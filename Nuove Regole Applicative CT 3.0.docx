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B6B89" w14:textId="77777777" w:rsidR="004462CB" w:rsidRDefault="004462CB" w:rsidP="001944BB">
      <w:pPr>
        <w:pStyle w:val="Nessunaspaziatura"/>
        <w:rPr>
          <w:del w:id="0" w:author="Rivera Cordero Daybeth Gabriela (GSE)" w:date="2025-10-28T16:01:00Z" w16du:dateUtc="2025-10-28T15:01:00Z"/>
          <w:rStyle w:val="Enfasicorsivo"/>
        </w:rPr>
      </w:pPr>
    </w:p>
    <w:p w14:paraId="28E94A6D" w14:textId="77777777" w:rsidR="004462CB" w:rsidRDefault="004462CB" w:rsidP="001944BB">
      <w:pPr>
        <w:pStyle w:val="Nessunaspaziatura"/>
        <w:rPr>
          <w:rStyle w:val="Enfasicorsivo"/>
        </w:rPr>
      </w:pPr>
    </w:p>
    <w:p w14:paraId="18D90168" w14:textId="77777777" w:rsidR="001944BB" w:rsidRPr="005225B3" w:rsidRDefault="001944BB" w:rsidP="001944BB">
      <w:pPr>
        <w:spacing w:after="120"/>
        <w:rPr>
          <w:rFonts w:cs="Calibri"/>
        </w:rPr>
      </w:pPr>
    </w:p>
    <w:p w14:paraId="5817A309" w14:textId="77777777" w:rsidR="001944BB" w:rsidRDefault="001944BB" w:rsidP="001944BB">
      <w:pPr>
        <w:spacing w:after="120"/>
        <w:rPr>
          <w:rFonts w:cs="Calibri"/>
        </w:rPr>
      </w:pPr>
    </w:p>
    <w:p w14:paraId="1DD66936" w14:textId="77777777" w:rsidR="001944BB" w:rsidRDefault="001944BB" w:rsidP="001944BB">
      <w:pPr>
        <w:spacing w:after="120"/>
        <w:rPr>
          <w:rFonts w:cs="Calibri"/>
        </w:rPr>
      </w:pPr>
    </w:p>
    <w:p w14:paraId="458F0765" w14:textId="77777777" w:rsidR="001944BB" w:rsidRPr="005225B3" w:rsidRDefault="001944BB" w:rsidP="001944BB">
      <w:pPr>
        <w:spacing w:after="120"/>
        <w:rPr>
          <w:rFonts w:cs="Calibri"/>
        </w:rPr>
      </w:pPr>
    </w:p>
    <w:p w14:paraId="1B1B922C" w14:textId="77777777" w:rsidR="001944BB" w:rsidRPr="005225B3" w:rsidRDefault="001944BB" w:rsidP="001944BB">
      <w:pPr>
        <w:spacing w:after="120"/>
        <w:rPr>
          <w:rFonts w:cs="Calibri"/>
        </w:rPr>
      </w:pPr>
    </w:p>
    <w:p w14:paraId="0BC36BB8" w14:textId="77777777" w:rsidR="001944BB" w:rsidRDefault="001944BB" w:rsidP="001944BB">
      <w:pPr>
        <w:spacing w:after="120"/>
        <w:jc w:val="center"/>
        <w:rPr>
          <w:rFonts w:cs="Calibri"/>
          <w:b/>
          <w:sz w:val="36"/>
          <w:szCs w:val="36"/>
        </w:rPr>
      </w:pPr>
      <w:r w:rsidRPr="00210E42">
        <w:rPr>
          <w:rFonts w:cs="Calibri"/>
          <w:b/>
          <w:sz w:val="36"/>
          <w:szCs w:val="36"/>
        </w:rPr>
        <w:t>Incentivazione</w:t>
      </w:r>
      <w:r>
        <w:rPr>
          <w:rFonts w:cs="Calibri"/>
          <w:b/>
          <w:sz w:val="36"/>
          <w:szCs w:val="36"/>
        </w:rPr>
        <w:t xml:space="preserve"> </w:t>
      </w:r>
      <w:r w:rsidRPr="00210E42">
        <w:rPr>
          <w:rFonts w:cs="Calibri"/>
          <w:b/>
          <w:sz w:val="36"/>
          <w:szCs w:val="36"/>
        </w:rPr>
        <w:t>della produzione</w:t>
      </w:r>
      <w:r>
        <w:rPr>
          <w:rFonts w:cs="Calibri"/>
          <w:b/>
          <w:sz w:val="36"/>
          <w:szCs w:val="36"/>
        </w:rPr>
        <w:t xml:space="preserve"> </w:t>
      </w:r>
      <w:r w:rsidRPr="00210E42">
        <w:rPr>
          <w:rFonts w:cs="Calibri"/>
          <w:b/>
          <w:sz w:val="36"/>
          <w:szCs w:val="36"/>
        </w:rPr>
        <w:t xml:space="preserve">di energia </w:t>
      </w:r>
      <w:r>
        <w:rPr>
          <w:rFonts w:cs="Calibri"/>
          <w:b/>
          <w:sz w:val="36"/>
          <w:szCs w:val="36"/>
        </w:rPr>
        <w:t>termica</w:t>
      </w:r>
      <w:r w:rsidRPr="00210E42">
        <w:rPr>
          <w:rFonts w:cs="Calibri"/>
          <w:b/>
          <w:sz w:val="36"/>
          <w:szCs w:val="36"/>
        </w:rPr>
        <w:t xml:space="preserve"> </w:t>
      </w:r>
    </w:p>
    <w:p w14:paraId="63081B21" w14:textId="77777777" w:rsidR="001944BB" w:rsidRDefault="001944BB" w:rsidP="001944BB">
      <w:pPr>
        <w:spacing w:after="120"/>
        <w:jc w:val="center"/>
        <w:rPr>
          <w:rFonts w:cs="Calibri"/>
          <w:b/>
          <w:sz w:val="36"/>
          <w:szCs w:val="36"/>
        </w:rPr>
      </w:pPr>
      <w:r w:rsidRPr="00210E42">
        <w:rPr>
          <w:rFonts w:cs="Calibri"/>
          <w:b/>
          <w:sz w:val="36"/>
          <w:szCs w:val="36"/>
        </w:rPr>
        <w:t xml:space="preserve">da impianti a fonti rinnovabili </w:t>
      </w:r>
    </w:p>
    <w:p w14:paraId="49059E0D" w14:textId="77777777" w:rsidR="001944BB" w:rsidRPr="00210E42" w:rsidRDefault="001944BB" w:rsidP="001944BB">
      <w:pPr>
        <w:spacing w:after="120"/>
        <w:jc w:val="center"/>
        <w:rPr>
          <w:rFonts w:cs="Calibri"/>
          <w:b/>
          <w:sz w:val="36"/>
          <w:szCs w:val="36"/>
        </w:rPr>
      </w:pPr>
      <w:r>
        <w:rPr>
          <w:rFonts w:cs="Calibri"/>
          <w:b/>
          <w:sz w:val="36"/>
          <w:szCs w:val="36"/>
        </w:rPr>
        <w:t xml:space="preserve">ed interventi di efficienza energetica di piccole dimensioni </w:t>
      </w:r>
    </w:p>
    <w:p w14:paraId="778D2320" w14:textId="77777777" w:rsidR="001944BB" w:rsidRPr="00210E42" w:rsidRDefault="001944BB" w:rsidP="001944BB">
      <w:pPr>
        <w:spacing w:after="120"/>
        <w:rPr>
          <w:rFonts w:cs="Calibri"/>
          <w:b/>
        </w:rPr>
      </w:pPr>
    </w:p>
    <w:p w14:paraId="7C896A9F" w14:textId="77777777" w:rsidR="001944BB" w:rsidRPr="005225B3" w:rsidRDefault="001944BB" w:rsidP="001944BB">
      <w:pPr>
        <w:spacing w:after="120"/>
        <w:rPr>
          <w:rFonts w:cs="Calibri"/>
        </w:rPr>
      </w:pPr>
    </w:p>
    <w:p w14:paraId="3ECC5A76" w14:textId="77777777" w:rsidR="001944BB" w:rsidRPr="005225B3" w:rsidRDefault="001944BB" w:rsidP="001944BB">
      <w:pPr>
        <w:spacing w:after="120"/>
        <w:rPr>
          <w:rFonts w:cs="Calibri"/>
        </w:rPr>
      </w:pPr>
    </w:p>
    <w:p w14:paraId="40B72EB8" w14:textId="77777777" w:rsidR="001944BB" w:rsidRPr="005225B3" w:rsidRDefault="001944BB" w:rsidP="001944BB">
      <w:pPr>
        <w:spacing w:after="120"/>
        <w:rPr>
          <w:rFonts w:cs="Calibri"/>
        </w:rPr>
      </w:pPr>
    </w:p>
    <w:p w14:paraId="4E88181E" w14:textId="77777777" w:rsidR="001944BB" w:rsidRPr="005225B3" w:rsidRDefault="00D4733F" w:rsidP="001944BB">
      <w:pPr>
        <w:spacing w:after="120"/>
        <w:rPr>
          <w:rFonts w:cs="Calibri"/>
        </w:rPr>
      </w:pPr>
      <w:r>
        <w:rPr>
          <w:noProof/>
          <w:lang w:eastAsia="it-IT"/>
        </w:rPr>
        <mc:AlternateContent>
          <mc:Choice Requires="wps">
            <w:drawing>
              <wp:anchor distT="0" distB="0" distL="114300" distR="114300" simplePos="0" relativeHeight="251658240" behindDoc="0" locked="0" layoutInCell="1" allowOverlap="1" wp14:anchorId="260DDB28" wp14:editId="7C9D6711">
                <wp:simplePos x="0" y="0"/>
                <wp:positionH relativeFrom="column">
                  <wp:align>center</wp:align>
                </wp:positionH>
                <wp:positionV relativeFrom="paragraph">
                  <wp:posOffset>7620</wp:posOffset>
                </wp:positionV>
                <wp:extent cx="5210810" cy="574040"/>
                <wp:effectExtent l="0" t="0" r="27940" b="17145"/>
                <wp:wrapNone/>
                <wp:docPr id="11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810" cy="574040"/>
                        </a:xfrm>
                        <a:prstGeom prst="rect">
                          <a:avLst/>
                        </a:prstGeom>
                        <a:solidFill>
                          <a:srgbClr val="FFFFFF"/>
                        </a:solidFill>
                        <a:ln w="9525">
                          <a:solidFill>
                            <a:srgbClr val="000000"/>
                          </a:solidFill>
                          <a:miter lim="800000"/>
                          <a:headEnd/>
                          <a:tailEnd/>
                        </a:ln>
                      </wps:spPr>
                      <wps:txbx>
                        <w:txbxContent>
                          <w:p w14:paraId="63D7C50C" w14:textId="71A28EAE" w:rsidR="00A22638" w:rsidRPr="00083857" w:rsidRDefault="00A22638" w:rsidP="001944BB">
                            <w:pPr>
                              <w:spacing w:before="120" w:after="120"/>
                              <w:jc w:val="center"/>
                              <w:rPr>
                                <w:rFonts w:cs="Calibri"/>
                                <w:b/>
                                <w:sz w:val="36"/>
                                <w:szCs w:val="28"/>
                              </w:rPr>
                            </w:pPr>
                            <w:r w:rsidRPr="00083857">
                              <w:rPr>
                                <w:rFonts w:cs="Calibri"/>
                                <w:b/>
                                <w:sz w:val="36"/>
                                <w:szCs w:val="28"/>
                              </w:rPr>
                              <w:t xml:space="preserve">REGOLE APPLICATIVE DEL D.M. </w:t>
                            </w:r>
                            <w:ins w:id="1" w:author="Visone Rossana (GSE)" w:date="2025-10-14T09:28:00Z" w16du:dateUtc="2025-10-14T07:28:00Z">
                              <w:r w:rsidR="00471678">
                                <w:rPr>
                                  <w:rFonts w:cs="Calibri"/>
                                  <w:b/>
                                  <w:sz w:val="36"/>
                                  <w:szCs w:val="28"/>
                                </w:rPr>
                                <w:t>7 AGOSTO 2025</w:t>
                              </w:r>
                            </w:ins>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0DDB28" id="_x0000_t202" coordsize="21600,21600" o:spt="202" path="m,l,21600r21600,l21600,xe">
                <v:stroke joinstyle="miter"/>
                <v:path gradientshapeok="t" o:connecttype="rect"/>
              </v:shapetype>
              <v:shape id="Casella di testo 2" o:spid="_x0000_s1026" type="#_x0000_t202" style="position:absolute;margin-left:0;margin-top:.6pt;width:410.3pt;height:45.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">
                <v:textbox style="mso-fit-shape-to-text:t">
                  <w:txbxContent>
                    <w:p w14:paraId="63D7C50C" w14:textId="71A28EAE" w:rsidR="00A22638" w:rsidRPr="00083857" w:rsidRDefault="00A22638" w:rsidP="001944BB">
                      <w:pPr>
                        <w:spacing w:before="120" w:after="120"/>
                        <w:jc w:val="center"/>
                        <w:rPr>
                          <w:rFonts w:cs="Calibri"/>
                          <w:b/>
                          <w:sz w:val="36"/>
                          <w:szCs w:val="28"/>
                        </w:rPr>
                      </w:pPr>
                      <w:r w:rsidRPr="00083857">
                        <w:rPr>
                          <w:rFonts w:cs="Calibri"/>
                          <w:b/>
                          <w:sz w:val="36"/>
                          <w:szCs w:val="28"/>
                        </w:rPr>
                        <w:t xml:space="preserve">REGOLE APPLICATIVE DEL D.M. </w:t>
                      </w:r>
                      <w:ins w:id="2" w:author="Visone Rossana (GSE)" w:date="2025-10-14T09:28:00Z" w16du:dateUtc="2025-10-14T07:28:00Z">
                        <w:r w:rsidR="00471678">
                          <w:rPr>
                            <w:rFonts w:cs="Calibri"/>
                            <w:b/>
                            <w:sz w:val="36"/>
                            <w:szCs w:val="28"/>
                          </w:rPr>
                          <w:t>7 AGOSTO 2025</w:t>
                        </w:r>
                      </w:ins>
                    </w:p>
                  </w:txbxContent>
                </v:textbox>
              </v:shape>
            </w:pict>
          </mc:Fallback>
        </mc:AlternateContent>
      </w:r>
    </w:p>
    <w:p w14:paraId="5612177B" w14:textId="77777777" w:rsidR="001944BB" w:rsidRPr="005225B3" w:rsidRDefault="001944BB" w:rsidP="001944BB">
      <w:pPr>
        <w:spacing w:after="120"/>
        <w:rPr>
          <w:rFonts w:cs="Calibri"/>
        </w:rPr>
      </w:pPr>
    </w:p>
    <w:p w14:paraId="0F1BA8B2" w14:textId="77777777" w:rsidR="001944BB" w:rsidRPr="005225B3" w:rsidRDefault="001944BB" w:rsidP="001944BB">
      <w:pPr>
        <w:spacing w:after="120"/>
        <w:rPr>
          <w:rFonts w:cs="Calibri"/>
        </w:rPr>
      </w:pPr>
    </w:p>
    <w:p w14:paraId="3323746E" w14:textId="77777777" w:rsidR="001944BB" w:rsidRPr="005225B3" w:rsidRDefault="001944BB" w:rsidP="001944BB">
      <w:pPr>
        <w:spacing w:after="120"/>
        <w:rPr>
          <w:rFonts w:cs="Calibri"/>
        </w:rPr>
      </w:pPr>
    </w:p>
    <w:p w14:paraId="7236698A" w14:textId="77777777" w:rsidR="001944BB" w:rsidRDefault="001944BB" w:rsidP="001944BB">
      <w:pPr>
        <w:spacing w:after="120"/>
        <w:rPr>
          <w:rFonts w:cs="Calibri"/>
        </w:rPr>
      </w:pPr>
    </w:p>
    <w:p w14:paraId="2C7BBB36" w14:textId="77777777" w:rsidR="001944BB" w:rsidRDefault="001944BB" w:rsidP="001944BB">
      <w:pPr>
        <w:spacing w:after="120"/>
        <w:rPr>
          <w:rFonts w:cs="Calibri"/>
        </w:rPr>
      </w:pPr>
    </w:p>
    <w:p w14:paraId="21C9C5A2" w14:textId="77777777" w:rsidR="001944BB" w:rsidRDefault="001944BB" w:rsidP="001944BB">
      <w:pPr>
        <w:spacing w:after="120"/>
        <w:rPr>
          <w:rFonts w:cs="Calibri"/>
        </w:rPr>
      </w:pPr>
    </w:p>
    <w:p w14:paraId="54AFA879" w14:textId="77777777" w:rsidR="003A5A29" w:rsidRPr="005225B3" w:rsidRDefault="003A5A29" w:rsidP="001944BB">
      <w:pPr>
        <w:spacing w:after="120"/>
        <w:rPr>
          <w:rFonts w:cs="Calibri"/>
        </w:rPr>
      </w:pPr>
    </w:p>
    <w:p w14:paraId="71DF14E1" w14:textId="77777777" w:rsidR="003A5A29" w:rsidRDefault="003A5A29" w:rsidP="001944BB">
      <w:pPr>
        <w:spacing w:after="360"/>
        <w:jc w:val="center"/>
        <w:rPr>
          <w:rFonts w:cs="Calibri"/>
          <w:sz w:val="36"/>
          <w:szCs w:val="28"/>
        </w:rPr>
      </w:pPr>
    </w:p>
    <w:p w14:paraId="1630DD4C" w14:textId="77777777" w:rsidR="003A5A29" w:rsidRDefault="003A5A29" w:rsidP="001944BB">
      <w:pPr>
        <w:spacing w:after="360"/>
        <w:jc w:val="center"/>
        <w:rPr>
          <w:rFonts w:cs="Calibri"/>
          <w:sz w:val="36"/>
          <w:szCs w:val="28"/>
        </w:rPr>
      </w:pPr>
    </w:p>
    <w:p w14:paraId="6BA67344" w14:textId="3F41F7C9" w:rsidR="001944BB" w:rsidRDefault="001944BB" w:rsidP="003A5A29">
      <w:pPr>
        <w:spacing w:after="360"/>
        <w:jc w:val="right"/>
        <w:rPr>
          <w:rFonts w:cs="Calibri"/>
          <w:sz w:val="36"/>
          <w:szCs w:val="28"/>
        </w:rPr>
      </w:pPr>
    </w:p>
    <w:p w14:paraId="6BA0DC8E" w14:textId="34ED05D4" w:rsidR="008223F5" w:rsidRPr="00245E5A" w:rsidRDefault="00C613E4" w:rsidP="003A5A29">
      <w:pPr>
        <w:spacing w:after="360"/>
        <w:jc w:val="right"/>
        <w:rPr>
          <w:ins w:id="3" w:author="Visone Rossana (GSE)" w:date="2025-10-06T15:59:00Z" w16du:dateUtc="2025-10-06T13:59:00Z"/>
          <w:rFonts w:cs="Calibri"/>
          <w:sz w:val="36"/>
          <w:szCs w:val="28"/>
        </w:rPr>
      </w:pPr>
      <w:r w:rsidRPr="6C3030AC">
        <w:rPr>
          <w:rFonts w:cs="Calibri"/>
          <w:sz w:val="36"/>
          <w:szCs w:val="36"/>
        </w:rPr>
        <w:t xml:space="preserve">xx </w:t>
      </w:r>
      <w:r w:rsidR="006F7032" w:rsidRPr="6C3030AC">
        <w:rPr>
          <w:rFonts w:cs="Calibri"/>
          <w:sz w:val="36"/>
          <w:szCs w:val="36"/>
        </w:rPr>
        <w:t>202</w:t>
      </w:r>
      <w:r w:rsidRPr="6C3030AC">
        <w:rPr>
          <w:rFonts w:cs="Calibri"/>
          <w:sz w:val="36"/>
          <w:szCs w:val="36"/>
          <w:highlight w:val="yellow"/>
        </w:rPr>
        <w:t>5</w:t>
      </w:r>
    </w:p>
    <w:p w14:paraId="4F46E1E1" w14:textId="77777777" w:rsidR="007E0056" w:rsidRDefault="007E0056" w:rsidP="003A5A29">
      <w:pPr>
        <w:spacing w:after="360"/>
        <w:jc w:val="right"/>
        <w:rPr>
          <w:ins w:id="4" w:author="Visone Rossana (GSE)" w:date="2025-10-06T15:59:00Z" w16du:dateUtc="2025-10-06T13:59:00Z"/>
          <w:rFonts w:cs="Calibri"/>
          <w:sz w:val="36"/>
          <w:szCs w:val="36"/>
        </w:rPr>
      </w:pPr>
    </w:p>
    <w:p w14:paraId="57BB3B75" w14:textId="77777777" w:rsidR="007E0056" w:rsidRPr="00245E5A" w:rsidRDefault="007E0056" w:rsidP="003A5A29">
      <w:pPr>
        <w:spacing w:after="360"/>
        <w:jc w:val="right"/>
        <w:rPr>
          <w:rFonts w:cs="Calibri"/>
          <w:sz w:val="36"/>
          <w:szCs w:val="28"/>
        </w:rPr>
      </w:pPr>
    </w:p>
    <w:p w14:paraId="00993951" w14:textId="45375C08" w:rsidR="00C952FD" w:rsidRDefault="00D70F1C">
      <w:pPr>
        <w:pStyle w:val="Sommario1"/>
        <w:rPr>
          <w:ins w:id="5" w:author="Visone Rossana (GSE)" w:date="2025-10-27T12:57:00Z" w16du:dateUtc="2025-10-27T11:57:00Z"/>
          <w:rFonts w:asciiTheme="minorHAnsi" w:hAnsiTheme="minorHAnsi" w:cstheme="minorBidi"/>
          <w:b w:val="0"/>
          <w:bCs w:val="0"/>
          <w:caps w:val="0"/>
          <w:kern w:val="2"/>
          <w:sz w:val="24"/>
          <w:lang w:eastAsia="it-IT"/>
          <w14:ligatures w14:val="standardContextual"/>
        </w:rPr>
      </w:pPr>
      <w:r w:rsidRPr="00F26223">
        <w:rPr>
          <w:color w:val="404040" w:themeColor="text1" w:themeTint="BF"/>
        </w:rPr>
        <w:lastRenderedPageBreak/>
        <w:fldChar w:fldCharType="begin"/>
      </w:r>
      <w:r w:rsidRPr="6C3030AC">
        <w:rPr>
          <w:color w:val="404040" w:themeColor="text1" w:themeTint="BF"/>
        </w:rPr>
        <w:instrText xml:space="preserve"> TOC \o "1-3" \h \z \u </w:instrText>
      </w:r>
      <w:r w:rsidRPr="00F26223">
        <w:rPr>
          <w:color w:val="404040" w:themeColor="text1" w:themeTint="BF"/>
        </w:rPr>
        <w:fldChar w:fldCharType="separate"/>
      </w:r>
      <w:ins w:id="6" w:author="Visone Rossana (GSE)" w:date="2025-10-27T12:57:00Z" w16du:dateUtc="2025-10-27T11:57:00Z">
        <w:r w:rsidR="00C952FD" w:rsidRPr="00A8170F">
          <w:rPr>
            <w:rStyle w:val="Collegamentoipertestuale"/>
          </w:rPr>
          <w:fldChar w:fldCharType="begin"/>
        </w:r>
        <w:r w:rsidR="00C952FD" w:rsidRPr="00A8170F">
          <w:rPr>
            <w:rStyle w:val="Collegamentoipertestuale"/>
          </w:rPr>
          <w:instrText xml:space="preserve"> </w:instrText>
        </w:r>
        <w:r w:rsidR="00C952FD">
          <w:instrText>HYPERLINK \l "_Toc212462246"</w:instrText>
        </w:r>
        <w:r w:rsidR="00C952FD" w:rsidRPr="00A8170F">
          <w:rPr>
            <w:rStyle w:val="Collegamentoipertestuale"/>
          </w:rPr>
          <w:instrText xml:space="preserve"> </w:instrText>
        </w:r>
        <w:r w:rsidR="00C952FD" w:rsidRPr="00A8170F">
          <w:rPr>
            <w:rStyle w:val="Collegamentoipertestuale"/>
          </w:rPr>
        </w:r>
        <w:r w:rsidR="00C952FD" w:rsidRPr="00A8170F">
          <w:rPr>
            <w:rStyle w:val="Collegamentoipertestuale"/>
          </w:rPr>
          <w:fldChar w:fldCharType="separate"/>
        </w:r>
        <w:r w:rsidR="00C952FD" w:rsidRPr="00A8170F">
          <w:rPr>
            <w:rStyle w:val="Collegamentoipertestuale"/>
          </w:rPr>
          <w:t>1.</w:t>
        </w:r>
        <w:r w:rsidR="00C952FD">
          <w:rPr>
            <w:rFonts w:asciiTheme="minorHAnsi" w:hAnsiTheme="minorHAnsi" w:cstheme="minorBidi"/>
            <w:b w:val="0"/>
            <w:bCs w:val="0"/>
            <w:caps w:val="0"/>
            <w:kern w:val="2"/>
            <w:sz w:val="24"/>
            <w:lang w:eastAsia="it-IT"/>
            <w14:ligatures w14:val="standardContextual"/>
          </w:rPr>
          <w:tab/>
        </w:r>
        <w:r w:rsidR="00C952FD" w:rsidRPr="00A8170F">
          <w:rPr>
            <w:rStyle w:val="Collegamentoipertestuale"/>
          </w:rPr>
          <w:t>QUADRO GENERALE</w:t>
        </w:r>
        <w:r w:rsidR="00C952FD">
          <w:rPr>
            <w:webHidden/>
          </w:rPr>
          <w:tab/>
        </w:r>
        <w:r w:rsidR="00C952FD">
          <w:rPr>
            <w:webHidden/>
          </w:rPr>
          <w:fldChar w:fldCharType="begin"/>
        </w:r>
        <w:r w:rsidR="00C952FD">
          <w:rPr>
            <w:webHidden/>
          </w:rPr>
          <w:instrText xml:space="preserve"> PAGEREF _Toc212462246 \h </w:instrText>
        </w:r>
      </w:ins>
      <w:r w:rsidR="00C952FD">
        <w:rPr>
          <w:webHidden/>
        </w:rPr>
      </w:r>
      <w:ins w:id="7" w:author="Visone Rossana (GSE)" w:date="2025-10-27T12:57:00Z" w16du:dateUtc="2025-10-27T11:57:00Z">
        <w:r w:rsidR="00C952FD">
          <w:rPr>
            <w:webHidden/>
          </w:rPr>
          <w:fldChar w:fldCharType="separate"/>
        </w:r>
      </w:ins>
      <w:ins w:id="8" w:author="Visone Rossana (GSE)" w:date="2025-10-27T13:02:00Z" w16du:dateUtc="2025-10-27T12:02:00Z">
        <w:r w:rsidR="00A6225C">
          <w:rPr>
            <w:webHidden/>
          </w:rPr>
          <w:t>6</w:t>
        </w:r>
      </w:ins>
      <w:ins w:id="9" w:author="Visone Rossana (GSE)" w:date="2025-10-27T12:57:00Z" w16du:dateUtc="2025-10-27T11:57:00Z">
        <w:r w:rsidR="00C952FD">
          <w:rPr>
            <w:webHidden/>
          </w:rPr>
          <w:fldChar w:fldCharType="end"/>
        </w:r>
        <w:r w:rsidR="00C952FD" w:rsidRPr="00A8170F">
          <w:rPr>
            <w:rStyle w:val="Collegamentoipertestuale"/>
          </w:rPr>
          <w:fldChar w:fldCharType="end"/>
        </w:r>
      </w:ins>
    </w:p>
    <w:p w14:paraId="11387D4B" w14:textId="5DF6A582" w:rsidR="00C952FD" w:rsidRDefault="00C952FD">
      <w:pPr>
        <w:pStyle w:val="Sommario1"/>
        <w:rPr>
          <w:ins w:id="1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"_Toc212462247"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2.</w:t>
        </w:r>
        <w:r>
          <w:rPr>
            <w:rFonts w:asciiTheme="minorHAnsi" w:hAnsiTheme="minorHAnsi" w:cstheme="minorBidi"/>
            <w:b w:val="0"/>
            <w:bCs w:val="0"/>
            <w:caps w:val="0"/>
            <w:kern w:val="2"/>
            <w:sz w:val="24"/>
            <w:lang w:eastAsia="it-IT"/>
            <w14:ligatures w14:val="standardContextual"/>
          </w:rPr>
          <w:tab/>
        </w:r>
        <w:r w:rsidRPr="00A8170F">
          <w:rPr>
            <w:rStyle w:val="Collegamentoipertestuale"/>
          </w:rPr>
          <w:t>INTERVENTI INCENTIVABILI</w:t>
        </w:r>
        <w:r>
          <w:rPr>
            <w:webHidden/>
          </w:rPr>
          <w:tab/>
        </w:r>
        <w:r>
          <w:rPr>
            <w:webHidden/>
          </w:rPr>
          <w:fldChar w:fldCharType="begin"/>
        </w:r>
        <w:r>
          <w:rPr>
            <w:webHidden/>
          </w:rPr>
          <w:instrText xml:space="preserve"> PAGEREF _Toc212462247 \h </w:instrText>
        </w:r>
      </w:ins>
      <w:r>
        <w:rPr>
          <w:webHidden/>
        </w:rPr>
      </w:r>
      <w:ins w:id="12" w:author="Visone Rossana (GSE)" w:date="2025-10-27T12:57:00Z" w16du:dateUtc="2025-10-27T11:57:00Z">
        <w:r>
          <w:rPr>
            <w:webHidden/>
          </w:rPr>
          <w:fldChar w:fldCharType="separate"/>
        </w:r>
      </w:ins>
      <w:ins w:id="13" w:author="Visone Rossana (GSE)" w:date="2025-10-27T13:02:00Z" w16du:dateUtc="2025-10-27T12:02:00Z">
        <w:r w:rsidR="00A6225C">
          <w:rPr>
            <w:webHidden/>
          </w:rPr>
          <w:t>7</w:t>
        </w:r>
      </w:ins>
      <w:ins w:id="14" w:author="Visone Rossana (GSE)" w:date="2025-10-27T12:57:00Z" w16du:dateUtc="2025-10-27T11:57:00Z">
        <w:r>
          <w:rPr>
            <w:webHidden/>
          </w:rPr>
          <w:fldChar w:fldCharType="end"/>
        </w:r>
        <w:r w:rsidRPr="00A8170F">
          <w:rPr>
            <w:rStyle w:val="Collegamentoipertestuale"/>
          </w:rPr>
          <w:fldChar w:fldCharType="end"/>
        </w:r>
      </w:ins>
    </w:p>
    <w:p w14:paraId="3F2B67CF" w14:textId="3F7CA277" w:rsidR="00C952FD" w:rsidRDefault="00C952FD">
      <w:pPr>
        <w:pStyle w:val="Sommario1"/>
        <w:rPr>
          <w:ins w:id="1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"_Toc212462248"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3.</w:t>
        </w:r>
        <w:r>
          <w:rPr>
            <w:rFonts w:asciiTheme="minorHAnsi" w:hAnsiTheme="minorHAnsi" w:cstheme="minorBidi"/>
            <w:b w:val="0"/>
            <w:bCs w:val="0"/>
            <w:caps w:val="0"/>
            <w:kern w:val="2"/>
            <w:sz w:val="24"/>
            <w:lang w:eastAsia="it-IT"/>
            <w14:ligatures w14:val="standardContextual"/>
          </w:rPr>
          <w:tab/>
        </w:r>
        <w:r w:rsidRPr="00A8170F">
          <w:rPr>
            <w:rStyle w:val="Collegamentoipertestuale"/>
          </w:rPr>
          <w:t>SOGGETTI AMMESSI AGLI INCENTIVI: IDENTIFICAZIONE</w:t>
        </w:r>
        <w:r>
          <w:rPr>
            <w:webHidden/>
          </w:rPr>
          <w:tab/>
        </w:r>
        <w:r>
          <w:rPr>
            <w:webHidden/>
          </w:rPr>
          <w:fldChar w:fldCharType="begin"/>
        </w:r>
        <w:r>
          <w:rPr>
            <w:webHidden/>
          </w:rPr>
          <w:instrText xml:space="preserve"> PAGEREF _Toc212462248 \h </w:instrText>
        </w:r>
      </w:ins>
      <w:r>
        <w:rPr>
          <w:webHidden/>
        </w:rPr>
      </w:r>
      <w:ins w:id="17" w:author="Visone Rossana (GSE)" w:date="2025-10-27T12:57:00Z" w16du:dateUtc="2025-10-27T11:57:00Z">
        <w:r>
          <w:rPr>
            <w:webHidden/>
          </w:rPr>
          <w:fldChar w:fldCharType="separate"/>
        </w:r>
      </w:ins>
      <w:ins w:id="18" w:author="Visone Rossana (GSE)" w:date="2025-10-27T13:02:00Z" w16du:dateUtc="2025-10-27T12:02:00Z">
        <w:r w:rsidR="00A6225C">
          <w:rPr>
            <w:webHidden/>
          </w:rPr>
          <w:t>8</w:t>
        </w:r>
      </w:ins>
      <w:ins w:id="19" w:author="Visone Rossana (GSE)" w:date="2025-10-27T12:57:00Z" w16du:dateUtc="2025-10-27T11:57:00Z">
        <w:r>
          <w:rPr>
            <w:webHidden/>
          </w:rPr>
          <w:fldChar w:fldCharType="end"/>
        </w:r>
        <w:r w:rsidRPr="00A8170F">
          <w:rPr>
            <w:rStyle w:val="Collegamentoipertestuale"/>
          </w:rPr>
          <w:fldChar w:fldCharType="end"/>
        </w:r>
      </w:ins>
    </w:p>
    <w:p w14:paraId="7F3A5310" w14:textId="3B6B22D1" w:rsidR="00C952FD" w:rsidRPr="00C94FF0" w:rsidRDefault="00C952FD">
      <w:pPr>
        <w:pStyle w:val="Sommario2"/>
        <w:tabs>
          <w:tab w:val="left" w:pos="993"/>
        </w:tabs>
        <w:rPr>
          <w:ins w:id="20" w:author="Visone Rossana (GSE)" w:date="2025-10-27T12:57:00Z" w16du:dateUtc="2025-10-27T11:57:00Z"/>
          <w:rFonts w:cstheme="minorBidi"/>
          <w:b w:val="0"/>
          <w:bCs/>
          <w:smallCaps w:val="0"/>
          <w:kern w:val="2"/>
          <w:sz w:val="24"/>
          <w:lang w:eastAsia="it-IT"/>
          <w14:ligatures w14:val="standardContextual"/>
        </w:rPr>
      </w:pPr>
      <w:ins w:id="21" w:author="Visone Rossana (GSE)" w:date="2025-10-27T12:57:00Z" w16du:dateUtc="2025-10-27T11:57:00Z">
        <w:r w:rsidRPr="00C94FF0">
          <w:rPr>
            <w:rStyle w:val="Collegamentoipertestuale"/>
            <w:b w:val="0"/>
            <w:bCs/>
            <w:rPrChange w:id="22" w:author="Visone Rossana (GSE)" w:date="2025-10-27T12:59:00Z" w16du:dateUtc="2025-10-27T11:59:00Z">
              <w:rPr>
                <w:rStyle w:val="Collegamentoipertestuale"/>
              </w:rPr>
            </w:rPrChange>
          </w:rPr>
          <w:fldChar w:fldCharType="begin"/>
        </w:r>
        <w:r w:rsidRPr="00C94FF0">
          <w:rPr>
            <w:rStyle w:val="Collegamentoipertestuale"/>
            <w:b w:val="0"/>
            <w:bCs/>
            <w:rPrChange w:id="23" w:author="Visone Rossana (GSE)" w:date="2025-10-27T12:59:00Z" w16du:dateUtc="2025-10-27T11:59:00Z">
              <w:rPr>
                <w:rStyle w:val="Collegamentoipertestuale"/>
              </w:rPr>
            </w:rPrChange>
          </w:rPr>
          <w:instrText xml:space="preserve"> </w:instrText>
        </w:r>
        <w:r w:rsidRPr="00C94FF0">
          <w:rPr>
            <w:b w:val="0"/>
            <w:bCs/>
            <w:rPrChange w:id="24" w:author="Visone Rossana (GSE)" w:date="2025-10-27T12:59:00Z" w16du:dateUtc="2025-10-27T11:59:00Z">
              <w:rPr/>
            </w:rPrChange>
          </w:rPr>
          <w:instrText>HYPERLINK \l "_Toc212462253"</w:instrText>
        </w:r>
        <w:r w:rsidRPr="00C94FF0">
          <w:rPr>
            <w:rStyle w:val="Collegamentoipertestuale"/>
            <w:b w:val="0"/>
            <w:bCs/>
            <w:rPrChange w:id="25" w:author="Visone Rossana (GSE)" w:date="2025-10-27T12:59:00Z" w16du:dateUtc="2025-10-27T11:59:00Z">
              <w:rPr>
                <w:rStyle w:val="Collegamentoipertestuale"/>
              </w:rPr>
            </w:rPrChange>
          </w:rPr>
          <w:instrText xml:space="preserve"> </w:instrText>
        </w:r>
        <w:r w:rsidRPr="00C94FF0">
          <w:rPr>
            <w:rStyle w:val="Collegamentoipertestuale"/>
            <w:b w:val="0"/>
            <w:rPrChange w:id="26" w:author="Visone Rossana (GSE)" w:date="2025-10-29T15:10:00Z" w16du:dateUtc="2025-10-29T14:10:00Z">
              <w:rPr>
                <w:rStyle w:val="Collegamentoipertestuale"/>
                <w:b w:val="0"/>
              </w:rPr>
            </w:rPrChange>
          </w:rPr>
        </w:r>
        <w:r w:rsidRPr="00C94FF0">
          <w:rPr>
            <w:rStyle w:val="Collegamentoipertestuale"/>
            <w:b w:val="0"/>
            <w:bCs/>
            <w:rPrChange w:id="27" w:author="Visone Rossana (GSE)" w:date="2025-10-27T12:59:00Z" w16du:dateUtc="2025-10-27T11:59:00Z">
              <w:rPr>
                <w:rStyle w:val="Collegamentoipertestuale"/>
              </w:rPr>
            </w:rPrChange>
          </w:rPr>
          <w:fldChar w:fldCharType="separate"/>
        </w:r>
        <w:r w:rsidRPr="00C94FF0">
          <w:rPr>
            <w:rStyle w:val="Collegamentoipertestuale"/>
            <w:b w:val="0"/>
            <w:bCs/>
            <w:rPrChange w:id="28" w:author="Visone Rossana (GSE)" w:date="2025-10-27T12:59:00Z" w16du:dateUtc="2025-10-27T11:59:00Z">
              <w:rPr>
                <w:rStyle w:val="Collegamentoipertestuale"/>
              </w:rPr>
            </w:rPrChange>
          </w:rPr>
          <w:t>3.1.</w:t>
        </w:r>
        <w:r w:rsidRPr="00C94FF0">
          <w:rPr>
            <w:rFonts w:cstheme="minorBidi"/>
            <w:b w:val="0"/>
            <w:bCs/>
            <w:smallCaps w:val="0"/>
            <w:kern w:val="2"/>
            <w:sz w:val="24"/>
            <w:lang w:eastAsia="it-IT"/>
            <w14:ligatures w14:val="standardContextual"/>
          </w:rPr>
          <w:tab/>
        </w:r>
        <w:r w:rsidRPr="00C94FF0">
          <w:rPr>
            <w:rStyle w:val="Collegamentoipertestuale"/>
            <w:b w:val="0"/>
            <w:bCs/>
            <w:rPrChange w:id="29" w:author="Visone Rossana (GSE)" w:date="2025-10-27T12:59:00Z" w16du:dateUtc="2025-10-27T11:59:00Z">
              <w:rPr>
                <w:rStyle w:val="Collegamentoipertestuale"/>
              </w:rPr>
            </w:rPrChange>
          </w:rPr>
          <w:t>Soggetti Ammessi agli incentivi</w:t>
        </w:r>
        <w:r w:rsidRPr="00C94FF0">
          <w:rPr>
            <w:b w:val="0"/>
            <w:bCs/>
            <w:webHidden/>
            <w:rPrChange w:id="30" w:author="Visone Rossana (GSE)" w:date="2025-10-27T12:59:00Z" w16du:dateUtc="2025-10-27T11:59:00Z">
              <w:rPr>
                <w:webHidden/>
              </w:rPr>
            </w:rPrChange>
          </w:rPr>
          <w:tab/>
        </w:r>
        <w:r w:rsidRPr="00C94FF0">
          <w:rPr>
            <w:b w:val="0"/>
            <w:bCs/>
            <w:webHidden/>
            <w:rPrChange w:id="31" w:author="Visone Rossana (GSE)" w:date="2025-10-27T12:59:00Z" w16du:dateUtc="2025-10-27T11:59:00Z">
              <w:rPr>
                <w:webHidden/>
              </w:rPr>
            </w:rPrChange>
          </w:rPr>
          <w:fldChar w:fldCharType="begin"/>
        </w:r>
        <w:r w:rsidRPr="00C94FF0">
          <w:rPr>
            <w:b w:val="0"/>
            <w:bCs/>
            <w:webHidden/>
            <w:rPrChange w:id="32" w:author="Visone Rossana (GSE)" w:date="2025-10-27T12:59:00Z" w16du:dateUtc="2025-10-27T11:59:00Z">
              <w:rPr>
                <w:webHidden/>
              </w:rPr>
            </w:rPrChange>
          </w:rPr>
          <w:instrText xml:space="preserve"> PAGEREF _Toc212462253 \h </w:instrText>
        </w:r>
      </w:ins>
      <w:r w:rsidRPr="00C94FF0">
        <w:rPr>
          <w:b w:val="0"/>
          <w:webHidden/>
          <w:rPrChange w:id="33" w:author="Visone Rossana (GSE)" w:date="2025-10-29T15:10:00Z" w16du:dateUtc="2025-10-29T14:10:00Z">
            <w:rPr>
              <w:b w:val="0"/>
              <w:webHidden/>
            </w:rPr>
          </w:rPrChange>
        </w:rPr>
      </w:r>
      <w:ins w:id="34" w:author="Visone Rossana (GSE)" w:date="2025-10-27T12:57:00Z" w16du:dateUtc="2025-10-27T11:57:00Z">
        <w:r w:rsidRPr="00C94FF0">
          <w:rPr>
            <w:b w:val="0"/>
            <w:bCs/>
            <w:webHidden/>
            <w:rPrChange w:id="35" w:author="Visone Rossana (GSE)" w:date="2025-10-27T12:59:00Z" w16du:dateUtc="2025-10-27T11:59:00Z">
              <w:rPr>
                <w:webHidden/>
              </w:rPr>
            </w:rPrChange>
          </w:rPr>
          <w:fldChar w:fldCharType="separate"/>
        </w:r>
      </w:ins>
      <w:ins w:id="36" w:author="Visone Rossana (GSE)" w:date="2025-10-27T13:02:00Z" w16du:dateUtc="2025-10-27T12:02:00Z">
        <w:r w:rsidR="00A6225C" w:rsidRPr="00FC7D0F">
          <w:rPr>
            <w:b w:val="0"/>
            <w:webHidden/>
          </w:rPr>
          <w:t>8</w:t>
        </w:r>
      </w:ins>
      <w:ins w:id="37" w:author="Visone Rossana (GSE)" w:date="2025-10-27T12:57:00Z" w16du:dateUtc="2025-10-27T11:57:00Z">
        <w:r w:rsidRPr="00C94FF0">
          <w:rPr>
            <w:b w:val="0"/>
            <w:bCs/>
            <w:webHidden/>
            <w:rPrChange w:id="38" w:author="Visone Rossana (GSE)" w:date="2025-10-27T12:59:00Z" w16du:dateUtc="2025-10-27T11:59:00Z">
              <w:rPr>
                <w:webHidden/>
              </w:rPr>
            </w:rPrChange>
          </w:rPr>
          <w:fldChar w:fldCharType="end"/>
        </w:r>
        <w:r w:rsidRPr="00C94FF0">
          <w:rPr>
            <w:rStyle w:val="Collegamentoipertestuale"/>
            <w:b w:val="0"/>
            <w:bCs/>
            <w:rPrChange w:id="39" w:author="Visone Rossana (GSE)" w:date="2025-10-27T12:59:00Z" w16du:dateUtc="2025-10-27T11:59:00Z">
              <w:rPr>
                <w:rStyle w:val="Collegamentoipertestuale"/>
              </w:rPr>
            </w:rPrChange>
          </w:rPr>
          <w:fldChar w:fldCharType="end"/>
        </w:r>
      </w:ins>
    </w:p>
    <w:p w14:paraId="7B9193AE" w14:textId="274AF0CE" w:rsidR="00C952FD" w:rsidRPr="00C94FF0" w:rsidRDefault="00C952FD">
      <w:pPr>
        <w:pStyle w:val="Sommario2"/>
        <w:tabs>
          <w:tab w:val="left" w:pos="993"/>
        </w:tabs>
        <w:rPr>
          <w:ins w:id="40" w:author="Visone Rossana (GSE)" w:date="2025-10-27T12:57:00Z" w16du:dateUtc="2025-10-27T11:57:00Z"/>
          <w:rFonts w:cstheme="minorBidi"/>
          <w:b w:val="0"/>
          <w:bCs/>
          <w:smallCaps w:val="0"/>
          <w:kern w:val="2"/>
          <w:sz w:val="24"/>
          <w:lang w:eastAsia="it-IT"/>
          <w14:ligatures w14:val="standardContextual"/>
        </w:rPr>
      </w:pPr>
      <w:ins w:id="41" w:author="Visone Rossana (GSE)" w:date="2025-10-27T12:57:00Z" w16du:dateUtc="2025-10-27T11:57:00Z">
        <w:r w:rsidRPr="00C94FF0">
          <w:rPr>
            <w:rStyle w:val="Collegamentoipertestuale"/>
            <w:b w:val="0"/>
            <w:bCs/>
            <w:rPrChange w:id="42" w:author="Visone Rossana (GSE)" w:date="2025-10-27T12:59:00Z" w16du:dateUtc="2025-10-27T11:59:00Z">
              <w:rPr>
                <w:rStyle w:val="Collegamentoipertestuale"/>
              </w:rPr>
            </w:rPrChange>
          </w:rPr>
          <w:fldChar w:fldCharType="begin"/>
        </w:r>
        <w:r w:rsidRPr="00C94FF0">
          <w:rPr>
            <w:rStyle w:val="Collegamentoipertestuale"/>
            <w:b w:val="0"/>
            <w:bCs/>
            <w:rPrChange w:id="43" w:author="Visone Rossana (GSE)" w:date="2025-10-27T12:59:00Z" w16du:dateUtc="2025-10-27T11:59:00Z">
              <w:rPr>
                <w:rStyle w:val="Collegamentoipertestuale"/>
              </w:rPr>
            </w:rPrChange>
          </w:rPr>
          <w:instrText xml:space="preserve"> </w:instrText>
        </w:r>
        <w:r w:rsidRPr="00C94FF0">
          <w:rPr>
            <w:b w:val="0"/>
            <w:bCs/>
            <w:rPrChange w:id="44" w:author="Visone Rossana (GSE)" w:date="2025-10-27T12:59:00Z" w16du:dateUtc="2025-10-27T11:59:00Z">
              <w:rPr/>
            </w:rPrChange>
          </w:rPr>
          <w:instrText>HYPERLINK \l "_Toc212462254"</w:instrText>
        </w:r>
        <w:r w:rsidRPr="00C94FF0">
          <w:rPr>
            <w:rStyle w:val="Collegamentoipertestuale"/>
            <w:b w:val="0"/>
            <w:bCs/>
            <w:rPrChange w:id="45" w:author="Visone Rossana (GSE)" w:date="2025-10-27T12:59:00Z" w16du:dateUtc="2025-10-27T11:59:00Z">
              <w:rPr>
                <w:rStyle w:val="Collegamentoipertestuale"/>
              </w:rPr>
            </w:rPrChange>
          </w:rPr>
          <w:instrText xml:space="preserve"> </w:instrText>
        </w:r>
        <w:r w:rsidRPr="00C94FF0">
          <w:rPr>
            <w:rStyle w:val="Collegamentoipertestuale"/>
            <w:b w:val="0"/>
            <w:rPrChange w:id="46" w:author="Visone Rossana (GSE)" w:date="2025-10-29T15:10:00Z" w16du:dateUtc="2025-10-29T14:10:00Z">
              <w:rPr>
                <w:rStyle w:val="Collegamentoipertestuale"/>
                <w:b w:val="0"/>
              </w:rPr>
            </w:rPrChange>
          </w:rPr>
        </w:r>
        <w:r w:rsidRPr="00C94FF0">
          <w:rPr>
            <w:rStyle w:val="Collegamentoipertestuale"/>
            <w:b w:val="0"/>
            <w:bCs/>
            <w:rPrChange w:id="47" w:author="Visone Rossana (GSE)" w:date="2025-10-27T12:59:00Z" w16du:dateUtc="2025-10-27T11:59:00Z">
              <w:rPr>
                <w:rStyle w:val="Collegamentoipertestuale"/>
              </w:rPr>
            </w:rPrChange>
          </w:rPr>
          <w:fldChar w:fldCharType="separate"/>
        </w:r>
        <w:r w:rsidRPr="00C94FF0">
          <w:rPr>
            <w:rStyle w:val="Collegamentoipertestuale"/>
            <w:b w:val="0"/>
            <w:bCs/>
            <w:rPrChange w:id="48" w:author="Visone Rossana (GSE)" w:date="2025-10-27T12:59:00Z" w16du:dateUtc="2025-10-27T11:59:00Z">
              <w:rPr>
                <w:rStyle w:val="Collegamentoipertestuale"/>
              </w:rPr>
            </w:rPrChange>
          </w:rPr>
          <w:t>3.2.</w:t>
        </w:r>
        <w:r w:rsidRPr="00C94FF0">
          <w:rPr>
            <w:rFonts w:cstheme="minorBidi"/>
            <w:b w:val="0"/>
            <w:bCs/>
            <w:smallCaps w:val="0"/>
            <w:kern w:val="2"/>
            <w:sz w:val="24"/>
            <w:lang w:eastAsia="it-IT"/>
            <w14:ligatures w14:val="standardContextual"/>
          </w:rPr>
          <w:tab/>
        </w:r>
        <w:r w:rsidRPr="00C94FF0">
          <w:rPr>
            <w:rStyle w:val="Collegamentoipertestuale"/>
            <w:b w:val="0"/>
            <w:bCs/>
            <w:rPrChange w:id="49" w:author="Visone Rossana (GSE)" w:date="2025-10-27T12:59:00Z" w16du:dateUtc="2025-10-27T11:59:00Z">
              <w:rPr>
                <w:rStyle w:val="Collegamentoipertestuale"/>
              </w:rPr>
            </w:rPrChange>
          </w:rPr>
          <w:t>Le Pubbliche Amministrazioni</w:t>
        </w:r>
        <w:r w:rsidRPr="00C94FF0">
          <w:rPr>
            <w:b w:val="0"/>
            <w:bCs/>
            <w:webHidden/>
            <w:rPrChange w:id="50" w:author="Visone Rossana (GSE)" w:date="2025-10-27T12:59:00Z" w16du:dateUtc="2025-10-27T11:59:00Z">
              <w:rPr>
                <w:webHidden/>
              </w:rPr>
            </w:rPrChange>
          </w:rPr>
          <w:tab/>
        </w:r>
        <w:r w:rsidRPr="00C94FF0">
          <w:rPr>
            <w:b w:val="0"/>
            <w:bCs/>
            <w:webHidden/>
            <w:rPrChange w:id="51" w:author="Visone Rossana (GSE)" w:date="2025-10-27T12:59:00Z" w16du:dateUtc="2025-10-27T11:59:00Z">
              <w:rPr>
                <w:webHidden/>
              </w:rPr>
            </w:rPrChange>
          </w:rPr>
          <w:fldChar w:fldCharType="begin"/>
        </w:r>
        <w:r w:rsidRPr="00C94FF0">
          <w:rPr>
            <w:b w:val="0"/>
            <w:bCs/>
            <w:webHidden/>
            <w:rPrChange w:id="52" w:author="Visone Rossana (GSE)" w:date="2025-10-27T12:59:00Z" w16du:dateUtc="2025-10-27T11:59:00Z">
              <w:rPr>
                <w:webHidden/>
              </w:rPr>
            </w:rPrChange>
          </w:rPr>
          <w:instrText xml:space="preserve"> PAGEREF _Toc212462254 \h </w:instrText>
        </w:r>
      </w:ins>
      <w:r w:rsidRPr="00C94FF0">
        <w:rPr>
          <w:b w:val="0"/>
          <w:webHidden/>
          <w:rPrChange w:id="53" w:author="Visone Rossana (GSE)" w:date="2025-10-29T15:10:00Z" w16du:dateUtc="2025-10-29T14:10:00Z">
            <w:rPr>
              <w:b w:val="0"/>
              <w:webHidden/>
            </w:rPr>
          </w:rPrChange>
        </w:rPr>
      </w:r>
      <w:ins w:id="54" w:author="Visone Rossana (GSE)" w:date="2025-10-27T12:57:00Z" w16du:dateUtc="2025-10-27T11:57:00Z">
        <w:r w:rsidRPr="00C94FF0">
          <w:rPr>
            <w:b w:val="0"/>
            <w:bCs/>
            <w:webHidden/>
            <w:rPrChange w:id="55" w:author="Visone Rossana (GSE)" w:date="2025-10-27T12:59:00Z" w16du:dateUtc="2025-10-27T11:59:00Z">
              <w:rPr>
                <w:webHidden/>
              </w:rPr>
            </w:rPrChange>
          </w:rPr>
          <w:fldChar w:fldCharType="separate"/>
        </w:r>
      </w:ins>
      <w:ins w:id="56" w:author="Visone Rossana (GSE)" w:date="2025-10-27T13:02:00Z" w16du:dateUtc="2025-10-27T12:02:00Z">
        <w:r w:rsidR="00A6225C" w:rsidRPr="00FC7D0F">
          <w:rPr>
            <w:b w:val="0"/>
            <w:webHidden/>
          </w:rPr>
          <w:t>10</w:t>
        </w:r>
      </w:ins>
      <w:ins w:id="57" w:author="Visone Rossana (GSE)" w:date="2025-10-27T12:57:00Z" w16du:dateUtc="2025-10-27T11:57:00Z">
        <w:r w:rsidRPr="00C94FF0">
          <w:rPr>
            <w:b w:val="0"/>
            <w:bCs/>
            <w:webHidden/>
            <w:rPrChange w:id="58" w:author="Visone Rossana (GSE)" w:date="2025-10-27T12:59:00Z" w16du:dateUtc="2025-10-27T11:59:00Z">
              <w:rPr>
                <w:webHidden/>
              </w:rPr>
            </w:rPrChange>
          </w:rPr>
          <w:fldChar w:fldCharType="end"/>
        </w:r>
        <w:r w:rsidRPr="00C94FF0">
          <w:rPr>
            <w:rStyle w:val="Collegamentoipertestuale"/>
            <w:b w:val="0"/>
            <w:bCs/>
            <w:rPrChange w:id="59" w:author="Visone Rossana (GSE)" w:date="2025-10-27T12:59:00Z" w16du:dateUtc="2025-10-27T11:59:00Z">
              <w:rPr>
                <w:rStyle w:val="Collegamentoipertestuale"/>
              </w:rPr>
            </w:rPrChange>
          </w:rPr>
          <w:fldChar w:fldCharType="end"/>
        </w:r>
      </w:ins>
    </w:p>
    <w:p w14:paraId="1ADB789E" w14:textId="33455332" w:rsidR="00C952FD" w:rsidRPr="00C94FF0" w:rsidRDefault="00C952FD">
      <w:pPr>
        <w:pStyle w:val="Sommario2"/>
        <w:tabs>
          <w:tab w:val="left" w:pos="993"/>
        </w:tabs>
        <w:rPr>
          <w:ins w:id="60" w:author="Visone Rossana (GSE)" w:date="2025-10-27T12:57:00Z" w16du:dateUtc="2025-10-27T11:57:00Z"/>
          <w:rFonts w:cstheme="minorBidi"/>
          <w:b w:val="0"/>
          <w:bCs/>
          <w:smallCaps w:val="0"/>
          <w:kern w:val="2"/>
          <w:sz w:val="24"/>
          <w:lang w:eastAsia="it-IT"/>
          <w14:ligatures w14:val="standardContextual"/>
        </w:rPr>
      </w:pPr>
      <w:ins w:id="61" w:author="Visone Rossana (GSE)" w:date="2025-10-27T12:57:00Z" w16du:dateUtc="2025-10-27T11:57:00Z">
        <w:r w:rsidRPr="00C94FF0">
          <w:rPr>
            <w:rStyle w:val="Collegamentoipertestuale"/>
            <w:b w:val="0"/>
            <w:bCs/>
            <w:rPrChange w:id="62" w:author="Visone Rossana (GSE)" w:date="2025-10-27T12:59:00Z" w16du:dateUtc="2025-10-27T11:59:00Z">
              <w:rPr>
                <w:rStyle w:val="Collegamentoipertestuale"/>
              </w:rPr>
            </w:rPrChange>
          </w:rPr>
          <w:fldChar w:fldCharType="begin"/>
        </w:r>
        <w:r w:rsidRPr="00C94FF0">
          <w:rPr>
            <w:rStyle w:val="Collegamentoipertestuale"/>
            <w:b w:val="0"/>
            <w:bCs/>
            <w:rPrChange w:id="63" w:author="Visone Rossana (GSE)" w:date="2025-10-27T12:59:00Z" w16du:dateUtc="2025-10-27T11:59:00Z">
              <w:rPr>
                <w:rStyle w:val="Collegamentoipertestuale"/>
              </w:rPr>
            </w:rPrChange>
          </w:rPr>
          <w:instrText xml:space="preserve"> </w:instrText>
        </w:r>
        <w:r w:rsidRPr="00C94FF0">
          <w:rPr>
            <w:b w:val="0"/>
            <w:bCs/>
            <w:rPrChange w:id="64" w:author="Visone Rossana (GSE)" w:date="2025-10-27T12:59:00Z" w16du:dateUtc="2025-10-27T11:59:00Z">
              <w:rPr/>
            </w:rPrChange>
          </w:rPr>
          <w:instrText>HYPERLINK \l "_Toc212462262"</w:instrText>
        </w:r>
        <w:r w:rsidRPr="00C94FF0">
          <w:rPr>
            <w:rStyle w:val="Collegamentoipertestuale"/>
            <w:b w:val="0"/>
            <w:bCs/>
            <w:rPrChange w:id="65" w:author="Visone Rossana (GSE)" w:date="2025-10-27T12:59:00Z" w16du:dateUtc="2025-10-27T11:59:00Z">
              <w:rPr>
                <w:rStyle w:val="Collegamentoipertestuale"/>
              </w:rPr>
            </w:rPrChange>
          </w:rPr>
          <w:instrText xml:space="preserve"> </w:instrText>
        </w:r>
        <w:r w:rsidRPr="00C94FF0">
          <w:rPr>
            <w:rStyle w:val="Collegamentoipertestuale"/>
            <w:b w:val="0"/>
            <w:rPrChange w:id="66" w:author="Visone Rossana (GSE)" w:date="2025-10-29T15:10:00Z" w16du:dateUtc="2025-10-29T14:10:00Z">
              <w:rPr>
                <w:rStyle w:val="Collegamentoipertestuale"/>
                <w:b w:val="0"/>
              </w:rPr>
            </w:rPrChange>
          </w:rPr>
        </w:r>
        <w:r w:rsidRPr="00C94FF0">
          <w:rPr>
            <w:rStyle w:val="Collegamentoipertestuale"/>
            <w:b w:val="0"/>
            <w:bCs/>
            <w:rPrChange w:id="67" w:author="Visone Rossana (GSE)" w:date="2025-10-27T12:59:00Z" w16du:dateUtc="2025-10-27T11:59:00Z">
              <w:rPr>
                <w:rStyle w:val="Collegamentoipertestuale"/>
              </w:rPr>
            </w:rPrChange>
          </w:rPr>
          <w:fldChar w:fldCharType="separate"/>
        </w:r>
        <w:r w:rsidRPr="00C94FF0">
          <w:rPr>
            <w:rStyle w:val="Collegamentoipertestuale"/>
            <w:b w:val="0"/>
            <w:bCs/>
            <w:rPrChange w:id="68" w:author="Visone Rossana (GSE)" w:date="2025-10-27T12:59:00Z" w16du:dateUtc="2025-10-27T11:59:00Z">
              <w:rPr>
                <w:rStyle w:val="Collegamentoipertestuale"/>
              </w:rPr>
            </w:rPrChange>
          </w:rPr>
          <w:t>3.3.</w:t>
        </w:r>
        <w:r w:rsidRPr="00C94FF0">
          <w:rPr>
            <w:rFonts w:cstheme="minorBidi"/>
            <w:b w:val="0"/>
            <w:bCs/>
            <w:smallCaps w:val="0"/>
            <w:kern w:val="2"/>
            <w:sz w:val="24"/>
            <w:lang w:eastAsia="it-IT"/>
            <w14:ligatures w14:val="standardContextual"/>
          </w:rPr>
          <w:tab/>
        </w:r>
        <w:r w:rsidRPr="00C94FF0">
          <w:rPr>
            <w:rStyle w:val="Collegamentoipertestuale"/>
            <w:b w:val="0"/>
            <w:bCs/>
            <w:rPrChange w:id="69" w:author="Visone Rossana (GSE)" w:date="2025-10-27T12:59:00Z" w16du:dateUtc="2025-10-27T11:59:00Z">
              <w:rPr>
                <w:rStyle w:val="Collegamentoipertestuale"/>
              </w:rPr>
            </w:rPrChange>
          </w:rPr>
          <w:t>Gli Enti del Terzo Settore</w:t>
        </w:r>
        <w:r w:rsidRPr="00C94FF0">
          <w:rPr>
            <w:b w:val="0"/>
            <w:bCs/>
            <w:webHidden/>
            <w:rPrChange w:id="70" w:author="Visone Rossana (GSE)" w:date="2025-10-27T12:59:00Z" w16du:dateUtc="2025-10-27T11:59:00Z">
              <w:rPr>
                <w:webHidden/>
              </w:rPr>
            </w:rPrChange>
          </w:rPr>
          <w:tab/>
        </w:r>
        <w:r w:rsidRPr="00C94FF0">
          <w:rPr>
            <w:b w:val="0"/>
            <w:bCs/>
            <w:webHidden/>
            <w:rPrChange w:id="71" w:author="Visone Rossana (GSE)" w:date="2025-10-27T12:59:00Z" w16du:dateUtc="2025-10-27T11:59:00Z">
              <w:rPr>
                <w:webHidden/>
              </w:rPr>
            </w:rPrChange>
          </w:rPr>
          <w:fldChar w:fldCharType="begin"/>
        </w:r>
        <w:r w:rsidRPr="00C94FF0">
          <w:rPr>
            <w:b w:val="0"/>
            <w:bCs/>
            <w:webHidden/>
            <w:rPrChange w:id="72" w:author="Visone Rossana (GSE)" w:date="2025-10-27T12:59:00Z" w16du:dateUtc="2025-10-27T11:59:00Z">
              <w:rPr>
                <w:webHidden/>
              </w:rPr>
            </w:rPrChange>
          </w:rPr>
          <w:instrText xml:space="preserve"> PAGEREF _Toc212462262 \h </w:instrText>
        </w:r>
      </w:ins>
      <w:r w:rsidRPr="00C94FF0">
        <w:rPr>
          <w:b w:val="0"/>
          <w:webHidden/>
          <w:rPrChange w:id="73" w:author="Visone Rossana (GSE)" w:date="2025-10-29T15:10:00Z" w16du:dateUtc="2025-10-29T14:10:00Z">
            <w:rPr>
              <w:b w:val="0"/>
              <w:webHidden/>
            </w:rPr>
          </w:rPrChange>
        </w:rPr>
      </w:r>
      <w:ins w:id="74" w:author="Visone Rossana (GSE)" w:date="2025-10-27T12:57:00Z" w16du:dateUtc="2025-10-27T11:57:00Z">
        <w:r w:rsidRPr="00C94FF0">
          <w:rPr>
            <w:b w:val="0"/>
            <w:bCs/>
            <w:webHidden/>
            <w:rPrChange w:id="75" w:author="Visone Rossana (GSE)" w:date="2025-10-27T12:59:00Z" w16du:dateUtc="2025-10-27T11:59:00Z">
              <w:rPr>
                <w:webHidden/>
              </w:rPr>
            </w:rPrChange>
          </w:rPr>
          <w:fldChar w:fldCharType="separate"/>
        </w:r>
      </w:ins>
      <w:ins w:id="76" w:author="Visone Rossana (GSE)" w:date="2025-10-27T13:02:00Z" w16du:dateUtc="2025-10-27T12:02:00Z">
        <w:r w:rsidR="00A6225C" w:rsidRPr="00FC7D0F">
          <w:rPr>
            <w:b w:val="0"/>
            <w:webHidden/>
          </w:rPr>
          <w:t>11</w:t>
        </w:r>
      </w:ins>
      <w:ins w:id="77" w:author="Visone Rossana (GSE)" w:date="2025-10-27T12:57:00Z" w16du:dateUtc="2025-10-27T11:57:00Z">
        <w:r w:rsidRPr="00C94FF0">
          <w:rPr>
            <w:b w:val="0"/>
            <w:bCs/>
            <w:webHidden/>
            <w:rPrChange w:id="78" w:author="Visone Rossana (GSE)" w:date="2025-10-27T12:59:00Z" w16du:dateUtc="2025-10-27T11:59:00Z">
              <w:rPr>
                <w:webHidden/>
              </w:rPr>
            </w:rPrChange>
          </w:rPr>
          <w:fldChar w:fldCharType="end"/>
        </w:r>
        <w:r w:rsidRPr="00C94FF0">
          <w:rPr>
            <w:rStyle w:val="Collegamentoipertestuale"/>
            <w:b w:val="0"/>
            <w:bCs/>
            <w:rPrChange w:id="79" w:author="Visone Rossana (GSE)" w:date="2025-10-27T12:59:00Z" w16du:dateUtc="2025-10-27T11:59:00Z">
              <w:rPr>
                <w:rStyle w:val="Collegamentoipertestuale"/>
              </w:rPr>
            </w:rPrChange>
          </w:rPr>
          <w:fldChar w:fldCharType="end"/>
        </w:r>
      </w:ins>
    </w:p>
    <w:p w14:paraId="70AF095B" w14:textId="506D469C" w:rsidR="00C952FD" w:rsidRPr="00C94FF0" w:rsidRDefault="00C952FD">
      <w:pPr>
        <w:pStyle w:val="Sommario2"/>
        <w:tabs>
          <w:tab w:val="left" w:pos="993"/>
        </w:tabs>
        <w:rPr>
          <w:ins w:id="80" w:author="Visone Rossana (GSE)" w:date="2025-10-27T12:57:00Z" w16du:dateUtc="2025-10-27T11:57:00Z"/>
          <w:rFonts w:cstheme="minorBidi"/>
          <w:b w:val="0"/>
          <w:bCs/>
          <w:smallCaps w:val="0"/>
          <w:kern w:val="2"/>
          <w:sz w:val="24"/>
          <w:lang w:eastAsia="it-IT"/>
          <w14:ligatures w14:val="standardContextual"/>
        </w:rPr>
      </w:pPr>
      <w:ins w:id="81" w:author="Visone Rossana (GSE)" w:date="2025-10-27T12:57:00Z" w16du:dateUtc="2025-10-27T11:57:00Z">
        <w:r w:rsidRPr="00C94FF0">
          <w:rPr>
            <w:rStyle w:val="Collegamentoipertestuale"/>
            <w:b w:val="0"/>
            <w:bCs/>
            <w:rPrChange w:id="82" w:author="Visone Rossana (GSE)" w:date="2025-10-27T12:59:00Z" w16du:dateUtc="2025-10-27T11:59:00Z">
              <w:rPr>
                <w:rStyle w:val="Collegamentoipertestuale"/>
              </w:rPr>
            </w:rPrChange>
          </w:rPr>
          <w:fldChar w:fldCharType="begin"/>
        </w:r>
        <w:r w:rsidRPr="00C94FF0">
          <w:rPr>
            <w:rStyle w:val="Collegamentoipertestuale"/>
            <w:b w:val="0"/>
            <w:bCs/>
            <w:rPrChange w:id="83" w:author="Visone Rossana (GSE)" w:date="2025-10-27T12:59:00Z" w16du:dateUtc="2025-10-27T11:59:00Z">
              <w:rPr>
                <w:rStyle w:val="Collegamentoipertestuale"/>
              </w:rPr>
            </w:rPrChange>
          </w:rPr>
          <w:instrText xml:space="preserve"> </w:instrText>
        </w:r>
        <w:r w:rsidRPr="00C94FF0">
          <w:rPr>
            <w:b w:val="0"/>
            <w:bCs/>
            <w:rPrChange w:id="84" w:author="Visone Rossana (GSE)" w:date="2025-10-27T12:59:00Z" w16du:dateUtc="2025-10-27T11:59:00Z">
              <w:rPr/>
            </w:rPrChange>
          </w:rPr>
          <w:instrText>HYPERLINK \l "_Toc212462263"</w:instrText>
        </w:r>
        <w:r w:rsidRPr="00C94FF0">
          <w:rPr>
            <w:rStyle w:val="Collegamentoipertestuale"/>
            <w:b w:val="0"/>
            <w:bCs/>
            <w:rPrChange w:id="85" w:author="Visone Rossana (GSE)" w:date="2025-10-27T12:59:00Z" w16du:dateUtc="2025-10-27T11:59:00Z">
              <w:rPr>
                <w:rStyle w:val="Collegamentoipertestuale"/>
              </w:rPr>
            </w:rPrChange>
          </w:rPr>
          <w:instrText xml:space="preserve"> </w:instrText>
        </w:r>
        <w:r w:rsidRPr="00C94FF0">
          <w:rPr>
            <w:rStyle w:val="Collegamentoipertestuale"/>
            <w:b w:val="0"/>
            <w:rPrChange w:id="86" w:author="Visone Rossana (GSE)" w:date="2025-10-29T15:10:00Z" w16du:dateUtc="2025-10-29T14:10:00Z">
              <w:rPr>
                <w:rStyle w:val="Collegamentoipertestuale"/>
                <w:b w:val="0"/>
              </w:rPr>
            </w:rPrChange>
          </w:rPr>
        </w:r>
        <w:r w:rsidRPr="00C94FF0">
          <w:rPr>
            <w:rStyle w:val="Collegamentoipertestuale"/>
            <w:b w:val="0"/>
            <w:bCs/>
            <w:rPrChange w:id="87" w:author="Visone Rossana (GSE)" w:date="2025-10-27T12:59:00Z" w16du:dateUtc="2025-10-27T11:59:00Z">
              <w:rPr>
                <w:rStyle w:val="Collegamentoipertestuale"/>
              </w:rPr>
            </w:rPrChange>
          </w:rPr>
          <w:fldChar w:fldCharType="separate"/>
        </w:r>
        <w:r w:rsidRPr="00C94FF0">
          <w:rPr>
            <w:rStyle w:val="Collegamentoipertestuale"/>
            <w:b w:val="0"/>
            <w:bCs/>
            <w:rPrChange w:id="88" w:author="Visone Rossana (GSE)" w:date="2025-10-27T12:59:00Z" w16du:dateUtc="2025-10-27T11:59:00Z">
              <w:rPr>
                <w:rStyle w:val="Collegamentoipertestuale"/>
              </w:rPr>
            </w:rPrChange>
          </w:rPr>
          <w:t>3.4.</w:t>
        </w:r>
        <w:r w:rsidRPr="00C94FF0">
          <w:rPr>
            <w:rFonts w:cstheme="minorBidi"/>
            <w:b w:val="0"/>
            <w:bCs/>
            <w:smallCaps w:val="0"/>
            <w:kern w:val="2"/>
            <w:sz w:val="24"/>
            <w:lang w:eastAsia="it-IT"/>
            <w14:ligatures w14:val="standardContextual"/>
          </w:rPr>
          <w:tab/>
        </w:r>
        <w:r w:rsidRPr="00C94FF0">
          <w:rPr>
            <w:rStyle w:val="Collegamentoipertestuale"/>
            <w:b w:val="0"/>
            <w:bCs/>
            <w:rPrChange w:id="89" w:author="Visone Rossana (GSE)" w:date="2025-10-27T12:59:00Z" w16du:dateUtc="2025-10-27T11:59:00Z">
              <w:rPr>
                <w:rStyle w:val="Collegamentoipertestuale"/>
              </w:rPr>
            </w:rPrChange>
          </w:rPr>
          <w:t>Le Imprese</w:t>
        </w:r>
        <w:r w:rsidRPr="00C94FF0">
          <w:rPr>
            <w:b w:val="0"/>
            <w:bCs/>
            <w:webHidden/>
            <w:rPrChange w:id="90" w:author="Visone Rossana (GSE)" w:date="2025-10-27T12:59:00Z" w16du:dateUtc="2025-10-27T11:59:00Z">
              <w:rPr>
                <w:webHidden/>
              </w:rPr>
            </w:rPrChange>
          </w:rPr>
          <w:tab/>
        </w:r>
        <w:r w:rsidRPr="00C94FF0">
          <w:rPr>
            <w:b w:val="0"/>
            <w:bCs/>
            <w:webHidden/>
            <w:rPrChange w:id="91" w:author="Visone Rossana (GSE)" w:date="2025-10-27T12:59:00Z" w16du:dateUtc="2025-10-27T11:59:00Z">
              <w:rPr>
                <w:webHidden/>
              </w:rPr>
            </w:rPrChange>
          </w:rPr>
          <w:fldChar w:fldCharType="begin"/>
        </w:r>
        <w:r w:rsidRPr="00C94FF0">
          <w:rPr>
            <w:b w:val="0"/>
            <w:bCs/>
            <w:webHidden/>
            <w:rPrChange w:id="92" w:author="Visone Rossana (GSE)" w:date="2025-10-27T12:59:00Z" w16du:dateUtc="2025-10-27T11:59:00Z">
              <w:rPr>
                <w:webHidden/>
              </w:rPr>
            </w:rPrChange>
          </w:rPr>
          <w:instrText xml:space="preserve"> PAGEREF _Toc212462263 \h </w:instrText>
        </w:r>
      </w:ins>
      <w:r w:rsidRPr="00C94FF0">
        <w:rPr>
          <w:b w:val="0"/>
          <w:webHidden/>
          <w:rPrChange w:id="93" w:author="Visone Rossana (GSE)" w:date="2025-10-29T15:10:00Z" w16du:dateUtc="2025-10-29T14:10:00Z">
            <w:rPr>
              <w:b w:val="0"/>
              <w:webHidden/>
            </w:rPr>
          </w:rPrChange>
        </w:rPr>
      </w:r>
      <w:ins w:id="94" w:author="Visone Rossana (GSE)" w:date="2025-10-27T12:57:00Z" w16du:dateUtc="2025-10-27T11:57:00Z">
        <w:r w:rsidRPr="00C94FF0">
          <w:rPr>
            <w:b w:val="0"/>
            <w:bCs/>
            <w:webHidden/>
            <w:rPrChange w:id="95" w:author="Visone Rossana (GSE)" w:date="2025-10-27T12:59:00Z" w16du:dateUtc="2025-10-27T11:59:00Z">
              <w:rPr>
                <w:webHidden/>
              </w:rPr>
            </w:rPrChange>
          </w:rPr>
          <w:fldChar w:fldCharType="separate"/>
        </w:r>
      </w:ins>
      <w:ins w:id="96" w:author="Visone Rossana (GSE)" w:date="2025-10-27T13:02:00Z" w16du:dateUtc="2025-10-27T12:02:00Z">
        <w:r w:rsidR="00A6225C" w:rsidRPr="00FC7D0F">
          <w:rPr>
            <w:b w:val="0"/>
            <w:webHidden/>
          </w:rPr>
          <w:t>12</w:t>
        </w:r>
      </w:ins>
      <w:ins w:id="97" w:author="Visone Rossana (GSE)" w:date="2025-10-27T12:57:00Z" w16du:dateUtc="2025-10-27T11:57:00Z">
        <w:r w:rsidRPr="00C94FF0">
          <w:rPr>
            <w:b w:val="0"/>
            <w:bCs/>
            <w:webHidden/>
            <w:rPrChange w:id="98" w:author="Visone Rossana (GSE)" w:date="2025-10-27T12:59:00Z" w16du:dateUtc="2025-10-27T11:59:00Z">
              <w:rPr>
                <w:webHidden/>
              </w:rPr>
            </w:rPrChange>
          </w:rPr>
          <w:fldChar w:fldCharType="end"/>
        </w:r>
        <w:r w:rsidRPr="00C94FF0">
          <w:rPr>
            <w:rStyle w:val="Collegamentoipertestuale"/>
            <w:b w:val="0"/>
            <w:bCs/>
            <w:rPrChange w:id="99" w:author="Visone Rossana (GSE)" w:date="2025-10-27T12:59:00Z" w16du:dateUtc="2025-10-27T11:59:00Z">
              <w:rPr>
                <w:rStyle w:val="Collegamentoipertestuale"/>
              </w:rPr>
            </w:rPrChange>
          </w:rPr>
          <w:fldChar w:fldCharType="end"/>
        </w:r>
      </w:ins>
    </w:p>
    <w:p w14:paraId="0606DE99" w14:textId="646F4A96" w:rsidR="00C952FD" w:rsidRDefault="00C952FD">
      <w:pPr>
        <w:pStyle w:val="Sommario2"/>
        <w:tabs>
          <w:tab w:val="left" w:pos="993"/>
        </w:tabs>
        <w:rPr>
          <w:ins w:id="100" w:author="Visone Rossana (GSE)" w:date="2025-10-27T12:57:00Z" w16du:dateUtc="2025-10-27T11:57:00Z"/>
          <w:rFonts w:cstheme="minorBidi"/>
          <w:b w:val="0"/>
          <w:smallCaps w:val="0"/>
          <w:kern w:val="2"/>
          <w:sz w:val="24"/>
          <w:lang w:eastAsia="it-IT"/>
          <w14:ligatures w14:val="standardContextual"/>
        </w:rPr>
      </w:pPr>
      <w:ins w:id="101" w:author="Visone Rossana (GSE)" w:date="2025-10-27T12:57:00Z" w16du:dateUtc="2025-10-27T11:57:00Z">
        <w:r w:rsidRPr="00C94FF0">
          <w:rPr>
            <w:rStyle w:val="Collegamentoipertestuale"/>
            <w:b w:val="0"/>
            <w:bCs/>
            <w:rPrChange w:id="102" w:author="Visone Rossana (GSE)" w:date="2025-10-27T12:59:00Z" w16du:dateUtc="2025-10-27T11:59:00Z">
              <w:rPr>
                <w:rStyle w:val="Collegamentoipertestuale"/>
              </w:rPr>
            </w:rPrChange>
          </w:rPr>
          <w:fldChar w:fldCharType="begin"/>
        </w:r>
        <w:r w:rsidRPr="00C94FF0">
          <w:rPr>
            <w:rStyle w:val="Collegamentoipertestuale"/>
            <w:b w:val="0"/>
            <w:bCs/>
            <w:rPrChange w:id="103" w:author="Visone Rossana (GSE)" w:date="2025-10-27T12:59:00Z" w16du:dateUtc="2025-10-27T11:59:00Z">
              <w:rPr>
                <w:rStyle w:val="Collegamentoipertestuale"/>
              </w:rPr>
            </w:rPrChange>
          </w:rPr>
          <w:instrText xml:space="preserve"> </w:instrText>
        </w:r>
        <w:r w:rsidRPr="00C94FF0">
          <w:rPr>
            <w:b w:val="0"/>
            <w:bCs/>
            <w:rPrChange w:id="104" w:author="Visone Rossana (GSE)" w:date="2025-10-27T12:59:00Z" w16du:dateUtc="2025-10-27T11:59:00Z">
              <w:rPr/>
            </w:rPrChange>
          </w:rPr>
          <w:instrText>HYPERLINK \l "_Toc212462270"</w:instrText>
        </w:r>
        <w:r w:rsidRPr="00C94FF0">
          <w:rPr>
            <w:rStyle w:val="Collegamentoipertestuale"/>
            <w:b w:val="0"/>
            <w:bCs/>
            <w:rPrChange w:id="105" w:author="Visone Rossana (GSE)" w:date="2025-10-27T12:59:00Z" w16du:dateUtc="2025-10-27T11:59:00Z">
              <w:rPr>
                <w:rStyle w:val="Collegamentoipertestuale"/>
              </w:rPr>
            </w:rPrChange>
          </w:rPr>
          <w:instrText xml:space="preserve"> </w:instrText>
        </w:r>
        <w:r w:rsidRPr="00C94FF0">
          <w:rPr>
            <w:rStyle w:val="Collegamentoipertestuale"/>
            <w:b w:val="0"/>
            <w:rPrChange w:id="106" w:author="Visone Rossana (GSE)" w:date="2025-10-29T15:10:00Z" w16du:dateUtc="2025-10-29T14:10:00Z">
              <w:rPr>
                <w:rStyle w:val="Collegamentoipertestuale"/>
                <w:b w:val="0"/>
              </w:rPr>
            </w:rPrChange>
          </w:rPr>
        </w:r>
        <w:r w:rsidRPr="00C94FF0">
          <w:rPr>
            <w:rStyle w:val="Collegamentoipertestuale"/>
            <w:b w:val="0"/>
            <w:bCs/>
            <w:rPrChange w:id="107" w:author="Visone Rossana (GSE)" w:date="2025-10-27T12:59:00Z" w16du:dateUtc="2025-10-27T11:59:00Z">
              <w:rPr>
                <w:rStyle w:val="Collegamentoipertestuale"/>
              </w:rPr>
            </w:rPrChange>
          </w:rPr>
          <w:fldChar w:fldCharType="separate"/>
        </w:r>
        <w:r w:rsidRPr="00C94FF0">
          <w:rPr>
            <w:rStyle w:val="Collegamentoipertestuale"/>
            <w:b w:val="0"/>
            <w:bCs/>
            <w:rPrChange w:id="108" w:author="Visone Rossana (GSE)" w:date="2025-10-27T12:59:00Z" w16du:dateUtc="2025-10-27T11:59:00Z">
              <w:rPr>
                <w:rStyle w:val="Collegamentoipertestuale"/>
              </w:rPr>
            </w:rPrChange>
          </w:rPr>
          <w:t>3.5.</w:t>
        </w:r>
        <w:r w:rsidRPr="00C94FF0">
          <w:rPr>
            <w:rFonts w:cstheme="minorBidi"/>
            <w:b w:val="0"/>
            <w:bCs/>
            <w:smallCaps w:val="0"/>
            <w:kern w:val="2"/>
            <w:sz w:val="24"/>
            <w:lang w:eastAsia="it-IT"/>
            <w14:ligatures w14:val="standardContextual"/>
          </w:rPr>
          <w:tab/>
        </w:r>
        <w:r w:rsidRPr="00C94FF0">
          <w:rPr>
            <w:rStyle w:val="Collegamentoipertestuale"/>
            <w:b w:val="0"/>
            <w:bCs/>
            <w:rPrChange w:id="109" w:author="Visone Rossana (GSE)" w:date="2025-10-27T12:59:00Z" w16du:dateUtc="2025-10-27T11:59:00Z">
              <w:rPr>
                <w:rStyle w:val="Collegamentoipertestuale"/>
              </w:rPr>
            </w:rPrChange>
          </w:rPr>
          <w:t>I Soggetti Responsabili</w:t>
        </w:r>
        <w:r w:rsidRPr="00C94FF0">
          <w:rPr>
            <w:b w:val="0"/>
            <w:bCs/>
            <w:webHidden/>
            <w:rPrChange w:id="110" w:author="Visone Rossana (GSE)" w:date="2025-10-27T12:59:00Z" w16du:dateUtc="2025-10-27T11:59:00Z">
              <w:rPr>
                <w:webHidden/>
              </w:rPr>
            </w:rPrChange>
          </w:rPr>
          <w:tab/>
        </w:r>
        <w:r w:rsidRPr="00C94FF0">
          <w:rPr>
            <w:b w:val="0"/>
            <w:bCs/>
            <w:webHidden/>
            <w:rPrChange w:id="111" w:author="Visone Rossana (GSE)" w:date="2025-10-27T12:59:00Z" w16du:dateUtc="2025-10-27T11:59:00Z">
              <w:rPr>
                <w:webHidden/>
              </w:rPr>
            </w:rPrChange>
          </w:rPr>
          <w:fldChar w:fldCharType="begin"/>
        </w:r>
        <w:r w:rsidRPr="00C94FF0">
          <w:rPr>
            <w:b w:val="0"/>
            <w:bCs/>
            <w:webHidden/>
            <w:rPrChange w:id="112" w:author="Visone Rossana (GSE)" w:date="2025-10-27T12:59:00Z" w16du:dateUtc="2025-10-27T11:59:00Z">
              <w:rPr>
                <w:webHidden/>
              </w:rPr>
            </w:rPrChange>
          </w:rPr>
          <w:instrText xml:space="preserve"> PAGEREF _Toc212462270 \h </w:instrText>
        </w:r>
      </w:ins>
      <w:r w:rsidRPr="00C94FF0">
        <w:rPr>
          <w:b w:val="0"/>
          <w:webHidden/>
          <w:rPrChange w:id="113" w:author="Visone Rossana (GSE)" w:date="2025-10-29T15:10:00Z" w16du:dateUtc="2025-10-29T14:10:00Z">
            <w:rPr>
              <w:b w:val="0"/>
              <w:webHidden/>
            </w:rPr>
          </w:rPrChange>
        </w:rPr>
      </w:r>
      <w:ins w:id="114" w:author="Visone Rossana (GSE)" w:date="2025-10-27T12:57:00Z" w16du:dateUtc="2025-10-27T11:57:00Z">
        <w:r w:rsidRPr="00C94FF0">
          <w:rPr>
            <w:b w:val="0"/>
            <w:bCs/>
            <w:webHidden/>
            <w:rPrChange w:id="115" w:author="Visone Rossana (GSE)" w:date="2025-10-27T12:59:00Z" w16du:dateUtc="2025-10-27T11:59:00Z">
              <w:rPr>
                <w:webHidden/>
              </w:rPr>
            </w:rPrChange>
          </w:rPr>
          <w:fldChar w:fldCharType="separate"/>
        </w:r>
      </w:ins>
      <w:ins w:id="116" w:author="Visone Rossana (GSE)" w:date="2025-10-27T13:02:00Z" w16du:dateUtc="2025-10-27T12:02:00Z">
        <w:r w:rsidR="00A6225C" w:rsidRPr="00FC7D0F">
          <w:rPr>
            <w:b w:val="0"/>
            <w:webHidden/>
          </w:rPr>
          <w:t>13</w:t>
        </w:r>
      </w:ins>
      <w:ins w:id="117" w:author="Visone Rossana (GSE)" w:date="2025-10-27T12:57:00Z" w16du:dateUtc="2025-10-27T11:57:00Z">
        <w:r w:rsidRPr="00C94FF0">
          <w:rPr>
            <w:b w:val="0"/>
            <w:bCs/>
            <w:webHidden/>
            <w:rPrChange w:id="118" w:author="Visone Rossana (GSE)" w:date="2025-10-27T12:59:00Z" w16du:dateUtc="2025-10-27T11:59:00Z">
              <w:rPr>
                <w:webHidden/>
              </w:rPr>
            </w:rPrChange>
          </w:rPr>
          <w:fldChar w:fldCharType="end"/>
        </w:r>
        <w:r w:rsidRPr="00C94FF0">
          <w:rPr>
            <w:rStyle w:val="Collegamentoipertestuale"/>
            <w:b w:val="0"/>
            <w:bCs/>
            <w:rPrChange w:id="119" w:author="Visone Rossana (GSE)" w:date="2025-10-27T12:59:00Z" w16du:dateUtc="2025-10-27T11:59:00Z">
              <w:rPr>
                <w:rStyle w:val="Collegamentoipertestuale"/>
              </w:rPr>
            </w:rPrChange>
          </w:rPr>
          <w:fldChar w:fldCharType="end"/>
        </w:r>
      </w:ins>
    </w:p>
    <w:p w14:paraId="509654D8" w14:textId="7338CC37" w:rsidR="00C952FD" w:rsidRDefault="00C952FD">
      <w:pPr>
        <w:pStyle w:val="Sommario3"/>
        <w:rPr>
          <w:ins w:id="120" w:author="Visone Rossana (GSE)" w:date="2025-10-27T12:57:00Z" w16du:dateUtc="2025-10-27T11:57:00Z"/>
          <w:rFonts w:eastAsiaTheme="minorEastAsia" w:cstheme="minorBidi"/>
          <w:bCs w:val="0"/>
          <w:i w:val="0"/>
          <w:iCs w:val="0"/>
          <w:kern w:val="2"/>
          <w:sz w:val="24"/>
          <w:lang w:eastAsia="it-IT"/>
          <w14:ligatures w14:val="standardContextual"/>
        </w:rPr>
      </w:pPr>
      <w:ins w:id="1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3.5.1.</w:t>
        </w:r>
        <w:r>
          <w:rPr>
            <w:rFonts w:eastAsiaTheme="minorEastAsia" w:cstheme="minorBidi"/>
            <w:bCs w:val="0"/>
            <w:i w:val="0"/>
            <w:iCs w:val="0"/>
            <w:kern w:val="2"/>
            <w:sz w:val="24"/>
            <w:lang w:eastAsia="it-IT"/>
            <w14:ligatures w14:val="standardContextual"/>
          </w:rPr>
          <w:tab/>
        </w:r>
        <w:r w:rsidRPr="00A8170F">
          <w:rPr>
            <w:rStyle w:val="Collegamentoipertestuale"/>
          </w:rPr>
          <w:t>Soggetto Responsabile: Energy Service Company (ESCO)</w:t>
        </w:r>
        <w:r>
          <w:rPr>
            <w:webHidden/>
          </w:rPr>
          <w:tab/>
        </w:r>
        <w:r>
          <w:rPr>
            <w:webHidden/>
          </w:rPr>
          <w:fldChar w:fldCharType="begin"/>
        </w:r>
        <w:r>
          <w:rPr>
            <w:webHidden/>
          </w:rPr>
          <w:instrText xml:space="preserve"> PAGEREF _Toc212462271 \h </w:instrText>
        </w:r>
      </w:ins>
      <w:r>
        <w:rPr>
          <w:webHidden/>
        </w:rPr>
      </w:r>
      <w:ins w:id="122" w:author="Visone Rossana (GSE)" w:date="2025-10-27T12:57:00Z" w16du:dateUtc="2025-10-27T11:57:00Z">
        <w:r>
          <w:rPr>
            <w:webHidden/>
          </w:rPr>
          <w:fldChar w:fldCharType="separate"/>
        </w:r>
      </w:ins>
      <w:ins w:id="123" w:author="Visone Rossana (GSE)" w:date="2025-10-27T13:02:00Z" w16du:dateUtc="2025-10-27T12:02:00Z">
        <w:r w:rsidR="00A6225C">
          <w:rPr>
            <w:webHidden/>
          </w:rPr>
          <w:t>14</w:t>
        </w:r>
      </w:ins>
      <w:ins w:id="124" w:author="Visone Rossana (GSE)" w:date="2025-10-27T12:57:00Z" w16du:dateUtc="2025-10-27T11:57:00Z">
        <w:r>
          <w:rPr>
            <w:webHidden/>
          </w:rPr>
          <w:fldChar w:fldCharType="end"/>
        </w:r>
        <w:r w:rsidRPr="00A8170F">
          <w:rPr>
            <w:rStyle w:val="Collegamentoipertestuale"/>
          </w:rPr>
          <w:fldChar w:fldCharType="end"/>
        </w:r>
      </w:ins>
    </w:p>
    <w:p w14:paraId="3241C454" w14:textId="33F70607" w:rsidR="00C952FD" w:rsidRDefault="00C952FD">
      <w:pPr>
        <w:pStyle w:val="Sommario3"/>
        <w:rPr>
          <w:ins w:id="125" w:author="Visone Rossana (GSE)" w:date="2025-10-27T12:57:00Z" w16du:dateUtc="2025-10-27T11:57:00Z"/>
          <w:rFonts w:eastAsiaTheme="minorEastAsia" w:cstheme="minorBidi"/>
          <w:bCs w:val="0"/>
          <w:i w:val="0"/>
          <w:iCs w:val="0"/>
          <w:kern w:val="2"/>
          <w:sz w:val="24"/>
          <w:lang w:eastAsia="it-IT"/>
          <w14:ligatures w14:val="standardContextual"/>
        </w:rPr>
      </w:pPr>
      <w:ins w:id="1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3.5.2.</w:t>
        </w:r>
        <w:r>
          <w:rPr>
            <w:rFonts w:eastAsiaTheme="minorEastAsia" w:cstheme="minorBidi"/>
            <w:bCs w:val="0"/>
            <w:i w:val="0"/>
            <w:iCs w:val="0"/>
            <w:kern w:val="2"/>
            <w:sz w:val="24"/>
            <w:lang w:eastAsia="it-IT"/>
            <w14:ligatures w14:val="standardContextual"/>
          </w:rPr>
          <w:tab/>
        </w:r>
        <w:r w:rsidRPr="00A8170F">
          <w:rPr>
            <w:rStyle w:val="Collegamentoipertestuale"/>
          </w:rPr>
          <w:t>Soggetto Responsabile: altro soggetto pubblico deputato alla gestione degli immobili identificato all’art. 13, comma 1, lett. b)</w:t>
        </w:r>
        <w:r>
          <w:rPr>
            <w:webHidden/>
          </w:rPr>
          <w:tab/>
        </w:r>
        <w:r>
          <w:rPr>
            <w:webHidden/>
          </w:rPr>
          <w:fldChar w:fldCharType="begin"/>
        </w:r>
        <w:r>
          <w:rPr>
            <w:webHidden/>
          </w:rPr>
          <w:instrText xml:space="preserve"> PAGEREF _Toc212462272 \h </w:instrText>
        </w:r>
      </w:ins>
      <w:r>
        <w:rPr>
          <w:webHidden/>
        </w:rPr>
      </w:r>
      <w:ins w:id="127" w:author="Visone Rossana (GSE)" w:date="2025-10-27T12:57:00Z" w16du:dateUtc="2025-10-27T11:57:00Z">
        <w:r>
          <w:rPr>
            <w:webHidden/>
          </w:rPr>
          <w:fldChar w:fldCharType="separate"/>
        </w:r>
      </w:ins>
      <w:ins w:id="128" w:author="Visone Rossana (GSE)" w:date="2025-10-27T13:02:00Z" w16du:dateUtc="2025-10-27T12:02:00Z">
        <w:r w:rsidR="00A6225C">
          <w:rPr>
            <w:webHidden/>
          </w:rPr>
          <w:t>17</w:t>
        </w:r>
      </w:ins>
      <w:ins w:id="129" w:author="Visone Rossana (GSE)" w:date="2025-10-27T12:57:00Z" w16du:dateUtc="2025-10-27T11:57:00Z">
        <w:r>
          <w:rPr>
            <w:webHidden/>
          </w:rPr>
          <w:fldChar w:fldCharType="end"/>
        </w:r>
        <w:r w:rsidRPr="00A8170F">
          <w:rPr>
            <w:rStyle w:val="Collegamentoipertestuale"/>
          </w:rPr>
          <w:fldChar w:fldCharType="end"/>
        </w:r>
      </w:ins>
    </w:p>
    <w:p w14:paraId="20158689" w14:textId="24E76E33" w:rsidR="00C952FD" w:rsidRDefault="00C952FD">
      <w:pPr>
        <w:pStyle w:val="Sommario3"/>
        <w:rPr>
          <w:ins w:id="130" w:author="Visone Rossana (GSE)" w:date="2025-10-27T12:57:00Z" w16du:dateUtc="2025-10-27T11:57:00Z"/>
          <w:rFonts w:eastAsiaTheme="minorEastAsia" w:cstheme="minorBidi"/>
          <w:bCs w:val="0"/>
          <w:i w:val="0"/>
          <w:iCs w:val="0"/>
          <w:kern w:val="2"/>
          <w:sz w:val="24"/>
          <w:lang w:eastAsia="it-IT"/>
          <w14:ligatures w14:val="standardContextual"/>
        </w:rPr>
      </w:pPr>
      <w:ins w:id="1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3.5.3.</w:t>
        </w:r>
        <w:r>
          <w:rPr>
            <w:rFonts w:eastAsiaTheme="minorEastAsia" w:cstheme="minorBidi"/>
            <w:bCs w:val="0"/>
            <w:i w:val="0"/>
            <w:iCs w:val="0"/>
            <w:kern w:val="2"/>
            <w:sz w:val="24"/>
            <w:lang w:eastAsia="it-IT"/>
            <w14:ligatures w14:val="standardContextual"/>
          </w:rPr>
          <w:tab/>
        </w:r>
        <w:r w:rsidRPr="00A8170F">
          <w:rPr>
            <w:rStyle w:val="Collegamentoipertestuale"/>
          </w:rPr>
          <w:t>Soggetto Responsabile: soggetto privato nell’ambito di forme di partenariato pubblico-privato</w:t>
        </w:r>
        <w:r>
          <w:rPr>
            <w:webHidden/>
          </w:rPr>
          <w:tab/>
        </w:r>
        <w:r>
          <w:rPr>
            <w:webHidden/>
          </w:rPr>
          <w:fldChar w:fldCharType="begin"/>
        </w:r>
        <w:r>
          <w:rPr>
            <w:webHidden/>
          </w:rPr>
          <w:instrText xml:space="preserve"> PAGEREF _Toc212462273 \h </w:instrText>
        </w:r>
      </w:ins>
      <w:r>
        <w:rPr>
          <w:webHidden/>
        </w:rPr>
      </w:r>
      <w:ins w:id="132" w:author="Visone Rossana (GSE)" w:date="2025-10-27T12:57:00Z" w16du:dateUtc="2025-10-27T11:57:00Z">
        <w:r>
          <w:rPr>
            <w:webHidden/>
          </w:rPr>
          <w:fldChar w:fldCharType="separate"/>
        </w:r>
      </w:ins>
      <w:ins w:id="133" w:author="Visone Rossana (GSE)" w:date="2025-10-27T13:02:00Z" w16du:dateUtc="2025-10-27T12:02:00Z">
        <w:r w:rsidR="00A6225C">
          <w:rPr>
            <w:webHidden/>
          </w:rPr>
          <w:t>17</w:t>
        </w:r>
      </w:ins>
      <w:ins w:id="134" w:author="Visone Rossana (GSE)" w:date="2025-10-27T12:57:00Z" w16du:dateUtc="2025-10-27T11:57:00Z">
        <w:r>
          <w:rPr>
            <w:webHidden/>
          </w:rPr>
          <w:fldChar w:fldCharType="end"/>
        </w:r>
        <w:r w:rsidRPr="00A8170F">
          <w:rPr>
            <w:rStyle w:val="Collegamentoipertestuale"/>
          </w:rPr>
          <w:fldChar w:fldCharType="end"/>
        </w:r>
      </w:ins>
    </w:p>
    <w:p w14:paraId="74D6FC33" w14:textId="60B99386" w:rsidR="00C952FD" w:rsidRDefault="00C952FD">
      <w:pPr>
        <w:pStyle w:val="Sommario3"/>
        <w:rPr>
          <w:ins w:id="135" w:author="Visone Rossana (GSE)" w:date="2025-10-27T12:57:00Z" w16du:dateUtc="2025-10-27T11:57:00Z"/>
          <w:rFonts w:eastAsiaTheme="minorEastAsia" w:cstheme="minorBidi"/>
          <w:bCs w:val="0"/>
          <w:i w:val="0"/>
          <w:iCs w:val="0"/>
          <w:kern w:val="2"/>
          <w:sz w:val="24"/>
          <w:lang w:eastAsia="it-IT"/>
          <w14:ligatures w14:val="standardContextual"/>
        </w:rPr>
      </w:pPr>
      <w:ins w:id="1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3.5.4.</w:t>
        </w:r>
        <w:r>
          <w:rPr>
            <w:rFonts w:eastAsiaTheme="minorEastAsia" w:cstheme="minorBidi"/>
            <w:bCs w:val="0"/>
            <w:i w:val="0"/>
            <w:iCs w:val="0"/>
            <w:kern w:val="2"/>
            <w:sz w:val="24"/>
            <w:lang w:eastAsia="it-IT"/>
            <w14:ligatures w14:val="standardContextual"/>
          </w:rPr>
          <w:tab/>
        </w:r>
        <w:r w:rsidRPr="00A8170F">
          <w:rPr>
            <w:rStyle w:val="Collegamentoipertestuale"/>
          </w:rPr>
          <w:t>Soggetto Responsabile: le comunità energetiche e le configurazioni di autoconsumo</w:t>
        </w:r>
        <w:r>
          <w:rPr>
            <w:webHidden/>
          </w:rPr>
          <w:tab/>
        </w:r>
        <w:r>
          <w:rPr>
            <w:webHidden/>
          </w:rPr>
          <w:fldChar w:fldCharType="begin"/>
        </w:r>
        <w:r>
          <w:rPr>
            <w:webHidden/>
          </w:rPr>
          <w:instrText xml:space="preserve"> PAGEREF _Toc212462275 \h </w:instrText>
        </w:r>
      </w:ins>
      <w:r>
        <w:rPr>
          <w:webHidden/>
        </w:rPr>
      </w:r>
      <w:ins w:id="137" w:author="Visone Rossana (GSE)" w:date="2025-10-27T12:57:00Z" w16du:dateUtc="2025-10-27T11:57:00Z">
        <w:r>
          <w:rPr>
            <w:webHidden/>
          </w:rPr>
          <w:fldChar w:fldCharType="separate"/>
        </w:r>
      </w:ins>
      <w:ins w:id="138" w:author="Visone Rossana (GSE)" w:date="2025-10-27T13:02:00Z" w16du:dateUtc="2025-10-27T12:02:00Z">
        <w:r w:rsidR="00A6225C">
          <w:rPr>
            <w:webHidden/>
          </w:rPr>
          <w:t>19</w:t>
        </w:r>
      </w:ins>
      <w:ins w:id="139" w:author="Visone Rossana (GSE)" w:date="2025-10-27T12:57:00Z" w16du:dateUtc="2025-10-27T11:57:00Z">
        <w:r>
          <w:rPr>
            <w:webHidden/>
          </w:rPr>
          <w:fldChar w:fldCharType="end"/>
        </w:r>
        <w:r w:rsidRPr="00A8170F">
          <w:rPr>
            <w:rStyle w:val="Collegamentoipertestuale"/>
          </w:rPr>
          <w:fldChar w:fldCharType="end"/>
        </w:r>
      </w:ins>
    </w:p>
    <w:p w14:paraId="769626D6" w14:textId="7975C32F" w:rsidR="00C952FD" w:rsidRDefault="00C952FD">
      <w:pPr>
        <w:pStyle w:val="Sommario1"/>
        <w:rPr>
          <w:ins w:id="14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4.</w:t>
        </w:r>
        <w:r>
          <w:rPr>
            <w:rFonts w:asciiTheme="minorHAnsi" w:hAnsiTheme="minorHAnsi" w:cstheme="minorBidi"/>
            <w:b w:val="0"/>
            <w:bCs w:val="0"/>
            <w:caps w:val="0"/>
            <w:kern w:val="2"/>
            <w:sz w:val="24"/>
            <w:lang w:eastAsia="it-IT"/>
            <w14:ligatures w14:val="standardContextual"/>
          </w:rPr>
          <w:tab/>
        </w:r>
        <w:r w:rsidRPr="00A8170F">
          <w:rPr>
            <w:rStyle w:val="Collegamentoipertestuale"/>
          </w:rPr>
          <w:t>MODALITA’ DI ACCESSO, QUANTIFICAZIONE ED EROGAZIONE DEGLI INCENTIVI</w:t>
        </w:r>
        <w:r>
          <w:rPr>
            <w:webHidden/>
          </w:rPr>
          <w:tab/>
        </w:r>
        <w:r>
          <w:rPr>
            <w:webHidden/>
          </w:rPr>
          <w:fldChar w:fldCharType="begin"/>
        </w:r>
        <w:r>
          <w:rPr>
            <w:webHidden/>
          </w:rPr>
          <w:instrText xml:space="preserve"> PAGEREF _Toc212462276 \h </w:instrText>
        </w:r>
      </w:ins>
      <w:r>
        <w:rPr>
          <w:webHidden/>
        </w:rPr>
      </w:r>
      <w:ins w:id="142" w:author="Visone Rossana (GSE)" w:date="2025-10-27T12:57:00Z" w16du:dateUtc="2025-10-27T11:57:00Z">
        <w:r>
          <w:rPr>
            <w:webHidden/>
          </w:rPr>
          <w:fldChar w:fldCharType="separate"/>
        </w:r>
      </w:ins>
      <w:ins w:id="143" w:author="Visone Rossana (GSE)" w:date="2025-10-27T13:02:00Z" w16du:dateUtc="2025-10-27T12:02:00Z">
        <w:r w:rsidR="00A6225C">
          <w:rPr>
            <w:webHidden/>
          </w:rPr>
          <w:t>24</w:t>
        </w:r>
      </w:ins>
      <w:ins w:id="144" w:author="Visone Rossana (GSE)" w:date="2025-10-27T12:57:00Z" w16du:dateUtc="2025-10-27T11:57:00Z">
        <w:r>
          <w:rPr>
            <w:webHidden/>
          </w:rPr>
          <w:fldChar w:fldCharType="end"/>
        </w:r>
        <w:r w:rsidRPr="00A8170F">
          <w:rPr>
            <w:rStyle w:val="Collegamentoipertestuale"/>
          </w:rPr>
          <w:fldChar w:fldCharType="end"/>
        </w:r>
      </w:ins>
    </w:p>
    <w:p w14:paraId="795CD8C0" w14:textId="355D7BC0" w:rsidR="00C952FD" w:rsidRDefault="00C952FD">
      <w:pPr>
        <w:pStyle w:val="Sommario2"/>
        <w:tabs>
          <w:tab w:val="left" w:pos="993"/>
        </w:tabs>
        <w:rPr>
          <w:ins w:id="145" w:author="Visone Rossana (GSE)" w:date="2025-10-27T12:57:00Z" w16du:dateUtc="2025-10-27T11:57:00Z"/>
          <w:rFonts w:cstheme="minorBidi"/>
          <w:b w:val="0"/>
          <w:smallCaps w:val="0"/>
          <w:kern w:val="2"/>
          <w:sz w:val="24"/>
          <w:lang w:eastAsia="it-IT"/>
          <w14:ligatures w14:val="standardContextual"/>
        </w:rPr>
      </w:pPr>
      <w:ins w:id="1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4.1.</w:t>
        </w:r>
        <w:r>
          <w:rPr>
            <w:rFonts w:cstheme="minorBidi"/>
            <w:b w:val="0"/>
            <w:smallCaps w:val="0"/>
            <w:kern w:val="2"/>
            <w:sz w:val="24"/>
            <w:lang w:eastAsia="it-IT"/>
            <w14:ligatures w14:val="standardContextual"/>
          </w:rPr>
          <w:tab/>
        </w:r>
        <w:r w:rsidRPr="00A8170F">
          <w:rPr>
            <w:rStyle w:val="Collegamentoipertestuale"/>
          </w:rPr>
          <w:t>Modalità di accesso agli incentivi</w:t>
        </w:r>
        <w:r>
          <w:rPr>
            <w:webHidden/>
          </w:rPr>
          <w:tab/>
        </w:r>
        <w:r>
          <w:rPr>
            <w:webHidden/>
          </w:rPr>
          <w:fldChar w:fldCharType="begin"/>
        </w:r>
        <w:r>
          <w:rPr>
            <w:webHidden/>
          </w:rPr>
          <w:instrText xml:space="preserve"> PAGEREF _Toc212462278 \h </w:instrText>
        </w:r>
      </w:ins>
      <w:r>
        <w:rPr>
          <w:webHidden/>
        </w:rPr>
      </w:r>
      <w:ins w:id="147" w:author="Visone Rossana (GSE)" w:date="2025-10-27T12:57:00Z" w16du:dateUtc="2025-10-27T11:57:00Z">
        <w:r>
          <w:rPr>
            <w:webHidden/>
          </w:rPr>
          <w:fldChar w:fldCharType="separate"/>
        </w:r>
      </w:ins>
      <w:ins w:id="148" w:author="Visone Rossana (GSE)" w:date="2025-10-27T13:02:00Z" w16du:dateUtc="2025-10-27T12:02:00Z">
        <w:r w:rsidR="00A6225C">
          <w:rPr>
            <w:webHidden/>
          </w:rPr>
          <w:t>24</w:t>
        </w:r>
      </w:ins>
      <w:ins w:id="149" w:author="Visone Rossana (GSE)" w:date="2025-10-27T12:57:00Z" w16du:dateUtc="2025-10-27T11:57:00Z">
        <w:r>
          <w:rPr>
            <w:webHidden/>
          </w:rPr>
          <w:fldChar w:fldCharType="end"/>
        </w:r>
        <w:r w:rsidRPr="00A8170F">
          <w:rPr>
            <w:rStyle w:val="Collegamentoipertestuale"/>
          </w:rPr>
          <w:fldChar w:fldCharType="end"/>
        </w:r>
      </w:ins>
    </w:p>
    <w:p w14:paraId="79F42513" w14:textId="572D5BB9" w:rsidR="00C952FD" w:rsidRDefault="00C952FD">
      <w:pPr>
        <w:pStyle w:val="Sommario3"/>
        <w:rPr>
          <w:ins w:id="150" w:author="Visone Rossana (GSE)" w:date="2025-10-27T12:57:00Z" w16du:dateUtc="2025-10-27T11:57:00Z"/>
          <w:rFonts w:eastAsiaTheme="minorEastAsia" w:cstheme="minorBidi"/>
          <w:bCs w:val="0"/>
          <w:i w:val="0"/>
          <w:iCs w:val="0"/>
          <w:kern w:val="2"/>
          <w:sz w:val="24"/>
          <w:lang w:eastAsia="it-IT"/>
          <w14:ligatures w14:val="standardContextual"/>
        </w:rPr>
      </w:pPr>
      <w:ins w:id="1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"_Toc212462279"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4.1.1. Accesso diretto</w:t>
        </w:r>
        <w:r>
          <w:rPr>
            <w:webHidden/>
          </w:rPr>
          <w:tab/>
        </w:r>
        <w:r>
          <w:rPr>
            <w:webHidden/>
          </w:rPr>
          <w:fldChar w:fldCharType="begin"/>
        </w:r>
        <w:r>
          <w:rPr>
            <w:webHidden/>
          </w:rPr>
          <w:instrText xml:space="preserve"> PAGEREF _Toc212462279 \h </w:instrText>
        </w:r>
      </w:ins>
      <w:r>
        <w:rPr>
          <w:webHidden/>
        </w:rPr>
      </w:r>
      <w:ins w:id="152" w:author="Visone Rossana (GSE)" w:date="2025-10-27T12:57:00Z" w16du:dateUtc="2025-10-27T11:57:00Z">
        <w:r>
          <w:rPr>
            <w:webHidden/>
          </w:rPr>
          <w:fldChar w:fldCharType="separate"/>
        </w:r>
      </w:ins>
      <w:ins w:id="153" w:author="Visone Rossana (GSE)" w:date="2025-10-27T13:02:00Z" w16du:dateUtc="2025-10-27T12:02:00Z">
        <w:r w:rsidR="00A6225C">
          <w:rPr>
            <w:webHidden/>
          </w:rPr>
          <w:t>26</w:t>
        </w:r>
      </w:ins>
      <w:ins w:id="154" w:author="Visone Rossana (GSE)" w:date="2025-10-27T12:57:00Z" w16du:dateUtc="2025-10-27T11:57:00Z">
        <w:r>
          <w:rPr>
            <w:webHidden/>
          </w:rPr>
          <w:fldChar w:fldCharType="end"/>
        </w:r>
        <w:r w:rsidRPr="00A8170F">
          <w:rPr>
            <w:rStyle w:val="Collegamentoipertestuale"/>
          </w:rPr>
          <w:fldChar w:fldCharType="end"/>
        </w:r>
      </w:ins>
    </w:p>
    <w:p w14:paraId="263F3653" w14:textId="5471C09F" w:rsidR="00C952FD" w:rsidRDefault="00C952FD">
      <w:pPr>
        <w:pStyle w:val="Sommario3"/>
        <w:rPr>
          <w:ins w:id="155" w:author="Visone Rossana (GSE)" w:date="2025-10-27T12:57:00Z" w16du:dateUtc="2025-10-27T11:57:00Z"/>
          <w:rFonts w:eastAsiaTheme="minorEastAsia" w:cstheme="minorBidi"/>
          <w:bCs w:val="0"/>
          <w:i w:val="0"/>
          <w:iCs w:val="0"/>
          <w:kern w:val="2"/>
          <w:sz w:val="24"/>
          <w:lang w:eastAsia="it-IT"/>
          <w14:ligatures w14:val="standardContextual"/>
        </w:rPr>
      </w:pPr>
      <w:ins w:id="1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"_Toc212462280"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4.1.2. Accesso su prenotazione</w:t>
        </w:r>
        <w:r>
          <w:rPr>
            <w:webHidden/>
          </w:rPr>
          <w:tab/>
        </w:r>
        <w:r>
          <w:rPr>
            <w:webHidden/>
          </w:rPr>
          <w:fldChar w:fldCharType="begin"/>
        </w:r>
        <w:r>
          <w:rPr>
            <w:webHidden/>
          </w:rPr>
          <w:instrText xml:space="preserve"> PAGEREF _Toc212462280 \h </w:instrText>
        </w:r>
      </w:ins>
      <w:r>
        <w:rPr>
          <w:webHidden/>
        </w:rPr>
      </w:r>
      <w:ins w:id="157" w:author="Visone Rossana (GSE)" w:date="2025-10-27T12:57:00Z" w16du:dateUtc="2025-10-27T11:57:00Z">
        <w:r>
          <w:rPr>
            <w:webHidden/>
          </w:rPr>
          <w:fldChar w:fldCharType="separate"/>
        </w:r>
      </w:ins>
      <w:ins w:id="158" w:author="Visone Rossana (GSE)" w:date="2025-10-27T13:02:00Z" w16du:dateUtc="2025-10-27T12:02:00Z">
        <w:r w:rsidR="00A6225C">
          <w:rPr>
            <w:webHidden/>
          </w:rPr>
          <w:t>27</w:t>
        </w:r>
      </w:ins>
      <w:ins w:id="159" w:author="Visone Rossana (GSE)" w:date="2025-10-27T12:57:00Z" w16du:dateUtc="2025-10-27T11:57:00Z">
        <w:r>
          <w:rPr>
            <w:webHidden/>
          </w:rPr>
          <w:fldChar w:fldCharType="end"/>
        </w:r>
        <w:r w:rsidRPr="00A8170F">
          <w:rPr>
            <w:rStyle w:val="Collegamentoipertestuale"/>
          </w:rPr>
          <w:fldChar w:fldCharType="end"/>
        </w:r>
      </w:ins>
    </w:p>
    <w:p w14:paraId="6213E1B2" w14:textId="74569189" w:rsidR="00C952FD" w:rsidRPr="00C94FF0" w:rsidRDefault="00C952FD">
      <w:pPr>
        <w:pStyle w:val="Sommario2"/>
        <w:tabs>
          <w:tab w:val="left" w:pos="993"/>
        </w:tabs>
        <w:rPr>
          <w:ins w:id="160" w:author="Visone Rossana (GSE)" w:date="2025-10-27T12:57:00Z" w16du:dateUtc="2025-10-27T11:57:00Z"/>
          <w:rFonts w:cstheme="minorBidi"/>
          <w:b w:val="0"/>
          <w:bCs/>
          <w:smallCaps w:val="0"/>
          <w:kern w:val="2"/>
          <w:sz w:val="24"/>
          <w:lang w:eastAsia="it-IT"/>
          <w14:ligatures w14:val="standardContextual"/>
        </w:rPr>
      </w:pPr>
      <w:ins w:id="161" w:author="Visone Rossana (GSE)" w:date="2025-10-27T12:57:00Z" w16du:dateUtc="2025-10-27T11:57:00Z">
        <w:r w:rsidRPr="00C94FF0">
          <w:rPr>
            <w:rStyle w:val="Collegamentoipertestuale"/>
            <w:b w:val="0"/>
            <w:bCs/>
            <w:rPrChange w:id="162" w:author="Visone Rossana (GSE)" w:date="2025-10-27T12:59:00Z" w16du:dateUtc="2025-10-27T11:59:00Z">
              <w:rPr>
                <w:rStyle w:val="Collegamentoipertestuale"/>
              </w:rPr>
            </w:rPrChange>
          </w:rPr>
          <w:fldChar w:fldCharType="begin"/>
        </w:r>
        <w:r w:rsidRPr="00C94FF0">
          <w:rPr>
            <w:rStyle w:val="Collegamentoipertestuale"/>
            <w:b w:val="0"/>
            <w:bCs/>
            <w:rPrChange w:id="163" w:author="Visone Rossana (GSE)" w:date="2025-10-27T12:59:00Z" w16du:dateUtc="2025-10-27T11:59:00Z">
              <w:rPr>
                <w:rStyle w:val="Collegamentoipertestuale"/>
              </w:rPr>
            </w:rPrChange>
          </w:rPr>
          <w:instrText xml:space="preserve"> </w:instrText>
        </w:r>
        <w:r w:rsidRPr="00C94FF0">
          <w:rPr>
            <w:b w:val="0"/>
            <w:bCs/>
            <w:rPrChange w:id="164" w:author="Visone Rossana (GSE)" w:date="2025-10-27T12:59:00Z" w16du:dateUtc="2025-10-27T11:59:00Z">
              <w:rPr/>
            </w:rPrChange>
          </w:rPr>
          <w:instrText>HYPERLINK \l "_Toc212462282"</w:instrText>
        </w:r>
        <w:r w:rsidRPr="00C94FF0">
          <w:rPr>
            <w:rStyle w:val="Collegamentoipertestuale"/>
            <w:b w:val="0"/>
            <w:bCs/>
            <w:rPrChange w:id="165" w:author="Visone Rossana (GSE)" w:date="2025-10-27T12:59:00Z" w16du:dateUtc="2025-10-27T11:59:00Z">
              <w:rPr>
                <w:rStyle w:val="Collegamentoipertestuale"/>
              </w:rPr>
            </w:rPrChange>
          </w:rPr>
          <w:instrText xml:space="preserve"> </w:instrText>
        </w:r>
        <w:r w:rsidRPr="00C94FF0">
          <w:rPr>
            <w:rStyle w:val="Collegamentoipertestuale"/>
            <w:b w:val="0"/>
            <w:rPrChange w:id="166" w:author="Visone Rossana (GSE)" w:date="2025-10-29T15:10:00Z" w16du:dateUtc="2025-10-29T14:10:00Z">
              <w:rPr>
                <w:rStyle w:val="Collegamentoipertestuale"/>
                <w:b w:val="0"/>
              </w:rPr>
            </w:rPrChange>
          </w:rPr>
        </w:r>
        <w:r w:rsidRPr="00C94FF0">
          <w:rPr>
            <w:rStyle w:val="Collegamentoipertestuale"/>
            <w:b w:val="0"/>
            <w:bCs/>
            <w:rPrChange w:id="167" w:author="Visone Rossana (GSE)" w:date="2025-10-27T12:59:00Z" w16du:dateUtc="2025-10-27T11:59:00Z">
              <w:rPr>
                <w:rStyle w:val="Collegamentoipertestuale"/>
              </w:rPr>
            </w:rPrChange>
          </w:rPr>
          <w:fldChar w:fldCharType="separate"/>
        </w:r>
        <w:r w:rsidRPr="00C94FF0">
          <w:rPr>
            <w:rStyle w:val="Collegamentoipertestuale"/>
            <w:b w:val="0"/>
            <w:bCs/>
            <w:rPrChange w:id="168" w:author="Visone Rossana (GSE)" w:date="2025-10-27T12:59:00Z" w16du:dateUtc="2025-10-27T11:59:00Z">
              <w:rPr>
                <w:rStyle w:val="Collegamentoipertestuale"/>
              </w:rPr>
            </w:rPrChange>
          </w:rPr>
          <w:t>4.2.</w:t>
        </w:r>
        <w:r w:rsidRPr="00C94FF0">
          <w:rPr>
            <w:rFonts w:cstheme="minorBidi"/>
            <w:b w:val="0"/>
            <w:bCs/>
            <w:smallCaps w:val="0"/>
            <w:kern w:val="2"/>
            <w:sz w:val="24"/>
            <w:lang w:eastAsia="it-IT"/>
            <w14:ligatures w14:val="standardContextual"/>
          </w:rPr>
          <w:tab/>
        </w:r>
        <w:r w:rsidRPr="00C94FF0">
          <w:rPr>
            <w:rStyle w:val="Collegamentoipertestuale"/>
            <w:b w:val="0"/>
            <w:bCs/>
            <w:rPrChange w:id="169" w:author="Visone Rossana (GSE)" w:date="2025-10-27T12:59:00Z" w16du:dateUtc="2025-10-27T11:59:00Z">
              <w:rPr>
                <w:rStyle w:val="Collegamentoipertestuale"/>
              </w:rPr>
            </w:rPrChange>
          </w:rPr>
          <w:t>Intensità degli incentivi</w:t>
        </w:r>
        <w:r w:rsidRPr="00C94FF0">
          <w:rPr>
            <w:b w:val="0"/>
            <w:bCs/>
            <w:webHidden/>
            <w:rPrChange w:id="170" w:author="Visone Rossana (GSE)" w:date="2025-10-27T12:59:00Z" w16du:dateUtc="2025-10-27T11:59:00Z">
              <w:rPr>
                <w:webHidden/>
              </w:rPr>
            </w:rPrChange>
          </w:rPr>
          <w:tab/>
        </w:r>
        <w:r w:rsidRPr="00C94FF0">
          <w:rPr>
            <w:b w:val="0"/>
            <w:bCs/>
            <w:webHidden/>
            <w:rPrChange w:id="171" w:author="Visone Rossana (GSE)" w:date="2025-10-27T12:59:00Z" w16du:dateUtc="2025-10-27T11:59:00Z">
              <w:rPr>
                <w:webHidden/>
              </w:rPr>
            </w:rPrChange>
          </w:rPr>
          <w:fldChar w:fldCharType="begin"/>
        </w:r>
        <w:r w:rsidRPr="00C94FF0">
          <w:rPr>
            <w:b w:val="0"/>
            <w:bCs/>
            <w:webHidden/>
            <w:rPrChange w:id="172" w:author="Visone Rossana (GSE)" w:date="2025-10-27T12:59:00Z" w16du:dateUtc="2025-10-27T11:59:00Z">
              <w:rPr>
                <w:webHidden/>
              </w:rPr>
            </w:rPrChange>
          </w:rPr>
          <w:instrText xml:space="preserve"> PAGEREF _Toc212462282 \h </w:instrText>
        </w:r>
      </w:ins>
      <w:r w:rsidRPr="00C94FF0">
        <w:rPr>
          <w:b w:val="0"/>
          <w:webHidden/>
          <w:rPrChange w:id="173" w:author="Visone Rossana (GSE)" w:date="2025-10-29T15:10:00Z" w16du:dateUtc="2025-10-29T14:10:00Z">
            <w:rPr>
              <w:b w:val="0"/>
              <w:webHidden/>
            </w:rPr>
          </w:rPrChange>
        </w:rPr>
      </w:r>
      <w:ins w:id="174" w:author="Visone Rossana (GSE)" w:date="2025-10-27T12:57:00Z" w16du:dateUtc="2025-10-27T11:57:00Z">
        <w:r w:rsidRPr="00C94FF0">
          <w:rPr>
            <w:b w:val="0"/>
            <w:bCs/>
            <w:webHidden/>
            <w:rPrChange w:id="175" w:author="Visone Rossana (GSE)" w:date="2025-10-27T12:59:00Z" w16du:dateUtc="2025-10-27T11:59:00Z">
              <w:rPr>
                <w:webHidden/>
              </w:rPr>
            </w:rPrChange>
          </w:rPr>
          <w:fldChar w:fldCharType="separate"/>
        </w:r>
      </w:ins>
      <w:ins w:id="176" w:author="Visone Rossana (GSE)" w:date="2025-10-27T13:02:00Z" w16du:dateUtc="2025-10-27T12:02:00Z">
        <w:r w:rsidR="00A6225C" w:rsidRPr="00FC7D0F">
          <w:rPr>
            <w:b w:val="0"/>
            <w:webHidden/>
          </w:rPr>
          <w:t>29</w:t>
        </w:r>
      </w:ins>
      <w:ins w:id="177" w:author="Visone Rossana (GSE)" w:date="2025-10-27T12:57:00Z" w16du:dateUtc="2025-10-27T11:57:00Z">
        <w:r w:rsidRPr="00C94FF0">
          <w:rPr>
            <w:b w:val="0"/>
            <w:bCs/>
            <w:webHidden/>
            <w:rPrChange w:id="178" w:author="Visone Rossana (GSE)" w:date="2025-10-27T12:59:00Z" w16du:dateUtc="2025-10-27T11:59:00Z">
              <w:rPr>
                <w:webHidden/>
              </w:rPr>
            </w:rPrChange>
          </w:rPr>
          <w:fldChar w:fldCharType="end"/>
        </w:r>
        <w:r w:rsidRPr="00C94FF0">
          <w:rPr>
            <w:rStyle w:val="Collegamentoipertestuale"/>
            <w:b w:val="0"/>
            <w:bCs/>
            <w:rPrChange w:id="179" w:author="Visone Rossana (GSE)" w:date="2025-10-27T12:59:00Z" w16du:dateUtc="2025-10-27T11:59:00Z">
              <w:rPr>
                <w:rStyle w:val="Collegamentoipertestuale"/>
              </w:rPr>
            </w:rPrChange>
          </w:rPr>
          <w:fldChar w:fldCharType="end"/>
        </w:r>
      </w:ins>
    </w:p>
    <w:p w14:paraId="2FC657CF" w14:textId="5F2D14B0" w:rsidR="00C952FD" w:rsidRPr="00C94FF0" w:rsidRDefault="00C952FD">
      <w:pPr>
        <w:pStyle w:val="Sommario2"/>
        <w:tabs>
          <w:tab w:val="left" w:pos="993"/>
        </w:tabs>
        <w:rPr>
          <w:ins w:id="180" w:author="Visone Rossana (GSE)" w:date="2025-10-27T12:57:00Z" w16du:dateUtc="2025-10-27T11:57:00Z"/>
          <w:rFonts w:cstheme="minorBidi"/>
          <w:b w:val="0"/>
          <w:bCs/>
          <w:smallCaps w:val="0"/>
          <w:kern w:val="2"/>
          <w:sz w:val="24"/>
          <w:lang w:eastAsia="it-IT"/>
          <w14:ligatures w14:val="standardContextual"/>
        </w:rPr>
      </w:pPr>
      <w:ins w:id="181" w:author="Visone Rossana (GSE)" w:date="2025-10-27T12:57:00Z" w16du:dateUtc="2025-10-27T11:57:00Z">
        <w:r w:rsidRPr="00C94FF0">
          <w:rPr>
            <w:rStyle w:val="Collegamentoipertestuale"/>
            <w:b w:val="0"/>
            <w:bCs/>
            <w:rPrChange w:id="182" w:author="Visone Rossana (GSE)" w:date="2025-10-27T12:59:00Z" w16du:dateUtc="2025-10-27T11:59:00Z">
              <w:rPr>
                <w:rStyle w:val="Collegamentoipertestuale"/>
              </w:rPr>
            </w:rPrChange>
          </w:rPr>
          <w:fldChar w:fldCharType="begin"/>
        </w:r>
        <w:r w:rsidRPr="00C94FF0">
          <w:rPr>
            <w:rStyle w:val="Collegamentoipertestuale"/>
            <w:b w:val="0"/>
            <w:bCs/>
            <w:rPrChange w:id="183" w:author="Visone Rossana (GSE)" w:date="2025-10-27T12:59:00Z" w16du:dateUtc="2025-10-27T11:59:00Z">
              <w:rPr>
                <w:rStyle w:val="Collegamentoipertestuale"/>
              </w:rPr>
            </w:rPrChange>
          </w:rPr>
          <w:instrText xml:space="preserve"> </w:instrText>
        </w:r>
        <w:r w:rsidRPr="00C94FF0">
          <w:rPr>
            <w:b w:val="0"/>
            <w:bCs/>
            <w:rPrChange w:id="184" w:author="Visone Rossana (GSE)" w:date="2025-10-27T12:59:00Z" w16du:dateUtc="2025-10-27T11:59:00Z">
              <w:rPr/>
            </w:rPrChange>
          </w:rPr>
          <w:instrText>HYPERLINK \l "_Toc212462283"</w:instrText>
        </w:r>
        <w:r w:rsidRPr="00C94FF0">
          <w:rPr>
            <w:rStyle w:val="Collegamentoipertestuale"/>
            <w:b w:val="0"/>
            <w:bCs/>
            <w:rPrChange w:id="185" w:author="Visone Rossana (GSE)" w:date="2025-10-27T12:59:00Z" w16du:dateUtc="2025-10-27T11:59:00Z">
              <w:rPr>
                <w:rStyle w:val="Collegamentoipertestuale"/>
              </w:rPr>
            </w:rPrChange>
          </w:rPr>
          <w:instrText xml:space="preserve"> </w:instrText>
        </w:r>
        <w:r w:rsidRPr="00C94FF0">
          <w:rPr>
            <w:rStyle w:val="Collegamentoipertestuale"/>
            <w:b w:val="0"/>
            <w:rPrChange w:id="186" w:author="Visone Rossana (GSE)" w:date="2025-10-29T15:10:00Z" w16du:dateUtc="2025-10-29T14:10:00Z">
              <w:rPr>
                <w:rStyle w:val="Collegamentoipertestuale"/>
                <w:b w:val="0"/>
              </w:rPr>
            </w:rPrChange>
          </w:rPr>
        </w:r>
        <w:r w:rsidRPr="00C94FF0">
          <w:rPr>
            <w:rStyle w:val="Collegamentoipertestuale"/>
            <w:b w:val="0"/>
            <w:bCs/>
            <w:rPrChange w:id="187" w:author="Visone Rossana (GSE)" w:date="2025-10-27T12:59:00Z" w16du:dateUtc="2025-10-27T11:59:00Z">
              <w:rPr>
                <w:rStyle w:val="Collegamentoipertestuale"/>
              </w:rPr>
            </w:rPrChange>
          </w:rPr>
          <w:fldChar w:fldCharType="separate"/>
        </w:r>
        <w:r w:rsidRPr="00C94FF0">
          <w:rPr>
            <w:rStyle w:val="Collegamentoipertestuale"/>
            <w:b w:val="0"/>
            <w:bCs/>
            <w:rPrChange w:id="188" w:author="Visone Rossana (GSE)" w:date="2025-10-27T12:59:00Z" w16du:dateUtc="2025-10-27T11:59:00Z">
              <w:rPr>
                <w:rStyle w:val="Collegamentoipertestuale"/>
              </w:rPr>
            </w:rPrChange>
          </w:rPr>
          <w:t>4.3.</w:t>
        </w:r>
        <w:r w:rsidRPr="00C94FF0">
          <w:rPr>
            <w:rFonts w:cstheme="minorBidi"/>
            <w:b w:val="0"/>
            <w:bCs/>
            <w:smallCaps w:val="0"/>
            <w:kern w:val="2"/>
            <w:sz w:val="24"/>
            <w:lang w:eastAsia="it-IT"/>
            <w14:ligatures w14:val="standardContextual"/>
          </w:rPr>
          <w:tab/>
        </w:r>
        <w:r w:rsidRPr="00C94FF0">
          <w:rPr>
            <w:rStyle w:val="Collegamentoipertestuale"/>
            <w:b w:val="0"/>
            <w:bCs/>
            <w:rPrChange w:id="189" w:author="Visone Rossana (GSE)" w:date="2025-10-27T12:59:00Z" w16du:dateUtc="2025-10-27T11:59:00Z">
              <w:rPr>
                <w:rStyle w:val="Collegamentoipertestuale"/>
              </w:rPr>
            </w:rPrChange>
          </w:rPr>
          <w:t>Erogazione degli incentivi</w:t>
        </w:r>
        <w:r w:rsidRPr="00C94FF0">
          <w:rPr>
            <w:b w:val="0"/>
            <w:bCs/>
            <w:webHidden/>
            <w:rPrChange w:id="190" w:author="Visone Rossana (GSE)" w:date="2025-10-27T12:59:00Z" w16du:dateUtc="2025-10-27T11:59:00Z">
              <w:rPr>
                <w:webHidden/>
              </w:rPr>
            </w:rPrChange>
          </w:rPr>
          <w:tab/>
        </w:r>
        <w:r w:rsidRPr="00C94FF0">
          <w:rPr>
            <w:b w:val="0"/>
            <w:bCs/>
            <w:webHidden/>
            <w:rPrChange w:id="191" w:author="Visone Rossana (GSE)" w:date="2025-10-27T12:59:00Z" w16du:dateUtc="2025-10-27T11:59:00Z">
              <w:rPr>
                <w:webHidden/>
              </w:rPr>
            </w:rPrChange>
          </w:rPr>
          <w:fldChar w:fldCharType="begin"/>
        </w:r>
        <w:r w:rsidRPr="00C94FF0">
          <w:rPr>
            <w:b w:val="0"/>
            <w:bCs/>
            <w:webHidden/>
            <w:rPrChange w:id="192" w:author="Visone Rossana (GSE)" w:date="2025-10-27T12:59:00Z" w16du:dateUtc="2025-10-27T11:59:00Z">
              <w:rPr>
                <w:webHidden/>
              </w:rPr>
            </w:rPrChange>
          </w:rPr>
          <w:instrText xml:space="preserve"> PAGEREF _Toc212462283 \h </w:instrText>
        </w:r>
      </w:ins>
      <w:r w:rsidRPr="00C94FF0">
        <w:rPr>
          <w:b w:val="0"/>
          <w:webHidden/>
          <w:rPrChange w:id="193" w:author="Visone Rossana (GSE)" w:date="2025-10-29T15:10:00Z" w16du:dateUtc="2025-10-29T14:10:00Z">
            <w:rPr>
              <w:b w:val="0"/>
              <w:webHidden/>
            </w:rPr>
          </w:rPrChange>
        </w:rPr>
      </w:r>
      <w:ins w:id="194" w:author="Visone Rossana (GSE)" w:date="2025-10-27T12:57:00Z" w16du:dateUtc="2025-10-27T11:57:00Z">
        <w:r w:rsidRPr="00C94FF0">
          <w:rPr>
            <w:b w:val="0"/>
            <w:bCs/>
            <w:webHidden/>
            <w:rPrChange w:id="195" w:author="Visone Rossana (GSE)" w:date="2025-10-27T12:59:00Z" w16du:dateUtc="2025-10-27T11:59:00Z">
              <w:rPr>
                <w:webHidden/>
              </w:rPr>
            </w:rPrChange>
          </w:rPr>
          <w:fldChar w:fldCharType="separate"/>
        </w:r>
      </w:ins>
      <w:ins w:id="196" w:author="Visone Rossana (GSE)" w:date="2025-10-27T13:02:00Z" w16du:dateUtc="2025-10-27T12:02:00Z">
        <w:r w:rsidR="00A6225C" w:rsidRPr="00FC7D0F">
          <w:rPr>
            <w:b w:val="0"/>
            <w:webHidden/>
          </w:rPr>
          <w:t>32</w:t>
        </w:r>
      </w:ins>
      <w:ins w:id="197" w:author="Visone Rossana (GSE)" w:date="2025-10-27T12:57:00Z" w16du:dateUtc="2025-10-27T11:57:00Z">
        <w:r w:rsidRPr="00C94FF0">
          <w:rPr>
            <w:b w:val="0"/>
            <w:bCs/>
            <w:webHidden/>
            <w:rPrChange w:id="198" w:author="Visone Rossana (GSE)" w:date="2025-10-27T12:59:00Z" w16du:dateUtc="2025-10-27T11:59:00Z">
              <w:rPr>
                <w:webHidden/>
              </w:rPr>
            </w:rPrChange>
          </w:rPr>
          <w:fldChar w:fldCharType="end"/>
        </w:r>
        <w:r w:rsidRPr="00C94FF0">
          <w:rPr>
            <w:rStyle w:val="Collegamentoipertestuale"/>
            <w:b w:val="0"/>
            <w:bCs/>
            <w:rPrChange w:id="199" w:author="Visone Rossana (GSE)" w:date="2025-10-27T12:59:00Z" w16du:dateUtc="2025-10-27T11:59:00Z">
              <w:rPr>
                <w:rStyle w:val="Collegamentoipertestuale"/>
              </w:rPr>
            </w:rPrChange>
          </w:rPr>
          <w:fldChar w:fldCharType="end"/>
        </w:r>
      </w:ins>
    </w:p>
    <w:p w14:paraId="67237A7C" w14:textId="3A311FA5" w:rsidR="00C952FD" w:rsidRPr="00C94FF0" w:rsidRDefault="00C952FD">
      <w:pPr>
        <w:pStyle w:val="Sommario2"/>
        <w:tabs>
          <w:tab w:val="left" w:pos="993"/>
        </w:tabs>
        <w:rPr>
          <w:ins w:id="200" w:author="Visone Rossana (GSE)" w:date="2025-10-27T12:57:00Z" w16du:dateUtc="2025-10-27T11:57:00Z"/>
          <w:rFonts w:cstheme="minorBidi"/>
          <w:b w:val="0"/>
          <w:bCs/>
          <w:smallCaps w:val="0"/>
          <w:kern w:val="2"/>
          <w:sz w:val="24"/>
          <w:lang w:eastAsia="it-IT"/>
          <w14:ligatures w14:val="standardContextual"/>
        </w:rPr>
      </w:pPr>
      <w:ins w:id="201" w:author="Visone Rossana (GSE)" w:date="2025-10-27T12:57:00Z" w16du:dateUtc="2025-10-27T11:57:00Z">
        <w:r w:rsidRPr="00C94FF0">
          <w:rPr>
            <w:rStyle w:val="Collegamentoipertestuale"/>
            <w:b w:val="0"/>
            <w:bCs/>
            <w:rPrChange w:id="202" w:author="Visone Rossana (GSE)" w:date="2025-10-27T12:59:00Z" w16du:dateUtc="2025-10-27T11:59:00Z">
              <w:rPr>
                <w:rStyle w:val="Collegamentoipertestuale"/>
              </w:rPr>
            </w:rPrChange>
          </w:rPr>
          <w:fldChar w:fldCharType="begin"/>
        </w:r>
        <w:r w:rsidRPr="00C94FF0">
          <w:rPr>
            <w:rStyle w:val="Collegamentoipertestuale"/>
            <w:b w:val="0"/>
            <w:bCs/>
            <w:rPrChange w:id="203" w:author="Visone Rossana (GSE)" w:date="2025-10-27T12:59:00Z" w16du:dateUtc="2025-10-27T11:59:00Z">
              <w:rPr>
                <w:rStyle w:val="Collegamentoipertestuale"/>
              </w:rPr>
            </w:rPrChange>
          </w:rPr>
          <w:instrText xml:space="preserve"> </w:instrText>
        </w:r>
        <w:r w:rsidRPr="00C94FF0">
          <w:rPr>
            <w:b w:val="0"/>
            <w:bCs/>
            <w:rPrChange w:id="204" w:author="Visone Rossana (GSE)" w:date="2025-10-27T12:59:00Z" w16du:dateUtc="2025-10-27T11:59:00Z">
              <w:rPr/>
            </w:rPrChange>
          </w:rPr>
          <w:instrText>HYPERLINK \l "_Toc212462492"</w:instrText>
        </w:r>
        <w:r w:rsidRPr="00C94FF0">
          <w:rPr>
            <w:rStyle w:val="Collegamentoipertestuale"/>
            <w:b w:val="0"/>
            <w:bCs/>
            <w:rPrChange w:id="205" w:author="Visone Rossana (GSE)" w:date="2025-10-27T12:59:00Z" w16du:dateUtc="2025-10-27T11:59:00Z">
              <w:rPr>
                <w:rStyle w:val="Collegamentoipertestuale"/>
              </w:rPr>
            </w:rPrChange>
          </w:rPr>
          <w:instrText xml:space="preserve"> </w:instrText>
        </w:r>
        <w:r w:rsidRPr="00C94FF0">
          <w:rPr>
            <w:rStyle w:val="Collegamentoipertestuale"/>
            <w:b w:val="0"/>
            <w:rPrChange w:id="206" w:author="Visone Rossana (GSE)" w:date="2025-10-29T15:10:00Z" w16du:dateUtc="2025-10-29T14:10:00Z">
              <w:rPr>
                <w:rStyle w:val="Collegamentoipertestuale"/>
                <w:b w:val="0"/>
              </w:rPr>
            </w:rPrChange>
          </w:rPr>
        </w:r>
        <w:r w:rsidRPr="00C94FF0">
          <w:rPr>
            <w:rStyle w:val="Collegamentoipertestuale"/>
            <w:b w:val="0"/>
            <w:bCs/>
            <w:rPrChange w:id="207" w:author="Visone Rossana (GSE)" w:date="2025-10-27T12:59:00Z" w16du:dateUtc="2025-10-27T11:59:00Z">
              <w:rPr>
                <w:rStyle w:val="Collegamentoipertestuale"/>
              </w:rPr>
            </w:rPrChange>
          </w:rPr>
          <w:fldChar w:fldCharType="separate"/>
        </w:r>
        <w:r w:rsidRPr="00C94FF0">
          <w:rPr>
            <w:rStyle w:val="Collegamentoipertestuale"/>
            <w:b w:val="0"/>
            <w:bCs/>
            <w:rPrChange w:id="208" w:author="Visone Rossana (GSE)" w:date="2025-10-27T12:59:00Z" w16du:dateUtc="2025-10-27T11:59:00Z">
              <w:rPr>
                <w:rStyle w:val="Collegamentoipertestuale"/>
              </w:rPr>
            </w:rPrChange>
          </w:rPr>
          <w:t>4.4.</w:t>
        </w:r>
        <w:r w:rsidRPr="00C94FF0">
          <w:rPr>
            <w:rFonts w:cstheme="minorBidi"/>
            <w:b w:val="0"/>
            <w:bCs/>
            <w:smallCaps w:val="0"/>
            <w:kern w:val="2"/>
            <w:sz w:val="24"/>
            <w:lang w:eastAsia="it-IT"/>
            <w14:ligatures w14:val="standardContextual"/>
          </w:rPr>
          <w:tab/>
        </w:r>
        <w:r w:rsidRPr="00C94FF0">
          <w:rPr>
            <w:rStyle w:val="Collegamentoipertestuale"/>
            <w:b w:val="0"/>
            <w:bCs/>
            <w:rPrChange w:id="209" w:author="Visone Rossana (GSE)" w:date="2025-10-27T12:59:00Z" w16du:dateUtc="2025-10-27T11:59:00Z">
              <w:rPr>
                <w:rStyle w:val="Collegamentoipertestuale"/>
              </w:rPr>
            </w:rPrChange>
          </w:rPr>
          <w:t>Impegno di spesa</w:t>
        </w:r>
        <w:r w:rsidRPr="00C94FF0">
          <w:rPr>
            <w:b w:val="0"/>
            <w:bCs/>
            <w:webHidden/>
            <w:rPrChange w:id="210" w:author="Visone Rossana (GSE)" w:date="2025-10-27T12:59:00Z" w16du:dateUtc="2025-10-27T11:59:00Z">
              <w:rPr>
                <w:webHidden/>
              </w:rPr>
            </w:rPrChange>
          </w:rPr>
          <w:tab/>
        </w:r>
        <w:r w:rsidRPr="00C94FF0">
          <w:rPr>
            <w:b w:val="0"/>
            <w:bCs/>
            <w:webHidden/>
            <w:rPrChange w:id="211" w:author="Visone Rossana (GSE)" w:date="2025-10-27T12:59:00Z" w16du:dateUtc="2025-10-27T11:59:00Z">
              <w:rPr>
                <w:webHidden/>
              </w:rPr>
            </w:rPrChange>
          </w:rPr>
          <w:fldChar w:fldCharType="begin"/>
        </w:r>
        <w:r w:rsidRPr="00C94FF0">
          <w:rPr>
            <w:b w:val="0"/>
            <w:bCs/>
            <w:webHidden/>
            <w:rPrChange w:id="212" w:author="Visone Rossana (GSE)" w:date="2025-10-27T12:59:00Z" w16du:dateUtc="2025-10-27T11:59:00Z">
              <w:rPr>
                <w:webHidden/>
              </w:rPr>
            </w:rPrChange>
          </w:rPr>
          <w:instrText xml:space="preserve"> PAGEREF _Toc212462492 \h </w:instrText>
        </w:r>
      </w:ins>
      <w:r w:rsidRPr="00C94FF0">
        <w:rPr>
          <w:b w:val="0"/>
          <w:webHidden/>
          <w:rPrChange w:id="213" w:author="Visone Rossana (GSE)" w:date="2025-10-29T15:10:00Z" w16du:dateUtc="2025-10-29T14:10:00Z">
            <w:rPr>
              <w:b w:val="0"/>
              <w:webHidden/>
            </w:rPr>
          </w:rPrChange>
        </w:rPr>
      </w:r>
      <w:ins w:id="214" w:author="Visone Rossana (GSE)" w:date="2025-10-27T12:57:00Z" w16du:dateUtc="2025-10-27T11:57:00Z">
        <w:r w:rsidRPr="00C94FF0">
          <w:rPr>
            <w:b w:val="0"/>
            <w:bCs/>
            <w:webHidden/>
            <w:rPrChange w:id="215" w:author="Visone Rossana (GSE)" w:date="2025-10-27T12:59:00Z" w16du:dateUtc="2025-10-27T11:59:00Z">
              <w:rPr>
                <w:webHidden/>
              </w:rPr>
            </w:rPrChange>
          </w:rPr>
          <w:fldChar w:fldCharType="separate"/>
        </w:r>
      </w:ins>
      <w:ins w:id="216" w:author="Visone Rossana (GSE)" w:date="2025-10-27T13:02:00Z" w16du:dateUtc="2025-10-27T12:02:00Z">
        <w:r w:rsidR="00A6225C" w:rsidRPr="00FC7D0F">
          <w:rPr>
            <w:b w:val="0"/>
            <w:webHidden/>
          </w:rPr>
          <w:t>35</w:t>
        </w:r>
      </w:ins>
      <w:ins w:id="217" w:author="Visone Rossana (GSE)" w:date="2025-10-27T12:57:00Z" w16du:dateUtc="2025-10-27T11:57:00Z">
        <w:r w:rsidRPr="00C94FF0">
          <w:rPr>
            <w:b w:val="0"/>
            <w:bCs/>
            <w:webHidden/>
            <w:rPrChange w:id="218" w:author="Visone Rossana (GSE)" w:date="2025-10-27T12:59:00Z" w16du:dateUtc="2025-10-27T11:59:00Z">
              <w:rPr>
                <w:webHidden/>
              </w:rPr>
            </w:rPrChange>
          </w:rPr>
          <w:fldChar w:fldCharType="end"/>
        </w:r>
        <w:r w:rsidRPr="00C94FF0">
          <w:rPr>
            <w:rStyle w:val="Collegamentoipertestuale"/>
            <w:b w:val="0"/>
            <w:bCs/>
            <w:rPrChange w:id="219" w:author="Visone Rossana (GSE)" w:date="2025-10-27T12:59:00Z" w16du:dateUtc="2025-10-27T11:59:00Z">
              <w:rPr>
                <w:rStyle w:val="Collegamentoipertestuale"/>
              </w:rPr>
            </w:rPrChange>
          </w:rPr>
          <w:fldChar w:fldCharType="end"/>
        </w:r>
      </w:ins>
    </w:p>
    <w:p w14:paraId="571EE287" w14:textId="20A76D60" w:rsidR="00C952FD" w:rsidRPr="00C94FF0" w:rsidRDefault="00C952FD">
      <w:pPr>
        <w:pStyle w:val="Sommario2"/>
        <w:tabs>
          <w:tab w:val="left" w:pos="993"/>
        </w:tabs>
        <w:rPr>
          <w:ins w:id="220" w:author="Visone Rossana (GSE)" w:date="2025-10-27T12:57:00Z" w16du:dateUtc="2025-10-27T11:57:00Z"/>
          <w:rFonts w:cstheme="minorBidi"/>
          <w:b w:val="0"/>
          <w:bCs/>
          <w:smallCaps w:val="0"/>
          <w:kern w:val="2"/>
          <w:sz w:val="24"/>
          <w:lang w:eastAsia="it-IT"/>
          <w14:ligatures w14:val="standardContextual"/>
        </w:rPr>
      </w:pPr>
      <w:ins w:id="221" w:author="Visone Rossana (GSE)" w:date="2025-10-27T12:57:00Z" w16du:dateUtc="2025-10-27T11:57:00Z">
        <w:r w:rsidRPr="00C94FF0">
          <w:rPr>
            <w:rStyle w:val="Collegamentoipertestuale"/>
            <w:b w:val="0"/>
            <w:bCs/>
            <w:rPrChange w:id="222" w:author="Visone Rossana (GSE)" w:date="2025-10-27T12:59:00Z" w16du:dateUtc="2025-10-27T11:59:00Z">
              <w:rPr>
                <w:rStyle w:val="Collegamentoipertestuale"/>
              </w:rPr>
            </w:rPrChange>
          </w:rPr>
          <w:fldChar w:fldCharType="begin"/>
        </w:r>
        <w:r w:rsidRPr="00C94FF0">
          <w:rPr>
            <w:rStyle w:val="Collegamentoipertestuale"/>
            <w:b w:val="0"/>
            <w:bCs/>
            <w:rPrChange w:id="223" w:author="Visone Rossana (GSE)" w:date="2025-10-27T12:59:00Z" w16du:dateUtc="2025-10-27T11:59:00Z">
              <w:rPr>
                <w:rStyle w:val="Collegamentoipertestuale"/>
              </w:rPr>
            </w:rPrChange>
          </w:rPr>
          <w:instrText xml:space="preserve"> </w:instrText>
        </w:r>
        <w:r w:rsidRPr="00C94FF0">
          <w:rPr>
            <w:b w:val="0"/>
            <w:bCs/>
            <w:rPrChange w:id="224" w:author="Visone Rossana (GSE)" w:date="2025-10-27T12:59:00Z" w16du:dateUtc="2025-10-27T11:59:00Z">
              <w:rPr/>
            </w:rPrChange>
          </w:rPr>
          <w:instrText>HYPERLINK \l "_Toc212462493"</w:instrText>
        </w:r>
        <w:r w:rsidRPr="00C94FF0">
          <w:rPr>
            <w:rStyle w:val="Collegamentoipertestuale"/>
            <w:b w:val="0"/>
            <w:bCs/>
            <w:rPrChange w:id="225" w:author="Visone Rossana (GSE)" w:date="2025-10-27T12:59:00Z" w16du:dateUtc="2025-10-27T11:59:00Z">
              <w:rPr>
                <w:rStyle w:val="Collegamentoipertestuale"/>
              </w:rPr>
            </w:rPrChange>
          </w:rPr>
          <w:instrText xml:space="preserve"> </w:instrText>
        </w:r>
        <w:r w:rsidRPr="00C94FF0">
          <w:rPr>
            <w:rStyle w:val="Collegamentoipertestuale"/>
            <w:b w:val="0"/>
            <w:rPrChange w:id="226" w:author="Visone Rossana (GSE)" w:date="2025-10-29T15:10:00Z" w16du:dateUtc="2025-10-29T14:10:00Z">
              <w:rPr>
                <w:rStyle w:val="Collegamentoipertestuale"/>
                <w:b w:val="0"/>
              </w:rPr>
            </w:rPrChange>
          </w:rPr>
        </w:r>
        <w:r w:rsidRPr="00C94FF0">
          <w:rPr>
            <w:rStyle w:val="Collegamentoipertestuale"/>
            <w:b w:val="0"/>
            <w:bCs/>
            <w:rPrChange w:id="227" w:author="Visone Rossana (GSE)" w:date="2025-10-27T12:59:00Z" w16du:dateUtc="2025-10-27T11:59:00Z">
              <w:rPr>
                <w:rStyle w:val="Collegamentoipertestuale"/>
              </w:rPr>
            </w:rPrChange>
          </w:rPr>
          <w:fldChar w:fldCharType="separate"/>
        </w:r>
        <w:r w:rsidRPr="00C94FF0">
          <w:rPr>
            <w:rStyle w:val="Collegamentoipertestuale"/>
            <w:b w:val="0"/>
            <w:bCs/>
            <w:rPrChange w:id="228" w:author="Visone Rossana (GSE)" w:date="2025-10-27T12:59:00Z" w16du:dateUtc="2025-10-27T11:59:00Z">
              <w:rPr>
                <w:rStyle w:val="Collegamentoipertestuale"/>
              </w:rPr>
            </w:rPrChange>
          </w:rPr>
          <w:t>4.5.</w:t>
        </w:r>
        <w:r w:rsidRPr="00C94FF0">
          <w:rPr>
            <w:rFonts w:cstheme="minorBidi"/>
            <w:b w:val="0"/>
            <w:bCs/>
            <w:smallCaps w:val="0"/>
            <w:kern w:val="2"/>
            <w:sz w:val="24"/>
            <w:lang w:eastAsia="it-IT"/>
            <w14:ligatures w14:val="standardContextual"/>
          </w:rPr>
          <w:tab/>
        </w:r>
        <w:r w:rsidRPr="00C94FF0">
          <w:rPr>
            <w:rStyle w:val="Collegamentoipertestuale"/>
            <w:b w:val="0"/>
            <w:bCs/>
            <w:rPrChange w:id="229" w:author="Visone Rossana (GSE)" w:date="2025-10-27T12:59:00Z" w16du:dateUtc="2025-10-27T11:59:00Z">
              <w:rPr>
                <w:rStyle w:val="Collegamentoipertestuale"/>
              </w:rPr>
            </w:rPrChange>
          </w:rPr>
          <w:t>Cumulabilità</w:t>
        </w:r>
        <w:r w:rsidRPr="00C94FF0">
          <w:rPr>
            <w:b w:val="0"/>
            <w:bCs/>
            <w:webHidden/>
            <w:rPrChange w:id="230" w:author="Visone Rossana (GSE)" w:date="2025-10-27T12:59:00Z" w16du:dateUtc="2025-10-27T11:59:00Z">
              <w:rPr>
                <w:webHidden/>
              </w:rPr>
            </w:rPrChange>
          </w:rPr>
          <w:tab/>
        </w:r>
        <w:r w:rsidRPr="00C94FF0">
          <w:rPr>
            <w:b w:val="0"/>
            <w:bCs/>
            <w:webHidden/>
            <w:rPrChange w:id="231" w:author="Visone Rossana (GSE)" w:date="2025-10-27T12:59:00Z" w16du:dateUtc="2025-10-27T11:59:00Z">
              <w:rPr>
                <w:webHidden/>
              </w:rPr>
            </w:rPrChange>
          </w:rPr>
          <w:fldChar w:fldCharType="begin"/>
        </w:r>
        <w:r w:rsidRPr="00C94FF0">
          <w:rPr>
            <w:b w:val="0"/>
            <w:bCs/>
            <w:webHidden/>
            <w:rPrChange w:id="232" w:author="Visone Rossana (GSE)" w:date="2025-10-27T12:59:00Z" w16du:dateUtc="2025-10-27T11:59:00Z">
              <w:rPr>
                <w:webHidden/>
              </w:rPr>
            </w:rPrChange>
          </w:rPr>
          <w:instrText xml:space="preserve"> PAGEREF _Toc212462493 \h </w:instrText>
        </w:r>
      </w:ins>
      <w:r w:rsidRPr="00C94FF0">
        <w:rPr>
          <w:b w:val="0"/>
          <w:webHidden/>
          <w:rPrChange w:id="233" w:author="Visone Rossana (GSE)" w:date="2025-10-29T15:10:00Z" w16du:dateUtc="2025-10-29T14:10:00Z">
            <w:rPr>
              <w:b w:val="0"/>
              <w:webHidden/>
            </w:rPr>
          </w:rPrChange>
        </w:rPr>
      </w:r>
      <w:ins w:id="234" w:author="Visone Rossana (GSE)" w:date="2025-10-27T12:57:00Z" w16du:dateUtc="2025-10-27T11:57:00Z">
        <w:r w:rsidRPr="00C94FF0">
          <w:rPr>
            <w:b w:val="0"/>
            <w:bCs/>
            <w:webHidden/>
            <w:rPrChange w:id="235" w:author="Visone Rossana (GSE)" w:date="2025-10-27T12:59:00Z" w16du:dateUtc="2025-10-27T11:59:00Z">
              <w:rPr>
                <w:webHidden/>
              </w:rPr>
            </w:rPrChange>
          </w:rPr>
          <w:fldChar w:fldCharType="separate"/>
        </w:r>
      </w:ins>
      <w:ins w:id="236" w:author="Visone Rossana (GSE)" w:date="2025-10-27T13:02:00Z" w16du:dateUtc="2025-10-27T12:02:00Z">
        <w:r w:rsidR="00A6225C" w:rsidRPr="00FC7D0F">
          <w:rPr>
            <w:b w:val="0"/>
            <w:webHidden/>
          </w:rPr>
          <w:t>36</w:t>
        </w:r>
      </w:ins>
      <w:ins w:id="237" w:author="Visone Rossana (GSE)" w:date="2025-10-27T12:57:00Z" w16du:dateUtc="2025-10-27T11:57:00Z">
        <w:r w:rsidRPr="00C94FF0">
          <w:rPr>
            <w:b w:val="0"/>
            <w:bCs/>
            <w:webHidden/>
            <w:rPrChange w:id="238" w:author="Visone Rossana (GSE)" w:date="2025-10-27T12:59:00Z" w16du:dateUtc="2025-10-27T11:59:00Z">
              <w:rPr>
                <w:webHidden/>
              </w:rPr>
            </w:rPrChange>
          </w:rPr>
          <w:fldChar w:fldCharType="end"/>
        </w:r>
        <w:r w:rsidRPr="00C94FF0">
          <w:rPr>
            <w:rStyle w:val="Collegamentoipertestuale"/>
            <w:b w:val="0"/>
            <w:bCs/>
            <w:rPrChange w:id="239" w:author="Visone Rossana (GSE)" w:date="2025-10-27T12:59:00Z" w16du:dateUtc="2025-10-27T11:59:00Z">
              <w:rPr>
                <w:rStyle w:val="Collegamentoipertestuale"/>
              </w:rPr>
            </w:rPrChange>
          </w:rPr>
          <w:fldChar w:fldCharType="end"/>
        </w:r>
      </w:ins>
    </w:p>
    <w:p w14:paraId="56E53C11" w14:textId="0C28759A" w:rsidR="00C952FD" w:rsidRPr="00C94FF0" w:rsidRDefault="00C952FD">
      <w:pPr>
        <w:pStyle w:val="Sommario2"/>
        <w:tabs>
          <w:tab w:val="left" w:pos="993"/>
        </w:tabs>
        <w:rPr>
          <w:ins w:id="240" w:author="Visone Rossana (GSE)" w:date="2025-10-27T12:57:00Z" w16du:dateUtc="2025-10-27T11:57:00Z"/>
          <w:rFonts w:cstheme="minorBidi"/>
          <w:b w:val="0"/>
          <w:bCs/>
          <w:smallCaps w:val="0"/>
          <w:kern w:val="2"/>
          <w:sz w:val="24"/>
          <w:lang w:eastAsia="it-IT"/>
          <w14:ligatures w14:val="standardContextual"/>
        </w:rPr>
      </w:pPr>
      <w:ins w:id="241" w:author="Visone Rossana (GSE)" w:date="2025-10-27T12:57:00Z" w16du:dateUtc="2025-10-27T11:57:00Z">
        <w:r w:rsidRPr="00C94FF0">
          <w:rPr>
            <w:rStyle w:val="Collegamentoipertestuale"/>
            <w:b w:val="0"/>
            <w:bCs/>
            <w:rPrChange w:id="242" w:author="Visone Rossana (GSE)" w:date="2025-10-27T12:59:00Z" w16du:dateUtc="2025-10-27T11:59:00Z">
              <w:rPr>
                <w:rStyle w:val="Collegamentoipertestuale"/>
              </w:rPr>
            </w:rPrChange>
          </w:rPr>
          <w:fldChar w:fldCharType="begin"/>
        </w:r>
        <w:r w:rsidRPr="00C94FF0">
          <w:rPr>
            <w:rStyle w:val="Collegamentoipertestuale"/>
            <w:b w:val="0"/>
            <w:bCs/>
            <w:rPrChange w:id="243" w:author="Visone Rossana (GSE)" w:date="2025-10-27T12:59:00Z" w16du:dateUtc="2025-10-27T11:59:00Z">
              <w:rPr>
                <w:rStyle w:val="Collegamentoipertestuale"/>
              </w:rPr>
            </w:rPrChange>
          </w:rPr>
          <w:instrText xml:space="preserve"> </w:instrText>
        </w:r>
        <w:r w:rsidRPr="00C94FF0">
          <w:rPr>
            <w:b w:val="0"/>
            <w:bCs/>
            <w:rPrChange w:id="244" w:author="Visone Rossana (GSE)" w:date="2025-10-27T12:59:00Z" w16du:dateUtc="2025-10-27T11:59:00Z">
              <w:rPr/>
            </w:rPrChange>
          </w:rPr>
          <w:instrText>HYPERLINK \l "_Toc212462495"</w:instrText>
        </w:r>
        <w:r w:rsidRPr="00C94FF0">
          <w:rPr>
            <w:rStyle w:val="Collegamentoipertestuale"/>
            <w:b w:val="0"/>
            <w:bCs/>
            <w:rPrChange w:id="245" w:author="Visone Rossana (GSE)" w:date="2025-10-27T12:59:00Z" w16du:dateUtc="2025-10-27T11:59:00Z">
              <w:rPr>
                <w:rStyle w:val="Collegamentoipertestuale"/>
              </w:rPr>
            </w:rPrChange>
          </w:rPr>
          <w:instrText xml:space="preserve"> </w:instrText>
        </w:r>
        <w:r w:rsidRPr="00C94FF0">
          <w:rPr>
            <w:rStyle w:val="Collegamentoipertestuale"/>
            <w:b w:val="0"/>
            <w:rPrChange w:id="246" w:author="Visone Rossana (GSE)" w:date="2025-10-29T15:10:00Z" w16du:dateUtc="2025-10-29T14:10:00Z">
              <w:rPr>
                <w:rStyle w:val="Collegamentoipertestuale"/>
                <w:b w:val="0"/>
              </w:rPr>
            </w:rPrChange>
          </w:rPr>
        </w:r>
        <w:r w:rsidRPr="00C94FF0">
          <w:rPr>
            <w:rStyle w:val="Collegamentoipertestuale"/>
            <w:b w:val="0"/>
            <w:bCs/>
            <w:rPrChange w:id="247" w:author="Visone Rossana (GSE)" w:date="2025-10-27T12:59:00Z" w16du:dateUtc="2025-10-27T11:59:00Z">
              <w:rPr>
                <w:rStyle w:val="Collegamentoipertestuale"/>
              </w:rPr>
            </w:rPrChange>
          </w:rPr>
          <w:fldChar w:fldCharType="separate"/>
        </w:r>
        <w:r w:rsidRPr="00C94FF0">
          <w:rPr>
            <w:rStyle w:val="Collegamentoipertestuale"/>
            <w:b w:val="0"/>
            <w:bCs/>
            <w:rPrChange w:id="248" w:author="Visone Rossana (GSE)" w:date="2025-10-27T12:59:00Z" w16du:dateUtc="2025-10-27T11:59:00Z">
              <w:rPr>
                <w:rStyle w:val="Collegamentoipertestuale"/>
              </w:rPr>
            </w:rPrChange>
          </w:rPr>
          <w:t>4.6.</w:t>
        </w:r>
        <w:r w:rsidRPr="00C94FF0">
          <w:rPr>
            <w:rFonts w:cstheme="minorBidi"/>
            <w:b w:val="0"/>
            <w:bCs/>
            <w:smallCaps w:val="0"/>
            <w:kern w:val="2"/>
            <w:sz w:val="24"/>
            <w:lang w:eastAsia="it-IT"/>
            <w14:ligatures w14:val="standardContextual"/>
          </w:rPr>
          <w:tab/>
        </w:r>
        <w:r w:rsidRPr="00C94FF0">
          <w:rPr>
            <w:rStyle w:val="Collegamentoipertestuale"/>
            <w:b w:val="0"/>
            <w:bCs/>
            <w:rPrChange w:id="249" w:author="Visone Rossana (GSE)" w:date="2025-10-27T12:59:00Z" w16du:dateUtc="2025-10-27T11:59:00Z">
              <w:rPr>
                <w:rStyle w:val="Collegamentoipertestuale"/>
              </w:rPr>
            </w:rPrChange>
          </w:rPr>
          <w:t>Aspetti fiscali connessi all’erogazione degli incentivi</w:t>
        </w:r>
        <w:r w:rsidRPr="00C94FF0">
          <w:rPr>
            <w:b w:val="0"/>
            <w:bCs/>
            <w:webHidden/>
            <w:rPrChange w:id="250" w:author="Visone Rossana (GSE)" w:date="2025-10-27T12:59:00Z" w16du:dateUtc="2025-10-27T11:59:00Z">
              <w:rPr>
                <w:webHidden/>
              </w:rPr>
            </w:rPrChange>
          </w:rPr>
          <w:tab/>
        </w:r>
        <w:r w:rsidRPr="00C94FF0">
          <w:rPr>
            <w:b w:val="0"/>
            <w:bCs/>
            <w:webHidden/>
            <w:rPrChange w:id="251" w:author="Visone Rossana (GSE)" w:date="2025-10-27T12:59:00Z" w16du:dateUtc="2025-10-27T11:59:00Z">
              <w:rPr>
                <w:webHidden/>
              </w:rPr>
            </w:rPrChange>
          </w:rPr>
          <w:fldChar w:fldCharType="begin"/>
        </w:r>
        <w:r w:rsidRPr="00C94FF0">
          <w:rPr>
            <w:b w:val="0"/>
            <w:bCs/>
            <w:webHidden/>
            <w:rPrChange w:id="252" w:author="Visone Rossana (GSE)" w:date="2025-10-27T12:59:00Z" w16du:dateUtc="2025-10-27T11:59:00Z">
              <w:rPr>
                <w:webHidden/>
              </w:rPr>
            </w:rPrChange>
          </w:rPr>
          <w:instrText xml:space="preserve"> PAGEREF _Toc212462495 \h </w:instrText>
        </w:r>
      </w:ins>
      <w:r w:rsidRPr="00C94FF0">
        <w:rPr>
          <w:b w:val="0"/>
          <w:webHidden/>
          <w:rPrChange w:id="253" w:author="Visone Rossana (GSE)" w:date="2025-10-29T15:10:00Z" w16du:dateUtc="2025-10-29T14:10:00Z">
            <w:rPr>
              <w:b w:val="0"/>
              <w:webHidden/>
            </w:rPr>
          </w:rPrChange>
        </w:rPr>
      </w:r>
      <w:ins w:id="254" w:author="Visone Rossana (GSE)" w:date="2025-10-27T12:57:00Z" w16du:dateUtc="2025-10-27T11:57:00Z">
        <w:r w:rsidRPr="00C94FF0">
          <w:rPr>
            <w:b w:val="0"/>
            <w:bCs/>
            <w:webHidden/>
            <w:rPrChange w:id="255" w:author="Visone Rossana (GSE)" w:date="2025-10-27T12:59:00Z" w16du:dateUtc="2025-10-27T11:59:00Z">
              <w:rPr>
                <w:webHidden/>
              </w:rPr>
            </w:rPrChange>
          </w:rPr>
          <w:fldChar w:fldCharType="separate"/>
        </w:r>
      </w:ins>
      <w:ins w:id="256" w:author="Visone Rossana (GSE)" w:date="2025-10-27T13:02:00Z" w16du:dateUtc="2025-10-27T12:02:00Z">
        <w:r w:rsidR="00A6225C" w:rsidRPr="00FC7D0F">
          <w:rPr>
            <w:b w:val="0"/>
            <w:webHidden/>
          </w:rPr>
          <w:t>37</w:t>
        </w:r>
      </w:ins>
      <w:ins w:id="257" w:author="Visone Rossana (GSE)" w:date="2025-10-27T12:57:00Z" w16du:dateUtc="2025-10-27T11:57:00Z">
        <w:r w:rsidRPr="00C94FF0">
          <w:rPr>
            <w:b w:val="0"/>
            <w:bCs/>
            <w:webHidden/>
            <w:rPrChange w:id="258" w:author="Visone Rossana (GSE)" w:date="2025-10-27T12:59:00Z" w16du:dateUtc="2025-10-27T11:59:00Z">
              <w:rPr>
                <w:webHidden/>
              </w:rPr>
            </w:rPrChange>
          </w:rPr>
          <w:fldChar w:fldCharType="end"/>
        </w:r>
        <w:r w:rsidRPr="00C94FF0">
          <w:rPr>
            <w:rStyle w:val="Collegamentoipertestuale"/>
            <w:b w:val="0"/>
            <w:bCs/>
            <w:rPrChange w:id="259" w:author="Visone Rossana (GSE)" w:date="2025-10-27T12:59:00Z" w16du:dateUtc="2025-10-27T11:59:00Z">
              <w:rPr>
                <w:rStyle w:val="Collegamentoipertestuale"/>
              </w:rPr>
            </w:rPrChange>
          </w:rPr>
          <w:fldChar w:fldCharType="end"/>
        </w:r>
      </w:ins>
    </w:p>
    <w:p w14:paraId="333E4F03" w14:textId="7D047ACE" w:rsidR="00C952FD" w:rsidRPr="00C94FF0" w:rsidRDefault="00C952FD">
      <w:pPr>
        <w:pStyle w:val="Sommario2"/>
        <w:tabs>
          <w:tab w:val="left" w:pos="993"/>
        </w:tabs>
        <w:rPr>
          <w:ins w:id="260" w:author="Visone Rossana (GSE)" w:date="2025-10-27T12:57:00Z" w16du:dateUtc="2025-10-27T11:57:00Z"/>
          <w:rFonts w:cstheme="minorBidi"/>
          <w:b w:val="0"/>
          <w:bCs/>
          <w:smallCaps w:val="0"/>
          <w:kern w:val="2"/>
          <w:sz w:val="24"/>
          <w:lang w:eastAsia="it-IT"/>
          <w14:ligatures w14:val="standardContextual"/>
        </w:rPr>
      </w:pPr>
      <w:ins w:id="261" w:author="Visone Rossana (GSE)" w:date="2025-10-27T12:57:00Z" w16du:dateUtc="2025-10-27T11:57:00Z">
        <w:r w:rsidRPr="00C94FF0">
          <w:rPr>
            <w:rStyle w:val="Collegamentoipertestuale"/>
            <w:b w:val="0"/>
            <w:bCs/>
            <w:rPrChange w:id="262" w:author="Visone Rossana (GSE)" w:date="2025-10-27T12:59:00Z" w16du:dateUtc="2025-10-27T11:59:00Z">
              <w:rPr>
                <w:rStyle w:val="Collegamentoipertestuale"/>
              </w:rPr>
            </w:rPrChange>
          </w:rPr>
          <w:fldChar w:fldCharType="begin"/>
        </w:r>
        <w:r w:rsidRPr="00C94FF0">
          <w:rPr>
            <w:rStyle w:val="Collegamentoipertestuale"/>
            <w:b w:val="0"/>
            <w:bCs/>
            <w:rPrChange w:id="263" w:author="Visone Rossana (GSE)" w:date="2025-10-27T12:59:00Z" w16du:dateUtc="2025-10-27T11:59:00Z">
              <w:rPr>
                <w:rStyle w:val="Collegamentoipertestuale"/>
              </w:rPr>
            </w:rPrChange>
          </w:rPr>
          <w:instrText xml:space="preserve"> </w:instrText>
        </w:r>
        <w:r w:rsidRPr="00C94FF0">
          <w:rPr>
            <w:b w:val="0"/>
            <w:bCs/>
            <w:rPrChange w:id="264" w:author="Visone Rossana (GSE)" w:date="2025-10-27T12:59:00Z" w16du:dateUtc="2025-10-27T11:59:00Z">
              <w:rPr/>
            </w:rPrChange>
          </w:rPr>
          <w:instrText>HYPERLINK \l "_Toc212462496"</w:instrText>
        </w:r>
        <w:r w:rsidRPr="00C94FF0">
          <w:rPr>
            <w:rStyle w:val="Collegamentoipertestuale"/>
            <w:b w:val="0"/>
            <w:bCs/>
            <w:rPrChange w:id="265" w:author="Visone Rossana (GSE)" w:date="2025-10-27T12:59:00Z" w16du:dateUtc="2025-10-27T11:59:00Z">
              <w:rPr>
                <w:rStyle w:val="Collegamentoipertestuale"/>
              </w:rPr>
            </w:rPrChange>
          </w:rPr>
          <w:instrText xml:space="preserve"> </w:instrText>
        </w:r>
        <w:r w:rsidRPr="00C94FF0">
          <w:rPr>
            <w:rStyle w:val="Collegamentoipertestuale"/>
            <w:b w:val="0"/>
            <w:rPrChange w:id="266" w:author="Visone Rossana (GSE)" w:date="2025-10-29T15:10:00Z" w16du:dateUtc="2025-10-29T14:10:00Z">
              <w:rPr>
                <w:rStyle w:val="Collegamentoipertestuale"/>
                <w:b w:val="0"/>
              </w:rPr>
            </w:rPrChange>
          </w:rPr>
        </w:r>
        <w:r w:rsidRPr="00C94FF0">
          <w:rPr>
            <w:rStyle w:val="Collegamentoipertestuale"/>
            <w:b w:val="0"/>
            <w:bCs/>
            <w:rPrChange w:id="267" w:author="Visone Rossana (GSE)" w:date="2025-10-27T12:59:00Z" w16du:dateUtc="2025-10-27T11:59:00Z">
              <w:rPr>
                <w:rStyle w:val="Collegamentoipertestuale"/>
              </w:rPr>
            </w:rPrChange>
          </w:rPr>
          <w:fldChar w:fldCharType="separate"/>
        </w:r>
        <w:r w:rsidRPr="00C94FF0">
          <w:rPr>
            <w:rStyle w:val="Collegamentoipertestuale"/>
            <w:b w:val="0"/>
            <w:bCs/>
            <w:rPrChange w:id="268" w:author="Visone Rossana (GSE)" w:date="2025-10-27T12:59:00Z" w16du:dateUtc="2025-10-27T11:59:00Z">
              <w:rPr>
                <w:rStyle w:val="Collegamentoipertestuale"/>
              </w:rPr>
            </w:rPrChange>
          </w:rPr>
          <w:t>4.7.</w:t>
        </w:r>
        <w:r w:rsidRPr="00C94FF0">
          <w:rPr>
            <w:rFonts w:cstheme="minorBidi"/>
            <w:b w:val="0"/>
            <w:bCs/>
            <w:smallCaps w:val="0"/>
            <w:kern w:val="2"/>
            <w:sz w:val="24"/>
            <w:lang w:eastAsia="it-IT"/>
            <w14:ligatures w14:val="standardContextual"/>
          </w:rPr>
          <w:tab/>
        </w:r>
        <w:r w:rsidRPr="00C94FF0">
          <w:rPr>
            <w:rStyle w:val="Collegamentoipertestuale"/>
            <w:b w:val="0"/>
            <w:bCs/>
            <w:rPrChange w:id="269" w:author="Visone Rossana (GSE)" w:date="2025-10-27T12:59:00Z" w16du:dateUtc="2025-10-27T11:59:00Z">
              <w:rPr>
                <w:rStyle w:val="Collegamentoipertestuale"/>
              </w:rPr>
            </w:rPrChange>
          </w:rPr>
          <w:t>Copertura dei costi sostenuti per lo svolgimento delle attività</w:t>
        </w:r>
        <w:r w:rsidRPr="00C94FF0">
          <w:rPr>
            <w:b w:val="0"/>
            <w:bCs/>
            <w:webHidden/>
            <w:rPrChange w:id="270" w:author="Visone Rossana (GSE)" w:date="2025-10-27T12:59:00Z" w16du:dateUtc="2025-10-27T11:59:00Z">
              <w:rPr>
                <w:webHidden/>
              </w:rPr>
            </w:rPrChange>
          </w:rPr>
          <w:tab/>
        </w:r>
        <w:r w:rsidRPr="00C94FF0">
          <w:rPr>
            <w:b w:val="0"/>
            <w:bCs/>
            <w:webHidden/>
            <w:rPrChange w:id="271" w:author="Visone Rossana (GSE)" w:date="2025-10-27T12:59:00Z" w16du:dateUtc="2025-10-27T11:59:00Z">
              <w:rPr>
                <w:webHidden/>
              </w:rPr>
            </w:rPrChange>
          </w:rPr>
          <w:fldChar w:fldCharType="begin"/>
        </w:r>
        <w:r w:rsidRPr="00C94FF0">
          <w:rPr>
            <w:b w:val="0"/>
            <w:bCs/>
            <w:webHidden/>
            <w:rPrChange w:id="272" w:author="Visone Rossana (GSE)" w:date="2025-10-27T12:59:00Z" w16du:dateUtc="2025-10-27T11:59:00Z">
              <w:rPr>
                <w:webHidden/>
              </w:rPr>
            </w:rPrChange>
          </w:rPr>
          <w:instrText xml:space="preserve"> PAGEREF _Toc212462496 \h </w:instrText>
        </w:r>
      </w:ins>
      <w:r w:rsidRPr="00C94FF0">
        <w:rPr>
          <w:b w:val="0"/>
          <w:webHidden/>
          <w:rPrChange w:id="273" w:author="Visone Rossana (GSE)" w:date="2025-10-29T15:10:00Z" w16du:dateUtc="2025-10-29T14:10:00Z">
            <w:rPr>
              <w:b w:val="0"/>
              <w:webHidden/>
            </w:rPr>
          </w:rPrChange>
        </w:rPr>
      </w:r>
      <w:ins w:id="274" w:author="Visone Rossana (GSE)" w:date="2025-10-27T12:57:00Z" w16du:dateUtc="2025-10-27T11:57:00Z">
        <w:r w:rsidRPr="00C94FF0">
          <w:rPr>
            <w:b w:val="0"/>
            <w:bCs/>
            <w:webHidden/>
            <w:rPrChange w:id="275" w:author="Visone Rossana (GSE)" w:date="2025-10-27T12:59:00Z" w16du:dateUtc="2025-10-27T11:59:00Z">
              <w:rPr>
                <w:webHidden/>
              </w:rPr>
            </w:rPrChange>
          </w:rPr>
          <w:fldChar w:fldCharType="separate"/>
        </w:r>
      </w:ins>
      <w:ins w:id="276" w:author="Visone Rossana (GSE)" w:date="2025-10-27T13:02:00Z" w16du:dateUtc="2025-10-27T12:02:00Z">
        <w:r w:rsidR="00A6225C" w:rsidRPr="00FC7D0F">
          <w:rPr>
            <w:b w:val="0"/>
            <w:webHidden/>
          </w:rPr>
          <w:t>37</w:t>
        </w:r>
      </w:ins>
      <w:ins w:id="277" w:author="Visone Rossana (GSE)" w:date="2025-10-27T12:57:00Z" w16du:dateUtc="2025-10-27T11:57:00Z">
        <w:r w:rsidRPr="00C94FF0">
          <w:rPr>
            <w:b w:val="0"/>
            <w:bCs/>
            <w:webHidden/>
            <w:rPrChange w:id="278" w:author="Visone Rossana (GSE)" w:date="2025-10-27T12:59:00Z" w16du:dateUtc="2025-10-27T11:59:00Z">
              <w:rPr>
                <w:webHidden/>
              </w:rPr>
            </w:rPrChange>
          </w:rPr>
          <w:fldChar w:fldCharType="end"/>
        </w:r>
        <w:r w:rsidRPr="00C94FF0">
          <w:rPr>
            <w:rStyle w:val="Collegamentoipertestuale"/>
            <w:b w:val="0"/>
            <w:bCs/>
            <w:rPrChange w:id="279" w:author="Visone Rossana (GSE)" w:date="2025-10-27T12:59:00Z" w16du:dateUtc="2025-10-27T11:59:00Z">
              <w:rPr>
                <w:rStyle w:val="Collegamentoipertestuale"/>
              </w:rPr>
            </w:rPrChange>
          </w:rPr>
          <w:fldChar w:fldCharType="end"/>
        </w:r>
      </w:ins>
    </w:p>
    <w:p w14:paraId="786A0313" w14:textId="7B492BF5" w:rsidR="00C952FD" w:rsidRDefault="00C952FD">
      <w:pPr>
        <w:pStyle w:val="Sommario2"/>
        <w:tabs>
          <w:tab w:val="left" w:pos="993"/>
        </w:tabs>
        <w:rPr>
          <w:ins w:id="280" w:author="Visone Rossana (GSE)" w:date="2025-10-27T12:57:00Z" w16du:dateUtc="2025-10-27T11:57:00Z"/>
          <w:rFonts w:cstheme="minorBidi"/>
          <w:b w:val="0"/>
          <w:smallCaps w:val="0"/>
          <w:kern w:val="2"/>
          <w:sz w:val="24"/>
          <w:lang w:eastAsia="it-IT"/>
          <w14:ligatures w14:val="standardContextual"/>
        </w:rPr>
      </w:pPr>
      <w:ins w:id="281" w:author="Visone Rossana (GSE)" w:date="2025-10-27T12:57:00Z" w16du:dateUtc="2025-10-27T11:57:00Z">
        <w:r w:rsidRPr="00C94FF0">
          <w:rPr>
            <w:rStyle w:val="Collegamentoipertestuale"/>
            <w:b w:val="0"/>
            <w:bCs/>
            <w:rPrChange w:id="282" w:author="Visone Rossana (GSE)" w:date="2025-10-27T12:59:00Z" w16du:dateUtc="2025-10-27T11:59:00Z">
              <w:rPr>
                <w:rStyle w:val="Collegamentoipertestuale"/>
              </w:rPr>
            </w:rPrChange>
          </w:rPr>
          <w:fldChar w:fldCharType="begin"/>
        </w:r>
        <w:r w:rsidRPr="00C94FF0">
          <w:rPr>
            <w:rStyle w:val="Collegamentoipertestuale"/>
            <w:b w:val="0"/>
            <w:bCs/>
            <w:rPrChange w:id="283" w:author="Visone Rossana (GSE)" w:date="2025-10-27T12:59:00Z" w16du:dateUtc="2025-10-27T11:59:00Z">
              <w:rPr>
                <w:rStyle w:val="Collegamentoipertestuale"/>
              </w:rPr>
            </w:rPrChange>
          </w:rPr>
          <w:instrText xml:space="preserve"> </w:instrText>
        </w:r>
        <w:r w:rsidRPr="00C94FF0">
          <w:rPr>
            <w:b w:val="0"/>
            <w:bCs/>
            <w:rPrChange w:id="284" w:author="Visone Rossana (GSE)" w:date="2025-10-27T12:59:00Z" w16du:dateUtc="2025-10-27T11:59:00Z">
              <w:rPr/>
            </w:rPrChange>
          </w:rPr>
          <w:instrText>HYPERLINK \l "_Toc212462497"</w:instrText>
        </w:r>
        <w:r w:rsidRPr="00C94FF0">
          <w:rPr>
            <w:rStyle w:val="Collegamentoipertestuale"/>
            <w:b w:val="0"/>
            <w:bCs/>
            <w:rPrChange w:id="285" w:author="Visone Rossana (GSE)" w:date="2025-10-27T12:59:00Z" w16du:dateUtc="2025-10-27T11:59:00Z">
              <w:rPr>
                <w:rStyle w:val="Collegamentoipertestuale"/>
              </w:rPr>
            </w:rPrChange>
          </w:rPr>
          <w:instrText xml:space="preserve"> </w:instrText>
        </w:r>
        <w:r w:rsidRPr="00C94FF0">
          <w:rPr>
            <w:rStyle w:val="Collegamentoipertestuale"/>
            <w:b w:val="0"/>
            <w:rPrChange w:id="286" w:author="Visone Rossana (GSE)" w:date="2025-10-29T15:10:00Z" w16du:dateUtc="2025-10-29T14:10:00Z">
              <w:rPr>
                <w:rStyle w:val="Collegamentoipertestuale"/>
                <w:b w:val="0"/>
              </w:rPr>
            </w:rPrChange>
          </w:rPr>
        </w:r>
        <w:r w:rsidRPr="00C94FF0">
          <w:rPr>
            <w:rStyle w:val="Collegamentoipertestuale"/>
            <w:b w:val="0"/>
            <w:bCs/>
            <w:rPrChange w:id="287" w:author="Visone Rossana (GSE)" w:date="2025-10-27T12:59:00Z" w16du:dateUtc="2025-10-27T11:59:00Z">
              <w:rPr>
                <w:rStyle w:val="Collegamentoipertestuale"/>
              </w:rPr>
            </w:rPrChange>
          </w:rPr>
          <w:fldChar w:fldCharType="separate"/>
        </w:r>
        <w:r w:rsidRPr="00C94FF0">
          <w:rPr>
            <w:rStyle w:val="Collegamentoipertestuale"/>
            <w:b w:val="0"/>
            <w:bCs/>
            <w:rPrChange w:id="288" w:author="Visone Rossana (GSE)" w:date="2025-10-27T12:59:00Z" w16du:dateUtc="2025-10-27T11:59:00Z">
              <w:rPr>
                <w:rStyle w:val="Collegamentoipertestuale"/>
              </w:rPr>
            </w:rPrChange>
          </w:rPr>
          <w:t>4.8.</w:t>
        </w:r>
        <w:r w:rsidRPr="00C94FF0">
          <w:rPr>
            <w:rFonts w:cstheme="minorBidi"/>
            <w:b w:val="0"/>
            <w:bCs/>
            <w:smallCaps w:val="0"/>
            <w:kern w:val="2"/>
            <w:sz w:val="24"/>
            <w:lang w:eastAsia="it-IT"/>
            <w14:ligatures w14:val="standardContextual"/>
          </w:rPr>
          <w:tab/>
        </w:r>
        <w:r w:rsidRPr="00C94FF0">
          <w:rPr>
            <w:rStyle w:val="Collegamentoipertestuale"/>
            <w:b w:val="0"/>
            <w:bCs/>
            <w:rPrChange w:id="289" w:author="Visone Rossana (GSE)" w:date="2025-10-27T12:59:00Z" w16du:dateUtc="2025-10-27T11:59:00Z">
              <w:rPr>
                <w:rStyle w:val="Collegamentoipertestuale"/>
              </w:rPr>
            </w:rPrChange>
          </w:rPr>
          <w:t>Controlli e accertamenti antimafia</w:t>
        </w:r>
        <w:r w:rsidRPr="00C94FF0">
          <w:rPr>
            <w:b w:val="0"/>
            <w:bCs/>
            <w:webHidden/>
            <w:rPrChange w:id="290" w:author="Visone Rossana (GSE)" w:date="2025-10-27T12:59:00Z" w16du:dateUtc="2025-10-27T11:59:00Z">
              <w:rPr>
                <w:webHidden/>
              </w:rPr>
            </w:rPrChange>
          </w:rPr>
          <w:tab/>
        </w:r>
        <w:r w:rsidRPr="00C94FF0">
          <w:rPr>
            <w:b w:val="0"/>
            <w:bCs/>
            <w:webHidden/>
            <w:rPrChange w:id="291" w:author="Visone Rossana (GSE)" w:date="2025-10-27T12:59:00Z" w16du:dateUtc="2025-10-27T11:59:00Z">
              <w:rPr>
                <w:webHidden/>
              </w:rPr>
            </w:rPrChange>
          </w:rPr>
          <w:fldChar w:fldCharType="begin"/>
        </w:r>
        <w:r w:rsidRPr="00C94FF0">
          <w:rPr>
            <w:b w:val="0"/>
            <w:bCs/>
            <w:webHidden/>
            <w:rPrChange w:id="292" w:author="Visone Rossana (GSE)" w:date="2025-10-27T12:59:00Z" w16du:dateUtc="2025-10-27T11:59:00Z">
              <w:rPr>
                <w:webHidden/>
              </w:rPr>
            </w:rPrChange>
          </w:rPr>
          <w:instrText xml:space="preserve"> PAGEREF _Toc212462497 \h </w:instrText>
        </w:r>
      </w:ins>
      <w:r w:rsidRPr="00C94FF0">
        <w:rPr>
          <w:b w:val="0"/>
          <w:webHidden/>
          <w:rPrChange w:id="293" w:author="Visone Rossana (GSE)" w:date="2025-10-29T15:10:00Z" w16du:dateUtc="2025-10-29T14:10:00Z">
            <w:rPr>
              <w:b w:val="0"/>
              <w:webHidden/>
            </w:rPr>
          </w:rPrChange>
        </w:rPr>
      </w:r>
      <w:ins w:id="294" w:author="Visone Rossana (GSE)" w:date="2025-10-27T12:57:00Z" w16du:dateUtc="2025-10-27T11:57:00Z">
        <w:r w:rsidRPr="00C94FF0">
          <w:rPr>
            <w:b w:val="0"/>
            <w:bCs/>
            <w:webHidden/>
            <w:rPrChange w:id="295" w:author="Visone Rossana (GSE)" w:date="2025-10-27T12:59:00Z" w16du:dateUtc="2025-10-27T11:59:00Z">
              <w:rPr>
                <w:webHidden/>
              </w:rPr>
            </w:rPrChange>
          </w:rPr>
          <w:fldChar w:fldCharType="separate"/>
        </w:r>
      </w:ins>
      <w:ins w:id="296" w:author="Visone Rossana (GSE)" w:date="2025-10-27T13:02:00Z" w16du:dateUtc="2025-10-27T12:02:00Z">
        <w:r w:rsidR="00A6225C" w:rsidRPr="00FC7D0F">
          <w:rPr>
            <w:b w:val="0"/>
            <w:webHidden/>
          </w:rPr>
          <w:t>37</w:t>
        </w:r>
      </w:ins>
      <w:ins w:id="297" w:author="Visone Rossana (GSE)" w:date="2025-10-27T12:57:00Z" w16du:dateUtc="2025-10-27T11:57:00Z">
        <w:r w:rsidRPr="00C94FF0">
          <w:rPr>
            <w:b w:val="0"/>
            <w:bCs/>
            <w:webHidden/>
            <w:rPrChange w:id="298" w:author="Visone Rossana (GSE)" w:date="2025-10-27T12:59:00Z" w16du:dateUtc="2025-10-27T11:59:00Z">
              <w:rPr>
                <w:webHidden/>
              </w:rPr>
            </w:rPrChange>
          </w:rPr>
          <w:fldChar w:fldCharType="end"/>
        </w:r>
        <w:r w:rsidRPr="00C94FF0">
          <w:rPr>
            <w:rStyle w:val="Collegamentoipertestuale"/>
            <w:b w:val="0"/>
            <w:bCs/>
            <w:rPrChange w:id="299" w:author="Visone Rossana (GSE)" w:date="2025-10-27T12:59:00Z" w16du:dateUtc="2025-10-27T11:59:00Z">
              <w:rPr>
                <w:rStyle w:val="Collegamentoipertestuale"/>
              </w:rPr>
            </w:rPrChange>
          </w:rPr>
          <w:fldChar w:fldCharType="end"/>
        </w:r>
      </w:ins>
    </w:p>
    <w:p w14:paraId="1604D9B4" w14:textId="4371A1B9" w:rsidR="00C952FD" w:rsidRDefault="00C952FD">
      <w:pPr>
        <w:pStyle w:val="Sommario1"/>
        <w:rPr>
          <w:ins w:id="30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"_Toc212462499"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5.</w:t>
        </w:r>
        <w:r>
          <w:rPr>
            <w:rFonts w:asciiTheme="minorHAnsi" w:hAnsiTheme="minorHAnsi" w:cstheme="minorBidi"/>
            <w:b w:val="0"/>
            <w:bCs w:val="0"/>
            <w:caps w:val="0"/>
            <w:kern w:val="2"/>
            <w:sz w:val="24"/>
            <w:lang w:eastAsia="it-IT"/>
            <w14:ligatures w14:val="standardContextual"/>
          </w:rPr>
          <w:tab/>
        </w:r>
        <w:r w:rsidRPr="00A8170F">
          <w:rPr>
            <w:rStyle w:val="Collegamentoipertestuale"/>
          </w:rPr>
          <w:t>PROCEDURA PER L’ACCESSO AGLI INCENTIVI</w:t>
        </w:r>
        <w:r>
          <w:rPr>
            <w:webHidden/>
          </w:rPr>
          <w:tab/>
        </w:r>
        <w:r>
          <w:rPr>
            <w:webHidden/>
          </w:rPr>
          <w:fldChar w:fldCharType="begin"/>
        </w:r>
        <w:r>
          <w:rPr>
            <w:webHidden/>
          </w:rPr>
          <w:instrText xml:space="preserve"> PAGEREF _Toc212462499 \h </w:instrText>
        </w:r>
      </w:ins>
      <w:r>
        <w:rPr>
          <w:webHidden/>
        </w:rPr>
      </w:r>
      <w:ins w:id="302" w:author="Visone Rossana (GSE)" w:date="2025-10-27T12:57:00Z" w16du:dateUtc="2025-10-27T11:57:00Z">
        <w:r>
          <w:rPr>
            <w:webHidden/>
          </w:rPr>
          <w:fldChar w:fldCharType="separate"/>
        </w:r>
      </w:ins>
      <w:ins w:id="303" w:author="Visone Rossana (GSE)" w:date="2025-10-27T13:02:00Z" w16du:dateUtc="2025-10-27T12:02:00Z">
        <w:r w:rsidR="00A6225C">
          <w:rPr>
            <w:webHidden/>
          </w:rPr>
          <w:t>38</w:t>
        </w:r>
      </w:ins>
      <w:ins w:id="304" w:author="Visone Rossana (GSE)" w:date="2025-10-27T12:57:00Z" w16du:dateUtc="2025-10-27T11:57:00Z">
        <w:r>
          <w:rPr>
            <w:webHidden/>
          </w:rPr>
          <w:fldChar w:fldCharType="end"/>
        </w:r>
        <w:r w:rsidRPr="00A8170F">
          <w:rPr>
            <w:rStyle w:val="Collegamentoipertestuale"/>
          </w:rPr>
          <w:fldChar w:fldCharType="end"/>
        </w:r>
      </w:ins>
    </w:p>
    <w:p w14:paraId="53209426" w14:textId="750E9566" w:rsidR="00C952FD" w:rsidRPr="00C94FF0" w:rsidRDefault="00C952FD">
      <w:pPr>
        <w:pStyle w:val="Sommario2"/>
        <w:tabs>
          <w:tab w:val="left" w:pos="993"/>
        </w:tabs>
        <w:rPr>
          <w:ins w:id="305" w:author="Visone Rossana (GSE)" w:date="2025-10-27T12:57:00Z" w16du:dateUtc="2025-10-27T11:57:00Z"/>
          <w:rFonts w:cstheme="minorBidi"/>
          <w:b w:val="0"/>
          <w:bCs/>
          <w:smallCaps w:val="0"/>
          <w:kern w:val="2"/>
          <w:sz w:val="24"/>
          <w:lang w:eastAsia="it-IT"/>
          <w14:ligatures w14:val="standardContextual"/>
        </w:rPr>
      </w:pPr>
      <w:ins w:id="306" w:author="Visone Rossana (GSE)" w:date="2025-10-27T12:57:00Z" w16du:dateUtc="2025-10-27T11:57:00Z">
        <w:r w:rsidRPr="00C94FF0">
          <w:rPr>
            <w:rStyle w:val="Collegamentoipertestuale"/>
            <w:b w:val="0"/>
            <w:bCs/>
            <w:rPrChange w:id="307" w:author="Visone Rossana (GSE)" w:date="2025-10-27T12:59:00Z" w16du:dateUtc="2025-10-27T11:59:00Z">
              <w:rPr>
                <w:rStyle w:val="Collegamentoipertestuale"/>
              </w:rPr>
            </w:rPrChange>
          </w:rPr>
          <w:fldChar w:fldCharType="begin"/>
        </w:r>
        <w:r w:rsidRPr="00C94FF0">
          <w:rPr>
            <w:rStyle w:val="Collegamentoipertestuale"/>
            <w:b w:val="0"/>
            <w:bCs/>
            <w:rPrChange w:id="308" w:author="Visone Rossana (GSE)" w:date="2025-10-27T12:59:00Z" w16du:dateUtc="2025-10-27T11:59:00Z">
              <w:rPr>
                <w:rStyle w:val="Collegamentoipertestuale"/>
              </w:rPr>
            </w:rPrChange>
          </w:rPr>
          <w:instrText xml:space="preserve"> </w:instrText>
        </w:r>
        <w:r w:rsidRPr="00C94FF0">
          <w:rPr>
            <w:b w:val="0"/>
            <w:bCs/>
            <w:rPrChange w:id="309" w:author="Visone Rossana (GSE)" w:date="2025-10-27T12:59:00Z" w16du:dateUtc="2025-10-27T11:59:00Z">
              <w:rPr/>
            </w:rPrChange>
          </w:rPr>
          <w:instrText>HYPERLINK \l "_Toc212462501"</w:instrText>
        </w:r>
        <w:r w:rsidRPr="00C94FF0">
          <w:rPr>
            <w:rStyle w:val="Collegamentoipertestuale"/>
            <w:b w:val="0"/>
            <w:bCs/>
            <w:rPrChange w:id="310" w:author="Visone Rossana (GSE)" w:date="2025-10-27T12:59:00Z" w16du:dateUtc="2025-10-27T11:59:00Z">
              <w:rPr>
                <w:rStyle w:val="Collegamentoipertestuale"/>
              </w:rPr>
            </w:rPrChange>
          </w:rPr>
          <w:instrText xml:space="preserve"> </w:instrText>
        </w:r>
        <w:r w:rsidRPr="00C94FF0">
          <w:rPr>
            <w:rStyle w:val="Collegamentoipertestuale"/>
            <w:b w:val="0"/>
            <w:rPrChange w:id="311" w:author="Visone Rossana (GSE)" w:date="2025-10-29T15:10:00Z" w16du:dateUtc="2025-10-29T14:10:00Z">
              <w:rPr>
                <w:rStyle w:val="Collegamentoipertestuale"/>
                <w:b w:val="0"/>
              </w:rPr>
            </w:rPrChange>
          </w:rPr>
        </w:r>
        <w:r w:rsidRPr="00C94FF0">
          <w:rPr>
            <w:rStyle w:val="Collegamentoipertestuale"/>
            <w:b w:val="0"/>
            <w:bCs/>
            <w:rPrChange w:id="312" w:author="Visone Rossana (GSE)" w:date="2025-10-27T12:59:00Z" w16du:dateUtc="2025-10-27T11:59:00Z">
              <w:rPr>
                <w:rStyle w:val="Collegamentoipertestuale"/>
              </w:rPr>
            </w:rPrChange>
          </w:rPr>
          <w:fldChar w:fldCharType="separate"/>
        </w:r>
        <w:r w:rsidRPr="00C94FF0">
          <w:rPr>
            <w:rStyle w:val="Collegamentoipertestuale"/>
            <w:b w:val="0"/>
            <w:bCs/>
            <w:rPrChange w:id="313" w:author="Visone Rossana (GSE)" w:date="2025-10-27T12:59:00Z" w16du:dateUtc="2025-10-27T11:59:00Z">
              <w:rPr>
                <w:rStyle w:val="Collegamentoipertestuale"/>
              </w:rPr>
            </w:rPrChange>
          </w:rPr>
          <w:t>5.1.</w:t>
        </w:r>
        <w:r w:rsidRPr="00C94FF0">
          <w:rPr>
            <w:rFonts w:cstheme="minorBidi"/>
            <w:b w:val="0"/>
            <w:bCs/>
            <w:smallCaps w:val="0"/>
            <w:kern w:val="2"/>
            <w:sz w:val="24"/>
            <w:lang w:eastAsia="it-IT"/>
            <w14:ligatures w14:val="standardContextual"/>
          </w:rPr>
          <w:tab/>
        </w:r>
        <w:r w:rsidRPr="00C94FF0">
          <w:rPr>
            <w:rStyle w:val="Collegamentoipertestuale"/>
            <w:b w:val="0"/>
            <w:bCs/>
            <w:rPrChange w:id="314" w:author="Visone Rossana (GSE)" w:date="2025-10-27T12:59:00Z" w16du:dateUtc="2025-10-27T11:59:00Z">
              <w:rPr>
                <w:rStyle w:val="Collegamentoipertestuale"/>
              </w:rPr>
            </w:rPrChange>
          </w:rPr>
          <w:t>Invio dell’istanza di accesso</w:t>
        </w:r>
        <w:r w:rsidRPr="00C94FF0">
          <w:rPr>
            <w:b w:val="0"/>
            <w:bCs/>
            <w:webHidden/>
            <w:rPrChange w:id="315" w:author="Visone Rossana (GSE)" w:date="2025-10-27T12:59:00Z" w16du:dateUtc="2025-10-27T11:59:00Z">
              <w:rPr>
                <w:webHidden/>
              </w:rPr>
            </w:rPrChange>
          </w:rPr>
          <w:tab/>
        </w:r>
        <w:r w:rsidRPr="00C94FF0">
          <w:rPr>
            <w:b w:val="0"/>
            <w:bCs/>
            <w:webHidden/>
            <w:rPrChange w:id="316" w:author="Visone Rossana (GSE)" w:date="2025-10-27T12:59:00Z" w16du:dateUtc="2025-10-27T11:59:00Z">
              <w:rPr>
                <w:webHidden/>
              </w:rPr>
            </w:rPrChange>
          </w:rPr>
          <w:fldChar w:fldCharType="begin"/>
        </w:r>
        <w:r w:rsidRPr="00C94FF0">
          <w:rPr>
            <w:b w:val="0"/>
            <w:bCs/>
            <w:webHidden/>
            <w:rPrChange w:id="317" w:author="Visone Rossana (GSE)" w:date="2025-10-27T12:59:00Z" w16du:dateUtc="2025-10-27T11:59:00Z">
              <w:rPr>
                <w:webHidden/>
              </w:rPr>
            </w:rPrChange>
          </w:rPr>
          <w:instrText xml:space="preserve"> PAGEREF _Toc212462501 \h </w:instrText>
        </w:r>
      </w:ins>
      <w:r w:rsidRPr="00C94FF0">
        <w:rPr>
          <w:b w:val="0"/>
          <w:webHidden/>
          <w:rPrChange w:id="318" w:author="Visone Rossana (GSE)" w:date="2025-10-29T15:10:00Z" w16du:dateUtc="2025-10-29T14:10:00Z">
            <w:rPr>
              <w:b w:val="0"/>
              <w:webHidden/>
            </w:rPr>
          </w:rPrChange>
        </w:rPr>
      </w:r>
      <w:ins w:id="319" w:author="Visone Rossana (GSE)" w:date="2025-10-27T12:57:00Z" w16du:dateUtc="2025-10-27T11:57:00Z">
        <w:r w:rsidRPr="00C94FF0">
          <w:rPr>
            <w:b w:val="0"/>
            <w:bCs/>
            <w:webHidden/>
            <w:rPrChange w:id="320" w:author="Visone Rossana (GSE)" w:date="2025-10-27T12:59:00Z" w16du:dateUtc="2025-10-27T11:59:00Z">
              <w:rPr>
                <w:webHidden/>
              </w:rPr>
            </w:rPrChange>
          </w:rPr>
          <w:fldChar w:fldCharType="separate"/>
        </w:r>
      </w:ins>
      <w:ins w:id="321" w:author="Visone Rossana (GSE)" w:date="2025-10-27T13:02:00Z" w16du:dateUtc="2025-10-27T12:02:00Z">
        <w:r w:rsidR="00A6225C" w:rsidRPr="00FC7D0F">
          <w:rPr>
            <w:b w:val="0"/>
            <w:webHidden/>
          </w:rPr>
          <w:t>38</w:t>
        </w:r>
      </w:ins>
      <w:ins w:id="322" w:author="Visone Rossana (GSE)" w:date="2025-10-27T12:57:00Z" w16du:dateUtc="2025-10-27T11:57:00Z">
        <w:r w:rsidRPr="00C94FF0">
          <w:rPr>
            <w:b w:val="0"/>
            <w:bCs/>
            <w:webHidden/>
            <w:rPrChange w:id="323" w:author="Visone Rossana (GSE)" w:date="2025-10-27T12:59:00Z" w16du:dateUtc="2025-10-27T11:59:00Z">
              <w:rPr>
                <w:webHidden/>
              </w:rPr>
            </w:rPrChange>
          </w:rPr>
          <w:fldChar w:fldCharType="end"/>
        </w:r>
        <w:r w:rsidRPr="00C94FF0">
          <w:rPr>
            <w:rStyle w:val="Collegamentoipertestuale"/>
            <w:b w:val="0"/>
            <w:bCs/>
            <w:rPrChange w:id="324" w:author="Visone Rossana (GSE)" w:date="2025-10-27T12:59:00Z" w16du:dateUtc="2025-10-27T11:59:00Z">
              <w:rPr>
                <w:rStyle w:val="Collegamentoipertestuale"/>
              </w:rPr>
            </w:rPrChange>
          </w:rPr>
          <w:fldChar w:fldCharType="end"/>
        </w:r>
      </w:ins>
    </w:p>
    <w:p w14:paraId="23E053C4" w14:textId="7F4DF038" w:rsidR="00C952FD" w:rsidRPr="00C94FF0" w:rsidRDefault="00C952FD">
      <w:pPr>
        <w:pStyle w:val="Sommario2"/>
        <w:tabs>
          <w:tab w:val="left" w:pos="993"/>
        </w:tabs>
        <w:rPr>
          <w:ins w:id="325" w:author="Visone Rossana (GSE)" w:date="2025-10-27T12:57:00Z" w16du:dateUtc="2025-10-27T11:57:00Z"/>
          <w:rFonts w:cstheme="minorBidi"/>
          <w:b w:val="0"/>
          <w:bCs/>
          <w:smallCaps w:val="0"/>
          <w:kern w:val="2"/>
          <w:sz w:val="24"/>
          <w:lang w:eastAsia="it-IT"/>
          <w14:ligatures w14:val="standardContextual"/>
        </w:rPr>
      </w:pPr>
      <w:ins w:id="326" w:author="Visone Rossana (GSE)" w:date="2025-10-27T12:57:00Z" w16du:dateUtc="2025-10-27T11:57:00Z">
        <w:r w:rsidRPr="00C94FF0">
          <w:rPr>
            <w:rStyle w:val="Collegamentoipertestuale"/>
            <w:b w:val="0"/>
            <w:bCs/>
            <w:rPrChange w:id="327" w:author="Visone Rossana (GSE)" w:date="2025-10-27T12:59:00Z" w16du:dateUtc="2025-10-27T11:59:00Z">
              <w:rPr>
                <w:rStyle w:val="Collegamentoipertestuale"/>
              </w:rPr>
            </w:rPrChange>
          </w:rPr>
          <w:fldChar w:fldCharType="begin"/>
        </w:r>
        <w:r w:rsidRPr="00C94FF0">
          <w:rPr>
            <w:rStyle w:val="Collegamentoipertestuale"/>
            <w:b w:val="0"/>
            <w:bCs/>
            <w:rPrChange w:id="328" w:author="Visone Rossana (GSE)" w:date="2025-10-27T12:59:00Z" w16du:dateUtc="2025-10-27T11:59:00Z">
              <w:rPr>
                <w:rStyle w:val="Collegamentoipertestuale"/>
              </w:rPr>
            </w:rPrChange>
          </w:rPr>
          <w:instrText xml:space="preserve"> </w:instrText>
        </w:r>
        <w:r w:rsidRPr="00C94FF0">
          <w:rPr>
            <w:b w:val="0"/>
            <w:bCs/>
            <w:rPrChange w:id="329" w:author="Visone Rossana (GSE)" w:date="2025-10-27T12:59:00Z" w16du:dateUtc="2025-10-27T11:59:00Z">
              <w:rPr/>
            </w:rPrChange>
          </w:rPr>
          <w:instrText>HYPERLINK \l "_Toc212462504"</w:instrText>
        </w:r>
        <w:r w:rsidRPr="00C94FF0">
          <w:rPr>
            <w:rStyle w:val="Collegamentoipertestuale"/>
            <w:b w:val="0"/>
            <w:bCs/>
            <w:rPrChange w:id="330" w:author="Visone Rossana (GSE)" w:date="2025-10-27T12:59:00Z" w16du:dateUtc="2025-10-27T11:59:00Z">
              <w:rPr>
                <w:rStyle w:val="Collegamentoipertestuale"/>
              </w:rPr>
            </w:rPrChange>
          </w:rPr>
          <w:instrText xml:space="preserve"> </w:instrText>
        </w:r>
        <w:r w:rsidRPr="00C94FF0">
          <w:rPr>
            <w:rStyle w:val="Collegamentoipertestuale"/>
            <w:b w:val="0"/>
            <w:rPrChange w:id="331" w:author="Visone Rossana (GSE)" w:date="2025-10-29T15:10:00Z" w16du:dateUtc="2025-10-29T14:10:00Z">
              <w:rPr>
                <w:rStyle w:val="Collegamentoipertestuale"/>
                <w:b w:val="0"/>
              </w:rPr>
            </w:rPrChange>
          </w:rPr>
        </w:r>
        <w:r w:rsidRPr="00C94FF0">
          <w:rPr>
            <w:rStyle w:val="Collegamentoipertestuale"/>
            <w:b w:val="0"/>
            <w:bCs/>
            <w:rPrChange w:id="332" w:author="Visone Rossana (GSE)" w:date="2025-10-27T12:59:00Z" w16du:dateUtc="2025-10-27T11:59:00Z">
              <w:rPr>
                <w:rStyle w:val="Collegamentoipertestuale"/>
              </w:rPr>
            </w:rPrChange>
          </w:rPr>
          <w:fldChar w:fldCharType="separate"/>
        </w:r>
        <w:r w:rsidRPr="00C94FF0">
          <w:rPr>
            <w:rStyle w:val="Collegamentoipertestuale"/>
            <w:b w:val="0"/>
            <w:bCs/>
            <w:rPrChange w:id="333" w:author="Visone Rossana (GSE)" w:date="2025-10-27T12:59:00Z" w16du:dateUtc="2025-10-27T11:59:00Z">
              <w:rPr>
                <w:rStyle w:val="Collegamentoipertestuale"/>
              </w:rPr>
            </w:rPrChange>
          </w:rPr>
          <w:t>5.2.</w:t>
        </w:r>
        <w:r w:rsidRPr="00C94FF0">
          <w:rPr>
            <w:rFonts w:cstheme="minorBidi"/>
            <w:b w:val="0"/>
            <w:bCs/>
            <w:smallCaps w:val="0"/>
            <w:kern w:val="2"/>
            <w:sz w:val="24"/>
            <w:lang w:eastAsia="it-IT"/>
            <w14:ligatures w14:val="standardContextual"/>
          </w:rPr>
          <w:tab/>
        </w:r>
        <w:r w:rsidRPr="00C94FF0">
          <w:rPr>
            <w:rStyle w:val="Collegamentoipertestuale"/>
            <w:b w:val="0"/>
            <w:bCs/>
            <w:rPrChange w:id="334" w:author="Visone Rossana (GSE)" w:date="2025-10-27T12:59:00Z" w16du:dateUtc="2025-10-27T11:59:00Z">
              <w:rPr>
                <w:rStyle w:val="Collegamentoipertestuale"/>
              </w:rPr>
            </w:rPrChange>
          </w:rPr>
          <w:t>Procedimento di qualifica</w:t>
        </w:r>
        <w:r w:rsidRPr="00C94FF0">
          <w:rPr>
            <w:b w:val="0"/>
            <w:bCs/>
            <w:webHidden/>
            <w:rPrChange w:id="335" w:author="Visone Rossana (GSE)" w:date="2025-10-27T12:59:00Z" w16du:dateUtc="2025-10-27T11:59:00Z">
              <w:rPr>
                <w:webHidden/>
              </w:rPr>
            </w:rPrChange>
          </w:rPr>
          <w:tab/>
        </w:r>
        <w:r w:rsidRPr="00C94FF0">
          <w:rPr>
            <w:b w:val="0"/>
            <w:bCs/>
            <w:webHidden/>
            <w:rPrChange w:id="336" w:author="Visone Rossana (GSE)" w:date="2025-10-27T12:59:00Z" w16du:dateUtc="2025-10-27T11:59:00Z">
              <w:rPr>
                <w:webHidden/>
              </w:rPr>
            </w:rPrChange>
          </w:rPr>
          <w:fldChar w:fldCharType="begin"/>
        </w:r>
        <w:r w:rsidRPr="00C94FF0">
          <w:rPr>
            <w:b w:val="0"/>
            <w:bCs/>
            <w:webHidden/>
            <w:rPrChange w:id="337" w:author="Visone Rossana (GSE)" w:date="2025-10-27T12:59:00Z" w16du:dateUtc="2025-10-27T11:59:00Z">
              <w:rPr>
                <w:webHidden/>
              </w:rPr>
            </w:rPrChange>
          </w:rPr>
          <w:instrText xml:space="preserve"> PAGEREF _Toc212462504 \h </w:instrText>
        </w:r>
      </w:ins>
      <w:r w:rsidRPr="00C94FF0">
        <w:rPr>
          <w:b w:val="0"/>
          <w:webHidden/>
          <w:rPrChange w:id="338" w:author="Visone Rossana (GSE)" w:date="2025-10-29T15:10:00Z" w16du:dateUtc="2025-10-29T14:10:00Z">
            <w:rPr>
              <w:b w:val="0"/>
              <w:webHidden/>
            </w:rPr>
          </w:rPrChange>
        </w:rPr>
      </w:r>
      <w:ins w:id="339" w:author="Visone Rossana (GSE)" w:date="2025-10-27T12:57:00Z" w16du:dateUtc="2025-10-27T11:57:00Z">
        <w:r w:rsidRPr="00C94FF0">
          <w:rPr>
            <w:b w:val="0"/>
            <w:bCs/>
            <w:webHidden/>
            <w:rPrChange w:id="340" w:author="Visone Rossana (GSE)" w:date="2025-10-27T12:59:00Z" w16du:dateUtc="2025-10-27T11:59:00Z">
              <w:rPr>
                <w:webHidden/>
              </w:rPr>
            </w:rPrChange>
          </w:rPr>
          <w:fldChar w:fldCharType="separate"/>
        </w:r>
      </w:ins>
      <w:ins w:id="341" w:author="Visone Rossana (GSE)" w:date="2025-10-27T13:02:00Z" w16du:dateUtc="2025-10-27T12:02:00Z">
        <w:r w:rsidR="00A6225C" w:rsidRPr="00FC7D0F">
          <w:rPr>
            <w:b w:val="0"/>
            <w:webHidden/>
          </w:rPr>
          <w:t>40</w:t>
        </w:r>
      </w:ins>
      <w:ins w:id="342" w:author="Visone Rossana (GSE)" w:date="2025-10-27T12:57:00Z" w16du:dateUtc="2025-10-27T11:57:00Z">
        <w:r w:rsidRPr="00C94FF0">
          <w:rPr>
            <w:b w:val="0"/>
            <w:bCs/>
            <w:webHidden/>
            <w:rPrChange w:id="343" w:author="Visone Rossana (GSE)" w:date="2025-10-27T12:59:00Z" w16du:dateUtc="2025-10-27T11:59:00Z">
              <w:rPr>
                <w:webHidden/>
              </w:rPr>
            </w:rPrChange>
          </w:rPr>
          <w:fldChar w:fldCharType="end"/>
        </w:r>
        <w:r w:rsidRPr="00C94FF0">
          <w:rPr>
            <w:rStyle w:val="Collegamentoipertestuale"/>
            <w:b w:val="0"/>
            <w:bCs/>
            <w:rPrChange w:id="344" w:author="Visone Rossana (GSE)" w:date="2025-10-27T12:59:00Z" w16du:dateUtc="2025-10-27T11:59:00Z">
              <w:rPr>
                <w:rStyle w:val="Collegamentoipertestuale"/>
              </w:rPr>
            </w:rPrChange>
          </w:rPr>
          <w:fldChar w:fldCharType="end"/>
        </w:r>
      </w:ins>
    </w:p>
    <w:p w14:paraId="6FFA577F" w14:textId="2CC7748B" w:rsidR="00C952FD" w:rsidRPr="00C94FF0" w:rsidRDefault="00C952FD">
      <w:pPr>
        <w:pStyle w:val="Sommario2"/>
        <w:tabs>
          <w:tab w:val="left" w:pos="993"/>
        </w:tabs>
        <w:rPr>
          <w:ins w:id="345" w:author="Visone Rossana (GSE)" w:date="2025-10-27T12:57:00Z" w16du:dateUtc="2025-10-27T11:57:00Z"/>
          <w:rFonts w:cstheme="minorBidi"/>
          <w:b w:val="0"/>
          <w:bCs/>
          <w:smallCaps w:val="0"/>
          <w:kern w:val="2"/>
          <w:sz w:val="24"/>
          <w:lang w:eastAsia="it-IT"/>
          <w14:ligatures w14:val="standardContextual"/>
        </w:rPr>
      </w:pPr>
      <w:ins w:id="346" w:author="Visone Rossana (GSE)" w:date="2025-10-27T12:57:00Z" w16du:dateUtc="2025-10-27T11:57:00Z">
        <w:r w:rsidRPr="00C94FF0">
          <w:rPr>
            <w:rStyle w:val="Collegamentoipertestuale"/>
            <w:b w:val="0"/>
            <w:bCs/>
            <w:rPrChange w:id="347" w:author="Visone Rossana (GSE)" w:date="2025-10-27T12:59:00Z" w16du:dateUtc="2025-10-27T11:59:00Z">
              <w:rPr>
                <w:rStyle w:val="Collegamentoipertestuale"/>
              </w:rPr>
            </w:rPrChange>
          </w:rPr>
          <w:fldChar w:fldCharType="begin"/>
        </w:r>
        <w:r w:rsidRPr="00C94FF0">
          <w:rPr>
            <w:rStyle w:val="Collegamentoipertestuale"/>
            <w:b w:val="0"/>
            <w:bCs/>
            <w:rPrChange w:id="348" w:author="Visone Rossana (GSE)" w:date="2025-10-27T12:59:00Z" w16du:dateUtc="2025-10-27T11:59:00Z">
              <w:rPr>
                <w:rStyle w:val="Collegamentoipertestuale"/>
              </w:rPr>
            </w:rPrChange>
          </w:rPr>
          <w:instrText xml:space="preserve"> </w:instrText>
        </w:r>
        <w:r w:rsidRPr="00C94FF0">
          <w:rPr>
            <w:b w:val="0"/>
            <w:bCs/>
            <w:rPrChange w:id="349" w:author="Visone Rossana (GSE)" w:date="2025-10-27T12:59:00Z" w16du:dateUtc="2025-10-27T11:59:00Z">
              <w:rPr/>
            </w:rPrChange>
          </w:rPr>
          <w:instrText>HYPERLINK \l "_Toc212462507"</w:instrText>
        </w:r>
        <w:r w:rsidRPr="00C94FF0">
          <w:rPr>
            <w:rStyle w:val="Collegamentoipertestuale"/>
            <w:b w:val="0"/>
            <w:bCs/>
            <w:rPrChange w:id="350" w:author="Visone Rossana (GSE)" w:date="2025-10-27T12:59:00Z" w16du:dateUtc="2025-10-27T11:59:00Z">
              <w:rPr>
                <w:rStyle w:val="Collegamentoipertestuale"/>
              </w:rPr>
            </w:rPrChange>
          </w:rPr>
          <w:instrText xml:space="preserve"> </w:instrText>
        </w:r>
        <w:r w:rsidRPr="00C94FF0">
          <w:rPr>
            <w:rStyle w:val="Collegamentoipertestuale"/>
            <w:b w:val="0"/>
            <w:rPrChange w:id="351" w:author="Visone Rossana (GSE)" w:date="2025-10-29T15:10:00Z" w16du:dateUtc="2025-10-29T14:10:00Z">
              <w:rPr>
                <w:rStyle w:val="Collegamentoipertestuale"/>
                <w:b w:val="0"/>
              </w:rPr>
            </w:rPrChange>
          </w:rPr>
        </w:r>
        <w:r w:rsidRPr="00C94FF0">
          <w:rPr>
            <w:rStyle w:val="Collegamentoipertestuale"/>
            <w:b w:val="0"/>
            <w:bCs/>
            <w:rPrChange w:id="352" w:author="Visone Rossana (GSE)" w:date="2025-10-27T12:59:00Z" w16du:dateUtc="2025-10-27T11:59:00Z">
              <w:rPr>
                <w:rStyle w:val="Collegamentoipertestuale"/>
              </w:rPr>
            </w:rPrChange>
          </w:rPr>
          <w:fldChar w:fldCharType="separate"/>
        </w:r>
        <w:r w:rsidRPr="00C94FF0">
          <w:rPr>
            <w:rStyle w:val="Collegamentoipertestuale"/>
            <w:b w:val="0"/>
            <w:bCs/>
            <w:rPrChange w:id="353" w:author="Visone Rossana (GSE)" w:date="2025-10-27T12:59:00Z" w16du:dateUtc="2025-10-27T11:59:00Z">
              <w:rPr>
                <w:rStyle w:val="Collegamentoipertestuale"/>
              </w:rPr>
            </w:rPrChange>
          </w:rPr>
          <w:t>5.3.</w:t>
        </w:r>
        <w:r w:rsidRPr="00C94FF0">
          <w:rPr>
            <w:rFonts w:cstheme="minorBidi"/>
            <w:b w:val="0"/>
            <w:bCs/>
            <w:smallCaps w:val="0"/>
            <w:kern w:val="2"/>
            <w:sz w:val="24"/>
            <w:lang w:eastAsia="it-IT"/>
            <w14:ligatures w14:val="standardContextual"/>
          </w:rPr>
          <w:tab/>
        </w:r>
        <w:r w:rsidRPr="00C94FF0">
          <w:rPr>
            <w:rStyle w:val="Collegamentoipertestuale"/>
            <w:b w:val="0"/>
            <w:bCs/>
            <w:rPrChange w:id="354" w:author="Visone Rossana (GSE)" w:date="2025-10-27T12:59:00Z" w16du:dateUtc="2025-10-27T11:59:00Z">
              <w:rPr>
                <w:rStyle w:val="Collegamentoipertestuale"/>
              </w:rPr>
            </w:rPrChange>
          </w:rPr>
          <w:t>Iter di valutazione della richiesta</w:t>
        </w:r>
        <w:r w:rsidRPr="00C94FF0">
          <w:rPr>
            <w:b w:val="0"/>
            <w:bCs/>
            <w:webHidden/>
            <w:rPrChange w:id="355" w:author="Visone Rossana (GSE)" w:date="2025-10-27T12:59:00Z" w16du:dateUtc="2025-10-27T11:59:00Z">
              <w:rPr>
                <w:webHidden/>
              </w:rPr>
            </w:rPrChange>
          </w:rPr>
          <w:tab/>
        </w:r>
        <w:r w:rsidRPr="00C94FF0">
          <w:rPr>
            <w:b w:val="0"/>
            <w:bCs/>
            <w:webHidden/>
            <w:rPrChange w:id="356" w:author="Visone Rossana (GSE)" w:date="2025-10-27T12:59:00Z" w16du:dateUtc="2025-10-27T11:59:00Z">
              <w:rPr>
                <w:webHidden/>
              </w:rPr>
            </w:rPrChange>
          </w:rPr>
          <w:fldChar w:fldCharType="begin"/>
        </w:r>
        <w:r w:rsidRPr="00C94FF0">
          <w:rPr>
            <w:b w:val="0"/>
            <w:bCs/>
            <w:webHidden/>
            <w:rPrChange w:id="357" w:author="Visone Rossana (GSE)" w:date="2025-10-27T12:59:00Z" w16du:dateUtc="2025-10-27T11:59:00Z">
              <w:rPr>
                <w:webHidden/>
              </w:rPr>
            </w:rPrChange>
          </w:rPr>
          <w:instrText xml:space="preserve"> PAGEREF _Toc212462507 \h </w:instrText>
        </w:r>
      </w:ins>
      <w:r w:rsidRPr="00C94FF0">
        <w:rPr>
          <w:b w:val="0"/>
          <w:webHidden/>
          <w:rPrChange w:id="358" w:author="Visone Rossana (GSE)" w:date="2025-10-29T15:10:00Z" w16du:dateUtc="2025-10-29T14:10:00Z">
            <w:rPr>
              <w:b w:val="0"/>
              <w:webHidden/>
            </w:rPr>
          </w:rPrChange>
        </w:rPr>
      </w:r>
      <w:ins w:id="359" w:author="Visone Rossana (GSE)" w:date="2025-10-27T12:57:00Z" w16du:dateUtc="2025-10-27T11:57:00Z">
        <w:r w:rsidRPr="00C94FF0">
          <w:rPr>
            <w:b w:val="0"/>
            <w:bCs/>
            <w:webHidden/>
            <w:rPrChange w:id="360" w:author="Visone Rossana (GSE)" w:date="2025-10-27T12:59:00Z" w16du:dateUtc="2025-10-27T11:59:00Z">
              <w:rPr>
                <w:webHidden/>
              </w:rPr>
            </w:rPrChange>
          </w:rPr>
          <w:fldChar w:fldCharType="separate"/>
        </w:r>
      </w:ins>
      <w:ins w:id="361" w:author="Visone Rossana (GSE)" w:date="2025-10-27T13:02:00Z" w16du:dateUtc="2025-10-27T12:02:00Z">
        <w:r w:rsidR="00A6225C" w:rsidRPr="00FC7D0F">
          <w:rPr>
            <w:b w:val="0"/>
            <w:webHidden/>
          </w:rPr>
          <w:t>41</w:t>
        </w:r>
      </w:ins>
      <w:ins w:id="362" w:author="Visone Rossana (GSE)" w:date="2025-10-27T12:57:00Z" w16du:dateUtc="2025-10-27T11:57:00Z">
        <w:r w:rsidRPr="00C94FF0">
          <w:rPr>
            <w:b w:val="0"/>
            <w:bCs/>
            <w:webHidden/>
            <w:rPrChange w:id="363" w:author="Visone Rossana (GSE)" w:date="2025-10-27T12:59:00Z" w16du:dateUtc="2025-10-27T11:59:00Z">
              <w:rPr>
                <w:webHidden/>
              </w:rPr>
            </w:rPrChange>
          </w:rPr>
          <w:fldChar w:fldCharType="end"/>
        </w:r>
        <w:r w:rsidRPr="00C94FF0">
          <w:rPr>
            <w:rStyle w:val="Collegamentoipertestuale"/>
            <w:b w:val="0"/>
            <w:bCs/>
            <w:rPrChange w:id="364" w:author="Visone Rossana (GSE)" w:date="2025-10-27T12:59:00Z" w16du:dateUtc="2025-10-27T11:59:00Z">
              <w:rPr>
                <w:rStyle w:val="Collegamentoipertestuale"/>
              </w:rPr>
            </w:rPrChange>
          </w:rPr>
          <w:fldChar w:fldCharType="end"/>
        </w:r>
      </w:ins>
    </w:p>
    <w:p w14:paraId="71FBA669" w14:textId="677FABEB" w:rsidR="00C952FD" w:rsidRPr="00C94FF0" w:rsidRDefault="00C952FD">
      <w:pPr>
        <w:pStyle w:val="Sommario2"/>
        <w:tabs>
          <w:tab w:val="left" w:pos="993"/>
        </w:tabs>
        <w:rPr>
          <w:ins w:id="365" w:author="Visone Rossana (GSE)" w:date="2025-10-27T12:57:00Z" w16du:dateUtc="2025-10-27T11:57:00Z"/>
          <w:rFonts w:cstheme="minorBidi"/>
          <w:b w:val="0"/>
          <w:bCs/>
          <w:smallCaps w:val="0"/>
          <w:kern w:val="2"/>
          <w:sz w:val="24"/>
          <w:lang w:eastAsia="it-IT"/>
          <w14:ligatures w14:val="standardContextual"/>
        </w:rPr>
      </w:pPr>
      <w:ins w:id="366" w:author="Visone Rossana (GSE)" w:date="2025-10-27T12:57:00Z" w16du:dateUtc="2025-10-27T11:57:00Z">
        <w:r w:rsidRPr="00C94FF0">
          <w:rPr>
            <w:rStyle w:val="Collegamentoipertestuale"/>
            <w:b w:val="0"/>
            <w:bCs/>
            <w:rPrChange w:id="367" w:author="Visone Rossana (GSE)" w:date="2025-10-27T12:59:00Z" w16du:dateUtc="2025-10-27T11:59:00Z">
              <w:rPr>
                <w:rStyle w:val="Collegamentoipertestuale"/>
              </w:rPr>
            </w:rPrChange>
          </w:rPr>
          <w:fldChar w:fldCharType="begin"/>
        </w:r>
        <w:r w:rsidRPr="00C94FF0">
          <w:rPr>
            <w:rStyle w:val="Collegamentoipertestuale"/>
            <w:b w:val="0"/>
            <w:bCs/>
            <w:rPrChange w:id="368" w:author="Visone Rossana (GSE)" w:date="2025-10-27T12:59:00Z" w16du:dateUtc="2025-10-27T11:59:00Z">
              <w:rPr>
                <w:rStyle w:val="Collegamentoipertestuale"/>
              </w:rPr>
            </w:rPrChange>
          </w:rPr>
          <w:instrText xml:space="preserve"> </w:instrText>
        </w:r>
        <w:r w:rsidRPr="00C94FF0">
          <w:rPr>
            <w:b w:val="0"/>
            <w:bCs/>
            <w:rPrChange w:id="369" w:author="Visone Rossana (GSE)" w:date="2025-10-27T12:59:00Z" w16du:dateUtc="2025-10-27T11:59:00Z">
              <w:rPr/>
            </w:rPrChange>
          </w:rPr>
          <w:instrText>HYPERLINK \l "_Toc212462516"</w:instrText>
        </w:r>
        <w:r w:rsidRPr="00C94FF0">
          <w:rPr>
            <w:rStyle w:val="Collegamentoipertestuale"/>
            <w:b w:val="0"/>
            <w:bCs/>
            <w:rPrChange w:id="370" w:author="Visone Rossana (GSE)" w:date="2025-10-27T12:59:00Z" w16du:dateUtc="2025-10-27T11:59:00Z">
              <w:rPr>
                <w:rStyle w:val="Collegamentoipertestuale"/>
              </w:rPr>
            </w:rPrChange>
          </w:rPr>
          <w:instrText xml:space="preserve"> </w:instrText>
        </w:r>
        <w:r w:rsidRPr="00C94FF0">
          <w:rPr>
            <w:rStyle w:val="Collegamentoipertestuale"/>
            <w:b w:val="0"/>
            <w:rPrChange w:id="371" w:author="Visone Rossana (GSE)" w:date="2025-10-29T15:10:00Z" w16du:dateUtc="2025-10-29T14:10:00Z">
              <w:rPr>
                <w:rStyle w:val="Collegamentoipertestuale"/>
                <w:b w:val="0"/>
              </w:rPr>
            </w:rPrChange>
          </w:rPr>
        </w:r>
        <w:r w:rsidRPr="00C94FF0">
          <w:rPr>
            <w:rStyle w:val="Collegamentoipertestuale"/>
            <w:b w:val="0"/>
            <w:bCs/>
            <w:rPrChange w:id="372" w:author="Visone Rossana (GSE)" w:date="2025-10-27T12:59:00Z" w16du:dateUtc="2025-10-27T11:59:00Z">
              <w:rPr>
                <w:rStyle w:val="Collegamentoipertestuale"/>
              </w:rPr>
            </w:rPrChange>
          </w:rPr>
          <w:fldChar w:fldCharType="separate"/>
        </w:r>
        <w:r w:rsidRPr="00C94FF0">
          <w:rPr>
            <w:rStyle w:val="Collegamentoipertestuale"/>
            <w:b w:val="0"/>
            <w:bCs/>
            <w:rPrChange w:id="373" w:author="Visone Rossana (GSE)" w:date="2025-10-27T12:59:00Z" w16du:dateUtc="2025-10-27T11:59:00Z">
              <w:rPr>
                <w:rStyle w:val="Collegamentoipertestuale"/>
              </w:rPr>
            </w:rPrChange>
          </w:rPr>
          <w:t>5.4.</w:t>
        </w:r>
        <w:r w:rsidRPr="00C94FF0">
          <w:rPr>
            <w:rFonts w:cstheme="minorBidi"/>
            <w:b w:val="0"/>
            <w:bCs/>
            <w:smallCaps w:val="0"/>
            <w:kern w:val="2"/>
            <w:sz w:val="24"/>
            <w:lang w:eastAsia="it-IT"/>
            <w14:ligatures w14:val="standardContextual"/>
          </w:rPr>
          <w:tab/>
        </w:r>
        <w:r w:rsidRPr="00C94FF0">
          <w:rPr>
            <w:rStyle w:val="Collegamentoipertestuale"/>
            <w:b w:val="0"/>
            <w:bCs/>
            <w:rPrChange w:id="374" w:author="Visone Rossana (GSE)" w:date="2025-10-27T12:59:00Z" w16du:dateUtc="2025-10-27T11:59:00Z">
              <w:rPr>
                <w:rStyle w:val="Collegamentoipertestuale"/>
              </w:rPr>
            </w:rPrChange>
          </w:rPr>
          <w:t>Richiesta di integrazione documentale/interlocutorio</w:t>
        </w:r>
        <w:r w:rsidRPr="00C94FF0">
          <w:rPr>
            <w:b w:val="0"/>
            <w:bCs/>
            <w:webHidden/>
            <w:rPrChange w:id="375" w:author="Visone Rossana (GSE)" w:date="2025-10-27T12:59:00Z" w16du:dateUtc="2025-10-27T11:59:00Z">
              <w:rPr>
                <w:webHidden/>
              </w:rPr>
            </w:rPrChange>
          </w:rPr>
          <w:tab/>
        </w:r>
        <w:r w:rsidRPr="00C94FF0">
          <w:rPr>
            <w:b w:val="0"/>
            <w:bCs/>
            <w:webHidden/>
            <w:rPrChange w:id="376" w:author="Visone Rossana (GSE)" w:date="2025-10-27T12:59:00Z" w16du:dateUtc="2025-10-27T11:59:00Z">
              <w:rPr>
                <w:webHidden/>
              </w:rPr>
            </w:rPrChange>
          </w:rPr>
          <w:fldChar w:fldCharType="begin"/>
        </w:r>
        <w:r w:rsidRPr="00C94FF0">
          <w:rPr>
            <w:b w:val="0"/>
            <w:bCs/>
            <w:webHidden/>
            <w:rPrChange w:id="377" w:author="Visone Rossana (GSE)" w:date="2025-10-27T12:59:00Z" w16du:dateUtc="2025-10-27T11:59:00Z">
              <w:rPr>
                <w:webHidden/>
              </w:rPr>
            </w:rPrChange>
          </w:rPr>
          <w:instrText xml:space="preserve"> PAGEREF _Toc212462516 \h </w:instrText>
        </w:r>
      </w:ins>
      <w:r w:rsidRPr="00C94FF0">
        <w:rPr>
          <w:b w:val="0"/>
          <w:webHidden/>
          <w:rPrChange w:id="378" w:author="Visone Rossana (GSE)" w:date="2025-10-29T15:10:00Z" w16du:dateUtc="2025-10-29T14:10:00Z">
            <w:rPr>
              <w:b w:val="0"/>
              <w:webHidden/>
            </w:rPr>
          </w:rPrChange>
        </w:rPr>
      </w:r>
      <w:ins w:id="379" w:author="Visone Rossana (GSE)" w:date="2025-10-27T12:57:00Z" w16du:dateUtc="2025-10-27T11:57:00Z">
        <w:r w:rsidRPr="00C94FF0">
          <w:rPr>
            <w:b w:val="0"/>
            <w:bCs/>
            <w:webHidden/>
            <w:rPrChange w:id="380" w:author="Visone Rossana (GSE)" w:date="2025-10-27T12:59:00Z" w16du:dateUtc="2025-10-27T11:59:00Z">
              <w:rPr>
                <w:webHidden/>
              </w:rPr>
            </w:rPrChange>
          </w:rPr>
          <w:fldChar w:fldCharType="separate"/>
        </w:r>
      </w:ins>
      <w:ins w:id="381" w:author="Visone Rossana (GSE)" w:date="2025-10-27T13:02:00Z" w16du:dateUtc="2025-10-27T12:02:00Z">
        <w:r w:rsidR="00A6225C" w:rsidRPr="00FC7D0F">
          <w:rPr>
            <w:b w:val="0"/>
            <w:webHidden/>
          </w:rPr>
          <w:t>42</w:t>
        </w:r>
      </w:ins>
      <w:ins w:id="382" w:author="Visone Rossana (GSE)" w:date="2025-10-27T12:57:00Z" w16du:dateUtc="2025-10-27T11:57:00Z">
        <w:r w:rsidRPr="00C94FF0">
          <w:rPr>
            <w:b w:val="0"/>
            <w:bCs/>
            <w:webHidden/>
            <w:rPrChange w:id="383" w:author="Visone Rossana (GSE)" w:date="2025-10-27T12:59:00Z" w16du:dateUtc="2025-10-27T11:59:00Z">
              <w:rPr>
                <w:webHidden/>
              </w:rPr>
            </w:rPrChange>
          </w:rPr>
          <w:fldChar w:fldCharType="end"/>
        </w:r>
        <w:r w:rsidRPr="00C94FF0">
          <w:rPr>
            <w:rStyle w:val="Collegamentoipertestuale"/>
            <w:b w:val="0"/>
            <w:bCs/>
            <w:rPrChange w:id="384" w:author="Visone Rossana (GSE)" w:date="2025-10-27T12:59:00Z" w16du:dateUtc="2025-10-27T11:59:00Z">
              <w:rPr>
                <w:rStyle w:val="Collegamentoipertestuale"/>
              </w:rPr>
            </w:rPrChange>
          </w:rPr>
          <w:fldChar w:fldCharType="end"/>
        </w:r>
      </w:ins>
    </w:p>
    <w:p w14:paraId="5E2BECF9" w14:textId="39B54076" w:rsidR="00C952FD" w:rsidRPr="00C94FF0" w:rsidRDefault="00C952FD">
      <w:pPr>
        <w:pStyle w:val="Sommario2"/>
        <w:tabs>
          <w:tab w:val="left" w:pos="993"/>
        </w:tabs>
        <w:rPr>
          <w:ins w:id="385" w:author="Visone Rossana (GSE)" w:date="2025-10-27T12:57:00Z" w16du:dateUtc="2025-10-27T11:57:00Z"/>
          <w:rFonts w:cstheme="minorBidi"/>
          <w:b w:val="0"/>
          <w:bCs/>
          <w:smallCaps w:val="0"/>
          <w:kern w:val="2"/>
          <w:sz w:val="24"/>
          <w:lang w:eastAsia="it-IT"/>
          <w14:ligatures w14:val="standardContextual"/>
        </w:rPr>
      </w:pPr>
      <w:ins w:id="386" w:author="Visone Rossana (GSE)" w:date="2025-10-27T12:57:00Z" w16du:dateUtc="2025-10-27T11:57:00Z">
        <w:r w:rsidRPr="00C94FF0">
          <w:rPr>
            <w:rStyle w:val="Collegamentoipertestuale"/>
            <w:b w:val="0"/>
            <w:bCs/>
            <w:rPrChange w:id="387" w:author="Visone Rossana (GSE)" w:date="2025-10-27T12:59:00Z" w16du:dateUtc="2025-10-27T11:59:00Z">
              <w:rPr>
                <w:rStyle w:val="Collegamentoipertestuale"/>
              </w:rPr>
            </w:rPrChange>
          </w:rPr>
          <w:fldChar w:fldCharType="begin"/>
        </w:r>
        <w:r w:rsidRPr="00C94FF0">
          <w:rPr>
            <w:rStyle w:val="Collegamentoipertestuale"/>
            <w:b w:val="0"/>
            <w:bCs/>
            <w:rPrChange w:id="388" w:author="Visone Rossana (GSE)" w:date="2025-10-27T12:59:00Z" w16du:dateUtc="2025-10-27T11:59:00Z">
              <w:rPr>
                <w:rStyle w:val="Collegamentoipertestuale"/>
              </w:rPr>
            </w:rPrChange>
          </w:rPr>
          <w:instrText xml:space="preserve"> </w:instrText>
        </w:r>
        <w:r w:rsidRPr="00C94FF0">
          <w:rPr>
            <w:b w:val="0"/>
            <w:bCs/>
            <w:rPrChange w:id="389" w:author="Visone Rossana (GSE)" w:date="2025-10-27T12:59:00Z" w16du:dateUtc="2025-10-27T11:59:00Z">
              <w:rPr/>
            </w:rPrChange>
          </w:rPr>
          <w:instrText>HYPERLINK \l "_Toc212462517"</w:instrText>
        </w:r>
        <w:r w:rsidRPr="00C94FF0">
          <w:rPr>
            <w:rStyle w:val="Collegamentoipertestuale"/>
            <w:b w:val="0"/>
            <w:bCs/>
            <w:rPrChange w:id="390" w:author="Visone Rossana (GSE)" w:date="2025-10-27T12:59:00Z" w16du:dateUtc="2025-10-27T11:59:00Z">
              <w:rPr>
                <w:rStyle w:val="Collegamentoipertestuale"/>
              </w:rPr>
            </w:rPrChange>
          </w:rPr>
          <w:instrText xml:space="preserve"> </w:instrText>
        </w:r>
        <w:r w:rsidRPr="00C94FF0">
          <w:rPr>
            <w:rStyle w:val="Collegamentoipertestuale"/>
            <w:b w:val="0"/>
            <w:rPrChange w:id="391" w:author="Visone Rossana (GSE)" w:date="2025-10-29T15:10:00Z" w16du:dateUtc="2025-10-29T14:10:00Z">
              <w:rPr>
                <w:rStyle w:val="Collegamentoipertestuale"/>
                <w:b w:val="0"/>
              </w:rPr>
            </w:rPrChange>
          </w:rPr>
        </w:r>
        <w:r w:rsidRPr="00C94FF0">
          <w:rPr>
            <w:rStyle w:val="Collegamentoipertestuale"/>
            <w:b w:val="0"/>
            <w:bCs/>
            <w:rPrChange w:id="392" w:author="Visone Rossana (GSE)" w:date="2025-10-27T12:59:00Z" w16du:dateUtc="2025-10-27T11:59:00Z">
              <w:rPr>
                <w:rStyle w:val="Collegamentoipertestuale"/>
              </w:rPr>
            </w:rPrChange>
          </w:rPr>
          <w:fldChar w:fldCharType="separate"/>
        </w:r>
        <w:r w:rsidRPr="00C94FF0">
          <w:rPr>
            <w:rStyle w:val="Collegamentoipertestuale"/>
            <w:b w:val="0"/>
            <w:bCs/>
            <w:rPrChange w:id="393" w:author="Visone Rossana (GSE)" w:date="2025-10-27T12:59:00Z" w16du:dateUtc="2025-10-27T11:59:00Z">
              <w:rPr>
                <w:rStyle w:val="Collegamentoipertestuale"/>
              </w:rPr>
            </w:rPrChange>
          </w:rPr>
          <w:t>5.5.</w:t>
        </w:r>
        <w:r w:rsidRPr="00C94FF0">
          <w:rPr>
            <w:rFonts w:cstheme="minorBidi"/>
            <w:b w:val="0"/>
            <w:bCs/>
            <w:smallCaps w:val="0"/>
            <w:kern w:val="2"/>
            <w:sz w:val="24"/>
            <w:lang w:eastAsia="it-IT"/>
            <w14:ligatures w14:val="standardContextual"/>
          </w:rPr>
          <w:tab/>
        </w:r>
        <w:r w:rsidRPr="00C94FF0">
          <w:rPr>
            <w:rStyle w:val="Collegamentoipertestuale"/>
            <w:b w:val="0"/>
            <w:bCs/>
            <w:rPrChange w:id="394" w:author="Visone Rossana (GSE)" w:date="2025-10-27T12:59:00Z" w16du:dateUtc="2025-10-27T11:59:00Z">
              <w:rPr>
                <w:rStyle w:val="Collegamentoipertestuale"/>
              </w:rPr>
            </w:rPrChange>
          </w:rPr>
          <w:t>Preavviso di rigetto</w:t>
        </w:r>
        <w:r w:rsidRPr="00C94FF0">
          <w:rPr>
            <w:b w:val="0"/>
            <w:bCs/>
            <w:webHidden/>
            <w:rPrChange w:id="395" w:author="Visone Rossana (GSE)" w:date="2025-10-27T12:59:00Z" w16du:dateUtc="2025-10-27T11:59:00Z">
              <w:rPr>
                <w:webHidden/>
              </w:rPr>
            </w:rPrChange>
          </w:rPr>
          <w:tab/>
        </w:r>
        <w:r w:rsidRPr="00C94FF0">
          <w:rPr>
            <w:b w:val="0"/>
            <w:bCs/>
            <w:webHidden/>
            <w:rPrChange w:id="396" w:author="Visone Rossana (GSE)" w:date="2025-10-27T12:59:00Z" w16du:dateUtc="2025-10-27T11:59:00Z">
              <w:rPr>
                <w:webHidden/>
              </w:rPr>
            </w:rPrChange>
          </w:rPr>
          <w:fldChar w:fldCharType="begin"/>
        </w:r>
        <w:r w:rsidRPr="00C94FF0">
          <w:rPr>
            <w:b w:val="0"/>
            <w:bCs/>
            <w:webHidden/>
            <w:rPrChange w:id="397" w:author="Visone Rossana (GSE)" w:date="2025-10-27T12:59:00Z" w16du:dateUtc="2025-10-27T11:59:00Z">
              <w:rPr>
                <w:webHidden/>
              </w:rPr>
            </w:rPrChange>
          </w:rPr>
          <w:instrText xml:space="preserve"> PAGEREF _Toc212462517 \h </w:instrText>
        </w:r>
      </w:ins>
      <w:r w:rsidRPr="00C94FF0">
        <w:rPr>
          <w:b w:val="0"/>
          <w:webHidden/>
          <w:rPrChange w:id="398" w:author="Visone Rossana (GSE)" w:date="2025-10-29T15:10:00Z" w16du:dateUtc="2025-10-29T14:10:00Z">
            <w:rPr>
              <w:b w:val="0"/>
              <w:webHidden/>
            </w:rPr>
          </w:rPrChange>
        </w:rPr>
      </w:r>
      <w:ins w:id="399" w:author="Visone Rossana (GSE)" w:date="2025-10-27T12:57:00Z" w16du:dateUtc="2025-10-27T11:57:00Z">
        <w:r w:rsidRPr="00C94FF0">
          <w:rPr>
            <w:b w:val="0"/>
            <w:bCs/>
            <w:webHidden/>
            <w:rPrChange w:id="400" w:author="Visone Rossana (GSE)" w:date="2025-10-27T12:59:00Z" w16du:dateUtc="2025-10-27T11:59:00Z">
              <w:rPr>
                <w:webHidden/>
              </w:rPr>
            </w:rPrChange>
          </w:rPr>
          <w:fldChar w:fldCharType="separate"/>
        </w:r>
      </w:ins>
      <w:ins w:id="401" w:author="Visone Rossana (GSE)" w:date="2025-10-27T13:02:00Z" w16du:dateUtc="2025-10-27T12:02:00Z">
        <w:r w:rsidR="00A6225C" w:rsidRPr="00FC7D0F">
          <w:rPr>
            <w:b w:val="0"/>
            <w:webHidden/>
          </w:rPr>
          <w:t>42</w:t>
        </w:r>
      </w:ins>
      <w:ins w:id="402" w:author="Visone Rossana (GSE)" w:date="2025-10-27T12:57:00Z" w16du:dateUtc="2025-10-27T11:57:00Z">
        <w:r w:rsidRPr="00C94FF0">
          <w:rPr>
            <w:b w:val="0"/>
            <w:bCs/>
            <w:webHidden/>
            <w:rPrChange w:id="403" w:author="Visone Rossana (GSE)" w:date="2025-10-27T12:59:00Z" w16du:dateUtc="2025-10-27T11:59:00Z">
              <w:rPr>
                <w:webHidden/>
              </w:rPr>
            </w:rPrChange>
          </w:rPr>
          <w:fldChar w:fldCharType="end"/>
        </w:r>
        <w:r w:rsidRPr="00C94FF0">
          <w:rPr>
            <w:rStyle w:val="Collegamentoipertestuale"/>
            <w:b w:val="0"/>
            <w:bCs/>
            <w:rPrChange w:id="404" w:author="Visone Rossana (GSE)" w:date="2025-10-27T12:59:00Z" w16du:dateUtc="2025-10-27T11:59:00Z">
              <w:rPr>
                <w:rStyle w:val="Collegamentoipertestuale"/>
              </w:rPr>
            </w:rPrChange>
          </w:rPr>
          <w:fldChar w:fldCharType="end"/>
        </w:r>
      </w:ins>
    </w:p>
    <w:p w14:paraId="562EFCC6" w14:textId="59558396" w:rsidR="00C952FD" w:rsidRDefault="00C952FD">
      <w:pPr>
        <w:pStyle w:val="Sommario2"/>
        <w:tabs>
          <w:tab w:val="left" w:pos="993"/>
        </w:tabs>
        <w:rPr>
          <w:ins w:id="405" w:author="Visone Rossana (GSE)" w:date="2025-10-27T12:57:00Z" w16du:dateUtc="2025-10-27T11:57:00Z"/>
          <w:rFonts w:cstheme="minorBidi"/>
          <w:b w:val="0"/>
          <w:smallCaps w:val="0"/>
          <w:kern w:val="2"/>
          <w:sz w:val="24"/>
          <w:lang w:eastAsia="it-IT"/>
          <w14:ligatures w14:val="standardContextual"/>
        </w:rPr>
      </w:pPr>
      <w:ins w:id="406" w:author="Visone Rossana (GSE)" w:date="2025-10-27T12:57:00Z" w16du:dateUtc="2025-10-27T11:57:00Z">
        <w:r w:rsidRPr="00C94FF0">
          <w:rPr>
            <w:rStyle w:val="Collegamentoipertestuale"/>
            <w:b w:val="0"/>
            <w:bCs/>
            <w:rPrChange w:id="407" w:author="Visone Rossana (GSE)" w:date="2025-10-27T12:59:00Z" w16du:dateUtc="2025-10-27T11:59:00Z">
              <w:rPr>
                <w:rStyle w:val="Collegamentoipertestuale"/>
              </w:rPr>
            </w:rPrChange>
          </w:rPr>
          <w:fldChar w:fldCharType="begin"/>
        </w:r>
        <w:r w:rsidRPr="00C94FF0">
          <w:rPr>
            <w:rStyle w:val="Collegamentoipertestuale"/>
            <w:b w:val="0"/>
            <w:bCs/>
            <w:rPrChange w:id="408" w:author="Visone Rossana (GSE)" w:date="2025-10-27T12:59:00Z" w16du:dateUtc="2025-10-27T11:59:00Z">
              <w:rPr>
                <w:rStyle w:val="Collegamentoipertestuale"/>
              </w:rPr>
            </w:rPrChange>
          </w:rPr>
          <w:instrText xml:space="preserve"> </w:instrText>
        </w:r>
        <w:r w:rsidRPr="00C94FF0">
          <w:rPr>
            <w:b w:val="0"/>
            <w:bCs/>
            <w:rPrChange w:id="409" w:author="Visone Rossana (GSE)" w:date="2025-10-27T12:59:00Z" w16du:dateUtc="2025-10-27T11:59:00Z">
              <w:rPr/>
            </w:rPrChange>
          </w:rPr>
          <w:instrText>HYPERLINK \l "_Toc212462520"</w:instrText>
        </w:r>
        <w:r w:rsidRPr="00C94FF0">
          <w:rPr>
            <w:rStyle w:val="Collegamentoipertestuale"/>
            <w:b w:val="0"/>
            <w:bCs/>
            <w:rPrChange w:id="410" w:author="Visone Rossana (GSE)" w:date="2025-10-27T12:59:00Z" w16du:dateUtc="2025-10-27T11:59:00Z">
              <w:rPr>
                <w:rStyle w:val="Collegamentoipertestuale"/>
              </w:rPr>
            </w:rPrChange>
          </w:rPr>
          <w:instrText xml:space="preserve"> </w:instrText>
        </w:r>
        <w:r w:rsidRPr="00C94FF0">
          <w:rPr>
            <w:rStyle w:val="Collegamentoipertestuale"/>
            <w:b w:val="0"/>
            <w:rPrChange w:id="411" w:author="Visone Rossana (GSE)" w:date="2025-10-29T15:10:00Z" w16du:dateUtc="2025-10-29T14:10:00Z">
              <w:rPr>
                <w:rStyle w:val="Collegamentoipertestuale"/>
                <w:b w:val="0"/>
              </w:rPr>
            </w:rPrChange>
          </w:rPr>
        </w:r>
        <w:r w:rsidRPr="00C94FF0">
          <w:rPr>
            <w:rStyle w:val="Collegamentoipertestuale"/>
            <w:b w:val="0"/>
            <w:bCs/>
            <w:rPrChange w:id="412" w:author="Visone Rossana (GSE)" w:date="2025-10-27T12:59:00Z" w16du:dateUtc="2025-10-27T11:59:00Z">
              <w:rPr>
                <w:rStyle w:val="Collegamentoipertestuale"/>
              </w:rPr>
            </w:rPrChange>
          </w:rPr>
          <w:fldChar w:fldCharType="separate"/>
        </w:r>
        <w:r w:rsidRPr="00C94FF0">
          <w:rPr>
            <w:rStyle w:val="Collegamentoipertestuale"/>
            <w:b w:val="0"/>
            <w:bCs/>
            <w:rPrChange w:id="413" w:author="Visone Rossana (GSE)" w:date="2025-10-27T12:59:00Z" w16du:dateUtc="2025-10-27T11:59:00Z">
              <w:rPr>
                <w:rStyle w:val="Collegamentoipertestuale"/>
              </w:rPr>
            </w:rPrChange>
          </w:rPr>
          <w:t>5.6.</w:t>
        </w:r>
        <w:r w:rsidRPr="00C94FF0">
          <w:rPr>
            <w:rFonts w:cstheme="minorBidi"/>
            <w:b w:val="0"/>
            <w:bCs/>
            <w:smallCaps w:val="0"/>
            <w:kern w:val="2"/>
            <w:sz w:val="24"/>
            <w:lang w:eastAsia="it-IT"/>
            <w14:ligatures w14:val="standardContextual"/>
          </w:rPr>
          <w:tab/>
        </w:r>
        <w:r w:rsidRPr="00C94FF0">
          <w:rPr>
            <w:rStyle w:val="Collegamentoipertestuale"/>
            <w:b w:val="0"/>
            <w:bCs/>
            <w:rPrChange w:id="414" w:author="Visone Rossana (GSE)" w:date="2025-10-27T12:59:00Z" w16du:dateUtc="2025-10-27T11:59:00Z">
              <w:rPr>
                <w:rStyle w:val="Collegamentoipertestuale"/>
              </w:rPr>
            </w:rPrChange>
          </w:rPr>
          <w:t>Comunicazioni dell’esito della valutazione</w:t>
        </w:r>
        <w:r w:rsidRPr="00C94FF0">
          <w:rPr>
            <w:b w:val="0"/>
            <w:bCs/>
            <w:webHidden/>
            <w:rPrChange w:id="415" w:author="Visone Rossana (GSE)" w:date="2025-10-27T12:59:00Z" w16du:dateUtc="2025-10-27T11:59:00Z">
              <w:rPr>
                <w:webHidden/>
              </w:rPr>
            </w:rPrChange>
          </w:rPr>
          <w:tab/>
        </w:r>
        <w:r w:rsidRPr="00C94FF0">
          <w:rPr>
            <w:b w:val="0"/>
            <w:bCs/>
            <w:webHidden/>
            <w:rPrChange w:id="416" w:author="Visone Rossana (GSE)" w:date="2025-10-27T12:59:00Z" w16du:dateUtc="2025-10-27T11:59:00Z">
              <w:rPr>
                <w:webHidden/>
              </w:rPr>
            </w:rPrChange>
          </w:rPr>
          <w:fldChar w:fldCharType="begin"/>
        </w:r>
        <w:r w:rsidRPr="00C94FF0">
          <w:rPr>
            <w:b w:val="0"/>
            <w:bCs/>
            <w:webHidden/>
            <w:rPrChange w:id="417" w:author="Visone Rossana (GSE)" w:date="2025-10-27T12:59:00Z" w16du:dateUtc="2025-10-27T11:59:00Z">
              <w:rPr>
                <w:webHidden/>
              </w:rPr>
            </w:rPrChange>
          </w:rPr>
          <w:instrText xml:space="preserve"> PAGEREF _Toc212462520 \h </w:instrText>
        </w:r>
      </w:ins>
      <w:r w:rsidRPr="00C94FF0">
        <w:rPr>
          <w:b w:val="0"/>
          <w:webHidden/>
          <w:rPrChange w:id="418" w:author="Visone Rossana (GSE)" w:date="2025-10-29T15:10:00Z" w16du:dateUtc="2025-10-29T14:10:00Z">
            <w:rPr>
              <w:b w:val="0"/>
              <w:webHidden/>
            </w:rPr>
          </w:rPrChange>
        </w:rPr>
      </w:r>
      <w:ins w:id="419" w:author="Visone Rossana (GSE)" w:date="2025-10-27T12:57:00Z" w16du:dateUtc="2025-10-27T11:57:00Z">
        <w:r w:rsidRPr="00C94FF0">
          <w:rPr>
            <w:b w:val="0"/>
            <w:bCs/>
            <w:webHidden/>
            <w:rPrChange w:id="420" w:author="Visone Rossana (GSE)" w:date="2025-10-27T12:59:00Z" w16du:dateUtc="2025-10-27T11:59:00Z">
              <w:rPr>
                <w:webHidden/>
              </w:rPr>
            </w:rPrChange>
          </w:rPr>
          <w:fldChar w:fldCharType="separate"/>
        </w:r>
      </w:ins>
      <w:ins w:id="421" w:author="Visone Rossana (GSE)" w:date="2025-10-27T13:02:00Z" w16du:dateUtc="2025-10-27T12:02:00Z">
        <w:r w:rsidR="00A6225C" w:rsidRPr="00FC7D0F">
          <w:rPr>
            <w:b w:val="0"/>
            <w:webHidden/>
          </w:rPr>
          <w:t>42</w:t>
        </w:r>
      </w:ins>
      <w:ins w:id="422" w:author="Visone Rossana (GSE)" w:date="2025-10-27T12:57:00Z" w16du:dateUtc="2025-10-27T11:57:00Z">
        <w:r w:rsidRPr="00C94FF0">
          <w:rPr>
            <w:b w:val="0"/>
            <w:bCs/>
            <w:webHidden/>
            <w:rPrChange w:id="423" w:author="Visone Rossana (GSE)" w:date="2025-10-27T12:59:00Z" w16du:dateUtc="2025-10-27T11:59:00Z">
              <w:rPr>
                <w:webHidden/>
              </w:rPr>
            </w:rPrChange>
          </w:rPr>
          <w:fldChar w:fldCharType="end"/>
        </w:r>
        <w:r w:rsidRPr="00C94FF0">
          <w:rPr>
            <w:rStyle w:val="Collegamentoipertestuale"/>
            <w:b w:val="0"/>
            <w:bCs/>
            <w:rPrChange w:id="424" w:author="Visone Rossana (GSE)" w:date="2025-10-27T12:59:00Z" w16du:dateUtc="2025-10-27T11:59:00Z">
              <w:rPr>
                <w:rStyle w:val="Collegamentoipertestuale"/>
              </w:rPr>
            </w:rPrChange>
          </w:rPr>
          <w:fldChar w:fldCharType="end"/>
        </w:r>
      </w:ins>
    </w:p>
    <w:p w14:paraId="63A41C7B" w14:textId="384D6D09" w:rsidR="00C952FD" w:rsidRDefault="00C952FD">
      <w:pPr>
        <w:pStyle w:val="Sommario1"/>
        <w:rPr>
          <w:ins w:id="42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4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"_Toc212462523"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6.</w:t>
        </w:r>
        <w:r>
          <w:rPr>
            <w:rFonts w:asciiTheme="minorHAnsi" w:hAnsiTheme="minorHAnsi" w:cstheme="minorBidi"/>
            <w:b w:val="0"/>
            <w:bCs w:val="0"/>
            <w:caps w:val="0"/>
            <w:kern w:val="2"/>
            <w:sz w:val="24"/>
            <w:lang w:eastAsia="it-IT"/>
            <w14:ligatures w14:val="standardContextual"/>
          </w:rPr>
          <w:tab/>
        </w:r>
        <w:r w:rsidRPr="00A8170F">
          <w:rPr>
            <w:rStyle w:val="Collegamentoipertestuale"/>
          </w:rPr>
          <w:t>MODALITA’ ACCESSO DIRETTO</w:t>
        </w:r>
        <w:r>
          <w:rPr>
            <w:webHidden/>
          </w:rPr>
          <w:tab/>
        </w:r>
        <w:r>
          <w:rPr>
            <w:webHidden/>
          </w:rPr>
          <w:fldChar w:fldCharType="begin"/>
        </w:r>
        <w:r>
          <w:rPr>
            <w:webHidden/>
          </w:rPr>
          <w:instrText xml:space="preserve"> PAGEREF _Toc212462523 \h </w:instrText>
        </w:r>
      </w:ins>
      <w:r>
        <w:rPr>
          <w:webHidden/>
        </w:rPr>
      </w:r>
      <w:ins w:id="427" w:author="Visone Rossana (GSE)" w:date="2025-10-27T12:57:00Z" w16du:dateUtc="2025-10-27T11:57:00Z">
        <w:r>
          <w:rPr>
            <w:webHidden/>
          </w:rPr>
          <w:fldChar w:fldCharType="separate"/>
        </w:r>
      </w:ins>
      <w:ins w:id="428" w:author="Visone Rossana (GSE)" w:date="2025-10-27T13:02:00Z" w16du:dateUtc="2025-10-27T12:02:00Z">
        <w:r w:rsidR="00A6225C">
          <w:rPr>
            <w:webHidden/>
          </w:rPr>
          <w:t>43</w:t>
        </w:r>
      </w:ins>
      <w:ins w:id="429" w:author="Visone Rossana (GSE)" w:date="2025-10-27T12:57:00Z" w16du:dateUtc="2025-10-27T11:57:00Z">
        <w:r>
          <w:rPr>
            <w:webHidden/>
          </w:rPr>
          <w:fldChar w:fldCharType="end"/>
        </w:r>
        <w:r w:rsidRPr="00A8170F">
          <w:rPr>
            <w:rStyle w:val="Collegamentoipertestuale"/>
          </w:rPr>
          <w:fldChar w:fldCharType="end"/>
        </w:r>
      </w:ins>
    </w:p>
    <w:p w14:paraId="29E591BF" w14:textId="39857D12" w:rsidR="00C952FD" w:rsidRPr="00C94FF0" w:rsidRDefault="00C952FD">
      <w:pPr>
        <w:pStyle w:val="Sommario2"/>
        <w:tabs>
          <w:tab w:val="left" w:pos="993"/>
        </w:tabs>
        <w:rPr>
          <w:ins w:id="430" w:author="Visone Rossana (GSE)" w:date="2025-10-27T12:57:00Z" w16du:dateUtc="2025-10-27T11:57:00Z"/>
          <w:rFonts w:cstheme="minorBidi"/>
          <w:b w:val="0"/>
          <w:bCs/>
          <w:smallCaps w:val="0"/>
          <w:kern w:val="2"/>
          <w:sz w:val="24"/>
          <w:lang w:eastAsia="it-IT"/>
          <w14:ligatures w14:val="standardContextual"/>
        </w:rPr>
      </w:pPr>
      <w:ins w:id="431" w:author="Visone Rossana (GSE)" w:date="2025-10-27T12:57:00Z" w16du:dateUtc="2025-10-27T11:57:00Z">
        <w:r w:rsidRPr="00C94FF0">
          <w:rPr>
            <w:rStyle w:val="Collegamentoipertestuale"/>
            <w:b w:val="0"/>
            <w:bCs/>
            <w:rPrChange w:id="432" w:author="Visone Rossana (GSE)" w:date="2025-10-27T12:59:00Z" w16du:dateUtc="2025-10-27T11:59:00Z">
              <w:rPr>
                <w:rStyle w:val="Collegamentoipertestuale"/>
              </w:rPr>
            </w:rPrChange>
          </w:rPr>
          <w:fldChar w:fldCharType="begin"/>
        </w:r>
        <w:r w:rsidRPr="00C94FF0">
          <w:rPr>
            <w:rStyle w:val="Collegamentoipertestuale"/>
            <w:b w:val="0"/>
            <w:bCs/>
            <w:rPrChange w:id="433" w:author="Visone Rossana (GSE)" w:date="2025-10-27T12:59:00Z" w16du:dateUtc="2025-10-27T11:59:00Z">
              <w:rPr>
                <w:rStyle w:val="Collegamentoipertestuale"/>
              </w:rPr>
            </w:rPrChange>
          </w:rPr>
          <w:instrText xml:space="preserve"> </w:instrText>
        </w:r>
        <w:r w:rsidRPr="00C94FF0">
          <w:rPr>
            <w:b w:val="0"/>
            <w:bCs/>
            <w:rPrChange w:id="434" w:author="Visone Rossana (GSE)" w:date="2025-10-27T12:59:00Z" w16du:dateUtc="2025-10-27T11:59:00Z">
              <w:rPr/>
            </w:rPrChange>
          </w:rPr>
          <w:instrText>HYPERLINK \l "_Toc212462525"</w:instrText>
        </w:r>
        <w:r w:rsidRPr="00C94FF0">
          <w:rPr>
            <w:rStyle w:val="Collegamentoipertestuale"/>
            <w:b w:val="0"/>
            <w:bCs/>
            <w:rPrChange w:id="435" w:author="Visone Rossana (GSE)" w:date="2025-10-27T12:59:00Z" w16du:dateUtc="2025-10-27T11:59:00Z">
              <w:rPr>
                <w:rStyle w:val="Collegamentoipertestuale"/>
              </w:rPr>
            </w:rPrChange>
          </w:rPr>
          <w:instrText xml:space="preserve"> </w:instrText>
        </w:r>
        <w:r w:rsidRPr="00C94FF0">
          <w:rPr>
            <w:rStyle w:val="Collegamentoipertestuale"/>
            <w:b w:val="0"/>
            <w:rPrChange w:id="436" w:author="Visone Rossana (GSE)" w:date="2025-10-29T15:10:00Z" w16du:dateUtc="2025-10-29T14:10:00Z">
              <w:rPr>
                <w:rStyle w:val="Collegamentoipertestuale"/>
                <w:b w:val="0"/>
              </w:rPr>
            </w:rPrChange>
          </w:rPr>
        </w:r>
        <w:r w:rsidRPr="00C94FF0">
          <w:rPr>
            <w:rStyle w:val="Collegamentoipertestuale"/>
            <w:b w:val="0"/>
            <w:bCs/>
            <w:rPrChange w:id="437" w:author="Visone Rossana (GSE)" w:date="2025-10-27T12:59:00Z" w16du:dateUtc="2025-10-27T11:59:00Z">
              <w:rPr>
                <w:rStyle w:val="Collegamentoipertestuale"/>
              </w:rPr>
            </w:rPrChange>
          </w:rPr>
          <w:fldChar w:fldCharType="separate"/>
        </w:r>
        <w:r w:rsidRPr="00C94FF0">
          <w:rPr>
            <w:rStyle w:val="Collegamentoipertestuale"/>
            <w:b w:val="0"/>
            <w:bCs/>
            <w:rPrChange w:id="438" w:author="Visone Rossana (GSE)" w:date="2025-10-27T12:59:00Z" w16du:dateUtc="2025-10-27T11:59:00Z">
              <w:rPr>
                <w:rStyle w:val="Collegamentoipertestuale"/>
              </w:rPr>
            </w:rPrChange>
          </w:rPr>
          <w:t>6.1.</w:t>
        </w:r>
        <w:r w:rsidRPr="00C94FF0">
          <w:rPr>
            <w:rFonts w:cstheme="minorBidi"/>
            <w:b w:val="0"/>
            <w:bCs/>
            <w:smallCaps w:val="0"/>
            <w:kern w:val="2"/>
            <w:sz w:val="24"/>
            <w:lang w:eastAsia="it-IT"/>
            <w14:ligatures w14:val="standardContextual"/>
          </w:rPr>
          <w:tab/>
        </w:r>
        <w:r w:rsidRPr="00C94FF0">
          <w:rPr>
            <w:rStyle w:val="Collegamentoipertestuale"/>
            <w:b w:val="0"/>
            <w:bCs/>
            <w:rPrChange w:id="439" w:author="Visone Rossana (GSE)" w:date="2025-10-27T12:59:00Z" w16du:dateUtc="2025-10-27T11:59:00Z">
              <w:rPr>
                <w:rStyle w:val="Collegamentoipertestuale"/>
              </w:rPr>
            </w:rPrChange>
          </w:rPr>
          <w:t>- FASE 1 – caricamento dati e documentazione</w:t>
        </w:r>
        <w:r w:rsidRPr="00C94FF0">
          <w:rPr>
            <w:b w:val="0"/>
            <w:bCs/>
            <w:webHidden/>
            <w:rPrChange w:id="440" w:author="Visone Rossana (GSE)" w:date="2025-10-27T12:59:00Z" w16du:dateUtc="2025-10-27T11:59:00Z">
              <w:rPr>
                <w:webHidden/>
              </w:rPr>
            </w:rPrChange>
          </w:rPr>
          <w:tab/>
        </w:r>
        <w:r w:rsidRPr="00C94FF0">
          <w:rPr>
            <w:b w:val="0"/>
            <w:bCs/>
            <w:webHidden/>
            <w:rPrChange w:id="441" w:author="Visone Rossana (GSE)" w:date="2025-10-27T12:59:00Z" w16du:dateUtc="2025-10-27T11:59:00Z">
              <w:rPr>
                <w:webHidden/>
              </w:rPr>
            </w:rPrChange>
          </w:rPr>
          <w:fldChar w:fldCharType="begin"/>
        </w:r>
        <w:r w:rsidRPr="00C94FF0">
          <w:rPr>
            <w:b w:val="0"/>
            <w:bCs/>
            <w:webHidden/>
            <w:rPrChange w:id="442" w:author="Visone Rossana (GSE)" w:date="2025-10-27T12:59:00Z" w16du:dateUtc="2025-10-27T11:59:00Z">
              <w:rPr>
                <w:webHidden/>
              </w:rPr>
            </w:rPrChange>
          </w:rPr>
          <w:instrText xml:space="preserve"> PAGEREF _Toc212462525 \h </w:instrText>
        </w:r>
      </w:ins>
      <w:r w:rsidRPr="00C94FF0">
        <w:rPr>
          <w:b w:val="0"/>
          <w:webHidden/>
          <w:rPrChange w:id="443" w:author="Visone Rossana (GSE)" w:date="2025-10-29T15:10:00Z" w16du:dateUtc="2025-10-29T14:10:00Z">
            <w:rPr>
              <w:b w:val="0"/>
              <w:webHidden/>
            </w:rPr>
          </w:rPrChange>
        </w:rPr>
      </w:r>
      <w:ins w:id="444" w:author="Visone Rossana (GSE)" w:date="2025-10-27T12:57:00Z" w16du:dateUtc="2025-10-27T11:57:00Z">
        <w:r w:rsidRPr="00C94FF0">
          <w:rPr>
            <w:b w:val="0"/>
            <w:bCs/>
            <w:webHidden/>
            <w:rPrChange w:id="445" w:author="Visone Rossana (GSE)" w:date="2025-10-27T12:59:00Z" w16du:dateUtc="2025-10-27T11:59:00Z">
              <w:rPr>
                <w:webHidden/>
              </w:rPr>
            </w:rPrChange>
          </w:rPr>
          <w:fldChar w:fldCharType="separate"/>
        </w:r>
      </w:ins>
      <w:ins w:id="446" w:author="Visone Rossana (GSE)" w:date="2025-10-27T13:02:00Z" w16du:dateUtc="2025-10-27T12:02:00Z">
        <w:r w:rsidR="00A6225C" w:rsidRPr="00FC7D0F">
          <w:rPr>
            <w:b w:val="0"/>
            <w:webHidden/>
          </w:rPr>
          <w:t>43</w:t>
        </w:r>
      </w:ins>
      <w:ins w:id="447" w:author="Visone Rossana (GSE)" w:date="2025-10-27T12:57:00Z" w16du:dateUtc="2025-10-27T11:57:00Z">
        <w:r w:rsidRPr="00C94FF0">
          <w:rPr>
            <w:b w:val="0"/>
            <w:bCs/>
            <w:webHidden/>
            <w:rPrChange w:id="448" w:author="Visone Rossana (GSE)" w:date="2025-10-27T12:59:00Z" w16du:dateUtc="2025-10-27T11:59:00Z">
              <w:rPr>
                <w:webHidden/>
              </w:rPr>
            </w:rPrChange>
          </w:rPr>
          <w:fldChar w:fldCharType="end"/>
        </w:r>
        <w:r w:rsidRPr="00C94FF0">
          <w:rPr>
            <w:rStyle w:val="Collegamentoipertestuale"/>
            <w:b w:val="0"/>
            <w:bCs/>
            <w:rPrChange w:id="449" w:author="Visone Rossana (GSE)" w:date="2025-10-27T12:59:00Z" w16du:dateUtc="2025-10-27T11:59:00Z">
              <w:rPr>
                <w:rStyle w:val="Collegamentoipertestuale"/>
              </w:rPr>
            </w:rPrChange>
          </w:rPr>
          <w:fldChar w:fldCharType="end"/>
        </w:r>
      </w:ins>
    </w:p>
    <w:p w14:paraId="671517EA" w14:textId="3A284A53" w:rsidR="00C952FD" w:rsidRPr="00C94FF0" w:rsidRDefault="00C952FD">
      <w:pPr>
        <w:pStyle w:val="Sommario2"/>
        <w:tabs>
          <w:tab w:val="left" w:pos="993"/>
        </w:tabs>
        <w:rPr>
          <w:ins w:id="450" w:author="Visone Rossana (GSE)" w:date="2025-10-27T12:57:00Z" w16du:dateUtc="2025-10-27T11:57:00Z"/>
          <w:rFonts w:cstheme="minorBidi"/>
          <w:b w:val="0"/>
          <w:bCs/>
          <w:smallCaps w:val="0"/>
          <w:kern w:val="2"/>
          <w:sz w:val="24"/>
          <w:lang w:eastAsia="it-IT"/>
          <w14:ligatures w14:val="standardContextual"/>
        </w:rPr>
      </w:pPr>
      <w:ins w:id="451" w:author="Visone Rossana (GSE)" w:date="2025-10-27T12:57:00Z" w16du:dateUtc="2025-10-27T11:57:00Z">
        <w:r w:rsidRPr="00C94FF0">
          <w:rPr>
            <w:rStyle w:val="Collegamentoipertestuale"/>
            <w:b w:val="0"/>
            <w:bCs/>
            <w:rPrChange w:id="452" w:author="Visone Rossana (GSE)" w:date="2025-10-27T12:59:00Z" w16du:dateUtc="2025-10-27T11:59:00Z">
              <w:rPr>
                <w:rStyle w:val="Collegamentoipertestuale"/>
              </w:rPr>
            </w:rPrChange>
          </w:rPr>
          <w:fldChar w:fldCharType="begin"/>
        </w:r>
        <w:r w:rsidRPr="00C94FF0">
          <w:rPr>
            <w:rStyle w:val="Collegamentoipertestuale"/>
            <w:b w:val="0"/>
            <w:bCs/>
            <w:rPrChange w:id="453" w:author="Visone Rossana (GSE)" w:date="2025-10-27T12:59:00Z" w16du:dateUtc="2025-10-27T11:59:00Z">
              <w:rPr>
                <w:rStyle w:val="Collegamentoipertestuale"/>
              </w:rPr>
            </w:rPrChange>
          </w:rPr>
          <w:instrText xml:space="preserve"> </w:instrText>
        </w:r>
        <w:r w:rsidRPr="00C94FF0">
          <w:rPr>
            <w:b w:val="0"/>
            <w:bCs/>
            <w:rPrChange w:id="454" w:author="Visone Rossana (GSE)" w:date="2025-10-27T12:59:00Z" w16du:dateUtc="2025-10-27T11:59:00Z">
              <w:rPr/>
            </w:rPrChange>
          </w:rPr>
          <w:instrText>HYPERLINK \l "_Toc212462526"</w:instrText>
        </w:r>
        <w:r w:rsidRPr="00C94FF0">
          <w:rPr>
            <w:rStyle w:val="Collegamentoipertestuale"/>
            <w:b w:val="0"/>
            <w:bCs/>
            <w:rPrChange w:id="455" w:author="Visone Rossana (GSE)" w:date="2025-10-27T12:59:00Z" w16du:dateUtc="2025-10-27T11:59:00Z">
              <w:rPr>
                <w:rStyle w:val="Collegamentoipertestuale"/>
              </w:rPr>
            </w:rPrChange>
          </w:rPr>
          <w:instrText xml:space="preserve"> </w:instrText>
        </w:r>
        <w:r w:rsidRPr="00C94FF0">
          <w:rPr>
            <w:rStyle w:val="Collegamentoipertestuale"/>
            <w:b w:val="0"/>
            <w:rPrChange w:id="456" w:author="Visone Rossana (GSE)" w:date="2025-10-29T15:10:00Z" w16du:dateUtc="2025-10-29T14:10:00Z">
              <w:rPr>
                <w:rStyle w:val="Collegamentoipertestuale"/>
                <w:b w:val="0"/>
              </w:rPr>
            </w:rPrChange>
          </w:rPr>
        </w:r>
        <w:r w:rsidRPr="00C94FF0">
          <w:rPr>
            <w:rStyle w:val="Collegamentoipertestuale"/>
            <w:b w:val="0"/>
            <w:bCs/>
            <w:rPrChange w:id="457" w:author="Visone Rossana (GSE)" w:date="2025-10-27T12:59:00Z" w16du:dateUtc="2025-10-27T11:59:00Z">
              <w:rPr>
                <w:rStyle w:val="Collegamentoipertestuale"/>
              </w:rPr>
            </w:rPrChange>
          </w:rPr>
          <w:fldChar w:fldCharType="separate"/>
        </w:r>
        <w:r w:rsidRPr="00C94FF0">
          <w:rPr>
            <w:rStyle w:val="Collegamentoipertestuale"/>
            <w:b w:val="0"/>
            <w:bCs/>
            <w:rPrChange w:id="458" w:author="Visone Rossana (GSE)" w:date="2025-10-27T12:59:00Z" w16du:dateUtc="2025-10-27T11:59:00Z">
              <w:rPr>
                <w:rStyle w:val="Collegamentoipertestuale"/>
              </w:rPr>
            </w:rPrChange>
          </w:rPr>
          <w:t>6.2.</w:t>
        </w:r>
        <w:r w:rsidRPr="00C94FF0">
          <w:rPr>
            <w:rFonts w:cstheme="minorBidi"/>
            <w:b w:val="0"/>
            <w:bCs/>
            <w:smallCaps w:val="0"/>
            <w:kern w:val="2"/>
            <w:sz w:val="24"/>
            <w:lang w:eastAsia="it-IT"/>
            <w14:ligatures w14:val="standardContextual"/>
          </w:rPr>
          <w:tab/>
        </w:r>
        <w:r w:rsidRPr="00C94FF0">
          <w:rPr>
            <w:rStyle w:val="Collegamentoipertestuale"/>
            <w:b w:val="0"/>
            <w:bCs/>
            <w:rPrChange w:id="459" w:author="Visone Rossana (GSE)" w:date="2025-10-27T12:59:00Z" w16du:dateUtc="2025-10-27T11:59:00Z">
              <w:rPr>
                <w:rStyle w:val="Collegamentoipertestuale"/>
              </w:rPr>
            </w:rPrChange>
          </w:rPr>
          <w:t>- FASE 2 - invio dell’istanza</w:t>
        </w:r>
        <w:r w:rsidRPr="00C94FF0">
          <w:rPr>
            <w:b w:val="0"/>
            <w:bCs/>
            <w:webHidden/>
            <w:rPrChange w:id="460" w:author="Visone Rossana (GSE)" w:date="2025-10-27T12:59:00Z" w16du:dateUtc="2025-10-27T11:59:00Z">
              <w:rPr>
                <w:webHidden/>
              </w:rPr>
            </w:rPrChange>
          </w:rPr>
          <w:tab/>
        </w:r>
        <w:r w:rsidRPr="00C94FF0">
          <w:rPr>
            <w:b w:val="0"/>
            <w:bCs/>
            <w:webHidden/>
            <w:rPrChange w:id="461" w:author="Visone Rossana (GSE)" w:date="2025-10-27T12:59:00Z" w16du:dateUtc="2025-10-27T11:59:00Z">
              <w:rPr>
                <w:webHidden/>
              </w:rPr>
            </w:rPrChange>
          </w:rPr>
          <w:fldChar w:fldCharType="begin"/>
        </w:r>
        <w:r w:rsidRPr="00C94FF0">
          <w:rPr>
            <w:b w:val="0"/>
            <w:bCs/>
            <w:webHidden/>
            <w:rPrChange w:id="462" w:author="Visone Rossana (GSE)" w:date="2025-10-27T12:59:00Z" w16du:dateUtc="2025-10-27T11:59:00Z">
              <w:rPr>
                <w:webHidden/>
              </w:rPr>
            </w:rPrChange>
          </w:rPr>
          <w:instrText xml:space="preserve"> PAGEREF _Toc212462526 \h </w:instrText>
        </w:r>
      </w:ins>
      <w:r w:rsidRPr="00C94FF0">
        <w:rPr>
          <w:b w:val="0"/>
          <w:webHidden/>
          <w:rPrChange w:id="463" w:author="Visone Rossana (GSE)" w:date="2025-10-29T15:10:00Z" w16du:dateUtc="2025-10-29T14:10:00Z">
            <w:rPr>
              <w:b w:val="0"/>
              <w:webHidden/>
            </w:rPr>
          </w:rPrChange>
        </w:rPr>
      </w:r>
      <w:ins w:id="464" w:author="Visone Rossana (GSE)" w:date="2025-10-27T12:57:00Z" w16du:dateUtc="2025-10-27T11:57:00Z">
        <w:r w:rsidRPr="00C94FF0">
          <w:rPr>
            <w:b w:val="0"/>
            <w:bCs/>
            <w:webHidden/>
            <w:rPrChange w:id="465" w:author="Visone Rossana (GSE)" w:date="2025-10-27T12:59:00Z" w16du:dateUtc="2025-10-27T11:59:00Z">
              <w:rPr>
                <w:webHidden/>
              </w:rPr>
            </w:rPrChange>
          </w:rPr>
          <w:fldChar w:fldCharType="separate"/>
        </w:r>
      </w:ins>
      <w:ins w:id="466" w:author="Visone Rossana (GSE)" w:date="2025-10-27T13:02:00Z" w16du:dateUtc="2025-10-27T12:02:00Z">
        <w:r w:rsidR="00A6225C" w:rsidRPr="00FC7D0F">
          <w:rPr>
            <w:b w:val="0"/>
            <w:webHidden/>
          </w:rPr>
          <w:t>44</w:t>
        </w:r>
      </w:ins>
      <w:ins w:id="467" w:author="Visone Rossana (GSE)" w:date="2025-10-27T12:57:00Z" w16du:dateUtc="2025-10-27T11:57:00Z">
        <w:r w:rsidRPr="00C94FF0">
          <w:rPr>
            <w:b w:val="0"/>
            <w:bCs/>
            <w:webHidden/>
            <w:rPrChange w:id="468" w:author="Visone Rossana (GSE)" w:date="2025-10-27T12:59:00Z" w16du:dateUtc="2025-10-27T11:59:00Z">
              <w:rPr>
                <w:webHidden/>
              </w:rPr>
            </w:rPrChange>
          </w:rPr>
          <w:fldChar w:fldCharType="end"/>
        </w:r>
        <w:r w:rsidRPr="00C94FF0">
          <w:rPr>
            <w:rStyle w:val="Collegamentoipertestuale"/>
            <w:b w:val="0"/>
            <w:bCs/>
            <w:rPrChange w:id="469" w:author="Visone Rossana (GSE)" w:date="2025-10-27T12:59:00Z" w16du:dateUtc="2025-10-27T11:59:00Z">
              <w:rPr>
                <w:rStyle w:val="Collegamentoipertestuale"/>
              </w:rPr>
            </w:rPrChange>
          </w:rPr>
          <w:fldChar w:fldCharType="end"/>
        </w:r>
      </w:ins>
    </w:p>
    <w:p w14:paraId="2F434972" w14:textId="4EEA6A12" w:rsidR="00C952FD" w:rsidRPr="00C94FF0" w:rsidRDefault="00C952FD">
      <w:pPr>
        <w:pStyle w:val="Sommario2"/>
        <w:tabs>
          <w:tab w:val="left" w:pos="993"/>
        </w:tabs>
        <w:rPr>
          <w:ins w:id="470" w:author="Visone Rossana (GSE)" w:date="2025-10-27T12:57:00Z" w16du:dateUtc="2025-10-27T11:57:00Z"/>
          <w:rFonts w:cstheme="minorBidi"/>
          <w:b w:val="0"/>
          <w:bCs/>
          <w:smallCaps w:val="0"/>
          <w:kern w:val="2"/>
          <w:sz w:val="24"/>
          <w:lang w:eastAsia="it-IT"/>
          <w14:ligatures w14:val="standardContextual"/>
        </w:rPr>
      </w:pPr>
      <w:ins w:id="471" w:author="Visone Rossana (GSE)" w:date="2025-10-27T12:57:00Z" w16du:dateUtc="2025-10-27T11:57:00Z">
        <w:r w:rsidRPr="00C94FF0">
          <w:rPr>
            <w:rStyle w:val="Collegamentoipertestuale"/>
            <w:b w:val="0"/>
            <w:bCs/>
            <w:rPrChange w:id="472" w:author="Visone Rossana (GSE)" w:date="2025-10-27T12:59:00Z" w16du:dateUtc="2025-10-27T11:59:00Z">
              <w:rPr>
                <w:rStyle w:val="Collegamentoipertestuale"/>
              </w:rPr>
            </w:rPrChange>
          </w:rPr>
          <w:fldChar w:fldCharType="begin"/>
        </w:r>
        <w:r w:rsidRPr="00C94FF0">
          <w:rPr>
            <w:rStyle w:val="Collegamentoipertestuale"/>
            <w:b w:val="0"/>
            <w:bCs/>
            <w:rPrChange w:id="473" w:author="Visone Rossana (GSE)" w:date="2025-10-27T12:59:00Z" w16du:dateUtc="2025-10-27T11:59:00Z">
              <w:rPr>
                <w:rStyle w:val="Collegamentoipertestuale"/>
              </w:rPr>
            </w:rPrChange>
          </w:rPr>
          <w:instrText xml:space="preserve"> </w:instrText>
        </w:r>
        <w:r w:rsidRPr="00C94FF0">
          <w:rPr>
            <w:b w:val="0"/>
            <w:bCs/>
            <w:rPrChange w:id="474" w:author="Visone Rossana (GSE)" w:date="2025-10-27T12:59:00Z" w16du:dateUtc="2025-10-27T11:59:00Z">
              <w:rPr/>
            </w:rPrChange>
          </w:rPr>
          <w:instrText>HYPERLINK \l "_Toc212462527"</w:instrText>
        </w:r>
        <w:r w:rsidRPr="00C94FF0">
          <w:rPr>
            <w:rStyle w:val="Collegamentoipertestuale"/>
            <w:b w:val="0"/>
            <w:bCs/>
            <w:rPrChange w:id="475" w:author="Visone Rossana (GSE)" w:date="2025-10-27T12:59:00Z" w16du:dateUtc="2025-10-27T11:59:00Z">
              <w:rPr>
                <w:rStyle w:val="Collegamentoipertestuale"/>
              </w:rPr>
            </w:rPrChange>
          </w:rPr>
          <w:instrText xml:space="preserve"> </w:instrText>
        </w:r>
        <w:r w:rsidRPr="00C94FF0">
          <w:rPr>
            <w:rStyle w:val="Collegamentoipertestuale"/>
            <w:b w:val="0"/>
            <w:rPrChange w:id="476" w:author="Visone Rossana (GSE)" w:date="2025-10-29T15:10:00Z" w16du:dateUtc="2025-10-29T14:10:00Z">
              <w:rPr>
                <w:rStyle w:val="Collegamentoipertestuale"/>
                <w:b w:val="0"/>
              </w:rPr>
            </w:rPrChange>
          </w:rPr>
        </w:r>
        <w:r w:rsidRPr="00C94FF0">
          <w:rPr>
            <w:rStyle w:val="Collegamentoipertestuale"/>
            <w:b w:val="0"/>
            <w:bCs/>
            <w:rPrChange w:id="477" w:author="Visone Rossana (GSE)" w:date="2025-10-27T12:59:00Z" w16du:dateUtc="2025-10-27T11:59:00Z">
              <w:rPr>
                <w:rStyle w:val="Collegamentoipertestuale"/>
              </w:rPr>
            </w:rPrChange>
          </w:rPr>
          <w:fldChar w:fldCharType="separate"/>
        </w:r>
        <w:r w:rsidRPr="00C94FF0">
          <w:rPr>
            <w:rStyle w:val="Collegamentoipertestuale"/>
            <w:b w:val="0"/>
            <w:bCs/>
            <w:rPrChange w:id="478" w:author="Visone Rossana (GSE)" w:date="2025-10-27T12:59:00Z" w16du:dateUtc="2025-10-27T11:59:00Z">
              <w:rPr>
                <w:rStyle w:val="Collegamentoipertestuale"/>
              </w:rPr>
            </w:rPrChange>
          </w:rPr>
          <w:t>6.3.</w:t>
        </w:r>
        <w:r w:rsidRPr="00C94FF0">
          <w:rPr>
            <w:rFonts w:cstheme="minorBidi"/>
            <w:b w:val="0"/>
            <w:bCs/>
            <w:smallCaps w:val="0"/>
            <w:kern w:val="2"/>
            <w:sz w:val="24"/>
            <w:lang w:eastAsia="it-IT"/>
            <w14:ligatures w14:val="standardContextual"/>
          </w:rPr>
          <w:tab/>
        </w:r>
        <w:r w:rsidRPr="00C94FF0">
          <w:rPr>
            <w:rStyle w:val="Collegamentoipertestuale"/>
            <w:b w:val="0"/>
            <w:bCs/>
            <w:rPrChange w:id="479" w:author="Visone Rossana (GSE)" w:date="2025-10-27T12:59:00Z" w16du:dateUtc="2025-10-27T11:59:00Z">
              <w:rPr>
                <w:rStyle w:val="Collegamentoipertestuale"/>
              </w:rPr>
            </w:rPrChange>
          </w:rPr>
          <w:t>- FASE 3 - istruttoria e attivazione/perfezionamento delle condizioni contrattuali</w:t>
        </w:r>
        <w:r w:rsidRPr="00C94FF0">
          <w:rPr>
            <w:b w:val="0"/>
            <w:bCs/>
            <w:webHidden/>
            <w:rPrChange w:id="480" w:author="Visone Rossana (GSE)" w:date="2025-10-27T12:59:00Z" w16du:dateUtc="2025-10-27T11:59:00Z">
              <w:rPr>
                <w:webHidden/>
              </w:rPr>
            </w:rPrChange>
          </w:rPr>
          <w:tab/>
        </w:r>
        <w:r w:rsidRPr="00C94FF0">
          <w:rPr>
            <w:b w:val="0"/>
            <w:bCs/>
            <w:webHidden/>
            <w:rPrChange w:id="481" w:author="Visone Rossana (GSE)" w:date="2025-10-27T12:59:00Z" w16du:dateUtc="2025-10-27T11:59:00Z">
              <w:rPr>
                <w:webHidden/>
              </w:rPr>
            </w:rPrChange>
          </w:rPr>
          <w:fldChar w:fldCharType="begin"/>
        </w:r>
        <w:r w:rsidRPr="00C94FF0">
          <w:rPr>
            <w:b w:val="0"/>
            <w:bCs/>
            <w:webHidden/>
            <w:rPrChange w:id="482" w:author="Visone Rossana (GSE)" w:date="2025-10-27T12:59:00Z" w16du:dateUtc="2025-10-27T11:59:00Z">
              <w:rPr>
                <w:webHidden/>
              </w:rPr>
            </w:rPrChange>
          </w:rPr>
          <w:instrText xml:space="preserve"> PAGEREF _Toc212462527 \h </w:instrText>
        </w:r>
      </w:ins>
      <w:r w:rsidRPr="00C94FF0">
        <w:rPr>
          <w:b w:val="0"/>
          <w:webHidden/>
          <w:rPrChange w:id="483" w:author="Visone Rossana (GSE)" w:date="2025-10-29T15:10:00Z" w16du:dateUtc="2025-10-29T14:10:00Z">
            <w:rPr>
              <w:b w:val="0"/>
              <w:webHidden/>
            </w:rPr>
          </w:rPrChange>
        </w:rPr>
      </w:r>
      <w:ins w:id="484" w:author="Visone Rossana (GSE)" w:date="2025-10-27T12:57:00Z" w16du:dateUtc="2025-10-27T11:57:00Z">
        <w:r w:rsidRPr="00C94FF0">
          <w:rPr>
            <w:b w:val="0"/>
            <w:bCs/>
            <w:webHidden/>
            <w:rPrChange w:id="485" w:author="Visone Rossana (GSE)" w:date="2025-10-27T12:59:00Z" w16du:dateUtc="2025-10-27T11:59:00Z">
              <w:rPr>
                <w:webHidden/>
              </w:rPr>
            </w:rPrChange>
          </w:rPr>
          <w:fldChar w:fldCharType="separate"/>
        </w:r>
      </w:ins>
      <w:ins w:id="486" w:author="Visone Rossana (GSE)" w:date="2025-10-27T13:02:00Z" w16du:dateUtc="2025-10-27T12:02:00Z">
        <w:r w:rsidR="00A6225C" w:rsidRPr="00FC7D0F">
          <w:rPr>
            <w:b w:val="0"/>
            <w:webHidden/>
          </w:rPr>
          <w:t>45</w:t>
        </w:r>
      </w:ins>
      <w:ins w:id="487" w:author="Visone Rossana (GSE)" w:date="2025-10-27T12:57:00Z" w16du:dateUtc="2025-10-27T11:57:00Z">
        <w:r w:rsidRPr="00C94FF0">
          <w:rPr>
            <w:b w:val="0"/>
            <w:bCs/>
            <w:webHidden/>
            <w:rPrChange w:id="488" w:author="Visone Rossana (GSE)" w:date="2025-10-27T12:59:00Z" w16du:dateUtc="2025-10-27T11:59:00Z">
              <w:rPr>
                <w:webHidden/>
              </w:rPr>
            </w:rPrChange>
          </w:rPr>
          <w:fldChar w:fldCharType="end"/>
        </w:r>
        <w:r w:rsidRPr="00C94FF0">
          <w:rPr>
            <w:rStyle w:val="Collegamentoipertestuale"/>
            <w:b w:val="0"/>
            <w:bCs/>
            <w:rPrChange w:id="489" w:author="Visone Rossana (GSE)" w:date="2025-10-27T12:59:00Z" w16du:dateUtc="2025-10-27T11:59:00Z">
              <w:rPr>
                <w:rStyle w:val="Collegamentoipertestuale"/>
              </w:rPr>
            </w:rPrChange>
          </w:rPr>
          <w:fldChar w:fldCharType="end"/>
        </w:r>
      </w:ins>
    </w:p>
    <w:p w14:paraId="4365614C" w14:textId="5BB2E714" w:rsidR="00C952FD" w:rsidRDefault="00C952FD">
      <w:pPr>
        <w:pStyle w:val="Sommario2"/>
        <w:tabs>
          <w:tab w:val="left" w:pos="993"/>
        </w:tabs>
        <w:rPr>
          <w:ins w:id="490" w:author="Visone Rossana (GSE)" w:date="2025-10-27T12:57:00Z" w16du:dateUtc="2025-10-27T11:57:00Z"/>
          <w:rFonts w:cstheme="minorBidi"/>
          <w:b w:val="0"/>
          <w:smallCaps w:val="0"/>
          <w:kern w:val="2"/>
          <w:sz w:val="24"/>
          <w:lang w:eastAsia="it-IT"/>
          <w14:ligatures w14:val="standardContextual"/>
        </w:rPr>
      </w:pPr>
      <w:ins w:id="491" w:author="Visone Rossana (GSE)" w:date="2025-10-27T12:57:00Z" w16du:dateUtc="2025-10-27T11:57:00Z">
        <w:r w:rsidRPr="00C94FF0">
          <w:rPr>
            <w:rStyle w:val="Collegamentoipertestuale"/>
            <w:b w:val="0"/>
            <w:bCs/>
            <w:rPrChange w:id="492" w:author="Visone Rossana (GSE)" w:date="2025-10-27T12:59:00Z" w16du:dateUtc="2025-10-27T11:59:00Z">
              <w:rPr>
                <w:rStyle w:val="Collegamentoipertestuale"/>
              </w:rPr>
            </w:rPrChange>
          </w:rPr>
          <w:fldChar w:fldCharType="begin"/>
        </w:r>
        <w:r w:rsidRPr="00C94FF0">
          <w:rPr>
            <w:rStyle w:val="Collegamentoipertestuale"/>
            <w:b w:val="0"/>
            <w:bCs/>
            <w:rPrChange w:id="493" w:author="Visone Rossana (GSE)" w:date="2025-10-27T12:59:00Z" w16du:dateUtc="2025-10-27T11:59:00Z">
              <w:rPr>
                <w:rStyle w:val="Collegamentoipertestuale"/>
              </w:rPr>
            </w:rPrChange>
          </w:rPr>
          <w:instrText xml:space="preserve"> </w:instrText>
        </w:r>
        <w:r w:rsidRPr="00C94FF0">
          <w:rPr>
            <w:b w:val="0"/>
            <w:bCs/>
            <w:rPrChange w:id="494" w:author="Visone Rossana (GSE)" w:date="2025-10-27T12:59:00Z" w16du:dateUtc="2025-10-27T11:59:00Z">
              <w:rPr/>
            </w:rPrChange>
          </w:rPr>
          <w:instrText>HYPERLINK \l "_Toc212462528"</w:instrText>
        </w:r>
        <w:r w:rsidRPr="00C94FF0">
          <w:rPr>
            <w:rStyle w:val="Collegamentoipertestuale"/>
            <w:b w:val="0"/>
            <w:bCs/>
            <w:rPrChange w:id="495" w:author="Visone Rossana (GSE)" w:date="2025-10-27T12:59:00Z" w16du:dateUtc="2025-10-27T11:59:00Z">
              <w:rPr>
                <w:rStyle w:val="Collegamentoipertestuale"/>
              </w:rPr>
            </w:rPrChange>
          </w:rPr>
          <w:instrText xml:space="preserve"> </w:instrText>
        </w:r>
        <w:r w:rsidRPr="00C94FF0">
          <w:rPr>
            <w:rStyle w:val="Collegamentoipertestuale"/>
            <w:b w:val="0"/>
            <w:rPrChange w:id="496" w:author="Visone Rossana (GSE)" w:date="2025-10-29T15:10:00Z" w16du:dateUtc="2025-10-29T14:10:00Z">
              <w:rPr>
                <w:rStyle w:val="Collegamentoipertestuale"/>
                <w:b w:val="0"/>
              </w:rPr>
            </w:rPrChange>
          </w:rPr>
        </w:r>
        <w:r w:rsidRPr="00C94FF0">
          <w:rPr>
            <w:rStyle w:val="Collegamentoipertestuale"/>
            <w:b w:val="0"/>
            <w:bCs/>
            <w:rPrChange w:id="497" w:author="Visone Rossana (GSE)" w:date="2025-10-27T12:59:00Z" w16du:dateUtc="2025-10-27T11:59:00Z">
              <w:rPr>
                <w:rStyle w:val="Collegamentoipertestuale"/>
              </w:rPr>
            </w:rPrChange>
          </w:rPr>
          <w:fldChar w:fldCharType="separate"/>
        </w:r>
        <w:r w:rsidRPr="00C94FF0">
          <w:rPr>
            <w:rStyle w:val="Collegamentoipertestuale"/>
            <w:b w:val="0"/>
            <w:bCs/>
            <w:rPrChange w:id="498" w:author="Visone Rossana (GSE)" w:date="2025-10-27T12:59:00Z" w16du:dateUtc="2025-10-27T11:59:00Z">
              <w:rPr>
                <w:rStyle w:val="Collegamentoipertestuale"/>
              </w:rPr>
            </w:rPrChange>
          </w:rPr>
          <w:t>6.4.</w:t>
        </w:r>
        <w:r w:rsidRPr="00C94FF0">
          <w:rPr>
            <w:rFonts w:cstheme="minorBidi"/>
            <w:b w:val="0"/>
            <w:bCs/>
            <w:smallCaps w:val="0"/>
            <w:kern w:val="2"/>
            <w:sz w:val="24"/>
            <w:lang w:eastAsia="it-IT"/>
            <w14:ligatures w14:val="standardContextual"/>
          </w:rPr>
          <w:tab/>
        </w:r>
        <w:r w:rsidRPr="00C94FF0">
          <w:rPr>
            <w:rStyle w:val="Collegamentoipertestuale"/>
            <w:b w:val="0"/>
            <w:bCs/>
            <w:rPrChange w:id="499" w:author="Visone Rossana (GSE)" w:date="2025-10-27T12:59:00Z" w16du:dateUtc="2025-10-27T11:59:00Z">
              <w:rPr>
                <w:rStyle w:val="Collegamentoipertestuale"/>
              </w:rPr>
            </w:rPrChange>
          </w:rPr>
          <w:t>- FASE 4 - erogazione degli incentivi</w:t>
        </w:r>
        <w:r w:rsidRPr="00C94FF0">
          <w:rPr>
            <w:b w:val="0"/>
            <w:bCs/>
            <w:webHidden/>
            <w:rPrChange w:id="500" w:author="Visone Rossana (GSE)" w:date="2025-10-27T12:59:00Z" w16du:dateUtc="2025-10-27T11:59:00Z">
              <w:rPr>
                <w:webHidden/>
              </w:rPr>
            </w:rPrChange>
          </w:rPr>
          <w:tab/>
        </w:r>
        <w:r w:rsidRPr="00C94FF0">
          <w:rPr>
            <w:b w:val="0"/>
            <w:bCs/>
            <w:webHidden/>
            <w:rPrChange w:id="501" w:author="Visone Rossana (GSE)" w:date="2025-10-27T12:59:00Z" w16du:dateUtc="2025-10-27T11:59:00Z">
              <w:rPr>
                <w:webHidden/>
              </w:rPr>
            </w:rPrChange>
          </w:rPr>
          <w:fldChar w:fldCharType="begin"/>
        </w:r>
        <w:r w:rsidRPr="00C94FF0">
          <w:rPr>
            <w:b w:val="0"/>
            <w:bCs/>
            <w:webHidden/>
            <w:rPrChange w:id="502" w:author="Visone Rossana (GSE)" w:date="2025-10-27T12:59:00Z" w16du:dateUtc="2025-10-27T11:59:00Z">
              <w:rPr>
                <w:webHidden/>
              </w:rPr>
            </w:rPrChange>
          </w:rPr>
          <w:instrText xml:space="preserve"> PAGEREF _Toc212462528 \h </w:instrText>
        </w:r>
      </w:ins>
      <w:r w:rsidRPr="00C94FF0">
        <w:rPr>
          <w:b w:val="0"/>
          <w:webHidden/>
          <w:rPrChange w:id="503" w:author="Visone Rossana (GSE)" w:date="2025-10-29T15:10:00Z" w16du:dateUtc="2025-10-29T14:10:00Z">
            <w:rPr>
              <w:b w:val="0"/>
              <w:webHidden/>
            </w:rPr>
          </w:rPrChange>
        </w:rPr>
      </w:r>
      <w:ins w:id="504" w:author="Visone Rossana (GSE)" w:date="2025-10-27T12:57:00Z" w16du:dateUtc="2025-10-27T11:57:00Z">
        <w:r w:rsidRPr="00C94FF0">
          <w:rPr>
            <w:b w:val="0"/>
            <w:bCs/>
            <w:webHidden/>
            <w:rPrChange w:id="505" w:author="Visone Rossana (GSE)" w:date="2025-10-27T12:59:00Z" w16du:dateUtc="2025-10-27T11:59:00Z">
              <w:rPr>
                <w:webHidden/>
              </w:rPr>
            </w:rPrChange>
          </w:rPr>
          <w:fldChar w:fldCharType="separate"/>
        </w:r>
      </w:ins>
      <w:ins w:id="506" w:author="Visone Rossana (GSE)" w:date="2025-10-27T13:02:00Z" w16du:dateUtc="2025-10-27T12:02:00Z">
        <w:r w:rsidR="00A6225C" w:rsidRPr="00FC7D0F">
          <w:rPr>
            <w:b w:val="0"/>
            <w:webHidden/>
          </w:rPr>
          <w:t>45</w:t>
        </w:r>
      </w:ins>
      <w:ins w:id="507" w:author="Visone Rossana (GSE)" w:date="2025-10-27T12:57:00Z" w16du:dateUtc="2025-10-27T11:57:00Z">
        <w:r w:rsidRPr="00C94FF0">
          <w:rPr>
            <w:b w:val="0"/>
            <w:bCs/>
            <w:webHidden/>
            <w:rPrChange w:id="508" w:author="Visone Rossana (GSE)" w:date="2025-10-27T12:59:00Z" w16du:dateUtc="2025-10-27T11:59:00Z">
              <w:rPr>
                <w:webHidden/>
              </w:rPr>
            </w:rPrChange>
          </w:rPr>
          <w:fldChar w:fldCharType="end"/>
        </w:r>
        <w:r w:rsidRPr="00C94FF0">
          <w:rPr>
            <w:rStyle w:val="Collegamentoipertestuale"/>
            <w:b w:val="0"/>
            <w:bCs/>
            <w:rPrChange w:id="509" w:author="Visone Rossana (GSE)" w:date="2025-10-27T12:59:00Z" w16du:dateUtc="2025-10-27T11:59:00Z">
              <w:rPr>
                <w:rStyle w:val="Collegamentoipertestuale"/>
              </w:rPr>
            </w:rPrChange>
          </w:rPr>
          <w:fldChar w:fldCharType="end"/>
        </w:r>
      </w:ins>
    </w:p>
    <w:p w14:paraId="23527402" w14:textId="3BC81AE8" w:rsidR="00C952FD" w:rsidRDefault="00C952FD">
      <w:pPr>
        <w:pStyle w:val="Sommario2"/>
        <w:tabs>
          <w:tab w:val="left" w:pos="993"/>
        </w:tabs>
        <w:rPr>
          <w:ins w:id="510" w:author="Visone Rossana (GSE)" w:date="2025-10-27T12:57:00Z" w16du:dateUtc="2025-10-27T11:57:00Z"/>
          <w:rFonts w:cstheme="minorBidi"/>
          <w:b w:val="0"/>
          <w:smallCaps w:val="0"/>
          <w:kern w:val="2"/>
          <w:sz w:val="24"/>
          <w:lang w:eastAsia="it-IT"/>
          <w14:ligatures w14:val="standardContextual"/>
        </w:rPr>
      </w:pPr>
      <w:ins w:id="5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"_Toc212462529"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6.5.</w:t>
        </w:r>
        <w:r>
          <w:rPr>
            <w:rFonts w:cstheme="minorBidi"/>
            <w:b w:val="0"/>
            <w:smallCaps w:val="0"/>
            <w:kern w:val="2"/>
            <w:sz w:val="24"/>
            <w:lang w:eastAsia="it-IT"/>
            <w14:ligatures w14:val="standardContextual"/>
          </w:rPr>
          <w:tab/>
        </w:r>
        <w:r w:rsidRPr="00A8170F">
          <w:rPr>
            <w:rStyle w:val="Collegamentoipertestuale"/>
          </w:rPr>
          <w:t>Procedura semplificata per gli apparecchi domestici a Catalogo</w:t>
        </w:r>
        <w:r>
          <w:rPr>
            <w:webHidden/>
          </w:rPr>
          <w:tab/>
        </w:r>
        <w:r>
          <w:rPr>
            <w:webHidden/>
          </w:rPr>
          <w:fldChar w:fldCharType="begin"/>
        </w:r>
        <w:r>
          <w:rPr>
            <w:webHidden/>
          </w:rPr>
          <w:instrText xml:space="preserve"> PAGEREF _Toc212462529 \h </w:instrText>
        </w:r>
      </w:ins>
      <w:r>
        <w:rPr>
          <w:webHidden/>
        </w:rPr>
      </w:r>
      <w:ins w:id="512" w:author="Visone Rossana (GSE)" w:date="2025-10-27T12:57:00Z" w16du:dateUtc="2025-10-27T11:57:00Z">
        <w:r>
          <w:rPr>
            <w:webHidden/>
          </w:rPr>
          <w:fldChar w:fldCharType="separate"/>
        </w:r>
      </w:ins>
      <w:ins w:id="513" w:author="Visone Rossana (GSE)" w:date="2025-10-27T13:02:00Z" w16du:dateUtc="2025-10-27T12:02:00Z">
        <w:r w:rsidR="00A6225C">
          <w:rPr>
            <w:webHidden/>
          </w:rPr>
          <w:t>45</w:t>
        </w:r>
      </w:ins>
      <w:ins w:id="514" w:author="Visone Rossana (GSE)" w:date="2025-10-27T12:57:00Z" w16du:dateUtc="2025-10-27T11:57:00Z">
        <w:r>
          <w:rPr>
            <w:webHidden/>
          </w:rPr>
          <w:fldChar w:fldCharType="end"/>
        </w:r>
        <w:r w:rsidRPr="00A8170F">
          <w:rPr>
            <w:rStyle w:val="Collegamentoipertestuale"/>
          </w:rPr>
          <w:fldChar w:fldCharType="end"/>
        </w:r>
      </w:ins>
    </w:p>
    <w:p w14:paraId="2D392A93" w14:textId="1C265DB3" w:rsidR="00C952FD" w:rsidRDefault="00C952FD">
      <w:pPr>
        <w:pStyle w:val="Sommario1"/>
        <w:rPr>
          <w:ins w:id="51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5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"_Toc212462530"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w:t>
        </w:r>
        <w:r>
          <w:rPr>
            <w:rFonts w:asciiTheme="minorHAnsi" w:hAnsiTheme="minorHAnsi" w:cstheme="minorBidi"/>
            <w:b w:val="0"/>
            <w:bCs w:val="0"/>
            <w:caps w:val="0"/>
            <w:kern w:val="2"/>
            <w:sz w:val="24"/>
            <w:lang w:eastAsia="it-IT"/>
            <w14:ligatures w14:val="standardContextual"/>
          </w:rPr>
          <w:tab/>
        </w:r>
        <w:r w:rsidRPr="00A8170F">
          <w:rPr>
            <w:rStyle w:val="Collegamentoipertestuale"/>
          </w:rPr>
          <w:t>MODALITA’ DI ACCESSO SU PRENOTAZIONE</w:t>
        </w:r>
        <w:r>
          <w:rPr>
            <w:webHidden/>
          </w:rPr>
          <w:tab/>
        </w:r>
        <w:r>
          <w:rPr>
            <w:webHidden/>
          </w:rPr>
          <w:fldChar w:fldCharType="begin"/>
        </w:r>
        <w:r>
          <w:rPr>
            <w:webHidden/>
          </w:rPr>
          <w:instrText xml:space="preserve"> PAGEREF _Toc212462530 \h </w:instrText>
        </w:r>
      </w:ins>
      <w:r>
        <w:rPr>
          <w:webHidden/>
        </w:rPr>
      </w:r>
      <w:ins w:id="517" w:author="Visone Rossana (GSE)" w:date="2025-10-27T12:57:00Z" w16du:dateUtc="2025-10-27T11:57:00Z">
        <w:r>
          <w:rPr>
            <w:webHidden/>
          </w:rPr>
          <w:fldChar w:fldCharType="separate"/>
        </w:r>
      </w:ins>
      <w:ins w:id="518" w:author="Visone Rossana (GSE)" w:date="2025-10-27T13:02:00Z" w16du:dateUtc="2025-10-27T12:02:00Z">
        <w:r w:rsidR="00A6225C">
          <w:rPr>
            <w:webHidden/>
          </w:rPr>
          <w:t>47</w:t>
        </w:r>
      </w:ins>
      <w:ins w:id="519" w:author="Visone Rossana (GSE)" w:date="2025-10-27T12:57:00Z" w16du:dateUtc="2025-10-27T11:57:00Z">
        <w:r>
          <w:rPr>
            <w:webHidden/>
          </w:rPr>
          <w:fldChar w:fldCharType="end"/>
        </w:r>
        <w:r w:rsidRPr="00A8170F">
          <w:rPr>
            <w:rStyle w:val="Collegamentoipertestuale"/>
          </w:rPr>
          <w:fldChar w:fldCharType="end"/>
        </w:r>
      </w:ins>
    </w:p>
    <w:p w14:paraId="05230593" w14:textId="258CA085" w:rsidR="00C952FD" w:rsidRDefault="00C952FD">
      <w:pPr>
        <w:pStyle w:val="Sommario2"/>
        <w:tabs>
          <w:tab w:val="left" w:pos="993"/>
        </w:tabs>
        <w:rPr>
          <w:ins w:id="520" w:author="Visone Rossana (GSE)" w:date="2025-10-27T12:57:00Z" w16du:dateUtc="2025-10-27T11:57:00Z"/>
          <w:rFonts w:cstheme="minorBidi"/>
          <w:b w:val="0"/>
          <w:smallCaps w:val="0"/>
          <w:kern w:val="2"/>
          <w:sz w:val="24"/>
          <w:lang w:eastAsia="it-IT"/>
          <w14:ligatures w14:val="standardContextual"/>
        </w:rPr>
      </w:pPr>
      <w:ins w:id="5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"_Toc212462534"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7.1.</w:t>
        </w:r>
        <w:r>
          <w:rPr>
            <w:rFonts w:cstheme="minorBidi"/>
            <w:b w:val="0"/>
            <w:smallCaps w:val="0"/>
            <w:kern w:val="2"/>
            <w:sz w:val="24"/>
            <w:lang w:eastAsia="it-IT"/>
            <w14:ligatures w14:val="standardContextual"/>
          </w:rPr>
          <w:tab/>
        </w:r>
        <w:r w:rsidRPr="00A8170F">
          <w:rPr>
            <w:rStyle w:val="Collegamentoipertestuale"/>
          </w:rPr>
          <w:t>Il ruolo di Soggetto Responsabile è ricoperto dalla PA</w:t>
        </w:r>
        <w:r>
          <w:rPr>
            <w:webHidden/>
          </w:rPr>
          <w:tab/>
        </w:r>
        <w:r>
          <w:rPr>
            <w:webHidden/>
          </w:rPr>
          <w:fldChar w:fldCharType="begin"/>
        </w:r>
        <w:r>
          <w:rPr>
            <w:webHidden/>
          </w:rPr>
          <w:instrText xml:space="preserve"> PAGEREF _Toc212462534 \h </w:instrText>
        </w:r>
      </w:ins>
      <w:r>
        <w:rPr>
          <w:webHidden/>
        </w:rPr>
      </w:r>
      <w:ins w:id="522" w:author="Visone Rossana (GSE)" w:date="2025-10-27T12:57:00Z" w16du:dateUtc="2025-10-27T11:57:00Z">
        <w:r>
          <w:rPr>
            <w:webHidden/>
          </w:rPr>
          <w:fldChar w:fldCharType="separate"/>
        </w:r>
      </w:ins>
      <w:ins w:id="523" w:author="Visone Rossana (GSE)" w:date="2025-10-27T13:02:00Z" w16du:dateUtc="2025-10-27T12:02:00Z">
        <w:r w:rsidR="00A6225C">
          <w:rPr>
            <w:webHidden/>
          </w:rPr>
          <w:t>47</w:t>
        </w:r>
      </w:ins>
      <w:ins w:id="524" w:author="Visone Rossana (GSE)" w:date="2025-10-27T12:57:00Z" w16du:dateUtc="2025-10-27T11:57:00Z">
        <w:r>
          <w:rPr>
            <w:webHidden/>
          </w:rPr>
          <w:fldChar w:fldCharType="end"/>
        </w:r>
        <w:r w:rsidRPr="00A8170F">
          <w:rPr>
            <w:rStyle w:val="Collegamentoipertestuale"/>
          </w:rPr>
          <w:fldChar w:fldCharType="end"/>
        </w:r>
      </w:ins>
    </w:p>
    <w:p w14:paraId="2B998669" w14:textId="7FFEA62B" w:rsidR="00C952FD" w:rsidRDefault="00C952FD">
      <w:pPr>
        <w:pStyle w:val="Sommario2"/>
        <w:tabs>
          <w:tab w:val="left" w:pos="993"/>
        </w:tabs>
        <w:rPr>
          <w:ins w:id="525" w:author="Visone Rossana (GSE)" w:date="2025-10-27T12:57:00Z" w16du:dateUtc="2025-10-27T11:57:00Z"/>
          <w:rFonts w:cstheme="minorBidi"/>
          <w:b w:val="0"/>
          <w:smallCaps w:val="0"/>
          <w:kern w:val="2"/>
          <w:sz w:val="24"/>
          <w:lang w:eastAsia="it-IT"/>
          <w14:ligatures w14:val="standardContextual"/>
        </w:rPr>
      </w:pPr>
      <w:ins w:id="5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"_Toc212462535"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7.2.</w:t>
        </w:r>
        <w:r>
          <w:rPr>
            <w:rFonts w:cstheme="minorBidi"/>
            <w:b w:val="0"/>
            <w:smallCaps w:val="0"/>
            <w:kern w:val="2"/>
            <w:sz w:val="24"/>
            <w:lang w:eastAsia="it-IT"/>
            <w14:ligatures w14:val="standardContextual"/>
          </w:rPr>
          <w:tab/>
        </w:r>
        <w:r w:rsidRPr="00A8170F">
          <w:rPr>
            <w:rStyle w:val="Collegamentoipertestuale"/>
          </w:rPr>
          <w:t>Il Soggetto Responsabile è ricoperto da una ESCo</w:t>
        </w:r>
        <w:r>
          <w:rPr>
            <w:webHidden/>
          </w:rPr>
          <w:tab/>
        </w:r>
        <w:r>
          <w:rPr>
            <w:webHidden/>
          </w:rPr>
          <w:fldChar w:fldCharType="begin"/>
        </w:r>
        <w:r>
          <w:rPr>
            <w:webHidden/>
          </w:rPr>
          <w:instrText xml:space="preserve"> PAGEREF _Toc212462535 \h </w:instrText>
        </w:r>
      </w:ins>
      <w:r>
        <w:rPr>
          <w:webHidden/>
        </w:rPr>
      </w:r>
      <w:ins w:id="527" w:author="Visone Rossana (GSE)" w:date="2025-10-27T12:57:00Z" w16du:dateUtc="2025-10-27T11:57:00Z">
        <w:r>
          <w:rPr>
            <w:webHidden/>
          </w:rPr>
          <w:fldChar w:fldCharType="separate"/>
        </w:r>
      </w:ins>
      <w:ins w:id="528" w:author="Visone Rossana (GSE)" w:date="2025-10-27T13:02:00Z" w16du:dateUtc="2025-10-27T12:02:00Z">
        <w:r w:rsidR="00A6225C">
          <w:rPr>
            <w:webHidden/>
          </w:rPr>
          <w:t>48</w:t>
        </w:r>
      </w:ins>
      <w:ins w:id="529" w:author="Visone Rossana (GSE)" w:date="2025-10-27T12:57:00Z" w16du:dateUtc="2025-10-27T11:57:00Z">
        <w:r>
          <w:rPr>
            <w:webHidden/>
          </w:rPr>
          <w:fldChar w:fldCharType="end"/>
        </w:r>
        <w:r w:rsidRPr="00A8170F">
          <w:rPr>
            <w:rStyle w:val="Collegamentoipertestuale"/>
          </w:rPr>
          <w:fldChar w:fldCharType="end"/>
        </w:r>
      </w:ins>
    </w:p>
    <w:p w14:paraId="3BC631DA" w14:textId="2B252E8F" w:rsidR="00C952FD" w:rsidRDefault="00C952FD">
      <w:pPr>
        <w:pStyle w:val="Sommario2"/>
        <w:tabs>
          <w:tab w:val="left" w:pos="993"/>
        </w:tabs>
        <w:rPr>
          <w:ins w:id="530" w:author="Visone Rossana (GSE)" w:date="2025-10-27T12:57:00Z" w16du:dateUtc="2025-10-27T11:57:00Z"/>
          <w:rFonts w:cstheme="minorBidi"/>
          <w:b w:val="0"/>
          <w:smallCaps w:val="0"/>
          <w:kern w:val="2"/>
          <w:sz w:val="24"/>
          <w:lang w:eastAsia="it-IT"/>
          <w14:ligatures w14:val="standardContextual"/>
        </w:rPr>
      </w:pPr>
      <w:ins w:id="5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"_Toc212462536"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w:t>
        </w:r>
        <w:r>
          <w:rPr>
            <w:rFonts w:cstheme="minorBidi"/>
            <w:b w:val="0"/>
            <w:smallCaps w:val="0"/>
            <w:kern w:val="2"/>
            <w:sz w:val="24"/>
            <w:lang w:eastAsia="it-IT"/>
            <w14:ligatures w14:val="standardContextual"/>
          </w:rPr>
          <w:tab/>
        </w:r>
        <w:r w:rsidRPr="00A8170F">
          <w:rPr>
            <w:rStyle w:val="Collegamentoipertestuale"/>
          </w:rPr>
          <w:t>Fasi dell’istruttoria accesso con prenotazione</w:t>
        </w:r>
        <w:r>
          <w:rPr>
            <w:webHidden/>
          </w:rPr>
          <w:tab/>
        </w:r>
        <w:r>
          <w:rPr>
            <w:webHidden/>
          </w:rPr>
          <w:fldChar w:fldCharType="begin"/>
        </w:r>
        <w:r>
          <w:rPr>
            <w:webHidden/>
          </w:rPr>
          <w:instrText xml:space="preserve"> PAGEREF _Toc212462536 \h </w:instrText>
        </w:r>
      </w:ins>
      <w:r>
        <w:rPr>
          <w:webHidden/>
        </w:rPr>
      </w:r>
      <w:ins w:id="532" w:author="Visone Rossana (GSE)" w:date="2025-10-27T12:57:00Z" w16du:dateUtc="2025-10-27T11:57:00Z">
        <w:r>
          <w:rPr>
            <w:webHidden/>
          </w:rPr>
          <w:fldChar w:fldCharType="separate"/>
        </w:r>
      </w:ins>
      <w:ins w:id="533" w:author="Visone Rossana (GSE)" w:date="2025-10-27T13:02:00Z" w16du:dateUtc="2025-10-27T12:02:00Z">
        <w:r w:rsidR="00A6225C">
          <w:rPr>
            <w:webHidden/>
          </w:rPr>
          <w:t>48</w:t>
        </w:r>
      </w:ins>
      <w:ins w:id="534" w:author="Visone Rossana (GSE)" w:date="2025-10-27T12:57:00Z" w16du:dateUtc="2025-10-27T11:57:00Z">
        <w:r>
          <w:rPr>
            <w:webHidden/>
          </w:rPr>
          <w:fldChar w:fldCharType="end"/>
        </w:r>
        <w:r w:rsidRPr="00A8170F">
          <w:rPr>
            <w:rStyle w:val="Collegamentoipertestuale"/>
          </w:rPr>
          <w:fldChar w:fldCharType="end"/>
        </w:r>
      </w:ins>
    </w:p>
    <w:p w14:paraId="3D734B84" w14:textId="30C07208" w:rsidR="00C952FD" w:rsidRDefault="00C952FD">
      <w:pPr>
        <w:pStyle w:val="Sommario3"/>
        <w:rPr>
          <w:ins w:id="535" w:author="Visone Rossana (GSE)" w:date="2025-10-27T12:57:00Z" w16du:dateUtc="2025-10-27T11:57:00Z"/>
          <w:rFonts w:eastAsiaTheme="minorEastAsia" w:cstheme="minorBidi"/>
          <w:bCs w:val="0"/>
          <w:i w:val="0"/>
          <w:iCs w:val="0"/>
          <w:kern w:val="2"/>
          <w:sz w:val="24"/>
          <w:lang w:eastAsia="it-IT"/>
          <w14:ligatures w14:val="standardContextual"/>
        </w:rPr>
      </w:pPr>
      <w:ins w:id="5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"_Toc212462547"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7.3.1.</w:t>
        </w:r>
        <w:r>
          <w:rPr>
            <w:rFonts w:eastAsiaTheme="minorEastAsia" w:cstheme="minorBidi"/>
            <w:bCs w:val="0"/>
            <w:i w:val="0"/>
            <w:iCs w:val="0"/>
            <w:kern w:val="2"/>
            <w:sz w:val="24"/>
            <w:lang w:eastAsia="it-IT"/>
            <w14:ligatures w14:val="standardContextual"/>
          </w:rPr>
          <w:tab/>
        </w:r>
        <w:r w:rsidRPr="00A8170F">
          <w:rPr>
            <w:rStyle w:val="Collegamentoipertestuale"/>
          </w:rPr>
          <w:t>- FASE 1 – caricamento dati e documentazione</w:t>
        </w:r>
        <w:r>
          <w:rPr>
            <w:webHidden/>
          </w:rPr>
          <w:tab/>
        </w:r>
        <w:r>
          <w:rPr>
            <w:webHidden/>
          </w:rPr>
          <w:fldChar w:fldCharType="begin"/>
        </w:r>
        <w:r>
          <w:rPr>
            <w:webHidden/>
          </w:rPr>
          <w:instrText xml:space="preserve"> PAGEREF _Toc212462547 \h </w:instrText>
        </w:r>
      </w:ins>
      <w:r>
        <w:rPr>
          <w:webHidden/>
        </w:rPr>
      </w:r>
      <w:ins w:id="537" w:author="Visone Rossana (GSE)" w:date="2025-10-27T12:57:00Z" w16du:dateUtc="2025-10-27T11:57:00Z">
        <w:r>
          <w:rPr>
            <w:webHidden/>
          </w:rPr>
          <w:fldChar w:fldCharType="separate"/>
        </w:r>
      </w:ins>
      <w:ins w:id="538" w:author="Visone Rossana (GSE)" w:date="2025-10-27T13:02:00Z" w16du:dateUtc="2025-10-27T12:02:00Z">
        <w:r w:rsidR="00A6225C">
          <w:rPr>
            <w:webHidden/>
          </w:rPr>
          <w:t>48</w:t>
        </w:r>
      </w:ins>
      <w:ins w:id="539" w:author="Visone Rossana (GSE)" w:date="2025-10-27T12:57:00Z" w16du:dateUtc="2025-10-27T11:57:00Z">
        <w:r>
          <w:rPr>
            <w:webHidden/>
          </w:rPr>
          <w:fldChar w:fldCharType="end"/>
        </w:r>
        <w:r w:rsidRPr="00A8170F">
          <w:rPr>
            <w:rStyle w:val="Collegamentoipertestuale"/>
          </w:rPr>
          <w:fldChar w:fldCharType="end"/>
        </w:r>
      </w:ins>
    </w:p>
    <w:p w14:paraId="0B24E032" w14:textId="6DD9745C" w:rsidR="00C952FD" w:rsidRDefault="00C952FD">
      <w:pPr>
        <w:pStyle w:val="Sommario3"/>
        <w:rPr>
          <w:ins w:id="540" w:author="Visone Rossana (GSE)" w:date="2025-10-27T12:57:00Z" w16du:dateUtc="2025-10-27T11:57:00Z"/>
          <w:rFonts w:eastAsiaTheme="minorEastAsia" w:cstheme="minorBidi"/>
          <w:bCs w:val="0"/>
          <w:i w:val="0"/>
          <w:iCs w:val="0"/>
          <w:kern w:val="2"/>
          <w:sz w:val="24"/>
          <w:lang w:eastAsia="it-IT"/>
          <w14:ligatures w14:val="standardContextual"/>
        </w:rPr>
      </w:pPr>
      <w:ins w:id="5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"_Toc212462548"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7.3.2.</w:t>
        </w:r>
        <w:r>
          <w:rPr>
            <w:rFonts w:eastAsiaTheme="minorEastAsia" w:cstheme="minorBidi"/>
            <w:bCs w:val="0"/>
            <w:i w:val="0"/>
            <w:iCs w:val="0"/>
            <w:kern w:val="2"/>
            <w:sz w:val="24"/>
            <w:lang w:eastAsia="it-IT"/>
            <w14:ligatures w14:val="standardContextual"/>
          </w:rPr>
          <w:tab/>
        </w:r>
        <w:r w:rsidRPr="00A8170F">
          <w:rPr>
            <w:rStyle w:val="Collegamentoipertestuale"/>
          </w:rPr>
          <w:t>- FASE 2 - invio dell’istanza a prenotazione</w:t>
        </w:r>
        <w:r>
          <w:rPr>
            <w:webHidden/>
          </w:rPr>
          <w:tab/>
        </w:r>
        <w:r>
          <w:rPr>
            <w:webHidden/>
          </w:rPr>
          <w:fldChar w:fldCharType="begin"/>
        </w:r>
        <w:r>
          <w:rPr>
            <w:webHidden/>
          </w:rPr>
          <w:instrText xml:space="preserve"> PAGEREF _Toc212462548 \h </w:instrText>
        </w:r>
      </w:ins>
      <w:r>
        <w:rPr>
          <w:webHidden/>
        </w:rPr>
      </w:r>
      <w:ins w:id="542" w:author="Visone Rossana (GSE)" w:date="2025-10-27T12:57:00Z" w16du:dateUtc="2025-10-27T11:57:00Z">
        <w:r>
          <w:rPr>
            <w:webHidden/>
          </w:rPr>
          <w:fldChar w:fldCharType="separate"/>
        </w:r>
      </w:ins>
      <w:ins w:id="543" w:author="Visone Rossana (GSE)" w:date="2025-10-27T13:02:00Z" w16du:dateUtc="2025-10-27T12:02:00Z">
        <w:r w:rsidR="00A6225C">
          <w:rPr>
            <w:webHidden/>
          </w:rPr>
          <w:t>50</w:t>
        </w:r>
      </w:ins>
      <w:ins w:id="544" w:author="Visone Rossana (GSE)" w:date="2025-10-27T12:57:00Z" w16du:dateUtc="2025-10-27T11:57:00Z">
        <w:r>
          <w:rPr>
            <w:webHidden/>
          </w:rPr>
          <w:fldChar w:fldCharType="end"/>
        </w:r>
        <w:r w:rsidRPr="00A8170F">
          <w:rPr>
            <w:rStyle w:val="Collegamentoipertestuale"/>
          </w:rPr>
          <w:fldChar w:fldCharType="end"/>
        </w:r>
      </w:ins>
    </w:p>
    <w:p w14:paraId="20B99E74" w14:textId="4097ED04" w:rsidR="00C952FD" w:rsidRDefault="00C952FD">
      <w:pPr>
        <w:pStyle w:val="Sommario3"/>
        <w:rPr>
          <w:ins w:id="545" w:author="Visone Rossana (GSE)" w:date="2025-10-27T12:57:00Z" w16du:dateUtc="2025-10-27T11:57:00Z"/>
          <w:rFonts w:eastAsiaTheme="minorEastAsia" w:cstheme="minorBidi"/>
          <w:bCs w:val="0"/>
          <w:i w:val="0"/>
          <w:iCs w:val="0"/>
          <w:kern w:val="2"/>
          <w:sz w:val="24"/>
          <w:lang w:eastAsia="it-IT"/>
          <w14:ligatures w14:val="standardContextual"/>
        </w:rPr>
      </w:pPr>
      <w:ins w:id="5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"_Toc212462549"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7.3.3.</w:t>
        </w:r>
        <w:r>
          <w:rPr>
            <w:rFonts w:eastAsiaTheme="minorEastAsia" w:cstheme="minorBidi"/>
            <w:bCs w:val="0"/>
            <w:i w:val="0"/>
            <w:iCs w:val="0"/>
            <w:kern w:val="2"/>
            <w:sz w:val="24"/>
            <w:lang w:eastAsia="it-IT"/>
            <w14:ligatures w14:val="standardContextual"/>
          </w:rPr>
          <w:tab/>
        </w:r>
        <w:r w:rsidRPr="00A8170F">
          <w:rPr>
            <w:rStyle w:val="Collegamentoipertestuale"/>
          </w:rPr>
          <w:t>- FASE 3 - istruttoria e perfezionamento delle condizioni contrattuali</w:t>
        </w:r>
        <w:r>
          <w:rPr>
            <w:webHidden/>
          </w:rPr>
          <w:tab/>
        </w:r>
        <w:r>
          <w:rPr>
            <w:webHidden/>
          </w:rPr>
          <w:fldChar w:fldCharType="begin"/>
        </w:r>
        <w:r>
          <w:rPr>
            <w:webHidden/>
          </w:rPr>
          <w:instrText xml:space="preserve"> PAGEREF _Toc212462549 \h </w:instrText>
        </w:r>
      </w:ins>
      <w:r>
        <w:rPr>
          <w:webHidden/>
        </w:rPr>
      </w:r>
      <w:ins w:id="547" w:author="Visone Rossana (GSE)" w:date="2025-10-27T12:57:00Z" w16du:dateUtc="2025-10-27T11:57:00Z">
        <w:r>
          <w:rPr>
            <w:webHidden/>
          </w:rPr>
          <w:fldChar w:fldCharType="separate"/>
        </w:r>
      </w:ins>
      <w:ins w:id="548" w:author="Visone Rossana (GSE)" w:date="2025-10-27T13:02:00Z" w16du:dateUtc="2025-10-27T12:02:00Z">
        <w:r w:rsidR="00A6225C">
          <w:rPr>
            <w:webHidden/>
          </w:rPr>
          <w:t>51</w:t>
        </w:r>
      </w:ins>
      <w:ins w:id="549" w:author="Visone Rossana (GSE)" w:date="2025-10-27T12:57:00Z" w16du:dateUtc="2025-10-27T11:57:00Z">
        <w:r>
          <w:rPr>
            <w:webHidden/>
          </w:rPr>
          <w:fldChar w:fldCharType="end"/>
        </w:r>
        <w:r w:rsidRPr="00A8170F">
          <w:rPr>
            <w:rStyle w:val="Collegamentoipertestuale"/>
          </w:rPr>
          <w:fldChar w:fldCharType="end"/>
        </w:r>
      </w:ins>
    </w:p>
    <w:p w14:paraId="0C009C24" w14:textId="249670AB" w:rsidR="00C952FD" w:rsidRDefault="00C952FD">
      <w:pPr>
        <w:pStyle w:val="Sommario3"/>
        <w:rPr>
          <w:ins w:id="550" w:author="Visone Rossana (GSE)" w:date="2025-10-27T12:57:00Z" w16du:dateUtc="2025-10-27T11:57:00Z"/>
          <w:rFonts w:eastAsiaTheme="minorEastAsia" w:cstheme="minorBidi"/>
          <w:bCs w:val="0"/>
          <w:i w:val="0"/>
          <w:iCs w:val="0"/>
          <w:kern w:val="2"/>
          <w:sz w:val="24"/>
          <w:lang w:eastAsia="it-IT"/>
          <w14:ligatures w14:val="standardContextual"/>
        </w:rPr>
      </w:pPr>
      <w:ins w:id="5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7.3.4.</w:t>
        </w:r>
        <w:r>
          <w:rPr>
            <w:rFonts w:eastAsiaTheme="minorEastAsia" w:cstheme="minorBidi"/>
            <w:bCs w:val="0"/>
            <w:i w:val="0"/>
            <w:iCs w:val="0"/>
            <w:kern w:val="2"/>
            <w:sz w:val="24"/>
            <w:lang w:eastAsia="it-IT"/>
            <w14:ligatures w14:val="standardContextual"/>
          </w:rPr>
          <w:tab/>
        </w:r>
        <w:r w:rsidRPr="00A8170F">
          <w:rPr>
            <w:rStyle w:val="Collegamentoipertestuale"/>
          </w:rPr>
          <w:t>FASE 4 - adempimenti in fase di avvio lavori</w:t>
        </w:r>
        <w:r>
          <w:rPr>
            <w:webHidden/>
          </w:rPr>
          <w:tab/>
        </w:r>
        <w:r>
          <w:rPr>
            <w:webHidden/>
          </w:rPr>
          <w:fldChar w:fldCharType="begin"/>
        </w:r>
        <w:r>
          <w:rPr>
            <w:webHidden/>
          </w:rPr>
          <w:instrText xml:space="preserve"> PAGEREF _Toc212462550 \h </w:instrText>
        </w:r>
      </w:ins>
      <w:r>
        <w:rPr>
          <w:webHidden/>
        </w:rPr>
      </w:r>
      <w:ins w:id="552" w:author="Visone Rossana (GSE)" w:date="2025-10-27T12:57:00Z" w16du:dateUtc="2025-10-27T11:57:00Z">
        <w:r>
          <w:rPr>
            <w:webHidden/>
          </w:rPr>
          <w:fldChar w:fldCharType="separate"/>
        </w:r>
      </w:ins>
      <w:ins w:id="553" w:author="Visone Rossana (GSE)" w:date="2025-10-27T13:02:00Z" w16du:dateUtc="2025-10-27T12:02:00Z">
        <w:r w:rsidR="00A6225C">
          <w:rPr>
            <w:webHidden/>
          </w:rPr>
          <w:t>51</w:t>
        </w:r>
      </w:ins>
      <w:ins w:id="554" w:author="Visone Rossana (GSE)" w:date="2025-10-27T12:57:00Z" w16du:dateUtc="2025-10-27T11:57:00Z">
        <w:r>
          <w:rPr>
            <w:webHidden/>
          </w:rPr>
          <w:fldChar w:fldCharType="end"/>
        </w:r>
        <w:r w:rsidRPr="00A8170F">
          <w:rPr>
            <w:rStyle w:val="Collegamentoipertestuale"/>
          </w:rPr>
          <w:fldChar w:fldCharType="end"/>
        </w:r>
      </w:ins>
    </w:p>
    <w:p w14:paraId="0E72B5F2" w14:textId="043B2A3B" w:rsidR="00C952FD" w:rsidRDefault="00C952FD">
      <w:pPr>
        <w:pStyle w:val="Sommario3"/>
        <w:rPr>
          <w:ins w:id="555" w:author="Visone Rossana (GSE)" w:date="2025-10-27T12:57:00Z" w16du:dateUtc="2025-10-27T11:57:00Z"/>
          <w:rFonts w:eastAsiaTheme="minorEastAsia" w:cstheme="minorBidi"/>
          <w:bCs w:val="0"/>
          <w:i w:val="0"/>
          <w:iCs w:val="0"/>
          <w:kern w:val="2"/>
          <w:sz w:val="24"/>
          <w:lang w:eastAsia="it-IT"/>
          <w14:ligatures w14:val="standardContextual"/>
        </w:rPr>
      </w:pPr>
      <w:ins w:id="5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7.3.5.</w:t>
        </w:r>
        <w:r>
          <w:rPr>
            <w:rFonts w:eastAsiaTheme="minorEastAsia" w:cstheme="minorBidi"/>
            <w:bCs w:val="0"/>
            <w:i w:val="0"/>
            <w:iCs w:val="0"/>
            <w:kern w:val="2"/>
            <w:sz w:val="24"/>
            <w:lang w:eastAsia="it-IT"/>
            <w14:ligatures w14:val="standardContextual"/>
          </w:rPr>
          <w:tab/>
        </w:r>
        <w:r w:rsidRPr="00A8170F">
          <w:rPr>
            <w:rStyle w:val="Collegamentoipertestuale"/>
          </w:rPr>
          <w:t>- FASE 5 - Erogazione degli incentivi: acconto e rata intermedia</w:t>
        </w:r>
        <w:r>
          <w:rPr>
            <w:webHidden/>
          </w:rPr>
          <w:tab/>
        </w:r>
        <w:r>
          <w:rPr>
            <w:webHidden/>
          </w:rPr>
          <w:fldChar w:fldCharType="begin"/>
        </w:r>
        <w:r>
          <w:rPr>
            <w:webHidden/>
          </w:rPr>
          <w:instrText xml:space="preserve"> PAGEREF _Toc212462551 \h </w:instrText>
        </w:r>
      </w:ins>
      <w:r>
        <w:rPr>
          <w:webHidden/>
        </w:rPr>
      </w:r>
      <w:ins w:id="557" w:author="Visone Rossana (GSE)" w:date="2025-10-27T12:57:00Z" w16du:dateUtc="2025-10-27T11:57:00Z">
        <w:r>
          <w:rPr>
            <w:webHidden/>
          </w:rPr>
          <w:fldChar w:fldCharType="separate"/>
        </w:r>
      </w:ins>
      <w:ins w:id="558" w:author="Visone Rossana (GSE)" w:date="2025-10-27T13:02:00Z" w16du:dateUtc="2025-10-27T12:02:00Z">
        <w:r w:rsidR="00A6225C">
          <w:rPr>
            <w:webHidden/>
          </w:rPr>
          <w:t>52</w:t>
        </w:r>
      </w:ins>
      <w:ins w:id="559" w:author="Visone Rossana (GSE)" w:date="2025-10-27T12:57:00Z" w16du:dateUtc="2025-10-27T11:57:00Z">
        <w:r>
          <w:rPr>
            <w:webHidden/>
          </w:rPr>
          <w:fldChar w:fldCharType="end"/>
        </w:r>
        <w:r w:rsidRPr="00A8170F">
          <w:rPr>
            <w:rStyle w:val="Collegamentoipertestuale"/>
          </w:rPr>
          <w:fldChar w:fldCharType="end"/>
        </w:r>
      </w:ins>
    </w:p>
    <w:p w14:paraId="61BAC679" w14:textId="7AF1F871" w:rsidR="00C952FD" w:rsidRDefault="00C952FD">
      <w:pPr>
        <w:pStyle w:val="Sommario3"/>
        <w:rPr>
          <w:ins w:id="560" w:author="Visone Rossana (GSE)" w:date="2025-10-27T12:57:00Z" w16du:dateUtc="2025-10-27T11:57:00Z"/>
          <w:rFonts w:eastAsiaTheme="minorEastAsia" w:cstheme="minorBidi"/>
          <w:bCs w:val="0"/>
          <w:i w:val="0"/>
          <w:iCs w:val="0"/>
          <w:kern w:val="2"/>
          <w:sz w:val="24"/>
          <w:lang w:eastAsia="it-IT"/>
          <w14:ligatures w14:val="standardContextual"/>
        </w:rPr>
      </w:pPr>
      <w:ins w:id="5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7.3.6.</w:t>
        </w:r>
        <w:r>
          <w:rPr>
            <w:rFonts w:eastAsiaTheme="minorEastAsia" w:cstheme="minorBidi"/>
            <w:bCs w:val="0"/>
            <w:i w:val="0"/>
            <w:iCs w:val="0"/>
            <w:kern w:val="2"/>
            <w:sz w:val="24"/>
            <w:lang w:eastAsia="it-IT"/>
            <w14:ligatures w14:val="standardContextual"/>
          </w:rPr>
          <w:tab/>
        </w:r>
        <w:r w:rsidRPr="00A8170F">
          <w:rPr>
            <w:rStyle w:val="Collegamentoipertestuale"/>
          </w:rPr>
          <w:t>- FASE 5 - adempimenti in fase di conclusione dei lavori</w:t>
        </w:r>
        <w:r>
          <w:rPr>
            <w:webHidden/>
          </w:rPr>
          <w:tab/>
        </w:r>
        <w:r>
          <w:rPr>
            <w:webHidden/>
          </w:rPr>
          <w:fldChar w:fldCharType="begin"/>
        </w:r>
        <w:r>
          <w:rPr>
            <w:webHidden/>
          </w:rPr>
          <w:instrText xml:space="preserve"> PAGEREF _Toc212462552 \h </w:instrText>
        </w:r>
      </w:ins>
      <w:r>
        <w:rPr>
          <w:webHidden/>
        </w:rPr>
      </w:r>
      <w:ins w:id="562" w:author="Visone Rossana (GSE)" w:date="2025-10-27T12:57:00Z" w16du:dateUtc="2025-10-27T11:57:00Z">
        <w:r>
          <w:rPr>
            <w:webHidden/>
          </w:rPr>
          <w:fldChar w:fldCharType="separate"/>
        </w:r>
      </w:ins>
      <w:ins w:id="563" w:author="Visone Rossana (GSE)" w:date="2025-10-27T13:02:00Z" w16du:dateUtc="2025-10-27T12:02:00Z">
        <w:r w:rsidR="00A6225C">
          <w:rPr>
            <w:webHidden/>
          </w:rPr>
          <w:t>54</w:t>
        </w:r>
      </w:ins>
      <w:ins w:id="564" w:author="Visone Rossana (GSE)" w:date="2025-10-27T12:57:00Z" w16du:dateUtc="2025-10-27T11:57:00Z">
        <w:r>
          <w:rPr>
            <w:webHidden/>
          </w:rPr>
          <w:fldChar w:fldCharType="end"/>
        </w:r>
        <w:r w:rsidRPr="00A8170F">
          <w:rPr>
            <w:rStyle w:val="Collegamentoipertestuale"/>
          </w:rPr>
          <w:fldChar w:fldCharType="end"/>
        </w:r>
      </w:ins>
    </w:p>
    <w:p w14:paraId="555D0DB0" w14:textId="1B13D3E5" w:rsidR="00C952FD" w:rsidRDefault="00C952FD">
      <w:pPr>
        <w:pStyle w:val="Sommario3"/>
        <w:rPr>
          <w:ins w:id="565" w:author="Visone Rossana (GSE)" w:date="2025-10-27T12:57:00Z" w16du:dateUtc="2025-10-27T11:57:00Z"/>
          <w:rFonts w:eastAsiaTheme="minorEastAsia" w:cstheme="minorBidi"/>
          <w:bCs w:val="0"/>
          <w:i w:val="0"/>
          <w:iCs w:val="0"/>
          <w:kern w:val="2"/>
          <w:sz w:val="24"/>
          <w:lang w:eastAsia="it-IT"/>
          <w14:ligatures w14:val="standardContextual"/>
        </w:rPr>
      </w:pPr>
      <w:ins w:id="5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7.3.7.</w:t>
        </w:r>
        <w:r>
          <w:rPr>
            <w:rFonts w:eastAsiaTheme="minorEastAsia" w:cstheme="minorBidi"/>
            <w:bCs w:val="0"/>
            <w:i w:val="0"/>
            <w:iCs w:val="0"/>
            <w:kern w:val="2"/>
            <w:sz w:val="24"/>
            <w:lang w:eastAsia="it-IT"/>
            <w14:ligatures w14:val="standardContextual"/>
          </w:rPr>
          <w:tab/>
        </w:r>
        <w:r w:rsidRPr="00A8170F">
          <w:rPr>
            <w:rStyle w:val="Collegamentoipertestuale"/>
          </w:rPr>
          <w:t>- FASE 5 - adempimenti conclusivi - richiesta di accesso diretto per erogazione saldo</w:t>
        </w:r>
        <w:r>
          <w:rPr>
            <w:webHidden/>
          </w:rPr>
          <w:tab/>
        </w:r>
        <w:r>
          <w:rPr>
            <w:webHidden/>
          </w:rPr>
          <w:fldChar w:fldCharType="begin"/>
        </w:r>
        <w:r>
          <w:rPr>
            <w:webHidden/>
          </w:rPr>
          <w:instrText xml:space="preserve"> PAGEREF _Toc212462553 \h </w:instrText>
        </w:r>
      </w:ins>
      <w:r>
        <w:rPr>
          <w:webHidden/>
        </w:rPr>
      </w:r>
      <w:ins w:id="567" w:author="Visone Rossana (GSE)" w:date="2025-10-27T12:57:00Z" w16du:dateUtc="2025-10-27T11:57:00Z">
        <w:r>
          <w:rPr>
            <w:webHidden/>
          </w:rPr>
          <w:fldChar w:fldCharType="separate"/>
        </w:r>
      </w:ins>
      <w:ins w:id="568" w:author="Visone Rossana (GSE)" w:date="2025-10-27T13:02:00Z" w16du:dateUtc="2025-10-27T12:02:00Z">
        <w:r w:rsidR="00A6225C">
          <w:rPr>
            <w:webHidden/>
          </w:rPr>
          <w:t>54</w:t>
        </w:r>
      </w:ins>
      <w:ins w:id="569" w:author="Visone Rossana (GSE)" w:date="2025-10-27T12:57:00Z" w16du:dateUtc="2025-10-27T11:57:00Z">
        <w:r>
          <w:rPr>
            <w:webHidden/>
          </w:rPr>
          <w:fldChar w:fldCharType="end"/>
        </w:r>
        <w:r w:rsidRPr="00A8170F">
          <w:rPr>
            <w:rStyle w:val="Collegamentoipertestuale"/>
          </w:rPr>
          <w:fldChar w:fldCharType="end"/>
        </w:r>
      </w:ins>
    </w:p>
    <w:p w14:paraId="6DE2EAD5" w14:textId="4CC23BE6" w:rsidR="00C952FD" w:rsidRDefault="00C952FD">
      <w:pPr>
        <w:pStyle w:val="Sommario2"/>
        <w:tabs>
          <w:tab w:val="left" w:pos="993"/>
        </w:tabs>
        <w:rPr>
          <w:ins w:id="570" w:author="Visone Rossana (GSE)" w:date="2025-10-27T12:57:00Z" w16du:dateUtc="2025-10-27T11:57:00Z"/>
          <w:rFonts w:cstheme="minorBidi"/>
          <w:b w:val="0"/>
          <w:smallCaps w:val="0"/>
          <w:kern w:val="2"/>
          <w:sz w:val="24"/>
          <w:lang w:eastAsia="it-IT"/>
          <w14:ligatures w14:val="standardContextual"/>
        </w:rPr>
      </w:pPr>
      <w:ins w:id="5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7.4.</w:t>
        </w:r>
        <w:r>
          <w:rPr>
            <w:rFonts w:cstheme="minorBidi"/>
            <w:b w:val="0"/>
            <w:smallCaps w:val="0"/>
            <w:kern w:val="2"/>
            <w:sz w:val="24"/>
            <w:lang w:eastAsia="it-IT"/>
            <w14:ligatures w14:val="standardContextual"/>
          </w:rPr>
          <w:tab/>
        </w:r>
        <w:r w:rsidRPr="00A8170F">
          <w:rPr>
            <w:rStyle w:val="Collegamentoipertestuale"/>
          </w:rPr>
          <w:t>Decadenza dalla prenotazione</w:t>
        </w:r>
        <w:r>
          <w:rPr>
            <w:webHidden/>
          </w:rPr>
          <w:tab/>
        </w:r>
        <w:r>
          <w:rPr>
            <w:webHidden/>
          </w:rPr>
          <w:fldChar w:fldCharType="begin"/>
        </w:r>
        <w:r>
          <w:rPr>
            <w:webHidden/>
          </w:rPr>
          <w:instrText xml:space="preserve"> PAGEREF _Toc212462554 \h </w:instrText>
        </w:r>
      </w:ins>
      <w:r>
        <w:rPr>
          <w:webHidden/>
        </w:rPr>
      </w:r>
      <w:ins w:id="572" w:author="Visone Rossana (GSE)" w:date="2025-10-27T12:57:00Z" w16du:dateUtc="2025-10-27T11:57:00Z">
        <w:r>
          <w:rPr>
            <w:webHidden/>
          </w:rPr>
          <w:fldChar w:fldCharType="separate"/>
        </w:r>
      </w:ins>
      <w:ins w:id="573" w:author="Visone Rossana (GSE)" w:date="2025-10-27T13:02:00Z" w16du:dateUtc="2025-10-27T12:02:00Z">
        <w:r w:rsidR="00A6225C">
          <w:rPr>
            <w:webHidden/>
          </w:rPr>
          <w:t>54</w:t>
        </w:r>
      </w:ins>
      <w:ins w:id="574" w:author="Visone Rossana (GSE)" w:date="2025-10-27T12:57:00Z" w16du:dateUtc="2025-10-27T11:57:00Z">
        <w:r>
          <w:rPr>
            <w:webHidden/>
          </w:rPr>
          <w:fldChar w:fldCharType="end"/>
        </w:r>
        <w:r w:rsidRPr="00A8170F">
          <w:rPr>
            <w:rStyle w:val="Collegamentoipertestuale"/>
          </w:rPr>
          <w:fldChar w:fldCharType="end"/>
        </w:r>
      </w:ins>
    </w:p>
    <w:p w14:paraId="3557DBAD" w14:textId="30AF50DF" w:rsidR="00C952FD" w:rsidRDefault="00C952FD">
      <w:pPr>
        <w:pStyle w:val="Sommario1"/>
        <w:rPr>
          <w:ins w:id="57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5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8.</w:t>
        </w:r>
        <w:r>
          <w:rPr>
            <w:rFonts w:asciiTheme="minorHAnsi" w:hAnsiTheme="minorHAnsi" w:cstheme="minorBidi"/>
            <w:b w:val="0"/>
            <w:bCs w:val="0"/>
            <w:caps w:val="0"/>
            <w:kern w:val="2"/>
            <w:sz w:val="24"/>
            <w:lang w:eastAsia="it-IT"/>
            <w14:ligatures w14:val="standardContextual"/>
          </w:rPr>
          <w:tab/>
        </w:r>
        <w:r w:rsidRPr="00A8170F">
          <w:rPr>
            <w:rStyle w:val="Collegamentoipertestuale"/>
          </w:rPr>
          <w:t>REQUISITI PER L’ACCESSO AGLI INCENTIVI E IL MANTENIMENTO DEI REQUISITI</w:t>
        </w:r>
        <w:r>
          <w:rPr>
            <w:webHidden/>
          </w:rPr>
          <w:tab/>
        </w:r>
        <w:r>
          <w:rPr>
            <w:webHidden/>
          </w:rPr>
          <w:fldChar w:fldCharType="begin"/>
        </w:r>
        <w:r>
          <w:rPr>
            <w:webHidden/>
          </w:rPr>
          <w:instrText xml:space="preserve"> PAGEREF _Toc212462556 \h </w:instrText>
        </w:r>
      </w:ins>
      <w:r>
        <w:rPr>
          <w:webHidden/>
        </w:rPr>
      </w:r>
      <w:ins w:id="577" w:author="Visone Rossana (GSE)" w:date="2025-10-27T12:57:00Z" w16du:dateUtc="2025-10-27T11:57:00Z">
        <w:r>
          <w:rPr>
            <w:webHidden/>
          </w:rPr>
          <w:fldChar w:fldCharType="separate"/>
        </w:r>
      </w:ins>
      <w:ins w:id="578" w:author="Visone Rossana (GSE)" w:date="2025-10-27T13:02:00Z" w16du:dateUtc="2025-10-27T12:02:00Z">
        <w:r w:rsidR="00A6225C">
          <w:rPr>
            <w:webHidden/>
          </w:rPr>
          <w:t>55</w:t>
        </w:r>
      </w:ins>
      <w:ins w:id="579" w:author="Visone Rossana (GSE)" w:date="2025-10-27T12:57:00Z" w16du:dateUtc="2025-10-27T11:57:00Z">
        <w:r>
          <w:rPr>
            <w:webHidden/>
          </w:rPr>
          <w:fldChar w:fldCharType="end"/>
        </w:r>
        <w:r w:rsidRPr="00A8170F">
          <w:rPr>
            <w:rStyle w:val="Collegamentoipertestuale"/>
          </w:rPr>
          <w:fldChar w:fldCharType="end"/>
        </w:r>
      </w:ins>
    </w:p>
    <w:p w14:paraId="06933DB7" w14:textId="314B5B0C" w:rsidR="00C952FD" w:rsidRDefault="00C952FD">
      <w:pPr>
        <w:pStyle w:val="Sommario1"/>
        <w:rPr>
          <w:ins w:id="58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5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"_Toc212462557"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w:t>
        </w:r>
        <w:r>
          <w:rPr>
            <w:rFonts w:asciiTheme="minorHAnsi" w:hAnsiTheme="minorHAnsi" w:cstheme="minorBidi"/>
            <w:b w:val="0"/>
            <w:bCs w:val="0"/>
            <w:caps w:val="0"/>
            <w:kern w:val="2"/>
            <w:sz w:val="24"/>
            <w:lang w:eastAsia="it-IT"/>
            <w14:ligatures w14:val="standardContextual"/>
          </w:rPr>
          <w:tab/>
        </w:r>
        <w:r w:rsidRPr="00A8170F">
          <w:rPr>
            <w:rStyle w:val="Collegamentoipertestuale"/>
          </w:rPr>
          <w:t>INTERVENTI INCENTIVABILI</w:t>
        </w:r>
        <w:r>
          <w:rPr>
            <w:webHidden/>
          </w:rPr>
          <w:tab/>
        </w:r>
        <w:r>
          <w:rPr>
            <w:webHidden/>
          </w:rPr>
          <w:fldChar w:fldCharType="begin"/>
        </w:r>
        <w:r>
          <w:rPr>
            <w:webHidden/>
          </w:rPr>
          <w:instrText xml:space="preserve"> PAGEREF _Toc212462557 \h </w:instrText>
        </w:r>
      </w:ins>
      <w:r>
        <w:rPr>
          <w:webHidden/>
        </w:rPr>
      </w:r>
      <w:ins w:id="582" w:author="Visone Rossana (GSE)" w:date="2025-10-27T12:57:00Z" w16du:dateUtc="2025-10-27T11:57:00Z">
        <w:r>
          <w:rPr>
            <w:webHidden/>
          </w:rPr>
          <w:fldChar w:fldCharType="separate"/>
        </w:r>
      </w:ins>
      <w:ins w:id="583" w:author="Visone Rossana (GSE)" w:date="2025-10-27T13:02:00Z" w16du:dateUtc="2025-10-27T12:02:00Z">
        <w:r w:rsidR="00A6225C">
          <w:rPr>
            <w:webHidden/>
          </w:rPr>
          <w:t>57</w:t>
        </w:r>
      </w:ins>
      <w:ins w:id="584" w:author="Visone Rossana (GSE)" w:date="2025-10-27T12:57:00Z" w16du:dateUtc="2025-10-27T11:57:00Z">
        <w:r>
          <w:rPr>
            <w:webHidden/>
          </w:rPr>
          <w:fldChar w:fldCharType="end"/>
        </w:r>
        <w:r w:rsidRPr="00A8170F">
          <w:rPr>
            <w:rStyle w:val="Collegamentoipertestuale"/>
          </w:rPr>
          <w:fldChar w:fldCharType="end"/>
        </w:r>
      </w:ins>
    </w:p>
    <w:p w14:paraId="59B33BFE" w14:textId="58474CFB" w:rsidR="00C952FD" w:rsidRDefault="00C952FD">
      <w:pPr>
        <w:pStyle w:val="Sommario2"/>
        <w:tabs>
          <w:tab w:val="left" w:pos="993"/>
        </w:tabs>
        <w:rPr>
          <w:ins w:id="585" w:author="Visone Rossana (GSE)" w:date="2025-10-27T12:57:00Z" w16du:dateUtc="2025-10-27T11:57:00Z"/>
          <w:rFonts w:cstheme="minorBidi"/>
          <w:b w:val="0"/>
          <w:smallCaps w:val="0"/>
          <w:kern w:val="2"/>
          <w:sz w:val="24"/>
          <w:lang w:eastAsia="it-IT"/>
          <w14:ligatures w14:val="standardContextual"/>
        </w:rPr>
      </w:pPr>
      <w:ins w:id="5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w:t>
        </w:r>
        <w:r>
          <w:rPr>
            <w:rFonts w:cstheme="minorBidi"/>
            <w:b w:val="0"/>
            <w:smallCaps w:val="0"/>
            <w:kern w:val="2"/>
            <w:sz w:val="24"/>
            <w:lang w:eastAsia="it-IT"/>
            <w14:ligatures w14:val="standardContextual"/>
          </w:rPr>
          <w:tab/>
        </w:r>
        <w:r w:rsidRPr="00A8170F">
          <w:rPr>
            <w:rStyle w:val="Collegamentoipertestuale"/>
          </w:rPr>
          <w:t>Isolamento termico di superfici opache delimitanti il volume climatizzato (intervento II.A - art. 5, comma 1, lettera a)</w:t>
        </w:r>
        <w:r>
          <w:rPr>
            <w:webHidden/>
          </w:rPr>
          <w:tab/>
        </w:r>
        <w:r>
          <w:rPr>
            <w:webHidden/>
          </w:rPr>
          <w:fldChar w:fldCharType="begin"/>
        </w:r>
        <w:r>
          <w:rPr>
            <w:webHidden/>
          </w:rPr>
          <w:instrText xml:space="preserve"> PAGEREF _Toc212462562 \h </w:instrText>
        </w:r>
      </w:ins>
      <w:r>
        <w:rPr>
          <w:webHidden/>
        </w:rPr>
      </w:r>
      <w:ins w:id="587" w:author="Visone Rossana (GSE)" w:date="2025-10-27T12:57:00Z" w16du:dateUtc="2025-10-27T11:57:00Z">
        <w:r>
          <w:rPr>
            <w:webHidden/>
          </w:rPr>
          <w:fldChar w:fldCharType="separate"/>
        </w:r>
      </w:ins>
      <w:ins w:id="588" w:author="Visone Rossana (GSE)" w:date="2025-10-27T13:02:00Z" w16du:dateUtc="2025-10-27T12:02:00Z">
        <w:r w:rsidR="00A6225C">
          <w:rPr>
            <w:webHidden/>
          </w:rPr>
          <w:t>57</w:t>
        </w:r>
      </w:ins>
      <w:ins w:id="589" w:author="Visone Rossana (GSE)" w:date="2025-10-27T12:57:00Z" w16du:dateUtc="2025-10-27T11:57:00Z">
        <w:r>
          <w:rPr>
            <w:webHidden/>
          </w:rPr>
          <w:fldChar w:fldCharType="end"/>
        </w:r>
        <w:r w:rsidRPr="00A8170F">
          <w:rPr>
            <w:rStyle w:val="Collegamentoipertestuale"/>
          </w:rPr>
          <w:fldChar w:fldCharType="end"/>
        </w:r>
      </w:ins>
    </w:p>
    <w:p w14:paraId="4C11670C" w14:textId="24065D9E" w:rsidR="00C952FD" w:rsidRDefault="00C952FD">
      <w:pPr>
        <w:pStyle w:val="Sommario3"/>
        <w:rPr>
          <w:ins w:id="590" w:author="Visone Rossana (GSE)" w:date="2025-10-27T12:57:00Z" w16du:dateUtc="2025-10-27T11:57:00Z"/>
          <w:rFonts w:eastAsiaTheme="minorEastAsia" w:cstheme="minorBidi"/>
          <w:bCs w:val="0"/>
          <w:i w:val="0"/>
          <w:iCs w:val="0"/>
          <w:kern w:val="2"/>
          <w:sz w:val="24"/>
          <w:lang w:eastAsia="it-IT"/>
          <w14:ligatures w14:val="standardContextual"/>
        </w:rPr>
      </w:pPr>
      <w:ins w:id="5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_Toc212462563 \h </w:instrText>
        </w:r>
      </w:ins>
      <w:r>
        <w:rPr>
          <w:webHidden/>
        </w:rPr>
      </w:r>
      <w:ins w:id="592" w:author="Visone Rossana (GSE)" w:date="2025-10-27T12:57:00Z" w16du:dateUtc="2025-10-27T11:57:00Z">
        <w:r>
          <w:rPr>
            <w:webHidden/>
          </w:rPr>
          <w:fldChar w:fldCharType="separate"/>
        </w:r>
      </w:ins>
      <w:ins w:id="593" w:author="Visone Rossana (GSE)" w:date="2025-10-27T13:02:00Z" w16du:dateUtc="2025-10-27T12:02:00Z">
        <w:r w:rsidR="00A6225C">
          <w:rPr>
            <w:webHidden/>
          </w:rPr>
          <w:t>57</w:t>
        </w:r>
      </w:ins>
      <w:ins w:id="594" w:author="Visone Rossana (GSE)" w:date="2025-10-27T12:57:00Z" w16du:dateUtc="2025-10-27T11:57:00Z">
        <w:r>
          <w:rPr>
            <w:webHidden/>
          </w:rPr>
          <w:fldChar w:fldCharType="end"/>
        </w:r>
        <w:r w:rsidRPr="00A8170F">
          <w:rPr>
            <w:rStyle w:val="Collegamentoipertestuale"/>
          </w:rPr>
          <w:fldChar w:fldCharType="end"/>
        </w:r>
      </w:ins>
    </w:p>
    <w:p w14:paraId="52AB2727" w14:textId="3E7DCED4" w:rsidR="00C952FD" w:rsidRDefault="00C952FD">
      <w:pPr>
        <w:pStyle w:val="Sommario3"/>
        <w:rPr>
          <w:ins w:id="595" w:author="Visone Rossana (GSE)" w:date="2025-10-27T12:57:00Z" w16du:dateUtc="2025-10-27T11:57:00Z"/>
          <w:rFonts w:eastAsiaTheme="minorEastAsia" w:cstheme="minorBidi"/>
          <w:bCs w:val="0"/>
          <w:i w:val="0"/>
          <w:iCs w:val="0"/>
          <w:kern w:val="2"/>
          <w:sz w:val="24"/>
          <w:lang w:eastAsia="it-IT"/>
          <w14:ligatures w14:val="standardContextual"/>
        </w:rPr>
      </w:pPr>
      <w:ins w:id="5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_Toc212462565 \h </w:instrText>
        </w:r>
      </w:ins>
      <w:r>
        <w:rPr>
          <w:webHidden/>
        </w:rPr>
      </w:r>
      <w:ins w:id="597" w:author="Visone Rossana (GSE)" w:date="2025-10-27T12:57:00Z" w16du:dateUtc="2025-10-27T11:57:00Z">
        <w:r>
          <w:rPr>
            <w:webHidden/>
          </w:rPr>
          <w:fldChar w:fldCharType="separate"/>
        </w:r>
      </w:ins>
      <w:ins w:id="598" w:author="Visone Rossana (GSE)" w:date="2025-10-27T13:02:00Z" w16du:dateUtc="2025-10-27T12:02:00Z">
        <w:r w:rsidR="00A6225C">
          <w:rPr>
            <w:webHidden/>
          </w:rPr>
          <w:t>57</w:t>
        </w:r>
      </w:ins>
      <w:ins w:id="599" w:author="Visone Rossana (GSE)" w:date="2025-10-27T12:57:00Z" w16du:dateUtc="2025-10-27T11:57:00Z">
        <w:r>
          <w:rPr>
            <w:webHidden/>
          </w:rPr>
          <w:fldChar w:fldCharType="end"/>
        </w:r>
        <w:r w:rsidRPr="00A8170F">
          <w:rPr>
            <w:rStyle w:val="Collegamentoipertestuale"/>
          </w:rPr>
          <w:fldChar w:fldCharType="end"/>
        </w:r>
      </w:ins>
    </w:p>
    <w:p w14:paraId="0B09DD4F" w14:textId="3DF02484" w:rsidR="00C952FD" w:rsidRDefault="00C952FD">
      <w:pPr>
        <w:pStyle w:val="Sommario3"/>
        <w:rPr>
          <w:ins w:id="600" w:author="Visone Rossana (GSE)" w:date="2025-10-27T12:57:00Z" w16du:dateUtc="2025-10-27T11:57:00Z"/>
          <w:rFonts w:eastAsiaTheme="minorEastAsia" w:cstheme="minorBidi"/>
          <w:bCs w:val="0"/>
          <w:i w:val="0"/>
          <w:iCs w:val="0"/>
          <w:kern w:val="2"/>
          <w:sz w:val="24"/>
          <w:lang w:eastAsia="it-IT"/>
          <w14:ligatures w14:val="standardContextual"/>
        </w:rPr>
      </w:pPr>
      <w:ins w:id="6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6- comma 1)</w:t>
        </w:r>
        <w:r>
          <w:rPr>
            <w:webHidden/>
          </w:rPr>
          <w:tab/>
        </w:r>
        <w:r>
          <w:rPr>
            <w:webHidden/>
          </w:rPr>
          <w:fldChar w:fldCharType="begin"/>
        </w:r>
        <w:r>
          <w:rPr>
            <w:webHidden/>
          </w:rPr>
          <w:instrText xml:space="preserve"> PAGEREF _Toc212462566 \h </w:instrText>
        </w:r>
      </w:ins>
      <w:r>
        <w:rPr>
          <w:webHidden/>
        </w:rPr>
      </w:r>
      <w:ins w:id="602" w:author="Visone Rossana (GSE)" w:date="2025-10-27T12:57:00Z" w16du:dateUtc="2025-10-27T11:57:00Z">
        <w:r>
          <w:rPr>
            <w:webHidden/>
          </w:rPr>
          <w:fldChar w:fldCharType="separate"/>
        </w:r>
      </w:ins>
      <w:ins w:id="603" w:author="Visone Rossana (GSE)" w:date="2025-10-27T13:02:00Z" w16du:dateUtc="2025-10-27T12:02:00Z">
        <w:r w:rsidR="00A6225C">
          <w:rPr>
            <w:webHidden/>
          </w:rPr>
          <w:t>59</w:t>
        </w:r>
      </w:ins>
      <w:ins w:id="604" w:author="Visone Rossana (GSE)" w:date="2025-10-27T12:57:00Z" w16du:dateUtc="2025-10-27T11:57:00Z">
        <w:r>
          <w:rPr>
            <w:webHidden/>
          </w:rPr>
          <w:fldChar w:fldCharType="end"/>
        </w:r>
        <w:r w:rsidRPr="00A8170F">
          <w:rPr>
            <w:rStyle w:val="Collegamentoipertestuale"/>
          </w:rPr>
          <w:fldChar w:fldCharType="end"/>
        </w:r>
      </w:ins>
    </w:p>
    <w:p w14:paraId="147BE6E2" w14:textId="14851002" w:rsidR="00C952FD" w:rsidRDefault="00C952FD">
      <w:pPr>
        <w:pStyle w:val="Sommario3"/>
        <w:rPr>
          <w:ins w:id="605" w:author="Visone Rossana (GSE)" w:date="2025-10-27T12:57:00Z" w16du:dateUtc="2025-10-27T11:57:00Z"/>
          <w:rFonts w:eastAsiaTheme="minorEastAsia" w:cstheme="minorBidi"/>
          <w:bCs w:val="0"/>
          <w:i w:val="0"/>
          <w:iCs w:val="0"/>
          <w:kern w:val="2"/>
          <w:sz w:val="24"/>
          <w:lang w:eastAsia="it-IT"/>
          <w14:ligatures w14:val="standardContextual"/>
        </w:rPr>
      </w:pPr>
      <w:ins w:id="606" w:author="Visone Rossana (GSE)" w:date="2025-10-27T12:57:00Z" w16du:dateUtc="2025-10-27T11:57:00Z">
        <w:r w:rsidRPr="00A8170F">
          <w:rPr>
            <w:rStyle w:val="Collegamentoipertestuale"/>
          </w:rPr>
          <w:lastRenderedPageBreak/>
          <w:fldChar w:fldCharType="begin"/>
        </w:r>
        <w:r w:rsidRPr="00A8170F">
          <w:rPr>
            <w:rStyle w:val="Collegamentoipertestuale"/>
          </w:rPr>
          <w:instrText xml:space="preserve"> </w:instrText>
        </w:r>
        <w:r>
          <w:instrText>HYPERLINK \l "_Toc212462567"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1 del Decreto)</w:t>
        </w:r>
        <w:r>
          <w:rPr>
            <w:webHidden/>
          </w:rPr>
          <w:tab/>
        </w:r>
        <w:r>
          <w:rPr>
            <w:webHidden/>
          </w:rPr>
          <w:fldChar w:fldCharType="begin"/>
        </w:r>
        <w:r>
          <w:rPr>
            <w:webHidden/>
          </w:rPr>
          <w:instrText xml:space="preserve"> PAGEREF _Toc212462567 \h </w:instrText>
        </w:r>
      </w:ins>
      <w:r>
        <w:rPr>
          <w:webHidden/>
        </w:rPr>
      </w:r>
      <w:ins w:id="607" w:author="Visone Rossana (GSE)" w:date="2025-10-27T12:57:00Z" w16du:dateUtc="2025-10-27T11:57:00Z">
        <w:r>
          <w:rPr>
            <w:webHidden/>
          </w:rPr>
          <w:fldChar w:fldCharType="separate"/>
        </w:r>
      </w:ins>
      <w:ins w:id="608" w:author="Visone Rossana (GSE)" w:date="2025-10-27T13:02:00Z" w16du:dateUtc="2025-10-27T12:02:00Z">
        <w:r w:rsidR="00A6225C">
          <w:rPr>
            <w:webHidden/>
          </w:rPr>
          <w:t>59</w:t>
        </w:r>
      </w:ins>
      <w:ins w:id="609" w:author="Visone Rossana (GSE)" w:date="2025-10-27T12:57:00Z" w16du:dateUtc="2025-10-27T11:57:00Z">
        <w:r>
          <w:rPr>
            <w:webHidden/>
          </w:rPr>
          <w:fldChar w:fldCharType="end"/>
        </w:r>
        <w:r w:rsidRPr="00A8170F">
          <w:rPr>
            <w:rStyle w:val="Collegamentoipertestuale"/>
          </w:rPr>
          <w:fldChar w:fldCharType="end"/>
        </w:r>
      </w:ins>
    </w:p>
    <w:p w14:paraId="70553501" w14:textId="2986C4FE" w:rsidR="00C952FD" w:rsidRDefault="00C952FD">
      <w:pPr>
        <w:pStyle w:val="Sommario3"/>
        <w:rPr>
          <w:ins w:id="610" w:author="Visone Rossana (GSE)" w:date="2025-10-27T12:57:00Z" w16du:dateUtc="2025-10-27T11:57:00Z"/>
          <w:rFonts w:eastAsiaTheme="minorEastAsia" w:cstheme="minorBidi"/>
          <w:bCs w:val="0"/>
          <w:i w:val="0"/>
          <w:iCs w:val="0"/>
          <w:kern w:val="2"/>
          <w:sz w:val="24"/>
          <w:lang w:eastAsia="it-IT"/>
          <w14:ligatures w14:val="standardContextual"/>
        </w:rPr>
      </w:pPr>
      <w:ins w:id="6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_Toc212462568 \h </w:instrText>
        </w:r>
      </w:ins>
      <w:r>
        <w:rPr>
          <w:webHidden/>
        </w:rPr>
      </w:r>
      <w:ins w:id="612" w:author="Visone Rossana (GSE)" w:date="2025-10-27T12:57:00Z" w16du:dateUtc="2025-10-27T11:57:00Z">
        <w:r>
          <w:rPr>
            <w:webHidden/>
          </w:rPr>
          <w:fldChar w:fldCharType="separate"/>
        </w:r>
      </w:ins>
      <w:ins w:id="613" w:author="Visone Rossana (GSE)" w:date="2025-10-27T13:02:00Z" w16du:dateUtc="2025-10-27T12:02:00Z">
        <w:r w:rsidR="00A6225C">
          <w:rPr>
            <w:webHidden/>
          </w:rPr>
          <w:t>61</w:t>
        </w:r>
      </w:ins>
      <w:ins w:id="614" w:author="Visone Rossana (GSE)" w:date="2025-10-27T12:57:00Z" w16du:dateUtc="2025-10-27T11:57:00Z">
        <w:r>
          <w:rPr>
            <w:webHidden/>
          </w:rPr>
          <w:fldChar w:fldCharType="end"/>
        </w:r>
        <w:r w:rsidRPr="00A8170F">
          <w:rPr>
            <w:rStyle w:val="Collegamentoipertestuale"/>
          </w:rPr>
          <w:fldChar w:fldCharType="end"/>
        </w:r>
      </w:ins>
    </w:p>
    <w:p w14:paraId="0FDF5D74" w14:textId="5BBCCAA9" w:rsidR="00C952FD" w:rsidRDefault="00C952FD">
      <w:pPr>
        <w:pStyle w:val="Sommario2"/>
        <w:tabs>
          <w:tab w:val="left" w:pos="993"/>
        </w:tabs>
        <w:rPr>
          <w:ins w:id="615" w:author="Visone Rossana (GSE)" w:date="2025-10-27T12:57:00Z" w16du:dateUtc="2025-10-27T11:57:00Z"/>
          <w:rFonts w:cstheme="minorBidi"/>
          <w:b w:val="0"/>
          <w:smallCaps w:val="0"/>
          <w:kern w:val="2"/>
          <w:sz w:val="24"/>
          <w:lang w:eastAsia="it-IT"/>
          <w14:ligatures w14:val="standardContextual"/>
        </w:rPr>
      </w:pPr>
      <w:ins w:id="6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"_Toc212462569"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w:t>
        </w:r>
        <w:r>
          <w:rPr>
            <w:rFonts w:cstheme="minorBidi"/>
            <w:b w:val="0"/>
            <w:smallCaps w:val="0"/>
            <w:kern w:val="2"/>
            <w:sz w:val="24"/>
            <w:lang w:eastAsia="it-IT"/>
            <w14:ligatures w14:val="standardContextual"/>
          </w:rPr>
          <w:tab/>
        </w:r>
        <w:r w:rsidRPr="00A8170F">
          <w:rPr>
            <w:rStyle w:val="Collegamentoipertestuale"/>
          </w:rPr>
          <w:t>Sostituzione di chiusure trasparenti comprensive di infissi delimitanti il volume climatizzato (intervento II.B- art. 5, comma 1, lettera b)</w:t>
        </w:r>
        <w:r>
          <w:rPr>
            <w:webHidden/>
          </w:rPr>
          <w:tab/>
        </w:r>
        <w:r>
          <w:rPr>
            <w:webHidden/>
          </w:rPr>
          <w:fldChar w:fldCharType="begin"/>
        </w:r>
        <w:r>
          <w:rPr>
            <w:webHidden/>
          </w:rPr>
          <w:instrText xml:space="preserve"> PAGEREF _Toc212462569 \h </w:instrText>
        </w:r>
      </w:ins>
      <w:r>
        <w:rPr>
          <w:webHidden/>
        </w:rPr>
      </w:r>
      <w:ins w:id="617" w:author="Visone Rossana (GSE)" w:date="2025-10-27T12:57:00Z" w16du:dateUtc="2025-10-27T11:57:00Z">
        <w:r>
          <w:rPr>
            <w:webHidden/>
          </w:rPr>
          <w:fldChar w:fldCharType="separate"/>
        </w:r>
      </w:ins>
      <w:ins w:id="618" w:author="Visone Rossana (GSE)" w:date="2025-10-27T13:02:00Z" w16du:dateUtc="2025-10-27T12:02:00Z">
        <w:r w:rsidR="00A6225C">
          <w:rPr>
            <w:webHidden/>
          </w:rPr>
          <w:t>62</w:t>
        </w:r>
      </w:ins>
      <w:ins w:id="619" w:author="Visone Rossana (GSE)" w:date="2025-10-27T12:57:00Z" w16du:dateUtc="2025-10-27T11:57:00Z">
        <w:r>
          <w:rPr>
            <w:webHidden/>
          </w:rPr>
          <w:fldChar w:fldCharType="end"/>
        </w:r>
        <w:r w:rsidRPr="00A8170F">
          <w:rPr>
            <w:rStyle w:val="Collegamentoipertestuale"/>
          </w:rPr>
          <w:fldChar w:fldCharType="end"/>
        </w:r>
      </w:ins>
    </w:p>
    <w:p w14:paraId="0710E8CF" w14:textId="441DDE84" w:rsidR="00C952FD" w:rsidRDefault="00C952FD">
      <w:pPr>
        <w:pStyle w:val="Sommario3"/>
        <w:rPr>
          <w:ins w:id="620" w:author="Visone Rossana (GSE)" w:date="2025-10-27T12:57:00Z" w16du:dateUtc="2025-10-27T11:57:00Z"/>
          <w:rFonts w:eastAsiaTheme="minorEastAsia" w:cstheme="minorBidi"/>
          <w:bCs w:val="0"/>
          <w:i w:val="0"/>
          <w:iCs w:val="0"/>
          <w:kern w:val="2"/>
          <w:sz w:val="24"/>
          <w:lang w:eastAsia="it-IT"/>
          <w14:ligatures w14:val="standardContextual"/>
        </w:rPr>
      </w:pPr>
      <w:ins w:id="6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"_Toc212462570"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_Toc212462570 \h </w:instrText>
        </w:r>
      </w:ins>
      <w:r>
        <w:rPr>
          <w:webHidden/>
        </w:rPr>
      </w:r>
      <w:ins w:id="622" w:author="Visone Rossana (GSE)" w:date="2025-10-27T12:57:00Z" w16du:dateUtc="2025-10-27T11:57:00Z">
        <w:r>
          <w:rPr>
            <w:webHidden/>
          </w:rPr>
          <w:fldChar w:fldCharType="separate"/>
        </w:r>
      </w:ins>
      <w:ins w:id="623" w:author="Visone Rossana (GSE)" w:date="2025-10-27T13:02:00Z" w16du:dateUtc="2025-10-27T12:02:00Z">
        <w:r w:rsidR="00A6225C">
          <w:rPr>
            <w:webHidden/>
          </w:rPr>
          <w:t>62</w:t>
        </w:r>
      </w:ins>
      <w:ins w:id="624" w:author="Visone Rossana (GSE)" w:date="2025-10-27T12:57:00Z" w16du:dateUtc="2025-10-27T11:57:00Z">
        <w:r>
          <w:rPr>
            <w:webHidden/>
          </w:rPr>
          <w:fldChar w:fldCharType="end"/>
        </w:r>
        <w:r w:rsidRPr="00A8170F">
          <w:rPr>
            <w:rStyle w:val="Collegamentoipertestuale"/>
          </w:rPr>
          <w:fldChar w:fldCharType="end"/>
        </w:r>
      </w:ins>
    </w:p>
    <w:p w14:paraId="2EC0137C" w14:textId="78FD0023" w:rsidR="00C952FD" w:rsidRDefault="00C952FD">
      <w:pPr>
        <w:pStyle w:val="Sommario3"/>
        <w:rPr>
          <w:ins w:id="625" w:author="Visone Rossana (GSE)" w:date="2025-10-27T12:57:00Z" w16du:dateUtc="2025-10-27T11:57:00Z"/>
          <w:rFonts w:eastAsiaTheme="minorEastAsia" w:cstheme="minorBidi"/>
          <w:bCs w:val="0"/>
          <w:i w:val="0"/>
          <w:iCs w:val="0"/>
          <w:kern w:val="2"/>
          <w:sz w:val="24"/>
          <w:lang w:eastAsia="it-IT"/>
          <w14:ligatures w14:val="standardContextual"/>
        </w:rPr>
      </w:pPr>
      <w:ins w:id="6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"_Toc212462577"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_Toc212462577 \h </w:instrText>
        </w:r>
      </w:ins>
      <w:r>
        <w:rPr>
          <w:webHidden/>
        </w:rPr>
      </w:r>
      <w:ins w:id="627" w:author="Visone Rossana (GSE)" w:date="2025-10-27T12:57:00Z" w16du:dateUtc="2025-10-27T11:57:00Z">
        <w:r>
          <w:rPr>
            <w:webHidden/>
          </w:rPr>
          <w:fldChar w:fldCharType="separate"/>
        </w:r>
      </w:ins>
      <w:ins w:id="628" w:author="Visone Rossana (GSE)" w:date="2025-10-27T13:02:00Z" w16du:dateUtc="2025-10-27T12:02:00Z">
        <w:r w:rsidR="00A6225C">
          <w:rPr>
            <w:webHidden/>
          </w:rPr>
          <w:t>62</w:t>
        </w:r>
      </w:ins>
      <w:ins w:id="629" w:author="Visone Rossana (GSE)" w:date="2025-10-27T12:57:00Z" w16du:dateUtc="2025-10-27T11:57:00Z">
        <w:r>
          <w:rPr>
            <w:webHidden/>
          </w:rPr>
          <w:fldChar w:fldCharType="end"/>
        </w:r>
        <w:r w:rsidRPr="00A8170F">
          <w:rPr>
            <w:rStyle w:val="Collegamentoipertestuale"/>
          </w:rPr>
          <w:fldChar w:fldCharType="end"/>
        </w:r>
      </w:ins>
    </w:p>
    <w:p w14:paraId="19B83E10" w14:textId="6E50479D" w:rsidR="00C952FD" w:rsidRDefault="00C952FD">
      <w:pPr>
        <w:pStyle w:val="Sommario3"/>
        <w:rPr>
          <w:ins w:id="630" w:author="Visone Rossana (GSE)" w:date="2025-10-27T12:57:00Z" w16du:dateUtc="2025-10-27T11:57:00Z"/>
          <w:rFonts w:eastAsiaTheme="minorEastAsia" w:cstheme="minorBidi"/>
          <w:bCs w:val="0"/>
          <w:i w:val="0"/>
          <w:iCs w:val="0"/>
          <w:kern w:val="2"/>
          <w:sz w:val="24"/>
          <w:lang w:eastAsia="it-IT"/>
          <w14:ligatures w14:val="standardContextual"/>
        </w:rPr>
      </w:pPr>
      <w:ins w:id="6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"_Toc212462578"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w:t>
        </w:r>
        <w:r>
          <w:rPr>
            <w:webHidden/>
          </w:rPr>
          <w:tab/>
        </w:r>
        <w:r>
          <w:rPr>
            <w:webHidden/>
          </w:rPr>
          <w:fldChar w:fldCharType="begin"/>
        </w:r>
        <w:r>
          <w:rPr>
            <w:webHidden/>
          </w:rPr>
          <w:instrText xml:space="preserve"> PAGEREF _Toc212462578 \h </w:instrText>
        </w:r>
      </w:ins>
      <w:r>
        <w:rPr>
          <w:webHidden/>
        </w:rPr>
      </w:r>
      <w:ins w:id="632" w:author="Visone Rossana (GSE)" w:date="2025-10-27T12:57:00Z" w16du:dateUtc="2025-10-27T11:57:00Z">
        <w:r>
          <w:rPr>
            <w:webHidden/>
          </w:rPr>
          <w:fldChar w:fldCharType="separate"/>
        </w:r>
      </w:ins>
      <w:ins w:id="633" w:author="Visone Rossana (GSE)" w:date="2025-10-27T13:02:00Z" w16du:dateUtc="2025-10-27T12:02:00Z">
        <w:r w:rsidR="00A6225C">
          <w:rPr>
            <w:webHidden/>
          </w:rPr>
          <w:t>63</w:t>
        </w:r>
      </w:ins>
      <w:ins w:id="634" w:author="Visone Rossana (GSE)" w:date="2025-10-27T12:57:00Z" w16du:dateUtc="2025-10-27T11:57:00Z">
        <w:r>
          <w:rPr>
            <w:webHidden/>
          </w:rPr>
          <w:fldChar w:fldCharType="end"/>
        </w:r>
        <w:r w:rsidRPr="00A8170F">
          <w:rPr>
            <w:rStyle w:val="Collegamentoipertestuale"/>
          </w:rPr>
          <w:fldChar w:fldCharType="end"/>
        </w:r>
      </w:ins>
    </w:p>
    <w:p w14:paraId="4C31A043" w14:textId="3D7EA3D7" w:rsidR="00C952FD" w:rsidRDefault="00C952FD">
      <w:pPr>
        <w:pStyle w:val="Sommario3"/>
        <w:rPr>
          <w:ins w:id="635" w:author="Visone Rossana (GSE)" w:date="2025-10-27T12:57:00Z" w16du:dateUtc="2025-10-27T11:57:00Z"/>
          <w:rFonts w:eastAsiaTheme="minorEastAsia" w:cstheme="minorBidi"/>
          <w:bCs w:val="0"/>
          <w:i w:val="0"/>
          <w:iCs w:val="0"/>
          <w:kern w:val="2"/>
          <w:sz w:val="24"/>
          <w:lang w:eastAsia="it-IT"/>
          <w14:ligatures w14:val="standardContextual"/>
        </w:rPr>
      </w:pPr>
      <w:ins w:id="6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"_Toc212462579"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9.2.3.</w:t>
        </w:r>
        <w:r>
          <w:rPr>
            <w:rFonts w:eastAsiaTheme="minorEastAsia" w:cstheme="minorBidi"/>
            <w:bCs w:val="0"/>
            <w:i w:val="0"/>
            <w:iCs w:val="0"/>
            <w:kern w:val="2"/>
            <w:sz w:val="24"/>
            <w:lang w:eastAsia="it-IT"/>
            <w14:ligatures w14:val="standardContextual"/>
          </w:rPr>
          <w:tab/>
        </w:r>
        <w:r w:rsidRPr="00A8170F">
          <w:rPr>
            <w:rStyle w:val="Collegamentoipertestuale"/>
          </w:rPr>
          <w:t>dell’incentivazione (art. 6- comma 1)</w:t>
        </w:r>
        <w:r>
          <w:rPr>
            <w:webHidden/>
          </w:rPr>
          <w:tab/>
        </w:r>
        <w:r>
          <w:rPr>
            <w:webHidden/>
          </w:rPr>
          <w:fldChar w:fldCharType="begin"/>
        </w:r>
        <w:r>
          <w:rPr>
            <w:webHidden/>
          </w:rPr>
          <w:instrText xml:space="preserve"> PAGEREF _Toc212462579 \h </w:instrText>
        </w:r>
      </w:ins>
      <w:r>
        <w:rPr>
          <w:webHidden/>
        </w:rPr>
      </w:r>
      <w:ins w:id="637" w:author="Visone Rossana (GSE)" w:date="2025-10-27T12:57:00Z" w16du:dateUtc="2025-10-27T11:57:00Z">
        <w:r>
          <w:rPr>
            <w:webHidden/>
          </w:rPr>
          <w:fldChar w:fldCharType="separate"/>
        </w:r>
      </w:ins>
      <w:ins w:id="638" w:author="Visone Rossana (GSE)" w:date="2025-10-27T13:02:00Z" w16du:dateUtc="2025-10-27T12:02:00Z">
        <w:r w:rsidR="00A6225C">
          <w:rPr>
            <w:webHidden/>
          </w:rPr>
          <w:t>63</w:t>
        </w:r>
      </w:ins>
      <w:ins w:id="639" w:author="Visone Rossana (GSE)" w:date="2025-10-27T12:57:00Z" w16du:dateUtc="2025-10-27T11:57:00Z">
        <w:r>
          <w:rPr>
            <w:webHidden/>
          </w:rPr>
          <w:fldChar w:fldCharType="end"/>
        </w:r>
        <w:r w:rsidRPr="00A8170F">
          <w:rPr>
            <w:rStyle w:val="Collegamentoipertestuale"/>
          </w:rPr>
          <w:fldChar w:fldCharType="end"/>
        </w:r>
      </w:ins>
    </w:p>
    <w:p w14:paraId="26DE09E0" w14:textId="10AFC882" w:rsidR="00C952FD" w:rsidRDefault="00C952FD">
      <w:pPr>
        <w:pStyle w:val="Sommario3"/>
        <w:rPr>
          <w:ins w:id="640" w:author="Visone Rossana (GSE)" w:date="2025-10-27T12:57:00Z" w16du:dateUtc="2025-10-27T11:57:00Z"/>
          <w:rFonts w:eastAsiaTheme="minorEastAsia" w:cstheme="minorBidi"/>
          <w:bCs w:val="0"/>
          <w:i w:val="0"/>
          <w:iCs w:val="0"/>
          <w:kern w:val="2"/>
          <w:sz w:val="24"/>
          <w:lang w:eastAsia="it-IT"/>
          <w14:ligatures w14:val="standardContextual"/>
        </w:rPr>
      </w:pPr>
      <w:ins w:id="6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"_Toc212462580"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1 del Decreto)</w:t>
        </w:r>
        <w:r>
          <w:rPr>
            <w:webHidden/>
          </w:rPr>
          <w:tab/>
        </w:r>
        <w:r>
          <w:rPr>
            <w:webHidden/>
          </w:rPr>
          <w:fldChar w:fldCharType="begin"/>
        </w:r>
        <w:r>
          <w:rPr>
            <w:webHidden/>
          </w:rPr>
          <w:instrText xml:space="preserve"> PAGEREF _Toc212462580 \h </w:instrText>
        </w:r>
      </w:ins>
      <w:r>
        <w:rPr>
          <w:webHidden/>
        </w:rPr>
      </w:r>
      <w:ins w:id="642" w:author="Visone Rossana (GSE)" w:date="2025-10-27T12:57:00Z" w16du:dateUtc="2025-10-27T11:57:00Z">
        <w:r>
          <w:rPr>
            <w:webHidden/>
          </w:rPr>
          <w:fldChar w:fldCharType="separate"/>
        </w:r>
      </w:ins>
      <w:ins w:id="643" w:author="Visone Rossana (GSE)" w:date="2025-10-27T13:02:00Z" w16du:dateUtc="2025-10-27T12:02:00Z">
        <w:r w:rsidR="00A6225C">
          <w:rPr>
            <w:webHidden/>
          </w:rPr>
          <w:t>64</w:t>
        </w:r>
      </w:ins>
      <w:ins w:id="644" w:author="Visone Rossana (GSE)" w:date="2025-10-27T12:57:00Z" w16du:dateUtc="2025-10-27T11:57:00Z">
        <w:r>
          <w:rPr>
            <w:webHidden/>
          </w:rPr>
          <w:fldChar w:fldCharType="end"/>
        </w:r>
        <w:r w:rsidRPr="00A8170F">
          <w:rPr>
            <w:rStyle w:val="Collegamentoipertestuale"/>
          </w:rPr>
          <w:fldChar w:fldCharType="end"/>
        </w:r>
      </w:ins>
    </w:p>
    <w:p w14:paraId="2F2DA08E" w14:textId="5818C960" w:rsidR="00C952FD" w:rsidRDefault="00C952FD">
      <w:pPr>
        <w:pStyle w:val="Sommario3"/>
        <w:rPr>
          <w:ins w:id="645" w:author="Visone Rossana (GSE)" w:date="2025-10-27T12:57:00Z" w16du:dateUtc="2025-10-27T11:57:00Z"/>
          <w:rFonts w:eastAsiaTheme="minorEastAsia" w:cstheme="minorBidi"/>
          <w:bCs w:val="0"/>
          <w:i w:val="0"/>
          <w:iCs w:val="0"/>
          <w:kern w:val="2"/>
          <w:sz w:val="24"/>
          <w:lang w:eastAsia="it-IT"/>
          <w14:ligatures w14:val="standardContextual"/>
        </w:rPr>
      </w:pPr>
      <w:ins w:id="6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"_Toc212462581"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9.2.5.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_Toc212462581 \h </w:instrText>
        </w:r>
      </w:ins>
      <w:r>
        <w:rPr>
          <w:webHidden/>
        </w:rPr>
      </w:r>
      <w:ins w:id="647" w:author="Visone Rossana (GSE)" w:date="2025-10-27T12:57:00Z" w16du:dateUtc="2025-10-27T11:57:00Z">
        <w:r>
          <w:rPr>
            <w:webHidden/>
          </w:rPr>
          <w:fldChar w:fldCharType="separate"/>
        </w:r>
      </w:ins>
      <w:ins w:id="648" w:author="Visone Rossana (GSE)" w:date="2025-10-27T13:02:00Z" w16du:dateUtc="2025-10-27T12:02:00Z">
        <w:r w:rsidR="00A6225C">
          <w:rPr>
            <w:webHidden/>
          </w:rPr>
          <w:t>65</w:t>
        </w:r>
      </w:ins>
      <w:ins w:id="649" w:author="Visone Rossana (GSE)" w:date="2025-10-27T12:57:00Z" w16du:dateUtc="2025-10-27T11:57:00Z">
        <w:r>
          <w:rPr>
            <w:webHidden/>
          </w:rPr>
          <w:fldChar w:fldCharType="end"/>
        </w:r>
        <w:r w:rsidRPr="00A8170F">
          <w:rPr>
            <w:rStyle w:val="Collegamentoipertestuale"/>
          </w:rPr>
          <w:fldChar w:fldCharType="end"/>
        </w:r>
      </w:ins>
    </w:p>
    <w:p w14:paraId="04753AAF" w14:textId="71A9CECA" w:rsidR="00C952FD" w:rsidRDefault="00C952FD">
      <w:pPr>
        <w:pStyle w:val="Sommario2"/>
        <w:tabs>
          <w:tab w:val="left" w:pos="993"/>
        </w:tabs>
        <w:rPr>
          <w:ins w:id="650" w:author="Visone Rossana (GSE)" w:date="2025-10-27T12:57:00Z" w16du:dateUtc="2025-10-27T11:57:00Z"/>
          <w:rFonts w:cstheme="minorBidi"/>
          <w:b w:val="0"/>
          <w:smallCaps w:val="0"/>
          <w:kern w:val="2"/>
          <w:sz w:val="24"/>
          <w:lang w:eastAsia="it-IT"/>
          <w14:ligatures w14:val="standardContextual"/>
        </w:rPr>
      </w:pPr>
      <w:ins w:id="6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"_Toc212462582"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9.3.</w:t>
        </w:r>
        <w:r>
          <w:rPr>
            <w:rFonts w:cstheme="minorBidi"/>
            <w:b w:val="0"/>
            <w:smallCaps w:val="0"/>
            <w:kern w:val="2"/>
            <w:sz w:val="24"/>
            <w:lang w:eastAsia="it-IT"/>
            <w14:ligatures w14:val="standardContextual"/>
          </w:rPr>
          <w:tab/>
        </w:r>
        <w:r w:rsidRPr="00A8170F">
          <w:rPr>
            <w:rStyle w:val="Collegamentoipertestuale"/>
          </w:rPr>
          <w:t>Installazione di sistemi di schermatura e/o ombreggiamento e/o sistemi di filtrazione solare esterni per chiusure trasparenti con esposizione da Est-sud-est a Ovest, fissi o mobili, non trasportabili (intervento II.C - art. 5, comma 1, lettera c)</w:t>
        </w:r>
        <w:r>
          <w:rPr>
            <w:webHidden/>
          </w:rPr>
          <w:tab/>
        </w:r>
        <w:r>
          <w:rPr>
            <w:webHidden/>
          </w:rPr>
          <w:fldChar w:fldCharType="begin"/>
        </w:r>
        <w:r>
          <w:rPr>
            <w:webHidden/>
          </w:rPr>
          <w:instrText xml:space="preserve"> PAGEREF _Toc212462582 \h </w:instrText>
        </w:r>
      </w:ins>
      <w:r>
        <w:rPr>
          <w:webHidden/>
        </w:rPr>
      </w:r>
      <w:ins w:id="652" w:author="Visone Rossana (GSE)" w:date="2025-10-27T12:57:00Z" w16du:dateUtc="2025-10-27T11:57:00Z">
        <w:r>
          <w:rPr>
            <w:webHidden/>
          </w:rPr>
          <w:fldChar w:fldCharType="separate"/>
        </w:r>
      </w:ins>
      <w:ins w:id="653" w:author="Visone Rossana (GSE)" w:date="2025-10-27T13:02:00Z" w16du:dateUtc="2025-10-27T12:02:00Z">
        <w:r w:rsidR="00A6225C">
          <w:rPr>
            <w:webHidden/>
          </w:rPr>
          <w:t>66</w:t>
        </w:r>
      </w:ins>
      <w:ins w:id="654" w:author="Visone Rossana (GSE)" w:date="2025-10-27T12:57:00Z" w16du:dateUtc="2025-10-27T11:57:00Z">
        <w:r>
          <w:rPr>
            <w:webHidden/>
          </w:rPr>
          <w:fldChar w:fldCharType="end"/>
        </w:r>
        <w:r w:rsidRPr="00A8170F">
          <w:rPr>
            <w:rStyle w:val="Collegamentoipertestuale"/>
          </w:rPr>
          <w:fldChar w:fldCharType="end"/>
        </w:r>
      </w:ins>
    </w:p>
    <w:p w14:paraId="20590FE9" w14:textId="3453F1B9" w:rsidR="00C952FD" w:rsidRDefault="00C952FD">
      <w:pPr>
        <w:pStyle w:val="Sommario2"/>
        <w:tabs>
          <w:tab w:val="left" w:pos="993"/>
        </w:tabs>
        <w:rPr>
          <w:ins w:id="655" w:author="Visone Rossana (GSE)" w:date="2025-10-27T12:57:00Z" w16du:dateUtc="2025-10-27T11:57:00Z"/>
          <w:rFonts w:cstheme="minorBidi"/>
          <w:b w:val="0"/>
          <w:smallCaps w:val="0"/>
          <w:kern w:val="2"/>
          <w:sz w:val="24"/>
          <w:lang w:eastAsia="it-IT"/>
          <w14:ligatures w14:val="standardContextual"/>
        </w:rPr>
      </w:pPr>
      <w:ins w:id="6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"_Toc212462584"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w:t>
        </w:r>
        <w:r>
          <w:rPr>
            <w:rFonts w:cstheme="minorBidi"/>
            <w:b w:val="0"/>
            <w:smallCaps w:val="0"/>
            <w:kern w:val="2"/>
            <w:sz w:val="24"/>
            <w:lang w:eastAsia="it-IT"/>
            <w14:ligatures w14:val="standardContextual"/>
          </w:rPr>
          <w:tab/>
        </w:r>
        <w:r w:rsidRPr="00A8170F">
          <w:rPr>
            <w:rStyle w:val="Collegamentoipertestuale"/>
          </w:rPr>
          <w:t>Trasformazione degli edifici esistenti in “edifici a energia quasi zero” (intervento II.D - art. 5, comma 1, lettera d)</w:t>
        </w:r>
        <w:r>
          <w:rPr>
            <w:webHidden/>
          </w:rPr>
          <w:tab/>
        </w:r>
        <w:r>
          <w:rPr>
            <w:webHidden/>
          </w:rPr>
          <w:fldChar w:fldCharType="begin"/>
        </w:r>
        <w:r>
          <w:rPr>
            <w:webHidden/>
          </w:rPr>
          <w:instrText xml:space="preserve"> PAGEREF _Toc212462584 \h </w:instrText>
        </w:r>
      </w:ins>
      <w:r>
        <w:rPr>
          <w:webHidden/>
        </w:rPr>
      </w:r>
      <w:ins w:id="657" w:author="Visone Rossana (GSE)" w:date="2025-10-27T12:57:00Z" w16du:dateUtc="2025-10-27T11:57:00Z">
        <w:r>
          <w:rPr>
            <w:webHidden/>
          </w:rPr>
          <w:fldChar w:fldCharType="separate"/>
        </w:r>
      </w:ins>
      <w:ins w:id="658" w:author="Visone Rossana (GSE)" w:date="2025-10-27T13:02:00Z" w16du:dateUtc="2025-10-27T12:02:00Z">
        <w:r w:rsidR="00A6225C">
          <w:rPr>
            <w:webHidden/>
          </w:rPr>
          <w:t>66</w:t>
        </w:r>
      </w:ins>
      <w:ins w:id="659" w:author="Visone Rossana (GSE)" w:date="2025-10-27T12:57:00Z" w16du:dateUtc="2025-10-27T11:57:00Z">
        <w:r>
          <w:rPr>
            <w:webHidden/>
          </w:rPr>
          <w:fldChar w:fldCharType="end"/>
        </w:r>
        <w:r w:rsidRPr="00A8170F">
          <w:rPr>
            <w:rStyle w:val="Collegamentoipertestuale"/>
          </w:rPr>
          <w:fldChar w:fldCharType="end"/>
        </w:r>
      </w:ins>
    </w:p>
    <w:p w14:paraId="13C42A4D" w14:textId="5D4AD455" w:rsidR="00C952FD" w:rsidRDefault="00C952FD">
      <w:pPr>
        <w:pStyle w:val="Sommario3"/>
        <w:rPr>
          <w:ins w:id="660" w:author="Visone Rossana (GSE)" w:date="2025-10-27T12:57:00Z" w16du:dateUtc="2025-10-27T11:57:00Z"/>
          <w:rFonts w:eastAsiaTheme="minorEastAsia" w:cstheme="minorBidi"/>
          <w:bCs w:val="0"/>
          <w:i w:val="0"/>
          <w:iCs w:val="0"/>
          <w:kern w:val="2"/>
          <w:sz w:val="24"/>
          <w:lang w:eastAsia="it-IT"/>
          <w14:ligatures w14:val="standardContextual"/>
        </w:rPr>
      </w:pPr>
      <w:ins w:id="6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"_Toc212462585"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_Toc212462585 \h </w:instrText>
        </w:r>
      </w:ins>
      <w:r>
        <w:rPr>
          <w:webHidden/>
        </w:rPr>
      </w:r>
      <w:ins w:id="662" w:author="Visone Rossana (GSE)" w:date="2025-10-27T12:57:00Z" w16du:dateUtc="2025-10-27T11:57:00Z">
        <w:r>
          <w:rPr>
            <w:webHidden/>
          </w:rPr>
          <w:fldChar w:fldCharType="separate"/>
        </w:r>
      </w:ins>
      <w:ins w:id="663" w:author="Visone Rossana (GSE)" w:date="2025-10-27T13:02:00Z" w16du:dateUtc="2025-10-27T12:02:00Z">
        <w:r w:rsidR="00A6225C">
          <w:rPr>
            <w:webHidden/>
          </w:rPr>
          <w:t>66</w:t>
        </w:r>
      </w:ins>
      <w:ins w:id="664" w:author="Visone Rossana (GSE)" w:date="2025-10-27T12:57:00Z" w16du:dateUtc="2025-10-27T11:57:00Z">
        <w:r>
          <w:rPr>
            <w:webHidden/>
          </w:rPr>
          <w:fldChar w:fldCharType="end"/>
        </w:r>
        <w:r w:rsidRPr="00A8170F">
          <w:rPr>
            <w:rStyle w:val="Collegamentoipertestuale"/>
          </w:rPr>
          <w:fldChar w:fldCharType="end"/>
        </w:r>
      </w:ins>
    </w:p>
    <w:p w14:paraId="6797787A" w14:textId="6997BB0A" w:rsidR="00C952FD" w:rsidRDefault="00C952FD">
      <w:pPr>
        <w:pStyle w:val="Sommario3"/>
        <w:rPr>
          <w:ins w:id="665" w:author="Visone Rossana (GSE)" w:date="2025-10-27T12:57:00Z" w16du:dateUtc="2025-10-27T11:57:00Z"/>
          <w:rFonts w:eastAsiaTheme="minorEastAsia" w:cstheme="minorBidi"/>
          <w:bCs w:val="0"/>
          <w:i w:val="0"/>
          <w:iCs w:val="0"/>
          <w:kern w:val="2"/>
          <w:sz w:val="24"/>
          <w:lang w:eastAsia="it-IT"/>
          <w14:ligatures w14:val="standardContextual"/>
        </w:rPr>
      </w:pPr>
      <w:ins w:id="6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_Toc212462590 \h </w:instrText>
        </w:r>
      </w:ins>
      <w:r>
        <w:rPr>
          <w:webHidden/>
        </w:rPr>
      </w:r>
      <w:ins w:id="667" w:author="Visone Rossana (GSE)" w:date="2025-10-27T12:57:00Z" w16du:dateUtc="2025-10-27T11:57:00Z">
        <w:r>
          <w:rPr>
            <w:webHidden/>
          </w:rPr>
          <w:fldChar w:fldCharType="separate"/>
        </w:r>
      </w:ins>
      <w:ins w:id="668" w:author="Visone Rossana (GSE)" w:date="2025-10-27T13:02:00Z" w16du:dateUtc="2025-10-27T12:02:00Z">
        <w:r w:rsidR="00A6225C">
          <w:rPr>
            <w:webHidden/>
          </w:rPr>
          <w:t>66</w:t>
        </w:r>
      </w:ins>
      <w:ins w:id="669" w:author="Visone Rossana (GSE)" w:date="2025-10-27T12:57:00Z" w16du:dateUtc="2025-10-27T11:57:00Z">
        <w:r>
          <w:rPr>
            <w:webHidden/>
          </w:rPr>
          <w:fldChar w:fldCharType="end"/>
        </w:r>
        <w:r w:rsidRPr="00A8170F">
          <w:rPr>
            <w:rStyle w:val="Collegamentoipertestuale"/>
          </w:rPr>
          <w:fldChar w:fldCharType="end"/>
        </w:r>
      </w:ins>
    </w:p>
    <w:p w14:paraId="38F5DC7A" w14:textId="07090A1A" w:rsidR="00C952FD" w:rsidRDefault="00C952FD">
      <w:pPr>
        <w:pStyle w:val="Sommario3"/>
        <w:rPr>
          <w:ins w:id="670" w:author="Visone Rossana (GSE)" w:date="2025-10-27T12:57:00Z" w16du:dateUtc="2025-10-27T11:57:00Z"/>
          <w:rFonts w:eastAsiaTheme="minorEastAsia" w:cstheme="minorBidi"/>
          <w:bCs w:val="0"/>
          <w:i w:val="0"/>
          <w:iCs w:val="0"/>
          <w:kern w:val="2"/>
          <w:sz w:val="24"/>
          <w:lang w:eastAsia="it-IT"/>
          <w14:ligatures w14:val="standardContextual"/>
        </w:rPr>
      </w:pPr>
      <w:ins w:id="6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5)</w:t>
        </w:r>
        <w:r>
          <w:rPr>
            <w:webHidden/>
          </w:rPr>
          <w:tab/>
        </w:r>
        <w:r>
          <w:rPr>
            <w:webHidden/>
          </w:rPr>
          <w:fldChar w:fldCharType="begin"/>
        </w:r>
        <w:r>
          <w:rPr>
            <w:webHidden/>
          </w:rPr>
          <w:instrText xml:space="preserve"> PAGEREF _Toc212462591 \h </w:instrText>
        </w:r>
      </w:ins>
      <w:r>
        <w:rPr>
          <w:webHidden/>
        </w:rPr>
      </w:r>
      <w:ins w:id="672" w:author="Visone Rossana (GSE)" w:date="2025-10-27T12:57:00Z" w16du:dateUtc="2025-10-27T11:57:00Z">
        <w:r>
          <w:rPr>
            <w:webHidden/>
          </w:rPr>
          <w:fldChar w:fldCharType="separate"/>
        </w:r>
      </w:ins>
      <w:ins w:id="673" w:author="Visone Rossana (GSE)" w:date="2025-10-27T13:02:00Z" w16du:dateUtc="2025-10-27T12:02:00Z">
        <w:r w:rsidR="00A6225C">
          <w:rPr>
            <w:webHidden/>
          </w:rPr>
          <w:t>68</w:t>
        </w:r>
      </w:ins>
      <w:ins w:id="674" w:author="Visone Rossana (GSE)" w:date="2025-10-27T12:57:00Z" w16du:dateUtc="2025-10-27T11:57:00Z">
        <w:r>
          <w:rPr>
            <w:webHidden/>
          </w:rPr>
          <w:fldChar w:fldCharType="end"/>
        </w:r>
        <w:r w:rsidRPr="00A8170F">
          <w:rPr>
            <w:rStyle w:val="Collegamentoipertestuale"/>
          </w:rPr>
          <w:fldChar w:fldCharType="end"/>
        </w:r>
      </w:ins>
    </w:p>
    <w:p w14:paraId="4B180D56" w14:textId="0E620B7F" w:rsidR="00C952FD" w:rsidRDefault="00C952FD">
      <w:pPr>
        <w:pStyle w:val="Sommario3"/>
        <w:rPr>
          <w:ins w:id="675" w:author="Visone Rossana (GSE)" w:date="2025-10-27T12:57:00Z" w16du:dateUtc="2025-10-27T11:57:00Z"/>
          <w:rFonts w:eastAsiaTheme="minorEastAsia" w:cstheme="minorBidi"/>
          <w:bCs w:val="0"/>
          <w:i w:val="0"/>
          <w:iCs w:val="0"/>
          <w:kern w:val="2"/>
          <w:sz w:val="24"/>
          <w:lang w:eastAsia="it-IT"/>
          <w14:ligatures w14:val="standardContextual"/>
        </w:rPr>
      </w:pPr>
      <w:ins w:id="6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9.4.4.</w:t>
        </w:r>
        <w:r>
          <w:rPr>
            <w:webHidden/>
          </w:rPr>
          <w:tab/>
        </w:r>
        <w:r>
          <w:rPr>
            <w:webHidden/>
          </w:rPr>
          <w:fldChar w:fldCharType="begin"/>
        </w:r>
        <w:r>
          <w:rPr>
            <w:webHidden/>
          </w:rPr>
          <w:instrText xml:space="preserve"> PAGEREF _Toc212462592 \h </w:instrText>
        </w:r>
      </w:ins>
      <w:r>
        <w:rPr>
          <w:webHidden/>
        </w:rPr>
      </w:r>
      <w:ins w:id="677" w:author="Visone Rossana (GSE)" w:date="2025-10-27T12:57:00Z" w16du:dateUtc="2025-10-27T11:57:00Z">
        <w:r>
          <w:rPr>
            <w:webHidden/>
          </w:rPr>
          <w:fldChar w:fldCharType="separate"/>
        </w:r>
      </w:ins>
      <w:ins w:id="678" w:author="Visone Rossana (GSE)" w:date="2025-10-27T13:02:00Z" w16du:dateUtc="2025-10-27T12:02:00Z">
        <w:r w:rsidR="00A6225C">
          <w:rPr>
            <w:webHidden/>
          </w:rPr>
          <w:t>68</w:t>
        </w:r>
      </w:ins>
      <w:ins w:id="679" w:author="Visone Rossana (GSE)" w:date="2025-10-27T12:57:00Z" w16du:dateUtc="2025-10-27T11:57:00Z">
        <w:r>
          <w:rPr>
            <w:webHidden/>
          </w:rPr>
          <w:fldChar w:fldCharType="end"/>
        </w:r>
        <w:r w:rsidRPr="00A8170F">
          <w:rPr>
            <w:rStyle w:val="Collegamentoipertestuale"/>
          </w:rPr>
          <w:fldChar w:fldCharType="end"/>
        </w:r>
      </w:ins>
    </w:p>
    <w:p w14:paraId="74C46DFC" w14:textId="0FA35DE6" w:rsidR="00C952FD" w:rsidRDefault="00C952FD">
      <w:pPr>
        <w:pStyle w:val="Sommario3"/>
        <w:rPr>
          <w:ins w:id="680" w:author="Visone Rossana (GSE)" w:date="2025-10-27T12:57:00Z" w16du:dateUtc="2025-10-27T11:57:00Z"/>
          <w:rFonts w:eastAsiaTheme="minorEastAsia" w:cstheme="minorBidi"/>
          <w:bCs w:val="0"/>
          <w:i w:val="0"/>
          <w:iCs w:val="0"/>
          <w:kern w:val="2"/>
          <w:sz w:val="24"/>
          <w:lang w:eastAsia="it-IT"/>
          <w14:ligatures w14:val="standardContextual"/>
        </w:rPr>
      </w:pPr>
      <w:ins w:id="6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9.4.5.</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1 del Decreto)</w:t>
        </w:r>
        <w:r>
          <w:rPr>
            <w:webHidden/>
          </w:rPr>
          <w:tab/>
        </w:r>
        <w:r>
          <w:rPr>
            <w:webHidden/>
          </w:rPr>
          <w:fldChar w:fldCharType="begin"/>
        </w:r>
        <w:r>
          <w:rPr>
            <w:webHidden/>
          </w:rPr>
          <w:instrText xml:space="preserve"> PAGEREF _Toc212462593 \h </w:instrText>
        </w:r>
      </w:ins>
      <w:r>
        <w:rPr>
          <w:webHidden/>
        </w:rPr>
      </w:r>
      <w:ins w:id="682" w:author="Visone Rossana (GSE)" w:date="2025-10-27T12:57:00Z" w16du:dateUtc="2025-10-27T11:57:00Z">
        <w:r>
          <w:rPr>
            <w:webHidden/>
          </w:rPr>
          <w:fldChar w:fldCharType="separate"/>
        </w:r>
      </w:ins>
      <w:ins w:id="683" w:author="Visone Rossana (GSE)" w:date="2025-10-27T13:02:00Z" w16du:dateUtc="2025-10-27T12:02:00Z">
        <w:r w:rsidR="00A6225C">
          <w:rPr>
            <w:webHidden/>
          </w:rPr>
          <w:t>68</w:t>
        </w:r>
      </w:ins>
      <w:ins w:id="684" w:author="Visone Rossana (GSE)" w:date="2025-10-27T12:57:00Z" w16du:dateUtc="2025-10-27T11:57:00Z">
        <w:r>
          <w:rPr>
            <w:webHidden/>
          </w:rPr>
          <w:fldChar w:fldCharType="end"/>
        </w:r>
        <w:r w:rsidRPr="00A8170F">
          <w:rPr>
            <w:rStyle w:val="Collegamentoipertestuale"/>
          </w:rPr>
          <w:fldChar w:fldCharType="end"/>
        </w:r>
      </w:ins>
    </w:p>
    <w:p w14:paraId="2EBC6345" w14:textId="427F7D11" w:rsidR="00C952FD" w:rsidRDefault="00C952FD">
      <w:pPr>
        <w:pStyle w:val="Sommario3"/>
        <w:rPr>
          <w:ins w:id="685" w:author="Visone Rossana (GSE)" w:date="2025-10-27T12:57:00Z" w16du:dateUtc="2025-10-27T11:57:00Z"/>
          <w:rFonts w:eastAsiaTheme="minorEastAsia" w:cstheme="minorBidi"/>
          <w:bCs w:val="0"/>
          <w:i w:val="0"/>
          <w:iCs w:val="0"/>
          <w:kern w:val="2"/>
          <w:sz w:val="24"/>
          <w:lang w:eastAsia="it-IT"/>
          <w14:ligatures w14:val="standardContextual"/>
        </w:rPr>
      </w:pPr>
      <w:ins w:id="6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9.4.6.</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_Toc212462594 \h </w:instrText>
        </w:r>
      </w:ins>
      <w:r>
        <w:rPr>
          <w:webHidden/>
        </w:rPr>
      </w:r>
      <w:ins w:id="687" w:author="Visone Rossana (GSE)" w:date="2025-10-27T12:57:00Z" w16du:dateUtc="2025-10-27T11:57:00Z">
        <w:r>
          <w:rPr>
            <w:webHidden/>
          </w:rPr>
          <w:fldChar w:fldCharType="separate"/>
        </w:r>
      </w:ins>
      <w:ins w:id="688" w:author="Visone Rossana (GSE)" w:date="2025-10-27T13:02:00Z" w16du:dateUtc="2025-10-27T12:02:00Z">
        <w:r w:rsidR="00A6225C">
          <w:rPr>
            <w:webHidden/>
          </w:rPr>
          <w:t>70</w:t>
        </w:r>
      </w:ins>
      <w:ins w:id="689" w:author="Visone Rossana (GSE)" w:date="2025-10-27T12:57:00Z" w16du:dateUtc="2025-10-27T11:57:00Z">
        <w:r>
          <w:rPr>
            <w:webHidden/>
          </w:rPr>
          <w:fldChar w:fldCharType="end"/>
        </w:r>
        <w:r w:rsidRPr="00A8170F">
          <w:rPr>
            <w:rStyle w:val="Collegamentoipertestuale"/>
          </w:rPr>
          <w:fldChar w:fldCharType="end"/>
        </w:r>
      </w:ins>
    </w:p>
    <w:p w14:paraId="0C391853" w14:textId="53A121CD" w:rsidR="00C952FD" w:rsidRDefault="00C952FD">
      <w:pPr>
        <w:pStyle w:val="Sommario2"/>
        <w:tabs>
          <w:tab w:val="left" w:pos="993"/>
        </w:tabs>
        <w:rPr>
          <w:ins w:id="690" w:author="Visone Rossana (GSE)" w:date="2025-10-27T12:57:00Z" w16du:dateUtc="2025-10-27T11:57:00Z"/>
          <w:rFonts w:cstheme="minorBidi"/>
          <w:b w:val="0"/>
          <w:smallCaps w:val="0"/>
          <w:kern w:val="2"/>
          <w:sz w:val="24"/>
          <w:lang w:eastAsia="it-IT"/>
          <w14:ligatures w14:val="standardContextual"/>
        </w:rPr>
      </w:pPr>
      <w:ins w:id="6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w:t>
        </w:r>
        <w:r>
          <w:rPr>
            <w:rFonts w:cstheme="minorBidi"/>
            <w:b w:val="0"/>
            <w:smallCaps w:val="0"/>
            <w:kern w:val="2"/>
            <w:sz w:val="24"/>
            <w:lang w:eastAsia="it-IT"/>
            <w14:ligatures w14:val="standardContextual"/>
          </w:rPr>
          <w:tab/>
        </w:r>
        <w:r w:rsidRPr="00A8170F">
          <w:rPr>
            <w:rStyle w:val="Collegamentoipertestuale"/>
          </w:rPr>
          <w:t>Sostituzione di sistemi per l’illuminazione d’interni e delle pertinenze esterne degli edifici esistenti con sistemi efficienti di illuminazione (intervento II.E - art. 5, comma 1, lettera e)</w:t>
        </w:r>
        <w:r>
          <w:rPr>
            <w:webHidden/>
          </w:rPr>
          <w:tab/>
        </w:r>
        <w:r>
          <w:rPr>
            <w:webHidden/>
          </w:rPr>
          <w:fldChar w:fldCharType="begin"/>
        </w:r>
        <w:r>
          <w:rPr>
            <w:webHidden/>
          </w:rPr>
          <w:instrText xml:space="preserve"> PAGEREF _Toc212462595 \h </w:instrText>
        </w:r>
      </w:ins>
      <w:r>
        <w:rPr>
          <w:webHidden/>
        </w:rPr>
      </w:r>
      <w:ins w:id="692" w:author="Visone Rossana (GSE)" w:date="2025-10-27T12:57:00Z" w16du:dateUtc="2025-10-27T11:57:00Z">
        <w:r>
          <w:rPr>
            <w:webHidden/>
          </w:rPr>
          <w:fldChar w:fldCharType="separate"/>
        </w:r>
      </w:ins>
      <w:ins w:id="693" w:author="Visone Rossana (GSE)" w:date="2025-10-27T13:02:00Z" w16du:dateUtc="2025-10-27T12:02:00Z">
        <w:r w:rsidR="00A6225C">
          <w:rPr>
            <w:webHidden/>
          </w:rPr>
          <w:t>72</w:t>
        </w:r>
      </w:ins>
      <w:ins w:id="694" w:author="Visone Rossana (GSE)" w:date="2025-10-27T12:57:00Z" w16du:dateUtc="2025-10-27T11:57:00Z">
        <w:r>
          <w:rPr>
            <w:webHidden/>
          </w:rPr>
          <w:fldChar w:fldCharType="end"/>
        </w:r>
        <w:r w:rsidRPr="00A8170F">
          <w:rPr>
            <w:rStyle w:val="Collegamentoipertestuale"/>
          </w:rPr>
          <w:fldChar w:fldCharType="end"/>
        </w:r>
      </w:ins>
    </w:p>
    <w:p w14:paraId="0566DBDB" w14:textId="32220316" w:rsidR="00C952FD" w:rsidRDefault="00C952FD">
      <w:pPr>
        <w:pStyle w:val="Sommario3"/>
        <w:rPr>
          <w:ins w:id="695" w:author="Visone Rossana (GSE)" w:date="2025-10-27T12:57:00Z" w16du:dateUtc="2025-10-27T11:57:00Z"/>
          <w:rFonts w:eastAsiaTheme="minorEastAsia" w:cstheme="minorBidi"/>
          <w:bCs w:val="0"/>
          <w:i w:val="0"/>
          <w:iCs w:val="0"/>
          <w:kern w:val="2"/>
          <w:sz w:val="24"/>
          <w:lang w:eastAsia="it-IT"/>
          <w14:ligatures w14:val="standardContextual"/>
        </w:rPr>
      </w:pPr>
      <w:ins w:id="6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"_Toc212462596"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_Toc212462596 \h </w:instrText>
        </w:r>
      </w:ins>
      <w:r>
        <w:rPr>
          <w:webHidden/>
        </w:rPr>
      </w:r>
      <w:ins w:id="697" w:author="Visone Rossana (GSE)" w:date="2025-10-27T12:57:00Z" w16du:dateUtc="2025-10-27T11:57:00Z">
        <w:r>
          <w:rPr>
            <w:webHidden/>
          </w:rPr>
          <w:fldChar w:fldCharType="separate"/>
        </w:r>
      </w:ins>
      <w:ins w:id="698" w:author="Visone Rossana (GSE)" w:date="2025-10-27T13:02:00Z" w16du:dateUtc="2025-10-27T12:02:00Z">
        <w:r w:rsidR="00A6225C">
          <w:rPr>
            <w:webHidden/>
          </w:rPr>
          <w:t>72</w:t>
        </w:r>
      </w:ins>
      <w:ins w:id="699" w:author="Visone Rossana (GSE)" w:date="2025-10-27T12:57:00Z" w16du:dateUtc="2025-10-27T11:57:00Z">
        <w:r>
          <w:rPr>
            <w:webHidden/>
          </w:rPr>
          <w:fldChar w:fldCharType="end"/>
        </w:r>
        <w:r w:rsidRPr="00A8170F">
          <w:rPr>
            <w:rStyle w:val="Collegamentoipertestuale"/>
          </w:rPr>
          <w:fldChar w:fldCharType="end"/>
        </w:r>
      </w:ins>
    </w:p>
    <w:p w14:paraId="560D20C5" w14:textId="08BEC839" w:rsidR="00C952FD" w:rsidRDefault="00C952FD">
      <w:pPr>
        <w:pStyle w:val="Sommario3"/>
        <w:rPr>
          <w:ins w:id="700" w:author="Visone Rossana (GSE)" w:date="2025-10-27T12:57:00Z" w16du:dateUtc="2025-10-27T11:57:00Z"/>
          <w:rFonts w:eastAsiaTheme="minorEastAsia" w:cstheme="minorBidi"/>
          <w:bCs w:val="0"/>
          <w:i w:val="0"/>
          <w:iCs w:val="0"/>
          <w:kern w:val="2"/>
          <w:sz w:val="24"/>
          <w:lang w:eastAsia="it-IT"/>
          <w14:ligatures w14:val="standardContextual"/>
        </w:rPr>
      </w:pPr>
      <w:ins w:id="7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_Toc212462601 \h </w:instrText>
        </w:r>
      </w:ins>
      <w:r>
        <w:rPr>
          <w:webHidden/>
        </w:rPr>
      </w:r>
      <w:ins w:id="702" w:author="Visone Rossana (GSE)" w:date="2025-10-27T12:57:00Z" w16du:dateUtc="2025-10-27T11:57:00Z">
        <w:r>
          <w:rPr>
            <w:webHidden/>
          </w:rPr>
          <w:fldChar w:fldCharType="separate"/>
        </w:r>
      </w:ins>
      <w:ins w:id="703" w:author="Visone Rossana (GSE)" w:date="2025-10-27T13:02:00Z" w16du:dateUtc="2025-10-27T12:02:00Z">
        <w:r w:rsidR="00A6225C">
          <w:rPr>
            <w:webHidden/>
          </w:rPr>
          <w:t>72</w:t>
        </w:r>
      </w:ins>
      <w:ins w:id="704" w:author="Visone Rossana (GSE)" w:date="2025-10-27T12:57:00Z" w16du:dateUtc="2025-10-27T11:57:00Z">
        <w:r>
          <w:rPr>
            <w:webHidden/>
          </w:rPr>
          <w:fldChar w:fldCharType="end"/>
        </w:r>
        <w:r w:rsidRPr="00A8170F">
          <w:rPr>
            <w:rStyle w:val="Collegamentoipertestuale"/>
          </w:rPr>
          <w:fldChar w:fldCharType="end"/>
        </w:r>
      </w:ins>
    </w:p>
    <w:p w14:paraId="50AF18F5" w14:textId="07BD52E6" w:rsidR="00C952FD" w:rsidRDefault="00C952FD">
      <w:pPr>
        <w:pStyle w:val="Sommario3"/>
        <w:rPr>
          <w:ins w:id="705" w:author="Visone Rossana (GSE)" w:date="2025-10-27T12:57:00Z" w16du:dateUtc="2025-10-27T11:57:00Z"/>
          <w:rFonts w:eastAsiaTheme="minorEastAsia" w:cstheme="minorBidi"/>
          <w:bCs w:val="0"/>
          <w:i w:val="0"/>
          <w:iCs w:val="0"/>
          <w:kern w:val="2"/>
          <w:sz w:val="24"/>
          <w:lang w:eastAsia="it-IT"/>
          <w14:ligatures w14:val="standardContextual"/>
        </w:rPr>
      </w:pPr>
      <w:ins w:id="7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5)</w:t>
        </w:r>
        <w:r>
          <w:rPr>
            <w:webHidden/>
          </w:rPr>
          <w:tab/>
        </w:r>
        <w:r>
          <w:rPr>
            <w:webHidden/>
          </w:rPr>
          <w:fldChar w:fldCharType="begin"/>
        </w:r>
        <w:r>
          <w:rPr>
            <w:webHidden/>
          </w:rPr>
          <w:instrText xml:space="preserve"> PAGEREF _Toc212462602 \h </w:instrText>
        </w:r>
      </w:ins>
      <w:r>
        <w:rPr>
          <w:webHidden/>
        </w:rPr>
      </w:r>
      <w:ins w:id="707" w:author="Visone Rossana (GSE)" w:date="2025-10-27T12:57:00Z" w16du:dateUtc="2025-10-27T11:57:00Z">
        <w:r>
          <w:rPr>
            <w:webHidden/>
          </w:rPr>
          <w:fldChar w:fldCharType="separate"/>
        </w:r>
      </w:ins>
      <w:ins w:id="708" w:author="Visone Rossana (GSE)" w:date="2025-10-27T13:02:00Z" w16du:dateUtc="2025-10-27T12:02:00Z">
        <w:r w:rsidR="00A6225C">
          <w:rPr>
            <w:webHidden/>
          </w:rPr>
          <w:t>73</w:t>
        </w:r>
      </w:ins>
      <w:ins w:id="709" w:author="Visone Rossana (GSE)" w:date="2025-10-27T12:57:00Z" w16du:dateUtc="2025-10-27T11:57:00Z">
        <w:r>
          <w:rPr>
            <w:webHidden/>
          </w:rPr>
          <w:fldChar w:fldCharType="end"/>
        </w:r>
        <w:r w:rsidRPr="00A8170F">
          <w:rPr>
            <w:rStyle w:val="Collegamentoipertestuale"/>
          </w:rPr>
          <w:fldChar w:fldCharType="end"/>
        </w:r>
      </w:ins>
    </w:p>
    <w:p w14:paraId="685D3E5A" w14:textId="015AB5BF" w:rsidR="00C952FD" w:rsidRDefault="00C952FD">
      <w:pPr>
        <w:pStyle w:val="Sommario3"/>
        <w:rPr>
          <w:ins w:id="710" w:author="Visone Rossana (GSE)" w:date="2025-10-27T12:57:00Z" w16du:dateUtc="2025-10-27T11:57:00Z"/>
          <w:rFonts w:eastAsiaTheme="minorEastAsia" w:cstheme="minorBidi"/>
          <w:bCs w:val="0"/>
          <w:i w:val="0"/>
          <w:iCs w:val="0"/>
          <w:kern w:val="2"/>
          <w:sz w:val="24"/>
          <w:lang w:eastAsia="it-IT"/>
          <w14:ligatures w14:val="standardContextual"/>
        </w:rPr>
      </w:pPr>
      <w:ins w:id="7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1 del Decreto)</w:t>
        </w:r>
        <w:r>
          <w:rPr>
            <w:webHidden/>
          </w:rPr>
          <w:tab/>
        </w:r>
        <w:r>
          <w:rPr>
            <w:webHidden/>
          </w:rPr>
          <w:fldChar w:fldCharType="begin"/>
        </w:r>
        <w:r>
          <w:rPr>
            <w:webHidden/>
          </w:rPr>
          <w:instrText xml:space="preserve"> PAGEREF _Toc212462603 \h </w:instrText>
        </w:r>
      </w:ins>
      <w:r>
        <w:rPr>
          <w:webHidden/>
        </w:rPr>
      </w:r>
      <w:ins w:id="712" w:author="Visone Rossana (GSE)" w:date="2025-10-27T12:57:00Z" w16du:dateUtc="2025-10-27T11:57:00Z">
        <w:r>
          <w:rPr>
            <w:webHidden/>
          </w:rPr>
          <w:fldChar w:fldCharType="separate"/>
        </w:r>
      </w:ins>
      <w:ins w:id="713" w:author="Visone Rossana (GSE)" w:date="2025-10-27T13:02:00Z" w16du:dateUtc="2025-10-27T12:02:00Z">
        <w:r w:rsidR="00A6225C">
          <w:rPr>
            <w:webHidden/>
          </w:rPr>
          <w:t>73</w:t>
        </w:r>
      </w:ins>
      <w:ins w:id="714" w:author="Visone Rossana (GSE)" w:date="2025-10-27T12:57:00Z" w16du:dateUtc="2025-10-27T11:57:00Z">
        <w:r>
          <w:rPr>
            <w:webHidden/>
          </w:rPr>
          <w:fldChar w:fldCharType="end"/>
        </w:r>
        <w:r w:rsidRPr="00A8170F">
          <w:rPr>
            <w:rStyle w:val="Collegamentoipertestuale"/>
          </w:rPr>
          <w:fldChar w:fldCharType="end"/>
        </w:r>
      </w:ins>
    </w:p>
    <w:p w14:paraId="5C2DEA3F" w14:textId="309A1B6A" w:rsidR="00C952FD" w:rsidRDefault="00C952FD">
      <w:pPr>
        <w:pStyle w:val="Sommario3"/>
        <w:rPr>
          <w:ins w:id="715" w:author="Visone Rossana (GSE)" w:date="2025-10-27T12:57:00Z" w16du:dateUtc="2025-10-27T11:57:00Z"/>
          <w:rFonts w:eastAsiaTheme="minorEastAsia" w:cstheme="minorBidi"/>
          <w:bCs w:val="0"/>
          <w:i w:val="0"/>
          <w:iCs w:val="0"/>
          <w:kern w:val="2"/>
          <w:sz w:val="24"/>
          <w:lang w:eastAsia="it-IT"/>
          <w14:ligatures w14:val="standardContextual"/>
        </w:rPr>
      </w:pPr>
      <w:ins w:id="7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9.5.5.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_Toc212462604 \h </w:instrText>
        </w:r>
      </w:ins>
      <w:r>
        <w:rPr>
          <w:webHidden/>
        </w:rPr>
      </w:r>
      <w:ins w:id="717" w:author="Visone Rossana (GSE)" w:date="2025-10-27T12:57:00Z" w16du:dateUtc="2025-10-27T11:57:00Z">
        <w:r>
          <w:rPr>
            <w:webHidden/>
          </w:rPr>
          <w:fldChar w:fldCharType="separate"/>
        </w:r>
      </w:ins>
      <w:ins w:id="718" w:author="Visone Rossana (GSE)" w:date="2025-10-27T13:02:00Z" w16du:dateUtc="2025-10-27T12:02:00Z">
        <w:r w:rsidR="00A6225C">
          <w:rPr>
            <w:webHidden/>
          </w:rPr>
          <w:t>74</w:t>
        </w:r>
      </w:ins>
      <w:ins w:id="719" w:author="Visone Rossana (GSE)" w:date="2025-10-27T12:57:00Z" w16du:dateUtc="2025-10-27T11:57:00Z">
        <w:r>
          <w:rPr>
            <w:webHidden/>
          </w:rPr>
          <w:fldChar w:fldCharType="end"/>
        </w:r>
        <w:r w:rsidRPr="00A8170F">
          <w:rPr>
            <w:rStyle w:val="Collegamentoipertestuale"/>
          </w:rPr>
          <w:fldChar w:fldCharType="end"/>
        </w:r>
      </w:ins>
    </w:p>
    <w:p w14:paraId="68804DC6" w14:textId="48F83E41" w:rsidR="00C952FD" w:rsidRDefault="00C952FD">
      <w:pPr>
        <w:pStyle w:val="Sommario2"/>
        <w:tabs>
          <w:tab w:val="left" w:pos="993"/>
        </w:tabs>
        <w:rPr>
          <w:ins w:id="720" w:author="Visone Rossana (GSE)" w:date="2025-10-27T12:57:00Z" w16du:dateUtc="2025-10-27T11:57:00Z"/>
          <w:rFonts w:cstheme="minorBidi"/>
          <w:b w:val="0"/>
          <w:smallCaps w:val="0"/>
          <w:kern w:val="2"/>
          <w:sz w:val="24"/>
          <w:lang w:eastAsia="it-IT"/>
          <w14:ligatures w14:val="standardContextual"/>
        </w:rPr>
      </w:pPr>
      <w:ins w:id="7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w:t>
        </w:r>
        <w:r>
          <w:rPr>
            <w:rFonts w:cstheme="minorBidi"/>
            <w:b w:val="0"/>
            <w:smallCaps w:val="0"/>
            <w:kern w:val="2"/>
            <w:sz w:val="24"/>
            <w:lang w:eastAsia="it-IT"/>
            <w14:ligatures w14:val="standardContextual"/>
          </w:rPr>
          <w:tab/>
        </w:r>
        <w:r w:rsidRPr="00A8170F">
          <w:rPr>
            <w:rStyle w:val="Collegamentoipertestuale"/>
          </w:rPr>
          <w:t>Installazione di tecnologie di gestione e controllo automatico (</w:t>
        </w:r>
        <w:r w:rsidRPr="00A8170F">
          <w:rPr>
            <w:rStyle w:val="Collegamentoipertestuale"/>
            <w:i/>
          </w:rPr>
          <w:t>building automation</w:t>
        </w:r>
        <w:r w:rsidRPr="00A8170F">
          <w:rPr>
            <w:rStyle w:val="Collegamentoipertestuale"/>
          </w:rPr>
          <w:t>) degli impianti termici ed elettrici degli edifici, ivi compresa l’installazione di sistemi di termoregolazione e contabilizzazione del calore, trasmissione ed elaborazione dei dati stessi (intervento II.F - art. 5, comma 1, lettera f)</w:t>
        </w:r>
        <w:r>
          <w:rPr>
            <w:webHidden/>
          </w:rPr>
          <w:tab/>
        </w:r>
        <w:r>
          <w:rPr>
            <w:webHidden/>
          </w:rPr>
          <w:fldChar w:fldCharType="begin"/>
        </w:r>
        <w:r>
          <w:rPr>
            <w:webHidden/>
          </w:rPr>
          <w:instrText xml:space="preserve"> PAGEREF _Toc212462606 \h </w:instrText>
        </w:r>
      </w:ins>
      <w:r>
        <w:rPr>
          <w:webHidden/>
        </w:rPr>
      </w:r>
      <w:ins w:id="722" w:author="Visone Rossana (GSE)" w:date="2025-10-27T12:57:00Z" w16du:dateUtc="2025-10-27T11:57:00Z">
        <w:r>
          <w:rPr>
            <w:webHidden/>
          </w:rPr>
          <w:fldChar w:fldCharType="separate"/>
        </w:r>
      </w:ins>
      <w:ins w:id="723" w:author="Visone Rossana (GSE)" w:date="2025-10-27T13:02:00Z" w16du:dateUtc="2025-10-27T12:02:00Z">
        <w:r w:rsidR="00A6225C">
          <w:rPr>
            <w:webHidden/>
          </w:rPr>
          <w:t>77</w:t>
        </w:r>
      </w:ins>
      <w:ins w:id="724" w:author="Visone Rossana (GSE)" w:date="2025-10-27T12:57:00Z" w16du:dateUtc="2025-10-27T11:57:00Z">
        <w:r>
          <w:rPr>
            <w:webHidden/>
          </w:rPr>
          <w:fldChar w:fldCharType="end"/>
        </w:r>
        <w:r w:rsidRPr="00A8170F">
          <w:rPr>
            <w:rStyle w:val="Collegamentoipertestuale"/>
          </w:rPr>
          <w:fldChar w:fldCharType="end"/>
        </w:r>
      </w:ins>
    </w:p>
    <w:p w14:paraId="1D348B6F" w14:textId="1FF166C3" w:rsidR="00C952FD" w:rsidRDefault="00C952FD">
      <w:pPr>
        <w:pStyle w:val="Sommario3"/>
        <w:rPr>
          <w:ins w:id="725" w:author="Visone Rossana (GSE)" w:date="2025-10-27T12:57:00Z" w16du:dateUtc="2025-10-27T11:57:00Z"/>
          <w:rFonts w:eastAsiaTheme="minorEastAsia" w:cstheme="minorBidi"/>
          <w:bCs w:val="0"/>
          <w:i w:val="0"/>
          <w:iCs w:val="0"/>
          <w:kern w:val="2"/>
          <w:sz w:val="24"/>
          <w:lang w:eastAsia="it-IT"/>
          <w14:ligatures w14:val="standardContextual"/>
        </w:rPr>
      </w:pPr>
      <w:ins w:id="7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_Toc212462607 \h </w:instrText>
        </w:r>
      </w:ins>
      <w:r>
        <w:rPr>
          <w:webHidden/>
        </w:rPr>
      </w:r>
      <w:ins w:id="727" w:author="Visone Rossana (GSE)" w:date="2025-10-27T12:57:00Z" w16du:dateUtc="2025-10-27T11:57:00Z">
        <w:r>
          <w:rPr>
            <w:webHidden/>
          </w:rPr>
          <w:fldChar w:fldCharType="separate"/>
        </w:r>
      </w:ins>
      <w:ins w:id="728" w:author="Visone Rossana (GSE)" w:date="2025-10-27T13:02:00Z" w16du:dateUtc="2025-10-27T12:02:00Z">
        <w:r w:rsidR="00A6225C">
          <w:rPr>
            <w:webHidden/>
          </w:rPr>
          <w:t>77</w:t>
        </w:r>
      </w:ins>
      <w:ins w:id="729" w:author="Visone Rossana (GSE)" w:date="2025-10-27T12:57:00Z" w16du:dateUtc="2025-10-27T11:57:00Z">
        <w:r>
          <w:rPr>
            <w:webHidden/>
          </w:rPr>
          <w:fldChar w:fldCharType="end"/>
        </w:r>
        <w:r w:rsidRPr="00A8170F">
          <w:rPr>
            <w:rStyle w:val="Collegamentoipertestuale"/>
          </w:rPr>
          <w:fldChar w:fldCharType="end"/>
        </w:r>
      </w:ins>
    </w:p>
    <w:p w14:paraId="03D5E763" w14:textId="1E688B18" w:rsidR="00C952FD" w:rsidRDefault="00C952FD">
      <w:pPr>
        <w:pStyle w:val="Sommario3"/>
        <w:rPr>
          <w:ins w:id="730" w:author="Visone Rossana (GSE)" w:date="2025-10-27T12:57:00Z" w16du:dateUtc="2025-10-27T11:57:00Z"/>
          <w:rFonts w:eastAsiaTheme="minorEastAsia" w:cstheme="minorBidi"/>
          <w:bCs w:val="0"/>
          <w:i w:val="0"/>
          <w:iCs w:val="0"/>
          <w:kern w:val="2"/>
          <w:sz w:val="24"/>
          <w:lang w:eastAsia="it-IT"/>
          <w14:ligatures w14:val="standardContextual"/>
        </w:rPr>
      </w:pPr>
      <w:ins w:id="7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_Toc212462608 \h </w:instrText>
        </w:r>
      </w:ins>
      <w:r>
        <w:rPr>
          <w:webHidden/>
        </w:rPr>
      </w:r>
      <w:ins w:id="732" w:author="Visone Rossana (GSE)" w:date="2025-10-27T12:57:00Z" w16du:dateUtc="2025-10-27T11:57:00Z">
        <w:r>
          <w:rPr>
            <w:webHidden/>
          </w:rPr>
          <w:fldChar w:fldCharType="separate"/>
        </w:r>
      </w:ins>
      <w:ins w:id="733" w:author="Visone Rossana (GSE)" w:date="2025-10-27T13:02:00Z" w16du:dateUtc="2025-10-27T12:02:00Z">
        <w:r w:rsidR="00A6225C">
          <w:rPr>
            <w:webHidden/>
          </w:rPr>
          <w:t>77</w:t>
        </w:r>
      </w:ins>
      <w:ins w:id="734" w:author="Visone Rossana (GSE)" w:date="2025-10-27T12:57:00Z" w16du:dateUtc="2025-10-27T11:57:00Z">
        <w:r>
          <w:rPr>
            <w:webHidden/>
          </w:rPr>
          <w:fldChar w:fldCharType="end"/>
        </w:r>
        <w:r w:rsidRPr="00A8170F">
          <w:rPr>
            <w:rStyle w:val="Collegamentoipertestuale"/>
          </w:rPr>
          <w:fldChar w:fldCharType="end"/>
        </w:r>
      </w:ins>
    </w:p>
    <w:p w14:paraId="401A6E12" w14:textId="1FD0C545" w:rsidR="00C952FD" w:rsidRDefault="00C952FD">
      <w:pPr>
        <w:pStyle w:val="Sommario3"/>
        <w:rPr>
          <w:ins w:id="735" w:author="Visone Rossana (GSE)" w:date="2025-10-27T12:57:00Z" w16du:dateUtc="2025-10-27T11:57:00Z"/>
          <w:rFonts w:eastAsiaTheme="minorEastAsia" w:cstheme="minorBidi"/>
          <w:bCs w:val="0"/>
          <w:i w:val="0"/>
          <w:iCs w:val="0"/>
          <w:kern w:val="2"/>
          <w:sz w:val="24"/>
          <w:lang w:eastAsia="it-IT"/>
          <w14:ligatures w14:val="standardContextual"/>
        </w:rPr>
      </w:pPr>
      <w:ins w:id="7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"_Toc212462609"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(art.6 – comma 1)</w:t>
        </w:r>
        <w:r>
          <w:rPr>
            <w:webHidden/>
          </w:rPr>
          <w:tab/>
        </w:r>
        <w:r>
          <w:rPr>
            <w:webHidden/>
          </w:rPr>
          <w:fldChar w:fldCharType="begin"/>
        </w:r>
        <w:r>
          <w:rPr>
            <w:webHidden/>
          </w:rPr>
          <w:instrText xml:space="preserve"> PAGEREF _Toc212462609 \h </w:instrText>
        </w:r>
      </w:ins>
      <w:r>
        <w:rPr>
          <w:webHidden/>
        </w:rPr>
      </w:r>
      <w:ins w:id="737" w:author="Visone Rossana (GSE)" w:date="2025-10-27T12:57:00Z" w16du:dateUtc="2025-10-27T11:57:00Z">
        <w:r>
          <w:rPr>
            <w:webHidden/>
          </w:rPr>
          <w:fldChar w:fldCharType="separate"/>
        </w:r>
      </w:ins>
      <w:ins w:id="738" w:author="Visone Rossana (GSE)" w:date="2025-10-27T13:02:00Z" w16du:dateUtc="2025-10-27T12:02:00Z">
        <w:r w:rsidR="00A6225C">
          <w:rPr>
            <w:webHidden/>
          </w:rPr>
          <w:t>78</w:t>
        </w:r>
      </w:ins>
      <w:ins w:id="739" w:author="Visone Rossana (GSE)" w:date="2025-10-27T12:57:00Z" w16du:dateUtc="2025-10-27T11:57:00Z">
        <w:r>
          <w:rPr>
            <w:webHidden/>
          </w:rPr>
          <w:fldChar w:fldCharType="end"/>
        </w:r>
        <w:r w:rsidRPr="00A8170F">
          <w:rPr>
            <w:rStyle w:val="Collegamentoipertestuale"/>
          </w:rPr>
          <w:fldChar w:fldCharType="end"/>
        </w:r>
      </w:ins>
    </w:p>
    <w:p w14:paraId="50FD8FB7" w14:textId="75917294" w:rsidR="00C952FD" w:rsidRDefault="00C952FD">
      <w:pPr>
        <w:pStyle w:val="Sommario3"/>
        <w:rPr>
          <w:ins w:id="740" w:author="Visone Rossana (GSE)" w:date="2025-10-27T12:57:00Z" w16du:dateUtc="2025-10-27T11:57:00Z"/>
          <w:rFonts w:eastAsiaTheme="minorEastAsia" w:cstheme="minorBidi"/>
          <w:bCs w:val="0"/>
          <w:i w:val="0"/>
          <w:iCs w:val="0"/>
          <w:kern w:val="2"/>
          <w:sz w:val="24"/>
          <w:lang w:eastAsia="it-IT"/>
          <w14:ligatures w14:val="standardContextual"/>
        </w:rPr>
      </w:pPr>
      <w:ins w:id="7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"_Toc212462610"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1 del Decreto)</w:t>
        </w:r>
        <w:r>
          <w:rPr>
            <w:webHidden/>
          </w:rPr>
          <w:tab/>
        </w:r>
        <w:r>
          <w:rPr>
            <w:webHidden/>
          </w:rPr>
          <w:fldChar w:fldCharType="begin"/>
        </w:r>
        <w:r>
          <w:rPr>
            <w:webHidden/>
          </w:rPr>
          <w:instrText xml:space="preserve"> PAGEREF _Toc212462610 \h </w:instrText>
        </w:r>
      </w:ins>
      <w:r>
        <w:rPr>
          <w:webHidden/>
        </w:rPr>
      </w:r>
      <w:ins w:id="742" w:author="Visone Rossana (GSE)" w:date="2025-10-27T12:57:00Z" w16du:dateUtc="2025-10-27T11:57:00Z">
        <w:r>
          <w:rPr>
            <w:webHidden/>
          </w:rPr>
          <w:fldChar w:fldCharType="separate"/>
        </w:r>
      </w:ins>
      <w:ins w:id="743" w:author="Visone Rossana (GSE)" w:date="2025-10-27T13:02:00Z" w16du:dateUtc="2025-10-27T12:02:00Z">
        <w:r w:rsidR="00A6225C">
          <w:rPr>
            <w:webHidden/>
          </w:rPr>
          <w:t>78</w:t>
        </w:r>
      </w:ins>
      <w:ins w:id="744" w:author="Visone Rossana (GSE)" w:date="2025-10-27T12:57:00Z" w16du:dateUtc="2025-10-27T11:57:00Z">
        <w:r>
          <w:rPr>
            <w:webHidden/>
          </w:rPr>
          <w:fldChar w:fldCharType="end"/>
        </w:r>
        <w:r w:rsidRPr="00A8170F">
          <w:rPr>
            <w:rStyle w:val="Collegamentoipertestuale"/>
          </w:rPr>
          <w:fldChar w:fldCharType="end"/>
        </w:r>
      </w:ins>
    </w:p>
    <w:p w14:paraId="2A7F3DE4" w14:textId="6D182171" w:rsidR="00C952FD" w:rsidRDefault="00C952FD">
      <w:pPr>
        <w:pStyle w:val="Sommario3"/>
        <w:rPr>
          <w:ins w:id="745" w:author="Visone Rossana (GSE)" w:date="2025-10-27T12:57:00Z" w16du:dateUtc="2025-10-27T11:57:00Z"/>
          <w:rFonts w:eastAsiaTheme="minorEastAsia" w:cstheme="minorBidi"/>
          <w:bCs w:val="0"/>
          <w:i w:val="0"/>
          <w:iCs w:val="0"/>
          <w:kern w:val="2"/>
          <w:sz w:val="24"/>
          <w:lang w:eastAsia="it-IT"/>
          <w14:ligatures w14:val="standardContextual"/>
        </w:rPr>
      </w:pPr>
      <w:ins w:id="7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"_Toc212462611"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9.6.5.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_Toc212462611 \h </w:instrText>
        </w:r>
      </w:ins>
      <w:r>
        <w:rPr>
          <w:webHidden/>
        </w:rPr>
      </w:r>
      <w:ins w:id="747" w:author="Visone Rossana (GSE)" w:date="2025-10-27T12:57:00Z" w16du:dateUtc="2025-10-27T11:57:00Z">
        <w:r>
          <w:rPr>
            <w:webHidden/>
          </w:rPr>
          <w:fldChar w:fldCharType="separate"/>
        </w:r>
      </w:ins>
      <w:ins w:id="748" w:author="Visone Rossana (GSE)" w:date="2025-10-27T13:02:00Z" w16du:dateUtc="2025-10-27T12:02:00Z">
        <w:r w:rsidR="00A6225C">
          <w:rPr>
            <w:webHidden/>
          </w:rPr>
          <w:t>79</w:t>
        </w:r>
      </w:ins>
      <w:ins w:id="749" w:author="Visone Rossana (GSE)" w:date="2025-10-27T12:57:00Z" w16du:dateUtc="2025-10-27T11:57:00Z">
        <w:r>
          <w:rPr>
            <w:webHidden/>
          </w:rPr>
          <w:fldChar w:fldCharType="end"/>
        </w:r>
        <w:r w:rsidRPr="00A8170F">
          <w:rPr>
            <w:rStyle w:val="Collegamentoipertestuale"/>
          </w:rPr>
          <w:fldChar w:fldCharType="end"/>
        </w:r>
      </w:ins>
    </w:p>
    <w:p w14:paraId="6E762892" w14:textId="7D9FACB4" w:rsidR="00C952FD" w:rsidRDefault="00C952FD">
      <w:pPr>
        <w:pStyle w:val="Sommario2"/>
        <w:tabs>
          <w:tab w:val="left" w:pos="993"/>
        </w:tabs>
        <w:rPr>
          <w:ins w:id="750" w:author="Visone Rossana (GSE)" w:date="2025-10-27T12:57:00Z" w16du:dateUtc="2025-10-27T11:57:00Z"/>
          <w:rFonts w:cstheme="minorBidi"/>
          <w:b w:val="0"/>
          <w:smallCaps w:val="0"/>
          <w:kern w:val="2"/>
          <w:sz w:val="24"/>
          <w:lang w:eastAsia="it-IT"/>
          <w14:ligatures w14:val="standardContextual"/>
        </w:rPr>
      </w:pPr>
      <w:ins w:id="7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"_Toc212462669"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w:t>
        </w:r>
        <w:r>
          <w:rPr>
            <w:rFonts w:cstheme="minorBidi"/>
            <w:b w:val="0"/>
            <w:smallCaps w:val="0"/>
            <w:kern w:val="2"/>
            <w:sz w:val="24"/>
            <w:lang w:eastAsia="it-IT"/>
            <w14:ligatures w14:val="standardContextual"/>
          </w:rPr>
          <w:tab/>
        </w:r>
        <w:r w:rsidRPr="00A8170F">
          <w:rPr>
            <w:rStyle w:val="Collegamentoipertestuale"/>
          </w:rPr>
          <w: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t>
        </w:r>
        <w:r>
          <w:rPr>
            <w:webHidden/>
          </w:rPr>
          <w:tab/>
        </w:r>
        <w:r>
          <w:rPr>
            <w:webHidden/>
          </w:rPr>
          <w:fldChar w:fldCharType="begin"/>
        </w:r>
        <w:r>
          <w:rPr>
            <w:webHidden/>
          </w:rPr>
          <w:instrText xml:space="preserve"> PAGEREF _Toc212462669 \h </w:instrText>
        </w:r>
      </w:ins>
      <w:r>
        <w:rPr>
          <w:webHidden/>
        </w:rPr>
      </w:r>
      <w:ins w:id="752" w:author="Visone Rossana (GSE)" w:date="2025-10-27T12:57:00Z" w16du:dateUtc="2025-10-27T11:57:00Z">
        <w:r>
          <w:rPr>
            <w:webHidden/>
          </w:rPr>
          <w:fldChar w:fldCharType="separate"/>
        </w:r>
      </w:ins>
      <w:ins w:id="753" w:author="Visone Rossana (GSE)" w:date="2025-10-27T13:02:00Z" w16du:dateUtc="2025-10-27T12:02:00Z">
        <w:r w:rsidR="00A6225C">
          <w:rPr>
            <w:webHidden/>
          </w:rPr>
          <w:t>80</w:t>
        </w:r>
      </w:ins>
      <w:ins w:id="754" w:author="Visone Rossana (GSE)" w:date="2025-10-27T12:57:00Z" w16du:dateUtc="2025-10-27T11:57:00Z">
        <w:r>
          <w:rPr>
            <w:webHidden/>
          </w:rPr>
          <w:fldChar w:fldCharType="end"/>
        </w:r>
        <w:r w:rsidRPr="00A8170F">
          <w:rPr>
            <w:rStyle w:val="Collegamentoipertestuale"/>
          </w:rPr>
          <w:fldChar w:fldCharType="end"/>
        </w:r>
      </w:ins>
    </w:p>
    <w:p w14:paraId="45FF5396" w14:textId="40F32ECA" w:rsidR="00C952FD" w:rsidRDefault="00C952FD">
      <w:pPr>
        <w:pStyle w:val="Sommario3"/>
        <w:rPr>
          <w:ins w:id="755" w:author="Visone Rossana (GSE)" w:date="2025-10-27T12:57:00Z" w16du:dateUtc="2025-10-27T11:57:00Z"/>
          <w:rFonts w:eastAsiaTheme="minorEastAsia" w:cstheme="minorBidi"/>
          <w:bCs w:val="0"/>
          <w:i w:val="0"/>
          <w:iCs w:val="0"/>
          <w:kern w:val="2"/>
          <w:sz w:val="24"/>
          <w:lang w:eastAsia="it-IT"/>
          <w14:ligatures w14:val="standardContextual"/>
        </w:rPr>
      </w:pPr>
      <w:ins w:id="7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_Toc212462672 \h </w:instrText>
        </w:r>
      </w:ins>
      <w:r>
        <w:rPr>
          <w:webHidden/>
        </w:rPr>
      </w:r>
      <w:ins w:id="757" w:author="Visone Rossana (GSE)" w:date="2025-10-27T12:57:00Z" w16du:dateUtc="2025-10-27T11:57:00Z">
        <w:r>
          <w:rPr>
            <w:webHidden/>
          </w:rPr>
          <w:fldChar w:fldCharType="separate"/>
        </w:r>
      </w:ins>
      <w:ins w:id="758" w:author="Visone Rossana (GSE)" w:date="2025-10-27T13:02:00Z" w16du:dateUtc="2025-10-27T12:02:00Z">
        <w:r w:rsidR="00A6225C">
          <w:rPr>
            <w:webHidden/>
          </w:rPr>
          <w:t>80</w:t>
        </w:r>
      </w:ins>
      <w:ins w:id="759" w:author="Visone Rossana (GSE)" w:date="2025-10-27T12:57:00Z" w16du:dateUtc="2025-10-27T11:57:00Z">
        <w:r>
          <w:rPr>
            <w:webHidden/>
          </w:rPr>
          <w:fldChar w:fldCharType="end"/>
        </w:r>
        <w:r w:rsidRPr="00A8170F">
          <w:rPr>
            <w:rStyle w:val="Collegamentoipertestuale"/>
          </w:rPr>
          <w:fldChar w:fldCharType="end"/>
        </w:r>
      </w:ins>
    </w:p>
    <w:p w14:paraId="6F3686B8" w14:textId="3A4A3CDD" w:rsidR="00C952FD" w:rsidRDefault="00C952FD">
      <w:pPr>
        <w:pStyle w:val="Sommario3"/>
        <w:rPr>
          <w:ins w:id="760" w:author="Visone Rossana (GSE)" w:date="2025-10-27T12:57:00Z" w16du:dateUtc="2025-10-27T11:57:00Z"/>
          <w:rFonts w:eastAsiaTheme="minorEastAsia" w:cstheme="minorBidi"/>
          <w:bCs w:val="0"/>
          <w:i w:val="0"/>
          <w:iCs w:val="0"/>
          <w:kern w:val="2"/>
          <w:sz w:val="24"/>
          <w:lang w:eastAsia="it-IT"/>
          <w14:ligatures w14:val="standardContextual"/>
        </w:rPr>
      </w:pPr>
      <w:ins w:id="7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_Toc212462673 \h </w:instrText>
        </w:r>
      </w:ins>
      <w:r>
        <w:rPr>
          <w:webHidden/>
        </w:rPr>
      </w:r>
      <w:ins w:id="762" w:author="Visone Rossana (GSE)" w:date="2025-10-27T12:57:00Z" w16du:dateUtc="2025-10-27T11:57:00Z">
        <w:r>
          <w:rPr>
            <w:webHidden/>
          </w:rPr>
          <w:fldChar w:fldCharType="separate"/>
        </w:r>
      </w:ins>
      <w:ins w:id="763" w:author="Visone Rossana (GSE)" w:date="2025-10-27T13:02:00Z" w16du:dateUtc="2025-10-27T12:02:00Z">
        <w:r w:rsidR="00A6225C">
          <w:rPr>
            <w:webHidden/>
          </w:rPr>
          <w:t>80</w:t>
        </w:r>
      </w:ins>
      <w:ins w:id="764" w:author="Visone Rossana (GSE)" w:date="2025-10-27T12:57:00Z" w16du:dateUtc="2025-10-27T11:57:00Z">
        <w:r>
          <w:rPr>
            <w:webHidden/>
          </w:rPr>
          <w:fldChar w:fldCharType="end"/>
        </w:r>
        <w:r w:rsidRPr="00A8170F">
          <w:rPr>
            <w:rStyle w:val="Collegamentoipertestuale"/>
          </w:rPr>
          <w:fldChar w:fldCharType="end"/>
        </w:r>
      </w:ins>
    </w:p>
    <w:p w14:paraId="19DB29E5" w14:textId="21A02E87" w:rsidR="00C952FD" w:rsidRDefault="00C952FD">
      <w:pPr>
        <w:pStyle w:val="Sommario3"/>
        <w:rPr>
          <w:ins w:id="765" w:author="Visone Rossana (GSE)" w:date="2025-10-27T12:57:00Z" w16du:dateUtc="2025-10-27T11:57:00Z"/>
          <w:rFonts w:eastAsiaTheme="minorEastAsia" w:cstheme="minorBidi"/>
          <w:bCs w:val="0"/>
          <w:i w:val="0"/>
          <w:iCs w:val="0"/>
          <w:kern w:val="2"/>
          <w:sz w:val="24"/>
          <w:lang w:eastAsia="it-IT"/>
          <w14:ligatures w14:val="standardContextual"/>
        </w:rPr>
      </w:pPr>
      <w:ins w:id="7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6)</w:t>
        </w:r>
        <w:r>
          <w:rPr>
            <w:webHidden/>
          </w:rPr>
          <w:tab/>
        </w:r>
        <w:r>
          <w:rPr>
            <w:webHidden/>
          </w:rPr>
          <w:fldChar w:fldCharType="begin"/>
        </w:r>
        <w:r>
          <w:rPr>
            <w:webHidden/>
          </w:rPr>
          <w:instrText xml:space="preserve"> PAGEREF _Toc212462675 \h </w:instrText>
        </w:r>
      </w:ins>
      <w:r>
        <w:rPr>
          <w:webHidden/>
        </w:rPr>
      </w:r>
      <w:ins w:id="767" w:author="Visone Rossana (GSE)" w:date="2025-10-27T12:57:00Z" w16du:dateUtc="2025-10-27T11:57:00Z">
        <w:r>
          <w:rPr>
            <w:webHidden/>
          </w:rPr>
          <w:fldChar w:fldCharType="separate"/>
        </w:r>
      </w:ins>
      <w:ins w:id="768" w:author="Visone Rossana (GSE)" w:date="2025-10-27T13:02:00Z" w16du:dateUtc="2025-10-27T12:02:00Z">
        <w:r w:rsidR="00A6225C">
          <w:rPr>
            <w:webHidden/>
          </w:rPr>
          <w:t>81</w:t>
        </w:r>
      </w:ins>
      <w:ins w:id="769" w:author="Visone Rossana (GSE)" w:date="2025-10-27T12:57:00Z" w16du:dateUtc="2025-10-27T11:57:00Z">
        <w:r>
          <w:rPr>
            <w:webHidden/>
          </w:rPr>
          <w:fldChar w:fldCharType="end"/>
        </w:r>
        <w:r w:rsidRPr="00A8170F">
          <w:rPr>
            <w:rStyle w:val="Collegamentoipertestuale"/>
          </w:rPr>
          <w:fldChar w:fldCharType="end"/>
        </w:r>
      </w:ins>
    </w:p>
    <w:p w14:paraId="07E30326" w14:textId="55AC4266" w:rsidR="00C952FD" w:rsidRDefault="00C952FD">
      <w:pPr>
        <w:pStyle w:val="Sommario3"/>
        <w:rPr>
          <w:ins w:id="770" w:author="Visone Rossana (GSE)" w:date="2025-10-27T12:57:00Z" w16du:dateUtc="2025-10-27T11:57:00Z"/>
          <w:rFonts w:eastAsiaTheme="minorEastAsia" w:cstheme="minorBidi"/>
          <w:bCs w:val="0"/>
          <w:i w:val="0"/>
          <w:iCs w:val="0"/>
          <w:kern w:val="2"/>
          <w:sz w:val="24"/>
          <w:lang w:eastAsia="it-IT"/>
          <w14:ligatures w14:val="standardContextual"/>
        </w:rPr>
      </w:pPr>
      <w:ins w:id="7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del Decreto)</w:t>
        </w:r>
        <w:r>
          <w:rPr>
            <w:webHidden/>
          </w:rPr>
          <w:tab/>
        </w:r>
        <w:r>
          <w:rPr>
            <w:webHidden/>
          </w:rPr>
          <w:fldChar w:fldCharType="begin"/>
        </w:r>
        <w:r>
          <w:rPr>
            <w:webHidden/>
          </w:rPr>
          <w:instrText xml:space="preserve"> PAGEREF _Toc212462676 \h </w:instrText>
        </w:r>
      </w:ins>
      <w:r>
        <w:rPr>
          <w:webHidden/>
        </w:rPr>
      </w:r>
      <w:ins w:id="772" w:author="Visone Rossana (GSE)" w:date="2025-10-27T12:57:00Z" w16du:dateUtc="2025-10-27T11:57:00Z">
        <w:r>
          <w:rPr>
            <w:webHidden/>
          </w:rPr>
          <w:fldChar w:fldCharType="separate"/>
        </w:r>
      </w:ins>
      <w:ins w:id="773" w:author="Visone Rossana (GSE)" w:date="2025-10-27T13:02:00Z" w16du:dateUtc="2025-10-27T12:02:00Z">
        <w:r w:rsidR="00A6225C">
          <w:rPr>
            <w:webHidden/>
          </w:rPr>
          <w:t>81</w:t>
        </w:r>
      </w:ins>
      <w:ins w:id="774" w:author="Visone Rossana (GSE)" w:date="2025-10-27T12:57:00Z" w16du:dateUtc="2025-10-27T11:57:00Z">
        <w:r>
          <w:rPr>
            <w:webHidden/>
          </w:rPr>
          <w:fldChar w:fldCharType="end"/>
        </w:r>
        <w:r w:rsidRPr="00A8170F">
          <w:rPr>
            <w:rStyle w:val="Collegamentoipertestuale"/>
          </w:rPr>
          <w:fldChar w:fldCharType="end"/>
        </w:r>
      </w:ins>
    </w:p>
    <w:p w14:paraId="2AFC6AD3" w14:textId="529AF5C6" w:rsidR="00C952FD" w:rsidRDefault="00C952FD">
      <w:pPr>
        <w:pStyle w:val="Sommario3"/>
        <w:rPr>
          <w:ins w:id="775" w:author="Visone Rossana (GSE)" w:date="2025-10-27T12:57:00Z" w16du:dateUtc="2025-10-27T11:57:00Z"/>
          <w:rFonts w:eastAsiaTheme="minorEastAsia" w:cstheme="minorBidi"/>
          <w:bCs w:val="0"/>
          <w:i w:val="0"/>
          <w:iCs w:val="0"/>
          <w:kern w:val="2"/>
          <w:sz w:val="24"/>
          <w:lang w:eastAsia="it-IT"/>
          <w14:ligatures w14:val="standardContextual"/>
        </w:rPr>
      </w:pPr>
      <w:ins w:id="7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9.7.5.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 incentivo</w:t>
        </w:r>
        <w:r>
          <w:rPr>
            <w:webHidden/>
          </w:rPr>
          <w:tab/>
        </w:r>
        <w:r>
          <w:rPr>
            <w:webHidden/>
          </w:rPr>
          <w:fldChar w:fldCharType="begin"/>
        </w:r>
        <w:r>
          <w:rPr>
            <w:webHidden/>
          </w:rPr>
          <w:instrText xml:space="preserve"> PAGEREF _Toc212462677 \h </w:instrText>
        </w:r>
      </w:ins>
      <w:r>
        <w:rPr>
          <w:webHidden/>
        </w:rPr>
      </w:r>
      <w:ins w:id="777" w:author="Visone Rossana (GSE)" w:date="2025-10-27T12:57:00Z" w16du:dateUtc="2025-10-27T11:57:00Z">
        <w:r>
          <w:rPr>
            <w:webHidden/>
          </w:rPr>
          <w:fldChar w:fldCharType="separate"/>
        </w:r>
      </w:ins>
      <w:ins w:id="778" w:author="Visone Rossana (GSE)" w:date="2025-10-27T13:02:00Z" w16du:dateUtc="2025-10-27T12:02:00Z">
        <w:r w:rsidR="00A6225C">
          <w:rPr>
            <w:webHidden/>
          </w:rPr>
          <w:t>82</w:t>
        </w:r>
      </w:ins>
      <w:ins w:id="779" w:author="Visone Rossana (GSE)" w:date="2025-10-27T12:57:00Z" w16du:dateUtc="2025-10-27T11:57:00Z">
        <w:r>
          <w:rPr>
            <w:webHidden/>
          </w:rPr>
          <w:fldChar w:fldCharType="end"/>
        </w:r>
        <w:r w:rsidRPr="00A8170F">
          <w:rPr>
            <w:rStyle w:val="Collegamentoipertestuale"/>
          </w:rPr>
          <w:fldChar w:fldCharType="end"/>
        </w:r>
      </w:ins>
    </w:p>
    <w:p w14:paraId="309AE5F6" w14:textId="57C07B69" w:rsidR="00C952FD" w:rsidRDefault="00C952FD">
      <w:pPr>
        <w:pStyle w:val="Sommario2"/>
        <w:tabs>
          <w:tab w:val="left" w:pos="993"/>
        </w:tabs>
        <w:rPr>
          <w:ins w:id="780" w:author="Visone Rossana (GSE)" w:date="2025-10-27T12:57:00Z" w16du:dateUtc="2025-10-27T11:57:00Z"/>
          <w:rFonts w:cstheme="minorBidi"/>
          <w:b w:val="0"/>
          <w:smallCaps w:val="0"/>
          <w:kern w:val="2"/>
          <w:sz w:val="24"/>
          <w:lang w:eastAsia="it-IT"/>
          <w14:ligatures w14:val="standardContextual"/>
        </w:rPr>
      </w:pPr>
      <w:ins w:id="7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"_Toc212462679"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9.8.</w:t>
        </w:r>
        <w:r>
          <w:rPr>
            <w:rFonts w:cstheme="minorBidi"/>
            <w:b w:val="0"/>
            <w:smallCaps w:val="0"/>
            <w:kern w:val="2"/>
            <w:sz w:val="24"/>
            <w:lang w:eastAsia="it-IT"/>
            <w14:ligatures w14:val="standardContextual"/>
          </w:rPr>
          <w:tab/>
        </w:r>
        <w:r w:rsidRPr="00A8170F">
          <w:rPr>
            <w:rStyle w:val="Collegamentoipertestuale"/>
          </w:rPr>
          <w:t>Installazione di impianti solari fotovoltaici e relativi sistemi di accumulo e/o opere di allacciamento alla rete, presso l’edificio o nelle relative pertinenze, a condizione che l’intervento sia realizzato congiuntamente alla sostituzione di impianti di climatizzazione invernale esistenti con impianti di climatizzazione invernale dotati di pompe di calore elettriche (intervento II.H - art. 5, comma 1, lettera h)</w:t>
        </w:r>
        <w:r>
          <w:rPr>
            <w:webHidden/>
          </w:rPr>
          <w:tab/>
        </w:r>
        <w:r>
          <w:rPr>
            <w:webHidden/>
          </w:rPr>
          <w:fldChar w:fldCharType="begin"/>
        </w:r>
        <w:r>
          <w:rPr>
            <w:webHidden/>
          </w:rPr>
          <w:instrText xml:space="preserve"> PAGEREF _Toc212462679 \h </w:instrText>
        </w:r>
      </w:ins>
      <w:r>
        <w:rPr>
          <w:webHidden/>
        </w:rPr>
      </w:r>
      <w:ins w:id="782" w:author="Visone Rossana (GSE)" w:date="2025-10-27T12:57:00Z" w16du:dateUtc="2025-10-27T11:57:00Z">
        <w:r>
          <w:rPr>
            <w:webHidden/>
          </w:rPr>
          <w:fldChar w:fldCharType="separate"/>
        </w:r>
      </w:ins>
      <w:ins w:id="783" w:author="Visone Rossana (GSE)" w:date="2025-10-27T13:02:00Z" w16du:dateUtc="2025-10-27T12:02:00Z">
        <w:r w:rsidR="00A6225C">
          <w:rPr>
            <w:webHidden/>
          </w:rPr>
          <w:t>83</w:t>
        </w:r>
      </w:ins>
      <w:ins w:id="784" w:author="Visone Rossana (GSE)" w:date="2025-10-27T12:57:00Z" w16du:dateUtc="2025-10-27T11:57:00Z">
        <w:r>
          <w:rPr>
            <w:webHidden/>
          </w:rPr>
          <w:fldChar w:fldCharType="end"/>
        </w:r>
        <w:r w:rsidRPr="00A8170F">
          <w:rPr>
            <w:rStyle w:val="Collegamentoipertestuale"/>
          </w:rPr>
          <w:fldChar w:fldCharType="end"/>
        </w:r>
      </w:ins>
    </w:p>
    <w:p w14:paraId="4174E8E1" w14:textId="779F94DB" w:rsidR="00C952FD" w:rsidRDefault="00C952FD">
      <w:pPr>
        <w:pStyle w:val="Sommario3"/>
        <w:rPr>
          <w:ins w:id="785" w:author="Visone Rossana (GSE)" w:date="2025-10-27T12:57:00Z" w16du:dateUtc="2025-10-27T11:57:00Z"/>
          <w:rFonts w:eastAsiaTheme="minorEastAsia" w:cstheme="minorBidi"/>
          <w:bCs w:val="0"/>
          <w:i w:val="0"/>
          <w:iCs w:val="0"/>
          <w:kern w:val="2"/>
          <w:sz w:val="24"/>
          <w:lang w:eastAsia="it-IT"/>
          <w14:ligatures w14:val="standardContextual"/>
        </w:rPr>
      </w:pPr>
      <w:ins w:id="7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"_Toc212462681"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9.8.1.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_Toc212462681 \h </w:instrText>
        </w:r>
      </w:ins>
      <w:r>
        <w:rPr>
          <w:webHidden/>
        </w:rPr>
      </w:r>
      <w:ins w:id="787" w:author="Visone Rossana (GSE)" w:date="2025-10-27T12:57:00Z" w16du:dateUtc="2025-10-27T11:57:00Z">
        <w:r>
          <w:rPr>
            <w:webHidden/>
          </w:rPr>
          <w:fldChar w:fldCharType="separate"/>
        </w:r>
      </w:ins>
      <w:ins w:id="788" w:author="Visone Rossana (GSE)" w:date="2025-10-27T13:02:00Z" w16du:dateUtc="2025-10-27T12:02:00Z">
        <w:r w:rsidR="00A6225C">
          <w:rPr>
            <w:webHidden/>
          </w:rPr>
          <w:t>83</w:t>
        </w:r>
      </w:ins>
      <w:ins w:id="789" w:author="Visone Rossana (GSE)" w:date="2025-10-27T12:57:00Z" w16du:dateUtc="2025-10-27T11:57:00Z">
        <w:r>
          <w:rPr>
            <w:webHidden/>
          </w:rPr>
          <w:fldChar w:fldCharType="end"/>
        </w:r>
        <w:r w:rsidRPr="00A8170F">
          <w:rPr>
            <w:rStyle w:val="Collegamentoipertestuale"/>
          </w:rPr>
          <w:fldChar w:fldCharType="end"/>
        </w:r>
      </w:ins>
    </w:p>
    <w:p w14:paraId="3D16E9C3" w14:textId="6E6A4258" w:rsidR="00C952FD" w:rsidRDefault="00C952FD">
      <w:pPr>
        <w:pStyle w:val="Sommario3"/>
        <w:rPr>
          <w:ins w:id="790" w:author="Visone Rossana (GSE)" w:date="2025-10-27T12:57:00Z" w16du:dateUtc="2025-10-27T11:57:00Z"/>
          <w:rFonts w:eastAsiaTheme="minorEastAsia" w:cstheme="minorBidi"/>
          <w:bCs w:val="0"/>
          <w:i w:val="0"/>
          <w:iCs w:val="0"/>
          <w:kern w:val="2"/>
          <w:sz w:val="24"/>
          <w:lang w:eastAsia="it-IT"/>
          <w14:ligatures w14:val="standardContextual"/>
        </w:rPr>
      </w:pPr>
      <w:ins w:id="7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"_Toc212462683"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9.8.2.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agli incentivi</w:t>
        </w:r>
        <w:r>
          <w:rPr>
            <w:webHidden/>
          </w:rPr>
          <w:tab/>
        </w:r>
        <w:r>
          <w:rPr>
            <w:webHidden/>
          </w:rPr>
          <w:fldChar w:fldCharType="begin"/>
        </w:r>
        <w:r>
          <w:rPr>
            <w:webHidden/>
          </w:rPr>
          <w:instrText xml:space="preserve"> PAGEREF _Toc212462683 \h </w:instrText>
        </w:r>
      </w:ins>
      <w:r>
        <w:rPr>
          <w:webHidden/>
        </w:rPr>
      </w:r>
      <w:ins w:id="792" w:author="Visone Rossana (GSE)" w:date="2025-10-27T12:57:00Z" w16du:dateUtc="2025-10-27T11:57:00Z">
        <w:r>
          <w:rPr>
            <w:webHidden/>
          </w:rPr>
          <w:fldChar w:fldCharType="separate"/>
        </w:r>
      </w:ins>
      <w:ins w:id="793" w:author="Visone Rossana (GSE)" w:date="2025-10-27T13:02:00Z" w16du:dateUtc="2025-10-27T12:02:00Z">
        <w:r w:rsidR="00A6225C">
          <w:rPr>
            <w:webHidden/>
          </w:rPr>
          <w:t>83</w:t>
        </w:r>
      </w:ins>
      <w:ins w:id="794" w:author="Visone Rossana (GSE)" w:date="2025-10-27T12:57:00Z" w16du:dateUtc="2025-10-27T11:57:00Z">
        <w:r>
          <w:rPr>
            <w:webHidden/>
          </w:rPr>
          <w:fldChar w:fldCharType="end"/>
        </w:r>
        <w:r w:rsidRPr="00A8170F">
          <w:rPr>
            <w:rStyle w:val="Collegamentoipertestuale"/>
          </w:rPr>
          <w:fldChar w:fldCharType="end"/>
        </w:r>
      </w:ins>
    </w:p>
    <w:p w14:paraId="3312B881" w14:textId="394EC6C3" w:rsidR="00C952FD" w:rsidRDefault="00C952FD">
      <w:pPr>
        <w:pStyle w:val="Sommario3"/>
        <w:rPr>
          <w:ins w:id="795" w:author="Visone Rossana (GSE)" w:date="2025-10-27T12:57:00Z" w16du:dateUtc="2025-10-27T11:57:00Z"/>
          <w:rFonts w:eastAsiaTheme="minorEastAsia" w:cstheme="minorBidi"/>
          <w:bCs w:val="0"/>
          <w:i w:val="0"/>
          <w:iCs w:val="0"/>
          <w:kern w:val="2"/>
          <w:sz w:val="24"/>
          <w:lang w:eastAsia="it-IT"/>
          <w14:ligatures w14:val="standardContextual"/>
        </w:rPr>
      </w:pPr>
      <w:ins w:id="7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"_Toc212462685"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9.8.3.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w:t>
        </w:r>
        <w:r>
          <w:rPr>
            <w:webHidden/>
          </w:rPr>
          <w:tab/>
        </w:r>
        <w:r>
          <w:rPr>
            <w:webHidden/>
          </w:rPr>
          <w:fldChar w:fldCharType="begin"/>
        </w:r>
        <w:r>
          <w:rPr>
            <w:webHidden/>
          </w:rPr>
          <w:instrText xml:space="preserve"> PAGEREF _Toc212462685 \h </w:instrText>
        </w:r>
      </w:ins>
      <w:r>
        <w:rPr>
          <w:webHidden/>
        </w:rPr>
      </w:r>
      <w:ins w:id="797" w:author="Visone Rossana (GSE)" w:date="2025-10-27T12:57:00Z" w16du:dateUtc="2025-10-27T11:57:00Z">
        <w:r>
          <w:rPr>
            <w:webHidden/>
          </w:rPr>
          <w:fldChar w:fldCharType="separate"/>
        </w:r>
      </w:ins>
      <w:ins w:id="798" w:author="Visone Rossana (GSE)" w:date="2025-10-27T13:02:00Z" w16du:dateUtc="2025-10-27T12:02:00Z">
        <w:r w:rsidR="00A6225C">
          <w:rPr>
            <w:webHidden/>
          </w:rPr>
          <w:t>84</w:t>
        </w:r>
      </w:ins>
      <w:ins w:id="799" w:author="Visone Rossana (GSE)" w:date="2025-10-27T12:57:00Z" w16du:dateUtc="2025-10-27T11:57:00Z">
        <w:r>
          <w:rPr>
            <w:webHidden/>
          </w:rPr>
          <w:fldChar w:fldCharType="end"/>
        </w:r>
        <w:r w:rsidRPr="00A8170F">
          <w:rPr>
            <w:rStyle w:val="Collegamentoipertestuale"/>
          </w:rPr>
          <w:fldChar w:fldCharType="end"/>
        </w:r>
      </w:ins>
    </w:p>
    <w:p w14:paraId="703CFE75" w14:textId="1A145A06" w:rsidR="00C952FD" w:rsidRDefault="00C952FD">
      <w:pPr>
        <w:pStyle w:val="Sommario3"/>
        <w:rPr>
          <w:ins w:id="800" w:author="Visone Rossana (GSE)" w:date="2025-10-27T12:57:00Z" w16du:dateUtc="2025-10-27T11:57:00Z"/>
          <w:rFonts w:eastAsiaTheme="minorEastAsia" w:cstheme="minorBidi"/>
          <w:bCs w:val="0"/>
          <w:i w:val="0"/>
          <w:iCs w:val="0"/>
          <w:kern w:val="2"/>
          <w:sz w:val="24"/>
          <w:lang w:eastAsia="it-IT"/>
          <w14:ligatures w14:val="standardContextual"/>
        </w:rPr>
      </w:pPr>
      <w:ins w:id="8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"_Toc212462688"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9.8.4.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Decreto)</w:t>
        </w:r>
        <w:r>
          <w:rPr>
            <w:webHidden/>
          </w:rPr>
          <w:tab/>
        </w:r>
        <w:r>
          <w:rPr>
            <w:webHidden/>
          </w:rPr>
          <w:fldChar w:fldCharType="begin"/>
        </w:r>
        <w:r>
          <w:rPr>
            <w:webHidden/>
          </w:rPr>
          <w:instrText xml:space="preserve"> PAGEREF _Toc212462688 \h </w:instrText>
        </w:r>
      </w:ins>
      <w:r>
        <w:rPr>
          <w:webHidden/>
        </w:rPr>
      </w:r>
      <w:ins w:id="802" w:author="Visone Rossana (GSE)" w:date="2025-10-27T12:57:00Z" w16du:dateUtc="2025-10-27T11:57:00Z">
        <w:r>
          <w:rPr>
            <w:webHidden/>
          </w:rPr>
          <w:fldChar w:fldCharType="separate"/>
        </w:r>
      </w:ins>
      <w:ins w:id="803" w:author="Visone Rossana (GSE)" w:date="2025-10-27T13:02:00Z" w16du:dateUtc="2025-10-27T12:02:00Z">
        <w:r w:rsidR="00A6225C">
          <w:rPr>
            <w:webHidden/>
          </w:rPr>
          <w:t>84</w:t>
        </w:r>
      </w:ins>
      <w:ins w:id="804" w:author="Visone Rossana (GSE)" w:date="2025-10-27T12:57:00Z" w16du:dateUtc="2025-10-27T11:57:00Z">
        <w:r>
          <w:rPr>
            <w:webHidden/>
          </w:rPr>
          <w:fldChar w:fldCharType="end"/>
        </w:r>
        <w:r w:rsidRPr="00A8170F">
          <w:rPr>
            <w:rStyle w:val="Collegamentoipertestuale"/>
          </w:rPr>
          <w:fldChar w:fldCharType="end"/>
        </w:r>
      </w:ins>
    </w:p>
    <w:p w14:paraId="6EFAC749" w14:textId="1A058009" w:rsidR="00C952FD" w:rsidRDefault="00C952FD">
      <w:pPr>
        <w:pStyle w:val="Sommario3"/>
        <w:rPr>
          <w:ins w:id="805" w:author="Visone Rossana (GSE)" w:date="2025-10-27T12:57:00Z" w16du:dateUtc="2025-10-27T11:57:00Z"/>
          <w:rFonts w:eastAsiaTheme="minorEastAsia" w:cstheme="minorBidi"/>
          <w:bCs w:val="0"/>
          <w:i w:val="0"/>
          <w:iCs w:val="0"/>
          <w:kern w:val="2"/>
          <w:sz w:val="24"/>
          <w:lang w:eastAsia="it-IT"/>
          <w14:ligatures w14:val="standardContextual"/>
        </w:rPr>
      </w:pPr>
      <w:ins w:id="8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9.8.5.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 incentivo</w:t>
        </w:r>
        <w:r>
          <w:rPr>
            <w:webHidden/>
          </w:rPr>
          <w:tab/>
        </w:r>
        <w:r>
          <w:rPr>
            <w:webHidden/>
          </w:rPr>
          <w:fldChar w:fldCharType="begin"/>
        </w:r>
        <w:r>
          <w:rPr>
            <w:webHidden/>
          </w:rPr>
          <w:instrText xml:space="preserve"> PAGEREF _Toc212462691 \h </w:instrText>
        </w:r>
      </w:ins>
      <w:r>
        <w:rPr>
          <w:webHidden/>
        </w:rPr>
      </w:r>
      <w:ins w:id="807" w:author="Visone Rossana (GSE)" w:date="2025-10-27T12:57:00Z" w16du:dateUtc="2025-10-27T11:57:00Z">
        <w:r>
          <w:rPr>
            <w:webHidden/>
          </w:rPr>
          <w:fldChar w:fldCharType="separate"/>
        </w:r>
      </w:ins>
      <w:ins w:id="808" w:author="Visone Rossana (GSE)" w:date="2025-10-27T13:02:00Z" w16du:dateUtc="2025-10-27T12:02:00Z">
        <w:r w:rsidR="00A6225C">
          <w:rPr>
            <w:webHidden/>
          </w:rPr>
          <w:t>86</w:t>
        </w:r>
      </w:ins>
      <w:ins w:id="809" w:author="Visone Rossana (GSE)" w:date="2025-10-27T12:57:00Z" w16du:dateUtc="2025-10-27T11:57:00Z">
        <w:r>
          <w:rPr>
            <w:webHidden/>
          </w:rPr>
          <w:fldChar w:fldCharType="end"/>
        </w:r>
        <w:r w:rsidRPr="00A8170F">
          <w:rPr>
            <w:rStyle w:val="Collegamentoipertestuale"/>
          </w:rPr>
          <w:fldChar w:fldCharType="end"/>
        </w:r>
      </w:ins>
    </w:p>
    <w:p w14:paraId="25BC343B" w14:textId="026A523C" w:rsidR="00C952FD" w:rsidRDefault="00C952FD">
      <w:pPr>
        <w:pStyle w:val="Sommario2"/>
        <w:tabs>
          <w:tab w:val="left" w:pos="993"/>
        </w:tabs>
        <w:rPr>
          <w:ins w:id="810" w:author="Visone Rossana (GSE)" w:date="2025-10-27T12:57:00Z" w16du:dateUtc="2025-10-27T11:57:00Z"/>
          <w:rFonts w:cstheme="minorBidi"/>
          <w:b w:val="0"/>
          <w:smallCaps w:val="0"/>
          <w:kern w:val="2"/>
          <w:sz w:val="24"/>
          <w:lang w:eastAsia="it-IT"/>
          <w14:ligatures w14:val="standardContextual"/>
        </w:rPr>
      </w:pPr>
      <w:ins w:id="8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9.9.</w:t>
        </w:r>
        <w:r>
          <w:rPr>
            <w:rFonts w:cstheme="minorBidi"/>
            <w:b w:val="0"/>
            <w:smallCaps w:val="0"/>
            <w:kern w:val="2"/>
            <w:sz w:val="24"/>
            <w:lang w:eastAsia="it-IT"/>
            <w14:ligatures w14:val="standardContextual"/>
          </w:rPr>
          <w:tab/>
        </w:r>
        <w:r w:rsidRPr="00A8170F">
          <w:rPr>
            <w:rStyle w:val="Collegamentoipertestuale"/>
          </w:rPr>
          <w:t xml:space="preserve">Sostituzione di impianti di climatizzazione invernale esistenti con impianti di climatizzazione invernale, anche combinati per la produzione di acqua calda sanitaria, dotati di pompe di calore, elettriche o a gas, utilizzanti </w:t>
        </w:r>
        <w:r w:rsidRPr="00A8170F">
          <w:rPr>
            <w:rStyle w:val="Collegamentoipertestuale"/>
          </w:rPr>
          <w:lastRenderedPageBreak/>
          <w:t>energia aerotermica, geotermica o idrotermica, unitamente all’installazione di sistemi per la contabilizzazione del calore nel caso di impianti con potenza termica utile superiore a 200 kW (intervento  III.A - art. 8, comma 1, lettera a)</w:t>
        </w:r>
        <w:r>
          <w:rPr>
            <w:webHidden/>
          </w:rPr>
          <w:tab/>
        </w:r>
        <w:r>
          <w:rPr>
            <w:webHidden/>
          </w:rPr>
          <w:fldChar w:fldCharType="begin"/>
        </w:r>
        <w:r>
          <w:rPr>
            <w:webHidden/>
          </w:rPr>
          <w:instrText xml:space="preserve"> PAGEREF _Toc212462693 \h </w:instrText>
        </w:r>
      </w:ins>
      <w:r>
        <w:rPr>
          <w:webHidden/>
        </w:rPr>
      </w:r>
      <w:ins w:id="812" w:author="Visone Rossana (GSE)" w:date="2025-10-27T12:57:00Z" w16du:dateUtc="2025-10-27T11:57:00Z">
        <w:r>
          <w:rPr>
            <w:webHidden/>
          </w:rPr>
          <w:fldChar w:fldCharType="separate"/>
        </w:r>
      </w:ins>
      <w:ins w:id="813" w:author="Visone Rossana (GSE)" w:date="2025-10-27T13:02:00Z" w16du:dateUtc="2025-10-27T12:02:00Z">
        <w:r w:rsidR="00A6225C">
          <w:rPr>
            <w:webHidden/>
          </w:rPr>
          <w:t>88</w:t>
        </w:r>
      </w:ins>
      <w:ins w:id="814" w:author="Visone Rossana (GSE)" w:date="2025-10-27T12:57:00Z" w16du:dateUtc="2025-10-27T11:57:00Z">
        <w:r>
          <w:rPr>
            <w:webHidden/>
          </w:rPr>
          <w:fldChar w:fldCharType="end"/>
        </w:r>
        <w:r w:rsidRPr="00A8170F">
          <w:rPr>
            <w:rStyle w:val="Collegamentoipertestuale"/>
          </w:rPr>
          <w:fldChar w:fldCharType="end"/>
        </w:r>
      </w:ins>
    </w:p>
    <w:p w14:paraId="402C86E3" w14:textId="3DE6AB39" w:rsidR="00C952FD" w:rsidRDefault="00C952FD">
      <w:pPr>
        <w:pStyle w:val="Sommario3"/>
        <w:rPr>
          <w:ins w:id="815" w:author="Visone Rossana (GSE)" w:date="2025-10-27T12:57:00Z" w16du:dateUtc="2025-10-27T11:57:00Z"/>
          <w:rFonts w:eastAsiaTheme="minorEastAsia" w:cstheme="minorBidi"/>
          <w:bCs w:val="0"/>
          <w:i w:val="0"/>
          <w:iCs w:val="0"/>
          <w:kern w:val="2"/>
          <w:sz w:val="24"/>
          <w:lang w:eastAsia="it-IT"/>
          <w14:ligatures w14:val="standardContextual"/>
        </w:rPr>
      </w:pPr>
      <w:ins w:id="8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9.9.1.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_Toc212462694 \h </w:instrText>
        </w:r>
      </w:ins>
      <w:r>
        <w:rPr>
          <w:webHidden/>
        </w:rPr>
      </w:r>
      <w:ins w:id="817" w:author="Visone Rossana (GSE)" w:date="2025-10-27T12:57:00Z" w16du:dateUtc="2025-10-27T11:57:00Z">
        <w:r>
          <w:rPr>
            <w:webHidden/>
          </w:rPr>
          <w:fldChar w:fldCharType="separate"/>
        </w:r>
      </w:ins>
      <w:ins w:id="818" w:author="Visone Rossana (GSE)" w:date="2025-10-27T13:02:00Z" w16du:dateUtc="2025-10-27T12:02:00Z">
        <w:r w:rsidR="00A6225C">
          <w:rPr>
            <w:webHidden/>
          </w:rPr>
          <w:t>88</w:t>
        </w:r>
      </w:ins>
      <w:ins w:id="819" w:author="Visone Rossana (GSE)" w:date="2025-10-27T12:57:00Z" w16du:dateUtc="2025-10-27T11:57:00Z">
        <w:r>
          <w:rPr>
            <w:webHidden/>
          </w:rPr>
          <w:fldChar w:fldCharType="end"/>
        </w:r>
        <w:r w:rsidRPr="00A8170F">
          <w:rPr>
            <w:rStyle w:val="Collegamentoipertestuale"/>
          </w:rPr>
          <w:fldChar w:fldCharType="end"/>
        </w:r>
      </w:ins>
    </w:p>
    <w:p w14:paraId="073F88F0" w14:textId="198D89DF" w:rsidR="00C952FD" w:rsidRDefault="00C952FD">
      <w:pPr>
        <w:pStyle w:val="Sommario3"/>
        <w:rPr>
          <w:ins w:id="820" w:author="Visone Rossana (GSE)" w:date="2025-10-27T12:57:00Z" w16du:dateUtc="2025-10-27T11:57:00Z"/>
          <w:rFonts w:eastAsiaTheme="minorEastAsia" w:cstheme="minorBidi"/>
          <w:bCs w:val="0"/>
          <w:i w:val="0"/>
          <w:iCs w:val="0"/>
          <w:kern w:val="2"/>
          <w:sz w:val="24"/>
          <w:lang w:eastAsia="it-IT"/>
          <w14:ligatures w14:val="standardContextual"/>
        </w:rPr>
      </w:pPr>
      <w:ins w:id="8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9.9.2.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II del Decreto)</w:t>
        </w:r>
        <w:r>
          <w:rPr>
            <w:webHidden/>
          </w:rPr>
          <w:tab/>
        </w:r>
        <w:r>
          <w:rPr>
            <w:webHidden/>
          </w:rPr>
          <w:fldChar w:fldCharType="begin"/>
        </w:r>
        <w:r>
          <w:rPr>
            <w:webHidden/>
          </w:rPr>
          <w:instrText xml:space="preserve"> PAGEREF _Toc212462696 \h </w:instrText>
        </w:r>
      </w:ins>
      <w:r>
        <w:rPr>
          <w:webHidden/>
        </w:rPr>
      </w:r>
      <w:ins w:id="822" w:author="Visone Rossana (GSE)" w:date="2025-10-27T12:57:00Z" w16du:dateUtc="2025-10-27T11:57:00Z">
        <w:r>
          <w:rPr>
            <w:webHidden/>
          </w:rPr>
          <w:fldChar w:fldCharType="separate"/>
        </w:r>
      </w:ins>
      <w:ins w:id="823" w:author="Visone Rossana (GSE)" w:date="2025-10-27T13:02:00Z" w16du:dateUtc="2025-10-27T12:02:00Z">
        <w:r w:rsidR="00A6225C">
          <w:rPr>
            <w:webHidden/>
          </w:rPr>
          <w:t>88</w:t>
        </w:r>
      </w:ins>
      <w:ins w:id="824" w:author="Visone Rossana (GSE)" w:date="2025-10-27T12:57:00Z" w16du:dateUtc="2025-10-27T11:57:00Z">
        <w:r>
          <w:rPr>
            <w:webHidden/>
          </w:rPr>
          <w:fldChar w:fldCharType="end"/>
        </w:r>
        <w:r w:rsidRPr="00A8170F">
          <w:rPr>
            <w:rStyle w:val="Collegamentoipertestuale"/>
          </w:rPr>
          <w:fldChar w:fldCharType="end"/>
        </w:r>
      </w:ins>
    </w:p>
    <w:p w14:paraId="2B7503D4" w14:textId="1A0CD367" w:rsidR="00C952FD" w:rsidRDefault="00C952FD">
      <w:pPr>
        <w:pStyle w:val="Sommario3"/>
        <w:rPr>
          <w:ins w:id="825" w:author="Visone Rossana (GSE)" w:date="2025-10-27T12:57:00Z" w16du:dateUtc="2025-10-27T11:57:00Z"/>
          <w:rFonts w:eastAsiaTheme="minorEastAsia" w:cstheme="minorBidi"/>
          <w:bCs w:val="0"/>
          <w:i w:val="0"/>
          <w:iCs w:val="0"/>
          <w:kern w:val="2"/>
          <w:sz w:val="24"/>
          <w:lang w:eastAsia="it-IT"/>
          <w14:ligatures w14:val="standardContextual"/>
        </w:rPr>
      </w:pPr>
      <w:ins w:id="8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9.9.3.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 comma 1)</w:t>
        </w:r>
        <w:r>
          <w:rPr>
            <w:webHidden/>
          </w:rPr>
          <w:tab/>
        </w:r>
        <w:r>
          <w:rPr>
            <w:webHidden/>
          </w:rPr>
          <w:fldChar w:fldCharType="begin"/>
        </w:r>
        <w:r>
          <w:rPr>
            <w:webHidden/>
          </w:rPr>
          <w:instrText xml:space="preserve"> PAGEREF _Toc212462698 \h </w:instrText>
        </w:r>
      </w:ins>
      <w:r>
        <w:rPr>
          <w:webHidden/>
        </w:rPr>
      </w:r>
      <w:ins w:id="827" w:author="Visone Rossana (GSE)" w:date="2025-10-27T12:57:00Z" w16du:dateUtc="2025-10-27T11:57:00Z">
        <w:r>
          <w:rPr>
            <w:webHidden/>
          </w:rPr>
          <w:fldChar w:fldCharType="separate"/>
        </w:r>
      </w:ins>
      <w:ins w:id="828" w:author="Visone Rossana (GSE)" w:date="2025-10-27T13:02:00Z" w16du:dateUtc="2025-10-27T12:02:00Z">
        <w:r w:rsidR="00A6225C">
          <w:rPr>
            <w:webHidden/>
          </w:rPr>
          <w:t>91</w:t>
        </w:r>
      </w:ins>
      <w:ins w:id="829" w:author="Visone Rossana (GSE)" w:date="2025-10-27T12:57:00Z" w16du:dateUtc="2025-10-27T11:57:00Z">
        <w:r>
          <w:rPr>
            <w:webHidden/>
          </w:rPr>
          <w:fldChar w:fldCharType="end"/>
        </w:r>
        <w:r w:rsidRPr="00A8170F">
          <w:rPr>
            <w:rStyle w:val="Collegamentoipertestuale"/>
          </w:rPr>
          <w:fldChar w:fldCharType="end"/>
        </w:r>
      </w:ins>
    </w:p>
    <w:p w14:paraId="4320AF09" w14:textId="7B0CBF32" w:rsidR="00C952FD" w:rsidRDefault="00C952FD">
      <w:pPr>
        <w:pStyle w:val="Sommario3"/>
        <w:rPr>
          <w:ins w:id="830" w:author="Visone Rossana (GSE)" w:date="2025-10-27T12:57:00Z" w16du:dateUtc="2025-10-27T11:57:00Z"/>
          <w:rFonts w:eastAsiaTheme="minorEastAsia" w:cstheme="minorBidi"/>
          <w:bCs w:val="0"/>
          <w:i w:val="0"/>
          <w:iCs w:val="0"/>
          <w:kern w:val="2"/>
          <w:sz w:val="24"/>
          <w:lang w:eastAsia="it-IT"/>
          <w14:ligatures w14:val="standardContextual"/>
        </w:rPr>
      </w:pPr>
      <w:ins w:id="8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"_Toc212462699"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9.9.4.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paragrafo 2 del Decreto)</w:t>
        </w:r>
        <w:r>
          <w:rPr>
            <w:webHidden/>
          </w:rPr>
          <w:tab/>
        </w:r>
        <w:r>
          <w:rPr>
            <w:webHidden/>
          </w:rPr>
          <w:fldChar w:fldCharType="begin"/>
        </w:r>
        <w:r>
          <w:rPr>
            <w:webHidden/>
          </w:rPr>
          <w:instrText xml:space="preserve"> PAGEREF _Toc212462699 \h </w:instrText>
        </w:r>
      </w:ins>
      <w:r>
        <w:rPr>
          <w:webHidden/>
        </w:rPr>
      </w:r>
      <w:ins w:id="832" w:author="Visone Rossana (GSE)" w:date="2025-10-27T12:57:00Z" w16du:dateUtc="2025-10-27T11:57:00Z">
        <w:r>
          <w:rPr>
            <w:webHidden/>
          </w:rPr>
          <w:fldChar w:fldCharType="separate"/>
        </w:r>
      </w:ins>
      <w:ins w:id="833" w:author="Visone Rossana (GSE)" w:date="2025-10-27T13:02:00Z" w16du:dateUtc="2025-10-27T12:02:00Z">
        <w:r w:rsidR="00A6225C">
          <w:rPr>
            <w:webHidden/>
          </w:rPr>
          <w:t>91</w:t>
        </w:r>
      </w:ins>
      <w:ins w:id="834" w:author="Visone Rossana (GSE)" w:date="2025-10-27T12:57:00Z" w16du:dateUtc="2025-10-27T11:57:00Z">
        <w:r>
          <w:rPr>
            <w:webHidden/>
          </w:rPr>
          <w:fldChar w:fldCharType="end"/>
        </w:r>
        <w:r w:rsidRPr="00A8170F">
          <w:rPr>
            <w:rStyle w:val="Collegamentoipertestuale"/>
          </w:rPr>
          <w:fldChar w:fldCharType="end"/>
        </w:r>
      </w:ins>
    </w:p>
    <w:p w14:paraId="57E7CFFF" w14:textId="0214F29C" w:rsidR="00C952FD" w:rsidRDefault="00C952FD">
      <w:pPr>
        <w:pStyle w:val="Sommario3"/>
        <w:rPr>
          <w:ins w:id="835" w:author="Visone Rossana (GSE)" w:date="2025-10-27T12:57:00Z" w16du:dateUtc="2025-10-27T11:57:00Z"/>
          <w:rFonts w:eastAsiaTheme="minorEastAsia" w:cstheme="minorBidi"/>
          <w:bCs w:val="0"/>
          <w:i w:val="0"/>
          <w:iCs w:val="0"/>
          <w:kern w:val="2"/>
          <w:sz w:val="24"/>
          <w:lang w:eastAsia="it-IT"/>
          <w14:ligatures w14:val="standardContextual"/>
        </w:rPr>
      </w:pPr>
      <w:ins w:id="8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9.9.5.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_Toc212462700 \h </w:instrText>
        </w:r>
      </w:ins>
      <w:r>
        <w:rPr>
          <w:webHidden/>
        </w:rPr>
      </w:r>
      <w:ins w:id="837" w:author="Visone Rossana (GSE)" w:date="2025-10-27T12:57:00Z" w16du:dateUtc="2025-10-27T11:57:00Z">
        <w:r>
          <w:rPr>
            <w:webHidden/>
          </w:rPr>
          <w:fldChar w:fldCharType="separate"/>
        </w:r>
      </w:ins>
      <w:ins w:id="838" w:author="Visone Rossana (GSE)" w:date="2025-10-27T13:02:00Z" w16du:dateUtc="2025-10-27T12:02:00Z">
        <w:r w:rsidR="00A6225C">
          <w:rPr>
            <w:webHidden/>
          </w:rPr>
          <w:t>95</w:t>
        </w:r>
      </w:ins>
      <w:ins w:id="839" w:author="Visone Rossana (GSE)" w:date="2025-10-27T12:57:00Z" w16du:dateUtc="2025-10-27T11:57:00Z">
        <w:r>
          <w:rPr>
            <w:webHidden/>
          </w:rPr>
          <w:fldChar w:fldCharType="end"/>
        </w:r>
        <w:r w:rsidRPr="00A8170F">
          <w:rPr>
            <w:rStyle w:val="Collegamentoipertestuale"/>
          </w:rPr>
          <w:fldChar w:fldCharType="end"/>
        </w:r>
      </w:ins>
    </w:p>
    <w:p w14:paraId="732360C5" w14:textId="76B546D5" w:rsidR="00C952FD" w:rsidRDefault="00C952FD">
      <w:pPr>
        <w:pStyle w:val="Sommario2"/>
        <w:tabs>
          <w:tab w:val="left" w:pos="993"/>
        </w:tabs>
        <w:rPr>
          <w:ins w:id="840" w:author="Visone Rossana (GSE)" w:date="2025-10-27T12:57:00Z" w16du:dateUtc="2025-10-27T11:57:00Z"/>
          <w:rFonts w:cstheme="minorBidi"/>
          <w:b w:val="0"/>
          <w:smallCaps w:val="0"/>
          <w:kern w:val="2"/>
          <w:sz w:val="24"/>
          <w:lang w:eastAsia="it-IT"/>
          <w14:ligatures w14:val="standardContextual"/>
        </w:rPr>
      </w:pPr>
      <w:ins w:id="8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w:t>
        </w:r>
        <w:r>
          <w:rPr>
            <w:rFonts w:cstheme="minorBidi"/>
            <w:b w:val="0"/>
            <w:smallCaps w:val="0"/>
            <w:kern w:val="2"/>
            <w:sz w:val="24"/>
            <w:lang w:eastAsia="it-IT"/>
            <w14:ligatures w14:val="standardContextual"/>
          </w:rPr>
          <w:tab/>
        </w:r>
        <w:r w:rsidRPr="00A8170F">
          <w:rPr>
            <w:rStyle w:val="Collegamentoipertestuale"/>
          </w:rPr>
          <w:t>Sostituzione di impianti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t>
        </w:r>
        <w:r>
          <w:rPr>
            <w:webHidden/>
          </w:rPr>
          <w:tab/>
        </w:r>
        <w:r>
          <w:rPr>
            <w:webHidden/>
          </w:rPr>
          <w:fldChar w:fldCharType="begin"/>
        </w:r>
        <w:r>
          <w:rPr>
            <w:webHidden/>
          </w:rPr>
          <w:instrText xml:space="preserve"> PAGEREF _Toc212462701 \h </w:instrText>
        </w:r>
      </w:ins>
      <w:r>
        <w:rPr>
          <w:webHidden/>
        </w:rPr>
      </w:r>
      <w:ins w:id="842" w:author="Visone Rossana (GSE)" w:date="2025-10-27T12:57:00Z" w16du:dateUtc="2025-10-27T11:57:00Z">
        <w:r>
          <w:rPr>
            <w:webHidden/>
          </w:rPr>
          <w:fldChar w:fldCharType="separate"/>
        </w:r>
      </w:ins>
      <w:ins w:id="843" w:author="Visone Rossana (GSE)" w:date="2025-10-27T13:02:00Z" w16du:dateUtc="2025-10-27T12:02:00Z">
        <w:r w:rsidR="00A6225C">
          <w:rPr>
            <w:webHidden/>
          </w:rPr>
          <w:t>96</w:t>
        </w:r>
      </w:ins>
      <w:ins w:id="844" w:author="Visone Rossana (GSE)" w:date="2025-10-27T12:57:00Z" w16du:dateUtc="2025-10-27T11:57:00Z">
        <w:r>
          <w:rPr>
            <w:webHidden/>
          </w:rPr>
          <w:fldChar w:fldCharType="end"/>
        </w:r>
        <w:r w:rsidRPr="00A8170F">
          <w:rPr>
            <w:rStyle w:val="Collegamentoipertestuale"/>
          </w:rPr>
          <w:fldChar w:fldCharType="end"/>
        </w:r>
      </w:ins>
    </w:p>
    <w:p w14:paraId="2F445E6D" w14:textId="68303CAF" w:rsidR="00C952FD" w:rsidRDefault="00C952FD">
      <w:pPr>
        <w:pStyle w:val="Sommario3"/>
        <w:tabs>
          <w:tab w:val="left" w:pos="1320"/>
        </w:tabs>
        <w:rPr>
          <w:ins w:id="845" w:author="Visone Rossana (GSE)" w:date="2025-10-27T12:57:00Z" w16du:dateUtc="2025-10-27T11:57:00Z"/>
          <w:rFonts w:eastAsiaTheme="minorEastAsia" w:cstheme="minorBidi"/>
          <w:bCs w:val="0"/>
          <w:i w:val="0"/>
          <w:iCs w:val="0"/>
          <w:kern w:val="2"/>
          <w:sz w:val="24"/>
          <w:lang w:eastAsia="it-IT"/>
          <w14:ligatures w14:val="standardContextual"/>
        </w:rPr>
      </w:pPr>
      <w:ins w:id="8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_Toc212462702 \h </w:instrText>
        </w:r>
      </w:ins>
      <w:r>
        <w:rPr>
          <w:webHidden/>
        </w:rPr>
      </w:r>
      <w:ins w:id="847" w:author="Visone Rossana (GSE)" w:date="2025-10-27T12:57:00Z" w16du:dateUtc="2025-10-27T11:57:00Z">
        <w:r>
          <w:rPr>
            <w:webHidden/>
          </w:rPr>
          <w:fldChar w:fldCharType="separate"/>
        </w:r>
      </w:ins>
      <w:ins w:id="848" w:author="Visone Rossana (GSE)" w:date="2025-10-27T13:02:00Z" w16du:dateUtc="2025-10-27T12:02:00Z">
        <w:r w:rsidR="00A6225C">
          <w:rPr>
            <w:webHidden/>
          </w:rPr>
          <w:t>97</w:t>
        </w:r>
      </w:ins>
      <w:ins w:id="849" w:author="Visone Rossana (GSE)" w:date="2025-10-27T12:57:00Z" w16du:dateUtc="2025-10-27T11:57:00Z">
        <w:r>
          <w:rPr>
            <w:webHidden/>
          </w:rPr>
          <w:fldChar w:fldCharType="end"/>
        </w:r>
        <w:r w:rsidRPr="00A8170F">
          <w:rPr>
            <w:rStyle w:val="Collegamentoipertestuale"/>
          </w:rPr>
          <w:fldChar w:fldCharType="end"/>
        </w:r>
      </w:ins>
    </w:p>
    <w:p w14:paraId="6CE754FC" w14:textId="772B6A8F" w:rsidR="00C952FD" w:rsidRDefault="00C952FD">
      <w:pPr>
        <w:pStyle w:val="Sommario3"/>
        <w:tabs>
          <w:tab w:val="left" w:pos="1320"/>
        </w:tabs>
        <w:rPr>
          <w:ins w:id="850" w:author="Visone Rossana (GSE)" w:date="2025-10-27T12:57:00Z" w16du:dateUtc="2025-10-27T11:57:00Z"/>
          <w:rFonts w:eastAsiaTheme="minorEastAsia" w:cstheme="minorBidi"/>
          <w:bCs w:val="0"/>
          <w:i w:val="0"/>
          <w:iCs w:val="0"/>
          <w:kern w:val="2"/>
          <w:sz w:val="24"/>
          <w:lang w:eastAsia="it-IT"/>
          <w14:ligatures w14:val="standardContextual"/>
        </w:rPr>
      </w:pPr>
      <w:ins w:id="8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II del Decreto)</w:t>
        </w:r>
        <w:r>
          <w:rPr>
            <w:webHidden/>
          </w:rPr>
          <w:tab/>
        </w:r>
        <w:r>
          <w:rPr>
            <w:webHidden/>
          </w:rPr>
          <w:fldChar w:fldCharType="begin"/>
        </w:r>
        <w:r>
          <w:rPr>
            <w:webHidden/>
          </w:rPr>
          <w:instrText xml:space="preserve"> PAGEREF _Toc212462703 \h </w:instrText>
        </w:r>
      </w:ins>
      <w:r>
        <w:rPr>
          <w:webHidden/>
        </w:rPr>
      </w:r>
      <w:ins w:id="852" w:author="Visone Rossana (GSE)" w:date="2025-10-27T12:57:00Z" w16du:dateUtc="2025-10-27T11:57:00Z">
        <w:r>
          <w:rPr>
            <w:webHidden/>
          </w:rPr>
          <w:fldChar w:fldCharType="separate"/>
        </w:r>
      </w:ins>
      <w:ins w:id="853" w:author="Visone Rossana (GSE)" w:date="2025-10-27T13:02:00Z" w16du:dateUtc="2025-10-27T12:02:00Z">
        <w:r w:rsidR="00A6225C">
          <w:rPr>
            <w:webHidden/>
          </w:rPr>
          <w:t>97</w:t>
        </w:r>
      </w:ins>
      <w:ins w:id="854" w:author="Visone Rossana (GSE)" w:date="2025-10-27T12:57:00Z" w16du:dateUtc="2025-10-27T11:57:00Z">
        <w:r>
          <w:rPr>
            <w:webHidden/>
          </w:rPr>
          <w:fldChar w:fldCharType="end"/>
        </w:r>
        <w:r w:rsidRPr="00A8170F">
          <w:rPr>
            <w:rStyle w:val="Collegamentoipertestuale"/>
          </w:rPr>
          <w:fldChar w:fldCharType="end"/>
        </w:r>
      </w:ins>
    </w:p>
    <w:p w14:paraId="01B43C24" w14:textId="46D67EC6" w:rsidR="00C952FD" w:rsidRDefault="00C952FD">
      <w:pPr>
        <w:pStyle w:val="Sommario3"/>
        <w:tabs>
          <w:tab w:val="left" w:pos="1320"/>
        </w:tabs>
        <w:rPr>
          <w:ins w:id="855" w:author="Visone Rossana (GSE)" w:date="2025-10-27T12:57:00Z" w16du:dateUtc="2025-10-27T11:57:00Z"/>
          <w:rFonts w:eastAsiaTheme="minorEastAsia" w:cstheme="minorBidi"/>
          <w:bCs w:val="0"/>
          <w:i w:val="0"/>
          <w:iCs w:val="0"/>
          <w:kern w:val="2"/>
          <w:sz w:val="24"/>
          <w:lang w:eastAsia="it-IT"/>
          <w14:ligatures w14:val="standardContextual"/>
        </w:rPr>
      </w:pPr>
      <w:ins w:id="8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_Toc212462704 \h </w:instrText>
        </w:r>
      </w:ins>
      <w:r>
        <w:rPr>
          <w:webHidden/>
        </w:rPr>
      </w:r>
      <w:ins w:id="857" w:author="Visone Rossana (GSE)" w:date="2025-10-27T12:57:00Z" w16du:dateUtc="2025-10-27T11:57:00Z">
        <w:r>
          <w:rPr>
            <w:webHidden/>
          </w:rPr>
          <w:fldChar w:fldCharType="separate"/>
        </w:r>
      </w:ins>
      <w:ins w:id="858" w:author="Visone Rossana (GSE)" w:date="2025-10-27T13:02:00Z" w16du:dateUtc="2025-10-27T12:02:00Z">
        <w:r w:rsidR="00A6225C">
          <w:rPr>
            <w:webHidden/>
          </w:rPr>
          <w:t>101</w:t>
        </w:r>
      </w:ins>
      <w:ins w:id="859" w:author="Visone Rossana (GSE)" w:date="2025-10-27T12:57:00Z" w16du:dateUtc="2025-10-27T11:57:00Z">
        <w:r>
          <w:rPr>
            <w:webHidden/>
          </w:rPr>
          <w:fldChar w:fldCharType="end"/>
        </w:r>
        <w:r w:rsidRPr="00A8170F">
          <w:rPr>
            <w:rStyle w:val="Collegamentoipertestuale"/>
          </w:rPr>
          <w:fldChar w:fldCharType="end"/>
        </w:r>
      </w:ins>
    </w:p>
    <w:p w14:paraId="7A73D677" w14:textId="46A9A0A4" w:rsidR="00C952FD" w:rsidRDefault="00C952FD">
      <w:pPr>
        <w:pStyle w:val="Sommario3"/>
        <w:tabs>
          <w:tab w:val="left" w:pos="1320"/>
        </w:tabs>
        <w:rPr>
          <w:ins w:id="860" w:author="Visone Rossana (GSE)" w:date="2025-10-27T12:57:00Z" w16du:dateUtc="2025-10-27T11:57:00Z"/>
          <w:rFonts w:eastAsiaTheme="minorEastAsia" w:cstheme="minorBidi"/>
          <w:bCs w:val="0"/>
          <w:i w:val="0"/>
          <w:iCs w:val="0"/>
          <w:kern w:val="2"/>
          <w:sz w:val="24"/>
          <w:lang w:eastAsia="it-IT"/>
          <w14:ligatures w14:val="standardContextual"/>
        </w:rPr>
      </w:pPr>
      <w:ins w:id="8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par. 2.6 del Decreto)</w:t>
        </w:r>
        <w:r>
          <w:rPr>
            <w:webHidden/>
          </w:rPr>
          <w:tab/>
        </w:r>
        <w:r>
          <w:rPr>
            <w:webHidden/>
          </w:rPr>
          <w:fldChar w:fldCharType="begin"/>
        </w:r>
        <w:r>
          <w:rPr>
            <w:webHidden/>
          </w:rPr>
          <w:instrText xml:space="preserve"> PAGEREF _Toc212462705 \h </w:instrText>
        </w:r>
      </w:ins>
      <w:r>
        <w:rPr>
          <w:webHidden/>
        </w:rPr>
      </w:r>
      <w:ins w:id="862" w:author="Visone Rossana (GSE)" w:date="2025-10-27T12:57:00Z" w16du:dateUtc="2025-10-27T11:57:00Z">
        <w:r>
          <w:rPr>
            <w:webHidden/>
          </w:rPr>
          <w:fldChar w:fldCharType="separate"/>
        </w:r>
      </w:ins>
      <w:ins w:id="863" w:author="Visone Rossana (GSE)" w:date="2025-10-27T13:02:00Z" w16du:dateUtc="2025-10-27T12:02:00Z">
        <w:r w:rsidR="00A6225C">
          <w:rPr>
            <w:webHidden/>
          </w:rPr>
          <w:t>101</w:t>
        </w:r>
      </w:ins>
      <w:ins w:id="864" w:author="Visone Rossana (GSE)" w:date="2025-10-27T12:57:00Z" w16du:dateUtc="2025-10-27T11:57:00Z">
        <w:r>
          <w:rPr>
            <w:webHidden/>
          </w:rPr>
          <w:fldChar w:fldCharType="end"/>
        </w:r>
        <w:r w:rsidRPr="00A8170F">
          <w:rPr>
            <w:rStyle w:val="Collegamentoipertestuale"/>
          </w:rPr>
          <w:fldChar w:fldCharType="end"/>
        </w:r>
      </w:ins>
    </w:p>
    <w:p w14:paraId="48F78593" w14:textId="1C79F050" w:rsidR="00C952FD" w:rsidRDefault="00C952FD">
      <w:pPr>
        <w:pStyle w:val="Sommario3"/>
        <w:tabs>
          <w:tab w:val="left" w:pos="1320"/>
        </w:tabs>
        <w:rPr>
          <w:ins w:id="865" w:author="Visone Rossana (GSE)" w:date="2025-10-27T12:57:00Z" w16du:dateUtc="2025-10-27T11:57:00Z"/>
          <w:rFonts w:eastAsiaTheme="minorEastAsia" w:cstheme="minorBidi"/>
          <w:bCs w:val="0"/>
          <w:i w:val="0"/>
          <w:iCs w:val="0"/>
          <w:kern w:val="2"/>
          <w:sz w:val="24"/>
          <w:lang w:eastAsia="it-IT"/>
          <w14:ligatures w14:val="standardContextual"/>
        </w:rPr>
      </w:pPr>
      <w:ins w:id="8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9.10.5.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 incentivo</w:t>
        </w:r>
        <w:r>
          <w:rPr>
            <w:webHidden/>
          </w:rPr>
          <w:tab/>
        </w:r>
        <w:r>
          <w:rPr>
            <w:webHidden/>
          </w:rPr>
          <w:fldChar w:fldCharType="begin"/>
        </w:r>
        <w:r>
          <w:rPr>
            <w:webHidden/>
          </w:rPr>
          <w:instrText xml:space="preserve"> PAGEREF _Toc212462706 \h </w:instrText>
        </w:r>
      </w:ins>
      <w:r>
        <w:rPr>
          <w:webHidden/>
        </w:rPr>
      </w:r>
      <w:ins w:id="867" w:author="Visone Rossana (GSE)" w:date="2025-10-27T12:57:00Z" w16du:dateUtc="2025-10-27T11:57:00Z">
        <w:r>
          <w:rPr>
            <w:webHidden/>
          </w:rPr>
          <w:fldChar w:fldCharType="separate"/>
        </w:r>
      </w:ins>
      <w:ins w:id="868" w:author="Visone Rossana (GSE)" w:date="2025-10-27T13:02:00Z" w16du:dateUtc="2025-10-27T12:02:00Z">
        <w:r w:rsidR="00A6225C">
          <w:rPr>
            <w:webHidden/>
          </w:rPr>
          <w:t>103</w:t>
        </w:r>
      </w:ins>
      <w:ins w:id="869" w:author="Visone Rossana (GSE)" w:date="2025-10-27T12:57:00Z" w16du:dateUtc="2025-10-27T11:57:00Z">
        <w:r>
          <w:rPr>
            <w:webHidden/>
          </w:rPr>
          <w:fldChar w:fldCharType="end"/>
        </w:r>
        <w:r w:rsidRPr="00A8170F">
          <w:rPr>
            <w:rStyle w:val="Collegamentoipertestuale"/>
          </w:rPr>
          <w:fldChar w:fldCharType="end"/>
        </w:r>
      </w:ins>
    </w:p>
    <w:p w14:paraId="5ACC29FF" w14:textId="10E74BA2" w:rsidR="00C952FD" w:rsidRDefault="00C952FD">
      <w:pPr>
        <w:pStyle w:val="Sommario2"/>
        <w:tabs>
          <w:tab w:val="left" w:pos="993"/>
        </w:tabs>
        <w:rPr>
          <w:ins w:id="870" w:author="Visone Rossana (GSE)" w:date="2025-10-27T12:57:00Z" w16du:dateUtc="2025-10-27T11:57:00Z"/>
          <w:rFonts w:cstheme="minorBidi"/>
          <w:b w:val="0"/>
          <w:smallCaps w:val="0"/>
          <w:kern w:val="2"/>
          <w:sz w:val="24"/>
          <w:lang w:eastAsia="it-IT"/>
          <w14:ligatures w14:val="standardContextual"/>
        </w:rPr>
      </w:pPr>
      <w:ins w:id="8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9.11.</w:t>
        </w:r>
        <w:r>
          <w:rPr>
            <w:rFonts w:cstheme="minorBidi"/>
            <w:b w:val="0"/>
            <w:smallCaps w:val="0"/>
            <w:kern w:val="2"/>
            <w:sz w:val="24"/>
            <w:lang w:eastAsia="it-IT"/>
            <w14:ligatures w14:val="standardContextual"/>
          </w:rPr>
          <w:tab/>
        </w:r>
        <w:r w:rsidRPr="00A8170F">
          <w:rPr>
            <w:rStyle w:val="Collegamentoipertestuale"/>
          </w:rPr>
          <w:t>Sostituzione di impianti di climatizzazione invernale esistenti o di riscaldamento delle serre e dei fabbricati rurali esistenti o per la produzione di energia termica per processi produttivi o immissione in reti di teleriscaldamento e teleraffreddamento con impianti di climatizzazione invernale dotati di generatore di calore alimentato da biomassa, compresi i sistemi ibridi factory made o bivalenti a pompa di calore, unitamente all’installazione di sistemi per la contabilizzazione del calore nel caso di impianti con potenza termica utile superiore a 200 kW (intervento III.C - art. 8, comma 1, lettera c)</w:t>
        </w:r>
        <w:r>
          <w:rPr>
            <w:webHidden/>
          </w:rPr>
          <w:tab/>
        </w:r>
        <w:r>
          <w:rPr>
            <w:webHidden/>
          </w:rPr>
          <w:fldChar w:fldCharType="begin"/>
        </w:r>
        <w:r>
          <w:rPr>
            <w:webHidden/>
          </w:rPr>
          <w:instrText xml:space="preserve"> PAGEREF _Toc212462708 \h </w:instrText>
        </w:r>
      </w:ins>
      <w:r>
        <w:rPr>
          <w:webHidden/>
        </w:rPr>
      </w:r>
      <w:ins w:id="872" w:author="Visone Rossana (GSE)" w:date="2025-10-27T12:57:00Z" w16du:dateUtc="2025-10-27T11:57:00Z">
        <w:r>
          <w:rPr>
            <w:webHidden/>
          </w:rPr>
          <w:fldChar w:fldCharType="separate"/>
        </w:r>
      </w:ins>
      <w:ins w:id="873" w:author="Visone Rossana (GSE)" w:date="2025-10-27T13:02:00Z" w16du:dateUtc="2025-10-27T12:02:00Z">
        <w:r w:rsidR="00A6225C">
          <w:rPr>
            <w:webHidden/>
          </w:rPr>
          <w:t>104</w:t>
        </w:r>
      </w:ins>
      <w:ins w:id="874" w:author="Visone Rossana (GSE)" w:date="2025-10-27T12:57:00Z" w16du:dateUtc="2025-10-27T11:57:00Z">
        <w:r>
          <w:rPr>
            <w:webHidden/>
          </w:rPr>
          <w:fldChar w:fldCharType="end"/>
        </w:r>
        <w:r w:rsidRPr="00A8170F">
          <w:rPr>
            <w:rStyle w:val="Collegamentoipertestuale"/>
          </w:rPr>
          <w:fldChar w:fldCharType="end"/>
        </w:r>
      </w:ins>
    </w:p>
    <w:p w14:paraId="6574146B" w14:textId="72F04DED" w:rsidR="00C952FD" w:rsidRDefault="00C952FD">
      <w:pPr>
        <w:pStyle w:val="Sommario3"/>
        <w:tabs>
          <w:tab w:val="left" w:pos="1320"/>
        </w:tabs>
        <w:rPr>
          <w:ins w:id="875" w:author="Visone Rossana (GSE)" w:date="2025-10-27T12:57:00Z" w16du:dateUtc="2025-10-27T11:57:00Z"/>
          <w:rFonts w:eastAsiaTheme="minorEastAsia" w:cstheme="minorBidi"/>
          <w:bCs w:val="0"/>
          <w:i w:val="0"/>
          <w:iCs w:val="0"/>
          <w:kern w:val="2"/>
          <w:sz w:val="24"/>
          <w:lang w:eastAsia="it-IT"/>
          <w14:ligatures w14:val="standardContextual"/>
        </w:rPr>
      </w:pPr>
      <w:ins w:id="8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"_Toc212462709"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_Toc212462709 \h </w:instrText>
        </w:r>
      </w:ins>
      <w:r>
        <w:rPr>
          <w:webHidden/>
        </w:rPr>
      </w:r>
      <w:ins w:id="877" w:author="Visone Rossana (GSE)" w:date="2025-10-27T12:57:00Z" w16du:dateUtc="2025-10-27T11:57:00Z">
        <w:r>
          <w:rPr>
            <w:webHidden/>
          </w:rPr>
          <w:fldChar w:fldCharType="separate"/>
        </w:r>
      </w:ins>
      <w:ins w:id="878" w:author="Visone Rossana (GSE)" w:date="2025-10-27T13:02:00Z" w16du:dateUtc="2025-10-27T12:02:00Z">
        <w:r w:rsidR="00A6225C">
          <w:rPr>
            <w:webHidden/>
          </w:rPr>
          <w:t>106</w:t>
        </w:r>
      </w:ins>
      <w:ins w:id="879" w:author="Visone Rossana (GSE)" w:date="2025-10-27T12:57:00Z" w16du:dateUtc="2025-10-27T11:57:00Z">
        <w:r>
          <w:rPr>
            <w:webHidden/>
          </w:rPr>
          <w:fldChar w:fldCharType="end"/>
        </w:r>
        <w:r w:rsidRPr="00A8170F">
          <w:rPr>
            <w:rStyle w:val="Collegamentoipertestuale"/>
          </w:rPr>
          <w:fldChar w:fldCharType="end"/>
        </w:r>
      </w:ins>
    </w:p>
    <w:p w14:paraId="31404595" w14:textId="45E1F23E" w:rsidR="00C952FD" w:rsidRDefault="00C952FD">
      <w:pPr>
        <w:pStyle w:val="Sommario3"/>
        <w:tabs>
          <w:tab w:val="left" w:pos="1320"/>
        </w:tabs>
        <w:rPr>
          <w:ins w:id="880" w:author="Visone Rossana (GSE)" w:date="2025-10-27T12:57:00Z" w16du:dateUtc="2025-10-27T11:57:00Z"/>
          <w:rFonts w:eastAsiaTheme="minorEastAsia" w:cstheme="minorBidi"/>
          <w:bCs w:val="0"/>
          <w:i w:val="0"/>
          <w:iCs w:val="0"/>
          <w:kern w:val="2"/>
          <w:sz w:val="24"/>
          <w:lang w:eastAsia="it-IT"/>
          <w14:ligatures w14:val="standardContextual"/>
        </w:rPr>
      </w:pPr>
      <w:ins w:id="8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II del Decreto)</w:t>
        </w:r>
        <w:r>
          <w:rPr>
            <w:webHidden/>
          </w:rPr>
          <w:tab/>
        </w:r>
        <w:r>
          <w:rPr>
            <w:webHidden/>
          </w:rPr>
          <w:fldChar w:fldCharType="begin"/>
        </w:r>
        <w:r>
          <w:rPr>
            <w:webHidden/>
          </w:rPr>
          <w:instrText xml:space="preserve"> PAGEREF _Toc212462710 \h </w:instrText>
        </w:r>
      </w:ins>
      <w:r>
        <w:rPr>
          <w:webHidden/>
        </w:rPr>
      </w:r>
      <w:ins w:id="882" w:author="Visone Rossana (GSE)" w:date="2025-10-27T12:57:00Z" w16du:dateUtc="2025-10-27T11:57:00Z">
        <w:r>
          <w:rPr>
            <w:webHidden/>
          </w:rPr>
          <w:fldChar w:fldCharType="separate"/>
        </w:r>
      </w:ins>
      <w:ins w:id="883" w:author="Visone Rossana (GSE)" w:date="2025-10-27T13:02:00Z" w16du:dateUtc="2025-10-27T12:02:00Z">
        <w:r w:rsidR="00A6225C">
          <w:rPr>
            <w:webHidden/>
          </w:rPr>
          <w:t>106</w:t>
        </w:r>
      </w:ins>
      <w:ins w:id="884" w:author="Visone Rossana (GSE)" w:date="2025-10-27T12:57:00Z" w16du:dateUtc="2025-10-27T11:57:00Z">
        <w:r>
          <w:rPr>
            <w:webHidden/>
          </w:rPr>
          <w:fldChar w:fldCharType="end"/>
        </w:r>
        <w:r w:rsidRPr="00A8170F">
          <w:rPr>
            <w:rStyle w:val="Collegamentoipertestuale"/>
          </w:rPr>
          <w:fldChar w:fldCharType="end"/>
        </w:r>
      </w:ins>
    </w:p>
    <w:p w14:paraId="09BA3083" w14:textId="7774F89E" w:rsidR="00C952FD" w:rsidRDefault="00C952FD">
      <w:pPr>
        <w:pStyle w:val="Sommario3"/>
        <w:tabs>
          <w:tab w:val="left" w:pos="1320"/>
        </w:tabs>
        <w:rPr>
          <w:ins w:id="885" w:author="Visone Rossana (GSE)" w:date="2025-10-27T12:57:00Z" w16du:dateUtc="2025-10-27T11:57:00Z"/>
          <w:rFonts w:eastAsiaTheme="minorEastAsia" w:cstheme="minorBidi"/>
          <w:bCs w:val="0"/>
          <w:i w:val="0"/>
          <w:iCs w:val="0"/>
          <w:kern w:val="2"/>
          <w:sz w:val="24"/>
          <w:lang w:eastAsia="it-IT"/>
          <w14:ligatures w14:val="standardContextual"/>
        </w:rPr>
      </w:pPr>
      <w:ins w:id="8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_Toc212462711 \h </w:instrText>
        </w:r>
      </w:ins>
      <w:r>
        <w:rPr>
          <w:webHidden/>
        </w:rPr>
      </w:r>
      <w:ins w:id="887" w:author="Visone Rossana (GSE)" w:date="2025-10-27T12:57:00Z" w16du:dateUtc="2025-10-27T11:57:00Z">
        <w:r>
          <w:rPr>
            <w:webHidden/>
          </w:rPr>
          <w:fldChar w:fldCharType="separate"/>
        </w:r>
      </w:ins>
      <w:ins w:id="888" w:author="Visone Rossana (GSE)" w:date="2025-10-27T13:02:00Z" w16du:dateUtc="2025-10-27T12:02:00Z">
        <w:r w:rsidR="00A6225C">
          <w:rPr>
            <w:webHidden/>
          </w:rPr>
          <w:t>111</w:t>
        </w:r>
      </w:ins>
      <w:ins w:id="889" w:author="Visone Rossana (GSE)" w:date="2025-10-27T12:57:00Z" w16du:dateUtc="2025-10-27T11:57:00Z">
        <w:r>
          <w:rPr>
            <w:webHidden/>
          </w:rPr>
          <w:fldChar w:fldCharType="end"/>
        </w:r>
        <w:r w:rsidRPr="00A8170F">
          <w:rPr>
            <w:rStyle w:val="Collegamentoipertestuale"/>
          </w:rPr>
          <w:fldChar w:fldCharType="end"/>
        </w:r>
      </w:ins>
    </w:p>
    <w:p w14:paraId="46E3BABA" w14:textId="16D15998" w:rsidR="00C952FD" w:rsidRDefault="00C952FD">
      <w:pPr>
        <w:pStyle w:val="Sommario3"/>
        <w:tabs>
          <w:tab w:val="left" w:pos="1320"/>
        </w:tabs>
        <w:rPr>
          <w:ins w:id="890" w:author="Visone Rossana (GSE)" w:date="2025-10-27T12:57:00Z" w16du:dateUtc="2025-10-27T11:57:00Z"/>
          <w:rFonts w:eastAsiaTheme="minorEastAsia" w:cstheme="minorBidi"/>
          <w:bCs w:val="0"/>
          <w:i w:val="0"/>
          <w:iCs w:val="0"/>
          <w:kern w:val="2"/>
          <w:sz w:val="24"/>
          <w:lang w:eastAsia="it-IT"/>
          <w14:ligatures w14:val="standardContextual"/>
        </w:rPr>
      </w:pPr>
      <w:ins w:id="8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paragrafo 2.3 del Decreto)</w:t>
        </w:r>
        <w:r>
          <w:rPr>
            <w:webHidden/>
          </w:rPr>
          <w:tab/>
        </w:r>
        <w:r>
          <w:rPr>
            <w:webHidden/>
          </w:rPr>
          <w:fldChar w:fldCharType="begin"/>
        </w:r>
        <w:r>
          <w:rPr>
            <w:webHidden/>
          </w:rPr>
          <w:instrText xml:space="preserve"> PAGEREF _Toc212462712 \h </w:instrText>
        </w:r>
      </w:ins>
      <w:r>
        <w:rPr>
          <w:webHidden/>
        </w:rPr>
      </w:r>
      <w:ins w:id="892" w:author="Visone Rossana (GSE)" w:date="2025-10-27T12:57:00Z" w16du:dateUtc="2025-10-27T11:57:00Z">
        <w:r>
          <w:rPr>
            <w:webHidden/>
          </w:rPr>
          <w:fldChar w:fldCharType="separate"/>
        </w:r>
      </w:ins>
      <w:ins w:id="893" w:author="Visone Rossana (GSE)" w:date="2025-10-27T13:02:00Z" w16du:dateUtc="2025-10-27T12:02:00Z">
        <w:r w:rsidR="00A6225C">
          <w:rPr>
            <w:webHidden/>
          </w:rPr>
          <w:t>111</w:t>
        </w:r>
      </w:ins>
      <w:ins w:id="894" w:author="Visone Rossana (GSE)" w:date="2025-10-27T12:57:00Z" w16du:dateUtc="2025-10-27T11:57:00Z">
        <w:r>
          <w:rPr>
            <w:webHidden/>
          </w:rPr>
          <w:fldChar w:fldCharType="end"/>
        </w:r>
        <w:r w:rsidRPr="00A8170F">
          <w:rPr>
            <w:rStyle w:val="Collegamentoipertestuale"/>
          </w:rPr>
          <w:fldChar w:fldCharType="end"/>
        </w:r>
      </w:ins>
    </w:p>
    <w:p w14:paraId="297F40B2" w14:textId="1DDE32F2" w:rsidR="00C952FD" w:rsidRDefault="00C952FD">
      <w:pPr>
        <w:pStyle w:val="Sommario3"/>
        <w:tabs>
          <w:tab w:val="left" w:pos="1320"/>
        </w:tabs>
        <w:rPr>
          <w:ins w:id="895" w:author="Visone Rossana (GSE)" w:date="2025-10-27T12:57:00Z" w16du:dateUtc="2025-10-27T11:57:00Z"/>
          <w:rFonts w:eastAsiaTheme="minorEastAsia" w:cstheme="minorBidi"/>
          <w:bCs w:val="0"/>
          <w:i w:val="0"/>
          <w:iCs w:val="0"/>
          <w:kern w:val="2"/>
          <w:sz w:val="24"/>
          <w:lang w:eastAsia="it-IT"/>
          <w14:ligatures w14:val="standardContextual"/>
        </w:rPr>
      </w:pPr>
      <w:ins w:id="8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9.11.5.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_Toc212462715 \h </w:instrText>
        </w:r>
      </w:ins>
      <w:r>
        <w:rPr>
          <w:webHidden/>
        </w:rPr>
      </w:r>
      <w:ins w:id="897" w:author="Visone Rossana (GSE)" w:date="2025-10-27T12:57:00Z" w16du:dateUtc="2025-10-27T11:57:00Z">
        <w:r>
          <w:rPr>
            <w:webHidden/>
          </w:rPr>
          <w:fldChar w:fldCharType="separate"/>
        </w:r>
      </w:ins>
      <w:ins w:id="898" w:author="Visone Rossana (GSE)" w:date="2025-10-27T13:02:00Z" w16du:dateUtc="2025-10-27T12:02:00Z">
        <w:r w:rsidR="00A6225C">
          <w:rPr>
            <w:webHidden/>
          </w:rPr>
          <w:t>113</w:t>
        </w:r>
      </w:ins>
      <w:ins w:id="899" w:author="Visone Rossana (GSE)" w:date="2025-10-27T12:57:00Z" w16du:dateUtc="2025-10-27T11:57:00Z">
        <w:r>
          <w:rPr>
            <w:webHidden/>
          </w:rPr>
          <w:fldChar w:fldCharType="end"/>
        </w:r>
        <w:r w:rsidRPr="00A8170F">
          <w:rPr>
            <w:rStyle w:val="Collegamentoipertestuale"/>
          </w:rPr>
          <w:fldChar w:fldCharType="end"/>
        </w:r>
      </w:ins>
    </w:p>
    <w:p w14:paraId="11E1BF50" w14:textId="1138D99A" w:rsidR="00C952FD" w:rsidRDefault="00C952FD">
      <w:pPr>
        <w:pStyle w:val="Sommario2"/>
        <w:tabs>
          <w:tab w:val="left" w:pos="993"/>
        </w:tabs>
        <w:rPr>
          <w:ins w:id="900" w:author="Visone Rossana (GSE)" w:date="2025-10-27T12:57:00Z" w16du:dateUtc="2025-10-27T11:57:00Z"/>
          <w:rFonts w:cstheme="minorBidi"/>
          <w:b w:val="0"/>
          <w:smallCaps w:val="0"/>
          <w:kern w:val="2"/>
          <w:sz w:val="24"/>
          <w:lang w:eastAsia="it-IT"/>
          <w14:ligatures w14:val="standardContextual"/>
        </w:rPr>
      </w:pPr>
      <w:ins w:id="9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9.12.</w:t>
        </w:r>
        <w:r>
          <w:rPr>
            <w:rFonts w:cstheme="minorBidi"/>
            <w:b w:val="0"/>
            <w:smallCaps w:val="0"/>
            <w:kern w:val="2"/>
            <w:sz w:val="24"/>
            <w:lang w:eastAsia="it-IT"/>
            <w14:ligatures w14:val="standardContextual"/>
          </w:rPr>
          <w:tab/>
        </w:r>
        <w:r w:rsidRPr="00A8170F">
          <w:rPr>
            <w:rStyle w:val="Collegamentoipertestuale"/>
          </w:rPr>
          <w:t xml:space="preserve">Installazione di impianti solari termici per la produzione di acqua calda sanitaria e/o ad integrazione dell’impianto di climatizzazione invernale, anche abbinati a sistemi di </w:t>
        </w:r>
        <w:r w:rsidRPr="00A8170F">
          <w:rPr>
            <w:rStyle w:val="Collegamentoipertestuale"/>
            <w:i/>
            <w:iCs/>
          </w:rPr>
          <w:t>solar cooling,</w:t>
        </w:r>
        <w:r w:rsidRPr="00A8170F">
          <w:rPr>
            <w:rStyle w:val="Collegamentoipertestuale"/>
          </w:rPr>
          <w:t xml:space="preserve"> o</w:t>
        </w:r>
        <w:r w:rsidRPr="00A8170F">
          <w:rPr>
            <w:rStyle w:val="Collegamentoipertestuale"/>
            <w:i/>
            <w:iCs/>
          </w:rPr>
          <w:t xml:space="preserve"> </w:t>
        </w:r>
        <w:r w:rsidRPr="00A8170F">
          <w:rPr>
            <w:rStyle w:val="Collegamentoipertestuale"/>
          </w:rPr>
          <w:t>per la produzione di energia termica per processi produttivi o immissione in reti di teleriscaldamento e teleraffreddamento. Nel caso di superfici del campo solare superiori a 100 m</w:t>
        </w:r>
        <w:r w:rsidRPr="00A8170F">
          <w:rPr>
            <w:rStyle w:val="Collegamentoipertestuale"/>
            <w:vertAlign w:val="superscript"/>
          </w:rPr>
          <w:t>2</w:t>
        </w:r>
        <w:r w:rsidRPr="00A8170F">
          <w:rPr>
            <w:rStyle w:val="Collegamentoipertestuale"/>
          </w:rPr>
          <w:t xml:space="preserve"> è richiesta l’installazione di sistemi di contabilizzazione del calore (intervento III.D - art. 8, comma 1, lettera d))</w:t>
        </w:r>
        <w:r>
          <w:rPr>
            <w:webHidden/>
          </w:rPr>
          <w:tab/>
        </w:r>
        <w:r>
          <w:rPr>
            <w:webHidden/>
          </w:rPr>
          <w:fldChar w:fldCharType="begin"/>
        </w:r>
        <w:r>
          <w:rPr>
            <w:webHidden/>
          </w:rPr>
          <w:instrText xml:space="preserve"> PAGEREF _Toc212462716 \h </w:instrText>
        </w:r>
      </w:ins>
      <w:r>
        <w:rPr>
          <w:webHidden/>
        </w:rPr>
      </w:r>
      <w:ins w:id="902" w:author="Visone Rossana (GSE)" w:date="2025-10-27T12:57:00Z" w16du:dateUtc="2025-10-27T11:57:00Z">
        <w:r>
          <w:rPr>
            <w:webHidden/>
          </w:rPr>
          <w:fldChar w:fldCharType="separate"/>
        </w:r>
      </w:ins>
      <w:ins w:id="903" w:author="Visone Rossana (GSE)" w:date="2025-10-27T13:02:00Z" w16du:dateUtc="2025-10-27T12:02:00Z">
        <w:r w:rsidR="00A6225C">
          <w:rPr>
            <w:webHidden/>
          </w:rPr>
          <w:t>118</w:t>
        </w:r>
      </w:ins>
      <w:ins w:id="904" w:author="Visone Rossana (GSE)" w:date="2025-10-27T12:57:00Z" w16du:dateUtc="2025-10-27T11:57:00Z">
        <w:r>
          <w:rPr>
            <w:webHidden/>
          </w:rPr>
          <w:fldChar w:fldCharType="end"/>
        </w:r>
        <w:r w:rsidRPr="00A8170F">
          <w:rPr>
            <w:rStyle w:val="Collegamentoipertestuale"/>
          </w:rPr>
          <w:fldChar w:fldCharType="end"/>
        </w:r>
      </w:ins>
    </w:p>
    <w:p w14:paraId="1C7520F4" w14:textId="2B38B003" w:rsidR="00C952FD" w:rsidRDefault="00C952FD">
      <w:pPr>
        <w:pStyle w:val="Sommario3"/>
        <w:tabs>
          <w:tab w:val="left" w:pos="1320"/>
        </w:tabs>
        <w:rPr>
          <w:ins w:id="905" w:author="Visone Rossana (GSE)" w:date="2025-10-27T12:57:00Z" w16du:dateUtc="2025-10-27T11:57:00Z"/>
          <w:rFonts w:eastAsiaTheme="minorEastAsia" w:cstheme="minorBidi"/>
          <w:bCs w:val="0"/>
          <w:i w:val="0"/>
          <w:iCs w:val="0"/>
          <w:kern w:val="2"/>
          <w:sz w:val="24"/>
          <w:lang w:eastAsia="it-IT"/>
          <w14:ligatures w14:val="standardContextual"/>
        </w:rPr>
      </w:pPr>
      <w:ins w:id="9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_Toc212462717 \h </w:instrText>
        </w:r>
      </w:ins>
      <w:r>
        <w:rPr>
          <w:webHidden/>
        </w:rPr>
      </w:r>
      <w:ins w:id="907" w:author="Visone Rossana (GSE)" w:date="2025-10-27T12:57:00Z" w16du:dateUtc="2025-10-27T11:57:00Z">
        <w:r>
          <w:rPr>
            <w:webHidden/>
          </w:rPr>
          <w:fldChar w:fldCharType="separate"/>
        </w:r>
      </w:ins>
      <w:ins w:id="908" w:author="Visone Rossana (GSE)" w:date="2025-10-27T13:02:00Z" w16du:dateUtc="2025-10-27T12:02:00Z">
        <w:r w:rsidR="00A6225C">
          <w:rPr>
            <w:webHidden/>
          </w:rPr>
          <w:t>119</w:t>
        </w:r>
      </w:ins>
      <w:ins w:id="909" w:author="Visone Rossana (GSE)" w:date="2025-10-27T12:57:00Z" w16du:dateUtc="2025-10-27T11:57:00Z">
        <w:r>
          <w:rPr>
            <w:webHidden/>
          </w:rPr>
          <w:fldChar w:fldCharType="end"/>
        </w:r>
        <w:r w:rsidRPr="00A8170F">
          <w:rPr>
            <w:rStyle w:val="Collegamentoipertestuale"/>
          </w:rPr>
          <w:fldChar w:fldCharType="end"/>
        </w:r>
      </w:ins>
    </w:p>
    <w:p w14:paraId="547DEFA8" w14:textId="7F4124D7" w:rsidR="00C952FD" w:rsidRDefault="00C952FD">
      <w:pPr>
        <w:pStyle w:val="Sommario3"/>
        <w:tabs>
          <w:tab w:val="left" w:pos="1320"/>
        </w:tabs>
        <w:rPr>
          <w:ins w:id="910" w:author="Visone Rossana (GSE)" w:date="2025-10-27T12:57:00Z" w16du:dateUtc="2025-10-27T11:57:00Z"/>
          <w:rFonts w:eastAsiaTheme="minorEastAsia" w:cstheme="minorBidi"/>
          <w:bCs w:val="0"/>
          <w:i w:val="0"/>
          <w:iCs w:val="0"/>
          <w:kern w:val="2"/>
          <w:sz w:val="24"/>
          <w:lang w:eastAsia="it-IT"/>
          <w14:ligatures w14:val="standardContextual"/>
        </w:rPr>
      </w:pPr>
      <w:ins w:id="9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"_Toc212462719"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_Toc212462719 \h </w:instrText>
        </w:r>
      </w:ins>
      <w:r>
        <w:rPr>
          <w:webHidden/>
        </w:rPr>
      </w:r>
      <w:ins w:id="912" w:author="Visone Rossana (GSE)" w:date="2025-10-27T12:57:00Z" w16du:dateUtc="2025-10-27T11:57:00Z">
        <w:r>
          <w:rPr>
            <w:webHidden/>
          </w:rPr>
          <w:fldChar w:fldCharType="separate"/>
        </w:r>
      </w:ins>
      <w:ins w:id="913" w:author="Visone Rossana (GSE)" w:date="2025-10-27T13:02:00Z" w16du:dateUtc="2025-10-27T12:02:00Z">
        <w:r w:rsidR="00A6225C">
          <w:rPr>
            <w:webHidden/>
          </w:rPr>
          <w:t>119</w:t>
        </w:r>
      </w:ins>
      <w:ins w:id="914" w:author="Visone Rossana (GSE)" w:date="2025-10-27T12:57:00Z" w16du:dateUtc="2025-10-27T11:57:00Z">
        <w:r>
          <w:rPr>
            <w:webHidden/>
          </w:rPr>
          <w:fldChar w:fldCharType="end"/>
        </w:r>
        <w:r w:rsidRPr="00A8170F">
          <w:rPr>
            <w:rStyle w:val="Collegamentoipertestuale"/>
          </w:rPr>
          <w:fldChar w:fldCharType="end"/>
        </w:r>
      </w:ins>
    </w:p>
    <w:p w14:paraId="7E5FD0A7" w14:textId="0D9DCF50" w:rsidR="00C952FD" w:rsidRDefault="00C952FD">
      <w:pPr>
        <w:pStyle w:val="Sommario3"/>
        <w:tabs>
          <w:tab w:val="left" w:pos="1320"/>
        </w:tabs>
        <w:rPr>
          <w:ins w:id="915" w:author="Visone Rossana (GSE)" w:date="2025-10-27T12:57:00Z" w16du:dateUtc="2025-10-27T11:57:00Z"/>
          <w:rFonts w:eastAsiaTheme="minorEastAsia" w:cstheme="minorBidi"/>
          <w:bCs w:val="0"/>
          <w:i w:val="0"/>
          <w:iCs w:val="0"/>
          <w:kern w:val="2"/>
          <w:sz w:val="24"/>
          <w:lang w:eastAsia="it-IT"/>
          <w14:ligatures w14:val="standardContextual"/>
        </w:rPr>
      </w:pPr>
      <w:ins w:id="9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_Toc212462720 \h </w:instrText>
        </w:r>
      </w:ins>
      <w:r>
        <w:rPr>
          <w:webHidden/>
        </w:rPr>
      </w:r>
      <w:ins w:id="917" w:author="Visone Rossana (GSE)" w:date="2025-10-27T12:57:00Z" w16du:dateUtc="2025-10-27T11:57:00Z">
        <w:r>
          <w:rPr>
            <w:webHidden/>
          </w:rPr>
          <w:fldChar w:fldCharType="separate"/>
        </w:r>
      </w:ins>
      <w:ins w:id="918" w:author="Visone Rossana (GSE)" w:date="2025-10-27T13:02:00Z" w16du:dateUtc="2025-10-27T12:02:00Z">
        <w:r w:rsidR="00A6225C">
          <w:rPr>
            <w:webHidden/>
          </w:rPr>
          <w:t>121</w:t>
        </w:r>
      </w:ins>
      <w:ins w:id="919" w:author="Visone Rossana (GSE)" w:date="2025-10-27T12:57:00Z" w16du:dateUtc="2025-10-27T11:57:00Z">
        <w:r>
          <w:rPr>
            <w:webHidden/>
          </w:rPr>
          <w:fldChar w:fldCharType="end"/>
        </w:r>
        <w:r w:rsidRPr="00A8170F">
          <w:rPr>
            <w:rStyle w:val="Collegamentoipertestuale"/>
          </w:rPr>
          <w:fldChar w:fldCharType="end"/>
        </w:r>
      </w:ins>
    </w:p>
    <w:p w14:paraId="3CD48197" w14:textId="42109581" w:rsidR="00C952FD" w:rsidRDefault="00C952FD">
      <w:pPr>
        <w:pStyle w:val="Sommario3"/>
        <w:tabs>
          <w:tab w:val="left" w:pos="1320"/>
        </w:tabs>
        <w:rPr>
          <w:ins w:id="920" w:author="Visone Rossana (GSE)" w:date="2025-10-27T12:57:00Z" w16du:dateUtc="2025-10-27T11:57:00Z"/>
          <w:rFonts w:eastAsiaTheme="minorEastAsia" w:cstheme="minorBidi"/>
          <w:bCs w:val="0"/>
          <w:i w:val="0"/>
          <w:iCs w:val="0"/>
          <w:kern w:val="2"/>
          <w:sz w:val="24"/>
          <w:lang w:eastAsia="it-IT"/>
          <w14:ligatures w14:val="standardContextual"/>
        </w:rPr>
      </w:pPr>
      <w:ins w:id="9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paragrafo 2.4 del Decreto)</w:t>
        </w:r>
        <w:r>
          <w:rPr>
            <w:webHidden/>
          </w:rPr>
          <w:tab/>
        </w:r>
        <w:r>
          <w:rPr>
            <w:webHidden/>
          </w:rPr>
          <w:fldChar w:fldCharType="begin"/>
        </w:r>
        <w:r>
          <w:rPr>
            <w:webHidden/>
          </w:rPr>
          <w:instrText xml:space="preserve"> PAGEREF _Toc212462721 \h </w:instrText>
        </w:r>
      </w:ins>
      <w:r>
        <w:rPr>
          <w:webHidden/>
        </w:rPr>
      </w:r>
      <w:ins w:id="922" w:author="Visone Rossana (GSE)" w:date="2025-10-27T12:57:00Z" w16du:dateUtc="2025-10-27T11:57:00Z">
        <w:r>
          <w:rPr>
            <w:webHidden/>
          </w:rPr>
          <w:fldChar w:fldCharType="separate"/>
        </w:r>
      </w:ins>
      <w:ins w:id="923" w:author="Visone Rossana (GSE)" w:date="2025-10-27T13:02:00Z" w16du:dateUtc="2025-10-27T12:02:00Z">
        <w:r w:rsidR="00A6225C">
          <w:rPr>
            <w:webHidden/>
          </w:rPr>
          <w:t>121</w:t>
        </w:r>
      </w:ins>
      <w:ins w:id="924" w:author="Visone Rossana (GSE)" w:date="2025-10-27T12:57:00Z" w16du:dateUtc="2025-10-27T11:57:00Z">
        <w:r>
          <w:rPr>
            <w:webHidden/>
          </w:rPr>
          <w:fldChar w:fldCharType="end"/>
        </w:r>
        <w:r w:rsidRPr="00A8170F">
          <w:rPr>
            <w:rStyle w:val="Collegamentoipertestuale"/>
          </w:rPr>
          <w:fldChar w:fldCharType="end"/>
        </w:r>
      </w:ins>
    </w:p>
    <w:p w14:paraId="3F7C5F7D" w14:textId="03314F65" w:rsidR="00C952FD" w:rsidRDefault="00C952FD">
      <w:pPr>
        <w:pStyle w:val="Sommario3"/>
        <w:tabs>
          <w:tab w:val="left" w:pos="1320"/>
        </w:tabs>
        <w:rPr>
          <w:ins w:id="925" w:author="Visone Rossana (GSE)" w:date="2025-10-27T12:57:00Z" w16du:dateUtc="2025-10-27T11:57:00Z"/>
          <w:rFonts w:eastAsiaTheme="minorEastAsia" w:cstheme="minorBidi"/>
          <w:bCs w:val="0"/>
          <w:i w:val="0"/>
          <w:iCs w:val="0"/>
          <w:kern w:val="2"/>
          <w:sz w:val="24"/>
          <w:lang w:eastAsia="it-IT"/>
          <w14:ligatures w14:val="standardContextual"/>
        </w:rPr>
      </w:pPr>
      <w:ins w:id="9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9.12.5.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_Toc212462722 \h </w:instrText>
        </w:r>
      </w:ins>
      <w:r>
        <w:rPr>
          <w:webHidden/>
        </w:rPr>
      </w:r>
      <w:ins w:id="927" w:author="Visone Rossana (GSE)" w:date="2025-10-27T12:57:00Z" w16du:dateUtc="2025-10-27T11:57:00Z">
        <w:r>
          <w:rPr>
            <w:webHidden/>
          </w:rPr>
          <w:fldChar w:fldCharType="separate"/>
        </w:r>
      </w:ins>
      <w:ins w:id="928" w:author="Visone Rossana (GSE)" w:date="2025-10-27T13:02:00Z" w16du:dateUtc="2025-10-27T12:02:00Z">
        <w:r w:rsidR="00A6225C">
          <w:rPr>
            <w:webHidden/>
          </w:rPr>
          <w:t>123</w:t>
        </w:r>
      </w:ins>
      <w:ins w:id="929" w:author="Visone Rossana (GSE)" w:date="2025-10-27T12:57:00Z" w16du:dateUtc="2025-10-27T11:57:00Z">
        <w:r>
          <w:rPr>
            <w:webHidden/>
          </w:rPr>
          <w:fldChar w:fldCharType="end"/>
        </w:r>
        <w:r w:rsidRPr="00A8170F">
          <w:rPr>
            <w:rStyle w:val="Collegamentoipertestuale"/>
          </w:rPr>
          <w:fldChar w:fldCharType="end"/>
        </w:r>
      </w:ins>
    </w:p>
    <w:p w14:paraId="21680BE3" w14:textId="72316EF2" w:rsidR="00C952FD" w:rsidRDefault="00C952FD">
      <w:pPr>
        <w:pStyle w:val="Sommario2"/>
        <w:tabs>
          <w:tab w:val="left" w:pos="993"/>
        </w:tabs>
        <w:rPr>
          <w:ins w:id="930" w:author="Visone Rossana (GSE)" w:date="2025-10-27T12:57:00Z" w16du:dateUtc="2025-10-27T11:57:00Z"/>
          <w:rFonts w:cstheme="minorBidi"/>
          <w:b w:val="0"/>
          <w:smallCaps w:val="0"/>
          <w:kern w:val="2"/>
          <w:sz w:val="24"/>
          <w:lang w:eastAsia="it-IT"/>
          <w14:ligatures w14:val="standardContextual"/>
        </w:rPr>
      </w:pPr>
      <w:ins w:id="9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9.13.</w:t>
        </w:r>
        <w:r>
          <w:rPr>
            <w:rFonts w:cstheme="minorBidi"/>
            <w:b w:val="0"/>
            <w:smallCaps w:val="0"/>
            <w:kern w:val="2"/>
            <w:sz w:val="24"/>
            <w:lang w:eastAsia="it-IT"/>
            <w14:ligatures w14:val="standardContextual"/>
          </w:rPr>
          <w:tab/>
        </w:r>
        <w:r w:rsidRPr="00A8170F">
          <w:rPr>
            <w:rStyle w:val="Collegamentoipertestuale"/>
          </w:rPr>
          <w:t>Sostituzione di scaldacqua elettrici e a gas con scaldacqua a pompa di calore (intervento III.E - art. 8, comma 1, lettera e)</w:t>
        </w:r>
        <w:r>
          <w:rPr>
            <w:webHidden/>
          </w:rPr>
          <w:tab/>
        </w:r>
        <w:r>
          <w:rPr>
            <w:webHidden/>
          </w:rPr>
          <w:fldChar w:fldCharType="begin"/>
        </w:r>
        <w:r>
          <w:rPr>
            <w:webHidden/>
          </w:rPr>
          <w:instrText xml:space="preserve"> PAGEREF _Toc212462723 \h </w:instrText>
        </w:r>
      </w:ins>
      <w:r>
        <w:rPr>
          <w:webHidden/>
        </w:rPr>
      </w:r>
      <w:ins w:id="932" w:author="Visone Rossana (GSE)" w:date="2025-10-27T12:57:00Z" w16du:dateUtc="2025-10-27T11:57:00Z">
        <w:r>
          <w:rPr>
            <w:webHidden/>
          </w:rPr>
          <w:fldChar w:fldCharType="separate"/>
        </w:r>
      </w:ins>
      <w:ins w:id="933" w:author="Visone Rossana (GSE)" w:date="2025-10-27T13:02:00Z" w16du:dateUtc="2025-10-27T12:02:00Z">
        <w:r w:rsidR="00A6225C">
          <w:rPr>
            <w:webHidden/>
          </w:rPr>
          <w:t>126</w:t>
        </w:r>
      </w:ins>
      <w:ins w:id="934" w:author="Visone Rossana (GSE)" w:date="2025-10-27T12:57:00Z" w16du:dateUtc="2025-10-27T11:57:00Z">
        <w:r>
          <w:rPr>
            <w:webHidden/>
          </w:rPr>
          <w:fldChar w:fldCharType="end"/>
        </w:r>
        <w:r w:rsidRPr="00A8170F">
          <w:rPr>
            <w:rStyle w:val="Collegamentoipertestuale"/>
          </w:rPr>
          <w:fldChar w:fldCharType="end"/>
        </w:r>
      </w:ins>
    </w:p>
    <w:p w14:paraId="2F9CD643" w14:textId="0265617C" w:rsidR="00C952FD" w:rsidRDefault="00C952FD">
      <w:pPr>
        <w:pStyle w:val="Sommario3"/>
        <w:tabs>
          <w:tab w:val="left" w:pos="1320"/>
        </w:tabs>
        <w:rPr>
          <w:ins w:id="935" w:author="Visone Rossana (GSE)" w:date="2025-10-27T12:57:00Z" w16du:dateUtc="2025-10-27T11:57:00Z"/>
          <w:rFonts w:eastAsiaTheme="minorEastAsia" w:cstheme="minorBidi"/>
          <w:bCs w:val="0"/>
          <w:i w:val="0"/>
          <w:iCs w:val="0"/>
          <w:kern w:val="2"/>
          <w:sz w:val="24"/>
          <w:lang w:eastAsia="it-IT"/>
          <w14:ligatures w14:val="standardContextual"/>
        </w:rPr>
      </w:pPr>
      <w:ins w:id="9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_Toc212462724 \h </w:instrText>
        </w:r>
      </w:ins>
      <w:r>
        <w:rPr>
          <w:webHidden/>
        </w:rPr>
      </w:r>
      <w:ins w:id="937" w:author="Visone Rossana (GSE)" w:date="2025-10-27T12:57:00Z" w16du:dateUtc="2025-10-27T11:57:00Z">
        <w:r>
          <w:rPr>
            <w:webHidden/>
          </w:rPr>
          <w:fldChar w:fldCharType="separate"/>
        </w:r>
      </w:ins>
      <w:ins w:id="938" w:author="Visone Rossana (GSE)" w:date="2025-10-27T13:02:00Z" w16du:dateUtc="2025-10-27T12:02:00Z">
        <w:r w:rsidR="00A6225C">
          <w:rPr>
            <w:webHidden/>
          </w:rPr>
          <w:t>126</w:t>
        </w:r>
      </w:ins>
      <w:ins w:id="939" w:author="Visone Rossana (GSE)" w:date="2025-10-27T12:57:00Z" w16du:dateUtc="2025-10-27T11:57:00Z">
        <w:r>
          <w:rPr>
            <w:webHidden/>
          </w:rPr>
          <w:fldChar w:fldCharType="end"/>
        </w:r>
        <w:r w:rsidRPr="00A8170F">
          <w:rPr>
            <w:rStyle w:val="Collegamentoipertestuale"/>
          </w:rPr>
          <w:fldChar w:fldCharType="end"/>
        </w:r>
      </w:ins>
    </w:p>
    <w:p w14:paraId="2ED4972A" w14:textId="3175CD99" w:rsidR="00C952FD" w:rsidRDefault="00C952FD">
      <w:pPr>
        <w:pStyle w:val="Sommario3"/>
        <w:tabs>
          <w:tab w:val="left" w:pos="1320"/>
        </w:tabs>
        <w:rPr>
          <w:ins w:id="940" w:author="Visone Rossana (GSE)" w:date="2025-10-27T12:57:00Z" w16du:dateUtc="2025-10-27T11:57:00Z"/>
          <w:rFonts w:eastAsiaTheme="minorEastAsia" w:cstheme="minorBidi"/>
          <w:bCs w:val="0"/>
          <w:i w:val="0"/>
          <w:iCs w:val="0"/>
          <w:kern w:val="2"/>
          <w:sz w:val="24"/>
          <w:lang w:eastAsia="it-IT"/>
          <w14:ligatures w14:val="standardContextual"/>
        </w:rPr>
      </w:pPr>
      <w:ins w:id="9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_Toc212462725 \h </w:instrText>
        </w:r>
      </w:ins>
      <w:r>
        <w:rPr>
          <w:webHidden/>
        </w:rPr>
      </w:r>
      <w:ins w:id="942" w:author="Visone Rossana (GSE)" w:date="2025-10-27T12:57:00Z" w16du:dateUtc="2025-10-27T11:57:00Z">
        <w:r>
          <w:rPr>
            <w:webHidden/>
          </w:rPr>
          <w:fldChar w:fldCharType="separate"/>
        </w:r>
      </w:ins>
      <w:ins w:id="943" w:author="Visone Rossana (GSE)" w:date="2025-10-27T13:02:00Z" w16du:dateUtc="2025-10-27T12:02:00Z">
        <w:r w:rsidR="00A6225C">
          <w:rPr>
            <w:webHidden/>
          </w:rPr>
          <w:t>126</w:t>
        </w:r>
      </w:ins>
      <w:ins w:id="944" w:author="Visone Rossana (GSE)" w:date="2025-10-27T12:57:00Z" w16du:dateUtc="2025-10-27T11:57:00Z">
        <w:r>
          <w:rPr>
            <w:webHidden/>
          </w:rPr>
          <w:fldChar w:fldCharType="end"/>
        </w:r>
        <w:r w:rsidRPr="00A8170F">
          <w:rPr>
            <w:rStyle w:val="Collegamentoipertestuale"/>
          </w:rPr>
          <w:fldChar w:fldCharType="end"/>
        </w:r>
      </w:ins>
    </w:p>
    <w:p w14:paraId="2CB80365" w14:textId="07DBC0AB" w:rsidR="00C952FD" w:rsidRDefault="00C952FD">
      <w:pPr>
        <w:pStyle w:val="Sommario3"/>
        <w:tabs>
          <w:tab w:val="left" w:pos="1320"/>
        </w:tabs>
        <w:rPr>
          <w:ins w:id="945" w:author="Visone Rossana (GSE)" w:date="2025-10-27T12:57:00Z" w16du:dateUtc="2025-10-27T11:57:00Z"/>
          <w:rFonts w:eastAsiaTheme="minorEastAsia" w:cstheme="minorBidi"/>
          <w:bCs w:val="0"/>
          <w:i w:val="0"/>
          <w:iCs w:val="0"/>
          <w:kern w:val="2"/>
          <w:sz w:val="24"/>
          <w:lang w:eastAsia="it-IT"/>
          <w14:ligatures w14:val="standardContextual"/>
        </w:rPr>
      </w:pPr>
      <w:ins w:id="9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_Toc212462726 \h </w:instrText>
        </w:r>
      </w:ins>
      <w:r>
        <w:rPr>
          <w:webHidden/>
        </w:rPr>
      </w:r>
      <w:ins w:id="947" w:author="Visone Rossana (GSE)" w:date="2025-10-27T12:57:00Z" w16du:dateUtc="2025-10-27T11:57:00Z">
        <w:r>
          <w:rPr>
            <w:webHidden/>
          </w:rPr>
          <w:fldChar w:fldCharType="separate"/>
        </w:r>
      </w:ins>
      <w:ins w:id="948" w:author="Visone Rossana (GSE)" w:date="2025-10-27T13:02:00Z" w16du:dateUtc="2025-10-27T12:02:00Z">
        <w:r w:rsidR="00A6225C">
          <w:rPr>
            <w:webHidden/>
          </w:rPr>
          <w:t>126</w:t>
        </w:r>
      </w:ins>
      <w:ins w:id="949" w:author="Visone Rossana (GSE)" w:date="2025-10-27T12:57:00Z" w16du:dateUtc="2025-10-27T11:57:00Z">
        <w:r>
          <w:rPr>
            <w:webHidden/>
          </w:rPr>
          <w:fldChar w:fldCharType="end"/>
        </w:r>
        <w:r w:rsidRPr="00A8170F">
          <w:rPr>
            <w:rStyle w:val="Collegamentoipertestuale"/>
          </w:rPr>
          <w:fldChar w:fldCharType="end"/>
        </w:r>
      </w:ins>
    </w:p>
    <w:p w14:paraId="2A670B11" w14:textId="508D779C" w:rsidR="00C952FD" w:rsidRDefault="00C952FD">
      <w:pPr>
        <w:pStyle w:val="Sommario3"/>
        <w:tabs>
          <w:tab w:val="left" w:pos="1320"/>
        </w:tabs>
        <w:rPr>
          <w:ins w:id="950" w:author="Visone Rossana (GSE)" w:date="2025-10-27T12:57:00Z" w16du:dateUtc="2025-10-27T11:57:00Z"/>
          <w:rFonts w:eastAsiaTheme="minorEastAsia" w:cstheme="minorBidi"/>
          <w:bCs w:val="0"/>
          <w:i w:val="0"/>
          <w:iCs w:val="0"/>
          <w:kern w:val="2"/>
          <w:sz w:val="24"/>
          <w:lang w:eastAsia="it-IT"/>
          <w14:ligatures w14:val="standardContextual"/>
        </w:rPr>
      </w:pPr>
      <w:ins w:id="9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del Decreto)</w:t>
        </w:r>
        <w:r>
          <w:rPr>
            <w:webHidden/>
          </w:rPr>
          <w:tab/>
        </w:r>
        <w:r>
          <w:rPr>
            <w:webHidden/>
          </w:rPr>
          <w:fldChar w:fldCharType="begin"/>
        </w:r>
        <w:r>
          <w:rPr>
            <w:webHidden/>
          </w:rPr>
          <w:instrText xml:space="preserve"> PAGEREF _Toc212462727 \h </w:instrText>
        </w:r>
      </w:ins>
      <w:r>
        <w:rPr>
          <w:webHidden/>
        </w:rPr>
      </w:r>
      <w:ins w:id="952" w:author="Visone Rossana (GSE)" w:date="2025-10-27T12:57:00Z" w16du:dateUtc="2025-10-27T11:57:00Z">
        <w:r>
          <w:rPr>
            <w:webHidden/>
          </w:rPr>
          <w:fldChar w:fldCharType="separate"/>
        </w:r>
      </w:ins>
      <w:ins w:id="953" w:author="Visone Rossana (GSE)" w:date="2025-10-27T13:02:00Z" w16du:dateUtc="2025-10-27T12:02:00Z">
        <w:r w:rsidR="00A6225C">
          <w:rPr>
            <w:webHidden/>
          </w:rPr>
          <w:t>126</w:t>
        </w:r>
      </w:ins>
      <w:ins w:id="954" w:author="Visone Rossana (GSE)" w:date="2025-10-27T12:57:00Z" w16du:dateUtc="2025-10-27T11:57:00Z">
        <w:r>
          <w:rPr>
            <w:webHidden/>
          </w:rPr>
          <w:fldChar w:fldCharType="end"/>
        </w:r>
        <w:r w:rsidRPr="00A8170F">
          <w:rPr>
            <w:rStyle w:val="Collegamentoipertestuale"/>
          </w:rPr>
          <w:fldChar w:fldCharType="end"/>
        </w:r>
      </w:ins>
    </w:p>
    <w:p w14:paraId="4E2048B1" w14:textId="545DDB7F" w:rsidR="00C952FD" w:rsidRDefault="00C952FD">
      <w:pPr>
        <w:pStyle w:val="Sommario3"/>
        <w:tabs>
          <w:tab w:val="left" w:pos="1320"/>
        </w:tabs>
        <w:rPr>
          <w:ins w:id="955" w:author="Visone Rossana (GSE)" w:date="2025-10-27T12:57:00Z" w16du:dateUtc="2025-10-27T11:57:00Z"/>
          <w:rFonts w:eastAsiaTheme="minorEastAsia" w:cstheme="minorBidi"/>
          <w:bCs w:val="0"/>
          <w:i w:val="0"/>
          <w:iCs w:val="0"/>
          <w:kern w:val="2"/>
          <w:sz w:val="24"/>
          <w:lang w:eastAsia="it-IT"/>
          <w14:ligatures w14:val="standardContextual"/>
        </w:rPr>
      </w:pPr>
      <w:ins w:id="9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9.13.5.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_Toc212462728 \h </w:instrText>
        </w:r>
      </w:ins>
      <w:r>
        <w:rPr>
          <w:webHidden/>
        </w:rPr>
      </w:r>
      <w:ins w:id="957" w:author="Visone Rossana (GSE)" w:date="2025-10-27T12:57:00Z" w16du:dateUtc="2025-10-27T11:57:00Z">
        <w:r>
          <w:rPr>
            <w:webHidden/>
          </w:rPr>
          <w:fldChar w:fldCharType="separate"/>
        </w:r>
      </w:ins>
      <w:ins w:id="958" w:author="Visone Rossana (GSE)" w:date="2025-10-27T13:02:00Z" w16du:dateUtc="2025-10-27T12:02:00Z">
        <w:r w:rsidR="00A6225C">
          <w:rPr>
            <w:webHidden/>
          </w:rPr>
          <w:t>127</w:t>
        </w:r>
      </w:ins>
      <w:ins w:id="959" w:author="Visone Rossana (GSE)" w:date="2025-10-27T12:57:00Z" w16du:dateUtc="2025-10-27T11:57:00Z">
        <w:r>
          <w:rPr>
            <w:webHidden/>
          </w:rPr>
          <w:fldChar w:fldCharType="end"/>
        </w:r>
        <w:r w:rsidRPr="00A8170F">
          <w:rPr>
            <w:rStyle w:val="Collegamentoipertestuale"/>
          </w:rPr>
          <w:fldChar w:fldCharType="end"/>
        </w:r>
      </w:ins>
    </w:p>
    <w:p w14:paraId="47918D03" w14:textId="1FA0EC14" w:rsidR="00C952FD" w:rsidRDefault="00C952FD">
      <w:pPr>
        <w:pStyle w:val="Sommario2"/>
        <w:tabs>
          <w:tab w:val="left" w:pos="993"/>
        </w:tabs>
        <w:rPr>
          <w:ins w:id="960" w:author="Visone Rossana (GSE)" w:date="2025-10-27T12:57:00Z" w16du:dateUtc="2025-10-27T11:57:00Z"/>
          <w:rFonts w:cstheme="minorBidi"/>
          <w:b w:val="0"/>
          <w:smallCaps w:val="0"/>
          <w:kern w:val="2"/>
          <w:sz w:val="24"/>
          <w:lang w:eastAsia="it-IT"/>
          <w14:ligatures w14:val="standardContextual"/>
        </w:rPr>
      </w:pPr>
      <w:ins w:id="9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"_Toc212462729"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highlight w:val="cyan"/>
          </w:rPr>
          <w:t>9.14.</w:t>
        </w:r>
        <w:r>
          <w:rPr>
            <w:rFonts w:cstheme="minorBidi"/>
            <w:b w:val="0"/>
            <w:smallCaps w:val="0"/>
            <w:kern w:val="2"/>
            <w:sz w:val="24"/>
            <w:lang w:eastAsia="it-IT"/>
            <w14:ligatures w14:val="standardContextual"/>
          </w:rPr>
          <w:tab/>
        </w:r>
        <w:r w:rsidRPr="00A8170F">
          <w:rPr>
            <w:rStyle w:val="Collegamentoipertestuale"/>
          </w:rPr>
          <w:t>Interventi di sostituzione di impianti di climatizzazione invernale con l’allaccio a sistemi di teleriscaldamento efficienti (intervento III.F - art. 8, comma 1, lettera f)</w:t>
        </w:r>
        <w:r>
          <w:rPr>
            <w:webHidden/>
          </w:rPr>
          <w:tab/>
        </w:r>
        <w:r>
          <w:rPr>
            <w:webHidden/>
          </w:rPr>
          <w:fldChar w:fldCharType="begin"/>
        </w:r>
        <w:r>
          <w:rPr>
            <w:webHidden/>
          </w:rPr>
          <w:instrText xml:space="preserve"> PAGEREF _Toc212462729 \h </w:instrText>
        </w:r>
      </w:ins>
      <w:r>
        <w:rPr>
          <w:webHidden/>
        </w:rPr>
      </w:r>
      <w:ins w:id="962" w:author="Visone Rossana (GSE)" w:date="2025-10-27T12:57:00Z" w16du:dateUtc="2025-10-27T11:57:00Z">
        <w:r>
          <w:rPr>
            <w:webHidden/>
          </w:rPr>
          <w:fldChar w:fldCharType="separate"/>
        </w:r>
      </w:ins>
      <w:ins w:id="963" w:author="Visone Rossana (GSE)" w:date="2025-10-27T13:02:00Z" w16du:dateUtc="2025-10-27T12:02:00Z">
        <w:r w:rsidR="00A6225C">
          <w:rPr>
            <w:webHidden/>
          </w:rPr>
          <w:t>128</w:t>
        </w:r>
      </w:ins>
      <w:ins w:id="964" w:author="Visone Rossana (GSE)" w:date="2025-10-27T12:57:00Z" w16du:dateUtc="2025-10-27T11:57:00Z">
        <w:r>
          <w:rPr>
            <w:webHidden/>
          </w:rPr>
          <w:fldChar w:fldCharType="end"/>
        </w:r>
        <w:r w:rsidRPr="00A8170F">
          <w:rPr>
            <w:rStyle w:val="Collegamentoipertestuale"/>
          </w:rPr>
          <w:fldChar w:fldCharType="end"/>
        </w:r>
      </w:ins>
    </w:p>
    <w:p w14:paraId="35DB7658" w14:textId="7FC0D3F2" w:rsidR="00C952FD" w:rsidRDefault="00C952FD">
      <w:pPr>
        <w:pStyle w:val="Sommario3"/>
        <w:tabs>
          <w:tab w:val="left" w:pos="1320"/>
        </w:tabs>
        <w:rPr>
          <w:ins w:id="965" w:author="Visone Rossana (GSE)" w:date="2025-10-27T12:57:00Z" w16du:dateUtc="2025-10-27T11:57:00Z"/>
          <w:rFonts w:eastAsiaTheme="minorEastAsia" w:cstheme="minorBidi"/>
          <w:bCs w:val="0"/>
          <w:i w:val="0"/>
          <w:iCs w:val="0"/>
          <w:kern w:val="2"/>
          <w:sz w:val="24"/>
          <w:lang w:eastAsia="it-IT"/>
          <w14:ligatures w14:val="standardContextual"/>
        </w:rPr>
      </w:pPr>
      <w:ins w:id="9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"_Toc212462730"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_Toc212462730 \h </w:instrText>
        </w:r>
      </w:ins>
      <w:r>
        <w:rPr>
          <w:webHidden/>
        </w:rPr>
      </w:r>
      <w:ins w:id="967" w:author="Visone Rossana (GSE)" w:date="2025-10-27T12:57:00Z" w16du:dateUtc="2025-10-27T11:57:00Z">
        <w:r>
          <w:rPr>
            <w:webHidden/>
          </w:rPr>
          <w:fldChar w:fldCharType="separate"/>
        </w:r>
      </w:ins>
      <w:ins w:id="968" w:author="Visone Rossana (GSE)" w:date="2025-10-27T13:02:00Z" w16du:dateUtc="2025-10-27T12:02:00Z">
        <w:r w:rsidR="00A6225C">
          <w:rPr>
            <w:webHidden/>
          </w:rPr>
          <w:t>128</w:t>
        </w:r>
      </w:ins>
      <w:ins w:id="969" w:author="Visone Rossana (GSE)" w:date="2025-10-27T12:57:00Z" w16du:dateUtc="2025-10-27T11:57:00Z">
        <w:r>
          <w:rPr>
            <w:webHidden/>
          </w:rPr>
          <w:fldChar w:fldCharType="end"/>
        </w:r>
        <w:r w:rsidRPr="00A8170F">
          <w:rPr>
            <w:rStyle w:val="Collegamentoipertestuale"/>
          </w:rPr>
          <w:fldChar w:fldCharType="end"/>
        </w:r>
      </w:ins>
    </w:p>
    <w:p w14:paraId="3F57E808" w14:textId="62333B8B" w:rsidR="00C952FD" w:rsidRDefault="00C952FD">
      <w:pPr>
        <w:pStyle w:val="Sommario3"/>
        <w:tabs>
          <w:tab w:val="left" w:pos="1320"/>
        </w:tabs>
        <w:rPr>
          <w:ins w:id="970" w:author="Visone Rossana (GSE)" w:date="2025-10-27T12:57:00Z" w16du:dateUtc="2025-10-27T11:57:00Z"/>
          <w:rFonts w:eastAsiaTheme="minorEastAsia" w:cstheme="minorBidi"/>
          <w:bCs w:val="0"/>
          <w:i w:val="0"/>
          <w:iCs w:val="0"/>
          <w:kern w:val="2"/>
          <w:sz w:val="24"/>
          <w:lang w:eastAsia="it-IT"/>
          <w14:ligatures w14:val="standardContextual"/>
        </w:rPr>
      </w:pPr>
      <w:ins w:id="9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"_Toc212462731"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_Toc212462731 \h </w:instrText>
        </w:r>
      </w:ins>
      <w:r>
        <w:rPr>
          <w:webHidden/>
        </w:rPr>
      </w:r>
      <w:ins w:id="972" w:author="Visone Rossana (GSE)" w:date="2025-10-27T12:57:00Z" w16du:dateUtc="2025-10-27T11:57:00Z">
        <w:r>
          <w:rPr>
            <w:webHidden/>
          </w:rPr>
          <w:fldChar w:fldCharType="separate"/>
        </w:r>
      </w:ins>
      <w:ins w:id="973" w:author="Visone Rossana (GSE)" w:date="2025-10-27T13:02:00Z" w16du:dateUtc="2025-10-27T12:02:00Z">
        <w:r w:rsidR="00A6225C">
          <w:rPr>
            <w:webHidden/>
          </w:rPr>
          <w:t>129</w:t>
        </w:r>
      </w:ins>
      <w:ins w:id="974" w:author="Visone Rossana (GSE)" w:date="2025-10-27T12:57:00Z" w16du:dateUtc="2025-10-27T11:57:00Z">
        <w:r>
          <w:rPr>
            <w:webHidden/>
          </w:rPr>
          <w:fldChar w:fldCharType="end"/>
        </w:r>
        <w:r w:rsidRPr="00A8170F">
          <w:rPr>
            <w:rStyle w:val="Collegamentoipertestuale"/>
          </w:rPr>
          <w:fldChar w:fldCharType="end"/>
        </w:r>
      </w:ins>
    </w:p>
    <w:p w14:paraId="2A6D617C" w14:textId="683FDA6C" w:rsidR="00C952FD" w:rsidRDefault="00C952FD">
      <w:pPr>
        <w:pStyle w:val="Sommario3"/>
        <w:tabs>
          <w:tab w:val="left" w:pos="1320"/>
        </w:tabs>
        <w:rPr>
          <w:ins w:id="975" w:author="Visone Rossana (GSE)" w:date="2025-10-27T12:57:00Z" w16du:dateUtc="2025-10-27T11:57:00Z"/>
          <w:rFonts w:eastAsiaTheme="minorEastAsia" w:cstheme="minorBidi"/>
          <w:bCs w:val="0"/>
          <w:i w:val="0"/>
          <w:iCs w:val="0"/>
          <w:kern w:val="2"/>
          <w:sz w:val="24"/>
          <w:lang w:eastAsia="it-IT"/>
          <w14:ligatures w14:val="standardContextual"/>
        </w:rPr>
      </w:pPr>
      <w:ins w:id="9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"_Toc212462733"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_Toc212462733 \h </w:instrText>
        </w:r>
      </w:ins>
      <w:r>
        <w:rPr>
          <w:webHidden/>
        </w:rPr>
      </w:r>
      <w:ins w:id="977" w:author="Visone Rossana (GSE)" w:date="2025-10-27T12:57:00Z" w16du:dateUtc="2025-10-27T11:57:00Z">
        <w:r>
          <w:rPr>
            <w:webHidden/>
          </w:rPr>
          <w:fldChar w:fldCharType="separate"/>
        </w:r>
      </w:ins>
      <w:ins w:id="978" w:author="Visone Rossana (GSE)" w:date="2025-10-27T13:02:00Z" w16du:dateUtc="2025-10-27T12:02:00Z">
        <w:r w:rsidR="00A6225C">
          <w:rPr>
            <w:webHidden/>
          </w:rPr>
          <w:t>129</w:t>
        </w:r>
      </w:ins>
      <w:ins w:id="979" w:author="Visone Rossana (GSE)" w:date="2025-10-27T12:57:00Z" w16du:dateUtc="2025-10-27T11:57:00Z">
        <w:r>
          <w:rPr>
            <w:webHidden/>
          </w:rPr>
          <w:fldChar w:fldCharType="end"/>
        </w:r>
        <w:r w:rsidRPr="00A8170F">
          <w:rPr>
            <w:rStyle w:val="Collegamentoipertestuale"/>
          </w:rPr>
          <w:fldChar w:fldCharType="end"/>
        </w:r>
      </w:ins>
    </w:p>
    <w:p w14:paraId="41419F13" w14:textId="688773C1" w:rsidR="00C952FD" w:rsidRDefault="00C952FD">
      <w:pPr>
        <w:pStyle w:val="Sommario3"/>
        <w:tabs>
          <w:tab w:val="left" w:pos="1320"/>
        </w:tabs>
        <w:rPr>
          <w:ins w:id="980" w:author="Visone Rossana (GSE)" w:date="2025-10-27T12:57:00Z" w16du:dateUtc="2025-10-27T11:57:00Z"/>
          <w:rFonts w:eastAsiaTheme="minorEastAsia" w:cstheme="minorBidi"/>
          <w:bCs w:val="0"/>
          <w:i w:val="0"/>
          <w:iCs w:val="0"/>
          <w:kern w:val="2"/>
          <w:sz w:val="24"/>
          <w:lang w:eastAsia="it-IT"/>
          <w14:ligatures w14:val="standardContextual"/>
        </w:rPr>
      </w:pPr>
      <w:ins w:id="9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"_Toc212462735"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del Decreto)</w:t>
        </w:r>
        <w:r>
          <w:rPr>
            <w:webHidden/>
          </w:rPr>
          <w:tab/>
        </w:r>
        <w:r>
          <w:rPr>
            <w:webHidden/>
          </w:rPr>
          <w:fldChar w:fldCharType="begin"/>
        </w:r>
        <w:r>
          <w:rPr>
            <w:webHidden/>
          </w:rPr>
          <w:instrText xml:space="preserve"> PAGEREF _Toc212462735 \h </w:instrText>
        </w:r>
      </w:ins>
      <w:r>
        <w:rPr>
          <w:webHidden/>
        </w:rPr>
      </w:r>
      <w:ins w:id="982" w:author="Visone Rossana (GSE)" w:date="2025-10-27T12:57:00Z" w16du:dateUtc="2025-10-27T11:57:00Z">
        <w:r>
          <w:rPr>
            <w:webHidden/>
          </w:rPr>
          <w:fldChar w:fldCharType="separate"/>
        </w:r>
      </w:ins>
      <w:ins w:id="983" w:author="Visone Rossana (GSE)" w:date="2025-10-27T13:02:00Z" w16du:dateUtc="2025-10-27T12:02:00Z">
        <w:r w:rsidR="00A6225C">
          <w:rPr>
            <w:webHidden/>
          </w:rPr>
          <w:t>129</w:t>
        </w:r>
      </w:ins>
      <w:ins w:id="984" w:author="Visone Rossana (GSE)" w:date="2025-10-27T12:57:00Z" w16du:dateUtc="2025-10-27T11:57:00Z">
        <w:r>
          <w:rPr>
            <w:webHidden/>
          </w:rPr>
          <w:fldChar w:fldCharType="end"/>
        </w:r>
        <w:r w:rsidRPr="00A8170F">
          <w:rPr>
            <w:rStyle w:val="Collegamentoipertestuale"/>
          </w:rPr>
          <w:fldChar w:fldCharType="end"/>
        </w:r>
      </w:ins>
    </w:p>
    <w:p w14:paraId="0D806B41" w14:textId="0CC233F8" w:rsidR="00C952FD" w:rsidRDefault="00C952FD">
      <w:pPr>
        <w:pStyle w:val="Sommario3"/>
        <w:tabs>
          <w:tab w:val="left" w:pos="1320"/>
        </w:tabs>
        <w:rPr>
          <w:ins w:id="985" w:author="Visone Rossana (GSE)" w:date="2025-10-27T12:57:00Z" w16du:dateUtc="2025-10-27T11:57:00Z"/>
          <w:rFonts w:eastAsiaTheme="minorEastAsia" w:cstheme="minorBidi"/>
          <w:bCs w:val="0"/>
          <w:i w:val="0"/>
          <w:iCs w:val="0"/>
          <w:kern w:val="2"/>
          <w:sz w:val="24"/>
          <w:lang w:eastAsia="it-IT"/>
          <w14:ligatures w14:val="standardContextual"/>
        </w:rPr>
      </w:pPr>
      <w:ins w:id="9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"_Toc212462738"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9.14.5.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_Toc212462738 \h </w:instrText>
        </w:r>
      </w:ins>
      <w:r>
        <w:rPr>
          <w:webHidden/>
        </w:rPr>
      </w:r>
      <w:ins w:id="987" w:author="Visone Rossana (GSE)" w:date="2025-10-27T12:57:00Z" w16du:dateUtc="2025-10-27T11:57:00Z">
        <w:r>
          <w:rPr>
            <w:webHidden/>
          </w:rPr>
          <w:fldChar w:fldCharType="separate"/>
        </w:r>
      </w:ins>
      <w:ins w:id="988" w:author="Visone Rossana (GSE)" w:date="2025-10-27T13:02:00Z" w16du:dateUtc="2025-10-27T12:02:00Z">
        <w:r w:rsidR="00A6225C">
          <w:rPr>
            <w:webHidden/>
          </w:rPr>
          <w:t>130</w:t>
        </w:r>
      </w:ins>
      <w:ins w:id="989" w:author="Visone Rossana (GSE)" w:date="2025-10-27T12:57:00Z" w16du:dateUtc="2025-10-27T11:57:00Z">
        <w:r>
          <w:rPr>
            <w:webHidden/>
          </w:rPr>
          <w:fldChar w:fldCharType="end"/>
        </w:r>
        <w:r w:rsidRPr="00A8170F">
          <w:rPr>
            <w:rStyle w:val="Collegamentoipertestuale"/>
          </w:rPr>
          <w:fldChar w:fldCharType="end"/>
        </w:r>
      </w:ins>
    </w:p>
    <w:p w14:paraId="129F5DCE" w14:textId="5673AC96" w:rsidR="00C952FD" w:rsidRDefault="00C952FD">
      <w:pPr>
        <w:pStyle w:val="Sommario2"/>
        <w:tabs>
          <w:tab w:val="left" w:pos="993"/>
        </w:tabs>
        <w:rPr>
          <w:ins w:id="990" w:author="Visone Rossana (GSE)" w:date="2025-10-27T12:57:00Z" w16du:dateUtc="2025-10-27T11:57:00Z"/>
          <w:rFonts w:cstheme="minorBidi"/>
          <w:b w:val="0"/>
          <w:smallCaps w:val="0"/>
          <w:kern w:val="2"/>
          <w:sz w:val="24"/>
          <w:lang w:eastAsia="it-IT"/>
          <w14:ligatures w14:val="standardContextual"/>
        </w:rPr>
      </w:pPr>
      <w:ins w:id="9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"_Toc212462742"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w:t>
        </w:r>
        <w:r>
          <w:rPr>
            <w:rFonts w:cstheme="minorBidi"/>
            <w:b w:val="0"/>
            <w:smallCaps w:val="0"/>
            <w:kern w:val="2"/>
            <w:sz w:val="24"/>
            <w:lang w:eastAsia="it-IT"/>
            <w14:ligatures w14:val="standardContextual"/>
          </w:rPr>
          <w:tab/>
        </w:r>
        <w:r w:rsidRPr="00A8170F">
          <w:rPr>
            <w:rStyle w:val="Collegamentoipertestuale"/>
          </w:rPr>
          <w:t>Sostituzione  di impianti di climatizzazione invernale esistenti con impianti di climatizzazione invernale utilizzanti unità di microcogenerazione alimentati da fonti rinnovabili (intervento III.G- art.8, comma 1, lettera g)</w:t>
        </w:r>
        <w:r>
          <w:rPr>
            <w:webHidden/>
          </w:rPr>
          <w:tab/>
        </w:r>
        <w:r>
          <w:rPr>
            <w:webHidden/>
          </w:rPr>
          <w:fldChar w:fldCharType="begin"/>
        </w:r>
        <w:r>
          <w:rPr>
            <w:webHidden/>
          </w:rPr>
          <w:instrText xml:space="preserve"> PAGEREF _Toc212462742 \h </w:instrText>
        </w:r>
      </w:ins>
      <w:r>
        <w:rPr>
          <w:webHidden/>
        </w:rPr>
      </w:r>
      <w:ins w:id="992" w:author="Visone Rossana (GSE)" w:date="2025-10-27T12:57:00Z" w16du:dateUtc="2025-10-27T11:57:00Z">
        <w:r>
          <w:rPr>
            <w:webHidden/>
          </w:rPr>
          <w:fldChar w:fldCharType="separate"/>
        </w:r>
      </w:ins>
      <w:ins w:id="993" w:author="Visone Rossana (GSE)" w:date="2025-10-27T13:02:00Z" w16du:dateUtc="2025-10-27T12:02:00Z">
        <w:r w:rsidR="00A6225C">
          <w:rPr>
            <w:webHidden/>
          </w:rPr>
          <w:t>132</w:t>
        </w:r>
      </w:ins>
      <w:ins w:id="994" w:author="Visone Rossana (GSE)" w:date="2025-10-27T12:57:00Z" w16du:dateUtc="2025-10-27T11:57:00Z">
        <w:r>
          <w:rPr>
            <w:webHidden/>
          </w:rPr>
          <w:fldChar w:fldCharType="end"/>
        </w:r>
        <w:r w:rsidRPr="00A8170F">
          <w:rPr>
            <w:rStyle w:val="Collegamentoipertestuale"/>
          </w:rPr>
          <w:fldChar w:fldCharType="end"/>
        </w:r>
      </w:ins>
    </w:p>
    <w:p w14:paraId="06DE5C5D" w14:textId="51DE8B69" w:rsidR="00C952FD" w:rsidRDefault="00C952FD">
      <w:pPr>
        <w:pStyle w:val="Sommario3"/>
        <w:tabs>
          <w:tab w:val="left" w:pos="1320"/>
        </w:tabs>
        <w:rPr>
          <w:ins w:id="995" w:author="Visone Rossana (GSE)" w:date="2025-10-27T12:57:00Z" w16du:dateUtc="2025-10-27T11:57:00Z"/>
          <w:rFonts w:eastAsiaTheme="minorEastAsia" w:cstheme="minorBidi"/>
          <w:bCs w:val="0"/>
          <w:i w:val="0"/>
          <w:iCs w:val="0"/>
          <w:kern w:val="2"/>
          <w:sz w:val="24"/>
          <w:lang w:eastAsia="it-IT"/>
          <w14:ligatures w14:val="standardContextual"/>
        </w:rPr>
      </w:pPr>
      <w:ins w:id="9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"_Toc212462745"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9.15.1.</w:t>
        </w:r>
        <w:r>
          <w:rPr>
            <w:rFonts w:eastAsiaTheme="minorEastAsia" w:cstheme="minorBidi"/>
            <w:bCs w:val="0"/>
            <w:i w:val="0"/>
            <w:iCs w:val="0"/>
            <w:kern w:val="2"/>
            <w:sz w:val="24"/>
            <w:lang w:eastAsia="it-IT"/>
            <w14:ligatures w14:val="standardContextual"/>
          </w:rPr>
          <w:tab/>
        </w:r>
        <w:r w:rsidRPr="00A8170F">
          <w:rPr>
            <w:rStyle w:val="Collegamentoipertestuale"/>
          </w:rPr>
          <w:t>Soggetti che possono richiedere l’incentivo</w:t>
        </w:r>
        <w:r>
          <w:rPr>
            <w:webHidden/>
          </w:rPr>
          <w:tab/>
        </w:r>
        <w:r>
          <w:rPr>
            <w:webHidden/>
          </w:rPr>
          <w:fldChar w:fldCharType="begin"/>
        </w:r>
        <w:r>
          <w:rPr>
            <w:webHidden/>
          </w:rPr>
          <w:instrText xml:space="preserve"> PAGEREF _Toc212462745 \h </w:instrText>
        </w:r>
      </w:ins>
      <w:r>
        <w:rPr>
          <w:webHidden/>
        </w:rPr>
      </w:r>
      <w:ins w:id="997" w:author="Visone Rossana (GSE)" w:date="2025-10-27T12:57:00Z" w16du:dateUtc="2025-10-27T11:57:00Z">
        <w:r>
          <w:rPr>
            <w:webHidden/>
          </w:rPr>
          <w:fldChar w:fldCharType="separate"/>
        </w:r>
      </w:ins>
      <w:ins w:id="998" w:author="Visone Rossana (GSE)" w:date="2025-10-27T13:02:00Z" w16du:dateUtc="2025-10-27T12:02:00Z">
        <w:r w:rsidR="00A6225C">
          <w:rPr>
            <w:webHidden/>
          </w:rPr>
          <w:t>132</w:t>
        </w:r>
      </w:ins>
      <w:ins w:id="999" w:author="Visone Rossana (GSE)" w:date="2025-10-27T12:57:00Z" w16du:dateUtc="2025-10-27T11:57:00Z">
        <w:r>
          <w:rPr>
            <w:webHidden/>
          </w:rPr>
          <w:fldChar w:fldCharType="end"/>
        </w:r>
        <w:r w:rsidRPr="00A8170F">
          <w:rPr>
            <w:rStyle w:val="Collegamentoipertestuale"/>
          </w:rPr>
          <w:fldChar w:fldCharType="end"/>
        </w:r>
      </w:ins>
    </w:p>
    <w:p w14:paraId="1B8A1BED" w14:textId="7C911344" w:rsidR="00C952FD" w:rsidRDefault="00C952FD">
      <w:pPr>
        <w:pStyle w:val="Sommario3"/>
        <w:tabs>
          <w:tab w:val="left" w:pos="1320"/>
        </w:tabs>
        <w:rPr>
          <w:ins w:id="1000" w:author="Visone Rossana (GSE)" w:date="2025-10-27T12:57:00Z" w16du:dateUtc="2025-10-27T11:57:00Z"/>
          <w:rFonts w:eastAsiaTheme="minorEastAsia" w:cstheme="minorBidi"/>
          <w:bCs w:val="0"/>
          <w:i w:val="0"/>
          <w:iCs w:val="0"/>
          <w:kern w:val="2"/>
          <w:sz w:val="24"/>
          <w:lang w:eastAsia="it-IT"/>
          <w14:ligatures w14:val="standardContextual"/>
        </w:rPr>
      </w:pPr>
      <w:ins w:id="1001" w:author="Visone Rossana (GSE)" w:date="2025-10-27T12:57:00Z" w16du:dateUtc="2025-10-27T11:57:00Z">
        <w:r w:rsidRPr="00A8170F">
          <w:rPr>
            <w:rStyle w:val="Collegamentoipertestuale"/>
          </w:rPr>
          <w:lastRenderedPageBreak/>
          <w:fldChar w:fldCharType="begin"/>
        </w:r>
        <w:r w:rsidRPr="00A8170F">
          <w:rPr>
            <w:rStyle w:val="Collegamentoipertestuale"/>
          </w:rPr>
          <w:instrText xml:space="preserve"> </w:instrText>
        </w:r>
        <w:r>
          <w:instrText>HYPERLINK \l "_Toc212462761"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9.15.2.</w:t>
        </w:r>
        <w:r>
          <w:rPr>
            <w:rFonts w:eastAsiaTheme="minorEastAsia" w:cstheme="minorBidi"/>
            <w:bCs w:val="0"/>
            <w:i w:val="0"/>
            <w:iCs w:val="0"/>
            <w:kern w:val="2"/>
            <w:sz w:val="24"/>
            <w:lang w:eastAsia="it-IT"/>
            <w14:ligatures w14:val="standardContextual"/>
          </w:rPr>
          <w:tab/>
        </w:r>
        <w:r w:rsidRPr="00A8170F">
          <w:rPr>
            <w:rStyle w:val="Collegamentoipertestuale"/>
          </w:rPr>
          <w:t>Requisiti tecnici per l’accesso all’incentivo (Allegato I del Decreto)</w:t>
        </w:r>
        <w:r>
          <w:rPr>
            <w:webHidden/>
          </w:rPr>
          <w:tab/>
        </w:r>
        <w:r>
          <w:rPr>
            <w:webHidden/>
          </w:rPr>
          <w:fldChar w:fldCharType="begin"/>
        </w:r>
        <w:r>
          <w:rPr>
            <w:webHidden/>
          </w:rPr>
          <w:instrText xml:space="preserve"> PAGEREF _Toc212462761 \h </w:instrText>
        </w:r>
      </w:ins>
      <w:r>
        <w:rPr>
          <w:webHidden/>
        </w:rPr>
      </w:r>
      <w:ins w:id="1002" w:author="Visone Rossana (GSE)" w:date="2025-10-27T12:57:00Z" w16du:dateUtc="2025-10-27T11:57:00Z">
        <w:r>
          <w:rPr>
            <w:webHidden/>
          </w:rPr>
          <w:fldChar w:fldCharType="separate"/>
        </w:r>
      </w:ins>
      <w:ins w:id="1003" w:author="Visone Rossana (GSE)" w:date="2025-10-27T13:02:00Z" w16du:dateUtc="2025-10-27T12:02:00Z">
        <w:r w:rsidR="00A6225C">
          <w:rPr>
            <w:webHidden/>
          </w:rPr>
          <w:t>132</w:t>
        </w:r>
      </w:ins>
      <w:ins w:id="1004" w:author="Visone Rossana (GSE)" w:date="2025-10-27T12:57:00Z" w16du:dateUtc="2025-10-27T11:57:00Z">
        <w:r>
          <w:rPr>
            <w:webHidden/>
          </w:rPr>
          <w:fldChar w:fldCharType="end"/>
        </w:r>
        <w:r w:rsidRPr="00A8170F">
          <w:rPr>
            <w:rStyle w:val="Collegamentoipertestuale"/>
          </w:rPr>
          <w:fldChar w:fldCharType="end"/>
        </w:r>
      </w:ins>
    </w:p>
    <w:p w14:paraId="1C5E1928" w14:textId="79EFEDEC" w:rsidR="00C952FD" w:rsidRDefault="00C952FD">
      <w:pPr>
        <w:pStyle w:val="Sommario3"/>
        <w:tabs>
          <w:tab w:val="left" w:pos="1320"/>
        </w:tabs>
        <w:rPr>
          <w:ins w:id="1005" w:author="Visone Rossana (GSE)" w:date="2025-10-27T12:57:00Z" w16du:dateUtc="2025-10-27T11:57:00Z"/>
          <w:rFonts w:eastAsiaTheme="minorEastAsia" w:cstheme="minorBidi"/>
          <w:bCs w:val="0"/>
          <w:i w:val="0"/>
          <w:iCs w:val="0"/>
          <w:kern w:val="2"/>
          <w:sz w:val="24"/>
          <w:lang w:eastAsia="it-IT"/>
          <w14:ligatures w14:val="standardContextual"/>
        </w:rPr>
      </w:pPr>
      <w:ins w:id="10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9.15.3.</w:t>
        </w:r>
        <w:r>
          <w:rPr>
            <w:rFonts w:eastAsiaTheme="minorEastAsia" w:cstheme="minorBidi"/>
            <w:bCs w:val="0"/>
            <w:i w:val="0"/>
            <w:iCs w:val="0"/>
            <w:kern w:val="2"/>
            <w:sz w:val="24"/>
            <w:lang w:eastAsia="it-IT"/>
            <w14:ligatures w14:val="standardContextual"/>
          </w:rPr>
          <w:tab/>
        </w:r>
        <w:r w:rsidRPr="00A8170F">
          <w:rPr>
            <w:rStyle w:val="Collegamentoipertestuale"/>
          </w:rPr>
          <w:t>Spese ammissibili ai fini del calcolo dell’incentivazione (art. 9)</w:t>
        </w:r>
        <w:r>
          <w:rPr>
            <w:webHidden/>
          </w:rPr>
          <w:tab/>
        </w:r>
        <w:r>
          <w:rPr>
            <w:webHidden/>
          </w:rPr>
          <w:fldChar w:fldCharType="begin"/>
        </w:r>
        <w:r>
          <w:rPr>
            <w:webHidden/>
          </w:rPr>
          <w:instrText xml:space="preserve"> PAGEREF _Toc212462762 \h </w:instrText>
        </w:r>
      </w:ins>
      <w:r>
        <w:rPr>
          <w:webHidden/>
        </w:rPr>
      </w:r>
      <w:ins w:id="1007" w:author="Visone Rossana (GSE)" w:date="2025-10-27T12:57:00Z" w16du:dateUtc="2025-10-27T11:57:00Z">
        <w:r>
          <w:rPr>
            <w:webHidden/>
          </w:rPr>
          <w:fldChar w:fldCharType="separate"/>
        </w:r>
      </w:ins>
      <w:ins w:id="1008" w:author="Visone Rossana (GSE)" w:date="2025-10-27T13:02:00Z" w16du:dateUtc="2025-10-27T12:02:00Z">
        <w:r w:rsidR="00A6225C">
          <w:rPr>
            <w:webHidden/>
          </w:rPr>
          <w:t>133</w:t>
        </w:r>
      </w:ins>
      <w:ins w:id="1009" w:author="Visone Rossana (GSE)" w:date="2025-10-27T12:57:00Z" w16du:dateUtc="2025-10-27T11:57:00Z">
        <w:r>
          <w:rPr>
            <w:webHidden/>
          </w:rPr>
          <w:fldChar w:fldCharType="end"/>
        </w:r>
        <w:r w:rsidRPr="00A8170F">
          <w:rPr>
            <w:rStyle w:val="Collegamentoipertestuale"/>
          </w:rPr>
          <w:fldChar w:fldCharType="end"/>
        </w:r>
      </w:ins>
    </w:p>
    <w:p w14:paraId="60F7E700" w14:textId="5991E209" w:rsidR="00C952FD" w:rsidRDefault="00C952FD">
      <w:pPr>
        <w:pStyle w:val="Sommario3"/>
        <w:tabs>
          <w:tab w:val="left" w:pos="1320"/>
        </w:tabs>
        <w:rPr>
          <w:ins w:id="1010" w:author="Visone Rossana (GSE)" w:date="2025-10-27T12:57:00Z" w16du:dateUtc="2025-10-27T11:57:00Z"/>
          <w:rFonts w:eastAsiaTheme="minorEastAsia" w:cstheme="minorBidi"/>
          <w:bCs w:val="0"/>
          <w:i w:val="0"/>
          <w:iCs w:val="0"/>
          <w:kern w:val="2"/>
          <w:sz w:val="24"/>
          <w:lang w:eastAsia="it-IT"/>
          <w14:ligatures w14:val="standardContextual"/>
        </w:rPr>
      </w:pPr>
      <w:ins w:id="10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9.15.4.</w:t>
        </w:r>
        <w:r>
          <w:rPr>
            <w:rFonts w:eastAsiaTheme="minorEastAsia" w:cstheme="minorBidi"/>
            <w:bCs w:val="0"/>
            <w:i w:val="0"/>
            <w:iCs w:val="0"/>
            <w:kern w:val="2"/>
            <w:sz w:val="24"/>
            <w:lang w:eastAsia="it-IT"/>
            <w14:ligatures w14:val="standardContextual"/>
          </w:rPr>
          <w:tab/>
        </w:r>
        <w:r w:rsidRPr="00A8170F">
          <w:rPr>
            <w:rStyle w:val="Collegamentoipertestuale"/>
          </w:rPr>
          <w:t>Calcolo dell’incentivo (Allegato II – paragrafo 2.8 del Decreto)</w:t>
        </w:r>
        <w:r>
          <w:rPr>
            <w:webHidden/>
          </w:rPr>
          <w:tab/>
        </w:r>
        <w:r>
          <w:rPr>
            <w:webHidden/>
          </w:rPr>
          <w:fldChar w:fldCharType="begin"/>
        </w:r>
        <w:r>
          <w:rPr>
            <w:webHidden/>
          </w:rPr>
          <w:instrText xml:space="preserve"> PAGEREF _Toc212462763 \h </w:instrText>
        </w:r>
      </w:ins>
      <w:r>
        <w:rPr>
          <w:webHidden/>
        </w:rPr>
      </w:r>
      <w:ins w:id="1012" w:author="Visone Rossana (GSE)" w:date="2025-10-27T12:57:00Z" w16du:dateUtc="2025-10-27T11:57:00Z">
        <w:r>
          <w:rPr>
            <w:webHidden/>
          </w:rPr>
          <w:fldChar w:fldCharType="separate"/>
        </w:r>
      </w:ins>
      <w:ins w:id="1013" w:author="Visone Rossana (GSE)" w:date="2025-10-27T13:02:00Z" w16du:dateUtc="2025-10-27T12:02:00Z">
        <w:r w:rsidR="00A6225C">
          <w:rPr>
            <w:webHidden/>
          </w:rPr>
          <w:t>133</w:t>
        </w:r>
      </w:ins>
      <w:ins w:id="1014" w:author="Visone Rossana (GSE)" w:date="2025-10-27T12:57:00Z" w16du:dateUtc="2025-10-27T11:57:00Z">
        <w:r>
          <w:rPr>
            <w:webHidden/>
          </w:rPr>
          <w:fldChar w:fldCharType="end"/>
        </w:r>
        <w:r w:rsidRPr="00A8170F">
          <w:rPr>
            <w:rStyle w:val="Collegamentoipertestuale"/>
          </w:rPr>
          <w:fldChar w:fldCharType="end"/>
        </w:r>
      </w:ins>
    </w:p>
    <w:p w14:paraId="2165D22E" w14:textId="34CD67B1" w:rsidR="00C952FD" w:rsidRDefault="00C952FD">
      <w:pPr>
        <w:pStyle w:val="Sommario3"/>
        <w:tabs>
          <w:tab w:val="left" w:pos="1320"/>
        </w:tabs>
        <w:rPr>
          <w:ins w:id="1015" w:author="Visone Rossana (GSE)" w:date="2025-10-27T12:57:00Z" w16du:dateUtc="2025-10-27T11:57:00Z"/>
          <w:rFonts w:eastAsiaTheme="minorEastAsia" w:cstheme="minorBidi"/>
          <w:bCs w:val="0"/>
          <w:i w:val="0"/>
          <w:iCs w:val="0"/>
          <w:kern w:val="2"/>
          <w:sz w:val="24"/>
          <w:lang w:eastAsia="it-IT"/>
          <w14:ligatures w14:val="standardContextual"/>
        </w:rPr>
      </w:pPr>
      <w:ins w:id="10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9.15.5.</w:t>
        </w:r>
        <w:r>
          <w:rPr>
            <w:rFonts w:eastAsiaTheme="minorEastAsia" w:cstheme="minorBidi"/>
            <w:bCs w:val="0"/>
            <w:i w:val="0"/>
            <w:iCs w:val="0"/>
            <w:kern w:val="2"/>
            <w:sz w:val="24"/>
            <w:lang w:eastAsia="it-IT"/>
            <w14:ligatures w14:val="standardContextual"/>
          </w:rPr>
          <w:tab/>
        </w:r>
        <w:r w:rsidRPr="00A8170F">
          <w:rPr>
            <w:rStyle w:val="Collegamentoipertestuale"/>
          </w:rPr>
          <w:t>Documentazione necessaria per l’accesso all’incentivo</w:t>
        </w:r>
        <w:r>
          <w:rPr>
            <w:webHidden/>
          </w:rPr>
          <w:tab/>
        </w:r>
        <w:r>
          <w:rPr>
            <w:webHidden/>
          </w:rPr>
          <w:fldChar w:fldCharType="begin"/>
        </w:r>
        <w:r>
          <w:rPr>
            <w:webHidden/>
          </w:rPr>
          <w:instrText xml:space="preserve"> PAGEREF _Toc212462764 \h </w:instrText>
        </w:r>
      </w:ins>
      <w:r>
        <w:rPr>
          <w:webHidden/>
        </w:rPr>
      </w:r>
      <w:ins w:id="1017" w:author="Visone Rossana (GSE)" w:date="2025-10-27T12:57:00Z" w16du:dateUtc="2025-10-27T11:57:00Z">
        <w:r>
          <w:rPr>
            <w:webHidden/>
          </w:rPr>
          <w:fldChar w:fldCharType="separate"/>
        </w:r>
      </w:ins>
      <w:ins w:id="1018" w:author="Visone Rossana (GSE)" w:date="2025-10-27T13:02:00Z" w16du:dateUtc="2025-10-27T12:02:00Z">
        <w:r w:rsidR="00A6225C">
          <w:rPr>
            <w:webHidden/>
          </w:rPr>
          <w:t>134</w:t>
        </w:r>
      </w:ins>
      <w:ins w:id="1019" w:author="Visone Rossana (GSE)" w:date="2025-10-27T12:57:00Z" w16du:dateUtc="2025-10-27T11:57:00Z">
        <w:r>
          <w:rPr>
            <w:webHidden/>
          </w:rPr>
          <w:fldChar w:fldCharType="end"/>
        </w:r>
        <w:r w:rsidRPr="00A8170F">
          <w:rPr>
            <w:rStyle w:val="Collegamentoipertestuale"/>
          </w:rPr>
          <w:fldChar w:fldCharType="end"/>
        </w:r>
      </w:ins>
    </w:p>
    <w:p w14:paraId="5A3CE6C2" w14:textId="4302607C" w:rsidR="00C952FD" w:rsidRDefault="00C952FD">
      <w:pPr>
        <w:pStyle w:val="Sommario2"/>
        <w:tabs>
          <w:tab w:val="left" w:pos="993"/>
        </w:tabs>
        <w:rPr>
          <w:ins w:id="1020" w:author="Visone Rossana (GSE)" w:date="2025-10-27T12:57:00Z" w16du:dateUtc="2025-10-27T11:57:00Z"/>
          <w:rFonts w:cstheme="minorBidi"/>
          <w:b w:val="0"/>
          <w:smallCaps w:val="0"/>
          <w:kern w:val="2"/>
          <w:sz w:val="24"/>
          <w:lang w:eastAsia="it-IT"/>
          <w14:ligatures w14:val="standardContextual"/>
        </w:rPr>
      </w:pPr>
      <w:ins w:id="10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9.16.</w:t>
        </w:r>
        <w:r>
          <w:rPr>
            <w:rFonts w:cstheme="minorBidi"/>
            <w:b w:val="0"/>
            <w:smallCaps w:val="0"/>
            <w:kern w:val="2"/>
            <w:sz w:val="24"/>
            <w:lang w:eastAsia="it-IT"/>
            <w14:ligatures w14:val="standardContextual"/>
          </w:rPr>
          <w:tab/>
        </w:r>
        <w:r w:rsidRPr="00A8170F">
          <w:rPr>
            <w:rStyle w:val="Collegamentoipertestuale"/>
          </w:rPr>
          <w:t>Diagnosi e certificazione energetica</w:t>
        </w:r>
        <w:r>
          <w:rPr>
            <w:webHidden/>
          </w:rPr>
          <w:tab/>
        </w:r>
        <w:r>
          <w:rPr>
            <w:webHidden/>
          </w:rPr>
          <w:fldChar w:fldCharType="begin"/>
        </w:r>
        <w:r>
          <w:rPr>
            <w:webHidden/>
          </w:rPr>
          <w:instrText xml:space="preserve"> PAGEREF _Toc212462766 \h </w:instrText>
        </w:r>
      </w:ins>
      <w:r>
        <w:rPr>
          <w:webHidden/>
        </w:rPr>
      </w:r>
      <w:ins w:id="1022" w:author="Visone Rossana (GSE)" w:date="2025-10-27T12:57:00Z" w16du:dateUtc="2025-10-27T11:57:00Z">
        <w:r>
          <w:rPr>
            <w:webHidden/>
          </w:rPr>
          <w:fldChar w:fldCharType="separate"/>
        </w:r>
      </w:ins>
      <w:ins w:id="1023" w:author="Visone Rossana (GSE)" w:date="2025-10-27T13:02:00Z" w16du:dateUtc="2025-10-27T12:02:00Z">
        <w:r w:rsidR="00A6225C">
          <w:rPr>
            <w:webHidden/>
          </w:rPr>
          <w:t>136</w:t>
        </w:r>
      </w:ins>
      <w:ins w:id="1024" w:author="Visone Rossana (GSE)" w:date="2025-10-27T12:57:00Z" w16du:dateUtc="2025-10-27T11:57:00Z">
        <w:r>
          <w:rPr>
            <w:webHidden/>
          </w:rPr>
          <w:fldChar w:fldCharType="end"/>
        </w:r>
        <w:r w:rsidRPr="00A8170F">
          <w:rPr>
            <w:rStyle w:val="Collegamentoipertestuale"/>
          </w:rPr>
          <w:fldChar w:fldCharType="end"/>
        </w:r>
      </w:ins>
    </w:p>
    <w:p w14:paraId="6D6D7538" w14:textId="1D1E527A" w:rsidR="00C952FD" w:rsidRDefault="00C952FD">
      <w:pPr>
        <w:pStyle w:val="Sommario3"/>
        <w:tabs>
          <w:tab w:val="left" w:pos="1320"/>
        </w:tabs>
        <w:rPr>
          <w:ins w:id="1025" w:author="Visone Rossana (GSE)" w:date="2025-10-27T12:57:00Z" w16du:dateUtc="2025-10-27T11:57:00Z"/>
          <w:rFonts w:eastAsiaTheme="minorEastAsia" w:cstheme="minorBidi"/>
          <w:bCs w:val="0"/>
          <w:i w:val="0"/>
          <w:iCs w:val="0"/>
          <w:kern w:val="2"/>
          <w:sz w:val="24"/>
          <w:lang w:eastAsia="it-IT"/>
          <w14:ligatures w14:val="standardContextual"/>
        </w:rPr>
      </w:pPr>
      <w:ins w:id="10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9.16.1.</w:t>
        </w:r>
        <w:r>
          <w:rPr>
            <w:rFonts w:eastAsiaTheme="minorEastAsia" w:cstheme="minorBidi"/>
            <w:bCs w:val="0"/>
            <w:i w:val="0"/>
            <w:iCs w:val="0"/>
            <w:kern w:val="2"/>
            <w:sz w:val="24"/>
            <w:lang w:eastAsia="it-IT"/>
            <w14:ligatures w14:val="standardContextual"/>
          </w:rPr>
          <w:tab/>
        </w:r>
        <w:r w:rsidRPr="00A8170F">
          <w:rPr>
            <w:rStyle w:val="Collegamentoipertestuale"/>
          </w:rPr>
          <w:t>Requisiti dei documenti</w:t>
        </w:r>
        <w:r>
          <w:rPr>
            <w:webHidden/>
          </w:rPr>
          <w:tab/>
        </w:r>
        <w:r>
          <w:rPr>
            <w:webHidden/>
          </w:rPr>
          <w:fldChar w:fldCharType="begin"/>
        </w:r>
        <w:r>
          <w:rPr>
            <w:webHidden/>
          </w:rPr>
          <w:instrText xml:space="preserve"> PAGEREF _Toc212462768 \h </w:instrText>
        </w:r>
      </w:ins>
      <w:r>
        <w:rPr>
          <w:webHidden/>
        </w:rPr>
      </w:r>
      <w:ins w:id="1027" w:author="Visone Rossana (GSE)" w:date="2025-10-27T12:57:00Z" w16du:dateUtc="2025-10-27T11:57:00Z">
        <w:r>
          <w:rPr>
            <w:webHidden/>
          </w:rPr>
          <w:fldChar w:fldCharType="separate"/>
        </w:r>
      </w:ins>
      <w:ins w:id="1028" w:author="Visone Rossana (GSE)" w:date="2025-10-27T13:02:00Z" w16du:dateUtc="2025-10-27T12:02:00Z">
        <w:r w:rsidR="00A6225C">
          <w:rPr>
            <w:webHidden/>
          </w:rPr>
          <w:t>136</w:t>
        </w:r>
      </w:ins>
      <w:ins w:id="1029" w:author="Visone Rossana (GSE)" w:date="2025-10-27T12:57:00Z" w16du:dateUtc="2025-10-27T11:57:00Z">
        <w:r>
          <w:rPr>
            <w:webHidden/>
          </w:rPr>
          <w:fldChar w:fldCharType="end"/>
        </w:r>
        <w:r w:rsidRPr="00A8170F">
          <w:rPr>
            <w:rStyle w:val="Collegamentoipertestuale"/>
          </w:rPr>
          <w:fldChar w:fldCharType="end"/>
        </w:r>
      </w:ins>
    </w:p>
    <w:p w14:paraId="1B36CFE5" w14:textId="7D79C418" w:rsidR="00C952FD" w:rsidRDefault="00C952FD">
      <w:pPr>
        <w:pStyle w:val="Sommario3"/>
        <w:tabs>
          <w:tab w:val="left" w:pos="1320"/>
        </w:tabs>
        <w:rPr>
          <w:ins w:id="1030" w:author="Visone Rossana (GSE)" w:date="2025-10-27T12:57:00Z" w16du:dateUtc="2025-10-27T11:57:00Z"/>
          <w:rFonts w:eastAsiaTheme="minorEastAsia" w:cstheme="minorBidi"/>
          <w:bCs w:val="0"/>
          <w:i w:val="0"/>
          <w:iCs w:val="0"/>
          <w:kern w:val="2"/>
          <w:sz w:val="24"/>
          <w:lang w:eastAsia="it-IT"/>
          <w14:ligatures w14:val="standardContextual"/>
        </w:rPr>
      </w:pPr>
      <w:ins w:id="10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"_Toc212462769"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9.16.2.</w:t>
        </w:r>
        <w:r>
          <w:rPr>
            <w:rFonts w:eastAsiaTheme="minorEastAsia" w:cstheme="minorBidi"/>
            <w:bCs w:val="0"/>
            <w:i w:val="0"/>
            <w:iCs w:val="0"/>
            <w:kern w:val="2"/>
            <w:sz w:val="24"/>
            <w:lang w:eastAsia="it-IT"/>
            <w14:ligatures w14:val="standardContextual"/>
          </w:rPr>
          <w:tab/>
        </w:r>
        <w:r w:rsidRPr="00A8170F">
          <w:rPr>
            <w:rStyle w:val="Collegamentoipertestuale"/>
          </w:rPr>
          <w:t>Richiesta di contributo anticipato per la redazione della Diagnosi energetica</w:t>
        </w:r>
        <w:r>
          <w:rPr>
            <w:webHidden/>
          </w:rPr>
          <w:tab/>
        </w:r>
        <w:r>
          <w:rPr>
            <w:webHidden/>
          </w:rPr>
          <w:fldChar w:fldCharType="begin"/>
        </w:r>
        <w:r>
          <w:rPr>
            <w:webHidden/>
          </w:rPr>
          <w:instrText xml:space="preserve"> PAGEREF _Toc212462769 \h </w:instrText>
        </w:r>
      </w:ins>
      <w:r>
        <w:rPr>
          <w:webHidden/>
        </w:rPr>
      </w:r>
      <w:ins w:id="1032" w:author="Visone Rossana (GSE)" w:date="2025-10-27T12:57:00Z" w16du:dateUtc="2025-10-27T11:57:00Z">
        <w:r>
          <w:rPr>
            <w:webHidden/>
          </w:rPr>
          <w:fldChar w:fldCharType="separate"/>
        </w:r>
      </w:ins>
      <w:ins w:id="1033" w:author="Visone Rossana (GSE)" w:date="2025-10-27T13:02:00Z" w16du:dateUtc="2025-10-27T12:02:00Z">
        <w:r w:rsidR="00A6225C">
          <w:rPr>
            <w:webHidden/>
          </w:rPr>
          <w:t>138</w:t>
        </w:r>
      </w:ins>
      <w:ins w:id="1034" w:author="Visone Rossana (GSE)" w:date="2025-10-27T12:57:00Z" w16du:dateUtc="2025-10-27T11:57:00Z">
        <w:r>
          <w:rPr>
            <w:webHidden/>
          </w:rPr>
          <w:fldChar w:fldCharType="end"/>
        </w:r>
        <w:r w:rsidRPr="00A8170F">
          <w:rPr>
            <w:rStyle w:val="Collegamentoipertestuale"/>
          </w:rPr>
          <w:fldChar w:fldCharType="end"/>
        </w:r>
      </w:ins>
    </w:p>
    <w:p w14:paraId="20D2430F" w14:textId="0DD6E2E5" w:rsidR="00C952FD" w:rsidRDefault="00C952FD">
      <w:pPr>
        <w:pStyle w:val="Sommario1"/>
        <w:rPr>
          <w:ins w:id="103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0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10.</w:t>
        </w:r>
        <w:r>
          <w:rPr>
            <w:rFonts w:asciiTheme="minorHAnsi" w:hAnsiTheme="minorHAnsi" w:cstheme="minorBidi"/>
            <w:b w:val="0"/>
            <w:bCs w:val="0"/>
            <w:caps w:val="0"/>
            <w:kern w:val="2"/>
            <w:sz w:val="24"/>
            <w:lang w:eastAsia="it-IT"/>
            <w14:ligatures w14:val="standardContextual"/>
          </w:rPr>
          <w:tab/>
        </w:r>
        <w:r w:rsidRPr="00A8170F">
          <w:rPr>
            <w:rStyle w:val="Collegamentoipertestuale"/>
          </w:rPr>
          <w:t>VARIAZIONI</w:t>
        </w:r>
        <w:r>
          <w:rPr>
            <w:webHidden/>
          </w:rPr>
          <w:tab/>
        </w:r>
        <w:r>
          <w:rPr>
            <w:webHidden/>
          </w:rPr>
          <w:fldChar w:fldCharType="begin"/>
        </w:r>
        <w:r>
          <w:rPr>
            <w:webHidden/>
          </w:rPr>
          <w:instrText xml:space="preserve"> PAGEREF _Toc212462770 \h </w:instrText>
        </w:r>
      </w:ins>
      <w:r>
        <w:rPr>
          <w:webHidden/>
        </w:rPr>
      </w:r>
      <w:ins w:id="1037" w:author="Visone Rossana (GSE)" w:date="2025-10-27T12:57:00Z" w16du:dateUtc="2025-10-27T11:57:00Z">
        <w:r>
          <w:rPr>
            <w:webHidden/>
          </w:rPr>
          <w:fldChar w:fldCharType="separate"/>
        </w:r>
      </w:ins>
      <w:ins w:id="1038" w:author="Visone Rossana (GSE)" w:date="2025-10-27T13:02:00Z" w16du:dateUtc="2025-10-27T12:02:00Z">
        <w:r w:rsidR="00A6225C">
          <w:rPr>
            <w:webHidden/>
          </w:rPr>
          <w:t>142</w:t>
        </w:r>
      </w:ins>
      <w:ins w:id="1039" w:author="Visone Rossana (GSE)" w:date="2025-10-27T12:57:00Z" w16du:dateUtc="2025-10-27T11:57:00Z">
        <w:r>
          <w:rPr>
            <w:webHidden/>
          </w:rPr>
          <w:fldChar w:fldCharType="end"/>
        </w:r>
        <w:r w:rsidRPr="00A8170F">
          <w:rPr>
            <w:rStyle w:val="Collegamentoipertestuale"/>
          </w:rPr>
          <w:fldChar w:fldCharType="end"/>
        </w:r>
      </w:ins>
    </w:p>
    <w:p w14:paraId="3D635923" w14:textId="17476D94" w:rsidR="00C952FD" w:rsidRDefault="00C952FD">
      <w:pPr>
        <w:pStyle w:val="Sommario2"/>
        <w:tabs>
          <w:tab w:val="left" w:pos="993"/>
        </w:tabs>
        <w:rPr>
          <w:ins w:id="1040" w:author="Visone Rossana (GSE)" w:date="2025-10-27T12:57:00Z" w16du:dateUtc="2025-10-27T11:57:00Z"/>
          <w:rFonts w:cstheme="minorBidi"/>
          <w:b w:val="0"/>
          <w:smallCaps w:val="0"/>
          <w:kern w:val="2"/>
          <w:sz w:val="24"/>
          <w:lang w:eastAsia="it-IT"/>
          <w14:ligatures w14:val="standardContextual"/>
        </w:rPr>
      </w:pPr>
      <w:ins w:id="10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10.1.</w:t>
        </w:r>
        <w:r>
          <w:rPr>
            <w:rFonts w:cstheme="minorBidi"/>
            <w:b w:val="0"/>
            <w:smallCaps w:val="0"/>
            <w:kern w:val="2"/>
            <w:sz w:val="24"/>
            <w:lang w:eastAsia="it-IT"/>
            <w14:ligatures w14:val="standardContextual"/>
          </w:rPr>
          <w:tab/>
        </w:r>
        <w:r w:rsidRPr="00A8170F">
          <w:rPr>
            <w:rStyle w:val="Collegamentoipertestuale"/>
          </w:rPr>
          <w:t>Comunicazioni interventi di modifica</w:t>
        </w:r>
        <w:r>
          <w:rPr>
            <w:webHidden/>
          </w:rPr>
          <w:tab/>
        </w:r>
        <w:r>
          <w:rPr>
            <w:webHidden/>
          </w:rPr>
          <w:fldChar w:fldCharType="begin"/>
        </w:r>
        <w:r>
          <w:rPr>
            <w:webHidden/>
          </w:rPr>
          <w:instrText xml:space="preserve"> PAGEREF _Toc212462772 \h </w:instrText>
        </w:r>
      </w:ins>
      <w:r>
        <w:rPr>
          <w:webHidden/>
        </w:rPr>
      </w:r>
      <w:ins w:id="1042" w:author="Visone Rossana (GSE)" w:date="2025-10-27T12:57:00Z" w16du:dateUtc="2025-10-27T11:57:00Z">
        <w:r>
          <w:rPr>
            <w:webHidden/>
          </w:rPr>
          <w:fldChar w:fldCharType="separate"/>
        </w:r>
      </w:ins>
      <w:ins w:id="1043" w:author="Visone Rossana (GSE)" w:date="2025-10-27T13:02:00Z" w16du:dateUtc="2025-10-27T12:02:00Z">
        <w:r w:rsidR="00A6225C">
          <w:rPr>
            <w:webHidden/>
          </w:rPr>
          <w:t>142</w:t>
        </w:r>
      </w:ins>
      <w:ins w:id="1044" w:author="Visone Rossana (GSE)" w:date="2025-10-27T12:57:00Z" w16du:dateUtc="2025-10-27T11:57:00Z">
        <w:r>
          <w:rPr>
            <w:webHidden/>
          </w:rPr>
          <w:fldChar w:fldCharType="end"/>
        </w:r>
        <w:r w:rsidRPr="00A8170F">
          <w:rPr>
            <w:rStyle w:val="Collegamentoipertestuale"/>
          </w:rPr>
          <w:fldChar w:fldCharType="end"/>
        </w:r>
      </w:ins>
    </w:p>
    <w:p w14:paraId="275F6085" w14:textId="7C982CF5" w:rsidR="00C952FD" w:rsidRDefault="00C952FD">
      <w:pPr>
        <w:pStyle w:val="Sommario2"/>
        <w:tabs>
          <w:tab w:val="left" w:pos="993"/>
        </w:tabs>
        <w:rPr>
          <w:ins w:id="1045" w:author="Visone Rossana (GSE)" w:date="2025-10-27T12:57:00Z" w16du:dateUtc="2025-10-27T11:57:00Z"/>
          <w:rFonts w:cstheme="minorBidi"/>
          <w:b w:val="0"/>
          <w:smallCaps w:val="0"/>
          <w:kern w:val="2"/>
          <w:sz w:val="24"/>
          <w:lang w:eastAsia="it-IT"/>
          <w14:ligatures w14:val="standardContextual"/>
        </w:rPr>
      </w:pPr>
      <w:ins w:id="10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10.2.</w:t>
        </w:r>
        <w:r>
          <w:rPr>
            <w:rFonts w:cstheme="minorBidi"/>
            <w:b w:val="0"/>
            <w:smallCaps w:val="0"/>
            <w:kern w:val="2"/>
            <w:sz w:val="24"/>
            <w:lang w:eastAsia="it-IT"/>
            <w14:ligatures w14:val="standardContextual"/>
          </w:rPr>
          <w:tab/>
        </w:r>
        <w:r w:rsidRPr="00A8170F">
          <w:rPr>
            <w:rStyle w:val="Collegamentoipertestuale"/>
          </w:rPr>
          <w:t>Variazioni di titolarità</w:t>
        </w:r>
        <w:r>
          <w:rPr>
            <w:webHidden/>
          </w:rPr>
          <w:tab/>
        </w:r>
        <w:r>
          <w:rPr>
            <w:webHidden/>
          </w:rPr>
          <w:fldChar w:fldCharType="begin"/>
        </w:r>
        <w:r>
          <w:rPr>
            <w:webHidden/>
          </w:rPr>
          <w:instrText xml:space="preserve"> PAGEREF _Toc212462773 \h </w:instrText>
        </w:r>
      </w:ins>
      <w:r>
        <w:rPr>
          <w:webHidden/>
        </w:rPr>
      </w:r>
      <w:ins w:id="1047" w:author="Visone Rossana (GSE)" w:date="2025-10-27T12:57:00Z" w16du:dateUtc="2025-10-27T11:57:00Z">
        <w:r>
          <w:rPr>
            <w:webHidden/>
          </w:rPr>
          <w:fldChar w:fldCharType="separate"/>
        </w:r>
      </w:ins>
      <w:ins w:id="1048" w:author="Visone Rossana (GSE)" w:date="2025-10-27T13:02:00Z" w16du:dateUtc="2025-10-27T12:02:00Z">
        <w:r w:rsidR="00A6225C">
          <w:rPr>
            <w:webHidden/>
          </w:rPr>
          <w:t>142</w:t>
        </w:r>
      </w:ins>
      <w:ins w:id="1049" w:author="Visone Rossana (GSE)" w:date="2025-10-27T12:57:00Z" w16du:dateUtc="2025-10-27T11:57:00Z">
        <w:r>
          <w:rPr>
            <w:webHidden/>
          </w:rPr>
          <w:fldChar w:fldCharType="end"/>
        </w:r>
        <w:r w:rsidRPr="00A8170F">
          <w:rPr>
            <w:rStyle w:val="Collegamentoipertestuale"/>
          </w:rPr>
          <w:fldChar w:fldCharType="end"/>
        </w:r>
      </w:ins>
    </w:p>
    <w:p w14:paraId="110688C3" w14:textId="59B59312" w:rsidR="00C952FD" w:rsidRDefault="00C952FD">
      <w:pPr>
        <w:pStyle w:val="Sommario1"/>
        <w:rPr>
          <w:ins w:id="105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0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11.</w:t>
        </w:r>
        <w:r>
          <w:rPr>
            <w:rFonts w:asciiTheme="minorHAnsi" w:hAnsiTheme="minorHAnsi" w:cstheme="minorBidi"/>
            <w:b w:val="0"/>
            <w:bCs w:val="0"/>
            <w:caps w:val="0"/>
            <w:kern w:val="2"/>
            <w:sz w:val="24"/>
            <w:lang w:eastAsia="it-IT"/>
            <w14:ligatures w14:val="standardContextual"/>
          </w:rPr>
          <w:tab/>
        </w:r>
        <w:r w:rsidRPr="00A8170F">
          <w:rPr>
            <w:rStyle w:val="Collegamentoipertestuale"/>
          </w:rPr>
          <w:t>VERIFICHE E CONTROLLI</w:t>
        </w:r>
        <w:r>
          <w:rPr>
            <w:webHidden/>
          </w:rPr>
          <w:tab/>
        </w:r>
        <w:r>
          <w:rPr>
            <w:webHidden/>
          </w:rPr>
          <w:fldChar w:fldCharType="begin"/>
        </w:r>
        <w:r>
          <w:rPr>
            <w:webHidden/>
          </w:rPr>
          <w:instrText xml:space="preserve"> PAGEREF _Toc212462774 \h </w:instrText>
        </w:r>
      </w:ins>
      <w:r>
        <w:rPr>
          <w:webHidden/>
        </w:rPr>
      </w:r>
      <w:ins w:id="1052" w:author="Visone Rossana (GSE)" w:date="2025-10-27T12:57:00Z" w16du:dateUtc="2025-10-27T11:57:00Z">
        <w:r>
          <w:rPr>
            <w:webHidden/>
          </w:rPr>
          <w:fldChar w:fldCharType="separate"/>
        </w:r>
      </w:ins>
      <w:ins w:id="1053" w:author="Visone Rossana (GSE)" w:date="2025-10-27T13:02:00Z" w16du:dateUtc="2025-10-27T12:02:00Z">
        <w:r w:rsidR="00A6225C">
          <w:rPr>
            <w:webHidden/>
          </w:rPr>
          <w:t>143</w:t>
        </w:r>
      </w:ins>
      <w:ins w:id="1054" w:author="Visone Rossana (GSE)" w:date="2025-10-27T12:57:00Z" w16du:dateUtc="2025-10-27T11:57:00Z">
        <w:r>
          <w:rPr>
            <w:webHidden/>
          </w:rPr>
          <w:fldChar w:fldCharType="end"/>
        </w:r>
        <w:r w:rsidRPr="00A8170F">
          <w:rPr>
            <w:rStyle w:val="Collegamentoipertestuale"/>
          </w:rPr>
          <w:fldChar w:fldCharType="end"/>
        </w:r>
      </w:ins>
    </w:p>
    <w:p w14:paraId="42B96E64" w14:textId="6AF68702" w:rsidR="00C952FD" w:rsidRDefault="00C952FD">
      <w:pPr>
        <w:pStyle w:val="Sommario2"/>
        <w:tabs>
          <w:tab w:val="left" w:pos="993"/>
        </w:tabs>
        <w:rPr>
          <w:ins w:id="1055" w:author="Visone Rossana (GSE)" w:date="2025-10-27T12:57:00Z" w16du:dateUtc="2025-10-27T11:57:00Z"/>
          <w:rFonts w:cstheme="minorBidi"/>
          <w:b w:val="0"/>
          <w:smallCaps w:val="0"/>
          <w:kern w:val="2"/>
          <w:sz w:val="24"/>
          <w:lang w:eastAsia="it-IT"/>
          <w14:ligatures w14:val="standardContextual"/>
        </w:rPr>
      </w:pPr>
      <w:ins w:id="10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11.1.</w:t>
        </w:r>
        <w:r>
          <w:rPr>
            <w:rFonts w:cstheme="minorBidi"/>
            <w:b w:val="0"/>
            <w:smallCaps w:val="0"/>
            <w:kern w:val="2"/>
            <w:sz w:val="24"/>
            <w:lang w:eastAsia="it-IT"/>
            <w14:ligatures w14:val="standardContextual"/>
          </w:rPr>
          <w:tab/>
        </w:r>
        <w:r w:rsidRPr="00A8170F">
          <w:rPr>
            <w:rStyle w:val="Collegamentoipertestuale"/>
          </w:rPr>
          <w:t>Modalità di svolgimento delle attività di verifica</w:t>
        </w:r>
        <w:r>
          <w:rPr>
            <w:webHidden/>
          </w:rPr>
          <w:tab/>
        </w:r>
        <w:r>
          <w:rPr>
            <w:webHidden/>
          </w:rPr>
          <w:fldChar w:fldCharType="begin"/>
        </w:r>
        <w:r>
          <w:rPr>
            <w:webHidden/>
          </w:rPr>
          <w:instrText xml:space="preserve"> PAGEREF _Toc212462776 \h </w:instrText>
        </w:r>
      </w:ins>
      <w:r>
        <w:rPr>
          <w:webHidden/>
        </w:rPr>
      </w:r>
      <w:ins w:id="1057" w:author="Visone Rossana (GSE)" w:date="2025-10-27T12:57:00Z" w16du:dateUtc="2025-10-27T11:57:00Z">
        <w:r>
          <w:rPr>
            <w:webHidden/>
          </w:rPr>
          <w:fldChar w:fldCharType="separate"/>
        </w:r>
      </w:ins>
      <w:ins w:id="1058" w:author="Visone Rossana (GSE)" w:date="2025-10-27T13:02:00Z" w16du:dateUtc="2025-10-27T12:02:00Z">
        <w:r w:rsidR="00A6225C">
          <w:rPr>
            <w:webHidden/>
          </w:rPr>
          <w:t>143</w:t>
        </w:r>
      </w:ins>
      <w:ins w:id="1059" w:author="Visone Rossana (GSE)" w:date="2025-10-27T12:57:00Z" w16du:dateUtc="2025-10-27T11:57:00Z">
        <w:r>
          <w:rPr>
            <w:webHidden/>
          </w:rPr>
          <w:fldChar w:fldCharType="end"/>
        </w:r>
        <w:r w:rsidRPr="00A8170F">
          <w:rPr>
            <w:rStyle w:val="Collegamentoipertestuale"/>
          </w:rPr>
          <w:fldChar w:fldCharType="end"/>
        </w:r>
      </w:ins>
    </w:p>
    <w:p w14:paraId="5ECCCC17" w14:textId="1C7CEEBF" w:rsidR="00C952FD" w:rsidRDefault="00C952FD">
      <w:pPr>
        <w:pStyle w:val="Sommario2"/>
        <w:tabs>
          <w:tab w:val="left" w:pos="993"/>
        </w:tabs>
        <w:rPr>
          <w:ins w:id="1060" w:author="Visone Rossana (GSE)" w:date="2025-10-27T12:57:00Z" w16du:dateUtc="2025-10-27T11:57:00Z"/>
          <w:rFonts w:cstheme="minorBidi"/>
          <w:b w:val="0"/>
          <w:smallCaps w:val="0"/>
          <w:kern w:val="2"/>
          <w:sz w:val="24"/>
          <w:lang w:eastAsia="it-IT"/>
          <w14:ligatures w14:val="standardContextual"/>
        </w:rPr>
      </w:pPr>
      <w:ins w:id="10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"_Toc212462777"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11.2.</w:t>
        </w:r>
        <w:r>
          <w:rPr>
            <w:rFonts w:cstheme="minorBidi"/>
            <w:b w:val="0"/>
            <w:smallCaps w:val="0"/>
            <w:kern w:val="2"/>
            <w:sz w:val="24"/>
            <w:lang w:eastAsia="it-IT"/>
            <w14:ligatures w14:val="standardContextual"/>
          </w:rPr>
          <w:tab/>
        </w:r>
        <w:r w:rsidRPr="00A8170F">
          <w:rPr>
            <w:rStyle w:val="Collegamentoipertestuale"/>
          </w:rPr>
          <w:t>Revoca del contributo</w:t>
        </w:r>
        <w:r>
          <w:rPr>
            <w:webHidden/>
          </w:rPr>
          <w:tab/>
        </w:r>
        <w:r>
          <w:rPr>
            <w:webHidden/>
          </w:rPr>
          <w:fldChar w:fldCharType="begin"/>
        </w:r>
        <w:r>
          <w:rPr>
            <w:webHidden/>
          </w:rPr>
          <w:instrText xml:space="preserve"> PAGEREF _Toc212462777 \h </w:instrText>
        </w:r>
      </w:ins>
      <w:r>
        <w:rPr>
          <w:webHidden/>
        </w:rPr>
      </w:r>
      <w:ins w:id="1062" w:author="Visone Rossana (GSE)" w:date="2025-10-27T12:57:00Z" w16du:dateUtc="2025-10-27T11:57:00Z">
        <w:r>
          <w:rPr>
            <w:webHidden/>
          </w:rPr>
          <w:fldChar w:fldCharType="separate"/>
        </w:r>
      </w:ins>
      <w:ins w:id="1063" w:author="Visone Rossana (GSE)" w:date="2025-10-27T13:02:00Z" w16du:dateUtc="2025-10-27T12:02:00Z">
        <w:r w:rsidR="00A6225C">
          <w:rPr>
            <w:webHidden/>
          </w:rPr>
          <w:t>145</w:t>
        </w:r>
      </w:ins>
      <w:ins w:id="1064" w:author="Visone Rossana (GSE)" w:date="2025-10-27T12:57:00Z" w16du:dateUtc="2025-10-27T11:57:00Z">
        <w:r>
          <w:rPr>
            <w:webHidden/>
          </w:rPr>
          <w:fldChar w:fldCharType="end"/>
        </w:r>
        <w:r w:rsidRPr="00A8170F">
          <w:rPr>
            <w:rStyle w:val="Collegamentoipertestuale"/>
          </w:rPr>
          <w:fldChar w:fldCharType="end"/>
        </w:r>
      </w:ins>
    </w:p>
    <w:p w14:paraId="71BE7F6B" w14:textId="4B4E483C" w:rsidR="00C952FD" w:rsidRDefault="00C952FD">
      <w:pPr>
        <w:pStyle w:val="Sommario1"/>
        <w:rPr>
          <w:ins w:id="106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0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w:t>
        </w:r>
        <w:r>
          <w:rPr>
            <w:rFonts w:asciiTheme="minorHAnsi" w:hAnsiTheme="minorHAnsi" w:cstheme="minorBidi"/>
            <w:b w:val="0"/>
            <w:bCs w:val="0"/>
            <w:caps w:val="0"/>
            <w:kern w:val="2"/>
            <w:sz w:val="24"/>
            <w:lang w:eastAsia="it-IT"/>
            <w14:ligatures w14:val="standardContextual"/>
          </w:rPr>
          <w:tab/>
        </w:r>
        <w:r w:rsidRPr="00A8170F">
          <w:rPr>
            <w:rStyle w:val="Collegamentoipertestuale"/>
          </w:rPr>
          <w:t>PRECISAZIONI</w:t>
        </w:r>
        <w:r>
          <w:rPr>
            <w:webHidden/>
          </w:rPr>
          <w:tab/>
        </w:r>
        <w:r>
          <w:rPr>
            <w:webHidden/>
          </w:rPr>
          <w:fldChar w:fldCharType="begin"/>
        </w:r>
        <w:r>
          <w:rPr>
            <w:webHidden/>
          </w:rPr>
          <w:instrText xml:space="preserve"> PAGEREF _Toc212462781 \h </w:instrText>
        </w:r>
      </w:ins>
      <w:r>
        <w:rPr>
          <w:webHidden/>
        </w:rPr>
      </w:r>
      <w:ins w:id="1067" w:author="Visone Rossana (GSE)" w:date="2025-10-27T12:57:00Z" w16du:dateUtc="2025-10-27T11:57:00Z">
        <w:r>
          <w:rPr>
            <w:webHidden/>
          </w:rPr>
          <w:fldChar w:fldCharType="separate"/>
        </w:r>
      </w:ins>
      <w:ins w:id="1068" w:author="Visone Rossana (GSE)" w:date="2025-10-27T13:02:00Z" w16du:dateUtc="2025-10-27T12:02:00Z">
        <w:r w:rsidR="00A6225C">
          <w:rPr>
            <w:webHidden/>
          </w:rPr>
          <w:t>145</w:t>
        </w:r>
      </w:ins>
      <w:ins w:id="1069" w:author="Visone Rossana (GSE)" w:date="2025-10-27T12:57:00Z" w16du:dateUtc="2025-10-27T11:57:00Z">
        <w:r>
          <w:rPr>
            <w:webHidden/>
          </w:rPr>
          <w:fldChar w:fldCharType="end"/>
        </w:r>
        <w:r w:rsidRPr="00A8170F">
          <w:rPr>
            <w:rStyle w:val="Collegamentoipertestuale"/>
          </w:rPr>
          <w:fldChar w:fldCharType="end"/>
        </w:r>
      </w:ins>
    </w:p>
    <w:p w14:paraId="342B2FBF" w14:textId="55A24A9B" w:rsidR="00C952FD" w:rsidRDefault="00C952FD">
      <w:pPr>
        <w:pStyle w:val="Sommario2"/>
        <w:tabs>
          <w:tab w:val="left" w:pos="993"/>
        </w:tabs>
        <w:rPr>
          <w:ins w:id="1070" w:author="Visone Rossana (GSE)" w:date="2025-10-27T12:57:00Z" w16du:dateUtc="2025-10-27T11:57:00Z"/>
          <w:rFonts w:cstheme="minorBidi"/>
          <w:b w:val="0"/>
          <w:smallCaps w:val="0"/>
          <w:kern w:val="2"/>
          <w:sz w:val="24"/>
          <w:lang w:eastAsia="it-IT"/>
          <w14:ligatures w14:val="standardContextual"/>
        </w:rPr>
      </w:pPr>
      <w:ins w:id="10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w:t>
        </w:r>
        <w:r>
          <w:rPr>
            <w:rFonts w:cstheme="minorBidi"/>
            <w:b w:val="0"/>
            <w:smallCaps w:val="0"/>
            <w:kern w:val="2"/>
            <w:sz w:val="24"/>
            <w:lang w:eastAsia="it-IT"/>
            <w14:ligatures w14:val="standardContextual"/>
          </w:rPr>
          <w:tab/>
        </w:r>
        <w:r w:rsidRPr="00A8170F">
          <w:rPr>
            <w:rStyle w:val="Collegamentoipertestuale"/>
          </w:rPr>
          <w:t>Data conclusione intervento</w:t>
        </w:r>
        <w:r>
          <w:rPr>
            <w:webHidden/>
          </w:rPr>
          <w:tab/>
        </w:r>
        <w:r>
          <w:rPr>
            <w:webHidden/>
          </w:rPr>
          <w:fldChar w:fldCharType="begin"/>
        </w:r>
        <w:r>
          <w:rPr>
            <w:webHidden/>
          </w:rPr>
          <w:instrText xml:space="preserve"> PAGEREF _Toc212462783 \h </w:instrText>
        </w:r>
      </w:ins>
      <w:r>
        <w:rPr>
          <w:webHidden/>
        </w:rPr>
      </w:r>
      <w:ins w:id="1072" w:author="Visone Rossana (GSE)" w:date="2025-10-27T12:57:00Z" w16du:dateUtc="2025-10-27T11:57:00Z">
        <w:r>
          <w:rPr>
            <w:webHidden/>
          </w:rPr>
          <w:fldChar w:fldCharType="separate"/>
        </w:r>
      </w:ins>
      <w:ins w:id="1073" w:author="Visone Rossana (GSE)" w:date="2025-10-27T13:02:00Z" w16du:dateUtc="2025-10-27T12:02:00Z">
        <w:r w:rsidR="00A6225C">
          <w:rPr>
            <w:webHidden/>
          </w:rPr>
          <w:t>146</w:t>
        </w:r>
      </w:ins>
      <w:ins w:id="1074" w:author="Visone Rossana (GSE)" w:date="2025-10-27T12:57:00Z" w16du:dateUtc="2025-10-27T11:57:00Z">
        <w:r>
          <w:rPr>
            <w:webHidden/>
          </w:rPr>
          <w:fldChar w:fldCharType="end"/>
        </w:r>
        <w:r w:rsidRPr="00A8170F">
          <w:rPr>
            <w:rStyle w:val="Collegamentoipertestuale"/>
          </w:rPr>
          <w:fldChar w:fldCharType="end"/>
        </w:r>
      </w:ins>
    </w:p>
    <w:p w14:paraId="77D3803C" w14:textId="18F3F649" w:rsidR="00C952FD" w:rsidRDefault="00C952FD">
      <w:pPr>
        <w:pStyle w:val="Sommario2"/>
        <w:tabs>
          <w:tab w:val="left" w:pos="993"/>
        </w:tabs>
        <w:rPr>
          <w:ins w:id="1075" w:author="Visone Rossana (GSE)" w:date="2025-10-27T12:57:00Z" w16du:dateUtc="2025-10-27T11:57:00Z"/>
          <w:rFonts w:cstheme="minorBidi"/>
          <w:b w:val="0"/>
          <w:smallCaps w:val="0"/>
          <w:kern w:val="2"/>
          <w:sz w:val="24"/>
          <w:lang w:eastAsia="it-IT"/>
          <w14:ligatures w14:val="standardContextual"/>
        </w:rPr>
      </w:pPr>
      <w:ins w:id="10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12.2.</w:t>
        </w:r>
        <w:r>
          <w:rPr>
            <w:rFonts w:cstheme="minorBidi"/>
            <w:b w:val="0"/>
            <w:smallCaps w:val="0"/>
            <w:kern w:val="2"/>
            <w:sz w:val="24"/>
            <w:lang w:eastAsia="it-IT"/>
            <w14:ligatures w14:val="standardContextual"/>
          </w:rPr>
          <w:tab/>
        </w:r>
        <w:r w:rsidRPr="00A8170F">
          <w:rPr>
            <w:rStyle w:val="Collegamentoipertestuale"/>
          </w:rPr>
          <w:t>Fatture e bonifici</w:t>
        </w:r>
        <w:r>
          <w:rPr>
            <w:webHidden/>
          </w:rPr>
          <w:tab/>
        </w:r>
        <w:r>
          <w:rPr>
            <w:webHidden/>
          </w:rPr>
          <w:fldChar w:fldCharType="begin"/>
        </w:r>
        <w:r>
          <w:rPr>
            <w:webHidden/>
          </w:rPr>
          <w:instrText xml:space="preserve"> PAGEREF _Toc212462784 \h </w:instrText>
        </w:r>
      </w:ins>
      <w:r>
        <w:rPr>
          <w:webHidden/>
        </w:rPr>
      </w:r>
      <w:ins w:id="1077" w:author="Visone Rossana (GSE)" w:date="2025-10-27T12:57:00Z" w16du:dateUtc="2025-10-27T11:57:00Z">
        <w:r>
          <w:rPr>
            <w:webHidden/>
          </w:rPr>
          <w:fldChar w:fldCharType="separate"/>
        </w:r>
      </w:ins>
      <w:ins w:id="1078" w:author="Visone Rossana (GSE)" w:date="2025-10-27T13:02:00Z" w16du:dateUtc="2025-10-27T12:02:00Z">
        <w:r w:rsidR="00A6225C">
          <w:rPr>
            <w:webHidden/>
          </w:rPr>
          <w:t>146</w:t>
        </w:r>
      </w:ins>
      <w:ins w:id="1079" w:author="Visone Rossana (GSE)" w:date="2025-10-27T12:57:00Z" w16du:dateUtc="2025-10-27T11:57:00Z">
        <w:r>
          <w:rPr>
            <w:webHidden/>
          </w:rPr>
          <w:fldChar w:fldCharType="end"/>
        </w:r>
        <w:r w:rsidRPr="00A8170F">
          <w:rPr>
            <w:rStyle w:val="Collegamentoipertestuale"/>
          </w:rPr>
          <w:fldChar w:fldCharType="end"/>
        </w:r>
      </w:ins>
    </w:p>
    <w:p w14:paraId="07EB7370" w14:textId="33C65E11" w:rsidR="00C952FD" w:rsidRDefault="00C952FD">
      <w:pPr>
        <w:pStyle w:val="Sommario2"/>
        <w:tabs>
          <w:tab w:val="left" w:pos="993"/>
        </w:tabs>
        <w:rPr>
          <w:ins w:id="1080" w:author="Visone Rossana (GSE)" w:date="2025-10-27T12:57:00Z" w16du:dateUtc="2025-10-27T11:57:00Z"/>
          <w:rFonts w:cstheme="minorBidi"/>
          <w:b w:val="0"/>
          <w:smallCaps w:val="0"/>
          <w:kern w:val="2"/>
          <w:sz w:val="24"/>
          <w:lang w:eastAsia="it-IT"/>
          <w14:ligatures w14:val="standardContextual"/>
        </w:rPr>
      </w:pPr>
      <w:ins w:id="10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12.3.</w:t>
        </w:r>
        <w:r>
          <w:rPr>
            <w:rFonts w:cstheme="minorBidi"/>
            <w:b w:val="0"/>
            <w:smallCaps w:val="0"/>
            <w:kern w:val="2"/>
            <w:sz w:val="24"/>
            <w:lang w:eastAsia="it-IT"/>
            <w14:ligatures w14:val="standardContextual"/>
          </w:rPr>
          <w:tab/>
        </w:r>
        <w:r w:rsidRPr="00A8170F">
          <w:rPr>
            <w:rStyle w:val="Collegamentoipertestuale"/>
          </w:rPr>
          <w:t>Mandato irrevocabile all’incasso</w:t>
        </w:r>
        <w:r>
          <w:rPr>
            <w:webHidden/>
          </w:rPr>
          <w:tab/>
        </w:r>
        <w:r>
          <w:rPr>
            <w:webHidden/>
          </w:rPr>
          <w:fldChar w:fldCharType="begin"/>
        </w:r>
        <w:r>
          <w:rPr>
            <w:webHidden/>
          </w:rPr>
          <w:instrText xml:space="preserve"> PAGEREF _Toc212462785 \h </w:instrText>
        </w:r>
      </w:ins>
      <w:r>
        <w:rPr>
          <w:webHidden/>
        </w:rPr>
      </w:r>
      <w:ins w:id="1082" w:author="Visone Rossana (GSE)" w:date="2025-10-27T12:57:00Z" w16du:dateUtc="2025-10-27T11:57:00Z">
        <w:r>
          <w:rPr>
            <w:webHidden/>
          </w:rPr>
          <w:fldChar w:fldCharType="separate"/>
        </w:r>
      </w:ins>
      <w:ins w:id="1083" w:author="Visone Rossana (GSE)" w:date="2025-10-27T13:02:00Z" w16du:dateUtc="2025-10-27T12:02:00Z">
        <w:r w:rsidR="00A6225C">
          <w:rPr>
            <w:webHidden/>
          </w:rPr>
          <w:t>149</w:t>
        </w:r>
      </w:ins>
      <w:ins w:id="1084" w:author="Visone Rossana (GSE)" w:date="2025-10-27T12:57:00Z" w16du:dateUtc="2025-10-27T11:57:00Z">
        <w:r>
          <w:rPr>
            <w:webHidden/>
          </w:rPr>
          <w:fldChar w:fldCharType="end"/>
        </w:r>
        <w:r w:rsidRPr="00A8170F">
          <w:rPr>
            <w:rStyle w:val="Collegamentoipertestuale"/>
          </w:rPr>
          <w:fldChar w:fldCharType="end"/>
        </w:r>
      </w:ins>
    </w:p>
    <w:p w14:paraId="6EB84A0E" w14:textId="74C708EF" w:rsidR="00C952FD" w:rsidRDefault="00C952FD">
      <w:pPr>
        <w:pStyle w:val="Sommario3"/>
        <w:tabs>
          <w:tab w:val="left" w:pos="1320"/>
        </w:tabs>
        <w:rPr>
          <w:ins w:id="1085" w:author="Visone Rossana (GSE)" w:date="2025-10-27T12:57:00Z" w16du:dateUtc="2025-10-27T11:57:00Z"/>
          <w:rFonts w:eastAsiaTheme="minorEastAsia" w:cstheme="minorBidi"/>
          <w:bCs w:val="0"/>
          <w:i w:val="0"/>
          <w:iCs w:val="0"/>
          <w:kern w:val="2"/>
          <w:sz w:val="24"/>
          <w:lang w:eastAsia="it-IT"/>
          <w14:ligatures w14:val="standardContextual"/>
        </w:rPr>
      </w:pPr>
      <w:ins w:id="10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12.3.1.</w:t>
        </w:r>
        <w:r>
          <w:rPr>
            <w:rFonts w:eastAsiaTheme="minorEastAsia" w:cstheme="minorBidi"/>
            <w:bCs w:val="0"/>
            <w:i w:val="0"/>
            <w:iCs w:val="0"/>
            <w:kern w:val="2"/>
            <w:sz w:val="24"/>
            <w:lang w:eastAsia="it-IT"/>
            <w14:ligatures w14:val="standardContextual"/>
          </w:rPr>
          <w:tab/>
        </w:r>
        <w:r w:rsidRPr="00A8170F">
          <w:rPr>
            <w:rStyle w:val="Collegamentoipertestuale"/>
          </w:rPr>
          <w:t>Modalità semplificata in fase di compilazione della richiesta</w:t>
        </w:r>
        <w:r>
          <w:rPr>
            <w:webHidden/>
          </w:rPr>
          <w:tab/>
        </w:r>
        <w:r>
          <w:rPr>
            <w:webHidden/>
          </w:rPr>
          <w:fldChar w:fldCharType="begin"/>
        </w:r>
        <w:r>
          <w:rPr>
            <w:webHidden/>
          </w:rPr>
          <w:instrText xml:space="preserve"> PAGEREF _Toc212462786 \h </w:instrText>
        </w:r>
      </w:ins>
      <w:r>
        <w:rPr>
          <w:webHidden/>
        </w:rPr>
      </w:r>
      <w:ins w:id="1087" w:author="Visone Rossana (GSE)" w:date="2025-10-27T12:57:00Z" w16du:dateUtc="2025-10-27T11:57:00Z">
        <w:r>
          <w:rPr>
            <w:webHidden/>
          </w:rPr>
          <w:fldChar w:fldCharType="separate"/>
        </w:r>
      </w:ins>
      <w:ins w:id="1088" w:author="Visone Rossana (GSE)" w:date="2025-10-27T13:02:00Z" w16du:dateUtc="2025-10-27T12:02:00Z">
        <w:r w:rsidR="00A6225C">
          <w:rPr>
            <w:webHidden/>
          </w:rPr>
          <w:t>149</w:t>
        </w:r>
      </w:ins>
      <w:ins w:id="1089" w:author="Visone Rossana (GSE)" w:date="2025-10-27T12:57:00Z" w16du:dateUtc="2025-10-27T11:57:00Z">
        <w:r>
          <w:rPr>
            <w:webHidden/>
          </w:rPr>
          <w:fldChar w:fldCharType="end"/>
        </w:r>
        <w:r w:rsidRPr="00A8170F">
          <w:rPr>
            <w:rStyle w:val="Collegamentoipertestuale"/>
          </w:rPr>
          <w:fldChar w:fldCharType="end"/>
        </w:r>
      </w:ins>
    </w:p>
    <w:p w14:paraId="2EFDE808" w14:textId="5111B4EA" w:rsidR="00C952FD" w:rsidRDefault="00C952FD">
      <w:pPr>
        <w:pStyle w:val="Sommario3"/>
        <w:tabs>
          <w:tab w:val="left" w:pos="1320"/>
        </w:tabs>
        <w:rPr>
          <w:ins w:id="1090" w:author="Visone Rossana (GSE)" w:date="2025-10-27T12:57:00Z" w16du:dateUtc="2025-10-27T11:57:00Z"/>
          <w:rFonts w:eastAsiaTheme="minorEastAsia" w:cstheme="minorBidi"/>
          <w:bCs w:val="0"/>
          <w:i w:val="0"/>
          <w:iCs w:val="0"/>
          <w:kern w:val="2"/>
          <w:sz w:val="24"/>
          <w:lang w:eastAsia="it-IT"/>
          <w14:ligatures w14:val="standardContextual"/>
        </w:rPr>
      </w:pPr>
      <w:ins w:id="10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"_Toc212462787"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12.3.2.</w:t>
        </w:r>
        <w:r>
          <w:rPr>
            <w:rFonts w:eastAsiaTheme="minorEastAsia" w:cstheme="minorBidi"/>
            <w:bCs w:val="0"/>
            <w:i w:val="0"/>
            <w:iCs w:val="0"/>
            <w:kern w:val="2"/>
            <w:sz w:val="24"/>
            <w:lang w:eastAsia="it-IT"/>
            <w14:ligatures w14:val="standardContextual"/>
          </w:rPr>
          <w:tab/>
        </w:r>
        <w:r w:rsidRPr="00A8170F">
          <w:rPr>
            <w:rStyle w:val="Collegamentoipertestuale"/>
          </w:rPr>
          <w:t>Conferimento in fase successiva, a valle dell’ammissione all’incentivo</w:t>
        </w:r>
        <w:r>
          <w:rPr>
            <w:webHidden/>
          </w:rPr>
          <w:tab/>
        </w:r>
        <w:r>
          <w:rPr>
            <w:webHidden/>
          </w:rPr>
          <w:fldChar w:fldCharType="begin"/>
        </w:r>
        <w:r>
          <w:rPr>
            <w:webHidden/>
          </w:rPr>
          <w:instrText xml:space="preserve"> PAGEREF _Toc212462787 \h </w:instrText>
        </w:r>
      </w:ins>
      <w:r>
        <w:rPr>
          <w:webHidden/>
        </w:rPr>
      </w:r>
      <w:ins w:id="1092" w:author="Visone Rossana (GSE)" w:date="2025-10-27T12:57:00Z" w16du:dateUtc="2025-10-27T11:57:00Z">
        <w:r>
          <w:rPr>
            <w:webHidden/>
          </w:rPr>
          <w:fldChar w:fldCharType="separate"/>
        </w:r>
      </w:ins>
      <w:ins w:id="1093" w:author="Visone Rossana (GSE)" w:date="2025-10-27T13:02:00Z" w16du:dateUtc="2025-10-27T12:02:00Z">
        <w:r w:rsidR="00A6225C">
          <w:rPr>
            <w:webHidden/>
          </w:rPr>
          <w:t>150</w:t>
        </w:r>
      </w:ins>
      <w:ins w:id="1094" w:author="Visone Rossana (GSE)" w:date="2025-10-27T12:57:00Z" w16du:dateUtc="2025-10-27T11:57:00Z">
        <w:r>
          <w:rPr>
            <w:webHidden/>
          </w:rPr>
          <w:fldChar w:fldCharType="end"/>
        </w:r>
        <w:r w:rsidRPr="00A8170F">
          <w:rPr>
            <w:rStyle w:val="Collegamentoipertestuale"/>
          </w:rPr>
          <w:fldChar w:fldCharType="end"/>
        </w:r>
      </w:ins>
    </w:p>
    <w:p w14:paraId="5DBB58F1" w14:textId="1DAE45E9" w:rsidR="00C952FD" w:rsidRDefault="00C952FD">
      <w:pPr>
        <w:pStyle w:val="Sommario3"/>
        <w:tabs>
          <w:tab w:val="left" w:pos="1320"/>
        </w:tabs>
        <w:rPr>
          <w:ins w:id="1095" w:author="Visone Rossana (GSE)" w:date="2025-10-27T12:57:00Z" w16du:dateUtc="2025-10-27T11:57:00Z"/>
          <w:rFonts w:eastAsiaTheme="minorEastAsia" w:cstheme="minorBidi"/>
          <w:bCs w:val="0"/>
          <w:i w:val="0"/>
          <w:iCs w:val="0"/>
          <w:kern w:val="2"/>
          <w:sz w:val="24"/>
          <w:lang w:eastAsia="it-IT"/>
          <w14:ligatures w14:val="standardContextual"/>
        </w:rPr>
      </w:pPr>
      <w:ins w:id="10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12.3.3.</w:t>
        </w:r>
        <w:r>
          <w:rPr>
            <w:rFonts w:eastAsiaTheme="minorEastAsia" w:cstheme="minorBidi"/>
            <w:bCs w:val="0"/>
            <w:i w:val="0"/>
            <w:iCs w:val="0"/>
            <w:kern w:val="2"/>
            <w:sz w:val="24"/>
            <w:lang w:eastAsia="it-IT"/>
            <w14:ligatures w14:val="standardContextual"/>
          </w:rPr>
          <w:tab/>
        </w:r>
        <w:r w:rsidRPr="00A8170F">
          <w:rPr>
            <w:rStyle w:val="Collegamentoipertestuale"/>
          </w:rPr>
          <w:t>Cessione del credito - Conferimento in fase successiva, a valle dell’ammissione all’incentivo</w:t>
        </w:r>
        <w:r>
          <w:rPr>
            <w:webHidden/>
          </w:rPr>
          <w:tab/>
        </w:r>
        <w:r>
          <w:rPr>
            <w:webHidden/>
          </w:rPr>
          <w:fldChar w:fldCharType="begin"/>
        </w:r>
        <w:r>
          <w:rPr>
            <w:webHidden/>
          </w:rPr>
          <w:instrText xml:space="preserve"> PAGEREF _Toc212462790 \h </w:instrText>
        </w:r>
      </w:ins>
      <w:r>
        <w:rPr>
          <w:webHidden/>
        </w:rPr>
      </w:r>
      <w:ins w:id="1097" w:author="Visone Rossana (GSE)" w:date="2025-10-27T12:57:00Z" w16du:dateUtc="2025-10-27T11:57:00Z">
        <w:r>
          <w:rPr>
            <w:webHidden/>
          </w:rPr>
          <w:fldChar w:fldCharType="separate"/>
        </w:r>
      </w:ins>
      <w:ins w:id="1098" w:author="Visone Rossana (GSE)" w:date="2025-10-27T13:02:00Z" w16du:dateUtc="2025-10-27T12:02:00Z">
        <w:r w:rsidR="00A6225C">
          <w:rPr>
            <w:webHidden/>
          </w:rPr>
          <w:t>150</w:t>
        </w:r>
      </w:ins>
      <w:ins w:id="1099" w:author="Visone Rossana (GSE)" w:date="2025-10-27T12:57:00Z" w16du:dateUtc="2025-10-27T11:57:00Z">
        <w:r>
          <w:rPr>
            <w:webHidden/>
          </w:rPr>
          <w:fldChar w:fldCharType="end"/>
        </w:r>
        <w:r w:rsidRPr="00A8170F">
          <w:rPr>
            <w:rStyle w:val="Collegamentoipertestuale"/>
          </w:rPr>
          <w:fldChar w:fldCharType="end"/>
        </w:r>
      </w:ins>
    </w:p>
    <w:p w14:paraId="774FEDD0" w14:textId="0185482F" w:rsidR="00C952FD" w:rsidRDefault="00C952FD">
      <w:pPr>
        <w:pStyle w:val="Sommario2"/>
        <w:tabs>
          <w:tab w:val="left" w:pos="993"/>
        </w:tabs>
        <w:rPr>
          <w:ins w:id="1100" w:author="Visone Rossana (GSE)" w:date="2025-10-27T12:57:00Z" w16du:dateUtc="2025-10-27T11:57:00Z"/>
          <w:rFonts w:cstheme="minorBidi"/>
          <w:b w:val="0"/>
          <w:smallCaps w:val="0"/>
          <w:kern w:val="2"/>
          <w:sz w:val="24"/>
          <w:lang w:eastAsia="it-IT"/>
          <w14:ligatures w14:val="standardContextual"/>
        </w:rPr>
      </w:pPr>
      <w:ins w:id="11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12.4.</w:t>
        </w:r>
        <w:r>
          <w:rPr>
            <w:rFonts w:cstheme="minorBidi"/>
            <w:b w:val="0"/>
            <w:smallCaps w:val="0"/>
            <w:kern w:val="2"/>
            <w:sz w:val="24"/>
            <w:lang w:eastAsia="it-IT"/>
            <w14:ligatures w14:val="standardContextual"/>
          </w:rPr>
          <w:tab/>
        </w:r>
        <w:r w:rsidRPr="00A8170F">
          <w:rPr>
            <w:rStyle w:val="Collegamentoipertestuale"/>
          </w:rPr>
          <w:t>Multi-intervento</w:t>
        </w:r>
        <w:r>
          <w:rPr>
            <w:webHidden/>
          </w:rPr>
          <w:tab/>
        </w:r>
        <w:r>
          <w:rPr>
            <w:webHidden/>
          </w:rPr>
          <w:fldChar w:fldCharType="begin"/>
        </w:r>
        <w:r>
          <w:rPr>
            <w:webHidden/>
          </w:rPr>
          <w:instrText xml:space="preserve"> PAGEREF _Toc212462792 \h </w:instrText>
        </w:r>
      </w:ins>
      <w:r>
        <w:rPr>
          <w:webHidden/>
        </w:rPr>
      </w:r>
      <w:ins w:id="1102" w:author="Visone Rossana (GSE)" w:date="2025-10-27T12:57:00Z" w16du:dateUtc="2025-10-27T11:57:00Z">
        <w:r>
          <w:rPr>
            <w:webHidden/>
          </w:rPr>
          <w:fldChar w:fldCharType="separate"/>
        </w:r>
      </w:ins>
      <w:ins w:id="1103" w:author="Visone Rossana (GSE)" w:date="2025-10-27T13:02:00Z" w16du:dateUtc="2025-10-27T12:02:00Z">
        <w:r w:rsidR="00A6225C">
          <w:rPr>
            <w:webHidden/>
          </w:rPr>
          <w:t>151</w:t>
        </w:r>
      </w:ins>
      <w:ins w:id="1104" w:author="Visone Rossana (GSE)" w:date="2025-10-27T12:57:00Z" w16du:dateUtc="2025-10-27T11:57:00Z">
        <w:r>
          <w:rPr>
            <w:webHidden/>
          </w:rPr>
          <w:fldChar w:fldCharType="end"/>
        </w:r>
        <w:r w:rsidRPr="00A8170F">
          <w:rPr>
            <w:rStyle w:val="Collegamentoipertestuale"/>
          </w:rPr>
          <w:fldChar w:fldCharType="end"/>
        </w:r>
      </w:ins>
    </w:p>
    <w:p w14:paraId="506343B7" w14:textId="2F07A421" w:rsidR="00C952FD" w:rsidRDefault="00C952FD">
      <w:pPr>
        <w:pStyle w:val="Sommario2"/>
        <w:tabs>
          <w:tab w:val="left" w:pos="993"/>
        </w:tabs>
        <w:rPr>
          <w:ins w:id="1105" w:author="Visone Rossana (GSE)" w:date="2025-10-27T12:57:00Z" w16du:dateUtc="2025-10-27T11:57:00Z"/>
          <w:rFonts w:cstheme="minorBidi"/>
          <w:b w:val="0"/>
          <w:smallCaps w:val="0"/>
          <w:kern w:val="2"/>
          <w:sz w:val="24"/>
          <w:lang w:eastAsia="it-IT"/>
          <w14:ligatures w14:val="standardContextual"/>
        </w:rPr>
      </w:pPr>
      <w:ins w:id="11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12.5.</w:t>
        </w:r>
        <w:r>
          <w:rPr>
            <w:rFonts w:cstheme="minorBidi"/>
            <w:b w:val="0"/>
            <w:smallCaps w:val="0"/>
            <w:kern w:val="2"/>
            <w:sz w:val="24"/>
            <w:lang w:eastAsia="it-IT"/>
            <w14:ligatures w14:val="standardContextual"/>
          </w:rPr>
          <w:tab/>
        </w:r>
        <w:r w:rsidRPr="00A8170F">
          <w:rPr>
            <w:rStyle w:val="Collegamentoipertestuale"/>
          </w:rPr>
          <w:t>Asseverazione</w:t>
        </w:r>
        <w:r>
          <w:rPr>
            <w:webHidden/>
          </w:rPr>
          <w:tab/>
        </w:r>
        <w:r>
          <w:rPr>
            <w:webHidden/>
          </w:rPr>
          <w:fldChar w:fldCharType="begin"/>
        </w:r>
        <w:r>
          <w:rPr>
            <w:webHidden/>
          </w:rPr>
          <w:instrText xml:space="preserve"> PAGEREF _Toc212462793 \h </w:instrText>
        </w:r>
      </w:ins>
      <w:r>
        <w:rPr>
          <w:webHidden/>
        </w:rPr>
      </w:r>
      <w:ins w:id="1107" w:author="Visone Rossana (GSE)" w:date="2025-10-27T12:57:00Z" w16du:dateUtc="2025-10-27T11:57:00Z">
        <w:r>
          <w:rPr>
            <w:webHidden/>
          </w:rPr>
          <w:fldChar w:fldCharType="separate"/>
        </w:r>
      </w:ins>
      <w:ins w:id="1108" w:author="Visone Rossana (GSE)" w:date="2025-10-27T13:02:00Z" w16du:dateUtc="2025-10-27T12:02:00Z">
        <w:r w:rsidR="00A6225C">
          <w:rPr>
            <w:webHidden/>
          </w:rPr>
          <w:t>152</w:t>
        </w:r>
      </w:ins>
      <w:ins w:id="1109" w:author="Visone Rossana (GSE)" w:date="2025-10-27T12:57:00Z" w16du:dateUtc="2025-10-27T11:57:00Z">
        <w:r>
          <w:rPr>
            <w:webHidden/>
          </w:rPr>
          <w:fldChar w:fldCharType="end"/>
        </w:r>
        <w:r w:rsidRPr="00A8170F">
          <w:rPr>
            <w:rStyle w:val="Collegamentoipertestuale"/>
          </w:rPr>
          <w:fldChar w:fldCharType="end"/>
        </w:r>
      </w:ins>
    </w:p>
    <w:p w14:paraId="0B29A6C4" w14:textId="01B69B3E" w:rsidR="00C952FD" w:rsidRDefault="00C952FD">
      <w:pPr>
        <w:pStyle w:val="Sommario2"/>
        <w:tabs>
          <w:tab w:val="left" w:pos="993"/>
        </w:tabs>
        <w:rPr>
          <w:ins w:id="1110" w:author="Visone Rossana (GSE)" w:date="2025-10-27T12:57:00Z" w16du:dateUtc="2025-10-27T11:57:00Z"/>
          <w:rFonts w:cstheme="minorBidi"/>
          <w:b w:val="0"/>
          <w:smallCaps w:val="0"/>
          <w:kern w:val="2"/>
          <w:sz w:val="24"/>
          <w:lang w:eastAsia="it-IT"/>
          <w14:ligatures w14:val="standardContextual"/>
        </w:rPr>
      </w:pPr>
      <w:ins w:id="11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12.6.</w:t>
        </w:r>
        <w:r>
          <w:rPr>
            <w:rFonts w:cstheme="minorBidi"/>
            <w:b w:val="0"/>
            <w:smallCaps w:val="0"/>
            <w:kern w:val="2"/>
            <w:sz w:val="24"/>
            <w:lang w:eastAsia="it-IT"/>
            <w14:ligatures w14:val="standardContextual"/>
          </w:rPr>
          <w:tab/>
        </w:r>
        <w:r w:rsidRPr="00A8170F">
          <w:rPr>
            <w:rStyle w:val="Collegamentoipertestuale"/>
          </w:rPr>
          <w:t>Potenza termica nominale</w:t>
        </w:r>
        <w:r>
          <w:rPr>
            <w:webHidden/>
          </w:rPr>
          <w:tab/>
        </w:r>
        <w:r>
          <w:rPr>
            <w:webHidden/>
          </w:rPr>
          <w:fldChar w:fldCharType="begin"/>
        </w:r>
        <w:r>
          <w:rPr>
            <w:webHidden/>
          </w:rPr>
          <w:instrText xml:space="preserve"> PAGEREF _Toc212462795 \h </w:instrText>
        </w:r>
      </w:ins>
      <w:r>
        <w:rPr>
          <w:webHidden/>
        </w:rPr>
      </w:r>
      <w:ins w:id="1112" w:author="Visone Rossana (GSE)" w:date="2025-10-27T12:57:00Z" w16du:dateUtc="2025-10-27T11:57:00Z">
        <w:r>
          <w:rPr>
            <w:webHidden/>
          </w:rPr>
          <w:fldChar w:fldCharType="separate"/>
        </w:r>
      </w:ins>
      <w:ins w:id="1113" w:author="Visone Rossana (GSE)" w:date="2025-10-27T13:02:00Z" w16du:dateUtc="2025-10-27T12:02:00Z">
        <w:r w:rsidR="00A6225C">
          <w:rPr>
            <w:webHidden/>
          </w:rPr>
          <w:t>154</w:t>
        </w:r>
      </w:ins>
      <w:ins w:id="1114" w:author="Visone Rossana (GSE)" w:date="2025-10-27T12:57:00Z" w16du:dateUtc="2025-10-27T11:57:00Z">
        <w:r>
          <w:rPr>
            <w:webHidden/>
          </w:rPr>
          <w:fldChar w:fldCharType="end"/>
        </w:r>
        <w:r w:rsidRPr="00A8170F">
          <w:rPr>
            <w:rStyle w:val="Collegamentoipertestuale"/>
          </w:rPr>
          <w:fldChar w:fldCharType="end"/>
        </w:r>
      </w:ins>
    </w:p>
    <w:p w14:paraId="57EF542A" w14:textId="0524F850" w:rsidR="00C952FD" w:rsidRDefault="00C952FD">
      <w:pPr>
        <w:pStyle w:val="Sommario2"/>
        <w:tabs>
          <w:tab w:val="left" w:pos="993"/>
        </w:tabs>
        <w:rPr>
          <w:ins w:id="1115" w:author="Visone Rossana (GSE)" w:date="2025-10-27T12:57:00Z" w16du:dateUtc="2025-10-27T11:57:00Z"/>
          <w:rFonts w:cstheme="minorBidi"/>
          <w:b w:val="0"/>
          <w:smallCaps w:val="0"/>
          <w:kern w:val="2"/>
          <w:sz w:val="24"/>
          <w:lang w:eastAsia="it-IT"/>
          <w14:ligatures w14:val="standardContextual"/>
        </w:rPr>
      </w:pPr>
      <w:ins w:id="11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12.7.</w:t>
        </w:r>
        <w:r>
          <w:rPr>
            <w:rFonts w:cstheme="minorBidi"/>
            <w:b w:val="0"/>
            <w:smallCaps w:val="0"/>
            <w:kern w:val="2"/>
            <w:sz w:val="24"/>
            <w:lang w:eastAsia="it-IT"/>
            <w14:ligatures w14:val="standardContextual"/>
          </w:rPr>
          <w:tab/>
        </w:r>
        <w:r w:rsidRPr="00A8170F">
          <w:rPr>
            <w:rStyle w:val="Collegamentoipertestuale"/>
          </w:rPr>
          <w:t>Sostituzione di impianti di climatizzazione invernale, utilizzi degli impianti e smaltimento</w:t>
        </w:r>
        <w:r>
          <w:rPr>
            <w:webHidden/>
          </w:rPr>
          <w:tab/>
        </w:r>
        <w:r>
          <w:rPr>
            <w:webHidden/>
          </w:rPr>
          <w:fldChar w:fldCharType="begin"/>
        </w:r>
        <w:r>
          <w:rPr>
            <w:webHidden/>
          </w:rPr>
          <w:instrText xml:space="preserve"> PAGEREF _Toc212462796 \h </w:instrText>
        </w:r>
      </w:ins>
      <w:r>
        <w:rPr>
          <w:webHidden/>
        </w:rPr>
      </w:r>
      <w:ins w:id="1117" w:author="Visone Rossana (GSE)" w:date="2025-10-27T12:57:00Z" w16du:dateUtc="2025-10-27T11:57:00Z">
        <w:r>
          <w:rPr>
            <w:webHidden/>
          </w:rPr>
          <w:fldChar w:fldCharType="separate"/>
        </w:r>
      </w:ins>
      <w:ins w:id="1118" w:author="Visone Rossana (GSE)" w:date="2025-10-27T13:02:00Z" w16du:dateUtc="2025-10-27T12:02:00Z">
        <w:r w:rsidR="00A6225C">
          <w:rPr>
            <w:webHidden/>
          </w:rPr>
          <w:t>154</w:t>
        </w:r>
      </w:ins>
      <w:ins w:id="1119" w:author="Visone Rossana (GSE)" w:date="2025-10-27T12:57:00Z" w16du:dateUtc="2025-10-27T11:57:00Z">
        <w:r>
          <w:rPr>
            <w:webHidden/>
          </w:rPr>
          <w:fldChar w:fldCharType="end"/>
        </w:r>
        <w:r w:rsidRPr="00A8170F">
          <w:rPr>
            <w:rStyle w:val="Collegamentoipertestuale"/>
          </w:rPr>
          <w:fldChar w:fldCharType="end"/>
        </w:r>
      </w:ins>
    </w:p>
    <w:p w14:paraId="137CBA7C" w14:textId="7C43B1B0" w:rsidR="00C952FD" w:rsidRDefault="00C952FD">
      <w:pPr>
        <w:pStyle w:val="Sommario2"/>
        <w:tabs>
          <w:tab w:val="left" w:pos="993"/>
        </w:tabs>
        <w:rPr>
          <w:ins w:id="1120" w:author="Visone Rossana (GSE)" w:date="2025-10-27T12:57:00Z" w16du:dateUtc="2025-10-27T11:57:00Z"/>
          <w:rFonts w:cstheme="minorBidi"/>
          <w:b w:val="0"/>
          <w:smallCaps w:val="0"/>
          <w:kern w:val="2"/>
          <w:sz w:val="24"/>
          <w:lang w:eastAsia="it-IT"/>
          <w14:ligatures w14:val="standardContextual"/>
        </w:rPr>
      </w:pPr>
      <w:ins w:id="11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"_Toc212462799"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12.8.</w:t>
        </w:r>
        <w:r>
          <w:rPr>
            <w:rFonts w:cstheme="minorBidi"/>
            <w:b w:val="0"/>
            <w:smallCaps w:val="0"/>
            <w:kern w:val="2"/>
            <w:sz w:val="24"/>
            <w:lang w:eastAsia="it-IT"/>
            <w14:ligatures w14:val="standardContextual"/>
          </w:rPr>
          <w:tab/>
        </w:r>
        <w:r w:rsidRPr="00A8170F">
          <w:rPr>
            <w:rStyle w:val="Collegamentoipertestuale"/>
          </w:rPr>
          <w:t>Sistemi di contabilizzazione del calore e trasmissione delle misure di energia termica</w:t>
        </w:r>
        <w:r>
          <w:rPr>
            <w:webHidden/>
          </w:rPr>
          <w:tab/>
        </w:r>
        <w:r>
          <w:rPr>
            <w:webHidden/>
          </w:rPr>
          <w:fldChar w:fldCharType="begin"/>
        </w:r>
        <w:r>
          <w:rPr>
            <w:webHidden/>
          </w:rPr>
          <w:instrText xml:space="preserve"> PAGEREF _Toc212462799 \h </w:instrText>
        </w:r>
      </w:ins>
      <w:r>
        <w:rPr>
          <w:webHidden/>
        </w:rPr>
      </w:r>
      <w:ins w:id="1122" w:author="Visone Rossana (GSE)" w:date="2025-10-27T12:57:00Z" w16du:dateUtc="2025-10-27T11:57:00Z">
        <w:r>
          <w:rPr>
            <w:webHidden/>
          </w:rPr>
          <w:fldChar w:fldCharType="separate"/>
        </w:r>
      </w:ins>
      <w:ins w:id="1123" w:author="Visone Rossana (GSE)" w:date="2025-10-27T13:02:00Z" w16du:dateUtc="2025-10-27T12:02:00Z">
        <w:r w:rsidR="00A6225C">
          <w:rPr>
            <w:webHidden/>
          </w:rPr>
          <w:t>157</w:t>
        </w:r>
      </w:ins>
      <w:ins w:id="1124" w:author="Visone Rossana (GSE)" w:date="2025-10-27T12:57:00Z" w16du:dateUtc="2025-10-27T11:57:00Z">
        <w:r>
          <w:rPr>
            <w:webHidden/>
          </w:rPr>
          <w:fldChar w:fldCharType="end"/>
        </w:r>
        <w:r w:rsidRPr="00A8170F">
          <w:rPr>
            <w:rStyle w:val="Collegamentoipertestuale"/>
          </w:rPr>
          <w:fldChar w:fldCharType="end"/>
        </w:r>
      </w:ins>
    </w:p>
    <w:p w14:paraId="330AD7C0" w14:textId="684568E9" w:rsidR="00C952FD" w:rsidRDefault="00C952FD">
      <w:pPr>
        <w:pStyle w:val="Sommario2"/>
        <w:tabs>
          <w:tab w:val="left" w:pos="993"/>
        </w:tabs>
        <w:rPr>
          <w:ins w:id="1125" w:author="Visone Rossana (GSE)" w:date="2025-10-27T12:57:00Z" w16du:dateUtc="2025-10-27T11:57:00Z"/>
          <w:rFonts w:cstheme="minorBidi"/>
          <w:b w:val="0"/>
          <w:smallCaps w:val="0"/>
          <w:kern w:val="2"/>
          <w:sz w:val="24"/>
          <w:lang w:eastAsia="it-IT"/>
          <w14:ligatures w14:val="standardContextual"/>
        </w:rPr>
      </w:pPr>
      <w:ins w:id="112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"_Toc212462801"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12.9.</w:t>
        </w:r>
        <w:r>
          <w:rPr>
            <w:rFonts w:cstheme="minorBidi"/>
            <w:b w:val="0"/>
            <w:smallCaps w:val="0"/>
            <w:kern w:val="2"/>
            <w:sz w:val="24"/>
            <w:lang w:eastAsia="it-IT"/>
            <w14:ligatures w14:val="standardContextual"/>
          </w:rPr>
          <w:tab/>
        </w:r>
        <w:r w:rsidRPr="00A8170F">
          <w:rPr>
            <w:rStyle w:val="Collegamentoipertestuale"/>
          </w:rPr>
          <w:t>Obblighi d’integrazione delle fonti rinnovabili negli edifici (Dlgs 199/21)</w:t>
        </w:r>
        <w:r>
          <w:rPr>
            <w:webHidden/>
          </w:rPr>
          <w:tab/>
        </w:r>
        <w:r>
          <w:rPr>
            <w:webHidden/>
          </w:rPr>
          <w:fldChar w:fldCharType="begin"/>
        </w:r>
        <w:r>
          <w:rPr>
            <w:webHidden/>
          </w:rPr>
          <w:instrText xml:space="preserve"> PAGEREF _Toc212462801 \h </w:instrText>
        </w:r>
      </w:ins>
      <w:r>
        <w:rPr>
          <w:webHidden/>
        </w:rPr>
      </w:r>
      <w:ins w:id="1127" w:author="Visone Rossana (GSE)" w:date="2025-10-27T12:57:00Z" w16du:dateUtc="2025-10-27T11:57:00Z">
        <w:r>
          <w:rPr>
            <w:webHidden/>
          </w:rPr>
          <w:fldChar w:fldCharType="separate"/>
        </w:r>
      </w:ins>
      <w:ins w:id="1128" w:author="Visone Rossana (GSE)" w:date="2025-10-27T13:02:00Z" w16du:dateUtc="2025-10-27T12:02:00Z">
        <w:r w:rsidR="00A6225C">
          <w:rPr>
            <w:webHidden/>
          </w:rPr>
          <w:t>157</w:t>
        </w:r>
      </w:ins>
      <w:ins w:id="1129" w:author="Visone Rossana (GSE)" w:date="2025-10-27T12:57:00Z" w16du:dateUtc="2025-10-27T11:57:00Z">
        <w:r>
          <w:rPr>
            <w:webHidden/>
          </w:rPr>
          <w:fldChar w:fldCharType="end"/>
        </w:r>
        <w:r w:rsidRPr="00A8170F">
          <w:rPr>
            <w:rStyle w:val="Collegamentoipertestuale"/>
          </w:rPr>
          <w:fldChar w:fldCharType="end"/>
        </w:r>
      </w:ins>
    </w:p>
    <w:p w14:paraId="4203BD23" w14:textId="4CA65FDB" w:rsidR="00C952FD" w:rsidRDefault="00C952FD">
      <w:pPr>
        <w:pStyle w:val="Sommario2"/>
        <w:tabs>
          <w:tab w:val="left" w:pos="993"/>
        </w:tabs>
        <w:rPr>
          <w:ins w:id="1130" w:author="Visone Rossana (GSE)" w:date="2025-10-27T12:57:00Z" w16du:dateUtc="2025-10-27T11:57:00Z"/>
          <w:rFonts w:cstheme="minorBidi"/>
          <w:b w:val="0"/>
          <w:smallCaps w:val="0"/>
          <w:kern w:val="2"/>
          <w:sz w:val="24"/>
          <w:lang w:eastAsia="it-IT"/>
          <w14:ligatures w14:val="standardContextual"/>
        </w:rPr>
      </w:pPr>
      <w:ins w:id="113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"_Toc212462802"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12.10.</w:t>
        </w:r>
        <w:r>
          <w:rPr>
            <w:rFonts w:cstheme="minorBidi"/>
            <w:b w:val="0"/>
            <w:smallCaps w:val="0"/>
            <w:kern w:val="2"/>
            <w:sz w:val="24"/>
            <w:lang w:eastAsia="it-IT"/>
            <w14:ligatures w14:val="standardContextual"/>
          </w:rPr>
          <w:tab/>
        </w:r>
        <w:r w:rsidRPr="00A8170F">
          <w:rPr>
            <w:rStyle w:val="Collegamentoipertestuale"/>
          </w:rPr>
          <w:t>Identificazione Edificio</w:t>
        </w:r>
        <w:r>
          <w:rPr>
            <w:webHidden/>
          </w:rPr>
          <w:tab/>
        </w:r>
        <w:r>
          <w:rPr>
            <w:webHidden/>
          </w:rPr>
          <w:fldChar w:fldCharType="begin"/>
        </w:r>
        <w:r>
          <w:rPr>
            <w:webHidden/>
          </w:rPr>
          <w:instrText xml:space="preserve"> PAGEREF _Toc212462802 \h </w:instrText>
        </w:r>
      </w:ins>
      <w:r>
        <w:rPr>
          <w:webHidden/>
        </w:rPr>
      </w:r>
      <w:ins w:id="1132" w:author="Visone Rossana (GSE)" w:date="2025-10-27T12:57:00Z" w16du:dateUtc="2025-10-27T11:57:00Z">
        <w:r>
          <w:rPr>
            <w:webHidden/>
          </w:rPr>
          <w:fldChar w:fldCharType="separate"/>
        </w:r>
      </w:ins>
      <w:ins w:id="1133" w:author="Visone Rossana (GSE)" w:date="2025-10-27T13:02:00Z" w16du:dateUtc="2025-10-27T12:02:00Z">
        <w:r w:rsidR="00A6225C">
          <w:rPr>
            <w:webHidden/>
          </w:rPr>
          <w:t>158</w:t>
        </w:r>
      </w:ins>
      <w:ins w:id="1134" w:author="Visone Rossana (GSE)" w:date="2025-10-27T12:57:00Z" w16du:dateUtc="2025-10-27T11:57:00Z">
        <w:r>
          <w:rPr>
            <w:webHidden/>
          </w:rPr>
          <w:fldChar w:fldCharType="end"/>
        </w:r>
        <w:r w:rsidRPr="00A8170F">
          <w:rPr>
            <w:rStyle w:val="Collegamentoipertestuale"/>
          </w:rPr>
          <w:fldChar w:fldCharType="end"/>
        </w:r>
      </w:ins>
    </w:p>
    <w:p w14:paraId="247BC022" w14:textId="2870D2DB" w:rsidR="00C952FD" w:rsidRDefault="00C952FD">
      <w:pPr>
        <w:pStyle w:val="Sommario3"/>
        <w:tabs>
          <w:tab w:val="left" w:pos="1540"/>
        </w:tabs>
        <w:rPr>
          <w:ins w:id="1135" w:author="Visone Rossana (GSE)" w:date="2025-10-27T12:57:00Z" w16du:dateUtc="2025-10-27T11:57:00Z"/>
          <w:rFonts w:eastAsiaTheme="minorEastAsia" w:cstheme="minorBidi"/>
          <w:bCs w:val="0"/>
          <w:i w:val="0"/>
          <w:iCs w:val="0"/>
          <w:kern w:val="2"/>
          <w:sz w:val="24"/>
          <w:lang w:eastAsia="it-IT"/>
          <w14:ligatures w14:val="standardContextual"/>
        </w:rPr>
      </w:pPr>
      <w:ins w:id="113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"_Toc212462803"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12.10.1.</w:t>
        </w:r>
        <w:r>
          <w:rPr>
            <w:rFonts w:eastAsiaTheme="minorEastAsia" w:cstheme="minorBidi"/>
            <w:bCs w:val="0"/>
            <w:i w:val="0"/>
            <w:iCs w:val="0"/>
            <w:kern w:val="2"/>
            <w:sz w:val="24"/>
            <w:lang w:eastAsia="it-IT"/>
            <w14:ligatures w14:val="standardContextual"/>
          </w:rPr>
          <w:tab/>
        </w:r>
        <w:r w:rsidRPr="00A8170F">
          <w:rPr>
            <w:rStyle w:val="Collegamentoipertestuale"/>
          </w:rPr>
          <w:t>Interventi nZEB</w:t>
        </w:r>
        <w:r>
          <w:rPr>
            <w:webHidden/>
          </w:rPr>
          <w:tab/>
        </w:r>
        <w:r>
          <w:rPr>
            <w:webHidden/>
          </w:rPr>
          <w:fldChar w:fldCharType="begin"/>
        </w:r>
        <w:r>
          <w:rPr>
            <w:webHidden/>
          </w:rPr>
          <w:instrText xml:space="preserve"> PAGEREF _Toc212462803 \h </w:instrText>
        </w:r>
      </w:ins>
      <w:r>
        <w:rPr>
          <w:webHidden/>
        </w:rPr>
      </w:r>
      <w:ins w:id="1137" w:author="Visone Rossana (GSE)" w:date="2025-10-27T12:57:00Z" w16du:dateUtc="2025-10-27T11:57:00Z">
        <w:r>
          <w:rPr>
            <w:webHidden/>
          </w:rPr>
          <w:fldChar w:fldCharType="separate"/>
        </w:r>
      </w:ins>
      <w:ins w:id="1138" w:author="Visone Rossana (GSE)" w:date="2025-10-27T13:02:00Z" w16du:dateUtc="2025-10-27T12:02:00Z">
        <w:r w:rsidR="00A6225C">
          <w:rPr>
            <w:webHidden/>
          </w:rPr>
          <w:t>158</w:t>
        </w:r>
      </w:ins>
      <w:ins w:id="1139" w:author="Visone Rossana (GSE)" w:date="2025-10-27T12:57:00Z" w16du:dateUtc="2025-10-27T11:57:00Z">
        <w:r>
          <w:rPr>
            <w:webHidden/>
          </w:rPr>
          <w:fldChar w:fldCharType="end"/>
        </w:r>
        <w:r w:rsidRPr="00A8170F">
          <w:rPr>
            <w:rStyle w:val="Collegamentoipertestuale"/>
          </w:rPr>
          <w:fldChar w:fldCharType="end"/>
        </w:r>
      </w:ins>
    </w:p>
    <w:p w14:paraId="3A8698B7" w14:textId="76F4326E" w:rsidR="00C952FD" w:rsidRDefault="00C952FD">
      <w:pPr>
        <w:pStyle w:val="Sommario3"/>
        <w:tabs>
          <w:tab w:val="left" w:pos="1540"/>
        </w:tabs>
        <w:rPr>
          <w:ins w:id="1140" w:author="Visone Rossana (GSE)" w:date="2025-10-27T12:57:00Z" w16du:dateUtc="2025-10-27T11:57:00Z"/>
          <w:rFonts w:eastAsiaTheme="minorEastAsia" w:cstheme="minorBidi"/>
          <w:bCs w:val="0"/>
          <w:i w:val="0"/>
          <w:iCs w:val="0"/>
          <w:kern w:val="2"/>
          <w:sz w:val="24"/>
          <w:lang w:eastAsia="it-IT"/>
          <w14:ligatures w14:val="standardContextual"/>
        </w:rPr>
      </w:pPr>
      <w:ins w:id="114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"_Toc212462804"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12.10.2.</w:t>
        </w:r>
        <w:r>
          <w:rPr>
            <w:rFonts w:eastAsiaTheme="minorEastAsia" w:cstheme="minorBidi"/>
            <w:bCs w:val="0"/>
            <w:i w:val="0"/>
            <w:iCs w:val="0"/>
            <w:kern w:val="2"/>
            <w:sz w:val="24"/>
            <w:lang w:eastAsia="it-IT"/>
            <w14:ligatures w14:val="standardContextual"/>
          </w:rPr>
          <w:tab/>
        </w:r>
        <w:r w:rsidRPr="00A8170F">
          <w:rPr>
            <w:rStyle w:val="Collegamentoipertestuale"/>
          </w:rPr>
          <w:t>Interventi di incremento di efficienza energetica</w:t>
        </w:r>
        <w:r>
          <w:rPr>
            <w:webHidden/>
          </w:rPr>
          <w:tab/>
        </w:r>
        <w:r>
          <w:rPr>
            <w:webHidden/>
          </w:rPr>
          <w:fldChar w:fldCharType="begin"/>
        </w:r>
        <w:r>
          <w:rPr>
            <w:webHidden/>
          </w:rPr>
          <w:instrText xml:space="preserve"> PAGEREF _Toc212462804 \h </w:instrText>
        </w:r>
      </w:ins>
      <w:r>
        <w:rPr>
          <w:webHidden/>
        </w:rPr>
      </w:r>
      <w:ins w:id="1142" w:author="Visone Rossana (GSE)" w:date="2025-10-27T12:57:00Z" w16du:dateUtc="2025-10-27T11:57:00Z">
        <w:r>
          <w:rPr>
            <w:webHidden/>
          </w:rPr>
          <w:fldChar w:fldCharType="separate"/>
        </w:r>
      </w:ins>
      <w:ins w:id="1143" w:author="Visone Rossana (GSE)" w:date="2025-10-27T13:02:00Z" w16du:dateUtc="2025-10-27T12:02:00Z">
        <w:r w:rsidR="00A6225C">
          <w:rPr>
            <w:webHidden/>
          </w:rPr>
          <w:t>159</w:t>
        </w:r>
      </w:ins>
      <w:ins w:id="1144" w:author="Visone Rossana (GSE)" w:date="2025-10-27T12:57:00Z" w16du:dateUtc="2025-10-27T11:57:00Z">
        <w:r>
          <w:rPr>
            <w:webHidden/>
          </w:rPr>
          <w:fldChar w:fldCharType="end"/>
        </w:r>
        <w:r w:rsidRPr="00A8170F">
          <w:rPr>
            <w:rStyle w:val="Collegamentoipertestuale"/>
          </w:rPr>
          <w:fldChar w:fldCharType="end"/>
        </w:r>
      </w:ins>
    </w:p>
    <w:p w14:paraId="589D7F71" w14:textId="4E8C30F9" w:rsidR="00C952FD" w:rsidRDefault="00C952FD">
      <w:pPr>
        <w:pStyle w:val="Sommario3"/>
        <w:tabs>
          <w:tab w:val="left" w:pos="1540"/>
        </w:tabs>
        <w:rPr>
          <w:ins w:id="1145" w:author="Visone Rossana (GSE)" w:date="2025-10-27T12:57:00Z" w16du:dateUtc="2025-10-27T11:57:00Z"/>
          <w:rFonts w:eastAsiaTheme="minorEastAsia" w:cstheme="minorBidi"/>
          <w:bCs w:val="0"/>
          <w:i w:val="0"/>
          <w:iCs w:val="0"/>
          <w:kern w:val="2"/>
          <w:sz w:val="24"/>
          <w:lang w:eastAsia="it-IT"/>
          <w14:ligatures w14:val="standardContextual"/>
        </w:rPr>
      </w:pPr>
      <w:ins w:id="114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12.10.3.</w:t>
        </w:r>
        <w:r>
          <w:rPr>
            <w:rFonts w:eastAsiaTheme="minorEastAsia" w:cstheme="minorBidi"/>
            <w:bCs w:val="0"/>
            <w:i w:val="0"/>
            <w:iCs w:val="0"/>
            <w:kern w:val="2"/>
            <w:sz w:val="24"/>
            <w:lang w:eastAsia="it-IT"/>
            <w14:ligatures w14:val="standardContextual"/>
          </w:rPr>
          <w:tab/>
        </w:r>
        <w:r w:rsidRPr="00A8170F">
          <w:rPr>
            <w:rStyle w:val="Collegamentoipertestuale"/>
          </w:rPr>
          <w:t>Interventi realizzati su edifici “misti”</w:t>
        </w:r>
        <w:r>
          <w:rPr>
            <w:webHidden/>
          </w:rPr>
          <w:tab/>
        </w:r>
        <w:r>
          <w:rPr>
            <w:webHidden/>
          </w:rPr>
          <w:fldChar w:fldCharType="begin"/>
        </w:r>
        <w:r>
          <w:rPr>
            <w:webHidden/>
          </w:rPr>
          <w:instrText xml:space="preserve"> PAGEREF _Toc212462813 \h </w:instrText>
        </w:r>
      </w:ins>
      <w:r>
        <w:rPr>
          <w:webHidden/>
        </w:rPr>
      </w:r>
      <w:ins w:id="1147" w:author="Visone Rossana (GSE)" w:date="2025-10-27T12:57:00Z" w16du:dateUtc="2025-10-27T11:57:00Z">
        <w:r>
          <w:rPr>
            <w:webHidden/>
          </w:rPr>
          <w:fldChar w:fldCharType="separate"/>
        </w:r>
      </w:ins>
      <w:ins w:id="1148" w:author="Visone Rossana (GSE)" w:date="2025-10-27T13:02:00Z" w16du:dateUtc="2025-10-27T12:02:00Z">
        <w:r w:rsidR="00A6225C">
          <w:rPr>
            <w:webHidden/>
          </w:rPr>
          <w:t>159</w:t>
        </w:r>
      </w:ins>
      <w:ins w:id="1149" w:author="Visone Rossana (GSE)" w:date="2025-10-27T12:57:00Z" w16du:dateUtc="2025-10-27T11:57:00Z">
        <w:r>
          <w:rPr>
            <w:webHidden/>
          </w:rPr>
          <w:fldChar w:fldCharType="end"/>
        </w:r>
        <w:r w:rsidRPr="00A8170F">
          <w:rPr>
            <w:rStyle w:val="Collegamentoipertestuale"/>
          </w:rPr>
          <w:fldChar w:fldCharType="end"/>
        </w:r>
      </w:ins>
    </w:p>
    <w:p w14:paraId="2D2EFF86" w14:textId="690F52CA" w:rsidR="00C952FD" w:rsidRDefault="00C952FD">
      <w:pPr>
        <w:pStyle w:val="Sommario3"/>
        <w:tabs>
          <w:tab w:val="left" w:pos="1540"/>
        </w:tabs>
        <w:rPr>
          <w:ins w:id="1150" w:author="Visone Rossana (GSE)" w:date="2025-10-27T12:57:00Z" w16du:dateUtc="2025-10-27T11:57:00Z"/>
          <w:rFonts w:eastAsiaTheme="minorEastAsia" w:cstheme="minorBidi"/>
          <w:bCs w:val="0"/>
          <w:i w:val="0"/>
          <w:iCs w:val="0"/>
          <w:kern w:val="2"/>
          <w:sz w:val="24"/>
          <w:lang w:eastAsia="it-IT"/>
          <w14:ligatures w14:val="standardContextual"/>
        </w:rPr>
      </w:pPr>
      <w:ins w:id="115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12.10.4.</w:t>
        </w:r>
        <w:r>
          <w:rPr>
            <w:rFonts w:eastAsiaTheme="minorEastAsia" w:cstheme="minorBidi"/>
            <w:bCs w:val="0"/>
            <w:i w:val="0"/>
            <w:iCs w:val="0"/>
            <w:kern w:val="2"/>
            <w:sz w:val="24"/>
            <w:lang w:eastAsia="it-IT"/>
            <w14:ligatures w14:val="standardContextual"/>
          </w:rPr>
          <w:tab/>
        </w:r>
        <w:r w:rsidRPr="00A8170F">
          <w:rPr>
            <w:rStyle w:val="Collegamentoipertestuale"/>
          </w:rPr>
          <w:t>Interventi realizzati in edifici gestiti dagli ex IACP comunque denominati e trasformati dalle Regioni</w:t>
        </w:r>
        <w:r>
          <w:rPr>
            <w:webHidden/>
          </w:rPr>
          <w:tab/>
        </w:r>
        <w:r>
          <w:rPr>
            <w:webHidden/>
          </w:rPr>
          <w:fldChar w:fldCharType="begin"/>
        </w:r>
        <w:r>
          <w:rPr>
            <w:webHidden/>
          </w:rPr>
          <w:instrText xml:space="preserve"> PAGEREF _Toc212462814 \h </w:instrText>
        </w:r>
      </w:ins>
      <w:r>
        <w:rPr>
          <w:webHidden/>
        </w:rPr>
      </w:r>
      <w:ins w:id="1152" w:author="Visone Rossana (GSE)" w:date="2025-10-27T12:57:00Z" w16du:dateUtc="2025-10-27T11:57:00Z">
        <w:r>
          <w:rPr>
            <w:webHidden/>
          </w:rPr>
          <w:fldChar w:fldCharType="separate"/>
        </w:r>
      </w:ins>
      <w:ins w:id="1153" w:author="Visone Rossana (GSE)" w:date="2025-10-27T13:02:00Z" w16du:dateUtc="2025-10-27T12:02:00Z">
        <w:r w:rsidR="00A6225C">
          <w:rPr>
            <w:webHidden/>
          </w:rPr>
          <w:t>160</w:t>
        </w:r>
      </w:ins>
      <w:ins w:id="1154" w:author="Visone Rossana (GSE)" w:date="2025-10-27T12:57:00Z" w16du:dateUtc="2025-10-27T11:57:00Z">
        <w:r>
          <w:rPr>
            <w:webHidden/>
          </w:rPr>
          <w:fldChar w:fldCharType="end"/>
        </w:r>
        <w:r w:rsidRPr="00A8170F">
          <w:rPr>
            <w:rStyle w:val="Collegamentoipertestuale"/>
          </w:rPr>
          <w:fldChar w:fldCharType="end"/>
        </w:r>
      </w:ins>
    </w:p>
    <w:p w14:paraId="7F0D799D" w14:textId="5E159CE8" w:rsidR="00C952FD" w:rsidRDefault="00C952FD">
      <w:pPr>
        <w:pStyle w:val="Sommario2"/>
        <w:tabs>
          <w:tab w:val="left" w:pos="993"/>
        </w:tabs>
        <w:rPr>
          <w:ins w:id="1155" w:author="Visone Rossana (GSE)" w:date="2025-10-27T12:57:00Z" w16du:dateUtc="2025-10-27T11:57:00Z"/>
          <w:rFonts w:cstheme="minorBidi"/>
          <w:b w:val="0"/>
          <w:smallCaps w:val="0"/>
          <w:kern w:val="2"/>
          <w:sz w:val="24"/>
          <w:lang w:eastAsia="it-IT"/>
          <w14:ligatures w14:val="standardContextual"/>
        </w:rPr>
      </w:pPr>
      <w:ins w:id="115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12.11.</w:t>
        </w:r>
        <w:r>
          <w:rPr>
            <w:rFonts w:cstheme="minorBidi"/>
            <w:b w:val="0"/>
            <w:smallCaps w:val="0"/>
            <w:kern w:val="2"/>
            <w:sz w:val="24"/>
            <w:lang w:eastAsia="it-IT"/>
            <w14:ligatures w14:val="standardContextual"/>
          </w:rPr>
          <w:tab/>
        </w:r>
        <w:r w:rsidRPr="00A8170F">
          <w:rPr>
            <w:rStyle w:val="Collegamentoipertestuale"/>
          </w:rPr>
          <w:t>Disposizioni di cui all’art. 48 ter del Decreto legge 14 agosto 2020, n. 104</w:t>
        </w:r>
        <w:r>
          <w:rPr>
            <w:webHidden/>
          </w:rPr>
          <w:tab/>
        </w:r>
        <w:r>
          <w:rPr>
            <w:webHidden/>
          </w:rPr>
          <w:fldChar w:fldCharType="begin"/>
        </w:r>
        <w:r>
          <w:rPr>
            <w:webHidden/>
          </w:rPr>
          <w:instrText xml:space="preserve"> PAGEREF _Toc212462815 \h </w:instrText>
        </w:r>
      </w:ins>
      <w:r>
        <w:rPr>
          <w:webHidden/>
        </w:rPr>
      </w:r>
      <w:ins w:id="1157" w:author="Visone Rossana (GSE)" w:date="2025-10-27T12:57:00Z" w16du:dateUtc="2025-10-27T11:57:00Z">
        <w:r>
          <w:rPr>
            <w:webHidden/>
          </w:rPr>
          <w:fldChar w:fldCharType="separate"/>
        </w:r>
      </w:ins>
      <w:ins w:id="1158" w:author="Visone Rossana (GSE)" w:date="2025-10-27T13:02:00Z" w16du:dateUtc="2025-10-27T12:02:00Z">
        <w:r w:rsidR="00A6225C">
          <w:rPr>
            <w:webHidden/>
          </w:rPr>
          <w:t>161</w:t>
        </w:r>
      </w:ins>
      <w:ins w:id="1159" w:author="Visone Rossana (GSE)" w:date="2025-10-27T12:57:00Z" w16du:dateUtc="2025-10-27T11:57:00Z">
        <w:r>
          <w:rPr>
            <w:webHidden/>
          </w:rPr>
          <w:fldChar w:fldCharType="end"/>
        </w:r>
        <w:r w:rsidRPr="00A8170F">
          <w:rPr>
            <w:rStyle w:val="Collegamentoipertestuale"/>
          </w:rPr>
          <w:fldChar w:fldCharType="end"/>
        </w:r>
      </w:ins>
    </w:p>
    <w:p w14:paraId="42FF763E" w14:textId="47F4AAE5" w:rsidR="00C952FD" w:rsidRDefault="00C952FD">
      <w:pPr>
        <w:pStyle w:val="Sommario2"/>
        <w:tabs>
          <w:tab w:val="left" w:pos="993"/>
        </w:tabs>
        <w:rPr>
          <w:ins w:id="1160" w:author="Visone Rossana (GSE)" w:date="2025-10-27T12:57:00Z" w16du:dateUtc="2025-10-27T11:57:00Z"/>
          <w:rFonts w:cstheme="minorBidi"/>
          <w:b w:val="0"/>
          <w:smallCaps w:val="0"/>
          <w:kern w:val="2"/>
          <w:sz w:val="24"/>
          <w:lang w:eastAsia="it-IT"/>
          <w14:ligatures w14:val="standardContextual"/>
        </w:rPr>
      </w:pPr>
      <w:ins w:id="116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w:t>
        </w:r>
        <w:r>
          <w:rPr>
            <w:rFonts w:cstheme="minorBidi"/>
            <w:b w:val="0"/>
            <w:smallCaps w:val="0"/>
            <w:kern w:val="2"/>
            <w:sz w:val="24"/>
            <w:lang w:eastAsia="it-IT"/>
            <w14:ligatures w14:val="standardContextual"/>
          </w:rPr>
          <w:tab/>
        </w:r>
        <w:r w:rsidRPr="00A8170F">
          <w:rPr>
            <w:rStyle w:val="Collegamentoipertestuale"/>
          </w:rPr>
          <w:t>I Contratti di prestazione energetica (EPC) e i contratti di Servizio Energia</w:t>
        </w:r>
        <w:r>
          <w:rPr>
            <w:webHidden/>
          </w:rPr>
          <w:tab/>
        </w:r>
        <w:r>
          <w:rPr>
            <w:webHidden/>
          </w:rPr>
          <w:fldChar w:fldCharType="begin"/>
        </w:r>
        <w:r>
          <w:rPr>
            <w:webHidden/>
          </w:rPr>
          <w:instrText xml:space="preserve"> PAGEREF _Toc212462816 \h </w:instrText>
        </w:r>
      </w:ins>
      <w:r>
        <w:rPr>
          <w:webHidden/>
        </w:rPr>
      </w:r>
      <w:ins w:id="1162" w:author="Visone Rossana (GSE)" w:date="2025-10-27T12:57:00Z" w16du:dateUtc="2025-10-27T11:57:00Z">
        <w:r>
          <w:rPr>
            <w:webHidden/>
          </w:rPr>
          <w:fldChar w:fldCharType="separate"/>
        </w:r>
      </w:ins>
      <w:ins w:id="1163" w:author="Visone Rossana (GSE)" w:date="2025-10-27T13:02:00Z" w16du:dateUtc="2025-10-27T12:02:00Z">
        <w:r w:rsidR="00A6225C">
          <w:rPr>
            <w:webHidden/>
          </w:rPr>
          <w:t>162</w:t>
        </w:r>
      </w:ins>
      <w:ins w:id="1164" w:author="Visone Rossana (GSE)" w:date="2025-10-27T12:57:00Z" w16du:dateUtc="2025-10-27T11:57:00Z">
        <w:r>
          <w:rPr>
            <w:webHidden/>
          </w:rPr>
          <w:fldChar w:fldCharType="end"/>
        </w:r>
        <w:r w:rsidRPr="00A8170F">
          <w:rPr>
            <w:rStyle w:val="Collegamentoipertestuale"/>
          </w:rPr>
          <w:fldChar w:fldCharType="end"/>
        </w:r>
      </w:ins>
    </w:p>
    <w:p w14:paraId="5D680C40" w14:textId="70BE2E21" w:rsidR="00C952FD" w:rsidRDefault="00C952FD">
      <w:pPr>
        <w:pStyle w:val="Sommario3"/>
        <w:tabs>
          <w:tab w:val="left" w:pos="1540"/>
        </w:tabs>
        <w:rPr>
          <w:ins w:id="1165" w:author="Visone Rossana (GSE)" w:date="2025-10-27T12:57:00Z" w16du:dateUtc="2025-10-27T11:57:00Z"/>
          <w:rFonts w:eastAsiaTheme="minorEastAsia" w:cstheme="minorBidi"/>
          <w:bCs w:val="0"/>
          <w:i w:val="0"/>
          <w:iCs w:val="0"/>
          <w:kern w:val="2"/>
          <w:sz w:val="24"/>
          <w:lang w:eastAsia="it-IT"/>
          <w14:ligatures w14:val="standardContextual"/>
        </w:rPr>
      </w:pPr>
      <w:ins w:id="116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12.12.1.</w:t>
        </w:r>
        <w:r>
          <w:rPr>
            <w:rFonts w:eastAsiaTheme="minorEastAsia" w:cstheme="minorBidi"/>
            <w:bCs w:val="0"/>
            <w:i w:val="0"/>
            <w:iCs w:val="0"/>
            <w:kern w:val="2"/>
            <w:sz w:val="24"/>
            <w:lang w:eastAsia="it-IT"/>
            <w14:ligatures w14:val="standardContextual"/>
          </w:rPr>
          <w:tab/>
        </w:r>
        <w:r w:rsidRPr="00A8170F">
          <w:rPr>
            <w:rStyle w:val="Collegamentoipertestuale"/>
          </w:rPr>
          <w:t>Durata del contratto</w:t>
        </w:r>
        <w:r>
          <w:rPr>
            <w:webHidden/>
          </w:rPr>
          <w:tab/>
        </w:r>
        <w:r>
          <w:rPr>
            <w:webHidden/>
          </w:rPr>
          <w:fldChar w:fldCharType="begin"/>
        </w:r>
        <w:r>
          <w:rPr>
            <w:webHidden/>
          </w:rPr>
          <w:instrText xml:space="preserve"> PAGEREF _Toc212462818 \h </w:instrText>
        </w:r>
      </w:ins>
      <w:r>
        <w:rPr>
          <w:webHidden/>
        </w:rPr>
      </w:r>
      <w:ins w:id="1167" w:author="Visone Rossana (GSE)" w:date="2025-10-27T12:57:00Z" w16du:dateUtc="2025-10-27T11:57:00Z">
        <w:r>
          <w:rPr>
            <w:webHidden/>
          </w:rPr>
          <w:fldChar w:fldCharType="separate"/>
        </w:r>
      </w:ins>
      <w:ins w:id="1168" w:author="Visone Rossana (GSE)" w:date="2025-10-27T13:02:00Z" w16du:dateUtc="2025-10-27T12:02:00Z">
        <w:r w:rsidR="00A6225C">
          <w:rPr>
            <w:webHidden/>
          </w:rPr>
          <w:t>162</w:t>
        </w:r>
      </w:ins>
      <w:ins w:id="1169" w:author="Visone Rossana (GSE)" w:date="2025-10-27T12:57:00Z" w16du:dateUtc="2025-10-27T11:57:00Z">
        <w:r>
          <w:rPr>
            <w:webHidden/>
          </w:rPr>
          <w:fldChar w:fldCharType="end"/>
        </w:r>
        <w:r w:rsidRPr="00A8170F">
          <w:rPr>
            <w:rStyle w:val="Collegamentoipertestuale"/>
          </w:rPr>
          <w:fldChar w:fldCharType="end"/>
        </w:r>
      </w:ins>
    </w:p>
    <w:p w14:paraId="7BAAEA62" w14:textId="584C02E0" w:rsidR="00C952FD" w:rsidRDefault="00C952FD">
      <w:pPr>
        <w:pStyle w:val="Sommario3"/>
        <w:tabs>
          <w:tab w:val="left" w:pos="1540"/>
        </w:tabs>
        <w:rPr>
          <w:ins w:id="1170" w:author="Visone Rossana (GSE)" w:date="2025-10-27T12:57:00Z" w16du:dateUtc="2025-10-27T11:57:00Z"/>
          <w:rFonts w:eastAsiaTheme="minorEastAsia" w:cstheme="minorBidi"/>
          <w:bCs w:val="0"/>
          <w:i w:val="0"/>
          <w:iCs w:val="0"/>
          <w:kern w:val="2"/>
          <w:sz w:val="24"/>
          <w:lang w:eastAsia="it-IT"/>
          <w14:ligatures w14:val="standardContextual"/>
        </w:rPr>
      </w:pPr>
      <w:ins w:id="117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"_Toc212462819"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12.12.2.</w:t>
        </w:r>
        <w:r>
          <w:rPr>
            <w:rFonts w:eastAsiaTheme="minorEastAsia" w:cstheme="minorBidi"/>
            <w:bCs w:val="0"/>
            <w:i w:val="0"/>
            <w:iCs w:val="0"/>
            <w:kern w:val="2"/>
            <w:sz w:val="24"/>
            <w:lang w:eastAsia="it-IT"/>
            <w14:ligatures w14:val="standardContextual"/>
          </w:rPr>
          <w:tab/>
        </w:r>
        <w:r w:rsidRPr="00A8170F">
          <w:rPr>
            <w:rStyle w:val="Collegamentoipertestuale"/>
          </w:rPr>
          <w:t>Bilancio economico del contratto stipulato</w:t>
        </w:r>
        <w:r>
          <w:rPr>
            <w:webHidden/>
          </w:rPr>
          <w:tab/>
        </w:r>
        <w:r>
          <w:rPr>
            <w:webHidden/>
          </w:rPr>
          <w:fldChar w:fldCharType="begin"/>
        </w:r>
        <w:r>
          <w:rPr>
            <w:webHidden/>
          </w:rPr>
          <w:instrText xml:space="preserve"> PAGEREF _Toc212462819 \h </w:instrText>
        </w:r>
      </w:ins>
      <w:r>
        <w:rPr>
          <w:webHidden/>
        </w:rPr>
      </w:r>
      <w:ins w:id="1172" w:author="Visone Rossana (GSE)" w:date="2025-10-27T12:57:00Z" w16du:dateUtc="2025-10-27T11:57:00Z">
        <w:r>
          <w:rPr>
            <w:webHidden/>
          </w:rPr>
          <w:fldChar w:fldCharType="separate"/>
        </w:r>
      </w:ins>
      <w:ins w:id="1173" w:author="Visone Rossana (GSE)" w:date="2025-10-27T13:02:00Z" w16du:dateUtc="2025-10-27T12:02:00Z">
        <w:r w:rsidR="00A6225C">
          <w:rPr>
            <w:webHidden/>
          </w:rPr>
          <w:t>164</w:t>
        </w:r>
      </w:ins>
      <w:ins w:id="1174" w:author="Visone Rossana (GSE)" w:date="2025-10-27T12:57:00Z" w16du:dateUtc="2025-10-27T11:57:00Z">
        <w:r>
          <w:rPr>
            <w:webHidden/>
          </w:rPr>
          <w:fldChar w:fldCharType="end"/>
        </w:r>
        <w:r w:rsidRPr="00A8170F">
          <w:rPr>
            <w:rStyle w:val="Collegamentoipertestuale"/>
          </w:rPr>
          <w:fldChar w:fldCharType="end"/>
        </w:r>
      </w:ins>
    </w:p>
    <w:p w14:paraId="66EEAA75" w14:textId="513A3B47" w:rsidR="00C952FD" w:rsidRDefault="00C952FD">
      <w:pPr>
        <w:pStyle w:val="Sommario3"/>
        <w:tabs>
          <w:tab w:val="left" w:pos="1540"/>
        </w:tabs>
        <w:rPr>
          <w:ins w:id="1175" w:author="Visone Rossana (GSE)" w:date="2025-10-27T12:57:00Z" w16du:dateUtc="2025-10-27T11:57:00Z"/>
          <w:rFonts w:eastAsiaTheme="minorEastAsia" w:cstheme="minorBidi"/>
          <w:bCs w:val="0"/>
          <w:i w:val="0"/>
          <w:iCs w:val="0"/>
          <w:kern w:val="2"/>
          <w:sz w:val="24"/>
          <w:lang w:eastAsia="it-IT"/>
          <w14:ligatures w14:val="standardContextual"/>
        </w:rPr>
      </w:pPr>
      <w:ins w:id="117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"_Toc212462820"</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12.12.3.</w:t>
        </w:r>
        <w:r>
          <w:rPr>
            <w:rFonts w:eastAsiaTheme="minorEastAsia" w:cstheme="minorBidi"/>
            <w:bCs w:val="0"/>
            <w:i w:val="0"/>
            <w:iCs w:val="0"/>
            <w:kern w:val="2"/>
            <w:sz w:val="24"/>
            <w:lang w:eastAsia="it-IT"/>
            <w14:ligatures w14:val="standardContextual"/>
          </w:rPr>
          <w:tab/>
        </w:r>
        <w:r w:rsidRPr="00A8170F">
          <w:rPr>
            <w:rStyle w:val="Collegamentoipertestuale"/>
          </w:rPr>
          <w:t>Requisiti minimi di idoneità per i contratti di prestazione energetica (EPC)</w:t>
        </w:r>
        <w:r>
          <w:rPr>
            <w:webHidden/>
          </w:rPr>
          <w:tab/>
        </w:r>
        <w:r>
          <w:rPr>
            <w:webHidden/>
          </w:rPr>
          <w:fldChar w:fldCharType="begin"/>
        </w:r>
        <w:r>
          <w:rPr>
            <w:webHidden/>
          </w:rPr>
          <w:instrText xml:space="preserve"> PAGEREF _Toc212462820 \h </w:instrText>
        </w:r>
      </w:ins>
      <w:r>
        <w:rPr>
          <w:webHidden/>
        </w:rPr>
      </w:r>
      <w:ins w:id="1177" w:author="Visone Rossana (GSE)" w:date="2025-10-27T12:57:00Z" w16du:dateUtc="2025-10-27T11:57:00Z">
        <w:r>
          <w:rPr>
            <w:webHidden/>
          </w:rPr>
          <w:fldChar w:fldCharType="separate"/>
        </w:r>
      </w:ins>
      <w:ins w:id="1178" w:author="Visone Rossana (GSE)" w:date="2025-10-27T13:02:00Z" w16du:dateUtc="2025-10-27T12:02:00Z">
        <w:r w:rsidR="00A6225C">
          <w:rPr>
            <w:webHidden/>
          </w:rPr>
          <w:t>164</w:t>
        </w:r>
      </w:ins>
      <w:ins w:id="1179" w:author="Visone Rossana (GSE)" w:date="2025-10-27T12:57:00Z" w16du:dateUtc="2025-10-27T11:57:00Z">
        <w:r>
          <w:rPr>
            <w:webHidden/>
          </w:rPr>
          <w:fldChar w:fldCharType="end"/>
        </w:r>
        <w:r w:rsidRPr="00A8170F">
          <w:rPr>
            <w:rStyle w:val="Collegamentoipertestuale"/>
          </w:rPr>
          <w:fldChar w:fldCharType="end"/>
        </w:r>
      </w:ins>
    </w:p>
    <w:p w14:paraId="6D0E4A41" w14:textId="38325825" w:rsidR="00C952FD" w:rsidRDefault="00C952FD">
      <w:pPr>
        <w:pStyle w:val="Sommario3"/>
        <w:tabs>
          <w:tab w:val="left" w:pos="1540"/>
        </w:tabs>
        <w:rPr>
          <w:ins w:id="1180" w:author="Visone Rossana (GSE)" w:date="2025-10-27T12:57:00Z" w16du:dateUtc="2025-10-27T11:57:00Z"/>
          <w:rFonts w:eastAsiaTheme="minorEastAsia" w:cstheme="minorBidi"/>
          <w:bCs w:val="0"/>
          <w:i w:val="0"/>
          <w:iCs w:val="0"/>
          <w:kern w:val="2"/>
          <w:sz w:val="24"/>
          <w:lang w:eastAsia="it-IT"/>
          <w14:ligatures w14:val="standardContextual"/>
        </w:rPr>
      </w:pPr>
      <w:ins w:id="118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"_Toc212462821"</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12.12.4.</w:t>
        </w:r>
        <w:r>
          <w:rPr>
            <w:rFonts w:eastAsiaTheme="minorEastAsia" w:cstheme="minorBidi"/>
            <w:bCs w:val="0"/>
            <w:i w:val="0"/>
            <w:iCs w:val="0"/>
            <w:kern w:val="2"/>
            <w:sz w:val="24"/>
            <w:lang w:eastAsia="it-IT"/>
            <w14:ligatures w14:val="standardContextual"/>
          </w:rPr>
          <w:tab/>
        </w:r>
        <w:r w:rsidRPr="00A8170F">
          <w:rPr>
            <w:rStyle w:val="Collegamentoipertestuale"/>
          </w:rPr>
          <w:t>Requisiti minimi di idoneità per i contratti di Servizio Energia</w:t>
        </w:r>
        <w:r>
          <w:rPr>
            <w:webHidden/>
          </w:rPr>
          <w:tab/>
        </w:r>
        <w:r>
          <w:rPr>
            <w:webHidden/>
          </w:rPr>
          <w:fldChar w:fldCharType="begin"/>
        </w:r>
        <w:r>
          <w:rPr>
            <w:webHidden/>
          </w:rPr>
          <w:instrText xml:space="preserve"> PAGEREF _Toc212462821 \h </w:instrText>
        </w:r>
      </w:ins>
      <w:r>
        <w:rPr>
          <w:webHidden/>
        </w:rPr>
      </w:r>
      <w:ins w:id="1182" w:author="Visone Rossana (GSE)" w:date="2025-10-27T12:57:00Z" w16du:dateUtc="2025-10-27T11:57:00Z">
        <w:r>
          <w:rPr>
            <w:webHidden/>
          </w:rPr>
          <w:fldChar w:fldCharType="separate"/>
        </w:r>
      </w:ins>
      <w:ins w:id="1183" w:author="Visone Rossana (GSE)" w:date="2025-10-27T13:02:00Z" w16du:dateUtc="2025-10-27T12:02:00Z">
        <w:r w:rsidR="00A6225C">
          <w:rPr>
            <w:webHidden/>
          </w:rPr>
          <w:t>165</w:t>
        </w:r>
      </w:ins>
      <w:ins w:id="1184" w:author="Visone Rossana (GSE)" w:date="2025-10-27T12:57:00Z" w16du:dateUtc="2025-10-27T11:57:00Z">
        <w:r>
          <w:rPr>
            <w:webHidden/>
          </w:rPr>
          <w:fldChar w:fldCharType="end"/>
        </w:r>
        <w:r w:rsidRPr="00A8170F">
          <w:rPr>
            <w:rStyle w:val="Collegamentoipertestuale"/>
          </w:rPr>
          <w:fldChar w:fldCharType="end"/>
        </w:r>
      </w:ins>
    </w:p>
    <w:p w14:paraId="58439433" w14:textId="1E3DA517" w:rsidR="00C952FD" w:rsidRDefault="00C952FD">
      <w:pPr>
        <w:pStyle w:val="Sommario3"/>
        <w:tabs>
          <w:tab w:val="left" w:pos="1540"/>
        </w:tabs>
        <w:rPr>
          <w:ins w:id="1185" w:author="Visone Rossana (GSE)" w:date="2025-10-27T12:57:00Z" w16du:dateUtc="2025-10-27T11:57:00Z"/>
          <w:rFonts w:eastAsiaTheme="minorEastAsia" w:cstheme="minorBidi"/>
          <w:bCs w:val="0"/>
          <w:i w:val="0"/>
          <w:iCs w:val="0"/>
          <w:kern w:val="2"/>
          <w:sz w:val="24"/>
          <w:lang w:eastAsia="it-IT"/>
          <w14:ligatures w14:val="standardContextual"/>
        </w:rPr>
      </w:pPr>
      <w:ins w:id="118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"_Toc212462822"</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12.12.5.</w:t>
        </w:r>
        <w:r>
          <w:rPr>
            <w:rFonts w:eastAsiaTheme="minorEastAsia" w:cstheme="minorBidi"/>
            <w:bCs w:val="0"/>
            <w:i w:val="0"/>
            <w:iCs w:val="0"/>
            <w:kern w:val="2"/>
            <w:sz w:val="24"/>
            <w:lang w:eastAsia="it-IT"/>
            <w14:ligatures w14:val="standardContextual"/>
          </w:rPr>
          <w:tab/>
        </w:r>
        <w:r w:rsidRPr="00A8170F">
          <w:rPr>
            <w:rStyle w:val="Collegamentoipertestuale"/>
          </w:rPr>
          <w:t>Contratto EPC riferito a 2 o più edifici oggetto degli interventi di riqualificazione energetica</w:t>
        </w:r>
        <w:r>
          <w:rPr>
            <w:webHidden/>
          </w:rPr>
          <w:tab/>
        </w:r>
        <w:r>
          <w:rPr>
            <w:webHidden/>
          </w:rPr>
          <w:fldChar w:fldCharType="begin"/>
        </w:r>
        <w:r>
          <w:rPr>
            <w:webHidden/>
          </w:rPr>
          <w:instrText xml:space="preserve"> PAGEREF _Toc212462822 \h </w:instrText>
        </w:r>
      </w:ins>
      <w:r>
        <w:rPr>
          <w:webHidden/>
        </w:rPr>
      </w:r>
      <w:ins w:id="1187" w:author="Visone Rossana (GSE)" w:date="2025-10-27T12:57:00Z" w16du:dateUtc="2025-10-27T11:57:00Z">
        <w:r>
          <w:rPr>
            <w:webHidden/>
          </w:rPr>
          <w:fldChar w:fldCharType="separate"/>
        </w:r>
      </w:ins>
      <w:ins w:id="1188" w:author="Visone Rossana (GSE)" w:date="2025-10-27T13:02:00Z" w16du:dateUtc="2025-10-27T12:02:00Z">
        <w:r w:rsidR="00A6225C">
          <w:rPr>
            <w:webHidden/>
          </w:rPr>
          <w:t>166</w:t>
        </w:r>
      </w:ins>
      <w:ins w:id="1189" w:author="Visone Rossana (GSE)" w:date="2025-10-27T12:57:00Z" w16du:dateUtc="2025-10-27T11:57:00Z">
        <w:r>
          <w:rPr>
            <w:webHidden/>
          </w:rPr>
          <w:fldChar w:fldCharType="end"/>
        </w:r>
        <w:r w:rsidRPr="00A8170F">
          <w:rPr>
            <w:rStyle w:val="Collegamentoipertestuale"/>
          </w:rPr>
          <w:fldChar w:fldCharType="end"/>
        </w:r>
      </w:ins>
    </w:p>
    <w:p w14:paraId="33995AA5" w14:textId="32EAAD9A" w:rsidR="00C952FD" w:rsidRDefault="00C952FD">
      <w:pPr>
        <w:pStyle w:val="Sommario2"/>
        <w:tabs>
          <w:tab w:val="left" w:pos="993"/>
        </w:tabs>
        <w:rPr>
          <w:ins w:id="1190" w:author="Visone Rossana (GSE)" w:date="2025-10-27T12:57:00Z" w16du:dateUtc="2025-10-27T11:57:00Z"/>
          <w:rFonts w:cstheme="minorBidi"/>
          <w:b w:val="0"/>
          <w:smallCaps w:val="0"/>
          <w:kern w:val="2"/>
          <w:sz w:val="24"/>
          <w:lang w:eastAsia="it-IT"/>
          <w14:ligatures w14:val="standardContextual"/>
        </w:rPr>
      </w:pPr>
      <w:ins w:id="119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"_Toc212462823"</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12.13.</w:t>
        </w:r>
        <w:r>
          <w:rPr>
            <w:rFonts w:cstheme="minorBidi"/>
            <w:b w:val="0"/>
            <w:smallCaps w:val="0"/>
            <w:kern w:val="2"/>
            <w:sz w:val="24"/>
            <w:lang w:eastAsia="it-IT"/>
            <w14:ligatures w14:val="standardContextual"/>
          </w:rPr>
          <w:tab/>
        </w:r>
        <w:r w:rsidRPr="00A8170F">
          <w:rPr>
            <w:rStyle w:val="Collegamentoipertestuale"/>
          </w:rPr>
          <w:t>Requisiti dei Contratti di partenariato pubblico privato (PPP)</w:t>
        </w:r>
        <w:r>
          <w:rPr>
            <w:webHidden/>
          </w:rPr>
          <w:tab/>
        </w:r>
        <w:r>
          <w:rPr>
            <w:webHidden/>
          </w:rPr>
          <w:fldChar w:fldCharType="begin"/>
        </w:r>
        <w:r>
          <w:rPr>
            <w:webHidden/>
          </w:rPr>
          <w:instrText xml:space="preserve"> PAGEREF _Toc212462823 \h </w:instrText>
        </w:r>
      </w:ins>
      <w:r>
        <w:rPr>
          <w:webHidden/>
        </w:rPr>
      </w:r>
      <w:ins w:id="1192" w:author="Visone Rossana (GSE)" w:date="2025-10-27T12:57:00Z" w16du:dateUtc="2025-10-27T11:57:00Z">
        <w:r>
          <w:rPr>
            <w:webHidden/>
          </w:rPr>
          <w:fldChar w:fldCharType="separate"/>
        </w:r>
      </w:ins>
      <w:ins w:id="1193" w:author="Visone Rossana (GSE)" w:date="2025-10-27T13:02:00Z" w16du:dateUtc="2025-10-27T12:02:00Z">
        <w:r w:rsidR="00A6225C">
          <w:rPr>
            <w:webHidden/>
          </w:rPr>
          <w:t>166</w:t>
        </w:r>
      </w:ins>
      <w:ins w:id="1194" w:author="Visone Rossana (GSE)" w:date="2025-10-27T12:57:00Z" w16du:dateUtc="2025-10-27T11:57:00Z">
        <w:r>
          <w:rPr>
            <w:webHidden/>
          </w:rPr>
          <w:fldChar w:fldCharType="end"/>
        </w:r>
        <w:r w:rsidRPr="00A8170F">
          <w:rPr>
            <w:rStyle w:val="Collegamentoipertestuale"/>
          </w:rPr>
          <w:fldChar w:fldCharType="end"/>
        </w:r>
      </w:ins>
    </w:p>
    <w:p w14:paraId="1D3737EC" w14:textId="1A52AADA" w:rsidR="00C952FD" w:rsidRDefault="00C952FD">
      <w:pPr>
        <w:pStyle w:val="Sommario2"/>
        <w:tabs>
          <w:tab w:val="left" w:pos="993"/>
        </w:tabs>
        <w:rPr>
          <w:ins w:id="1195" w:author="Visone Rossana (GSE)" w:date="2025-10-27T12:57:00Z" w16du:dateUtc="2025-10-27T11:57:00Z"/>
          <w:rFonts w:cstheme="minorBidi"/>
          <w:b w:val="0"/>
          <w:smallCaps w:val="0"/>
          <w:kern w:val="2"/>
          <w:sz w:val="24"/>
          <w:lang w:eastAsia="it-IT"/>
          <w14:ligatures w14:val="standardContextual"/>
        </w:rPr>
      </w:pPr>
      <w:ins w:id="119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"_Toc212462824"</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Fonts w:cs="Calibri"/>
          </w:rPr>
          <w:t>12.14.</w:t>
        </w:r>
        <w:r>
          <w:rPr>
            <w:rFonts w:cstheme="minorBidi"/>
            <w:b w:val="0"/>
            <w:smallCaps w:val="0"/>
            <w:kern w:val="2"/>
            <w:sz w:val="24"/>
            <w:lang w:eastAsia="it-IT"/>
            <w14:ligatures w14:val="standardContextual"/>
          </w:rPr>
          <w:tab/>
        </w:r>
        <w:r w:rsidRPr="00A8170F">
          <w:rPr>
            <w:rStyle w:val="Collegamentoipertestuale"/>
          </w:rPr>
          <w:t>Disposizioni finali</w:t>
        </w:r>
        <w:r>
          <w:rPr>
            <w:webHidden/>
          </w:rPr>
          <w:tab/>
        </w:r>
        <w:r>
          <w:rPr>
            <w:webHidden/>
          </w:rPr>
          <w:fldChar w:fldCharType="begin"/>
        </w:r>
        <w:r>
          <w:rPr>
            <w:webHidden/>
          </w:rPr>
          <w:instrText xml:space="preserve"> PAGEREF _Toc212462824 \h </w:instrText>
        </w:r>
      </w:ins>
      <w:r>
        <w:rPr>
          <w:webHidden/>
        </w:rPr>
      </w:r>
      <w:ins w:id="1197" w:author="Visone Rossana (GSE)" w:date="2025-10-27T12:57:00Z" w16du:dateUtc="2025-10-27T11:57:00Z">
        <w:r>
          <w:rPr>
            <w:webHidden/>
          </w:rPr>
          <w:fldChar w:fldCharType="separate"/>
        </w:r>
      </w:ins>
      <w:ins w:id="1198" w:author="Visone Rossana (GSE)" w:date="2025-10-27T13:02:00Z" w16du:dateUtc="2025-10-27T12:02:00Z">
        <w:r w:rsidR="00A6225C">
          <w:rPr>
            <w:webHidden/>
          </w:rPr>
          <w:t>167</w:t>
        </w:r>
      </w:ins>
      <w:ins w:id="1199" w:author="Visone Rossana (GSE)" w:date="2025-10-27T12:57:00Z" w16du:dateUtc="2025-10-27T11:57:00Z">
        <w:r>
          <w:rPr>
            <w:webHidden/>
          </w:rPr>
          <w:fldChar w:fldCharType="end"/>
        </w:r>
        <w:r w:rsidRPr="00A8170F">
          <w:rPr>
            <w:rStyle w:val="Collegamentoipertestuale"/>
          </w:rPr>
          <w:fldChar w:fldCharType="end"/>
        </w:r>
      </w:ins>
    </w:p>
    <w:p w14:paraId="6A691340" w14:textId="3F7DB277" w:rsidR="00C952FD" w:rsidRDefault="00C952FD">
      <w:pPr>
        <w:pStyle w:val="Sommario1"/>
        <w:rPr>
          <w:ins w:id="120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20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"_Toc212462825"</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Pr>
          <w:t>13.</w:t>
        </w:r>
        <w:r>
          <w:rPr>
            <w:rFonts w:asciiTheme="minorHAnsi" w:hAnsiTheme="minorHAnsi" w:cstheme="minorBidi"/>
            <w:b w:val="0"/>
            <w:bCs w:val="0"/>
            <w:caps w:val="0"/>
            <w:kern w:val="2"/>
            <w:sz w:val="24"/>
            <w:lang w:eastAsia="it-IT"/>
            <w14:ligatures w14:val="standardContextual"/>
          </w:rPr>
          <w:tab/>
        </w:r>
        <w:r w:rsidRPr="00A8170F">
          <w:rPr>
            <w:rStyle w:val="Collegamentoipertestuale"/>
          </w:rPr>
          <w:t>PROTEZIONE DEI DATI</w:t>
        </w:r>
        <w:r>
          <w:rPr>
            <w:webHidden/>
          </w:rPr>
          <w:tab/>
        </w:r>
        <w:r>
          <w:rPr>
            <w:webHidden/>
          </w:rPr>
          <w:fldChar w:fldCharType="begin"/>
        </w:r>
        <w:r>
          <w:rPr>
            <w:webHidden/>
          </w:rPr>
          <w:instrText xml:space="preserve"> PAGEREF _Toc212462825 \h </w:instrText>
        </w:r>
      </w:ins>
      <w:r>
        <w:rPr>
          <w:webHidden/>
        </w:rPr>
      </w:r>
      <w:ins w:id="1202" w:author="Visone Rossana (GSE)" w:date="2025-10-27T12:57:00Z" w16du:dateUtc="2025-10-27T11:57:00Z">
        <w:r>
          <w:rPr>
            <w:webHidden/>
          </w:rPr>
          <w:fldChar w:fldCharType="separate"/>
        </w:r>
      </w:ins>
      <w:ins w:id="1203" w:author="Visone Rossana (GSE)" w:date="2025-10-27T13:02:00Z" w16du:dateUtc="2025-10-27T12:02:00Z">
        <w:r w:rsidR="00A6225C">
          <w:rPr>
            <w:webHidden/>
          </w:rPr>
          <w:t>168</w:t>
        </w:r>
      </w:ins>
      <w:ins w:id="1204" w:author="Visone Rossana (GSE)" w:date="2025-10-27T12:57:00Z" w16du:dateUtc="2025-10-27T11:57:00Z">
        <w:r>
          <w:rPr>
            <w:webHidden/>
          </w:rPr>
          <w:fldChar w:fldCharType="end"/>
        </w:r>
        <w:r w:rsidRPr="00A8170F">
          <w:rPr>
            <w:rStyle w:val="Collegamentoipertestuale"/>
          </w:rPr>
          <w:fldChar w:fldCharType="end"/>
        </w:r>
      </w:ins>
    </w:p>
    <w:p w14:paraId="5C147922" w14:textId="78D0C79F" w:rsidR="00C952FD" w:rsidRDefault="00C952FD">
      <w:pPr>
        <w:pStyle w:val="Sommario2"/>
        <w:rPr>
          <w:ins w:id="1205" w:author="Visone Rossana (GSE)" w:date="2025-10-27T12:57:00Z" w16du:dateUtc="2025-10-27T11:57:00Z"/>
          <w:rFonts w:cstheme="minorBidi"/>
          <w:b w:val="0"/>
          <w:smallCaps w:val="0"/>
          <w:kern w:val="2"/>
          <w:sz w:val="24"/>
          <w:lang w:eastAsia="it-IT"/>
          <w14:ligatures w14:val="standardContextual"/>
        </w:rPr>
      </w:pPr>
      <w:ins w:id="120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"_Toc212462826"</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Fonts w:cstheme="minorHAnsi"/>
          </w:rPr>
          <w:t>Allegato 1 – SINTESI DELLA DOCUMENTAZIONE PER LA RICHIESTA DI INCENTIVO</w:t>
        </w:r>
        <w:r>
          <w:rPr>
            <w:webHidden/>
          </w:rPr>
          <w:tab/>
        </w:r>
        <w:r>
          <w:rPr>
            <w:webHidden/>
          </w:rPr>
          <w:fldChar w:fldCharType="begin"/>
        </w:r>
        <w:r>
          <w:rPr>
            <w:webHidden/>
          </w:rPr>
          <w:instrText xml:space="preserve"> PAGEREF _Toc212462826 \h </w:instrText>
        </w:r>
      </w:ins>
      <w:r>
        <w:rPr>
          <w:webHidden/>
        </w:rPr>
      </w:r>
      <w:ins w:id="1207" w:author="Visone Rossana (GSE)" w:date="2025-10-27T12:57:00Z" w16du:dateUtc="2025-10-27T11:57:00Z">
        <w:r>
          <w:rPr>
            <w:webHidden/>
          </w:rPr>
          <w:fldChar w:fldCharType="separate"/>
        </w:r>
      </w:ins>
      <w:ins w:id="1208" w:author="Visone Rossana (GSE)" w:date="2025-10-27T13:02:00Z" w16du:dateUtc="2025-10-27T12:02:00Z">
        <w:r w:rsidR="00A6225C">
          <w:rPr>
            <w:webHidden/>
          </w:rPr>
          <w:t>168</w:t>
        </w:r>
      </w:ins>
      <w:ins w:id="1209" w:author="Visone Rossana (GSE)" w:date="2025-10-27T12:57:00Z" w16du:dateUtc="2025-10-27T11:57:00Z">
        <w:r>
          <w:rPr>
            <w:webHidden/>
          </w:rPr>
          <w:fldChar w:fldCharType="end"/>
        </w:r>
        <w:r w:rsidRPr="00A8170F">
          <w:rPr>
            <w:rStyle w:val="Collegamentoipertestuale"/>
          </w:rPr>
          <w:fldChar w:fldCharType="end"/>
        </w:r>
      </w:ins>
    </w:p>
    <w:p w14:paraId="1877E2FF" w14:textId="6329A49A" w:rsidR="00C952FD" w:rsidRDefault="00C952FD">
      <w:pPr>
        <w:pStyle w:val="Sommario2"/>
        <w:rPr>
          <w:ins w:id="1210" w:author="Visone Rossana (GSE)" w:date="2025-10-27T12:57:00Z" w16du:dateUtc="2025-10-27T11:57:00Z"/>
          <w:rFonts w:cstheme="minorBidi"/>
          <w:b w:val="0"/>
          <w:smallCaps w:val="0"/>
          <w:kern w:val="2"/>
          <w:sz w:val="24"/>
          <w:lang w:eastAsia="it-IT"/>
          <w14:ligatures w14:val="standardContextual"/>
        </w:rPr>
      </w:pPr>
      <w:ins w:id="121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"_Toc212462827"</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Fonts w:cstheme="minorHAnsi"/>
          </w:rPr>
          <w:t xml:space="preserve">Allegato </w:t>
        </w:r>
        <w:r w:rsidRPr="00A8170F">
          <w:rPr>
            <w:rStyle w:val="Collegamentoipertestuale"/>
            <w:rFonts w:cstheme="minorHAnsi"/>
            <w:highlight w:val="yellow"/>
          </w:rPr>
          <w:t>X</w:t>
        </w:r>
        <w:r w:rsidRPr="00A8170F">
          <w:rPr>
            <w:rStyle w:val="Collegamentoipertestuale"/>
            <w:rFonts w:cstheme="minorHAnsi"/>
          </w:rPr>
          <w:t xml:space="preserve"> – ELENCO MODELLI</w:t>
        </w:r>
        <w:r>
          <w:rPr>
            <w:webHidden/>
          </w:rPr>
          <w:tab/>
        </w:r>
        <w:r>
          <w:rPr>
            <w:webHidden/>
          </w:rPr>
          <w:fldChar w:fldCharType="begin"/>
        </w:r>
        <w:r>
          <w:rPr>
            <w:webHidden/>
          </w:rPr>
          <w:instrText xml:space="preserve"> PAGEREF _Toc212462827 \h </w:instrText>
        </w:r>
      </w:ins>
      <w:r>
        <w:rPr>
          <w:webHidden/>
        </w:rPr>
      </w:r>
      <w:ins w:id="1212" w:author="Visone Rossana (GSE)" w:date="2025-10-27T12:57:00Z" w16du:dateUtc="2025-10-27T11:57:00Z">
        <w:r>
          <w:rPr>
            <w:webHidden/>
          </w:rPr>
          <w:fldChar w:fldCharType="separate"/>
        </w:r>
      </w:ins>
      <w:ins w:id="1213" w:author="Visone Rossana (GSE)" w:date="2025-10-27T13:02:00Z" w16du:dateUtc="2025-10-27T12:02:00Z">
        <w:r w:rsidR="00A6225C">
          <w:rPr>
            <w:webHidden/>
          </w:rPr>
          <w:t>169</w:t>
        </w:r>
      </w:ins>
      <w:ins w:id="1214" w:author="Visone Rossana (GSE)" w:date="2025-10-27T12:57:00Z" w16du:dateUtc="2025-10-27T11:57:00Z">
        <w:r>
          <w:rPr>
            <w:webHidden/>
          </w:rPr>
          <w:fldChar w:fldCharType="end"/>
        </w:r>
        <w:r w:rsidRPr="00A8170F">
          <w:rPr>
            <w:rStyle w:val="Collegamentoipertestuale"/>
          </w:rPr>
          <w:fldChar w:fldCharType="end"/>
        </w:r>
      </w:ins>
    </w:p>
    <w:p w14:paraId="4A4C1BB7" w14:textId="441477B5" w:rsidR="00C952FD" w:rsidRDefault="00C952FD">
      <w:pPr>
        <w:pStyle w:val="Sommario2"/>
        <w:rPr>
          <w:ins w:id="1215" w:author="Visone Rossana (GSE)" w:date="2025-10-27T12:57:00Z" w16du:dateUtc="2025-10-27T11:57:00Z"/>
          <w:rFonts w:cstheme="minorBidi"/>
          <w:b w:val="0"/>
          <w:smallCaps w:val="0"/>
          <w:kern w:val="2"/>
          <w:sz w:val="24"/>
          <w:lang w:eastAsia="it-IT"/>
          <w14:ligatures w14:val="standardContextual"/>
        </w:rPr>
      </w:pPr>
      <w:ins w:id="1216"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"_Toc212462828"</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Fonts w:ascii="Calibri" w:hAnsi="Calibri" w:cs="Calibri"/>
          </w:rPr>
          <w:t xml:space="preserve">Allegato </w:t>
        </w:r>
        <w:r w:rsidRPr="00A8170F">
          <w:rPr>
            <w:rStyle w:val="Collegamentoipertestuale"/>
            <w:rFonts w:ascii="Calibri" w:hAnsi="Calibri" w:cs="Calibri"/>
            <w:highlight w:val="yellow"/>
          </w:rPr>
          <w:t>X</w:t>
        </w:r>
        <w:r w:rsidRPr="00A8170F">
          <w:rPr>
            <w:rStyle w:val="Collegamentoipertestuale"/>
            <w:rFonts w:ascii="Calibri" w:hAnsi="Calibri" w:cs="Calibri"/>
          </w:rPr>
          <w:t xml:space="preserve"> – DEFINIZIONI</w:t>
        </w:r>
        <w:r>
          <w:rPr>
            <w:webHidden/>
          </w:rPr>
          <w:tab/>
        </w:r>
        <w:r>
          <w:rPr>
            <w:webHidden/>
          </w:rPr>
          <w:fldChar w:fldCharType="begin"/>
        </w:r>
        <w:r>
          <w:rPr>
            <w:webHidden/>
          </w:rPr>
          <w:instrText xml:space="preserve"> PAGEREF _Toc212462828 \h </w:instrText>
        </w:r>
      </w:ins>
      <w:r>
        <w:rPr>
          <w:webHidden/>
        </w:rPr>
      </w:r>
      <w:ins w:id="1217" w:author="Visone Rossana (GSE)" w:date="2025-10-27T12:57:00Z" w16du:dateUtc="2025-10-27T11:57:00Z">
        <w:r>
          <w:rPr>
            <w:webHidden/>
          </w:rPr>
          <w:fldChar w:fldCharType="separate"/>
        </w:r>
      </w:ins>
      <w:ins w:id="1218" w:author="Visone Rossana (GSE)" w:date="2025-10-27T13:02:00Z" w16du:dateUtc="2025-10-27T12:02:00Z">
        <w:r w:rsidR="00A6225C">
          <w:rPr>
            <w:webHidden/>
          </w:rPr>
          <w:t>170</w:t>
        </w:r>
      </w:ins>
      <w:ins w:id="1219" w:author="Visone Rossana (GSE)" w:date="2025-10-27T12:57:00Z" w16du:dateUtc="2025-10-27T11:57:00Z">
        <w:r>
          <w:rPr>
            <w:webHidden/>
          </w:rPr>
          <w:fldChar w:fldCharType="end"/>
        </w:r>
        <w:r w:rsidRPr="00A8170F">
          <w:rPr>
            <w:rStyle w:val="Collegamentoipertestuale"/>
          </w:rPr>
          <w:fldChar w:fldCharType="end"/>
        </w:r>
      </w:ins>
    </w:p>
    <w:p w14:paraId="64D01578" w14:textId="3EF90EFF" w:rsidR="00C952FD" w:rsidRDefault="00C952FD">
      <w:pPr>
        <w:pStyle w:val="Sommario2"/>
        <w:rPr>
          <w:ins w:id="1220" w:author="Visone Rossana (GSE)" w:date="2025-10-27T12:57:00Z" w16du:dateUtc="2025-10-27T11:57:00Z"/>
          <w:rFonts w:cstheme="minorBidi"/>
          <w:b w:val="0"/>
          <w:smallCaps w:val="0"/>
          <w:kern w:val="2"/>
          <w:sz w:val="24"/>
          <w:lang w:eastAsia="it-IT"/>
          <w14:ligatures w14:val="standardContextual"/>
        </w:rPr>
      </w:pPr>
      <w:ins w:id="1221" w:author="Visone Rossana (GSE)" w:date="2025-10-27T12:57:00Z" w16du:dateUtc="2025-10-27T11:57:00Z">
        <w:r w:rsidRPr="00A8170F">
          <w:rPr>
            <w:rStyle w:val="Collegamentoipertestuale"/>
          </w:rPr>
          <w:fldChar w:fldCharType="begin"/>
        </w:r>
        <w:r w:rsidRPr="00A8170F">
          <w:rPr>
            <w:rStyle w:val="Collegamentoipertestuale"/>
          </w:rPr>
          <w:instrText xml:space="preserve"> </w:instrText>
        </w:r>
        <w:r>
          <w:instrText>HYPERLINK \l "_Toc212462829"</w:instrText>
        </w:r>
        <w:r w:rsidRPr="00A8170F">
          <w:rPr>
            <w:rStyle w:val="Collegamentoipertestuale"/>
          </w:rPr>
          <w:instrText xml:space="preserve"> </w:instrText>
        </w:r>
        <w:r w:rsidRPr="00A8170F">
          <w:rPr>
            <w:rStyle w:val="Collegamentoipertestuale"/>
          </w:rPr>
        </w:r>
        <w:r w:rsidRPr="00A8170F">
          <w:rPr>
            <w:rStyle w:val="Collegamentoipertestuale"/>
          </w:rPr>
          <w:fldChar w:fldCharType="separate"/>
        </w:r>
        <w:r w:rsidRPr="00A8170F">
          <w:rPr>
            <w:rStyle w:val="Collegamentoipertestuale"/>
            <w:rFonts w:ascii="Calibri" w:hAnsi="Calibri" w:cs="Calibri"/>
          </w:rPr>
          <w:t xml:space="preserve">Allegato </w:t>
        </w:r>
        <w:r w:rsidRPr="00A8170F">
          <w:rPr>
            <w:rStyle w:val="Collegamentoipertestuale"/>
            <w:rFonts w:ascii="Calibri" w:hAnsi="Calibri" w:cs="Calibri"/>
            <w:highlight w:val="yellow"/>
          </w:rPr>
          <w:t>X</w:t>
        </w:r>
        <w:r w:rsidRPr="00A8170F">
          <w:rPr>
            <w:rStyle w:val="Collegamentoipertestuale"/>
            <w:rFonts w:ascii="Calibri" w:hAnsi="Calibri" w:cs="Calibri"/>
          </w:rPr>
          <w:t xml:space="preserve"> – PRINCIPALI RIFERIMENTI NORMATIVI</w:t>
        </w:r>
        <w:r>
          <w:rPr>
            <w:webHidden/>
          </w:rPr>
          <w:tab/>
        </w:r>
        <w:r>
          <w:rPr>
            <w:webHidden/>
          </w:rPr>
          <w:fldChar w:fldCharType="begin"/>
        </w:r>
        <w:r>
          <w:rPr>
            <w:webHidden/>
          </w:rPr>
          <w:instrText xml:space="preserve"> PAGEREF _Toc212462829 \h </w:instrText>
        </w:r>
      </w:ins>
      <w:r>
        <w:rPr>
          <w:webHidden/>
        </w:rPr>
      </w:r>
      <w:ins w:id="1222" w:author="Visone Rossana (GSE)" w:date="2025-10-27T12:57:00Z" w16du:dateUtc="2025-10-27T11:57:00Z">
        <w:r>
          <w:rPr>
            <w:webHidden/>
          </w:rPr>
          <w:fldChar w:fldCharType="separate"/>
        </w:r>
      </w:ins>
      <w:ins w:id="1223" w:author="Visone Rossana (GSE)" w:date="2025-10-27T13:02:00Z" w16du:dateUtc="2025-10-27T12:02:00Z">
        <w:r w:rsidR="00A6225C">
          <w:rPr>
            <w:webHidden/>
          </w:rPr>
          <w:t>181</w:t>
        </w:r>
      </w:ins>
      <w:ins w:id="1224" w:author="Visone Rossana (GSE)" w:date="2025-10-27T12:57:00Z" w16du:dateUtc="2025-10-27T11:57:00Z">
        <w:r>
          <w:rPr>
            <w:webHidden/>
          </w:rPr>
          <w:fldChar w:fldCharType="end"/>
        </w:r>
        <w:r w:rsidRPr="00A8170F">
          <w:rPr>
            <w:rStyle w:val="Collegamentoipertestuale"/>
          </w:rPr>
          <w:fldChar w:fldCharType="end"/>
        </w:r>
      </w:ins>
    </w:p>
    <w:p w14:paraId="6BBAE584" w14:textId="1DD47C34" w:rsidR="00B3310D" w:rsidDel="00C952FD" w:rsidRDefault="00B3310D">
      <w:pPr>
        <w:pStyle w:val="Sommario1"/>
        <w:rPr>
          <w:ins w:id="1225" w:author="Visone Rossana (GSE)" w:date="2025-10-14T09:41:00Z" w16du:dateUtc="2025-10-14T07:41:00Z"/>
          <w:del w:id="122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227" w:author="Visone Rossana (GSE)" w:date="2025-10-14T09:41:00Z" w16du:dateUtc="2025-10-14T07:41:00Z">
        <w:del w:id="1228" w:author="Visone Rossana (GSE)" w:date="2025-10-27T12:57:00Z" w16du:dateUtc="2025-10-27T11:57:00Z">
          <w:r w:rsidRPr="00C952FD" w:rsidDel="00C952FD">
            <w:rPr>
              <w:rStyle w:val="Collegamentoipertestuale"/>
            </w:rPr>
            <w:delText>1</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QUADRO GENERALE</w:delText>
          </w:r>
          <w:r w:rsidDel="00C952FD">
            <w:rPr>
              <w:webHidden/>
            </w:rPr>
            <w:tab/>
          </w:r>
        </w:del>
      </w:ins>
      <w:ins w:id="1229" w:author="Visone Rossana (GSE)" w:date="2025-10-24T11:45:00Z" w16du:dateUtc="2025-10-24T09:45:00Z">
        <w:del w:id="1230" w:author="Visone Rossana (GSE)" w:date="2025-10-27T12:57:00Z" w16du:dateUtc="2025-10-27T11:57:00Z">
          <w:r w:rsidR="005759E9" w:rsidDel="00C952FD">
            <w:rPr>
              <w:webHidden/>
            </w:rPr>
            <w:delText>6</w:delText>
          </w:r>
        </w:del>
      </w:ins>
      <w:ins w:id="1231" w:author="Visone Rossana (GSE)" w:date="2025-10-14T09:41:00Z" w16du:dateUtc="2025-10-14T07:41:00Z">
        <w:del w:id="1232" w:author="Visone Rossana (GSE)" w:date="2025-10-27T12:57:00Z" w16du:dateUtc="2025-10-27T11:57:00Z">
          <w:r w:rsidDel="00C952FD">
            <w:rPr>
              <w:webHidden/>
            </w:rPr>
            <w:delText>5</w:delText>
          </w:r>
        </w:del>
      </w:ins>
    </w:p>
    <w:p w14:paraId="7C03EFDC" w14:textId="2C0F1FAA" w:rsidR="00B3310D" w:rsidDel="00C952FD" w:rsidRDefault="00B3310D">
      <w:pPr>
        <w:pStyle w:val="Sommario1"/>
        <w:rPr>
          <w:ins w:id="1233" w:author="Visone Rossana (GSE)" w:date="2025-10-14T09:41:00Z" w16du:dateUtc="2025-10-14T07:41:00Z"/>
          <w:del w:id="123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235" w:author="Visone Rossana (GSE)" w:date="2025-10-14T09:41:00Z" w16du:dateUtc="2025-10-14T07:41:00Z">
        <w:del w:id="1236" w:author="Visone Rossana (GSE)" w:date="2025-10-27T12:57:00Z" w16du:dateUtc="2025-10-27T11:57:00Z">
          <w:r w:rsidRPr="00C952FD" w:rsidDel="00C952FD">
            <w:rPr>
              <w:rStyle w:val="Collegamentoipertestuale"/>
            </w:rPr>
            <w:delText>2</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INTERVENTI INCENTIVABILI</w:delText>
          </w:r>
          <w:r w:rsidDel="00C952FD">
            <w:rPr>
              <w:webHidden/>
            </w:rPr>
            <w:tab/>
          </w:r>
        </w:del>
      </w:ins>
      <w:ins w:id="1237" w:author="Visone Rossana (GSE)" w:date="2025-10-24T11:45:00Z" w16du:dateUtc="2025-10-24T09:45:00Z">
        <w:del w:id="1238" w:author="Visone Rossana (GSE)" w:date="2025-10-27T12:57:00Z" w16du:dateUtc="2025-10-27T11:57:00Z">
          <w:r w:rsidR="005759E9" w:rsidDel="00C952FD">
            <w:rPr>
              <w:webHidden/>
            </w:rPr>
            <w:delText>7</w:delText>
          </w:r>
        </w:del>
      </w:ins>
      <w:ins w:id="1239" w:author="Visone Rossana (GSE)" w:date="2025-10-14T09:41:00Z" w16du:dateUtc="2025-10-14T07:41:00Z">
        <w:del w:id="1240" w:author="Visone Rossana (GSE)" w:date="2025-10-27T12:57:00Z" w16du:dateUtc="2025-10-27T11:57:00Z">
          <w:r w:rsidDel="00C952FD">
            <w:rPr>
              <w:webHidden/>
            </w:rPr>
            <w:delText>6</w:delText>
          </w:r>
        </w:del>
      </w:ins>
    </w:p>
    <w:p w14:paraId="3E15D551" w14:textId="1C2847BD" w:rsidR="00B3310D" w:rsidDel="00C952FD" w:rsidRDefault="00B3310D">
      <w:pPr>
        <w:pStyle w:val="Sommario1"/>
        <w:rPr>
          <w:ins w:id="1241" w:author="Visone Rossana (GSE)" w:date="2025-10-14T09:41:00Z" w16du:dateUtc="2025-10-14T07:41:00Z"/>
          <w:del w:id="1242"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243" w:author="Visone Rossana (GSE)" w:date="2025-10-14T09:41:00Z" w16du:dateUtc="2025-10-14T07:41:00Z">
        <w:del w:id="1244" w:author="Visone Rossana (GSE)" w:date="2025-10-27T12:57:00Z" w16du:dateUtc="2025-10-27T11:57:00Z">
          <w:r w:rsidRPr="00C952FD" w:rsidDel="00C952FD">
            <w:rPr>
              <w:rStyle w:val="Collegamentoipertestuale"/>
            </w:rPr>
            <w:delText>3</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SOGGETTI AMMESSI AGLI INCENTIVI: IDENTIFICAZIONE</w:delText>
          </w:r>
          <w:r w:rsidDel="00C952FD">
            <w:rPr>
              <w:webHidden/>
            </w:rPr>
            <w:tab/>
          </w:r>
        </w:del>
      </w:ins>
      <w:ins w:id="1245" w:author="Visone Rossana (GSE)" w:date="2025-10-24T11:45:00Z" w16du:dateUtc="2025-10-24T09:45:00Z">
        <w:del w:id="1246" w:author="Visone Rossana (GSE)" w:date="2025-10-27T12:57:00Z" w16du:dateUtc="2025-10-27T11:57:00Z">
          <w:r w:rsidR="005759E9" w:rsidDel="00C952FD">
            <w:rPr>
              <w:webHidden/>
            </w:rPr>
            <w:delText>8</w:delText>
          </w:r>
        </w:del>
      </w:ins>
      <w:ins w:id="1247" w:author="Visone Rossana (GSE)" w:date="2025-10-14T09:41:00Z" w16du:dateUtc="2025-10-14T07:41:00Z">
        <w:del w:id="1248" w:author="Visone Rossana (GSE)" w:date="2025-10-27T12:57:00Z" w16du:dateUtc="2025-10-27T11:57:00Z">
          <w:r w:rsidDel="00C952FD">
            <w:rPr>
              <w:webHidden/>
            </w:rPr>
            <w:delText>7</w:delText>
          </w:r>
        </w:del>
      </w:ins>
    </w:p>
    <w:p w14:paraId="66A54AC8" w14:textId="302EF91D" w:rsidR="00B3310D" w:rsidDel="00C952FD" w:rsidRDefault="00B3310D">
      <w:pPr>
        <w:pStyle w:val="Sommario3"/>
        <w:rPr>
          <w:ins w:id="1249" w:author="Visone Rossana (GSE)" w:date="2025-10-14T09:41:00Z" w16du:dateUtc="2025-10-14T07:41:00Z"/>
          <w:del w:id="1250" w:author="Visone Rossana (GSE)" w:date="2025-10-27T12:57:00Z" w16du:dateUtc="2025-10-27T11:57:00Z"/>
          <w:rFonts w:eastAsiaTheme="minorEastAsia" w:cstheme="minorBidi"/>
          <w:bCs w:val="0"/>
          <w:i w:val="0"/>
          <w:iCs w:val="0"/>
          <w:kern w:val="2"/>
          <w:sz w:val="24"/>
          <w:lang w:eastAsia="it-IT"/>
          <w14:ligatures w14:val="standardContextual"/>
        </w:rPr>
      </w:pPr>
      <w:ins w:id="1251" w:author="Visone Rossana (GSE)" w:date="2025-10-14T09:41:00Z" w16du:dateUtc="2025-10-14T07:41:00Z">
        <w:del w:id="1252" w:author="Visone Rossana (GSE)" w:date="2025-10-27T12:57:00Z" w16du:dateUtc="2025-10-27T11:57:00Z">
          <w:r w:rsidRPr="00C952FD" w:rsidDel="00C952FD">
            <w:rPr>
              <w:rStyle w:val="Collegamentoipertestuale"/>
              <w:rFonts w:cs="Calibri"/>
            </w:rPr>
            <w:delText>3.1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Soggetti Ammessi agli incentivi</w:delText>
          </w:r>
          <w:r w:rsidDel="00C952FD">
            <w:rPr>
              <w:webHidden/>
            </w:rPr>
            <w:tab/>
          </w:r>
        </w:del>
      </w:ins>
      <w:ins w:id="1253" w:author="Visone Rossana (GSE)" w:date="2025-10-24T11:45:00Z" w16du:dateUtc="2025-10-24T09:45:00Z">
        <w:del w:id="1254" w:author="Visone Rossana (GSE)" w:date="2025-10-27T12:57:00Z" w16du:dateUtc="2025-10-27T11:57:00Z">
          <w:r w:rsidR="005759E9" w:rsidDel="00C952FD">
            <w:rPr>
              <w:webHidden/>
            </w:rPr>
            <w:delText>8</w:delText>
          </w:r>
        </w:del>
      </w:ins>
      <w:ins w:id="1255" w:author="Visone Rossana (GSE)" w:date="2025-10-14T09:41:00Z" w16du:dateUtc="2025-10-14T07:41:00Z">
        <w:del w:id="1256" w:author="Visone Rossana (GSE)" w:date="2025-10-27T12:57:00Z" w16du:dateUtc="2025-10-27T11:57:00Z">
          <w:r w:rsidDel="00C952FD">
            <w:rPr>
              <w:webHidden/>
            </w:rPr>
            <w:delText>7</w:delText>
          </w:r>
        </w:del>
      </w:ins>
    </w:p>
    <w:p w14:paraId="6E32C9FF" w14:textId="76ECA172" w:rsidR="00B3310D" w:rsidDel="00C952FD" w:rsidRDefault="00B3310D">
      <w:pPr>
        <w:pStyle w:val="Sommario3"/>
        <w:rPr>
          <w:ins w:id="1257" w:author="Visone Rossana (GSE)" w:date="2025-10-14T09:41:00Z" w16du:dateUtc="2025-10-14T07:41:00Z"/>
          <w:del w:id="1258" w:author="Visone Rossana (GSE)" w:date="2025-10-27T12:57:00Z" w16du:dateUtc="2025-10-27T11:57:00Z"/>
          <w:rFonts w:eastAsiaTheme="minorEastAsia" w:cstheme="minorBidi"/>
          <w:bCs w:val="0"/>
          <w:i w:val="0"/>
          <w:iCs w:val="0"/>
          <w:kern w:val="2"/>
          <w:sz w:val="24"/>
          <w:lang w:eastAsia="it-IT"/>
          <w14:ligatures w14:val="standardContextual"/>
        </w:rPr>
      </w:pPr>
      <w:ins w:id="1259" w:author="Visone Rossana (GSE)" w:date="2025-10-14T09:41:00Z" w16du:dateUtc="2025-10-14T07:41:00Z">
        <w:del w:id="1260" w:author="Visone Rossana (GSE)" w:date="2025-10-27T12:57:00Z" w16du:dateUtc="2025-10-27T11:57:00Z">
          <w:r w:rsidRPr="00C952FD" w:rsidDel="00C952FD">
            <w:rPr>
              <w:rStyle w:val="Collegamentoipertestuale"/>
              <w:rFonts w:cs="Calibri"/>
            </w:rPr>
            <w:delText>3.2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Le Pubbliche Amministrazioni</w:delText>
          </w:r>
          <w:r w:rsidDel="00C952FD">
            <w:rPr>
              <w:webHidden/>
            </w:rPr>
            <w:tab/>
          </w:r>
        </w:del>
      </w:ins>
      <w:ins w:id="1261" w:author="Visone Rossana (GSE)" w:date="2025-10-24T11:45:00Z" w16du:dateUtc="2025-10-24T09:45:00Z">
        <w:del w:id="1262" w:author="Visone Rossana (GSE)" w:date="2025-10-27T12:57:00Z" w16du:dateUtc="2025-10-27T11:57:00Z">
          <w:r w:rsidR="005759E9" w:rsidDel="00C952FD">
            <w:rPr>
              <w:webHidden/>
            </w:rPr>
            <w:delText>10</w:delText>
          </w:r>
        </w:del>
      </w:ins>
      <w:ins w:id="1263" w:author="Visone Rossana (GSE)" w:date="2025-10-14T09:41:00Z" w16du:dateUtc="2025-10-14T07:41:00Z">
        <w:del w:id="1264" w:author="Visone Rossana (GSE)" w:date="2025-10-27T12:57:00Z" w16du:dateUtc="2025-10-27T11:57:00Z">
          <w:r w:rsidDel="00C952FD">
            <w:rPr>
              <w:webHidden/>
            </w:rPr>
            <w:delText>9</w:delText>
          </w:r>
        </w:del>
      </w:ins>
    </w:p>
    <w:p w14:paraId="2D7C38B2" w14:textId="1A143214" w:rsidR="00B3310D" w:rsidDel="00C952FD" w:rsidRDefault="00B3310D">
      <w:pPr>
        <w:pStyle w:val="Sommario3"/>
        <w:rPr>
          <w:ins w:id="1265" w:author="Visone Rossana (GSE)" w:date="2025-10-14T09:41:00Z" w16du:dateUtc="2025-10-14T07:41:00Z"/>
          <w:del w:id="1266" w:author="Visone Rossana (GSE)" w:date="2025-10-27T12:57:00Z" w16du:dateUtc="2025-10-27T11:57:00Z"/>
          <w:rFonts w:eastAsiaTheme="minorEastAsia" w:cstheme="minorBidi"/>
          <w:bCs w:val="0"/>
          <w:i w:val="0"/>
          <w:iCs w:val="0"/>
          <w:kern w:val="2"/>
          <w:sz w:val="24"/>
          <w:lang w:eastAsia="it-IT"/>
          <w14:ligatures w14:val="standardContextual"/>
        </w:rPr>
      </w:pPr>
      <w:ins w:id="1267" w:author="Visone Rossana (GSE)" w:date="2025-10-14T09:41:00Z" w16du:dateUtc="2025-10-14T07:41:00Z">
        <w:del w:id="1268" w:author="Visone Rossana (GSE)" w:date="2025-10-27T12:57:00Z" w16du:dateUtc="2025-10-27T11:57:00Z">
          <w:r w:rsidRPr="00C952FD" w:rsidDel="00C952FD">
            <w:rPr>
              <w:rStyle w:val="Collegamentoipertestuale"/>
              <w:rFonts w:cs="Calibri"/>
            </w:rPr>
            <w:delText>3.3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Gli Enti del Terzo Settore</w:delText>
          </w:r>
          <w:r w:rsidDel="00C952FD">
            <w:rPr>
              <w:webHidden/>
            </w:rPr>
            <w:tab/>
          </w:r>
        </w:del>
      </w:ins>
      <w:ins w:id="1269" w:author="Visone Rossana (GSE)" w:date="2025-10-24T11:45:00Z" w16du:dateUtc="2025-10-24T09:45:00Z">
        <w:del w:id="1270" w:author="Visone Rossana (GSE)" w:date="2025-10-27T12:57:00Z" w16du:dateUtc="2025-10-27T11:57:00Z">
          <w:r w:rsidR="005759E9" w:rsidDel="00C952FD">
            <w:rPr>
              <w:webHidden/>
            </w:rPr>
            <w:delText>11</w:delText>
          </w:r>
        </w:del>
      </w:ins>
      <w:ins w:id="1271" w:author="Visone Rossana (GSE)" w:date="2025-10-14T09:41:00Z" w16du:dateUtc="2025-10-14T07:41:00Z">
        <w:del w:id="1272" w:author="Visone Rossana (GSE)" w:date="2025-10-27T12:57:00Z" w16du:dateUtc="2025-10-27T11:57:00Z">
          <w:r w:rsidDel="00C952FD">
            <w:rPr>
              <w:webHidden/>
            </w:rPr>
            <w:delText>10</w:delText>
          </w:r>
        </w:del>
      </w:ins>
    </w:p>
    <w:p w14:paraId="1197BE49" w14:textId="23C2B22B" w:rsidR="00B3310D" w:rsidDel="00C952FD" w:rsidRDefault="00B3310D">
      <w:pPr>
        <w:pStyle w:val="Sommario3"/>
        <w:rPr>
          <w:ins w:id="1273" w:author="Visone Rossana (GSE)" w:date="2025-10-14T09:41:00Z" w16du:dateUtc="2025-10-14T07:41:00Z"/>
          <w:del w:id="1274" w:author="Visone Rossana (GSE)" w:date="2025-10-27T12:57:00Z" w16du:dateUtc="2025-10-27T11:57:00Z"/>
          <w:rFonts w:eastAsiaTheme="minorEastAsia" w:cstheme="minorBidi"/>
          <w:bCs w:val="0"/>
          <w:i w:val="0"/>
          <w:iCs w:val="0"/>
          <w:kern w:val="2"/>
          <w:sz w:val="24"/>
          <w:lang w:eastAsia="it-IT"/>
          <w14:ligatures w14:val="standardContextual"/>
        </w:rPr>
      </w:pPr>
      <w:ins w:id="1275" w:author="Visone Rossana (GSE)" w:date="2025-10-14T09:41:00Z" w16du:dateUtc="2025-10-14T07:41:00Z">
        <w:del w:id="1276" w:author="Visone Rossana (GSE)" w:date="2025-10-27T12:57:00Z" w16du:dateUtc="2025-10-27T11:57:00Z">
          <w:r w:rsidRPr="00C952FD" w:rsidDel="00C952FD">
            <w:rPr>
              <w:rStyle w:val="Collegamentoipertestuale"/>
              <w:rFonts w:cs="Calibri"/>
            </w:rPr>
            <w:delText>3.4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Le Imprese</w:delText>
          </w:r>
          <w:r w:rsidDel="00C952FD">
            <w:rPr>
              <w:webHidden/>
            </w:rPr>
            <w:tab/>
          </w:r>
        </w:del>
      </w:ins>
      <w:ins w:id="1277" w:author="Visone Rossana (GSE)" w:date="2025-10-24T11:45:00Z" w16du:dateUtc="2025-10-24T09:45:00Z">
        <w:del w:id="1278" w:author="Visone Rossana (GSE)" w:date="2025-10-27T12:57:00Z" w16du:dateUtc="2025-10-27T11:57:00Z">
          <w:r w:rsidR="005759E9" w:rsidDel="00C952FD">
            <w:rPr>
              <w:webHidden/>
            </w:rPr>
            <w:delText>12</w:delText>
          </w:r>
        </w:del>
      </w:ins>
      <w:ins w:id="1279" w:author="Visone Rossana (GSE)" w:date="2025-10-14T09:41:00Z" w16du:dateUtc="2025-10-14T07:41:00Z">
        <w:del w:id="1280" w:author="Visone Rossana (GSE)" w:date="2025-10-27T12:57:00Z" w16du:dateUtc="2025-10-27T11:57:00Z">
          <w:r w:rsidDel="00C952FD">
            <w:rPr>
              <w:webHidden/>
            </w:rPr>
            <w:delText>10</w:delText>
          </w:r>
        </w:del>
      </w:ins>
    </w:p>
    <w:p w14:paraId="056BC426" w14:textId="4CBC6C05" w:rsidR="00B3310D" w:rsidDel="00C952FD" w:rsidRDefault="00B3310D">
      <w:pPr>
        <w:pStyle w:val="Sommario3"/>
        <w:rPr>
          <w:ins w:id="1281" w:author="Visone Rossana (GSE)" w:date="2025-10-14T09:41:00Z" w16du:dateUtc="2025-10-14T07:41:00Z"/>
          <w:del w:id="1282" w:author="Visone Rossana (GSE)" w:date="2025-10-27T12:57:00Z" w16du:dateUtc="2025-10-27T11:57:00Z"/>
          <w:rFonts w:eastAsiaTheme="minorEastAsia" w:cstheme="minorBidi"/>
          <w:bCs w:val="0"/>
          <w:i w:val="0"/>
          <w:iCs w:val="0"/>
          <w:kern w:val="2"/>
          <w:sz w:val="24"/>
          <w:lang w:eastAsia="it-IT"/>
          <w14:ligatures w14:val="standardContextual"/>
        </w:rPr>
      </w:pPr>
      <w:ins w:id="1283" w:author="Visone Rossana (GSE)" w:date="2025-10-14T09:41:00Z" w16du:dateUtc="2025-10-14T07:41:00Z">
        <w:del w:id="1284" w:author="Visone Rossana (GSE)" w:date="2025-10-27T12:57:00Z" w16du:dateUtc="2025-10-27T11:57:00Z">
          <w:r w:rsidRPr="00C952FD" w:rsidDel="00C952FD">
            <w:rPr>
              <w:rStyle w:val="Collegamentoipertestuale"/>
              <w:rFonts w:cs="Calibri"/>
            </w:rPr>
            <w:delText>3.5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 Soggetti Responsabili</w:delText>
          </w:r>
          <w:r w:rsidDel="00C952FD">
            <w:rPr>
              <w:webHidden/>
            </w:rPr>
            <w:tab/>
          </w:r>
        </w:del>
      </w:ins>
      <w:ins w:id="1285" w:author="Visone Rossana (GSE)" w:date="2025-10-24T11:45:00Z" w16du:dateUtc="2025-10-24T09:45:00Z">
        <w:del w:id="1286" w:author="Visone Rossana (GSE)" w:date="2025-10-27T12:57:00Z" w16du:dateUtc="2025-10-27T11:57:00Z">
          <w:r w:rsidR="005759E9" w:rsidDel="00C952FD">
            <w:rPr>
              <w:webHidden/>
            </w:rPr>
            <w:delText>13</w:delText>
          </w:r>
        </w:del>
      </w:ins>
      <w:ins w:id="1287" w:author="Visone Rossana (GSE)" w:date="2025-10-14T09:41:00Z" w16du:dateUtc="2025-10-14T07:41:00Z">
        <w:del w:id="1288" w:author="Visone Rossana (GSE)" w:date="2025-10-27T12:57:00Z" w16du:dateUtc="2025-10-27T11:57:00Z">
          <w:r w:rsidDel="00C952FD">
            <w:rPr>
              <w:webHidden/>
            </w:rPr>
            <w:delText>11</w:delText>
          </w:r>
        </w:del>
      </w:ins>
    </w:p>
    <w:p w14:paraId="1250A02D" w14:textId="0D050E63" w:rsidR="00B3310D" w:rsidDel="00C952FD" w:rsidRDefault="00B3310D">
      <w:pPr>
        <w:pStyle w:val="Sommario3"/>
        <w:rPr>
          <w:ins w:id="1289" w:author="Visone Rossana (GSE)" w:date="2025-10-14T09:41:00Z" w16du:dateUtc="2025-10-14T07:41:00Z"/>
          <w:del w:id="1290" w:author="Visone Rossana (GSE)" w:date="2025-10-27T12:57:00Z" w16du:dateUtc="2025-10-27T11:57:00Z"/>
          <w:rFonts w:eastAsiaTheme="minorEastAsia" w:cstheme="minorBidi"/>
          <w:bCs w:val="0"/>
          <w:i w:val="0"/>
          <w:iCs w:val="0"/>
          <w:kern w:val="2"/>
          <w:sz w:val="24"/>
          <w:lang w:eastAsia="it-IT"/>
          <w14:ligatures w14:val="standardContextual"/>
        </w:rPr>
      </w:pPr>
      <w:ins w:id="1291" w:author="Visone Rossana (GSE)" w:date="2025-10-14T09:41:00Z" w16du:dateUtc="2025-10-14T07:41:00Z">
        <w:del w:id="1292" w:author="Visone Rossana (GSE)" w:date="2025-10-27T12:57:00Z" w16du:dateUtc="2025-10-27T11:57:00Z">
          <w:r w:rsidRPr="00C952FD" w:rsidDel="00C952FD">
            <w:rPr>
              <w:rStyle w:val="Collegamentoipertestuale"/>
              <w:rFonts w:cstheme="minorHAnsi"/>
            </w:rPr>
            <w:delText>1.3.1 Soggetto Responsabile: Energy Service Company (ESCO)</w:delText>
          </w:r>
          <w:r w:rsidDel="00C952FD">
            <w:rPr>
              <w:webHidden/>
            </w:rPr>
            <w:tab/>
          </w:r>
        </w:del>
      </w:ins>
      <w:ins w:id="1293" w:author="Visone Rossana (GSE)" w:date="2025-10-24T11:45:00Z" w16du:dateUtc="2025-10-24T09:45:00Z">
        <w:del w:id="1294" w:author="Visone Rossana (GSE)" w:date="2025-10-27T12:57:00Z" w16du:dateUtc="2025-10-27T11:57:00Z">
          <w:r w:rsidR="005759E9" w:rsidDel="00C952FD">
            <w:rPr>
              <w:webHidden/>
            </w:rPr>
            <w:delText>14</w:delText>
          </w:r>
        </w:del>
      </w:ins>
      <w:ins w:id="1295" w:author="Visone Rossana (GSE)" w:date="2025-10-14T09:41:00Z" w16du:dateUtc="2025-10-14T07:41:00Z">
        <w:del w:id="1296" w:author="Visone Rossana (GSE)" w:date="2025-10-27T12:57:00Z" w16du:dateUtc="2025-10-27T11:57:00Z">
          <w:r w:rsidDel="00C952FD">
            <w:rPr>
              <w:webHidden/>
            </w:rPr>
            <w:delText>12</w:delText>
          </w:r>
        </w:del>
      </w:ins>
    </w:p>
    <w:p w14:paraId="3A1DA4EE" w14:textId="35DE2974" w:rsidR="00B3310D" w:rsidDel="00C952FD" w:rsidRDefault="00B3310D">
      <w:pPr>
        <w:pStyle w:val="Sommario3"/>
        <w:rPr>
          <w:ins w:id="1297" w:author="Visone Rossana (GSE)" w:date="2025-10-14T09:41:00Z" w16du:dateUtc="2025-10-14T07:41:00Z"/>
          <w:del w:id="1298" w:author="Visone Rossana (GSE)" w:date="2025-10-27T12:57:00Z" w16du:dateUtc="2025-10-27T11:57:00Z"/>
          <w:rFonts w:eastAsiaTheme="minorEastAsia" w:cstheme="minorBidi"/>
          <w:bCs w:val="0"/>
          <w:i w:val="0"/>
          <w:iCs w:val="0"/>
          <w:kern w:val="2"/>
          <w:sz w:val="24"/>
          <w:lang w:eastAsia="it-IT"/>
          <w14:ligatures w14:val="standardContextual"/>
        </w:rPr>
      </w:pPr>
      <w:ins w:id="1299" w:author="Visone Rossana (GSE)" w:date="2025-10-14T09:41:00Z" w16du:dateUtc="2025-10-14T07:41:00Z">
        <w:del w:id="1300" w:author="Visone Rossana (GSE)" w:date="2025-10-27T12:57:00Z" w16du:dateUtc="2025-10-27T11:57:00Z">
          <w:r w:rsidRPr="00C952FD" w:rsidDel="00C952FD">
            <w:rPr>
              <w:rStyle w:val="Collegamentoipertestuale"/>
              <w:rFonts w:cstheme="minorHAnsi"/>
            </w:rPr>
            <w:delText>1.3.2 Altro soggetto pubblico deputato alla gestione degli immobili identificato all’art. 13, comma 1, lett. b)</w:delText>
          </w:r>
          <w:r w:rsidDel="00C952FD">
            <w:rPr>
              <w:webHidden/>
            </w:rPr>
            <w:tab/>
          </w:r>
        </w:del>
      </w:ins>
      <w:ins w:id="1301" w:author="Visone Rossana (GSE)" w:date="2025-10-24T11:45:00Z" w16du:dateUtc="2025-10-24T09:45:00Z">
        <w:del w:id="1302" w:author="Visone Rossana (GSE)" w:date="2025-10-27T12:57:00Z" w16du:dateUtc="2025-10-27T11:57:00Z">
          <w:r w:rsidR="005759E9" w:rsidDel="00C952FD">
            <w:rPr>
              <w:webHidden/>
            </w:rPr>
            <w:delText>17</w:delText>
          </w:r>
        </w:del>
      </w:ins>
      <w:ins w:id="1303" w:author="Visone Rossana (GSE)" w:date="2025-10-14T09:41:00Z" w16du:dateUtc="2025-10-14T07:41:00Z">
        <w:del w:id="1304" w:author="Visone Rossana (GSE)" w:date="2025-10-27T12:57:00Z" w16du:dateUtc="2025-10-27T11:57:00Z">
          <w:r w:rsidDel="00C952FD">
            <w:rPr>
              <w:webHidden/>
            </w:rPr>
            <w:delText>15</w:delText>
          </w:r>
        </w:del>
      </w:ins>
    </w:p>
    <w:p w14:paraId="1E4D1C59" w14:textId="02E6AE17" w:rsidR="00B3310D" w:rsidDel="00C952FD" w:rsidRDefault="00B3310D">
      <w:pPr>
        <w:pStyle w:val="Sommario3"/>
        <w:rPr>
          <w:ins w:id="1305" w:author="Visone Rossana (GSE)" w:date="2025-10-14T09:41:00Z" w16du:dateUtc="2025-10-14T07:41:00Z"/>
          <w:del w:id="1306" w:author="Visone Rossana (GSE)" w:date="2025-10-27T12:57:00Z" w16du:dateUtc="2025-10-27T11:57:00Z"/>
          <w:rFonts w:eastAsiaTheme="minorEastAsia" w:cstheme="minorBidi"/>
          <w:bCs w:val="0"/>
          <w:i w:val="0"/>
          <w:iCs w:val="0"/>
          <w:kern w:val="2"/>
          <w:sz w:val="24"/>
          <w:lang w:eastAsia="it-IT"/>
          <w14:ligatures w14:val="standardContextual"/>
        </w:rPr>
      </w:pPr>
      <w:ins w:id="1307" w:author="Visone Rossana (GSE)" w:date="2025-10-14T09:41:00Z" w16du:dateUtc="2025-10-14T07:41:00Z">
        <w:del w:id="1308" w:author="Visone Rossana (GSE)" w:date="2025-10-27T12:57:00Z" w16du:dateUtc="2025-10-27T11:57:00Z">
          <w:r w:rsidRPr="00C952FD" w:rsidDel="00C952FD">
            <w:rPr>
              <w:rStyle w:val="Collegamentoipertestuale"/>
              <w:rFonts w:cstheme="minorHAnsi"/>
            </w:rPr>
            <w:delText>1.3.3 Soggetto privato nell’ambito di forme di partenariato pubblico-privato</w:delText>
          </w:r>
          <w:r w:rsidDel="00C952FD">
            <w:rPr>
              <w:webHidden/>
            </w:rPr>
            <w:tab/>
          </w:r>
        </w:del>
      </w:ins>
      <w:ins w:id="1309" w:author="Visone Rossana (GSE)" w:date="2025-10-24T11:45:00Z" w16du:dateUtc="2025-10-24T09:45:00Z">
        <w:del w:id="1310" w:author="Visone Rossana (GSE)" w:date="2025-10-27T12:57:00Z" w16du:dateUtc="2025-10-27T11:57:00Z">
          <w:r w:rsidR="005759E9" w:rsidDel="00C952FD">
            <w:rPr>
              <w:webHidden/>
            </w:rPr>
            <w:delText>17</w:delText>
          </w:r>
        </w:del>
      </w:ins>
      <w:ins w:id="1311" w:author="Visone Rossana (GSE)" w:date="2025-10-14T09:41:00Z" w16du:dateUtc="2025-10-14T07:41:00Z">
        <w:del w:id="1312" w:author="Visone Rossana (GSE)" w:date="2025-10-27T12:57:00Z" w16du:dateUtc="2025-10-27T11:57:00Z">
          <w:r w:rsidDel="00C952FD">
            <w:rPr>
              <w:webHidden/>
            </w:rPr>
            <w:delText>15</w:delText>
          </w:r>
        </w:del>
      </w:ins>
    </w:p>
    <w:p w14:paraId="0F454CAA" w14:textId="1E8BC82C" w:rsidR="00B3310D" w:rsidDel="00C952FD" w:rsidRDefault="00B3310D">
      <w:pPr>
        <w:pStyle w:val="Sommario3"/>
        <w:rPr>
          <w:ins w:id="1313" w:author="Visone Rossana (GSE)" w:date="2025-10-14T09:41:00Z" w16du:dateUtc="2025-10-14T07:41:00Z"/>
          <w:del w:id="1314" w:author="Visone Rossana (GSE)" w:date="2025-10-27T12:57:00Z" w16du:dateUtc="2025-10-27T11:57:00Z"/>
          <w:rFonts w:eastAsiaTheme="minorEastAsia" w:cstheme="minorBidi"/>
          <w:bCs w:val="0"/>
          <w:i w:val="0"/>
          <w:iCs w:val="0"/>
          <w:kern w:val="2"/>
          <w:sz w:val="24"/>
          <w:lang w:eastAsia="it-IT"/>
          <w14:ligatures w14:val="standardContextual"/>
        </w:rPr>
      </w:pPr>
      <w:ins w:id="1315" w:author="Visone Rossana (GSE)" w:date="2025-10-14T09:41:00Z" w16du:dateUtc="2025-10-14T07:41:00Z">
        <w:del w:id="1316" w:author="Visone Rossana (GSE)" w:date="2025-10-27T12:57:00Z" w16du:dateUtc="2025-10-27T11:57:00Z">
          <w:r w:rsidRPr="00C952FD" w:rsidDel="00C952FD">
            <w:rPr>
              <w:rStyle w:val="Collegamentoipertestuale"/>
              <w:rFonts w:cstheme="minorHAnsi"/>
            </w:rPr>
            <w:delText>1.3.4 Comunità energetiche e configurazioni di autoconsumo _</w:delText>
          </w:r>
          <w:r w:rsidDel="00C952FD">
            <w:rPr>
              <w:webHidden/>
            </w:rPr>
            <w:tab/>
          </w:r>
        </w:del>
      </w:ins>
      <w:ins w:id="1317" w:author="Visone Rossana (GSE)" w:date="2025-10-24T11:45:00Z" w16du:dateUtc="2025-10-24T09:45:00Z">
        <w:del w:id="1318" w:author="Visone Rossana (GSE)" w:date="2025-10-27T12:57:00Z" w16du:dateUtc="2025-10-27T11:57:00Z">
          <w:r w:rsidR="005759E9" w:rsidDel="00C952FD">
            <w:rPr>
              <w:webHidden/>
            </w:rPr>
            <w:delText>18</w:delText>
          </w:r>
        </w:del>
      </w:ins>
      <w:ins w:id="1319" w:author="Visone Rossana (GSE)" w:date="2025-10-14T09:41:00Z" w16du:dateUtc="2025-10-14T07:41:00Z">
        <w:del w:id="1320" w:author="Visone Rossana (GSE)" w:date="2025-10-27T12:57:00Z" w16du:dateUtc="2025-10-27T11:57:00Z">
          <w:r w:rsidDel="00C952FD">
            <w:rPr>
              <w:webHidden/>
            </w:rPr>
            <w:delText>16</w:delText>
          </w:r>
        </w:del>
      </w:ins>
    </w:p>
    <w:p w14:paraId="709AD06D" w14:textId="789E03E4" w:rsidR="00B3310D" w:rsidDel="00C952FD" w:rsidRDefault="00B3310D">
      <w:pPr>
        <w:pStyle w:val="Sommario1"/>
        <w:rPr>
          <w:ins w:id="1321" w:author="Visone Rossana (GSE)" w:date="2025-10-14T09:41:00Z" w16du:dateUtc="2025-10-14T07:41:00Z"/>
          <w:del w:id="1322"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323" w:author="Visone Rossana (GSE)" w:date="2025-10-14T09:41:00Z" w16du:dateUtc="2025-10-14T07:41:00Z">
        <w:del w:id="1324" w:author="Visone Rossana (GSE)" w:date="2025-10-27T12:57:00Z" w16du:dateUtc="2025-10-27T11:57:00Z">
          <w:r w:rsidRPr="00C952FD" w:rsidDel="00C952FD">
            <w:rPr>
              <w:rStyle w:val="Collegamentoipertestuale"/>
            </w:rPr>
            <w:delText>4</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MODALITA’ DI ACCESSO, QUANTIFICAZIONE ED EROGAZIONE DEGLI INCENTIVI</w:delText>
          </w:r>
          <w:r w:rsidDel="00C952FD">
            <w:rPr>
              <w:webHidden/>
            </w:rPr>
            <w:tab/>
          </w:r>
        </w:del>
      </w:ins>
      <w:ins w:id="1325" w:author="Visone Rossana (GSE)" w:date="2025-10-24T11:45:00Z" w16du:dateUtc="2025-10-24T09:45:00Z">
        <w:del w:id="1326" w:author="Visone Rossana (GSE)" w:date="2025-10-27T12:57:00Z" w16du:dateUtc="2025-10-27T11:57:00Z">
          <w:r w:rsidR="005759E9" w:rsidDel="00C952FD">
            <w:rPr>
              <w:webHidden/>
            </w:rPr>
            <w:delText>22</w:delText>
          </w:r>
        </w:del>
      </w:ins>
      <w:ins w:id="1327" w:author="Visone Rossana (GSE)" w:date="2025-10-14T09:41:00Z" w16du:dateUtc="2025-10-14T07:41:00Z">
        <w:del w:id="1328" w:author="Visone Rossana (GSE)" w:date="2025-10-27T12:57:00Z" w16du:dateUtc="2025-10-27T11:57:00Z">
          <w:r w:rsidDel="00C952FD">
            <w:rPr>
              <w:webHidden/>
            </w:rPr>
            <w:delText>20</w:delText>
          </w:r>
        </w:del>
      </w:ins>
    </w:p>
    <w:p w14:paraId="7E3AC80D" w14:textId="08B0D4C8" w:rsidR="00B3310D" w:rsidDel="00C952FD" w:rsidRDefault="00B3310D">
      <w:pPr>
        <w:pStyle w:val="Sommario3"/>
        <w:rPr>
          <w:ins w:id="1329" w:author="Visone Rossana (GSE)" w:date="2025-10-14T09:41:00Z" w16du:dateUtc="2025-10-14T07:41:00Z"/>
          <w:del w:id="1330" w:author="Visone Rossana (GSE)" w:date="2025-10-27T12:57:00Z" w16du:dateUtc="2025-10-27T11:57:00Z"/>
          <w:rFonts w:eastAsiaTheme="minorEastAsia" w:cstheme="minorBidi"/>
          <w:bCs w:val="0"/>
          <w:i w:val="0"/>
          <w:iCs w:val="0"/>
          <w:kern w:val="2"/>
          <w:sz w:val="24"/>
          <w:lang w:eastAsia="it-IT"/>
          <w14:ligatures w14:val="standardContextual"/>
        </w:rPr>
      </w:pPr>
      <w:ins w:id="1331" w:author="Visone Rossana (GSE)" w:date="2025-10-14T09:41:00Z" w16du:dateUtc="2025-10-14T07:41:00Z">
        <w:del w:id="1332" w:author="Visone Rossana (GSE)" w:date="2025-10-27T12:57:00Z" w16du:dateUtc="2025-10-27T11:57:00Z">
          <w:r w:rsidRPr="00C952FD" w:rsidDel="00C952FD">
            <w:rPr>
              <w:rStyle w:val="Collegamentoipertestuale"/>
              <w:rFonts w:cs="Calibri"/>
            </w:rPr>
            <w:delText>4.1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Modalità di accesso agli incentivi</w:delText>
          </w:r>
          <w:r w:rsidDel="00C952FD">
            <w:rPr>
              <w:webHidden/>
            </w:rPr>
            <w:tab/>
          </w:r>
        </w:del>
      </w:ins>
      <w:ins w:id="1333" w:author="Visone Rossana (GSE)" w:date="2025-10-24T11:45:00Z" w16du:dateUtc="2025-10-24T09:45:00Z">
        <w:del w:id="1334" w:author="Visone Rossana (GSE)" w:date="2025-10-27T12:57:00Z" w16du:dateUtc="2025-10-27T11:57:00Z">
          <w:r w:rsidR="005759E9" w:rsidDel="00C952FD">
            <w:rPr>
              <w:webHidden/>
            </w:rPr>
            <w:delText>22</w:delText>
          </w:r>
        </w:del>
      </w:ins>
      <w:ins w:id="1335" w:author="Visone Rossana (GSE)" w:date="2025-10-14T09:41:00Z" w16du:dateUtc="2025-10-14T07:41:00Z">
        <w:del w:id="1336" w:author="Visone Rossana (GSE)" w:date="2025-10-27T12:57:00Z" w16du:dateUtc="2025-10-27T11:57:00Z">
          <w:r w:rsidDel="00C952FD">
            <w:rPr>
              <w:webHidden/>
            </w:rPr>
            <w:delText>20</w:delText>
          </w:r>
        </w:del>
      </w:ins>
    </w:p>
    <w:p w14:paraId="30198EA3" w14:textId="106538AC" w:rsidR="00B3310D" w:rsidDel="00C952FD" w:rsidRDefault="00B3310D">
      <w:pPr>
        <w:pStyle w:val="Sommario3"/>
        <w:rPr>
          <w:ins w:id="1337" w:author="Visone Rossana (GSE)" w:date="2025-10-14T09:41:00Z" w16du:dateUtc="2025-10-14T07:41:00Z"/>
          <w:del w:id="1338" w:author="Visone Rossana (GSE)" w:date="2025-10-27T12:57:00Z" w16du:dateUtc="2025-10-27T11:57:00Z"/>
          <w:rFonts w:eastAsiaTheme="minorEastAsia" w:cstheme="minorBidi"/>
          <w:bCs w:val="0"/>
          <w:i w:val="0"/>
          <w:iCs w:val="0"/>
          <w:kern w:val="2"/>
          <w:sz w:val="24"/>
          <w:lang w:eastAsia="it-IT"/>
          <w14:ligatures w14:val="standardContextual"/>
        </w:rPr>
      </w:pPr>
      <w:ins w:id="1339" w:author="Visone Rossana (GSE)" w:date="2025-10-14T09:41:00Z" w16du:dateUtc="2025-10-14T07:41:00Z">
        <w:del w:id="1340" w:author="Visone Rossana (GSE)" w:date="2025-10-27T12:57:00Z" w16du:dateUtc="2025-10-27T11:57:00Z">
          <w:r w:rsidRPr="00C952FD" w:rsidDel="00C952FD">
            <w:rPr>
              <w:rStyle w:val="Collegamentoipertestuale"/>
            </w:rPr>
            <w:delText>4.1.1. Accesso diretto</w:delText>
          </w:r>
          <w:r w:rsidDel="00C952FD">
            <w:rPr>
              <w:webHidden/>
            </w:rPr>
            <w:tab/>
          </w:r>
        </w:del>
      </w:ins>
      <w:ins w:id="1341" w:author="Visone Rossana (GSE)" w:date="2025-10-24T11:45:00Z" w16du:dateUtc="2025-10-24T09:45:00Z">
        <w:del w:id="1342" w:author="Visone Rossana (GSE)" w:date="2025-10-27T12:57:00Z" w16du:dateUtc="2025-10-27T11:57:00Z">
          <w:r w:rsidR="005759E9" w:rsidDel="00C952FD">
            <w:rPr>
              <w:webHidden/>
            </w:rPr>
            <w:delText>24</w:delText>
          </w:r>
        </w:del>
      </w:ins>
      <w:ins w:id="1343" w:author="Visone Rossana (GSE)" w:date="2025-10-14T09:41:00Z" w16du:dateUtc="2025-10-14T07:41:00Z">
        <w:del w:id="1344" w:author="Visone Rossana (GSE)" w:date="2025-10-27T12:57:00Z" w16du:dateUtc="2025-10-27T11:57:00Z">
          <w:r w:rsidDel="00C952FD">
            <w:rPr>
              <w:webHidden/>
            </w:rPr>
            <w:delText>22</w:delText>
          </w:r>
        </w:del>
      </w:ins>
    </w:p>
    <w:p w14:paraId="5F81DD0D" w14:textId="2AE06B4E" w:rsidR="00B3310D" w:rsidDel="00C952FD" w:rsidRDefault="00B3310D">
      <w:pPr>
        <w:pStyle w:val="Sommario3"/>
        <w:rPr>
          <w:ins w:id="1345" w:author="Visone Rossana (GSE)" w:date="2025-10-14T09:41:00Z" w16du:dateUtc="2025-10-14T07:41:00Z"/>
          <w:del w:id="1346" w:author="Visone Rossana (GSE)" w:date="2025-10-27T12:57:00Z" w16du:dateUtc="2025-10-27T11:57:00Z"/>
          <w:rFonts w:eastAsiaTheme="minorEastAsia" w:cstheme="minorBidi"/>
          <w:bCs w:val="0"/>
          <w:i w:val="0"/>
          <w:iCs w:val="0"/>
          <w:kern w:val="2"/>
          <w:sz w:val="24"/>
          <w:lang w:eastAsia="it-IT"/>
          <w14:ligatures w14:val="standardContextual"/>
        </w:rPr>
      </w:pPr>
      <w:ins w:id="1347" w:author="Visone Rossana (GSE)" w:date="2025-10-14T09:41:00Z" w16du:dateUtc="2025-10-14T07:41:00Z">
        <w:del w:id="1348" w:author="Visone Rossana (GSE)" w:date="2025-10-27T12:57:00Z" w16du:dateUtc="2025-10-27T11:57:00Z">
          <w:r w:rsidRPr="00C952FD" w:rsidDel="00C952FD">
            <w:rPr>
              <w:rStyle w:val="Collegamentoipertestuale"/>
            </w:rPr>
            <w:delText>4.1.2. Accesso su prenotazione</w:delText>
          </w:r>
          <w:r w:rsidDel="00C952FD">
            <w:rPr>
              <w:webHidden/>
            </w:rPr>
            <w:tab/>
          </w:r>
        </w:del>
      </w:ins>
      <w:ins w:id="1349" w:author="Visone Rossana (GSE)" w:date="2025-10-24T11:45:00Z" w16du:dateUtc="2025-10-24T09:45:00Z">
        <w:del w:id="1350" w:author="Visone Rossana (GSE)" w:date="2025-10-27T12:57:00Z" w16du:dateUtc="2025-10-27T11:57:00Z">
          <w:r w:rsidR="005759E9" w:rsidDel="00C952FD">
            <w:rPr>
              <w:webHidden/>
            </w:rPr>
            <w:delText>25</w:delText>
          </w:r>
        </w:del>
      </w:ins>
      <w:ins w:id="1351" w:author="Visone Rossana (GSE)" w:date="2025-10-14T09:41:00Z" w16du:dateUtc="2025-10-14T07:41:00Z">
        <w:del w:id="1352" w:author="Visone Rossana (GSE)" w:date="2025-10-27T12:57:00Z" w16du:dateUtc="2025-10-27T11:57:00Z">
          <w:r w:rsidDel="00C952FD">
            <w:rPr>
              <w:webHidden/>
            </w:rPr>
            <w:delText>23</w:delText>
          </w:r>
        </w:del>
      </w:ins>
    </w:p>
    <w:p w14:paraId="140A33C3" w14:textId="0FAF610D" w:rsidR="00B3310D" w:rsidDel="00C952FD" w:rsidRDefault="00B3310D">
      <w:pPr>
        <w:pStyle w:val="Sommario3"/>
        <w:rPr>
          <w:ins w:id="1353" w:author="Visone Rossana (GSE)" w:date="2025-10-14T09:41:00Z" w16du:dateUtc="2025-10-14T07:41:00Z"/>
          <w:del w:id="1354" w:author="Visone Rossana (GSE)" w:date="2025-10-27T12:57:00Z" w16du:dateUtc="2025-10-27T11:57:00Z"/>
          <w:rFonts w:eastAsiaTheme="minorEastAsia" w:cstheme="minorBidi"/>
          <w:bCs w:val="0"/>
          <w:i w:val="0"/>
          <w:iCs w:val="0"/>
          <w:kern w:val="2"/>
          <w:sz w:val="24"/>
          <w:lang w:eastAsia="it-IT"/>
          <w14:ligatures w14:val="standardContextual"/>
        </w:rPr>
      </w:pPr>
      <w:ins w:id="1355" w:author="Visone Rossana (GSE)" w:date="2025-10-14T09:41:00Z" w16du:dateUtc="2025-10-14T07:41:00Z">
        <w:del w:id="1356" w:author="Visone Rossana (GSE)" w:date="2025-10-27T12:57:00Z" w16du:dateUtc="2025-10-27T11:57:00Z">
          <w:r w:rsidRPr="00C952FD" w:rsidDel="00C952FD">
            <w:rPr>
              <w:rStyle w:val="Collegamentoipertestuale"/>
              <w:rFonts w:cs="Calibri"/>
            </w:rPr>
            <w:delText>4.2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Intensità degli incentivi</w:delText>
          </w:r>
          <w:r w:rsidDel="00C952FD">
            <w:rPr>
              <w:webHidden/>
            </w:rPr>
            <w:tab/>
          </w:r>
        </w:del>
      </w:ins>
      <w:ins w:id="1357" w:author="Visone Rossana (GSE)" w:date="2025-10-24T11:45:00Z" w16du:dateUtc="2025-10-24T09:45:00Z">
        <w:del w:id="1358" w:author="Visone Rossana (GSE)" w:date="2025-10-27T12:57:00Z" w16du:dateUtc="2025-10-27T11:57:00Z">
          <w:r w:rsidR="005759E9" w:rsidDel="00C952FD">
            <w:rPr>
              <w:webHidden/>
            </w:rPr>
            <w:delText>27</w:delText>
          </w:r>
        </w:del>
      </w:ins>
      <w:ins w:id="1359" w:author="Visone Rossana (GSE)" w:date="2025-10-14T09:41:00Z" w16du:dateUtc="2025-10-14T07:41:00Z">
        <w:del w:id="1360" w:author="Visone Rossana (GSE)" w:date="2025-10-27T12:57:00Z" w16du:dateUtc="2025-10-27T11:57:00Z">
          <w:r w:rsidDel="00C952FD">
            <w:rPr>
              <w:webHidden/>
            </w:rPr>
            <w:delText>25</w:delText>
          </w:r>
        </w:del>
      </w:ins>
    </w:p>
    <w:p w14:paraId="667072DD" w14:textId="35389DE6" w:rsidR="00B3310D" w:rsidDel="00C952FD" w:rsidRDefault="00B3310D">
      <w:pPr>
        <w:pStyle w:val="Sommario3"/>
        <w:rPr>
          <w:ins w:id="1361" w:author="Visone Rossana (GSE)" w:date="2025-10-14T09:41:00Z" w16du:dateUtc="2025-10-14T07:41:00Z"/>
          <w:del w:id="1362" w:author="Visone Rossana (GSE)" w:date="2025-10-27T12:57:00Z" w16du:dateUtc="2025-10-27T11:57:00Z"/>
          <w:rFonts w:eastAsiaTheme="minorEastAsia" w:cstheme="minorBidi"/>
          <w:bCs w:val="0"/>
          <w:i w:val="0"/>
          <w:iCs w:val="0"/>
          <w:kern w:val="2"/>
          <w:sz w:val="24"/>
          <w:lang w:eastAsia="it-IT"/>
          <w14:ligatures w14:val="standardContextual"/>
        </w:rPr>
      </w:pPr>
      <w:ins w:id="1363" w:author="Visone Rossana (GSE)" w:date="2025-10-14T09:41:00Z" w16du:dateUtc="2025-10-14T07:41:00Z">
        <w:del w:id="1364" w:author="Visone Rossana (GSE)" w:date="2025-10-27T12:57:00Z" w16du:dateUtc="2025-10-27T11:57:00Z">
          <w:r w:rsidRPr="00C952FD" w:rsidDel="00C952FD">
            <w:rPr>
              <w:rStyle w:val="Collegamentoipertestuale"/>
              <w:rFonts w:cs="Calibri"/>
            </w:rPr>
            <w:delText>4.3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Erogazione degli incentivi</w:delText>
          </w:r>
          <w:r w:rsidDel="00C952FD">
            <w:rPr>
              <w:webHidden/>
            </w:rPr>
            <w:tab/>
          </w:r>
        </w:del>
      </w:ins>
      <w:ins w:id="1365" w:author="Visone Rossana (GSE)" w:date="2025-10-24T11:45:00Z" w16du:dateUtc="2025-10-24T09:45:00Z">
        <w:del w:id="1366" w:author="Visone Rossana (GSE)" w:date="2025-10-27T12:57:00Z" w16du:dateUtc="2025-10-27T11:57:00Z">
          <w:r w:rsidR="005759E9" w:rsidDel="00C952FD">
            <w:rPr>
              <w:webHidden/>
            </w:rPr>
            <w:delText>30</w:delText>
          </w:r>
        </w:del>
      </w:ins>
      <w:ins w:id="1367" w:author="Visone Rossana (GSE)" w:date="2025-10-14T09:41:00Z" w16du:dateUtc="2025-10-14T07:41:00Z">
        <w:del w:id="1368" w:author="Visone Rossana (GSE)" w:date="2025-10-27T12:57:00Z" w16du:dateUtc="2025-10-27T11:57:00Z">
          <w:r w:rsidDel="00C952FD">
            <w:rPr>
              <w:webHidden/>
            </w:rPr>
            <w:delText>28</w:delText>
          </w:r>
        </w:del>
      </w:ins>
    </w:p>
    <w:p w14:paraId="02F37CE1" w14:textId="3ED8C378" w:rsidR="00B3310D" w:rsidDel="00C952FD" w:rsidRDefault="00B3310D">
      <w:pPr>
        <w:pStyle w:val="Sommario3"/>
        <w:rPr>
          <w:ins w:id="1369" w:author="Visone Rossana (GSE)" w:date="2025-10-14T09:41:00Z" w16du:dateUtc="2025-10-14T07:41:00Z"/>
          <w:del w:id="1370" w:author="Visone Rossana (GSE)" w:date="2025-10-27T12:57:00Z" w16du:dateUtc="2025-10-27T11:57:00Z"/>
          <w:rFonts w:eastAsiaTheme="minorEastAsia" w:cstheme="minorBidi"/>
          <w:bCs w:val="0"/>
          <w:i w:val="0"/>
          <w:iCs w:val="0"/>
          <w:kern w:val="2"/>
          <w:sz w:val="24"/>
          <w:lang w:eastAsia="it-IT"/>
          <w14:ligatures w14:val="standardContextual"/>
        </w:rPr>
      </w:pPr>
      <w:ins w:id="1371" w:author="Visone Rossana (GSE)" w:date="2025-10-14T09:41:00Z" w16du:dateUtc="2025-10-14T07:41:00Z">
        <w:del w:id="1372" w:author="Visone Rossana (GSE)" w:date="2025-10-27T12:57:00Z" w16du:dateUtc="2025-10-27T11:57:00Z">
          <w:r w:rsidRPr="00C952FD" w:rsidDel="00C952FD">
            <w:rPr>
              <w:rStyle w:val="Collegamentoipertestuale"/>
              <w:rFonts w:cs="Calibri"/>
            </w:rPr>
            <w:delText>4.4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Impegno di spesa</w:delText>
          </w:r>
          <w:r w:rsidDel="00C952FD">
            <w:rPr>
              <w:webHidden/>
            </w:rPr>
            <w:tab/>
          </w:r>
        </w:del>
      </w:ins>
      <w:ins w:id="1373" w:author="Visone Rossana (GSE)" w:date="2025-10-24T11:45:00Z" w16du:dateUtc="2025-10-24T09:45:00Z">
        <w:del w:id="1374" w:author="Visone Rossana (GSE)" w:date="2025-10-27T12:57:00Z" w16du:dateUtc="2025-10-27T11:57:00Z">
          <w:r w:rsidR="005759E9" w:rsidDel="00C952FD">
            <w:rPr>
              <w:webHidden/>
            </w:rPr>
            <w:delText>33</w:delText>
          </w:r>
        </w:del>
      </w:ins>
      <w:ins w:id="1375" w:author="Visone Rossana (GSE)" w:date="2025-10-14T09:41:00Z" w16du:dateUtc="2025-10-14T07:41:00Z">
        <w:del w:id="1376" w:author="Visone Rossana (GSE)" w:date="2025-10-27T12:57:00Z" w16du:dateUtc="2025-10-27T11:57:00Z">
          <w:r w:rsidDel="00C952FD">
            <w:rPr>
              <w:webHidden/>
            </w:rPr>
            <w:delText>30</w:delText>
          </w:r>
        </w:del>
      </w:ins>
    </w:p>
    <w:p w14:paraId="520A6920" w14:textId="4347BF01" w:rsidR="00B3310D" w:rsidDel="00C952FD" w:rsidRDefault="00B3310D">
      <w:pPr>
        <w:pStyle w:val="Sommario3"/>
        <w:rPr>
          <w:ins w:id="1377" w:author="Visone Rossana (GSE)" w:date="2025-10-14T09:41:00Z" w16du:dateUtc="2025-10-14T07:41:00Z"/>
          <w:del w:id="1378" w:author="Visone Rossana (GSE)" w:date="2025-10-27T12:57:00Z" w16du:dateUtc="2025-10-27T11:57:00Z"/>
          <w:rFonts w:eastAsiaTheme="minorEastAsia" w:cstheme="minorBidi"/>
          <w:bCs w:val="0"/>
          <w:i w:val="0"/>
          <w:iCs w:val="0"/>
          <w:kern w:val="2"/>
          <w:sz w:val="24"/>
          <w:lang w:eastAsia="it-IT"/>
          <w14:ligatures w14:val="standardContextual"/>
        </w:rPr>
      </w:pPr>
      <w:ins w:id="1379" w:author="Visone Rossana (GSE)" w:date="2025-10-14T09:41:00Z" w16du:dateUtc="2025-10-14T07:41:00Z">
        <w:del w:id="1380" w:author="Visone Rossana (GSE)" w:date="2025-10-27T12:57:00Z" w16du:dateUtc="2025-10-27T11:57:00Z">
          <w:r w:rsidRPr="00C952FD" w:rsidDel="00C952FD">
            <w:rPr>
              <w:rStyle w:val="Collegamentoipertestuale"/>
              <w:rFonts w:cs="Calibri"/>
            </w:rPr>
            <w:delText>4.5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Cumulabilità</w:delText>
          </w:r>
          <w:r w:rsidDel="00C952FD">
            <w:rPr>
              <w:webHidden/>
            </w:rPr>
            <w:tab/>
          </w:r>
        </w:del>
      </w:ins>
      <w:ins w:id="1381" w:author="Visone Rossana (GSE)" w:date="2025-10-24T11:45:00Z" w16du:dateUtc="2025-10-24T09:45:00Z">
        <w:del w:id="1382" w:author="Visone Rossana (GSE)" w:date="2025-10-27T12:57:00Z" w16du:dateUtc="2025-10-27T11:57:00Z">
          <w:r w:rsidR="005759E9" w:rsidDel="00C952FD">
            <w:rPr>
              <w:webHidden/>
            </w:rPr>
            <w:delText>34</w:delText>
          </w:r>
        </w:del>
      </w:ins>
      <w:ins w:id="1383" w:author="Visone Rossana (GSE)" w:date="2025-10-14T09:41:00Z" w16du:dateUtc="2025-10-14T07:41:00Z">
        <w:del w:id="1384" w:author="Visone Rossana (GSE)" w:date="2025-10-27T12:57:00Z" w16du:dateUtc="2025-10-27T11:57:00Z">
          <w:r w:rsidDel="00C952FD">
            <w:rPr>
              <w:webHidden/>
            </w:rPr>
            <w:delText>31</w:delText>
          </w:r>
        </w:del>
      </w:ins>
    </w:p>
    <w:p w14:paraId="746FE2F7" w14:textId="0FD51B52" w:rsidR="00B3310D" w:rsidDel="00C952FD" w:rsidRDefault="00B3310D">
      <w:pPr>
        <w:pStyle w:val="Sommario3"/>
        <w:rPr>
          <w:ins w:id="1385" w:author="Visone Rossana (GSE)" w:date="2025-10-14T09:41:00Z" w16du:dateUtc="2025-10-14T07:41:00Z"/>
          <w:del w:id="1386" w:author="Visone Rossana (GSE)" w:date="2025-10-27T12:57:00Z" w16du:dateUtc="2025-10-27T11:57:00Z"/>
          <w:rFonts w:eastAsiaTheme="minorEastAsia" w:cstheme="minorBidi"/>
          <w:bCs w:val="0"/>
          <w:i w:val="0"/>
          <w:iCs w:val="0"/>
          <w:kern w:val="2"/>
          <w:sz w:val="24"/>
          <w:lang w:eastAsia="it-IT"/>
          <w14:ligatures w14:val="standardContextual"/>
        </w:rPr>
      </w:pPr>
      <w:ins w:id="1387" w:author="Visone Rossana (GSE)" w:date="2025-10-14T09:41:00Z" w16du:dateUtc="2025-10-14T07:41:00Z">
        <w:del w:id="1388" w:author="Visone Rossana (GSE)" w:date="2025-10-27T12:57:00Z" w16du:dateUtc="2025-10-27T11:57:00Z">
          <w:r w:rsidRPr="00C952FD" w:rsidDel="00C952FD">
            <w:rPr>
              <w:rStyle w:val="Collegamentoipertestuale"/>
              <w:rFonts w:cs="Calibri"/>
            </w:rPr>
            <w:delText>4.6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Aspetti fiscali connessi all’erogazione degli incentivi</w:delText>
          </w:r>
          <w:r w:rsidDel="00C952FD">
            <w:rPr>
              <w:webHidden/>
            </w:rPr>
            <w:tab/>
          </w:r>
        </w:del>
      </w:ins>
      <w:ins w:id="1389" w:author="Visone Rossana (GSE)" w:date="2025-10-24T11:45:00Z" w16du:dateUtc="2025-10-24T09:45:00Z">
        <w:del w:id="1390" w:author="Visone Rossana (GSE)" w:date="2025-10-27T12:57:00Z" w16du:dateUtc="2025-10-27T11:57:00Z">
          <w:r w:rsidR="005759E9" w:rsidDel="00C952FD">
            <w:rPr>
              <w:webHidden/>
            </w:rPr>
            <w:delText>35</w:delText>
          </w:r>
        </w:del>
      </w:ins>
      <w:ins w:id="1391" w:author="Visone Rossana (GSE)" w:date="2025-10-14T09:41:00Z" w16du:dateUtc="2025-10-14T07:41:00Z">
        <w:del w:id="1392" w:author="Visone Rossana (GSE)" w:date="2025-10-27T12:57:00Z" w16du:dateUtc="2025-10-27T11:57:00Z">
          <w:r w:rsidDel="00C952FD">
            <w:rPr>
              <w:webHidden/>
            </w:rPr>
            <w:delText>32</w:delText>
          </w:r>
        </w:del>
      </w:ins>
    </w:p>
    <w:p w14:paraId="0363159F" w14:textId="548530BE" w:rsidR="00B3310D" w:rsidDel="00C952FD" w:rsidRDefault="00B3310D">
      <w:pPr>
        <w:pStyle w:val="Sommario3"/>
        <w:rPr>
          <w:ins w:id="1393" w:author="Visone Rossana (GSE)" w:date="2025-10-14T09:41:00Z" w16du:dateUtc="2025-10-14T07:41:00Z"/>
          <w:del w:id="1394" w:author="Visone Rossana (GSE)" w:date="2025-10-27T12:57:00Z" w16du:dateUtc="2025-10-27T11:57:00Z"/>
          <w:rFonts w:eastAsiaTheme="minorEastAsia" w:cstheme="minorBidi"/>
          <w:bCs w:val="0"/>
          <w:i w:val="0"/>
          <w:iCs w:val="0"/>
          <w:kern w:val="2"/>
          <w:sz w:val="24"/>
          <w:lang w:eastAsia="it-IT"/>
          <w14:ligatures w14:val="standardContextual"/>
        </w:rPr>
      </w:pPr>
      <w:ins w:id="1395" w:author="Visone Rossana (GSE)" w:date="2025-10-14T09:41:00Z" w16du:dateUtc="2025-10-14T07:41:00Z">
        <w:del w:id="1396" w:author="Visone Rossana (GSE)" w:date="2025-10-27T12:57:00Z" w16du:dateUtc="2025-10-27T11:57:00Z">
          <w:r w:rsidRPr="00C952FD" w:rsidDel="00C952FD">
            <w:rPr>
              <w:rStyle w:val="Collegamentoipertestuale"/>
              <w:rFonts w:cs="Calibri"/>
            </w:rPr>
            <w:delText>4.7</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Copertura dei costi sostenuti per lo svolgimento delle attività</w:delText>
          </w:r>
          <w:r w:rsidDel="00C952FD">
            <w:rPr>
              <w:webHidden/>
            </w:rPr>
            <w:tab/>
          </w:r>
        </w:del>
      </w:ins>
      <w:ins w:id="1397" w:author="Visone Rossana (GSE)" w:date="2025-10-24T11:45:00Z" w16du:dateUtc="2025-10-24T09:45:00Z">
        <w:del w:id="1398" w:author="Visone Rossana (GSE)" w:date="2025-10-27T12:57:00Z" w16du:dateUtc="2025-10-27T11:57:00Z">
          <w:r w:rsidR="005759E9" w:rsidDel="00C952FD">
            <w:rPr>
              <w:webHidden/>
            </w:rPr>
            <w:delText>35</w:delText>
          </w:r>
        </w:del>
      </w:ins>
      <w:ins w:id="1399" w:author="Visone Rossana (GSE)" w:date="2025-10-14T09:41:00Z" w16du:dateUtc="2025-10-14T07:41:00Z">
        <w:del w:id="1400" w:author="Visone Rossana (GSE)" w:date="2025-10-27T12:57:00Z" w16du:dateUtc="2025-10-27T11:57:00Z">
          <w:r w:rsidDel="00C952FD">
            <w:rPr>
              <w:webHidden/>
            </w:rPr>
            <w:delText>32</w:delText>
          </w:r>
        </w:del>
      </w:ins>
    </w:p>
    <w:p w14:paraId="0B4119DB" w14:textId="4BCFAF6C" w:rsidR="00B3310D" w:rsidDel="00C952FD" w:rsidRDefault="00B3310D">
      <w:pPr>
        <w:pStyle w:val="Sommario3"/>
        <w:rPr>
          <w:ins w:id="1401" w:author="Visone Rossana (GSE)" w:date="2025-10-14T09:41:00Z" w16du:dateUtc="2025-10-14T07:41:00Z"/>
          <w:del w:id="1402" w:author="Visone Rossana (GSE)" w:date="2025-10-27T12:57:00Z" w16du:dateUtc="2025-10-27T11:57:00Z"/>
          <w:rFonts w:eastAsiaTheme="minorEastAsia" w:cstheme="minorBidi"/>
          <w:bCs w:val="0"/>
          <w:i w:val="0"/>
          <w:iCs w:val="0"/>
          <w:kern w:val="2"/>
          <w:sz w:val="24"/>
          <w:lang w:eastAsia="it-IT"/>
          <w14:ligatures w14:val="standardContextual"/>
        </w:rPr>
      </w:pPr>
      <w:ins w:id="1403" w:author="Visone Rossana (GSE)" w:date="2025-10-14T09:41:00Z" w16du:dateUtc="2025-10-14T07:41:00Z">
        <w:del w:id="1404" w:author="Visone Rossana (GSE)" w:date="2025-10-27T12:57:00Z" w16du:dateUtc="2025-10-27T11:57:00Z">
          <w:r w:rsidRPr="00C952FD" w:rsidDel="00C952FD">
            <w:rPr>
              <w:rStyle w:val="Collegamentoipertestuale"/>
              <w:rFonts w:cs="Calibri"/>
            </w:rPr>
            <w:delText>4.8</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Controlli e accertamenti antimafia</w:delText>
          </w:r>
          <w:r w:rsidDel="00C952FD">
            <w:rPr>
              <w:webHidden/>
            </w:rPr>
            <w:tab/>
          </w:r>
        </w:del>
      </w:ins>
      <w:ins w:id="1405" w:author="Visone Rossana (GSE)" w:date="2025-10-24T11:45:00Z" w16du:dateUtc="2025-10-24T09:45:00Z">
        <w:del w:id="1406" w:author="Visone Rossana (GSE)" w:date="2025-10-27T12:57:00Z" w16du:dateUtc="2025-10-27T11:57:00Z">
          <w:r w:rsidR="005759E9" w:rsidDel="00C952FD">
            <w:rPr>
              <w:webHidden/>
            </w:rPr>
            <w:delText>35</w:delText>
          </w:r>
        </w:del>
      </w:ins>
      <w:ins w:id="1407" w:author="Visone Rossana (GSE)" w:date="2025-10-14T09:41:00Z" w16du:dateUtc="2025-10-14T07:41:00Z">
        <w:del w:id="1408" w:author="Visone Rossana (GSE)" w:date="2025-10-27T12:57:00Z" w16du:dateUtc="2025-10-27T11:57:00Z">
          <w:r w:rsidDel="00C952FD">
            <w:rPr>
              <w:webHidden/>
            </w:rPr>
            <w:delText>33</w:delText>
          </w:r>
        </w:del>
      </w:ins>
    </w:p>
    <w:p w14:paraId="5B8996A9" w14:textId="3A6B4A91" w:rsidR="00B3310D" w:rsidDel="00C952FD" w:rsidRDefault="00B3310D">
      <w:pPr>
        <w:pStyle w:val="Sommario1"/>
        <w:rPr>
          <w:ins w:id="1409" w:author="Visone Rossana (GSE)" w:date="2025-10-14T09:41:00Z" w16du:dateUtc="2025-10-14T07:41:00Z"/>
          <w:del w:id="141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411" w:author="Visone Rossana (GSE)" w:date="2025-10-14T09:41:00Z" w16du:dateUtc="2025-10-14T07:41:00Z">
        <w:del w:id="1412" w:author="Visone Rossana (GSE)" w:date="2025-10-27T12:57:00Z" w16du:dateUtc="2025-10-27T11:57:00Z">
          <w:r w:rsidRPr="00C952FD" w:rsidDel="00C952FD">
            <w:rPr>
              <w:rStyle w:val="Collegamentoipertestuale"/>
            </w:rPr>
            <w:delText>5</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PROCEDURA PER L’ACCESSO AGLI INCENTIVI</w:delText>
          </w:r>
          <w:r w:rsidDel="00C952FD">
            <w:rPr>
              <w:webHidden/>
            </w:rPr>
            <w:tab/>
          </w:r>
        </w:del>
      </w:ins>
      <w:ins w:id="1413" w:author="Visone Rossana (GSE)" w:date="2025-10-24T11:45:00Z" w16du:dateUtc="2025-10-24T09:45:00Z">
        <w:del w:id="1414" w:author="Visone Rossana (GSE)" w:date="2025-10-27T12:57:00Z" w16du:dateUtc="2025-10-27T11:57:00Z">
          <w:r w:rsidR="005759E9" w:rsidDel="00C952FD">
            <w:rPr>
              <w:webHidden/>
            </w:rPr>
            <w:delText>36</w:delText>
          </w:r>
        </w:del>
      </w:ins>
      <w:ins w:id="1415" w:author="Visone Rossana (GSE)" w:date="2025-10-14T09:41:00Z" w16du:dateUtc="2025-10-14T07:41:00Z">
        <w:del w:id="1416" w:author="Visone Rossana (GSE)" w:date="2025-10-27T12:57:00Z" w16du:dateUtc="2025-10-27T11:57:00Z">
          <w:r w:rsidDel="00C952FD">
            <w:rPr>
              <w:webHidden/>
            </w:rPr>
            <w:delText>33</w:delText>
          </w:r>
        </w:del>
      </w:ins>
    </w:p>
    <w:p w14:paraId="4865C2C3" w14:textId="5A16BF35" w:rsidR="00B3310D" w:rsidDel="00C952FD" w:rsidRDefault="00B3310D">
      <w:pPr>
        <w:pStyle w:val="Sommario3"/>
        <w:rPr>
          <w:ins w:id="1417" w:author="Visone Rossana (GSE)" w:date="2025-10-14T09:41:00Z" w16du:dateUtc="2025-10-14T07:41:00Z"/>
          <w:del w:id="1418" w:author="Visone Rossana (GSE)" w:date="2025-10-27T12:57:00Z" w16du:dateUtc="2025-10-27T11:57:00Z"/>
          <w:rFonts w:eastAsiaTheme="minorEastAsia" w:cstheme="minorBidi"/>
          <w:bCs w:val="0"/>
          <w:i w:val="0"/>
          <w:iCs w:val="0"/>
          <w:kern w:val="2"/>
          <w:sz w:val="24"/>
          <w:lang w:eastAsia="it-IT"/>
          <w14:ligatures w14:val="standardContextual"/>
        </w:rPr>
      </w:pPr>
      <w:ins w:id="1419" w:author="Visone Rossana (GSE)" w:date="2025-10-14T09:41:00Z" w16du:dateUtc="2025-10-14T07:41:00Z">
        <w:del w:id="1420" w:author="Visone Rossana (GSE)" w:date="2025-10-27T12:57:00Z" w16du:dateUtc="2025-10-27T11:57:00Z">
          <w:r w:rsidRPr="00C952FD" w:rsidDel="00C952FD">
            <w:rPr>
              <w:rStyle w:val="Collegamentoipertestuale"/>
              <w:rFonts w:cs="Calibri"/>
            </w:rPr>
            <w:delText>5.1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Invio dell’istanza</w:delText>
          </w:r>
          <w:r w:rsidDel="00C952FD">
            <w:rPr>
              <w:webHidden/>
            </w:rPr>
            <w:tab/>
          </w:r>
        </w:del>
      </w:ins>
      <w:ins w:id="1421" w:author="Visone Rossana (GSE)" w:date="2025-10-24T11:45:00Z" w16du:dateUtc="2025-10-24T09:45:00Z">
        <w:del w:id="1422" w:author="Visone Rossana (GSE)" w:date="2025-10-27T12:57:00Z" w16du:dateUtc="2025-10-27T11:57:00Z">
          <w:r w:rsidR="005759E9" w:rsidDel="00C952FD">
            <w:rPr>
              <w:webHidden/>
            </w:rPr>
            <w:delText>36</w:delText>
          </w:r>
        </w:del>
      </w:ins>
      <w:ins w:id="1423" w:author="Visone Rossana (GSE)" w:date="2025-10-14T09:41:00Z" w16du:dateUtc="2025-10-14T07:41:00Z">
        <w:del w:id="1424" w:author="Visone Rossana (GSE)" w:date="2025-10-27T12:57:00Z" w16du:dateUtc="2025-10-27T11:57:00Z">
          <w:r w:rsidDel="00C952FD">
            <w:rPr>
              <w:webHidden/>
            </w:rPr>
            <w:delText>33</w:delText>
          </w:r>
        </w:del>
      </w:ins>
    </w:p>
    <w:p w14:paraId="02ED85DD" w14:textId="21A1A05B" w:rsidR="00B3310D" w:rsidDel="00C952FD" w:rsidRDefault="00B3310D">
      <w:pPr>
        <w:pStyle w:val="Sommario3"/>
        <w:rPr>
          <w:ins w:id="1425" w:author="Visone Rossana (GSE)" w:date="2025-10-14T09:41:00Z" w16du:dateUtc="2025-10-14T07:41:00Z"/>
          <w:del w:id="1426" w:author="Visone Rossana (GSE)" w:date="2025-10-27T12:57:00Z" w16du:dateUtc="2025-10-27T11:57:00Z"/>
          <w:rFonts w:eastAsiaTheme="minorEastAsia" w:cstheme="minorBidi"/>
          <w:bCs w:val="0"/>
          <w:i w:val="0"/>
          <w:iCs w:val="0"/>
          <w:kern w:val="2"/>
          <w:sz w:val="24"/>
          <w:lang w:eastAsia="it-IT"/>
          <w14:ligatures w14:val="standardContextual"/>
        </w:rPr>
      </w:pPr>
      <w:ins w:id="1427" w:author="Visone Rossana (GSE)" w:date="2025-10-14T09:41:00Z" w16du:dateUtc="2025-10-14T07:41:00Z">
        <w:del w:id="1428" w:author="Visone Rossana (GSE)" w:date="2025-10-27T12:57:00Z" w16du:dateUtc="2025-10-27T11:57:00Z">
          <w:r w:rsidRPr="00C952FD" w:rsidDel="00C952FD">
            <w:rPr>
              <w:rStyle w:val="Collegamentoipertestuale"/>
              <w:rFonts w:cs="Calibri"/>
            </w:rPr>
            <w:delText>5.2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Procedimento di qualifica</w:delText>
          </w:r>
          <w:r w:rsidDel="00C952FD">
            <w:rPr>
              <w:webHidden/>
            </w:rPr>
            <w:tab/>
          </w:r>
        </w:del>
      </w:ins>
      <w:ins w:id="1429" w:author="Visone Rossana (GSE)" w:date="2025-10-24T11:45:00Z" w16du:dateUtc="2025-10-24T09:45:00Z">
        <w:del w:id="1430" w:author="Visone Rossana (GSE)" w:date="2025-10-27T12:57:00Z" w16du:dateUtc="2025-10-27T11:57:00Z">
          <w:r w:rsidR="005759E9" w:rsidDel="00C952FD">
            <w:rPr>
              <w:webHidden/>
            </w:rPr>
            <w:delText>38</w:delText>
          </w:r>
        </w:del>
      </w:ins>
      <w:ins w:id="1431" w:author="Visone Rossana (GSE)" w:date="2025-10-14T09:41:00Z" w16du:dateUtc="2025-10-14T07:41:00Z">
        <w:del w:id="1432" w:author="Visone Rossana (GSE)" w:date="2025-10-27T12:57:00Z" w16du:dateUtc="2025-10-27T11:57:00Z">
          <w:r w:rsidDel="00C952FD">
            <w:rPr>
              <w:webHidden/>
            </w:rPr>
            <w:delText>35</w:delText>
          </w:r>
        </w:del>
      </w:ins>
    </w:p>
    <w:p w14:paraId="6D352CA6" w14:textId="7FBE9066" w:rsidR="00B3310D" w:rsidDel="00C952FD" w:rsidRDefault="00B3310D">
      <w:pPr>
        <w:pStyle w:val="Sommario3"/>
        <w:rPr>
          <w:ins w:id="1433" w:author="Visone Rossana (GSE)" w:date="2025-10-14T09:41:00Z" w16du:dateUtc="2025-10-14T07:41:00Z"/>
          <w:del w:id="1434" w:author="Visone Rossana (GSE)" w:date="2025-10-27T12:57:00Z" w16du:dateUtc="2025-10-27T11:57:00Z"/>
          <w:rFonts w:eastAsiaTheme="minorEastAsia" w:cstheme="minorBidi"/>
          <w:bCs w:val="0"/>
          <w:i w:val="0"/>
          <w:iCs w:val="0"/>
          <w:kern w:val="2"/>
          <w:sz w:val="24"/>
          <w:lang w:eastAsia="it-IT"/>
          <w14:ligatures w14:val="standardContextual"/>
        </w:rPr>
      </w:pPr>
      <w:ins w:id="1435" w:author="Visone Rossana (GSE)" w:date="2025-10-14T09:41:00Z" w16du:dateUtc="2025-10-14T07:41:00Z">
        <w:del w:id="1436" w:author="Visone Rossana (GSE)" w:date="2025-10-27T12:57:00Z" w16du:dateUtc="2025-10-27T11:57:00Z">
          <w:r w:rsidRPr="00C952FD" w:rsidDel="00C952FD">
            <w:rPr>
              <w:rStyle w:val="Collegamentoipertestuale"/>
              <w:rFonts w:cs="Calibri"/>
            </w:rPr>
            <w:delText>5.3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Iter di valutazione della richiesta</w:delText>
          </w:r>
          <w:r w:rsidDel="00C952FD">
            <w:rPr>
              <w:webHidden/>
            </w:rPr>
            <w:tab/>
          </w:r>
        </w:del>
      </w:ins>
      <w:ins w:id="1437" w:author="Visone Rossana (GSE)" w:date="2025-10-24T11:45:00Z" w16du:dateUtc="2025-10-24T09:45:00Z">
        <w:del w:id="1438" w:author="Visone Rossana (GSE)" w:date="2025-10-27T12:57:00Z" w16du:dateUtc="2025-10-27T11:57:00Z">
          <w:r w:rsidR="005759E9" w:rsidDel="00C952FD">
            <w:rPr>
              <w:webHidden/>
            </w:rPr>
            <w:delText>39</w:delText>
          </w:r>
        </w:del>
      </w:ins>
      <w:ins w:id="1439" w:author="Visone Rossana (GSE)" w:date="2025-10-14T09:41:00Z" w16du:dateUtc="2025-10-14T07:41:00Z">
        <w:del w:id="1440" w:author="Visone Rossana (GSE)" w:date="2025-10-27T12:57:00Z" w16du:dateUtc="2025-10-27T11:57:00Z">
          <w:r w:rsidDel="00C952FD">
            <w:rPr>
              <w:webHidden/>
            </w:rPr>
            <w:delText>36</w:delText>
          </w:r>
        </w:del>
      </w:ins>
    </w:p>
    <w:p w14:paraId="2BFED372" w14:textId="5A728632" w:rsidR="00B3310D" w:rsidDel="00C952FD" w:rsidRDefault="00B3310D">
      <w:pPr>
        <w:pStyle w:val="Sommario3"/>
        <w:rPr>
          <w:ins w:id="1441" w:author="Visone Rossana (GSE)" w:date="2025-10-14T09:41:00Z" w16du:dateUtc="2025-10-14T07:41:00Z"/>
          <w:del w:id="1442" w:author="Visone Rossana (GSE)" w:date="2025-10-27T12:57:00Z" w16du:dateUtc="2025-10-27T11:57:00Z"/>
          <w:rFonts w:eastAsiaTheme="minorEastAsia" w:cstheme="minorBidi"/>
          <w:bCs w:val="0"/>
          <w:i w:val="0"/>
          <w:iCs w:val="0"/>
          <w:kern w:val="2"/>
          <w:sz w:val="24"/>
          <w:lang w:eastAsia="it-IT"/>
          <w14:ligatures w14:val="standardContextual"/>
        </w:rPr>
      </w:pPr>
      <w:ins w:id="1443" w:author="Visone Rossana (GSE)" w:date="2025-10-14T09:41:00Z" w16du:dateUtc="2025-10-14T07:41:00Z">
        <w:del w:id="1444" w:author="Visone Rossana (GSE)" w:date="2025-10-27T12:57:00Z" w16du:dateUtc="2025-10-27T11:57:00Z">
          <w:r w:rsidRPr="00C952FD" w:rsidDel="00C952FD">
            <w:rPr>
              <w:rStyle w:val="Collegamentoipertestuale"/>
              <w:rFonts w:cs="Calibri"/>
            </w:rPr>
            <w:delText>5.4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Richiesta di integrazione documentale/interlocutorio</w:delText>
          </w:r>
          <w:r w:rsidDel="00C952FD">
            <w:rPr>
              <w:webHidden/>
            </w:rPr>
            <w:tab/>
          </w:r>
        </w:del>
      </w:ins>
      <w:ins w:id="1445" w:author="Visone Rossana (GSE)" w:date="2025-10-24T11:45:00Z" w16du:dateUtc="2025-10-24T09:45:00Z">
        <w:del w:id="1446" w:author="Visone Rossana (GSE)" w:date="2025-10-27T12:57:00Z" w16du:dateUtc="2025-10-27T11:57:00Z">
          <w:r w:rsidR="005759E9" w:rsidDel="00C952FD">
            <w:rPr>
              <w:webHidden/>
            </w:rPr>
            <w:delText>40</w:delText>
          </w:r>
        </w:del>
      </w:ins>
      <w:ins w:id="1447" w:author="Visone Rossana (GSE)" w:date="2025-10-14T09:41:00Z" w16du:dateUtc="2025-10-14T07:41:00Z">
        <w:del w:id="1448" w:author="Visone Rossana (GSE)" w:date="2025-10-27T12:57:00Z" w16du:dateUtc="2025-10-27T11:57:00Z">
          <w:r w:rsidDel="00C952FD">
            <w:rPr>
              <w:webHidden/>
            </w:rPr>
            <w:delText>37</w:delText>
          </w:r>
        </w:del>
      </w:ins>
    </w:p>
    <w:p w14:paraId="6A027F9F" w14:textId="122801F0" w:rsidR="00B3310D" w:rsidDel="00C952FD" w:rsidRDefault="00B3310D">
      <w:pPr>
        <w:pStyle w:val="Sommario3"/>
        <w:rPr>
          <w:ins w:id="1449" w:author="Visone Rossana (GSE)" w:date="2025-10-14T09:41:00Z" w16du:dateUtc="2025-10-14T07:41:00Z"/>
          <w:del w:id="1450" w:author="Visone Rossana (GSE)" w:date="2025-10-27T12:57:00Z" w16du:dateUtc="2025-10-27T11:57:00Z"/>
          <w:rFonts w:eastAsiaTheme="minorEastAsia" w:cstheme="minorBidi"/>
          <w:bCs w:val="0"/>
          <w:i w:val="0"/>
          <w:iCs w:val="0"/>
          <w:kern w:val="2"/>
          <w:sz w:val="24"/>
          <w:lang w:eastAsia="it-IT"/>
          <w14:ligatures w14:val="standardContextual"/>
        </w:rPr>
      </w:pPr>
      <w:ins w:id="1451" w:author="Visone Rossana (GSE)" w:date="2025-10-14T09:41:00Z" w16du:dateUtc="2025-10-14T07:41:00Z">
        <w:del w:id="1452" w:author="Visone Rossana (GSE)" w:date="2025-10-27T12:57:00Z" w16du:dateUtc="2025-10-27T11:57:00Z">
          <w:r w:rsidRPr="00C952FD" w:rsidDel="00C952FD">
            <w:rPr>
              <w:rStyle w:val="Collegamentoipertestuale"/>
              <w:rFonts w:cs="Calibri"/>
            </w:rPr>
            <w:delText>5.5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Preavviso di rigetto</w:delText>
          </w:r>
          <w:r w:rsidDel="00C952FD">
            <w:rPr>
              <w:webHidden/>
            </w:rPr>
            <w:tab/>
          </w:r>
        </w:del>
      </w:ins>
      <w:ins w:id="1453" w:author="Visone Rossana (GSE)" w:date="2025-10-24T11:45:00Z" w16du:dateUtc="2025-10-24T09:45:00Z">
        <w:del w:id="1454" w:author="Visone Rossana (GSE)" w:date="2025-10-27T12:57:00Z" w16du:dateUtc="2025-10-27T11:57:00Z">
          <w:r w:rsidR="005759E9" w:rsidDel="00C952FD">
            <w:rPr>
              <w:webHidden/>
            </w:rPr>
            <w:delText>40</w:delText>
          </w:r>
        </w:del>
      </w:ins>
      <w:ins w:id="1455" w:author="Visone Rossana (GSE)" w:date="2025-10-14T09:41:00Z" w16du:dateUtc="2025-10-14T07:41:00Z">
        <w:del w:id="1456" w:author="Visone Rossana (GSE)" w:date="2025-10-27T12:57:00Z" w16du:dateUtc="2025-10-27T11:57:00Z">
          <w:r w:rsidDel="00C952FD">
            <w:rPr>
              <w:webHidden/>
            </w:rPr>
            <w:delText>37</w:delText>
          </w:r>
        </w:del>
      </w:ins>
    </w:p>
    <w:p w14:paraId="7CE6F457" w14:textId="059E64BC" w:rsidR="00B3310D" w:rsidDel="00C952FD" w:rsidRDefault="00B3310D">
      <w:pPr>
        <w:pStyle w:val="Sommario3"/>
        <w:rPr>
          <w:ins w:id="1457" w:author="Visone Rossana (GSE)" w:date="2025-10-14T09:41:00Z" w16du:dateUtc="2025-10-14T07:41:00Z"/>
          <w:del w:id="1458" w:author="Visone Rossana (GSE)" w:date="2025-10-27T12:57:00Z" w16du:dateUtc="2025-10-27T11:57:00Z"/>
          <w:rFonts w:eastAsiaTheme="minorEastAsia" w:cstheme="minorBidi"/>
          <w:bCs w:val="0"/>
          <w:i w:val="0"/>
          <w:iCs w:val="0"/>
          <w:kern w:val="2"/>
          <w:sz w:val="24"/>
          <w:lang w:eastAsia="it-IT"/>
          <w14:ligatures w14:val="standardContextual"/>
        </w:rPr>
      </w:pPr>
      <w:ins w:id="1459" w:author="Visone Rossana (GSE)" w:date="2025-10-14T09:41:00Z" w16du:dateUtc="2025-10-14T07:41:00Z">
        <w:del w:id="1460" w:author="Visone Rossana (GSE)" w:date="2025-10-27T12:57:00Z" w16du:dateUtc="2025-10-27T11:57:00Z">
          <w:r w:rsidRPr="00C952FD" w:rsidDel="00C952FD">
            <w:rPr>
              <w:rStyle w:val="Collegamentoipertestuale"/>
              <w:rFonts w:cs="Calibri"/>
            </w:rPr>
            <w:delText>5.6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Comunicazioni dell’esito della valutazione</w:delText>
          </w:r>
          <w:r w:rsidDel="00C952FD">
            <w:rPr>
              <w:webHidden/>
            </w:rPr>
            <w:tab/>
          </w:r>
        </w:del>
      </w:ins>
      <w:ins w:id="1461" w:author="Visone Rossana (GSE)" w:date="2025-10-24T11:45:00Z" w16du:dateUtc="2025-10-24T09:45:00Z">
        <w:del w:id="1462" w:author="Visone Rossana (GSE)" w:date="2025-10-27T12:57:00Z" w16du:dateUtc="2025-10-27T11:57:00Z">
          <w:r w:rsidR="005759E9" w:rsidDel="00C952FD">
            <w:rPr>
              <w:webHidden/>
            </w:rPr>
            <w:delText>40</w:delText>
          </w:r>
        </w:del>
      </w:ins>
      <w:ins w:id="1463" w:author="Visone Rossana (GSE)" w:date="2025-10-14T09:41:00Z" w16du:dateUtc="2025-10-14T07:41:00Z">
        <w:del w:id="1464" w:author="Visone Rossana (GSE)" w:date="2025-10-27T12:57:00Z" w16du:dateUtc="2025-10-27T11:57:00Z">
          <w:r w:rsidDel="00C952FD">
            <w:rPr>
              <w:webHidden/>
            </w:rPr>
            <w:delText>37</w:delText>
          </w:r>
        </w:del>
      </w:ins>
    </w:p>
    <w:p w14:paraId="433897EE" w14:textId="1EE98422" w:rsidR="00B3310D" w:rsidDel="00C952FD" w:rsidRDefault="00B3310D">
      <w:pPr>
        <w:pStyle w:val="Sommario1"/>
        <w:rPr>
          <w:ins w:id="1465" w:author="Visone Rossana (GSE)" w:date="2025-10-14T09:41:00Z" w16du:dateUtc="2025-10-14T07:41:00Z"/>
          <w:del w:id="146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467" w:author="Visone Rossana (GSE)" w:date="2025-10-14T09:41:00Z" w16du:dateUtc="2025-10-14T07:41:00Z">
        <w:del w:id="1468" w:author="Visone Rossana (GSE)" w:date="2025-10-27T12:57:00Z" w16du:dateUtc="2025-10-27T11:57:00Z">
          <w:r w:rsidRPr="00C952FD" w:rsidDel="00C952FD">
            <w:rPr>
              <w:rStyle w:val="Collegamentoipertestuale"/>
            </w:rPr>
            <w:delText>6</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MODALITA’ ACCESSO DIRETTO</w:delText>
          </w:r>
          <w:r w:rsidDel="00C952FD">
            <w:rPr>
              <w:webHidden/>
            </w:rPr>
            <w:tab/>
          </w:r>
        </w:del>
      </w:ins>
      <w:ins w:id="1469" w:author="Visone Rossana (GSE)" w:date="2025-10-24T11:45:00Z" w16du:dateUtc="2025-10-24T09:45:00Z">
        <w:del w:id="1470" w:author="Visone Rossana (GSE)" w:date="2025-10-27T12:57:00Z" w16du:dateUtc="2025-10-27T11:57:00Z">
          <w:r w:rsidR="005759E9" w:rsidDel="00C952FD">
            <w:rPr>
              <w:webHidden/>
            </w:rPr>
            <w:delText>41</w:delText>
          </w:r>
        </w:del>
      </w:ins>
      <w:ins w:id="1471" w:author="Visone Rossana (GSE)" w:date="2025-10-14T09:41:00Z" w16du:dateUtc="2025-10-14T07:41:00Z">
        <w:del w:id="1472" w:author="Visone Rossana (GSE)" w:date="2025-10-27T12:57:00Z" w16du:dateUtc="2025-10-27T11:57:00Z">
          <w:r w:rsidDel="00C952FD">
            <w:rPr>
              <w:webHidden/>
            </w:rPr>
            <w:delText>38</w:delText>
          </w:r>
        </w:del>
      </w:ins>
    </w:p>
    <w:p w14:paraId="6D2955B5" w14:textId="1D100ACB" w:rsidR="00B3310D" w:rsidDel="00C952FD" w:rsidRDefault="00B3310D">
      <w:pPr>
        <w:pStyle w:val="Sommario3"/>
        <w:rPr>
          <w:ins w:id="1473" w:author="Visone Rossana (GSE)" w:date="2025-10-14T09:41:00Z" w16du:dateUtc="2025-10-14T07:41:00Z"/>
          <w:del w:id="1474" w:author="Visone Rossana (GSE)" w:date="2025-10-27T12:57:00Z" w16du:dateUtc="2025-10-27T11:57:00Z"/>
          <w:rFonts w:eastAsiaTheme="minorEastAsia" w:cstheme="minorBidi"/>
          <w:bCs w:val="0"/>
          <w:i w:val="0"/>
          <w:iCs w:val="0"/>
          <w:kern w:val="2"/>
          <w:sz w:val="24"/>
          <w:lang w:eastAsia="it-IT"/>
          <w14:ligatures w14:val="standardContextual"/>
        </w:rPr>
      </w:pPr>
      <w:ins w:id="1475" w:author="Visone Rossana (GSE)" w:date="2025-10-14T09:41:00Z" w16du:dateUtc="2025-10-14T07:41:00Z">
        <w:del w:id="1476" w:author="Visone Rossana (GSE)" w:date="2025-10-27T12:57:00Z" w16du:dateUtc="2025-10-27T11:57:00Z">
          <w:r w:rsidRPr="00C952FD" w:rsidDel="00C952FD">
            <w:rPr>
              <w:rStyle w:val="Collegamentoipertestuale"/>
              <w:rFonts w:cs="Calibri"/>
            </w:rPr>
            <w:delText>6.1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 FASE 1 – caricamento dati e documentazione</w:delText>
          </w:r>
          <w:r w:rsidDel="00C952FD">
            <w:rPr>
              <w:webHidden/>
            </w:rPr>
            <w:tab/>
          </w:r>
        </w:del>
      </w:ins>
      <w:ins w:id="1477" w:author="Visone Rossana (GSE)" w:date="2025-10-24T11:45:00Z" w16du:dateUtc="2025-10-24T09:45:00Z">
        <w:del w:id="1478" w:author="Visone Rossana (GSE)" w:date="2025-10-27T12:57:00Z" w16du:dateUtc="2025-10-27T11:57:00Z">
          <w:r w:rsidR="005759E9" w:rsidDel="00C952FD">
            <w:rPr>
              <w:webHidden/>
            </w:rPr>
            <w:delText>41</w:delText>
          </w:r>
        </w:del>
      </w:ins>
      <w:ins w:id="1479" w:author="Visone Rossana (GSE)" w:date="2025-10-14T09:41:00Z" w16du:dateUtc="2025-10-14T07:41:00Z">
        <w:del w:id="1480" w:author="Visone Rossana (GSE)" w:date="2025-10-27T12:57:00Z" w16du:dateUtc="2025-10-27T11:57:00Z">
          <w:r w:rsidDel="00C952FD">
            <w:rPr>
              <w:webHidden/>
            </w:rPr>
            <w:delText>38</w:delText>
          </w:r>
        </w:del>
      </w:ins>
    </w:p>
    <w:p w14:paraId="65C9EF32" w14:textId="06CEDAF1" w:rsidR="00B3310D" w:rsidDel="00C952FD" w:rsidRDefault="00B3310D">
      <w:pPr>
        <w:pStyle w:val="Sommario3"/>
        <w:rPr>
          <w:ins w:id="1481" w:author="Visone Rossana (GSE)" w:date="2025-10-14T09:41:00Z" w16du:dateUtc="2025-10-14T07:41:00Z"/>
          <w:del w:id="1482" w:author="Visone Rossana (GSE)" w:date="2025-10-27T12:57:00Z" w16du:dateUtc="2025-10-27T11:57:00Z"/>
          <w:rFonts w:eastAsiaTheme="minorEastAsia" w:cstheme="minorBidi"/>
          <w:bCs w:val="0"/>
          <w:i w:val="0"/>
          <w:iCs w:val="0"/>
          <w:kern w:val="2"/>
          <w:sz w:val="24"/>
          <w:lang w:eastAsia="it-IT"/>
          <w14:ligatures w14:val="standardContextual"/>
        </w:rPr>
      </w:pPr>
      <w:ins w:id="1483" w:author="Visone Rossana (GSE)" w:date="2025-10-14T09:41:00Z" w16du:dateUtc="2025-10-14T07:41:00Z">
        <w:del w:id="1484" w:author="Visone Rossana (GSE)" w:date="2025-10-27T12:57:00Z" w16du:dateUtc="2025-10-27T11:57:00Z">
          <w:r w:rsidRPr="00C952FD" w:rsidDel="00C952FD">
            <w:rPr>
              <w:rStyle w:val="Collegamentoipertestuale"/>
              <w:rFonts w:cs="Calibri"/>
            </w:rPr>
            <w:delText>6.2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 FASE 2 - invio dell’istanza</w:delText>
          </w:r>
          <w:r w:rsidDel="00C952FD">
            <w:rPr>
              <w:webHidden/>
            </w:rPr>
            <w:tab/>
          </w:r>
        </w:del>
      </w:ins>
      <w:ins w:id="1485" w:author="Visone Rossana (GSE)" w:date="2025-10-24T11:45:00Z" w16du:dateUtc="2025-10-24T09:45:00Z">
        <w:del w:id="1486" w:author="Visone Rossana (GSE)" w:date="2025-10-27T12:57:00Z" w16du:dateUtc="2025-10-27T11:57:00Z">
          <w:r w:rsidR="005759E9" w:rsidDel="00C952FD">
            <w:rPr>
              <w:webHidden/>
            </w:rPr>
            <w:delText>42</w:delText>
          </w:r>
        </w:del>
      </w:ins>
      <w:ins w:id="1487" w:author="Visone Rossana (GSE)" w:date="2025-10-14T09:41:00Z" w16du:dateUtc="2025-10-14T07:41:00Z">
        <w:del w:id="1488" w:author="Visone Rossana (GSE)" w:date="2025-10-27T12:57:00Z" w16du:dateUtc="2025-10-27T11:57:00Z">
          <w:r w:rsidDel="00C952FD">
            <w:rPr>
              <w:webHidden/>
            </w:rPr>
            <w:delText>39</w:delText>
          </w:r>
        </w:del>
      </w:ins>
    </w:p>
    <w:p w14:paraId="0EEA477B" w14:textId="2F8510C6" w:rsidR="00B3310D" w:rsidDel="00C952FD" w:rsidRDefault="00B3310D">
      <w:pPr>
        <w:pStyle w:val="Sommario3"/>
        <w:rPr>
          <w:ins w:id="1489" w:author="Visone Rossana (GSE)" w:date="2025-10-14T09:41:00Z" w16du:dateUtc="2025-10-14T07:41:00Z"/>
          <w:del w:id="1490" w:author="Visone Rossana (GSE)" w:date="2025-10-27T12:57:00Z" w16du:dateUtc="2025-10-27T11:57:00Z"/>
          <w:rFonts w:eastAsiaTheme="minorEastAsia" w:cstheme="minorBidi"/>
          <w:bCs w:val="0"/>
          <w:i w:val="0"/>
          <w:iCs w:val="0"/>
          <w:kern w:val="2"/>
          <w:sz w:val="24"/>
          <w:lang w:eastAsia="it-IT"/>
          <w14:ligatures w14:val="standardContextual"/>
        </w:rPr>
      </w:pPr>
      <w:ins w:id="1491" w:author="Visone Rossana (GSE)" w:date="2025-10-14T09:41:00Z" w16du:dateUtc="2025-10-14T07:41:00Z">
        <w:del w:id="1492" w:author="Visone Rossana (GSE)" w:date="2025-10-27T12:57:00Z" w16du:dateUtc="2025-10-27T11:57:00Z">
          <w:r w:rsidRPr="00C952FD" w:rsidDel="00C952FD">
            <w:rPr>
              <w:rStyle w:val="Collegamentoipertestuale"/>
              <w:rFonts w:cs="Calibri"/>
            </w:rPr>
            <w:delText>6.3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 FASE 3 - istruttoria e attivazione/perfezionamento delle condizioni contrattuali</w:delText>
          </w:r>
          <w:r w:rsidDel="00C952FD">
            <w:rPr>
              <w:webHidden/>
            </w:rPr>
            <w:tab/>
          </w:r>
        </w:del>
      </w:ins>
      <w:ins w:id="1493" w:author="Visone Rossana (GSE)" w:date="2025-10-24T11:45:00Z" w16du:dateUtc="2025-10-24T09:45:00Z">
        <w:del w:id="1494" w:author="Visone Rossana (GSE)" w:date="2025-10-27T12:57:00Z" w16du:dateUtc="2025-10-27T11:57:00Z">
          <w:r w:rsidR="005759E9" w:rsidDel="00C952FD">
            <w:rPr>
              <w:webHidden/>
            </w:rPr>
            <w:delText>43</w:delText>
          </w:r>
        </w:del>
      </w:ins>
      <w:ins w:id="1495" w:author="Visone Rossana (GSE)" w:date="2025-10-14T09:41:00Z" w16du:dateUtc="2025-10-14T07:41:00Z">
        <w:del w:id="1496" w:author="Visone Rossana (GSE)" w:date="2025-10-27T12:57:00Z" w16du:dateUtc="2025-10-27T11:57:00Z">
          <w:r w:rsidDel="00C952FD">
            <w:rPr>
              <w:webHidden/>
            </w:rPr>
            <w:delText>40</w:delText>
          </w:r>
        </w:del>
      </w:ins>
    </w:p>
    <w:p w14:paraId="4CC4E5E4" w14:textId="2EF628A3" w:rsidR="00B3310D" w:rsidDel="00C952FD" w:rsidRDefault="00B3310D">
      <w:pPr>
        <w:pStyle w:val="Sommario3"/>
        <w:rPr>
          <w:ins w:id="1497" w:author="Visone Rossana (GSE)" w:date="2025-10-14T09:41:00Z" w16du:dateUtc="2025-10-14T07:41:00Z"/>
          <w:del w:id="1498" w:author="Visone Rossana (GSE)" w:date="2025-10-27T12:57:00Z" w16du:dateUtc="2025-10-27T11:57:00Z"/>
          <w:rFonts w:eastAsiaTheme="minorEastAsia" w:cstheme="minorBidi"/>
          <w:bCs w:val="0"/>
          <w:i w:val="0"/>
          <w:iCs w:val="0"/>
          <w:kern w:val="2"/>
          <w:sz w:val="24"/>
          <w:lang w:eastAsia="it-IT"/>
          <w14:ligatures w14:val="standardContextual"/>
        </w:rPr>
      </w:pPr>
      <w:ins w:id="1499" w:author="Visone Rossana (GSE)" w:date="2025-10-14T09:41:00Z" w16du:dateUtc="2025-10-14T07:41:00Z">
        <w:del w:id="1500" w:author="Visone Rossana (GSE)" w:date="2025-10-27T12:57:00Z" w16du:dateUtc="2025-10-27T11:57:00Z">
          <w:r w:rsidRPr="00C952FD" w:rsidDel="00C952FD">
            <w:rPr>
              <w:rStyle w:val="Collegamentoipertestuale"/>
              <w:rFonts w:cs="Calibri"/>
            </w:rPr>
            <w:delText>6.4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 FASE 4 - erogazione degli incentivi</w:delText>
          </w:r>
          <w:r w:rsidDel="00C952FD">
            <w:rPr>
              <w:webHidden/>
            </w:rPr>
            <w:tab/>
          </w:r>
        </w:del>
      </w:ins>
      <w:ins w:id="1501" w:author="Visone Rossana (GSE)" w:date="2025-10-24T11:45:00Z" w16du:dateUtc="2025-10-24T09:45:00Z">
        <w:del w:id="1502" w:author="Visone Rossana (GSE)" w:date="2025-10-27T12:57:00Z" w16du:dateUtc="2025-10-27T11:57:00Z">
          <w:r w:rsidR="005759E9" w:rsidDel="00C952FD">
            <w:rPr>
              <w:webHidden/>
            </w:rPr>
            <w:delText>43</w:delText>
          </w:r>
        </w:del>
      </w:ins>
      <w:ins w:id="1503" w:author="Visone Rossana (GSE)" w:date="2025-10-14T09:41:00Z" w16du:dateUtc="2025-10-14T07:41:00Z">
        <w:del w:id="1504" w:author="Visone Rossana (GSE)" w:date="2025-10-27T12:57:00Z" w16du:dateUtc="2025-10-27T11:57:00Z">
          <w:r w:rsidDel="00C952FD">
            <w:rPr>
              <w:webHidden/>
            </w:rPr>
            <w:delText>40</w:delText>
          </w:r>
        </w:del>
      </w:ins>
    </w:p>
    <w:p w14:paraId="38B43C1D" w14:textId="36E624FD" w:rsidR="00B3310D" w:rsidDel="00C952FD" w:rsidRDefault="00B3310D">
      <w:pPr>
        <w:pStyle w:val="Sommario3"/>
        <w:rPr>
          <w:ins w:id="1505" w:author="Visone Rossana (GSE)" w:date="2025-10-14T09:41:00Z" w16du:dateUtc="2025-10-14T07:41:00Z"/>
          <w:del w:id="1506" w:author="Visone Rossana (GSE)" w:date="2025-10-27T12:57:00Z" w16du:dateUtc="2025-10-27T11:57:00Z"/>
          <w:rFonts w:eastAsiaTheme="minorEastAsia" w:cstheme="minorBidi"/>
          <w:bCs w:val="0"/>
          <w:i w:val="0"/>
          <w:iCs w:val="0"/>
          <w:kern w:val="2"/>
          <w:sz w:val="24"/>
          <w:lang w:eastAsia="it-IT"/>
          <w14:ligatures w14:val="standardContextual"/>
        </w:rPr>
      </w:pPr>
      <w:ins w:id="1507" w:author="Visone Rossana (GSE)" w:date="2025-10-14T09:41:00Z" w16du:dateUtc="2025-10-14T07:41:00Z">
        <w:del w:id="1508" w:author="Visone Rossana (GSE)" w:date="2025-10-27T12:57:00Z" w16du:dateUtc="2025-10-27T11:57:00Z">
          <w:r w:rsidRPr="00C952FD" w:rsidDel="00C952FD">
            <w:rPr>
              <w:rStyle w:val="Collegamentoipertestuale"/>
              <w:rFonts w:cs="Calibri"/>
            </w:rPr>
            <w:delText>6.5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Procedura semplificata per gli apparecchi domestici a Catalogo</w:delText>
          </w:r>
          <w:r w:rsidDel="00C952FD">
            <w:rPr>
              <w:webHidden/>
            </w:rPr>
            <w:tab/>
          </w:r>
        </w:del>
      </w:ins>
      <w:ins w:id="1509" w:author="Visone Rossana (GSE)" w:date="2025-10-24T11:45:00Z" w16du:dateUtc="2025-10-24T09:45:00Z">
        <w:del w:id="1510" w:author="Visone Rossana (GSE)" w:date="2025-10-27T12:57:00Z" w16du:dateUtc="2025-10-27T11:57:00Z">
          <w:r w:rsidR="005759E9" w:rsidDel="00C952FD">
            <w:rPr>
              <w:webHidden/>
            </w:rPr>
            <w:delText>43</w:delText>
          </w:r>
        </w:del>
      </w:ins>
      <w:ins w:id="1511" w:author="Visone Rossana (GSE)" w:date="2025-10-14T09:41:00Z" w16du:dateUtc="2025-10-14T07:41:00Z">
        <w:del w:id="1512" w:author="Visone Rossana (GSE)" w:date="2025-10-27T12:57:00Z" w16du:dateUtc="2025-10-27T11:57:00Z">
          <w:r w:rsidDel="00C952FD">
            <w:rPr>
              <w:webHidden/>
            </w:rPr>
            <w:delText>40</w:delText>
          </w:r>
        </w:del>
      </w:ins>
    </w:p>
    <w:p w14:paraId="7572E7AB" w14:textId="5002D46A" w:rsidR="00B3310D" w:rsidDel="00C952FD" w:rsidRDefault="00B3310D">
      <w:pPr>
        <w:pStyle w:val="Sommario1"/>
        <w:rPr>
          <w:ins w:id="1513" w:author="Visone Rossana (GSE)" w:date="2025-10-14T09:41:00Z" w16du:dateUtc="2025-10-14T07:41:00Z"/>
          <w:del w:id="151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515" w:author="Visone Rossana (GSE)" w:date="2025-10-14T09:41:00Z" w16du:dateUtc="2025-10-14T07:41:00Z">
        <w:del w:id="1516" w:author="Visone Rossana (GSE)" w:date="2025-10-27T12:57:00Z" w16du:dateUtc="2025-10-27T11:57:00Z">
          <w:r w:rsidRPr="00C952FD" w:rsidDel="00C952FD">
            <w:rPr>
              <w:rStyle w:val="Collegamentoipertestuale"/>
            </w:rPr>
            <w:delText>7</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MODALITA’ DI ACCESSO SU PRENOTAZIONE</w:delText>
          </w:r>
          <w:r w:rsidDel="00C952FD">
            <w:rPr>
              <w:webHidden/>
            </w:rPr>
            <w:tab/>
          </w:r>
        </w:del>
      </w:ins>
      <w:ins w:id="1517" w:author="Visone Rossana (GSE)" w:date="2025-10-24T11:45:00Z" w16du:dateUtc="2025-10-24T09:45:00Z">
        <w:del w:id="1518" w:author="Visone Rossana (GSE)" w:date="2025-10-27T12:57:00Z" w16du:dateUtc="2025-10-27T11:57:00Z">
          <w:r w:rsidR="005759E9" w:rsidDel="00C952FD">
            <w:rPr>
              <w:webHidden/>
            </w:rPr>
            <w:delText>45</w:delText>
          </w:r>
        </w:del>
      </w:ins>
      <w:ins w:id="1519" w:author="Visone Rossana (GSE)" w:date="2025-10-14T09:41:00Z" w16du:dateUtc="2025-10-14T07:41:00Z">
        <w:del w:id="1520" w:author="Visone Rossana (GSE)" w:date="2025-10-27T12:57:00Z" w16du:dateUtc="2025-10-27T11:57:00Z">
          <w:r w:rsidDel="00C952FD">
            <w:rPr>
              <w:webHidden/>
            </w:rPr>
            <w:delText>41</w:delText>
          </w:r>
        </w:del>
      </w:ins>
    </w:p>
    <w:p w14:paraId="542E81BB" w14:textId="0D5E8949" w:rsidR="00B3310D" w:rsidDel="00C952FD" w:rsidRDefault="00B3310D">
      <w:pPr>
        <w:pStyle w:val="Sommario3"/>
        <w:rPr>
          <w:ins w:id="1521" w:author="Visone Rossana (GSE)" w:date="2025-10-14T09:41:00Z" w16du:dateUtc="2025-10-14T07:41:00Z"/>
          <w:del w:id="1522" w:author="Visone Rossana (GSE)" w:date="2025-10-27T12:57:00Z" w16du:dateUtc="2025-10-27T11:57:00Z"/>
          <w:rFonts w:eastAsiaTheme="minorEastAsia" w:cstheme="minorBidi"/>
          <w:bCs w:val="0"/>
          <w:i w:val="0"/>
          <w:iCs w:val="0"/>
          <w:kern w:val="2"/>
          <w:sz w:val="24"/>
          <w:lang w:eastAsia="it-IT"/>
          <w14:ligatures w14:val="standardContextual"/>
        </w:rPr>
      </w:pPr>
      <w:ins w:id="1523" w:author="Visone Rossana (GSE)" w:date="2025-10-14T09:41:00Z" w16du:dateUtc="2025-10-14T07:41:00Z">
        <w:del w:id="1524" w:author="Visone Rossana (GSE)" w:date="2025-10-27T12:57:00Z" w16du:dateUtc="2025-10-27T11:57:00Z">
          <w:r w:rsidRPr="00C952FD" w:rsidDel="00C952FD">
            <w:rPr>
              <w:rStyle w:val="Collegamentoipertestuale"/>
            </w:rPr>
            <w:delText>7.1.1  Il ruolo di Soggetto Responsabile è ricoperto dalla PA</w:delText>
          </w:r>
          <w:r w:rsidDel="00C952FD">
            <w:rPr>
              <w:webHidden/>
            </w:rPr>
            <w:tab/>
          </w:r>
        </w:del>
      </w:ins>
      <w:ins w:id="1525" w:author="Visone Rossana (GSE)" w:date="2025-10-24T11:45:00Z" w16du:dateUtc="2025-10-24T09:45:00Z">
        <w:del w:id="1526" w:author="Visone Rossana (GSE)" w:date="2025-10-27T12:57:00Z" w16du:dateUtc="2025-10-27T11:57:00Z">
          <w:r w:rsidR="005759E9" w:rsidDel="00C952FD">
            <w:rPr>
              <w:webHidden/>
            </w:rPr>
            <w:delText>45</w:delText>
          </w:r>
        </w:del>
      </w:ins>
      <w:ins w:id="1527" w:author="Visone Rossana (GSE)" w:date="2025-10-14T09:41:00Z" w16du:dateUtc="2025-10-14T07:41:00Z">
        <w:del w:id="1528" w:author="Visone Rossana (GSE)" w:date="2025-10-27T12:57:00Z" w16du:dateUtc="2025-10-27T11:57:00Z">
          <w:r w:rsidDel="00C952FD">
            <w:rPr>
              <w:webHidden/>
            </w:rPr>
            <w:delText>42</w:delText>
          </w:r>
        </w:del>
      </w:ins>
    </w:p>
    <w:p w14:paraId="1733D175" w14:textId="5006930A" w:rsidR="00B3310D" w:rsidDel="00C952FD" w:rsidRDefault="00B3310D">
      <w:pPr>
        <w:pStyle w:val="Sommario3"/>
        <w:rPr>
          <w:ins w:id="1529" w:author="Visone Rossana (GSE)" w:date="2025-10-14T09:41:00Z" w16du:dateUtc="2025-10-14T07:41:00Z"/>
          <w:del w:id="1530" w:author="Visone Rossana (GSE)" w:date="2025-10-27T12:57:00Z" w16du:dateUtc="2025-10-27T11:57:00Z"/>
          <w:rFonts w:eastAsiaTheme="minorEastAsia" w:cstheme="minorBidi"/>
          <w:bCs w:val="0"/>
          <w:i w:val="0"/>
          <w:iCs w:val="0"/>
          <w:kern w:val="2"/>
          <w:sz w:val="24"/>
          <w:lang w:eastAsia="it-IT"/>
          <w14:ligatures w14:val="standardContextual"/>
        </w:rPr>
      </w:pPr>
      <w:ins w:id="1531" w:author="Visone Rossana (GSE)" w:date="2025-10-14T09:41:00Z" w16du:dateUtc="2025-10-14T07:41:00Z">
        <w:del w:id="1532" w:author="Visone Rossana (GSE)" w:date="2025-10-27T12:57:00Z" w16du:dateUtc="2025-10-27T11:57:00Z">
          <w:r w:rsidRPr="00C952FD" w:rsidDel="00C952FD">
            <w:rPr>
              <w:rStyle w:val="Collegamentoipertestuale"/>
            </w:rPr>
            <w:delText>7.1.2 Il Soggetto Responsabile è ricoperto da una ESCo</w:delText>
          </w:r>
          <w:r w:rsidDel="00C952FD">
            <w:rPr>
              <w:webHidden/>
            </w:rPr>
            <w:tab/>
          </w:r>
        </w:del>
      </w:ins>
      <w:ins w:id="1533" w:author="Visone Rossana (GSE)" w:date="2025-10-24T11:45:00Z" w16du:dateUtc="2025-10-24T09:45:00Z">
        <w:del w:id="1534" w:author="Visone Rossana (GSE)" w:date="2025-10-27T12:57:00Z" w16du:dateUtc="2025-10-27T11:57:00Z">
          <w:r w:rsidR="005759E9" w:rsidDel="00C952FD">
            <w:rPr>
              <w:webHidden/>
            </w:rPr>
            <w:delText>46</w:delText>
          </w:r>
        </w:del>
      </w:ins>
      <w:ins w:id="1535" w:author="Visone Rossana (GSE)" w:date="2025-10-14T09:41:00Z" w16du:dateUtc="2025-10-14T07:41:00Z">
        <w:del w:id="1536" w:author="Visone Rossana (GSE)" w:date="2025-10-27T12:57:00Z" w16du:dateUtc="2025-10-27T11:57:00Z">
          <w:r w:rsidDel="00C952FD">
            <w:rPr>
              <w:webHidden/>
            </w:rPr>
            <w:delText>42</w:delText>
          </w:r>
        </w:del>
      </w:ins>
    </w:p>
    <w:p w14:paraId="39F725E9" w14:textId="04A865B6" w:rsidR="00B3310D" w:rsidDel="00C952FD" w:rsidRDefault="00B3310D">
      <w:pPr>
        <w:pStyle w:val="Sommario3"/>
        <w:rPr>
          <w:ins w:id="1537" w:author="Visone Rossana (GSE)" w:date="2025-10-14T09:41:00Z" w16du:dateUtc="2025-10-14T07:41:00Z"/>
          <w:del w:id="1538" w:author="Visone Rossana (GSE)" w:date="2025-10-27T12:57:00Z" w16du:dateUtc="2025-10-27T11:57:00Z"/>
          <w:rFonts w:eastAsiaTheme="minorEastAsia" w:cstheme="minorBidi"/>
          <w:bCs w:val="0"/>
          <w:i w:val="0"/>
          <w:iCs w:val="0"/>
          <w:kern w:val="2"/>
          <w:sz w:val="24"/>
          <w:lang w:eastAsia="it-IT"/>
          <w14:ligatures w14:val="standardContextual"/>
        </w:rPr>
      </w:pPr>
      <w:ins w:id="1539" w:author="Visone Rossana (GSE)" w:date="2025-10-14T09:41:00Z" w16du:dateUtc="2025-10-14T07:41:00Z">
        <w:del w:id="1540" w:author="Visone Rossana (GSE)" w:date="2025-10-27T12:57:00Z" w16du:dateUtc="2025-10-27T11:57:00Z">
          <w:r w:rsidRPr="00C952FD" w:rsidDel="00C952FD">
            <w:rPr>
              <w:rStyle w:val="Collegamentoipertestuale"/>
            </w:rPr>
            <w:delText>7.1.3 - FASE 1 – caricamento dati e documentazione</w:delText>
          </w:r>
          <w:r w:rsidDel="00C952FD">
            <w:rPr>
              <w:webHidden/>
            </w:rPr>
            <w:tab/>
          </w:r>
        </w:del>
      </w:ins>
      <w:ins w:id="1541" w:author="Visone Rossana (GSE)" w:date="2025-10-24T11:45:00Z" w16du:dateUtc="2025-10-24T09:45:00Z">
        <w:del w:id="1542" w:author="Visone Rossana (GSE)" w:date="2025-10-27T12:57:00Z" w16du:dateUtc="2025-10-27T11:57:00Z">
          <w:r w:rsidR="005759E9" w:rsidDel="00C952FD">
            <w:rPr>
              <w:webHidden/>
            </w:rPr>
            <w:delText>46</w:delText>
          </w:r>
        </w:del>
      </w:ins>
      <w:ins w:id="1543" w:author="Visone Rossana (GSE)" w:date="2025-10-14T09:41:00Z" w16du:dateUtc="2025-10-14T07:41:00Z">
        <w:del w:id="1544" w:author="Visone Rossana (GSE)" w:date="2025-10-27T12:57:00Z" w16du:dateUtc="2025-10-27T11:57:00Z">
          <w:r w:rsidDel="00C952FD">
            <w:rPr>
              <w:webHidden/>
            </w:rPr>
            <w:delText>43</w:delText>
          </w:r>
        </w:del>
      </w:ins>
    </w:p>
    <w:p w14:paraId="59761C28" w14:textId="7CEF6395" w:rsidR="00B3310D" w:rsidDel="00C952FD" w:rsidRDefault="00B3310D">
      <w:pPr>
        <w:pStyle w:val="Sommario3"/>
        <w:rPr>
          <w:ins w:id="1545" w:author="Visone Rossana (GSE)" w:date="2025-10-14T09:41:00Z" w16du:dateUtc="2025-10-14T07:41:00Z"/>
          <w:del w:id="1546" w:author="Visone Rossana (GSE)" w:date="2025-10-27T12:57:00Z" w16du:dateUtc="2025-10-27T11:57:00Z"/>
          <w:rFonts w:eastAsiaTheme="minorEastAsia" w:cstheme="minorBidi"/>
          <w:bCs w:val="0"/>
          <w:i w:val="0"/>
          <w:iCs w:val="0"/>
          <w:kern w:val="2"/>
          <w:sz w:val="24"/>
          <w:lang w:eastAsia="it-IT"/>
          <w14:ligatures w14:val="standardContextual"/>
        </w:rPr>
      </w:pPr>
      <w:ins w:id="1547" w:author="Visone Rossana (GSE)" w:date="2025-10-14T09:41:00Z" w16du:dateUtc="2025-10-14T07:41:00Z">
        <w:del w:id="1548" w:author="Visone Rossana (GSE)" w:date="2025-10-27T12:57:00Z" w16du:dateUtc="2025-10-27T11:57:00Z">
          <w:r w:rsidRPr="00C952FD" w:rsidDel="00C952FD">
            <w:rPr>
              <w:rStyle w:val="Collegamentoipertestuale"/>
            </w:rPr>
            <w:delText>7.1.4 - FASE 2 - invio dell’istanza a prenotazione</w:delText>
          </w:r>
          <w:r w:rsidDel="00C952FD">
            <w:rPr>
              <w:webHidden/>
            </w:rPr>
            <w:tab/>
          </w:r>
        </w:del>
      </w:ins>
      <w:ins w:id="1549" w:author="Visone Rossana (GSE)" w:date="2025-10-24T11:45:00Z" w16du:dateUtc="2025-10-24T09:45:00Z">
        <w:del w:id="1550" w:author="Visone Rossana (GSE)" w:date="2025-10-27T12:57:00Z" w16du:dateUtc="2025-10-27T11:57:00Z">
          <w:r w:rsidR="005759E9" w:rsidDel="00C952FD">
            <w:rPr>
              <w:webHidden/>
            </w:rPr>
            <w:delText>48</w:delText>
          </w:r>
        </w:del>
      </w:ins>
      <w:ins w:id="1551" w:author="Visone Rossana (GSE)" w:date="2025-10-14T09:41:00Z" w16du:dateUtc="2025-10-14T07:41:00Z">
        <w:del w:id="1552" w:author="Visone Rossana (GSE)" w:date="2025-10-27T12:57:00Z" w16du:dateUtc="2025-10-27T11:57:00Z">
          <w:r w:rsidDel="00C952FD">
            <w:rPr>
              <w:webHidden/>
            </w:rPr>
            <w:delText>45</w:delText>
          </w:r>
        </w:del>
      </w:ins>
    </w:p>
    <w:p w14:paraId="2323136F" w14:textId="2C7F7899" w:rsidR="00B3310D" w:rsidDel="00C952FD" w:rsidRDefault="00B3310D">
      <w:pPr>
        <w:pStyle w:val="Sommario3"/>
        <w:rPr>
          <w:ins w:id="1553" w:author="Visone Rossana (GSE)" w:date="2025-10-14T09:41:00Z" w16du:dateUtc="2025-10-14T07:41:00Z"/>
          <w:del w:id="1554" w:author="Visone Rossana (GSE)" w:date="2025-10-27T12:57:00Z" w16du:dateUtc="2025-10-27T11:57:00Z"/>
          <w:rFonts w:eastAsiaTheme="minorEastAsia" w:cstheme="minorBidi"/>
          <w:bCs w:val="0"/>
          <w:i w:val="0"/>
          <w:iCs w:val="0"/>
          <w:kern w:val="2"/>
          <w:sz w:val="24"/>
          <w:lang w:eastAsia="it-IT"/>
          <w14:ligatures w14:val="standardContextual"/>
        </w:rPr>
      </w:pPr>
      <w:ins w:id="1555" w:author="Visone Rossana (GSE)" w:date="2025-10-14T09:41:00Z" w16du:dateUtc="2025-10-14T07:41:00Z">
        <w:del w:id="1556" w:author="Visone Rossana (GSE)" w:date="2025-10-27T12:57:00Z" w16du:dateUtc="2025-10-27T11:57:00Z">
          <w:r w:rsidRPr="00C952FD" w:rsidDel="00C952FD">
            <w:rPr>
              <w:rStyle w:val="Collegamentoipertestuale"/>
            </w:rPr>
            <w:delText>7.1.5 - FASE 3 - istruttoria e perfezionamento delle condizioni contrattuali</w:delText>
          </w:r>
          <w:r w:rsidDel="00C952FD">
            <w:rPr>
              <w:webHidden/>
            </w:rPr>
            <w:tab/>
          </w:r>
        </w:del>
      </w:ins>
      <w:ins w:id="1557" w:author="Visone Rossana (GSE)" w:date="2025-10-24T11:45:00Z" w16du:dateUtc="2025-10-24T09:45:00Z">
        <w:del w:id="1558" w:author="Visone Rossana (GSE)" w:date="2025-10-27T12:57:00Z" w16du:dateUtc="2025-10-27T11:57:00Z">
          <w:r w:rsidR="005759E9" w:rsidDel="00C952FD">
            <w:rPr>
              <w:webHidden/>
            </w:rPr>
            <w:delText>49</w:delText>
          </w:r>
        </w:del>
      </w:ins>
      <w:ins w:id="1559" w:author="Visone Rossana (GSE)" w:date="2025-10-14T09:41:00Z" w16du:dateUtc="2025-10-14T07:41:00Z">
        <w:del w:id="1560" w:author="Visone Rossana (GSE)" w:date="2025-10-27T12:57:00Z" w16du:dateUtc="2025-10-27T11:57:00Z">
          <w:r w:rsidDel="00C952FD">
            <w:rPr>
              <w:webHidden/>
            </w:rPr>
            <w:delText>45</w:delText>
          </w:r>
        </w:del>
      </w:ins>
    </w:p>
    <w:p w14:paraId="13AD4831" w14:textId="3D8FCB50" w:rsidR="00B3310D" w:rsidDel="00C952FD" w:rsidRDefault="00B3310D">
      <w:pPr>
        <w:pStyle w:val="Sommario3"/>
        <w:rPr>
          <w:ins w:id="1561" w:author="Visone Rossana (GSE)" w:date="2025-10-14T09:41:00Z" w16du:dateUtc="2025-10-14T07:41:00Z"/>
          <w:del w:id="1562" w:author="Visone Rossana (GSE)" w:date="2025-10-27T12:57:00Z" w16du:dateUtc="2025-10-27T11:57:00Z"/>
          <w:rFonts w:eastAsiaTheme="minorEastAsia" w:cstheme="minorBidi"/>
          <w:bCs w:val="0"/>
          <w:i w:val="0"/>
          <w:iCs w:val="0"/>
          <w:kern w:val="2"/>
          <w:sz w:val="24"/>
          <w:lang w:eastAsia="it-IT"/>
          <w14:ligatures w14:val="standardContextual"/>
        </w:rPr>
      </w:pPr>
      <w:ins w:id="1563" w:author="Visone Rossana (GSE)" w:date="2025-10-14T09:41:00Z" w16du:dateUtc="2025-10-14T07:41:00Z">
        <w:del w:id="1564" w:author="Visone Rossana (GSE)" w:date="2025-10-27T12:57:00Z" w16du:dateUtc="2025-10-27T11:57:00Z">
          <w:r w:rsidRPr="00C952FD" w:rsidDel="00C952FD">
            <w:rPr>
              <w:rStyle w:val="Collegamentoipertestuale"/>
            </w:rPr>
            <w:delText>7.1.6  FASE 4 - adempimenti in fase di avvio lavori</w:delText>
          </w:r>
          <w:r w:rsidDel="00C952FD">
            <w:rPr>
              <w:webHidden/>
            </w:rPr>
            <w:tab/>
          </w:r>
        </w:del>
      </w:ins>
      <w:ins w:id="1565" w:author="Visone Rossana (GSE)" w:date="2025-10-24T11:45:00Z" w16du:dateUtc="2025-10-24T09:45:00Z">
        <w:del w:id="1566" w:author="Visone Rossana (GSE)" w:date="2025-10-27T12:57:00Z" w16du:dateUtc="2025-10-27T11:57:00Z">
          <w:r w:rsidR="005759E9" w:rsidDel="00C952FD">
            <w:rPr>
              <w:webHidden/>
            </w:rPr>
            <w:delText>49</w:delText>
          </w:r>
        </w:del>
      </w:ins>
      <w:ins w:id="1567" w:author="Visone Rossana (GSE)" w:date="2025-10-14T09:41:00Z" w16du:dateUtc="2025-10-14T07:41:00Z">
        <w:del w:id="1568" w:author="Visone Rossana (GSE)" w:date="2025-10-27T12:57:00Z" w16du:dateUtc="2025-10-27T11:57:00Z">
          <w:r w:rsidDel="00C952FD">
            <w:rPr>
              <w:webHidden/>
            </w:rPr>
            <w:delText>46</w:delText>
          </w:r>
        </w:del>
      </w:ins>
    </w:p>
    <w:p w14:paraId="79B7427C" w14:textId="196FF43B" w:rsidR="00B3310D" w:rsidDel="00C952FD" w:rsidRDefault="00B3310D">
      <w:pPr>
        <w:pStyle w:val="Sommario3"/>
        <w:rPr>
          <w:ins w:id="1569" w:author="Visone Rossana (GSE)" w:date="2025-10-14T09:41:00Z" w16du:dateUtc="2025-10-14T07:41:00Z"/>
          <w:del w:id="1570" w:author="Visone Rossana (GSE)" w:date="2025-10-27T12:57:00Z" w16du:dateUtc="2025-10-27T11:57:00Z"/>
          <w:rFonts w:eastAsiaTheme="minorEastAsia" w:cstheme="minorBidi"/>
          <w:bCs w:val="0"/>
          <w:i w:val="0"/>
          <w:iCs w:val="0"/>
          <w:kern w:val="2"/>
          <w:sz w:val="24"/>
          <w:lang w:eastAsia="it-IT"/>
          <w14:ligatures w14:val="standardContextual"/>
        </w:rPr>
      </w:pPr>
      <w:ins w:id="1571" w:author="Visone Rossana (GSE)" w:date="2025-10-14T09:41:00Z" w16du:dateUtc="2025-10-14T07:41:00Z">
        <w:del w:id="1572" w:author="Visone Rossana (GSE)" w:date="2025-10-27T12:57:00Z" w16du:dateUtc="2025-10-27T11:57:00Z">
          <w:r w:rsidRPr="00C952FD" w:rsidDel="00C952FD">
            <w:rPr>
              <w:rStyle w:val="Collegamentoipertestuale"/>
            </w:rPr>
            <w:delText>7.1.7 - FASE 5 - Erogazione degli incentivi: acconto e rata intermedia</w:delText>
          </w:r>
          <w:r w:rsidDel="00C952FD">
            <w:rPr>
              <w:webHidden/>
            </w:rPr>
            <w:tab/>
          </w:r>
        </w:del>
      </w:ins>
      <w:ins w:id="1573" w:author="Visone Rossana (GSE)" w:date="2025-10-24T11:45:00Z" w16du:dateUtc="2025-10-24T09:45:00Z">
        <w:del w:id="1574" w:author="Visone Rossana (GSE)" w:date="2025-10-27T12:57:00Z" w16du:dateUtc="2025-10-27T11:57:00Z">
          <w:r w:rsidR="005759E9" w:rsidDel="00C952FD">
            <w:rPr>
              <w:webHidden/>
            </w:rPr>
            <w:delText>50</w:delText>
          </w:r>
        </w:del>
      </w:ins>
      <w:ins w:id="1575" w:author="Visone Rossana (GSE)" w:date="2025-10-14T09:41:00Z" w16du:dateUtc="2025-10-14T07:41:00Z">
        <w:del w:id="1576" w:author="Visone Rossana (GSE)" w:date="2025-10-27T12:57:00Z" w16du:dateUtc="2025-10-27T11:57:00Z">
          <w:r w:rsidDel="00C952FD">
            <w:rPr>
              <w:webHidden/>
            </w:rPr>
            <w:delText>47</w:delText>
          </w:r>
        </w:del>
      </w:ins>
    </w:p>
    <w:p w14:paraId="067E8237" w14:textId="5F160174" w:rsidR="00B3310D" w:rsidDel="00C952FD" w:rsidRDefault="00B3310D">
      <w:pPr>
        <w:pStyle w:val="Sommario3"/>
        <w:rPr>
          <w:ins w:id="1577" w:author="Visone Rossana (GSE)" w:date="2025-10-14T09:41:00Z" w16du:dateUtc="2025-10-14T07:41:00Z"/>
          <w:del w:id="1578" w:author="Visone Rossana (GSE)" w:date="2025-10-27T12:57:00Z" w16du:dateUtc="2025-10-27T11:57:00Z"/>
          <w:rFonts w:eastAsiaTheme="minorEastAsia" w:cstheme="minorBidi"/>
          <w:bCs w:val="0"/>
          <w:i w:val="0"/>
          <w:iCs w:val="0"/>
          <w:kern w:val="2"/>
          <w:sz w:val="24"/>
          <w:lang w:eastAsia="it-IT"/>
          <w14:ligatures w14:val="standardContextual"/>
        </w:rPr>
      </w:pPr>
      <w:ins w:id="1579" w:author="Visone Rossana (GSE)" w:date="2025-10-14T09:41:00Z" w16du:dateUtc="2025-10-14T07:41:00Z">
        <w:del w:id="1580" w:author="Visone Rossana (GSE)" w:date="2025-10-27T12:57:00Z" w16du:dateUtc="2025-10-27T11:57:00Z">
          <w:r w:rsidRPr="00C952FD" w:rsidDel="00C952FD">
            <w:rPr>
              <w:rStyle w:val="Collegamentoipertestuale"/>
            </w:rPr>
            <w:delText>7.1.8 - FASE 5 - adempimenti in fase di conclusione dei lavori</w:delText>
          </w:r>
          <w:r w:rsidDel="00C952FD">
            <w:rPr>
              <w:webHidden/>
            </w:rPr>
            <w:tab/>
          </w:r>
        </w:del>
      </w:ins>
      <w:ins w:id="1581" w:author="Visone Rossana (GSE)" w:date="2025-10-24T11:45:00Z" w16du:dateUtc="2025-10-24T09:45:00Z">
        <w:del w:id="1582" w:author="Visone Rossana (GSE)" w:date="2025-10-27T12:57:00Z" w16du:dateUtc="2025-10-27T11:57:00Z">
          <w:r w:rsidR="005759E9" w:rsidDel="00C952FD">
            <w:rPr>
              <w:webHidden/>
            </w:rPr>
            <w:delText>52</w:delText>
          </w:r>
        </w:del>
      </w:ins>
      <w:ins w:id="1583" w:author="Visone Rossana (GSE)" w:date="2025-10-14T09:41:00Z" w16du:dateUtc="2025-10-14T07:41:00Z">
        <w:del w:id="1584" w:author="Visone Rossana (GSE)" w:date="2025-10-27T12:57:00Z" w16du:dateUtc="2025-10-27T11:57:00Z">
          <w:r w:rsidDel="00C952FD">
            <w:rPr>
              <w:webHidden/>
            </w:rPr>
            <w:delText>48</w:delText>
          </w:r>
        </w:del>
      </w:ins>
    </w:p>
    <w:p w14:paraId="3E563280" w14:textId="1B99F4BD" w:rsidR="00B3310D" w:rsidDel="00C952FD" w:rsidRDefault="00B3310D">
      <w:pPr>
        <w:pStyle w:val="Sommario3"/>
        <w:rPr>
          <w:ins w:id="1585" w:author="Visone Rossana (GSE)" w:date="2025-10-14T09:41:00Z" w16du:dateUtc="2025-10-14T07:41:00Z"/>
          <w:del w:id="1586" w:author="Visone Rossana (GSE)" w:date="2025-10-27T12:57:00Z" w16du:dateUtc="2025-10-27T11:57:00Z"/>
          <w:rFonts w:eastAsiaTheme="minorEastAsia" w:cstheme="minorBidi"/>
          <w:bCs w:val="0"/>
          <w:i w:val="0"/>
          <w:iCs w:val="0"/>
          <w:kern w:val="2"/>
          <w:sz w:val="24"/>
          <w:lang w:eastAsia="it-IT"/>
          <w14:ligatures w14:val="standardContextual"/>
        </w:rPr>
      </w:pPr>
      <w:ins w:id="1587" w:author="Visone Rossana (GSE)" w:date="2025-10-14T09:41:00Z" w16du:dateUtc="2025-10-14T07:41:00Z">
        <w:del w:id="1588" w:author="Visone Rossana (GSE)" w:date="2025-10-27T12:57:00Z" w16du:dateUtc="2025-10-27T11:57:00Z">
          <w:r w:rsidRPr="00C952FD" w:rsidDel="00C952FD">
            <w:rPr>
              <w:rStyle w:val="Collegamentoipertestuale"/>
            </w:rPr>
            <w:delText>7.1.9 - FASE 5 - adempimenti conclusivi - richiesta di accesso diretto per erogazione saldo</w:delText>
          </w:r>
          <w:r w:rsidDel="00C952FD">
            <w:rPr>
              <w:webHidden/>
            </w:rPr>
            <w:tab/>
          </w:r>
        </w:del>
      </w:ins>
      <w:ins w:id="1589" w:author="Visone Rossana (GSE)" w:date="2025-10-24T11:45:00Z" w16du:dateUtc="2025-10-24T09:45:00Z">
        <w:del w:id="1590" w:author="Visone Rossana (GSE)" w:date="2025-10-27T12:57:00Z" w16du:dateUtc="2025-10-27T11:57:00Z">
          <w:r w:rsidR="005759E9" w:rsidDel="00C952FD">
            <w:rPr>
              <w:webHidden/>
            </w:rPr>
            <w:delText>52</w:delText>
          </w:r>
        </w:del>
      </w:ins>
      <w:ins w:id="1591" w:author="Visone Rossana (GSE)" w:date="2025-10-14T09:41:00Z" w16du:dateUtc="2025-10-14T07:41:00Z">
        <w:del w:id="1592" w:author="Visone Rossana (GSE)" w:date="2025-10-27T12:57:00Z" w16du:dateUtc="2025-10-27T11:57:00Z">
          <w:r w:rsidDel="00C952FD">
            <w:rPr>
              <w:webHidden/>
            </w:rPr>
            <w:delText>48</w:delText>
          </w:r>
        </w:del>
      </w:ins>
    </w:p>
    <w:p w14:paraId="0BDC2D06" w14:textId="44123AE4" w:rsidR="00B3310D" w:rsidDel="00C952FD" w:rsidRDefault="00B3310D">
      <w:pPr>
        <w:pStyle w:val="Sommario3"/>
        <w:rPr>
          <w:ins w:id="1593" w:author="Visone Rossana (GSE)" w:date="2025-10-14T09:41:00Z" w16du:dateUtc="2025-10-14T07:41:00Z"/>
          <w:del w:id="1594" w:author="Visone Rossana (GSE)" w:date="2025-10-27T12:57:00Z" w16du:dateUtc="2025-10-27T11:57:00Z"/>
          <w:rFonts w:eastAsiaTheme="minorEastAsia" w:cstheme="minorBidi"/>
          <w:bCs w:val="0"/>
          <w:i w:val="0"/>
          <w:iCs w:val="0"/>
          <w:kern w:val="2"/>
          <w:sz w:val="24"/>
          <w:lang w:eastAsia="it-IT"/>
          <w14:ligatures w14:val="standardContextual"/>
        </w:rPr>
      </w:pPr>
      <w:ins w:id="1595" w:author="Visone Rossana (GSE)" w:date="2025-10-14T09:41:00Z" w16du:dateUtc="2025-10-14T07:41:00Z">
        <w:del w:id="1596" w:author="Visone Rossana (GSE)" w:date="2025-10-27T12:57:00Z" w16du:dateUtc="2025-10-27T11:57:00Z">
          <w:r w:rsidRPr="00C952FD" w:rsidDel="00C952FD">
            <w:rPr>
              <w:rStyle w:val="Collegamentoipertestuale"/>
            </w:rPr>
            <w:delText>7.1.10 -Decadenza dalla prenotazione</w:delText>
          </w:r>
          <w:r w:rsidDel="00C952FD">
            <w:rPr>
              <w:webHidden/>
            </w:rPr>
            <w:tab/>
          </w:r>
        </w:del>
      </w:ins>
      <w:ins w:id="1597" w:author="Visone Rossana (GSE)" w:date="2025-10-24T11:45:00Z" w16du:dateUtc="2025-10-24T09:45:00Z">
        <w:del w:id="1598" w:author="Visone Rossana (GSE)" w:date="2025-10-27T12:57:00Z" w16du:dateUtc="2025-10-27T11:57:00Z">
          <w:r w:rsidR="005759E9" w:rsidDel="00C952FD">
            <w:rPr>
              <w:webHidden/>
            </w:rPr>
            <w:delText>52</w:delText>
          </w:r>
        </w:del>
      </w:ins>
      <w:ins w:id="1599" w:author="Visone Rossana (GSE)" w:date="2025-10-14T09:41:00Z" w16du:dateUtc="2025-10-14T07:41:00Z">
        <w:del w:id="1600" w:author="Visone Rossana (GSE)" w:date="2025-10-27T12:57:00Z" w16du:dateUtc="2025-10-27T11:57:00Z">
          <w:r w:rsidDel="00C952FD">
            <w:rPr>
              <w:webHidden/>
            </w:rPr>
            <w:delText>49</w:delText>
          </w:r>
        </w:del>
      </w:ins>
    </w:p>
    <w:p w14:paraId="18B7EE76" w14:textId="6105E78E" w:rsidR="00B3310D" w:rsidDel="00C952FD" w:rsidRDefault="00B3310D">
      <w:pPr>
        <w:pStyle w:val="Sommario1"/>
        <w:rPr>
          <w:ins w:id="1601" w:author="Visone Rossana (GSE)" w:date="2025-10-14T09:41:00Z" w16du:dateUtc="2025-10-14T07:41:00Z"/>
          <w:del w:id="1602"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603" w:author="Visone Rossana (GSE)" w:date="2025-10-14T09:41:00Z" w16du:dateUtc="2025-10-14T07:41:00Z">
        <w:del w:id="1604" w:author="Visone Rossana (GSE)" w:date="2025-10-27T12:57:00Z" w16du:dateUtc="2025-10-27T11:57:00Z">
          <w:r w:rsidRPr="00C952FD" w:rsidDel="00C952FD">
            <w:rPr>
              <w:rStyle w:val="Collegamentoipertestuale"/>
            </w:rPr>
            <w:delText>8</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REQUISITI PER L’ACCESSO AGLI INCENTIVI E IL MANTENIMENTO DEI REQUISITI</w:delText>
          </w:r>
          <w:r w:rsidDel="00C952FD">
            <w:rPr>
              <w:webHidden/>
            </w:rPr>
            <w:tab/>
          </w:r>
        </w:del>
      </w:ins>
      <w:ins w:id="1605" w:author="Visone Rossana (GSE)" w:date="2025-10-24T11:45:00Z" w16du:dateUtc="2025-10-24T09:45:00Z">
        <w:del w:id="1606" w:author="Visone Rossana (GSE)" w:date="2025-10-27T12:57:00Z" w16du:dateUtc="2025-10-27T11:57:00Z">
          <w:r w:rsidR="005759E9" w:rsidDel="00C952FD">
            <w:rPr>
              <w:webHidden/>
            </w:rPr>
            <w:delText>53</w:delText>
          </w:r>
        </w:del>
      </w:ins>
      <w:ins w:id="1607" w:author="Visone Rossana (GSE)" w:date="2025-10-14T09:41:00Z" w16du:dateUtc="2025-10-14T07:41:00Z">
        <w:del w:id="1608" w:author="Visone Rossana (GSE)" w:date="2025-10-27T12:57:00Z" w16du:dateUtc="2025-10-27T11:57:00Z">
          <w:r w:rsidDel="00C952FD">
            <w:rPr>
              <w:webHidden/>
            </w:rPr>
            <w:delText>49</w:delText>
          </w:r>
        </w:del>
      </w:ins>
    </w:p>
    <w:p w14:paraId="6343EFF2" w14:textId="2BB11072" w:rsidR="00B3310D" w:rsidDel="00C952FD" w:rsidRDefault="00B3310D">
      <w:pPr>
        <w:pStyle w:val="Sommario1"/>
        <w:rPr>
          <w:ins w:id="1609" w:author="Visone Rossana (GSE)" w:date="2025-10-14T09:41:00Z" w16du:dateUtc="2025-10-14T07:41:00Z"/>
          <w:del w:id="161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611" w:author="Visone Rossana (GSE)" w:date="2025-10-14T09:41:00Z" w16du:dateUtc="2025-10-14T07:41:00Z">
        <w:del w:id="1612" w:author="Visone Rossana (GSE)" w:date="2025-10-27T12:57:00Z" w16du:dateUtc="2025-10-27T11:57:00Z">
          <w:r w:rsidRPr="00C952FD" w:rsidDel="00C952FD">
            <w:rPr>
              <w:rStyle w:val="Collegamentoipertestuale"/>
            </w:rPr>
            <w:delText>9</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INTERVENTI INCENTIVABILI</w:delText>
          </w:r>
          <w:r w:rsidDel="00C952FD">
            <w:rPr>
              <w:webHidden/>
            </w:rPr>
            <w:tab/>
          </w:r>
        </w:del>
      </w:ins>
      <w:ins w:id="1613" w:author="Visone Rossana (GSE)" w:date="2025-10-24T11:45:00Z" w16du:dateUtc="2025-10-24T09:45:00Z">
        <w:del w:id="1614" w:author="Visone Rossana (GSE)" w:date="2025-10-27T12:57:00Z" w16du:dateUtc="2025-10-27T11:57:00Z">
          <w:r w:rsidR="005759E9" w:rsidDel="00C952FD">
            <w:rPr>
              <w:webHidden/>
            </w:rPr>
            <w:delText>55</w:delText>
          </w:r>
        </w:del>
      </w:ins>
      <w:ins w:id="1615" w:author="Visone Rossana (GSE)" w:date="2025-10-14T09:41:00Z" w16du:dateUtc="2025-10-14T07:41:00Z">
        <w:del w:id="1616" w:author="Visone Rossana (GSE)" w:date="2025-10-27T12:57:00Z" w16du:dateUtc="2025-10-27T11:57:00Z">
          <w:r w:rsidDel="00C952FD">
            <w:rPr>
              <w:webHidden/>
            </w:rPr>
            <w:delText>51</w:delText>
          </w:r>
        </w:del>
      </w:ins>
    </w:p>
    <w:p w14:paraId="4058F0E7" w14:textId="12947365" w:rsidR="00B3310D" w:rsidDel="00C952FD" w:rsidRDefault="00B3310D">
      <w:pPr>
        <w:pStyle w:val="Sommario3"/>
        <w:rPr>
          <w:ins w:id="1617" w:author="Visone Rossana (GSE)" w:date="2025-10-14T09:41:00Z" w16du:dateUtc="2025-10-14T07:41:00Z"/>
          <w:del w:id="1618" w:author="Visone Rossana (GSE)" w:date="2025-10-27T12:57:00Z" w16du:dateUtc="2025-10-27T11:57:00Z"/>
          <w:rFonts w:eastAsiaTheme="minorEastAsia" w:cstheme="minorBidi"/>
          <w:bCs w:val="0"/>
          <w:i w:val="0"/>
          <w:iCs w:val="0"/>
          <w:kern w:val="2"/>
          <w:sz w:val="24"/>
          <w:lang w:eastAsia="it-IT"/>
          <w14:ligatures w14:val="standardContextual"/>
        </w:rPr>
      </w:pPr>
      <w:ins w:id="1619" w:author="Visone Rossana (GSE)" w:date="2025-10-14T09:41:00Z" w16du:dateUtc="2025-10-14T07:41:00Z">
        <w:del w:id="1620" w:author="Visone Rossana (GSE)" w:date="2025-10-27T12:57:00Z" w16du:dateUtc="2025-10-27T11:57:00Z">
          <w:r w:rsidRPr="00C952FD" w:rsidDel="00C952FD">
            <w:rPr>
              <w:rStyle w:val="Collegamentoipertestuale"/>
              <w:rFonts w:cs="Calibri"/>
            </w:rPr>
            <w:delText>9.1</w:delText>
          </w:r>
          <w:r w:rsidRPr="00714B4B" w:rsidDel="00C952FD">
            <w:rPr>
              <w:rFonts w:cstheme="minorBidi"/>
              <w:b/>
              <w:bCs w:val="0"/>
              <w:i w:val="0"/>
              <w:iCs w:val="0"/>
              <w:kern w:val="2"/>
              <w:lang w:eastAsia="it-IT"/>
              <w14:ligatures w14:val="standardContextual"/>
            </w:rPr>
            <w:tab/>
          </w:r>
          <w:r w:rsidRPr="00C952FD" w:rsidDel="00C952FD">
            <w:rPr>
              <w:rStyle w:val="Collegamentoipertestuale"/>
              <w:b/>
              <w:bCs w:val="0"/>
            </w:rPr>
            <w:delText>Isolamento termico di superfici opache delimitanti il volume climatizzato (intervento II.A - art. 5, comma 1, lettera a)</w:delText>
          </w:r>
          <w:r w:rsidDel="00C952FD">
            <w:rPr>
              <w:webHidden/>
            </w:rPr>
            <w:tab/>
          </w:r>
        </w:del>
      </w:ins>
      <w:ins w:id="1621" w:author="Visone Rossana (GSE)" w:date="2025-10-24T11:45:00Z" w16du:dateUtc="2025-10-24T09:45:00Z">
        <w:del w:id="1622" w:author="Visone Rossana (GSE)" w:date="2025-10-27T12:57:00Z" w16du:dateUtc="2025-10-27T11:57:00Z">
          <w:r w:rsidR="005759E9" w:rsidDel="00C952FD">
            <w:rPr>
              <w:webHidden/>
            </w:rPr>
            <w:delText>55</w:delText>
          </w:r>
        </w:del>
      </w:ins>
      <w:ins w:id="1623" w:author="Visone Rossana (GSE)" w:date="2025-10-14T09:41:00Z" w16du:dateUtc="2025-10-14T07:41:00Z">
        <w:del w:id="1624" w:author="Visone Rossana (GSE)" w:date="2025-10-27T12:57:00Z" w16du:dateUtc="2025-10-27T11:57:00Z">
          <w:r w:rsidDel="00C952FD">
            <w:rPr>
              <w:webHidden/>
            </w:rPr>
            <w:delText>52</w:delText>
          </w:r>
        </w:del>
      </w:ins>
    </w:p>
    <w:p w14:paraId="2F1EAD87" w14:textId="09F8FB7B" w:rsidR="00B3310D" w:rsidDel="00C952FD" w:rsidRDefault="00B3310D">
      <w:pPr>
        <w:pStyle w:val="Sommario3"/>
        <w:rPr>
          <w:ins w:id="1625" w:author="Visone Rossana (GSE)" w:date="2025-10-14T09:41:00Z" w16du:dateUtc="2025-10-14T07:41:00Z"/>
          <w:del w:id="1626" w:author="Visone Rossana (GSE)" w:date="2025-10-27T12:57:00Z" w16du:dateUtc="2025-10-27T11:57:00Z"/>
          <w:rFonts w:eastAsiaTheme="minorEastAsia" w:cstheme="minorBidi"/>
          <w:bCs w:val="0"/>
          <w:i w:val="0"/>
          <w:iCs w:val="0"/>
          <w:kern w:val="2"/>
          <w:sz w:val="24"/>
          <w:lang w:eastAsia="it-IT"/>
          <w14:ligatures w14:val="standardContextual"/>
        </w:rPr>
      </w:pPr>
      <w:ins w:id="1627" w:author="Visone Rossana (GSE)" w:date="2025-10-14T09:41:00Z" w16du:dateUtc="2025-10-14T07:41:00Z">
        <w:del w:id="1628" w:author="Visone Rossana (GSE)" w:date="2025-10-27T12:57:00Z" w16du:dateUtc="2025-10-27T11:57:00Z">
          <w:r w:rsidRPr="00C952FD" w:rsidDel="00C952FD">
            <w:rPr>
              <w:rStyle w:val="Collegamentoipertestuale"/>
            </w:rPr>
            <w:delText>9.1.1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Soggetti che possono richiedere l’incentivo</w:delText>
          </w:r>
          <w:r w:rsidDel="00C952FD">
            <w:rPr>
              <w:webHidden/>
            </w:rPr>
            <w:tab/>
          </w:r>
        </w:del>
      </w:ins>
      <w:ins w:id="1629" w:author="Visone Rossana (GSE)" w:date="2025-10-24T11:45:00Z" w16du:dateUtc="2025-10-24T09:45:00Z">
        <w:del w:id="1630" w:author="Visone Rossana (GSE)" w:date="2025-10-27T12:57:00Z" w16du:dateUtc="2025-10-27T11:57:00Z">
          <w:r w:rsidR="005759E9" w:rsidDel="00C952FD">
            <w:rPr>
              <w:webHidden/>
            </w:rPr>
            <w:delText>55</w:delText>
          </w:r>
        </w:del>
      </w:ins>
      <w:ins w:id="1631" w:author="Visone Rossana (GSE)" w:date="2025-10-14T09:41:00Z" w16du:dateUtc="2025-10-14T07:41:00Z">
        <w:del w:id="1632" w:author="Visone Rossana (GSE)" w:date="2025-10-27T12:57:00Z" w16du:dateUtc="2025-10-27T11:57:00Z">
          <w:r w:rsidDel="00C952FD">
            <w:rPr>
              <w:webHidden/>
            </w:rPr>
            <w:delText>52</w:delText>
          </w:r>
        </w:del>
      </w:ins>
    </w:p>
    <w:p w14:paraId="46F3E531" w14:textId="52538A2B" w:rsidR="00B3310D" w:rsidDel="00C952FD" w:rsidRDefault="00B3310D">
      <w:pPr>
        <w:pStyle w:val="Sommario3"/>
        <w:rPr>
          <w:ins w:id="1633" w:author="Visone Rossana (GSE)" w:date="2025-10-14T09:41:00Z" w16du:dateUtc="2025-10-14T07:41:00Z"/>
          <w:del w:id="1634" w:author="Visone Rossana (GSE)" w:date="2025-10-27T12:57:00Z" w16du:dateUtc="2025-10-27T11:57:00Z"/>
          <w:rFonts w:eastAsiaTheme="minorEastAsia" w:cstheme="minorBidi"/>
          <w:bCs w:val="0"/>
          <w:i w:val="0"/>
          <w:iCs w:val="0"/>
          <w:kern w:val="2"/>
          <w:sz w:val="24"/>
          <w:lang w:eastAsia="it-IT"/>
          <w14:ligatures w14:val="standardContextual"/>
        </w:rPr>
      </w:pPr>
      <w:ins w:id="1635" w:author="Visone Rossana (GSE)" w:date="2025-10-14T09:41:00Z" w16du:dateUtc="2025-10-14T07:41:00Z">
        <w:del w:id="1636" w:author="Visone Rossana (GSE)" w:date="2025-10-27T12:57:00Z" w16du:dateUtc="2025-10-27T11:57:00Z">
          <w:r w:rsidRPr="00C952FD" w:rsidDel="00C952FD">
            <w:rPr>
              <w:rStyle w:val="Collegamentoipertestuale"/>
            </w:rPr>
            <w:delText>9.1.2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tecnici per l’accesso all’incentivo (Allegato II del Decreto)</w:delText>
          </w:r>
          <w:r w:rsidDel="00C952FD">
            <w:rPr>
              <w:webHidden/>
            </w:rPr>
            <w:tab/>
          </w:r>
        </w:del>
      </w:ins>
      <w:ins w:id="1637" w:author="Visone Rossana (GSE)" w:date="2025-10-24T11:45:00Z" w16du:dateUtc="2025-10-24T09:45:00Z">
        <w:del w:id="1638" w:author="Visone Rossana (GSE)" w:date="2025-10-27T12:57:00Z" w16du:dateUtc="2025-10-27T11:57:00Z">
          <w:r w:rsidR="005759E9" w:rsidDel="00C952FD">
            <w:rPr>
              <w:webHidden/>
            </w:rPr>
            <w:delText>55</w:delText>
          </w:r>
        </w:del>
      </w:ins>
      <w:ins w:id="1639" w:author="Visone Rossana (GSE)" w:date="2025-10-14T09:41:00Z" w16du:dateUtc="2025-10-14T07:41:00Z">
        <w:del w:id="1640" w:author="Visone Rossana (GSE)" w:date="2025-10-27T12:57:00Z" w16du:dateUtc="2025-10-27T11:57:00Z">
          <w:r w:rsidDel="00C952FD">
            <w:rPr>
              <w:webHidden/>
            </w:rPr>
            <w:delText>52</w:delText>
          </w:r>
        </w:del>
      </w:ins>
    </w:p>
    <w:p w14:paraId="15AC57C7" w14:textId="2E1073A3" w:rsidR="00B3310D" w:rsidDel="00C952FD" w:rsidRDefault="00B3310D">
      <w:pPr>
        <w:pStyle w:val="Sommario3"/>
        <w:rPr>
          <w:ins w:id="1641" w:author="Visone Rossana (GSE)" w:date="2025-10-14T09:41:00Z" w16du:dateUtc="2025-10-14T07:41:00Z"/>
          <w:del w:id="1642" w:author="Visone Rossana (GSE)" w:date="2025-10-27T12:57:00Z" w16du:dateUtc="2025-10-27T11:57:00Z"/>
          <w:rFonts w:eastAsiaTheme="minorEastAsia" w:cstheme="minorBidi"/>
          <w:bCs w:val="0"/>
          <w:i w:val="0"/>
          <w:iCs w:val="0"/>
          <w:kern w:val="2"/>
          <w:sz w:val="24"/>
          <w:lang w:eastAsia="it-IT"/>
          <w14:ligatures w14:val="standardContextual"/>
        </w:rPr>
      </w:pPr>
      <w:ins w:id="1643" w:author="Visone Rossana (GSE)" w:date="2025-10-14T09:41:00Z" w16du:dateUtc="2025-10-14T07:41:00Z">
        <w:del w:id="1644" w:author="Visone Rossana (GSE)" w:date="2025-10-27T12:57:00Z" w16du:dateUtc="2025-10-27T11:57:00Z">
          <w:r w:rsidRPr="00C952FD" w:rsidDel="00C952FD">
            <w:rPr>
              <w:rStyle w:val="Collegamentoipertestuale"/>
            </w:rPr>
            <w:delText>9.1.3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Spese ammissibili ai fini del calcolo dell’incentivazione (art. 6- comma 1)</w:delText>
          </w:r>
          <w:r w:rsidDel="00C952FD">
            <w:rPr>
              <w:webHidden/>
            </w:rPr>
            <w:tab/>
          </w:r>
        </w:del>
      </w:ins>
      <w:ins w:id="1645" w:author="Visone Rossana (GSE)" w:date="2025-10-24T11:45:00Z" w16du:dateUtc="2025-10-24T09:45:00Z">
        <w:del w:id="1646" w:author="Visone Rossana (GSE)" w:date="2025-10-27T12:57:00Z" w16du:dateUtc="2025-10-27T11:57:00Z">
          <w:r w:rsidR="005759E9" w:rsidDel="00C952FD">
            <w:rPr>
              <w:webHidden/>
            </w:rPr>
            <w:delText>57</w:delText>
          </w:r>
        </w:del>
      </w:ins>
      <w:ins w:id="1647" w:author="Visone Rossana (GSE)" w:date="2025-10-14T09:41:00Z" w16du:dateUtc="2025-10-14T07:41:00Z">
        <w:del w:id="1648" w:author="Visone Rossana (GSE)" w:date="2025-10-27T12:57:00Z" w16du:dateUtc="2025-10-27T11:57:00Z">
          <w:r w:rsidDel="00C952FD">
            <w:rPr>
              <w:webHidden/>
            </w:rPr>
            <w:delText>53</w:delText>
          </w:r>
        </w:del>
      </w:ins>
    </w:p>
    <w:p w14:paraId="0FB03201" w14:textId="554D75BF" w:rsidR="00B3310D" w:rsidDel="00C952FD" w:rsidRDefault="00B3310D">
      <w:pPr>
        <w:pStyle w:val="Sommario3"/>
        <w:rPr>
          <w:ins w:id="1649" w:author="Visone Rossana (GSE)" w:date="2025-10-14T09:41:00Z" w16du:dateUtc="2025-10-14T07:41:00Z"/>
          <w:del w:id="1650" w:author="Visone Rossana (GSE)" w:date="2025-10-27T12:57:00Z" w16du:dateUtc="2025-10-27T11:57:00Z"/>
          <w:rFonts w:eastAsiaTheme="minorEastAsia" w:cstheme="minorBidi"/>
          <w:bCs w:val="0"/>
          <w:i w:val="0"/>
          <w:iCs w:val="0"/>
          <w:kern w:val="2"/>
          <w:sz w:val="24"/>
          <w:lang w:eastAsia="it-IT"/>
          <w14:ligatures w14:val="standardContextual"/>
        </w:rPr>
      </w:pPr>
      <w:ins w:id="1651" w:author="Visone Rossana (GSE)" w:date="2025-10-14T09:41:00Z" w16du:dateUtc="2025-10-14T07:41:00Z">
        <w:del w:id="1652" w:author="Visone Rossana (GSE)" w:date="2025-10-27T12:57:00Z" w16du:dateUtc="2025-10-27T11:57:00Z">
          <w:r w:rsidRPr="00C952FD" w:rsidDel="00C952FD">
            <w:rPr>
              <w:rStyle w:val="Collegamentoipertestuale"/>
            </w:rPr>
            <w:delText>9.1.4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Calcolo dell’incentivo (Allegato II – 1 del Decreto)</w:delText>
          </w:r>
          <w:r w:rsidDel="00C952FD">
            <w:rPr>
              <w:webHidden/>
            </w:rPr>
            <w:tab/>
          </w:r>
        </w:del>
      </w:ins>
      <w:ins w:id="1653" w:author="Visone Rossana (GSE)" w:date="2025-10-24T11:45:00Z" w16du:dateUtc="2025-10-24T09:45:00Z">
        <w:del w:id="1654" w:author="Visone Rossana (GSE)" w:date="2025-10-27T12:57:00Z" w16du:dateUtc="2025-10-27T11:57:00Z">
          <w:r w:rsidR="005759E9" w:rsidDel="00C952FD">
            <w:rPr>
              <w:webHidden/>
            </w:rPr>
            <w:delText>57</w:delText>
          </w:r>
        </w:del>
      </w:ins>
      <w:ins w:id="1655" w:author="Visone Rossana (GSE)" w:date="2025-10-14T09:41:00Z" w16du:dateUtc="2025-10-14T07:41:00Z">
        <w:del w:id="1656" w:author="Visone Rossana (GSE)" w:date="2025-10-27T12:57:00Z" w16du:dateUtc="2025-10-27T11:57:00Z">
          <w:r w:rsidDel="00C952FD">
            <w:rPr>
              <w:webHidden/>
            </w:rPr>
            <w:delText>54</w:delText>
          </w:r>
        </w:del>
      </w:ins>
    </w:p>
    <w:p w14:paraId="757B197E" w14:textId="066925FF" w:rsidR="00B3310D" w:rsidDel="00C952FD" w:rsidRDefault="00B3310D">
      <w:pPr>
        <w:pStyle w:val="Sommario3"/>
        <w:rPr>
          <w:ins w:id="1657" w:author="Visone Rossana (GSE)" w:date="2025-10-14T09:41:00Z" w16du:dateUtc="2025-10-14T07:41:00Z"/>
          <w:del w:id="1658" w:author="Visone Rossana (GSE)" w:date="2025-10-27T12:57:00Z" w16du:dateUtc="2025-10-27T11:57:00Z"/>
          <w:rFonts w:eastAsiaTheme="minorEastAsia" w:cstheme="minorBidi"/>
          <w:bCs w:val="0"/>
          <w:i w:val="0"/>
          <w:iCs w:val="0"/>
          <w:kern w:val="2"/>
          <w:sz w:val="24"/>
          <w:lang w:eastAsia="it-IT"/>
          <w14:ligatures w14:val="standardContextual"/>
        </w:rPr>
      </w:pPr>
      <w:ins w:id="1659" w:author="Visone Rossana (GSE)" w:date="2025-10-14T09:41:00Z" w16du:dateUtc="2025-10-14T07:41:00Z">
        <w:del w:id="1660" w:author="Visone Rossana (GSE)" w:date="2025-10-27T12:57:00Z" w16du:dateUtc="2025-10-27T11:57:00Z">
          <w:r w:rsidRPr="00C952FD" w:rsidDel="00C952FD">
            <w:rPr>
              <w:rStyle w:val="Collegamentoipertestuale"/>
            </w:rPr>
            <w:delText>9.1.5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Documentazione necessaria per l’accesso all’incentivo</w:delText>
          </w:r>
          <w:r w:rsidDel="00C952FD">
            <w:rPr>
              <w:webHidden/>
            </w:rPr>
            <w:tab/>
          </w:r>
        </w:del>
      </w:ins>
      <w:ins w:id="1661" w:author="Visone Rossana (GSE)" w:date="2025-10-24T11:45:00Z" w16du:dateUtc="2025-10-24T09:45:00Z">
        <w:del w:id="1662" w:author="Visone Rossana (GSE)" w:date="2025-10-27T12:57:00Z" w16du:dateUtc="2025-10-27T11:57:00Z">
          <w:r w:rsidR="005759E9" w:rsidDel="00C952FD">
            <w:rPr>
              <w:webHidden/>
            </w:rPr>
            <w:delText>59</w:delText>
          </w:r>
        </w:del>
      </w:ins>
      <w:ins w:id="1663" w:author="Visone Rossana (GSE)" w:date="2025-10-14T09:41:00Z" w16du:dateUtc="2025-10-14T07:41:00Z">
        <w:del w:id="1664" w:author="Visone Rossana (GSE)" w:date="2025-10-27T12:57:00Z" w16du:dateUtc="2025-10-27T11:57:00Z">
          <w:r w:rsidDel="00C952FD">
            <w:rPr>
              <w:webHidden/>
            </w:rPr>
            <w:delText>55</w:delText>
          </w:r>
        </w:del>
      </w:ins>
    </w:p>
    <w:p w14:paraId="0E8DDB68" w14:textId="5D44FF7E" w:rsidR="00B3310D" w:rsidDel="00C952FD" w:rsidRDefault="00B3310D">
      <w:pPr>
        <w:pStyle w:val="Sommario3"/>
        <w:rPr>
          <w:ins w:id="1665" w:author="Visone Rossana (GSE)" w:date="2025-10-14T09:41:00Z" w16du:dateUtc="2025-10-14T07:41:00Z"/>
          <w:del w:id="1666" w:author="Visone Rossana (GSE)" w:date="2025-10-27T12:57:00Z" w16du:dateUtc="2025-10-27T11:57:00Z"/>
          <w:rFonts w:eastAsiaTheme="minorEastAsia" w:cstheme="minorBidi"/>
          <w:bCs w:val="0"/>
          <w:i w:val="0"/>
          <w:iCs w:val="0"/>
          <w:kern w:val="2"/>
          <w:sz w:val="24"/>
          <w:lang w:eastAsia="it-IT"/>
          <w14:ligatures w14:val="standardContextual"/>
        </w:rPr>
      </w:pPr>
      <w:ins w:id="1667" w:author="Visone Rossana (GSE)" w:date="2025-10-14T09:41:00Z" w16du:dateUtc="2025-10-14T07:41:00Z">
        <w:del w:id="1668" w:author="Visone Rossana (GSE)" w:date="2025-10-27T12:57:00Z" w16du:dateUtc="2025-10-27T11:57:00Z">
          <w:r w:rsidRPr="00C952FD" w:rsidDel="00C952FD">
            <w:rPr>
              <w:rStyle w:val="Collegamentoipertestuale"/>
              <w:rFonts w:ascii="Calibri" w:hAnsi="Calibri" w:cs="Calibri"/>
              <w:b/>
            </w:rPr>
            <w:delText>9.2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Sostituzione di chiusure trasparenti comprensive di infissi delimitanti il volume climatizzato (intervento II.B- art. 5, comma 1, lettera b)</w:delText>
          </w:r>
          <w:r w:rsidDel="00C952FD">
            <w:rPr>
              <w:webHidden/>
            </w:rPr>
            <w:tab/>
          </w:r>
        </w:del>
      </w:ins>
      <w:ins w:id="1669" w:author="Visone Rossana (GSE)" w:date="2025-10-24T11:45:00Z" w16du:dateUtc="2025-10-24T09:45:00Z">
        <w:del w:id="1670" w:author="Visone Rossana (GSE)" w:date="2025-10-27T12:57:00Z" w16du:dateUtc="2025-10-27T11:57:00Z">
          <w:r w:rsidR="005759E9" w:rsidDel="00C952FD">
            <w:rPr>
              <w:webHidden/>
            </w:rPr>
            <w:delText>60</w:delText>
          </w:r>
        </w:del>
      </w:ins>
      <w:ins w:id="1671" w:author="Visone Rossana (GSE)" w:date="2025-10-14T09:41:00Z" w16du:dateUtc="2025-10-14T07:41:00Z">
        <w:del w:id="1672" w:author="Visone Rossana (GSE)" w:date="2025-10-27T12:57:00Z" w16du:dateUtc="2025-10-27T11:57:00Z">
          <w:r w:rsidDel="00C952FD">
            <w:rPr>
              <w:webHidden/>
            </w:rPr>
            <w:delText>56</w:delText>
          </w:r>
        </w:del>
      </w:ins>
    </w:p>
    <w:p w14:paraId="7326D628" w14:textId="175810FD" w:rsidR="00B3310D" w:rsidDel="00C952FD" w:rsidRDefault="00B3310D">
      <w:pPr>
        <w:pStyle w:val="Sommario3"/>
        <w:rPr>
          <w:ins w:id="1673" w:author="Visone Rossana (GSE)" w:date="2025-10-14T09:41:00Z" w16du:dateUtc="2025-10-14T07:41:00Z"/>
          <w:del w:id="1674" w:author="Visone Rossana (GSE)" w:date="2025-10-27T12:57:00Z" w16du:dateUtc="2025-10-27T11:57:00Z"/>
          <w:rFonts w:eastAsiaTheme="minorEastAsia" w:cstheme="minorBidi"/>
          <w:bCs w:val="0"/>
          <w:i w:val="0"/>
          <w:iCs w:val="0"/>
          <w:kern w:val="2"/>
          <w:sz w:val="24"/>
          <w:lang w:eastAsia="it-IT"/>
          <w14:ligatures w14:val="standardContextual"/>
        </w:rPr>
      </w:pPr>
      <w:ins w:id="1675" w:author="Visone Rossana (GSE)" w:date="2025-10-14T09:41:00Z" w16du:dateUtc="2025-10-14T07:41:00Z">
        <w:del w:id="1676" w:author="Visone Rossana (GSE)" w:date="2025-10-27T12:57:00Z" w16du:dateUtc="2025-10-27T11:57:00Z">
          <w:r w:rsidRPr="00C952FD" w:rsidDel="00C952FD">
            <w:rPr>
              <w:rStyle w:val="Collegamentoipertestuale"/>
            </w:rPr>
            <w:delText>9.2.1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Soggetti che possono richiedere l’incentivo</w:delText>
          </w:r>
          <w:r w:rsidDel="00C952FD">
            <w:rPr>
              <w:webHidden/>
            </w:rPr>
            <w:tab/>
          </w:r>
        </w:del>
      </w:ins>
      <w:ins w:id="1677" w:author="Visone Rossana (GSE)" w:date="2025-10-24T11:45:00Z" w16du:dateUtc="2025-10-24T09:45:00Z">
        <w:del w:id="1678" w:author="Visone Rossana (GSE)" w:date="2025-10-27T12:57:00Z" w16du:dateUtc="2025-10-27T11:57:00Z">
          <w:r w:rsidR="005759E9" w:rsidDel="00C952FD">
            <w:rPr>
              <w:webHidden/>
            </w:rPr>
            <w:delText>60</w:delText>
          </w:r>
        </w:del>
      </w:ins>
      <w:ins w:id="1679" w:author="Visone Rossana (GSE)" w:date="2025-10-14T09:41:00Z" w16du:dateUtc="2025-10-14T07:41:00Z">
        <w:del w:id="1680" w:author="Visone Rossana (GSE)" w:date="2025-10-27T12:57:00Z" w16du:dateUtc="2025-10-27T11:57:00Z">
          <w:r w:rsidDel="00C952FD">
            <w:rPr>
              <w:webHidden/>
            </w:rPr>
            <w:delText>56</w:delText>
          </w:r>
        </w:del>
      </w:ins>
    </w:p>
    <w:p w14:paraId="33F2B145" w14:textId="21CFC92F" w:rsidR="00B3310D" w:rsidDel="00C952FD" w:rsidRDefault="00B3310D">
      <w:pPr>
        <w:pStyle w:val="Sommario3"/>
        <w:rPr>
          <w:ins w:id="1681" w:author="Visone Rossana (GSE)" w:date="2025-10-14T09:41:00Z" w16du:dateUtc="2025-10-14T07:41:00Z"/>
          <w:del w:id="1682" w:author="Visone Rossana (GSE)" w:date="2025-10-27T12:57:00Z" w16du:dateUtc="2025-10-27T11:57:00Z"/>
          <w:rFonts w:eastAsiaTheme="minorEastAsia" w:cstheme="minorBidi"/>
          <w:bCs w:val="0"/>
          <w:i w:val="0"/>
          <w:iCs w:val="0"/>
          <w:kern w:val="2"/>
          <w:sz w:val="24"/>
          <w:lang w:eastAsia="it-IT"/>
          <w14:ligatures w14:val="standardContextual"/>
        </w:rPr>
      </w:pPr>
      <w:ins w:id="1683" w:author="Visone Rossana (GSE)" w:date="2025-10-14T09:41:00Z" w16du:dateUtc="2025-10-14T07:41:00Z">
        <w:del w:id="1684" w:author="Visone Rossana (GSE)" w:date="2025-10-27T12:57:00Z" w16du:dateUtc="2025-10-27T11:57:00Z">
          <w:r w:rsidRPr="00C952FD" w:rsidDel="00C952FD">
            <w:rPr>
              <w:rStyle w:val="Collegamentoipertestuale"/>
            </w:rPr>
            <w:delText>9.2.2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tecnici per l’accesso all’incentivo (Allegato I del Decreto)</w:delText>
          </w:r>
          <w:r w:rsidDel="00C952FD">
            <w:rPr>
              <w:webHidden/>
            </w:rPr>
            <w:tab/>
          </w:r>
        </w:del>
      </w:ins>
      <w:ins w:id="1685" w:author="Visone Rossana (GSE)" w:date="2025-10-24T11:45:00Z" w16du:dateUtc="2025-10-24T09:45:00Z">
        <w:del w:id="1686" w:author="Visone Rossana (GSE)" w:date="2025-10-27T12:57:00Z" w16du:dateUtc="2025-10-27T11:57:00Z">
          <w:r w:rsidR="005759E9" w:rsidDel="00C952FD">
            <w:rPr>
              <w:webHidden/>
            </w:rPr>
            <w:delText>60</w:delText>
          </w:r>
        </w:del>
      </w:ins>
      <w:ins w:id="1687" w:author="Visone Rossana (GSE)" w:date="2025-10-14T09:41:00Z" w16du:dateUtc="2025-10-14T07:41:00Z">
        <w:del w:id="1688" w:author="Visone Rossana (GSE)" w:date="2025-10-27T12:57:00Z" w16du:dateUtc="2025-10-27T11:57:00Z">
          <w:r w:rsidDel="00C952FD">
            <w:rPr>
              <w:webHidden/>
            </w:rPr>
            <w:delText>57</w:delText>
          </w:r>
        </w:del>
      </w:ins>
    </w:p>
    <w:p w14:paraId="00877DE9" w14:textId="4700D925" w:rsidR="00B3310D" w:rsidDel="00C952FD" w:rsidRDefault="00B3310D">
      <w:pPr>
        <w:pStyle w:val="Sommario3"/>
        <w:rPr>
          <w:ins w:id="1689" w:author="Visone Rossana (GSE)" w:date="2025-10-14T09:41:00Z" w16du:dateUtc="2025-10-14T07:41:00Z"/>
          <w:del w:id="1690" w:author="Visone Rossana (GSE)" w:date="2025-10-27T12:57:00Z" w16du:dateUtc="2025-10-27T11:57:00Z"/>
          <w:rFonts w:eastAsiaTheme="minorEastAsia" w:cstheme="minorBidi"/>
          <w:bCs w:val="0"/>
          <w:i w:val="0"/>
          <w:iCs w:val="0"/>
          <w:kern w:val="2"/>
          <w:sz w:val="24"/>
          <w:lang w:eastAsia="it-IT"/>
          <w14:ligatures w14:val="standardContextual"/>
        </w:rPr>
      </w:pPr>
      <w:ins w:id="1691" w:author="Visone Rossana (GSE)" w:date="2025-10-14T09:41:00Z" w16du:dateUtc="2025-10-14T07:41:00Z">
        <w:del w:id="1692" w:author="Visone Rossana (GSE)" w:date="2025-10-27T12:57:00Z" w16du:dateUtc="2025-10-27T11:57:00Z">
          <w:r w:rsidRPr="00C952FD" w:rsidDel="00C952FD">
            <w:rPr>
              <w:rStyle w:val="Collegamentoipertestuale"/>
            </w:rPr>
            <w:delText>Spese ammissibili ai fini del calcolo</w:delText>
          </w:r>
          <w:r w:rsidDel="00C952FD">
            <w:rPr>
              <w:webHidden/>
            </w:rPr>
            <w:tab/>
          </w:r>
        </w:del>
      </w:ins>
      <w:ins w:id="1693" w:author="Visone Rossana (GSE)" w:date="2025-10-24T11:45:00Z" w16du:dateUtc="2025-10-24T09:45:00Z">
        <w:del w:id="1694" w:author="Visone Rossana (GSE)" w:date="2025-10-27T12:57:00Z" w16du:dateUtc="2025-10-27T11:57:00Z">
          <w:r w:rsidR="005759E9" w:rsidDel="00C952FD">
            <w:rPr>
              <w:webHidden/>
            </w:rPr>
            <w:delText>61</w:delText>
          </w:r>
        </w:del>
      </w:ins>
      <w:ins w:id="1695" w:author="Visone Rossana (GSE)" w:date="2025-10-14T09:41:00Z" w16du:dateUtc="2025-10-14T07:41:00Z">
        <w:del w:id="1696" w:author="Visone Rossana (GSE)" w:date="2025-10-27T12:57:00Z" w16du:dateUtc="2025-10-27T11:57:00Z">
          <w:r w:rsidDel="00C952FD">
            <w:rPr>
              <w:webHidden/>
            </w:rPr>
            <w:delText>58</w:delText>
          </w:r>
        </w:del>
      </w:ins>
    </w:p>
    <w:p w14:paraId="68F5FEF3" w14:textId="32D19188" w:rsidR="00B3310D" w:rsidDel="00C952FD" w:rsidRDefault="00B3310D">
      <w:pPr>
        <w:pStyle w:val="Sommario3"/>
        <w:rPr>
          <w:ins w:id="1697" w:author="Visone Rossana (GSE)" w:date="2025-10-14T09:41:00Z" w16du:dateUtc="2025-10-14T07:41:00Z"/>
          <w:del w:id="1698" w:author="Visone Rossana (GSE)" w:date="2025-10-27T12:57:00Z" w16du:dateUtc="2025-10-27T11:57:00Z"/>
          <w:rFonts w:eastAsiaTheme="minorEastAsia" w:cstheme="minorBidi"/>
          <w:bCs w:val="0"/>
          <w:i w:val="0"/>
          <w:iCs w:val="0"/>
          <w:kern w:val="2"/>
          <w:sz w:val="24"/>
          <w:lang w:eastAsia="it-IT"/>
          <w14:ligatures w14:val="standardContextual"/>
        </w:rPr>
      </w:pPr>
      <w:ins w:id="1699" w:author="Visone Rossana (GSE)" w:date="2025-10-14T09:41:00Z" w16du:dateUtc="2025-10-14T07:41:00Z">
        <w:del w:id="1700" w:author="Visone Rossana (GSE)" w:date="2025-10-27T12:57:00Z" w16du:dateUtc="2025-10-27T11:57:00Z">
          <w:r w:rsidRPr="00C952FD" w:rsidDel="00C952FD">
            <w:rPr>
              <w:rStyle w:val="Collegamentoipertestuale"/>
            </w:rPr>
            <w:delText>dell’incentivazione (art. 6- comma 1)</w:delText>
          </w:r>
          <w:r w:rsidDel="00C952FD">
            <w:rPr>
              <w:webHidden/>
            </w:rPr>
            <w:tab/>
          </w:r>
        </w:del>
      </w:ins>
      <w:ins w:id="1701" w:author="Visone Rossana (GSE)" w:date="2025-10-24T11:45:00Z" w16du:dateUtc="2025-10-24T09:45:00Z">
        <w:del w:id="1702" w:author="Visone Rossana (GSE)" w:date="2025-10-27T12:57:00Z" w16du:dateUtc="2025-10-27T11:57:00Z">
          <w:r w:rsidR="005759E9" w:rsidDel="00C952FD">
            <w:rPr>
              <w:webHidden/>
            </w:rPr>
            <w:delText>61</w:delText>
          </w:r>
        </w:del>
      </w:ins>
      <w:ins w:id="1703" w:author="Visone Rossana (GSE)" w:date="2025-10-14T09:41:00Z" w16du:dateUtc="2025-10-14T07:41:00Z">
        <w:del w:id="1704" w:author="Visone Rossana (GSE)" w:date="2025-10-27T12:57:00Z" w16du:dateUtc="2025-10-27T11:57:00Z">
          <w:r w:rsidDel="00C952FD">
            <w:rPr>
              <w:webHidden/>
            </w:rPr>
            <w:delText>58</w:delText>
          </w:r>
        </w:del>
      </w:ins>
    </w:p>
    <w:p w14:paraId="4042B008" w14:textId="72675E42" w:rsidR="00B3310D" w:rsidDel="00C952FD" w:rsidRDefault="00B3310D">
      <w:pPr>
        <w:pStyle w:val="Sommario3"/>
        <w:rPr>
          <w:ins w:id="1705" w:author="Visone Rossana (GSE)" w:date="2025-10-14T09:41:00Z" w16du:dateUtc="2025-10-14T07:41:00Z"/>
          <w:del w:id="1706" w:author="Visone Rossana (GSE)" w:date="2025-10-27T12:57:00Z" w16du:dateUtc="2025-10-27T11:57:00Z"/>
          <w:rFonts w:eastAsiaTheme="minorEastAsia" w:cstheme="minorBidi"/>
          <w:bCs w:val="0"/>
          <w:i w:val="0"/>
          <w:iCs w:val="0"/>
          <w:kern w:val="2"/>
          <w:sz w:val="24"/>
          <w:lang w:eastAsia="it-IT"/>
          <w14:ligatures w14:val="standardContextual"/>
        </w:rPr>
      </w:pPr>
      <w:ins w:id="1707" w:author="Visone Rossana (GSE)" w:date="2025-10-14T09:41:00Z" w16du:dateUtc="2025-10-14T07:41:00Z">
        <w:del w:id="1708" w:author="Visone Rossana (GSE)" w:date="2025-10-27T12:57:00Z" w16du:dateUtc="2025-10-27T11:57:00Z">
          <w:r w:rsidRPr="00C952FD" w:rsidDel="00C952FD">
            <w:rPr>
              <w:rStyle w:val="Collegamentoipertestuale"/>
            </w:rPr>
            <w:delText>Sono di seguito elencate le spese ammesse ai fini del calcolo dell’incentivo, che dovranno essere riportate, se pertinenti, nelle fatture attestanti gli interventi effettuati:</w:delText>
          </w:r>
          <w:r w:rsidDel="00C952FD">
            <w:rPr>
              <w:webHidden/>
            </w:rPr>
            <w:tab/>
          </w:r>
        </w:del>
      </w:ins>
      <w:ins w:id="1709" w:author="Visone Rossana (GSE)" w:date="2025-10-24T11:45:00Z" w16du:dateUtc="2025-10-24T09:45:00Z">
        <w:del w:id="1710" w:author="Visone Rossana (GSE)" w:date="2025-10-27T12:57:00Z" w16du:dateUtc="2025-10-27T11:57:00Z">
          <w:r w:rsidR="005759E9" w:rsidDel="00C952FD">
            <w:rPr>
              <w:webHidden/>
            </w:rPr>
            <w:delText>61</w:delText>
          </w:r>
        </w:del>
      </w:ins>
      <w:ins w:id="1711" w:author="Visone Rossana (GSE)" w:date="2025-10-14T09:41:00Z" w16du:dateUtc="2025-10-14T07:41:00Z">
        <w:del w:id="1712" w:author="Visone Rossana (GSE)" w:date="2025-10-27T12:57:00Z" w16du:dateUtc="2025-10-27T11:57:00Z">
          <w:r w:rsidDel="00C952FD">
            <w:rPr>
              <w:webHidden/>
            </w:rPr>
            <w:delText>58</w:delText>
          </w:r>
        </w:del>
      </w:ins>
    </w:p>
    <w:p w14:paraId="5967FC98" w14:textId="06424353" w:rsidR="00B3310D" w:rsidDel="00C952FD" w:rsidRDefault="00B3310D">
      <w:pPr>
        <w:pStyle w:val="Sommario3"/>
        <w:rPr>
          <w:ins w:id="1713" w:author="Visone Rossana (GSE)" w:date="2025-10-14T09:41:00Z" w16du:dateUtc="2025-10-14T07:41:00Z"/>
          <w:del w:id="1714" w:author="Visone Rossana (GSE)" w:date="2025-10-27T12:57:00Z" w16du:dateUtc="2025-10-27T11:57:00Z"/>
          <w:rFonts w:eastAsiaTheme="minorEastAsia" w:cstheme="minorBidi"/>
          <w:bCs w:val="0"/>
          <w:i w:val="0"/>
          <w:iCs w:val="0"/>
          <w:kern w:val="2"/>
          <w:sz w:val="24"/>
          <w:lang w:eastAsia="it-IT"/>
          <w14:ligatures w14:val="standardContextual"/>
        </w:rPr>
      </w:pPr>
      <w:ins w:id="1715" w:author="Visone Rossana (GSE)" w:date="2025-10-14T09:41:00Z" w16du:dateUtc="2025-10-14T07:41:00Z">
        <w:del w:id="1716" w:author="Visone Rossana (GSE)" w:date="2025-10-27T12:57:00Z" w16du:dateUtc="2025-10-27T11:57:00Z">
          <w:r w:rsidRPr="00C952FD" w:rsidDel="00C952FD">
            <w:rPr>
              <w:rStyle w:val="Collegamentoipertestuale"/>
            </w:rPr>
            <w:delText>9.2.4.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Calcolo dell’incentivo (Allegato II – 1 del Decreto)</w:delText>
          </w:r>
          <w:r w:rsidDel="00C952FD">
            <w:rPr>
              <w:webHidden/>
            </w:rPr>
            <w:tab/>
          </w:r>
        </w:del>
      </w:ins>
      <w:ins w:id="1717" w:author="Visone Rossana (GSE)" w:date="2025-10-24T11:45:00Z" w16du:dateUtc="2025-10-24T09:45:00Z">
        <w:del w:id="1718" w:author="Visone Rossana (GSE)" w:date="2025-10-27T12:57:00Z" w16du:dateUtc="2025-10-27T11:57:00Z">
          <w:r w:rsidR="005759E9" w:rsidDel="00C952FD">
            <w:rPr>
              <w:webHidden/>
            </w:rPr>
            <w:delText>62</w:delText>
          </w:r>
        </w:del>
      </w:ins>
      <w:ins w:id="1719" w:author="Visone Rossana (GSE)" w:date="2025-10-14T09:41:00Z" w16du:dateUtc="2025-10-14T07:41:00Z">
        <w:del w:id="1720" w:author="Visone Rossana (GSE)" w:date="2025-10-27T12:57:00Z" w16du:dateUtc="2025-10-27T11:57:00Z">
          <w:r w:rsidDel="00C952FD">
            <w:rPr>
              <w:webHidden/>
            </w:rPr>
            <w:delText>58</w:delText>
          </w:r>
        </w:del>
      </w:ins>
    </w:p>
    <w:p w14:paraId="05523D52" w14:textId="1D9C6639" w:rsidR="00B3310D" w:rsidDel="00C952FD" w:rsidRDefault="00B3310D">
      <w:pPr>
        <w:pStyle w:val="Sommario3"/>
        <w:rPr>
          <w:ins w:id="1721" w:author="Visone Rossana (GSE)" w:date="2025-10-14T09:41:00Z" w16du:dateUtc="2025-10-14T07:41:00Z"/>
          <w:del w:id="1722" w:author="Visone Rossana (GSE)" w:date="2025-10-27T12:57:00Z" w16du:dateUtc="2025-10-27T11:57:00Z"/>
          <w:rFonts w:eastAsiaTheme="minorEastAsia" w:cstheme="minorBidi"/>
          <w:bCs w:val="0"/>
          <w:i w:val="0"/>
          <w:iCs w:val="0"/>
          <w:kern w:val="2"/>
          <w:sz w:val="24"/>
          <w:lang w:eastAsia="it-IT"/>
          <w14:ligatures w14:val="standardContextual"/>
        </w:rPr>
      </w:pPr>
      <w:ins w:id="1723" w:author="Visone Rossana (GSE)" w:date="2025-10-14T09:41:00Z" w16du:dateUtc="2025-10-14T07:41:00Z">
        <w:del w:id="1724" w:author="Visone Rossana (GSE)" w:date="2025-10-27T12:57:00Z" w16du:dateUtc="2025-10-27T11:57:00Z">
          <w:r w:rsidRPr="00C952FD" w:rsidDel="00C952FD">
            <w:rPr>
              <w:rStyle w:val="Collegamentoipertestuale"/>
            </w:rPr>
            <w:delText xml:space="preserve">Tabella </w:delText>
          </w:r>
          <w:r w:rsidRPr="00C952FD" w:rsidDel="00C952FD">
            <w:rPr>
              <w:rStyle w:val="Collegamentoipertestuale"/>
              <w:highlight w:val="yellow"/>
            </w:rPr>
            <w:delText>x</w:delText>
          </w:r>
          <w:r w:rsidRPr="00C952FD" w:rsidDel="00C952FD">
            <w:rPr>
              <w:rStyle w:val="Collegamentoipertestuale"/>
            </w:rPr>
            <w:delText xml:space="preserve"> - Strutture opache: valori necessari per il calcolo dell'incentivo</w:delText>
          </w:r>
          <w:r w:rsidDel="00C952FD">
            <w:rPr>
              <w:webHidden/>
            </w:rPr>
            <w:tab/>
          </w:r>
        </w:del>
      </w:ins>
      <w:ins w:id="1725" w:author="Visone Rossana (GSE)" w:date="2025-10-24T11:45:00Z" w16du:dateUtc="2025-10-24T09:45:00Z">
        <w:del w:id="1726" w:author="Visone Rossana (GSE)" w:date="2025-10-27T12:57:00Z" w16du:dateUtc="2025-10-27T11:57:00Z">
          <w:r w:rsidR="005759E9" w:rsidDel="00C952FD">
            <w:rPr>
              <w:webHidden/>
            </w:rPr>
            <w:delText>62</w:delText>
          </w:r>
        </w:del>
      </w:ins>
      <w:ins w:id="1727" w:author="Visone Rossana (GSE)" w:date="2025-10-14T09:41:00Z" w16du:dateUtc="2025-10-14T07:41:00Z">
        <w:del w:id="1728" w:author="Visone Rossana (GSE)" w:date="2025-10-27T12:57:00Z" w16du:dateUtc="2025-10-27T11:57:00Z">
          <w:r w:rsidDel="00C952FD">
            <w:rPr>
              <w:webHidden/>
            </w:rPr>
            <w:delText>59</w:delText>
          </w:r>
        </w:del>
      </w:ins>
    </w:p>
    <w:p w14:paraId="3F072E0F" w14:textId="1277E9AE" w:rsidR="00B3310D" w:rsidDel="00C952FD" w:rsidRDefault="00B3310D">
      <w:pPr>
        <w:pStyle w:val="Sommario3"/>
        <w:rPr>
          <w:ins w:id="1729" w:author="Visone Rossana (GSE)" w:date="2025-10-14T09:41:00Z" w16du:dateUtc="2025-10-14T07:41:00Z"/>
          <w:del w:id="1730" w:author="Visone Rossana (GSE)" w:date="2025-10-27T12:57:00Z" w16du:dateUtc="2025-10-27T11:57:00Z"/>
          <w:rFonts w:eastAsiaTheme="minorEastAsia" w:cstheme="minorBidi"/>
          <w:bCs w:val="0"/>
          <w:i w:val="0"/>
          <w:iCs w:val="0"/>
          <w:kern w:val="2"/>
          <w:sz w:val="24"/>
          <w:lang w:eastAsia="it-IT"/>
          <w14:ligatures w14:val="standardContextual"/>
        </w:rPr>
      </w:pPr>
      <w:ins w:id="1731" w:author="Visone Rossana (GSE)" w:date="2025-10-14T09:41:00Z" w16du:dateUtc="2025-10-14T07:41:00Z">
        <w:del w:id="1732" w:author="Visone Rossana (GSE)" w:date="2025-10-27T12:57:00Z" w16du:dateUtc="2025-10-27T11:57:00Z">
          <w:r w:rsidRPr="00C952FD" w:rsidDel="00C952FD">
            <w:rPr>
              <w:rStyle w:val="Collegamentoipertestuale"/>
              <w:rFonts w:ascii="Calibri" w:hAnsi="Calibri" w:cs="Calibri"/>
              <w:b/>
            </w:rPr>
            <w:delText>9.3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Installazione di sistemi di schermatura e/o ombreggiamento e/o sistemi di filtrazione solare esterni per chiusure trasparenti con esposizione da Est-sud-est a Ovest, fissi o mobili, non trasportabili (intervento II.C - art. 5, comma 1, lettera c)</w:delText>
          </w:r>
          <w:r w:rsidDel="00C952FD">
            <w:rPr>
              <w:webHidden/>
            </w:rPr>
            <w:tab/>
          </w:r>
        </w:del>
      </w:ins>
      <w:ins w:id="1733" w:author="Visone Rossana (GSE)" w:date="2025-10-24T11:45:00Z" w16du:dateUtc="2025-10-24T09:45:00Z">
        <w:del w:id="1734" w:author="Visone Rossana (GSE)" w:date="2025-10-27T12:57:00Z" w16du:dateUtc="2025-10-27T11:57:00Z">
          <w:r w:rsidR="005759E9" w:rsidDel="00C952FD">
            <w:rPr>
              <w:webHidden/>
            </w:rPr>
            <w:delText>64</w:delText>
          </w:r>
        </w:del>
      </w:ins>
      <w:ins w:id="1735" w:author="Visone Rossana (GSE)" w:date="2025-10-14T09:41:00Z" w16du:dateUtc="2025-10-14T07:41:00Z">
        <w:del w:id="1736" w:author="Visone Rossana (GSE)" w:date="2025-10-27T12:57:00Z" w16du:dateUtc="2025-10-27T11:57:00Z">
          <w:r w:rsidDel="00C952FD">
            <w:rPr>
              <w:webHidden/>
            </w:rPr>
            <w:delText>59</w:delText>
          </w:r>
        </w:del>
      </w:ins>
    </w:p>
    <w:p w14:paraId="117EC2EE" w14:textId="291A67DC" w:rsidR="00B3310D" w:rsidDel="00C952FD" w:rsidRDefault="00B3310D">
      <w:pPr>
        <w:pStyle w:val="Sommario1"/>
        <w:rPr>
          <w:ins w:id="1737" w:author="Visone Rossana (GSE)" w:date="2025-10-14T09:41:00Z" w16du:dateUtc="2025-10-14T07:41:00Z"/>
          <w:del w:id="1738"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739" w:author="Visone Rossana (GSE)" w:date="2025-10-14T09:41:00Z" w16du:dateUtc="2025-10-14T07:41:00Z">
        <w:del w:id="1740" w:author="Visone Rossana (GSE)" w:date="2025-10-27T12:57:00Z" w16du:dateUtc="2025-10-27T11:57:00Z">
          <w:r w:rsidRPr="00C952FD" w:rsidDel="00C952FD">
            <w:rPr>
              <w:rStyle w:val="Collegamentoipertestuale"/>
            </w:rPr>
            <w:delText>I</w:delText>
          </w:r>
          <w:r w:rsidDel="00C952FD">
            <w:rPr>
              <w:webHidden/>
            </w:rPr>
            <w:tab/>
          </w:r>
        </w:del>
      </w:ins>
      <w:ins w:id="1741" w:author="Visone Rossana (GSE)" w:date="2025-10-24T11:45:00Z" w16du:dateUtc="2025-10-24T09:45:00Z">
        <w:del w:id="1742" w:author="Visone Rossana (GSE)" w:date="2025-10-27T12:57:00Z" w16du:dateUtc="2025-10-27T11:57:00Z">
          <w:r w:rsidR="005759E9" w:rsidDel="00C952FD">
            <w:rPr>
              <w:webHidden/>
            </w:rPr>
            <w:delText>64</w:delText>
          </w:r>
        </w:del>
      </w:ins>
      <w:ins w:id="1743" w:author="Visone Rossana (GSE)" w:date="2025-10-14T09:41:00Z" w16du:dateUtc="2025-10-14T07:41:00Z">
        <w:del w:id="1744" w:author="Visone Rossana (GSE)" w:date="2025-10-27T12:57:00Z" w16du:dateUtc="2025-10-27T11:57:00Z">
          <w:r w:rsidDel="00C952FD">
            <w:rPr>
              <w:webHidden/>
            </w:rPr>
            <w:delText>59</w:delText>
          </w:r>
        </w:del>
      </w:ins>
    </w:p>
    <w:p w14:paraId="4708D0E5" w14:textId="611381BC" w:rsidR="00B3310D" w:rsidDel="00C952FD" w:rsidRDefault="00B3310D">
      <w:pPr>
        <w:pStyle w:val="Sommario1"/>
        <w:rPr>
          <w:ins w:id="1745" w:author="Visone Rossana (GSE)" w:date="2025-10-14T09:41:00Z" w16du:dateUtc="2025-10-14T07:41:00Z"/>
          <w:del w:id="174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747" w:author="Visone Rossana (GSE)" w:date="2025-10-14T09:41:00Z" w16du:dateUtc="2025-10-14T07:41:00Z">
        <w:del w:id="1748" w:author="Visone Rossana (GSE)" w:date="2025-10-27T12:57:00Z" w16du:dateUtc="2025-10-27T11:57:00Z">
          <w:r w:rsidRPr="00C952FD" w:rsidDel="00C952FD">
            <w:rPr>
              <w:rStyle w:val="Collegamentoipertestuale"/>
            </w:rPr>
            <w:delText>9.4 Trasformazione degli edifici esistenti in “edifici a energia quasi zero” (intervento II.D - art. 5, comma 1, lettera d)</w:delText>
          </w:r>
          <w:r w:rsidDel="00C952FD">
            <w:rPr>
              <w:webHidden/>
            </w:rPr>
            <w:tab/>
          </w:r>
        </w:del>
      </w:ins>
      <w:ins w:id="1749" w:author="Visone Rossana (GSE)" w:date="2025-10-24T11:45:00Z" w16du:dateUtc="2025-10-24T09:45:00Z">
        <w:del w:id="1750" w:author="Visone Rossana (GSE)" w:date="2025-10-27T12:57:00Z" w16du:dateUtc="2025-10-27T11:57:00Z">
          <w:r w:rsidR="005759E9" w:rsidDel="00C952FD">
            <w:rPr>
              <w:webHidden/>
            </w:rPr>
            <w:delText>64</w:delText>
          </w:r>
        </w:del>
      </w:ins>
      <w:ins w:id="1751" w:author="Visone Rossana (GSE)" w:date="2025-10-14T09:41:00Z" w16du:dateUtc="2025-10-14T07:41:00Z">
        <w:del w:id="1752" w:author="Visone Rossana (GSE)" w:date="2025-10-27T12:57:00Z" w16du:dateUtc="2025-10-27T11:57:00Z">
          <w:r w:rsidDel="00C952FD">
            <w:rPr>
              <w:webHidden/>
            </w:rPr>
            <w:delText>59</w:delText>
          </w:r>
        </w:del>
      </w:ins>
    </w:p>
    <w:p w14:paraId="3842B004" w14:textId="39127B1A" w:rsidR="00B3310D" w:rsidDel="00C952FD" w:rsidRDefault="00B3310D">
      <w:pPr>
        <w:pStyle w:val="Sommario3"/>
        <w:rPr>
          <w:ins w:id="1753" w:author="Visone Rossana (GSE)" w:date="2025-10-14T09:41:00Z" w16du:dateUtc="2025-10-14T07:41:00Z"/>
          <w:del w:id="1754" w:author="Visone Rossana (GSE)" w:date="2025-10-27T12:57:00Z" w16du:dateUtc="2025-10-27T11:57:00Z"/>
          <w:rFonts w:eastAsiaTheme="minorEastAsia" w:cstheme="minorBidi"/>
          <w:bCs w:val="0"/>
          <w:i w:val="0"/>
          <w:iCs w:val="0"/>
          <w:kern w:val="2"/>
          <w:sz w:val="24"/>
          <w:lang w:eastAsia="it-IT"/>
          <w14:ligatures w14:val="standardContextual"/>
        </w:rPr>
      </w:pPr>
      <w:ins w:id="1755" w:author="Visone Rossana (GSE)" w:date="2025-10-14T09:41:00Z" w16du:dateUtc="2025-10-14T07:41:00Z">
        <w:del w:id="1756" w:author="Visone Rossana (GSE)" w:date="2025-10-27T12:57:00Z" w16du:dateUtc="2025-10-27T11:57:00Z">
          <w:r w:rsidRPr="00C952FD" w:rsidDel="00C952FD">
            <w:rPr>
              <w:rStyle w:val="Collegamentoipertestuale"/>
              <w:b/>
            </w:rPr>
            <w:delText>9.4. Trasformazione degli edifici esistenti in “edifici a energia quasi zero” (intervento II.D - art. 5, comma 1, lettera d)</w:delText>
          </w:r>
          <w:r w:rsidDel="00C952FD">
            <w:rPr>
              <w:webHidden/>
            </w:rPr>
            <w:tab/>
          </w:r>
        </w:del>
      </w:ins>
      <w:ins w:id="1757" w:author="Visone Rossana (GSE)" w:date="2025-10-24T11:45:00Z" w16du:dateUtc="2025-10-24T09:45:00Z">
        <w:del w:id="1758" w:author="Visone Rossana (GSE)" w:date="2025-10-27T12:57:00Z" w16du:dateUtc="2025-10-27T11:57:00Z">
          <w:r w:rsidR="005759E9" w:rsidDel="00C952FD">
            <w:rPr>
              <w:webHidden/>
            </w:rPr>
            <w:delText>64</w:delText>
          </w:r>
        </w:del>
      </w:ins>
      <w:ins w:id="1759" w:author="Visone Rossana (GSE)" w:date="2025-10-14T09:41:00Z" w16du:dateUtc="2025-10-14T07:41:00Z">
        <w:del w:id="1760" w:author="Visone Rossana (GSE)" w:date="2025-10-27T12:57:00Z" w16du:dateUtc="2025-10-27T11:57:00Z">
          <w:r w:rsidDel="00C952FD">
            <w:rPr>
              <w:webHidden/>
            </w:rPr>
            <w:delText>59</w:delText>
          </w:r>
        </w:del>
      </w:ins>
    </w:p>
    <w:p w14:paraId="71676696" w14:textId="35BE8350" w:rsidR="00B3310D" w:rsidDel="00C952FD" w:rsidRDefault="00B3310D">
      <w:pPr>
        <w:pStyle w:val="Sommario3"/>
        <w:rPr>
          <w:ins w:id="1761" w:author="Visone Rossana (GSE)" w:date="2025-10-14T09:41:00Z" w16du:dateUtc="2025-10-14T07:41:00Z"/>
          <w:del w:id="1762" w:author="Visone Rossana (GSE)" w:date="2025-10-27T12:57:00Z" w16du:dateUtc="2025-10-27T11:57:00Z"/>
          <w:rFonts w:eastAsiaTheme="minorEastAsia" w:cstheme="minorBidi"/>
          <w:bCs w:val="0"/>
          <w:i w:val="0"/>
          <w:iCs w:val="0"/>
          <w:kern w:val="2"/>
          <w:sz w:val="24"/>
          <w:lang w:eastAsia="it-IT"/>
          <w14:ligatures w14:val="standardContextual"/>
        </w:rPr>
      </w:pPr>
      <w:ins w:id="1763" w:author="Visone Rossana (GSE)" w:date="2025-10-14T09:41:00Z" w16du:dateUtc="2025-10-14T07:41:00Z">
        <w:del w:id="1764" w:author="Visone Rossana (GSE)" w:date="2025-10-27T12:57:00Z" w16du:dateUtc="2025-10-27T11:57:00Z">
          <w:r w:rsidRPr="00C952FD" w:rsidDel="00C952FD">
            <w:rPr>
              <w:rStyle w:val="Collegamentoipertestuale"/>
            </w:rPr>
            <w:delText>9.3.1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Soggetti che possono richiedere l’incentivo</w:delText>
          </w:r>
          <w:r w:rsidDel="00C952FD">
            <w:rPr>
              <w:webHidden/>
            </w:rPr>
            <w:tab/>
          </w:r>
        </w:del>
      </w:ins>
      <w:ins w:id="1765" w:author="Visone Rossana (GSE)" w:date="2025-10-24T11:45:00Z" w16du:dateUtc="2025-10-24T09:45:00Z">
        <w:del w:id="1766" w:author="Visone Rossana (GSE)" w:date="2025-10-27T12:57:00Z" w16du:dateUtc="2025-10-27T11:57:00Z">
          <w:r w:rsidR="005759E9" w:rsidDel="00C952FD">
            <w:rPr>
              <w:webHidden/>
            </w:rPr>
            <w:delText>64</w:delText>
          </w:r>
        </w:del>
      </w:ins>
      <w:ins w:id="1767" w:author="Visone Rossana (GSE)" w:date="2025-10-14T09:41:00Z" w16du:dateUtc="2025-10-14T07:41:00Z">
        <w:del w:id="1768" w:author="Visone Rossana (GSE)" w:date="2025-10-27T12:57:00Z" w16du:dateUtc="2025-10-27T11:57:00Z">
          <w:r w:rsidDel="00C952FD">
            <w:rPr>
              <w:webHidden/>
            </w:rPr>
            <w:delText>59</w:delText>
          </w:r>
        </w:del>
      </w:ins>
    </w:p>
    <w:p w14:paraId="26D7803B" w14:textId="4462791A" w:rsidR="00B3310D" w:rsidDel="00C952FD" w:rsidRDefault="00B3310D">
      <w:pPr>
        <w:pStyle w:val="Sommario3"/>
        <w:rPr>
          <w:ins w:id="1769" w:author="Visone Rossana (GSE)" w:date="2025-10-14T09:41:00Z" w16du:dateUtc="2025-10-14T07:41:00Z"/>
          <w:del w:id="1770" w:author="Visone Rossana (GSE)" w:date="2025-10-27T12:57:00Z" w16du:dateUtc="2025-10-27T11:57:00Z"/>
          <w:rFonts w:eastAsiaTheme="minorEastAsia" w:cstheme="minorBidi"/>
          <w:bCs w:val="0"/>
          <w:i w:val="0"/>
          <w:iCs w:val="0"/>
          <w:kern w:val="2"/>
          <w:sz w:val="24"/>
          <w:lang w:eastAsia="it-IT"/>
          <w14:ligatures w14:val="standardContextual"/>
        </w:rPr>
      </w:pPr>
      <w:ins w:id="1771" w:author="Visone Rossana (GSE)" w:date="2025-10-14T09:41:00Z" w16du:dateUtc="2025-10-14T07:41:00Z">
        <w:del w:id="1772" w:author="Visone Rossana (GSE)" w:date="2025-10-27T12:57:00Z" w16du:dateUtc="2025-10-27T11:57:00Z">
          <w:r w:rsidRPr="00C952FD" w:rsidDel="00C952FD">
            <w:rPr>
              <w:rStyle w:val="Collegamentoipertestuale"/>
            </w:rPr>
            <w:delText>9.4.2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tecnici per l’accesso all’incentivo (Allegato I del Decreto)</w:delText>
          </w:r>
          <w:r w:rsidDel="00C952FD">
            <w:rPr>
              <w:webHidden/>
            </w:rPr>
            <w:tab/>
          </w:r>
        </w:del>
      </w:ins>
      <w:ins w:id="1773" w:author="Visone Rossana (GSE)" w:date="2025-10-24T11:45:00Z" w16du:dateUtc="2025-10-24T09:45:00Z">
        <w:del w:id="1774" w:author="Visone Rossana (GSE)" w:date="2025-10-27T12:57:00Z" w16du:dateUtc="2025-10-27T11:57:00Z">
          <w:r w:rsidR="005759E9" w:rsidDel="00C952FD">
            <w:rPr>
              <w:webHidden/>
            </w:rPr>
            <w:delText>64</w:delText>
          </w:r>
        </w:del>
      </w:ins>
      <w:ins w:id="1775" w:author="Visone Rossana (GSE)" w:date="2025-10-14T09:41:00Z" w16du:dateUtc="2025-10-14T07:41:00Z">
        <w:del w:id="1776" w:author="Visone Rossana (GSE)" w:date="2025-10-27T12:57:00Z" w16du:dateUtc="2025-10-27T11:57:00Z">
          <w:r w:rsidDel="00C952FD">
            <w:rPr>
              <w:webHidden/>
            </w:rPr>
            <w:delText>60</w:delText>
          </w:r>
        </w:del>
      </w:ins>
    </w:p>
    <w:p w14:paraId="345F151A" w14:textId="5BD5330E" w:rsidR="00B3310D" w:rsidDel="00C952FD" w:rsidRDefault="00B3310D">
      <w:pPr>
        <w:pStyle w:val="Sommario3"/>
        <w:rPr>
          <w:ins w:id="1777" w:author="Visone Rossana (GSE)" w:date="2025-10-14T09:41:00Z" w16du:dateUtc="2025-10-14T07:41:00Z"/>
          <w:del w:id="1778" w:author="Visone Rossana (GSE)" w:date="2025-10-27T12:57:00Z" w16du:dateUtc="2025-10-27T11:57:00Z"/>
          <w:rFonts w:eastAsiaTheme="minorEastAsia" w:cstheme="minorBidi"/>
          <w:bCs w:val="0"/>
          <w:i w:val="0"/>
          <w:iCs w:val="0"/>
          <w:kern w:val="2"/>
          <w:sz w:val="24"/>
          <w:lang w:eastAsia="it-IT"/>
          <w14:ligatures w14:val="standardContextual"/>
        </w:rPr>
      </w:pPr>
      <w:ins w:id="1779" w:author="Visone Rossana (GSE)" w:date="2025-10-14T09:41:00Z" w16du:dateUtc="2025-10-14T07:41:00Z">
        <w:del w:id="1780" w:author="Visone Rossana (GSE)" w:date="2025-10-27T12:57:00Z" w16du:dateUtc="2025-10-27T11:57:00Z">
          <w:r w:rsidRPr="00C952FD" w:rsidDel="00C952FD">
            <w:rPr>
              <w:rStyle w:val="Collegamentoipertestuale"/>
            </w:rPr>
            <w:delText>9.4.3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Spese ammissibili ai fini del calcolo dell’incentivazione (art. 5)</w:delText>
          </w:r>
          <w:r w:rsidDel="00C952FD">
            <w:rPr>
              <w:webHidden/>
            </w:rPr>
            <w:tab/>
          </w:r>
        </w:del>
      </w:ins>
      <w:ins w:id="1781" w:author="Visone Rossana (GSE)" w:date="2025-10-24T11:45:00Z" w16du:dateUtc="2025-10-24T09:45:00Z">
        <w:del w:id="1782" w:author="Visone Rossana (GSE)" w:date="2025-10-27T12:57:00Z" w16du:dateUtc="2025-10-27T11:57:00Z">
          <w:r w:rsidR="005759E9" w:rsidDel="00C952FD">
            <w:rPr>
              <w:webHidden/>
            </w:rPr>
            <w:delText>66</w:delText>
          </w:r>
        </w:del>
      </w:ins>
      <w:ins w:id="1783" w:author="Visone Rossana (GSE)" w:date="2025-10-14T09:41:00Z" w16du:dateUtc="2025-10-14T07:41:00Z">
        <w:del w:id="1784" w:author="Visone Rossana (GSE)" w:date="2025-10-27T12:57:00Z" w16du:dateUtc="2025-10-27T11:57:00Z">
          <w:r w:rsidDel="00C952FD">
            <w:rPr>
              <w:webHidden/>
            </w:rPr>
            <w:delText>61</w:delText>
          </w:r>
        </w:del>
      </w:ins>
    </w:p>
    <w:p w14:paraId="3EB94CBA" w14:textId="260CD5CC" w:rsidR="00B3310D" w:rsidDel="00C952FD" w:rsidRDefault="00B3310D">
      <w:pPr>
        <w:pStyle w:val="Sommario3"/>
        <w:rPr>
          <w:ins w:id="1785" w:author="Visone Rossana (GSE)" w:date="2025-10-14T09:41:00Z" w16du:dateUtc="2025-10-14T07:41:00Z"/>
          <w:del w:id="1786" w:author="Visone Rossana (GSE)" w:date="2025-10-27T12:57:00Z" w16du:dateUtc="2025-10-27T11:57:00Z"/>
          <w:rFonts w:eastAsiaTheme="minorEastAsia" w:cstheme="minorBidi"/>
          <w:bCs w:val="0"/>
          <w:i w:val="0"/>
          <w:iCs w:val="0"/>
          <w:kern w:val="2"/>
          <w:sz w:val="24"/>
          <w:lang w:eastAsia="it-IT"/>
          <w14:ligatures w14:val="standardContextual"/>
        </w:rPr>
      </w:pPr>
      <w:ins w:id="1787" w:author="Visone Rossana (GSE)" w:date="2025-10-14T09:41:00Z" w16du:dateUtc="2025-10-14T07:41:00Z">
        <w:del w:id="1788" w:author="Visone Rossana (GSE)" w:date="2025-10-27T12:57:00Z" w16du:dateUtc="2025-10-27T11:57:00Z">
          <w:r w:rsidRPr="00C952FD" w:rsidDel="00C952FD">
            <w:rPr>
              <w:rStyle w:val="Collegamentoipertestuale"/>
            </w:rPr>
            <w:delText>9.4.4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Calcolo dell’incentivo (Allegato II – 1 del Decreto)</w:delText>
          </w:r>
          <w:r w:rsidDel="00C952FD">
            <w:rPr>
              <w:webHidden/>
            </w:rPr>
            <w:tab/>
          </w:r>
        </w:del>
      </w:ins>
      <w:ins w:id="1789" w:author="Visone Rossana (GSE)" w:date="2025-10-24T11:45:00Z" w16du:dateUtc="2025-10-24T09:45:00Z">
        <w:del w:id="1790" w:author="Visone Rossana (GSE)" w:date="2025-10-27T12:57:00Z" w16du:dateUtc="2025-10-27T11:57:00Z">
          <w:r w:rsidR="005759E9" w:rsidDel="00C952FD">
            <w:rPr>
              <w:webHidden/>
            </w:rPr>
            <w:delText>66</w:delText>
          </w:r>
        </w:del>
      </w:ins>
      <w:ins w:id="1791" w:author="Visone Rossana (GSE)" w:date="2025-10-14T09:41:00Z" w16du:dateUtc="2025-10-14T07:41:00Z">
        <w:del w:id="1792" w:author="Visone Rossana (GSE)" w:date="2025-10-27T12:57:00Z" w16du:dateUtc="2025-10-27T11:57:00Z">
          <w:r w:rsidDel="00C952FD">
            <w:rPr>
              <w:webHidden/>
            </w:rPr>
            <w:delText>61</w:delText>
          </w:r>
        </w:del>
      </w:ins>
    </w:p>
    <w:p w14:paraId="65C163F2" w14:textId="18966190" w:rsidR="00B3310D" w:rsidDel="00C952FD" w:rsidRDefault="00B3310D">
      <w:pPr>
        <w:pStyle w:val="Sommario3"/>
        <w:rPr>
          <w:ins w:id="1793" w:author="Visone Rossana (GSE)" w:date="2025-10-14T09:41:00Z" w16du:dateUtc="2025-10-14T07:41:00Z"/>
          <w:del w:id="1794" w:author="Visone Rossana (GSE)" w:date="2025-10-27T12:57:00Z" w16du:dateUtc="2025-10-27T11:57:00Z"/>
          <w:rFonts w:eastAsiaTheme="minorEastAsia" w:cstheme="minorBidi"/>
          <w:bCs w:val="0"/>
          <w:i w:val="0"/>
          <w:iCs w:val="0"/>
          <w:kern w:val="2"/>
          <w:sz w:val="24"/>
          <w:lang w:eastAsia="it-IT"/>
          <w14:ligatures w14:val="standardContextual"/>
        </w:rPr>
      </w:pPr>
      <w:ins w:id="1795" w:author="Visone Rossana (GSE)" w:date="2025-10-14T09:41:00Z" w16du:dateUtc="2025-10-14T07:41:00Z">
        <w:del w:id="1796" w:author="Visone Rossana (GSE)" w:date="2025-10-27T12:57:00Z" w16du:dateUtc="2025-10-27T11:57:00Z">
          <w:r w:rsidRPr="00C952FD" w:rsidDel="00C952FD">
            <w:rPr>
              <w:rStyle w:val="Collegamentoipertestuale"/>
            </w:rPr>
            <w:delText>9.4.5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Documentazione necessaria per l’accesso all’incentivo</w:delText>
          </w:r>
          <w:r w:rsidDel="00C952FD">
            <w:rPr>
              <w:webHidden/>
            </w:rPr>
            <w:tab/>
          </w:r>
        </w:del>
      </w:ins>
      <w:ins w:id="1797" w:author="Visone Rossana (GSE)" w:date="2025-10-24T11:45:00Z" w16du:dateUtc="2025-10-24T09:45:00Z">
        <w:del w:id="1798" w:author="Visone Rossana (GSE)" w:date="2025-10-27T12:57:00Z" w16du:dateUtc="2025-10-27T11:57:00Z">
          <w:r w:rsidR="005759E9" w:rsidDel="00C952FD">
            <w:rPr>
              <w:webHidden/>
            </w:rPr>
            <w:delText>67</w:delText>
          </w:r>
        </w:del>
      </w:ins>
      <w:ins w:id="1799" w:author="Visone Rossana (GSE)" w:date="2025-10-14T09:41:00Z" w16du:dateUtc="2025-10-14T07:41:00Z">
        <w:del w:id="1800" w:author="Visone Rossana (GSE)" w:date="2025-10-27T12:57:00Z" w16du:dateUtc="2025-10-27T11:57:00Z">
          <w:r w:rsidDel="00C952FD">
            <w:rPr>
              <w:webHidden/>
            </w:rPr>
            <w:delText>62</w:delText>
          </w:r>
        </w:del>
      </w:ins>
    </w:p>
    <w:p w14:paraId="472415BA" w14:textId="0F3C8038" w:rsidR="00B3310D" w:rsidDel="00C952FD" w:rsidRDefault="00B3310D">
      <w:pPr>
        <w:pStyle w:val="Sommario3"/>
        <w:rPr>
          <w:ins w:id="1801" w:author="Visone Rossana (GSE)" w:date="2025-10-14T09:41:00Z" w16du:dateUtc="2025-10-14T07:41:00Z"/>
          <w:del w:id="1802" w:author="Visone Rossana (GSE)" w:date="2025-10-27T12:57:00Z" w16du:dateUtc="2025-10-27T11:57:00Z"/>
          <w:rFonts w:eastAsiaTheme="minorEastAsia" w:cstheme="minorBidi"/>
          <w:bCs w:val="0"/>
          <w:i w:val="0"/>
          <w:iCs w:val="0"/>
          <w:kern w:val="2"/>
          <w:sz w:val="24"/>
          <w:lang w:eastAsia="it-IT"/>
          <w14:ligatures w14:val="standardContextual"/>
        </w:rPr>
      </w:pPr>
      <w:ins w:id="1803" w:author="Visone Rossana (GSE)" w:date="2025-10-14T09:41:00Z" w16du:dateUtc="2025-10-14T07:41:00Z">
        <w:del w:id="1804" w:author="Visone Rossana (GSE)" w:date="2025-10-27T12:57:00Z" w16du:dateUtc="2025-10-27T11:57:00Z">
          <w:r w:rsidRPr="00C952FD" w:rsidDel="00C952FD">
            <w:rPr>
              <w:rStyle w:val="Collegamentoipertestuale"/>
              <w:rFonts w:cs="Calibri"/>
            </w:rPr>
            <w:delText>9.4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Sostituzione di sistemi per l’illuminazione d’interni e delle pertinenze esterne degli edifici esistenti con sistemi efficienti di illuminazione (intervento II.E - art. 5, comma 1, lettera e)</w:delText>
          </w:r>
          <w:r w:rsidDel="00C952FD">
            <w:rPr>
              <w:webHidden/>
            </w:rPr>
            <w:tab/>
          </w:r>
        </w:del>
      </w:ins>
      <w:ins w:id="1805" w:author="Visone Rossana (GSE)" w:date="2025-10-24T11:45:00Z" w16du:dateUtc="2025-10-24T09:45:00Z">
        <w:del w:id="1806" w:author="Visone Rossana (GSE)" w:date="2025-10-27T12:57:00Z" w16du:dateUtc="2025-10-27T11:57:00Z">
          <w:r w:rsidR="005759E9" w:rsidDel="00C952FD">
            <w:rPr>
              <w:webHidden/>
            </w:rPr>
            <w:delText>69</w:delText>
          </w:r>
        </w:del>
      </w:ins>
      <w:ins w:id="1807" w:author="Visone Rossana (GSE)" w:date="2025-10-14T09:41:00Z" w16du:dateUtc="2025-10-14T07:41:00Z">
        <w:del w:id="1808" w:author="Visone Rossana (GSE)" w:date="2025-10-27T12:57:00Z" w16du:dateUtc="2025-10-27T11:57:00Z">
          <w:r w:rsidDel="00C952FD">
            <w:rPr>
              <w:webHidden/>
            </w:rPr>
            <w:delText>64</w:delText>
          </w:r>
        </w:del>
      </w:ins>
    </w:p>
    <w:p w14:paraId="4E62601A" w14:textId="1722F343" w:rsidR="00B3310D" w:rsidDel="00C952FD" w:rsidRDefault="00B3310D">
      <w:pPr>
        <w:pStyle w:val="Sommario3"/>
        <w:rPr>
          <w:ins w:id="1809" w:author="Visone Rossana (GSE)" w:date="2025-10-14T09:41:00Z" w16du:dateUtc="2025-10-14T07:41:00Z"/>
          <w:del w:id="1810" w:author="Visone Rossana (GSE)" w:date="2025-10-27T12:57:00Z" w16du:dateUtc="2025-10-27T11:57:00Z"/>
          <w:rFonts w:eastAsiaTheme="minorEastAsia" w:cstheme="minorBidi"/>
          <w:bCs w:val="0"/>
          <w:i w:val="0"/>
          <w:iCs w:val="0"/>
          <w:kern w:val="2"/>
          <w:sz w:val="24"/>
          <w:lang w:eastAsia="it-IT"/>
          <w14:ligatures w14:val="standardContextual"/>
        </w:rPr>
      </w:pPr>
      <w:ins w:id="1811" w:author="Visone Rossana (GSE)" w:date="2025-10-14T09:41:00Z" w16du:dateUtc="2025-10-14T07:41:00Z">
        <w:del w:id="1812" w:author="Visone Rossana (GSE)" w:date="2025-10-27T12:57:00Z" w16du:dateUtc="2025-10-27T11:57:00Z">
          <w:r w:rsidRPr="00C952FD" w:rsidDel="00C952FD">
            <w:rPr>
              <w:rStyle w:val="Collegamentoipertestuale"/>
              <w:rFonts w:ascii="Calibri" w:hAnsi="Calibri" w:cs="Calibri"/>
              <w:b/>
            </w:rPr>
            <w:delText>9.5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Installazione di tecnologie di gestione e controllo automatico (building automation) degli impianti termici ed elettrici degli edifici, ivi compresa l’installazione di sistemi di termoregolazione e contabilizzazione del calore (intervento II.F - art. 5, comma 1, lettera f)</w:delText>
          </w:r>
          <w:r w:rsidDel="00C952FD">
            <w:rPr>
              <w:webHidden/>
            </w:rPr>
            <w:tab/>
          </w:r>
        </w:del>
      </w:ins>
      <w:ins w:id="1813" w:author="Visone Rossana (GSE)" w:date="2025-10-24T11:45:00Z" w16du:dateUtc="2025-10-24T09:45:00Z">
        <w:del w:id="1814" w:author="Visone Rossana (GSE)" w:date="2025-10-27T12:57:00Z" w16du:dateUtc="2025-10-27T11:57:00Z">
          <w:r w:rsidR="005759E9" w:rsidDel="00C952FD">
            <w:rPr>
              <w:webHidden/>
            </w:rPr>
            <w:delText>75</w:delText>
          </w:r>
        </w:del>
      </w:ins>
      <w:ins w:id="1815" w:author="Visone Rossana (GSE)" w:date="2025-10-14T09:41:00Z" w16du:dateUtc="2025-10-14T07:41:00Z">
        <w:del w:id="1816" w:author="Visone Rossana (GSE)" w:date="2025-10-27T12:57:00Z" w16du:dateUtc="2025-10-27T11:57:00Z">
          <w:r w:rsidDel="00C952FD">
            <w:rPr>
              <w:webHidden/>
            </w:rPr>
            <w:delText>64</w:delText>
          </w:r>
        </w:del>
      </w:ins>
    </w:p>
    <w:p w14:paraId="2F0DB5FD" w14:textId="46D4A1CE" w:rsidR="00B3310D" w:rsidDel="00C952FD" w:rsidRDefault="00B3310D">
      <w:pPr>
        <w:pStyle w:val="Sommario3"/>
        <w:rPr>
          <w:ins w:id="1817" w:author="Visone Rossana (GSE)" w:date="2025-10-14T09:41:00Z" w16du:dateUtc="2025-10-14T07:41:00Z"/>
          <w:del w:id="1818" w:author="Visone Rossana (GSE)" w:date="2025-10-27T12:57:00Z" w16du:dateUtc="2025-10-27T11:57:00Z"/>
          <w:rFonts w:eastAsiaTheme="minorEastAsia" w:cstheme="minorBidi"/>
          <w:bCs w:val="0"/>
          <w:i w:val="0"/>
          <w:iCs w:val="0"/>
          <w:kern w:val="2"/>
          <w:sz w:val="24"/>
          <w:lang w:eastAsia="it-IT"/>
          <w14:ligatures w14:val="standardContextual"/>
        </w:rPr>
      </w:pPr>
      <w:ins w:id="1819" w:author="Visone Rossana (GSE)" w:date="2025-10-14T09:41:00Z" w16du:dateUtc="2025-10-14T07:41:00Z">
        <w:del w:id="1820" w:author="Visone Rossana (GSE)" w:date="2025-10-27T12:57:00Z" w16du:dateUtc="2025-10-27T11:57:00Z">
          <w:r w:rsidRPr="00C952FD" w:rsidDel="00C952FD">
            <w:rPr>
              <w:rStyle w:val="Collegamentoipertestuale"/>
              <w:rFonts w:cs="Calibri"/>
            </w:rPr>
            <w:delText>9.6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delText>
          </w:r>
          <w:r w:rsidDel="00C952FD">
            <w:rPr>
              <w:webHidden/>
            </w:rPr>
            <w:tab/>
          </w:r>
        </w:del>
      </w:ins>
      <w:ins w:id="1821" w:author="Visone Rossana (GSE)" w:date="2025-10-24T11:45:00Z" w16du:dateUtc="2025-10-24T09:45:00Z">
        <w:del w:id="1822" w:author="Visone Rossana (GSE)" w:date="2025-10-27T12:57:00Z" w16du:dateUtc="2025-10-27T11:57:00Z">
          <w:r w:rsidR="005759E9" w:rsidDel="00C952FD">
            <w:rPr>
              <w:webHidden/>
            </w:rPr>
            <w:delText>78</w:delText>
          </w:r>
        </w:del>
      </w:ins>
      <w:ins w:id="1823" w:author="Visone Rossana (GSE)" w:date="2025-10-14T09:41:00Z" w16du:dateUtc="2025-10-14T07:41:00Z">
        <w:del w:id="1824" w:author="Visone Rossana (GSE)" w:date="2025-10-27T12:57:00Z" w16du:dateUtc="2025-10-27T11:57:00Z">
          <w:r w:rsidDel="00C952FD">
            <w:rPr>
              <w:webHidden/>
            </w:rPr>
            <w:delText>64</w:delText>
          </w:r>
        </w:del>
      </w:ins>
    </w:p>
    <w:p w14:paraId="3C0B7E02" w14:textId="48E1C4F0" w:rsidR="00B3310D" w:rsidDel="00C952FD" w:rsidRDefault="00B3310D">
      <w:pPr>
        <w:pStyle w:val="Sommario3"/>
        <w:rPr>
          <w:ins w:id="1825" w:author="Visone Rossana (GSE)" w:date="2025-10-14T09:41:00Z" w16du:dateUtc="2025-10-14T07:41:00Z"/>
          <w:del w:id="1826" w:author="Visone Rossana (GSE)" w:date="2025-10-27T12:57:00Z" w16du:dateUtc="2025-10-27T11:57:00Z"/>
          <w:rFonts w:eastAsiaTheme="minorEastAsia" w:cstheme="minorBidi"/>
          <w:bCs w:val="0"/>
          <w:i w:val="0"/>
          <w:iCs w:val="0"/>
          <w:kern w:val="2"/>
          <w:sz w:val="24"/>
          <w:lang w:eastAsia="it-IT"/>
          <w14:ligatures w14:val="standardContextual"/>
        </w:rPr>
      </w:pPr>
      <w:ins w:id="1827" w:author="Visone Rossana (GSE)" w:date="2025-10-14T09:41:00Z" w16du:dateUtc="2025-10-14T07:41:00Z">
        <w:del w:id="1828" w:author="Visone Rossana (GSE)" w:date="2025-10-27T12:57:00Z" w16du:dateUtc="2025-10-27T11:57:00Z">
          <w:r w:rsidRPr="00C952FD" w:rsidDel="00C952FD">
            <w:rPr>
              <w:rStyle w:val="Collegamentoipertestuale"/>
            </w:rPr>
            <w:delText>9.6.1. Soggetti che possono richiedere l’incentivo</w:delText>
          </w:r>
          <w:r w:rsidDel="00C952FD">
            <w:rPr>
              <w:webHidden/>
            </w:rPr>
            <w:tab/>
          </w:r>
        </w:del>
      </w:ins>
      <w:ins w:id="1829" w:author="Visone Rossana (GSE)" w:date="2025-10-24T11:45:00Z" w16du:dateUtc="2025-10-24T09:45:00Z">
        <w:del w:id="1830" w:author="Visone Rossana (GSE)" w:date="2025-10-27T12:57:00Z" w16du:dateUtc="2025-10-27T11:57:00Z">
          <w:r w:rsidR="005759E9" w:rsidDel="00C952FD">
            <w:rPr>
              <w:webHidden/>
            </w:rPr>
            <w:delText>78</w:delText>
          </w:r>
        </w:del>
      </w:ins>
      <w:ins w:id="1831" w:author="Visone Rossana (GSE)" w:date="2025-10-14T09:41:00Z" w16du:dateUtc="2025-10-14T07:41:00Z">
        <w:del w:id="1832" w:author="Visone Rossana (GSE)" w:date="2025-10-27T12:57:00Z" w16du:dateUtc="2025-10-27T11:57:00Z">
          <w:r w:rsidDel="00C952FD">
            <w:rPr>
              <w:webHidden/>
            </w:rPr>
            <w:delText>65</w:delText>
          </w:r>
        </w:del>
      </w:ins>
    </w:p>
    <w:p w14:paraId="1FEDD710" w14:textId="269E4AFA" w:rsidR="00B3310D" w:rsidDel="00C952FD" w:rsidRDefault="00B3310D">
      <w:pPr>
        <w:pStyle w:val="Sommario3"/>
        <w:rPr>
          <w:ins w:id="1833" w:author="Visone Rossana (GSE)" w:date="2025-10-14T09:41:00Z" w16du:dateUtc="2025-10-14T07:41:00Z"/>
          <w:del w:id="1834" w:author="Visone Rossana (GSE)" w:date="2025-10-27T12:57:00Z" w16du:dateUtc="2025-10-27T11:57:00Z"/>
          <w:rFonts w:eastAsiaTheme="minorEastAsia" w:cstheme="minorBidi"/>
          <w:bCs w:val="0"/>
          <w:i w:val="0"/>
          <w:iCs w:val="0"/>
          <w:kern w:val="2"/>
          <w:sz w:val="24"/>
          <w:lang w:eastAsia="it-IT"/>
          <w14:ligatures w14:val="standardContextual"/>
        </w:rPr>
      </w:pPr>
      <w:ins w:id="1835" w:author="Visone Rossana (GSE)" w:date="2025-10-14T09:41:00Z" w16du:dateUtc="2025-10-14T07:41:00Z">
        <w:del w:id="1836" w:author="Visone Rossana (GSE)" w:date="2025-10-27T12:57:00Z" w16du:dateUtc="2025-10-27T11:57:00Z">
          <w:r w:rsidRPr="00C952FD" w:rsidDel="00C952FD">
            <w:rPr>
              <w:rStyle w:val="Collegamentoipertestuale"/>
            </w:rPr>
            <w:delText xml:space="preserve">9.6.2 Requisiti tecnici per l’accesso all’incentivo (Allegato </w:delText>
          </w:r>
          <w:r w:rsidRPr="00C952FD" w:rsidDel="00C952FD">
            <w:rPr>
              <w:rStyle w:val="Collegamentoipertestuale"/>
              <w:highlight w:val="yellow"/>
            </w:rPr>
            <w:delText>I</w:delText>
          </w:r>
          <w:r w:rsidRPr="00C952FD" w:rsidDel="00C952FD">
            <w:rPr>
              <w:rStyle w:val="Collegamentoipertestuale"/>
            </w:rPr>
            <w:delText xml:space="preserve"> del Decreto)</w:delText>
          </w:r>
          <w:r w:rsidDel="00C952FD">
            <w:rPr>
              <w:webHidden/>
            </w:rPr>
            <w:tab/>
          </w:r>
        </w:del>
      </w:ins>
      <w:ins w:id="1837" w:author="Visone Rossana (GSE)" w:date="2025-10-24T11:45:00Z" w16du:dateUtc="2025-10-24T09:45:00Z">
        <w:del w:id="1838" w:author="Visone Rossana (GSE)" w:date="2025-10-27T12:57:00Z" w16du:dateUtc="2025-10-27T11:57:00Z">
          <w:r w:rsidR="005759E9" w:rsidDel="00C952FD">
            <w:rPr>
              <w:webHidden/>
            </w:rPr>
            <w:delText>78</w:delText>
          </w:r>
        </w:del>
      </w:ins>
      <w:ins w:id="1839" w:author="Visone Rossana (GSE)" w:date="2025-10-14T09:41:00Z" w16du:dateUtc="2025-10-14T07:41:00Z">
        <w:del w:id="1840" w:author="Visone Rossana (GSE)" w:date="2025-10-27T12:57:00Z" w16du:dateUtc="2025-10-27T11:57:00Z">
          <w:r w:rsidDel="00C952FD">
            <w:rPr>
              <w:webHidden/>
            </w:rPr>
            <w:delText>65</w:delText>
          </w:r>
        </w:del>
      </w:ins>
    </w:p>
    <w:p w14:paraId="02604D78" w14:textId="79BCAFB3" w:rsidR="00B3310D" w:rsidDel="00C952FD" w:rsidRDefault="00B3310D">
      <w:pPr>
        <w:pStyle w:val="Sommario3"/>
        <w:rPr>
          <w:ins w:id="1841" w:author="Visone Rossana (GSE)" w:date="2025-10-14T09:41:00Z" w16du:dateUtc="2025-10-14T07:41:00Z"/>
          <w:del w:id="1842" w:author="Visone Rossana (GSE)" w:date="2025-10-27T12:57:00Z" w16du:dateUtc="2025-10-27T11:57:00Z"/>
          <w:rFonts w:eastAsiaTheme="minorEastAsia" w:cstheme="minorBidi"/>
          <w:bCs w:val="0"/>
          <w:i w:val="0"/>
          <w:iCs w:val="0"/>
          <w:kern w:val="2"/>
          <w:sz w:val="24"/>
          <w:lang w:eastAsia="it-IT"/>
          <w14:ligatures w14:val="standardContextual"/>
        </w:rPr>
      </w:pPr>
      <w:ins w:id="1843" w:author="Visone Rossana (GSE)" w:date="2025-10-14T09:41:00Z" w16du:dateUtc="2025-10-14T07:41:00Z">
        <w:del w:id="1844" w:author="Visone Rossana (GSE)" w:date="2025-10-27T12:57:00Z" w16du:dateUtc="2025-10-27T11:57:00Z">
          <w:r w:rsidRPr="00C952FD" w:rsidDel="00C952FD">
            <w:rPr>
              <w:rStyle w:val="Collegamentoipertestuale"/>
            </w:rPr>
            <w:delText>9.6.3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Spese ammissibili ai fini del calcolo dell’incentivazione (art. 6)</w:delText>
          </w:r>
          <w:r w:rsidDel="00C952FD">
            <w:rPr>
              <w:webHidden/>
            </w:rPr>
            <w:tab/>
          </w:r>
        </w:del>
      </w:ins>
      <w:ins w:id="1845" w:author="Visone Rossana (GSE)" w:date="2025-10-24T11:45:00Z" w16du:dateUtc="2025-10-24T09:45:00Z">
        <w:del w:id="1846" w:author="Visone Rossana (GSE)" w:date="2025-10-27T12:57:00Z" w16du:dateUtc="2025-10-27T11:57:00Z">
          <w:r w:rsidR="005759E9" w:rsidDel="00C952FD">
            <w:rPr>
              <w:webHidden/>
            </w:rPr>
            <w:delText>79</w:delText>
          </w:r>
        </w:del>
      </w:ins>
      <w:ins w:id="1847" w:author="Visone Rossana (GSE)" w:date="2025-10-14T09:41:00Z" w16du:dateUtc="2025-10-14T07:41:00Z">
        <w:del w:id="1848" w:author="Visone Rossana (GSE)" w:date="2025-10-27T12:57:00Z" w16du:dateUtc="2025-10-27T11:57:00Z">
          <w:r w:rsidDel="00C952FD">
            <w:rPr>
              <w:webHidden/>
            </w:rPr>
            <w:delText>66</w:delText>
          </w:r>
        </w:del>
      </w:ins>
    </w:p>
    <w:p w14:paraId="4388A11A" w14:textId="07EFB67E" w:rsidR="00B3310D" w:rsidDel="00C952FD" w:rsidRDefault="00B3310D">
      <w:pPr>
        <w:pStyle w:val="Sommario3"/>
        <w:rPr>
          <w:ins w:id="1849" w:author="Visone Rossana (GSE)" w:date="2025-10-14T09:41:00Z" w16du:dateUtc="2025-10-14T07:41:00Z"/>
          <w:del w:id="1850" w:author="Visone Rossana (GSE)" w:date="2025-10-27T12:57:00Z" w16du:dateUtc="2025-10-27T11:57:00Z"/>
          <w:rFonts w:eastAsiaTheme="minorEastAsia" w:cstheme="minorBidi"/>
          <w:bCs w:val="0"/>
          <w:i w:val="0"/>
          <w:iCs w:val="0"/>
          <w:kern w:val="2"/>
          <w:sz w:val="24"/>
          <w:lang w:eastAsia="it-IT"/>
          <w14:ligatures w14:val="standardContextual"/>
        </w:rPr>
      </w:pPr>
      <w:ins w:id="1851" w:author="Visone Rossana (GSE)" w:date="2025-10-14T09:41:00Z" w16du:dateUtc="2025-10-14T07:41:00Z">
        <w:del w:id="1852" w:author="Visone Rossana (GSE)" w:date="2025-10-27T12:57:00Z" w16du:dateUtc="2025-10-27T11:57:00Z">
          <w:r w:rsidRPr="00C952FD" w:rsidDel="00C952FD">
            <w:rPr>
              <w:rStyle w:val="Collegamentoipertestuale"/>
            </w:rPr>
            <w:delText>9.6.4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Calcolo dell’incentivo (Allegato II del Decreto)</w:delText>
          </w:r>
          <w:r w:rsidDel="00C952FD">
            <w:rPr>
              <w:webHidden/>
            </w:rPr>
            <w:tab/>
          </w:r>
        </w:del>
      </w:ins>
      <w:ins w:id="1853" w:author="Visone Rossana (GSE)" w:date="2025-10-24T11:45:00Z" w16du:dateUtc="2025-10-24T09:45:00Z">
        <w:del w:id="1854" w:author="Visone Rossana (GSE)" w:date="2025-10-27T12:57:00Z" w16du:dateUtc="2025-10-27T11:57:00Z">
          <w:r w:rsidR="005759E9" w:rsidDel="00C952FD">
            <w:rPr>
              <w:webHidden/>
            </w:rPr>
            <w:delText>79</w:delText>
          </w:r>
        </w:del>
      </w:ins>
      <w:ins w:id="1855" w:author="Visone Rossana (GSE)" w:date="2025-10-14T09:41:00Z" w16du:dateUtc="2025-10-14T07:41:00Z">
        <w:del w:id="1856" w:author="Visone Rossana (GSE)" w:date="2025-10-27T12:57:00Z" w16du:dateUtc="2025-10-27T11:57:00Z">
          <w:r w:rsidDel="00C952FD">
            <w:rPr>
              <w:webHidden/>
            </w:rPr>
            <w:delText>66</w:delText>
          </w:r>
        </w:del>
      </w:ins>
    </w:p>
    <w:p w14:paraId="6B99383D" w14:textId="49A5DE34" w:rsidR="00B3310D" w:rsidDel="00C952FD" w:rsidRDefault="00B3310D">
      <w:pPr>
        <w:pStyle w:val="Sommario3"/>
        <w:rPr>
          <w:ins w:id="1857" w:author="Visone Rossana (GSE)" w:date="2025-10-14T09:41:00Z" w16du:dateUtc="2025-10-14T07:41:00Z"/>
          <w:del w:id="1858" w:author="Visone Rossana (GSE)" w:date="2025-10-27T12:57:00Z" w16du:dateUtc="2025-10-27T11:57:00Z"/>
          <w:rFonts w:eastAsiaTheme="minorEastAsia" w:cstheme="minorBidi"/>
          <w:bCs w:val="0"/>
          <w:i w:val="0"/>
          <w:iCs w:val="0"/>
          <w:kern w:val="2"/>
          <w:sz w:val="24"/>
          <w:lang w:eastAsia="it-IT"/>
          <w14:ligatures w14:val="standardContextual"/>
        </w:rPr>
      </w:pPr>
      <w:ins w:id="1859" w:author="Visone Rossana (GSE)" w:date="2025-10-14T09:41:00Z" w16du:dateUtc="2025-10-14T07:41:00Z">
        <w:del w:id="1860" w:author="Visone Rossana (GSE)" w:date="2025-10-27T12:57:00Z" w16du:dateUtc="2025-10-27T11:57:00Z">
          <w:r w:rsidRPr="00C952FD" w:rsidDel="00C952FD">
            <w:rPr>
              <w:rStyle w:val="Collegamentoipertestuale"/>
            </w:rPr>
            <w:delText>9.6.5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Documentazione necessaria per l’accesso all’ incentivo</w:delText>
          </w:r>
          <w:r w:rsidDel="00C952FD">
            <w:rPr>
              <w:webHidden/>
            </w:rPr>
            <w:tab/>
          </w:r>
        </w:del>
      </w:ins>
      <w:ins w:id="1861" w:author="Visone Rossana (GSE)" w:date="2025-10-24T11:45:00Z" w16du:dateUtc="2025-10-24T09:45:00Z">
        <w:del w:id="1862" w:author="Visone Rossana (GSE)" w:date="2025-10-27T12:57:00Z" w16du:dateUtc="2025-10-27T11:57:00Z">
          <w:r w:rsidR="005759E9" w:rsidDel="00C952FD">
            <w:rPr>
              <w:webHidden/>
            </w:rPr>
            <w:delText>80</w:delText>
          </w:r>
        </w:del>
      </w:ins>
      <w:ins w:id="1863" w:author="Visone Rossana (GSE)" w:date="2025-10-14T09:41:00Z" w16du:dateUtc="2025-10-14T07:41:00Z">
        <w:del w:id="1864" w:author="Visone Rossana (GSE)" w:date="2025-10-27T12:57:00Z" w16du:dateUtc="2025-10-27T11:57:00Z">
          <w:r w:rsidDel="00C952FD">
            <w:rPr>
              <w:webHidden/>
            </w:rPr>
            <w:delText>67</w:delText>
          </w:r>
        </w:del>
      </w:ins>
    </w:p>
    <w:p w14:paraId="700F6C2D" w14:textId="3FD66F0D" w:rsidR="00B3310D" w:rsidDel="00C952FD" w:rsidRDefault="00B3310D">
      <w:pPr>
        <w:pStyle w:val="Sommario3"/>
        <w:rPr>
          <w:ins w:id="1865" w:author="Visone Rossana (GSE)" w:date="2025-10-14T09:41:00Z" w16du:dateUtc="2025-10-14T07:41:00Z"/>
          <w:del w:id="1866" w:author="Visone Rossana (GSE)" w:date="2025-10-27T12:57:00Z" w16du:dateUtc="2025-10-27T11:57:00Z"/>
          <w:rFonts w:eastAsiaTheme="minorEastAsia" w:cstheme="minorBidi"/>
          <w:bCs w:val="0"/>
          <w:i w:val="0"/>
          <w:iCs w:val="0"/>
          <w:kern w:val="2"/>
          <w:sz w:val="24"/>
          <w:lang w:eastAsia="it-IT"/>
          <w14:ligatures w14:val="standardContextual"/>
        </w:rPr>
      </w:pPr>
      <w:ins w:id="1867" w:author="Visone Rossana (GSE)" w:date="2025-10-14T09:41:00Z" w16du:dateUtc="2025-10-14T07:41:00Z">
        <w:del w:id="1868" w:author="Visone Rossana (GSE)" w:date="2025-10-27T12:57:00Z" w16du:dateUtc="2025-10-27T11:57:00Z">
          <w:r w:rsidRPr="00C952FD" w:rsidDel="00C952FD">
            <w:rPr>
              <w:rStyle w:val="Collegamentoipertestuale"/>
              <w:rFonts w:ascii="Calibri" w:hAnsi="Calibri" w:cs="Calibri"/>
              <w:b/>
              <w:highlight w:val="cyan"/>
            </w:rPr>
            <w:delText>9.7</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Installazione di impianti solari fotovoltaici e relativi sistemi di accumulo e/o opere di allacciamento alla rete, presso l’edificio o nelle relative pertinenze, (intervento II.H - art. 5, comma 1, lettera h)</w:delText>
          </w:r>
          <w:r w:rsidDel="00C952FD">
            <w:rPr>
              <w:webHidden/>
            </w:rPr>
            <w:tab/>
          </w:r>
        </w:del>
      </w:ins>
      <w:ins w:id="1869" w:author="Visone Rossana (GSE)" w:date="2025-10-24T11:45:00Z" w16du:dateUtc="2025-10-24T09:45:00Z">
        <w:del w:id="1870" w:author="Visone Rossana (GSE)" w:date="2025-10-27T12:57:00Z" w16du:dateUtc="2025-10-27T11:57:00Z">
          <w:r w:rsidR="005759E9" w:rsidDel="00C952FD">
            <w:rPr>
              <w:webHidden/>
            </w:rPr>
            <w:delText>81</w:delText>
          </w:r>
        </w:del>
      </w:ins>
      <w:ins w:id="1871" w:author="Visone Rossana (GSE)" w:date="2025-10-14T09:41:00Z" w16du:dateUtc="2025-10-14T07:41:00Z">
        <w:del w:id="1872" w:author="Visone Rossana (GSE)" w:date="2025-10-27T12:57:00Z" w16du:dateUtc="2025-10-27T11:57:00Z">
          <w:r w:rsidDel="00C952FD">
            <w:rPr>
              <w:webHidden/>
            </w:rPr>
            <w:delText>68</w:delText>
          </w:r>
        </w:del>
      </w:ins>
    </w:p>
    <w:p w14:paraId="1AB5E978" w14:textId="157C79C3" w:rsidR="00B3310D" w:rsidDel="00C952FD" w:rsidRDefault="00B3310D">
      <w:pPr>
        <w:pStyle w:val="Sommario3"/>
        <w:rPr>
          <w:ins w:id="1873" w:author="Visone Rossana (GSE)" w:date="2025-10-14T09:41:00Z" w16du:dateUtc="2025-10-14T07:41:00Z"/>
          <w:del w:id="1874" w:author="Visone Rossana (GSE)" w:date="2025-10-27T12:57:00Z" w16du:dateUtc="2025-10-27T11:57:00Z"/>
          <w:rFonts w:eastAsiaTheme="minorEastAsia" w:cstheme="minorBidi"/>
          <w:bCs w:val="0"/>
          <w:i w:val="0"/>
          <w:iCs w:val="0"/>
          <w:kern w:val="2"/>
          <w:sz w:val="24"/>
          <w:lang w:eastAsia="it-IT"/>
          <w14:ligatures w14:val="standardContextual"/>
        </w:rPr>
      </w:pPr>
      <w:ins w:id="1875" w:author="Visone Rossana (GSE)" w:date="2025-10-14T09:41:00Z" w16du:dateUtc="2025-10-14T07:41:00Z">
        <w:del w:id="1876" w:author="Visone Rossana (GSE)" w:date="2025-10-27T12:57:00Z" w16du:dateUtc="2025-10-27T11:57:00Z">
          <w:r w:rsidRPr="00C952FD" w:rsidDel="00C952FD">
            <w:rPr>
              <w:rStyle w:val="Collegamentoipertestuale"/>
            </w:rPr>
            <w:delText>9.7.1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Soggetti che possono richiedere l’incentivo</w:delText>
          </w:r>
          <w:r w:rsidDel="00C952FD">
            <w:rPr>
              <w:webHidden/>
            </w:rPr>
            <w:tab/>
          </w:r>
        </w:del>
      </w:ins>
      <w:ins w:id="1877" w:author="Visone Rossana (GSE)" w:date="2025-10-24T11:45:00Z" w16du:dateUtc="2025-10-24T09:45:00Z">
        <w:del w:id="1878" w:author="Visone Rossana (GSE)" w:date="2025-10-27T12:57:00Z" w16du:dateUtc="2025-10-27T11:57:00Z">
          <w:r w:rsidR="005759E9" w:rsidDel="00C952FD">
            <w:rPr>
              <w:webHidden/>
            </w:rPr>
            <w:delText>81</w:delText>
          </w:r>
        </w:del>
      </w:ins>
      <w:ins w:id="1879" w:author="Visone Rossana (GSE)" w:date="2025-10-14T09:41:00Z" w16du:dateUtc="2025-10-14T07:41:00Z">
        <w:del w:id="1880" w:author="Visone Rossana (GSE)" w:date="2025-10-27T12:57:00Z" w16du:dateUtc="2025-10-27T11:57:00Z">
          <w:r w:rsidDel="00C952FD">
            <w:rPr>
              <w:webHidden/>
            </w:rPr>
            <w:delText>68</w:delText>
          </w:r>
        </w:del>
      </w:ins>
    </w:p>
    <w:p w14:paraId="4FCA6275" w14:textId="4766D783" w:rsidR="00B3310D" w:rsidDel="00C952FD" w:rsidRDefault="00B3310D">
      <w:pPr>
        <w:pStyle w:val="Sommario3"/>
        <w:rPr>
          <w:ins w:id="1881" w:author="Visone Rossana (GSE)" w:date="2025-10-14T09:41:00Z" w16du:dateUtc="2025-10-14T07:41:00Z"/>
          <w:del w:id="1882" w:author="Visone Rossana (GSE)" w:date="2025-10-27T12:57:00Z" w16du:dateUtc="2025-10-27T11:57:00Z"/>
          <w:rFonts w:eastAsiaTheme="minorEastAsia" w:cstheme="minorBidi"/>
          <w:bCs w:val="0"/>
          <w:i w:val="0"/>
          <w:iCs w:val="0"/>
          <w:kern w:val="2"/>
          <w:sz w:val="24"/>
          <w:lang w:eastAsia="it-IT"/>
          <w14:ligatures w14:val="standardContextual"/>
        </w:rPr>
      </w:pPr>
      <w:ins w:id="1883" w:author="Visone Rossana (GSE)" w:date="2025-10-14T09:41:00Z" w16du:dateUtc="2025-10-14T07:41:00Z">
        <w:del w:id="1884" w:author="Visone Rossana (GSE)" w:date="2025-10-27T12:57:00Z" w16du:dateUtc="2025-10-27T11:57:00Z">
          <w:r w:rsidRPr="00C952FD" w:rsidDel="00C952FD">
            <w:rPr>
              <w:rStyle w:val="Collegamentoipertestuale"/>
            </w:rPr>
            <w:delText>9.7.2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tecnici per l’accesso agli incentivi</w:delText>
          </w:r>
          <w:r w:rsidDel="00C952FD">
            <w:rPr>
              <w:webHidden/>
            </w:rPr>
            <w:tab/>
          </w:r>
        </w:del>
      </w:ins>
      <w:ins w:id="1885" w:author="Visone Rossana (GSE)" w:date="2025-10-24T11:45:00Z" w16du:dateUtc="2025-10-24T09:45:00Z">
        <w:del w:id="1886" w:author="Visone Rossana (GSE)" w:date="2025-10-27T12:57:00Z" w16du:dateUtc="2025-10-27T11:57:00Z">
          <w:r w:rsidR="005759E9" w:rsidDel="00C952FD">
            <w:rPr>
              <w:webHidden/>
            </w:rPr>
            <w:delText>81</w:delText>
          </w:r>
        </w:del>
      </w:ins>
      <w:ins w:id="1887" w:author="Visone Rossana (GSE)" w:date="2025-10-14T09:41:00Z" w16du:dateUtc="2025-10-14T07:41:00Z">
        <w:del w:id="1888" w:author="Visone Rossana (GSE)" w:date="2025-10-27T12:57:00Z" w16du:dateUtc="2025-10-27T11:57:00Z">
          <w:r w:rsidDel="00C952FD">
            <w:rPr>
              <w:webHidden/>
            </w:rPr>
            <w:delText>68</w:delText>
          </w:r>
        </w:del>
      </w:ins>
    </w:p>
    <w:p w14:paraId="222FEF62" w14:textId="656EA81E" w:rsidR="00B3310D" w:rsidDel="00C952FD" w:rsidRDefault="00B3310D">
      <w:pPr>
        <w:pStyle w:val="Sommario3"/>
        <w:rPr>
          <w:ins w:id="1889" w:author="Visone Rossana (GSE)" w:date="2025-10-14T09:41:00Z" w16du:dateUtc="2025-10-14T07:41:00Z"/>
          <w:del w:id="1890" w:author="Visone Rossana (GSE)" w:date="2025-10-27T12:57:00Z" w16du:dateUtc="2025-10-27T11:57:00Z"/>
          <w:rFonts w:eastAsiaTheme="minorEastAsia" w:cstheme="minorBidi"/>
          <w:bCs w:val="0"/>
          <w:i w:val="0"/>
          <w:iCs w:val="0"/>
          <w:kern w:val="2"/>
          <w:sz w:val="24"/>
          <w:lang w:eastAsia="it-IT"/>
          <w14:ligatures w14:val="standardContextual"/>
        </w:rPr>
      </w:pPr>
      <w:ins w:id="1891" w:author="Visone Rossana (GSE)" w:date="2025-10-14T09:41:00Z" w16du:dateUtc="2025-10-14T07:41:00Z">
        <w:del w:id="1892" w:author="Visone Rossana (GSE)" w:date="2025-10-27T12:57:00Z" w16du:dateUtc="2025-10-27T11:57:00Z">
          <w:r w:rsidRPr="00C952FD" w:rsidDel="00C952FD">
            <w:rPr>
              <w:rStyle w:val="Collegamentoipertestuale"/>
            </w:rPr>
            <w:delText>9.7.3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Spese ammissibili</w:delText>
          </w:r>
          <w:r w:rsidDel="00C952FD">
            <w:rPr>
              <w:webHidden/>
            </w:rPr>
            <w:tab/>
          </w:r>
        </w:del>
      </w:ins>
      <w:ins w:id="1893" w:author="Visone Rossana (GSE)" w:date="2025-10-24T11:45:00Z" w16du:dateUtc="2025-10-24T09:45:00Z">
        <w:del w:id="1894" w:author="Visone Rossana (GSE)" w:date="2025-10-27T12:57:00Z" w16du:dateUtc="2025-10-27T11:57:00Z">
          <w:r w:rsidR="005759E9" w:rsidDel="00C952FD">
            <w:rPr>
              <w:webHidden/>
            </w:rPr>
            <w:delText>82</w:delText>
          </w:r>
        </w:del>
      </w:ins>
      <w:ins w:id="1895" w:author="Visone Rossana (GSE)" w:date="2025-10-14T09:41:00Z" w16du:dateUtc="2025-10-14T07:41:00Z">
        <w:del w:id="1896" w:author="Visone Rossana (GSE)" w:date="2025-10-27T12:57:00Z" w16du:dateUtc="2025-10-27T11:57:00Z">
          <w:r w:rsidDel="00C952FD">
            <w:rPr>
              <w:webHidden/>
            </w:rPr>
            <w:delText>69</w:delText>
          </w:r>
        </w:del>
      </w:ins>
    </w:p>
    <w:p w14:paraId="23FF4404" w14:textId="4039A28A" w:rsidR="00B3310D" w:rsidDel="00C952FD" w:rsidRDefault="00B3310D">
      <w:pPr>
        <w:pStyle w:val="Sommario3"/>
        <w:rPr>
          <w:ins w:id="1897" w:author="Visone Rossana (GSE)" w:date="2025-10-14T09:41:00Z" w16du:dateUtc="2025-10-14T07:41:00Z"/>
          <w:del w:id="1898" w:author="Visone Rossana (GSE)" w:date="2025-10-27T12:57:00Z" w16du:dateUtc="2025-10-27T11:57:00Z"/>
          <w:rFonts w:eastAsiaTheme="minorEastAsia" w:cstheme="minorBidi"/>
          <w:bCs w:val="0"/>
          <w:i w:val="0"/>
          <w:iCs w:val="0"/>
          <w:kern w:val="2"/>
          <w:sz w:val="24"/>
          <w:lang w:eastAsia="it-IT"/>
          <w14:ligatures w14:val="standardContextual"/>
        </w:rPr>
      </w:pPr>
      <w:ins w:id="1899" w:author="Visone Rossana (GSE)" w:date="2025-10-14T09:41:00Z" w16du:dateUtc="2025-10-14T07:41:00Z">
        <w:del w:id="1900" w:author="Visone Rossana (GSE)" w:date="2025-10-27T12:57:00Z" w16du:dateUtc="2025-10-27T11:57:00Z">
          <w:r w:rsidRPr="00C952FD" w:rsidDel="00C952FD">
            <w:rPr>
              <w:rStyle w:val="Collegamentoipertestuale"/>
            </w:rPr>
            <w:delText>9.7.4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Calcolo dell’incentivo (Allegato II Decreto)</w:delText>
          </w:r>
          <w:r w:rsidDel="00C952FD">
            <w:rPr>
              <w:webHidden/>
            </w:rPr>
            <w:tab/>
          </w:r>
        </w:del>
      </w:ins>
      <w:ins w:id="1901" w:author="Visone Rossana (GSE)" w:date="2025-10-24T11:45:00Z" w16du:dateUtc="2025-10-24T09:45:00Z">
        <w:del w:id="1902" w:author="Visone Rossana (GSE)" w:date="2025-10-27T12:57:00Z" w16du:dateUtc="2025-10-27T11:57:00Z">
          <w:r w:rsidR="005759E9" w:rsidDel="00C952FD">
            <w:rPr>
              <w:webHidden/>
            </w:rPr>
            <w:delText>82</w:delText>
          </w:r>
        </w:del>
      </w:ins>
      <w:ins w:id="1903" w:author="Visone Rossana (GSE)" w:date="2025-10-14T09:41:00Z" w16du:dateUtc="2025-10-14T07:41:00Z">
        <w:del w:id="1904" w:author="Visone Rossana (GSE)" w:date="2025-10-27T12:57:00Z" w16du:dateUtc="2025-10-27T11:57:00Z">
          <w:r w:rsidDel="00C952FD">
            <w:rPr>
              <w:webHidden/>
            </w:rPr>
            <w:delText>69</w:delText>
          </w:r>
        </w:del>
      </w:ins>
    </w:p>
    <w:p w14:paraId="12E116E3" w14:textId="57DD622E" w:rsidR="00B3310D" w:rsidDel="00C952FD" w:rsidRDefault="00B3310D">
      <w:pPr>
        <w:pStyle w:val="Sommario3"/>
        <w:rPr>
          <w:ins w:id="1905" w:author="Visone Rossana (GSE)" w:date="2025-10-14T09:41:00Z" w16du:dateUtc="2025-10-14T07:41:00Z"/>
          <w:del w:id="1906" w:author="Visone Rossana (GSE)" w:date="2025-10-27T12:57:00Z" w16du:dateUtc="2025-10-27T11:57:00Z"/>
          <w:rFonts w:eastAsiaTheme="minorEastAsia" w:cstheme="minorBidi"/>
          <w:bCs w:val="0"/>
          <w:i w:val="0"/>
          <w:iCs w:val="0"/>
          <w:kern w:val="2"/>
          <w:sz w:val="24"/>
          <w:lang w:eastAsia="it-IT"/>
          <w14:ligatures w14:val="standardContextual"/>
        </w:rPr>
      </w:pPr>
      <w:ins w:id="1907" w:author="Visone Rossana (GSE)" w:date="2025-10-14T09:41:00Z" w16du:dateUtc="2025-10-14T07:41:00Z">
        <w:del w:id="1908" w:author="Visone Rossana (GSE)" w:date="2025-10-27T12:57:00Z" w16du:dateUtc="2025-10-27T11:57:00Z">
          <w:r w:rsidRPr="00C952FD" w:rsidDel="00C952FD">
            <w:rPr>
              <w:rStyle w:val="Collegamentoipertestuale"/>
            </w:rPr>
            <w:delText>9.7.5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Documentazione necessaria per l’accesso all’ incentivo</w:delText>
          </w:r>
          <w:r w:rsidDel="00C952FD">
            <w:rPr>
              <w:webHidden/>
            </w:rPr>
            <w:tab/>
          </w:r>
        </w:del>
      </w:ins>
      <w:ins w:id="1909" w:author="Visone Rossana (GSE)" w:date="2025-10-24T11:45:00Z" w16du:dateUtc="2025-10-24T09:45:00Z">
        <w:del w:id="1910" w:author="Visone Rossana (GSE)" w:date="2025-10-27T12:57:00Z" w16du:dateUtc="2025-10-27T11:57:00Z">
          <w:r w:rsidR="005759E9" w:rsidDel="00C952FD">
            <w:rPr>
              <w:webHidden/>
            </w:rPr>
            <w:delText>84</w:delText>
          </w:r>
        </w:del>
      </w:ins>
      <w:ins w:id="1911" w:author="Visone Rossana (GSE)" w:date="2025-10-14T09:41:00Z" w16du:dateUtc="2025-10-14T07:41:00Z">
        <w:del w:id="1912" w:author="Visone Rossana (GSE)" w:date="2025-10-27T12:57:00Z" w16du:dateUtc="2025-10-27T11:57:00Z">
          <w:r w:rsidDel="00C952FD">
            <w:rPr>
              <w:webHidden/>
            </w:rPr>
            <w:delText>70</w:delText>
          </w:r>
        </w:del>
      </w:ins>
    </w:p>
    <w:p w14:paraId="6037B63D" w14:textId="79ED8596" w:rsidR="00B3310D" w:rsidDel="00C952FD" w:rsidRDefault="00B3310D">
      <w:pPr>
        <w:pStyle w:val="Sommario3"/>
        <w:rPr>
          <w:ins w:id="1913" w:author="Visone Rossana (GSE)" w:date="2025-10-14T09:41:00Z" w16du:dateUtc="2025-10-14T07:41:00Z"/>
          <w:del w:id="1914" w:author="Visone Rossana (GSE)" w:date="2025-10-27T12:57:00Z" w16du:dateUtc="2025-10-27T11:57:00Z"/>
          <w:rFonts w:eastAsiaTheme="minorEastAsia" w:cstheme="minorBidi"/>
          <w:bCs w:val="0"/>
          <w:i w:val="0"/>
          <w:iCs w:val="0"/>
          <w:kern w:val="2"/>
          <w:sz w:val="24"/>
          <w:lang w:eastAsia="it-IT"/>
          <w14:ligatures w14:val="standardContextual"/>
        </w:rPr>
      </w:pPr>
      <w:ins w:id="1915" w:author="Visone Rossana (GSE)" w:date="2025-10-14T09:41:00Z" w16du:dateUtc="2025-10-14T07:41:00Z">
        <w:del w:id="1916" w:author="Visone Rossana (GSE)" w:date="2025-10-27T12:57:00Z" w16du:dateUtc="2025-10-27T11:57:00Z">
          <w:r w:rsidRPr="00C952FD" w:rsidDel="00C952FD">
            <w:rPr>
              <w:rStyle w:val="Collegamentoipertestuale"/>
              <w:rFonts w:ascii="Calibri" w:hAnsi="Calibri" w:cs="Calibri"/>
              <w:b/>
              <w:highlight w:val="cyan"/>
            </w:rPr>
            <w:delText>9.8</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(intervento  III.A - art. 8, comma 1, lettera a)</w:delText>
          </w:r>
          <w:r w:rsidDel="00C952FD">
            <w:rPr>
              <w:webHidden/>
            </w:rPr>
            <w:tab/>
          </w:r>
        </w:del>
      </w:ins>
      <w:ins w:id="1917" w:author="Visone Rossana (GSE)" w:date="2025-10-24T11:45:00Z" w16du:dateUtc="2025-10-24T09:45:00Z">
        <w:del w:id="1918" w:author="Visone Rossana (GSE)" w:date="2025-10-27T12:57:00Z" w16du:dateUtc="2025-10-27T11:57:00Z">
          <w:r w:rsidR="005759E9" w:rsidDel="00C952FD">
            <w:rPr>
              <w:webHidden/>
            </w:rPr>
            <w:delText>86</w:delText>
          </w:r>
        </w:del>
      </w:ins>
      <w:ins w:id="1919" w:author="Visone Rossana (GSE)" w:date="2025-10-14T09:41:00Z" w16du:dateUtc="2025-10-14T07:41:00Z">
        <w:del w:id="1920" w:author="Visone Rossana (GSE)" w:date="2025-10-27T12:57:00Z" w16du:dateUtc="2025-10-27T11:57:00Z">
          <w:r w:rsidDel="00C952FD">
            <w:rPr>
              <w:webHidden/>
            </w:rPr>
            <w:delText>71</w:delText>
          </w:r>
        </w:del>
      </w:ins>
    </w:p>
    <w:p w14:paraId="54572FB4" w14:textId="4018E7B2" w:rsidR="00B3310D" w:rsidDel="00C952FD" w:rsidRDefault="00B3310D">
      <w:pPr>
        <w:pStyle w:val="Sommario3"/>
        <w:rPr>
          <w:ins w:id="1921" w:author="Visone Rossana (GSE)" w:date="2025-10-14T09:41:00Z" w16du:dateUtc="2025-10-14T07:41:00Z"/>
          <w:del w:id="1922" w:author="Visone Rossana (GSE)" w:date="2025-10-27T12:57:00Z" w16du:dateUtc="2025-10-27T11:57:00Z"/>
          <w:rFonts w:eastAsiaTheme="minorEastAsia" w:cstheme="minorBidi"/>
          <w:bCs w:val="0"/>
          <w:i w:val="0"/>
          <w:iCs w:val="0"/>
          <w:kern w:val="2"/>
          <w:sz w:val="24"/>
          <w:lang w:eastAsia="it-IT"/>
          <w14:ligatures w14:val="standardContextual"/>
        </w:rPr>
      </w:pPr>
      <w:ins w:id="1923" w:author="Visone Rossana (GSE)" w:date="2025-10-14T09:41:00Z" w16du:dateUtc="2025-10-14T07:41:00Z">
        <w:del w:id="1924" w:author="Visone Rossana (GSE)" w:date="2025-10-27T12:57:00Z" w16du:dateUtc="2025-10-27T11:57:00Z">
          <w:r w:rsidRPr="00C952FD" w:rsidDel="00C952FD">
            <w:rPr>
              <w:rStyle w:val="Collegamentoipertestuale"/>
              <w:rFonts w:ascii="Calibri" w:hAnsi="Calibri" w:cs="Calibri"/>
              <w:b/>
              <w:highlight w:val="cyan"/>
            </w:rPr>
            <w:delText>9.9</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 xml:space="preserve">Sostituzione di </w:delText>
          </w:r>
          <w:r w:rsidRPr="00C952FD" w:rsidDel="00C952FD">
            <w:rPr>
              <w:rStyle w:val="Collegamentoipertestuale"/>
              <w:rFonts w:ascii="Times New Roman" w:hAnsi="Times New Roman"/>
            </w:rPr>
            <w:delText>i</w:delText>
          </w:r>
          <w:r w:rsidRPr="00C952FD" w:rsidDel="00C952FD">
            <w:rPr>
              <w:rStyle w:val="Collegamentoipertestuale"/>
              <w:b/>
            </w:rPr>
            <w:delText>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delText>
          </w:r>
          <w:r w:rsidDel="00C952FD">
            <w:rPr>
              <w:webHidden/>
            </w:rPr>
            <w:tab/>
          </w:r>
        </w:del>
      </w:ins>
      <w:ins w:id="1925" w:author="Visone Rossana (GSE)" w:date="2025-10-24T11:45:00Z" w16du:dateUtc="2025-10-24T09:45:00Z">
        <w:del w:id="1926" w:author="Visone Rossana (GSE)" w:date="2025-10-27T12:57:00Z" w16du:dateUtc="2025-10-27T11:57:00Z">
          <w:r w:rsidR="005759E9" w:rsidDel="00C952FD">
            <w:rPr>
              <w:webHidden/>
            </w:rPr>
            <w:delText>94</w:delText>
          </w:r>
        </w:del>
      </w:ins>
      <w:ins w:id="1927" w:author="Visone Rossana (GSE)" w:date="2025-10-14T09:41:00Z" w16du:dateUtc="2025-10-14T07:41:00Z">
        <w:del w:id="1928" w:author="Visone Rossana (GSE)" w:date="2025-10-27T12:57:00Z" w16du:dateUtc="2025-10-27T11:57:00Z">
          <w:r w:rsidDel="00C952FD">
            <w:rPr>
              <w:webHidden/>
            </w:rPr>
            <w:delText>71</w:delText>
          </w:r>
        </w:del>
      </w:ins>
    </w:p>
    <w:p w14:paraId="2FCDFBA9" w14:textId="0D96D68B" w:rsidR="00B3310D" w:rsidDel="00C952FD" w:rsidRDefault="00B3310D">
      <w:pPr>
        <w:pStyle w:val="Sommario3"/>
        <w:rPr>
          <w:ins w:id="1929" w:author="Visone Rossana (GSE)" w:date="2025-10-14T09:41:00Z" w16du:dateUtc="2025-10-14T07:41:00Z"/>
          <w:del w:id="1930" w:author="Visone Rossana (GSE)" w:date="2025-10-27T12:57:00Z" w16du:dateUtc="2025-10-27T11:57:00Z"/>
          <w:rFonts w:eastAsiaTheme="minorEastAsia" w:cstheme="minorBidi"/>
          <w:bCs w:val="0"/>
          <w:i w:val="0"/>
          <w:iCs w:val="0"/>
          <w:kern w:val="2"/>
          <w:sz w:val="24"/>
          <w:lang w:eastAsia="it-IT"/>
          <w14:ligatures w14:val="standardContextual"/>
        </w:rPr>
      </w:pPr>
      <w:ins w:id="1931" w:author="Visone Rossana (GSE)" w:date="2025-10-14T09:41:00Z" w16du:dateUtc="2025-10-14T07:41:00Z">
        <w:del w:id="1932" w:author="Visone Rossana (GSE)" w:date="2025-10-27T12:57:00Z" w16du:dateUtc="2025-10-27T11:57:00Z">
          <w:r w:rsidRPr="00C952FD" w:rsidDel="00C952FD">
            <w:rPr>
              <w:rStyle w:val="Collegamentoipertestuale"/>
              <w:rFonts w:ascii="Calibri" w:hAnsi="Calibri" w:cs="Calibri"/>
              <w:b/>
              <w:highlight w:val="cyan"/>
            </w:rPr>
            <w:delText>9.10</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Sostituzione di impianti di climatizzazione invernale esistenti o di riscaldamento delle serre e dei fabbricati rurali esistenti con impianti di climatizzazione invernale dotati di generatore di calore alimentato da biomassa, unitamente all’installazione di sistemi per la contabilizzazione del calore nel caso di impianti con potenza termica utile superiore a 200 kW (intervento III.C - art. 8, comma 1, lettera c)</w:delText>
          </w:r>
          <w:r w:rsidDel="00C952FD">
            <w:rPr>
              <w:webHidden/>
            </w:rPr>
            <w:tab/>
          </w:r>
        </w:del>
      </w:ins>
      <w:ins w:id="1933" w:author="Visone Rossana (GSE)" w:date="2025-10-24T11:45:00Z" w16du:dateUtc="2025-10-24T09:45:00Z">
        <w:del w:id="1934" w:author="Visone Rossana (GSE)" w:date="2025-10-27T12:57:00Z" w16du:dateUtc="2025-10-27T11:57:00Z">
          <w:r w:rsidR="005759E9" w:rsidDel="00C952FD">
            <w:rPr>
              <w:webHidden/>
            </w:rPr>
            <w:delText>95</w:delText>
          </w:r>
        </w:del>
      </w:ins>
      <w:ins w:id="1935" w:author="Visone Rossana (GSE)" w:date="2025-10-14T09:41:00Z" w16du:dateUtc="2025-10-14T07:41:00Z">
        <w:del w:id="1936" w:author="Visone Rossana (GSE)" w:date="2025-10-27T12:57:00Z" w16du:dateUtc="2025-10-27T11:57:00Z">
          <w:r w:rsidDel="00C952FD">
            <w:rPr>
              <w:webHidden/>
            </w:rPr>
            <w:delText>71</w:delText>
          </w:r>
        </w:del>
      </w:ins>
    </w:p>
    <w:p w14:paraId="0C3C521F" w14:textId="0528EBC0" w:rsidR="00B3310D" w:rsidDel="00C952FD" w:rsidRDefault="00B3310D">
      <w:pPr>
        <w:pStyle w:val="Sommario3"/>
        <w:rPr>
          <w:ins w:id="1937" w:author="Visone Rossana (GSE)" w:date="2025-10-14T09:41:00Z" w16du:dateUtc="2025-10-14T07:41:00Z"/>
          <w:del w:id="1938" w:author="Visone Rossana (GSE)" w:date="2025-10-27T12:57:00Z" w16du:dateUtc="2025-10-27T11:57:00Z"/>
          <w:rFonts w:eastAsiaTheme="minorEastAsia" w:cstheme="minorBidi"/>
          <w:bCs w:val="0"/>
          <w:i w:val="0"/>
          <w:iCs w:val="0"/>
          <w:kern w:val="2"/>
          <w:sz w:val="24"/>
          <w:lang w:eastAsia="it-IT"/>
          <w14:ligatures w14:val="standardContextual"/>
        </w:rPr>
      </w:pPr>
      <w:ins w:id="1939" w:author="Visone Rossana (GSE)" w:date="2025-10-14T09:41:00Z" w16du:dateUtc="2025-10-14T07:41:00Z">
        <w:del w:id="1940" w:author="Visone Rossana (GSE)" w:date="2025-10-27T12:57:00Z" w16du:dateUtc="2025-10-27T11:57:00Z">
          <w:r w:rsidRPr="00C952FD" w:rsidDel="00C952FD">
            <w:rPr>
              <w:rStyle w:val="Collegamentoipertestuale"/>
              <w:rFonts w:ascii="Calibri" w:hAnsi="Calibri" w:cs="Calibri"/>
              <w:b/>
              <w:highlight w:val="cyan"/>
            </w:rPr>
            <w:delText>9.11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Installazione di impianti solari termici per la produzione di acqua calda sanitaria e/o ad integrazione dell’impianto di climatizzazione invernale, anche abbinati a sistemi di solar cooling, per la produzione di energia termica per processi produttivi o immissione in reti di teleriscaldamento e raffreddamento. Nel caso di superfici del campo solare superiori a 100 m2 è richiesta l’installazione di sistemi di contabilizzazione del calore (intervento III.D - art. 8, comma 1, lettera d)</w:delText>
          </w:r>
          <w:r w:rsidDel="00C952FD">
            <w:rPr>
              <w:webHidden/>
            </w:rPr>
            <w:tab/>
          </w:r>
        </w:del>
      </w:ins>
      <w:ins w:id="1941" w:author="Visone Rossana (GSE)" w:date="2025-10-24T11:45:00Z" w16du:dateUtc="2025-10-24T09:45:00Z">
        <w:del w:id="1942" w:author="Visone Rossana (GSE)" w:date="2025-10-27T12:57:00Z" w16du:dateUtc="2025-10-27T11:57:00Z">
          <w:r w:rsidR="005759E9" w:rsidDel="00C952FD">
            <w:rPr>
              <w:webHidden/>
            </w:rPr>
            <w:delText>109</w:delText>
          </w:r>
        </w:del>
      </w:ins>
      <w:ins w:id="1943" w:author="Visone Rossana (GSE)" w:date="2025-10-14T09:41:00Z" w16du:dateUtc="2025-10-14T07:41:00Z">
        <w:del w:id="1944" w:author="Visone Rossana (GSE)" w:date="2025-10-27T12:57:00Z" w16du:dateUtc="2025-10-27T11:57:00Z">
          <w:r w:rsidDel="00C952FD">
            <w:rPr>
              <w:webHidden/>
            </w:rPr>
            <w:delText>71</w:delText>
          </w:r>
        </w:del>
      </w:ins>
    </w:p>
    <w:p w14:paraId="01272CEF" w14:textId="48D2777D" w:rsidR="00B3310D" w:rsidDel="00C952FD" w:rsidRDefault="00B3310D">
      <w:pPr>
        <w:pStyle w:val="Sommario3"/>
        <w:rPr>
          <w:ins w:id="1945" w:author="Visone Rossana (GSE)" w:date="2025-10-14T09:41:00Z" w16du:dateUtc="2025-10-14T07:41:00Z"/>
          <w:del w:id="1946" w:author="Visone Rossana (GSE)" w:date="2025-10-27T12:57:00Z" w16du:dateUtc="2025-10-27T11:57:00Z"/>
          <w:rFonts w:eastAsiaTheme="minorEastAsia" w:cstheme="minorBidi"/>
          <w:bCs w:val="0"/>
          <w:i w:val="0"/>
          <w:iCs w:val="0"/>
          <w:kern w:val="2"/>
          <w:sz w:val="24"/>
          <w:lang w:eastAsia="it-IT"/>
          <w14:ligatures w14:val="standardContextual"/>
        </w:rPr>
      </w:pPr>
      <w:ins w:id="1947" w:author="Visone Rossana (GSE)" w:date="2025-10-14T09:41:00Z" w16du:dateUtc="2025-10-14T07:41:00Z">
        <w:del w:id="1948" w:author="Visone Rossana (GSE)" w:date="2025-10-27T12:57:00Z" w16du:dateUtc="2025-10-27T11:57:00Z">
          <w:r w:rsidRPr="00C952FD" w:rsidDel="00C952FD">
            <w:rPr>
              <w:rStyle w:val="Collegamentoipertestuale"/>
              <w:rFonts w:ascii="Calibri" w:hAnsi="Calibri" w:cs="Calibri"/>
              <w:b/>
              <w:highlight w:val="cyan"/>
            </w:rPr>
            <w:delText>9.12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Sostituzione di scaldacqua elettrici e a gas con scaldacqua a pompa di calore (intervento III.E - art. 8, comma 1, lettera e)</w:delText>
          </w:r>
          <w:r w:rsidDel="00C952FD">
            <w:rPr>
              <w:webHidden/>
            </w:rPr>
            <w:tab/>
          </w:r>
        </w:del>
      </w:ins>
      <w:ins w:id="1949" w:author="Visone Rossana (GSE)" w:date="2025-10-24T11:45:00Z" w16du:dateUtc="2025-10-24T09:45:00Z">
        <w:del w:id="1950" w:author="Visone Rossana (GSE)" w:date="2025-10-27T12:57:00Z" w16du:dateUtc="2025-10-27T11:57:00Z">
          <w:r w:rsidR="005759E9" w:rsidDel="00C952FD">
            <w:rPr>
              <w:webHidden/>
            </w:rPr>
            <w:delText>116</w:delText>
          </w:r>
        </w:del>
      </w:ins>
      <w:ins w:id="1951" w:author="Visone Rossana (GSE)" w:date="2025-10-14T09:41:00Z" w16du:dateUtc="2025-10-14T07:41:00Z">
        <w:del w:id="1952" w:author="Visone Rossana (GSE)" w:date="2025-10-27T12:57:00Z" w16du:dateUtc="2025-10-27T11:57:00Z">
          <w:r w:rsidDel="00C952FD">
            <w:rPr>
              <w:webHidden/>
            </w:rPr>
            <w:delText>71</w:delText>
          </w:r>
        </w:del>
      </w:ins>
    </w:p>
    <w:p w14:paraId="56F36CBE" w14:textId="5815E5F2" w:rsidR="00B3310D" w:rsidDel="00C952FD" w:rsidRDefault="00B3310D">
      <w:pPr>
        <w:pStyle w:val="Sommario3"/>
        <w:rPr>
          <w:ins w:id="1953" w:author="Visone Rossana (GSE)" w:date="2025-10-14T09:41:00Z" w16du:dateUtc="2025-10-14T07:41:00Z"/>
          <w:del w:id="1954" w:author="Visone Rossana (GSE)" w:date="2025-10-27T12:57:00Z" w16du:dateUtc="2025-10-27T11:57:00Z"/>
          <w:rFonts w:eastAsiaTheme="minorEastAsia" w:cstheme="minorBidi"/>
          <w:bCs w:val="0"/>
          <w:i w:val="0"/>
          <w:iCs w:val="0"/>
          <w:kern w:val="2"/>
          <w:sz w:val="24"/>
          <w:lang w:eastAsia="it-IT"/>
          <w14:ligatures w14:val="standardContextual"/>
        </w:rPr>
      </w:pPr>
      <w:ins w:id="1955" w:author="Visone Rossana (GSE)" w:date="2025-10-14T09:41:00Z" w16du:dateUtc="2025-10-14T07:41:00Z">
        <w:del w:id="1956" w:author="Visone Rossana (GSE)" w:date="2025-10-27T12:57:00Z" w16du:dateUtc="2025-10-27T11:57:00Z">
          <w:r w:rsidRPr="00C952FD" w:rsidDel="00C952FD">
            <w:rPr>
              <w:rStyle w:val="Collegamentoipertestuale"/>
              <w:rFonts w:ascii="Calibri" w:hAnsi="Calibri" w:cs="Calibri"/>
              <w:b/>
              <w:highlight w:val="cyan"/>
            </w:rPr>
            <w:delText>9.13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b/>
            </w:rPr>
            <w:delText xml:space="preserve">Intervento di sostituzione di impianti di climatizzazione invernale con l’allaccio a sistemi di teleriscaldamento efficienti, </w:delText>
          </w:r>
          <w:r w:rsidRPr="00C952FD" w:rsidDel="00C952FD">
            <w:rPr>
              <w:rStyle w:val="Collegamentoipertestuale"/>
              <w:b/>
              <w:strike/>
            </w:rPr>
            <w:delText>anche se contestualmente funzionali alla climatizzazione estiva</w:delText>
          </w:r>
          <w:r w:rsidRPr="00C952FD" w:rsidDel="00C952FD">
            <w:rPr>
              <w:rStyle w:val="Collegamentoipertestuale"/>
              <w:b/>
            </w:rPr>
            <w:delText xml:space="preserve"> (intervento III.F - art. 8, comma 1, lettera f)</w:delText>
          </w:r>
          <w:r w:rsidDel="00C952FD">
            <w:rPr>
              <w:webHidden/>
            </w:rPr>
            <w:tab/>
          </w:r>
        </w:del>
      </w:ins>
      <w:ins w:id="1957" w:author="Visone Rossana (GSE)" w:date="2025-10-24T11:45:00Z" w16du:dateUtc="2025-10-24T09:45:00Z">
        <w:del w:id="1958" w:author="Visone Rossana (GSE)" w:date="2025-10-27T12:57:00Z" w16du:dateUtc="2025-10-27T11:57:00Z">
          <w:r w:rsidR="005759E9" w:rsidDel="00C952FD">
            <w:rPr>
              <w:webHidden/>
            </w:rPr>
            <w:delText>118</w:delText>
          </w:r>
        </w:del>
      </w:ins>
      <w:ins w:id="1959" w:author="Visone Rossana (GSE)" w:date="2025-10-14T09:41:00Z" w16du:dateUtc="2025-10-14T07:41:00Z">
        <w:del w:id="1960" w:author="Visone Rossana (GSE)" w:date="2025-10-27T12:57:00Z" w16du:dateUtc="2025-10-27T11:57:00Z">
          <w:r w:rsidDel="00C952FD">
            <w:rPr>
              <w:webHidden/>
            </w:rPr>
            <w:delText>71</w:delText>
          </w:r>
        </w:del>
      </w:ins>
    </w:p>
    <w:p w14:paraId="539F9D66" w14:textId="0FF4E4CD" w:rsidR="00B3310D" w:rsidDel="00C952FD" w:rsidRDefault="00B3310D">
      <w:pPr>
        <w:pStyle w:val="Sommario3"/>
        <w:rPr>
          <w:ins w:id="1961" w:author="Visone Rossana (GSE)" w:date="2025-10-14T09:41:00Z" w16du:dateUtc="2025-10-14T07:41:00Z"/>
          <w:del w:id="1962" w:author="Visone Rossana (GSE)" w:date="2025-10-27T12:57:00Z" w16du:dateUtc="2025-10-27T11:57:00Z"/>
          <w:rFonts w:eastAsiaTheme="minorEastAsia" w:cstheme="minorBidi"/>
          <w:bCs w:val="0"/>
          <w:i w:val="0"/>
          <w:iCs w:val="0"/>
          <w:kern w:val="2"/>
          <w:sz w:val="24"/>
          <w:lang w:eastAsia="it-IT"/>
          <w14:ligatures w14:val="standardContextual"/>
        </w:rPr>
      </w:pPr>
      <w:ins w:id="1963" w:author="Visone Rossana (GSE)" w:date="2025-10-14T09:41:00Z" w16du:dateUtc="2025-10-14T07:41:00Z">
        <w:del w:id="1964" w:author="Visone Rossana (GSE)" w:date="2025-10-27T12:57:00Z" w16du:dateUtc="2025-10-27T11:57:00Z">
          <w:r w:rsidRPr="00C952FD" w:rsidDel="00C952FD">
            <w:rPr>
              <w:rStyle w:val="Collegamentoipertestuale"/>
              <w:rFonts w:cs="Calibri"/>
              <w:highlight w:val="cyan"/>
            </w:rPr>
            <w:delText>9.14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Sostituzione  di impianti di climatizzazione invernale esistenti con impianti di climatizzazione invernale utilizzanti unità di microcogenerazione alimentati da fonti rinnovabili (intervento III.G- art.8, comma 1, lettera g)</w:delText>
          </w:r>
          <w:r w:rsidDel="00C952FD">
            <w:rPr>
              <w:webHidden/>
            </w:rPr>
            <w:tab/>
          </w:r>
        </w:del>
      </w:ins>
      <w:ins w:id="1965" w:author="Visone Rossana (GSE)" w:date="2025-10-24T11:45:00Z" w16du:dateUtc="2025-10-24T09:45:00Z">
        <w:del w:id="1966" w:author="Visone Rossana (GSE)" w:date="2025-10-27T12:57:00Z" w16du:dateUtc="2025-10-27T11:57:00Z">
          <w:r w:rsidR="005759E9" w:rsidDel="00C952FD">
            <w:rPr>
              <w:webHidden/>
            </w:rPr>
            <w:delText>122</w:delText>
          </w:r>
        </w:del>
      </w:ins>
      <w:ins w:id="1967" w:author="Visone Rossana (GSE)" w:date="2025-10-14T09:41:00Z" w16du:dateUtc="2025-10-14T07:41:00Z">
        <w:del w:id="1968" w:author="Visone Rossana (GSE)" w:date="2025-10-27T12:57:00Z" w16du:dateUtc="2025-10-27T11:57:00Z">
          <w:r w:rsidDel="00C952FD">
            <w:rPr>
              <w:webHidden/>
            </w:rPr>
            <w:delText>74</w:delText>
          </w:r>
        </w:del>
      </w:ins>
    </w:p>
    <w:p w14:paraId="2D663855" w14:textId="664837C7" w:rsidR="00B3310D" w:rsidDel="00C952FD" w:rsidRDefault="00B3310D">
      <w:pPr>
        <w:pStyle w:val="Sommario3"/>
        <w:rPr>
          <w:ins w:id="1969" w:author="Visone Rossana (GSE)" w:date="2025-10-14T09:41:00Z" w16du:dateUtc="2025-10-14T07:41:00Z"/>
          <w:del w:id="1970" w:author="Visone Rossana (GSE)" w:date="2025-10-27T12:57:00Z" w16du:dateUtc="2025-10-27T11:57:00Z"/>
          <w:rFonts w:eastAsiaTheme="minorEastAsia" w:cstheme="minorBidi"/>
          <w:bCs w:val="0"/>
          <w:i w:val="0"/>
          <w:iCs w:val="0"/>
          <w:kern w:val="2"/>
          <w:sz w:val="24"/>
          <w:lang w:eastAsia="it-IT"/>
          <w14:ligatures w14:val="standardContextual"/>
        </w:rPr>
      </w:pPr>
      <w:ins w:id="1971" w:author="Visone Rossana (GSE)" w:date="2025-10-14T09:41:00Z" w16du:dateUtc="2025-10-14T07:41:00Z">
        <w:del w:id="1972" w:author="Visone Rossana (GSE)" w:date="2025-10-27T12:57:00Z" w16du:dateUtc="2025-10-27T11:57:00Z">
          <w:r w:rsidRPr="00C952FD" w:rsidDel="00C952FD">
            <w:rPr>
              <w:rStyle w:val="Collegamentoipertestuale"/>
              <w:rFonts w:cs="Calibri"/>
              <w:highlight w:val="cyan"/>
            </w:rPr>
            <w:delText>9.15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Diagnosi e certificazione energetica</w:delText>
          </w:r>
          <w:r w:rsidDel="00C952FD">
            <w:rPr>
              <w:webHidden/>
            </w:rPr>
            <w:tab/>
          </w:r>
        </w:del>
      </w:ins>
      <w:ins w:id="1973" w:author="Visone Rossana (GSE)" w:date="2025-10-24T11:45:00Z" w16du:dateUtc="2025-10-24T09:45:00Z">
        <w:del w:id="1974" w:author="Visone Rossana (GSE)" w:date="2025-10-27T12:57:00Z" w16du:dateUtc="2025-10-27T11:57:00Z">
          <w:r w:rsidR="005759E9" w:rsidDel="00C952FD">
            <w:rPr>
              <w:webHidden/>
            </w:rPr>
            <w:delText>126</w:delText>
          </w:r>
        </w:del>
      </w:ins>
      <w:ins w:id="1975" w:author="Visone Rossana (GSE)" w:date="2025-10-14T09:41:00Z" w16du:dateUtc="2025-10-14T07:41:00Z">
        <w:del w:id="1976" w:author="Visone Rossana (GSE)" w:date="2025-10-27T12:57:00Z" w16du:dateUtc="2025-10-27T11:57:00Z">
          <w:r w:rsidDel="00C952FD">
            <w:rPr>
              <w:webHidden/>
            </w:rPr>
            <w:delText>77</w:delText>
          </w:r>
        </w:del>
      </w:ins>
    </w:p>
    <w:p w14:paraId="458BEC65" w14:textId="2006629D" w:rsidR="00B3310D" w:rsidDel="00C952FD" w:rsidRDefault="00B3310D">
      <w:pPr>
        <w:pStyle w:val="Sommario3"/>
        <w:rPr>
          <w:ins w:id="1977" w:author="Visone Rossana (GSE)" w:date="2025-10-14T09:41:00Z" w16du:dateUtc="2025-10-14T07:41:00Z"/>
          <w:del w:id="1978" w:author="Visone Rossana (GSE)" w:date="2025-10-27T12:57:00Z" w16du:dateUtc="2025-10-27T11:57:00Z"/>
          <w:rFonts w:eastAsiaTheme="minorEastAsia" w:cstheme="minorBidi"/>
          <w:bCs w:val="0"/>
          <w:i w:val="0"/>
          <w:iCs w:val="0"/>
          <w:kern w:val="2"/>
          <w:sz w:val="24"/>
          <w:lang w:eastAsia="it-IT"/>
          <w14:ligatures w14:val="standardContextual"/>
        </w:rPr>
      </w:pPr>
      <w:ins w:id="1979" w:author="Visone Rossana (GSE)" w:date="2025-10-14T09:41:00Z" w16du:dateUtc="2025-10-14T07:41:00Z">
        <w:del w:id="1980" w:author="Visone Rossana (GSE)" w:date="2025-10-27T12:57:00Z" w16du:dateUtc="2025-10-27T11:57:00Z">
          <w:r w:rsidRPr="00C952FD" w:rsidDel="00C952FD">
            <w:rPr>
              <w:rStyle w:val="Collegamentoipertestuale"/>
              <w:rFonts w:cs="Calibri"/>
            </w:rPr>
            <w:delText>9.16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dei documenti</w:delText>
          </w:r>
          <w:r w:rsidDel="00C952FD">
            <w:rPr>
              <w:webHidden/>
            </w:rPr>
            <w:tab/>
          </w:r>
        </w:del>
      </w:ins>
      <w:ins w:id="1981" w:author="Visone Rossana (GSE)" w:date="2025-10-24T11:45:00Z" w16du:dateUtc="2025-10-24T09:45:00Z">
        <w:del w:id="1982" w:author="Visone Rossana (GSE)" w:date="2025-10-27T12:57:00Z" w16du:dateUtc="2025-10-27T11:57:00Z">
          <w:r w:rsidR="005759E9" w:rsidDel="00C952FD">
            <w:rPr>
              <w:webHidden/>
            </w:rPr>
            <w:delText>126</w:delText>
          </w:r>
        </w:del>
      </w:ins>
      <w:ins w:id="1983" w:author="Visone Rossana (GSE)" w:date="2025-10-14T09:41:00Z" w16du:dateUtc="2025-10-14T07:41:00Z">
        <w:del w:id="1984" w:author="Visone Rossana (GSE)" w:date="2025-10-27T12:57:00Z" w16du:dateUtc="2025-10-27T11:57:00Z">
          <w:r w:rsidDel="00C952FD">
            <w:rPr>
              <w:webHidden/>
            </w:rPr>
            <w:delText>77</w:delText>
          </w:r>
        </w:del>
      </w:ins>
    </w:p>
    <w:p w14:paraId="23F8BE87" w14:textId="33ED309D" w:rsidR="00B3310D" w:rsidDel="00C952FD" w:rsidRDefault="00B3310D">
      <w:pPr>
        <w:pStyle w:val="Sommario3"/>
        <w:rPr>
          <w:ins w:id="1985" w:author="Visone Rossana (GSE)" w:date="2025-10-14T09:41:00Z" w16du:dateUtc="2025-10-14T07:41:00Z"/>
          <w:del w:id="1986" w:author="Visone Rossana (GSE)" w:date="2025-10-27T12:57:00Z" w16du:dateUtc="2025-10-27T11:57:00Z"/>
          <w:rFonts w:eastAsiaTheme="minorEastAsia" w:cstheme="minorBidi"/>
          <w:bCs w:val="0"/>
          <w:i w:val="0"/>
          <w:iCs w:val="0"/>
          <w:kern w:val="2"/>
          <w:sz w:val="24"/>
          <w:lang w:eastAsia="it-IT"/>
          <w14:ligatures w14:val="standardContextual"/>
        </w:rPr>
      </w:pPr>
      <w:ins w:id="1987" w:author="Visone Rossana (GSE)" w:date="2025-10-14T09:41:00Z" w16du:dateUtc="2025-10-14T07:41:00Z">
        <w:del w:id="1988" w:author="Visone Rossana (GSE)" w:date="2025-10-27T12:57:00Z" w16du:dateUtc="2025-10-27T11:57:00Z">
          <w:r w:rsidRPr="00C952FD" w:rsidDel="00C952FD">
            <w:rPr>
              <w:rStyle w:val="Collegamentoipertestuale"/>
              <w:rFonts w:cs="Calibri"/>
            </w:rPr>
            <w:delText>9.17</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Richiesta di contributo anticipato per la redazione della Diagnosi energetica</w:delText>
          </w:r>
          <w:r w:rsidDel="00C952FD">
            <w:rPr>
              <w:webHidden/>
            </w:rPr>
            <w:tab/>
          </w:r>
        </w:del>
      </w:ins>
      <w:ins w:id="1989" w:author="Visone Rossana (GSE)" w:date="2025-10-24T11:45:00Z" w16du:dateUtc="2025-10-24T09:45:00Z">
        <w:del w:id="1990" w:author="Visone Rossana (GSE)" w:date="2025-10-27T12:57:00Z" w16du:dateUtc="2025-10-27T11:57:00Z">
          <w:r w:rsidR="005759E9" w:rsidDel="00C952FD">
            <w:rPr>
              <w:webHidden/>
            </w:rPr>
            <w:delText>128</w:delText>
          </w:r>
        </w:del>
      </w:ins>
      <w:ins w:id="1991" w:author="Visone Rossana (GSE)" w:date="2025-10-14T09:41:00Z" w16du:dateUtc="2025-10-14T07:41:00Z">
        <w:del w:id="1992" w:author="Visone Rossana (GSE)" w:date="2025-10-27T12:57:00Z" w16du:dateUtc="2025-10-27T11:57:00Z">
          <w:r w:rsidDel="00C952FD">
            <w:rPr>
              <w:webHidden/>
            </w:rPr>
            <w:delText>79</w:delText>
          </w:r>
        </w:del>
      </w:ins>
    </w:p>
    <w:p w14:paraId="18B200BC" w14:textId="77B69F40" w:rsidR="00B3310D" w:rsidDel="00C952FD" w:rsidRDefault="00B3310D">
      <w:pPr>
        <w:pStyle w:val="Sommario1"/>
        <w:rPr>
          <w:ins w:id="1993" w:author="Visone Rossana (GSE)" w:date="2025-10-14T09:41:00Z" w16du:dateUtc="2025-10-14T07:41:00Z"/>
          <w:del w:id="199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1995" w:author="Visone Rossana (GSE)" w:date="2025-10-14T09:41:00Z" w16du:dateUtc="2025-10-14T07:41:00Z">
        <w:del w:id="1996" w:author="Visone Rossana (GSE)" w:date="2025-10-27T12:57:00Z" w16du:dateUtc="2025-10-27T11:57:00Z">
          <w:r w:rsidRPr="00C952FD" w:rsidDel="00C952FD">
            <w:rPr>
              <w:rStyle w:val="Collegamentoipertestuale"/>
            </w:rPr>
            <w:delText>10</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VARIAZIONI</w:delText>
          </w:r>
          <w:r w:rsidDel="00C952FD">
            <w:rPr>
              <w:webHidden/>
            </w:rPr>
            <w:tab/>
          </w:r>
        </w:del>
      </w:ins>
      <w:ins w:id="1997" w:author="Visone Rossana (GSE)" w:date="2025-10-24T11:45:00Z" w16du:dateUtc="2025-10-24T09:45:00Z">
        <w:del w:id="1998" w:author="Visone Rossana (GSE)" w:date="2025-10-27T12:57:00Z" w16du:dateUtc="2025-10-27T11:57:00Z">
          <w:r w:rsidR="005759E9" w:rsidDel="00C952FD">
            <w:rPr>
              <w:webHidden/>
            </w:rPr>
            <w:delText>132</w:delText>
          </w:r>
        </w:del>
      </w:ins>
      <w:ins w:id="1999" w:author="Visone Rossana (GSE)" w:date="2025-10-14T09:41:00Z" w16du:dateUtc="2025-10-14T07:41:00Z">
        <w:del w:id="2000" w:author="Visone Rossana (GSE)" w:date="2025-10-27T12:57:00Z" w16du:dateUtc="2025-10-27T11:57:00Z">
          <w:r w:rsidDel="00C952FD">
            <w:rPr>
              <w:webHidden/>
            </w:rPr>
            <w:delText>84</w:delText>
          </w:r>
        </w:del>
      </w:ins>
    </w:p>
    <w:p w14:paraId="7FD2EEE8" w14:textId="4316BCB2" w:rsidR="00B3310D" w:rsidDel="00C952FD" w:rsidRDefault="00B3310D">
      <w:pPr>
        <w:pStyle w:val="Sommario3"/>
        <w:rPr>
          <w:ins w:id="2001" w:author="Visone Rossana (GSE)" w:date="2025-10-14T09:41:00Z" w16du:dateUtc="2025-10-14T07:41:00Z"/>
          <w:del w:id="2002" w:author="Visone Rossana (GSE)" w:date="2025-10-27T12:57:00Z" w16du:dateUtc="2025-10-27T11:57:00Z"/>
          <w:rFonts w:eastAsiaTheme="minorEastAsia" w:cstheme="minorBidi"/>
          <w:bCs w:val="0"/>
          <w:i w:val="0"/>
          <w:iCs w:val="0"/>
          <w:kern w:val="2"/>
          <w:sz w:val="24"/>
          <w:lang w:eastAsia="it-IT"/>
          <w14:ligatures w14:val="standardContextual"/>
        </w:rPr>
      </w:pPr>
      <w:ins w:id="2003" w:author="Visone Rossana (GSE)" w:date="2025-10-14T09:41:00Z" w16du:dateUtc="2025-10-14T07:41:00Z">
        <w:del w:id="2004" w:author="Visone Rossana (GSE)" w:date="2025-10-27T12:57:00Z" w16du:dateUtc="2025-10-27T11:57:00Z">
          <w:r w:rsidRPr="00C952FD" w:rsidDel="00C952FD">
            <w:rPr>
              <w:rStyle w:val="Collegamentoipertestuale"/>
              <w:rFonts w:cs="Calibri"/>
            </w:rPr>
            <w:delText>10.1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Comunicazioni interventi di modifica</w:delText>
          </w:r>
          <w:r w:rsidDel="00C952FD">
            <w:rPr>
              <w:webHidden/>
            </w:rPr>
            <w:tab/>
          </w:r>
        </w:del>
      </w:ins>
      <w:ins w:id="2005" w:author="Visone Rossana (GSE)" w:date="2025-10-24T11:45:00Z" w16du:dateUtc="2025-10-24T09:45:00Z">
        <w:del w:id="2006" w:author="Visone Rossana (GSE)" w:date="2025-10-27T12:57:00Z" w16du:dateUtc="2025-10-27T11:57:00Z">
          <w:r w:rsidR="005759E9" w:rsidDel="00C952FD">
            <w:rPr>
              <w:webHidden/>
            </w:rPr>
            <w:delText>132</w:delText>
          </w:r>
        </w:del>
      </w:ins>
      <w:ins w:id="2007" w:author="Visone Rossana (GSE)" w:date="2025-10-14T09:41:00Z" w16du:dateUtc="2025-10-14T07:41:00Z">
        <w:del w:id="2008" w:author="Visone Rossana (GSE)" w:date="2025-10-27T12:57:00Z" w16du:dateUtc="2025-10-27T11:57:00Z">
          <w:r w:rsidDel="00C952FD">
            <w:rPr>
              <w:webHidden/>
            </w:rPr>
            <w:delText>84</w:delText>
          </w:r>
        </w:del>
      </w:ins>
    </w:p>
    <w:p w14:paraId="5A24267A" w14:textId="0A30241F" w:rsidR="00B3310D" w:rsidDel="00C952FD" w:rsidRDefault="00B3310D">
      <w:pPr>
        <w:pStyle w:val="Sommario3"/>
        <w:rPr>
          <w:ins w:id="2009" w:author="Visone Rossana (GSE)" w:date="2025-10-14T09:41:00Z" w16du:dateUtc="2025-10-14T07:41:00Z"/>
          <w:del w:id="2010" w:author="Visone Rossana (GSE)" w:date="2025-10-27T12:57:00Z" w16du:dateUtc="2025-10-27T11:57:00Z"/>
          <w:rFonts w:eastAsiaTheme="minorEastAsia" w:cstheme="minorBidi"/>
          <w:bCs w:val="0"/>
          <w:i w:val="0"/>
          <w:iCs w:val="0"/>
          <w:kern w:val="2"/>
          <w:sz w:val="24"/>
          <w:lang w:eastAsia="it-IT"/>
          <w14:ligatures w14:val="standardContextual"/>
        </w:rPr>
      </w:pPr>
      <w:ins w:id="2011" w:author="Visone Rossana (GSE)" w:date="2025-10-14T09:41:00Z" w16du:dateUtc="2025-10-14T07:41:00Z">
        <w:del w:id="2012" w:author="Visone Rossana (GSE)" w:date="2025-10-27T12:57:00Z" w16du:dateUtc="2025-10-27T11:57:00Z">
          <w:r w:rsidRPr="00C952FD" w:rsidDel="00C952FD">
            <w:rPr>
              <w:rStyle w:val="Collegamentoipertestuale"/>
              <w:rFonts w:cs="Calibri"/>
            </w:rPr>
            <w:delText>10.2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Variazioni di titolarià</w:delText>
          </w:r>
          <w:r w:rsidDel="00C952FD">
            <w:rPr>
              <w:webHidden/>
            </w:rPr>
            <w:tab/>
          </w:r>
        </w:del>
      </w:ins>
      <w:ins w:id="2013" w:author="Visone Rossana (GSE)" w:date="2025-10-24T11:45:00Z" w16du:dateUtc="2025-10-24T09:45:00Z">
        <w:del w:id="2014" w:author="Visone Rossana (GSE)" w:date="2025-10-27T12:57:00Z" w16du:dateUtc="2025-10-27T11:57:00Z">
          <w:r w:rsidR="005759E9" w:rsidDel="00C952FD">
            <w:rPr>
              <w:webHidden/>
            </w:rPr>
            <w:delText>133</w:delText>
          </w:r>
        </w:del>
      </w:ins>
      <w:ins w:id="2015" w:author="Visone Rossana (GSE)" w:date="2025-10-14T09:41:00Z" w16du:dateUtc="2025-10-14T07:41:00Z">
        <w:del w:id="2016" w:author="Visone Rossana (GSE)" w:date="2025-10-27T12:57:00Z" w16du:dateUtc="2025-10-27T11:57:00Z">
          <w:r w:rsidDel="00C952FD">
            <w:rPr>
              <w:webHidden/>
            </w:rPr>
            <w:delText>84</w:delText>
          </w:r>
        </w:del>
      </w:ins>
    </w:p>
    <w:p w14:paraId="37E4FB40" w14:textId="04493E5B" w:rsidR="00B3310D" w:rsidDel="00C952FD" w:rsidRDefault="00B3310D">
      <w:pPr>
        <w:pStyle w:val="Sommario1"/>
        <w:rPr>
          <w:ins w:id="2017" w:author="Visone Rossana (GSE)" w:date="2025-10-14T09:41:00Z" w16du:dateUtc="2025-10-14T07:41:00Z"/>
          <w:del w:id="2018"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019" w:author="Visone Rossana (GSE)" w:date="2025-10-14T09:41:00Z" w16du:dateUtc="2025-10-14T07:41:00Z">
        <w:del w:id="2020" w:author="Visone Rossana (GSE)" w:date="2025-10-27T12:57:00Z" w16du:dateUtc="2025-10-27T11:57:00Z">
          <w:r w:rsidRPr="00C952FD" w:rsidDel="00C952FD">
            <w:rPr>
              <w:rStyle w:val="Collegamentoipertestuale"/>
            </w:rPr>
            <w:delText>11</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VERIFICHE E CONTROLLI</w:delText>
          </w:r>
          <w:r w:rsidDel="00C952FD">
            <w:rPr>
              <w:webHidden/>
            </w:rPr>
            <w:tab/>
          </w:r>
        </w:del>
      </w:ins>
      <w:ins w:id="2021" w:author="Visone Rossana (GSE)" w:date="2025-10-24T11:45:00Z" w16du:dateUtc="2025-10-24T09:45:00Z">
        <w:del w:id="2022" w:author="Visone Rossana (GSE)" w:date="2025-10-27T12:57:00Z" w16du:dateUtc="2025-10-27T11:57:00Z">
          <w:r w:rsidR="005759E9" w:rsidDel="00C952FD">
            <w:rPr>
              <w:webHidden/>
            </w:rPr>
            <w:delText>133</w:delText>
          </w:r>
        </w:del>
      </w:ins>
      <w:ins w:id="2023" w:author="Visone Rossana (GSE)" w:date="2025-10-14T09:41:00Z" w16du:dateUtc="2025-10-14T07:41:00Z">
        <w:del w:id="2024" w:author="Visone Rossana (GSE)" w:date="2025-10-27T12:57:00Z" w16du:dateUtc="2025-10-27T11:57:00Z">
          <w:r w:rsidDel="00C952FD">
            <w:rPr>
              <w:webHidden/>
            </w:rPr>
            <w:delText>84</w:delText>
          </w:r>
        </w:del>
      </w:ins>
    </w:p>
    <w:p w14:paraId="6687936D" w14:textId="4CB4FAC1" w:rsidR="00B3310D" w:rsidDel="00C952FD" w:rsidRDefault="00B3310D">
      <w:pPr>
        <w:pStyle w:val="Sommario3"/>
        <w:rPr>
          <w:ins w:id="2025" w:author="Visone Rossana (GSE)" w:date="2025-10-14T09:41:00Z" w16du:dateUtc="2025-10-14T07:41:00Z"/>
          <w:del w:id="2026" w:author="Visone Rossana (GSE)" w:date="2025-10-27T12:57:00Z" w16du:dateUtc="2025-10-27T11:57:00Z"/>
          <w:rFonts w:eastAsiaTheme="minorEastAsia" w:cstheme="minorBidi"/>
          <w:bCs w:val="0"/>
          <w:i w:val="0"/>
          <w:iCs w:val="0"/>
          <w:kern w:val="2"/>
          <w:sz w:val="24"/>
          <w:lang w:eastAsia="it-IT"/>
          <w14:ligatures w14:val="standardContextual"/>
        </w:rPr>
      </w:pPr>
      <w:ins w:id="2027" w:author="Visone Rossana (GSE)" w:date="2025-10-14T09:41:00Z" w16du:dateUtc="2025-10-14T07:41:00Z">
        <w:del w:id="2028" w:author="Visone Rossana (GSE)" w:date="2025-10-27T12:57:00Z" w16du:dateUtc="2025-10-27T11:57:00Z">
          <w:r w:rsidRPr="00C952FD" w:rsidDel="00C952FD">
            <w:rPr>
              <w:rStyle w:val="Collegamentoipertestuale"/>
              <w:rFonts w:cs="Calibri"/>
            </w:rPr>
            <w:delText>11.1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Modalità di svolgimento delle attività di verifica</w:delText>
          </w:r>
          <w:r w:rsidDel="00C952FD">
            <w:rPr>
              <w:webHidden/>
            </w:rPr>
            <w:tab/>
          </w:r>
        </w:del>
      </w:ins>
      <w:ins w:id="2029" w:author="Visone Rossana (GSE)" w:date="2025-10-24T11:45:00Z" w16du:dateUtc="2025-10-24T09:45:00Z">
        <w:del w:id="2030" w:author="Visone Rossana (GSE)" w:date="2025-10-27T12:57:00Z" w16du:dateUtc="2025-10-27T11:57:00Z">
          <w:r w:rsidR="005759E9" w:rsidDel="00C952FD">
            <w:rPr>
              <w:webHidden/>
            </w:rPr>
            <w:delText>133</w:delText>
          </w:r>
        </w:del>
      </w:ins>
      <w:ins w:id="2031" w:author="Visone Rossana (GSE)" w:date="2025-10-14T09:41:00Z" w16du:dateUtc="2025-10-14T07:41:00Z">
        <w:del w:id="2032" w:author="Visone Rossana (GSE)" w:date="2025-10-27T12:57:00Z" w16du:dateUtc="2025-10-27T11:57:00Z">
          <w:r w:rsidDel="00C952FD">
            <w:rPr>
              <w:webHidden/>
            </w:rPr>
            <w:delText>84</w:delText>
          </w:r>
        </w:del>
      </w:ins>
    </w:p>
    <w:p w14:paraId="7A2F99E1" w14:textId="6A646F22" w:rsidR="00B3310D" w:rsidDel="00C952FD" w:rsidRDefault="00B3310D">
      <w:pPr>
        <w:pStyle w:val="Sommario3"/>
        <w:rPr>
          <w:ins w:id="2033" w:author="Visone Rossana (GSE)" w:date="2025-10-14T09:41:00Z" w16du:dateUtc="2025-10-14T07:41:00Z"/>
          <w:del w:id="2034" w:author="Visone Rossana (GSE)" w:date="2025-10-27T12:57:00Z" w16du:dateUtc="2025-10-27T11:57:00Z"/>
          <w:rFonts w:eastAsiaTheme="minorEastAsia" w:cstheme="minorBidi"/>
          <w:bCs w:val="0"/>
          <w:i w:val="0"/>
          <w:iCs w:val="0"/>
          <w:kern w:val="2"/>
          <w:sz w:val="24"/>
          <w:lang w:eastAsia="it-IT"/>
          <w14:ligatures w14:val="standardContextual"/>
        </w:rPr>
      </w:pPr>
      <w:ins w:id="2035" w:author="Visone Rossana (GSE)" w:date="2025-10-14T09:41:00Z" w16du:dateUtc="2025-10-14T07:41:00Z">
        <w:del w:id="2036" w:author="Visone Rossana (GSE)" w:date="2025-10-27T12:57:00Z" w16du:dateUtc="2025-10-27T11:57:00Z">
          <w:r w:rsidRPr="00C952FD" w:rsidDel="00C952FD">
            <w:rPr>
              <w:rStyle w:val="Collegamentoipertestuale"/>
              <w:rFonts w:cs="Calibri"/>
            </w:rPr>
            <w:delText>11.2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Revoca del contributo</w:delText>
          </w:r>
          <w:r w:rsidDel="00C952FD">
            <w:rPr>
              <w:webHidden/>
            </w:rPr>
            <w:tab/>
          </w:r>
        </w:del>
      </w:ins>
      <w:ins w:id="2037" w:author="Visone Rossana (GSE)" w:date="2025-10-24T11:45:00Z" w16du:dateUtc="2025-10-24T09:45:00Z">
        <w:del w:id="2038" w:author="Visone Rossana (GSE)" w:date="2025-10-27T12:57:00Z" w16du:dateUtc="2025-10-27T11:57:00Z">
          <w:r w:rsidR="005759E9" w:rsidDel="00C952FD">
            <w:rPr>
              <w:webHidden/>
            </w:rPr>
            <w:delText>135</w:delText>
          </w:r>
        </w:del>
      </w:ins>
      <w:ins w:id="2039" w:author="Visone Rossana (GSE)" w:date="2025-10-14T09:41:00Z" w16du:dateUtc="2025-10-14T07:41:00Z">
        <w:del w:id="2040" w:author="Visone Rossana (GSE)" w:date="2025-10-27T12:57:00Z" w16du:dateUtc="2025-10-27T11:57:00Z">
          <w:r w:rsidDel="00C952FD">
            <w:rPr>
              <w:webHidden/>
            </w:rPr>
            <w:delText>87</w:delText>
          </w:r>
        </w:del>
      </w:ins>
    </w:p>
    <w:p w14:paraId="0F2F526A" w14:textId="08CCF5EC" w:rsidR="00B3310D" w:rsidDel="00C952FD" w:rsidRDefault="00B3310D">
      <w:pPr>
        <w:pStyle w:val="Sommario1"/>
        <w:rPr>
          <w:ins w:id="2041" w:author="Visone Rossana (GSE)" w:date="2025-10-14T09:41:00Z" w16du:dateUtc="2025-10-14T07:41:00Z"/>
          <w:del w:id="2042"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043" w:author="Visone Rossana (GSE)" w:date="2025-10-14T09:41:00Z" w16du:dateUtc="2025-10-14T07:41:00Z">
        <w:del w:id="2044" w:author="Visone Rossana (GSE)" w:date="2025-10-27T12:57:00Z" w16du:dateUtc="2025-10-27T11:57:00Z">
          <w:r w:rsidRPr="00C952FD" w:rsidDel="00C952FD">
            <w:rPr>
              <w:rStyle w:val="Collegamentoipertestuale"/>
            </w:rPr>
            <w:delText>12</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PRECISAZIONI</w:delText>
          </w:r>
          <w:r w:rsidDel="00C952FD">
            <w:rPr>
              <w:webHidden/>
            </w:rPr>
            <w:tab/>
          </w:r>
        </w:del>
      </w:ins>
      <w:ins w:id="2045" w:author="Visone Rossana (GSE)" w:date="2025-10-24T11:45:00Z" w16du:dateUtc="2025-10-24T09:45:00Z">
        <w:del w:id="2046" w:author="Visone Rossana (GSE)" w:date="2025-10-27T12:57:00Z" w16du:dateUtc="2025-10-27T11:57:00Z">
          <w:r w:rsidR="005759E9" w:rsidDel="00C952FD">
            <w:rPr>
              <w:webHidden/>
            </w:rPr>
            <w:delText>136</w:delText>
          </w:r>
        </w:del>
      </w:ins>
      <w:ins w:id="2047" w:author="Visone Rossana (GSE)" w:date="2025-10-14T09:41:00Z" w16du:dateUtc="2025-10-14T07:41:00Z">
        <w:del w:id="2048" w:author="Visone Rossana (GSE)" w:date="2025-10-27T12:57:00Z" w16du:dateUtc="2025-10-27T11:57:00Z">
          <w:r w:rsidDel="00C952FD">
            <w:rPr>
              <w:webHidden/>
            </w:rPr>
            <w:delText>87</w:delText>
          </w:r>
        </w:del>
      </w:ins>
    </w:p>
    <w:p w14:paraId="257961C9" w14:textId="2BCB2A81" w:rsidR="00B3310D" w:rsidDel="00C952FD" w:rsidRDefault="00B3310D">
      <w:pPr>
        <w:pStyle w:val="Sommario3"/>
        <w:rPr>
          <w:ins w:id="2049" w:author="Visone Rossana (GSE)" w:date="2025-10-14T09:41:00Z" w16du:dateUtc="2025-10-14T07:41:00Z"/>
          <w:del w:id="2050" w:author="Visone Rossana (GSE)" w:date="2025-10-27T12:57:00Z" w16du:dateUtc="2025-10-27T11:57:00Z"/>
          <w:rFonts w:eastAsiaTheme="minorEastAsia" w:cstheme="minorBidi"/>
          <w:bCs w:val="0"/>
          <w:i w:val="0"/>
          <w:iCs w:val="0"/>
          <w:kern w:val="2"/>
          <w:sz w:val="24"/>
          <w:lang w:eastAsia="it-IT"/>
          <w14:ligatures w14:val="standardContextual"/>
        </w:rPr>
      </w:pPr>
      <w:ins w:id="2051" w:author="Visone Rossana (GSE)" w:date="2025-10-14T09:41:00Z" w16du:dateUtc="2025-10-14T07:41:00Z">
        <w:del w:id="2052" w:author="Visone Rossana (GSE)" w:date="2025-10-27T12:57:00Z" w16du:dateUtc="2025-10-27T11:57:00Z">
          <w:r w:rsidRPr="00C952FD" w:rsidDel="00C952FD">
            <w:rPr>
              <w:rStyle w:val="Collegamentoipertestuale"/>
              <w:rFonts w:cs="Calibri"/>
            </w:rPr>
            <w:delText>12.1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Data conclusione intervento</w:delText>
          </w:r>
          <w:r w:rsidDel="00C952FD">
            <w:rPr>
              <w:webHidden/>
            </w:rPr>
            <w:tab/>
          </w:r>
        </w:del>
      </w:ins>
      <w:ins w:id="2053" w:author="Visone Rossana (GSE)" w:date="2025-10-24T11:45:00Z" w16du:dateUtc="2025-10-24T09:45:00Z">
        <w:del w:id="2054" w:author="Visone Rossana (GSE)" w:date="2025-10-27T12:57:00Z" w16du:dateUtc="2025-10-27T11:57:00Z">
          <w:r w:rsidR="005759E9" w:rsidDel="00C952FD">
            <w:rPr>
              <w:webHidden/>
            </w:rPr>
            <w:delText>136</w:delText>
          </w:r>
        </w:del>
      </w:ins>
      <w:ins w:id="2055" w:author="Visone Rossana (GSE)" w:date="2025-10-14T09:41:00Z" w16du:dateUtc="2025-10-14T07:41:00Z">
        <w:del w:id="2056" w:author="Visone Rossana (GSE)" w:date="2025-10-27T12:57:00Z" w16du:dateUtc="2025-10-27T11:57:00Z">
          <w:r w:rsidDel="00C952FD">
            <w:rPr>
              <w:webHidden/>
            </w:rPr>
            <w:delText>87</w:delText>
          </w:r>
        </w:del>
      </w:ins>
    </w:p>
    <w:p w14:paraId="3D9BE31C" w14:textId="165D1C86" w:rsidR="00B3310D" w:rsidDel="00C952FD" w:rsidRDefault="00B3310D">
      <w:pPr>
        <w:pStyle w:val="Sommario3"/>
        <w:rPr>
          <w:ins w:id="2057" w:author="Visone Rossana (GSE)" w:date="2025-10-14T09:41:00Z" w16du:dateUtc="2025-10-14T07:41:00Z"/>
          <w:del w:id="2058" w:author="Visone Rossana (GSE)" w:date="2025-10-27T12:57:00Z" w16du:dateUtc="2025-10-27T11:57:00Z"/>
          <w:rFonts w:eastAsiaTheme="minorEastAsia" w:cstheme="minorBidi"/>
          <w:bCs w:val="0"/>
          <w:i w:val="0"/>
          <w:iCs w:val="0"/>
          <w:kern w:val="2"/>
          <w:sz w:val="24"/>
          <w:lang w:eastAsia="it-IT"/>
          <w14:ligatures w14:val="standardContextual"/>
        </w:rPr>
      </w:pPr>
      <w:ins w:id="2059" w:author="Visone Rossana (GSE)" w:date="2025-10-14T09:41:00Z" w16du:dateUtc="2025-10-14T07:41:00Z">
        <w:del w:id="2060" w:author="Visone Rossana (GSE)" w:date="2025-10-27T12:57:00Z" w16du:dateUtc="2025-10-27T11:57:00Z">
          <w:r w:rsidRPr="00C952FD" w:rsidDel="00C952FD">
            <w:rPr>
              <w:rStyle w:val="Collegamentoipertestuale"/>
              <w:rFonts w:cs="Calibri"/>
            </w:rPr>
            <w:delText>12.2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Fatture e bonifici</w:delText>
          </w:r>
          <w:r w:rsidDel="00C952FD">
            <w:rPr>
              <w:webHidden/>
            </w:rPr>
            <w:tab/>
          </w:r>
        </w:del>
      </w:ins>
      <w:ins w:id="2061" w:author="Visone Rossana (GSE)" w:date="2025-10-24T11:45:00Z" w16du:dateUtc="2025-10-24T09:45:00Z">
        <w:del w:id="2062" w:author="Visone Rossana (GSE)" w:date="2025-10-27T12:57:00Z" w16du:dateUtc="2025-10-27T11:57:00Z">
          <w:r w:rsidR="005759E9" w:rsidDel="00C952FD">
            <w:rPr>
              <w:webHidden/>
            </w:rPr>
            <w:delText>137</w:delText>
          </w:r>
        </w:del>
      </w:ins>
      <w:ins w:id="2063" w:author="Visone Rossana (GSE)" w:date="2025-10-14T09:41:00Z" w16du:dateUtc="2025-10-14T07:41:00Z">
        <w:del w:id="2064" w:author="Visone Rossana (GSE)" w:date="2025-10-27T12:57:00Z" w16du:dateUtc="2025-10-27T11:57:00Z">
          <w:r w:rsidDel="00C952FD">
            <w:rPr>
              <w:webHidden/>
            </w:rPr>
            <w:delText>88</w:delText>
          </w:r>
        </w:del>
      </w:ins>
    </w:p>
    <w:p w14:paraId="20648064" w14:textId="7863B64B" w:rsidR="00B3310D" w:rsidDel="00C952FD" w:rsidRDefault="00B3310D">
      <w:pPr>
        <w:pStyle w:val="Sommario3"/>
        <w:rPr>
          <w:ins w:id="2065" w:author="Visone Rossana (GSE)" w:date="2025-10-14T09:41:00Z" w16du:dateUtc="2025-10-14T07:41:00Z"/>
          <w:del w:id="2066" w:author="Visone Rossana (GSE)" w:date="2025-10-27T12:57:00Z" w16du:dateUtc="2025-10-27T11:57:00Z"/>
          <w:rFonts w:eastAsiaTheme="minorEastAsia" w:cstheme="minorBidi"/>
          <w:bCs w:val="0"/>
          <w:i w:val="0"/>
          <w:iCs w:val="0"/>
          <w:kern w:val="2"/>
          <w:sz w:val="24"/>
          <w:lang w:eastAsia="it-IT"/>
          <w14:ligatures w14:val="standardContextual"/>
        </w:rPr>
      </w:pPr>
      <w:ins w:id="2067" w:author="Visone Rossana (GSE)" w:date="2025-10-14T09:41:00Z" w16du:dateUtc="2025-10-14T07:41:00Z">
        <w:del w:id="2068" w:author="Visone Rossana (GSE)" w:date="2025-10-27T12:57:00Z" w16du:dateUtc="2025-10-27T11:57:00Z">
          <w:r w:rsidRPr="00C952FD" w:rsidDel="00C952FD">
            <w:rPr>
              <w:rStyle w:val="Collegamentoipertestuale"/>
              <w:rFonts w:cs="Calibri"/>
            </w:rPr>
            <w:delText>12.3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Mandato irrevocabile all’incasso - Modalità semplificata in fase di compilazione della richiesta di concessione</w:delText>
          </w:r>
          <w:r w:rsidDel="00C952FD">
            <w:rPr>
              <w:webHidden/>
            </w:rPr>
            <w:tab/>
          </w:r>
        </w:del>
      </w:ins>
      <w:ins w:id="2069" w:author="Visone Rossana (GSE)" w:date="2025-10-24T11:45:00Z" w16du:dateUtc="2025-10-24T09:45:00Z">
        <w:del w:id="2070" w:author="Visone Rossana (GSE)" w:date="2025-10-27T12:57:00Z" w16du:dateUtc="2025-10-27T11:57:00Z">
          <w:r w:rsidR="005759E9" w:rsidDel="00C952FD">
            <w:rPr>
              <w:webHidden/>
            </w:rPr>
            <w:delText>139</w:delText>
          </w:r>
        </w:del>
      </w:ins>
      <w:ins w:id="2071" w:author="Visone Rossana (GSE)" w:date="2025-10-14T09:41:00Z" w16du:dateUtc="2025-10-14T07:41:00Z">
        <w:del w:id="2072" w:author="Visone Rossana (GSE)" w:date="2025-10-27T12:57:00Z" w16du:dateUtc="2025-10-27T11:57:00Z">
          <w:r w:rsidDel="00C952FD">
            <w:rPr>
              <w:webHidden/>
            </w:rPr>
            <w:delText>90</w:delText>
          </w:r>
        </w:del>
      </w:ins>
    </w:p>
    <w:p w14:paraId="4A9E404A" w14:textId="6DD21A96" w:rsidR="00B3310D" w:rsidDel="00C952FD" w:rsidRDefault="00B3310D">
      <w:pPr>
        <w:pStyle w:val="Sommario3"/>
        <w:rPr>
          <w:ins w:id="2073" w:author="Visone Rossana (GSE)" w:date="2025-10-14T09:41:00Z" w16du:dateUtc="2025-10-14T07:41:00Z"/>
          <w:del w:id="2074" w:author="Visone Rossana (GSE)" w:date="2025-10-27T12:57:00Z" w16du:dateUtc="2025-10-27T11:57:00Z"/>
          <w:rFonts w:eastAsiaTheme="minorEastAsia" w:cstheme="minorBidi"/>
          <w:bCs w:val="0"/>
          <w:i w:val="0"/>
          <w:iCs w:val="0"/>
          <w:kern w:val="2"/>
          <w:sz w:val="24"/>
          <w:lang w:eastAsia="it-IT"/>
          <w14:ligatures w14:val="standardContextual"/>
        </w:rPr>
      </w:pPr>
      <w:ins w:id="2075" w:author="Visone Rossana (GSE)" w:date="2025-10-14T09:41:00Z" w16du:dateUtc="2025-10-14T07:41:00Z">
        <w:del w:id="2076" w:author="Visone Rossana (GSE)" w:date="2025-10-27T12:57:00Z" w16du:dateUtc="2025-10-27T11:57:00Z">
          <w:r w:rsidRPr="00C952FD" w:rsidDel="00C952FD">
            <w:rPr>
              <w:rStyle w:val="Collegamentoipertestuale"/>
              <w:rFonts w:cs="Calibri"/>
            </w:rPr>
            <w:delText>12.4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Mandato irrevocabile all’incasso - Conferimento in fase successiva, a valle dell’ammissione all’incentivo</w:delText>
          </w:r>
          <w:r w:rsidDel="00C952FD">
            <w:rPr>
              <w:webHidden/>
            </w:rPr>
            <w:tab/>
          </w:r>
        </w:del>
      </w:ins>
      <w:ins w:id="2077" w:author="Visone Rossana (GSE)" w:date="2025-10-24T11:45:00Z" w16du:dateUtc="2025-10-24T09:45:00Z">
        <w:del w:id="2078" w:author="Visone Rossana (GSE)" w:date="2025-10-27T12:57:00Z" w16du:dateUtc="2025-10-27T11:57:00Z">
          <w:r w:rsidR="005759E9" w:rsidDel="00C952FD">
            <w:rPr>
              <w:webHidden/>
            </w:rPr>
            <w:delText>140</w:delText>
          </w:r>
        </w:del>
      </w:ins>
      <w:ins w:id="2079" w:author="Visone Rossana (GSE)" w:date="2025-10-14T09:41:00Z" w16du:dateUtc="2025-10-14T07:41:00Z">
        <w:del w:id="2080" w:author="Visone Rossana (GSE)" w:date="2025-10-27T12:57:00Z" w16du:dateUtc="2025-10-27T11:57:00Z">
          <w:r w:rsidDel="00C952FD">
            <w:rPr>
              <w:webHidden/>
            </w:rPr>
            <w:delText>92</w:delText>
          </w:r>
        </w:del>
      </w:ins>
    </w:p>
    <w:p w14:paraId="3415270F" w14:textId="0DD2DE0F" w:rsidR="00B3310D" w:rsidDel="00C952FD" w:rsidRDefault="00B3310D">
      <w:pPr>
        <w:pStyle w:val="Sommario3"/>
        <w:rPr>
          <w:ins w:id="2081" w:author="Visone Rossana (GSE)" w:date="2025-10-14T09:41:00Z" w16du:dateUtc="2025-10-14T07:41:00Z"/>
          <w:del w:id="2082" w:author="Visone Rossana (GSE)" w:date="2025-10-27T12:57:00Z" w16du:dateUtc="2025-10-27T11:57:00Z"/>
          <w:rFonts w:eastAsiaTheme="minorEastAsia" w:cstheme="minorBidi"/>
          <w:bCs w:val="0"/>
          <w:i w:val="0"/>
          <w:iCs w:val="0"/>
          <w:kern w:val="2"/>
          <w:sz w:val="24"/>
          <w:lang w:eastAsia="it-IT"/>
          <w14:ligatures w14:val="standardContextual"/>
        </w:rPr>
      </w:pPr>
      <w:ins w:id="2083" w:author="Visone Rossana (GSE)" w:date="2025-10-14T09:41:00Z" w16du:dateUtc="2025-10-14T07:41:00Z">
        <w:del w:id="2084" w:author="Visone Rossana (GSE)" w:date="2025-10-27T12:57:00Z" w16du:dateUtc="2025-10-27T11:57:00Z">
          <w:r w:rsidRPr="00C952FD" w:rsidDel="00C952FD">
            <w:rPr>
              <w:rStyle w:val="Collegamentoipertestuale"/>
              <w:rFonts w:cs="Calibri"/>
            </w:rPr>
            <w:delText>12.5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Cessione del credito - Conferimento in fase successiva, a valle dell’ammissione all’incentivo</w:delText>
          </w:r>
          <w:r w:rsidDel="00C952FD">
            <w:rPr>
              <w:webHidden/>
            </w:rPr>
            <w:tab/>
          </w:r>
        </w:del>
      </w:ins>
      <w:ins w:id="2085" w:author="Visone Rossana (GSE)" w:date="2025-10-24T11:45:00Z" w16du:dateUtc="2025-10-24T09:45:00Z">
        <w:del w:id="2086" w:author="Visone Rossana (GSE)" w:date="2025-10-27T12:57:00Z" w16du:dateUtc="2025-10-27T11:57:00Z">
          <w:r w:rsidR="005759E9" w:rsidDel="00C952FD">
            <w:rPr>
              <w:webHidden/>
            </w:rPr>
            <w:delText>141</w:delText>
          </w:r>
        </w:del>
      </w:ins>
      <w:ins w:id="2087" w:author="Visone Rossana (GSE)" w:date="2025-10-14T09:41:00Z" w16du:dateUtc="2025-10-14T07:41:00Z">
        <w:del w:id="2088" w:author="Visone Rossana (GSE)" w:date="2025-10-27T12:57:00Z" w16du:dateUtc="2025-10-27T11:57:00Z">
          <w:r w:rsidDel="00C952FD">
            <w:rPr>
              <w:webHidden/>
            </w:rPr>
            <w:delText>92</w:delText>
          </w:r>
        </w:del>
      </w:ins>
    </w:p>
    <w:p w14:paraId="2A882B90" w14:textId="0BC5C5DF" w:rsidR="00B3310D" w:rsidDel="00C952FD" w:rsidRDefault="00B3310D">
      <w:pPr>
        <w:pStyle w:val="Sommario3"/>
        <w:rPr>
          <w:ins w:id="2089" w:author="Visone Rossana (GSE)" w:date="2025-10-14T09:41:00Z" w16du:dateUtc="2025-10-14T07:41:00Z"/>
          <w:del w:id="2090" w:author="Visone Rossana (GSE)" w:date="2025-10-27T12:57:00Z" w16du:dateUtc="2025-10-27T11:57:00Z"/>
          <w:rFonts w:eastAsiaTheme="minorEastAsia" w:cstheme="minorBidi"/>
          <w:bCs w:val="0"/>
          <w:i w:val="0"/>
          <w:iCs w:val="0"/>
          <w:kern w:val="2"/>
          <w:sz w:val="24"/>
          <w:lang w:eastAsia="it-IT"/>
          <w14:ligatures w14:val="standardContextual"/>
        </w:rPr>
      </w:pPr>
      <w:ins w:id="2091" w:author="Visone Rossana (GSE)" w:date="2025-10-14T09:41:00Z" w16du:dateUtc="2025-10-14T07:41:00Z">
        <w:del w:id="2092" w:author="Visone Rossana (GSE)" w:date="2025-10-27T12:57:00Z" w16du:dateUtc="2025-10-27T11:57:00Z">
          <w:r w:rsidRPr="00C952FD" w:rsidDel="00C952FD">
            <w:rPr>
              <w:rStyle w:val="Collegamentoipertestuale"/>
              <w:rFonts w:cs="Calibri"/>
            </w:rPr>
            <w:delText>12.6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Multi-intervento</w:delText>
          </w:r>
          <w:r w:rsidDel="00C952FD">
            <w:rPr>
              <w:webHidden/>
            </w:rPr>
            <w:tab/>
          </w:r>
        </w:del>
      </w:ins>
      <w:ins w:id="2093" w:author="Visone Rossana (GSE)" w:date="2025-10-24T11:45:00Z" w16du:dateUtc="2025-10-24T09:45:00Z">
        <w:del w:id="2094" w:author="Visone Rossana (GSE)" w:date="2025-10-27T12:57:00Z" w16du:dateUtc="2025-10-27T11:57:00Z">
          <w:r w:rsidR="005759E9" w:rsidDel="00C952FD">
            <w:rPr>
              <w:webHidden/>
            </w:rPr>
            <w:delText>141</w:delText>
          </w:r>
        </w:del>
      </w:ins>
      <w:ins w:id="2095" w:author="Visone Rossana (GSE)" w:date="2025-10-14T09:41:00Z" w16du:dateUtc="2025-10-14T07:41:00Z">
        <w:del w:id="2096" w:author="Visone Rossana (GSE)" w:date="2025-10-27T12:57:00Z" w16du:dateUtc="2025-10-27T11:57:00Z">
          <w:r w:rsidDel="00C952FD">
            <w:rPr>
              <w:webHidden/>
            </w:rPr>
            <w:delText>93</w:delText>
          </w:r>
        </w:del>
      </w:ins>
    </w:p>
    <w:p w14:paraId="44FC073B" w14:textId="083B8D46" w:rsidR="00B3310D" w:rsidDel="00C952FD" w:rsidRDefault="00B3310D">
      <w:pPr>
        <w:pStyle w:val="Sommario3"/>
        <w:rPr>
          <w:ins w:id="2097" w:author="Visone Rossana (GSE)" w:date="2025-10-14T09:41:00Z" w16du:dateUtc="2025-10-14T07:41:00Z"/>
          <w:del w:id="2098" w:author="Visone Rossana (GSE)" w:date="2025-10-27T12:57:00Z" w16du:dateUtc="2025-10-27T11:57:00Z"/>
          <w:rFonts w:eastAsiaTheme="minorEastAsia" w:cstheme="minorBidi"/>
          <w:bCs w:val="0"/>
          <w:i w:val="0"/>
          <w:iCs w:val="0"/>
          <w:kern w:val="2"/>
          <w:sz w:val="24"/>
          <w:lang w:eastAsia="it-IT"/>
          <w14:ligatures w14:val="standardContextual"/>
        </w:rPr>
      </w:pPr>
      <w:ins w:id="2099" w:author="Visone Rossana (GSE)" w:date="2025-10-14T09:41:00Z" w16du:dateUtc="2025-10-14T07:41:00Z">
        <w:del w:id="2100" w:author="Visone Rossana (GSE)" w:date="2025-10-27T12:57:00Z" w16du:dateUtc="2025-10-27T11:57:00Z">
          <w:r w:rsidRPr="00C952FD" w:rsidDel="00C952FD">
            <w:rPr>
              <w:rStyle w:val="Collegamentoipertestuale"/>
              <w:rFonts w:cs="Calibri"/>
            </w:rPr>
            <w:delText>12.7</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Asseverazione</w:delText>
          </w:r>
          <w:r w:rsidDel="00C952FD">
            <w:rPr>
              <w:webHidden/>
            </w:rPr>
            <w:tab/>
          </w:r>
        </w:del>
      </w:ins>
      <w:ins w:id="2101" w:author="Visone Rossana (GSE)" w:date="2025-10-24T11:45:00Z" w16du:dateUtc="2025-10-24T09:45:00Z">
        <w:del w:id="2102" w:author="Visone Rossana (GSE)" w:date="2025-10-27T12:57:00Z" w16du:dateUtc="2025-10-27T11:57:00Z">
          <w:r w:rsidR="005759E9" w:rsidDel="00C952FD">
            <w:rPr>
              <w:webHidden/>
            </w:rPr>
            <w:delText>142</w:delText>
          </w:r>
        </w:del>
      </w:ins>
      <w:ins w:id="2103" w:author="Visone Rossana (GSE)" w:date="2025-10-14T09:41:00Z" w16du:dateUtc="2025-10-14T07:41:00Z">
        <w:del w:id="2104" w:author="Visone Rossana (GSE)" w:date="2025-10-27T12:57:00Z" w16du:dateUtc="2025-10-27T11:57:00Z">
          <w:r w:rsidDel="00C952FD">
            <w:rPr>
              <w:webHidden/>
            </w:rPr>
            <w:delText>94</w:delText>
          </w:r>
        </w:del>
      </w:ins>
    </w:p>
    <w:p w14:paraId="13AE4D0F" w14:textId="49198E34" w:rsidR="00B3310D" w:rsidDel="00C952FD" w:rsidRDefault="00B3310D">
      <w:pPr>
        <w:pStyle w:val="Sommario3"/>
        <w:rPr>
          <w:ins w:id="2105" w:author="Visone Rossana (GSE)" w:date="2025-10-14T09:41:00Z" w16du:dateUtc="2025-10-14T07:41:00Z"/>
          <w:del w:id="2106" w:author="Visone Rossana (GSE)" w:date="2025-10-27T12:57:00Z" w16du:dateUtc="2025-10-27T11:57:00Z"/>
          <w:rFonts w:eastAsiaTheme="minorEastAsia" w:cstheme="minorBidi"/>
          <w:bCs w:val="0"/>
          <w:i w:val="0"/>
          <w:iCs w:val="0"/>
          <w:kern w:val="2"/>
          <w:sz w:val="24"/>
          <w:lang w:eastAsia="it-IT"/>
          <w14:ligatures w14:val="standardContextual"/>
        </w:rPr>
      </w:pPr>
      <w:ins w:id="2107" w:author="Visone Rossana (GSE)" w:date="2025-10-14T09:41:00Z" w16du:dateUtc="2025-10-14T07:41:00Z">
        <w:del w:id="2108" w:author="Visone Rossana (GSE)" w:date="2025-10-27T12:57:00Z" w16du:dateUtc="2025-10-27T11:57:00Z">
          <w:r w:rsidRPr="00C952FD" w:rsidDel="00C952FD">
            <w:rPr>
              <w:rStyle w:val="Collegamentoipertestuale"/>
              <w:rFonts w:cs="Calibri"/>
            </w:rPr>
            <w:delText>12.8</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Potenza termica nominale</w:delText>
          </w:r>
          <w:r w:rsidDel="00C952FD">
            <w:rPr>
              <w:webHidden/>
            </w:rPr>
            <w:tab/>
          </w:r>
        </w:del>
      </w:ins>
      <w:ins w:id="2109" w:author="Visone Rossana (GSE)" w:date="2025-10-24T11:45:00Z" w16du:dateUtc="2025-10-24T09:45:00Z">
        <w:del w:id="2110" w:author="Visone Rossana (GSE)" w:date="2025-10-27T12:57:00Z" w16du:dateUtc="2025-10-27T11:57:00Z">
          <w:r w:rsidR="005759E9" w:rsidDel="00C952FD">
            <w:rPr>
              <w:webHidden/>
            </w:rPr>
            <w:delText>144</w:delText>
          </w:r>
        </w:del>
      </w:ins>
      <w:ins w:id="2111" w:author="Visone Rossana (GSE)" w:date="2025-10-14T09:41:00Z" w16du:dateUtc="2025-10-14T07:41:00Z">
        <w:del w:id="2112" w:author="Visone Rossana (GSE)" w:date="2025-10-27T12:57:00Z" w16du:dateUtc="2025-10-27T11:57:00Z">
          <w:r w:rsidDel="00C952FD">
            <w:rPr>
              <w:webHidden/>
            </w:rPr>
            <w:delText>95</w:delText>
          </w:r>
        </w:del>
      </w:ins>
    </w:p>
    <w:p w14:paraId="20CEFE22" w14:textId="0209AC99" w:rsidR="00B3310D" w:rsidDel="00C952FD" w:rsidRDefault="00B3310D">
      <w:pPr>
        <w:pStyle w:val="Sommario3"/>
        <w:rPr>
          <w:ins w:id="2113" w:author="Visone Rossana (GSE)" w:date="2025-10-14T09:41:00Z" w16du:dateUtc="2025-10-14T07:41:00Z"/>
          <w:del w:id="2114" w:author="Visone Rossana (GSE)" w:date="2025-10-27T12:57:00Z" w16du:dateUtc="2025-10-27T11:57:00Z"/>
          <w:rFonts w:eastAsiaTheme="minorEastAsia" w:cstheme="minorBidi"/>
          <w:bCs w:val="0"/>
          <w:i w:val="0"/>
          <w:iCs w:val="0"/>
          <w:kern w:val="2"/>
          <w:sz w:val="24"/>
          <w:lang w:eastAsia="it-IT"/>
          <w14:ligatures w14:val="standardContextual"/>
        </w:rPr>
      </w:pPr>
      <w:ins w:id="2115" w:author="Visone Rossana (GSE)" w:date="2025-10-14T09:41:00Z" w16du:dateUtc="2025-10-14T07:41:00Z">
        <w:del w:id="2116" w:author="Visone Rossana (GSE)" w:date="2025-10-27T12:57:00Z" w16du:dateUtc="2025-10-27T11:57:00Z">
          <w:r w:rsidRPr="00C952FD" w:rsidDel="00C952FD">
            <w:rPr>
              <w:rStyle w:val="Collegamentoipertestuale"/>
              <w:rFonts w:cs="Calibri"/>
            </w:rPr>
            <w:delText>12.9</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Sostituzione di impianti di climatizzazione invernale, utilizzi degli impianti e smaltimento</w:delText>
          </w:r>
          <w:r w:rsidDel="00C952FD">
            <w:rPr>
              <w:webHidden/>
            </w:rPr>
            <w:tab/>
          </w:r>
        </w:del>
      </w:ins>
      <w:ins w:id="2117" w:author="Visone Rossana (GSE)" w:date="2025-10-24T11:45:00Z" w16du:dateUtc="2025-10-24T09:45:00Z">
        <w:del w:id="2118" w:author="Visone Rossana (GSE)" w:date="2025-10-27T12:57:00Z" w16du:dateUtc="2025-10-27T11:57:00Z">
          <w:r w:rsidR="005759E9" w:rsidDel="00C952FD">
            <w:rPr>
              <w:webHidden/>
            </w:rPr>
            <w:delText>144</w:delText>
          </w:r>
        </w:del>
      </w:ins>
      <w:ins w:id="2119" w:author="Visone Rossana (GSE)" w:date="2025-10-14T09:41:00Z" w16du:dateUtc="2025-10-14T07:41:00Z">
        <w:del w:id="2120" w:author="Visone Rossana (GSE)" w:date="2025-10-27T12:57:00Z" w16du:dateUtc="2025-10-27T11:57:00Z">
          <w:r w:rsidDel="00C952FD">
            <w:rPr>
              <w:webHidden/>
            </w:rPr>
            <w:delText>96</w:delText>
          </w:r>
        </w:del>
      </w:ins>
    </w:p>
    <w:p w14:paraId="3FF83558" w14:textId="1C7BA8F7" w:rsidR="00B3310D" w:rsidDel="00C952FD" w:rsidRDefault="00B3310D">
      <w:pPr>
        <w:pStyle w:val="Sommario3"/>
        <w:rPr>
          <w:ins w:id="2121" w:author="Visone Rossana (GSE)" w:date="2025-10-14T09:41:00Z" w16du:dateUtc="2025-10-14T07:41:00Z"/>
          <w:del w:id="2122" w:author="Visone Rossana (GSE)" w:date="2025-10-27T12:57:00Z" w16du:dateUtc="2025-10-27T11:57:00Z"/>
          <w:rFonts w:eastAsiaTheme="minorEastAsia" w:cstheme="minorBidi"/>
          <w:bCs w:val="0"/>
          <w:i w:val="0"/>
          <w:iCs w:val="0"/>
          <w:kern w:val="2"/>
          <w:sz w:val="24"/>
          <w:lang w:eastAsia="it-IT"/>
          <w14:ligatures w14:val="standardContextual"/>
        </w:rPr>
      </w:pPr>
      <w:ins w:id="2123" w:author="Visone Rossana (GSE)" w:date="2025-10-14T09:41:00Z" w16du:dateUtc="2025-10-14T07:41:00Z">
        <w:del w:id="2124" w:author="Visone Rossana (GSE)" w:date="2025-10-27T12:57:00Z" w16du:dateUtc="2025-10-27T11:57:00Z">
          <w:r w:rsidRPr="00C952FD" w:rsidDel="00C952FD">
            <w:rPr>
              <w:rStyle w:val="Collegamentoipertestuale"/>
              <w:rFonts w:cs="Calibri"/>
            </w:rPr>
            <w:delText>12.10</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Sistemi di contabilizzazione del calore e trasmissione delle misure di energia termica</w:delText>
          </w:r>
          <w:r w:rsidDel="00C952FD">
            <w:rPr>
              <w:webHidden/>
            </w:rPr>
            <w:tab/>
          </w:r>
        </w:del>
      </w:ins>
      <w:ins w:id="2125" w:author="Visone Rossana (GSE)" w:date="2025-10-24T11:45:00Z" w16du:dateUtc="2025-10-24T09:45:00Z">
        <w:del w:id="2126" w:author="Visone Rossana (GSE)" w:date="2025-10-27T12:57:00Z" w16du:dateUtc="2025-10-27T11:57:00Z">
          <w:r w:rsidR="005759E9" w:rsidDel="00C952FD">
            <w:rPr>
              <w:webHidden/>
            </w:rPr>
            <w:delText>147</w:delText>
          </w:r>
        </w:del>
      </w:ins>
      <w:ins w:id="2127" w:author="Visone Rossana (GSE)" w:date="2025-10-14T09:41:00Z" w16du:dateUtc="2025-10-14T07:41:00Z">
        <w:del w:id="2128" w:author="Visone Rossana (GSE)" w:date="2025-10-27T12:57:00Z" w16du:dateUtc="2025-10-27T11:57:00Z">
          <w:r w:rsidDel="00C952FD">
            <w:rPr>
              <w:webHidden/>
            </w:rPr>
            <w:delText>98</w:delText>
          </w:r>
        </w:del>
      </w:ins>
    </w:p>
    <w:p w14:paraId="30234663" w14:textId="163693C9" w:rsidR="00B3310D" w:rsidDel="00C952FD" w:rsidRDefault="00B3310D">
      <w:pPr>
        <w:pStyle w:val="Sommario3"/>
        <w:rPr>
          <w:ins w:id="2129" w:author="Visone Rossana (GSE)" w:date="2025-10-14T09:41:00Z" w16du:dateUtc="2025-10-14T07:41:00Z"/>
          <w:del w:id="2130" w:author="Visone Rossana (GSE)" w:date="2025-10-27T12:57:00Z" w16du:dateUtc="2025-10-27T11:57:00Z"/>
          <w:rFonts w:eastAsiaTheme="minorEastAsia" w:cstheme="minorBidi"/>
          <w:bCs w:val="0"/>
          <w:i w:val="0"/>
          <w:iCs w:val="0"/>
          <w:kern w:val="2"/>
          <w:sz w:val="24"/>
          <w:lang w:eastAsia="it-IT"/>
          <w14:ligatures w14:val="standardContextual"/>
        </w:rPr>
      </w:pPr>
      <w:ins w:id="2131" w:author="Visone Rossana (GSE)" w:date="2025-10-14T09:41:00Z" w16du:dateUtc="2025-10-14T07:41:00Z">
        <w:del w:id="2132" w:author="Visone Rossana (GSE)" w:date="2025-10-27T12:57:00Z" w16du:dateUtc="2025-10-27T11:57:00Z">
          <w:r w:rsidRPr="00C952FD" w:rsidDel="00C952FD">
            <w:rPr>
              <w:rStyle w:val="Collegamentoipertestuale"/>
              <w:rFonts w:cs="Calibri"/>
            </w:rPr>
            <w:delText>12.11</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Obblighi d’integrazione delle fonti rinnovabili negli edifici (Dlgs 199/21)</w:delText>
          </w:r>
          <w:r w:rsidDel="00C952FD">
            <w:rPr>
              <w:webHidden/>
            </w:rPr>
            <w:tab/>
          </w:r>
        </w:del>
      </w:ins>
      <w:ins w:id="2133" w:author="Visone Rossana (GSE)" w:date="2025-10-24T11:45:00Z" w16du:dateUtc="2025-10-24T09:45:00Z">
        <w:del w:id="2134" w:author="Visone Rossana (GSE)" w:date="2025-10-27T12:57:00Z" w16du:dateUtc="2025-10-27T11:57:00Z">
          <w:r w:rsidR="005759E9" w:rsidDel="00C952FD">
            <w:rPr>
              <w:webHidden/>
            </w:rPr>
            <w:delText>147</w:delText>
          </w:r>
        </w:del>
      </w:ins>
      <w:ins w:id="2135" w:author="Visone Rossana (GSE)" w:date="2025-10-14T09:41:00Z" w16du:dateUtc="2025-10-14T07:41:00Z">
        <w:del w:id="2136" w:author="Visone Rossana (GSE)" w:date="2025-10-27T12:57:00Z" w16du:dateUtc="2025-10-27T11:57:00Z">
          <w:r w:rsidDel="00C952FD">
            <w:rPr>
              <w:webHidden/>
            </w:rPr>
            <w:delText>99</w:delText>
          </w:r>
        </w:del>
      </w:ins>
    </w:p>
    <w:p w14:paraId="54502080" w14:textId="79825F15" w:rsidR="00B3310D" w:rsidDel="00C952FD" w:rsidRDefault="00B3310D">
      <w:pPr>
        <w:pStyle w:val="Sommario3"/>
        <w:rPr>
          <w:ins w:id="2137" w:author="Visone Rossana (GSE)" w:date="2025-10-14T09:41:00Z" w16du:dateUtc="2025-10-14T07:41:00Z"/>
          <w:del w:id="2138" w:author="Visone Rossana (GSE)" w:date="2025-10-27T12:57:00Z" w16du:dateUtc="2025-10-27T11:57:00Z"/>
          <w:rFonts w:eastAsiaTheme="minorEastAsia" w:cstheme="minorBidi"/>
          <w:bCs w:val="0"/>
          <w:i w:val="0"/>
          <w:iCs w:val="0"/>
          <w:kern w:val="2"/>
          <w:sz w:val="24"/>
          <w:lang w:eastAsia="it-IT"/>
          <w14:ligatures w14:val="standardContextual"/>
        </w:rPr>
      </w:pPr>
      <w:ins w:id="2139" w:author="Visone Rossana (GSE)" w:date="2025-10-14T09:41:00Z" w16du:dateUtc="2025-10-14T07:41:00Z">
        <w:del w:id="2140" w:author="Visone Rossana (GSE)" w:date="2025-10-27T12:57:00Z" w16du:dateUtc="2025-10-27T11:57:00Z">
          <w:r w:rsidRPr="00C952FD" w:rsidDel="00C952FD">
            <w:rPr>
              <w:rStyle w:val="Collegamentoipertestuale"/>
              <w:rFonts w:cs="Calibri"/>
            </w:rPr>
            <w:delText>12.12</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Identificazione Edificio</w:delText>
          </w:r>
          <w:r w:rsidDel="00C952FD">
            <w:rPr>
              <w:webHidden/>
            </w:rPr>
            <w:tab/>
          </w:r>
        </w:del>
      </w:ins>
      <w:ins w:id="2141" w:author="Visone Rossana (GSE)" w:date="2025-10-24T11:45:00Z" w16du:dateUtc="2025-10-24T09:45:00Z">
        <w:del w:id="2142" w:author="Visone Rossana (GSE)" w:date="2025-10-27T12:57:00Z" w16du:dateUtc="2025-10-27T11:57:00Z">
          <w:r w:rsidR="005759E9" w:rsidDel="00C952FD">
            <w:rPr>
              <w:webHidden/>
            </w:rPr>
            <w:delText>148</w:delText>
          </w:r>
        </w:del>
      </w:ins>
      <w:ins w:id="2143" w:author="Visone Rossana (GSE)" w:date="2025-10-14T09:41:00Z" w16du:dateUtc="2025-10-14T07:41:00Z">
        <w:del w:id="2144" w:author="Visone Rossana (GSE)" w:date="2025-10-27T12:57:00Z" w16du:dateUtc="2025-10-27T11:57:00Z">
          <w:r w:rsidDel="00C952FD">
            <w:rPr>
              <w:webHidden/>
            </w:rPr>
            <w:delText>99</w:delText>
          </w:r>
        </w:del>
      </w:ins>
    </w:p>
    <w:p w14:paraId="20FBB4DB" w14:textId="05D7B081" w:rsidR="00B3310D" w:rsidDel="00C952FD" w:rsidRDefault="00B3310D">
      <w:pPr>
        <w:pStyle w:val="Sommario3"/>
        <w:rPr>
          <w:ins w:id="2145" w:author="Visone Rossana (GSE)" w:date="2025-10-14T09:41:00Z" w16du:dateUtc="2025-10-14T07:41:00Z"/>
          <w:del w:id="2146" w:author="Visone Rossana (GSE)" w:date="2025-10-27T12:57:00Z" w16du:dateUtc="2025-10-27T11:57:00Z"/>
          <w:rFonts w:eastAsiaTheme="minorEastAsia" w:cstheme="minorBidi"/>
          <w:bCs w:val="0"/>
          <w:i w:val="0"/>
          <w:iCs w:val="0"/>
          <w:kern w:val="2"/>
          <w:sz w:val="24"/>
          <w:lang w:eastAsia="it-IT"/>
          <w14:ligatures w14:val="standardContextual"/>
        </w:rPr>
      </w:pPr>
      <w:ins w:id="2147" w:author="Visone Rossana (GSE)" w:date="2025-10-14T09:41:00Z" w16du:dateUtc="2025-10-14T07:41:00Z">
        <w:del w:id="2148" w:author="Visone Rossana (GSE)" w:date="2025-10-27T12:57:00Z" w16du:dateUtc="2025-10-27T11:57:00Z">
          <w:r w:rsidRPr="00C952FD" w:rsidDel="00C952FD">
            <w:rPr>
              <w:rStyle w:val="Collegamentoipertestuale"/>
              <w:rFonts w:cs="Calibri"/>
            </w:rPr>
            <w:delText>12.13</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Interventi realizzati in edifici gestiti dagli ex IACP comunque denominati e trasformati dalle Regioni</w:delText>
          </w:r>
          <w:r w:rsidDel="00C952FD">
            <w:rPr>
              <w:webHidden/>
            </w:rPr>
            <w:tab/>
          </w:r>
        </w:del>
      </w:ins>
      <w:ins w:id="2149" w:author="Visone Rossana (GSE)" w:date="2025-10-24T11:45:00Z" w16du:dateUtc="2025-10-24T09:45:00Z">
        <w:del w:id="2150" w:author="Visone Rossana (GSE)" w:date="2025-10-27T12:57:00Z" w16du:dateUtc="2025-10-27T11:57:00Z">
          <w:r w:rsidR="005759E9" w:rsidDel="00C952FD">
            <w:rPr>
              <w:webHidden/>
            </w:rPr>
            <w:delText>149</w:delText>
          </w:r>
        </w:del>
      </w:ins>
      <w:ins w:id="2151" w:author="Visone Rossana (GSE)" w:date="2025-10-14T09:41:00Z" w16du:dateUtc="2025-10-14T07:41:00Z">
        <w:del w:id="2152" w:author="Visone Rossana (GSE)" w:date="2025-10-27T12:57:00Z" w16du:dateUtc="2025-10-27T11:57:00Z">
          <w:r w:rsidDel="00C952FD">
            <w:rPr>
              <w:webHidden/>
            </w:rPr>
            <w:delText>99</w:delText>
          </w:r>
        </w:del>
      </w:ins>
    </w:p>
    <w:p w14:paraId="7355EDAD" w14:textId="3490D0F2" w:rsidR="00B3310D" w:rsidDel="00C952FD" w:rsidRDefault="00B3310D">
      <w:pPr>
        <w:pStyle w:val="Sommario3"/>
        <w:rPr>
          <w:ins w:id="2153" w:author="Visone Rossana (GSE)" w:date="2025-10-14T09:41:00Z" w16du:dateUtc="2025-10-14T07:41:00Z"/>
          <w:del w:id="2154" w:author="Visone Rossana (GSE)" w:date="2025-10-27T12:57:00Z" w16du:dateUtc="2025-10-27T11:57:00Z"/>
          <w:rFonts w:eastAsiaTheme="minorEastAsia" w:cstheme="minorBidi"/>
          <w:bCs w:val="0"/>
          <w:i w:val="0"/>
          <w:iCs w:val="0"/>
          <w:kern w:val="2"/>
          <w:sz w:val="24"/>
          <w:lang w:eastAsia="it-IT"/>
          <w14:ligatures w14:val="standardContextual"/>
        </w:rPr>
      </w:pPr>
      <w:ins w:id="2155" w:author="Visone Rossana (GSE)" w:date="2025-10-14T09:41:00Z" w16du:dateUtc="2025-10-14T07:41:00Z">
        <w:del w:id="2156" w:author="Visone Rossana (GSE)" w:date="2025-10-27T12:57:00Z" w16du:dateUtc="2025-10-27T11:57:00Z">
          <w:r w:rsidRPr="00C952FD" w:rsidDel="00C952FD">
            <w:rPr>
              <w:rStyle w:val="Collegamentoipertestuale"/>
              <w:rFonts w:cs="Calibri"/>
            </w:rPr>
            <w:delText>12.14</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Interventi realizzati su edifici misti e su specifiche configurazioni di edificio</w:delText>
          </w:r>
          <w:r w:rsidDel="00C952FD">
            <w:rPr>
              <w:webHidden/>
            </w:rPr>
            <w:tab/>
          </w:r>
        </w:del>
      </w:ins>
      <w:ins w:id="2157" w:author="Visone Rossana (GSE)" w:date="2025-10-24T11:45:00Z" w16du:dateUtc="2025-10-24T09:45:00Z">
        <w:del w:id="2158" w:author="Visone Rossana (GSE)" w:date="2025-10-27T12:57:00Z" w16du:dateUtc="2025-10-27T11:57:00Z">
          <w:r w:rsidR="005759E9" w:rsidDel="00C952FD">
            <w:rPr>
              <w:webHidden/>
            </w:rPr>
            <w:delText>149</w:delText>
          </w:r>
        </w:del>
      </w:ins>
      <w:ins w:id="2159" w:author="Visone Rossana (GSE)" w:date="2025-10-14T09:41:00Z" w16du:dateUtc="2025-10-14T07:41:00Z">
        <w:del w:id="2160" w:author="Visone Rossana (GSE)" w:date="2025-10-27T12:57:00Z" w16du:dateUtc="2025-10-27T11:57:00Z">
          <w:r w:rsidDel="00C952FD">
            <w:rPr>
              <w:webHidden/>
            </w:rPr>
            <w:delText>100</w:delText>
          </w:r>
        </w:del>
      </w:ins>
    </w:p>
    <w:p w14:paraId="428C07EC" w14:textId="7FF7E454" w:rsidR="00B3310D" w:rsidDel="00C952FD" w:rsidRDefault="00B3310D">
      <w:pPr>
        <w:pStyle w:val="Sommario3"/>
        <w:rPr>
          <w:ins w:id="2161" w:author="Visone Rossana (GSE)" w:date="2025-10-14T09:41:00Z" w16du:dateUtc="2025-10-14T07:41:00Z"/>
          <w:del w:id="2162" w:author="Visone Rossana (GSE)" w:date="2025-10-27T12:57:00Z" w16du:dateUtc="2025-10-27T11:57:00Z"/>
          <w:rFonts w:eastAsiaTheme="minorEastAsia" w:cstheme="minorBidi"/>
          <w:bCs w:val="0"/>
          <w:i w:val="0"/>
          <w:iCs w:val="0"/>
          <w:kern w:val="2"/>
          <w:sz w:val="24"/>
          <w:lang w:eastAsia="it-IT"/>
          <w14:ligatures w14:val="standardContextual"/>
        </w:rPr>
      </w:pPr>
      <w:ins w:id="2163" w:author="Visone Rossana (GSE)" w:date="2025-10-14T09:41:00Z" w16du:dateUtc="2025-10-14T07:41:00Z">
        <w:del w:id="2164" w:author="Visone Rossana (GSE)" w:date="2025-10-27T12:57:00Z" w16du:dateUtc="2025-10-27T11:57:00Z">
          <w:r w:rsidRPr="00C952FD" w:rsidDel="00C952FD">
            <w:rPr>
              <w:rStyle w:val="Collegamentoipertestuale"/>
              <w:rFonts w:cs="Calibri"/>
            </w:rPr>
            <w:delText>12.15</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Disposizioni di cui all’art. 48 ter del Decreto legge 14 agosto 2020, n. 104</w:delText>
          </w:r>
          <w:r w:rsidDel="00C952FD">
            <w:rPr>
              <w:webHidden/>
            </w:rPr>
            <w:tab/>
          </w:r>
        </w:del>
      </w:ins>
      <w:ins w:id="2165" w:author="Visone Rossana (GSE)" w:date="2025-10-24T11:45:00Z" w16du:dateUtc="2025-10-24T09:45:00Z">
        <w:del w:id="2166" w:author="Visone Rossana (GSE)" w:date="2025-10-27T12:57:00Z" w16du:dateUtc="2025-10-27T11:57:00Z">
          <w:r w:rsidR="005759E9" w:rsidDel="00C952FD">
            <w:rPr>
              <w:webHidden/>
            </w:rPr>
            <w:delText>151</w:delText>
          </w:r>
        </w:del>
      </w:ins>
      <w:ins w:id="2167" w:author="Visone Rossana (GSE)" w:date="2025-10-14T09:41:00Z" w16du:dateUtc="2025-10-14T07:41:00Z">
        <w:del w:id="2168" w:author="Visone Rossana (GSE)" w:date="2025-10-27T12:57:00Z" w16du:dateUtc="2025-10-27T11:57:00Z">
          <w:r w:rsidDel="00C952FD">
            <w:rPr>
              <w:webHidden/>
            </w:rPr>
            <w:delText>101</w:delText>
          </w:r>
        </w:del>
      </w:ins>
    </w:p>
    <w:p w14:paraId="1118CF2A" w14:textId="6FC4C784" w:rsidR="00B3310D" w:rsidDel="00C952FD" w:rsidRDefault="00B3310D">
      <w:pPr>
        <w:pStyle w:val="Sommario3"/>
        <w:rPr>
          <w:ins w:id="2169" w:author="Visone Rossana (GSE)" w:date="2025-10-14T09:41:00Z" w16du:dateUtc="2025-10-14T07:41:00Z"/>
          <w:del w:id="2170" w:author="Visone Rossana (GSE)" w:date="2025-10-27T12:57:00Z" w16du:dateUtc="2025-10-27T11:57:00Z"/>
          <w:rFonts w:eastAsiaTheme="minorEastAsia" w:cstheme="minorBidi"/>
          <w:bCs w:val="0"/>
          <w:i w:val="0"/>
          <w:iCs w:val="0"/>
          <w:kern w:val="2"/>
          <w:sz w:val="24"/>
          <w:lang w:eastAsia="it-IT"/>
          <w14:ligatures w14:val="standardContextual"/>
        </w:rPr>
      </w:pPr>
      <w:ins w:id="2171" w:author="Visone Rossana (GSE)" w:date="2025-10-14T09:41:00Z" w16du:dateUtc="2025-10-14T07:41:00Z">
        <w:del w:id="2172" w:author="Visone Rossana (GSE)" w:date="2025-10-27T12:57:00Z" w16du:dateUtc="2025-10-27T11:57:00Z">
          <w:r w:rsidRPr="00C952FD" w:rsidDel="00C952FD">
            <w:rPr>
              <w:rStyle w:val="Collegamentoipertestuale"/>
              <w:rFonts w:cs="Calibri"/>
            </w:rPr>
            <w:delText>12.16</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I Contratti di prestazione energetica (EPC) e i contratti di Servizio Energia</w:delText>
          </w:r>
          <w:r w:rsidDel="00C952FD">
            <w:rPr>
              <w:webHidden/>
            </w:rPr>
            <w:tab/>
          </w:r>
        </w:del>
      </w:ins>
      <w:ins w:id="2173" w:author="Visone Rossana (GSE)" w:date="2025-10-24T11:45:00Z" w16du:dateUtc="2025-10-24T09:45:00Z">
        <w:del w:id="2174" w:author="Visone Rossana (GSE)" w:date="2025-10-27T12:57:00Z" w16du:dateUtc="2025-10-27T11:57:00Z">
          <w:r w:rsidR="005759E9" w:rsidDel="00C952FD">
            <w:rPr>
              <w:webHidden/>
            </w:rPr>
            <w:delText>153</w:delText>
          </w:r>
        </w:del>
      </w:ins>
      <w:ins w:id="2175" w:author="Visone Rossana (GSE)" w:date="2025-10-14T09:41:00Z" w16du:dateUtc="2025-10-14T07:41:00Z">
        <w:del w:id="2176" w:author="Visone Rossana (GSE)" w:date="2025-10-27T12:57:00Z" w16du:dateUtc="2025-10-27T11:57:00Z">
          <w:r w:rsidDel="00C952FD">
            <w:rPr>
              <w:webHidden/>
            </w:rPr>
            <w:delText>103</w:delText>
          </w:r>
        </w:del>
      </w:ins>
    </w:p>
    <w:p w14:paraId="7FD03D58" w14:textId="5192BCBD" w:rsidR="00B3310D" w:rsidDel="00C952FD" w:rsidRDefault="00B3310D">
      <w:pPr>
        <w:pStyle w:val="Sommario1"/>
        <w:rPr>
          <w:ins w:id="2177" w:author="Visone Rossana (GSE)" w:date="2025-10-14T09:41:00Z" w16du:dateUtc="2025-10-14T07:41:00Z"/>
          <w:del w:id="2178"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179" w:author="Visone Rossana (GSE)" w:date="2025-10-14T09:41:00Z" w16du:dateUtc="2025-10-14T07:41:00Z">
        <w:del w:id="2180" w:author="Visone Rossana (GSE)" w:date="2025-10-27T12:57:00Z" w16du:dateUtc="2025-10-27T11:57:00Z">
          <w:r w:rsidRPr="00C952FD" w:rsidDel="00C952FD">
            <w:rPr>
              <w:rStyle w:val="Collegamentoipertestuale"/>
            </w:rPr>
            <w:delText>13</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Durata del contratto</w:delText>
          </w:r>
          <w:r w:rsidDel="00C952FD">
            <w:rPr>
              <w:webHidden/>
            </w:rPr>
            <w:tab/>
          </w:r>
        </w:del>
      </w:ins>
      <w:ins w:id="2181" w:author="Visone Rossana (GSE)" w:date="2025-10-24T11:45:00Z" w16du:dateUtc="2025-10-24T09:45:00Z">
        <w:del w:id="2182" w:author="Visone Rossana (GSE)" w:date="2025-10-27T12:57:00Z" w16du:dateUtc="2025-10-27T11:57:00Z">
          <w:r w:rsidR="005759E9" w:rsidDel="00C952FD">
            <w:rPr>
              <w:webHidden/>
            </w:rPr>
            <w:delText>153</w:delText>
          </w:r>
        </w:del>
      </w:ins>
      <w:ins w:id="2183" w:author="Visone Rossana (GSE)" w:date="2025-10-14T09:41:00Z" w16du:dateUtc="2025-10-14T07:41:00Z">
        <w:del w:id="2184" w:author="Visone Rossana (GSE)" w:date="2025-10-27T12:57:00Z" w16du:dateUtc="2025-10-27T11:57:00Z">
          <w:r w:rsidDel="00C952FD">
            <w:rPr>
              <w:webHidden/>
            </w:rPr>
            <w:delText>103</w:delText>
          </w:r>
        </w:del>
      </w:ins>
    </w:p>
    <w:p w14:paraId="72CE56EC" w14:textId="6243785C" w:rsidR="00B3310D" w:rsidDel="00C952FD" w:rsidRDefault="00B3310D">
      <w:pPr>
        <w:pStyle w:val="Sommario1"/>
        <w:rPr>
          <w:ins w:id="2185" w:author="Visone Rossana (GSE)" w:date="2025-10-14T09:41:00Z" w16du:dateUtc="2025-10-14T07:41:00Z"/>
          <w:del w:id="218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187" w:author="Visone Rossana (GSE)" w:date="2025-10-14T09:41:00Z" w16du:dateUtc="2025-10-14T07:41:00Z">
        <w:del w:id="2188" w:author="Visone Rossana (GSE)" w:date="2025-10-27T12:57:00Z" w16du:dateUtc="2025-10-27T11:57:00Z">
          <w:r w:rsidRPr="00C952FD" w:rsidDel="00C952FD">
            <w:rPr>
              <w:rStyle w:val="Collegamentoipertestuale"/>
            </w:rPr>
            <w:delText>14</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Bilancio economico del contratto stipulato</w:delText>
          </w:r>
          <w:r w:rsidDel="00C952FD">
            <w:rPr>
              <w:webHidden/>
            </w:rPr>
            <w:tab/>
          </w:r>
        </w:del>
      </w:ins>
      <w:ins w:id="2189" w:author="Visone Rossana (GSE)" w:date="2025-10-24T11:45:00Z" w16du:dateUtc="2025-10-24T09:45:00Z">
        <w:del w:id="2190" w:author="Visone Rossana (GSE)" w:date="2025-10-27T12:57:00Z" w16du:dateUtc="2025-10-27T11:57:00Z">
          <w:r w:rsidR="005759E9" w:rsidDel="00C952FD">
            <w:rPr>
              <w:webHidden/>
            </w:rPr>
            <w:delText>154</w:delText>
          </w:r>
        </w:del>
      </w:ins>
      <w:ins w:id="2191" w:author="Visone Rossana (GSE)" w:date="2025-10-14T09:41:00Z" w16du:dateUtc="2025-10-14T07:41:00Z">
        <w:del w:id="2192" w:author="Visone Rossana (GSE)" w:date="2025-10-27T12:57:00Z" w16du:dateUtc="2025-10-27T11:57:00Z">
          <w:r w:rsidDel="00C952FD">
            <w:rPr>
              <w:webHidden/>
            </w:rPr>
            <w:delText>104</w:delText>
          </w:r>
        </w:del>
      </w:ins>
    </w:p>
    <w:p w14:paraId="70E9829C" w14:textId="098A0DF7" w:rsidR="00B3310D" w:rsidDel="00C952FD" w:rsidRDefault="00B3310D">
      <w:pPr>
        <w:pStyle w:val="Sommario1"/>
        <w:rPr>
          <w:ins w:id="2193" w:author="Visone Rossana (GSE)" w:date="2025-10-14T09:41:00Z" w16du:dateUtc="2025-10-14T07:41:00Z"/>
          <w:del w:id="219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195" w:author="Visone Rossana (GSE)" w:date="2025-10-14T09:41:00Z" w16du:dateUtc="2025-10-14T07:41:00Z">
        <w:del w:id="2196" w:author="Visone Rossana (GSE)" w:date="2025-10-27T12:57:00Z" w16du:dateUtc="2025-10-27T11:57:00Z">
          <w:r w:rsidRPr="00C952FD" w:rsidDel="00C952FD">
            <w:rPr>
              <w:rStyle w:val="Collegamentoipertestuale"/>
            </w:rPr>
            <w:delText>15</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Requisiti minimi di idoneità per i contratti di prestazione energetica (EPC)</w:delText>
          </w:r>
          <w:r w:rsidDel="00C952FD">
            <w:rPr>
              <w:webHidden/>
            </w:rPr>
            <w:tab/>
          </w:r>
        </w:del>
      </w:ins>
      <w:ins w:id="2197" w:author="Visone Rossana (GSE)" w:date="2025-10-24T11:45:00Z" w16du:dateUtc="2025-10-24T09:45:00Z">
        <w:del w:id="2198" w:author="Visone Rossana (GSE)" w:date="2025-10-27T12:57:00Z" w16du:dateUtc="2025-10-27T11:57:00Z">
          <w:r w:rsidR="005759E9" w:rsidDel="00C952FD">
            <w:rPr>
              <w:webHidden/>
            </w:rPr>
            <w:delText>155</w:delText>
          </w:r>
        </w:del>
      </w:ins>
      <w:ins w:id="2199" w:author="Visone Rossana (GSE)" w:date="2025-10-14T09:41:00Z" w16du:dateUtc="2025-10-14T07:41:00Z">
        <w:del w:id="2200" w:author="Visone Rossana (GSE)" w:date="2025-10-27T12:57:00Z" w16du:dateUtc="2025-10-27T11:57:00Z">
          <w:r w:rsidDel="00C952FD">
            <w:rPr>
              <w:webHidden/>
            </w:rPr>
            <w:delText>105</w:delText>
          </w:r>
        </w:del>
      </w:ins>
    </w:p>
    <w:p w14:paraId="494483A5" w14:textId="7CA93BFC" w:rsidR="00B3310D" w:rsidDel="00C952FD" w:rsidRDefault="00B3310D">
      <w:pPr>
        <w:pStyle w:val="Sommario1"/>
        <w:rPr>
          <w:ins w:id="2201" w:author="Visone Rossana (GSE)" w:date="2025-10-14T09:41:00Z" w16du:dateUtc="2025-10-14T07:41:00Z"/>
          <w:del w:id="2202"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03" w:author="Visone Rossana (GSE)" w:date="2025-10-14T09:41:00Z" w16du:dateUtc="2025-10-14T07:41:00Z">
        <w:del w:id="2204" w:author="Visone Rossana (GSE)" w:date="2025-10-27T12:57:00Z" w16du:dateUtc="2025-10-27T11:57:00Z">
          <w:r w:rsidRPr="00C952FD" w:rsidDel="00C952FD">
            <w:rPr>
              <w:rStyle w:val="Collegamentoipertestuale"/>
            </w:rPr>
            <w:delText>16</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Requisiti minimi di idoneità per i contratti di Servizio Energia</w:delText>
          </w:r>
          <w:r w:rsidDel="00C952FD">
            <w:rPr>
              <w:webHidden/>
            </w:rPr>
            <w:tab/>
          </w:r>
        </w:del>
      </w:ins>
      <w:ins w:id="2205" w:author="Visone Rossana (GSE)" w:date="2025-10-24T11:45:00Z" w16du:dateUtc="2025-10-24T09:45:00Z">
        <w:del w:id="2206" w:author="Visone Rossana (GSE)" w:date="2025-10-27T12:57:00Z" w16du:dateUtc="2025-10-27T11:57:00Z">
          <w:r w:rsidR="005759E9" w:rsidDel="00C952FD">
            <w:rPr>
              <w:webHidden/>
            </w:rPr>
            <w:delText>155</w:delText>
          </w:r>
        </w:del>
      </w:ins>
      <w:ins w:id="2207" w:author="Visone Rossana (GSE)" w:date="2025-10-14T09:41:00Z" w16du:dateUtc="2025-10-14T07:41:00Z">
        <w:del w:id="2208" w:author="Visone Rossana (GSE)" w:date="2025-10-27T12:57:00Z" w16du:dateUtc="2025-10-27T11:57:00Z">
          <w:r w:rsidDel="00C952FD">
            <w:rPr>
              <w:webHidden/>
            </w:rPr>
            <w:delText>106</w:delText>
          </w:r>
        </w:del>
      </w:ins>
    </w:p>
    <w:p w14:paraId="647B3D36" w14:textId="33BB91AA" w:rsidR="00B3310D" w:rsidDel="00C952FD" w:rsidRDefault="00B3310D">
      <w:pPr>
        <w:pStyle w:val="Sommario1"/>
        <w:rPr>
          <w:ins w:id="2209" w:author="Visone Rossana (GSE)" w:date="2025-10-14T09:41:00Z" w16du:dateUtc="2025-10-14T07:41:00Z"/>
          <w:del w:id="221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11" w:author="Visone Rossana (GSE)" w:date="2025-10-14T09:41:00Z" w16du:dateUtc="2025-10-14T07:41:00Z">
        <w:del w:id="2212" w:author="Visone Rossana (GSE)" w:date="2025-10-27T12:57:00Z" w16du:dateUtc="2025-10-27T11:57:00Z">
          <w:r w:rsidRPr="00C952FD" w:rsidDel="00C952FD">
            <w:rPr>
              <w:rStyle w:val="Collegamentoipertestuale"/>
            </w:rPr>
            <w:delText>17</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Contratto EPC riferito a 2 o più edifici oggetto degli interventi di riqualificazione energetica</w:delText>
          </w:r>
          <w:r w:rsidDel="00C952FD">
            <w:rPr>
              <w:webHidden/>
            </w:rPr>
            <w:tab/>
          </w:r>
        </w:del>
      </w:ins>
      <w:ins w:id="2213" w:author="Visone Rossana (GSE)" w:date="2025-10-24T11:45:00Z" w16du:dateUtc="2025-10-24T09:45:00Z">
        <w:del w:id="2214" w:author="Visone Rossana (GSE)" w:date="2025-10-27T12:57:00Z" w16du:dateUtc="2025-10-27T11:57:00Z">
          <w:r w:rsidR="005759E9" w:rsidDel="00C952FD">
            <w:rPr>
              <w:webHidden/>
            </w:rPr>
            <w:delText>156</w:delText>
          </w:r>
        </w:del>
      </w:ins>
      <w:ins w:id="2215" w:author="Visone Rossana (GSE)" w:date="2025-10-14T09:41:00Z" w16du:dateUtc="2025-10-14T07:41:00Z">
        <w:del w:id="2216" w:author="Visone Rossana (GSE)" w:date="2025-10-27T12:57:00Z" w16du:dateUtc="2025-10-27T11:57:00Z">
          <w:r w:rsidDel="00C952FD">
            <w:rPr>
              <w:webHidden/>
            </w:rPr>
            <w:delText>106</w:delText>
          </w:r>
        </w:del>
      </w:ins>
    </w:p>
    <w:p w14:paraId="66E82C83" w14:textId="0EA44BCA" w:rsidR="00B3310D" w:rsidDel="00C952FD" w:rsidRDefault="00B3310D">
      <w:pPr>
        <w:pStyle w:val="Sommario3"/>
        <w:rPr>
          <w:ins w:id="2217" w:author="Visone Rossana (GSE)" w:date="2025-10-14T09:41:00Z" w16du:dateUtc="2025-10-14T07:41:00Z"/>
          <w:del w:id="2218" w:author="Visone Rossana (GSE)" w:date="2025-10-27T12:57:00Z" w16du:dateUtc="2025-10-27T11:57:00Z"/>
          <w:rFonts w:eastAsiaTheme="minorEastAsia" w:cstheme="minorBidi"/>
          <w:bCs w:val="0"/>
          <w:i w:val="0"/>
          <w:iCs w:val="0"/>
          <w:kern w:val="2"/>
          <w:sz w:val="24"/>
          <w:lang w:eastAsia="it-IT"/>
          <w14:ligatures w14:val="standardContextual"/>
        </w:rPr>
      </w:pPr>
      <w:ins w:id="2219" w:author="Visone Rossana (GSE)" w:date="2025-10-14T09:41:00Z" w16du:dateUtc="2025-10-14T07:41:00Z">
        <w:del w:id="2220" w:author="Visone Rossana (GSE)" w:date="2025-10-27T12:57:00Z" w16du:dateUtc="2025-10-27T11:57:00Z">
          <w:r w:rsidRPr="00C952FD" w:rsidDel="00C952FD">
            <w:rPr>
              <w:rStyle w:val="Collegamentoipertestuale"/>
              <w:rFonts w:cs="Calibri"/>
            </w:rPr>
            <w:delText>17.18</w:delText>
          </w:r>
          <w:r w:rsidDel="00C952FD">
            <w:rPr>
              <w:rFonts w:eastAsiaTheme="minorEastAsia" w:cstheme="minorBidi"/>
              <w:bCs w:val="0"/>
              <w:i w:val="0"/>
              <w:iCs w:val="0"/>
              <w:kern w:val="2"/>
              <w:sz w:val="24"/>
              <w:lang w:eastAsia="it-IT"/>
              <w14:ligatures w14:val="standardContextual"/>
            </w:rPr>
            <w:tab/>
          </w:r>
          <w:r w:rsidRPr="00C952FD" w:rsidDel="00C952FD">
            <w:rPr>
              <w:rStyle w:val="Collegamentoipertestuale"/>
            </w:rPr>
            <w:delText>Requisiti dei Contratti di partenariato pubblico privato (PPP)</w:delText>
          </w:r>
          <w:r w:rsidDel="00C952FD">
            <w:rPr>
              <w:webHidden/>
            </w:rPr>
            <w:tab/>
          </w:r>
        </w:del>
      </w:ins>
      <w:ins w:id="2221" w:author="Visone Rossana (GSE)" w:date="2025-10-24T11:45:00Z" w16du:dateUtc="2025-10-24T09:45:00Z">
        <w:del w:id="2222" w:author="Visone Rossana (GSE)" w:date="2025-10-27T12:57:00Z" w16du:dateUtc="2025-10-27T11:57:00Z">
          <w:r w:rsidR="005759E9" w:rsidDel="00C952FD">
            <w:rPr>
              <w:webHidden/>
            </w:rPr>
            <w:delText>157</w:delText>
          </w:r>
        </w:del>
      </w:ins>
      <w:ins w:id="2223" w:author="Visone Rossana (GSE)" w:date="2025-10-14T09:41:00Z" w16du:dateUtc="2025-10-14T07:41:00Z">
        <w:del w:id="2224" w:author="Visone Rossana (GSE)" w:date="2025-10-27T12:57:00Z" w16du:dateUtc="2025-10-27T11:57:00Z">
          <w:r w:rsidDel="00C952FD">
            <w:rPr>
              <w:webHidden/>
            </w:rPr>
            <w:delText>107</w:delText>
          </w:r>
        </w:del>
      </w:ins>
    </w:p>
    <w:p w14:paraId="74008D01" w14:textId="5BD80D11" w:rsidR="00B3310D" w:rsidDel="00C952FD" w:rsidRDefault="00B3310D">
      <w:pPr>
        <w:pStyle w:val="Sommario1"/>
        <w:rPr>
          <w:ins w:id="2225" w:author="Visone Rossana (GSE)" w:date="2025-10-14T09:41:00Z" w16du:dateUtc="2025-10-14T07:41:00Z"/>
          <w:del w:id="222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27" w:author="Visone Rossana (GSE)" w:date="2025-10-14T09:41:00Z" w16du:dateUtc="2025-10-14T07:41:00Z">
        <w:del w:id="2228" w:author="Visone Rossana (GSE)" w:date="2025-10-27T12:57:00Z" w16du:dateUtc="2025-10-27T11:57:00Z">
          <w:r w:rsidRPr="00C952FD" w:rsidDel="00C952FD">
            <w:rPr>
              <w:rStyle w:val="Collegamentoipertestuale"/>
            </w:rPr>
            <w:delText>18</w:delText>
          </w:r>
          <w:r w:rsidDel="00C952FD">
            <w:rPr>
              <w:rFonts w:asciiTheme="minorHAnsi" w:hAnsiTheme="minorHAnsi" w:cstheme="minorBidi"/>
              <w:b w:val="0"/>
              <w:bCs w:val="0"/>
              <w:caps w:val="0"/>
              <w:kern w:val="2"/>
              <w:sz w:val="24"/>
              <w:lang w:eastAsia="it-IT"/>
              <w14:ligatures w14:val="standardContextual"/>
            </w:rPr>
            <w:tab/>
          </w:r>
          <w:r w:rsidRPr="00C952FD" w:rsidDel="00C952FD">
            <w:rPr>
              <w:rStyle w:val="Collegamentoipertestuale"/>
            </w:rPr>
            <w:delText>PROTEZIONE DEI DATI</w:delText>
          </w:r>
          <w:r w:rsidDel="00C952FD">
            <w:rPr>
              <w:webHidden/>
            </w:rPr>
            <w:tab/>
          </w:r>
        </w:del>
      </w:ins>
      <w:ins w:id="2229" w:author="Visone Rossana (GSE)" w:date="2025-10-24T11:45:00Z" w16du:dateUtc="2025-10-24T09:45:00Z">
        <w:del w:id="2230" w:author="Visone Rossana (GSE)" w:date="2025-10-27T12:57:00Z" w16du:dateUtc="2025-10-27T11:57:00Z">
          <w:r w:rsidR="005759E9" w:rsidDel="00C952FD">
            <w:rPr>
              <w:webHidden/>
            </w:rPr>
            <w:delText>158</w:delText>
          </w:r>
        </w:del>
      </w:ins>
      <w:ins w:id="2231" w:author="Visone Rossana (GSE)" w:date="2025-10-14T09:41:00Z" w16du:dateUtc="2025-10-14T07:41:00Z">
        <w:del w:id="2232" w:author="Visone Rossana (GSE)" w:date="2025-10-27T12:57:00Z" w16du:dateUtc="2025-10-27T11:57:00Z">
          <w:r w:rsidDel="00C952FD">
            <w:rPr>
              <w:webHidden/>
            </w:rPr>
            <w:delText>107</w:delText>
          </w:r>
        </w:del>
      </w:ins>
    </w:p>
    <w:p w14:paraId="542E6363" w14:textId="2547905A" w:rsidR="00B3310D" w:rsidDel="00C952FD" w:rsidRDefault="00B3310D">
      <w:pPr>
        <w:pStyle w:val="Sommario2"/>
        <w:rPr>
          <w:ins w:id="2233" w:author="Visone Rossana (GSE)" w:date="2025-10-14T09:41:00Z" w16du:dateUtc="2025-10-14T07:41:00Z"/>
          <w:del w:id="2234" w:author="Visone Rossana (GSE)" w:date="2025-10-27T12:57:00Z" w16du:dateUtc="2025-10-27T11:57:00Z"/>
          <w:rFonts w:cstheme="minorBidi"/>
          <w:b w:val="0"/>
          <w:smallCaps w:val="0"/>
          <w:kern w:val="2"/>
          <w:sz w:val="24"/>
          <w:lang w:eastAsia="it-IT"/>
          <w14:ligatures w14:val="standardContextual"/>
        </w:rPr>
      </w:pPr>
      <w:ins w:id="2235" w:author="Visone Rossana (GSE)" w:date="2025-10-14T09:41:00Z" w16du:dateUtc="2025-10-14T07:41:00Z">
        <w:del w:id="2236" w:author="Visone Rossana (GSE)" w:date="2025-10-27T12:57:00Z" w16du:dateUtc="2025-10-27T11:57:00Z">
          <w:r w:rsidRPr="00C952FD" w:rsidDel="00C952FD">
            <w:rPr>
              <w:rStyle w:val="Collegamentoipertestuale"/>
              <w:rFonts w:cstheme="minorHAnsi"/>
            </w:rPr>
            <w:delText xml:space="preserve">Allegato </w:delText>
          </w:r>
          <w:r w:rsidRPr="00C952FD" w:rsidDel="00C952FD">
            <w:rPr>
              <w:rStyle w:val="Collegamentoipertestuale"/>
              <w:rFonts w:cstheme="minorHAnsi"/>
              <w:highlight w:val="yellow"/>
            </w:rPr>
            <w:delText>X</w:delText>
          </w:r>
          <w:r w:rsidRPr="00C952FD" w:rsidDel="00C952FD">
            <w:rPr>
              <w:rStyle w:val="Collegamentoipertestuale"/>
              <w:rFonts w:cstheme="minorHAnsi"/>
            </w:rPr>
            <w:delText xml:space="preserve"> – SINTESI DELLA DOCUMENTAZIONE PER LA RICHIESTA DI INCENTIVO</w:delText>
          </w:r>
          <w:r w:rsidDel="00C952FD">
            <w:rPr>
              <w:webHidden/>
            </w:rPr>
            <w:tab/>
          </w:r>
        </w:del>
      </w:ins>
      <w:ins w:id="2237" w:author="Visone Rossana (GSE)" w:date="2025-10-24T11:45:00Z" w16du:dateUtc="2025-10-24T09:45:00Z">
        <w:del w:id="2238" w:author="Visone Rossana (GSE)" w:date="2025-10-27T12:57:00Z" w16du:dateUtc="2025-10-27T11:57:00Z">
          <w:r w:rsidR="005759E9" w:rsidDel="00C952FD">
            <w:rPr>
              <w:webHidden/>
            </w:rPr>
            <w:delText>159</w:delText>
          </w:r>
        </w:del>
      </w:ins>
      <w:ins w:id="2239" w:author="Visone Rossana (GSE)" w:date="2025-10-14T09:41:00Z" w16du:dateUtc="2025-10-14T07:41:00Z">
        <w:del w:id="2240" w:author="Visone Rossana (GSE)" w:date="2025-10-27T12:57:00Z" w16du:dateUtc="2025-10-27T11:57:00Z">
          <w:r w:rsidDel="00C952FD">
            <w:rPr>
              <w:webHidden/>
            </w:rPr>
            <w:delText>108</w:delText>
          </w:r>
        </w:del>
      </w:ins>
    </w:p>
    <w:p w14:paraId="12A7A8E8" w14:textId="03A64E97" w:rsidR="00B3310D" w:rsidDel="00C952FD" w:rsidRDefault="00B3310D">
      <w:pPr>
        <w:pStyle w:val="Sommario2"/>
        <w:rPr>
          <w:ins w:id="2241" w:author="Visone Rossana (GSE)" w:date="2025-10-14T09:41:00Z" w16du:dateUtc="2025-10-14T07:41:00Z"/>
          <w:del w:id="2242" w:author="Visone Rossana (GSE)" w:date="2025-10-27T12:57:00Z" w16du:dateUtc="2025-10-27T11:57:00Z"/>
          <w:rFonts w:cstheme="minorBidi"/>
          <w:b w:val="0"/>
          <w:smallCaps w:val="0"/>
          <w:kern w:val="2"/>
          <w:sz w:val="24"/>
          <w:lang w:eastAsia="it-IT"/>
          <w14:ligatures w14:val="standardContextual"/>
        </w:rPr>
      </w:pPr>
      <w:ins w:id="2243" w:author="Visone Rossana (GSE)" w:date="2025-10-14T09:41:00Z" w16du:dateUtc="2025-10-14T07:41:00Z">
        <w:del w:id="2244" w:author="Visone Rossana (GSE)" w:date="2025-10-27T12:57:00Z" w16du:dateUtc="2025-10-27T11:57:00Z">
          <w:r w:rsidRPr="00C952FD" w:rsidDel="00C952FD">
            <w:rPr>
              <w:rStyle w:val="Collegamentoipertestuale"/>
              <w:rFonts w:cstheme="minorHAnsi"/>
            </w:rPr>
            <w:delText xml:space="preserve">Allegato </w:delText>
          </w:r>
          <w:r w:rsidRPr="00C952FD" w:rsidDel="00C952FD">
            <w:rPr>
              <w:rStyle w:val="Collegamentoipertestuale"/>
              <w:rFonts w:cstheme="minorHAnsi"/>
              <w:highlight w:val="yellow"/>
            </w:rPr>
            <w:delText>X</w:delText>
          </w:r>
          <w:r w:rsidRPr="00C952FD" w:rsidDel="00C952FD">
            <w:rPr>
              <w:rStyle w:val="Collegamentoipertestuale"/>
              <w:rFonts w:cstheme="minorHAnsi"/>
            </w:rPr>
            <w:delText xml:space="preserve"> – ELENCO MODELLI</w:delText>
          </w:r>
          <w:r w:rsidDel="00C952FD">
            <w:rPr>
              <w:webHidden/>
            </w:rPr>
            <w:tab/>
          </w:r>
        </w:del>
      </w:ins>
      <w:ins w:id="2245" w:author="Visone Rossana (GSE)" w:date="2025-10-24T11:45:00Z" w16du:dateUtc="2025-10-24T09:45:00Z">
        <w:del w:id="2246" w:author="Visone Rossana (GSE)" w:date="2025-10-27T12:57:00Z" w16du:dateUtc="2025-10-27T11:57:00Z">
          <w:r w:rsidR="005759E9" w:rsidDel="00C952FD">
            <w:rPr>
              <w:webHidden/>
            </w:rPr>
            <w:delText>159</w:delText>
          </w:r>
        </w:del>
      </w:ins>
      <w:ins w:id="2247" w:author="Visone Rossana (GSE)" w:date="2025-10-14T09:41:00Z" w16du:dateUtc="2025-10-14T07:41:00Z">
        <w:del w:id="2248" w:author="Visone Rossana (GSE)" w:date="2025-10-27T12:57:00Z" w16du:dateUtc="2025-10-27T11:57:00Z">
          <w:r w:rsidDel="00C952FD">
            <w:rPr>
              <w:webHidden/>
            </w:rPr>
            <w:delText>108</w:delText>
          </w:r>
        </w:del>
      </w:ins>
    </w:p>
    <w:p w14:paraId="45077AE3" w14:textId="5B7644DD" w:rsidR="00B3310D" w:rsidDel="00C952FD" w:rsidRDefault="00B3310D">
      <w:pPr>
        <w:pStyle w:val="Sommario2"/>
        <w:rPr>
          <w:ins w:id="2249" w:author="Visone Rossana (GSE)" w:date="2025-10-14T09:41:00Z" w16du:dateUtc="2025-10-14T07:41:00Z"/>
          <w:del w:id="2250" w:author="Visone Rossana (GSE)" w:date="2025-10-27T12:57:00Z" w16du:dateUtc="2025-10-27T11:57:00Z"/>
          <w:rFonts w:cstheme="minorBidi"/>
          <w:b w:val="0"/>
          <w:smallCaps w:val="0"/>
          <w:kern w:val="2"/>
          <w:sz w:val="24"/>
          <w:lang w:eastAsia="it-IT"/>
          <w14:ligatures w14:val="standardContextual"/>
        </w:rPr>
      </w:pPr>
      <w:ins w:id="2251" w:author="Visone Rossana (GSE)" w:date="2025-10-14T09:41:00Z" w16du:dateUtc="2025-10-14T07:41:00Z">
        <w:del w:id="2252" w:author="Visone Rossana (GSE)" w:date="2025-10-27T12:57:00Z" w16du:dateUtc="2025-10-27T11:57:00Z">
          <w:r w:rsidRPr="00C952FD" w:rsidDel="00C952FD">
            <w:rPr>
              <w:rStyle w:val="Collegamentoipertestuale"/>
              <w:rFonts w:ascii="Calibri" w:hAnsi="Calibri" w:cs="Calibri"/>
            </w:rPr>
            <w:delText xml:space="preserve">Allegato </w:delText>
          </w:r>
          <w:r w:rsidRPr="00C952FD" w:rsidDel="00C952FD">
            <w:rPr>
              <w:rStyle w:val="Collegamentoipertestuale"/>
              <w:rFonts w:ascii="Calibri" w:hAnsi="Calibri" w:cs="Calibri"/>
              <w:highlight w:val="yellow"/>
            </w:rPr>
            <w:delText>X</w:delText>
          </w:r>
          <w:r w:rsidRPr="00C952FD" w:rsidDel="00C952FD">
            <w:rPr>
              <w:rStyle w:val="Collegamentoipertestuale"/>
              <w:rFonts w:ascii="Calibri" w:hAnsi="Calibri" w:cs="Calibri"/>
            </w:rPr>
            <w:delText xml:space="preserve"> – DEFINIZIONI</w:delText>
          </w:r>
          <w:r w:rsidDel="00C952FD">
            <w:rPr>
              <w:webHidden/>
            </w:rPr>
            <w:tab/>
          </w:r>
        </w:del>
      </w:ins>
      <w:ins w:id="2253" w:author="Visone Rossana (GSE)" w:date="2025-10-24T11:45:00Z" w16du:dateUtc="2025-10-24T09:45:00Z">
        <w:del w:id="2254" w:author="Visone Rossana (GSE)" w:date="2025-10-27T12:57:00Z" w16du:dateUtc="2025-10-27T11:57:00Z">
          <w:r w:rsidR="005759E9" w:rsidDel="00C952FD">
            <w:rPr>
              <w:webHidden/>
            </w:rPr>
            <w:delText>160</w:delText>
          </w:r>
        </w:del>
      </w:ins>
      <w:ins w:id="2255" w:author="Visone Rossana (GSE)" w:date="2025-10-14T09:41:00Z" w16du:dateUtc="2025-10-14T07:41:00Z">
        <w:del w:id="2256" w:author="Visone Rossana (GSE)" w:date="2025-10-27T12:57:00Z" w16du:dateUtc="2025-10-27T11:57:00Z">
          <w:r w:rsidDel="00C952FD">
            <w:rPr>
              <w:webHidden/>
            </w:rPr>
            <w:delText>108</w:delText>
          </w:r>
        </w:del>
      </w:ins>
    </w:p>
    <w:p w14:paraId="4B022F8E" w14:textId="135D6AE7" w:rsidR="00B3310D" w:rsidDel="00C952FD" w:rsidRDefault="00B3310D">
      <w:pPr>
        <w:pStyle w:val="Sommario2"/>
        <w:rPr>
          <w:ins w:id="2257" w:author="Visone Rossana (GSE)" w:date="2025-10-14T09:41:00Z" w16du:dateUtc="2025-10-14T07:41:00Z"/>
          <w:del w:id="2258" w:author="Visone Rossana (GSE)" w:date="2025-10-27T12:57:00Z" w16du:dateUtc="2025-10-27T11:57:00Z"/>
          <w:rFonts w:cstheme="minorBidi"/>
          <w:b w:val="0"/>
          <w:smallCaps w:val="0"/>
          <w:kern w:val="2"/>
          <w:sz w:val="24"/>
          <w:lang w:eastAsia="it-IT"/>
          <w14:ligatures w14:val="standardContextual"/>
        </w:rPr>
      </w:pPr>
      <w:ins w:id="2259" w:author="Visone Rossana (GSE)" w:date="2025-10-14T09:41:00Z" w16du:dateUtc="2025-10-14T07:41:00Z">
        <w:del w:id="2260" w:author="Visone Rossana (GSE)" w:date="2025-10-27T12:57:00Z" w16du:dateUtc="2025-10-27T11:57:00Z">
          <w:r w:rsidRPr="00C952FD" w:rsidDel="00C952FD">
            <w:rPr>
              <w:rStyle w:val="Collegamentoipertestuale"/>
              <w:rFonts w:ascii="Calibri" w:hAnsi="Calibri" w:cs="Calibri"/>
            </w:rPr>
            <w:delText xml:space="preserve">Allegato </w:delText>
          </w:r>
          <w:r w:rsidRPr="00C952FD" w:rsidDel="00C952FD">
            <w:rPr>
              <w:rStyle w:val="Collegamentoipertestuale"/>
              <w:rFonts w:ascii="Calibri" w:hAnsi="Calibri" w:cs="Calibri"/>
              <w:highlight w:val="yellow"/>
            </w:rPr>
            <w:delText>X</w:delText>
          </w:r>
          <w:r w:rsidRPr="00C952FD" w:rsidDel="00C952FD">
            <w:rPr>
              <w:rStyle w:val="Collegamentoipertestuale"/>
              <w:rFonts w:ascii="Calibri" w:hAnsi="Calibri" w:cs="Calibri"/>
            </w:rPr>
            <w:delText xml:space="preserve"> – PRINCIPALI RIFERIMENTI NORMATIVI</w:delText>
          </w:r>
          <w:r w:rsidDel="00C952FD">
            <w:rPr>
              <w:webHidden/>
            </w:rPr>
            <w:tab/>
          </w:r>
        </w:del>
      </w:ins>
      <w:ins w:id="2261" w:author="Visone Rossana (GSE)" w:date="2025-10-24T11:45:00Z" w16du:dateUtc="2025-10-24T09:45:00Z">
        <w:del w:id="2262" w:author="Visone Rossana (GSE)" w:date="2025-10-27T12:57:00Z" w16du:dateUtc="2025-10-27T11:57:00Z">
          <w:r w:rsidR="005759E9" w:rsidDel="00C952FD">
            <w:rPr>
              <w:webHidden/>
            </w:rPr>
            <w:delText>171</w:delText>
          </w:r>
        </w:del>
      </w:ins>
      <w:ins w:id="2263" w:author="Visone Rossana (GSE)" w:date="2025-10-14T09:41:00Z" w16du:dateUtc="2025-10-14T07:41:00Z">
        <w:del w:id="2264" w:author="Visone Rossana (GSE)" w:date="2025-10-27T12:57:00Z" w16du:dateUtc="2025-10-27T11:57:00Z">
          <w:r w:rsidDel="00C952FD">
            <w:rPr>
              <w:webHidden/>
            </w:rPr>
            <w:delText>108</w:delText>
          </w:r>
        </w:del>
      </w:ins>
    </w:p>
    <w:p w14:paraId="20789473" w14:textId="2DE7334D" w:rsidR="007E0056" w:rsidDel="00C952FD" w:rsidRDefault="007E0056">
      <w:pPr>
        <w:pStyle w:val="Sommario1"/>
        <w:rPr>
          <w:ins w:id="2265" w:author="Visone Rossana (GSE)" w:date="2025-10-06T15:59:00Z" w16du:dateUtc="2025-10-06T13:59:00Z"/>
          <w:del w:id="226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67" w:author="Visone Rossana (GSE)" w:date="2025-10-06T15:59:00Z" w16du:dateUtc="2025-10-06T13:59:00Z">
        <w:del w:id="2268" w:author="Visone Rossana (GSE)" w:date="2025-10-27T12:57:00Z" w16du:dateUtc="2025-10-27T11:57:00Z">
          <w:r w:rsidRPr="00B3310D" w:rsidDel="00C952FD">
            <w:rPr>
              <w:rStyle w:val="Collegamentoipertestuale"/>
            </w:rPr>
            <w:delText>1</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QUADRO GENERALE</w:delText>
          </w:r>
          <w:r w:rsidDel="00C952FD">
            <w:rPr>
              <w:webHidden/>
            </w:rPr>
            <w:tab/>
            <w:delText>5</w:delText>
          </w:r>
        </w:del>
      </w:ins>
    </w:p>
    <w:p w14:paraId="4CE3BCC5" w14:textId="088ECA33" w:rsidR="007E0056" w:rsidDel="00C952FD" w:rsidRDefault="007E0056">
      <w:pPr>
        <w:pStyle w:val="Sommario1"/>
        <w:rPr>
          <w:ins w:id="2269" w:author="Visone Rossana (GSE)" w:date="2025-10-06T15:59:00Z" w16du:dateUtc="2025-10-06T13:59:00Z"/>
          <w:del w:id="227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71" w:author="Visone Rossana (GSE)" w:date="2025-10-06T15:59:00Z" w16du:dateUtc="2025-10-06T13:59:00Z">
        <w:del w:id="2272" w:author="Visone Rossana (GSE)" w:date="2025-10-27T12:57:00Z" w16du:dateUtc="2025-10-27T11:57:00Z">
          <w:r w:rsidRPr="00B3310D" w:rsidDel="00C952FD">
            <w:rPr>
              <w:rStyle w:val="Collegamentoipertestuale"/>
            </w:rPr>
            <w:delText>2</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INTERVENTI INCENTIVABILI</w:delText>
          </w:r>
          <w:r w:rsidDel="00C952FD">
            <w:rPr>
              <w:webHidden/>
            </w:rPr>
            <w:tab/>
            <w:delText>5</w:delText>
          </w:r>
        </w:del>
      </w:ins>
    </w:p>
    <w:p w14:paraId="57CDA5DC" w14:textId="3474F9D3" w:rsidR="007E0056" w:rsidDel="00C952FD" w:rsidRDefault="007E0056">
      <w:pPr>
        <w:pStyle w:val="Sommario1"/>
        <w:rPr>
          <w:ins w:id="2273" w:author="Visone Rossana (GSE)" w:date="2025-10-06T15:59:00Z" w16du:dateUtc="2025-10-06T13:59:00Z"/>
          <w:del w:id="227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275" w:author="Visone Rossana (GSE)" w:date="2025-10-06T15:59:00Z" w16du:dateUtc="2025-10-06T13:59:00Z">
        <w:del w:id="2276" w:author="Visone Rossana (GSE)" w:date="2025-10-27T12:57:00Z" w16du:dateUtc="2025-10-27T11:57:00Z">
          <w:r w:rsidRPr="00B3310D" w:rsidDel="00C952FD">
            <w:rPr>
              <w:rStyle w:val="Collegamentoipertestuale"/>
            </w:rPr>
            <w:delText>3</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SOGGETTI AMMESSI AGLI INCENTIVI: IDENTIFICAZIONE</w:delText>
          </w:r>
          <w:r w:rsidDel="00C952FD">
            <w:rPr>
              <w:webHidden/>
            </w:rPr>
            <w:tab/>
            <w:delText>7</w:delText>
          </w:r>
        </w:del>
      </w:ins>
    </w:p>
    <w:p w14:paraId="0760D007" w14:textId="0E976C29" w:rsidR="007E0056" w:rsidRPr="00471678" w:rsidDel="00C952FD" w:rsidRDefault="007E0056" w:rsidP="00471678">
      <w:pPr>
        <w:pStyle w:val="Sommario3"/>
        <w:rPr>
          <w:ins w:id="2277" w:author="Visone Rossana (GSE)" w:date="2025-10-06T15:59:00Z" w16du:dateUtc="2025-10-06T13:59:00Z"/>
          <w:del w:id="2278" w:author="Visone Rossana (GSE)" w:date="2025-10-27T12:57:00Z" w16du:dateUtc="2025-10-27T11:57:00Z"/>
          <w:rFonts w:eastAsiaTheme="minorEastAsia" w:cstheme="minorBidi"/>
          <w:bCs w:val="0"/>
          <w:kern w:val="2"/>
          <w:sz w:val="24"/>
          <w:lang w:eastAsia="it-IT"/>
          <w14:ligatures w14:val="standardContextual"/>
        </w:rPr>
      </w:pPr>
      <w:ins w:id="2279" w:author="Visone Rossana (GSE)" w:date="2025-10-06T15:59:00Z" w16du:dateUtc="2025-10-06T13:59:00Z">
        <w:del w:id="2280" w:author="Visone Rossana (GSE)" w:date="2025-10-27T12:57:00Z" w16du:dateUtc="2025-10-27T11:57:00Z">
          <w:r w:rsidRPr="00C6109B" w:rsidDel="00C952FD">
            <w:rPr>
              <w:rStyle w:val="Collegamentoipertestuale"/>
              <w:rFonts w:cs="Calibri"/>
              <w:bCs w:val="0"/>
              <w:i w:val="0"/>
              <w:iCs w:val="0"/>
            </w:rPr>
            <w:delText>3.1</w:delText>
          </w:r>
          <w:r w:rsidRPr="00471678" w:rsidDel="00C952FD">
            <w:rPr>
              <w:rFonts w:eastAsiaTheme="minorEastAsia" w:cstheme="minorBidi"/>
              <w:bCs w:val="0"/>
              <w:kern w:val="2"/>
              <w:sz w:val="24"/>
              <w:lang w:eastAsia="it-IT"/>
              <w14:ligatures w14:val="standardContextual"/>
            </w:rPr>
            <w:tab/>
          </w:r>
          <w:r w:rsidRPr="00F221CB" w:rsidDel="00C952FD">
            <w:rPr>
              <w:rStyle w:val="Collegamentoipertestuale"/>
              <w:bCs w:val="0"/>
              <w:i w:val="0"/>
              <w:iCs w:val="0"/>
            </w:rPr>
            <w:delText>Soggetti Ammessi agli incentivi</w:delText>
          </w:r>
          <w:r w:rsidRPr="00471678" w:rsidDel="00C952FD">
            <w:rPr>
              <w:bCs w:val="0"/>
              <w:webHidden/>
            </w:rPr>
            <w:tab/>
            <w:delText>7</w:delText>
          </w:r>
        </w:del>
      </w:ins>
    </w:p>
    <w:p w14:paraId="28194D9F" w14:textId="56B4CB08" w:rsidR="007E0056" w:rsidRPr="00471678" w:rsidDel="00C952FD" w:rsidRDefault="007E0056" w:rsidP="00471678">
      <w:pPr>
        <w:pStyle w:val="Sommario3"/>
        <w:rPr>
          <w:ins w:id="2281" w:author="Visone Rossana (GSE)" w:date="2025-10-06T15:59:00Z" w16du:dateUtc="2025-10-06T13:59:00Z"/>
          <w:del w:id="2282" w:author="Visone Rossana (GSE)" w:date="2025-10-27T12:57:00Z" w16du:dateUtc="2025-10-27T11:57:00Z"/>
          <w:rFonts w:eastAsiaTheme="minorEastAsia" w:cstheme="minorBidi"/>
          <w:bCs w:val="0"/>
          <w:kern w:val="2"/>
          <w:sz w:val="24"/>
          <w:lang w:eastAsia="it-IT"/>
          <w14:ligatures w14:val="standardContextual"/>
        </w:rPr>
      </w:pPr>
      <w:ins w:id="2283" w:author="Visone Rossana (GSE)" w:date="2025-10-06T15:59:00Z" w16du:dateUtc="2025-10-06T13:59:00Z">
        <w:del w:id="2284" w:author="Visone Rossana (GSE)" w:date="2025-10-27T12:57:00Z" w16du:dateUtc="2025-10-27T11:57:00Z">
          <w:r w:rsidRPr="00C6109B" w:rsidDel="00C952FD">
            <w:rPr>
              <w:rStyle w:val="Collegamentoipertestuale"/>
              <w:rFonts w:cs="Calibri"/>
              <w:bCs w:val="0"/>
              <w:i w:val="0"/>
              <w:iCs w:val="0"/>
            </w:rPr>
            <w:delText>3.2</w:delText>
          </w:r>
          <w:r w:rsidRPr="00471678" w:rsidDel="00C952FD">
            <w:rPr>
              <w:rFonts w:eastAsiaTheme="minorEastAsia" w:cstheme="minorBidi"/>
              <w:bCs w:val="0"/>
              <w:kern w:val="2"/>
              <w:sz w:val="24"/>
              <w:lang w:eastAsia="it-IT"/>
              <w14:ligatures w14:val="standardContextual"/>
            </w:rPr>
            <w:tab/>
          </w:r>
          <w:r w:rsidRPr="00F221CB" w:rsidDel="00C952FD">
            <w:rPr>
              <w:rStyle w:val="Collegamentoipertestuale"/>
              <w:bCs w:val="0"/>
              <w:i w:val="0"/>
              <w:iCs w:val="0"/>
            </w:rPr>
            <w:delText>Le Pubbliche Amministrazioni</w:delText>
          </w:r>
          <w:r w:rsidRPr="00471678" w:rsidDel="00C952FD">
            <w:rPr>
              <w:bCs w:val="0"/>
              <w:webHidden/>
            </w:rPr>
            <w:tab/>
            <w:delText>8</w:delText>
          </w:r>
        </w:del>
      </w:ins>
    </w:p>
    <w:p w14:paraId="6DC3A5A0" w14:textId="69FE507D" w:rsidR="007E0056" w:rsidRPr="00471678" w:rsidDel="00C952FD" w:rsidRDefault="007E0056" w:rsidP="00471678">
      <w:pPr>
        <w:pStyle w:val="Sommario3"/>
        <w:rPr>
          <w:ins w:id="2285" w:author="Visone Rossana (GSE)" w:date="2025-10-06T15:59:00Z" w16du:dateUtc="2025-10-06T13:59:00Z"/>
          <w:del w:id="2286" w:author="Visone Rossana (GSE)" w:date="2025-10-27T12:57:00Z" w16du:dateUtc="2025-10-27T11:57:00Z"/>
          <w:rFonts w:eastAsiaTheme="minorEastAsia" w:cstheme="minorBidi"/>
          <w:bCs w:val="0"/>
          <w:kern w:val="2"/>
          <w:sz w:val="24"/>
          <w:lang w:eastAsia="it-IT"/>
          <w14:ligatures w14:val="standardContextual"/>
        </w:rPr>
      </w:pPr>
      <w:ins w:id="2287" w:author="Visone Rossana (GSE)" w:date="2025-10-06T15:59:00Z" w16du:dateUtc="2025-10-06T13:59:00Z">
        <w:del w:id="2288" w:author="Visone Rossana (GSE)" w:date="2025-10-27T12:57:00Z" w16du:dateUtc="2025-10-27T11:57:00Z">
          <w:r w:rsidRPr="00C6109B" w:rsidDel="00C952FD">
            <w:rPr>
              <w:rStyle w:val="Collegamentoipertestuale"/>
              <w:rFonts w:cs="Calibri"/>
              <w:bCs w:val="0"/>
              <w:i w:val="0"/>
              <w:iCs w:val="0"/>
            </w:rPr>
            <w:delText>3.3</w:delText>
          </w:r>
          <w:r w:rsidRPr="00471678" w:rsidDel="00C952FD">
            <w:rPr>
              <w:rFonts w:eastAsiaTheme="minorEastAsia" w:cstheme="minorBidi"/>
              <w:bCs w:val="0"/>
              <w:kern w:val="2"/>
              <w:sz w:val="24"/>
              <w:lang w:eastAsia="it-IT"/>
              <w14:ligatures w14:val="standardContextual"/>
            </w:rPr>
            <w:tab/>
          </w:r>
          <w:r w:rsidRPr="00F221CB" w:rsidDel="00C952FD">
            <w:rPr>
              <w:rStyle w:val="Collegamentoipertestuale"/>
              <w:bCs w:val="0"/>
              <w:i w:val="0"/>
              <w:iCs w:val="0"/>
            </w:rPr>
            <w:delText>Gli Enti del Terzo Settore</w:delText>
          </w:r>
          <w:r w:rsidRPr="00471678" w:rsidDel="00C952FD">
            <w:rPr>
              <w:bCs w:val="0"/>
              <w:webHidden/>
            </w:rPr>
            <w:tab/>
            <w:delText>9</w:delText>
          </w:r>
        </w:del>
      </w:ins>
    </w:p>
    <w:p w14:paraId="05B5D54D" w14:textId="77A9BF31" w:rsidR="007E0056" w:rsidRPr="00471678" w:rsidDel="00C952FD" w:rsidRDefault="007E0056" w:rsidP="00471678">
      <w:pPr>
        <w:pStyle w:val="Sommario3"/>
        <w:rPr>
          <w:ins w:id="2289" w:author="Visone Rossana (GSE)" w:date="2025-10-06T15:59:00Z" w16du:dateUtc="2025-10-06T13:59:00Z"/>
          <w:del w:id="2290" w:author="Visone Rossana (GSE)" w:date="2025-10-27T12:57:00Z" w16du:dateUtc="2025-10-27T11:57:00Z"/>
          <w:rFonts w:eastAsiaTheme="minorEastAsia" w:cstheme="minorBidi"/>
          <w:bCs w:val="0"/>
          <w:kern w:val="2"/>
          <w:sz w:val="24"/>
          <w:lang w:eastAsia="it-IT"/>
          <w14:ligatures w14:val="standardContextual"/>
        </w:rPr>
      </w:pPr>
      <w:ins w:id="2291" w:author="Visone Rossana (GSE)" w:date="2025-10-06T15:59:00Z" w16du:dateUtc="2025-10-06T13:59:00Z">
        <w:del w:id="2292" w:author="Visone Rossana (GSE)" w:date="2025-10-27T12:57:00Z" w16du:dateUtc="2025-10-27T11:57:00Z">
          <w:r w:rsidRPr="00C6109B" w:rsidDel="00C952FD">
            <w:rPr>
              <w:rStyle w:val="Collegamentoipertestuale"/>
              <w:rFonts w:cs="Calibri"/>
              <w:bCs w:val="0"/>
              <w:i w:val="0"/>
              <w:iCs w:val="0"/>
            </w:rPr>
            <w:delText>3.4</w:delText>
          </w:r>
          <w:r w:rsidRPr="00471678" w:rsidDel="00C952FD">
            <w:rPr>
              <w:rFonts w:eastAsiaTheme="minorEastAsia" w:cstheme="minorBidi"/>
              <w:bCs w:val="0"/>
              <w:kern w:val="2"/>
              <w:sz w:val="24"/>
              <w:lang w:eastAsia="it-IT"/>
              <w14:ligatures w14:val="standardContextual"/>
            </w:rPr>
            <w:tab/>
          </w:r>
          <w:r w:rsidRPr="00F221CB" w:rsidDel="00C952FD">
            <w:rPr>
              <w:rStyle w:val="Collegamentoipertestuale"/>
              <w:bCs w:val="0"/>
              <w:i w:val="0"/>
              <w:iCs w:val="0"/>
            </w:rPr>
            <w:delText>Le Imprese</w:delText>
          </w:r>
          <w:r w:rsidRPr="00471678" w:rsidDel="00C952FD">
            <w:rPr>
              <w:bCs w:val="0"/>
              <w:webHidden/>
            </w:rPr>
            <w:tab/>
            <w:delText>10</w:delText>
          </w:r>
        </w:del>
      </w:ins>
    </w:p>
    <w:p w14:paraId="2BC4AD49" w14:textId="0A12CD60" w:rsidR="007E0056" w:rsidRPr="00471678" w:rsidDel="00C952FD" w:rsidRDefault="007E0056" w:rsidP="00471678">
      <w:pPr>
        <w:pStyle w:val="Sommario3"/>
        <w:rPr>
          <w:ins w:id="2293" w:author="Visone Rossana (GSE)" w:date="2025-10-06T15:59:00Z" w16du:dateUtc="2025-10-06T13:59:00Z"/>
          <w:del w:id="2294" w:author="Visone Rossana (GSE)" w:date="2025-10-27T12:57:00Z" w16du:dateUtc="2025-10-27T11:57:00Z"/>
          <w:rFonts w:eastAsiaTheme="minorEastAsia" w:cstheme="minorBidi"/>
          <w:bCs w:val="0"/>
          <w:kern w:val="2"/>
          <w:sz w:val="24"/>
          <w:lang w:eastAsia="it-IT"/>
          <w14:ligatures w14:val="standardContextual"/>
        </w:rPr>
      </w:pPr>
      <w:ins w:id="2295" w:author="Visone Rossana (GSE)" w:date="2025-10-06T15:59:00Z" w16du:dateUtc="2025-10-06T13:59:00Z">
        <w:del w:id="2296" w:author="Visone Rossana (GSE)" w:date="2025-10-27T12:57:00Z" w16du:dateUtc="2025-10-27T11:57:00Z">
          <w:r w:rsidRPr="00C6109B" w:rsidDel="00C952FD">
            <w:rPr>
              <w:rStyle w:val="Collegamentoipertestuale"/>
              <w:rFonts w:cs="Calibri"/>
              <w:bCs w:val="0"/>
              <w:i w:val="0"/>
              <w:iCs w:val="0"/>
            </w:rPr>
            <w:delText>3.5</w:delText>
          </w:r>
          <w:r w:rsidRPr="00471678" w:rsidDel="00C952FD">
            <w:rPr>
              <w:rFonts w:eastAsiaTheme="minorEastAsia" w:cstheme="minorBidi"/>
              <w:bCs w:val="0"/>
              <w:kern w:val="2"/>
              <w:sz w:val="24"/>
              <w:lang w:eastAsia="it-IT"/>
              <w14:ligatures w14:val="standardContextual"/>
            </w:rPr>
            <w:tab/>
          </w:r>
          <w:r w:rsidRPr="00F221CB" w:rsidDel="00C952FD">
            <w:rPr>
              <w:rStyle w:val="Collegamentoipertestuale"/>
              <w:bCs w:val="0"/>
              <w:i w:val="0"/>
              <w:iCs w:val="0"/>
            </w:rPr>
            <w:delText>I Soggetti Responsabili</w:delText>
          </w:r>
          <w:r w:rsidRPr="00471678" w:rsidDel="00C952FD">
            <w:rPr>
              <w:bCs w:val="0"/>
              <w:webHidden/>
            </w:rPr>
            <w:tab/>
            <w:delText>10</w:delText>
          </w:r>
        </w:del>
      </w:ins>
    </w:p>
    <w:p w14:paraId="333899D8" w14:textId="0A858D12" w:rsidR="007E0056" w:rsidRPr="00471678" w:rsidDel="00C952FD" w:rsidRDefault="007E0056" w:rsidP="00471678">
      <w:pPr>
        <w:pStyle w:val="Sommario3"/>
        <w:rPr>
          <w:ins w:id="2297" w:author="Visone Rossana (GSE)" w:date="2025-10-06T15:59:00Z" w16du:dateUtc="2025-10-06T13:59:00Z"/>
          <w:del w:id="2298" w:author="Visone Rossana (GSE)" w:date="2025-10-27T12:57:00Z" w16du:dateUtc="2025-10-27T11:57:00Z"/>
          <w:rFonts w:eastAsiaTheme="minorEastAsia" w:cstheme="minorBidi"/>
          <w:bCs w:val="0"/>
          <w:kern w:val="2"/>
          <w:sz w:val="24"/>
          <w:lang w:eastAsia="it-IT"/>
          <w14:ligatures w14:val="standardContextual"/>
        </w:rPr>
      </w:pPr>
      <w:ins w:id="2299" w:author="Visone Rossana (GSE)" w:date="2025-10-06T15:59:00Z" w16du:dateUtc="2025-10-06T13:59:00Z">
        <w:del w:id="2300" w:author="Visone Rossana (GSE)" w:date="2025-10-27T12:57:00Z" w16du:dateUtc="2025-10-27T11:57:00Z">
          <w:r w:rsidRPr="00C6109B" w:rsidDel="00C952FD">
            <w:rPr>
              <w:rStyle w:val="Collegamentoipertestuale"/>
              <w:rFonts w:cstheme="minorHAnsi"/>
              <w:bCs w:val="0"/>
              <w:i w:val="0"/>
              <w:iCs w:val="0"/>
            </w:rPr>
            <w:delText>1.3.1 Soggetto Responsabile: Energy Service Company (ESCO)</w:delText>
          </w:r>
          <w:r w:rsidRPr="00471678" w:rsidDel="00C952FD">
            <w:rPr>
              <w:bCs w:val="0"/>
              <w:webHidden/>
            </w:rPr>
            <w:tab/>
            <w:delText>12</w:delText>
          </w:r>
        </w:del>
      </w:ins>
    </w:p>
    <w:p w14:paraId="1D72C285" w14:textId="66B1178F" w:rsidR="007E0056" w:rsidRPr="00471678" w:rsidDel="00C952FD" w:rsidRDefault="007E0056" w:rsidP="00471678">
      <w:pPr>
        <w:pStyle w:val="Sommario3"/>
        <w:rPr>
          <w:ins w:id="2301" w:author="Visone Rossana (GSE)" w:date="2025-10-06T15:59:00Z" w16du:dateUtc="2025-10-06T13:59:00Z"/>
          <w:del w:id="2302" w:author="Visone Rossana (GSE)" w:date="2025-10-27T12:57:00Z" w16du:dateUtc="2025-10-27T11:57:00Z"/>
          <w:rFonts w:eastAsiaTheme="minorEastAsia" w:cstheme="minorBidi"/>
          <w:bCs w:val="0"/>
          <w:kern w:val="2"/>
          <w:sz w:val="24"/>
          <w:lang w:eastAsia="it-IT"/>
          <w14:ligatures w14:val="standardContextual"/>
        </w:rPr>
      </w:pPr>
      <w:ins w:id="2303" w:author="Visone Rossana (GSE)" w:date="2025-10-06T15:59:00Z" w16du:dateUtc="2025-10-06T13:59:00Z">
        <w:del w:id="2304" w:author="Visone Rossana (GSE)" w:date="2025-10-27T12:57:00Z" w16du:dateUtc="2025-10-27T11:57:00Z">
          <w:r w:rsidRPr="00C6109B" w:rsidDel="00C952FD">
            <w:rPr>
              <w:rStyle w:val="Collegamentoipertestuale"/>
              <w:rFonts w:cstheme="minorHAnsi"/>
              <w:bCs w:val="0"/>
              <w:i w:val="0"/>
              <w:iCs w:val="0"/>
            </w:rPr>
            <w:delText>1.3.2 Altro soggetto pubblico deputato alla gestione degli immobili identificato all’art. 13, comma 1, lett. b)</w:delText>
          </w:r>
          <w:r w:rsidRPr="00471678" w:rsidDel="00C952FD">
            <w:rPr>
              <w:bCs w:val="0"/>
              <w:webHidden/>
            </w:rPr>
            <w:tab/>
            <w:delText>14</w:delText>
          </w:r>
        </w:del>
      </w:ins>
    </w:p>
    <w:p w14:paraId="569D33FE" w14:textId="72C07851" w:rsidR="007E0056" w:rsidRPr="00B3310D" w:rsidDel="00C952FD" w:rsidRDefault="007E0056" w:rsidP="00471678">
      <w:pPr>
        <w:pStyle w:val="Sommario3"/>
        <w:rPr>
          <w:ins w:id="2305" w:author="Visone Rossana (GSE)" w:date="2025-10-06T15:59:00Z" w16du:dateUtc="2025-10-06T13:59:00Z"/>
          <w:del w:id="2306" w:author="Visone Rossana (GSE)" w:date="2025-10-27T12:57:00Z" w16du:dateUtc="2025-10-27T11:57:00Z"/>
          <w:rFonts w:eastAsiaTheme="minorEastAsia" w:cstheme="minorBidi"/>
          <w:bCs w:val="0"/>
          <w:kern w:val="2"/>
          <w:sz w:val="24"/>
          <w:lang w:eastAsia="it-IT"/>
          <w14:ligatures w14:val="standardContextual"/>
        </w:rPr>
      </w:pPr>
      <w:ins w:id="2307" w:author="Visone Rossana (GSE)" w:date="2025-10-06T15:59:00Z" w16du:dateUtc="2025-10-06T13:59:00Z">
        <w:del w:id="2308" w:author="Visone Rossana (GSE)" w:date="2025-10-27T12:57:00Z" w16du:dateUtc="2025-10-27T11:57:00Z">
          <w:r w:rsidRPr="00C6109B" w:rsidDel="00C952FD">
            <w:rPr>
              <w:rStyle w:val="Collegamentoipertestuale"/>
              <w:rFonts w:cstheme="minorHAnsi"/>
              <w:bCs w:val="0"/>
              <w:i w:val="0"/>
              <w:iCs w:val="0"/>
            </w:rPr>
            <w:delText>1.3.3 Soggetto privato nell’ambito di forme di partenariato pubblico-privato</w:delText>
          </w:r>
          <w:r w:rsidRPr="00471678" w:rsidDel="00C952FD">
            <w:rPr>
              <w:bCs w:val="0"/>
              <w:webHidden/>
            </w:rPr>
            <w:tab/>
            <w:delText>14</w:delText>
          </w:r>
        </w:del>
      </w:ins>
    </w:p>
    <w:p w14:paraId="67E082A5" w14:textId="15F9ED29" w:rsidR="007E0056" w:rsidDel="00C952FD" w:rsidRDefault="007E0056" w:rsidP="00471678">
      <w:pPr>
        <w:pStyle w:val="Sommario3"/>
        <w:rPr>
          <w:ins w:id="2309" w:author="Visone Rossana (GSE)" w:date="2025-10-06T15:59:00Z" w16du:dateUtc="2025-10-06T13:59:00Z"/>
          <w:del w:id="2310" w:author="Visone Rossana (GSE)" w:date="2025-10-27T12:57:00Z" w16du:dateUtc="2025-10-27T11:57:00Z"/>
          <w:rFonts w:eastAsiaTheme="minorEastAsia" w:cstheme="minorBidi"/>
          <w:b/>
          <w:kern w:val="2"/>
          <w:sz w:val="24"/>
          <w:lang w:eastAsia="it-IT"/>
          <w14:ligatures w14:val="standardContextual"/>
        </w:rPr>
      </w:pPr>
      <w:ins w:id="2311" w:author="Visone Rossana (GSE)" w:date="2025-10-06T15:59:00Z" w16du:dateUtc="2025-10-06T13:59:00Z">
        <w:del w:id="2312" w:author="Visone Rossana (GSE)" w:date="2025-10-27T12:57:00Z" w16du:dateUtc="2025-10-27T11:57:00Z">
          <w:r w:rsidRPr="00B3310D" w:rsidDel="00C952FD">
            <w:rPr>
              <w:rStyle w:val="Collegamentoipertestuale"/>
              <w:rFonts w:cstheme="minorHAnsi"/>
            </w:rPr>
            <w:delText>1.3.4 Comunità energetiche e configurazioni di autoconsumo _</w:delText>
          </w:r>
          <w:r w:rsidRPr="00B3310D" w:rsidDel="00C952FD">
            <w:rPr>
              <w:rStyle w:val="Collegamentoipertestuale"/>
              <w:rFonts w:cstheme="minorHAnsi"/>
              <w:highlight w:val="yellow"/>
            </w:rPr>
            <w:delText>da discutere in riunione 29.9.25</w:delText>
          </w:r>
          <w:r w:rsidDel="00C952FD">
            <w:rPr>
              <w:webHidden/>
            </w:rPr>
            <w:tab/>
            <w:delText>15</w:delText>
          </w:r>
        </w:del>
      </w:ins>
    </w:p>
    <w:p w14:paraId="2B00D8F2" w14:textId="0CD485CF" w:rsidR="007E0056" w:rsidDel="00C952FD" w:rsidRDefault="007E0056">
      <w:pPr>
        <w:pStyle w:val="Sommario1"/>
        <w:rPr>
          <w:ins w:id="2313" w:author="Visone Rossana (GSE)" w:date="2025-10-06T15:59:00Z" w16du:dateUtc="2025-10-06T13:59:00Z"/>
          <w:del w:id="2314"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315" w:author="Visone Rossana (GSE)" w:date="2025-10-06T15:59:00Z" w16du:dateUtc="2025-10-06T13:59:00Z">
        <w:del w:id="2316" w:author="Visone Rossana (GSE)" w:date="2025-10-27T12:57:00Z" w16du:dateUtc="2025-10-27T11:57:00Z">
          <w:r w:rsidRPr="00B3310D" w:rsidDel="00C952FD">
            <w:rPr>
              <w:rStyle w:val="Collegamentoipertestuale"/>
            </w:rPr>
            <w:delText>4</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MODALITA’ DI ACCESSO, QUANTIFICAZIONE ED EROGAZIONE DEGLI INCENTIVI</w:delText>
          </w:r>
          <w:r w:rsidDel="00C952FD">
            <w:rPr>
              <w:webHidden/>
            </w:rPr>
            <w:tab/>
            <w:delText>19</w:delText>
          </w:r>
        </w:del>
      </w:ins>
    </w:p>
    <w:p w14:paraId="5A8F900F" w14:textId="04B79DBA" w:rsidR="007E0056" w:rsidDel="00C952FD" w:rsidRDefault="007E0056" w:rsidP="00471678">
      <w:pPr>
        <w:pStyle w:val="Sommario3"/>
        <w:rPr>
          <w:ins w:id="2317" w:author="Visone Rossana (GSE)" w:date="2025-10-06T15:59:00Z" w16du:dateUtc="2025-10-06T13:59:00Z"/>
          <w:del w:id="2318" w:author="Visone Rossana (GSE)" w:date="2025-10-27T12:57:00Z" w16du:dateUtc="2025-10-27T11:57:00Z"/>
          <w:rFonts w:eastAsiaTheme="minorEastAsia" w:cstheme="minorBidi"/>
          <w:b/>
          <w:kern w:val="2"/>
          <w:sz w:val="24"/>
          <w:lang w:eastAsia="it-IT"/>
          <w14:ligatures w14:val="standardContextual"/>
        </w:rPr>
      </w:pPr>
      <w:ins w:id="2319" w:author="Visone Rossana (GSE)" w:date="2025-10-06T15:59:00Z" w16du:dateUtc="2025-10-06T13:59:00Z">
        <w:del w:id="2320" w:author="Visone Rossana (GSE)" w:date="2025-10-27T12:57:00Z" w16du:dateUtc="2025-10-27T11:57:00Z">
          <w:r w:rsidRPr="00B3310D" w:rsidDel="00C952FD">
            <w:rPr>
              <w:rStyle w:val="Collegamentoipertestuale"/>
              <w:rFonts w:cs="Calibri"/>
            </w:rPr>
            <w:delText>4.1</w:delText>
          </w:r>
          <w:r w:rsidDel="00C952FD">
            <w:rPr>
              <w:rFonts w:eastAsiaTheme="minorEastAsia" w:cstheme="minorBidi"/>
              <w:kern w:val="2"/>
              <w:sz w:val="24"/>
              <w:lang w:eastAsia="it-IT"/>
              <w14:ligatures w14:val="standardContextual"/>
            </w:rPr>
            <w:tab/>
          </w:r>
          <w:r w:rsidRPr="00B3310D" w:rsidDel="00C952FD">
            <w:rPr>
              <w:rStyle w:val="Collegamentoipertestuale"/>
            </w:rPr>
            <w:delText>Modalità di accesso agli incentivi</w:delText>
          </w:r>
          <w:r w:rsidDel="00C952FD">
            <w:rPr>
              <w:webHidden/>
            </w:rPr>
            <w:tab/>
            <w:delText>19</w:delText>
          </w:r>
        </w:del>
      </w:ins>
    </w:p>
    <w:p w14:paraId="5096689D" w14:textId="41EDA866" w:rsidR="007E0056" w:rsidDel="00C952FD" w:rsidRDefault="007E0056" w:rsidP="00471678">
      <w:pPr>
        <w:pStyle w:val="Sommario3"/>
        <w:rPr>
          <w:ins w:id="2321" w:author="Visone Rossana (GSE)" w:date="2025-10-06T15:59:00Z" w16du:dateUtc="2025-10-06T13:59:00Z"/>
          <w:del w:id="2322" w:author="Visone Rossana (GSE)" w:date="2025-10-27T12:57:00Z" w16du:dateUtc="2025-10-27T11:57:00Z"/>
          <w:rFonts w:eastAsiaTheme="minorEastAsia" w:cstheme="minorBidi"/>
          <w:b/>
          <w:kern w:val="2"/>
          <w:sz w:val="24"/>
          <w:lang w:eastAsia="it-IT"/>
          <w14:ligatures w14:val="standardContextual"/>
        </w:rPr>
      </w:pPr>
      <w:ins w:id="2323" w:author="Visone Rossana (GSE)" w:date="2025-10-06T15:59:00Z" w16du:dateUtc="2025-10-06T13:59:00Z">
        <w:del w:id="2324" w:author="Visone Rossana (GSE)" w:date="2025-10-27T12:57:00Z" w16du:dateUtc="2025-10-27T11:57:00Z">
          <w:r w:rsidRPr="00B3310D" w:rsidDel="00C952FD">
            <w:rPr>
              <w:rStyle w:val="Collegamentoipertestuale"/>
            </w:rPr>
            <w:delText>4.1.1</w:delText>
          </w:r>
          <w:r w:rsidDel="00C952FD">
            <w:rPr>
              <w:rFonts w:eastAsiaTheme="minorEastAsia" w:cstheme="minorBidi"/>
              <w:kern w:val="2"/>
              <w:sz w:val="24"/>
              <w:lang w:eastAsia="it-IT"/>
              <w14:ligatures w14:val="standardContextual"/>
            </w:rPr>
            <w:tab/>
          </w:r>
          <w:r w:rsidRPr="00B3310D" w:rsidDel="00C952FD">
            <w:rPr>
              <w:rStyle w:val="Collegamentoipertestuale"/>
            </w:rPr>
            <w:delText>Accesso diretto</w:delText>
          </w:r>
          <w:r w:rsidDel="00C952FD">
            <w:rPr>
              <w:webHidden/>
            </w:rPr>
            <w:tab/>
            <w:delText>20</w:delText>
          </w:r>
        </w:del>
      </w:ins>
    </w:p>
    <w:p w14:paraId="35382EB8" w14:textId="3DBB9EF4" w:rsidR="007E0056" w:rsidDel="00C952FD" w:rsidRDefault="007E0056" w:rsidP="00471678">
      <w:pPr>
        <w:pStyle w:val="Sommario3"/>
        <w:rPr>
          <w:ins w:id="2325" w:author="Visone Rossana (GSE)" w:date="2025-10-06T15:59:00Z" w16du:dateUtc="2025-10-06T13:59:00Z"/>
          <w:del w:id="2326" w:author="Visone Rossana (GSE)" w:date="2025-10-27T12:57:00Z" w16du:dateUtc="2025-10-27T11:57:00Z"/>
          <w:rFonts w:eastAsiaTheme="minorEastAsia" w:cstheme="minorBidi"/>
          <w:b/>
          <w:kern w:val="2"/>
          <w:sz w:val="24"/>
          <w:lang w:eastAsia="it-IT"/>
          <w14:ligatures w14:val="standardContextual"/>
        </w:rPr>
      </w:pPr>
      <w:ins w:id="2327" w:author="Visone Rossana (GSE)" w:date="2025-10-06T15:59:00Z" w16du:dateUtc="2025-10-06T13:59:00Z">
        <w:del w:id="2328" w:author="Visone Rossana (GSE)" w:date="2025-10-27T12:57:00Z" w16du:dateUtc="2025-10-27T11:57:00Z">
          <w:r w:rsidRPr="00B3310D" w:rsidDel="00C952FD">
            <w:rPr>
              <w:rStyle w:val="Collegamentoipertestuale"/>
            </w:rPr>
            <w:delText>4.1.2</w:delText>
          </w:r>
          <w:r w:rsidDel="00C952FD">
            <w:rPr>
              <w:rFonts w:eastAsiaTheme="minorEastAsia" w:cstheme="minorBidi"/>
              <w:kern w:val="2"/>
              <w:sz w:val="24"/>
              <w:lang w:eastAsia="it-IT"/>
              <w14:ligatures w14:val="standardContextual"/>
            </w:rPr>
            <w:tab/>
          </w:r>
          <w:r w:rsidRPr="00B3310D" w:rsidDel="00C952FD">
            <w:rPr>
              <w:rStyle w:val="Collegamentoipertestuale"/>
            </w:rPr>
            <w:delText>Accesso su prenotazione</w:delText>
          </w:r>
          <w:r w:rsidDel="00C952FD">
            <w:rPr>
              <w:webHidden/>
            </w:rPr>
            <w:tab/>
            <w:delText>21</w:delText>
          </w:r>
        </w:del>
      </w:ins>
    </w:p>
    <w:p w14:paraId="476520F6" w14:textId="1E012C78" w:rsidR="007E0056" w:rsidDel="00C952FD" w:rsidRDefault="007E0056" w:rsidP="00471678">
      <w:pPr>
        <w:pStyle w:val="Sommario3"/>
        <w:rPr>
          <w:ins w:id="2329" w:author="Visone Rossana (GSE)" w:date="2025-10-06T15:59:00Z" w16du:dateUtc="2025-10-06T13:59:00Z"/>
          <w:del w:id="2330" w:author="Visone Rossana (GSE)" w:date="2025-10-27T12:57:00Z" w16du:dateUtc="2025-10-27T11:57:00Z"/>
          <w:rFonts w:eastAsiaTheme="minorEastAsia" w:cstheme="minorBidi"/>
          <w:b/>
          <w:kern w:val="2"/>
          <w:sz w:val="24"/>
          <w:lang w:eastAsia="it-IT"/>
          <w14:ligatures w14:val="standardContextual"/>
        </w:rPr>
      </w:pPr>
      <w:ins w:id="2331" w:author="Visone Rossana (GSE)" w:date="2025-10-06T15:59:00Z" w16du:dateUtc="2025-10-06T13:59:00Z">
        <w:del w:id="2332" w:author="Visone Rossana (GSE)" w:date="2025-10-27T12:57:00Z" w16du:dateUtc="2025-10-27T11:57:00Z">
          <w:r w:rsidRPr="00B3310D" w:rsidDel="00C952FD">
            <w:rPr>
              <w:rStyle w:val="Collegamentoipertestuale"/>
              <w:rFonts w:cs="Calibri"/>
            </w:rPr>
            <w:delText>4.2</w:delText>
          </w:r>
          <w:r w:rsidDel="00C952FD">
            <w:rPr>
              <w:rFonts w:eastAsiaTheme="minorEastAsia" w:cstheme="minorBidi"/>
              <w:kern w:val="2"/>
              <w:sz w:val="24"/>
              <w:lang w:eastAsia="it-IT"/>
              <w14:ligatures w14:val="standardContextual"/>
            </w:rPr>
            <w:tab/>
          </w:r>
          <w:r w:rsidRPr="00B3310D" w:rsidDel="00C952FD">
            <w:rPr>
              <w:rStyle w:val="Collegamentoipertestuale"/>
            </w:rPr>
            <w:delText>Intensità degli incentivi</w:delText>
          </w:r>
          <w:r w:rsidDel="00C952FD">
            <w:rPr>
              <w:webHidden/>
            </w:rPr>
            <w:tab/>
            <w:delText>22</w:delText>
          </w:r>
        </w:del>
      </w:ins>
    </w:p>
    <w:p w14:paraId="0DAE4839" w14:textId="7F591142" w:rsidR="007E0056" w:rsidDel="00C952FD" w:rsidRDefault="007E0056" w:rsidP="00471678">
      <w:pPr>
        <w:pStyle w:val="Sommario3"/>
        <w:rPr>
          <w:ins w:id="2333" w:author="Visone Rossana (GSE)" w:date="2025-10-06T15:59:00Z" w16du:dateUtc="2025-10-06T13:59:00Z"/>
          <w:del w:id="2334" w:author="Visone Rossana (GSE)" w:date="2025-10-27T12:57:00Z" w16du:dateUtc="2025-10-27T11:57:00Z"/>
          <w:rFonts w:eastAsiaTheme="minorEastAsia" w:cstheme="minorBidi"/>
          <w:b/>
          <w:kern w:val="2"/>
          <w:sz w:val="24"/>
          <w:lang w:eastAsia="it-IT"/>
          <w14:ligatures w14:val="standardContextual"/>
        </w:rPr>
      </w:pPr>
      <w:ins w:id="2335" w:author="Visone Rossana (GSE)" w:date="2025-10-06T15:59:00Z" w16du:dateUtc="2025-10-06T13:59:00Z">
        <w:del w:id="2336" w:author="Visone Rossana (GSE)" w:date="2025-10-27T12:57:00Z" w16du:dateUtc="2025-10-27T11:57:00Z">
          <w:r w:rsidRPr="00B3310D" w:rsidDel="00C952FD">
            <w:rPr>
              <w:rStyle w:val="Collegamentoipertestuale"/>
              <w:rFonts w:cs="Calibri"/>
            </w:rPr>
            <w:delText>4.3</w:delText>
          </w:r>
          <w:r w:rsidDel="00C952FD">
            <w:rPr>
              <w:rFonts w:eastAsiaTheme="minorEastAsia" w:cstheme="minorBidi"/>
              <w:kern w:val="2"/>
              <w:sz w:val="24"/>
              <w:lang w:eastAsia="it-IT"/>
              <w14:ligatures w14:val="standardContextual"/>
            </w:rPr>
            <w:tab/>
          </w:r>
          <w:r w:rsidRPr="00B3310D" w:rsidDel="00C952FD">
            <w:rPr>
              <w:rStyle w:val="Collegamentoipertestuale"/>
            </w:rPr>
            <w:delText>Erogazione degli incentivi</w:delText>
          </w:r>
          <w:r w:rsidDel="00C952FD">
            <w:rPr>
              <w:webHidden/>
            </w:rPr>
            <w:tab/>
            <w:delText>25</w:delText>
          </w:r>
        </w:del>
      </w:ins>
    </w:p>
    <w:p w14:paraId="721577CA" w14:textId="278FCD85" w:rsidR="007E0056" w:rsidDel="00C952FD" w:rsidRDefault="007E0056" w:rsidP="00471678">
      <w:pPr>
        <w:pStyle w:val="Sommario3"/>
        <w:rPr>
          <w:ins w:id="2337" w:author="Visone Rossana (GSE)" w:date="2025-10-06T15:59:00Z" w16du:dateUtc="2025-10-06T13:59:00Z"/>
          <w:del w:id="2338" w:author="Visone Rossana (GSE)" w:date="2025-10-27T12:57:00Z" w16du:dateUtc="2025-10-27T11:57:00Z"/>
          <w:rFonts w:eastAsiaTheme="minorEastAsia" w:cstheme="minorBidi"/>
          <w:b/>
          <w:kern w:val="2"/>
          <w:sz w:val="24"/>
          <w:lang w:eastAsia="it-IT"/>
          <w14:ligatures w14:val="standardContextual"/>
        </w:rPr>
      </w:pPr>
      <w:ins w:id="2339" w:author="Visone Rossana (GSE)" w:date="2025-10-06T15:59:00Z" w16du:dateUtc="2025-10-06T13:59:00Z">
        <w:del w:id="2340" w:author="Visone Rossana (GSE)" w:date="2025-10-27T12:57:00Z" w16du:dateUtc="2025-10-27T11:57:00Z">
          <w:r w:rsidRPr="00B3310D" w:rsidDel="00C952FD">
            <w:rPr>
              <w:rStyle w:val="Collegamentoipertestuale"/>
              <w:rFonts w:cs="Calibri"/>
            </w:rPr>
            <w:delText>4.4</w:delText>
          </w:r>
          <w:r w:rsidDel="00C952FD">
            <w:rPr>
              <w:rFonts w:eastAsiaTheme="minorEastAsia" w:cstheme="minorBidi"/>
              <w:kern w:val="2"/>
              <w:sz w:val="24"/>
              <w:lang w:eastAsia="it-IT"/>
              <w14:ligatures w14:val="standardContextual"/>
            </w:rPr>
            <w:tab/>
          </w:r>
          <w:r w:rsidRPr="00B3310D" w:rsidDel="00C952FD">
            <w:rPr>
              <w:rStyle w:val="Collegamentoipertestuale"/>
            </w:rPr>
            <w:delText>Impegno di spesa</w:delText>
          </w:r>
          <w:r w:rsidDel="00C952FD">
            <w:rPr>
              <w:webHidden/>
            </w:rPr>
            <w:tab/>
            <w:delText>27</w:delText>
          </w:r>
        </w:del>
      </w:ins>
    </w:p>
    <w:p w14:paraId="3CA16C5B" w14:textId="6C6C193F" w:rsidR="007E0056" w:rsidDel="00C952FD" w:rsidRDefault="007E0056" w:rsidP="00471678">
      <w:pPr>
        <w:pStyle w:val="Sommario3"/>
        <w:rPr>
          <w:ins w:id="2341" w:author="Visone Rossana (GSE)" w:date="2025-10-06T15:59:00Z" w16du:dateUtc="2025-10-06T13:59:00Z"/>
          <w:del w:id="2342" w:author="Visone Rossana (GSE)" w:date="2025-10-27T12:57:00Z" w16du:dateUtc="2025-10-27T11:57:00Z"/>
          <w:rFonts w:eastAsiaTheme="minorEastAsia" w:cstheme="minorBidi"/>
          <w:b/>
          <w:kern w:val="2"/>
          <w:sz w:val="24"/>
          <w:lang w:eastAsia="it-IT"/>
          <w14:ligatures w14:val="standardContextual"/>
        </w:rPr>
      </w:pPr>
      <w:ins w:id="2343" w:author="Visone Rossana (GSE)" w:date="2025-10-06T15:59:00Z" w16du:dateUtc="2025-10-06T13:59:00Z">
        <w:del w:id="2344" w:author="Visone Rossana (GSE)" w:date="2025-10-27T12:57:00Z" w16du:dateUtc="2025-10-27T11:57:00Z">
          <w:r w:rsidRPr="00B3310D" w:rsidDel="00C952FD">
            <w:rPr>
              <w:rStyle w:val="Collegamentoipertestuale"/>
              <w:rFonts w:cs="Calibri"/>
            </w:rPr>
            <w:delText>4.5</w:delText>
          </w:r>
          <w:r w:rsidDel="00C952FD">
            <w:rPr>
              <w:rFonts w:eastAsiaTheme="minorEastAsia" w:cstheme="minorBidi"/>
              <w:kern w:val="2"/>
              <w:sz w:val="24"/>
              <w:lang w:eastAsia="it-IT"/>
              <w14:ligatures w14:val="standardContextual"/>
            </w:rPr>
            <w:tab/>
          </w:r>
          <w:r w:rsidRPr="00B3310D" w:rsidDel="00C952FD">
            <w:rPr>
              <w:rStyle w:val="Collegamentoipertestuale"/>
            </w:rPr>
            <w:delText>Cumulabilità</w:delText>
          </w:r>
          <w:r w:rsidDel="00C952FD">
            <w:rPr>
              <w:webHidden/>
            </w:rPr>
            <w:tab/>
            <w:delText>28</w:delText>
          </w:r>
        </w:del>
      </w:ins>
    </w:p>
    <w:p w14:paraId="17C6AF29" w14:textId="0EA62FF1" w:rsidR="007E0056" w:rsidDel="00C952FD" w:rsidRDefault="007E0056" w:rsidP="00471678">
      <w:pPr>
        <w:pStyle w:val="Sommario3"/>
        <w:rPr>
          <w:ins w:id="2345" w:author="Visone Rossana (GSE)" w:date="2025-10-06T15:59:00Z" w16du:dateUtc="2025-10-06T13:59:00Z"/>
          <w:del w:id="2346" w:author="Visone Rossana (GSE)" w:date="2025-10-27T12:57:00Z" w16du:dateUtc="2025-10-27T11:57:00Z"/>
          <w:rFonts w:eastAsiaTheme="minorEastAsia" w:cstheme="minorBidi"/>
          <w:b/>
          <w:kern w:val="2"/>
          <w:sz w:val="24"/>
          <w:lang w:eastAsia="it-IT"/>
          <w14:ligatures w14:val="standardContextual"/>
        </w:rPr>
      </w:pPr>
      <w:ins w:id="2347" w:author="Visone Rossana (GSE)" w:date="2025-10-06T15:59:00Z" w16du:dateUtc="2025-10-06T13:59:00Z">
        <w:del w:id="2348" w:author="Visone Rossana (GSE)" w:date="2025-10-27T12:57:00Z" w16du:dateUtc="2025-10-27T11:57:00Z">
          <w:r w:rsidRPr="00B3310D" w:rsidDel="00C952FD">
            <w:rPr>
              <w:rStyle w:val="Collegamentoipertestuale"/>
              <w:rFonts w:cs="Calibri"/>
            </w:rPr>
            <w:delText>4.6</w:delText>
          </w:r>
          <w:r w:rsidDel="00C952FD">
            <w:rPr>
              <w:rFonts w:eastAsiaTheme="minorEastAsia" w:cstheme="minorBidi"/>
              <w:kern w:val="2"/>
              <w:sz w:val="24"/>
              <w:lang w:eastAsia="it-IT"/>
              <w14:ligatures w14:val="standardContextual"/>
            </w:rPr>
            <w:tab/>
          </w:r>
          <w:r w:rsidRPr="00B3310D" w:rsidDel="00C952FD">
            <w:rPr>
              <w:rStyle w:val="Collegamentoipertestuale"/>
            </w:rPr>
            <w:delText>Aspetti fiscali connessi all’erogazione degli incentivi</w:delText>
          </w:r>
          <w:r w:rsidDel="00C952FD">
            <w:rPr>
              <w:webHidden/>
            </w:rPr>
            <w:tab/>
            <w:delText>29</w:delText>
          </w:r>
        </w:del>
      </w:ins>
    </w:p>
    <w:p w14:paraId="3C3A720A" w14:textId="42B0AB26" w:rsidR="007E0056" w:rsidDel="00C952FD" w:rsidRDefault="007E0056" w:rsidP="00471678">
      <w:pPr>
        <w:pStyle w:val="Sommario3"/>
        <w:rPr>
          <w:ins w:id="2349" w:author="Visone Rossana (GSE)" w:date="2025-10-06T15:59:00Z" w16du:dateUtc="2025-10-06T13:59:00Z"/>
          <w:del w:id="2350" w:author="Visone Rossana (GSE)" w:date="2025-10-27T12:57:00Z" w16du:dateUtc="2025-10-27T11:57:00Z"/>
          <w:rFonts w:eastAsiaTheme="minorEastAsia" w:cstheme="minorBidi"/>
          <w:b/>
          <w:kern w:val="2"/>
          <w:sz w:val="24"/>
          <w:lang w:eastAsia="it-IT"/>
          <w14:ligatures w14:val="standardContextual"/>
        </w:rPr>
      </w:pPr>
      <w:ins w:id="2351" w:author="Visone Rossana (GSE)" w:date="2025-10-06T15:59:00Z" w16du:dateUtc="2025-10-06T13:59:00Z">
        <w:del w:id="2352" w:author="Visone Rossana (GSE)" w:date="2025-10-27T12:57:00Z" w16du:dateUtc="2025-10-27T11:57:00Z">
          <w:r w:rsidRPr="00B3310D" w:rsidDel="00C952FD">
            <w:rPr>
              <w:rStyle w:val="Collegamentoipertestuale"/>
              <w:rFonts w:cs="Calibri"/>
            </w:rPr>
            <w:delText>4.7</w:delText>
          </w:r>
          <w:r w:rsidDel="00C952FD">
            <w:rPr>
              <w:rFonts w:eastAsiaTheme="minorEastAsia" w:cstheme="minorBidi"/>
              <w:kern w:val="2"/>
              <w:sz w:val="24"/>
              <w:lang w:eastAsia="it-IT"/>
              <w14:ligatures w14:val="standardContextual"/>
            </w:rPr>
            <w:tab/>
          </w:r>
          <w:r w:rsidRPr="00B3310D" w:rsidDel="00C952FD">
            <w:rPr>
              <w:rStyle w:val="Collegamentoipertestuale"/>
            </w:rPr>
            <w:delText>Copertura dei costi sostenuti per lo svolgimento delle attività</w:delText>
          </w:r>
          <w:r w:rsidDel="00C952FD">
            <w:rPr>
              <w:webHidden/>
            </w:rPr>
            <w:tab/>
            <w:delText>29</w:delText>
          </w:r>
        </w:del>
      </w:ins>
    </w:p>
    <w:p w14:paraId="2935C1AD" w14:textId="22DE0345" w:rsidR="007E0056" w:rsidDel="00C952FD" w:rsidRDefault="007E0056" w:rsidP="00471678">
      <w:pPr>
        <w:pStyle w:val="Sommario3"/>
        <w:rPr>
          <w:ins w:id="2353" w:author="Visone Rossana (GSE)" w:date="2025-10-06T15:59:00Z" w16du:dateUtc="2025-10-06T13:59:00Z"/>
          <w:del w:id="2354" w:author="Visone Rossana (GSE)" w:date="2025-10-27T12:57:00Z" w16du:dateUtc="2025-10-27T11:57:00Z"/>
          <w:rFonts w:eastAsiaTheme="minorEastAsia" w:cstheme="minorBidi"/>
          <w:b/>
          <w:kern w:val="2"/>
          <w:sz w:val="24"/>
          <w:lang w:eastAsia="it-IT"/>
          <w14:ligatures w14:val="standardContextual"/>
        </w:rPr>
      </w:pPr>
      <w:ins w:id="2355" w:author="Visone Rossana (GSE)" w:date="2025-10-06T15:59:00Z" w16du:dateUtc="2025-10-06T13:59:00Z">
        <w:del w:id="2356" w:author="Visone Rossana (GSE)" w:date="2025-10-27T12:57:00Z" w16du:dateUtc="2025-10-27T11:57:00Z">
          <w:r w:rsidRPr="00B3310D" w:rsidDel="00C952FD">
            <w:rPr>
              <w:rStyle w:val="Collegamentoipertestuale"/>
              <w:rFonts w:cs="Calibri"/>
            </w:rPr>
            <w:delText>4.8</w:delText>
          </w:r>
          <w:r w:rsidDel="00C952FD">
            <w:rPr>
              <w:rFonts w:eastAsiaTheme="minorEastAsia" w:cstheme="minorBidi"/>
              <w:kern w:val="2"/>
              <w:sz w:val="24"/>
              <w:lang w:eastAsia="it-IT"/>
              <w14:ligatures w14:val="standardContextual"/>
            </w:rPr>
            <w:tab/>
          </w:r>
          <w:r w:rsidRPr="00B3310D" w:rsidDel="00C952FD">
            <w:rPr>
              <w:rStyle w:val="Collegamentoipertestuale"/>
            </w:rPr>
            <w:delText>Controlli e accertamenti antimafia</w:delText>
          </w:r>
          <w:r w:rsidDel="00C952FD">
            <w:rPr>
              <w:webHidden/>
            </w:rPr>
            <w:tab/>
            <w:delText>30</w:delText>
          </w:r>
        </w:del>
      </w:ins>
    </w:p>
    <w:p w14:paraId="0E53CDBC" w14:textId="32EF871A" w:rsidR="007E0056" w:rsidDel="00C952FD" w:rsidRDefault="007E0056">
      <w:pPr>
        <w:pStyle w:val="Sommario1"/>
        <w:rPr>
          <w:ins w:id="2357" w:author="Visone Rossana (GSE)" w:date="2025-10-06T15:59:00Z" w16du:dateUtc="2025-10-06T13:59:00Z"/>
          <w:del w:id="2358"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359" w:author="Visone Rossana (GSE)" w:date="2025-10-06T15:59:00Z" w16du:dateUtc="2025-10-06T13:59:00Z">
        <w:del w:id="2360" w:author="Visone Rossana (GSE)" w:date="2025-10-27T12:57:00Z" w16du:dateUtc="2025-10-27T11:57:00Z">
          <w:r w:rsidRPr="00B3310D" w:rsidDel="00C952FD">
            <w:rPr>
              <w:rStyle w:val="Collegamentoipertestuale"/>
            </w:rPr>
            <w:delText>5</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PROCEDURA PER L’ACCESSO AGLI INCENTIVI</w:delText>
          </w:r>
          <w:r w:rsidDel="00C952FD">
            <w:rPr>
              <w:webHidden/>
            </w:rPr>
            <w:tab/>
            <w:delText>30</w:delText>
          </w:r>
        </w:del>
      </w:ins>
    </w:p>
    <w:p w14:paraId="40086E81" w14:textId="13BF7912" w:rsidR="007E0056" w:rsidDel="00C952FD" w:rsidRDefault="007E0056" w:rsidP="00471678">
      <w:pPr>
        <w:pStyle w:val="Sommario3"/>
        <w:rPr>
          <w:ins w:id="2361" w:author="Visone Rossana (GSE)" w:date="2025-10-06T15:59:00Z" w16du:dateUtc="2025-10-06T13:59:00Z"/>
          <w:del w:id="2362" w:author="Visone Rossana (GSE)" w:date="2025-10-27T12:57:00Z" w16du:dateUtc="2025-10-27T11:57:00Z"/>
          <w:rFonts w:eastAsiaTheme="minorEastAsia" w:cstheme="minorBidi"/>
          <w:b/>
          <w:kern w:val="2"/>
          <w:sz w:val="24"/>
          <w:lang w:eastAsia="it-IT"/>
          <w14:ligatures w14:val="standardContextual"/>
        </w:rPr>
      </w:pPr>
      <w:ins w:id="2363" w:author="Visone Rossana (GSE)" w:date="2025-10-06T15:59:00Z" w16du:dateUtc="2025-10-06T13:59:00Z">
        <w:del w:id="2364" w:author="Visone Rossana (GSE)" w:date="2025-10-27T12:57:00Z" w16du:dateUtc="2025-10-27T11:57:00Z">
          <w:r w:rsidRPr="00B3310D" w:rsidDel="00C952FD">
            <w:rPr>
              <w:rStyle w:val="Collegamentoipertestuale"/>
              <w:rFonts w:cs="Calibri"/>
            </w:rPr>
            <w:delText>5.1</w:delText>
          </w:r>
          <w:r w:rsidDel="00C952FD">
            <w:rPr>
              <w:rFonts w:eastAsiaTheme="minorEastAsia" w:cstheme="minorBidi"/>
              <w:kern w:val="2"/>
              <w:sz w:val="24"/>
              <w:lang w:eastAsia="it-IT"/>
              <w14:ligatures w14:val="standardContextual"/>
            </w:rPr>
            <w:tab/>
          </w:r>
          <w:r w:rsidRPr="00B3310D" w:rsidDel="00C952FD">
            <w:rPr>
              <w:rStyle w:val="Collegamentoipertestuale"/>
            </w:rPr>
            <w:delText>Invio dell’istanza</w:delText>
          </w:r>
          <w:r w:rsidDel="00C952FD">
            <w:rPr>
              <w:webHidden/>
            </w:rPr>
            <w:tab/>
            <w:delText>30</w:delText>
          </w:r>
        </w:del>
      </w:ins>
    </w:p>
    <w:p w14:paraId="1E841019" w14:textId="17D58D06" w:rsidR="007E0056" w:rsidDel="00C952FD" w:rsidRDefault="007E0056" w:rsidP="00471678">
      <w:pPr>
        <w:pStyle w:val="Sommario3"/>
        <w:rPr>
          <w:ins w:id="2365" w:author="Visone Rossana (GSE)" w:date="2025-10-06T15:59:00Z" w16du:dateUtc="2025-10-06T13:59:00Z"/>
          <w:del w:id="2366" w:author="Visone Rossana (GSE)" w:date="2025-10-27T12:57:00Z" w16du:dateUtc="2025-10-27T11:57:00Z"/>
          <w:rFonts w:eastAsiaTheme="minorEastAsia" w:cstheme="minorBidi"/>
          <w:b/>
          <w:kern w:val="2"/>
          <w:sz w:val="24"/>
          <w:lang w:eastAsia="it-IT"/>
          <w14:ligatures w14:val="standardContextual"/>
        </w:rPr>
      </w:pPr>
      <w:ins w:id="2367" w:author="Visone Rossana (GSE)" w:date="2025-10-06T15:59:00Z" w16du:dateUtc="2025-10-06T13:59:00Z">
        <w:del w:id="2368" w:author="Visone Rossana (GSE)" w:date="2025-10-27T12:57:00Z" w16du:dateUtc="2025-10-27T11:57:00Z">
          <w:r w:rsidRPr="00B3310D" w:rsidDel="00C952FD">
            <w:rPr>
              <w:rStyle w:val="Collegamentoipertestuale"/>
              <w:rFonts w:cs="Calibri"/>
            </w:rPr>
            <w:delText>5.2</w:delText>
          </w:r>
          <w:r w:rsidDel="00C952FD">
            <w:rPr>
              <w:rFonts w:eastAsiaTheme="minorEastAsia" w:cstheme="minorBidi"/>
              <w:kern w:val="2"/>
              <w:sz w:val="24"/>
              <w:lang w:eastAsia="it-IT"/>
              <w14:ligatures w14:val="standardContextual"/>
            </w:rPr>
            <w:tab/>
          </w:r>
          <w:r w:rsidRPr="00B3310D" w:rsidDel="00C952FD">
            <w:rPr>
              <w:rStyle w:val="Collegamentoipertestuale"/>
            </w:rPr>
            <w:delText>Istanze di qualifica</w:delText>
          </w:r>
          <w:r w:rsidDel="00C952FD">
            <w:rPr>
              <w:webHidden/>
            </w:rPr>
            <w:tab/>
            <w:delText>32</w:delText>
          </w:r>
        </w:del>
      </w:ins>
    </w:p>
    <w:p w14:paraId="4B6A62A0" w14:textId="06082C67" w:rsidR="007E0056" w:rsidDel="00C952FD" w:rsidRDefault="007E0056" w:rsidP="00471678">
      <w:pPr>
        <w:pStyle w:val="Sommario3"/>
        <w:rPr>
          <w:ins w:id="2369" w:author="Visone Rossana (GSE)" w:date="2025-10-06T15:59:00Z" w16du:dateUtc="2025-10-06T13:59:00Z"/>
          <w:del w:id="2370" w:author="Visone Rossana (GSE)" w:date="2025-10-27T12:57:00Z" w16du:dateUtc="2025-10-27T11:57:00Z"/>
          <w:rFonts w:eastAsiaTheme="minorEastAsia" w:cstheme="minorBidi"/>
          <w:b/>
          <w:kern w:val="2"/>
          <w:sz w:val="24"/>
          <w:lang w:eastAsia="it-IT"/>
          <w14:ligatures w14:val="standardContextual"/>
        </w:rPr>
      </w:pPr>
      <w:ins w:id="2371" w:author="Visone Rossana (GSE)" w:date="2025-10-06T15:59:00Z" w16du:dateUtc="2025-10-06T13:59:00Z">
        <w:del w:id="2372" w:author="Visone Rossana (GSE)" w:date="2025-10-27T12:57:00Z" w16du:dateUtc="2025-10-27T11:57:00Z">
          <w:r w:rsidRPr="00B3310D" w:rsidDel="00C952FD">
            <w:rPr>
              <w:rStyle w:val="Collegamentoipertestuale"/>
              <w:rFonts w:cs="Calibri"/>
            </w:rPr>
            <w:delText>5.3</w:delText>
          </w:r>
          <w:r w:rsidDel="00C952FD">
            <w:rPr>
              <w:rFonts w:eastAsiaTheme="minorEastAsia" w:cstheme="minorBidi"/>
              <w:kern w:val="2"/>
              <w:sz w:val="24"/>
              <w:lang w:eastAsia="it-IT"/>
              <w14:ligatures w14:val="standardContextual"/>
            </w:rPr>
            <w:tab/>
          </w:r>
          <w:r w:rsidRPr="00B3310D" w:rsidDel="00C952FD">
            <w:rPr>
              <w:rStyle w:val="Collegamentoipertestuale"/>
            </w:rPr>
            <w:delText>Iter di valutazione della richiesta</w:delText>
          </w:r>
          <w:r w:rsidDel="00C952FD">
            <w:rPr>
              <w:webHidden/>
            </w:rPr>
            <w:tab/>
            <w:delText>33</w:delText>
          </w:r>
        </w:del>
      </w:ins>
    </w:p>
    <w:p w14:paraId="4B568245" w14:textId="00EE002D" w:rsidR="007E0056" w:rsidDel="00C952FD" w:rsidRDefault="007E0056" w:rsidP="00471678">
      <w:pPr>
        <w:pStyle w:val="Sommario3"/>
        <w:rPr>
          <w:ins w:id="2373" w:author="Visone Rossana (GSE)" w:date="2025-10-06T15:59:00Z" w16du:dateUtc="2025-10-06T13:59:00Z"/>
          <w:del w:id="2374" w:author="Visone Rossana (GSE)" w:date="2025-10-27T12:57:00Z" w16du:dateUtc="2025-10-27T11:57:00Z"/>
          <w:rFonts w:eastAsiaTheme="minorEastAsia" w:cstheme="minorBidi"/>
          <w:b/>
          <w:kern w:val="2"/>
          <w:sz w:val="24"/>
          <w:lang w:eastAsia="it-IT"/>
          <w14:ligatures w14:val="standardContextual"/>
        </w:rPr>
      </w:pPr>
      <w:ins w:id="2375" w:author="Visone Rossana (GSE)" w:date="2025-10-06T15:59:00Z" w16du:dateUtc="2025-10-06T13:59:00Z">
        <w:del w:id="2376" w:author="Visone Rossana (GSE)" w:date="2025-10-27T12:57:00Z" w16du:dateUtc="2025-10-27T11:57:00Z">
          <w:r w:rsidRPr="00B3310D" w:rsidDel="00C952FD">
            <w:rPr>
              <w:rStyle w:val="Collegamentoipertestuale"/>
              <w:rFonts w:cs="Calibri"/>
            </w:rPr>
            <w:delText>5.4</w:delText>
          </w:r>
          <w:r w:rsidDel="00C952FD">
            <w:rPr>
              <w:rFonts w:eastAsiaTheme="minorEastAsia" w:cstheme="minorBidi"/>
              <w:kern w:val="2"/>
              <w:sz w:val="24"/>
              <w:lang w:eastAsia="it-IT"/>
              <w14:ligatures w14:val="standardContextual"/>
            </w:rPr>
            <w:tab/>
          </w:r>
          <w:r w:rsidRPr="00B3310D" w:rsidDel="00C952FD">
            <w:rPr>
              <w:rStyle w:val="Collegamentoipertestuale"/>
            </w:rPr>
            <w:delText>Richiesta di integrazione documentale/interlocutorio</w:delText>
          </w:r>
          <w:r w:rsidDel="00C952FD">
            <w:rPr>
              <w:webHidden/>
            </w:rPr>
            <w:tab/>
            <w:delText>33</w:delText>
          </w:r>
        </w:del>
      </w:ins>
    </w:p>
    <w:p w14:paraId="50D06B5B" w14:textId="450B9338" w:rsidR="007E0056" w:rsidDel="00C952FD" w:rsidRDefault="007E0056" w:rsidP="00471678">
      <w:pPr>
        <w:pStyle w:val="Sommario3"/>
        <w:rPr>
          <w:ins w:id="2377" w:author="Visone Rossana (GSE)" w:date="2025-10-06T15:59:00Z" w16du:dateUtc="2025-10-06T13:59:00Z"/>
          <w:del w:id="2378" w:author="Visone Rossana (GSE)" w:date="2025-10-27T12:57:00Z" w16du:dateUtc="2025-10-27T11:57:00Z"/>
          <w:rFonts w:eastAsiaTheme="minorEastAsia" w:cstheme="minorBidi"/>
          <w:b/>
          <w:kern w:val="2"/>
          <w:sz w:val="24"/>
          <w:lang w:eastAsia="it-IT"/>
          <w14:ligatures w14:val="standardContextual"/>
        </w:rPr>
      </w:pPr>
      <w:ins w:id="2379" w:author="Visone Rossana (GSE)" w:date="2025-10-06T15:59:00Z" w16du:dateUtc="2025-10-06T13:59:00Z">
        <w:del w:id="2380" w:author="Visone Rossana (GSE)" w:date="2025-10-27T12:57:00Z" w16du:dateUtc="2025-10-27T11:57:00Z">
          <w:r w:rsidRPr="00B3310D" w:rsidDel="00C952FD">
            <w:rPr>
              <w:rStyle w:val="Collegamentoipertestuale"/>
              <w:rFonts w:cs="Calibri"/>
            </w:rPr>
            <w:delText>5.5</w:delText>
          </w:r>
          <w:r w:rsidDel="00C952FD">
            <w:rPr>
              <w:rFonts w:eastAsiaTheme="minorEastAsia" w:cstheme="minorBidi"/>
              <w:kern w:val="2"/>
              <w:sz w:val="24"/>
              <w:lang w:eastAsia="it-IT"/>
              <w14:ligatures w14:val="standardContextual"/>
            </w:rPr>
            <w:tab/>
          </w:r>
          <w:r w:rsidRPr="00B3310D" w:rsidDel="00C952FD">
            <w:rPr>
              <w:rStyle w:val="Collegamentoipertestuale"/>
            </w:rPr>
            <w:delText>Preavviso di rigetto</w:delText>
          </w:r>
          <w:r w:rsidDel="00C952FD">
            <w:rPr>
              <w:webHidden/>
            </w:rPr>
            <w:tab/>
            <w:delText>34</w:delText>
          </w:r>
        </w:del>
      </w:ins>
    </w:p>
    <w:p w14:paraId="66B3572D" w14:textId="3D5D7DE2" w:rsidR="007E0056" w:rsidDel="00C952FD" w:rsidRDefault="007E0056" w:rsidP="00471678">
      <w:pPr>
        <w:pStyle w:val="Sommario3"/>
        <w:rPr>
          <w:ins w:id="2381" w:author="Visone Rossana (GSE)" w:date="2025-10-06T15:59:00Z" w16du:dateUtc="2025-10-06T13:59:00Z"/>
          <w:del w:id="2382" w:author="Visone Rossana (GSE)" w:date="2025-10-27T12:57:00Z" w16du:dateUtc="2025-10-27T11:57:00Z"/>
          <w:rFonts w:eastAsiaTheme="minorEastAsia" w:cstheme="minorBidi"/>
          <w:b/>
          <w:kern w:val="2"/>
          <w:sz w:val="24"/>
          <w:lang w:eastAsia="it-IT"/>
          <w14:ligatures w14:val="standardContextual"/>
        </w:rPr>
      </w:pPr>
      <w:ins w:id="2383" w:author="Visone Rossana (GSE)" w:date="2025-10-06T15:59:00Z" w16du:dateUtc="2025-10-06T13:59:00Z">
        <w:del w:id="2384" w:author="Visone Rossana (GSE)" w:date="2025-10-27T12:57:00Z" w16du:dateUtc="2025-10-27T11:57:00Z">
          <w:r w:rsidRPr="00B3310D" w:rsidDel="00C952FD">
            <w:rPr>
              <w:rStyle w:val="Collegamentoipertestuale"/>
              <w:rFonts w:cs="Calibri"/>
            </w:rPr>
            <w:delText>5.6</w:delText>
          </w:r>
          <w:r w:rsidDel="00C952FD">
            <w:rPr>
              <w:rFonts w:eastAsiaTheme="minorEastAsia" w:cstheme="minorBidi"/>
              <w:kern w:val="2"/>
              <w:sz w:val="24"/>
              <w:lang w:eastAsia="it-IT"/>
              <w14:ligatures w14:val="standardContextual"/>
            </w:rPr>
            <w:tab/>
          </w:r>
          <w:r w:rsidRPr="00B3310D" w:rsidDel="00C952FD">
            <w:rPr>
              <w:rStyle w:val="Collegamentoipertestuale"/>
            </w:rPr>
            <w:delText>Comunicazioni dell’esito della valutazione</w:delText>
          </w:r>
          <w:r w:rsidDel="00C952FD">
            <w:rPr>
              <w:webHidden/>
            </w:rPr>
            <w:tab/>
            <w:delText>34</w:delText>
          </w:r>
        </w:del>
      </w:ins>
    </w:p>
    <w:p w14:paraId="09244061" w14:textId="07E5ED58" w:rsidR="007E0056" w:rsidDel="00C952FD" w:rsidRDefault="007E0056">
      <w:pPr>
        <w:pStyle w:val="Sommario1"/>
        <w:rPr>
          <w:ins w:id="2385" w:author="Visone Rossana (GSE)" w:date="2025-10-06T15:59:00Z" w16du:dateUtc="2025-10-06T13:59:00Z"/>
          <w:del w:id="2386"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387" w:author="Visone Rossana (GSE)" w:date="2025-10-06T15:59:00Z" w16du:dateUtc="2025-10-06T13:59:00Z">
        <w:del w:id="2388" w:author="Visone Rossana (GSE)" w:date="2025-10-27T12:57:00Z" w16du:dateUtc="2025-10-27T11:57:00Z">
          <w:r w:rsidRPr="00B3310D" w:rsidDel="00C952FD">
            <w:rPr>
              <w:rStyle w:val="Collegamentoipertestuale"/>
            </w:rPr>
            <w:delText>6</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MODALITA’ ACCESSO DIRETTO</w:delText>
          </w:r>
          <w:r w:rsidDel="00C952FD">
            <w:rPr>
              <w:webHidden/>
            </w:rPr>
            <w:tab/>
            <w:delText>35</w:delText>
          </w:r>
        </w:del>
      </w:ins>
    </w:p>
    <w:p w14:paraId="4EC67359" w14:textId="48E51566" w:rsidR="007E0056" w:rsidDel="00C952FD" w:rsidRDefault="007E0056" w:rsidP="00471678">
      <w:pPr>
        <w:pStyle w:val="Sommario3"/>
        <w:rPr>
          <w:ins w:id="2389" w:author="Visone Rossana (GSE)" w:date="2025-10-06T15:59:00Z" w16du:dateUtc="2025-10-06T13:59:00Z"/>
          <w:del w:id="2390" w:author="Visone Rossana (GSE)" w:date="2025-10-27T12:57:00Z" w16du:dateUtc="2025-10-27T11:57:00Z"/>
          <w:rFonts w:eastAsiaTheme="minorEastAsia" w:cstheme="minorBidi"/>
          <w:b/>
          <w:kern w:val="2"/>
          <w:sz w:val="24"/>
          <w:lang w:eastAsia="it-IT"/>
          <w14:ligatures w14:val="standardContextual"/>
        </w:rPr>
      </w:pPr>
      <w:ins w:id="2391" w:author="Visone Rossana (GSE)" w:date="2025-10-06T15:59:00Z" w16du:dateUtc="2025-10-06T13:59:00Z">
        <w:del w:id="2392" w:author="Visone Rossana (GSE)" w:date="2025-10-27T12:57:00Z" w16du:dateUtc="2025-10-27T11:57:00Z">
          <w:r w:rsidRPr="00B3310D" w:rsidDel="00C952FD">
            <w:rPr>
              <w:rStyle w:val="Collegamentoipertestuale"/>
              <w:rFonts w:cs="Calibri"/>
            </w:rPr>
            <w:delText>6.1</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1 – caricamento dati e documentazione</w:delText>
          </w:r>
          <w:r w:rsidDel="00C952FD">
            <w:rPr>
              <w:webHidden/>
            </w:rPr>
            <w:tab/>
            <w:delText>35</w:delText>
          </w:r>
        </w:del>
      </w:ins>
    </w:p>
    <w:p w14:paraId="2E43FA52" w14:textId="6EE59017" w:rsidR="007E0056" w:rsidDel="00C952FD" w:rsidRDefault="007E0056" w:rsidP="00471678">
      <w:pPr>
        <w:pStyle w:val="Sommario3"/>
        <w:rPr>
          <w:ins w:id="2393" w:author="Visone Rossana (GSE)" w:date="2025-10-06T15:59:00Z" w16du:dateUtc="2025-10-06T13:59:00Z"/>
          <w:del w:id="2394" w:author="Visone Rossana (GSE)" w:date="2025-10-27T12:57:00Z" w16du:dateUtc="2025-10-27T11:57:00Z"/>
          <w:rFonts w:eastAsiaTheme="minorEastAsia" w:cstheme="minorBidi"/>
          <w:b/>
          <w:kern w:val="2"/>
          <w:sz w:val="24"/>
          <w:lang w:eastAsia="it-IT"/>
          <w14:ligatures w14:val="standardContextual"/>
        </w:rPr>
      </w:pPr>
      <w:ins w:id="2395" w:author="Visone Rossana (GSE)" w:date="2025-10-06T15:59:00Z" w16du:dateUtc="2025-10-06T13:59:00Z">
        <w:del w:id="2396" w:author="Visone Rossana (GSE)" w:date="2025-10-27T12:57:00Z" w16du:dateUtc="2025-10-27T11:57:00Z">
          <w:r w:rsidRPr="00B3310D" w:rsidDel="00C952FD">
            <w:rPr>
              <w:rStyle w:val="Collegamentoipertestuale"/>
              <w:rFonts w:cs="Calibri"/>
            </w:rPr>
            <w:delText>6.2</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2 - invio dell’istanza</w:delText>
          </w:r>
          <w:r w:rsidDel="00C952FD">
            <w:rPr>
              <w:webHidden/>
            </w:rPr>
            <w:tab/>
            <w:delText>36</w:delText>
          </w:r>
        </w:del>
      </w:ins>
    </w:p>
    <w:p w14:paraId="00E6DF3B" w14:textId="67B776E1" w:rsidR="007E0056" w:rsidDel="00C952FD" w:rsidRDefault="007E0056" w:rsidP="00471678">
      <w:pPr>
        <w:pStyle w:val="Sommario3"/>
        <w:rPr>
          <w:ins w:id="2397" w:author="Visone Rossana (GSE)" w:date="2025-10-06T15:59:00Z" w16du:dateUtc="2025-10-06T13:59:00Z"/>
          <w:del w:id="2398" w:author="Visone Rossana (GSE)" w:date="2025-10-27T12:57:00Z" w16du:dateUtc="2025-10-27T11:57:00Z"/>
          <w:rFonts w:eastAsiaTheme="minorEastAsia" w:cstheme="minorBidi"/>
          <w:b/>
          <w:kern w:val="2"/>
          <w:sz w:val="24"/>
          <w:lang w:eastAsia="it-IT"/>
          <w14:ligatures w14:val="standardContextual"/>
        </w:rPr>
      </w:pPr>
      <w:ins w:id="2399" w:author="Visone Rossana (GSE)" w:date="2025-10-06T15:59:00Z" w16du:dateUtc="2025-10-06T13:59:00Z">
        <w:del w:id="2400" w:author="Visone Rossana (GSE)" w:date="2025-10-27T12:57:00Z" w16du:dateUtc="2025-10-27T11:57:00Z">
          <w:r w:rsidRPr="00B3310D" w:rsidDel="00C952FD">
            <w:rPr>
              <w:rStyle w:val="Collegamentoipertestuale"/>
              <w:rFonts w:cs="Calibri"/>
            </w:rPr>
            <w:delText>6.3</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3 - istruttoria e attivazione/perfezionamento delle condizioni contrattuali</w:delText>
          </w:r>
          <w:r w:rsidDel="00C952FD">
            <w:rPr>
              <w:webHidden/>
            </w:rPr>
            <w:tab/>
            <w:delText>36</w:delText>
          </w:r>
        </w:del>
      </w:ins>
    </w:p>
    <w:p w14:paraId="340E79D4" w14:textId="0F1938E2" w:rsidR="007E0056" w:rsidDel="00C952FD" w:rsidRDefault="007E0056" w:rsidP="00471678">
      <w:pPr>
        <w:pStyle w:val="Sommario3"/>
        <w:rPr>
          <w:ins w:id="2401" w:author="Visone Rossana (GSE)" w:date="2025-10-06T15:59:00Z" w16du:dateUtc="2025-10-06T13:59:00Z"/>
          <w:del w:id="2402" w:author="Visone Rossana (GSE)" w:date="2025-10-27T12:57:00Z" w16du:dateUtc="2025-10-27T11:57:00Z"/>
          <w:rFonts w:eastAsiaTheme="minorEastAsia" w:cstheme="minorBidi"/>
          <w:b/>
          <w:kern w:val="2"/>
          <w:sz w:val="24"/>
          <w:lang w:eastAsia="it-IT"/>
          <w14:ligatures w14:val="standardContextual"/>
        </w:rPr>
      </w:pPr>
      <w:ins w:id="2403" w:author="Visone Rossana (GSE)" w:date="2025-10-06T15:59:00Z" w16du:dateUtc="2025-10-06T13:59:00Z">
        <w:del w:id="2404" w:author="Visone Rossana (GSE)" w:date="2025-10-27T12:57:00Z" w16du:dateUtc="2025-10-27T11:57:00Z">
          <w:r w:rsidRPr="00B3310D" w:rsidDel="00C952FD">
            <w:rPr>
              <w:rStyle w:val="Collegamentoipertestuale"/>
              <w:rFonts w:cs="Calibri"/>
            </w:rPr>
            <w:delText>6.4</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4 - erogazione degli incentivi</w:delText>
          </w:r>
          <w:r w:rsidDel="00C952FD">
            <w:rPr>
              <w:webHidden/>
            </w:rPr>
            <w:tab/>
            <w:delText>37</w:delText>
          </w:r>
        </w:del>
      </w:ins>
    </w:p>
    <w:p w14:paraId="2A6497FB" w14:textId="0A9D7694" w:rsidR="007E0056" w:rsidDel="00C952FD" w:rsidRDefault="007E0056" w:rsidP="00471678">
      <w:pPr>
        <w:pStyle w:val="Sommario3"/>
        <w:rPr>
          <w:ins w:id="2405" w:author="Visone Rossana (GSE)" w:date="2025-10-06T15:59:00Z" w16du:dateUtc="2025-10-06T13:59:00Z"/>
          <w:del w:id="2406" w:author="Visone Rossana (GSE)" w:date="2025-10-27T12:57:00Z" w16du:dateUtc="2025-10-27T11:57:00Z"/>
          <w:rFonts w:eastAsiaTheme="minorEastAsia" w:cstheme="minorBidi"/>
          <w:b/>
          <w:kern w:val="2"/>
          <w:sz w:val="24"/>
          <w:lang w:eastAsia="it-IT"/>
          <w14:ligatures w14:val="standardContextual"/>
        </w:rPr>
      </w:pPr>
      <w:ins w:id="2407" w:author="Visone Rossana (GSE)" w:date="2025-10-06T15:59:00Z" w16du:dateUtc="2025-10-06T13:59:00Z">
        <w:del w:id="2408" w:author="Visone Rossana (GSE)" w:date="2025-10-27T12:57:00Z" w16du:dateUtc="2025-10-27T11:57:00Z">
          <w:r w:rsidRPr="00B3310D" w:rsidDel="00C952FD">
            <w:rPr>
              <w:rStyle w:val="Collegamentoipertestuale"/>
              <w:rFonts w:cs="Calibri"/>
            </w:rPr>
            <w:delText>6.5</w:delText>
          </w:r>
          <w:r w:rsidDel="00C952FD">
            <w:rPr>
              <w:rFonts w:eastAsiaTheme="minorEastAsia" w:cstheme="minorBidi"/>
              <w:kern w:val="2"/>
              <w:sz w:val="24"/>
              <w:lang w:eastAsia="it-IT"/>
              <w14:ligatures w14:val="standardContextual"/>
            </w:rPr>
            <w:tab/>
          </w:r>
          <w:r w:rsidRPr="00B3310D" w:rsidDel="00C952FD">
            <w:rPr>
              <w:rStyle w:val="Collegamentoipertestuale"/>
            </w:rPr>
            <w:delText>Procedura semplificata per gli apparecchi domestici a Catalogo</w:delText>
          </w:r>
          <w:r w:rsidDel="00C952FD">
            <w:rPr>
              <w:webHidden/>
            </w:rPr>
            <w:tab/>
            <w:delText>37</w:delText>
          </w:r>
        </w:del>
      </w:ins>
    </w:p>
    <w:p w14:paraId="70272E9E" w14:textId="4F96C616" w:rsidR="007E0056" w:rsidDel="00C952FD" w:rsidRDefault="007E0056">
      <w:pPr>
        <w:pStyle w:val="Sommario1"/>
        <w:rPr>
          <w:ins w:id="2409" w:author="Visone Rossana (GSE)" w:date="2025-10-06T15:59:00Z" w16du:dateUtc="2025-10-06T13:59:00Z"/>
          <w:del w:id="2410"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411" w:author="Visone Rossana (GSE)" w:date="2025-10-06T15:59:00Z" w16du:dateUtc="2025-10-06T13:59:00Z">
        <w:del w:id="2412" w:author="Visone Rossana (GSE)" w:date="2025-10-27T12:57:00Z" w16du:dateUtc="2025-10-27T11:57:00Z">
          <w:r w:rsidRPr="00B3310D" w:rsidDel="00C952FD">
            <w:rPr>
              <w:rStyle w:val="Collegamentoipertestuale"/>
            </w:rPr>
            <w:delText>7</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MODALITA’ DI ACCESSO SU PRENOTAZIONE</w:delText>
          </w:r>
          <w:r w:rsidDel="00C952FD">
            <w:rPr>
              <w:webHidden/>
            </w:rPr>
            <w:tab/>
            <w:delText>37</w:delText>
          </w:r>
        </w:del>
      </w:ins>
    </w:p>
    <w:p w14:paraId="2A344EF6" w14:textId="54AD6127" w:rsidR="007E0056" w:rsidDel="00C952FD" w:rsidRDefault="007E0056">
      <w:pPr>
        <w:pStyle w:val="Sommario3"/>
        <w:rPr>
          <w:ins w:id="2413" w:author="Visone Rossana (GSE)" w:date="2025-10-06T15:59:00Z" w16du:dateUtc="2025-10-06T13:59:00Z"/>
          <w:del w:id="2414" w:author="Visone Rossana (GSE)" w:date="2025-10-27T12:57:00Z" w16du:dateUtc="2025-10-27T11:57:00Z"/>
          <w:rFonts w:eastAsiaTheme="minorEastAsia" w:cstheme="minorBidi"/>
          <w:b/>
          <w:kern w:val="2"/>
          <w:sz w:val="24"/>
          <w:lang w:eastAsia="it-IT"/>
          <w14:ligatures w14:val="standardContextual"/>
        </w:rPr>
        <w:pPrChange w:id="2415" w:author="Visone Rossana (GSE)" w:date="2025-10-14T09:29:00Z" w16du:dateUtc="2025-10-14T07:29:00Z">
          <w:pPr>
            <w:pStyle w:val="Sommario3"/>
            <w:tabs>
              <w:tab w:val="left" w:pos="1320"/>
            </w:tabs>
          </w:pPr>
        </w:pPrChange>
      </w:pPr>
      <w:ins w:id="2416" w:author="Visone Rossana (GSE)" w:date="2025-10-06T15:59:00Z" w16du:dateUtc="2025-10-06T13:59:00Z">
        <w:del w:id="2417" w:author="Visone Rossana (GSE)" w:date="2025-10-27T12:57:00Z" w16du:dateUtc="2025-10-27T11:57:00Z">
          <w:r w:rsidRPr="00B3310D" w:rsidDel="00C952FD">
            <w:rPr>
              <w:rStyle w:val="Collegamentoipertestuale"/>
            </w:rPr>
            <w:delText>7.1.1.1</w:delText>
          </w:r>
          <w:r w:rsidDel="00C952FD">
            <w:rPr>
              <w:rFonts w:eastAsiaTheme="minorEastAsia" w:cstheme="minorBidi"/>
              <w:kern w:val="2"/>
              <w:sz w:val="24"/>
              <w:lang w:eastAsia="it-IT"/>
              <w14:ligatures w14:val="standardContextual"/>
            </w:rPr>
            <w:tab/>
          </w:r>
          <w:r w:rsidRPr="00B3310D" w:rsidDel="00C952FD">
            <w:rPr>
              <w:rStyle w:val="Collegamentoipertestuale"/>
            </w:rPr>
            <w:delText>Il ruolo di Soggetto Responsabile è ricoperto dalla PA o da un ETS non economico</w:delText>
          </w:r>
          <w:r w:rsidDel="00C952FD">
            <w:rPr>
              <w:webHidden/>
            </w:rPr>
            <w:tab/>
            <w:delText>38</w:delText>
          </w:r>
        </w:del>
      </w:ins>
    </w:p>
    <w:p w14:paraId="33C5F049" w14:textId="44CC5839" w:rsidR="007E0056" w:rsidDel="00C952FD" w:rsidRDefault="007E0056">
      <w:pPr>
        <w:pStyle w:val="Sommario3"/>
        <w:rPr>
          <w:ins w:id="2418" w:author="Visone Rossana (GSE)" w:date="2025-10-06T15:59:00Z" w16du:dateUtc="2025-10-06T13:59:00Z"/>
          <w:del w:id="2419" w:author="Visone Rossana (GSE)" w:date="2025-10-27T12:57:00Z" w16du:dateUtc="2025-10-27T11:57:00Z"/>
          <w:rFonts w:eastAsiaTheme="minorEastAsia" w:cstheme="minorBidi"/>
          <w:b/>
          <w:kern w:val="2"/>
          <w:sz w:val="24"/>
          <w:lang w:eastAsia="it-IT"/>
          <w14:ligatures w14:val="standardContextual"/>
        </w:rPr>
        <w:pPrChange w:id="2420" w:author="Visone Rossana (GSE)" w:date="2025-10-14T09:29:00Z" w16du:dateUtc="2025-10-14T07:29:00Z">
          <w:pPr>
            <w:pStyle w:val="Sommario3"/>
            <w:tabs>
              <w:tab w:val="left" w:pos="1320"/>
            </w:tabs>
          </w:pPr>
        </w:pPrChange>
      </w:pPr>
      <w:ins w:id="2421" w:author="Visone Rossana (GSE)" w:date="2025-10-06T15:59:00Z" w16du:dateUtc="2025-10-06T13:59:00Z">
        <w:del w:id="2422" w:author="Visone Rossana (GSE)" w:date="2025-10-27T12:57:00Z" w16du:dateUtc="2025-10-27T11:57:00Z">
          <w:r w:rsidRPr="00B3310D" w:rsidDel="00C952FD">
            <w:rPr>
              <w:rStyle w:val="Collegamentoipertestuale"/>
            </w:rPr>
            <w:delText>7.1.1.2</w:delText>
          </w:r>
          <w:r w:rsidDel="00C952FD">
            <w:rPr>
              <w:rFonts w:eastAsiaTheme="minorEastAsia" w:cstheme="minorBidi"/>
              <w:kern w:val="2"/>
              <w:sz w:val="24"/>
              <w:lang w:eastAsia="it-IT"/>
              <w14:ligatures w14:val="standardContextual"/>
            </w:rPr>
            <w:tab/>
          </w:r>
          <w:r w:rsidRPr="00B3310D" w:rsidDel="00C952FD">
            <w:rPr>
              <w:rStyle w:val="Collegamentoipertestuale"/>
            </w:rPr>
            <w:delText>Il ruolo di Soggetto Responsabile è ricoperto da altro soggetto pubblico di cui all’art. 13, comma 1, lettera b)</w:delText>
          </w:r>
          <w:r w:rsidDel="00C952FD">
            <w:rPr>
              <w:webHidden/>
            </w:rPr>
            <w:tab/>
            <w:delText>38</w:delText>
          </w:r>
        </w:del>
      </w:ins>
    </w:p>
    <w:p w14:paraId="4B9FEDD8" w14:textId="5B56A281" w:rsidR="007E0056" w:rsidDel="00C952FD" w:rsidRDefault="007E0056">
      <w:pPr>
        <w:pStyle w:val="Sommario3"/>
        <w:rPr>
          <w:ins w:id="2423" w:author="Visone Rossana (GSE)" w:date="2025-10-06T15:59:00Z" w16du:dateUtc="2025-10-06T13:59:00Z"/>
          <w:del w:id="2424" w:author="Visone Rossana (GSE)" w:date="2025-10-27T12:57:00Z" w16du:dateUtc="2025-10-27T11:57:00Z"/>
          <w:rFonts w:eastAsiaTheme="minorEastAsia" w:cstheme="minorBidi"/>
          <w:b/>
          <w:kern w:val="2"/>
          <w:sz w:val="24"/>
          <w:lang w:eastAsia="it-IT"/>
          <w14:ligatures w14:val="standardContextual"/>
        </w:rPr>
        <w:pPrChange w:id="2425" w:author="Visone Rossana (GSE)" w:date="2025-10-14T09:29:00Z" w16du:dateUtc="2025-10-14T07:29:00Z">
          <w:pPr>
            <w:pStyle w:val="Sommario3"/>
            <w:tabs>
              <w:tab w:val="left" w:pos="1320"/>
            </w:tabs>
          </w:pPr>
        </w:pPrChange>
      </w:pPr>
      <w:ins w:id="2426" w:author="Visone Rossana (GSE)" w:date="2025-10-06T15:59:00Z" w16du:dateUtc="2025-10-06T13:59:00Z">
        <w:del w:id="2427" w:author="Visone Rossana (GSE)" w:date="2025-10-27T12:57:00Z" w16du:dateUtc="2025-10-27T11:57:00Z">
          <w:r w:rsidRPr="00B3310D" w:rsidDel="00C952FD">
            <w:rPr>
              <w:rStyle w:val="Collegamentoipertestuale"/>
            </w:rPr>
            <w:delText>7.1.1.3</w:delText>
          </w:r>
          <w:r w:rsidDel="00C952FD">
            <w:rPr>
              <w:rFonts w:eastAsiaTheme="minorEastAsia" w:cstheme="minorBidi"/>
              <w:kern w:val="2"/>
              <w:sz w:val="24"/>
              <w:lang w:eastAsia="it-IT"/>
              <w14:ligatures w14:val="standardContextual"/>
            </w:rPr>
            <w:tab/>
          </w:r>
          <w:r w:rsidRPr="00B3310D" w:rsidDel="00C952FD">
            <w:rPr>
              <w:rStyle w:val="Collegamentoipertestuale"/>
            </w:rPr>
            <w:delText>Il ruolo di Soggetto Responsabile è ricoperto da una ESCo</w:delText>
          </w:r>
          <w:r w:rsidDel="00C952FD">
            <w:rPr>
              <w:webHidden/>
            </w:rPr>
            <w:tab/>
            <w:delText>39</w:delText>
          </w:r>
        </w:del>
      </w:ins>
    </w:p>
    <w:p w14:paraId="517462B1" w14:textId="430882B2" w:rsidR="007E0056" w:rsidDel="00C952FD" w:rsidRDefault="007E0056">
      <w:pPr>
        <w:pStyle w:val="Sommario3"/>
        <w:rPr>
          <w:ins w:id="2428" w:author="Visone Rossana (GSE)" w:date="2025-10-06T15:59:00Z" w16du:dateUtc="2025-10-06T13:59:00Z"/>
          <w:del w:id="2429" w:author="Visone Rossana (GSE)" w:date="2025-10-27T12:57:00Z" w16du:dateUtc="2025-10-27T11:57:00Z"/>
          <w:rFonts w:eastAsiaTheme="minorEastAsia" w:cstheme="minorBidi"/>
          <w:b/>
          <w:kern w:val="2"/>
          <w:sz w:val="24"/>
          <w:lang w:eastAsia="it-IT"/>
          <w14:ligatures w14:val="standardContextual"/>
        </w:rPr>
        <w:pPrChange w:id="2430" w:author="Visone Rossana (GSE)" w:date="2025-10-14T09:29:00Z" w16du:dateUtc="2025-10-14T07:29:00Z">
          <w:pPr>
            <w:pStyle w:val="Sommario3"/>
            <w:tabs>
              <w:tab w:val="left" w:pos="1320"/>
            </w:tabs>
          </w:pPr>
        </w:pPrChange>
      </w:pPr>
      <w:ins w:id="2431" w:author="Visone Rossana (GSE)" w:date="2025-10-06T15:59:00Z" w16du:dateUtc="2025-10-06T13:59:00Z">
        <w:del w:id="2432" w:author="Visone Rossana (GSE)" w:date="2025-10-27T12:57:00Z" w16du:dateUtc="2025-10-27T11:57:00Z">
          <w:r w:rsidRPr="00B3310D" w:rsidDel="00C952FD">
            <w:rPr>
              <w:rStyle w:val="Collegamentoipertestuale"/>
            </w:rPr>
            <w:delText>7.1.1.4</w:delText>
          </w:r>
          <w:r w:rsidDel="00C952FD">
            <w:rPr>
              <w:rFonts w:eastAsiaTheme="minorEastAsia" w:cstheme="minorBidi"/>
              <w:kern w:val="2"/>
              <w:sz w:val="24"/>
              <w:lang w:eastAsia="it-IT"/>
              <w14:ligatures w14:val="standardContextual"/>
            </w:rPr>
            <w:tab/>
          </w:r>
          <w:r w:rsidRPr="00B3310D" w:rsidDel="00C952FD">
            <w:rPr>
              <w:rStyle w:val="Collegamentoipertestuale"/>
            </w:rPr>
            <w:delText>Il ruolo di Soggetto Responsabile è ricoperto da un soggetto privato nell’ambito di forme di partenariato pubblico-privato (PPP)</w:delText>
          </w:r>
          <w:r w:rsidDel="00C952FD">
            <w:rPr>
              <w:webHidden/>
            </w:rPr>
            <w:tab/>
            <w:delText>39</w:delText>
          </w:r>
        </w:del>
      </w:ins>
    </w:p>
    <w:p w14:paraId="78FAF75D" w14:textId="6AAFB062" w:rsidR="007E0056" w:rsidDel="00C952FD" w:rsidRDefault="007E0056">
      <w:pPr>
        <w:pStyle w:val="Sommario3"/>
        <w:rPr>
          <w:ins w:id="2433" w:author="Visone Rossana (GSE)" w:date="2025-10-06T15:59:00Z" w16du:dateUtc="2025-10-06T13:59:00Z"/>
          <w:del w:id="2434" w:author="Visone Rossana (GSE)" w:date="2025-10-27T12:57:00Z" w16du:dateUtc="2025-10-27T11:57:00Z"/>
          <w:rFonts w:eastAsiaTheme="minorEastAsia" w:cstheme="minorBidi"/>
          <w:b/>
          <w:kern w:val="2"/>
          <w:sz w:val="24"/>
          <w:lang w:eastAsia="it-IT"/>
          <w14:ligatures w14:val="standardContextual"/>
        </w:rPr>
        <w:pPrChange w:id="2435" w:author="Visone Rossana (GSE)" w:date="2025-10-14T09:29:00Z" w16du:dateUtc="2025-10-14T07:29:00Z">
          <w:pPr>
            <w:pStyle w:val="Sommario3"/>
            <w:tabs>
              <w:tab w:val="left" w:pos="1320"/>
            </w:tabs>
          </w:pPr>
        </w:pPrChange>
      </w:pPr>
      <w:ins w:id="2436" w:author="Visone Rossana (GSE)" w:date="2025-10-06T15:59:00Z" w16du:dateUtc="2025-10-06T13:59:00Z">
        <w:del w:id="2437" w:author="Visone Rossana (GSE)" w:date="2025-10-27T12:57:00Z" w16du:dateUtc="2025-10-27T11:57:00Z">
          <w:r w:rsidRPr="00B3310D" w:rsidDel="00C952FD">
            <w:rPr>
              <w:rStyle w:val="Collegamentoipertestuale"/>
            </w:rPr>
            <w:delText>7.1.1.5</w:delText>
          </w:r>
          <w:r w:rsidDel="00C952FD">
            <w:rPr>
              <w:rFonts w:eastAsiaTheme="minorEastAsia" w:cstheme="minorBidi"/>
              <w:kern w:val="2"/>
              <w:sz w:val="24"/>
              <w:lang w:eastAsia="it-IT"/>
              <w14:ligatures w14:val="standardContextual"/>
            </w:rPr>
            <w:tab/>
          </w:r>
          <w:r w:rsidRPr="00B3310D" w:rsidDel="00C952FD">
            <w:rPr>
              <w:rStyle w:val="Collegamentoipertestuale"/>
            </w:rPr>
            <w:delText>Il ruolo di Soggetto Responsabile è ricoperto dalle CER/gruppi autoconsumo</w:delText>
          </w:r>
          <w:r w:rsidDel="00C952FD">
            <w:rPr>
              <w:webHidden/>
            </w:rPr>
            <w:tab/>
            <w:delText>40</w:delText>
          </w:r>
        </w:del>
      </w:ins>
    </w:p>
    <w:p w14:paraId="4EF0AD89" w14:textId="5DF8C75C" w:rsidR="007E0056" w:rsidDel="00C952FD" w:rsidRDefault="007E0056" w:rsidP="00471678">
      <w:pPr>
        <w:pStyle w:val="Sommario3"/>
        <w:rPr>
          <w:ins w:id="2438" w:author="Visone Rossana (GSE)" w:date="2025-10-06T15:59:00Z" w16du:dateUtc="2025-10-06T13:59:00Z"/>
          <w:del w:id="2439" w:author="Visone Rossana (GSE)" w:date="2025-10-27T12:57:00Z" w16du:dateUtc="2025-10-27T11:57:00Z"/>
          <w:rFonts w:eastAsiaTheme="minorEastAsia" w:cstheme="minorBidi"/>
          <w:b/>
          <w:kern w:val="2"/>
          <w:sz w:val="24"/>
          <w:lang w:eastAsia="it-IT"/>
          <w14:ligatures w14:val="standardContextual"/>
        </w:rPr>
      </w:pPr>
      <w:ins w:id="2440" w:author="Visone Rossana (GSE)" w:date="2025-10-06T15:59:00Z" w16du:dateUtc="2025-10-06T13:59:00Z">
        <w:del w:id="2441" w:author="Visone Rossana (GSE)" w:date="2025-10-27T12:57:00Z" w16du:dateUtc="2025-10-27T11:57:00Z">
          <w:r w:rsidRPr="00B3310D" w:rsidDel="00C952FD">
            <w:rPr>
              <w:rStyle w:val="Collegamentoipertestuale"/>
            </w:rPr>
            <w:delText>7.1.2</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1 – caricamento dati e documentazione</w:delText>
          </w:r>
          <w:r w:rsidDel="00C952FD">
            <w:rPr>
              <w:webHidden/>
            </w:rPr>
            <w:tab/>
            <w:delText>40</w:delText>
          </w:r>
        </w:del>
      </w:ins>
    </w:p>
    <w:p w14:paraId="023E3944" w14:textId="3FFDF223" w:rsidR="007E0056" w:rsidDel="00C952FD" w:rsidRDefault="007E0056" w:rsidP="00471678">
      <w:pPr>
        <w:pStyle w:val="Sommario3"/>
        <w:rPr>
          <w:ins w:id="2442" w:author="Visone Rossana (GSE)" w:date="2025-10-06T15:59:00Z" w16du:dateUtc="2025-10-06T13:59:00Z"/>
          <w:del w:id="2443" w:author="Visone Rossana (GSE)" w:date="2025-10-27T12:57:00Z" w16du:dateUtc="2025-10-27T11:57:00Z"/>
          <w:rFonts w:eastAsiaTheme="minorEastAsia" w:cstheme="minorBidi"/>
          <w:b/>
          <w:kern w:val="2"/>
          <w:sz w:val="24"/>
          <w:lang w:eastAsia="it-IT"/>
          <w14:ligatures w14:val="standardContextual"/>
        </w:rPr>
      </w:pPr>
      <w:ins w:id="2444" w:author="Visone Rossana (GSE)" w:date="2025-10-06T15:59:00Z" w16du:dateUtc="2025-10-06T13:59:00Z">
        <w:del w:id="2445" w:author="Visone Rossana (GSE)" w:date="2025-10-27T12:57:00Z" w16du:dateUtc="2025-10-27T11:57:00Z">
          <w:r w:rsidRPr="00B3310D" w:rsidDel="00C952FD">
            <w:rPr>
              <w:rStyle w:val="Collegamentoipertestuale"/>
            </w:rPr>
            <w:delText>7.1.1</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2 - invio dell’istanza a prenotazione</w:delText>
          </w:r>
          <w:r w:rsidDel="00C952FD">
            <w:rPr>
              <w:webHidden/>
            </w:rPr>
            <w:tab/>
            <w:delText>43</w:delText>
          </w:r>
        </w:del>
      </w:ins>
    </w:p>
    <w:p w14:paraId="282786AC" w14:textId="76033070" w:rsidR="007E0056" w:rsidDel="00C952FD" w:rsidRDefault="007E0056" w:rsidP="00471678">
      <w:pPr>
        <w:pStyle w:val="Sommario3"/>
        <w:rPr>
          <w:ins w:id="2446" w:author="Visone Rossana (GSE)" w:date="2025-10-06T15:59:00Z" w16du:dateUtc="2025-10-06T13:59:00Z"/>
          <w:del w:id="2447" w:author="Visone Rossana (GSE)" w:date="2025-10-27T12:57:00Z" w16du:dateUtc="2025-10-27T11:57:00Z"/>
          <w:rFonts w:eastAsiaTheme="minorEastAsia" w:cstheme="minorBidi"/>
          <w:b/>
          <w:kern w:val="2"/>
          <w:sz w:val="24"/>
          <w:lang w:eastAsia="it-IT"/>
          <w14:ligatures w14:val="standardContextual"/>
        </w:rPr>
      </w:pPr>
      <w:ins w:id="2448" w:author="Visone Rossana (GSE)" w:date="2025-10-06T15:59:00Z" w16du:dateUtc="2025-10-06T13:59:00Z">
        <w:del w:id="2449" w:author="Visone Rossana (GSE)" w:date="2025-10-27T12:57:00Z" w16du:dateUtc="2025-10-27T11:57:00Z">
          <w:r w:rsidRPr="00B3310D" w:rsidDel="00C952FD">
            <w:rPr>
              <w:rStyle w:val="Collegamentoipertestuale"/>
            </w:rPr>
            <w:delText>7.1.1</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3 - istruttoria e perfezionamento delle condizioni contrattuali</w:delText>
          </w:r>
          <w:r w:rsidDel="00C952FD">
            <w:rPr>
              <w:webHidden/>
            </w:rPr>
            <w:tab/>
            <w:delText>44</w:delText>
          </w:r>
        </w:del>
      </w:ins>
    </w:p>
    <w:p w14:paraId="0F664B55" w14:textId="25163232" w:rsidR="007E0056" w:rsidDel="00C952FD" w:rsidRDefault="007E0056" w:rsidP="00471678">
      <w:pPr>
        <w:pStyle w:val="Sommario3"/>
        <w:rPr>
          <w:ins w:id="2450" w:author="Visone Rossana (GSE)" w:date="2025-10-06T15:59:00Z" w16du:dateUtc="2025-10-06T13:59:00Z"/>
          <w:del w:id="2451" w:author="Visone Rossana (GSE)" w:date="2025-10-27T12:57:00Z" w16du:dateUtc="2025-10-27T11:57:00Z"/>
          <w:rFonts w:eastAsiaTheme="minorEastAsia" w:cstheme="minorBidi"/>
          <w:b/>
          <w:kern w:val="2"/>
          <w:sz w:val="24"/>
          <w:lang w:eastAsia="it-IT"/>
          <w14:ligatures w14:val="standardContextual"/>
        </w:rPr>
      </w:pPr>
      <w:ins w:id="2452" w:author="Visone Rossana (GSE)" w:date="2025-10-06T15:59:00Z" w16du:dateUtc="2025-10-06T13:59:00Z">
        <w:del w:id="2453" w:author="Visone Rossana (GSE)" w:date="2025-10-27T12:57:00Z" w16du:dateUtc="2025-10-27T11:57:00Z">
          <w:r w:rsidRPr="00B3310D" w:rsidDel="00C952FD">
            <w:rPr>
              <w:rStyle w:val="Collegamentoipertestuale"/>
            </w:rPr>
            <w:delText>7.1.2</w:delText>
          </w:r>
          <w:r w:rsidDel="00C952FD">
            <w:rPr>
              <w:rFonts w:eastAsiaTheme="minorEastAsia" w:cstheme="minorBidi"/>
              <w:kern w:val="2"/>
              <w:sz w:val="24"/>
              <w:lang w:eastAsia="it-IT"/>
              <w14:ligatures w14:val="standardContextual"/>
            </w:rPr>
            <w:tab/>
          </w:r>
          <w:r w:rsidRPr="00B3310D" w:rsidDel="00C952FD">
            <w:rPr>
              <w:rStyle w:val="Collegamentoipertestuale"/>
            </w:rPr>
            <w:delText>FASE 4 - adempimenti in fase di avvio lavori</w:delText>
          </w:r>
          <w:r w:rsidDel="00C952FD">
            <w:rPr>
              <w:webHidden/>
            </w:rPr>
            <w:tab/>
            <w:delText>44</w:delText>
          </w:r>
        </w:del>
      </w:ins>
    </w:p>
    <w:p w14:paraId="6264B400" w14:textId="191C4588" w:rsidR="007E0056" w:rsidDel="00C952FD" w:rsidRDefault="007E0056" w:rsidP="00471678">
      <w:pPr>
        <w:pStyle w:val="Sommario3"/>
        <w:rPr>
          <w:ins w:id="2454" w:author="Visone Rossana (GSE)" w:date="2025-10-06T15:59:00Z" w16du:dateUtc="2025-10-06T13:59:00Z"/>
          <w:del w:id="2455" w:author="Visone Rossana (GSE)" w:date="2025-10-27T12:57:00Z" w16du:dateUtc="2025-10-27T11:57:00Z"/>
          <w:rFonts w:eastAsiaTheme="minorEastAsia" w:cstheme="minorBidi"/>
          <w:b/>
          <w:kern w:val="2"/>
          <w:sz w:val="24"/>
          <w:lang w:eastAsia="it-IT"/>
          <w14:ligatures w14:val="standardContextual"/>
        </w:rPr>
      </w:pPr>
      <w:ins w:id="2456" w:author="Visone Rossana (GSE)" w:date="2025-10-06T15:59:00Z" w16du:dateUtc="2025-10-06T13:59:00Z">
        <w:del w:id="2457" w:author="Visone Rossana (GSE)" w:date="2025-10-27T12:57:00Z" w16du:dateUtc="2025-10-27T11:57:00Z">
          <w:r w:rsidRPr="00B3310D" w:rsidDel="00C952FD">
            <w:rPr>
              <w:rStyle w:val="Collegamentoipertestuale"/>
            </w:rPr>
            <w:delText>7.1.3</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5 - Erogazione degli incentivi: acconto e rata intermedia</w:delText>
          </w:r>
          <w:r w:rsidDel="00C952FD">
            <w:rPr>
              <w:webHidden/>
            </w:rPr>
            <w:tab/>
            <w:delText>45</w:delText>
          </w:r>
        </w:del>
      </w:ins>
    </w:p>
    <w:p w14:paraId="4C5A3FB6" w14:textId="62BCCA4D" w:rsidR="007E0056" w:rsidDel="00C952FD" w:rsidRDefault="007E0056" w:rsidP="00471678">
      <w:pPr>
        <w:pStyle w:val="Sommario3"/>
        <w:rPr>
          <w:ins w:id="2458" w:author="Visone Rossana (GSE)" w:date="2025-10-06T15:59:00Z" w16du:dateUtc="2025-10-06T13:59:00Z"/>
          <w:del w:id="2459" w:author="Visone Rossana (GSE)" w:date="2025-10-27T12:57:00Z" w16du:dateUtc="2025-10-27T11:57:00Z"/>
          <w:rFonts w:eastAsiaTheme="minorEastAsia" w:cstheme="minorBidi"/>
          <w:b/>
          <w:kern w:val="2"/>
          <w:sz w:val="24"/>
          <w:lang w:eastAsia="it-IT"/>
          <w14:ligatures w14:val="standardContextual"/>
        </w:rPr>
      </w:pPr>
      <w:ins w:id="2460" w:author="Visone Rossana (GSE)" w:date="2025-10-06T15:59:00Z" w16du:dateUtc="2025-10-06T13:59:00Z">
        <w:del w:id="2461" w:author="Visone Rossana (GSE)" w:date="2025-10-27T12:57:00Z" w16du:dateUtc="2025-10-27T11:57:00Z">
          <w:r w:rsidRPr="00B3310D" w:rsidDel="00C952FD">
            <w:rPr>
              <w:rStyle w:val="Collegamentoipertestuale"/>
            </w:rPr>
            <w:delText>7.1.4</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5 - adempimenti in fase di conclusione dei lavori</w:delText>
          </w:r>
          <w:r w:rsidDel="00C952FD">
            <w:rPr>
              <w:webHidden/>
            </w:rPr>
            <w:tab/>
            <w:delText>47</w:delText>
          </w:r>
        </w:del>
      </w:ins>
    </w:p>
    <w:p w14:paraId="3D4B0F8B" w14:textId="27DA46AF" w:rsidR="007E0056" w:rsidDel="00C952FD" w:rsidRDefault="007E0056" w:rsidP="00471678">
      <w:pPr>
        <w:pStyle w:val="Sommario3"/>
        <w:rPr>
          <w:ins w:id="2462" w:author="Visone Rossana (GSE)" w:date="2025-10-06T15:59:00Z" w16du:dateUtc="2025-10-06T13:59:00Z"/>
          <w:del w:id="2463" w:author="Visone Rossana (GSE)" w:date="2025-10-27T12:57:00Z" w16du:dateUtc="2025-10-27T11:57:00Z"/>
          <w:rFonts w:eastAsiaTheme="minorEastAsia" w:cstheme="minorBidi"/>
          <w:b/>
          <w:kern w:val="2"/>
          <w:sz w:val="24"/>
          <w:lang w:eastAsia="it-IT"/>
          <w14:ligatures w14:val="standardContextual"/>
        </w:rPr>
      </w:pPr>
      <w:ins w:id="2464" w:author="Visone Rossana (GSE)" w:date="2025-10-06T15:59:00Z" w16du:dateUtc="2025-10-06T13:59:00Z">
        <w:del w:id="2465" w:author="Visone Rossana (GSE)" w:date="2025-10-27T12:57:00Z" w16du:dateUtc="2025-10-27T11:57:00Z">
          <w:r w:rsidRPr="00B3310D" w:rsidDel="00C952FD">
            <w:rPr>
              <w:rStyle w:val="Collegamentoipertestuale"/>
            </w:rPr>
            <w:delText>7.1.5</w:delText>
          </w:r>
          <w:r w:rsidDel="00C952FD">
            <w:rPr>
              <w:rFonts w:eastAsiaTheme="minorEastAsia" w:cstheme="minorBidi"/>
              <w:kern w:val="2"/>
              <w:sz w:val="24"/>
              <w:lang w:eastAsia="it-IT"/>
              <w14:ligatures w14:val="standardContextual"/>
            </w:rPr>
            <w:tab/>
          </w:r>
          <w:r w:rsidRPr="00B3310D" w:rsidDel="00C952FD">
            <w:rPr>
              <w:rStyle w:val="Collegamentoipertestuale"/>
            </w:rPr>
            <w:delText>- FASE 5 - adempimenti conclusivi - richiesta di accesso diretto per erogazione saldo</w:delText>
          </w:r>
          <w:r w:rsidDel="00C952FD">
            <w:rPr>
              <w:webHidden/>
            </w:rPr>
            <w:tab/>
            <w:delText>47</w:delText>
          </w:r>
        </w:del>
      </w:ins>
    </w:p>
    <w:p w14:paraId="03A02CF4" w14:textId="3E38979E" w:rsidR="007E0056" w:rsidDel="00C952FD" w:rsidRDefault="007E0056" w:rsidP="00471678">
      <w:pPr>
        <w:pStyle w:val="Sommario3"/>
        <w:rPr>
          <w:ins w:id="2466" w:author="Visone Rossana (GSE)" w:date="2025-10-06T15:59:00Z" w16du:dateUtc="2025-10-06T13:59:00Z"/>
          <w:del w:id="2467" w:author="Visone Rossana (GSE)" w:date="2025-10-27T12:57:00Z" w16du:dateUtc="2025-10-27T11:57:00Z"/>
          <w:rFonts w:eastAsiaTheme="minorEastAsia" w:cstheme="minorBidi"/>
          <w:b/>
          <w:kern w:val="2"/>
          <w:sz w:val="24"/>
          <w:lang w:eastAsia="it-IT"/>
          <w14:ligatures w14:val="standardContextual"/>
        </w:rPr>
      </w:pPr>
      <w:ins w:id="2468" w:author="Visone Rossana (GSE)" w:date="2025-10-06T15:59:00Z" w16du:dateUtc="2025-10-06T13:59:00Z">
        <w:del w:id="2469" w:author="Visone Rossana (GSE)" w:date="2025-10-27T12:57:00Z" w16du:dateUtc="2025-10-27T11:57:00Z">
          <w:r w:rsidRPr="00B3310D" w:rsidDel="00C952FD">
            <w:rPr>
              <w:rStyle w:val="Collegamentoipertestuale"/>
            </w:rPr>
            <w:delText>7.1.6</w:delText>
          </w:r>
          <w:r w:rsidDel="00C952FD">
            <w:rPr>
              <w:rFonts w:eastAsiaTheme="minorEastAsia" w:cstheme="minorBidi"/>
              <w:kern w:val="2"/>
              <w:sz w:val="24"/>
              <w:lang w:eastAsia="it-IT"/>
              <w14:ligatures w14:val="standardContextual"/>
            </w:rPr>
            <w:tab/>
          </w:r>
          <w:r w:rsidRPr="00B3310D" w:rsidDel="00C952FD">
            <w:rPr>
              <w:rStyle w:val="Collegamentoipertestuale"/>
            </w:rPr>
            <w:delText>-Decadenza dalla prenotazione</w:delText>
          </w:r>
          <w:r w:rsidDel="00C952FD">
            <w:rPr>
              <w:webHidden/>
            </w:rPr>
            <w:tab/>
            <w:delText>47</w:delText>
          </w:r>
        </w:del>
      </w:ins>
    </w:p>
    <w:p w14:paraId="32E93DDF" w14:textId="554DBD28" w:rsidR="007E0056" w:rsidDel="00C952FD" w:rsidRDefault="007E0056">
      <w:pPr>
        <w:pStyle w:val="Sommario1"/>
        <w:rPr>
          <w:ins w:id="2470" w:author="Visone Rossana (GSE)" w:date="2025-10-06T15:59:00Z" w16du:dateUtc="2025-10-06T13:59:00Z"/>
          <w:del w:id="247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472" w:author="Visone Rossana (GSE)" w:date="2025-10-06T15:59:00Z" w16du:dateUtc="2025-10-06T13:59:00Z">
        <w:del w:id="2473" w:author="Visone Rossana (GSE)" w:date="2025-10-27T12:57:00Z" w16du:dateUtc="2025-10-27T11:57:00Z">
          <w:r w:rsidRPr="00B3310D" w:rsidDel="00C952FD">
            <w:rPr>
              <w:rStyle w:val="Collegamentoipertestuale"/>
            </w:rPr>
            <w:delText>8</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REQUISITI PER L’ACCESSO AGLI INCENTIVI E IL MANTENIMENTO DEI REQUISITI</w:delText>
          </w:r>
          <w:r w:rsidDel="00C952FD">
            <w:rPr>
              <w:webHidden/>
            </w:rPr>
            <w:tab/>
            <w:delText>48</w:delText>
          </w:r>
        </w:del>
      </w:ins>
    </w:p>
    <w:p w14:paraId="38F75473" w14:textId="191FAA17" w:rsidR="007E0056" w:rsidDel="00C952FD" w:rsidRDefault="007E0056">
      <w:pPr>
        <w:pStyle w:val="Sommario1"/>
        <w:rPr>
          <w:ins w:id="2474" w:author="Visone Rossana (GSE)" w:date="2025-10-06T15:59:00Z" w16du:dateUtc="2025-10-06T13:59:00Z"/>
          <w:del w:id="247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476" w:author="Visone Rossana (GSE)" w:date="2025-10-06T15:59:00Z" w16du:dateUtc="2025-10-06T13:59:00Z">
        <w:del w:id="2477" w:author="Visone Rossana (GSE)" w:date="2025-10-27T12:57:00Z" w16du:dateUtc="2025-10-27T11:57:00Z">
          <w:r w:rsidRPr="00B3310D" w:rsidDel="00C952FD">
            <w:rPr>
              <w:rStyle w:val="Collegamentoipertestuale"/>
            </w:rPr>
            <w:delText>9</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INTERVENTI INCENTIVABILI</w:delText>
          </w:r>
          <w:r w:rsidDel="00C952FD">
            <w:rPr>
              <w:webHidden/>
            </w:rPr>
            <w:tab/>
            <w:delText>49</w:delText>
          </w:r>
        </w:del>
      </w:ins>
    </w:p>
    <w:p w14:paraId="036FA1B6" w14:textId="3AA88EEA" w:rsidR="007E0056" w:rsidDel="00C952FD" w:rsidRDefault="007E0056" w:rsidP="00471678">
      <w:pPr>
        <w:pStyle w:val="Sommario3"/>
        <w:rPr>
          <w:ins w:id="2478" w:author="Visone Rossana (GSE)" w:date="2025-10-06T15:59:00Z" w16du:dateUtc="2025-10-06T13:59:00Z"/>
          <w:del w:id="2479" w:author="Visone Rossana (GSE)" w:date="2025-10-27T12:57:00Z" w16du:dateUtc="2025-10-27T11:57:00Z"/>
          <w:rFonts w:eastAsiaTheme="minorEastAsia" w:cstheme="minorBidi"/>
          <w:b/>
          <w:kern w:val="2"/>
          <w:sz w:val="24"/>
          <w:lang w:eastAsia="it-IT"/>
          <w14:ligatures w14:val="standardContextual"/>
        </w:rPr>
      </w:pPr>
      <w:ins w:id="2480" w:author="Visone Rossana (GSE)" w:date="2025-10-06T15:59:00Z" w16du:dateUtc="2025-10-06T13:59:00Z">
        <w:del w:id="2481" w:author="Visone Rossana (GSE)" w:date="2025-10-27T12:57:00Z" w16du:dateUtc="2025-10-27T11:57:00Z">
          <w:r w:rsidRPr="00B3310D" w:rsidDel="00C952FD">
            <w:rPr>
              <w:rStyle w:val="Collegamentoipertestuale"/>
              <w:rFonts w:cs="Calibri"/>
            </w:rPr>
            <w:delText>9.1</w:delText>
          </w:r>
          <w:r w:rsidDel="00C952FD">
            <w:rPr>
              <w:rFonts w:eastAsiaTheme="minorEastAsia" w:cstheme="minorBidi"/>
              <w:kern w:val="2"/>
              <w:sz w:val="24"/>
              <w:lang w:eastAsia="it-IT"/>
              <w14:ligatures w14:val="standardContextual"/>
            </w:rPr>
            <w:tab/>
          </w:r>
          <w:r w:rsidRPr="00B3310D" w:rsidDel="00C952FD">
            <w:rPr>
              <w:rStyle w:val="Collegamentoipertestuale"/>
            </w:rPr>
            <w:delText>Isolamento termico di superfici opache delimitanti il volume climatizzato (intervento II.A - art. 5, comma 1, lettera a)</w:delText>
          </w:r>
          <w:r w:rsidDel="00C952FD">
            <w:rPr>
              <w:webHidden/>
            </w:rPr>
            <w:tab/>
            <w:delText>49</w:delText>
          </w:r>
        </w:del>
      </w:ins>
    </w:p>
    <w:p w14:paraId="6C9B861A" w14:textId="084113C4" w:rsidR="007E0056" w:rsidDel="00C952FD" w:rsidRDefault="007E0056" w:rsidP="00471678">
      <w:pPr>
        <w:pStyle w:val="Sommario3"/>
        <w:rPr>
          <w:ins w:id="2482" w:author="Visone Rossana (GSE)" w:date="2025-10-06T15:59:00Z" w16du:dateUtc="2025-10-06T13:59:00Z"/>
          <w:del w:id="2483" w:author="Visone Rossana (GSE)" w:date="2025-10-27T12:57:00Z" w16du:dateUtc="2025-10-27T11:57:00Z"/>
          <w:rFonts w:eastAsiaTheme="minorEastAsia" w:cstheme="minorBidi"/>
          <w:b/>
          <w:kern w:val="2"/>
          <w:sz w:val="24"/>
          <w:lang w:eastAsia="it-IT"/>
          <w14:ligatures w14:val="standardContextual"/>
        </w:rPr>
      </w:pPr>
      <w:ins w:id="2484" w:author="Visone Rossana (GSE)" w:date="2025-10-06T15:59:00Z" w16du:dateUtc="2025-10-06T13:59:00Z">
        <w:del w:id="2485" w:author="Visone Rossana (GSE)" w:date="2025-10-27T12:57:00Z" w16du:dateUtc="2025-10-27T11:57:00Z">
          <w:r w:rsidRPr="00B3310D" w:rsidDel="00C952FD">
            <w:rPr>
              <w:rStyle w:val="Collegamentoipertestuale"/>
            </w:rPr>
            <w:delText>9.1.1</w:delText>
          </w:r>
          <w:r w:rsidDel="00C952FD">
            <w:rPr>
              <w:rFonts w:eastAsiaTheme="minorEastAsia" w:cstheme="minorBidi"/>
              <w:kern w:val="2"/>
              <w:sz w:val="24"/>
              <w:lang w:eastAsia="it-IT"/>
              <w14:ligatures w14:val="standardContextual"/>
            </w:rPr>
            <w:tab/>
          </w:r>
          <w:r w:rsidRPr="00B3310D" w:rsidDel="00C952FD">
            <w:rPr>
              <w:rStyle w:val="Collegamentoipertestuale"/>
            </w:rPr>
            <w:delText>Soggetti che possono richiedere l’incentivo</w:delText>
          </w:r>
          <w:r w:rsidDel="00C952FD">
            <w:rPr>
              <w:webHidden/>
            </w:rPr>
            <w:tab/>
            <w:delText>50</w:delText>
          </w:r>
        </w:del>
      </w:ins>
    </w:p>
    <w:p w14:paraId="25747C1F" w14:textId="3A7CB3DF" w:rsidR="007E0056" w:rsidDel="00C952FD" w:rsidRDefault="007E0056" w:rsidP="00471678">
      <w:pPr>
        <w:pStyle w:val="Sommario3"/>
        <w:rPr>
          <w:ins w:id="2486" w:author="Visone Rossana (GSE)" w:date="2025-10-06T15:59:00Z" w16du:dateUtc="2025-10-06T13:59:00Z"/>
          <w:del w:id="2487" w:author="Visone Rossana (GSE)" w:date="2025-10-27T12:57:00Z" w16du:dateUtc="2025-10-27T11:57:00Z"/>
          <w:rFonts w:eastAsiaTheme="minorEastAsia" w:cstheme="minorBidi"/>
          <w:b/>
          <w:kern w:val="2"/>
          <w:sz w:val="24"/>
          <w:lang w:eastAsia="it-IT"/>
          <w14:ligatures w14:val="standardContextual"/>
        </w:rPr>
      </w:pPr>
      <w:ins w:id="2488" w:author="Visone Rossana (GSE)" w:date="2025-10-06T15:59:00Z" w16du:dateUtc="2025-10-06T13:59:00Z">
        <w:del w:id="2489" w:author="Visone Rossana (GSE)" w:date="2025-10-27T12:57:00Z" w16du:dateUtc="2025-10-27T11:57:00Z">
          <w:r w:rsidRPr="00B3310D" w:rsidDel="00C952FD">
            <w:rPr>
              <w:rStyle w:val="Collegamentoipertestuale"/>
            </w:rPr>
            <w:delText>9.1.2</w:delText>
          </w:r>
          <w:r w:rsidDel="00C952FD">
            <w:rPr>
              <w:rFonts w:eastAsiaTheme="minorEastAsia" w:cstheme="minorBidi"/>
              <w:kern w:val="2"/>
              <w:sz w:val="24"/>
              <w:lang w:eastAsia="it-IT"/>
              <w14:ligatures w14:val="standardContextual"/>
            </w:rPr>
            <w:tab/>
          </w:r>
          <w:r w:rsidRPr="00B3310D" w:rsidDel="00C952FD">
            <w:rPr>
              <w:rStyle w:val="Collegamentoipertestuale"/>
            </w:rPr>
            <w:delText>Requisiti tecnici per l’accesso all’incentivo (Allegato II del Decreto)</w:delText>
          </w:r>
          <w:r w:rsidDel="00C952FD">
            <w:rPr>
              <w:webHidden/>
            </w:rPr>
            <w:tab/>
            <w:delText>50</w:delText>
          </w:r>
        </w:del>
      </w:ins>
    </w:p>
    <w:p w14:paraId="00CA81AA" w14:textId="669F56FA" w:rsidR="007E0056" w:rsidDel="00C952FD" w:rsidRDefault="007E0056" w:rsidP="00471678">
      <w:pPr>
        <w:pStyle w:val="Sommario3"/>
        <w:rPr>
          <w:ins w:id="2490" w:author="Visone Rossana (GSE)" w:date="2025-10-06T15:59:00Z" w16du:dateUtc="2025-10-06T13:59:00Z"/>
          <w:del w:id="2491" w:author="Visone Rossana (GSE)" w:date="2025-10-27T12:57:00Z" w16du:dateUtc="2025-10-27T11:57:00Z"/>
          <w:rFonts w:eastAsiaTheme="minorEastAsia" w:cstheme="minorBidi"/>
          <w:b/>
          <w:kern w:val="2"/>
          <w:sz w:val="24"/>
          <w:lang w:eastAsia="it-IT"/>
          <w14:ligatures w14:val="standardContextual"/>
        </w:rPr>
      </w:pPr>
      <w:ins w:id="2492" w:author="Visone Rossana (GSE)" w:date="2025-10-06T15:59:00Z" w16du:dateUtc="2025-10-06T13:59:00Z">
        <w:del w:id="2493" w:author="Visone Rossana (GSE)" w:date="2025-10-27T12:57:00Z" w16du:dateUtc="2025-10-27T11:57:00Z">
          <w:r w:rsidRPr="00B3310D" w:rsidDel="00C952FD">
            <w:rPr>
              <w:rStyle w:val="Collegamentoipertestuale"/>
            </w:rPr>
            <w:delText>9.1.3</w:delText>
          </w:r>
          <w:r w:rsidDel="00C952FD">
            <w:rPr>
              <w:rFonts w:eastAsiaTheme="minorEastAsia" w:cstheme="minorBidi"/>
              <w:kern w:val="2"/>
              <w:sz w:val="24"/>
              <w:lang w:eastAsia="it-IT"/>
              <w14:ligatures w14:val="standardContextual"/>
            </w:rPr>
            <w:tab/>
          </w:r>
          <w:r w:rsidRPr="00B3310D" w:rsidDel="00C952FD">
            <w:rPr>
              <w:rStyle w:val="Collegamentoipertestuale"/>
            </w:rPr>
            <w:delText>Spese ammissibili ai fini del calcolo dell’incentivazione (art. 6- comma 1)</w:delText>
          </w:r>
          <w:r w:rsidDel="00C952FD">
            <w:rPr>
              <w:webHidden/>
            </w:rPr>
            <w:tab/>
            <w:delText>51</w:delText>
          </w:r>
        </w:del>
      </w:ins>
    </w:p>
    <w:p w14:paraId="73DD0669" w14:textId="39FB7677" w:rsidR="007E0056" w:rsidDel="00C952FD" w:rsidRDefault="007E0056" w:rsidP="00471678">
      <w:pPr>
        <w:pStyle w:val="Sommario3"/>
        <w:rPr>
          <w:ins w:id="2494" w:author="Visone Rossana (GSE)" w:date="2025-10-06T15:59:00Z" w16du:dateUtc="2025-10-06T13:59:00Z"/>
          <w:del w:id="2495" w:author="Visone Rossana (GSE)" w:date="2025-10-27T12:57:00Z" w16du:dateUtc="2025-10-27T11:57:00Z"/>
          <w:rFonts w:eastAsiaTheme="minorEastAsia" w:cstheme="minorBidi"/>
          <w:b/>
          <w:kern w:val="2"/>
          <w:sz w:val="24"/>
          <w:lang w:eastAsia="it-IT"/>
          <w14:ligatures w14:val="standardContextual"/>
        </w:rPr>
      </w:pPr>
      <w:ins w:id="2496" w:author="Visone Rossana (GSE)" w:date="2025-10-06T15:59:00Z" w16du:dateUtc="2025-10-06T13:59:00Z">
        <w:del w:id="2497" w:author="Visone Rossana (GSE)" w:date="2025-10-27T12:57:00Z" w16du:dateUtc="2025-10-27T11:57:00Z">
          <w:r w:rsidRPr="00B3310D" w:rsidDel="00C952FD">
            <w:rPr>
              <w:rStyle w:val="Collegamentoipertestuale"/>
            </w:rPr>
            <w:delText>9.1.4</w:delText>
          </w:r>
          <w:r w:rsidDel="00C952FD">
            <w:rPr>
              <w:rFonts w:eastAsiaTheme="minorEastAsia" w:cstheme="minorBidi"/>
              <w:kern w:val="2"/>
              <w:sz w:val="24"/>
              <w:lang w:eastAsia="it-IT"/>
              <w14:ligatures w14:val="standardContextual"/>
            </w:rPr>
            <w:tab/>
          </w:r>
          <w:r w:rsidRPr="00B3310D" w:rsidDel="00C952FD">
            <w:rPr>
              <w:rStyle w:val="Collegamentoipertestuale"/>
            </w:rPr>
            <w:delText>Calcolo dell’incentivo (Allegato II – 1 del Decreto)</w:delText>
          </w:r>
          <w:r w:rsidDel="00C952FD">
            <w:rPr>
              <w:webHidden/>
            </w:rPr>
            <w:tab/>
            <w:delText>52</w:delText>
          </w:r>
        </w:del>
      </w:ins>
    </w:p>
    <w:p w14:paraId="014BD812" w14:textId="7A54B85F" w:rsidR="007E0056" w:rsidDel="00C952FD" w:rsidRDefault="007E0056" w:rsidP="00471678">
      <w:pPr>
        <w:pStyle w:val="Sommario3"/>
        <w:rPr>
          <w:ins w:id="2498" w:author="Visone Rossana (GSE)" w:date="2025-10-06T15:59:00Z" w16du:dateUtc="2025-10-06T13:59:00Z"/>
          <w:del w:id="2499" w:author="Visone Rossana (GSE)" w:date="2025-10-27T12:57:00Z" w16du:dateUtc="2025-10-27T11:57:00Z"/>
          <w:rFonts w:eastAsiaTheme="minorEastAsia" w:cstheme="minorBidi"/>
          <w:b/>
          <w:kern w:val="2"/>
          <w:sz w:val="24"/>
          <w:lang w:eastAsia="it-IT"/>
          <w14:ligatures w14:val="standardContextual"/>
        </w:rPr>
      </w:pPr>
      <w:ins w:id="2500" w:author="Visone Rossana (GSE)" w:date="2025-10-06T15:59:00Z" w16du:dateUtc="2025-10-06T13:59:00Z">
        <w:del w:id="2501" w:author="Visone Rossana (GSE)" w:date="2025-10-27T12:57:00Z" w16du:dateUtc="2025-10-27T11:57:00Z">
          <w:r w:rsidRPr="00B3310D" w:rsidDel="00C952FD">
            <w:rPr>
              <w:rStyle w:val="Collegamentoipertestuale"/>
            </w:rPr>
            <w:delText>9.1.5</w:delText>
          </w:r>
          <w:r w:rsidDel="00C952FD">
            <w:rPr>
              <w:rFonts w:eastAsiaTheme="minorEastAsia" w:cstheme="minorBidi"/>
              <w:kern w:val="2"/>
              <w:sz w:val="24"/>
              <w:lang w:eastAsia="it-IT"/>
              <w14:ligatures w14:val="standardContextual"/>
            </w:rPr>
            <w:tab/>
          </w:r>
          <w:r w:rsidRPr="00B3310D" w:rsidDel="00C952FD">
            <w:rPr>
              <w:rStyle w:val="Collegamentoipertestuale"/>
            </w:rPr>
            <w:delText>Documentazione necessaria per l’accesso all’incentivo</w:delText>
          </w:r>
          <w:r w:rsidDel="00C952FD">
            <w:rPr>
              <w:webHidden/>
            </w:rPr>
            <w:tab/>
            <w:delText>53</w:delText>
          </w:r>
        </w:del>
      </w:ins>
    </w:p>
    <w:p w14:paraId="55ACD52C" w14:textId="6EB6B422" w:rsidR="007E0056" w:rsidDel="00C952FD" w:rsidRDefault="007E0056" w:rsidP="00471678">
      <w:pPr>
        <w:pStyle w:val="Sommario3"/>
        <w:rPr>
          <w:ins w:id="2502" w:author="Visone Rossana (GSE)" w:date="2025-10-06T15:59:00Z" w16du:dateUtc="2025-10-06T13:59:00Z"/>
          <w:del w:id="2503" w:author="Visone Rossana (GSE)" w:date="2025-10-27T12:57:00Z" w16du:dateUtc="2025-10-27T11:57:00Z"/>
          <w:rFonts w:eastAsiaTheme="minorEastAsia" w:cstheme="minorBidi"/>
          <w:b/>
          <w:kern w:val="2"/>
          <w:sz w:val="24"/>
          <w:lang w:eastAsia="it-IT"/>
          <w14:ligatures w14:val="standardContextual"/>
        </w:rPr>
      </w:pPr>
      <w:ins w:id="2504" w:author="Visone Rossana (GSE)" w:date="2025-10-06T15:59:00Z" w16du:dateUtc="2025-10-06T13:59:00Z">
        <w:del w:id="2505" w:author="Visone Rossana (GSE)" w:date="2025-10-27T12:57:00Z" w16du:dateUtc="2025-10-27T11:57:00Z">
          <w:r w:rsidRPr="00B3310D" w:rsidDel="00C952FD">
            <w:rPr>
              <w:rStyle w:val="Collegamentoipertestuale"/>
              <w:rFonts w:ascii="Calibri" w:hAnsi="Calibri" w:cs="Calibri"/>
            </w:rPr>
            <w:delText>9.2</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chiusure trasparenti comprensive di infissi delimitanti il volume climatizzato (intervento II.B- art. 5, comma 1, lettera b)</w:delText>
          </w:r>
          <w:r w:rsidDel="00C952FD">
            <w:rPr>
              <w:webHidden/>
            </w:rPr>
            <w:tab/>
            <w:delText>54</w:delText>
          </w:r>
        </w:del>
      </w:ins>
    </w:p>
    <w:p w14:paraId="627AE063" w14:textId="16FE2D14" w:rsidR="007E0056" w:rsidDel="00C952FD" w:rsidRDefault="007E0056" w:rsidP="00471678">
      <w:pPr>
        <w:pStyle w:val="Sommario3"/>
        <w:rPr>
          <w:ins w:id="2506" w:author="Visone Rossana (GSE)" w:date="2025-10-06T15:59:00Z" w16du:dateUtc="2025-10-06T13:59:00Z"/>
          <w:del w:id="2507" w:author="Visone Rossana (GSE)" w:date="2025-10-27T12:57:00Z" w16du:dateUtc="2025-10-27T11:57:00Z"/>
          <w:rFonts w:eastAsiaTheme="minorEastAsia" w:cstheme="minorBidi"/>
          <w:b/>
          <w:kern w:val="2"/>
          <w:sz w:val="24"/>
          <w:lang w:eastAsia="it-IT"/>
          <w14:ligatures w14:val="standardContextual"/>
        </w:rPr>
      </w:pPr>
      <w:ins w:id="2508" w:author="Visone Rossana (GSE)" w:date="2025-10-06T15:59:00Z" w16du:dateUtc="2025-10-06T13:59:00Z">
        <w:del w:id="2509" w:author="Visone Rossana (GSE)" w:date="2025-10-27T12:57:00Z" w16du:dateUtc="2025-10-27T11:57:00Z">
          <w:r w:rsidRPr="00B3310D" w:rsidDel="00C952FD">
            <w:rPr>
              <w:rStyle w:val="Collegamentoipertestuale"/>
              <w:rFonts w:ascii="Calibri" w:hAnsi="Calibri" w:cs="Calibri"/>
            </w:rPr>
            <w:delText>9.3</w:delText>
          </w:r>
          <w:r w:rsidDel="00C952FD">
            <w:rPr>
              <w:rFonts w:eastAsiaTheme="minorEastAsia" w:cstheme="minorBidi"/>
              <w:kern w:val="2"/>
              <w:sz w:val="24"/>
              <w:lang w:eastAsia="it-IT"/>
              <w14:ligatures w14:val="standardContextual"/>
            </w:rPr>
            <w:tab/>
          </w:r>
          <w:r w:rsidRPr="00B3310D" w:rsidDel="00C952FD">
            <w:rPr>
              <w:rStyle w:val="Collegamentoipertestuale"/>
            </w:rPr>
            <w:delText>Installazione di sistemi di schermatura e/o ombreggiamento e/o sistemi di filtrazione solare esterni di chiusure trasparenti con esposizione da Est-Sud-Est a Ovest, fissi o mobili, non trasportabili (intervento II.C - art. 5, comma 1, lettera c)</w:delText>
          </w:r>
          <w:r w:rsidDel="00C952FD">
            <w:rPr>
              <w:webHidden/>
            </w:rPr>
            <w:tab/>
            <w:delText>54</w:delText>
          </w:r>
        </w:del>
      </w:ins>
    </w:p>
    <w:p w14:paraId="1EFF0E62" w14:textId="36CF9864" w:rsidR="007E0056" w:rsidDel="00C952FD" w:rsidRDefault="007E0056" w:rsidP="00471678">
      <w:pPr>
        <w:pStyle w:val="Sommario3"/>
        <w:rPr>
          <w:ins w:id="2510" w:author="Visone Rossana (GSE)" w:date="2025-10-06T15:59:00Z" w16du:dateUtc="2025-10-06T13:59:00Z"/>
          <w:del w:id="2511" w:author="Visone Rossana (GSE)" w:date="2025-10-27T12:57:00Z" w16du:dateUtc="2025-10-27T11:57:00Z"/>
          <w:rFonts w:eastAsiaTheme="minorEastAsia" w:cstheme="minorBidi"/>
          <w:b/>
          <w:kern w:val="2"/>
          <w:sz w:val="24"/>
          <w:lang w:eastAsia="it-IT"/>
          <w14:ligatures w14:val="standardContextual"/>
        </w:rPr>
      </w:pPr>
      <w:ins w:id="2512" w:author="Visone Rossana (GSE)" w:date="2025-10-06T15:59:00Z" w16du:dateUtc="2025-10-06T13:59:00Z">
        <w:del w:id="2513" w:author="Visone Rossana (GSE)" w:date="2025-10-27T12:57:00Z" w16du:dateUtc="2025-10-27T11:57:00Z">
          <w:r w:rsidRPr="00B3310D" w:rsidDel="00C952FD">
            <w:rPr>
              <w:rStyle w:val="Collegamentoipertestuale"/>
              <w:rFonts w:ascii="Calibri" w:hAnsi="Calibri" w:cs="Calibri"/>
            </w:rPr>
            <w:delText>9.4</w:delText>
          </w:r>
          <w:r w:rsidDel="00C952FD">
            <w:rPr>
              <w:rFonts w:eastAsiaTheme="minorEastAsia" w:cstheme="minorBidi"/>
              <w:kern w:val="2"/>
              <w:sz w:val="24"/>
              <w:lang w:eastAsia="it-IT"/>
              <w14:ligatures w14:val="standardContextual"/>
            </w:rPr>
            <w:tab/>
          </w:r>
          <w:r w:rsidRPr="00B3310D" w:rsidDel="00C952FD">
            <w:rPr>
              <w:rStyle w:val="Collegamentoipertestuale"/>
            </w:rPr>
            <w:delText>Trasformazione degli edifici esistenti in “edifici a energia quasi zero” (intervento II.D - art. 5, comma 1, lettera d)</w:delText>
          </w:r>
          <w:r w:rsidDel="00C952FD">
            <w:rPr>
              <w:webHidden/>
            </w:rPr>
            <w:tab/>
            <w:delText>54</w:delText>
          </w:r>
        </w:del>
      </w:ins>
    </w:p>
    <w:p w14:paraId="39D785F7" w14:textId="4B734364" w:rsidR="007E0056" w:rsidDel="00C952FD" w:rsidRDefault="007E0056" w:rsidP="00471678">
      <w:pPr>
        <w:pStyle w:val="Sommario3"/>
        <w:rPr>
          <w:ins w:id="2514" w:author="Visone Rossana (GSE)" w:date="2025-10-06T15:59:00Z" w16du:dateUtc="2025-10-06T13:59:00Z"/>
          <w:del w:id="2515" w:author="Visone Rossana (GSE)" w:date="2025-10-27T12:57:00Z" w16du:dateUtc="2025-10-27T11:57:00Z"/>
          <w:rFonts w:eastAsiaTheme="minorEastAsia" w:cstheme="minorBidi"/>
          <w:b/>
          <w:kern w:val="2"/>
          <w:sz w:val="24"/>
          <w:lang w:eastAsia="it-IT"/>
          <w14:ligatures w14:val="standardContextual"/>
        </w:rPr>
      </w:pPr>
      <w:ins w:id="2516" w:author="Visone Rossana (GSE)" w:date="2025-10-06T15:59:00Z" w16du:dateUtc="2025-10-06T13:59:00Z">
        <w:del w:id="2517" w:author="Visone Rossana (GSE)" w:date="2025-10-27T12:57:00Z" w16du:dateUtc="2025-10-27T11:57:00Z">
          <w:r w:rsidRPr="00B3310D" w:rsidDel="00C952FD">
            <w:rPr>
              <w:rStyle w:val="Collegamentoipertestuale"/>
              <w:rFonts w:ascii="Calibri" w:hAnsi="Calibri" w:cs="Calibri"/>
            </w:rPr>
            <w:delText>9.5</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sistemi per l’illuminazione d’interni e delle pertinenze esterne degli edifici esistenti con sistemi efficienti di illuminazione (intervento II.E - art. 5, comma 1, lettera e)</w:delText>
          </w:r>
          <w:r w:rsidDel="00C952FD">
            <w:rPr>
              <w:webHidden/>
            </w:rPr>
            <w:tab/>
            <w:delText>54</w:delText>
          </w:r>
        </w:del>
      </w:ins>
    </w:p>
    <w:p w14:paraId="1C3B2FB2" w14:textId="6AA0A6FD" w:rsidR="007E0056" w:rsidDel="00C952FD" w:rsidRDefault="007E0056" w:rsidP="00471678">
      <w:pPr>
        <w:pStyle w:val="Sommario3"/>
        <w:rPr>
          <w:ins w:id="2518" w:author="Visone Rossana (GSE)" w:date="2025-10-06T15:59:00Z" w16du:dateUtc="2025-10-06T13:59:00Z"/>
          <w:del w:id="2519" w:author="Visone Rossana (GSE)" w:date="2025-10-27T12:57:00Z" w16du:dateUtc="2025-10-27T11:57:00Z"/>
          <w:rFonts w:eastAsiaTheme="minorEastAsia" w:cstheme="minorBidi"/>
          <w:b/>
          <w:kern w:val="2"/>
          <w:sz w:val="24"/>
          <w:lang w:eastAsia="it-IT"/>
          <w14:ligatures w14:val="standardContextual"/>
        </w:rPr>
      </w:pPr>
      <w:ins w:id="2520" w:author="Visone Rossana (GSE)" w:date="2025-10-06T15:59:00Z" w16du:dateUtc="2025-10-06T13:59:00Z">
        <w:del w:id="2521" w:author="Visone Rossana (GSE)" w:date="2025-10-27T12:57:00Z" w16du:dateUtc="2025-10-27T11:57:00Z">
          <w:r w:rsidRPr="00B3310D" w:rsidDel="00C952FD">
            <w:rPr>
              <w:rStyle w:val="Collegamentoipertestuale"/>
              <w:rFonts w:ascii="Calibri" w:hAnsi="Calibri" w:cs="Calibri"/>
            </w:rPr>
            <w:delText>9.6</w:delText>
          </w:r>
          <w:r w:rsidDel="00C952FD">
            <w:rPr>
              <w:rFonts w:eastAsiaTheme="minorEastAsia" w:cstheme="minorBidi"/>
              <w:kern w:val="2"/>
              <w:sz w:val="24"/>
              <w:lang w:eastAsia="it-IT"/>
              <w14:ligatures w14:val="standardContextual"/>
            </w:rPr>
            <w:tab/>
          </w:r>
          <w:r w:rsidRPr="00B3310D" w:rsidDel="00C952FD">
            <w:rPr>
              <w:rStyle w:val="Collegamentoipertestuale"/>
            </w:rPr>
            <w:delText>Installazione di tecnologie di gestione e controllo automatico (building automation) degli impianti termici ed elettrici degli edifici, ivi compresa l’installazione di sistemi di termoregolazione e contabilizzazione del calore (intervento II.F - art. 5, comma 1, lettera f)</w:delText>
          </w:r>
          <w:r w:rsidDel="00C952FD">
            <w:rPr>
              <w:webHidden/>
            </w:rPr>
            <w:tab/>
            <w:delText>55</w:delText>
          </w:r>
        </w:del>
      </w:ins>
    </w:p>
    <w:p w14:paraId="25A186C6" w14:textId="66F5658C" w:rsidR="007E0056" w:rsidDel="00C952FD" w:rsidRDefault="007E0056" w:rsidP="00471678">
      <w:pPr>
        <w:pStyle w:val="Sommario3"/>
        <w:rPr>
          <w:ins w:id="2522" w:author="Visone Rossana (GSE)" w:date="2025-10-06T15:59:00Z" w16du:dateUtc="2025-10-06T13:59:00Z"/>
          <w:del w:id="2523" w:author="Visone Rossana (GSE)" w:date="2025-10-27T12:57:00Z" w16du:dateUtc="2025-10-27T11:57:00Z"/>
          <w:rFonts w:eastAsiaTheme="minorEastAsia" w:cstheme="minorBidi"/>
          <w:b/>
          <w:kern w:val="2"/>
          <w:sz w:val="24"/>
          <w:lang w:eastAsia="it-IT"/>
          <w14:ligatures w14:val="standardContextual"/>
        </w:rPr>
      </w:pPr>
      <w:ins w:id="2524" w:author="Visone Rossana (GSE)" w:date="2025-10-06T15:59:00Z" w16du:dateUtc="2025-10-06T13:59:00Z">
        <w:del w:id="2525" w:author="Visone Rossana (GSE)" w:date="2025-10-27T12:57:00Z" w16du:dateUtc="2025-10-27T11:57:00Z">
          <w:r w:rsidRPr="00B3310D" w:rsidDel="00C952FD">
            <w:rPr>
              <w:rStyle w:val="Collegamentoipertestuale"/>
              <w:rFonts w:cs="Calibri"/>
            </w:rPr>
            <w:delText>9.7</w:delText>
          </w:r>
          <w:r w:rsidDel="00C952FD">
            <w:rPr>
              <w:rFonts w:eastAsiaTheme="minorEastAsia" w:cstheme="minorBidi"/>
              <w:kern w:val="2"/>
              <w:sz w:val="24"/>
              <w:lang w:eastAsia="it-IT"/>
              <w14:ligatures w14:val="standardContextual"/>
            </w:rPr>
            <w:tab/>
          </w:r>
          <w:r w:rsidRPr="00B3310D" w:rsidDel="00C952FD">
            <w:rPr>
              <w:rStyle w:val="Collegamentoipertestuale"/>
            </w:rPr>
            <w:delTex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delText>
          </w:r>
          <w:r w:rsidDel="00C952FD">
            <w:rPr>
              <w:webHidden/>
            </w:rPr>
            <w:tab/>
            <w:delText>55</w:delText>
          </w:r>
        </w:del>
      </w:ins>
    </w:p>
    <w:p w14:paraId="40BC1BDE" w14:textId="4C027E81" w:rsidR="007E0056" w:rsidDel="00C952FD" w:rsidRDefault="007E0056" w:rsidP="00471678">
      <w:pPr>
        <w:pStyle w:val="Sommario3"/>
        <w:rPr>
          <w:ins w:id="2526" w:author="Visone Rossana (GSE)" w:date="2025-10-06T15:59:00Z" w16du:dateUtc="2025-10-06T13:59:00Z"/>
          <w:del w:id="2527" w:author="Visone Rossana (GSE)" w:date="2025-10-27T12:57:00Z" w16du:dateUtc="2025-10-27T11:57:00Z"/>
          <w:rFonts w:eastAsiaTheme="minorEastAsia" w:cstheme="minorBidi"/>
          <w:b/>
          <w:kern w:val="2"/>
          <w:sz w:val="24"/>
          <w:lang w:eastAsia="it-IT"/>
          <w14:ligatures w14:val="standardContextual"/>
        </w:rPr>
      </w:pPr>
      <w:ins w:id="2528" w:author="Visone Rossana (GSE)" w:date="2025-10-06T15:59:00Z" w16du:dateUtc="2025-10-06T13:59:00Z">
        <w:del w:id="2529" w:author="Visone Rossana (GSE)" w:date="2025-10-27T12:57:00Z" w16du:dateUtc="2025-10-27T11:57:00Z">
          <w:r w:rsidRPr="00B3310D" w:rsidDel="00C952FD">
            <w:rPr>
              <w:rStyle w:val="Collegamentoipertestuale"/>
            </w:rPr>
            <w:delText>9.7.1</w:delText>
          </w:r>
          <w:r w:rsidDel="00C952FD">
            <w:rPr>
              <w:rFonts w:eastAsiaTheme="minorEastAsia" w:cstheme="minorBidi"/>
              <w:kern w:val="2"/>
              <w:sz w:val="24"/>
              <w:lang w:eastAsia="it-IT"/>
              <w14:ligatures w14:val="standardContextual"/>
            </w:rPr>
            <w:tab/>
          </w:r>
          <w:r w:rsidRPr="00B3310D" w:rsidDel="00C952FD">
            <w:rPr>
              <w:rStyle w:val="Collegamentoipertestuale"/>
            </w:rPr>
            <w:delText>Soggetti che possono richiedere l’incentivo</w:delText>
          </w:r>
          <w:r w:rsidDel="00C952FD">
            <w:rPr>
              <w:webHidden/>
            </w:rPr>
            <w:tab/>
            <w:delText>55</w:delText>
          </w:r>
        </w:del>
      </w:ins>
    </w:p>
    <w:p w14:paraId="0B85E77F" w14:textId="55C51B2B" w:rsidR="007E0056" w:rsidDel="00C952FD" w:rsidRDefault="007E0056" w:rsidP="00471678">
      <w:pPr>
        <w:pStyle w:val="Sommario3"/>
        <w:rPr>
          <w:ins w:id="2530" w:author="Visone Rossana (GSE)" w:date="2025-10-06T15:59:00Z" w16du:dateUtc="2025-10-06T13:59:00Z"/>
          <w:del w:id="2531" w:author="Visone Rossana (GSE)" w:date="2025-10-27T12:57:00Z" w16du:dateUtc="2025-10-27T11:57:00Z"/>
          <w:rFonts w:eastAsiaTheme="minorEastAsia" w:cstheme="minorBidi"/>
          <w:b/>
          <w:kern w:val="2"/>
          <w:sz w:val="24"/>
          <w:lang w:eastAsia="it-IT"/>
          <w14:ligatures w14:val="standardContextual"/>
        </w:rPr>
      </w:pPr>
      <w:ins w:id="2532" w:author="Visone Rossana (GSE)" w:date="2025-10-06T15:59:00Z" w16du:dateUtc="2025-10-06T13:59:00Z">
        <w:del w:id="2533" w:author="Visone Rossana (GSE)" w:date="2025-10-27T12:57:00Z" w16du:dateUtc="2025-10-27T11:57:00Z">
          <w:r w:rsidRPr="00B3310D" w:rsidDel="00C952FD">
            <w:rPr>
              <w:rStyle w:val="Collegamentoipertestuale"/>
            </w:rPr>
            <w:delText>9.7.2</w:delText>
          </w:r>
          <w:r w:rsidDel="00C952FD">
            <w:rPr>
              <w:rFonts w:eastAsiaTheme="minorEastAsia" w:cstheme="minorBidi"/>
              <w:kern w:val="2"/>
              <w:sz w:val="24"/>
              <w:lang w:eastAsia="it-IT"/>
              <w14:ligatures w14:val="standardContextual"/>
            </w:rPr>
            <w:tab/>
          </w:r>
          <w:r w:rsidRPr="00B3310D" w:rsidDel="00C952FD">
            <w:rPr>
              <w:rStyle w:val="Collegamentoipertestuale"/>
            </w:rPr>
            <w:delText xml:space="preserve">Requisiti tecnici per l’accesso all’incentivo (Allegato </w:delText>
          </w:r>
          <w:r w:rsidRPr="00B3310D" w:rsidDel="00C952FD">
            <w:rPr>
              <w:rStyle w:val="Collegamentoipertestuale"/>
              <w:highlight w:val="yellow"/>
            </w:rPr>
            <w:delText>I</w:delText>
          </w:r>
          <w:r w:rsidRPr="00B3310D" w:rsidDel="00C952FD">
            <w:rPr>
              <w:rStyle w:val="Collegamentoipertestuale"/>
            </w:rPr>
            <w:delText xml:space="preserve"> del Decreto)</w:delText>
          </w:r>
          <w:r w:rsidDel="00C952FD">
            <w:rPr>
              <w:webHidden/>
            </w:rPr>
            <w:tab/>
            <w:delText>56</w:delText>
          </w:r>
        </w:del>
      </w:ins>
    </w:p>
    <w:p w14:paraId="2B0EB06E" w14:textId="35B34539" w:rsidR="007E0056" w:rsidDel="00C952FD" w:rsidRDefault="007E0056" w:rsidP="00471678">
      <w:pPr>
        <w:pStyle w:val="Sommario3"/>
        <w:rPr>
          <w:ins w:id="2534" w:author="Visone Rossana (GSE)" w:date="2025-10-06T15:59:00Z" w16du:dateUtc="2025-10-06T13:59:00Z"/>
          <w:del w:id="2535" w:author="Visone Rossana (GSE)" w:date="2025-10-27T12:57:00Z" w16du:dateUtc="2025-10-27T11:57:00Z"/>
          <w:rFonts w:eastAsiaTheme="minorEastAsia" w:cstheme="minorBidi"/>
          <w:b/>
          <w:kern w:val="2"/>
          <w:sz w:val="24"/>
          <w:lang w:eastAsia="it-IT"/>
          <w14:ligatures w14:val="standardContextual"/>
        </w:rPr>
      </w:pPr>
      <w:ins w:id="2536" w:author="Visone Rossana (GSE)" w:date="2025-10-06T15:59:00Z" w16du:dateUtc="2025-10-06T13:59:00Z">
        <w:del w:id="2537" w:author="Visone Rossana (GSE)" w:date="2025-10-27T12:57:00Z" w16du:dateUtc="2025-10-27T11:57:00Z">
          <w:r w:rsidRPr="00B3310D" w:rsidDel="00C952FD">
            <w:rPr>
              <w:rStyle w:val="Collegamentoipertestuale"/>
            </w:rPr>
            <w:delText>9.7.3</w:delText>
          </w:r>
          <w:r w:rsidDel="00C952FD">
            <w:rPr>
              <w:rFonts w:eastAsiaTheme="minorEastAsia" w:cstheme="minorBidi"/>
              <w:kern w:val="2"/>
              <w:sz w:val="24"/>
              <w:lang w:eastAsia="it-IT"/>
              <w14:ligatures w14:val="standardContextual"/>
            </w:rPr>
            <w:tab/>
          </w:r>
          <w:r w:rsidRPr="00B3310D" w:rsidDel="00C952FD">
            <w:rPr>
              <w:rStyle w:val="Collegamentoipertestuale"/>
            </w:rPr>
            <w:delText>Spese ammissibili ai fini del calcolo dell’incentivazione (art. 6)</w:delText>
          </w:r>
          <w:r w:rsidDel="00C952FD">
            <w:rPr>
              <w:webHidden/>
            </w:rPr>
            <w:tab/>
            <w:delText>56</w:delText>
          </w:r>
        </w:del>
      </w:ins>
    </w:p>
    <w:p w14:paraId="6D9335C3" w14:textId="77D47260" w:rsidR="007E0056" w:rsidDel="00C952FD" w:rsidRDefault="007E0056" w:rsidP="00471678">
      <w:pPr>
        <w:pStyle w:val="Sommario3"/>
        <w:rPr>
          <w:ins w:id="2538" w:author="Visone Rossana (GSE)" w:date="2025-10-06T15:59:00Z" w16du:dateUtc="2025-10-06T13:59:00Z"/>
          <w:del w:id="2539" w:author="Visone Rossana (GSE)" w:date="2025-10-27T12:57:00Z" w16du:dateUtc="2025-10-27T11:57:00Z"/>
          <w:rFonts w:eastAsiaTheme="minorEastAsia" w:cstheme="minorBidi"/>
          <w:b/>
          <w:kern w:val="2"/>
          <w:sz w:val="24"/>
          <w:lang w:eastAsia="it-IT"/>
          <w14:ligatures w14:val="standardContextual"/>
        </w:rPr>
      </w:pPr>
      <w:ins w:id="2540" w:author="Visone Rossana (GSE)" w:date="2025-10-06T15:59:00Z" w16du:dateUtc="2025-10-06T13:59:00Z">
        <w:del w:id="2541" w:author="Visone Rossana (GSE)" w:date="2025-10-27T12:57:00Z" w16du:dateUtc="2025-10-27T11:57:00Z">
          <w:r w:rsidRPr="00B3310D" w:rsidDel="00C952FD">
            <w:rPr>
              <w:rStyle w:val="Collegamentoipertestuale"/>
            </w:rPr>
            <w:delText>9.7.4</w:delText>
          </w:r>
          <w:r w:rsidDel="00C952FD">
            <w:rPr>
              <w:rFonts w:eastAsiaTheme="minorEastAsia" w:cstheme="minorBidi"/>
              <w:kern w:val="2"/>
              <w:sz w:val="24"/>
              <w:lang w:eastAsia="it-IT"/>
              <w14:ligatures w14:val="standardContextual"/>
            </w:rPr>
            <w:tab/>
          </w:r>
          <w:r w:rsidRPr="00B3310D" w:rsidDel="00C952FD">
            <w:rPr>
              <w:rStyle w:val="Collegamentoipertestuale"/>
            </w:rPr>
            <w:delText>Calcolo dell’incentivo (Allegato II del Decreto)</w:delText>
          </w:r>
          <w:r w:rsidDel="00C952FD">
            <w:rPr>
              <w:webHidden/>
            </w:rPr>
            <w:tab/>
            <w:delText>56</w:delText>
          </w:r>
        </w:del>
      </w:ins>
    </w:p>
    <w:p w14:paraId="438276D2" w14:textId="409D66E5" w:rsidR="007E0056" w:rsidDel="00C952FD" w:rsidRDefault="007E0056" w:rsidP="00471678">
      <w:pPr>
        <w:pStyle w:val="Sommario3"/>
        <w:rPr>
          <w:ins w:id="2542" w:author="Visone Rossana (GSE)" w:date="2025-10-06T15:59:00Z" w16du:dateUtc="2025-10-06T13:59:00Z"/>
          <w:del w:id="2543" w:author="Visone Rossana (GSE)" w:date="2025-10-27T12:57:00Z" w16du:dateUtc="2025-10-27T11:57:00Z"/>
          <w:rFonts w:eastAsiaTheme="minorEastAsia" w:cstheme="minorBidi"/>
          <w:b/>
          <w:kern w:val="2"/>
          <w:sz w:val="24"/>
          <w:lang w:eastAsia="it-IT"/>
          <w14:ligatures w14:val="standardContextual"/>
        </w:rPr>
      </w:pPr>
      <w:ins w:id="2544" w:author="Visone Rossana (GSE)" w:date="2025-10-06T15:59:00Z" w16du:dateUtc="2025-10-06T13:59:00Z">
        <w:del w:id="2545" w:author="Visone Rossana (GSE)" w:date="2025-10-27T12:57:00Z" w16du:dateUtc="2025-10-27T11:57:00Z">
          <w:r w:rsidRPr="00B3310D" w:rsidDel="00C952FD">
            <w:rPr>
              <w:rStyle w:val="Collegamentoipertestuale"/>
            </w:rPr>
            <w:delText>9.7.5</w:delText>
          </w:r>
          <w:r w:rsidDel="00C952FD">
            <w:rPr>
              <w:rFonts w:eastAsiaTheme="minorEastAsia" w:cstheme="minorBidi"/>
              <w:kern w:val="2"/>
              <w:sz w:val="24"/>
              <w:lang w:eastAsia="it-IT"/>
              <w14:ligatures w14:val="standardContextual"/>
            </w:rPr>
            <w:tab/>
          </w:r>
          <w:r w:rsidRPr="00B3310D" w:rsidDel="00C952FD">
            <w:rPr>
              <w:rStyle w:val="Collegamentoipertestuale"/>
            </w:rPr>
            <w:delText>Documentazione necessaria per l’accesso all’ incentivo</w:delText>
          </w:r>
          <w:r w:rsidDel="00C952FD">
            <w:rPr>
              <w:webHidden/>
            </w:rPr>
            <w:tab/>
            <w:delText>57</w:delText>
          </w:r>
        </w:del>
      </w:ins>
    </w:p>
    <w:p w14:paraId="7F152F3A" w14:textId="03B9EE99" w:rsidR="007E0056" w:rsidDel="00C952FD" w:rsidRDefault="007E0056" w:rsidP="00471678">
      <w:pPr>
        <w:pStyle w:val="Sommario3"/>
        <w:rPr>
          <w:ins w:id="2546" w:author="Visone Rossana (GSE)" w:date="2025-10-06T15:59:00Z" w16du:dateUtc="2025-10-06T13:59:00Z"/>
          <w:del w:id="2547" w:author="Visone Rossana (GSE)" w:date="2025-10-27T12:57:00Z" w16du:dateUtc="2025-10-27T11:57:00Z"/>
          <w:rFonts w:eastAsiaTheme="minorEastAsia" w:cstheme="minorBidi"/>
          <w:b/>
          <w:kern w:val="2"/>
          <w:sz w:val="24"/>
          <w:lang w:eastAsia="it-IT"/>
          <w14:ligatures w14:val="standardContextual"/>
        </w:rPr>
      </w:pPr>
      <w:ins w:id="2548" w:author="Visone Rossana (GSE)" w:date="2025-10-06T15:59:00Z" w16du:dateUtc="2025-10-06T13:59:00Z">
        <w:del w:id="2549" w:author="Visone Rossana (GSE)" w:date="2025-10-27T12:57:00Z" w16du:dateUtc="2025-10-27T11:57:00Z">
          <w:r w:rsidRPr="00B3310D" w:rsidDel="00C952FD">
            <w:rPr>
              <w:rStyle w:val="Collegamentoipertestuale"/>
              <w:rFonts w:ascii="Calibri" w:hAnsi="Calibri" w:cs="Calibri"/>
              <w:highlight w:val="cyan"/>
            </w:rPr>
            <w:delText>9.8</w:delText>
          </w:r>
          <w:r w:rsidDel="00C952FD">
            <w:rPr>
              <w:rFonts w:eastAsiaTheme="minorEastAsia" w:cstheme="minorBidi"/>
              <w:kern w:val="2"/>
              <w:sz w:val="24"/>
              <w:lang w:eastAsia="it-IT"/>
              <w14:ligatures w14:val="standardContextual"/>
            </w:rPr>
            <w:tab/>
          </w:r>
          <w:r w:rsidRPr="00B3310D" w:rsidDel="00C952FD">
            <w:rPr>
              <w:rStyle w:val="Collegamentoipertestuale"/>
            </w:rPr>
            <w:delText>Installazione di impianti solari fotovoltaici e relativi sistemi di accumulo e/o opere di allacciamento alla rete, presso l’edificio o nelle relative pertinenze, (intervento II.H - art. 5, comma 1, lettera h)</w:delText>
          </w:r>
          <w:r w:rsidDel="00C952FD">
            <w:rPr>
              <w:webHidden/>
            </w:rPr>
            <w:tab/>
            <w:delText>58</w:delText>
          </w:r>
        </w:del>
      </w:ins>
    </w:p>
    <w:p w14:paraId="6AC1B536" w14:textId="5B97C2AB" w:rsidR="007E0056" w:rsidDel="00C952FD" w:rsidRDefault="007E0056" w:rsidP="00471678">
      <w:pPr>
        <w:pStyle w:val="Sommario3"/>
        <w:rPr>
          <w:ins w:id="2550" w:author="Visone Rossana (GSE)" w:date="2025-10-06T15:59:00Z" w16du:dateUtc="2025-10-06T13:59:00Z"/>
          <w:del w:id="2551" w:author="Visone Rossana (GSE)" w:date="2025-10-27T12:57:00Z" w16du:dateUtc="2025-10-27T11:57:00Z"/>
          <w:rFonts w:eastAsiaTheme="minorEastAsia" w:cstheme="minorBidi"/>
          <w:b/>
          <w:kern w:val="2"/>
          <w:sz w:val="24"/>
          <w:lang w:eastAsia="it-IT"/>
          <w14:ligatures w14:val="standardContextual"/>
        </w:rPr>
      </w:pPr>
      <w:ins w:id="2552" w:author="Visone Rossana (GSE)" w:date="2025-10-06T15:59:00Z" w16du:dateUtc="2025-10-06T13:59:00Z">
        <w:del w:id="2553" w:author="Visone Rossana (GSE)" w:date="2025-10-27T12:57:00Z" w16du:dateUtc="2025-10-27T11:57:00Z">
          <w:r w:rsidRPr="00B3310D" w:rsidDel="00C952FD">
            <w:rPr>
              <w:rStyle w:val="Collegamentoipertestuale"/>
            </w:rPr>
            <w:delText>9.8.1</w:delText>
          </w:r>
          <w:r w:rsidDel="00C952FD">
            <w:rPr>
              <w:rFonts w:eastAsiaTheme="minorEastAsia" w:cstheme="minorBidi"/>
              <w:kern w:val="2"/>
              <w:sz w:val="24"/>
              <w:lang w:eastAsia="it-IT"/>
              <w14:ligatures w14:val="standardContextual"/>
            </w:rPr>
            <w:tab/>
          </w:r>
          <w:r w:rsidRPr="00B3310D" w:rsidDel="00C952FD">
            <w:rPr>
              <w:rStyle w:val="Collegamentoipertestuale"/>
            </w:rPr>
            <w:delText>Soggetti che possono richiedere l’incentivo</w:delText>
          </w:r>
          <w:r w:rsidDel="00C952FD">
            <w:rPr>
              <w:webHidden/>
            </w:rPr>
            <w:tab/>
            <w:delText>59</w:delText>
          </w:r>
        </w:del>
      </w:ins>
    </w:p>
    <w:p w14:paraId="2451BD3F" w14:textId="3A5E56AC" w:rsidR="007E0056" w:rsidDel="00C952FD" w:rsidRDefault="007E0056" w:rsidP="00471678">
      <w:pPr>
        <w:pStyle w:val="Sommario3"/>
        <w:rPr>
          <w:ins w:id="2554" w:author="Visone Rossana (GSE)" w:date="2025-10-06T15:59:00Z" w16du:dateUtc="2025-10-06T13:59:00Z"/>
          <w:del w:id="2555" w:author="Visone Rossana (GSE)" w:date="2025-10-27T12:57:00Z" w16du:dateUtc="2025-10-27T11:57:00Z"/>
          <w:rFonts w:eastAsiaTheme="minorEastAsia" w:cstheme="minorBidi"/>
          <w:b/>
          <w:kern w:val="2"/>
          <w:sz w:val="24"/>
          <w:lang w:eastAsia="it-IT"/>
          <w14:ligatures w14:val="standardContextual"/>
        </w:rPr>
      </w:pPr>
      <w:ins w:id="2556" w:author="Visone Rossana (GSE)" w:date="2025-10-06T15:59:00Z" w16du:dateUtc="2025-10-06T13:59:00Z">
        <w:del w:id="2557" w:author="Visone Rossana (GSE)" w:date="2025-10-27T12:57:00Z" w16du:dateUtc="2025-10-27T11:57:00Z">
          <w:r w:rsidRPr="00B3310D" w:rsidDel="00C952FD">
            <w:rPr>
              <w:rStyle w:val="Collegamentoipertestuale"/>
            </w:rPr>
            <w:delText>9.8.2</w:delText>
          </w:r>
          <w:r w:rsidDel="00C952FD">
            <w:rPr>
              <w:rFonts w:eastAsiaTheme="minorEastAsia" w:cstheme="minorBidi"/>
              <w:kern w:val="2"/>
              <w:sz w:val="24"/>
              <w:lang w:eastAsia="it-IT"/>
              <w14:ligatures w14:val="standardContextual"/>
            </w:rPr>
            <w:tab/>
          </w:r>
          <w:r w:rsidRPr="00B3310D" w:rsidDel="00C952FD">
            <w:rPr>
              <w:rStyle w:val="Collegamentoipertestuale"/>
            </w:rPr>
            <w:delText>Requisiti tecnici per l’accesso agli incentivi</w:delText>
          </w:r>
          <w:r w:rsidDel="00C952FD">
            <w:rPr>
              <w:webHidden/>
            </w:rPr>
            <w:tab/>
            <w:delText>59</w:delText>
          </w:r>
        </w:del>
      </w:ins>
    </w:p>
    <w:p w14:paraId="6ED5F18D" w14:textId="7577F35A" w:rsidR="007E0056" w:rsidDel="00C952FD" w:rsidRDefault="007E0056" w:rsidP="00471678">
      <w:pPr>
        <w:pStyle w:val="Sommario3"/>
        <w:rPr>
          <w:ins w:id="2558" w:author="Visone Rossana (GSE)" w:date="2025-10-06T15:59:00Z" w16du:dateUtc="2025-10-06T13:59:00Z"/>
          <w:del w:id="2559" w:author="Visone Rossana (GSE)" w:date="2025-10-27T12:57:00Z" w16du:dateUtc="2025-10-27T11:57:00Z"/>
          <w:rFonts w:eastAsiaTheme="minorEastAsia" w:cstheme="minorBidi"/>
          <w:b/>
          <w:kern w:val="2"/>
          <w:sz w:val="24"/>
          <w:lang w:eastAsia="it-IT"/>
          <w14:ligatures w14:val="standardContextual"/>
        </w:rPr>
      </w:pPr>
      <w:ins w:id="2560" w:author="Visone Rossana (GSE)" w:date="2025-10-06T15:59:00Z" w16du:dateUtc="2025-10-06T13:59:00Z">
        <w:del w:id="2561" w:author="Visone Rossana (GSE)" w:date="2025-10-27T12:57:00Z" w16du:dateUtc="2025-10-27T11:57:00Z">
          <w:r w:rsidRPr="00B3310D" w:rsidDel="00C952FD">
            <w:rPr>
              <w:rStyle w:val="Collegamentoipertestuale"/>
            </w:rPr>
            <w:delText>9.8.3</w:delText>
          </w:r>
          <w:r w:rsidDel="00C952FD">
            <w:rPr>
              <w:rFonts w:eastAsiaTheme="minorEastAsia" w:cstheme="minorBidi"/>
              <w:kern w:val="2"/>
              <w:sz w:val="24"/>
              <w:lang w:eastAsia="it-IT"/>
              <w14:ligatures w14:val="standardContextual"/>
            </w:rPr>
            <w:tab/>
          </w:r>
          <w:r w:rsidRPr="00B3310D" w:rsidDel="00C952FD">
            <w:rPr>
              <w:rStyle w:val="Collegamentoipertestuale"/>
            </w:rPr>
            <w:delText>Spese ammissibili</w:delText>
          </w:r>
          <w:r w:rsidDel="00C952FD">
            <w:rPr>
              <w:webHidden/>
            </w:rPr>
            <w:tab/>
            <w:delText>59</w:delText>
          </w:r>
        </w:del>
      </w:ins>
    </w:p>
    <w:p w14:paraId="20A09BFF" w14:textId="51B41040" w:rsidR="007E0056" w:rsidDel="00C952FD" w:rsidRDefault="007E0056" w:rsidP="00471678">
      <w:pPr>
        <w:pStyle w:val="Sommario3"/>
        <w:rPr>
          <w:ins w:id="2562" w:author="Visone Rossana (GSE)" w:date="2025-10-06T15:59:00Z" w16du:dateUtc="2025-10-06T13:59:00Z"/>
          <w:del w:id="2563" w:author="Visone Rossana (GSE)" w:date="2025-10-27T12:57:00Z" w16du:dateUtc="2025-10-27T11:57:00Z"/>
          <w:rFonts w:eastAsiaTheme="minorEastAsia" w:cstheme="minorBidi"/>
          <w:b/>
          <w:kern w:val="2"/>
          <w:sz w:val="24"/>
          <w:lang w:eastAsia="it-IT"/>
          <w14:ligatures w14:val="standardContextual"/>
        </w:rPr>
      </w:pPr>
      <w:ins w:id="2564" w:author="Visone Rossana (GSE)" w:date="2025-10-06T15:59:00Z" w16du:dateUtc="2025-10-06T13:59:00Z">
        <w:del w:id="2565" w:author="Visone Rossana (GSE)" w:date="2025-10-27T12:57:00Z" w16du:dateUtc="2025-10-27T11:57:00Z">
          <w:r w:rsidRPr="00B3310D" w:rsidDel="00C952FD">
            <w:rPr>
              <w:rStyle w:val="Collegamentoipertestuale"/>
            </w:rPr>
            <w:delText>9.8.4</w:delText>
          </w:r>
          <w:r w:rsidDel="00C952FD">
            <w:rPr>
              <w:rFonts w:eastAsiaTheme="minorEastAsia" w:cstheme="minorBidi"/>
              <w:kern w:val="2"/>
              <w:sz w:val="24"/>
              <w:lang w:eastAsia="it-IT"/>
              <w14:ligatures w14:val="standardContextual"/>
            </w:rPr>
            <w:tab/>
          </w:r>
          <w:r w:rsidRPr="00B3310D" w:rsidDel="00C952FD">
            <w:rPr>
              <w:rStyle w:val="Collegamentoipertestuale"/>
            </w:rPr>
            <w:delText>Calcolo dell’incentivo (Allegato II Decreto)</w:delText>
          </w:r>
          <w:r w:rsidDel="00C952FD">
            <w:rPr>
              <w:webHidden/>
            </w:rPr>
            <w:tab/>
            <w:delText>59</w:delText>
          </w:r>
        </w:del>
      </w:ins>
    </w:p>
    <w:p w14:paraId="4C8D3D28" w14:textId="20602A5C" w:rsidR="007E0056" w:rsidDel="00C952FD" w:rsidRDefault="007E0056" w:rsidP="00471678">
      <w:pPr>
        <w:pStyle w:val="Sommario3"/>
        <w:rPr>
          <w:ins w:id="2566" w:author="Visone Rossana (GSE)" w:date="2025-10-06T15:59:00Z" w16du:dateUtc="2025-10-06T13:59:00Z"/>
          <w:del w:id="2567" w:author="Visone Rossana (GSE)" w:date="2025-10-27T12:57:00Z" w16du:dateUtc="2025-10-27T11:57:00Z"/>
          <w:rFonts w:eastAsiaTheme="minorEastAsia" w:cstheme="minorBidi"/>
          <w:b/>
          <w:kern w:val="2"/>
          <w:sz w:val="24"/>
          <w:lang w:eastAsia="it-IT"/>
          <w14:ligatures w14:val="standardContextual"/>
        </w:rPr>
      </w:pPr>
      <w:ins w:id="2568" w:author="Visone Rossana (GSE)" w:date="2025-10-06T15:59:00Z" w16du:dateUtc="2025-10-06T13:59:00Z">
        <w:del w:id="2569" w:author="Visone Rossana (GSE)" w:date="2025-10-27T12:57:00Z" w16du:dateUtc="2025-10-27T11:57:00Z">
          <w:r w:rsidRPr="00B3310D" w:rsidDel="00C952FD">
            <w:rPr>
              <w:rStyle w:val="Collegamentoipertestuale"/>
            </w:rPr>
            <w:delText>9.8.5</w:delText>
          </w:r>
          <w:r w:rsidDel="00C952FD">
            <w:rPr>
              <w:rFonts w:eastAsiaTheme="minorEastAsia" w:cstheme="minorBidi"/>
              <w:kern w:val="2"/>
              <w:sz w:val="24"/>
              <w:lang w:eastAsia="it-IT"/>
              <w14:ligatures w14:val="standardContextual"/>
            </w:rPr>
            <w:tab/>
          </w:r>
          <w:r w:rsidRPr="00B3310D" w:rsidDel="00C952FD">
            <w:rPr>
              <w:rStyle w:val="Collegamentoipertestuale"/>
            </w:rPr>
            <w:delText>Documentazione necessaria per l’accesso all’ incentivo</w:delText>
          </w:r>
          <w:r w:rsidDel="00C952FD">
            <w:rPr>
              <w:webHidden/>
            </w:rPr>
            <w:tab/>
            <w:delText>60</w:delText>
          </w:r>
        </w:del>
      </w:ins>
    </w:p>
    <w:p w14:paraId="61701839" w14:textId="135C3BF4" w:rsidR="007E0056" w:rsidDel="00C952FD" w:rsidRDefault="007E0056" w:rsidP="00471678">
      <w:pPr>
        <w:pStyle w:val="Sommario3"/>
        <w:rPr>
          <w:ins w:id="2570" w:author="Visone Rossana (GSE)" w:date="2025-10-06T15:59:00Z" w16du:dateUtc="2025-10-06T13:59:00Z"/>
          <w:del w:id="2571" w:author="Visone Rossana (GSE)" w:date="2025-10-27T12:57:00Z" w16du:dateUtc="2025-10-27T11:57:00Z"/>
          <w:rFonts w:eastAsiaTheme="minorEastAsia" w:cstheme="minorBidi"/>
          <w:b/>
          <w:kern w:val="2"/>
          <w:sz w:val="24"/>
          <w:lang w:eastAsia="it-IT"/>
          <w14:ligatures w14:val="standardContextual"/>
        </w:rPr>
      </w:pPr>
      <w:ins w:id="2572" w:author="Visone Rossana (GSE)" w:date="2025-10-06T15:59:00Z" w16du:dateUtc="2025-10-06T13:59:00Z">
        <w:del w:id="2573" w:author="Visone Rossana (GSE)" w:date="2025-10-27T12:57:00Z" w16du:dateUtc="2025-10-27T11:57:00Z">
          <w:r w:rsidRPr="00B3310D" w:rsidDel="00C952FD">
            <w:rPr>
              <w:rStyle w:val="Collegamentoipertestuale"/>
              <w:rFonts w:ascii="Calibri" w:hAnsi="Calibri" w:cs="Calibri"/>
              <w:highlight w:val="cyan"/>
            </w:rPr>
            <w:delText>9.9</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(intervento  III.A - art. 8, comma 1, lettera a)</w:delText>
          </w:r>
          <w:r w:rsidDel="00C952FD">
            <w:rPr>
              <w:webHidden/>
            </w:rPr>
            <w:tab/>
            <w:delText>61</w:delText>
          </w:r>
        </w:del>
      </w:ins>
    </w:p>
    <w:p w14:paraId="245E23BE" w14:textId="4989526C" w:rsidR="007E0056" w:rsidDel="00C952FD" w:rsidRDefault="007E0056" w:rsidP="00471678">
      <w:pPr>
        <w:pStyle w:val="Sommario3"/>
        <w:rPr>
          <w:ins w:id="2574" w:author="Visone Rossana (GSE)" w:date="2025-10-06T15:59:00Z" w16du:dateUtc="2025-10-06T13:59:00Z"/>
          <w:del w:id="2575" w:author="Visone Rossana (GSE)" w:date="2025-10-27T12:57:00Z" w16du:dateUtc="2025-10-27T11:57:00Z"/>
          <w:rFonts w:eastAsiaTheme="minorEastAsia" w:cstheme="minorBidi"/>
          <w:b/>
          <w:kern w:val="2"/>
          <w:sz w:val="24"/>
          <w:lang w:eastAsia="it-IT"/>
          <w14:ligatures w14:val="standardContextual"/>
        </w:rPr>
      </w:pPr>
      <w:ins w:id="2576" w:author="Visone Rossana (GSE)" w:date="2025-10-06T15:59:00Z" w16du:dateUtc="2025-10-06T13:59:00Z">
        <w:del w:id="2577" w:author="Visone Rossana (GSE)" w:date="2025-10-27T12:57:00Z" w16du:dateUtc="2025-10-27T11:57:00Z">
          <w:r w:rsidRPr="00B3310D" w:rsidDel="00C952FD">
            <w:rPr>
              <w:rStyle w:val="Collegamentoipertestuale"/>
              <w:rFonts w:ascii="Calibri" w:hAnsi="Calibri" w:cs="Calibri"/>
              <w:highlight w:val="cyan"/>
            </w:rPr>
            <w:delText>9.10</w:delText>
          </w:r>
          <w:r w:rsidDel="00C952FD">
            <w:rPr>
              <w:rFonts w:eastAsiaTheme="minorEastAsia" w:cstheme="minorBidi"/>
              <w:kern w:val="2"/>
              <w:sz w:val="24"/>
              <w:lang w:eastAsia="it-IT"/>
              <w14:ligatures w14:val="standardContextual"/>
            </w:rPr>
            <w:tab/>
          </w:r>
          <w:r w:rsidRPr="00B3310D" w:rsidDel="00C952FD">
            <w:rPr>
              <w:rStyle w:val="Collegamentoipertestuale"/>
            </w:rPr>
            <w:delText xml:space="preserve">Sostituzione di </w:delText>
          </w:r>
          <w:r w:rsidRPr="00B3310D" w:rsidDel="00C952FD">
            <w:rPr>
              <w:rStyle w:val="Collegamentoipertestuale"/>
              <w:rFonts w:ascii="Times New Roman" w:hAnsi="Times New Roman"/>
            </w:rPr>
            <w:delText>i</w:delText>
          </w:r>
          <w:r w:rsidRPr="00B3310D" w:rsidDel="00C952FD">
            <w:rPr>
              <w:rStyle w:val="Collegamentoipertestuale"/>
            </w:rPr>
            <w:delText>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delText>
          </w:r>
          <w:r w:rsidDel="00C952FD">
            <w:rPr>
              <w:webHidden/>
            </w:rPr>
            <w:tab/>
            <w:delText>61</w:delText>
          </w:r>
        </w:del>
      </w:ins>
    </w:p>
    <w:p w14:paraId="4A8DEC1E" w14:textId="6CEAB3EA" w:rsidR="007E0056" w:rsidDel="00C952FD" w:rsidRDefault="007E0056" w:rsidP="00471678">
      <w:pPr>
        <w:pStyle w:val="Sommario3"/>
        <w:rPr>
          <w:ins w:id="2578" w:author="Visone Rossana (GSE)" w:date="2025-10-06T15:59:00Z" w16du:dateUtc="2025-10-06T13:59:00Z"/>
          <w:del w:id="2579" w:author="Visone Rossana (GSE)" w:date="2025-10-27T12:57:00Z" w16du:dateUtc="2025-10-27T11:57:00Z"/>
          <w:rFonts w:eastAsiaTheme="minorEastAsia" w:cstheme="minorBidi"/>
          <w:b/>
          <w:kern w:val="2"/>
          <w:sz w:val="24"/>
          <w:lang w:eastAsia="it-IT"/>
          <w14:ligatures w14:val="standardContextual"/>
        </w:rPr>
      </w:pPr>
      <w:ins w:id="2580" w:author="Visone Rossana (GSE)" w:date="2025-10-06T15:59:00Z" w16du:dateUtc="2025-10-06T13:59:00Z">
        <w:del w:id="2581" w:author="Visone Rossana (GSE)" w:date="2025-10-27T12:57:00Z" w16du:dateUtc="2025-10-27T11:57:00Z">
          <w:r w:rsidRPr="00B3310D" w:rsidDel="00C952FD">
            <w:rPr>
              <w:rStyle w:val="Collegamentoipertestuale"/>
              <w:rFonts w:ascii="Calibri" w:hAnsi="Calibri" w:cs="Calibri"/>
              <w:highlight w:val="cyan"/>
            </w:rPr>
            <w:delText>9.11</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impianti di climatizzazione invernale esistenti o di riscaldamento delle serre e dei fabbricati rurali esistenti con impianti di climatizzazione invernale dotati di generatore di calore alimentato da biomassa, unitamente all’installazione di sistemi per la contabilizzazione del calore nel caso di impianti con potenza termica utile superiore a 200 kW (intervento III.C - art. 8, comma 1, lettera c)</w:delText>
          </w:r>
          <w:r w:rsidDel="00C952FD">
            <w:rPr>
              <w:webHidden/>
            </w:rPr>
            <w:tab/>
            <w:delText>61</w:delText>
          </w:r>
        </w:del>
      </w:ins>
    </w:p>
    <w:p w14:paraId="41A8084D" w14:textId="0BE6814B" w:rsidR="007E0056" w:rsidDel="00C952FD" w:rsidRDefault="007E0056" w:rsidP="00471678">
      <w:pPr>
        <w:pStyle w:val="Sommario3"/>
        <w:rPr>
          <w:ins w:id="2582" w:author="Visone Rossana (GSE)" w:date="2025-10-06T15:59:00Z" w16du:dateUtc="2025-10-06T13:59:00Z"/>
          <w:del w:id="2583" w:author="Visone Rossana (GSE)" w:date="2025-10-27T12:57:00Z" w16du:dateUtc="2025-10-27T11:57:00Z"/>
          <w:rFonts w:eastAsiaTheme="minorEastAsia" w:cstheme="minorBidi"/>
          <w:b/>
          <w:kern w:val="2"/>
          <w:sz w:val="24"/>
          <w:lang w:eastAsia="it-IT"/>
          <w14:ligatures w14:val="standardContextual"/>
        </w:rPr>
      </w:pPr>
      <w:ins w:id="2584" w:author="Visone Rossana (GSE)" w:date="2025-10-06T15:59:00Z" w16du:dateUtc="2025-10-06T13:59:00Z">
        <w:del w:id="2585" w:author="Visone Rossana (GSE)" w:date="2025-10-27T12:57:00Z" w16du:dateUtc="2025-10-27T11:57:00Z">
          <w:r w:rsidRPr="00B3310D" w:rsidDel="00C952FD">
            <w:rPr>
              <w:rStyle w:val="Collegamentoipertestuale"/>
              <w:rFonts w:ascii="Calibri" w:hAnsi="Calibri" w:cs="Calibri"/>
              <w:highlight w:val="cyan"/>
            </w:rPr>
            <w:delText>9.12</w:delText>
          </w:r>
          <w:r w:rsidDel="00C952FD">
            <w:rPr>
              <w:rFonts w:eastAsiaTheme="minorEastAsia" w:cstheme="minorBidi"/>
              <w:kern w:val="2"/>
              <w:sz w:val="24"/>
              <w:lang w:eastAsia="it-IT"/>
              <w14:ligatures w14:val="standardContextual"/>
            </w:rPr>
            <w:tab/>
          </w:r>
          <w:r w:rsidRPr="00B3310D" w:rsidDel="00C952FD">
            <w:rPr>
              <w:rStyle w:val="Collegamentoipertestuale"/>
            </w:rPr>
            <w:delText>Installazione di impianti solari termici per la produzione di acqua calda sanitaria e/o ad integrazione dell’impianto di climatizzazione invernale, anche abbinati a sistemi di solar cooling, per la produzione di energia termica per processi produttivi o immissione in reti di teleriscaldamento e raffreddamento. Nel caso di superfici del campo solare superiori a 100 m2 è richiesta l’installazione di sistemi di contabilizzazione del calore (intervento III.D - art. 8, comma 1, lettera d)</w:delText>
          </w:r>
          <w:r w:rsidDel="00C952FD">
            <w:rPr>
              <w:webHidden/>
            </w:rPr>
            <w:tab/>
            <w:delText>61</w:delText>
          </w:r>
        </w:del>
      </w:ins>
    </w:p>
    <w:p w14:paraId="66533DCC" w14:textId="12C57FDB" w:rsidR="007E0056" w:rsidDel="00C952FD" w:rsidRDefault="007E0056" w:rsidP="00471678">
      <w:pPr>
        <w:pStyle w:val="Sommario3"/>
        <w:rPr>
          <w:ins w:id="2586" w:author="Visone Rossana (GSE)" w:date="2025-10-06T15:59:00Z" w16du:dateUtc="2025-10-06T13:59:00Z"/>
          <w:del w:id="2587" w:author="Visone Rossana (GSE)" w:date="2025-10-27T12:57:00Z" w16du:dateUtc="2025-10-27T11:57:00Z"/>
          <w:rFonts w:eastAsiaTheme="minorEastAsia" w:cstheme="minorBidi"/>
          <w:b/>
          <w:kern w:val="2"/>
          <w:sz w:val="24"/>
          <w:lang w:eastAsia="it-IT"/>
          <w14:ligatures w14:val="standardContextual"/>
        </w:rPr>
      </w:pPr>
      <w:ins w:id="2588" w:author="Visone Rossana (GSE)" w:date="2025-10-06T15:59:00Z" w16du:dateUtc="2025-10-06T13:59:00Z">
        <w:del w:id="2589" w:author="Visone Rossana (GSE)" w:date="2025-10-27T12:57:00Z" w16du:dateUtc="2025-10-27T11:57:00Z">
          <w:r w:rsidRPr="00B3310D" w:rsidDel="00C952FD">
            <w:rPr>
              <w:rStyle w:val="Collegamentoipertestuale"/>
              <w:rFonts w:ascii="Calibri" w:hAnsi="Calibri" w:cs="Calibri"/>
              <w:highlight w:val="cyan"/>
            </w:rPr>
            <w:delText>9.13</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scaldacqua elettrici e a gas con scaldacqua a pompa di calore (intervento III.E - art. 8, comma 1, lettera e)</w:delText>
          </w:r>
          <w:r w:rsidDel="00C952FD">
            <w:rPr>
              <w:webHidden/>
            </w:rPr>
            <w:tab/>
            <w:delText>61</w:delText>
          </w:r>
        </w:del>
      </w:ins>
    </w:p>
    <w:p w14:paraId="2276B46C" w14:textId="7E144344" w:rsidR="007E0056" w:rsidDel="00C952FD" w:rsidRDefault="007E0056" w:rsidP="00471678">
      <w:pPr>
        <w:pStyle w:val="Sommario3"/>
        <w:rPr>
          <w:ins w:id="2590" w:author="Visone Rossana (GSE)" w:date="2025-10-06T15:59:00Z" w16du:dateUtc="2025-10-06T13:59:00Z"/>
          <w:del w:id="2591" w:author="Visone Rossana (GSE)" w:date="2025-10-27T12:57:00Z" w16du:dateUtc="2025-10-27T11:57:00Z"/>
          <w:rFonts w:eastAsiaTheme="minorEastAsia" w:cstheme="minorBidi"/>
          <w:b/>
          <w:kern w:val="2"/>
          <w:sz w:val="24"/>
          <w:lang w:eastAsia="it-IT"/>
          <w14:ligatures w14:val="standardContextual"/>
        </w:rPr>
      </w:pPr>
      <w:ins w:id="2592" w:author="Visone Rossana (GSE)" w:date="2025-10-06T15:59:00Z" w16du:dateUtc="2025-10-06T13:59:00Z">
        <w:del w:id="2593" w:author="Visone Rossana (GSE)" w:date="2025-10-27T12:57:00Z" w16du:dateUtc="2025-10-27T11:57:00Z">
          <w:r w:rsidRPr="00B3310D" w:rsidDel="00C952FD">
            <w:rPr>
              <w:rStyle w:val="Collegamentoipertestuale"/>
              <w:rFonts w:ascii="Calibri" w:hAnsi="Calibri" w:cs="Calibri"/>
              <w:highlight w:val="cyan"/>
            </w:rPr>
            <w:delText>9.14</w:delText>
          </w:r>
          <w:r w:rsidDel="00C952FD">
            <w:rPr>
              <w:rFonts w:eastAsiaTheme="minorEastAsia" w:cstheme="minorBidi"/>
              <w:kern w:val="2"/>
              <w:sz w:val="24"/>
              <w:lang w:eastAsia="it-IT"/>
              <w14:ligatures w14:val="standardContextual"/>
            </w:rPr>
            <w:tab/>
          </w:r>
          <w:r w:rsidRPr="00B3310D" w:rsidDel="00C952FD">
            <w:rPr>
              <w:rStyle w:val="Collegamentoipertestuale"/>
            </w:rPr>
            <w:delText xml:space="preserve">Intervento di sostituzione di impianti di climatizzazione invernale con l’allaccio a sistemi di teleriscaldamento efficienti, </w:delText>
          </w:r>
          <w:r w:rsidRPr="00B3310D" w:rsidDel="00C952FD">
            <w:rPr>
              <w:rStyle w:val="Collegamentoipertestuale"/>
              <w:strike/>
            </w:rPr>
            <w:delText>anche se contestualmente funzionali alla climatizzazione estiva</w:delText>
          </w:r>
          <w:r w:rsidRPr="00B3310D" w:rsidDel="00C952FD">
            <w:rPr>
              <w:rStyle w:val="Collegamentoipertestuale"/>
            </w:rPr>
            <w:delText xml:space="preserve"> (intervento III.F - art. 8, comma 1, lettera f)</w:delText>
          </w:r>
          <w:r w:rsidDel="00C952FD">
            <w:rPr>
              <w:webHidden/>
            </w:rPr>
            <w:tab/>
            <w:delText>62</w:delText>
          </w:r>
        </w:del>
      </w:ins>
    </w:p>
    <w:p w14:paraId="3EF449A2" w14:textId="287200CA" w:rsidR="007E0056" w:rsidDel="00C952FD" w:rsidRDefault="007E0056" w:rsidP="00471678">
      <w:pPr>
        <w:pStyle w:val="Sommario3"/>
        <w:rPr>
          <w:ins w:id="2594" w:author="Visone Rossana (GSE)" w:date="2025-10-06T15:59:00Z" w16du:dateUtc="2025-10-06T13:59:00Z"/>
          <w:del w:id="2595" w:author="Visone Rossana (GSE)" w:date="2025-10-27T12:57:00Z" w16du:dateUtc="2025-10-27T11:57:00Z"/>
          <w:rFonts w:eastAsiaTheme="minorEastAsia" w:cstheme="minorBidi"/>
          <w:b/>
          <w:kern w:val="2"/>
          <w:sz w:val="24"/>
          <w:lang w:eastAsia="it-IT"/>
          <w14:ligatures w14:val="standardContextual"/>
        </w:rPr>
      </w:pPr>
      <w:ins w:id="2596" w:author="Visone Rossana (GSE)" w:date="2025-10-06T15:59:00Z" w16du:dateUtc="2025-10-06T13:59:00Z">
        <w:del w:id="2597" w:author="Visone Rossana (GSE)" w:date="2025-10-27T12:57:00Z" w16du:dateUtc="2025-10-27T11:57:00Z">
          <w:r w:rsidRPr="00B3310D" w:rsidDel="00C952FD">
            <w:rPr>
              <w:rStyle w:val="Collegamentoipertestuale"/>
              <w:rFonts w:cs="Calibri"/>
              <w:highlight w:val="cyan"/>
            </w:rPr>
            <w:delText>9.15</w:delText>
          </w:r>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impianti di climatizzazione invernale esistenti con impianti di climatizzazione invernale utilizzanti unità di microcogenerazione alimentati da fonti rinnovabili (intervento III.G- art.8, comma 1, lettera g)</w:delText>
          </w:r>
          <w:r w:rsidDel="00C952FD">
            <w:rPr>
              <w:webHidden/>
            </w:rPr>
            <w:tab/>
            <w:delText>65</w:delText>
          </w:r>
        </w:del>
      </w:ins>
    </w:p>
    <w:p w14:paraId="3CB9A0BF" w14:textId="3FEC1EF4" w:rsidR="007E0056" w:rsidDel="00C952FD" w:rsidRDefault="007E0056" w:rsidP="00471678">
      <w:pPr>
        <w:pStyle w:val="Sommario3"/>
        <w:rPr>
          <w:ins w:id="2598" w:author="Visone Rossana (GSE)" w:date="2025-10-06T15:59:00Z" w16du:dateUtc="2025-10-06T13:59:00Z"/>
          <w:del w:id="2599" w:author="Visone Rossana (GSE)" w:date="2025-10-27T12:57:00Z" w16du:dateUtc="2025-10-27T11:57:00Z"/>
          <w:rFonts w:eastAsiaTheme="minorEastAsia" w:cstheme="minorBidi"/>
          <w:b/>
          <w:kern w:val="2"/>
          <w:sz w:val="24"/>
          <w:lang w:eastAsia="it-IT"/>
          <w14:ligatures w14:val="standardContextual"/>
        </w:rPr>
      </w:pPr>
      <w:ins w:id="2600" w:author="Visone Rossana (GSE)" w:date="2025-10-06T15:59:00Z" w16du:dateUtc="2025-10-06T13:59:00Z">
        <w:del w:id="2601" w:author="Visone Rossana (GSE)" w:date="2025-10-27T12:57:00Z" w16du:dateUtc="2025-10-27T11:57:00Z">
          <w:r w:rsidRPr="00B3310D" w:rsidDel="00C952FD">
            <w:rPr>
              <w:rStyle w:val="Collegamentoipertestuale"/>
              <w:rFonts w:cs="Calibri"/>
              <w:highlight w:val="cyan"/>
            </w:rPr>
            <w:delText>9.16</w:delText>
          </w:r>
          <w:r w:rsidDel="00C952FD">
            <w:rPr>
              <w:rFonts w:eastAsiaTheme="minorEastAsia" w:cstheme="minorBidi"/>
              <w:kern w:val="2"/>
              <w:sz w:val="24"/>
              <w:lang w:eastAsia="it-IT"/>
              <w14:ligatures w14:val="standardContextual"/>
            </w:rPr>
            <w:tab/>
          </w:r>
          <w:r w:rsidRPr="00B3310D" w:rsidDel="00C952FD">
            <w:rPr>
              <w:rStyle w:val="Collegamentoipertestuale"/>
            </w:rPr>
            <w:delText>Diagnosi e certificazione energetica</w:delText>
          </w:r>
          <w:r w:rsidDel="00C952FD">
            <w:rPr>
              <w:webHidden/>
            </w:rPr>
            <w:tab/>
            <w:delText>68</w:delText>
          </w:r>
        </w:del>
      </w:ins>
    </w:p>
    <w:p w14:paraId="38589182" w14:textId="1D7EFE3D" w:rsidR="007E0056" w:rsidDel="00C952FD" w:rsidRDefault="007E0056" w:rsidP="00471678">
      <w:pPr>
        <w:pStyle w:val="Sommario3"/>
        <w:rPr>
          <w:ins w:id="2602" w:author="Visone Rossana (GSE)" w:date="2025-10-06T15:59:00Z" w16du:dateUtc="2025-10-06T13:59:00Z"/>
          <w:del w:id="2603" w:author="Visone Rossana (GSE)" w:date="2025-10-27T12:57:00Z" w16du:dateUtc="2025-10-27T11:57:00Z"/>
          <w:rFonts w:eastAsiaTheme="minorEastAsia" w:cstheme="minorBidi"/>
          <w:b/>
          <w:kern w:val="2"/>
          <w:sz w:val="24"/>
          <w:lang w:eastAsia="it-IT"/>
          <w14:ligatures w14:val="standardContextual"/>
        </w:rPr>
      </w:pPr>
      <w:ins w:id="2604" w:author="Visone Rossana (GSE)" w:date="2025-10-06T15:59:00Z" w16du:dateUtc="2025-10-06T13:59:00Z">
        <w:del w:id="2605" w:author="Visone Rossana (GSE)" w:date="2025-10-27T12:57:00Z" w16du:dateUtc="2025-10-27T11:57:00Z">
          <w:r w:rsidRPr="00B3310D" w:rsidDel="00C952FD">
            <w:rPr>
              <w:rStyle w:val="Collegamentoipertestuale"/>
            </w:rPr>
            <w:delText>Requisiti dei documenti</w:delText>
          </w:r>
          <w:r w:rsidDel="00C952FD">
            <w:rPr>
              <w:webHidden/>
            </w:rPr>
            <w:tab/>
            <w:delText>68</w:delText>
          </w:r>
        </w:del>
      </w:ins>
    </w:p>
    <w:p w14:paraId="38D30510" w14:textId="79304795" w:rsidR="007E0056" w:rsidDel="00C952FD" w:rsidRDefault="007E0056" w:rsidP="00471678">
      <w:pPr>
        <w:pStyle w:val="Sommario3"/>
        <w:rPr>
          <w:ins w:id="2606" w:author="Visone Rossana (GSE)" w:date="2025-10-06T15:59:00Z" w16du:dateUtc="2025-10-06T13:59:00Z"/>
          <w:del w:id="2607" w:author="Visone Rossana (GSE)" w:date="2025-10-27T12:57:00Z" w16du:dateUtc="2025-10-27T11:57:00Z"/>
          <w:rFonts w:eastAsiaTheme="minorEastAsia" w:cstheme="minorBidi"/>
          <w:b/>
          <w:kern w:val="2"/>
          <w:sz w:val="24"/>
          <w:lang w:eastAsia="it-IT"/>
          <w14:ligatures w14:val="standardContextual"/>
        </w:rPr>
      </w:pPr>
      <w:ins w:id="2608" w:author="Visone Rossana (GSE)" w:date="2025-10-06T15:59:00Z" w16du:dateUtc="2025-10-06T13:59:00Z">
        <w:del w:id="2609" w:author="Visone Rossana (GSE)" w:date="2025-10-27T12:57:00Z" w16du:dateUtc="2025-10-27T11:57:00Z">
          <w:r w:rsidRPr="00B3310D" w:rsidDel="00C952FD">
            <w:rPr>
              <w:rStyle w:val="Collegamentoipertestuale"/>
            </w:rPr>
            <w:delText>Richiesta di contributo anticipato per la redazione della Diagnosi energetica</w:delText>
          </w:r>
          <w:r w:rsidDel="00C952FD">
            <w:rPr>
              <w:webHidden/>
            </w:rPr>
            <w:tab/>
            <w:delText>69</w:delText>
          </w:r>
        </w:del>
      </w:ins>
    </w:p>
    <w:p w14:paraId="127612AD" w14:textId="19326D14" w:rsidR="007E0056" w:rsidDel="00C952FD" w:rsidRDefault="007E0056">
      <w:pPr>
        <w:pStyle w:val="Sommario1"/>
        <w:rPr>
          <w:ins w:id="2610" w:author="Visone Rossana (GSE)" w:date="2025-10-06T15:59:00Z" w16du:dateUtc="2025-10-06T13:59:00Z"/>
          <w:del w:id="261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612" w:author="Visone Rossana (GSE)" w:date="2025-10-06T15:59:00Z" w16du:dateUtc="2025-10-06T13:59:00Z">
        <w:del w:id="2613" w:author="Visone Rossana (GSE)" w:date="2025-10-27T12:57:00Z" w16du:dateUtc="2025-10-27T11:57:00Z">
          <w:r w:rsidRPr="00B3310D" w:rsidDel="00C952FD">
            <w:rPr>
              <w:rStyle w:val="Collegamentoipertestuale"/>
            </w:rPr>
            <w:delText>10</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VARIAZIONI</w:delText>
          </w:r>
          <w:r w:rsidDel="00C952FD">
            <w:rPr>
              <w:webHidden/>
            </w:rPr>
            <w:tab/>
            <w:delText>74</w:delText>
          </w:r>
        </w:del>
      </w:ins>
    </w:p>
    <w:p w14:paraId="56B744D9" w14:textId="0C18F640" w:rsidR="007E0056" w:rsidDel="00C952FD" w:rsidRDefault="007E0056" w:rsidP="00471678">
      <w:pPr>
        <w:pStyle w:val="Sommario3"/>
        <w:rPr>
          <w:ins w:id="2614" w:author="Visone Rossana (GSE)" w:date="2025-10-06T15:59:00Z" w16du:dateUtc="2025-10-06T13:59:00Z"/>
          <w:del w:id="2615" w:author="Visone Rossana (GSE)" w:date="2025-10-27T12:57:00Z" w16du:dateUtc="2025-10-27T11:57:00Z"/>
          <w:rFonts w:eastAsiaTheme="minorEastAsia" w:cstheme="minorBidi"/>
          <w:b/>
          <w:kern w:val="2"/>
          <w:sz w:val="24"/>
          <w:lang w:eastAsia="it-IT"/>
          <w14:ligatures w14:val="standardContextual"/>
        </w:rPr>
      </w:pPr>
      <w:ins w:id="2616" w:author="Visone Rossana (GSE)" w:date="2025-10-06T15:59:00Z" w16du:dateUtc="2025-10-06T13:59:00Z">
        <w:del w:id="2617" w:author="Visone Rossana (GSE)" w:date="2025-10-27T12:57:00Z" w16du:dateUtc="2025-10-27T11:57:00Z">
          <w:r w:rsidRPr="00B3310D" w:rsidDel="00C952FD">
            <w:rPr>
              <w:rStyle w:val="Collegamentoipertestuale"/>
              <w:rFonts w:cs="Calibri"/>
            </w:rPr>
            <w:delText>10.1</w:delText>
          </w:r>
          <w:r w:rsidDel="00C952FD">
            <w:rPr>
              <w:rFonts w:eastAsiaTheme="minorEastAsia" w:cstheme="minorBidi"/>
              <w:kern w:val="2"/>
              <w:sz w:val="24"/>
              <w:lang w:eastAsia="it-IT"/>
              <w14:ligatures w14:val="standardContextual"/>
            </w:rPr>
            <w:tab/>
          </w:r>
          <w:r w:rsidRPr="00B3310D" w:rsidDel="00C952FD">
            <w:rPr>
              <w:rStyle w:val="Collegamentoipertestuale"/>
            </w:rPr>
            <w:delText>Comunicazioni interventi di modifica</w:delText>
          </w:r>
          <w:r w:rsidDel="00C952FD">
            <w:rPr>
              <w:webHidden/>
            </w:rPr>
            <w:tab/>
            <w:delText>74</w:delText>
          </w:r>
        </w:del>
      </w:ins>
    </w:p>
    <w:p w14:paraId="4FD9160B" w14:textId="796187F9" w:rsidR="007E0056" w:rsidDel="00C952FD" w:rsidRDefault="007E0056" w:rsidP="00471678">
      <w:pPr>
        <w:pStyle w:val="Sommario3"/>
        <w:rPr>
          <w:ins w:id="2618" w:author="Visone Rossana (GSE)" w:date="2025-10-06T15:59:00Z" w16du:dateUtc="2025-10-06T13:59:00Z"/>
          <w:del w:id="2619" w:author="Visone Rossana (GSE)" w:date="2025-10-27T12:57:00Z" w16du:dateUtc="2025-10-27T11:57:00Z"/>
          <w:rFonts w:eastAsiaTheme="minorEastAsia" w:cstheme="minorBidi"/>
          <w:b/>
          <w:kern w:val="2"/>
          <w:sz w:val="24"/>
          <w:lang w:eastAsia="it-IT"/>
          <w14:ligatures w14:val="standardContextual"/>
        </w:rPr>
      </w:pPr>
      <w:ins w:id="2620" w:author="Visone Rossana (GSE)" w:date="2025-10-06T15:59:00Z" w16du:dateUtc="2025-10-06T13:59:00Z">
        <w:del w:id="2621" w:author="Visone Rossana (GSE)" w:date="2025-10-27T12:57:00Z" w16du:dateUtc="2025-10-27T11:57:00Z">
          <w:r w:rsidRPr="00B3310D" w:rsidDel="00C952FD">
            <w:rPr>
              <w:rStyle w:val="Collegamentoipertestuale"/>
              <w:rFonts w:cs="Calibri"/>
            </w:rPr>
            <w:delText>10.2</w:delText>
          </w:r>
          <w:r w:rsidDel="00C952FD">
            <w:rPr>
              <w:rFonts w:eastAsiaTheme="minorEastAsia" w:cstheme="minorBidi"/>
              <w:kern w:val="2"/>
              <w:sz w:val="24"/>
              <w:lang w:eastAsia="it-IT"/>
              <w14:ligatures w14:val="standardContextual"/>
            </w:rPr>
            <w:tab/>
          </w:r>
          <w:r w:rsidRPr="00B3310D" w:rsidDel="00C952FD">
            <w:rPr>
              <w:rStyle w:val="Collegamentoipertestuale"/>
            </w:rPr>
            <w:delText>Variazioni di titolarià</w:delText>
          </w:r>
          <w:r w:rsidDel="00C952FD">
            <w:rPr>
              <w:webHidden/>
            </w:rPr>
            <w:tab/>
            <w:delText>74</w:delText>
          </w:r>
        </w:del>
      </w:ins>
    </w:p>
    <w:p w14:paraId="562F7C56" w14:textId="43B6070C" w:rsidR="007E0056" w:rsidDel="00C952FD" w:rsidRDefault="007E0056">
      <w:pPr>
        <w:pStyle w:val="Sommario1"/>
        <w:rPr>
          <w:ins w:id="2622" w:author="Visone Rossana (GSE)" w:date="2025-10-06T15:59:00Z" w16du:dateUtc="2025-10-06T13:59:00Z"/>
          <w:del w:id="262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624" w:author="Visone Rossana (GSE)" w:date="2025-10-06T15:59:00Z" w16du:dateUtc="2025-10-06T13:59:00Z">
        <w:del w:id="2625" w:author="Visone Rossana (GSE)" w:date="2025-10-27T12:57:00Z" w16du:dateUtc="2025-10-27T11:57:00Z">
          <w:r w:rsidRPr="00B3310D" w:rsidDel="00C952FD">
            <w:rPr>
              <w:rStyle w:val="Collegamentoipertestuale"/>
            </w:rPr>
            <w:delText>11</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VERIFICHE E CONTROLLI</w:delText>
          </w:r>
          <w:r w:rsidDel="00C952FD">
            <w:rPr>
              <w:webHidden/>
            </w:rPr>
            <w:tab/>
            <w:delText>74</w:delText>
          </w:r>
        </w:del>
      </w:ins>
    </w:p>
    <w:p w14:paraId="76C1CEFF" w14:textId="7C5F9934" w:rsidR="007E0056" w:rsidDel="00C952FD" w:rsidRDefault="007E0056" w:rsidP="00471678">
      <w:pPr>
        <w:pStyle w:val="Sommario3"/>
        <w:rPr>
          <w:ins w:id="2626" w:author="Visone Rossana (GSE)" w:date="2025-10-06T15:59:00Z" w16du:dateUtc="2025-10-06T13:59:00Z"/>
          <w:del w:id="2627" w:author="Visone Rossana (GSE)" w:date="2025-10-27T12:57:00Z" w16du:dateUtc="2025-10-27T11:57:00Z"/>
          <w:rFonts w:eastAsiaTheme="minorEastAsia" w:cstheme="minorBidi"/>
          <w:b/>
          <w:kern w:val="2"/>
          <w:sz w:val="24"/>
          <w:lang w:eastAsia="it-IT"/>
          <w14:ligatures w14:val="standardContextual"/>
        </w:rPr>
      </w:pPr>
      <w:ins w:id="2628" w:author="Visone Rossana (GSE)" w:date="2025-10-06T15:59:00Z" w16du:dateUtc="2025-10-06T13:59:00Z">
        <w:del w:id="2629" w:author="Visone Rossana (GSE)" w:date="2025-10-27T12:57:00Z" w16du:dateUtc="2025-10-27T11:57:00Z">
          <w:r w:rsidRPr="00B3310D" w:rsidDel="00C952FD">
            <w:rPr>
              <w:rStyle w:val="Collegamentoipertestuale"/>
              <w:rFonts w:cs="Calibri"/>
            </w:rPr>
            <w:delText>11.1</w:delText>
          </w:r>
          <w:r w:rsidDel="00C952FD">
            <w:rPr>
              <w:rFonts w:eastAsiaTheme="minorEastAsia" w:cstheme="minorBidi"/>
              <w:kern w:val="2"/>
              <w:sz w:val="24"/>
              <w:lang w:eastAsia="it-IT"/>
              <w14:ligatures w14:val="standardContextual"/>
            </w:rPr>
            <w:tab/>
          </w:r>
          <w:r w:rsidRPr="00B3310D" w:rsidDel="00C952FD">
            <w:rPr>
              <w:rStyle w:val="Collegamentoipertestuale"/>
            </w:rPr>
            <w:delText>Modalità di svolgimento delle attività di verifica</w:delText>
          </w:r>
          <w:r w:rsidDel="00C952FD">
            <w:rPr>
              <w:webHidden/>
            </w:rPr>
            <w:tab/>
            <w:delText>74</w:delText>
          </w:r>
        </w:del>
      </w:ins>
    </w:p>
    <w:p w14:paraId="042F1217" w14:textId="062321AD" w:rsidR="007E0056" w:rsidDel="00C952FD" w:rsidRDefault="007E0056" w:rsidP="00471678">
      <w:pPr>
        <w:pStyle w:val="Sommario3"/>
        <w:rPr>
          <w:ins w:id="2630" w:author="Visone Rossana (GSE)" w:date="2025-10-06T15:59:00Z" w16du:dateUtc="2025-10-06T13:59:00Z"/>
          <w:del w:id="2631" w:author="Visone Rossana (GSE)" w:date="2025-10-27T12:57:00Z" w16du:dateUtc="2025-10-27T11:57:00Z"/>
          <w:rFonts w:eastAsiaTheme="minorEastAsia" w:cstheme="minorBidi"/>
          <w:b/>
          <w:kern w:val="2"/>
          <w:sz w:val="24"/>
          <w:lang w:eastAsia="it-IT"/>
          <w14:ligatures w14:val="standardContextual"/>
        </w:rPr>
      </w:pPr>
      <w:ins w:id="2632" w:author="Visone Rossana (GSE)" w:date="2025-10-06T15:59:00Z" w16du:dateUtc="2025-10-06T13:59:00Z">
        <w:del w:id="2633" w:author="Visone Rossana (GSE)" w:date="2025-10-27T12:57:00Z" w16du:dateUtc="2025-10-27T11:57:00Z">
          <w:r w:rsidRPr="00B3310D" w:rsidDel="00C952FD">
            <w:rPr>
              <w:rStyle w:val="Collegamentoipertestuale"/>
              <w:rFonts w:cs="Calibri"/>
            </w:rPr>
            <w:delText>11.2</w:delText>
          </w:r>
          <w:r w:rsidDel="00C952FD">
            <w:rPr>
              <w:rFonts w:eastAsiaTheme="minorEastAsia" w:cstheme="minorBidi"/>
              <w:kern w:val="2"/>
              <w:sz w:val="24"/>
              <w:lang w:eastAsia="it-IT"/>
              <w14:ligatures w14:val="standardContextual"/>
            </w:rPr>
            <w:tab/>
          </w:r>
          <w:r w:rsidRPr="00B3310D" w:rsidDel="00C952FD">
            <w:rPr>
              <w:rStyle w:val="Collegamentoipertestuale"/>
            </w:rPr>
            <w:delText>Revoca del contributo</w:delText>
          </w:r>
          <w:r w:rsidDel="00C952FD">
            <w:rPr>
              <w:webHidden/>
            </w:rPr>
            <w:tab/>
            <w:delText>77</w:delText>
          </w:r>
        </w:del>
      </w:ins>
    </w:p>
    <w:p w14:paraId="1CD59CCD" w14:textId="30AF6D4B" w:rsidR="007E0056" w:rsidDel="00C952FD" w:rsidRDefault="007E0056">
      <w:pPr>
        <w:pStyle w:val="Sommario1"/>
        <w:rPr>
          <w:ins w:id="2634" w:author="Visone Rossana (GSE)" w:date="2025-10-06T15:59:00Z" w16du:dateUtc="2025-10-06T13:59:00Z"/>
          <w:del w:id="263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636" w:author="Visone Rossana (GSE)" w:date="2025-10-06T15:59:00Z" w16du:dateUtc="2025-10-06T13:59:00Z">
        <w:del w:id="2637" w:author="Visone Rossana (GSE)" w:date="2025-10-27T12:57:00Z" w16du:dateUtc="2025-10-27T11:57:00Z">
          <w:r w:rsidRPr="00B3310D" w:rsidDel="00C952FD">
            <w:rPr>
              <w:rStyle w:val="Collegamentoipertestuale"/>
            </w:rPr>
            <w:delText>12</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PRECISAZIONI</w:delText>
          </w:r>
          <w:r w:rsidDel="00C952FD">
            <w:rPr>
              <w:webHidden/>
            </w:rPr>
            <w:tab/>
            <w:delText>77</w:delText>
          </w:r>
        </w:del>
      </w:ins>
    </w:p>
    <w:p w14:paraId="49ED30E6" w14:textId="3982CE51" w:rsidR="007E0056" w:rsidDel="00C952FD" w:rsidRDefault="007E0056" w:rsidP="00471678">
      <w:pPr>
        <w:pStyle w:val="Sommario3"/>
        <w:rPr>
          <w:ins w:id="2638" w:author="Visone Rossana (GSE)" w:date="2025-10-06T15:59:00Z" w16du:dateUtc="2025-10-06T13:59:00Z"/>
          <w:del w:id="2639" w:author="Visone Rossana (GSE)" w:date="2025-10-27T12:57:00Z" w16du:dateUtc="2025-10-27T11:57:00Z"/>
          <w:rFonts w:eastAsiaTheme="minorEastAsia" w:cstheme="minorBidi"/>
          <w:b/>
          <w:kern w:val="2"/>
          <w:sz w:val="24"/>
          <w:lang w:eastAsia="it-IT"/>
          <w14:ligatures w14:val="standardContextual"/>
        </w:rPr>
      </w:pPr>
      <w:ins w:id="2640" w:author="Visone Rossana (GSE)" w:date="2025-10-06T15:59:00Z" w16du:dateUtc="2025-10-06T13:59:00Z">
        <w:del w:id="2641" w:author="Visone Rossana (GSE)" w:date="2025-10-27T12:57:00Z" w16du:dateUtc="2025-10-27T11:57:00Z">
          <w:r w:rsidRPr="00B3310D" w:rsidDel="00C952FD">
            <w:rPr>
              <w:rStyle w:val="Collegamentoipertestuale"/>
              <w:rFonts w:cs="Calibri"/>
            </w:rPr>
            <w:delText>12.1</w:delText>
          </w:r>
          <w:r w:rsidDel="00C952FD">
            <w:rPr>
              <w:rFonts w:eastAsiaTheme="minorEastAsia" w:cstheme="minorBidi"/>
              <w:kern w:val="2"/>
              <w:sz w:val="24"/>
              <w:lang w:eastAsia="it-IT"/>
              <w14:ligatures w14:val="standardContextual"/>
            </w:rPr>
            <w:tab/>
          </w:r>
          <w:r w:rsidRPr="00B3310D" w:rsidDel="00C952FD">
            <w:rPr>
              <w:rStyle w:val="Collegamentoipertestuale"/>
            </w:rPr>
            <w:delText>Data conclusione intervento</w:delText>
          </w:r>
          <w:r w:rsidDel="00C952FD">
            <w:rPr>
              <w:webHidden/>
            </w:rPr>
            <w:tab/>
            <w:delText>77</w:delText>
          </w:r>
        </w:del>
      </w:ins>
    </w:p>
    <w:p w14:paraId="2B79CBE3" w14:textId="128AA09C" w:rsidR="007E0056" w:rsidDel="00C952FD" w:rsidRDefault="007E0056" w:rsidP="00471678">
      <w:pPr>
        <w:pStyle w:val="Sommario3"/>
        <w:rPr>
          <w:ins w:id="2642" w:author="Visone Rossana (GSE)" w:date="2025-10-06T15:59:00Z" w16du:dateUtc="2025-10-06T13:59:00Z"/>
          <w:del w:id="2643" w:author="Visone Rossana (GSE)" w:date="2025-10-27T12:57:00Z" w16du:dateUtc="2025-10-27T11:57:00Z"/>
          <w:rFonts w:eastAsiaTheme="minorEastAsia" w:cstheme="minorBidi"/>
          <w:b/>
          <w:kern w:val="2"/>
          <w:sz w:val="24"/>
          <w:lang w:eastAsia="it-IT"/>
          <w14:ligatures w14:val="standardContextual"/>
        </w:rPr>
      </w:pPr>
      <w:ins w:id="2644" w:author="Visone Rossana (GSE)" w:date="2025-10-06T15:59:00Z" w16du:dateUtc="2025-10-06T13:59:00Z">
        <w:del w:id="2645" w:author="Visone Rossana (GSE)" w:date="2025-10-27T12:57:00Z" w16du:dateUtc="2025-10-27T11:57:00Z">
          <w:r w:rsidRPr="00B3310D" w:rsidDel="00C952FD">
            <w:rPr>
              <w:rStyle w:val="Collegamentoipertestuale"/>
              <w:rFonts w:cs="Calibri"/>
            </w:rPr>
            <w:delText>12.2</w:delText>
          </w:r>
          <w:r w:rsidDel="00C952FD">
            <w:rPr>
              <w:rFonts w:eastAsiaTheme="minorEastAsia" w:cstheme="minorBidi"/>
              <w:kern w:val="2"/>
              <w:sz w:val="24"/>
              <w:lang w:eastAsia="it-IT"/>
              <w14:ligatures w14:val="standardContextual"/>
            </w:rPr>
            <w:tab/>
          </w:r>
          <w:r w:rsidRPr="00B3310D" w:rsidDel="00C952FD">
            <w:rPr>
              <w:rStyle w:val="Collegamentoipertestuale"/>
            </w:rPr>
            <w:delText>Fatture e bonifici</w:delText>
          </w:r>
          <w:r w:rsidDel="00C952FD">
            <w:rPr>
              <w:webHidden/>
            </w:rPr>
            <w:tab/>
            <w:delText>78</w:delText>
          </w:r>
        </w:del>
      </w:ins>
    </w:p>
    <w:p w14:paraId="7A8F7F41" w14:textId="15E0B7A9" w:rsidR="007E0056" w:rsidDel="00C952FD" w:rsidRDefault="007E0056" w:rsidP="00471678">
      <w:pPr>
        <w:pStyle w:val="Sommario3"/>
        <w:rPr>
          <w:ins w:id="2646" w:author="Visone Rossana (GSE)" w:date="2025-10-06T15:59:00Z" w16du:dateUtc="2025-10-06T13:59:00Z"/>
          <w:del w:id="2647" w:author="Visone Rossana (GSE)" w:date="2025-10-27T12:57:00Z" w16du:dateUtc="2025-10-27T11:57:00Z"/>
          <w:rFonts w:eastAsiaTheme="minorEastAsia" w:cstheme="minorBidi"/>
          <w:b/>
          <w:kern w:val="2"/>
          <w:sz w:val="24"/>
          <w:lang w:eastAsia="it-IT"/>
          <w14:ligatures w14:val="standardContextual"/>
        </w:rPr>
      </w:pPr>
      <w:ins w:id="2648" w:author="Visone Rossana (GSE)" w:date="2025-10-06T15:59:00Z" w16du:dateUtc="2025-10-06T13:59:00Z">
        <w:del w:id="2649" w:author="Visone Rossana (GSE)" w:date="2025-10-27T12:57:00Z" w16du:dateUtc="2025-10-27T11:57:00Z">
          <w:r w:rsidRPr="00B3310D" w:rsidDel="00C952FD">
            <w:rPr>
              <w:rStyle w:val="Collegamentoipertestuale"/>
              <w:rFonts w:cs="Calibri"/>
            </w:rPr>
            <w:delText>12.3</w:delText>
          </w:r>
          <w:r w:rsidDel="00C952FD">
            <w:rPr>
              <w:rFonts w:eastAsiaTheme="minorEastAsia" w:cstheme="minorBidi"/>
              <w:kern w:val="2"/>
              <w:sz w:val="24"/>
              <w:lang w:eastAsia="it-IT"/>
              <w14:ligatures w14:val="standardContextual"/>
            </w:rPr>
            <w:tab/>
          </w:r>
          <w:r w:rsidRPr="00B3310D" w:rsidDel="00C952FD">
            <w:rPr>
              <w:rStyle w:val="Collegamentoipertestuale"/>
            </w:rPr>
            <w:delText>Mandato irrevocabile all’incasso - Modalità semplificata in fase di compilazione della richiesta di concessione</w:delText>
          </w:r>
          <w:r w:rsidDel="00C952FD">
            <w:rPr>
              <w:webHidden/>
            </w:rPr>
            <w:tab/>
            <w:delText>81</w:delText>
          </w:r>
        </w:del>
      </w:ins>
    </w:p>
    <w:p w14:paraId="6E11DEDD" w14:textId="7407090E" w:rsidR="007E0056" w:rsidDel="00C952FD" w:rsidRDefault="007E0056" w:rsidP="00471678">
      <w:pPr>
        <w:pStyle w:val="Sommario3"/>
        <w:rPr>
          <w:ins w:id="2650" w:author="Visone Rossana (GSE)" w:date="2025-10-06T15:59:00Z" w16du:dateUtc="2025-10-06T13:59:00Z"/>
          <w:del w:id="2651" w:author="Visone Rossana (GSE)" w:date="2025-10-27T12:57:00Z" w16du:dateUtc="2025-10-27T11:57:00Z"/>
          <w:rFonts w:eastAsiaTheme="minorEastAsia" w:cstheme="minorBidi"/>
          <w:b/>
          <w:kern w:val="2"/>
          <w:sz w:val="24"/>
          <w:lang w:eastAsia="it-IT"/>
          <w14:ligatures w14:val="standardContextual"/>
        </w:rPr>
      </w:pPr>
      <w:ins w:id="2652" w:author="Visone Rossana (GSE)" w:date="2025-10-06T15:59:00Z" w16du:dateUtc="2025-10-06T13:59:00Z">
        <w:del w:id="2653" w:author="Visone Rossana (GSE)" w:date="2025-10-27T12:57:00Z" w16du:dateUtc="2025-10-27T11:57:00Z">
          <w:r w:rsidRPr="00B3310D" w:rsidDel="00C952FD">
            <w:rPr>
              <w:rStyle w:val="Collegamentoipertestuale"/>
              <w:rFonts w:cs="Calibri"/>
            </w:rPr>
            <w:delText>12.4</w:delText>
          </w:r>
          <w:r w:rsidDel="00C952FD">
            <w:rPr>
              <w:rFonts w:eastAsiaTheme="minorEastAsia" w:cstheme="minorBidi"/>
              <w:kern w:val="2"/>
              <w:sz w:val="24"/>
              <w:lang w:eastAsia="it-IT"/>
              <w14:ligatures w14:val="standardContextual"/>
            </w:rPr>
            <w:tab/>
          </w:r>
          <w:r w:rsidRPr="00B3310D" w:rsidDel="00C952FD">
            <w:rPr>
              <w:rStyle w:val="Collegamentoipertestuale"/>
            </w:rPr>
            <w:delText>Mandato irrevocabile all’incasso - Conferimento in fase successiva, a valle dell’attivazione del contratto (</w:delText>
          </w:r>
          <w:r w:rsidRPr="00B3310D" w:rsidDel="00C952FD">
            <w:rPr>
              <w:rStyle w:val="Collegamentoipertestuale"/>
              <w:rFonts w:ascii="Titillium Web" w:eastAsia="Titillium Web" w:hAnsi="Titillium Web" w:cs="Titillium Web"/>
            </w:rPr>
            <w:delText>Soltanto in caso di rateizzazione dell’incentivo)</w:delText>
          </w:r>
          <w:r w:rsidDel="00C952FD">
            <w:rPr>
              <w:webHidden/>
            </w:rPr>
            <w:tab/>
            <w:delText>82</w:delText>
          </w:r>
        </w:del>
      </w:ins>
    </w:p>
    <w:p w14:paraId="3E9FC709" w14:textId="1D76D5C3" w:rsidR="007E0056" w:rsidDel="00C952FD" w:rsidRDefault="007E0056" w:rsidP="00471678">
      <w:pPr>
        <w:pStyle w:val="Sommario3"/>
        <w:rPr>
          <w:ins w:id="2654" w:author="Visone Rossana (GSE)" w:date="2025-10-06T15:59:00Z" w16du:dateUtc="2025-10-06T13:59:00Z"/>
          <w:del w:id="2655" w:author="Visone Rossana (GSE)" w:date="2025-10-27T12:57:00Z" w16du:dateUtc="2025-10-27T11:57:00Z"/>
          <w:rFonts w:eastAsiaTheme="minorEastAsia" w:cstheme="minorBidi"/>
          <w:b/>
          <w:kern w:val="2"/>
          <w:sz w:val="24"/>
          <w:lang w:eastAsia="it-IT"/>
          <w14:ligatures w14:val="standardContextual"/>
        </w:rPr>
      </w:pPr>
      <w:ins w:id="2656" w:author="Visone Rossana (GSE)" w:date="2025-10-06T15:59:00Z" w16du:dateUtc="2025-10-06T13:59:00Z">
        <w:del w:id="2657" w:author="Visone Rossana (GSE)" w:date="2025-10-27T12:57:00Z" w16du:dateUtc="2025-10-27T11:57:00Z">
          <w:r w:rsidRPr="00B3310D" w:rsidDel="00C952FD">
            <w:rPr>
              <w:rStyle w:val="Collegamentoipertestuale"/>
              <w:rFonts w:ascii="Titillium Web" w:eastAsia="Titillium Web" w:hAnsi="Titillium Web" w:cs="Titillium Web"/>
            </w:rPr>
            <w:delText>Il mandato è efficace fino all'accettazione da parte del GSE dell'eventuale atto di revoca.</w:delText>
          </w:r>
          <w:r w:rsidDel="00C952FD">
            <w:rPr>
              <w:webHidden/>
            </w:rPr>
            <w:tab/>
            <w:delText>82</w:delText>
          </w:r>
        </w:del>
      </w:ins>
    </w:p>
    <w:p w14:paraId="12A37CC3" w14:textId="46B17211" w:rsidR="007E0056" w:rsidDel="00C952FD" w:rsidRDefault="007E0056" w:rsidP="00471678">
      <w:pPr>
        <w:pStyle w:val="Sommario3"/>
        <w:rPr>
          <w:ins w:id="2658" w:author="Visone Rossana (GSE)" w:date="2025-10-06T15:59:00Z" w16du:dateUtc="2025-10-06T13:59:00Z"/>
          <w:del w:id="2659" w:author="Visone Rossana (GSE)" w:date="2025-10-27T12:57:00Z" w16du:dateUtc="2025-10-27T11:57:00Z"/>
          <w:rFonts w:eastAsiaTheme="minorEastAsia" w:cstheme="minorBidi"/>
          <w:b/>
          <w:kern w:val="2"/>
          <w:sz w:val="24"/>
          <w:lang w:eastAsia="it-IT"/>
          <w14:ligatures w14:val="standardContextual"/>
        </w:rPr>
      </w:pPr>
      <w:ins w:id="2660" w:author="Visone Rossana (GSE)" w:date="2025-10-06T15:59:00Z" w16du:dateUtc="2025-10-06T13:59:00Z">
        <w:del w:id="2661" w:author="Visone Rossana (GSE)" w:date="2025-10-27T12:57:00Z" w16du:dateUtc="2025-10-27T11:57:00Z">
          <w:r w:rsidRPr="00B3310D" w:rsidDel="00C952FD">
            <w:rPr>
              <w:rStyle w:val="Collegamentoipertestuale"/>
              <w:rFonts w:ascii="Titillium Web" w:eastAsia="Titillium Web" w:hAnsi="Titillium Web" w:cs="Titillium Web"/>
            </w:rPr>
            <w:delText>La revoca del mandato deve avvenire nella stessa forma, rispettando le medesime condizioni sopra riportate, con la quale è stato stipulato il mandato a cui si riferisce.</w:delText>
          </w:r>
          <w:r w:rsidDel="00C952FD">
            <w:rPr>
              <w:webHidden/>
            </w:rPr>
            <w:tab/>
            <w:delText>82</w:delText>
          </w:r>
        </w:del>
      </w:ins>
    </w:p>
    <w:p w14:paraId="24F60C2C" w14:textId="3F1D7FAD" w:rsidR="007E0056" w:rsidDel="00C952FD" w:rsidRDefault="007E0056" w:rsidP="00471678">
      <w:pPr>
        <w:pStyle w:val="Sommario3"/>
        <w:rPr>
          <w:ins w:id="2662" w:author="Visone Rossana (GSE)" w:date="2025-10-06T15:59:00Z" w16du:dateUtc="2025-10-06T13:59:00Z"/>
          <w:del w:id="2663" w:author="Visone Rossana (GSE)" w:date="2025-10-27T12:57:00Z" w16du:dateUtc="2025-10-27T11:57:00Z"/>
          <w:rFonts w:eastAsiaTheme="minorEastAsia" w:cstheme="minorBidi"/>
          <w:b/>
          <w:kern w:val="2"/>
          <w:sz w:val="24"/>
          <w:lang w:eastAsia="it-IT"/>
          <w14:ligatures w14:val="standardContextual"/>
        </w:rPr>
      </w:pPr>
      <w:ins w:id="2664" w:author="Visone Rossana (GSE)" w:date="2025-10-06T15:59:00Z" w16du:dateUtc="2025-10-06T13:59:00Z">
        <w:del w:id="2665" w:author="Visone Rossana (GSE)" w:date="2025-10-27T12:57:00Z" w16du:dateUtc="2025-10-27T11:57:00Z">
          <w:r w:rsidRPr="00B3310D" w:rsidDel="00C952FD">
            <w:rPr>
              <w:rStyle w:val="Collegamentoipertestuale"/>
              <w:rFonts w:cs="Calibri"/>
            </w:rPr>
            <w:delText>12.5</w:delText>
          </w:r>
          <w:r w:rsidDel="00C952FD">
            <w:rPr>
              <w:rFonts w:eastAsiaTheme="minorEastAsia" w:cstheme="minorBidi"/>
              <w:kern w:val="2"/>
              <w:sz w:val="24"/>
              <w:lang w:eastAsia="it-IT"/>
              <w14:ligatures w14:val="standardContextual"/>
            </w:rPr>
            <w:tab/>
          </w:r>
          <w:r w:rsidRPr="00B3310D" w:rsidDel="00C952FD">
            <w:rPr>
              <w:rStyle w:val="Collegamentoipertestuale"/>
            </w:rPr>
            <w:delText>Cessione del credito - Conferimento in fase successiva, a valle dell’attivazione del contratto (</w:delText>
          </w:r>
          <w:r w:rsidRPr="00B3310D" w:rsidDel="00C952FD">
            <w:rPr>
              <w:rStyle w:val="Collegamentoipertestuale"/>
              <w:rFonts w:ascii="Titillium Web" w:eastAsia="Titillium Web" w:hAnsi="Titillium Web" w:cs="Titillium Web"/>
            </w:rPr>
            <w:delText>Soltanto in caso di rateizzazione dell’incentivo)</w:delText>
          </w:r>
          <w:r w:rsidDel="00C952FD">
            <w:rPr>
              <w:webHidden/>
            </w:rPr>
            <w:tab/>
            <w:delText>82</w:delText>
          </w:r>
        </w:del>
      </w:ins>
    </w:p>
    <w:p w14:paraId="0E3DCAD4" w14:textId="48F6347A" w:rsidR="007E0056" w:rsidDel="00C952FD" w:rsidRDefault="007E0056" w:rsidP="00471678">
      <w:pPr>
        <w:pStyle w:val="Sommario3"/>
        <w:rPr>
          <w:ins w:id="2666" w:author="Visone Rossana (GSE)" w:date="2025-10-06T15:59:00Z" w16du:dateUtc="2025-10-06T13:59:00Z"/>
          <w:del w:id="2667" w:author="Visone Rossana (GSE)" w:date="2025-10-27T12:57:00Z" w16du:dateUtc="2025-10-27T11:57:00Z"/>
          <w:rFonts w:eastAsiaTheme="minorEastAsia" w:cstheme="minorBidi"/>
          <w:b/>
          <w:kern w:val="2"/>
          <w:sz w:val="24"/>
          <w:lang w:eastAsia="it-IT"/>
          <w14:ligatures w14:val="standardContextual"/>
        </w:rPr>
      </w:pPr>
      <w:ins w:id="2668" w:author="Visone Rossana (GSE)" w:date="2025-10-06T15:59:00Z" w16du:dateUtc="2025-10-06T13:59:00Z">
        <w:del w:id="2669" w:author="Visone Rossana (GSE)" w:date="2025-10-27T12:57:00Z" w16du:dateUtc="2025-10-27T11:57:00Z">
          <w:r w:rsidRPr="00B3310D" w:rsidDel="00C952FD">
            <w:rPr>
              <w:rStyle w:val="Collegamentoipertestuale"/>
              <w:rFonts w:cs="Calibri"/>
            </w:rPr>
            <w:delText>12.6</w:delText>
          </w:r>
          <w:r w:rsidDel="00C952FD">
            <w:rPr>
              <w:rFonts w:eastAsiaTheme="minorEastAsia" w:cstheme="minorBidi"/>
              <w:kern w:val="2"/>
              <w:sz w:val="24"/>
              <w:lang w:eastAsia="it-IT"/>
              <w14:ligatures w14:val="standardContextual"/>
            </w:rPr>
            <w:tab/>
          </w:r>
          <w:r w:rsidRPr="00B3310D" w:rsidDel="00C952FD">
            <w:rPr>
              <w:rStyle w:val="Collegamentoipertestuale"/>
            </w:rPr>
            <w:delText>Multi-intervento</w:delText>
          </w:r>
          <w:r w:rsidDel="00C952FD">
            <w:rPr>
              <w:webHidden/>
            </w:rPr>
            <w:tab/>
            <w:delText>83</w:delText>
          </w:r>
        </w:del>
      </w:ins>
    </w:p>
    <w:p w14:paraId="739AEE7F" w14:textId="6A2C93C2" w:rsidR="007E0056" w:rsidDel="00C952FD" w:rsidRDefault="007E0056" w:rsidP="00471678">
      <w:pPr>
        <w:pStyle w:val="Sommario3"/>
        <w:rPr>
          <w:ins w:id="2670" w:author="Visone Rossana (GSE)" w:date="2025-10-06T15:59:00Z" w16du:dateUtc="2025-10-06T13:59:00Z"/>
          <w:del w:id="2671" w:author="Visone Rossana (GSE)" w:date="2025-10-27T12:57:00Z" w16du:dateUtc="2025-10-27T11:57:00Z"/>
          <w:rFonts w:eastAsiaTheme="minorEastAsia" w:cstheme="minorBidi"/>
          <w:b/>
          <w:kern w:val="2"/>
          <w:sz w:val="24"/>
          <w:lang w:eastAsia="it-IT"/>
          <w14:ligatures w14:val="standardContextual"/>
        </w:rPr>
      </w:pPr>
      <w:ins w:id="2672" w:author="Visone Rossana (GSE)" w:date="2025-10-06T15:59:00Z" w16du:dateUtc="2025-10-06T13:59:00Z">
        <w:del w:id="2673" w:author="Visone Rossana (GSE)" w:date="2025-10-27T12:57:00Z" w16du:dateUtc="2025-10-27T11:57:00Z">
          <w:r w:rsidRPr="00B3310D" w:rsidDel="00C952FD">
            <w:rPr>
              <w:rStyle w:val="Collegamentoipertestuale"/>
              <w:rFonts w:cs="Calibri"/>
            </w:rPr>
            <w:delText>12.7</w:delText>
          </w:r>
          <w:r w:rsidDel="00C952FD">
            <w:rPr>
              <w:rFonts w:eastAsiaTheme="minorEastAsia" w:cstheme="minorBidi"/>
              <w:kern w:val="2"/>
              <w:sz w:val="24"/>
              <w:lang w:eastAsia="it-IT"/>
              <w14:ligatures w14:val="standardContextual"/>
            </w:rPr>
            <w:tab/>
          </w:r>
          <w:r w:rsidRPr="00B3310D" w:rsidDel="00C952FD">
            <w:rPr>
              <w:rStyle w:val="Collegamentoipertestuale"/>
            </w:rPr>
            <w:delText>Asseverazione</w:delText>
          </w:r>
          <w:r w:rsidDel="00C952FD">
            <w:rPr>
              <w:webHidden/>
            </w:rPr>
            <w:tab/>
            <w:delText>84</w:delText>
          </w:r>
        </w:del>
      </w:ins>
    </w:p>
    <w:p w14:paraId="19BC62EB" w14:textId="4191B8D8" w:rsidR="007E0056" w:rsidDel="00C952FD" w:rsidRDefault="007E0056" w:rsidP="00471678">
      <w:pPr>
        <w:pStyle w:val="Sommario3"/>
        <w:rPr>
          <w:ins w:id="2674" w:author="Visone Rossana (GSE)" w:date="2025-10-06T15:59:00Z" w16du:dateUtc="2025-10-06T13:59:00Z"/>
          <w:del w:id="2675" w:author="Visone Rossana (GSE)" w:date="2025-10-27T12:57:00Z" w16du:dateUtc="2025-10-27T11:57:00Z"/>
          <w:rFonts w:eastAsiaTheme="minorEastAsia" w:cstheme="minorBidi"/>
          <w:b/>
          <w:kern w:val="2"/>
          <w:sz w:val="24"/>
          <w:lang w:eastAsia="it-IT"/>
          <w14:ligatures w14:val="standardContextual"/>
        </w:rPr>
      </w:pPr>
      <w:ins w:id="2676" w:author="Visone Rossana (GSE)" w:date="2025-10-06T15:59:00Z" w16du:dateUtc="2025-10-06T13:59:00Z">
        <w:del w:id="2677" w:author="Visone Rossana (GSE)" w:date="2025-10-27T12:57:00Z" w16du:dateUtc="2025-10-27T11:57:00Z">
          <w:r w:rsidRPr="00B3310D" w:rsidDel="00C952FD">
            <w:rPr>
              <w:rStyle w:val="Collegamentoipertestuale"/>
              <w:rFonts w:cs="Calibri"/>
            </w:rPr>
            <w:delText>12.8</w:delText>
          </w:r>
          <w:r w:rsidDel="00C952FD">
            <w:rPr>
              <w:rFonts w:eastAsiaTheme="minorEastAsia" w:cstheme="minorBidi"/>
              <w:kern w:val="2"/>
              <w:sz w:val="24"/>
              <w:lang w:eastAsia="it-IT"/>
              <w14:ligatures w14:val="standardContextual"/>
            </w:rPr>
            <w:tab/>
          </w:r>
          <w:r w:rsidRPr="00B3310D" w:rsidDel="00C952FD">
            <w:rPr>
              <w:rStyle w:val="Collegamentoipertestuale"/>
            </w:rPr>
            <w:delText>Potenza termica nominale</w:delText>
          </w:r>
          <w:r w:rsidDel="00C952FD">
            <w:rPr>
              <w:webHidden/>
            </w:rPr>
            <w:tab/>
            <w:delText>84</w:delText>
          </w:r>
        </w:del>
      </w:ins>
    </w:p>
    <w:p w14:paraId="6B2B90AF" w14:textId="1B93F199" w:rsidR="007E0056" w:rsidDel="00C952FD" w:rsidRDefault="007E0056" w:rsidP="00471678">
      <w:pPr>
        <w:pStyle w:val="Sommario3"/>
        <w:rPr>
          <w:ins w:id="2678" w:author="Visone Rossana (GSE)" w:date="2025-10-06T15:59:00Z" w16du:dateUtc="2025-10-06T13:59:00Z"/>
          <w:del w:id="2679" w:author="Visone Rossana (GSE)" w:date="2025-10-27T12:57:00Z" w16du:dateUtc="2025-10-27T11:57:00Z"/>
          <w:rFonts w:eastAsiaTheme="minorEastAsia" w:cstheme="minorBidi"/>
          <w:b/>
          <w:kern w:val="2"/>
          <w:sz w:val="24"/>
          <w:lang w:eastAsia="it-IT"/>
          <w14:ligatures w14:val="standardContextual"/>
        </w:rPr>
      </w:pPr>
      <w:ins w:id="2680" w:author="Visone Rossana (GSE)" w:date="2025-10-06T15:59:00Z" w16du:dateUtc="2025-10-06T13:59:00Z">
        <w:del w:id="2681" w:author="Visone Rossana (GSE)" w:date="2025-10-27T12:57:00Z" w16du:dateUtc="2025-10-27T11:57:00Z">
          <w:r w:rsidDel="00C952FD">
            <w:rPr>
              <w:rFonts w:eastAsiaTheme="minorEastAsia" w:cstheme="minorBidi"/>
              <w:kern w:val="2"/>
              <w:sz w:val="24"/>
              <w:lang w:eastAsia="it-IT"/>
              <w14:ligatures w14:val="standardContextual"/>
            </w:rPr>
            <w:tab/>
          </w:r>
          <w:r w:rsidRPr="00B3310D" w:rsidDel="00C952FD">
            <w:rPr>
              <w:rStyle w:val="Collegamentoipertestuale"/>
            </w:rPr>
            <w:delText>Sostituzione di impianti di climatizzazione invernale, utilizzi degli impianti e smaltimento</w:delText>
          </w:r>
          <w:r w:rsidDel="00C952FD">
            <w:rPr>
              <w:webHidden/>
            </w:rPr>
            <w:tab/>
            <w:delText>84</w:delText>
          </w:r>
        </w:del>
      </w:ins>
    </w:p>
    <w:p w14:paraId="015A7613" w14:textId="60EA4EBE" w:rsidR="007E0056" w:rsidDel="00C952FD" w:rsidRDefault="007E0056" w:rsidP="00471678">
      <w:pPr>
        <w:pStyle w:val="Sommario3"/>
        <w:rPr>
          <w:ins w:id="2682" w:author="Visone Rossana (GSE)" w:date="2025-10-06T15:59:00Z" w16du:dateUtc="2025-10-06T13:59:00Z"/>
          <w:del w:id="2683" w:author="Visone Rossana (GSE)" w:date="2025-10-27T12:57:00Z" w16du:dateUtc="2025-10-27T11:57:00Z"/>
          <w:rFonts w:eastAsiaTheme="minorEastAsia" w:cstheme="minorBidi"/>
          <w:b/>
          <w:kern w:val="2"/>
          <w:sz w:val="24"/>
          <w:lang w:eastAsia="it-IT"/>
          <w14:ligatures w14:val="standardContextual"/>
        </w:rPr>
      </w:pPr>
      <w:ins w:id="2684" w:author="Visone Rossana (GSE)" w:date="2025-10-06T15:59:00Z" w16du:dateUtc="2025-10-06T13:59:00Z">
        <w:del w:id="2685" w:author="Visone Rossana (GSE)" w:date="2025-10-27T12:57:00Z" w16du:dateUtc="2025-10-27T11:57:00Z">
          <w:r w:rsidRPr="00B3310D" w:rsidDel="00C952FD">
            <w:rPr>
              <w:rStyle w:val="Collegamentoipertestuale"/>
              <w:rFonts w:cs="Calibri"/>
            </w:rPr>
            <w:delText>12.9</w:delText>
          </w:r>
          <w:r w:rsidDel="00C952FD">
            <w:rPr>
              <w:webHidden/>
            </w:rPr>
            <w:tab/>
            <w:delText>84</w:delText>
          </w:r>
        </w:del>
      </w:ins>
    </w:p>
    <w:p w14:paraId="06706AFB" w14:textId="1DB4464C" w:rsidR="007E0056" w:rsidDel="00C952FD" w:rsidRDefault="007E0056" w:rsidP="00471678">
      <w:pPr>
        <w:pStyle w:val="Sommario3"/>
        <w:rPr>
          <w:ins w:id="2686" w:author="Visone Rossana (GSE)" w:date="2025-10-06T15:59:00Z" w16du:dateUtc="2025-10-06T13:59:00Z"/>
          <w:del w:id="2687" w:author="Visone Rossana (GSE)" w:date="2025-10-27T12:57:00Z" w16du:dateUtc="2025-10-27T11:57:00Z"/>
          <w:rFonts w:eastAsiaTheme="minorEastAsia" w:cstheme="minorBidi"/>
          <w:b/>
          <w:kern w:val="2"/>
          <w:sz w:val="24"/>
          <w:lang w:eastAsia="it-IT"/>
          <w14:ligatures w14:val="standardContextual"/>
        </w:rPr>
      </w:pPr>
      <w:ins w:id="2688" w:author="Visone Rossana (GSE)" w:date="2025-10-06T15:59:00Z" w16du:dateUtc="2025-10-06T13:59:00Z">
        <w:del w:id="2689" w:author="Visone Rossana (GSE)" w:date="2025-10-27T12:57:00Z" w16du:dateUtc="2025-10-27T11:57:00Z">
          <w:r w:rsidRPr="00B3310D" w:rsidDel="00C952FD">
            <w:rPr>
              <w:rStyle w:val="Collegamentoipertestuale"/>
              <w:rFonts w:cs="Calibri"/>
            </w:rPr>
            <w:delText>12.10</w:delText>
          </w:r>
          <w:r w:rsidDel="00C952FD">
            <w:rPr>
              <w:rFonts w:eastAsiaTheme="minorEastAsia" w:cstheme="minorBidi"/>
              <w:kern w:val="2"/>
              <w:sz w:val="24"/>
              <w:lang w:eastAsia="it-IT"/>
              <w14:ligatures w14:val="standardContextual"/>
            </w:rPr>
            <w:tab/>
          </w:r>
          <w:r w:rsidRPr="00B3310D" w:rsidDel="00C952FD">
            <w:rPr>
              <w:rStyle w:val="Collegamentoipertestuale"/>
            </w:rPr>
            <w:delText>Sistemi di contabilizzazione del calore e trasmissione delle misure di energia termica</w:delText>
          </w:r>
          <w:r w:rsidDel="00C952FD">
            <w:rPr>
              <w:webHidden/>
            </w:rPr>
            <w:tab/>
            <w:delText>87</w:delText>
          </w:r>
        </w:del>
      </w:ins>
    </w:p>
    <w:p w14:paraId="21C4DBE1" w14:textId="20CB7B84" w:rsidR="007E0056" w:rsidDel="00C952FD" w:rsidRDefault="007E0056" w:rsidP="00471678">
      <w:pPr>
        <w:pStyle w:val="Sommario3"/>
        <w:rPr>
          <w:ins w:id="2690" w:author="Visone Rossana (GSE)" w:date="2025-10-06T15:59:00Z" w16du:dateUtc="2025-10-06T13:59:00Z"/>
          <w:del w:id="2691" w:author="Visone Rossana (GSE)" w:date="2025-10-27T12:57:00Z" w16du:dateUtc="2025-10-27T11:57:00Z"/>
          <w:rFonts w:eastAsiaTheme="minorEastAsia" w:cstheme="minorBidi"/>
          <w:b/>
          <w:kern w:val="2"/>
          <w:sz w:val="24"/>
          <w:lang w:eastAsia="it-IT"/>
          <w14:ligatures w14:val="standardContextual"/>
        </w:rPr>
      </w:pPr>
      <w:ins w:id="2692" w:author="Visone Rossana (GSE)" w:date="2025-10-06T15:59:00Z" w16du:dateUtc="2025-10-06T13:59:00Z">
        <w:del w:id="2693" w:author="Visone Rossana (GSE)" w:date="2025-10-27T12:57:00Z" w16du:dateUtc="2025-10-27T11:57:00Z">
          <w:r w:rsidRPr="00B3310D" w:rsidDel="00C952FD">
            <w:rPr>
              <w:rStyle w:val="Collegamentoipertestuale"/>
              <w:rFonts w:cs="Calibri"/>
            </w:rPr>
            <w:delText>12.11</w:delText>
          </w:r>
          <w:r w:rsidDel="00C952FD">
            <w:rPr>
              <w:rFonts w:eastAsiaTheme="minorEastAsia" w:cstheme="minorBidi"/>
              <w:kern w:val="2"/>
              <w:sz w:val="24"/>
              <w:lang w:eastAsia="it-IT"/>
              <w14:ligatures w14:val="standardContextual"/>
            </w:rPr>
            <w:tab/>
          </w:r>
          <w:r w:rsidRPr="00B3310D" w:rsidDel="00C952FD">
            <w:rPr>
              <w:rStyle w:val="Collegamentoipertestuale"/>
            </w:rPr>
            <w:delText>Obblighi d’integrazione delle fonti rinnovabili negli edifici (Dlgs 199/21)</w:delText>
          </w:r>
          <w:r w:rsidDel="00C952FD">
            <w:rPr>
              <w:webHidden/>
            </w:rPr>
            <w:tab/>
            <w:delText>87</w:delText>
          </w:r>
        </w:del>
      </w:ins>
    </w:p>
    <w:p w14:paraId="18340AA9" w14:textId="0E5354CF" w:rsidR="007E0056" w:rsidDel="00C952FD" w:rsidRDefault="007E0056" w:rsidP="00471678">
      <w:pPr>
        <w:pStyle w:val="Sommario3"/>
        <w:rPr>
          <w:ins w:id="2694" w:author="Visone Rossana (GSE)" w:date="2025-10-06T15:59:00Z" w16du:dateUtc="2025-10-06T13:59:00Z"/>
          <w:del w:id="2695" w:author="Visone Rossana (GSE)" w:date="2025-10-27T12:57:00Z" w16du:dateUtc="2025-10-27T11:57:00Z"/>
          <w:rFonts w:eastAsiaTheme="minorEastAsia" w:cstheme="minorBidi"/>
          <w:b/>
          <w:kern w:val="2"/>
          <w:sz w:val="24"/>
          <w:lang w:eastAsia="it-IT"/>
          <w14:ligatures w14:val="standardContextual"/>
        </w:rPr>
      </w:pPr>
      <w:ins w:id="2696" w:author="Visone Rossana (GSE)" w:date="2025-10-06T15:59:00Z" w16du:dateUtc="2025-10-06T13:59:00Z">
        <w:del w:id="2697" w:author="Visone Rossana (GSE)" w:date="2025-10-27T12:57:00Z" w16du:dateUtc="2025-10-27T11:57:00Z">
          <w:r w:rsidRPr="00B3310D" w:rsidDel="00C952FD">
            <w:rPr>
              <w:rStyle w:val="Collegamentoipertestuale"/>
              <w:rFonts w:cs="Calibri"/>
            </w:rPr>
            <w:delText>12.12</w:delText>
          </w:r>
          <w:r w:rsidDel="00C952FD">
            <w:rPr>
              <w:rFonts w:eastAsiaTheme="minorEastAsia" w:cstheme="minorBidi"/>
              <w:kern w:val="2"/>
              <w:sz w:val="24"/>
              <w:lang w:eastAsia="it-IT"/>
              <w14:ligatures w14:val="standardContextual"/>
            </w:rPr>
            <w:tab/>
          </w:r>
          <w:r w:rsidRPr="00B3310D" w:rsidDel="00C952FD">
            <w:rPr>
              <w:rStyle w:val="Collegamentoipertestuale"/>
            </w:rPr>
            <w:delText>Identificazione Edificio</w:delText>
          </w:r>
          <w:r w:rsidDel="00C952FD">
            <w:rPr>
              <w:webHidden/>
            </w:rPr>
            <w:tab/>
            <w:delText>88</w:delText>
          </w:r>
        </w:del>
      </w:ins>
    </w:p>
    <w:p w14:paraId="1F89A743" w14:textId="7A80C0C1" w:rsidR="007E0056" w:rsidDel="00C952FD" w:rsidRDefault="007E0056" w:rsidP="00471678">
      <w:pPr>
        <w:pStyle w:val="Sommario3"/>
        <w:rPr>
          <w:ins w:id="2698" w:author="Visone Rossana (GSE)" w:date="2025-10-06T15:59:00Z" w16du:dateUtc="2025-10-06T13:59:00Z"/>
          <w:del w:id="2699" w:author="Visone Rossana (GSE)" w:date="2025-10-27T12:57:00Z" w16du:dateUtc="2025-10-27T11:57:00Z"/>
          <w:rFonts w:eastAsiaTheme="minorEastAsia" w:cstheme="minorBidi"/>
          <w:b/>
          <w:kern w:val="2"/>
          <w:sz w:val="24"/>
          <w:lang w:eastAsia="it-IT"/>
          <w14:ligatures w14:val="standardContextual"/>
        </w:rPr>
      </w:pPr>
      <w:ins w:id="2700" w:author="Visone Rossana (GSE)" w:date="2025-10-06T15:59:00Z" w16du:dateUtc="2025-10-06T13:59:00Z">
        <w:del w:id="2701" w:author="Visone Rossana (GSE)" w:date="2025-10-27T12:57:00Z" w16du:dateUtc="2025-10-27T11:57:00Z">
          <w:r w:rsidRPr="00B3310D" w:rsidDel="00C952FD">
            <w:rPr>
              <w:rStyle w:val="Collegamentoipertestuale"/>
              <w:rFonts w:cs="Calibri"/>
            </w:rPr>
            <w:delText>12.13</w:delText>
          </w:r>
          <w:r w:rsidDel="00C952FD">
            <w:rPr>
              <w:rFonts w:eastAsiaTheme="minorEastAsia" w:cstheme="minorBidi"/>
              <w:kern w:val="2"/>
              <w:sz w:val="24"/>
              <w:lang w:eastAsia="it-IT"/>
              <w14:ligatures w14:val="standardContextual"/>
            </w:rPr>
            <w:tab/>
          </w:r>
          <w:r w:rsidRPr="00B3310D" w:rsidDel="00C952FD">
            <w:rPr>
              <w:rStyle w:val="Collegamentoipertestuale"/>
            </w:rPr>
            <w:delText>Interventi realizzati in edifici gestiti dagli ex IACP comunque denominati e trasformati dalle Regioni</w:delText>
          </w:r>
          <w:r w:rsidDel="00C952FD">
            <w:rPr>
              <w:webHidden/>
            </w:rPr>
            <w:tab/>
            <w:delText>88</w:delText>
          </w:r>
        </w:del>
      </w:ins>
    </w:p>
    <w:p w14:paraId="7EE27776" w14:textId="0C3B14AA" w:rsidR="007E0056" w:rsidDel="00C952FD" w:rsidRDefault="007E0056" w:rsidP="00471678">
      <w:pPr>
        <w:pStyle w:val="Sommario3"/>
        <w:rPr>
          <w:ins w:id="2702" w:author="Visone Rossana (GSE)" w:date="2025-10-06T15:59:00Z" w16du:dateUtc="2025-10-06T13:59:00Z"/>
          <w:del w:id="2703" w:author="Visone Rossana (GSE)" w:date="2025-10-27T12:57:00Z" w16du:dateUtc="2025-10-27T11:57:00Z"/>
          <w:rFonts w:eastAsiaTheme="minorEastAsia" w:cstheme="minorBidi"/>
          <w:b/>
          <w:kern w:val="2"/>
          <w:sz w:val="24"/>
          <w:lang w:eastAsia="it-IT"/>
          <w14:ligatures w14:val="standardContextual"/>
        </w:rPr>
      </w:pPr>
      <w:ins w:id="2704" w:author="Visone Rossana (GSE)" w:date="2025-10-06T15:59:00Z" w16du:dateUtc="2025-10-06T13:59:00Z">
        <w:del w:id="2705" w:author="Visone Rossana (GSE)" w:date="2025-10-27T12:57:00Z" w16du:dateUtc="2025-10-27T11:57:00Z">
          <w:r w:rsidRPr="00B3310D" w:rsidDel="00C952FD">
            <w:rPr>
              <w:rStyle w:val="Collegamentoipertestuale"/>
              <w:rFonts w:cs="Calibri"/>
            </w:rPr>
            <w:delText>12.14</w:delText>
          </w:r>
          <w:r w:rsidDel="00C952FD">
            <w:rPr>
              <w:rFonts w:eastAsiaTheme="minorEastAsia" w:cstheme="minorBidi"/>
              <w:kern w:val="2"/>
              <w:sz w:val="24"/>
              <w:lang w:eastAsia="it-IT"/>
              <w14:ligatures w14:val="standardContextual"/>
            </w:rPr>
            <w:tab/>
          </w:r>
          <w:r w:rsidRPr="00B3310D" w:rsidDel="00C952FD">
            <w:rPr>
              <w:rStyle w:val="Collegamentoipertestuale"/>
            </w:rPr>
            <w:delText>Interventi realizzati su edifici misti e su specifiche configurazioni di edificio</w:delText>
          </w:r>
          <w:r w:rsidDel="00C952FD">
            <w:rPr>
              <w:webHidden/>
            </w:rPr>
            <w:tab/>
            <w:delText>88</w:delText>
          </w:r>
        </w:del>
      </w:ins>
    </w:p>
    <w:p w14:paraId="510DE250" w14:textId="401DC3BF" w:rsidR="007E0056" w:rsidDel="00C952FD" w:rsidRDefault="007E0056" w:rsidP="00471678">
      <w:pPr>
        <w:pStyle w:val="Sommario3"/>
        <w:rPr>
          <w:ins w:id="2706" w:author="Visone Rossana (GSE)" w:date="2025-10-06T15:59:00Z" w16du:dateUtc="2025-10-06T13:59:00Z"/>
          <w:del w:id="2707" w:author="Visone Rossana (GSE)" w:date="2025-10-27T12:57:00Z" w16du:dateUtc="2025-10-27T11:57:00Z"/>
          <w:rFonts w:eastAsiaTheme="minorEastAsia" w:cstheme="minorBidi"/>
          <w:b/>
          <w:kern w:val="2"/>
          <w:sz w:val="24"/>
          <w:lang w:eastAsia="it-IT"/>
          <w14:ligatures w14:val="standardContextual"/>
        </w:rPr>
      </w:pPr>
      <w:ins w:id="2708" w:author="Visone Rossana (GSE)" w:date="2025-10-06T15:59:00Z" w16du:dateUtc="2025-10-06T13:59:00Z">
        <w:del w:id="2709" w:author="Visone Rossana (GSE)" w:date="2025-10-27T12:57:00Z" w16du:dateUtc="2025-10-27T11:57:00Z">
          <w:r w:rsidRPr="00B3310D" w:rsidDel="00C952FD">
            <w:rPr>
              <w:rStyle w:val="Collegamentoipertestuale"/>
              <w:rFonts w:cs="Calibri"/>
            </w:rPr>
            <w:delText>12.15</w:delText>
          </w:r>
          <w:r w:rsidDel="00C952FD">
            <w:rPr>
              <w:rFonts w:eastAsiaTheme="minorEastAsia" w:cstheme="minorBidi"/>
              <w:kern w:val="2"/>
              <w:sz w:val="24"/>
              <w:lang w:eastAsia="it-IT"/>
              <w14:ligatures w14:val="standardContextual"/>
            </w:rPr>
            <w:tab/>
          </w:r>
          <w:r w:rsidRPr="00B3310D" w:rsidDel="00C952FD">
            <w:rPr>
              <w:rStyle w:val="Collegamentoipertestuale"/>
            </w:rPr>
            <w:delText>Disposizioni di cui all’art. 48 ter del Decreto legge 14 agosto 2020, n. 104</w:delText>
          </w:r>
          <w:r w:rsidDel="00C952FD">
            <w:rPr>
              <w:webHidden/>
            </w:rPr>
            <w:tab/>
            <w:delText>89</w:delText>
          </w:r>
        </w:del>
      </w:ins>
    </w:p>
    <w:p w14:paraId="1CB003A3" w14:textId="3C6453D6" w:rsidR="007E0056" w:rsidDel="00C952FD" w:rsidRDefault="007E0056" w:rsidP="00471678">
      <w:pPr>
        <w:pStyle w:val="Sommario3"/>
        <w:rPr>
          <w:ins w:id="2710" w:author="Visone Rossana (GSE)" w:date="2025-10-06T15:59:00Z" w16du:dateUtc="2025-10-06T13:59:00Z"/>
          <w:del w:id="2711" w:author="Visone Rossana (GSE)" w:date="2025-10-27T12:57:00Z" w16du:dateUtc="2025-10-27T11:57:00Z"/>
          <w:rFonts w:eastAsiaTheme="minorEastAsia" w:cstheme="minorBidi"/>
          <w:b/>
          <w:kern w:val="2"/>
          <w:sz w:val="24"/>
          <w:lang w:eastAsia="it-IT"/>
          <w14:ligatures w14:val="standardContextual"/>
        </w:rPr>
      </w:pPr>
      <w:ins w:id="2712" w:author="Visone Rossana (GSE)" w:date="2025-10-06T15:59:00Z" w16du:dateUtc="2025-10-06T13:59:00Z">
        <w:del w:id="2713" w:author="Visone Rossana (GSE)" w:date="2025-10-27T12:57:00Z" w16du:dateUtc="2025-10-27T11:57:00Z">
          <w:r w:rsidRPr="00B3310D" w:rsidDel="00C952FD">
            <w:rPr>
              <w:rStyle w:val="Collegamentoipertestuale"/>
              <w:rFonts w:cs="Calibri"/>
            </w:rPr>
            <w:delText>12.16</w:delText>
          </w:r>
          <w:r w:rsidDel="00C952FD">
            <w:rPr>
              <w:rFonts w:eastAsiaTheme="minorEastAsia" w:cstheme="minorBidi"/>
              <w:kern w:val="2"/>
              <w:sz w:val="24"/>
              <w:lang w:eastAsia="it-IT"/>
              <w14:ligatures w14:val="standardContextual"/>
            </w:rPr>
            <w:tab/>
          </w:r>
          <w:r w:rsidRPr="00B3310D" w:rsidDel="00C952FD">
            <w:rPr>
              <w:rStyle w:val="Collegamentoipertestuale"/>
            </w:rPr>
            <w:delText>I Contratti di prestazione energetica (EPC) e i contratti di Servizio Energia</w:delText>
          </w:r>
          <w:r w:rsidDel="00C952FD">
            <w:rPr>
              <w:webHidden/>
            </w:rPr>
            <w:tab/>
            <w:delText>91</w:delText>
          </w:r>
        </w:del>
      </w:ins>
    </w:p>
    <w:p w14:paraId="27883F43" w14:textId="014336E5" w:rsidR="007E0056" w:rsidDel="00C952FD" w:rsidRDefault="007E0056" w:rsidP="00471678">
      <w:pPr>
        <w:pStyle w:val="Sommario3"/>
        <w:rPr>
          <w:ins w:id="2714" w:author="Visone Rossana (GSE)" w:date="2025-10-06T15:59:00Z" w16du:dateUtc="2025-10-06T13:59:00Z"/>
          <w:del w:id="2715" w:author="Visone Rossana (GSE)" w:date="2025-10-27T12:57:00Z" w16du:dateUtc="2025-10-27T11:57:00Z"/>
          <w:rFonts w:eastAsiaTheme="minorEastAsia" w:cstheme="minorBidi"/>
          <w:b/>
          <w:kern w:val="2"/>
          <w:sz w:val="24"/>
          <w:lang w:eastAsia="it-IT"/>
          <w14:ligatures w14:val="standardContextual"/>
        </w:rPr>
      </w:pPr>
      <w:ins w:id="2716" w:author="Visone Rossana (GSE)" w:date="2025-10-06T15:59:00Z" w16du:dateUtc="2025-10-06T13:59:00Z">
        <w:del w:id="2717" w:author="Visone Rossana (GSE)" w:date="2025-10-27T12:57:00Z" w16du:dateUtc="2025-10-27T11:57:00Z">
          <w:r w:rsidRPr="00B3310D" w:rsidDel="00C952FD">
            <w:rPr>
              <w:rStyle w:val="Collegamentoipertestuale"/>
              <w:rFonts w:cs="Calibri"/>
            </w:rPr>
            <w:delText>12.17</w:delText>
          </w:r>
          <w:r w:rsidDel="00C952FD">
            <w:rPr>
              <w:rFonts w:eastAsiaTheme="minorEastAsia" w:cstheme="minorBidi"/>
              <w:kern w:val="2"/>
              <w:sz w:val="24"/>
              <w:lang w:eastAsia="it-IT"/>
              <w14:ligatures w14:val="standardContextual"/>
            </w:rPr>
            <w:tab/>
          </w:r>
          <w:r w:rsidRPr="00B3310D" w:rsidDel="00C952FD">
            <w:rPr>
              <w:rStyle w:val="Collegamentoipertestuale"/>
            </w:rPr>
            <w:delText>I Contratti di partenariato pubblico privato (PPP)</w:delText>
          </w:r>
          <w:r w:rsidDel="00C952FD">
            <w:rPr>
              <w:webHidden/>
            </w:rPr>
            <w:tab/>
            <w:delText>91</w:delText>
          </w:r>
        </w:del>
      </w:ins>
    </w:p>
    <w:p w14:paraId="30EFA5E9" w14:textId="035ADD52" w:rsidR="007E0056" w:rsidDel="00C952FD" w:rsidRDefault="007E0056">
      <w:pPr>
        <w:pStyle w:val="Sommario1"/>
        <w:rPr>
          <w:ins w:id="2718" w:author="Visone Rossana (GSE)" w:date="2025-10-06T15:59:00Z" w16du:dateUtc="2025-10-06T13:59:00Z"/>
          <w:del w:id="271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2720" w:author="Visone Rossana (GSE)" w:date="2025-10-06T15:59:00Z" w16du:dateUtc="2025-10-06T13:59:00Z">
        <w:del w:id="2721" w:author="Visone Rossana (GSE)" w:date="2025-10-27T12:57:00Z" w16du:dateUtc="2025-10-27T11:57:00Z">
          <w:r w:rsidRPr="00B3310D" w:rsidDel="00C952FD">
            <w:rPr>
              <w:rStyle w:val="Collegamentoipertestuale"/>
            </w:rPr>
            <w:delText>13</w:delText>
          </w:r>
          <w:r w:rsidDel="00C952FD">
            <w:rPr>
              <w:rFonts w:asciiTheme="minorHAnsi" w:hAnsiTheme="minorHAnsi" w:cstheme="minorBidi"/>
              <w:b w:val="0"/>
              <w:bCs w:val="0"/>
              <w:caps w:val="0"/>
              <w:kern w:val="2"/>
              <w:sz w:val="24"/>
              <w:lang w:eastAsia="it-IT"/>
              <w14:ligatures w14:val="standardContextual"/>
            </w:rPr>
            <w:tab/>
          </w:r>
          <w:r w:rsidRPr="00B3310D" w:rsidDel="00C952FD">
            <w:rPr>
              <w:rStyle w:val="Collegamentoipertestuale"/>
            </w:rPr>
            <w:delText>PROTEZIONE DEI DATI</w:delText>
          </w:r>
          <w:r w:rsidDel="00C952FD">
            <w:rPr>
              <w:webHidden/>
            </w:rPr>
            <w:tab/>
            <w:delText>91</w:delText>
          </w:r>
        </w:del>
      </w:ins>
    </w:p>
    <w:p w14:paraId="74BCBACD" w14:textId="3FDA9D2A" w:rsidR="007E0056" w:rsidDel="00C952FD" w:rsidRDefault="007E0056">
      <w:pPr>
        <w:pStyle w:val="Sommario2"/>
        <w:rPr>
          <w:ins w:id="2722" w:author="Visone Rossana (GSE)" w:date="2025-10-06T15:59:00Z" w16du:dateUtc="2025-10-06T13:59:00Z"/>
          <w:del w:id="2723" w:author="Visone Rossana (GSE)" w:date="2025-10-27T12:57:00Z" w16du:dateUtc="2025-10-27T11:57:00Z"/>
          <w:rFonts w:cstheme="minorBidi"/>
          <w:b w:val="0"/>
          <w:smallCaps w:val="0"/>
          <w:kern w:val="2"/>
          <w:sz w:val="24"/>
          <w:lang w:eastAsia="it-IT"/>
          <w14:ligatures w14:val="standardContextual"/>
        </w:rPr>
      </w:pPr>
      <w:ins w:id="2724" w:author="Visone Rossana (GSE)" w:date="2025-10-06T15:59:00Z" w16du:dateUtc="2025-10-06T13:59:00Z">
        <w:del w:id="2725" w:author="Visone Rossana (GSE)" w:date="2025-10-27T12:57:00Z" w16du:dateUtc="2025-10-27T11:57:00Z">
          <w:r w:rsidRPr="00B3310D" w:rsidDel="00C952FD">
            <w:rPr>
              <w:rStyle w:val="Collegamentoipertestuale"/>
              <w:rFonts w:cstheme="minorHAnsi"/>
            </w:rPr>
            <w:delText xml:space="preserve">Allegato </w:delText>
          </w:r>
          <w:r w:rsidRPr="00B3310D" w:rsidDel="00C952FD">
            <w:rPr>
              <w:rStyle w:val="Collegamentoipertestuale"/>
              <w:rFonts w:cstheme="minorHAnsi"/>
              <w:highlight w:val="yellow"/>
            </w:rPr>
            <w:delText>X</w:delText>
          </w:r>
          <w:r w:rsidRPr="00B3310D" w:rsidDel="00C952FD">
            <w:rPr>
              <w:rStyle w:val="Collegamentoipertestuale"/>
              <w:rFonts w:cstheme="minorHAnsi"/>
            </w:rPr>
            <w:delText xml:space="preserve"> – SINTESI DELLA DOCUMENTAZIONE PER LA RICHIESTA DI INCENTIVO</w:delText>
          </w:r>
          <w:r w:rsidDel="00C952FD">
            <w:rPr>
              <w:webHidden/>
            </w:rPr>
            <w:tab/>
            <w:delText>91</w:delText>
          </w:r>
        </w:del>
      </w:ins>
    </w:p>
    <w:p w14:paraId="07573E8A" w14:textId="27B4DCAA" w:rsidR="007E0056" w:rsidDel="00C952FD" w:rsidRDefault="007E0056">
      <w:pPr>
        <w:pStyle w:val="Sommario2"/>
        <w:rPr>
          <w:ins w:id="2726" w:author="Visone Rossana (GSE)" w:date="2025-10-06T15:59:00Z" w16du:dateUtc="2025-10-06T13:59:00Z"/>
          <w:del w:id="2727" w:author="Visone Rossana (GSE)" w:date="2025-10-27T12:57:00Z" w16du:dateUtc="2025-10-27T11:57:00Z"/>
          <w:rFonts w:cstheme="minorBidi"/>
          <w:b w:val="0"/>
          <w:smallCaps w:val="0"/>
          <w:kern w:val="2"/>
          <w:sz w:val="24"/>
          <w:lang w:eastAsia="it-IT"/>
          <w14:ligatures w14:val="standardContextual"/>
        </w:rPr>
      </w:pPr>
      <w:ins w:id="2728" w:author="Visone Rossana (GSE)" w:date="2025-10-06T15:59:00Z" w16du:dateUtc="2025-10-06T13:59:00Z">
        <w:del w:id="2729" w:author="Visone Rossana (GSE)" w:date="2025-10-27T12:57:00Z" w16du:dateUtc="2025-10-27T11:57:00Z">
          <w:r w:rsidRPr="00B3310D" w:rsidDel="00C952FD">
            <w:rPr>
              <w:rStyle w:val="Collegamentoipertestuale"/>
              <w:rFonts w:cstheme="minorHAnsi"/>
            </w:rPr>
            <w:delText xml:space="preserve">Allegato </w:delText>
          </w:r>
          <w:r w:rsidRPr="00B3310D" w:rsidDel="00C952FD">
            <w:rPr>
              <w:rStyle w:val="Collegamentoipertestuale"/>
              <w:rFonts w:cstheme="minorHAnsi"/>
              <w:highlight w:val="yellow"/>
            </w:rPr>
            <w:delText>X</w:delText>
          </w:r>
          <w:r w:rsidRPr="00B3310D" w:rsidDel="00C952FD">
            <w:rPr>
              <w:rStyle w:val="Collegamentoipertestuale"/>
              <w:rFonts w:cstheme="minorHAnsi"/>
            </w:rPr>
            <w:delText xml:space="preserve"> – ELENCO MODELLI</w:delText>
          </w:r>
          <w:r w:rsidDel="00C952FD">
            <w:rPr>
              <w:webHidden/>
            </w:rPr>
            <w:tab/>
            <w:delText>91</w:delText>
          </w:r>
        </w:del>
      </w:ins>
    </w:p>
    <w:p w14:paraId="3906F58C" w14:textId="35CDDB92" w:rsidR="007E0056" w:rsidDel="00C952FD" w:rsidRDefault="007E0056">
      <w:pPr>
        <w:pStyle w:val="Sommario2"/>
        <w:rPr>
          <w:ins w:id="2730" w:author="Visone Rossana (GSE)" w:date="2025-10-06T15:59:00Z" w16du:dateUtc="2025-10-06T13:59:00Z"/>
          <w:del w:id="2731" w:author="Visone Rossana (GSE)" w:date="2025-10-27T12:57:00Z" w16du:dateUtc="2025-10-27T11:57:00Z"/>
          <w:rFonts w:cstheme="minorBidi"/>
          <w:b w:val="0"/>
          <w:smallCaps w:val="0"/>
          <w:kern w:val="2"/>
          <w:sz w:val="24"/>
          <w:lang w:eastAsia="it-IT"/>
          <w14:ligatures w14:val="standardContextual"/>
        </w:rPr>
      </w:pPr>
      <w:ins w:id="2732" w:author="Visone Rossana (GSE)" w:date="2025-10-06T15:59:00Z" w16du:dateUtc="2025-10-06T13:59:00Z">
        <w:del w:id="2733" w:author="Visone Rossana (GSE)" w:date="2025-10-27T12:57:00Z" w16du:dateUtc="2025-10-27T11:57:00Z">
          <w:r w:rsidRPr="00B3310D" w:rsidDel="00C952FD">
            <w:rPr>
              <w:rStyle w:val="Collegamentoipertestuale"/>
              <w:rFonts w:ascii="Calibri" w:hAnsi="Calibri" w:cs="Calibri"/>
            </w:rPr>
            <w:delText xml:space="preserve">Allegato </w:delText>
          </w:r>
          <w:r w:rsidRPr="00B3310D" w:rsidDel="00C952FD">
            <w:rPr>
              <w:rStyle w:val="Collegamentoipertestuale"/>
              <w:rFonts w:ascii="Calibri" w:hAnsi="Calibri" w:cs="Calibri"/>
              <w:highlight w:val="yellow"/>
            </w:rPr>
            <w:delText>X</w:delText>
          </w:r>
          <w:r w:rsidRPr="00B3310D" w:rsidDel="00C952FD">
            <w:rPr>
              <w:rStyle w:val="Collegamentoipertestuale"/>
              <w:rFonts w:ascii="Calibri" w:hAnsi="Calibri" w:cs="Calibri"/>
            </w:rPr>
            <w:delText xml:space="preserve"> – DEFINIZIONI</w:delText>
          </w:r>
          <w:r w:rsidDel="00C952FD">
            <w:rPr>
              <w:webHidden/>
            </w:rPr>
            <w:tab/>
            <w:delText>91</w:delText>
          </w:r>
        </w:del>
      </w:ins>
    </w:p>
    <w:p w14:paraId="5B06C54A" w14:textId="2414717E" w:rsidR="007E0056" w:rsidDel="00C952FD" w:rsidRDefault="007E0056">
      <w:pPr>
        <w:pStyle w:val="Sommario2"/>
        <w:rPr>
          <w:ins w:id="2734" w:author="Visone Rossana (GSE)" w:date="2025-10-06T15:59:00Z" w16du:dateUtc="2025-10-06T13:59:00Z"/>
          <w:del w:id="2735" w:author="Visone Rossana (GSE)" w:date="2025-10-27T12:57:00Z" w16du:dateUtc="2025-10-27T11:57:00Z"/>
          <w:rFonts w:cstheme="minorBidi"/>
          <w:b w:val="0"/>
          <w:smallCaps w:val="0"/>
          <w:kern w:val="2"/>
          <w:sz w:val="24"/>
          <w:lang w:eastAsia="it-IT"/>
          <w14:ligatures w14:val="standardContextual"/>
        </w:rPr>
      </w:pPr>
      <w:ins w:id="2736" w:author="Visone Rossana (GSE)" w:date="2025-10-06T15:59:00Z" w16du:dateUtc="2025-10-06T13:59:00Z">
        <w:del w:id="2737" w:author="Visone Rossana (GSE)" w:date="2025-10-27T12:57:00Z" w16du:dateUtc="2025-10-27T11:57:00Z">
          <w:r w:rsidRPr="00B3310D" w:rsidDel="00C952FD">
            <w:rPr>
              <w:rStyle w:val="Collegamentoipertestuale"/>
              <w:rFonts w:ascii="Calibri" w:hAnsi="Calibri" w:cs="Calibri"/>
            </w:rPr>
            <w:delText xml:space="preserve">Allegato </w:delText>
          </w:r>
          <w:r w:rsidRPr="00B3310D" w:rsidDel="00C952FD">
            <w:rPr>
              <w:rStyle w:val="Collegamentoipertestuale"/>
              <w:rFonts w:ascii="Calibri" w:hAnsi="Calibri" w:cs="Calibri"/>
              <w:highlight w:val="yellow"/>
            </w:rPr>
            <w:delText>X</w:delText>
          </w:r>
          <w:r w:rsidRPr="00B3310D" w:rsidDel="00C952FD">
            <w:rPr>
              <w:rStyle w:val="Collegamentoipertestuale"/>
              <w:rFonts w:ascii="Calibri" w:hAnsi="Calibri" w:cs="Calibri"/>
            </w:rPr>
            <w:delText xml:space="preserve"> – PRINCIPALI RIFERIMENTI NORMATIVI</w:delText>
          </w:r>
          <w:r w:rsidDel="00C952FD">
            <w:rPr>
              <w:webHidden/>
            </w:rPr>
            <w:tab/>
            <w:delText>91</w:delText>
          </w:r>
        </w:del>
      </w:ins>
    </w:p>
    <w:p w14:paraId="2FF6B86E" w14:textId="2DCB8206" w:rsidR="00D70F1C" w:rsidDel="00C952FD" w:rsidRDefault="00E21023" w:rsidP="6C3030AC">
      <w:pPr>
        <w:pStyle w:val="Sommario1"/>
        <w:rPr>
          <w:del w:id="2738" w:author="Visone Rossana (GSE)" w:date="2025-10-27T12:57:00Z" w16du:dateUtc="2025-10-27T11:57:00Z"/>
          <w:rFonts w:asciiTheme="minorHAnsi" w:hAnsiTheme="minorHAnsi" w:cstheme="minorBidi"/>
          <w:b w:val="0"/>
          <w:bCs w:val="0"/>
          <w:caps w:val="0"/>
          <w:sz w:val="24"/>
          <w:lang w:eastAsia="it-IT"/>
        </w:rPr>
      </w:pPr>
      <w:ins w:id="2739" w:author="Visone Rossana (GSE)" w:date="2025-10-02T15:38:00Z" w16du:dateUtc="2025-10-02T13:38:00Z">
        <w:del w:id="2740" w:author="Visone Rossana (GSE)" w:date="2025-10-27T12:57:00Z" w16du:dateUtc="2025-10-27T11:57:00Z">
          <w:r w:rsidRPr="007E0056" w:rsidDel="00C952FD">
            <w:rPr>
              <w:rStyle w:val="Collegamentoipertestuale"/>
            </w:rPr>
            <w:delText>1</w:delText>
          </w:r>
          <w:r w:rsidR="00D70F1C" w:rsidDel="00C952FD">
            <w:tab/>
          </w:r>
          <w:r w:rsidRPr="007E0056" w:rsidDel="00C952FD">
            <w:rPr>
              <w:rStyle w:val="Collegamentoipertestuale"/>
            </w:rPr>
            <w:delText>QUADRO GENERALE</w:delText>
          </w:r>
          <w:r w:rsidR="00D70F1C" w:rsidDel="00C952FD">
            <w:tab/>
          </w:r>
          <w:r w:rsidDel="00C952FD">
            <w:delText>5</w:delText>
          </w:r>
        </w:del>
      </w:ins>
    </w:p>
    <w:p w14:paraId="3302D982" w14:textId="0A6E98FC" w:rsidR="00E21023" w:rsidDel="00C952FD" w:rsidRDefault="00E21023" w:rsidP="6C3030AC">
      <w:pPr>
        <w:pStyle w:val="Sommario1"/>
        <w:rPr>
          <w:del w:id="2741" w:author="Visone Rossana (GSE)" w:date="2025-10-27T12:57:00Z" w16du:dateUtc="2025-10-27T11:57:00Z"/>
          <w:rFonts w:asciiTheme="minorHAnsi" w:hAnsiTheme="minorHAnsi" w:cstheme="minorBidi"/>
          <w:b w:val="0"/>
          <w:bCs w:val="0"/>
          <w:caps w:val="0"/>
          <w:sz w:val="24"/>
          <w:lang w:eastAsia="it-IT"/>
        </w:rPr>
      </w:pPr>
      <w:ins w:id="2742" w:author="Visone Rossana (GSE)" w:date="2025-10-02T15:38:00Z" w16du:dateUtc="2025-10-02T13:38:00Z">
        <w:del w:id="2743" w:author="Visone Rossana (GSE)" w:date="2025-10-27T12:57:00Z" w16du:dateUtc="2025-10-27T11:57:00Z">
          <w:r w:rsidRPr="007E0056" w:rsidDel="00C952FD">
            <w:rPr>
              <w:rStyle w:val="Collegamentoipertestuale"/>
            </w:rPr>
            <w:delText>2</w:delText>
          </w:r>
          <w:r w:rsidDel="00C952FD">
            <w:tab/>
          </w:r>
          <w:r w:rsidRPr="007E0056" w:rsidDel="00C952FD">
            <w:rPr>
              <w:rStyle w:val="Collegamentoipertestuale"/>
            </w:rPr>
            <w:delText>INTERVENTI INCENTIVABILI</w:delText>
          </w:r>
          <w:r w:rsidDel="00C952FD">
            <w:tab/>
            <w:delText>5</w:delText>
          </w:r>
        </w:del>
      </w:ins>
    </w:p>
    <w:p w14:paraId="6E956685" w14:textId="17B20928" w:rsidR="00E21023" w:rsidDel="00C952FD" w:rsidRDefault="00E21023" w:rsidP="6C3030AC">
      <w:pPr>
        <w:pStyle w:val="Sommario1"/>
        <w:rPr>
          <w:del w:id="2744" w:author="Visone Rossana (GSE)" w:date="2025-10-27T12:57:00Z" w16du:dateUtc="2025-10-27T11:57:00Z"/>
          <w:rFonts w:asciiTheme="minorHAnsi" w:hAnsiTheme="minorHAnsi" w:cstheme="minorBidi"/>
          <w:b w:val="0"/>
          <w:bCs w:val="0"/>
          <w:caps w:val="0"/>
          <w:sz w:val="24"/>
          <w:lang w:eastAsia="it-IT"/>
        </w:rPr>
      </w:pPr>
      <w:ins w:id="2745" w:author="Visone Rossana (GSE)" w:date="2025-10-02T15:38:00Z" w16du:dateUtc="2025-10-02T13:38:00Z">
        <w:del w:id="2746" w:author="Visone Rossana (GSE)" w:date="2025-10-27T12:57:00Z" w16du:dateUtc="2025-10-27T11:57:00Z">
          <w:r w:rsidRPr="007E0056" w:rsidDel="00C952FD">
            <w:rPr>
              <w:rStyle w:val="Collegamentoipertestuale"/>
            </w:rPr>
            <w:delText>3</w:delText>
          </w:r>
          <w:r w:rsidDel="00C952FD">
            <w:tab/>
          </w:r>
          <w:r w:rsidRPr="007E0056" w:rsidDel="00C952FD">
            <w:rPr>
              <w:rStyle w:val="Collegamentoipertestuale"/>
            </w:rPr>
            <w:delText>SOGGETTI AMMESSI AGLI INCENTIVI: IDENTIFICAZIONE</w:delText>
          </w:r>
          <w:r w:rsidDel="00C952FD">
            <w:tab/>
            <w:delText>7</w:delText>
          </w:r>
        </w:del>
      </w:ins>
    </w:p>
    <w:p w14:paraId="735E09D2" w14:textId="2AC2EBA1" w:rsidR="00E21023" w:rsidDel="00C952FD" w:rsidRDefault="00E21023" w:rsidP="6C3030AC">
      <w:pPr>
        <w:pStyle w:val="Sommario3"/>
        <w:rPr>
          <w:del w:id="2747" w:author="Visone Rossana (GSE)" w:date="2025-10-27T12:57:00Z" w16du:dateUtc="2025-10-27T11:57:00Z"/>
          <w:rFonts w:eastAsiaTheme="minorEastAsia" w:cstheme="minorBidi"/>
          <w:b/>
          <w:i w:val="0"/>
          <w:iCs w:val="0"/>
          <w:sz w:val="24"/>
          <w:lang w:eastAsia="it-IT"/>
        </w:rPr>
      </w:pPr>
      <w:ins w:id="2748" w:author="Visone Rossana (GSE)" w:date="2025-10-02T15:38:00Z" w16du:dateUtc="2025-10-02T13:38:00Z">
        <w:del w:id="2749" w:author="Visone Rossana (GSE)" w:date="2025-10-27T12:57:00Z" w16du:dateUtc="2025-10-27T11:57:00Z">
          <w:r w:rsidRPr="007E0056" w:rsidDel="00C952FD">
            <w:rPr>
              <w:rStyle w:val="Collegamentoipertestuale"/>
              <w:rFonts w:cs="Calibri"/>
            </w:rPr>
            <w:delText>3.1</w:delText>
          </w:r>
          <w:r w:rsidDel="00C952FD">
            <w:tab/>
          </w:r>
          <w:r w:rsidRPr="007E0056" w:rsidDel="00C952FD">
            <w:rPr>
              <w:rStyle w:val="Collegamentoipertestuale"/>
            </w:rPr>
            <w:delText>Soggetti Ammessi agli incentivi</w:delText>
          </w:r>
          <w:r w:rsidDel="00C952FD">
            <w:tab/>
            <w:delText>7</w:delText>
          </w:r>
        </w:del>
      </w:ins>
    </w:p>
    <w:p w14:paraId="09DF03B0" w14:textId="1F5875FD" w:rsidR="00E21023" w:rsidDel="00C952FD" w:rsidRDefault="00E21023" w:rsidP="6C3030AC">
      <w:pPr>
        <w:pStyle w:val="Sommario3"/>
        <w:rPr>
          <w:del w:id="2750" w:author="Visone Rossana (GSE)" w:date="2025-10-27T12:57:00Z" w16du:dateUtc="2025-10-27T11:57:00Z"/>
          <w:rFonts w:eastAsiaTheme="minorEastAsia" w:cstheme="minorBidi"/>
          <w:b/>
          <w:i w:val="0"/>
          <w:iCs w:val="0"/>
          <w:sz w:val="24"/>
          <w:lang w:eastAsia="it-IT"/>
        </w:rPr>
      </w:pPr>
      <w:ins w:id="2751" w:author="Visone Rossana (GSE)" w:date="2025-10-02T15:38:00Z" w16du:dateUtc="2025-10-02T13:38:00Z">
        <w:del w:id="2752" w:author="Visone Rossana (GSE)" w:date="2025-10-27T12:57:00Z" w16du:dateUtc="2025-10-27T11:57:00Z">
          <w:r w:rsidRPr="007E0056" w:rsidDel="00C952FD">
            <w:rPr>
              <w:rStyle w:val="Collegamentoipertestuale"/>
              <w:rFonts w:cs="Calibri"/>
            </w:rPr>
            <w:delText>3.2</w:delText>
          </w:r>
          <w:r w:rsidDel="00C952FD">
            <w:tab/>
          </w:r>
          <w:r w:rsidRPr="007E0056" w:rsidDel="00C952FD">
            <w:rPr>
              <w:rStyle w:val="Collegamentoipertestuale"/>
            </w:rPr>
            <w:delText>Le Pubbliche Amministrazioni</w:delText>
          </w:r>
          <w:r w:rsidDel="00C952FD">
            <w:tab/>
            <w:delText>8</w:delText>
          </w:r>
        </w:del>
      </w:ins>
    </w:p>
    <w:p w14:paraId="53D6E887" w14:textId="323A5FF3" w:rsidR="00E21023" w:rsidDel="00C952FD" w:rsidRDefault="00E21023" w:rsidP="6C3030AC">
      <w:pPr>
        <w:pStyle w:val="Sommario3"/>
        <w:rPr>
          <w:del w:id="2753" w:author="Visone Rossana (GSE)" w:date="2025-10-27T12:57:00Z" w16du:dateUtc="2025-10-27T11:57:00Z"/>
          <w:rFonts w:eastAsiaTheme="minorEastAsia" w:cstheme="minorBidi"/>
          <w:b/>
          <w:i w:val="0"/>
          <w:iCs w:val="0"/>
          <w:sz w:val="24"/>
          <w:lang w:eastAsia="it-IT"/>
        </w:rPr>
      </w:pPr>
      <w:ins w:id="2754" w:author="Visone Rossana (GSE)" w:date="2025-10-02T15:38:00Z" w16du:dateUtc="2025-10-02T13:38:00Z">
        <w:del w:id="2755" w:author="Visone Rossana (GSE)" w:date="2025-10-27T12:57:00Z" w16du:dateUtc="2025-10-27T11:57:00Z">
          <w:r w:rsidRPr="007E0056" w:rsidDel="00C952FD">
            <w:rPr>
              <w:rStyle w:val="Collegamentoipertestuale"/>
              <w:rFonts w:cs="Calibri"/>
            </w:rPr>
            <w:delText>3.3</w:delText>
          </w:r>
          <w:r w:rsidDel="00C952FD">
            <w:tab/>
          </w:r>
          <w:r w:rsidRPr="007E0056" w:rsidDel="00C952FD">
            <w:rPr>
              <w:rStyle w:val="Collegamentoipertestuale"/>
            </w:rPr>
            <w:delText>Gli Enti del Terzo Settore</w:delText>
          </w:r>
          <w:r w:rsidDel="00C952FD">
            <w:tab/>
            <w:delText>9</w:delText>
          </w:r>
        </w:del>
      </w:ins>
    </w:p>
    <w:p w14:paraId="01519E8B" w14:textId="70BB7867" w:rsidR="00E21023" w:rsidDel="00C952FD" w:rsidRDefault="00E21023" w:rsidP="6C3030AC">
      <w:pPr>
        <w:pStyle w:val="Sommario3"/>
        <w:rPr>
          <w:del w:id="2756" w:author="Visone Rossana (GSE)" w:date="2025-10-27T12:57:00Z" w16du:dateUtc="2025-10-27T11:57:00Z"/>
          <w:rFonts w:eastAsiaTheme="minorEastAsia" w:cstheme="minorBidi"/>
          <w:b/>
          <w:i w:val="0"/>
          <w:iCs w:val="0"/>
          <w:sz w:val="24"/>
          <w:lang w:eastAsia="it-IT"/>
        </w:rPr>
      </w:pPr>
      <w:ins w:id="2757" w:author="Visone Rossana (GSE)" w:date="2025-10-02T15:38:00Z" w16du:dateUtc="2025-10-02T13:38:00Z">
        <w:del w:id="2758" w:author="Visone Rossana (GSE)" w:date="2025-10-27T12:57:00Z" w16du:dateUtc="2025-10-27T11:57:00Z">
          <w:r w:rsidRPr="007E0056" w:rsidDel="00C952FD">
            <w:rPr>
              <w:rStyle w:val="Collegamentoipertestuale"/>
              <w:rFonts w:cs="Calibri"/>
            </w:rPr>
            <w:delText>3.4</w:delText>
          </w:r>
          <w:r w:rsidDel="00C952FD">
            <w:tab/>
          </w:r>
          <w:r w:rsidRPr="007E0056" w:rsidDel="00C952FD">
            <w:rPr>
              <w:rStyle w:val="Collegamentoipertestuale"/>
            </w:rPr>
            <w:delText>Le Imprese</w:delText>
          </w:r>
          <w:r w:rsidDel="00C952FD">
            <w:tab/>
            <w:delText>10</w:delText>
          </w:r>
        </w:del>
      </w:ins>
    </w:p>
    <w:p w14:paraId="4606043E" w14:textId="723A6308" w:rsidR="00E21023" w:rsidDel="00C952FD" w:rsidRDefault="00E21023" w:rsidP="6C3030AC">
      <w:pPr>
        <w:pStyle w:val="Sommario3"/>
        <w:rPr>
          <w:del w:id="2759" w:author="Visone Rossana (GSE)" w:date="2025-10-27T12:57:00Z" w16du:dateUtc="2025-10-27T11:57:00Z"/>
          <w:rFonts w:eastAsiaTheme="minorEastAsia" w:cstheme="minorBidi"/>
          <w:b/>
          <w:i w:val="0"/>
          <w:iCs w:val="0"/>
          <w:sz w:val="24"/>
          <w:lang w:eastAsia="it-IT"/>
        </w:rPr>
      </w:pPr>
      <w:ins w:id="2760" w:author="Visone Rossana (GSE)" w:date="2025-10-02T15:38:00Z" w16du:dateUtc="2025-10-02T13:38:00Z">
        <w:del w:id="2761" w:author="Visone Rossana (GSE)" w:date="2025-10-27T12:57:00Z" w16du:dateUtc="2025-10-27T11:57:00Z">
          <w:r w:rsidRPr="007E0056" w:rsidDel="00C952FD">
            <w:rPr>
              <w:rStyle w:val="Collegamentoipertestuale"/>
              <w:rFonts w:cs="Calibri"/>
            </w:rPr>
            <w:delText>3.5</w:delText>
          </w:r>
          <w:r w:rsidDel="00C952FD">
            <w:tab/>
          </w:r>
          <w:r w:rsidRPr="007E0056" w:rsidDel="00C952FD">
            <w:rPr>
              <w:rStyle w:val="Collegamentoipertestuale"/>
            </w:rPr>
            <w:delText>I Soggetti Responsabili</w:delText>
          </w:r>
          <w:r w:rsidDel="00C952FD">
            <w:tab/>
            <w:delText>10</w:delText>
          </w:r>
        </w:del>
      </w:ins>
    </w:p>
    <w:p w14:paraId="2E1B26FD" w14:textId="5709CA8F" w:rsidR="00E21023" w:rsidDel="00C952FD" w:rsidRDefault="00E21023" w:rsidP="6C3030AC">
      <w:pPr>
        <w:pStyle w:val="Sommario3"/>
        <w:rPr>
          <w:del w:id="2762" w:author="Visone Rossana (GSE)" w:date="2025-10-27T12:57:00Z" w16du:dateUtc="2025-10-27T11:57:00Z"/>
          <w:rFonts w:eastAsiaTheme="minorEastAsia" w:cstheme="minorBidi"/>
          <w:b/>
          <w:i w:val="0"/>
          <w:iCs w:val="0"/>
          <w:sz w:val="24"/>
          <w:lang w:eastAsia="it-IT"/>
        </w:rPr>
      </w:pPr>
      <w:ins w:id="2763" w:author="Visone Rossana (GSE)" w:date="2025-10-02T15:38:00Z" w16du:dateUtc="2025-10-02T13:38:00Z">
        <w:del w:id="2764" w:author="Visone Rossana (GSE)" w:date="2025-10-27T12:57:00Z" w16du:dateUtc="2025-10-27T11:57:00Z">
          <w:r w:rsidRPr="007E0056" w:rsidDel="00C952FD">
            <w:rPr>
              <w:rStyle w:val="Collegamentoipertestuale"/>
              <w:rFonts w:cstheme="minorBidi"/>
            </w:rPr>
            <w:delText>1.3.1 Soggetto Responsabile: Energy Service Company (ESCO)</w:delText>
          </w:r>
          <w:r w:rsidDel="00C952FD">
            <w:tab/>
            <w:delText>12</w:delText>
          </w:r>
        </w:del>
      </w:ins>
    </w:p>
    <w:p w14:paraId="72198419" w14:textId="150BAB90" w:rsidR="00E21023" w:rsidDel="00C952FD" w:rsidRDefault="00E21023" w:rsidP="6C3030AC">
      <w:pPr>
        <w:pStyle w:val="Sommario3"/>
        <w:rPr>
          <w:del w:id="2765" w:author="Visone Rossana (GSE)" w:date="2025-10-27T12:57:00Z" w16du:dateUtc="2025-10-27T11:57:00Z"/>
          <w:rFonts w:eastAsiaTheme="minorEastAsia" w:cstheme="minorBidi"/>
          <w:b/>
          <w:i w:val="0"/>
          <w:iCs w:val="0"/>
          <w:sz w:val="24"/>
          <w:lang w:eastAsia="it-IT"/>
        </w:rPr>
      </w:pPr>
      <w:ins w:id="2766" w:author="Visone Rossana (GSE)" w:date="2025-10-02T15:38:00Z" w16du:dateUtc="2025-10-02T13:38:00Z">
        <w:del w:id="2767" w:author="Visone Rossana (GSE)" w:date="2025-10-27T12:57:00Z" w16du:dateUtc="2025-10-27T11:57:00Z">
          <w:r w:rsidRPr="007E0056" w:rsidDel="00C952FD">
            <w:rPr>
              <w:rStyle w:val="Collegamentoipertestuale"/>
              <w:rFonts w:cstheme="minorBidi"/>
            </w:rPr>
            <w:delText>1.3.2 Altro soggetto pubblico deputato alla gestione degli immobili identificato all’art. 13, comma 1, lett. b)</w:delText>
          </w:r>
          <w:r w:rsidDel="00C952FD">
            <w:tab/>
            <w:delText>14</w:delText>
          </w:r>
        </w:del>
      </w:ins>
    </w:p>
    <w:p w14:paraId="051807F6" w14:textId="5060B8EE" w:rsidR="00E21023" w:rsidDel="00C952FD" w:rsidRDefault="00E21023" w:rsidP="6C3030AC">
      <w:pPr>
        <w:pStyle w:val="Sommario3"/>
        <w:rPr>
          <w:del w:id="2768" w:author="Visone Rossana (GSE)" w:date="2025-10-27T12:57:00Z" w16du:dateUtc="2025-10-27T11:57:00Z"/>
          <w:rFonts w:eastAsiaTheme="minorEastAsia" w:cstheme="minorBidi"/>
          <w:b/>
          <w:i w:val="0"/>
          <w:iCs w:val="0"/>
          <w:sz w:val="24"/>
          <w:lang w:eastAsia="it-IT"/>
        </w:rPr>
      </w:pPr>
      <w:ins w:id="2769" w:author="Visone Rossana (GSE)" w:date="2025-10-02T15:38:00Z" w16du:dateUtc="2025-10-02T13:38:00Z">
        <w:del w:id="2770" w:author="Visone Rossana (GSE)" w:date="2025-10-27T12:57:00Z" w16du:dateUtc="2025-10-27T11:57:00Z">
          <w:r w:rsidRPr="007E0056" w:rsidDel="00C952FD">
            <w:rPr>
              <w:rStyle w:val="Collegamentoipertestuale"/>
              <w:rFonts w:cstheme="minorBidi"/>
            </w:rPr>
            <w:delText>1.3.3 Soggetto privato nell’ambito di forme di partenariato pubblico-privato</w:delText>
          </w:r>
          <w:r w:rsidDel="00C952FD">
            <w:tab/>
            <w:delText>14</w:delText>
          </w:r>
        </w:del>
      </w:ins>
    </w:p>
    <w:p w14:paraId="2923E2D8" w14:textId="2AE760C7" w:rsidR="00E21023" w:rsidDel="00C952FD" w:rsidRDefault="00E21023" w:rsidP="6C3030AC">
      <w:pPr>
        <w:pStyle w:val="Sommario3"/>
        <w:rPr>
          <w:del w:id="2771" w:author="Visone Rossana (GSE)" w:date="2025-10-27T12:57:00Z" w16du:dateUtc="2025-10-27T11:57:00Z"/>
          <w:rFonts w:eastAsiaTheme="minorEastAsia" w:cstheme="minorBidi"/>
          <w:b/>
          <w:i w:val="0"/>
          <w:iCs w:val="0"/>
          <w:sz w:val="24"/>
          <w:lang w:eastAsia="it-IT"/>
        </w:rPr>
      </w:pPr>
      <w:ins w:id="2772" w:author="Visone Rossana (GSE)" w:date="2025-10-02T15:38:00Z" w16du:dateUtc="2025-10-02T13:38:00Z">
        <w:del w:id="2773" w:author="Visone Rossana (GSE)" w:date="2025-10-27T12:57:00Z" w16du:dateUtc="2025-10-27T11:57:00Z">
          <w:r w:rsidRPr="007E0056" w:rsidDel="00C952FD">
            <w:rPr>
              <w:rStyle w:val="Collegamentoipertestuale"/>
              <w:rFonts w:cstheme="minorBidi"/>
            </w:rPr>
            <w:delText>1.3.4 Comunità energetiche e configurazioni di autoconsumo _</w:delText>
          </w:r>
          <w:r w:rsidRPr="007E0056" w:rsidDel="00C952FD">
            <w:rPr>
              <w:rStyle w:val="Collegamentoipertestuale"/>
              <w:rFonts w:cstheme="minorBidi"/>
              <w:highlight w:val="yellow"/>
            </w:rPr>
            <w:delText>da discutere in riunione 29.9.25</w:delText>
          </w:r>
          <w:r w:rsidDel="00C952FD">
            <w:tab/>
            <w:delText>15</w:delText>
          </w:r>
        </w:del>
      </w:ins>
    </w:p>
    <w:p w14:paraId="432F7C3E" w14:textId="0BD1FE9E" w:rsidR="00E21023" w:rsidDel="00C952FD" w:rsidRDefault="00E21023" w:rsidP="6C3030AC">
      <w:pPr>
        <w:pStyle w:val="Sommario1"/>
        <w:rPr>
          <w:del w:id="2774" w:author="Visone Rossana (GSE)" w:date="2025-10-27T12:57:00Z" w16du:dateUtc="2025-10-27T11:57:00Z"/>
          <w:rFonts w:asciiTheme="minorHAnsi" w:hAnsiTheme="minorHAnsi" w:cstheme="minorBidi"/>
          <w:b w:val="0"/>
          <w:bCs w:val="0"/>
          <w:caps w:val="0"/>
          <w:sz w:val="24"/>
          <w:lang w:eastAsia="it-IT"/>
        </w:rPr>
      </w:pPr>
      <w:ins w:id="2775" w:author="Visone Rossana (GSE)" w:date="2025-10-02T15:38:00Z" w16du:dateUtc="2025-10-02T13:38:00Z">
        <w:del w:id="2776" w:author="Visone Rossana (GSE)" w:date="2025-10-27T12:57:00Z" w16du:dateUtc="2025-10-27T11:57:00Z">
          <w:r w:rsidRPr="007E0056" w:rsidDel="00C952FD">
            <w:rPr>
              <w:rStyle w:val="Collegamentoipertestuale"/>
            </w:rPr>
            <w:delText>4</w:delText>
          </w:r>
          <w:r w:rsidDel="00C952FD">
            <w:tab/>
          </w:r>
          <w:r w:rsidRPr="007E0056" w:rsidDel="00C952FD">
            <w:rPr>
              <w:rStyle w:val="Collegamentoipertestuale"/>
            </w:rPr>
            <w:delText>MODALITA’ DI ACCESSO, QUANTIFICAZIONE ED EROGAZIONE DEGLI INCENTIVI</w:delText>
          </w:r>
          <w:r w:rsidDel="00C952FD">
            <w:tab/>
            <w:delText>19</w:delText>
          </w:r>
        </w:del>
      </w:ins>
    </w:p>
    <w:p w14:paraId="6ACECD92" w14:textId="320A79CB" w:rsidR="00E21023" w:rsidDel="00C952FD" w:rsidRDefault="00E21023" w:rsidP="6C3030AC">
      <w:pPr>
        <w:pStyle w:val="Sommario3"/>
        <w:rPr>
          <w:del w:id="2777" w:author="Visone Rossana (GSE)" w:date="2025-10-27T12:57:00Z" w16du:dateUtc="2025-10-27T11:57:00Z"/>
          <w:rFonts w:eastAsiaTheme="minorEastAsia" w:cstheme="minorBidi"/>
          <w:b/>
          <w:i w:val="0"/>
          <w:iCs w:val="0"/>
          <w:sz w:val="24"/>
          <w:lang w:eastAsia="it-IT"/>
        </w:rPr>
      </w:pPr>
      <w:ins w:id="2778" w:author="Visone Rossana (GSE)" w:date="2025-10-02T15:38:00Z" w16du:dateUtc="2025-10-02T13:38:00Z">
        <w:del w:id="2779" w:author="Visone Rossana (GSE)" w:date="2025-10-27T12:57:00Z" w16du:dateUtc="2025-10-27T11:57:00Z">
          <w:r w:rsidRPr="007E0056" w:rsidDel="00C952FD">
            <w:rPr>
              <w:rStyle w:val="Collegamentoipertestuale"/>
              <w:rFonts w:cs="Calibri"/>
            </w:rPr>
            <w:delText>4.1</w:delText>
          </w:r>
          <w:r w:rsidDel="00C952FD">
            <w:tab/>
          </w:r>
          <w:r w:rsidRPr="007E0056" w:rsidDel="00C952FD">
            <w:rPr>
              <w:rStyle w:val="Collegamentoipertestuale"/>
            </w:rPr>
            <w:delText>Modalità di accesso agli incentivi</w:delText>
          </w:r>
          <w:r w:rsidDel="00C952FD">
            <w:tab/>
            <w:delText>19</w:delText>
          </w:r>
        </w:del>
      </w:ins>
    </w:p>
    <w:p w14:paraId="6D8AAA3E" w14:textId="36765EE7" w:rsidR="00E21023" w:rsidDel="00C952FD" w:rsidRDefault="00E21023" w:rsidP="6C3030AC">
      <w:pPr>
        <w:pStyle w:val="Sommario3"/>
        <w:rPr>
          <w:del w:id="2780" w:author="Visone Rossana (GSE)" w:date="2025-10-27T12:57:00Z" w16du:dateUtc="2025-10-27T11:57:00Z"/>
          <w:rFonts w:eastAsiaTheme="minorEastAsia" w:cstheme="minorBidi"/>
          <w:b/>
          <w:i w:val="0"/>
          <w:iCs w:val="0"/>
          <w:sz w:val="24"/>
          <w:lang w:eastAsia="it-IT"/>
        </w:rPr>
      </w:pPr>
      <w:ins w:id="2781" w:author="Visone Rossana (GSE)" w:date="2025-10-02T15:38:00Z" w16du:dateUtc="2025-10-02T13:38:00Z">
        <w:del w:id="2782" w:author="Visone Rossana (GSE)" w:date="2025-10-27T12:57:00Z" w16du:dateUtc="2025-10-27T11:57:00Z">
          <w:r w:rsidRPr="007E0056" w:rsidDel="00C952FD">
            <w:rPr>
              <w:rStyle w:val="Collegamentoipertestuale"/>
            </w:rPr>
            <w:delText>4.1.1</w:delText>
          </w:r>
          <w:r w:rsidDel="00C952FD">
            <w:tab/>
          </w:r>
          <w:r w:rsidRPr="007E0056" w:rsidDel="00C952FD">
            <w:rPr>
              <w:rStyle w:val="Collegamentoipertestuale"/>
            </w:rPr>
            <w:delText>Accesso diretto</w:delText>
          </w:r>
          <w:r w:rsidDel="00C952FD">
            <w:tab/>
            <w:delText>20</w:delText>
          </w:r>
        </w:del>
      </w:ins>
    </w:p>
    <w:p w14:paraId="23839C3D" w14:textId="3CB70EBE" w:rsidR="00E21023" w:rsidDel="00C952FD" w:rsidRDefault="00E21023" w:rsidP="6C3030AC">
      <w:pPr>
        <w:pStyle w:val="Sommario3"/>
        <w:rPr>
          <w:del w:id="2783" w:author="Visone Rossana (GSE)" w:date="2025-10-27T12:57:00Z" w16du:dateUtc="2025-10-27T11:57:00Z"/>
          <w:rFonts w:eastAsiaTheme="minorEastAsia" w:cstheme="minorBidi"/>
          <w:b/>
          <w:i w:val="0"/>
          <w:iCs w:val="0"/>
          <w:sz w:val="24"/>
          <w:lang w:eastAsia="it-IT"/>
        </w:rPr>
      </w:pPr>
      <w:ins w:id="2784" w:author="Visone Rossana (GSE)" w:date="2025-10-02T15:38:00Z" w16du:dateUtc="2025-10-02T13:38:00Z">
        <w:del w:id="2785" w:author="Visone Rossana (GSE)" w:date="2025-10-27T12:57:00Z" w16du:dateUtc="2025-10-27T11:57:00Z">
          <w:r w:rsidRPr="007E0056" w:rsidDel="00C952FD">
            <w:rPr>
              <w:rStyle w:val="Collegamentoipertestuale"/>
            </w:rPr>
            <w:delText>4.1.2</w:delText>
          </w:r>
          <w:r w:rsidDel="00C952FD">
            <w:tab/>
          </w:r>
          <w:r w:rsidRPr="007E0056" w:rsidDel="00C952FD">
            <w:rPr>
              <w:rStyle w:val="Collegamentoipertestuale"/>
            </w:rPr>
            <w:delText>Accesso su prenotazione</w:delText>
          </w:r>
          <w:r w:rsidDel="00C952FD">
            <w:tab/>
            <w:delText>21</w:delText>
          </w:r>
        </w:del>
      </w:ins>
    </w:p>
    <w:p w14:paraId="1AF37B8A" w14:textId="432667A6" w:rsidR="00E21023" w:rsidDel="00C952FD" w:rsidRDefault="00E21023" w:rsidP="6C3030AC">
      <w:pPr>
        <w:pStyle w:val="Sommario3"/>
        <w:rPr>
          <w:del w:id="2786" w:author="Visone Rossana (GSE)" w:date="2025-10-27T12:57:00Z" w16du:dateUtc="2025-10-27T11:57:00Z"/>
          <w:rFonts w:eastAsiaTheme="minorEastAsia" w:cstheme="minorBidi"/>
          <w:b/>
          <w:i w:val="0"/>
          <w:iCs w:val="0"/>
          <w:sz w:val="24"/>
          <w:lang w:eastAsia="it-IT"/>
        </w:rPr>
      </w:pPr>
      <w:ins w:id="2787" w:author="Visone Rossana (GSE)" w:date="2025-10-02T15:38:00Z" w16du:dateUtc="2025-10-02T13:38:00Z">
        <w:del w:id="2788" w:author="Visone Rossana (GSE)" w:date="2025-10-27T12:57:00Z" w16du:dateUtc="2025-10-27T11:57:00Z">
          <w:r w:rsidRPr="007E0056" w:rsidDel="00C952FD">
            <w:rPr>
              <w:rStyle w:val="Collegamentoipertestuale"/>
              <w:rFonts w:cs="Calibri"/>
            </w:rPr>
            <w:delText>4.2</w:delText>
          </w:r>
          <w:r w:rsidDel="00C952FD">
            <w:tab/>
          </w:r>
          <w:r w:rsidRPr="007E0056" w:rsidDel="00C952FD">
            <w:rPr>
              <w:rStyle w:val="Collegamentoipertestuale"/>
            </w:rPr>
            <w:delText>Intensità degli incentivi</w:delText>
          </w:r>
          <w:r w:rsidDel="00C952FD">
            <w:tab/>
            <w:delText>22</w:delText>
          </w:r>
        </w:del>
      </w:ins>
    </w:p>
    <w:p w14:paraId="55C39F0B" w14:textId="02F3432C" w:rsidR="00E21023" w:rsidDel="00C952FD" w:rsidRDefault="00E21023" w:rsidP="6C3030AC">
      <w:pPr>
        <w:pStyle w:val="Sommario3"/>
        <w:rPr>
          <w:del w:id="2789" w:author="Visone Rossana (GSE)" w:date="2025-10-27T12:57:00Z" w16du:dateUtc="2025-10-27T11:57:00Z"/>
          <w:rFonts w:eastAsiaTheme="minorEastAsia" w:cstheme="minorBidi"/>
          <w:b/>
          <w:i w:val="0"/>
          <w:iCs w:val="0"/>
          <w:sz w:val="24"/>
          <w:lang w:eastAsia="it-IT"/>
        </w:rPr>
      </w:pPr>
      <w:ins w:id="2790" w:author="Visone Rossana (GSE)" w:date="2025-10-02T15:38:00Z" w16du:dateUtc="2025-10-02T13:38:00Z">
        <w:del w:id="2791" w:author="Visone Rossana (GSE)" w:date="2025-10-27T12:57:00Z" w16du:dateUtc="2025-10-27T11:57:00Z">
          <w:r w:rsidRPr="007E0056" w:rsidDel="00C952FD">
            <w:rPr>
              <w:rStyle w:val="Collegamentoipertestuale"/>
              <w:rFonts w:cs="Calibri"/>
            </w:rPr>
            <w:delText>4.3</w:delText>
          </w:r>
          <w:r w:rsidDel="00C952FD">
            <w:tab/>
          </w:r>
          <w:r w:rsidRPr="007E0056" w:rsidDel="00C952FD">
            <w:rPr>
              <w:rStyle w:val="Collegamentoipertestuale"/>
            </w:rPr>
            <w:delText>Erogazione degli incentivi</w:delText>
          </w:r>
          <w:r w:rsidDel="00C952FD">
            <w:tab/>
            <w:delText>25</w:delText>
          </w:r>
        </w:del>
      </w:ins>
    </w:p>
    <w:p w14:paraId="6A057BDE" w14:textId="25A72A17" w:rsidR="00E21023" w:rsidDel="00C952FD" w:rsidRDefault="00E21023" w:rsidP="6C3030AC">
      <w:pPr>
        <w:pStyle w:val="Sommario3"/>
        <w:rPr>
          <w:del w:id="2792" w:author="Visone Rossana (GSE)" w:date="2025-10-27T12:57:00Z" w16du:dateUtc="2025-10-27T11:57:00Z"/>
          <w:rFonts w:eastAsiaTheme="minorEastAsia" w:cstheme="minorBidi"/>
          <w:b/>
          <w:i w:val="0"/>
          <w:iCs w:val="0"/>
          <w:sz w:val="24"/>
          <w:lang w:eastAsia="it-IT"/>
        </w:rPr>
      </w:pPr>
      <w:ins w:id="2793" w:author="Visone Rossana (GSE)" w:date="2025-10-02T15:38:00Z" w16du:dateUtc="2025-10-02T13:38:00Z">
        <w:del w:id="2794" w:author="Visone Rossana (GSE)" w:date="2025-10-27T12:57:00Z" w16du:dateUtc="2025-10-27T11:57:00Z">
          <w:r w:rsidRPr="007E0056" w:rsidDel="00C952FD">
            <w:rPr>
              <w:rStyle w:val="Collegamentoipertestuale"/>
              <w:rFonts w:cs="Calibri"/>
            </w:rPr>
            <w:delText>4.4</w:delText>
          </w:r>
          <w:r w:rsidDel="00C952FD">
            <w:tab/>
          </w:r>
          <w:r w:rsidRPr="007E0056" w:rsidDel="00C952FD">
            <w:rPr>
              <w:rStyle w:val="Collegamentoipertestuale"/>
            </w:rPr>
            <w:delText>Impegno di spesa</w:delText>
          </w:r>
          <w:r w:rsidDel="00C952FD">
            <w:tab/>
            <w:delText>27</w:delText>
          </w:r>
        </w:del>
      </w:ins>
    </w:p>
    <w:p w14:paraId="2CB4DA0D" w14:textId="4CC64976" w:rsidR="00E21023" w:rsidDel="00C952FD" w:rsidRDefault="00E21023" w:rsidP="6C3030AC">
      <w:pPr>
        <w:pStyle w:val="Sommario3"/>
        <w:rPr>
          <w:del w:id="2795" w:author="Visone Rossana (GSE)" w:date="2025-10-27T12:57:00Z" w16du:dateUtc="2025-10-27T11:57:00Z"/>
          <w:rFonts w:eastAsiaTheme="minorEastAsia" w:cstheme="minorBidi"/>
          <w:b/>
          <w:i w:val="0"/>
          <w:iCs w:val="0"/>
          <w:sz w:val="24"/>
          <w:lang w:eastAsia="it-IT"/>
        </w:rPr>
      </w:pPr>
      <w:ins w:id="2796" w:author="Visone Rossana (GSE)" w:date="2025-10-02T15:38:00Z" w16du:dateUtc="2025-10-02T13:38:00Z">
        <w:del w:id="2797" w:author="Visone Rossana (GSE)" w:date="2025-10-27T12:57:00Z" w16du:dateUtc="2025-10-27T11:57:00Z">
          <w:r w:rsidRPr="007E0056" w:rsidDel="00C952FD">
            <w:rPr>
              <w:rStyle w:val="Collegamentoipertestuale"/>
              <w:rFonts w:cs="Calibri"/>
            </w:rPr>
            <w:delText>4.5</w:delText>
          </w:r>
          <w:r w:rsidDel="00C952FD">
            <w:tab/>
          </w:r>
          <w:r w:rsidRPr="007E0056" w:rsidDel="00C952FD">
            <w:rPr>
              <w:rStyle w:val="Collegamentoipertestuale"/>
            </w:rPr>
            <w:delText>Cumulabilità</w:delText>
          </w:r>
          <w:r w:rsidDel="00C952FD">
            <w:tab/>
            <w:delText>28</w:delText>
          </w:r>
        </w:del>
      </w:ins>
    </w:p>
    <w:p w14:paraId="3B34736C" w14:textId="4EC9657A" w:rsidR="00E21023" w:rsidDel="00C952FD" w:rsidRDefault="00E21023" w:rsidP="6C3030AC">
      <w:pPr>
        <w:pStyle w:val="Sommario3"/>
        <w:rPr>
          <w:del w:id="2798" w:author="Visone Rossana (GSE)" w:date="2025-10-27T12:57:00Z" w16du:dateUtc="2025-10-27T11:57:00Z"/>
          <w:rFonts w:eastAsiaTheme="minorEastAsia" w:cstheme="minorBidi"/>
          <w:b/>
          <w:i w:val="0"/>
          <w:iCs w:val="0"/>
          <w:sz w:val="24"/>
          <w:lang w:eastAsia="it-IT"/>
        </w:rPr>
      </w:pPr>
      <w:ins w:id="2799" w:author="Visone Rossana (GSE)" w:date="2025-10-02T15:38:00Z" w16du:dateUtc="2025-10-02T13:38:00Z">
        <w:del w:id="2800" w:author="Visone Rossana (GSE)" w:date="2025-10-27T12:57:00Z" w16du:dateUtc="2025-10-27T11:57:00Z">
          <w:r w:rsidRPr="007E0056" w:rsidDel="00C952FD">
            <w:rPr>
              <w:rStyle w:val="Collegamentoipertestuale"/>
              <w:rFonts w:cs="Calibri"/>
            </w:rPr>
            <w:delText>4.6</w:delText>
          </w:r>
          <w:r w:rsidDel="00C952FD">
            <w:tab/>
          </w:r>
          <w:r w:rsidRPr="007E0056" w:rsidDel="00C952FD">
            <w:rPr>
              <w:rStyle w:val="Collegamentoipertestuale"/>
            </w:rPr>
            <w:delText>Aspetti fiscali connessi all’erogazione degli incentivi</w:delText>
          </w:r>
          <w:r w:rsidDel="00C952FD">
            <w:tab/>
            <w:delText>29</w:delText>
          </w:r>
        </w:del>
      </w:ins>
    </w:p>
    <w:p w14:paraId="0C6C94DB" w14:textId="2DC1D42B" w:rsidR="00E21023" w:rsidDel="00C952FD" w:rsidRDefault="00E21023" w:rsidP="6C3030AC">
      <w:pPr>
        <w:pStyle w:val="Sommario3"/>
        <w:rPr>
          <w:del w:id="2801" w:author="Visone Rossana (GSE)" w:date="2025-10-27T12:57:00Z" w16du:dateUtc="2025-10-27T11:57:00Z"/>
          <w:rFonts w:eastAsiaTheme="minorEastAsia" w:cstheme="minorBidi"/>
          <w:b/>
          <w:i w:val="0"/>
          <w:iCs w:val="0"/>
          <w:sz w:val="24"/>
          <w:lang w:eastAsia="it-IT"/>
        </w:rPr>
      </w:pPr>
      <w:ins w:id="2802" w:author="Visone Rossana (GSE)" w:date="2025-10-02T15:38:00Z" w16du:dateUtc="2025-10-02T13:38:00Z">
        <w:del w:id="2803" w:author="Visone Rossana (GSE)" w:date="2025-10-27T12:57:00Z" w16du:dateUtc="2025-10-27T11:57:00Z">
          <w:r w:rsidRPr="007E0056" w:rsidDel="00C952FD">
            <w:rPr>
              <w:rStyle w:val="Collegamentoipertestuale"/>
              <w:rFonts w:cs="Calibri"/>
            </w:rPr>
            <w:delText>4.7</w:delText>
          </w:r>
          <w:r w:rsidDel="00C952FD">
            <w:tab/>
          </w:r>
          <w:r w:rsidRPr="007E0056" w:rsidDel="00C952FD">
            <w:rPr>
              <w:rStyle w:val="Collegamentoipertestuale"/>
            </w:rPr>
            <w:delText>Copertura dei costi sostenuti per lo svolgimento delle attività</w:delText>
          </w:r>
          <w:r w:rsidDel="00C952FD">
            <w:tab/>
            <w:delText>29</w:delText>
          </w:r>
        </w:del>
      </w:ins>
    </w:p>
    <w:p w14:paraId="028F3544" w14:textId="40CF82B7" w:rsidR="00E21023" w:rsidDel="00C952FD" w:rsidRDefault="00E21023" w:rsidP="6C3030AC">
      <w:pPr>
        <w:pStyle w:val="Sommario3"/>
        <w:rPr>
          <w:del w:id="2804" w:author="Visone Rossana (GSE)" w:date="2025-10-27T12:57:00Z" w16du:dateUtc="2025-10-27T11:57:00Z"/>
          <w:rFonts w:eastAsiaTheme="minorEastAsia" w:cstheme="minorBidi"/>
          <w:b/>
          <w:i w:val="0"/>
          <w:iCs w:val="0"/>
          <w:sz w:val="24"/>
          <w:lang w:eastAsia="it-IT"/>
        </w:rPr>
      </w:pPr>
      <w:ins w:id="2805" w:author="Visone Rossana (GSE)" w:date="2025-10-02T15:38:00Z" w16du:dateUtc="2025-10-02T13:38:00Z">
        <w:del w:id="2806" w:author="Visone Rossana (GSE)" w:date="2025-10-27T12:57:00Z" w16du:dateUtc="2025-10-27T11:57:00Z">
          <w:r w:rsidRPr="007E0056" w:rsidDel="00C952FD">
            <w:rPr>
              <w:rStyle w:val="Collegamentoipertestuale"/>
              <w:rFonts w:cs="Calibri"/>
            </w:rPr>
            <w:delText>4.8</w:delText>
          </w:r>
          <w:r w:rsidDel="00C952FD">
            <w:tab/>
          </w:r>
          <w:r w:rsidRPr="007E0056" w:rsidDel="00C952FD">
            <w:rPr>
              <w:rStyle w:val="Collegamentoipertestuale"/>
            </w:rPr>
            <w:delText>Controlli e accertamenti antimafia</w:delText>
          </w:r>
          <w:r w:rsidDel="00C952FD">
            <w:tab/>
            <w:delText>30</w:delText>
          </w:r>
        </w:del>
      </w:ins>
    </w:p>
    <w:p w14:paraId="1E6D2EEB" w14:textId="366517E2" w:rsidR="00E21023" w:rsidDel="00C952FD" w:rsidRDefault="00E21023" w:rsidP="6C3030AC">
      <w:pPr>
        <w:pStyle w:val="Sommario1"/>
        <w:rPr>
          <w:del w:id="2807" w:author="Visone Rossana (GSE)" w:date="2025-10-27T12:57:00Z" w16du:dateUtc="2025-10-27T11:57:00Z"/>
          <w:rFonts w:asciiTheme="minorHAnsi" w:hAnsiTheme="minorHAnsi" w:cstheme="minorBidi"/>
          <w:b w:val="0"/>
          <w:bCs w:val="0"/>
          <w:caps w:val="0"/>
          <w:sz w:val="24"/>
          <w:lang w:eastAsia="it-IT"/>
        </w:rPr>
      </w:pPr>
      <w:ins w:id="2808" w:author="Visone Rossana (GSE)" w:date="2025-10-02T15:38:00Z" w16du:dateUtc="2025-10-02T13:38:00Z">
        <w:del w:id="2809" w:author="Visone Rossana (GSE)" w:date="2025-10-27T12:57:00Z" w16du:dateUtc="2025-10-27T11:57:00Z">
          <w:r w:rsidRPr="007E0056" w:rsidDel="00C952FD">
            <w:rPr>
              <w:rStyle w:val="Collegamentoipertestuale"/>
            </w:rPr>
            <w:delText>5</w:delText>
          </w:r>
          <w:r w:rsidDel="00C952FD">
            <w:tab/>
          </w:r>
          <w:r w:rsidRPr="007E0056" w:rsidDel="00C952FD">
            <w:rPr>
              <w:rStyle w:val="Collegamentoipertestuale"/>
            </w:rPr>
            <w:delText>PROCEDURA PER L’ACCESSO AGLI INCENTIVI</w:delText>
          </w:r>
          <w:r w:rsidDel="00C952FD">
            <w:tab/>
            <w:delText>30</w:delText>
          </w:r>
        </w:del>
      </w:ins>
    </w:p>
    <w:p w14:paraId="52ED7C3D" w14:textId="7692A7D1" w:rsidR="00E21023" w:rsidDel="00C952FD" w:rsidRDefault="00E21023" w:rsidP="6C3030AC">
      <w:pPr>
        <w:pStyle w:val="Sommario3"/>
        <w:rPr>
          <w:del w:id="2810" w:author="Visone Rossana (GSE)" w:date="2025-10-27T12:57:00Z" w16du:dateUtc="2025-10-27T11:57:00Z"/>
          <w:rFonts w:eastAsiaTheme="minorEastAsia" w:cstheme="minorBidi"/>
          <w:b/>
          <w:i w:val="0"/>
          <w:iCs w:val="0"/>
          <w:sz w:val="24"/>
          <w:lang w:eastAsia="it-IT"/>
        </w:rPr>
      </w:pPr>
      <w:ins w:id="2811" w:author="Visone Rossana (GSE)" w:date="2025-10-02T15:38:00Z" w16du:dateUtc="2025-10-02T13:38:00Z">
        <w:del w:id="2812" w:author="Visone Rossana (GSE)" w:date="2025-10-27T12:57:00Z" w16du:dateUtc="2025-10-27T11:57:00Z">
          <w:r w:rsidRPr="007E0056" w:rsidDel="00C952FD">
            <w:rPr>
              <w:rStyle w:val="Collegamentoipertestuale"/>
              <w:rFonts w:cs="Calibri"/>
            </w:rPr>
            <w:delText>5.1</w:delText>
          </w:r>
          <w:r w:rsidDel="00C952FD">
            <w:tab/>
          </w:r>
          <w:r w:rsidRPr="007E0056" w:rsidDel="00C952FD">
            <w:rPr>
              <w:rStyle w:val="Collegamentoipertestuale"/>
            </w:rPr>
            <w:delText>Invio dell’istanza</w:delText>
          </w:r>
          <w:r w:rsidDel="00C952FD">
            <w:tab/>
            <w:delText>30</w:delText>
          </w:r>
        </w:del>
      </w:ins>
    </w:p>
    <w:p w14:paraId="69EB4E82" w14:textId="30DA087A" w:rsidR="00E21023" w:rsidDel="00C952FD" w:rsidRDefault="00E21023" w:rsidP="6C3030AC">
      <w:pPr>
        <w:pStyle w:val="Sommario3"/>
        <w:rPr>
          <w:del w:id="2813" w:author="Visone Rossana (GSE)" w:date="2025-10-27T12:57:00Z" w16du:dateUtc="2025-10-27T11:57:00Z"/>
          <w:rFonts w:eastAsiaTheme="minorEastAsia" w:cstheme="minorBidi"/>
          <w:b/>
          <w:i w:val="0"/>
          <w:iCs w:val="0"/>
          <w:sz w:val="24"/>
          <w:lang w:eastAsia="it-IT"/>
        </w:rPr>
      </w:pPr>
      <w:ins w:id="2814" w:author="Visone Rossana (GSE)" w:date="2025-10-02T15:38:00Z" w16du:dateUtc="2025-10-02T13:38:00Z">
        <w:del w:id="2815" w:author="Visone Rossana (GSE)" w:date="2025-10-27T12:57:00Z" w16du:dateUtc="2025-10-27T11:57:00Z">
          <w:r w:rsidRPr="007E0056" w:rsidDel="00C952FD">
            <w:rPr>
              <w:rStyle w:val="Collegamentoipertestuale"/>
              <w:rFonts w:cs="Calibri"/>
            </w:rPr>
            <w:delText>5.2</w:delText>
          </w:r>
          <w:r w:rsidDel="00C952FD">
            <w:tab/>
          </w:r>
          <w:r w:rsidRPr="007E0056" w:rsidDel="00C952FD">
            <w:rPr>
              <w:rStyle w:val="Collegamentoipertestuale"/>
            </w:rPr>
            <w:delText>Istanze di qualifica</w:delText>
          </w:r>
          <w:r w:rsidDel="00C952FD">
            <w:tab/>
            <w:delText>32</w:delText>
          </w:r>
        </w:del>
      </w:ins>
    </w:p>
    <w:p w14:paraId="31D6443A" w14:textId="4E16C489" w:rsidR="00E21023" w:rsidDel="00C952FD" w:rsidRDefault="00E21023" w:rsidP="6C3030AC">
      <w:pPr>
        <w:pStyle w:val="Sommario3"/>
        <w:rPr>
          <w:del w:id="2816" w:author="Visone Rossana (GSE)" w:date="2025-10-27T12:57:00Z" w16du:dateUtc="2025-10-27T11:57:00Z"/>
          <w:rFonts w:eastAsiaTheme="minorEastAsia" w:cstheme="minorBidi"/>
          <w:b/>
          <w:i w:val="0"/>
          <w:iCs w:val="0"/>
          <w:sz w:val="24"/>
          <w:lang w:eastAsia="it-IT"/>
        </w:rPr>
      </w:pPr>
      <w:ins w:id="2817" w:author="Visone Rossana (GSE)" w:date="2025-10-02T15:38:00Z" w16du:dateUtc="2025-10-02T13:38:00Z">
        <w:del w:id="2818" w:author="Visone Rossana (GSE)" w:date="2025-10-27T12:57:00Z" w16du:dateUtc="2025-10-27T11:57:00Z">
          <w:r w:rsidRPr="007E0056" w:rsidDel="00C952FD">
            <w:rPr>
              <w:rStyle w:val="Collegamentoipertestuale"/>
              <w:rFonts w:cs="Calibri"/>
            </w:rPr>
            <w:delText>5.3</w:delText>
          </w:r>
          <w:r w:rsidDel="00C952FD">
            <w:tab/>
          </w:r>
          <w:r w:rsidRPr="007E0056" w:rsidDel="00C952FD">
            <w:rPr>
              <w:rStyle w:val="Collegamentoipertestuale"/>
            </w:rPr>
            <w:delText>Iter di valutazione della richiesta</w:delText>
          </w:r>
          <w:r w:rsidDel="00C952FD">
            <w:tab/>
            <w:delText>33</w:delText>
          </w:r>
        </w:del>
      </w:ins>
    </w:p>
    <w:p w14:paraId="46199532" w14:textId="74610F86" w:rsidR="00E21023" w:rsidDel="00C952FD" w:rsidRDefault="00E21023" w:rsidP="6C3030AC">
      <w:pPr>
        <w:pStyle w:val="Sommario3"/>
        <w:rPr>
          <w:del w:id="2819" w:author="Visone Rossana (GSE)" w:date="2025-10-27T12:57:00Z" w16du:dateUtc="2025-10-27T11:57:00Z"/>
          <w:rFonts w:eastAsiaTheme="minorEastAsia" w:cstheme="minorBidi"/>
          <w:b/>
          <w:i w:val="0"/>
          <w:iCs w:val="0"/>
          <w:sz w:val="24"/>
          <w:lang w:eastAsia="it-IT"/>
        </w:rPr>
      </w:pPr>
      <w:ins w:id="2820" w:author="Visone Rossana (GSE)" w:date="2025-10-02T15:38:00Z" w16du:dateUtc="2025-10-02T13:38:00Z">
        <w:del w:id="2821" w:author="Visone Rossana (GSE)" w:date="2025-10-27T12:57:00Z" w16du:dateUtc="2025-10-27T11:57:00Z">
          <w:r w:rsidRPr="007E0056" w:rsidDel="00C952FD">
            <w:rPr>
              <w:rStyle w:val="Collegamentoipertestuale"/>
              <w:rFonts w:cs="Calibri"/>
            </w:rPr>
            <w:delText>5.4</w:delText>
          </w:r>
          <w:r w:rsidDel="00C952FD">
            <w:tab/>
          </w:r>
          <w:r w:rsidRPr="007E0056" w:rsidDel="00C952FD">
            <w:rPr>
              <w:rStyle w:val="Collegamentoipertestuale"/>
            </w:rPr>
            <w:delText>Richiesta di integrazione documentale/interlocutorio</w:delText>
          </w:r>
          <w:r w:rsidDel="00C952FD">
            <w:tab/>
            <w:delText>33</w:delText>
          </w:r>
        </w:del>
      </w:ins>
    </w:p>
    <w:p w14:paraId="0625B7FD" w14:textId="32DD54DE" w:rsidR="00E21023" w:rsidDel="00C952FD" w:rsidRDefault="00E21023" w:rsidP="6C3030AC">
      <w:pPr>
        <w:pStyle w:val="Sommario3"/>
        <w:rPr>
          <w:del w:id="2822" w:author="Visone Rossana (GSE)" w:date="2025-10-27T12:57:00Z" w16du:dateUtc="2025-10-27T11:57:00Z"/>
          <w:rFonts w:eastAsiaTheme="minorEastAsia" w:cstheme="minorBidi"/>
          <w:b/>
          <w:i w:val="0"/>
          <w:iCs w:val="0"/>
          <w:sz w:val="24"/>
          <w:lang w:eastAsia="it-IT"/>
        </w:rPr>
      </w:pPr>
      <w:ins w:id="2823" w:author="Visone Rossana (GSE)" w:date="2025-10-02T15:38:00Z" w16du:dateUtc="2025-10-02T13:38:00Z">
        <w:del w:id="2824" w:author="Visone Rossana (GSE)" w:date="2025-10-27T12:57:00Z" w16du:dateUtc="2025-10-27T11:57:00Z">
          <w:r w:rsidRPr="007E0056" w:rsidDel="00C952FD">
            <w:rPr>
              <w:rStyle w:val="Collegamentoipertestuale"/>
              <w:rFonts w:cs="Calibri"/>
            </w:rPr>
            <w:delText>5.5</w:delText>
          </w:r>
          <w:r w:rsidDel="00C952FD">
            <w:tab/>
          </w:r>
          <w:r w:rsidRPr="007E0056" w:rsidDel="00C952FD">
            <w:rPr>
              <w:rStyle w:val="Collegamentoipertestuale"/>
            </w:rPr>
            <w:delText>Preavviso di rigetto</w:delText>
          </w:r>
          <w:r w:rsidDel="00C952FD">
            <w:tab/>
            <w:delText>34</w:delText>
          </w:r>
        </w:del>
      </w:ins>
    </w:p>
    <w:p w14:paraId="7100400E" w14:textId="2BA20C46" w:rsidR="00E21023" w:rsidDel="00C952FD" w:rsidRDefault="00E21023" w:rsidP="6C3030AC">
      <w:pPr>
        <w:pStyle w:val="Sommario3"/>
        <w:rPr>
          <w:del w:id="2825" w:author="Visone Rossana (GSE)" w:date="2025-10-27T12:57:00Z" w16du:dateUtc="2025-10-27T11:57:00Z"/>
          <w:rFonts w:eastAsiaTheme="minorEastAsia" w:cstheme="minorBidi"/>
          <w:b/>
          <w:i w:val="0"/>
          <w:iCs w:val="0"/>
          <w:sz w:val="24"/>
          <w:lang w:eastAsia="it-IT"/>
        </w:rPr>
      </w:pPr>
      <w:ins w:id="2826" w:author="Visone Rossana (GSE)" w:date="2025-10-02T15:38:00Z" w16du:dateUtc="2025-10-02T13:38:00Z">
        <w:del w:id="2827" w:author="Visone Rossana (GSE)" w:date="2025-10-27T12:57:00Z" w16du:dateUtc="2025-10-27T11:57:00Z">
          <w:r w:rsidRPr="007E0056" w:rsidDel="00C952FD">
            <w:rPr>
              <w:rStyle w:val="Collegamentoipertestuale"/>
              <w:rFonts w:cs="Calibri"/>
            </w:rPr>
            <w:delText>5.6</w:delText>
          </w:r>
          <w:r w:rsidDel="00C952FD">
            <w:tab/>
          </w:r>
          <w:r w:rsidRPr="007E0056" w:rsidDel="00C952FD">
            <w:rPr>
              <w:rStyle w:val="Collegamentoipertestuale"/>
            </w:rPr>
            <w:delText>Comunicazioni dell’esito della valutazione</w:delText>
          </w:r>
          <w:r w:rsidDel="00C952FD">
            <w:tab/>
            <w:delText>34</w:delText>
          </w:r>
        </w:del>
      </w:ins>
    </w:p>
    <w:p w14:paraId="331FC990" w14:textId="40644D37" w:rsidR="00E21023" w:rsidDel="00C952FD" w:rsidRDefault="00E21023" w:rsidP="6C3030AC">
      <w:pPr>
        <w:pStyle w:val="Sommario1"/>
        <w:rPr>
          <w:del w:id="2828" w:author="Visone Rossana (GSE)" w:date="2025-10-27T12:57:00Z" w16du:dateUtc="2025-10-27T11:57:00Z"/>
          <w:rFonts w:asciiTheme="minorHAnsi" w:hAnsiTheme="minorHAnsi" w:cstheme="minorBidi"/>
          <w:b w:val="0"/>
          <w:bCs w:val="0"/>
          <w:caps w:val="0"/>
          <w:sz w:val="24"/>
          <w:lang w:eastAsia="it-IT"/>
        </w:rPr>
      </w:pPr>
      <w:ins w:id="2829" w:author="Visone Rossana (GSE)" w:date="2025-10-02T15:38:00Z" w16du:dateUtc="2025-10-02T13:38:00Z">
        <w:del w:id="2830" w:author="Visone Rossana (GSE)" w:date="2025-10-27T12:57:00Z" w16du:dateUtc="2025-10-27T11:57:00Z">
          <w:r w:rsidRPr="007E0056" w:rsidDel="00C952FD">
            <w:rPr>
              <w:rStyle w:val="Collegamentoipertestuale"/>
            </w:rPr>
            <w:delText>6</w:delText>
          </w:r>
          <w:r w:rsidDel="00C952FD">
            <w:tab/>
          </w:r>
          <w:r w:rsidRPr="007E0056" w:rsidDel="00C952FD">
            <w:rPr>
              <w:rStyle w:val="Collegamentoipertestuale"/>
            </w:rPr>
            <w:delText>MODALITA’ ACCESSO DIRETTO</w:delText>
          </w:r>
          <w:r w:rsidDel="00C952FD">
            <w:tab/>
            <w:delText>35</w:delText>
          </w:r>
        </w:del>
      </w:ins>
    </w:p>
    <w:p w14:paraId="6EF2B7CD" w14:textId="49BD0779" w:rsidR="00E21023" w:rsidDel="00C952FD" w:rsidRDefault="00E21023" w:rsidP="6C3030AC">
      <w:pPr>
        <w:pStyle w:val="Sommario3"/>
        <w:rPr>
          <w:del w:id="2831" w:author="Visone Rossana (GSE)" w:date="2025-10-27T12:57:00Z" w16du:dateUtc="2025-10-27T11:57:00Z"/>
          <w:rFonts w:eastAsiaTheme="minorEastAsia" w:cstheme="minorBidi"/>
          <w:b/>
          <w:i w:val="0"/>
          <w:iCs w:val="0"/>
          <w:sz w:val="24"/>
          <w:lang w:eastAsia="it-IT"/>
        </w:rPr>
      </w:pPr>
      <w:ins w:id="2832" w:author="Visone Rossana (GSE)" w:date="2025-10-02T15:38:00Z" w16du:dateUtc="2025-10-02T13:38:00Z">
        <w:del w:id="2833" w:author="Visone Rossana (GSE)" w:date="2025-10-27T12:57:00Z" w16du:dateUtc="2025-10-27T11:57:00Z">
          <w:r w:rsidRPr="007E0056" w:rsidDel="00C952FD">
            <w:rPr>
              <w:rStyle w:val="Collegamentoipertestuale"/>
              <w:rFonts w:cs="Calibri"/>
            </w:rPr>
            <w:delText>6.1</w:delText>
          </w:r>
          <w:r w:rsidDel="00C952FD">
            <w:tab/>
          </w:r>
          <w:r w:rsidRPr="007E0056" w:rsidDel="00C952FD">
            <w:rPr>
              <w:rStyle w:val="Collegamentoipertestuale"/>
            </w:rPr>
            <w:delText>- FASE 1 – caricamento dati e documentazione</w:delText>
          </w:r>
          <w:r w:rsidDel="00C952FD">
            <w:tab/>
            <w:delText>35</w:delText>
          </w:r>
        </w:del>
      </w:ins>
    </w:p>
    <w:p w14:paraId="65C74C2E" w14:textId="06F30E24" w:rsidR="00E21023" w:rsidDel="00C952FD" w:rsidRDefault="00E21023" w:rsidP="6C3030AC">
      <w:pPr>
        <w:pStyle w:val="Sommario3"/>
        <w:rPr>
          <w:del w:id="2834" w:author="Visone Rossana (GSE)" w:date="2025-10-27T12:57:00Z" w16du:dateUtc="2025-10-27T11:57:00Z"/>
          <w:rFonts w:eastAsiaTheme="minorEastAsia" w:cstheme="minorBidi"/>
          <w:b/>
          <w:i w:val="0"/>
          <w:iCs w:val="0"/>
          <w:sz w:val="24"/>
          <w:lang w:eastAsia="it-IT"/>
        </w:rPr>
      </w:pPr>
      <w:ins w:id="2835" w:author="Visone Rossana (GSE)" w:date="2025-10-02T15:38:00Z" w16du:dateUtc="2025-10-02T13:38:00Z">
        <w:del w:id="2836" w:author="Visone Rossana (GSE)" w:date="2025-10-27T12:57:00Z" w16du:dateUtc="2025-10-27T11:57:00Z">
          <w:r w:rsidRPr="007E0056" w:rsidDel="00C952FD">
            <w:rPr>
              <w:rStyle w:val="Collegamentoipertestuale"/>
              <w:rFonts w:cs="Calibri"/>
            </w:rPr>
            <w:delText>6.2</w:delText>
          </w:r>
          <w:r w:rsidDel="00C952FD">
            <w:tab/>
          </w:r>
          <w:r w:rsidRPr="007E0056" w:rsidDel="00C952FD">
            <w:rPr>
              <w:rStyle w:val="Collegamentoipertestuale"/>
            </w:rPr>
            <w:delText>- FASE 2 - invio dell’istanza</w:delText>
          </w:r>
          <w:r w:rsidDel="00C952FD">
            <w:tab/>
            <w:delText>36</w:delText>
          </w:r>
        </w:del>
      </w:ins>
    </w:p>
    <w:p w14:paraId="23FAD8A9" w14:textId="56025D20" w:rsidR="00E21023" w:rsidDel="00C952FD" w:rsidRDefault="00E21023" w:rsidP="6C3030AC">
      <w:pPr>
        <w:pStyle w:val="Sommario3"/>
        <w:rPr>
          <w:del w:id="2837" w:author="Visone Rossana (GSE)" w:date="2025-10-27T12:57:00Z" w16du:dateUtc="2025-10-27T11:57:00Z"/>
          <w:rFonts w:eastAsiaTheme="minorEastAsia" w:cstheme="minorBidi"/>
          <w:b/>
          <w:i w:val="0"/>
          <w:iCs w:val="0"/>
          <w:sz w:val="24"/>
          <w:lang w:eastAsia="it-IT"/>
        </w:rPr>
      </w:pPr>
      <w:ins w:id="2838" w:author="Visone Rossana (GSE)" w:date="2025-10-02T15:38:00Z" w16du:dateUtc="2025-10-02T13:38:00Z">
        <w:del w:id="2839" w:author="Visone Rossana (GSE)" w:date="2025-10-27T12:57:00Z" w16du:dateUtc="2025-10-27T11:57:00Z">
          <w:r w:rsidRPr="007E0056" w:rsidDel="00C952FD">
            <w:rPr>
              <w:rStyle w:val="Collegamentoipertestuale"/>
              <w:rFonts w:cs="Calibri"/>
            </w:rPr>
            <w:delText>6.3</w:delText>
          </w:r>
          <w:r w:rsidDel="00C952FD">
            <w:tab/>
          </w:r>
          <w:r w:rsidRPr="007E0056" w:rsidDel="00C952FD">
            <w:rPr>
              <w:rStyle w:val="Collegamentoipertestuale"/>
            </w:rPr>
            <w:delText>- FASE 3 - istruttoria e attivazione/perfezionamento delle condizioni contrattuali</w:delText>
          </w:r>
          <w:r w:rsidDel="00C952FD">
            <w:tab/>
            <w:delText>36</w:delText>
          </w:r>
        </w:del>
      </w:ins>
    </w:p>
    <w:p w14:paraId="6887D058" w14:textId="1B630043" w:rsidR="00E21023" w:rsidDel="00C952FD" w:rsidRDefault="00E21023" w:rsidP="6C3030AC">
      <w:pPr>
        <w:pStyle w:val="Sommario3"/>
        <w:rPr>
          <w:del w:id="2840" w:author="Visone Rossana (GSE)" w:date="2025-10-27T12:57:00Z" w16du:dateUtc="2025-10-27T11:57:00Z"/>
          <w:rFonts w:eastAsiaTheme="minorEastAsia" w:cstheme="minorBidi"/>
          <w:b/>
          <w:i w:val="0"/>
          <w:iCs w:val="0"/>
          <w:sz w:val="24"/>
          <w:lang w:eastAsia="it-IT"/>
        </w:rPr>
      </w:pPr>
      <w:ins w:id="2841" w:author="Visone Rossana (GSE)" w:date="2025-10-02T15:38:00Z" w16du:dateUtc="2025-10-02T13:38:00Z">
        <w:del w:id="2842" w:author="Visone Rossana (GSE)" w:date="2025-10-27T12:57:00Z" w16du:dateUtc="2025-10-27T11:57:00Z">
          <w:r w:rsidRPr="007E0056" w:rsidDel="00C952FD">
            <w:rPr>
              <w:rStyle w:val="Collegamentoipertestuale"/>
              <w:rFonts w:cs="Calibri"/>
            </w:rPr>
            <w:delText>6.4</w:delText>
          </w:r>
          <w:r w:rsidDel="00C952FD">
            <w:tab/>
          </w:r>
          <w:r w:rsidRPr="007E0056" w:rsidDel="00C952FD">
            <w:rPr>
              <w:rStyle w:val="Collegamentoipertestuale"/>
            </w:rPr>
            <w:delText>- FASE 4 - erogazione degli incentivi</w:delText>
          </w:r>
          <w:r w:rsidDel="00C952FD">
            <w:tab/>
            <w:delText>37</w:delText>
          </w:r>
        </w:del>
      </w:ins>
    </w:p>
    <w:p w14:paraId="63CA0767" w14:textId="17EC0FAC" w:rsidR="00E21023" w:rsidDel="00C952FD" w:rsidRDefault="00E21023" w:rsidP="6C3030AC">
      <w:pPr>
        <w:pStyle w:val="Sommario3"/>
        <w:rPr>
          <w:del w:id="2843" w:author="Visone Rossana (GSE)" w:date="2025-10-27T12:57:00Z" w16du:dateUtc="2025-10-27T11:57:00Z"/>
          <w:rFonts w:eastAsiaTheme="minorEastAsia" w:cstheme="minorBidi"/>
          <w:b/>
          <w:i w:val="0"/>
          <w:iCs w:val="0"/>
          <w:sz w:val="24"/>
          <w:lang w:eastAsia="it-IT"/>
        </w:rPr>
      </w:pPr>
      <w:ins w:id="2844" w:author="Visone Rossana (GSE)" w:date="2025-10-02T15:38:00Z" w16du:dateUtc="2025-10-02T13:38:00Z">
        <w:del w:id="2845" w:author="Visone Rossana (GSE)" w:date="2025-10-27T12:57:00Z" w16du:dateUtc="2025-10-27T11:57:00Z">
          <w:r w:rsidRPr="007E0056" w:rsidDel="00C952FD">
            <w:rPr>
              <w:rStyle w:val="Collegamentoipertestuale"/>
              <w:rFonts w:cs="Calibri"/>
            </w:rPr>
            <w:delText>6.5</w:delText>
          </w:r>
          <w:r w:rsidDel="00C952FD">
            <w:tab/>
          </w:r>
          <w:r w:rsidRPr="007E0056" w:rsidDel="00C952FD">
            <w:rPr>
              <w:rStyle w:val="Collegamentoipertestuale"/>
            </w:rPr>
            <w:delText>Procedura semplificata per gli apparecchi domestici a Catalogo</w:delText>
          </w:r>
          <w:r w:rsidDel="00C952FD">
            <w:tab/>
            <w:delText>37</w:delText>
          </w:r>
        </w:del>
      </w:ins>
    </w:p>
    <w:p w14:paraId="7E645D50" w14:textId="763FC8E2" w:rsidR="00E21023" w:rsidDel="00C952FD" w:rsidRDefault="00E21023" w:rsidP="6C3030AC">
      <w:pPr>
        <w:pStyle w:val="Sommario1"/>
        <w:rPr>
          <w:del w:id="2846" w:author="Visone Rossana (GSE)" w:date="2025-10-27T12:57:00Z" w16du:dateUtc="2025-10-27T11:57:00Z"/>
          <w:rFonts w:asciiTheme="minorHAnsi" w:hAnsiTheme="minorHAnsi" w:cstheme="minorBidi"/>
          <w:b w:val="0"/>
          <w:bCs w:val="0"/>
          <w:caps w:val="0"/>
          <w:sz w:val="24"/>
          <w:lang w:eastAsia="it-IT"/>
        </w:rPr>
      </w:pPr>
      <w:ins w:id="2847" w:author="Visone Rossana (GSE)" w:date="2025-10-02T15:38:00Z" w16du:dateUtc="2025-10-02T13:38:00Z">
        <w:del w:id="2848" w:author="Visone Rossana (GSE)" w:date="2025-10-27T12:57:00Z" w16du:dateUtc="2025-10-27T11:57:00Z">
          <w:r w:rsidRPr="007E0056" w:rsidDel="00C952FD">
            <w:rPr>
              <w:rStyle w:val="Collegamentoipertestuale"/>
            </w:rPr>
            <w:delText>7</w:delText>
          </w:r>
          <w:r w:rsidDel="00C952FD">
            <w:tab/>
          </w:r>
          <w:r w:rsidRPr="007E0056" w:rsidDel="00C952FD">
            <w:rPr>
              <w:rStyle w:val="Collegamentoipertestuale"/>
            </w:rPr>
            <w:delText>MODALITA’ DI ACCESSO SU PRENOTAZIONE</w:delText>
          </w:r>
          <w:r w:rsidDel="00C952FD">
            <w:tab/>
            <w:delText>37</w:delText>
          </w:r>
        </w:del>
      </w:ins>
    </w:p>
    <w:p w14:paraId="24BC1787" w14:textId="56B4F3DE" w:rsidR="00E21023" w:rsidDel="00C952FD" w:rsidRDefault="00E21023" w:rsidP="6C3030AC">
      <w:pPr>
        <w:pStyle w:val="Sommario3"/>
        <w:tabs>
          <w:tab w:val="left" w:pos="1320"/>
        </w:tabs>
        <w:rPr>
          <w:del w:id="2849" w:author="Visone Rossana (GSE)" w:date="2025-10-27T12:57:00Z" w16du:dateUtc="2025-10-27T11:57:00Z"/>
          <w:rFonts w:eastAsiaTheme="minorEastAsia" w:cstheme="minorBidi"/>
          <w:b/>
          <w:i w:val="0"/>
          <w:iCs w:val="0"/>
          <w:sz w:val="24"/>
          <w:lang w:eastAsia="it-IT"/>
        </w:rPr>
      </w:pPr>
      <w:ins w:id="2850" w:author="Visone Rossana (GSE)" w:date="2025-10-02T15:38:00Z" w16du:dateUtc="2025-10-02T13:38:00Z">
        <w:del w:id="2851" w:author="Visone Rossana (GSE)" w:date="2025-10-27T12:57:00Z" w16du:dateUtc="2025-10-27T11:57:00Z">
          <w:r w:rsidRPr="007E0056" w:rsidDel="00C952FD">
            <w:rPr>
              <w:rStyle w:val="Collegamentoipertestuale"/>
            </w:rPr>
            <w:delText>7.1.1.1</w:delText>
          </w:r>
          <w:r w:rsidDel="00C952FD">
            <w:tab/>
          </w:r>
          <w:r w:rsidRPr="007E0056" w:rsidDel="00C952FD">
            <w:rPr>
              <w:rStyle w:val="Collegamentoipertestuale"/>
            </w:rPr>
            <w:delText>Il ruolo di Soggetto Responsabile è ricoperto dalla PA o da un ETS non economico</w:delText>
          </w:r>
          <w:r w:rsidDel="00C952FD">
            <w:tab/>
            <w:delText>38</w:delText>
          </w:r>
        </w:del>
      </w:ins>
    </w:p>
    <w:p w14:paraId="4C285C42" w14:textId="39EA37F1" w:rsidR="00E21023" w:rsidDel="00C952FD" w:rsidRDefault="00E21023" w:rsidP="6C3030AC">
      <w:pPr>
        <w:pStyle w:val="Sommario3"/>
        <w:tabs>
          <w:tab w:val="left" w:pos="1320"/>
        </w:tabs>
        <w:rPr>
          <w:del w:id="2852" w:author="Visone Rossana (GSE)" w:date="2025-10-27T12:57:00Z" w16du:dateUtc="2025-10-27T11:57:00Z"/>
          <w:rFonts w:eastAsiaTheme="minorEastAsia" w:cstheme="minorBidi"/>
          <w:b/>
          <w:i w:val="0"/>
          <w:iCs w:val="0"/>
          <w:sz w:val="24"/>
          <w:lang w:eastAsia="it-IT"/>
        </w:rPr>
      </w:pPr>
      <w:ins w:id="2853" w:author="Visone Rossana (GSE)" w:date="2025-10-02T15:38:00Z" w16du:dateUtc="2025-10-02T13:38:00Z">
        <w:del w:id="2854" w:author="Visone Rossana (GSE)" w:date="2025-10-27T12:57:00Z" w16du:dateUtc="2025-10-27T11:57:00Z">
          <w:r w:rsidRPr="007E0056" w:rsidDel="00C952FD">
            <w:rPr>
              <w:rStyle w:val="Collegamentoipertestuale"/>
            </w:rPr>
            <w:delText>7.1.1.2</w:delText>
          </w:r>
          <w:r w:rsidDel="00C952FD">
            <w:tab/>
          </w:r>
          <w:r w:rsidRPr="007E0056" w:rsidDel="00C952FD">
            <w:rPr>
              <w:rStyle w:val="Collegamentoipertestuale"/>
            </w:rPr>
            <w:delText>Il ruolo di Soggetto Responsabile è ricoperto da altro soggetto pubblico di cui all’art. 13, comma 1, lettera b)</w:delText>
          </w:r>
          <w:r w:rsidDel="00C952FD">
            <w:tab/>
            <w:delText>38</w:delText>
          </w:r>
        </w:del>
      </w:ins>
    </w:p>
    <w:p w14:paraId="63B77B0D" w14:textId="1EBCD1CC" w:rsidR="00E21023" w:rsidDel="00C952FD" w:rsidRDefault="00E21023" w:rsidP="6C3030AC">
      <w:pPr>
        <w:pStyle w:val="Sommario3"/>
        <w:tabs>
          <w:tab w:val="left" w:pos="1320"/>
        </w:tabs>
        <w:rPr>
          <w:del w:id="2855" w:author="Visone Rossana (GSE)" w:date="2025-10-27T12:57:00Z" w16du:dateUtc="2025-10-27T11:57:00Z"/>
          <w:rFonts w:eastAsiaTheme="minorEastAsia" w:cstheme="minorBidi"/>
          <w:b/>
          <w:i w:val="0"/>
          <w:iCs w:val="0"/>
          <w:sz w:val="24"/>
          <w:lang w:eastAsia="it-IT"/>
        </w:rPr>
      </w:pPr>
      <w:ins w:id="2856" w:author="Visone Rossana (GSE)" w:date="2025-10-02T15:38:00Z" w16du:dateUtc="2025-10-02T13:38:00Z">
        <w:del w:id="2857" w:author="Visone Rossana (GSE)" w:date="2025-10-27T12:57:00Z" w16du:dateUtc="2025-10-27T11:57:00Z">
          <w:r w:rsidRPr="007E0056" w:rsidDel="00C952FD">
            <w:rPr>
              <w:rStyle w:val="Collegamentoipertestuale"/>
            </w:rPr>
            <w:delText>7.1.1.3</w:delText>
          </w:r>
          <w:r w:rsidDel="00C952FD">
            <w:tab/>
          </w:r>
          <w:r w:rsidRPr="007E0056" w:rsidDel="00C952FD">
            <w:rPr>
              <w:rStyle w:val="Collegamentoipertestuale"/>
            </w:rPr>
            <w:delText>Il ruolo di Soggetto Responsabile è ricoperto da una ESCo</w:delText>
          </w:r>
          <w:r w:rsidDel="00C952FD">
            <w:tab/>
            <w:delText>39</w:delText>
          </w:r>
        </w:del>
      </w:ins>
    </w:p>
    <w:p w14:paraId="304167E1" w14:textId="03C7E07C" w:rsidR="00E21023" w:rsidDel="00C952FD" w:rsidRDefault="00E21023" w:rsidP="6C3030AC">
      <w:pPr>
        <w:pStyle w:val="Sommario3"/>
        <w:tabs>
          <w:tab w:val="left" w:pos="1320"/>
        </w:tabs>
        <w:rPr>
          <w:del w:id="2858" w:author="Visone Rossana (GSE)" w:date="2025-10-27T12:57:00Z" w16du:dateUtc="2025-10-27T11:57:00Z"/>
          <w:rFonts w:eastAsiaTheme="minorEastAsia" w:cstheme="minorBidi"/>
          <w:b/>
          <w:i w:val="0"/>
          <w:iCs w:val="0"/>
          <w:sz w:val="24"/>
          <w:lang w:eastAsia="it-IT"/>
        </w:rPr>
      </w:pPr>
      <w:ins w:id="2859" w:author="Visone Rossana (GSE)" w:date="2025-10-02T15:38:00Z" w16du:dateUtc="2025-10-02T13:38:00Z">
        <w:del w:id="2860" w:author="Visone Rossana (GSE)" w:date="2025-10-27T12:57:00Z" w16du:dateUtc="2025-10-27T11:57:00Z">
          <w:r w:rsidRPr="007E0056" w:rsidDel="00C952FD">
            <w:rPr>
              <w:rStyle w:val="Collegamentoipertestuale"/>
            </w:rPr>
            <w:delText>7.1.1.4</w:delText>
          </w:r>
          <w:r w:rsidDel="00C952FD">
            <w:tab/>
          </w:r>
          <w:r w:rsidRPr="007E0056" w:rsidDel="00C952FD">
            <w:rPr>
              <w:rStyle w:val="Collegamentoipertestuale"/>
            </w:rPr>
            <w:delText>Il ruolo di Soggetto Responsabile è ricoperto da un soggetto privato nell’ambito di forme di partenariato pubblico-privato (PPP)</w:delText>
          </w:r>
          <w:r w:rsidDel="00C952FD">
            <w:tab/>
            <w:delText>39</w:delText>
          </w:r>
        </w:del>
      </w:ins>
    </w:p>
    <w:p w14:paraId="7509DB34" w14:textId="24B9C3B0" w:rsidR="00E21023" w:rsidDel="00C952FD" w:rsidRDefault="00E21023" w:rsidP="6C3030AC">
      <w:pPr>
        <w:pStyle w:val="Sommario3"/>
        <w:tabs>
          <w:tab w:val="left" w:pos="1320"/>
        </w:tabs>
        <w:rPr>
          <w:del w:id="2861" w:author="Visone Rossana (GSE)" w:date="2025-10-27T12:57:00Z" w16du:dateUtc="2025-10-27T11:57:00Z"/>
          <w:rFonts w:eastAsiaTheme="minorEastAsia" w:cstheme="minorBidi"/>
          <w:b/>
          <w:i w:val="0"/>
          <w:iCs w:val="0"/>
          <w:sz w:val="24"/>
          <w:lang w:eastAsia="it-IT"/>
        </w:rPr>
      </w:pPr>
      <w:ins w:id="2862" w:author="Visone Rossana (GSE)" w:date="2025-10-02T15:38:00Z" w16du:dateUtc="2025-10-02T13:38:00Z">
        <w:del w:id="2863" w:author="Visone Rossana (GSE)" w:date="2025-10-27T12:57:00Z" w16du:dateUtc="2025-10-27T11:57:00Z">
          <w:r w:rsidRPr="007E0056" w:rsidDel="00C952FD">
            <w:rPr>
              <w:rStyle w:val="Collegamentoipertestuale"/>
            </w:rPr>
            <w:delText>7.1.1.5</w:delText>
          </w:r>
          <w:r w:rsidDel="00C952FD">
            <w:tab/>
          </w:r>
          <w:r w:rsidRPr="007E0056" w:rsidDel="00C952FD">
            <w:rPr>
              <w:rStyle w:val="Collegamentoipertestuale"/>
            </w:rPr>
            <w:delText>Il ruolo di Soggetto Responsabile è ricoperto dalle CER/gruppi autoconsumo</w:delText>
          </w:r>
          <w:r w:rsidDel="00C952FD">
            <w:tab/>
            <w:delText>40</w:delText>
          </w:r>
        </w:del>
      </w:ins>
    </w:p>
    <w:p w14:paraId="6681D9E0" w14:textId="6742D9B4" w:rsidR="00E21023" w:rsidDel="00C952FD" w:rsidRDefault="00E21023" w:rsidP="6C3030AC">
      <w:pPr>
        <w:pStyle w:val="Sommario3"/>
        <w:rPr>
          <w:del w:id="2864" w:author="Visone Rossana (GSE)" w:date="2025-10-27T12:57:00Z" w16du:dateUtc="2025-10-27T11:57:00Z"/>
          <w:rFonts w:eastAsiaTheme="minorEastAsia" w:cstheme="minorBidi"/>
          <w:b/>
          <w:i w:val="0"/>
          <w:iCs w:val="0"/>
          <w:sz w:val="24"/>
          <w:lang w:eastAsia="it-IT"/>
        </w:rPr>
      </w:pPr>
      <w:ins w:id="2865" w:author="Visone Rossana (GSE)" w:date="2025-10-02T15:38:00Z" w16du:dateUtc="2025-10-02T13:38:00Z">
        <w:del w:id="2866" w:author="Visone Rossana (GSE)" w:date="2025-10-27T12:57:00Z" w16du:dateUtc="2025-10-27T11:57:00Z">
          <w:r w:rsidRPr="007E0056" w:rsidDel="00C952FD">
            <w:rPr>
              <w:rStyle w:val="Collegamentoipertestuale"/>
            </w:rPr>
            <w:delText>7.1.2</w:delText>
          </w:r>
          <w:r w:rsidDel="00C952FD">
            <w:tab/>
          </w:r>
          <w:r w:rsidRPr="007E0056" w:rsidDel="00C952FD">
            <w:rPr>
              <w:rStyle w:val="Collegamentoipertestuale"/>
            </w:rPr>
            <w:delText>- FASE 1 – caricamento dati e documentazione</w:delText>
          </w:r>
          <w:r w:rsidDel="00C952FD">
            <w:tab/>
            <w:delText>40</w:delText>
          </w:r>
        </w:del>
      </w:ins>
    </w:p>
    <w:p w14:paraId="6E2B57FF" w14:textId="7CEE6EC6" w:rsidR="00E21023" w:rsidDel="00C952FD" w:rsidRDefault="00E21023" w:rsidP="6C3030AC">
      <w:pPr>
        <w:pStyle w:val="Sommario3"/>
        <w:rPr>
          <w:del w:id="2867" w:author="Visone Rossana (GSE)" w:date="2025-10-27T12:57:00Z" w16du:dateUtc="2025-10-27T11:57:00Z"/>
          <w:rFonts w:eastAsiaTheme="minorEastAsia" w:cstheme="minorBidi"/>
          <w:b/>
          <w:i w:val="0"/>
          <w:iCs w:val="0"/>
          <w:sz w:val="24"/>
          <w:lang w:eastAsia="it-IT"/>
        </w:rPr>
      </w:pPr>
      <w:ins w:id="2868" w:author="Visone Rossana (GSE)" w:date="2025-10-02T15:38:00Z" w16du:dateUtc="2025-10-02T13:38:00Z">
        <w:del w:id="2869" w:author="Visone Rossana (GSE)" w:date="2025-10-27T12:57:00Z" w16du:dateUtc="2025-10-27T11:57:00Z">
          <w:r w:rsidRPr="007E0056" w:rsidDel="00C952FD">
            <w:rPr>
              <w:rStyle w:val="Collegamentoipertestuale"/>
            </w:rPr>
            <w:delText>7.1.1</w:delText>
          </w:r>
          <w:r w:rsidDel="00C952FD">
            <w:tab/>
          </w:r>
          <w:r w:rsidRPr="007E0056" w:rsidDel="00C952FD">
            <w:rPr>
              <w:rStyle w:val="Collegamentoipertestuale"/>
            </w:rPr>
            <w:delText>- FASE 2 - invio dell’istanza a prenotazione</w:delText>
          </w:r>
          <w:r w:rsidDel="00C952FD">
            <w:tab/>
            <w:delText>43</w:delText>
          </w:r>
        </w:del>
      </w:ins>
    </w:p>
    <w:p w14:paraId="60AA3723" w14:textId="029D56DC" w:rsidR="00E21023" w:rsidDel="00C952FD" w:rsidRDefault="00E21023" w:rsidP="6C3030AC">
      <w:pPr>
        <w:pStyle w:val="Sommario3"/>
        <w:rPr>
          <w:del w:id="2870" w:author="Visone Rossana (GSE)" w:date="2025-10-27T12:57:00Z" w16du:dateUtc="2025-10-27T11:57:00Z"/>
          <w:rFonts w:eastAsiaTheme="minorEastAsia" w:cstheme="minorBidi"/>
          <w:b/>
          <w:i w:val="0"/>
          <w:iCs w:val="0"/>
          <w:sz w:val="24"/>
          <w:lang w:eastAsia="it-IT"/>
        </w:rPr>
      </w:pPr>
      <w:ins w:id="2871" w:author="Visone Rossana (GSE)" w:date="2025-10-02T15:38:00Z" w16du:dateUtc="2025-10-02T13:38:00Z">
        <w:del w:id="2872" w:author="Visone Rossana (GSE)" w:date="2025-10-27T12:57:00Z" w16du:dateUtc="2025-10-27T11:57:00Z">
          <w:r w:rsidRPr="007E0056" w:rsidDel="00C952FD">
            <w:rPr>
              <w:rStyle w:val="Collegamentoipertestuale"/>
            </w:rPr>
            <w:delText>7.1.1</w:delText>
          </w:r>
          <w:r w:rsidDel="00C952FD">
            <w:tab/>
          </w:r>
          <w:r w:rsidRPr="007E0056" w:rsidDel="00C952FD">
            <w:rPr>
              <w:rStyle w:val="Collegamentoipertestuale"/>
            </w:rPr>
            <w:delText>- FASE 3 - istruttoria e perfezionamento delle condizioni contrattuali</w:delText>
          </w:r>
          <w:r w:rsidDel="00C952FD">
            <w:tab/>
            <w:delText>44</w:delText>
          </w:r>
        </w:del>
      </w:ins>
    </w:p>
    <w:p w14:paraId="2884BCF9" w14:textId="27E2C03D" w:rsidR="00E21023" w:rsidDel="00C952FD" w:rsidRDefault="00E21023" w:rsidP="6C3030AC">
      <w:pPr>
        <w:pStyle w:val="Sommario3"/>
        <w:rPr>
          <w:del w:id="2873" w:author="Visone Rossana (GSE)" w:date="2025-10-27T12:57:00Z" w16du:dateUtc="2025-10-27T11:57:00Z"/>
          <w:rFonts w:eastAsiaTheme="minorEastAsia" w:cstheme="minorBidi"/>
          <w:b/>
          <w:i w:val="0"/>
          <w:iCs w:val="0"/>
          <w:sz w:val="24"/>
          <w:lang w:eastAsia="it-IT"/>
        </w:rPr>
      </w:pPr>
      <w:ins w:id="2874" w:author="Visone Rossana (GSE)" w:date="2025-10-02T15:38:00Z" w16du:dateUtc="2025-10-02T13:38:00Z">
        <w:del w:id="2875" w:author="Visone Rossana (GSE)" w:date="2025-10-27T12:57:00Z" w16du:dateUtc="2025-10-27T11:57:00Z">
          <w:r w:rsidRPr="007E0056" w:rsidDel="00C952FD">
            <w:rPr>
              <w:rStyle w:val="Collegamentoipertestuale"/>
            </w:rPr>
            <w:delText>7.1.2</w:delText>
          </w:r>
          <w:r w:rsidDel="00C952FD">
            <w:tab/>
          </w:r>
          <w:r w:rsidRPr="007E0056" w:rsidDel="00C952FD">
            <w:rPr>
              <w:rStyle w:val="Collegamentoipertestuale"/>
            </w:rPr>
            <w:delText>FASE 4 - adempimenti in fase di avvio lavori</w:delText>
          </w:r>
          <w:r w:rsidDel="00C952FD">
            <w:tab/>
            <w:delText>44</w:delText>
          </w:r>
        </w:del>
      </w:ins>
    </w:p>
    <w:p w14:paraId="2A5A2C94" w14:textId="57231F76" w:rsidR="00E21023" w:rsidDel="00C952FD" w:rsidRDefault="00E21023" w:rsidP="6C3030AC">
      <w:pPr>
        <w:pStyle w:val="Sommario3"/>
        <w:rPr>
          <w:del w:id="2876" w:author="Visone Rossana (GSE)" w:date="2025-10-27T12:57:00Z" w16du:dateUtc="2025-10-27T11:57:00Z"/>
          <w:rFonts w:eastAsiaTheme="minorEastAsia" w:cstheme="minorBidi"/>
          <w:b/>
          <w:i w:val="0"/>
          <w:iCs w:val="0"/>
          <w:sz w:val="24"/>
          <w:lang w:eastAsia="it-IT"/>
        </w:rPr>
      </w:pPr>
      <w:ins w:id="2877" w:author="Visone Rossana (GSE)" w:date="2025-10-02T15:38:00Z" w16du:dateUtc="2025-10-02T13:38:00Z">
        <w:del w:id="2878" w:author="Visone Rossana (GSE)" w:date="2025-10-27T12:57:00Z" w16du:dateUtc="2025-10-27T11:57:00Z">
          <w:r w:rsidRPr="007E0056" w:rsidDel="00C952FD">
            <w:rPr>
              <w:rStyle w:val="Collegamentoipertestuale"/>
            </w:rPr>
            <w:delText>7.1.3</w:delText>
          </w:r>
          <w:r w:rsidDel="00C952FD">
            <w:tab/>
          </w:r>
          <w:r w:rsidRPr="007E0056" w:rsidDel="00C952FD">
            <w:rPr>
              <w:rStyle w:val="Collegamentoipertestuale"/>
            </w:rPr>
            <w:delText>- FASE 5 - Erogazione degli incentivi: acconto e rata intermedia</w:delText>
          </w:r>
          <w:r w:rsidDel="00C952FD">
            <w:tab/>
            <w:delText>45</w:delText>
          </w:r>
        </w:del>
      </w:ins>
    </w:p>
    <w:p w14:paraId="0F5AF1DA" w14:textId="48CF6BBF" w:rsidR="00E21023" w:rsidDel="00C952FD" w:rsidRDefault="00E21023" w:rsidP="6C3030AC">
      <w:pPr>
        <w:pStyle w:val="Sommario3"/>
        <w:rPr>
          <w:del w:id="2879" w:author="Visone Rossana (GSE)" w:date="2025-10-27T12:57:00Z" w16du:dateUtc="2025-10-27T11:57:00Z"/>
          <w:rFonts w:eastAsiaTheme="minorEastAsia" w:cstheme="minorBidi"/>
          <w:b/>
          <w:i w:val="0"/>
          <w:iCs w:val="0"/>
          <w:sz w:val="24"/>
          <w:lang w:eastAsia="it-IT"/>
        </w:rPr>
      </w:pPr>
      <w:ins w:id="2880" w:author="Visone Rossana (GSE)" w:date="2025-10-02T15:38:00Z" w16du:dateUtc="2025-10-02T13:38:00Z">
        <w:del w:id="2881" w:author="Visone Rossana (GSE)" w:date="2025-10-27T12:57:00Z" w16du:dateUtc="2025-10-27T11:57:00Z">
          <w:r w:rsidRPr="007E0056" w:rsidDel="00C952FD">
            <w:rPr>
              <w:rStyle w:val="Collegamentoipertestuale"/>
            </w:rPr>
            <w:delText>7.1.4</w:delText>
          </w:r>
          <w:r w:rsidDel="00C952FD">
            <w:tab/>
          </w:r>
          <w:r w:rsidRPr="007E0056" w:rsidDel="00C952FD">
            <w:rPr>
              <w:rStyle w:val="Collegamentoipertestuale"/>
            </w:rPr>
            <w:delText>- FASE 5 - adempimenti in fase di conclusione dei lavori</w:delText>
          </w:r>
          <w:r w:rsidDel="00C952FD">
            <w:tab/>
            <w:delText>47</w:delText>
          </w:r>
        </w:del>
      </w:ins>
    </w:p>
    <w:p w14:paraId="72352045" w14:textId="0E35615B" w:rsidR="00E21023" w:rsidDel="00C952FD" w:rsidRDefault="00E21023" w:rsidP="6C3030AC">
      <w:pPr>
        <w:pStyle w:val="Sommario3"/>
        <w:rPr>
          <w:del w:id="2882" w:author="Visone Rossana (GSE)" w:date="2025-10-27T12:57:00Z" w16du:dateUtc="2025-10-27T11:57:00Z"/>
          <w:rFonts w:eastAsiaTheme="minorEastAsia" w:cstheme="minorBidi"/>
          <w:b/>
          <w:i w:val="0"/>
          <w:iCs w:val="0"/>
          <w:sz w:val="24"/>
          <w:lang w:eastAsia="it-IT"/>
        </w:rPr>
      </w:pPr>
      <w:ins w:id="2883" w:author="Visone Rossana (GSE)" w:date="2025-10-02T15:38:00Z" w16du:dateUtc="2025-10-02T13:38:00Z">
        <w:del w:id="2884" w:author="Visone Rossana (GSE)" w:date="2025-10-27T12:57:00Z" w16du:dateUtc="2025-10-27T11:57:00Z">
          <w:r w:rsidRPr="007E0056" w:rsidDel="00C952FD">
            <w:rPr>
              <w:rStyle w:val="Collegamentoipertestuale"/>
            </w:rPr>
            <w:delText>7.1.5</w:delText>
          </w:r>
          <w:r w:rsidDel="00C952FD">
            <w:tab/>
          </w:r>
          <w:r w:rsidRPr="007E0056" w:rsidDel="00C952FD">
            <w:rPr>
              <w:rStyle w:val="Collegamentoipertestuale"/>
            </w:rPr>
            <w:delText>- FASE 5 - adempimenti conclusivi - richiesta di accesso diretto per erogazione saldo</w:delText>
          </w:r>
          <w:r w:rsidDel="00C952FD">
            <w:tab/>
            <w:delText>47</w:delText>
          </w:r>
        </w:del>
      </w:ins>
    </w:p>
    <w:p w14:paraId="0AD99F64" w14:textId="780C5CE9" w:rsidR="00E21023" w:rsidDel="00C952FD" w:rsidRDefault="00E21023" w:rsidP="6C3030AC">
      <w:pPr>
        <w:pStyle w:val="Sommario3"/>
        <w:rPr>
          <w:del w:id="2885" w:author="Visone Rossana (GSE)" w:date="2025-10-27T12:57:00Z" w16du:dateUtc="2025-10-27T11:57:00Z"/>
          <w:rFonts w:eastAsiaTheme="minorEastAsia" w:cstheme="minorBidi"/>
          <w:b/>
          <w:i w:val="0"/>
          <w:iCs w:val="0"/>
          <w:sz w:val="24"/>
          <w:lang w:eastAsia="it-IT"/>
        </w:rPr>
      </w:pPr>
      <w:ins w:id="2886" w:author="Visone Rossana (GSE)" w:date="2025-10-02T15:38:00Z" w16du:dateUtc="2025-10-02T13:38:00Z">
        <w:del w:id="2887" w:author="Visone Rossana (GSE)" w:date="2025-10-27T12:57:00Z" w16du:dateUtc="2025-10-27T11:57:00Z">
          <w:r w:rsidRPr="007E0056" w:rsidDel="00C952FD">
            <w:rPr>
              <w:rStyle w:val="Collegamentoipertestuale"/>
            </w:rPr>
            <w:delText>7.1.6</w:delText>
          </w:r>
          <w:r w:rsidDel="00C952FD">
            <w:tab/>
          </w:r>
          <w:r w:rsidRPr="007E0056" w:rsidDel="00C952FD">
            <w:rPr>
              <w:rStyle w:val="Collegamentoipertestuale"/>
            </w:rPr>
            <w:delText>-Decadenza dalla prenotazione</w:delText>
          </w:r>
          <w:r w:rsidDel="00C952FD">
            <w:tab/>
            <w:delText>47</w:delText>
          </w:r>
        </w:del>
      </w:ins>
    </w:p>
    <w:p w14:paraId="2A583BFC" w14:textId="79B3613C" w:rsidR="00E21023" w:rsidDel="00C952FD" w:rsidRDefault="00E21023" w:rsidP="6C3030AC">
      <w:pPr>
        <w:pStyle w:val="Sommario1"/>
        <w:rPr>
          <w:del w:id="2888" w:author="Visone Rossana (GSE)" w:date="2025-10-27T12:57:00Z" w16du:dateUtc="2025-10-27T11:57:00Z"/>
          <w:rFonts w:asciiTheme="minorHAnsi" w:hAnsiTheme="minorHAnsi" w:cstheme="minorBidi"/>
          <w:b w:val="0"/>
          <w:bCs w:val="0"/>
          <w:caps w:val="0"/>
          <w:sz w:val="24"/>
          <w:lang w:eastAsia="it-IT"/>
        </w:rPr>
      </w:pPr>
      <w:ins w:id="2889" w:author="Visone Rossana (GSE)" w:date="2025-10-02T15:38:00Z" w16du:dateUtc="2025-10-02T13:38:00Z">
        <w:del w:id="2890" w:author="Visone Rossana (GSE)" w:date="2025-10-27T12:57:00Z" w16du:dateUtc="2025-10-27T11:57:00Z">
          <w:r w:rsidRPr="007E0056" w:rsidDel="00C952FD">
            <w:rPr>
              <w:rStyle w:val="Collegamentoipertestuale"/>
            </w:rPr>
            <w:delText>8</w:delText>
          </w:r>
          <w:r w:rsidDel="00C952FD">
            <w:tab/>
          </w:r>
          <w:r w:rsidRPr="007E0056" w:rsidDel="00C952FD">
            <w:rPr>
              <w:rStyle w:val="Collegamentoipertestuale"/>
            </w:rPr>
            <w:delText>REQUISITI PER L’ACCESSO AGLI INCENTIVI E IL MANTENIMENTO DEI REQUISITI</w:delText>
          </w:r>
          <w:r w:rsidDel="00C952FD">
            <w:tab/>
            <w:delText>48</w:delText>
          </w:r>
        </w:del>
      </w:ins>
    </w:p>
    <w:p w14:paraId="20CA67E2" w14:textId="2D156525" w:rsidR="00E21023" w:rsidDel="00C952FD" w:rsidRDefault="00E21023" w:rsidP="6C3030AC">
      <w:pPr>
        <w:pStyle w:val="Sommario1"/>
        <w:rPr>
          <w:del w:id="2891" w:author="Visone Rossana (GSE)" w:date="2025-10-27T12:57:00Z" w16du:dateUtc="2025-10-27T11:57:00Z"/>
          <w:rFonts w:asciiTheme="minorHAnsi" w:hAnsiTheme="minorHAnsi" w:cstheme="minorBidi"/>
          <w:b w:val="0"/>
          <w:bCs w:val="0"/>
          <w:caps w:val="0"/>
          <w:sz w:val="24"/>
          <w:lang w:eastAsia="it-IT"/>
        </w:rPr>
      </w:pPr>
      <w:ins w:id="2892" w:author="Visone Rossana (GSE)" w:date="2025-10-02T15:38:00Z" w16du:dateUtc="2025-10-02T13:38:00Z">
        <w:del w:id="2893" w:author="Visone Rossana (GSE)" w:date="2025-10-27T12:57:00Z" w16du:dateUtc="2025-10-27T11:57:00Z">
          <w:r w:rsidRPr="007E0056" w:rsidDel="00C952FD">
            <w:rPr>
              <w:rStyle w:val="Collegamentoipertestuale"/>
            </w:rPr>
            <w:delText>9</w:delText>
          </w:r>
          <w:r w:rsidDel="00C952FD">
            <w:tab/>
          </w:r>
          <w:r w:rsidRPr="007E0056" w:rsidDel="00C952FD">
            <w:rPr>
              <w:rStyle w:val="Collegamentoipertestuale"/>
            </w:rPr>
            <w:delText>INTERVENTI INCENTIVABILI</w:delText>
          </w:r>
          <w:r w:rsidDel="00C952FD">
            <w:tab/>
            <w:delText>49</w:delText>
          </w:r>
        </w:del>
      </w:ins>
    </w:p>
    <w:p w14:paraId="116DFA76" w14:textId="57DABAFD" w:rsidR="00E21023" w:rsidDel="00C952FD" w:rsidRDefault="00E21023" w:rsidP="6C3030AC">
      <w:pPr>
        <w:pStyle w:val="Sommario3"/>
        <w:rPr>
          <w:del w:id="2894" w:author="Visone Rossana (GSE)" w:date="2025-10-27T12:57:00Z" w16du:dateUtc="2025-10-27T11:57:00Z"/>
          <w:rFonts w:eastAsiaTheme="minorEastAsia" w:cstheme="minorBidi"/>
          <w:b/>
          <w:i w:val="0"/>
          <w:iCs w:val="0"/>
          <w:sz w:val="24"/>
          <w:lang w:eastAsia="it-IT"/>
        </w:rPr>
      </w:pPr>
      <w:ins w:id="2895" w:author="Visone Rossana (GSE)" w:date="2025-10-02T15:38:00Z" w16du:dateUtc="2025-10-02T13:38:00Z">
        <w:del w:id="2896" w:author="Visone Rossana (GSE)" w:date="2025-10-27T12:57:00Z" w16du:dateUtc="2025-10-27T11:57:00Z">
          <w:r w:rsidRPr="007E0056" w:rsidDel="00C952FD">
            <w:rPr>
              <w:rStyle w:val="Collegamentoipertestuale"/>
              <w:rFonts w:cs="Calibri"/>
            </w:rPr>
            <w:delText>9.1</w:delText>
          </w:r>
          <w:r w:rsidDel="00C952FD">
            <w:tab/>
          </w:r>
          <w:r w:rsidRPr="007E0056" w:rsidDel="00C952FD">
            <w:rPr>
              <w:rStyle w:val="Collegamentoipertestuale"/>
            </w:rPr>
            <w:delText>Isolamento termico di superfici opache delimitanti il volume climatizzato (intervento II.A - art. 5, comma 1, lettera a)</w:delText>
          </w:r>
          <w:r w:rsidDel="00C952FD">
            <w:tab/>
            <w:delText>49</w:delText>
          </w:r>
        </w:del>
      </w:ins>
    </w:p>
    <w:p w14:paraId="67519F86" w14:textId="5001C284" w:rsidR="00E21023" w:rsidDel="00C952FD" w:rsidRDefault="00E21023" w:rsidP="6C3030AC">
      <w:pPr>
        <w:pStyle w:val="Sommario3"/>
        <w:rPr>
          <w:del w:id="2897" w:author="Visone Rossana (GSE)" w:date="2025-10-27T12:57:00Z" w16du:dateUtc="2025-10-27T11:57:00Z"/>
          <w:rFonts w:eastAsiaTheme="minorEastAsia" w:cstheme="minorBidi"/>
          <w:b/>
          <w:i w:val="0"/>
          <w:iCs w:val="0"/>
          <w:sz w:val="24"/>
          <w:lang w:eastAsia="it-IT"/>
        </w:rPr>
      </w:pPr>
      <w:ins w:id="2898" w:author="Visone Rossana (GSE)" w:date="2025-10-02T15:38:00Z" w16du:dateUtc="2025-10-02T13:38:00Z">
        <w:del w:id="2899" w:author="Visone Rossana (GSE)" w:date="2025-10-27T12:57:00Z" w16du:dateUtc="2025-10-27T11:57:00Z">
          <w:r w:rsidRPr="007E0056" w:rsidDel="00C952FD">
            <w:rPr>
              <w:rStyle w:val="Collegamentoipertestuale"/>
              <w:rFonts w:ascii="Calibri" w:hAnsi="Calibri" w:cs="Calibri"/>
            </w:rPr>
            <w:delText>9.2</w:delText>
          </w:r>
          <w:r w:rsidDel="00C952FD">
            <w:tab/>
          </w:r>
          <w:r w:rsidRPr="007E0056" w:rsidDel="00C952FD">
            <w:rPr>
              <w:rStyle w:val="Collegamentoipertestuale"/>
            </w:rPr>
            <w:delText>Sostituzione di chiusure trasparenti comprensive di infissi delimitanti il volume climatizzato (intervento II.B- art. 5, comma 1, lettera b)</w:delText>
          </w:r>
          <w:r w:rsidDel="00C952FD">
            <w:tab/>
            <w:delText>50</w:delText>
          </w:r>
        </w:del>
      </w:ins>
    </w:p>
    <w:p w14:paraId="6BDA167A" w14:textId="60AEEE44" w:rsidR="00E21023" w:rsidDel="00C952FD" w:rsidRDefault="00E21023" w:rsidP="6C3030AC">
      <w:pPr>
        <w:pStyle w:val="Sommario3"/>
        <w:rPr>
          <w:del w:id="2900" w:author="Visone Rossana (GSE)" w:date="2025-10-27T12:57:00Z" w16du:dateUtc="2025-10-27T11:57:00Z"/>
          <w:rFonts w:eastAsiaTheme="minorEastAsia" w:cstheme="minorBidi"/>
          <w:b/>
          <w:i w:val="0"/>
          <w:iCs w:val="0"/>
          <w:sz w:val="24"/>
          <w:lang w:eastAsia="it-IT"/>
        </w:rPr>
      </w:pPr>
      <w:ins w:id="2901" w:author="Visone Rossana (GSE)" w:date="2025-10-02T15:38:00Z" w16du:dateUtc="2025-10-02T13:38:00Z">
        <w:del w:id="2902" w:author="Visone Rossana (GSE)" w:date="2025-10-27T12:57:00Z" w16du:dateUtc="2025-10-27T11:57:00Z">
          <w:r w:rsidRPr="007E0056" w:rsidDel="00C952FD">
            <w:rPr>
              <w:rStyle w:val="Collegamentoipertestuale"/>
              <w:rFonts w:ascii="Calibri" w:hAnsi="Calibri" w:cs="Calibri"/>
            </w:rPr>
            <w:delText>9.3</w:delText>
          </w:r>
          <w:r w:rsidDel="00C952FD">
            <w:tab/>
          </w:r>
          <w:r w:rsidRPr="007E0056" w:rsidDel="00C952FD">
            <w:rPr>
              <w:rStyle w:val="Collegamentoipertestuale"/>
            </w:rPr>
            <w:delText>Installazione di sistemi di schermatura e/o ombreggiamento e/o sistemi di filtrazione solare esterni di chiusure trasparenti con esposizione da Est-Sud-Est a Ovest, fissi o mobili, non trasportabili (intervento II.C - art. 5, comma 1, lettera c)</w:delText>
          </w:r>
          <w:r w:rsidDel="00C952FD">
            <w:tab/>
            <w:delText>50</w:delText>
          </w:r>
        </w:del>
      </w:ins>
    </w:p>
    <w:p w14:paraId="2EA42E55" w14:textId="2FB544F3" w:rsidR="00E21023" w:rsidDel="00C952FD" w:rsidRDefault="00E21023" w:rsidP="6C3030AC">
      <w:pPr>
        <w:pStyle w:val="Sommario3"/>
        <w:rPr>
          <w:del w:id="2903" w:author="Visone Rossana (GSE)" w:date="2025-10-27T12:57:00Z" w16du:dateUtc="2025-10-27T11:57:00Z"/>
          <w:rFonts w:eastAsiaTheme="minorEastAsia" w:cstheme="minorBidi"/>
          <w:b/>
          <w:i w:val="0"/>
          <w:iCs w:val="0"/>
          <w:sz w:val="24"/>
          <w:lang w:eastAsia="it-IT"/>
        </w:rPr>
      </w:pPr>
      <w:ins w:id="2904" w:author="Visone Rossana (GSE)" w:date="2025-10-02T15:38:00Z" w16du:dateUtc="2025-10-02T13:38:00Z">
        <w:del w:id="2905" w:author="Visone Rossana (GSE)" w:date="2025-10-27T12:57:00Z" w16du:dateUtc="2025-10-27T11:57:00Z">
          <w:r w:rsidRPr="007E0056" w:rsidDel="00C952FD">
            <w:rPr>
              <w:rStyle w:val="Collegamentoipertestuale"/>
              <w:rFonts w:ascii="Calibri" w:hAnsi="Calibri" w:cs="Calibri"/>
            </w:rPr>
            <w:delText>9.4</w:delText>
          </w:r>
          <w:r w:rsidDel="00C952FD">
            <w:tab/>
          </w:r>
          <w:r w:rsidRPr="007E0056" w:rsidDel="00C952FD">
            <w:rPr>
              <w:rStyle w:val="Collegamentoipertestuale"/>
            </w:rPr>
            <w:delText>Trasformazione degli edifici esistenti in “edifici a energia quasi zero” (intervento II.D - art. 5, comma 1, lettera d)</w:delText>
          </w:r>
          <w:r w:rsidDel="00C952FD">
            <w:tab/>
            <w:delText>50</w:delText>
          </w:r>
        </w:del>
      </w:ins>
    </w:p>
    <w:p w14:paraId="4697C498" w14:textId="52E6B096" w:rsidR="00E21023" w:rsidDel="00C952FD" w:rsidRDefault="00E21023" w:rsidP="6C3030AC">
      <w:pPr>
        <w:pStyle w:val="Sommario3"/>
        <w:rPr>
          <w:del w:id="2906" w:author="Visone Rossana (GSE)" w:date="2025-10-27T12:57:00Z" w16du:dateUtc="2025-10-27T11:57:00Z"/>
          <w:rFonts w:eastAsiaTheme="minorEastAsia" w:cstheme="minorBidi"/>
          <w:b/>
          <w:i w:val="0"/>
          <w:iCs w:val="0"/>
          <w:sz w:val="24"/>
          <w:lang w:eastAsia="it-IT"/>
        </w:rPr>
      </w:pPr>
      <w:ins w:id="2907" w:author="Visone Rossana (GSE)" w:date="2025-10-02T15:38:00Z" w16du:dateUtc="2025-10-02T13:38:00Z">
        <w:del w:id="2908" w:author="Visone Rossana (GSE)" w:date="2025-10-27T12:57:00Z" w16du:dateUtc="2025-10-27T11:57:00Z">
          <w:r w:rsidRPr="007E0056" w:rsidDel="00C952FD">
            <w:rPr>
              <w:rStyle w:val="Collegamentoipertestuale"/>
              <w:rFonts w:ascii="Calibri" w:hAnsi="Calibri" w:cs="Calibri"/>
            </w:rPr>
            <w:delText>9.5</w:delText>
          </w:r>
          <w:r w:rsidDel="00C952FD">
            <w:tab/>
          </w:r>
          <w:r w:rsidRPr="007E0056" w:rsidDel="00C952FD">
            <w:rPr>
              <w:rStyle w:val="Collegamentoipertestuale"/>
            </w:rPr>
            <w:delText>Sostituzione di sistemi per l’illuminazione d’interni e delle pertinenze esterne degli edifici esistenti con sistemi efficienti di illuminazione (intervento II.E - art. 5, comma 1, lettera e)</w:delText>
          </w:r>
          <w:r w:rsidDel="00C952FD">
            <w:tab/>
            <w:delText>50</w:delText>
          </w:r>
        </w:del>
      </w:ins>
    </w:p>
    <w:p w14:paraId="55B5CF0B" w14:textId="6AF36CC0" w:rsidR="00E21023" w:rsidDel="00C952FD" w:rsidRDefault="00E21023" w:rsidP="6C3030AC">
      <w:pPr>
        <w:pStyle w:val="Sommario3"/>
        <w:rPr>
          <w:del w:id="2909" w:author="Visone Rossana (GSE)" w:date="2025-10-27T12:57:00Z" w16du:dateUtc="2025-10-27T11:57:00Z"/>
          <w:rFonts w:eastAsiaTheme="minorEastAsia" w:cstheme="minorBidi"/>
          <w:b/>
          <w:i w:val="0"/>
          <w:iCs w:val="0"/>
          <w:sz w:val="24"/>
          <w:lang w:eastAsia="it-IT"/>
        </w:rPr>
      </w:pPr>
      <w:ins w:id="2910" w:author="Visone Rossana (GSE)" w:date="2025-10-02T15:38:00Z" w16du:dateUtc="2025-10-02T13:38:00Z">
        <w:del w:id="2911" w:author="Visone Rossana (GSE)" w:date="2025-10-27T12:57:00Z" w16du:dateUtc="2025-10-27T11:57:00Z">
          <w:r w:rsidRPr="007E0056" w:rsidDel="00C952FD">
            <w:rPr>
              <w:rStyle w:val="Collegamentoipertestuale"/>
              <w:rFonts w:ascii="Calibri" w:hAnsi="Calibri" w:cs="Calibri"/>
            </w:rPr>
            <w:delText>9.6</w:delText>
          </w:r>
          <w:r w:rsidDel="00C952FD">
            <w:tab/>
          </w:r>
          <w:r w:rsidRPr="007E0056" w:rsidDel="00C952FD">
            <w:rPr>
              <w:rStyle w:val="Collegamentoipertestuale"/>
            </w:rPr>
            <w:delText>Installazione di tecnologie di gestione e controllo automatico (building automation) degli impianti termici ed elettrici degli edifici, ivi compresa l’installazione di sistemi di termoregolazione e contabilizzazione del calore (intervento II.F - art. 5, comma 1, lettera f)</w:delText>
          </w:r>
          <w:r w:rsidDel="00C952FD">
            <w:tab/>
            <w:delText>50</w:delText>
          </w:r>
        </w:del>
      </w:ins>
    </w:p>
    <w:p w14:paraId="6D5D5ECE" w14:textId="05B1E56A" w:rsidR="00E21023" w:rsidDel="00C952FD" w:rsidRDefault="00E21023" w:rsidP="6C3030AC">
      <w:pPr>
        <w:pStyle w:val="Sommario3"/>
        <w:rPr>
          <w:del w:id="2912" w:author="Visone Rossana (GSE)" w:date="2025-10-27T12:57:00Z" w16du:dateUtc="2025-10-27T11:57:00Z"/>
          <w:rFonts w:eastAsiaTheme="minorEastAsia" w:cstheme="minorBidi"/>
          <w:b/>
          <w:i w:val="0"/>
          <w:iCs w:val="0"/>
          <w:sz w:val="24"/>
          <w:lang w:eastAsia="it-IT"/>
        </w:rPr>
      </w:pPr>
      <w:ins w:id="2913" w:author="Visone Rossana (GSE)" w:date="2025-10-02T15:38:00Z" w16du:dateUtc="2025-10-02T13:38:00Z">
        <w:del w:id="2914" w:author="Visone Rossana (GSE)" w:date="2025-10-27T12:57:00Z" w16du:dateUtc="2025-10-27T11:57:00Z">
          <w:r w:rsidRPr="007E0056" w:rsidDel="00C952FD">
            <w:rPr>
              <w:rStyle w:val="Collegamentoipertestuale"/>
              <w:rFonts w:cs="Calibri"/>
            </w:rPr>
            <w:delText>9.7</w:delText>
          </w:r>
          <w:r w:rsidDel="00C952FD">
            <w:tab/>
          </w:r>
          <w:r w:rsidRPr="007E0056" w:rsidDel="00C952FD">
            <w:rPr>
              <w:rStyle w:val="Collegamentoipertestuale"/>
            </w:rPr>
            <w:delTex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delText>
          </w:r>
          <w:r w:rsidDel="00C952FD">
            <w:tab/>
            <w:delText>50</w:delText>
          </w:r>
        </w:del>
      </w:ins>
    </w:p>
    <w:p w14:paraId="19E69D30" w14:textId="090C9BD5" w:rsidR="00E21023" w:rsidDel="00C952FD" w:rsidRDefault="00E21023" w:rsidP="6C3030AC">
      <w:pPr>
        <w:pStyle w:val="Sommario3"/>
        <w:rPr>
          <w:del w:id="2915" w:author="Visone Rossana (GSE)" w:date="2025-10-27T12:57:00Z" w16du:dateUtc="2025-10-27T11:57:00Z"/>
          <w:rFonts w:eastAsiaTheme="minorEastAsia" w:cstheme="minorBidi"/>
          <w:b/>
          <w:i w:val="0"/>
          <w:iCs w:val="0"/>
          <w:sz w:val="24"/>
          <w:lang w:eastAsia="it-IT"/>
        </w:rPr>
      </w:pPr>
      <w:ins w:id="2916" w:author="Visone Rossana (GSE)" w:date="2025-10-02T15:38:00Z" w16du:dateUtc="2025-10-02T13:38:00Z">
        <w:del w:id="2917" w:author="Visone Rossana (GSE)" w:date="2025-10-27T12:57:00Z" w16du:dateUtc="2025-10-27T11:57:00Z">
          <w:r w:rsidRPr="007E0056" w:rsidDel="00C952FD">
            <w:rPr>
              <w:rStyle w:val="Collegamentoipertestuale"/>
            </w:rPr>
            <w:delText>9.7.1</w:delText>
          </w:r>
          <w:r w:rsidDel="00C952FD">
            <w:tab/>
          </w:r>
          <w:r w:rsidRPr="007E0056" w:rsidDel="00C952FD">
            <w:rPr>
              <w:rStyle w:val="Collegamentoipertestuale"/>
            </w:rPr>
            <w:delText>Soggetti che possono richiedere l’incentivo</w:delText>
          </w:r>
          <w:r w:rsidDel="00C952FD">
            <w:tab/>
            <w:delText>50</w:delText>
          </w:r>
        </w:del>
      </w:ins>
    </w:p>
    <w:p w14:paraId="51D2AB78" w14:textId="1CBE47EE" w:rsidR="00E21023" w:rsidDel="00C952FD" w:rsidRDefault="00E21023" w:rsidP="6C3030AC">
      <w:pPr>
        <w:pStyle w:val="Sommario3"/>
        <w:rPr>
          <w:del w:id="2918" w:author="Visone Rossana (GSE)" w:date="2025-10-27T12:57:00Z" w16du:dateUtc="2025-10-27T11:57:00Z"/>
          <w:rFonts w:eastAsiaTheme="minorEastAsia" w:cstheme="minorBidi"/>
          <w:b/>
          <w:i w:val="0"/>
          <w:iCs w:val="0"/>
          <w:sz w:val="24"/>
          <w:lang w:eastAsia="it-IT"/>
        </w:rPr>
      </w:pPr>
      <w:ins w:id="2919" w:author="Visone Rossana (GSE)" w:date="2025-10-02T15:38:00Z" w16du:dateUtc="2025-10-02T13:38:00Z">
        <w:del w:id="2920" w:author="Visone Rossana (GSE)" w:date="2025-10-27T12:57:00Z" w16du:dateUtc="2025-10-27T11:57:00Z">
          <w:r w:rsidRPr="007E0056" w:rsidDel="00C952FD">
            <w:rPr>
              <w:rStyle w:val="Collegamentoipertestuale"/>
            </w:rPr>
            <w:delText>9.7.2</w:delText>
          </w:r>
          <w:r w:rsidDel="00C952FD">
            <w:tab/>
          </w:r>
          <w:r w:rsidRPr="007E0056" w:rsidDel="00C952FD">
            <w:rPr>
              <w:rStyle w:val="Collegamentoipertestuale"/>
            </w:rPr>
            <w:delText xml:space="preserve">Requisiti tecnici per l’accesso all’incentivo (Allegato </w:delText>
          </w:r>
          <w:r w:rsidRPr="007E0056" w:rsidDel="00C952FD">
            <w:rPr>
              <w:rStyle w:val="Collegamentoipertestuale"/>
              <w:highlight w:val="yellow"/>
            </w:rPr>
            <w:delText>I</w:delText>
          </w:r>
          <w:r w:rsidRPr="007E0056" w:rsidDel="00C952FD">
            <w:rPr>
              <w:rStyle w:val="Collegamentoipertestuale"/>
            </w:rPr>
            <w:delText xml:space="preserve"> del Decreto)</w:delText>
          </w:r>
          <w:r w:rsidDel="00C952FD">
            <w:tab/>
            <w:delText>51</w:delText>
          </w:r>
        </w:del>
      </w:ins>
    </w:p>
    <w:p w14:paraId="67FBAC21" w14:textId="05806C46" w:rsidR="00E21023" w:rsidDel="00C952FD" w:rsidRDefault="00E21023" w:rsidP="6C3030AC">
      <w:pPr>
        <w:pStyle w:val="Sommario3"/>
        <w:rPr>
          <w:del w:id="2921" w:author="Visone Rossana (GSE)" w:date="2025-10-27T12:57:00Z" w16du:dateUtc="2025-10-27T11:57:00Z"/>
          <w:rFonts w:eastAsiaTheme="minorEastAsia" w:cstheme="minorBidi"/>
          <w:b/>
          <w:i w:val="0"/>
          <w:iCs w:val="0"/>
          <w:sz w:val="24"/>
          <w:lang w:eastAsia="it-IT"/>
        </w:rPr>
      </w:pPr>
      <w:ins w:id="2922" w:author="Visone Rossana (GSE)" w:date="2025-10-02T15:38:00Z" w16du:dateUtc="2025-10-02T13:38:00Z">
        <w:del w:id="2923" w:author="Visone Rossana (GSE)" w:date="2025-10-27T12:57:00Z" w16du:dateUtc="2025-10-27T11:57:00Z">
          <w:r w:rsidRPr="007E0056" w:rsidDel="00C952FD">
            <w:rPr>
              <w:rStyle w:val="Collegamentoipertestuale"/>
            </w:rPr>
            <w:delText>9.7.3</w:delText>
          </w:r>
          <w:r w:rsidDel="00C952FD">
            <w:tab/>
          </w:r>
          <w:r w:rsidRPr="007E0056" w:rsidDel="00C952FD">
            <w:rPr>
              <w:rStyle w:val="Collegamentoipertestuale"/>
            </w:rPr>
            <w:delText>Spese ammissibili ai fini del calcolo dell’incentivazione (art. 6)</w:delText>
          </w:r>
          <w:r w:rsidDel="00C952FD">
            <w:tab/>
            <w:delText>51</w:delText>
          </w:r>
        </w:del>
      </w:ins>
    </w:p>
    <w:p w14:paraId="1814359A" w14:textId="32CDF409" w:rsidR="00E21023" w:rsidDel="00C952FD" w:rsidRDefault="00E21023" w:rsidP="6C3030AC">
      <w:pPr>
        <w:pStyle w:val="Sommario3"/>
        <w:rPr>
          <w:del w:id="2924" w:author="Visone Rossana (GSE)" w:date="2025-10-27T12:57:00Z" w16du:dateUtc="2025-10-27T11:57:00Z"/>
          <w:rFonts w:eastAsiaTheme="minorEastAsia" w:cstheme="minorBidi"/>
          <w:b/>
          <w:i w:val="0"/>
          <w:iCs w:val="0"/>
          <w:sz w:val="24"/>
          <w:lang w:eastAsia="it-IT"/>
        </w:rPr>
      </w:pPr>
      <w:ins w:id="2925" w:author="Visone Rossana (GSE)" w:date="2025-10-02T15:38:00Z" w16du:dateUtc="2025-10-02T13:38:00Z">
        <w:del w:id="2926" w:author="Visone Rossana (GSE)" w:date="2025-10-27T12:57:00Z" w16du:dateUtc="2025-10-27T11:57:00Z">
          <w:r w:rsidRPr="007E0056" w:rsidDel="00C952FD">
            <w:rPr>
              <w:rStyle w:val="Collegamentoipertestuale"/>
            </w:rPr>
            <w:delText>9.7.4</w:delText>
          </w:r>
          <w:r w:rsidDel="00C952FD">
            <w:tab/>
          </w:r>
          <w:r w:rsidRPr="007E0056" w:rsidDel="00C952FD">
            <w:rPr>
              <w:rStyle w:val="Collegamentoipertestuale"/>
            </w:rPr>
            <w:delText>Calcolo dell’incentivo (Allegato II del Decreto)</w:delText>
          </w:r>
          <w:r w:rsidDel="00C952FD">
            <w:tab/>
            <w:delText>52</w:delText>
          </w:r>
        </w:del>
      </w:ins>
    </w:p>
    <w:p w14:paraId="2B9360C7" w14:textId="4F217105" w:rsidR="00E21023" w:rsidDel="00C952FD" w:rsidRDefault="00E21023" w:rsidP="6C3030AC">
      <w:pPr>
        <w:pStyle w:val="Sommario3"/>
        <w:rPr>
          <w:del w:id="2927" w:author="Visone Rossana (GSE)" w:date="2025-10-27T12:57:00Z" w16du:dateUtc="2025-10-27T11:57:00Z"/>
          <w:rFonts w:eastAsiaTheme="minorEastAsia" w:cstheme="minorBidi"/>
          <w:b/>
          <w:i w:val="0"/>
          <w:iCs w:val="0"/>
          <w:sz w:val="24"/>
          <w:lang w:eastAsia="it-IT"/>
        </w:rPr>
      </w:pPr>
      <w:ins w:id="2928" w:author="Visone Rossana (GSE)" w:date="2025-10-02T15:38:00Z" w16du:dateUtc="2025-10-02T13:38:00Z">
        <w:del w:id="2929" w:author="Visone Rossana (GSE)" w:date="2025-10-27T12:57:00Z" w16du:dateUtc="2025-10-27T11:57:00Z">
          <w:r w:rsidRPr="007E0056" w:rsidDel="00C952FD">
            <w:rPr>
              <w:rStyle w:val="Collegamentoipertestuale"/>
            </w:rPr>
            <w:delText>9.7.5</w:delText>
          </w:r>
          <w:r w:rsidDel="00C952FD">
            <w:tab/>
          </w:r>
          <w:r w:rsidRPr="007E0056" w:rsidDel="00C952FD">
            <w:rPr>
              <w:rStyle w:val="Collegamentoipertestuale"/>
            </w:rPr>
            <w:delText>Documentazione necessaria per l’accesso all’ incentivo</w:delText>
          </w:r>
          <w:r w:rsidDel="00C952FD">
            <w:tab/>
            <w:delText>53</w:delText>
          </w:r>
        </w:del>
      </w:ins>
    </w:p>
    <w:p w14:paraId="20CD9D4E" w14:textId="2F196C34" w:rsidR="00E21023" w:rsidDel="00C952FD" w:rsidRDefault="00E21023" w:rsidP="6C3030AC">
      <w:pPr>
        <w:pStyle w:val="Sommario3"/>
        <w:rPr>
          <w:del w:id="2930" w:author="Visone Rossana (GSE)" w:date="2025-10-27T12:57:00Z" w16du:dateUtc="2025-10-27T11:57:00Z"/>
          <w:rFonts w:eastAsiaTheme="minorEastAsia" w:cstheme="minorBidi"/>
          <w:b/>
          <w:i w:val="0"/>
          <w:iCs w:val="0"/>
          <w:sz w:val="24"/>
          <w:lang w:eastAsia="it-IT"/>
        </w:rPr>
      </w:pPr>
      <w:ins w:id="2931" w:author="Visone Rossana (GSE)" w:date="2025-10-02T15:38:00Z" w16du:dateUtc="2025-10-02T13:38:00Z">
        <w:del w:id="2932" w:author="Visone Rossana (GSE)" w:date="2025-10-27T12:57:00Z" w16du:dateUtc="2025-10-27T11:57:00Z">
          <w:r w:rsidRPr="007E0056" w:rsidDel="00C952FD">
            <w:rPr>
              <w:rStyle w:val="Collegamentoipertestuale"/>
              <w:rFonts w:ascii="Calibri" w:hAnsi="Calibri" w:cs="Calibri"/>
              <w:highlight w:val="cyan"/>
            </w:rPr>
            <w:delText>9.8</w:delText>
          </w:r>
          <w:r w:rsidDel="00C952FD">
            <w:tab/>
          </w:r>
          <w:r w:rsidRPr="007E0056" w:rsidDel="00C952FD">
            <w:rPr>
              <w:rStyle w:val="Collegamentoipertestuale"/>
            </w:rPr>
            <w:delText>Installazione di impianti solari fotovoltaici e relativi sistemi di accumulo e/o opere di allacciamento alla rete, presso l’edificio o nelle relative pertinenze, (intervento II.H - art. 5, comma 1, lettera h)</w:delText>
          </w:r>
          <w:r w:rsidDel="00C952FD">
            <w:tab/>
            <w:delText>54</w:delText>
          </w:r>
        </w:del>
      </w:ins>
    </w:p>
    <w:p w14:paraId="658E7DFD" w14:textId="02574FF5" w:rsidR="00E21023" w:rsidDel="00C952FD" w:rsidRDefault="00E21023" w:rsidP="6C3030AC">
      <w:pPr>
        <w:pStyle w:val="Sommario3"/>
        <w:rPr>
          <w:del w:id="2933" w:author="Visone Rossana (GSE)" w:date="2025-10-27T12:57:00Z" w16du:dateUtc="2025-10-27T11:57:00Z"/>
          <w:rFonts w:eastAsiaTheme="minorEastAsia" w:cstheme="minorBidi"/>
          <w:b/>
          <w:i w:val="0"/>
          <w:iCs w:val="0"/>
          <w:sz w:val="24"/>
          <w:lang w:eastAsia="it-IT"/>
        </w:rPr>
      </w:pPr>
      <w:ins w:id="2934" w:author="Visone Rossana (GSE)" w:date="2025-10-02T15:38:00Z" w16du:dateUtc="2025-10-02T13:38:00Z">
        <w:del w:id="2935" w:author="Visone Rossana (GSE)" w:date="2025-10-27T12:57:00Z" w16du:dateUtc="2025-10-27T11:57:00Z">
          <w:r w:rsidRPr="007E0056" w:rsidDel="00C952FD">
            <w:rPr>
              <w:rStyle w:val="Collegamentoipertestuale"/>
            </w:rPr>
            <w:delText>9.8.1</w:delText>
          </w:r>
          <w:r w:rsidDel="00C952FD">
            <w:tab/>
          </w:r>
          <w:r w:rsidRPr="007E0056" w:rsidDel="00C952FD">
            <w:rPr>
              <w:rStyle w:val="Collegamentoipertestuale"/>
            </w:rPr>
            <w:delText>Soggetti che possono richiedere l’incentivo</w:delText>
          </w:r>
          <w:r w:rsidDel="00C952FD">
            <w:tab/>
            <w:delText>54</w:delText>
          </w:r>
        </w:del>
      </w:ins>
    </w:p>
    <w:p w14:paraId="4A9A7B07" w14:textId="1519DF52" w:rsidR="00E21023" w:rsidDel="00C952FD" w:rsidRDefault="00E21023" w:rsidP="6C3030AC">
      <w:pPr>
        <w:pStyle w:val="Sommario3"/>
        <w:rPr>
          <w:del w:id="2936" w:author="Visone Rossana (GSE)" w:date="2025-10-27T12:57:00Z" w16du:dateUtc="2025-10-27T11:57:00Z"/>
          <w:rFonts w:eastAsiaTheme="minorEastAsia" w:cstheme="minorBidi"/>
          <w:b/>
          <w:i w:val="0"/>
          <w:iCs w:val="0"/>
          <w:sz w:val="24"/>
          <w:lang w:eastAsia="it-IT"/>
        </w:rPr>
      </w:pPr>
      <w:ins w:id="2937" w:author="Visone Rossana (GSE)" w:date="2025-10-02T15:38:00Z" w16du:dateUtc="2025-10-02T13:38:00Z">
        <w:del w:id="2938" w:author="Visone Rossana (GSE)" w:date="2025-10-27T12:57:00Z" w16du:dateUtc="2025-10-27T11:57:00Z">
          <w:r w:rsidRPr="007E0056" w:rsidDel="00C952FD">
            <w:rPr>
              <w:rStyle w:val="Collegamentoipertestuale"/>
            </w:rPr>
            <w:delText>9.8.2</w:delText>
          </w:r>
          <w:r w:rsidDel="00C952FD">
            <w:tab/>
          </w:r>
          <w:r w:rsidRPr="007E0056" w:rsidDel="00C952FD">
            <w:rPr>
              <w:rStyle w:val="Collegamentoipertestuale"/>
            </w:rPr>
            <w:delText>Requisiti tecnici per l’accesso agli incentivi</w:delText>
          </w:r>
          <w:r w:rsidDel="00C952FD">
            <w:tab/>
            <w:delText>54</w:delText>
          </w:r>
        </w:del>
      </w:ins>
    </w:p>
    <w:p w14:paraId="32746850" w14:textId="08A97346" w:rsidR="00E21023" w:rsidDel="00C952FD" w:rsidRDefault="00E21023" w:rsidP="6C3030AC">
      <w:pPr>
        <w:pStyle w:val="Sommario3"/>
        <w:rPr>
          <w:del w:id="2939" w:author="Visone Rossana (GSE)" w:date="2025-10-27T12:57:00Z" w16du:dateUtc="2025-10-27T11:57:00Z"/>
          <w:rFonts w:eastAsiaTheme="minorEastAsia" w:cstheme="minorBidi"/>
          <w:b/>
          <w:i w:val="0"/>
          <w:iCs w:val="0"/>
          <w:sz w:val="24"/>
          <w:lang w:eastAsia="it-IT"/>
        </w:rPr>
      </w:pPr>
      <w:ins w:id="2940" w:author="Visone Rossana (GSE)" w:date="2025-10-02T15:38:00Z" w16du:dateUtc="2025-10-02T13:38:00Z">
        <w:del w:id="2941" w:author="Visone Rossana (GSE)" w:date="2025-10-27T12:57:00Z" w16du:dateUtc="2025-10-27T11:57:00Z">
          <w:r w:rsidRPr="007E0056" w:rsidDel="00C952FD">
            <w:rPr>
              <w:rStyle w:val="Collegamentoipertestuale"/>
            </w:rPr>
            <w:delText>9.8.3</w:delText>
          </w:r>
          <w:r w:rsidDel="00C952FD">
            <w:tab/>
          </w:r>
          <w:r w:rsidRPr="007E0056" w:rsidDel="00C952FD">
            <w:rPr>
              <w:rStyle w:val="Collegamentoipertestuale"/>
            </w:rPr>
            <w:delText>Spese ammissibili</w:delText>
          </w:r>
          <w:r w:rsidDel="00C952FD">
            <w:tab/>
            <w:delText>54</w:delText>
          </w:r>
        </w:del>
      </w:ins>
    </w:p>
    <w:p w14:paraId="540F33C8" w14:textId="790827AF" w:rsidR="00E21023" w:rsidDel="00C952FD" w:rsidRDefault="00E21023" w:rsidP="6C3030AC">
      <w:pPr>
        <w:pStyle w:val="Sommario3"/>
        <w:rPr>
          <w:del w:id="2942" w:author="Visone Rossana (GSE)" w:date="2025-10-27T12:57:00Z" w16du:dateUtc="2025-10-27T11:57:00Z"/>
          <w:rFonts w:eastAsiaTheme="minorEastAsia" w:cstheme="minorBidi"/>
          <w:b/>
          <w:i w:val="0"/>
          <w:iCs w:val="0"/>
          <w:sz w:val="24"/>
          <w:lang w:eastAsia="it-IT"/>
        </w:rPr>
      </w:pPr>
      <w:ins w:id="2943" w:author="Visone Rossana (GSE)" w:date="2025-10-02T15:38:00Z" w16du:dateUtc="2025-10-02T13:38:00Z">
        <w:del w:id="2944" w:author="Visone Rossana (GSE)" w:date="2025-10-27T12:57:00Z" w16du:dateUtc="2025-10-27T11:57:00Z">
          <w:r w:rsidRPr="007E0056" w:rsidDel="00C952FD">
            <w:rPr>
              <w:rStyle w:val="Collegamentoipertestuale"/>
            </w:rPr>
            <w:delText>9.8.4</w:delText>
          </w:r>
          <w:r w:rsidDel="00C952FD">
            <w:tab/>
          </w:r>
          <w:r w:rsidRPr="007E0056" w:rsidDel="00C952FD">
            <w:rPr>
              <w:rStyle w:val="Collegamentoipertestuale"/>
            </w:rPr>
            <w:delText>Calcolo dell’incentivo (Allegato II Decreto)</w:delText>
          </w:r>
          <w:r w:rsidDel="00C952FD">
            <w:tab/>
            <w:delText>55</w:delText>
          </w:r>
        </w:del>
      </w:ins>
    </w:p>
    <w:p w14:paraId="1D9048CB" w14:textId="6072E7C6" w:rsidR="00E21023" w:rsidDel="00C952FD" w:rsidRDefault="00E21023" w:rsidP="6C3030AC">
      <w:pPr>
        <w:pStyle w:val="Sommario3"/>
        <w:rPr>
          <w:del w:id="2945" w:author="Visone Rossana (GSE)" w:date="2025-10-27T12:57:00Z" w16du:dateUtc="2025-10-27T11:57:00Z"/>
          <w:rFonts w:eastAsiaTheme="minorEastAsia" w:cstheme="minorBidi"/>
          <w:b/>
          <w:i w:val="0"/>
          <w:iCs w:val="0"/>
          <w:sz w:val="24"/>
          <w:lang w:eastAsia="it-IT"/>
        </w:rPr>
      </w:pPr>
      <w:ins w:id="2946" w:author="Visone Rossana (GSE)" w:date="2025-10-02T15:38:00Z" w16du:dateUtc="2025-10-02T13:38:00Z">
        <w:del w:id="2947" w:author="Visone Rossana (GSE)" w:date="2025-10-27T12:57:00Z" w16du:dateUtc="2025-10-27T11:57:00Z">
          <w:r w:rsidRPr="007E0056" w:rsidDel="00C952FD">
            <w:rPr>
              <w:rStyle w:val="Collegamentoipertestuale"/>
            </w:rPr>
            <w:delText>9.8.5</w:delText>
          </w:r>
          <w:r w:rsidDel="00C952FD">
            <w:tab/>
          </w:r>
          <w:r w:rsidRPr="007E0056" w:rsidDel="00C952FD">
            <w:rPr>
              <w:rStyle w:val="Collegamentoipertestuale"/>
            </w:rPr>
            <w:delText>Documentazione necessaria per l’accesso all’ incentivo</w:delText>
          </w:r>
          <w:r w:rsidDel="00C952FD">
            <w:tab/>
            <w:delText>55</w:delText>
          </w:r>
        </w:del>
      </w:ins>
    </w:p>
    <w:p w14:paraId="3C5251FF" w14:textId="7C079940" w:rsidR="00E21023" w:rsidDel="00C952FD" w:rsidRDefault="00E21023" w:rsidP="6C3030AC">
      <w:pPr>
        <w:pStyle w:val="Sommario3"/>
        <w:rPr>
          <w:del w:id="2948" w:author="Visone Rossana (GSE)" w:date="2025-10-27T12:57:00Z" w16du:dateUtc="2025-10-27T11:57:00Z"/>
          <w:rFonts w:eastAsiaTheme="minorEastAsia" w:cstheme="minorBidi"/>
          <w:b/>
          <w:i w:val="0"/>
          <w:iCs w:val="0"/>
          <w:sz w:val="24"/>
          <w:lang w:eastAsia="it-IT"/>
        </w:rPr>
      </w:pPr>
      <w:ins w:id="2949" w:author="Visone Rossana (GSE)" w:date="2025-10-02T15:38:00Z" w16du:dateUtc="2025-10-02T13:38:00Z">
        <w:del w:id="2950" w:author="Visone Rossana (GSE)" w:date="2025-10-27T12:57:00Z" w16du:dateUtc="2025-10-27T11:57:00Z">
          <w:r w:rsidRPr="007E0056" w:rsidDel="00C952FD">
            <w:rPr>
              <w:rStyle w:val="Collegamentoipertestuale"/>
              <w:rFonts w:ascii="Calibri" w:hAnsi="Calibri" w:cs="Calibri"/>
              <w:highlight w:val="cyan"/>
            </w:rPr>
            <w:delText>9.9</w:delText>
          </w:r>
          <w:r w:rsidDel="00C952FD">
            <w:tab/>
          </w:r>
          <w:r w:rsidRPr="007E0056" w:rsidDel="00C952FD">
            <w:rPr>
              <w:rStyle w:val="Collegamentoipertestuale"/>
            </w:rPr>
            <w:delTex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(intervento  III.A - art. 8, comma 1, lettera a)</w:delText>
          </w:r>
          <w:r w:rsidDel="00C952FD">
            <w:tab/>
            <w:delText>56</w:delText>
          </w:r>
        </w:del>
      </w:ins>
    </w:p>
    <w:p w14:paraId="257130F0" w14:textId="212A0122" w:rsidR="00E21023" w:rsidDel="00C952FD" w:rsidRDefault="00E21023" w:rsidP="6C3030AC">
      <w:pPr>
        <w:pStyle w:val="Sommario3"/>
        <w:rPr>
          <w:del w:id="2951" w:author="Visone Rossana (GSE)" w:date="2025-10-27T12:57:00Z" w16du:dateUtc="2025-10-27T11:57:00Z"/>
          <w:rFonts w:eastAsiaTheme="minorEastAsia" w:cstheme="minorBidi"/>
          <w:b/>
          <w:i w:val="0"/>
          <w:iCs w:val="0"/>
          <w:sz w:val="24"/>
          <w:lang w:eastAsia="it-IT"/>
        </w:rPr>
      </w:pPr>
      <w:ins w:id="2952" w:author="Visone Rossana (GSE)" w:date="2025-10-02T15:38:00Z" w16du:dateUtc="2025-10-02T13:38:00Z">
        <w:del w:id="2953" w:author="Visone Rossana (GSE)" w:date="2025-10-27T12:57:00Z" w16du:dateUtc="2025-10-27T11:57:00Z">
          <w:r w:rsidRPr="007E0056" w:rsidDel="00C952FD">
            <w:rPr>
              <w:rStyle w:val="Collegamentoipertestuale"/>
              <w:rFonts w:ascii="Calibri" w:hAnsi="Calibri" w:cs="Calibri"/>
              <w:highlight w:val="cyan"/>
            </w:rPr>
            <w:delText>9.10</w:delText>
          </w:r>
          <w:r w:rsidDel="00C952FD">
            <w:tab/>
          </w:r>
          <w:r w:rsidRPr="007E0056" w:rsidDel="00C952FD">
            <w:rPr>
              <w:rStyle w:val="Collegamentoipertestuale"/>
            </w:rPr>
            <w:delText xml:space="preserve">Sostituzione di </w:delText>
          </w:r>
          <w:r w:rsidRPr="007E0056" w:rsidDel="00C952FD">
            <w:rPr>
              <w:rStyle w:val="Collegamentoipertestuale"/>
              <w:rFonts w:ascii="Times New Roman" w:hAnsi="Times New Roman"/>
            </w:rPr>
            <w:delText>i</w:delText>
          </w:r>
          <w:r w:rsidRPr="007E0056" w:rsidDel="00C952FD">
            <w:rPr>
              <w:rStyle w:val="Collegamentoipertestuale"/>
            </w:rPr>
            <w:delText>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delText>
          </w:r>
          <w:r w:rsidDel="00C952FD">
            <w:tab/>
            <w:delText>56</w:delText>
          </w:r>
        </w:del>
      </w:ins>
    </w:p>
    <w:p w14:paraId="57EAC264" w14:textId="164F42A4" w:rsidR="00E21023" w:rsidDel="00C952FD" w:rsidRDefault="00E21023" w:rsidP="6C3030AC">
      <w:pPr>
        <w:pStyle w:val="Sommario3"/>
        <w:rPr>
          <w:del w:id="2954" w:author="Visone Rossana (GSE)" w:date="2025-10-27T12:57:00Z" w16du:dateUtc="2025-10-27T11:57:00Z"/>
          <w:rFonts w:eastAsiaTheme="minorEastAsia" w:cstheme="minorBidi"/>
          <w:b/>
          <w:i w:val="0"/>
          <w:iCs w:val="0"/>
          <w:sz w:val="24"/>
          <w:lang w:eastAsia="it-IT"/>
        </w:rPr>
      </w:pPr>
      <w:ins w:id="2955" w:author="Visone Rossana (GSE)" w:date="2025-10-02T15:38:00Z" w16du:dateUtc="2025-10-02T13:38:00Z">
        <w:del w:id="2956" w:author="Visone Rossana (GSE)" w:date="2025-10-27T12:57:00Z" w16du:dateUtc="2025-10-27T11:57:00Z">
          <w:r w:rsidRPr="007E0056" w:rsidDel="00C952FD">
            <w:rPr>
              <w:rStyle w:val="Collegamentoipertestuale"/>
              <w:rFonts w:ascii="Calibri" w:hAnsi="Calibri" w:cs="Calibri"/>
              <w:highlight w:val="cyan"/>
            </w:rPr>
            <w:delText>9.11</w:delText>
          </w:r>
          <w:r w:rsidDel="00C952FD">
            <w:tab/>
          </w:r>
          <w:r w:rsidRPr="007E0056" w:rsidDel="00C952FD">
            <w:rPr>
              <w:rStyle w:val="Collegamentoipertestuale"/>
            </w:rPr>
            <w:delText>Sostituzione di impianti di climatizzazione invernale esistenti o di riscaldamento delle serre e dei fabbricati rurali esistenti con impianti di climatizzazione invernale dotati di generatore di calore alimentato da biomassa, unitamente all’installazione di sistemi per la contabilizzazione del calore nel caso di impianti con potenza termica utile superiore a 200 kW (intervento III.C - art. 8, comma 1, lettera c)</w:delText>
          </w:r>
          <w:r w:rsidDel="00C952FD">
            <w:tab/>
            <w:delText>56</w:delText>
          </w:r>
        </w:del>
      </w:ins>
    </w:p>
    <w:p w14:paraId="4B2E8C7A" w14:textId="105DDE85" w:rsidR="00E21023" w:rsidDel="00C952FD" w:rsidRDefault="00E21023" w:rsidP="6C3030AC">
      <w:pPr>
        <w:pStyle w:val="Sommario3"/>
        <w:rPr>
          <w:del w:id="2957" w:author="Visone Rossana (GSE)" w:date="2025-10-27T12:57:00Z" w16du:dateUtc="2025-10-27T11:57:00Z"/>
          <w:rFonts w:eastAsiaTheme="minorEastAsia" w:cstheme="minorBidi"/>
          <w:b/>
          <w:i w:val="0"/>
          <w:iCs w:val="0"/>
          <w:sz w:val="24"/>
          <w:lang w:eastAsia="it-IT"/>
        </w:rPr>
      </w:pPr>
      <w:ins w:id="2958" w:author="Visone Rossana (GSE)" w:date="2025-10-02T15:38:00Z" w16du:dateUtc="2025-10-02T13:38:00Z">
        <w:del w:id="2959" w:author="Visone Rossana (GSE)" w:date="2025-10-27T12:57:00Z" w16du:dateUtc="2025-10-27T11:57:00Z">
          <w:r w:rsidRPr="007E0056" w:rsidDel="00C952FD">
            <w:rPr>
              <w:rStyle w:val="Collegamentoipertestuale"/>
              <w:rFonts w:ascii="Calibri" w:hAnsi="Calibri" w:cs="Calibri"/>
              <w:highlight w:val="cyan"/>
            </w:rPr>
            <w:delText>9.12</w:delText>
          </w:r>
          <w:r w:rsidDel="00C952FD">
            <w:tab/>
          </w:r>
          <w:r w:rsidRPr="007E0056" w:rsidDel="00C952FD">
            <w:rPr>
              <w:rStyle w:val="Collegamentoipertestuale"/>
            </w:rPr>
            <w:delText>Installazione di impianti solari termici per la produzione di acqua calda sanitaria e/o ad integrazione dell’impianto di climatizzazione invernale, anche abbinati a sistemi di solar cooling, per la produzione di energia termica per processi produttivi o immissione in reti di teleriscaldamento e raffreddamento. Nel caso di superfici del campo solare superiori a 100 m2 è richiesta l’installazione di sistemi di contabilizzazione del calore (intervento III.D - art. 8, comma 1, lettera d)</w:delText>
          </w:r>
          <w:r w:rsidDel="00C952FD">
            <w:tab/>
            <w:delText>57</w:delText>
          </w:r>
        </w:del>
      </w:ins>
    </w:p>
    <w:p w14:paraId="5038AF20" w14:textId="2DA37C35" w:rsidR="00E21023" w:rsidDel="00C952FD" w:rsidRDefault="00E21023" w:rsidP="6C3030AC">
      <w:pPr>
        <w:pStyle w:val="Sommario3"/>
        <w:rPr>
          <w:del w:id="2960" w:author="Visone Rossana (GSE)" w:date="2025-10-27T12:57:00Z" w16du:dateUtc="2025-10-27T11:57:00Z"/>
          <w:rFonts w:eastAsiaTheme="minorEastAsia" w:cstheme="minorBidi"/>
          <w:b/>
          <w:i w:val="0"/>
          <w:iCs w:val="0"/>
          <w:sz w:val="24"/>
          <w:lang w:eastAsia="it-IT"/>
        </w:rPr>
      </w:pPr>
      <w:ins w:id="2961" w:author="Visone Rossana (GSE)" w:date="2025-10-02T15:38:00Z" w16du:dateUtc="2025-10-02T13:38:00Z">
        <w:del w:id="2962" w:author="Visone Rossana (GSE)" w:date="2025-10-27T12:57:00Z" w16du:dateUtc="2025-10-27T11:57:00Z">
          <w:r w:rsidRPr="007E0056" w:rsidDel="00C952FD">
            <w:rPr>
              <w:rStyle w:val="Collegamentoipertestuale"/>
              <w:rFonts w:ascii="Calibri" w:hAnsi="Calibri" w:cs="Calibri"/>
              <w:highlight w:val="cyan"/>
            </w:rPr>
            <w:delText>9.13</w:delText>
          </w:r>
          <w:r w:rsidDel="00C952FD">
            <w:tab/>
          </w:r>
          <w:r w:rsidRPr="007E0056" w:rsidDel="00C952FD">
            <w:rPr>
              <w:rStyle w:val="Collegamentoipertestuale"/>
            </w:rPr>
            <w:delText>Sostituzione di scaldacqua elettrici e a gas con scaldacqua a pompa di calore (intervento III.E - art. 8, comma 1, lettera e)</w:delText>
          </w:r>
          <w:r w:rsidDel="00C952FD">
            <w:tab/>
            <w:delText>57</w:delText>
          </w:r>
        </w:del>
      </w:ins>
    </w:p>
    <w:p w14:paraId="62D924D5" w14:textId="49A87843" w:rsidR="00E21023" w:rsidDel="00C952FD" w:rsidRDefault="00E21023" w:rsidP="6C3030AC">
      <w:pPr>
        <w:pStyle w:val="Sommario3"/>
        <w:rPr>
          <w:del w:id="2963" w:author="Visone Rossana (GSE)" w:date="2025-10-27T12:57:00Z" w16du:dateUtc="2025-10-27T11:57:00Z"/>
          <w:rFonts w:eastAsiaTheme="minorEastAsia" w:cstheme="minorBidi"/>
          <w:b/>
          <w:i w:val="0"/>
          <w:iCs w:val="0"/>
          <w:sz w:val="24"/>
          <w:lang w:eastAsia="it-IT"/>
        </w:rPr>
      </w:pPr>
      <w:ins w:id="2964" w:author="Visone Rossana (GSE)" w:date="2025-10-02T15:38:00Z" w16du:dateUtc="2025-10-02T13:38:00Z">
        <w:del w:id="2965" w:author="Visone Rossana (GSE)" w:date="2025-10-27T12:57:00Z" w16du:dateUtc="2025-10-27T11:57:00Z">
          <w:r w:rsidRPr="007E0056" w:rsidDel="00C952FD">
            <w:rPr>
              <w:rStyle w:val="Collegamentoipertestuale"/>
              <w:rFonts w:ascii="Calibri" w:hAnsi="Calibri" w:cs="Calibri"/>
              <w:highlight w:val="cyan"/>
            </w:rPr>
            <w:delText>9.14</w:delText>
          </w:r>
          <w:r w:rsidDel="00C952FD">
            <w:tab/>
          </w:r>
          <w:r w:rsidRPr="007E0056" w:rsidDel="00C952FD">
            <w:rPr>
              <w:rStyle w:val="Collegamentoipertestuale"/>
            </w:rPr>
            <w:delText>Intervento di sostituzione di impianti di climatizzazione invernale con l’allaccio a sistemi di teleriscaldamento efficienti, anche se contestualmente funzionali alla climatizzazione estiva (intervento III.F - art. 8, comma 1, lettera f)</w:delText>
          </w:r>
          <w:r w:rsidDel="00C952FD">
            <w:tab/>
            <w:delText>57</w:delText>
          </w:r>
        </w:del>
      </w:ins>
    </w:p>
    <w:p w14:paraId="6C6414E3" w14:textId="13D15E57" w:rsidR="00E21023" w:rsidDel="00C952FD" w:rsidRDefault="00E21023" w:rsidP="6C3030AC">
      <w:pPr>
        <w:pStyle w:val="Sommario3"/>
        <w:rPr>
          <w:del w:id="2966" w:author="Visone Rossana (GSE)" w:date="2025-10-27T12:57:00Z" w16du:dateUtc="2025-10-27T11:57:00Z"/>
          <w:rFonts w:eastAsiaTheme="minorEastAsia" w:cstheme="minorBidi"/>
          <w:b/>
          <w:i w:val="0"/>
          <w:iCs w:val="0"/>
          <w:sz w:val="24"/>
          <w:lang w:eastAsia="it-IT"/>
        </w:rPr>
      </w:pPr>
      <w:ins w:id="2967" w:author="Visone Rossana (GSE)" w:date="2025-10-02T15:38:00Z" w16du:dateUtc="2025-10-02T13:38:00Z">
        <w:del w:id="2968" w:author="Visone Rossana (GSE)" w:date="2025-10-27T12:57:00Z" w16du:dateUtc="2025-10-27T11:57:00Z">
          <w:r w:rsidRPr="007E0056" w:rsidDel="00C952FD">
            <w:rPr>
              <w:rStyle w:val="Collegamentoipertestuale"/>
              <w:rFonts w:cs="Calibri"/>
              <w:highlight w:val="cyan"/>
            </w:rPr>
            <w:delText>9.15</w:delText>
          </w:r>
          <w:r w:rsidDel="00C952FD">
            <w:tab/>
          </w:r>
          <w:r w:rsidRPr="007E0056" w:rsidDel="00C952FD">
            <w:rPr>
              <w:rStyle w:val="Collegamentoipertestuale"/>
            </w:rPr>
            <w:delText>Sostituzione  di impianti di climatizzazione invernale esistenti con impianti di climatizzazione invernale utilizzanti unità di microcogenerazione alimentati da fonti rinnovabili (intervento III.G- art.8, comma 1, lettera g)</w:delText>
          </w:r>
          <w:r w:rsidDel="00C952FD">
            <w:tab/>
            <w:delText>60</w:delText>
          </w:r>
        </w:del>
      </w:ins>
    </w:p>
    <w:p w14:paraId="1EFA2AE3" w14:textId="42593053" w:rsidR="00E21023" w:rsidDel="00C952FD" w:rsidRDefault="00E21023" w:rsidP="6C3030AC">
      <w:pPr>
        <w:pStyle w:val="Sommario3"/>
        <w:rPr>
          <w:del w:id="2969" w:author="Visone Rossana (GSE)" w:date="2025-10-27T12:57:00Z" w16du:dateUtc="2025-10-27T11:57:00Z"/>
          <w:rFonts w:eastAsiaTheme="minorEastAsia" w:cstheme="minorBidi"/>
          <w:b/>
          <w:i w:val="0"/>
          <w:iCs w:val="0"/>
          <w:sz w:val="24"/>
          <w:lang w:eastAsia="it-IT"/>
        </w:rPr>
      </w:pPr>
      <w:ins w:id="2970" w:author="Visone Rossana (GSE)" w:date="2025-10-02T15:38:00Z" w16du:dateUtc="2025-10-02T13:38:00Z">
        <w:del w:id="2971" w:author="Visone Rossana (GSE)" w:date="2025-10-27T12:57:00Z" w16du:dateUtc="2025-10-27T11:57:00Z">
          <w:r w:rsidRPr="007E0056" w:rsidDel="00C952FD">
            <w:rPr>
              <w:rStyle w:val="Collegamentoipertestuale"/>
              <w:rFonts w:cs="Calibri"/>
              <w:highlight w:val="cyan"/>
            </w:rPr>
            <w:delText>9.16</w:delText>
          </w:r>
          <w:r w:rsidDel="00C952FD">
            <w:tab/>
          </w:r>
          <w:r w:rsidRPr="007E0056" w:rsidDel="00C952FD">
            <w:rPr>
              <w:rStyle w:val="Collegamentoipertestuale"/>
            </w:rPr>
            <w:delText>Diagnosi e certificazione energetica</w:delText>
          </w:r>
          <w:r w:rsidDel="00C952FD">
            <w:tab/>
            <w:delText>63</w:delText>
          </w:r>
        </w:del>
      </w:ins>
    </w:p>
    <w:p w14:paraId="7F043797" w14:textId="679B01AB" w:rsidR="00E21023" w:rsidDel="00C952FD" w:rsidRDefault="00E21023" w:rsidP="6C3030AC">
      <w:pPr>
        <w:pStyle w:val="Sommario3"/>
        <w:rPr>
          <w:del w:id="2972" w:author="Visone Rossana (GSE)" w:date="2025-10-27T12:57:00Z" w16du:dateUtc="2025-10-27T11:57:00Z"/>
          <w:rFonts w:eastAsiaTheme="minorEastAsia" w:cstheme="minorBidi"/>
          <w:b/>
          <w:i w:val="0"/>
          <w:iCs w:val="0"/>
          <w:sz w:val="24"/>
          <w:lang w:eastAsia="it-IT"/>
        </w:rPr>
      </w:pPr>
      <w:ins w:id="2973" w:author="Visone Rossana (GSE)" w:date="2025-10-02T15:38:00Z" w16du:dateUtc="2025-10-02T13:38:00Z">
        <w:del w:id="2974" w:author="Visone Rossana (GSE)" w:date="2025-10-27T12:57:00Z" w16du:dateUtc="2025-10-27T11:57:00Z">
          <w:r w:rsidRPr="007E0056" w:rsidDel="00C952FD">
            <w:rPr>
              <w:rStyle w:val="Collegamentoipertestuale"/>
            </w:rPr>
            <w:delText>Requisiti dei documenti</w:delText>
          </w:r>
          <w:r w:rsidDel="00C952FD">
            <w:tab/>
            <w:delText>63</w:delText>
          </w:r>
        </w:del>
      </w:ins>
    </w:p>
    <w:p w14:paraId="3B2FDECC" w14:textId="1F577CE9" w:rsidR="00E21023" w:rsidDel="00C952FD" w:rsidRDefault="00E21023" w:rsidP="6C3030AC">
      <w:pPr>
        <w:pStyle w:val="Sommario3"/>
        <w:rPr>
          <w:del w:id="2975" w:author="Visone Rossana (GSE)" w:date="2025-10-27T12:57:00Z" w16du:dateUtc="2025-10-27T11:57:00Z"/>
          <w:rFonts w:eastAsiaTheme="minorEastAsia" w:cstheme="minorBidi"/>
          <w:b/>
          <w:i w:val="0"/>
          <w:iCs w:val="0"/>
          <w:sz w:val="24"/>
          <w:lang w:eastAsia="it-IT"/>
        </w:rPr>
      </w:pPr>
      <w:ins w:id="2976" w:author="Visone Rossana (GSE)" w:date="2025-10-02T15:38:00Z" w16du:dateUtc="2025-10-02T13:38:00Z">
        <w:del w:id="2977" w:author="Visone Rossana (GSE)" w:date="2025-10-27T12:57:00Z" w16du:dateUtc="2025-10-27T11:57:00Z">
          <w:r w:rsidRPr="007E0056" w:rsidDel="00C952FD">
            <w:rPr>
              <w:rStyle w:val="Collegamentoipertestuale"/>
            </w:rPr>
            <w:delText>Richiesta di contributo anticipato per la redazione della Diagnosi energetica</w:delText>
          </w:r>
          <w:r w:rsidDel="00C952FD">
            <w:tab/>
            <w:delText>65</w:delText>
          </w:r>
        </w:del>
      </w:ins>
    </w:p>
    <w:p w14:paraId="079A6EC9" w14:textId="767A43A3" w:rsidR="00E21023" w:rsidDel="00C952FD" w:rsidRDefault="00E21023" w:rsidP="6C3030AC">
      <w:pPr>
        <w:pStyle w:val="Sommario1"/>
        <w:rPr>
          <w:del w:id="2978" w:author="Visone Rossana (GSE)" w:date="2025-10-27T12:57:00Z" w16du:dateUtc="2025-10-27T11:57:00Z"/>
          <w:rFonts w:asciiTheme="minorHAnsi" w:hAnsiTheme="minorHAnsi" w:cstheme="minorBidi"/>
          <w:b w:val="0"/>
          <w:bCs w:val="0"/>
          <w:caps w:val="0"/>
          <w:sz w:val="24"/>
          <w:lang w:eastAsia="it-IT"/>
        </w:rPr>
      </w:pPr>
      <w:ins w:id="2979" w:author="Visone Rossana (GSE)" w:date="2025-10-02T15:38:00Z" w16du:dateUtc="2025-10-02T13:38:00Z">
        <w:del w:id="2980" w:author="Visone Rossana (GSE)" w:date="2025-10-27T12:57:00Z" w16du:dateUtc="2025-10-27T11:57:00Z">
          <w:r w:rsidRPr="007E0056" w:rsidDel="00C952FD">
            <w:rPr>
              <w:rStyle w:val="Collegamentoipertestuale"/>
            </w:rPr>
            <w:delText>10</w:delText>
          </w:r>
          <w:r w:rsidDel="00C952FD">
            <w:tab/>
          </w:r>
          <w:r w:rsidRPr="007E0056" w:rsidDel="00C952FD">
            <w:rPr>
              <w:rStyle w:val="Collegamentoipertestuale"/>
            </w:rPr>
            <w:delText>VARIAZIONI</w:delText>
          </w:r>
          <w:r w:rsidDel="00C952FD">
            <w:tab/>
            <w:delText>69</w:delText>
          </w:r>
        </w:del>
      </w:ins>
    </w:p>
    <w:p w14:paraId="1EB3438B" w14:textId="7BFEA3DC" w:rsidR="00E21023" w:rsidDel="00C952FD" w:rsidRDefault="00E21023" w:rsidP="6C3030AC">
      <w:pPr>
        <w:pStyle w:val="Sommario3"/>
        <w:rPr>
          <w:del w:id="2981" w:author="Visone Rossana (GSE)" w:date="2025-10-27T12:57:00Z" w16du:dateUtc="2025-10-27T11:57:00Z"/>
          <w:rFonts w:eastAsiaTheme="minorEastAsia" w:cstheme="minorBidi"/>
          <w:b/>
          <w:i w:val="0"/>
          <w:iCs w:val="0"/>
          <w:sz w:val="24"/>
          <w:lang w:eastAsia="it-IT"/>
        </w:rPr>
      </w:pPr>
      <w:ins w:id="2982" w:author="Visone Rossana (GSE)" w:date="2025-10-02T15:38:00Z" w16du:dateUtc="2025-10-02T13:38:00Z">
        <w:del w:id="2983" w:author="Visone Rossana (GSE)" w:date="2025-10-27T12:57:00Z" w16du:dateUtc="2025-10-27T11:57:00Z">
          <w:r w:rsidRPr="007E0056" w:rsidDel="00C952FD">
            <w:rPr>
              <w:rStyle w:val="Collegamentoipertestuale"/>
              <w:rFonts w:cs="Calibri"/>
            </w:rPr>
            <w:delText>10.1</w:delText>
          </w:r>
          <w:r w:rsidDel="00C952FD">
            <w:tab/>
          </w:r>
          <w:r w:rsidRPr="007E0056" w:rsidDel="00C952FD">
            <w:rPr>
              <w:rStyle w:val="Collegamentoipertestuale"/>
            </w:rPr>
            <w:delText>Comunicazioni interventi di modifica</w:delText>
          </w:r>
          <w:r w:rsidDel="00C952FD">
            <w:tab/>
            <w:delText>69</w:delText>
          </w:r>
        </w:del>
      </w:ins>
    </w:p>
    <w:p w14:paraId="20CAD427" w14:textId="0116D525" w:rsidR="00E21023" w:rsidDel="00C952FD" w:rsidRDefault="00E21023" w:rsidP="6C3030AC">
      <w:pPr>
        <w:pStyle w:val="Sommario3"/>
        <w:rPr>
          <w:del w:id="2984" w:author="Visone Rossana (GSE)" w:date="2025-10-27T12:57:00Z" w16du:dateUtc="2025-10-27T11:57:00Z"/>
          <w:rFonts w:eastAsiaTheme="minorEastAsia" w:cstheme="minorBidi"/>
          <w:b/>
          <w:i w:val="0"/>
          <w:iCs w:val="0"/>
          <w:sz w:val="24"/>
          <w:lang w:eastAsia="it-IT"/>
        </w:rPr>
      </w:pPr>
      <w:ins w:id="2985" w:author="Visone Rossana (GSE)" w:date="2025-10-02T15:38:00Z" w16du:dateUtc="2025-10-02T13:38:00Z">
        <w:del w:id="2986" w:author="Visone Rossana (GSE)" w:date="2025-10-27T12:57:00Z" w16du:dateUtc="2025-10-27T11:57:00Z">
          <w:r w:rsidRPr="007E0056" w:rsidDel="00C952FD">
            <w:rPr>
              <w:rStyle w:val="Collegamentoipertestuale"/>
              <w:rFonts w:cs="Calibri"/>
            </w:rPr>
            <w:delText>10.2</w:delText>
          </w:r>
          <w:r w:rsidDel="00C952FD">
            <w:tab/>
          </w:r>
          <w:r w:rsidRPr="007E0056" w:rsidDel="00C952FD">
            <w:rPr>
              <w:rStyle w:val="Collegamentoipertestuale"/>
            </w:rPr>
            <w:delText>Variazioni di titolarià</w:delText>
          </w:r>
          <w:r w:rsidDel="00C952FD">
            <w:tab/>
            <w:delText>70</w:delText>
          </w:r>
        </w:del>
      </w:ins>
    </w:p>
    <w:p w14:paraId="6FED8C65" w14:textId="399DC67E" w:rsidR="00E21023" w:rsidDel="00C952FD" w:rsidRDefault="00E21023" w:rsidP="6C3030AC">
      <w:pPr>
        <w:pStyle w:val="Sommario1"/>
        <w:rPr>
          <w:del w:id="2987" w:author="Visone Rossana (GSE)" w:date="2025-10-27T12:57:00Z" w16du:dateUtc="2025-10-27T11:57:00Z"/>
          <w:rFonts w:asciiTheme="minorHAnsi" w:hAnsiTheme="minorHAnsi" w:cstheme="minorBidi"/>
          <w:b w:val="0"/>
          <w:bCs w:val="0"/>
          <w:caps w:val="0"/>
          <w:sz w:val="24"/>
          <w:lang w:eastAsia="it-IT"/>
        </w:rPr>
      </w:pPr>
      <w:ins w:id="2988" w:author="Visone Rossana (GSE)" w:date="2025-10-02T15:38:00Z" w16du:dateUtc="2025-10-02T13:38:00Z">
        <w:del w:id="2989" w:author="Visone Rossana (GSE)" w:date="2025-10-27T12:57:00Z" w16du:dateUtc="2025-10-27T11:57:00Z">
          <w:r w:rsidRPr="007E0056" w:rsidDel="00C952FD">
            <w:rPr>
              <w:rStyle w:val="Collegamentoipertestuale"/>
            </w:rPr>
            <w:delText>11</w:delText>
          </w:r>
          <w:r w:rsidDel="00C952FD">
            <w:tab/>
          </w:r>
          <w:r w:rsidRPr="007E0056" w:rsidDel="00C952FD">
            <w:rPr>
              <w:rStyle w:val="Collegamentoipertestuale"/>
            </w:rPr>
            <w:delText>VERIFICHE E CONTROLLI</w:delText>
          </w:r>
          <w:r w:rsidDel="00C952FD">
            <w:tab/>
            <w:delText>70</w:delText>
          </w:r>
        </w:del>
      </w:ins>
    </w:p>
    <w:p w14:paraId="555F0241" w14:textId="1991E5EF" w:rsidR="00E21023" w:rsidDel="00C952FD" w:rsidRDefault="00E21023" w:rsidP="6C3030AC">
      <w:pPr>
        <w:pStyle w:val="Sommario3"/>
        <w:rPr>
          <w:del w:id="2990" w:author="Visone Rossana (GSE)" w:date="2025-10-27T12:57:00Z" w16du:dateUtc="2025-10-27T11:57:00Z"/>
          <w:rFonts w:eastAsiaTheme="minorEastAsia" w:cstheme="minorBidi"/>
          <w:b/>
          <w:i w:val="0"/>
          <w:iCs w:val="0"/>
          <w:sz w:val="24"/>
          <w:lang w:eastAsia="it-IT"/>
        </w:rPr>
      </w:pPr>
      <w:ins w:id="2991" w:author="Visone Rossana (GSE)" w:date="2025-10-02T15:38:00Z" w16du:dateUtc="2025-10-02T13:38:00Z">
        <w:del w:id="2992" w:author="Visone Rossana (GSE)" w:date="2025-10-27T12:57:00Z" w16du:dateUtc="2025-10-27T11:57:00Z">
          <w:r w:rsidRPr="007E0056" w:rsidDel="00C952FD">
            <w:rPr>
              <w:rStyle w:val="Collegamentoipertestuale"/>
              <w:rFonts w:cs="Calibri"/>
            </w:rPr>
            <w:delText>11.1</w:delText>
          </w:r>
          <w:r w:rsidDel="00C952FD">
            <w:tab/>
          </w:r>
          <w:r w:rsidRPr="007E0056" w:rsidDel="00C952FD">
            <w:rPr>
              <w:rStyle w:val="Collegamentoipertestuale"/>
            </w:rPr>
            <w:delText>Modalità di svolgimento delle verifiche</w:delText>
          </w:r>
          <w:r w:rsidDel="00C952FD">
            <w:tab/>
            <w:delText>70</w:delText>
          </w:r>
        </w:del>
      </w:ins>
    </w:p>
    <w:p w14:paraId="3090384B" w14:textId="66562169" w:rsidR="00E21023" w:rsidDel="00C952FD" w:rsidRDefault="00E21023" w:rsidP="6C3030AC">
      <w:pPr>
        <w:pStyle w:val="Sommario3"/>
        <w:rPr>
          <w:del w:id="2993" w:author="Visone Rossana (GSE)" w:date="2025-10-27T12:57:00Z" w16du:dateUtc="2025-10-27T11:57:00Z"/>
          <w:rFonts w:eastAsiaTheme="minorEastAsia" w:cstheme="minorBidi"/>
          <w:b/>
          <w:i w:val="0"/>
          <w:iCs w:val="0"/>
          <w:sz w:val="24"/>
          <w:lang w:eastAsia="it-IT"/>
        </w:rPr>
      </w:pPr>
      <w:ins w:id="2994" w:author="Visone Rossana (GSE)" w:date="2025-10-02T15:38:00Z" w16du:dateUtc="2025-10-02T13:38:00Z">
        <w:del w:id="2995" w:author="Visone Rossana (GSE)" w:date="2025-10-27T12:57:00Z" w16du:dateUtc="2025-10-27T11:57:00Z">
          <w:r w:rsidRPr="007E0056" w:rsidDel="00C952FD">
            <w:rPr>
              <w:rStyle w:val="Collegamentoipertestuale"/>
              <w:rFonts w:cs="Calibri"/>
            </w:rPr>
            <w:delText>11.2</w:delText>
          </w:r>
          <w:r w:rsidDel="00C952FD">
            <w:tab/>
          </w:r>
          <w:r w:rsidRPr="007E0056" w:rsidDel="00C952FD">
            <w:rPr>
              <w:rStyle w:val="Collegamentoipertestuale"/>
            </w:rPr>
            <w:delText>Revoca del contributo</w:delText>
          </w:r>
          <w:r w:rsidDel="00C952FD">
            <w:tab/>
            <w:delText>71</w:delText>
          </w:r>
        </w:del>
      </w:ins>
    </w:p>
    <w:p w14:paraId="215641D8" w14:textId="33F9C06D" w:rsidR="00E21023" w:rsidDel="00C952FD" w:rsidRDefault="00E21023" w:rsidP="6C3030AC">
      <w:pPr>
        <w:pStyle w:val="Sommario1"/>
        <w:rPr>
          <w:del w:id="2996" w:author="Visone Rossana (GSE)" w:date="2025-10-27T12:57:00Z" w16du:dateUtc="2025-10-27T11:57:00Z"/>
          <w:rFonts w:asciiTheme="minorHAnsi" w:hAnsiTheme="minorHAnsi" w:cstheme="minorBidi"/>
          <w:b w:val="0"/>
          <w:bCs w:val="0"/>
          <w:caps w:val="0"/>
          <w:sz w:val="24"/>
          <w:lang w:eastAsia="it-IT"/>
        </w:rPr>
      </w:pPr>
      <w:ins w:id="2997" w:author="Visone Rossana (GSE)" w:date="2025-10-02T15:38:00Z" w16du:dateUtc="2025-10-02T13:38:00Z">
        <w:del w:id="2998" w:author="Visone Rossana (GSE)" w:date="2025-10-27T12:57:00Z" w16du:dateUtc="2025-10-27T11:57:00Z">
          <w:r w:rsidRPr="007E0056" w:rsidDel="00C952FD">
            <w:rPr>
              <w:rStyle w:val="Collegamentoipertestuale"/>
            </w:rPr>
            <w:delText>12</w:delText>
          </w:r>
          <w:r w:rsidDel="00C952FD">
            <w:tab/>
          </w:r>
          <w:r w:rsidRPr="007E0056" w:rsidDel="00C952FD">
            <w:rPr>
              <w:rStyle w:val="Collegamentoipertestuale"/>
            </w:rPr>
            <w:delText>PRECISAZIONI</w:delText>
          </w:r>
          <w:r w:rsidDel="00C952FD">
            <w:tab/>
            <w:delText>71</w:delText>
          </w:r>
        </w:del>
      </w:ins>
    </w:p>
    <w:p w14:paraId="682DD047" w14:textId="6300099E" w:rsidR="00E21023" w:rsidDel="00C952FD" w:rsidRDefault="00E21023" w:rsidP="6C3030AC">
      <w:pPr>
        <w:pStyle w:val="Sommario3"/>
        <w:rPr>
          <w:del w:id="2999" w:author="Visone Rossana (GSE)" w:date="2025-10-27T12:57:00Z" w16du:dateUtc="2025-10-27T11:57:00Z"/>
          <w:rFonts w:eastAsiaTheme="minorEastAsia" w:cstheme="minorBidi"/>
          <w:b/>
          <w:i w:val="0"/>
          <w:iCs w:val="0"/>
          <w:sz w:val="24"/>
          <w:lang w:eastAsia="it-IT"/>
        </w:rPr>
      </w:pPr>
      <w:ins w:id="3000" w:author="Visone Rossana (GSE)" w:date="2025-10-02T15:38:00Z" w16du:dateUtc="2025-10-02T13:38:00Z">
        <w:del w:id="3001" w:author="Visone Rossana (GSE)" w:date="2025-10-27T12:57:00Z" w16du:dateUtc="2025-10-27T11:57:00Z">
          <w:r w:rsidRPr="007E0056" w:rsidDel="00C952FD">
            <w:rPr>
              <w:rStyle w:val="Collegamentoipertestuale"/>
              <w:rFonts w:cs="Calibri"/>
            </w:rPr>
            <w:delText>12.1</w:delText>
          </w:r>
          <w:r w:rsidDel="00C952FD">
            <w:tab/>
          </w:r>
          <w:r w:rsidRPr="007E0056" w:rsidDel="00C952FD">
            <w:rPr>
              <w:rStyle w:val="Collegamentoipertestuale"/>
            </w:rPr>
            <w:delText>Data conclusione intervento</w:delText>
          </w:r>
          <w:r w:rsidDel="00C952FD">
            <w:tab/>
            <w:delText>71</w:delText>
          </w:r>
        </w:del>
      </w:ins>
    </w:p>
    <w:p w14:paraId="78A21637" w14:textId="3BF0D78E" w:rsidR="00E21023" w:rsidDel="00C952FD" w:rsidRDefault="00E21023" w:rsidP="6C3030AC">
      <w:pPr>
        <w:pStyle w:val="Sommario3"/>
        <w:rPr>
          <w:del w:id="3002" w:author="Visone Rossana (GSE)" w:date="2025-10-27T12:57:00Z" w16du:dateUtc="2025-10-27T11:57:00Z"/>
          <w:rFonts w:eastAsiaTheme="minorEastAsia" w:cstheme="minorBidi"/>
          <w:b/>
          <w:i w:val="0"/>
          <w:iCs w:val="0"/>
          <w:sz w:val="24"/>
          <w:lang w:eastAsia="it-IT"/>
        </w:rPr>
      </w:pPr>
      <w:ins w:id="3003" w:author="Visone Rossana (GSE)" w:date="2025-10-02T15:38:00Z" w16du:dateUtc="2025-10-02T13:38:00Z">
        <w:del w:id="3004" w:author="Visone Rossana (GSE)" w:date="2025-10-27T12:57:00Z" w16du:dateUtc="2025-10-27T11:57:00Z">
          <w:r w:rsidRPr="007E0056" w:rsidDel="00C952FD">
            <w:rPr>
              <w:rStyle w:val="Collegamentoipertestuale"/>
              <w:rFonts w:cs="Calibri"/>
            </w:rPr>
            <w:delText>12.2</w:delText>
          </w:r>
          <w:r w:rsidDel="00C952FD">
            <w:tab/>
          </w:r>
          <w:r w:rsidRPr="007E0056" w:rsidDel="00C952FD">
            <w:rPr>
              <w:rStyle w:val="Collegamentoipertestuale"/>
            </w:rPr>
            <w:delText>Fatture e bonifici</w:delText>
          </w:r>
          <w:r w:rsidDel="00C952FD">
            <w:tab/>
            <w:delText>72</w:delText>
          </w:r>
        </w:del>
      </w:ins>
    </w:p>
    <w:p w14:paraId="4ED7352D" w14:textId="3A9DED69" w:rsidR="00E21023" w:rsidDel="00C952FD" w:rsidRDefault="00E21023" w:rsidP="6C3030AC">
      <w:pPr>
        <w:pStyle w:val="Sommario3"/>
        <w:rPr>
          <w:del w:id="3005" w:author="Visone Rossana (GSE)" w:date="2025-10-27T12:57:00Z" w16du:dateUtc="2025-10-27T11:57:00Z"/>
          <w:rFonts w:eastAsiaTheme="minorEastAsia" w:cstheme="minorBidi"/>
          <w:b/>
          <w:i w:val="0"/>
          <w:iCs w:val="0"/>
          <w:sz w:val="24"/>
          <w:lang w:eastAsia="it-IT"/>
        </w:rPr>
      </w:pPr>
      <w:ins w:id="3006" w:author="Visone Rossana (GSE)" w:date="2025-10-02T15:38:00Z" w16du:dateUtc="2025-10-02T13:38:00Z">
        <w:del w:id="3007" w:author="Visone Rossana (GSE)" w:date="2025-10-27T12:57:00Z" w16du:dateUtc="2025-10-27T11:57:00Z">
          <w:r w:rsidRPr="007E0056" w:rsidDel="00C952FD">
            <w:rPr>
              <w:rStyle w:val="Collegamentoipertestuale"/>
              <w:rFonts w:cs="Calibri"/>
            </w:rPr>
            <w:delText>12.3</w:delText>
          </w:r>
          <w:r w:rsidDel="00C952FD">
            <w:tab/>
          </w:r>
          <w:r w:rsidRPr="007E0056" w:rsidDel="00C952FD">
            <w:rPr>
              <w:rStyle w:val="Collegamentoipertestuale"/>
            </w:rPr>
            <w:delText>Mandato irrevocabile all’incasso</w:delText>
          </w:r>
          <w:r w:rsidDel="00C952FD">
            <w:tab/>
            <w:delText>74</w:delText>
          </w:r>
        </w:del>
      </w:ins>
    </w:p>
    <w:p w14:paraId="27A564E9" w14:textId="687934FD" w:rsidR="00E21023" w:rsidDel="00C952FD" w:rsidRDefault="00E21023" w:rsidP="6C3030AC">
      <w:pPr>
        <w:pStyle w:val="Sommario3"/>
        <w:rPr>
          <w:del w:id="3008" w:author="Visone Rossana (GSE)" w:date="2025-10-27T12:57:00Z" w16du:dateUtc="2025-10-27T11:57:00Z"/>
          <w:rFonts w:eastAsiaTheme="minorEastAsia" w:cstheme="minorBidi"/>
          <w:b/>
          <w:i w:val="0"/>
          <w:iCs w:val="0"/>
          <w:sz w:val="24"/>
          <w:lang w:eastAsia="it-IT"/>
        </w:rPr>
      </w:pPr>
      <w:ins w:id="3009" w:author="Visone Rossana (GSE)" w:date="2025-10-02T15:38:00Z" w16du:dateUtc="2025-10-02T13:38:00Z">
        <w:del w:id="3010" w:author="Visone Rossana (GSE)" w:date="2025-10-27T12:57:00Z" w16du:dateUtc="2025-10-27T11:57:00Z">
          <w:r w:rsidRPr="007E0056" w:rsidDel="00C952FD">
            <w:rPr>
              <w:rStyle w:val="Collegamentoipertestuale"/>
              <w:rFonts w:cs="Calibri"/>
            </w:rPr>
            <w:delText>12.4</w:delText>
          </w:r>
          <w:r w:rsidDel="00C952FD">
            <w:tab/>
          </w:r>
          <w:r w:rsidRPr="007E0056" w:rsidDel="00C952FD">
            <w:rPr>
              <w:rStyle w:val="Collegamentoipertestuale"/>
            </w:rPr>
            <w:delText>Multi-intervento</w:delText>
          </w:r>
          <w:r w:rsidDel="00C952FD">
            <w:tab/>
            <w:delText>75</w:delText>
          </w:r>
        </w:del>
      </w:ins>
    </w:p>
    <w:p w14:paraId="7DB3BE2E" w14:textId="7C03F76E" w:rsidR="00E21023" w:rsidDel="00C952FD" w:rsidRDefault="00E21023" w:rsidP="6C3030AC">
      <w:pPr>
        <w:pStyle w:val="Sommario3"/>
        <w:rPr>
          <w:del w:id="3011" w:author="Visone Rossana (GSE)" w:date="2025-10-27T12:57:00Z" w16du:dateUtc="2025-10-27T11:57:00Z"/>
          <w:rFonts w:eastAsiaTheme="minorEastAsia" w:cstheme="minorBidi"/>
          <w:b/>
          <w:i w:val="0"/>
          <w:iCs w:val="0"/>
          <w:sz w:val="24"/>
          <w:lang w:eastAsia="it-IT"/>
        </w:rPr>
      </w:pPr>
      <w:ins w:id="3012" w:author="Visone Rossana (GSE)" w:date="2025-10-02T15:38:00Z" w16du:dateUtc="2025-10-02T13:38:00Z">
        <w:del w:id="3013" w:author="Visone Rossana (GSE)" w:date="2025-10-27T12:57:00Z" w16du:dateUtc="2025-10-27T11:57:00Z">
          <w:r w:rsidRPr="007E0056" w:rsidDel="00C952FD">
            <w:rPr>
              <w:rStyle w:val="Collegamentoipertestuale"/>
              <w:rFonts w:cs="Calibri"/>
            </w:rPr>
            <w:delText>12.5</w:delText>
          </w:r>
          <w:r w:rsidDel="00C952FD">
            <w:tab/>
          </w:r>
          <w:r w:rsidRPr="007E0056" w:rsidDel="00C952FD">
            <w:rPr>
              <w:rStyle w:val="Collegamentoipertestuale"/>
            </w:rPr>
            <w:delText>Asseverazione</w:delText>
          </w:r>
          <w:r w:rsidDel="00C952FD">
            <w:tab/>
            <w:delText>77</w:delText>
          </w:r>
        </w:del>
      </w:ins>
    </w:p>
    <w:p w14:paraId="78019093" w14:textId="1FC08B1E" w:rsidR="00E21023" w:rsidDel="00C952FD" w:rsidRDefault="00E21023" w:rsidP="6C3030AC">
      <w:pPr>
        <w:pStyle w:val="Sommario3"/>
        <w:rPr>
          <w:del w:id="3014" w:author="Visone Rossana (GSE)" w:date="2025-10-27T12:57:00Z" w16du:dateUtc="2025-10-27T11:57:00Z"/>
          <w:rFonts w:eastAsiaTheme="minorEastAsia" w:cstheme="minorBidi"/>
          <w:b/>
          <w:i w:val="0"/>
          <w:iCs w:val="0"/>
          <w:sz w:val="24"/>
          <w:lang w:eastAsia="it-IT"/>
        </w:rPr>
      </w:pPr>
      <w:ins w:id="3015" w:author="Visone Rossana (GSE)" w:date="2025-10-02T15:38:00Z" w16du:dateUtc="2025-10-02T13:38:00Z">
        <w:del w:id="3016" w:author="Visone Rossana (GSE)" w:date="2025-10-27T12:57:00Z" w16du:dateUtc="2025-10-27T11:57:00Z">
          <w:r w:rsidRPr="007E0056" w:rsidDel="00C952FD">
            <w:rPr>
              <w:rStyle w:val="Collegamentoipertestuale"/>
              <w:rFonts w:cs="Calibri"/>
            </w:rPr>
            <w:delText>12.6</w:delText>
          </w:r>
          <w:r w:rsidDel="00C952FD">
            <w:tab/>
          </w:r>
          <w:r w:rsidRPr="007E0056" w:rsidDel="00C952FD">
            <w:rPr>
              <w:rStyle w:val="Collegamentoipertestuale"/>
            </w:rPr>
            <w:delText>Potenza termica nominale</w:delText>
          </w:r>
          <w:r w:rsidDel="00C952FD">
            <w:tab/>
            <w:delText>77</w:delText>
          </w:r>
        </w:del>
      </w:ins>
    </w:p>
    <w:p w14:paraId="49219C28" w14:textId="01E25F48" w:rsidR="00E21023" w:rsidDel="00C952FD" w:rsidRDefault="00E21023" w:rsidP="6C3030AC">
      <w:pPr>
        <w:pStyle w:val="Sommario3"/>
        <w:rPr>
          <w:del w:id="3017" w:author="Visone Rossana (GSE)" w:date="2025-10-27T12:57:00Z" w16du:dateUtc="2025-10-27T11:57:00Z"/>
          <w:rFonts w:eastAsiaTheme="minorEastAsia" w:cstheme="minorBidi"/>
          <w:b/>
          <w:i w:val="0"/>
          <w:iCs w:val="0"/>
          <w:sz w:val="24"/>
          <w:lang w:eastAsia="it-IT"/>
        </w:rPr>
      </w:pPr>
      <w:ins w:id="3018" w:author="Visone Rossana (GSE)" w:date="2025-10-02T15:38:00Z" w16du:dateUtc="2025-10-02T13:38:00Z">
        <w:del w:id="3019" w:author="Visone Rossana (GSE)" w:date="2025-10-27T12:57:00Z" w16du:dateUtc="2025-10-27T11:57:00Z">
          <w:r w:rsidDel="00C952FD">
            <w:tab/>
          </w:r>
          <w:r w:rsidRPr="007E0056" w:rsidDel="00C952FD">
            <w:rPr>
              <w:rStyle w:val="Collegamentoipertestuale"/>
            </w:rPr>
            <w:delText>Sostituzione di impianti di climatizzazione invernale, utilizzi degli impianti e smaltimento</w:delText>
          </w:r>
          <w:r w:rsidDel="00C952FD">
            <w:tab/>
            <w:delText>77</w:delText>
          </w:r>
        </w:del>
      </w:ins>
    </w:p>
    <w:p w14:paraId="598B5562" w14:textId="5B9352AD" w:rsidR="00E21023" w:rsidDel="00C952FD" w:rsidRDefault="00E21023" w:rsidP="6C3030AC">
      <w:pPr>
        <w:pStyle w:val="Sommario3"/>
        <w:rPr>
          <w:del w:id="3020" w:author="Visone Rossana (GSE)" w:date="2025-10-27T12:57:00Z" w16du:dateUtc="2025-10-27T11:57:00Z"/>
          <w:rFonts w:eastAsiaTheme="minorEastAsia" w:cstheme="minorBidi"/>
          <w:b/>
          <w:i w:val="0"/>
          <w:iCs w:val="0"/>
          <w:sz w:val="24"/>
          <w:lang w:eastAsia="it-IT"/>
        </w:rPr>
      </w:pPr>
      <w:ins w:id="3021" w:author="Visone Rossana (GSE)" w:date="2025-10-02T15:38:00Z" w16du:dateUtc="2025-10-02T13:38:00Z">
        <w:del w:id="3022" w:author="Visone Rossana (GSE)" w:date="2025-10-27T12:57:00Z" w16du:dateUtc="2025-10-27T11:57:00Z">
          <w:r w:rsidRPr="007E0056" w:rsidDel="00C952FD">
            <w:rPr>
              <w:rStyle w:val="Collegamentoipertestuale"/>
              <w:rFonts w:cs="Calibri"/>
            </w:rPr>
            <w:delText>12.7</w:delText>
          </w:r>
          <w:r w:rsidDel="00C952FD">
            <w:tab/>
            <w:delText>77</w:delText>
          </w:r>
        </w:del>
      </w:ins>
    </w:p>
    <w:p w14:paraId="672CBFE0" w14:textId="76C42677" w:rsidR="00E21023" w:rsidDel="00C952FD" w:rsidRDefault="00E21023" w:rsidP="6C3030AC">
      <w:pPr>
        <w:pStyle w:val="Sommario3"/>
        <w:rPr>
          <w:del w:id="3023" w:author="Visone Rossana (GSE)" w:date="2025-10-27T12:57:00Z" w16du:dateUtc="2025-10-27T11:57:00Z"/>
          <w:rFonts w:eastAsiaTheme="minorEastAsia" w:cstheme="minorBidi"/>
          <w:b/>
          <w:i w:val="0"/>
          <w:iCs w:val="0"/>
          <w:sz w:val="24"/>
          <w:lang w:eastAsia="it-IT"/>
        </w:rPr>
      </w:pPr>
      <w:ins w:id="3024" w:author="Visone Rossana (GSE)" w:date="2025-10-02T15:38:00Z" w16du:dateUtc="2025-10-02T13:38:00Z">
        <w:del w:id="3025" w:author="Visone Rossana (GSE)" w:date="2025-10-27T12:57:00Z" w16du:dateUtc="2025-10-27T11:57:00Z">
          <w:r w:rsidRPr="007E0056" w:rsidDel="00C952FD">
            <w:rPr>
              <w:rStyle w:val="Collegamentoipertestuale"/>
              <w:rFonts w:cs="Calibri"/>
            </w:rPr>
            <w:delText>12.8</w:delText>
          </w:r>
          <w:r w:rsidDel="00C952FD">
            <w:tab/>
          </w:r>
          <w:r w:rsidRPr="007E0056" w:rsidDel="00C952FD">
            <w:rPr>
              <w:rStyle w:val="Collegamentoipertestuale"/>
            </w:rPr>
            <w:delText>Sistemi di contabilizzazione del calore e trasmissione delle misure di energia termica</w:delText>
          </w:r>
          <w:r w:rsidDel="00C952FD">
            <w:tab/>
            <w:delText>79</w:delText>
          </w:r>
        </w:del>
      </w:ins>
    </w:p>
    <w:p w14:paraId="38DF5BEB" w14:textId="3A13EE00" w:rsidR="00E21023" w:rsidDel="00C952FD" w:rsidRDefault="00E21023" w:rsidP="6C3030AC">
      <w:pPr>
        <w:pStyle w:val="Sommario3"/>
        <w:rPr>
          <w:del w:id="3026" w:author="Visone Rossana (GSE)" w:date="2025-10-27T12:57:00Z" w16du:dateUtc="2025-10-27T11:57:00Z"/>
          <w:rFonts w:eastAsiaTheme="minorEastAsia" w:cstheme="minorBidi"/>
          <w:b/>
          <w:i w:val="0"/>
          <w:iCs w:val="0"/>
          <w:sz w:val="24"/>
          <w:lang w:eastAsia="it-IT"/>
        </w:rPr>
      </w:pPr>
      <w:ins w:id="3027" w:author="Visone Rossana (GSE)" w:date="2025-10-02T15:38:00Z" w16du:dateUtc="2025-10-02T13:38:00Z">
        <w:del w:id="3028" w:author="Visone Rossana (GSE)" w:date="2025-10-27T12:57:00Z" w16du:dateUtc="2025-10-27T11:57:00Z">
          <w:r w:rsidRPr="007E0056" w:rsidDel="00C952FD">
            <w:rPr>
              <w:rStyle w:val="Collegamentoipertestuale"/>
              <w:rFonts w:cs="Calibri"/>
            </w:rPr>
            <w:delText>12.9</w:delText>
          </w:r>
          <w:r w:rsidDel="00C952FD">
            <w:tab/>
          </w:r>
          <w:r w:rsidRPr="007E0056" w:rsidDel="00C952FD">
            <w:rPr>
              <w:rStyle w:val="Collegamentoipertestuale"/>
            </w:rPr>
            <w:delText>Obblighi d’integrazione delle fonti rinnovabili negli edifici (Dlgs 199/21)</w:delText>
          </w:r>
          <w:r w:rsidDel="00C952FD">
            <w:tab/>
            <w:delText>80</w:delText>
          </w:r>
        </w:del>
      </w:ins>
    </w:p>
    <w:p w14:paraId="0DA1E144" w14:textId="419C8D92" w:rsidR="00E21023" w:rsidDel="00C952FD" w:rsidRDefault="00E21023" w:rsidP="6C3030AC">
      <w:pPr>
        <w:pStyle w:val="Sommario3"/>
        <w:rPr>
          <w:del w:id="3029" w:author="Visone Rossana (GSE)" w:date="2025-10-27T12:57:00Z" w16du:dateUtc="2025-10-27T11:57:00Z"/>
          <w:rFonts w:eastAsiaTheme="minorEastAsia" w:cstheme="minorBidi"/>
          <w:b/>
          <w:i w:val="0"/>
          <w:iCs w:val="0"/>
          <w:sz w:val="24"/>
          <w:lang w:eastAsia="it-IT"/>
        </w:rPr>
      </w:pPr>
      <w:ins w:id="3030" w:author="Visone Rossana (GSE)" w:date="2025-10-02T15:38:00Z" w16du:dateUtc="2025-10-02T13:38:00Z">
        <w:del w:id="3031" w:author="Visone Rossana (GSE)" w:date="2025-10-27T12:57:00Z" w16du:dateUtc="2025-10-27T11:57:00Z">
          <w:r w:rsidRPr="007E0056" w:rsidDel="00C952FD">
            <w:rPr>
              <w:rStyle w:val="Collegamentoipertestuale"/>
              <w:rFonts w:cs="Calibri"/>
            </w:rPr>
            <w:delText>12.10</w:delText>
          </w:r>
          <w:r w:rsidDel="00C952FD">
            <w:tab/>
          </w:r>
          <w:r w:rsidRPr="007E0056" w:rsidDel="00C952FD">
            <w:rPr>
              <w:rStyle w:val="Collegamentoipertestuale"/>
            </w:rPr>
            <w:delText>Identificazione Edificio</w:delText>
          </w:r>
          <w:r w:rsidDel="00C952FD">
            <w:tab/>
            <w:delText>81</w:delText>
          </w:r>
        </w:del>
      </w:ins>
    </w:p>
    <w:p w14:paraId="3F9FA0AA" w14:textId="0730FB82" w:rsidR="00E21023" w:rsidDel="00C952FD" w:rsidRDefault="00E21023" w:rsidP="6C3030AC">
      <w:pPr>
        <w:pStyle w:val="Sommario3"/>
        <w:rPr>
          <w:del w:id="3032" w:author="Visone Rossana (GSE)" w:date="2025-10-27T12:57:00Z" w16du:dateUtc="2025-10-27T11:57:00Z"/>
          <w:rFonts w:eastAsiaTheme="minorEastAsia" w:cstheme="minorBidi"/>
          <w:b/>
          <w:i w:val="0"/>
          <w:iCs w:val="0"/>
          <w:sz w:val="24"/>
          <w:lang w:eastAsia="it-IT"/>
        </w:rPr>
      </w:pPr>
      <w:ins w:id="3033" w:author="Visone Rossana (GSE)" w:date="2025-10-02T15:38:00Z" w16du:dateUtc="2025-10-02T13:38:00Z">
        <w:del w:id="3034" w:author="Visone Rossana (GSE)" w:date="2025-10-27T12:57:00Z" w16du:dateUtc="2025-10-27T11:57:00Z">
          <w:r w:rsidRPr="007E0056" w:rsidDel="00C952FD">
            <w:rPr>
              <w:rStyle w:val="Collegamentoipertestuale"/>
              <w:rFonts w:cs="Calibri"/>
            </w:rPr>
            <w:delText>12.11</w:delText>
          </w:r>
          <w:r w:rsidDel="00C952FD">
            <w:tab/>
          </w:r>
          <w:r w:rsidRPr="007E0056" w:rsidDel="00C952FD">
            <w:rPr>
              <w:rStyle w:val="Collegamentoipertestuale"/>
            </w:rPr>
            <w:delText>Interventi realizzati in edifici gestiti dagli ex IACP comunque denominati e trasformati dalle Regioni</w:delText>
          </w:r>
          <w:r w:rsidDel="00C952FD">
            <w:tab/>
            <w:delText>81</w:delText>
          </w:r>
        </w:del>
      </w:ins>
    </w:p>
    <w:p w14:paraId="33278429" w14:textId="27E5C282" w:rsidR="00E21023" w:rsidDel="00C952FD" w:rsidRDefault="00E21023" w:rsidP="6C3030AC">
      <w:pPr>
        <w:pStyle w:val="Sommario3"/>
        <w:rPr>
          <w:del w:id="3035" w:author="Visone Rossana (GSE)" w:date="2025-10-27T12:57:00Z" w16du:dateUtc="2025-10-27T11:57:00Z"/>
          <w:rFonts w:eastAsiaTheme="minorEastAsia" w:cstheme="minorBidi"/>
          <w:b/>
          <w:i w:val="0"/>
          <w:iCs w:val="0"/>
          <w:sz w:val="24"/>
          <w:lang w:eastAsia="it-IT"/>
        </w:rPr>
      </w:pPr>
      <w:ins w:id="3036" w:author="Visone Rossana (GSE)" w:date="2025-10-02T15:38:00Z" w16du:dateUtc="2025-10-02T13:38:00Z">
        <w:del w:id="3037" w:author="Visone Rossana (GSE)" w:date="2025-10-27T12:57:00Z" w16du:dateUtc="2025-10-27T11:57:00Z">
          <w:r w:rsidRPr="007E0056" w:rsidDel="00C952FD">
            <w:rPr>
              <w:rStyle w:val="Collegamentoipertestuale"/>
              <w:rFonts w:cs="Calibri"/>
            </w:rPr>
            <w:delText>12.12</w:delText>
          </w:r>
          <w:r w:rsidDel="00C952FD">
            <w:tab/>
          </w:r>
          <w:r w:rsidRPr="007E0056" w:rsidDel="00C952FD">
            <w:rPr>
              <w:rStyle w:val="Collegamentoipertestuale"/>
            </w:rPr>
            <w:delText>Interventi realizzati su edifici misti e su specifiche configurazioni di edificio</w:delText>
          </w:r>
          <w:r w:rsidDel="00C952FD">
            <w:tab/>
            <w:delText>81</w:delText>
          </w:r>
        </w:del>
      </w:ins>
    </w:p>
    <w:p w14:paraId="51C06932" w14:textId="6445B72D" w:rsidR="00E21023" w:rsidDel="00C952FD" w:rsidRDefault="00E21023" w:rsidP="6C3030AC">
      <w:pPr>
        <w:pStyle w:val="Sommario3"/>
        <w:rPr>
          <w:del w:id="3038" w:author="Visone Rossana (GSE)" w:date="2025-10-27T12:57:00Z" w16du:dateUtc="2025-10-27T11:57:00Z"/>
          <w:rFonts w:eastAsiaTheme="minorEastAsia" w:cstheme="minorBidi"/>
          <w:b/>
          <w:i w:val="0"/>
          <w:iCs w:val="0"/>
          <w:sz w:val="24"/>
          <w:lang w:eastAsia="it-IT"/>
        </w:rPr>
      </w:pPr>
      <w:ins w:id="3039" w:author="Visone Rossana (GSE)" w:date="2025-10-02T15:38:00Z" w16du:dateUtc="2025-10-02T13:38:00Z">
        <w:del w:id="3040" w:author="Visone Rossana (GSE)" w:date="2025-10-27T12:57:00Z" w16du:dateUtc="2025-10-27T11:57:00Z">
          <w:r w:rsidRPr="007E0056" w:rsidDel="00C952FD">
            <w:rPr>
              <w:rStyle w:val="Collegamentoipertestuale"/>
              <w:rFonts w:cs="Calibri"/>
            </w:rPr>
            <w:delText>12.13</w:delText>
          </w:r>
          <w:r w:rsidDel="00C952FD">
            <w:tab/>
          </w:r>
          <w:r w:rsidRPr="007E0056" w:rsidDel="00C952FD">
            <w:rPr>
              <w:rStyle w:val="Collegamentoipertestuale"/>
            </w:rPr>
            <w:delText>Disposizioni di cui all’art. 48 ter del Decreto legge 14 agosto 2020, n. 104</w:delText>
          </w:r>
          <w:r w:rsidDel="00C952FD">
            <w:tab/>
            <w:delText>81</w:delText>
          </w:r>
        </w:del>
      </w:ins>
    </w:p>
    <w:p w14:paraId="5206A3D5" w14:textId="6AC00F07" w:rsidR="00E21023" w:rsidDel="00C952FD" w:rsidRDefault="00E21023" w:rsidP="6C3030AC">
      <w:pPr>
        <w:pStyle w:val="Sommario3"/>
        <w:rPr>
          <w:del w:id="3041" w:author="Visone Rossana (GSE)" w:date="2025-10-27T12:57:00Z" w16du:dateUtc="2025-10-27T11:57:00Z"/>
          <w:rFonts w:eastAsiaTheme="minorEastAsia" w:cstheme="minorBidi"/>
          <w:b/>
          <w:i w:val="0"/>
          <w:iCs w:val="0"/>
          <w:sz w:val="24"/>
          <w:lang w:eastAsia="it-IT"/>
        </w:rPr>
      </w:pPr>
      <w:ins w:id="3042" w:author="Visone Rossana (GSE)" w:date="2025-10-02T15:38:00Z" w16du:dateUtc="2025-10-02T13:38:00Z">
        <w:del w:id="3043" w:author="Visone Rossana (GSE)" w:date="2025-10-27T12:57:00Z" w16du:dateUtc="2025-10-27T11:57:00Z">
          <w:r w:rsidRPr="007E0056" w:rsidDel="00C952FD">
            <w:rPr>
              <w:rStyle w:val="Collegamentoipertestuale"/>
              <w:rFonts w:cs="Calibri"/>
            </w:rPr>
            <w:delText>12.14</w:delText>
          </w:r>
          <w:r w:rsidDel="00C952FD">
            <w:tab/>
          </w:r>
          <w:r w:rsidRPr="007E0056" w:rsidDel="00C952FD">
            <w:rPr>
              <w:rStyle w:val="Collegamentoipertestuale"/>
            </w:rPr>
            <w:delText>I Contratti di prestazione energetica (EPC) e i contratti di Servizio Energia</w:delText>
          </w:r>
          <w:r w:rsidDel="00C952FD">
            <w:tab/>
            <w:delText>83</w:delText>
          </w:r>
        </w:del>
      </w:ins>
    </w:p>
    <w:p w14:paraId="493949E3" w14:textId="05BB8CE3" w:rsidR="00E21023" w:rsidDel="00C952FD" w:rsidRDefault="00E21023" w:rsidP="6C3030AC">
      <w:pPr>
        <w:pStyle w:val="Sommario3"/>
        <w:rPr>
          <w:del w:id="3044" w:author="Visone Rossana (GSE)" w:date="2025-10-27T12:57:00Z" w16du:dateUtc="2025-10-27T11:57:00Z"/>
          <w:rFonts w:eastAsiaTheme="minorEastAsia" w:cstheme="minorBidi"/>
          <w:b/>
          <w:i w:val="0"/>
          <w:iCs w:val="0"/>
          <w:sz w:val="24"/>
          <w:lang w:eastAsia="it-IT"/>
        </w:rPr>
      </w:pPr>
      <w:ins w:id="3045" w:author="Visone Rossana (GSE)" w:date="2025-10-02T15:38:00Z" w16du:dateUtc="2025-10-02T13:38:00Z">
        <w:del w:id="3046" w:author="Visone Rossana (GSE)" w:date="2025-10-27T12:57:00Z" w16du:dateUtc="2025-10-27T11:57:00Z">
          <w:r w:rsidRPr="007E0056" w:rsidDel="00C952FD">
            <w:rPr>
              <w:rStyle w:val="Collegamentoipertestuale"/>
              <w:rFonts w:cs="Calibri"/>
            </w:rPr>
            <w:delText>12.15</w:delText>
          </w:r>
          <w:r w:rsidDel="00C952FD">
            <w:tab/>
          </w:r>
          <w:r w:rsidRPr="007E0056" w:rsidDel="00C952FD">
            <w:rPr>
              <w:rStyle w:val="Collegamentoipertestuale"/>
            </w:rPr>
            <w:delText>I Contratti di partenariato pubblico privato (PPP)</w:delText>
          </w:r>
          <w:r w:rsidDel="00C952FD">
            <w:tab/>
            <w:delText>83</w:delText>
          </w:r>
        </w:del>
      </w:ins>
    </w:p>
    <w:p w14:paraId="611D9BD4" w14:textId="7C95BAE2" w:rsidR="00E21023" w:rsidDel="00C952FD" w:rsidRDefault="00E21023" w:rsidP="6C3030AC">
      <w:pPr>
        <w:pStyle w:val="Sommario1"/>
        <w:rPr>
          <w:del w:id="3047" w:author="Visone Rossana (GSE)" w:date="2025-10-27T12:57:00Z" w16du:dateUtc="2025-10-27T11:57:00Z"/>
          <w:rFonts w:asciiTheme="minorHAnsi" w:hAnsiTheme="minorHAnsi" w:cstheme="minorBidi"/>
          <w:b w:val="0"/>
          <w:bCs w:val="0"/>
          <w:caps w:val="0"/>
          <w:sz w:val="24"/>
          <w:lang w:eastAsia="it-IT"/>
        </w:rPr>
      </w:pPr>
      <w:ins w:id="3048" w:author="Visone Rossana (GSE)" w:date="2025-10-02T15:38:00Z" w16du:dateUtc="2025-10-02T13:38:00Z">
        <w:del w:id="3049" w:author="Visone Rossana (GSE)" w:date="2025-10-27T12:57:00Z" w16du:dateUtc="2025-10-27T11:57:00Z">
          <w:r w:rsidRPr="007E0056" w:rsidDel="00C952FD">
            <w:rPr>
              <w:rStyle w:val="Collegamentoipertestuale"/>
            </w:rPr>
            <w:delText>13</w:delText>
          </w:r>
          <w:r w:rsidDel="00C952FD">
            <w:tab/>
          </w:r>
          <w:r w:rsidRPr="007E0056" w:rsidDel="00C952FD">
            <w:rPr>
              <w:rStyle w:val="Collegamentoipertestuale"/>
            </w:rPr>
            <w:delText>PROTEZIONE DEI DATI</w:delText>
          </w:r>
          <w:r w:rsidDel="00C952FD">
            <w:tab/>
            <w:delText>83</w:delText>
          </w:r>
        </w:del>
      </w:ins>
    </w:p>
    <w:p w14:paraId="2B05343D" w14:textId="555E104F" w:rsidR="00E21023" w:rsidDel="00C952FD" w:rsidRDefault="00E21023" w:rsidP="6C3030AC">
      <w:pPr>
        <w:pStyle w:val="Sommario2"/>
        <w:rPr>
          <w:del w:id="3050" w:author="Visone Rossana (GSE)" w:date="2025-10-27T12:57:00Z" w16du:dateUtc="2025-10-27T11:57:00Z"/>
          <w:rFonts w:cstheme="minorBidi"/>
          <w:b w:val="0"/>
          <w:smallCaps w:val="0"/>
          <w:sz w:val="24"/>
          <w:lang w:eastAsia="it-IT"/>
        </w:rPr>
      </w:pPr>
      <w:ins w:id="3051" w:author="Visone Rossana (GSE)" w:date="2025-10-02T15:38:00Z" w16du:dateUtc="2025-10-02T13:38:00Z">
        <w:del w:id="3052" w:author="Visone Rossana (GSE)" w:date="2025-10-27T12:57:00Z" w16du:dateUtc="2025-10-27T11:57:00Z">
          <w:r w:rsidRPr="007E0056" w:rsidDel="00C952FD">
            <w:rPr>
              <w:rStyle w:val="Collegamentoipertestuale"/>
              <w:rFonts w:cstheme="minorBidi"/>
            </w:rPr>
            <w:delText xml:space="preserve">Allegato </w:delText>
          </w:r>
          <w:r w:rsidRPr="007E0056" w:rsidDel="00C952FD">
            <w:rPr>
              <w:rStyle w:val="Collegamentoipertestuale"/>
              <w:rFonts w:cstheme="minorBidi"/>
              <w:highlight w:val="yellow"/>
            </w:rPr>
            <w:delText>X</w:delText>
          </w:r>
          <w:r w:rsidRPr="007E0056" w:rsidDel="00C952FD">
            <w:rPr>
              <w:rStyle w:val="Collegamentoipertestuale"/>
              <w:rFonts w:cstheme="minorBidi"/>
            </w:rPr>
            <w:delText xml:space="preserve"> – SINTESI DELLA DOCUMENTAZIONE PER LA RICHIESTA DI INCENTIVO</w:delText>
          </w:r>
          <w:r w:rsidDel="00C952FD">
            <w:tab/>
            <w:delText>84</w:delText>
          </w:r>
        </w:del>
      </w:ins>
    </w:p>
    <w:p w14:paraId="37106AA9" w14:textId="4999878E" w:rsidR="00E21023" w:rsidDel="00C952FD" w:rsidRDefault="00E21023" w:rsidP="6C3030AC">
      <w:pPr>
        <w:pStyle w:val="Sommario2"/>
        <w:rPr>
          <w:del w:id="3053" w:author="Visone Rossana (GSE)" w:date="2025-10-27T12:57:00Z" w16du:dateUtc="2025-10-27T11:57:00Z"/>
          <w:rFonts w:cstheme="minorBidi"/>
          <w:b w:val="0"/>
          <w:smallCaps w:val="0"/>
          <w:sz w:val="24"/>
          <w:lang w:eastAsia="it-IT"/>
        </w:rPr>
      </w:pPr>
      <w:ins w:id="3054" w:author="Visone Rossana (GSE)" w:date="2025-10-02T15:38:00Z" w16du:dateUtc="2025-10-02T13:38:00Z">
        <w:del w:id="3055" w:author="Visone Rossana (GSE)" w:date="2025-10-27T12:57:00Z" w16du:dateUtc="2025-10-27T11:57:00Z">
          <w:r w:rsidRPr="007E0056" w:rsidDel="00C952FD">
            <w:rPr>
              <w:rStyle w:val="Collegamentoipertestuale"/>
              <w:rFonts w:cstheme="minorBidi"/>
            </w:rPr>
            <w:delText xml:space="preserve">Allegato </w:delText>
          </w:r>
          <w:r w:rsidRPr="007E0056" w:rsidDel="00C952FD">
            <w:rPr>
              <w:rStyle w:val="Collegamentoipertestuale"/>
              <w:rFonts w:cstheme="minorBidi"/>
              <w:highlight w:val="yellow"/>
            </w:rPr>
            <w:delText>X</w:delText>
          </w:r>
          <w:r w:rsidRPr="007E0056" w:rsidDel="00C952FD">
            <w:rPr>
              <w:rStyle w:val="Collegamentoipertestuale"/>
              <w:rFonts w:cstheme="minorBidi"/>
            </w:rPr>
            <w:delText xml:space="preserve"> – ELENCO MODELLI</w:delText>
          </w:r>
          <w:r w:rsidDel="00C952FD">
            <w:tab/>
            <w:delText>84</w:delText>
          </w:r>
        </w:del>
      </w:ins>
    </w:p>
    <w:p w14:paraId="638C8255" w14:textId="463A3342" w:rsidR="00E21023" w:rsidDel="00C952FD" w:rsidRDefault="00E21023" w:rsidP="6C3030AC">
      <w:pPr>
        <w:pStyle w:val="Sommario2"/>
        <w:rPr>
          <w:del w:id="3056" w:author="Visone Rossana (GSE)" w:date="2025-10-27T12:57:00Z" w16du:dateUtc="2025-10-27T11:57:00Z"/>
          <w:rFonts w:cstheme="minorBidi"/>
          <w:b w:val="0"/>
          <w:smallCaps w:val="0"/>
          <w:sz w:val="24"/>
          <w:lang w:eastAsia="it-IT"/>
        </w:rPr>
      </w:pPr>
      <w:ins w:id="3057" w:author="Visone Rossana (GSE)" w:date="2025-10-02T15:38:00Z" w16du:dateUtc="2025-10-02T13:38:00Z">
        <w:del w:id="3058" w:author="Visone Rossana (GSE)" w:date="2025-10-27T12:57:00Z" w16du:dateUtc="2025-10-27T11:57:00Z">
          <w:r w:rsidRPr="007E0056" w:rsidDel="00C952FD">
            <w:rPr>
              <w:rStyle w:val="Collegamentoipertestuale"/>
              <w:rFonts w:ascii="Calibri" w:hAnsi="Calibri" w:cs="Calibri"/>
            </w:rPr>
            <w:delText xml:space="preserve">Allegato </w:delText>
          </w:r>
          <w:r w:rsidRPr="007E0056" w:rsidDel="00C952FD">
            <w:rPr>
              <w:rStyle w:val="Collegamentoipertestuale"/>
              <w:rFonts w:ascii="Calibri" w:hAnsi="Calibri" w:cs="Calibri"/>
              <w:highlight w:val="yellow"/>
            </w:rPr>
            <w:delText>X</w:delText>
          </w:r>
          <w:r w:rsidRPr="007E0056" w:rsidDel="00C952FD">
            <w:rPr>
              <w:rStyle w:val="Collegamentoipertestuale"/>
              <w:rFonts w:ascii="Calibri" w:hAnsi="Calibri" w:cs="Calibri"/>
            </w:rPr>
            <w:delText xml:space="preserve"> – DEFINIZIONI</w:delText>
          </w:r>
          <w:r w:rsidDel="00C952FD">
            <w:tab/>
            <w:delText>84</w:delText>
          </w:r>
        </w:del>
      </w:ins>
    </w:p>
    <w:p w14:paraId="75E7D1C3" w14:textId="6F04A957" w:rsidR="00E21023" w:rsidDel="00C952FD" w:rsidRDefault="00E21023" w:rsidP="6C3030AC">
      <w:pPr>
        <w:pStyle w:val="Sommario2"/>
        <w:rPr>
          <w:del w:id="3059" w:author="Visone Rossana (GSE)" w:date="2025-10-27T12:57:00Z" w16du:dateUtc="2025-10-27T11:57:00Z"/>
          <w:rFonts w:cstheme="minorBidi"/>
          <w:b w:val="0"/>
          <w:smallCaps w:val="0"/>
          <w:sz w:val="24"/>
          <w:lang w:eastAsia="it-IT"/>
        </w:rPr>
      </w:pPr>
      <w:ins w:id="3060" w:author="Visone Rossana (GSE)" w:date="2025-10-02T15:38:00Z" w16du:dateUtc="2025-10-02T13:38:00Z">
        <w:del w:id="3061" w:author="Visone Rossana (GSE)" w:date="2025-10-27T12:57:00Z" w16du:dateUtc="2025-10-27T11:57:00Z">
          <w:r w:rsidRPr="007E0056" w:rsidDel="00C952FD">
            <w:rPr>
              <w:rStyle w:val="Collegamentoipertestuale"/>
              <w:rFonts w:ascii="Calibri" w:hAnsi="Calibri" w:cs="Calibri"/>
            </w:rPr>
            <w:delText xml:space="preserve">Allegato </w:delText>
          </w:r>
          <w:r w:rsidRPr="007E0056" w:rsidDel="00C952FD">
            <w:rPr>
              <w:rStyle w:val="Collegamentoipertestuale"/>
              <w:rFonts w:ascii="Calibri" w:hAnsi="Calibri" w:cs="Calibri"/>
              <w:highlight w:val="yellow"/>
            </w:rPr>
            <w:delText>X</w:delText>
          </w:r>
          <w:r w:rsidRPr="007E0056" w:rsidDel="00C952FD">
            <w:rPr>
              <w:rStyle w:val="Collegamentoipertestuale"/>
              <w:rFonts w:ascii="Calibri" w:hAnsi="Calibri" w:cs="Calibri"/>
            </w:rPr>
            <w:delText xml:space="preserve"> – PRINCIPALI RIFERIMENTI NORMATIVI</w:delText>
          </w:r>
          <w:r w:rsidDel="00C952FD">
            <w:tab/>
            <w:delText>84</w:delText>
          </w:r>
        </w:del>
      </w:ins>
    </w:p>
    <w:p w14:paraId="153A204F" w14:textId="7196CF8B" w:rsidR="001944BB" w:rsidDel="00C952FD" w:rsidRDefault="001944BB" w:rsidP="00DF23CE">
      <w:pPr>
        <w:spacing w:after="120"/>
        <w:jc w:val="center"/>
        <w:rPr>
          <w:del w:id="3062" w:author="Visone Rossana (GSE)" w:date="2025-10-27T12:57:00Z" w16du:dateUtc="2025-10-27T11:57:00Z"/>
          <w:rFonts w:cs="Calibri"/>
          <w:noProof/>
        </w:rPr>
      </w:pPr>
      <w:del w:id="3063" w:author="Visone Rossana (GSE)" w:date="2025-10-27T12:57:00Z" w16du:dateUtc="2025-10-27T11:57:00Z">
        <w:r w:rsidRPr="6C3030AC" w:rsidDel="00C952FD">
          <w:rPr>
            <w:rFonts w:cs="Calibri"/>
            <w:b/>
            <w:bCs/>
            <w:noProof/>
            <w:sz w:val="32"/>
            <w:szCs w:val="32"/>
          </w:rPr>
          <w:delText xml:space="preserve"> </w:delText>
        </w:r>
        <w:r w:rsidRPr="6C3030AC" w:rsidDel="00C952FD">
          <w:rPr>
            <w:rFonts w:cs="Calibri"/>
            <w:noProof/>
          </w:rPr>
          <w:br w:type="page"/>
        </w:r>
        <w:bookmarkStart w:id="3064" w:name="_Toc321213617"/>
      </w:del>
    </w:p>
    <w:p w14:paraId="71F63FC0" w14:textId="23629F49" w:rsidR="001944BB" w:rsidRPr="00F26223" w:rsidDel="00C952FD" w:rsidRDefault="001944BB" w:rsidP="24D43931">
      <w:pPr>
        <w:spacing w:before="60" w:after="60"/>
        <w:rPr>
          <w:del w:id="3065" w:author="Visone Rossana (GSE)" w:date="2025-10-27T12:57:00Z" w16du:dateUtc="2025-10-27T11:57:00Z"/>
          <w:rFonts w:cs="Calibri"/>
          <w:b/>
          <w:bCs/>
          <w:noProof/>
          <w:sz w:val="28"/>
          <w:szCs w:val="28"/>
          <w:u w:val="single"/>
        </w:rPr>
      </w:pPr>
      <w:del w:id="3066" w:author="Visone Rossana (GSE)" w:date="2025-10-27T12:57:00Z" w16du:dateUtc="2025-10-27T11:57:00Z">
        <w:r w:rsidRPr="24D43931" w:rsidDel="00C952FD">
          <w:rPr>
            <w:rFonts w:cs="Calibri"/>
            <w:b/>
            <w:bCs/>
            <w:noProof/>
            <w:sz w:val="28"/>
            <w:szCs w:val="28"/>
            <w:u w:val="single"/>
          </w:rPr>
          <w:delText>Indice</w:delText>
        </w:r>
        <w:bookmarkEnd w:id="3064"/>
        <w:r w:rsidRPr="24D43931" w:rsidDel="00C952FD">
          <w:rPr>
            <w:rFonts w:cs="Calibri"/>
            <w:b/>
            <w:bCs/>
            <w:noProof/>
            <w:sz w:val="28"/>
            <w:szCs w:val="28"/>
            <w:u w:val="single"/>
          </w:rPr>
          <w:delText xml:space="preserve"> </w:delText>
        </w:r>
      </w:del>
    </w:p>
    <w:p w14:paraId="0EF8ACC7" w14:textId="75E2153E" w:rsidR="001944BB" w:rsidRPr="00F26223" w:rsidDel="00C952FD" w:rsidRDefault="001944BB" w:rsidP="24D43931">
      <w:pPr>
        <w:spacing w:after="60"/>
        <w:rPr>
          <w:del w:id="3067" w:author="Visone Rossana (GSE)" w:date="2025-10-27T12:57:00Z" w16du:dateUtc="2025-10-27T11:57:00Z"/>
          <w:rFonts w:cs="Calibri"/>
          <w:b/>
          <w:bCs/>
          <w:noProof/>
          <w:sz w:val="2"/>
          <w:szCs w:val="2"/>
          <w:u w:val="single"/>
        </w:rPr>
      </w:pPr>
    </w:p>
    <w:p w14:paraId="067E1D1D" w14:textId="10DF5159" w:rsidR="00CB0D4F" w:rsidDel="00C952FD" w:rsidRDefault="00CB0D4F">
      <w:pPr>
        <w:pStyle w:val="Sommario1"/>
        <w:rPr>
          <w:ins w:id="3068" w:author="Visone Rossana (GSE)" w:date="2025-09-29T09:13:00Z" w16du:dateUtc="2025-09-29T07:13:00Z"/>
          <w:del w:id="306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070" w:author="Visone Rossana (GSE)" w:date="2025-09-29T09:13:00Z" w16du:dateUtc="2025-09-29T07:13:00Z">
        <w:del w:id="3071" w:author="Visone Rossana (GSE)" w:date="2025-10-27T12:57:00Z" w16du:dateUtc="2025-10-27T11:57:00Z">
          <w:r w:rsidRPr="00E21023" w:rsidDel="00C952FD">
            <w:rPr>
              <w:rStyle w:val="Collegamentoipertestuale"/>
            </w:rPr>
            <w:delText>1</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QUADRO GENERALE</w:delText>
          </w:r>
          <w:r w:rsidDel="00C952FD">
            <w:rPr>
              <w:webHidden/>
            </w:rPr>
            <w:tab/>
            <w:delText>5</w:delText>
          </w:r>
        </w:del>
      </w:ins>
    </w:p>
    <w:p w14:paraId="2F2F89B3" w14:textId="3A43399C" w:rsidR="00CB0D4F" w:rsidDel="00C952FD" w:rsidRDefault="00CB0D4F">
      <w:pPr>
        <w:pStyle w:val="Sommario1"/>
        <w:rPr>
          <w:ins w:id="3072" w:author="Visone Rossana (GSE)" w:date="2025-09-29T09:13:00Z" w16du:dateUtc="2025-09-29T07:13:00Z"/>
          <w:del w:id="307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074" w:author="Visone Rossana (GSE)" w:date="2025-09-29T09:13:00Z" w16du:dateUtc="2025-09-29T07:13:00Z">
        <w:del w:id="3075" w:author="Visone Rossana (GSE)" w:date="2025-10-27T12:57:00Z" w16du:dateUtc="2025-10-27T11:57:00Z">
          <w:r w:rsidRPr="00E21023" w:rsidDel="00C952FD">
            <w:rPr>
              <w:rStyle w:val="Collegamentoipertestuale"/>
            </w:rPr>
            <w:delText>2</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INTERVENTI INCENTIVABILI</w:delText>
          </w:r>
          <w:r w:rsidDel="00C952FD">
            <w:rPr>
              <w:webHidden/>
            </w:rPr>
            <w:tab/>
            <w:delText>5</w:delText>
          </w:r>
        </w:del>
      </w:ins>
    </w:p>
    <w:p w14:paraId="4DC2594A" w14:textId="4E278780" w:rsidR="00CB0D4F" w:rsidDel="00C952FD" w:rsidRDefault="00CB0D4F">
      <w:pPr>
        <w:pStyle w:val="Sommario1"/>
        <w:rPr>
          <w:ins w:id="3076" w:author="Visone Rossana (GSE)" w:date="2025-09-29T09:13:00Z" w16du:dateUtc="2025-09-29T07:13:00Z"/>
          <w:del w:id="3077"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078" w:author="Visone Rossana (GSE)" w:date="2025-09-29T09:13:00Z" w16du:dateUtc="2025-09-29T07:13:00Z">
        <w:del w:id="3079" w:author="Visone Rossana (GSE)" w:date="2025-10-27T12:57:00Z" w16du:dateUtc="2025-10-27T11:57:00Z">
          <w:r w:rsidRPr="00E21023" w:rsidDel="00C952FD">
            <w:rPr>
              <w:rStyle w:val="Collegamentoipertestuale"/>
            </w:rPr>
            <w:delText>3</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SOGGETTI AMMESSI AGLI INCENTIVI: IDENTIFICAZIONE</w:delText>
          </w:r>
          <w:r w:rsidDel="00C952FD">
            <w:rPr>
              <w:webHidden/>
            </w:rPr>
            <w:tab/>
            <w:delText>7</w:delText>
          </w:r>
        </w:del>
      </w:ins>
    </w:p>
    <w:p w14:paraId="33E84DBD" w14:textId="2F6790D4" w:rsidR="00CB0D4F" w:rsidDel="00C952FD" w:rsidRDefault="00CB0D4F">
      <w:pPr>
        <w:pStyle w:val="Sommario3"/>
        <w:rPr>
          <w:ins w:id="3080" w:author="Visone Rossana (GSE)" w:date="2025-09-29T09:13:00Z" w16du:dateUtc="2025-09-29T07:13:00Z"/>
          <w:del w:id="3081" w:author="Visone Rossana (GSE)" w:date="2025-10-27T12:57:00Z" w16du:dateUtc="2025-10-27T11:57:00Z"/>
          <w:rFonts w:eastAsiaTheme="minorEastAsia" w:cstheme="minorBidi"/>
          <w:b/>
          <w:i w:val="0"/>
          <w:iCs w:val="0"/>
          <w:kern w:val="2"/>
          <w:sz w:val="24"/>
          <w:lang w:eastAsia="it-IT"/>
          <w14:ligatures w14:val="standardContextual"/>
        </w:rPr>
      </w:pPr>
      <w:ins w:id="3082" w:author="Visone Rossana (GSE)" w:date="2025-09-29T09:13:00Z" w16du:dateUtc="2025-09-29T07:13:00Z">
        <w:del w:id="3083" w:author="Visone Rossana (GSE)" w:date="2025-10-27T12:57:00Z" w16du:dateUtc="2025-10-27T11:57:00Z">
          <w:r w:rsidRPr="00E21023" w:rsidDel="00C952FD">
            <w:rPr>
              <w:rStyle w:val="Collegamentoipertestuale"/>
              <w:rFonts w:cs="Calibri"/>
            </w:rPr>
            <w:delText>3.1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Soggetti Ammessi agli incentivi</w:delText>
          </w:r>
          <w:r w:rsidDel="00C952FD">
            <w:rPr>
              <w:webHidden/>
            </w:rPr>
            <w:tab/>
            <w:delText>7</w:delText>
          </w:r>
        </w:del>
      </w:ins>
    </w:p>
    <w:p w14:paraId="71FB2E0A" w14:textId="3D050999" w:rsidR="00CB0D4F" w:rsidDel="00C952FD" w:rsidRDefault="00CB0D4F">
      <w:pPr>
        <w:pStyle w:val="Sommario3"/>
        <w:rPr>
          <w:ins w:id="3084" w:author="Visone Rossana (GSE)" w:date="2025-09-29T09:13:00Z" w16du:dateUtc="2025-09-29T07:13:00Z"/>
          <w:del w:id="3085" w:author="Visone Rossana (GSE)" w:date="2025-10-27T12:57:00Z" w16du:dateUtc="2025-10-27T11:57:00Z"/>
          <w:rFonts w:eastAsiaTheme="minorEastAsia" w:cstheme="minorBidi"/>
          <w:b/>
          <w:i w:val="0"/>
          <w:iCs w:val="0"/>
          <w:kern w:val="2"/>
          <w:sz w:val="24"/>
          <w:lang w:eastAsia="it-IT"/>
          <w14:ligatures w14:val="standardContextual"/>
        </w:rPr>
      </w:pPr>
      <w:ins w:id="3086" w:author="Visone Rossana (GSE)" w:date="2025-09-29T09:13:00Z" w16du:dateUtc="2025-09-29T07:13:00Z">
        <w:del w:id="3087" w:author="Visone Rossana (GSE)" w:date="2025-10-27T12:57:00Z" w16du:dateUtc="2025-10-27T11:57:00Z">
          <w:r w:rsidRPr="00E21023" w:rsidDel="00C952FD">
            <w:rPr>
              <w:rStyle w:val="Collegamentoipertestuale"/>
              <w:rFonts w:cs="Calibri"/>
            </w:rPr>
            <w:delText>3.2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Le Pubbliche Amministrazioni</w:delText>
          </w:r>
          <w:r w:rsidDel="00C952FD">
            <w:rPr>
              <w:webHidden/>
            </w:rPr>
            <w:tab/>
            <w:delText>8</w:delText>
          </w:r>
        </w:del>
      </w:ins>
    </w:p>
    <w:p w14:paraId="4C22226E" w14:textId="7E327D8A" w:rsidR="00CB0D4F" w:rsidDel="00C952FD" w:rsidRDefault="00CB0D4F">
      <w:pPr>
        <w:pStyle w:val="Sommario3"/>
        <w:rPr>
          <w:ins w:id="3088" w:author="Visone Rossana (GSE)" w:date="2025-09-29T09:13:00Z" w16du:dateUtc="2025-09-29T07:13:00Z"/>
          <w:del w:id="3089" w:author="Visone Rossana (GSE)" w:date="2025-10-27T12:57:00Z" w16du:dateUtc="2025-10-27T11:57:00Z"/>
          <w:rFonts w:eastAsiaTheme="minorEastAsia" w:cstheme="minorBidi"/>
          <w:b/>
          <w:i w:val="0"/>
          <w:iCs w:val="0"/>
          <w:kern w:val="2"/>
          <w:sz w:val="24"/>
          <w:lang w:eastAsia="it-IT"/>
          <w14:ligatures w14:val="standardContextual"/>
        </w:rPr>
      </w:pPr>
      <w:ins w:id="3090" w:author="Visone Rossana (GSE)" w:date="2025-09-29T09:13:00Z" w16du:dateUtc="2025-09-29T07:13:00Z">
        <w:del w:id="3091" w:author="Visone Rossana (GSE)" w:date="2025-10-27T12:57:00Z" w16du:dateUtc="2025-10-27T11:57:00Z">
          <w:r w:rsidRPr="00E21023" w:rsidDel="00C952FD">
            <w:rPr>
              <w:rStyle w:val="Collegamentoipertestuale"/>
              <w:rFonts w:cs="Calibri"/>
            </w:rPr>
            <w:delText>3.3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Gli Enti del Terzo Settore</w:delText>
          </w:r>
          <w:r w:rsidDel="00C952FD">
            <w:rPr>
              <w:webHidden/>
            </w:rPr>
            <w:tab/>
            <w:delText>9</w:delText>
          </w:r>
        </w:del>
      </w:ins>
    </w:p>
    <w:p w14:paraId="548FA5E9" w14:textId="54ED7726" w:rsidR="00CB0D4F" w:rsidDel="00C952FD" w:rsidRDefault="00CB0D4F">
      <w:pPr>
        <w:pStyle w:val="Sommario3"/>
        <w:rPr>
          <w:ins w:id="3092" w:author="Visone Rossana (GSE)" w:date="2025-09-29T09:13:00Z" w16du:dateUtc="2025-09-29T07:13:00Z"/>
          <w:del w:id="3093" w:author="Visone Rossana (GSE)" w:date="2025-10-27T12:57:00Z" w16du:dateUtc="2025-10-27T11:57:00Z"/>
          <w:rFonts w:eastAsiaTheme="minorEastAsia" w:cstheme="minorBidi"/>
          <w:b/>
          <w:i w:val="0"/>
          <w:iCs w:val="0"/>
          <w:kern w:val="2"/>
          <w:sz w:val="24"/>
          <w:lang w:eastAsia="it-IT"/>
          <w14:ligatures w14:val="standardContextual"/>
        </w:rPr>
      </w:pPr>
      <w:ins w:id="3094" w:author="Visone Rossana (GSE)" w:date="2025-09-29T09:13:00Z" w16du:dateUtc="2025-09-29T07:13:00Z">
        <w:del w:id="3095" w:author="Visone Rossana (GSE)" w:date="2025-10-27T12:57:00Z" w16du:dateUtc="2025-10-27T11:57:00Z">
          <w:r w:rsidRPr="00E21023" w:rsidDel="00C952FD">
            <w:rPr>
              <w:rStyle w:val="Collegamentoipertestuale"/>
              <w:rFonts w:cs="Calibri"/>
            </w:rPr>
            <w:delText>3.4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Le Imprese</w:delText>
          </w:r>
          <w:r w:rsidDel="00C952FD">
            <w:rPr>
              <w:webHidden/>
            </w:rPr>
            <w:tab/>
            <w:delText>9</w:delText>
          </w:r>
        </w:del>
      </w:ins>
    </w:p>
    <w:p w14:paraId="25DCAE38" w14:textId="15E99B2B" w:rsidR="00CB0D4F" w:rsidDel="00C952FD" w:rsidRDefault="00CB0D4F">
      <w:pPr>
        <w:pStyle w:val="Sommario3"/>
        <w:rPr>
          <w:ins w:id="3096" w:author="Visone Rossana (GSE)" w:date="2025-09-29T09:13:00Z" w16du:dateUtc="2025-09-29T07:13:00Z"/>
          <w:del w:id="3097" w:author="Visone Rossana (GSE)" w:date="2025-10-27T12:57:00Z" w16du:dateUtc="2025-10-27T11:57:00Z"/>
          <w:rFonts w:eastAsiaTheme="minorEastAsia" w:cstheme="minorBidi"/>
          <w:b/>
          <w:i w:val="0"/>
          <w:iCs w:val="0"/>
          <w:kern w:val="2"/>
          <w:sz w:val="24"/>
          <w:lang w:eastAsia="it-IT"/>
          <w14:ligatures w14:val="standardContextual"/>
        </w:rPr>
      </w:pPr>
      <w:ins w:id="3098" w:author="Visone Rossana (GSE)" w:date="2025-09-29T09:13:00Z" w16du:dateUtc="2025-09-29T07:13:00Z">
        <w:del w:id="3099" w:author="Visone Rossana (GSE)" w:date="2025-10-27T12:57:00Z" w16du:dateUtc="2025-10-27T11:57:00Z">
          <w:r w:rsidRPr="00E21023" w:rsidDel="00C952FD">
            <w:rPr>
              <w:rStyle w:val="Collegamentoipertestuale"/>
              <w:rFonts w:cs="Calibri"/>
            </w:rPr>
            <w:delText>3.5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 Soggetti Responsabili</w:delText>
          </w:r>
          <w:r w:rsidDel="00C952FD">
            <w:rPr>
              <w:webHidden/>
            </w:rPr>
            <w:tab/>
            <w:delText>10</w:delText>
          </w:r>
        </w:del>
      </w:ins>
    </w:p>
    <w:p w14:paraId="1E145444" w14:textId="5425806E" w:rsidR="00CB0D4F" w:rsidDel="00C952FD" w:rsidRDefault="00CB0D4F">
      <w:pPr>
        <w:pStyle w:val="Sommario3"/>
        <w:rPr>
          <w:ins w:id="3100" w:author="Visone Rossana (GSE)" w:date="2025-09-29T09:13:00Z" w16du:dateUtc="2025-09-29T07:13:00Z"/>
          <w:del w:id="3101" w:author="Visone Rossana (GSE)" w:date="2025-10-27T12:57:00Z" w16du:dateUtc="2025-10-27T11:57:00Z"/>
          <w:rFonts w:eastAsiaTheme="minorEastAsia" w:cstheme="minorBidi"/>
          <w:b/>
          <w:i w:val="0"/>
          <w:iCs w:val="0"/>
          <w:kern w:val="2"/>
          <w:sz w:val="24"/>
          <w:lang w:eastAsia="it-IT"/>
          <w14:ligatures w14:val="standardContextual"/>
        </w:rPr>
      </w:pPr>
      <w:ins w:id="3102" w:author="Visone Rossana (GSE)" w:date="2025-09-29T09:13:00Z" w16du:dateUtc="2025-09-29T07:13:00Z">
        <w:del w:id="3103" w:author="Visone Rossana (GSE)" w:date="2025-10-27T12:57:00Z" w16du:dateUtc="2025-10-27T11:57:00Z">
          <w:r w:rsidRPr="00E21023" w:rsidDel="00C952FD">
            <w:rPr>
              <w:rStyle w:val="Collegamentoipertestuale"/>
              <w:rFonts w:cstheme="minorHAnsi"/>
            </w:rPr>
            <w:delText>1.3.1 Soggetto Responsabile: Energy Service Company (ESCO)</w:delText>
          </w:r>
          <w:r w:rsidDel="00C952FD">
            <w:rPr>
              <w:webHidden/>
            </w:rPr>
            <w:tab/>
            <w:delText>11</w:delText>
          </w:r>
        </w:del>
      </w:ins>
    </w:p>
    <w:p w14:paraId="0CF177D8" w14:textId="5A97BBE7" w:rsidR="00CB0D4F" w:rsidDel="00C952FD" w:rsidRDefault="00CB0D4F">
      <w:pPr>
        <w:pStyle w:val="Sommario3"/>
        <w:rPr>
          <w:ins w:id="3104" w:author="Visone Rossana (GSE)" w:date="2025-09-29T09:13:00Z" w16du:dateUtc="2025-09-29T07:13:00Z"/>
          <w:del w:id="3105" w:author="Visone Rossana (GSE)" w:date="2025-10-27T12:57:00Z" w16du:dateUtc="2025-10-27T11:57:00Z"/>
          <w:rFonts w:eastAsiaTheme="minorEastAsia" w:cstheme="minorBidi"/>
          <w:b/>
          <w:i w:val="0"/>
          <w:iCs w:val="0"/>
          <w:kern w:val="2"/>
          <w:sz w:val="24"/>
          <w:lang w:eastAsia="it-IT"/>
          <w14:ligatures w14:val="standardContextual"/>
        </w:rPr>
      </w:pPr>
      <w:ins w:id="3106" w:author="Visone Rossana (GSE)" w:date="2025-09-29T09:13:00Z" w16du:dateUtc="2025-09-29T07:13:00Z">
        <w:del w:id="3107" w:author="Visone Rossana (GSE)" w:date="2025-10-27T12:57:00Z" w16du:dateUtc="2025-10-27T11:57:00Z">
          <w:r w:rsidRPr="00E21023" w:rsidDel="00C952FD">
            <w:rPr>
              <w:rStyle w:val="Collegamentoipertestuale"/>
              <w:rFonts w:cstheme="minorHAnsi"/>
            </w:rPr>
            <w:delText>1.3.2 Altro soggetto pubblico deputato alla gestione degli immobili identificato all’art. 13, comma 1, lett. b)</w:delText>
          </w:r>
          <w:r w:rsidDel="00C952FD">
            <w:rPr>
              <w:webHidden/>
            </w:rPr>
            <w:tab/>
            <w:delText>14</w:delText>
          </w:r>
        </w:del>
      </w:ins>
    </w:p>
    <w:p w14:paraId="268F435B" w14:textId="3E8885C9" w:rsidR="00CB0D4F" w:rsidDel="00C952FD" w:rsidRDefault="00CB0D4F">
      <w:pPr>
        <w:pStyle w:val="Sommario3"/>
        <w:rPr>
          <w:ins w:id="3108" w:author="Visone Rossana (GSE)" w:date="2025-09-29T09:13:00Z" w16du:dateUtc="2025-09-29T07:13:00Z"/>
          <w:del w:id="3109" w:author="Visone Rossana (GSE)" w:date="2025-10-27T12:57:00Z" w16du:dateUtc="2025-10-27T11:57:00Z"/>
          <w:rFonts w:eastAsiaTheme="minorEastAsia" w:cstheme="minorBidi"/>
          <w:b/>
          <w:i w:val="0"/>
          <w:iCs w:val="0"/>
          <w:kern w:val="2"/>
          <w:sz w:val="24"/>
          <w:lang w:eastAsia="it-IT"/>
          <w14:ligatures w14:val="standardContextual"/>
        </w:rPr>
      </w:pPr>
      <w:ins w:id="3110" w:author="Visone Rossana (GSE)" w:date="2025-09-29T09:13:00Z" w16du:dateUtc="2025-09-29T07:13:00Z">
        <w:del w:id="3111" w:author="Visone Rossana (GSE)" w:date="2025-10-27T12:57:00Z" w16du:dateUtc="2025-10-27T11:57:00Z">
          <w:r w:rsidRPr="00E21023" w:rsidDel="00C952FD">
            <w:rPr>
              <w:rStyle w:val="Collegamentoipertestuale"/>
              <w:rFonts w:cstheme="minorHAnsi"/>
            </w:rPr>
            <w:delText>1.3.3 Soggetto privato nell’ambito di forme di partenariato pubblico-privato</w:delText>
          </w:r>
          <w:r w:rsidDel="00C952FD">
            <w:rPr>
              <w:webHidden/>
            </w:rPr>
            <w:tab/>
            <w:delText>14</w:delText>
          </w:r>
        </w:del>
      </w:ins>
    </w:p>
    <w:p w14:paraId="6117C223" w14:textId="6011A2AB" w:rsidR="00CB0D4F" w:rsidDel="00C952FD" w:rsidRDefault="00CB0D4F">
      <w:pPr>
        <w:pStyle w:val="Sommario3"/>
        <w:rPr>
          <w:ins w:id="3112" w:author="Visone Rossana (GSE)" w:date="2025-09-29T09:13:00Z" w16du:dateUtc="2025-09-29T07:13:00Z"/>
          <w:del w:id="3113" w:author="Visone Rossana (GSE)" w:date="2025-10-27T12:57:00Z" w16du:dateUtc="2025-10-27T11:57:00Z"/>
          <w:rFonts w:eastAsiaTheme="minorEastAsia" w:cstheme="minorBidi"/>
          <w:b/>
          <w:i w:val="0"/>
          <w:iCs w:val="0"/>
          <w:kern w:val="2"/>
          <w:sz w:val="24"/>
          <w:lang w:eastAsia="it-IT"/>
          <w14:ligatures w14:val="standardContextual"/>
        </w:rPr>
      </w:pPr>
      <w:ins w:id="3114" w:author="Visone Rossana (GSE)" w:date="2025-09-29T09:13:00Z" w16du:dateUtc="2025-09-29T07:13:00Z">
        <w:del w:id="3115" w:author="Visone Rossana (GSE)" w:date="2025-10-27T12:57:00Z" w16du:dateUtc="2025-10-27T11:57:00Z">
          <w:r w:rsidRPr="00E21023" w:rsidDel="00C952FD">
            <w:rPr>
              <w:rStyle w:val="Collegamentoipertestuale"/>
              <w:rFonts w:cstheme="minorHAnsi"/>
            </w:rPr>
            <w:delText>1.3.4 Comunità energetiche e configurazioni di autoconsumo</w:delText>
          </w:r>
          <w:r w:rsidDel="00C952FD">
            <w:rPr>
              <w:webHidden/>
            </w:rPr>
            <w:tab/>
            <w:delText>15</w:delText>
          </w:r>
        </w:del>
      </w:ins>
    </w:p>
    <w:p w14:paraId="677FAEE0" w14:textId="6D087265" w:rsidR="00CB0D4F" w:rsidDel="00C952FD" w:rsidRDefault="00CB0D4F">
      <w:pPr>
        <w:pStyle w:val="Sommario1"/>
        <w:rPr>
          <w:ins w:id="3116" w:author="Visone Rossana (GSE)" w:date="2025-09-29T09:13:00Z" w16du:dateUtc="2025-09-29T07:13:00Z"/>
          <w:del w:id="3117"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118" w:author="Visone Rossana (GSE)" w:date="2025-09-29T09:13:00Z" w16du:dateUtc="2025-09-29T07:13:00Z">
        <w:del w:id="3119" w:author="Visone Rossana (GSE)" w:date="2025-10-27T12:57:00Z" w16du:dateUtc="2025-10-27T11:57:00Z">
          <w:r w:rsidRPr="00E21023" w:rsidDel="00C952FD">
            <w:rPr>
              <w:rStyle w:val="Collegamentoipertestuale"/>
            </w:rPr>
            <w:delText>4</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MODALITA’ DI ACCESSO, QUANTIFICAZIONE ED EROGAZIONE DEGLI INCENTIVI</w:delText>
          </w:r>
          <w:r w:rsidDel="00C952FD">
            <w:rPr>
              <w:webHidden/>
            </w:rPr>
            <w:tab/>
            <w:delText>17</w:delText>
          </w:r>
        </w:del>
      </w:ins>
    </w:p>
    <w:p w14:paraId="2864B260" w14:textId="706E3632" w:rsidR="00CB0D4F" w:rsidDel="00C952FD" w:rsidRDefault="00CB0D4F">
      <w:pPr>
        <w:pStyle w:val="Sommario3"/>
        <w:rPr>
          <w:ins w:id="3120" w:author="Visone Rossana (GSE)" w:date="2025-09-29T09:13:00Z" w16du:dateUtc="2025-09-29T07:13:00Z"/>
          <w:del w:id="3121" w:author="Visone Rossana (GSE)" w:date="2025-10-27T12:57:00Z" w16du:dateUtc="2025-10-27T11:57:00Z"/>
          <w:rFonts w:eastAsiaTheme="minorEastAsia" w:cstheme="minorBidi"/>
          <w:b/>
          <w:i w:val="0"/>
          <w:iCs w:val="0"/>
          <w:kern w:val="2"/>
          <w:sz w:val="24"/>
          <w:lang w:eastAsia="it-IT"/>
          <w14:ligatures w14:val="standardContextual"/>
        </w:rPr>
      </w:pPr>
      <w:ins w:id="3122" w:author="Visone Rossana (GSE)" w:date="2025-09-29T09:13:00Z" w16du:dateUtc="2025-09-29T07:13:00Z">
        <w:del w:id="3123" w:author="Visone Rossana (GSE)" w:date="2025-10-27T12:57:00Z" w16du:dateUtc="2025-10-27T11:57:00Z">
          <w:r w:rsidRPr="00E21023" w:rsidDel="00C952FD">
            <w:rPr>
              <w:rStyle w:val="Collegamentoipertestuale"/>
              <w:rFonts w:cs="Calibri"/>
            </w:rPr>
            <w:delText>4.1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Modalità di accesso agli incentivi</w:delText>
          </w:r>
          <w:r w:rsidDel="00C952FD">
            <w:rPr>
              <w:webHidden/>
            </w:rPr>
            <w:tab/>
            <w:delText>17</w:delText>
          </w:r>
        </w:del>
      </w:ins>
    </w:p>
    <w:p w14:paraId="3A1BCF0A" w14:textId="01F4F989" w:rsidR="00CB0D4F" w:rsidDel="00C952FD" w:rsidRDefault="00CB0D4F">
      <w:pPr>
        <w:pStyle w:val="Sommario3"/>
        <w:rPr>
          <w:ins w:id="3124" w:author="Visone Rossana (GSE)" w:date="2025-09-29T09:13:00Z" w16du:dateUtc="2025-09-29T07:13:00Z"/>
          <w:del w:id="3125" w:author="Visone Rossana (GSE)" w:date="2025-10-27T12:57:00Z" w16du:dateUtc="2025-10-27T11:57:00Z"/>
          <w:rFonts w:eastAsiaTheme="minorEastAsia" w:cstheme="minorBidi"/>
          <w:b/>
          <w:i w:val="0"/>
          <w:iCs w:val="0"/>
          <w:kern w:val="2"/>
          <w:sz w:val="24"/>
          <w:lang w:eastAsia="it-IT"/>
          <w14:ligatures w14:val="standardContextual"/>
        </w:rPr>
      </w:pPr>
      <w:ins w:id="3126" w:author="Visone Rossana (GSE)" w:date="2025-09-29T09:13:00Z" w16du:dateUtc="2025-09-29T07:13:00Z">
        <w:del w:id="3127" w:author="Visone Rossana (GSE)" w:date="2025-10-27T12:57:00Z" w16du:dateUtc="2025-10-27T11:57:00Z">
          <w:r w:rsidRPr="00E21023" w:rsidDel="00C952FD">
            <w:rPr>
              <w:rStyle w:val="Collegamentoipertestuale"/>
            </w:rPr>
            <w:delText>4.1.1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Accesso diretto</w:delText>
          </w:r>
          <w:r w:rsidDel="00C952FD">
            <w:rPr>
              <w:webHidden/>
            </w:rPr>
            <w:tab/>
            <w:delText>18</w:delText>
          </w:r>
        </w:del>
      </w:ins>
    </w:p>
    <w:p w14:paraId="57E27505" w14:textId="09BF994A" w:rsidR="00CB0D4F" w:rsidDel="00C952FD" w:rsidRDefault="00CB0D4F">
      <w:pPr>
        <w:pStyle w:val="Sommario3"/>
        <w:rPr>
          <w:ins w:id="3128" w:author="Visone Rossana (GSE)" w:date="2025-09-29T09:13:00Z" w16du:dateUtc="2025-09-29T07:13:00Z"/>
          <w:del w:id="3129" w:author="Visone Rossana (GSE)" w:date="2025-10-27T12:57:00Z" w16du:dateUtc="2025-10-27T11:57:00Z"/>
          <w:rFonts w:eastAsiaTheme="minorEastAsia" w:cstheme="minorBidi"/>
          <w:b/>
          <w:i w:val="0"/>
          <w:iCs w:val="0"/>
          <w:kern w:val="2"/>
          <w:sz w:val="24"/>
          <w:lang w:eastAsia="it-IT"/>
          <w14:ligatures w14:val="standardContextual"/>
        </w:rPr>
      </w:pPr>
      <w:ins w:id="3130" w:author="Visone Rossana (GSE)" w:date="2025-09-29T09:13:00Z" w16du:dateUtc="2025-09-29T07:13:00Z">
        <w:del w:id="3131" w:author="Visone Rossana (GSE)" w:date="2025-10-27T12:57:00Z" w16du:dateUtc="2025-10-27T11:57:00Z">
          <w:r w:rsidRPr="00E21023" w:rsidDel="00C952FD">
            <w:rPr>
              <w:rStyle w:val="Collegamentoipertestuale"/>
            </w:rPr>
            <w:delText>4.1.2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Accesso su prenotazione</w:delText>
          </w:r>
          <w:r w:rsidDel="00C952FD">
            <w:rPr>
              <w:webHidden/>
            </w:rPr>
            <w:tab/>
            <w:delText>19</w:delText>
          </w:r>
        </w:del>
      </w:ins>
    </w:p>
    <w:p w14:paraId="25B0181C" w14:textId="4593B356" w:rsidR="00CB0D4F" w:rsidDel="00C952FD" w:rsidRDefault="00CB0D4F">
      <w:pPr>
        <w:pStyle w:val="Sommario3"/>
        <w:rPr>
          <w:ins w:id="3132" w:author="Visone Rossana (GSE)" w:date="2025-09-29T09:13:00Z" w16du:dateUtc="2025-09-29T07:13:00Z"/>
          <w:del w:id="3133" w:author="Visone Rossana (GSE)" w:date="2025-10-27T12:57:00Z" w16du:dateUtc="2025-10-27T11:57:00Z"/>
          <w:rFonts w:eastAsiaTheme="minorEastAsia" w:cstheme="minorBidi"/>
          <w:b/>
          <w:i w:val="0"/>
          <w:iCs w:val="0"/>
          <w:kern w:val="2"/>
          <w:sz w:val="24"/>
          <w:lang w:eastAsia="it-IT"/>
          <w14:ligatures w14:val="standardContextual"/>
        </w:rPr>
      </w:pPr>
      <w:ins w:id="3134" w:author="Visone Rossana (GSE)" w:date="2025-09-29T09:13:00Z" w16du:dateUtc="2025-09-29T07:13:00Z">
        <w:del w:id="3135" w:author="Visone Rossana (GSE)" w:date="2025-10-27T12:57:00Z" w16du:dateUtc="2025-10-27T11:57:00Z">
          <w:r w:rsidRPr="00E21023" w:rsidDel="00C952FD">
            <w:rPr>
              <w:rStyle w:val="Collegamentoipertestuale"/>
              <w:rFonts w:cs="Calibri"/>
            </w:rPr>
            <w:delText>4.2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Quantificazione degli incentivi</w:delText>
          </w:r>
          <w:r w:rsidDel="00C952FD">
            <w:rPr>
              <w:webHidden/>
            </w:rPr>
            <w:tab/>
            <w:delText>21</w:delText>
          </w:r>
        </w:del>
      </w:ins>
    </w:p>
    <w:p w14:paraId="6F99B519" w14:textId="67BB9C11" w:rsidR="00CB0D4F" w:rsidDel="00C952FD" w:rsidRDefault="00CB0D4F">
      <w:pPr>
        <w:pStyle w:val="Sommario3"/>
        <w:rPr>
          <w:ins w:id="3136" w:author="Visone Rossana (GSE)" w:date="2025-09-29T09:13:00Z" w16du:dateUtc="2025-09-29T07:13:00Z"/>
          <w:del w:id="3137" w:author="Visone Rossana (GSE)" w:date="2025-10-27T12:57:00Z" w16du:dateUtc="2025-10-27T11:57:00Z"/>
          <w:rFonts w:eastAsiaTheme="minorEastAsia" w:cstheme="minorBidi"/>
          <w:b/>
          <w:i w:val="0"/>
          <w:iCs w:val="0"/>
          <w:kern w:val="2"/>
          <w:sz w:val="24"/>
          <w:lang w:eastAsia="it-IT"/>
          <w14:ligatures w14:val="standardContextual"/>
        </w:rPr>
      </w:pPr>
      <w:ins w:id="3138" w:author="Visone Rossana (GSE)" w:date="2025-09-29T09:13:00Z" w16du:dateUtc="2025-09-29T07:13:00Z">
        <w:del w:id="3139" w:author="Visone Rossana (GSE)" w:date="2025-10-27T12:57:00Z" w16du:dateUtc="2025-10-27T11:57:00Z">
          <w:r w:rsidRPr="00E21023" w:rsidDel="00C952FD">
            <w:rPr>
              <w:rStyle w:val="Collegamentoipertestuale"/>
              <w:rFonts w:cs="Calibri"/>
            </w:rPr>
            <w:delText>4.3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Erogazione degli incentivi</w:delText>
          </w:r>
          <w:r w:rsidDel="00C952FD">
            <w:rPr>
              <w:webHidden/>
            </w:rPr>
            <w:tab/>
            <w:delText>23</w:delText>
          </w:r>
        </w:del>
      </w:ins>
    </w:p>
    <w:p w14:paraId="76C5727F" w14:textId="5D7A3B10" w:rsidR="00CB0D4F" w:rsidDel="00C952FD" w:rsidRDefault="00CB0D4F">
      <w:pPr>
        <w:pStyle w:val="Sommario3"/>
        <w:rPr>
          <w:ins w:id="3140" w:author="Visone Rossana (GSE)" w:date="2025-09-29T09:13:00Z" w16du:dateUtc="2025-09-29T07:13:00Z"/>
          <w:del w:id="3141" w:author="Visone Rossana (GSE)" w:date="2025-10-27T12:57:00Z" w16du:dateUtc="2025-10-27T11:57:00Z"/>
          <w:rFonts w:eastAsiaTheme="minorEastAsia" w:cstheme="minorBidi"/>
          <w:b/>
          <w:i w:val="0"/>
          <w:iCs w:val="0"/>
          <w:kern w:val="2"/>
          <w:sz w:val="24"/>
          <w:lang w:eastAsia="it-IT"/>
          <w14:ligatures w14:val="standardContextual"/>
        </w:rPr>
      </w:pPr>
      <w:ins w:id="3142" w:author="Visone Rossana (GSE)" w:date="2025-09-29T09:13:00Z" w16du:dateUtc="2025-09-29T07:13:00Z">
        <w:del w:id="3143" w:author="Visone Rossana (GSE)" w:date="2025-10-27T12:57:00Z" w16du:dateUtc="2025-10-27T11:57:00Z">
          <w:r w:rsidRPr="00E21023" w:rsidDel="00C952FD">
            <w:rPr>
              <w:rStyle w:val="Collegamentoipertestuale"/>
              <w:rFonts w:cs="Calibri"/>
            </w:rPr>
            <w:delText>4.4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Impegno di spesa</w:delText>
          </w:r>
          <w:r w:rsidDel="00C952FD">
            <w:rPr>
              <w:webHidden/>
            </w:rPr>
            <w:tab/>
            <w:delText>25</w:delText>
          </w:r>
        </w:del>
      </w:ins>
    </w:p>
    <w:p w14:paraId="0FC65A11" w14:textId="0CCA1844" w:rsidR="00CB0D4F" w:rsidDel="00C952FD" w:rsidRDefault="00CB0D4F">
      <w:pPr>
        <w:pStyle w:val="Sommario3"/>
        <w:rPr>
          <w:ins w:id="3144" w:author="Visone Rossana (GSE)" w:date="2025-09-29T09:13:00Z" w16du:dateUtc="2025-09-29T07:13:00Z"/>
          <w:del w:id="3145" w:author="Visone Rossana (GSE)" w:date="2025-10-27T12:57:00Z" w16du:dateUtc="2025-10-27T11:57:00Z"/>
          <w:rFonts w:eastAsiaTheme="minorEastAsia" w:cstheme="minorBidi"/>
          <w:b/>
          <w:i w:val="0"/>
          <w:iCs w:val="0"/>
          <w:kern w:val="2"/>
          <w:sz w:val="24"/>
          <w:lang w:eastAsia="it-IT"/>
          <w14:ligatures w14:val="standardContextual"/>
        </w:rPr>
      </w:pPr>
      <w:ins w:id="3146" w:author="Visone Rossana (GSE)" w:date="2025-09-29T09:13:00Z" w16du:dateUtc="2025-09-29T07:13:00Z">
        <w:del w:id="3147" w:author="Visone Rossana (GSE)" w:date="2025-10-27T12:57:00Z" w16du:dateUtc="2025-10-27T11:57:00Z">
          <w:r w:rsidRPr="00E21023" w:rsidDel="00C952FD">
            <w:rPr>
              <w:rStyle w:val="Collegamentoipertestuale"/>
              <w:rFonts w:cs="Calibri"/>
            </w:rPr>
            <w:delText>4.5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Le condizioni di cumulabilità degli incentivi</w:delText>
          </w:r>
          <w:r w:rsidDel="00C952FD">
            <w:rPr>
              <w:webHidden/>
            </w:rPr>
            <w:tab/>
            <w:delText>26</w:delText>
          </w:r>
        </w:del>
      </w:ins>
    </w:p>
    <w:p w14:paraId="4779EF41" w14:textId="773DE845" w:rsidR="00CB0D4F" w:rsidDel="00C952FD" w:rsidRDefault="00CB0D4F">
      <w:pPr>
        <w:pStyle w:val="Sommario3"/>
        <w:rPr>
          <w:ins w:id="3148" w:author="Visone Rossana (GSE)" w:date="2025-09-29T09:13:00Z" w16du:dateUtc="2025-09-29T07:13:00Z"/>
          <w:del w:id="3149" w:author="Visone Rossana (GSE)" w:date="2025-10-27T12:57:00Z" w16du:dateUtc="2025-10-27T11:57:00Z"/>
          <w:rFonts w:eastAsiaTheme="minorEastAsia" w:cstheme="minorBidi"/>
          <w:b/>
          <w:i w:val="0"/>
          <w:iCs w:val="0"/>
          <w:kern w:val="2"/>
          <w:sz w:val="24"/>
          <w:lang w:eastAsia="it-IT"/>
          <w14:ligatures w14:val="standardContextual"/>
        </w:rPr>
      </w:pPr>
      <w:ins w:id="3150" w:author="Visone Rossana (GSE)" w:date="2025-09-29T09:13:00Z" w16du:dateUtc="2025-09-29T07:13:00Z">
        <w:del w:id="3151" w:author="Visone Rossana (GSE)" w:date="2025-10-27T12:57:00Z" w16du:dateUtc="2025-10-27T11:57:00Z">
          <w:r w:rsidRPr="00E21023" w:rsidDel="00C952FD">
            <w:rPr>
              <w:rStyle w:val="Collegamentoipertestuale"/>
              <w:rFonts w:cs="Calibri"/>
            </w:rPr>
            <w:delText>4.6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Aspetti fiscali connessi all’erogazione degli incentivi</w:delText>
          </w:r>
          <w:r w:rsidDel="00C952FD">
            <w:rPr>
              <w:webHidden/>
            </w:rPr>
            <w:tab/>
            <w:delText>28</w:delText>
          </w:r>
        </w:del>
      </w:ins>
    </w:p>
    <w:p w14:paraId="2BDC697B" w14:textId="6F257D1B" w:rsidR="00CB0D4F" w:rsidDel="00C952FD" w:rsidRDefault="00CB0D4F">
      <w:pPr>
        <w:pStyle w:val="Sommario3"/>
        <w:rPr>
          <w:ins w:id="3152" w:author="Visone Rossana (GSE)" w:date="2025-09-29T09:13:00Z" w16du:dateUtc="2025-09-29T07:13:00Z"/>
          <w:del w:id="3153" w:author="Visone Rossana (GSE)" w:date="2025-10-27T12:57:00Z" w16du:dateUtc="2025-10-27T11:57:00Z"/>
          <w:rFonts w:eastAsiaTheme="minorEastAsia" w:cstheme="minorBidi"/>
          <w:b/>
          <w:i w:val="0"/>
          <w:iCs w:val="0"/>
          <w:kern w:val="2"/>
          <w:sz w:val="24"/>
          <w:lang w:eastAsia="it-IT"/>
          <w14:ligatures w14:val="standardContextual"/>
        </w:rPr>
      </w:pPr>
      <w:ins w:id="3154" w:author="Visone Rossana (GSE)" w:date="2025-09-29T09:13:00Z" w16du:dateUtc="2025-09-29T07:13:00Z">
        <w:del w:id="3155" w:author="Visone Rossana (GSE)" w:date="2025-10-27T12:57:00Z" w16du:dateUtc="2025-10-27T11:57:00Z">
          <w:r w:rsidRPr="00E21023" w:rsidDel="00C952FD">
            <w:rPr>
              <w:rStyle w:val="Collegamentoipertestuale"/>
              <w:rFonts w:cs="Calibri"/>
            </w:rPr>
            <w:delText>4.7</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Copertura dei costi sostenuti per lo svolgimento delle attività</w:delText>
          </w:r>
          <w:r w:rsidDel="00C952FD">
            <w:rPr>
              <w:webHidden/>
            </w:rPr>
            <w:tab/>
            <w:delText>28</w:delText>
          </w:r>
        </w:del>
      </w:ins>
    </w:p>
    <w:p w14:paraId="41C7577E" w14:textId="3BC58282" w:rsidR="00CB0D4F" w:rsidDel="00C952FD" w:rsidRDefault="00CB0D4F">
      <w:pPr>
        <w:pStyle w:val="Sommario3"/>
        <w:rPr>
          <w:ins w:id="3156" w:author="Visone Rossana (GSE)" w:date="2025-09-29T09:13:00Z" w16du:dateUtc="2025-09-29T07:13:00Z"/>
          <w:del w:id="3157" w:author="Visone Rossana (GSE)" w:date="2025-10-27T12:57:00Z" w16du:dateUtc="2025-10-27T11:57:00Z"/>
          <w:rFonts w:eastAsiaTheme="minorEastAsia" w:cstheme="minorBidi"/>
          <w:b/>
          <w:i w:val="0"/>
          <w:iCs w:val="0"/>
          <w:kern w:val="2"/>
          <w:sz w:val="24"/>
          <w:lang w:eastAsia="it-IT"/>
          <w14:ligatures w14:val="standardContextual"/>
        </w:rPr>
      </w:pPr>
      <w:ins w:id="3158" w:author="Visone Rossana (GSE)" w:date="2025-09-29T09:13:00Z" w16du:dateUtc="2025-09-29T07:13:00Z">
        <w:del w:id="3159" w:author="Visone Rossana (GSE)" w:date="2025-10-27T12:57:00Z" w16du:dateUtc="2025-10-27T11:57:00Z">
          <w:r w:rsidRPr="00E21023" w:rsidDel="00C952FD">
            <w:rPr>
              <w:rStyle w:val="Collegamentoipertestuale"/>
              <w:rFonts w:cs="Calibri"/>
            </w:rPr>
            <w:delText>4.8</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Controlli e accertamenti antimafia</w:delText>
          </w:r>
          <w:r w:rsidDel="00C952FD">
            <w:rPr>
              <w:webHidden/>
            </w:rPr>
            <w:tab/>
            <w:delText>28</w:delText>
          </w:r>
        </w:del>
      </w:ins>
    </w:p>
    <w:p w14:paraId="17746560" w14:textId="015601DF" w:rsidR="00CB0D4F" w:rsidDel="00C952FD" w:rsidRDefault="00CB0D4F">
      <w:pPr>
        <w:pStyle w:val="Sommario1"/>
        <w:rPr>
          <w:ins w:id="3160" w:author="Visone Rossana (GSE)" w:date="2025-09-29T09:13:00Z" w16du:dateUtc="2025-09-29T07:13:00Z"/>
          <w:del w:id="316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162" w:author="Visone Rossana (GSE)" w:date="2025-09-29T09:13:00Z" w16du:dateUtc="2025-09-29T07:13:00Z">
        <w:del w:id="3163" w:author="Visone Rossana (GSE)" w:date="2025-10-27T12:57:00Z" w16du:dateUtc="2025-10-27T11:57:00Z">
          <w:r w:rsidRPr="00E21023" w:rsidDel="00C952FD">
            <w:rPr>
              <w:rStyle w:val="Collegamentoipertestuale"/>
            </w:rPr>
            <w:delText>5</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PROCEDURA PER L’ACCESSO AGLI INCENTIVI</w:delText>
          </w:r>
          <w:r w:rsidDel="00C952FD">
            <w:rPr>
              <w:webHidden/>
            </w:rPr>
            <w:tab/>
            <w:delText>29</w:delText>
          </w:r>
        </w:del>
      </w:ins>
    </w:p>
    <w:p w14:paraId="6761DD3A" w14:textId="2812BE54" w:rsidR="00CB0D4F" w:rsidDel="00C952FD" w:rsidRDefault="00CB0D4F">
      <w:pPr>
        <w:pStyle w:val="Sommario3"/>
        <w:rPr>
          <w:ins w:id="3164" w:author="Visone Rossana (GSE)" w:date="2025-09-29T09:13:00Z" w16du:dateUtc="2025-09-29T07:13:00Z"/>
          <w:del w:id="3165" w:author="Visone Rossana (GSE)" w:date="2025-10-27T12:57:00Z" w16du:dateUtc="2025-10-27T11:57:00Z"/>
          <w:rFonts w:eastAsiaTheme="minorEastAsia" w:cstheme="minorBidi"/>
          <w:b/>
          <w:i w:val="0"/>
          <w:iCs w:val="0"/>
          <w:kern w:val="2"/>
          <w:sz w:val="24"/>
          <w:lang w:eastAsia="it-IT"/>
          <w14:ligatures w14:val="standardContextual"/>
        </w:rPr>
      </w:pPr>
      <w:ins w:id="3166" w:author="Visone Rossana (GSE)" w:date="2025-09-29T09:13:00Z" w16du:dateUtc="2025-09-29T07:13:00Z">
        <w:del w:id="3167" w:author="Visone Rossana (GSE)" w:date="2025-10-27T12:57:00Z" w16du:dateUtc="2025-10-27T11:57:00Z">
          <w:r w:rsidRPr="00E21023" w:rsidDel="00C952FD">
            <w:rPr>
              <w:rStyle w:val="Collegamentoipertestuale"/>
              <w:rFonts w:cs="Calibri"/>
            </w:rPr>
            <w:delText>5.1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Invio dell’istanza</w:delText>
          </w:r>
          <w:r w:rsidDel="00C952FD">
            <w:rPr>
              <w:webHidden/>
            </w:rPr>
            <w:tab/>
            <w:delText>29</w:delText>
          </w:r>
        </w:del>
      </w:ins>
    </w:p>
    <w:p w14:paraId="3070F39B" w14:textId="1332F1A6" w:rsidR="00CB0D4F" w:rsidDel="00C952FD" w:rsidRDefault="00CB0D4F">
      <w:pPr>
        <w:pStyle w:val="Sommario3"/>
        <w:rPr>
          <w:ins w:id="3168" w:author="Visone Rossana (GSE)" w:date="2025-09-29T09:13:00Z" w16du:dateUtc="2025-09-29T07:13:00Z"/>
          <w:del w:id="3169" w:author="Visone Rossana (GSE)" w:date="2025-10-27T12:57:00Z" w16du:dateUtc="2025-10-27T11:57:00Z"/>
          <w:rFonts w:eastAsiaTheme="minorEastAsia" w:cstheme="minorBidi"/>
          <w:b/>
          <w:i w:val="0"/>
          <w:iCs w:val="0"/>
          <w:kern w:val="2"/>
          <w:sz w:val="24"/>
          <w:lang w:eastAsia="it-IT"/>
          <w14:ligatures w14:val="standardContextual"/>
        </w:rPr>
      </w:pPr>
      <w:ins w:id="3170" w:author="Visone Rossana (GSE)" w:date="2025-09-29T09:13:00Z" w16du:dateUtc="2025-09-29T07:13:00Z">
        <w:del w:id="3171" w:author="Visone Rossana (GSE)" w:date="2025-10-27T12:57:00Z" w16du:dateUtc="2025-10-27T11:57:00Z">
          <w:r w:rsidRPr="00E21023" w:rsidDel="00C952FD">
            <w:rPr>
              <w:rStyle w:val="Collegamentoipertestuale"/>
              <w:rFonts w:cs="Calibri"/>
            </w:rPr>
            <w:delText>5.2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Istanze di qualifica</w:delText>
          </w:r>
          <w:r w:rsidDel="00C952FD">
            <w:rPr>
              <w:webHidden/>
            </w:rPr>
            <w:tab/>
            <w:delText>30</w:delText>
          </w:r>
        </w:del>
      </w:ins>
    </w:p>
    <w:p w14:paraId="783E4C9C" w14:textId="1E2C7143" w:rsidR="00CB0D4F" w:rsidDel="00C952FD" w:rsidRDefault="00CB0D4F">
      <w:pPr>
        <w:pStyle w:val="Sommario3"/>
        <w:rPr>
          <w:ins w:id="3172" w:author="Visone Rossana (GSE)" w:date="2025-09-29T09:13:00Z" w16du:dateUtc="2025-09-29T07:13:00Z"/>
          <w:del w:id="3173" w:author="Visone Rossana (GSE)" w:date="2025-10-27T12:57:00Z" w16du:dateUtc="2025-10-27T11:57:00Z"/>
          <w:rFonts w:eastAsiaTheme="minorEastAsia" w:cstheme="minorBidi"/>
          <w:b/>
          <w:i w:val="0"/>
          <w:iCs w:val="0"/>
          <w:kern w:val="2"/>
          <w:sz w:val="24"/>
          <w:lang w:eastAsia="it-IT"/>
          <w14:ligatures w14:val="standardContextual"/>
        </w:rPr>
      </w:pPr>
      <w:ins w:id="3174" w:author="Visone Rossana (GSE)" w:date="2025-09-29T09:13:00Z" w16du:dateUtc="2025-09-29T07:13:00Z">
        <w:del w:id="3175" w:author="Visone Rossana (GSE)" w:date="2025-10-27T12:57:00Z" w16du:dateUtc="2025-10-27T11:57:00Z">
          <w:r w:rsidRPr="00E21023" w:rsidDel="00C952FD">
            <w:rPr>
              <w:rStyle w:val="Collegamentoipertestuale"/>
              <w:rFonts w:cs="Calibri"/>
            </w:rPr>
            <w:delText>5.3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Iter di valutazione della richiesta</w:delText>
          </w:r>
          <w:r w:rsidDel="00C952FD">
            <w:rPr>
              <w:webHidden/>
            </w:rPr>
            <w:tab/>
            <w:delText>31</w:delText>
          </w:r>
        </w:del>
      </w:ins>
    </w:p>
    <w:p w14:paraId="090DEB92" w14:textId="28186A63" w:rsidR="00CB0D4F" w:rsidDel="00C952FD" w:rsidRDefault="00CB0D4F">
      <w:pPr>
        <w:pStyle w:val="Sommario3"/>
        <w:rPr>
          <w:ins w:id="3176" w:author="Visone Rossana (GSE)" w:date="2025-09-29T09:13:00Z" w16du:dateUtc="2025-09-29T07:13:00Z"/>
          <w:del w:id="3177" w:author="Visone Rossana (GSE)" w:date="2025-10-27T12:57:00Z" w16du:dateUtc="2025-10-27T11:57:00Z"/>
          <w:rFonts w:eastAsiaTheme="minorEastAsia" w:cstheme="minorBidi"/>
          <w:b/>
          <w:i w:val="0"/>
          <w:iCs w:val="0"/>
          <w:kern w:val="2"/>
          <w:sz w:val="24"/>
          <w:lang w:eastAsia="it-IT"/>
          <w14:ligatures w14:val="standardContextual"/>
        </w:rPr>
      </w:pPr>
      <w:ins w:id="3178" w:author="Visone Rossana (GSE)" w:date="2025-09-29T09:13:00Z" w16du:dateUtc="2025-09-29T07:13:00Z">
        <w:del w:id="3179" w:author="Visone Rossana (GSE)" w:date="2025-10-27T12:57:00Z" w16du:dateUtc="2025-10-27T11:57:00Z">
          <w:r w:rsidRPr="00E21023" w:rsidDel="00C952FD">
            <w:rPr>
              <w:rStyle w:val="Collegamentoipertestuale"/>
              <w:rFonts w:cs="Calibri"/>
            </w:rPr>
            <w:delText>5.4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Richiesta di integrazione documentale/interlocutorio</w:delText>
          </w:r>
          <w:r w:rsidDel="00C952FD">
            <w:rPr>
              <w:webHidden/>
            </w:rPr>
            <w:tab/>
            <w:delText>32</w:delText>
          </w:r>
        </w:del>
      </w:ins>
    </w:p>
    <w:p w14:paraId="7612ECEB" w14:textId="61BA312E" w:rsidR="00CB0D4F" w:rsidDel="00C952FD" w:rsidRDefault="00CB0D4F">
      <w:pPr>
        <w:pStyle w:val="Sommario3"/>
        <w:rPr>
          <w:ins w:id="3180" w:author="Visone Rossana (GSE)" w:date="2025-09-29T09:13:00Z" w16du:dateUtc="2025-09-29T07:13:00Z"/>
          <w:del w:id="3181" w:author="Visone Rossana (GSE)" w:date="2025-10-27T12:57:00Z" w16du:dateUtc="2025-10-27T11:57:00Z"/>
          <w:rFonts w:eastAsiaTheme="minorEastAsia" w:cstheme="minorBidi"/>
          <w:b/>
          <w:i w:val="0"/>
          <w:iCs w:val="0"/>
          <w:kern w:val="2"/>
          <w:sz w:val="24"/>
          <w:lang w:eastAsia="it-IT"/>
          <w14:ligatures w14:val="standardContextual"/>
        </w:rPr>
      </w:pPr>
      <w:ins w:id="3182" w:author="Visone Rossana (GSE)" w:date="2025-09-29T09:13:00Z" w16du:dateUtc="2025-09-29T07:13:00Z">
        <w:del w:id="3183" w:author="Visone Rossana (GSE)" w:date="2025-10-27T12:57:00Z" w16du:dateUtc="2025-10-27T11:57:00Z">
          <w:r w:rsidRPr="00E21023" w:rsidDel="00C952FD">
            <w:rPr>
              <w:rStyle w:val="Collegamentoipertestuale"/>
              <w:rFonts w:cs="Calibri"/>
            </w:rPr>
            <w:delText>5.5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Preavviso di rigetto</w:delText>
          </w:r>
          <w:r w:rsidDel="00C952FD">
            <w:rPr>
              <w:webHidden/>
            </w:rPr>
            <w:tab/>
            <w:delText>33</w:delText>
          </w:r>
        </w:del>
      </w:ins>
    </w:p>
    <w:p w14:paraId="4F17EC01" w14:textId="5F906A9C" w:rsidR="00CB0D4F" w:rsidDel="00C952FD" w:rsidRDefault="00CB0D4F">
      <w:pPr>
        <w:pStyle w:val="Sommario3"/>
        <w:rPr>
          <w:ins w:id="3184" w:author="Visone Rossana (GSE)" w:date="2025-09-29T09:13:00Z" w16du:dateUtc="2025-09-29T07:13:00Z"/>
          <w:del w:id="3185" w:author="Visone Rossana (GSE)" w:date="2025-10-27T12:57:00Z" w16du:dateUtc="2025-10-27T11:57:00Z"/>
          <w:rFonts w:eastAsiaTheme="minorEastAsia" w:cstheme="minorBidi"/>
          <w:b/>
          <w:i w:val="0"/>
          <w:iCs w:val="0"/>
          <w:kern w:val="2"/>
          <w:sz w:val="24"/>
          <w:lang w:eastAsia="it-IT"/>
          <w14:ligatures w14:val="standardContextual"/>
        </w:rPr>
      </w:pPr>
      <w:ins w:id="3186" w:author="Visone Rossana (GSE)" w:date="2025-09-29T09:13:00Z" w16du:dateUtc="2025-09-29T07:13:00Z">
        <w:del w:id="3187" w:author="Visone Rossana (GSE)" w:date="2025-10-27T12:57:00Z" w16du:dateUtc="2025-10-27T11:57:00Z">
          <w:r w:rsidRPr="00E21023" w:rsidDel="00C952FD">
            <w:rPr>
              <w:rStyle w:val="Collegamentoipertestuale"/>
              <w:rFonts w:cs="Calibri"/>
            </w:rPr>
            <w:delText>5.6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Comunicazioni dell’esito della valutazione</w:delText>
          </w:r>
          <w:r w:rsidDel="00C952FD">
            <w:rPr>
              <w:webHidden/>
            </w:rPr>
            <w:tab/>
            <w:delText>33</w:delText>
          </w:r>
        </w:del>
      </w:ins>
    </w:p>
    <w:p w14:paraId="63C5CD49" w14:textId="3D5B02C0" w:rsidR="00CB0D4F" w:rsidDel="00C952FD" w:rsidRDefault="00CB0D4F">
      <w:pPr>
        <w:pStyle w:val="Sommario1"/>
        <w:rPr>
          <w:ins w:id="3188" w:author="Visone Rossana (GSE)" w:date="2025-09-29T09:13:00Z" w16du:dateUtc="2025-09-29T07:13:00Z"/>
          <w:del w:id="318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190" w:author="Visone Rossana (GSE)" w:date="2025-09-29T09:13:00Z" w16du:dateUtc="2025-09-29T07:13:00Z">
        <w:del w:id="3191" w:author="Visone Rossana (GSE)" w:date="2025-10-27T12:57:00Z" w16du:dateUtc="2025-10-27T11:57:00Z">
          <w:r w:rsidRPr="00E21023" w:rsidDel="00C952FD">
            <w:rPr>
              <w:rStyle w:val="Collegamentoipertestuale"/>
            </w:rPr>
            <w:delText>6</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MODALITA’ ACCESSO DIRETTO</w:delText>
          </w:r>
          <w:r w:rsidDel="00C952FD">
            <w:rPr>
              <w:webHidden/>
            </w:rPr>
            <w:tab/>
            <w:delText>33</w:delText>
          </w:r>
        </w:del>
      </w:ins>
    </w:p>
    <w:p w14:paraId="36614B14" w14:textId="7A5D0962" w:rsidR="00CB0D4F" w:rsidDel="00C952FD" w:rsidRDefault="00CB0D4F">
      <w:pPr>
        <w:pStyle w:val="Sommario3"/>
        <w:rPr>
          <w:ins w:id="3192" w:author="Visone Rossana (GSE)" w:date="2025-09-29T09:13:00Z" w16du:dateUtc="2025-09-29T07:13:00Z"/>
          <w:del w:id="3193" w:author="Visone Rossana (GSE)" w:date="2025-10-27T12:57:00Z" w16du:dateUtc="2025-10-27T11:57:00Z"/>
          <w:rFonts w:eastAsiaTheme="minorEastAsia" w:cstheme="minorBidi"/>
          <w:b/>
          <w:i w:val="0"/>
          <w:iCs w:val="0"/>
          <w:kern w:val="2"/>
          <w:sz w:val="24"/>
          <w:lang w:eastAsia="it-IT"/>
          <w14:ligatures w14:val="standardContextual"/>
        </w:rPr>
      </w:pPr>
      <w:ins w:id="3194" w:author="Visone Rossana (GSE)" w:date="2025-09-29T09:13:00Z" w16du:dateUtc="2025-09-29T07:13:00Z">
        <w:del w:id="3195" w:author="Visone Rossana (GSE)" w:date="2025-10-27T12:57:00Z" w16du:dateUtc="2025-10-27T11:57:00Z">
          <w:r w:rsidRPr="00E21023" w:rsidDel="00C952FD">
            <w:rPr>
              <w:rStyle w:val="Collegamentoipertestuale"/>
              <w:rFonts w:cs="Calibri"/>
            </w:rPr>
            <w:delText>6.1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1 – caricamento dati e documentazione</w:delText>
          </w:r>
          <w:r w:rsidDel="00C952FD">
            <w:rPr>
              <w:webHidden/>
            </w:rPr>
            <w:tab/>
            <w:delText>34</w:delText>
          </w:r>
        </w:del>
      </w:ins>
    </w:p>
    <w:p w14:paraId="4D8A04C6" w14:textId="374CC669" w:rsidR="00CB0D4F" w:rsidDel="00C952FD" w:rsidRDefault="00CB0D4F">
      <w:pPr>
        <w:pStyle w:val="Sommario3"/>
        <w:rPr>
          <w:ins w:id="3196" w:author="Visone Rossana (GSE)" w:date="2025-09-29T09:13:00Z" w16du:dateUtc="2025-09-29T07:13:00Z"/>
          <w:del w:id="3197" w:author="Visone Rossana (GSE)" w:date="2025-10-27T12:57:00Z" w16du:dateUtc="2025-10-27T11:57:00Z"/>
          <w:rFonts w:eastAsiaTheme="minorEastAsia" w:cstheme="minorBidi"/>
          <w:b/>
          <w:i w:val="0"/>
          <w:iCs w:val="0"/>
          <w:kern w:val="2"/>
          <w:sz w:val="24"/>
          <w:lang w:eastAsia="it-IT"/>
          <w14:ligatures w14:val="standardContextual"/>
        </w:rPr>
      </w:pPr>
      <w:ins w:id="3198" w:author="Visone Rossana (GSE)" w:date="2025-09-29T09:13:00Z" w16du:dateUtc="2025-09-29T07:13:00Z">
        <w:del w:id="3199" w:author="Visone Rossana (GSE)" w:date="2025-10-27T12:57:00Z" w16du:dateUtc="2025-10-27T11:57:00Z">
          <w:r w:rsidRPr="00E21023" w:rsidDel="00C952FD">
            <w:rPr>
              <w:rStyle w:val="Collegamentoipertestuale"/>
              <w:rFonts w:cs="Calibri"/>
            </w:rPr>
            <w:delText>6.2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2 - invio dell’istanza</w:delText>
          </w:r>
          <w:r w:rsidDel="00C952FD">
            <w:rPr>
              <w:webHidden/>
            </w:rPr>
            <w:tab/>
            <w:delText>35</w:delText>
          </w:r>
        </w:del>
      </w:ins>
    </w:p>
    <w:p w14:paraId="42E5F6D9" w14:textId="4916497C" w:rsidR="00CB0D4F" w:rsidDel="00C952FD" w:rsidRDefault="00CB0D4F">
      <w:pPr>
        <w:pStyle w:val="Sommario3"/>
        <w:rPr>
          <w:ins w:id="3200" w:author="Visone Rossana (GSE)" w:date="2025-09-29T09:13:00Z" w16du:dateUtc="2025-09-29T07:13:00Z"/>
          <w:del w:id="3201" w:author="Visone Rossana (GSE)" w:date="2025-10-27T12:57:00Z" w16du:dateUtc="2025-10-27T11:57:00Z"/>
          <w:rFonts w:eastAsiaTheme="minorEastAsia" w:cstheme="minorBidi"/>
          <w:b/>
          <w:i w:val="0"/>
          <w:iCs w:val="0"/>
          <w:kern w:val="2"/>
          <w:sz w:val="24"/>
          <w:lang w:eastAsia="it-IT"/>
          <w14:ligatures w14:val="standardContextual"/>
        </w:rPr>
      </w:pPr>
      <w:ins w:id="3202" w:author="Visone Rossana (GSE)" w:date="2025-09-29T09:13:00Z" w16du:dateUtc="2025-09-29T07:13:00Z">
        <w:del w:id="3203" w:author="Visone Rossana (GSE)" w:date="2025-10-27T12:57:00Z" w16du:dateUtc="2025-10-27T11:57:00Z">
          <w:r w:rsidRPr="00E21023" w:rsidDel="00C952FD">
            <w:rPr>
              <w:rStyle w:val="Collegamentoipertestuale"/>
              <w:rFonts w:cs="Calibri"/>
            </w:rPr>
            <w:delText>6.3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3 - istruttoria e attivazione/perfezionamento delle condizioni contrattuali</w:delText>
          </w:r>
          <w:r w:rsidDel="00C952FD">
            <w:rPr>
              <w:webHidden/>
            </w:rPr>
            <w:tab/>
            <w:delText>35</w:delText>
          </w:r>
        </w:del>
      </w:ins>
    </w:p>
    <w:p w14:paraId="0B3BB149" w14:textId="1FAA0F5E" w:rsidR="00CB0D4F" w:rsidDel="00C952FD" w:rsidRDefault="00CB0D4F">
      <w:pPr>
        <w:pStyle w:val="Sommario3"/>
        <w:rPr>
          <w:ins w:id="3204" w:author="Visone Rossana (GSE)" w:date="2025-09-29T09:13:00Z" w16du:dateUtc="2025-09-29T07:13:00Z"/>
          <w:del w:id="3205" w:author="Visone Rossana (GSE)" w:date="2025-10-27T12:57:00Z" w16du:dateUtc="2025-10-27T11:57:00Z"/>
          <w:rFonts w:eastAsiaTheme="minorEastAsia" w:cstheme="minorBidi"/>
          <w:b/>
          <w:i w:val="0"/>
          <w:iCs w:val="0"/>
          <w:kern w:val="2"/>
          <w:sz w:val="24"/>
          <w:lang w:eastAsia="it-IT"/>
          <w14:ligatures w14:val="standardContextual"/>
        </w:rPr>
      </w:pPr>
      <w:ins w:id="3206" w:author="Visone Rossana (GSE)" w:date="2025-09-29T09:13:00Z" w16du:dateUtc="2025-09-29T07:13:00Z">
        <w:del w:id="3207" w:author="Visone Rossana (GSE)" w:date="2025-10-27T12:57:00Z" w16du:dateUtc="2025-10-27T11:57:00Z">
          <w:r w:rsidRPr="00E21023" w:rsidDel="00C952FD">
            <w:rPr>
              <w:rStyle w:val="Collegamentoipertestuale"/>
              <w:rFonts w:cs="Calibri"/>
            </w:rPr>
            <w:delText>6.4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4 - erogazione degli incentivi</w:delText>
          </w:r>
          <w:r w:rsidDel="00C952FD">
            <w:rPr>
              <w:webHidden/>
            </w:rPr>
            <w:tab/>
            <w:delText>36</w:delText>
          </w:r>
        </w:del>
      </w:ins>
    </w:p>
    <w:p w14:paraId="0C0CF7D1" w14:textId="1BBCE25A" w:rsidR="00CB0D4F" w:rsidDel="00C952FD" w:rsidRDefault="00CB0D4F">
      <w:pPr>
        <w:pStyle w:val="Sommario3"/>
        <w:rPr>
          <w:ins w:id="3208" w:author="Visone Rossana (GSE)" w:date="2025-09-29T09:13:00Z" w16du:dateUtc="2025-09-29T07:13:00Z"/>
          <w:del w:id="3209" w:author="Visone Rossana (GSE)" w:date="2025-10-27T12:57:00Z" w16du:dateUtc="2025-10-27T11:57:00Z"/>
          <w:rFonts w:eastAsiaTheme="minorEastAsia" w:cstheme="minorBidi"/>
          <w:b/>
          <w:i w:val="0"/>
          <w:iCs w:val="0"/>
          <w:kern w:val="2"/>
          <w:sz w:val="24"/>
          <w:lang w:eastAsia="it-IT"/>
          <w14:ligatures w14:val="standardContextual"/>
        </w:rPr>
      </w:pPr>
      <w:ins w:id="3210" w:author="Visone Rossana (GSE)" w:date="2025-09-29T09:13:00Z" w16du:dateUtc="2025-09-29T07:13:00Z">
        <w:del w:id="3211" w:author="Visone Rossana (GSE)" w:date="2025-10-27T12:57:00Z" w16du:dateUtc="2025-10-27T11:57:00Z">
          <w:r w:rsidRPr="00E21023" w:rsidDel="00C952FD">
            <w:rPr>
              <w:rStyle w:val="Collegamentoipertestuale"/>
              <w:rFonts w:cs="Calibri"/>
            </w:rPr>
            <w:delText>6.5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Procedura semplificata per gli apparecchi domestici a Catalogo</w:delText>
          </w:r>
          <w:r w:rsidDel="00C952FD">
            <w:rPr>
              <w:webHidden/>
            </w:rPr>
            <w:tab/>
            <w:delText>36</w:delText>
          </w:r>
        </w:del>
      </w:ins>
    </w:p>
    <w:p w14:paraId="688BCC8A" w14:textId="7CCF5EAD" w:rsidR="00CB0D4F" w:rsidDel="00C952FD" w:rsidRDefault="00CB0D4F">
      <w:pPr>
        <w:pStyle w:val="Sommario1"/>
        <w:rPr>
          <w:ins w:id="3212" w:author="Visone Rossana (GSE)" w:date="2025-09-29T09:13:00Z" w16du:dateUtc="2025-09-29T07:13:00Z"/>
          <w:del w:id="321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214" w:author="Visone Rossana (GSE)" w:date="2025-09-29T09:13:00Z" w16du:dateUtc="2025-09-29T07:13:00Z">
        <w:del w:id="3215" w:author="Visone Rossana (GSE)" w:date="2025-10-27T12:57:00Z" w16du:dateUtc="2025-10-27T11:57:00Z">
          <w:r w:rsidRPr="00E21023" w:rsidDel="00C952FD">
            <w:rPr>
              <w:rStyle w:val="Collegamentoipertestuale"/>
            </w:rPr>
            <w:delText>7</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MODALITA’ DI ACCESSO SU PRENOTAZIONE</w:delText>
          </w:r>
          <w:r w:rsidDel="00C952FD">
            <w:rPr>
              <w:webHidden/>
            </w:rPr>
            <w:tab/>
            <w:delText>36</w:delText>
          </w:r>
        </w:del>
      </w:ins>
    </w:p>
    <w:p w14:paraId="5632AC23" w14:textId="2D50D6A2" w:rsidR="00CB0D4F" w:rsidDel="00C952FD" w:rsidRDefault="00CB0D4F">
      <w:pPr>
        <w:pStyle w:val="Sommario3"/>
        <w:tabs>
          <w:tab w:val="left" w:pos="1320"/>
        </w:tabs>
        <w:rPr>
          <w:ins w:id="3216" w:author="Visone Rossana (GSE)" w:date="2025-09-29T09:13:00Z" w16du:dateUtc="2025-09-29T07:13:00Z"/>
          <w:del w:id="3217" w:author="Visone Rossana (GSE)" w:date="2025-10-27T12:57:00Z" w16du:dateUtc="2025-10-27T11:57:00Z"/>
          <w:rFonts w:eastAsiaTheme="minorEastAsia" w:cstheme="minorBidi"/>
          <w:b/>
          <w:i w:val="0"/>
          <w:iCs w:val="0"/>
          <w:kern w:val="2"/>
          <w:sz w:val="24"/>
          <w:lang w:eastAsia="it-IT"/>
          <w14:ligatures w14:val="standardContextual"/>
        </w:rPr>
      </w:pPr>
      <w:ins w:id="3218" w:author="Visone Rossana (GSE)" w:date="2025-09-29T09:13:00Z" w16du:dateUtc="2025-09-29T07:13:00Z">
        <w:del w:id="3219" w:author="Visone Rossana (GSE)" w:date="2025-10-27T12:57:00Z" w16du:dateUtc="2025-10-27T11:57:00Z">
          <w:r w:rsidRPr="00E21023" w:rsidDel="00C952FD">
            <w:rPr>
              <w:rStyle w:val="Collegamentoipertestuale"/>
            </w:rPr>
            <w:delText>7.1.1.1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Il ruolo di Soggetto Responsabile è ricoperto dalla PA o da un ETS non economico</w:delText>
          </w:r>
          <w:r w:rsidDel="00C952FD">
            <w:rPr>
              <w:webHidden/>
            </w:rPr>
            <w:tab/>
            <w:delText>37</w:delText>
          </w:r>
        </w:del>
      </w:ins>
    </w:p>
    <w:p w14:paraId="7102AB08" w14:textId="5E066088" w:rsidR="00CB0D4F" w:rsidDel="00C952FD" w:rsidRDefault="00CB0D4F">
      <w:pPr>
        <w:pStyle w:val="Sommario3"/>
        <w:tabs>
          <w:tab w:val="left" w:pos="1320"/>
        </w:tabs>
        <w:rPr>
          <w:ins w:id="3220" w:author="Visone Rossana (GSE)" w:date="2025-09-29T09:13:00Z" w16du:dateUtc="2025-09-29T07:13:00Z"/>
          <w:del w:id="3221" w:author="Visone Rossana (GSE)" w:date="2025-10-27T12:57:00Z" w16du:dateUtc="2025-10-27T11:57:00Z"/>
          <w:rFonts w:eastAsiaTheme="minorEastAsia" w:cstheme="minorBidi"/>
          <w:b/>
          <w:i w:val="0"/>
          <w:iCs w:val="0"/>
          <w:kern w:val="2"/>
          <w:sz w:val="24"/>
          <w:lang w:eastAsia="it-IT"/>
          <w14:ligatures w14:val="standardContextual"/>
        </w:rPr>
      </w:pPr>
      <w:ins w:id="3222" w:author="Visone Rossana (GSE)" w:date="2025-09-29T09:13:00Z" w16du:dateUtc="2025-09-29T07:13:00Z">
        <w:del w:id="3223" w:author="Visone Rossana (GSE)" w:date="2025-10-27T12:57:00Z" w16du:dateUtc="2025-10-27T11:57:00Z">
          <w:r w:rsidRPr="00E21023" w:rsidDel="00C952FD">
            <w:rPr>
              <w:rStyle w:val="Collegamentoipertestuale"/>
            </w:rPr>
            <w:delText>7.1.1.2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Il ruolo di Soggetto Responsabile è ricoperto da altro soggetto pubblico di cui all’art. 13, comma 1, lettera b)</w:delText>
          </w:r>
          <w:r w:rsidDel="00C952FD">
            <w:rPr>
              <w:webHidden/>
            </w:rPr>
            <w:tab/>
            <w:delText>37</w:delText>
          </w:r>
        </w:del>
      </w:ins>
    </w:p>
    <w:p w14:paraId="0E683677" w14:textId="0AE496B0" w:rsidR="00CB0D4F" w:rsidDel="00C952FD" w:rsidRDefault="00CB0D4F">
      <w:pPr>
        <w:pStyle w:val="Sommario3"/>
        <w:tabs>
          <w:tab w:val="left" w:pos="1320"/>
        </w:tabs>
        <w:rPr>
          <w:ins w:id="3224" w:author="Visone Rossana (GSE)" w:date="2025-09-29T09:13:00Z" w16du:dateUtc="2025-09-29T07:13:00Z"/>
          <w:del w:id="3225" w:author="Visone Rossana (GSE)" w:date="2025-10-27T12:57:00Z" w16du:dateUtc="2025-10-27T11:57:00Z"/>
          <w:rFonts w:eastAsiaTheme="minorEastAsia" w:cstheme="minorBidi"/>
          <w:b/>
          <w:i w:val="0"/>
          <w:iCs w:val="0"/>
          <w:kern w:val="2"/>
          <w:sz w:val="24"/>
          <w:lang w:eastAsia="it-IT"/>
          <w14:ligatures w14:val="standardContextual"/>
        </w:rPr>
      </w:pPr>
      <w:ins w:id="3226" w:author="Visone Rossana (GSE)" w:date="2025-09-29T09:13:00Z" w16du:dateUtc="2025-09-29T07:13:00Z">
        <w:del w:id="3227" w:author="Visone Rossana (GSE)" w:date="2025-10-27T12:57:00Z" w16du:dateUtc="2025-10-27T11:57:00Z">
          <w:r w:rsidRPr="00E21023" w:rsidDel="00C952FD">
            <w:rPr>
              <w:rStyle w:val="Collegamentoipertestuale"/>
            </w:rPr>
            <w:delText>7.1.1.3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Il ruolo di Soggetto Responsabile è ricoperto da una ESCo</w:delText>
          </w:r>
          <w:r w:rsidDel="00C952FD">
            <w:rPr>
              <w:webHidden/>
            </w:rPr>
            <w:tab/>
            <w:delText>38</w:delText>
          </w:r>
        </w:del>
      </w:ins>
    </w:p>
    <w:p w14:paraId="4EFE1DB7" w14:textId="09EB07A2" w:rsidR="00CB0D4F" w:rsidDel="00C952FD" w:rsidRDefault="00CB0D4F">
      <w:pPr>
        <w:pStyle w:val="Sommario3"/>
        <w:tabs>
          <w:tab w:val="left" w:pos="1320"/>
        </w:tabs>
        <w:rPr>
          <w:ins w:id="3228" w:author="Visone Rossana (GSE)" w:date="2025-09-29T09:13:00Z" w16du:dateUtc="2025-09-29T07:13:00Z"/>
          <w:del w:id="3229" w:author="Visone Rossana (GSE)" w:date="2025-10-27T12:57:00Z" w16du:dateUtc="2025-10-27T11:57:00Z"/>
          <w:rFonts w:eastAsiaTheme="minorEastAsia" w:cstheme="minorBidi"/>
          <w:b/>
          <w:i w:val="0"/>
          <w:iCs w:val="0"/>
          <w:kern w:val="2"/>
          <w:sz w:val="24"/>
          <w:lang w:eastAsia="it-IT"/>
          <w14:ligatures w14:val="standardContextual"/>
        </w:rPr>
      </w:pPr>
      <w:ins w:id="3230" w:author="Visone Rossana (GSE)" w:date="2025-09-29T09:13:00Z" w16du:dateUtc="2025-09-29T07:13:00Z">
        <w:del w:id="3231" w:author="Visone Rossana (GSE)" w:date="2025-10-27T12:57:00Z" w16du:dateUtc="2025-10-27T11:57:00Z">
          <w:r w:rsidRPr="00E21023" w:rsidDel="00C952FD">
            <w:rPr>
              <w:rStyle w:val="Collegamentoipertestuale"/>
            </w:rPr>
            <w:delText>7.1.1.4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Il ruolo di Soggetto Responsabile è ricoperto da un soggetto privato nell’ambito di forme di partenariato pubblico-privato (PPP)</w:delText>
          </w:r>
          <w:r w:rsidDel="00C952FD">
            <w:rPr>
              <w:webHidden/>
            </w:rPr>
            <w:tab/>
            <w:delText>38</w:delText>
          </w:r>
        </w:del>
      </w:ins>
    </w:p>
    <w:p w14:paraId="05C6CEF3" w14:textId="45A464D3" w:rsidR="00CB0D4F" w:rsidDel="00C952FD" w:rsidRDefault="00CB0D4F">
      <w:pPr>
        <w:pStyle w:val="Sommario3"/>
        <w:tabs>
          <w:tab w:val="left" w:pos="1320"/>
        </w:tabs>
        <w:rPr>
          <w:ins w:id="3232" w:author="Visone Rossana (GSE)" w:date="2025-09-29T09:13:00Z" w16du:dateUtc="2025-09-29T07:13:00Z"/>
          <w:del w:id="3233" w:author="Visone Rossana (GSE)" w:date="2025-10-27T12:57:00Z" w16du:dateUtc="2025-10-27T11:57:00Z"/>
          <w:rFonts w:eastAsiaTheme="minorEastAsia" w:cstheme="minorBidi"/>
          <w:b/>
          <w:i w:val="0"/>
          <w:iCs w:val="0"/>
          <w:kern w:val="2"/>
          <w:sz w:val="24"/>
          <w:lang w:eastAsia="it-IT"/>
          <w14:ligatures w14:val="standardContextual"/>
        </w:rPr>
      </w:pPr>
      <w:ins w:id="3234" w:author="Visone Rossana (GSE)" w:date="2025-09-29T09:13:00Z" w16du:dateUtc="2025-09-29T07:13:00Z">
        <w:del w:id="3235" w:author="Visone Rossana (GSE)" w:date="2025-10-27T12:57:00Z" w16du:dateUtc="2025-10-27T11:57:00Z">
          <w:r w:rsidRPr="00E21023" w:rsidDel="00C952FD">
            <w:rPr>
              <w:rStyle w:val="Collegamentoipertestuale"/>
            </w:rPr>
            <w:delText>7.1.1.5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Il ruolo di Soggetto Responsabile è ricoperto dalle CER/gruppi autoconsumo</w:delText>
          </w:r>
          <w:r w:rsidDel="00C952FD">
            <w:rPr>
              <w:webHidden/>
            </w:rPr>
            <w:tab/>
            <w:delText>39</w:delText>
          </w:r>
        </w:del>
      </w:ins>
    </w:p>
    <w:p w14:paraId="36FDEF1C" w14:textId="267E96F7" w:rsidR="00CB0D4F" w:rsidDel="00C952FD" w:rsidRDefault="00CB0D4F">
      <w:pPr>
        <w:pStyle w:val="Sommario3"/>
        <w:rPr>
          <w:ins w:id="3236" w:author="Visone Rossana (GSE)" w:date="2025-09-29T09:13:00Z" w16du:dateUtc="2025-09-29T07:13:00Z"/>
          <w:del w:id="3237" w:author="Visone Rossana (GSE)" w:date="2025-10-27T12:57:00Z" w16du:dateUtc="2025-10-27T11:57:00Z"/>
          <w:rFonts w:eastAsiaTheme="minorEastAsia" w:cstheme="minorBidi"/>
          <w:b/>
          <w:i w:val="0"/>
          <w:iCs w:val="0"/>
          <w:kern w:val="2"/>
          <w:sz w:val="24"/>
          <w:lang w:eastAsia="it-IT"/>
          <w14:ligatures w14:val="standardContextual"/>
        </w:rPr>
      </w:pPr>
      <w:ins w:id="3238" w:author="Visone Rossana (GSE)" w:date="2025-09-29T09:13:00Z" w16du:dateUtc="2025-09-29T07:13:00Z">
        <w:del w:id="3239" w:author="Visone Rossana (GSE)" w:date="2025-10-27T12:57:00Z" w16du:dateUtc="2025-10-27T11:57:00Z">
          <w:r w:rsidRPr="00E21023" w:rsidDel="00C952FD">
            <w:rPr>
              <w:rStyle w:val="Collegamentoipertestuale"/>
            </w:rPr>
            <w:delText>7.1.2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1 – caricamento dati e documentazione</w:delText>
          </w:r>
          <w:r w:rsidDel="00C952FD">
            <w:rPr>
              <w:webHidden/>
            </w:rPr>
            <w:tab/>
            <w:delText>39</w:delText>
          </w:r>
        </w:del>
      </w:ins>
    </w:p>
    <w:p w14:paraId="46CACCCE" w14:textId="39898927" w:rsidR="00CB0D4F" w:rsidDel="00C952FD" w:rsidRDefault="00CB0D4F">
      <w:pPr>
        <w:pStyle w:val="Sommario3"/>
        <w:rPr>
          <w:ins w:id="3240" w:author="Visone Rossana (GSE)" w:date="2025-09-29T09:13:00Z" w16du:dateUtc="2025-09-29T07:13:00Z"/>
          <w:del w:id="3241" w:author="Visone Rossana (GSE)" w:date="2025-10-27T12:57:00Z" w16du:dateUtc="2025-10-27T11:57:00Z"/>
          <w:rFonts w:eastAsiaTheme="minorEastAsia" w:cstheme="minorBidi"/>
          <w:b/>
          <w:i w:val="0"/>
          <w:iCs w:val="0"/>
          <w:kern w:val="2"/>
          <w:sz w:val="24"/>
          <w:lang w:eastAsia="it-IT"/>
          <w14:ligatures w14:val="standardContextual"/>
        </w:rPr>
      </w:pPr>
      <w:ins w:id="3242" w:author="Visone Rossana (GSE)" w:date="2025-09-29T09:13:00Z" w16du:dateUtc="2025-09-29T07:13:00Z">
        <w:del w:id="3243" w:author="Visone Rossana (GSE)" w:date="2025-10-27T12:57:00Z" w16du:dateUtc="2025-10-27T11:57:00Z">
          <w:r w:rsidRPr="00E21023" w:rsidDel="00C952FD">
            <w:rPr>
              <w:rStyle w:val="Collegamentoipertestuale"/>
            </w:rPr>
            <w:delText>7.1.1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2 - invio dell’istanza a prenotazione</w:delText>
          </w:r>
          <w:r w:rsidDel="00C952FD">
            <w:rPr>
              <w:webHidden/>
            </w:rPr>
            <w:tab/>
            <w:delText>42</w:delText>
          </w:r>
        </w:del>
      </w:ins>
    </w:p>
    <w:p w14:paraId="6D1FC72F" w14:textId="3394BE71" w:rsidR="00CB0D4F" w:rsidDel="00C952FD" w:rsidRDefault="00CB0D4F">
      <w:pPr>
        <w:pStyle w:val="Sommario3"/>
        <w:rPr>
          <w:ins w:id="3244" w:author="Visone Rossana (GSE)" w:date="2025-09-29T09:13:00Z" w16du:dateUtc="2025-09-29T07:13:00Z"/>
          <w:del w:id="3245" w:author="Visone Rossana (GSE)" w:date="2025-10-27T12:57:00Z" w16du:dateUtc="2025-10-27T11:57:00Z"/>
          <w:rFonts w:eastAsiaTheme="minorEastAsia" w:cstheme="minorBidi"/>
          <w:b/>
          <w:i w:val="0"/>
          <w:iCs w:val="0"/>
          <w:kern w:val="2"/>
          <w:sz w:val="24"/>
          <w:lang w:eastAsia="it-IT"/>
          <w14:ligatures w14:val="standardContextual"/>
        </w:rPr>
      </w:pPr>
      <w:ins w:id="3246" w:author="Visone Rossana (GSE)" w:date="2025-09-29T09:13:00Z" w16du:dateUtc="2025-09-29T07:13:00Z">
        <w:del w:id="3247" w:author="Visone Rossana (GSE)" w:date="2025-10-27T12:57:00Z" w16du:dateUtc="2025-10-27T11:57:00Z">
          <w:r w:rsidRPr="00E21023" w:rsidDel="00C952FD">
            <w:rPr>
              <w:rStyle w:val="Collegamentoipertestuale"/>
            </w:rPr>
            <w:delText>7.1.1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3 - istruttoria e perfezionamento delle condizioni contrattuali</w:delText>
          </w:r>
          <w:r w:rsidDel="00C952FD">
            <w:rPr>
              <w:webHidden/>
            </w:rPr>
            <w:tab/>
            <w:delText>42</w:delText>
          </w:r>
        </w:del>
      </w:ins>
    </w:p>
    <w:p w14:paraId="772959CC" w14:textId="2336984B" w:rsidR="00CB0D4F" w:rsidDel="00C952FD" w:rsidRDefault="00CB0D4F">
      <w:pPr>
        <w:pStyle w:val="Sommario3"/>
        <w:rPr>
          <w:ins w:id="3248" w:author="Visone Rossana (GSE)" w:date="2025-09-29T09:13:00Z" w16du:dateUtc="2025-09-29T07:13:00Z"/>
          <w:del w:id="3249" w:author="Visone Rossana (GSE)" w:date="2025-10-27T12:57:00Z" w16du:dateUtc="2025-10-27T11:57:00Z"/>
          <w:rFonts w:eastAsiaTheme="minorEastAsia" w:cstheme="minorBidi"/>
          <w:b/>
          <w:i w:val="0"/>
          <w:iCs w:val="0"/>
          <w:kern w:val="2"/>
          <w:sz w:val="24"/>
          <w:lang w:eastAsia="it-IT"/>
          <w14:ligatures w14:val="standardContextual"/>
        </w:rPr>
      </w:pPr>
      <w:ins w:id="3250" w:author="Visone Rossana (GSE)" w:date="2025-09-29T09:13:00Z" w16du:dateUtc="2025-09-29T07:13:00Z">
        <w:del w:id="3251" w:author="Visone Rossana (GSE)" w:date="2025-10-27T12:57:00Z" w16du:dateUtc="2025-10-27T11:57:00Z">
          <w:r w:rsidRPr="00E21023" w:rsidDel="00C952FD">
            <w:rPr>
              <w:rStyle w:val="Collegamentoipertestuale"/>
            </w:rPr>
            <w:delText>7.1.2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FASE 4 - adempimenti in fase di avvio lavori</w:delText>
          </w:r>
          <w:r w:rsidDel="00C952FD">
            <w:rPr>
              <w:webHidden/>
            </w:rPr>
            <w:tab/>
            <w:delText>43</w:delText>
          </w:r>
        </w:del>
      </w:ins>
    </w:p>
    <w:p w14:paraId="0866CD8A" w14:textId="0A34BFC3" w:rsidR="00CB0D4F" w:rsidDel="00C952FD" w:rsidRDefault="00CB0D4F">
      <w:pPr>
        <w:pStyle w:val="Sommario3"/>
        <w:rPr>
          <w:ins w:id="3252" w:author="Visone Rossana (GSE)" w:date="2025-09-29T09:13:00Z" w16du:dateUtc="2025-09-29T07:13:00Z"/>
          <w:del w:id="3253" w:author="Visone Rossana (GSE)" w:date="2025-10-27T12:57:00Z" w16du:dateUtc="2025-10-27T11:57:00Z"/>
          <w:rFonts w:eastAsiaTheme="minorEastAsia" w:cstheme="minorBidi"/>
          <w:b/>
          <w:i w:val="0"/>
          <w:iCs w:val="0"/>
          <w:kern w:val="2"/>
          <w:sz w:val="24"/>
          <w:lang w:eastAsia="it-IT"/>
          <w14:ligatures w14:val="standardContextual"/>
        </w:rPr>
      </w:pPr>
      <w:ins w:id="3254" w:author="Visone Rossana (GSE)" w:date="2025-09-29T09:13:00Z" w16du:dateUtc="2025-09-29T07:13:00Z">
        <w:del w:id="3255" w:author="Visone Rossana (GSE)" w:date="2025-10-27T12:57:00Z" w16du:dateUtc="2025-10-27T11:57:00Z">
          <w:r w:rsidRPr="00E21023" w:rsidDel="00C952FD">
            <w:rPr>
              <w:rStyle w:val="Collegamentoipertestuale"/>
            </w:rPr>
            <w:delText>7.1.3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5 - Erogazione degli incentivi: acconto e rata intermedia</w:delText>
          </w:r>
          <w:r w:rsidDel="00C952FD">
            <w:rPr>
              <w:webHidden/>
            </w:rPr>
            <w:tab/>
            <w:delText>44</w:delText>
          </w:r>
        </w:del>
      </w:ins>
    </w:p>
    <w:p w14:paraId="6AE7E64C" w14:textId="1A59D665" w:rsidR="00CB0D4F" w:rsidDel="00C952FD" w:rsidRDefault="00CB0D4F">
      <w:pPr>
        <w:pStyle w:val="Sommario3"/>
        <w:rPr>
          <w:ins w:id="3256" w:author="Visone Rossana (GSE)" w:date="2025-09-29T09:13:00Z" w16du:dateUtc="2025-09-29T07:13:00Z"/>
          <w:del w:id="3257" w:author="Visone Rossana (GSE)" w:date="2025-10-27T12:57:00Z" w16du:dateUtc="2025-10-27T11:57:00Z"/>
          <w:rFonts w:eastAsiaTheme="minorEastAsia" w:cstheme="minorBidi"/>
          <w:b/>
          <w:i w:val="0"/>
          <w:iCs w:val="0"/>
          <w:kern w:val="2"/>
          <w:sz w:val="24"/>
          <w:lang w:eastAsia="it-IT"/>
          <w14:ligatures w14:val="standardContextual"/>
        </w:rPr>
      </w:pPr>
      <w:ins w:id="3258" w:author="Visone Rossana (GSE)" w:date="2025-09-29T09:13:00Z" w16du:dateUtc="2025-09-29T07:13:00Z">
        <w:del w:id="3259" w:author="Visone Rossana (GSE)" w:date="2025-10-27T12:57:00Z" w16du:dateUtc="2025-10-27T11:57:00Z">
          <w:r w:rsidRPr="00E21023" w:rsidDel="00C952FD">
            <w:rPr>
              <w:rStyle w:val="Collegamentoipertestuale"/>
            </w:rPr>
            <w:delText>7.1.4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5 - adempimenti in fase di conclusione dei lavori</w:delText>
          </w:r>
          <w:r w:rsidDel="00C952FD">
            <w:rPr>
              <w:webHidden/>
            </w:rPr>
            <w:tab/>
            <w:delText>45</w:delText>
          </w:r>
        </w:del>
      </w:ins>
    </w:p>
    <w:p w14:paraId="5D7AD02B" w14:textId="73573D1A" w:rsidR="00CB0D4F" w:rsidDel="00C952FD" w:rsidRDefault="00CB0D4F">
      <w:pPr>
        <w:pStyle w:val="Sommario3"/>
        <w:rPr>
          <w:ins w:id="3260" w:author="Visone Rossana (GSE)" w:date="2025-09-29T09:13:00Z" w16du:dateUtc="2025-09-29T07:13:00Z"/>
          <w:del w:id="3261" w:author="Visone Rossana (GSE)" w:date="2025-10-27T12:57:00Z" w16du:dateUtc="2025-10-27T11:57:00Z"/>
          <w:rFonts w:eastAsiaTheme="minorEastAsia" w:cstheme="minorBidi"/>
          <w:b/>
          <w:i w:val="0"/>
          <w:iCs w:val="0"/>
          <w:kern w:val="2"/>
          <w:sz w:val="24"/>
          <w:lang w:eastAsia="it-IT"/>
          <w14:ligatures w14:val="standardContextual"/>
        </w:rPr>
      </w:pPr>
      <w:ins w:id="3262" w:author="Visone Rossana (GSE)" w:date="2025-09-29T09:13:00Z" w16du:dateUtc="2025-09-29T07:13:00Z">
        <w:del w:id="3263" w:author="Visone Rossana (GSE)" w:date="2025-10-27T12:57:00Z" w16du:dateUtc="2025-10-27T11:57:00Z">
          <w:r w:rsidRPr="00E21023" w:rsidDel="00C952FD">
            <w:rPr>
              <w:rStyle w:val="Collegamentoipertestuale"/>
            </w:rPr>
            <w:delText>7.1.5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FASE 5 - adempimenti conclusivi - richiesta di accesso diretto per erogazione saldo</w:delText>
          </w:r>
          <w:r w:rsidDel="00C952FD">
            <w:rPr>
              <w:webHidden/>
            </w:rPr>
            <w:tab/>
            <w:delText>45</w:delText>
          </w:r>
        </w:del>
      </w:ins>
    </w:p>
    <w:p w14:paraId="4B90E473" w14:textId="557046FB" w:rsidR="00CB0D4F" w:rsidDel="00C952FD" w:rsidRDefault="00CB0D4F">
      <w:pPr>
        <w:pStyle w:val="Sommario3"/>
        <w:rPr>
          <w:ins w:id="3264" w:author="Visone Rossana (GSE)" w:date="2025-09-29T09:13:00Z" w16du:dateUtc="2025-09-29T07:13:00Z"/>
          <w:del w:id="3265" w:author="Visone Rossana (GSE)" w:date="2025-10-27T12:57:00Z" w16du:dateUtc="2025-10-27T11:57:00Z"/>
          <w:rFonts w:eastAsiaTheme="minorEastAsia" w:cstheme="minorBidi"/>
          <w:b/>
          <w:i w:val="0"/>
          <w:iCs w:val="0"/>
          <w:kern w:val="2"/>
          <w:sz w:val="24"/>
          <w:lang w:eastAsia="it-IT"/>
          <w14:ligatures w14:val="standardContextual"/>
        </w:rPr>
      </w:pPr>
      <w:ins w:id="3266" w:author="Visone Rossana (GSE)" w:date="2025-09-29T09:13:00Z" w16du:dateUtc="2025-09-29T07:13:00Z">
        <w:del w:id="3267" w:author="Visone Rossana (GSE)" w:date="2025-10-27T12:57:00Z" w16du:dateUtc="2025-10-27T11:57:00Z">
          <w:r w:rsidRPr="00E21023" w:rsidDel="00C952FD">
            <w:rPr>
              <w:rStyle w:val="Collegamentoipertestuale"/>
            </w:rPr>
            <w:delText>7.1.6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-Decadenza dalla prenotazione</w:delText>
          </w:r>
          <w:r w:rsidDel="00C952FD">
            <w:rPr>
              <w:webHidden/>
            </w:rPr>
            <w:tab/>
            <w:delText>46</w:delText>
          </w:r>
        </w:del>
      </w:ins>
    </w:p>
    <w:p w14:paraId="10990006" w14:textId="6CD3D0BA" w:rsidR="00CB0D4F" w:rsidDel="00C952FD" w:rsidRDefault="00CB0D4F">
      <w:pPr>
        <w:pStyle w:val="Sommario1"/>
        <w:rPr>
          <w:ins w:id="3268" w:author="Visone Rossana (GSE)" w:date="2025-09-29T09:13:00Z" w16du:dateUtc="2025-09-29T07:13:00Z"/>
          <w:del w:id="326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270" w:author="Visone Rossana (GSE)" w:date="2025-09-29T09:13:00Z" w16du:dateUtc="2025-09-29T07:13:00Z">
        <w:del w:id="3271" w:author="Visone Rossana (GSE)" w:date="2025-10-27T12:57:00Z" w16du:dateUtc="2025-10-27T11:57:00Z">
          <w:r w:rsidRPr="00E21023" w:rsidDel="00C952FD">
            <w:rPr>
              <w:rStyle w:val="Collegamentoipertestuale"/>
            </w:rPr>
            <w:delText>8</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REQUISITI PER L’ACCESSO AGLI INCENTIVI E IL MANTENIMENTO DEI REQUISITI</w:delText>
          </w:r>
          <w:r w:rsidDel="00C952FD">
            <w:rPr>
              <w:webHidden/>
            </w:rPr>
            <w:tab/>
            <w:delText>46</w:delText>
          </w:r>
        </w:del>
      </w:ins>
    </w:p>
    <w:p w14:paraId="58A29D67" w14:textId="47A97C1E" w:rsidR="00CB0D4F" w:rsidDel="00C952FD" w:rsidRDefault="00CB0D4F">
      <w:pPr>
        <w:pStyle w:val="Sommario1"/>
        <w:rPr>
          <w:ins w:id="3272" w:author="Visone Rossana (GSE)" w:date="2025-09-29T09:13:00Z" w16du:dateUtc="2025-09-29T07:13:00Z"/>
          <w:del w:id="327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274" w:author="Visone Rossana (GSE)" w:date="2025-09-29T09:13:00Z" w16du:dateUtc="2025-09-29T07:13:00Z">
        <w:del w:id="3275" w:author="Visone Rossana (GSE)" w:date="2025-10-27T12:57:00Z" w16du:dateUtc="2025-10-27T11:57:00Z">
          <w:r w:rsidRPr="00E21023" w:rsidDel="00C952FD">
            <w:rPr>
              <w:rStyle w:val="Collegamentoipertestuale"/>
            </w:rPr>
            <w:delText>9</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INTERVENTI INCENTIVABILI</w:delText>
          </w:r>
          <w:r w:rsidDel="00C952FD">
            <w:rPr>
              <w:webHidden/>
            </w:rPr>
            <w:tab/>
            <w:delText>48</w:delText>
          </w:r>
        </w:del>
      </w:ins>
    </w:p>
    <w:p w14:paraId="717D4D3C" w14:textId="5108E60B" w:rsidR="00CB0D4F" w:rsidDel="00C952FD" w:rsidRDefault="00CB0D4F">
      <w:pPr>
        <w:pStyle w:val="Sommario3"/>
        <w:rPr>
          <w:ins w:id="3276" w:author="Visone Rossana (GSE)" w:date="2025-09-29T09:13:00Z" w16du:dateUtc="2025-09-29T07:13:00Z"/>
          <w:del w:id="3277" w:author="Visone Rossana (GSE)" w:date="2025-10-27T12:57:00Z" w16du:dateUtc="2025-10-27T11:57:00Z"/>
          <w:rFonts w:eastAsiaTheme="minorEastAsia" w:cstheme="minorBidi"/>
          <w:b/>
          <w:i w:val="0"/>
          <w:iCs w:val="0"/>
          <w:kern w:val="2"/>
          <w:sz w:val="24"/>
          <w:lang w:eastAsia="it-IT"/>
          <w14:ligatures w14:val="standardContextual"/>
        </w:rPr>
      </w:pPr>
      <w:ins w:id="3278" w:author="Visone Rossana (GSE)" w:date="2025-09-29T09:13:00Z" w16du:dateUtc="2025-09-29T07:13:00Z">
        <w:del w:id="3279" w:author="Visone Rossana (GSE)" w:date="2025-10-27T12:57:00Z" w16du:dateUtc="2025-10-27T11:57:00Z">
          <w:r w:rsidRPr="00E21023" w:rsidDel="00C952FD">
            <w:rPr>
              <w:rStyle w:val="Collegamentoipertestuale"/>
              <w:rFonts w:cs="Calibri"/>
            </w:rPr>
            <w:delText>9.1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Isolamento termico di superfici opache delimitanti il volume climatizzato (intervento II.A - art. 5, comma 1, lettera a)</w:delText>
          </w:r>
          <w:r w:rsidDel="00C952FD">
            <w:rPr>
              <w:webHidden/>
            </w:rPr>
            <w:tab/>
            <w:delText>48</w:delText>
          </w:r>
        </w:del>
      </w:ins>
    </w:p>
    <w:p w14:paraId="6F08E850" w14:textId="3DCDDC88" w:rsidR="00CB0D4F" w:rsidDel="00C952FD" w:rsidRDefault="00CB0D4F">
      <w:pPr>
        <w:pStyle w:val="Sommario3"/>
        <w:rPr>
          <w:ins w:id="3280" w:author="Visone Rossana (GSE)" w:date="2025-09-29T09:13:00Z" w16du:dateUtc="2025-09-29T07:13:00Z"/>
          <w:del w:id="3281" w:author="Visone Rossana (GSE)" w:date="2025-10-27T12:57:00Z" w16du:dateUtc="2025-10-27T11:57:00Z"/>
          <w:rFonts w:eastAsiaTheme="minorEastAsia" w:cstheme="minorBidi"/>
          <w:b/>
          <w:i w:val="0"/>
          <w:iCs w:val="0"/>
          <w:kern w:val="2"/>
          <w:sz w:val="24"/>
          <w:lang w:eastAsia="it-IT"/>
          <w14:ligatures w14:val="standardContextual"/>
        </w:rPr>
      </w:pPr>
      <w:ins w:id="3282" w:author="Visone Rossana (GSE)" w:date="2025-09-29T09:13:00Z" w16du:dateUtc="2025-09-29T07:13:00Z">
        <w:del w:id="3283" w:author="Visone Rossana (GSE)" w:date="2025-10-27T12:57:00Z" w16du:dateUtc="2025-10-27T11:57:00Z">
          <w:r w:rsidRPr="00E21023" w:rsidDel="00C952FD">
            <w:rPr>
              <w:rStyle w:val="Collegamentoipertestuale"/>
              <w:rFonts w:ascii="Calibri" w:hAnsi="Calibri" w:cs="Calibri"/>
            </w:rPr>
            <w:delText>9.2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chiusure trasparenti comprensive di infissi delimitanti il volume climatizzato (intervento II.B- art. 5, comma 1, lettera b)</w:delText>
          </w:r>
          <w:r w:rsidDel="00C952FD">
            <w:rPr>
              <w:webHidden/>
            </w:rPr>
            <w:tab/>
            <w:delText>48</w:delText>
          </w:r>
        </w:del>
      </w:ins>
    </w:p>
    <w:p w14:paraId="43C52618" w14:textId="2A5E93DA" w:rsidR="00CB0D4F" w:rsidDel="00C952FD" w:rsidRDefault="00CB0D4F">
      <w:pPr>
        <w:pStyle w:val="Sommario3"/>
        <w:rPr>
          <w:ins w:id="3284" w:author="Visone Rossana (GSE)" w:date="2025-09-29T09:13:00Z" w16du:dateUtc="2025-09-29T07:13:00Z"/>
          <w:del w:id="3285" w:author="Visone Rossana (GSE)" w:date="2025-10-27T12:57:00Z" w16du:dateUtc="2025-10-27T11:57:00Z"/>
          <w:rFonts w:eastAsiaTheme="minorEastAsia" w:cstheme="minorBidi"/>
          <w:b/>
          <w:i w:val="0"/>
          <w:iCs w:val="0"/>
          <w:kern w:val="2"/>
          <w:sz w:val="24"/>
          <w:lang w:eastAsia="it-IT"/>
          <w14:ligatures w14:val="standardContextual"/>
        </w:rPr>
      </w:pPr>
      <w:ins w:id="3286" w:author="Visone Rossana (GSE)" w:date="2025-09-29T09:13:00Z" w16du:dateUtc="2025-09-29T07:13:00Z">
        <w:del w:id="3287" w:author="Visone Rossana (GSE)" w:date="2025-10-27T12:57:00Z" w16du:dateUtc="2025-10-27T11:57:00Z">
          <w:r w:rsidRPr="00E21023" w:rsidDel="00C952FD">
            <w:rPr>
              <w:rStyle w:val="Collegamentoipertestuale"/>
              <w:rFonts w:ascii="Calibri" w:hAnsi="Calibri" w:cs="Calibri"/>
            </w:rPr>
            <w:delText>9.3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Installazione di sistemi di schermatura e/o ombreggiamento e/o sistemi di filtrazione solare esterni di chiusure trasparenti con esposizione da Est-Sud-Est a Ovest, fissi o mobili, non trasportabili (intervento II.C - art. 5, comma 1, lettera c)</w:delText>
          </w:r>
          <w:r w:rsidDel="00C952FD">
            <w:rPr>
              <w:webHidden/>
            </w:rPr>
            <w:tab/>
            <w:delText>48</w:delText>
          </w:r>
        </w:del>
      </w:ins>
    </w:p>
    <w:p w14:paraId="7D53493F" w14:textId="54831FA7" w:rsidR="00CB0D4F" w:rsidDel="00C952FD" w:rsidRDefault="00CB0D4F">
      <w:pPr>
        <w:pStyle w:val="Sommario3"/>
        <w:rPr>
          <w:ins w:id="3288" w:author="Visone Rossana (GSE)" w:date="2025-09-29T09:13:00Z" w16du:dateUtc="2025-09-29T07:13:00Z"/>
          <w:del w:id="3289" w:author="Visone Rossana (GSE)" w:date="2025-10-27T12:57:00Z" w16du:dateUtc="2025-10-27T11:57:00Z"/>
          <w:rFonts w:eastAsiaTheme="minorEastAsia" w:cstheme="minorBidi"/>
          <w:b/>
          <w:i w:val="0"/>
          <w:iCs w:val="0"/>
          <w:kern w:val="2"/>
          <w:sz w:val="24"/>
          <w:lang w:eastAsia="it-IT"/>
          <w14:ligatures w14:val="standardContextual"/>
        </w:rPr>
      </w:pPr>
      <w:ins w:id="3290" w:author="Visone Rossana (GSE)" w:date="2025-09-29T09:13:00Z" w16du:dateUtc="2025-09-29T07:13:00Z">
        <w:del w:id="3291" w:author="Visone Rossana (GSE)" w:date="2025-10-27T12:57:00Z" w16du:dateUtc="2025-10-27T11:57:00Z">
          <w:r w:rsidRPr="00E21023" w:rsidDel="00C952FD">
            <w:rPr>
              <w:rStyle w:val="Collegamentoipertestuale"/>
              <w:rFonts w:ascii="Calibri" w:hAnsi="Calibri" w:cs="Calibri"/>
            </w:rPr>
            <w:delText>9.4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Trasformazione degli edifici esistenti in “edifici a energia quasi zero” (intervento II.D - art. 5, comma 1, lettera d)</w:delText>
          </w:r>
          <w:r w:rsidDel="00C952FD">
            <w:rPr>
              <w:webHidden/>
            </w:rPr>
            <w:tab/>
            <w:delText>48</w:delText>
          </w:r>
        </w:del>
      </w:ins>
    </w:p>
    <w:p w14:paraId="7F2DF09E" w14:textId="15059F4D" w:rsidR="00CB0D4F" w:rsidDel="00C952FD" w:rsidRDefault="00CB0D4F">
      <w:pPr>
        <w:pStyle w:val="Sommario3"/>
        <w:rPr>
          <w:ins w:id="3292" w:author="Visone Rossana (GSE)" w:date="2025-09-29T09:13:00Z" w16du:dateUtc="2025-09-29T07:13:00Z"/>
          <w:del w:id="3293" w:author="Visone Rossana (GSE)" w:date="2025-10-27T12:57:00Z" w16du:dateUtc="2025-10-27T11:57:00Z"/>
          <w:rFonts w:eastAsiaTheme="minorEastAsia" w:cstheme="minorBidi"/>
          <w:b/>
          <w:i w:val="0"/>
          <w:iCs w:val="0"/>
          <w:kern w:val="2"/>
          <w:sz w:val="24"/>
          <w:lang w:eastAsia="it-IT"/>
          <w14:ligatures w14:val="standardContextual"/>
        </w:rPr>
      </w:pPr>
      <w:ins w:id="3294" w:author="Visone Rossana (GSE)" w:date="2025-09-29T09:13:00Z" w16du:dateUtc="2025-09-29T07:13:00Z">
        <w:del w:id="3295" w:author="Visone Rossana (GSE)" w:date="2025-10-27T12:57:00Z" w16du:dateUtc="2025-10-27T11:57:00Z">
          <w:r w:rsidRPr="00E21023" w:rsidDel="00C952FD">
            <w:rPr>
              <w:rStyle w:val="Collegamentoipertestuale"/>
              <w:rFonts w:ascii="Calibri" w:hAnsi="Calibri" w:cs="Calibri"/>
            </w:rPr>
            <w:delText>9.5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sistemi per l’illuminazione d’interni e delle pertinenze esterne degli edifici esistenti con sistemi efficienti di illuminazione (intervento II.E - art. 5, comma 1, lettera e)</w:delText>
          </w:r>
          <w:r w:rsidDel="00C952FD">
            <w:rPr>
              <w:webHidden/>
            </w:rPr>
            <w:tab/>
            <w:delText>48</w:delText>
          </w:r>
        </w:del>
      </w:ins>
    </w:p>
    <w:p w14:paraId="2074CB9F" w14:textId="2AD1E4D8" w:rsidR="00CB0D4F" w:rsidDel="00C952FD" w:rsidRDefault="00CB0D4F">
      <w:pPr>
        <w:pStyle w:val="Sommario3"/>
        <w:rPr>
          <w:ins w:id="3296" w:author="Visone Rossana (GSE)" w:date="2025-09-29T09:13:00Z" w16du:dateUtc="2025-09-29T07:13:00Z"/>
          <w:del w:id="3297" w:author="Visone Rossana (GSE)" w:date="2025-10-27T12:57:00Z" w16du:dateUtc="2025-10-27T11:57:00Z"/>
          <w:rFonts w:eastAsiaTheme="minorEastAsia" w:cstheme="minorBidi"/>
          <w:b/>
          <w:i w:val="0"/>
          <w:iCs w:val="0"/>
          <w:kern w:val="2"/>
          <w:sz w:val="24"/>
          <w:lang w:eastAsia="it-IT"/>
          <w14:ligatures w14:val="standardContextual"/>
        </w:rPr>
      </w:pPr>
      <w:ins w:id="3298" w:author="Visone Rossana (GSE)" w:date="2025-09-29T09:13:00Z" w16du:dateUtc="2025-09-29T07:13:00Z">
        <w:del w:id="3299" w:author="Visone Rossana (GSE)" w:date="2025-10-27T12:57:00Z" w16du:dateUtc="2025-10-27T11:57:00Z">
          <w:r w:rsidRPr="00E21023" w:rsidDel="00C952FD">
            <w:rPr>
              <w:rStyle w:val="Collegamentoipertestuale"/>
              <w:rFonts w:ascii="Calibri" w:hAnsi="Calibri" w:cs="Calibri"/>
            </w:rPr>
            <w:delText>9.6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Installazione di tecnologie di gestione e controllo automatico (building automation) degli impianti termici ed elettrici degli edifici, ivi compresa l’installazione di sistemi di termoregolazione e contabilizzazione del calore (intervento II.F - art. 5, comma 1, lettera f)</w:delText>
          </w:r>
          <w:r w:rsidDel="00C952FD">
            <w:rPr>
              <w:webHidden/>
            </w:rPr>
            <w:tab/>
            <w:delText>49</w:delText>
          </w:r>
        </w:del>
      </w:ins>
    </w:p>
    <w:p w14:paraId="3BB44DBB" w14:textId="562B114E" w:rsidR="00CB0D4F" w:rsidDel="00C952FD" w:rsidRDefault="00CB0D4F">
      <w:pPr>
        <w:pStyle w:val="Sommario3"/>
        <w:rPr>
          <w:ins w:id="3300" w:author="Visone Rossana (GSE)" w:date="2025-09-29T09:13:00Z" w16du:dateUtc="2025-09-29T07:13:00Z"/>
          <w:del w:id="3301" w:author="Visone Rossana (GSE)" w:date="2025-10-27T12:57:00Z" w16du:dateUtc="2025-10-27T11:57:00Z"/>
          <w:rFonts w:eastAsiaTheme="minorEastAsia" w:cstheme="minorBidi"/>
          <w:b/>
          <w:i w:val="0"/>
          <w:iCs w:val="0"/>
          <w:kern w:val="2"/>
          <w:sz w:val="24"/>
          <w:lang w:eastAsia="it-IT"/>
          <w14:ligatures w14:val="standardContextual"/>
        </w:rPr>
      </w:pPr>
      <w:ins w:id="3302" w:author="Visone Rossana (GSE)" w:date="2025-09-29T09:13:00Z" w16du:dateUtc="2025-09-29T07:13:00Z">
        <w:del w:id="3303" w:author="Visone Rossana (GSE)" w:date="2025-10-27T12:57:00Z" w16du:dateUtc="2025-10-27T11:57:00Z">
          <w:r w:rsidRPr="00E21023" w:rsidDel="00C952FD">
            <w:rPr>
              <w:rStyle w:val="Collegamentoipertestuale"/>
              <w:rFonts w:cs="Calibri"/>
            </w:rPr>
            <w:delText>9.7</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delText>
          </w:r>
          <w:r w:rsidDel="00C952FD">
            <w:rPr>
              <w:webHidden/>
            </w:rPr>
            <w:tab/>
            <w:delText>49</w:delText>
          </w:r>
        </w:del>
      </w:ins>
    </w:p>
    <w:p w14:paraId="0F16D6E7" w14:textId="0AD667F2" w:rsidR="00CB0D4F" w:rsidDel="00C952FD" w:rsidRDefault="00CB0D4F">
      <w:pPr>
        <w:pStyle w:val="Sommario3"/>
        <w:rPr>
          <w:ins w:id="3304" w:author="Visone Rossana (GSE)" w:date="2025-09-29T09:13:00Z" w16du:dateUtc="2025-09-29T07:13:00Z"/>
          <w:del w:id="3305" w:author="Visone Rossana (GSE)" w:date="2025-10-27T12:57:00Z" w16du:dateUtc="2025-10-27T11:57:00Z"/>
          <w:rFonts w:eastAsiaTheme="minorEastAsia" w:cstheme="minorBidi"/>
          <w:b/>
          <w:i w:val="0"/>
          <w:iCs w:val="0"/>
          <w:kern w:val="2"/>
          <w:sz w:val="24"/>
          <w:lang w:eastAsia="it-IT"/>
          <w14:ligatures w14:val="standardContextual"/>
        </w:rPr>
      </w:pPr>
      <w:ins w:id="3306" w:author="Visone Rossana (GSE)" w:date="2025-09-29T09:13:00Z" w16du:dateUtc="2025-09-29T07:13:00Z">
        <w:del w:id="3307" w:author="Visone Rossana (GSE)" w:date="2025-10-27T12:57:00Z" w16du:dateUtc="2025-10-27T11:57:00Z">
          <w:r w:rsidRPr="00E21023" w:rsidDel="00C952FD">
            <w:rPr>
              <w:rStyle w:val="Collegamentoipertestuale"/>
            </w:rPr>
            <w:delText>9.7.1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Soggetti che possono richiedere l’incentivo</w:delText>
          </w:r>
          <w:r w:rsidDel="00C952FD">
            <w:rPr>
              <w:webHidden/>
            </w:rPr>
            <w:tab/>
            <w:delText>49</w:delText>
          </w:r>
        </w:del>
      </w:ins>
    </w:p>
    <w:p w14:paraId="7A3F18D5" w14:textId="7695E820" w:rsidR="00CB0D4F" w:rsidDel="00C952FD" w:rsidRDefault="00CB0D4F">
      <w:pPr>
        <w:pStyle w:val="Sommario3"/>
        <w:rPr>
          <w:ins w:id="3308" w:author="Visone Rossana (GSE)" w:date="2025-09-29T09:13:00Z" w16du:dateUtc="2025-09-29T07:13:00Z"/>
          <w:del w:id="3309" w:author="Visone Rossana (GSE)" w:date="2025-10-27T12:57:00Z" w16du:dateUtc="2025-10-27T11:57:00Z"/>
          <w:rFonts w:eastAsiaTheme="minorEastAsia" w:cstheme="minorBidi"/>
          <w:b/>
          <w:i w:val="0"/>
          <w:iCs w:val="0"/>
          <w:kern w:val="2"/>
          <w:sz w:val="24"/>
          <w:lang w:eastAsia="it-IT"/>
          <w14:ligatures w14:val="standardContextual"/>
        </w:rPr>
      </w:pPr>
      <w:ins w:id="3310" w:author="Visone Rossana (GSE)" w:date="2025-09-29T09:13:00Z" w16du:dateUtc="2025-09-29T07:13:00Z">
        <w:del w:id="3311" w:author="Visone Rossana (GSE)" w:date="2025-10-27T12:57:00Z" w16du:dateUtc="2025-10-27T11:57:00Z">
          <w:r w:rsidRPr="00E21023" w:rsidDel="00C952FD">
            <w:rPr>
              <w:rStyle w:val="Collegamentoipertestuale"/>
            </w:rPr>
            <w:delText>9.7.2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xml:space="preserve">Requisiti tecnici per l’accesso all’incentivo (Allegato </w:delText>
          </w:r>
          <w:r w:rsidRPr="00E21023" w:rsidDel="00C952FD">
            <w:rPr>
              <w:rStyle w:val="Collegamentoipertestuale"/>
              <w:highlight w:val="yellow"/>
            </w:rPr>
            <w:delText>I</w:delText>
          </w:r>
          <w:r w:rsidRPr="00E21023" w:rsidDel="00C952FD">
            <w:rPr>
              <w:rStyle w:val="Collegamentoipertestuale"/>
            </w:rPr>
            <w:delText xml:space="preserve"> del Decreto)</w:delText>
          </w:r>
          <w:r w:rsidDel="00C952FD">
            <w:rPr>
              <w:webHidden/>
            </w:rPr>
            <w:tab/>
            <w:delText>49</w:delText>
          </w:r>
        </w:del>
      </w:ins>
    </w:p>
    <w:p w14:paraId="61A89711" w14:textId="58CF8BAC" w:rsidR="00CB0D4F" w:rsidDel="00C952FD" w:rsidRDefault="00CB0D4F">
      <w:pPr>
        <w:pStyle w:val="Sommario3"/>
        <w:rPr>
          <w:ins w:id="3312" w:author="Visone Rossana (GSE)" w:date="2025-09-29T09:13:00Z" w16du:dateUtc="2025-09-29T07:13:00Z"/>
          <w:del w:id="3313" w:author="Visone Rossana (GSE)" w:date="2025-10-27T12:57:00Z" w16du:dateUtc="2025-10-27T11:57:00Z"/>
          <w:rFonts w:eastAsiaTheme="minorEastAsia" w:cstheme="minorBidi"/>
          <w:b/>
          <w:i w:val="0"/>
          <w:iCs w:val="0"/>
          <w:kern w:val="2"/>
          <w:sz w:val="24"/>
          <w:lang w:eastAsia="it-IT"/>
          <w14:ligatures w14:val="standardContextual"/>
        </w:rPr>
      </w:pPr>
      <w:ins w:id="3314" w:author="Visone Rossana (GSE)" w:date="2025-09-29T09:13:00Z" w16du:dateUtc="2025-09-29T07:13:00Z">
        <w:del w:id="3315" w:author="Visone Rossana (GSE)" w:date="2025-10-27T12:57:00Z" w16du:dateUtc="2025-10-27T11:57:00Z">
          <w:r w:rsidRPr="00E21023" w:rsidDel="00C952FD">
            <w:rPr>
              <w:rStyle w:val="Collegamentoipertestuale"/>
            </w:rPr>
            <w:delText>9.7.3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Spese ammissibili ai fini del calcolo dell’incentivazione (art. 6)</w:delText>
          </w:r>
          <w:r w:rsidDel="00C952FD">
            <w:rPr>
              <w:webHidden/>
            </w:rPr>
            <w:tab/>
            <w:delText>50</w:delText>
          </w:r>
        </w:del>
      </w:ins>
    </w:p>
    <w:p w14:paraId="1BB85267" w14:textId="7261A669" w:rsidR="00CB0D4F" w:rsidDel="00C952FD" w:rsidRDefault="00CB0D4F">
      <w:pPr>
        <w:pStyle w:val="Sommario3"/>
        <w:rPr>
          <w:ins w:id="3316" w:author="Visone Rossana (GSE)" w:date="2025-09-29T09:13:00Z" w16du:dateUtc="2025-09-29T07:13:00Z"/>
          <w:del w:id="3317" w:author="Visone Rossana (GSE)" w:date="2025-10-27T12:57:00Z" w16du:dateUtc="2025-10-27T11:57:00Z"/>
          <w:rFonts w:eastAsiaTheme="minorEastAsia" w:cstheme="minorBidi"/>
          <w:b/>
          <w:i w:val="0"/>
          <w:iCs w:val="0"/>
          <w:kern w:val="2"/>
          <w:sz w:val="24"/>
          <w:lang w:eastAsia="it-IT"/>
          <w14:ligatures w14:val="standardContextual"/>
        </w:rPr>
      </w:pPr>
      <w:ins w:id="3318" w:author="Visone Rossana (GSE)" w:date="2025-09-29T09:13:00Z" w16du:dateUtc="2025-09-29T07:13:00Z">
        <w:del w:id="3319" w:author="Visone Rossana (GSE)" w:date="2025-10-27T12:57:00Z" w16du:dateUtc="2025-10-27T11:57:00Z">
          <w:r w:rsidRPr="00E21023" w:rsidDel="00C952FD">
            <w:rPr>
              <w:rStyle w:val="Collegamentoipertestuale"/>
            </w:rPr>
            <w:delText>9.7.4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Calcolo dell’incentivo (Allegato II del Decreto)</w:delText>
          </w:r>
          <w:r w:rsidDel="00C952FD">
            <w:rPr>
              <w:webHidden/>
            </w:rPr>
            <w:tab/>
            <w:delText>50</w:delText>
          </w:r>
        </w:del>
      </w:ins>
    </w:p>
    <w:p w14:paraId="093DEA20" w14:textId="0E4DD9B4" w:rsidR="00CB0D4F" w:rsidDel="00C952FD" w:rsidRDefault="00CB0D4F">
      <w:pPr>
        <w:pStyle w:val="Sommario3"/>
        <w:rPr>
          <w:ins w:id="3320" w:author="Visone Rossana (GSE)" w:date="2025-09-29T09:13:00Z" w16du:dateUtc="2025-09-29T07:13:00Z"/>
          <w:del w:id="3321" w:author="Visone Rossana (GSE)" w:date="2025-10-27T12:57:00Z" w16du:dateUtc="2025-10-27T11:57:00Z"/>
          <w:rFonts w:eastAsiaTheme="minorEastAsia" w:cstheme="minorBidi"/>
          <w:b/>
          <w:i w:val="0"/>
          <w:iCs w:val="0"/>
          <w:kern w:val="2"/>
          <w:sz w:val="24"/>
          <w:lang w:eastAsia="it-IT"/>
          <w14:ligatures w14:val="standardContextual"/>
        </w:rPr>
      </w:pPr>
      <w:ins w:id="3322" w:author="Visone Rossana (GSE)" w:date="2025-09-29T09:13:00Z" w16du:dateUtc="2025-09-29T07:13:00Z">
        <w:del w:id="3323" w:author="Visone Rossana (GSE)" w:date="2025-10-27T12:57:00Z" w16du:dateUtc="2025-10-27T11:57:00Z">
          <w:r w:rsidRPr="00E21023" w:rsidDel="00C952FD">
            <w:rPr>
              <w:rStyle w:val="Collegamentoipertestuale"/>
            </w:rPr>
            <w:delText>9.7.5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Documentazione necessaria per l’accesso all’ incentivo</w:delText>
          </w:r>
          <w:r w:rsidDel="00C952FD">
            <w:rPr>
              <w:webHidden/>
            </w:rPr>
            <w:tab/>
            <w:delText>51</w:delText>
          </w:r>
        </w:del>
      </w:ins>
    </w:p>
    <w:p w14:paraId="274B83A6" w14:textId="0777D66C" w:rsidR="00CB0D4F" w:rsidDel="00C952FD" w:rsidRDefault="00CB0D4F">
      <w:pPr>
        <w:pStyle w:val="Sommario3"/>
        <w:rPr>
          <w:ins w:id="3324" w:author="Visone Rossana (GSE)" w:date="2025-09-29T09:13:00Z" w16du:dateUtc="2025-09-29T07:13:00Z"/>
          <w:del w:id="3325" w:author="Visone Rossana (GSE)" w:date="2025-10-27T12:57:00Z" w16du:dateUtc="2025-10-27T11:57:00Z"/>
          <w:rFonts w:eastAsiaTheme="minorEastAsia" w:cstheme="minorBidi"/>
          <w:b/>
          <w:i w:val="0"/>
          <w:iCs w:val="0"/>
          <w:kern w:val="2"/>
          <w:sz w:val="24"/>
          <w:lang w:eastAsia="it-IT"/>
          <w14:ligatures w14:val="standardContextual"/>
        </w:rPr>
      </w:pPr>
      <w:ins w:id="3326" w:author="Visone Rossana (GSE)" w:date="2025-09-29T09:13:00Z" w16du:dateUtc="2025-09-29T07:13:00Z">
        <w:del w:id="3327" w:author="Visone Rossana (GSE)" w:date="2025-10-27T12:57:00Z" w16du:dateUtc="2025-10-27T11:57:00Z">
          <w:r w:rsidRPr="00E21023" w:rsidDel="00C952FD">
            <w:rPr>
              <w:rStyle w:val="Collegamentoipertestuale"/>
              <w:rFonts w:ascii="Calibri" w:hAnsi="Calibri" w:cs="Calibri"/>
              <w:highlight w:val="cyan"/>
            </w:rPr>
            <w:delText>9.8</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Installazione di impianti solari fotovoltaici e relativi sistemi di accumulo e/o opere di allacciamento alla rete, presso l’edificio o nelle relative pertinenze, (intervento II.H - art. 5, comma 1, lettera h)</w:delText>
          </w:r>
          <w:r w:rsidDel="00C952FD">
            <w:rPr>
              <w:webHidden/>
            </w:rPr>
            <w:tab/>
            <w:delText>52</w:delText>
          </w:r>
        </w:del>
      </w:ins>
    </w:p>
    <w:p w14:paraId="17064FB9" w14:textId="64DD37FB" w:rsidR="00CB0D4F" w:rsidDel="00C952FD" w:rsidRDefault="00CB0D4F">
      <w:pPr>
        <w:pStyle w:val="Sommario3"/>
        <w:rPr>
          <w:ins w:id="3328" w:author="Visone Rossana (GSE)" w:date="2025-09-29T09:13:00Z" w16du:dateUtc="2025-09-29T07:13:00Z"/>
          <w:del w:id="3329" w:author="Visone Rossana (GSE)" w:date="2025-10-27T12:57:00Z" w16du:dateUtc="2025-10-27T11:57:00Z"/>
          <w:rFonts w:eastAsiaTheme="minorEastAsia" w:cstheme="minorBidi"/>
          <w:b/>
          <w:i w:val="0"/>
          <w:iCs w:val="0"/>
          <w:kern w:val="2"/>
          <w:sz w:val="24"/>
          <w:lang w:eastAsia="it-IT"/>
          <w14:ligatures w14:val="standardContextual"/>
        </w:rPr>
      </w:pPr>
      <w:ins w:id="3330" w:author="Visone Rossana (GSE)" w:date="2025-09-29T09:13:00Z" w16du:dateUtc="2025-09-29T07:13:00Z">
        <w:del w:id="3331" w:author="Visone Rossana (GSE)" w:date="2025-10-27T12:57:00Z" w16du:dateUtc="2025-10-27T11:57:00Z">
          <w:r w:rsidRPr="00E21023" w:rsidDel="00C952FD">
            <w:rPr>
              <w:rStyle w:val="Collegamentoipertestuale"/>
            </w:rPr>
            <w:delText>9.8.1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Soggetti che possono richiedere l’incentivo</w:delText>
          </w:r>
          <w:r w:rsidDel="00C952FD">
            <w:rPr>
              <w:webHidden/>
            </w:rPr>
            <w:tab/>
            <w:delText>52</w:delText>
          </w:r>
        </w:del>
      </w:ins>
    </w:p>
    <w:p w14:paraId="682D2C91" w14:textId="7CD94323" w:rsidR="00CB0D4F" w:rsidDel="00C952FD" w:rsidRDefault="00CB0D4F">
      <w:pPr>
        <w:pStyle w:val="Sommario3"/>
        <w:rPr>
          <w:ins w:id="3332" w:author="Visone Rossana (GSE)" w:date="2025-09-29T09:13:00Z" w16du:dateUtc="2025-09-29T07:13:00Z"/>
          <w:del w:id="3333" w:author="Visone Rossana (GSE)" w:date="2025-10-27T12:57:00Z" w16du:dateUtc="2025-10-27T11:57:00Z"/>
          <w:rFonts w:eastAsiaTheme="minorEastAsia" w:cstheme="minorBidi"/>
          <w:b/>
          <w:i w:val="0"/>
          <w:iCs w:val="0"/>
          <w:kern w:val="2"/>
          <w:sz w:val="24"/>
          <w:lang w:eastAsia="it-IT"/>
          <w14:ligatures w14:val="standardContextual"/>
        </w:rPr>
      </w:pPr>
      <w:ins w:id="3334" w:author="Visone Rossana (GSE)" w:date="2025-09-29T09:13:00Z" w16du:dateUtc="2025-09-29T07:13:00Z">
        <w:del w:id="3335" w:author="Visone Rossana (GSE)" w:date="2025-10-27T12:57:00Z" w16du:dateUtc="2025-10-27T11:57:00Z">
          <w:r w:rsidRPr="00E21023" w:rsidDel="00C952FD">
            <w:rPr>
              <w:rStyle w:val="Collegamentoipertestuale"/>
            </w:rPr>
            <w:delText>9.8.2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Requisiti tecnici per l’accesso agli incentivi</w:delText>
          </w:r>
          <w:r w:rsidDel="00C952FD">
            <w:rPr>
              <w:webHidden/>
            </w:rPr>
            <w:tab/>
            <w:delText>53</w:delText>
          </w:r>
        </w:del>
      </w:ins>
    </w:p>
    <w:p w14:paraId="2813B801" w14:textId="2F7B9B81" w:rsidR="00CB0D4F" w:rsidDel="00C952FD" w:rsidRDefault="00CB0D4F">
      <w:pPr>
        <w:pStyle w:val="Sommario3"/>
        <w:rPr>
          <w:ins w:id="3336" w:author="Visone Rossana (GSE)" w:date="2025-09-29T09:13:00Z" w16du:dateUtc="2025-09-29T07:13:00Z"/>
          <w:del w:id="3337" w:author="Visone Rossana (GSE)" w:date="2025-10-27T12:57:00Z" w16du:dateUtc="2025-10-27T11:57:00Z"/>
          <w:rFonts w:eastAsiaTheme="minorEastAsia" w:cstheme="minorBidi"/>
          <w:b/>
          <w:i w:val="0"/>
          <w:iCs w:val="0"/>
          <w:kern w:val="2"/>
          <w:sz w:val="24"/>
          <w:lang w:eastAsia="it-IT"/>
          <w14:ligatures w14:val="standardContextual"/>
        </w:rPr>
      </w:pPr>
      <w:ins w:id="3338" w:author="Visone Rossana (GSE)" w:date="2025-09-29T09:13:00Z" w16du:dateUtc="2025-09-29T07:13:00Z">
        <w:del w:id="3339" w:author="Visone Rossana (GSE)" w:date="2025-10-27T12:57:00Z" w16du:dateUtc="2025-10-27T11:57:00Z">
          <w:r w:rsidRPr="00E21023" w:rsidDel="00C952FD">
            <w:rPr>
              <w:rStyle w:val="Collegamentoipertestuale"/>
            </w:rPr>
            <w:delText>9.8.3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Spese ammissibili</w:delText>
          </w:r>
          <w:r w:rsidDel="00C952FD">
            <w:rPr>
              <w:webHidden/>
            </w:rPr>
            <w:tab/>
            <w:delText>53</w:delText>
          </w:r>
        </w:del>
      </w:ins>
    </w:p>
    <w:p w14:paraId="1786C579" w14:textId="52FA2A1E" w:rsidR="00CB0D4F" w:rsidDel="00C952FD" w:rsidRDefault="00CB0D4F">
      <w:pPr>
        <w:pStyle w:val="Sommario3"/>
        <w:rPr>
          <w:ins w:id="3340" w:author="Visone Rossana (GSE)" w:date="2025-09-29T09:13:00Z" w16du:dateUtc="2025-09-29T07:13:00Z"/>
          <w:del w:id="3341" w:author="Visone Rossana (GSE)" w:date="2025-10-27T12:57:00Z" w16du:dateUtc="2025-10-27T11:57:00Z"/>
          <w:rFonts w:eastAsiaTheme="minorEastAsia" w:cstheme="minorBidi"/>
          <w:b/>
          <w:i w:val="0"/>
          <w:iCs w:val="0"/>
          <w:kern w:val="2"/>
          <w:sz w:val="24"/>
          <w:lang w:eastAsia="it-IT"/>
          <w14:ligatures w14:val="standardContextual"/>
        </w:rPr>
      </w:pPr>
      <w:ins w:id="3342" w:author="Visone Rossana (GSE)" w:date="2025-09-29T09:13:00Z" w16du:dateUtc="2025-09-29T07:13:00Z">
        <w:del w:id="3343" w:author="Visone Rossana (GSE)" w:date="2025-10-27T12:57:00Z" w16du:dateUtc="2025-10-27T11:57:00Z">
          <w:r w:rsidRPr="00E21023" w:rsidDel="00C952FD">
            <w:rPr>
              <w:rStyle w:val="Collegamentoipertestuale"/>
            </w:rPr>
            <w:delText>9.8.4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Calcolo dell’incentivo (Allegato II Decreto)</w:delText>
          </w:r>
          <w:r w:rsidDel="00C952FD">
            <w:rPr>
              <w:webHidden/>
            </w:rPr>
            <w:tab/>
            <w:delText>53</w:delText>
          </w:r>
        </w:del>
      </w:ins>
    </w:p>
    <w:p w14:paraId="285274E5" w14:textId="40281C89" w:rsidR="00CB0D4F" w:rsidDel="00C952FD" w:rsidRDefault="00CB0D4F">
      <w:pPr>
        <w:pStyle w:val="Sommario3"/>
        <w:rPr>
          <w:ins w:id="3344" w:author="Visone Rossana (GSE)" w:date="2025-09-29T09:13:00Z" w16du:dateUtc="2025-09-29T07:13:00Z"/>
          <w:del w:id="3345" w:author="Visone Rossana (GSE)" w:date="2025-10-27T12:57:00Z" w16du:dateUtc="2025-10-27T11:57:00Z"/>
          <w:rFonts w:eastAsiaTheme="minorEastAsia" w:cstheme="minorBidi"/>
          <w:b/>
          <w:i w:val="0"/>
          <w:iCs w:val="0"/>
          <w:kern w:val="2"/>
          <w:sz w:val="24"/>
          <w:lang w:eastAsia="it-IT"/>
          <w14:ligatures w14:val="standardContextual"/>
        </w:rPr>
      </w:pPr>
      <w:ins w:id="3346" w:author="Visone Rossana (GSE)" w:date="2025-09-29T09:13:00Z" w16du:dateUtc="2025-09-29T07:13:00Z">
        <w:del w:id="3347" w:author="Visone Rossana (GSE)" w:date="2025-10-27T12:57:00Z" w16du:dateUtc="2025-10-27T11:57:00Z">
          <w:r w:rsidRPr="00E21023" w:rsidDel="00C952FD">
            <w:rPr>
              <w:rStyle w:val="Collegamentoipertestuale"/>
            </w:rPr>
            <w:delText>9.8.5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Documentazione necessaria per l’accesso all’ incentivo</w:delText>
          </w:r>
          <w:r w:rsidDel="00C952FD">
            <w:rPr>
              <w:webHidden/>
            </w:rPr>
            <w:tab/>
            <w:delText>54</w:delText>
          </w:r>
        </w:del>
      </w:ins>
    </w:p>
    <w:p w14:paraId="7E5B4908" w14:textId="5F8518EE" w:rsidR="00CB0D4F" w:rsidDel="00C952FD" w:rsidRDefault="00CB0D4F">
      <w:pPr>
        <w:pStyle w:val="Sommario3"/>
        <w:rPr>
          <w:ins w:id="3348" w:author="Visone Rossana (GSE)" w:date="2025-09-29T09:13:00Z" w16du:dateUtc="2025-09-29T07:13:00Z"/>
          <w:del w:id="3349" w:author="Visone Rossana (GSE)" w:date="2025-10-27T12:57:00Z" w16du:dateUtc="2025-10-27T11:57:00Z"/>
          <w:rFonts w:eastAsiaTheme="minorEastAsia" w:cstheme="minorBidi"/>
          <w:b/>
          <w:i w:val="0"/>
          <w:iCs w:val="0"/>
          <w:kern w:val="2"/>
          <w:sz w:val="24"/>
          <w:lang w:eastAsia="it-IT"/>
          <w14:ligatures w14:val="standardContextual"/>
        </w:rPr>
      </w:pPr>
      <w:ins w:id="3350" w:author="Visone Rossana (GSE)" w:date="2025-09-29T09:13:00Z" w16du:dateUtc="2025-09-29T07:13:00Z">
        <w:del w:id="3351" w:author="Visone Rossana (GSE)" w:date="2025-10-27T12:57:00Z" w16du:dateUtc="2025-10-27T11:57:00Z">
          <w:r w:rsidRPr="00E21023" w:rsidDel="00C952FD">
            <w:rPr>
              <w:rStyle w:val="Collegamentoipertestuale"/>
              <w:rFonts w:ascii="Calibri" w:hAnsi="Calibri" w:cs="Calibri"/>
              <w:highlight w:val="cyan"/>
            </w:rPr>
            <w:delText>9.9</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(intervento  III.A - art. 8, comma 1, lettera a)</w:delText>
          </w:r>
          <w:r w:rsidDel="00C952FD">
            <w:rPr>
              <w:webHidden/>
            </w:rPr>
            <w:tab/>
            <w:delText>55</w:delText>
          </w:r>
        </w:del>
      </w:ins>
    </w:p>
    <w:p w14:paraId="0F0DC1ED" w14:textId="1D3AEEA9" w:rsidR="00CB0D4F" w:rsidDel="00C952FD" w:rsidRDefault="00CB0D4F">
      <w:pPr>
        <w:pStyle w:val="Sommario3"/>
        <w:rPr>
          <w:ins w:id="3352" w:author="Visone Rossana (GSE)" w:date="2025-09-29T09:13:00Z" w16du:dateUtc="2025-09-29T07:13:00Z"/>
          <w:del w:id="3353" w:author="Visone Rossana (GSE)" w:date="2025-10-27T12:57:00Z" w16du:dateUtc="2025-10-27T11:57:00Z"/>
          <w:rFonts w:eastAsiaTheme="minorEastAsia" w:cstheme="minorBidi"/>
          <w:b/>
          <w:i w:val="0"/>
          <w:iCs w:val="0"/>
          <w:kern w:val="2"/>
          <w:sz w:val="24"/>
          <w:lang w:eastAsia="it-IT"/>
          <w14:ligatures w14:val="standardContextual"/>
        </w:rPr>
      </w:pPr>
      <w:ins w:id="3354" w:author="Visone Rossana (GSE)" w:date="2025-09-29T09:13:00Z" w16du:dateUtc="2025-09-29T07:13:00Z">
        <w:del w:id="3355" w:author="Visone Rossana (GSE)" w:date="2025-10-27T12:57:00Z" w16du:dateUtc="2025-10-27T11:57:00Z">
          <w:r w:rsidRPr="00E21023" w:rsidDel="00C952FD">
            <w:rPr>
              <w:rStyle w:val="Collegamentoipertestuale"/>
              <w:rFonts w:ascii="Calibri" w:hAnsi="Calibri" w:cs="Calibri"/>
              <w:highlight w:val="cyan"/>
            </w:rPr>
            <w:delText>9.10</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 xml:space="preserve">Sostituzione di </w:delText>
          </w:r>
          <w:r w:rsidRPr="00E21023" w:rsidDel="00C952FD">
            <w:rPr>
              <w:rStyle w:val="Collegamentoipertestuale"/>
              <w:rFonts w:ascii="Times New Roman" w:hAnsi="Times New Roman"/>
            </w:rPr>
            <w:delText>i</w:delText>
          </w:r>
          <w:r w:rsidRPr="00E21023" w:rsidDel="00C952FD">
            <w:rPr>
              <w:rStyle w:val="Collegamentoipertestuale"/>
            </w:rPr>
            <w:delText>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delText>
          </w:r>
          <w:r w:rsidDel="00C952FD">
            <w:rPr>
              <w:webHidden/>
            </w:rPr>
            <w:tab/>
            <w:delText>55</w:delText>
          </w:r>
        </w:del>
      </w:ins>
    </w:p>
    <w:p w14:paraId="1DD56B0E" w14:textId="6C2A619D" w:rsidR="00CB0D4F" w:rsidDel="00C952FD" w:rsidRDefault="00CB0D4F">
      <w:pPr>
        <w:pStyle w:val="Sommario3"/>
        <w:rPr>
          <w:ins w:id="3356" w:author="Visone Rossana (GSE)" w:date="2025-09-29T09:13:00Z" w16du:dateUtc="2025-09-29T07:13:00Z"/>
          <w:del w:id="3357" w:author="Visone Rossana (GSE)" w:date="2025-10-27T12:57:00Z" w16du:dateUtc="2025-10-27T11:57:00Z"/>
          <w:rFonts w:eastAsiaTheme="minorEastAsia" w:cstheme="minorBidi"/>
          <w:b/>
          <w:i w:val="0"/>
          <w:iCs w:val="0"/>
          <w:kern w:val="2"/>
          <w:sz w:val="24"/>
          <w:lang w:eastAsia="it-IT"/>
          <w14:ligatures w14:val="standardContextual"/>
        </w:rPr>
      </w:pPr>
      <w:ins w:id="3358" w:author="Visone Rossana (GSE)" w:date="2025-09-29T09:13:00Z" w16du:dateUtc="2025-09-29T07:13:00Z">
        <w:del w:id="3359" w:author="Visone Rossana (GSE)" w:date="2025-10-27T12:57:00Z" w16du:dateUtc="2025-10-27T11:57:00Z">
          <w:r w:rsidRPr="00E21023" w:rsidDel="00C952FD">
            <w:rPr>
              <w:rStyle w:val="Collegamentoipertestuale"/>
              <w:rFonts w:ascii="Calibri" w:hAnsi="Calibri" w:cs="Calibri"/>
              <w:highlight w:val="cyan"/>
            </w:rPr>
            <w:delText>9.11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impianti di climatizzazione invernale esistenti o di riscaldamento delle serre e dei fabbricati rurali esistenti con impianti di climatizzazione invernale dotati di generatore di calore alimentato da biomassa, unitamente all’installazione di sistemi per la contabilizzazione del calore nel caso di impianti con potenza termica utile superiore a 200 kW (intervento III.C - art. 8, comma 1, lettera c)</w:delText>
          </w:r>
          <w:r w:rsidDel="00C952FD">
            <w:rPr>
              <w:webHidden/>
            </w:rPr>
            <w:tab/>
            <w:delText>55</w:delText>
          </w:r>
        </w:del>
      </w:ins>
    </w:p>
    <w:p w14:paraId="1F78B647" w14:textId="1F51AE44" w:rsidR="00CB0D4F" w:rsidDel="00C952FD" w:rsidRDefault="00CB0D4F">
      <w:pPr>
        <w:pStyle w:val="Sommario3"/>
        <w:rPr>
          <w:ins w:id="3360" w:author="Visone Rossana (GSE)" w:date="2025-09-29T09:13:00Z" w16du:dateUtc="2025-09-29T07:13:00Z"/>
          <w:del w:id="3361" w:author="Visone Rossana (GSE)" w:date="2025-10-27T12:57:00Z" w16du:dateUtc="2025-10-27T11:57:00Z"/>
          <w:rFonts w:eastAsiaTheme="minorEastAsia" w:cstheme="minorBidi"/>
          <w:b/>
          <w:i w:val="0"/>
          <w:iCs w:val="0"/>
          <w:kern w:val="2"/>
          <w:sz w:val="24"/>
          <w:lang w:eastAsia="it-IT"/>
          <w14:ligatures w14:val="standardContextual"/>
        </w:rPr>
      </w:pPr>
      <w:ins w:id="3362" w:author="Visone Rossana (GSE)" w:date="2025-09-29T09:13:00Z" w16du:dateUtc="2025-09-29T07:13:00Z">
        <w:del w:id="3363" w:author="Visone Rossana (GSE)" w:date="2025-10-27T12:57:00Z" w16du:dateUtc="2025-10-27T11:57:00Z">
          <w:r w:rsidRPr="00E21023" w:rsidDel="00C952FD">
            <w:rPr>
              <w:rStyle w:val="Collegamentoipertestuale"/>
              <w:rFonts w:ascii="Calibri" w:hAnsi="Calibri" w:cs="Calibri"/>
              <w:highlight w:val="cyan"/>
            </w:rPr>
            <w:delText>9.12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Installazione di impianti solari termici per la produzione di acqua calda sanitaria e/o ad integrazione dell’impianto di climatizzazione invernale, anche abbinati a sistemi di solar cooling, per la produzione di energia termica per processi produttivi o immissione in reti di teleriscaldamento e raffreddamento. Nel caso di superfici del campo solare superiori a 100 m2 è richiesta l’installazione di sistemi di contabilizzazione del calore (intervento III.D - art. 8, comma 1, lettera d)</w:delText>
          </w:r>
          <w:r w:rsidDel="00C952FD">
            <w:rPr>
              <w:webHidden/>
            </w:rPr>
            <w:tab/>
            <w:delText>55</w:delText>
          </w:r>
        </w:del>
      </w:ins>
    </w:p>
    <w:p w14:paraId="74F5927D" w14:textId="5B713263" w:rsidR="00CB0D4F" w:rsidDel="00C952FD" w:rsidRDefault="00CB0D4F">
      <w:pPr>
        <w:pStyle w:val="Sommario3"/>
        <w:rPr>
          <w:ins w:id="3364" w:author="Visone Rossana (GSE)" w:date="2025-09-29T09:13:00Z" w16du:dateUtc="2025-09-29T07:13:00Z"/>
          <w:del w:id="3365" w:author="Visone Rossana (GSE)" w:date="2025-10-27T12:57:00Z" w16du:dateUtc="2025-10-27T11:57:00Z"/>
          <w:rFonts w:eastAsiaTheme="minorEastAsia" w:cstheme="minorBidi"/>
          <w:b/>
          <w:i w:val="0"/>
          <w:iCs w:val="0"/>
          <w:kern w:val="2"/>
          <w:sz w:val="24"/>
          <w:lang w:eastAsia="it-IT"/>
          <w14:ligatures w14:val="standardContextual"/>
        </w:rPr>
      </w:pPr>
      <w:ins w:id="3366" w:author="Visone Rossana (GSE)" w:date="2025-09-29T09:13:00Z" w16du:dateUtc="2025-09-29T07:13:00Z">
        <w:del w:id="3367" w:author="Visone Rossana (GSE)" w:date="2025-10-27T12:57:00Z" w16du:dateUtc="2025-10-27T11:57:00Z">
          <w:r w:rsidRPr="00E21023" w:rsidDel="00C952FD">
            <w:rPr>
              <w:rStyle w:val="Collegamentoipertestuale"/>
              <w:rFonts w:ascii="Calibri" w:hAnsi="Calibri" w:cs="Calibri"/>
              <w:highlight w:val="cyan"/>
            </w:rPr>
            <w:delText>9.13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scaldacqua elettrici e a gas con scaldacqua a pompa di calore (intervento III.E - art. 8, comma 1, lettera e)</w:delText>
          </w:r>
          <w:r w:rsidDel="00C952FD">
            <w:rPr>
              <w:webHidden/>
            </w:rPr>
            <w:tab/>
            <w:delText>55</w:delText>
          </w:r>
        </w:del>
      </w:ins>
    </w:p>
    <w:p w14:paraId="0C01B74E" w14:textId="7925D51D" w:rsidR="00CB0D4F" w:rsidDel="00C952FD" w:rsidRDefault="00CB0D4F">
      <w:pPr>
        <w:pStyle w:val="Sommario3"/>
        <w:rPr>
          <w:ins w:id="3368" w:author="Visone Rossana (GSE)" w:date="2025-09-29T09:13:00Z" w16du:dateUtc="2025-09-29T07:13:00Z"/>
          <w:del w:id="3369" w:author="Visone Rossana (GSE)" w:date="2025-10-27T12:57:00Z" w16du:dateUtc="2025-10-27T11:57:00Z"/>
          <w:rFonts w:eastAsiaTheme="minorEastAsia" w:cstheme="minorBidi"/>
          <w:b/>
          <w:i w:val="0"/>
          <w:iCs w:val="0"/>
          <w:kern w:val="2"/>
          <w:sz w:val="24"/>
          <w:lang w:eastAsia="it-IT"/>
          <w14:ligatures w14:val="standardContextual"/>
        </w:rPr>
      </w:pPr>
      <w:ins w:id="3370" w:author="Visone Rossana (GSE)" w:date="2025-09-29T09:13:00Z" w16du:dateUtc="2025-09-29T07:13:00Z">
        <w:del w:id="3371" w:author="Visone Rossana (GSE)" w:date="2025-10-27T12:57:00Z" w16du:dateUtc="2025-10-27T11:57:00Z">
          <w:r w:rsidRPr="00E21023" w:rsidDel="00C952FD">
            <w:rPr>
              <w:rStyle w:val="Collegamentoipertestuale"/>
              <w:rFonts w:ascii="Calibri" w:hAnsi="Calibri" w:cs="Calibri"/>
              <w:highlight w:val="cyan"/>
            </w:rPr>
            <w:delText>9.14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Intervento di sostituzione di impianti di climatizzazione invernale con l’allaccio a sistemi di teleriscaldamento efficienti, anche se contestualmente funzionali alla climatizzazione estiva (intervento III.F - art. 8, comma 1, lettera f)</w:delText>
          </w:r>
          <w:r w:rsidDel="00C952FD">
            <w:rPr>
              <w:webHidden/>
            </w:rPr>
            <w:tab/>
            <w:delText>55</w:delText>
          </w:r>
        </w:del>
      </w:ins>
    </w:p>
    <w:p w14:paraId="38E1E269" w14:textId="713DEB17" w:rsidR="00CB0D4F" w:rsidDel="00C952FD" w:rsidRDefault="00CB0D4F">
      <w:pPr>
        <w:pStyle w:val="Sommario3"/>
        <w:rPr>
          <w:ins w:id="3372" w:author="Visone Rossana (GSE)" w:date="2025-09-29T09:13:00Z" w16du:dateUtc="2025-09-29T07:13:00Z"/>
          <w:del w:id="3373" w:author="Visone Rossana (GSE)" w:date="2025-10-27T12:57:00Z" w16du:dateUtc="2025-10-27T11:57:00Z"/>
          <w:rFonts w:eastAsiaTheme="minorEastAsia" w:cstheme="minorBidi"/>
          <w:b/>
          <w:i w:val="0"/>
          <w:iCs w:val="0"/>
          <w:kern w:val="2"/>
          <w:sz w:val="24"/>
          <w:lang w:eastAsia="it-IT"/>
          <w14:ligatures w14:val="standardContextual"/>
        </w:rPr>
      </w:pPr>
      <w:ins w:id="3374" w:author="Visone Rossana (GSE)" w:date="2025-09-29T09:13:00Z" w16du:dateUtc="2025-09-29T07:13:00Z">
        <w:del w:id="3375" w:author="Visone Rossana (GSE)" w:date="2025-10-27T12:57:00Z" w16du:dateUtc="2025-10-27T11:57:00Z">
          <w:r w:rsidRPr="00E21023" w:rsidDel="00C952FD">
            <w:rPr>
              <w:rStyle w:val="Collegamentoipertestuale"/>
              <w:rFonts w:cs="Calibri"/>
              <w:highlight w:val="cyan"/>
            </w:rPr>
            <w:delText>9.15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impianti di climatizzazione invernale esistenti con impianti di climatizzazione invernale utilizzanti unità di microcogenerazione alimentati da fonti rinnovabili (intervento III.G- art.8, comma 1, lettera g)</w:delText>
          </w:r>
          <w:r w:rsidDel="00C952FD">
            <w:rPr>
              <w:webHidden/>
            </w:rPr>
            <w:tab/>
            <w:delText>57</w:delText>
          </w:r>
        </w:del>
      </w:ins>
    </w:p>
    <w:p w14:paraId="4CB79D07" w14:textId="12EF911E" w:rsidR="00CB0D4F" w:rsidDel="00C952FD" w:rsidRDefault="00CB0D4F">
      <w:pPr>
        <w:pStyle w:val="Sommario3"/>
        <w:rPr>
          <w:ins w:id="3376" w:author="Visone Rossana (GSE)" w:date="2025-09-29T09:13:00Z" w16du:dateUtc="2025-09-29T07:13:00Z"/>
          <w:del w:id="3377" w:author="Visone Rossana (GSE)" w:date="2025-10-27T12:57:00Z" w16du:dateUtc="2025-10-27T11:57:00Z"/>
          <w:rFonts w:eastAsiaTheme="minorEastAsia" w:cstheme="minorBidi"/>
          <w:b/>
          <w:i w:val="0"/>
          <w:iCs w:val="0"/>
          <w:kern w:val="2"/>
          <w:sz w:val="24"/>
          <w:lang w:eastAsia="it-IT"/>
          <w14:ligatures w14:val="standardContextual"/>
        </w:rPr>
      </w:pPr>
      <w:ins w:id="3378" w:author="Visone Rossana (GSE)" w:date="2025-09-29T09:13:00Z" w16du:dateUtc="2025-09-29T07:13:00Z">
        <w:del w:id="3379" w:author="Visone Rossana (GSE)" w:date="2025-10-27T12:57:00Z" w16du:dateUtc="2025-10-27T11:57:00Z">
          <w:r w:rsidRPr="00E21023" w:rsidDel="00C952FD">
            <w:rPr>
              <w:rStyle w:val="Collegamentoipertestuale"/>
              <w:rFonts w:cs="Calibri"/>
              <w:highlight w:val="cyan"/>
            </w:rPr>
            <w:delText>9.16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Diagnosi e certificazione energetica</w:delText>
          </w:r>
          <w:r w:rsidDel="00C952FD">
            <w:rPr>
              <w:webHidden/>
            </w:rPr>
            <w:tab/>
            <w:delText>60</w:delText>
          </w:r>
        </w:del>
      </w:ins>
    </w:p>
    <w:p w14:paraId="3B0FE8F0" w14:textId="30B585A9" w:rsidR="00CB0D4F" w:rsidDel="00C952FD" w:rsidRDefault="00CB0D4F">
      <w:pPr>
        <w:pStyle w:val="Sommario3"/>
        <w:rPr>
          <w:ins w:id="3380" w:author="Visone Rossana (GSE)" w:date="2025-09-29T09:13:00Z" w16du:dateUtc="2025-09-29T07:13:00Z"/>
          <w:del w:id="3381" w:author="Visone Rossana (GSE)" w:date="2025-10-27T12:57:00Z" w16du:dateUtc="2025-10-27T11:57:00Z"/>
          <w:rFonts w:eastAsiaTheme="minorEastAsia" w:cstheme="minorBidi"/>
          <w:b/>
          <w:i w:val="0"/>
          <w:iCs w:val="0"/>
          <w:kern w:val="2"/>
          <w:sz w:val="24"/>
          <w:lang w:eastAsia="it-IT"/>
          <w14:ligatures w14:val="standardContextual"/>
        </w:rPr>
      </w:pPr>
      <w:ins w:id="3382" w:author="Visone Rossana (GSE)" w:date="2025-09-29T09:13:00Z" w16du:dateUtc="2025-09-29T07:13:00Z">
        <w:del w:id="3383" w:author="Visone Rossana (GSE)" w:date="2025-10-27T12:57:00Z" w16du:dateUtc="2025-10-27T11:57:00Z">
          <w:r w:rsidRPr="00E21023" w:rsidDel="00C952FD">
            <w:rPr>
              <w:rStyle w:val="Collegamentoipertestuale"/>
            </w:rPr>
            <w:delText>Requisiti dei documenti</w:delText>
          </w:r>
          <w:r w:rsidDel="00C952FD">
            <w:rPr>
              <w:webHidden/>
            </w:rPr>
            <w:tab/>
            <w:delText>60</w:delText>
          </w:r>
        </w:del>
      </w:ins>
    </w:p>
    <w:p w14:paraId="6C681F65" w14:textId="0D6AFA9A" w:rsidR="00CB0D4F" w:rsidDel="00C952FD" w:rsidRDefault="00CB0D4F">
      <w:pPr>
        <w:pStyle w:val="Sommario3"/>
        <w:rPr>
          <w:ins w:id="3384" w:author="Visone Rossana (GSE)" w:date="2025-09-29T09:13:00Z" w16du:dateUtc="2025-09-29T07:13:00Z"/>
          <w:del w:id="3385" w:author="Visone Rossana (GSE)" w:date="2025-10-27T12:57:00Z" w16du:dateUtc="2025-10-27T11:57:00Z"/>
          <w:rFonts w:eastAsiaTheme="minorEastAsia" w:cstheme="minorBidi"/>
          <w:b/>
          <w:i w:val="0"/>
          <w:iCs w:val="0"/>
          <w:kern w:val="2"/>
          <w:sz w:val="24"/>
          <w:lang w:eastAsia="it-IT"/>
          <w14:ligatures w14:val="standardContextual"/>
        </w:rPr>
      </w:pPr>
      <w:ins w:id="3386" w:author="Visone Rossana (GSE)" w:date="2025-09-29T09:13:00Z" w16du:dateUtc="2025-09-29T07:13:00Z">
        <w:del w:id="3387" w:author="Visone Rossana (GSE)" w:date="2025-10-27T12:57:00Z" w16du:dateUtc="2025-10-27T11:57:00Z">
          <w:r w:rsidRPr="00E21023" w:rsidDel="00C952FD">
            <w:rPr>
              <w:rStyle w:val="Collegamentoipertestuale"/>
            </w:rPr>
            <w:delText>Richiesta di contributo anticipato per la redazione della Diagnosi energetica</w:delText>
          </w:r>
          <w:r w:rsidDel="00C952FD">
            <w:rPr>
              <w:webHidden/>
            </w:rPr>
            <w:tab/>
            <w:delText>62</w:delText>
          </w:r>
        </w:del>
      </w:ins>
    </w:p>
    <w:p w14:paraId="71894838" w14:textId="4365B96C" w:rsidR="00CB0D4F" w:rsidDel="00C952FD" w:rsidRDefault="00CB0D4F">
      <w:pPr>
        <w:pStyle w:val="Sommario1"/>
        <w:rPr>
          <w:ins w:id="3388" w:author="Visone Rossana (GSE)" w:date="2025-09-29T09:13:00Z" w16du:dateUtc="2025-09-29T07:13:00Z"/>
          <w:del w:id="338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390" w:author="Visone Rossana (GSE)" w:date="2025-09-29T09:13:00Z" w16du:dateUtc="2025-09-29T07:13:00Z">
        <w:del w:id="3391" w:author="Visone Rossana (GSE)" w:date="2025-10-27T12:57:00Z" w16du:dateUtc="2025-10-27T11:57:00Z">
          <w:r w:rsidRPr="00E21023" w:rsidDel="00C952FD">
            <w:rPr>
              <w:rStyle w:val="Collegamentoipertestuale"/>
            </w:rPr>
            <w:delText>10</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VARIAZIONI</w:delText>
          </w:r>
          <w:r w:rsidDel="00C952FD">
            <w:rPr>
              <w:webHidden/>
            </w:rPr>
            <w:tab/>
            <w:delText>66</w:delText>
          </w:r>
        </w:del>
      </w:ins>
    </w:p>
    <w:p w14:paraId="3AA48727" w14:textId="5C4C313F" w:rsidR="00CB0D4F" w:rsidDel="00C952FD" w:rsidRDefault="00CB0D4F">
      <w:pPr>
        <w:pStyle w:val="Sommario3"/>
        <w:rPr>
          <w:ins w:id="3392" w:author="Visone Rossana (GSE)" w:date="2025-09-29T09:13:00Z" w16du:dateUtc="2025-09-29T07:13:00Z"/>
          <w:del w:id="3393" w:author="Visone Rossana (GSE)" w:date="2025-10-27T12:57:00Z" w16du:dateUtc="2025-10-27T11:57:00Z"/>
          <w:rFonts w:eastAsiaTheme="minorEastAsia" w:cstheme="minorBidi"/>
          <w:b/>
          <w:i w:val="0"/>
          <w:iCs w:val="0"/>
          <w:kern w:val="2"/>
          <w:sz w:val="24"/>
          <w:lang w:eastAsia="it-IT"/>
          <w14:ligatures w14:val="standardContextual"/>
        </w:rPr>
      </w:pPr>
      <w:ins w:id="3394" w:author="Visone Rossana (GSE)" w:date="2025-09-29T09:13:00Z" w16du:dateUtc="2025-09-29T07:13:00Z">
        <w:del w:id="3395" w:author="Visone Rossana (GSE)" w:date="2025-10-27T12:57:00Z" w16du:dateUtc="2025-10-27T11:57:00Z">
          <w:r w:rsidRPr="00E21023" w:rsidDel="00C952FD">
            <w:rPr>
              <w:rStyle w:val="Collegamentoipertestuale"/>
              <w:rFonts w:cs="Calibri"/>
            </w:rPr>
            <w:delText>10.1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Comunicazioni interventi di modifica</w:delText>
          </w:r>
          <w:r w:rsidDel="00C952FD">
            <w:rPr>
              <w:webHidden/>
            </w:rPr>
            <w:tab/>
            <w:delText>66</w:delText>
          </w:r>
        </w:del>
      </w:ins>
    </w:p>
    <w:p w14:paraId="54E1B1EB" w14:textId="01357E3D" w:rsidR="00CB0D4F" w:rsidDel="00C952FD" w:rsidRDefault="00CB0D4F">
      <w:pPr>
        <w:pStyle w:val="Sommario3"/>
        <w:rPr>
          <w:ins w:id="3396" w:author="Visone Rossana (GSE)" w:date="2025-09-29T09:13:00Z" w16du:dateUtc="2025-09-29T07:13:00Z"/>
          <w:del w:id="3397" w:author="Visone Rossana (GSE)" w:date="2025-10-27T12:57:00Z" w16du:dateUtc="2025-10-27T11:57:00Z"/>
          <w:rFonts w:eastAsiaTheme="minorEastAsia" w:cstheme="minorBidi"/>
          <w:b/>
          <w:i w:val="0"/>
          <w:iCs w:val="0"/>
          <w:kern w:val="2"/>
          <w:sz w:val="24"/>
          <w:lang w:eastAsia="it-IT"/>
          <w14:ligatures w14:val="standardContextual"/>
        </w:rPr>
      </w:pPr>
      <w:ins w:id="3398" w:author="Visone Rossana (GSE)" w:date="2025-09-29T09:13:00Z" w16du:dateUtc="2025-09-29T07:13:00Z">
        <w:del w:id="3399" w:author="Visone Rossana (GSE)" w:date="2025-10-27T12:57:00Z" w16du:dateUtc="2025-10-27T11:57:00Z">
          <w:r w:rsidRPr="00E21023" w:rsidDel="00C952FD">
            <w:rPr>
              <w:rStyle w:val="Collegamentoipertestuale"/>
              <w:rFonts w:cs="Calibri"/>
            </w:rPr>
            <w:delText>10.2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Variazioni di titolarià</w:delText>
          </w:r>
          <w:r w:rsidDel="00C952FD">
            <w:rPr>
              <w:webHidden/>
            </w:rPr>
            <w:tab/>
            <w:delText>66</w:delText>
          </w:r>
        </w:del>
      </w:ins>
    </w:p>
    <w:p w14:paraId="71735A89" w14:textId="429F0813" w:rsidR="00CB0D4F" w:rsidDel="00C952FD" w:rsidRDefault="00CB0D4F">
      <w:pPr>
        <w:pStyle w:val="Sommario1"/>
        <w:rPr>
          <w:ins w:id="3400" w:author="Visone Rossana (GSE)" w:date="2025-09-29T09:13:00Z" w16du:dateUtc="2025-09-29T07:13:00Z"/>
          <w:del w:id="340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402" w:author="Visone Rossana (GSE)" w:date="2025-09-29T09:13:00Z" w16du:dateUtc="2025-09-29T07:13:00Z">
        <w:del w:id="3403" w:author="Visone Rossana (GSE)" w:date="2025-10-27T12:57:00Z" w16du:dateUtc="2025-10-27T11:57:00Z">
          <w:r w:rsidRPr="00E21023" w:rsidDel="00C952FD">
            <w:rPr>
              <w:rStyle w:val="Collegamentoipertestuale"/>
            </w:rPr>
            <w:delText>11</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VERIFICHE E CONTROLLI</w:delText>
          </w:r>
          <w:r w:rsidDel="00C952FD">
            <w:rPr>
              <w:webHidden/>
            </w:rPr>
            <w:tab/>
            <w:delText>66</w:delText>
          </w:r>
        </w:del>
      </w:ins>
    </w:p>
    <w:p w14:paraId="716535A0" w14:textId="571AEF47" w:rsidR="00CB0D4F" w:rsidDel="00C952FD" w:rsidRDefault="00CB0D4F">
      <w:pPr>
        <w:pStyle w:val="Sommario3"/>
        <w:rPr>
          <w:ins w:id="3404" w:author="Visone Rossana (GSE)" w:date="2025-09-29T09:13:00Z" w16du:dateUtc="2025-09-29T07:13:00Z"/>
          <w:del w:id="3405" w:author="Visone Rossana (GSE)" w:date="2025-10-27T12:57:00Z" w16du:dateUtc="2025-10-27T11:57:00Z"/>
          <w:rFonts w:eastAsiaTheme="minorEastAsia" w:cstheme="minorBidi"/>
          <w:b/>
          <w:i w:val="0"/>
          <w:iCs w:val="0"/>
          <w:kern w:val="2"/>
          <w:sz w:val="24"/>
          <w:lang w:eastAsia="it-IT"/>
          <w14:ligatures w14:val="standardContextual"/>
        </w:rPr>
      </w:pPr>
      <w:ins w:id="3406" w:author="Visone Rossana (GSE)" w:date="2025-09-29T09:13:00Z" w16du:dateUtc="2025-09-29T07:13:00Z">
        <w:del w:id="3407" w:author="Visone Rossana (GSE)" w:date="2025-10-27T12:57:00Z" w16du:dateUtc="2025-10-27T11:57:00Z">
          <w:r w:rsidRPr="00E21023" w:rsidDel="00C952FD">
            <w:rPr>
              <w:rStyle w:val="Collegamentoipertestuale"/>
              <w:rFonts w:cs="Calibri"/>
            </w:rPr>
            <w:delText>11.1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Modalità di svolgimento delle verifiche</w:delText>
          </w:r>
          <w:r w:rsidDel="00C952FD">
            <w:rPr>
              <w:webHidden/>
            </w:rPr>
            <w:tab/>
            <w:delText>66</w:delText>
          </w:r>
        </w:del>
      </w:ins>
    </w:p>
    <w:p w14:paraId="52C71EB4" w14:textId="36DC8C6F" w:rsidR="00CB0D4F" w:rsidDel="00C952FD" w:rsidRDefault="00CB0D4F">
      <w:pPr>
        <w:pStyle w:val="Sommario3"/>
        <w:rPr>
          <w:ins w:id="3408" w:author="Visone Rossana (GSE)" w:date="2025-09-29T09:13:00Z" w16du:dateUtc="2025-09-29T07:13:00Z"/>
          <w:del w:id="3409" w:author="Visone Rossana (GSE)" w:date="2025-10-27T12:57:00Z" w16du:dateUtc="2025-10-27T11:57:00Z"/>
          <w:rFonts w:eastAsiaTheme="minorEastAsia" w:cstheme="minorBidi"/>
          <w:b/>
          <w:i w:val="0"/>
          <w:iCs w:val="0"/>
          <w:kern w:val="2"/>
          <w:sz w:val="24"/>
          <w:lang w:eastAsia="it-IT"/>
          <w14:ligatures w14:val="standardContextual"/>
        </w:rPr>
      </w:pPr>
      <w:ins w:id="3410" w:author="Visone Rossana (GSE)" w:date="2025-09-29T09:13:00Z" w16du:dateUtc="2025-09-29T07:13:00Z">
        <w:del w:id="3411" w:author="Visone Rossana (GSE)" w:date="2025-10-27T12:57:00Z" w16du:dateUtc="2025-10-27T11:57:00Z">
          <w:r w:rsidRPr="00E21023" w:rsidDel="00C952FD">
            <w:rPr>
              <w:rStyle w:val="Collegamentoipertestuale"/>
              <w:rFonts w:cs="Calibri"/>
            </w:rPr>
            <w:delText>11.2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Revoca del contributo</w:delText>
          </w:r>
          <w:r w:rsidDel="00C952FD">
            <w:rPr>
              <w:webHidden/>
            </w:rPr>
            <w:tab/>
            <w:delText>67</w:delText>
          </w:r>
        </w:del>
      </w:ins>
    </w:p>
    <w:p w14:paraId="3BF1C8AA" w14:textId="031EA575" w:rsidR="00CB0D4F" w:rsidDel="00C952FD" w:rsidRDefault="00CB0D4F">
      <w:pPr>
        <w:pStyle w:val="Sommario1"/>
        <w:rPr>
          <w:ins w:id="3412" w:author="Visone Rossana (GSE)" w:date="2025-09-29T09:13:00Z" w16du:dateUtc="2025-09-29T07:13:00Z"/>
          <w:del w:id="341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414" w:author="Visone Rossana (GSE)" w:date="2025-09-29T09:13:00Z" w16du:dateUtc="2025-09-29T07:13:00Z">
        <w:del w:id="3415" w:author="Visone Rossana (GSE)" w:date="2025-10-27T12:57:00Z" w16du:dateUtc="2025-10-27T11:57:00Z">
          <w:r w:rsidRPr="00E21023" w:rsidDel="00C952FD">
            <w:rPr>
              <w:rStyle w:val="Collegamentoipertestuale"/>
            </w:rPr>
            <w:delText>12</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PRECISAZIONI</w:delText>
          </w:r>
          <w:r w:rsidDel="00C952FD">
            <w:rPr>
              <w:webHidden/>
            </w:rPr>
            <w:tab/>
            <w:delText>68</w:delText>
          </w:r>
        </w:del>
      </w:ins>
    </w:p>
    <w:p w14:paraId="45AC0377" w14:textId="619C5E32" w:rsidR="00CB0D4F" w:rsidDel="00C952FD" w:rsidRDefault="00CB0D4F">
      <w:pPr>
        <w:pStyle w:val="Sommario3"/>
        <w:rPr>
          <w:ins w:id="3416" w:author="Visone Rossana (GSE)" w:date="2025-09-29T09:13:00Z" w16du:dateUtc="2025-09-29T07:13:00Z"/>
          <w:del w:id="3417" w:author="Visone Rossana (GSE)" w:date="2025-10-27T12:57:00Z" w16du:dateUtc="2025-10-27T11:57:00Z"/>
          <w:rFonts w:eastAsiaTheme="minorEastAsia" w:cstheme="minorBidi"/>
          <w:b/>
          <w:i w:val="0"/>
          <w:iCs w:val="0"/>
          <w:kern w:val="2"/>
          <w:sz w:val="24"/>
          <w:lang w:eastAsia="it-IT"/>
          <w14:ligatures w14:val="standardContextual"/>
        </w:rPr>
      </w:pPr>
      <w:ins w:id="3418" w:author="Visone Rossana (GSE)" w:date="2025-09-29T09:13:00Z" w16du:dateUtc="2025-09-29T07:13:00Z">
        <w:del w:id="3419" w:author="Visone Rossana (GSE)" w:date="2025-10-27T12:57:00Z" w16du:dateUtc="2025-10-27T11:57:00Z">
          <w:r w:rsidRPr="00E21023" w:rsidDel="00C952FD">
            <w:rPr>
              <w:rStyle w:val="Collegamentoipertestuale"/>
              <w:rFonts w:cs="Calibri"/>
            </w:rPr>
            <w:delText>12.1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Data conclusione intervento</w:delText>
          </w:r>
          <w:r w:rsidDel="00C952FD">
            <w:rPr>
              <w:webHidden/>
            </w:rPr>
            <w:tab/>
            <w:delText>68</w:delText>
          </w:r>
        </w:del>
      </w:ins>
    </w:p>
    <w:p w14:paraId="730DC0AC" w14:textId="207C4609" w:rsidR="00CB0D4F" w:rsidDel="00C952FD" w:rsidRDefault="00CB0D4F">
      <w:pPr>
        <w:pStyle w:val="Sommario3"/>
        <w:rPr>
          <w:ins w:id="3420" w:author="Visone Rossana (GSE)" w:date="2025-09-29T09:13:00Z" w16du:dateUtc="2025-09-29T07:13:00Z"/>
          <w:del w:id="3421" w:author="Visone Rossana (GSE)" w:date="2025-10-27T12:57:00Z" w16du:dateUtc="2025-10-27T11:57:00Z"/>
          <w:rFonts w:eastAsiaTheme="minorEastAsia" w:cstheme="minorBidi"/>
          <w:b/>
          <w:i w:val="0"/>
          <w:iCs w:val="0"/>
          <w:kern w:val="2"/>
          <w:sz w:val="24"/>
          <w:lang w:eastAsia="it-IT"/>
          <w14:ligatures w14:val="standardContextual"/>
        </w:rPr>
      </w:pPr>
      <w:ins w:id="3422" w:author="Visone Rossana (GSE)" w:date="2025-09-29T09:13:00Z" w16du:dateUtc="2025-09-29T07:13:00Z">
        <w:del w:id="3423" w:author="Visone Rossana (GSE)" w:date="2025-10-27T12:57:00Z" w16du:dateUtc="2025-10-27T11:57:00Z">
          <w:r w:rsidRPr="00E21023" w:rsidDel="00C952FD">
            <w:rPr>
              <w:rStyle w:val="Collegamentoipertestuale"/>
              <w:rFonts w:cs="Calibri"/>
            </w:rPr>
            <w:delText>12.2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Fatture e bonifici</w:delText>
          </w:r>
          <w:r w:rsidDel="00C952FD">
            <w:rPr>
              <w:webHidden/>
            </w:rPr>
            <w:tab/>
            <w:delText>69</w:delText>
          </w:r>
        </w:del>
      </w:ins>
    </w:p>
    <w:p w14:paraId="71A57B85" w14:textId="714A628C" w:rsidR="00CB0D4F" w:rsidDel="00C952FD" w:rsidRDefault="00CB0D4F">
      <w:pPr>
        <w:pStyle w:val="Sommario3"/>
        <w:rPr>
          <w:ins w:id="3424" w:author="Visone Rossana (GSE)" w:date="2025-09-29T09:13:00Z" w16du:dateUtc="2025-09-29T07:13:00Z"/>
          <w:del w:id="3425" w:author="Visone Rossana (GSE)" w:date="2025-10-27T12:57:00Z" w16du:dateUtc="2025-10-27T11:57:00Z"/>
          <w:rFonts w:eastAsiaTheme="minorEastAsia" w:cstheme="minorBidi"/>
          <w:b/>
          <w:i w:val="0"/>
          <w:iCs w:val="0"/>
          <w:kern w:val="2"/>
          <w:sz w:val="24"/>
          <w:lang w:eastAsia="it-IT"/>
          <w14:ligatures w14:val="standardContextual"/>
        </w:rPr>
      </w:pPr>
      <w:ins w:id="3426" w:author="Visone Rossana (GSE)" w:date="2025-09-29T09:13:00Z" w16du:dateUtc="2025-09-29T07:13:00Z">
        <w:del w:id="3427" w:author="Visone Rossana (GSE)" w:date="2025-10-27T12:57:00Z" w16du:dateUtc="2025-10-27T11:57:00Z">
          <w:r w:rsidRPr="00E21023" w:rsidDel="00C952FD">
            <w:rPr>
              <w:rStyle w:val="Collegamentoipertestuale"/>
              <w:rFonts w:cs="Calibri"/>
            </w:rPr>
            <w:delText>12.3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Mandato irrevocabile all’incasso</w:delText>
          </w:r>
          <w:r w:rsidDel="00C952FD">
            <w:rPr>
              <w:webHidden/>
            </w:rPr>
            <w:tab/>
            <w:delText>71</w:delText>
          </w:r>
        </w:del>
      </w:ins>
    </w:p>
    <w:p w14:paraId="74809307" w14:textId="7829B230" w:rsidR="00CB0D4F" w:rsidDel="00C952FD" w:rsidRDefault="00CB0D4F">
      <w:pPr>
        <w:pStyle w:val="Sommario3"/>
        <w:rPr>
          <w:ins w:id="3428" w:author="Visone Rossana (GSE)" w:date="2025-09-29T09:13:00Z" w16du:dateUtc="2025-09-29T07:13:00Z"/>
          <w:del w:id="3429" w:author="Visone Rossana (GSE)" w:date="2025-10-27T12:57:00Z" w16du:dateUtc="2025-10-27T11:57:00Z"/>
          <w:rFonts w:eastAsiaTheme="minorEastAsia" w:cstheme="minorBidi"/>
          <w:b/>
          <w:i w:val="0"/>
          <w:iCs w:val="0"/>
          <w:kern w:val="2"/>
          <w:sz w:val="24"/>
          <w:lang w:eastAsia="it-IT"/>
          <w14:ligatures w14:val="standardContextual"/>
        </w:rPr>
      </w:pPr>
      <w:ins w:id="3430" w:author="Visone Rossana (GSE)" w:date="2025-09-29T09:13:00Z" w16du:dateUtc="2025-09-29T07:13:00Z">
        <w:del w:id="3431" w:author="Visone Rossana (GSE)" w:date="2025-10-27T12:57:00Z" w16du:dateUtc="2025-10-27T11:57:00Z">
          <w:r w:rsidRPr="00E21023" w:rsidDel="00C952FD">
            <w:rPr>
              <w:rStyle w:val="Collegamentoipertestuale"/>
              <w:rFonts w:cs="Calibri"/>
            </w:rPr>
            <w:delText>12.4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Multintervento</w:delText>
          </w:r>
          <w:r w:rsidDel="00C952FD">
            <w:rPr>
              <w:webHidden/>
            </w:rPr>
            <w:tab/>
            <w:delText>72</w:delText>
          </w:r>
        </w:del>
      </w:ins>
    </w:p>
    <w:p w14:paraId="03955B2C" w14:textId="4E3A2BC0" w:rsidR="00CB0D4F" w:rsidDel="00C952FD" w:rsidRDefault="00CB0D4F">
      <w:pPr>
        <w:pStyle w:val="Sommario3"/>
        <w:rPr>
          <w:ins w:id="3432" w:author="Visone Rossana (GSE)" w:date="2025-09-29T09:13:00Z" w16du:dateUtc="2025-09-29T07:13:00Z"/>
          <w:del w:id="3433" w:author="Visone Rossana (GSE)" w:date="2025-10-27T12:57:00Z" w16du:dateUtc="2025-10-27T11:57:00Z"/>
          <w:rFonts w:eastAsiaTheme="minorEastAsia" w:cstheme="minorBidi"/>
          <w:b/>
          <w:i w:val="0"/>
          <w:iCs w:val="0"/>
          <w:kern w:val="2"/>
          <w:sz w:val="24"/>
          <w:lang w:eastAsia="it-IT"/>
          <w14:ligatures w14:val="standardContextual"/>
        </w:rPr>
      </w:pPr>
      <w:ins w:id="3434" w:author="Visone Rossana (GSE)" w:date="2025-09-29T09:13:00Z" w16du:dateUtc="2025-09-29T07:13:00Z">
        <w:del w:id="3435" w:author="Visone Rossana (GSE)" w:date="2025-10-27T12:57:00Z" w16du:dateUtc="2025-10-27T11:57:00Z">
          <w:r w:rsidRPr="00E21023" w:rsidDel="00C952FD">
            <w:rPr>
              <w:rStyle w:val="Collegamentoipertestuale"/>
              <w:rFonts w:cs="Calibri"/>
            </w:rPr>
            <w:delText>12.5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Asseverazione</w:delText>
          </w:r>
          <w:r w:rsidDel="00C952FD">
            <w:rPr>
              <w:webHidden/>
            </w:rPr>
            <w:tab/>
            <w:delText>72</w:delText>
          </w:r>
        </w:del>
      </w:ins>
    </w:p>
    <w:p w14:paraId="13D7628E" w14:textId="46EC2CC9" w:rsidR="00CB0D4F" w:rsidDel="00C952FD" w:rsidRDefault="00CB0D4F">
      <w:pPr>
        <w:pStyle w:val="Sommario3"/>
        <w:rPr>
          <w:ins w:id="3436" w:author="Visone Rossana (GSE)" w:date="2025-09-29T09:13:00Z" w16du:dateUtc="2025-09-29T07:13:00Z"/>
          <w:del w:id="3437" w:author="Visone Rossana (GSE)" w:date="2025-10-27T12:57:00Z" w16du:dateUtc="2025-10-27T11:57:00Z"/>
          <w:rFonts w:eastAsiaTheme="minorEastAsia" w:cstheme="minorBidi"/>
          <w:b/>
          <w:i w:val="0"/>
          <w:iCs w:val="0"/>
          <w:kern w:val="2"/>
          <w:sz w:val="24"/>
          <w:lang w:eastAsia="it-IT"/>
          <w14:ligatures w14:val="standardContextual"/>
        </w:rPr>
      </w:pPr>
      <w:ins w:id="3438" w:author="Visone Rossana (GSE)" w:date="2025-09-29T09:13:00Z" w16du:dateUtc="2025-09-29T07:13:00Z">
        <w:del w:id="3439" w:author="Visone Rossana (GSE)" w:date="2025-10-27T12:57:00Z" w16du:dateUtc="2025-10-27T11:57:00Z">
          <w:r w:rsidRPr="00E21023" w:rsidDel="00C952FD">
            <w:rPr>
              <w:rStyle w:val="Collegamentoipertestuale"/>
              <w:rFonts w:cs="Calibri"/>
            </w:rPr>
            <w:delText>12.6</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Potenza termica nominale e ulteriori disposizioni sugli impianti (calore di processo  etc)</w:delText>
          </w:r>
          <w:r w:rsidDel="00C952FD">
            <w:rPr>
              <w:webHidden/>
            </w:rPr>
            <w:tab/>
            <w:delText>72</w:delText>
          </w:r>
        </w:del>
      </w:ins>
    </w:p>
    <w:p w14:paraId="48ECA492" w14:textId="1109EBBC" w:rsidR="00CB0D4F" w:rsidDel="00C952FD" w:rsidRDefault="00CB0D4F">
      <w:pPr>
        <w:pStyle w:val="Sommario3"/>
        <w:rPr>
          <w:ins w:id="3440" w:author="Visone Rossana (GSE)" w:date="2025-09-29T09:13:00Z" w16du:dateUtc="2025-09-29T07:13:00Z"/>
          <w:del w:id="3441" w:author="Visone Rossana (GSE)" w:date="2025-10-27T12:57:00Z" w16du:dateUtc="2025-10-27T11:57:00Z"/>
          <w:rFonts w:eastAsiaTheme="minorEastAsia" w:cstheme="minorBidi"/>
          <w:b/>
          <w:i w:val="0"/>
          <w:iCs w:val="0"/>
          <w:kern w:val="2"/>
          <w:sz w:val="24"/>
          <w:lang w:eastAsia="it-IT"/>
          <w14:ligatures w14:val="standardContextual"/>
        </w:rPr>
      </w:pPr>
      <w:ins w:id="3442" w:author="Visone Rossana (GSE)" w:date="2025-09-29T09:13:00Z" w16du:dateUtc="2025-09-29T07:13:00Z">
        <w:del w:id="3443" w:author="Visone Rossana (GSE)" w:date="2025-10-27T12:57:00Z" w16du:dateUtc="2025-10-27T11:57:00Z">
          <w:r w:rsidRPr="00E21023" w:rsidDel="00C952FD">
            <w:rPr>
              <w:rStyle w:val="Collegamentoipertestuale"/>
              <w:rFonts w:cs="Calibri"/>
            </w:rPr>
            <w:delText>12.7</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Sostituzione di impianti di climatizzazione invernale e sostituzione funzionale</w:delText>
          </w:r>
          <w:r w:rsidDel="00C952FD">
            <w:rPr>
              <w:webHidden/>
            </w:rPr>
            <w:tab/>
            <w:delText>72</w:delText>
          </w:r>
        </w:del>
      </w:ins>
    </w:p>
    <w:p w14:paraId="39725DB7" w14:textId="0F22881B" w:rsidR="00CB0D4F" w:rsidDel="00C952FD" w:rsidRDefault="00CB0D4F">
      <w:pPr>
        <w:pStyle w:val="Sommario3"/>
        <w:rPr>
          <w:ins w:id="3444" w:author="Visone Rossana (GSE)" w:date="2025-09-29T09:13:00Z" w16du:dateUtc="2025-09-29T07:13:00Z"/>
          <w:del w:id="3445" w:author="Visone Rossana (GSE)" w:date="2025-10-27T12:57:00Z" w16du:dateUtc="2025-10-27T11:57:00Z"/>
          <w:rFonts w:eastAsiaTheme="minorEastAsia" w:cstheme="minorBidi"/>
          <w:b/>
          <w:i w:val="0"/>
          <w:iCs w:val="0"/>
          <w:kern w:val="2"/>
          <w:sz w:val="24"/>
          <w:lang w:eastAsia="it-IT"/>
          <w14:ligatures w14:val="standardContextual"/>
        </w:rPr>
      </w:pPr>
      <w:ins w:id="3446" w:author="Visone Rossana (GSE)" w:date="2025-09-29T09:13:00Z" w16du:dateUtc="2025-09-29T07:13:00Z">
        <w:del w:id="3447" w:author="Visone Rossana (GSE)" w:date="2025-10-27T12:57:00Z" w16du:dateUtc="2025-10-27T11:57:00Z">
          <w:r w:rsidRPr="00E21023" w:rsidDel="00C952FD">
            <w:rPr>
              <w:rStyle w:val="Collegamentoipertestuale"/>
              <w:rFonts w:cs="Calibri"/>
            </w:rPr>
            <w:delText>12.8</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Sistemi di contabilizzazione del calore e trasmissione delle misure di energia termica sxxx</w:delText>
          </w:r>
          <w:r w:rsidDel="00C952FD">
            <w:rPr>
              <w:webHidden/>
            </w:rPr>
            <w:tab/>
            <w:delText>72</w:delText>
          </w:r>
        </w:del>
      </w:ins>
    </w:p>
    <w:p w14:paraId="738205CD" w14:textId="05B66D7E" w:rsidR="00CB0D4F" w:rsidDel="00C952FD" w:rsidRDefault="00CB0D4F">
      <w:pPr>
        <w:pStyle w:val="Sommario3"/>
        <w:rPr>
          <w:ins w:id="3448" w:author="Visone Rossana (GSE)" w:date="2025-09-29T09:13:00Z" w16du:dateUtc="2025-09-29T07:13:00Z"/>
          <w:del w:id="3449" w:author="Visone Rossana (GSE)" w:date="2025-10-27T12:57:00Z" w16du:dateUtc="2025-10-27T11:57:00Z"/>
          <w:rFonts w:eastAsiaTheme="minorEastAsia" w:cstheme="minorBidi"/>
          <w:b/>
          <w:i w:val="0"/>
          <w:iCs w:val="0"/>
          <w:kern w:val="2"/>
          <w:sz w:val="24"/>
          <w:lang w:eastAsia="it-IT"/>
          <w14:ligatures w14:val="standardContextual"/>
        </w:rPr>
      </w:pPr>
      <w:ins w:id="3450" w:author="Visone Rossana (GSE)" w:date="2025-09-29T09:13:00Z" w16du:dateUtc="2025-09-29T07:13:00Z">
        <w:del w:id="3451" w:author="Visone Rossana (GSE)" w:date="2025-10-27T12:57:00Z" w16du:dateUtc="2025-10-27T11:57:00Z">
          <w:r w:rsidRPr="00E21023" w:rsidDel="00C952FD">
            <w:rPr>
              <w:rStyle w:val="Collegamentoipertestuale"/>
              <w:rFonts w:cs="Calibri"/>
            </w:rPr>
            <w:delText>12.9</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Obblighi d’integrazione delle fonti rinnovabili negli edifici ( Dlgs 199/21)</w:delText>
          </w:r>
          <w:r w:rsidDel="00C952FD">
            <w:rPr>
              <w:webHidden/>
            </w:rPr>
            <w:tab/>
            <w:delText>72</w:delText>
          </w:r>
        </w:del>
      </w:ins>
    </w:p>
    <w:p w14:paraId="5E257EE2" w14:textId="0C26A999" w:rsidR="00CB0D4F" w:rsidDel="00C952FD" w:rsidRDefault="00CB0D4F">
      <w:pPr>
        <w:pStyle w:val="Sommario3"/>
        <w:rPr>
          <w:ins w:id="3452" w:author="Visone Rossana (GSE)" w:date="2025-09-29T09:13:00Z" w16du:dateUtc="2025-09-29T07:13:00Z"/>
          <w:del w:id="3453" w:author="Visone Rossana (GSE)" w:date="2025-10-27T12:57:00Z" w16du:dateUtc="2025-10-27T11:57:00Z"/>
          <w:rFonts w:eastAsiaTheme="minorEastAsia" w:cstheme="minorBidi"/>
          <w:b/>
          <w:i w:val="0"/>
          <w:iCs w:val="0"/>
          <w:kern w:val="2"/>
          <w:sz w:val="24"/>
          <w:lang w:eastAsia="it-IT"/>
          <w14:ligatures w14:val="standardContextual"/>
        </w:rPr>
      </w:pPr>
      <w:ins w:id="3454" w:author="Visone Rossana (GSE)" w:date="2025-09-29T09:13:00Z" w16du:dateUtc="2025-09-29T07:13:00Z">
        <w:del w:id="3455" w:author="Visone Rossana (GSE)" w:date="2025-10-27T12:57:00Z" w16du:dateUtc="2025-10-27T11:57:00Z">
          <w:r w:rsidRPr="00E21023" w:rsidDel="00C952FD">
            <w:rPr>
              <w:rStyle w:val="Collegamentoipertestuale"/>
              <w:rFonts w:cs="Calibri"/>
            </w:rPr>
            <w:delText>12.10</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Identificazione Edificio</w:delText>
          </w:r>
          <w:r w:rsidDel="00C952FD">
            <w:rPr>
              <w:webHidden/>
            </w:rPr>
            <w:tab/>
            <w:delText>73</w:delText>
          </w:r>
        </w:del>
      </w:ins>
    </w:p>
    <w:p w14:paraId="5F819637" w14:textId="307F7243" w:rsidR="00CB0D4F" w:rsidDel="00C952FD" w:rsidRDefault="00CB0D4F">
      <w:pPr>
        <w:pStyle w:val="Sommario3"/>
        <w:rPr>
          <w:ins w:id="3456" w:author="Visone Rossana (GSE)" w:date="2025-09-29T09:13:00Z" w16du:dateUtc="2025-09-29T07:13:00Z"/>
          <w:del w:id="3457" w:author="Visone Rossana (GSE)" w:date="2025-10-27T12:57:00Z" w16du:dateUtc="2025-10-27T11:57:00Z"/>
          <w:rFonts w:eastAsiaTheme="minorEastAsia" w:cstheme="minorBidi"/>
          <w:b/>
          <w:i w:val="0"/>
          <w:iCs w:val="0"/>
          <w:kern w:val="2"/>
          <w:sz w:val="24"/>
          <w:lang w:eastAsia="it-IT"/>
          <w14:ligatures w14:val="standardContextual"/>
        </w:rPr>
      </w:pPr>
      <w:ins w:id="3458" w:author="Visone Rossana (GSE)" w:date="2025-09-29T09:13:00Z" w16du:dateUtc="2025-09-29T07:13:00Z">
        <w:del w:id="3459" w:author="Visone Rossana (GSE)" w:date="2025-10-27T12:57:00Z" w16du:dateUtc="2025-10-27T11:57:00Z">
          <w:r w:rsidRPr="00E21023" w:rsidDel="00C952FD">
            <w:rPr>
              <w:rStyle w:val="Collegamentoipertestuale"/>
              <w:rFonts w:cs="Calibri"/>
            </w:rPr>
            <w:delText>12.11</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Interventi realizzati in edifici gestiti dagli ex IACP comunque denominati e trasformati dalle Regioni</w:delText>
          </w:r>
          <w:r w:rsidDel="00C952FD">
            <w:rPr>
              <w:webHidden/>
            </w:rPr>
            <w:tab/>
            <w:delText>73</w:delText>
          </w:r>
        </w:del>
      </w:ins>
    </w:p>
    <w:p w14:paraId="096CAE53" w14:textId="34502424" w:rsidR="00CB0D4F" w:rsidDel="00C952FD" w:rsidRDefault="00CB0D4F">
      <w:pPr>
        <w:pStyle w:val="Sommario3"/>
        <w:rPr>
          <w:ins w:id="3460" w:author="Visone Rossana (GSE)" w:date="2025-09-29T09:13:00Z" w16du:dateUtc="2025-09-29T07:13:00Z"/>
          <w:del w:id="3461" w:author="Visone Rossana (GSE)" w:date="2025-10-27T12:57:00Z" w16du:dateUtc="2025-10-27T11:57:00Z"/>
          <w:rFonts w:eastAsiaTheme="minorEastAsia" w:cstheme="minorBidi"/>
          <w:b/>
          <w:i w:val="0"/>
          <w:iCs w:val="0"/>
          <w:kern w:val="2"/>
          <w:sz w:val="24"/>
          <w:lang w:eastAsia="it-IT"/>
          <w14:ligatures w14:val="standardContextual"/>
        </w:rPr>
      </w:pPr>
      <w:ins w:id="3462" w:author="Visone Rossana (GSE)" w:date="2025-09-29T09:13:00Z" w16du:dateUtc="2025-09-29T07:13:00Z">
        <w:del w:id="3463" w:author="Visone Rossana (GSE)" w:date="2025-10-27T12:57:00Z" w16du:dateUtc="2025-10-27T11:57:00Z">
          <w:r w:rsidRPr="00E21023" w:rsidDel="00C952FD">
            <w:rPr>
              <w:rStyle w:val="Collegamentoipertestuale"/>
              <w:rFonts w:cs="Calibri"/>
            </w:rPr>
            <w:delText>12.12</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Interventi realizzati su edifici misti e su specifiche configurazioni di edificio</w:delText>
          </w:r>
          <w:r w:rsidDel="00C952FD">
            <w:rPr>
              <w:webHidden/>
            </w:rPr>
            <w:tab/>
            <w:delText>73</w:delText>
          </w:r>
        </w:del>
      </w:ins>
    </w:p>
    <w:p w14:paraId="296860AC" w14:textId="2880EB88" w:rsidR="00CB0D4F" w:rsidDel="00C952FD" w:rsidRDefault="00CB0D4F">
      <w:pPr>
        <w:pStyle w:val="Sommario3"/>
        <w:rPr>
          <w:ins w:id="3464" w:author="Visone Rossana (GSE)" w:date="2025-09-29T09:13:00Z" w16du:dateUtc="2025-09-29T07:13:00Z"/>
          <w:del w:id="3465" w:author="Visone Rossana (GSE)" w:date="2025-10-27T12:57:00Z" w16du:dateUtc="2025-10-27T11:57:00Z"/>
          <w:rFonts w:eastAsiaTheme="minorEastAsia" w:cstheme="minorBidi"/>
          <w:b/>
          <w:i w:val="0"/>
          <w:iCs w:val="0"/>
          <w:kern w:val="2"/>
          <w:sz w:val="24"/>
          <w:lang w:eastAsia="it-IT"/>
          <w14:ligatures w14:val="standardContextual"/>
        </w:rPr>
      </w:pPr>
      <w:ins w:id="3466" w:author="Visone Rossana (GSE)" w:date="2025-09-29T09:13:00Z" w16du:dateUtc="2025-09-29T07:13:00Z">
        <w:del w:id="3467" w:author="Visone Rossana (GSE)" w:date="2025-10-27T12:57:00Z" w16du:dateUtc="2025-10-27T11:57:00Z">
          <w:r w:rsidRPr="00E21023" w:rsidDel="00C952FD">
            <w:rPr>
              <w:rStyle w:val="Collegamentoipertestuale"/>
              <w:rFonts w:cs="Calibri"/>
            </w:rPr>
            <w:delText>12.13</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Disposizioni di cui all’art. 48 ter del Decreto legge 14 agosto 2020, n. 104</w:delText>
          </w:r>
          <w:r w:rsidDel="00C952FD">
            <w:rPr>
              <w:webHidden/>
            </w:rPr>
            <w:tab/>
            <w:delText>73</w:delText>
          </w:r>
        </w:del>
      </w:ins>
    </w:p>
    <w:p w14:paraId="24517B01" w14:textId="4D077DF6" w:rsidR="00CB0D4F" w:rsidDel="00C952FD" w:rsidRDefault="00CB0D4F">
      <w:pPr>
        <w:pStyle w:val="Sommario3"/>
        <w:rPr>
          <w:ins w:id="3468" w:author="Visone Rossana (GSE)" w:date="2025-09-29T09:13:00Z" w16du:dateUtc="2025-09-29T07:13:00Z"/>
          <w:del w:id="3469" w:author="Visone Rossana (GSE)" w:date="2025-10-27T12:57:00Z" w16du:dateUtc="2025-10-27T11:57:00Z"/>
          <w:rFonts w:eastAsiaTheme="minorEastAsia" w:cstheme="minorBidi"/>
          <w:b/>
          <w:i w:val="0"/>
          <w:iCs w:val="0"/>
          <w:kern w:val="2"/>
          <w:sz w:val="24"/>
          <w:lang w:eastAsia="it-IT"/>
          <w14:ligatures w14:val="standardContextual"/>
        </w:rPr>
      </w:pPr>
      <w:ins w:id="3470" w:author="Visone Rossana (GSE)" w:date="2025-09-29T09:13:00Z" w16du:dateUtc="2025-09-29T07:13:00Z">
        <w:del w:id="3471" w:author="Visone Rossana (GSE)" w:date="2025-10-27T12:57:00Z" w16du:dateUtc="2025-10-27T11:57:00Z">
          <w:r w:rsidRPr="00E21023" w:rsidDel="00C952FD">
            <w:rPr>
              <w:rStyle w:val="Collegamentoipertestuale"/>
              <w:rFonts w:cs="Calibri"/>
            </w:rPr>
            <w:delText>12.14</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 Contratti di prestazione energetica (EPC) e i contratti di Servizio Energia</w:delText>
          </w:r>
          <w:r w:rsidDel="00C952FD">
            <w:rPr>
              <w:webHidden/>
            </w:rPr>
            <w:tab/>
            <w:delText>75</w:delText>
          </w:r>
        </w:del>
      </w:ins>
    </w:p>
    <w:p w14:paraId="64E8AB01" w14:textId="62F82A0D" w:rsidR="00CB0D4F" w:rsidDel="00C952FD" w:rsidRDefault="00CB0D4F">
      <w:pPr>
        <w:pStyle w:val="Sommario3"/>
        <w:rPr>
          <w:ins w:id="3472" w:author="Visone Rossana (GSE)" w:date="2025-09-29T09:13:00Z" w16du:dateUtc="2025-09-29T07:13:00Z"/>
          <w:del w:id="3473" w:author="Visone Rossana (GSE)" w:date="2025-10-27T12:57:00Z" w16du:dateUtc="2025-10-27T11:57:00Z"/>
          <w:rFonts w:eastAsiaTheme="minorEastAsia" w:cstheme="minorBidi"/>
          <w:b/>
          <w:i w:val="0"/>
          <w:iCs w:val="0"/>
          <w:kern w:val="2"/>
          <w:sz w:val="24"/>
          <w:lang w:eastAsia="it-IT"/>
          <w14:ligatures w14:val="standardContextual"/>
        </w:rPr>
      </w:pPr>
      <w:ins w:id="3474" w:author="Visone Rossana (GSE)" w:date="2025-09-29T09:13:00Z" w16du:dateUtc="2025-09-29T07:13:00Z">
        <w:del w:id="3475" w:author="Visone Rossana (GSE)" w:date="2025-10-27T12:57:00Z" w16du:dateUtc="2025-10-27T11:57:00Z">
          <w:r w:rsidRPr="00E21023" w:rsidDel="00C952FD">
            <w:rPr>
              <w:rStyle w:val="Collegamentoipertestuale"/>
              <w:rFonts w:cs="Calibri"/>
            </w:rPr>
            <w:delText>12.15</w:delText>
          </w:r>
          <w:r w:rsidDel="00C952FD">
            <w:rPr>
              <w:rFonts w:eastAsiaTheme="minorEastAsia" w:cstheme="minorBidi"/>
              <w:i w:val="0"/>
              <w:iCs w:val="0"/>
              <w:kern w:val="2"/>
              <w:sz w:val="24"/>
              <w:lang w:eastAsia="it-IT"/>
              <w14:ligatures w14:val="standardContextual"/>
            </w:rPr>
            <w:tab/>
          </w:r>
          <w:r w:rsidRPr="00E21023" w:rsidDel="00C952FD">
            <w:rPr>
              <w:rStyle w:val="Collegamentoipertestuale"/>
            </w:rPr>
            <w:delText>I Contratti di partenariato pubblico privato (PPP)</w:delText>
          </w:r>
          <w:r w:rsidDel="00C952FD">
            <w:rPr>
              <w:webHidden/>
            </w:rPr>
            <w:tab/>
            <w:delText>75</w:delText>
          </w:r>
        </w:del>
      </w:ins>
    </w:p>
    <w:p w14:paraId="4CF536CE" w14:textId="55EFFA0B" w:rsidR="00CB0D4F" w:rsidDel="00C952FD" w:rsidRDefault="00CB0D4F">
      <w:pPr>
        <w:pStyle w:val="Sommario1"/>
        <w:rPr>
          <w:ins w:id="3476" w:author="Visone Rossana (GSE)" w:date="2025-09-29T09:13:00Z" w16du:dateUtc="2025-09-29T07:13:00Z"/>
          <w:del w:id="3477"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478" w:author="Visone Rossana (GSE)" w:date="2025-09-29T09:13:00Z" w16du:dateUtc="2025-09-29T07:13:00Z">
        <w:del w:id="3479" w:author="Visone Rossana (GSE)" w:date="2025-10-27T12:57:00Z" w16du:dateUtc="2025-10-27T11:57:00Z">
          <w:r w:rsidRPr="00E21023" w:rsidDel="00C952FD">
            <w:rPr>
              <w:rStyle w:val="Collegamentoipertestuale"/>
            </w:rPr>
            <w:delText>13</w:delText>
          </w:r>
          <w:r w:rsidDel="00C952FD">
            <w:rPr>
              <w:rFonts w:asciiTheme="minorHAnsi" w:hAnsiTheme="minorHAnsi" w:cstheme="minorBidi"/>
              <w:b w:val="0"/>
              <w:bCs w:val="0"/>
              <w:caps w:val="0"/>
              <w:kern w:val="2"/>
              <w:sz w:val="24"/>
              <w:lang w:eastAsia="it-IT"/>
              <w14:ligatures w14:val="standardContextual"/>
            </w:rPr>
            <w:tab/>
          </w:r>
          <w:r w:rsidRPr="00E21023" w:rsidDel="00C952FD">
            <w:rPr>
              <w:rStyle w:val="Collegamentoipertestuale"/>
            </w:rPr>
            <w:delText>PROTEZIONE DEI DATI</w:delText>
          </w:r>
          <w:r w:rsidDel="00C952FD">
            <w:rPr>
              <w:webHidden/>
            </w:rPr>
            <w:tab/>
            <w:delText>75</w:delText>
          </w:r>
        </w:del>
      </w:ins>
    </w:p>
    <w:p w14:paraId="764456D2" w14:textId="4BF581CD" w:rsidR="00CB0D4F" w:rsidDel="00C952FD" w:rsidRDefault="00CB0D4F">
      <w:pPr>
        <w:pStyle w:val="Sommario2"/>
        <w:rPr>
          <w:ins w:id="3480" w:author="Visone Rossana (GSE)" w:date="2025-09-29T09:13:00Z" w16du:dateUtc="2025-09-29T07:13:00Z"/>
          <w:del w:id="3481" w:author="Visone Rossana (GSE)" w:date="2025-10-27T12:57:00Z" w16du:dateUtc="2025-10-27T11:57:00Z"/>
          <w:rFonts w:cstheme="minorBidi"/>
          <w:b w:val="0"/>
          <w:smallCaps w:val="0"/>
          <w:kern w:val="2"/>
          <w:sz w:val="24"/>
          <w:lang w:eastAsia="it-IT"/>
          <w14:ligatures w14:val="standardContextual"/>
        </w:rPr>
      </w:pPr>
      <w:ins w:id="3482" w:author="Visone Rossana (GSE)" w:date="2025-09-29T09:13:00Z" w16du:dateUtc="2025-09-29T07:13:00Z">
        <w:del w:id="3483" w:author="Visone Rossana (GSE)" w:date="2025-10-27T12:57:00Z" w16du:dateUtc="2025-10-27T11:57:00Z">
          <w:r w:rsidRPr="00E21023" w:rsidDel="00C952FD">
            <w:rPr>
              <w:rStyle w:val="Collegamentoipertestuale"/>
              <w:rFonts w:cstheme="minorHAnsi"/>
            </w:rPr>
            <w:delText xml:space="preserve">Allegato </w:delText>
          </w:r>
          <w:r w:rsidRPr="00E21023" w:rsidDel="00C952FD">
            <w:rPr>
              <w:rStyle w:val="Collegamentoipertestuale"/>
              <w:rFonts w:cstheme="minorHAnsi"/>
              <w:highlight w:val="yellow"/>
            </w:rPr>
            <w:delText>X</w:delText>
          </w:r>
          <w:r w:rsidRPr="00E21023" w:rsidDel="00C952FD">
            <w:rPr>
              <w:rStyle w:val="Collegamentoipertestuale"/>
              <w:rFonts w:cstheme="minorHAnsi"/>
            </w:rPr>
            <w:delText xml:space="preserve"> – SINTESI DELLA DOCUMENTAZIONE PER LA RICHIESTA DI INCENTIVO</w:delText>
          </w:r>
          <w:r w:rsidDel="00C952FD">
            <w:rPr>
              <w:webHidden/>
            </w:rPr>
            <w:tab/>
            <w:delText>76</w:delText>
          </w:r>
        </w:del>
      </w:ins>
    </w:p>
    <w:p w14:paraId="36C3BC43" w14:textId="3AAE4CD3" w:rsidR="00CB0D4F" w:rsidDel="00C952FD" w:rsidRDefault="00CB0D4F">
      <w:pPr>
        <w:pStyle w:val="Sommario2"/>
        <w:rPr>
          <w:ins w:id="3484" w:author="Visone Rossana (GSE)" w:date="2025-09-29T09:13:00Z" w16du:dateUtc="2025-09-29T07:13:00Z"/>
          <w:del w:id="3485" w:author="Visone Rossana (GSE)" w:date="2025-10-27T12:57:00Z" w16du:dateUtc="2025-10-27T11:57:00Z"/>
          <w:rFonts w:cstheme="minorBidi"/>
          <w:b w:val="0"/>
          <w:smallCaps w:val="0"/>
          <w:kern w:val="2"/>
          <w:sz w:val="24"/>
          <w:lang w:eastAsia="it-IT"/>
          <w14:ligatures w14:val="standardContextual"/>
        </w:rPr>
      </w:pPr>
      <w:ins w:id="3486" w:author="Visone Rossana (GSE)" w:date="2025-09-29T09:13:00Z" w16du:dateUtc="2025-09-29T07:13:00Z">
        <w:del w:id="3487" w:author="Visone Rossana (GSE)" w:date="2025-10-27T12:57:00Z" w16du:dateUtc="2025-10-27T11:57:00Z">
          <w:r w:rsidRPr="00E21023" w:rsidDel="00C952FD">
            <w:rPr>
              <w:rStyle w:val="Collegamentoipertestuale"/>
              <w:rFonts w:cstheme="minorHAnsi"/>
            </w:rPr>
            <w:delText xml:space="preserve">Allegato </w:delText>
          </w:r>
          <w:r w:rsidRPr="00E21023" w:rsidDel="00C952FD">
            <w:rPr>
              <w:rStyle w:val="Collegamentoipertestuale"/>
              <w:rFonts w:cstheme="minorHAnsi"/>
              <w:highlight w:val="yellow"/>
            </w:rPr>
            <w:delText>X</w:delText>
          </w:r>
          <w:r w:rsidRPr="00E21023" w:rsidDel="00C952FD">
            <w:rPr>
              <w:rStyle w:val="Collegamentoipertestuale"/>
              <w:rFonts w:cstheme="minorHAnsi"/>
            </w:rPr>
            <w:delText xml:space="preserve"> – ELENCO MODELLI</w:delText>
          </w:r>
          <w:r w:rsidDel="00C952FD">
            <w:rPr>
              <w:webHidden/>
            </w:rPr>
            <w:tab/>
            <w:delText>76</w:delText>
          </w:r>
        </w:del>
      </w:ins>
    </w:p>
    <w:p w14:paraId="0E1A277E" w14:textId="10035EC3" w:rsidR="00CB0D4F" w:rsidDel="00C952FD" w:rsidRDefault="00CB0D4F">
      <w:pPr>
        <w:pStyle w:val="Sommario2"/>
        <w:rPr>
          <w:ins w:id="3488" w:author="Visone Rossana (GSE)" w:date="2025-09-29T09:13:00Z" w16du:dateUtc="2025-09-29T07:13:00Z"/>
          <w:del w:id="3489" w:author="Visone Rossana (GSE)" w:date="2025-10-27T12:57:00Z" w16du:dateUtc="2025-10-27T11:57:00Z"/>
          <w:rFonts w:cstheme="minorBidi"/>
          <w:b w:val="0"/>
          <w:smallCaps w:val="0"/>
          <w:kern w:val="2"/>
          <w:sz w:val="24"/>
          <w:lang w:eastAsia="it-IT"/>
          <w14:ligatures w14:val="standardContextual"/>
        </w:rPr>
      </w:pPr>
      <w:ins w:id="3490" w:author="Visone Rossana (GSE)" w:date="2025-09-29T09:13:00Z" w16du:dateUtc="2025-09-29T07:13:00Z">
        <w:del w:id="3491" w:author="Visone Rossana (GSE)" w:date="2025-10-27T12:57:00Z" w16du:dateUtc="2025-10-27T11:57:00Z">
          <w:r w:rsidRPr="00E21023" w:rsidDel="00C952FD">
            <w:rPr>
              <w:rStyle w:val="Collegamentoipertestuale"/>
              <w:rFonts w:ascii="Calibri" w:hAnsi="Calibri" w:cs="Calibri"/>
            </w:rPr>
            <w:delText xml:space="preserve">Allegato </w:delText>
          </w:r>
          <w:r w:rsidRPr="00E21023" w:rsidDel="00C952FD">
            <w:rPr>
              <w:rStyle w:val="Collegamentoipertestuale"/>
              <w:rFonts w:ascii="Calibri" w:hAnsi="Calibri" w:cs="Calibri"/>
              <w:highlight w:val="yellow"/>
            </w:rPr>
            <w:delText>X</w:delText>
          </w:r>
          <w:r w:rsidRPr="00E21023" w:rsidDel="00C952FD">
            <w:rPr>
              <w:rStyle w:val="Collegamentoipertestuale"/>
              <w:rFonts w:ascii="Calibri" w:hAnsi="Calibri" w:cs="Calibri"/>
            </w:rPr>
            <w:delText xml:space="preserve"> – DEFINIZIONI</w:delText>
          </w:r>
          <w:r w:rsidDel="00C952FD">
            <w:rPr>
              <w:webHidden/>
            </w:rPr>
            <w:tab/>
            <w:delText>76</w:delText>
          </w:r>
        </w:del>
      </w:ins>
    </w:p>
    <w:p w14:paraId="1C69B563" w14:textId="7CC81098" w:rsidR="00CB0D4F" w:rsidDel="00C952FD" w:rsidRDefault="00CB0D4F">
      <w:pPr>
        <w:pStyle w:val="Sommario2"/>
        <w:rPr>
          <w:ins w:id="3492" w:author="Visone Rossana (GSE)" w:date="2025-09-29T09:13:00Z" w16du:dateUtc="2025-09-29T07:13:00Z"/>
          <w:del w:id="3493" w:author="Visone Rossana (GSE)" w:date="2025-10-27T12:57:00Z" w16du:dateUtc="2025-10-27T11:57:00Z"/>
          <w:rFonts w:cstheme="minorBidi"/>
          <w:b w:val="0"/>
          <w:smallCaps w:val="0"/>
          <w:kern w:val="2"/>
          <w:sz w:val="24"/>
          <w:lang w:eastAsia="it-IT"/>
          <w14:ligatures w14:val="standardContextual"/>
        </w:rPr>
      </w:pPr>
      <w:ins w:id="3494" w:author="Visone Rossana (GSE)" w:date="2025-09-29T09:13:00Z" w16du:dateUtc="2025-09-29T07:13:00Z">
        <w:del w:id="3495" w:author="Visone Rossana (GSE)" w:date="2025-10-27T12:57:00Z" w16du:dateUtc="2025-10-27T11:57:00Z">
          <w:r w:rsidRPr="00E21023" w:rsidDel="00C952FD">
            <w:rPr>
              <w:rStyle w:val="Collegamentoipertestuale"/>
              <w:rFonts w:ascii="Calibri" w:hAnsi="Calibri" w:cs="Calibri"/>
            </w:rPr>
            <w:delText xml:space="preserve">Allegato </w:delText>
          </w:r>
          <w:r w:rsidRPr="00E21023" w:rsidDel="00C952FD">
            <w:rPr>
              <w:rStyle w:val="Collegamentoipertestuale"/>
              <w:rFonts w:ascii="Calibri" w:hAnsi="Calibri" w:cs="Calibri"/>
              <w:highlight w:val="yellow"/>
            </w:rPr>
            <w:delText>X</w:delText>
          </w:r>
          <w:r w:rsidRPr="00E21023" w:rsidDel="00C952FD">
            <w:rPr>
              <w:rStyle w:val="Collegamentoipertestuale"/>
              <w:rFonts w:ascii="Calibri" w:hAnsi="Calibri" w:cs="Calibri"/>
            </w:rPr>
            <w:delText xml:space="preserve"> – PRINCIPALI RIFERIMENTI NORMATIVI</w:delText>
          </w:r>
          <w:r w:rsidDel="00C952FD">
            <w:rPr>
              <w:webHidden/>
            </w:rPr>
            <w:tab/>
            <w:delText>76</w:delText>
          </w:r>
        </w:del>
      </w:ins>
    </w:p>
    <w:p w14:paraId="42295767" w14:textId="1E605BAD" w:rsidR="00E225C0" w:rsidDel="00C952FD" w:rsidRDefault="00E225C0">
      <w:pPr>
        <w:pStyle w:val="Sommario1"/>
        <w:rPr>
          <w:ins w:id="3496" w:author="Visone Rossana (GSE)" w:date="2025-09-24T14:07:00Z" w16du:dateUtc="2025-09-24T12:07:00Z"/>
          <w:del w:id="3497"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498" w:author="Visone Rossana (GSE)" w:date="2025-09-24T14:07:00Z" w16du:dateUtc="2025-09-24T12:07:00Z">
        <w:del w:id="3499" w:author="Visone Rossana (GSE)" w:date="2025-10-27T12:57:00Z" w16du:dateUtc="2025-10-27T11:57:00Z">
          <w:r w:rsidRPr="00CB0D4F" w:rsidDel="00C952FD">
            <w:rPr>
              <w:rStyle w:val="Collegamentoipertestuale"/>
            </w:rPr>
            <w:delText>1</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QUADRO GENERALE</w:delText>
          </w:r>
          <w:r w:rsidDel="00C952FD">
            <w:rPr>
              <w:webHidden/>
            </w:rPr>
            <w:tab/>
          </w:r>
        </w:del>
      </w:ins>
      <w:ins w:id="3500" w:author="Visone Rossana (GSE)" w:date="2025-09-24T14:09:00Z" w16du:dateUtc="2025-09-24T12:09:00Z">
        <w:del w:id="3501" w:author="Visone Rossana (GSE)" w:date="2025-10-27T12:57:00Z" w16du:dateUtc="2025-10-27T11:57:00Z">
          <w:r w:rsidR="002C67A6" w:rsidDel="00C952FD">
            <w:rPr>
              <w:webHidden/>
            </w:rPr>
            <w:delText>5</w:delText>
          </w:r>
        </w:del>
      </w:ins>
    </w:p>
    <w:p w14:paraId="470AF305" w14:textId="00D46EE5" w:rsidR="00E225C0" w:rsidDel="00C952FD" w:rsidRDefault="00E225C0">
      <w:pPr>
        <w:pStyle w:val="Sommario1"/>
        <w:rPr>
          <w:ins w:id="3502" w:author="Visone Rossana (GSE)" w:date="2025-09-24T14:07:00Z" w16du:dateUtc="2025-09-24T12:07:00Z"/>
          <w:del w:id="350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504" w:author="Visone Rossana (GSE)" w:date="2025-09-24T14:07:00Z" w16du:dateUtc="2025-09-24T12:07:00Z">
        <w:del w:id="3505" w:author="Visone Rossana (GSE)" w:date="2025-10-27T12:57:00Z" w16du:dateUtc="2025-10-27T11:57:00Z">
          <w:r w:rsidRPr="00CB0D4F" w:rsidDel="00C952FD">
            <w:rPr>
              <w:rStyle w:val="Collegamentoipertestuale"/>
            </w:rPr>
            <w:delText>2</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INTERVENTI INCENTIVABILI</w:delText>
          </w:r>
          <w:r w:rsidDel="00C952FD">
            <w:rPr>
              <w:webHidden/>
            </w:rPr>
            <w:tab/>
          </w:r>
        </w:del>
      </w:ins>
      <w:ins w:id="3506" w:author="Visone Rossana (GSE)" w:date="2025-09-24T14:09:00Z" w16du:dateUtc="2025-09-24T12:09:00Z">
        <w:del w:id="3507" w:author="Visone Rossana (GSE)" w:date="2025-10-27T12:57:00Z" w16du:dateUtc="2025-10-27T11:57:00Z">
          <w:r w:rsidR="002C67A6" w:rsidDel="00C952FD">
            <w:rPr>
              <w:webHidden/>
            </w:rPr>
            <w:delText>5</w:delText>
          </w:r>
        </w:del>
      </w:ins>
    </w:p>
    <w:p w14:paraId="0A19D02D" w14:textId="0FFD9F8F" w:rsidR="00E225C0" w:rsidDel="00C952FD" w:rsidRDefault="00E225C0">
      <w:pPr>
        <w:pStyle w:val="Sommario1"/>
        <w:rPr>
          <w:ins w:id="3508" w:author="Visone Rossana (GSE)" w:date="2025-09-24T14:07:00Z" w16du:dateUtc="2025-09-24T12:07:00Z"/>
          <w:del w:id="350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510" w:author="Visone Rossana (GSE)" w:date="2025-09-24T14:07:00Z" w16du:dateUtc="2025-09-24T12:07:00Z">
        <w:del w:id="3511" w:author="Visone Rossana (GSE)" w:date="2025-10-27T12:57:00Z" w16du:dateUtc="2025-10-27T11:57:00Z">
          <w:r w:rsidRPr="00CB0D4F" w:rsidDel="00C952FD">
            <w:rPr>
              <w:rStyle w:val="Collegamentoipertestuale"/>
            </w:rPr>
            <w:delText>3</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SOGGETTI AMMESSI AGLI INCENTIVI: IDENTIFICAZIONE</w:delText>
          </w:r>
          <w:r w:rsidDel="00C952FD">
            <w:rPr>
              <w:webHidden/>
            </w:rPr>
            <w:tab/>
          </w:r>
        </w:del>
      </w:ins>
      <w:ins w:id="3512" w:author="Visone Rossana (GSE)" w:date="2025-09-24T14:09:00Z" w16du:dateUtc="2025-09-24T12:09:00Z">
        <w:del w:id="3513" w:author="Visone Rossana (GSE)" w:date="2025-10-27T12:57:00Z" w16du:dateUtc="2025-10-27T11:57:00Z">
          <w:r w:rsidR="002C67A6" w:rsidDel="00C952FD">
            <w:rPr>
              <w:webHidden/>
            </w:rPr>
            <w:delText>7</w:delText>
          </w:r>
        </w:del>
      </w:ins>
    </w:p>
    <w:p w14:paraId="1B53FB28" w14:textId="3CA1243F" w:rsidR="00E225C0" w:rsidRPr="00E225C0" w:rsidDel="00C952FD" w:rsidRDefault="00E225C0">
      <w:pPr>
        <w:pStyle w:val="Sommario3"/>
        <w:rPr>
          <w:ins w:id="3514" w:author="Visone Rossana (GSE)" w:date="2025-09-24T14:07:00Z" w16du:dateUtc="2025-09-24T12:07:00Z"/>
          <w:del w:id="3515" w:author="Visone Rossana (GSE)" w:date="2025-10-27T12:57:00Z" w16du:dateUtc="2025-10-27T11:57:00Z"/>
          <w:rFonts w:eastAsiaTheme="minorEastAsia" w:cstheme="minorBidi"/>
          <w:b/>
          <w:bCs w:val="0"/>
          <w:i w:val="0"/>
          <w:iCs w:val="0"/>
          <w:kern w:val="2"/>
          <w:sz w:val="24"/>
          <w:lang w:eastAsia="it-IT"/>
          <w14:ligatures w14:val="standardContextual"/>
        </w:rPr>
      </w:pPr>
      <w:ins w:id="3516" w:author="Visone Rossana (GSE)" w:date="2025-09-24T14:07:00Z" w16du:dateUtc="2025-09-24T12:07:00Z">
        <w:del w:id="3517" w:author="Visone Rossana (GSE)" w:date="2025-10-27T12:57:00Z" w16du:dateUtc="2025-10-27T11:57:00Z">
          <w:r w:rsidRPr="007556F7" w:rsidDel="00C952FD">
            <w:rPr>
              <w:rStyle w:val="Collegamentoipertestuale"/>
              <w:rFonts w:cs="Calibri"/>
              <w:i w:val="0"/>
              <w:iCs w:val="0"/>
            </w:rPr>
            <w:delText>3.1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Soggetti Ammessi agli incentivi</w:delText>
          </w:r>
          <w:r w:rsidRPr="007556F7" w:rsidDel="00C952FD">
            <w:rPr>
              <w:i w:val="0"/>
              <w:iCs w:val="0"/>
              <w:webHidden/>
            </w:rPr>
            <w:tab/>
          </w:r>
        </w:del>
      </w:ins>
      <w:ins w:id="3518" w:author="Visone Rossana (GSE)" w:date="2025-09-24T14:09:00Z" w16du:dateUtc="2025-09-24T12:09:00Z">
        <w:del w:id="3519" w:author="Visone Rossana (GSE)" w:date="2025-10-27T12:57:00Z" w16du:dateUtc="2025-10-27T11:57:00Z">
          <w:r w:rsidR="002C67A6" w:rsidDel="00C952FD">
            <w:rPr>
              <w:webHidden/>
            </w:rPr>
            <w:delText>7</w:delText>
          </w:r>
        </w:del>
      </w:ins>
    </w:p>
    <w:p w14:paraId="7FD6F8D5" w14:textId="51B9B031" w:rsidR="00E225C0" w:rsidRPr="00E225C0" w:rsidDel="00C952FD" w:rsidRDefault="00E225C0">
      <w:pPr>
        <w:pStyle w:val="Sommario3"/>
        <w:rPr>
          <w:ins w:id="3520" w:author="Visone Rossana (GSE)" w:date="2025-09-24T14:07:00Z" w16du:dateUtc="2025-09-24T12:07:00Z"/>
          <w:del w:id="3521" w:author="Visone Rossana (GSE)" w:date="2025-10-27T12:57:00Z" w16du:dateUtc="2025-10-27T11:57:00Z"/>
          <w:rFonts w:eastAsiaTheme="minorEastAsia" w:cstheme="minorBidi"/>
          <w:b/>
          <w:bCs w:val="0"/>
          <w:i w:val="0"/>
          <w:iCs w:val="0"/>
          <w:kern w:val="2"/>
          <w:sz w:val="24"/>
          <w:lang w:eastAsia="it-IT"/>
          <w14:ligatures w14:val="standardContextual"/>
        </w:rPr>
      </w:pPr>
      <w:ins w:id="3522" w:author="Visone Rossana (GSE)" w:date="2025-09-24T14:07:00Z" w16du:dateUtc="2025-09-24T12:07:00Z">
        <w:del w:id="3523" w:author="Visone Rossana (GSE)" w:date="2025-10-27T12:57:00Z" w16du:dateUtc="2025-10-27T11:57:00Z">
          <w:r w:rsidRPr="007556F7" w:rsidDel="00C952FD">
            <w:rPr>
              <w:rStyle w:val="Collegamentoipertestuale"/>
              <w:rFonts w:cs="Calibri"/>
              <w:i w:val="0"/>
              <w:iCs w:val="0"/>
            </w:rPr>
            <w:delText>3.2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Le Pubbliche Amministrazioni</w:delText>
          </w:r>
          <w:r w:rsidRPr="007556F7" w:rsidDel="00C952FD">
            <w:rPr>
              <w:i w:val="0"/>
              <w:iCs w:val="0"/>
              <w:webHidden/>
            </w:rPr>
            <w:tab/>
          </w:r>
        </w:del>
      </w:ins>
      <w:ins w:id="3524" w:author="Visone Rossana (GSE)" w:date="2025-09-24T14:09:00Z" w16du:dateUtc="2025-09-24T12:09:00Z">
        <w:del w:id="3525" w:author="Visone Rossana (GSE)" w:date="2025-10-27T12:57:00Z" w16du:dateUtc="2025-10-27T11:57:00Z">
          <w:r w:rsidR="002C67A6" w:rsidDel="00C952FD">
            <w:rPr>
              <w:webHidden/>
            </w:rPr>
            <w:delText>8</w:delText>
          </w:r>
        </w:del>
      </w:ins>
    </w:p>
    <w:p w14:paraId="7514F245" w14:textId="63E94353" w:rsidR="00E225C0" w:rsidRPr="00E225C0" w:rsidDel="00C952FD" w:rsidRDefault="00E225C0">
      <w:pPr>
        <w:pStyle w:val="Sommario3"/>
        <w:rPr>
          <w:ins w:id="3526" w:author="Visone Rossana (GSE)" w:date="2025-09-24T14:07:00Z" w16du:dateUtc="2025-09-24T12:07:00Z"/>
          <w:del w:id="3527" w:author="Visone Rossana (GSE)" w:date="2025-10-27T12:57:00Z" w16du:dateUtc="2025-10-27T11:57:00Z"/>
          <w:rFonts w:eastAsiaTheme="minorEastAsia" w:cstheme="minorBidi"/>
          <w:b/>
          <w:bCs w:val="0"/>
          <w:i w:val="0"/>
          <w:iCs w:val="0"/>
          <w:kern w:val="2"/>
          <w:sz w:val="24"/>
          <w:lang w:eastAsia="it-IT"/>
          <w14:ligatures w14:val="standardContextual"/>
        </w:rPr>
      </w:pPr>
      <w:ins w:id="3528" w:author="Visone Rossana (GSE)" w:date="2025-09-24T14:07:00Z" w16du:dateUtc="2025-09-24T12:07:00Z">
        <w:del w:id="3529" w:author="Visone Rossana (GSE)" w:date="2025-10-27T12:57:00Z" w16du:dateUtc="2025-10-27T11:57:00Z">
          <w:r w:rsidRPr="007556F7" w:rsidDel="00C952FD">
            <w:rPr>
              <w:rStyle w:val="Collegamentoipertestuale"/>
              <w:rFonts w:cs="Calibri"/>
              <w:i w:val="0"/>
              <w:iCs w:val="0"/>
            </w:rPr>
            <w:delText>3.3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Gli Enti del Terzo Settore</w:delText>
          </w:r>
          <w:r w:rsidRPr="007556F7" w:rsidDel="00C952FD">
            <w:rPr>
              <w:i w:val="0"/>
              <w:iCs w:val="0"/>
              <w:webHidden/>
            </w:rPr>
            <w:tab/>
          </w:r>
        </w:del>
      </w:ins>
      <w:ins w:id="3530" w:author="Visone Rossana (GSE)" w:date="2025-09-24T14:09:00Z" w16du:dateUtc="2025-09-24T12:09:00Z">
        <w:del w:id="3531" w:author="Visone Rossana (GSE)" w:date="2025-10-27T12:57:00Z" w16du:dateUtc="2025-10-27T11:57:00Z">
          <w:r w:rsidR="002C67A6" w:rsidDel="00C952FD">
            <w:rPr>
              <w:webHidden/>
            </w:rPr>
            <w:delText>9</w:delText>
          </w:r>
        </w:del>
      </w:ins>
    </w:p>
    <w:p w14:paraId="3F9F3AAD" w14:textId="15F62834" w:rsidR="00E225C0" w:rsidRPr="00E225C0" w:rsidDel="00C952FD" w:rsidRDefault="00E225C0">
      <w:pPr>
        <w:pStyle w:val="Sommario3"/>
        <w:rPr>
          <w:ins w:id="3532" w:author="Visone Rossana (GSE)" w:date="2025-09-24T14:07:00Z" w16du:dateUtc="2025-09-24T12:07:00Z"/>
          <w:del w:id="3533" w:author="Visone Rossana (GSE)" w:date="2025-10-27T12:57:00Z" w16du:dateUtc="2025-10-27T11:57:00Z"/>
          <w:rFonts w:eastAsiaTheme="minorEastAsia" w:cstheme="minorBidi"/>
          <w:b/>
          <w:bCs w:val="0"/>
          <w:i w:val="0"/>
          <w:iCs w:val="0"/>
          <w:kern w:val="2"/>
          <w:sz w:val="24"/>
          <w:lang w:eastAsia="it-IT"/>
          <w14:ligatures w14:val="standardContextual"/>
        </w:rPr>
      </w:pPr>
      <w:ins w:id="3534" w:author="Visone Rossana (GSE)" w:date="2025-09-24T14:07:00Z" w16du:dateUtc="2025-09-24T12:07:00Z">
        <w:del w:id="3535" w:author="Visone Rossana (GSE)" w:date="2025-10-27T12:57:00Z" w16du:dateUtc="2025-10-27T11:57:00Z">
          <w:r w:rsidRPr="007556F7" w:rsidDel="00C952FD">
            <w:rPr>
              <w:rStyle w:val="Collegamentoipertestuale"/>
              <w:rFonts w:cs="Calibri"/>
              <w:i w:val="0"/>
              <w:iCs w:val="0"/>
            </w:rPr>
            <w:delText>3.4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Le Imprese</w:delText>
          </w:r>
          <w:r w:rsidRPr="007556F7" w:rsidDel="00C952FD">
            <w:rPr>
              <w:i w:val="0"/>
              <w:iCs w:val="0"/>
              <w:webHidden/>
            </w:rPr>
            <w:tab/>
          </w:r>
        </w:del>
      </w:ins>
      <w:ins w:id="3536" w:author="Visone Rossana (GSE)" w:date="2025-09-24T14:09:00Z" w16du:dateUtc="2025-09-24T12:09:00Z">
        <w:del w:id="3537" w:author="Visone Rossana (GSE)" w:date="2025-10-27T12:57:00Z" w16du:dateUtc="2025-10-27T11:57:00Z">
          <w:r w:rsidR="002C67A6" w:rsidDel="00C952FD">
            <w:rPr>
              <w:webHidden/>
            </w:rPr>
            <w:delText>9</w:delText>
          </w:r>
        </w:del>
      </w:ins>
    </w:p>
    <w:p w14:paraId="5A9AD131" w14:textId="3B1591FE" w:rsidR="00E225C0" w:rsidRPr="00E225C0" w:rsidDel="00C952FD" w:rsidRDefault="00E225C0">
      <w:pPr>
        <w:pStyle w:val="Sommario3"/>
        <w:rPr>
          <w:ins w:id="3538" w:author="Visone Rossana (GSE)" w:date="2025-09-24T14:07:00Z" w16du:dateUtc="2025-09-24T12:07:00Z"/>
          <w:del w:id="3539" w:author="Visone Rossana (GSE)" w:date="2025-10-27T12:57:00Z" w16du:dateUtc="2025-10-27T11:57:00Z"/>
          <w:rFonts w:eastAsiaTheme="minorEastAsia" w:cstheme="minorBidi"/>
          <w:b/>
          <w:bCs w:val="0"/>
          <w:i w:val="0"/>
          <w:iCs w:val="0"/>
          <w:kern w:val="2"/>
          <w:sz w:val="24"/>
          <w:lang w:eastAsia="it-IT"/>
          <w14:ligatures w14:val="standardContextual"/>
        </w:rPr>
      </w:pPr>
      <w:ins w:id="3540" w:author="Visone Rossana (GSE)" w:date="2025-09-24T14:07:00Z" w16du:dateUtc="2025-09-24T12:07:00Z">
        <w:del w:id="3541" w:author="Visone Rossana (GSE)" w:date="2025-10-27T12:57:00Z" w16du:dateUtc="2025-10-27T11:57:00Z">
          <w:r w:rsidRPr="007556F7" w:rsidDel="00C952FD">
            <w:rPr>
              <w:rStyle w:val="Collegamentoipertestuale"/>
              <w:rFonts w:cs="Calibri"/>
              <w:i w:val="0"/>
              <w:iCs w:val="0"/>
            </w:rPr>
            <w:delText>3.5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 Soggetti Responsabili</w:delText>
          </w:r>
          <w:r w:rsidRPr="007556F7" w:rsidDel="00C952FD">
            <w:rPr>
              <w:i w:val="0"/>
              <w:iCs w:val="0"/>
              <w:webHidden/>
            </w:rPr>
            <w:tab/>
          </w:r>
        </w:del>
      </w:ins>
      <w:ins w:id="3542" w:author="Visone Rossana (GSE)" w:date="2025-09-24T14:09:00Z" w16du:dateUtc="2025-09-24T12:09:00Z">
        <w:del w:id="3543" w:author="Visone Rossana (GSE)" w:date="2025-10-27T12:57:00Z" w16du:dateUtc="2025-10-27T11:57:00Z">
          <w:r w:rsidR="002C67A6" w:rsidDel="00C952FD">
            <w:rPr>
              <w:webHidden/>
            </w:rPr>
            <w:delText>10</w:delText>
          </w:r>
        </w:del>
      </w:ins>
    </w:p>
    <w:p w14:paraId="0058368C" w14:textId="5D31DA83" w:rsidR="00E225C0" w:rsidRPr="00E225C0" w:rsidDel="00C952FD" w:rsidRDefault="00E225C0">
      <w:pPr>
        <w:pStyle w:val="Sommario3"/>
        <w:rPr>
          <w:ins w:id="3544" w:author="Visone Rossana (GSE)" w:date="2025-09-24T14:07:00Z" w16du:dateUtc="2025-09-24T12:07:00Z"/>
          <w:del w:id="3545" w:author="Visone Rossana (GSE)" w:date="2025-10-27T12:57:00Z" w16du:dateUtc="2025-10-27T11:57:00Z"/>
          <w:rFonts w:eastAsiaTheme="minorEastAsia" w:cstheme="minorBidi"/>
          <w:b/>
          <w:bCs w:val="0"/>
          <w:i w:val="0"/>
          <w:iCs w:val="0"/>
          <w:kern w:val="2"/>
          <w:sz w:val="24"/>
          <w:lang w:eastAsia="it-IT"/>
          <w14:ligatures w14:val="standardContextual"/>
        </w:rPr>
      </w:pPr>
      <w:ins w:id="3546" w:author="Visone Rossana (GSE)" w:date="2025-09-24T14:07:00Z" w16du:dateUtc="2025-09-24T12:07:00Z">
        <w:del w:id="3547" w:author="Visone Rossana (GSE)" w:date="2025-10-27T12:57:00Z" w16du:dateUtc="2025-10-27T11:57:00Z">
          <w:r w:rsidRPr="007556F7" w:rsidDel="00C952FD">
            <w:rPr>
              <w:rStyle w:val="Collegamentoipertestuale"/>
              <w:rFonts w:cstheme="minorHAnsi"/>
              <w:i w:val="0"/>
              <w:iCs w:val="0"/>
            </w:rPr>
            <w:delText>1.3.1 Soggetto Responsabile: Energy Service Company (ESCO)</w:delText>
          </w:r>
          <w:r w:rsidRPr="007556F7" w:rsidDel="00C952FD">
            <w:rPr>
              <w:i w:val="0"/>
              <w:iCs w:val="0"/>
              <w:webHidden/>
            </w:rPr>
            <w:tab/>
          </w:r>
        </w:del>
      </w:ins>
      <w:ins w:id="3548" w:author="Visone Rossana (GSE)" w:date="2025-09-24T14:09:00Z" w16du:dateUtc="2025-09-24T12:09:00Z">
        <w:del w:id="3549" w:author="Visone Rossana (GSE)" w:date="2025-10-27T12:57:00Z" w16du:dateUtc="2025-10-27T11:57:00Z">
          <w:r w:rsidR="002C67A6" w:rsidDel="00C952FD">
            <w:rPr>
              <w:webHidden/>
            </w:rPr>
            <w:delText>11</w:delText>
          </w:r>
        </w:del>
      </w:ins>
    </w:p>
    <w:p w14:paraId="533141FF" w14:textId="4B96D2B9" w:rsidR="00E225C0" w:rsidRPr="00E225C0" w:rsidDel="00C952FD" w:rsidRDefault="00E225C0">
      <w:pPr>
        <w:pStyle w:val="Sommario3"/>
        <w:rPr>
          <w:ins w:id="3550" w:author="Visone Rossana (GSE)" w:date="2025-09-24T14:07:00Z" w16du:dateUtc="2025-09-24T12:07:00Z"/>
          <w:del w:id="3551" w:author="Visone Rossana (GSE)" w:date="2025-10-27T12:57:00Z" w16du:dateUtc="2025-10-27T11:57:00Z"/>
          <w:rFonts w:eastAsiaTheme="minorEastAsia" w:cstheme="minorBidi"/>
          <w:b/>
          <w:bCs w:val="0"/>
          <w:i w:val="0"/>
          <w:iCs w:val="0"/>
          <w:kern w:val="2"/>
          <w:sz w:val="24"/>
          <w:lang w:eastAsia="it-IT"/>
          <w14:ligatures w14:val="standardContextual"/>
        </w:rPr>
      </w:pPr>
      <w:ins w:id="3552" w:author="Visone Rossana (GSE)" w:date="2025-09-24T14:07:00Z" w16du:dateUtc="2025-09-24T12:07:00Z">
        <w:del w:id="3553" w:author="Visone Rossana (GSE)" w:date="2025-10-27T12:57:00Z" w16du:dateUtc="2025-10-27T11:57:00Z">
          <w:r w:rsidRPr="007556F7" w:rsidDel="00C952FD">
            <w:rPr>
              <w:rStyle w:val="Collegamentoipertestuale"/>
              <w:rFonts w:cstheme="minorHAnsi"/>
              <w:i w:val="0"/>
              <w:iCs w:val="0"/>
            </w:rPr>
            <w:delText>1.3.2 Altro soggetto pubblico deputato alla gestione degli immobili</w:delText>
          </w:r>
          <w:r w:rsidRPr="007556F7" w:rsidDel="00C952FD">
            <w:rPr>
              <w:i w:val="0"/>
              <w:iCs w:val="0"/>
              <w:webHidden/>
            </w:rPr>
            <w:tab/>
          </w:r>
        </w:del>
      </w:ins>
      <w:ins w:id="3554" w:author="Visone Rossana (GSE)" w:date="2025-09-24T14:09:00Z" w16du:dateUtc="2025-09-24T12:09:00Z">
        <w:del w:id="3555" w:author="Visone Rossana (GSE)" w:date="2025-10-27T12:57:00Z" w16du:dateUtc="2025-10-27T11:57:00Z">
          <w:r w:rsidR="002C67A6" w:rsidDel="00C952FD">
            <w:rPr>
              <w:webHidden/>
            </w:rPr>
            <w:delText>14</w:delText>
          </w:r>
        </w:del>
      </w:ins>
    </w:p>
    <w:p w14:paraId="23BDA2C4" w14:textId="791160DC" w:rsidR="00E225C0" w:rsidRPr="00E225C0" w:rsidDel="00C952FD" w:rsidRDefault="00E225C0">
      <w:pPr>
        <w:pStyle w:val="Sommario3"/>
        <w:rPr>
          <w:ins w:id="3556" w:author="Visone Rossana (GSE)" w:date="2025-09-24T14:07:00Z" w16du:dateUtc="2025-09-24T12:07:00Z"/>
          <w:del w:id="3557" w:author="Visone Rossana (GSE)" w:date="2025-10-27T12:57:00Z" w16du:dateUtc="2025-10-27T11:57:00Z"/>
          <w:rFonts w:eastAsiaTheme="minorEastAsia" w:cstheme="minorBidi"/>
          <w:b/>
          <w:bCs w:val="0"/>
          <w:i w:val="0"/>
          <w:iCs w:val="0"/>
          <w:kern w:val="2"/>
          <w:sz w:val="24"/>
          <w:lang w:eastAsia="it-IT"/>
          <w14:ligatures w14:val="standardContextual"/>
        </w:rPr>
      </w:pPr>
      <w:ins w:id="3558" w:author="Visone Rossana (GSE)" w:date="2025-09-24T14:07:00Z" w16du:dateUtc="2025-09-24T12:07:00Z">
        <w:del w:id="3559" w:author="Visone Rossana (GSE)" w:date="2025-10-27T12:57:00Z" w16du:dateUtc="2025-10-27T11:57:00Z">
          <w:r w:rsidRPr="007556F7" w:rsidDel="00C952FD">
            <w:rPr>
              <w:rStyle w:val="Collegamentoipertestuale"/>
              <w:rFonts w:cstheme="minorHAnsi"/>
              <w:i w:val="0"/>
              <w:iCs w:val="0"/>
            </w:rPr>
            <w:delText>1.3.3 Soggetto privato nell’ambito di forme di partenariato pubblico-privato</w:delText>
          </w:r>
          <w:r w:rsidRPr="007556F7" w:rsidDel="00C952FD">
            <w:rPr>
              <w:i w:val="0"/>
              <w:iCs w:val="0"/>
              <w:webHidden/>
            </w:rPr>
            <w:tab/>
          </w:r>
        </w:del>
      </w:ins>
      <w:ins w:id="3560" w:author="Visone Rossana (GSE)" w:date="2025-09-24T14:09:00Z" w16du:dateUtc="2025-09-24T12:09:00Z">
        <w:del w:id="3561" w:author="Visone Rossana (GSE)" w:date="2025-10-27T12:57:00Z" w16du:dateUtc="2025-10-27T11:57:00Z">
          <w:r w:rsidR="002C67A6" w:rsidDel="00C952FD">
            <w:rPr>
              <w:webHidden/>
            </w:rPr>
            <w:delText>14</w:delText>
          </w:r>
        </w:del>
      </w:ins>
    </w:p>
    <w:p w14:paraId="3D19F3DF" w14:textId="785E9247" w:rsidR="00E225C0" w:rsidRPr="00E225C0" w:rsidDel="00C952FD" w:rsidRDefault="00E225C0">
      <w:pPr>
        <w:pStyle w:val="Sommario3"/>
        <w:rPr>
          <w:ins w:id="3562" w:author="Visone Rossana (GSE)" w:date="2025-09-24T14:07:00Z" w16du:dateUtc="2025-09-24T12:07:00Z"/>
          <w:del w:id="3563" w:author="Visone Rossana (GSE)" w:date="2025-10-27T12:57:00Z" w16du:dateUtc="2025-10-27T11:57:00Z"/>
          <w:rFonts w:eastAsiaTheme="minorEastAsia" w:cstheme="minorBidi"/>
          <w:b/>
          <w:bCs w:val="0"/>
          <w:i w:val="0"/>
          <w:iCs w:val="0"/>
          <w:kern w:val="2"/>
          <w:sz w:val="24"/>
          <w:lang w:eastAsia="it-IT"/>
          <w14:ligatures w14:val="standardContextual"/>
        </w:rPr>
      </w:pPr>
      <w:ins w:id="3564" w:author="Visone Rossana (GSE)" w:date="2025-09-24T14:07:00Z" w16du:dateUtc="2025-09-24T12:07:00Z">
        <w:del w:id="3565" w:author="Visone Rossana (GSE)" w:date="2025-10-27T12:57:00Z" w16du:dateUtc="2025-10-27T11:57:00Z">
          <w:r w:rsidRPr="007556F7" w:rsidDel="00C952FD">
            <w:rPr>
              <w:rStyle w:val="Collegamentoipertestuale"/>
              <w:rFonts w:cstheme="minorHAnsi"/>
              <w:i w:val="0"/>
              <w:iCs w:val="0"/>
            </w:rPr>
            <w:delText>1.3.4 Comunità energetiche e configurazioni di autoconsumo</w:delText>
          </w:r>
          <w:r w:rsidRPr="007556F7" w:rsidDel="00C952FD">
            <w:rPr>
              <w:i w:val="0"/>
              <w:iCs w:val="0"/>
              <w:webHidden/>
            </w:rPr>
            <w:tab/>
          </w:r>
        </w:del>
      </w:ins>
      <w:ins w:id="3566" w:author="Visone Rossana (GSE)" w:date="2025-09-24T14:09:00Z" w16du:dateUtc="2025-09-24T12:09:00Z">
        <w:del w:id="3567" w:author="Visone Rossana (GSE)" w:date="2025-10-27T12:57:00Z" w16du:dateUtc="2025-10-27T11:57:00Z">
          <w:r w:rsidR="002C67A6" w:rsidDel="00C952FD">
            <w:rPr>
              <w:webHidden/>
            </w:rPr>
            <w:delText>15</w:delText>
          </w:r>
        </w:del>
      </w:ins>
    </w:p>
    <w:p w14:paraId="27AD9478" w14:textId="2860000A" w:rsidR="00E225C0" w:rsidDel="00C952FD" w:rsidRDefault="00E225C0">
      <w:pPr>
        <w:pStyle w:val="Sommario1"/>
        <w:rPr>
          <w:ins w:id="3568" w:author="Visone Rossana (GSE)" w:date="2025-09-24T14:07:00Z" w16du:dateUtc="2025-09-24T12:07:00Z"/>
          <w:del w:id="3569"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570" w:author="Visone Rossana (GSE)" w:date="2025-09-24T14:07:00Z" w16du:dateUtc="2025-09-24T12:07:00Z">
        <w:del w:id="3571" w:author="Visone Rossana (GSE)" w:date="2025-10-27T12:57:00Z" w16du:dateUtc="2025-10-27T11:57:00Z">
          <w:r w:rsidRPr="00CB0D4F" w:rsidDel="00C952FD">
            <w:rPr>
              <w:rStyle w:val="Collegamentoipertestuale"/>
            </w:rPr>
            <w:delText>4</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MODALITA’ DI ACCESSO, QUANTIFICAZIONE ED EROGAZIONE DEGLI INCENTIVI</w:delText>
          </w:r>
          <w:r w:rsidDel="00C952FD">
            <w:rPr>
              <w:webHidden/>
            </w:rPr>
            <w:tab/>
          </w:r>
        </w:del>
      </w:ins>
      <w:ins w:id="3572" w:author="Visone Rossana (GSE)" w:date="2025-09-24T14:09:00Z" w16du:dateUtc="2025-09-24T12:09:00Z">
        <w:del w:id="3573" w:author="Visone Rossana (GSE)" w:date="2025-10-27T12:57:00Z" w16du:dateUtc="2025-10-27T11:57:00Z">
          <w:r w:rsidR="002C67A6" w:rsidDel="00C952FD">
            <w:rPr>
              <w:webHidden/>
            </w:rPr>
            <w:delText>16</w:delText>
          </w:r>
        </w:del>
      </w:ins>
    </w:p>
    <w:p w14:paraId="49258CFF" w14:textId="5D1A9A67" w:rsidR="00E225C0" w:rsidRPr="00E225C0" w:rsidDel="00C952FD" w:rsidRDefault="00E225C0">
      <w:pPr>
        <w:pStyle w:val="Sommario3"/>
        <w:rPr>
          <w:ins w:id="3574" w:author="Visone Rossana (GSE)" w:date="2025-09-24T14:07:00Z" w16du:dateUtc="2025-09-24T12:07:00Z"/>
          <w:del w:id="3575" w:author="Visone Rossana (GSE)" w:date="2025-10-27T12:57:00Z" w16du:dateUtc="2025-10-27T11:57:00Z"/>
          <w:rFonts w:eastAsiaTheme="minorEastAsia" w:cstheme="minorBidi"/>
          <w:b/>
          <w:bCs w:val="0"/>
          <w:i w:val="0"/>
          <w:iCs w:val="0"/>
          <w:kern w:val="2"/>
          <w:sz w:val="24"/>
          <w:lang w:eastAsia="it-IT"/>
          <w14:ligatures w14:val="standardContextual"/>
        </w:rPr>
      </w:pPr>
      <w:ins w:id="3576" w:author="Visone Rossana (GSE)" w:date="2025-09-24T14:07:00Z" w16du:dateUtc="2025-09-24T12:07:00Z">
        <w:del w:id="3577" w:author="Visone Rossana (GSE)" w:date="2025-10-27T12:57:00Z" w16du:dateUtc="2025-10-27T11:57:00Z">
          <w:r w:rsidRPr="007556F7" w:rsidDel="00C952FD">
            <w:rPr>
              <w:rStyle w:val="Collegamentoipertestuale"/>
              <w:rFonts w:cs="Calibri"/>
              <w:i w:val="0"/>
              <w:iCs w:val="0"/>
            </w:rPr>
            <w:delText>4.1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Modalità di accesso agli incentivi</w:delText>
          </w:r>
          <w:r w:rsidRPr="007556F7" w:rsidDel="00C952FD">
            <w:rPr>
              <w:i w:val="0"/>
              <w:iCs w:val="0"/>
              <w:webHidden/>
            </w:rPr>
            <w:tab/>
          </w:r>
        </w:del>
      </w:ins>
      <w:ins w:id="3578" w:author="Visone Rossana (GSE)" w:date="2025-09-24T14:09:00Z" w16du:dateUtc="2025-09-24T12:09:00Z">
        <w:del w:id="3579" w:author="Visone Rossana (GSE)" w:date="2025-10-27T12:57:00Z" w16du:dateUtc="2025-10-27T11:57:00Z">
          <w:r w:rsidR="002C67A6" w:rsidDel="00C952FD">
            <w:rPr>
              <w:webHidden/>
            </w:rPr>
            <w:delText>16</w:delText>
          </w:r>
        </w:del>
      </w:ins>
    </w:p>
    <w:p w14:paraId="409EDE77" w14:textId="525884C6" w:rsidR="00E225C0" w:rsidRPr="00E225C0" w:rsidDel="00C952FD" w:rsidRDefault="00E225C0">
      <w:pPr>
        <w:pStyle w:val="Sommario3"/>
        <w:rPr>
          <w:ins w:id="3580" w:author="Visone Rossana (GSE)" w:date="2025-09-24T14:07:00Z" w16du:dateUtc="2025-09-24T12:07:00Z"/>
          <w:del w:id="3581" w:author="Visone Rossana (GSE)" w:date="2025-10-27T12:57:00Z" w16du:dateUtc="2025-10-27T11:57:00Z"/>
          <w:rFonts w:eastAsiaTheme="minorEastAsia" w:cstheme="minorBidi"/>
          <w:b/>
          <w:bCs w:val="0"/>
          <w:i w:val="0"/>
          <w:iCs w:val="0"/>
          <w:kern w:val="2"/>
          <w:sz w:val="24"/>
          <w:lang w:eastAsia="it-IT"/>
          <w14:ligatures w14:val="standardContextual"/>
        </w:rPr>
      </w:pPr>
      <w:ins w:id="3582" w:author="Visone Rossana (GSE)" w:date="2025-09-24T14:07:00Z" w16du:dateUtc="2025-09-24T12:07:00Z">
        <w:del w:id="3583" w:author="Visone Rossana (GSE)" w:date="2025-10-27T12:57:00Z" w16du:dateUtc="2025-10-27T11:57:00Z">
          <w:r w:rsidRPr="007556F7" w:rsidDel="00C952FD">
            <w:rPr>
              <w:rStyle w:val="Collegamentoipertestuale"/>
              <w:i w:val="0"/>
              <w:iCs w:val="0"/>
            </w:rPr>
            <w:delText>4.1.1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Accesso diretto</w:delText>
          </w:r>
          <w:r w:rsidRPr="007556F7" w:rsidDel="00C952FD">
            <w:rPr>
              <w:i w:val="0"/>
              <w:iCs w:val="0"/>
              <w:webHidden/>
            </w:rPr>
            <w:tab/>
          </w:r>
        </w:del>
      </w:ins>
      <w:ins w:id="3584" w:author="Visone Rossana (GSE)" w:date="2025-09-24T14:09:00Z" w16du:dateUtc="2025-09-24T12:09:00Z">
        <w:del w:id="3585" w:author="Visone Rossana (GSE)" w:date="2025-10-27T12:57:00Z" w16du:dateUtc="2025-10-27T11:57:00Z">
          <w:r w:rsidR="002C67A6" w:rsidDel="00C952FD">
            <w:rPr>
              <w:webHidden/>
            </w:rPr>
            <w:delText>17</w:delText>
          </w:r>
        </w:del>
      </w:ins>
    </w:p>
    <w:p w14:paraId="29C94E2E" w14:textId="3F2FCBAF" w:rsidR="00E225C0" w:rsidRPr="00E225C0" w:rsidDel="00C952FD" w:rsidRDefault="00E225C0">
      <w:pPr>
        <w:pStyle w:val="Sommario3"/>
        <w:rPr>
          <w:ins w:id="3586" w:author="Visone Rossana (GSE)" w:date="2025-09-24T14:07:00Z" w16du:dateUtc="2025-09-24T12:07:00Z"/>
          <w:del w:id="3587" w:author="Visone Rossana (GSE)" w:date="2025-10-27T12:57:00Z" w16du:dateUtc="2025-10-27T11:57:00Z"/>
          <w:rFonts w:eastAsiaTheme="minorEastAsia" w:cstheme="minorBidi"/>
          <w:b/>
          <w:bCs w:val="0"/>
          <w:i w:val="0"/>
          <w:iCs w:val="0"/>
          <w:kern w:val="2"/>
          <w:sz w:val="24"/>
          <w:lang w:eastAsia="it-IT"/>
          <w14:ligatures w14:val="standardContextual"/>
        </w:rPr>
      </w:pPr>
      <w:ins w:id="3588" w:author="Visone Rossana (GSE)" w:date="2025-09-24T14:07:00Z" w16du:dateUtc="2025-09-24T12:07:00Z">
        <w:del w:id="3589" w:author="Visone Rossana (GSE)" w:date="2025-10-27T12:57:00Z" w16du:dateUtc="2025-10-27T11:57:00Z">
          <w:r w:rsidRPr="007556F7" w:rsidDel="00C952FD">
            <w:rPr>
              <w:rStyle w:val="Collegamentoipertestuale"/>
              <w:i w:val="0"/>
              <w:iCs w:val="0"/>
            </w:rPr>
            <w:delText>4.1.2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Accesso su prenotazione</w:delText>
          </w:r>
          <w:r w:rsidRPr="007556F7" w:rsidDel="00C952FD">
            <w:rPr>
              <w:i w:val="0"/>
              <w:iCs w:val="0"/>
              <w:webHidden/>
            </w:rPr>
            <w:tab/>
          </w:r>
        </w:del>
      </w:ins>
      <w:ins w:id="3590" w:author="Visone Rossana (GSE)" w:date="2025-09-24T14:09:00Z" w16du:dateUtc="2025-09-24T12:09:00Z">
        <w:del w:id="3591" w:author="Visone Rossana (GSE)" w:date="2025-10-27T12:57:00Z" w16du:dateUtc="2025-10-27T11:57:00Z">
          <w:r w:rsidR="002C67A6" w:rsidDel="00C952FD">
            <w:rPr>
              <w:webHidden/>
            </w:rPr>
            <w:delText>18</w:delText>
          </w:r>
        </w:del>
      </w:ins>
    </w:p>
    <w:p w14:paraId="2AC8F11C" w14:textId="54613AC4" w:rsidR="00E225C0" w:rsidRPr="00E225C0" w:rsidDel="00C952FD" w:rsidRDefault="00E225C0">
      <w:pPr>
        <w:pStyle w:val="Sommario3"/>
        <w:rPr>
          <w:ins w:id="3592" w:author="Visone Rossana (GSE)" w:date="2025-09-24T14:07:00Z" w16du:dateUtc="2025-09-24T12:07:00Z"/>
          <w:del w:id="3593" w:author="Visone Rossana (GSE)" w:date="2025-10-27T12:57:00Z" w16du:dateUtc="2025-10-27T11:57:00Z"/>
          <w:rFonts w:eastAsiaTheme="minorEastAsia" w:cstheme="minorBidi"/>
          <w:b/>
          <w:bCs w:val="0"/>
          <w:i w:val="0"/>
          <w:iCs w:val="0"/>
          <w:kern w:val="2"/>
          <w:sz w:val="24"/>
          <w:lang w:eastAsia="it-IT"/>
          <w14:ligatures w14:val="standardContextual"/>
        </w:rPr>
      </w:pPr>
      <w:ins w:id="3594" w:author="Visone Rossana (GSE)" w:date="2025-09-24T14:07:00Z" w16du:dateUtc="2025-09-24T12:07:00Z">
        <w:del w:id="3595" w:author="Visone Rossana (GSE)" w:date="2025-10-27T12:57:00Z" w16du:dateUtc="2025-10-27T11:57:00Z">
          <w:r w:rsidRPr="007556F7" w:rsidDel="00C952FD">
            <w:rPr>
              <w:rStyle w:val="Collegamentoipertestuale"/>
              <w:rFonts w:cs="Calibri"/>
              <w:i w:val="0"/>
              <w:iCs w:val="0"/>
            </w:rPr>
            <w:delText>4.2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Quantificazione degli incentivi</w:delText>
          </w:r>
          <w:r w:rsidRPr="007556F7" w:rsidDel="00C952FD">
            <w:rPr>
              <w:i w:val="0"/>
              <w:iCs w:val="0"/>
              <w:webHidden/>
            </w:rPr>
            <w:tab/>
          </w:r>
        </w:del>
      </w:ins>
      <w:ins w:id="3596" w:author="Visone Rossana (GSE)" w:date="2025-09-24T14:09:00Z" w16du:dateUtc="2025-09-24T12:09:00Z">
        <w:del w:id="3597" w:author="Visone Rossana (GSE)" w:date="2025-10-27T12:57:00Z" w16du:dateUtc="2025-10-27T11:57:00Z">
          <w:r w:rsidR="002C67A6" w:rsidDel="00C952FD">
            <w:rPr>
              <w:webHidden/>
            </w:rPr>
            <w:delText>19</w:delText>
          </w:r>
        </w:del>
      </w:ins>
    </w:p>
    <w:p w14:paraId="79D69410" w14:textId="07579FF9" w:rsidR="00E225C0" w:rsidRPr="00E225C0" w:rsidDel="00C952FD" w:rsidRDefault="00E225C0">
      <w:pPr>
        <w:pStyle w:val="Sommario3"/>
        <w:rPr>
          <w:ins w:id="3598" w:author="Visone Rossana (GSE)" w:date="2025-09-24T14:07:00Z" w16du:dateUtc="2025-09-24T12:07:00Z"/>
          <w:del w:id="3599" w:author="Visone Rossana (GSE)" w:date="2025-10-27T12:57:00Z" w16du:dateUtc="2025-10-27T11:57:00Z"/>
          <w:rFonts w:eastAsiaTheme="minorEastAsia" w:cstheme="minorBidi"/>
          <w:b/>
          <w:bCs w:val="0"/>
          <w:i w:val="0"/>
          <w:iCs w:val="0"/>
          <w:kern w:val="2"/>
          <w:sz w:val="24"/>
          <w:lang w:eastAsia="it-IT"/>
          <w14:ligatures w14:val="standardContextual"/>
        </w:rPr>
      </w:pPr>
      <w:ins w:id="3600" w:author="Visone Rossana (GSE)" w:date="2025-09-24T14:07:00Z" w16du:dateUtc="2025-09-24T12:07:00Z">
        <w:del w:id="3601" w:author="Visone Rossana (GSE)" w:date="2025-10-27T12:57:00Z" w16du:dateUtc="2025-10-27T11:57:00Z">
          <w:r w:rsidRPr="007556F7" w:rsidDel="00C952FD">
            <w:rPr>
              <w:rStyle w:val="Collegamentoipertestuale"/>
              <w:rFonts w:cs="Calibri"/>
              <w:i w:val="0"/>
              <w:iCs w:val="0"/>
            </w:rPr>
            <w:delText>4.3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Erogazione degli incentivi</w:delText>
          </w:r>
          <w:r w:rsidRPr="007556F7" w:rsidDel="00C952FD">
            <w:rPr>
              <w:i w:val="0"/>
              <w:iCs w:val="0"/>
              <w:webHidden/>
            </w:rPr>
            <w:tab/>
          </w:r>
        </w:del>
      </w:ins>
      <w:ins w:id="3602" w:author="Visone Rossana (GSE)" w:date="2025-09-24T14:09:00Z" w16du:dateUtc="2025-09-24T12:09:00Z">
        <w:del w:id="3603" w:author="Visone Rossana (GSE)" w:date="2025-10-27T12:57:00Z" w16du:dateUtc="2025-10-27T11:57:00Z">
          <w:r w:rsidR="002C67A6" w:rsidDel="00C952FD">
            <w:rPr>
              <w:webHidden/>
            </w:rPr>
            <w:delText>22</w:delText>
          </w:r>
        </w:del>
      </w:ins>
    </w:p>
    <w:p w14:paraId="37FB224C" w14:textId="17FDB321" w:rsidR="00E225C0" w:rsidRPr="00E225C0" w:rsidDel="00C952FD" w:rsidRDefault="00E225C0">
      <w:pPr>
        <w:pStyle w:val="Sommario3"/>
        <w:rPr>
          <w:ins w:id="3604" w:author="Visone Rossana (GSE)" w:date="2025-09-24T14:07:00Z" w16du:dateUtc="2025-09-24T12:07:00Z"/>
          <w:del w:id="3605" w:author="Visone Rossana (GSE)" w:date="2025-10-27T12:57:00Z" w16du:dateUtc="2025-10-27T11:57:00Z"/>
          <w:rFonts w:eastAsiaTheme="minorEastAsia" w:cstheme="minorBidi"/>
          <w:b/>
          <w:bCs w:val="0"/>
          <w:i w:val="0"/>
          <w:iCs w:val="0"/>
          <w:kern w:val="2"/>
          <w:sz w:val="24"/>
          <w:lang w:eastAsia="it-IT"/>
          <w14:ligatures w14:val="standardContextual"/>
        </w:rPr>
      </w:pPr>
      <w:ins w:id="3606" w:author="Visone Rossana (GSE)" w:date="2025-09-24T14:07:00Z" w16du:dateUtc="2025-09-24T12:07:00Z">
        <w:del w:id="3607" w:author="Visone Rossana (GSE)" w:date="2025-10-27T12:57:00Z" w16du:dateUtc="2025-10-27T11:57:00Z">
          <w:r w:rsidRPr="007556F7" w:rsidDel="00C952FD">
            <w:rPr>
              <w:rStyle w:val="Collegamentoipertestuale"/>
              <w:rFonts w:cs="Calibri"/>
              <w:i w:val="0"/>
              <w:iCs w:val="0"/>
            </w:rPr>
            <w:delText>4.4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Impegno di spesa</w:delText>
          </w:r>
          <w:r w:rsidRPr="007556F7" w:rsidDel="00C952FD">
            <w:rPr>
              <w:i w:val="0"/>
              <w:iCs w:val="0"/>
              <w:webHidden/>
            </w:rPr>
            <w:tab/>
          </w:r>
        </w:del>
      </w:ins>
      <w:ins w:id="3608" w:author="Visone Rossana (GSE)" w:date="2025-09-24T14:09:00Z" w16du:dateUtc="2025-09-24T12:09:00Z">
        <w:del w:id="3609" w:author="Visone Rossana (GSE)" w:date="2025-10-27T12:57:00Z" w16du:dateUtc="2025-10-27T11:57:00Z">
          <w:r w:rsidR="002C67A6" w:rsidDel="00C952FD">
            <w:rPr>
              <w:webHidden/>
            </w:rPr>
            <w:delText>24</w:delText>
          </w:r>
        </w:del>
      </w:ins>
    </w:p>
    <w:p w14:paraId="385F9A72" w14:textId="32D2D9C6" w:rsidR="00E225C0" w:rsidRPr="00E225C0" w:rsidDel="00C952FD" w:rsidRDefault="00E225C0">
      <w:pPr>
        <w:pStyle w:val="Sommario3"/>
        <w:rPr>
          <w:ins w:id="3610" w:author="Visone Rossana (GSE)" w:date="2025-09-24T14:07:00Z" w16du:dateUtc="2025-09-24T12:07:00Z"/>
          <w:del w:id="3611" w:author="Visone Rossana (GSE)" w:date="2025-10-27T12:57:00Z" w16du:dateUtc="2025-10-27T11:57:00Z"/>
          <w:rFonts w:eastAsiaTheme="minorEastAsia" w:cstheme="minorBidi"/>
          <w:b/>
          <w:bCs w:val="0"/>
          <w:i w:val="0"/>
          <w:iCs w:val="0"/>
          <w:kern w:val="2"/>
          <w:sz w:val="24"/>
          <w:lang w:eastAsia="it-IT"/>
          <w14:ligatures w14:val="standardContextual"/>
        </w:rPr>
      </w:pPr>
      <w:ins w:id="3612" w:author="Visone Rossana (GSE)" w:date="2025-09-24T14:07:00Z" w16du:dateUtc="2025-09-24T12:07:00Z">
        <w:del w:id="3613" w:author="Visone Rossana (GSE)" w:date="2025-10-27T12:57:00Z" w16du:dateUtc="2025-10-27T11:57:00Z">
          <w:r w:rsidRPr="007556F7" w:rsidDel="00C952FD">
            <w:rPr>
              <w:rStyle w:val="Collegamentoipertestuale"/>
              <w:rFonts w:cs="Calibri"/>
              <w:i w:val="0"/>
              <w:iCs w:val="0"/>
            </w:rPr>
            <w:delText>4.5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Le condizioni di cumulabilità degli incentivi</w:delText>
          </w:r>
          <w:r w:rsidRPr="007556F7" w:rsidDel="00C952FD">
            <w:rPr>
              <w:i w:val="0"/>
              <w:iCs w:val="0"/>
              <w:webHidden/>
            </w:rPr>
            <w:tab/>
          </w:r>
        </w:del>
      </w:ins>
      <w:ins w:id="3614" w:author="Visone Rossana (GSE)" w:date="2025-09-24T14:09:00Z" w16du:dateUtc="2025-09-24T12:09:00Z">
        <w:del w:id="3615" w:author="Visone Rossana (GSE)" w:date="2025-10-27T12:57:00Z" w16du:dateUtc="2025-10-27T11:57:00Z">
          <w:r w:rsidR="002C67A6" w:rsidDel="00C952FD">
            <w:rPr>
              <w:webHidden/>
            </w:rPr>
            <w:delText>25</w:delText>
          </w:r>
        </w:del>
      </w:ins>
    </w:p>
    <w:p w14:paraId="46B4E347" w14:textId="776A684C" w:rsidR="00E225C0" w:rsidRPr="00E225C0" w:rsidDel="00C952FD" w:rsidRDefault="00E225C0">
      <w:pPr>
        <w:pStyle w:val="Sommario3"/>
        <w:rPr>
          <w:ins w:id="3616" w:author="Visone Rossana (GSE)" w:date="2025-09-24T14:07:00Z" w16du:dateUtc="2025-09-24T12:07:00Z"/>
          <w:del w:id="3617" w:author="Visone Rossana (GSE)" w:date="2025-10-27T12:57:00Z" w16du:dateUtc="2025-10-27T11:57:00Z"/>
          <w:rFonts w:eastAsiaTheme="minorEastAsia" w:cstheme="minorBidi"/>
          <w:b/>
          <w:bCs w:val="0"/>
          <w:i w:val="0"/>
          <w:iCs w:val="0"/>
          <w:kern w:val="2"/>
          <w:sz w:val="24"/>
          <w:lang w:eastAsia="it-IT"/>
          <w14:ligatures w14:val="standardContextual"/>
        </w:rPr>
      </w:pPr>
      <w:ins w:id="3618" w:author="Visone Rossana (GSE)" w:date="2025-09-24T14:07:00Z" w16du:dateUtc="2025-09-24T12:07:00Z">
        <w:del w:id="3619" w:author="Visone Rossana (GSE)" w:date="2025-10-27T12:57:00Z" w16du:dateUtc="2025-10-27T11:57:00Z">
          <w:r w:rsidRPr="007556F7" w:rsidDel="00C952FD">
            <w:rPr>
              <w:rStyle w:val="Collegamentoipertestuale"/>
              <w:rFonts w:cs="Calibri"/>
              <w:i w:val="0"/>
              <w:iCs w:val="0"/>
            </w:rPr>
            <w:delText>4.6</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Disposizioni specifiche per le imprese</w:delText>
          </w:r>
          <w:r w:rsidRPr="007556F7" w:rsidDel="00C952FD">
            <w:rPr>
              <w:i w:val="0"/>
              <w:iCs w:val="0"/>
              <w:webHidden/>
            </w:rPr>
            <w:tab/>
          </w:r>
        </w:del>
      </w:ins>
      <w:ins w:id="3620" w:author="Visone Rossana (GSE)" w:date="2025-09-24T14:09:00Z" w16du:dateUtc="2025-09-24T12:09:00Z">
        <w:del w:id="3621" w:author="Visone Rossana (GSE)" w:date="2025-10-27T12:57:00Z" w16du:dateUtc="2025-10-27T11:57:00Z">
          <w:r w:rsidR="002C67A6" w:rsidDel="00C952FD">
            <w:rPr>
              <w:webHidden/>
            </w:rPr>
            <w:delText>27</w:delText>
          </w:r>
        </w:del>
      </w:ins>
    </w:p>
    <w:p w14:paraId="247FE8CC" w14:textId="189F14DE" w:rsidR="00E225C0" w:rsidRPr="00E225C0" w:rsidDel="00C952FD" w:rsidRDefault="00E225C0">
      <w:pPr>
        <w:pStyle w:val="Sommario3"/>
        <w:rPr>
          <w:ins w:id="3622" w:author="Visone Rossana (GSE)" w:date="2025-09-24T14:07:00Z" w16du:dateUtc="2025-09-24T12:07:00Z"/>
          <w:del w:id="3623" w:author="Visone Rossana (GSE)" w:date="2025-10-27T12:57:00Z" w16du:dateUtc="2025-10-27T11:57:00Z"/>
          <w:rFonts w:eastAsiaTheme="minorEastAsia" w:cstheme="minorBidi"/>
          <w:b/>
          <w:bCs w:val="0"/>
          <w:i w:val="0"/>
          <w:iCs w:val="0"/>
          <w:kern w:val="2"/>
          <w:sz w:val="24"/>
          <w:lang w:eastAsia="it-IT"/>
          <w14:ligatures w14:val="standardContextual"/>
        </w:rPr>
      </w:pPr>
      <w:ins w:id="3624" w:author="Visone Rossana (GSE)" w:date="2025-09-24T14:07:00Z" w16du:dateUtc="2025-09-24T12:07:00Z">
        <w:del w:id="3625" w:author="Visone Rossana (GSE)" w:date="2025-10-27T12:57:00Z" w16du:dateUtc="2025-10-27T11:57:00Z">
          <w:r w:rsidRPr="007556F7" w:rsidDel="00C952FD">
            <w:rPr>
              <w:rStyle w:val="Collegamentoipertestuale"/>
              <w:rFonts w:cstheme="minorHAnsi"/>
              <w:i w:val="0"/>
              <w:iCs w:val="0"/>
            </w:rPr>
            <w:delText>4.6.1  Definizione imprese</w:delText>
          </w:r>
          <w:r w:rsidRPr="007556F7" w:rsidDel="00C952FD">
            <w:rPr>
              <w:i w:val="0"/>
              <w:iCs w:val="0"/>
              <w:webHidden/>
            </w:rPr>
            <w:tab/>
          </w:r>
        </w:del>
      </w:ins>
      <w:ins w:id="3626" w:author="Visone Rossana (GSE)" w:date="2025-09-24T14:09:00Z" w16du:dateUtc="2025-09-24T12:09:00Z">
        <w:del w:id="3627" w:author="Visone Rossana (GSE)" w:date="2025-10-27T12:57:00Z" w16du:dateUtc="2025-10-27T11:57:00Z">
          <w:r w:rsidR="002C67A6" w:rsidDel="00C952FD">
            <w:rPr>
              <w:webHidden/>
            </w:rPr>
            <w:delText>27</w:delText>
          </w:r>
        </w:del>
      </w:ins>
    </w:p>
    <w:p w14:paraId="5A1290F5" w14:textId="73548464" w:rsidR="00E225C0" w:rsidRPr="00E225C0" w:rsidDel="00C952FD" w:rsidRDefault="00E225C0">
      <w:pPr>
        <w:pStyle w:val="Sommario3"/>
        <w:rPr>
          <w:ins w:id="3628" w:author="Visone Rossana (GSE)" w:date="2025-09-24T14:07:00Z" w16du:dateUtc="2025-09-24T12:07:00Z"/>
          <w:del w:id="3629" w:author="Visone Rossana (GSE)" w:date="2025-10-27T12:57:00Z" w16du:dateUtc="2025-10-27T11:57:00Z"/>
          <w:rFonts w:eastAsiaTheme="minorEastAsia" w:cstheme="minorBidi"/>
          <w:b/>
          <w:bCs w:val="0"/>
          <w:i w:val="0"/>
          <w:iCs w:val="0"/>
          <w:kern w:val="2"/>
          <w:sz w:val="24"/>
          <w:lang w:eastAsia="it-IT"/>
          <w14:ligatures w14:val="standardContextual"/>
        </w:rPr>
      </w:pPr>
      <w:ins w:id="3630" w:author="Visone Rossana (GSE)" w:date="2025-09-24T14:07:00Z" w16du:dateUtc="2025-09-24T12:07:00Z">
        <w:del w:id="3631" w:author="Visone Rossana (GSE)" w:date="2025-10-27T12:57:00Z" w16du:dateUtc="2025-10-27T11:57:00Z">
          <w:r w:rsidRPr="007556F7" w:rsidDel="00C952FD">
            <w:rPr>
              <w:rStyle w:val="Collegamentoipertestuale"/>
              <w:rFonts w:cstheme="minorHAnsi"/>
              <w:i w:val="0"/>
              <w:iCs w:val="0"/>
            </w:rPr>
            <w:delText>4.6.2 Richiesta preliminare di accesso agli incentivi</w:delText>
          </w:r>
          <w:r w:rsidRPr="007556F7" w:rsidDel="00C952FD">
            <w:rPr>
              <w:i w:val="0"/>
              <w:iCs w:val="0"/>
              <w:webHidden/>
            </w:rPr>
            <w:tab/>
          </w:r>
        </w:del>
      </w:ins>
      <w:ins w:id="3632" w:author="Visone Rossana (GSE)" w:date="2025-09-24T14:09:00Z" w16du:dateUtc="2025-09-24T12:09:00Z">
        <w:del w:id="3633" w:author="Visone Rossana (GSE)" w:date="2025-10-27T12:57:00Z" w16du:dateUtc="2025-10-27T11:57:00Z">
          <w:r w:rsidR="002C67A6" w:rsidDel="00C952FD">
            <w:rPr>
              <w:webHidden/>
            </w:rPr>
            <w:delText>27</w:delText>
          </w:r>
        </w:del>
      </w:ins>
    </w:p>
    <w:p w14:paraId="154FDF59" w14:textId="3FDC1064" w:rsidR="00E225C0" w:rsidRPr="00E225C0" w:rsidDel="00C952FD" w:rsidRDefault="00E225C0">
      <w:pPr>
        <w:pStyle w:val="Sommario3"/>
        <w:rPr>
          <w:ins w:id="3634" w:author="Visone Rossana (GSE)" w:date="2025-09-24T14:07:00Z" w16du:dateUtc="2025-09-24T12:07:00Z"/>
          <w:del w:id="3635" w:author="Visone Rossana (GSE)" w:date="2025-10-27T12:57:00Z" w16du:dateUtc="2025-10-27T11:57:00Z"/>
          <w:rFonts w:eastAsiaTheme="minorEastAsia" w:cstheme="minorBidi"/>
          <w:b/>
          <w:bCs w:val="0"/>
          <w:i w:val="0"/>
          <w:iCs w:val="0"/>
          <w:kern w:val="2"/>
          <w:sz w:val="24"/>
          <w:lang w:eastAsia="it-IT"/>
          <w14:ligatures w14:val="standardContextual"/>
        </w:rPr>
      </w:pPr>
      <w:ins w:id="3636" w:author="Visone Rossana (GSE)" w:date="2025-09-24T14:07:00Z" w16du:dateUtc="2025-09-24T12:07:00Z">
        <w:del w:id="3637" w:author="Visone Rossana (GSE)" w:date="2025-10-27T12:57:00Z" w16du:dateUtc="2025-10-27T11:57:00Z">
          <w:r w:rsidRPr="007556F7" w:rsidDel="00C952FD">
            <w:rPr>
              <w:rStyle w:val="Collegamentoipertestuale"/>
              <w:rFonts w:cstheme="minorHAnsi"/>
              <w:i w:val="0"/>
              <w:iCs w:val="0"/>
            </w:rPr>
            <w:delText>4.6.3  Iter istruttoria preliminare</w:delText>
          </w:r>
          <w:r w:rsidRPr="007556F7" w:rsidDel="00C952FD">
            <w:rPr>
              <w:i w:val="0"/>
              <w:iCs w:val="0"/>
              <w:webHidden/>
            </w:rPr>
            <w:tab/>
          </w:r>
        </w:del>
      </w:ins>
      <w:ins w:id="3638" w:author="Visone Rossana (GSE)" w:date="2025-09-24T14:09:00Z" w16du:dateUtc="2025-09-24T12:09:00Z">
        <w:del w:id="3639" w:author="Visone Rossana (GSE)" w:date="2025-10-27T12:57:00Z" w16du:dateUtc="2025-10-27T11:57:00Z">
          <w:r w:rsidR="002C67A6" w:rsidDel="00C952FD">
            <w:rPr>
              <w:webHidden/>
            </w:rPr>
            <w:delText>27</w:delText>
          </w:r>
        </w:del>
      </w:ins>
    </w:p>
    <w:p w14:paraId="343812BA" w14:textId="0A1355EF" w:rsidR="00E225C0" w:rsidRPr="00E225C0" w:rsidDel="00C952FD" w:rsidRDefault="00E225C0">
      <w:pPr>
        <w:pStyle w:val="Sommario3"/>
        <w:rPr>
          <w:ins w:id="3640" w:author="Visone Rossana (GSE)" w:date="2025-09-24T14:07:00Z" w16du:dateUtc="2025-09-24T12:07:00Z"/>
          <w:del w:id="3641" w:author="Visone Rossana (GSE)" w:date="2025-10-27T12:57:00Z" w16du:dateUtc="2025-10-27T11:57:00Z"/>
          <w:rFonts w:eastAsiaTheme="minorEastAsia" w:cstheme="minorBidi"/>
          <w:b/>
          <w:bCs w:val="0"/>
          <w:i w:val="0"/>
          <w:iCs w:val="0"/>
          <w:kern w:val="2"/>
          <w:sz w:val="24"/>
          <w:lang w:eastAsia="it-IT"/>
          <w14:ligatures w14:val="standardContextual"/>
        </w:rPr>
      </w:pPr>
      <w:ins w:id="3642" w:author="Visone Rossana (GSE)" w:date="2025-09-24T14:07:00Z" w16du:dateUtc="2025-09-24T12:07:00Z">
        <w:del w:id="3643" w:author="Visone Rossana (GSE)" w:date="2025-10-27T12:57:00Z" w16du:dateUtc="2025-10-27T11:57:00Z">
          <w:r w:rsidRPr="007556F7" w:rsidDel="00C952FD">
            <w:rPr>
              <w:rStyle w:val="Collegamentoipertestuale"/>
              <w:rFonts w:cstheme="minorHAnsi"/>
              <w:i w:val="0"/>
              <w:iCs w:val="0"/>
            </w:rPr>
            <w:delText>4.6.4 Quantificazione incentivi e intensità per le imprese</w:delText>
          </w:r>
          <w:r w:rsidRPr="007556F7" w:rsidDel="00C952FD">
            <w:rPr>
              <w:i w:val="0"/>
              <w:iCs w:val="0"/>
              <w:webHidden/>
            </w:rPr>
            <w:tab/>
          </w:r>
        </w:del>
      </w:ins>
      <w:ins w:id="3644" w:author="Visone Rossana (GSE)" w:date="2025-09-24T14:09:00Z" w16du:dateUtc="2025-09-24T12:09:00Z">
        <w:del w:id="3645" w:author="Visone Rossana (GSE)" w:date="2025-10-27T12:57:00Z" w16du:dateUtc="2025-10-27T11:57:00Z">
          <w:r w:rsidR="002C67A6" w:rsidDel="00C952FD">
            <w:rPr>
              <w:webHidden/>
            </w:rPr>
            <w:delText>27</w:delText>
          </w:r>
        </w:del>
      </w:ins>
    </w:p>
    <w:p w14:paraId="663348A7" w14:textId="4194B426" w:rsidR="00E225C0" w:rsidRPr="00E225C0" w:rsidDel="00C952FD" w:rsidRDefault="00E225C0">
      <w:pPr>
        <w:pStyle w:val="Sommario3"/>
        <w:rPr>
          <w:ins w:id="3646" w:author="Visone Rossana (GSE)" w:date="2025-09-24T14:07:00Z" w16du:dateUtc="2025-09-24T12:07:00Z"/>
          <w:del w:id="3647" w:author="Visone Rossana (GSE)" w:date="2025-10-27T12:57:00Z" w16du:dateUtc="2025-10-27T11:57:00Z"/>
          <w:rFonts w:eastAsiaTheme="minorEastAsia" w:cstheme="minorBidi"/>
          <w:b/>
          <w:bCs w:val="0"/>
          <w:i w:val="0"/>
          <w:iCs w:val="0"/>
          <w:kern w:val="2"/>
          <w:sz w:val="24"/>
          <w:lang w:eastAsia="it-IT"/>
          <w14:ligatures w14:val="standardContextual"/>
        </w:rPr>
      </w:pPr>
      <w:ins w:id="3648" w:author="Visone Rossana (GSE)" w:date="2025-09-24T14:07:00Z" w16du:dateUtc="2025-09-24T12:07:00Z">
        <w:del w:id="3649" w:author="Visone Rossana (GSE)" w:date="2025-10-27T12:57:00Z" w16du:dateUtc="2025-10-27T11:57:00Z">
          <w:r w:rsidRPr="007556F7" w:rsidDel="00C952FD">
            <w:rPr>
              <w:rStyle w:val="Collegamentoipertestuale"/>
              <w:rFonts w:cs="Calibri"/>
              <w:i w:val="0"/>
              <w:iCs w:val="0"/>
            </w:rPr>
            <w:delText>4.7</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Aspetti fiscali connessi all’erogazione degli incentivi</w:delText>
          </w:r>
          <w:r w:rsidRPr="007556F7" w:rsidDel="00C952FD">
            <w:rPr>
              <w:i w:val="0"/>
              <w:iCs w:val="0"/>
              <w:webHidden/>
            </w:rPr>
            <w:tab/>
          </w:r>
        </w:del>
      </w:ins>
      <w:ins w:id="3650" w:author="Visone Rossana (GSE)" w:date="2025-09-24T14:09:00Z" w16du:dateUtc="2025-09-24T12:09:00Z">
        <w:del w:id="3651" w:author="Visone Rossana (GSE)" w:date="2025-10-27T12:57:00Z" w16du:dateUtc="2025-10-27T11:57:00Z">
          <w:r w:rsidR="002C67A6" w:rsidDel="00C952FD">
            <w:rPr>
              <w:webHidden/>
            </w:rPr>
            <w:delText>27</w:delText>
          </w:r>
        </w:del>
      </w:ins>
    </w:p>
    <w:p w14:paraId="58771BC3" w14:textId="716F4B1F" w:rsidR="00E225C0" w:rsidRPr="00E225C0" w:rsidDel="00C952FD" w:rsidRDefault="00E225C0">
      <w:pPr>
        <w:pStyle w:val="Sommario3"/>
        <w:rPr>
          <w:ins w:id="3652" w:author="Visone Rossana (GSE)" w:date="2025-09-24T14:07:00Z" w16du:dateUtc="2025-09-24T12:07:00Z"/>
          <w:del w:id="3653" w:author="Visone Rossana (GSE)" w:date="2025-10-27T12:57:00Z" w16du:dateUtc="2025-10-27T11:57:00Z"/>
          <w:rFonts w:eastAsiaTheme="minorEastAsia" w:cstheme="minorBidi"/>
          <w:b/>
          <w:bCs w:val="0"/>
          <w:i w:val="0"/>
          <w:iCs w:val="0"/>
          <w:kern w:val="2"/>
          <w:sz w:val="24"/>
          <w:lang w:eastAsia="it-IT"/>
          <w14:ligatures w14:val="standardContextual"/>
        </w:rPr>
      </w:pPr>
      <w:ins w:id="3654" w:author="Visone Rossana (GSE)" w:date="2025-09-24T14:07:00Z" w16du:dateUtc="2025-09-24T12:07:00Z">
        <w:del w:id="3655" w:author="Visone Rossana (GSE)" w:date="2025-10-27T12:57:00Z" w16du:dateUtc="2025-10-27T11:57:00Z">
          <w:r w:rsidRPr="007556F7" w:rsidDel="00C952FD">
            <w:rPr>
              <w:rStyle w:val="Collegamentoipertestuale"/>
              <w:rFonts w:cs="Calibri"/>
              <w:i w:val="0"/>
              <w:iCs w:val="0"/>
            </w:rPr>
            <w:delText>4.8</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Copertura dei costi sostenuti per lo svolgimento delle attività</w:delText>
          </w:r>
          <w:r w:rsidRPr="007556F7" w:rsidDel="00C952FD">
            <w:rPr>
              <w:i w:val="0"/>
              <w:iCs w:val="0"/>
              <w:webHidden/>
            </w:rPr>
            <w:tab/>
          </w:r>
        </w:del>
      </w:ins>
      <w:ins w:id="3656" w:author="Visone Rossana (GSE)" w:date="2025-09-24T14:09:00Z" w16du:dateUtc="2025-09-24T12:09:00Z">
        <w:del w:id="3657" w:author="Visone Rossana (GSE)" w:date="2025-10-27T12:57:00Z" w16du:dateUtc="2025-10-27T11:57:00Z">
          <w:r w:rsidR="002C67A6" w:rsidDel="00C952FD">
            <w:rPr>
              <w:webHidden/>
            </w:rPr>
            <w:delText>27</w:delText>
          </w:r>
        </w:del>
      </w:ins>
    </w:p>
    <w:p w14:paraId="6C70F3A9" w14:textId="458E77E8" w:rsidR="00E225C0" w:rsidRPr="00E225C0" w:rsidDel="00C952FD" w:rsidRDefault="00E225C0">
      <w:pPr>
        <w:pStyle w:val="Sommario3"/>
        <w:rPr>
          <w:ins w:id="3658" w:author="Visone Rossana (GSE)" w:date="2025-09-24T14:07:00Z" w16du:dateUtc="2025-09-24T12:07:00Z"/>
          <w:del w:id="3659" w:author="Visone Rossana (GSE)" w:date="2025-10-27T12:57:00Z" w16du:dateUtc="2025-10-27T11:57:00Z"/>
          <w:rFonts w:eastAsiaTheme="minorEastAsia" w:cstheme="minorBidi"/>
          <w:b/>
          <w:bCs w:val="0"/>
          <w:i w:val="0"/>
          <w:iCs w:val="0"/>
          <w:kern w:val="2"/>
          <w:sz w:val="24"/>
          <w:lang w:eastAsia="it-IT"/>
          <w14:ligatures w14:val="standardContextual"/>
        </w:rPr>
      </w:pPr>
      <w:ins w:id="3660" w:author="Visone Rossana (GSE)" w:date="2025-09-24T14:07:00Z" w16du:dateUtc="2025-09-24T12:07:00Z">
        <w:del w:id="3661" w:author="Visone Rossana (GSE)" w:date="2025-10-27T12:57:00Z" w16du:dateUtc="2025-10-27T11:57:00Z">
          <w:r w:rsidRPr="007556F7" w:rsidDel="00C952FD">
            <w:rPr>
              <w:rStyle w:val="Collegamentoipertestuale"/>
              <w:rFonts w:cs="Calibri"/>
              <w:i w:val="0"/>
              <w:iCs w:val="0"/>
            </w:rPr>
            <w:delText>4.9</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Controlli e accertamenti antimafia</w:delText>
          </w:r>
          <w:r w:rsidRPr="007556F7" w:rsidDel="00C952FD">
            <w:rPr>
              <w:i w:val="0"/>
              <w:iCs w:val="0"/>
              <w:webHidden/>
            </w:rPr>
            <w:tab/>
          </w:r>
        </w:del>
      </w:ins>
      <w:ins w:id="3662" w:author="Visone Rossana (GSE)" w:date="2025-09-24T14:09:00Z" w16du:dateUtc="2025-09-24T12:09:00Z">
        <w:del w:id="3663" w:author="Visone Rossana (GSE)" w:date="2025-10-27T12:57:00Z" w16du:dateUtc="2025-10-27T11:57:00Z">
          <w:r w:rsidR="002C67A6" w:rsidDel="00C952FD">
            <w:rPr>
              <w:webHidden/>
            </w:rPr>
            <w:delText>28</w:delText>
          </w:r>
        </w:del>
      </w:ins>
    </w:p>
    <w:p w14:paraId="444082D8" w14:textId="69992939" w:rsidR="00E225C0" w:rsidDel="00C952FD" w:rsidRDefault="00E225C0">
      <w:pPr>
        <w:pStyle w:val="Sommario1"/>
        <w:rPr>
          <w:ins w:id="3664" w:author="Visone Rossana (GSE)" w:date="2025-09-24T14:07:00Z" w16du:dateUtc="2025-09-24T12:07:00Z"/>
          <w:del w:id="366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666" w:author="Visone Rossana (GSE)" w:date="2025-09-24T14:07:00Z" w16du:dateUtc="2025-09-24T12:07:00Z">
        <w:del w:id="3667" w:author="Visone Rossana (GSE)" w:date="2025-10-27T12:57:00Z" w16du:dateUtc="2025-10-27T11:57:00Z">
          <w:r w:rsidRPr="00CB0D4F" w:rsidDel="00C952FD">
            <w:rPr>
              <w:rStyle w:val="Collegamentoipertestuale"/>
            </w:rPr>
            <w:delText>5</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PROCEDURA PER L’ACCESSO AGLI INCENTIVI</w:delText>
          </w:r>
          <w:r w:rsidDel="00C952FD">
            <w:rPr>
              <w:webHidden/>
            </w:rPr>
            <w:tab/>
          </w:r>
        </w:del>
      </w:ins>
      <w:ins w:id="3668" w:author="Visone Rossana (GSE)" w:date="2025-09-24T14:09:00Z" w16du:dateUtc="2025-09-24T12:09:00Z">
        <w:del w:id="3669" w:author="Visone Rossana (GSE)" w:date="2025-10-27T12:57:00Z" w16du:dateUtc="2025-10-27T11:57:00Z">
          <w:r w:rsidR="002C67A6" w:rsidDel="00C952FD">
            <w:rPr>
              <w:webHidden/>
            </w:rPr>
            <w:delText>28</w:delText>
          </w:r>
        </w:del>
      </w:ins>
    </w:p>
    <w:p w14:paraId="79E87A66" w14:textId="14E15352" w:rsidR="00E225C0" w:rsidRPr="00E225C0" w:rsidDel="00C952FD" w:rsidRDefault="00E225C0">
      <w:pPr>
        <w:pStyle w:val="Sommario3"/>
        <w:rPr>
          <w:ins w:id="3670" w:author="Visone Rossana (GSE)" w:date="2025-09-24T14:07:00Z" w16du:dateUtc="2025-09-24T12:07:00Z"/>
          <w:del w:id="3671" w:author="Visone Rossana (GSE)" w:date="2025-10-27T12:57:00Z" w16du:dateUtc="2025-10-27T11:57:00Z"/>
          <w:rFonts w:eastAsiaTheme="minorEastAsia" w:cstheme="minorBidi"/>
          <w:b/>
          <w:bCs w:val="0"/>
          <w:i w:val="0"/>
          <w:iCs w:val="0"/>
          <w:kern w:val="2"/>
          <w:sz w:val="24"/>
          <w:lang w:eastAsia="it-IT"/>
          <w14:ligatures w14:val="standardContextual"/>
        </w:rPr>
      </w:pPr>
      <w:ins w:id="3672" w:author="Visone Rossana (GSE)" w:date="2025-09-24T14:07:00Z" w16du:dateUtc="2025-09-24T12:07:00Z">
        <w:del w:id="3673" w:author="Visone Rossana (GSE)" w:date="2025-10-27T12:57:00Z" w16du:dateUtc="2025-10-27T11:57:00Z">
          <w:r w:rsidRPr="007556F7" w:rsidDel="00C952FD">
            <w:rPr>
              <w:rStyle w:val="Collegamentoipertestuale"/>
              <w:rFonts w:cs="Calibri"/>
              <w:i w:val="0"/>
              <w:iCs w:val="0"/>
            </w:rPr>
            <w:delText>5.1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Invio dell’istanza</w:delText>
          </w:r>
          <w:r w:rsidRPr="007556F7" w:rsidDel="00C952FD">
            <w:rPr>
              <w:i w:val="0"/>
              <w:iCs w:val="0"/>
              <w:webHidden/>
            </w:rPr>
            <w:tab/>
          </w:r>
        </w:del>
      </w:ins>
      <w:ins w:id="3674" w:author="Visone Rossana (GSE)" w:date="2025-09-24T14:09:00Z" w16du:dateUtc="2025-09-24T12:09:00Z">
        <w:del w:id="3675" w:author="Visone Rossana (GSE)" w:date="2025-10-27T12:57:00Z" w16du:dateUtc="2025-10-27T11:57:00Z">
          <w:r w:rsidR="002C67A6" w:rsidDel="00C952FD">
            <w:rPr>
              <w:webHidden/>
            </w:rPr>
            <w:delText>28</w:delText>
          </w:r>
        </w:del>
      </w:ins>
    </w:p>
    <w:p w14:paraId="66AC8467" w14:textId="39580A33" w:rsidR="00E225C0" w:rsidRPr="00E225C0" w:rsidDel="00C952FD" w:rsidRDefault="00E225C0">
      <w:pPr>
        <w:pStyle w:val="Sommario3"/>
        <w:rPr>
          <w:ins w:id="3676" w:author="Visone Rossana (GSE)" w:date="2025-09-24T14:07:00Z" w16du:dateUtc="2025-09-24T12:07:00Z"/>
          <w:del w:id="3677" w:author="Visone Rossana (GSE)" w:date="2025-10-27T12:57:00Z" w16du:dateUtc="2025-10-27T11:57:00Z"/>
          <w:rFonts w:eastAsiaTheme="minorEastAsia" w:cstheme="minorBidi"/>
          <w:b/>
          <w:bCs w:val="0"/>
          <w:i w:val="0"/>
          <w:iCs w:val="0"/>
          <w:kern w:val="2"/>
          <w:sz w:val="24"/>
          <w:lang w:eastAsia="it-IT"/>
          <w14:ligatures w14:val="standardContextual"/>
        </w:rPr>
      </w:pPr>
      <w:ins w:id="3678" w:author="Visone Rossana (GSE)" w:date="2025-09-24T14:07:00Z" w16du:dateUtc="2025-09-24T12:07:00Z">
        <w:del w:id="3679" w:author="Visone Rossana (GSE)" w:date="2025-10-27T12:57:00Z" w16du:dateUtc="2025-10-27T11:57:00Z">
          <w:r w:rsidRPr="007556F7" w:rsidDel="00C952FD">
            <w:rPr>
              <w:rStyle w:val="Collegamentoipertestuale"/>
              <w:rFonts w:cs="Calibri"/>
              <w:i w:val="0"/>
              <w:iCs w:val="0"/>
            </w:rPr>
            <w:delText>5.2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Istanze di qualifica</w:delText>
          </w:r>
          <w:r w:rsidRPr="007556F7" w:rsidDel="00C952FD">
            <w:rPr>
              <w:i w:val="0"/>
              <w:iCs w:val="0"/>
              <w:webHidden/>
            </w:rPr>
            <w:tab/>
          </w:r>
        </w:del>
      </w:ins>
      <w:ins w:id="3680" w:author="Visone Rossana (GSE)" w:date="2025-09-24T14:09:00Z" w16du:dateUtc="2025-09-24T12:09:00Z">
        <w:del w:id="3681" w:author="Visone Rossana (GSE)" w:date="2025-10-27T12:57:00Z" w16du:dateUtc="2025-10-27T11:57:00Z">
          <w:r w:rsidR="002C67A6" w:rsidDel="00C952FD">
            <w:rPr>
              <w:webHidden/>
            </w:rPr>
            <w:delText>29</w:delText>
          </w:r>
        </w:del>
      </w:ins>
    </w:p>
    <w:p w14:paraId="03604C3F" w14:textId="3101EAED" w:rsidR="00E225C0" w:rsidRPr="00E225C0" w:rsidDel="00C952FD" w:rsidRDefault="00E225C0">
      <w:pPr>
        <w:pStyle w:val="Sommario3"/>
        <w:rPr>
          <w:ins w:id="3682" w:author="Visone Rossana (GSE)" w:date="2025-09-24T14:07:00Z" w16du:dateUtc="2025-09-24T12:07:00Z"/>
          <w:del w:id="3683" w:author="Visone Rossana (GSE)" w:date="2025-10-27T12:57:00Z" w16du:dateUtc="2025-10-27T11:57:00Z"/>
          <w:rFonts w:eastAsiaTheme="minorEastAsia" w:cstheme="minorBidi"/>
          <w:b/>
          <w:bCs w:val="0"/>
          <w:i w:val="0"/>
          <w:iCs w:val="0"/>
          <w:kern w:val="2"/>
          <w:sz w:val="24"/>
          <w:lang w:eastAsia="it-IT"/>
          <w14:ligatures w14:val="standardContextual"/>
        </w:rPr>
      </w:pPr>
      <w:ins w:id="3684" w:author="Visone Rossana (GSE)" w:date="2025-09-24T14:07:00Z" w16du:dateUtc="2025-09-24T12:07:00Z">
        <w:del w:id="3685" w:author="Visone Rossana (GSE)" w:date="2025-10-27T12:57:00Z" w16du:dateUtc="2025-10-27T11:57:00Z">
          <w:r w:rsidRPr="007556F7" w:rsidDel="00C952FD">
            <w:rPr>
              <w:rStyle w:val="Collegamentoipertestuale"/>
              <w:rFonts w:cs="Calibri"/>
              <w:i w:val="0"/>
              <w:iCs w:val="0"/>
            </w:rPr>
            <w:delText>5.3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Iter di valutazione della richiesta</w:delText>
          </w:r>
          <w:r w:rsidRPr="007556F7" w:rsidDel="00C952FD">
            <w:rPr>
              <w:i w:val="0"/>
              <w:iCs w:val="0"/>
              <w:webHidden/>
            </w:rPr>
            <w:tab/>
          </w:r>
        </w:del>
      </w:ins>
      <w:ins w:id="3686" w:author="Visone Rossana (GSE)" w:date="2025-09-24T14:09:00Z" w16du:dateUtc="2025-09-24T12:09:00Z">
        <w:del w:id="3687" w:author="Visone Rossana (GSE)" w:date="2025-10-27T12:57:00Z" w16du:dateUtc="2025-10-27T11:57:00Z">
          <w:r w:rsidR="002C67A6" w:rsidDel="00C952FD">
            <w:rPr>
              <w:webHidden/>
            </w:rPr>
            <w:delText>30</w:delText>
          </w:r>
        </w:del>
      </w:ins>
    </w:p>
    <w:p w14:paraId="2059C4C9" w14:textId="0E361DC5" w:rsidR="00E225C0" w:rsidRPr="00E225C0" w:rsidDel="00C952FD" w:rsidRDefault="00E225C0">
      <w:pPr>
        <w:pStyle w:val="Sommario3"/>
        <w:rPr>
          <w:ins w:id="3688" w:author="Visone Rossana (GSE)" w:date="2025-09-24T14:07:00Z" w16du:dateUtc="2025-09-24T12:07:00Z"/>
          <w:del w:id="3689" w:author="Visone Rossana (GSE)" w:date="2025-10-27T12:57:00Z" w16du:dateUtc="2025-10-27T11:57:00Z"/>
          <w:rFonts w:eastAsiaTheme="minorEastAsia" w:cstheme="minorBidi"/>
          <w:b/>
          <w:bCs w:val="0"/>
          <w:i w:val="0"/>
          <w:iCs w:val="0"/>
          <w:kern w:val="2"/>
          <w:sz w:val="24"/>
          <w:lang w:eastAsia="it-IT"/>
          <w14:ligatures w14:val="standardContextual"/>
        </w:rPr>
      </w:pPr>
      <w:ins w:id="3690" w:author="Visone Rossana (GSE)" w:date="2025-09-24T14:07:00Z" w16du:dateUtc="2025-09-24T12:07:00Z">
        <w:del w:id="3691" w:author="Visone Rossana (GSE)" w:date="2025-10-27T12:57:00Z" w16du:dateUtc="2025-10-27T11:57:00Z">
          <w:r w:rsidRPr="007556F7" w:rsidDel="00C952FD">
            <w:rPr>
              <w:rStyle w:val="Collegamentoipertestuale"/>
              <w:rFonts w:cs="Calibri"/>
              <w:i w:val="0"/>
              <w:iCs w:val="0"/>
            </w:rPr>
            <w:delText>5.4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Richiesta di integrazione documentale/interlocutorio</w:delText>
          </w:r>
          <w:r w:rsidRPr="007556F7" w:rsidDel="00C952FD">
            <w:rPr>
              <w:i w:val="0"/>
              <w:iCs w:val="0"/>
              <w:webHidden/>
            </w:rPr>
            <w:tab/>
          </w:r>
        </w:del>
      </w:ins>
      <w:ins w:id="3692" w:author="Visone Rossana (GSE)" w:date="2025-09-24T14:09:00Z" w16du:dateUtc="2025-09-24T12:09:00Z">
        <w:del w:id="3693" w:author="Visone Rossana (GSE)" w:date="2025-10-27T12:57:00Z" w16du:dateUtc="2025-10-27T11:57:00Z">
          <w:r w:rsidR="002C67A6" w:rsidDel="00C952FD">
            <w:rPr>
              <w:webHidden/>
            </w:rPr>
            <w:delText>31</w:delText>
          </w:r>
        </w:del>
      </w:ins>
    </w:p>
    <w:p w14:paraId="2EDF19D4" w14:textId="06461D37" w:rsidR="00E225C0" w:rsidRPr="00E225C0" w:rsidDel="00C952FD" w:rsidRDefault="00E225C0">
      <w:pPr>
        <w:pStyle w:val="Sommario3"/>
        <w:rPr>
          <w:ins w:id="3694" w:author="Visone Rossana (GSE)" w:date="2025-09-24T14:07:00Z" w16du:dateUtc="2025-09-24T12:07:00Z"/>
          <w:del w:id="3695" w:author="Visone Rossana (GSE)" w:date="2025-10-27T12:57:00Z" w16du:dateUtc="2025-10-27T11:57:00Z"/>
          <w:rFonts w:eastAsiaTheme="minorEastAsia" w:cstheme="minorBidi"/>
          <w:b/>
          <w:bCs w:val="0"/>
          <w:i w:val="0"/>
          <w:iCs w:val="0"/>
          <w:kern w:val="2"/>
          <w:sz w:val="24"/>
          <w:lang w:eastAsia="it-IT"/>
          <w14:ligatures w14:val="standardContextual"/>
        </w:rPr>
      </w:pPr>
      <w:ins w:id="3696" w:author="Visone Rossana (GSE)" w:date="2025-09-24T14:07:00Z" w16du:dateUtc="2025-09-24T12:07:00Z">
        <w:del w:id="3697" w:author="Visone Rossana (GSE)" w:date="2025-10-27T12:57:00Z" w16du:dateUtc="2025-10-27T11:57:00Z">
          <w:r w:rsidRPr="007556F7" w:rsidDel="00C952FD">
            <w:rPr>
              <w:rStyle w:val="Collegamentoipertestuale"/>
              <w:rFonts w:cs="Calibri"/>
              <w:i w:val="0"/>
              <w:iCs w:val="0"/>
            </w:rPr>
            <w:delText>5.5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Preavviso di rigetto</w:delText>
          </w:r>
          <w:r w:rsidRPr="007556F7" w:rsidDel="00C952FD">
            <w:rPr>
              <w:i w:val="0"/>
              <w:iCs w:val="0"/>
              <w:webHidden/>
            </w:rPr>
            <w:tab/>
          </w:r>
        </w:del>
      </w:ins>
      <w:ins w:id="3698" w:author="Visone Rossana (GSE)" w:date="2025-09-24T14:09:00Z" w16du:dateUtc="2025-09-24T12:09:00Z">
        <w:del w:id="3699" w:author="Visone Rossana (GSE)" w:date="2025-10-27T12:57:00Z" w16du:dateUtc="2025-10-27T11:57:00Z">
          <w:r w:rsidR="002C67A6" w:rsidDel="00C952FD">
            <w:rPr>
              <w:webHidden/>
            </w:rPr>
            <w:delText>32</w:delText>
          </w:r>
        </w:del>
      </w:ins>
    </w:p>
    <w:p w14:paraId="3FEEA671" w14:textId="29A73C20" w:rsidR="00E225C0" w:rsidRPr="00E225C0" w:rsidDel="00C952FD" w:rsidRDefault="00E225C0">
      <w:pPr>
        <w:pStyle w:val="Sommario3"/>
        <w:rPr>
          <w:ins w:id="3700" w:author="Visone Rossana (GSE)" w:date="2025-09-24T14:07:00Z" w16du:dateUtc="2025-09-24T12:07:00Z"/>
          <w:del w:id="3701" w:author="Visone Rossana (GSE)" w:date="2025-10-27T12:57:00Z" w16du:dateUtc="2025-10-27T11:57:00Z"/>
          <w:rFonts w:eastAsiaTheme="minorEastAsia" w:cstheme="minorBidi"/>
          <w:b/>
          <w:bCs w:val="0"/>
          <w:i w:val="0"/>
          <w:iCs w:val="0"/>
          <w:kern w:val="2"/>
          <w:sz w:val="24"/>
          <w:lang w:eastAsia="it-IT"/>
          <w14:ligatures w14:val="standardContextual"/>
        </w:rPr>
      </w:pPr>
      <w:ins w:id="3702" w:author="Visone Rossana (GSE)" w:date="2025-09-24T14:07:00Z" w16du:dateUtc="2025-09-24T12:07:00Z">
        <w:del w:id="3703" w:author="Visone Rossana (GSE)" w:date="2025-10-27T12:57:00Z" w16du:dateUtc="2025-10-27T11:57:00Z">
          <w:r w:rsidRPr="007556F7" w:rsidDel="00C952FD">
            <w:rPr>
              <w:rStyle w:val="Collegamentoipertestuale"/>
              <w:rFonts w:cs="Calibri"/>
              <w:i w:val="0"/>
              <w:iCs w:val="0"/>
            </w:rPr>
            <w:delText>5.6</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Comunicazioni dell’esito della valutazione</w:delText>
          </w:r>
          <w:r w:rsidRPr="007556F7" w:rsidDel="00C952FD">
            <w:rPr>
              <w:i w:val="0"/>
              <w:iCs w:val="0"/>
              <w:webHidden/>
            </w:rPr>
            <w:tab/>
          </w:r>
        </w:del>
      </w:ins>
      <w:ins w:id="3704" w:author="Visone Rossana (GSE)" w:date="2025-09-24T14:09:00Z" w16du:dateUtc="2025-09-24T12:09:00Z">
        <w:del w:id="3705" w:author="Visone Rossana (GSE)" w:date="2025-10-27T12:57:00Z" w16du:dateUtc="2025-10-27T11:57:00Z">
          <w:r w:rsidR="002C67A6" w:rsidDel="00C952FD">
            <w:rPr>
              <w:webHidden/>
            </w:rPr>
            <w:delText>32</w:delText>
          </w:r>
        </w:del>
      </w:ins>
    </w:p>
    <w:p w14:paraId="41742161" w14:textId="399DA374" w:rsidR="00E225C0" w:rsidDel="00C952FD" w:rsidRDefault="00E225C0">
      <w:pPr>
        <w:pStyle w:val="Sommario1"/>
        <w:rPr>
          <w:ins w:id="3706" w:author="Visone Rossana (GSE)" w:date="2025-09-24T14:07:00Z" w16du:dateUtc="2025-09-24T12:07:00Z"/>
          <w:del w:id="3707"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708" w:author="Visone Rossana (GSE)" w:date="2025-09-24T14:07:00Z" w16du:dateUtc="2025-09-24T12:07:00Z">
        <w:del w:id="3709" w:author="Visone Rossana (GSE)" w:date="2025-10-27T12:57:00Z" w16du:dateUtc="2025-10-27T11:57:00Z">
          <w:r w:rsidRPr="00CB0D4F" w:rsidDel="00C952FD">
            <w:rPr>
              <w:rStyle w:val="Collegamentoipertestuale"/>
            </w:rPr>
            <w:delText>6</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MODALITA’ ACCESSO DIRETTO</w:delText>
          </w:r>
          <w:r w:rsidDel="00C952FD">
            <w:rPr>
              <w:webHidden/>
            </w:rPr>
            <w:tab/>
          </w:r>
        </w:del>
      </w:ins>
      <w:ins w:id="3710" w:author="Visone Rossana (GSE)" w:date="2025-09-24T14:09:00Z" w16du:dateUtc="2025-09-24T12:09:00Z">
        <w:del w:id="3711" w:author="Visone Rossana (GSE)" w:date="2025-10-27T12:57:00Z" w16du:dateUtc="2025-10-27T11:57:00Z">
          <w:r w:rsidR="002C67A6" w:rsidDel="00C952FD">
            <w:rPr>
              <w:webHidden/>
            </w:rPr>
            <w:delText>33</w:delText>
          </w:r>
        </w:del>
      </w:ins>
    </w:p>
    <w:p w14:paraId="1F316866" w14:textId="043BBF08" w:rsidR="00E225C0" w:rsidRPr="00E225C0" w:rsidDel="00C952FD" w:rsidRDefault="00E225C0">
      <w:pPr>
        <w:pStyle w:val="Sommario3"/>
        <w:rPr>
          <w:ins w:id="3712" w:author="Visone Rossana (GSE)" w:date="2025-09-24T14:07:00Z" w16du:dateUtc="2025-09-24T12:07:00Z"/>
          <w:del w:id="3713" w:author="Visone Rossana (GSE)" w:date="2025-10-27T12:57:00Z" w16du:dateUtc="2025-10-27T11:57:00Z"/>
          <w:rFonts w:eastAsiaTheme="minorEastAsia" w:cstheme="minorBidi"/>
          <w:b/>
          <w:bCs w:val="0"/>
          <w:i w:val="0"/>
          <w:iCs w:val="0"/>
          <w:kern w:val="2"/>
          <w:sz w:val="24"/>
          <w:lang w:eastAsia="it-IT"/>
          <w14:ligatures w14:val="standardContextual"/>
        </w:rPr>
      </w:pPr>
      <w:ins w:id="3714" w:author="Visone Rossana (GSE)" w:date="2025-09-24T14:07:00Z" w16du:dateUtc="2025-09-24T12:07:00Z">
        <w:del w:id="3715" w:author="Visone Rossana (GSE)" w:date="2025-10-27T12:57:00Z" w16du:dateUtc="2025-10-27T11:57:00Z">
          <w:r w:rsidRPr="007556F7" w:rsidDel="00C952FD">
            <w:rPr>
              <w:rStyle w:val="Collegamentoipertestuale"/>
              <w:rFonts w:cs="Calibri"/>
              <w:i w:val="0"/>
              <w:iCs w:val="0"/>
            </w:rPr>
            <w:delText>6.1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1 – caricamento dati e documentazione</w:delText>
          </w:r>
          <w:r w:rsidRPr="007556F7" w:rsidDel="00C952FD">
            <w:rPr>
              <w:i w:val="0"/>
              <w:iCs w:val="0"/>
              <w:webHidden/>
            </w:rPr>
            <w:tab/>
          </w:r>
        </w:del>
      </w:ins>
      <w:ins w:id="3716" w:author="Visone Rossana (GSE)" w:date="2025-09-24T14:09:00Z" w16du:dateUtc="2025-09-24T12:09:00Z">
        <w:del w:id="3717" w:author="Visone Rossana (GSE)" w:date="2025-10-27T12:57:00Z" w16du:dateUtc="2025-10-27T11:57:00Z">
          <w:r w:rsidR="002C67A6" w:rsidDel="00C952FD">
            <w:rPr>
              <w:webHidden/>
            </w:rPr>
            <w:delText>33</w:delText>
          </w:r>
        </w:del>
      </w:ins>
    </w:p>
    <w:p w14:paraId="457EC295" w14:textId="2F855BE6" w:rsidR="00E225C0" w:rsidRPr="00E225C0" w:rsidDel="00C952FD" w:rsidRDefault="00E225C0">
      <w:pPr>
        <w:pStyle w:val="Sommario3"/>
        <w:rPr>
          <w:ins w:id="3718" w:author="Visone Rossana (GSE)" w:date="2025-09-24T14:07:00Z" w16du:dateUtc="2025-09-24T12:07:00Z"/>
          <w:del w:id="3719" w:author="Visone Rossana (GSE)" w:date="2025-10-27T12:57:00Z" w16du:dateUtc="2025-10-27T11:57:00Z"/>
          <w:rFonts w:eastAsiaTheme="minorEastAsia" w:cstheme="minorBidi"/>
          <w:b/>
          <w:bCs w:val="0"/>
          <w:i w:val="0"/>
          <w:iCs w:val="0"/>
          <w:kern w:val="2"/>
          <w:sz w:val="24"/>
          <w:lang w:eastAsia="it-IT"/>
          <w14:ligatures w14:val="standardContextual"/>
        </w:rPr>
      </w:pPr>
      <w:ins w:id="3720" w:author="Visone Rossana (GSE)" w:date="2025-09-24T14:07:00Z" w16du:dateUtc="2025-09-24T12:07:00Z">
        <w:del w:id="3721" w:author="Visone Rossana (GSE)" w:date="2025-10-27T12:57:00Z" w16du:dateUtc="2025-10-27T11:57:00Z">
          <w:r w:rsidRPr="007556F7" w:rsidDel="00C952FD">
            <w:rPr>
              <w:rStyle w:val="Collegamentoipertestuale"/>
              <w:rFonts w:cs="Calibri"/>
              <w:i w:val="0"/>
              <w:iCs w:val="0"/>
            </w:rPr>
            <w:delText>6.2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2 - invio dell’istanza</w:delText>
          </w:r>
          <w:r w:rsidRPr="007556F7" w:rsidDel="00C952FD">
            <w:rPr>
              <w:i w:val="0"/>
              <w:iCs w:val="0"/>
              <w:webHidden/>
            </w:rPr>
            <w:tab/>
          </w:r>
        </w:del>
      </w:ins>
      <w:ins w:id="3722" w:author="Visone Rossana (GSE)" w:date="2025-09-24T14:09:00Z" w16du:dateUtc="2025-09-24T12:09:00Z">
        <w:del w:id="3723" w:author="Visone Rossana (GSE)" w:date="2025-10-27T12:57:00Z" w16du:dateUtc="2025-10-27T11:57:00Z">
          <w:r w:rsidR="002C67A6" w:rsidDel="00C952FD">
            <w:rPr>
              <w:webHidden/>
            </w:rPr>
            <w:delText>34</w:delText>
          </w:r>
        </w:del>
      </w:ins>
    </w:p>
    <w:p w14:paraId="2AFBAA71" w14:textId="2DFF1E71" w:rsidR="00E225C0" w:rsidRPr="00E225C0" w:rsidDel="00C952FD" w:rsidRDefault="00E225C0">
      <w:pPr>
        <w:pStyle w:val="Sommario3"/>
        <w:rPr>
          <w:ins w:id="3724" w:author="Visone Rossana (GSE)" w:date="2025-09-24T14:07:00Z" w16du:dateUtc="2025-09-24T12:07:00Z"/>
          <w:del w:id="3725" w:author="Visone Rossana (GSE)" w:date="2025-10-27T12:57:00Z" w16du:dateUtc="2025-10-27T11:57:00Z"/>
          <w:rFonts w:eastAsiaTheme="minorEastAsia" w:cstheme="minorBidi"/>
          <w:b/>
          <w:bCs w:val="0"/>
          <w:i w:val="0"/>
          <w:iCs w:val="0"/>
          <w:kern w:val="2"/>
          <w:sz w:val="24"/>
          <w:lang w:eastAsia="it-IT"/>
          <w14:ligatures w14:val="standardContextual"/>
        </w:rPr>
      </w:pPr>
      <w:ins w:id="3726" w:author="Visone Rossana (GSE)" w:date="2025-09-24T14:07:00Z" w16du:dateUtc="2025-09-24T12:07:00Z">
        <w:del w:id="3727" w:author="Visone Rossana (GSE)" w:date="2025-10-27T12:57:00Z" w16du:dateUtc="2025-10-27T11:57:00Z">
          <w:r w:rsidRPr="007556F7" w:rsidDel="00C952FD">
            <w:rPr>
              <w:rStyle w:val="Collegamentoipertestuale"/>
              <w:rFonts w:cs="Calibri"/>
              <w:i w:val="0"/>
              <w:iCs w:val="0"/>
            </w:rPr>
            <w:delText>6.3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3 - istruttoria e attivazione/perfezionamento delle condizioni contrattuali</w:delText>
          </w:r>
          <w:r w:rsidRPr="007556F7" w:rsidDel="00C952FD">
            <w:rPr>
              <w:i w:val="0"/>
              <w:iCs w:val="0"/>
              <w:webHidden/>
            </w:rPr>
            <w:tab/>
          </w:r>
        </w:del>
      </w:ins>
      <w:ins w:id="3728" w:author="Visone Rossana (GSE)" w:date="2025-09-24T14:09:00Z" w16du:dateUtc="2025-09-24T12:09:00Z">
        <w:del w:id="3729" w:author="Visone Rossana (GSE)" w:date="2025-10-27T12:57:00Z" w16du:dateUtc="2025-10-27T11:57:00Z">
          <w:r w:rsidR="002C67A6" w:rsidDel="00C952FD">
            <w:rPr>
              <w:webHidden/>
            </w:rPr>
            <w:delText>34</w:delText>
          </w:r>
        </w:del>
      </w:ins>
    </w:p>
    <w:p w14:paraId="13C68280" w14:textId="12C33E40" w:rsidR="00E225C0" w:rsidRPr="00E225C0" w:rsidDel="00C952FD" w:rsidRDefault="00E225C0">
      <w:pPr>
        <w:pStyle w:val="Sommario3"/>
        <w:rPr>
          <w:ins w:id="3730" w:author="Visone Rossana (GSE)" w:date="2025-09-24T14:07:00Z" w16du:dateUtc="2025-09-24T12:07:00Z"/>
          <w:del w:id="3731" w:author="Visone Rossana (GSE)" w:date="2025-10-27T12:57:00Z" w16du:dateUtc="2025-10-27T11:57:00Z"/>
          <w:rFonts w:eastAsiaTheme="minorEastAsia" w:cstheme="minorBidi"/>
          <w:b/>
          <w:bCs w:val="0"/>
          <w:i w:val="0"/>
          <w:iCs w:val="0"/>
          <w:kern w:val="2"/>
          <w:sz w:val="24"/>
          <w:lang w:eastAsia="it-IT"/>
          <w14:ligatures w14:val="standardContextual"/>
        </w:rPr>
      </w:pPr>
      <w:ins w:id="3732" w:author="Visone Rossana (GSE)" w:date="2025-09-24T14:07:00Z" w16du:dateUtc="2025-09-24T12:07:00Z">
        <w:del w:id="3733" w:author="Visone Rossana (GSE)" w:date="2025-10-27T12:57:00Z" w16du:dateUtc="2025-10-27T11:57:00Z">
          <w:r w:rsidRPr="007556F7" w:rsidDel="00C952FD">
            <w:rPr>
              <w:rStyle w:val="Collegamentoipertestuale"/>
              <w:rFonts w:cs="Calibri"/>
              <w:i w:val="0"/>
              <w:iCs w:val="0"/>
            </w:rPr>
            <w:delText>6.4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4 - erogazione degli incentivi</w:delText>
          </w:r>
          <w:r w:rsidRPr="007556F7" w:rsidDel="00C952FD">
            <w:rPr>
              <w:i w:val="0"/>
              <w:iCs w:val="0"/>
              <w:webHidden/>
            </w:rPr>
            <w:tab/>
          </w:r>
        </w:del>
      </w:ins>
      <w:ins w:id="3734" w:author="Visone Rossana (GSE)" w:date="2025-09-24T14:09:00Z" w16du:dateUtc="2025-09-24T12:09:00Z">
        <w:del w:id="3735" w:author="Visone Rossana (GSE)" w:date="2025-10-27T12:57:00Z" w16du:dateUtc="2025-10-27T11:57:00Z">
          <w:r w:rsidR="002C67A6" w:rsidDel="00C952FD">
            <w:rPr>
              <w:webHidden/>
            </w:rPr>
            <w:delText>35</w:delText>
          </w:r>
        </w:del>
      </w:ins>
    </w:p>
    <w:p w14:paraId="41892CFC" w14:textId="6B04E417" w:rsidR="00E225C0" w:rsidRPr="00E225C0" w:rsidDel="00C952FD" w:rsidRDefault="00E225C0">
      <w:pPr>
        <w:pStyle w:val="Sommario3"/>
        <w:rPr>
          <w:ins w:id="3736" w:author="Visone Rossana (GSE)" w:date="2025-09-24T14:07:00Z" w16du:dateUtc="2025-09-24T12:07:00Z"/>
          <w:del w:id="3737" w:author="Visone Rossana (GSE)" w:date="2025-10-27T12:57:00Z" w16du:dateUtc="2025-10-27T11:57:00Z"/>
          <w:rFonts w:eastAsiaTheme="minorEastAsia" w:cstheme="minorBidi"/>
          <w:b/>
          <w:bCs w:val="0"/>
          <w:i w:val="0"/>
          <w:iCs w:val="0"/>
          <w:kern w:val="2"/>
          <w:sz w:val="24"/>
          <w:lang w:eastAsia="it-IT"/>
          <w14:ligatures w14:val="standardContextual"/>
        </w:rPr>
      </w:pPr>
      <w:ins w:id="3738" w:author="Visone Rossana (GSE)" w:date="2025-09-24T14:07:00Z" w16du:dateUtc="2025-09-24T12:07:00Z">
        <w:del w:id="3739" w:author="Visone Rossana (GSE)" w:date="2025-10-27T12:57:00Z" w16du:dateUtc="2025-10-27T11:57:00Z">
          <w:r w:rsidRPr="007556F7" w:rsidDel="00C952FD">
            <w:rPr>
              <w:rStyle w:val="Collegamentoipertestuale"/>
              <w:rFonts w:cs="Calibri"/>
              <w:i w:val="0"/>
              <w:iCs w:val="0"/>
            </w:rPr>
            <w:delText>6.5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Procedura semplificata per gli apparecchi domestici a Catalogo</w:delText>
          </w:r>
          <w:r w:rsidRPr="007556F7" w:rsidDel="00C952FD">
            <w:rPr>
              <w:i w:val="0"/>
              <w:iCs w:val="0"/>
              <w:webHidden/>
            </w:rPr>
            <w:tab/>
          </w:r>
        </w:del>
      </w:ins>
      <w:ins w:id="3740" w:author="Visone Rossana (GSE)" w:date="2025-09-24T14:09:00Z" w16du:dateUtc="2025-09-24T12:09:00Z">
        <w:del w:id="3741" w:author="Visone Rossana (GSE)" w:date="2025-10-27T12:57:00Z" w16du:dateUtc="2025-10-27T11:57:00Z">
          <w:r w:rsidR="002C67A6" w:rsidDel="00C952FD">
            <w:rPr>
              <w:webHidden/>
            </w:rPr>
            <w:delText>35</w:delText>
          </w:r>
        </w:del>
      </w:ins>
    </w:p>
    <w:p w14:paraId="468F9A23" w14:textId="41CE3A1D" w:rsidR="00E225C0" w:rsidDel="00C952FD" w:rsidRDefault="00E225C0">
      <w:pPr>
        <w:pStyle w:val="Sommario1"/>
        <w:rPr>
          <w:ins w:id="3742" w:author="Visone Rossana (GSE)" w:date="2025-09-24T14:07:00Z" w16du:dateUtc="2025-09-24T12:07:00Z"/>
          <w:del w:id="374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744" w:author="Visone Rossana (GSE)" w:date="2025-09-24T14:07:00Z" w16du:dateUtc="2025-09-24T12:07:00Z">
        <w:del w:id="3745" w:author="Visone Rossana (GSE)" w:date="2025-10-27T12:57:00Z" w16du:dateUtc="2025-10-27T11:57:00Z">
          <w:r w:rsidRPr="00CB0D4F" w:rsidDel="00C952FD">
            <w:rPr>
              <w:rStyle w:val="Collegamentoipertestuale"/>
            </w:rPr>
            <w:delText>7</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MODALITA’ DI ACCESSO SU PRENOTAZIONE</w:delText>
          </w:r>
          <w:r w:rsidDel="00C952FD">
            <w:rPr>
              <w:webHidden/>
            </w:rPr>
            <w:tab/>
          </w:r>
        </w:del>
      </w:ins>
      <w:ins w:id="3746" w:author="Visone Rossana (GSE)" w:date="2025-09-24T14:09:00Z" w16du:dateUtc="2025-09-24T12:09:00Z">
        <w:del w:id="3747" w:author="Visone Rossana (GSE)" w:date="2025-10-27T12:57:00Z" w16du:dateUtc="2025-10-27T11:57:00Z">
          <w:r w:rsidR="002C67A6" w:rsidDel="00C952FD">
            <w:rPr>
              <w:webHidden/>
            </w:rPr>
            <w:delText>35</w:delText>
          </w:r>
        </w:del>
      </w:ins>
    </w:p>
    <w:p w14:paraId="0E18FB59" w14:textId="17CCDEA9" w:rsidR="00E225C0" w:rsidRPr="00E225C0" w:rsidDel="00C952FD" w:rsidRDefault="00E225C0">
      <w:pPr>
        <w:pStyle w:val="Sommario3"/>
        <w:tabs>
          <w:tab w:val="left" w:pos="1320"/>
        </w:tabs>
        <w:rPr>
          <w:ins w:id="3748" w:author="Visone Rossana (GSE)" w:date="2025-09-24T14:07:00Z" w16du:dateUtc="2025-09-24T12:07:00Z"/>
          <w:del w:id="3749" w:author="Visone Rossana (GSE)" w:date="2025-10-27T12:57:00Z" w16du:dateUtc="2025-10-27T11:57:00Z"/>
          <w:rFonts w:eastAsiaTheme="minorEastAsia" w:cstheme="minorBidi"/>
          <w:b/>
          <w:bCs w:val="0"/>
          <w:i w:val="0"/>
          <w:iCs w:val="0"/>
          <w:kern w:val="2"/>
          <w:sz w:val="24"/>
          <w:lang w:eastAsia="it-IT"/>
          <w14:ligatures w14:val="standardContextual"/>
        </w:rPr>
      </w:pPr>
      <w:ins w:id="3750" w:author="Visone Rossana (GSE)" w:date="2025-09-24T14:07:00Z" w16du:dateUtc="2025-09-24T12:07:00Z">
        <w:del w:id="3751" w:author="Visone Rossana (GSE)" w:date="2025-10-27T12:57:00Z" w16du:dateUtc="2025-10-27T11:57:00Z">
          <w:r w:rsidRPr="007556F7" w:rsidDel="00C952FD">
            <w:rPr>
              <w:rStyle w:val="Collegamentoipertestuale"/>
              <w:i w:val="0"/>
              <w:iCs w:val="0"/>
            </w:rPr>
            <w:delText>7.1.1.1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Il ruolo di Soggetto Responsabile è ricoperto dalla PA o membro della CER/gruppi autoconsumo</w:delText>
          </w:r>
          <w:r w:rsidRPr="007556F7" w:rsidDel="00C952FD">
            <w:rPr>
              <w:i w:val="0"/>
              <w:iCs w:val="0"/>
              <w:webHidden/>
            </w:rPr>
            <w:tab/>
          </w:r>
        </w:del>
      </w:ins>
      <w:ins w:id="3752" w:author="Visone Rossana (GSE)" w:date="2025-09-24T14:09:00Z" w16du:dateUtc="2025-09-24T12:09:00Z">
        <w:del w:id="3753" w:author="Visone Rossana (GSE)" w:date="2025-10-27T12:57:00Z" w16du:dateUtc="2025-10-27T11:57:00Z">
          <w:r w:rsidR="002C67A6" w:rsidDel="00C952FD">
            <w:rPr>
              <w:webHidden/>
            </w:rPr>
            <w:delText>36</w:delText>
          </w:r>
        </w:del>
      </w:ins>
    </w:p>
    <w:p w14:paraId="6F6F3582" w14:textId="370C0399" w:rsidR="00E225C0" w:rsidRPr="00E225C0" w:rsidDel="00C952FD" w:rsidRDefault="00E225C0">
      <w:pPr>
        <w:pStyle w:val="Sommario3"/>
        <w:tabs>
          <w:tab w:val="left" w:pos="1320"/>
        </w:tabs>
        <w:rPr>
          <w:ins w:id="3754" w:author="Visone Rossana (GSE)" w:date="2025-09-24T14:07:00Z" w16du:dateUtc="2025-09-24T12:07:00Z"/>
          <w:del w:id="3755" w:author="Visone Rossana (GSE)" w:date="2025-10-27T12:57:00Z" w16du:dateUtc="2025-10-27T11:57:00Z"/>
          <w:rFonts w:eastAsiaTheme="minorEastAsia" w:cstheme="minorBidi"/>
          <w:b/>
          <w:bCs w:val="0"/>
          <w:i w:val="0"/>
          <w:iCs w:val="0"/>
          <w:kern w:val="2"/>
          <w:sz w:val="24"/>
          <w:lang w:eastAsia="it-IT"/>
          <w14:ligatures w14:val="standardContextual"/>
        </w:rPr>
      </w:pPr>
      <w:ins w:id="3756" w:author="Visone Rossana (GSE)" w:date="2025-09-24T14:07:00Z" w16du:dateUtc="2025-09-24T12:07:00Z">
        <w:del w:id="3757" w:author="Visone Rossana (GSE)" w:date="2025-10-27T12:57:00Z" w16du:dateUtc="2025-10-27T11:57:00Z">
          <w:r w:rsidRPr="007556F7" w:rsidDel="00C952FD">
            <w:rPr>
              <w:rStyle w:val="Collegamentoipertestuale"/>
              <w:i w:val="0"/>
              <w:iCs w:val="0"/>
            </w:rPr>
            <w:delText>7.1.1.2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Il ruolo di Soggetto Responsabile è ricoperto da una ESCo</w:delText>
          </w:r>
          <w:r w:rsidRPr="007556F7" w:rsidDel="00C952FD">
            <w:rPr>
              <w:i w:val="0"/>
              <w:iCs w:val="0"/>
              <w:webHidden/>
            </w:rPr>
            <w:tab/>
          </w:r>
        </w:del>
      </w:ins>
      <w:ins w:id="3758" w:author="Visone Rossana (GSE)" w:date="2025-09-24T14:09:00Z" w16du:dateUtc="2025-09-24T12:09:00Z">
        <w:del w:id="3759" w:author="Visone Rossana (GSE)" w:date="2025-10-27T12:57:00Z" w16du:dateUtc="2025-10-27T11:57:00Z">
          <w:r w:rsidR="002C67A6" w:rsidDel="00C952FD">
            <w:rPr>
              <w:webHidden/>
            </w:rPr>
            <w:delText>37</w:delText>
          </w:r>
        </w:del>
      </w:ins>
    </w:p>
    <w:p w14:paraId="1864B490" w14:textId="5D90F0C3" w:rsidR="00E225C0" w:rsidRPr="00E225C0" w:rsidDel="00C952FD" w:rsidRDefault="00E225C0">
      <w:pPr>
        <w:pStyle w:val="Sommario3"/>
        <w:tabs>
          <w:tab w:val="left" w:pos="1320"/>
        </w:tabs>
        <w:rPr>
          <w:ins w:id="3760" w:author="Visone Rossana (GSE)" w:date="2025-09-24T14:07:00Z" w16du:dateUtc="2025-09-24T12:07:00Z"/>
          <w:del w:id="3761" w:author="Visone Rossana (GSE)" w:date="2025-10-27T12:57:00Z" w16du:dateUtc="2025-10-27T11:57:00Z"/>
          <w:rFonts w:eastAsiaTheme="minorEastAsia" w:cstheme="minorBidi"/>
          <w:b/>
          <w:bCs w:val="0"/>
          <w:i w:val="0"/>
          <w:iCs w:val="0"/>
          <w:kern w:val="2"/>
          <w:sz w:val="24"/>
          <w:lang w:eastAsia="it-IT"/>
          <w14:ligatures w14:val="standardContextual"/>
        </w:rPr>
      </w:pPr>
      <w:ins w:id="3762" w:author="Visone Rossana (GSE)" w:date="2025-09-24T14:07:00Z" w16du:dateUtc="2025-09-24T12:07:00Z">
        <w:del w:id="3763" w:author="Visone Rossana (GSE)" w:date="2025-10-27T12:57:00Z" w16du:dateUtc="2025-10-27T11:57:00Z">
          <w:r w:rsidRPr="007556F7" w:rsidDel="00C952FD">
            <w:rPr>
              <w:rStyle w:val="Collegamentoipertestuale"/>
              <w:i w:val="0"/>
              <w:iCs w:val="0"/>
            </w:rPr>
            <w:delText>7.1.1.3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Il ruolo di Soggetto Responsabile è ricoperto da privato in ambito PPP</w:delText>
          </w:r>
          <w:r w:rsidRPr="007556F7" w:rsidDel="00C952FD">
            <w:rPr>
              <w:i w:val="0"/>
              <w:iCs w:val="0"/>
              <w:webHidden/>
            </w:rPr>
            <w:tab/>
          </w:r>
        </w:del>
      </w:ins>
      <w:ins w:id="3764" w:author="Visone Rossana (GSE)" w:date="2025-09-24T14:09:00Z" w16du:dateUtc="2025-09-24T12:09:00Z">
        <w:del w:id="3765" w:author="Visone Rossana (GSE)" w:date="2025-10-27T12:57:00Z" w16du:dateUtc="2025-10-27T11:57:00Z">
          <w:r w:rsidR="002C67A6" w:rsidDel="00C952FD">
            <w:rPr>
              <w:webHidden/>
            </w:rPr>
            <w:delText>37</w:delText>
          </w:r>
        </w:del>
      </w:ins>
    </w:p>
    <w:p w14:paraId="6A6FC75C" w14:textId="4402273A" w:rsidR="00E225C0" w:rsidRPr="00E225C0" w:rsidDel="00C952FD" w:rsidRDefault="00E225C0">
      <w:pPr>
        <w:pStyle w:val="Sommario3"/>
        <w:rPr>
          <w:ins w:id="3766" w:author="Visone Rossana (GSE)" w:date="2025-09-24T14:07:00Z" w16du:dateUtc="2025-09-24T12:07:00Z"/>
          <w:del w:id="3767" w:author="Visone Rossana (GSE)" w:date="2025-10-27T12:57:00Z" w16du:dateUtc="2025-10-27T11:57:00Z"/>
          <w:rFonts w:eastAsiaTheme="minorEastAsia" w:cstheme="minorBidi"/>
          <w:b/>
          <w:bCs w:val="0"/>
          <w:i w:val="0"/>
          <w:iCs w:val="0"/>
          <w:kern w:val="2"/>
          <w:sz w:val="24"/>
          <w:lang w:eastAsia="it-IT"/>
          <w14:ligatures w14:val="standardContextual"/>
        </w:rPr>
      </w:pPr>
      <w:ins w:id="3768" w:author="Visone Rossana (GSE)" w:date="2025-09-24T14:07:00Z" w16du:dateUtc="2025-09-24T12:07:00Z">
        <w:del w:id="3769" w:author="Visone Rossana (GSE)" w:date="2025-10-27T12:57:00Z" w16du:dateUtc="2025-10-27T11:57:00Z">
          <w:r w:rsidRPr="007556F7" w:rsidDel="00C952FD">
            <w:rPr>
              <w:rStyle w:val="Collegamentoipertestuale"/>
              <w:i w:val="0"/>
              <w:iCs w:val="0"/>
            </w:rPr>
            <w:delText>7.1.2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1 – caricamento dati e documentazione</w:delText>
          </w:r>
          <w:r w:rsidRPr="007556F7" w:rsidDel="00C952FD">
            <w:rPr>
              <w:i w:val="0"/>
              <w:iCs w:val="0"/>
              <w:webHidden/>
            </w:rPr>
            <w:tab/>
          </w:r>
        </w:del>
      </w:ins>
      <w:ins w:id="3770" w:author="Visone Rossana (GSE)" w:date="2025-09-24T14:09:00Z" w16du:dateUtc="2025-09-24T12:09:00Z">
        <w:del w:id="3771" w:author="Visone Rossana (GSE)" w:date="2025-10-27T12:57:00Z" w16du:dateUtc="2025-10-27T11:57:00Z">
          <w:r w:rsidR="002C67A6" w:rsidDel="00C952FD">
            <w:rPr>
              <w:webHidden/>
            </w:rPr>
            <w:delText>38</w:delText>
          </w:r>
        </w:del>
      </w:ins>
    </w:p>
    <w:p w14:paraId="5D400676" w14:textId="71E2DB62" w:rsidR="00E225C0" w:rsidRPr="00E225C0" w:rsidDel="00C952FD" w:rsidRDefault="00E225C0">
      <w:pPr>
        <w:pStyle w:val="Sommario3"/>
        <w:rPr>
          <w:ins w:id="3772" w:author="Visone Rossana (GSE)" w:date="2025-09-24T14:07:00Z" w16du:dateUtc="2025-09-24T12:07:00Z"/>
          <w:del w:id="3773" w:author="Visone Rossana (GSE)" w:date="2025-10-27T12:57:00Z" w16du:dateUtc="2025-10-27T11:57:00Z"/>
          <w:rFonts w:eastAsiaTheme="minorEastAsia" w:cstheme="minorBidi"/>
          <w:b/>
          <w:bCs w:val="0"/>
          <w:i w:val="0"/>
          <w:iCs w:val="0"/>
          <w:kern w:val="2"/>
          <w:sz w:val="24"/>
          <w:lang w:eastAsia="it-IT"/>
          <w14:ligatures w14:val="standardContextual"/>
        </w:rPr>
      </w:pPr>
      <w:ins w:id="3774" w:author="Visone Rossana (GSE)" w:date="2025-09-24T14:07:00Z" w16du:dateUtc="2025-09-24T12:07:00Z">
        <w:del w:id="3775" w:author="Visone Rossana (GSE)" w:date="2025-10-27T12:57:00Z" w16du:dateUtc="2025-10-27T11:57:00Z">
          <w:r w:rsidRPr="007556F7" w:rsidDel="00C952FD">
            <w:rPr>
              <w:rStyle w:val="Collegamentoipertestuale"/>
              <w:i w:val="0"/>
              <w:iCs w:val="0"/>
            </w:rPr>
            <w:delText>7.1.1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2 - invio dell’istanza a prenotazione</w:delText>
          </w:r>
          <w:r w:rsidRPr="007556F7" w:rsidDel="00C952FD">
            <w:rPr>
              <w:i w:val="0"/>
              <w:iCs w:val="0"/>
              <w:webHidden/>
            </w:rPr>
            <w:tab/>
          </w:r>
        </w:del>
      </w:ins>
      <w:ins w:id="3776" w:author="Visone Rossana (GSE)" w:date="2025-09-24T14:09:00Z" w16du:dateUtc="2025-09-24T12:09:00Z">
        <w:del w:id="3777" w:author="Visone Rossana (GSE)" w:date="2025-10-27T12:57:00Z" w16du:dateUtc="2025-10-27T11:57:00Z">
          <w:r w:rsidR="002C67A6" w:rsidDel="00C952FD">
            <w:rPr>
              <w:webHidden/>
            </w:rPr>
            <w:delText>40</w:delText>
          </w:r>
        </w:del>
      </w:ins>
    </w:p>
    <w:p w14:paraId="7C44C83C" w14:textId="5E165AC3" w:rsidR="00E225C0" w:rsidRPr="00E225C0" w:rsidDel="00C952FD" w:rsidRDefault="00E225C0">
      <w:pPr>
        <w:pStyle w:val="Sommario3"/>
        <w:rPr>
          <w:ins w:id="3778" w:author="Visone Rossana (GSE)" w:date="2025-09-24T14:07:00Z" w16du:dateUtc="2025-09-24T12:07:00Z"/>
          <w:del w:id="3779" w:author="Visone Rossana (GSE)" w:date="2025-10-27T12:57:00Z" w16du:dateUtc="2025-10-27T11:57:00Z"/>
          <w:rFonts w:eastAsiaTheme="minorEastAsia" w:cstheme="minorBidi"/>
          <w:b/>
          <w:bCs w:val="0"/>
          <w:i w:val="0"/>
          <w:iCs w:val="0"/>
          <w:kern w:val="2"/>
          <w:sz w:val="24"/>
          <w:lang w:eastAsia="it-IT"/>
          <w14:ligatures w14:val="standardContextual"/>
        </w:rPr>
      </w:pPr>
      <w:ins w:id="3780" w:author="Visone Rossana (GSE)" w:date="2025-09-24T14:07:00Z" w16du:dateUtc="2025-09-24T12:07:00Z">
        <w:del w:id="3781" w:author="Visone Rossana (GSE)" w:date="2025-10-27T12:57:00Z" w16du:dateUtc="2025-10-27T11:57:00Z">
          <w:r w:rsidRPr="007556F7" w:rsidDel="00C952FD">
            <w:rPr>
              <w:rStyle w:val="Collegamentoipertestuale"/>
              <w:i w:val="0"/>
              <w:iCs w:val="0"/>
            </w:rPr>
            <w:delText>7.1.1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3 - istruttoria e perfezionamento delle condizioni contrattuali</w:delText>
          </w:r>
          <w:r w:rsidRPr="007556F7" w:rsidDel="00C952FD">
            <w:rPr>
              <w:i w:val="0"/>
              <w:iCs w:val="0"/>
              <w:webHidden/>
            </w:rPr>
            <w:tab/>
          </w:r>
        </w:del>
      </w:ins>
      <w:ins w:id="3782" w:author="Visone Rossana (GSE)" w:date="2025-09-24T14:09:00Z" w16du:dateUtc="2025-09-24T12:09:00Z">
        <w:del w:id="3783" w:author="Visone Rossana (GSE)" w:date="2025-10-27T12:57:00Z" w16du:dateUtc="2025-10-27T11:57:00Z">
          <w:r w:rsidR="002C67A6" w:rsidDel="00C952FD">
            <w:rPr>
              <w:webHidden/>
            </w:rPr>
            <w:delText>40</w:delText>
          </w:r>
        </w:del>
      </w:ins>
    </w:p>
    <w:p w14:paraId="75C2B129" w14:textId="002B247B" w:rsidR="00E225C0" w:rsidRPr="00E225C0" w:rsidDel="00C952FD" w:rsidRDefault="00E225C0">
      <w:pPr>
        <w:pStyle w:val="Sommario3"/>
        <w:rPr>
          <w:ins w:id="3784" w:author="Visone Rossana (GSE)" w:date="2025-09-24T14:07:00Z" w16du:dateUtc="2025-09-24T12:07:00Z"/>
          <w:del w:id="3785" w:author="Visone Rossana (GSE)" w:date="2025-10-27T12:57:00Z" w16du:dateUtc="2025-10-27T11:57:00Z"/>
          <w:rFonts w:eastAsiaTheme="minorEastAsia" w:cstheme="minorBidi"/>
          <w:b/>
          <w:bCs w:val="0"/>
          <w:i w:val="0"/>
          <w:iCs w:val="0"/>
          <w:kern w:val="2"/>
          <w:sz w:val="24"/>
          <w:lang w:eastAsia="it-IT"/>
          <w14:ligatures w14:val="standardContextual"/>
        </w:rPr>
      </w:pPr>
      <w:ins w:id="3786" w:author="Visone Rossana (GSE)" w:date="2025-09-24T14:07:00Z" w16du:dateUtc="2025-09-24T12:07:00Z">
        <w:del w:id="3787" w:author="Visone Rossana (GSE)" w:date="2025-10-27T12:57:00Z" w16du:dateUtc="2025-10-27T11:57:00Z">
          <w:r w:rsidRPr="007556F7" w:rsidDel="00C952FD">
            <w:rPr>
              <w:rStyle w:val="Collegamentoipertestuale"/>
              <w:i w:val="0"/>
              <w:iCs w:val="0"/>
            </w:rPr>
            <w:delText>7.1.2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FASE 4 - adempimenti in fase di avvio lavori</w:delText>
          </w:r>
          <w:r w:rsidRPr="007556F7" w:rsidDel="00C952FD">
            <w:rPr>
              <w:i w:val="0"/>
              <w:iCs w:val="0"/>
              <w:webHidden/>
            </w:rPr>
            <w:tab/>
          </w:r>
        </w:del>
      </w:ins>
      <w:ins w:id="3788" w:author="Visone Rossana (GSE)" w:date="2025-09-24T14:09:00Z" w16du:dateUtc="2025-09-24T12:09:00Z">
        <w:del w:id="3789" w:author="Visone Rossana (GSE)" w:date="2025-10-27T12:57:00Z" w16du:dateUtc="2025-10-27T11:57:00Z">
          <w:r w:rsidR="002C67A6" w:rsidDel="00C952FD">
            <w:rPr>
              <w:webHidden/>
            </w:rPr>
            <w:delText>40</w:delText>
          </w:r>
        </w:del>
      </w:ins>
    </w:p>
    <w:p w14:paraId="49136C67" w14:textId="11346298" w:rsidR="00E225C0" w:rsidRPr="00E225C0" w:rsidDel="00C952FD" w:rsidRDefault="00E225C0">
      <w:pPr>
        <w:pStyle w:val="Sommario3"/>
        <w:rPr>
          <w:ins w:id="3790" w:author="Visone Rossana (GSE)" w:date="2025-09-24T14:07:00Z" w16du:dateUtc="2025-09-24T12:07:00Z"/>
          <w:del w:id="3791" w:author="Visone Rossana (GSE)" w:date="2025-10-27T12:57:00Z" w16du:dateUtc="2025-10-27T11:57:00Z"/>
          <w:rFonts w:eastAsiaTheme="minorEastAsia" w:cstheme="minorBidi"/>
          <w:b/>
          <w:bCs w:val="0"/>
          <w:i w:val="0"/>
          <w:iCs w:val="0"/>
          <w:kern w:val="2"/>
          <w:sz w:val="24"/>
          <w:lang w:eastAsia="it-IT"/>
          <w14:ligatures w14:val="standardContextual"/>
        </w:rPr>
      </w:pPr>
      <w:ins w:id="3792" w:author="Visone Rossana (GSE)" w:date="2025-09-24T14:07:00Z" w16du:dateUtc="2025-09-24T12:07:00Z">
        <w:del w:id="3793" w:author="Visone Rossana (GSE)" w:date="2025-10-27T12:57:00Z" w16du:dateUtc="2025-10-27T11:57:00Z">
          <w:r w:rsidRPr="007556F7" w:rsidDel="00C952FD">
            <w:rPr>
              <w:rStyle w:val="Collegamentoipertestuale"/>
              <w:i w:val="0"/>
              <w:iCs w:val="0"/>
            </w:rPr>
            <w:delText>7.1.3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5 - Erogazione degli incentivi: acconto e rata intermedia</w:delText>
          </w:r>
          <w:r w:rsidRPr="007556F7" w:rsidDel="00C952FD">
            <w:rPr>
              <w:i w:val="0"/>
              <w:iCs w:val="0"/>
              <w:webHidden/>
            </w:rPr>
            <w:tab/>
          </w:r>
        </w:del>
      </w:ins>
      <w:ins w:id="3794" w:author="Visone Rossana (GSE)" w:date="2025-09-24T14:09:00Z" w16du:dateUtc="2025-09-24T12:09:00Z">
        <w:del w:id="3795" w:author="Visone Rossana (GSE)" w:date="2025-10-27T12:57:00Z" w16du:dateUtc="2025-10-27T11:57:00Z">
          <w:r w:rsidR="002C67A6" w:rsidDel="00C952FD">
            <w:rPr>
              <w:webHidden/>
            </w:rPr>
            <w:delText>42</w:delText>
          </w:r>
        </w:del>
      </w:ins>
    </w:p>
    <w:p w14:paraId="093284A9" w14:textId="05942E10" w:rsidR="00E225C0" w:rsidRPr="00E225C0" w:rsidDel="00C952FD" w:rsidRDefault="00E225C0">
      <w:pPr>
        <w:pStyle w:val="Sommario3"/>
        <w:rPr>
          <w:ins w:id="3796" w:author="Visone Rossana (GSE)" w:date="2025-09-24T14:07:00Z" w16du:dateUtc="2025-09-24T12:07:00Z"/>
          <w:del w:id="3797" w:author="Visone Rossana (GSE)" w:date="2025-10-27T12:57:00Z" w16du:dateUtc="2025-10-27T11:57:00Z"/>
          <w:rFonts w:eastAsiaTheme="minorEastAsia" w:cstheme="minorBidi"/>
          <w:b/>
          <w:bCs w:val="0"/>
          <w:i w:val="0"/>
          <w:iCs w:val="0"/>
          <w:kern w:val="2"/>
          <w:sz w:val="24"/>
          <w:lang w:eastAsia="it-IT"/>
          <w14:ligatures w14:val="standardContextual"/>
        </w:rPr>
      </w:pPr>
      <w:ins w:id="3798" w:author="Visone Rossana (GSE)" w:date="2025-09-24T14:07:00Z" w16du:dateUtc="2025-09-24T12:07:00Z">
        <w:del w:id="3799" w:author="Visone Rossana (GSE)" w:date="2025-10-27T12:57:00Z" w16du:dateUtc="2025-10-27T11:57:00Z">
          <w:r w:rsidRPr="007556F7" w:rsidDel="00C952FD">
            <w:rPr>
              <w:rStyle w:val="Collegamentoipertestuale"/>
              <w:i w:val="0"/>
              <w:iCs w:val="0"/>
            </w:rPr>
            <w:delText>7.1.4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5 - adempimenti in fase di conclusione dei lavori</w:delText>
          </w:r>
          <w:r w:rsidRPr="007556F7" w:rsidDel="00C952FD">
            <w:rPr>
              <w:i w:val="0"/>
              <w:iCs w:val="0"/>
              <w:webHidden/>
            </w:rPr>
            <w:tab/>
          </w:r>
        </w:del>
      </w:ins>
      <w:ins w:id="3800" w:author="Visone Rossana (GSE)" w:date="2025-09-24T14:09:00Z" w16du:dateUtc="2025-09-24T12:09:00Z">
        <w:del w:id="3801" w:author="Visone Rossana (GSE)" w:date="2025-10-27T12:57:00Z" w16du:dateUtc="2025-10-27T11:57:00Z">
          <w:r w:rsidR="002C67A6" w:rsidDel="00C952FD">
            <w:rPr>
              <w:webHidden/>
            </w:rPr>
            <w:delText>43</w:delText>
          </w:r>
        </w:del>
      </w:ins>
    </w:p>
    <w:p w14:paraId="721807AE" w14:textId="786B3154" w:rsidR="00E225C0" w:rsidRPr="00E225C0" w:rsidDel="00C952FD" w:rsidRDefault="00E225C0">
      <w:pPr>
        <w:pStyle w:val="Sommario3"/>
        <w:rPr>
          <w:ins w:id="3802" w:author="Visone Rossana (GSE)" w:date="2025-09-24T14:07:00Z" w16du:dateUtc="2025-09-24T12:07:00Z"/>
          <w:del w:id="3803" w:author="Visone Rossana (GSE)" w:date="2025-10-27T12:57:00Z" w16du:dateUtc="2025-10-27T11:57:00Z"/>
          <w:rFonts w:eastAsiaTheme="minorEastAsia" w:cstheme="minorBidi"/>
          <w:b/>
          <w:bCs w:val="0"/>
          <w:i w:val="0"/>
          <w:iCs w:val="0"/>
          <w:kern w:val="2"/>
          <w:sz w:val="24"/>
          <w:lang w:eastAsia="it-IT"/>
          <w14:ligatures w14:val="standardContextual"/>
        </w:rPr>
      </w:pPr>
      <w:ins w:id="3804" w:author="Visone Rossana (GSE)" w:date="2025-09-24T14:07:00Z" w16du:dateUtc="2025-09-24T12:07:00Z">
        <w:del w:id="3805" w:author="Visone Rossana (GSE)" w:date="2025-10-27T12:57:00Z" w16du:dateUtc="2025-10-27T11:57:00Z">
          <w:r w:rsidRPr="007556F7" w:rsidDel="00C952FD">
            <w:rPr>
              <w:rStyle w:val="Collegamentoipertestuale"/>
              <w:i w:val="0"/>
              <w:iCs w:val="0"/>
            </w:rPr>
            <w:delText>7.1.5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 FASE 5 - adempimenti conclusivi - richiesta di accesso diretto per erogazione saldo</w:delText>
          </w:r>
          <w:r w:rsidRPr="007556F7" w:rsidDel="00C952FD">
            <w:rPr>
              <w:i w:val="0"/>
              <w:iCs w:val="0"/>
              <w:webHidden/>
            </w:rPr>
            <w:tab/>
          </w:r>
        </w:del>
      </w:ins>
      <w:ins w:id="3806" w:author="Visone Rossana (GSE)" w:date="2025-09-24T14:09:00Z" w16du:dateUtc="2025-09-24T12:09:00Z">
        <w:del w:id="3807" w:author="Visone Rossana (GSE)" w:date="2025-10-27T12:57:00Z" w16du:dateUtc="2025-10-27T11:57:00Z">
          <w:r w:rsidR="002C67A6" w:rsidDel="00C952FD">
            <w:rPr>
              <w:webHidden/>
            </w:rPr>
            <w:delText>43</w:delText>
          </w:r>
        </w:del>
      </w:ins>
    </w:p>
    <w:p w14:paraId="1EEB9892" w14:textId="0C0D6F67" w:rsidR="00E225C0" w:rsidRPr="00E225C0" w:rsidDel="00C952FD" w:rsidRDefault="00E225C0">
      <w:pPr>
        <w:pStyle w:val="Sommario3"/>
        <w:rPr>
          <w:ins w:id="3808" w:author="Visone Rossana (GSE)" w:date="2025-09-24T14:07:00Z" w16du:dateUtc="2025-09-24T12:07:00Z"/>
          <w:del w:id="3809" w:author="Visone Rossana (GSE)" w:date="2025-10-27T12:57:00Z" w16du:dateUtc="2025-10-27T11:57:00Z"/>
          <w:rFonts w:eastAsiaTheme="minorEastAsia" w:cstheme="minorBidi"/>
          <w:b/>
          <w:bCs w:val="0"/>
          <w:i w:val="0"/>
          <w:iCs w:val="0"/>
          <w:kern w:val="2"/>
          <w:sz w:val="24"/>
          <w:lang w:eastAsia="it-IT"/>
          <w14:ligatures w14:val="standardContextual"/>
        </w:rPr>
      </w:pPr>
      <w:ins w:id="3810" w:author="Visone Rossana (GSE)" w:date="2025-09-24T14:07:00Z" w16du:dateUtc="2025-09-24T12:07:00Z">
        <w:del w:id="3811" w:author="Visone Rossana (GSE)" w:date="2025-10-27T12:57:00Z" w16du:dateUtc="2025-10-27T11:57:00Z">
          <w:r w:rsidRPr="007556F7" w:rsidDel="00C952FD">
            <w:rPr>
              <w:rStyle w:val="Collegamentoipertestuale"/>
              <w:i w:val="0"/>
              <w:iCs w:val="0"/>
            </w:rPr>
            <w:delText>7.1.6</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-Decadenza dalla prenotazione</w:delText>
          </w:r>
          <w:r w:rsidRPr="007556F7" w:rsidDel="00C952FD">
            <w:rPr>
              <w:i w:val="0"/>
              <w:iCs w:val="0"/>
              <w:webHidden/>
            </w:rPr>
            <w:tab/>
          </w:r>
        </w:del>
      </w:ins>
      <w:ins w:id="3812" w:author="Visone Rossana (GSE)" w:date="2025-09-24T14:09:00Z" w16du:dateUtc="2025-09-24T12:09:00Z">
        <w:del w:id="3813" w:author="Visone Rossana (GSE)" w:date="2025-10-27T12:57:00Z" w16du:dateUtc="2025-10-27T11:57:00Z">
          <w:r w:rsidR="002C67A6" w:rsidDel="00C952FD">
            <w:rPr>
              <w:webHidden/>
            </w:rPr>
            <w:delText>43</w:delText>
          </w:r>
        </w:del>
      </w:ins>
    </w:p>
    <w:p w14:paraId="4F48E457" w14:textId="0D179864" w:rsidR="00E225C0" w:rsidDel="00C952FD" w:rsidRDefault="00E225C0">
      <w:pPr>
        <w:pStyle w:val="Sommario1"/>
        <w:rPr>
          <w:ins w:id="3814" w:author="Visone Rossana (GSE)" w:date="2025-09-24T14:07:00Z" w16du:dateUtc="2025-09-24T12:07:00Z"/>
          <w:del w:id="381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816" w:author="Visone Rossana (GSE)" w:date="2025-09-24T14:07:00Z" w16du:dateUtc="2025-09-24T12:07:00Z">
        <w:del w:id="3817" w:author="Visone Rossana (GSE)" w:date="2025-10-27T12:57:00Z" w16du:dateUtc="2025-10-27T11:57:00Z">
          <w:r w:rsidRPr="00CB0D4F" w:rsidDel="00C952FD">
            <w:rPr>
              <w:rStyle w:val="Collegamentoipertestuale"/>
            </w:rPr>
            <w:delText>8</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REQUISITI PER L’ACCESSO AGLI INCENTIVI E IL MANTENIMENTO DEI REQUISITI</w:delText>
          </w:r>
          <w:r w:rsidDel="00C952FD">
            <w:rPr>
              <w:webHidden/>
            </w:rPr>
            <w:tab/>
          </w:r>
        </w:del>
      </w:ins>
      <w:ins w:id="3818" w:author="Visone Rossana (GSE)" w:date="2025-09-24T14:09:00Z" w16du:dateUtc="2025-09-24T12:09:00Z">
        <w:del w:id="3819" w:author="Visone Rossana (GSE)" w:date="2025-10-27T12:57:00Z" w16du:dateUtc="2025-10-27T11:57:00Z">
          <w:r w:rsidR="002C67A6" w:rsidDel="00C952FD">
            <w:rPr>
              <w:webHidden/>
            </w:rPr>
            <w:delText>44</w:delText>
          </w:r>
        </w:del>
      </w:ins>
    </w:p>
    <w:p w14:paraId="3A6CCC80" w14:textId="453F6604" w:rsidR="00E225C0" w:rsidDel="00C952FD" w:rsidRDefault="00E225C0">
      <w:pPr>
        <w:pStyle w:val="Sommario1"/>
        <w:rPr>
          <w:ins w:id="3820" w:author="Visone Rossana (GSE)" w:date="2025-09-24T14:07:00Z" w16du:dateUtc="2025-09-24T12:07:00Z"/>
          <w:del w:id="382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822" w:author="Visone Rossana (GSE)" w:date="2025-09-24T14:07:00Z" w16du:dateUtc="2025-09-24T12:07:00Z">
        <w:del w:id="3823" w:author="Visone Rossana (GSE)" w:date="2025-10-27T12:57:00Z" w16du:dateUtc="2025-10-27T11:57:00Z">
          <w:r w:rsidRPr="00CB0D4F" w:rsidDel="00C952FD">
            <w:rPr>
              <w:rStyle w:val="Collegamentoipertestuale"/>
            </w:rPr>
            <w:delText>9</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INTERVENTI INCENTIVABILI</w:delText>
          </w:r>
          <w:r w:rsidDel="00C952FD">
            <w:rPr>
              <w:webHidden/>
            </w:rPr>
            <w:tab/>
          </w:r>
        </w:del>
      </w:ins>
      <w:ins w:id="3824" w:author="Visone Rossana (GSE)" w:date="2025-09-24T14:09:00Z" w16du:dateUtc="2025-09-24T12:09:00Z">
        <w:del w:id="3825" w:author="Visone Rossana (GSE)" w:date="2025-10-27T12:57:00Z" w16du:dateUtc="2025-10-27T11:57:00Z">
          <w:r w:rsidR="002C67A6" w:rsidDel="00C952FD">
            <w:rPr>
              <w:webHidden/>
            </w:rPr>
            <w:delText>46</w:delText>
          </w:r>
        </w:del>
      </w:ins>
    </w:p>
    <w:p w14:paraId="7AEE1DBE" w14:textId="05E305A5" w:rsidR="00E225C0" w:rsidDel="00C952FD" w:rsidRDefault="00E225C0">
      <w:pPr>
        <w:pStyle w:val="Sommario3"/>
        <w:rPr>
          <w:ins w:id="3826" w:author="Visone Rossana (GSE)" w:date="2025-09-24T14:07:00Z" w16du:dateUtc="2025-09-24T12:07:00Z"/>
          <w:del w:id="3827" w:author="Visone Rossana (GSE)" w:date="2025-10-27T12:57:00Z" w16du:dateUtc="2025-10-27T11:57:00Z"/>
          <w:rFonts w:eastAsiaTheme="minorEastAsia" w:cstheme="minorBidi"/>
          <w:b/>
          <w:i w:val="0"/>
          <w:iCs w:val="0"/>
          <w:kern w:val="2"/>
          <w:sz w:val="24"/>
          <w:lang w:eastAsia="it-IT"/>
          <w14:ligatures w14:val="standardContextual"/>
        </w:rPr>
      </w:pPr>
      <w:ins w:id="3828" w:author="Visone Rossana (GSE)" w:date="2025-09-24T14:07:00Z" w16du:dateUtc="2025-09-24T12:07:00Z">
        <w:del w:id="3829" w:author="Visone Rossana (GSE)" w:date="2025-10-27T12:57:00Z" w16du:dateUtc="2025-10-27T11:57:00Z">
          <w:r w:rsidRPr="00CB0D4F" w:rsidDel="00C952FD">
            <w:rPr>
              <w:rStyle w:val="Collegamentoipertestuale"/>
              <w:rFonts w:cs="Calibri"/>
            </w:rPr>
            <w:delText>9.1</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Isolamento termico di superfici opache delimitanti il volume climatizzato (intervento II.A - art. 5, comma 1, lettera a)</w:delText>
          </w:r>
          <w:r w:rsidDel="00C952FD">
            <w:rPr>
              <w:webHidden/>
            </w:rPr>
            <w:tab/>
          </w:r>
        </w:del>
      </w:ins>
      <w:ins w:id="3830" w:author="Visone Rossana (GSE)" w:date="2025-09-24T14:09:00Z" w16du:dateUtc="2025-09-24T12:09:00Z">
        <w:del w:id="3831" w:author="Visone Rossana (GSE)" w:date="2025-10-27T12:57:00Z" w16du:dateUtc="2025-10-27T11:57:00Z">
          <w:r w:rsidR="002C67A6" w:rsidDel="00C952FD">
            <w:rPr>
              <w:webHidden/>
            </w:rPr>
            <w:delText>46</w:delText>
          </w:r>
        </w:del>
      </w:ins>
    </w:p>
    <w:p w14:paraId="1BF7FAA9" w14:textId="2BCDD29C" w:rsidR="00E225C0" w:rsidDel="00C952FD" w:rsidRDefault="00E225C0">
      <w:pPr>
        <w:pStyle w:val="Sommario3"/>
        <w:rPr>
          <w:ins w:id="3832" w:author="Visone Rossana (GSE)" w:date="2025-09-24T14:07:00Z" w16du:dateUtc="2025-09-24T12:07:00Z"/>
          <w:del w:id="3833" w:author="Visone Rossana (GSE)" w:date="2025-10-27T12:57:00Z" w16du:dateUtc="2025-10-27T11:57:00Z"/>
          <w:rFonts w:eastAsiaTheme="minorEastAsia" w:cstheme="minorBidi"/>
          <w:b/>
          <w:i w:val="0"/>
          <w:iCs w:val="0"/>
          <w:kern w:val="2"/>
          <w:sz w:val="24"/>
          <w:lang w:eastAsia="it-IT"/>
          <w14:ligatures w14:val="standardContextual"/>
        </w:rPr>
      </w:pPr>
      <w:ins w:id="3834" w:author="Visone Rossana (GSE)" w:date="2025-09-24T14:07:00Z" w16du:dateUtc="2025-09-24T12:07:00Z">
        <w:del w:id="3835" w:author="Visone Rossana (GSE)" w:date="2025-10-27T12:57:00Z" w16du:dateUtc="2025-10-27T11:57:00Z">
          <w:r w:rsidRPr="00CB0D4F" w:rsidDel="00C952FD">
            <w:rPr>
              <w:rStyle w:val="Collegamentoipertestuale"/>
              <w:rFonts w:ascii="Calibri" w:hAnsi="Calibri" w:cs="Calibri"/>
            </w:rPr>
            <w:delText>9.2</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chiusure trasparenti comprensive di infissi delimitanti il volume climatizzato (intervento II.B- art. 5, comma 1, lettera b)</w:delText>
          </w:r>
          <w:r w:rsidDel="00C952FD">
            <w:rPr>
              <w:webHidden/>
            </w:rPr>
            <w:tab/>
          </w:r>
        </w:del>
      </w:ins>
      <w:ins w:id="3836" w:author="Visone Rossana (GSE)" w:date="2025-09-24T14:09:00Z" w16du:dateUtc="2025-09-24T12:09:00Z">
        <w:del w:id="3837" w:author="Visone Rossana (GSE)" w:date="2025-10-27T12:57:00Z" w16du:dateUtc="2025-10-27T11:57:00Z">
          <w:r w:rsidR="002C67A6" w:rsidDel="00C952FD">
            <w:rPr>
              <w:webHidden/>
            </w:rPr>
            <w:delText>46</w:delText>
          </w:r>
        </w:del>
      </w:ins>
    </w:p>
    <w:p w14:paraId="1357E9F5" w14:textId="3C947DDD" w:rsidR="00E225C0" w:rsidDel="00C952FD" w:rsidRDefault="00E225C0">
      <w:pPr>
        <w:pStyle w:val="Sommario3"/>
        <w:rPr>
          <w:ins w:id="3838" w:author="Visone Rossana (GSE)" w:date="2025-09-24T14:07:00Z" w16du:dateUtc="2025-09-24T12:07:00Z"/>
          <w:del w:id="3839" w:author="Visone Rossana (GSE)" w:date="2025-10-27T12:57:00Z" w16du:dateUtc="2025-10-27T11:57:00Z"/>
          <w:rFonts w:eastAsiaTheme="minorEastAsia" w:cstheme="minorBidi"/>
          <w:b/>
          <w:i w:val="0"/>
          <w:iCs w:val="0"/>
          <w:kern w:val="2"/>
          <w:sz w:val="24"/>
          <w:lang w:eastAsia="it-IT"/>
          <w14:ligatures w14:val="standardContextual"/>
        </w:rPr>
      </w:pPr>
      <w:ins w:id="3840" w:author="Visone Rossana (GSE)" w:date="2025-09-24T14:07:00Z" w16du:dateUtc="2025-09-24T12:07:00Z">
        <w:del w:id="3841" w:author="Visone Rossana (GSE)" w:date="2025-10-27T12:57:00Z" w16du:dateUtc="2025-10-27T11:57:00Z">
          <w:r w:rsidRPr="00CB0D4F" w:rsidDel="00C952FD">
            <w:rPr>
              <w:rStyle w:val="Collegamentoipertestuale"/>
              <w:rFonts w:ascii="Calibri" w:hAnsi="Calibri" w:cs="Calibri"/>
            </w:rPr>
            <w:delText>9.3</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Installazione di sistemi di schermatura e/o ombreggiamento e/o sistemi di filtrazione solare esterni di chiusure trasparenti con esposizione da Est-Sud-Est a Ovest, fissi o mobili, non trasportabili (intervento II.C - art. 5, comma 1, lettera c)</w:delText>
          </w:r>
          <w:r w:rsidDel="00C952FD">
            <w:rPr>
              <w:webHidden/>
            </w:rPr>
            <w:tab/>
          </w:r>
        </w:del>
      </w:ins>
      <w:ins w:id="3842" w:author="Visone Rossana (GSE)" w:date="2025-09-24T14:09:00Z" w16du:dateUtc="2025-09-24T12:09:00Z">
        <w:del w:id="3843" w:author="Visone Rossana (GSE)" w:date="2025-10-27T12:57:00Z" w16du:dateUtc="2025-10-27T11:57:00Z">
          <w:r w:rsidR="002C67A6" w:rsidDel="00C952FD">
            <w:rPr>
              <w:webHidden/>
            </w:rPr>
            <w:delText>46</w:delText>
          </w:r>
        </w:del>
      </w:ins>
    </w:p>
    <w:p w14:paraId="2EB71733" w14:textId="57C4896E" w:rsidR="00E225C0" w:rsidDel="00C952FD" w:rsidRDefault="00E225C0">
      <w:pPr>
        <w:pStyle w:val="Sommario3"/>
        <w:rPr>
          <w:ins w:id="3844" w:author="Visone Rossana (GSE)" w:date="2025-09-24T14:07:00Z" w16du:dateUtc="2025-09-24T12:07:00Z"/>
          <w:del w:id="3845" w:author="Visone Rossana (GSE)" w:date="2025-10-27T12:57:00Z" w16du:dateUtc="2025-10-27T11:57:00Z"/>
          <w:rFonts w:eastAsiaTheme="minorEastAsia" w:cstheme="minorBidi"/>
          <w:b/>
          <w:i w:val="0"/>
          <w:iCs w:val="0"/>
          <w:kern w:val="2"/>
          <w:sz w:val="24"/>
          <w:lang w:eastAsia="it-IT"/>
          <w14:ligatures w14:val="standardContextual"/>
        </w:rPr>
      </w:pPr>
      <w:ins w:id="3846" w:author="Visone Rossana (GSE)" w:date="2025-09-24T14:07:00Z" w16du:dateUtc="2025-09-24T12:07:00Z">
        <w:del w:id="3847" w:author="Visone Rossana (GSE)" w:date="2025-10-27T12:57:00Z" w16du:dateUtc="2025-10-27T11:57:00Z">
          <w:r w:rsidRPr="00CB0D4F" w:rsidDel="00C952FD">
            <w:rPr>
              <w:rStyle w:val="Collegamentoipertestuale"/>
              <w:rFonts w:ascii="Calibri" w:hAnsi="Calibri" w:cs="Calibri"/>
            </w:rPr>
            <w:delText>9.4</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Trasformazione degli edifici esistenti in “edifici a energia quasi zero” (intervento II.D - art. 5, comma 1, lettera d)</w:delText>
          </w:r>
          <w:r w:rsidDel="00C952FD">
            <w:rPr>
              <w:webHidden/>
            </w:rPr>
            <w:tab/>
          </w:r>
        </w:del>
      </w:ins>
      <w:ins w:id="3848" w:author="Visone Rossana (GSE)" w:date="2025-09-24T14:09:00Z" w16du:dateUtc="2025-09-24T12:09:00Z">
        <w:del w:id="3849" w:author="Visone Rossana (GSE)" w:date="2025-10-27T12:57:00Z" w16du:dateUtc="2025-10-27T11:57:00Z">
          <w:r w:rsidR="002C67A6" w:rsidDel="00C952FD">
            <w:rPr>
              <w:webHidden/>
            </w:rPr>
            <w:delText>46</w:delText>
          </w:r>
        </w:del>
      </w:ins>
    </w:p>
    <w:p w14:paraId="4101C609" w14:textId="7DF6D4F1" w:rsidR="00E225C0" w:rsidDel="00C952FD" w:rsidRDefault="00E225C0">
      <w:pPr>
        <w:pStyle w:val="Sommario3"/>
        <w:rPr>
          <w:ins w:id="3850" w:author="Visone Rossana (GSE)" w:date="2025-09-24T14:07:00Z" w16du:dateUtc="2025-09-24T12:07:00Z"/>
          <w:del w:id="3851" w:author="Visone Rossana (GSE)" w:date="2025-10-27T12:57:00Z" w16du:dateUtc="2025-10-27T11:57:00Z"/>
          <w:rFonts w:eastAsiaTheme="minorEastAsia" w:cstheme="minorBidi"/>
          <w:b/>
          <w:i w:val="0"/>
          <w:iCs w:val="0"/>
          <w:kern w:val="2"/>
          <w:sz w:val="24"/>
          <w:lang w:eastAsia="it-IT"/>
          <w14:ligatures w14:val="standardContextual"/>
        </w:rPr>
      </w:pPr>
      <w:ins w:id="3852" w:author="Visone Rossana (GSE)" w:date="2025-09-24T14:07:00Z" w16du:dateUtc="2025-09-24T12:07:00Z">
        <w:del w:id="3853" w:author="Visone Rossana (GSE)" w:date="2025-10-27T12:57:00Z" w16du:dateUtc="2025-10-27T11:57:00Z">
          <w:r w:rsidRPr="00CB0D4F" w:rsidDel="00C952FD">
            <w:rPr>
              <w:rStyle w:val="Collegamentoipertestuale"/>
              <w:rFonts w:ascii="Calibri" w:hAnsi="Calibri" w:cs="Calibri"/>
            </w:rPr>
            <w:delText>9.5</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sistemi per l’illuminazione d’interni e delle pertinenze esterne degli edifici esistenti con sistemi efficienti di illuminazione (intervento II.E - art. 5, comma 1, lettera e)</w:delText>
          </w:r>
          <w:r w:rsidDel="00C952FD">
            <w:rPr>
              <w:webHidden/>
            </w:rPr>
            <w:tab/>
          </w:r>
        </w:del>
      </w:ins>
      <w:ins w:id="3854" w:author="Visone Rossana (GSE)" w:date="2025-09-24T14:09:00Z" w16du:dateUtc="2025-09-24T12:09:00Z">
        <w:del w:id="3855" w:author="Visone Rossana (GSE)" w:date="2025-10-27T12:57:00Z" w16du:dateUtc="2025-10-27T11:57:00Z">
          <w:r w:rsidR="002C67A6" w:rsidDel="00C952FD">
            <w:rPr>
              <w:webHidden/>
            </w:rPr>
            <w:delText>46</w:delText>
          </w:r>
        </w:del>
      </w:ins>
    </w:p>
    <w:p w14:paraId="7C171E2F" w14:textId="34215CDD" w:rsidR="00E225C0" w:rsidDel="00C952FD" w:rsidRDefault="00E225C0">
      <w:pPr>
        <w:pStyle w:val="Sommario3"/>
        <w:rPr>
          <w:ins w:id="3856" w:author="Visone Rossana (GSE)" w:date="2025-09-24T14:07:00Z" w16du:dateUtc="2025-09-24T12:07:00Z"/>
          <w:del w:id="3857" w:author="Visone Rossana (GSE)" w:date="2025-10-27T12:57:00Z" w16du:dateUtc="2025-10-27T11:57:00Z"/>
          <w:rFonts w:eastAsiaTheme="minorEastAsia" w:cstheme="minorBidi"/>
          <w:b/>
          <w:i w:val="0"/>
          <w:iCs w:val="0"/>
          <w:kern w:val="2"/>
          <w:sz w:val="24"/>
          <w:lang w:eastAsia="it-IT"/>
          <w14:ligatures w14:val="standardContextual"/>
        </w:rPr>
      </w:pPr>
      <w:ins w:id="3858" w:author="Visone Rossana (GSE)" w:date="2025-09-24T14:07:00Z" w16du:dateUtc="2025-09-24T12:07:00Z">
        <w:del w:id="3859" w:author="Visone Rossana (GSE)" w:date="2025-10-27T12:57:00Z" w16du:dateUtc="2025-10-27T11:57:00Z">
          <w:r w:rsidRPr="00CB0D4F" w:rsidDel="00C952FD">
            <w:rPr>
              <w:rStyle w:val="Collegamentoipertestuale"/>
              <w:rFonts w:ascii="Calibri" w:hAnsi="Calibri" w:cs="Calibri"/>
            </w:rPr>
            <w:delText>9.6</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Installazione di tecnologie di gestione e controllo automatico (building automation) degli impianti termici ed elettrici degli edifici, ivi compresa l’installazione di sistemi di termoregolazione e contabilizzazione del calore (intervento II.F - art. 5, comma 1, lettera f)</w:delText>
          </w:r>
          <w:r w:rsidDel="00C952FD">
            <w:rPr>
              <w:webHidden/>
            </w:rPr>
            <w:tab/>
          </w:r>
        </w:del>
      </w:ins>
      <w:ins w:id="3860" w:author="Visone Rossana (GSE)" w:date="2025-09-24T14:09:00Z" w16du:dateUtc="2025-09-24T12:09:00Z">
        <w:del w:id="3861" w:author="Visone Rossana (GSE)" w:date="2025-10-27T12:57:00Z" w16du:dateUtc="2025-10-27T11:57:00Z">
          <w:r w:rsidR="002C67A6" w:rsidDel="00C952FD">
            <w:rPr>
              <w:webHidden/>
            </w:rPr>
            <w:delText>46</w:delText>
          </w:r>
        </w:del>
      </w:ins>
    </w:p>
    <w:p w14:paraId="1DEDE5E4" w14:textId="2ADACB8B" w:rsidR="00E225C0" w:rsidDel="00C952FD" w:rsidRDefault="00E225C0">
      <w:pPr>
        <w:pStyle w:val="Sommario3"/>
        <w:rPr>
          <w:ins w:id="3862" w:author="Visone Rossana (GSE)" w:date="2025-09-24T14:07:00Z" w16du:dateUtc="2025-09-24T12:07:00Z"/>
          <w:del w:id="3863" w:author="Visone Rossana (GSE)" w:date="2025-10-27T12:57:00Z" w16du:dateUtc="2025-10-27T11:57:00Z"/>
          <w:rFonts w:eastAsiaTheme="minorEastAsia" w:cstheme="minorBidi"/>
          <w:b/>
          <w:i w:val="0"/>
          <w:iCs w:val="0"/>
          <w:kern w:val="2"/>
          <w:sz w:val="24"/>
          <w:lang w:eastAsia="it-IT"/>
          <w14:ligatures w14:val="standardContextual"/>
        </w:rPr>
      </w:pPr>
      <w:ins w:id="3864" w:author="Visone Rossana (GSE)" w:date="2025-09-24T14:07:00Z" w16du:dateUtc="2025-09-24T12:07:00Z">
        <w:del w:id="3865" w:author="Visone Rossana (GSE)" w:date="2025-10-27T12:57:00Z" w16du:dateUtc="2025-10-27T11:57:00Z">
          <w:r w:rsidRPr="00CB0D4F" w:rsidDel="00C952FD">
            <w:rPr>
              <w:rStyle w:val="Collegamentoipertestuale"/>
              <w:rFonts w:cs="Calibri"/>
            </w:rPr>
            <w:delText>9.7</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II.G - art. 5, comma 1, lettera g)</w:delText>
          </w:r>
          <w:r w:rsidDel="00C952FD">
            <w:rPr>
              <w:webHidden/>
            </w:rPr>
            <w:tab/>
          </w:r>
        </w:del>
      </w:ins>
      <w:ins w:id="3866" w:author="Visone Rossana (GSE)" w:date="2025-09-24T14:09:00Z" w16du:dateUtc="2025-09-24T12:09:00Z">
        <w:del w:id="3867" w:author="Visone Rossana (GSE)" w:date="2025-10-27T12:57:00Z" w16du:dateUtc="2025-10-27T11:57:00Z">
          <w:r w:rsidR="002C67A6" w:rsidDel="00C952FD">
            <w:rPr>
              <w:webHidden/>
            </w:rPr>
            <w:delText>46</w:delText>
          </w:r>
        </w:del>
      </w:ins>
    </w:p>
    <w:p w14:paraId="4A991632" w14:textId="51206492" w:rsidR="00E225C0" w:rsidDel="00C952FD" w:rsidRDefault="00E225C0">
      <w:pPr>
        <w:pStyle w:val="Sommario3"/>
        <w:rPr>
          <w:ins w:id="3868" w:author="Visone Rossana (GSE)" w:date="2025-09-24T14:07:00Z" w16du:dateUtc="2025-09-24T12:07:00Z"/>
          <w:del w:id="3869" w:author="Visone Rossana (GSE)" w:date="2025-10-27T12:57:00Z" w16du:dateUtc="2025-10-27T11:57:00Z"/>
          <w:rFonts w:eastAsiaTheme="minorEastAsia" w:cstheme="minorBidi"/>
          <w:b/>
          <w:i w:val="0"/>
          <w:iCs w:val="0"/>
          <w:kern w:val="2"/>
          <w:sz w:val="24"/>
          <w:lang w:eastAsia="it-IT"/>
          <w14:ligatures w14:val="standardContextual"/>
        </w:rPr>
      </w:pPr>
      <w:ins w:id="3870" w:author="Visone Rossana (GSE)" w:date="2025-09-24T14:07:00Z" w16du:dateUtc="2025-09-24T12:07:00Z">
        <w:del w:id="3871" w:author="Visone Rossana (GSE)" w:date="2025-10-27T12:57:00Z" w16du:dateUtc="2025-10-27T11:57:00Z">
          <w:r w:rsidRPr="00CB0D4F" w:rsidDel="00C952FD">
            <w:rPr>
              <w:rStyle w:val="Collegamentoipertestuale"/>
            </w:rPr>
            <w:delText>9.7.1</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Soggetti che possono richiedere l’incentivo</w:delText>
          </w:r>
          <w:r w:rsidDel="00C952FD">
            <w:rPr>
              <w:webHidden/>
            </w:rPr>
            <w:tab/>
          </w:r>
        </w:del>
      </w:ins>
      <w:ins w:id="3872" w:author="Visone Rossana (GSE)" w:date="2025-09-24T14:09:00Z" w16du:dateUtc="2025-09-24T12:09:00Z">
        <w:del w:id="3873" w:author="Visone Rossana (GSE)" w:date="2025-10-27T12:57:00Z" w16du:dateUtc="2025-10-27T11:57:00Z">
          <w:r w:rsidR="002C67A6" w:rsidDel="00C952FD">
            <w:rPr>
              <w:webHidden/>
            </w:rPr>
            <w:delText>47</w:delText>
          </w:r>
        </w:del>
      </w:ins>
    </w:p>
    <w:p w14:paraId="6DF5691B" w14:textId="61C85A96" w:rsidR="00E225C0" w:rsidDel="00C952FD" w:rsidRDefault="00E225C0">
      <w:pPr>
        <w:pStyle w:val="Sommario3"/>
        <w:rPr>
          <w:ins w:id="3874" w:author="Visone Rossana (GSE)" w:date="2025-09-24T14:07:00Z" w16du:dateUtc="2025-09-24T12:07:00Z"/>
          <w:del w:id="3875" w:author="Visone Rossana (GSE)" w:date="2025-10-27T12:57:00Z" w16du:dateUtc="2025-10-27T11:57:00Z"/>
          <w:rFonts w:eastAsiaTheme="minorEastAsia" w:cstheme="minorBidi"/>
          <w:b/>
          <w:i w:val="0"/>
          <w:iCs w:val="0"/>
          <w:kern w:val="2"/>
          <w:sz w:val="24"/>
          <w:lang w:eastAsia="it-IT"/>
          <w14:ligatures w14:val="standardContextual"/>
        </w:rPr>
      </w:pPr>
      <w:ins w:id="3876" w:author="Visone Rossana (GSE)" w:date="2025-09-24T14:07:00Z" w16du:dateUtc="2025-09-24T12:07:00Z">
        <w:del w:id="3877" w:author="Visone Rossana (GSE)" w:date="2025-10-27T12:57:00Z" w16du:dateUtc="2025-10-27T11:57:00Z">
          <w:r w:rsidRPr="00CB0D4F" w:rsidDel="00C952FD">
            <w:rPr>
              <w:rStyle w:val="Collegamentoipertestuale"/>
            </w:rPr>
            <w:delText>9.7.2</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 xml:space="preserve">Requisiti tecnici per l’accesso all’incentivo (Allegato </w:delText>
          </w:r>
          <w:r w:rsidRPr="00CB0D4F" w:rsidDel="00C952FD">
            <w:rPr>
              <w:rStyle w:val="Collegamentoipertestuale"/>
              <w:highlight w:val="yellow"/>
            </w:rPr>
            <w:delText>I</w:delText>
          </w:r>
          <w:r w:rsidRPr="00CB0D4F" w:rsidDel="00C952FD">
            <w:rPr>
              <w:rStyle w:val="Collegamentoipertestuale"/>
            </w:rPr>
            <w:delText xml:space="preserve"> del Decreto)</w:delText>
          </w:r>
          <w:r w:rsidDel="00C952FD">
            <w:rPr>
              <w:webHidden/>
            </w:rPr>
            <w:tab/>
          </w:r>
        </w:del>
      </w:ins>
      <w:ins w:id="3878" w:author="Visone Rossana (GSE)" w:date="2025-09-24T14:09:00Z" w16du:dateUtc="2025-09-24T12:09:00Z">
        <w:del w:id="3879" w:author="Visone Rossana (GSE)" w:date="2025-10-27T12:57:00Z" w16du:dateUtc="2025-10-27T11:57:00Z">
          <w:r w:rsidR="002C67A6" w:rsidDel="00C952FD">
            <w:rPr>
              <w:webHidden/>
            </w:rPr>
            <w:delText>47</w:delText>
          </w:r>
        </w:del>
      </w:ins>
    </w:p>
    <w:p w14:paraId="7ACE350E" w14:textId="787EF6C9" w:rsidR="00E225C0" w:rsidDel="00C952FD" w:rsidRDefault="00E225C0">
      <w:pPr>
        <w:pStyle w:val="Sommario3"/>
        <w:rPr>
          <w:ins w:id="3880" w:author="Visone Rossana (GSE)" w:date="2025-09-24T14:07:00Z" w16du:dateUtc="2025-09-24T12:07:00Z"/>
          <w:del w:id="3881" w:author="Visone Rossana (GSE)" w:date="2025-10-27T12:57:00Z" w16du:dateUtc="2025-10-27T11:57:00Z"/>
          <w:rFonts w:eastAsiaTheme="minorEastAsia" w:cstheme="minorBidi"/>
          <w:b/>
          <w:i w:val="0"/>
          <w:iCs w:val="0"/>
          <w:kern w:val="2"/>
          <w:sz w:val="24"/>
          <w:lang w:eastAsia="it-IT"/>
          <w14:ligatures w14:val="standardContextual"/>
        </w:rPr>
      </w:pPr>
      <w:ins w:id="3882" w:author="Visone Rossana (GSE)" w:date="2025-09-24T14:07:00Z" w16du:dateUtc="2025-09-24T12:07:00Z">
        <w:del w:id="3883" w:author="Visone Rossana (GSE)" w:date="2025-10-27T12:57:00Z" w16du:dateUtc="2025-10-27T11:57:00Z">
          <w:r w:rsidRPr="00CB0D4F" w:rsidDel="00C952FD">
            <w:rPr>
              <w:rStyle w:val="Collegamentoipertestuale"/>
            </w:rPr>
            <w:delText>9.7.3</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Spese ammissibili ai fini del calcolo dell’incentivazione (art. 6)</w:delText>
          </w:r>
          <w:r w:rsidDel="00C952FD">
            <w:rPr>
              <w:webHidden/>
            </w:rPr>
            <w:tab/>
          </w:r>
        </w:del>
      </w:ins>
      <w:ins w:id="3884" w:author="Visone Rossana (GSE)" w:date="2025-09-24T14:09:00Z" w16du:dateUtc="2025-09-24T12:09:00Z">
        <w:del w:id="3885" w:author="Visone Rossana (GSE)" w:date="2025-10-27T12:57:00Z" w16du:dateUtc="2025-10-27T11:57:00Z">
          <w:r w:rsidR="002C67A6" w:rsidDel="00C952FD">
            <w:rPr>
              <w:webHidden/>
            </w:rPr>
            <w:delText>48</w:delText>
          </w:r>
        </w:del>
      </w:ins>
    </w:p>
    <w:p w14:paraId="53D64ADA" w14:textId="35F15FCA" w:rsidR="00E225C0" w:rsidDel="00C952FD" w:rsidRDefault="00E225C0">
      <w:pPr>
        <w:pStyle w:val="Sommario3"/>
        <w:rPr>
          <w:ins w:id="3886" w:author="Visone Rossana (GSE)" w:date="2025-09-24T14:07:00Z" w16du:dateUtc="2025-09-24T12:07:00Z"/>
          <w:del w:id="3887" w:author="Visone Rossana (GSE)" w:date="2025-10-27T12:57:00Z" w16du:dateUtc="2025-10-27T11:57:00Z"/>
          <w:rFonts w:eastAsiaTheme="minorEastAsia" w:cstheme="minorBidi"/>
          <w:b/>
          <w:i w:val="0"/>
          <w:iCs w:val="0"/>
          <w:kern w:val="2"/>
          <w:sz w:val="24"/>
          <w:lang w:eastAsia="it-IT"/>
          <w14:ligatures w14:val="standardContextual"/>
        </w:rPr>
      </w:pPr>
      <w:ins w:id="3888" w:author="Visone Rossana (GSE)" w:date="2025-09-24T14:07:00Z" w16du:dateUtc="2025-09-24T12:07:00Z">
        <w:del w:id="3889" w:author="Visone Rossana (GSE)" w:date="2025-10-27T12:57:00Z" w16du:dateUtc="2025-10-27T11:57:00Z">
          <w:r w:rsidRPr="00CB0D4F" w:rsidDel="00C952FD">
            <w:rPr>
              <w:rStyle w:val="Collegamentoipertestuale"/>
            </w:rPr>
            <w:delText>9.7.4</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Calcolo dell’incentivo (Allegato II del Decreto)</w:delText>
          </w:r>
          <w:r w:rsidDel="00C952FD">
            <w:rPr>
              <w:webHidden/>
            </w:rPr>
            <w:tab/>
          </w:r>
        </w:del>
      </w:ins>
      <w:ins w:id="3890" w:author="Visone Rossana (GSE)" w:date="2025-09-24T14:09:00Z" w16du:dateUtc="2025-09-24T12:09:00Z">
        <w:del w:id="3891" w:author="Visone Rossana (GSE)" w:date="2025-10-27T12:57:00Z" w16du:dateUtc="2025-10-27T11:57:00Z">
          <w:r w:rsidR="002C67A6" w:rsidDel="00C952FD">
            <w:rPr>
              <w:webHidden/>
            </w:rPr>
            <w:delText>48</w:delText>
          </w:r>
        </w:del>
      </w:ins>
    </w:p>
    <w:p w14:paraId="5F027545" w14:textId="04568BF9" w:rsidR="00E225C0" w:rsidDel="00C952FD" w:rsidRDefault="00E225C0">
      <w:pPr>
        <w:pStyle w:val="Sommario3"/>
        <w:rPr>
          <w:ins w:id="3892" w:author="Visone Rossana (GSE)" w:date="2025-09-24T14:07:00Z" w16du:dateUtc="2025-09-24T12:07:00Z"/>
          <w:del w:id="3893" w:author="Visone Rossana (GSE)" w:date="2025-10-27T12:57:00Z" w16du:dateUtc="2025-10-27T11:57:00Z"/>
          <w:rFonts w:eastAsiaTheme="minorEastAsia" w:cstheme="minorBidi"/>
          <w:b/>
          <w:i w:val="0"/>
          <w:iCs w:val="0"/>
          <w:kern w:val="2"/>
          <w:sz w:val="24"/>
          <w:lang w:eastAsia="it-IT"/>
          <w14:ligatures w14:val="standardContextual"/>
        </w:rPr>
      </w:pPr>
      <w:ins w:id="3894" w:author="Visone Rossana (GSE)" w:date="2025-09-24T14:07:00Z" w16du:dateUtc="2025-09-24T12:07:00Z">
        <w:del w:id="3895" w:author="Visone Rossana (GSE)" w:date="2025-10-27T12:57:00Z" w16du:dateUtc="2025-10-27T11:57:00Z">
          <w:r w:rsidRPr="00CB0D4F" w:rsidDel="00C952FD">
            <w:rPr>
              <w:rStyle w:val="Collegamentoipertestuale"/>
            </w:rPr>
            <w:delText>9.7.5</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Documentazione necessaria per l’accesso all’ incentivo</w:delText>
          </w:r>
          <w:r w:rsidDel="00C952FD">
            <w:rPr>
              <w:webHidden/>
            </w:rPr>
            <w:tab/>
          </w:r>
        </w:del>
      </w:ins>
      <w:ins w:id="3896" w:author="Visone Rossana (GSE)" w:date="2025-09-24T14:09:00Z" w16du:dateUtc="2025-09-24T12:09:00Z">
        <w:del w:id="3897" w:author="Visone Rossana (GSE)" w:date="2025-10-27T12:57:00Z" w16du:dateUtc="2025-10-27T11:57:00Z">
          <w:r w:rsidR="002C67A6" w:rsidDel="00C952FD">
            <w:rPr>
              <w:webHidden/>
            </w:rPr>
            <w:delText>49</w:delText>
          </w:r>
        </w:del>
      </w:ins>
    </w:p>
    <w:p w14:paraId="7C59BD5E" w14:textId="293F7107" w:rsidR="00E225C0" w:rsidDel="00C952FD" w:rsidRDefault="00E225C0">
      <w:pPr>
        <w:pStyle w:val="Sommario3"/>
        <w:rPr>
          <w:ins w:id="3898" w:author="Visone Rossana (GSE)" w:date="2025-09-24T14:07:00Z" w16du:dateUtc="2025-09-24T12:07:00Z"/>
          <w:del w:id="3899" w:author="Visone Rossana (GSE)" w:date="2025-10-27T12:57:00Z" w16du:dateUtc="2025-10-27T11:57:00Z"/>
          <w:rFonts w:eastAsiaTheme="minorEastAsia" w:cstheme="minorBidi"/>
          <w:b/>
          <w:i w:val="0"/>
          <w:iCs w:val="0"/>
          <w:kern w:val="2"/>
          <w:sz w:val="24"/>
          <w:lang w:eastAsia="it-IT"/>
          <w14:ligatures w14:val="standardContextual"/>
        </w:rPr>
      </w:pPr>
      <w:ins w:id="3900" w:author="Visone Rossana (GSE)" w:date="2025-09-24T14:07:00Z" w16du:dateUtc="2025-09-24T12:07:00Z">
        <w:del w:id="3901" w:author="Visone Rossana (GSE)" w:date="2025-10-27T12:57:00Z" w16du:dateUtc="2025-10-27T11:57:00Z">
          <w:r w:rsidRPr="00CB0D4F" w:rsidDel="00C952FD">
            <w:rPr>
              <w:rStyle w:val="Collegamentoipertestuale"/>
              <w:rFonts w:ascii="Calibri" w:hAnsi="Calibri" w:cs="Calibri"/>
              <w:highlight w:val="cyan"/>
            </w:rPr>
            <w:delText>9.8</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Installazione di impianti solari fotovoltaici e relativi sistemi di accumulo e/o opere di allacciamento alla rete, presso l’edificio o nelle relative pertinenze, (intervento II.H - art. 5, comma 1, lettera h)</w:delText>
          </w:r>
          <w:r w:rsidDel="00C952FD">
            <w:rPr>
              <w:webHidden/>
            </w:rPr>
            <w:tab/>
          </w:r>
        </w:del>
      </w:ins>
      <w:ins w:id="3902" w:author="Visone Rossana (GSE)" w:date="2025-09-24T14:09:00Z" w16du:dateUtc="2025-09-24T12:09:00Z">
        <w:del w:id="3903" w:author="Visone Rossana (GSE)" w:date="2025-10-27T12:57:00Z" w16du:dateUtc="2025-10-27T11:57:00Z">
          <w:r w:rsidR="002C67A6" w:rsidDel="00C952FD">
            <w:rPr>
              <w:webHidden/>
            </w:rPr>
            <w:delText>50</w:delText>
          </w:r>
        </w:del>
      </w:ins>
    </w:p>
    <w:p w14:paraId="19C2AF2B" w14:textId="75AB248E" w:rsidR="00E225C0" w:rsidDel="00C952FD" w:rsidRDefault="00E225C0">
      <w:pPr>
        <w:pStyle w:val="Sommario3"/>
        <w:rPr>
          <w:ins w:id="3904" w:author="Visone Rossana (GSE)" w:date="2025-09-24T14:07:00Z" w16du:dateUtc="2025-09-24T12:07:00Z"/>
          <w:del w:id="3905" w:author="Visone Rossana (GSE)" w:date="2025-10-27T12:57:00Z" w16du:dateUtc="2025-10-27T11:57:00Z"/>
          <w:rFonts w:eastAsiaTheme="minorEastAsia" w:cstheme="minorBidi"/>
          <w:b/>
          <w:i w:val="0"/>
          <w:iCs w:val="0"/>
          <w:kern w:val="2"/>
          <w:sz w:val="24"/>
          <w:lang w:eastAsia="it-IT"/>
          <w14:ligatures w14:val="standardContextual"/>
        </w:rPr>
      </w:pPr>
      <w:ins w:id="3906" w:author="Visone Rossana (GSE)" w:date="2025-09-24T14:07:00Z" w16du:dateUtc="2025-09-24T12:07:00Z">
        <w:del w:id="3907" w:author="Visone Rossana (GSE)" w:date="2025-10-27T12:57:00Z" w16du:dateUtc="2025-10-27T11:57:00Z">
          <w:r w:rsidRPr="00CB0D4F" w:rsidDel="00C952FD">
            <w:rPr>
              <w:rStyle w:val="Collegamentoipertestuale"/>
            </w:rPr>
            <w:delText>9.8.1</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Soggetti che possono richiedere l’incentivo</w:delText>
          </w:r>
          <w:r w:rsidDel="00C952FD">
            <w:rPr>
              <w:webHidden/>
            </w:rPr>
            <w:tab/>
          </w:r>
        </w:del>
      </w:ins>
      <w:ins w:id="3908" w:author="Visone Rossana (GSE)" w:date="2025-09-24T14:09:00Z" w16du:dateUtc="2025-09-24T12:09:00Z">
        <w:del w:id="3909" w:author="Visone Rossana (GSE)" w:date="2025-10-27T12:57:00Z" w16du:dateUtc="2025-10-27T11:57:00Z">
          <w:r w:rsidR="002C67A6" w:rsidDel="00C952FD">
            <w:rPr>
              <w:webHidden/>
            </w:rPr>
            <w:delText>50</w:delText>
          </w:r>
        </w:del>
      </w:ins>
    </w:p>
    <w:p w14:paraId="5CC6CD60" w14:textId="00EC5D0F" w:rsidR="00E225C0" w:rsidDel="00C952FD" w:rsidRDefault="00E225C0">
      <w:pPr>
        <w:pStyle w:val="Sommario3"/>
        <w:rPr>
          <w:ins w:id="3910" w:author="Visone Rossana (GSE)" w:date="2025-09-24T14:07:00Z" w16du:dateUtc="2025-09-24T12:07:00Z"/>
          <w:del w:id="3911" w:author="Visone Rossana (GSE)" w:date="2025-10-27T12:57:00Z" w16du:dateUtc="2025-10-27T11:57:00Z"/>
          <w:rFonts w:eastAsiaTheme="minorEastAsia" w:cstheme="minorBidi"/>
          <w:b/>
          <w:i w:val="0"/>
          <w:iCs w:val="0"/>
          <w:kern w:val="2"/>
          <w:sz w:val="24"/>
          <w:lang w:eastAsia="it-IT"/>
          <w14:ligatures w14:val="standardContextual"/>
        </w:rPr>
      </w:pPr>
      <w:ins w:id="3912" w:author="Visone Rossana (GSE)" w:date="2025-09-24T14:07:00Z" w16du:dateUtc="2025-09-24T12:07:00Z">
        <w:del w:id="3913" w:author="Visone Rossana (GSE)" w:date="2025-10-27T12:57:00Z" w16du:dateUtc="2025-10-27T11:57:00Z">
          <w:r w:rsidRPr="00CB0D4F" w:rsidDel="00C952FD">
            <w:rPr>
              <w:rStyle w:val="Collegamentoipertestuale"/>
            </w:rPr>
            <w:delText>9.8.2</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Requisiti tecnici per l’accesso agli incentivi</w:delText>
          </w:r>
          <w:r w:rsidDel="00C952FD">
            <w:rPr>
              <w:webHidden/>
            </w:rPr>
            <w:tab/>
          </w:r>
        </w:del>
      </w:ins>
      <w:ins w:id="3914" w:author="Visone Rossana (GSE)" w:date="2025-09-24T14:09:00Z" w16du:dateUtc="2025-09-24T12:09:00Z">
        <w:del w:id="3915" w:author="Visone Rossana (GSE)" w:date="2025-10-27T12:57:00Z" w16du:dateUtc="2025-10-27T11:57:00Z">
          <w:r w:rsidR="002C67A6" w:rsidDel="00C952FD">
            <w:rPr>
              <w:webHidden/>
            </w:rPr>
            <w:delText>50</w:delText>
          </w:r>
        </w:del>
      </w:ins>
    </w:p>
    <w:p w14:paraId="51C1C406" w14:textId="16D30AEC" w:rsidR="00E225C0" w:rsidDel="00C952FD" w:rsidRDefault="00E225C0">
      <w:pPr>
        <w:pStyle w:val="Sommario3"/>
        <w:rPr>
          <w:ins w:id="3916" w:author="Visone Rossana (GSE)" w:date="2025-09-24T14:07:00Z" w16du:dateUtc="2025-09-24T12:07:00Z"/>
          <w:del w:id="3917" w:author="Visone Rossana (GSE)" w:date="2025-10-27T12:57:00Z" w16du:dateUtc="2025-10-27T11:57:00Z"/>
          <w:rFonts w:eastAsiaTheme="minorEastAsia" w:cstheme="minorBidi"/>
          <w:b/>
          <w:i w:val="0"/>
          <w:iCs w:val="0"/>
          <w:kern w:val="2"/>
          <w:sz w:val="24"/>
          <w:lang w:eastAsia="it-IT"/>
          <w14:ligatures w14:val="standardContextual"/>
        </w:rPr>
      </w:pPr>
      <w:ins w:id="3918" w:author="Visone Rossana (GSE)" w:date="2025-09-24T14:07:00Z" w16du:dateUtc="2025-09-24T12:07:00Z">
        <w:del w:id="3919" w:author="Visone Rossana (GSE)" w:date="2025-10-27T12:57:00Z" w16du:dateUtc="2025-10-27T11:57:00Z">
          <w:r w:rsidRPr="00CB0D4F" w:rsidDel="00C952FD">
            <w:rPr>
              <w:rStyle w:val="Collegamentoipertestuale"/>
            </w:rPr>
            <w:delText>9.8.3</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Spese ammissibili</w:delText>
          </w:r>
          <w:r w:rsidDel="00C952FD">
            <w:rPr>
              <w:webHidden/>
            </w:rPr>
            <w:tab/>
          </w:r>
        </w:del>
      </w:ins>
      <w:ins w:id="3920" w:author="Visone Rossana (GSE)" w:date="2025-09-24T14:09:00Z" w16du:dateUtc="2025-09-24T12:09:00Z">
        <w:del w:id="3921" w:author="Visone Rossana (GSE)" w:date="2025-10-27T12:57:00Z" w16du:dateUtc="2025-10-27T11:57:00Z">
          <w:r w:rsidR="002C67A6" w:rsidDel="00C952FD">
            <w:rPr>
              <w:webHidden/>
            </w:rPr>
            <w:delText>51</w:delText>
          </w:r>
        </w:del>
      </w:ins>
    </w:p>
    <w:p w14:paraId="118A0674" w14:textId="402FF6D2" w:rsidR="00E225C0" w:rsidDel="00C952FD" w:rsidRDefault="00E225C0">
      <w:pPr>
        <w:pStyle w:val="Sommario3"/>
        <w:rPr>
          <w:ins w:id="3922" w:author="Visone Rossana (GSE)" w:date="2025-09-24T14:07:00Z" w16du:dateUtc="2025-09-24T12:07:00Z"/>
          <w:del w:id="3923" w:author="Visone Rossana (GSE)" w:date="2025-10-27T12:57:00Z" w16du:dateUtc="2025-10-27T11:57:00Z"/>
          <w:rFonts w:eastAsiaTheme="minorEastAsia" w:cstheme="minorBidi"/>
          <w:b/>
          <w:i w:val="0"/>
          <w:iCs w:val="0"/>
          <w:kern w:val="2"/>
          <w:sz w:val="24"/>
          <w:lang w:eastAsia="it-IT"/>
          <w14:ligatures w14:val="standardContextual"/>
        </w:rPr>
      </w:pPr>
      <w:ins w:id="3924" w:author="Visone Rossana (GSE)" w:date="2025-09-24T14:07:00Z" w16du:dateUtc="2025-09-24T12:07:00Z">
        <w:del w:id="3925" w:author="Visone Rossana (GSE)" w:date="2025-10-27T12:57:00Z" w16du:dateUtc="2025-10-27T11:57:00Z">
          <w:r w:rsidRPr="00CB0D4F" w:rsidDel="00C952FD">
            <w:rPr>
              <w:rStyle w:val="Collegamentoipertestuale"/>
            </w:rPr>
            <w:delText>9.8.4</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Calcolo dell’incentivo (Allegato II Decreto)</w:delText>
          </w:r>
          <w:r w:rsidDel="00C952FD">
            <w:rPr>
              <w:webHidden/>
            </w:rPr>
            <w:tab/>
          </w:r>
        </w:del>
      </w:ins>
      <w:ins w:id="3926" w:author="Visone Rossana (GSE)" w:date="2025-09-24T14:09:00Z" w16du:dateUtc="2025-09-24T12:09:00Z">
        <w:del w:id="3927" w:author="Visone Rossana (GSE)" w:date="2025-10-27T12:57:00Z" w16du:dateUtc="2025-10-27T11:57:00Z">
          <w:r w:rsidR="002C67A6" w:rsidDel="00C952FD">
            <w:rPr>
              <w:webHidden/>
            </w:rPr>
            <w:delText>51</w:delText>
          </w:r>
        </w:del>
      </w:ins>
    </w:p>
    <w:p w14:paraId="772655AC" w14:textId="1A60637A" w:rsidR="00E225C0" w:rsidDel="00C952FD" w:rsidRDefault="00E225C0">
      <w:pPr>
        <w:pStyle w:val="Sommario3"/>
        <w:rPr>
          <w:ins w:id="3928" w:author="Visone Rossana (GSE)" w:date="2025-09-24T14:07:00Z" w16du:dateUtc="2025-09-24T12:07:00Z"/>
          <w:del w:id="3929" w:author="Visone Rossana (GSE)" w:date="2025-10-27T12:57:00Z" w16du:dateUtc="2025-10-27T11:57:00Z"/>
          <w:rFonts w:eastAsiaTheme="minorEastAsia" w:cstheme="minorBidi"/>
          <w:b/>
          <w:i w:val="0"/>
          <w:iCs w:val="0"/>
          <w:kern w:val="2"/>
          <w:sz w:val="24"/>
          <w:lang w:eastAsia="it-IT"/>
          <w14:ligatures w14:val="standardContextual"/>
        </w:rPr>
      </w:pPr>
      <w:ins w:id="3930" w:author="Visone Rossana (GSE)" w:date="2025-09-24T14:07:00Z" w16du:dateUtc="2025-09-24T12:07:00Z">
        <w:del w:id="3931" w:author="Visone Rossana (GSE)" w:date="2025-10-27T12:57:00Z" w16du:dateUtc="2025-10-27T11:57:00Z">
          <w:r w:rsidRPr="00CB0D4F" w:rsidDel="00C952FD">
            <w:rPr>
              <w:rStyle w:val="Collegamentoipertestuale"/>
            </w:rPr>
            <w:delText>9.8.5</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Documentazione necessaria per l’accesso all’ incentivo</w:delText>
          </w:r>
          <w:r w:rsidDel="00C952FD">
            <w:rPr>
              <w:webHidden/>
            </w:rPr>
            <w:tab/>
          </w:r>
        </w:del>
      </w:ins>
      <w:ins w:id="3932" w:author="Visone Rossana (GSE)" w:date="2025-09-24T14:09:00Z" w16du:dateUtc="2025-09-24T12:09:00Z">
        <w:del w:id="3933" w:author="Visone Rossana (GSE)" w:date="2025-10-27T12:57:00Z" w16du:dateUtc="2025-10-27T11:57:00Z">
          <w:r w:rsidR="002C67A6" w:rsidDel="00C952FD">
            <w:rPr>
              <w:webHidden/>
            </w:rPr>
            <w:delText>52</w:delText>
          </w:r>
        </w:del>
      </w:ins>
    </w:p>
    <w:p w14:paraId="14B196E8" w14:textId="7C89E7FE" w:rsidR="00E225C0" w:rsidDel="00C952FD" w:rsidRDefault="00E225C0">
      <w:pPr>
        <w:pStyle w:val="Sommario3"/>
        <w:rPr>
          <w:ins w:id="3934" w:author="Visone Rossana (GSE)" w:date="2025-09-24T14:07:00Z" w16du:dateUtc="2025-09-24T12:07:00Z"/>
          <w:del w:id="3935" w:author="Visone Rossana (GSE)" w:date="2025-10-27T12:57:00Z" w16du:dateUtc="2025-10-27T11:57:00Z"/>
          <w:rFonts w:eastAsiaTheme="minorEastAsia" w:cstheme="minorBidi"/>
          <w:b/>
          <w:i w:val="0"/>
          <w:iCs w:val="0"/>
          <w:kern w:val="2"/>
          <w:sz w:val="24"/>
          <w:lang w:eastAsia="it-IT"/>
          <w14:ligatures w14:val="standardContextual"/>
        </w:rPr>
      </w:pPr>
      <w:ins w:id="3936" w:author="Visone Rossana (GSE)" w:date="2025-09-24T14:07:00Z" w16du:dateUtc="2025-09-24T12:07:00Z">
        <w:del w:id="3937" w:author="Visone Rossana (GSE)" w:date="2025-10-27T12:57:00Z" w16du:dateUtc="2025-10-27T11:57:00Z">
          <w:r w:rsidRPr="00CB0D4F" w:rsidDel="00C952FD">
            <w:rPr>
              <w:rStyle w:val="Collegamentoipertestuale"/>
              <w:rFonts w:ascii="Calibri" w:hAnsi="Calibri" w:cs="Calibri"/>
              <w:highlight w:val="cyan"/>
            </w:rPr>
            <w:delText>9.9</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(intervento  III.A - art. 8, comma 1, lettera a)</w:delText>
          </w:r>
          <w:r w:rsidDel="00C952FD">
            <w:rPr>
              <w:webHidden/>
            </w:rPr>
            <w:tab/>
          </w:r>
        </w:del>
      </w:ins>
      <w:ins w:id="3938" w:author="Visone Rossana (GSE)" w:date="2025-09-24T14:09:00Z" w16du:dateUtc="2025-09-24T12:09:00Z">
        <w:del w:id="3939" w:author="Visone Rossana (GSE)" w:date="2025-10-27T12:57:00Z" w16du:dateUtc="2025-10-27T11:57:00Z">
          <w:r w:rsidR="002C67A6" w:rsidDel="00C952FD">
            <w:rPr>
              <w:webHidden/>
            </w:rPr>
            <w:delText>52</w:delText>
          </w:r>
        </w:del>
      </w:ins>
    </w:p>
    <w:p w14:paraId="7BF6F9A6" w14:textId="1BCFE83C" w:rsidR="00E225C0" w:rsidDel="00C952FD" w:rsidRDefault="00E225C0">
      <w:pPr>
        <w:pStyle w:val="Sommario3"/>
        <w:rPr>
          <w:ins w:id="3940" w:author="Visone Rossana (GSE)" w:date="2025-09-24T14:07:00Z" w16du:dateUtc="2025-09-24T12:07:00Z"/>
          <w:del w:id="3941" w:author="Visone Rossana (GSE)" w:date="2025-10-27T12:57:00Z" w16du:dateUtc="2025-10-27T11:57:00Z"/>
          <w:rFonts w:eastAsiaTheme="minorEastAsia" w:cstheme="minorBidi"/>
          <w:b/>
          <w:i w:val="0"/>
          <w:iCs w:val="0"/>
          <w:kern w:val="2"/>
          <w:sz w:val="24"/>
          <w:lang w:eastAsia="it-IT"/>
          <w14:ligatures w14:val="standardContextual"/>
        </w:rPr>
      </w:pPr>
      <w:ins w:id="3942" w:author="Visone Rossana (GSE)" w:date="2025-09-24T14:07:00Z" w16du:dateUtc="2025-09-24T12:07:00Z">
        <w:del w:id="3943" w:author="Visone Rossana (GSE)" w:date="2025-10-27T12:57:00Z" w16du:dateUtc="2025-10-27T11:57:00Z">
          <w:r w:rsidRPr="00CB0D4F" w:rsidDel="00C952FD">
            <w:rPr>
              <w:rStyle w:val="Collegamentoipertestuale"/>
              <w:rFonts w:ascii="Calibri" w:hAnsi="Calibri" w:cs="Calibri"/>
              <w:highlight w:val="cyan"/>
            </w:rPr>
            <w:delText>9.10</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 xml:space="preserve">Sostituzione di </w:delText>
          </w:r>
          <w:r w:rsidRPr="00CB0D4F" w:rsidDel="00C952FD">
            <w:rPr>
              <w:rStyle w:val="Collegamentoipertestuale"/>
              <w:rFonts w:ascii="Times New Roman" w:hAnsi="Times New Roman"/>
            </w:rPr>
            <w:delText>i</w:delText>
          </w:r>
          <w:r w:rsidRPr="00CB0D4F" w:rsidDel="00C952FD">
            <w:rPr>
              <w:rStyle w:val="Collegamentoipertestuale"/>
            </w:rPr>
            <w:delText>mpianti di climatizzazione invernale esistenti con sistemi ibridi factory made o bivalenti, o installazione di una pompa di calore “add on”, unitamente all’installazione di sistemi per la contabilizzazione del calore nel caso di impianti con potenza termica utile superiore a 200 kW (intervento III.B - art. 8, comma 1, lettera b)</w:delText>
          </w:r>
          <w:r w:rsidDel="00C952FD">
            <w:rPr>
              <w:webHidden/>
            </w:rPr>
            <w:tab/>
          </w:r>
        </w:del>
      </w:ins>
      <w:ins w:id="3944" w:author="Visone Rossana (GSE)" w:date="2025-09-24T14:09:00Z" w16du:dateUtc="2025-09-24T12:09:00Z">
        <w:del w:id="3945" w:author="Visone Rossana (GSE)" w:date="2025-10-27T12:57:00Z" w16du:dateUtc="2025-10-27T11:57:00Z">
          <w:r w:rsidR="002C67A6" w:rsidDel="00C952FD">
            <w:rPr>
              <w:webHidden/>
            </w:rPr>
            <w:delText>53</w:delText>
          </w:r>
        </w:del>
      </w:ins>
    </w:p>
    <w:p w14:paraId="4CD45E6C" w14:textId="31A5165E" w:rsidR="00E225C0" w:rsidDel="00C952FD" w:rsidRDefault="00E225C0">
      <w:pPr>
        <w:pStyle w:val="Sommario3"/>
        <w:rPr>
          <w:ins w:id="3946" w:author="Visone Rossana (GSE)" w:date="2025-09-24T14:07:00Z" w16du:dateUtc="2025-09-24T12:07:00Z"/>
          <w:del w:id="3947" w:author="Visone Rossana (GSE)" w:date="2025-10-27T12:57:00Z" w16du:dateUtc="2025-10-27T11:57:00Z"/>
          <w:rFonts w:eastAsiaTheme="minorEastAsia" w:cstheme="minorBidi"/>
          <w:b/>
          <w:i w:val="0"/>
          <w:iCs w:val="0"/>
          <w:kern w:val="2"/>
          <w:sz w:val="24"/>
          <w:lang w:eastAsia="it-IT"/>
          <w14:ligatures w14:val="standardContextual"/>
        </w:rPr>
      </w:pPr>
      <w:ins w:id="3948" w:author="Visone Rossana (GSE)" w:date="2025-09-24T14:07:00Z" w16du:dateUtc="2025-09-24T12:07:00Z">
        <w:del w:id="3949" w:author="Visone Rossana (GSE)" w:date="2025-10-27T12:57:00Z" w16du:dateUtc="2025-10-27T11:57:00Z">
          <w:r w:rsidRPr="00CB0D4F" w:rsidDel="00C952FD">
            <w:rPr>
              <w:rStyle w:val="Collegamentoipertestuale"/>
              <w:rFonts w:ascii="Calibri" w:hAnsi="Calibri" w:cs="Calibri"/>
              <w:highlight w:val="cyan"/>
            </w:rPr>
            <w:delText>9.11</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impianti di climatizzazione invernale esistenti o di riscaldamento delle serre e dei fabbricati rurali esistenti con impianti di climatizzazione invernale dotati di generatore di calore alimentato da biomassa, unitamente all’installazione di sistemi per la contabilizzazione del calore nel caso di impianti con potenza termica utile superiore a 200 kW (intervento III.C - art. 8, comma 1, lettera c)</w:delText>
          </w:r>
          <w:r w:rsidDel="00C952FD">
            <w:rPr>
              <w:webHidden/>
            </w:rPr>
            <w:tab/>
          </w:r>
        </w:del>
      </w:ins>
      <w:ins w:id="3950" w:author="Visone Rossana (GSE)" w:date="2025-09-24T14:09:00Z" w16du:dateUtc="2025-09-24T12:09:00Z">
        <w:del w:id="3951" w:author="Visone Rossana (GSE)" w:date="2025-10-27T12:57:00Z" w16du:dateUtc="2025-10-27T11:57:00Z">
          <w:r w:rsidR="002C67A6" w:rsidDel="00C952FD">
            <w:rPr>
              <w:webHidden/>
            </w:rPr>
            <w:delText>53</w:delText>
          </w:r>
        </w:del>
      </w:ins>
    </w:p>
    <w:p w14:paraId="0A373EA9" w14:textId="3EE53E22" w:rsidR="00E225C0" w:rsidDel="00C952FD" w:rsidRDefault="00E225C0">
      <w:pPr>
        <w:pStyle w:val="Sommario3"/>
        <w:rPr>
          <w:ins w:id="3952" w:author="Visone Rossana (GSE)" w:date="2025-09-24T14:07:00Z" w16du:dateUtc="2025-09-24T12:07:00Z"/>
          <w:del w:id="3953" w:author="Visone Rossana (GSE)" w:date="2025-10-27T12:57:00Z" w16du:dateUtc="2025-10-27T11:57:00Z"/>
          <w:rFonts w:eastAsiaTheme="minorEastAsia" w:cstheme="minorBidi"/>
          <w:b/>
          <w:i w:val="0"/>
          <w:iCs w:val="0"/>
          <w:kern w:val="2"/>
          <w:sz w:val="24"/>
          <w:lang w:eastAsia="it-IT"/>
          <w14:ligatures w14:val="standardContextual"/>
        </w:rPr>
      </w:pPr>
      <w:ins w:id="3954" w:author="Visone Rossana (GSE)" w:date="2025-09-24T14:07:00Z" w16du:dateUtc="2025-09-24T12:07:00Z">
        <w:del w:id="3955" w:author="Visone Rossana (GSE)" w:date="2025-10-27T12:57:00Z" w16du:dateUtc="2025-10-27T11:57:00Z">
          <w:r w:rsidRPr="00CB0D4F" w:rsidDel="00C952FD">
            <w:rPr>
              <w:rStyle w:val="Collegamentoipertestuale"/>
              <w:rFonts w:ascii="Calibri" w:hAnsi="Calibri" w:cs="Calibri"/>
              <w:highlight w:val="cyan"/>
            </w:rPr>
            <w:delText>9.12</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Installazione di impianti solari termici per la produzione di acqua calda sanitaria e/o ad integrazione dell’impianto di climatizzazione invernale, anche abbinati a sistemi di solar cooling, per la produzione di energia termica per processi produttivi o immissione in reti di teleriscaldamento e raffreddamento. Nel caso di superfici del campo solare superiori a 100 m2 è richiesta l’installazione di sistemi di contabilizzazione del calore (intervento III.D - art. 8, comma 1, lettera d)</w:delText>
          </w:r>
          <w:r w:rsidDel="00C952FD">
            <w:rPr>
              <w:webHidden/>
            </w:rPr>
            <w:tab/>
          </w:r>
        </w:del>
      </w:ins>
      <w:ins w:id="3956" w:author="Visone Rossana (GSE)" w:date="2025-09-24T14:09:00Z" w16du:dateUtc="2025-09-24T12:09:00Z">
        <w:del w:id="3957" w:author="Visone Rossana (GSE)" w:date="2025-10-27T12:57:00Z" w16du:dateUtc="2025-10-27T11:57:00Z">
          <w:r w:rsidR="002C67A6" w:rsidDel="00C952FD">
            <w:rPr>
              <w:webHidden/>
            </w:rPr>
            <w:delText>53</w:delText>
          </w:r>
        </w:del>
      </w:ins>
    </w:p>
    <w:p w14:paraId="046BA2AE" w14:textId="6B4F895F" w:rsidR="00E225C0" w:rsidDel="00C952FD" w:rsidRDefault="00E225C0">
      <w:pPr>
        <w:pStyle w:val="Sommario3"/>
        <w:rPr>
          <w:ins w:id="3958" w:author="Visone Rossana (GSE)" w:date="2025-09-24T14:07:00Z" w16du:dateUtc="2025-09-24T12:07:00Z"/>
          <w:del w:id="3959" w:author="Visone Rossana (GSE)" w:date="2025-10-27T12:57:00Z" w16du:dateUtc="2025-10-27T11:57:00Z"/>
          <w:rFonts w:eastAsiaTheme="minorEastAsia" w:cstheme="minorBidi"/>
          <w:b/>
          <w:i w:val="0"/>
          <w:iCs w:val="0"/>
          <w:kern w:val="2"/>
          <w:sz w:val="24"/>
          <w:lang w:eastAsia="it-IT"/>
          <w14:ligatures w14:val="standardContextual"/>
        </w:rPr>
      </w:pPr>
      <w:ins w:id="3960" w:author="Visone Rossana (GSE)" w:date="2025-09-24T14:07:00Z" w16du:dateUtc="2025-09-24T12:07:00Z">
        <w:del w:id="3961" w:author="Visone Rossana (GSE)" w:date="2025-10-27T12:57:00Z" w16du:dateUtc="2025-10-27T11:57:00Z">
          <w:r w:rsidRPr="00CB0D4F" w:rsidDel="00C952FD">
            <w:rPr>
              <w:rStyle w:val="Collegamentoipertestuale"/>
              <w:rFonts w:ascii="Calibri" w:hAnsi="Calibri" w:cs="Calibri"/>
              <w:highlight w:val="cyan"/>
            </w:rPr>
            <w:delText>9.13</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scaldacqua elettrici e a gas con scaldacqua a pompa di calore (intervento III.E - art. 8, comma 1, lettera e)</w:delText>
          </w:r>
          <w:r w:rsidDel="00C952FD">
            <w:rPr>
              <w:webHidden/>
            </w:rPr>
            <w:tab/>
          </w:r>
        </w:del>
      </w:ins>
      <w:ins w:id="3962" w:author="Visone Rossana (GSE)" w:date="2025-09-24T14:09:00Z" w16du:dateUtc="2025-09-24T12:09:00Z">
        <w:del w:id="3963" w:author="Visone Rossana (GSE)" w:date="2025-10-27T12:57:00Z" w16du:dateUtc="2025-10-27T11:57:00Z">
          <w:r w:rsidR="002C67A6" w:rsidDel="00C952FD">
            <w:rPr>
              <w:webHidden/>
            </w:rPr>
            <w:delText>53</w:delText>
          </w:r>
        </w:del>
      </w:ins>
    </w:p>
    <w:p w14:paraId="304C930D" w14:textId="6D9268C9" w:rsidR="00E225C0" w:rsidDel="00C952FD" w:rsidRDefault="00E225C0">
      <w:pPr>
        <w:pStyle w:val="Sommario3"/>
        <w:rPr>
          <w:ins w:id="3964" w:author="Visone Rossana (GSE)" w:date="2025-09-24T14:07:00Z" w16du:dateUtc="2025-09-24T12:07:00Z"/>
          <w:del w:id="3965" w:author="Visone Rossana (GSE)" w:date="2025-10-27T12:57:00Z" w16du:dateUtc="2025-10-27T11:57:00Z"/>
          <w:rFonts w:eastAsiaTheme="minorEastAsia" w:cstheme="minorBidi"/>
          <w:b/>
          <w:i w:val="0"/>
          <w:iCs w:val="0"/>
          <w:kern w:val="2"/>
          <w:sz w:val="24"/>
          <w:lang w:eastAsia="it-IT"/>
          <w14:ligatures w14:val="standardContextual"/>
        </w:rPr>
      </w:pPr>
      <w:ins w:id="3966" w:author="Visone Rossana (GSE)" w:date="2025-09-24T14:07:00Z" w16du:dateUtc="2025-09-24T12:07:00Z">
        <w:del w:id="3967" w:author="Visone Rossana (GSE)" w:date="2025-10-27T12:57:00Z" w16du:dateUtc="2025-10-27T11:57:00Z">
          <w:r w:rsidRPr="00CB0D4F" w:rsidDel="00C952FD">
            <w:rPr>
              <w:rStyle w:val="Collegamentoipertestuale"/>
              <w:rFonts w:ascii="Calibri" w:hAnsi="Calibri" w:cs="Calibri"/>
              <w:highlight w:val="cyan"/>
            </w:rPr>
            <w:delText>9.14</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Intervento di sostituzione di impianti di climatizzazione invernale con l’allaccio a sistemi di teleriscaldamento efficienti, anche se contestualmente funzionali alla climatizzazione estiva (intervento III.F - art. 8, comma 1, lettera f)</w:delText>
          </w:r>
          <w:r w:rsidDel="00C952FD">
            <w:rPr>
              <w:webHidden/>
            </w:rPr>
            <w:tab/>
          </w:r>
        </w:del>
      </w:ins>
      <w:ins w:id="3968" w:author="Visone Rossana (GSE)" w:date="2025-09-24T14:09:00Z" w16du:dateUtc="2025-09-24T12:09:00Z">
        <w:del w:id="3969" w:author="Visone Rossana (GSE)" w:date="2025-10-27T12:57:00Z" w16du:dateUtc="2025-10-27T11:57:00Z">
          <w:r w:rsidR="002C67A6" w:rsidDel="00C952FD">
            <w:rPr>
              <w:webHidden/>
            </w:rPr>
            <w:delText>53</w:delText>
          </w:r>
        </w:del>
      </w:ins>
    </w:p>
    <w:p w14:paraId="04B22927" w14:textId="03250421" w:rsidR="00E225C0" w:rsidDel="00C952FD" w:rsidRDefault="00E225C0">
      <w:pPr>
        <w:pStyle w:val="Sommario3"/>
        <w:rPr>
          <w:ins w:id="3970" w:author="Visone Rossana (GSE)" w:date="2025-09-24T14:07:00Z" w16du:dateUtc="2025-09-24T12:07:00Z"/>
          <w:del w:id="3971" w:author="Visone Rossana (GSE)" w:date="2025-10-27T12:57:00Z" w16du:dateUtc="2025-10-27T11:57:00Z"/>
          <w:rFonts w:eastAsiaTheme="minorEastAsia" w:cstheme="minorBidi"/>
          <w:b/>
          <w:i w:val="0"/>
          <w:iCs w:val="0"/>
          <w:kern w:val="2"/>
          <w:sz w:val="24"/>
          <w:lang w:eastAsia="it-IT"/>
          <w14:ligatures w14:val="standardContextual"/>
        </w:rPr>
      </w:pPr>
      <w:ins w:id="3972" w:author="Visone Rossana (GSE)" w:date="2025-09-24T14:07:00Z" w16du:dateUtc="2025-09-24T12:07:00Z">
        <w:del w:id="3973" w:author="Visone Rossana (GSE)" w:date="2025-10-27T12:57:00Z" w16du:dateUtc="2025-10-27T11:57:00Z">
          <w:r w:rsidRPr="00CB0D4F" w:rsidDel="00C952FD">
            <w:rPr>
              <w:rStyle w:val="Collegamentoipertestuale"/>
              <w:rFonts w:cs="Calibri"/>
              <w:highlight w:val="cyan"/>
            </w:rPr>
            <w:delText>9.15</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Sostituzione  di impianti di climatizzazione invernale esistenti con impianti di climatizzazione invernale utilizzanti unità di microcogenerazione alimentati da fonti rinnovabili (intervento III.G- art.8, comma 1, lettera g)</w:delText>
          </w:r>
          <w:r w:rsidDel="00C952FD">
            <w:rPr>
              <w:webHidden/>
            </w:rPr>
            <w:tab/>
          </w:r>
        </w:del>
      </w:ins>
      <w:ins w:id="3974" w:author="Visone Rossana (GSE)" w:date="2025-09-24T14:09:00Z" w16du:dateUtc="2025-09-24T12:09:00Z">
        <w:del w:id="3975" w:author="Visone Rossana (GSE)" w:date="2025-10-27T12:57:00Z" w16du:dateUtc="2025-10-27T11:57:00Z">
          <w:r w:rsidR="002C67A6" w:rsidDel="00C952FD">
            <w:rPr>
              <w:webHidden/>
            </w:rPr>
            <w:delText>55</w:delText>
          </w:r>
        </w:del>
      </w:ins>
    </w:p>
    <w:p w14:paraId="41E15EF6" w14:textId="5378D5CC" w:rsidR="00E225C0" w:rsidDel="00C952FD" w:rsidRDefault="00E225C0">
      <w:pPr>
        <w:pStyle w:val="Sommario3"/>
        <w:rPr>
          <w:ins w:id="3976" w:author="Visone Rossana (GSE)" w:date="2025-09-24T14:07:00Z" w16du:dateUtc="2025-09-24T12:07:00Z"/>
          <w:del w:id="3977" w:author="Visone Rossana (GSE)" w:date="2025-10-27T12:57:00Z" w16du:dateUtc="2025-10-27T11:57:00Z"/>
          <w:rFonts w:eastAsiaTheme="minorEastAsia" w:cstheme="minorBidi"/>
          <w:b/>
          <w:i w:val="0"/>
          <w:iCs w:val="0"/>
          <w:kern w:val="2"/>
          <w:sz w:val="24"/>
          <w:lang w:eastAsia="it-IT"/>
          <w14:ligatures w14:val="standardContextual"/>
        </w:rPr>
      </w:pPr>
      <w:ins w:id="3978" w:author="Visone Rossana (GSE)" w:date="2025-09-24T14:07:00Z" w16du:dateUtc="2025-09-24T12:07:00Z">
        <w:del w:id="3979" w:author="Visone Rossana (GSE)" w:date="2025-10-27T12:57:00Z" w16du:dateUtc="2025-10-27T11:57:00Z">
          <w:r w:rsidRPr="00CB0D4F" w:rsidDel="00C952FD">
            <w:rPr>
              <w:rStyle w:val="Collegamentoipertestuale"/>
              <w:rFonts w:cs="Calibri"/>
              <w:highlight w:val="cyan"/>
            </w:rPr>
            <w:delText>9.16</w:delText>
          </w:r>
          <w:r w:rsidDel="00C952FD">
            <w:rPr>
              <w:rFonts w:eastAsiaTheme="minorEastAsia" w:cstheme="minorBidi"/>
              <w:i w:val="0"/>
              <w:iCs w:val="0"/>
              <w:kern w:val="2"/>
              <w:sz w:val="24"/>
              <w:lang w:eastAsia="it-IT"/>
              <w14:ligatures w14:val="standardContextual"/>
            </w:rPr>
            <w:tab/>
          </w:r>
          <w:r w:rsidRPr="00CB0D4F" w:rsidDel="00C952FD">
            <w:rPr>
              <w:rStyle w:val="Collegamentoipertestuale"/>
            </w:rPr>
            <w:delText>Diagnosi e certificazione energetica</w:delText>
          </w:r>
          <w:r w:rsidDel="00C952FD">
            <w:rPr>
              <w:webHidden/>
            </w:rPr>
            <w:tab/>
          </w:r>
        </w:del>
      </w:ins>
      <w:ins w:id="3980" w:author="Visone Rossana (GSE)" w:date="2025-09-24T14:09:00Z" w16du:dateUtc="2025-09-24T12:09:00Z">
        <w:del w:id="3981" w:author="Visone Rossana (GSE)" w:date="2025-10-27T12:57:00Z" w16du:dateUtc="2025-10-27T11:57:00Z">
          <w:r w:rsidR="002C67A6" w:rsidDel="00C952FD">
            <w:rPr>
              <w:webHidden/>
            </w:rPr>
            <w:delText>58</w:delText>
          </w:r>
        </w:del>
      </w:ins>
    </w:p>
    <w:p w14:paraId="7E04DA21" w14:textId="7C363E92" w:rsidR="00E225C0" w:rsidDel="00C952FD" w:rsidRDefault="00E225C0">
      <w:pPr>
        <w:pStyle w:val="Sommario3"/>
        <w:rPr>
          <w:ins w:id="3982" w:author="Visone Rossana (GSE)" w:date="2025-09-24T14:07:00Z" w16du:dateUtc="2025-09-24T12:07:00Z"/>
          <w:del w:id="3983" w:author="Visone Rossana (GSE)" w:date="2025-10-27T12:57:00Z" w16du:dateUtc="2025-10-27T11:57:00Z"/>
          <w:rFonts w:eastAsiaTheme="minorEastAsia" w:cstheme="minorBidi"/>
          <w:b/>
          <w:i w:val="0"/>
          <w:iCs w:val="0"/>
          <w:kern w:val="2"/>
          <w:sz w:val="24"/>
          <w:lang w:eastAsia="it-IT"/>
          <w14:ligatures w14:val="standardContextual"/>
        </w:rPr>
      </w:pPr>
      <w:ins w:id="3984" w:author="Visone Rossana (GSE)" w:date="2025-09-24T14:07:00Z" w16du:dateUtc="2025-09-24T12:07:00Z">
        <w:del w:id="3985" w:author="Visone Rossana (GSE)" w:date="2025-10-27T12:57:00Z" w16du:dateUtc="2025-10-27T11:57:00Z">
          <w:r w:rsidRPr="00CB0D4F" w:rsidDel="00C952FD">
            <w:rPr>
              <w:rStyle w:val="Collegamentoipertestuale"/>
            </w:rPr>
            <w:delText>Requisiti dei documenti</w:delText>
          </w:r>
          <w:r w:rsidDel="00C952FD">
            <w:rPr>
              <w:webHidden/>
            </w:rPr>
            <w:tab/>
          </w:r>
        </w:del>
      </w:ins>
      <w:ins w:id="3986" w:author="Visone Rossana (GSE)" w:date="2025-09-24T14:09:00Z" w16du:dateUtc="2025-09-24T12:09:00Z">
        <w:del w:id="3987" w:author="Visone Rossana (GSE)" w:date="2025-10-27T12:57:00Z" w16du:dateUtc="2025-10-27T11:57:00Z">
          <w:r w:rsidR="002C67A6" w:rsidDel="00C952FD">
            <w:rPr>
              <w:webHidden/>
            </w:rPr>
            <w:delText>58</w:delText>
          </w:r>
        </w:del>
      </w:ins>
    </w:p>
    <w:p w14:paraId="1B31313B" w14:textId="137CDE5C" w:rsidR="00E225C0" w:rsidDel="00C952FD" w:rsidRDefault="00E225C0">
      <w:pPr>
        <w:pStyle w:val="Sommario3"/>
        <w:rPr>
          <w:ins w:id="3988" w:author="Visone Rossana (GSE)" w:date="2025-09-24T14:07:00Z" w16du:dateUtc="2025-09-24T12:07:00Z"/>
          <w:del w:id="3989" w:author="Visone Rossana (GSE)" w:date="2025-10-27T12:57:00Z" w16du:dateUtc="2025-10-27T11:57:00Z"/>
          <w:rFonts w:eastAsiaTheme="minorEastAsia" w:cstheme="minorBidi"/>
          <w:b/>
          <w:i w:val="0"/>
          <w:iCs w:val="0"/>
          <w:kern w:val="2"/>
          <w:sz w:val="24"/>
          <w:lang w:eastAsia="it-IT"/>
          <w14:ligatures w14:val="standardContextual"/>
        </w:rPr>
      </w:pPr>
      <w:ins w:id="3990" w:author="Visone Rossana (GSE)" w:date="2025-09-24T14:07:00Z" w16du:dateUtc="2025-09-24T12:07:00Z">
        <w:del w:id="3991" w:author="Visone Rossana (GSE)" w:date="2025-10-27T12:57:00Z" w16du:dateUtc="2025-10-27T11:57:00Z">
          <w:r w:rsidRPr="00CB0D4F" w:rsidDel="00C952FD">
            <w:rPr>
              <w:rStyle w:val="Collegamentoipertestuale"/>
            </w:rPr>
            <w:delText>Richiesta di contributo anticipato per la redazione della Diagnosi energetica</w:delText>
          </w:r>
          <w:r w:rsidDel="00C952FD">
            <w:rPr>
              <w:webHidden/>
            </w:rPr>
            <w:tab/>
          </w:r>
        </w:del>
      </w:ins>
      <w:ins w:id="3992" w:author="Visone Rossana (GSE)" w:date="2025-09-24T14:09:00Z" w16du:dateUtc="2025-09-24T12:09:00Z">
        <w:del w:id="3993" w:author="Visone Rossana (GSE)" w:date="2025-10-27T12:57:00Z" w16du:dateUtc="2025-10-27T11:57:00Z">
          <w:r w:rsidR="002C67A6" w:rsidDel="00C952FD">
            <w:rPr>
              <w:webHidden/>
            </w:rPr>
            <w:delText>60</w:delText>
          </w:r>
        </w:del>
      </w:ins>
    </w:p>
    <w:p w14:paraId="493A670B" w14:textId="6EC08182" w:rsidR="00E225C0" w:rsidDel="00C952FD" w:rsidRDefault="00E225C0">
      <w:pPr>
        <w:pStyle w:val="Sommario1"/>
        <w:rPr>
          <w:ins w:id="3994" w:author="Visone Rossana (GSE)" w:date="2025-09-24T14:07:00Z" w16du:dateUtc="2025-09-24T12:07:00Z"/>
          <w:del w:id="3995" w:author="Visone Rossana (GSE)" w:date="2025-10-27T12:57:00Z" w16du:dateUtc="2025-10-27T11:57:00Z"/>
          <w:rFonts w:asciiTheme="minorHAnsi" w:hAnsiTheme="minorHAnsi" w:cstheme="minorBidi"/>
          <w:b w:val="0"/>
          <w:bCs w:val="0"/>
          <w:caps w:val="0"/>
          <w:kern w:val="2"/>
          <w:sz w:val="24"/>
          <w:lang w:eastAsia="it-IT"/>
          <w14:ligatures w14:val="standardContextual"/>
        </w:rPr>
      </w:pPr>
      <w:ins w:id="3996" w:author="Visone Rossana (GSE)" w:date="2025-09-24T14:07:00Z" w16du:dateUtc="2025-09-24T12:07:00Z">
        <w:del w:id="3997" w:author="Visone Rossana (GSE)" w:date="2025-10-27T12:57:00Z" w16du:dateUtc="2025-10-27T11:57:00Z">
          <w:r w:rsidRPr="00CB0D4F" w:rsidDel="00C952FD">
            <w:rPr>
              <w:rStyle w:val="Collegamentoipertestuale"/>
            </w:rPr>
            <w:delText>10</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VARIAZIONI</w:delText>
          </w:r>
          <w:r w:rsidDel="00C952FD">
            <w:rPr>
              <w:webHidden/>
            </w:rPr>
            <w:tab/>
          </w:r>
        </w:del>
      </w:ins>
      <w:ins w:id="3998" w:author="Visone Rossana (GSE)" w:date="2025-09-24T14:09:00Z" w16du:dateUtc="2025-09-24T12:09:00Z">
        <w:del w:id="3999" w:author="Visone Rossana (GSE)" w:date="2025-10-27T12:57:00Z" w16du:dateUtc="2025-10-27T11:57:00Z">
          <w:r w:rsidR="002C67A6" w:rsidDel="00C952FD">
            <w:rPr>
              <w:webHidden/>
            </w:rPr>
            <w:delText>64</w:delText>
          </w:r>
        </w:del>
      </w:ins>
    </w:p>
    <w:p w14:paraId="608FFD31" w14:textId="65CED0EA" w:rsidR="00E225C0" w:rsidRPr="00E225C0" w:rsidDel="00C952FD" w:rsidRDefault="00E225C0">
      <w:pPr>
        <w:pStyle w:val="Sommario3"/>
        <w:rPr>
          <w:ins w:id="4000" w:author="Visone Rossana (GSE)" w:date="2025-09-24T14:07:00Z" w16du:dateUtc="2025-09-24T12:07:00Z"/>
          <w:del w:id="4001" w:author="Visone Rossana (GSE)" w:date="2025-10-27T12:57:00Z" w16du:dateUtc="2025-10-27T11:57:00Z"/>
          <w:rFonts w:eastAsiaTheme="minorEastAsia" w:cstheme="minorBidi"/>
          <w:b/>
          <w:bCs w:val="0"/>
          <w:i w:val="0"/>
          <w:iCs w:val="0"/>
          <w:kern w:val="2"/>
          <w:sz w:val="24"/>
          <w:lang w:eastAsia="it-IT"/>
          <w14:ligatures w14:val="standardContextual"/>
        </w:rPr>
      </w:pPr>
      <w:ins w:id="4002" w:author="Visone Rossana (GSE)" w:date="2025-09-24T14:07:00Z" w16du:dateUtc="2025-09-24T12:07:00Z">
        <w:del w:id="4003" w:author="Visone Rossana (GSE)" w:date="2025-10-27T12:57:00Z" w16du:dateUtc="2025-10-27T11:57:00Z">
          <w:r w:rsidRPr="007556F7" w:rsidDel="00C952FD">
            <w:rPr>
              <w:rStyle w:val="Collegamentoipertestuale"/>
              <w:rFonts w:cs="Calibri"/>
              <w:i w:val="0"/>
              <w:iCs w:val="0"/>
            </w:rPr>
            <w:delText>10.1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Comunicazioni interventi di modifica</w:delText>
          </w:r>
          <w:r w:rsidRPr="007556F7" w:rsidDel="00C952FD">
            <w:rPr>
              <w:i w:val="0"/>
              <w:iCs w:val="0"/>
              <w:webHidden/>
            </w:rPr>
            <w:tab/>
          </w:r>
        </w:del>
      </w:ins>
      <w:ins w:id="4004" w:author="Visone Rossana (GSE)" w:date="2025-09-24T14:09:00Z" w16du:dateUtc="2025-09-24T12:09:00Z">
        <w:del w:id="4005" w:author="Visone Rossana (GSE)" w:date="2025-10-27T12:57:00Z" w16du:dateUtc="2025-10-27T11:57:00Z">
          <w:r w:rsidR="002C67A6" w:rsidDel="00C952FD">
            <w:rPr>
              <w:webHidden/>
            </w:rPr>
            <w:delText>64</w:delText>
          </w:r>
        </w:del>
      </w:ins>
    </w:p>
    <w:p w14:paraId="0EF125BC" w14:textId="62835135" w:rsidR="00E225C0" w:rsidRPr="00E225C0" w:rsidDel="00C952FD" w:rsidRDefault="00E225C0">
      <w:pPr>
        <w:pStyle w:val="Sommario3"/>
        <w:rPr>
          <w:ins w:id="4006" w:author="Visone Rossana (GSE)" w:date="2025-09-24T14:07:00Z" w16du:dateUtc="2025-09-24T12:07:00Z"/>
          <w:del w:id="4007" w:author="Visone Rossana (GSE)" w:date="2025-10-27T12:57:00Z" w16du:dateUtc="2025-10-27T11:57:00Z"/>
          <w:rFonts w:eastAsiaTheme="minorEastAsia" w:cstheme="minorBidi"/>
          <w:b/>
          <w:bCs w:val="0"/>
          <w:i w:val="0"/>
          <w:iCs w:val="0"/>
          <w:kern w:val="2"/>
          <w:sz w:val="24"/>
          <w:lang w:eastAsia="it-IT"/>
          <w14:ligatures w14:val="standardContextual"/>
        </w:rPr>
      </w:pPr>
      <w:ins w:id="4008" w:author="Visone Rossana (GSE)" w:date="2025-09-24T14:07:00Z" w16du:dateUtc="2025-09-24T12:07:00Z">
        <w:del w:id="4009" w:author="Visone Rossana (GSE)" w:date="2025-10-27T12:57:00Z" w16du:dateUtc="2025-10-27T11:57:00Z">
          <w:r w:rsidRPr="007556F7" w:rsidDel="00C952FD">
            <w:rPr>
              <w:rStyle w:val="Collegamentoipertestuale"/>
              <w:rFonts w:cs="Calibri"/>
              <w:i w:val="0"/>
              <w:iCs w:val="0"/>
            </w:rPr>
            <w:delText>10.2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Variazioni di titolarià</w:delText>
          </w:r>
          <w:r w:rsidRPr="007556F7" w:rsidDel="00C952FD">
            <w:rPr>
              <w:i w:val="0"/>
              <w:iCs w:val="0"/>
              <w:webHidden/>
            </w:rPr>
            <w:tab/>
          </w:r>
        </w:del>
      </w:ins>
      <w:ins w:id="4010" w:author="Visone Rossana (GSE)" w:date="2025-09-24T14:09:00Z" w16du:dateUtc="2025-09-24T12:09:00Z">
        <w:del w:id="4011" w:author="Visone Rossana (GSE)" w:date="2025-10-27T12:57:00Z" w16du:dateUtc="2025-10-27T11:57:00Z">
          <w:r w:rsidR="002C67A6" w:rsidDel="00C952FD">
            <w:rPr>
              <w:webHidden/>
            </w:rPr>
            <w:delText>64</w:delText>
          </w:r>
        </w:del>
      </w:ins>
    </w:p>
    <w:p w14:paraId="5441441C" w14:textId="1F6E4452" w:rsidR="00E225C0" w:rsidDel="00C952FD" w:rsidRDefault="00E225C0">
      <w:pPr>
        <w:pStyle w:val="Sommario1"/>
        <w:rPr>
          <w:ins w:id="4012" w:author="Visone Rossana (GSE)" w:date="2025-09-24T14:07:00Z" w16du:dateUtc="2025-09-24T12:07:00Z"/>
          <w:del w:id="4013" w:author="Visone Rossana (GSE)" w:date="2025-10-27T12:57:00Z" w16du:dateUtc="2025-10-27T11:57:00Z"/>
          <w:rFonts w:asciiTheme="minorHAnsi" w:hAnsiTheme="minorHAnsi" w:cstheme="minorBidi"/>
          <w:b w:val="0"/>
          <w:bCs w:val="0"/>
          <w:caps w:val="0"/>
          <w:kern w:val="2"/>
          <w:sz w:val="24"/>
          <w:lang w:eastAsia="it-IT"/>
          <w14:ligatures w14:val="standardContextual"/>
        </w:rPr>
      </w:pPr>
      <w:ins w:id="4014" w:author="Visone Rossana (GSE)" w:date="2025-09-24T14:07:00Z" w16du:dateUtc="2025-09-24T12:07:00Z">
        <w:del w:id="4015" w:author="Visone Rossana (GSE)" w:date="2025-10-27T12:57:00Z" w16du:dateUtc="2025-10-27T11:57:00Z">
          <w:r w:rsidRPr="00CB0D4F" w:rsidDel="00C952FD">
            <w:rPr>
              <w:rStyle w:val="Collegamentoipertestuale"/>
            </w:rPr>
            <w:delText>11</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VERIFICHE E CONTROLLI</w:delText>
          </w:r>
          <w:r w:rsidDel="00C952FD">
            <w:rPr>
              <w:webHidden/>
            </w:rPr>
            <w:tab/>
          </w:r>
        </w:del>
      </w:ins>
      <w:ins w:id="4016" w:author="Visone Rossana (GSE)" w:date="2025-09-24T14:09:00Z" w16du:dateUtc="2025-09-24T12:09:00Z">
        <w:del w:id="4017" w:author="Visone Rossana (GSE)" w:date="2025-10-27T12:57:00Z" w16du:dateUtc="2025-10-27T11:57:00Z">
          <w:r w:rsidR="002C67A6" w:rsidDel="00C952FD">
            <w:rPr>
              <w:webHidden/>
            </w:rPr>
            <w:delText>64</w:delText>
          </w:r>
        </w:del>
      </w:ins>
    </w:p>
    <w:p w14:paraId="66DEC375" w14:textId="2AACBC95" w:rsidR="00E225C0" w:rsidRPr="00E225C0" w:rsidDel="00C952FD" w:rsidRDefault="00E225C0">
      <w:pPr>
        <w:pStyle w:val="Sommario3"/>
        <w:rPr>
          <w:ins w:id="4018" w:author="Visone Rossana (GSE)" w:date="2025-09-24T14:07:00Z" w16du:dateUtc="2025-09-24T12:07:00Z"/>
          <w:del w:id="4019" w:author="Visone Rossana (GSE)" w:date="2025-10-27T12:57:00Z" w16du:dateUtc="2025-10-27T11:57:00Z"/>
          <w:rFonts w:eastAsiaTheme="minorEastAsia" w:cstheme="minorBidi"/>
          <w:b/>
          <w:bCs w:val="0"/>
          <w:i w:val="0"/>
          <w:iCs w:val="0"/>
          <w:kern w:val="2"/>
          <w:sz w:val="24"/>
          <w:lang w:eastAsia="it-IT"/>
          <w14:ligatures w14:val="standardContextual"/>
        </w:rPr>
      </w:pPr>
      <w:ins w:id="4020" w:author="Visone Rossana (GSE)" w:date="2025-09-24T14:07:00Z" w16du:dateUtc="2025-09-24T12:07:00Z">
        <w:del w:id="4021" w:author="Visone Rossana (GSE)" w:date="2025-10-27T12:57:00Z" w16du:dateUtc="2025-10-27T11:57:00Z">
          <w:r w:rsidRPr="007556F7" w:rsidDel="00C952FD">
            <w:rPr>
              <w:rStyle w:val="Collegamentoipertestuale"/>
              <w:rFonts w:cs="Calibri"/>
              <w:i w:val="0"/>
              <w:iCs w:val="0"/>
            </w:rPr>
            <w:delText>11.1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Modalità di svolgimento delle verifiche</w:delText>
          </w:r>
          <w:r w:rsidRPr="007556F7" w:rsidDel="00C952FD">
            <w:rPr>
              <w:i w:val="0"/>
              <w:iCs w:val="0"/>
              <w:webHidden/>
            </w:rPr>
            <w:tab/>
          </w:r>
        </w:del>
      </w:ins>
      <w:ins w:id="4022" w:author="Visone Rossana (GSE)" w:date="2025-09-24T14:09:00Z" w16du:dateUtc="2025-09-24T12:09:00Z">
        <w:del w:id="4023" w:author="Visone Rossana (GSE)" w:date="2025-10-27T12:57:00Z" w16du:dateUtc="2025-10-27T11:57:00Z">
          <w:r w:rsidR="002C67A6" w:rsidDel="00C952FD">
            <w:rPr>
              <w:webHidden/>
            </w:rPr>
            <w:delText>64</w:delText>
          </w:r>
        </w:del>
      </w:ins>
    </w:p>
    <w:p w14:paraId="0AFD3ED1" w14:textId="344CCB26" w:rsidR="00E225C0" w:rsidRPr="00E225C0" w:rsidDel="00C952FD" w:rsidRDefault="00E225C0">
      <w:pPr>
        <w:pStyle w:val="Sommario3"/>
        <w:rPr>
          <w:ins w:id="4024" w:author="Visone Rossana (GSE)" w:date="2025-09-24T14:07:00Z" w16du:dateUtc="2025-09-24T12:07:00Z"/>
          <w:del w:id="4025" w:author="Visone Rossana (GSE)" w:date="2025-10-27T12:57:00Z" w16du:dateUtc="2025-10-27T11:57:00Z"/>
          <w:rFonts w:eastAsiaTheme="minorEastAsia" w:cstheme="minorBidi"/>
          <w:b/>
          <w:bCs w:val="0"/>
          <w:i w:val="0"/>
          <w:iCs w:val="0"/>
          <w:kern w:val="2"/>
          <w:sz w:val="24"/>
          <w:lang w:eastAsia="it-IT"/>
          <w14:ligatures w14:val="standardContextual"/>
        </w:rPr>
      </w:pPr>
      <w:ins w:id="4026" w:author="Visone Rossana (GSE)" w:date="2025-09-24T14:07:00Z" w16du:dateUtc="2025-09-24T12:07:00Z">
        <w:del w:id="4027" w:author="Visone Rossana (GSE)" w:date="2025-10-27T12:57:00Z" w16du:dateUtc="2025-10-27T11:57:00Z">
          <w:r w:rsidRPr="007556F7" w:rsidDel="00C952FD">
            <w:rPr>
              <w:rStyle w:val="Collegamentoipertestuale"/>
              <w:rFonts w:cs="Calibri"/>
              <w:i w:val="0"/>
              <w:iCs w:val="0"/>
            </w:rPr>
            <w:delText>11.2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Revoca del contributo</w:delText>
          </w:r>
          <w:r w:rsidRPr="007556F7" w:rsidDel="00C952FD">
            <w:rPr>
              <w:i w:val="0"/>
              <w:iCs w:val="0"/>
              <w:webHidden/>
            </w:rPr>
            <w:tab/>
          </w:r>
        </w:del>
      </w:ins>
      <w:ins w:id="4028" w:author="Visone Rossana (GSE)" w:date="2025-09-24T14:09:00Z" w16du:dateUtc="2025-09-24T12:09:00Z">
        <w:del w:id="4029" w:author="Visone Rossana (GSE)" w:date="2025-10-27T12:57:00Z" w16du:dateUtc="2025-10-27T11:57:00Z">
          <w:r w:rsidR="002C67A6" w:rsidDel="00C952FD">
            <w:rPr>
              <w:webHidden/>
            </w:rPr>
            <w:delText>65</w:delText>
          </w:r>
        </w:del>
      </w:ins>
    </w:p>
    <w:p w14:paraId="305F8D33" w14:textId="2813A8D3" w:rsidR="00E225C0" w:rsidDel="00C952FD" w:rsidRDefault="00E225C0">
      <w:pPr>
        <w:pStyle w:val="Sommario1"/>
        <w:rPr>
          <w:ins w:id="4030" w:author="Visone Rossana (GSE)" w:date="2025-09-24T14:07:00Z" w16du:dateUtc="2025-09-24T12:07:00Z"/>
          <w:del w:id="4031" w:author="Visone Rossana (GSE)" w:date="2025-10-27T12:57:00Z" w16du:dateUtc="2025-10-27T11:57:00Z"/>
          <w:rFonts w:asciiTheme="minorHAnsi" w:hAnsiTheme="minorHAnsi" w:cstheme="minorBidi"/>
          <w:b w:val="0"/>
          <w:bCs w:val="0"/>
          <w:caps w:val="0"/>
          <w:kern w:val="2"/>
          <w:sz w:val="24"/>
          <w:lang w:eastAsia="it-IT"/>
          <w14:ligatures w14:val="standardContextual"/>
        </w:rPr>
      </w:pPr>
      <w:ins w:id="4032" w:author="Visone Rossana (GSE)" w:date="2025-09-24T14:07:00Z" w16du:dateUtc="2025-09-24T12:07:00Z">
        <w:del w:id="4033" w:author="Visone Rossana (GSE)" w:date="2025-10-27T12:57:00Z" w16du:dateUtc="2025-10-27T11:57:00Z">
          <w:r w:rsidRPr="00CB0D4F" w:rsidDel="00C952FD">
            <w:rPr>
              <w:rStyle w:val="Collegamentoipertestuale"/>
            </w:rPr>
            <w:delText>12</w:delText>
          </w:r>
          <w:r w:rsidDel="00C952FD">
            <w:rPr>
              <w:rFonts w:asciiTheme="minorHAnsi" w:hAnsiTheme="minorHAnsi" w:cstheme="minorBidi"/>
              <w:b w:val="0"/>
              <w:bCs w:val="0"/>
              <w:caps w:val="0"/>
              <w:kern w:val="2"/>
              <w:sz w:val="24"/>
              <w:lang w:eastAsia="it-IT"/>
              <w14:ligatures w14:val="standardContextual"/>
            </w:rPr>
            <w:tab/>
          </w:r>
          <w:r w:rsidRPr="00CB0D4F" w:rsidDel="00C952FD">
            <w:rPr>
              <w:rStyle w:val="Collegamentoipertestuale"/>
            </w:rPr>
            <w:delText>PRECISAZIONI</w:delText>
          </w:r>
          <w:r w:rsidDel="00C952FD">
            <w:rPr>
              <w:webHidden/>
            </w:rPr>
            <w:tab/>
          </w:r>
        </w:del>
      </w:ins>
      <w:ins w:id="4034" w:author="Visone Rossana (GSE)" w:date="2025-09-24T14:09:00Z" w16du:dateUtc="2025-09-24T12:09:00Z">
        <w:del w:id="4035" w:author="Visone Rossana (GSE)" w:date="2025-10-27T12:57:00Z" w16du:dateUtc="2025-10-27T11:57:00Z">
          <w:r w:rsidR="002C67A6" w:rsidDel="00C952FD">
            <w:rPr>
              <w:webHidden/>
            </w:rPr>
            <w:delText>65</w:delText>
          </w:r>
        </w:del>
      </w:ins>
    </w:p>
    <w:p w14:paraId="5CB8BCFC" w14:textId="40BAEFA1" w:rsidR="00E225C0" w:rsidRPr="00E225C0" w:rsidDel="00C952FD" w:rsidRDefault="00E225C0">
      <w:pPr>
        <w:pStyle w:val="Sommario3"/>
        <w:rPr>
          <w:ins w:id="4036" w:author="Visone Rossana (GSE)" w:date="2025-09-24T14:07:00Z" w16du:dateUtc="2025-09-24T12:07:00Z"/>
          <w:del w:id="4037" w:author="Visone Rossana (GSE)" w:date="2025-10-27T12:57:00Z" w16du:dateUtc="2025-10-27T11:57:00Z"/>
          <w:rFonts w:eastAsiaTheme="minorEastAsia" w:cstheme="minorBidi"/>
          <w:b/>
          <w:bCs w:val="0"/>
          <w:i w:val="0"/>
          <w:iCs w:val="0"/>
          <w:kern w:val="2"/>
          <w:sz w:val="24"/>
          <w:lang w:eastAsia="it-IT"/>
          <w14:ligatures w14:val="standardContextual"/>
        </w:rPr>
      </w:pPr>
      <w:ins w:id="4038" w:author="Visone Rossana (GSE)" w:date="2025-09-24T14:07:00Z" w16du:dateUtc="2025-09-24T12:07:00Z">
        <w:del w:id="4039" w:author="Visone Rossana (GSE)" w:date="2025-10-27T12:57:00Z" w16du:dateUtc="2025-10-27T11:57:00Z">
          <w:r w:rsidRPr="007556F7" w:rsidDel="00C952FD">
            <w:rPr>
              <w:rStyle w:val="Collegamentoipertestuale"/>
              <w:rFonts w:cs="Calibri"/>
              <w:i w:val="0"/>
              <w:iCs w:val="0"/>
            </w:rPr>
            <w:delText>12.1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Data conclusione intervento</w:delText>
          </w:r>
          <w:r w:rsidRPr="007556F7" w:rsidDel="00C952FD">
            <w:rPr>
              <w:i w:val="0"/>
              <w:iCs w:val="0"/>
              <w:webHidden/>
            </w:rPr>
            <w:tab/>
          </w:r>
        </w:del>
      </w:ins>
      <w:ins w:id="4040" w:author="Visone Rossana (GSE)" w:date="2025-09-24T14:09:00Z" w16du:dateUtc="2025-09-24T12:09:00Z">
        <w:del w:id="4041" w:author="Visone Rossana (GSE)" w:date="2025-10-27T12:57:00Z" w16du:dateUtc="2025-10-27T11:57:00Z">
          <w:r w:rsidR="002C67A6" w:rsidDel="00C952FD">
            <w:rPr>
              <w:webHidden/>
            </w:rPr>
            <w:delText>66</w:delText>
          </w:r>
        </w:del>
      </w:ins>
    </w:p>
    <w:p w14:paraId="3636F91F" w14:textId="67A22AB1" w:rsidR="00E225C0" w:rsidRPr="00E225C0" w:rsidDel="00C952FD" w:rsidRDefault="00E225C0">
      <w:pPr>
        <w:pStyle w:val="Sommario3"/>
        <w:rPr>
          <w:ins w:id="4042" w:author="Visone Rossana (GSE)" w:date="2025-09-24T14:07:00Z" w16du:dateUtc="2025-09-24T12:07:00Z"/>
          <w:del w:id="4043" w:author="Visone Rossana (GSE)" w:date="2025-10-27T12:57:00Z" w16du:dateUtc="2025-10-27T11:57:00Z"/>
          <w:rFonts w:eastAsiaTheme="minorEastAsia" w:cstheme="minorBidi"/>
          <w:b/>
          <w:bCs w:val="0"/>
          <w:i w:val="0"/>
          <w:iCs w:val="0"/>
          <w:kern w:val="2"/>
          <w:sz w:val="24"/>
          <w:lang w:eastAsia="it-IT"/>
          <w14:ligatures w14:val="standardContextual"/>
        </w:rPr>
      </w:pPr>
      <w:ins w:id="4044" w:author="Visone Rossana (GSE)" w:date="2025-09-24T14:07:00Z" w16du:dateUtc="2025-09-24T12:07:00Z">
        <w:del w:id="4045" w:author="Visone Rossana (GSE)" w:date="2025-10-27T12:57:00Z" w16du:dateUtc="2025-10-27T11:57:00Z">
          <w:r w:rsidRPr="007556F7" w:rsidDel="00C952FD">
            <w:rPr>
              <w:rStyle w:val="Collegamentoipertestuale"/>
              <w:rFonts w:cs="Calibri"/>
              <w:i w:val="0"/>
              <w:iCs w:val="0"/>
            </w:rPr>
            <w:delText>12.2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Fatture e bonifici</w:delText>
          </w:r>
          <w:r w:rsidRPr="007556F7" w:rsidDel="00C952FD">
            <w:rPr>
              <w:i w:val="0"/>
              <w:iCs w:val="0"/>
              <w:webHidden/>
            </w:rPr>
            <w:tab/>
          </w:r>
        </w:del>
      </w:ins>
      <w:ins w:id="4046" w:author="Visone Rossana (GSE)" w:date="2025-09-24T14:09:00Z" w16du:dateUtc="2025-09-24T12:09:00Z">
        <w:del w:id="4047" w:author="Visone Rossana (GSE)" w:date="2025-10-27T12:57:00Z" w16du:dateUtc="2025-10-27T11:57:00Z">
          <w:r w:rsidR="002C67A6" w:rsidDel="00C952FD">
            <w:rPr>
              <w:webHidden/>
            </w:rPr>
            <w:delText>66</w:delText>
          </w:r>
        </w:del>
      </w:ins>
    </w:p>
    <w:p w14:paraId="75FFF17A" w14:textId="030ED3F6" w:rsidR="00E225C0" w:rsidRPr="00E225C0" w:rsidDel="00C952FD" w:rsidRDefault="00E225C0">
      <w:pPr>
        <w:pStyle w:val="Sommario3"/>
        <w:rPr>
          <w:ins w:id="4048" w:author="Visone Rossana (GSE)" w:date="2025-09-24T14:07:00Z" w16du:dateUtc="2025-09-24T12:07:00Z"/>
          <w:del w:id="4049" w:author="Visone Rossana (GSE)" w:date="2025-10-27T12:57:00Z" w16du:dateUtc="2025-10-27T11:57:00Z"/>
          <w:rFonts w:eastAsiaTheme="minorEastAsia" w:cstheme="minorBidi"/>
          <w:b/>
          <w:bCs w:val="0"/>
          <w:i w:val="0"/>
          <w:iCs w:val="0"/>
          <w:kern w:val="2"/>
          <w:sz w:val="24"/>
          <w:lang w:eastAsia="it-IT"/>
          <w14:ligatures w14:val="standardContextual"/>
        </w:rPr>
      </w:pPr>
      <w:ins w:id="4050" w:author="Visone Rossana (GSE)" w:date="2025-09-24T14:07:00Z" w16du:dateUtc="2025-09-24T12:07:00Z">
        <w:del w:id="4051" w:author="Visone Rossana (GSE)" w:date="2025-10-27T12:57:00Z" w16du:dateUtc="2025-10-27T11:57:00Z">
          <w:r w:rsidRPr="007556F7" w:rsidDel="00C952FD">
            <w:rPr>
              <w:rStyle w:val="Collegamentoipertestuale"/>
              <w:rFonts w:cs="Calibri"/>
              <w:i w:val="0"/>
              <w:iCs w:val="0"/>
            </w:rPr>
            <w:delText>12.3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Mandato irrevocabile all’incasso</w:delText>
          </w:r>
          <w:r w:rsidRPr="007556F7" w:rsidDel="00C952FD">
            <w:rPr>
              <w:i w:val="0"/>
              <w:iCs w:val="0"/>
              <w:webHidden/>
            </w:rPr>
            <w:tab/>
          </w:r>
        </w:del>
      </w:ins>
      <w:ins w:id="4052" w:author="Visone Rossana (GSE)" w:date="2025-09-24T14:09:00Z" w16du:dateUtc="2025-09-24T12:09:00Z">
        <w:del w:id="4053" w:author="Visone Rossana (GSE)" w:date="2025-10-27T12:57:00Z" w16du:dateUtc="2025-10-27T11:57:00Z">
          <w:r w:rsidR="002C67A6" w:rsidDel="00C952FD">
            <w:rPr>
              <w:webHidden/>
            </w:rPr>
            <w:delText>66</w:delText>
          </w:r>
        </w:del>
      </w:ins>
    </w:p>
    <w:p w14:paraId="76DFBFA4" w14:textId="4FD81020" w:rsidR="00E225C0" w:rsidRPr="00E225C0" w:rsidDel="00C952FD" w:rsidRDefault="00E225C0">
      <w:pPr>
        <w:pStyle w:val="Sommario3"/>
        <w:rPr>
          <w:ins w:id="4054" w:author="Visone Rossana (GSE)" w:date="2025-09-24T14:07:00Z" w16du:dateUtc="2025-09-24T12:07:00Z"/>
          <w:del w:id="4055" w:author="Visone Rossana (GSE)" w:date="2025-10-27T12:57:00Z" w16du:dateUtc="2025-10-27T11:57:00Z"/>
          <w:rFonts w:eastAsiaTheme="minorEastAsia" w:cstheme="minorBidi"/>
          <w:b/>
          <w:bCs w:val="0"/>
          <w:i w:val="0"/>
          <w:iCs w:val="0"/>
          <w:kern w:val="2"/>
          <w:sz w:val="24"/>
          <w:lang w:eastAsia="it-IT"/>
          <w14:ligatures w14:val="standardContextual"/>
        </w:rPr>
      </w:pPr>
      <w:ins w:id="4056" w:author="Visone Rossana (GSE)" w:date="2025-09-24T14:07:00Z" w16du:dateUtc="2025-09-24T12:07:00Z">
        <w:del w:id="4057" w:author="Visone Rossana (GSE)" w:date="2025-10-27T12:57:00Z" w16du:dateUtc="2025-10-27T11:57:00Z">
          <w:r w:rsidRPr="007556F7" w:rsidDel="00C952FD">
            <w:rPr>
              <w:rStyle w:val="Collegamentoipertestuale"/>
              <w:rFonts w:cs="Calibri"/>
              <w:i w:val="0"/>
              <w:iCs w:val="0"/>
            </w:rPr>
            <w:delText>12.4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Multintervento</w:delText>
          </w:r>
          <w:r w:rsidRPr="007556F7" w:rsidDel="00C952FD">
            <w:rPr>
              <w:i w:val="0"/>
              <w:iCs w:val="0"/>
              <w:webHidden/>
            </w:rPr>
            <w:tab/>
          </w:r>
        </w:del>
      </w:ins>
      <w:ins w:id="4058" w:author="Visone Rossana (GSE)" w:date="2025-09-24T14:09:00Z" w16du:dateUtc="2025-09-24T12:09:00Z">
        <w:del w:id="4059" w:author="Visone Rossana (GSE)" w:date="2025-10-27T12:57:00Z" w16du:dateUtc="2025-10-27T11:57:00Z">
          <w:r w:rsidR="002C67A6" w:rsidDel="00C952FD">
            <w:rPr>
              <w:webHidden/>
            </w:rPr>
            <w:delText>66</w:delText>
          </w:r>
        </w:del>
      </w:ins>
    </w:p>
    <w:p w14:paraId="00C7ED32" w14:textId="03CCD91D" w:rsidR="00E225C0" w:rsidRPr="00E225C0" w:rsidDel="00C952FD" w:rsidRDefault="00E225C0">
      <w:pPr>
        <w:pStyle w:val="Sommario3"/>
        <w:rPr>
          <w:ins w:id="4060" w:author="Visone Rossana (GSE)" w:date="2025-09-24T14:07:00Z" w16du:dateUtc="2025-09-24T12:07:00Z"/>
          <w:del w:id="4061" w:author="Visone Rossana (GSE)" w:date="2025-10-27T12:57:00Z" w16du:dateUtc="2025-10-27T11:57:00Z"/>
          <w:rFonts w:eastAsiaTheme="minorEastAsia" w:cstheme="minorBidi"/>
          <w:b/>
          <w:bCs w:val="0"/>
          <w:i w:val="0"/>
          <w:iCs w:val="0"/>
          <w:kern w:val="2"/>
          <w:sz w:val="24"/>
          <w:lang w:eastAsia="it-IT"/>
          <w14:ligatures w14:val="standardContextual"/>
        </w:rPr>
      </w:pPr>
      <w:ins w:id="4062" w:author="Visone Rossana (GSE)" w:date="2025-09-24T14:07:00Z" w16du:dateUtc="2025-09-24T12:07:00Z">
        <w:del w:id="4063" w:author="Visone Rossana (GSE)" w:date="2025-10-27T12:57:00Z" w16du:dateUtc="2025-10-27T11:57:00Z">
          <w:r w:rsidRPr="007556F7" w:rsidDel="00C952FD">
            <w:rPr>
              <w:rStyle w:val="Collegamentoipertestuale"/>
              <w:rFonts w:cs="Calibri"/>
              <w:i w:val="0"/>
              <w:iCs w:val="0"/>
            </w:rPr>
            <w:delText>12.5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Asseverazione</w:delText>
          </w:r>
          <w:r w:rsidRPr="007556F7" w:rsidDel="00C952FD">
            <w:rPr>
              <w:i w:val="0"/>
              <w:iCs w:val="0"/>
              <w:webHidden/>
            </w:rPr>
            <w:tab/>
          </w:r>
        </w:del>
      </w:ins>
      <w:ins w:id="4064" w:author="Visone Rossana (GSE)" w:date="2025-09-24T14:09:00Z" w16du:dateUtc="2025-09-24T12:09:00Z">
        <w:del w:id="4065" w:author="Visone Rossana (GSE)" w:date="2025-10-27T12:57:00Z" w16du:dateUtc="2025-10-27T11:57:00Z">
          <w:r w:rsidR="002C67A6" w:rsidDel="00C952FD">
            <w:rPr>
              <w:webHidden/>
            </w:rPr>
            <w:delText>66</w:delText>
          </w:r>
        </w:del>
      </w:ins>
    </w:p>
    <w:p w14:paraId="10E338F6" w14:textId="5A5CDF7A" w:rsidR="00E225C0" w:rsidRPr="00E225C0" w:rsidDel="00C952FD" w:rsidRDefault="00E225C0">
      <w:pPr>
        <w:pStyle w:val="Sommario3"/>
        <w:rPr>
          <w:ins w:id="4066" w:author="Visone Rossana (GSE)" w:date="2025-09-24T14:07:00Z" w16du:dateUtc="2025-09-24T12:07:00Z"/>
          <w:del w:id="4067" w:author="Visone Rossana (GSE)" w:date="2025-10-27T12:57:00Z" w16du:dateUtc="2025-10-27T11:57:00Z"/>
          <w:rFonts w:eastAsiaTheme="minorEastAsia" w:cstheme="minorBidi"/>
          <w:b/>
          <w:bCs w:val="0"/>
          <w:i w:val="0"/>
          <w:iCs w:val="0"/>
          <w:kern w:val="2"/>
          <w:sz w:val="24"/>
          <w:lang w:eastAsia="it-IT"/>
          <w14:ligatures w14:val="standardContextual"/>
        </w:rPr>
      </w:pPr>
      <w:ins w:id="4068" w:author="Visone Rossana (GSE)" w:date="2025-09-24T14:07:00Z" w16du:dateUtc="2025-09-24T12:07:00Z">
        <w:del w:id="4069" w:author="Visone Rossana (GSE)" w:date="2025-10-27T12:57:00Z" w16du:dateUtc="2025-10-27T11:57:00Z">
          <w:r w:rsidRPr="007556F7" w:rsidDel="00C952FD">
            <w:rPr>
              <w:rStyle w:val="Collegamentoipertestuale"/>
              <w:rFonts w:cs="Calibri"/>
              <w:i w:val="0"/>
              <w:iCs w:val="0"/>
            </w:rPr>
            <w:delText>12.6</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Potenza termica nominale e ulteriori disposizioni sugli impianti (calore di processo  etc)</w:delText>
          </w:r>
          <w:r w:rsidRPr="007556F7" w:rsidDel="00C952FD">
            <w:rPr>
              <w:i w:val="0"/>
              <w:iCs w:val="0"/>
              <w:webHidden/>
            </w:rPr>
            <w:tab/>
          </w:r>
        </w:del>
      </w:ins>
      <w:ins w:id="4070" w:author="Visone Rossana (GSE)" w:date="2025-09-24T14:09:00Z" w16du:dateUtc="2025-09-24T12:09:00Z">
        <w:del w:id="4071" w:author="Visone Rossana (GSE)" w:date="2025-10-27T12:57:00Z" w16du:dateUtc="2025-10-27T11:57:00Z">
          <w:r w:rsidR="002C67A6" w:rsidDel="00C952FD">
            <w:rPr>
              <w:webHidden/>
            </w:rPr>
            <w:delText>66</w:delText>
          </w:r>
        </w:del>
      </w:ins>
    </w:p>
    <w:p w14:paraId="780CE5C5" w14:textId="5E541D94" w:rsidR="00E225C0" w:rsidRPr="00E225C0" w:rsidDel="00C952FD" w:rsidRDefault="00E225C0">
      <w:pPr>
        <w:pStyle w:val="Sommario3"/>
        <w:rPr>
          <w:ins w:id="4072" w:author="Visone Rossana (GSE)" w:date="2025-09-24T14:07:00Z" w16du:dateUtc="2025-09-24T12:07:00Z"/>
          <w:del w:id="4073" w:author="Visone Rossana (GSE)" w:date="2025-10-27T12:57:00Z" w16du:dateUtc="2025-10-27T11:57:00Z"/>
          <w:rFonts w:eastAsiaTheme="minorEastAsia" w:cstheme="minorBidi"/>
          <w:b/>
          <w:bCs w:val="0"/>
          <w:i w:val="0"/>
          <w:iCs w:val="0"/>
          <w:kern w:val="2"/>
          <w:sz w:val="24"/>
          <w:lang w:eastAsia="it-IT"/>
          <w14:ligatures w14:val="standardContextual"/>
        </w:rPr>
      </w:pPr>
      <w:ins w:id="4074" w:author="Visone Rossana (GSE)" w:date="2025-09-24T14:07:00Z" w16du:dateUtc="2025-09-24T12:07:00Z">
        <w:del w:id="4075" w:author="Visone Rossana (GSE)" w:date="2025-10-27T12:57:00Z" w16du:dateUtc="2025-10-27T11:57:00Z">
          <w:r w:rsidRPr="007556F7" w:rsidDel="00C952FD">
            <w:rPr>
              <w:rStyle w:val="Collegamentoipertestuale"/>
              <w:rFonts w:cs="Calibri"/>
              <w:i w:val="0"/>
              <w:iCs w:val="0"/>
            </w:rPr>
            <w:delText>12.7</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Sostituzione di impianti di climatizzazione invernale e sostituzione funzionale</w:delText>
          </w:r>
          <w:r w:rsidRPr="007556F7" w:rsidDel="00C952FD">
            <w:rPr>
              <w:i w:val="0"/>
              <w:iCs w:val="0"/>
              <w:webHidden/>
            </w:rPr>
            <w:tab/>
          </w:r>
        </w:del>
      </w:ins>
      <w:ins w:id="4076" w:author="Visone Rossana (GSE)" w:date="2025-09-24T14:09:00Z" w16du:dateUtc="2025-09-24T12:09:00Z">
        <w:del w:id="4077" w:author="Visone Rossana (GSE)" w:date="2025-10-27T12:57:00Z" w16du:dateUtc="2025-10-27T11:57:00Z">
          <w:r w:rsidR="002C67A6" w:rsidDel="00C952FD">
            <w:rPr>
              <w:webHidden/>
            </w:rPr>
            <w:delText>66</w:delText>
          </w:r>
        </w:del>
      </w:ins>
    </w:p>
    <w:p w14:paraId="21D7A8F2" w14:textId="317A4D4E" w:rsidR="00E225C0" w:rsidRPr="00E225C0" w:rsidDel="00C952FD" w:rsidRDefault="00E225C0">
      <w:pPr>
        <w:pStyle w:val="Sommario3"/>
        <w:rPr>
          <w:ins w:id="4078" w:author="Visone Rossana (GSE)" w:date="2025-09-24T14:07:00Z" w16du:dateUtc="2025-09-24T12:07:00Z"/>
          <w:del w:id="4079" w:author="Visone Rossana (GSE)" w:date="2025-10-27T12:57:00Z" w16du:dateUtc="2025-10-27T11:57:00Z"/>
          <w:rFonts w:eastAsiaTheme="minorEastAsia" w:cstheme="minorBidi"/>
          <w:b/>
          <w:bCs w:val="0"/>
          <w:i w:val="0"/>
          <w:iCs w:val="0"/>
          <w:kern w:val="2"/>
          <w:sz w:val="24"/>
          <w:lang w:eastAsia="it-IT"/>
          <w14:ligatures w14:val="standardContextual"/>
        </w:rPr>
      </w:pPr>
      <w:ins w:id="4080" w:author="Visone Rossana (GSE)" w:date="2025-09-24T14:07:00Z" w16du:dateUtc="2025-09-24T12:07:00Z">
        <w:del w:id="4081" w:author="Visone Rossana (GSE)" w:date="2025-10-27T12:57:00Z" w16du:dateUtc="2025-10-27T11:57:00Z">
          <w:r w:rsidRPr="007556F7" w:rsidDel="00C952FD">
            <w:rPr>
              <w:rStyle w:val="Collegamentoipertestuale"/>
              <w:rFonts w:cs="Calibri"/>
              <w:i w:val="0"/>
              <w:iCs w:val="0"/>
            </w:rPr>
            <w:delText>12.8</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Sistemi di contabilizzazione del calore e trasmissione delle misure di energia termica sxxx</w:delText>
          </w:r>
          <w:r w:rsidRPr="007556F7" w:rsidDel="00C952FD">
            <w:rPr>
              <w:i w:val="0"/>
              <w:iCs w:val="0"/>
              <w:webHidden/>
            </w:rPr>
            <w:tab/>
          </w:r>
        </w:del>
      </w:ins>
      <w:ins w:id="4082" w:author="Visone Rossana (GSE)" w:date="2025-09-24T14:09:00Z" w16du:dateUtc="2025-09-24T12:09:00Z">
        <w:del w:id="4083" w:author="Visone Rossana (GSE)" w:date="2025-10-27T12:57:00Z" w16du:dateUtc="2025-10-27T11:57:00Z">
          <w:r w:rsidR="002C67A6" w:rsidDel="00C952FD">
            <w:rPr>
              <w:webHidden/>
            </w:rPr>
            <w:delText>66</w:delText>
          </w:r>
        </w:del>
      </w:ins>
    </w:p>
    <w:p w14:paraId="69791D36" w14:textId="0C50B4AB" w:rsidR="00E225C0" w:rsidRPr="00E225C0" w:rsidDel="00C952FD" w:rsidRDefault="00E225C0">
      <w:pPr>
        <w:pStyle w:val="Sommario3"/>
        <w:rPr>
          <w:ins w:id="4084" w:author="Visone Rossana (GSE)" w:date="2025-09-24T14:07:00Z" w16du:dateUtc="2025-09-24T12:07:00Z"/>
          <w:del w:id="4085" w:author="Visone Rossana (GSE)" w:date="2025-10-27T12:57:00Z" w16du:dateUtc="2025-10-27T11:57:00Z"/>
          <w:rFonts w:eastAsiaTheme="minorEastAsia" w:cstheme="minorBidi"/>
          <w:b/>
          <w:bCs w:val="0"/>
          <w:i w:val="0"/>
          <w:iCs w:val="0"/>
          <w:kern w:val="2"/>
          <w:sz w:val="24"/>
          <w:lang w:eastAsia="it-IT"/>
          <w14:ligatures w14:val="standardContextual"/>
        </w:rPr>
      </w:pPr>
      <w:ins w:id="4086" w:author="Visone Rossana (GSE)" w:date="2025-09-24T14:07:00Z" w16du:dateUtc="2025-09-24T12:07:00Z">
        <w:del w:id="4087" w:author="Visone Rossana (GSE)" w:date="2025-10-27T12:57:00Z" w16du:dateUtc="2025-10-27T11:57:00Z">
          <w:r w:rsidRPr="007556F7" w:rsidDel="00C952FD">
            <w:rPr>
              <w:rStyle w:val="Collegamentoipertestuale"/>
              <w:rFonts w:cs="Calibri"/>
              <w:i w:val="0"/>
              <w:iCs w:val="0"/>
            </w:rPr>
            <w:delText>12.9</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Obblighi d’integrazione delle fonti rinnovabili negli edifici ( Dlgs 199/21)</w:delText>
          </w:r>
          <w:r w:rsidRPr="007556F7" w:rsidDel="00C952FD">
            <w:rPr>
              <w:i w:val="0"/>
              <w:iCs w:val="0"/>
              <w:webHidden/>
            </w:rPr>
            <w:tab/>
          </w:r>
        </w:del>
      </w:ins>
      <w:ins w:id="4088" w:author="Visone Rossana (GSE)" w:date="2025-09-24T14:09:00Z" w16du:dateUtc="2025-09-24T12:09:00Z">
        <w:del w:id="4089" w:author="Visone Rossana (GSE)" w:date="2025-10-27T12:57:00Z" w16du:dateUtc="2025-10-27T11:57:00Z">
          <w:r w:rsidR="002C67A6" w:rsidDel="00C952FD">
            <w:rPr>
              <w:webHidden/>
            </w:rPr>
            <w:delText>66</w:delText>
          </w:r>
        </w:del>
      </w:ins>
    </w:p>
    <w:p w14:paraId="66627D87" w14:textId="5962ACDB" w:rsidR="00E225C0" w:rsidRPr="00E225C0" w:rsidDel="00C952FD" w:rsidRDefault="00E225C0">
      <w:pPr>
        <w:pStyle w:val="Sommario3"/>
        <w:rPr>
          <w:ins w:id="4090" w:author="Visone Rossana (GSE)" w:date="2025-09-24T14:07:00Z" w16du:dateUtc="2025-09-24T12:07:00Z"/>
          <w:del w:id="4091" w:author="Visone Rossana (GSE)" w:date="2025-10-27T12:57:00Z" w16du:dateUtc="2025-10-27T11:57:00Z"/>
          <w:rFonts w:eastAsiaTheme="minorEastAsia" w:cstheme="minorBidi"/>
          <w:b/>
          <w:bCs w:val="0"/>
          <w:i w:val="0"/>
          <w:iCs w:val="0"/>
          <w:kern w:val="2"/>
          <w:sz w:val="24"/>
          <w:lang w:eastAsia="it-IT"/>
          <w14:ligatures w14:val="standardContextual"/>
        </w:rPr>
      </w:pPr>
      <w:ins w:id="4092" w:author="Visone Rossana (GSE)" w:date="2025-09-24T14:07:00Z" w16du:dateUtc="2025-09-24T12:07:00Z">
        <w:del w:id="4093" w:author="Visone Rossana (GSE)" w:date="2025-10-27T12:57:00Z" w16du:dateUtc="2025-10-27T11:57:00Z">
          <w:r w:rsidRPr="007556F7" w:rsidDel="00C952FD">
            <w:rPr>
              <w:rStyle w:val="Collegamentoipertestuale"/>
              <w:rFonts w:cs="Calibri"/>
              <w:i w:val="0"/>
              <w:iCs w:val="0"/>
            </w:rPr>
            <w:delText>12.10</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Identificazione Edificio</w:delText>
          </w:r>
          <w:r w:rsidRPr="007556F7" w:rsidDel="00C952FD">
            <w:rPr>
              <w:i w:val="0"/>
              <w:iCs w:val="0"/>
              <w:webHidden/>
            </w:rPr>
            <w:tab/>
          </w:r>
        </w:del>
      </w:ins>
      <w:ins w:id="4094" w:author="Visone Rossana (GSE)" w:date="2025-09-24T14:09:00Z" w16du:dateUtc="2025-09-24T12:09:00Z">
        <w:del w:id="4095" w:author="Visone Rossana (GSE)" w:date="2025-10-27T12:57:00Z" w16du:dateUtc="2025-10-27T11:57:00Z">
          <w:r w:rsidR="002C67A6" w:rsidDel="00C952FD">
            <w:rPr>
              <w:webHidden/>
            </w:rPr>
            <w:delText>66</w:delText>
          </w:r>
        </w:del>
      </w:ins>
    </w:p>
    <w:p w14:paraId="6B7686DF" w14:textId="798C51FC" w:rsidR="00E225C0" w:rsidRPr="00E225C0" w:rsidDel="00C952FD" w:rsidRDefault="00E225C0">
      <w:pPr>
        <w:pStyle w:val="Sommario3"/>
        <w:rPr>
          <w:ins w:id="4096" w:author="Visone Rossana (GSE)" w:date="2025-09-24T14:07:00Z" w16du:dateUtc="2025-09-24T12:07:00Z"/>
          <w:del w:id="4097" w:author="Visone Rossana (GSE)" w:date="2025-10-27T12:57:00Z" w16du:dateUtc="2025-10-27T11:57:00Z"/>
          <w:rFonts w:eastAsiaTheme="minorEastAsia" w:cstheme="minorBidi"/>
          <w:b/>
          <w:bCs w:val="0"/>
          <w:i w:val="0"/>
          <w:iCs w:val="0"/>
          <w:kern w:val="2"/>
          <w:sz w:val="24"/>
          <w:lang w:eastAsia="it-IT"/>
          <w14:ligatures w14:val="standardContextual"/>
        </w:rPr>
      </w:pPr>
      <w:ins w:id="4098" w:author="Visone Rossana (GSE)" w:date="2025-09-24T14:07:00Z" w16du:dateUtc="2025-09-24T12:07:00Z">
        <w:del w:id="4099" w:author="Visone Rossana (GSE)" w:date="2025-10-27T12:57:00Z" w16du:dateUtc="2025-10-27T11:57:00Z">
          <w:r w:rsidRPr="007556F7" w:rsidDel="00C952FD">
            <w:rPr>
              <w:rStyle w:val="Collegamentoipertestuale"/>
              <w:rFonts w:cs="Calibri"/>
              <w:i w:val="0"/>
              <w:iCs w:val="0"/>
            </w:rPr>
            <w:delText>12.11</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Interventi realizzati in edifici gestiti dagli ex IACP comunque denominati e trasformati dalle Regioni</w:delText>
          </w:r>
          <w:r w:rsidRPr="007556F7" w:rsidDel="00C952FD">
            <w:rPr>
              <w:i w:val="0"/>
              <w:iCs w:val="0"/>
              <w:webHidden/>
            </w:rPr>
            <w:tab/>
          </w:r>
        </w:del>
      </w:ins>
      <w:ins w:id="4100" w:author="Visone Rossana (GSE)" w:date="2025-09-24T14:09:00Z" w16du:dateUtc="2025-09-24T12:09:00Z">
        <w:del w:id="4101" w:author="Visone Rossana (GSE)" w:date="2025-10-27T12:57:00Z" w16du:dateUtc="2025-10-27T11:57:00Z">
          <w:r w:rsidR="002C67A6" w:rsidDel="00C952FD">
            <w:rPr>
              <w:webHidden/>
            </w:rPr>
            <w:delText>66</w:delText>
          </w:r>
        </w:del>
      </w:ins>
    </w:p>
    <w:p w14:paraId="3D210941" w14:textId="7E21DED3" w:rsidR="00E225C0" w:rsidRPr="00E225C0" w:rsidDel="00C952FD" w:rsidRDefault="00E225C0">
      <w:pPr>
        <w:pStyle w:val="Sommario3"/>
        <w:rPr>
          <w:ins w:id="4102" w:author="Visone Rossana (GSE)" w:date="2025-09-24T14:07:00Z" w16du:dateUtc="2025-09-24T12:07:00Z"/>
          <w:del w:id="4103" w:author="Visone Rossana (GSE)" w:date="2025-10-27T12:57:00Z" w16du:dateUtc="2025-10-27T11:57:00Z"/>
          <w:rFonts w:eastAsiaTheme="minorEastAsia" w:cstheme="minorBidi"/>
          <w:b/>
          <w:bCs w:val="0"/>
          <w:i w:val="0"/>
          <w:iCs w:val="0"/>
          <w:kern w:val="2"/>
          <w:sz w:val="24"/>
          <w:lang w:eastAsia="it-IT"/>
          <w14:ligatures w14:val="standardContextual"/>
        </w:rPr>
      </w:pPr>
      <w:ins w:id="4104" w:author="Visone Rossana (GSE)" w:date="2025-09-24T14:07:00Z" w16du:dateUtc="2025-09-24T12:07:00Z">
        <w:del w:id="4105" w:author="Visone Rossana (GSE)" w:date="2025-10-27T12:57:00Z" w16du:dateUtc="2025-10-27T11:57:00Z">
          <w:r w:rsidRPr="007556F7" w:rsidDel="00C952FD">
            <w:rPr>
              <w:rStyle w:val="Collegamentoipertestuale"/>
              <w:rFonts w:cs="Calibri"/>
              <w:i w:val="0"/>
              <w:iCs w:val="0"/>
            </w:rPr>
            <w:delText>12.12</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Interventi realizzati su edifici misti e su specifiche configurazioni di edificio</w:delText>
          </w:r>
          <w:r w:rsidRPr="007556F7" w:rsidDel="00C952FD">
            <w:rPr>
              <w:i w:val="0"/>
              <w:iCs w:val="0"/>
              <w:webHidden/>
            </w:rPr>
            <w:tab/>
          </w:r>
        </w:del>
      </w:ins>
      <w:ins w:id="4106" w:author="Visone Rossana (GSE)" w:date="2025-09-24T14:09:00Z" w16du:dateUtc="2025-09-24T12:09:00Z">
        <w:del w:id="4107" w:author="Visone Rossana (GSE)" w:date="2025-10-27T12:57:00Z" w16du:dateUtc="2025-10-27T11:57:00Z">
          <w:r w:rsidR="002C67A6" w:rsidDel="00C952FD">
            <w:rPr>
              <w:webHidden/>
            </w:rPr>
            <w:delText>66</w:delText>
          </w:r>
        </w:del>
      </w:ins>
    </w:p>
    <w:p w14:paraId="376CE059" w14:textId="6763815F" w:rsidR="00E225C0" w:rsidRPr="00E225C0" w:rsidDel="00C952FD" w:rsidRDefault="00E225C0">
      <w:pPr>
        <w:pStyle w:val="Sommario3"/>
        <w:rPr>
          <w:ins w:id="4108" w:author="Visone Rossana (GSE)" w:date="2025-09-24T14:07:00Z" w16du:dateUtc="2025-09-24T12:07:00Z"/>
          <w:del w:id="4109" w:author="Visone Rossana (GSE)" w:date="2025-10-27T12:57:00Z" w16du:dateUtc="2025-10-27T11:57:00Z"/>
          <w:rFonts w:eastAsiaTheme="minorEastAsia" w:cstheme="minorBidi"/>
          <w:b/>
          <w:bCs w:val="0"/>
          <w:i w:val="0"/>
          <w:iCs w:val="0"/>
          <w:kern w:val="2"/>
          <w:sz w:val="24"/>
          <w:lang w:eastAsia="it-IT"/>
          <w14:ligatures w14:val="standardContextual"/>
        </w:rPr>
      </w:pPr>
      <w:ins w:id="4110" w:author="Visone Rossana (GSE)" w:date="2025-09-24T14:07:00Z" w16du:dateUtc="2025-09-24T12:07:00Z">
        <w:del w:id="4111" w:author="Visone Rossana (GSE)" w:date="2025-10-27T12:57:00Z" w16du:dateUtc="2025-10-27T11:57:00Z">
          <w:r w:rsidRPr="007556F7" w:rsidDel="00C952FD">
            <w:rPr>
              <w:rStyle w:val="Collegamentoipertestuale"/>
              <w:rFonts w:cs="Calibri"/>
              <w:i w:val="0"/>
              <w:iCs w:val="0"/>
            </w:rPr>
            <w:delText>12.13</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Disposizioni di cui all’art. 48 ter del Decreto legge 14 agosto 2020, n. 104</w:delText>
          </w:r>
          <w:r w:rsidRPr="007556F7" w:rsidDel="00C952FD">
            <w:rPr>
              <w:i w:val="0"/>
              <w:iCs w:val="0"/>
              <w:webHidden/>
            </w:rPr>
            <w:tab/>
          </w:r>
        </w:del>
      </w:ins>
      <w:ins w:id="4112" w:author="Visone Rossana (GSE)" w:date="2025-09-24T14:09:00Z" w16du:dateUtc="2025-09-24T12:09:00Z">
        <w:del w:id="4113" w:author="Visone Rossana (GSE)" w:date="2025-10-27T12:57:00Z" w16du:dateUtc="2025-10-27T11:57:00Z">
          <w:r w:rsidR="002C67A6" w:rsidDel="00C952FD">
            <w:rPr>
              <w:webHidden/>
            </w:rPr>
            <w:delText>67</w:delText>
          </w:r>
        </w:del>
      </w:ins>
    </w:p>
    <w:p w14:paraId="66E79916" w14:textId="29A07324" w:rsidR="00E225C0" w:rsidRPr="00E225C0" w:rsidDel="00C952FD" w:rsidRDefault="00E225C0">
      <w:pPr>
        <w:pStyle w:val="Sommario3"/>
        <w:rPr>
          <w:ins w:id="4114" w:author="Visone Rossana (GSE)" w:date="2025-09-24T14:07:00Z" w16du:dateUtc="2025-09-24T12:07:00Z"/>
          <w:del w:id="4115" w:author="Visone Rossana (GSE)" w:date="2025-10-27T12:57:00Z" w16du:dateUtc="2025-10-27T11:57:00Z"/>
          <w:rFonts w:eastAsiaTheme="minorEastAsia" w:cstheme="minorBidi"/>
          <w:b/>
          <w:bCs w:val="0"/>
          <w:i w:val="0"/>
          <w:iCs w:val="0"/>
          <w:kern w:val="2"/>
          <w:sz w:val="24"/>
          <w:lang w:eastAsia="it-IT"/>
          <w14:ligatures w14:val="standardContextual"/>
        </w:rPr>
      </w:pPr>
      <w:ins w:id="4116" w:author="Visone Rossana (GSE)" w:date="2025-09-24T14:07:00Z" w16du:dateUtc="2025-09-24T12:07:00Z">
        <w:del w:id="4117" w:author="Visone Rossana (GSE)" w:date="2025-10-27T12:57:00Z" w16du:dateUtc="2025-10-27T11:57:00Z">
          <w:r w:rsidRPr="007556F7" w:rsidDel="00C952FD">
            <w:rPr>
              <w:rStyle w:val="Collegamentoipertestuale"/>
              <w:rFonts w:cs="Calibri"/>
              <w:i w:val="0"/>
              <w:iCs w:val="0"/>
            </w:rPr>
            <w:delText>12.14</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 Contratti di prestazione energetica (EPC) e i contratti di Servizio Energia</w:delText>
          </w:r>
          <w:r w:rsidRPr="007556F7" w:rsidDel="00C952FD">
            <w:rPr>
              <w:i w:val="0"/>
              <w:iCs w:val="0"/>
              <w:webHidden/>
            </w:rPr>
            <w:tab/>
          </w:r>
        </w:del>
      </w:ins>
      <w:ins w:id="4118" w:author="Visone Rossana (GSE)" w:date="2025-09-24T14:09:00Z" w16du:dateUtc="2025-09-24T12:09:00Z">
        <w:del w:id="4119" w:author="Visone Rossana (GSE)" w:date="2025-10-27T12:57:00Z" w16du:dateUtc="2025-10-27T11:57:00Z">
          <w:r w:rsidR="002C67A6" w:rsidDel="00C952FD">
            <w:rPr>
              <w:webHidden/>
            </w:rPr>
            <w:delText>67</w:delText>
          </w:r>
        </w:del>
      </w:ins>
    </w:p>
    <w:p w14:paraId="5DE8CA44" w14:textId="1723EC19" w:rsidR="00E225C0" w:rsidRPr="00E225C0" w:rsidDel="00C952FD" w:rsidRDefault="00E225C0">
      <w:pPr>
        <w:pStyle w:val="Sommario3"/>
        <w:rPr>
          <w:ins w:id="4120" w:author="Visone Rossana (GSE)" w:date="2025-09-24T14:07:00Z" w16du:dateUtc="2025-09-24T12:07:00Z"/>
          <w:del w:id="4121" w:author="Visone Rossana (GSE)" w:date="2025-10-27T12:57:00Z" w16du:dateUtc="2025-10-27T11:57:00Z"/>
          <w:rFonts w:eastAsiaTheme="minorEastAsia" w:cstheme="minorBidi"/>
          <w:b/>
          <w:bCs w:val="0"/>
          <w:i w:val="0"/>
          <w:iCs w:val="0"/>
          <w:kern w:val="2"/>
          <w:sz w:val="24"/>
          <w:lang w:eastAsia="it-IT"/>
          <w14:ligatures w14:val="standardContextual"/>
        </w:rPr>
      </w:pPr>
      <w:ins w:id="4122" w:author="Visone Rossana (GSE)" w:date="2025-09-24T14:07:00Z" w16du:dateUtc="2025-09-24T12:07:00Z">
        <w:del w:id="4123" w:author="Visone Rossana (GSE)" w:date="2025-10-27T12:57:00Z" w16du:dateUtc="2025-10-27T11:57:00Z">
          <w:r w:rsidRPr="007556F7" w:rsidDel="00C952FD">
            <w:rPr>
              <w:rStyle w:val="Collegamentoipertestuale"/>
              <w:rFonts w:cs="Calibri"/>
              <w:i w:val="0"/>
              <w:iCs w:val="0"/>
            </w:rPr>
            <w:delText>12.15</w:delText>
          </w:r>
          <w:r w:rsidRPr="00E225C0" w:rsidDel="00C952FD">
            <w:rPr>
              <w:rFonts w:eastAsiaTheme="minorEastAsia" w:cstheme="minorBidi"/>
              <w:i w:val="0"/>
              <w:iCs w:val="0"/>
              <w:kern w:val="2"/>
              <w:sz w:val="24"/>
              <w:lang w:eastAsia="it-IT"/>
              <w14:ligatures w14:val="standardContextual"/>
            </w:rPr>
            <w:tab/>
          </w:r>
          <w:r w:rsidRPr="007556F7" w:rsidDel="00C952FD">
            <w:rPr>
              <w:rStyle w:val="Collegamentoipertestuale"/>
              <w:i w:val="0"/>
              <w:iCs w:val="0"/>
            </w:rPr>
            <w:delText>I Contratti di partenariato pubblico privato (PPP)</w:delText>
          </w:r>
          <w:r w:rsidRPr="007556F7" w:rsidDel="00C952FD">
            <w:rPr>
              <w:i w:val="0"/>
              <w:iCs w:val="0"/>
              <w:webHidden/>
            </w:rPr>
            <w:tab/>
          </w:r>
        </w:del>
      </w:ins>
      <w:ins w:id="4124" w:author="Visone Rossana (GSE)" w:date="2025-09-24T14:09:00Z" w16du:dateUtc="2025-09-24T12:09:00Z">
        <w:del w:id="4125" w:author="Visone Rossana (GSE)" w:date="2025-10-27T12:57:00Z" w16du:dateUtc="2025-10-27T11:57:00Z">
          <w:r w:rsidR="002C67A6" w:rsidDel="00C952FD">
            <w:rPr>
              <w:webHidden/>
            </w:rPr>
            <w:delText>67</w:delText>
          </w:r>
        </w:del>
      </w:ins>
    </w:p>
    <w:p w14:paraId="46A47469" w14:textId="041F87FD" w:rsidR="00E225C0" w:rsidDel="00C952FD" w:rsidRDefault="00E225C0">
      <w:pPr>
        <w:pStyle w:val="Sommario2"/>
        <w:rPr>
          <w:ins w:id="4126" w:author="Visone Rossana (GSE)" w:date="2025-09-24T14:07:00Z" w16du:dateUtc="2025-09-24T12:07:00Z"/>
          <w:del w:id="4127" w:author="Visone Rossana (GSE)" w:date="2025-10-27T12:57:00Z" w16du:dateUtc="2025-10-27T11:57:00Z"/>
          <w:rFonts w:cstheme="minorBidi"/>
          <w:b w:val="0"/>
          <w:smallCaps w:val="0"/>
          <w:kern w:val="2"/>
          <w:sz w:val="24"/>
          <w:lang w:eastAsia="it-IT"/>
          <w14:ligatures w14:val="standardContextual"/>
        </w:rPr>
      </w:pPr>
      <w:ins w:id="4128" w:author="Visone Rossana (GSE)" w:date="2025-09-24T14:07:00Z" w16du:dateUtc="2025-09-24T12:07:00Z">
        <w:del w:id="4129" w:author="Visone Rossana (GSE)" w:date="2025-10-27T12:57:00Z" w16du:dateUtc="2025-10-27T11:57:00Z">
          <w:r w:rsidRPr="00CB0D4F" w:rsidDel="00C952FD">
            <w:rPr>
              <w:rStyle w:val="Collegamentoipertestuale"/>
              <w:rFonts w:cstheme="minorHAnsi"/>
            </w:rPr>
            <w:delText xml:space="preserve">Allegato </w:delText>
          </w:r>
          <w:r w:rsidRPr="00CB0D4F" w:rsidDel="00C952FD">
            <w:rPr>
              <w:rStyle w:val="Collegamentoipertestuale"/>
              <w:rFonts w:cstheme="minorHAnsi"/>
              <w:highlight w:val="yellow"/>
            </w:rPr>
            <w:delText>X</w:delText>
          </w:r>
          <w:r w:rsidRPr="00CB0D4F" w:rsidDel="00C952FD">
            <w:rPr>
              <w:rStyle w:val="Collegamentoipertestuale"/>
              <w:rFonts w:cstheme="minorHAnsi"/>
            </w:rPr>
            <w:delText xml:space="preserve"> – SINTESI DELLA DOCUMENTAZIONE PER LA RICHIESTA DI INCENTIVO</w:delText>
          </w:r>
          <w:r w:rsidDel="00C952FD">
            <w:rPr>
              <w:webHidden/>
            </w:rPr>
            <w:tab/>
          </w:r>
        </w:del>
      </w:ins>
      <w:ins w:id="4130" w:author="Visone Rossana (GSE)" w:date="2025-09-24T14:09:00Z" w16du:dateUtc="2025-09-24T12:09:00Z">
        <w:del w:id="4131" w:author="Visone Rossana (GSE)" w:date="2025-10-27T12:57:00Z" w16du:dateUtc="2025-10-27T11:57:00Z">
          <w:r w:rsidR="002C67A6" w:rsidDel="00C952FD">
            <w:rPr>
              <w:webHidden/>
            </w:rPr>
            <w:delText>67</w:delText>
          </w:r>
        </w:del>
      </w:ins>
    </w:p>
    <w:p w14:paraId="2E12B497" w14:textId="5193342C" w:rsidR="00E225C0" w:rsidDel="00C952FD" w:rsidRDefault="00E225C0">
      <w:pPr>
        <w:pStyle w:val="Sommario2"/>
        <w:rPr>
          <w:ins w:id="4132" w:author="Visone Rossana (GSE)" w:date="2025-09-24T14:07:00Z" w16du:dateUtc="2025-09-24T12:07:00Z"/>
          <w:del w:id="4133" w:author="Visone Rossana (GSE)" w:date="2025-10-27T12:57:00Z" w16du:dateUtc="2025-10-27T11:57:00Z"/>
          <w:rFonts w:cstheme="minorBidi"/>
          <w:b w:val="0"/>
          <w:smallCaps w:val="0"/>
          <w:kern w:val="2"/>
          <w:sz w:val="24"/>
          <w:lang w:eastAsia="it-IT"/>
          <w14:ligatures w14:val="standardContextual"/>
        </w:rPr>
      </w:pPr>
      <w:ins w:id="4134" w:author="Visone Rossana (GSE)" w:date="2025-09-24T14:07:00Z" w16du:dateUtc="2025-09-24T12:07:00Z">
        <w:del w:id="4135" w:author="Visone Rossana (GSE)" w:date="2025-10-27T12:57:00Z" w16du:dateUtc="2025-10-27T11:57:00Z">
          <w:r w:rsidRPr="00CB0D4F" w:rsidDel="00C952FD">
            <w:rPr>
              <w:rStyle w:val="Collegamentoipertestuale"/>
              <w:rFonts w:cstheme="minorHAnsi"/>
            </w:rPr>
            <w:delText xml:space="preserve">Allegato </w:delText>
          </w:r>
          <w:r w:rsidRPr="00CB0D4F" w:rsidDel="00C952FD">
            <w:rPr>
              <w:rStyle w:val="Collegamentoipertestuale"/>
              <w:rFonts w:cstheme="minorHAnsi"/>
              <w:highlight w:val="yellow"/>
            </w:rPr>
            <w:delText>X</w:delText>
          </w:r>
          <w:r w:rsidRPr="00CB0D4F" w:rsidDel="00C952FD">
            <w:rPr>
              <w:rStyle w:val="Collegamentoipertestuale"/>
              <w:rFonts w:cstheme="minorHAnsi"/>
            </w:rPr>
            <w:delText xml:space="preserve"> – ELENCO MODELLI</w:delText>
          </w:r>
          <w:r w:rsidDel="00C952FD">
            <w:rPr>
              <w:webHidden/>
            </w:rPr>
            <w:tab/>
          </w:r>
        </w:del>
      </w:ins>
      <w:ins w:id="4136" w:author="Visone Rossana (GSE)" w:date="2025-09-24T14:09:00Z" w16du:dateUtc="2025-09-24T12:09:00Z">
        <w:del w:id="4137" w:author="Visone Rossana (GSE)" w:date="2025-10-27T12:57:00Z" w16du:dateUtc="2025-10-27T11:57:00Z">
          <w:r w:rsidR="002C67A6" w:rsidDel="00C952FD">
            <w:rPr>
              <w:webHidden/>
            </w:rPr>
            <w:delText>67</w:delText>
          </w:r>
        </w:del>
      </w:ins>
    </w:p>
    <w:p w14:paraId="1EA6D388" w14:textId="31B90D35" w:rsidR="00E225C0" w:rsidDel="00C952FD" w:rsidRDefault="00E225C0">
      <w:pPr>
        <w:pStyle w:val="Sommario2"/>
        <w:rPr>
          <w:ins w:id="4138" w:author="Visone Rossana (GSE)" w:date="2025-09-24T14:07:00Z" w16du:dateUtc="2025-09-24T12:07:00Z"/>
          <w:del w:id="4139" w:author="Visone Rossana (GSE)" w:date="2025-10-27T12:57:00Z" w16du:dateUtc="2025-10-27T11:57:00Z"/>
          <w:rFonts w:cstheme="minorBidi"/>
          <w:b w:val="0"/>
          <w:smallCaps w:val="0"/>
          <w:kern w:val="2"/>
          <w:sz w:val="24"/>
          <w:lang w:eastAsia="it-IT"/>
          <w14:ligatures w14:val="standardContextual"/>
        </w:rPr>
      </w:pPr>
      <w:ins w:id="4140" w:author="Visone Rossana (GSE)" w:date="2025-09-24T14:07:00Z" w16du:dateUtc="2025-09-24T12:07:00Z">
        <w:del w:id="4141" w:author="Visone Rossana (GSE)" w:date="2025-10-27T12:57:00Z" w16du:dateUtc="2025-10-27T11:57:00Z">
          <w:r w:rsidRPr="00CB0D4F" w:rsidDel="00C952FD">
            <w:rPr>
              <w:rStyle w:val="Collegamentoipertestuale"/>
              <w:rFonts w:ascii="Calibri" w:hAnsi="Calibri" w:cs="Calibri"/>
            </w:rPr>
            <w:delText xml:space="preserve">Allegato </w:delText>
          </w:r>
          <w:r w:rsidRPr="00CB0D4F" w:rsidDel="00C952FD">
            <w:rPr>
              <w:rStyle w:val="Collegamentoipertestuale"/>
              <w:rFonts w:ascii="Calibri" w:hAnsi="Calibri" w:cs="Calibri"/>
              <w:highlight w:val="yellow"/>
            </w:rPr>
            <w:delText>X</w:delText>
          </w:r>
          <w:r w:rsidRPr="00CB0D4F" w:rsidDel="00C952FD">
            <w:rPr>
              <w:rStyle w:val="Collegamentoipertestuale"/>
              <w:rFonts w:ascii="Calibri" w:hAnsi="Calibri" w:cs="Calibri"/>
            </w:rPr>
            <w:delText xml:space="preserve"> – DEFINIZIONI</w:delText>
          </w:r>
          <w:r w:rsidDel="00C952FD">
            <w:rPr>
              <w:webHidden/>
            </w:rPr>
            <w:tab/>
          </w:r>
        </w:del>
      </w:ins>
      <w:ins w:id="4142" w:author="Visone Rossana (GSE)" w:date="2025-09-24T14:09:00Z" w16du:dateUtc="2025-09-24T12:09:00Z">
        <w:del w:id="4143" w:author="Visone Rossana (GSE)" w:date="2025-10-27T12:57:00Z" w16du:dateUtc="2025-10-27T11:57:00Z">
          <w:r w:rsidR="002C67A6" w:rsidDel="00C952FD">
            <w:rPr>
              <w:webHidden/>
            </w:rPr>
            <w:delText>67</w:delText>
          </w:r>
        </w:del>
      </w:ins>
    </w:p>
    <w:p w14:paraId="010DD79C" w14:textId="03C3AFD1" w:rsidR="00E225C0" w:rsidDel="00C952FD" w:rsidRDefault="00E225C0">
      <w:pPr>
        <w:pStyle w:val="Sommario2"/>
        <w:rPr>
          <w:ins w:id="4144" w:author="Visone Rossana (GSE)" w:date="2025-09-24T14:07:00Z" w16du:dateUtc="2025-09-24T12:07:00Z"/>
          <w:del w:id="4145" w:author="Visone Rossana (GSE)" w:date="2025-10-27T12:57:00Z" w16du:dateUtc="2025-10-27T11:57:00Z"/>
          <w:rFonts w:cstheme="minorBidi"/>
          <w:b w:val="0"/>
          <w:smallCaps w:val="0"/>
          <w:kern w:val="2"/>
          <w:sz w:val="24"/>
          <w:lang w:eastAsia="it-IT"/>
          <w14:ligatures w14:val="standardContextual"/>
        </w:rPr>
      </w:pPr>
      <w:ins w:id="4146" w:author="Visone Rossana (GSE)" w:date="2025-09-24T14:07:00Z" w16du:dateUtc="2025-09-24T12:07:00Z">
        <w:del w:id="4147" w:author="Visone Rossana (GSE)" w:date="2025-10-27T12:57:00Z" w16du:dateUtc="2025-10-27T11:57:00Z">
          <w:r w:rsidRPr="00CB0D4F" w:rsidDel="00C952FD">
            <w:rPr>
              <w:rStyle w:val="Collegamentoipertestuale"/>
              <w:rFonts w:ascii="Calibri" w:hAnsi="Calibri" w:cs="Calibri"/>
            </w:rPr>
            <w:delText xml:space="preserve">Allegato </w:delText>
          </w:r>
          <w:r w:rsidRPr="00CB0D4F" w:rsidDel="00C952FD">
            <w:rPr>
              <w:rStyle w:val="Collegamentoipertestuale"/>
              <w:rFonts w:ascii="Calibri" w:hAnsi="Calibri" w:cs="Calibri"/>
              <w:highlight w:val="yellow"/>
            </w:rPr>
            <w:delText>X</w:delText>
          </w:r>
          <w:r w:rsidRPr="00CB0D4F" w:rsidDel="00C952FD">
            <w:rPr>
              <w:rStyle w:val="Collegamentoipertestuale"/>
              <w:rFonts w:ascii="Calibri" w:hAnsi="Calibri" w:cs="Calibri"/>
            </w:rPr>
            <w:delText xml:space="preserve"> – PRINCIPALI RIFERIMENTI NORMATIVI</w:delText>
          </w:r>
          <w:r w:rsidDel="00C952FD">
            <w:rPr>
              <w:webHidden/>
            </w:rPr>
            <w:tab/>
          </w:r>
        </w:del>
      </w:ins>
      <w:ins w:id="4148" w:author="Visone Rossana (GSE)" w:date="2025-09-24T14:09:00Z" w16du:dateUtc="2025-09-24T12:09:00Z">
        <w:del w:id="4149" w:author="Visone Rossana (GSE)" w:date="2025-10-27T12:57:00Z" w16du:dateUtc="2025-10-27T11:57:00Z">
          <w:r w:rsidR="002C67A6" w:rsidDel="00C952FD">
            <w:rPr>
              <w:webHidden/>
            </w:rPr>
            <w:delText>67</w:delText>
          </w:r>
        </w:del>
      </w:ins>
    </w:p>
    <w:p w14:paraId="21841993" w14:textId="0B152EED" w:rsidR="00AC60C7" w:rsidDel="00C952FD" w:rsidRDefault="00AC60C7">
      <w:pPr>
        <w:pStyle w:val="Sommario1"/>
        <w:rPr>
          <w:del w:id="4150"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151" w:author="Visone Rossana (GSE)" w:date="2025-10-27T12:57:00Z" w16du:dateUtc="2025-10-27T11:57:00Z">
        <w:r w:rsidRPr="00C21AD9" w:rsidDel="00C952FD">
          <w:rPr>
            <w:rPrChange w:id="4152" w:author="Visone Rossana (GSE)" w:date="2025-09-04T09:34:00Z" w16du:dateUtc="2025-09-04T07:34:00Z">
              <w:rPr>
                <w:rStyle w:val="Collegamentoipertestuale"/>
              </w:rPr>
            </w:rPrChange>
          </w:rPr>
          <w:delText>1</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153" w:author="Visone Rossana (GSE)" w:date="2025-09-04T09:34:00Z" w16du:dateUtc="2025-09-04T07:34:00Z">
              <w:rPr>
                <w:rStyle w:val="Collegamentoipertestuale"/>
              </w:rPr>
            </w:rPrChange>
          </w:rPr>
          <w:delText>QUADRO GENERALE</w:delText>
        </w:r>
        <w:r w:rsidDel="00C952FD">
          <w:rPr>
            <w:webHidden/>
          </w:rPr>
          <w:tab/>
          <w:delText>3</w:delText>
        </w:r>
      </w:del>
    </w:p>
    <w:p w14:paraId="63D5E18F" w14:textId="5B21DED7" w:rsidR="00AC60C7" w:rsidDel="00C952FD" w:rsidRDefault="00AC60C7">
      <w:pPr>
        <w:pStyle w:val="Sommario3"/>
        <w:rPr>
          <w:del w:id="4154" w:author="Visone Rossana (GSE)" w:date="2025-10-27T12:57:00Z" w16du:dateUtc="2025-10-27T11:57:00Z"/>
          <w:i w:val="0"/>
          <w:iCs w:val="0"/>
          <w:kern w:val="2"/>
          <w:sz w:val="24"/>
          <w:lang w:eastAsia="it-IT"/>
          <w14:ligatures w14:val="standardContextual"/>
        </w:rPr>
      </w:pPr>
      <w:del w:id="4155" w:author="Visone Rossana (GSE)" w:date="2025-10-27T12:57:00Z" w16du:dateUtc="2025-10-27T11:57:00Z">
        <w:r w:rsidRPr="00C21AD9" w:rsidDel="00C952FD">
          <w:rPr>
            <w:rFonts w:cstheme="minorBidi"/>
            <w:b/>
            <w:rPrChange w:id="4156" w:author="Visone Rossana (GSE)" w:date="2025-09-04T09:34:00Z" w16du:dateUtc="2025-09-04T07:34:00Z">
              <w:rPr>
                <w:rStyle w:val="Collegamentoipertestuale"/>
                <w:rFonts w:cs="Calibri"/>
              </w:rPr>
            </w:rPrChange>
          </w:rPr>
          <w:delText>1.1</w:delText>
        </w:r>
        <w:r w:rsidDel="00C952FD">
          <w:rPr>
            <w:i w:val="0"/>
            <w:iCs w:val="0"/>
            <w:kern w:val="2"/>
            <w:sz w:val="24"/>
            <w:lang w:eastAsia="it-IT"/>
            <w14:ligatures w14:val="standardContextual"/>
          </w:rPr>
          <w:tab/>
        </w:r>
        <w:r w:rsidRPr="00C21AD9" w:rsidDel="00C952FD">
          <w:rPr>
            <w:rFonts w:cstheme="minorBidi"/>
            <w:b/>
            <w:rPrChange w:id="4157" w:author="Visone Rossana (GSE)" w:date="2025-09-04T09:34:00Z" w16du:dateUtc="2025-09-04T07:34:00Z">
              <w:rPr>
                <w:rStyle w:val="Collegamentoipertestuale"/>
              </w:rPr>
            </w:rPrChange>
          </w:rPr>
          <w:delText>Tipologie degli interventi incentivabili</w:delText>
        </w:r>
        <w:r w:rsidDel="00C952FD">
          <w:rPr>
            <w:webHidden/>
          </w:rPr>
          <w:tab/>
          <w:delText>4</w:delText>
        </w:r>
      </w:del>
    </w:p>
    <w:p w14:paraId="1F3B1DE4" w14:textId="77F7E1DF" w:rsidR="00AC60C7" w:rsidDel="00C952FD" w:rsidRDefault="00AC60C7">
      <w:pPr>
        <w:pStyle w:val="Sommario3"/>
        <w:rPr>
          <w:del w:id="4158" w:author="Visone Rossana (GSE)" w:date="2025-10-27T12:57:00Z" w16du:dateUtc="2025-10-27T11:57:00Z"/>
          <w:i w:val="0"/>
          <w:iCs w:val="0"/>
          <w:kern w:val="2"/>
          <w:sz w:val="24"/>
          <w:lang w:eastAsia="it-IT"/>
          <w14:ligatures w14:val="standardContextual"/>
        </w:rPr>
      </w:pPr>
      <w:del w:id="4159" w:author="Visone Rossana (GSE)" w:date="2025-10-27T12:57:00Z" w16du:dateUtc="2025-10-27T11:57:00Z">
        <w:r w:rsidRPr="00C21AD9" w:rsidDel="00C952FD">
          <w:rPr>
            <w:rFonts w:cstheme="minorBidi"/>
            <w:b/>
            <w:rPrChange w:id="4160" w:author="Visone Rossana (GSE)" w:date="2025-09-04T09:34:00Z" w16du:dateUtc="2025-09-04T07:34:00Z">
              <w:rPr>
                <w:rStyle w:val="Collegamentoipertestuale"/>
                <w:rFonts w:cs="Calibri"/>
              </w:rPr>
            </w:rPrChange>
          </w:rPr>
          <w:delText>1.2</w:delText>
        </w:r>
        <w:r w:rsidDel="00C952FD">
          <w:rPr>
            <w:i w:val="0"/>
            <w:iCs w:val="0"/>
            <w:kern w:val="2"/>
            <w:sz w:val="24"/>
            <w:lang w:eastAsia="it-IT"/>
            <w14:ligatures w14:val="standardContextual"/>
          </w:rPr>
          <w:tab/>
        </w:r>
        <w:r w:rsidRPr="00C21AD9" w:rsidDel="00C952FD">
          <w:rPr>
            <w:rFonts w:cstheme="minorBidi"/>
            <w:b/>
            <w:rPrChange w:id="4161" w:author="Visone Rossana (GSE)" w:date="2025-09-04T09:34:00Z" w16du:dateUtc="2025-09-04T07:34:00Z">
              <w:rPr>
                <w:rStyle w:val="Collegamentoipertestuale"/>
              </w:rPr>
            </w:rPrChange>
          </w:rPr>
          <w:delText>Soggetti Ammessi agli incentivi</w:delText>
        </w:r>
        <w:r w:rsidDel="00C952FD">
          <w:rPr>
            <w:webHidden/>
          </w:rPr>
          <w:tab/>
          <w:delText>5</w:delText>
        </w:r>
      </w:del>
    </w:p>
    <w:p w14:paraId="39F67FBB" w14:textId="1B1E5505" w:rsidR="00AC60C7" w:rsidDel="00C952FD" w:rsidRDefault="00AC60C7">
      <w:pPr>
        <w:pStyle w:val="Sommario3"/>
        <w:rPr>
          <w:del w:id="4162" w:author="Visone Rossana (GSE)" w:date="2025-10-27T12:57:00Z" w16du:dateUtc="2025-10-27T11:57:00Z"/>
          <w:i w:val="0"/>
          <w:iCs w:val="0"/>
          <w:kern w:val="2"/>
          <w:sz w:val="24"/>
          <w:lang w:eastAsia="it-IT"/>
          <w14:ligatures w14:val="standardContextual"/>
        </w:rPr>
      </w:pPr>
      <w:del w:id="4163" w:author="Visone Rossana (GSE)" w:date="2025-10-27T12:57:00Z" w16du:dateUtc="2025-10-27T11:57:00Z">
        <w:r w:rsidRPr="00C21AD9" w:rsidDel="00C952FD">
          <w:rPr>
            <w:rFonts w:cstheme="minorBidi"/>
            <w:b/>
            <w:rPrChange w:id="4164" w:author="Visone Rossana (GSE)" w:date="2025-09-04T09:34:00Z" w16du:dateUtc="2025-09-04T07:34:00Z">
              <w:rPr>
                <w:rStyle w:val="Collegamentoipertestuale"/>
                <w:rFonts w:cs="Calibri"/>
              </w:rPr>
            </w:rPrChange>
          </w:rPr>
          <w:delText>1.3</w:delText>
        </w:r>
        <w:r w:rsidDel="00C952FD">
          <w:rPr>
            <w:i w:val="0"/>
            <w:iCs w:val="0"/>
            <w:kern w:val="2"/>
            <w:sz w:val="24"/>
            <w:lang w:eastAsia="it-IT"/>
            <w14:ligatures w14:val="standardContextual"/>
          </w:rPr>
          <w:tab/>
        </w:r>
        <w:r w:rsidRPr="00C21AD9" w:rsidDel="00C952FD">
          <w:rPr>
            <w:rFonts w:cstheme="minorBidi"/>
            <w:b/>
            <w:rPrChange w:id="4165" w:author="Visone Rossana (GSE)" w:date="2025-09-04T09:34:00Z" w16du:dateUtc="2025-09-04T07:34:00Z">
              <w:rPr>
                <w:rStyle w:val="Collegamentoipertestuale"/>
              </w:rPr>
            </w:rPrChange>
          </w:rPr>
          <w:delText>I Soggetti Responsabili</w:delText>
        </w:r>
        <w:r w:rsidDel="00C952FD">
          <w:rPr>
            <w:webHidden/>
          </w:rPr>
          <w:tab/>
          <w:delText>9</w:delText>
        </w:r>
      </w:del>
    </w:p>
    <w:p w14:paraId="408F02D9" w14:textId="5B39D558" w:rsidR="00AC60C7" w:rsidDel="00C952FD" w:rsidRDefault="00AC60C7">
      <w:pPr>
        <w:pStyle w:val="Sommario3"/>
        <w:rPr>
          <w:del w:id="4166" w:author="Visone Rossana (GSE)" w:date="2025-10-27T12:57:00Z" w16du:dateUtc="2025-10-27T11:57:00Z"/>
          <w:i w:val="0"/>
          <w:iCs w:val="0"/>
          <w:kern w:val="2"/>
          <w:sz w:val="24"/>
          <w:lang w:eastAsia="it-IT"/>
          <w14:ligatures w14:val="standardContextual"/>
        </w:rPr>
      </w:pPr>
      <w:del w:id="4167" w:author="Visone Rossana (GSE)" w:date="2025-10-27T12:57:00Z" w16du:dateUtc="2025-10-27T11:57:00Z">
        <w:r w:rsidRPr="00C21AD9" w:rsidDel="00C952FD">
          <w:rPr>
            <w:rFonts w:cstheme="minorBidi"/>
            <w:b/>
            <w:rPrChange w:id="4168" w:author="Visone Rossana (GSE)" w:date="2025-09-04T09:34:00Z" w16du:dateUtc="2025-09-04T07:34:00Z">
              <w:rPr>
                <w:rStyle w:val="Collegamentoipertestuale"/>
                <w:rFonts w:cstheme="minorHAnsi"/>
              </w:rPr>
            </w:rPrChange>
          </w:rPr>
          <w:delText>1.3.1 Soggetto Responsabile: Energy Service Company (ESCO)</w:delText>
        </w:r>
        <w:r w:rsidDel="00C952FD">
          <w:rPr>
            <w:webHidden/>
          </w:rPr>
          <w:tab/>
          <w:delText>10</w:delText>
        </w:r>
      </w:del>
    </w:p>
    <w:p w14:paraId="496D1779" w14:textId="3F1A0D54" w:rsidR="00AC60C7" w:rsidDel="00C952FD" w:rsidRDefault="00AC60C7">
      <w:pPr>
        <w:pStyle w:val="Sommario3"/>
        <w:rPr>
          <w:del w:id="4169" w:author="Visone Rossana (GSE)" w:date="2025-10-27T12:57:00Z" w16du:dateUtc="2025-10-27T11:57:00Z"/>
          <w:i w:val="0"/>
          <w:iCs w:val="0"/>
          <w:kern w:val="2"/>
          <w:sz w:val="24"/>
          <w:lang w:eastAsia="it-IT"/>
          <w14:ligatures w14:val="standardContextual"/>
        </w:rPr>
      </w:pPr>
      <w:del w:id="4170" w:author="Visone Rossana (GSE)" w:date="2025-10-27T12:57:00Z" w16du:dateUtc="2025-10-27T11:57:00Z">
        <w:r w:rsidRPr="00C21AD9" w:rsidDel="00C952FD">
          <w:rPr>
            <w:rFonts w:cstheme="minorBidi"/>
            <w:b/>
            <w:rPrChange w:id="4171" w:author="Visone Rossana (GSE)" w:date="2025-09-04T09:34:00Z" w16du:dateUtc="2025-09-04T07:34:00Z">
              <w:rPr>
                <w:rStyle w:val="Collegamentoipertestuale"/>
                <w:rFonts w:cstheme="minorHAnsi"/>
              </w:rPr>
            </w:rPrChange>
          </w:rPr>
          <w:delText>1.3.2 Altro soggetto pubblico deputato alla gestione degli immobili</w:delText>
        </w:r>
        <w:r w:rsidDel="00C952FD">
          <w:rPr>
            <w:webHidden/>
          </w:rPr>
          <w:tab/>
          <w:delText>13</w:delText>
        </w:r>
      </w:del>
    </w:p>
    <w:p w14:paraId="792A5239" w14:textId="27D2AD6C" w:rsidR="00AC60C7" w:rsidDel="00C952FD" w:rsidRDefault="00AC60C7">
      <w:pPr>
        <w:pStyle w:val="Sommario3"/>
        <w:rPr>
          <w:del w:id="4172" w:author="Visone Rossana (GSE)" w:date="2025-10-27T12:57:00Z" w16du:dateUtc="2025-10-27T11:57:00Z"/>
          <w:i w:val="0"/>
          <w:iCs w:val="0"/>
          <w:kern w:val="2"/>
          <w:sz w:val="24"/>
          <w:lang w:eastAsia="it-IT"/>
          <w14:ligatures w14:val="standardContextual"/>
        </w:rPr>
      </w:pPr>
      <w:del w:id="4173" w:author="Visone Rossana (GSE)" w:date="2025-10-27T12:57:00Z" w16du:dateUtc="2025-10-27T11:57:00Z">
        <w:r w:rsidRPr="00C21AD9" w:rsidDel="00C952FD">
          <w:rPr>
            <w:rFonts w:cstheme="minorBidi"/>
            <w:b/>
            <w:rPrChange w:id="4174" w:author="Visone Rossana (GSE)" w:date="2025-09-04T09:34:00Z" w16du:dateUtc="2025-09-04T07:34:00Z">
              <w:rPr>
                <w:rStyle w:val="Collegamentoipertestuale"/>
                <w:rFonts w:cstheme="minorHAnsi"/>
              </w:rPr>
            </w:rPrChange>
          </w:rPr>
          <w:delText>1.3.3 Soggetto privato nell’ambito di forme di partenariato pubblico-privato</w:delText>
        </w:r>
        <w:r w:rsidDel="00C952FD">
          <w:rPr>
            <w:webHidden/>
          </w:rPr>
          <w:tab/>
          <w:delText>13</w:delText>
        </w:r>
      </w:del>
    </w:p>
    <w:p w14:paraId="67A149AB" w14:textId="560E23DE" w:rsidR="00AC60C7" w:rsidDel="00C952FD" w:rsidRDefault="00AC60C7">
      <w:pPr>
        <w:pStyle w:val="Sommario3"/>
        <w:rPr>
          <w:del w:id="4175" w:author="Visone Rossana (GSE)" w:date="2025-10-27T12:57:00Z" w16du:dateUtc="2025-10-27T11:57:00Z"/>
          <w:i w:val="0"/>
          <w:iCs w:val="0"/>
          <w:kern w:val="2"/>
          <w:sz w:val="24"/>
          <w:lang w:eastAsia="it-IT"/>
          <w14:ligatures w14:val="standardContextual"/>
        </w:rPr>
      </w:pPr>
      <w:del w:id="4176" w:author="Visone Rossana (GSE)" w:date="2025-10-27T12:57:00Z" w16du:dateUtc="2025-10-27T11:57:00Z">
        <w:r w:rsidRPr="00C21AD9" w:rsidDel="00C952FD">
          <w:rPr>
            <w:rFonts w:cstheme="minorBidi"/>
            <w:b/>
            <w:rPrChange w:id="4177" w:author="Visone Rossana (GSE)" w:date="2025-09-04T09:34:00Z" w16du:dateUtc="2025-09-04T07:34:00Z">
              <w:rPr>
                <w:rStyle w:val="Collegamentoipertestuale"/>
                <w:rFonts w:cstheme="minorHAnsi"/>
              </w:rPr>
            </w:rPrChange>
          </w:rPr>
          <w:delText>1.3.4 Comunità energetiche e configurazioni di autoconsumo</w:delText>
        </w:r>
        <w:r w:rsidDel="00C952FD">
          <w:rPr>
            <w:webHidden/>
          </w:rPr>
          <w:tab/>
          <w:delText>14</w:delText>
        </w:r>
      </w:del>
    </w:p>
    <w:p w14:paraId="319413CB" w14:textId="3968F5FF" w:rsidR="00AC60C7" w:rsidDel="00C952FD" w:rsidRDefault="00AC60C7">
      <w:pPr>
        <w:pStyle w:val="Sommario3"/>
        <w:rPr>
          <w:del w:id="4178" w:author="Visone Rossana (GSE)" w:date="2025-10-27T12:57:00Z" w16du:dateUtc="2025-10-27T11:57:00Z"/>
          <w:i w:val="0"/>
          <w:iCs w:val="0"/>
          <w:kern w:val="2"/>
          <w:sz w:val="24"/>
          <w:lang w:eastAsia="it-IT"/>
          <w14:ligatures w14:val="standardContextual"/>
        </w:rPr>
      </w:pPr>
      <w:del w:id="4179" w:author="Visone Rossana (GSE)" w:date="2025-10-27T12:57:00Z" w16du:dateUtc="2025-10-27T11:57:00Z">
        <w:r w:rsidRPr="00C21AD9" w:rsidDel="00C952FD">
          <w:rPr>
            <w:rFonts w:cstheme="minorBidi"/>
            <w:b/>
            <w:rPrChange w:id="4180" w:author="Visone Rossana (GSE)" w:date="2025-09-04T09:34:00Z" w16du:dateUtc="2025-09-04T07:34:00Z">
              <w:rPr>
                <w:rStyle w:val="Collegamentoipertestuale"/>
                <w:rFonts w:cs="Calibri"/>
              </w:rPr>
            </w:rPrChange>
          </w:rPr>
          <w:delText>1.4</w:delText>
        </w:r>
        <w:r w:rsidDel="00C952FD">
          <w:rPr>
            <w:i w:val="0"/>
            <w:iCs w:val="0"/>
            <w:kern w:val="2"/>
            <w:sz w:val="24"/>
            <w:lang w:eastAsia="it-IT"/>
            <w14:ligatures w14:val="standardContextual"/>
          </w:rPr>
          <w:tab/>
        </w:r>
        <w:r w:rsidRPr="00C21AD9" w:rsidDel="00C952FD">
          <w:rPr>
            <w:rFonts w:cstheme="minorBidi"/>
            <w:b/>
            <w:rPrChange w:id="4181" w:author="Visone Rossana (GSE)" w:date="2025-09-04T09:34:00Z" w16du:dateUtc="2025-09-04T07:34:00Z">
              <w:rPr>
                <w:rStyle w:val="Collegamentoipertestuale"/>
              </w:rPr>
            </w:rPrChange>
          </w:rPr>
          <w:delText>Modalità di accesso agli incentivi</w:delText>
        </w:r>
        <w:r w:rsidDel="00C952FD">
          <w:rPr>
            <w:webHidden/>
          </w:rPr>
          <w:tab/>
          <w:delText>15</w:delText>
        </w:r>
      </w:del>
    </w:p>
    <w:p w14:paraId="18C81117" w14:textId="32A6CB05" w:rsidR="00AC60C7" w:rsidDel="00C952FD" w:rsidRDefault="00AC60C7">
      <w:pPr>
        <w:pStyle w:val="Sommario3"/>
        <w:rPr>
          <w:del w:id="4182" w:author="Visone Rossana (GSE)" w:date="2025-10-27T12:57:00Z" w16du:dateUtc="2025-10-27T11:57:00Z"/>
          <w:i w:val="0"/>
          <w:iCs w:val="0"/>
          <w:kern w:val="2"/>
          <w:sz w:val="24"/>
          <w:lang w:eastAsia="it-IT"/>
          <w14:ligatures w14:val="standardContextual"/>
        </w:rPr>
      </w:pPr>
      <w:del w:id="4183" w:author="Visone Rossana (GSE)" w:date="2025-10-27T12:57:00Z" w16du:dateUtc="2025-10-27T11:57:00Z">
        <w:r w:rsidRPr="00C21AD9" w:rsidDel="00C952FD">
          <w:rPr>
            <w:rFonts w:cstheme="minorBidi"/>
            <w:b/>
            <w:rPrChange w:id="4184" w:author="Visone Rossana (GSE)" w:date="2025-09-04T09:34:00Z" w16du:dateUtc="2025-09-04T07:34:00Z">
              <w:rPr>
                <w:rStyle w:val="Collegamentoipertestuale"/>
                <w:rFonts w:cs="Calibri"/>
              </w:rPr>
            </w:rPrChange>
          </w:rPr>
          <w:delText>1.5</w:delText>
        </w:r>
        <w:r w:rsidDel="00C952FD">
          <w:rPr>
            <w:i w:val="0"/>
            <w:iCs w:val="0"/>
            <w:kern w:val="2"/>
            <w:sz w:val="24"/>
            <w:lang w:eastAsia="it-IT"/>
            <w14:ligatures w14:val="standardContextual"/>
          </w:rPr>
          <w:tab/>
        </w:r>
        <w:r w:rsidRPr="00C21AD9" w:rsidDel="00C952FD">
          <w:rPr>
            <w:rFonts w:cstheme="minorBidi"/>
            <w:b/>
            <w:rPrChange w:id="4185" w:author="Visone Rossana (GSE)" w:date="2025-09-04T09:34:00Z" w16du:dateUtc="2025-09-04T07:34:00Z">
              <w:rPr>
                <w:rStyle w:val="Collegamentoipertestuale"/>
              </w:rPr>
            </w:rPrChange>
          </w:rPr>
          <w:delText>Quantificazione ed erogazione degli incentivi</w:delText>
        </w:r>
        <w:r w:rsidDel="00C952FD">
          <w:rPr>
            <w:webHidden/>
          </w:rPr>
          <w:tab/>
          <w:delText>15</w:delText>
        </w:r>
      </w:del>
    </w:p>
    <w:p w14:paraId="4E4457A0" w14:textId="2A515DCA" w:rsidR="00AC60C7" w:rsidDel="00C952FD" w:rsidRDefault="00AC60C7">
      <w:pPr>
        <w:pStyle w:val="Sommario3"/>
        <w:rPr>
          <w:del w:id="4186" w:author="Visone Rossana (GSE)" w:date="2025-10-27T12:57:00Z" w16du:dateUtc="2025-10-27T11:57:00Z"/>
          <w:i w:val="0"/>
          <w:iCs w:val="0"/>
          <w:kern w:val="2"/>
          <w:sz w:val="24"/>
          <w:lang w:eastAsia="it-IT"/>
          <w14:ligatures w14:val="standardContextual"/>
        </w:rPr>
      </w:pPr>
      <w:del w:id="4187" w:author="Visone Rossana (GSE)" w:date="2025-10-27T12:57:00Z" w16du:dateUtc="2025-10-27T11:57:00Z">
        <w:r w:rsidRPr="00C21AD9" w:rsidDel="00C952FD">
          <w:rPr>
            <w:rFonts w:cstheme="minorBidi"/>
            <w:b/>
            <w:rPrChange w:id="4188" w:author="Visone Rossana (GSE)" w:date="2025-09-04T09:34:00Z" w16du:dateUtc="2025-09-04T07:34:00Z">
              <w:rPr>
                <w:rStyle w:val="Collegamentoipertestuale"/>
                <w:rFonts w:cs="Calibri"/>
              </w:rPr>
            </w:rPrChange>
          </w:rPr>
          <w:delText>1.6</w:delText>
        </w:r>
        <w:r w:rsidDel="00C952FD">
          <w:rPr>
            <w:i w:val="0"/>
            <w:iCs w:val="0"/>
            <w:kern w:val="2"/>
            <w:sz w:val="24"/>
            <w:lang w:eastAsia="it-IT"/>
            <w14:ligatures w14:val="standardContextual"/>
          </w:rPr>
          <w:tab/>
        </w:r>
        <w:r w:rsidRPr="00C21AD9" w:rsidDel="00C952FD">
          <w:rPr>
            <w:rFonts w:cstheme="minorBidi"/>
            <w:b/>
            <w:rPrChange w:id="4189" w:author="Visone Rossana (GSE)" w:date="2025-09-04T09:34:00Z" w16du:dateUtc="2025-09-04T07:34:00Z">
              <w:rPr>
                <w:rStyle w:val="Collegamentoipertestuale"/>
              </w:rPr>
            </w:rPrChange>
          </w:rPr>
          <w:delText>Impegno di spesa</w:delText>
        </w:r>
        <w:r w:rsidDel="00C952FD">
          <w:rPr>
            <w:webHidden/>
          </w:rPr>
          <w:tab/>
          <w:delText>17</w:delText>
        </w:r>
      </w:del>
    </w:p>
    <w:p w14:paraId="2EE27EC6" w14:textId="3D513666" w:rsidR="00AC60C7" w:rsidDel="00C952FD" w:rsidRDefault="00AC60C7">
      <w:pPr>
        <w:pStyle w:val="Sommario3"/>
        <w:rPr>
          <w:del w:id="4190" w:author="Visone Rossana (GSE)" w:date="2025-10-27T12:57:00Z" w16du:dateUtc="2025-10-27T11:57:00Z"/>
          <w:i w:val="0"/>
          <w:iCs w:val="0"/>
          <w:kern w:val="2"/>
          <w:sz w:val="24"/>
          <w:lang w:eastAsia="it-IT"/>
          <w14:ligatures w14:val="standardContextual"/>
        </w:rPr>
      </w:pPr>
      <w:del w:id="4191" w:author="Visone Rossana (GSE)" w:date="2025-10-27T12:57:00Z" w16du:dateUtc="2025-10-27T11:57:00Z">
        <w:r w:rsidRPr="00C21AD9" w:rsidDel="00C952FD">
          <w:rPr>
            <w:rFonts w:cstheme="minorBidi"/>
            <w:b/>
            <w:rPrChange w:id="4192" w:author="Visone Rossana (GSE)" w:date="2025-09-04T09:34:00Z" w16du:dateUtc="2025-09-04T07:34:00Z">
              <w:rPr>
                <w:rStyle w:val="Collegamentoipertestuale"/>
                <w:rFonts w:cs="Calibri"/>
              </w:rPr>
            </w:rPrChange>
          </w:rPr>
          <w:delText>1.7</w:delText>
        </w:r>
        <w:r w:rsidDel="00C952FD">
          <w:rPr>
            <w:i w:val="0"/>
            <w:iCs w:val="0"/>
            <w:kern w:val="2"/>
            <w:sz w:val="24"/>
            <w:lang w:eastAsia="it-IT"/>
            <w14:ligatures w14:val="standardContextual"/>
          </w:rPr>
          <w:tab/>
        </w:r>
        <w:r w:rsidRPr="00C21AD9" w:rsidDel="00C952FD">
          <w:rPr>
            <w:rFonts w:cstheme="minorBidi"/>
            <w:b/>
            <w:rPrChange w:id="4193" w:author="Visone Rossana (GSE)" w:date="2025-09-04T09:34:00Z" w16du:dateUtc="2025-09-04T07:34:00Z">
              <w:rPr>
                <w:rStyle w:val="Collegamentoipertestuale"/>
              </w:rPr>
            </w:rPrChange>
          </w:rPr>
          <w:delText>Le condizioni di cumulabilità degli incentivi</w:delText>
        </w:r>
        <w:r w:rsidDel="00C952FD">
          <w:rPr>
            <w:webHidden/>
          </w:rPr>
          <w:tab/>
          <w:delText>18</w:delText>
        </w:r>
      </w:del>
    </w:p>
    <w:p w14:paraId="4226501D" w14:textId="37ED5924" w:rsidR="00AC60C7" w:rsidDel="00C952FD" w:rsidRDefault="00AC60C7">
      <w:pPr>
        <w:pStyle w:val="Sommario3"/>
        <w:rPr>
          <w:del w:id="4194" w:author="Visone Rossana (GSE)" w:date="2025-10-27T12:57:00Z" w16du:dateUtc="2025-10-27T11:57:00Z"/>
          <w:i w:val="0"/>
          <w:iCs w:val="0"/>
          <w:kern w:val="2"/>
          <w:sz w:val="24"/>
          <w:lang w:eastAsia="it-IT"/>
          <w14:ligatures w14:val="standardContextual"/>
        </w:rPr>
      </w:pPr>
      <w:del w:id="4195" w:author="Visone Rossana (GSE)" w:date="2025-10-27T12:57:00Z" w16du:dateUtc="2025-10-27T11:57:00Z">
        <w:r w:rsidRPr="00C21AD9" w:rsidDel="00C952FD">
          <w:rPr>
            <w:rFonts w:cstheme="minorBidi"/>
            <w:b/>
            <w:rPrChange w:id="4196" w:author="Visone Rossana (GSE)" w:date="2025-09-04T09:34:00Z" w16du:dateUtc="2025-09-04T07:34:00Z">
              <w:rPr>
                <w:rStyle w:val="Collegamentoipertestuale"/>
                <w:rFonts w:cs="Calibri"/>
              </w:rPr>
            </w:rPrChange>
          </w:rPr>
          <w:delText>1.8</w:delText>
        </w:r>
        <w:r w:rsidDel="00C952FD">
          <w:rPr>
            <w:i w:val="0"/>
            <w:iCs w:val="0"/>
            <w:kern w:val="2"/>
            <w:sz w:val="24"/>
            <w:lang w:eastAsia="it-IT"/>
            <w14:ligatures w14:val="standardContextual"/>
          </w:rPr>
          <w:tab/>
        </w:r>
        <w:r w:rsidRPr="00C21AD9" w:rsidDel="00C952FD">
          <w:rPr>
            <w:rFonts w:cstheme="minorBidi"/>
            <w:b/>
            <w:rPrChange w:id="4197" w:author="Visone Rossana (GSE)" w:date="2025-09-04T09:34:00Z" w16du:dateUtc="2025-09-04T07:34:00Z">
              <w:rPr>
                <w:rStyle w:val="Collegamentoipertestuale"/>
              </w:rPr>
            </w:rPrChange>
          </w:rPr>
          <w:delText>Aspetti fiscali connessi all’erogazione degli incentivi</w:delText>
        </w:r>
        <w:r w:rsidDel="00C952FD">
          <w:rPr>
            <w:webHidden/>
          </w:rPr>
          <w:tab/>
          <w:delText>18</w:delText>
        </w:r>
      </w:del>
    </w:p>
    <w:p w14:paraId="52DC4EBD" w14:textId="713F4C38" w:rsidR="00AC60C7" w:rsidDel="00C952FD" w:rsidRDefault="00AC60C7">
      <w:pPr>
        <w:pStyle w:val="Sommario3"/>
        <w:rPr>
          <w:del w:id="4198" w:author="Visone Rossana (GSE)" w:date="2025-10-27T12:57:00Z" w16du:dateUtc="2025-10-27T11:57:00Z"/>
          <w:i w:val="0"/>
          <w:iCs w:val="0"/>
          <w:kern w:val="2"/>
          <w:sz w:val="24"/>
          <w:lang w:eastAsia="it-IT"/>
          <w14:ligatures w14:val="standardContextual"/>
        </w:rPr>
      </w:pPr>
      <w:del w:id="4199" w:author="Visone Rossana (GSE)" w:date="2025-10-27T12:57:00Z" w16du:dateUtc="2025-10-27T11:57:00Z">
        <w:r w:rsidRPr="00C21AD9" w:rsidDel="00C952FD">
          <w:rPr>
            <w:rFonts w:cstheme="minorBidi"/>
            <w:b/>
            <w:rPrChange w:id="4200" w:author="Visone Rossana (GSE)" w:date="2025-09-04T09:34:00Z" w16du:dateUtc="2025-09-04T07:34:00Z">
              <w:rPr>
                <w:rStyle w:val="Collegamentoipertestuale"/>
                <w:rFonts w:cs="Calibri"/>
              </w:rPr>
            </w:rPrChange>
          </w:rPr>
          <w:delText>1.9</w:delText>
        </w:r>
        <w:r w:rsidDel="00C952FD">
          <w:rPr>
            <w:i w:val="0"/>
            <w:iCs w:val="0"/>
            <w:kern w:val="2"/>
            <w:sz w:val="24"/>
            <w:lang w:eastAsia="it-IT"/>
            <w14:ligatures w14:val="standardContextual"/>
          </w:rPr>
          <w:tab/>
        </w:r>
        <w:r w:rsidRPr="00C21AD9" w:rsidDel="00C952FD">
          <w:rPr>
            <w:rFonts w:cstheme="minorBidi"/>
            <w:b/>
            <w:rPrChange w:id="4201" w:author="Visone Rossana (GSE)" w:date="2025-09-04T09:34:00Z" w16du:dateUtc="2025-09-04T07:34:00Z">
              <w:rPr>
                <w:rStyle w:val="Collegamentoipertestuale"/>
              </w:rPr>
            </w:rPrChange>
          </w:rPr>
          <w:delText>Copertura dei costi sostenuti per lo svolgimento delle attività</w:delText>
        </w:r>
        <w:r w:rsidDel="00C952FD">
          <w:rPr>
            <w:webHidden/>
          </w:rPr>
          <w:tab/>
          <w:delText>18</w:delText>
        </w:r>
      </w:del>
    </w:p>
    <w:p w14:paraId="68C57935" w14:textId="2C0AD4DA" w:rsidR="00AC60C7" w:rsidDel="00C952FD" w:rsidRDefault="00AC60C7">
      <w:pPr>
        <w:pStyle w:val="Sommario3"/>
        <w:rPr>
          <w:del w:id="4202" w:author="Visone Rossana (GSE)" w:date="2025-10-27T12:57:00Z" w16du:dateUtc="2025-10-27T11:57:00Z"/>
          <w:i w:val="0"/>
          <w:iCs w:val="0"/>
          <w:kern w:val="2"/>
          <w:sz w:val="24"/>
          <w:lang w:eastAsia="it-IT"/>
          <w14:ligatures w14:val="standardContextual"/>
        </w:rPr>
      </w:pPr>
      <w:del w:id="4203" w:author="Visone Rossana (GSE)" w:date="2025-10-27T12:57:00Z" w16du:dateUtc="2025-10-27T11:57:00Z">
        <w:r w:rsidRPr="00C21AD9" w:rsidDel="00C952FD">
          <w:rPr>
            <w:rFonts w:cstheme="minorBidi"/>
            <w:b/>
            <w:rPrChange w:id="4204" w:author="Visone Rossana (GSE)" w:date="2025-09-04T09:34:00Z" w16du:dateUtc="2025-09-04T07:34:00Z">
              <w:rPr>
                <w:rStyle w:val="Collegamentoipertestuale"/>
                <w:rFonts w:cs="Calibri"/>
              </w:rPr>
            </w:rPrChange>
          </w:rPr>
          <w:delText>1.10</w:delText>
        </w:r>
        <w:r w:rsidDel="00C952FD">
          <w:rPr>
            <w:i w:val="0"/>
            <w:iCs w:val="0"/>
            <w:kern w:val="2"/>
            <w:sz w:val="24"/>
            <w:lang w:eastAsia="it-IT"/>
            <w14:ligatures w14:val="standardContextual"/>
          </w:rPr>
          <w:tab/>
        </w:r>
        <w:r w:rsidRPr="00C21AD9" w:rsidDel="00C952FD">
          <w:rPr>
            <w:rFonts w:cstheme="minorBidi"/>
            <w:b/>
            <w:rPrChange w:id="4205" w:author="Visone Rossana (GSE)" w:date="2025-09-04T09:34:00Z" w16du:dateUtc="2025-09-04T07:34:00Z">
              <w:rPr>
                <w:rStyle w:val="Collegamentoipertestuale"/>
              </w:rPr>
            </w:rPrChange>
          </w:rPr>
          <w:delText>Controlli e accertamenti antimafia</w:delText>
        </w:r>
        <w:r w:rsidDel="00C952FD">
          <w:rPr>
            <w:webHidden/>
          </w:rPr>
          <w:tab/>
          <w:delText>18</w:delText>
        </w:r>
      </w:del>
    </w:p>
    <w:p w14:paraId="7AC7CA34" w14:textId="636183AC" w:rsidR="00AC60C7" w:rsidDel="00C952FD" w:rsidRDefault="00AC60C7">
      <w:pPr>
        <w:pStyle w:val="Sommario1"/>
        <w:rPr>
          <w:del w:id="4206"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207" w:author="Visone Rossana (GSE)" w:date="2025-10-27T12:57:00Z" w16du:dateUtc="2025-10-27T11:57:00Z">
        <w:r w:rsidRPr="00C21AD9" w:rsidDel="00C952FD">
          <w:rPr>
            <w:rPrChange w:id="4208" w:author="Visone Rossana (GSE)" w:date="2025-09-04T09:34:00Z" w16du:dateUtc="2025-09-04T07:34:00Z">
              <w:rPr>
                <w:rStyle w:val="Collegamentoipertestuale"/>
              </w:rPr>
            </w:rPrChange>
          </w:rPr>
          <w:delText>2</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209" w:author="Visone Rossana (GSE)" w:date="2025-09-04T09:34:00Z" w16du:dateUtc="2025-09-04T07:34:00Z">
              <w:rPr>
                <w:rStyle w:val="Collegamentoipertestuale"/>
              </w:rPr>
            </w:rPrChange>
          </w:rPr>
          <w:delText>PROCEDURA PER L’ACCESSO AGLI INCENTIVI</w:delText>
        </w:r>
        <w:r w:rsidDel="00C952FD">
          <w:rPr>
            <w:webHidden/>
          </w:rPr>
          <w:tab/>
          <w:delText>19</w:delText>
        </w:r>
      </w:del>
    </w:p>
    <w:p w14:paraId="5DA538EE" w14:textId="02EB28DB" w:rsidR="00AC60C7" w:rsidDel="00C952FD" w:rsidRDefault="00AC60C7">
      <w:pPr>
        <w:pStyle w:val="Sommario3"/>
        <w:rPr>
          <w:del w:id="4210" w:author="Visone Rossana (GSE)" w:date="2025-10-27T12:57:00Z" w16du:dateUtc="2025-10-27T11:57:00Z"/>
          <w:i w:val="0"/>
          <w:iCs w:val="0"/>
          <w:kern w:val="2"/>
          <w:sz w:val="24"/>
          <w:lang w:eastAsia="it-IT"/>
          <w14:ligatures w14:val="standardContextual"/>
        </w:rPr>
      </w:pPr>
      <w:del w:id="4211" w:author="Visone Rossana (GSE)" w:date="2025-10-27T12:57:00Z" w16du:dateUtc="2025-10-27T11:57:00Z">
        <w:r w:rsidRPr="00C21AD9" w:rsidDel="00C952FD">
          <w:rPr>
            <w:rFonts w:cstheme="minorBidi"/>
            <w:b/>
            <w:rPrChange w:id="4212" w:author="Visone Rossana (GSE)" w:date="2025-09-04T09:34:00Z" w16du:dateUtc="2025-09-04T07:34:00Z">
              <w:rPr>
                <w:rStyle w:val="Collegamentoipertestuale"/>
                <w:rFonts w:cs="Calibri"/>
              </w:rPr>
            </w:rPrChange>
          </w:rPr>
          <w:delText>2.1</w:delText>
        </w:r>
        <w:r w:rsidDel="00C952FD">
          <w:rPr>
            <w:i w:val="0"/>
            <w:iCs w:val="0"/>
            <w:kern w:val="2"/>
            <w:sz w:val="24"/>
            <w:lang w:eastAsia="it-IT"/>
            <w14:ligatures w14:val="standardContextual"/>
          </w:rPr>
          <w:tab/>
        </w:r>
        <w:r w:rsidRPr="00C21AD9" w:rsidDel="00C952FD">
          <w:rPr>
            <w:rFonts w:cstheme="minorBidi"/>
            <w:b/>
            <w:rPrChange w:id="4213" w:author="Visone Rossana (GSE)" w:date="2025-09-04T09:34:00Z" w16du:dateUtc="2025-09-04T07:34:00Z">
              <w:rPr>
                <w:rStyle w:val="Collegamentoipertestuale"/>
              </w:rPr>
            </w:rPrChange>
          </w:rPr>
          <w:delText>Istanze di qualifica</w:delText>
        </w:r>
        <w:r w:rsidDel="00C952FD">
          <w:rPr>
            <w:webHidden/>
          </w:rPr>
          <w:tab/>
          <w:delText>19</w:delText>
        </w:r>
      </w:del>
    </w:p>
    <w:p w14:paraId="2685EF09" w14:textId="50F8FA52" w:rsidR="00AC60C7" w:rsidDel="00C952FD" w:rsidRDefault="00AC60C7">
      <w:pPr>
        <w:pStyle w:val="Sommario3"/>
        <w:rPr>
          <w:del w:id="4214" w:author="Visone Rossana (GSE)" w:date="2025-10-27T12:57:00Z" w16du:dateUtc="2025-10-27T11:57:00Z"/>
          <w:i w:val="0"/>
          <w:iCs w:val="0"/>
          <w:kern w:val="2"/>
          <w:sz w:val="24"/>
          <w:lang w:eastAsia="it-IT"/>
          <w14:ligatures w14:val="standardContextual"/>
        </w:rPr>
      </w:pPr>
      <w:del w:id="4215" w:author="Visone Rossana (GSE)" w:date="2025-10-27T12:57:00Z" w16du:dateUtc="2025-10-27T11:57:00Z">
        <w:r w:rsidRPr="00C21AD9" w:rsidDel="00C952FD">
          <w:rPr>
            <w:rFonts w:cstheme="minorBidi"/>
            <w:b/>
            <w:rPrChange w:id="4216" w:author="Visone Rossana (GSE)" w:date="2025-09-04T09:34:00Z" w16du:dateUtc="2025-09-04T07:34:00Z">
              <w:rPr>
                <w:rStyle w:val="Collegamentoipertestuale"/>
                <w:rFonts w:cs="Calibri"/>
              </w:rPr>
            </w:rPrChange>
          </w:rPr>
          <w:delText>2.2</w:delText>
        </w:r>
        <w:r w:rsidDel="00C952FD">
          <w:rPr>
            <w:i w:val="0"/>
            <w:iCs w:val="0"/>
            <w:kern w:val="2"/>
            <w:sz w:val="24"/>
            <w:lang w:eastAsia="it-IT"/>
            <w14:ligatures w14:val="standardContextual"/>
          </w:rPr>
          <w:tab/>
        </w:r>
        <w:r w:rsidRPr="00C21AD9" w:rsidDel="00C952FD">
          <w:rPr>
            <w:rFonts w:cstheme="minorBidi"/>
            <w:b/>
            <w:rPrChange w:id="4217" w:author="Visone Rossana (GSE)" w:date="2025-09-04T09:34:00Z" w16du:dateUtc="2025-09-04T07:34:00Z">
              <w:rPr>
                <w:rStyle w:val="Collegamentoipertestuale"/>
              </w:rPr>
            </w:rPrChange>
          </w:rPr>
          <w:delText>Avvio del procedimento amministrativo</w:delText>
        </w:r>
        <w:r w:rsidDel="00C952FD">
          <w:rPr>
            <w:webHidden/>
          </w:rPr>
          <w:tab/>
          <w:delText>20</w:delText>
        </w:r>
      </w:del>
    </w:p>
    <w:p w14:paraId="7B2FE74F" w14:textId="0B7BA2E2" w:rsidR="00AC60C7" w:rsidDel="00C952FD" w:rsidRDefault="00AC60C7">
      <w:pPr>
        <w:pStyle w:val="Sommario3"/>
        <w:rPr>
          <w:del w:id="4218" w:author="Visone Rossana (GSE)" w:date="2025-10-27T12:57:00Z" w16du:dateUtc="2025-10-27T11:57:00Z"/>
          <w:i w:val="0"/>
          <w:iCs w:val="0"/>
          <w:kern w:val="2"/>
          <w:sz w:val="24"/>
          <w:lang w:eastAsia="it-IT"/>
          <w14:ligatures w14:val="standardContextual"/>
        </w:rPr>
      </w:pPr>
      <w:del w:id="4219" w:author="Visone Rossana (GSE)" w:date="2025-10-27T12:57:00Z" w16du:dateUtc="2025-10-27T11:57:00Z">
        <w:r w:rsidRPr="00C21AD9" w:rsidDel="00C952FD">
          <w:rPr>
            <w:rFonts w:cstheme="minorBidi"/>
            <w:b/>
            <w:rPrChange w:id="4220" w:author="Visone Rossana (GSE)" w:date="2025-09-04T09:34:00Z" w16du:dateUtc="2025-09-04T07:34:00Z">
              <w:rPr>
                <w:rStyle w:val="Collegamentoipertestuale"/>
                <w:rFonts w:cs="Calibri"/>
              </w:rPr>
            </w:rPrChange>
          </w:rPr>
          <w:delText>2.3</w:delText>
        </w:r>
        <w:r w:rsidDel="00C952FD">
          <w:rPr>
            <w:i w:val="0"/>
            <w:iCs w:val="0"/>
            <w:kern w:val="2"/>
            <w:sz w:val="24"/>
            <w:lang w:eastAsia="it-IT"/>
            <w14:ligatures w14:val="standardContextual"/>
          </w:rPr>
          <w:tab/>
        </w:r>
        <w:r w:rsidRPr="00C21AD9" w:rsidDel="00C952FD">
          <w:rPr>
            <w:rFonts w:cstheme="minorBidi"/>
            <w:b/>
            <w:rPrChange w:id="4221" w:author="Visone Rossana (GSE)" w:date="2025-09-04T09:34:00Z" w16du:dateUtc="2025-09-04T07:34:00Z">
              <w:rPr>
                <w:rStyle w:val="Collegamentoipertestuale"/>
              </w:rPr>
            </w:rPrChange>
          </w:rPr>
          <w:delText>Iter di valutazione della richiesta</w:delText>
        </w:r>
        <w:r w:rsidDel="00C952FD">
          <w:rPr>
            <w:webHidden/>
          </w:rPr>
          <w:tab/>
          <w:delText>20</w:delText>
        </w:r>
      </w:del>
    </w:p>
    <w:p w14:paraId="77C9C6FE" w14:textId="3C4D7F64" w:rsidR="00AC60C7" w:rsidDel="00C952FD" w:rsidRDefault="00AC60C7">
      <w:pPr>
        <w:pStyle w:val="Sommario3"/>
        <w:rPr>
          <w:del w:id="4222" w:author="Visone Rossana (GSE)" w:date="2025-10-27T12:57:00Z" w16du:dateUtc="2025-10-27T11:57:00Z"/>
          <w:i w:val="0"/>
          <w:iCs w:val="0"/>
          <w:kern w:val="2"/>
          <w:sz w:val="24"/>
          <w:lang w:eastAsia="it-IT"/>
          <w14:ligatures w14:val="standardContextual"/>
        </w:rPr>
      </w:pPr>
      <w:del w:id="4223" w:author="Visone Rossana (GSE)" w:date="2025-10-27T12:57:00Z" w16du:dateUtc="2025-10-27T11:57:00Z">
        <w:r w:rsidRPr="00C21AD9" w:rsidDel="00C952FD">
          <w:rPr>
            <w:rFonts w:cstheme="minorBidi"/>
            <w:b/>
            <w:rPrChange w:id="4224" w:author="Visone Rossana (GSE)" w:date="2025-09-04T09:34:00Z" w16du:dateUtc="2025-09-04T07:34:00Z">
              <w:rPr>
                <w:rStyle w:val="Collegamentoipertestuale"/>
                <w:rFonts w:cs="Calibri"/>
              </w:rPr>
            </w:rPrChange>
          </w:rPr>
          <w:delText>2.4</w:delText>
        </w:r>
        <w:r w:rsidDel="00C952FD">
          <w:rPr>
            <w:i w:val="0"/>
            <w:iCs w:val="0"/>
            <w:kern w:val="2"/>
            <w:sz w:val="24"/>
            <w:lang w:eastAsia="it-IT"/>
            <w14:ligatures w14:val="standardContextual"/>
          </w:rPr>
          <w:tab/>
        </w:r>
        <w:r w:rsidRPr="00C21AD9" w:rsidDel="00C952FD">
          <w:rPr>
            <w:rFonts w:cstheme="minorBidi"/>
            <w:b/>
            <w:rPrChange w:id="4225" w:author="Visone Rossana (GSE)" w:date="2025-09-04T09:34:00Z" w16du:dateUtc="2025-09-04T07:34:00Z">
              <w:rPr>
                <w:rStyle w:val="Collegamentoipertestuale"/>
              </w:rPr>
            </w:rPrChange>
          </w:rPr>
          <w:delText>Comunicazioni dell’esito della valutazione</w:delText>
        </w:r>
        <w:r w:rsidDel="00C952FD">
          <w:rPr>
            <w:webHidden/>
          </w:rPr>
          <w:tab/>
          <w:delText>21</w:delText>
        </w:r>
      </w:del>
    </w:p>
    <w:p w14:paraId="12E403E0" w14:textId="5236945A" w:rsidR="00AC60C7" w:rsidDel="00C952FD" w:rsidRDefault="00AC60C7">
      <w:pPr>
        <w:pStyle w:val="Sommario3"/>
        <w:rPr>
          <w:del w:id="4226" w:author="Visone Rossana (GSE)" w:date="2025-10-27T12:57:00Z" w16du:dateUtc="2025-10-27T11:57:00Z"/>
          <w:i w:val="0"/>
          <w:iCs w:val="0"/>
          <w:kern w:val="2"/>
          <w:sz w:val="24"/>
          <w:lang w:eastAsia="it-IT"/>
          <w14:ligatures w14:val="standardContextual"/>
        </w:rPr>
      </w:pPr>
      <w:del w:id="4227" w:author="Visone Rossana (GSE)" w:date="2025-10-27T12:57:00Z" w16du:dateUtc="2025-10-27T11:57:00Z">
        <w:r w:rsidRPr="00C21AD9" w:rsidDel="00C952FD">
          <w:rPr>
            <w:rFonts w:cstheme="minorBidi"/>
            <w:b/>
            <w:rPrChange w:id="4228" w:author="Visone Rossana (GSE)" w:date="2025-09-04T09:34:00Z" w16du:dateUtc="2025-09-04T07:34:00Z">
              <w:rPr>
                <w:rStyle w:val="Collegamentoipertestuale"/>
                <w:rFonts w:cs="Calibri"/>
              </w:rPr>
            </w:rPrChange>
          </w:rPr>
          <w:delText>2.5</w:delText>
        </w:r>
        <w:r w:rsidDel="00C952FD">
          <w:rPr>
            <w:i w:val="0"/>
            <w:iCs w:val="0"/>
            <w:kern w:val="2"/>
            <w:sz w:val="24"/>
            <w:lang w:eastAsia="it-IT"/>
            <w14:ligatures w14:val="standardContextual"/>
          </w:rPr>
          <w:tab/>
        </w:r>
        <w:r w:rsidRPr="00C21AD9" w:rsidDel="00C952FD">
          <w:rPr>
            <w:rFonts w:cstheme="minorBidi"/>
            <w:b/>
            <w:rPrChange w:id="4229" w:author="Visone Rossana (GSE)" w:date="2025-09-04T09:34:00Z" w16du:dateUtc="2025-09-04T07:34:00Z">
              <w:rPr>
                <w:rStyle w:val="Collegamentoipertestuale"/>
              </w:rPr>
            </w:rPrChange>
          </w:rPr>
          <w:delText>Richiesta di integrazione documentale/interlocutorio</w:delText>
        </w:r>
        <w:r w:rsidDel="00C952FD">
          <w:rPr>
            <w:webHidden/>
          </w:rPr>
          <w:tab/>
          <w:delText>22</w:delText>
        </w:r>
      </w:del>
    </w:p>
    <w:p w14:paraId="507556C1" w14:textId="77AE2C8C" w:rsidR="00AC60C7" w:rsidDel="00C952FD" w:rsidRDefault="00AC60C7">
      <w:pPr>
        <w:pStyle w:val="Sommario3"/>
        <w:rPr>
          <w:del w:id="4230" w:author="Visone Rossana (GSE)" w:date="2025-10-27T12:57:00Z" w16du:dateUtc="2025-10-27T11:57:00Z"/>
          <w:i w:val="0"/>
          <w:iCs w:val="0"/>
          <w:kern w:val="2"/>
          <w:sz w:val="24"/>
          <w:lang w:eastAsia="it-IT"/>
          <w14:ligatures w14:val="standardContextual"/>
        </w:rPr>
      </w:pPr>
      <w:del w:id="4231" w:author="Visone Rossana (GSE)" w:date="2025-10-27T12:57:00Z" w16du:dateUtc="2025-10-27T11:57:00Z">
        <w:r w:rsidRPr="00C21AD9" w:rsidDel="00C952FD">
          <w:rPr>
            <w:rFonts w:cstheme="minorBidi"/>
            <w:b/>
            <w:rPrChange w:id="4232" w:author="Visone Rossana (GSE)" w:date="2025-09-04T09:34:00Z" w16du:dateUtc="2025-09-04T07:34:00Z">
              <w:rPr>
                <w:rStyle w:val="Collegamentoipertestuale"/>
                <w:rFonts w:cs="Calibri"/>
              </w:rPr>
            </w:rPrChange>
          </w:rPr>
          <w:delText>2.6</w:delText>
        </w:r>
        <w:r w:rsidDel="00C952FD">
          <w:rPr>
            <w:i w:val="0"/>
            <w:iCs w:val="0"/>
            <w:kern w:val="2"/>
            <w:sz w:val="24"/>
            <w:lang w:eastAsia="it-IT"/>
            <w14:ligatures w14:val="standardContextual"/>
          </w:rPr>
          <w:tab/>
        </w:r>
        <w:r w:rsidRPr="00C21AD9" w:rsidDel="00C952FD">
          <w:rPr>
            <w:rFonts w:cstheme="minorBidi"/>
            <w:b/>
            <w:rPrChange w:id="4233" w:author="Visone Rossana (GSE)" w:date="2025-09-04T09:34:00Z" w16du:dateUtc="2025-09-04T07:34:00Z">
              <w:rPr>
                <w:rStyle w:val="Collegamentoipertestuale"/>
              </w:rPr>
            </w:rPrChange>
          </w:rPr>
          <w:delText>Preavviso di rigetto</w:delText>
        </w:r>
        <w:r w:rsidDel="00C952FD">
          <w:rPr>
            <w:webHidden/>
          </w:rPr>
          <w:tab/>
          <w:delText>22</w:delText>
        </w:r>
      </w:del>
    </w:p>
    <w:p w14:paraId="408E14A9" w14:textId="5D05AC6F" w:rsidR="00AC60C7" w:rsidDel="00C952FD" w:rsidRDefault="00AC60C7">
      <w:pPr>
        <w:pStyle w:val="Sommario3"/>
        <w:rPr>
          <w:del w:id="4234" w:author="Visone Rossana (GSE)" w:date="2025-10-27T12:57:00Z" w16du:dateUtc="2025-10-27T11:57:00Z"/>
          <w:i w:val="0"/>
          <w:iCs w:val="0"/>
          <w:kern w:val="2"/>
          <w:sz w:val="24"/>
          <w:lang w:eastAsia="it-IT"/>
          <w14:ligatures w14:val="standardContextual"/>
        </w:rPr>
      </w:pPr>
      <w:del w:id="4235" w:author="Visone Rossana (GSE)" w:date="2025-10-27T12:57:00Z" w16du:dateUtc="2025-10-27T11:57:00Z">
        <w:r w:rsidRPr="00C21AD9" w:rsidDel="00C952FD">
          <w:rPr>
            <w:rFonts w:cstheme="minorBidi"/>
            <w:b/>
            <w:rPrChange w:id="4236" w:author="Visone Rossana (GSE)" w:date="2025-09-04T09:34:00Z" w16du:dateUtc="2025-09-04T07:34:00Z">
              <w:rPr>
                <w:rStyle w:val="Collegamentoipertestuale"/>
                <w:rFonts w:cs="Calibri"/>
              </w:rPr>
            </w:rPrChange>
          </w:rPr>
          <w:delText>2.7</w:delText>
        </w:r>
        <w:r w:rsidDel="00C952FD">
          <w:rPr>
            <w:i w:val="0"/>
            <w:iCs w:val="0"/>
            <w:kern w:val="2"/>
            <w:sz w:val="24"/>
            <w:lang w:eastAsia="it-IT"/>
            <w14:ligatures w14:val="standardContextual"/>
          </w:rPr>
          <w:tab/>
        </w:r>
        <w:r w:rsidRPr="00C21AD9" w:rsidDel="00C952FD">
          <w:rPr>
            <w:rFonts w:cstheme="minorBidi"/>
            <w:b/>
            <w:rPrChange w:id="4237" w:author="Visone Rossana (GSE)" w:date="2025-09-04T09:34:00Z" w16du:dateUtc="2025-09-04T07:34:00Z">
              <w:rPr>
                <w:rStyle w:val="Collegamentoipertestuale"/>
              </w:rPr>
            </w:rPrChange>
          </w:rPr>
          <w:delText>Determinazione degli incentivi spettanti</w:delText>
        </w:r>
        <w:r w:rsidDel="00C952FD">
          <w:rPr>
            <w:webHidden/>
          </w:rPr>
          <w:tab/>
          <w:delText>22</w:delText>
        </w:r>
      </w:del>
    </w:p>
    <w:p w14:paraId="25BB7C7A" w14:textId="6A696530" w:rsidR="00AC60C7" w:rsidDel="00C952FD" w:rsidRDefault="00AC60C7">
      <w:pPr>
        <w:pStyle w:val="Sommario3"/>
        <w:rPr>
          <w:del w:id="4238" w:author="Visone Rossana (GSE)" w:date="2025-10-27T12:57:00Z" w16du:dateUtc="2025-10-27T11:57:00Z"/>
          <w:i w:val="0"/>
          <w:iCs w:val="0"/>
          <w:kern w:val="2"/>
          <w:sz w:val="24"/>
          <w:lang w:eastAsia="it-IT"/>
          <w14:ligatures w14:val="standardContextual"/>
        </w:rPr>
      </w:pPr>
      <w:del w:id="4239" w:author="Visone Rossana (GSE)" w:date="2025-10-27T12:57:00Z" w16du:dateUtc="2025-10-27T11:57:00Z">
        <w:r w:rsidRPr="00C21AD9" w:rsidDel="00C952FD">
          <w:rPr>
            <w:rFonts w:cstheme="minorBidi"/>
            <w:b/>
            <w:rPrChange w:id="4240" w:author="Visone Rossana (GSE)" w:date="2025-09-04T09:34:00Z" w16du:dateUtc="2025-09-04T07:34:00Z">
              <w:rPr>
                <w:rStyle w:val="Collegamentoipertestuale"/>
                <w:rFonts w:cs="Calibri"/>
              </w:rPr>
            </w:rPrChange>
          </w:rPr>
          <w:delText>2.8</w:delText>
        </w:r>
        <w:r w:rsidDel="00C952FD">
          <w:rPr>
            <w:i w:val="0"/>
            <w:iCs w:val="0"/>
            <w:kern w:val="2"/>
            <w:sz w:val="24"/>
            <w:lang w:eastAsia="it-IT"/>
            <w14:ligatures w14:val="standardContextual"/>
          </w:rPr>
          <w:tab/>
        </w:r>
        <w:r w:rsidRPr="00C21AD9" w:rsidDel="00C952FD">
          <w:rPr>
            <w:rFonts w:cstheme="minorBidi"/>
            <w:b/>
            <w:rPrChange w:id="4241" w:author="Visone Rossana (GSE)" w:date="2025-09-04T09:34:00Z" w16du:dateUtc="2025-09-04T07:34:00Z">
              <w:rPr>
                <w:rStyle w:val="Collegamentoipertestuale"/>
              </w:rPr>
            </w:rPrChange>
          </w:rPr>
          <w:delText>Comunicazioni interventi di modifica</w:delText>
        </w:r>
        <w:r w:rsidDel="00C952FD">
          <w:rPr>
            <w:webHidden/>
          </w:rPr>
          <w:tab/>
          <w:delText>23</w:delText>
        </w:r>
      </w:del>
    </w:p>
    <w:p w14:paraId="24A30912" w14:textId="29DFF9C8" w:rsidR="00AC60C7" w:rsidDel="00C952FD" w:rsidRDefault="00AC60C7">
      <w:pPr>
        <w:pStyle w:val="Sommario3"/>
        <w:rPr>
          <w:del w:id="4242" w:author="Visone Rossana (GSE)" w:date="2025-10-27T12:57:00Z" w16du:dateUtc="2025-10-27T11:57:00Z"/>
          <w:i w:val="0"/>
          <w:iCs w:val="0"/>
          <w:kern w:val="2"/>
          <w:sz w:val="24"/>
          <w:lang w:eastAsia="it-IT"/>
          <w14:ligatures w14:val="standardContextual"/>
        </w:rPr>
      </w:pPr>
      <w:del w:id="4243" w:author="Visone Rossana (GSE)" w:date="2025-10-27T12:57:00Z" w16du:dateUtc="2025-10-27T11:57:00Z">
        <w:r w:rsidRPr="00C21AD9" w:rsidDel="00C952FD">
          <w:rPr>
            <w:rFonts w:cstheme="minorBidi"/>
            <w:b/>
            <w:rPrChange w:id="4244" w:author="Visone Rossana (GSE)" w:date="2025-09-04T09:34:00Z" w16du:dateUtc="2025-09-04T07:34:00Z">
              <w:rPr>
                <w:rStyle w:val="Collegamentoipertestuale"/>
              </w:rPr>
            </w:rPrChange>
          </w:rPr>
          <w:delText>2.8.1</w:delText>
        </w:r>
        <w:r w:rsidDel="00C952FD">
          <w:rPr>
            <w:i w:val="0"/>
            <w:iCs w:val="0"/>
            <w:kern w:val="2"/>
            <w:sz w:val="24"/>
            <w:lang w:eastAsia="it-IT"/>
            <w14:ligatures w14:val="standardContextual"/>
          </w:rPr>
          <w:tab/>
        </w:r>
        <w:r w:rsidRPr="00C21AD9" w:rsidDel="00C952FD">
          <w:rPr>
            <w:rFonts w:cstheme="minorBidi"/>
            <w:b/>
            <w:rPrChange w:id="4245" w:author="Visone Rossana (GSE)" w:date="2025-09-04T09:34:00Z" w16du:dateUtc="2025-09-04T07:34:00Z">
              <w:rPr>
                <w:rStyle w:val="Collegamentoipertestuale"/>
              </w:rPr>
            </w:rPrChange>
          </w:rPr>
          <w:delText>Reiterazione degli interventi</w:delText>
        </w:r>
        <w:r w:rsidDel="00C952FD">
          <w:rPr>
            <w:webHidden/>
          </w:rPr>
          <w:tab/>
          <w:delText>23</w:delText>
        </w:r>
      </w:del>
    </w:p>
    <w:p w14:paraId="1D9FCC96" w14:textId="05A9EC75" w:rsidR="00AC60C7" w:rsidDel="00C952FD" w:rsidRDefault="00AC60C7">
      <w:pPr>
        <w:pStyle w:val="Sommario3"/>
        <w:rPr>
          <w:del w:id="4246" w:author="Visone Rossana (GSE)" w:date="2025-10-27T12:57:00Z" w16du:dateUtc="2025-10-27T11:57:00Z"/>
          <w:i w:val="0"/>
          <w:iCs w:val="0"/>
          <w:kern w:val="2"/>
          <w:sz w:val="24"/>
          <w:lang w:eastAsia="it-IT"/>
          <w14:ligatures w14:val="standardContextual"/>
        </w:rPr>
      </w:pPr>
      <w:del w:id="4247" w:author="Visone Rossana (GSE)" w:date="2025-10-27T12:57:00Z" w16du:dateUtc="2025-10-27T11:57:00Z">
        <w:r w:rsidRPr="00C21AD9" w:rsidDel="00C952FD">
          <w:rPr>
            <w:rFonts w:cstheme="minorBidi"/>
            <w:b/>
            <w:rPrChange w:id="4248" w:author="Visone Rossana (GSE)" w:date="2025-09-04T09:34:00Z" w16du:dateUtc="2025-09-04T07:34:00Z">
              <w:rPr>
                <w:rStyle w:val="Collegamentoipertestuale"/>
                <w:rFonts w:cs="Calibri"/>
              </w:rPr>
            </w:rPrChange>
          </w:rPr>
          <w:delText>2.9</w:delText>
        </w:r>
        <w:r w:rsidDel="00C952FD">
          <w:rPr>
            <w:i w:val="0"/>
            <w:iCs w:val="0"/>
            <w:kern w:val="2"/>
            <w:sz w:val="24"/>
            <w:lang w:eastAsia="it-IT"/>
            <w14:ligatures w14:val="standardContextual"/>
          </w:rPr>
          <w:tab/>
        </w:r>
        <w:r w:rsidRPr="00C21AD9" w:rsidDel="00C952FD">
          <w:rPr>
            <w:rFonts w:cstheme="minorBidi"/>
            <w:b/>
            <w:rPrChange w:id="4249" w:author="Visone Rossana (GSE)" w:date="2025-09-04T09:34:00Z" w16du:dateUtc="2025-09-04T07:34:00Z">
              <w:rPr>
                <w:rStyle w:val="Collegamentoipertestuale"/>
              </w:rPr>
            </w:rPrChange>
          </w:rPr>
          <w:delText>Controlli e verifiche</w:delText>
        </w:r>
        <w:r w:rsidDel="00C952FD">
          <w:rPr>
            <w:webHidden/>
          </w:rPr>
          <w:tab/>
          <w:delText>24</w:delText>
        </w:r>
      </w:del>
    </w:p>
    <w:p w14:paraId="16785031" w14:textId="136E6388" w:rsidR="00AC60C7" w:rsidDel="00C952FD" w:rsidRDefault="00AC60C7">
      <w:pPr>
        <w:pStyle w:val="Sommario1"/>
        <w:rPr>
          <w:del w:id="4250"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251" w:author="Visone Rossana (GSE)" w:date="2025-10-27T12:57:00Z" w16du:dateUtc="2025-10-27T11:57:00Z">
        <w:r w:rsidRPr="00C21AD9" w:rsidDel="00C952FD">
          <w:rPr>
            <w:rPrChange w:id="4252" w:author="Visone Rossana (GSE)" w:date="2025-09-04T09:34:00Z" w16du:dateUtc="2025-09-04T07:34:00Z">
              <w:rPr>
                <w:rStyle w:val="Collegamentoipertestuale"/>
              </w:rPr>
            </w:rPrChange>
          </w:rPr>
          <w:delText>3</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253" w:author="Visone Rossana (GSE)" w:date="2025-09-04T09:34:00Z" w16du:dateUtc="2025-09-04T07:34:00Z">
              <w:rPr>
                <w:rStyle w:val="Collegamentoipertestuale"/>
              </w:rPr>
            </w:rPrChange>
          </w:rPr>
          <w:delText>MODALITA’ ACCESSO DIRETTO</w:delText>
        </w:r>
        <w:r w:rsidDel="00C952FD">
          <w:rPr>
            <w:webHidden/>
          </w:rPr>
          <w:tab/>
          <w:delText>25</w:delText>
        </w:r>
      </w:del>
    </w:p>
    <w:p w14:paraId="20A91609" w14:textId="7E500FB2" w:rsidR="00AC60C7" w:rsidDel="00C952FD" w:rsidRDefault="00AC60C7">
      <w:pPr>
        <w:pStyle w:val="Sommario1"/>
        <w:rPr>
          <w:del w:id="4254"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255" w:author="Visone Rossana (GSE)" w:date="2025-10-27T12:57:00Z" w16du:dateUtc="2025-10-27T11:57:00Z">
        <w:r w:rsidRPr="00C21AD9" w:rsidDel="00C952FD">
          <w:rPr>
            <w:rPrChange w:id="4256" w:author="Visone Rossana (GSE)" w:date="2025-09-04T09:34:00Z" w16du:dateUtc="2025-09-04T07:34:00Z">
              <w:rPr>
                <w:rStyle w:val="Collegamentoipertestuale"/>
              </w:rPr>
            </w:rPrChange>
          </w:rPr>
          <w:delText>4</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257" w:author="Visone Rossana (GSE)" w:date="2025-09-04T09:34:00Z" w16du:dateUtc="2025-09-04T07:34:00Z">
              <w:rPr>
                <w:rStyle w:val="Collegamentoipertestuale"/>
              </w:rPr>
            </w:rPrChange>
          </w:rPr>
          <w:delText>MODALITA’ DI ACCESSO SU PRENOTAZIONE</w:delText>
        </w:r>
        <w:r w:rsidDel="00C952FD">
          <w:rPr>
            <w:webHidden/>
          </w:rPr>
          <w:tab/>
          <w:delText>25</w:delText>
        </w:r>
      </w:del>
    </w:p>
    <w:p w14:paraId="11BF0D85" w14:textId="0A32C290" w:rsidR="00AC60C7" w:rsidDel="00C952FD" w:rsidRDefault="00AC60C7">
      <w:pPr>
        <w:pStyle w:val="Sommario1"/>
        <w:rPr>
          <w:del w:id="4258"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259" w:author="Visone Rossana (GSE)" w:date="2025-10-27T12:57:00Z" w16du:dateUtc="2025-10-27T11:57:00Z">
        <w:r w:rsidRPr="00C21AD9" w:rsidDel="00C952FD">
          <w:rPr>
            <w:rPrChange w:id="4260" w:author="Visone Rossana (GSE)" w:date="2025-09-04T09:34:00Z" w16du:dateUtc="2025-09-04T07:34:00Z">
              <w:rPr>
                <w:rStyle w:val="Collegamentoipertestuale"/>
              </w:rPr>
            </w:rPrChange>
          </w:rPr>
          <w:delText>5</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261" w:author="Visone Rossana (GSE)" w:date="2025-09-04T09:34:00Z" w16du:dateUtc="2025-09-04T07:34:00Z">
              <w:rPr>
                <w:rStyle w:val="Collegamentoipertestuale"/>
              </w:rPr>
            </w:rPrChange>
          </w:rPr>
          <w:delText>CRITERI DI AMMISSIBILITA’ E CALCOLO DEGLI INCENTIVI PER TIPOLOGIA DI INTERVENTO</w:delText>
        </w:r>
        <w:r w:rsidDel="00C952FD">
          <w:rPr>
            <w:webHidden/>
          </w:rPr>
          <w:tab/>
          <w:delText>25</w:delText>
        </w:r>
      </w:del>
    </w:p>
    <w:p w14:paraId="69766E45" w14:textId="7320663B" w:rsidR="00AC60C7" w:rsidDel="00C952FD" w:rsidRDefault="00AC60C7">
      <w:pPr>
        <w:pStyle w:val="Sommario3"/>
        <w:rPr>
          <w:del w:id="4262" w:author="Visone Rossana (GSE)" w:date="2025-10-27T12:57:00Z" w16du:dateUtc="2025-10-27T11:57:00Z"/>
          <w:i w:val="0"/>
          <w:iCs w:val="0"/>
          <w:kern w:val="2"/>
          <w:sz w:val="24"/>
          <w:lang w:eastAsia="it-IT"/>
          <w14:ligatures w14:val="standardContextual"/>
        </w:rPr>
      </w:pPr>
      <w:del w:id="4263" w:author="Visone Rossana (GSE)" w:date="2025-10-27T12:57:00Z" w16du:dateUtc="2025-10-27T11:57:00Z">
        <w:r w:rsidRPr="00C21AD9" w:rsidDel="00C952FD">
          <w:rPr>
            <w:rFonts w:cstheme="minorBidi"/>
            <w:b/>
            <w:rPrChange w:id="4264" w:author="Visone Rossana (GSE)" w:date="2025-09-04T09:34:00Z" w16du:dateUtc="2025-09-04T07:34:00Z">
              <w:rPr>
                <w:rStyle w:val="Collegamentoipertestuale"/>
                <w:rFonts w:cs="Calibri"/>
              </w:rPr>
            </w:rPrChange>
          </w:rPr>
          <w:delText>5.1</w:delText>
        </w:r>
        <w:r w:rsidDel="00C952FD">
          <w:rPr>
            <w:i w:val="0"/>
            <w:iCs w:val="0"/>
            <w:kern w:val="2"/>
            <w:sz w:val="24"/>
            <w:lang w:eastAsia="it-IT"/>
            <w14:ligatures w14:val="standardContextual"/>
          </w:rPr>
          <w:tab/>
        </w:r>
        <w:r w:rsidRPr="00C21AD9" w:rsidDel="00C952FD">
          <w:rPr>
            <w:rFonts w:cstheme="minorBidi"/>
            <w:b/>
            <w:rPrChange w:id="4265" w:author="Visone Rossana (GSE)" w:date="2025-09-04T09:34:00Z" w16du:dateUtc="2025-09-04T07:34:00Z">
              <w:rPr>
                <w:rStyle w:val="Collegamentoipertestuale"/>
              </w:rPr>
            </w:rPrChange>
          </w:rPr>
          <w:delText xml:space="preserve">Installazione di elementi infrastrutturali per la ricarica privata di veicoli elettrici, anche aperta al pubblico, presso l’edificio e le relative pertinenze, ovvero presso i parcheggi adiacenti, a condizione che l’intervento sia realizzato congiuntamente alla sostituzione di impianti di climatizzazione invernale esistenti con impianti di climatizzazione invernale dotati di pompe di calore elettriche (intervento art. </w:delText>
        </w:r>
        <w:r w:rsidRPr="00C21AD9" w:rsidDel="00C952FD">
          <w:rPr>
            <w:rFonts w:cstheme="minorBidi"/>
            <w:b/>
            <w:highlight w:val="yellow"/>
            <w:rPrChange w:id="4266" w:author="Visone Rossana (GSE)" w:date="2025-09-04T09:34:00Z" w16du:dateUtc="2025-09-04T07:34:00Z">
              <w:rPr>
                <w:rStyle w:val="Collegamentoipertestuale"/>
                <w:highlight w:val="yellow"/>
              </w:rPr>
            </w:rPrChange>
          </w:rPr>
          <w:delText>xx</w:delText>
        </w:r>
        <w:r w:rsidRPr="00C21AD9" w:rsidDel="00C952FD">
          <w:rPr>
            <w:rFonts w:cstheme="minorBidi"/>
            <w:b/>
            <w:rPrChange w:id="4267" w:author="Visone Rossana (GSE)" w:date="2025-09-04T09:34:00Z" w16du:dateUtc="2025-09-04T07:34:00Z">
              <w:rPr>
                <w:rStyle w:val="Collegamentoipertestuale"/>
              </w:rPr>
            </w:rPrChange>
          </w:rPr>
          <w:delText>)</w:delText>
        </w:r>
        <w:r w:rsidDel="00C952FD">
          <w:rPr>
            <w:webHidden/>
          </w:rPr>
          <w:tab/>
          <w:delText>26</w:delText>
        </w:r>
      </w:del>
    </w:p>
    <w:p w14:paraId="7F714DCA" w14:textId="67414E52" w:rsidR="00AC60C7" w:rsidDel="00C952FD" w:rsidRDefault="00AC60C7">
      <w:pPr>
        <w:pStyle w:val="Sommario3"/>
        <w:rPr>
          <w:del w:id="4268" w:author="Visone Rossana (GSE)" w:date="2025-10-27T12:57:00Z" w16du:dateUtc="2025-10-27T11:57:00Z"/>
          <w:i w:val="0"/>
          <w:iCs w:val="0"/>
          <w:kern w:val="2"/>
          <w:sz w:val="24"/>
          <w:lang w:eastAsia="it-IT"/>
          <w14:ligatures w14:val="standardContextual"/>
        </w:rPr>
      </w:pPr>
      <w:del w:id="4269" w:author="Visone Rossana (GSE)" w:date="2025-10-27T12:57:00Z" w16du:dateUtc="2025-10-27T11:57:00Z">
        <w:r w:rsidRPr="00C21AD9" w:rsidDel="00C952FD">
          <w:rPr>
            <w:rFonts w:cstheme="minorBidi"/>
            <w:b/>
            <w:rPrChange w:id="4270" w:author="Visone Rossana (GSE)" w:date="2025-09-04T09:34:00Z" w16du:dateUtc="2025-09-04T07:34:00Z">
              <w:rPr>
                <w:rStyle w:val="Collegamentoipertestuale"/>
              </w:rPr>
            </w:rPrChange>
          </w:rPr>
          <w:delText>5.1.1</w:delText>
        </w:r>
        <w:r w:rsidDel="00C952FD">
          <w:rPr>
            <w:i w:val="0"/>
            <w:iCs w:val="0"/>
            <w:kern w:val="2"/>
            <w:sz w:val="24"/>
            <w:lang w:eastAsia="it-IT"/>
            <w14:ligatures w14:val="standardContextual"/>
          </w:rPr>
          <w:tab/>
        </w:r>
        <w:r w:rsidRPr="00C21AD9" w:rsidDel="00C952FD">
          <w:rPr>
            <w:rFonts w:cstheme="minorBidi"/>
            <w:b/>
            <w:rPrChange w:id="4271" w:author="Visone Rossana (GSE)" w:date="2025-09-04T09:34:00Z" w16du:dateUtc="2025-09-04T07:34:00Z">
              <w:rPr>
                <w:rStyle w:val="Collegamentoipertestuale"/>
              </w:rPr>
            </w:rPrChange>
          </w:rPr>
          <w:delText>Soggetti che possono richiedere l’incentivo</w:delText>
        </w:r>
        <w:r w:rsidDel="00C952FD">
          <w:rPr>
            <w:webHidden/>
          </w:rPr>
          <w:tab/>
          <w:delText>26</w:delText>
        </w:r>
      </w:del>
    </w:p>
    <w:p w14:paraId="38C240D5" w14:textId="7CCD1B51" w:rsidR="00AC60C7" w:rsidDel="00C952FD" w:rsidRDefault="00AC60C7">
      <w:pPr>
        <w:pStyle w:val="Sommario3"/>
        <w:rPr>
          <w:del w:id="4272" w:author="Visone Rossana (GSE)" w:date="2025-10-27T12:57:00Z" w16du:dateUtc="2025-10-27T11:57:00Z"/>
          <w:i w:val="0"/>
          <w:iCs w:val="0"/>
          <w:kern w:val="2"/>
          <w:sz w:val="24"/>
          <w:lang w:eastAsia="it-IT"/>
          <w14:ligatures w14:val="standardContextual"/>
        </w:rPr>
      </w:pPr>
      <w:del w:id="4273" w:author="Visone Rossana (GSE)" w:date="2025-10-27T12:57:00Z" w16du:dateUtc="2025-10-27T11:57:00Z">
        <w:r w:rsidRPr="00C21AD9" w:rsidDel="00C952FD">
          <w:rPr>
            <w:rFonts w:cstheme="minorBidi"/>
            <w:b/>
            <w:rPrChange w:id="4274" w:author="Visone Rossana (GSE)" w:date="2025-09-04T09:34:00Z" w16du:dateUtc="2025-09-04T07:34:00Z">
              <w:rPr>
                <w:rStyle w:val="Collegamentoipertestuale"/>
              </w:rPr>
            </w:rPrChange>
          </w:rPr>
          <w:delText>5.1.2</w:delText>
        </w:r>
        <w:r w:rsidDel="00C952FD">
          <w:rPr>
            <w:i w:val="0"/>
            <w:iCs w:val="0"/>
            <w:kern w:val="2"/>
            <w:sz w:val="24"/>
            <w:lang w:eastAsia="it-IT"/>
            <w14:ligatures w14:val="standardContextual"/>
          </w:rPr>
          <w:tab/>
        </w:r>
        <w:r w:rsidRPr="00C21AD9" w:rsidDel="00C952FD">
          <w:rPr>
            <w:rFonts w:cstheme="minorBidi"/>
            <w:b/>
            <w:rPrChange w:id="4275" w:author="Visone Rossana (GSE)" w:date="2025-09-04T09:34:00Z" w16du:dateUtc="2025-09-04T07:34:00Z">
              <w:rPr>
                <w:rStyle w:val="Collegamentoipertestuale"/>
              </w:rPr>
            </w:rPrChange>
          </w:rPr>
          <w:delText xml:space="preserve">Requisiti tecnici per l’accesso all’incentivo (Allegato </w:delText>
        </w:r>
        <w:r w:rsidRPr="00C21AD9" w:rsidDel="00C952FD">
          <w:rPr>
            <w:rFonts w:cstheme="minorBidi"/>
            <w:b/>
            <w:highlight w:val="yellow"/>
            <w:rPrChange w:id="4276" w:author="Visone Rossana (GSE)" w:date="2025-09-04T09:34:00Z" w16du:dateUtc="2025-09-04T07:34:00Z">
              <w:rPr>
                <w:rStyle w:val="Collegamentoipertestuale"/>
                <w:highlight w:val="yellow"/>
              </w:rPr>
            </w:rPrChange>
          </w:rPr>
          <w:delText>I</w:delText>
        </w:r>
        <w:r w:rsidRPr="00C21AD9" w:rsidDel="00C952FD">
          <w:rPr>
            <w:rFonts w:cstheme="minorBidi"/>
            <w:b/>
            <w:rPrChange w:id="4277" w:author="Visone Rossana (GSE)" w:date="2025-09-04T09:34:00Z" w16du:dateUtc="2025-09-04T07:34:00Z">
              <w:rPr>
                <w:rStyle w:val="Collegamentoipertestuale"/>
              </w:rPr>
            </w:rPrChange>
          </w:rPr>
          <w:delText xml:space="preserve"> del Decreto)</w:delText>
        </w:r>
        <w:r w:rsidDel="00C952FD">
          <w:rPr>
            <w:webHidden/>
          </w:rPr>
          <w:tab/>
          <w:delText>26</w:delText>
        </w:r>
      </w:del>
    </w:p>
    <w:p w14:paraId="0F3E0E5D" w14:textId="56BB92B6" w:rsidR="00AC60C7" w:rsidDel="00C952FD" w:rsidRDefault="00AC60C7">
      <w:pPr>
        <w:pStyle w:val="Sommario3"/>
        <w:rPr>
          <w:del w:id="4278" w:author="Visone Rossana (GSE)" w:date="2025-10-27T12:57:00Z" w16du:dateUtc="2025-10-27T11:57:00Z"/>
          <w:i w:val="0"/>
          <w:iCs w:val="0"/>
          <w:kern w:val="2"/>
          <w:sz w:val="24"/>
          <w:lang w:eastAsia="it-IT"/>
          <w14:ligatures w14:val="standardContextual"/>
        </w:rPr>
      </w:pPr>
      <w:del w:id="4279" w:author="Visone Rossana (GSE)" w:date="2025-10-27T12:57:00Z" w16du:dateUtc="2025-10-27T11:57:00Z">
        <w:r w:rsidRPr="00C21AD9" w:rsidDel="00C952FD">
          <w:rPr>
            <w:rFonts w:cstheme="minorBidi"/>
            <w:b/>
            <w:rPrChange w:id="4280" w:author="Visone Rossana (GSE)" w:date="2025-09-04T09:34:00Z" w16du:dateUtc="2025-09-04T07:34:00Z">
              <w:rPr>
                <w:rStyle w:val="Collegamentoipertestuale"/>
              </w:rPr>
            </w:rPrChange>
          </w:rPr>
          <w:delText>5.1.3</w:delText>
        </w:r>
        <w:r w:rsidDel="00C952FD">
          <w:rPr>
            <w:i w:val="0"/>
            <w:iCs w:val="0"/>
            <w:kern w:val="2"/>
            <w:sz w:val="24"/>
            <w:lang w:eastAsia="it-IT"/>
            <w14:ligatures w14:val="standardContextual"/>
          </w:rPr>
          <w:tab/>
        </w:r>
        <w:r w:rsidRPr="00C21AD9" w:rsidDel="00C952FD">
          <w:rPr>
            <w:rFonts w:cstheme="minorBidi"/>
            <w:b/>
            <w:rPrChange w:id="4281" w:author="Visone Rossana (GSE)" w:date="2025-09-04T09:34:00Z" w16du:dateUtc="2025-09-04T07:34:00Z">
              <w:rPr>
                <w:rStyle w:val="Collegamentoipertestuale"/>
              </w:rPr>
            </w:rPrChange>
          </w:rPr>
          <w:delText xml:space="preserve">Spese ammissibili ai fini del calcolo dell’incentivazione (art. </w:delText>
        </w:r>
        <w:r w:rsidRPr="00C21AD9" w:rsidDel="00C952FD">
          <w:rPr>
            <w:rFonts w:cstheme="minorBidi"/>
            <w:b/>
            <w:highlight w:val="yellow"/>
            <w:rPrChange w:id="4282" w:author="Visone Rossana (GSE)" w:date="2025-09-04T09:34:00Z" w16du:dateUtc="2025-09-04T07:34:00Z">
              <w:rPr>
                <w:rStyle w:val="Collegamentoipertestuale"/>
                <w:highlight w:val="yellow"/>
              </w:rPr>
            </w:rPrChange>
          </w:rPr>
          <w:delText>6</w:delText>
        </w:r>
        <w:r w:rsidRPr="00C21AD9" w:rsidDel="00C952FD">
          <w:rPr>
            <w:rFonts w:cstheme="minorBidi"/>
            <w:b/>
            <w:rPrChange w:id="4283" w:author="Visone Rossana (GSE)" w:date="2025-09-04T09:34:00Z" w16du:dateUtc="2025-09-04T07:34:00Z">
              <w:rPr>
                <w:rStyle w:val="Collegamentoipertestuale"/>
              </w:rPr>
            </w:rPrChange>
          </w:rPr>
          <w:delText>)</w:delText>
        </w:r>
        <w:r w:rsidDel="00C952FD">
          <w:rPr>
            <w:webHidden/>
          </w:rPr>
          <w:tab/>
          <w:delText>27</w:delText>
        </w:r>
      </w:del>
    </w:p>
    <w:p w14:paraId="5AB9B73D" w14:textId="642B54C2" w:rsidR="00AC60C7" w:rsidDel="00C952FD" w:rsidRDefault="00AC60C7">
      <w:pPr>
        <w:pStyle w:val="Sommario3"/>
        <w:rPr>
          <w:del w:id="4284" w:author="Visone Rossana (GSE)" w:date="2025-10-27T12:57:00Z" w16du:dateUtc="2025-10-27T11:57:00Z"/>
          <w:i w:val="0"/>
          <w:iCs w:val="0"/>
          <w:kern w:val="2"/>
          <w:sz w:val="24"/>
          <w:lang w:eastAsia="it-IT"/>
          <w14:ligatures w14:val="standardContextual"/>
        </w:rPr>
      </w:pPr>
      <w:del w:id="4285" w:author="Visone Rossana (GSE)" w:date="2025-10-27T12:57:00Z" w16du:dateUtc="2025-10-27T11:57:00Z">
        <w:r w:rsidRPr="00C21AD9" w:rsidDel="00C952FD">
          <w:rPr>
            <w:rFonts w:cstheme="minorBidi"/>
            <w:b/>
            <w:rPrChange w:id="4286" w:author="Visone Rossana (GSE)" w:date="2025-09-04T09:34:00Z" w16du:dateUtc="2025-09-04T07:34:00Z">
              <w:rPr>
                <w:rStyle w:val="Collegamentoipertestuale"/>
              </w:rPr>
            </w:rPrChange>
          </w:rPr>
          <w:delText>5.1.4</w:delText>
        </w:r>
        <w:r w:rsidDel="00C952FD">
          <w:rPr>
            <w:i w:val="0"/>
            <w:iCs w:val="0"/>
            <w:kern w:val="2"/>
            <w:sz w:val="24"/>
            <w:lang w:eastAsia="it-IT"/>
            <w14:ligatures w14:val="standardContextual"/>
          </w:rPr>
          <w:tab/>
        </w:r>
        <w:r w:rsidRPr="00C21AD9" w:rsidDel="00C952FD">
          <w:rPr>
            <w:rFonts w:cstheme="minorBidi"/>
            <w:b/>
            <w:rPrChange w:id="4287" w:author="Visone Rossana (GSE)" w:date="2025-09-04T09:34:00Z" w16du:dateUtc="2025-09-04T07:34:00Z">
              <w:rPr>
                <w:rStyle w:val="Collegamentoipertestuale"/>
              </w:rPr>
            </w:rPrChange>
          </w:rPr>
          <w:delText>Calcolo dell’incentivo (Allegato II del Decreto)</w:delText>
        </w:r>
        <w:r w:rsidDel="00C952FD">
          <w:rPr>
            <w:webHidden/>
          </w:rPr>
          <w:tab/>
          <w:delText>27</w:delText>
        </w:r>
      </w:del>
    </w:p>
    <w:p w14:paraId="21B77481" w14:textId="635F95F1" w:rsidR="00AC60C7" w:rsidDel="00C952FD" w:rsidRDefault="00AC60C7">
      <w:pPr>
        <w:pStyle w:val="Sommario3"/>
        <w:rPr>
          <w:del w:id="4288" w:author="Visone Rossana (GSE)" w:date="2025-10-27T12:57:00Z" w16du:dateUtc="2025-10-27T11:57:00Z"/>
          <w:i w:val="0"/>
          <w:iCs w:val="0"/>
          <w:kern w:val="2"/>
          <w:sz w:val="24"/>
          <w:lang w:eastAsia="it-IT"/>
          <w14:ligatures w14:val="standardContextual"/>
        </w:rPr>
      </w:pPr>
      <w:del w:id="4289" w:author="Visone Rossana (GSE)" w:date="2025-10-27T12:57:00Z" w16du:dateUtc="2025-10-27T11:57:00Z">
        <w:r w:rsidRPr="00C21AD9" w:rsidDel="00C952FD">
          <w:rPr>
            <w:rFonts w:cstheme="minorBidi"/>
            <w:b/>
            <w:rPrChange w:id="4290" w:author="Visone Rossana (GSE)" w:date="2025-09-04T09:34:00Z" w16du:dateUtc="2025-09-04T07:34:00Z">
              <w:rPr>
                <w:rStyle w:val="Collegamentoipertestuale"/>
              </w:rPr>
            </w:rPrChange>
          </w:rPr>
          <w:delText>5.1.5</w:delText>
        </w:r>
        <w:r w:rsidDel="00C952FD">
          <w:rPr>
            <w:i w:val="0"/>
            <w:iCs w:val="0"/>
            <w:kern w:val="2"/>
            <w:sz w:val="24"/>
            <w:lang w:eastAsia="it-IT"/>
            <w14:ligatures w14:val="standardContextual"/>
          </w:rPr>
          <w:tab/>
        </w:r>
        <w:r w:rsidRPr="00C21AD9" w:rsidDel="00C952FD">
          <w:rPr>
            <w:rFonts w:cstheme="minorBidi"/>
            <w:b/>
            <w:rPrChange w:id="4291" w:author="Visone Rossana (GSE)" w:date="2025-09-04T09:34:00Z" w16du:dateUtc="2025-09-04T07:34:00Z">
              <w:rPr>
                <w:rStyle w:val="Collegamentoipertestuale"/>
              </w:rPr>
            </w:rPrChange>
          </w:rPr>
          <w:delText>Documentazione necessaria per l’accesso all’ incentivo</w:delText>
        </w:r>
        <w:r w:rsidDel="00C952FD">
          <w:rPr>
            <w:webHidden/>
          </w:rPr>
          <w:tab/>
          <w:delText>28</w:delText>
        </w:r>
      </w:del>
    </w:p>
    <w:p w14:paraId="15FD4E6F" w14:textId="2F02CF37" w:rsidR="00AC60C7" w:rsidDel="00C952FD" w:rsidRDefault="00AC60C7">
      <w:pPr>
        <w:pStyle w:val="Sommario3"/>
        <w:rPr>
          <w:del w:id="4292" w:author="Visone Rossana (GSE)" w:date="2025-10-27T12:57:00Z" w16du:dateUtc="2025-10-27T11:57:00Z"/>
          <w:i w:val="0"/>
          <w:iCs w:val="0"/>
          <w:kern w:val="2"/>
          <w:sz w:val="24"/>
          <w:lang w:eastAsia="it-IT"/>
          <w14:ligatures w14:val="standardContextual"/>
        </w:rPr>
      </w:pPr>
      <w:del w:id="4293" w:author="Visone Rossana (GSE)" w:date="2025-10-27T12:57:00Z" w16du:dateUtc="2025-10-27T11:57:00Z">
        <w:r w:rsidRPr="00C21AD9" w:rsidDel="00C952FD">
          <w:rPr>
            <w:rFonts w:cstheme="minorBidi"/>
            <w:b/>
            <w:rPrChange w:id="4294" w:author="Visone Rossana (GSE)" w:date="2025-09-04T09:34:00Z" w16du:dateUtc="2025-09-04T07:34:00Z">
              <w:rPr>
                <w:rStyle w:val="Collegamentoipertestuale"/>
              </w:rPr>
            </w:rPrChange>
          </w:rPr>
          <w:delText xml:space="preserve">5.2 Installazione di impianti solari fotovoltaici e relativi sistemi di accumulo (intervento art. </w:delText>
        </w:r>
        <w:r w:rsidRPr="00C21AD9" w:rsidDel="00C952FD">
          <w:rPr>
            <w:rFonts w:cstheme="minorBidi"/>
            <w:b/>
            <w:highlight w:val="yellow"/>
            <w:rPrChange w:id="4295" w:author="Visone Rossana (GSE)" w:date="2025-09-04T09:34:00Z" w16du:dateUtc="2025-09-04T07:34:00Z">
              <w:rPr>
                <w:rStyle w:val="Collegamentoipertestuale"/>
                <w:highlight w:val="yellow"/>
              </w:rPr>
            </w:rPrChange>
          </w:rPr>
          <w:delText>xx</w:delText>
        </w:r>
        <w:r w:rsidRPr="00C21AD9" w:rsidDel="00C952FD">
          <w:rPr>
            <w:rFonts w:cstheme="minorBidi"/>
            <w:b/>
            <w:rPrChange w:id="4296" w:author="Visone Rossana (GSE)" w:date="2025-09-04T09:34:00Z" w16du:dateUtc="2025-09-04T07:34:00Z">
              <w:rPr>
                <w:rStyle w:val="Collegamentoipertestuale"/>
              </w:rPr>
            </w:rPrChange>
          </w:rPr>
          <w:delText>)_</w:delText>
        </w:r>
        <w:r w:rsidRPr="00C21AD9" w:rsidDel="00C952FD">
          <w:rPr>
            <w:rFonts w:cstheme="minorBidi"/>
            <w:b/>
            <w:highlight w:val="cyan"/>
            <w:rPrChange w:id="4297" w:author="Visone Rossana (GSE)" w:date="2025-09-04T09:34:00Z" w16du:dateUtc="2025-09-04T07:34:00Z">
              <w:rPr>
                <w:rStyle w:val="Collegamentoipertestuale"/>
                <w:highlight w:val="cyan"/>
              </w:rPr>
            </w:rPrChange>
          </w:rPr>
          <w:delText>versione da M7</w:delText>
        </w:r>
        <w:r w:rsidDel="00C952FD">
          <w:rPr>
            <w:webHidden/>
          </w:rPr>
          <w:tab/>
          <w:delText>29</w:delText>
        </w:r>
      </w:del>
    </w:p>
    <w:p w14:paraId="31B6BC6F" w14:textId="58591655" w:rsidR="00AC60C7" w:rsidDel="00C952FD" w:rsidRDefault="00AC60C7">
      <w:pPr>
        <w:pStyle w:val="Sommario3"/>
        <w:rPr>
          <w:del w:id="4298" w:author="Visone Rossana (GSE)" w:date="2025-10-27T12:57:00Z" w16du:dateUtc="2025-10-27T11:57:00Z"/>
          <w:i w:val="0"/>
          <w:iCs w:val="0"/>
          <w:kern w:val="2"/>
          <w:sz w:val="24"/>
          <w:lang w:eastAsia="it-IT"/>
          <w14:ligatures w14:val="standardContextual"/>
        </w:rPr>
      </w:pPr>
      <w:del w:id="4299" w:author="Visone Rossana (GSE)" w:date="2025-10-27T12:57:00Z" w16du:dateUtc="2025-10-27T11:57:00Z">
        <w:r w:rsidRPr="00C21AD9" w:rsidDel="00C952FD">
          <w:rPr>
            <w:rFonts w:cstheme="minorBidi"/>
            <w:b/>
            <w:highlight w:val="cyan"/>
            <w:rPrChange w:id="4300" w:author="Visone Rossana (GSE)" w:date="2025-09-04T09:34:00Z" w16du:dateUtc="2025-09-04T07:34:00Z">
              <w:rPr>
                <w:rStyle w:val="Collegamentoipertestuale"/>
                <w:rFonts w:cs="Calibri"/>
                <w:highlight w:val="cyan"/>
              </w:rPr>
            </w:rPrChange>
          </w:rPr>
          <w:delText>5.2</w:delText>
        </w:r>
        <w:r w:rsidDel="00C952FD">
          <w:rPr>
            <w:i w:val="0"/>
            <w:iCs w:val="0"/>
            <w:kern w:val="2"/>
            <w:sz w:val="24"/>
            <w:lang w:eastAsia="it-IT"/>
            <w14:ligatures w14:val="standardContextual"/>
          </w:rPr>
          <w:tab/>
        </w:r>
        <w:r w:rsidRPr="00C21AD9" w:rsidDel="00C952FD">
          <w:rPr>
            <w:rFonts w:cstheme="minorBidi"/>
            <w:b/>
            <w:rPrChange w:id="4301" w:author="Visone Rossana (GSE)" w:date="2025-09-04T09:34:00Z" w16du:dateUtc="2025-09-04T07:34:00Z">
              <w:rPr>
                <w:rStyle w:val="Collegamentoipertestuale"/>
              </w:rPr>
            </w:rPrChange>
          </w:rPr>
          <w:delText xml:space="preserve">Sostituzione funzionale o sostituzione totale o parziale, di impianti di climatizzazione invernale esistenti con impianti di climatizzazione invernale utilizzanti unità di microcogenerazione alimentati da fonti rinnovabili (intervento art. </w:delText>
        </w:r>
        <w:r w:rsidRPr="00C21AD9" w:rsidDel="00C952FD">
          <w:rPr>
            <w:rFonts w:cstheme="minorBidi"/>
            <w:b/>
            <w:highlight w:val="yellow"/>
            <w:rPrChange w:id="4302" w:author="Visone Rossana (GSE)" w:date="2025-09-04T09:34:00Z" w16du:dateUtc="2025-09-04T07:34:00Z">
              <w:rPr>
                <w:rStyle w:val="Collegamentoipertestuale"/>
                <w:highlight w:val="yellow"/>
              </w:rPr>
            </w:rPrChange>
          </w:rPr>
          <w:delText>xx</w:delText>
        </w:r>
        <w:r w:rsidRPr="00C21AD9" w:rsidDel="00C952FD">
          <w:rPr>
            <w:rFonts w:cstheme="minorBidi"/>
            <w:b/>
            <w:rPrChange w:id="4303" w:author="Visone Rossana (GSE)" w:date="2025-09-04T09:34:00Z" w16du:dateUtc="2025-09-04T07:34:00Z">
              <w:rPr>
                <w:rStyle w:val="Collegamentoipertestuale"/>
              </w:rPr>
            </w:rPrChange>
          </w:rPr>
          <w:delText>)_</w:delText>
        </w:r>
        <w:r w:rsidRPr="00C21AD9" w:rsidDel="00C952FD">
          <w:rPr>
            <w:rFonts w:cstheme="minorBidi"/>
            <w:b/>
            <w:highlight w:val="cyan"/>
            <w:rPrChange w:id="4304" w:author="Visone Rossana (GSE)" w:date="2025-09-04T09:34:00Z" w16du:dateUtc="2025-09-04T07:34:00Z">
              <w:rPr>
                <w:rStyle w:val="Collegamentoipertestuale"/>
                <w:highlight w:val="cyan"/>
              </w:rPr>
            </w:rPrChange>
          </w:rPr>
          <w:delText>versione da M7</w:delText>
        </w:r>
        <w:r w:rsidDel="00C952FD">
          <w:rPr>
            <w:webHidden/>
          </w:rPr>
          <w:tab/>
          <w:delText>31</w:delText>
        </w:r>
      </w:del>
    </w:p>
    <w:p w14:paraId="4A67CC6F" w14:textId="104E8B56" w:rsidR="00AC60C7" w:rsidDel="00C952FD" w:rsidRDefault="00AC60C7">
      <w:pPr>
        <w:pStyle w:val="Sommario3"/>
        <w:rPr>
          <w:del w:id="4305" w:author="Visone Rossana (GSE)" w:date="2025-10-27T12:57:00Z" w16du:dateUtc="2025-10-27T11:57:00Z"/>
          <w:i w:val="0"/>
          <w:iCs w:val="0"/>
          <w:kern w:val="2"/>
          <w:sz w:val="24"/>
          <w:lang w:eastAsia="it-IT"/>
          <w14:ligatures w14:val="standardContextual"/>
        </w:rPr>
      </w:pPr>
      <w:del w:id="4306" w:author="Visone Rossana (GSE)" w:date="2025-10-27T12:57:00Z" w16du:dateUtc="2025-10-27T11:57:00Z">
        <w:r w:rsidRPr="00C21AD9" w:rsidDel="00C952FD">
          <w:rPr>
            <w:rFonts w:cstheme="minorBidi"/>
            <w:b/>
            <w:highlight w:val="cyan"/>
            <w:rPrChange w:id="4307" w:author="Visone Rossana (GSE)" w:date="2025-09-04T09:34:00Z" w16du:dateUtc="2025-09-04T07:34:00Z">
              <w:rPr>
                <w:rStyle w:val="Collegamentoipertestuale"/>
                <w:rFonts w:cs="Calibri"/>
                <w:highlight w:val="cyan"/>
              </w:rPr>
            </w:rPrChange>
          </w:rPr>
          <w:delText>5.1</w:delText>
        </w:r>
        <w:r w:rsidDel="00C952FD">
          <w:rPr>
            <w:i w:val="0"/>
            <w:iCs w:val="0"/>
            <w:kern w:val="2"/>
            <w:sz w:val="24"/>
            <w:lang w:eastAsia="it-IT"/>
            <w14:ligatures w14:val="standardContextual"/>
          </w:rPr>
          <w:tab/>
        </w:r>
        <w:r w:rsidRPr="00C21AD9" w:rsidDel="00C952FD">
          <w:rPr>
            <w:rFonts w:cstheme="minorBidi"/>
            <w:b/>
            <w:rPrChange w:id="4308" w:author="Visone Rossana (GSE)" w:date="2025-09-04T09:34:00Z" w16du:dateUtc="2025-09-04T07:34:00Z">
              <w:rPr>
                <w:rStyle w:val="Collegamentoipertestuale"/>
              </w:rPr>
            </w:rPrChange>
          </w:rPr>
          <w:delText xml:space="preserve">Interventi di sostituzione di impianti di climatizzazione invernale con l’allaccio a sistemi di teleriscaldamento efficienti, anche se contestualmente funzionali alla climatizzazione estiva  (intervento art. </w:delText>
        </w:r>
        <w:r w:rsidRPr="00C21AD9" w:rsidDel="00C952FD">
          <w:rPr>
            <w:rFonts w:cstheme="minorBidi"/>
            <w:b/>
            <w:highlight w:val="yellow"/>
            <w:rPrChange w:id="4309" w:author="Visone Rossana (GSE)" w:date="2025-09-04T09:34:00Z" w16du:dateUtc="2025-09-04T07:34:00Z">
              <w:rPr>
                <w:rStyle w:val="Collegamentoipertestuale"/>
                <w:highlight w:val="yellow"/>
              </w:rPr>
            </w:rPrChange>
          </w:rPr>
          <w:delText>xx</w:delText>
        </w:r>
        <w:r w:rsidRPr="00C21AD9" w:rsidDel="00C952FD">
          <w:rPr>
            <w:rFonts w:cstheme="minorBidi"/>
            <w:b/>
            <w:rPrChange w:id="4310" w:author="Visone Rossana (GSE)" w:date="2025-09-04T09:34:00Z" w16du:dateUtc="2025-09-04T07:34:00Z">
              <w:rPr>
                <w:rStyle w:val="Collegamentoipertestuale"/>
              </w:rPr>
            </w:rPrChange>
          </w:rPr>
          <w:delText>)_</w:delText>
        </w:r>
        <w:r w:rsidRPr="00C21AD9" w:rsidDel="00C952FD">
          <w:rPr>
            <w:rFonts w:cstheme="minorBidi"/>
            <w:b/>
            <w:highlight w:val="cyan"/>
            <w:rPrChange w:id="4311" w:author="Visone Rossana (GSE)" w:date="2025-09-04T09:34:00Z" w16du:dateUtc="2025-09-04T07:34:00Z">
              <w:rPr>
                <w:rStyle w:val="Collegamentoipertestuale"/>
                <w:highlight w:val="cyan"/>
              </w:rPr>
            </w:rPrChange>
          </w:rPr>
          <w:delText>versione da M7</w:delText>
        </w:r>
        <w:r w:rsidDel="00C952FD">
          <w:rPr>
            <w:webHidden/>
          </w:rPr>
          <w:tab/>
          <w:delText>33</w:delText>
        </w:r>
      </w:del>
    </w:p>
    <w:p w14:paraId="0B1A9D90" w14:textId="01846F33" w:rsidR="00AC60C7" w:rsidDel="00C952FD" w:rsidRDefault="00AC60C7">
      <w:pPr>
        <w:pStyle w:val="Sommario1"/>
        <w:rPr>
          <w:del w:id="4312" w:author="Visone Rossana (GSE)" w:date="2025-10-27T12:57:00Z" w16du:dateUtc="2025-10-27T11:57:00Z"/>
          <w:rFonts w:asciiTheme="minorHAnsi" w:hAnsiTheme="minorHAnsi" w:cstheme="minorBidi"/>
          <w:b w:val="0"/>
          <w:bCs w:val="0"/>
          <w:caps w:val="0"/>
          <w:kern w:val="2"/>
          <w:sz w:val="24"/>
          <w:lang w:eastAsia="it-IT"/>
          <w14:ligatures w14:val="standardContextual"/>
        </w:rPr>
      </w:pPr>
      <w:del w:id="4313" w:author="Visone Rossana (GSE)" w:date="2025-10-27T12:57:00Z" w16du:dateUtc="2025-10-27T11:57:00Z">
        <w:r w:rsidRPr="00C21AD9" w:rsidDel="00C952FD">
          <w:rPr>
            <w:rPrChange w:id="4314" w:author="Visone Rossana (GSE)" w:date="2025-09-04T09:34:00Z" w16du:dateUtc="2025-09-04T07:34:00Z">
              <w:rPr>
                <w:rStyle w:val="Collegamentoipertestuale"/>
              </w:rPr>
            </w:rPrChange>
          </w:rPr>
          <w:delText>6</w:delText>
        </w:r>
        <w:r w:rsidDel="00C952FD">
          <w:rPr>
            <w:rFonts w:asciiTheme="minorHAnsi" w:hAnsiTheme="minorHAnsi" w:cstheme="minorBidi"/>
            <w:b w:val="0"/>
            <w:bCs w:val="0"/>
            <w:caps w:val="0"/>
            <w:kern w:val="2"/>
            <w:sz w:val="24"/>
            <w:lang w:eastAsia="it-IT"/>
            <w14:ligatures w14:val="standardContextual"/>
          </w:rPr>
          <w:tab/>
        </w:r>
        <w:r w:rsidRPr="00C21AD9" w:rsidDel="00C952FD">
          <w:rPr>
            <w:rPrChange w:id="4315" w:author="Visone Rossana (GSE)" w:date="2025-09-04T09:34:00Z" w16du:dateUtc="2025-09-04T07:34:00Z">
              <w:rPr>
                <w:rStyle w:val="Collegamentoipertestuale"/>
              </w:rPr>
            </w:rPrChange>
          </w:rPr>
          <w:delText>PRECISAZIONI</w:delText>
        </w:r>
        <w:r w:rsidDel="00C952FD">
          <w:rPr>
            <w:webHidden/>
          </w:rPr>
          <w:tab/>
          <w:delText>35</w:delText>
        </w:r>
      </w:del>
    </w:p>
    <w:p w14:paraId="171B4B9F" w14:textId="0F334160" w:rsidR="00AC60C7" w:rsidDel="00C952FD" w:rsidRDefault="00AC60C7">
      <w:pPr>
        <w:pStyle w:val="Sommario2"/>
        <w:rPr>
          <w:del w:id="4316" w:author="Visone Rossana (GSE)" w:date="2025-10-27T12:57:00Z" w16du:dateUtc="2025-10-27T11:57:00Z"/>
          <w:b w:val="0"/>
          <w:smallCaps w:val="0"/>
          <w:kern w:val="2"/>
          <w:sz w:val="24"/>
          <w:lang w:eastAsia="it-IT"/>
          <w14:ligatures w14:val="standardContextual"/>
        </w:rPr>
      </w:pPr>
      <w:del w:id="4317" w:author="Visone Rossana (GSE)" w:date="2025-10-27T12:57:00Z" w16du:dateUtc="2025-10-27T11:57:00Z">
        <w:r w:rsidRPr="00C21AD9" w:rsidDel="00C952FD">
          <w:rPr>
            <w:rFonts w:cstheme="minorBidi"/>
            <w:rPrChange w:id="4318" w:author="Visone Rossana (GSE)" w:date="2025-09-04T09:34:00Z" w16du:dateUtc="2025-09-04T07:34:00Z">
              <w:rPr>
                <w:rStyle w:val="Collegamentoipertestuale"/>
              </w:rPr>
            </w:rPrChange>
          </w:rPr>
          <w:delText xml:space="preserve">Allegato </w:delText>
        </w:r>
        <w:r w:rsidRPr="00C21AD9" w:rsidDel="00C952FD">
          <w:rPr>
            <w:rFonts w:cstheme="minorBidi"/>
            <w:highlight w:val="yellow"/>
            <w:rPrChange w:id="4319" w:author="Visone Rossana (GSE)" w:date="2025-09-04T09:34:00Z" w16du:dateUtc="2025-09-04T07:34:00Z">
              <w:rPr>
                <w:rStyle w:val="Collegamentoipertestuale"/>
                <w:highlight w:val="yellow"/>
              </w:rPr>
            </w:rPrChange>
          </w:rPr>
          <w:delText>X</w:delText>
        </w:r>
        <w:r w:rsidRPr="00C21AD9" w:rsidDel="00C952FD">
          <w:rPr>
            <w:rFonts w:cstheme="minorBidi"/>
            <w:rPrChange w:id="4320" w:author="Visone Rossana (GSE)" w:date="2025-09-04T09:34:00Z" w16du:dateUtc="2025-09-04T07:34:00Z">
              <w:rPr>
                <w:rStyle w:val="Collegamentoipertestuale"/>
              </w:rPr>
            </w:rPrChange>
          </w:rPr>
          <w:delText xml:space="preserve"> – XXXX</w:delText>
        </w:r>
        <w:r w:rsidDel="00C952FD">
          <w:rPr>
            <w:webHidden/>
          </w:rPr>
          <w:tab/>
          <w:delText>35</w:delText>
        </w:r>
      </w:del>
    </w:p>
    <w:p w14:paraId="0D30CFFB" w14:textId="1F5DA8FB" w:rsidR="00AC60C7" w:rsidDel="00C952FD" w:rsidRDefault="00AC60C7">
      <w:pPr>
        <w:pStyle w:val="Sommario2"/>
        <w:rPr>
          <w:del w:id="4321" w:author="Visone Rossana (GSE)" w:date="2025-10-27T12:57:00Z" w16du:dateUtc="2025-10-27T11:57:00Z"/>
          <w:b w:val="0"/>
          <w:smallCaps w:val="0"/>
          <w:kern w:val="2"/>
          <w:sz w:val="24"/>
          <w:lang w:eastAsia="it-IT"/>
          <w14:ligatures w14:val="standardContextual"/>
        </w:rPr>
      </w:pPr>
      <w:del w:id="4322" w:author="Visone Rossana (GSE)" w:date="2025-10-27T12:57:00Z" w16du:dateUtc="2025-10-27T11:57:00Z">
        <w:r w:rsidRPr="00C21AD9" w:rsidDel="00C952FD">
          <w:rPr>
            <w:rFonts w:cstheme="minorBidi"/>
            <w:rPrChange w:id="4323" w:author="Visone Rossana (GSE)" w:date="2025-09-04T09:34:00Z" w16du:dateUtc="2025-09-04T07:34:00Z">
              <w:rPr>
                <w:rStyle w:val="Collegamentoipertestuale"/>
              </w:rPr>
            </w:rPrChange>
          </w:rPr>
          <w:delText xml:space="preserve">Allegato </w:delText>
        </w:r>
        <w:r w:rsidRPr="00C21AD9" w:rsidDel="00C952FD">
          <w:rPr>
            <w:rFonts w:cstheme="minorBidi"/>
            <w:highlight w:val="yellow"/>
            <w:rPrChange w:id="4324" w:author="Visone Rossana (GSE)" w:date="2025-09-04T09:34:00Z" w16du:dateUtc="2025-09-04T07:34:00Z">
              <w:rPr>
                <w:rStyle w:val="Collegamentoipertestuale"/>
                <w:highlight w:val="yellow"/>
              </w:rPr>
            </w:rPrChange>
          </w:rPr>
          <w:delText>X</w:delText>
        </w:r>
        <w:r w:rsidRPr="00C21AD9" w:rsidDel="00C952FD">
          <w:rPr>
            <w:rFonts w:cstheme="minorBidi"/>
            <w:rPrChange w:id="4325" w:author="Visone Rossana (GSE)" w:date="2025-09-04T09:34:00Z" w16du:dateUtc="2025-09-04T07:34:00Z">
              <w:rPr>
                <w:rStyle w:val="Collegamentoipertestuale"/>
              </w:rPr>
            </w:rPrChange>
          </w:rPr>
          <w:delText xml:space="preserve"> – PROROGA DEI TERMINI DELLE PRENOTAZIONI</w:delText>
        </w:r>
        <w:r w:rsidDel="00C952FD">
          <w:rPr>
            <w:webHidden/>
          </w:rPr>
          <w:tab/>
          <w:delText>35</w:delText>
        </w:r>
      </w:del>
    </w:p>
    <w:p w14:paraId="28CE1372" w14:textId="24A79306" w:rsidR="001944BB" w:rsidRPr="00D84FD9" w:rsidRDefault="00D70F1C" w:rsidP="001E1ADD">
      <w:pPr>
        <w:pStyle w:val="Sommario1"/>
        <w:sectPr w:rsidR="001944BB" w:rsidRPr="00D84FD9" w:rsidSect="009E59E3">
          <w:headerReference w:type="default" r:id="rId8"/>
          <w:footerReference w:type="default" r:id="rId9"/>
          <w:headerReference w:type="first" r:id="rId10"/>
          <w:pgSz w:w="11906" w:h="16838"/>
          <w:pgMar w:top="1171" w:right="1416" w:bottom="1276" w:left="1134" w:header="567" w:footer="720" w:gutter="0"/>
          <w:cols w:space="720"/>
        </w:sectPr>
      </w:pPr>
      <w:r w:rsidRPr="00F26223">
        <w:fldChar w:fldCharType="end"/>
      </w:r>
    </w:p>
    <w:p w14:paraId="04CCB97C" w14:textId="77777777" w:rsidR="001944BB" w:rsidRPr="00A81A97" w:rsidRDefault="00CA7FD8">
      <w:pPr>
        <w:pStyle w:val="TITOLO1-REG"/>
        <w:numPr>
          <w:ilvl w:val="0"/>
          <w:numId w:val="289"/>
        </w:numPr>
        <w:pPrChange w:id="4329" w:author="Oliosi Francesco (GSE)" w:date="2025-10-14T09:48:00Z" w16du:dateUtc="2025-10-14T07:48:00Z">
          <w:pPr>
            <w:pStyle w:val="TITOLO1-REG"/>
          </w:pPr>
        </w:pPrChange>
      </w:pPr>
      <w:bookmarkStart w:id="4330" w:name="_Toc450759676"/>
      <w:bookmarkStart w:id="4331" w:name="_Toc450759934"/>
      <w:bookmarkStart w:id="4332" w:name="_Toc450761073"/>
      <w:bookmarkStart w:id="4333" w:name="_Toc212462246"/>
      <w:r w:rsidRPr="00A81A97">
        <w:lastRenderedPageBreak/>
        <w:t>QUADRO</w:t>
      </w:r>
      <w:r w:rsidR="001944BB" w:rsidRPr="00A81A97">
        <w:t xml:space="preserve"> GENERALE</w:t>
      </w:r>
      <w:bookmarkEnd w:id="4330"/>
      <w:bookmarkEnd w:id="4331"/>
      <w:bookmarkEnd w:id="4332"/>
      <w:bookmarkEnd w:id="4333"/>
      <w:r w:rsidR="001944BB" w:rsidRPr="00A81A97">
        <w:t xml:space="preserve"> </w:t>
      </w:r>
    </w:p>
    <w:p w14:paraId="3CF47EF2" w14:textId="0F7823FF" w:rsidR="00D6025D" w:rsidRPr="008B1DFF" w:rsidRDefault="00D6025D">
      <w:pPr>
        <w:pStyle w:val="normale0"/>
        <w:spacing w:line="276" w:lineRule="auto"/>
        <w:jc w:val="both"/>
        <w:rPr>
          <w:sz w:val="22"/>
          <w:szCs w:val="22"/>
          <w:rPrChange w:id="4334" w:author="Visone Rossana (GSE)" w:date="2025-09-09T14:33:00Z" w16du:dateUtc="2025-09-09T12:33:00Z">
            <w:rPr/>
          </w:rPrChange>
        </w:rPr>
        <w:pPrChange w:id="4335" w:author="Visone Rossana (GSE)" w:date="2025-09-09T14:33:00Z" w16du:dateUtc="2025-09-09T12:33:00Z">
          <w:pPr>
            <w:pStyle w:val="normale0"/>
            <w:jc w:val="both"/>
          </w:pPr>
        </w:pPrChange>
      </w:pPr>
      <w:r w:rsidRPr="008B1DFF">
        <w:rPr>
          <w:sz w:val="22"/>
          <w:szCs w:val="22"/>
          <w:rPrChange w:id="4336" w:author="Visone Rossana (GSE)" w:date="2025-09-09T14:33:00Z" w16du:dateUtc="2025-09-09T12:33:00Z">
            <w:rPr/>
          </w:rPrChange>
        </w:rPr>
        <w:t xml:space="preserve">Nel presente documento sono illustrate le Regole Applicative per l’attuazione delle disposizioni del </w:t>
      </w:r>
      <w:r w:rsidRPr="3CD73817">
        <w:rPr>
          <w:sz w:val="22"/>
          <w:szCs w:val="22"/>
          <w:rPrChange w:id="4337" w:author="Visone Rossana (GSE)" w:date="2025-09-09T14:33:00Z">
            <w:rPr/>
          </w:rPrChange>
        </w:rPr>
        <w:t>D</w:t>
      </w:r>
      <w:ins w:id="4338" w:author="Santagata Fabiana (GSE)" w:date="2025-10-13T08:25:00Z">
        <w:r w:rsidR="18FD3049" w:rsidRPr="3CD73817">
          <w:rPr>
            <w:sz w:val="22"/>
            <w:szCs w:val="22"/>
          </w:rPr>
          <w:t xml:space="preserve">ecreto del </w:t>
        </w:r>
      </w:ins>
      <w:del w:id="4339" w:author="Santagata Fabiana (GSE)" w:date="2025-10-13T08:25:00Z">
        <w:r w:rsidRPr="3CD73817" w:rsidDel="00D6025D">
          <w:rPr>
            <w:sz w:val="22"/>
            <w:szCs w:val="22"/>
            <w:rPrChange w:id="4340" w:author="Visone Rossana (GSE)" w:date="2025-09-09T14:33:00Z">
              <w:rPr/>
            </w:rPrChange>
          </w:rPr>
          <w:delText>.</w:delText>
        </w:r>
      </w:del>
      <w:r w:rsidRPr="3CD73817">
        <w:rPr>
          <w:sz w:val="22"/>
          <w:szCs w:val="22"/>
          <w:rPrChange w:id="4341" w:author="Visone Rossana (GSE)" w:date="2025-09-09T14:33:00Z">
            <w:rPr/>
          </w:rPrChange>
        </w:rPr>
        <w:t>M</w:t>
      </w:r>
      <w:ins w:id="4342" w:author="Santagata Fabiana (GSE)" w:date="2025-10-13T08:25:00Z">
        <w:r w:rsidR="3ABF9B03" w:rsidRPr="3CD73817">
          <w:rPr>
            <w:sz w:val="22"/>
            <w:szCs w:val="22"/>
          </w:rPr>
          <w:t xml:space="preserve">inistero dell’Ambiente e della </w:t>
        </w:r>
      </w:ins>
      <w:ins w:id="4343" w:author="Santagata Fabiana (GSE)" w:date="2025-10-13T08:26:00Z">
        <w:r w:rsidR="3ABF9B03" w:rsidRPr="3CD73817">
          <w:rPr>
            <w:sz w:val="22"/>
            <w:szCs w:val="22"/>
          </w:rPr>
          <w:t xml:space="preserve">Sicurezza Energetica del 7 agosto 2025, </w:t>
        </w:r>
        <w:r w:rsidR="3ABF9B03" w:rsidRPr="1EF15BEB">
          <w:rPr>
            <w:sz w:val="22"/>
            <w:szCs w:val="22"/>
          </w:rPr>
          <w:t xml:space="preserve">pubblicato in Gazzetta Ufficiale </w:t>
        </w:r>
      </w:ins>
      <w:ins w:id="4344" w:author="Santagata Fabiana (GSE)" w:date="2025-10-13T08:28:00Z">
        <w:r w:rsidR="37284677" w:rsidRPr="1EF15BEB">
          <w:rPr>
            <w:sz w:val="22"/>
            <w:szCs w:val="22"/>
          </w:rPr>
          <w:t>n. 224 del 26 settembre 2025</w:t>
        </w:r>
      </w:ins>
      <w:ins w:id="4345" w:author="Santagata Fabiana (GSE)" w:date="2025-10-13T08:29:00Z">
        <w:r w:rsidR="37284677" w:rsidRPr="1EF15BEB">
          <w:rPr>
            <w:sz w:val="22"/>
            <w:szCs w:val="22"/>
          </w:rPr>
          <w:t xml:space="preserve">, recante </w:t>
        </w:r>
        <w:r w:rsidR="37284677" w:rsidRPr="1EF15BEB">
          <w:rPr>
            <w:i/>
            <w:iCs/>
            <w:sz w:val="22"/>
            <w:szCs w:val="22"/>
            <w:rPrChange w:id="4346" w:author="Santagata Fabiana (GSE)" w:date="2025-10-13T08:29:00Z">
              <w:rPr>
                <w:sz w:val="22"/>
                <w:szCs w:val="22"/>
              </w:rPr>
            </w:rPrChange>
          </w:rPr>
          <w:t>“</w:t>
        </w:r>
        <w:r w:rsidR="37284677" w:rsidRPr="1EF15BEB">
          <w:rPr>
            <w:i/>
            <w:iCs/>
            <w:sz w:val="22"/>
            <w:szCs w:val="22"/>
          </w:rPr>
          <w:t>Incentivazione</w:t>
        </w:r>
      </w:ins>
      <w:ins w:id="4347" w:author="Santagata Fabiana (GSE)" w:date="2025-10-13T08:28:00Z">
        <w:r w:rsidR="37284677" w:rsidRPr="1EF15BEB">
          <w:rPr>
            <w:sz w:val="22"/>
            <w:szCs w:val="22"/>
          </w:rPr>
          <w:t xml:space="preserve"> </w:t>
        </w:r>
      </w:ins>
      <w:ins w:id="4348" w:author="Santagata Fabiana (GSE)" w:date="2025-10-13T08:29:00Z">
        <w:r w:rsidR="37284677" w:rsidRPr="1EF15BEB">
          <w:rPr>
            <w:i/>
            <w:iCs/>
            <w:sz w:val="22"/>
            <w:szCs w:val="22"/>
          </w:rPr>
          <w:t>di interventi di piccole dimensi</w:t>
        </w:r>
        <w:r w:rsidR="255A8DD5" w:rsidRPr="1EF15BEB">
          <w:rPr>
            <w:i/>
            <w:iCs/>
            <w:sz w:val="22"/>
            <w:szCs w:val="22"/>
          </w:rPr>
          <w:t xml:space="preserve">oni per l’incremento </w:t>
        </w:r>
      </w:ins>
      <w:ins w:id="4349" w:author="Santagata Fabiana (GSE)" w:date="2025-10-13T08:30:00Z">
        <w:r w:rsidR="255A8DD5" w:rsidRPr="1EF15BEB">
          <w:rPr>
            <w:i/>
            <w:iCs/>
            <w:sz w:val="22"/>
            <w:szCs w:val="22"/>
          </w:rPr>
          <w:t>dell’efficienza energetica e per la produzione di energia termica da fonti rinnovabili”</w:t>
        </w:r>
      </w:ins>
      <w:del w:id="4350" w:author="Santagata Fabiana (GSE)" w:date="2025-10-13T08:28:00Z">
        <w:r w:rsidRPr="1EF15BEB" w:rsidDel="00D6025D">
          <w:rPr>
            <w:sz w:val="22"/>
            <w:szCs w:val="22"/>
            <w:rPrChange w:id="4351" w:author="Visone Rossana (GSE)" w:date="2025-09-09T14:33:00Z">
              <w:rPr/>
            </w:rPrChange>
          </w:rPr>
          <w:delText>.</w:delText>
        </w:r>
        <w:r w:rsidRPr="008B1DFF">
          <w:rPr>
            <w:sz w:val="22"/>
            <w:szCs w:val="22"/>
            <w:rPrChange w:id="4352" w:author="Visone Rossana (GSE)" w:date="2025-09-09T14:33:00Z" w16du:dateUtc="2025-09-09T12:33:00Z">
              <w:rPr/>
            </w:rPrChange>
          </w:rPr>
          <w:delText xml:space="preserve"> </w:delText>
        </w:r>
        <w:r w:rsidR="00865357" w:rsidRPr="008B1DFF">
          <w:rPr>
            <w:sz w:val="22"/>
            <w:szCs w:val="22"/>
            <w:highlight w:val="yellow"/>
            <w:rPrChange w:id="4353" w:author="Visone Rossana (GSE)" w:date="2025-09-09T14:33:00Z" w16du:dateUtc="2025-09-09T12:33:00Z">
              <w:rPr>
                <w:highlight w:val="yellow"/>
              </w:rPr>
            </w:rPrChange>
          </w:rPr>
          <w:delText>xx</w:delText>
        </w:r>
        <w:r w:rsidR="00865357" w:rsidRPr="008B1DFF">
          <w:rPr>
            <w:sz w:val="22"/>
            <w:szCs w:val="22"/>
            <w:rPrChange w:id="4354" w:author="Visone Rossana (GSE)" w:date="2025-09-09T14:33:00Z" w16du:dateUtc="2025-09-09T12:33:00Z">
              <w:rPr/>
            </w:rPrChange>
          </w:rPr>
          <w:delText xml:space="preserve"> </w:delText>
        </w:r>
      </w:del>
      <w:r w:rsidRPr="008B1DFF">
        <w:rPr>
          <w:sz w:val="22"/>
          <w:szCs w:val="22"/>
          <w:rPrChange w:id="4355" w:author="Visone Rossana (GSE)" w:date="2025-09-09T14:33:00Z" w16du:dateUtc="2025-09-09T12:33:00Z">
            <w:rPr/>
          </w:rPrChange>
        </w:rPr>
        <w:t>(di seguit</w:t>
      </w:r>
      <w:r w:rsidR="00B518A3" w:rsidRPr="008B1DFF">
        <w:rPr>
          <w:sz w:val="22"/>
          <w:szCs w:val="22"/>
          <w:rPrChange w:id="4356" w:author="Visone Rossana (GSE)" w:date="2025-09-09T14:33:00Z" w16du:dateUtc="2025-09-09T12:33:00Z">
            <w:rPr/>
          </w:rPrChange>
        </w:rPr>
        <w:t>o, “Decreto” o “Conto Termico”)</w:t>
      </w:r>
      <w:del w:id="4357" w:author="Santagata Fabiana (GSE)" w:date="2025-10-13T08:30:00Z">
        <w:r w:rsidR="001830F7" w:rsidRPr="008B1DFF">
          <w:rPr>
            <w:sz w:val="22"/>
            <w:szCs w:val="22"/>
            <w:rPrChange w:id="4358" w:author="Visone Rossana (GSE)" w:date="2025-09-09T14:33:00Z" w16du:dateUtc="2025-09-09T12:33:00Z">
              <w:rPr/>
            </w:rPrChange>
          </w:rPr>
          <w:delText xml:space="preserve">, </w:delText>
        </w:r>
        <w:r w:rsidRPr="008B1DFF">
          <w:rPr>
            <w:sz w:val="22"/>
            <w:szCs w:val="22"/>
            <w:rPrChange w:id="4359" w:author="Visone Rossana (GSE)" w:date="2025-09-09T14:33:00Z" w16du:dateUtc="2025-09-09T12:33:00Z">
              <w:rPr/>
            </w:rPrChange>
          </w:rPr>
          <w:delText xml:space="preserve">recante </w:delText>
        </w:r>
        <w:r w:rsidR="00B518A3" w:rsidRPr="008B1DFF">
          <w:rPr>
            <w:sz w:val="22"/>
            <w:szCs w:val="22"/>
            <w:rPrChange w:id="4360" w:author="Visone Rossana (GSE)" w:date="2025-09-09T14:33:00Z" w16du:dateUtc="2025-09-09T12:33:00Z">
              <w:rPr/>
            </w:rPrChange>
          </w:rPr>
          <w:delText>l’</w:delText>
        </w:r>
        <w:r w:rsidRPr="008B1DFF">
          <w:rPr>
            <w:sz w:val="22"/>
            <w:szCs w:val="22"/>
            <w:rPrChange w:id="4361" w:author="Visone Rossana (GSE)" w:date="2025-09-09T14:33:00Z" w16du:dateUtc="2025-09-09T12:33:00Z">
              <w:rPr/>
            </w:rPrChange>
          </w:rPr>
          <w:delText>“</w:delText>
        </w:r>
        <w:r w:rsidRPr="008B1DFF">
          <w:rPr>
            <w:i/>
            <w:iCs/>
            <w:sz w:val="22"/>
            <w:szCs w:val="22"/>
            <w:rPrChange w:id="4362" w:author="Visone Rossana (GSE)" w:date="2025-09-09T14:33:00Z" w16du:dateUtc="2025-09-09T12:33:00Z">
              <w:rPr>
                <w:i/>
                <w:iCs/>
              </w:rPr>
            </w:rPrChange>
          </w:rPr>
          <w:delText>aggiornamento della disciplina per</w:delText>
        </w:r>
        <w:r w:rsidRPr="008B1DFF">
          <w:rPr>
            <w:sz w:val="22"/>
            <w:szCs w:val="22"/>
            <w:rPrChange w:id="4363" w:author="Visone Rossana (GSE)" w:date="2025-09-09T14:33:00Z" w16du:dateUtc="2025-09-09T12:33:00Z">
              <w:rPr/>
            </w:rPrChange>
          </w:rPr>
          <w:delText xml:space="preserve"> l’</w:delText>
        </w:r>
        <w:r w:rsidRPr="008B1DFF">
          <w:rPr>
            <w:i/>
            <w:sz w:val="22"/>
            <w:szCs w:val="22"/>
            <w:rPrChange w:id="4364" w:author="Visone Rossana (GSE)" w:date="2025-09-09T14:33:00Z" w16du:dateUtc="2025-09-09T12:33:00Z">
              <w:rPr>
                <w:i/>
              </w:rPr>
            </w:rPrChange>
          </w:rPr>
          <w:delText>incentivazione di interventi di piccole dimensioni per l’incremento dell’efficienza energetica e per</w:delText>
        </w:r>
        <w:r w:rsidR="0072510D" w:rsidRPr="008B1DFF">
          <w:rPr>
            <w:i/>
            <w:sz w:val="22"/>
            <w:szCs w:val="22"/>
            <w:rPrChange w:id="4365" w:author="Visone Rossana (GSE)" w:date="2025-09-09T14:33:00Z" w16du:dateUtc="2025-09-09T12:33:00Z">
              <w:rPr>
                <w:i/>
              </w:rPr>
            </w:rPrChange>
          </w:rPr>
          <w:delText xml:space="preserve"> </w:delText>
        </w:r>
        <w:r w:rsidRPr="008B1DFF">
          <w:rPr>
            <w:i/>
            <w:sz w:val="22"/>
            <w:szCs w:val="22"/>
            <w:rPrChange w:id="4366" w:author="Visone Rossana (GSE)" w:date="2025-09-09T14:33:00Z" w16du:dateUtc="2025-09-09T12:33:00Z">
              <w:rPr>
                <w:i/>
              </w:rPr>
            </w:rPrChange>
          </w:rPr>
          <w:delText>la produzione di energia termica da fonti rinnovabili”</w:delText>
        </w:r>
      </w:del>
      <w:r w:rsidRPr="008B1DFF">
        <w:rPr>
          <w:i/>
          <w:sz w:val="22"/>
          <w:szCs w:val="22"/>
          <w:rPrChange w:id="4367" w:author="Visone Rossana (GSE)" w:date="2025-09-09T14:33:00Z" w16du:dateUtc="2025-09-09T12:33:00Z">
            <w:rPr>
              <w:i/>
            </w:rPr>
          </w:rPrChange>
        </w:rPr>
        <w:t>,</w:t>
      </w:r>
      <w:del w:id="4368" w:author="Santagata Fabiana (GSE)" w:date="2025-10-13T08:30:00Z">
        <w:r w:rsidRPr="008B1DFF">
          <w:rPr>
            <w:sz w:val="22"/>
            <w:szCs w:val="22"/>
            <w:rPrChange w:id="4369" w:author="Visone Rossana (GSE)" w:date="2025-09-09T14:33:00Z" w16du:dateUtc="2025-09-09T12:33:00Z">
              <w:rPr/>
            </w:rPrChange>
          </w:rPr>
          <w:delText xml:space="preserve"> in vigore dal</w:delText>
        </w:r>
        <w:r w:rsidR="004A1D74" w:rsidRPr="008B1DFF">
          <w:rPr>
            <w:sz w:val="22"/>
            <w:szCs w:val="22"/>
            <w:rPrChange w:id="4370" w:author="Visone Rossana (GSE)" w:date="2025-09-09T14:33:00Z" w16du:dateUtc="2025-09-09T12:33:00Z">
              <w:rPr/>
            </w:rPrChange>
          </w:rPr>
          <w:delText xml:space="preserve"> </w:delText>
        </w:r>
        <w:r w:rsidR="004A1D74" w:rsidRPr="008B1DFF">
          <w:rPr>
            <w:sz w:val="22"/>
            <w:szCs w:val="22"/>
            <w:highlight w:val="yellow"/>
            <w:rPrChange w:id="4371" w:author="Visone Rossana (GSE)" w:date="2025-09-09T14:33:00Z" w16du:dateUtc="2025-09-09T12:33:00Z">
              <w:rPr>
                <w:highlight w:val="yellow"/>
              </w:rPr>
            </w:rPrChange>
          </w:rPr>
          <w:delText>xx</w:delText>
        </w:r>
      </w:del>
      <w:r w:rsidRPr="008B1DFF">
        <w:rPr>
          <w:sz w:val="22"/>
          <w:szCs w:val="22"/>
          <w:rPrChange w:id="4372" w:author="Visone Rossana (GSE)" w:date="2025-09-09T14:33:00Z" w16du:dateUtc="2025-09-09T12:33:00Z">
            <w:rPr/>
          </w:rPrChange>
        </w:rPr>
        <w:t xml:space="preserve">. </w:t>
      </w:r>
    </w:p>
    <w:p w14:paraId="6D394A33" w14:textId="410DD892" w:rsidR="00542CB5" w:rsidRPr="008B1DFF" w:rsidRDefault="66865A4B">
      <w:pPr>
        <w:spacing w:after="120" w:line="276" w:lineRule="auto"/>
        <w:jc w:val="both"/>
        <w:rPr>
          <w:ins w:id="4373" w:author="Santagata Fabiana (GSE)" w:date="2025-10-13T08:31:00Z" w16du:dateUtc="2025-10-13T08:31:53Z"/>
          <w:rFonts w:cs="Calibri"/>
          <w:sz w:val="22"/>
          <w:szCs w:val="22"/>
          <w:rPrChange w:id="4374" w:author="Visone Rossana (GSE)" w:date="2025-09-09T14:33:00Z" w16du:dateUtc="2025-09-09T12:33:00Z">
            <w:rPr>
              <w:ins w:id="4375" w:author="Santagata Fabiana (GSE)" w:date="2025-10-13T08:31:00Z" w16du:dateUtc="2025-10-13T08:31:53Z"/>
              <w:rFonts w:cs="Calibri"/>
            </w:rPr>
          </w:rPrChange>
        </w:rPr>
        <w:pPrChange w:id="4376" w:author="Visone Rossana (GSE)" w:date="2025-09-09T14:33:00Z" w16du:dateUtc="2025-09-09T12:33:00Z">
          <w:pPr>
            <w:spacing w:after="120"/>
            <w:jc w:val="both"/>
          </w:pPr>
        </w:pPrChange>
      </w:pPr>
      <w:r w:rsidRPr="040707EB">
        <w:rPr>
          <w:rFonts w:cs="Calibri"/>
          <w:sz w:val="22"/>
          <w:szCs w:val="22"/>
          <w:rPrChange w:id="4377" w:author="Visone Rossana (GSE)" w:date="2025-09-09T14:33:00Z">
            <w:rPr>
              <w:rFonts w:cs="Calibri"/>
            </w:rPr>
          </w:rPrChange>
        </w:rPr>
        <w:t xml:space="preserve">Il </w:t>
      </w:r>
      <w:ins w:id="4378" w:author="Santagata Fabiana (GSE)" w:date="2025-10-13T08:30:00Z">
        <w:r w:rsidR="42873457" w:rsidRPr="43A9F8CD">
          <w:rPr>
            <w:rFonts w:cs="Calibri"/>
            <w:sz w:val="22"/>
            <w:szCs w:val="22"/>
          </w:rPr>
          <w:t xml:space="preserve">presente </w:t>
        </w:r>
      </w:ins>
      <w:r w:rsidRPr="040707EB">
        <w:rPr>
          <w:rFonts w:cs="Calibri"/>
          <w:sz w:val="22"/>
          <w:szCs w:val="22"/>
          <w:rPrChange w:id="4379" w:author="Visone Rossana (GSE)" w:date="2025-09-09T14:33:00Z">
            <w:rPr>
              <w:rFonts w:cs="Calibri"/>
            </w:rPr>
          </w:rPrChange>
        </w:rPr>
        <w:t>documento</w:t>
      </w:r>
      <w:ins w:id="4380" w:author="Santagata Fabiana (GSE)" w:date="2025-10-13T08:31:00Z">
        <w:r w:rsidR="174B55E2" w:rsidRPr="43A9F8CD">
          <w:rPr>
            <w:rFonts w:cs="Calibri"/>
            <w:sz w:val="22"/>
            <w:szCs w:val="22"/>
          </w:rPr>
          <w:t xml:space="preserve"> viene</w:t>
        </w:r>
      </w:ins>
      <w:del w:id="4381" w:author="Santagata Fabiana (GSE)" w:date="2025-10-13T08:31:00Z">
        <w:r w:rsidRPr="040707EB">
          <w:rPr>
            <w:rFonts w:cs="Calibri"/>
            <w:sz w:val="22"/>
            <w:szCs w:val="22"/>
            <w:rPrChange w:id="4382" w:author="Visone Rossana (GSE)" w:date="2025-09-09T14:33:00Z">
              <w:rPr>
                <w:rFonts w:cs="Calibri"/>
              </w:rPr>
            </w:rPrChange>
          </w:rPr>
          <w:delText>,</w:delText>
        </w:r>
      </w:del>
      <w:r w:rsidRPr="040707EB">
        <w:rPr>
          <w:rFonts w:cs="Calibri"/>
          <w:sz w:val="22"/>
          <w:szCs w:val="22"/>
          <w:rPrChange w:id="4383" w:author="Visone Rossana (GSE)" w:date="2025-09-09T14:33:00Z">
            <w:rPr>
              <w:rFonts w:cs="Calibri"/>
            </w:rPr>
          </w:rPrChange>
        </w:rPr>
        <w:t xml:space="preserve"> redatto </w:t>
      </w:r>
      <w:del w:id="4384" w:author="Santagata Fabiana (GSE)" w:date="2025-10-13T08:37:00Z">
        <w:r w:rsidRPr="43A9F8CD" w:rsidDel="66865A4B">
          <w:rPr>
            <w:rFonts w:cs="Calibri"/>
            <w:sz w:val="22"/>
            <w:szCs w:val="22"/>
            <w:rPrChange w:id="4385" w:author="Visone Rossana (GSE)" w:date="2025-09-09T14:33:00Z">
              <w:rPr>
                <w:rFonts w:cs="Calibri"/>
              </w:rPr>
            </w:rPrChange>
          </w:rPr>
          <w:delText>a</w:delText>
        </w:r>
      </w:del>
      <w:r w:rsidRPr="43A9F8CD">
        <w:rPr>
          <w:rFonts w:cs="Calibri"/>
          <w:sz w:val="22"/>
          <w:szCs w:val="22"/>
          <w:rPrChange w:id="4386" w:author="Visone Rossana (GSE)" w:date="2025-09-09T14:33:00Z">
            <w:rPr>
              <w:rFonts w:cs="Calibri"/>
            </w:rPr>
          </w:rPrChange>
        </w:rPr>
        <w:t>i</w:t>
      </w:r>
      <w:ins w:id="4387" w:author="Santagata Fabiana (GSE)" w:date="2025-10-13T08:35:00Z">
        <w:r w:rsidR="3821DCFC" w:rsidRPr="43A9F8CD">
          <w:rPr>
            <w:rFonts w:cs="Calibri"/>
            <w:sz w:val="22"/>
            <w:szCs w:val="22"/>
          </w:rPr>
          <w:t xml:space="preserve">n attuazione </w:t>
        </w:r>
      </w:ins>
      <w:del w:id="4388" w:author="Santagata Fabiana (GSE)" w:date="2025-10-13T08:36:00Z">
        <w:r w:rsidRPr="43A9F8CD" w:rsidDel="66865A4B">
          <w:rPr>
            <w:rFonts w:cs="Calibri"/>
            <w:sz w:val="22"/>
            <w:szCs w:val="22"/>
            <w:rPrChange w:id="4389" w:author="Visone Rossana (GSE)" w:date="2025-09-09T14:33:00Z">
              <w:rPr>
                <w:rFonts w:cs="Calibri"/>
              </w:rPr>
            </w:rPrChange>
          </w:rPr>
          <w:delText xml:space="preserve"> </w:delText>
        </w:r>
      </w:del>
      <w:r w:rsidRPr="43A9F8CD">
        <w:rPr>
          <w:rFonts w:cs="Calibri"/>
          <w:sz w:val="22"/>
          <w:szCs w:val="22"/>
          <w:rPrChange w:id="4390" w:author="Visone Rossana (GSE)" w:date="2025-09-09T14:33:00Z">
            <w:rPr>
              <w:rFonts w:cs="Calibri"/>
            </w:rPr>
          </w:rPrChange>
        </w:rPr>
        <w:t xml:space="preserve"> </w:t>
      </w:r>
      <w:r w:rsidRPr="040707EB">
        <w:rPr>
          <w:rFonts w:cs="Calibri"/>
          <w:sz w:val="22"/>
          <w:szCs w:val="22"/>
          <w:rPrChange w:id="4391" w:author="Visone Rossana (GSE)" w:date="2025-09-09T14:33:00Z">
            <w:rPr>
              <w:rFonts w:cs="Calibri"/>
            </w:rPr>
          </w:rPrChange>
        </w:rPr>
        <w:t xml:space="preserve">ai sensi dell’art. </w:t>
      </w:r>
      <w:del w:id="4392" w:author="Santagata Fabiana (GSE)" w:date="2025-10-02T12:45:00Z">
        <w:r w:rsidR="001944BB" w:rsidRPr="040707EB" w:rsidDel="1C941AFB">
          <w:rPr>
            <w:rFonts w:cs="Calibri"/>
            <w:sz w:val="22"/>
            <w:szCs w:val="22"/>
            <w:rPrChange w:id="4393" w:author="Visone Rossana (GSE)" w:date="2025-09-09T14:33:00Z">
              <w:rPr>
                <w:rFonts w:cs="Calibri"/>
                <w:highlight w:val="yellow"/>
              </w:rPr>
            </w:rPrChange>
          </w:rPr>
          <w:delText>xx</w:delText>
        </w:r>
      </w:del>
      <w:ins w:id="4394" w:author="Santagata Fabiana (GSE)" w:date="2025-10-02T12:45:00Z">
        <w:r w:rsidR="25E66530" w:rsidRPr="040707EB">
          <w:rPr>
            <w:rFonts w:cs="Calibri"/>
            <w:sz w:val="22"/>
            <w:szCs w:val="22"/>
            <w:rPrChange w:id="4395" w:author="Santagata Fabiana (GSE)" w:date="2025-10-02T12:47:00Z">
              <w:rPr>
                <w:rFonts w:cs="Calibri"/>
                <w:sz w:val="22"/>
                <w:szCs w:val="22"/>
                <w:highlight w:val="yellow"/>
              </w:rPr>
            </w:rPrChange>
          </w:rPr>
          <w:t>29</w:t>
        </w:r>
      </w:ins>
      <w:del w:id="4396" w:author="Santagata Fabiana (GSE)" w:date="2025-10-02T12:45:00Z">
        <w:r w:rsidR="001944BB" w:rsidRPr="040707EB" w:rsidDel="66865A4B">
          <w:rPr>
            <w:rFonts w:cs="Calibri"/>
            <w:sz w:val="22"/>
            <w:szCs w:val="22"/>
            <w:rPrChange w:id="4397" w:author="Visone Rossana (GSE)" w:date="2025-09-09T14:33:00Z">
              <w:rPr>
                <w:rFonts w:cs="Calibri"/>
                <w:highlight w:val="yellow"/>
              </w:rPr>
            </w:rPrChange>
          </w:rPr>
          <w:delText>,</w:delText>
        </w:r>
        <w:r w:rsidR="001944BB" w:rsidRPr="040707EB" w:rsidDel="66865A4B">
          <w:rPr>
            <w:rFonts w:cs="Calibri"/>
            <w:sz w:val="22"/>
            <w:szCs w:val="22"/>
            <w:rPrChange w:id="4398" w:author="Visone Rossana (GSE)" w:date="2025-09-09T14:33:00Z">
              <w:rPr>
                <w:rFonts w:cs="Calibri"/>
              </w:rPr>
            </w:rPrChange>
          </w:rPr>
          <w:delText xml:space="preserve"> comma</w:delText>
        </w:r>
        <w:r w:rsidR="001944BB" w:rsidRPr="040707EB" w:rsidDel="1907A8D9">
          <w:rPr>
            <w:rFonts w:cs="Calibri"/>
            <w:sz w:val="22"/>
            <w:szCs w:val="22"/>
            <w:rPrChange w:id="4399" w:author="Visone Rossana (GSE)" w:date="2025-09-09T14:33:00Z">
              <w:rPr>
                <w:rFonts w:cs="Calibri"/>
              </w:rPr>
            </w:rPrChange>
          </w:rPr>
          <w:delText xml:space="preserve"> </w:delText>
        </w:r>
        <w:r w:rsidR="001944BB" w:rsidRPr="040707EB" w:rsidDel="1C941AFB">
          <w:rPr>
            <w:rFonts w:cs="Calibri"/>
            <w:sz w:val="22"/>
            <w:szCs w:val="22"/>
            <w:rPrChange w:id="4400" w:author="Visone Rossana (GSE)" w:date="2025-09-09T14:33:00Z">
              <w:rPr>
                <w:rFonts w:cs="Calibri"/>
              </w:rPr>
            </w:rPrChange>
          </w:rPr>
          <w:delText>x</w:delText>
        </w:r>
        <w:r w:rsidR="001944BB" w:rsidRPr="040707EB" w:rsidDel="66865A4B">
          <w:rPr>
            <w:rFonts w:cs="Calibri"/>
            <w:sz w:val="22"/>
            <w:szCs w:val="22"/>
            <w:rPrChange w:id="4401" w:author="Visone Rossana (GSE)" w:date="2025-09-09T14:33:00Z">
              <w:rPr>
                <w:rFonts w:cs="Calibri"/>
              </w:rPr>
            </w:rPrChange>
          </w:rPr>
          <w:delText>,</w:delText>
        </w:r>
      </w:del>
      <w:r w:rsidRPr="040707EB">
        <w:rPr>
          <w:rFonts w:cs="Calibri"/>
          <w:sz w:val="22"/>
          <w:szCs w:val="22"/>
          <w:rPrChange w:id="4402" w:author="Visone Rossana (GSE)" w:date="2025-09-09T14:33:00Z">
            <w:rPr>
              <w:rFonts w:cs="Calibri"/>
            </w:rPr>
          </w:rPrChange>
        </w:rPr>
        <w:t xml:space="preserve"> del Decreto, </w:t>
      </w:r>
      <w:ins w:id="4403" w:author="Santagata Fabiana (GSE)" w:date="2025-10-13T08:31:00Z">
        <w:r w:rsidR="2B1FD8DD" w:rsidRPr="43A9F8CD">
          <w:rPr>
            <w:rFonts w:cs="Calibri"/>
            <w:sz w:val="22"/>
            <w:szCs w:val="22"/>
          </w:rPr>
          <w:t>per</w:t>
        </w:r>
        <w:r w:rsidRPr="43A9F8CD">
          <w:rPr>
            <w:rFonts w:cs="Calibri"/>
            <w:sz w:val="22"/>
            <w:szCs w:val="22"/>
          </w:rPr>
          <w:t xml:space="preserve"> </w:t>
        </w:r>
      </w:ins>
      <w:del w:id="4404" w:author="Santagata Fabiana (GSE)" w:date="2025-10-02T12:48:00Z">
        <w:r w:rsidR="001944BB" w:rsidRPr="040707EB" w:rsidDel="66865A4B">
          <w:rPr>
            <w:rFonts w:cs="Calibri"/>
            <w:sz w:val="22"/>
            <w:szCs w:val="22"/>
            <w:rPrChange w:id="4405" w:author="Visone Rossana (GSE)" w:date="2025-09-09T14:33:00Z">
              <w:rPr>
                <w:rFonts w:cs="Calibri"/>
              </w:rPr>
            </w:rPrChange>
          </w:rPr>
          <w:delText xml:space="preserve">descrive </w:delText>
        </w:r>
      </w:del>
      <w:ins w:id="4406" w:author="Santagata Fabiana (GSE)" w:date="2025-10-02T12:48:00Z">
        <w:r w:rsidR="0B0014FF" w:rsidRPr="43A9F8CD">
          <w:rPr>
            <w:rFonts w:cs="Calibri"/>
            <w:sz w:val="22"/>
            <w:szCs w:val="22"/>
          </w:rPr>
          <w:t>disciplina</w:t>
        </w:r>
      </w:ins>
      <w:ins w:id="4407" w:author="Santagata Fabiana (GSE)" w:date="2025-10-13T08:31:00Z">
        <w:r w:rsidR="3C02E222" w:rsidRPr="43A9F8CD">
          <w:rPr>
            <w:rFonts w:cs="Calibri"/>
            <w:sz w:val="22"/>
            <w:szCs w:val="22"/>
          </w:rPr>
          <w:t>re in particolare:</w:t>
        </w:r>
      </w:ins>
    </w:p>
    <w:p w14:paraId="77500876" w14:textId="0669F227" w:rsidR="00542CB5" w:rsidRPr="008B1DFF" w:rsidRDefault="6E11A2D4" w:rsidP="6988AA34">
      <w:pPr>
        <w:spacing w:after="120" w:line="276" w:lineRule="auto"/>
        <w:jc w:val="both"/>
        <w:rPr>
          <w:ins w:id="4408" w:author="Santagata Fabiana (GSE)" w:date="2025-10-13T08:40:00Z" w16du:dateUtc="2025-10-13T08:40:49Z"/>
          <w:rFonts w:cs="Calibri"/>
          <w:i/>
          <w:iCs/>
          <w:sz w:val="22"/>
          <w:szCs w:val="22"/>
          <w:rPrChange w:id="4409" w:author="Unknown" w16du:dateUtc="2025-09-09T12:33:00Z">
            <w:rPr>
              <w:ins w:id="4410" w:author="Santagata Fabiana (GSE)" w:date="2025-10-13T08:40:00Z" w16du:dateUtc="2025-10-13T08:40:49Z"/>
            </w:rPr>
          </w:rPrChange>
        </w:rPr>
      </w:pPr>
      <w:ins w:id="4411" w:author="Santagata Fabiana (GSE)" w:date="2025-10-13T08:32:00Z">
        <w:r w:rsidRPr="6988AA34">
          <w:rPr>
            <w:rFonts w:cs="Calibri"/>
            <w:sz w:val="22"/>
            <w:szCs w:val="22"/>
          </w:rPr>
          <w:t>“</w:t>
        </w:r>
      </w:ins>
      <w:ins w:id="4412" w:author="Santagata Fabiana (GSE)" w:date="2025-10-13T08:40:00Z">
        <w:r w:rsidR="05AAE6E2" w:rsidRPr="6988AA34">
          <w:rPr>
            <w:rFonts w:cs="Calibri"/>
            <w:i/>
            <w:iCs/>
            <w:sz w:val="22"/>
            <w:szCs w:val="22"/>
            <w:rPrChange w:id="4413" w:author="Santagata Fabiana (GSE)" w:date="2025-10-13T08:43:00Z">
              <w:rPr>
                <w:rFonts w:cs="Calibri"/>
                <w:sz w:val="22"/>
                <w:szCs w:val="22"/>
              </w:rPr>
            </w:rPrChange>
          </w:rPr>
          <w:t>a) l’elenco delle spese ammissibili l’elenco delle spese ammissibili di cui agli articoli 6 e 9 che rispettano</w:t>
        </w:r>
      </w:ins>
    </w:p>
    <w:p w14:paraId="29AD3D4A" w14:textId="62D6BA0C" w:rsidR="00542CB5" w:rsidRPr="008B1DFF" w:rsidRDefault="05AAE6E2" w:rsidP="6988AA34">
      <w:pPr>
        <w:spacing w:after="120" w:line="276" w:lineRule="auto"/>
        <w:jc w:val="both"/>
        <w:rPr>
          <w:ins w:id="4414" w:author="Santagata Fabiana (GSE)" w:date="2025-10-13T08:40:00Z" w16du:dateUtc="2025-10-13T08:40:49Z"/>
          <w:rFonts w:cs="Calibri"/>
          <w:i/>
          <w:iCs/>
          <w:sz w:val="22"/>
          <w:szCs w:val="22"/>
        </w:rPr>
      </w:pPr>
      <w:ins w:id="4415" w:author="Santagata Fabiana (GSE)" w:date="2025-10-13T08:40:00Z">
        <w:r w:rsidRPr="6988AA34">
          <w:rPr>
            <w:rFonts w:cs="Calibri"/>
            <w:i/>
            <w:iCs/>
            <w:sz w:val="22"/>
            <w:szCs w:val="22"/>
            <w:rPrChange w:id="4416" w:author="Santagata Fabiana (GSE)" w:date="2025-10-13T08:43:00Z">
              <w:rPr>
                <w:rFonts w:cs="Calibri"/>
                <w:sz w:val="22"/>
                <w:szCs w:val="22"/>
              </w:rPr>
            </w:rPrChange>
          </w:rPr>
          <w:t>le condizioni di cui ai commi 1 e 2 dell’art. 26;</w:t>
        </w:r>
      </w:ins>
    </w:p>
    <w:p w14:paraId="521DD293" w14:textId="25FFA7E3" w:rsidR="00542CB5" w:rsidRPr="008B1DFF" w:rsidRDefault="05AAE6E2" w:rsidP="6988AA34">
      <w:pPr>
        <w:spacing w:after="120" w:line="276" w:lineRule="auto"/>
        <w:jc w:val="both"/>
        <w:rPr>
          <w:ins w:id="4417" w:author="Santagata Fabiana (GSE)" w:date="2025-10-13T08:40:00Z" w16du:dateUtc="2025-10-13T08:40:49Z"/>
          <w:rFonts w:cs="Calibri"/>
          <w:i/>
          <w:iCs/>
          <w:sz w:val="22"/>
          <w:szCs w:val="22"/>
        </w:rPr>
      </w:pPr>
      <w:ins w:id="4418" w:author="Santagata Fabiana (GSE)" w:date="2025-10-13T08:40:00Z">
        <w:r w:rsidRPr="6988AA34">
          <w:rPr>
            <w:rFonts w:cs="Calibri"/>
            <w:i/>
            <w:iCs/>
            <w:sz w:val="22"/>
            <w:szCs w:val="22"/>
            <w:rPrChange w:id="4419" w:author="Santagata Fabiana (GSE)" w:date="2025-10-13T08:43:00Z">
              <w:rPr>
                <w:rFonts w:cs="Calibri"/>
                <w:sz w:val="22"/>
                <w:szCs w:val="22"/>
              </w:rPr>
            </w:rPrChange>
          </w:rPr>
          <w:t>b) le modalità di applicazione delle condizioni di ammissibilità degli interventi di cui all’art. 10 del presente</w:t>
        </w:r>
      </w:ins>
    </w:p>
    <w:p w14:paraId="60F5C04F" w14:textId="3B6C6312" w:rsidR="00542CB5" w:rsidRPr="008B1DFF" w:rsidRDefault="05AAE6E2" w:rsidP="6988AA34">
      <w:pPr>
        <w:spacing w:after="120" w:line="276" w:lineRule="auto"/>
        <w:jc w:val="both"/>
        <w:rPr>
          <w:ins w:id="4420" w:author="Santagata Fabiana (GSE)" w:date="2025-10-13T08:40:00Z" w16du:dateUtc="2025-10-13T08:40:49Z"/>
          <w:rFonts w:cs="Calibri"/>
          <w:i/>
          <w:iCs/>
          <w:sz w:val="22"/>
          <w:szCs w:val="22"/>
        </w:rPr>
      </w:pPr>
      <w:ins w:id="4421" w:author="Santagata Fabiana (GSE)" w:date="2025-10-13T08:40:00Z">
        <w:r w:rsidRPr="6988AA34">
          <w:rPr>
            <w:rFonts w:cs="Calibri"/>
            <w:i/>
            <w:iCs/>
            <w:sz w:val="22"/>
            <w:szCs w:val="22"/>
            <w:rPrChange w:id="4422" w:author="Santagata Fabiana (GSE)" w:date="2025-10-13T08:43:00Z">
              <w:rPr>
                <w:rFonts w:cs="Calibri"/>
                <w:sz w:val="22"/>
                <w:szCs w:val="22"/>
              </w:rPr>
            </w:rPrChange>
          </w:rPr>
          <w:t>decreto;</w:t>
        </w:r>
      </w:ins>
    </w:p>
    <w:p w14:paraId="611CA4B5" w14:textId="4F0309AF" w:rsidR="00542CB5" w:rsidRPr="008B1DFF" w:rsidRDefault="05AAE6E2" w:rsidP="6988AA34">
      <w:pPr>
        <w:spacing w:after="120" w:line="276" w:lineRule="auto"/>
        <w:jc w:val="both"/>
        <w:rPr>
          <w:ins w:id="4423" w:author="Santagata Fabiana (GSE)" w:date="2025-10-13T08:40:00Z" w16du:dateUtc="2025-10-13T08:40:49Z"/>
          <w:rFonts w:cs="Calibri"/>
          <w:i/>
          <w:iCs/>
          <w:sz w:val="22"/>
          <w:szCs w:val="22"/>
        </w:rPr>
      </w:pPr>
      <w:ins w:id="4424" w:author="Santagata Fabiana (GSE)" w:date="2025-10-13T08:40:00Z">
        <w:r w:rsidRPr="6988AA34">
          <w:rPr>
            <w:rFonts w:cs="Calibri"/>
            <w:i/>
            <w:iCs/>
            <w:sz w:val="22"/>
            <w:szCs w:val="22"/>
            <w:rPrChange w:id="4425" w:author="Santagata Fabiana (GSE)" w:date="2025-10-13T08:43:00Z">
              <w:rPr>
                <w:rFonts w:cs="Calibri"/>
                <w:sz w:val="22"/>
                <w:szCs w:val="22"/>
              </w:rPr>
            </w:rPrChange>
          </w:rPr>
          <w:t>c) le modalità e le tempistiche di richiesta ed erogazione</w:t>
        </w:r>
      </w:ins>
      <w:ins w:id="4426" w:author="Santagata Fabiana (GSE)" w:date="2025-10-13T08:41:00Z">
        <w:r w:rsidRPr="6988AA34">
          <w:rPr>
            <w:rFonts w:cs="Calibri"/>
            <w:i/>
            <w:iCs/>
            <w:sz w:val="22"/>
            <w:szCs w:val="22"/>
            <w:rPrChange w:id="4427" w:author="Santagata Fabiana (GSE)" w:date="2025-10-13T08:43:00Z">
              <w:rPr>
                <w:rFonts w:cs="Calibri"/>
                <w:sz w:val="22"/>
                <w:szCs w:val="22"/>
              </w:rPr>
            </w:rPrChange>
          </w:rPr>
          <w:t xml:space="preserve"> </w:t>
        </w:r>
      </w:ins>
      <w:ins w:id="4428" w:author="Santagata Fabiana (GSE)" w:date="2025-10-13T08:40:00Z">
        <w:r w:rsidRPr="6988AA34">
          <w:rPr>
            <w:rFonts w:cs="Calibri"/>
            <w:i/>
            <w:iCs/>
            <w:sz w:val="22"/>
            <w:szCs w:val="22"/>
            <w:rPrChange w:id="4429" w:author="Santagata Fabiana (GSE)" w:date="2025-10-13T08:43:00Z">
              <w:rPr>
                <w:rFonts w:cs="Calibri"/>
                <w:sz w:val="22"/>
                <w:szCs w:val="22"/>
              </w:rPr>
            </w:rPrChange>
          </w:rPr>
          <w:t>delle rate di cui all’art. 11 del presente decreto;</w:t>
        </w:r>
      </w:ins>
    </w:p>
    <w:p w14:paraId="476D8E06" w14:textId="5B1C987B" w:rsidR="00542CB5" w:rsidRPr="008B1DFF" w:rsidRDefault="05AAE6E2" w:rsidP="6988AA34">
      <w:pPr>
        <w:spacing w:after="120" w:line="276" w:lineRule="auto"/>
        <w:jc w:val="both"/>
        <w:rPr>
          <w:ins w:id="4430" w:author="Santagata Fabiana (GSE)" w:date="2025-10-13T08:40:00Z" w16du:dateUtc="2025-10-13T08:40:49Z"/>
          <w:rFonts w:cs="Calibri"/>
          <w:i/>
          <w:iCs/>
          <w:sz w:val="22"/>
          <w:szCs w:val="22"/>
        </w:rPr>
      </w:pPr>
      <w:ins w:id="4431" w:author="Santagata Fabiana (GSE)" w:date="2025-10-13T08:40:00Z">
        <w:r w:rsidRPr="6988AA34">
          <w:rPr>
            <w:rFonts w:cs="Calibri"/>
            <w:i/>
            <w:iCs/>
            <w:sz w:val="22"/>
            <w:szCs w:val="22"/>
            <w:rPrChange w:id="4432" w:author="Santagata Fabiana (GSE)" w:date="2025-10-13T08:43:00Z">
              <w:rPr>
                <w:rFonts w:cs="Calibri"/>
                <w:sz w:val="22"/>
                <w:szCs w:val="22"/>
              </w:rPr>
            </w:rPrChange>
          </w:rPr>
          <w:t>d) i requisiti dei contratti di prestazione energetica e</w:t>
        </w:r>
      </w:ins>
      <w:ins w:id="4433" w:author="Santagata Fabiana (GSE)" w:date="2025-10-13T08:41:00Z">
        <w:r w:rsidRPr="6988AA34">
          <w:rPr>
            <w:rFonts w:cs="Calibri"/>
            <w:i/>
            <w:iCs/>
            <w:sz w:val="22"/>
            <w:szCs w:val="22"/>
            <w:rPrChange w:id="4434" w:author="Santagata Fabiana (GSE)" w:date="2025-10-13T08:43:00Z">
              <w:rPr>
                <w:rFonts w:cs="Calibri"/>
                <w:sz w:val="22"/>
                <w:szCs w:val="22"/>
              </w:rPr>
            </w:rPrChange>
          </w:rPr>
          <w:t xml:space="preserve"> </w:t>
        </w:r>
      </w:ins>
      <w:ins w:id="4435" w:author="Santagata Fabiana (GSE)" w:date="2025-10-13T08:40:00Z">
        <w:r w:rsidRPr="6988AA34">
          <w:rPr>
            <w:rFonts w:cs="Calibri"/>
            <w:i/>
            <w:iCs/>
            <w:sz w:val="22"/>
            <w:szCs w:val="22"/>
            <w:rPrChange w:id="4436" w:author="Santagata Fabiana (GSE)" w:date="2025-10-13T08:43:00Z">
              <w:rPr>
                <w:rFonts w:cs="Calibri"/>
                <w:sz w:val="22"/>
                <w:szCs w:val="22"/>
              </w:rPr>
            </w:rPrChange>
          </w:rPr>
          <w:t>dei contratti di servizio energia di cui all’art. 13 del presente</w:t>
        </w:r>
      </w:ins>
      <w:ins w:id="4437" w:author="Santagata Fabiana (GSE)" w:date="2025-10-13T08:41:00Z">
        <w:r w:rsidRPr="6988AA34">
          <w:rPr>
            <w:rFonts w:cs="Calibri"/>
            <w:i/>
            <w:iCs/>
            <w:sz w:val="22"/>
            <w:szCs w:val="22"/>
            <w:rPrChange w:id="4438" w:author="Santagata Fabiana (GSE)" w:date="2025-10-13T08:43:00Z">
              <w:rPr>
                <w:rFonts w:cs="Calibri"/>
                <w:sz w:val="22"/>
                <w:szCs w:val="22"/>
              </w:rPr>
            </w:rPrChange>
          </w:rPr>
          <w:t xml:space="preserve"> </w:t>
        </w:r>
      </w:ins>
      <w:ins w:id="4439" w:author="Santagata Fabiana (GSE)" w:date="2025-10-13T08:40:00Z">
        <w:r w:rsidRPr="6988AA34">
          <w:rPr>
            <w:rFonts w:cs="Calibri"/>
            <w:i/>
            <w:iCs/>
            <w:sz w:val="22"/>
            <w:szCs w:val="22"/>
            <w:rPrChange w:id="4440" w:author="Santagata Fabiana (GSE)" w:date="2025-10-13T08:43:00Z">
              <w:rPr>
                <w:rFonts w:cs="Calibri"/>
                <w:sz w:val="22"/>
                <w:szCs w:val="22"/>
              </w:rPr>
            </w:rPrChange>
          </w:rPr>
          <w:t>decreto;</w:t>
        </w:r>
      </w:ins>
    </w:p>
    <w:p w14:paraId="1F8CEB10" w14:textId="12B0E2CD" w:rsidR="00542CB5" w:rsidRPr="008B1DFF" w:rsidRDefault="05AAE6E2" w:rsidP="6988AA34">
      <w:pPr>
        <w:spacing w:after="120" w:line="276" w:lineRule="auto"/>
        <w:jc w:val="both"/>
        <w:rPr>
          <w:ins w:id="4441" w:author="Santagata Fabiana (GSE)" w:date="2025-10-13T08:40:00Z" w16du:dateUtc="2025-10-13T08:40:49Z"/>
          <w:rFonts w:cs="Calibri"/>
          <w:i/>
          <w:iCs/>
          <w:sz w:val="22"/>
          <w:szCs w:val="22"/>
        </w:rPr>
      </w:pPr>
      <w:ins w:id="4442" w:author="Santagata Fabiana (GSE)" w:date="2025-10-13T08:40:00Z">
        <w:r w:rsidRPr="6988AA34">
          <w:rPr>
            <w:rFonts w:cs="Calibri"/>
            <w:i/>
            <w:iCs/>
            <w:sz w:val="22"/>
            <w:szCs w:val="22"/>
            <w:rPrChange w:id="4443" w:author="Santagata Fabiana (GSE)" w:date="2025-10-13T08:43:00Z">
              <w:rPr>
                <w:rFonts w:cs="Calibri"/>
                <w:sz w:val="22"/>
                <w:szCs w:val="22"/>
              </w:rPr>
            </w:rPrChange>
          </w:rPr>
          <w:t>e) le modalità di applicazione delle procedure di accesso</w:t>
        </w:r>
      </w:ins>
      <w:ins w:id="4444" w:author="Santagata Fabiana (GSE)" w:date="2025-10-13T08:41:00Z">
        <w:r w:rsidRPr="6988AA34">
          <w:rPr>
            <w:rFonts w:cs="Calibri"/>
            <w:i/>
            <w:iCs/>
            <w:sz w:val="22"/>
            <w:szCs w:val="22"/>
            <w:rPrChange w:id="4445" w:author="Santagata Fabiana (GSE)" w:date="2025-10-13T08:43:00Z">
              <w:rPr>
                <w:rFonts w:cs="Calibri"/>
                <w:sz w:val="22"/>
                <w:szCs w:val="22"/>
              </w:rPr>
            </w:rPrChange>
          </w:rPr>
          <w:t xml:space="preserve"> </w:t>
        </w:r>
      </w:ins>
      <w:ins w:id="4446" w:author="Santagata Fabiana (GSE)" w:date="2025-10-13T08:40:00Z">
        <w:r w:rsidRPr="6988AA34">
          <w:rPr>
            <w:rFonts w:cs="Calibri"/>
            <w:i/>
            <w:iCs/>
            <w:sz w:val="22"/>
            <w:szCs w:val="22"/>
            <w:rPrChange w:id="4447" w:author="Santagata Fabiana (GSE)" w:date="2025-10-13T08:43:00Z">
              <w:rPr>
                <w:rFonts w:cs="Calibri"/>
                <w:sz w:val="22"/>
                <w:szCs w:val="22"/>
              </w:rPr>
            </w:rPrChange>
          </w:rPr>
          <w:t>agli incentivi di cui all’art. 14 del presente decreto;</w:t>
        </w:r>
      </w:ins>
    </w:p>
    <w:p w14:paraId="63B08193" w14:textId="01AD2E2B" w:rsidR="00542CB5" w:rsidRPr="008B1DFF" w:rsidRDefault="05AAE6E2" w:rsidP="6988AA34">
      <w:pPr>
        <w:spacing w:after="120" w:line="276" w:lineRule="auto"/>
        <w:jc w:val="both"/>
        <w:rPr>
          <w:ins w:id="4448" w:author="Santagata Fabiana (GSE)" w:date="2025-10-13T08:40:00Z" w16du:dateUtc="2025-10-13T08:40:49Z"/>
          <w:rFonts w:cs="Calibri"/>
          <w:i/>
          <w:iCs/>
          <w:sz w:val="22"/>
          <w:szCs w:val="22"/>
        </w:rPr>
      </w:pPr>
      <w:ins w:id="4449" w:author="Santagata Fabiana (GSE)" w:date="2025-10-13T08:40:00Z">
        <w:r w:rsidRPr="6988AA34">
          <w:rPr>
            <w:rFonts w:cs="Calibri"/>
            <w:i/>
            <w:iCs/>
            <w:sz w:val="22"/>
            <w:szCs w:val="22"/>
            <w:rPrChange w:id="4450" w:author="Santagata Fabiana (GSE)" w:date="2025-10-13T08:43:00Z">
              <w:rPr>
                <w:rFonts w:cs="Calibri"/>
                <w:sz w:val="22"/>
                <w:szCs w:val="22"/>
              </w:rPr>
            </w:rPrChange>
          </w:rPr>
          <w:t>f) le modalità di applicazione e le tempistiche circa</w:t>
        </w:r>
      </w:ins>
      <w:ins w:id="4451" w:author="Santagata Fabiana (GSE)" w:date="2025-10-13T08:41:00Z">
        <w:r w:rsidRPr="6988AA34">
          <w:rPr>
            <w:rFonts w:cs="Calibri"/>
            <w:i/>
            <w:iCs/>
            <w:sz w:val="22"/>
            <w:szCs w:val="22"/>
            <w:rPrChange w:id="4452" w:author="Santagata Fabiana (GSE)" w:date="2025-10-13T08:43:00Z">
              <w:rPr>
                <w:rFonts w:cs="Calibri"/>
                <w:sz w:val="22"/>
                <w:szCs w:val="22"/>
              </w:rPr>
            </w:rPrChange>
          </w:rPr>
          <w:t xml:space="preserve"> </w:t>
        </w:r>
      </w:ins>
      <w:ins w:id="4453" w:author="Santagata Fabiana (GSE)" w:date="2025-10-13T08:40:00Z">
        <w:r w:rsidRPr="6988AA34">
          <w:rPr>
            <w:rFonts w:cs="Calibri"/>
            <w:i/>
            <w:iCs/>
            <w:sz w:val="22"/>
            <w:szCs w:val="22"/>
            <w:rPrChange w:id="4454" w:author="Santagata Fabiana (GSE)" w:date="2025-10-13T08:43:00Z">
              <w:rPr>
                <w:rFonts w:cs="Calibri"/>
                <w:sz w:val="22"/>
                <w:szCs w:val="22"/>
              </w:rPr>
            </w:rPrChange>
          </w:rPr>
          <w:t>la redazione della diagnosi e della certificazione energetica</w:t>
        </w:r>
      </w:ins>
      <w:ins w:id="4455" w:author="Santagata Fabiana (GSE)" w:date="2025-10-13T08:41:00Z">
        <w:r w:rsidRPr="6988AA34">
          <w:rPr>
            <w:rFonts w:cs="Calibri"/>
            <w:i/>
            <w:iCs/>
            <w:sz w:val="22"/>
            <w:szCs w:val="22"/>
            <w:rPrChange w:id="4456" w:author="Santagata Fabiana (GSE)" w:date="2025-10-13T08:43:00Z">
              <w:rPr>
                <w:rFonts w:cs="Calibri"/>
                <w:sz w:val="22"/>
                <w:szCs w:val="22"/>
              </w:rPr>
            </w:rPrChange>
          </w:rPr>
          <w:t xml:space="preserve"> </w:t>
        </w:r>
      </w:ins>
      <w:ins w:id="4457" w:author="Santagata Fabiana (GSE)" w:date="2025-10-13T08:40:00Z">
        <w:r w:rsidRPr="6988AA34">
          <w:rPr>
            <w:rFonts w:cs="Calibri"/>
            <w:i/>
            <w:iCs/>
            <w:sz w:val="22"/>
            <w:szCs w:val="22"/>
            <w:rPrChange w:id="4458" w:author="Santagata Fabiana (GSE)" w:date="2025-10-13T08:43:00Z">
              <w:rPr>
                <w:rFonts w:cs="Calibri"/>
                <w:sz w:val="22"/>
                <w:szCs w:val="22"/>
              </w:rPr>
            </w:rPrChange>
          </w:rPr>
          <w:t>di cui all’art. 15 del presente decreto;</w:t>
        </w:r>
      </w:ins>
    </w:p>
    <w:p w14:paraId="63A76A66" w14:textId="24DF412D" w:rsidR="00542CB5" w:rsidRPr="008B1DFF" w:rsidRDefault="05AAE6E2" w:rsidP="6988AA34">
      <w:pPr>
        <w:spacing w:after="120" w:line="276" w:lineRule="auto"/>
        <w:jc w:val="both"/>
        <w:rPr>
          <w:ins w:id="4459" w:author="Santagata Fabiana (GSE)" w:date="2025-10-13T08:40:00Z" w16du:dateUtc="2025-10-13T08:40:49Z"/>
          <w:rFonts w:cs="Calibri"/>
          <w:i/>
          <w:iCs/>
          <w:sz w:val="22"/>
          <w:szCs w:val="22"/>
        </w:rPr>
      </w:pPr>
      <w:ins w:id="4460" w:author="Santagata Fabiana (GSE)" w:date="2025-10-13T08:40:00Z">
        <w:r w:rsidRPr="6988AA34">
          <w:rPr>
            <w:rFonts w:cs="Calibri"/>
            <w:i/>
            <w:iCs/>
            <w:sz w:val="22"/>
            <w:szCs w:val="22"/>
            <w:rPrChange w:id="4461" w:author="Santagata Fabiana (GSE)" w:date="2025-10-13T08:43:00Z">
              <w:rPr>
                <w:rFonts w:cs="Calibri"/>
                <w:sz w:val="22"/>
                <w:szCs w:val="22"/>
              </w:rPr>
            </w:rPrChange>
          </w:rPr>
          <w:t>g) la modalità di presentazione delle domande e della</w:t>
        </w:r>
      </w:ins>
      <w:ins w:id="4462" w:author="Santagata Fabiana (GSE)" w:date="2025-10-13T08:41:00Z">
        <w:r w:rsidRPr="6988AA34">
          <w:rPr>
            <w:rFonts w:cs="Calibri"/>
            <w:i/>
            <w:iCs/>
            <w:sz w:val="22"/>
            <w:szCs w:val="22"/>
            <w:rPrChange w:id="4463" w:author="Santagata Fabiana (GSE)" w:date="2025-10-13T08:43:00Z">
              <w:rPr>
                <w:rFonts w:cs="Calibri"/>
                <w:sz w:val="22"/>
                <w:szCs w:val="22"/>
              </w:rPr>
            </w:rPrChange>
          </w:rPr>
          <w:t xml:space="preserve"> </w:t>
        </w:r>
      </w:ins>
      <w:ins w:id="4464" w:author="Santagata Fabiana (GSE)" w:date="2025-10-13T08:40:00Z">
        <w:r w:rsidRPr="6988AA34">
          <w:rPr>
            <w:rFonts w:cs="Calibri"/>
            <w:i/>
            <w:iCs/>
            <w:sz w:val="22"/>
            <w:szCs w:val="22"/>
            <w:rPrChange w:id="4465" w:author="Santagata Fabiana (GSE)" w:date="2025-10-13T08:43:00Z">
              <w:rPr>
                <w:rFonts w:cs="Calibri"/>
                <w:sz w:val="22"/>
                <w:szCs w:val="22"/>
              </w:rPr>
            </w:rPrChange>
          </w:rPr>
          <w:t>relativa documentazione allegata di cui all’art. 16 del</w:t>
        </w:r>
      </w:ins>
    </w:p>
    <w:p w14:paraId="14010A20" w14:textId="78F64119" w:rsidR="00542CB5" w:rsidRPr="008B1DFF" w:rsidRDefault="05AAE6E2" w:rsidP="6988AA34">
      <w:pPr>
        <w:spacing w:after="120" w:line="276" w:lineRule="auto"/>
        <w:jc w:val="both"/>
        <w:rPr>
          <w:ins w:id="4466" w:author="Santagata Fabiana (GSE)" w:date="2025-10-13T08:40:00Z" w16du:dateUtc="2025-10-13T08:40:49Z"/>
          <w:rFonts w:cs="Calibri"/>
          <w:i/>
          <w:iCs/>
          <w:sz w:val="22"/>
          <w:szCs w:val="22"/>
        </w:rPr>
      </w:pPr>
      <w:ins w:id="4467" w:author="Santagata Fabiana (GSE)" w:date="2025-10-13T08:40:00Z">
        <w:r w:rsidRPr="6988AA34">
          <w:rPr>
            <w:rFonts w:cs="Calibri"/>
            <w:i/>
            <w:iCs/>
            <w:sz w:val="22"/>
            <w:szCs w:val="22"/>
            <w:rPrChange w:id="4468" w:author="Santagata Fabiana (GSE)" w:date="2025-10-13T08:43:00Z">
              <w:rPr>
                <w:rFonts w:cs="Calibri"/>
                <w:sz w:val="22"/>
                <w:szCs w:val="22"/>
              </w:rPr>
            </w:rPrChange>
          </w:rPr>
          <w:t>presente decreto;</w:t>
        </w:r>
      </w:ins>
    </w:p>
    <w:p w14:paraId="5ED37ADF" w14:textId="0F443607" w:rsidR="00542CB5" w:rsidRPr="008B1DFF" w:rsidRDefault="05AAE6E2" w:rsidP="6988AA34">
      <w:pPr>
        <w:spacing w:after="120" w:line="276" w:lineRule="auto"/>
        <w:jc w:val="both"/>
        <w:rPr>
          <w:ins w:id="4469" w:author="Santagata Fabiana (GSE)" w:date="2025-10-13T08:40:00Z" w16du:dateUtc="2025-10-13T08:40:49Z"/>
          <w:rFonts w:cs="Calibri"/>
          <w:i/>
          <w:iCs/>
          <w:sz w:val="22"/>
          <w:szCs w:val="22"/>
        </w:rPr>
      </w:pPr>
      <w:ins w:id="4470" w:author="Santagata Fabiana (GSE)" w:date="2025-10-13T08:40:00Z">
        <w:r w:rsidRPr="6988AA34">
          <w:rPr>
            <w:rFonts w:cs="Calibri"/>
            <w:i/>
            <w:iCs/>
            <w:sz w:val="22"/>
            <w:szCs w:val="22"/>
            <w:rPrChange w:id="4471" w:author="Santagata Fabiana (GSE)" w:date="2025-10-13T08:43:00Z">
              <w:rPr>
                <w:rFonts w:cs="Calibri"/>
                <w:sz w:val="22"/>
                <w:szCs w:val="22"/>
              </w:rPr>
            </w:rPrChange>
          </w:rPr>
          <w:t>h) la documentazione di cui all’art. 18 del presente</w:t>
        </w:r>
      </w:ins>
      <w:ins w:id="4472" w:author="Santagata Fabiana (GSE)" w:date="2025-10-13T08:41:00Z">
        <w:r w:rsidRPr="6988AA34">
          <w:rPr>
            <w:rFonts w:cs="Calibri"/>
            <w:i/>
            <w:iCs/>
            <w:sz w:val="22"/>
            <w:szCs w:val="22"/>
            <w:rPrChange w:id="4473" w:author="Santagata Fabiana (GSE)" w:date="2025-10-13T08:43:00Z">
              <w:rPr>
                <w:rFonts w:cs="Calibri"/>
                <w:sz w:val="22"/>
                <w:szCs w:val="22"/>
              </w:rPr>
            </w:rPrChange>
          </w:rPr>
          <w:t xml:space="preserve"> </w:t>
        </w:r>
      </w:ins>
      <w:ins w:id="4474" w:author="Santagata Fabiana (GSE)" w:date="2025-10-13T08:40:00Z">
        <w:r w:rsidRPr="6988AA34">
          <w:rPr>
            <w:rFonts w:cs="Calibri"/>
            <w:i/>
            <w:iCs/>
            <w:sz w:val="22"/>
            <w:szCs w:val="22"/>
            <w:rPrChange w:id="4475" w:author="Santagata Fabiana (GSE)" w:date="2025-10-13T08:43:00Z">
              <w:rPr>
                <w:rFonts w:cs="Calibri"/>
                <w:sz w:val="22"/>
                <w:szCs w:val="22"/>
              </w:rPr>
            </w:rPrChange>
          </w:rPr>
          <w:t>decreto;</w:t>
        </w:r>
      </w:ins>
    </w:p>
    <w:p w14:paraId="25995D31" w14:textId="7DD36B6C" w:rsidR="00542CB5" w:rsidRPr="008B1DFF" w:rsidRDefault="05AAE6E2" w:rsidP="6988AA34">
      <w:pPr>
        <w:spacing w:after="120" w:line="276" w:lineRule="auto"/>
        <w:jc w:val="both"/>
        <w:rPr>
          <w:ins w:id="4476" w:author="Santagata Fabiana (GSE)" w:date="2025-10-13T08:40:00Z" w16du:dateUtc="2025-10-13T08:40:49Z"/>
          <w:rFonts w:cs="Calibri"/>
          <w:i/>
          <w:iCs/>
          <w:sz w:val="22"/>
          <w:szCs w:val="22"/>
        </w:rPr>
      </w:pPr>
      <w:ins w:id="4477" w:author="Santagata Fabiana (GSE)" w:date="2025-10-13T08:40:00Z">
        <w:r w:rsidRPr="6988AA34">
          <w:rPr>
            <w:rFonts w:cs="Calibri"/>
            <w:i/>
            <w:iCs/>
            <w:sz w:val="22"/>
            <w:szCs w:val="22"/>
            <w:rPrChange w:id="4478" w:author="Santagata Fabiana (GSE)" w:date="2025-10-13T08:43:00Z">
              <w:rPr>
                <w:rFonts w:cs="Calibri"/>
                <w:sz w:val="22"/>
                <w:szCs w:val="22"/>
              </w:rPr>
            </w:rPrChange>
          </w:rPr>
          <w:t>i) le modalità e le tempistiche per la trasmissione</w:t>
        </w:r>
      </w:ins>
      <w:ins w:id="4479" w:author="Santagata Fabiana (GSE)" w:date="2025-10-13T08:41:00Z">
        <w:r w:rsidRPr="6988AA34">
          <w:rPr>
            <w:rFonts w:cs="Calibri"/>
            <w:i/>
            <w:iCs/>
            <w:sz w:val="22"/>
            <w:szCs w:val="22"/>
            <w:rPrChange w:id="4480" w:author="Santagata Fabiana (GSE)" w:date="2025-10-13T08:43:00Z">
              <w:rPr>
                <w:rFonts w:cs="Calibri"/>
                <w:sz w:val="22"/>
                <w:szCs w:val="22"/>
              </w:rPr>
            </w:rPrChange>
          </w:rPr>
          <w:t xml:space="preserve"> </w:t>
        </w:r>
      </w:ins>
      <w:ins w:id="4481" w:author="Santagata Fabiana (GSE)" w:date="2025-10-13T08:40:00Z">
        <w:r w:rsidRPr="6988AA34">
          <w:rPr>
            <w:rFonts w:cs="Calibri"/>
            <w:i/>
            <w:iCs/>
            <w:sz w:val="22"/>
            <w:szCs w:val="22"/>
            <w:rPrChange w:id="4482" w:author="Santagata Fabiana (GSE)" w:date="2025-10-13T08:43:00Z">
              <w:rPr>
                <w:rFonts w:cs="Calibri"/>
                <w:sz w:val="22"/>
                <w:szCs w:val="22"/>
              </w:rPr>
            </w:rPrChange>
          </w:rPr>
          <w:t>telematica dei dati di cui al comma 11, dell’art. 19 del</w:t>
        </w:r>
      </w:ins>
    </w:p>
    <w:p w14:paraId="6C557295" w14:textId="70F40C1F" w:rsidR="00542CB5" w:rsidRPr="008B1DFF" w:rsidRDefault="05AAE6E2" w:rsidP="6988AA34">
      <w:pPr>
        <w:spacing w:after="120" w:line="276" w:lineRule="auto"/>
        <w:jc w:val="both"/>
        <w:rPr>
          <w:ins w:id="4483" w:author="Santagata Fabiana (GSE)" w:date="2025-10-13T08:41:00Z" w16du:dateUtc="2025-10-13T08:41:37Z"/>
          <w:rFonts w:cs="Calibri"/>
          <w:i/>
          <w:iCs/>
          <w:sz w:val="22"/>
          <w:szCs w:val="22"/>
        </w:rPr>
      </w:pPr>
      <w:ins w:id="4484" w:author="Santagata Fabiana (GSE)" w:date="2025-10-13T08:40:00Z">
        <w:r w:rsidRPr="6988AA34">
          <w:rPr>
            <w:rFonts w:cs="Calibri"/>
            <w:i/>
            <w:iCs/>
            <w:sz w:val="22"/>
            <w:szCs w:val="22"/>
            <w:rPrChange w:id="4485" w:author="Santagata Fabiana (GSE)" w:date="2025-10-13T08:43:00Z">
              <w:rPr>
                <w:rFonts w:cs="Calibri"/>
                <w:sz w:val="22"/>
                <w:szCs w:val="22"/>
              </w:rPr>
            </w:rPrChange>
          </w:rPr>
          <w:t>presente decreto;</w:t>
        </w:r>
      </w:ins>
    </w:p>
    <w:p w14:paraId="05068EC5" w14:textId="30B27459" w:rsidR="00542CB5" w:rsidRPr="008B1DFF" w:rsidRDefault="33A6C9D6" w:rsidP="7FEFED7A">
      <w:pPr>
        <w:spacing w:after="120" w:line="276" w:lineRule="auto"/>
        <w:jc w:val="both"/>
        <w:rPr>
          <w:ins w:id="4486" w:author="Santagata Fabiana (GSE)" w:date="2025-10-13T08:42:00Z" w16du:dateUtc="2025-10-13T08:42:54Z"/>
          <w:rFonts w:cs="Calibri"/>
          <w:sz w:val="22"/>
          <w:szCs w:val="22"/>
        </w:rPr>
      </w:pPr>
      <w:ins w:id="4487" w:author="Santagata Fabiana (GSE)" w:date="2025-10-13T08:41:00Z">
        <w:r w:rsidRPr="43A9F8CD">
          <w:rPr>
            <w:rFonts w:cs="Calibri"/>
            <w:i/>
            <w:iCs/>
            <w:sz w:val="22"/>
            <w:szCs w:val="22"/>
            <w:rPrChange w:id="4488" w:author="Santagata Fabiana (GSE)" w:date="2025-10-13T08:42:00Z">
              <w:rPr>
                <w:rFonts w:cs="Calibri"/>
                <w:sz w:val="22"/>
                <w:szCs w:val="22"/>
              </w:rPr>
            </w:rPrChange>
          </w:rPr>
          <w:t>l) le modalità di attuazione di cui al comma 3, dell’art. 25 del presente decreto</w:t>
        </w:r>
        <w:r w:rsidRPr="43A9F8CD">
          <w:rPr>
            <w:rFonts w:cs="Calibri"/>
            <w:sz w:val="22"/>
            <w:szCs w:val="22"/>
          </w:rPr>
          <w:t>”.</w:t>
        </w:r>
      </w:ins>
    </w:p>
    <w:p w14:paraId="0AB6ECE6" w14:textId="179C23AB" w:rsidR="00542CB5" w:rsidRPr="008B1DFF" w:rsidRDefault="66865A4B" w:rsidP="0DB1E5BC">
      <w:pPr>
        <w:spacing w:after="120" w:line="276" w:lineRule="auto"/>
        <w:jc w:val="both"/>
        <w:rPr>
          <w:del w:id="4489" w:author="Santagata Fabiana (GSE)" w:date="2025-10-13T08:55:00Z" w16du:dateUtc="2025-10-13T08:55:54Z"/>
          <w:rFonts w:cs="Calibri"/>
          <w:sz w:val="22"/>
          <w:szCs w:val="22"/>
          <w:rPrChange w:id="4490" w:author="Visone Rossana (GSE)" w:date="2025-09-09T14:33:00Z" w16du:dateUtc="2025-09-09T12:33:00Z">
            <w:rPr>
              <w:del w:id="4491" w:author="Santagata Fabiana (GSE)" w:date="2025-10-13T08:55:00Z" w16du:dateUtc="2025-10-13T08:55:54Z"/>
              <w:rFonts w:cs="Calibri"/>
            </w:rPr>
          </w:rPrChange>
        </w:rPr>
      </w:pPr>
      <w:del w:id="4492" w:author="Santagata Fabiana (GSE)" w:date="2025-10-13T08:55:00Z">
        <w:r w:rsidRPr="040707EB">
          <w:rPr>
            <w:rFonts w:cs="Calibri"/>
            <w:sz w:val="22"/>
            <w:szCs w:val="22"/>
            <w:rPrChange w:id="4493" w:author="Visone Rossana (GSE)" w:date="2025-09-09T14:33:00Z">
              <w:rPr>
                <w:rFonts w:cs="Calibri"/>
              </w:rPr>
            </w:rPrChange>
          </w:rPr>
          <w:delText>le modalità di accesso agli incentivi,</w:delText>
        </w:r>
      </w:del>
      <w:r w:rsidRPr="040707EB">
        <w:rPr>
          <w:rFonts w:cs="Calibri"/>
          <w:sz w:val="22"/>
          <w:szCs w:val="22"/>
          <w:rPrChange w:id="4494" w:author="Visone Rossana (GSE)" w:date="2025-09-09T14:33:00Z">
            <w:rPr>
              <w:rFonts w:cs="Calibri"/>
            </w:rPr>
          </w:rPrChange>
        </w:rPr>
        <w:t xml:space="preserve"> nonché le modalità di comunicazione delle modifiche tecnico-amministrative relative ad impianti incentivati </w:t>
      </w:r>
      <w:del w:id="4495" w:author="Visone Rossana (GSE)" w:date="2025-08-01T09:06:00Z">
        <w:r w:rsidR="001944BB" w:rsidRPr="040707EB" w:rsidDel="66865A4B">
          <w:rPr>
            <w:rFonts w:cs="Calibri"/>
            <w:sz w:val="22"/>
            <w:szCs w:val="22"/>
            <w:rPrChange w:id="4496" w:author="Visone Rossana (GSE)" w:date="2025-09-09T14:33:00Z">
              <w:rPr>
                <w:rFonts w:cs="Calibri"/>
              </w:rPr>
            </w:rPrChange>
          </w:rPr>
          <w:delText xml:space="preserve">in </w:delText>
        </w:r>
      </w:del>
      <w:ins w:id="4497" w:author="Visone Rossana (GSE)" w:date="2025-08-01T09:06:00Z">
        <w:r w:rsidR="1C941AFB" w:rsidRPr="040707EB">
          <w:rPr>
            <w:rFonts w:cs="Calibri"/>
            <w:sz w:val="22"/>
            <w:szCs w:val="22"/>
            <w:rPrChange w:id="4498" w:author="Visone Rossana (GSE)" w:date="2025-09-09T14:33:00Z">
              <w:rPr>
                <w:rFonts w:cs="Calibri"/>
              </w:rPr>
            </w:rPrChange>
          </w:rPr>
          <w:t xml:space="preserve">con il </w:t>
        </w:r>
      </w:ins>
      <w:r w:rsidRPr="040707EB">
        <w:rPr>
          <w:rFonts w:cs="Calibri"/>
          <w:sz w:val="22"/>
          <w:szCs w:val="22"/>
          <w:rPrChange w:id="4499" w:author="Visone Rossana (GSE)" w:date="2025-09-09T14:33:00Z">
            <w:rPr>
              <w:rFonts w:cs="Calibri"/>
            </w:rPr>
          </w:rPrChange>
        </w:rPr>
        <w:t>Conto Termico</w:t>
      </w:r>
      <w:r w:rsidR="4BB3D932" w:rsidRPr="040707EB">
        <w:rPr>
          <w:rFonts w:cs="Calibri"/>
          <w:sz w:val="22"/>
          <w:szCs w:val="22"/>
          <w:rPrChange w:id="4500" w:author="Visone Rossana (GSE)" w:date="2025-09-09T14:33:00Z">
            <w:rPr>
              <w:rFonts w:cs="Calibri"/>
            </w:rPr>
          </w:rPrChange>
        </w:rPr>
        <w:t>,</w:t>
      </w:r>
      <w:r w:rsidR="638B3AB8" w:rsidRPr="040707EB">
        <w:rPr>
          <w:rFonts w:cs="Calibri"/>
          <w:sz w:val="22"/>
          <w:szCs w:val="22"/>
          <w:rPrChange w:id="4501" w:author="Visone Rossana (GSE)" w:date="2025-09-09T14:33:00Z">
            <w:rPr>
              <w:rFonts w:cs="Calibri"/>
            </w:rPr>
          </w:rPrChange>
        </w:rPr>
        <w:t xml:space="preserve"> con l</w:t>
      </w:r>
      <w:r w:rsidR="638B3AB8" w:rsidRPr="040707EB">
        <w:rPr>
          <w:sz w:val="22"/>
          <w:szCs w:val="22"/>
          <w:rPrChange w:id="4502" w:author="Visone Rossana (GSE)" w:date="2025-09-09T14:33:00Z">
            <w:rPr/>
          </w:rPrChange>
        </w:rPr>
        <w:t xml:space="preserve">’obiettivo di rendere trasparente e chiaro il meccanismo incentivante </w:t>
      </w:r>
      <w:del w:id="4503" w:author="Visone Rossana (GSE)" w:date="2025-08-01T09:06:00Z">
        <w:r w:rsidR="001944BB" w:rsidRPr="040707EB" w:rsidDel="638B3AB8">
          <w:rPr>
            <w:sz w:val="22"/>
            <w:szCs w:val="22"/>
            <w:rPrChange w:id="4504" w:author="Visone Rossana (GSE)" w:date="2025-09-09T14:33:00Z">
              <w:rPr/>
            </w:rPrChange>
          </w:rPr>
          <w:delText xml:space="preserve">nonché </w:delText>
        </w:r>
      </w:del>
      <w:ins w:id="4505" w:author="Visone Rossana (GSE)" w:date="2025-08-01T09:06:00Z">
        <w:r w:rsidR="1C941AFB" w:rsidRPr="040707EB">
          <w:rPr>
            <w:sz w:val="22"/>
            <w:szCs w:val="22"/>
            <w:rPrChange w:id="4506" w:author="Visone Rossana (GSE)" w:date="2025-09-09T14:33:00Z">
              <w:rPr/>
            </w:rPrChange>
          </w:rPr>
          <w:t xml:space="preserve">e </w:t>
        </w:r>
      </w:ins>
      <w:r w:rsidR="638B3AB8" w:rsidRPr="040707EB">
        <w:rPr>
          <w:sz w:val="22"/>
          <w:szCs w:val="22"/>
          <w:rPrChange w:id="4507" w:author="Visone Rossana (GSE)" w:date="2025-09-09T14:33:00Z">
            <w:rPr/>
          </w:rPrChange>
        </w:rPr>
        <w:t>l’intera fase di istruttoria tecnico</w:t>
      </w:r>
      <w:ins w:id="4508" w:author="Visone Rossana (GSE)" w:date="2025-08-01T09:06:00Z">
        <w:r w:rsidR="1C941AFB" w:rsidRPr="040707EB">
          <w:rPr>
            <w:sz w:val="22"/>
            <w:szCs w:val="22"/>
            <w:rPrChange w:id="4509" w:author="Visone Rossana (GSE)" w:date="2025-09-09T14:33:00Z">
              <w:rPr/>
            </w:rPrChange>
          </w:rPr>
          <w:t>-</w:t>
        </w:r>
      </w:ins>
      <w:del w:id="4510" w:author="Visone Rossana (GSE)" w:date="2025-08-01T09:06:00Z">
        <w:r w:rsidR="001944BB" w:rsidRPr="040707EB" w:rsidDel="638B3AB8">
          <w:rPr>
            <w:sz w:val="22"/>
            <w:szCs w:val="22"/>
            <w:rPrChange w:id="4511" w:author="Visone Rossana (GSE)" w:date="2025-09-09T14:33:00Z">
              <w:rPr/>
            </w:rPrChange>
          </w:rPr>
          <w:delText xml:space="preserve"> </w:delText>
        </w:r>
      </w:del>
      <w:r w:rsidR="638B3AB8" w:rsidRPr="040707EB">
        <w:rPr>
          <w:sz w:val="22"/>
          <w:szCs w:val="22"/>
          <w:rPrChange w:id="4512" w:author="Visone Rossana (GSE)" w:date="2025-09-09T14:33:00Z">
            <w:rPr/>
          </w:rPrChange>
        </w:rPr>
        <w:t>amministrativa condotta dal GSE.</w:t>
      </w:r>
    </w:p>
    <w:p w14:paraId="26AAE502" w14:textId="2CAC00E0" w:rsidR="004F43E5" w:rsidRPr="008B1DFF" w:rsidRDefault="4B962166">
      <w:pPr>
        <w:spacing w:after="120" w:line="276" w:lineRule="auto"/>
        <w:jc w:val="both"/>
        <w:rPr>
          <w:rFonts w:cs="Calibri"/>
          <w:sz w:val="22"/>
          <w:szCs w:val="22"/>
          <w:rPrChange w:id="4513" w:author="Visone Rossana (GSE)" w:date="2025-09-09T14:33:00Z" w16du:dateUtc="2025-09-09T12:33:00Z">
            <w:rPr>
              <w:rFonts w:cs="Calibri"/>
            </w:rPr>
          </w:rPrChange>
        </w:rPr>
        <w:pPrChange w:id="4514" w:author="Visone Rossana (GSE)" w:date="2025-09-09T14:33:00Z" w16du:dateUtc="2025-09-09T12:33:00Z">
          <w:pPr>
            <w:spacing w:after="120"/>
            <w:jc w:val="both"/>
          </w:pPr>
        </w:pPrChange>
      </w:pPr>
      <w:r w:rsidRPr="040707EB">
        <w:rPr>
          <w:rFonts w:cs="Calibri"/>
          <w:sz w:val="22"/>
          <w:szCs w:val="22"/>
          <w:rPrChange w:id="4515" w:author="Visone Rossana (GSE)" w:date="2025-09-09T14:33:00Z">
            <w:rPr>
              <w:rFonts w:cs="Calibri"/>
            </w:rPr>
          </w:rPrChange>
        </w:rPr>
        <w:t>In particolare</w:t>
      </w:r>
      <w:r w:rsidR="64719056" w:rsidRPr="040707EB">
        <w:rPr>
          <w:rFonts w:cs="Calibri"/>
          <w:sz w:val="22"/>
          <w:szCs w:val="22"/>
          <w:rPrChange w:id="4516" w:author="Visone Rossana (GSE)" w:date="2025-09-09T14:33:00Z">
            <w:rPr>
              <w:rFonts w:cs="Calibri"/>
            </w:rPr>
          </w:rPrChange>
        </w:rPr>
        <w:t>,</w:t>
      </w:r>
      <w:r w:rsidRPr="040707EB">
        <w:rPr>
          <w:rFonts w:cs="Calibri"/>
          <w:sz w:val="22"/>
          <w:szCs w:val="22"/>
          <w:rPrChange w:id="4517" w:author="Visone Rossana (GSE)" w:date="2025-09-09T14:33:00Z">
            <w:rPr>
              <w:rFonts w:cs="Calibri"/>
            </w:rPr>
          </w:rPrChange>
        </w:rPr>
        <w:t xml:space="preserve"> </w:t>
      </w:r>
      <w:ins w:id="4518" w:author="Santagata Fabiana (GSE)" w:date="2025-10-13T08:56:00Z">
        <w:r w:rsidR="055C61E8" w:rsidRPr="23B6FCD3">
          <w:rPr>
            <w:rFonts w:cs="Calibri"/>
            <w:sz w:val="22"/>
            <w:szCs w:val="22"/>
          </w:rPr>
          <w:t xml:space="preserve">nelle presenti Regole </w:t>
        </w:r>
      </w:ins>
      <w:del w:id="4519" w:author="Santagata Fabiana (GSE)" w:date="2025-10-01T12:59:00Z">
        <w:r w:rsidR="004F43E5" w:rsidRPr="040707EB" w:rsidDel="4B962166">
          <w:rPr>
            <w:rFonts w:cs="Calibri"/>
            <w:sz w:val="22"/>
            <w:szCs w:val="22"/>
            <w:rPrChange w:id="4520" w:author="Visone Rossana (GSE)" w:date="2025-09-09T14:33:00Z">
              <w:rPr>
                <w:rFonts w:cs="Calibri"/>
              </w:rPr>
            </w:rPrChange>
          </w:rPr>
          <w:delText xml:space="preserve">saranno </w:delText>
        </w:r>
      </w:del>
      <w:ins w:id="4521" w:author="Santagata Fabiana (GSE)" w:date="2025-10-01T12:59:00Z">
        <w:r w:rsidR="19B64219" w:rsidRPr="040707EB">
          <w:rPr>
            <w:rFonts w:cs="Calibri"/>
            <w:sz w:val="22"/>
            <w:szCs w:val="22"/>
          </w:rPr>
          <w:t xml:space="preserve">sono </w:t>
        </w:r>
      </w:ins>
      <w:del w:id="4522" w:author="Santagata Fabiana (GSE)" w:date="2025-10-02T12:48:00Z">
        <w:r w:rsidR="004F43E5" w:rsidRPr="040707EB" w:rsidDel="4B962166">
          <w:rPr>
            <w:rFonts w:cs="Calibri"/>
            <w:sz w:val="22"/>
            <w:szCs w:val="22"/>
            <w:rPrChange w:id="4523" w:author="Visone Rossana (GSE)" w:date="2025-09-09T14:33:00Z">
              <w:rPr>
                <w:rFonts w:cs="Calibri"/>
              </w:rPr>
            </w:rPrChange>
          </w:rPr>
          <w:delText>delineati</w:delText>
        </w:r>
      </w:del>
      <w:ins w:id="4524" w:author="Santagata Fabiana (GSE)" w:date="2025-10-02T12:48:00Z">
        <w:r w:rsidR="48192695" w:rsidRPr="040707EB">
          <w:rPr>
            <w:rFonts w:cs="Calibri"/>
            <w:sz w:val="22"/>
            <w:szCs w:val="22"/>
          </w:rPr>
          <w:t>precisati</w:t>
        </w:r>
      </w:ins>
      <w:r w:rsidRPr="040707EB">
        <w:rPr>
          <w:rFonts w:cs="Calibri"/>
          <w:sz w:val="22"/>
          <w:szCs w:val="22"/>
          <w:rPrChange w:id="4525" w:author="Visone Rossana (GSE)" w:date="2025-09-09T14:33:00Z">
            <w:rPr>
              <w:rFonts w:cs="Calibri"/>
            </w:rPr>
          </w:rPrChange>
        </w:rPr>
        <w:t>:</w:t>
      </w:r>
    </w:p>
    <w:p w14:paraId="05205313" w14:textId="22805113" w:rsidR="004F43E5" w:rsidRPr="008B1DFF" w:rsidRDefault="00F11851">
      <w:pPr>
        <w:numPr>
          <w:ilvl w:val="0"/>
          <w:numId w:val="8"/>
        </w:numPr>
        <w:spacing w:line="276" w:lineRule="auto"/>
        <w:ind w:left="850" w:hanging="425"/>
        <w:jc w:val="both"/>
        <w:rPr>
          <w:rFonts w:cs="Calibri"/>
          <w:sz w:val="22"/>
          <w:szCs w:val="22"/>
          <w:rPrChange w:id="4526" w:author="Visone Rossana (GSE)" w:date="2025-09-09T14:33:00Z" w16du:dateUtc="2025-09-09T12:33:00Z">
            <w:rPr>
              <w:rFonts w:cs="Calibri"/>
            </w:rPr>
          </w:rPrChange>
        </w:rPr>
        <w:pPrChange w:id="4527" w:author="Visone Rossana (GSE)" w:date="2025-09-09T14:33:00Z" w16du:dateUtc="2025-09-09T12:33:00Z">
          <w:pPr>
            <w:numPr>
              <w:numId w:val="8"/>
            </w:numPr>
            <w:ind w:left="850" w:hanging="425"/>
            <w:jc w:val="both"/>
          </w:pPr>
        </w:pPrChange>
      </w:pPr>
      <w:r w:rsidRPr="008B1DFF">
        <w:rPr>
          <w:rFonts w:cs="Calibri"/>
          <w:sz w:val="22"/>
          <w:szCs w:val="22"/>
          <w:rPrChange w:id="4528" w:author="Visone Rossana (GSE)" w:date="2025-09-09T14:33:00Z" w16du:dateUtc="2025-09-09T12:33:00Z">
            <w:rPr>
              <w:rFonts w:cs="Calibri"/>
            </w:rPr>
          </w:rPrChange>
        </w:rPr>
        <w:t xml:space="preserve">i </w:t>
      </w:r>
      <w:r w:rsidR="001C6375" w:rsidRPr="008B1DFF">
        <w:rPr>
          <w:rFonts w:cs="Calibri"/>
          <w:sz w:val="22"/>
          <w:szCs w:val="22"/>
          <w:rPrChange w:id="4529" w:author="Visone Rossana (GSE)" w:date="2025-09-09T14:33:00Z" w16du:dateUtc="2025-09-09T12:33:00Z">
            <w:rPr>
              <w:rFonts w:cs="Calibri"/>
            </w:rPr>
          </w:rPrChange>
        </w:rPr>
        <w:t>S</w:t>
      </w:r>
      <w:r w:rsidR="004F43E5" w:rsidRPr="008B1DFF">
        <w:rPr>
          <w:rFonts w:cs="Calibri"/>
          <w:sz w:val="22"/>
          <w:szCs w:val="22"/>
          <w:rPrChange w:id="4530" w:author="Visone Rossana (GSE)" w:date="2025-09-09T14:33:00Z" w16du:dateUtc="2025-09-09T12:33:00Z">
            <w:rPr>
              <w:rFonts w:cs="Calibri"/>
            </w:rPr>
          </w:rPrChange>
        </w:rPr>
        <w:t>oggetti ammessi ai benefici;</w:t>
      </w:r>
    </w:p>
    <w:p w14:paraId="441FAF1B" w14:textId="6C45AD5C" w:rsidR="004F43E5" w:rsidRPr="008B1DFF" w:rsidRDefault="00AE141A">
      <w:pPr>
        <w:numPr>
          <w:ilvl w:val="0"/>
          <w:numId w:val="8"/>
        </w:numPr>
        <w:spacing w:line="276" w:lineRule="auto"/>
        <w:ind w:left="850" w:hanging="425"/>
        <w:jc w:val="both"/>
        <w:rPr>
          <w:rFonts w:cs="Calibri"/>
          <w:sz w:val="22"/>
          <w:szCs w:val="22"/>
          <w:rPrChange w:id="4531" w:author="Visone Rossana (GSE)" w:date="2025-09-09T14:33:00Z" w16du:dateUtc="2025-09-09T12:33:00Z">
            <w:rPr>
              <w:rFonts w:cs="Calibri"/>
            </w:rPr>
          </w:rPrChange>
        </w:rPr>
        <w:pPrChange w:id="4532" w:author="Visone Rossana (GSE)" w:date="2025-09-09T14:33:00Z" w16du:dateUtc="2025-09-09T12:33:00Z">
          <w:pPr>
            <w:numPr>
              <w:numId w:val="8"/>
            </w:numPr>
            <w:ind w:left="850" w:hanging="425"/>
            <w:jc w:val="both"/>
          </w:pPr>
        </w:pPrChange>
      </w:pPr>
      <w:r w:rsidRPr="008B1DFF">
        <w:rPr>
          <w:rFonts w:cs="Calibri"/>
          <w:sz w:val="22"/>
          <w:szCs w:val="22"/>
          <w:rPrChange w:id="4533" w:author="Visone Rossana (GSE)" w:date="2025-09-09T14:33:00Z" w16du:dateUtc="2025-09-09T12:33:00Z">
            <w:rPr>
              <w:rFonts w:cs="Calibri"/>
            </w:rPr>
          </w:rPrChange>
        </w:rPr>
        <w:t>gli</w:t>
      </w:r>
      <w:r w:rsidR="004F43E5" w:rsidRPr="008B1DFF">
        <w:rPr>
          <w:rFonts w:cs="Calibri"/>
          <w:sz w:val="22"/>
          <w:szCs w:val="22"/>
          <w:rPrChange w:id="4534" w:author="Visone Rossana (GSE)" w:date="2025-09-09T14:33:00Z" w16du:dateUtc="2025-09-09T12:33:00Z">
            <w:rPr>
              <w:rFonts w:cs="Calibri"/>
            </w:rPr>
          </w:rPrChange>
        </w:rPr>
        <w:t xml:space="preserve"> in</w:t>
      </w:r>
      <w:r w:rsidR="00B518A3" w:rsidRPr="008B1DFF">
        <w:rPr>
          <w:rFonts w:cs="Calibri"/>
          <w:sz w:val="22"/>
          <w:szCs w:val="22"/>
          <w:rPrChange w:id="4535" w:author="Visone Rossana (GSE)" w:date="2025-09-09T14:33:00Z" w16du:dateUtc="2025-09-09T12:33:00Z">
            <w:rPr>
              <w:rFonts w:cs="Calibri"/>
            </w:rPr>
          </w:rPrChange>
        </w:rPr>
        <w:t>t</w:t>
      </w:r>
      <w:r w:rsidR="004F43E5" w:rsidRPr="008B1DFF">
        <w:rPr>
          <w:rFonts w:cs="Calibri"/>
          <w:sz w:val="22"/>
          <w:szCs w:val="22"/>
          <w:rPrChange w:id="4536" w:author="Visone Rossana (GSE)" w:date="2025-09-09T14:33:00Z" w16du:dateUtc="2025-09-09T12:33:00Z">
            <w:rPr>
              <w:rFonts w:cs="Calibri"/>
            </w:rPr>
          </w:rPrChange>
        </w:rPr>
        <w:t>ervent</w:t>
      </w:r>
      <w:r w:rsidRPr="008B1DFF">
        <w:rPr>
          <w:rFonts w:cs="Calibri"/>
          <w:sz w:val="22"/>
          <w:szCs w:val="22"/>
          <w:rPrChange w:id="4537" w:author="Visone Rossana (GSE)" w:date="2025-09-09T14:33:00Z" w16du:dateUtc="2025-09-09T12:33:00Z">
            <w:rPr>
              <w:rFonts w:cs="Calibri"/>
            </w:rPr>
          </w:rPrChange>
        </w:rPr>
        <w:t>i</w:t>
      </w:r>
      <w:r w:rsidR="004F43E5" w:rsidRPr="008B1DFF">
        <w:rPr>
          <w:rFonts w:cs="Calibri"/>
          <w:sz w:val="22"/>
          <w:szCs w:val="22"/>
          <w:rPrChange w:id="4538" w:author="Visone Rossana (GSE)" w:date="2025-09-09T14:33:00Z" w16du:dateUtc="2025-09-09T12:33:00Z">
            <w:rPr>
              <w:rFonts w:cs="Calibri"/>
            </w:rPr>
          </w:rPrChange>
        </w:rPr>
        <w:t xml:space="preserve"> incentivabil</w:t>
      </w:r>
      <w:r w:rsidRPr="008B1DFF">
        <w:rPr>
          <w:rFonts w:cs="Calibri"/>
          <w:sz w:val="22"/>
          <w:szCs w:val="22"/>
          <w:rPrChange w:id="4539" w:author="Visone Rossana (GSE)" w:date="2025-09-09T14:33:00Z" w16du:dateUtc="2025-09-09T12:33:00Z">
            <w:rPr>
              <w:rFonts w:cs="Calibri"/>
            </w:rPr>
          </w:rPrChange>
        </w:rPr>
        <w:t>i, ivi inclusi i requisiti tecnici di accesso previsti dal Decreto e gli algoritmi di calcolo per la quantificazione dell’incentivo</w:t>
      </w:r>
      <w:r w:rsidR="004F43E5" w:rsidRPr="008B1DFF">
        <w:rPr>
          <w:rFonts w:cs="Calibri"/>
          <w:sz w:val="22"/>
          <w:szCs w:val="22"/>
          <w:rPrChange w:id="4540" w:author="Visone Rossana (GSE)" w:date="2025-09-09T14:33:00Z" w16du:dateUtc="2025-09-09T12:33:00Z">
            <w:rPr>
              <w:rFonts w:cs="Calibri"/>
            </w:rPr>
          </w:rPrChange>
        </w:rPr>
        <w:t>;</w:t>
      </w:r>
    </w:p>
    <w:p w14:paraId="66D86D44" w14:textId="73D14F1F" w:rsidR="004F43E5" w:rsidRPr="008B1DFF" w:rsidRDefault="004F43E5">
      <w:pPr>
        <w:numPr>
          <w:ilvl w:val="0"/>
          <w:numId w:val="8"/>
        </w:numPr>
        <w:spacing w:line="276" w:lineRule="auto"/>
        <w:ind w:left="850" w:hanging="425"/>
        <w:jc w:val="both"/>
        <w:rPr>
          <w:rFonts w:cs="Calibri"/>
          <w:sz w:val="22"/>
          <w:szCs w:val="22"/>
          <w:rPrChange w:id="4541" w:author="Visone Rossana (GSE)" w:date="2025-09-09T14:33:00Z" w16du:dateUtc="2025-09-09T12:33:00Z">
            <w:rPr>
              <w:rFonts w:cs="Calibri"/>
            </w:rPr>
          </w:rPrChange>
        </w:rPr>
        <w:pPrChange w:id="4542" w:author="Visone Rossana (GSE)" w:date="2025-09-09T14:33:00Z" w16du:dateUtc="2025-09-09T12:33:00Z">
          <w:pPr>
            <w:numPr>
              <w:numId w:val="8"/>
            </w:numPr>
            <w:ind w:left="850" w:hanging="425"/>
            <w:jc w:val="both"/>
          </w:pPr>
        </w:pPrChange>
      </w:pPr>
      <w:r w:rsidRPr="008B1DFF">
        <w:rPr>
          <w:rFonts w:cs="Calibri"/>
          <w:sz w:val="22"/>
          <w:szCs w:val="22"/>
          <w:rPrChange w:id="4543" w:author="Visone Rossana (GSE)" w:date="2025-09-09T14:33:00Z" w16du:dateUtc="2025-09-09T12:33:00Z">
            <w:rPr>
              <w:rFonts w:cs="Calibri"/>
            </w:rPr>
          </w:rPrChange>
        </w:rPr>
        <w:t>le modalità di invio dell</w:t>
      </w:r>
      <w:r w:rsidR="00AE141A" w:rsidRPr="008B1DFF">
        <w:rPr>
          <w:rFonts w:cs="Calibri"/>
          <w:sz w:val="22"/>
          <w:szCs w:val="22"/>
          <w:rPrChange w:id="4544" w:author="Visone Rossana (GSE)" w:date="2025-09-09T14:33:00Z" w16du:dateUtc="2025-09-09T12:33:00Z">
            <w:rPr>
              <w:rFonts w:cs="Calibri"/>
            </w:rPr>
          </w:rPrChange>
        </w:rPr>
        <w:t>a</w:t>
      </w:r>
      <w:r w:rsidRPr="008B1DFF">
        <w:rPr>
          <w:rFonts w:cs="Calibri"/>
          <w:sz w:val="22"/>
          <w:szCs w:val="22"/>
          <w:rPrChange w:id="4545" w:author="Visone Rossana (GSE)" w:date="2025-09-09T14:33:00Z" w16du:dateUtc="2025-09-09T12:33:00Z">
            <w:rPr>
              <w:rFonts w:cs="Calibri"/>
            </w:rPr>
          </w:rPrChange>
        </w:rPr>
        <w:t xml:space="preserve"> richiest</w:t>
      </w:r>
      <w:r w:rsidR="00AE141A" w:rsidRPr="008B1DFF">
        <w:rPr>
          <w:rFonts w:cs="Calibri"/>
          <w:sz w:val="22"/>
          <w:szCs w:val="22"/>
          <w:rPrChange w:id="4546" w:author="Visone Rossana (GSE)" w:date="2025-09-09T14:33:00Z" w16du:dateUtc="2025-09-09T12:33:00Z">
            <w:rPr>
              <w:rFonts w:cs="Calibri"/>
            </w:rPr>
          </w:rPrChange>
        </w:rPr>
        <w:t>a</w:t>
      </w:r>
      <w:r w:rsidRPr="008B1DFF">
        <w:rPr>
          <w:rFonts w:cs="Calibri"/>
          <w:sz w:val="22"/>
          <w:szCs w:val="22"/>
          <w:rPrChange w:id="4547" w:author="Visone Rossana (GSE)" w:date="2025-09-09T14:33:00Z" w16du:dateUtc="2025-09-09T12:33:00Z">
            <w:rPr>
              <w:rFonts w:cs="Calibri"/>
            </w:rPr>
          </w:rPrChange>
        </w:rPr>
        <w:t xml:space="preserve"> di concessione dell’incentivo;</w:t>
      </w:r>
    </w:p>
    <w:p w14:paraId="17E4A8F1" w14:textId="08E12EF4" w:rsidR="003A5A29" w:rsidRPr="008B1DFF" w:rsidRDefault="003A5A29">
      <w:pPr>
        <w:numPr>
          <w:ilvl w:val="0"/>
          <w:numId w:val="8"/>
        </w:numPr>
        <w:spacing w:line="276" w:lineRule="auto"/>
        <w:ind w:left="850" w:hanging="425"/>
        <w:jc w:val="both"/>
        <w:rPr>
          <w:rFonts w:cs="Calibri"/>
          <w:sz w:val="22"/>
          <w:szCs w:val="22"/>
          <w:rPrChange w:id="4548" w:author="Visone Rossana (GSE)" w:date="2025-09-09T14:33:00Z" w16du:dateUtc="2025-09-09T12:33:00Z">
            <w:rPr>
              <w:rFonts w:cs="Calibri"/>
            </w:rPr>
          </w:rPrChange>
        </w:rPr>
        <w:pPrChange w:id="4549" w:author="Visone Rossana (GSE)" w:date="2025-09-09T14:33:00Z" w16du:dateUtc="2025-09-09T12:33:00Z">
          <w:pPr>
            <w:numPr>
              <w:numId w:val="8"/>
            </w:numPr>
            <w:ind w:left="850" w:hanging="425"/>
            <w:jc w:val="both"/>
          </w:pPr>
        </w:pPrChange>
      </w:pPr>
      <w:r w:rsidRPr="008B1DFF">
        <w:rPr>
          <w:rFonts w:cs="Calibri"/>
          <w:sz w:val="22"/>
          <w:szCs w:val="22"/>
          <w:rPrChange w:id="4550" w:author="Visone Rossana (GSE)" w:date="2025-09-09T14:33:00Z" w16du:dateUtc="2025-09-09T12:33:00Z">
            <w:rPr>
              <w:rFonts w:cs="Calibri"/>
            </w:rPr>
          </w:rPrChange>
        </w:rPr>
        <w:t>la documentazione da presentare</w:t>
      </w:r>
      <w:r w:rsidR="00AE141A" w:rsidRPr="008B1DFF">
        <w:rPr>
          <w:rFonts w:cs="Calibri"/>
          <w:sz w:val="22"/>
          <w:szCs w:val="22"/>
          <w:rPrChange w:id="4551" w:author="Visone Rossana (GSE)" w:date="2025-09-09T14:33:00Z" w16du:dateUtc="2025-09-09T12:33:00Z">
            <w:rPr>
              <w:rFonts w:cs="Calibri"/>
            </w:rPr>
          </w:rPrChange>
        </w:rPr>
        <w:t xml:space="preserve"> nell’ambito della scheda-domanda</w:t>
      </w:r>
      <w:r w:rsidRPr="008B1DFF">
        <w:rPr>
          <w:rFonts w:cs="Calibri"/>
          <w:sz w:val="22"/>
          <w:szCs w:val="22"/>
          <w:rPrChange w:id="4552" w:author="Visone Rossana (GSE)" w:date="2025-09-09T14:33:00Z" w16du:dateUtc="2025-09-09T12:33:00Z">
            <w:rPr>
              <w:rFonts w:cs="Calibri"/>
            </w:rPr>
          </w:rPrChange>
        </w:rPr>
        <w:t xml:space="preserve"> e </w:t>
      </w:r>
      <w:r w:rsidR="00AE141A" w:rsidRPr="008B1DFF">
        <w:rPr>
          <w:rFonts w:cs="Calibri"/>
          <w:sz w:val="22"/>
          <w:szCs w:val="22"/>
          <w:rPrChange w:id="4553" w:author="Visone Rossana (GSE)" w:date="2025-09-09T14:33:00Z" w16du:dateUtc="2025-09-09T12:33:00Z">
            <w:rPr>
              <w:rFonts w:cs="Calibri"/>
            </w:rPr>
          </w:rPrChange>
        </w:rPr>
        <w:t xml:space="preserve">la documentazione da </w:t>
      </w:r>
      <w:r w:rsidRPr="008B1DFF">
        <w:rPr>
          <w:rFonts w:cs="Calibri"/>
          <w:sz w:val="22"/>
          <w:szCs w:val="22"/>
          <w:rPrChange w:id="4554" w:author="Visone Rossana (GSE)" w:date="2025-09-09T14:33:00Z" w16du:dateUtc="2025-09-09T12:33:00Z">
            <w:rPr>
              <w:rFonts w:cs="Calibri"/>
            </w:rPr>
          </w:rPrChange>
        </w:rPr>
        <w:t>conservare</w:t>
      </w:r>
      <w:r w:rsidR="00F11851" w:rsidRPr="008B1DFF">
        <w:rPr>
          <w:rFonts w:cs="Calibri"/>
          <w:sz w:val="22"/>
          <w:szCs w:val="22"/>
          <w:rPrChange w:id="4555" w:author="Visone Rossana (GSE)" w:date="2025-09-09T14:33:00Z" w16du:dateUtc="2025-09-09T12:33:00Z">
            <w:rPr>
              <w:rFonts w:cs="Calibri"/>
            </w:rPr>
          </w:rPrChange>
        </w:rPr>
        <w:t xml:space="preserve"> a cura del Soggetto Responsabile</w:t>
      </w:r>
      <w:r w:rsidRPr="008B1DFF">
        <w:rPr>
          <w:rFonts w:cs="Calibri"/>
          <w:sz w:val="22"/>
          <w:szCs w:val="22"/>
          <w:rPrChange w:id="4556" w:author="Visone Rossana (GSE)" w:date="2025-09-09T14:33:00Z" w16du:dateUtc="2025-09-09T12:33:00Z">
            <w:rPr>
              <w:rFonts w:cs="Calibri"/>
            </w:rPr>
          </w:rPrChange>
        </w:rPr>
        <w:t>;</w:t>
      </w:r>
    </w:p>
    <w:p w14:paraId="61397D01" w14:textId="783B6AF4" w:rsidR="00F11851" w:rsidRPr="008B1DFF" w:rsidRDefault="00F11851">
      <w:pPr>
        <w:numPr>
          <w:ilvl w:val="0"/>
          <w:numId w:val="8"/>
        </w:numPr>
        <w:spacing w:line="276" w:lineRule="auto"/>
        <w:ind w:left="850" w:hanging="425"/>
        <w:jc w:val="both"/>
        <w:rPr>
          <w:rFonts w:cs="Calibri"/>
          <w:sz w:val="22"/>
          <w:szCs w:val="22"/>
          <w:rPrChange w:id="4557" w:author="Visone Rossana (GSE)" w:date="2025-09-09T14:33:00Z" w16du:dateUtc="2025-09-09T12:33:00Z">
            <w:rPr>
              <w:rFonts w:cs="Calibri"/>
            </w:rPr>
          </w:rPrChange>
        </w:rPr>
        <w:pPrChange w:id="4558" w:author="Visone Rossana (GSE)" w:date="2025-09-09T14:33:00Z" w16du:dateUtc="2025-09-09T12:33:00Z">
          <w:pPr>
            <w:numPr>
              <w:numId w:val="8"/>
            </w:numPr>
            <w:ind w:left="850" w:hanging="425"/>
            <w:jc w:val="both"/>
          </w:pPr>
        </w:pPrChange>
      </w:pPr>
      <w:del w:id="4559" w:author="Santagata Fabiana (GSE)" w:date="2025-10-01T13:00:00Z">
        <w:r w:rsidRPr="008B1DFF">
          <w:rPr>
            <w:rFonts w:cs="Calibri"/>
            <w:sz w:val="22"/>
            <w:szCs w:val="22"/>
            <w:rPrChange w:id="4560" w:author="Visone Rossana (GSE)" w:date="2025-09-09T14:33:00Z" w16du:dateUtc="2025-09-09T12:33:00Z">
              <w:rPr>
                <w:rFonts w:cs="Calibri"/>
              </w:rPr>
            </w:rPrChange>
          </w:rPr>
          <w:delText>l’iter istruttorio condotto dal GSE</w:delText>
        </w:r>
      </w:del>
      <w:r w:rsidRPr="008B1DFF">
        <w:rPr>
          <w:rFonts w:cs="Calibri"/>
          <w:sz w:val="22"/>
          <w:szCs w:val="22"/>
          <w:rPrChange w:id="4561" w:author="Visone Rossana (GSE)" w:date="2025-09-09T14:33:00Z" w16du:dateUtc="2025-09-09T12:33:00Z">
            <w:rPr>
              <w:rFonts w:cs="Calibri"/>
            </w:rPr>
          </w:rPrChange>
        </w:rPr>
        <w:t xml:space="preserve"> </w:t>
      </w:r>
      <w:del w:id="4562" w:author="Santagata Fabiana (GSE)" w:date="2025-10-01T13:00:00Z">
        <w:r w:rsidRPr="008B1DFF">
          <w:rPr>
            <w:rFonts w:cs="Calibri"/>
            <w:sz w:val="22"/>
            <w:szCs w:val="22"/>
            <w:rPrChange w:id="4563" w:author="Visone Rossana (GSE)" w:date="2025-09-09T14:33:00Z" w16du:dateUtc="2025-09-09T12:33:00Z">
              <w:rPr>
                <w:rFonts w:cs="Calibri"/>
              </w:rPr>
            </w:rPrChange>
          </w:rPr>
          <w:delText xml:space="preserve">e le modalità di interazione durante </w:delText>
        </w:r>
      </w:del>
      <w:r w:rsidRPr="008B1DFF">
        <w:rPr>
          <w:rFonts w:cs="Calibri"/>
          <w:sz w:val="22"/>
          <w:szCs w:val="22"/>
          <w:rPrChange w:id="4564" w:author="Visone Rossana (GSE)" w:date="2025-09-09T14:33:00Z" w16du:dateUtc="2025-09-09T12:33:00Z">
            <w:rPr>
              <w:rFonts w:cs="Calibri"/>
            </w:rPr>
          </w:rPrChange>
        </w:rPr>
        <w:t>il procedimento di valutazione</w:t>
      </w:r>
      <w:ins w:id="4565" w:author="Santagata Fabiana (GSE)" w:date="2025-10-01T13:00:00Z">
        <w:r w:rsidR="5E3778FD" w:rsidRPr="0865FAD8">
          <w:rPr>
            <w:rFonts w:cs="Calibri"/>
            <w:sz w:val="22"/>
            <w:szCs w:val="22"/>
          </w:rPr>
          <w:t xml:space="preserve"> condotto dal GSE</w:t>
        </w:r>
        <w:r w:rsidR="5E3778FD" w:rsidRPr="088CD517">
          <w:rPr>
            <w:rFonts w:cs="Calibri"/>
            <w:sz w:val="22"/>
            <w:szCs w:val="22"/>
          </w:rPr>
          <w:t xml:space="preserve"> sulle ri</w:t>
        </w:r>
      </w:ins>
      <w:ins w:id="4566" w:author="Santagata Fabiana (GSE)" w:date="2025-10-01T13:01:00Z">
        <w:r w:rsidR="5E3778FD" w:rsidRPr="088CD517">
          <w:rPr>
            <w:rFonts w:cs="Calibri"/>
            <w:sz w:val="22"/>
            <w:szCs w:val="22"/>
          </w:rPr>
          <w:t xml:space="preserve">chieste presentate dal Soggetto </w:t>
        </w:r>
        <w:r w:rsidR="5E3778FD" w:rsidRPr="6F996777">
          <w:rPr>
            <w:rFonts w:cs="Calibri"/>
            <w:sz w:val="22"/>
            <w:szCs w:val="22"/>
          </w:rPr>
          <w:t>Responsabile</w:t>
        </w:r>
      </w:ins>
      <w:r w:rsidRPr="008B1DFF">
        <w:rPr>
          <w:rFonts w:cs="Calibri"/>
          <w:sz w:val="22"/>
          <w:szCs w:val="22"/>
          <w:rPrChange w:id="4567" w:author="Visone Rossana (GSE)" w:date="2025-09-09T14:33:00Z" w16du:dateUtc="2025-09-09T12:33:00Z">
            <w:rPr>
              <w:rFonts w:cs="Calibri"/>
            </w:rPr>
          </w:rPrChange>
        </w:rPr>
        <w:t>;</w:t>
      </w:r>
    </w:p>
    <w:p w14:paraId="0F19C796" w14:textId="0D4542F5" w:rsidR="00AE141A" w:rsidRPr="008B1DFF" w:rsidRDefault="00AE141A">
      <w:pPr>
        <w:numPr>
          <w:ilvl w:val="0"/>
          <w:numId w:val="8"/>
        </w:numPr>
        <w:spacing w:line="276" w:lineRule="auto"/>
        <w:ind w:left="850" w:hanging="425"/>
        <w:jc w:val="both"/>
        <w:rPr>
          <w:rFonts w:cs="Calibri"/>
          <w:sz w:val="22"/>
          <w:szCs w:val="22"/>
          <w:rPrChange w:id="4568" w:author="Visone Rossana (GSE)" w:date="2025-09-09T14:33:00Z" w16du:dateUtc="2025-09-09T12:33:00Z">
            <w:rPr>
              <w:rFonts w:cs="Calibri"/>
            </w:rPr>
          </w:rPrChange>
        </w:rPr>
        <w:pPrChange w:id="4569" w:author="Visone Rossana (GSE)" w:date="2025-09-09T14:33:00Z" w16du:dateUtc="2025-09-09T12:33:00Z">
          <w:pPr>
            <w:numPr>
              <w:numId w:val="8"/>
            </w:numPr>
            <w:ind w:left="850" w:hanging="425"/>
            <w:jc w:val="both"/>
          </w:pPr>
        </w:pPrChange>
      </w:pPr>
      <w:r w:rsidRPr="008B1DFF">
        <w:rPr>
          <w:rFonts w:cs="Calibri"/>
          <w:sz w:val="22"/>
          <w:szCs w:val="22"/>
          <w:rPrChange w:id="4570" w:author="Visone Rossana (GSE)" w:date="2025-09-09T14:33:00Z" w16du:dateUtc="2025-09-09T12:33:00Z">
            <w:rPr>
              <w:rFonts w:cs="Calibri"/>
            </w:rPr>
          </w:rPrChange>
        </w:rPr>
        <w:t>le modalità di erogazione degli incentivi;</w:t>
      </w:r>
    </w:p>
    <w:p w14:paraId="24995C24" w14:textId="4569BA30" w:rsidR="003A5A29" w:rsidRPr="008B1DFF" w:rsidRDefault="003A5A29">
      <w:pPr>
        <w:numPr>
          <w:ilvl w:val="0"/>
          <w:numId w:val="8"/>
        </w:numPr>
        <w:spacing w:line="276" w:lineRule="auto"/>
        <w:ind w:left="850" w:hanging="425"/>
        <w:jc w:val="both"/>
        <w:rPr>
          <w:rFonts w:cs="Calibri"/>
          <w:sz w:val="22"/>
          <w:szCs w:val="22"/>
          <w:rPrChange w:id="4571" w:author="Visone Rossana (GSE)" w:date="2025-09-09T14:33:00Z" w16du:dateUtc="2025-09-09T12:33:00Z">
            <w:rPr>
              <w:rFonts w:cs="Calibri"/>
            </w:rPr>
          </w:rPrChange>
        </w:rPr>
        <w:pPrChange w:id="4572" w:author="Visone Rossana (GSE)" w:date="2025-09-09T14:33:00Z" w16du:dateUtc="2025-09-09T12:33:00Z">
          <w:pPr>
            <w:numPr>
              <w:numId w:val="8"/>
            </w:numPr>
            <w:ind w:left="850" w:hanging="425"/>
            <w:jc w:val="both"/>
          </w:pPr>
        </w:pPrChange>
      </w:pPr>
      <w:r w:rsidRPr="008B1DFF">
        <w:rPr>
          <w:rFonts w:cs="Calibri"/>
          <w:sz w:val="22"/>
          <w:szCs w:val="22"/>
          <w:rPrChange w:id="4573" w:author="Visone Rossana (GSE)" w:date="2025-09-09T14:33:00Z" w16du:dateUtc="2025-09-09T12:33:00Z">
            <w:rPr>
              <w:rFonts w:cs="Calibri"/>
            </w:rPr>
          </w:rPrChange>
        </w:rPr>
        <w:t xml:space="preserve">la gestione delle modifiche tecnico-amministrative </w:t>
      </w:r>
      <w:r w:rsidR="00F11851" w:rsidRPr="008B1DFF">
        <w:rPr>
          <w:rFonts w:cs="Calibri"/>
          <w:sz w:val="22"/>
          <w:szCs w:val="22"/>
          <w:rPrChange w:id="4574" w:author="Visone Rossana (GSE)" w:date="2025-09-09T14:33:00Z" w16du:dateUtc="2025-09-09T12:33:00Z">
            <w:rPr>
              <w:rFonts w:cs="Calibri"/>
            </w:rPr>
          </w:rPrChange>
        </w:rPr>
        <w:t>dell’intervento</w:t>
      </w:r>
      <w:r w:rsidRPr="008B1DFF">
        <w:rPr>
          <w:rFonts w:cs="Calibri"/>
          <w:sz w:val="22"/>
          <w:szCs w:val="22"/>
          <w:rPrChange w:id="4575" w:author="Visone Rossana (GSE)" w:date="2025-09-09T14:33:00Z" w16du:dateUtc="2025-09-09T12:33:00Z">
            <w:rPr>
              <w:rFonts w:cs="Calibri"/>
            </w:rPr>
          </w:rPrChange>
        </w:rPr>
        <w:t xml:space="preserve"> incentivato;</w:t>
      </w:r>
    </w:p>
    <w:p w14:paraId="2A7093EA" w14:textId="77777777" w:rsidR="003A5A29" w:rsidRPr="008B1DFF" w:rsidRDefault="003A5A29">
      <w:pPr>
        <w:numPr>
          <w:ilvl w:val="0"/>
          <w:numId w:val="8"/>
        </w:numPr>
        <w:spacing w:line="276" w:lineRule="auto"/>
        <w:ind w:left="850" w:hanging="425"/>
        <w:jc w:val="both"/>
        <w:rPr>
          <w:rFonts w:cs="Calibri"/>
          <w:sz w:val="22"/>
          <w:szCs w:val="22"/>
          <w:rPrChange w:id="4576" w:author="Visone Rossana (GSE)" w:date="2025-09-09T14:33:00Z" w16du:dateUtc="2025-09-09T12:33:00Z">
            <w:rPr>
              <w:rFonts w:cs="Calibri"/>
            </w:rPr>
          </w:rPrChange>
        </w:rPr>
        <w:pPrChange w:id="4577" w:author="Visone Rossana (GSE)" w:date="2025-09-09T14:33:00Z" w16du:dateUtc="2025-09-09T12:33:00Z">
          <w:pPr>
            <w:numPr>
              <w:numId w:val="8"/>
            </w:numPr>
            <w:ind w:left="850" w:hanging="425"/>
            <w:jc w:val="both"/>
          </w:pPr>
        </w:pPrChange>
      </w:pPr>
      <w:r w:rsidRPr="008B1DFF">
        <w:rPr>
          <w:rFonts w:cs="Calibri"/>
          <w:sz w:val="22"/>
          <w:szCs w:val="22"/>
          <w:rPrChange w:id="4578" w:author="Visone Rossana (GSE)" w:date="2025-09-09T14:33:00Z" w16du:dateUtc="2025-09-09T12:33:00Z">
            <w:rPr>
              <w:rFonts w:cs="Calibri"/>
            </w:rPr>
          </w:rPrChange>
        </w:rPr>
        <w:lastRenderedPageBreak/>
        <w:t>i controlli e le verifiche.</w:t>
      </w:r>
    </w:p>
    <w:p w14:paraId="64108017" w14:textId="77777777" w:rsidR="009629AA" w:rsidRPr="008B1DFF" w:rsidRDefault="009629AA">
      <w:pPr>
        <w:spacing w:before="240" w:after="80" w:line="276" w:lineRule="auto"/>
        <w:contextualSpacing/>
        <w:jc w:val="both"/>
        <w:rPr>
          <w:rFonts w:cs="Calibri"/>
          <w:sz w:val="22"/>
          <w:szCs w:val="22"/>
          <w:highlight w:val="yellow"/>
          <w:rPrChange w:id="4579" w:author="Visone Rossana (GSE)" w:date="2025-09-09T14:33:00Z" w16du:dateUtc="2025-09-09T12:33:00Z">
            <w:rPr>
              <w:rFonts w:cs="Calibri"/>
              <w:highlight w:val="yellow"/>
            </w:rPr>
          </w:rPrChange>
        </w:rPr>
        <w:pPrChange w:id="4580" w:author="Visone Rossana (GSE)" w:date="2025-09-09T14:33:00Z" w16du:dateUtc="2025-09-09T12:33:00Z">
          <w:pPr>
            <w:spacing w:before="240" w:after="80"/>
            <w:contextualSpacing/>
            <w:jc w:val="both"/>
          </w:pPr>
        </w:pPrChange>
      </w:pPr>
      <w:bookmarkStart w:id="4581" w:name="_Toc349064132"/>
    </w:p>
    <w:p w14:paraId="5596B43C" w14:textId="4D4F9242" w:rsidR="009629AA" w:rsidRPr="008B1DFF" w:rsidRDefault="009629AA">
      <w:pPr>
        <w:spacing w:before="240" w:after="80" w:line="276" w:lineRule="auto"/>
        <w:contextualSpacing/>
        <w:jc w:val="both"/>
        <w:rPr>
          <w:rFonts w:cs="Calibri"/>
          <w:sz w:val="22"/>
          <w:szCs w:val="22"/>
          <w:rPrChange w:id="4582" w:author="Visone Rossana (GSE)" w:date="2025-09-09T14:33:00Z" w16du:dateUtc="2025-09-09T12:33:00Z">
            <w:rPr>
              <w:rFonts w:cs="Calibri"/>
            </w:rPr>
          </w:rPrChange>
        </w:rPr>
        <w:pPrChange w:id="4583" w:author="Visone Rossana (GSE)" w:date="2025-09-09T14:33:00Z" w16du:dateUtc="2025-09-09T12:33:00Z">
          <w:pPr>
            <w:spacing w:before="240" w:after="80"/>
            <w:contextualSpacing/>
            <w:jc w:val="both"/>
          </w:pPr>
        </w:pPrChange>
      </w:pPr>
      <w:r w:rsidRPr="008B1DFF">
        <w:rPr>
          <w:rFonts w:cs="Calibri"/>
          <w:sz w:val="22"/>
          <w:szCs w:val="22"/>
          <w:rPrChange w:id="4584" w:author="Visone Rossana (GSE)" w:date="2025-09-09T14:33:00Z" w16du:dateUtc="2025-09-09T12:33:00Z">
            <w:rPr>
              <w:rFonts w:cs="Calibri"/>
            </w:rPr>
          </w:rPrChange>
        </w:rPr>
        <w:t>Al fine di standardizzare la modulistica da trasmettere, s</w:t>
      </w:r>
      <w:r w:rsidR="003A5A29" w:rsidRPr="008B1DFF">
        <w:rPr>
          <w:rFonts w:cs="Calibri"/>
          <w:sz w:val="22"/>
          <w:szCs w:val="22"/>
          <w:rPrChange w:id="4585" w:author="Visone Rossana (GSE)" w:date="2025-09-09T14:33:00Z" w16du:dateUtc="2025-09-09T12:33:00Z">
            <w:rPr>
              <w:rFonts w:cs="Calibri"/>
            </w:rPr>
          </w:rPrChange>
        </w:rPr>
        <w:t>ulla pagina Conto Termico del sito web del GSE</w:t>
      </w:r>
      <w:r w:rsidRPr="008B1DFF">
        <w:rPr>
          <w:rFonts w:cs="Calibri"/>
          <w:sz w:val="22"/>
          <w:szCs w:val="22"/>
          <w:rPrChange w:id="4586" w:author="Visone Rossana (GSE)" w:date="2025-09-09T14:33:00Z" w16du:dateUtc="2025-09-09T12:33:00Z">
            <w:rPr>
              <w:rFonts w:cs="Calibri"/>
            </w:rPr>
          </w:rPrChange>
        </w:rPr>
        <w:t>,</w:t>
      </w:r>
      <w:r w:rsidR="003A5A29" w:rsidRPr="008B1DFF">
        <w:rPr>
          <w:rFonts w:cs="Calibri"/>
          <w:sz w:val="22"/>
          <w:szCs w:val="22"/>
          <w:rPrChange w:id="4587" w:author="Visone Rossana (GSE)" w:date="2025-09-09T14:33:00Z" w16du:dateUtc="2025-09-09T12:33:00Z">
            <w:rPr>
              <w:rFonts w:cs="Calibri"/>
            </w:rPr>
          </w:rPrChange>
        </w:rPr>
        <w:t xml:space="preserve"> sono</w:t>
      </w:r>
      <w:r w:rsidR="004F43E5" w:rsidRPr="008B1DFF">
        <w:rPr>
          <w:rFonts w:cs="Calibri"/>
          <w:sz w:val="22"/>
          <w:szCs w:val="22"/>
          <w:rPrChange w:id="4588" w:author="Visone Rossana (GSE)" w:date="2025-09-09T14:33:00Z" w16du:dateUtc="2025-09-09T12:33:00Z">
            <w:rPr>
              <w:rFonts w:cs="Calibri"/>
            </w:rPr>
          </w:rPrChange>
        </w:rPr>
        <w:t xml:space="preserve"> disponibili</w:t>
      </w:r>
      <w:r w:rsidR="003A5A29" w:rsidRPr="008B1DFF">
        <w:rPr>
          <w:rFonts w:cs="Calibri"/>
          <w:sz w:val="22"/>
          <w:szCs w:val="22"/>
          <w:rPrChange w:id="4589" w:author="Visone Rossana (GSE)" w:date="2025-09-09T14:33:00Z" w16du:dateUtc="2025-09-09T12:33:00Z">
            <w:rPr>
              <w:rFonts w:cs="Calibri"/>
            </w:rPr>
          </w:rPrChange>
        </w:rPr>
        <w:t xml:space="preserve"> </w:t>
      </w:r>
      <w:r w:rsidRPr="008B1DFF">
        <w:rPr>
          <w:rFonts w:cs="Calibri"/>
          <w:sz w:val="22"/>
          <w:szCs w:val="22"/>
          <w:rPrChange w:id="4590" w:author="Visone Rossana (GSE)" w:date="2025-09-09T14:33:00Z" w16du:dateUtc="2025-09-09T12:33:00Z">
            <w:rPr>
              <w:rFonts w:cs="Calibri"/>
            </w:rPr>
          </w:rPrChange>
        </w:rPr>
        <w:t xml:space="preserve">i </w:t>
      </w:r>
      <w:r w:rsidRPr="008B1DFF">
        <w:rPr>
          <w:rFonts w:cs="Calibri"/>
          <w:i/>
          <w:iCs/>
          <w:sz w:val="22"/>
          <w:szCs w:val="22"/>
          <w:rPrChange w:id="4591" w:author="Visone Rossana (GSE)" w:date="2025-09-09T14:33:00Z" w16du:dateUtc="2025-09-09T12:33:00Z">
            <w:rPr>
              <w:rFonts w:cs="Calibri"/>
              <w:i/>
              <w:iCs/>
            </w:rPr>
          </w:rPrChange>
        </w:rPr>
        <w:t xml:space="preserve">facsimili </w:t>
      </w:r>
      <w:r w:rsidRPr="008B1DFF">
        <w:rPr>
          <w:rFonts w:cs="Calibri"/>
          <w:sz w:val="22"/>
          <w:szCs w:val="22"/>
          <w:rPrChange w:id="4592" w:author="Visone Rossana (GSE)" w:date="2025-09-09T14:33:00Z" w16du:dateUtc="2025-09-09T12:33:00Z">
            <w:rPr>
              <w:rFonts w:cs="Calibri"/>
            </w:rPr>
          </w:rPrChange>
        </w:rPr>
        <w:t xml:space="preserve">di alcuni dei </w:t>
      </w:r>
      <w:r w:rsidR="003A5A29" w:rsidRPr="008B1DFF">
        <w:rPr>
          <w:rFonts w:cs="Calibri"/>
          <w:sz w:val="22"/>
          <w:szCs w:val="22"/>
          <w:rPrChange w:id="4593" w:author="Visone Rossana (GSE)" w:date="2025-09-09T14:33:00Z" w16du:dateUtc="2025-09-09T12:33:00Z">
            <w:rPr>
              <w:rFonts w:cs="Calibri"/>
            </w:rPr>
          </w:rPrChange>
        </w:rPr>
        <w:t>modelli</w:t>
      </w:r>
      <w:r w:rsidRPr="008B1DFF">
        <w:rPr>
          <w:rFonts w:cs="Calibri"/>
          <w:sz w:val="22"/>
          <w:szCs w:val="22"/>
          <w:rPrChange w:id="4594" w:author="Visone Rossana (GSE)" w:date="2025-09-09T14:33:00Z" w16du:dateUtc="2025-09-09T12:33:00Z">
            <w:rPr>
              <w:rFonts w:cs="Calibri"/>
            </w:rPr>
          </w:rPrChange>
        </w:rPr>
        <w:t xml:space="preserve"> </w:t>
      </w:r>
      <w:r w:rsidR="003A5A29" w:rsidRPr="008B1DFF">
        <w:rPr>
          <w:rFonts w:cs="Calibri"/>
          <w:sz w:val="22"/>
          <w:szCs w:val="22"/>
          <w:rPrChange w:id="4595" w:author="Visone Rossana (GSE)" w:date="2025-09-09T14:33:00Z" w16du:dateUtc="2025-09-09T12:33:00Z">
            <w:rPr>
              <w:rFonts w:cs="Calibri"/>
            </w:rPr>
          </w:rPrChange>
        </w:rPr>
        <w:t>indicati negli Allegati</w:t>
      </w:r>
      <w:r w:rsidR="004F43E5" w:rsidRPr="008B1DFF">
        <w:rPr>
          <w:rFonts w:cs="Calibri"/>
          <w:sz w:val="22"/>
          <w:szCs w:val="22"/>
          <w:rPrChange w:id="4596" w:author="Visone Rossana (GSE)" w:date="2025-09-09T14:33:00Z" w16du:dateUtc="2025-09-09T12:33:00Z">
            <w:rPr>
              <w:rFonts w:cs="Calibri"/>
            </w:rPr>
          </w:rPrChange>
        </w:rPr>
        <w:t xml:space="preserve"> </w:t>
      </w:r>
      <w:r w:rsidR="00DB6FEF" w:rsidRPr="008B1DFF">
        <w:rPr>
          <w:rFonts w:cs="Calibri"/>
          <w:sz w:val="22"/>
          <w:szCs w:val="22"/>
          <w:rPrChange w:id="4597" w:author="Visone Rossana (GSE)" w:date="2025-09-09T14:33:00Z" w16du:dateUtc="2025-09-09T12:33:00Z">
            <w:rPr>
              <w:rFonts w:cs="Calibri"/>
            </w:rPr>
          </w:rPrChange>
        </w:rPr>
        <w:t>alle presenti Regole</w:t>
      </w:r>
      <w:r w:rsidRPr="008B1DFF">
        <w:rPr>
          <w:rFonts w:cs="Calibri"/>
          <w:sz w:val="22"/>
          <w:szCs w:val="22"/>
          <w:rPrChange w:id="4598" w:author="Visone Rossana (GSE)" w:date="2025-09-09T14:33:00Z" w16du:dateUtc="2025-09-09T12:33:00Z">
            <w:rPr>
              <w:rFonts w:cs="Calibri"/>
            </w:rPr>
          </w:rPrChange>
        </w:rPr>
        <w:t>.</w:t>
      </w:r>
    </w:p>
    <w:p w14:paraId="5BDA6E94" w14:textId="322251AB" w:rsidR="004F43E5" w:rsidRDefault="00B622F7">
      <w:pPr>
        <w:spacing w:before="240" w:after="80" w:line="276" w:lineRule="auto"/>
        <w:contextualSpacing/>
        <w:jc w:val="both"/>
        <w:rPr>
          <w:ins w:id="4599" w:author="Santagata Fabiana (GSE)" w:date="2025-10-01T13:02:00Z" w16du:dateUtc="2025-10-01T13:02:47Z"/>
          <w:rFonts w:cs="Calibri"/>
        </w:rPr>
        <w:pPrChange w:id="4600" w:author="Visone Rossana (GSE)" w:date="2025-09-09T14:33:00Z" w16du:dateUtc="2025-09-09T12:33:00Z">
          <w:pPr>
            <w:spacing w:before="240" w:after="80"/>
            <w:contextualSpacing/>
            <w:jc w:val="both"/>
          </w:pPr>
        </w:pPrChange>
      </w:pPr>
      <w:r w:rsidRPr="008B1DFF">
        <w:rPr>
          <w:rFonts w:cs="Calibri"/>
          <w:sz w:val="22"/>
          <w:szCs w:val="22"/>
          <w:rPrChange w:id="4601" w:author="Visone Rossana (GSE)" w:date="2025-09-09T14:33:00Z" w16du:dateUtc="2025-09-09T12:33:00Z">
            <w:rPr>
              <w:rFonts w:cs="Calibri"/>
            </w:rPr>
          </w:rPrChange>
        </w:rPr>
        <w:t>Sul sito web del GSE</w:t>
      </w:r>
      <w:r w:rsidR="00D67615" w:rsidRPr="008B1DFF">
        <w:rPr>
          <w:rFonts w:cs="Calibri"/>
          <w:sz w:val="22"/>
          <w:szCs w:val="22"/>
          <w:rPrChange w:id="4602" w:author="Visone Rossana (GSE)" w:date="2025-09-09T14:33:00Z" w16du:dateUtc="2025-09-09T12:33:00Z">
            <w:rPr>
              <w:rFonts w:cs="Calibri"/>
            </w:rPr>
          </w:rPrChange>
        </w:rPr>
        <w:t xml:space="preserve"> potrà</w:t>
      </w:r>
      <w:r w:rsidR="009629AA" w:rsidRPr="008B1DFF">
        <w:rPr>
          <w:rFonts w:cs="Calibri"/>
          <w:sz w:val="22"/>
          <w:szCs w:val="22"/>
          <w:rPrChange w:id="4603" w:author="Visone Rossana (GSE)" w:date="2025-09-09T14:33:00Z" w16du:dateUtc="2025-09-09T12:33:00Z">
            <w:rPr>
              <w:rFonts w:cs="Calibri"/>
            </w:rPr>
          </w:rPrChange>
        </w:rPr>
        <w:t>, inoltre,</w:t>
      </w:r>
      <w:r w:rsidR="00D67615" w:rsidRPr="008B1DFF">
        <w:rPr>
          <w:rFonts w:cs="Calibri"/>
          <w:sz w:val="22"/>
          <w:szCs w:val="22"/>
          <w:rPrChange w:id="4604" w:author="Visone Rossana (GSE)" w:date="2025-09-09T14:33:00Z" w16du:dateUtc="2025-09-09T12:33:00Z">
            <w:rPr>
              <w:rFonts w:cs="Calibri"/>
            </w:rPr>
          </w:rPrChange>
        </w:rPr>
        <w:t xml:space="preserve"> essere </w:t>
      </w:r>
      <w:ins w:id="4605" w:author="Santagata Fabiana (GSE)" w:date="2025-10-01T13:03:00Z">
        <w:r w:rsidR="6BF886F3" w:rsidRPr="0B51EB70">
          <w:rPr>
            <w:rFonts w:cs="Calibri"/>
            <w:sz w:val="22"/>
            <w:szCs w:val="22"/>
          </w:rPr>
          <w:t>pubblicata</w:t>
        </w:r>
      </w:ins>
      <w:ins w:id="4606" w:author="Santagata Fabiana (GSE)" w:date="2025-10-01T13:04:00Z">
        <w:r w:rsidR="1EFC702B" w:rsidRPr="0B51EB70">
          <w:rPr>
            <w:rFonts w:cs="Calibri"/>
            <w:sz w:val="22"/>
            <w:szCs w:val="22"/>
          </w:rPr>
          <w:t xml:space="preserve"> </w:t>
        </w:r>
      </w:ins>
      <w:del w:id="4607" w:author="Santagata Fabiana (GSE)" w:date="2025-10-01T13:04:00Z">
        <w:r w:rsidRPr="0B51EB70" w:rsidDel="00D67615">
          <w:rPr>
            <w:rFonts w:cs="Calibri"/>
            <w:sz w:val="22"/>
            <w:szCs w:val="22"/>
            <w:rPrChange w:id="4608" w:author="Visone Rossana (GSE)" w:date="2025-09-09T14:33:00Z">
              <w:rPr>
                <w:rFonts w:cs="Calibri"/>
              </w:rPr>
            </w:rPrChange>
          </w:rPr>
          <w:delText>resa</w:delText>
        </w:r>
        <w:r w:rsidR="00D67615" w:rsidRPr="008B1DFF">
          <w:rPr>
            <w:rFonts w:cs="Calibri"/>
            <w:sz w:val="22"/>
            <w:szCs w:val="22"/>
            <w:rPrChange w:id="4609" w:author="Visone Rossana (GSE)" w:date="2025-09-09T14:33:00Z" w16du:dateUtc="2025-09-09T12:33:00Z">
              <w:rPr>
                <w:rFonts w:cs="Calibri"/>
              </w:rPr>
            </w:rPrChange>
          </w:rPr>
          <w:delText xml:space="preserve"> d</w:delText>
        </w:r>
        <w:r w:rsidRPr="008B1DFF">
          <w:rPr>
            <w:rFonts w:cs="Calibri"/>
            <w:sz w:val="22"/>
            <w:szCs w:val="22"/>
            <w:rPrChange w:id="4610" w:author="Visone Rossana (GSE)" w:date="2025-09-09T14:33:00Z" w16du:dateUtc="2025-09-09T12:33:00Z">
              <w:rPr>
                <w:rFonts w:cs="Calibri"/>
              </w:rPr>
            </w:rPrChange>
          </w:rPr>
          <w:delText>isponibil</w:delText>
        </w:r>
        <w:r w:rsidR="00D67615" w:rsidRPr="008B1DFF">
          <w:rPr>
            <w:rFonts w:cs="Calibri"/>
            <w:sz w:val="22"/>
            <w:szCs w:val="22"/>
            <w:rPrChange w:id="4611" w:author="Visone Rossana (GSE)" w:date="2025-09-09T14:33:00Z" w16du:dateUtc="2025-09-09T12:33:00Z">
              <w:rPr>
                <w:rFonts w:cs="Calibri"/>
              </w:rPr>
            </w:rPrChange>
          </w:rPr>
          <w:delText>e</w:delText>
        </w:r>
        <w:r w:rsidR="00D07703" w:rsidRPr="008B1DFF">
          <w:rPr>
            <w:rFonts w:cs="Calibri"/>
            <w:sz w:val="22"/>
            <w:szCs w:val="22"/>
            <w:rPrChange w:id="4612" w:author="Visone Rossana (GSE)" w:date="2025-09-09T14:33:00Z" w16du:dateUtc="2025-09-09T12:33:00Z">
              <w:rPr>
                <w:rFonts w:cs="Calibri"/>
              </w:rPr>
            </w:rPrChange>
          </w:rPr>
          <w:delText xml:space="preserve"> </w:delText>
        </w:r>
      </w:del>
      <w:r w:rsidR="00D07703" w:rsidRPr="008B1DFF">
        <w:rPr>
          <w:rFonts w:cs="Calibri"/>
          <w:sz w:val="22"/>
          <w:szCs w:val="22"/>
          <w:rPrChange w:id="4613" w:author="Visone Rossana (GSE)" w:date="2025-09-09T14:33:00Z" w16du:dateUtc="2025-09-09T12:33:00Z">
            <w:rPr>
              <w:rFonts w:cs="Calibri"/>
            </w:rPr>
          </w:rPrChange>
        </w:rPr>
        <w:t xml:space="preserve">ulteriore </w:t>
      </w:r>
      <w:r w:rsidR="00D67615" w:rsidRPr="008B1DFF">
        <w:rPr>
          <w:rFonts w:cs="Calibri"/>
          <w:sz w:val="22"/>
          <w:szCs w:val="22"/>
          <w:rPrChange w:id="4614" w:author="Visone Rossana (GSE)" w:date="2025-09-09T14:33:00Z" w16du:dateUtc="2025-09-09T12:33:00Z">
            <w:rPr>
              <w:rFonts w:cs="Calibri"/>
            </w:rPr>
          </w:rPrChange>
        </w:rPr>
        <w:t xml:space="preserve">documentazione volta a fornire </w:t>
      </w:r>
      <w:r w:rsidR="00D07703" w:rsidRPr="008B1DFF">
        <w:rPr>
          <w:rFonts w:cs="Calibri"/>
          <w:sz w:val="22"/>
          <w:szCs w:val="22"/>
          <w:rPrChange w:id="4615" w:author="Visone Rossana (GSE)" w:date="2025-09-09T14:33:00Z" w16du:dateUtc="2025-09-09T12:33:00Z">
            <w:rPr>
              <w:rFonts w:cs="Calibri"/>
            </w:rPr>
          </w:rPrChange>
        </w:rPr>
        <w:t>specifici chiarimenti sui</w:t>
      </w:r>
      <w:r w:rsidR="00D67615" w:rsidRPr="008B1DFF">
        <w:rPr>
          <w:rFonts w:cs="Calibri"/>
          <w:sz w:val="22"/>
          <w:szCs w:val="22"/>
          <w:rPrChange w:id="4616" w:author="Visone Rossana (GSE)" w:date="2025-09-09T14:33:00Z" w16du:dateUtc="2025-09-09T12:33:00Z">
            <w:rPr>
              <w:rFonts w:cs="Calibri"/>
            </w:rPr>
          </w:rPrChange>
        </w:rPr>
        <w:t xml:space="preserve"> requisiti di ammissione d</w:t>
      </w:r>
      <w:r w:rsidR="00D07703" w:rsidRPr="008B1DFF">
        <w:rPr>
          <w:rFonts w:cs="Calibri"/>
          <w:sz w:val="22"/>
          <w:szCs w:val="22"/>
          <w:rPrChange w:id="4617" w:author="Visone Rossana (GSE)" w:date="2025-09-09T14:33:00Z" w16du:dateUtc="2025-09-09T12:33:00Z">
            <w:rPr>
              <w:rFonts w:cs="Calibri"/>
            </w:rPr>
          </w:rPrChange>
        </w:rPr>
        <w:t xml:space="preserve">egli </w:t>
      </w:r>
      <w:r w:rsidR="00D67615" w:rsidRPr="008B1DFF">
        <w:rPr>
          <w:rFonts w:cs="Calibri"/>
          <w:sz w:val="22"/>
          <w:szCs w:val="22"/>
          <w:rPrChange w:id="4618" w:author="Visone Rossana (GSE)" w:date="2025-09-09T14:33:00Z" w16du:dateUtc="2025-09-09T12:33:00Z">
            <w:rPr>
              <w:rFonts w:cs="Calibri"/>
            </w:rPr>
          </w:rPrChange>
        </w:rPr>
        <w:t>interventi.</w:t>
      </w:r>
      <w:r>
        <w:rPr>
          <w:rFonts w:cs="Calibri"/>
        </w:rPr>
        <w:t xml:space="preserve"> </w:t>
      </w:r>
    </w:p>
    <w:p w14:paraId="6DC7BAC9" w14:textId="04CCA894" w:rsidR="0F305F90" w:rsidRDefault="0F305F90" w:rsidP="0F305F90">
      <w:pPr>
        <w:spacing w:before="240" w:after="80" w:line="276" w:lineRule="auto"/>
        <w:contextualSpacing/>
        <w:jc w:val="both"/>
        <w:rPr>
          <w:rFonts w:cs="Calibri"/>
        </w:rPr>
      </w:pPr>
    </w:p>
    <w:p w14:paraId="6584C8E1" w14:textId="0316E24D" w:rsidR="00FD5D24" w:rsidRPr="00A81A97" w:rsidRDefault="00FD5D24">
      <w:pPr>
        <w:pStyle w:val="TITOLO1-REG"/>
        <w:numPr>
          <w:ilvl w:val="0"/>
          <w:numId w:val="289"/>
        </w:numPr>
        <w:rPr>
          <w:ins w:id="4619" w:author="Visone Rossana (GSE)" w:date="2025-09-09T10:51:00Z" w16du:dateUtc="2025-09-09T08:51:00Z"/>
        </w:rPr>
        <w:pPrChange w:id="4620" w:author="Visone Rossana (GSE)" w:date="2025-09-17T17:32:00Z" w16du:dateUtc="2025-09-17T15:32:00Z">
          <w:pPr>
            <w:pStyle w:val="TITOLO1-REG"/>
          </w:pPr>
        </w:pPrChange>
      </w:pPr>
      <w:bookmarkStart w:id="4621" w:name="_Toc212462247"/>
      <w:bookmarkEnd w:id="4581"/>
      <w:ins w:id="4622" w:author="Visone Rossana (GSE)" w:date="2025-09-09T10:51:00Z">
        <w:r>
          <w:t>INTERVENTI INCENTIVABILI</w:t>
        </w:r>
        <w:bookmarkEnd w:id="4621"/>
        <w:r>
          <w:t xml:space="preserve">  </w:t>
        </w:r>
      </w:ins>
      <w:ins w:id="4623" w:author="Rivera Cordero Daybeth Gabriela (GSE)" w:date="2025-10-07T14:17:00Z">
        <w:r w:rsidR="6A784F7D">
          <w:t xml:space="preserve"> </w:t>
        </w:r>
      </w:ins>
    </w:p>
    <w:p w14:paraId="5E105950" w14:textId="2BD0ABCF" w:rsidR="006E5AC0" w:rsidRPr="005505F6" w:rsidDel="00E608AB" w:rsidRDefault="00D6025D" w:rsidP="00633B38">
      <w:pPr>
        <w:pStyle w:val="TITOLO20"/>
        <w:rPr>
          <w:del w:id="4624" w:author="Visone Rossana (GSE)" w:date="2025-09-09T10:54:00Z" w16du:dateUtc="2025-09-09T08:54:00Z"/>
        </w:rPr>
      </w:pPr>
      <w:del w:id="4625" w:author="Visone Rossana (GSE)" w:date="2025-09-09T10:52:00Z" w16du:dateUtc="2025-09-09T08:52:00Z">
        <w:r w:rsidRPr="0042559E" w:rsidDel="00FD5D24">
          <w:br w:type="page"/>
        </w:r>
      </w:del>
      <w:bookmarkStart w:id="4626" w:name="_Toc450759677"/>
      <w:bookmarkStart w:id="4627" w:name="_Toc450759935"/>
      <w:bookmarkStart w:id="4628" w:name="_Toc450761074"/>
      <w:bookmarkStart w:id="4629" w:name="_Toc178585455"/>
      <w:del w:id="4630" w:author="Visone Rossana (GSE)" w:date="2025-09-09T10:51:00Z" w16du:dateUtc="2025-09-09T08:51:00Z">
        <w:r w:rsidR="006E5AC0" w:rsidRPr="0042559E" w:rsidDel="00FD5D24">
          <w:delText>Tipologie degli interventi incentivabili</w:delText>
        </w:r>
        <w:bookmarkEnd w:id="4626"/>
        <w:bookmarkEnd w:id="4627"/>
        <w:bookmarkEnd w:id="4628"/>
        <w:bookmarkEnd w:id="4629"/>
        <w:r w:rsidR="006E5AC0" w:rsidRPr="0042559E" w:rsidDel="00FD5D24">
          <w:delText xml:space="preserve"> </w:delText>
        </w:r>
      </w:del>
    </w:p>
    <w:p w14:paraId="3C33EF22" w14:textId="549FBB10" w:rsidR="0029360C" w:rsidRPr="008B1DFF" w:rsidRDefault="006E5AC0">
      <w:pPr>
        <w:pStyle w:val="NORMALEGSE"/>
        <w:spacing w:after="120" w:line="276" w:lineRule="auto"/>
        <w:jc w:val="both"/>
        <w:rPr>
          <w:rFonts w:asciiTheme="minorHAnsi" w:hAnsiTheme="minorHAnsi" w:cstheme="minorBidi"/>
          <w:sz w:val="22"/>
          <w:szCs w:val="22"/>
          <w:rPrChange w:id="4631" w:author="Visone Rossana (GSE)" w:date="2025-09-09T14:34:00Z" w16du:dateUtc="2025-09-09T12:34:00Z">
            <w:rPr>
              <w:rFonts w:ascii="Calibri" w:hAnsi="Calibri"/>
            </w:rPr>
          </w:rPrChange>
        </w:rPr>
        <w:pPrChange w:id="4632" w:author="Visone Rossana (GSE)" w:date="2025-09-09T14:34:00Z" w16du:dateUtc="2025-09-09T12:34:00Z">
          <w:pPr>
            <w:pStyle w:val="NORMALEGSE"/>
            <w:spacing w:after="120"/>
            <w:jc w:val="both"/>
          </w:pPr>
        </w:pPrChange>
      </w:pPr>
      <w:del w:id="4633" w:author="Santagata Fabiana (GSE)" w:date="2025-10-01T13:04:00Z">
        <w:r w:rsidRPr="58705099">
          <w:rPr>
            <w:rFonts w:asciiTheme="minorHAnsi" w:hAnsiTheme="minorHAnsi" w:cstheme="minorBidi"/>
            <w:sz w:val="22"/>
            <w:szCs w:val="22"/>
            <w:rPrChange w:id="4634" w:author="Visone Rossana (GSE)" w:date="2025-09-09T14:34:00Z" w16du:dateUtc="2025-09-09T12:34:00Z">
              <w:rPr>
                <w:rFonts w:ascii="Calibri" w:hAnsi="Calibri"/>
              </w:rPr>
            </w:rPrChange>
          </w:rPr>
          <w:delText xml:space="preserve">In conformità a quanto previsto </w:delText>
        </w:r>
        <w:r w:rsidRPr="22261133" w:rsidDel="006E5AC0">
          <w:rPr>
            <w:rFonts w:asciiTheme="minorHAnsi" w:hAnsiTheme="minorHAnsi" w:cstheme="minorBidi"/>
            <w:sz w:val="22"/>
            <w:szCs w:val="22"/>
            <w:rPrChange w:id="4635" w:author="Visone Rossana (GSE)" w:date="2025-09-09T14:34:00Z">
              <w:rPr>
                <w:rFonts w:ascii="Calibri" w:hAnsi="Calibri"/>
              </w:rPr>
            </w:rPrChange>
          </w:rPr>
          <w:delText>da</w:delText>
        </w:r>
      </w:del>
      <w:ins w:id="4636" w:author="Santagata Fabiana (GSE)" w:date="2025-10-01T13:04:00Z">
        <w:r w:rsidR="02CFD640" w:rsidRPr="22261133">
          <w:rPr>
            <w:rFonts w:asciiTheme="minorHAnsi" w:hAnsiTheme="minorHAnsi" w:cstheme="minorBidi"/>
            <w:sz w:val="22"/>
            <w:szCs w:val="22"/>
          </w:rPr>
          <w:t>Come previsto ne</w:t>
        </w:r>
      </w:ins>
      <w:r w:rsidRPr="22261133">
        <w:rPr>
          <w:rFonts w:asciiTheme="minorHAnsi" w:hAnsiTheme="minorHAnsi" w:cstheme="minorBidi"/>
          <w:sz w:val="22"/>
          <w:szCs w:val="22"/>
          <w:rPrChange w:id="4637" w:author="Visone Rossana (GSE)" w:date="2025-09-09T14:34:00Z">
            <w:rPr>
              <w:rFonts w:ascii="Calibri" w:hAnsi="Calibri"/>
            </w:rPr>
          </w:rPrChange>
        </w:rPr>
        <w:t>l</w:t>
      </w:r>
      <w:r w:rsidR="00530603" w:rsidRPr="58705099">
        <w:rPr>
          <w:rFonts w:asciiTheme="minorHAnsi" w:hAnsiTheme="minorHAnsi" w:cstheme="minorBidi"/>
          <w:sz w:val="22"/>
          <w:szCs w:val="22"/>
          <w:rPrChange w:id="4638" w:author="Visone Rossana (GSE)" w:date="2025-09-09T14:34:00Z" w16du:dateUtc="2025-09-09T12:34:00Z">
            <w:rPr>
              <w:rFonts w:ascii="Calibri" w:hAnsi="Calibri"/>
            </w:rPr>
          </w:rPrChange>
        </w:rPr>
        <w:t xml:space="preserve"> Titolo II e Titolo III</w:t>
      </w:r>
      <w:r w:rsidRPr="58705099">
        <w:rPr>
          <w:rFonts w:asciiTheme="minorHAnsi" w:hAnsiTheme="minorHAnsi" w:cstheme="minorBidi"/>
          <w:sz w:val="22"/>
          <w:szCs w:val="22"/>
          <w:rPrChange w:id="4639" w:author="Visone Rossana (GSE)" w:date="2025-09-09T14:34:00Z" w16du:dateUtc="2025-09-09T12:34:00Z">
            <w:rPr>
              <w:rFonts w:ascii="Calibri" w:hAnsi="Calibri"/>
            </w:rPr>
          </w:rPrChange>
        </w:rPr>
        <w:t xml:space="preserve"> </w:t>
      </w:r>
      <w:ins w:id="4640" w:author="Santagata Fabiana (GSE)" w:date="2025-10-13T08:57:00Z">
        <w:r w:rsidR="3CA901DB" w:rsidRPr="41507E55">
          <w:rPr>
            <w:rFonts w:asciiTheme="minorHAnsi" w:hAnsiTheme="minorHAnsi" w:cstheme="minorBidi"/>
            <w:sz w:val="22"/>
            <w:szCs w:val="22"/>
          </w:rPr>
          <w:t xml:space="preserve">del </w:t>
        </w:r>
      </w:ins>
      <w:r w:rsidRPr="58705099">
        <w:rPr>
          <w:rFonts w:asciiTheme="minorHAnsi" w:hAnsiTheme="minorHAnsi" w:cstheme="minorBidi"/>
          <w:sz w:val="22"/>
          <w:szCs w:val="22"/>
          <w:rPrChange w:id="4641" w:author="Visone Rossana (GSE)" w:date="2025-09-09T14:34:00Z" w16du:dateUtc="2025-09-09T12:34:00Z">
            <w:rPr>
              <w:rFonts w:ascii="Calibri" w:hAnsi="Calibri"/>
            </w:rPr>
          </w:rPrChange>
        </w:rPr>
        <w:t xml:space="preserve">Decreto, sono </w:t>
      </w:r>
      <w:del w:id="4642" w:author="Santagata Fabiana (GSE)" w:date="2025-10-13T08:57:00Z">
        <w:r w:rsidRPr="58705099">
          <w:rPr>
            <w:rFonts w:asciiTheme="minorHAnsi" w:hAnsiTheme="minorHAnsi" w:cstheme="minorBidi"/>
            <w:sz w:val="22"/>
            <w:szCs w:val="22"/>
            <w:rPrChange w:id="4643" w:author="Visone Rossana (GSE)" w:date="2025-09-09T14:34:00Z" w16du:dateUtc="2025-09-09T12:34:00Z">
              <w:rPr>
                <w:rFonts w:ascii="Calibri" w:hAnsi="Calibri"/>
              </w:rPr>
            </w:rPrChange>
          </w:rPr>
          <w:delText xml:space="preserve">incentivabili </w:delText>
        </w:r>
      </w:del>
      <w:ins w:id="4644" w:author="Santagata Fabiana (GSE)" w:date="2025-10-13T08:57:00Z">
        <w:r w:rsidR="7A8F2ADA" w:rsidRPr="41507E55">
          <w:rPr>
            <w:rFonts w:asciiTheme="minorHAnsi" w:hAnsiTheme="minorHAnsi" w:cstheme="minorBidi"/>
            <w:sz w:val="22"/>
            <w:szCs w:val="22"/>
          </w:rPr>
          <w:t xml:space="preserve">ammessi ai benefici previsti dal Decreto </w:t>
        </w:r>
      </w:ins>
      <w:del w:id="4645" w:author="Santagata Fabiana (GSE)" w:date="2025-10-13T08:58:00Z">
        <w:r w:rsidR="0029360C" w:rsidRPr="58705099">
          <w:rPr>
            <w:rFonts w:asciiTheme="minorHAnsi" w:hAnsiTheme="minorHAnsi" w:cstheme="minorBidi"/>
            <w:sz w:val="22"/>
            <w:szCs w:val="22"/>
            <w:rPrChange w:id="4646" w:author="Visone Rossana (GSE)" w:date="2025-09-09T14:34:00Z" w16du:dateUtc="2025-09-09T12:34:00Z">
              <w:rPr>
                <w:rFonts w:ascii="Calibri" w:hAnsi="Calibri"/>
              </w:rPr>
            </w:rPrChange>
          </w:rPr>
          <w:delText xml:space="preserve">uno o più dei seguenti </w:delText>
        </w:r>
      </w:del>
      <w:r w:rsidR="0029360C" w:rsidRPr="58705099">
        <w:rPr>
          <w:rFonts w:asciiTheme="minorHAnsi" w:hAnsiTheme="minorHAnsi" w:cstheme="minorBidi"/>
          <w:sz w:val="22"/>
          <w:szCs w:val="22"/>
          <w:rPrChange w:id="4647" w:author="Visone Rossana (GSE)" w:date="2025-09-09T14:34:00Z" w16du:dateUtc="2025-09-09T12:34:00Z">
            <w:rPr>
              <w:rFonts w:ascii="Calibri" w:hAnsi="Calibri"/>
            </w:rPr>
          </w:rPrChange>
        </w:rPr>
        <w:t>interventi</w:t>
      </w:r>
      <w:r w:rsidR="0069636A" w:rsidRPr="58705099">
        <w:rPr>
          <w:rFonts w:asciiTheme="minorHAnsi" w:hAnsiTheme="minorHAnsi" w:cstheme="minorBidi"/>
          <w:sz w:val="22"/>
          <w:szCs w:val="22"/>
          <w:rPrChange w:id="4648" w:author="Visone Rossana (GSE)" w:date="2025-09-09T14:34:00Z" w16du:dateUtc="2025-09-09T12:34:00Z">
            <w:rPr>
              <w:rFonts w:ascii="Calibri" w:hAnsi="Calibri"/>
            </w:rPr>
          </w:rPrChange>
        </w:rPr>
        <w:t xml:space="preserve"> </w:t>
      </w:r>
      <w:del w:id="4649" w:author="Santagata Fabiana (GSE)" w:date="2025-10-13T08:58:00Z">
        <w:r w:rsidR="0069636A" w:rsidRPr="58705099">
          <w:rPr>
            <w:rFonts w:asciiTheme="minorHAnsi" w:hAnsiTheme="minorHAnsi" w:cstheme="minorBidi"/>
            <w:sz w:val="22"/>
            <w:szCs w:val="22"/>
            <w:rPrChange w:id="4650" w:author="Visone Rossana (GSE)" w:date="2025-09-09T14:34:00Z" w16du:dateUtc="2025-09-09T12:34:00Z">
              <w:rPr>
                <w:rFonts w:ascii="Calibri" w:hAnsi="Calibri"/>
              </w:rPr>
            </w:rPrChange>
          </w:rPr>
          <w:delText>di</w:delText>
        </w:r>
      </w:del>
      <w:r w:rsidR="0069636A" w:rsidRPr="58705099">
        <w:rPr>
          <w:rFonts w:asciiTheme="minorHAnsi" w:hAnsiTheme="minorHAnsi" w:cstheme="minorBidi"/>
          <w:sz w:val="22"/>
          <w:szCs w:val="22"/>
          <w:rPrChange w:id="4651" w:author="Visone Rossana (GSE)" w:date="2025-09-09T14:34:00Z" w16du:dateUtc="2025-09-09T12:34:00Z">
            <w:rPr>
              <w:rFonts w:ascii="Calibri" w:hAnsi="Calibri"/>
            </w:rPr>
          </w:rPrChange>
        </w:rPr>
        <w:t>:</w:t>
      </w:r>
    </w:p>
    <w:p w14:paraId="51450325" w14:textId="14D2CA6B" w:rsidR="0069636A" w:rsidRPr="008B1DFF" w:rsidRDefault="745A7E44">
      <w:pPr>
        <w:pStyle w:val="NORMALEGSE"/>
        <w:numPr>
          <w:ilvl w:val="0"/>
          <w:numId w:val="21"/>
        </w:numPr>
        <w:spacing w:after="120" w:line="276" w:lineRule="auto"/>
        <w:jc w:val="both"/>
        <w:rPr>
          <w:rFonts w:asciiTheme="minorHAnsi" w:hAnsiTheme="minorHAnsi" w:cstheme="minorBidi"/>
          <w:sz w:val="22"/>
          <w:szCs w:val="22"/>
          <w:rPrChange w:id="4652" w:author="Visone Rossana (GSE)" w:date="2025-09-09T14:34:00Z" w16du:dateUtc="2025-09-09T12:34:00Z">
            <w:rPr>
              <w:rFonts w:ascii="Calibri" w:hAnsi="Calibri"/>
            </w:rPr>
          </w:rPrChange>
        </w:rPr>
        <w:pPrChange w:id="4653" w:author="Visone Rossana (GSE)" w:date="2025-09-09T14:34:00Z" w16du:dateUtc="2025-09-09T12:34:00Z">
          <w:pPr>
            <w:pStyle w:val="NORMALEGSE"/>
            <w:numPr>
              <w:numId w:val="21"/>
            </w:numPr>
            <w:spacing w:after="120"/>
            <w:ind w:left="720" w:hanging="360"/>
            <w:jc w:val="both"/>
          </w:pPr>
        </w:pPrChange>
      </w:pPr>
      <w:ins w:id="4654" w:author="Santagata Fabiana (GSE)" w:date="2025-10-13T08:58:00Z">
        <w:r w:rsidRPr="2D01E796">
          <w:rPr>
            <w:rFonts w:asciiTheme="minorHAnsi" w:hAnsiTheme="minorHAnsi" w:cstheme="minorBidi"/>
            <w:sz w:val="22"/>
            <w:szCs w:val="22"/>
          </w:rPr>
          <w:t>p</w:t>
        </w:r>
        <w:r w:rsidRPr="2D01E796">
          <w:rPr>
            <w:rFonts w:asciiTheme="minorHAnsi" w:hAnsiTheme="minorHAnsi" w:cstheme="minorBidi"/>
            <w:sz w:val="22"/>
            <w:szCs w:val="22"/>
            <w:rPrChange w:id="4655" w:author="Santagata Fabiana (GSE)" w:date="2025-10-13T08:58:00Z">
              <w:rPr>
                <w:rFonts w:asciiTheme="minorHAnsi" w:hAnsiTheme="minorHAnsi" w:cstheme="minorBidi"/>
                <w:b/>
                <w:bCs/>
                <w:sz w:val="22"/>
                <w:szCs w:val="22"/>
              </w:rPr>
            </w:rPrChange>
          </w:rPr>
          <w:t>er l’</w:t>
        </w:r>
      </w:ins>
      <w:r w:rsidR="0069636A" w:rsidRPr="2D01E796">
        <w:rPr>
          <w:rFonts w:asciiTheme="minorHAnsi" w:hAnsiTheme="minorHAnsi" w:cstheme="minorBidi"/>
          <w:b/>
          <w:bCs/>
          <w:sz w:val="22"/>
          <w:szCs w:val="22"/>
          <w:rPrChange w:id="4656" w:author="Visone Rossana (GSE)" w:date="2025-09-09T14:34:00Z">
            <w:rPr>
              <w:rFonts w:ascii="Calibri" w:hAnsi="Calibri"/>
              <w:b/>
              <w:bCs/>
            </w:rPr>
          </w:rPrChange>
        </w:rPr>
        <w:t>incremento</w:t>
      </w:r>
      <w:r w:rsidR="0069636A" w:rsidRPr="24E47F58">
        <w:rPr>
          <w:rFonts w:asciiTheme="minorHAnsi" w:hAnsiTheme="minorHAnsi" w:cstheme="minorBidi"/>
          <w:b/>
          <w:bCs/>
          <w:sz w:val="22"/>
          <w:szCs w:val="22"/>
          <w:rPrChange w:id="4657" w:author="Visone Rossana (GSE)" w:date="2025-09-09T14:34:00Z">
            <w:rPr>
              <w:rFonts w:ascii="Calibri" w:hAnsi="Calibri"/>
              <w:b/>
              <w:bCs/>
            </w:rPr>
          </w:rPrChange>
        </w:rPr>
        <w:t xml:space="preserve"> dell’efficienza energetica</w:t>
      </w:r>
      <w:r w:rsidR="0069636A" w:rsidRPr="24E47F58">
        <w:rPr>
          <w:rFonts w:asciiTheme="minorHAnsi" w:hAnsiTheme="minorHAnsi" w:cstheme="minorBidi"/>
          <w:sz w:val="22"/>
          <w:szCs w:val="22"/>
          <w:rPrChange w:id="4658" w:author="Visone Rossana (GSE)" w:date="2025-09-09T14:34:00Z">
            <w:rPr>
              <w:rFonts w:ascii="Calibri" w:hAnsi="Calibri"/>
            </w:rPr>
          </w:rPrChange>
        </w:rPr>
        <w:t xml:space="preserve"> in edifici esistenti, parti di essi o unità immobiliari esistenti, dotati di impianto di climatizzazione di cui all’articolo </w:t>
      </w:r>
      <w:r w:rsidR="0069636A" w:rsidRPr="24E47F58">
        <w:rPr>
          <w:rFonts w:asciiTheme="minorHAnsi" w:hAnsiTheme="minorHAnsi" w:cstheme="minorBidi"/>
          <w:sz w:val="22"/>
          <w:szCs w:val="22"/>
          <w:highlight w:val="cyan"/>
          <w:rPrChange w:id="4659" w:author="Visone Rossana (GSE)" w:date="2025-09-09T14:34:00Z">
            <w:rPr>
              <w:rFonts w:ascii="Calibri" w:hAnsi="Calibri"/>
              <w:highlight w:val="cyan"/>
            </w:rPr>
          </w:rPrChange>
        </w:rPr>
        <w:t>5, comma 1</w:t>
      </w:r>
      <w:ins w:id="4660" w:author="Santagata Fabiana (GSE)" w:date="2025-10-02T08:09:00Z">
        <w:r w:rsidR="303CEA01" w:rsidRPr="24E47F58">
          <w:rPr>
            <w:rFonts w:asciiTheme="minorHAnsi" w:hAnsiTheme="minorHAnsi" w:cstheme="minorBidi"/>
            <w:sz w:val="22"/>
            <w:szCs w:val="22"/>
            <w:highlight w:val="cyan"/>
          </w:rPr>
          <w:t xml:space="preserve">, </w:t>
        </w:r>
      </w:ins>
      <w:r w:rsidR="21D6B778" w:rsidRPr="20CD6186">
        <w:rPr>
          <w:rFonts w:asciiTheme="minorHAnsi" w:hAnsiTheme="minorHAnsi" w:cstheme="minorBidi"/>
          <w:sz w:val="22"/>
          <w:szCs w:val="22"/>
          <w:highlight w:val="cyan"/>
        </w:rPr>
        <w:t xml:space="preserve">del </w:t>
      </w:r>
      <w:ins w:id="4661" w:author="Santagata Fabiana (GSE)" w:date="2025-10-02T08:09:00Z">
        <w:r w:rsidR="303CEA01" w:rsidRPr="20CD6186">
          <w:rPr>
            <w:rFonts w:asciiTheme="minorHAnsi" w:hAnsiTheme="minorHAnsi" w:cstheme="minorBidi"/>
            <w:sz w:val="22"/>
            <w:szCs w:val="22"/>
            <w:highlight w:val="cyan"/>
          </w:rPr>
          <w:t>Decreto</w:t>
        </w:r>
      </w:ins>
      <w:r w:rsidR="0069636A" w:rsidRPr="24E47F58">
        <w:rPr>
          <w:rFonts w:asciiTheme="minorHAnsi" w:hAnsiTheme="minorHAnsi" w:cstheme="minorBidi"/>
          <w:sz w:val="22"/>
          <w:szCs w:val="22"/>
          <w:rPrChange w:id="4662" w:author="Visone Rossana (GSE)" w:date="2025-09-09T14:34:00Z">
            <w:rPr>
              <w:rFonts w:ascii="Calibri" w:hAnsi="Calibri"/>
            </w:rPr>
          </w:rPrChange>
        </w:rPr>
        <w:t xml:space="preserve"> (di seguito</w:t>
      </w:r>
      <w:r w:rsidR="00C36A91" w:rsidRPr="24E47F58">
        <w:rPr>
          <w:rFonts w:asciiTheme="minorHAnsi" w:hAnsiTheme="minorHAnsi" w:cstheme="minorBidi"/>
          <w:sz w:val="22"/>
          <w:szCs w:val="22"/>
          <w:rPrChange w:id="4663" w:author="Visone Rossana (GSE)" w:date="2025-09-09T14:34:00Z">
            <w:rPr>
              <w:rFonts w:ascii="Calibri" w:hAnsi="Calibri"/>
            </w:rPr>
          </w:rPrChange>
        </w:rPr>
        <w:t>:</w:t>
      </w:r>
      <w:r w:rsidR="0069636A" w:rsidRPr="24E47F58">
        <w:rPr>
          <w:rFonts w:asciiTheme="minorHAnsi" w:hAnsiTheme="minorHAnsi" w:cstheme="minorBidi"/>
          <w:sz w:val="22"/>
          <w:szCs w:val="22"/>
          <w:rPrChange w:id="4664" w:author="Visone Rossana (GSE)" w:date="2025-09-09T14:34:00Z">
            <w:rPr>
              <w:rFonts w:ascii="Calibri" w:hAnsi="Calibri"/>
            </w:rPr>
          </w:rPrChange>
        </w:rPr>
        <w:t xml:space="preserve"> </w:t>
      </w:r>
      <w:ins w:id="4665" w:author="Santagata Fabiana (GSE)" w:date="2025-10-01T13:04:00Z">
        <w:r w:rsidR="26A314AC" w:rsidRPr="24E47F58">
          <w:rPr>
            <w:rFonts w:asciiTheme="minorHAnsi" w:hAnsiTheme="minorHAnsi" w:cstheme="minorBidi"/>
            <w:sz w:val="22"/>
            <w:szCs w:val="22"/>
          </w:rPr>
          <w:t>“</w:t>
        </w:r>
      </w:ins>
      <w:r w:rsidR="0069636A" w:rsidRPr="24E47F58">
        <w:rPr>
          <w:rFonts w:asciiTheme="minorHAnsi" w:hAnsiTheme="minorHAnsi" w:cstheme="minorBidi"/>
          <w:sz w:val="22"/>
          <w:szCs w:val="22"/>
          <w:rPrChange w:id="4666" w:author="Visone Rossana (GSE)" w:date="2025-09-09T14:34:00Z">
            <w:rPr>
              <w:rFonts w:ascii="Calibri" w:hAnsi="Calibri"/>
            </w:rPr>
          </w:rPrChange>
        </w:rPr>
        <w:t xml:space="preserve">Categoria </w:t>
      </w:r>
      <w:r w:rsidR="009C4091" w:rsidRPr="24E47F58">
        <w:rPr>
          <w:rFonts w:asciiTheme="minorHAnsi" w:hAnsiTheme="minorHAnsi" w:cstheme="minorBidi"/>
          <w:sz w:val="22"/>
          <w:szCs w:val="22"/>
          <w:rPrChange w:id="4667" w:author="Visone Rossana (GSE)" w:date="2025-09-09T14:34:00Z">
            <w:rPr>
              <w:rFonts w:ascii="Calibri" w:hAnsi="Calibri"/>
            </w:rPr>
          </w:rPrChange>
        </w:rPr>
        <w:t>Titolo II</w:t>
      </w:r>
      <w:ins w:id="4668" w:author="Santagata Fabiana (GSE)" w:date="2025-10-01T13:04:00Z">
        <w:r w:rsidR="48FA8BEA" w:rsidRPr="24E47F58">
          <w:rPr>
            <w:rFonts w:asciiTheme="minorHAnsi" w:hAnsiTheme="minorHAnsi" w:cstheme="minorBidi"/>
            <w:sz w:val="22"/>
            <w:szCs w:val="22"/>
          </w:rPr>
          <w:t>”</w:t>
        </w:r>
      </w:ins>
      <w:r w:rsidR="0069636A" w:rsidRPr="24E47F58">
        <w:rPr>
          <w:rFonts w:asciiTheme="minorHAnsi" w:hAnsiTheme="minorHAnsi" w:cstheme="minorBidi"/>
          <w:sz w:val="22"/>
          <w:szCs w:val="22"/>
          <w:rPrChange w:id="4669" w:author="Visone Rossana (GSE)" w:date="2025-09-09T14:34:00Z">
            <w:rPr>
              <w:rFonts w:ascii="Calibri" w:hAnsi="Calibri"/>
            </w:rPr>
          </w:rPrChange>
        </w:rPr>
        <w:t>);</w:t>
      </w:r>
    </w:p>
    <w:p w14:paraId="2EEC154A" w14:textId="58D46FC3" w:rsidR="0069636A" w:rsidRPr="008B1DFF" w:rsidRDefault="659E5F2B">
      <w:pPr>
        <w:pStyle w:val="NORMALEGSE"/>
        <w:numPr>
          <w:ilvl w:val="0"/>
          <w:numId w:val="21"/>
        </w:numPr>
        <w:spacing w:after="120" w:line="276" w:lineRule="auto"/>
        <w:jc w:val="both"/>
        <w:rPr>
          <w:ins w:id="4670" w:author="Santagata Fabiana (GSE)" w:date="2025-10-13T08:59:00Z" w16du:dateUtc="2025-10-13T08:59:27Z"/>
          <w:rFonts w:asciiTheme="minorHAnsi" w:hAnsiTheme="minorHAnsi" w:cstheme="minorBidi"/>
          <w:sz w:val="22"/>
          <w:szCs w:val="22"/>
          <w:rPrChange w:id="4671" w:author="Visone Rossana (GSE)" w:date="2025-09-09T14:34:00Z" w16du:dateUtc="2025-09-09T12:34:00Z">
            <w:rPr>
              <w:ins w:id="4672" w:author="Santagata Fabiana (GSE)" w:date="2025-10-13T08:59:00Z" w16du:dateUtc="2025-10-13T08:59:27Z"/>
              <w:rFonts w:ascii="Calibri" w:hAnsi="Calibri"/>
            </w:rPr>
          </w:rPrChange>
        </w:rPr>
        <w:pPrChange w:id="4673" w:author="Visone Rossana (GSE)" w:date="2025-09-09T14:34:00Z" w16du:dateUtc="2025-09-09T12:34:00Z">
          <w:pPr>
            <w:pStyle w:val="NORMALEGSE"/>
            <w:numPr>
              <w:numId w:val="21"/>
            </w:numPr>
            <w:spacing w:after="120"/>
            <w:ind w:left="720" w:hanging="360"/>
            <w:jc w:val="both"/>
          </w:pPr>
        </w:pPrChange>
      </w:pPr>
      <w:ins w:id="4674" w:author="Santagata Fabiana (GSE)" w:date="2025-10-13T08:59:00Z">
        <w:r w:rsidRPr="305EB7E0">
          <w:rPr>
            <w:rFonts w:asciiTheme="minorHAnsi" w:hAnsiTheme="minorHAnsi" w:cstheme="minorBidi"/>
            <w:sz w:val="22"/>
            <w:szCs w:val="22"/>
          </w:rPr>
          <w:t>d</w:t>
        </w:r>
        <w:r w:rsidRPr="305EB7E0">
          <w:rPr>
            <w:rFonts w:asciiTheme="minorHAnsi" w:hAnsiTheme="minorHAnsi" w:cstheme="minorBidi"/>
            <w:sz w:val="22"/>
            <w:szCs w:val="22"/>
            <w:rPrChange w:id="4675" w:author="Santagata Fabiana (GSE)" w:date="2025-10-13T08:59:00Z">
              <w:rPr>
                <w:rFonts w:asciiTheme="minorHAnsi" w:hAnsiTheme="minorHAnsi" w:cstheme="minorBidi"/>
                <w:b/>
                <w:bCs/>
                <w:sz w:val="22"/>
                <w:szCs w:val="22"/>
              </w:rPr>
            </w:rPrChange>
          </w:rPr>
          <w:t>i</w:t>
        </w:r>
        <w:r w:rsidRPr="305EB7E0">
          <w:rPr>
            <w:rFonts w:asciiTheme="minorHAnsi" w:hAnsiTheme="minorHAnsi" w:cstheme="minorBidi"/>
            <w:sz w:val="22"/>
            <w:szCs w:val="22"/>
            <w:rPrChange w:id="4676" w:author="Santagata Fabiana (GSE)" w:date="2025-10-13T11:00:00Z" w16du:dateUtc="2025-10-13T09:00:00Z">
              <w:rPr>
                <w:rFonts w:asciiTheme="minorHAnsi" w:hAnsiTheme="minorHAnsi" w:cstheme="minorBidi"/>
                <w:b/>
                <w:bCs/>
                <w:sz w:val="22"/>
                <w:szCs w:val="22"/>
              </w:rPr>
            </w:rPrChange>
          </w:rPr>
          <w:t xml:space="preserve"> </w:t>
        </w:r>
      </w:ins>
      <w:r w:rsidR="0069636A" w:rsidRPr="24E47F58">
        <w:rPr>
          <w:rFonts w:asciiTheme="minorHAnsi" w:hAnsiTheme="minorHAnsi" w:cstheme="minorBidi"/>
          <w:b/>
          <w:bCs/>
          <w:sz w:val="22"/>
          <w:szCs w:val="22"/>
          <w:rPrChange w:id="4677" w:author="Visone Rossana (GSE)" w:date="2025-09-09T14:34:00Z">
            <w:rPr>
              <w:rFonts w:ascii="Calibri" w:hAnsi="Calibri"/>
              <w:b/>
              <w:bCs/>
            </w:rPr>
          </w:rPrChange>
        </w:rPr>
        <w:t>piccole dimensioni di produzione di energia termica da fonti rinnovabili e di sistemi ad alta efficienza</w:t>
      </w:r>
      <w:r w:rsidR="0069636A" w:rsidRPr="24E47F58">
        <w:rPr>
          <w:rFonts w:asciiTheme="minorHAnsi" w:hAnsiTheme="minorHAnsi" w:cstheme="minorBidi"/>
          <w:sz w:val="22"/>
          <w:szCs w:val="22"/>
          <w:rPrChange w:id="4678" w:author="Visone Rossana (GSE)" w:date="2025-09-09T14:34:00Z">
            <w:rPr>
              <w:rFonts w:ascii="Calibri" w:hAnsi="Calibri"/>
            </w:rPr>
          </w:rPrChange>
        </w:rPr>
        <w:t xml:space="preserve"> realizzati in edifici esistenti, parti di essi o unità immobiliari esistenti, dotati di impianto di climatizzazione di cui all’articolo </w:t>
      </w:r>
      <w:r w:rsidR="0069636A" w:rsidRPr="24E47F58">
        <w:rPr>
          <w:rFonts w:asciiTheme="minorHAnsi" w:hAnsiTheme="minorHAnsi" w:cstheme="minorBidi"/>
          <w:sz w:val="22"/>
          <w:szCs w:val="22"/>
          <w:highlight w:val="cyan"/>
          <w:rPrChange w:id="4679" w:author="Visone Rossana (GSE)" w:date="2025-09-09T14:34:00Z">
            <w:rPr>
              <w:rFonts w:ascii="Calibri" w:hAnsi="Calibri"/>
              <w:highlight w:val="cyan"/>
            </w:rPr>
          </w:rPrChange>
        </w:rPr>
        <w:t>8, comma 1</w:t>
      </w:r>
      <w:ins w:id="4680" w:author="Santagata Fabiana (GSE)" w:date="2025-10-02T08:09:00Z">
        <w:r w:rsidR="7A0B35CE" w:rsidRPr="24E47F58">
          <w:rPr>
            <w:rFonts w:asciiTheme="minorHAnsi" w:hAnsiTheme="minorHAnsi" w:cstheme="minorBidi"/>
            <w:sz w:val="22"/>
            <w:szCs w:val="22"/>
            <w:highlight w:val="cyan"/>
          </w:rPr>
          <w:t>, del Decreto</w:t>
        </w:r>
      </w:ins>
      <w:r w:rsidR="00C36A91" w:rsidRPr="24E47F58">
        <w:rPr>
          <w:rFonts w:asciiTheme="minorHAnsi" w:hAnsiTheme="minorHAnsi" w:cstheme="minorBidi"/>
          <w:sz w:val="22"/>
          <w:szCs w:val="22"/>
          <w:rPrChange w:id="4681" w:author="Visone Rossana (GSE)" w:date="2025-09-09T14:34:00Z">
            <w:rPr>
              <w:rFonts w:ascii="Calibri" w:hAnsi="Calibri"/>
            </w:rPr>
          </w:rPrChange>
        </w:rPr>
        <w:t xml:space="preserve"> (di seguito: </w:t>
      </w:r>
      <w:ins w:id="4682" w:author="Santagata Fabiana (GSE)" w:date="2025-10-01T13:04:00Z">
        <w:r w:rsidR="4DB49B13" w:rsidRPr="24E47F58">
          <w:rPr>
            <w:rFonts w:asciiTheme="minorHAnsi" w:hAnsiTheme="minorHAnsi" w:cstheme="minorBidi"/>
            <w:sz w:val="22"/>
            <w:szCs w:val="22"/>
          </w:rPr>
          <w:t>“</w:t>
        </w:r>
      </w:ins>
      <w:r w:rsidR="00C36A91" w:rsidRPr="24E47F58">
        <w:rPr>
          <w:rFonts w:asciiTheme="minorHAnsi" w:hAnsiTheme="minorHAnsi" w:cstheme="minorBidi"/>
          <w:sz w:val="22"/>
          <w:szCs w:val="22"/>
          <w:rPrChange w:id="4683" w:author="Visone Rossana (GSE)" w:date="2025-09-09T14:34:00Z">
            <w:rPr>
              <w:rFonts w:ascii="Calibri" w:hAnsi="Calibri"/>
            </w:rPr>
          </w:rPrChange>
        </w:rPr>
        <w:t xml:space="preserve">Categoria </w:t>
      </w:r>
      <w:r w:rsidR="009C4091" w:rsidRPr="24E47F58">
        <w:rPr>
          <w:rFonts w:asciiTheme="minorHAnsi" w:hAnsiTheme="minorHAnsi" w:cstheme="minorBidi"/>
          <w:sz w:val="22"/>
          <w:szCs w:val="22"/>
          <w:rPrChange w:id="4684" w:author="Visone Rossana (GSE)" w:date="2025-09-09T14:34:00Z">
            <w:rPr>
              <w:rFonts w:ascii="Calibri" w:hAnsi="Calibri"/>
            </w:rPr>
          </w:rPrChange>
        </w:rPr>
        <w:t>Titolo III</w:t>
      </w:r>
      <w:ins w:id="4685" w:author="Santagata Fabiana (GSE)" w:date="2025-10-01T13:04:00Z">
        <w:r w:rsidR="4700A2B2" w:rsidRPr="305EB7E0">
          <w:rPr>
            <w:rFonts w:asciiTheme="minorHAnsi" w:hAnsiTheme="minorHAnsi" w:cstheme="minorBidi"/>
            <w:sz w:val="22"/>
            <w:szCs w:val="22"/>
          </w:rPr>
          <w:t>”</w:t>
        </w:r>
      </w:ins>
      <w:r w:rsidR="00C36A91" w:rsidRPr="305EB7E0">
        <w:rPr>
          <w:rFonts w:asciiTheme="minorHAnsi" w:hAnsiTheme="minorHAnsi" w:cstheme="minorBidi"/>
          <w:sz w:val="22"/>
          <w:szCs w:val="22"/>
          <w:rPrChange w:id="4686" w:author="Visone Rossana (GSE)" w:date="2025-09-09T14:34:00Z">
            <w:rPr>
              <w:rFonts w:ascii="Calibri" w:hAnsi="Calibri"/>
            </w:rPr>
          </w:rPrChange>
        </w:rPr>
        <w:t>)</w:t>
      </w:r>
      <w:ins w:id="4687" w:author="Santagata Fabiana (GSE)" w:date="2025-10-13T08:59:00Z">
        <w:r w:rsidR="63633DD0" w:rsidRPr="305EB7E0">
          <w:rPr>
            <w:rFonts w:asciiTheme="minorHAnsi" w:hAnsiTheme="minorHAnsi" w:cstheme="minorBidi"/>
            <w:sz w:val="22"/>
            <w:szCs w:val="22"/>
          </w:rPr>
          <w:t>.</w:t>
        </w:r>
      </w:ins>
    </w:p>
    <w:p w14:paraId="34A2B638" w14:textId="6B708E20" w:rsidR="0069636A" w:rsidRPr="008B1DFF" w:rsidRDefault="63633DD0">
      <w:pPr>
        <w:pStyle w:val="NORMALEGSE"/>
        <w:spacing w:after="120" w:line="276" w:lineRule="auto"/>
        <w:ind w:left="142"/>
        <w:jc w:val="both"/>
        <w:rPr>
          <w:rFonts w:asciiTheme="minorHAnsi" w:hAnsiTheme="minorHAnsi" w:cstheme="minorBidi"/>
          <w:sz w:val="22"/>
          <w:szCs w:val="22"/>
          <w:rPrChange w:id="4688" w:author="Visone Rossana (GSE)" w:date="2025-09-09T14:34:00Z" w16du:dateUtc="2025-09-09T12:34:00Z">
            <w:rPr>
              <w:rFonts w:ascii="Calibri" w:hAnsi="Calibri"/>
            </w:rPr>
          </w:rPrChange>
        </w:rPr>
        <w:pPrChange w:id="4689" w:author="Visone Rossana (GSE)" w:date="2025-09-09T14:34:00Z" w16du:dateUtc="2025-09-09T12:34:00Z">
          <w:pPr>
            <w:pStyle w:val="NORMALEGSE"/>
            <w:numPr>
              <w:numId w:val="21"/>
            </w:numPr>
            <w:spacing w:after="120"/>
            <w:ind w:left="720" w:hanging="360"/>
            <w:jc w:val="both"/>
          </w:pPr>
        </w:pPrChange>
      </w:pPr>
      <w:ins w:id="4690" w:author="Santagata Fabiana (GSE)" w:date="2025-10-13T08:59:00Z">
        <w:r w:rsidRPr="305EB7E0">
          <w:rPr>
            <w:rFonts w:asciiTheme="minorHAnsi" w:hAnsiTheme="minorHAnsi" w:cstheme="minorBidi"/>
            <w:sz w:val="22"/>
            <w:szCs w:val="22"/>
          </w:rPr>
          <w:t xml:space="preserve">Nell’ambito delle </w:t>
        </w:r>
        <w:r w:rsidRPr="32E3218E">
          <w:rPr>
            <w:rFonts w:asciiTheme="minorHAnsi" w:hAnsiTheme="minorHAnsi" w:cstheme="minorBidi"/>
            <w:sz w:val="22"/>
            <w:szCs w:val="22"/>
          </w:rPr>
          <w:t xml:space="preserve">suddette </w:t>
        </w:r>
        <w:r w:rsidRPr="305EB7E0">
          <w:rPr>
            <w:rFonts w:asciiTheme="minorHAnsi" w:hAnsiTheme="minorHAnsi" w:cstheme="minorBidi"/>
            <w:sz w:val="22"/>
            <w:szCs w:val="22"/>
          </w:rPr>
          <w:t>categorie di interventi</w:t>
        </w:r>
        <w:r w:rsidRPr="32E3218E">
          <w:rPr>
            <w:rFonts w:asciiTheme="minorHAnsi" w:hAnsiTheme="minorHAnsi" w:cstheme="minorBidi"/>
            <w:sz w:val="22"/>
            <w:szCs w:val="22"/>
          </w:rPr>
          <w:t xml:space="preserve">, sono </w:t>
        </w:r>
      </w:ins>
      <w:ins w:id="4691" w:author="Santagata Fabiana (GSE)" w:date="2025-10-13T09:00:00Z">
        <w:r w:rsidRPr="32E3218E">
          <w:rPr>
            <w:rFonts w:asciiTheme="minorHAnsi" w:hAnsiTheme="minorHAnsi" w:cstheme="minorBidi"/>
            <w:sz w:val="22"/>
            <w:szCs w:val="22"/>
          </w:rPr>
          <w:t xml:space="preserve">incentivabili uno o più degli </w:t>
        </w:r>
        <w:r w:rsidRPr="3BABAA76">
          <w:rPr>
            <w:rFonts w:asciiTheme="minorHAnsi" w:hAnsiTheme="minorHAnsi" w:cstheme="minorBidi"/>
            <w:sz w:val="22"/>
            <w:szCs w:val="22"/>
          </w:rPr>
          <w:t xml:space="preserve">interventi </w:t>
        </w:r>
        <w:r w:rsidR="05C0AC94" w:rsidRPr="3BABAA76">
          <w:rPr>
            <w:rFonts w:asciiTheme="minorHAnsi" w:hAnsiTheme="minorHAnsi" w:cstheme="minorBidi"/>
            <w:sz w:val="22"/>
            <w:szCs w:val="22"/>
          </w:rPr>
          <w:t>indicati nell</w:t>
        </w:r>
      </w:ins>
      <w:ins w:id="4692" w:author="Santagata Fabiana (GSE)" w:date="2025-10-13T09:01:00Z">
        <w:r w:rsidR="05C0AC94" w:rsidRPr="3BABAA76">
          <w:rPr>
            <w:rFonts w:asciiTheme="minorHAnsi" w:hAnsiTheme="minorHAnsi" w:cstheme="minorBidi"/>
            <w:sz w:val="22"/>
            <w:szCs w:val="22"/>
          </w:rPr>
          <w:t>e</w:t>
        </w:r>
      </w:ins>
      <w:ins w:id="4693" w:author="Santagata Fabiana (GSE)" w:date="2025-10-13T09:00:00Z">
        <w:r w:rsidR="05C0AC94" w:rsidRPr="3BABAA76">
          <w:rPr>
            <w:rFonts w:asciiTheme="minorHAnsi" w:hAnsiTheme="minorHAnsi" w:cstheme="minorBidi"/>
            <w:sz w:val="22"/>
            <w:szCs w:val="22"/>
          </w:rPr>
          <w:t xml:space="preserve"> seguent</w:t>
        </w:r>
      </w:ins>
      <w:ins w:id="4694" w:author="Santagata Fabiana (GSE)" w:date="2025-10-13T09:01:00Z">
        <w:r w:rsidR="05C0AC94" w:rsidRPr="3BABAA76">
          <w:rPr>
            <w:rFonts w:asciiTheme="minorHAnsi" w:hAnsiTheme="minorHAnsi" w:cstheme="minorBidi"/>
            <w:sz w:val="22"/>
            <w:szCs w:val="22"/>
          </w:rPr>
          <w:t>i</w:t>
        </w:r>
      </w:ins>
      <w:ins w:id="4695" w:author="Santagata Fabiana (GSE)" w:date="2025-10-13T09:00:00Z">
        <w:r w:rsidR="05C0AC94" w:rsidRPr="3BABAA76">
          <w:rPr>
            <w:rFonts w:asciiTheme="minorHAnsi" w:hAnsiTheme="minorHAnsi" w:cstheme="minorBidi"/>
            <w:sz w:val="22"/>
            <w:szCs w:val="22"/>
          </w:rPr>
          <w:t xml:space="preserve"> Tabell</w:t>
        </w:r>
      </w:ins>
      <w:ins w:id="4696" w:author="Santagata Fabiana (GSE)" w:date="2025-10-13T09:01:00Z">
        <w:r w:rsidR="05C0AC94" w:rsidRPr="3BABAA76">
          <w:rPr>
            <w:rFonts w:asciiTheme="minorHAnsi" w:hAnsiTheme="minorHAnsi" w:cstheme="minorBidi"/>
            <w:sz w:val="22"/>
            <w:szCs w:val="22"/>
          </w:rPr>
          <w:t>e</w:t>
        </w:r>
      </w:ins>
      <w:ins w:id="4697" w:author="Santagata Fabiana (GSE)" w:date="2025-10-13T09:00:00Z">
        <w:r w:rsidR="05C0AC94" w:rsidRPr="3BABAA76">
          <w:rPr>
            <w:rFonts w:asciiTheme="minorHAnsi" w:hAnsiTheme="minorHAnsi" w:cstheme="minorBidi"/>
            <w:sz w:val="22"/>
            <w:szCs w:val="22"/>
          </w:rPr>
          <w:t>:</w:t>
        </w:r>
        <w:r w:rsidRPr="32E3218E">
          <w:rPr>
            <w:rFonts w:asciiTheme="minorHAnsi" w:hAnsiTheme="minorHAnsi" w:cstheme="minorBidi"/>
            <w:sz w:val="22"/>
            <w:szCs w:val="22"/>
          </w:rPr>
          <w:t xml:space="preserve"> </w:t>
        </w:r>
      </w:ins>
      <w:ins w:id="4698" w:author="Santagata Fabiana (GSE)" w:date="2025-10-13T08:59:00Z">
        <w:r w:rsidRPr="305EB7E0">
          <w:rPr>
            <w:rFonts w:asciiTheme="minorHAnsi" w:hAnsiTheme="minorHAnsi" w:cstheme="minorBidi"/>
            <w:sz w:val="22"/>
            <w:szCs w:val="22"/>
          </w:rPr>
          <w:t xml:space="preserve"> </w:t>
        </w:r>
      </w:ins>
      <w:del w:id="4699" w:author="Santagata Fabiana (GSE)" w:date="2025-10-13T08:59:00Z">
        <w:r w:rsidR="659E5F2B" w:rsidRPr="305EB7E0" w:rsidDel="00F00C99">
          <w:rPr>
            <w:rFonts w:asciiTheme="minorHAnsi" w:hAnsiTheme="minorHAnsi" w:cstheme="minorBidi"/>
            <w:sz w:val="22"/>
            <w:szCs w:val="22"/>
            <w:rPrChange w:id="4700" w:author="Visone Rossana (GSE)" w:date="2025-09-09T14:34:00Z">
              <w:rPr>
                <w:rFonts w:ascii="Calibri" w:hAnsi="Calibri"/>
              </w:rPr>
            </w:rPrChange>
          </w:rPr>
          <w:delText>;</w:delText>
        </w:r>
      </w:del>
    </w:p>
    <w:p w14:paraId="4F0F7BB6" w14:textId="6EEB0D03" w:rsidR="006E5AC0" w:rsidRPr="00A81A97" w:rsidRDefault="006E5AC0" w:rsidP="006E5AC0">
      <w:pPr>
        <w:pStyle w:val="Didascalia"/>
        <w:ind w:left="142"/>
      </w:pPr>
      <w:bookmarkStart w:id="4701" w:name="_Ref352750206"/>
      <w:bookmarkStart w:id="4702" w:name="_Toc450573076"/>
      <w:r w:rsidRPr="00A81A97">
        <w:t xml:space="preserve">Tabella </w:t>
      </w:r>
      <w:ins w:id="4703" w:author="Oliosi Francesco (GSE)" w:date="2025-10-22T15:20:00Z" w16du:dateUtc="2025-10-22T13:20:00Z">
        <w:r>
          <w:fldChar w:fldCharType="begin"/>
        </w:r>
      </w:ins>
      <w:r>
        <w:instrText>SEQ Tabella \* ARABIC</w:instrText>
      </w:r>
      <w:r>
        <w:fldChar w:fldCharType="separate"/>
      </w:r>
      <w:ins w:id="4704" w:author="Visone Rossana (GSE)" w:date="2025-10-24T11:45:00Z" w16du:dateUtc="2025-10-24T09:45:00Z">
        <w:r w:rsidR="00A6225C">
          <w:rPr>
            <w:noProof/>
          </w:rPr>
          <w:t>1</w:t>
        </w:r>
      </w:ins>
      <w:ins w:id="4705" w:author="Oliosi Francesco (GSE)" w:date="2025-10-22T15:20:00Z" w16du:dateUtc="2025-10-22T13:20:00Z">
        <w:r>
          <w:fldChar w:fldCharType="end"/>
        </w:r>
      </w:ins>
      <w:bookmarkEnd w:id="4701"/>
      <w:del w:id="4706" w:author="Oliosi Francesco (GSE)" w:date="2025-10-22T15:20:00Z" w16du:dateUtc="2025-10-22T13:20:00Z">
        <w:r w:rsidDel="00BF60F4">
          <w:fldChar w:fldCharType="begin"/>
        </w:r>
        <w:r w:rsidDel="00BF60F4">
          <w:delInstrText>SEQ Tabella \* ARABIC</w:delInstrText>
        </w:r>
        <w:r w:rsidDel="00BF60F4">
          <w:fldChar w:fldCharType="separate"/>
        </w:r>
        <w:r w:rsidR="002C67A6" w:rsidDel="00BF60F4">
          <w:rPr>
            <w:noProof/>
          </w:rPr>
          <w:delText>1</w:delText>
        </w:r>
        <w:r w:rsidDel="00BF60F4">
          <w:fldChar w:fldCharType="end"/>
        </w:r>
      </w:del>
      <w:r w:rsidRPr="00A81A97">
        <w:t xml:space="preserve"> </w:t>
      </w:r>
      <w:r w:rsidR="008F4F1C">
        <w:t>–</w:t>
      </w:r>
      <w:r w:rsidRPr="00A81A97">
        <w:t xml:space="preserve"> </w:t>
      </w:r>
      <w:r w:rsidR="008F4F1C">
        <w:t>Titolo II</w:t>
      </w:r>
      <w:r w:rsidRPr="00A81A97">
        <w:t>: interventi di incremento dell’efficienza energetica in edifici esistenti (</w:t>
      </w:r>
      <w:bookmarkEnd w:id="4702"/>
      <w:r w:rsidR="00530603">
        <w:t xml:space="preserve">Titolo II-  </w:t>
      </w:r>
      <w:r w:rsidR="00530603" w:rsidRPr="00F00C99">
        <w:rPr>
          <w:highlight w:val="cyan"/>
        </w:rPr>
        <w:t>art. 5, comma 1)</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2"/>
        <w:gridCol w:w="853"/>
        <w:gridCol w:w="4698"/>
        <w:gridCol w:w="2269"/>
        <w:gridCol w:w="8"/>
      </w:tblGrid>
      <w:tr w:rsidR="006E5AC0" w:rsidRPr="00A81A97" w14:paraId="39631984" w14:textId="77777777" w:rsidTr="00BF626E">
        <w:trPr>
          <w:cantSplit/>
          <w:trHeight w:val="715"/>
          <w:jc w:val="center"/>
        </w:trPr>
        <w:tc>
          <w:tcPr>
            <w:tcW w:w="1532" w:type="dxa"/>
            <w:tcBorders>
              <w:bottom w:val="single" w:sz="4" w:space="0" w:color="auto"/>
            </w:tcBorders>
            <w:shd w:val="clear" w:color="auto" w:fill="D9D9D9"/>
            <w:vAlign w:val="center"/>
          </w:tcPr>
          <w:p w14:paraId="2009DDF2" w14:textId="77777777" w:rsidR="006E5AC0" w:rsidRPr="00A81A97" w:rsidRDefault="006E5AC0">
            <w:pPr>
              <w:keepNext/>
              <w:keepLines/>
              <w:contextualSpacing/>
              <w:jc w:val="both"/>
              <w:rPr>
                <w:b/>
                <w:sz w:val="18"/>
                <w:szCs w:val="18"/>
              </w:rPr>
            </w:pPr>
            <w:r w:rsidRPr="00A81A97">
              <w:rPr>
                <w:b/>
                <w:sz w:val="18"/>
                <w:szCs w:val="18"/>
              </w:rPr>
              <w:t>Categoria</w:t>
            </w:r>
          </w:p>
        </w:tc>
        <w:tc>
          <w:tcPr>
            <w:tcW w:w="853" w:type="dxa"/>
            <w:shd w:val="clear" w:color="auto" w:fill="D9D9D9"/>
            <w:vAlign w:val="center"/>
          </w:tcPr>
          <w:p w14:paraId="359444D0" w14:textId="77777777" w:rsidR="006E5AC0" w:rsidRPr="00A81A97" w:rsidRDefault="006E5AC0">
            <w:pPr>
              <w:keepNext/>
              <w:keepLines/>
              <w:contextualSpacing/>
              <w:jc w:val="center"/>
              <w:rPr>
                <w:b/>
                <w:sz w:val="18"/>
                <w:szCs w:val="18"/>
              </w:rPr>
            </w:pPr>
            <w:r w:rsidRPr="00A81A97">
              <w:rPr>
                <w:b/>
                <w:sz w:val="18"/>
                <w:szCs w:val="18"/>
              </w:rPr>
              <w:t>Sigla (*)</w:t>
            </w:r>
          </w:p>
        </w:tc>
        <w:tc>
          <w:tcPr>
            <w:tcW w:w="4698" w:type="dxa"/>
            <w:shd w:val="clear" w:color="auto" w:fill="D9D9D9"/>
            <w:vAlign w:val="center"/>
          </w:tcPr>
          <w:p w14:paraId="1420A65F" w14:textId="77777777" w:rsidR="006E5AC0" w:rsidRPr="00A81A97" w:rsidRDefault="006E5AC0">
            <w:pPr>
              <w:keepNext/>
              <w:keepLines/>
              <w:contextualSpacing/>
              <w:jc w:val="both"/>
              <w:rPr>
                <w:b/>
                <w:sz w:val="18"/>
                <w:szCs w:val="18"/>
              </w:rPr>
            </w:pPr>
            <w:r w:rsidRPr="00A81A97">
              <w:rPr>
                <w:b/>
                <w:sz w:val="18"/>
                <w:szCs w:val="18"/>
              </w:rPr>
              <w:t>Tipologia di intervento</w:t>
            </w:r>
          </w:p>
        </w:tc>
        <w:tc>
          <w:tcPr>
            <w:tcW w:w="2277" w:type="dxa"/>
            <w:gridSpan w:val="2"/>
            <w:shd w:val="clear" w:color="auto" w:fill="D9D9D9"/>
            <w:vAlign w:val="center"/>
          </w:tcPr>
          <w:p w14:paraId="439B56F0" w14:textId="77777777" w:rsidR="006E5AC0" w:rsidRPr="00A81A97" w:rsidRDefault="006E5AC0">
            <w:pPr>
              <w:keepNext/>
              <w:keepLines/>
              <w:contextualSpacing/>
              <w:jc w:val="both"/>
              <w:rPr>
                <w:b/>
                <w:sz w:val="18"/>
                <w:szCs w:val="18"/>
              </w:rPr>
            </w:pPr>
            <w:r w:rsidRPr="00A81A97">
              <w:rPr>
                <w:b/>
                <w:sz w:val="18"/>
                <w:szCs w:val="18"/>
              </w:rPr>
              <w:t>Riferimenti Decreto</w:t>
            </w:r>
          </w:p>
        </w:tc>
      </w:tr>
      <w:tr w:rsidR="00BF626E" w:rsidRPr="00A81A97" w14:paraId="52C89963" w14:textId="77777777" w:rsidTr="00BF626E">
        <w:trPr>
          <w:cantSplit/>
          <w:trHeight w:val="636"/>
          <w:jc w:val="center"/>
        </w:trPr>
        <w:tc>
          <w:tcPr>
            <w:tcW w:w="1532" w:type="dxa"/>
            <w:vMerge w:val="restart"/>
            <w:vAlign w:val="center"/>
          </w:tcPr>
          <w:p w14:paraId="45D9F098" w14:textId="77777777" w:rsidR="009C4091" w:rsidRDefault="009C4091">
            <w:pPr>
              <w:keepNext/>
              <w:keepLines/>
              <w:ind w:left="301" w:hanging="301"/>
              <w:contextualSpacing/>
              <w:jc w:val="both"/>
              <w:rPr>
                <w:b/>
                <w:sz w:val="18"/>
                <w:szCs w:val="18"/>
              </w:rPr>
            </w:pPr>
            <w:r>
              <w:rPr>
                <w:b/>
                <w:sz w:val="18"/>
                <w:szCs w:val="18"/>
              </w:rPr>
              <w:t>Titolo II</w:t>
            </w:r>
          </w:p>
          <w:p w14:paraId="29D6BF1C" w14:textId="54EFDDCB" w:rsidR="00BF626E" w:rsidRPr="00A81A97" w:rsidRDefault="00BF626E">
            <w:pPr>
              <w:keepNext/>
              <w:keepLines/>
              <w:ind w:left="301" w:hanging="301"/>
              <w:contextualSpacing/>
              <w:jc w:val="both"/>
              <w:rPr>
                <w:sz w:val="18"/>
                <w:szCs w:val="18"/>
              </w:rPr>
            </w:pPr>
            <w:r w:rsidRPr="00A81A97">
              <w:rPr>
                <w:sz w:val="18"/>
                <w:szCs w:val="18"/>
              </w:rPr>
              <w:t xml:space="preserve"> - interventi di incremento dell’efficienza energetica in edifici esistenti parti di essi o unità immobiliari esistenti</w:t>
            </w:r>
          </w:p>
        </w:tc>
        <w:tc>
          <w:tcPr>
            <w:tcW w:w="853" w:type="dxa"/>
            <w:vAlign w:val="center"/>
          </w:tcPr>
          <w:p w14:paraId="2E6E6D10" w14:textId="537532C6" w:rsidR="00BF626E" w:rsidRPr="00A81A97" w:rsidRDefault="00B76E48">
            <w:pPr>
              <w:keepNext/>
              <w:keepLines/>
              <w:contextualSpacing/>
              <w:jc w:val="center"/>
              <w:rPr>
                <w:b/>
                <w:sz w:val="18"/>
                <w:szCs w:val="18"/>
              </w:rPr>
            </w:pPr>
            <w:ins w:id="4707" w:author="Visone Rossana (GSE)" w:date="2025-09-29T12:26:00Z" w16du:dateUtc="2025-09-29T10:26:00Z">
              <w:r>
                <w:rPr>
                  <w:b/>
                  <w:sz w:val="18"/>
                  <w:szCs w:val="18"/>
                </w:rPr>
                <w:t>II</w:t>
              </w:r>
            </w:ins>
            <w:del w:id="4708" w:author="Visone Rossana (GSE)" w:date="2025-09-29T12:26:00Z" w16du:dateUtc="2025-09-29T10:26:00Z">
              <w:r w:rsidR="00BF626E" w:rsidRPr="00A81A97" w:rsidDel="00B76E48">
                <w:rPr>
                  <w:b/>
                  <w:sz w:val="18"/>
                  <w:szCs w:val="18"/>
                </w:rPr>
                <w:delText>1</w:delText>
              </w:r>
            </w:del>
            <w:r w:rsidR="00BF626E" w:rsidRPr="00A81A97">
              <w:rPr>
                <w:b/>
                <w:sz w:val="18"/>
                <w:szCs w:val="18"/>
              </w:rPr>
              <w:t>.A</w:t>
            </w:r>
          </w:p>
        </w:tc>
        <w:tc>
          <w:tcPr>
            <w:tcW w:w="4698" w:type="dxa"/>
            <w:vAlign w:val="center"/>
          </w:tcPr>
          <w:p w14:paraId="5D5ADB1F" w14:textId="77777777" w:rsidR="00BF626E" w:rsidRPr="00A81A97" w:rsidRDefault="00BF626E">
            <w:pPr>
              <w:contextualSpacing/>
              <w:jc w:val="both"/>
              <w:rPr>
                <w:sz w:val="18"/>
                <w:szCs w:val="18"/>
              </w:rPr>
            </w:pPr>
            <w:r w:rsidRPr="00A81A97">
              <w:rPr>
                <w:sz w:val="18"/>
                <w:szCs w:val="18"/>
              </w:rPr>
              <w:t>Isolamento termico di superfici opache delimitanti il volume climatizzato</w:t>
            </w:r>
          </w:p>
        </w:tc>
        <w:tc>
          <w:tcPr>
            <w:tcW w:w="2277" w:type="dxa"/>
            <w:gridSpan w:val="2"/>
            <w:vAlign w:val="center"/>
          </w:tcPr>
          <w:p w14:paraId="01952C14" w14:textId="2526CA2B" w:rsidR="00BF626E" w:rsidRPr="00A81A97" w:rsidRDefault="00BF626E">
            <w:pPr>
              <w:keepNext/>
              <w:keepLines/>
              <w:contextualSpacing/>
              <w:jc w:val="both"/>
              <w:rPr>
                <w:sz w:val="18"/>
                <w:szCs w:val="18"/>
              </w:rPr>
            </w:pPr>
            <w:r w:rsidRPr="00F00C99">
              <w:rPr>
                <w:sz w:val="18"/>
                <w:szCs w:val="18"/>
                <w:highlight w:val="cyan"/>
              </w:rPr>
              <w:t>Art. 5, comma 1, lettera a)</w:t>
            </w:r>
          </w:p>
        </w:tc>
      </w:tr>
      <w:tr w:rsidR="00BF626E" w:rsidRPr="00A81A97" w14:paraId="31A71F7C" w14:textId="77777777" w:rsidTr="00BF626E">
        <w:trPr>
          <w:gridAfter w:val="1"/>
          <w:wAfter w:w="8" w:type="dxa"/>
          <w:cantSplit/>
          <w:trHeight w:val="623"/>
          <w:jc w:val="center"/>
        </w:trPr>
        <w:tc>
          <w:tcPr>
            <w:tcW w:w="1532" w:type="dxa"/>
            <w:vMerge/>
          </w:tcPr>
          <w:p w14:paraId="74B1458D" w14:textId="77777777" w:rsidR="00BF626E" w:rsidRPr="00A81A97" w:rsidRDefault="00BF626E">
            <w:pPr>
              <w:keepNext/>
              <w:keepLines/>
              <w:contextualSpacing/>
              <w:jc w:val="both"/>
              <w:rPr>
                <w:b/>
                <w:sz w:val="18"/>
                <w:szCs w:val="18"/>
              </w:rPr>
            </w:pPr>
          </w:p>
        </w:tc>
        <w:tc>
          <w:tcPr>
            <w:tcW w:w="853" w:type="dxa"/>
            <w:vAlign w:val="center"/>
          </w:tcPr>
          <w:p w14:paraId="4FC62EAE" w14:textId="3DFA64D0" w:rsidR="00BF626E" w:rsidRPr="00A81A97" w:rsidRDefault="00BF626E">
            <w:pPr>
              <w:keepNext/>
              <w:keepLines/>
              <w:contextualSpacing/>
              <w:jc w:val="center"/>
              <w:rPr>
                <w:sz w:val="18"/>
                <w:szCs w:val="18"/>
              </w:rPr>
            </w:pPr>
            <w:del w:id="4709" w:author="Visone Rossana (GSE)" w:date="2025-09-29T12:26:00Z" w16du:dateUtc="2025-09-29T10:26:00Z">
              <w:r w:rsidRPr="00A81A97" w:rsidDel="00B76E48">
                <w:rPr>
                  <w:b/>
                  <w:sz w:val="18"/>
                  <w:szCs w:val="18"/>
                </w:rPr>
                <w:delText>1</w:delText>
              </w:r>
            </w:del>
            <w:ins w:id="4710" w:author="Visone Rossana (GSE)" w:date="2025-09-29T12:26:00Z" w16du:dateUtc="2025-09-29T10:26:00Z">
              <w:r w:rsidR="00B76E48">
                <w:rPr>
                  <w:b/>
                  <w:sz w:val="18"/>
                  <w:szCs w:val="18"/>
                </w:rPr>
                <w:t>II</w:t>
              </w:r>
            </w:ins>
            <w:r w:rsidRPr="00A81A97">
              <w:rPr>
                <w:b/>
                <w:sz w:val="18"/>
                <w:szCs w:val="18"/>
              </w:rPr>
              <w:t>.B</w:t>
            </w:r>
          </w:p>
        </w:tc>
        <w:tc>
          <w:tcPr>
            <w:tcW w:w="4698" w:type="dxa"/>
            <w:vAlign w:val="center"/>
          </w:tcPr>
          <w:p w14:paraId="00F997D1" w14:textId="77777777" w:rsidR="00BF626E" w:rsidRPr="00A81A97" w:rsidRDefault="00BF626E">
            <w:pPr>
              <w:contextualSpacing/>
              <w:jc w:val="both"/>
              <w:rPr>
                <w:sz w:val="18"/>
                <w:szCs w:val="18"/>
              </w:rPr>
            </w:pPr>
            <w:r w:rsidRPr="00A81A97">
              <w:rPr>
                <w:sz w:val="18"/>
                <w:szCs w:val="18"/>
              </w:rPr>
              <w:t>Sostituzione di chiusure trasparenti comprensive di infissi delimitanti il volume climatizzato</w:t>
            </w:r>
          </w:p>
        </w:tc>
        <w:tc>
          <w:tcPr>
            <w:tcW w:w="2269" w:type="dxa"/>
            <w:vAlign w:val="center"/>
          </w:tcPr>
          <w:p w14:paraId="0241CECC" w14:textId="1564ED51" w:rsidR="00BF626E" w:rsidRPr="00A81A97" w:rsidRDefault="00BF626E">
            <w:pPr>
              <w:keepNext/>
              <w:keepLines/>
              <w:contextualSpacing/>
              <w:jc w:val="both"/>
              <w:rPr>
                <w:sz w:val="18"/>
                <w:szCs w:val="18"/>
              </w:rPr>
            </w:pPr>
            <w:r w:rsidRPr="00F00C99">
              <w:rPr>
                <w:sz w:val="18"/>
                <w:szCs w:val="18"/>
                <w:highlight w:val="cyan"/>
              </w:rPr>
              <w:t>Art.5, comma 1, lettera b)</w:t>
            </w:r>
          </w:p>
        </w:tc>
      </w:tr>
      <w:tr w:rsidR="00BF626E" w:rsidRPr="00A81A97" w14:paraId="541C67D8" w14:textId="77777777" w:rsidTr="00BF626E">
        <w:trPr>
          <w:gridAfter w:val="1"/>
          <w:wAfter w:w="8" w:type="dxa"/>
          <w:cantSplit/>
          <w:trHeight w:val="636"/>
          <w:jc w:val="center"/>
        </w:trPr>
        <w:tc>
          <w:tcPr>
            <w:tcW w:w="1532" w:type="dxa"/>
            <w:vMerge/>
          </w:tcPr>
          <w:p w14:paraId="736F9FEF" w14:textId="77777777" w:rsidR="00BF626E" w:rsidRPr="00A81A97" w:rsidRDefault="00BF626E" w:rsidP="00C36A91">
            <w:pPr>
              <w:keepNext/>
              <w:keepLines/>
              <w:contextualSpacing/>
              <w:jc w:val="both"/>
              <w:rPr>
                <w:b/>
                <w:sz w:val="18"/>
                <w:szCs w:val="18"/>
              </w:rPr>
            </w:pPr>
          </w:p>
        </w:tc>
        <w:tc>
          <w:tcPr>
            <w:tcW w:w="853" w:type="dxa"/>
            <w:vAlign w:val="center"/>
          </w:tcPr>
          <w:p w14:paraId="1C579B1C" w14:textId="227E6A87" w:rsidR="00BF626E" w:rsidRPr="00A81A97" w:rsidRDefault="00B76E48" w:rsidP="00C36A91">
            <w:pPr>
              <w:keepNext/>
              <w:keepLines/>
              <w:contextualSpacing/>
              <w:jc w:val="center"/>
              <w:rPr>
                <w:sz w:val="18"/>
                <w:szCs w:val="18"/>
              </w:rPr>
            </w:pPr>
            <w:ins w:id="4711" w:author="Visone Rossana (GSE)" w:date="2025-09-29T12:26:00Z" w16du:dateUtc="2025-09-29T10:26:00Z">
              <w:r>
                <w:rPr>
                  <w:b/>
                  <w:sz w:val="18"/>
                  <w:szCs w:val="18"/>
                </w:rPr>
                <w:t>II</w:t>
              </w:r>
            </w:ins>
            <w:del w:id="4712" w:author="Visone Rossana (GSE)" w:date="2025-09-29T12:26:00Z" w16du:dateUtc="2025-09-29T10:26:00Z">
              <w:r w:rsidR="00BF626E" w:rsidRPr="00A81A97" w:rsidDel="00B76E48">
                <w:rPr>
                  <w:b/>
                  <w:sz w:val="18"/>
                  <w:szCs w:val="18"/>
                </w:rPr>
                <w:delText>1</w:delText>
              </w:r>
            </w:del>
            <w:r w:rsidR="00BF626E" w:rsidRPr="00A81A97">
              <w:rPr>
                <w:b/>
                <w:sz w:val="18"/>
                <w:szCs w:val="18"/>
              </w:rPr>
              <w:t>.</w:t>
            </w:r>
            <w:r w:rsidR="00BF626E">
              <w:rPr>
                <w:b/>
                <w:sz w:val="18"/>
                <w:szCs w:val="18"/>
              </w:rPr>
              <w:t>C</w:t>
            </w:r>
          </w:p>
        </w:tc>
        <w:tc>
          <w:tcPr>
            <w:tcW w:w="4698" w:type="dxa"/>
            <w:vAlign w:val="center"/>
          </w:tcPr>
          <w:p w14:paraId="67E64607" w14:textId="5B722B90" w:rsidR="00BF626E" w:rsidRPr="00A81A97" w:rsidRDefault="00BF626E" w:rsidP="00C36A91">
            <w:pPr>
              <w:contextualSpacing/>
              <w:jc w:val="both"/>
              <w:rPr>
                <w:sz w:val="18"/>
                <w:szCs w:val="18"/>
              </w:rPr>
            </w:pPr>
            <w:r w:rsidRPr="00A81A97">
              <w:rPr>
                <w:sz w:val="18"/>
                <w:szCs w:val="18"/>
              </w:rPr>
              <w:t>Installazione di sistemi di schermatura e/o ombreggiamento</w:t>
            </w:r>
            <w:r>
              <w:rPr>
                <w:sz w:val="18"/>
                <w:szCs w:val="18"/>
              </w:rPr>
              <w:t xml:space="preserve"> e/o sistemi di filtrazione solari esterni</w:t>
            </w:r>
            <w:r w:rsidRPr="00A81A97">
              <w:rPr>
                <w:sz w:val="18"/>
                <w:szCs w:val="18"/>
              </w:rPr>
              <w:t xml:space="preserve"> di chiusure trasparenti con esposizione da ESE a O, fissi o mobili, non trasportabili</w:t>
            </w:r>
          </w:p>
        </w:tc>
        <w:tc>
          <w:tcPr>
            <w:tcW w:w="2269" w:type="dxa"/>
            <w:vAlign w:val="center"/>
          </w:tcPr>
          <w:p w14:paraId="081977FA" w14:textId="11751026" w:rsidR="00BF626E" w:rsidRPr="00A81A97" w:rsidRDefault="00BF626E" w:rsidP="00C36A91">
            <w:pPr>
              <w:keepNext/>
              <w:keepLines/>
              <w:contextualSpacing/>
              <w:jc w:val="both"/>
              <w:rPr>
                <w:sz w:val="18"/>
                <w:szCs w:val="18"/>
              </w:rPr>
            </w:pPr>
            <w:r w:rsidRPr="00F00C99">
              <w:rPr>
                <w:sz w:val="18"/>
                <w:szCs w:val="18"/>
                <w:highlight w:val="cyan"/>
              </w:rPr>
              <w:t>Art. 5, comma 1, lettera c)</w:t>
            </w:r>
          </w:p>
        </w:tc>
      </w:tr>
      <w:tr w:rsidR="00BF626E" w:rsidRPr="00A81A97" w14:paraId="59466F2F" w14:textId="77777777" w:rsidTr="00BF626E">
        <w:trPr>
          <w:gridAfter w:val="1"/>
          <w:wAfter w:w="8" w:type="dxa"/>
          <w:cantSplit/>
          <w:trHeight w:val="387"/>
          <w:jc w:val="center"/>
        </w:trPr>
        <w:tc>
          <w:tcPr>
            <w:tcW w:w="1532" w:type="dxa"/>
            <w:vMerge/>
          </w:tcPr>
          <w:p w14:paraId="60C8A1E2" w14:textId="77777777" w:rsidR="00BF626E" w:rsidRPr="00A81A97" w:rsidRDefault="00BF626E" w:rsidP="00C36A91">
            <w:pPr>
              <w:keepNext/>
              <w:keepLines/>
              <w:contextualSpacing/>
              <w:jc w:val="both"/>
              <w:rPr>
                <w:b/>
                <w:sz w:val="18"/>
                <w:szCs w:val="18"/>
              </w:rPr>
            </w:pPr>
          </w:p>
        </w:tc>
        <w:tc>
          <w:tcPr>
            <w:tcW w:w="853" w:type="dxa"/>
            <w:vAlign w:val="center"/>
          </w:tcPr>
          <w:p w14:paraId="0BF741D5" w14:textId="58B4F293" w:rsidR="00BF626E" w:rsidRPr="00A81A97" w:rsidRDefault="00B76E48" w:rsidP="00C36A91">
            <w:pPr>
              <w:keepNext/>
              <w:keepLines/>
              <w:contextualSpacing/>
              <w:jc w:val="center"/>
              <w:rPr>
                <w:b/>
                <w:sz w:val="18"/>
                <w:szCs w:val="18"/>
              </w:rPr>
            </w:pPr>
            <w:ins w:id="4713" w:author="Visone Rossana (GSE)" w:date="2025-09-29T12:26:00Z" w16du:dateUtc="2025-09-29T10:26:00Z">
              <w:r>
                <w:rPr>
                  <w:b/>
                  <w:sz w:val="18"/>
                  <w:szCs w:val="18"/>
                </w:rPr>
                <w:t>II</w:t>
              </w:r>
            </w:ins>
            <w:del w:id="4714" w:author="Visone Rossana (GSE)" w:date="2025-09-29T12:26:00Z" w16du:dateUtc="2025-09-29T10:26:00Z">
              <w:r w:rsidR="00BF626E" w:rsidRPr="00A81A97" w:rsidDel="00B76E48">
                <w:rPr>
                  <w:b/>
                  <w:sz w:val="18"/>
                  <w:szCs w:val="18"/>
                </w:rPr>
                <w:delText>1</w:delText>
              </w:r>
            </w:del>
            <w:r w:rsidR="00BF626E" w:rsidRPr="00A81A97">
              <w:rPr>
                <w:b/>
                <w:sz w:val="18"/>
                <w:szCs w:val="18"/>
              </w:rPr>
              <w:t>.D</w:t>
            </w:r>
          </w:p>
        </w:tc>
        <w:tc>
          <w:tcPr>
            <w:tcW w:w="4698" w:type="dxa"/>
            <w:vAlign w:val="center"/>
          </w:tcPr>
          <w:p w14:paraId="27A53CFB" w14:textId="5E107107" w:rsidR="00BF626E" w:rsidRPr="00A81A97" w:rsidRDefault="00BF626E" w:rsidP="00C36A91">
            <w:pPr>
              <w:contextualSpacing/>
              <w:jc w:val="both"/>
              <w:rPr>
                <w:sz w:val="18"/>
                <w:szCs w:val="18"/>
              </w:rPr>
            </w:pPr>
            <w:r w:rsidRPr="00A81A97">
              <w:rPr>
                <w:sz w:val="18"/>
                <w:szCs w:val="18"/>
              </w:rPr>
              <w:t>Trasformazione in “edifici a energia quasi zero”</w:t>
            </w:r>
          </w:p>
        </w:tc>
        <w:tc>
          <w:tcPr>
            <w:tcW w:w="2269" w:type="dxa"/>
            <w:vAlign w:val="center"/>
          </w:tcPr>
          <w:p w14:paraId="0921304B" w14:textId="7BF4D406" w:rsidR="00BF626E" w:rsidRPr="00F00C99" w:rsidRDefault="00BF626E" w:rsidP="00C36A91">
            <w:pPr>
              <w:contextualSpacing/>
              <w:jc w:val="both"/>
              <w:rPr>
                <w:sz w:val="18"/>
                <w:szCs w:val="18"/>
                <w:highlight w:val="cyan"/>
              </w:rPr>
            </w:pPr>
            <w:r w:rsidRPr="00F00C99">
              <w:rPr>
                <w:sz w:val="18"/>
                <w:szCs w:val="18"/>
                <w:highlight w:val="cyan"/>
              </w:rPr>
              <w:t>Art. 5, comma 1, lettera d)</w:t>
            </w:r>
          </w:p>
        </w:tc>
      </w:tr>
      <w:tr w:rsidR="00BF626E" w:rsidRPr="00A81A97" w14:paraId="5AEEA126" w14:textId="77777777" w:rsidTr="00BF626E">
        <w:trPr>
          <w:gridAfter w:val="1"/>
          <w:wAfter w:w="8" w:type="dxa"/>
          <w:cantSplit/>
          <w:trHeight w:val="387"/>
          <w:jc w:val="center"/>
        </w:trPr>
        <w:tc>
          <w:tcPr>
            <w:tcW w:w="1532" w:type="dxa"/>
            <w:vMerge/>
          </w:tcPr>
          <w:p w14:paraId="7E2431EA" w14:textId="77777777" w:rsidR="00BF626E" w:rsidRPr="00A81A97" w:rsidRDefault="00BF626E" w:rsidP="00C36A91">
            <w:pPr>
              <w:keepNext/>
              <w:keepLines/>
              <w:contextualSpacing/>
              <w:jc w:val="both"/>
              <w:rPr>
                <w:b/>
                <w:sz w:val="18"/>
                <w:szCs w:val="18"/>
              </w:rPr>
            </w:pPr>
          </w:p>
        </w:tc>
        <w:tc>
          <w:tcPr>
            <w:tcW w:w="853" w:type="dxa"/>
            <w:vAlign w:val="center"/>
          </w:tcPr>
          <w:p w14:paraId="4D9BE806" w14:textId="5D9DDAE6" w:rsidR="00BF626E" w:rsidRPr="00A81A97" w:rsidRDefault="00BF626E" w:rsidP="00C36A91">
            <w:pPr>
              <w:keepNext/>
              <w:keepLines/>
              <w:contextualSpacing/>
              <w:jc w:val="center"/>
              <w:rPr>
                <w:b/>
                <w:sz w:val="18"/>
                <w:szCs w:val="18"/>
              </w:rPr>
            </w:pPr>
            <w:del w:id="4715" w:author="Visone Rossana (GSE)" w:date="2025-09-29T12:26:00Z" w16du:dateUtc="2025-09-29T10:26:00Z">
              <w:r w:rsidRPr="00A81A97" w:rsidDel="00B76E48">
                <w:rPr>
                  <w:b/>
                  <w:sz w:val="18"/>
                  <w:szCs w:val="18"/>
                </w:rPr>
                <w:delText>1</w:delText>
              </w:r>
            </w:del>
            <w:ins w:id="4716" w:author="Visone Rossana (GSE)" w:date="2025-09-29T12:26:00Z" w16du:dateUtc="2025-09-29T10:26:00Z">
              <w:r w:rsidR="00B76E48">
                <w:rPr>
                  <w:b/>
                  <w:sz w:val="18"/>
                  <w:szCs w:val="18"/>
                </w:rPr>
                <w:t>II</w:t>
              </w:r>
            </w:ins>
            <w:r w:rsidRPr="00A81A97">
              <w:rPr>
                <w:b/>
                <w:sz w:val="18"/>
                <w:szCs w:val="18"/>
              </w:rPr>
              <w:t>.E</w:t>
            </w:r>
          </w:p>
        </w:tc>
        <w:tc>
          <w:tcPr>
            <w:tcW w:w="4698" w:type="dxa"/>
            <w:vAlign w:val="center"/>
          </w:tcPr>
          <w:p w14:paraId="71211E7F" w14:textId="72059D58" w:rsidR="00BF626E" w:rsidRPr="00A81A97" w:rsidRDefault="00BF626E" w:rsidP="00C36A91">
            <w:pPr>
              <w:contextualSpacing/>
              <w:jc w:val="both"/>
              <w:rPr>
                <w:sz w:val="18"/>
                <w:szCs w:val="18"/>
              </w:rPr>
            </w:pPr>
            <w:r w:rsidRPr="00A81A97">
              <w:rPr>
                <w:sz w:val="18"/>
                <w:szCs w:val="18"/>
              </w:rPr>
              <w:t>Sostituzione di sistemi per l’illuminazione di interni e delle pertinenze esterne esistenti con sistemi di illuminazione efficienti</w:t>
            </w:r>
          </w:p>
        </w:tc>
        <w:tc>
          <w:tcPr>
            <w:tcW w:w="2269" w:type="dxa"/>
            <w:vAlign w:val="center"/>
          </w:tcPr>
          <w:p w14:paraId="1E9BD2B1" w14:textId="2062D967" w:rsidR="00BF626E" w:rsidRPr="00F00C99" w:rsidRDefault="00BF626E" w:rsidP="00C36A91">
            <w:pPr>
              <w:contextualSpacing/>
              <w:jc w:val="both"/>
              <w:rPr>
                <w:sz w:val="18"/>
                <w:szCs w:val="18"/>
                <w:highlight w:val="cyan"/>
              </w:rPr>
            </w:pPr>
            <w:r w:rsidRPr="00F00C99">
              <w:rPr>
                <w:sz w:val="18"/>
                <w:szCs w:val="18"/>
                <w:highlight w:val="cyan"/>
              </w:rPr>
              <w:t>Art. 5, comma 1, lettera e)</w:t>
            </w:r>
          </w:p>
        </w:tc>
      </w:tr>
      <w:tr w:rsidR="00BF626E" w:rsidRPr="00A81A97" w14:paraId="29CA8BA3" w14:textId="77777777" w:rsidTr="00BF626E">
        <w:trPr>
          <w:gridAfter w:val="1"/>
          <w:wAfter w:w="8" w:type="dxa"/>
          <w:cantSplit/>
          <w:trHeight w:val="387"/>
          <w:jc w:val="center"/>
        </w:trPr>
        <w:tc>
          <w:tcPr>
            <w:tcW w:w="1532" w:type="dxa"/>
            <w:vMerge/>
          </w:tcPr>
          <w:p w14:paraId="0FA90846" w14:textId="77777777" w:rsidR="00BF626E" w:rsidRPr="00A81A97" w:rsidRDefault="00BF626E" w:rsidP="00BF626E">
            <w:pPr>
              <w:keepNext/>
              <w:keepLines/>
              <w:contextualSpacing/>
              <w:jc w:val="both"/>
              <w:rPr>
                <w:b/>
                <w:sz w:val="18"/>
                <w:szCs w:val="18"/>
              </w:rPr>
            </w:pPr>
          </w:p>
        </w:tc>
        <w:tc>
          <w:tcPr>
            <w:tcW w:w="853" w:type="dxa"/>
            <w:vAlign w:val="center"/>
          </w:tcPr>
          <w:p w14:paraId="62AF1442" w14:textId="3467F204" w:rsidR="00BF626E" w:rsidRPr="00A81A97" w:rsidRDefault="00B76E48" w:rsidP="00BF626E">
            <w:pPr>
              <w:keepNext/>
              <w:keepLines/>
              <w:contextualSpacing/>
              <w:jc w:val="center"/>
              <w:rPr>
                <w:b/>
                <w:sz w:val="18"/>
                <w:szCs w:val="18"/>
              </w:rPr>
            </w:pPr>
            <w:ins w:id="4717" w:author="Visone Rossana (GSE)" w:date="2025-09-29T12:26:00Z" w16du:dateUtc="2025-09-29T10:26:00Z">
              <w:r>
                <w:rPr>
                  <w:b/>
                  <w:sz w:val="18"/>
                  <w:szCs w:val="18"/>
                </w:rPr>
                <w:t>II</w:t>
              </w:r>
            </w:ins>
            <w:del w:id="4718" w:author="Visone Rossana (GSE)" w:date="2025-09-29T12:26:00Z" w16du:dateUtc="2025-09-29T10:26:00Z">
              <w:r w:rsidR="00BF626E" w:rsidRPr="00A81A97" w:rsidDel="00B76E48">
                <w:rPr>
                  <w:b/>
                  <w:sz w:val="18"/>
                  <w:szCs w:val="18"/>
                </w:rPr>
                <w:delText>1</w:delText>
              </w:r>
            </w:del>
            <w:r w:rsidR="00BF626E" w:rsidRPr="00A81A97">
              <w:rPr>
                <w:b/>
                <w:sz w:val="18"/>
                <w:szCs w:val="18"/>
              </w:rPr>
              <w:t>.F</w:t>
            </w:r>
          </w:p>
        </w:tc>
        <w:tc>
          <w:tcPr>
            <w:tcW w:w="4698" w:type="dxa"/>
            <w:vAlign w:val="center"/>
          </w:tcPr>
          <w:p w14:paraId="71A915F8" w14:textId="2D09047F" w:rsidR="00BF626E" w:rsidRPr="00A81A97" w:rsidRDefault="00BF626E" w:rsidP="00BF626E">
            <w:pPr>
              <w:contextualSpacing/>
              <w:jc w:val="both"/>
              <w:rPr>
                <w:sz w:val="18"/>
                <w:szCs w:val="18"/>
              </w:rPr>
            </w:pPr>
            <w:r w:rsidRPr="00A81A97">
              <w:rPr>
                <w:sz w:val="18"/>
                <w:szCs w:val="18"/>
              </w:rPr>
              <w:t>Installazione di tecnologie di gestione e controllo automatico (</w:t>
            </w:r>
            <w:r w:rsidRPr="00A81A97">
              <w:rPr>
                <w:i/>
                <w:sz w:val="18"/>
                <w:szCs w:val="18"/>
              </w:rPr>
              <w:t>building automation</w:t>
            </w:r>
            <w:r w:rsidRPr="00A81A97">
              <w:rPr>
                <w:sz w:val="18"/>
                <w:szCs w:val="18"/>
              </w:rPr>
              <w:t>) degli impianti termici ed elettrici, inclusa l’installazione di sistemi di termoregolazione e contabilizzazione del calore</w:t>
            </w:r>
          </w:p>
        </w:tc>
        <w:tc>
          <w:tcPr>
            <w:tcW w:w="2269" w:type="dxa"/>
            <w:vAlign w:val="center"/>
          </w:tcPr>
          <w:p w14:paraId="7EBCBDCE" w14:textId="5AA0F922" w:rsidR="00BF626E" w:rsidRPr="00F00C99" w:rsidRDefault="00BF626E" w:rsidP="00BF626E">
            <w:pPr>
              <w:contextualSpacing/>
              <w:jc w:val="both"/>
              <w:rPr>
                <w:sz w:val="18"/>
                <w:szCs w:val="18"/>
                <w:highlight w:val="cyan"/>
              </w:rPr>
            </w:pPr>
            <w:r w:rsidRPr="00F00C99">
              <w:rPr>
                <w:sz w:val="18"/>
                <w:szCs w:val="18"/>
                <w:highlight w:val="cyan"/>
              </w:rPr>
              <w:t>Art. 5, comma 1, lettera f)</w:t>
            </w:r>
          </w:p>
        </w:tc>
      </w:tr>
      <w:tr w:rsidR="00BF626E" w:rsidRPr="00A81A97" w14:paraId="645CA124" w14:textId="77777777" w:rsidTr="00BF626E">
        <w:trPr>
          <w:gridAfter w:val="1"/>
          <w:wAfter w:w="8" w:type="dxa"/>
          <w:cantSplit/>
          <w:trHeight w:val="387"/>
          <w:jc w:val="center"/>
        </w:trPr>
        <w:tc>
          <w:tcPr>
            <w:tcW w:w="1532" w:type="dxa"/>
            <w:vMerge/>
          </w:tcPr>
          <w:p w14:paraId="5A5BB32C" w14:textId="77777777" w:rsidR="00BF626E" w:rsidRPr="00A81A97" w:rsidRDefault="00BF626E" w:rsidP="00BF626E">
            <w:pPr>
              <w:keepNext/>
              <w:keepLines/>
              <w:contextualSpacing/>
              <w:jc w:val="both"/>
              <w:rPr>
                <w:b/>
                <w:sz w:val="18"/>
                <w:szCs w:val="18"/>
              </w:rPr>
            </w:pPr>
          </w:p>
        </w:tc>
        <w:tc>
          <w:tcPr>
            <w:tcW w:w="853" w:type="dxa"/>
            <w:vAlign w:val="center"/>
          </w:tcPr>
          <w:p w14:paraId="0AF5795A" w14:textId="09351B7B" w:rsidR="00BF626E" w:rsidRPr="00A81A97" w:rsidRDefault="00BF626E" w:rsidP="00BF626E">
            <w:pPr>
              <w:keepNext/>
              <w:keepLines/>
              <w:contextualSpacing/>
              <w:jc w:val="center"/>
              <w:rPr>
                <w:b/>
                <w:sz w:val="18"/>
                <w:szCs w:val="18"/>
              </w:rPr>
            </w:pPr>
            <w:del w:id="4719" w:author="Visone Rossana (GSE)" w:date="2025-09-29T12:26:00Z" w16du:dateUtc="2025-09-29T10:26:00Z">
              <w:r w:rsidRPr="00A81A97" w:rsidDel="00B76E48">
                <w:rPr>
                  <w:b/>
                  <w:sz w:val="18"/>
                  <w:szCs w:val="18"/>
                </w:rPr>
                <w:delText>1</w:delText>
              </w:r>
            </w:del>
            <w:ins w:id="4720" w:author="Visone Rossana (GSE)" w:date="2025-09-29T12:26:00Z" w16du:dateUtc="2025-09-29T10:26:00Z">
              <w:r w:rsidR="00B76E48">
                <w:rPr>
                  <w:b/>
                  <w:sz w:val="18"/>
                  <w:szCs w:val="18"/>
                </w:rPr>
                <w:t>II</w:t>
              </w:r>
            </w:ins>
            <w:r w:rsidRPr="00A81A97">
              <w:rPr>
                <w:b/>
                <w:sz w:val="18"/>
                <w:szCs w:val="18"/>
              </w:rPr>
              <w:t>.G</w:t>
            </w:r>
          </w:p>
        </w:tc>
        <w:tc>
          <w:tcPr>
            <w:tcW w:w="4698" w:type="dxa"/>
            <w:vAlign w:val="center"/>
          </w:tcPr>
          <w:p w14:paraId="063D276C" w14:textId="03AB95DF" w:rsidR="00BF626E" w:rsidRPr="00A81A97" w:rsidRDefault="00BF626E" w:rsidP="00BF626E">
            <w:pPr>
              <w:contextualSpacing/>
              <w:jc w:val="both"/>
              <w:rPr>
                <w:sz w:val="18"/>
                <w:szCs w:val="18"/>
              </w:rPr>
            </w:pPr>
            <w:r>
              <w:rPr>
                <w:sz w:val="18"/>
                <w:szCs w:val="18"/>
              </w:rPr>
              <w:t xml:space="preserve">Installazione di elementi infrastrutturali per la ricarica privata di veicoli elettrici, presso l’edificio e le relative pertinenze, </w:t>
            </w:r>
            <w:r w:rsidRPr="00BF626E">
              <w:rPr>
                <w:sz w:val="18"/>
                <w:szCs w:val="18"/>
              </w:rPr>
              <w:t>realizzato congiuntamente alla sostituzione di impianti di climatizzazione invernale esistenti con impianti di climatizzazione invernale dotati di pompe di calore elettriche</w:t>
            </w:r>
            <w:r>
              <w:rPr>
                <w:sz w:val="18"/>
                <w:szCs w:val="18"/>
              </w:rPr>
              <w:t xml:space="preserve">. </w:t>
            </w:r>
          </w:p>
        </w:tc>
        <w:tc>
          <w:tcPr>
            <w:tcW w:w="2269" w:type="dxa"/>
            <w:vAlign w:val="center"/>
          </w:tcPr>
          <w:p w14:paraId="731E16C6" w14:textId="39EECF70" w:rsidR="00BF626E" w:rsidRPr="00F00C99" w:rsidRDefault="00BF626E" w:rsidP="00BF626E">
            <w:pPr>
              <w:contextualSpacing/>
              <w:jc w:val="both"/>
              <w:rPr>
                <w:sz w:val="18"/>
                <w:szCs w:val="18"/>
                <w:highlight w:val="cyan"/>
              </w:rPr>
            </w:pPr>
            <w:r w:rsidRPr="00F00C99">
              <w:rPr>
                <w:sz w:val="18"/>
                <w:szCs w:val="18"/>
                <w:highlight w:val="cyan"/>
              </w:rPr>
              <w:t>Art. 5, comma 1, lettera g)</w:t>
            </w:r>
          </w:p>
        </w:tc>
      </w:tr>
      <w:tr w:rsidR="00BF626E" w:rsidRPr="00A81A97" w14:paraId="7C72DB79" w14:textId="77777777" w:rsidTr="00BF626E">
        <w:trPr>
          <w:gridAfter w:val="1"/>
          <w:wAfter w:w="8" w:type="dxa"/>
          <w:cantSplit/>
          <w:trHeight w:val="387"/>
          <w:jc w:val="center"/>
        </w:trPr>
        <w:tc>
          <w:tcPr>
            <w:tcW w:w="1532" w:type="dxa"/>
            <w:vMerge/>
          </w:tcPr>
          <w:p w14:paraId="136F1A8F" w14:textId="77777777" w:rsidR="00BF626E" w:rsidRPr="00A81A97" w:rsidRDefault="00BF626E" w:rsidP="00BF626E">
            <w:pPr>
              <w:keepNext/>
              <w:keepLines/>
              <w:contextualSpacing/>
              <w:jc w:val="both"/>
              <w:rPr>
                <w:b/>
                <w:sz w:val="18"/>
                <w:szCs w:val="18"/>
              </w:rPr>
            </w:pPr>
          </w:p>
        </w:tc>
        <w:tc>
          <w:tcPr>
            <w:tcW w:w="853" w:type="dxa"/>
            <w:vAlign w:val="center"/>
          </w:tcPr>
          <w:p w14:paraId="285AA7A8" w14:textId="2B290B62" w:rsidR="00BF626E" w:rsidRPr="00A81A97" w:rsidRDefault="00B76E48" w:rsidP="00BF626E">
            <w:pPr>
              <w:keepNext/>
              <w:keepLines/>
              <w:contextualSpacing/>
              <w:jc w:val="center"/>
              <w:rPr>
                <w:b/>
                <w:sz w:val="18"/>
                <w:szCs w:val="18"/>
              </w:rPr>
            </w:pPr>
            <w:ins w:id="4721" w:author="Visone Rossana (GSE)" w:date="2025-09-29T12:26:00Z" w16du:dateUtc="2025-09-29T10:26:00Z">
              <w:r>
                <w:rPr>
                  <w:b/>
                  <w:sz w:val="18"/>
                  <w:szCs w:val="18"/>
                </w:rPr>
                <w:t>II</w:t>
              </w:r>
            </w:ins>
            <w:del w:id="4722" w:author="Visone Rossana (GSE)" w:date="2025-09-29T12:26:00Z" w16du:dateUtc="2025-09-29T10:26:00Z">
              <w:r w:rsidR="00BF626E" w:rsidRPr="00A81A97" w:rsidDel="00B76E48">
                <w:rPr>
                  <w:b/>
                  <w:sz w:val="18"/>
                  <w:szCs w:val="18"/>
                </w:rPr>
                <w:delText>1</w:delText>
              </w:r>
            </w:del>
            <w:r w:rsidR="00BF626E" w:rsidRPr="00A81A97">
              <w:rPr>
                <w:b/>
                <w:sz w:val="18"/>
                <w:szCs w:val="18"/>
              </w:rPr>
              <w:t>.</w:t>
            </w:r>
            <w:r w:rsidR="00BF626E">
              <w:rPr>
                <w:b/>
                <w:sz w:val="18"/>
                <w:szCs w:val="18"/>
              </w:rPr>
              <w:t>H</w:t>
            </w:r>
          </w:p>
        </w:tc>
        <w:tc>
          <w:tcPr>
            <w:tcW w:w="4698" w:type="dxa"/>
            <w:vAlign w:val="center"/>
          </w:tcPr>
          <w:p w14:paraId="38DEAB5A" w14:textId="19C905F7" w:rsidR="00BF626E" w:rsidRDefault="00BF626E" w:rsidP="00BF626E">
            <w:pPr>
              <w:contextualSpacing/>
              <w:jc w:val="both"/>
              <w:rPr>
                <w:sz w:val="18"/>
                <w:szCs w:val="18"/>
              </w:rPr>
            </w:pPr>
            <w:r>
              <w:rPr>
                <w:sz w:val="18"/>
                <w:szCs w:val="18"/>
              </w:rPr>
              <w:t xml:space="preserve">Installazione di impianti solari fotovoltaici e relativi sistemi di accumulo, presso l’edificio o nelle relative pertinenze, realizzato congiuntamente alla sostituzione di impianti di climatizzazione invernale esistenti con impianti di </w:t>
            </w:r>
            <w:r w:rsidRPr="00BF626E">
              <w:rPr>
                <w:sz w:val="18"/>
                <w:szCs w:val="18"/>
              </w:rPr>
              <w:t>impianti di climatizzazione invernale dotati di pompe di calore elettriche</w:t>
            </w:r>
            <w:r>
              <w:rPr>
                <w:sz w:val="18"/>
                <w:szCs w:val="18"/>
              </w:rPr>
              <w:t xml:space="preserve">. </w:t>
            </w:r>
          </w:p>
        </w:tc>
        <w:tc>
          <w:tcPr>
            <w:tcW w:w="2269" w:type="dxa"/>
            <w:vAlign w:val="center"/>
          </w:tcPr>
          <w:p w14:paraId="516074EF" w14:textId="39EB27A8" w:rsidR="00BF626E" w:rsidRPr="00BF626E" w:rsidRDefault="00BF626E" w:rsidP="00BF626E">
            <w:pPr>
              <w:contextualSpacing/>
              <w:jc w:val="both"/>
              <w:rPr>
                <w:sz w:val="18"/>
                <w:szCs w:val="18"/>
                <w:highlight w:val="yellow"/>
              </w:rPr>
            </w:pPr>
            <w:r w:rsidRPr="00F00C99">
              <w:rPr>
                <w:sz w:val="18"/>
                <w:szCs w:val="18"/>
                <w:highlight w:val="cyan"/>
              </w:rPr>
              <w:t>Art. 5, comma 1, lettera h)</w:t>
            </w:r>
          </w:p>
        </w:tc>
      </w:tr>
    </w:tbl>
    <w:p w14:paraId="509EBB9E" w14:textId="5E12F7E6" w:rsidR="006E5AC0" w:rsidRPr="00A34F50" w:rsidRDefault="006E5AC0" w:rsidP="006E5AC0">
      <w:pPr>
        <w:jc w:val="both"/>
        <w:rPr>
          <w:ins w:id="4723" w:author="Santagata Fabiana (GSE)" w:date="2025-10-13T09:00:00Z" w16du:dateUtc="2025-10-13T09:00:56Z"/>
          <w:sz w:val="20"/>
          <w:szCs w:val="20"/>
        </w:rPr>
      </w:pPr>
      <w:r w:rsidRPr="3BABAA76">
        <w:rPr>
          <w:sz w:val="18"/>
          <w:szCs w:val="18"/>
        </w:rPr>
        <w:t xml:space="preserve">(*) La sigla identifica la tipologia dell’intervento ai fini delle comunicazioni tra GSE e Soggetto Responsabile.  </w:t>
      </w:r>
    </w:p>
    <w:p w14:paraId="2CE8A45F" w14:textId="66FBB96D" w:rsidR="3BABAA76" w:rsidRDefault="3BABAA76" w:rsidP="3BABAA76">
      <w:pPr>
        <w:jc w:val="both"/>
        <w:rPr>
          <w:sz w:val="18"/>
          <w:szCs w:val="18"/>
        </w:rPr>
      </w:pPr>
    </w:p>
    <w:p w14:paraId="7490788F" w14:textId="29C44B3E" w:rsidR="006E5AC0" w:rsidRPr="00762B9E" w:rsidRDefault="006E5AC0" w:rsidP="006E5AC0">
      <w:pPr>
        <w:pStyle w:val="Didascalia"/>
        <w:ind w:left="142" w:right="140"/>
        <w:contextualSpacing/>
        <w:rPr>
          <w:rFonts w:cs="Calibri"/>
        </w:rPr>
      </w:pPr>
      <w:bookmarkStart w:id="4724" w:name="_Ref450667203"/>
      <w:bookmarkStart w:id="4725" w:name="_Toc450573077"/>
      <w:r>
        <w:lastRenderedPageBreak/>
        <w:t xml:space="preserve">Tabella </w:t>
      </w:r>
      <w:ins w:id="4726" w:author="Oliosi Francesco (GSE)" w:date="2025-10-22T15:20:00Z" w16du:dateUtc="2025-10-22T13:20:00Z">
        <w:r>
          <w:fldChar w:fldCharType="begin"/>
        </w:r>
      </w:ins>
      <w:r>
        <w:instrText>SEQ Tabella \* ARABIC</w:instrText>
      </w:r>
      <w:r>
        <w:fldChar w:fldCharType="separate"/>
      </w:r>
      <w:ins w:id="4727" w:author="Visone Rossana (GSE)" w:date="2025-10-24T11:45:00Z" w16du:dateUtc="2025-10-24T09:45:00Z">
        <w:r w:rsidR="00A6225C">
          <w:rPr>
            <w:noProof/>
          </w:rPr>
          <w:t>2</w:t>
        </w:r>
      </w:ins>
      <w:ins w:id="4728" w:author="Oliosi Francesco (GSE)" w:date="2025-10-22T15:20:00Z" w16du:dateUtc="2025-10-22T13:20:00Z">
        <w:r>
          <w:fldChar w:fldCharType="end"/>
        </w:r>
      </w:ins>
      <w:bookmarkEnd w:id="4724"/>
      <w:del w:id="4729" w:author="Oliosi Francesco (GSE)" w:date="2025-10-22T15:20:00Z" w16du:dateUtc="2025-10-22T13:20:00Z">
        <w:r w:rsidDel="00BF60F4">
          <w:fldChar w:fldCharType="begin"/>
        </w:r>
        <w:r w:rsidDel="00BF60F4">
          <w:delInstrText>SEQ Tabella \* ARABIC</w:delInstrText>
        </w:r>
        <w:r w:rsidDel="00BF60F4">
          <w:fldChar w:fldCharType="separate"/>
        </w:r>
        <w:r w:rsidR="002C67A6" w:rsidDel="00BF60F4">
          <w:rPr>
            <w:noProof/>
          </w:rPr>
          <w:delText>2</w:delText>
        </w:r>
        <w:r w:rsidDel="00BF60F4">
          <w:fldChar w:fldCharType="end"/>
        </w:r>
      </w:del>
      <w:r w:rsidRPr="00B6776E">
        <w:t xml:space="preserve"> </w:t>
      </w:r>
      <w:r>
        <w:t>–</w:t>
      </w:r>
      <w:r w:rsidRPr="00762B9E">
        <w:t xml:space="preserve"> </w:t>
      </w:r>
      <w:r w:rsidR="008F4F1C">
        <w:t>Titolo III</w:t>
      </w:r>
      <w:r w:rsidRPr="00E04270">
        <w:t>: interventi di piccole dimensioni di produzione di energia termica da fonti rinnovabili e di sistemi ad alta efficienza (</w:t>
      </w:r>
      <w:r w:rsidR="00530603">
        <w:t>Titolo III</w:t>
      </w:r>
      <w:r w:rsidR="00530603" w:rsidRPr="00F00C99">
        <w:rPr>
          <w:highlight w:val="cyan"/>
        </w:rPr>
        <w:t xml:space="preserve">- </w:t>
      </w:r>
      <w:r w:rsidRPr="00F00C99">
        <w:rPr>
          <w:highlight w:val="cyan"/>
        </w:rPr>
        <w:t>art.</w:t>
      </w:r>
      <w:r w:rsidR="00783008" w:rsidRPr="00F00C99">
        <w:rPr>
          <w:highlight w:val="cyan"/>
        </w:rPr>
        <w:t xml:space="preserve"> 8</w:t>
      </w:r>
      <w:r w:rsidRPr="00F00C99">
        <w:rPr>
          <w:highlight w:val="cyan"/>
        </w:rPr>
        <w:t xml:space="preserve">, comma </w:t>
      </w:r>
      <w:r w:rsidR="00783008" w:rsidRPr="00F00C99">
        <w:rPr>
          <w:highlight w:val="cyan"/>
        </w:rPr>
        <w:t>1</w:t>
      </w:r>
      <w:r w:rsidRPr="00F00C99">
        <w:rPr>
          <w:highlight w:val="cyan"/>
        </w:rPr>
        <w:t>)</w:t>
      </w:r>
      <w:bookmarkEnd w:id="4725"/>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850"/>
        <w:gridCol w:w="4820"/>
        <w:gridCol w:w="2268"/>
      </w:tblGrid>
      <w:tr w:rsidR="006E5AC0" w:rsidRPr="004174E1" w14:paraId="0012A1C9" w14:textId="77777777">
        <w:trPr>
          <w:trHeight w:val="690"/>
          <w:jc w:val="center"/>
        </w:trPr>
        <w:tc>
          <w:tcPr>
            <w:tcW w:w="1526" w:type="dxa"/>
            <w:shd w:val="clear" w:color="auto" w:fill="D9D9D9"/>
            <w:vAlign w:val="center"/>
          </w:tcPr>
          <w:p w14:paraId="656DEFD2" w14:textId="77777777" w:rsidR="006E5AC0" w:rsidRDefault="006E5AC0">
            <w:pPr>
              <w:spacing w:before="60" w:after="60"/>
              <w:jc w:val="both"/>
              <w:rPr>
                <w:b/>
                <w:sz w:val="18"/>
                <w:szCs w:val="18"/>
              </w:rPr>
            </w:pPr>
            <w:r w:rsidRPr="00944A92">
              <w:rPr>
                <w:b/>
                <w:sz w:val="18"/>
                <w:szCs w:val="18"/>
              </w:rPr>
              <w:t>Categoria</w:t>
            </w:r>
          </w:p>
        </w:tc>
        <w:tc>
          <w:tcPr>
            <w:tcW w:w="850" w:type="dxa"/>
            <w:shd w:val="clear" w:color="auto" w:fill="D9D9D9"/>
            <w:vAlign w:val="center"/>
          </w:tcPr>
          <w:p w14:paraId="45963E74" w14:textId="77777777" w:rsidR="006E5AC0" w:rsidRPr="004174E1" w:rsidRDefault="006E5AC0">
            <w:pPr>
              <w:spacing w:before="60" w:after="60"/>
              <w:jc w:val="center"/>
              <w:rPr>
                <w:b/>
                <w:sz w:val="18"/>
                <w:szCs w:val="18"/>
              </w:rPr>
            </w:pPr>
            <w:r>
              <w:rPr>
                <w:b/>
                <w:sz w:val="18"/>
                <w:szCs w:val="18"/>
              </w:rPr>
              <w:t>Sigla (*)</w:t>
            </w:r>
          </w:p>
        </w:tc>
        <w:tc>
          <w:tcPr>
            <w:tcW w:w="4820" w:type="dxa"/>
            <w:shd w:val="clear" w:color="auto" w:fill="D9D9D9"/>
            <w:vAlign w:val="center"/>
          </w:tcPr>
          <w:p w14:paraId="2FE6C8F3" w14:textId="77777777" w:rsidR="006E5AC0" w:rsidRPr="004174E1" w:rsidRDefault="006E5AC0">
            <w:pPr>
              <w:spacing w:before="60" w:after="60"/>
              <w:jc w:val="center"/>
              <w:rPr>
                <w:b/>
                <w:sz w:val="18"/>
                <w:szCs w:val="18"/>
              </w:rPr>
            </w:pPr>
            <w:r w:rsidRPr="004174E1">
              <w:rPr>
                <w:b/>
                <w:sz w:val="18"/>
                <w:szCs w:val="18"/>
              </w:rPr>
              <w:t>Tipologia di intervento</w:t>
            </w:r>
          </w:p>
        </w:tc>
        <w:tc>
          <w:tcPr>
            <w:tcW w:w="2268" w:type="dxa"/>
            <w:shd w:val="clear" w:color="auto" w:fill="D9D9D9"/>
            <w:vAlign w:val="center"/>
          </w:tcPr>
          <w:p w14:paraId="43B7DFD4" w14:textId="77777777" w:rsidR="006E5AC0" w:rsidRPr="004174E1" w:rsidRDefault="006E5AC0">
            <w:pPr>
              <w:spacing w:before="60" w:after="60"/>
              <w:jc w:val="center"/>
              <w:rPr>
                <w:b/>
                <w:sz w:val="18"/>
                <w:szCs w:val="18"/>
              </w:rPr>
            </w:pPr>
            <w:r>
              <w:rPr>
                <w:b/>
                <w:sz w:val="18"/>
                <w:szCs w:val="18"/>
              </w:rPr>
              <w:t xml:space="preserve">Riferimenti </w:t>
            </w:r>
            <w:r w:rsidRPr="004174E1">
              <w:rPr>
                <w:b/>
                <w:sz w:val="18"/>
                <w:szCs w:val="18"/>
              </w:rPr>
              <w:t>Decreto</w:t>
            </w:r>
          </w:p>
        </w:tc>
      </w:tr>
      <w:tr w:rsidR="00C64013" w:rsidRPr="004174E1" w14:paraId="58FBA5F2" w14:textId="77777777">
        <w:trPr>
          <w:trHeight w:val="374"/>
          <w:jc w:val="center"/>
        </w:trPr>
        <w:tc>
          <w:tcPr>
            <w:tcW w:w="1526" w:type="dxa"/>
            <w:vMerge w:val="restart"/>
            <w:vAlign w:val="center"/>
          </w:tcPr>
          <w:p w14:paraId="65D5405C" w14:textId="1727B788" w:rsidR="00C64013" w:rsidRDefault="009C4091">
            <w:pPr>
              <w:ind w:left="231" w:hanging="231"/>
              <w:contextualSpacing/>
              <w:jc w:val="both"/>
              <w:rPr>
                <w:b/>
                <w:sz w:val="18"/>
                <w:szCs w:val="18"/>
              </w:rPr>
            </w:pPr>
            <w:r>
              <w:rPr>
                <w:b/>
                <w:sz w:val="18"/>
                <w:szCs w:val="18"/>
              </w:rPr>
              <w:t>Titolo III</w:t>
            </w:r>
            <w:r w:rsidR="00C64013">
              <w:rPr>
                <w:sz w:val="18"/>
                <w:szCs w:val="18"/>
              </w:rPr>
              <w:t xml:space="preserve"> - </w:t>
            </w:r>
            <w:r w:rsidR="00C64013" w:rsidRPr="003370C1">
              <w:rPr>
                <w:sz w:val="18"/>
                <w:szCs w:val="18"/>
              </w:rPr>
              <w:t xml:space="preserve">interventi </w:t>
            </w:r>
            <w:r w:rsidR="00C64013" w:rsidRPr="003F4225">
              <w:rPr>
                <w:sz w:val="18"/>
                <w:szCs w:val="18"/>
              </w:rPr>
              <w:t>di piccole dimensioni di produzione di energia termica da fonti rinnovabili e di sistemi ad alta efficienza</w:t>
            </w:r>
            <w:r w:rsidR="00C64013" w:rsidRPr="003370C1">
              <w:rPr>
                <w:sz w:val="18"/>
                <w:szCs w:val="18"/>
              </w:rPr>
              <w:t xml:space="preserve"> in edifici esistenti</w:t>
            </w:r>
            <w:r w:rsidR="00C64013">
              <w:t xml:space="preserve"> </w:t>
            </w:r>
            <w:r w:rsidR="00C64013" w:rsidRPr="00542CB5">
              <w:rPr>
                <w:sz w:val="18"/>
                <w:szCs w:val="18"/>
              </w:rPr>
              <w:t>parti di essi o unità immobiliari esistenti</w:t>
            </w:r>
          </w:p>
        </w:tc>
        <w:tc>
          <w:tcPr>
            <w:tcW w:w="850" w:type="dxa"/>
            <w:vAlign w:val="center"/>
          </w:tcPr>
          <w:p w14:paraId="4112E6EF" w14:textId="6CF5339D" w:rsidR="00C64013" w:rsidRPr="004174E1" w:rsidRDefault="00C64013">
            <w:pPr>
              <w:contextualSpacing/>
              <w:jc w:val="center"/>
              <w:rPr>
                <w:sz w:val="18"/>
                <w:szCs w:val="18"/>
              </w:rPr>
            </w:pPr>
            <w:del w:id="4730" w:author="Visone Rossana (GSE)" w:date="2025-09-29T12:26:00Z" w16du:dateUtc="2025-09-29T10:26:00Z">
              <w:r w:rsidDel="00B76E48">
                <w:rPr>
                  <w:b/>
                  <w:sz w:val="18"/>
                  <w:szCs w:val="18"/>
                </w:rPr>
                <w:delText>2</w:delText>
              </w:r>
            </w:del>
            <w:ins w:id="4731" w:author="Visone Rossana (GSE)" w:date="2025-09-29T12:26:00Z" w16du:dateUtc="2025-09-29T10:26:00Z">
              <w:r w:rsidR="00B76E48">
                <w:rPr>
                  <w:b/>
                  <w:sz w:val="18"/>
                  <w:szCs w:val="18"/>
                </w:rPr>
                <w:t>III</w:t>
              </w:r>
            </w:ins>
            <w:r w:rsidRPr="005B46CA">
              <w:rPr>
                <w:b/>
                <w:sz w:val="18"/>
                <w:szCs w:val="18"/>
              </w:rPr>
              <w:t>.</w:t>
            </w:r>
            <w:r>
              <w:rPr>
                <w:b/>
                <w:sz w:val="18"/>
                <w:szCs w:val="18"/>
              </w:rPr>
              <w:t>A</w:t>
            </w:r>
          </w:p>
        </w:tc>
        <w:tc>
          <w:tcPr>
            <w:tcW w:w="4820" w:type="dxa"/>
            <w:vAlign w:val="center"/>
          </w:tcPr>
          <w:p w14:paraId="0D323A51" w14:textId="17D9BD38" w:rsidR="00C64013" w:rsidRPr="009847AB" w:rsidRDefault="00C64013">
            <w:pPr>
              <w:contextualSpacing/>
              <w:jc w:val="both"/>
              <w:rPr>
                <w:rFonts w:cs="Calibri"/>
                <w:sz w:val="18"/>
                <w:szCs w:val="18"/>
                <w:vertAlign w:val="subscript"/>
              </w:rPr>
            </w:pPr>
            <w:r w:rsidRPr="004174E1">
              <w:rPr>
                <w:sz w:val="18"/>
                <w:szCs w:val="18"/>
              </w:rPr>
              <w:t>Sostituzione di impianti di climatizzazione invernale esistenti con impianti di climatizzazione invernale</w:t>
            </w:r>
            <w:r>
              <w:rPr>
                <w:sz w:val="18"/>
                <w:szCs w:val="18"/>
              </w:rPr>
              <w:t>, anche combinati per la produzione di acqua calda sanitaria,</w:t>
            </w:r>
            <w:r w:rsidRPr="004174E1">
              <w:rPr>
                <w:sz w:val="18"/>
                <w:szCs w:val="18"/>
              </w:rPr>
              <w:t xml:space="preserve"> </w:t>
            </w:r>
            <w:r>
              <w:rPr>
                <w:sz w:val="18"/>
                <w:szCs w:val="18"/>
              </w:rPr>
              <w:t>con</w:t>
            </w:r>
            <w:r w:rsidRPr="004174E1">
              <w:rPr>
                <w:sz w:val="18"/>
                <w:szCs w:val="18"/>
              </w:rPr>
              <w:t xml:space="preserve"> pompe di calore elettriche o a gas,</w:t>
            </w:r>
            <w:r>
              <w:rPr>
                <w:sz w:val="18"/>
                <w:szCs w:val="18"/>
              </w:rPr>
              <w:t xml:space="preserve"> utilizzanti</w:t>
            </w:r>
            <w:r w:rsidRPr="004174E1">
              <w:rPr>
                <w:sz w:val="18"/>
                <w:szCs w:val="18"/>
              </w:rPr>
              <w:t xml:space="preserve"> </w:t>
            </w:r>
            <w:r w:rsidRPr="00C445A4">
              <w:rPr>
                <w:sz w:val="18"/>
                <w:szCs w:val="18"/>
              </w:rPr>
              <w:t xml:space="preserve">energia aerotermica, geotermica o idrotermica </w:t>
            </w:r>
            <w:r>
              <w:rPr>
                <w:sz w:val="18"/>
                <w:szCs w:val="18"/>
              </w:rPr>
              <w:t>(</w:t>
            </w:r>
            <w:r w:rsidRPr="004174E1">
              <w:rPr>
                <w:sz w:val="18"/>
                <w:szCs w:val="18"/>
              </w:rPr>
              <w:t xml:space="preserve">con potenza termica utile nominale </w:t>
            </w:r>
            <w:r>
              <w:rPr>
                <w:sz w:val="18"/>
                <w:szCs w:val="18"/>
              </w:rPr>
              <w:t>fino</w:t>
            </w:r>
            <w:r w:rsidRPr="004174E1">
              <w:rPr>
                <w:rFonts w:cs="Calibri"/>
                <w:sz w:val="18"/>
                <w:szCs w:val="18"/>
              </w:rPr>
              <w:t xml:space="preserve"> a </w:t>
            </w:r>
            <w:r>
              <w:rPr>
                <w:rFonts w:cs="Calibri"/>
                <w:sz w:val="18"/>
                <w:szCs w:val="18"/>
              </w:rPr>
              <w:t>2.</w:t>
            </w:r>
            <w:r w:rsidRPr="004174E1">
              <w:rPr>
                <w:rFonts w:cs="Calibri"/>
                <w:sz w:val="18"/>
                <w:szCs w:val="18"/>
              </w:rPr>
              <w:t>000 kW</w:t>
            </w:r>
            <w:r>
              <w:rPr>
                <w:rFonts w:cs="Calibri"/>
                <w:sz w:val="18"/>
                <w:szCs w:val="18"/>
              </w:rPr>
              <w:t>)</w:t>
            </w:r>
          </w:p>
        </w:tc>
        <w:tc>
          <w:tcPr>
            <w:tcW w:w="2268" w:type="dxa"/>
            <w:vAlign w:val="center"/>
          </w:tcPr>
          <w:p w14:paraId="5AF3E095" w14:textId="4BE2550A" w:rsidR="00C64013" w:rsidRPr="00F00C99" w:rsidRDefault="00C64013">
            <w:pPr>
              <w:contextualSpacing/>
              <w:jc w:val="both"/>
              <w:rPr>
                <w:sz w:val="18"/>
                <w:szCs w:val="18"/>
                <w:highlight w:val="cyan"/>
              </w:rPr>
            </w:pPr>
            <w:r w:rsidRPr="00F00C99">
              <w:rPr>
                <w:sz w:val="18"/>
                <w:szCs w:val="18"/>
                <w:highlight w:val="cyan"/>
              </w:rPr>
              <w:t>Art. 8, comma 1, lettera a)</w:t>
            </w:r>
          </w:p>
        </w:tc>
      </w:tr>
      <w:tr w:rsidR="00C64013" w:rsidRPr="004174E1" w14:paraId="39D5B719" w14:textId="77777777">
        <w:trPr>
          <w:trHeight w:val="374"/>
          <w:jc w:val="center"/>
        </w:trPr>
        <w:tc>
          <w:tcPr>
            <w:tcW w:w="1526" w:type="dxa"/>
            <w:vMerge/>
          </w:tcPr>
          <w:p w14:paraId="7A392CFC" w14:textId="77777777" w:rsidR="00C64013" w:rsidRDefault="00C64013">
            <w:pPr>
              <w:contextualSpacing/>
              <w:jc w:val="both"/>
              <w:rPr>
                <w:b/>
                <w:sz w:val="18"/>
                <w:szCs w:val="18"/>
              </w:rPr>
            </w:pPr>
          </w:p>
        </w:tc>
        <w:tc>
          <w:tcPr>
            <w:tcW w:w="850" w:type="dxa"/>
            <w:vAlign w:val="center"/>
          </w:tcPr>
          <w:p w14:paraId="7E7FAF1D" w14:textId="72E34D1E" w:rsidR="00C64013" w:rsidRDefault="00C64013">
            <w:pPr>
              <w:contextualSpacing/>
              <w:jc w:val="center"/>
              <w:rPr>
                <w:b/>
                <w:sz w:val="18"/>
                <w:szCs w:val="18"/>
              </w:rPr>
            </w:pPr>
            <w:del w:id="4732" w:author="Visone Rossana (GSE)" w:date="2025-09-29T12:26:00Z" w16du:dateUtc="2025-09-29T10:26:00Z">
              <w:r w:rsidDel="00B76E48">
                <w:rPr>
                  <w:b/>
                  <w:sz w:val="18"/>
                  <w:szCs w:val="18"/>
                </w:rPr>
                <w:delText>2</w:delText>
              </w:r>
            </w:del>
            <w:ins w:id="4733" w:author="Visone Rossana (GSE)" w:date="2025-09-29T12:26:00Z" w16du:dateUtc="2025-09-29T10:26:00Z">
              <w:r w:rsidR="00B76E48">
                <w:rPr>
                  <w:b/>
                  <w:sz w:val="18"/>
                  <w:szCs w:val="18"/>
                </w:rPr>
                <w:t>III</w:t>
              </w:r>
            </w:ins>
            <w:r w:rsidRPr="005B46CA">
              <w:rPr>
                <w:b/>
                <w:sz w:val="18"/>
                <w:szCs w:val="18"/>
              </w:rPr>
              <w:t>.</w:t>
            </w:r>
            <w:r>
              <w:rPr>
                <w:b/>
                <w:sz w:val="18"/>
                <w:szCs w:val="18"/>
              </w:rPr>
              <w:t>B</w:t>
            </w:r>
          </w:p>
        </w:tc>
        <w:tc>
          <w:tcPr>
            <w:tcW w:w="4820" w:type="dxa"/>
            <w:vAlign w:val="center"/>
          </w:tcPr>
          <w:p w14:paraId="036DD736" w14:textId="3D605415" w:rsidR="00C64013" w:rsidRPr="004174E1" w:rsidRDefault="00C64013">
            <w:pPr>
              <w:contextualSpacing/>
              <w:jc w:val="both"/>
              <w:rPr>
                <w:sz w:val="18"/>
                <w:szCs w:val="18"/>
              </w:rPr>
            </w:pPr>
            <w:r w:rsidRPr="004174E1">
              <w:rPr>
                <w:sz w:val="18"/>
                <w:szCs w:val="18"/>
              </w:rPr>
              <w:t>Sostituzione di impianti di climatizzazione invernale esistenti</w:t>
            </w:r>
            <w:r>
              <w:rPr>
                <w:sz w:val="18"/>
                <w:szCs w:val="18"/>
              </w:rPr>
              <w:t xml:space="preserve"> con sistemi ibridi </w:t>
            </w:r>
            <w:r w:rsidRPr="00C445A4">
              <w:rPr>
                <w:i/>
                <w:iCs/>
                <w:sz w:val="18"/>
                <w:szCs w:val="18"/>
              </w:rPr>
              <w:t>factory made</w:t>
            </w:r>
            <w:r w:rsidRPr="00232393">
              <w:rPr>
                <w:sz w:val="18"/>
                <w:szCs w:val="18"/>
              </w:rPr>
              <w:t>, o bivalenti, o installazione di una pompa di calore “add on”</w:t>
            </w:r>
            <w:r>
              <w:rPr>
                <w:sz w:val="18"/>
                <w:szCs w:val="18"/>
              </w:rPr>
              <w:t xml:space="preserve"> (</w:t>
            </w:r>
            <w:r w:rsidRPr="00232393">
              <w:rPr>
                <w:sz w:val="18"/>
                <w:szCs w:val="18"/>
                <w:highlight w:val="yellow"/>
              </w:rPr>
              <w:t>con potenza termica nominale  fino</w:t>
            </w:r>
            <w:r w:rsidRPr="00232393">
              <w:rPr>
                <w:rFonts w:cs="Calibri"/>
                <w:sz w:val="18"/>
                <w:szCs w:val="18"/>
                <w:highlight w:val="yellow"/>
              </w:rPr>
              <w:t xml:space="preserve"> a 2000 kW</w:t>
            </w:r>
            <w:r w:rsidRPr="00232393">
              <w:rPr>
                <w:rFonts w:cs="Calibri"/>
                <w:sz w:val="18"/>
                <w:szCs w:val="18"/>
                <w:highlight w:val="yellow"/>
                <w:vertAlign w:val="subscript"/>
              </w:rPr>
              <w:t>t</w:t>
            </w:r>
            <w:r w:rsidRPr="00232393">
              <w:rPr>
                <w:rFonts w:cs="Calibri"/>
                <w:sz w:val="18"/>
                <w:szCs w:val="18"/>
                <w:highlight w:val="yellow"/>
              </w:rPr>
              <w:t>)</w:t>
            </w:r>
          </w:p>
        </w:tc>
        <w:tc>
          <w:tcPr>
            <w:tcW w:w="2268" w:type="dxa"/>
            <w:vAlign w:val="center"/>
          </w:tcPr>
          <w:p w14:paraId="27E5E6D8" w14:textId="07BB362E" w:rsidR="00C64013" w:rsidRPr="00F00C99" w:rsidRDefault="00C64013">
            <w:pPr>
              <w:contextualSpacing/>
              <w:jc w:val="both"/>
              <w:rPr>
                <w:sz w:val="18"/>
                <w:szCs w:val="18"/>
                <w:highlight w:val="cyan"/>
              </w:rPr>
            </w:pPr>
            <w:r w:rsidRPr="00F00C99">
              <w:rPr>
                <w:sz w:val="18"/>
                <w:szCs w:val="18"/>
                <w:highlight w:val="cyan"/>
              </w:rPr>
              <w:t>Art. 8, comma 1, lettera b)</w:t>
            </w:r>
          </w:p>
        </w:tc>
      </w:tr>
      <w:tr w:rsidR="00C64013" w:rsidRPr="004174E1" w14:paraId="70E425A8" w14:textId="77777777">
        <w:trPr>
          <w:trHeight w:val="374"/>
          <w:jc w:val="center"/>
        </w:trPr>
        <w:tc>
          <w:tcPr>
            <w:tcW w:w="1526" w:type="dxa"/>
            <w:vMerge/>
          </w:tcPr>
          <w:p w14:paraId="491A0B62" w14:textId="77777777" w:rsidR="00C64013" w:rsidRDefault="00C64013">
            <w:pPr>
              <w:contextualSpacing/>
              <w:jc w:val="both"/>
              <w:rPr>
                <w:b/>
                <w:sz w:val="18"/>
                <w:szCs w:val="18"/>
              </w:rPr>
            </w:pPr>
          </w:p>
        </w:tc>
        <w:tc>
          <w:tcPr>
            <w:tcW w:w="850" w:type="dxa"/>
            <w:vAlign w:val="center"/>
          </w:tcPr>
          <w:p w14:paraId="0733799C" w14:textId="5941CFB2" w:rsidR="00C64013" w:rsidRPr="004174E1" w:rsidRDefault="00C64013">
            <w:pPr>
              <w:contextualSpacing/>
              <w:jc w:val="center"/>
              <w:rPr>
                <w:sz w:val="18"/>
                <w:szCs w:val="18"/>
              </w:rPr>
            </w:pPr>
            <w:del w:id="4734" w:author="Visone Rossana (GSE)" w:date="2025-09-29T12:26:00Z" w16du:dateUtc="2025-09-29T10:26:00Z">
              <w:r w:rsidDel="00B76E48">
                <w:rPr>
                  <w:b/>
                  <w:sz w:val="18"/>
                  <w:szCs w:val="18"/>
                </w:rPr>
                <w:delText>2</w:delText>
              </w:r>
            </w:del>
            <w:ins w:id="4735" w:author="Visone Rossana (GSE)" w:date="2025-09-29T12:26:00Z" w16du:dateUtc="2025-09-29T10:26:00Z">
              <w:r w:rsidR="00B76E48">
                <w:rPr>
                  <w:b/>
                  <w:sz w:val="18"/>
                  <w:szCs w:val="18"/>
                </w:rPr>
                <w:t>III</w:t>
              </w:r>
            </w:ins>
            <w:r w:rsidRPr="005B46CA">
              <w:rPr>
                <w:b/>
                <w:sz w:val="18"/>
                <w:szCs w:val="18"/>
              </w:rPr>
              <w:t>.</w:t>
            </w:r>
            <w:r>
              <w:rPr>
                <w:b/>
                <w:sz w:val="18"/>
                <w:szCs w:val="18"/>
              </w:rPr>
              <w:t>C</w:t>
            </w:r>
          </w:p>
        </w:tc>
        <w:tc>
          <w:tcPr>
            <w:tcW w:w="4820" w:type="dxa"/>
            <w:vAlign w:val="center"/>
          </w:tcPr>
          <w:p w14:paraId="5CCD0254" w14:textId="245A5139" w:rsidR="00C64013" w:rsidRPr="004174E1" w:rsidRDefault="00C64013">
            <w:pPr>
              <w:contextualSpacing/>
              <w:jc w:val="both"/>
              <w:rPr>
                <w:sz w:val="18"/>
                <w:szCs w:val="18"/>
              </w:rPr>
            </w:pPr>
            <w:r w:rsidRPr="004174E1">
              <w:rPr>
                <w:sz w:val="18"/>
                <w:szCs w:val="18"/>
              </w:rPr>
              <w:t xml:space="preserve">Sostituzione di impianti di climatizzazione invernale o di riscaldamento delle serre esistenti e dei fabbricati rurali esistenti </w:t>
            </w:r>
            <w:r>
              <w:rPr>
                <w:sz w:val="18"/>
                <w:szCs w:val="18"/>
              </w:rPr>
              <w:t xml:space="preserve">o per la produzione di energia termica per processi produttivi o immissioni in reti di teleriscaldamento e </w:t>
            </w:r>
            <w:r w:rsidRPr="00D834E3">
              <w:rPr>
                <w:sz w:val="18"/>
                <w:szCs w:val="18"/>
              </w:rPr>
              <w:t>teleraffreddamento</w:t>
            </w:r>
            <w:r>
              <w:rPr>
                <w:sz w:val="18"/>
                <w:szCs w:val="18"/>
              </w:rPr>
              <w:t xml:space="preserve"> </w:t>
            </w:r>
            <w:r w:rsidRPr="004174E1">
              <w:rPr>
                <w:sz w:val="18"/>
                <w:szCs w:val="18"/>
              </w:rPr>
              <w:t>con generatori di calore alimentati da biomassa</w:t>
            </w:r>
            <w:r>
              <w:rPr>
                <w:sz w:val="18"/>
                <w:szCs w:val="18"/>
              </w:rPr>
              <w:t xml:space="preserve">, compresi i sistemi ibridi </w:t>
            </w:r>
            <w:r w:rsidR="00B04D90">
              <w:rPr>
                <w:sz w:val="18"/>
                <w:szCs w:val="18"/>
              </w:rPr>
              <w:t xml:space="preserve">factory made </w:t>
            </w:r>
            <w:r w:rsidR="00C50143">
              <w:rPr>
                <w:sz w:val="18"/>
                <w:szCs w:val="18"/>
              </w:rPr>
              <w:t xml:space="preserve">o bivalenti </w:t>
            </w:r>
            <w:r>
              <w:rPr>
                <w:sz w:val="18"/>
                <w:szCs w:val="18"/>
              </w:rPr>
              <w:t>a pompa di calore</w:t>
            </w:r>
            <w:r w:rsidRPr="004174E1">
              <w:rPr>
                <w:sz w:val="18"/>
                <w:szCs w:val="18"/>
              </w:rPr>
              <w:t xml:space="preserve"> </w:t>
            </w:r>
            <w:r>
              <w:rPr>
                <w:sz w:val="18"/>
                <w:szCs w:val="18"/>
              </w:rPr>
              <w:t>(</w:t>
            </w:r>
            <w:r w:rsidRPr="004174E1">
              <w:rPr>
                <w:sz w:val="18"/>
                <w:szCs w:val="18"/>
              </w:rPr>
              <w:t xml:space="preserve">con potenza termica nominale </w:t>
            </w:r>
            <w:del w:id="4736" w:author="Visone Rossana (GSE)" w:date="2025-10-08T12:32:00Z" w16du:dateUtc="2025-10-08T10:32:00Z">
              <w:r w:rsidDel="004B438D">
                <w:rPr>
                  <w:sz w:val="18"/>
                  <w:szCs w:val="18"/>
                </w:rPr>
                <w:delText xml:space="preserve"> </w:delText>
              </w:r>
            </w:del>
            <w:r>
              <w:rPr>
                <w:sz w:val="18"/>
                <w:szCs w:val="18"/>
              </w:rPr>
              <w:t>fino</w:t>
            </w:r>
            <w:r w:rsidRPr="004174E1">
              <w:rPr>
                <w:rFonts w:cs="Calibri"/>
                <w:sz w:val="18"/>
                <w:szCs w:val="18"/>
              </w:rPr>
              <w:t xml:space="preserve"> a </w:t>
            </w:r>
            <w:r>
              <w:rPr>
                <w:rFonts w:cs="Calibri"/>
                <w:sz w:val="18"/>
                <w:szCs w:val="18"/>
              </w:rPr>
              <w:t>2.</w:t>
            </w:r>
            <w:r w:rsidRPr="004174E1">
              <w:rPr>
                <w:rFonts w:cs="Calibri"/>
                <w:sz w:val="18"/>
                <w:szCs w:val="18"/>
              </w:rPr>
              <w:t>000 kW</w:t>
            </w:r>
            <w:r>
              <w:rPr>
                <w:rFonts w:cs="Calibri"/>
                <w:sz w:val="18"/>
                <w:szCs w:val="18"/>
                <w:vertAlign w:val="subscript"/>
              </w:rPr>
              <w:t>t</w:t>
            </w:r>
            <w:r>
              <w:rPr>
                <w:rFonts w:cs="Calibri"/>
                <w:sz w:val="18"/>
                <w:szCs w:val="18"/>
              </w:rPr>
              <w:t>)</w:t>
            </w:r>
          </w:p>
        </w:tc>
        <w:tc>
          <w:tcPr>
            <w:tcW w:w="2268" w:type="dxa"/>
            <w:vAlign w:val="center"/>
          </w:tcPr>
          <w:p w14:paraId="3FDF343F" w14:textId="7F1EB0CD" w:rsidR="00C64013" w:rsidRPr="00F00C99" w:rsidRDefault="00C64013">
            <w:pPr>
              <w:contextualSpacing/>
              <w:jc w:val="both"/>
              <w:rPr>
                <w:sz w:val="18"/>
                <w:szCs w:val="18"/>
                <w:highlight w:val="cyan"/>
              </w:rPr>
            </w:pPr>
            <w:r w:rsidRPr="00F00C99">
              <w:rPr>
                <w:sz w:val="18"/>
                <w:szCs w:val="18"/>
                <w:highlight w:val="cyan"/>
              </w:rPr>
              <w:t>Art. 8, comma 1, lettera c)</w:t>
            </w:r>
          </w:p>
        </w:tc>
      </w:tr>
      <w:tr w:rsidR="00C64013" w:rsidRPr="004174E1" w14:paraId="2894E99E" w14:textId="77777777">
        <w:trPr>
          <w:trHeight w:val="374"/>
          <w:jc w:val="center"/>
        </w:trPr>
        <w:tc>
          <w:tcPr>
            <w:tcW w:w="1526" w:type="dxa"/>
            <w:vMerge/>
          </w:tcPr>
          <w:p w14:paraId="7B8596E3" w14:textId="77777777" w:rsidR="00C64013" w:rsidRDefault="00C64013">
            <w:pPr>
              <w:contextualSpacing/>
              <w:jc w:val="both"/>
              <w:rPr>
                <w:b/>
                <w:sz w:val="18"/>
                <w:szCs w:val="18"/>
              </w:rPr>
            </w:pPr>
          </w:p>
        </w:tc>
        <w:tc>
          <w:tcPr>
            <w:tcW w:w="850" w:type="dxa"/>
            <w:vAlign w:val="center"/>
          </w:tcPr>
          <w:p w14:paraId="4EFA8238" w14:textId="3B4AC065" w:rsidR="00C64013" w:rsidRPr="004174E1" w:rsidRDefault="00C64013">
            <w:pPr>
              <w:contextualSpacing/>
              <w:jc w:val="center"/>
              <w:rPr>
                <w:sz w:val="18"/>
                <w:szCs w:val="18"/>
              </w:rPr>
            </w:pPr>
            <w:del w:id="4737" w:author="Visone Rossana (GSE)" w:date="2025-09-29T12:26:00Z" w16du:dateUtc="2025-09-29T10:26:00Z">
              <w:r w:rsidDel="00B76E48">
                <w:rPr>
                  <w:b/>
                  <w:sz w:val="18"/>
                  <w:szCs w:val="18"/>
                </w:rPr>
                <w:delText>2</w:delText>
              </w:r>
            </w:del>
            <w:ins w:id="4738" w:author="Visone Rossana (GSE)" w:date="2025-09-29T12:26:00Z" w16du:dateUtc="2025-09-29T10:26:00Z">
              <w:r w:rsidR="00B76E48">
                <w:rPr>
                  <w:b/>
                  <w:sz w:val="18"/>
                  <w:szCs w:val="18"/>
                </w:rPr>
                <w:t>III</w:t>
              </w:r>
            </w:ins>
            <w:r w:rsidRPr="005B46CA">
              <w:rPr>
                <w:b/>
                <w:sz w:val="18"/>
                <w:szCs w:val="18"/>
              </w:rPr>
              <w:t>.</w:t>
            </w:r>
            <w:r>
              <w:rPr>
                <w:b/>
                <w:sz w:val="18"/>
                <w:szCs w:val="18"/>
              </w:rPr>
              <w:t>D</w:t>
            </w:r>
          </w:p>
        </w:tc>
        <w:tc>
          <w:tcPr>
            <w:tcW w:w="4820" w:type="dxa"/>
            <w:vAlign w:val="center"/>
          </w:tcPr>
          <w:p w14:paraId="7B626CA4" w14:textId="49F9B216" w:rsidR="00C64013" w:rsidRPr="004174E1" w:rsidRDefault="00C64013">
            <w:pPr>
              <w:contextualSpacing/>
              <w:jc w:val="both"/>
              <w:rPr>
                <w:sz w:val="18"/>
                <w:szCs w:val="18"/>
              </w:rPr>
            </w:pPr>
            <w:r w:rsidRPr="004174E1">
              <w:rPr>
                <w:sz w:val="18"/>
                <w:szCs w:val="18"/>
              </w:rPr>
              <w:t xml:space="preserve">Installazione di collettori solari termici, anche abbinati </w:t>
            </w:r>
            <w:r>
              <w:rPr>
                <w:sz w:val="18"/>
                <w:szCs w:val="18"/>
              </w:rPr>
              <w:t xml:space="preserve">a </w:t>
            </w:r>
            <w:r w:rsidRPr="004174E1">
              <w:rPr>
                <w:sz w:val="18"/>
                <w:szCs w:val="18"/>
              </w:rPr>
              <w:t xml:space="preserve">sistemi di </w:t>
            </w:r>
            <w:r w:rsidRPr="00E0271B">
              <w:rPr>
                <w:i/>
                <w:sz w:val="18"/>
                <w:szCs w:val="18"/>
              </w:rPr>
              <w:t>solar cooling</w:t>
            </w:r>
            <w:r>
              <w:rPr>
                <w:i/>
                <w:sz w:val="18"/>
                <w:szCs w:val="18"/>
              </w:rPr>
              <w:t xml:space="preserve"> </w:t>
            </w:r>
            <w:r>
              <w:rPr>
                <w:sz w:val="18"/>
                <w:szCs w:val="18"/>
              </w:rPr>
              <w:t>(</w:t>
            </w:r>
            <w:r w:rsidRPr="004174E1">
              <w:rPr>
                <w:sz w:val="18"/>
                <w:szCs w:val="18"/>
              </w:rPr>
              <w:t xml:space="preserve">con </w:t>
            </w:r>
            <w:r>
              <w:rPr>
                <w:sz w:val="18"/>
                <w:szCs w:val="18"/>
              </w:rPr>
              <w:t>superficie solare lorda</w:t>
            </w:r>
            <w:r w:rsidRPr="004174E1">
              <w:rPr>
                <w:sz w:val="18"/>
                <w:szCs w:val="18"/>
              </w:rPr>
              <w:t xml:space="preserve"> </w:t>
            </w:r>
            <w:r>
              <w:rPr>
                <w:sz w:val="18"/>
                <w:szCs w:val="18"/>
              </w:rPr>
              <w:t>fino</w:t>
            </w:r>
            <w:r w:rsidRPr="004174E1">
              <w:rPr>
                <w:rFonts w:cs="Calibri"/>
                <w:sz w:val="18"/>
                <w:szCs w:val="18"/>
              </w:rPr>
              <w:t xml:space="preserve"> a </w:t>
            </w:r>
            <w:r>
              <w:rPr>
                <w:rFonts w:cs="Calibri"/>
                <w:sz w:val="18"/>
                <w:szCs w:val="18"/>
              </w:rPr>
              <w:t>2.5</w:t>
            </w:r>
            <w:r w:rsidRPr="004174E1">
              <w:rPr>
                <w:rFonts w:cs="Calibri"/>
                <w:sz w:val="18"/>
                <w:szCs w:val="18"/>
              </w:rPr>
              <w:t xml:space="preserve">00 </w:t>
            </w:r>
            <w:r>
              <w:rPr>
                <w:rFonts w:cs="Calibri"/>
                <w:sz w:val="18"/>
                <w:szCs w:val="18"/>
              </w:rPr>
              <w:t>m</w:t>
            </w:r>
            <w:r w:rsidRPr="003F4225">
              <w:rPr>
                <w:rFonts w:cs="Calibri"/>
                <w:sz w:val="18"/>
                <w:szCs w:val="18"/>
                <w:vertAlign w:val="superscript"/>
              </w:rPr>
              <w:t>2</w:t>
            </w:r>
            <w:r>
              <w:rPr>
                <w:rFonts w:cs="Calibri"/>
                <w:sz w:val="18"/>
                <w:szCs w:val="18"/>
              </w:rPr>
              <w:t>)</w:t>
            </w:r>
          </w:p>
        </w:tc>
        <w:tc>
          <w:tcPr>
            <w:tcW w:w="2268" w:type="dxa"/>
            <w:vAlign w:val="center"/>
          </w:tcPr>
          <w:p w14:paraId="09EEC8AA" w14:textId="62D3B452" w:rsidR="00C64013" w:rsidRPr="00F00C99" w:rsidRDefault="00C64013">
            <w:pPr>
              <w:contextualSpacing/>
              <w:jc w:val="both"/>
              <w:rPr>
                <w:sz w:val="18"/>
                <w:szCs w:val="18"/>
                <w:highlight w:val="cyan"/>
              </w:rPr>
            </w:pPr>
            <w:r w:rsidRPr="00F00C99">
              <w:rPr>
                <w:sz w:val="18"/>
                <w:szCs w:val="18"/>
                <w:highlight w:val="cyan"/>
              </w:rPr>
              <w:t>Art. 8, comma 1, lettera d)</w:t>
            </w:r>
          </w:p>
        </w:tc>
      </w:tr>
      <w:tr w:rsidR="00C64013" w:rsidRPr="004174E1" w14:paraId="41730512" w14:textId="77777777">
        <w:trPr>
          <w:trHeight w:val="374"/>
          <w:jc w:val="center"/>
        </w:trPr>
        <w:tc>
          <w:tcPr>
            <w:tcW w:w="1526" w:type="dxa"/>
            <w:vMerge/>
          </w:tcPr>
          <w:p w14:paraId="73D30D4A" w14:textId="77777777" w:rsidR="00C64013" w:rsidRDefault="00C64013">
            <w:pPr>
              <w:contextualSpacing/>
              <w:jc w:val="both"/>
              <w:rPr>
                <w:b/>
                <w:sz w:val="18"/>
                <w:szCs w:val="18"/>
              </w:rPr>
            </w:pPr>
          </w:p>
        </w:tc>
        <w:tc>
          <w:tcPr>
            <w:tcW w:w="850" w:type="dxa"/>
            <w:vAlign w:val="center"/>
          </w:tcPr>
          <w:p w14:paraId="02B1C73F" w14:textId="4E1E4CB7" w:rsidR="00C64013" w:rsidRPr="004174E1" w:rsidRDefault="00C64013">
            <w:pPr>
              <w:contextualSpacing/>
              <w:jc w:val="center"/>
              <w:rPr>
                <w:sz w:val="18"/>
                <w:szCs w:val="18"/>
              </w:rPr>
            </w:pPr>
            <w:del w:id="4739" w:author="Visone Rossana (GSE)" w:date="2025-09-29T12:26:00Z" w16du:dateUtc="2025-09-29T10:26:00Z">
              <w:r w:rsidRPr="00F77EDF" w:rsidDel="00B76E48">
                <w:rPr>
                  <w:b/>
                  <w:sz w:val="18"/>
                  <w:szCs w:val="18"/>
                </w:rPr>
                <w:delText>2</w:delText>
              </w:r>
            </w:del>
            <w:ins w:id="4740" w:author="Visone Rossana (GSE)" w:date="2025-09-29T12:26:00Z" w16du:dateUtc="2025-09-29T10:26:00Z">
              <w:r w:rsidR="00B76E48">
                <w:rPr>
                  <w:b/>
                  <w:sz w:val="18"/>
                  <w:szCs w:val="18"/>
                </w:rPr>
                <w:t>III</w:t>
              </w:r>
            </w:ins>
            <w:r w:rsidRPr="00F77EDF">
              <w:rPr>
                <w:b/>
                <w:sz w:val="18"/>
                <w:szCs w:val="18"/>
              </w:rPr>
              <w:t>.E</w:t>
            </w:r>
          </w:p>
        </w:tc>
        <w:tc>
          <w:tcPr>
            <w:tcW w:w="4820" w:type="dxa"/>
            <w:vAlign w:val="center"/>
          </w:tcPr>
          <w:p w14:paraId="79357CFF" w14:textId="77777777" w:rsidR="00C64013" w:rsidRPr="004174E1" w:rsidRDefault="00C64013">
            <w:pPr>
              <w:contextualSpacing/>
              <w:jc w:val="both"/>
              <w:rPr>
                <w:sz w:val="18"/>
                <w:szCs w:val="18"/>
              </w:rPr>
            </w:pPr>
            <w:r w:rsidRPr="004174E1">
              <w:rPr>
                <w:sz w:val="18"/>
                <w:szCs w:val="18"/>
              </w:rPr>
              <w:t>Sostituzione di scaldacqua elettrici con scaldacqua a pompa di calore</w:t>
            </w:r>
          </w:p>
        </w:tc>
        <w:tc>
          <w:tcPr>
            <w:tcW w:w="2268" w:type="dxa"/>
            <w:vAlign w:val="center"/>
          </w:tcPr>
          <w:p w14:paraId="14093CED" w14:textId="1C7B94B9" w:rsidR="00C64013" w:rsidRPr="00F00C99" w:rsidRDefault="00C64013">
            <w:pPr>
              <w:contextualSpacing/>
              <w:jc w:val="both"/>
              <w:rPr>
                <w:sz w:val="18"/>
                <w:szCs w:val="18"/>
                <w:highlight w:val="cyan"/>
              </w:rPr>
            </w:pPr>
            <w:r w:rsidRPr="00F00C99">
              <w:rPr>
                <w:sz w:val="18"/>
                <w:szCs w:val="18"/>
                <w:highlight w:val="cyan"/>
              </w:rPr>
              <w:t>Art. 8, comma 1, lettera e)</w:t>
            </w:r>
          </w:p>
        </w:tc>
      </w:tr>
      <w:tr w:rsidR="00C64013" w:rsidRPr="004174E1" w14:paraId="42A3DC1D" w14:textId="77777777" w:rsidTr="00C64013">
        <w:trPr>
          <w:trHeight w:val="50"/>
          <w:jc w:val="center"/>
        </w:trPr>
        <w:tc>
          <w:tcPr>
            <w:tcW w:w="1526" w:type="dxa"/>
            <w:vMerge/>
          </w:tcPr>
          <w:p w14:paraId="74966D7C" w14:textId="77777777" w:rsidR="00C64013" w:rsidRDefault="00C64013">
            <w:pPr>
              <w:contextualSpacing/>
              <w:jc w:val="both"/>
              <w:rPr>
                <w:b/>
                <w:sz w:val="18"/>
                <w:szCs w:val="18"/>
              </w:rPr>
            </w:pPr>
          </w:p>
        </w:tc>
        <w:tc>
          <w:tcPr>
            <w:tcW w:w="850" w:type="dxa"/>
            <w:vAlign w:val="center"/>
          </w:tcPr>
          <w:p w14:paraId="49F3281B" w14:textId="2E7A620B" w:rsidR="00C64013" w:rsidRPr="00F77EDF" w:rsidRDefault="00C64013">
            <w:pPr>
              <w:contextualSpacing/>
              <w:jc w:val="center"/>
              <w:rPr>
                <w:b/>
                <w:sz w:val="18"/>
                <w:szCs w:val="18"/>
              </w:rPr>
            </w:pPr>
            <w:del w:id="4741" w:author="Visone Rossana (GSE)" w:date="2025-09-29T12:26:00Z" w16du:dateUtc="2025-09-29T10:26:00Z">
              <w:r w:rsidRPr="00F77EDF" w:rsidDel="00B76E48">
                <w:rPr>
                  <w:b/>
                  <w:sz w:val="18"/>
                  <w:szCs w:val="18"/>
                </w:rPr>
                <w:delText>2</w:delText>
              </w:r>
            </w:del>
            <w:ins w:id="4742" w:author="Visone Rossana (GSE)" w:date="2025-09-29T12:26:00Z" w16du:dateUtc="2025-09-29T10:26:00Z">
              <w:r w:rsidR="00B76E48">
                <w:rPr>
                  <w:b/>
                  <w:sz w:val="18"/>
                  <w:szCs w:val="18"/>
                </w:rPr>
                <w:t>III</w:t>
              </w:r>
            </w:ins>
            <w:r w:rsidRPr="00F77EDF">
              <w:rPr>
                <w:b/>
                <w:sz w:val="18"/>
                <w:szCs w:val="18"/>
              </w:rPr>
              <w:t>.</w:t>
            </w:r>
            <w:r>
              <w:rPr>
                <w:b/>
                <w:sz w:val="18"/>
                <w:szCs w:val="18"/>
              </w:rPr>
              <w:t>F</w:t>
            </w:r>
          </w:p>
        </w:tc>
        <w:tc>
          <w:tcPr>
            <w:tcW w:w="4820" w:type="dxa"/>
          </w:tcPr>
          <w:p w14:paraId="1056699B" w14:textId="11A5A88E" w:rsidR="00C64013" w:rsidRPr="005B2712" w:rsidRDefault="00C64013">
            <w:pPr>
              <w:contextualSpacing/>
              <w:jc w:val="both"/>
            </w:pPr>
            <w:r w:rsidRPr="00B518A3">
              <w:rPr>
                <w:sz w:val="18"/>
                <w:szCs w:val="18"/>
              </w:rPr>
              <w:t xml:space="preserve">Sostituzione di impianti di climatizzazione invernale </w:t>
            </w:r>
            <w:r>
              <w:rPr>
                <w:sz w:val="18"/>
                <w:szCs w:val="18"/>
              </w:rPr>
              <w:t xml:space="preserve">con </w:t>
            </w:r>
            <w:r w:rsidRPr="00D834E3">
              <w:rPr>
                <w:sz w:val="18"/>
                <w:szCs w:val="18"/>
              </w:rPr>
              <w:t>l’allaccio a sistemi di teleriscaldamento efficienti</w:t>
            </w:r>
            <w:r>
              <w:rPr>
                <w:sz w:val="18"/>
                <w:szCs w:val="18"/>
              </w:rPr>
              <w:t xml:space="preserve"> (</w:t>
            </w:r>
            <w:r w:rsidRPr="004174E1">
              <w:rPr>
                <w:sz w:val="18"/>
                <w:szCs w:val="18"/>
              </w:rPr>
              <w:t xml:space="preserve">con potenza termica utile nominale </w:t>
            </w:r>
            <w:r>
              <w:rPr>
                <w:sz w:val="18"/>
                <w:szCs w:val="18"/>
              </w:rPr>
              <w:t>fino</w:t>
            </w:r>
            <w:r w:rsidRPr="004174E1">
              <w:rPr>
                <w:rFonts w:cs="Calibri"/>
                <w:sz w:val="18"/>
                <w:szCs w:val="18"/>
              </w:rPr>
              <w:t xml:space="preserve"> a </w:t>
            </w:r>
            <w:r>
              <w:rPr>
                <w:rFonts w:cs="Calibri"/>
                <w:sz w:val="18"/>
                <w:szCs w:val="18"/>
              </w:rPr>
              <w:t>2.</w:t>
            </w:r>
            <w:r w:rsidRPr="004174E1">
              <w:rPr>
                <w:rFonts w:cs="Calibri"/>
                <w:sz w:val="18"/>
                <w:szCs w:val="18"/>
              </w:rPr>
              <w:t>000 kW</w:t>
            </w:r>
            <w:r>
              <w:rPr>
                <w:rFonts w:cs="Calibri"/>
                <w:sz w:val="18"/>
                <w:szCs w:val="18"/>
              </w:rPr>
              <w:t>)</w:t>
            </w:r>
          </w:p>
        </w:tc>
        <w:tc>
          <w:tcPr>
            <w:tcW w:w="2268" w:type="dxa"/>
            <w:vAlign w:val="center"/>
          </w:tcPr>
          <w:p w14:paraId="5E1E11F5" w14:textId="70817F2C" w:rsidR="00C64013" w:rsidRPr="00F00C99" w:rsidRDefault="00C64013">
            <w:pPr>
              <w:contextualSpacing/>
              <w:jc w:val="both"/>
              <w:rPr>
                <w:sz w:val="18"/>
                <w:szCs w:val="18"/>
                <w:highlight w:val="cyan"/>
              </w:rPr>
            </w:pPr>
            <w:r w:rsidRPr="00F00C99">
              <w:rPr>
                <w:sz w:val="18"/>
                <w:szCs w:val="18"/>
                <w:highlight w:val="cyan"/>
              </w:rPr>
              <w:t>Art. 8, comma 1, lettera f)</w:t>
            </w:r>
          </w:p>
        </w:tc>
      </w:tr>
      <w:tr w:rsidR="00C64013" w:rsidRPr="004174E1" w14:paraId="06BFB792" w14:textId="77777777">
        <w:trPr>
          <w:trHeight w:val="374"/>
          <w:jc w:val="center"/>
        </w:trPr>
        <w:tc>
          <w:tcPr>
            <w:tcW w:w="1526" w:type="dxa"/>
            <w:vMerge/>
          </w:tcPr>
          <w:p w14:paraId="3430F60F" w14:textId="77777777" w:rsidR="00C64013" w:rsidRDefault="00C64013" w:rsidP="00D834E3">
            <w:pPr>
              <w:contextualSpacing/>
              <w:jc w:val="both"/>
              <w:rPr>
                <w:b/>
                <w:sz w:val="18"/>
                <w:szCs w:val="18"/>
              </w:rPr>
            </w:pPr>
          </w:p>
        </w:tc>
        <w:tc>
          <w:tcPr>
            <w:tcW w:w="850" w:type="dxa"/>
            <w:vAlign w:val="center"/>
          </w:tcPr>
          <w:p w14:paraId="555C7FFB" w14:textId="41C301C2" w:rsidR="00C64013" w:rsidRPr="00F77EDF" w:rsidRDefault="00C64013" w:rsidP="00D834E3">
            <w:pPr>
              <w:contextualSpacing/>
              <w:jc w:val="center"/>
              <w:rPr>
                <w:b/>
                <w:sz w:val="18"/>
                <w:szCs w:val="18"/>
              </w:rPr>
            </w:pPr>
            <w:del w:id="4743" w:author="Visone Rossana (GSE)" w:date="2025-09-29T12:26:00Z" w16du:dateUtc="2025-09-29T10:26:00Z">
              <w:r w:rsidRPr="00F77EDF" w:rsidDel="00B76E48">
                <w:rPr>
                  <w:b/>
                  <w:sz w:val="18"/>
                  <w:szCs w:val="18"/>
                </w:rPr>
                <w:delText>2</w:delText>
              </w:r>
            </w:del>
            <w:ins w:id="4744" w:author="Visone Rossana (GSE)" w:date="2025-09-29T12:26:00Z" w16du:dateUtc="2025-09-29T10:26:00Z">
              <w:r w:rsidR="00B76E48">
                <w:rPr>
                  <w:b/>
                  <w:sz w:val="18"/>
                  <w:szCs w:val="18"/>
                </w:rPr>
                <w:t>III</w:t>
              </w:r>
            </w:ins>
            <w:r w:rsidRPr="00F77EDF">
              <w:rPr>
                <w:b/>
                <w:sz w:val="18"/>
                <w:szCs w:val="18"/>
              </w:rPr>
              <w:t>.</w:t>
            </w:r>
            <w:r>
              <w:rPr>
                <w:b/>
                <w:sz w:val="18"/>
                <w:szCs w:val="18"/>
              </w:rPr>
              <w:t>G</w:t>
            </w:r>
          </w:p>
        </w:tc>
        <w:tc>
          <w:tcPr>
            <w:tcW w:w="4820" w:type="dxa"/>
          </w:tcPr>
          <w:p w14:paraId="58A6948D" w14:textId="3EF76123" w:rsidR="00C64013" w:rsidRPr="00B518A3" w:rsidRDefault="00C64013" w:rsidP="00D834E3">
            <w:pPr>
              <w:contextualSpacing/>
              <w:jc w:val="both"/>
              <w:rPr>
                <w:sz w:val="18"/>
                <w:szCs w:val="18"/>
              </w:rPr>
            </w:pPr>
            <w:r w:rsidRPr="00B518A3">
              <w:rPr>
                <w:sz w:val="18"/>
                <w:szCs w:val="18"/>
              </w:rPr>
              <w:t xml:space="preserve">Sostituzione </w:t>
            </w:r>
            <w:r>
              <w:rPr>
                <w:sz w:val="18"/>
                <w:szCs w:val="18"/>
              </w:rPr>
              <w:t xml:space="preserve">funzionale, totale o parziale, </w:t>
            </w:r>
            <w:r w:rsidRPr="00B518A3">
              <w:rPr>
                <w:sz w:val="18"/>
                <w:szCs w:val="18"/>
              </w:rPr>
              <w:t xml:space="preserve">di impianti di climatizzazione invernale </w:t>
            </w:r>
            <w:r>
              <w:rPr>
                <w:sz w:val="18"/>
                <w:szCs w:val="18"/>
              </w:rPr>
              <w:t>con unità di microcogenerazione alimentate da fonti rinnovabili</w:t>
            </w:r>
          </w:p>
        </w:tc>
        <w:tc>
          <w:tcPr>
            <w:tcW w:w="2268" w:type="dxa"/>
            <w:vAlign w:val="center"/>
          </w:tcPr>
          <w:p w14:paraId="099DD34C" w14:textId="302D11E6" w:rsidR="00C64013" w:rsidRPr="00F00C99" w:rsidRDefault="00C64013" w:rsidP="00D834E3">
            <w:pPr>
              <w:contextualSpacing/>
              <w:jc w:val="both"/>
              <w:rPr>
                <w:sz w:val="18"/>
                <w:szCs w:val="18"/>
                <w:highlight w:val="cyan"/>
              </w:rPr>
            </w:pPr>
            <w:r w:rsidRPr="00F00C99">
              <w:rPr>
                <w:sz w:val="18"/>
                <w:szCs w:val="18"/>
                <w:highlight w:val="cyan"/>
              </w:rPr>
              <w:t>Art. 8, comma 1, lettera g)</w:t>
            </w:r>
          </w:p>
        </w:tc>
      </w:tr>
    </w:tbl>
    <w:p w14:paraId="234024E5" w14:textId="77777777" w:rsidR="006E5AC0" w:rsidRDefault="006E5AC0" w:rsidP="006E5AC0">
      <w:pPr>
        <w:jc w:val="both"/>
        <w:rPr>
          <w:sz w:val="18"/>
        </w:rPr>
      </w:pPr>
      <w:r w:rsidRPr="00255C2C">
        <w:rPr>
          <w:sz w:val="18"/>
        </w:rPr>
        <w:t xml:space="preserve">(*) La sigla </w:t>
      </w:r>
      <w:r>
        <w:rPr>
          <w:sz w:val="18"/>
        </w:rPr>
        <w:t>identifica</w:t>
      </w:r>
      <w:r w:rsidRPr="00255C2C">
        <w:rPr>
          <w:sz w:val="18"/>
        </w:rPr>
        <w:t xml:space="preserve"> sinteticamente la tipologia dell’intervento </w:t>
      </w:r>
      <w:r>
        <w:rPr>
          <w:sz w:val="18"/>
        </w:rPr>
        <w:t>ai fini de</w:t>
      </w:r>
      <w:r w:rsidRPr="00255C2C">
        <w:rPr>
          <w:sz w:val="18"/>
        </w:rPr>
        <w:t xml:space="preserve">lle comunicazioni tra </w:t>
      </w:r>
      <w:r>
        <w:rPr>
          <w:sz w:val="18"/>
        </w:rPr>
        <w:t xml:space="preserve">il </w:t>
      </w:r>
      <w:r w:rsidRPr="00255C2C">
        <w:rPr>
          <w:sz w:val="18"/>
        </w:rPr>
        <w:t xml:space="preserve">GSE e Soggetto Responsabile.  </w:t>
      </w:r>
    </w:p>
    <w:p w14:paraId="486F616D" w14:textId="78A87888" w:rsidR="00F75381" w:rsidDel="008B1DFF" w:rsidRDefault="00F76D46" w:rsidP="008B1DFF">
      <w:pPr>
        <w:spacing w:line="276" w:lineRule="auto"/>
        <w:jc w:val="both"/>
        <w:rPr>
          <w:del w:id="4745" w:author="Visone Rossana (GSE)" w:date="2025-09-09T10:54:00Z" w16du:dateUtc="2025-09-09T08:54:00Z"/>
          <w:rFonts w:ascii="Calibri" w:hAnsi="Calibri"/>
          <w:sz w:val="22"/>
          <w:szCs w:val="22"/>
        </w:rPr>
      </w:pPr>
      <w:commentRangeStart w:id="4746"/>
      <w:del w:id="4747" w:author="Visone Rossana (GSE)" w:date="2025-09-09T10:54:00Z" w16du:dateUtc="2025-09-09T08:54:00Z">
        <w:r w:rsidRPr="008B1DFF" w:rsidDel="00E608AB">
          <w:rPr>
            <w:rFonts w:ascii="Calibri" w:hAnsi="Calibri"/>
            <w:sz w:val="22"/>
            <w:szCs w:val="22"/>
            <w:rPrChange w:id="4748" w:author="Visone Rossana (GSE)" w:date="2025-09-09T14:34:00Z" w16du:dateUtc="2025-09-09T12:34:00Z">
              <w:rPr>
                <w:rFonts w:ascii="Calibri" w:hAnsi="Calibri"/>
              </w:rPr>
            </w:rPrChange>
          </w:rPr>
          <w:delText xml:space="preserve">Si riepilogano dei </w:delText>
        </w:r>
        <w:r w:rsidRPr="008B1DFF" w:rsidDel="00E608AB">
          <w:rPr>
            <w:rFonts w:ascii="Calibri" w:hAnsi="Calibri"/>
            <w:sz w:val="22"/>
            <w:szCs w:val="22"/>
            <w:highlight w:val="cyan"/>
            <w:rPrChange w:id="4749" w:author="Visone Rossana (GSE)" w:date="2025-09-09T14:34:00Z" w16du:dateUtc="2025-09-09T12:34:00Z">
              <w:rPr>
                <w:rFonts w:ascii="Calibri" w:hAnsi="Calibri"/>
                <w:highlight w:val="cyan"/>
              </w:rPr>
            </w:rPrChange>
          </w:rPr>
          <w:delText>macro</w:delText>
        </w:r>
        <w:r w:rsidR="00CC0F35" w:rsidRPr="008B1DFF" w:rsidDel="00E608AB">
          <w:rPr>
            <w:rFonts w:ascii="Calibri" w:hAnsi="Calibri"/>
            <w:sz w:val="22"/>
            <w:szCs w:val="22"/>
            <w:highlight w:val="cyan"/>
            <w:rPrChange w:id="4750" w:author="Visone Rossana (GSE)" w:date="2025-09-09T14:34:00Z" w16du:dateUtc="2025-09-09T12:34:00Z">
              <w:rPr>
                <w:rFonts w:ascii="Calibri" w:hAnsi="Calibri"/>
                <w:highlight w:val="cyan"/>
              </w:rPr>
            </w:rPrChange>
          </w:rPr>
          <w:delText xml:space="preserve"> </w:delText>
        </w:r>
        <w:r w:rsidR="00BD4A91" w:rsidRPr="008B1DFF" w:rsidDel="00E608AB">
          <w:rPr>
            <w:rFonts w:ascii="Calibri" w:hAnsi="Calibri"/>
            <w:sz w:val="22"/>
            <w:szCs w:val="22"/>
            <w:highlight w:val="cyan"/>
            <w:rPrChange w:id="4751" w:author="Visone Rossana (GSE)" w:date="2025-09-09T14:34:00Z" w16du:dateUtc="2025-09-09T12:34:00Z">
              <w:rPr>
                <w:rFonts w:ascii="Calibri" w:hAnsi="Calibri"/>
                <w:highlight w:val="cyan"/>
              </w:rPr>
            </w:rPrChange>
          </w:rPr>
          <w:delText>“pre</w:delText>
        </w:r>
        <w:r w:rsidRPr="008B1DFF" w:rsidDel="00E608AB">
          <w:rPr>
            <w:rFonts w:ascii="Calibri" w:hAnsi="Calibri"/>
            <w:sz w:val="22"/>
            <w:szCs w:val="22"/>
            <w:highlight w:val="cyan"/>
            <w:rPrChange w:id="4752" w:author="Visone Rossana (GSE)" w:date="2025-09-09T14:34:00Z" w16du:dateUtc="2025-09-09T12:34:00Z">
              <w:rPr>
                <w:rFonts w:ascii="Calibri" w:hAnsi="Calibri"/>
                <w:highlight w:val="cyan"/>
              </w:rPr>
            </w:rPrChange>
          </w:rPr>
          <w:delText>requisiti</w:delText>
        </w:r>
        <w:r w:rsidR="00BD4A91" w:rsidRPr="008B1DFF" w:rsidDel="00E608AB">
          <w:rPr>
            <w:rFonts w:ascii="Calibri" w:hAnsi="Calibri"/>
            <w:sz w:val="22"/>
            <w:szCs w:val="22"/>
            <w:highlight w:val="cyan"/>
            <w:rPrChange w:id="4753" w:author="Visone Rossana (GSE)" w:date="2025-09-09T14:34:00Z" w16du:dateUtc="2025-09-09T12:34:00Z">
              <w:rPr>
                <w:rFonts w:ascii="Calibri" w:hAnsi="Calibri"/>
                <w:highlight w:val="cyan"/>
              </w:rPr>
            </w:rPrChange>
          </w:rPr>
          <w:delText>”</w:delText>
        </w:r>
        <w:r w:rsidRPr="008B1DFF" w:rsidDel="00E608AB">
          <w:rPr>
            <w:rFonts w:ascii="Calibri" w:hAnsi="Calibri"/>
            <w:sz w:val="22"/>
            <w:szCs w:val="22"/>
            <w:rPrChange w:id="4754" w:author="Visone Rossana (GSE)" w:date="2025-09-09T14:34:00Z" w16du:dateUtc="2025-09-09T12:34:00Z">
              <w:rPr>
                <w:rFonts w:ascii="Calibri" w:hAnsi="Calibri"/>
              </w:rPr>
            </w:rPrChange>
          </w:rPr>
          <w:delText xml:space="preserve"> </w:delText>
        </w:r>
        <w:commentRangeEnd w:id="4746"/>
        <w:r w:rsidR="00BD4A91" w:rsidRPr="008B1DFF" w:rsidDel="00E608AB">
          <w:rPr>
            <w:rStyle w:val="Rimandocommento"/>
            <w:rFonts w:ascii="Calibri" w:hAnsi="Calibri"/>
            <w:sz w:val="22"/>
            <w:szCs w:val="22"/>
            <w:rPrChange w:id="4755" w:author="Visone Rossana (GSE)" w:date="2025-09-09T14:34:00Z" w16du:dateUtc="2025-09-09T12:34:00Z">
              <w:rPr>
                <w:rStyle w:val="Rimandocommento"/>
                <w:rFonts w:ascii="Calibri" w:hAnsi="Calibri"/>
                <w:sz w:val="24"/>
              </w:rPr>
            </w:rPrChange>
          </w:rPr>
          <w:commentReference w:id="4746"/>
        </w:r>
        <w:r w:rsidRPr="008B1DFF" w:rsidDel="00E608AB">
          <w:rPr>
            <w:rFonts w:ascii="Calibri" w:hAnsi="Calibri"/>
            <w:sz w:val="22"/>
            <w:szCs w:val="22"/>
            <w:rPrChange w:id="4756" w:author="Visone Rossana (GSE)" w:date="2025-09-09T14:34:00Z" w16du:dateUtc="2025-09-09T12:34:00Z">
              <w:rPr>
                <w:rFonts w:ascii="Calibri" w:hAnsi="Calibri"/>
              </w:rPr>
            </w:rPrChange>
          </w:rPr>
          <w:delText>di accesso al meccanismo incentivante, descritti puntualmente nei successivi paragrafi</w:delText>
        </w:r>
        <w:r w:rsidR="00F75381" w:rsidRPr="008B1DFF" w:rsidDel="00E608AB">
          <w:rPr>
            <w:rFonts w:ascii="Calibri" w:hAnsi="Calibri"/>
            <w:sz w:val="22"/>
            <w:szCs w:val="22"/>
            <w:rPrChange w:id="4757" w:author="Visone Rossana (GSE)" w:date="2025-09-09T14:34:00Z" w16du:dateUtc="2025-09-09T12:34:00Z">
              <w:rPr>
                <w:rFonts w:ascii="Calibri" w:hAnsi="Calibri"/>
              </w:rPr>
            </w:rPrChange>
          </w:rPr>
          <w:delText>:</w:delText>
        </w:r>
      </w:del>
    </w:p>
    <w:p w14:paraId="22969EB3" w14:textId="77777777" w:rsidR="008B1DFF" w:rsidRPr="008B1DFF" w:rsidRDefault="008B1DFF">
      <w:pPr>
        <w:spacing w:line="276" w:lineRule="auto"/>
        <w:jc w:val="both"/>
        <w:rPr>
          <w:ins w:id="4758" w:author="Visone Rossana (GSE)" w:date="2025-09-09T14:34:00Z" w16du:dateUtc="2025-09-09T12:34:00Z"/>
          <w:rFonts w:ascii="Calibri" w:hAnsi="Calibri"/>
          <w:sz w:val="22"/>
          <w:szCs w:val="22"/>
          <w:rPrChange w:id="4759" w:author="Visone Rossana (GSE)" w:date="2025-09-09T14:34:00Z" w16du:dateUtc="2025-09-09T12:34:00Z">
            <w:rPr>
              <w:ins w:id="4760" w:author="Visone Rossana (GSE)" w:date="2025-09-09T14:34:00Z" w16du:dateUtc="2025-09-09T12:34:00Z"/>
              <w:rFonts w:ascii="Calibri" w:hAnsi="Calibri"/>
            </w:rPr>
          </w:rPrChange>
        </w:rPr>
        <w:pPrChange w:id="4761" w:author="Visone Rossana (GSE)" w:date="2025-09-09T14:34:00Z" w16du:dateUtc="2025-09-09T12:34:00Z">
          <w:pPr>
            <w:jc w:val="both"/>
          </w:pPr>
        </w:pPrChange>
      </w:pPr>
    </w:p>
    <w:p w14:paraId="5D04A496" w14:textId="237F126F" w:rsidR="00F75381" w:rsidRPr="008B1DFF" w:rsidDel="00E608AB" w:rsidRDefault="00F76D46">
      <w:pPr>
        <w:pStyle w:val="Paragrafoelenco"/>
        <w:numPr>
          <w:ilvl w:val="0"/>
          <w:numId w:val="47"/>
        </w:numPr>
        <w:spacing w:line="276" w:lineRule="auto"/>
        <w:jc w:val="both"/>
        <w:rPr>
          <w:del w:id="4762" w:author="Visone Rossana (GSE)" w:date="2025-09-09T10:54:00Z" w16du:dateUtc="2025-09-09T08:54:00Z"/>
          <w:rFonts w:ascii="Calibri" w:hAnsi="Calibri"/>
          <w:sz w:val="22"/>
          <w:szCs w:val="22"/>
          <w:rPrChange w:id="4763" w:author="Visone Rossana (GSE)" w:date="2025-09-09T14:34:00Z" w16du:dateUtc="2025-09-09T12:34:00Z">
            <w:rPr>
              <w:del w:id="4764" w:author="Visone Rossana (GSE)" w:date="2025-09-09T10:54:00Z" w16du:dateUtc="2025-09-09T08:54:00Z"/>
              <w:rFonts w:ascii="Calibri" w:hAnsi="Calibri"/>
            </w:rPr>
          </w:rPrChange>
        </w:rPr>
        <w:pPrChange w:id="4765" w:author="Visone Rossana (GSE)" w:date="2025-09-09T14:34:00Z" w16du:dateUtc="2025-09-09T12:34:00Z">
          <w:pPr>
            <w:pStyle w:val="Paragrafoelenco"/>
            <w:numPr>
              <w:numId w:val="47"/>
            </w:numPr>
            <w:ind w:hanging="360"/>
            <w:jc w:val="both"/>
          </w:pPr>
        </w:pPrChange>
      </w:pPr>
      <w:del w:id="4766" w:author="Visone Rossana (GSE)" w:date="2025-09-09T10:54:00Z" w16du:dateUtc="2025-09-09T08:54:00Z">
        <w:r w:rsidRPr="008B1DFF" w:rsidDel="00E608AB">
          <w:rPr>
            <w:rFonts w:ascii="Calibri" w:hAnsi="Calibri"/>
            <w:sz w:val="22"/>
            <w:szCs w:val="22"/>
            <w:rPrChange w:id="4767" w:author="Visone Rossana (GSE)" w:date="2025-09-09T14:34:00Z" w16du:dateUtc="2025-09-09T12:34:00Z">
              <w:rPr>
                <w:rFonts w:ascii="Calibri" w:hAnsi="Calibri"/>
              </w:rPr>
            </w:rPrChange>
          </w:rPr>
          <w:delText>gli edifici oggetto degli interventi</w:delText>
        </w:r>
        <w:r w:rsidR="006E01DC" w:rsidRPr="008B1DFF" w:rsidDel="00E608AB">
          <w:rPr>
            <w:rFonts w:ascii="Calibri" w:hAnsi="Calibri"/>
            <w:sz w:val="22"/>
            <w:szCs w:val="22"/>
            <w:rPrChange w:id="4768" w:author="Visone Rossana (GSE)" w:date="2025-09-09T14:34:00Z" w16du:dateUtc="2025-09-09T12:34:00Z">
              <w:rPr>
                <w:rFonts w:ascii="Calibri" w:hAnsi="Calibri"/>
              </w:rPr>
            </w:rPrChange>
          </w:rPr>
          <w:delText xml:space="preserve"> (nel seguito: edifici esistenti)</w:delText>
        </w:r>
        <w:r w:rsidRPr="008B1DFF" w:rsidDel="00E608AB">
          <w:rPr>
            <w:rFonts w:ascii="Calibri" w:hAnsi="Calibri"/>
            <w:sz w:val="22"/>
            <w:szCs w:val="22"/>
            <w:rPrChange w:id="4769" w:author="Visone Rossana (GSE)" w:date="2025-09-09T14:34:00Z" w16du:dateUtc="2025-09-09T12:34:00Z">
              <w:rPr>
                <w:rFonts w:ascii="Calibri" w:hAnsi="Calibri"/>
              </w:rPr>
            </w:rPrChange>
          </w:rPr>
          <w:delText xml:space="preserve">, alla data di presentazione dell'istanza di incentivazione, </w:delText>
        </w:r>
        <w:r w:rsidR="00F75381" w:rsidRPr="008B1DFF" w:rsidDel="00E608AB">
          <w:rPr>
            <w:rFonts w:ascii="Calibri" w:hAnsi="Calibri"/>
            <w:sz w:val="22"/>
            <w:szCs w:val="22"/>
            <w:rPrChange w:id="4770" w:author="Visone Rossana (GSE)" w:date="2025-09-09T14:34:00Z" w16du:dateUtc="2025-09-09T12:34:00Z">
              <w:rPr>
                <w:rFonts w:ascii="Calibri" w:hAnsi="Calibri"/>
              </w:rPr>
            </w:rPrChange>
          </w:rPr>
          <w:delText xml:space="preserve">devono essere </w:delText>
        </w:r>
        <w:r w:rsidRPr="008B1DFF" w:rsidDel="00E608AB">
          <w:rPr>
            <w:rFonts w:ascii="Calibri" w:hAnsi="Calibri"/>
            <w:sz w:val="22"/>
            <w:szCs w:val="22"/>
            <w:rPrChange w:id="4771" w:author="Visone Rossana (GSE)" w:date="2025-09-09T14:34:00Z" w16du:dateUtc="2025-09-09T12:34:00Z">
              <w:rPr>
                <w:rFonts w:ascii="Calibri" w:hAnsi="Calibri"/>
              </w:rPr>
            </w:rPrChange>
          </w:rPr>
          <w:delText>iscritti al catasto edilizio urbano, con eccezione delle opere destinate alla difesa nazionale, ad esclusione degli edifici in costruzione (categoria F);</w:delText>
        </w:r>
      </w:del>
    </w:p>
    <w:p w14:paraId="087ED56D" w14:textId="35B161C5" w:rsidR="00F76D46" w:rsidRPr="008B1DFF" w:rsidDel="00E608AB" w:rsidRDefault="00F76D46">
      <w:pPr>
        <w:pStyle w:val="Paragrafoelenco"/>
        <w:numPr>
          <w:ilvl w:val="0"/>
          <w:numId w:val="47"/>
        </w:numPr>
        <w:spacing w:line="276" w:lineRule="auto"/>
        <w:jc w:val="both"/>
        <w:rPr>
          <w:del w:id="4772" w:author="Visone Rossana (GSE)" w:date="2025-09-09T10:54:00Z" w16du:dateUtc="2025-09-09T08:54:00Z"/>
          <w:rFonts w:ascii="Calibri" w:hAnsi="Calibri"/>
          <w:sz w:val="22"/>
          <w:szCs w:val="22"/>
          <w:rPrChange w:id="4773" w:author="Visone Rossana (GSE)" w:date="2025-09-09T14:34:00Z" w16du:dateUtc="2025-09-09T12:34:00Z">
            <w:rPr>
              <w:del w:id="4774" w:author="Visone Rossana (GSE)" w:date="2025-09-09T10:54:00Z" w16du:dateUtc="2025-09-09T08:54:00Z"/>
              <w:rFonts w:ascii="Calibri" w:hAnsi="Calibri"/>
            </w:rPr>
          </w:rPrChange>
        </w:rPr>
        <w:pPrChange w:id="4775" w:author="Visone Rossana (GSE)" w:date="2025-09-09T14:34:00Z" w16du:dateUtc="2025-09-09T12:34:00Z">
          <w:pPr>
            <w:pStyle w:val="Paragrafoelenco"/>
            <w:numPr>
              <w:numId w:val="47"/>
            </w:numPr>
            <w:ind w:hanging="360"/>
            <w:jc w:val="both"/>
          </w:pPr>
        </w:pPrChange>
      </w:pPr>
      <w:del w:id="4776" w:author="Visone Rossana (GSE)" w:date="2025-09-09T10:54:00Z" w16du:dateUtc="2025-09-09T08:54:00Z">
        <w:r w:rsidRPr="008B1DFF" w:rsidDel="00E608AB">
          <w:rPr>
            <w:rFonts w:ascii="Calibri" w:hAnsi="Calibri"/>
            <w:sz w:val="22"/>
            <w:szCs w:val="22"/>
            <w:rPrChange w:id="4777" w:author="Visone Rossana (GSE)" w:date="2025-09-09T14:34:00Z" w16du:dateUtc="2025-09-09T12:34:00Z">
              <w:rPr>
                <w:rFonts w:ascii="Calibri" w:hAnsi="Calibri"/>
              </w:rPr>
            </w:rPrChange>
          </w:rPr>
          <w:delText xml:space="preserve">gli edifici </w:delText>
        </w:r>
        <w:r w:rsidR="006E01DC" w:rsidRPr="008B1DFF" w:rsidDel="00E608AB">
          <w:rPr>
            <w:rFonts w:ascii="Calibri" w:hAnsi="Calibri"/>
            <w:sz w:val="22"/>
            <w:szCs w:val="22"/>
            <w:rPrChange w:id="4778" w:author="Visone Rossana (GSE)" w:date="2025-09-09T14:34:00Z" w16du:dateUtc="2025-09-09T12:34:00Z">
              <w:rPr>
                <w:rFonts w:ascii="Calibri" w:hAnsi="Calibri"/>
              </w:rPr>
            </w:rPrChange>
          </w:rPr>
          <w:delText xml:space="preserve">oggetto dell’intervento </w:delText>
        </w:r>
        <w:r w:rsidRPr="008B1DFF" w:rsidDel="00E608AB">
          <w:rPr>
            <w:rFonts w:ascii="Calibri" w:hAnsi="Calibri"/>
            <w:sz w:val="22"/>
            <w:szCs w:val="22"/>
            <w:rPrChange w:id="4779" w:author="Visone Rossana (GSE)" w:date="2025-09-09T14:34:00Z" w16du:dateUtc="2025-09-09T12:34:00Z">
              <w:rPr>
                <w:rFonts w:ascii="Calibri" w:hAnsi="Calibri"/>
              </w:rPr>
            </w:rPrChange>
          </w:rPr>
          <w:delText xml:space="preserve">devono essere dotati di un sistema di </w:delText>
        </w:r>
        <w:commentRangeStart w:id="4780"/>
        <w:r w:rsidRPr="008B1DFF" w:rsidDel="00E608AB">
          <w:rPr>
            <w:rFonts w:ascii="Calibri" w:hAnsi="Calibri"/>
            <w:sz w:val="22"/>
            <w:szCs w:val="22"/>
            <w:rPrChange w:id="4781" w:author="Visone Rossana (GSE)" w:date="2025-09-09T14:34:00Z" w16du:dateUtc="2025-09-09T12:34:00Z">
              <w:rPr>
                <w:rFonts w:ascii="Calibri" w:hAnsi="Calibri"/>
              </w:rPr>
            </w:rPrChange>
          </w:rPr>
          <w:delText>climatizzazione invernale</w:delText>
        </w:r>
        <w:commentRangeEnd w:id="4780"/>
        <w:r w:rsidRPr="008B1DFF" w:rsidDel="00E608AB">
          <w:rPr>
            <w:rStyle w:val="Rimandocommento"/>
            <w:rFonts w:ascii="Calibri" w:hAnsi="Calibri"/>
            <w:sz w:val="22"/>
            <w:szCs w:val="22"/>
            <w:rPrChange w:id="4782" w:author="Visone Rossana (GSE)" w:date="2025-09-09T14:34:00Z" w16du:dateUtc="2025-09-09T12:34:00Z">
              <w:rPr>
                <w:rStyle w:val="Rimandocommento"/>
                <w:rFonts w:ascii="Calibri" w:hAnsi="Calibri"/>
                <w:sz w:val="24"/>
              </w:rPr>
            </w:rPrChange>
          </w:rPr>
          <w:commentReference w:id="4780"/>
        </w:r>
        <w:r w:rsidRPr="008B1DFF" w:rsidDel="00E608AB">
          <w:rPr>
            <w:rFonts w:ascii="Calibri" w:hAnsi="Calibri"/>
            <w:sz w:val="22"/>
            <w:szCs w:val="22"/>
            <w:rPrChange w:id="4783" w:author="Visone Rossana (GSE)" w:date="2025-09-09T14:34:00Z" w16du:dateUtc="2025-09-09T12:34:00Z">
              <w:rPr>
                <w:rFonts w:ascii="Calibri" w:hAnsi="Calibri"/>
              </w:rPr>
            </w:rPrChange>
          </w:rPr>
          <w:delText>;</w:delText>
        </w:r>
      </w:del>
    </w:p>
    <w:p w14:paraId="2D73C26B" w14:textId="3F57B522" w:rsidR="00F76D46" w:rsidRPr="008B1DFF" w:rsidDel="00E608AB" w:rsidRDefault="00F76D46">
      <w:pPr>
        <w:pStyle w:val="Paragrafoelenco"/>
        <w:numPr>
          <w:ilvl w:val="0"/>
          <w:numId w:val="47"/>
        </w:numPr>
        <w:spacing w:line="276" w:lineRule="auto"/>
        <w:jc w:val="both"/>
        <w:rPr>
          <w:del w:id="4784" w:author="Visone Rossana (GSE)" w:date="2025-09-09T10:54:00Z" w16du:dateUtc="2025-09-09T08:54:00Z"/>
          <w:rFonts w:ascii="Calibri" w:hAnsi="Calibri"/>
          <w:sz w:val="22"/>
          <w:szCs w:val="22"/>
          <w:rPrChange w:id="4785" w:author="Visone Rossana (GSE)" w:date="2025-09-09T14:34:00Z" w16du:dateUtc="2025-09-09T12:34:00Z">
            <w:rPr>
              <w:del w:id="4786" w:author="Visone Rossana (GSE)" w:date="2025-09-09T10:54:00Z" w16du:dateUtc="2025-09-09T08:54:00Z"/>
              <w:rFonts w:ascii="Calibri" w:hAnsi="Calibri"/>
            </w:rPr>
          </w:rPrChange>
        </w:rPr>
        <w:pPrChange w:id="4787" w:author="Visone Rossana (GSE)" w:date="2025-09-09T14:34:00Z" w16du:dateUtc="2025-09-09T12:34:00Z">
          <w:pPr>
            <w:pStyle w:val="Paragrafoelenco"/>
            <w:numPr>
              <w:numId w:val="47"/>
            </w:numPr>
            <w:ind w:hanging="360"/>
            <w:jc w:val="both"/>
          </w:pPr>
        </w:pPrChange>
      </w:pPr>
      <w:del w:id="4788" w:author="Visone Rossana (GSE)" w:date="2025-09-09T10:54:00Z" w16du:dateUtc="2025-09-09T08:54:00Z">
        <w:r w:rsidRPr="008B1DFF" w:rsidDel="00E608AB">
          <w:rPr>
            <w:rFonts w:ascii="Calibri" w:hAnsi="Calibri"/>
            <w:sz w:val="22"/>
            <w:szCs w:val="22"/>
            <w:rPrChange w:id="4789" w:author="Visone Rossana (GSE)" w:date="2025-09-09T14:34:00Z" w16du:dateUtc="2025-09-09T12:34:00Z">
              <w:rPr>
                <w:rFonts w:ascii="Calibri" w:hAnsi="Calibri"/>
              </w:rPr>
            </w:rPrChange>
          </w:rPr>
          <w:delText>gli edifici oggetto degli interventi devono essere nella proprietà o disponibilità dei Soggetti Ammessi agli incentivi;</w:delText>
        </w:r>
      </w:del>
    </w:p>
    <w:p w14:paraId="1B532ACC" w14:textId="1C91E3C4" w:rsidR="00F76D46" w:rsidRPr="008B1DFF" w:rsidDel="00E608AB" w:rsidRDefault="00F76D46">
      <w:pPr>
        <w:pStyle w:val="Paragrafoelenco"/>
        <w:numPr>
          <w:ilvl w:val="0"/>
          <w:numId w:val="47"/>
        </w:numPr>
        <w:spacing w:line="276" w:lineRule="auto"/>
        <w:jc w:val="both"/>
        <w:rPr>
          <w:del w:id="4790" w:author="Visone Rossana (GSE)" w:date="2025-09-09T10:54:00Z" w16du:dateUtc="2025-09-09T08:54:00Z"/>
          <w:rFonts w:ascii="Calibri" w:hAnsi="Calibri"/>
          <w:sz w:val="22"/>
          <w:szCs w:val="22"/>
          <w:rPrChange w:id="4791" w:author="Visone Rossana (GSE)" w:date="2025-09-09T14:34:00Z" w16du:dateUtc="2025-09-09T12:34:00Z">
            <w:rPr>
              <w:del w:id="4792" w:author="Visone Rossana (GSE)" w:date="2025-09-09T10:54:00Z" w16du:dateUtc="2025-09-09T08:54:00Z"/>
              <w:rFonts w:ascii="Calibri" w:hAnsi="Calibri"/>
            </w:rPr>
          </w:rPrChange>
        </w:rPr>
        <w:pPrChange w:id="4793" w:author="Visone Rossana (GSE)" w:date="2025-09-09T14:34:00Z" w16du:dateUtc="2025-09-09T12:34:00Z">
          <w:pPr>
            <w:pStyle w:val="Paragrafoelenco"/>
            <w:numPr>
              <w:numId w:val="47"/>
            </w:numPr>
            <w:ind w:hanging="360"/>
            <w:jc w:val="both"/>
          </w:pPr>
        </w:pPrChange>
      </w:pPr>
      <w:del w:id="4794" w:author="Visone Rossana (GSE)" w:date="2025-09-09T10:54:00Z" w16du:dateUtc="2025-09-09T08:54:00Z">
        <w:r w:rsidRPr="008B1DFF" w:rsidDel="00E608AB">
          <w:rPr>
            <w:rFonts w:ascii="Calibri" w:hAnsi="Calibri"/>
            <w:sz w:val="22"/>
            <w:szCs w:val="22"/>
            <w:rPrChange w:id="4795" w:author="Visone Rossana (GSE)" w:date="2025-09-09T14:34:00Z" w16du:dateUtc="2025-09-09T12:34:00Z">
              <w:rPr>
                <w:rFonts w:ascii="Calibri" w:hAnsi="Calibri"/>
              </w:rPr>
            </w:rPrChange>
          </w:rPr>
          <w:delText xml:space="preserve">le spese per realizzazione degli interventi devono essere sostenute dai </w:delText>
        </w:r>
        <w:commentRangeStart w:id="4796"/>
        <w:r w:rsidRPr="008B1DFF" w:rsidDel="00E608AB">
          <w:rPr>
            <w:rFonts w:ascii="Calibri" w:hAnsi="Calibri"/>
            <w:sz w:val="22"/>
            <w:szCs w:val="22"/>
            <w:rPrChange w:id="4797" w:author="Visone Rossana (GSE)" w:date="2025-09-09T14:34:00Z" w16du:dateUtc="2025-09-09T12:34:00Z">
              <w:rPr>
                <w:rFonts w:ascii="Calibri" w:hAnsi="Calibri"/>
              </w:rPr>
            </w:rPrChange>
          </w:rPr>
          <w:delText xml:space="preserve">Soggetti Ammessi </w:delText>
        </w:r>
        <w:commentRangeEnd w:id="4796"/>
        <w:r w:rsidR="006E01DC" w:rsidRPr="008B1DFF" w:rsidDel="00E608AB">
          <w:rPr>
            <w:rStyle w:val="Rimandocommento"/>
            <w:rFonts w:ascii="Calibri" w:hAnsi="Calibri"/>
            <w:sz w:val="22"/>
            <w:szCs w:val="22"/>
            <w:rPrChange w:id="4798" w:author="Visone Rossana (GSE)" w:date="2025-09-09T14:34:00Z" w16du:dateUtc="2025-09-09T12:34:00Z">
              <w:rPr>
                <w:rStyle w:val="Rimandocommento"/>
                <w:rFonts w:ascii="Calibri" w:hAnsi="Calibri"/>
                <w:sz w:val="24"/>
              </w:rPr>
            </w:rPrChange>
          </w:rPr>
          <w:commentReference w:id="4796"/>
        </w:r>
        <w:r w:rsidRPr="008B1DFF" w:rsidDel="00E608AB">
          <w:rPr>
            <w:rFonts w:ascii="Calibri" w:hAnsi="Calibri"/>
            <w:sz w:val="22"/>
            <w:szCs w:val="22"/>
            <w:rPrChange w:id="4799" w:author="Visone Rossana (GSE)" w:date="2025-09-09T14:34:00Z" w16du:dateUtc="2025-09-09T12:34:00Z">
              <w:rPr>
                <w:rFonts w:ascii="Calibri" w:hAnsi="Calibri"/>
              </w:rPr>
            </w:rPrChange>
          </w:rPr>
          <w:delText>agli incentivi</w:delText>
        </w:r>
        <w:r w:rsidR="00BD4A91" w:rsidRPr="008B1DFF" w:rsidDel="00E608AB">
          <w:rPr>
            <w:rFonts w:ascii="Calibri" w:hAnsi="Calibri"/>
            <w:sz w:val="22"/>
            <w:szCs w:val="22"/>
            <w:rPrChange w:id="4800" w:author="Visone Rossana (GSE)" w:date="2025-09-09T14:34:00Z" w16du:dateUtc="2025-09-09T12:34:00Z">
              <w:rPr>
                <w:rFonts w:ascii="Calibri" w:hAnsi="Calibri"/>
              </w:rPr>
            </w:rPrChange>
          </w:rPr>
          <w:delText>;</w:delText>
        </w:r>
      </w:del>
    </w:p>
    <w:p w14:paraId="65ED7A28" w14:textId="39ECD67C" w:rsidR="00BD4A91" w:rsidRPr="008B1DFF" w:rsidDel="00E608AB" w:rsidRDefault="00BD4A91">
      <w:pPr>
        <w:pStyle w:val="Paragrafoelenco"/>
        <w:numPr>
          <w:ilvl w:val="0"/>
          <w:numId w:val="47"/>
        </w:numPr>
        <w:spacing w:line="276" w:lineRule="auto"/>
        <w:jc w:val="both"/>
        <w:rPr>
          <w:del w:id="4801" w:author="Visone Rossana (GSE)" w:date="2025-09-09T10:54:00Z" w16du:dateUtc="2025-09-09T08:54:00Z"/>
          <w:rFonts w:ascii="Calibri" w:hAnsi="Calibri"/>
          <w:sz w:val="22"/>
          <w:szCs w:val="22"/>
          <w:rPrChange w:id="4802" w:author="Visone Rossana (GSE)" w:date="2025-09-09T14:34:00Z" w16du:dateUtc="2025-09-09T12:34:00Z">
            <w:rPr>
              <w:del w:id="4803" w:author="Visone Rossana (GSE)" w:date="2025-09-09T10:54:00Z" w16du:dateUtc="2025-09-09T08:54:00Z"/>
              <w:rFonts w:ascii="Calibri" w:hAnsi="Calibri"/>
            </w:rPr>
          </w:rPrChange>
        </w:rPr>
        <w:pPrChange w:id="4804" w:author="Visone Rossana (GSE)" w:date="2025-09-09T14:34:00Z" w16du:dateUtc="2025-09-09T12:34:00Z">
          <w:pPr>
            <w:pStyle w:val="Paragrafoelenco"/>
            <w:numPr>
              <w:numId w:val="47"/>
            </w:numPr>
            <w:ind w:hanging="360"/>
            <w:jc w:val="both"/>
          </w:pPr>
        </w:pPrChange>
      </w:pPr>
      <w:del w:id="4805" w:author="Visone Rossana (GSE)" w:date="2025-09-09T10:54:00Z" w16du:dateUtc="2025-09-09T08:54:00Z">
        <w:r w:rsidRPr="008B1DFF" w:rsidDel="00E608AB">
          <w:rPr>
            <w:rFonts w:ascii="Calibri" w:hAnsi="Calibri"/>
            <w:sz w:val="22"/>
            <w:szCs w:val="22"/>
            <w:rPrChange w:id="4806" w:author="Visone Rossana (GSE)" w:date="2025-09-09T14:34:00Z" w16du:dateUtc="2025-09-09T12:34:00Z">
              <w:rPr>
                <w:rFonts w:ascii="Calibri" w:hAnsi="Calibri"/>
              </w:rPr>
            </w:rPrChange>
          </w:rPr>
          <w:delText>utilizzo esclusivamente di apparecchi e componenti di nuova costruzione o ricondizionati;</w:delText>
        </w:r>
      </w:del>
    </w:p>
    <w:p w14:paraId="007FC7B5" w14:textId="76E5670E" w:rsidR="00BD4A91" w:rsidRPr="008B1DFF" w:rsidDel="00E608AB" w:rsidRDefault="00BD4A91">
      <w:pPr>
        <w:pStyle w:val="Paragrafoelenco"/>
        <w:numPr>
          <w:ilvl w:val="0"/>
          <w:numId w:val="47"/>
        </w:numPr>
        <w:spacing w:line="276" w:lineRule="auto"/>
        <w:jc w:val="both"/>
        <w:rPr>
          <w:del w:id="4807" w:author="Visone Rossana (GSE)" w:date="2025-09-09T10:54:00Z" w16du:dateUtc="2025-09-09T08:54:00Z"/>
          <w:rFonts w:ascii="Calibri" w:hAnsi="Calibri"/>
          <w:sz w:val="22"/>
          <w:szCs w:val="22"/>
          <w:highlight w:val="yellow"/>
          <w:rPrChange w:id="4808" w:author="Visone Rossana (GSE)" w:date="2025-09-09T14:34:00Z" w16du:dateUtc="2025-09-09T12:34:00Z">
            <w:rPr>
              <w:del w:id="4809" w:author="Visone Rossana (GSE)" w:date="2025-09-09T10:54:00Z" w16du:dateUtc="2025-09-09T08:54:00Z"/>
              <w:rFonts w:ascii="Calibri" w:hAnsi="Calibri"/>
              <w:highlight w:val="yellow"/>
            </w:rPr>
          </w:rPrChange>
        </w:rPr>
        <w:pPrChange w:id="4810" w:author="Visone Rossana (GSE)" w:date="2025-09-09T14:34:00Z" w16du:dateUtc="2025-09-09T12:34:00Z">
          <w:pPr>
            <w:pStyle w:val="Paragrafoelenco"/>
            <w:numPr>
              <w:numId w:val="47"/>
            </w:numPr>
            <w:ind w:hanging="360"/>
            <w:jc w:val="both"/>
          </w:pPr>
        </w:pPrChange>
      </w:pPr>
      <w:del w:id="4811" w:author="Visone Rossana (GSE)" w:date="2025-09-09T10:54:00Z" w16du:dateUtc="2025-09-09T08:54:00Z">
        <w:r w:rsidRPr="008B1DFF" w:rsidDel="00E608AB">
          <w:rPr>
            <w:rFonts w:ascii="Calibri" w:hAnsi="Calibri"/>
            <w:sz w:val="22"/>
            <w:szCs w:val="22"/>
            <w:highlight w:val="yellow"/>
            <w:rPrChange w:id="4812" w:author="Visone Rossana (GSE)" w:date="2025-09-09T14:34:00Z" w16du:dateUtc="2025-09-09T12:34:00Z">
              <w:rPr>
                <w:rFonts w:ascii="Calibri" w:hAnsi="Calibri"/>
                <w:highlight w:val="yellow"/>
              </w:rPr>
            </w:rPrChange>
          </w:rPr>
          <w:delText xml:space="preserve">per gli interventi del Titolo I, </w:delText>
        </w:r>
      </w:del>
      <w:del w:id="4813" w:author="Visone Rossana (GSE)" w:date="2025-09-04T09:40:00Z" w16du:dateUtc="2025-09-04T07:40:00Z">
        <w:r w:rsidRPr="008B1DFF" w:rsidDel="00387DAF">
          <w:rPr>
            <w:rFonts w:ascii="Calibri" w:hAnsi="Calibri"/>
            <w:sz w:val="22"/>
            <w:szCs w:val="22"/>
            <w:highlight w:val="yellow"/>
            <w:rPrChange w:id="4814" w:author="Visone Rossana (GSE)" w:date="2025-09-09T14:34:00Z" w16du:dateUtc="2025-09-09T12:34:00Z">
              <w:rPr>
                <w:rFonts w:ascii="Calibri" w:hAnsi="Calibri"/>
                <w:highlight w:val="yellow"/>
              </w:rPr>
            </w:rPrChange>
          </w:rPr>
          <w:delText xml:space="preserve"> </w:delText>
        </w:r>
      </w:del>
      <w:del w:id="4815" w:author="Visone Rossana (GSE)" w:date="2025-09-09T10:54:00Z" w16du:dateUtc="2025-09-09T08:54:00Z">
        <w:r w:rsidRPr="008B1DFF" w:rsidDel="00E608AB">
          <w:rPr>
            <w:rFonts w:ascii="Calibri" w:hAnsi="Calibri"/>
            <w:sz w:val="22"/>
            <w:szCs w:val="22"/>
            <w:highlight w:val="yellow"/>
            <w:rPrChange w:id="4816" w:author="Visone Rossana (GSE)" w:date="2025-09-09T14:34:00Z" w16du:dateUtc="2025-09-09T12:34:00Z">
              <w:rPr>
                <w:rFonts w:ascii="Calibri" w:hAnsi="Calibri"/>
                <w:highlight w:val="yellow"/>
              </w:rPr>
            </w:rPrChange>
          </w:rPr>
          <w:delText>sostituzione dell’impianto presistente;</w:delText>
        </w:r>
      </w:del>
    </w:p>
    <w:p w14:paraId="2871EA34" w14:textId="661A17D6" w:rsidR="00BD4A91" w:rsidRPr="008B1DFF" w:rsidDel="00E608AB" w:rsidRDefault="00BD4A91">
      <w:pPr>
        <w:pStyle w:val="Paragrafoelenco"/>
        <w:numPr>
          <w:ilvl w:val="0"/>
          <w:numId w:val="47"/>
        </w:numPr>
        <w:spacing w:line="276" w:lineRule="auto"/>
        <w:jc w:val="both"/>
        <w:rPr>
          <w:del w:id="4817" w:author="Visone Rossana (GSE)" w:date="2025-09-09T10:54:00Z" w16du:dateUtc="2025-09-09T08:54:00Z"/>
          <w:rFonts w:ascii="Calibri" w:hAnsi="Calibri"/>
          <w:sz w:val="22"/>
          <w:szCs w:val="22"/>
          <w:rPrChange w:id="4818" w:author="Visone Rossana (GSE)" w:date="2025-09-09T14:34:00Z" w16du:dateUtc="2025-09-09T12:34:00Z">
            <w:rPr>
              <w:del w:id="4819" w:author="Visone Rossana (GSE)" w:date="2025-09-09T10:54:00Z" w16du:dateUtc="2025-09-09T08:54:00Z"/>
              <w:rFonts w:ascii="Calibri" w:hAnsi="Calibri"/>
            </w:rPr>
          </w:rPrChange>
        </w:rPr>
        <w:pPrChange w:id="4820" w:author="Visone Rossana (GSE)" w:date="2025-09-09T14:34:00Z" w16du:dateUtc="2025-09-09T12:34:00Z">
          <w:pPr>
            <w:pStyle w:val="Paragrafoelenco"/>
            <w:numPr>
              <w:numId w:val="47"/>
            </w:numPr>
            <w:ind w:hanging="360"/>
            <w:jc w:val="both"/>
          </w:pPr>
        </w:pPrChange>
      </w:pPr>
      <w:del w:id="4821" w:author="Visone Rossana (GSE)" w:date="2025-09-09T10:54:00Z" w16du:dateUtc="2025-09-09T08:54:00Z">
        <w:r w:rsidRPr="008B1DFF" w:rsidDel="00E608AB">
          <w:rPr>
            <w:rFonts w:ascii="Calibri" w:hAnsi="Calibri"/>
            <w:sz w:val="22"/>
            <w:szCs w:val="22"/>
            <w:rPrChange w:id="4822" w:author="Visone Rossana (GSE)" w:date="2025-09-09T14:34:00Z" w16du:dateUtc="2025-09-09T12:34:00Z">
              <w:rPr>
                <w:rFonts w:ascii="Calibri" w:hAnsi="Calibri"/>
              </w:rPr>
            </w:rPrChange>
          </w:rPr>
          <w:delText>gli interventi incentivati devono mantenere i requisiti che hanno consentito l'accesso agli incentivi durante il periodo di incentivazione e nei cinque anni successivi al periodo di erogazione degli incentivi, decorrenti dalla data di corresponsione dell’ultima rata.</w:delText>
        </w:r>
      </w:del>
    </w:p>
    <w:p w14:paraId="58C45C06" w14:textId="2B849697" w:rsidR="00F00C99" w:rsidRPr="008B1DFF" w:rsidRDefault="00F00C99">
      <w:pPr>
        <w:spacing w:line="276" w:lineRule="auto"/>
        <w:jc w:val="both"/>
        <w:rPr>
          <w:ins w:id="4823" w:author="Visone Rossana (GSE)" w:date="2025-09-09T14:34:00Z" w16du:dateUtc="2025-09-09T12:34:00Z"/>
          <w:rFonts w:ascii="Calibri" w:hAnsi="Calibri"/>
          <w:sz w:val="22"/>
          <w:szCs w:val="22"/>
          <w:rPrChange w:id="4824" w:author="Visone Rossana (GSE)" w:date="2025-09-09T14:34:00Z" w16du:dateUtc="2025-09-09T12:34:00Z">
            <w:rPr>
              <w:ins w:id="4825" w:author="Visone Rossana (GSE)" w:date="2025-09-09T14:34:00Z" w16du:dateUtc="2025-09-09T12:34:00Z"/>
              <w:rFonts w:ascii="Calibri" w:hAnsi="Calibri"/>
            </w:rPr>
          </w:rPrChange>
        </w:rPr>
        <w:pPrChange w:id="4826" w:author="Visone Rossana (GSE)" w:date="2025-09-09T14:34:00Z" w16du:dateUtc="2025-09-09T12:34:00Z">
          <w:pPr>
            <w:jc w:val="both"/>
          </w:pPr>
        </w:pPrChange>
      </w:pPr>
      <w:del w:id="4827" w:author="Santagata Fabiana (GSE)" w:date="2025-10-01T13:05:00Z">
        <w:r w:rsidRPr="008B1DFF">
          <w:rPr>
            <w:rFonts w:ascii="Calibri" w:hAnsi="Calibri"/>
            <w:sz w:val="22"/>
            <w:szCs w:val="22"/>
            <w:rPrChange w:id="4828" w:author="Visone Rossana (GSE)" w:date="2025-09-09T14:34:00Z" w16du:dateUtc="2025-09-09T12:34:00Z">
              <w:rPr>
                <w:rFonts w:ascii="Calibri" w:hAnsi="Calibri"/>
              </w:rPr>
            </w:rPrChange>
          </w:rPr>
          <w:delText xml:space="preserve">Infine, </w:delText>
        </w:r>
        <w:r w:rsidRPr="78C55A5B" w:rsidDel="00F00C99">
          <w:rPr>
            <w:rFonts w:ascii="Calibri" w:hAnsi="Calibri"/>
            <w:sz w:val="22"/>
            <w:szCs w:val="22"/>
            <w:rPrChange w:id="4829" w:author="Visone Rossana (GSE)" w:date="2025-09-09T14:34:00Z">
              <w:rPr>
                <w:rFonts w:ascii="Calibri" w:hAnsi="Calibri"/>
              </w:rPr>
            </w:rPrChange>
          </w:rPr>
          <w:delText>a</w:delText>
        </w:r>
      </w:del>
      <w:ins w:id="4830" w:author="Santagata Fabiana (GSE)" w:date="2025-10-13T09:04:00Z">
        <w:r w:rsidR="049A0677" w:rsidRPr="6491C0BE">
          <w:rPr>
            <w:rFonts w:ascii="Calibri" w:hAnsi="Calibri"/>
            <w:sz w:val="22"/>
            <w:szCs w:val="22"/>
          </w:rPr>
          <w:t xml:space="preserve">Si </w:t>
        </w:r>
        <w:r w:rsidR="7EC12DE1" w:rsidRPr="6491C0BE">
          <w:rPr>
            <w:rFonts w:ascii="Calibri" w:hAnsi="Calibri"/>
            <w:sz w:val="22"/>
            <w:szCs w:val="22"/>
          </w:rPr>
          <w:t xml:space="preserve">precisa </w:t>
        </w:r>
        <w:r w:rsidR="049A0677" w:rsidRPr="6491C0BE">
          <w:rPr>
            <w:rFonts w:ascii="Calibri" w:hAnsi="Calibri"/>
            <w:sz w:val="22"/>
            <w:szCs w:val="22"/>
          </w:rPr>
          <w:t xml:space="preserve">che </w:t>
        </w:r>
      </w:ins>
      <w:del w:id="4831" w:author="Santagata Fabiana (GSE)" w:date="2025-10-13T09:04:00Z">
        <w:r w:rsidRPr="6491C0BE" w:rsidDel="00F00C99">
          <w:rPr>
            <w:rFonts w:ascii="Calibri" w:hAnsi="Calibri"/>
            <w:sz w:val="22"/>
            <w:szCs w:val="22"/>
            <w:rPrChange w:id="4832" w:author="Visone Rossana (GSE)" w:date="2025-09-09T14:34:00Z">
              <w:rPr>
                <w:rFonts w:ascii="Calibri" w:hAnsi="Calibri"/>
              </w:rPr>
            </w:rPrChange>
          </w:rPr>
          <w:delText>i</w:delText>
        </w:r>
        <w:r w:rsidRPr="008B1DFF">
          <w:rPr>
            <w:rFonts w:ascii="Calibri" w:hAnsi="Calibri"/>
            <w:sz w:val="22"/>
            <w:szCs w:val="22"/>
            <w:rPrChange w:id="4833" w:author="Visone Rossana (GSE)" w:date="2025-09-09T14:34:00Z" w16du:dateUtc="2025-09-09T12:34:00Z">
              <w:rPr>
                <w:rFonts w:ascii="Calibri" w:hAnsi="Calibri"/>
              </w:rPr>
            </w:rPrChange>
          </w:rPr>
          <w:delText xml:space="preserve"> sensi del</w:delText>
        </w:r>
      </w:del>
      <w:r w:rsidRPr="008B1DFF">
        <w:rPr>
          <w:rFonts w:ascii="Calibri" w:hAnsi="Calibri"/>
          <w:sz w:val="22"/>
          <w:szCs w:val="22"/>
          <w:rPrChange w:id="4834" w:author="Visone Rossana (GSE)" w:date="2025-09-09T14:34:00Z" w16du:dateUtc="2025-09-09T12:34:00Z">
            <w:rPr>
              <w:rFonts w:ascii="Calibri" w:hAnsi="Calibri"/>
            </w:rPr>
          </w:rPrChange>
        </w:rPr>
        <w:t>l’art. 15, comma 6, del Decreto</w:t>
      </w:r>
      <w:del w:id="4835" w:author="Santagata Fabiana (GSE)" w:date="2025-10-13T09:04:00Z">
        <w:r w:rsidRPr="008B1DFF">
          <w:rPr>
            <w:rFonts w:ascii="Calibri" w:hAnsi="Calibri"/>
            <w:sz w:val="22"/>
            <w:szCs w:val="22"/>
            <w:rPrChange w:id="4836" w:author="Visone Rossana (GSE)" w:date="2025-09-09T14:34:00Z" w16du:dateUtc="2025-09-09T12:34:00Z">
              <w:rPr>
                <w:rFonts w:ascii="Calibri" w:hAnsi="Calibri"/>
              </w:rPr>
            </w:rPrChange>
          </w:rPr>
          <w:delText>, è</w:delText>
        </w:r>
      </w:del>
      <w:r w:rsidRPr="008B1DFF">
        <w:rPr>
          <w:rFonts w:ascii="Calibri" w:hAnsi="Calibri"/>
          <w:sz w:val="22"/>
          <w:szCs w:val="22"/>
          <w:rPrChange w:id="4837" w:author="Visone Rossana (GSE)" w:date="2025-09-09T14:34:00Z" w16du:dateUtc="2025-09-09T12:34:00Z">
            <w:rPr>
              <w:rFonts w:ascii="Calibri" w:hAnsi="Calibri"/>
            </w:rPr>
          </w:rPrChange>
        </w:rPr>
        <w:t xml:space="preserve"> prev</w:t>
      </w:r>
      <w:del w:id="4838" w:author="Santagata Fabiana (GSE)" w:date="2025-10-13T09:04:00Z">
        <w:r w:rsidRPr="008B1DFF">
          <w:rPr>
            <w:rFonts w:ascii="Calibri" w:hAnsi="Calibri"/>
            <w:sz w:val="22"/>
            <w:szCs w:val="22"/>
            <w:rPrChange w:id="4839" w:author="Visone Rossana (GSE)" w:date="2025-09-09T14:34:00Z" w16du:dateUtc="2025-09-09T12:34:00Z">
              <w:rPr>
                <w:rFonts w:ascii="Calibri" w:hAnsi="Calibri"/>
              </w:rPr>
            </w:rPrChange>
          </w:rPr>
          <w:delText>isto</w:delText>
        </w:r>
      </w:del>
      <w:ins w:id="4840" w:author="Santagata Fabiana (GSE)" w:date="2025-10-13T09:04:00Z">
        <w:r w:rsidR="2A809CE1" w:rsidRPr="6491C0BE">
          <w:rPr>
            <w:rFonts w:ascii="Calibri" w:hAnsi="Calibri"/>
            <w:sz w:val="22"/>
            <w:szCs w:val="22"/>
          </w:rPr>
          <w:t>ede</w:t>
        </w:r>
      </w:ins>
      <w:r w:rsidRPr="6491C0BE">
        <w:rPr>
          <w:rFonts w:ascii="Calibri" w:hAnsi="Calibri"/>
          <w:sz w:val="22"/>
          <w:szCs w:val="22"/>
          <w:rPrChange w:id="4841" w:author="Visone Rossana (GSE)" w:date="2025-09-09T14:34:00Z">
            <w:rPr>
              <w:rFonts w:ascii="Calibri" w:hAnsi="Calibri"/>
            </w:rPr>
          </w:rPrChange>
        </w:rPr>
        <w:t xml:space="preserve"> </w:t>
      </w:r>
      <w:ins w:id="4842" w:author="Santagata Fabiana (GSE)" w:date="2025-10-13T09:04:00Z">
        <w:r w:rsidR="7CC6B829" w:rsidRPr="6491C0BE">
          <w:rPr>
            <w:rFonts w:ascii="Calibri" w:hAnsi="Calibri"/>
            <w:sz w:val="22"/>
            <w:szCs w:val="22"/>
          </w:rPr>
          <w:t>in favore de</w:t>
        </w:r>
      </w:ins>
      <w:del w:id="4843" w:author="Santagata Fabiana (GSE)" w:date="2025-10-13T09:04:00Z">
        <w:r w:rsidRPr="6491C0BE" w:rsidDel="1A3B635B">
          <w:rPr>
            <w:rFonts w:ascii="Calibri" w:hAnsi="Calibri"/>
            <w:sz w:val="22"/>
            <w:szCs w:val="22"/>
            <w:rPrChange w:id="4844" w:author="Visone Rossana (GSE)" w:date="2025-09-09T14:34:00Z">
              <w:rPr>
                <w:rFonts w:ascii="Calibri" w:hAnsi="Calibri"/>
              </w:rPr>
            </w:rPrChange>
          </w:rPr>
          <w:delText xml:space="preserve">per </w:delText>
        </w:r>
      </w:del>
      <w:ins w:id="4845" w:author="Santagata Fabiana (GSE)" w:date="2025-10-13T09:04:00Z">
        <w:r w:rsidR="0A8B5518" w:rsidRPr="6491C0BE">
          <w:rPr>
            <w:rFonts w:ascii="Calibri" w:hAnsi="Calibri"/>
            <w:sz w:val="22"/>
            <w:szCs w:val="22"/>
          </w:rPr>
          <w:t>l</w:t>
        </w:r>
      </w:ins>
      <w:r w:rsidRPr="6491C0BE">
        <w:rPr>
          <w:rFonts w:ascii="Calibri" w:hAnsi="Calibri"/>
          <w:sz w:val="22"/>
          <w:szCs w:val="22"/>
          <w:rPrChange w:id="4846" w:author="Visone Rossana (GSE)" w:date="2025-09-09T14:34:00Z">
            <w:rPr>
              <w:rFonts w:ascii="Calibri" w:hAnsi="Calibri"/>
            </w:rPr>
          </w:rPrChange>
        </w:rPr>
        <w:t>le</w:t>
      </w:r>
      <w:r w:rsidRPr="008B1DFF">
        <w:rPr>
          <w:rFonts w:ascii="Calibri" w:hAnsi="Calibri"/>
          <w:sz w:val="22"/>
          <w:szCs w:val="22"/>
          <w:rPrChange w:id="4847" w:author="Visone Rossana (GSE)" w:date="2025-09-09T14:34:00Z" w16du:dateUtc="2025-09-09T12:34:00Z">
            <w:rPr>
              <w:rFonts w:ascii="Calibri" w:hAnsi="Calibri"/>
            </w:rPr>
          </w:rPrChange>
        </w:rPr>
        <w:t xml:space="preserve"> Pubbliche Amministrazioni </w:t>
      </w:r>
      <w:r w:rsidRPr="008B1DFF">
        <w:rPr>
          <w:rFonts w:ascii="Calibri" w:hAnsi="Calibri"/>
          <w:b/>
          <w:bCs/>
          <w:sz w:val="22"/>
          <w:szCs w:val="22"/>
          <w:rPrChange w:id="4848" w:author="Visone Rossana (GSE)" w:date="2025-09-09T14:34:00Z" w16du:dateUtc="2025-09-09T12:34:00Z">
            <w:rPr>
              <w:rFonts w:ascii="Calibri" w:hAnsi="Calibri"/>
              <w:b/>
              <w:bCs/>
            </w:rPr>
          </w:rPrChange>
        </w:rPr>
        <w:t>il riconoscimento di un contributo anticipato a copertura delle spese da sostenere per la redazione di una diagnosi energetica,</w:t>
      </w:r>
      <w:r w:rsidRPr="008B1DFF">
        <w:rPr>
          <w:rFonts w:ascii="Calibri" w:hAnsi="Calibri"/>
          <w:sz w:val="22"/>
          <w:szCs w:val="22"/>
          <w:rPrChange w:id="4849" w:author="Visone Rossana (GSE)" w:date="2025-09-09T14:34:00Z" w16du:dateUtc="2025-09-09T12:34:00Z">
            <w:rPr>
              <w:rFonts w:ascii="Calibri" w:hAnsi="Calibri"/>
            </w:rPr>
          </w:rPrChange>
        </w:rPr>
        <w:t xml:space="preserve"> eseguita ai sensi del D.lgs</w:t>
      </w:r>
      <w:r w:rsidR="68EF1EBF" w:rsidRPr="146F2289">
        <w:rPr>
          <w:rFonts w:ascii="Calibri" w:hAnsi="Calibri"/>
          <w:sz w:val="22"/>
          <w:szCs w:val="22"/>
        </w:rPr>
        <w:t>. n.</w:t>
      </w:r>
      <w:r w:rsidRPr="008B1DFF">
        <w:rPr>
          <w:rFonts w:ascii="Calibri" w:hAnsi="Calibri"/>
          <w:sz w:val="22"/>
          <w:szCs w:val="22"/>
          <w:rPrChange w:id="4850" w:author="Visone Rossana (GSE)" w:date="2025-09-09T14:34:00Z" w16du:dateUtc="2025-09-09T12:34:00Z">
            <w:rPr>
              <w:rFonts w:ascii="Calibri" w:hAnsi="Calibri"/>
            </w:rPr>
          </w:rPrChange>
        </w:rPr>
        <w:t xml:space="preserve"> 102/14, finalizzata alla realizzazione di almeno uno degli interventi individuati nel documento.</w:t>
      </w:r>
    </w:p>
    <w:p w14:paraId="04087A94" w14:textId="77777777" w:rsidR="008B1DFF" w:rsidRDefault="008B1DFF" w:rsidP="00F00C99">
      <w:pPr>
        <w:jc w:val="both"/>
        <w:rPr>
          <w:ins w:id="4851" w:author="Visone Rossana (GSE)" w:date="2025-09-04T09:35:00Z" w16du:dateUtc="2025-09-04T07:35:00Z"/>
          <w:rFonts w:ascii="Calibri" w:hAnsi="Calibri"/>
        </w:rPr>
      </w:pPr>
    </w:p>
    <w:p w14:paraId="6B9B8A34" w14:textId="0AF9937B" w:rsidR="00C21AD9" w:rsidRPr="00762B9E" w:rsidRDefault="00C21AD9" w:rsidP="00C21AD9">
      <w:pPr>
        <w:pStyle w:val="Didascalia"/>
        <w:ind w:left="142" w:right="140"/>
        <w:contextualSpacing/>
        <w:rPr>
          <w:ins w:id="4852" w:author="Visone Rossana (GSE)" w:date="2025-09-04T09:36:00Z" w16du:dateUtc="2025-09-04T07:36:00Z"/>
          <w:rFonts w:cs="Calibri"/>
        </w:rPr>
      </w:pPr>
      <w:ins w:id="4853" w:author="Visone Rossana (GSE)" w:date="2025-09-04T09:36:00Z" w16du:dateUtc="2025-09-04T07:36:00Z">
        <w:r>
          <w:t>Tabella</w:t>
        </w:r>
      </w:ins>
      <w:ins w:id="4854" w:author="Visone Rossana (GSE)" w:date="2025-09-04T09:39:00Z" w16du:dateUtc="2025-09-04T07:39:00Z">
        <w:r>
          <w:t xml:space="preserve"> 3</w:t>
        </w:r>
      </w:ins>
      <w:ins w:id="4855" w:author="Visone Rossana (GSE)" w:date="2025-09-04T09:36:00Z" w16du:dateUtc="2025-09-04T07:36:00Z">
        <w:r w:rsidRPr="00B6776E">
          <w:t xml:space="preserve"> </w:t>
        </w:r>
        <w:r>
          <w:t>–</w:t>
        </w:r>
        <w:r w:rsidRPr="00762B9E">
          <w:t xml:space="preserve"> </w:t>
        </w:r>
        <w:r>
          <w:t>Titolo</w:t>
        </w:r>
      </w:ins>
      <w:ins w:id="4856" w:author="Santagata Fabiana (GSE)" w:date="2025-10-13T09:06:00Z">
        <w:r w:rsidR="11A99204">
          <w:t xml:space="preserve"> IV</w:t>
        </w:r>
      </w:ins>
      <w:ins w:id="4857" w:author="Visone Rossana (GSE)" w:date="2025-09-04T09:36:00Z" w16du:dateUtc="2025-09-04T07:36:00Z">
        <w:r w:rsidRPr="00E04270">
          <w:t xml:space="preserve">: </w:t>
        </w:r>
        <w:r>
          <w:t xml:space="preserve"> D</w:t>
        </w:r>
      </w:ins>
      <w:ins w:id="4858" w:author="Visone Rossana (GSE)" w:date="2025-09-04T09:39:00Z" w16du:dateUtc="2025-09-04T07:39:00Z">
        <w:r>
          <w:t xml:space="preserve">iagnosi </w:t>
        </w:r>
      </w:ins>
      <w:ins w:id="4859" w:author="Visone Rossana (GSE)" w:date="2025-09-04T09:39:00Z">
        <w:r w:rsidR="0594772F">
          <w:t>ener</w:t>
        </w:r>
      </w:ins>
      <w:ins w:id="4860" w:author="Santagata Fabiana (GSE)" w:date="2025-10-13T09:03:00Z">
        <w:r w:rsidR="57BEAE94">
          <w:t>getica</w:t>
        </w:r>
      </w:ins>
      <w:ins w:id="4861" w:author="Visone Rossana (GSE)" w:date="2025-09-04T09:39:00Z">
        <w:del w:id="4862" w:author="Santagata Fabiana (GSE)" w:date="2025-10-13T09:05:00Z">
          <w:r w:rsidR="0594772F" w:rsidDel="0594772F">
            <w:delText>te</w:delText>
          </w:r>
        </w:del>
      </w:ins>
      <w:ins w:id="4863" w:author="Visone Rossana (GSE)" w:date="2025-09-04T09:36:00Z" w16du:dateUtc="2025-09-04T07:36:00Z">
        <w:r>
          <w:t xml:space="preserve"> anticipo </w:t>
        </w:r>
        <w:r w:rsidRPr="00E04270">
          <w:t>(</w:t>
        </w:r>
        <w:r>
          <w:t>Titolo I</w:t>
        </w:r>
      </w:ins>
      <w:ins w:id="4864" w:author="Visone Rossana (GSE)" w:date="2025-09-04T09:39:00Z" w16du:dateUtc="2025-09-04T07:39:00Z">
        <w:r>
          <w:t>V</w:t>
        </w:r>
      </w:ins>
      <w:ins w:id="4865" w:author="Visone Rossana (GSE)" w:date="2025-09-04T09:36:00Z" w16du:dateUtc="2025-09-04T07:36:00Z">
        <w:r w:rsidRPr="00F00C99">
          <w:rPr>
            <w:highlight w:val="cyan"/>
          </w:rPr>
          <w:t xml:space="preserve">- art. </w:t>
        </w:r>
      </w:ins>
      <w:ins w:id="4866" w:author="Visone Rossana (GSE)" w:date="2025-09-04T09:39:00Z" w16du:dateUtc="2025-09-04T07:39:00Z">
        <w:r>
          <w:rPr>
            <w:highlight w:val="cyan"/>
          </w:rPr>
          <w:t>15</w:t>
        </w:r>
      </w:ins>
      <w:ins w:id="4867" w:author="Visone Rossana (GSE)" w:date="2025-09-04T09:36:00Z" w16du:dateUtc="2025-09-04T07:36:00Z">
        <w:r w:rsidRPr="00F00C99">
          <w:rPr>
            <w:highlight w:val="cyan"/>
          </w:rPr>
          <w:t xml:space="preserve">, comma </w:t>
        </w:r>
      </w:ins>
      <w:ins w:id="4868" w:author="Visone Rossana (GSE)" w:date="2025-09-04T09:39:00Z" w16du:dateUtc="2025-09-04T07:39:00Z">
        <w:r>
          <w:rPr>
            <w:highlight w:val="cyan"/>
          </w:rPr>
          <w:t>6</w:t>
        </w:r>
      </w:ins>
      <w:ins w:id="4869" w:author="Visone Rossana (GSE)" w:date="2025-09-04T09:36:00Z" w16du:dateUtc="2025-09-04T07:36:00Z">
        <w:r w:rsidRPr="00F00C99">
          <w:rPr>
            <w:highlight w:val="cyan"/>
          </w:rPr>
          <w:t>)</w:t>
        </w:r>
      </w:ins>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850"/>
        <w:gridCol w:w="4820"/>
        <w:gridCol w:w="2268"/>
      </w:tblGrid>
      <w:tr w:rsidR="00C21AD9" w:rsidRPr="004174E1" w14:paraId="3FAB0E88" w14:textId="77777777" w:rsidTr="3149771E">
        <w:trPr>
          <w:trHeight w:val="690"/>
          <w:jc w:val="center"/>
          <w:ins w:id="4870" w:author="Visone Rossana (GSE)" w:date="2025-09-04T09:36:00Z"/>
        </w:trPr>
        <w:tc>
          <w:tcPr>
            <w:tcW w:w="1526" w:type="dxa"/>
            <w:shd w:val="clear" w:color="auto" w:fill="D9D9D9" w:themeFill="background1" w:themeFillShade="D9"/>
            <w:vAlign w:val="center"/>
          </w:tcPr>
          <w:p w14:paraId="4911DE08" w14:textId="77777777" w:rsidR="00C21AD9" w:rsidRDefault="00C21AD9">
            <w:pPr>
              <w:spacing w:before="60" w:after="60"/>
              <w:jc w:val="both"/>
              <w:rPr>
                <w:ins w:id="4871" w:author="Visone Rossana (GSE)" w:date="2025-09-04T09:36:00Z" w16du:dateUtc="2025-09-04T07:36:00Z"/>
                <w:b/>
                <w:sz w:val="18"/>
                <w:szCs w:val="18"/>
              </w:rPr>
            </w:pPr>
            <w:ins w:id="4872" w:author="Visone Rossana (GSE)" w:date="2025-09-04T09:36:00Z" w16du:dateUtc="2025-09-04T07:36:00Z">
              <w:r w:rsidRPr="00944A92">
                <w:rPr>
                  <w:b/>
                  <w:sz w:val="18"/>
                  <w:szCs w:val="18"/>
                </w:rPr>
                <w:t>Categoria</w:t>
              </w:r>
            </w:ins>
          </w:p>
        </w:tc>
        <w:tc>
          <w:tcPr>
            <w:tcW w:w="850" w:type="dxa"/>
            <w:shd w:val="clear" w:color="auto" w:fill="D9D9D9" w:themeFill="background1" w:themeFillShade="D9"/>
            <w:vAlign w:val="center"/>
          </w:tcPr>
          <w:p w14:paraId="4D7FBD89" w14:textId="4885175F" w:rsidR="00C21AD9" w:rsidRPr="004174E1" w:rsidRDefault="00C21AD9">
            <w:pPr>
              <w:spacing w:before="60" w:after="60"/>
              <w:jc w:val="center"/>
              <w:rPr>
                <w:ins w:id="4873" w:author="Visone Rossana (GSE)" w:date="2025-09-04T09:36:00Z" w16du:dateUtc="2025-09-04T07:36:00Z"/>
                <w:b/>
                <w:sz w:val="18"/>
                <w:szCs w:val="18"/>
              </w:rPr>
            </w:pPr>
            <w:ins w:id="4874" w:author="Visone Rossana (GSE)" w:date="2025-09-04T09:36:00Z" w16du:dateUtc="2025-09-04T07:36:00Z">
              <w:r>
                <w:rPr>
                  <w:b/>
                  <w:sz w:val="18"/>
                  <w:szCs w:val="18"/>
                </w:rPr>
                <w:t xml:space="preserve">Sigla </w:t>
              </w:r>
            </w:ins>
          </w:p>
        </w:tc>
        <w:tc>
          <w:tcPr>
            <w:tcW w:w="4820" w:type="dxa"/>
            <w:shd w:val="clear" w:color="auto" w:fill="D9D9D9" w:themeFill="background1" w:themeFillShade="D9"/>
            <w:vAlign w:val="center"/>
          </w:tcPr>
          <w:p w14:paraId="38970870" w14:textId="77777777" w:rsidR="00C21AD9" w:rsidRPr="004174E1" w:rsidRDefault="00C21AD9">
            <w:pPr>
              <w:spacing w:before="60" w:after="60"/>
              <w:jc w:val="center"/>
              <w:rPr>
                <w:ins w:id="4875" w:author="Visone Rossana (GSE)" w:date="2025-09-04T09:36:00Z" w16du:dateUtc="2025-09-04T07:36:00Z"/>
                <w:b/>
                <w:sz w:val="18"/>
                <w:szCs w:val="18"/>
              </w:rPr>
            </w:pPr>
            <w:ins w:id="4876" w:author="Visone Rossana (GSE)" w:date="2025-09-04T09:36:00Z" w16du:dateUtc="2025-09-04T07:36:00Z">
              <w:r w:rsidRPr="004174E1">
                <w:rPr>
                  <w:b/>
                  <w:sz w:val="18"/>
                  <w:szCs w:val="18"/>
                </w:rPr>
                <w:t>Tipologia di intervento</w:t>
              </w:r>
            </w:ins>
          </w:p>
        </w:tc>
        <w:tc>
          <w:tcPr>
            <w:tcW w:w="2268" w:type="dxa"/>
            <w:shd w:val="clear" w:color="auto" w:fill="D9D9D9" w:themeFill="background1" w:themeFillShade="D9"/>
            <w:vAlign w:val="center"/>
          </w:tcPr>
          <w:p w14:paraId="152B7819" w14:textId="77777777" w:rsidR="00C21AD9" w:rsidRPr="004174E1" w:rsidRDefault="00C21AD9">
            <w:pPr>
              <w:spacing w:before="60" w:after="60"/>
              <w:jc w:val="center"/>
              <w:rPr>
                <w:ins w:id="4877" w:author="Visone Rossana (GSE)" w:date="2025-09-04T09:36:00Z" w16du:dateUtc="2025-09-04T07:36:00Z"/>
                <w:b/>
                <w:sz w:val="18"/>
                <w:szCs w:val="18"/>
              </w:rPr>
            </w:pPr>
            <w:ins w:id="4878" w:author="Visone Rossana (GSE)" w:date="2025-09-04T09:36:00Z" w16du:dateUtc="2025-09-04T07:36:00Z">
              <w:r>
                <w:rPr>
                  <w:b/>
                  <w:sz w:val="18"/>
                  <w:szCs w:val="18"/>
                </w:rPr>
                <w:t xml:space="preserve">Riferimenti </w:t>
              </w:r>
              <w:r w:rsidRPr="004174E1">
                <w:rPr>
                  <w:b/>
                  <w:sz w:val="18"/>
                  <w:szCs w:val="18"/>
                </w:rPr>
                <w:t>Decreto</w:t>
              </w:r>
            </w:ins>
          </w:p>
        </w:tc>
      </w:tr>
      <w:tr w:rsidR="00C21AD9" w:rsidRPr="004174E1" w14:paraId="63D3996E" w14:textId="77777777" w:rsidTr="3149771E">
        <w:trPr>
          <w:trHeight w:val="374"/>
          <w:jc w:val="center"/>
          <w:ins w:id="4879" w:author="Visone Rossana (GSE)" w:date="2025-09-04T09:36:00Z"/>
        </w:trPr>
        <w:tc>
          <w:tcPr>
            <w:tcW w:w="1526" w:type="dxa"/>
            <w:vAlign w:val="center"/>
          </w:tcPr>
          <w:p w14:paraId="20593AC5" w14:textId="3156AB04" w:rsidR="00C21AD9" w:rsidRDefault="00C21AD9">
            <w:pPr>
              <w:ind w:left="231" w:hanging="231"/>
              <w:contextualSpacing/>
              <w:jc w:val="both"/>
              <w:rPr>
                <w:ins w:id="4880" w:author="Visone Rossana (GSE)" w:date="2025-09-04T09:36:00Z" w16du:dateUtc="2025-09-04T07:36:00Z"/>
                <w:b/>
                <w:sz w:val="18"/>
                <w:szCs w:val="18"/>
              </w:rPr>
            </w:pPr>
            <w:ins w:id="4881" w:author="Visone Rossana (GSE)" w:date="2025-09-04T09:36:00Z" w16du:dateUtc="2025-09-04T07:36:00Z">
              <w:r>
                <w:rPr>
                  <w:b/>
                  <w:sz w:val="18"/>
                  <w:szCs w:val="18"/>
                </w:rPr>
                <w:t xml:space="preserve">Titolo </w:t>
              </w:r>
            </w:ins>
            <w:ins w:id="4882" w:author="Visone Rossana (GSE)" w:date="2025-09-04T09:38:00Z" w16du:dateUtc="2025-09-04T07:38:00Z">
              <w:r>
                <w:rPr>
                  <w:b/>
                  <w:sz w:val="18"/>
                  <w:szCs w:val="18"/>
                </w:rPr>
                <w:t>IV</w:t>
              </w:r>
            </w:ins>
            <w:ins w:id="4883" w:author="Visone Rossana (GSE)" w:date="2025-09-04T09:36:00Z" w16du:dateUtc="2025-09-04T07:36:00Z">
              <w:r>
                <w:rPr>
                  <w:sz w:val="18"/>
                  <w:szCs w:val="18"/>
                </w:rPr>
                <w:t xml:space="preserve"> -</w:t>
              </w:r>
              <w:r w:rsidRPr="003370C1">
                <w:rPr>
                  <w:sz w:val="18"/>
                  <w:szCs w:val="18"/>
                </w:rPr>
                <w:t xml:space="preserve"> </w:t>
              </w:r>
            </w:ins>
          </w:p>
        </w:tc>
        <w:tc>
          <w:tcPr>
            <w:tcW w:w="850" w:type="dxa"/>
            <w:vAlign w:val="center"/>
          </w:tcPr>
          <w:p w14:paraId="1A30565C" w14:textId="1F24FD67" w:rsidR="00C21AD9" w:rsidRPr="00C21AD9" w:rsidRDefault="00C21AD9">
            <w:pPr>
              <w:contextualSpacing/>
              <w:jc w:val="center"/>
              <w:rPr>
                <w:ins w:id="4884" w:author="Visone Rossana (GSE)" w:date="2025-09-04T09:36:00Z" w16du:dateUtc="2025-09-04T07:36:00Z"/>
                <w:b/>
                <w:bCs/>
                <w:sz w:val="18"/>
                <w:szCs w:val="18"/>
                <w:rPrChange w:id="4885" w:author="Visone Rossana (GSE)" w:date="2025-09-04T09:36:00Z" w16du:dateUtc="2025-09-04T07:36:00Z">
                  <w:rPr>
                    <w:ins w:id="4886" w:author="Visone Rossana (GSE)" w:date="2025-09-04T09:36:00Z" w16du:dateUtc="2025-09-04T07:36:00Z"/>
                    <w:sz w:val="18"/>
                    <w:szCs w:val="18"/>
                  </w:rPr>
                </w:rPrChange>
              </w:rPr>
            </w:pPr>
            <w:ins w:id="4887" w:author="Visone Rossana (GSE)" w:date="2025-09-04T09:36:00Z" w16du:dateUtc="2025-09-04T07:36:00Z">
              <w:r w:rsidRPr="00C21AD9">
                <w:rPr>
                  <w:b/>
                  <w:bCs/>
                  <w:sz w:val="18"/>
                  <w:szCs w:val="18"/>
                  <w:rPrChange w:id="4888" w:author="Visone Rossana (GSE)" w:date="2025-09-04T09:36:00Z" w16du:dateUtc="2025-09-04T07:36:00Z">
                    <w:rPr>
                      <w:sz w:val="18"/>
                      <w:szCs w:val="18"/>
                    </w:rPr>
                  </w:rPrChange>
                </w:rPr>
                <w:t xml:space="preserve">DE </w:t>
              </w:r>
            </w:ins>
          </w:p>
        </w:tc>
        <w:tc>
          <w:tcPr>
            <w:tcW w:w="4820" w:type="dxa"/>
            <w:vAlign w:val="center"/>
          </w:tcPr>
          <w:p w14:paraId="4B6DC324" w14:textId="18CD861B" w:rsidR="00C21AD9" w:rsidRPr="00C21AD9" w:rsidRDefault="00C21AD9">
            <w:pPr>
              <w:contextualSpacing/>
              <w:jc w:val="both"/>
              <w:rPr>
                <w:ins w:id="4889" w:author="Visone Rossana (GSE)" w:date="2025-09-04T09:36:00Z" w16du:dateUtc="2025-09-04T07:36:00Z"/>
                <w:rFonts w:cstheme="minorBidi"/>
                <w:sz w:val="18"/>
                <w:szCs w:val="18"/>
                <w:rPrChange w:id="4890" w:author="Visone Rossana (GSE)" w:date="2025-09-04T09:39:00Z" w16du:dateUtc="2025-09-04T07:39:00Z">
                  <w:rPr>
                    <w:ins w:id="4891" w:author="Visone Rossana (GSE)" w:date="2025-09-04T09:36:00Z" w16du:dateUtc="2025-09-04T07:36:00Z"/>
                    <w:rFonts w:cs="Calibri"/>
                    <w:sz w:val="18"/>
                    <w:szCs w:val="18"/>
                    <w:vertAlign w:val="subscript"/>
                  </w:rPr>
                </w:rPrChange>
              </w:rPr>
            </w:pPr>
            <w:ins w:id="4892" w:author="Visone Rossana (GSE)" w:date="2025-09-04T09:36:00Z" w16du:dateUtc="2025-09-04T07:36:00Z">
              <w:r w:rsidRPr="00C21AD9">
                <w:rPr>
                  <w:rFonts w:cstheme="minorBidi"/>
                  <w:sz w:val="18"/>
                  <w:szCs w:val="18"/>
                  <w:rPrChange w:id="4893" w:author="Visone Rossana (GSE)" w:date="2025-09-04T09:39:00Z" w16du:dateUtc="2025-09-04T07:39:00Z">
                    <w:rPr>
                      <w:rFonts w:cs="Calibri"/>
                      <w:sz w:val="18"/>
                      <w:szCs w:val="18"/>
                      <w:vertAlign w:val="subscript"/>
                    </w:rPr>
                  </w:rPrChange>
                </w:rPr>
                <w:t xml:space="preserve">Contributo anticipato </w:t>
              </w:r>
            </w:ins>
            <w:ins w:id="4894" w:author="Visone Rossana (GSE)" w:date="2025-09-04T09:37:00Z" w16du:dateUtc="2025-09-04T07:37:00Z">
              <w:r w:rsidRPr="00C21AD9">
                <w:rPr>
                  <w:rFonts w:cstheme="minorBidi"/>
                  <w:sz w:val="18"/>
                  <w:szCs w:val="18"/>
                  <w:rPrChange w:id="4895" w:author="Visone Rossana (GSE)" w:date="2025-09-04T09:39:00Z" w16du:dateUtc="2025-09-04T07:39:00Z">
                    <w:rPr>
                      <w:rFonts w:cs="Calibri"/>
                      <w:sz w:val="18"/>
                      <w:szCs w:val="18"/>
                      <w:vertAlign w:val="subscript"/>
                    </w:rPr>
                  </w:rPrChange>
                </w:rPr>
                <w:t xml:space="preserve">per la redazione della </w:t>
              </w:r>
            </w:ins>
            <w:ins w:id="4896" w:author="Visone Rossana (GSE)" w:date="2025-09-04T09:36:00Z" w16du:dateUtc="2025-09-04T07:36:00Z">
              <w:r w:rsidRPr="00C21AD9">
                <w:rPr>
                  <w:rFonts w:cstheme="minorBidi"/>
                  <w:sz w:val="18"/>
                  <w:szCs w:val="18"/>
                  <w:rPrChange w:id="4897" w:author="Visone Rossana (GSE)" w:date="2025-09-04T09:39:00Z" w16du:dateUtc="2025-09-04T07:39:00Z">
                    <w:rPr>
                      <w:rFonts w:cs="Calibri"/>
                      <w:sz w:val="18"/>
                      <w:szCs w:val="18"/>
                      <w:vertAlign w:val="subscript"/>
                    </w:rPr>
                  </w:rPrChange>
                </w:rPr>
                <w:t>D</w:t>
              </w:r>
            </w:ins>
            <w:ins w:id="4898" w:author="Visone Rossana (GSE)" w:date="2025-09-04T09:37:00Z" w16du:dateUtc="2025-09-04T07:37:00Z">
              <w:r w:rsidRPr="00C21AD9">
                <w:rPr>
                  <w:rFonts w:cstheme="minorBidi"/>
                  <w:sz w:val="18"/>
                  <w:szCs w:val="18"/>
                  <w:rPrChange w:id="4899" w:author="Visone Rossana (GSE)" w:date="2025-09-04T09:39:00Z" w16du:dateUtc="2025-09-04T07:39:00Z">
                    <w:rPr>
                      <w:rFonts w:cs="Calibri"/>
                      <w:sz w:val="18"/>
                      <w:szCs w:val="18"/>
                      <w:vertAlign w:val="subscript"/>
                    </w:rPr>
                  </w:rPrChange>
                </w:rPr>
                <w:t xml:space="preserve">iagnosi energetica propedeutica alla realizzazione di interventi di efficienza </w:t>
              </w:r>
            </w:ins>
            <w:ins w:id="4900" w:author="Visone Rossana (GSE)" w:date="2025-09-04T09:38:00Z" w16du:dateUtc="2025-09-04T07:38:00Z">
              <w:r w:rsidRPr="00C21AD9">
                <w:rPr>
                  <w:rFonts w:cstheme="minorBidi"/>
                  <w:sz w:val="18"/>
                  <w:szCs w:val="18"/>
                  <w:rPrChange w:id="4901" w:author="Visone Rossana (GSE)" w:date="2025-09-04T09:39:00Z" w16du:dateUtc="2025-09-04T07:39:00Z">
                    <w:rPr>
                      <w:rFonts w:cs="Calibri"/>
                      <w:sz w:val="18"/>
                      <w:szCs w:val="18"/>
                      <w:vertAlign w:val="subscript"/>
                    </w:rPr>
                  </w:rPrChange>
                </w:rPr>
                <w:t>energetica e/o produzione da fonti rinnovabili</w:t>
              </w:r>
            </w:ins>
          </w:p>
        </w:tc>
        <w:tc>
          <w:tcPr>
            <w:tcW w:w="2268" w:type="dxa"/>
            <w:vAlign w:val="center"/>
          </w:tcPr>
          <w:p w14:paraId="4CE40D00" w14:textId="59B19C79" w:rsidR="00C21AD9" w:rsidRPr="00F00C99" w:rsidRDefault="00C21AD9">
            <w:pPr>
              <w:contextualSpacing/>
              <w:jc w:val="both"/>
              <w:rPr>
                <w:ins w:id="4902" w:author="Visone Rossana (GSE)" w:date="2025-09-04T09:36:00Z" w16du:dateUtc="2025-09-04T07:36:00Z"/>
                <w:sz w:val="18"/>
                <w:szCs w:val="18"/>
                <w:highlight w:val="cyan"/>
              </w:rPr>
            </w:pPr>
            <w:ins w:id="4903" w:author="Visone Rossana (GSE)" w:date="2025-09-04T09:36:00Z" w16du:dateUtc="2025-09-04T07:36:00Z">
              <w:r w:rsidRPr="00F00C99">
                <w:rPr>
                  <w:sz w:val="18"/>
                  <w:szCs w:val="18"/>
                  <w:highlight w:val="cyan"/>
                </w:rPr>
                <w:t xml:space="preserve">Art. </w:t>
              </w:r>
            </w:ins>
            <w:ins w:id="4904" w:author="Visone Rossana (GSE)" w:date="2025-09-04T09:37:00Z" w16du:dateUtc="2025-09-04T07:37:00Z">
              <w:r>
                <w:rPr>
                  <w:sz w:val="18"/>
                  <w:szCs w:val="18"/>
                  <w:highlight w:val="cyan"/>
                </w:rPr>
                <w:t>15, comma 6</w:t>
              </w:r>
            </w:ins>
          </w:p>
        </w:tc>
      </w:tr>
    </w:tbl>
    <w:p w14:paraId="5D0492B2" w14:textId="77777777" w:rsidR="00C21AD9" w:rsidRDefault="00C21AD9" w:rsidP="00F00C99">
      <w:pPr>
        <w:jc w:val="both"/>
        <w:rPr>
          <w:ins w:id="4905" w:author="Visone Rossana (GSE)" w:date="2025-09-09T10:55:00Z" w16du:dateUtc="2025-09-09T08:55:00Z"/>
          <w:rFonts w:ascii="Calibri" w:hAnsi="Calibri"/>
        </w:rPr>
      </w:pPr>
    </w:p>
    <w:p w14:paraId="623CD5C3" w14:textId="66A15BBE" w:rsidR="00E608AB" w:rsidRPr="00A81A97" w:rsidRDefault="00E608AB">
      <w:pPr>
        <w:pStyle w:val="TITOLO1-REG"/>
        <w:numPr>
          <w:ilvl w:val="0"/>
          <w:numId w:val="289"/>
        </w:numPr>
        <w:rPr>
          <w:ins w:id="4906" w:author="Visone Rossana (GSE)" w:date="2025-09-09T10:55:00Z" w16du:dateUtc="2025-09-09T08:55:00Z"/>
        </w:rPr>
        <w:pPrChange w:id="4907" w:author="Visone Rossana (GSE)" w:date="2025-09-17T17:32:00Z" w16du:dateUtc="2025-09-17T15:32:00Z">
          <w:pPr>
            <w:pStyle w:val="TITOLO1-REG"/>
          </w:pPr>
        </w:pPrChange>
      </w:pPr>
      <w:bookmarkStart w:id="4908" w:name="_Toc212462248"/>
      <w:ins w:id="4909" w:author="Visone Rossana (GSE)" w:date="2025-09-09T10:55:00Z" w16du:dateUtc="2025-09-09T08:55:00Z">
        <w:r>
          <w:t>SOGGETTI AMMESSI AGLI INCENTIVI: IDENTIFICAZIONE</w:t>
        </w:r>
        <w:bookmarkEnd w:id="4908"/>
        <w:r>
          <w:t xml:space="preserve"> </w:t>
        </w:r>
        <w:r w:rsidRPr="00A81A97">
          <w:t xml:space="preserve"> </w:t>
        </w:r>
      </w:ins>
    </w:p>
    <w:p w14:paraId="58F53277" w14:textId="568CE560" w:rsidR="00E608AB" w:rsidRPr="00F00C99" w:rsidDel="00E608AB" w:rsidRDefault="00E608AB">
      <w:pPr>
        <w:pStyle w:val="TITOLO20"/>
        <w:ind w:left="567" w:hanging="567"/>
        <w:outlineLvl w:val="1"/>
        <w:rPr>
          <w:del w:id="4910" w:author="Oliosi Francesco (GSE)" w:date="2025-10-15T10:05:00Z" w16du:dateUtc="2025-10-15T08:05:00Z"/>
        </w:rPr>
        <w:pPrChange w:id="4911" w:author="Oliosi Francesco (GSE)" w:date="2025-10-13T18:19:00Z" w16du:dateUtc="2025-10-13T16:19:00Z">
          <w:pPr>
            <w:jc w:val="both"/>
          </w:pPr>
        </w:pPrChange>
      </w:pPr>
      <w:bookmarkStart w:id="4912" w:name="_Toc208308553"/>
      <w:bookmarkStart w:id="4913" w:name="_Toc208308931"/>
      <w:bookmarkStart w:id="4914" w:name="_Toc208320655"/>
      <w:bookmarkStart w:id="4915" w:name="_Toc208321949"/>
      <w:bookmarkStart w:id="4916" w:name="_Toc208389958"/>
      <w:bookmarkStart w:id="4917" w:name="_Toc209518425"/>
      <w:bookmarkStart w:id="4918" w:name="_Toc209615286"/>
      <w:bookmarkStart w:id="4919" w:name="_Toc210029606"/>
      <w:bookmarkStart w:id="4920" w:name="_Toc210029938"/>
      <w:bookmarkStart w:id="4921" w:name="_Toc210311919"/>
      <w:bookmarkStart w:id="4922" w:name="_Toc210658778"/>
      <w:bookmarkStart w:id="4923" w:name="_Toc211327318"/>
      <w:bookmarkStart w:id="4924" w:name="_Toc212462249"/>
      <w:bookmarkEnd w:id="4912"/>
      <w:bookmarkEnd w:id="4913"/>
      <w:bookmarkEnd w:id="4914"/>
      <w:bookmarkEnd w:id="4915"/>
      <w:bookmarkEnd w:id="4916"/>
      <w:bookmarkEnd w:id="4917"/>
      <w:bookmarkEnd w:id="4918"/>
      <w:bookmarkEnd w:id="4919"/>
      <w:bookmarkEnd w:id="4920"/>
      <w:bookmarkEnd w:id="4921"/>
      <w:bookmarkEnd w:id="4922"/>
      <w:bookmarkEnd w:id="4923"/>
      <w:bookmarkEnd w:id="4924"/>
    </w:p>
    <w:p w14:paraId="3A59B254"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567"/>
        <w:jc w:val="both"/>
        <w:outlineLvl w:val="1"/>
        <w:rPr>
          <w:ins w:id="4925" w:author="Oliosi Francesco (GSE)" w:date="2025-10-15T10:07:00Z" w16du:dateUtc="2025-10-15T08:07:00Z"/>
          <w:rFonts w:ascii="Calibri" w:eastAsiaTheme="majorEastAsia" w:hAnsi="Calibri" w:cstheme="majorBidi"/>
          <w:b/>
          <w:bCs/>
          <w:vanish/>
          <w:szCs w:val="26"/>
        </w:rPr>
        <w:pPrChange w:id="4926" w:author="Oliosi Francesco (GSE)" w:date="2025-10-15T10:45:00Z" w16du:dateUtc="2025-10-15T08:45: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4927" w:name="_Toc212462250"/>
      <w:bookmarkStart w:id="4928" w:name="_Toc178585587"/>
      <w:bookmarkEnd w:id="4927"/>
    </w:p>
    <w:p w14:paraId="114D610B"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567"/>
        <w:jc w:val="both"/>
        <w:outlineLvl w:val="1"/>
        <w:rPr>
          <w:ins w:id="4929" w:author="Oliosi Francesco (GSE)" w:date="2025-10-15T10:07:00Z" w16du:dateUtc="2025-10-15T08:07:00Z"/>
          <w:rFonts w:ascii="Calibri" w:eastAsiaTheme="majorEastAsia" w:hAnsi="Calibri" w:cstheme="majorBidi"/>
          <w:b/>
          <w:bCs/>
          <w:vanish/>
          <w:szCs w:val="26"/>
        </w:rPr>
        <w:pPrChange w:id="4930" w:author="Oliosi Francesco (GSE)" w:date="2025-10-15T10:45:00Z" w16du:dateUtc="2025-10-15T08:45: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4931" w:name="_Toc212462251"/>
      <w:bookmarkEnd w:id="4931"/>
    </w:p>
    <w:p w14:paraId="276AA04D"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567"/>
        <w:jc w:val="both"/>
        <w:outlineLvl w:val="1"/>
        <w:rPr>
          <w:ins w:id="4932" w:author="Oliosi Francesco (GSE)" w:date="2025-10-15T10:07:00Z" w16du:dateUtc="2025-10-15T08:07:00Z"/>
          <w:rFonts w:ascii="Calibri" w:eastAsiaTheme="majorEastAsia" w:hAnsi="Calibri" w:cstheme="majorBidi"/>
          <w:b/>
          <w:bCs/>
          <w:vanish/>
          <w:szCs w:val="26"/>
        </w:rPr>
        <w:pPrChange w:id="4933" w:author="Oliosi Francesco (GSE)" w:date="2025-10-15T10:45:00Z" w16du:dateUtc="2025-10-15T08:45: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4934" w:name="_Toc212462252"/>
      <w:bookmarkEnd w:id="4934"/>
    </w:p>
    <w:p w14:paraId="47C0C0AA" w14:textId="6090A083" w:rsidR="00B329F5" w:rsidRPr="002A4B00" w:rsidRDefault="00B329F5">
      <w:pPr>
        <w:pStyle w:val="TITOLO20"/>
        <w:numPr>
          <w:ilvl w:val="1"/>
          <w:numId w:val="292"/>
        </w:numPr>
        <w:ind w:left="567" w:hanging="567"/>
        <w:outlineLvl w:val="1"/>
        <w:pPrChange w:id="4935" w:author="Oliosi Francesco (GSE)" w:date="2025-10-15T10:47:00Z" w16du:dateUtc="2025-10-15T08:47:00Z">
          <w:pPr>
            <w:pStyle w:val="TITOLO20"/>
          </w:pPr>
        </w:pPrChange>
      </w:pPr>
      <w:bookmarkStart w:id="4936" w:name="_Toc212462253"/>
      <w:r>
        <w:t xml:space="preserve">Soggetti Ammessi </w:t>
      </w:r>
      <w:r w:rsidR="00F20565">
        <w:t>agli incentivi</w:t>
      </w:r>
      <w:bookmarkEnd w:id="4936"/>
      <w:del w:id="4937" w:author="Visone Rossana (GSE)" w:date="2025-09-23T18:43:00Z" w16du:dateUtc="2025-09-23T16:43:00Z">
        <w:r w:rsidR="00F20565" w:rsidDel="00F10410">
          <w:delText xml:space="preserve"> </w:delText>
        </w:r>
      </w:del>
    </w:p>
    <w:p w14:paraId="48AC1A0A" w14:textId="176B2CBD" w:rsidR="00B329F5" w:rsidRPr="008B1DFF" w:rsidRDefault="00B329F5">
      <w:pPr>
        <w:pStyle w:val="NORMALEGSE"/>
        <w:spacing w:after="120" w:line="276" w:lineRule="auto"/>
        <w:jc w:val="both"/>
        <w:rPr>
          <w:rFonts w:ascii="Calibri" w:hAnsi="Calibri"/>
          <w:sz w:val="22"/>
          <w:szCs w:val="22"/>
          <w:rPrChange w:id="4938" w:author="Visone Rossana (GSE)" w:date="2025-09-09T14:34:00Z" w16du:dateUtc="2025-09-09T12:34:00Z">
            <w:rPr>
              <w:rFonts w:ascii="Calibri" w:hAnsi="Calibri"/>
            </w:rPr>
          </w:rPrChange>
        </w:rPr>
        <w:pPrChange w:id="4939" w:author="Visone Rossana (GSE)" w:date="2025-09-09T14:34:00Z" w16du:dateUtc="2025-09-09T12:34:00Z">
          <w:pPr>
            <w:pStyle w:val="NORMALEGSE"/>
            <w:spacing w:after="120"/>
            <w:jc w:val="both"/>
          </w:pPr>
        </w:pPrChange>
      </w:pPr>
      <w:r w:rsidRPr="646EAC00">
        <w:rPr>
          <w:rFonts w:ascii="Calibri" w:hAnsi="Calibri"/>
          <w:sz w:val="22"/>
          <w:szCs w:val="22"/>
          <w:rPrChange w:id="4940" w:author="Visone Rossana (GSE)" w:date="2025-09-09T14:34:00Z">
            <w:rPr>
              <w:rFonts w:ascii="Calibri" w:hAnsi="Calibri"/>
            </w:rPr>
          </w:rPrChange>
        </w:rPr>
        <w:t xml:space="preserve">Ai sensi dell’art. </w:t>
      </w:r>
      <w:del w:id="4941" w:author="Visone Rossana (GSE)" w:date="2025-09-23T18:43:00Z">
        <w:r w:rsidRPr="646EAC00" w:rsidDel="00B329F5">
          <w:rPr>
            <w:rFonts w:ascii="Calibri" w:hAnsi="Calibri"/>
            <w:sz w:val="22"/>
            <w:szCs w:val="22"/>
            <w:highlight w:val="cyan"/>
            <w:rPrChange w:id="4942" w:author="Visone Rossana (GSE)" w:date="2025-09-23T18:45:00Z">
              <w:rPr>
                <w:rFonts w:ascii="Calibri" w:hAnsi="Calibri"/>
                <w:highlight w:val="yellow"/>
              </w:rPr>
            </w:rPrChange>
          </w:rPr>
          <w:delText>10</w:delText>
        </w:r>
      </w:del>
      <w:ins w:id="4943" w:author="Visone Rossana (GSE)" w:date="2025-09-23T18:45:00Z">
        <w:r w:rsidR="00F10410" w:rsidRPr="646EAC00">
          <w:rPr>
            <w:rFonts w:ascii="Calibri" w:hAnsi="Calibri"/>
            <w:sz w:val="22"/>
            <w:szCs w:val="22"/>
            <w:highlight w:val="cyan"/>
            <w:rPrChange w:id="4944" w:author="Visone Rossana (GSE)" w:date="2025-09-23T18:45:00Z">
              <w:rPr>
                <w:rFonts w:ascii="Calibri" w:hAnsi="Calibri"/>
                <w:sz w:val="22"/>
                <w:szCs w:val="22"/>
                <w:highlight w:val="yellow"/>
              </w:rPr>
            </w:rPrChange>
          </w:rPr>
          <w:t>10</w:t>
        </w:r>
      </w:ins>
      <w:r w:rsidRPr="646EAC00">
        <w:rPr>
          <w:rFonts w:ascii="Calibri" w:hAnsi="Calibri"/>
          <w:sz w:val="22"/>
          <w:szCs w:val="22"/>
          <w:highlight w:val="cyan"/>
          <w:rPrChange w:id="4945" w:author="Visone Rossana (GSE)" w:date="2025-09-23T18:45:00Z">
            <w:rPr>
              <w:rFonts w:ascii="Calibri" w:hAnsi="Calibri"/>
              <w:highlight w:val="yellow"/>
            </w:rPr>
          </w:rPrChange>
        </w:rPr>
        <w:t>, comma 1,</w:t>
      </w:r>
      <w:r w:rsidRPr="646EAC00">
        <w:rPr>
          <w:rFonts w:ascii="Calibri" w:hAnsi="Calibri"/>
          <w:sz w:val="22"/>
          <w:szCs w:val="22"/>
          <w:rPrChange w:id="4946" w:author="Visone Rossana (GSE)" w:date="2025-09-09T14:34:00Z">
            <w:rPr>
              <w:rFonts w:ascii="Calibri" w:hAnsi="Calibri"/>
            </w:rPr>
          </w:rPrChange>
        </w:rPr>
        <w:t xml:space="preserve"> del Decreto</w:t>
      </w:r>
      <w:ins w:id="4947" w:author="Santagata Fabiana (GSE)" w:date="2025-10-06T15:22:00Z">
        <w:r w:rsidR="38BFD9C5" w:rsidRPr="646EAC00">
          <w:rPr>
            <w:rFonts w:ascii="Calibri" w:hAnsi="Calibri"/>
            <w:sz w:val="22"/>
            <w:szCs w:val="22"/>
          </w:rPr>
          <w:t>,</w:t>
        </w:r>
      </w:ins>
      <w:r w:rsidRPr="646EAC00">
        <w:rPr>
          <w:rFonts w:ascii="Calibri" w:hAnsi="Calibri"/>
          <w:sz w:val="22"/>
          <w:szCs w:val="22"/>
          <w:rPrChange w:id="4948" w:author="Visone Rossana (GSE)" w:date="2025-09-09T14:34:00Z">
            <w:rPr>
              <w:rFonts w:ascii="Calibri" w:hAnsi="Calibri"/>
            </w:rPr>
          </w:rPrChange>
        </w:rPr>
        <w:t xml:space="preserve"> i </w:t>
      </w:r>
      <w:r w:rsidRPr="646EAC00">
        <w:rPr>
          <w:rFonts w:ascii="Calibri" w:hAnsi="Calibri"/>
          <w:b/>
          <w:bCs/>
          <w:sz w:val="22"/>
          <w:szCs w:val="22"/>
          <w:rPrChange w:id="4949" w:author="Visone Rossana (GSE)" w:date="2025-09-09T14:34:00Z">
            <w:rPr>
              <w:rFonts w:ascii="Calibri" w:hAnsi="Calibri"/>
              <w:b/>
              <w:bCs/>
            </w:rPr>
          </w:rPrChange>
        </w:rPr>
        <w:t xml:space="preserve">Soggetti Ammessi (SA) </w:t>
      </w:r>
      <w:r w:rsidRPr="646EAC00">
        <w:rPr>
          <w:rFonts w:ascii="Calibri" w:hAnsi="Calibri"/>
          <w:sz w:val="22"/>
          <w:szCs w:val="22"/>
          <w:rPrChange w:id="4950" w:author="Visone Rossana (GSE)" w:date="2025-09-09T14:34:00Z">
            <w:rPr>
              <w:rFonts w:ascii="Calibri" w:hAnsi="Calibri"/>
            </w:rPr>
          </w:rPrChange>
        </w:rPr>
        <w:t>agli incentivi</w:t>
      </w:r>
      <w:r w:rsidRPr="646EAC00">
        <w:rPr>
          <w:rFonts w:ascii="Calibri" w:hAnsi="Calibri"/>
          <w:b/>
          <w:bCs/>
          <w:sz w:val="22"/>
          <w:szCs w:val="22"/>
          <w:rPrChange w:id="4951" w:author="Visone Rossana (GSE)" w:date="2025-09-09T14:34:00Z">
            <w:rPr>
              <w:rFonts w:ascii="Calibri" w:hAnsi="Calibri"/>
              <w:b/>
              <w:bCs/>
            </w:rPr>
          </w:rPrChange>
        </w:rPr>
        <w:t xml:space="preserve"> </w:t>
      </w:r>
      <w:r w:rsidRPr="646EAC00">
        <w:rPr>
          <w:rFonts w:ascii="Calibri" w:hAnsi="Calibri"/>
          <w:sz w:val="22"/>
          <w:szCs w:val="22"/>
          <w:rPrChange w:id="4952" w:author="Visone Rossana (GSE)" w:date="2025-09-09T14:34:00Z">
            <w:rPr>
              <w:rFonts w:ascii="Calibri" w:hAnsi="Calibri"/>
            </w:rPr>
          </w:rPrChange>
        </w:rPr>
        <w:t xml:space="preserve">sono i Soggetti </w:t>
      </w:r>
      <w:del w:id="4953" w:author="Vajani Cristina (GSE)" w:date="2025-10-07T12:44:00Z">
        <w:r w:rsidRPr="646EAC00" w:rsidDel="00B329F5">
          <w:rPr>
            <w:rFonts w:ascii="Calibri" w:hAnsi="Calibri"/>
            <w:sz w:val="22"/>
            <w:szCs w:val="22"/>
            <w:rPrChange w:id="4954" w:author="Visone Rossana (GSE)" w:date="2025-09-09T14:34:00Z">
              <w:rPr>
                <w:rFonts w:ascii="Calibri" w:hAnsi="Calibri"/>
              </w:rPr>
            </w:rPrChange>
          </w:rPr>
          <w:delText xml:space="preserve">che </w:delText>
        </w:r>
      </w:del>
      <w:ins w:id="4955" w:author="Vajani Cristina (GSE)" w:date="2025-10-07T12:44:00Z">
        <w:r w:rsidR="2019D7BC" w:rsidRPr="646EAC00">
          <w:rPr>
            <w:rFonts w:ascii="Calibri" w:hAnsi="Calibri"/>
            <w:sz w:val="22"/>
            <w:szCs w:val="22"/>
          </w:rPr>
          <w:t xml:space="preserve">che </w:t>
        </w:r>
      </w:ins>
      <w:r w:rsidRPr="646EAC00">
        <w:rPr>
          <w:rFonts w:ascii="Calibri" w:hAnsi="Calibri"/>
          <w:sz w:val="22"/>
          <w:szCs w:val="22"/>
          <w:rPrChange w:id="4956" w:author="Visone Rossana (GSE)" w:date="2025-09-09T14:34:00Z">
            <w:rPr>
              <w:rFonts w:ascii="Calibri" w:hAnsi="Calibri"/>
            </w:rPr>
          </w:rPrChange>
        </w:rPr>
        <w:t xml:space="preserve">hanno </w:t>
      </w:r>
      <w:del w:id="4957" w:author="Santagata Fabiana (GSE)" w:date="2025-10-06T15:22:00Z">
        <w:r w:rsidRPr="646EAC00" w:rsidDel="00B329F5">
          <w:rPr>
            <w:rFonts w:ascii="Calibri" w:hAnsi="Calibri"/>
            <w:sz w:val="22"/>
            <w:szCs w:val="22"/>
            <w:rPrChange w:id="4958" w:author="Visone Rossana (GSE)" w:date="2025-09-09T14:34:00Z">
              <w:rPr>
                <w:rFonts w:ascii="Calibri" w:hAnsi="Calibri"/>
              </w:rPr>
            </w:rPrChange>
          </w:rPr>
          <w:delText xml:space="preserve"> </w:delText>
        </w:r>
      </w:del>
      <w:r w:rsidRPr="646EAC00">
        <w:rPr>
          <w:rFonts w:ascii="Calibri" w:hAnsi="Calibri"/>
          <w:sz w:val="22"/>
          <w:szCs w:val="22"/>
          <w:rPrChange w:id="4959" w:author="Visone Rossana (GSE)" w:date="2025-09-09T14:34:00Z">
            <w:rPr>
              <w:rFonts w:ascii="Calibri" w:hAnsi="Calibri"/>
            </w:rPr>
          </w:rPrChange>
        </w:rPr>
        <w:t>la disponibilità dell’edificio o dell’unità immobiliare ove l’intervento viene realizzato</w:t>
      </w:r>
      <w:r w:rsidR="00530603" w:rsidRPr="646EAC00">
        <w:rPr>
          <w:rFonts w:ascii="Calibri" w:hAnsi="Calibri"/>
          <w:sz w:val="22"/>
          <w:szCs w:val="22"/>
          <w:rPrChange w:id="4960" w:author="Visone Rossana (GSE)" w:date="2025-09-09T14:34:00Z">
            <w:rPr>
              <w:rFonts w:ascii="Calibri" w:hAnsi="Calibri"/>
            </w:rPr>
          </w:rPrChange>
        </w:rPr>
        <w:t>,</w:t>
      </w:r>
      <w:r w:rsidRPr="646EAC00">
        <w:rPr>
          <w:rFonts w:ascii="Calibri" w:hAnsi="Calibri"/>
          <w:sz w:val="22"/>
          <w:szCs w:val="22"/>
          <w:rPrChange w:id="4961" w:author="Visone Rossana (GSE)" w:date="2025-09-09T14:34:00Z">
            <w:rPr>
              <w:rFonts w:ascii="Calibri" w:hAnsi="Calibri"/>
            </w:rPr>
          </w:rPrChange>
        </w:rPr>
        <w:t xml:space="preserve"> in quanto proprietari o titolari di altro diritto reale o personale di godimento</w:t>
      </w:r>
      <w:ins w:id="4962" w:author="Visone Rossana (GSE)" w:date="2025-09-25T14:29:00Z">
        <w:r w:rsidR="009D0480" w:rsidRPr="646EAC00">
          <w:rPr>
            <w:rFonts w:ascii="Calibri" w:hAnsi="Calibri"/>
            <w:sz w:val="22"/>
            <w:szCs w:val="22"/>
          </w:rPr>
          <w:t xml:space="preserve"> (questi ultimi Soggetti Ammessi equiparati)</w:t>
        </w:r>
      </w:ins>
      <w:r w:rsidRPr="646EAC00">
        <w:rPr>
          <w:rFonts w:ascii="Calibri" w:hAnsi="Calibri"/>
          <w:sz w:val="22"/>
          <w:szCs w:val="22"/>
          <w:rPrChange w:id="4963" w:author="Visone Rossana (GSE)" w:date="2025-09-09T14:34:00Z">
            <w:rPr>
              <w:rFonts w:ascii="Calibri" w:hAnsi="Calibri"/>
            </w:rPr>
          </w:rPrChange>
        </w:rPr>
        <w:t>.</w:t>
      </w:r>
    </w:p>
    <w:p w14:paraId="67ECD938" w14:textId="35935A15" w:rsidR="00B12759" w:rsidRPr="008B1DFF" w:rsidRDefault="001D7151">
      <w:pPr>
        <w:pStyle w:val="NORMALEGSE"/>
        <w:spacing w:after="120" w:line="276" w:lineRule="auto"/>
        <w:jc w:val="both"/>
        <w:rPr>
          <w:rFonts w:ascii="Calibri" w:hAnsi="Calibri"/>
          <w:sz w:val="22"/>
          <w:szCs w:val="22"/>
          <w:rPrChange w:id="4964" w:author="Visone Rossana (GSE)" w:date="2025-09-09T14:34:00Z" w16du:dateUtc="2025-09-09T12:34:00Z">
            <w:rPr>
              <w:rFonts w:ascii="Calibri" w:hAnsi="Calibri"/>
            </w:rPr>
          </w:rPrChange>
        </w:rPr>
        <w:pPrChange w:id="4965" w:author="Visone Rossana (GSE)" w:date="2025-09-09T14:34:00Z" w16du:dateUtc="2025-09-09T12:34:00Z">
          <w:pPr>
            <w:pStyle w:val="NORMALEGSE"/>
            <w:spacing w:after="120"/>
            <w:jc w:val="both"/>
          </w:pPr>
        </w:pPrChange>
      </w:pPr>
      <w:r w:rsidRPr="008B1DFF">
        <w:rPr>
          <w:rFonts w:ascii="Calibri" w:hAnsi="Calibri"/>
          <w:sz w:val="22"/>
          <w:szCs w:val="22"/>
          <w:rPrChange w:id="4966" w:author="Visone Rossana (GSE)" w:date="2025-09-09T14:34:00Z" w16du:dateUtc="2025-09-09T12:34:00Z">
            <w:rPr>
              <w:rFonts w:ascii="Calibri" w:hAnsi="Calibri"/>
            </w:rPr>
          </w:rPrChange>
        </w:rPr>
        <w:t xml:space="preserve">In </w:t>
      </w:r>
      <w:r w:rsidR="00CB1144" w:rsidRPr="008B1DFF">
        <w:rPr>
          <w:rFonts w:ascii="Calibri" w:hAnsi="Calibri"/>
          <w:sz w:val="22"/>
          <w:szCs w:val="22"/>
          <w:rPrChange w:id="4967" w:author="Visone Rossana (GSE)" w:date="2025-09-09T14:34:00Z" w16du:dateUtc="2025-09-09T12:34:00Z">
            <w:rPr>
              <w:rFonts w:ascii="Calibri" w:hAnsi="Calibri"/>
            </w:rPr>
          </w:rPrChange>
        </w:rPr>
        <w:t>particolare, gli articoli 4 e 7 del Decreto</w:t>
      </w:r>
      <w:ins w:id="4968" w:author="Santagata Fabiana (GSE)" w:date="2025-10-13T09:07:00Z">
        <w:del w:id="4969" w:author="Visone Rossana (GSE)" w:date="2025-10-19T20:03:00Z" w16du:dateUtc="2025-10-19T18:03:00Z">
          <w:r w:rsidR="00CB1144" w:rsidRPr="1A314E14" w:rsidDel="005B7B8F">
            <w:rPr>
              <w:rFonts w:ascii="Calibri" w:hAnsi="Calibri"/>
              <w:sz w:val="22"/>
              <w:szCs w:val="22"/>
            </w:rPr>
            <w:delText xml:space="preserve"> </w:delText>
          </w:r>
          <w:r w:rsidR="58A8574C" w:rsidRPr="1A314E14" w:rsidDel="005B7B8F">
            <w:rPr>
              <w:rFonts w:ascii="Calibri" w:hAnsi="Calibri"/>
              <w:sz w:val="22"/>
              <w:szCs w:val="22"/>
            </w:rPr>
            <w:delText>prevedono che</w:delText>
          </w:r>
        </w:del>
        <w:r w:rsidR="58A8574C" w:rsidRPr="1A314E14">
          <w:rPr>
            <w:rFonts w:ascii="Calibri" w:hAnsi="Calibri"/>
            <w:sz w:val="22"/>
            <w:szCs w:val="22"/>
          </w:rPr>
          <w:t xml:space="preserve"> </w:t>
        </w:r>
      </w:ins>
      <w:r w:rsidR="00CB1144" w:rsidRPr="1A314E14">
        <w:rPr>
          <w:rFonts w:ascii="Calibri" w:hAnsi="Calibri"/>
          <w:sz w:val="22"/>
          <w:szCs w:val="22"/>
          <w:rPrChange w:id="4970" w:author="Visone Rossana (GSE)" w:date="2025-09-09T14:34:00Z">
            <w:rPr>
              <w:rFonts w:ascii="Calibri" w:hAnsi="Calibri"/>
            </w:rPr>
          </w:rPrChange>
        </w:rPr>
        <w:t xml:space="preserve"> </w:t>
      </w:r>
      <w:r w:rsidRPr="008B1DFF">
        <w:rPr>
          <w:rFonts w:ascii="Calibri" w:hAnsi="Calibri"/>
          <w:sz w:val="22"/>
          <w:szCs w:val="22"/>
          <w:rPrChange w:id="4971" w:author="Visone Rossana (GSE)" w:date="2025-09-09T14:34:00Z" w16du:dateUtc="2025-09-09T12:34:00Z">
            <w:rPr>
              <w:rFonts w:ascii="Calibri" w:hAnsi="Calibri"/>
            </w:rPr>
          </w:rPrChange>
        </w:rPr>
        <w:t>i</w:t>
      </w:r>
      <w:r w:rsidR="00CB1144" w:rsidRPr="008B1DFF">
        <w:rPr>
          <w:rFonts w:ascii="Calibri" w:hAnsi="Calibri"/>
          <w:sz w:val="22"/>
          <w:szCs w:val="22"/>
          <w:rPrChange w:id="4972" w:author="Visone Rossana (GSE)" w:date="2025-09-09T14:34:00Z" w16du:dateUtc="2025-09-09T12:34:00Z">
            <w:rPr>
              <w:rFonts w:ascii="Calibri" w:hAnsi="Calibri"/>
            </w:rPr>
          </w:rPrChange>
        </w:rPr>
        <w:t xml:space="preserve">dentificano </w:t>
      </w:r>
      <w:r w:rsidR="00AA6BEA" w:rsidRPr="008B1DFF">
        <w:rPr>
          <w:rFonts w:ascii="Calibri" w:hAnsi="Calibri"/>
          <w:sz w:val="22"/>
          <w:szCs w:val="22"/>
          <w:rPrChange w:id="4973" w:author="Visone Rossana (GSE)" w:date="2025-09-09T14:34:00Z" w16du:dateUtc="2025-09-09T12:34:00Z">
            <w:rPr>
              <w:rFonts w:ascii="Calibri" w:hAnsi="Calibri"/>
            </w:rPr>
          </w:rPrChange>
        </w:rPr>
        <w:t>come</w:t>
      </w:r>
      <w:r w:rsidR="00CB1144" w:rsidRPr="008B1DFF">
        <w:rPr>
          <w:rFonts w:ascii="Calibri" w:hAnsi="Calibri"/>
          <w:sz w:val="22"/>
          <w:szCs w:val="22"/>
          <w:rPrChange w:id="4974" w:author="Visone Rossana (GSE)" w:date="2025-09-09T14:34:00Z" w16du:dateUtc="2025-09-09T12:34:00Z">
            <w:rPr>
              <w:rFonts w:ascii="Calibri" w:hAnsi="Calibri"/>
            </w:rPr>
          </w:rPrChange>
        </w:rPr>
        <w:t xml:space="preserve"> </w:t>
      </w:r>
      <w:ins w:id="4975" w:author="Santagata Fabiana (GSE)" w:date="2025-10-13T09:07:00Z">
        <w:r w:rsidR="11E5C487" w:rsidRPr="03B02CBC">
          <w:rPr>
            <w:rFonts w:ascii="Calibri" w:hAnsi="Calibri"/>
            <w:sz w:val="22"/>
            <w:szCs w:val="22"/>
          </w:rPr>
          <w:t>i</w:t>
        </w:r>
      </w:ins>
      <w:ins w:id="4976" w:author="Santagata Fabiana (GSE)" w:date="2025-10-13T09:08:00Z">
        <w:r w:rsidR="11E5C487" w:rsidRPr="03B02CBC">
          <w:rPr>
            <w:rFonts w:ascii="Calibri" w:hAnsi="Calibri"/>
            <w:sz w:val="22"/>
            <w:szCs w:val="22"/>
          </w:rPr>
          <w:t xml:space="preserve"> </w:t>
        </w:r>
      </w:ins>
      <w:r w:rsidRPr="008B1DFF">
        <w:rPr>
          <w:rFonts w:ascii="Calibri" w:hAnsi="Calibri"/>
          <w:sz w:val="22"/>
          <w:szCs w:val="22"/>
          <w:rPrChange w:id="4977" w:author="Visone Rossana (GSE)" w:date="2025-09-09T14:34:00Z" w16du:dateUtc="2025-09-09T12:34:00Z">
            <w:rPr>
              <w:rFonts w:ascii="Calibri" w:hAnsi="Calibri"/>
            </w:rPr>
          </w:rPrChange>
        </w:rPr>
        <w:t xml:space="preserve">Soggetti Ammessi </w:t>
      </w:r>
      <w:r w:rsidR="007F3AB7" w:rsidRPr="008B1DFF">
        <w:rPr>
          <w:rFonts w:ascii="Calibri" w:hAnsi="Calibri"/>
          <w:sz w:val="22"/>
          <w:szCs w:val="22"/>
          <w:rPrChange w:id="4978" w:author="Visone Rossana (GSE)" w:date="2025-09-09T14:34:00Z" w16du:dateUtc="2025-09-09T12:34:00Z">
            <w:rPr>
              <w:rFonts w:ascii="Calibri" w:hAnsi="Calibri"/>
            </w:rPr>
          </w:rPrChange>
        </w:rPr>
        <w:t>agli incentivi</w:t>
      </w:r>
      <w:ins w:id="4979" w:author="Santagata Fabiana (GSE)" w:date="2025-10-13T09:08:00Z">
        <w:del w:id="4980" w:author="Visone Rossana (GSE)" w:date="2025-10-19T20:04:00Z" w16du:dateUtc="2025-10-19T18:04:00Z">
          <w:r w:rsidR="2CA228D5" w:rsidRPr="03B02CBC" w:rsidDel="005B7B8F">
            <w:rPr>
              <w:rFonts w:ascii="Calibri" w:hAnsi="Calibri"/>
              <w:sz w:val="22"/>
              <w:szCs w:val="22"/>
            </w:rPr>
            <w:delText xml:space="preserve"> sono</w:delText>
          </w:r>
        </w:del>
      </w:ins>
      <w:r w:rsidRPr="008B1DFF">
        <w:rPr>
          <w:rFonts w:ascii="Calibri" w:hAnsi="Calibri"/>
          <w:sz w:val="22"/>
          <w:szCs w:val="22"/>
          <w:rPrChange w:id="4981" w:author="Visone Rossana (GSE)" w:date="2025-09-09T14:34:00Z" w16du:dateUtc="2025-09-09T12:34:00Z">
            <w:rPr>
              <w:rFonts w:ascii="Calibri" w:hAnsi="Calibri"/>
            </w:rPr>
          </w:rPrChange>
        </w:rPr>
        <w:t>:</w:t>
      </w:r>
    </w:p>
    <w:p w14:paraId="2D7FB61F" w14:textId="6B534125" w:rsidR="001D7151" w:rsidRPr="008B1DFF" w:rsidRDefault="001D7151">
      <w:pPr>
        <w:pStyle w:val="NORMALEGSE"/>
        <w:numPr>
          <w:ilvl w:val="0"/>
          <w:numId w:val="22"/>
        </w:numPr>
        <w:spacing w:after="120" w:line="276" w:lineRule="auto"/>
        <w:jc w:val="both"/>
        <w:rPr>
          <w:rFonts w:ascii="Calibri" w:hAnsi="Calibri"/>
          <w:sz w:val="22"/>
          <w:szCs w:val="22"/>
          <w:rPrChange w:id="4982" w:author="Visone Rossana (GSE)" w:date="2025-09-09T14:34:00Z" w16du:dateUtc="2025-09-09T12:34:00Z">
            <w:rPr>
              <w:rFonts w:ascii="Calibri" w:hAnsi="Calibri"/>
            </w:rPr>
          </w:rPrChange>
        </w:rPr>
        <w:pPrChange w:id="4983" w:author="Visone Rossana (GSE)" w:date="2025-09-09T14:34:00Z" w16du:dateUtc="2025-09-09T12:34:00Z">
          <w:pPr>
            <w:pStyle w:val="NORMALEGSE"/>
            <w:numPr>
              <w:numId w:val="22"/>
            </w:numPr>
            <w:spacing w:after="120"/>
            <w:ind w:left="720" w:hanging="360"/>
            <w:jc w:val="both"/>
          </w:pPr>
        </w:pPrChange>
      </w:pPr>
      <w:r w:rsidRPr="008B1DFF">
        <w:rPr>
          <w:rFonts w:ascii="Calibri" w:hAnsi="Calibri"/>
          <w:sz w:val="22"/>
          <w:szCs w:val="22"/>
          <w:rPrChange w:id="4984" w:author="Visone Rossana (GSE)" w:date="2025-09-09T14:34:00Z" w16du:dateUtc="2025-09-09T12:34:00Z">
            <w:rPr>
              <w:rFonts w:ascii="Calibri" w:hAnsi="Calibri"/>
            </w:rPr>
          </w:rPrChange>
        </w:rPr>
        <w:lastRenderedPageBreak/>
        <w:t xml:space="preserve">le </w:t>
      </w:r>
      <w:r w:rsidRPr="008B1DFF">
        <w:rPr>
          <w:rFonts w:ascii="Calibri" w:hAnsi="Calibri"/>
          <w:b/>
          <w:bCs/>
          <w:sz w:val="22"/>
          <w:szCs w:val="22"/>
          <w:rPrChange w:id="4985" w:author="Visone Rossana (GSE)" w:date="2025-09-09T14:34:00Z" w16du:dateUtc="2025-09-09T12:34:00Z">
            <w:rPr>
              <w:rFonts w:ascii="Calibri" w:hAnsi="Calibri"/>
              <w:b/>
              <w:bCs/>
            </w:rPr>
          </w:rPrChange>
        </w:rPr>
        <w:t xml:space="preserve">Amministrazioni </w:t>
      </w:r>
      <w:r w:rsidR="00CB1144" w:rsidRPr="008B1DFF">
        <w:rPr>
          <w:rFonts w:ascii="Calibri" w:hAnsi="Calibri"/>
          <w:b/>
          <w:bCs/>
          <w:sz w:val="22"/>
          <w:szCs w:val="22"/>
          <w:rPrChange w:id="4986" w:author="Visone Rossana (GSE)" w:date="2025-09-09T14:34:00Z" w16du:dateUtc="2025-09-09T12:34:00Z">
            <w:rPr>
              <w:rFonts w:ascii="Calibri" w:hAnsi="Calibri"/>
              <w:b/>
              <w:bCs/>
            </w:rPr>
          </w:rPrChange>
        </w:rPr>
        <w:t>Pubbliche (di seguito</w:t>
      </w:r>
      <w:ins w:id="4987" w:author="Santagata Fabiana (GSE)" w:date="2025-10-01T13:06:00Z">
        <w:r w:rsidR="54B97028" w:rsidRPr="1FE0E9D1">
          <w:rPr>
            <w:rFonts w:ascii="Calibri" w:hAnsi="Calibri"/>
            <w:b/>
            <w:bCs/>
            <w:sz w:val="22"/>
            <w:szCs w:val="22"/>
          </w:rPr>
          <w:t>,</w:t>
        </w:r>
      </w:ins>
      <w:r w:rsidR="00CB1144" w:rsidRPr="1FE0E9D1">
        <w:rPr>
          <w:rFonts w:ascii="Calibri" w:hAnsi="Calibri"/>
          <w:b/>
          <w:bCs/>
          <w:sz w:val="22"/>
          <w:szCs w:val="22"/>
          <w:rPrChange w:id="4988" w:author="Visone Rossana (GSE)" w:date="2025-09-09T14:34:00Z">
            <w:rPr>
              <w:rFonts w:ascii="Calibri" w:hAnsi="Calibri"/>
              <w:b/>
              <w:bCs/>
            </w:rPr>
          </w:rPrChange>
        </w:rPr>
        <w:t xml:space="preserve"> </w:t>
      </w:r>
      <w:r w:rsidR="00CB1144" w:rsidRPr="008B1DFF">
        <w:rPr>
          <w:rFonts w:ascii="Calibri" w:hAnsi="Calibri"/>
          <w:b/>
          <w:bCs/>
          <w:sz w:val="22"/>
          <w:szCs w:val="22"/>
          <w:rPrChange w:id="4989" w:author="Visone Rossana (GSE)" w:date="2025-09-09T14:34:00Z" w16du:dateUtc="2025-09-09T12:34:00Z">
            <w:rPr>
              <w:rFonts w:ascii="Calibri" w:hAnsi="Calibri"/>
              <w:b/>
              <w:bCs/>
            </w:rPr>
          </w:rPrChange>
        </w:rPr>
        <w:t>PA</w:t>
      </w:r>
      <w:r w:rsidR="00CB1144" w:rsidRPr="03B02CBC">
        <w:rPr>
          <w:rFonts w:ascii="Calibri" w:hAnsi="Calibri"/>
          <w:b/>
          <w:bCs/>
          <w:sz w:val="22"/>
          <w:szCs w:val="22"/>
          <w:rPrChange w:id="4990" w:author="Visone Rossana (GSE)" w:date="2025-09-09T14:34:00Z">
            <w:rPr>
              <w:rFonts w:ascii="Calibri" w:hAnsi="Calibri"/>
              <w:b/>
              <w:bCs/>
            </w:rPr>
          </w:rPrChange>
        </w:rPr>
        <w:t>)</w:t>
      </w:r>
      <w:ins w:id="4991" w:author="Santagata Fabiana (GSE)" w:date="2025-10-01T13:06:00Z">
        <w:del w:id="4992" w:author="Visone Rossana (GSE)" w:date="2025-10-19T20:04:00Z" w16du:dateUtc="2025-10-19T18:04:00Z">
          <w:r w:rsidR="7E7EE72B" w:rsidRPr="03B02CBC" w:rsidDel="005B7B8F">
            <w:rPr>
              <w:rFonts w:ascii="Calibri" w:hAnsi="Calibri"/>
              <w:b/>
              <w:bCs/>
              <w:sz w:val="22"/>
              <w:szCs w:val="22"/>
            </w:rPr>
            <w:delText>,</w:delText>
          </w:r>
        </w:del>
      </w:ins>
      <w:r w:rsidR="00CB1144" w:rsidRPr="008B1DFF">
        <w:rPr>
          <w:rFonts w:ascii="Calibri" w:hAnsi="Calibri"/>
          <w:b/>
          <w:bCs/>
          <w:sz w:val="22"/>
          <w:szCs w:val="22"/>
          <w:rPrChange w:id="4993" w:author="Visone Rossana (GSE)" w:date="2025-09-09T14:34:00Z" w16du:dateUtc="2025-09-09T12:34:00Z">
            <w:rPr>
              <w:rFonts w:ascii="Calibri" w:hAnsi="Calibri"/>
              <w:b/>
              <w:bCs/>
            </w:rPr>
          </w:rPrChange>
        </w:rPr>
        <w:t xml:space="preserve"> </w:t>
      </w:r>
      <w:r w:rsidR="00CB1144" w:rsidRPr="008B1DFF">
        <w:rPr>
          <w:rFonts w:ascii="Calibri" w:hAnsi="Calibri"/>
          <w:sz w:val="22"/>
          <w:szCs w:val="22"/>
          <w:rPrChange w:id="4994" w:author="Visone Rossana (GSE)" w:date="2025-09-09T14:34:00Z" w16du:dateUtc="2025-09-09T12:34:00Z">
            <w:rPr>
              <w:rFonts w:ascii="Calibri" w:hAnsi="Calibri"/>
            </w:rPr>
          </w:rPrChange>
        </w:rPr>
        <w:t>che possono accedere al Conto Termico per la realizzazione di uno o più degli interventi previsti d</w:t>
      </w:r>
      <w:del w:id="4995" w:author="Visone Rossana (GSE)" w:date="2025-08-01T09:10:00Z" w16du:dateUtc="2025-08-01T07:10:00Z">
        <w:r w:rsidR="00CB1144" w:rsidRPr="008B1DFF" w:rsidDel="008A1450">
          <w:rPr>
            <w:rFonts w:ascii="Calibri" w:hAnsi="Calibri"/>
            <w:sz w:val="22"/>
            <w:szCs w:val="22"/>
            <w:rPrChange w:id="4996" w:author="Visone Rossana (GSE)" w:date="2025-09-09T14:34:00Z" w16du:dateUtc="2025-09-09T12:34:00Z">
              <w:rPr>
                <w:rFonts w:ascii="Calibri" w:hAnsi="Calibri"/>
              </w:rPr>
            </w:rPrChange>
          </w:rPr>
          <w:delText>agli articoli 5, comma 1</w:delText>
        </w:r>
      </w:del>
      <w:ins w:id="4997" w:author="Visone Rossana (GSE)" w:date="2025-08-01T09:10:00Z" w16du:dateUtc="2025-08-01T07:10:00Z">
        <w:r w:rsidR="008A1450" w:rsidRPr="008B1DFF">
          <w:rPr>
            <w:rFonts w:ascii="Calibri" w:hAnsi="Calibri"/>
            <w:sz w:val="22"/>
            <w:szCs w:val="22"/>
            <w:rPrChange w:id="4998" w:author="Visone Rossana (GSE)" w:date="2025-09-09T14:34:00Z" w16du:dateUtc="2025-09-09T12:34:00Z">
              <w:rPr>
                <w:rFonts w:ascii="Calibri" w:hAnsi="Calibri"/>
              </w:rPr>
            </w:rPrChange>
          </w:rPr>
          <w:t>al</w:t>
        </w:r>
      </w:ins>
      <w:ins w:id="4999" w:author="Visone Rossana (GSE)" w:date="2025-08-01T09:09:00Z" w16du:dateUtc="2025-08-01T07:09:00Z">
        <w:r w:rsidR="008A1450" w:rsidRPr="008B1DFF">
          <w:rPr>
            <w:rFonts w:ascii="Calibri" w:hAnsi="Calibri"/>
            <w:sz w:val="22"/>
            <w:szCs w:val="22"/>
            <w:rPrChange w:id="5000" w:author="Visone Rossana (GSE)" w:date="2025-09-09T14:34:00Z" w16du:dateUtc="2025-09-09T12:34:00Z">
              <w:rPr>
                <w:rFonts w:ascii="Calibri" w:hAnsi="Calibri"/>
              </w:rPr>
            </w:rPrChange>
          </w:rPr>
          <w:t xml:space="preserve"> Titolo II</w:t>
        </w:r>
      </w:ins>
      <w:del w:id="5001" w:author="Visone Rossana (GSE)" w:date="2025-08-01T09:10:00Z" w16du:dateUtc="2025-08-01T07:10:00Z">
        <w:r w:rsidR="00CB1144" w:rsidRPr="008B1DFF" w:rsidDel="008A1450">
          <w:rPr>
            <w:rFonts w:ascii="Calibri" w:hAnsi="Calibri"/>
            <w:sz w:val="22"/>
            <w:szCs w:val="22"/>
            <w:rPrChange w:id="5002" w:author="Visone Rossana (GSE)" w:date="2025-09-09T14:34:00Z" w16du:dateUtc="2025-09-09T12:34:00Z">
              <w:rPr>
                <w:rFonts w:ascii="Calibri" w:hAnsi="Calibri"/>
              </w:rPr>
            </w:rPrChange>
          </w:rPr>
          <w:delText>,</w:delText>
        </w:r>
      </w:del>
      <w:r w:rsidR="00CB1144" w:rsidRPr="008B1DFF">
        <w:rPr>
          <w:rFonts w:ascii="Calibri" w:hAnsi="Calibri"/>
          <w:sz w:val="22"/>
          <w:szCs w:val="22"/>
          <w:rPrChange w:id="5003" w:author="Visone Rossana (GSE)" w:date="2025-09-09T14:34:00Z" w16du:dateUtc="2025-09-09T12:34:00Z">
            <w:rPr>
              <w:rFonts w:ascii="Calibri" w:hAnsi="Calibri"/>
            </w:rPr>
          </w:rPrChange>
        </w:rPr>
        <w:t xml:space="preserve"> e d</w:t>
      </w:r>
      <w:del w:id="5004" w:author="Visone Rossana (GSE)" w:date="2025-08-01T09:10:00Z" w16du:dateUtc="2025-08-01T07:10:00Z">
        <w:r w:rsidR="00CB1144" w:rsidRPr="008B1DFF" w:rsidDel="008A1450">
          <w:rPr>
            <w:rFonts w:ascii="Calibri" w:hAnsi="Calibri"/>
            <w:sz w:val="22"/>
            <w:szCs w:val="22"/>
            <w:rPrChange w:id="5005" w:author="Visone Rossana (GSE)" w:date="2025-09-09T14:34:00Z" w16du:dateUtc="2025-09-09T12:34:00Z">
              <w:rPr>
                <w:rFonts w:ascii="Calibri" w:hAnsi="Calibri"/>
              </w:rPr>
            </w:rPrChange>
          </w:rPr>
          <w:delText>all’ articolo 8 comma 1</w:delText>
        </w:r>
      </w:del>
      <w:ins w:id="5006" w:author="Visone Rossana (GSE)" w:date="2025-08-01T09:10:00Z" w16du:dateUtc="2025-08-01T07:10:00Z">
        <w:r w:rsidR="008A1450" w:rsidRPr="008B1DFF">
          <w:rPr>
            <w:rFonts w:ascii="Calibri" w:hAnsi="Calibri"/>
            <w:sz w:val="22"/>
            <w:szCs w:val="22"/>
            <w:rPrChange w:id="5007" w:author="Visone Rossana (GSE)" w:date="2025-09-09T14:34:00Z" w16du:dateUtc="2025-09-09T12:34:00Z">
              <w:rPr>
                <w:rFonts w:ascii="Calibri" w:hAnsi="Calibri"/>
              </w:rPr>
            </w:rPrChange>
          </w:rPr>
          <w:t xml:space="preserve">al </w:t>
        </w:r>
      </w:ins>
      <w:ins w:id="5008" w:author="Visone Rossana (GSE)" w:date="2025-08-01T09:09:00Z" w16du:dateUtc="2025-08-01T07:09:00Z">
        <w:r w:rsidR="008A1450" w:rsidRPr="008B1DFF">
          <w:rPr>
            <w:rFonts w:ascii="Calibri" w:hAnsi="Calibri"/>
            <w:sz w:val="22"/>
            <w:szCs w:val="22"/>
            <w:rPrChange w:id="5009" w:author="Visone Rossana (GSE)" w:date="2025-09-09T14:34:00Z" w16du:dateUtc="2025-09-09T12:34:00Z">
              <w:rPr>
                <w:rFonts w:ascii="Calibri" w:hAnsi="Calibri"/>
              </w:rPr>
            </w:rPrChange>
          </w:rPr>
          <w:t>Titolo III</w:t>
        </w:r>
      </w:ins>
      <w:ins w:id="5010" w:author="Santagata Fabiana (GSE)" w:date="2025-10-13T09:08:00Z">
        <w:r w:rsidR="35938C47" w:rsidRPr="03B02CBC">
          <w:rPr>
            <w:rFonts w:ascii="Calibri" w:hAnsi="Calibri"/>
            <w:sz w:val="22"/>
            <w:szCs w:val="22"/>
          </w:rPr>
          <w:t xml:space="preserve"> </w:t>
        </w:r>
        <w:r w:rsidR="35938C47" w:rsidRPr="44E143FC">
          <w:rPr>
            <w:rFonts w:ascii="Calibri" w:hAnsi="Calibri"/>
            <w:sz w:val="22"/>
            <w:szCs w:val="22"/>
          </w:rPr>
          <w:t>del Decreto</w:t>
        </w:r>
      </w:ins>
      <w:r w:rsidR="00CB1144" w:rsidRPr="008B1DFF">
        <w:rPr>
          <w:rFonts w:ascii="Calibri" w:hAnsi="Calibri"/>
          <w:sz w:val="22"/>
          <w:szCs w:val="22"/>
          <w:rPrChange w:id="5011" w:author="Visone Rossana (GSE)" w:date="2025-09-09T14:34:00Z" w16du:dateUtc="2025-09-09T12:34:00Z">
            <w:rPr>
              <w:rFonts w:ascii="Calibri" w:hAnsi="Calibri"/>
            </w:rPr>
          </w:rPrChange>
        </w:rPr>
        <w:t>;</w:t>
      </w:r>
    </w:p>
    <w:p w14:paraId="159B2CC0" w14:textId="4DD0D5EA" w:rsidR="00CB1144" w:rsidRPr="008B1DFF" w:rsidRDefault="00CB1144">
      <w:pPr>
        <w:pStyle w:val="NORMALEGSE"/>
        <w:numPr>
          <w:ilvl w:val="0"/>
          <w:numId w:val="22"/>
        </w:numPr>
        <w:spacing w:after="120" w:line="276" w:lineRule="auto"/>
        <w:jc w:val="both"/>
        <w:rPr>
          <w:rFonts w:ascii="Calibri" w:hAnsi="Calibri"/>
          <w:sz w:val="22"/>
          <w:szCs w:val="22"/>
          <w:rPrChange w:id="5012" w:author="Visone Rossana (GSE)" w:date="2025-09-09T14:34:00Z" w16du:dateUtc="2025-09-09T12:34:00Z">
            <w:rPr>
              <w:rFonts w:ascii="Calibri" w:hAnsi="Calibri"/>
            </w:rPr>
          </w:rPrChange>
        </w:rPr>
        <w:pPrChange w:id="5013" w:author="Visone Rossana (GSE)" w:date="2025-09-09T14:34:00Z" w16du:dateUtc="2025-09-09T12:34:00Z">
          <w:pPr>
            <w:pStyle w:val="NORMALEGSE"/>
            <w:numPr>
              <w:numId w:val="22"/>
            </w:numPr>
            <w:spacing w:after="120"/>
            <w:ind w:left="720" w:hanging="360"/>
            <w:jc w:val="both"/>
          </w:pPr>
        </w:pPrChange>
      </w:pPr>
      <w:r w:rsidRPr="008B1DFF">
        <w:rPr>
          <w:rFonts w:ascii="Calibri" w:hAnsi="Calibri"/>
          <w:sz w:val="22"/>
          <w:szCs w:val="22"/>
          <w:rPrChange w:id="5014" w:author="Visone Rossana (GSE)" w:date="2025-09-09T14:34:00Z" w16du:dateUtc="2025-09-09T12:34:00Z">
            <w:rPr>
              <w:rFonts w:ascii="Calibri" w:hAnsi="Calibri"/>
            </w:rPr>
          </w:rPrChange>
        </w:rPr>
        <w:t xml:space="preserve">i </w:t>
      </w:r>
      <w:r w:rsidRPr="008B1DFF">
        <w:rPr>
          <w:rFonts w:ascii="Calibri" w:hAnsi="Calibri"/>
          <w:b/>
          <w:bCs/>
          <w:sz w:val="22"/>
          <w:szCs w:val="22"/>
          <w:rPrChange w:id="5015" w:author="Visone Rossana (GSE)" w:date="2025-09-09T14:34:00Z" w16du:dateUtc="2025-09-09T12:34:00Z">
            <w:rPr>
              <w:rFonts w:ascii="Calibri" w:hAnsi="Calibri"/>
              <w:b/>
              <w:bCs/>
            </w:rPr>
          </w:rPrChange>
        </w:rPr>
        <w:t>Soggetti privati</w:t>
      </w:r>
      <w:ins w:id="5016" w:author="Santagata Fabiana (GSE)" w:date="2025-10-06T15:23:00Z">
        <w:r w:rsidR="696CCB07" w:rsidRPr="597363AF">
          <w:rPr>
            <w:rFonts w:ascii="Calibri" w:hAnsi="Calibri"/>
            <w:b/>
            <w:bCs/>
            <w:sz w:val="22"/>
            <w:szCs w:val="22"/>
          </w:rPr>
          <w:t>,</w:t>
        </w:r>
      </w:ins>
      <w:r w:rsidRPr="008B1DFF">
        <w:rPr>
          <w:rFonts w:ascii="Calibri" w:hAnsi="Calibri"/>
          <w:sz w:val="22"/>
          <w:szCs w:val="22"/>
          <w:rPrChange w:id="5017" w:author="Visone Rossana (GSE)" w:date="2025-09-09T14:34:00Z" w16du:dateUtc="2025-09-09T12:34:00Z">
            <w:rPr>
              <w:rFonts w:ascii="Calibri" w:hAnsi="Calibri"/>
            </w:rPr>
          </w:rPrChange>
        </w:rPr>
        <w:t xml:space="preserve"> intesi quali tutti i soggetti diversi dalle PA, ad esempio, persone fisiche o soggetti titolari di reddito di impresa o di reddito agrario</w:t>
      </w:r>
      <w:r w:rsidR="007F3AB7" w:rsidRPr="008B1DFF">
        <w:rPr>
          <w:rFonts w:ascii="Calibri" w:hAnsi="Calibri"/>
          <w:sz w:val="22"/>
          <w:szCs w:val="22"/>
          <w:rPrChange w:id="5018" w:author="Visone Rossana (GSE)" w:date="2025-09-09T14:34:00Z" w16du:dateUtc="2025-09-09T12:34:00Z">
            <w:rPr>
              <w:rFonts w:ascii="Calibri" w:hAnsi="Calibri"/>
            </w:rPr>
          </w:rPrChange>
        </w:rPr>
        <w:t>,</w:t>
      </w:r>
      <w:r w:rsidRPr="008B1DFF">
        <w:rPr>
          <w:rFonts w:ascii="Calibri" w:hAnsi="Calibri"/>
          <w:sz w:val="22"/>
          <w:szCs w:val="22"/>
          <w:rPrChange w:id="5019" w:author="Visone Rossana (GSE)" w:date="2025-09-09T14:34:00Z" w16du:dateUtc="2025-09-09T12:34:00Z">
            <w:rPr>
              <w:rFonts w:ascii="Calibri" w:hAnsi="Calibri"/>
            </w:rPr>
          </w:rPrChange>
        </w:rPr>
        <w:t xml:space="preserve"> che possono accedere al Conto Termico</w:t>
      </w:r>
      <w:r w:rsidR="007F3AB7" w:rsidRPr="008B1DFF">
        <w:rPr>
          <w:rFonts w:ascii="Calibri" w:hAnsi="Calibri"/>
          <w:sz w:val="22"/>
          <w:szCs w:val="22"/>
          <w:rPrChange w:id="5020" w:author="Visone Rossana (GSE)" w:date="2025-09-09T14:34:00Z" w16du:dateUtc="2025-09-09T12:34:00Z">
            <w:rPr>
              <w:rFonts w:ascii="Calibri" w:hAnsi="Calibri"/>
            </w:rPr>
          </w:rPrChange>
        </w:rPr>
        <w:t xml:space="preserve"> </w:t>
      </w:r>
      <w:r w:rsidR="007F3AB7" w:rsidRPr="0080702F">
        <w:rPr>
          <w:rFonts w:ascii="Calibri" w:hAnsi="Calibri"/>
          <w:b/>
          <w:bCs/>
          <w:sz w:val="22"/>
          <w:szCs w:val="22"/>
          <w:rPrChange w:id="5021" w:author="Visone Rossana (GSE)" w:date="2025-10-17T18:02:00Z" w16du:dateUtc="2025-10-17T16:02:00Z">
            <w:rPr>
              <w:rFonts w:ascii="Calibri" w:hAnsi="Calibri"/>
            </w:rPr>
          </w:rPrChange>
        </w:rPr>
        <w:t>per interventi eseguiti su edifici appartenenti</w:t>
      </w:r>
      <w:r w:rsidR="007F3AB7" w:rsidRPr="008B1DFF">
        <w:rPr>
          <w:rFonts w:ascii="Calibri" w:hAnsi="Calibri"/>
          <w:sz w:val="22"/>
          <w:szCs w:val="22"/>
          <w:rPrChange w:id="5022" w:author="Visone Rossana (GSE)" w:date="2025-09-09T14:34:00Z" w16du:dateUtc="2025-09-09T12:34:00Z">
            <w:rPr>
              <w:rFonts w:ascii="Calibri" w:hAnsi="Calibri"/>
            </w:rPr>
          </w:rPrChange>
        </w:rPr>
        <w:t>:</w:t>
      </w:r>
    </w:p>
    <w:p w14:paraId="1AF89B69" w14:textId="04DBC967" w:rsidR="008F2E92" w:rsidRPr="008B1DFF" w:rsidRDefault="008F2E92">
      <w:pPr>
        <w:pStyle w:val="NORMALEGSE"/>
        <w:numPr>
          <w:ilvl w:val="0"/>
          <w:numId w:val="23"/>
        </w:numPr>
        <w:spacing w:after="120" w:line="276" w:lineRule="auto"/>
        <w:jc w:val="both"/>
        <w:rPr>
          <w:rFonts w:ascii="Calibri" w:hAnsi="Calibri"/>
          <w:sz w:val="22"/>
          <w:szCs w:val="22"/>
          <w:rPrChange w:id="5023" w:author="Visone Rossana (GSE)" w:date="2025-09-09T14:34:00Z" w16du:dateUtc="2025-09-09T12:34:00Z">
            <w:rPr>
              <w:rFonts w:ascii="Calibri" w:hAnsi="Calibri"/>
            </w:rPr>
          </w:rPrChange>
        </w:rPr>
        <w:pPrChange w:id="5024" w:author="Visone Rossana (GSE)" w:date="2025-09-09T14:34:00Z" w16du:dateUtc="2025-09-09T12:34:00Z">
          <w:pPr>
            <w:pStyle w:val="NORMALEGSE"/>
            <w:numPr>
              <w:numId w:val="23"/>
            </w:numPr>
            <w:spacing w:after="120"/>
            <w:ind w:left="1440" w:hanging="360"/>
            <w:jc w:val="both"/>
          </w:pPr>
        </w:pPrChange>
      </w:pPr>
      <w:r w:rsidRPr="0080702F">
        <w:rPr>
          <w:rFonts w:ascii="Calibri" w:hAnsi="Calibri"/>
          <w:b/>
          <w:bCs/>
          <w:sz w:val="22"/>
          <w:szCs w:val="22"/>
          <w:rPrChange w:id="5025" w:author="Visone Rossana (GSE)" w:date="2025-10-17T18:02:00Z" w16du:dateUtc="2025-10-17T16:02:00Z">
            <w:rPr>
              <w:rFonts w:ascii="Calibri" w:hAnsi="Calibri"/>
            </w:rPr>
          </w:rPrChange>
        </w:rPr>
        <w:t>all’</w:t>
      </w:r>
      <w:r w:rsidRPr="0080702F">
        <w:rPr>
          <w:rFonts w:ascii="Calibri" w:hAnsi="Calibri"/>
          <w:b/>
          <w:bCs/>
          <w:i/>
          <w:iCs/>
          <w:sz w:val="22"/>
          <w:szCs w:val="22"/>
          <w:rPrChange w:id="5026" w:author="Visone Rossana (GSE)" w:date="2025-10-17T18:02:00Z" w16du:dateUtc="2025-10-17T16:02:00Z">
            <w:rPr>
              <w:rFonts w:ascii="Calibri" w:hAnsi="Calibri"/>
              <w:i/>
              <w:iCs/>
            </w:rPr>
          </w:rPrChange>
        </w:rPr>
        <w:t>ambito terziario</w:t>
      </w:r>
      <w:r w:rsidRPr="008B1DFF">
        <w:rPr>
          <w:rFonts w:ascii="Calibri" w:hAnsi="Calibri"/>
          <w:sz w:val="22"/>
          <w:szCs w:val="22"/>
          <w:rPrChange w:id="5027" w:author="Visone Rossana (GSE)" w:date="2025-09-09T14:34:00Z" w16du:dateUtc="2025-09-09T12:34:00Z">
            <w:rPr>
              <w:rFonts w:ascii="Calibri" w:hAnsi="Calibri"/>
            </w:rPr>
          </w:rPrChange>
        </w:rPr>
        <w:t>, con categorie catastali ricadenti nei gruppi della Tabella 1 dell’Allegato I del Decreto, in relazione a uno o più degli interventi previsti d</w:t>
      </w:r>
      <w:del w:id="5028" w:author="Visone Rossana (GSE)" w:date="2025-08-01T09:11:00Z" w16du:dateUtc="2025-08-01T07:11:00Z">
        <w:r w:rsidRPr="008B1DFF" w:rsidDel="008A1450">
          <w:rPr>
            <w:rFonts w:ascii="Calibri" w:hAnsi="Calibri"/>
            <w:sz w:val="22"/>
            <w:szCs w:val="22"/>
            <w:rPrChange w:id="5029" w:author="Visone Rossana (GSE)" w:date="2025-09-09T14:34:00Z" w16du:dateUtc="2025-09-09T12:34:00Z">
              <w:rPr>
                <w:rFonts w:ascii="Calibri" w:hAnsi="Calibri"/>
              </w:rPr>
            </w:rPrChange>
          </w:rPr>
          <w:delText>agli articoli 5, comma 1, e dall’ articolo 8 comma 1</w:delText>
        </w:r>
      </w:del>
      <w:ins w:id="5030" w:author="Visone Rossana (GSE)" w:date="2025-08-01T09:11:00Z" w16du:dateUtc="2025-08-01T07:11:00Z">
        <w:r w:rsidR="008A1450" w:rsidRPr="008B1DFF">
          <w:rPr>
            <w:rFonts w:ascii="Calibri" w:hAnsi="Calibri"/>
            <w:sz w:val="22"/>
            <w:szCs w:val="22"/>
            <w:rPrChange w:id="5031" w:author="Visone Rossana (GSE)" w:date="2025-09-09T14:34:00Z" w16du:dateUtc="2025-09-09T12:34:00Z">
              <w:rPr>
                <w:rFonts w:ascii="Calibri" w:hAnsi="Calibri"/>
              </w:rPr>
            </w:rPrChange>
          </w:rPr>
          <w:t>al Titolo II e dal Titolo III</w:t>
        </w:r>
      </w:ins>
      <w:r w:rsidRPr="008B1DFF">
        <w:rPr>
          <w:rFonts w:ascii="Calibri" w:hAnsi="Calibri"/>
          <w:sz w:val="22"/>
          <w:szCs w:val="22"/>
          <w:rPrChange w:id="5032" w:author="Visone Rossana (GSE)" w:date="2025-09-09T14:34:00Z" w16du:dateUtc="2025-09-09T12:34:00Z">
            <w:rPr>
              <w:rFonts w:ascii="Calibri" w:hAnsi="Calibri"/>
            </w:rPr>
          </w:rPrChange>
        </w:rPr>
        <w:t>;</w:t>
      </w:r>
    </w:p>
    <w:p w14:paraId="54EABBE5" w14:textId="165B17DE" w:rsidR="007F3AB7" w:rsidRPr="008B1DFF" w:rsidRDefault="007F3AB7">
      <w:pPr>
        <w:pStyle w:val="NORMALEGSE"/>
        <w:numPr>
          <w:ilvl w:val="0"/>
          <w:numId w:val="23"/>
        </w:numPr>
        <w:spacing w:after="120" w:line="276" w:lineRule="auto"/>
        <w:jc w:val="both"/>
        <w:rPr>
          <w:rFonts w:ascii="Calibri" w:hAnsi="Calibri"/>
          <w:sz w:val="22"/>
          <w:szCs w:val="22"/>
          <w:rPrChange w:id="5033" w:author="Visone Rossana (GSE)" w:date="2025-09-09T14:34:00Z" w16du:dateUtc="2025-09-09T12:34:00Z">
            <w:rPr>
              <w:rFonts w:ascii="Calibri" w:hAnsi="Calibri"/>
            </w:rPr>
          </w:rPrChange>
        </w:rPr>
        <w:pPrChange w:id="5034" w:author="Visone Rossana (GSE)" w:date="2025-09-09T14:34:00Z" w16du:dateUtc="2025-09-09T12:34:00Z">
          <w:pPr>
            <w:pStyle w:val="NORMALEGSE"/>
            <w:numPr>
              <w:numId w:val="23"/>
            </w:numPr>
            <w:spacing w:after="120"/>
            <w:ind w:left="1440" w:hanging="360"/>
            <w:jc w:val="both"/>
          </w:pPr>
        </w:pPrChange>
      </w:pPr>
      <w:r w:rsidRPr="0080702F">
        <w:rPr>
          <w:rFonts w:ascii="Calibri" w:hAnsi="Calibri"/>
          <w:b/>
          <w:bCs/>
          <w:sz w:val="22"/>
          <w:szCs w:val="22"/>
          <w:rPrChange w:id="5035" w:author="Visone Rossana (GSE)" w:date="2025-10-17T18:02:00Z" w16du:dateUtc="2025-10-17T16:02:00Z">
            <w:rPr>
              <w:rFonts w:ascii="Calibri" w:hAnsi="Calibri"/>
            </w:rPr>
          </w:rPrChange>
        </w:rPr>
        <w:t>all’ambito</w:t>
      </w:r>
      <w:del w:id="5036" w:author="Visone Rossana (GSE)" w:date="2025-10-17T18:02:00Z" w16du:dateUtc="2025-10-17T16:02:00Z">
        <w:r w:rsidRPr="0080702F" w:rsidDel="0080702F">
          <w:rPr>
            <w:rFonts w:ascii="Calibri" w:hAnsi="Calibri"/>
            <w:b/>
            <w:bCs/>
            <w:sz w:val="22"/>
            <w:szCs w:val="22"/>
            <w:rPrChange w:id="5037" w:author="Visone Rossana (GSE)" w:date="2025-10-17T18:02:00Z" w16du:dateUtc="2025-10-17T16:02:00Z">
              <w:rPr>
                <w:rFonts w:ascii="Calibri" w:hAnsi="Calibri"/>
              </w:rPr>
            </w:rPrChange>
          </w:rPr>
          <w:delText xml:space="preserve"> </w:delText>
        </w:r>
      </w:del>
      <w:ins w:id="5038" w:author="Visone Rossana (GSE)" w:date="2025-10-17T18:02:00Z" w16du:dateUtc="2025-10-17T16:02:00Z">
        <w:r w:rsidR="0080702F">
          <w:rPr>
            <w:rFonts w:ascii="Calibri" w:hAnsi="Calibri"/>
            <w:b/>
            <w:bCs/>
            <w:sz w:val="22"/>
            <w:szCs w:val="22"/>
          </w:rPr>
          <w:t xml:space="preserve"> </w:t>
        </w:r>
      </w:ins>
      <w:r w:rsidRPr="0080702F">
        <w:rPr>
          <w:rFonts w:ascii="Calibri" w:hAnsi="Calibri"/>
          <w:b/>
          <w:bCs/>
          <w:i/>
          <w:iCs/>
          <w:sz w:val="22"/>
          <w:szCs w:val="22"/>
          <w:rPrChange w:id="5039" w:author="Visone Rossana (GSE)" w:date="2025-10-17T18:02:00Z" w16du:dateUtc="2025-10-17T16:02:00Z">
            <w:rPr>
              <w:rFonts w:ascii="Calibri" w:hAnsi="Calibri"/>
              <w:i/>
              <w:iCs/>
            </w:rPr>
          </w:rPrChange>
        </w:rPr>
        <w:t>residenziale</w:t>
      </w:r>
      <w:r w:rsidRPr="0080702F">
        <w:rPr>
          <w:rFonts w:ascii="Calibri" w:hAnsi="Calibri"/>
          <w:b/>
          <w:bCs/>
          <w:sz w:val="22"/>
          <w:szCs w:val="22"/>
          <w:rPrChange w:id="5040" w:author="Visone Rossana (GSE)" w:date="2025-10-17T18:02:00Z" w16du:dateUtc="2025-10-17T16:02:00Z">
            <w:rPr>
              <w:rFonts w:ascii="Calibri" w:hAnsi="Calibri"/>
            </w:rPr>
          </w:rPrChange>
        </w:rPr>
        <w:t>,</w:t>
      </w:r>
      <w:r w:rsidRPr="008B1DFF">
        <w:rPr>
          <w:rFonts w:ascii="Calibri" w:hAnsi="Calibri"/>
          <w:sz w:val="22"/>
          <w:szCs w:val="22"/>
          <w:rPrChange w:id="5041" w:author="Visone Rossana (GSE)" w:date="2025-09-09T14:34:00Z" w16du:dateUtc="2025-09-09T12:34:00Z">
            <w:rPr>
              <w:rFonts w:ascii="Calibri" w:hAnsi="Calibri"/>
            </w:rPr>
          </w:rPrChange>
        </w:rPr>
        <w:t xml:space="preserve"> </w:t>
      </w:r>
      <w:r w:rsidR="00A15630" w:rsidRPr="008B1DFF">
        <w:rPr>
          <w:rFonts w:ascii="Calibri" w:hAnsi="Calibri"/>
          <w:sz w:val="22"/>
          <w:szCs w:val="22"/>
          <w:rPrChange w:id="5042" w:author="Visone Rossana (GSE)" w:date="2025-09-09T14:34:00Z" w16du:dateUtc="2025-09-09T12:34:00Z">
            <w:rPr>
              <w:rFonts w:ascii="Calibri" w:hAnsi="Calibri"/>
            </w:rPr>
          </w:rPrChange>
        </w:rPr>
        <w:t xml:space="preserve">con </w:t>
      </w:r>
      <w:r w:rsidRPr="008B1DFF">
        <w:rPr>
          <w:rFonts w:ascii="Calibri" w:hAnsi="Calibri"/>
          <w:sz w:val="22"/>
          <w:szCs w:val="22"/>
          <w:rPrChange w:id="5043" w:author="Visone Rossana (GSE)" w:date="2025-09-09T14:34:00Z" w16du:dateUtc="2025-09-09T12:34:00Z">
            <w:rPr>
              <w:rFonts w:ascii="Calibri" w:hAnsi="Calibri"/>
            </w:rPr>
          </w:rPrChange>
        </w:rPr>
        <w:t>categorie catastali</w:t>
      </w:r>
      <w:r w:rsidR="00A15630" w:rsidRPr="008B1DFF">
        <w:rPr>
          <w:rFonts w:ascii="Calibri" w:hAnsi="Calibri"/>
          <w:sz w:val="22"/>
          <w:szCs w:val="22"/>
          <w:rPrChange w:id="5044" w:author="Visone Rossana (GSE)" w:date="2025-09-09T14:34:00Z" w16du:dateUtc="2025-09-09T12:34:00Z">
            <w:rPr>
              <w:rFonts w:ascii="Calibri" w:hAnsi="Calibri"/>
            </w:rPr>
          </w:rPrChange>
        </w:rPr>
        <w:t xml:space="preserve"> ricadenti nei gruppi della Tabella 1 dell’Allegato I del Decreto</w:t>
      </w:r>
      <w:r w:rsidRPr="008B1DFF">
        <w:rPr>
          <w:rFonts w:ascii="Calibri" w:hAnsi="Calibri"/>
          <w:sz w:val="22"/>
          <w:szCs w:val="22"/>
          <w:rPrChange w:id="5045" w:author="Visone Rossana (GSE)" w:date="2025-09-09T14:34:00Z" w16du:dateUtc="2025-09-09T12:34:00Z">
            <w:rPr>
              <w:rFonts w:ascii="Calibri" w:hAnsi="Calibri"/>
            </w:rPr>
          </w:rPrChange>
        </w:rPr>
        <w:t>, in relazione ad uno o p</w:t>
      </w:r>
      <w:del w:id="5046" w:author="Visone Rossana (GSE)" w:date="2025-08-01T09:11:00Z" w16du:dateUtc="2025-08-01T07:11:00Z">
        <w:r w:rsidRPr="008B1DFF" w:rsidDel="008A1450">
          <w:rPr>
            <w:rFonts w:ascii="Calibri" w:hAnsi="Calibri"/>
            <w:sz w:val="22"/>
            <w:szCs w:val="22"/>
            <w:rPrChange w:id="5047" w:author="Visone Rossana (GSE)" w:date="2025-09-09T14:34:00Z" w16du:dateUtc="2025-09-09T12:34:00Z">
              <w:rPr>
                <w:rFonts w:ascii="Calibri" w:hAnsi="Calibri"/>
              </w:rPr>
            </w:rPrChange>
          </w:rPr>
          <w:delText>iù dall’ articolo 8</w:delText>
        </w:r>
        <w:r w:rsidR="00A15630" w:rsidRPr="008B1DFF" w:rsidDel="008A1450">
          <w:rPr>
            <w:rFonts w:ascii="Calibri" w:hAnsi="Calibri"/>
            <w:sz w:val="22"/>
            <w:szCs w:val="22"/>
            <w:rPrChange w:id="5048" w:author="Visone Rossana (GSE)" w:date="2025-09-09T14:34:00Z" w16du:dateUtc="2025-09-09T12:34:00Z">
              <w:rPr>
                <w:rFonts w:ascii="Calibri" w:hAnsi="Calibri"/>
              </w:rPr>
            </w:rPrChange>
          </w:rPr>
          <w:delText>,</w:delText>
        </w:r>
        <w:r w:rsidRPr="008B1DFF" w:rsidDel="008A1450">
          <w:rPr>
            <w:rFonts w:ascii="Calibri" w:hAnsi="Calibri"/>
            <w:sz w:val="22"/>
            <w:szCs w:val="22"/>
            <w:rPrChange w:id="5049" w:author="Visone Rossana (GSE)" w:date="2025-09-09T14:34:00Z" w16du:dateUtc="2025-09-09T12:34:00Z">
              <w:rPr>
                <w:rFonts w:ascii="Calibri" w:hAnsi="Calibri"/>
              </w:rPr>
            </w:rPrChange>
          </w:rPr>
          <w:delText xml:space="preserve"> comma</w:delText>
        </w:r>
      </w:del>
      <w:ins w:id="5050" w:author="Visone Rossana (GSE)" w:date="2025-08-01T09:11:00Z" w16du:dateUtc="2025-08-01T07:11:00Z">
        <w:r w:rsidR="008A1450" w:rsidRPr="008B1DFF">
          <w:rPr>
            <w:rFonts w:ascii="Calibri" w:hAnsi="Calibri"/>
            <w:sz w:val="22"/>
            <w:szCs w:val="22"/>
            <w:rPrChange w:id="5051" w:author="Visone Rossana (GSE)" w:date="2025-09-09T14:34:00Z" w16du:dateUtc="2025-09-09T12:34:00Z">
              <w:rPr>
                <w:rFonts w:ascii="Calibri" w:hAnsi="Calibri"/>
              </w:rPr>
            </w:rPrChange>
          </w:rPr>
          <w:t>iù interventi del Titolo III</w:t>
        </w:r>
      </w:ins>
      <w:del w:id="5052" w:author="Visone Rossana (GSE)" w:date="2025-08-01T09:11:00Z" w16du:dateUtc="2025-08-01T07:11:00Z">
        <w:r w:rsidRPr="008B1DFF" w:rsidDel="008A1450">
          <w:rPr>
            <w:rFonts w:ascii="Calibri" w:hAnsi="Calibri"/>
            <w:sz w:val="22"/>
            <w:szCs w:val="22"/>
            <w:rPrChange w:id="5053" w:author="Visone Rossana (GSE)" w:date="2025-09-09T14:34:00Z" w16du:dateUtc="2025-09-09T12:34:00Z">
              <w:rPr>
                <w:rFonts w:ascii="Calibri" w:hAnsi="Calibri"/>
              </w:rPr>
            </w:rPrChange>
          </w:rPr>
          <w:delText xml:space="preserve"> 1</w:delText>
        </w:r>
      </w:del>
      <w:r w:rsidRPr="008B1DFF">
        <w:rPr>
          <w:rFonts w:ascii="Calibri" w:hAnsi="Calibri"/>
          <w:sz w:val="22"/>
          <w:szCs w:val="22"/>
          <w:rPrChange w:id="5054" w:author="Visone Rossana (GSE)" w:date="2025-09-09T14:34:00Z" w16du:dateUtc="2025-09-09T12:34:00Z">
            <w:rPr>
              <w:rFonts w:ascii="Calibri" w:hAnsi="Calibri"/>
            </w:rPr>
          </w:rPrChange>
        </w:rPr>
        <w:t>;</w:t>
      </w:r>
    </w:p>
    <w:p w14:paraId="2FBDD548" w14:textId="5D046A9B" w:rsidR="002C62C0" w:rsidRPr="008B1DFF" w:rsidRDefault="00F20565">
      <w:pPr>
        <w:pStyle w:val="NORMALEGSE"/>
        <w:numPr>
          <w:ilvl w:val="0"/>
          <w:numId w:val="24"/>
        </w:numPr>
        <w:spacing w:after="120" w:line="276" w:lineRule="auto"/>
        <w:jc w:val="both"/>
        <w:rPr>
          <w:ins w:id="5055" w:author="Visone Rossana (GSE)" w:date="2025-09-05T10:04:00Z" w16du:dateUtc="2025-09-05T08:04:00Z"/>
          <w:rFonts w:ascii="Calibri" w:hAnsi="Calibri"/>
          <w:sz w:val="22"/>
          <w:szCs w:val="22"/>
          <w:rPrChange w:id="5056" w:author="Visone Rossana (GSE)" w:date="2025-09-09T14:34:00Z" w16du:dateUtc="2025-09-09T12:34:00Z">
            <w:rPr>
              <w:ins w:id="5057" w:author="Visone Rossana (GSE)" w:date="2025-09-05T10:04:00Z" w16du:dateUtc="2025-09-05T08:04:00Z"/>
              <w:rFonts w:ascii="Calibri" w:hAnsi="Calibri"/>
            </w:rPr>
          </w:rPrChange>
        </w:rPr>
        <w:pPrChange w:id="5058" w:author="Visone Rossana (GSE)" w:date="2025-09-09T14:34:00Z" w16du:dateUtc="2025-09-09T12:34:00Z">
          <w:pPr>
            <w:pStyle w:val="NORMALEGSE"/>
            <w:numPr>
              <w:numId w:val="24"/>
            </w:numPr>
            <w:spacing w:after="120"/>
            <w:ind w:left="720" w:hanging="360"/>
            <w:jc w:val="both"/>
          </w:pPr>
        </w:pPrChange>
      </w:pPr>
      <w:r w:rsidRPr="646EAC00">
        <w:rPr>
          <w:rFonts w:ascii="Calibri" w:hAnsi="Calibri"/>
          <w:sz w:val="22"/>
          <w:szCs w:val="22"/>
          <w:rPrChange w:id="5059" w:author="Visone Rossana (GSE)" w:date="2025-09-09T14:34:00Z">
            <w:rPr>
              <w:rFonts w:ascii="Calibri" w:hAnsi="Calibri"/>
            </w:rPr>
          </w:rPrChange>
        </w:rPr>
        <w:t xml:space="preserve">gli </w:t>
      </w:r>
      <w:r w:rsidRPr="646EAC00">
        <w:rPr>
          <w:rFonts w:ascii="Calibri" w:hAnsi="Calibri"/>
          <w:b/>
          <w:bCs/>
          <w:sz w:val="22"/>
          <w:szCs w:val="22"/>
          <w:rPrChange w:id="5060" w:author="Visone Rossana (GSE)" w:date="2025-09-09T14:34:00Z">
            <w:rPr>
              <w:rFonts w:ascii="Calibri" w:hAnsi="Calibri"/>
              <w:b/>
              <w:bCs/>
            </w:rPr>
          </w:rPrChange>
        </w:rPr>
        <w:t xml:space="preserve">Enti del Terzo </w:t>
      </w:r>
      <w:del w:id="5061" w:author="Visone Rossana (GSE)" w:date="2025-09-05T10:03:00Z">
        <w:r w:rsidRPr="646EAC00" w:rsidDel="00F20565">
          <w:rPr>
            <w:rFonts w:ascii="Calibri" w:hAnsi="Calibri"/>
            <w:b/>
            <w:bCs/>
            <w:sz w:val="22"/>
            <w:szCs w:val="22"/>
            <w:rPrChange w:id="5062" w:author="Visone Rossana (GSE)" w:date="2025-09-09T14:34:00Z">
              <w:rPr>
                <w:rFonts w:ascii="Calibri" w:hAnsi="Calibri"/>
                <w:b/>
                <w:bCs/>
              </w:rPr>
            </w:rPrChange>
          </w:rPr>
          <w:delText>s</w:delText>
        </w:r>
      </w:del>
      <w:ins w:id="5063" w:author="Visone Rossana (GSE)" w:date="2025-09-05T10:03:00Z">
        <w:r w:rsidR="002C62C0" w:rsidRPr="646EAC00">
          <w:rPr>
            <w:rFonts w:ascii="Calibri" w:hAnsi="Calibri"/>
            <w:b/>
            <w:bCs/>
            <w:sz w:val="22"/>
            <w:szCs w:val="22"/>
            <w:rPrChange w:id="5064" w:author="Visone Rossana (GSE)" w:date="2025-09-09T14:34:00Z">
              <w:rPr>
                <w:rFonts w:ascii="Calibri" w:hAnsi="Calibri"/>
                <w:b/>
                <w:bCs/>
              </w:rPr>
            </w:rPrChange>
          </w:rPr>
          <w:t>S</w:t>
        </w:r>
      </w:ins>
      <w:r w:rsidRPr="646EAC00">
        <w:rPr>
          <w:rFonts w:ascii="Calibri" w:hAnsi="Calibri"/>
          <w:b/>
          <w:bCs/>
          <w:sz w:val="22"/>
          <w:szCs w:val="22"/>
          <w:rPrChange w:id="5065" w:author="Visone Rossana (GSE)" w:date="2025-09-09T14:34:00Z">
            <w:rPr>
              <w:rFonts w:ascii="Calibri" w:hAnsi="Calibri"/>
              <w:b/>
              <w:bCs/>
            </w:rPr>
          </w:rPrChange>
        </w:rPr>
        <w:t>ettore</w:t>
      </w:r>
      <w:ins w:id="5066" w:author="Visone Rossana (GSE)" w:date="2025-09-05T10:01:00Z">
        <w:r w:rsidR="002C62C0" w:rsidRPr="646EAC00">
          <w:rPr>
            <w:rFonts w:ascii="Calibri" w:hAnsi="Calibri"/>
            <w:b/>
            <w:bCs/>
            <w:sz w:val="22"/>
            <w:szCs w:val="22"/>
            <w:rPrChange w:id="5067" w:author="Visone Rossana (GSE)" w:date="2025-09-09T14:34:00Z">
              <w:rPr>
                <w:rFonts w:ascii="Calibri" w:hAnsi="Calibri"/>
                <w:b/>
                <w:bCs/>
              </w:rPr>
            </w:rPrChange>
          </w:rPr>
          <w:t xml:space="preserve"> (</w:t>
        </w:r>
      </w:ins>
      <w:ins w:id="5068" w:author="Santagata Fabiana (GSE)" w:date="2025-10-01T13:12:00Z">
        <w:r w:rsidR="395D0BC4" w:rsidRPr="646EAC00">
          <w:rPr>
            <w:rFonts w:ascii="Calibri" w:hAnsi="Calibri"/>
            <w:b/>
            <w:bCs/>
            <w:sz w:val="22"/>
            <w:szCs w:val="22"/>
          </w:rPr>
          <w:t>“</w:t>
        </w:r>
      </w:ins>
      <w:ins w:id="5069" w:author="Visone Rossana (GSE)" w:date="2025-09-05T10:01:00Z">
        <w:r w:rsidR="002C62C0" w:rsidRPr="646EAC00">
          <w:rPr>
            <w:rFonts w:ascii="Calibri" w:hAnsi="Calibri"/>
            <w:b/>
            <w:bCs/>
            <w:sz w:val="22"/>
            <w:szCs w:val="22"/>
            <w:rPrChange w:id="5070" w:author="Visone Rossana (GSE)" w:date="2025-09-09T14:34:00Z">
              <w:rPr>
                <w:rFonts w:ascii="Calibri" w:hAnsi="Calibri"/>
                <w:b/>
                <w:bCs/>
              </w:rPr>
            </w:rPrChange>
          </w:rPr>
          <w:t>E</w:t>
        </w:r>
      </w:ins>
      <w:ins w:id="5071" w:author="Visone Rossana (GSE)" w:date="2025-09-05T10:02:00Z">
        <w:r w:rsidR="002C62C0" w:rsidRPr="646EAC00">
          <w:rPr>
            <w:rFonts w:ascii="Calibri" w:hAnsi="Calibri"/>
            <w:b/>
            <w:bCs/>
            <w:sz w:val="22"/>
            <w:szCs w:val="22"/>
            <w:rPrChange w:id="5072" w:author="Visone Rossana (GSE)" w:date="2025-09-09T14:34:00Z">
              <w:rPr>
                <w:rFonts w:ascii="Calibri" w:hAnsi="Calibri"/>
                <w:b/>
                <w:bCs/>
              </w:rPr>
            </w:rPrChange>
          </w:rPr>
          <w:t>T</w:t>
        </w:r>
      </w:ins>
      <w:ins w:id="5073" w:author="Visone Rossana (GSE)" w:date="2025-09-05T10:01:00Z">
        <w:r w:rsidR="002C62C0" w:rsidRPr="646EAC00">
          <w:rPr>
            <w:rFonts w:ascii="Calibri" w:hAnsi="Calibri"/>
            <w:b/>
            <w:bCs/>
            <w:sz w:val="22"/>
            <w:szCs w:val="22"/>
            <w:rPrChange w:id="5074" w:author="Visone Rossana (GSE)" w:date="2025-09-09T14:34:00Z">
              <w:rPr>
                <w:rFonts w:ascii="Calibri" w:hAnsi="Calibri"/>
                <w:b/>
                <w:bCs/>
              </w:rPr>
            </w:rPrChange>
          </w:rPr>
          <w:t>S</w:t>
        </w:r>
      </w:ins>
      <w:ins w:id="5075" w:author="Santagata Fabiana (GSE)" w:date="2025-10-01T13:12:00Z">
        <w:r w:rsidR="7BC984C1" w:rsidRPr="646EAC00">
          <w:rPr>
            <w:rFonts w:ascii="Calibri" w:hAnsi="Calibri"/>
            <w:b/>
            <w:bCs/>
            <w:sz w:val="22"/>
            <w:szCs w:val="22"/>
          </w:rPr>
          <w:t>”</w:t>
        </w:r>
      </w:ins>
      <w:ins w:id="5076" w:author="Visone Rossana (GSE)" w:date="2025-09-05T10:01:00Z">
        <w:r w:rsidR="002C62C0" w:rsidRPr="646EAC00">
          <w:rPr>
            <w:rFonts w:ascii="Calibri" w:hAnsi="Calibri"/>
            <w:b/>
            <w:bCs/>
            <w:sz w:val="22"/>
            <w:szCs w:val="22"/>
            <w:rPrChange w:id="5077" w:author="Visone Rossana (GSE)" w:date="2025-09-09T14:34:00Z">
              <w:rPr>
                <w:rFonts w:ascii="Calibri" w:hAnsi="Calibri"/>
                <w:b/>
                <w:bCs/>
              </w:rPr>
            </w:rPrChange>
          </w:rPr>
          <w:t>)</w:t>
        </w:r>
      </w:ins>
      <w:ins w:id="5078" w:author="Santagata Fabiana (GSE)" w:date="2025-10-06T15:24:00Z">
        <w:del w:id="5079" w:author="Visone Rossana (GSE)" w:date="2025-10-19T20:04:00Z" w16du:dateUtc="2025-10-19T18:04:00Z">
          <w:r w:rsidR="4BD53B76" w:rsidRPr="646EAC00" w:rsidDel="005B7B8F">
            <w:rPr>
              <w:rFonts w:ascii="Calibri" w:hAnsi="Calibri"/>
              <w:b/>
              <w:bCs/>
              <w:sz w:val="22"/>
              <w:szCs w:val="22"/>
            </w:rPr>
            <w:delText>,</w:delText>
          </w:r>
        </w:del>
      </w:ins>
      <w:r w:rsidR="00A15630" w:rsidRPr="646EAC00">
        <w:rPr>
          <w:rFonts w:ascii="Calibri" w:hAnsi="Calibri"/>
          <w:sz w:val="22"/>
          <w:szCs w:val="22"/>
          <w:rPrChange w:id="5080" w:author="Visone Rossana (GSE)" w:date="2025-09-09T14:34:00Z">
            <w:rPr>
              <w:rFonts w:ascii="Calibri" w:hAnsi="Calibri"/>
            </w:rPr>
          </w:rPrChange>
        </w:rPr>
        <w:t xml:space="preserve"> che</w:t>
      </w:r>
      <w:ins w:id="5081" w:author="Santagata Fabiana (GSE)" w:date="2025-10-01T13:10:00Z">
        <w:r w:rsidR="00A15630" w:rsidRPr="646EAC00">
          <w:rPr>
            <w:rFonts w:ascii="Calibri" w:hAnsi="Calibri"/>
            <w:sz w:val="22"/>
            <w:szCs w:val="22"/>
          </w:rPr>
          <w:t xml:space="preserve"> </w:t>
        </w:r>
        <w:r w:rsidR="4AFD66FF" w:rsidRPr="646EAC00">
          <w:rPr>
            <w:rFonts w:ascii="Calibri" w:hAnsi="Calibri"/>
            <w:sz w:val="22"/>
            <w:szCs w:val="22"/>
          </w:rPr>
          <w:t xml:space="preserve">sono assimilati alle Pubbliche Amministrazioni </w:t>
        </w:r>
      </w:ins>
      <w:del w:id="5082" w:author="Santagata Fabiana (GSE)" w:date="2025-10-01T13:11:00Z">
        <w:r w:rsidRPr="646EAC00" w:rsidDel="00A15630">
          <w:rPr>
            <w:rFonts w:ascii="Calibri" w:hAnsi="Calibri"/>
            <w:sz w:val="22"/>
            <w:szCs w:val="22"/>
            <w:rPrChange w:id="5083" w:author="Visone Rossana (GSE)" w:date="2025-09-09T14:34:00Z">
              <w:rPr>
                <w:rFonts w:ascii="Calibri" w:hAnsi="Calibri"/>
              </w:rPr>
            </w:rPrChange>
          </w:rPr>
          <w:delText xml:space="preserve"> possono </w:delText>
        </w:r>
      </w:del>
      <w:ins w:id="5084" w:author="Santagata Fabiana (GSE)" w:date="2025-10-01T13:12:00Z">
        <w:r w:rsidR="3CD1F72B" w:rsidRPr="646EAC00">
          <w:rPr>
            <w:rFonts w:ascii="Calibri" w:hAnsi="Calibri"/>
            <w:sz w:val="22"/>
            <w:szCs w:val="22"/>
          </w:rPr>
          <w:t>ai fini dell’</w:t>
        </w:r>
      </w:ins>
      <w:r w:rsidR="00A15630" w:rsidRPr="646EAC00">
        <w:rPr>
          <w:rFonts w:ascii="Calibri" w:hAnsi="Calibri"/>
          <w:sz w:val="22"/>
          <w:szCs w:val="22"/>
          <w:rPrChange w:id="5085" w:author="Visone Rossana (GSE)" w:date="2025-09-09T14:34:00Z">
            <w:rPr>
              <w:rFonts w:ascii="Calibri" w:hAnsi="Calibri"/>
            </w:rPr>
          </w:rPrChange>
        </w:rPr>
        <w:t>acce</w:t>
      </w:r>
      <w:del w:id="5086" w:author="Santagata Fabiana (GSE)" w:date="2025-10-01T13:12:00Z">
        <w:r w:rsidRPr="646EAC00" w:rsidDel="00A15630">
          <w:rPr>
            <w:rFonts w:ascii="Calibri" w:hAnsi="Calibri"/>
            <w:sz w:val="22"/>
            <w:szCs w:val="22"/>
            <w:rPrChange w:id="5087" w:author="Visone Rossana (GSE)" w:date="2025-09-09T14:34:00Z">
              <w:rPr>
                <w:rFonts w:ascii="Calibri" w:hAnsi="Calibri"/>
              </w:rPr>
            </w:rPrChange>
          </w:rPr>
          <w:delText>dere</w:delText>
        </w:r>
      </w:del>
      <w:ins w:id="5088" w:author="Santagata Fabiana (GSE)" w:date="2025-10-01T13:12:00Z">
        <w:r w:rsidR="681BB5B7" w:rsidRPr="646EAC00">
          <w:rPr>
            <w:rFonts w:ascii="Calibri" w:hAnsi="Calibri"/>
            <w:sz w:val="22"/>
            <w:szCs w:val="22"/>
          </w:rPr>
          <w:t>sso</w:t>
        </w:r>
      </w:ins>
      <w:r w:rsidR="00A15630" w:rsidRPr="646EAC00">
        <w:rPr>
          <w:rFonts w:ascii="Calibri" w:hAnsi="Calibri"/>
          <w:sz w:val="22"/>
          <w:szCs w:val="22"/>
          <w:rPrChange w:id="5089" w:author="Visone Rossana (GSE)" w:date="2025-09-09T14:34:00Z">
            <w:rPr>
              <w:rFonts w:ascii="Calibri" w:hAnsi="Calibri"/>
            </w:rPr>
          </w:rPrChange>
        </w:rPr>
        <w:t xml:space="preserve"> a</w:t>
      </w:r>
      <w:ins w:id="5090" w:author="Santagata Fabiana (GSE)" w:date="2025-10-01T13:07:00Z">
        <w:r w:rsidR="46BABAFD" w:rsidRPr="646EAC00">
          <w:rPr>
            <w:rFonts w:ascii="Calibri" w:hAnsi="Calibri"/>
            <w:sz w:val="22"/>
            <w:szCs w:val="22"/>
          </w:rPr>
          <w:t>gli incentivi de</w:t>
        </w:r>
      </w:ins>
      <w:r w:rsidR="00A15630" w:rsidRPr="646EAC00">
        <w:rPr>
          <w:rFonts w:ascii="Calibri" w:hAnsi="Calibri"/>
          <w:sz w:val="22"/>
          <w:szCs w:val="22"/>
          <w:rPrChange w:id="5091" w:author="Visone Rossana (GSE)" w:date="2025-09-09T14:34:00Z">
            <w:rPr>
              <w:rFonts w:ascii="Calibri" w:hAnsi="Calibri"/>
            </w:rPr>
          </w:rPrChange>
        </w:rPr>
        <w:t>l Conto Termico</w:t>
      </w:r>
      <w:ins w:id="5092" w:author="Santagata Fabiana (GSE)" w:date="2025-10-01T13:07:00Z">
        <w:r w:rsidR="59DD8F29" w:rsidRPr="646EAC00">
          <w:rPr>
            <w:rFonts w:ascii="Calibri" w:hAnsi="Calibri"/>
            <w:sz w:val="22"/>
            <w:szCs w:val="22"/>
          </w:rPr>
          <w:t xml:space="preserve"> </w:t>
        </w:r>
      </w:ins>
      <w:ins w:id="5093" w:author="Santagata Fabiana (GSE)" w:date="2025-10-01T13:11:00Z">
        <w:r w:rsidR="0CF99348" w:rsidRPr="646EAC00">
          <w:rPr>
            <w:rFonts w:ascii="Calibri" w:hAnsi="Calibri"/>
            <w:sz w:val="22"/>
            <w:szCs w:val="22"/>
          </w:rPr>
          <w:t xml:space="preserve">per </w:t>
        </w:r>
      </w:ins>
      <w:ins w:id="5094" w:author="Santagata Fabiana (GSE)" w:date="2025-10-01T13:12:00Z">
        <w:r w:rsidR="32C66337" w:rsidRPr="646EAC00">
          <w:rPr>
            <w:rFonts w:ascii="Calibri" w:hAnsi="Calibri"/>
            <w:sz w:val="22"/>
            <w:szCs w:val="22"/>
          </w:rPr>
          <w:t>gli</w:t>
        </w:r>
      </w:ins>
      <w:ins w:id="5095" w:author="Santagata Fabiana (GSE)" w:date="2025-10-01T13:11:00Z">
        <w:r w:rsidR="0CF99348" w:rsidRPr="646EAC00">
          <w:rPr>
            <w:rFonts w:ascii="Calibri" w:hAnsi="Calibri"/>
            <w:sz w:val="22"/>
            <w:szCs w:val="22"/>
          </w:rPr>
          <w:t xml:space="preserve"> interventi previsti d</w:t>
        </w:r>
        <w:del w:id="5096" w:author="Vajani Cristina (GSE)" w:date="2025-10-07T12:43:00Z">
          <w:r w:rsidRPr="646EAC00" w:rsidDel="0CF99348">
            <w:rPr>
              <w:rFonts w:ascii="Calibri" w:hAnsi="Calibri"/>
              <w:sz w:val="22"/>
              <w:szCs w:val="22"/>
            </w:rPr>
            <w:delText>a</w:delText>
          </w:r>
        </w:del>
      </w:ins>
      <w:ins w:id="5097" w:author="Santagata Fabiana (GSE)" w:date="2025-10-01T13:08:00Z">
        <w:r w:rsidR="5EA90D0D" w:rsidRPr="646EAC00">
          <w:rPr>
            <w:rFonts w:ascii="Calibri" w:hAnsi="Calibri"/>
            <w:sz w:val="22"/>
            <w:szCs w:val="22"/>
          </w:rPr>
          <w:t xml:space="preserve">l Titolo II o </w:t>
        </w:r>
      </w:ins>
      <w:ins w:id="5098" w:author="Santagata Fabiana (GSE)" w:date="2025-10-01T13:11:00Z">
        <w:r w:rsidR="36A4DDB3" w:rsidRPr="646EAC00">
          <w:rPr>
            <w:rFonts w:ascii="Calibri" w:hAnsi="Calibri"/>
            <w:sz w:val="22"/>
            <w:szCs w:val="22"/>
          </w:rPr>
          <w:t xml:space="preserve">Titolo </w:t>
        </w:r>
      </w:ins>
      <w:ins w:id="5099" w:author="Santagata Fabiana (GSE)" w:date="2025-10-01T13:08:00Z">
        <w:r w:rsidR="5EA90D0D" w:rsidRPr="646EAC00">
          <w:rPr>
            <w:rFonts w:ascii="Calibri" w:hAnsi="Calibri"/>
            <w:sz w:val="22"/>
            <w:szCs w:val="22"/>
          </w:rPr>
          <w:t>III a seconda del</w:t>
        </w:r>
      </w:ins>
      <w:ins w:id="5100" w:author="Santagata Fabiana (GSE)" w:date="2025-10-01T13:09:00Z">
        <w:r w:rsidR="5EA90D0D" w:rsidRPr="646EAC00">
          <w:rPr>
            <w:rFonts w:ascii="Calibri" w:hAnsi="Calibri"/>
            <w:sz w:val="22"/>
            <w:szCs w:val="22"/>
          </w:rPr>
          <w:t xml:space="preserve"> carattere economico o meno </w:t>
        </w:r>
      </w:ins>
      <w:ins w:id="5101" w:author="Santagata Fabiana (GSE)" w:date="2025-10-01T13:08:00Z">
        <w:r w:rsidR="5EA90D0D" w:rsidRPr="646EAC00">
          <w:rPr>
            <w:rFonts w:ascii="Calibri" w:hAnsi="Calibri"/>
            <w:sz w:val="22"/>
            <w:szCs w:val="22"/>
          </w:rPr>
          <w:t xml:space="preserve">dell’attività </w:t>
        </w:r>
      </w:ins>
      <w:ins w:id="5102" w:author="Santagata Fabiana (GSE)" w:date="2025-10-13T09:11:00Z">
        <w:r w:rsidR="7F02D561" w:rsidRPr="4CBD062D">
          <w:rPr>
            <w:rFonts w:ascii="Calibri" w:hAnsi="Calibri"/>
            <w:sz w:val="22"/>
            <w:szCs w:val="22"/>
          </w:rPr>
          <w:t xml:space="preserve">da loro </w:t>
        </w:r>
      </w:ins>
      <w:ins w:id="5103" w:author="Santagata Fabiana (GSE)" w:date="2025-10-01T13:08:00Z">
        <w:r w:rsidR="5EA90D0D" w:rsidRPr="646EAC00">
          <w:rPr>
            <w:rFonts w:ascii="Calibri" w:hAnsi="Calibri"/>
            <w:sz w:val="22"/>
            <w:szCs w:val="22"/>
          </w:rPr>
          <w:t>svolta</w:t>
        </w:r>
      </w:ins>
      <w:ins w:id="5104" w:author="Santagata Fabiana (GSE)" w:date="2025-10-01T13:12:00Z">
        <w:r w:rsidR="05C66B22" w:rsidRPr="646EAC00">
          <w:rPr>
            <w:rFonts w:ascii="Calibri" w:hAnsi="Calibri"/>
            <w:sz w:val="22"/>
            <w:szCs w:val="22"/>
          </w:rPr>
          <w:t>. I</w:t>
        </w:r>
      </w:ins>
      <w:ins w:id="5105" w:author="Santagata Fabiana (GSE)" w:date="2025-10-01T13:11:00Z">
        <w:r w:rsidR="06F0B31D" w:rsidRPr="646EAC00">
          <w:rPr>
            <w:rFonts w:ascii="Calibri" w:hAnsi="Calibri"/>
            <w:sz w:val="22"/>
            <w:szCs w:val="22"/>
          </w:rPr>
          <w:t>n particolare</w:t>
        </w:r>
      </w:ins>
      <w:ins w:id="5106" w:author="Visone Rossana (GSE)" w:date="2025-09-05T10:04:00Z">
        <w:r w:rsidR="002C62C0" w:rsidRPr="646EAC00">
          <w:rPr>
            <w:rFonts w:ascii="Calibri" w:hAnsi="Calibri"/>
            <w:sz w:val="22"/>
            <w:szCs w:val="22"/>
            <w:rPrChange w:id="5107" w:author="Visone Rossana (GSE)" w:date="2025-09-09T14:34:00Z">
              <w:rPr>
                <w:rFonts w:ascii="Calibri" w:hAnsi="Calibri"/>
              </w:rPr>
            </w:rPrChange>
          </w:rPr>
          <w:t>:</w:t>
        </w:r>
      </w:ins>
      <w:del w:id="5108" w:author="Visone Rossana (GSE)" w:date="2025-09-05T10:04:00Z">
        <w:r w:rsidRPr="646EAC00" w:rsidDel="00A15630">
          <w:rPr>
            <w:rFonts w:ascii="Calibri" w:hAnsi="Calibri"/>
            <w:sz w:val="22"/>
            <w:szCs w:val="22"/>
            <w:rPrChange w:id="5109" w:author="Visone Rossana (GSE)" w:date="2025-09-09T14:34:00Z">
              <w:rPr>
                <w:rFonts w:ascii="Calibri" w:hAnsi="Calibri"/>
              </w:rPr>
            </w:rPrChange>
          </w:rPr>
          <w:delText xml:space="preserve"> </w:delText>
        </w:r>
      </w:del>
    </w:p>
    <w:p w14:paraId="339C33AE" w14:textId="4773E95E" w:rsidR="00F20565" w:rsidRPr="008B1DFF" w:rsidRDefault="0369D8D9">
      <w:pPr>
        <w:pStyle w:val="NORMALEGSE"/>
        <w:numPr>
          <w:ilvl w:val="0"/>
          <w:numId w:val="94"/>
        </w:numPr>
        <w:spacing w:after="120" w:line="276" w:lineRule="auto"/>
        <w:jc w:val="both"/>
        <w:rPr>
          <w:ins w:id="5110" w:author="Visone Rossana (GSE)" w:date="2025-09-05T10:05:00Z" w16du:dateUtc="2025-09-05T08:05:00Z"/>
          <w:rFonts w:ascii="Calibri" w:hAnsi="Calibri"/>
          <w:sz w:val="22"/>
          <w:szCs w:val="22"/>
          <w:rPrChange w:id="5111" w:author="Visone Rossana (GSE)" w:date="2025-09-09T14:34:00Z" w16du:dateUtc="2025-09-09T12:34:00Z">
            <w:rPr>
              <w:ins w:id="5112" w:author="Visone Rossana (GSE)" w:date="2025-09-05T10:05:00Z" w16du:dateUtc="2025-09-05T08:05:00Z"/>
              <w:rFonts w:ascii="Calibri" w:hAnsi="Calibri"/>
            </w:rPr>
          </w:rPrChange>
        </w:rPr>
        <w:pPrChange w:id="5113" w:author="Visone Rossana (GSE)" w:date="2025-09-09T14:34:00Z" w16du:dateUtc="2025-09-09T12:34:00Z">
          <w:pPr>
            <w:pStyle w:val="NORMALEGSE"/>
            <w:numPr>
              <w:numId w:val="94"/>
            </w:numPr>
            <w:spacing w:after="120"/>
            <w:ind w:left="1440" w:hanging="360"/>
            <w:jc w:val="both"/>
          </w:pPr>
        </w:pPrChange>
      </w:pPr>
      <w:ins w:id="5114" w:author="Santagata Fabiana (GSE)" w:date="2025-10-01T13:09:00Z">
        <w:r w:rsidRPr="0080702F">
          <w:rPr>
            <w:rFonts w:ascii="Calibri" w:hAnsi="Calibri"/>
            <w:b/>
            <w:bCs/>
            <w:i/>
            <w:iCs/>
            <w:sz w:val="22"/>
            <w:szCs w:val="22"/>
            <w:rPrChange w:id="5115" w:author="Visone Rossana (GSE)" w:date="2025-10-17T18:03:00Z" w16du:dateUtc="2025-10-17T16:03:00Z">
              <w:rPr>
                <w:rFonts w:ascii="Calibri" w:hAnsi="Calibri"/>
                <w:i/>
                <w:iCs/>
                <w:sz w:val="22"/>
                <w:szCs w:val="22"/>
              </w:rPr>
            </w:rPrChange>
          </w:rPr>
          <w:t>s</w:t>
        </w:r>
      </w:ins>
      <w:ins w:id="5116" w:author="Santagata Fabiana (GSE)" w:date="2025-10-01T13:07:00Z">
        <w:r w:rsidR="155C8F0B" w:rsidRPr="0080702F">
          <w:rPr>
            <w:rFonts w:ascii="Calibri" w:hAnsi="Calibri"/>
            <w:b/>
            <w:bCs/>
            <w:i/>
            <w:iCs/>
            <w:sz w:val="22"/>
            <w:szCs w:val="22"/>
            <w:rPrChange w:id="5117" w:author="Visone Rossana (GSE)" w:date="2025-10-17T18:03:00Z" w16du:dateUtc="2025-10-17T16:03:00Z">
              <w:rPr>
                <w:rFonts w:ascii="Calibri" w:hAnsi="Calibri"/>
                <w:i/>
                <w:iCs/>
                <w:sz w:val="22"/>
                <w:szCs w:val="22"/>
              </w:rPr>
            </w:rPrChange>
          </w:rPr>
          <w:t xml:space="preserve">e svolgono attività </w:t>
        </w:r>
      </w:ins>
      <w:ins w:id="5118" w:author="Visone Rossana (GSE)" w:date="2025-09-05T10:04:00Z" w16du:dateUtc="2025-09-05T08:04:00Z">
        <w:r w:rsidR="002C62C0" w:rsidRPr="0080702F">
          <w:rPr>
            <w:rFonts w:ascii="Calibri" w:hAnsi="Calibri"/>
            <w:b/>
            <w:bCs/>
            <w:i/>
            <w:iCs/>
            <w:sz w:val="22"/>
            <w:szCs w:val="22"/>
            <w:rPrChange w:id="5119" w:author="Visone Rossana (GSE)" w:date="2025-10-17T18:03:00Z" w16du:dateUtc="2025-10-17T16:03:00Z">
              <w:rPr>
                <w:rFonts w:ascii="Calibri" w:hAnsi="Calibri"/>
              </w:rPr>
            </w:rPrChange>
          </w:rPr>
          <w:t xml:space="preserve">non </w:t>
        </w:r>
      </w:ins>
      <w:ins w:id="5120" w:author="Visone Rossana (GSE)" w:date="2025-09-05T10:04:00Z">
        <w:r w:rsidR="002C62C0" w:rsidRPr="0080702F">
          <w:rPr>
            <w:rFonts w:ascii="Calibri" w:hAnsi="Calibri"/>
            <w:b/>
            <w:bCs/>
            <w:i/>
            <w:iCs/>
            <w:sz w:val="22"/>
            <w:szCs w:val="22"/>
            <w:rPrChange w:id="5121" w:author="Visone Rossana (GSE)" w:date="2025-10-17T18:03:00Z" w16du:dateUtc="2025-10-17T16:03:00Z">
              <w:rPr>
                <w:rFonts w:ascii="Calibri" w:hAnsi="Calibri"/>
              </w:rPr>
            </w:rPrChange>
          </w:rPr>
          <w:t>economic</w:t>
        </w:r>
      </w:ins>
      <w:ins w:id="5122" w:author="Santagata Fabiana (GSE)" w:date="2025-10-01T13:07:00Z">
        <w:r w:rsidR="51BAEAAB" w:rsidRPr="0080702F">
          <w:rPr>
            <w:rFonts w:ascii="Calibri" w:hAnsi="Calibri"/>
            <w:b/>
            <w:bCs/>
            <w:i/>
            <w:iCs/>
            <w:sz w:val="22"/>
            <w:szCs w:val="22"/>
            <w:rPrChange w:id="5123" w:author="Visone Rossana (GSE)" w:date="2025-10-17T18:03:00Z" w16du:dateUtc="2025-10-17T16:03:00Z">
              <w:rPr>
                <w:rFonts w:ascii="Calibri" w:hAnsi="Calibri"/>
                <w:i/>
                <w:iCs/>
                <w:sz w:val="22"/>
                <w:szCs w:val="22"/>
              </w:rPr>
            </w:rPrChange>
          </w:rPr>
          <w:t>a</w:t>
        </w:r>
      </w:ins>
      <w:ins w:id="5124" w:author="Visone Rossana (GSE)" w:date="2025-09-05T10:04:00Z">
        <w:del w:id="5125" w:author="Santagata Fabiana (GSE)" w:date="2025-10-01T13:07:00Z">
          <w:r w:rsidR="002C62C0" w:rsidRPr="585647C6" w:rsidDel="002C62C0">
            <w:rPr>
              <w:rFonts w:ascii="Calibri" w:hAnsi="Calibri"/>
              <w:i/>
              <w:iCs/>
              <w:sz w:val="22"/>
              <w:szCs w:val="22"/>
              <w:rPrChange w:id="5126" w:author="Visone Rossana (GSE)" w:date="2025-09-10T10:30:00Z">
                <w:rPr>
                  <w:rFonts w:ascii="Calibri" w:hAnsi="Calibri"/>
                </w:rPr>
              </w:rPrChange>
            </w:rPr>
            <w:delText>i</w:delText>
          </w:r>
        </w:del>
      </w:ins>
      <w:ins w:id="5127" w:author="Visone Rossana (GSE)" w:date="2025-09-05T10:05:00Z" w16du:dateUtc="2025-09-05T08:05:00Z">
        <w:r w:rsidR="002C62C0" w:rsidRPr="008B1DFF">
          <w:rPr>
            <w:rFonts w:ascii="Calibri" w:hAnsi="Calibri"/>
            <w:sz w:val="22"/>
            <w:szCs w:val="22"/>
            <w:rPrChange w:id="5128" w:author="Visone Rossana (GSE)" w:date="2025-09-09T14:34:00Z" w16du:dateUtc="2025-09-09T12:34:00Z">
              <w:rPr>
                <w:rFonts w:ascii="Calibri" w:hAnsi="Calibri"/>
              </w:rPr>
            </w:rPrChange>
          </w:rPr>
          <w:t xml:space="preserve">, </w:t>
        </w:r>
      </w:ins>
      <w:del w:id="5129" w:author="Santagata Fabiana (GSE)" w:date="2025-10-01T13:09:00Z">
        <w:r w:rsidR="00A15630" w:rsidRPr="008B1DFF">
          <w:rPr>
            <w:rFonts w:ascii="Calibri" w:hAnsi="Calibri"/>
            <w:sz w:val="22"/>
            <w:szCs w:val="22"/>
            <w:rPrChange w:id="5130" w:author="Visone Rossana (GSE)" w:date="2025-09-09T14:34:00Z" w16du:dateUtc="2025-09-09T12:34:00Z">
              <w:rPr>
                <w:rFonts w:ascii="Calibri" w:hAnsi="Calibri"/>
              </w:rPr>
            </w:rPrChange>
          </w:rPr>
          <w:delText xml:space="preserve">per </w:delText>
        </w:r>
      </w:del>
      <w:ins w:id="5131" w:author="Santagata Fabiana (GSE)" w:date="2025-10-01T13:09:00Z">
        <w:r w:rsidR="1FCC851F" w:rsidRPr="30628FB8">
          <w:rPr>
            <w:rFonts w:ascii="Calibri" w:hAnsi="Calibri"/>
            <w:sz w:val="22"/>
            <w:szCs w:val="22"/>
          </w:rPr>
          <w:t xml:space="preserve">possono richiedere incentivi per </w:t>
        </w:r>
      </w:ins>
      <w:r w:rsidR="00A15630" w:rsidRPr="008B1DFF">
        <w:rPr>
          <w:rFonts w:ascii="Calibri" w:hAnsi="Calibri"/>
          <w:sz w:val="22"/>
          <w:szCs w:val="22"/>
          <w:rPrChange w:id="5132" w:author="Visone Rossana (GSE)" w:date="2025-09-09T14:34:00Z" w16du:dateUtc="2025-09-09T12:34:00Z">
            <w:rPr>
              <w:rFonts w:ascii="Calibri" w:hAnsi="Calibri"/>
            </w:rPr>
          </w:rPrChange>
        </w:rPr>
        <w:t xml:space="preserve">la realizzazione di uno o più degli interventi previsti </w:t>
      </w:r>
      <w:ins w:id="5133" w:author="Santagata Fabiana (GSE)" w:date="2025-10-01T13:09:00Z">
        <w:r w:rsidR="0E33598A" w:rsidRPr="30628FB8">
          <w:rPr>
            <w:rFonts w:ascii="Calibri" w:hAnsi="Calibri"/>
            <w:sz w:val="22"/>
            <w:szCs w:val="22"/>
          </w:rPr>
          <w:t xml:space="preserve">sia </w:t>
        </w:r>
      </w:ins>
      <w:ins w:id="5134" w:author="Visone Rossana (GSE)" w:date="2025-08-01T09:12:00Z" w16du:dateUtc="2025-08-01T07:12:00Z">
        <w:r w:rsidR="008A1450" w:rsidRPr="008B1DFF">
          <w:rPr>
            <w:rFonts w:ascii="Calibri" w:hAnsi="Calibri"/>
            <w:sz w:val="22"/>
            <w:szCs w:val="22"/>
            <w:rPrChange w:id="5135" w:author="Visone Rossana (GSE)" w:date="2025-09-09T14:34:00Z" w16du:dateUtc="2025-09-09T12:34:00Z">
              <w:rPr>
                <w:rFonts w:ascii="Calibri" w:hAnsi="Calibri"/>
              </w:rPr>
            </w:rPrChange>
          </w:rPr>
          <w:t xml:space="preserve">dal Titolo II </w:t>
        </w:r>
      </w:ins>
      <w:ins w:id="5136" w:author="Santagata Fabiana (GSE)" w:date="2025-10-01T13:09:00Z">
        <w:r w:rsidR="06A27C69" w:rsidRPr="1AF70E6A">
          <w:rPr>
            <w:rFonts w:ascii="Calibri" w:hAnsi="Calibri"/>
            <w:sz w:val="22"/>
            <w:szCs w:val="22"/>
          </w:rPr>
          <w:t>sia</w:t>
        </w:r>
      </w:ins>
      <w:ins w:id="5137" w:author="Visone Rossana (GSE)" w:date="2025-08-01T09:12:00Z">
        <w:del w:id="5138" w:author="Santagata Fabiana (GSE)" w:date="2025-10-01T13:09:00Z">
          <w:r w:rsidR="008A1450" w:rsidRPr="008B1DFF">
            <w:rPr>
              <w:rFonts w:ascii="Calibri" w:hAnsi="Calibri"/>
              <w:sz w:val="22"/>
              <w:szCs w:val="22"/>
              <w:rPrChange w:id="5139" w:author="Visone Rossana (GSE)" w:date="2025-09-09T14:34:00Z" w16du:dateUtc="2025-09-09T12:34:00Z">
                <w:rPr>
                  <w:rFonts w:ascii="Calibri" w:hAnsi="Calibri"/>
                </w:rPr>
              </w:rPrChange>
            </w:rPr>
            <w:delText>e</w:delText>
          </w:r>
        </w:del>
      </w:ins>
      <w:ins w:id="5140" w:author="Visone Rossana (GSE)" w:date="2025-08-01T09:12:00Z" w16du:dateUtc="2025-08-01T07:12:00Z">
        <w:r w:rsidR="008A1450" w:rsidRPr="008B1DFF">
          <w:rPr>
            <w:rFonts w:ascii="Calibri" w:hAnsi="Calibri"/>
            <w:sz w:val="22"/>
            <w:szCs w:val="22"/>
            <w:rPrChange w:id="5141" w:author="Visone Rossana (GSE)" w:date="2025-09-09T14:34:00Z" w16du:dateUtc="2025-09-09T12:34:00Z">
              <w:rPr>
                <w:rFonts w:ascii="Calibri" w:hAnsi="Calibri"/>
              </w:rPr>
            </w:rPrChange>
          </w:rPr>
          <w:t xml:space="preserve"> dal Titolo III</w:t>
        </w:r>
      </w:ins>
      <w:ins w:id="5142" w:author="Visone Rossana (GSE)" w:date="2025-09-05T10:03:00Z" w16du:dateUtc="2025-09-05T08:03:00Z">
        <w:r w:rsidR="002C62C0" w:rsidRPr="008B1DFF">
          <w:rPr>
            <w:rFonts w:ascii="Calibri" w:hAnsi="Calibri"/>
            <w:sz w:val="22"/>
            <w:szCs w:val="22"/>
            <w:rPrChange w:id="5143" w:author="Visone Rossana (GSE)" w:date="2025-09-09T14:34:00Z" w16du:dateUtc="2025-09-09T12:34:00Z">
              <w:rPr>
                <w:rFonts w:ascii="Calibri" w:hAnsi="Calibri"/>
              </w:rPr>
            </w:rPrChange>
          </w:rPr>
          <w:t xml:space="preserve"> </w:t>
        </w:r>
      </w:ins>
      <w:del w:id="5144" w:author="Visone Rossana (GSE)" w:date="2025-08-01T09:12:00Z" w16du:dateUtc="2025-08-01T07:12:00Z">
        <w:r w:rsidR="00A15630" w:rsidRPr="008B1DFF" w:rsidDel="008A1450">
          <w:rPr>
            <w:rFonts w:ascii="Calibri" w:hAnsi="Calibri"/>
            <w:sz w:val="22"/>
            <w:szCs w:val="22"/>
            <w:rPrChange w:id="5145" w:author="Visone Rossana (GSE)" w:date="2025-09-09T14:34:00Z" w16du:dateUtc="2025-09-09T12:34:00Z">
              <w:rPr>
                <w:rFonts w:ascii="Calibri" w:hAnsi="Calibri"/>
              </w:rPr>
            </w:rPrChange>
          </w:rPr>
          <w:delText>dagli articoli 5, comma 1, e dall’ articolo 8 comma</w:delText>
        </w:r>
      </w:del>
      <w:ins w:id="5146" w:author="Visone Rossana (GSE)" w:date="2025-09-05T10:05:00Z" w16du:dateUtc="2025-09-05T08:05:00Z">
        <w:r w:rsidR="002C62C0" w:rsidRPr="008B1DFF">
          <w:rPr>
            <w:rFonts w:ascii="Calibri" w:hAnsi="Calibri"/>
            <w:sz w:val="22"/>
            <w:szCs w:val="22"/>
            <w:rPrChange w:id="5147" w:author="Visone Rossana (GSE)" w:date="2025-09-09T14:34:00Z" w16du:dateUtc="2025-09-09T12:34:00Z">
              <w:rPr>
                <w:rFonts w:ascii="Calibri" w:hAnsi="Calibri"/>
              </w:rPr>
            </w:rPrChange>
          </w:rPr>
          <w:t>;</w:t>
        </w:r>
      </w:ins>
      <w:del w:id="5148" w:author="Visone Rossana (GSE)" w:date="2025-08-01T09:12:00Z" w16du:dateUtc="2025-08-01T07:12:00Z">
        <w:r w:rsidR="00A15630" w:rsidRPr="008B1DFF" w:rsidDel="008A1450">
          <w:rPr>
            <w:rFonts w:ascii="Calibri" w:hAnsi="Calibri"/>
            <w:sz w:val="22"/>
            <w:szCs w:val="22"/>
            <w:rPrChange w:id="5149" w:author="Visone Rossana (GSE)" w:date="2025-09-09T14:34:00Z" w16du:dateUtc="2025-09-09T12:34:00Z">
              <w:rPr>
                <w:rFonts w:ascii="Calibri" w:hAnsi="Calibri"/>
              </w:rPr>
            </w:rPrChange>
          </w:rPr>
          <w:delText xml:space="preserve"> 1</w:delText>
        </w:r>
      </w:del>
      <w:del w:id="5150" w:author="Visone Rossana (GSE)" w:date="2025-09-05T10:05:00Z" w16du:dateUtc="2025-09-05T08:05:00Z">
        <w:r w:rsidR="00A15630" w:rsidRPr="008B1DFF" w:rsidDel="002C62C0">
          <w:rPr>
            <w:rFonts w:ascii="Calibri" w:hAnsi="Calibri"/>
            <w:sz w:val="22"/>
            <w:szCs w:val="22"/>
            <w:rPrChange w:id="5151" w:author="Visone Rossana (GSE)" w:date="2025-09-09T14:34:00Z" w16du:dateUtc="2025-09-09T12:34:00Z">
              <w:rPr>
                <w:rFonts w:ascii="Calibri" w:hAnsi="Calibri"/>
              </w:rPr>
            </w:rPrChange>
          </w:rPr>
          <w:delText>.</w:delText>
        </w:r>
      </w:del>
    </w:p>
    <w:p w14:paraId="227EA120" w14:textId="702312C6" w:rsidR="04475C5E" w:rsidRDefault="1FCB9E8D">
      <w:pPr>
        <w:pStyle w:val="NORMALEGSE"/>
        <w:numPr>
          <w:ilvl w:val="0"/>
          <w:numId w:val="94"/>
        </w:numPr>
        <w:spacing w:after="120" w:line="276" w:lineRule="auto"/>
        <w:jc w:val="both"/>
        <w:rPr>
          <w:ins w:id="5152" w:author="Santagata Fabiana (GSE)" w:date="2025-10-13T09:15:00Z" w16du:dateUtc="2025-10-13T09:15:31Z"/>
          <w:rFonts w:ascii="Calibri" w:hAnsi="Calibri"/>
          <w:sz w:val="22"/>
          <w:szCs w:val="22"/>
          <w:rPrChange w:id="5153" w:author="Unknown" w16du:dateUtc="2025-09-09T12:34:00Z">
            <w:rPr>
              <w:ins w:id="5154" w:author="Santagata Fabiana (GSE)" w:date="2025-10-13T09:15:00Z" w16du:dateUtc="2025-10-13T09:15:31Z"/>
              <w:rFonts w:ascii="Calibri" w:hAnsi="Calibri"/>
            </w:rPr>
          </w:rPrChange>
        </w:rPr>
        <w:pPrChange w:id="5155" w:author="Visone Rossana (GSE)" w:date="2025-09-09T14:34:00Z">
          <w:pPr>
            <w:pStyle w:val="NORMALEGSE"/>
            <w:numPr>
              <w:numId w:val="24"/>
            </w:numPr>
            <w:spacing w:after="120" w:line="276" w:lineRule="auto"/>
            <w:ind w:left="720" w:hanging="360"/>
            <w:jc w:val="both"/>
          </w:pPr>
        </w:pPrChange>
      </w:pPr>
      <w:ins w:id="5156" w:author="Santagata Fabiana (GSE)" w:date="2025-10-13T09:12:00Z">
        <w:r w:rsidRPr="0080702F">
          <w:rPr>
            <w:rFonts w:ascii="Calibri" w:hAnsi="Calibri"/>
            <w:b/>
            <w:bCs/>
            <w:i/>
            <w:iCs/>
            <w:sz w:val="22"/>
            <w:szCs w:val="22"/>
            <w:rPrChange w:id="5157" w:author="Visone Rossana (GSE)" w:date="2025-10-17T18:03:00Z" w16du:dateUtc="2025-10-17T16:03:00Z">
              <w:rPr>
                <w:rFonts w:ascii="Calibri" w:hAnsi="Calibri"/>
                <w:i/>
                <w:iCs/>
                <w:sz w:val="22"/>
                <w:szCs w:val="22"/>
              </w:rPr>
            </w:rPrChange>
          </w:rPr>
          <w:t>s</w:t>
        </w:r>
      </w:ins>
      <w:ins w:id="5158" w:author="Santagata Fabiana (GSE)" w:date="2025-10-01T13:09:00Z">
        <w:r w:rsidR="5B4711BA" w:rsidRPr="0080702F">
          <w:rPr>
            <w:rFonts w:ascii="Calibri" w:hAnsi="Calibri"/>
            <w:b/>
            <w:bCs/>
            <w:i/>
            <w:iCs/>
            <w:sz w:val="22"/>
            <w:szCs w:val="22"/>
            <w:rPrChange w:id="5159" w:author="Visone Rossana (GSE)" w:date="2025-10-17T18:03:00Z" w16du:dateUtc="2025-10-17T16:03:00Z">
              <w:rPr>
                <w:rFonts w:ascii="Calibri" w:hAnsi="Calibri"/>
                <w:i/>
                <w:iCs/>
                <w:sz w:val="22"/>
                <w:szCs w:val="22"/>
              </w:rPr>
            </w:rPrChange>
          </w:rPr>
          <w:t xml:space="preserve">e svolgono attività </w:t>
        </w:r>
      </w:ins>
      <w:ins w:id="5160" w:author="Visone Rossana (GSE)" w:date="2025-09-05T10:05:00Z">
        <w:r w:rsidR="390922F4" w:rsidRPr="0080702F">
          <w:rPr>
            <w:rFonts w:ascii="Calibri" w:hAnsi="Calibri"/>
            <w:b/>
            <w:bCs/>
            <w:i/>
            <w:iCs/>
            <w:sz w:val="22"/>
            <w:szCs w:val="22"/>
            <w:rPrChange w:id="5161" w:author="Visone Rossana (GSE)" w:date="2025-10-17T18:03:00Z" w16du:dateUtc="2025-10-17T16:03:00Z">
              <w:rPr>
                <w:rFonts w:ascii="Calibri" w:hAnsi="Calibri"/>
              </w:rPr>
            </w:rPrChange>
          </w:rPr>
          <w:t>economic</w:t>
        </w:r>
      </w:ins>
      <w:ins w:id="5162" w:author="Santagata Fabiana (GSE)" w:date="2025-10-01T13:09:00Z">
        <w:r w:rsidR="43645762" w:rsidRPr="0080702F">
          <w:rPr>
            <w:rFonts w:ascii="Calibri" w:hAnsi="Calibri"/>
            <w:b/>
            <w:bCs/>
            <w:i/>
            <w:iCs/>
            <w:sz w:val="22"/>
            <w:szCs w:val="22"/>
            <w:rPrChange w:id="5163" w:author="Visone Rossana (GSE)" w:date="2025-10-17T18:03:00Z" w16du:dateUtc="2025-10-17T16:03:00Z">
              <w:rPr>
                <w:rFonts w:ascii="Calibri" w:hAnsi="Calibri"/>
                <w:i/>
                <w:iCs/>
                <w:sz w:val="22"/>
                <w:szCs w:val="22"/>
              </w:rPr>
            </w:rPrChange>
          </w:rPr>
          <w:t>a</w:t>
        </w:r>
      </w:ins>
      <w:ins w:id="5164" w:author="Visone Rossana (GSE)" w:date="2025-09-05T10:05:00Z">
        <w:del w:id="5165" w:author="Santagata Fabiana (GSE)" w:date="2025-10-01T13:09:00Z">
          <w:r w:rsidR="04475C5E" w:rsidRPr="0080702F" w:rsidDel="259887E3">
            <w:rPr>
              <w:rFonts w:ascii="Calibri" w:hAnsi="Calibri"/>
              <w:b/>
              <w:bCs/>
              <w:i/>
              <w:iCs/>
              <w:sz w:val="22"/>
              <w:szCs w:val="22"/>
              <w:rPrChange w:id="5166" w:author="Visone Rossana (GSE)" w:date="2025-10-17T18:03:00Z" w16du:dateUtc="2025-10-17T16:03:00Z">
                <w:rPr>
                  <w:rFonts w:ascii="Calibri" w:hAnsi="Calibri"/>
                </w:rPr>
              </w:rPrChange>
            </w:rPr>
            <w:delText>i</w:delText>
          </w:r>
        </w:del>
      </w:ins>
      <w:ins w:id="5167" w:author="Santagata Fabiana (GSE)" w:date="2025-10-01T13:10:00Z">
        <w:r w:rsidR="496B4F6D" w:rsidRPr="0080702F">
          <w:rPr>
            <w:rFonts w:ascii="Calibri" w:hAnsi="Calibri"/>
            <w:b/>
            <w:bCs/>
            <w:sz w:val="22"/>
            <w:szCs w:val="22"/>
            <w:rPrChange w:id="5168" w:author="Visone Rossana (GSE)" w:date="2025-10-17T18:03:00Z" w16du:dateUtc="2025-10-17T16:03:00Z">
              <w:rPr>
                <w:rFonts w:ascii="Calibri" w:hAnsi="Calibri"/>
                <w:i/>
                <w:iCs/>
                <w:sz w:val="22"/>
                <w:szCs w:val="22"/>
              </w:rPr>
            </w:rPrChange>
          </w:rPr>
          <w:t xml:space="preserve">, </w:t>
        </w:r>
        <w:r w:rsidR="496B4F6D" w:rsidRPr="7F1041FA">
          <w:rPr>
            <w:rFonts w:ascii="Calibri" w:hAnsi="Calibri"/>
            <w:sz w:val="22"/>
            <w:szCs w:val="22"/>
            <w:rPrChange w:id="5169" w:author="Santagata Fabiana (GSE)" w:date="2025-10-01T13:10:00Z">
              <w:rPr>
                <w:rFonts w:ascii="Calibri" w:hAnsi="Calibri"/>
                <w:i/>
                <w:iCs/>
                <w:sz w:val="22"/>
                <w:szCs w:val="22"/>
              </w:rPr>
            </w:rPrChange>
          </w:rPr>
          <w:t>p</w:t>
        </w:r>
      </w:ins>
      <w:ins w:id="5170" w:author="Santagata Fabiana (GSE)" w:date="2025-10-01T13:09:00Z">
        <w:r w:rsidR="58526E2A" w:rsidRPr="7F1041FA">
          <w:rPr>
            <w:rFonts w:ascii="Calibri" w:hAnsi="Calibri"/>
            <w:sz w:val="22"/>
            <w:szCs w:val="22"/>
            <w:rPrChange w:id="5171" w:author="Santagata Fabiana (GSE)" w:date="2025-10-01T13:10:00Z">
              <w:rPr>
                <w:rFonts w:ascii="Calibri" w:hAnsi="Calibri"/>
                <w:i/>
                <w:iCs/>
                <w:sz w:val="22"/>
                <w:szCs w:val="22"/>
              </w:rPr>
            </w:rPrChange>
          </w:rPr>
          <w:t>ossono</w:t>
        </w:r>
      </w:ins>
      <w:ins w:id="5172" w:author="Visone Rossana (GSE)" w:date="2025-09-05T10:05:00Z">
        <w:r w:rsidR="390922F4" w:rsidRPr="7F1041FA">
          <w:rPr>
            <w:rFonts w:ascii="Calibri" w:hAnsi="Calibri"/>
            <w:sz w:val="22"/>
            <w:szCs w:val="22"/>
            <w:rPrChange w:id="5173" w:author="Visone Rossana (GSE)" w:date="2025-09-10T10:30:00Z">
              <w:rPr>
                <w:rFonts w:ascii="Calibri" w:hAnsi="Calibri"/>
              </w:rPr>
            </w:rPrChange>
          </w:rPr>
          <w:t xml:space="preserve"> </w:t>
        </w:r>
      </w:ins>
      <w:ins w:id="5174" w:author="Santagata Fabiana (GSE)" w:date="2025-10-01T13:09:00Z">
        <w:r w:rsidR="131C54CC" w:rsidRPr="7F1041FA">
          <w:rPr>
            <w:rFonts w:ascii="Calibri" w:hAnsi="Calibri"/>
            <w:sz w:val="22"/>
            <w:szCs w:val="22"/>
            <w:rPrChange w:id="5175" w:author="Santagata Fabiana (GSE)" w:date="2025-10-01T13:10:00Z">
              <w:rPr>
                <w:rFonts w:ascii="Calibri" w:hAnsi="Calibri"/>
                <w:i/>
                <w:iCs/>
                <w:sz w:val="22"/>
                <w:szCs w:val="22"/>
              </w:rPr>
            </w:rPrChange>
          </w:rPr>
          <w:t>ric</w:t>
        </w:r>
      </w:ins>
      <w:ins w:id="5176" w:author="Santagata Fabiana (GSE)" w:date="2025-10-01T13:10:00Z">
        <w:r w:rsidR="131C54CC" w:rsidRPr="7F1041FA">
          <w:rPr>
            <w:rFonts w:ascii="Calibri" w:hAnsi="Calibri"/>
            <w:sz w:val="22"/>
            <w:szCs w:val="22"/>
            <w:rPrChange w:id="5177" w:author="Santagata Fabiana (GSE)" w:date="2025-10-01T13:10:00Z">
              <w:rPr>
                <w:rFonts w:ascii="Calibri" w:hAnsi="Calibri"/>
                <w:i/>
                <w:iCs/>
                <w:sz w:val="22"/>
                <w:szCs w:val="22"/>
              </w:rPr>
            </w:rPrChange>
          </w:rPr>
          <w:t>hiedere incentivi</w:t>
        </w:r>
      </w:ins>
      <w:ins w:id="5178" w:author="Santagata Fabiana (GSE)" w:date="2025-10-01T13:09:00Z">
        <w:r w:rsidR="390922F4" w:rsidRPr="7F1041FA">
          <w:rPr>
            <w:rFonts w:ascii="Calibri" w:hAnsi="Calibri"/>
            <w:sz w:val="22"/>
            <w:szCs w:val="22"/>
            <w:rPrChange w:id="5179" w:author="Santagata Fabiana (GSE)" w:date="2025-10-01T15:10:00Z">
              <w:rPr>
                <w:rFonts w:ascii="Calibri" w:hAnsi="Calibri"/>
                <w:i/>
                <w:iCs/>
                <w:sz w:val="22"/>
                <w:szCs w:val="22"/>
              </w:rPr>
            </w:rPrChange>
          </w:rPr>
          <w:t xml:space="preserve"> </w:t>
        </w:r>
      </w:ins>
      <w:ins w:id="5180" w:author="Visone Rossana (GSE)" w:date="2025-09-05T10:05:00Z">
        <w:r w:rsidR="390922F4" w:rsidRPr="7F1041FA">
          <w:rPr>
            <w:rFonts w:ascii="Calibri" w:hAnsi="Calibri"/>
            <w:sz w:val="22"/>
            <w:szCs w:val="22"/>
            <w:rPrChange w:id="5181" w:author="Visone Rossana (GSE)" w:date="2025-09-09T14:34:00Z">
              <w:rPr>
                <w:rFonts w:ascii="Calibri" w:hAnsi="Calibri"/>
              </w:rPr>
            </w:rPrChange>
          </w:rPr>
          <w:t>per la realizzazione di uno o più degli interventi previsti dal Titolo III.</w:t>
        </w:r>
      </w:ins>
    </w:p>
    <w:p w14:paraId="7B23AF0D" w14:textId="0616ECCE" w:rsidR="51580620" w:rsidRDefault="51580620">
      <w:pPr>
        <w:pStyle w:val="NORMALEGSE"/>
        <w:spacing w:after="120" w:line="276" w:lineRule="auto"/>
        <w:jc w:val="both"/>
        <w:rPr>
          <w:ins w:id="5182" w:author="Santagata Fabiana (GSE)" w:date="2025-10-13T09:14:00Z" w16du:dateUtc="2025-10-13T09:14:37Z"/>
          <w:rFonts w:ascii="Calibri" w:hAnsi="Calibri"/>
          <w:sz w:val="22"/>
          <w:szCs w:val="22"/>
          <w:rPrChange w:id="5183" w:author="Unknown" w16du:dateUtc="2025-09-09T12:34:00Z">
            <w:rPr>
              <w:ins w:id="5184" w:author="Santagata Fabiana (GSE)" w:date="2025-10-13T09:14:00Z" w16du:dateUtc="2025-10-13T09:14:37Z"/>
            </w:rPr>
          </w:rPrChange>
        </w:rPr>
        <w:pPrChange w:id="5185" w:author="Santagata Fabiana (GSE)" w:date="2025-10-13T09:15:00Z">
          <w:pPr>
            <w:pStyle w:val="NORMALEGSE"/>
            <w:numPr>
              <w:numId w:val="94"/>
            </w:numPr>
            <w:spacing w:after="120" w:line="276" w:lineRule="auto"/>
            <w:ind w:left="1440" w:hanging="360"/>
            <w:jc w:val="both"/>
          </w:pPr>
        </w:pPrChange>
      </w:pPr>
    </w:p>
    <w:p w14:paraId="12A8797E" w14:textId="61870F27" w:rsidR="71EB79F8" w:rsidRDefault="71EB79F8" w:rsidP="27DA275C">
      <w:pPr>
        <w:pStyle w:val="NORMALEGSE"/>
        <w:spacing w:after="120"/>
        <w:jc w:val="both"/>
        <w:rPr>
          <w:ins w:id="5186" w:author="Santagata Fabiana (GSE)" w:date="2025-10-13T09:14:00Z" w16du:dateUtc="2025-10-13T09:14:43Z"/>
          <w:rFonts w:ascii="Calibri" w:hAnsi="Calibri"/>
          <w:sz w:val="22"/>
          <w:szCs w:val="22"/>
          <w:rPrChange w:id="5187" w:author="Unknown" w16du:dateUtc="2025-09-09T12:34:00Z">
            <w:rPr>
              <w:ins w:id="5188" w:author="Santagata Fabiana (GSE)" w:date="2025-10-13T09:14:00Z" w16du:dateUtc="2025-10-13T09:14:43Z"/>
            </w:rPr>
          </w:rPrChange>
        </w:rPr>
      </w:pPr>
      <w:ins w:id="5189" w:author="Santagata Fabiana (GSE)" w:date="2025-10-13T09:14:00Z">
        <w:r w:rsidRPr="1515A8EF">
          <w:rPr>
            <w:rFonts w:ascii="Calibri" w:hAnsi="Calibri"/>
            <w:sz w:val="22"/>
            <w:szCs w:val="22"/>
          </w:rPr>
          <w:t xml:space="preserve">Nella tabella seguente tabella, </w:t>
        </w:r>
      </w:ins>
      <w:ins w:id="5190" w:author="Santagata Fabiana (GSE)" w:date="2025-10-13T09:15:00Z">
        <w:r w:rsidR="393E4B22" w:rsidRPr="1515A8EF">
          <w:rPr>
            <w:rFonts w:ascii="Calibri" w:hAnsi="Calibri"/>
            <w:sz w:val="22"/>
            <w:szCs w:val="22"/>
          </w:rPr>
          <w:t xml:space="preserve">è </w:t>
        </w:r>
      </w:ins>
      <w:ins w:id="5191" w:author="Santagata Fabiana (GSE)" w:date="2025-10-13T09:17:00Z">
        <w:r w:rsidR="22EF4FCF" w:rsidRPr="1515A8EF">
          <w:rPr>
            <w:rFonts w:ascii="Calibri" w:hAnsi="Calibri"/>
            <w:sz w:val="22"/>
            <w:szCs w:val="22"/>
          </w:rPr>
          <w:t>illustrata</w:t>
        </w:r>
      </w:ins>
      <w:ins w:id="5192" w:author="Santagata Fabiana (GSE)" w:date="2025-10-13T09:16:00Z">
        <w:r w:rsidR="4C953446" w:rsidRPr="1515A8EF">
          <w:rPr>
            <w:rFonts w:ascii="Calibri" w:hAnsi="Calibri"/>
            <w:sz w:val="22"/>
            <w:szCs w:val="22"/>
          </w:rPr>
          <w:t xml:space="preserve"> </w:t>
        </w:r>
      </w:ins>
      <w:ins w:id="5193" w:author="Santagata Fabiana (GSE)" w:date="2025-10-13T09:15:00Z">
        <w:r w:rsidR="393E4B22" w:rsidRPr="1515A8EF">
          <w:rPr>
            <w:rFonts w:ascii="Calibri" w:hAnsi="Calibri"/>
            <w:sz w:val="22"/>
            <w:szCs w:val="22"/>
          </w:rPr>
          <w:t>l</w:t>
        </w:r>
      </w:ins>
      <w:ins w:id="5194" w:author="Santagata Fabiana (GSE)" w:date="2025-10-13T09:16:00Z">
        <w:r w:rsidR="393E4B22" w:rsidRPr="1515A8EF">
          <w:rPr>
            <w:rFonts w:ascii="Calibri" w:hAnsi="Calibri"/>
            <w:sz w:val="22"/>
            <w:szCs w:val="22"/>
          </w:rPr>
          <w:t xml:space="preserve">’ammissibilità </w:t>
        </w:r>
      </w:ins>
      <w:ins w:id="5195" w:author="Santagata Fabiana (GSE)" w:date="2025-10-13T09:17:00Z">
        <w:r w:rsidR="72921EB5" w:rsidRPr="1515A8EF">
          <w:rPr>
            <w:rFonts w:ascii="Calibri" w:hAnsi="Calibri"/>
            <w:sz w:val="22"/>
            <w:szCs w:val="22"/>
          </w:rPr>
          <w:t xml:space="preserve">o meno </w:t>
        </w:r>
      </w:ins>
      <w:ins w:id="5196" w:author="Santagata Fabiana (GSE)" w:date="2025-10-13T09:16:00Z">
        <w:r w:rsidR="393E4B22" w:rsidRPr="1515A8EF">
          <w:rPr>
            <w:rFonts w:ascii="Calibri" w:hAnsi="Calibri"/>
            <w:sz w:val="22"/>
            <w:szCs w:val="22"/>
          </w:rPr>
          <w:t>agli in</w:t>
        </w:r>
      </w:ins>
      <w:ins w:id="5197" w:author="Santagata Fabiana (GSE)" w:date="2025-10-13T09:17:00Z">
        <w:r w:rsidR="41D598EE" w:rsidRPr="1515A8EF">
          <w:rPr>
            <w:rFonts w:ascii="Calibri" w:hAnsi="Calibri"/>
            <w:sz w:val="22"/>
            <w:szCs w:val="22"/>
          </w:rPr>
          <w:t>centiv</w:t>
        </w:r>
      </w:ins>
      <w:ins w:id="5198" w:author="Santagata Fabiana (GSE)" w:date="2025-10-13T09:16:00Z">
        <w:r w:rsidR="393E4B22" w:rsidRPr="1515A8EF">
          <w:rPr>
            <w:rFonts w:ascii="Calibri" w:hAnsi="Calibri"/>
            <w:sz w:val="22"/>
            <w:szCs w:val="22"/>
          </w:rPr>
          <w:t>i a seconda della natura del Soggetto Ammesso</w:t>
        </w:r>
      </w:ins>
      <w:ins w:id="5199" w:author="Visone Rossana (GSE)" w:date="2025-10-17T12:18:00Z" w16du:dateUtc="2025-10-17T10:18:00Z">
        <w:r w:rsidR="009D528A">
          <w:rPr>
            <w:rFonts w:ascii="Calibri" w:hAnsi="Calibri"/>
            <w:sz w:val="22"/>
            <w:szCs w:val="22"/>
          </w:rPr>
          <w:t xml:space="preserve"> </w:t>
        </w:r>
        <w:r w:rsidR="003B4CF0">
          <w:rPr>
            <w:rFonts w:ascii="Calibri" w:hAnsi="Calibri"/>
            <w:sz w:val="22"/>
            <w:szCs w:val="22"/>
          </w:rPr>
          <w:t xml:space="preserve">e </w:t>
        </w:r>
        <w:r w:rsidR="00F158D5">
          <w:rPr>
            <w:rFonts w:ascii="Calibri" w:hAnsi="Calibri"/>
            <w:sz w:val="22"/>
            <w:szCs w:val="22"/>
          </w:rPr>
          <w:t>dell’ambito</w:t>
        </w:r>
      </w:ins>
      <w:ins w:id="5200" w:author="Visone Rossana (GSE)" w:date="2025-10-17T12:19:00Z" w16du:dateUtc="2025-10-17T10:19:00Z">
        <w:r w:rsidR="00D762B6">
          <w:rPr>
            <w:rFonts w:ascii="Calibri" w:hAnsi="Calibri"/>
            <w:sz w:val="22"/>
            <w:szCs w:val="22"/>
          </w:rPr>
          <w:t xml:space="preserve"> </w:t>
        </w:r>
      </w:ins>
      <w:ins w:id="5201" w:author="Visone Rossana (GSE)" w:date="2025-10-17T12:36:00Z" w16du:dateUtc="2025-10-17T10:36:00Z">
        <w:r w:rsidR="00D762B6">
          <w:rPr>
            <w:rFonts w:ascii="Calibri" w:hAnsi="Calibri"/>
            <w:sz w:val="22"/>
            <w:szCs w:val="22"/>
          </w:rPr>
          <w:t>catastale nel quale ricade l’e</w:t>
        </w:r>
        <w:r w:rsidR="008F4F5D">
          <w:rPr>
            <w:rFonts w:ascii="Calibri" w:hAnsi="Calibri"/>
            <w:sz w:val="22"/>
            <w:szCs w:val="22"/>
          </w:rPr>
          <w:t xml:space="preserve">dificio </w:t>
        </w:r>
      </w:ins>
      <w:ins w:id="5202" w:author="Visone Rossana (GSE)" w:date="2025-10-17T12:37:00Z" w16du:dateUtc="2025-10-17T10:37:00Z">
        <w:r w:rsidR="008F4F5D">
          <w:rPr>
            <w:rFonts w:ascii="Calibri" w:hAnsi="Calibri"/>
            <w:sz w:val="22"/>
            <w:szCs w:val="22"/>
          </w:rPr>
          <w:t>oggetto dell’intervento</w:t>
        </w:r>
      </w:ins>
      <w:ins w:id="5203" w:author="Santagata Fabiana (GSE)" w:date="2025-10-13T09:14:00Z">
        <w:del w:id="5204" w:author="Visone Rossana (GSE)" w:date="2025-10-17T12:37:00Z" w16du:dateUtc="2025-10-17T10:37:00Z">
          <w:r w:rsidRPr="1515A8EF" w:rsidDel="008F4F5D">
            <w:rPr>
              <w:rFonts w:ascii="Calibri" w:hAnsi="Calibri"/>
              <w:sz w:val="22"/>
              <w:szCs w:val="22"/>
            </w:rPr>
            <w:delText>:</w:delText>
          </w:r>
        </w:del>
      </w:ins>
      <w:ins w:id="5205" w:author="Visone Rossana (GSE)" w:date="2025-10-17T12:37:00Z" w16du:dateUtc="2025-10-17T10:37:00Z">
        <w:r w:rsidR="008F4F5D">
          <w:rPr>
            <w:rFonts w:ascii="Calibri" w:hAnsi="Calibri"/>
            <w:sz w:val="22"/>
            <w:szCs w:val="22"/>
          </w:rPr>
          <w:t>.</w:t>
        </w:r>
      </w:ins>
    </w:p>
    <w:p w14:paraId="024B8EA9" w14:textId="668ACADC" w:rsidR="27DA275C" w:rsidRDefault="27DA275C" w:rsidP="27DA275C">
      <w:pPr>
        <w:pStyle w:val="NORMALEGSE"/>
        <w:spacing w:after="120" w:line="276" w:lineRule="auto"/>
        <w:jc w:val="both"/>
        <w:rPr>
          <w:rFonts w:ascii="Calibri" w:hAnsi="Calibri"/>
          <w:sz w:val="22"/>
          <w:szCs w:val="22"/>
          <w:rPrChange w:id="5206" w:author="Unknown" w16du:dateUtc="2025-09-09T12:34:00Z">
            <w:rPr/>
          </w:rPrChange>
        </w:rPr>
      </w:pPr>
    </w:p>
    <w:tbl>
      <w:tblPr>
        <w:tblW w:w="11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Change w:id="5207" w:author="Visone Rossana (GSE)" w:date="2025-10-17T12:22:00Z" w16du:dateUtc="2025-10-17T10:22:00Z">
          <w:tblPr>
            <w:tblW w:w="9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PrChange>
      </w:tblPr>
      <w:tblGrid>
        <w:gridCol w:w="1526"/>
        <w:gridCol w:w="1021"/>
        <w:gridCol w:w="1559"/>
        <w:gridCol w:w="1701"/>
        <w:gridCol w:w="1559"/>
        <w:gridCol w:w="2126"/>
        <w:gridCol w:w="2126"/>
        <w:tblGridChange w:id="5208">
          <w:tblGrid>
            <w:gridCol w:w="1526"/>
            <w:gridCol w:w="1021"/>
            <w:gridCol w:w="1559"/>
            <w:gridCol w:w="1701"/>
            <w:gridCol w:w="1559"/>
            <w:gridCol w:w="2126"/>
            <w:gridCol w:w="2126"/>
          </w:tblGrid>
        </w:tblGridChange>
      </w:tblGrid>
      <w:tr w:rsidR="000D2539" w:rsidRPr="004174E1" w14:paraId="42B95FE5" w14:textId="44351FED" w:rsidTr="000D2539">
        <w:trPr>
          <w:trHeight w:val="690"/>
          <w:jc w:val="center"/>
          <w:trPrChange w:id="5209" w:author="Visone Rossana (GSE)" w:date="2025-10-17T12:22:00Z" w16du:dateUtc="2025-10-17T10:22:00Z">
            <w:trPr>
              <w:trHeight w:val="690"/>
              <w:jc w:val="center"/>
            </w:trPr>
          </w:trPrChange>
        </w:trPr>
        <w:tc>
          <w:tcPr>
            <w:tcW w:w="1526" w:type="dxa"/>
            <w:shd w:val="clear" w:color="auto" w:fill="D9D9D9"/>
            <w:vAlign w:val="center"/>
            <w:tcPrChange w:id="5210" w:author="Visone Rossana (GSE)" w:date="2025-10-17T12:22:00Z" w16du:dateUtc="2025-10-17T10:22:00Z">
              <w:tcPr>
                <w:tcW w:w="1526" w:type="dxa"/>
                <w:shd w:val="clear" w:color="auto" w:fill="D9D9D9"/>
                <w:vAlign w:val="center"/>
              </w:tcPr>
            </w:tcPrChange>
          </w:tcPr>
          <w:p w14:paraId="18BB4A6F" w14:textId="5FDA5F54" w:rsidR="000D2539" w:rsidRDefault="000D2539">
            <w:pPr>
              <w:spacing w:before="60" w:after="60"/>
              <w:jc w:val="both"/>
              <w:rPr>
                <w:b/>
                <w:sz w:val="18"/>
                <w:szCs w:val="18"/>
              </w:rPr>
            </w:pPr>
            <w:r>
              <w:rPr>
                <w:b/>
                <w:sz w:val="18"/>
                <w:szCs w:val="18"/>
              </w:rPr>
              <w:t>Categoria</w:t>
            </w:r>
          </w:p>
        </w:tc>
        <w:tc>
          <w:tcPr>
            <w:tcW w:w="1021" w:type="dxa"/>
            <w:shd w:val="clear" w:color="auto" w:fill="D9D9D9"/>
            <w:vAlign w:val="center"/>
            <w:tcPrChange w:id="5211" w:author="Visone Rossana (GSE)" w:date="2025-10-17T12:22:00Z" w16du:dateUtc="2025-10-17T10:22:00Z">
              <w:tcPr>
                <w:tcW w:w="1021" w:type="dxa"/>
                <w:shd w:val="clear" w:color="auto" w:fill="D9D9D9"/>
                <w:vAlign w:val="center"/>
              </w:tcPr>
            </w:tcPrChange>
          </w:tcPr>
          <w:p w14:paraId="39767393" w14:textId="77777777" w:rsidR="000D2539" w:rsidRDefault="000D2539">
            <w:pPr>
              <w:spacing w:before="60" w:after="60"/>
              <w:jc w:val="center"/>
              <w:rPr>
                <w:b/>
                <w:sz w:val="18"/>
                <w:szCs w:val="18"/>
              </w:rPr>
            </w:pPr>
            <w:r>
              <w:rPr>
                <w:b/>
                <w:sz w:val="18"/>
                <w:szCs w:val="18"/>
              </w:rPr>
              <w:t xml:space="preserve">Sigla </w:t>
            </w:r>
          </w:p>
          <w:p w14:paraId="64233FAA" w14:textId="2D892438" w:rsidR="000D2539" w:rsidRPr="004174E1" w:rsidRDefault="000D2539">
            <w:pPr>
              <w:spacing w:before="60" w:after="60"/>
              <w:jc w:val="center"/>
              <w:rPr>
                <w:b/>
                <w:sz w:val="18"/>
                <w:szCs w:val="18"/>
              </w:rPr>
            </w:pPr>
            <w:r w:rsidRPr="004174E1">
              <w:rPr>
                <w:b/>
                <w:sz w:val="18"/>
                <w:szCs w:val="18"/>
              </w:rPr>
              <w:t>intervento</w:t>
            </w:r>
          </w:p>
        </w:tc>
        <w:tc>
          <w:tcPr>
            <w:tcW w:w="1559" w:type="dxa"/>
            <w:shd w:val="clear" w:color="auto" w:fill="D9D9D9"/>
            <w:vAlign w:val="center"/>
            <w:tcPrChange w:id="5212" w:author="Visone Rossana (GSE)" w:date="2025-10-17T12:22:00Z" w16du:dateUtc="2025-10-17T10:22:00Z">
              <w:tcPr>
                <w:tcW w:w="1559" w:type="dxa"/>
                <w:shd w:val="clear" w:color="auto" w:fill="D9D9D9"/>
                <w:vAlign w:val="center"/>
              </w:tcPr>
            </w:tcPrChange>
          </w:tcPr>
          <w:p w14:paraId="374E5791" w14:textId="46D17E21" w:rsidR="000D2539" w:rsidRPr="004174E1" w:rsidRDefault="000D2539">
            <w:pPr>
              <w:spacing w:before="60" w:after="60"/>
              <w:jc w:val="center"/>
              <w:rPr>
                <w:b/>
                <w:sz w:val="18"/>
                <w:szCs w:val="18"/>
              </w:rPr>
            </w:pPr>
            <w:r>
              <w:rPr>
                <w:b/>
                <w:sz w:val="18"/>
                <w:szCs w:val="18"/>
              </w:rPr>
              <w:t>PA</w:t>
            </w:r>
          </w:p>
        </w:tc>
        <w:tc>
          <w:tcPr>
            <w:tcW w:w="1701" w:type="dxa"/>
            <w:shd w:val="clear" w:color="auto" w:fill="D9D9D9"/>
            <w:vAlign w:val="center"/>
            <w:tcPrChange w:id="5213" w:author="Visone Rossana (GSE)" w:date="2025-10-17T12:22:00Z" w16du:dateUtc="2025-10-17T10:22:00Z">
              <w:tcPr>
                <w:tcW w:w="1701" w:type="dxa"/>
                <w:shd w:val="clear" w:color="auto" w:fill="D9D9D9"/>
                <w:vAlign w:val="center"/>
              </w:tcPr>
            </w:tcPrChange>
          </w:tcPr>
          <w:p w14:paraId="4212EEC3" w14:textId="77777777" w:rsidR="000D2539" w:rsidRDefault="000D2539">
            <w:pPr>
              <w:spacing w:before="60" w:after="60"/>
              <w:jc w:val="center"/>
              <w:rPr>
                <w:ins w:id="5214" w:author="Visone Rossana (GSE)" w:date="2025-10-17T12:21:00Z" w16du:dateUtc="2025-10-17T10:21:00Z"/>
                <w:b/>
                <w:sz w:val="18"/>
                <w:szCs w:val="18"/>
              </w:rPr>
            </w:pPr>
            <w:r>
              <w:rPr>
                <w:b/>
                <w:sz w:val="18"/>
                <w:szCs w:val="18"/>
              </w:rPr>
              <w:t xml:space="preserve">Soggetti privati: </w:t>
            </w:r>
          </w:p>
          <w:p w14:paraId="5382245A" w14:textId="351866C5" w:rsidR="000D2539" w:rsidRPr="004174E1" w:rsidRDefault="00132F8D">
            <w:pPr>
              <w:spacing w:before="60" w:after="60"/>
              <w:jc w:val="center"/>
              <w:rPr>
                <w:b/>
                <w:sz w:val="18"/>
                <w:szCs w:val="18"/>
              </w:rPr>
            </w:pPr>
            <w:ins w:id="5215" w:author="Visone Rossana (GSE)" w:date="2025-10-17T12:24:00Z" w16du:dateUtc="2025-10-17T10:24:00Z">
              <w:r>
                <w:rPr>
                  <w:b/>
                  <w:sz w:val="18"/>
                  <w:szCs w:val="18"/>
                </w:rPr>
                <w:t>per</w:t>
              </w:r>
            </w:ins>
            <w:ins w:id="5216" w:author="Visone Rossana (GSE)" w:date="2025-10-17T12:23:00Z" w16du:dateUtc="2025-10-17T10:23:00Z">
              <w:r>
                <w:rPr>
                  <w:b/>
                  <w:sz w:val="18"/>
                  <w:szCs w:val="18"/>
                </w:rPr>
                <w:t xml:space="preserve"> </w:t>
              </w:r>
              <w:r w:rsidR="000D2539">
                <w:rPr>
                  <w:b/>
                  <w:sz w:val="18"/>
                  <w:szCs w:val="18"/>
                </w:rPr>
                <w:t xml:space="preserve">edifici </w:t>
              </w:r>
            </w:ins>
            <w:ins w:id="5217" w:author="Visone Rossana (GSE)" w:date="2025-10-17T12:37:00Z" w16du:dateUtc="2025-10-17T10:37:00Z">
              <w:r w:rsidR="008F4F5D">
                <w:rPr>
                  <w:b/>
                  <w:sz w:val="18"/>
                  <w:szCs w:val="18"/>
                </w:rPr>
                <w:t>ricadenti nell</w:t>
              </w:r>
            </w:ins>
            <w:ins w:id="5218" w:author="Visone Rossana (GSE)" w:date="2025-10-17T12:38:00Z" w16du:dateUtc="2025-10-17T10:38:00Z">
              <w:r w:rsidR="008F4F5D">
                <w:rPr>
                  <w:b/>
                  <w:sz w:val="18"/>
                  <w:szCs w:val="18"/>
                </w:rPr>
                <w:t>’</w:t>
              </w:r>
            </w:ins>
            <w:r w:rsidR="000D2539">
              <w:rPr>
                <w:b/>
                <w:sz w:val="18"/>
                <w:szCs w:val="18"/>
              </w:rPr>
              <w:t>ambito residenziale</w:t>
            </w:r>
          </w:p>
        </w:tc>
        <w:tc>
          <w:tcPr>
            <w:tcW w:w="1559" w:type="dxa"/>
            <w:shd w:val="clear" w:color="auto" w:fill="D9D9D9"/>
            <w:vAlign w:val="center"/>
            <w:tcPrChange w:id="5219" w:author="Visone Rossana (GSE)" w:date="2025-10-17T12:22:00Z" w16du:dateUtc="2025-10-17T10:22:00Z">
              <w:tcPr>
                <w:tcW w:w="1559" w:type="dxa"/>
                <w:shd w:val="clear" w:color="auto" w:fill="D9D9D9"/>
                <w:vAlign w:val="center"/>
              </w:tcPr>
            </w:tcPrChange>
          </w:tcPr>
          <w:p w14:paraId="7D88BCEE" w14:textId="602E82D6" w:rsidR="000D2539" w:rsidRDefault="000D2539">
            <w:pPr>
              <w:spacing w:before="60" w:after="60"/>
              <w:jc w:val="center"/>
              <w:rPr>
                <w:b/>
                <w:sz w:val="18"/>
                <w:szCs w:val="18"/>
              </w:rPr>
            </w:pPr>
            <w:r>
              <w:rPr>
                <w:b/>
                <w:sz w:val="18"/>
                <w:szCs w:val="18"/>
              </w:rPr>
              <w:t>Soggetti privati:</w:t>
            </w:r>
            <w:ins w:id="5220" w:author="Visone Rossana (GSE)" w:date="2025-10-17T12:38:00Z" w16du:dateUtc="2025-10-17T10:38:00Z">
              <w:r w:rsidR="008F4F5D">
                <w:rPr>
                  <w:b/>
                  <w:sz w:val="18"/>
                  <w:szCs w:val="18"/>
                </w:rPr>
                <w:t xml:space="preserve"> </w:t>
              </w:r>
            </w:ins>
            <w:del w:id="5221" w:author="Visone Rossana (GSE)" w:date="2025-10-17T12:38:00Z" w16du:dateUtc="2025-10-17T10:38:00Z">
              <w:r w:rsidDel="008F4F5D">
                <w:rPr>
                  <w:b/>
                  <w:sz w:val="18"/>
                  <w:szCs w:val="18"/>
                </w:rPr>
                <w:delText xml:space="preserve"> </w:delText>
              </w:r>
            </w:del>
            <w:ins w:id="5222" w:author="Visone Rossana (GSE)" w:date="2025-10-17T12:24:00Z" w16du:dateUtc="2025-10-17T10:24:00Z">
              <w:r w:rsidR="00132F8D">
                <w:rPr>
                  <w:b/>
                  <w:sz w:val="18"/>
                  <w:szCs w:val="18"/>
                </w:rPr>
                <w:t>per</w:t>
              </w:r>
            </w:ins>
            <w:ins w:id="5223" w:author="Visone Rossana (GSE)" w:date="2025-10-17T12:23:00Z" w16du:dateUtc="2025-10-17T10:23:00Z">
              <w:r>
                <w:rPr>
                  <w:b/>
                  <w:sz w:val="18"/>
                  <w:szCs w:val="18"/>
                </w:rPr>
                <w:t xml:space="preserve"> edifici </w:t>
              </w:r>
            </w:ins>
            <w:ins w:id="5224" w:author="Visone Rossana (GSE)" w:date="2025-10-17T12:38:00Z" w16du:dateUtc="2025-10-17T10:38:00Z">
              <w:r w:rsidR="008F4F5D">
                <w:rPr>
                  <w:b/>
                  <w:sz w:val="18"/>
                  <w:szCs w:val="18"/>
                </w:rPr>
                <w:t xml:space="preserve">ricadenti </w:t>
              </w:r>
            </w:ins>
            <w:ins w:id="5225" w:author="Visone Rossana (GSE)" w:date="2025-10-17T12:23:00Z" w16du:dateUtc="2025-10-17T10:23:00Z">
              <w:r>
                <w:rPr>
                  <w:b/>
                  <w:sz w:val="18"/>
                  <w:szCs w:val="18"/>
                </w:rPr>
                <w:t>n</w:t>
              </w:r>
            </w:ins>
            <w:ins w:id="5226" w:author="Visone Rossana (GSE)" w:date="2025-10-17T12:38:00Z" w16du:dateUtc="2025-10-17T10:38:00Z">
              <w:r w:rsidR="008F4F5D">
                <w:rPr>
                  <w:b/>
                  <w:sz w:val="18"/>
                  <w:szCs w:val="18"/>
                </w:rPr>
                <w:t>ell’</w:t>
              </w:r>
            </w:ins>
            <w:ins w:id="5227" w:author="Visone Rossana (GSE)" w:date="2025-10-17T12:23:00Z" w16du:dateUtc="2025-10-17T10:23:00Z">
              <w:r>
                <w:rPr>
                  <w:b/>
                  <w:sz w:val="18"/>
                  <w:szCs w:val="18"/>
                </w:rPr>
                <w:t xml:space="preserve"> </w:t>
              </w:r>
            </w:ins>
            <w:r>
              <w:rPr>
                <w:b/>
                <w:sz w:val="18"/>
                <w:szCs w:val="18"/>
              </w:rPr>
              <w:t>ambito terziario</w:t>
            </w:r>
          </w:p>
        </w:tc>
        <w:tc>
          <w:tcPr>
            <w:tcW w:w="2126" w:type="dxa"/>
            <w:shd w:val="clear" w:color="auto" w:fill="D9D9D9" w:themeFill="background1" w:themeFillShade="D9"/>
            <w:vAlign w:val="center"/>
            <w:tcPrChange w:id="5228" w:author="Visone Rossana (GSE)" w:date="2025-10-17T12:22:00Z" w16du:dateUtc="2025-10-17T10:22:00Z">
              <w:tcPr>
                <w:tcW w:w="2126" w:type="dxa"/>
                <w:shd w:val="clear" w:color="auto" w:fill="D9D9D9"/>
                <w:vAlign w:val="center"/>
              </w:tcPr>
            </w:tcPrChange>
          </w:tcPr>
          <w:p w14:paraId="01C4F4CB" w14:textId="288D1827" w:rsidR="000D2539" w:rsidRDefault="000D2539">
            <w:pPr>
              <w:spacing w:before="60" w:after="60"/>
              <w:jc w:val="center"/>
              <w:rPr>
                <w:b/>
                <w:sz w:val="18"/>
                <w:szCs w:val="18"/>
              </w:rPr>
            </w:pPr>
            <w:del w:id="5229" w:author="Visone Rossana (GSE)" w:date="2025-10-17T12:21:00Z" w16du:dateUtc="2025-10-17T10:21:00Z">
              <w:r w:rsidDel="000D2539">
                <w:rPr>
                  <w:b/>
                  <w:sz w:val="18"/>
                  <w:szCs w:val="18"/>
                </w:rPr>
                <w:delText>Enti del Terzo Settore</w:delText>
              </w:r>
            </w:del>
            <w:ins w:id="5230" w:author="Visone Rossana (GSE)" w:date="2025-09-05T10:01:00Z" w16du:dateUtc="2025-09-05T08:01:00Z">
              <w:del w:id="5231" w:author="Visone Rossana (GSE)" w:date="2025-10-17T12:21:00Z" w16du:dateUtc="2025-10-17T10:21:00Z">
                <w:r w:rsidDel="000D2539">
                  <w:rPr>
                    <w:b/>
                    <w:sz w:val="18"/>
                    <w:szCs w:val="18"/>
                  </w:rPr>
                  <w:delText xml:space="preserve"> </w:delText>
                </w:r>
              </w:del>
              <w:r>
                <w:rPr>
                  <w:b/>
                  <w:sz w:val="18"/>
                  <w:szCs w:val="18"/>
                </w:rPr>
                <w:t>(ETS)</w:t>
              </w:r>
            </w:ins>
            <w:ins w:id="5232" w:author="Visone Rossana (GSE)" w:date="2025-10-17T12:21:00Z" w16du:dateUtc="2025-10-17T10:21:00Z">
              <w:r>
                <w:rPr>
                  <w:b/>
                  <w:sz w:val="18"/>
                  <w:szCs w:val="18"/>
                </w:rPr>
                <w:t xml:space="preserve"> </w:t>
              </w:r>
            </w:ins>
            <w:ins w:id="5233" w:author="Visone Rossana (GSE)" w:date="2025-10-17T12:33:00Z" w16du:dateUtc="2025-10-17T10:33:00Z">
              <w:r w:rsidR="00086AAF">
                <w:rPr>
                  <w:b/>
                  <w:sz w:val="18"/>
                  <w:szCs w:val="18"/>
                </w:rPr>
                <w:t xml:space="preserve">con attività </w:t>
              </w:r>
            </w:ins>
            <w:ins w:id="5234" w:author="Visone Rossana (GSE)" w:date="2025-10-17T12:21:00Z" w16du:dateUtc="2025-10-17T10:21:00Z">
              <w:r>
                <w:rPr>
                  <w:b/>
                  <w:sz w:val="18"/>
                  <w:szCs w:val="18"/>
                </w:rPr>
                <w:t>non economic</w:t>
              </w:r>
            </w:ins>
            <w:ins w:id="5235" w:author="Visone Rossana (GSE)" w:date="2025-10-17T12:33:00Z" w16du:dateUtc="2025-10-17T10:33:00Z">
              <w:r w:rsidR="00086AAF">
                <w:rPr>
                  <w:b/>
                  <w:sz w:val="18"/>
                  <w:szCs w:val="18"/>
                </w:rPr>
                <w:t>a</w:t>
              </w:r>
            </w:ins>
          </w:p>
        </w:tc>
        <w:tc>
          <w:tcPr>
            <w:tcW w:w="2126" w:type="dxa"/>
            <w:shd w:val="clear" w:color="auto" w:fill="D9D9D9" w:themeFill="background1" w:themeFillShade="D9"/>
            <w:tcPrChange w:id="5236" w:author="Visone Rossana (GSE)" w:date="2025-10-17T12:22:00Z" w16du:dateUtc="2025-10-17T10:22:00Z">
              <w:tcPr>
                <w:tcW w:w="2126" w:type="dxa"/>
              </w:tcPr>
            </w:tcPrChange>
          </w:tcPr>
          <w:p w14:paraId="6596EE40" w14:textId="77777777" w:rsidR="00132F8D" w:rsidRDefault="00132F8D">
            <w:pPr>
              <w:spacing w:before="60" w:after="60"/>
              <w:jc w:val="center"/>
              <w:rPr>
                <w:ins w:id="5237" w:author="Visone Rossana (GSE)" w:date="2025-10-17T12:24:00Z" w16du:dateUtc="2025-10-17T10:24:00Z"/>
                <w:b/>
                <w:sz w:val="18"/>
                <w:szCs w:val="18"/>
              </w:rPr>
            </w:pPr>
          </w:p>
          <w:p w14:paraId="4516A163" w14:textId="0BF64C73" w:rsidR="000D2539" w:rsidDel="000D2539" w:rsidRDefault="000D2539">
            <w:pPr>
              <w:spacing w:before="60" w:after="60"/>
              <w:jc w:val="center"/>
              <w:rPr>
                <w:b/>
                <w:sz w:val="18"/>
                <w:szCs w:val="18"/>
              </w:rPr>
            </w:pPr>
            <w:ins w:id="5238" w:author="Visone Rossana (GSE)" w:date="2025-10-17T12:22:00Z" w16du:dateUtc="2025-10-17T10:22:00Z">
              <w:r>
                <w:rPr>
                  <w:b/>
                  <w:sz w:val="18"/>
                  <w:szCs w:val="18"/>
                </w:rPr>
                <w:t xml:space="preserve">(ETS) </w:t>
              </w:r>
            </w:ins>
            <w:ins w:id="5239" w:author="Visone Rossana (GSE)" w:date="2025-10-17T12:33:00Z" w16du:dateUtc="2025-10-17T10:33:00Z">
              <w:r w:rsidR="00086AAF">
                <w:rPr>
                  <w:b/>
                  <w:sz w:val="18"/>
                  <w:szCs w:val="18"/>
                </w:rPr>
                <w:t xml:space="preserve">con attività </w:t>
              </w:r>
            </w:ins>
            <w:ins w:id="5240" w:author="Visone Rossana (GSE)" w:date="2025-10-17T12:22:00Z" w16du:dateUtc="2025-10-17T10:22:00Z">
              <w:r>
                <w:rPr>
                  <w:b/>
                  <w:sz w:val="18"/>
                  <w:szCs w:val="18"/>
                </w:rPr>
                <w:t>economic</w:t>
              </w:r>
            </w:ins>
            <w:ins w:id="5241" w:author="Visone Rossana (GSE)" w:date="2025-10-17T12:33:00Z" w16du:dateUtc="2025-10-17T10:33:00Z">
              <w:r w:rsidR="00086AAF">
                <w:rPr>
                  <w:b/>
                  <w:sz w:val="18"/>
                  <w:szCs w:val="18"/>
                </w:rPr>
                <w:t>a</w:t>
              </w:r>
            </w:ins>
          </w:p>
        </w:tc>
      </w:tr>
      <w:tr w:rsidR="000D2539" w:rsidRPr="004174E1" w14:paraId="56A5151F" w14:textId="56F3C181" w:rsidTr="000D2539">
        <w:trPr>
          <w:trHeight w:val="374"/>
          <w:jc w:val="center"/>
          <w:trPrChange w:id="5242" w:author="Visone Rossana (GSE)" w:date="2025-10-17T12:22:00Z" w16du:dateUtc="2025-10-17T10:22:00Z">
            <w:trPr>
              <w:trHeight w:val="374"/>
              <w:jc w:val="center"/>
            </w:trPr>
          </w:trPrChange>
        </w:trPr>
        <w:tc>
          <w:tcPr>
            <w:tcW w:w="1526" w:type="dxa"/>
            <w:vAlign w:val="center"/>
            <w:tcPrChange w:id="5243" w:author="Visone Rossana (GSE)" w:date="2025-10-17T12:22:00Z" w16du:dateUtc="2025-10-17T10:22:00Z">
              <w:tcPr>
                <w:tcW w:w="1526" w:type="dxa"/>
                <w:vAlign w:val="center"/>
              </w:tcPr>
            </w:tcPrChange>
          </w:tcPr>
          <w:p w14:paraId="5CA0ADCE" w14:textId="3C9E5C86" w:rsidR="000D2539" w:rsidRDefault="000D2539" w:rsidP="00364791">
            <w:pPr>
              <w:ind w:left="231" w:hanging="231"/>
              <w:contextualSpacing/>
              <w:jc w:val="both"/>
              <w:rPr>
                <w:b/>
                <w:sz w:val="18"/>
                <w:szCs w:val="18"/>
              </w:rPr>
            </w:pPr>
            <w:r>
              <w:rPr>
                <w:b/>
                <w:sz w:val="18"/>
                <w:szCs w:val="18"/>
              </w:rPr>
              <w:t>Titolo II</w:t>
            </w:r>
            <w:r>
              <w:rPr>
                <w:sz w:val="18"/>
                <w:szCs w:val="18"/>
              </w:rPr>
              <w:t xml:space="preserve">– </w:t>
            </w:r>
            <w:r w:rsidRPr="00A81A97">
              <w:rPr>
                <w:sz w:val="18"/>
                <w:szCs w:val="18"/>
              </w:rPr>
              <w:t xml:space="preserve">interventi di incremento dell’efficienza energetica </w:t>
            </w:r>
          </w:p>
        </w:tc>
        <w:tc>
          <w:tcPr>
            <w:tcW w:w="1021" w:type="dxa"/>
            <w:vAlign w:val="center"/>
            <w:tcPrChange w:id="5244" w:author="Visone Rossana (GSE)" w:date="2025-10-17T12:22:00Z" w16du:dateUtc="2025-10-17T10:22:00Z">
              <w:tcPr>
                <w:tcW w:w="1021" w:type="dxa"/>
                <w:vAlign w:val="center"/>
              </w:tcPr>
            </w:tcPrChange>
          </w:tcPr>
          <w:p w14:paraId="24279085" w14:textId="7831544E" w:rsidR="000D2539" w:rsidRPr="00497A9A" w:rsidRDefault="000D2539" w:rsidP="00364791">
            <w:pPr>
              <w:contextualSpacing/>
              <w:jc w:val="center"/>
              <w:rPr>
                <w:sz w:val="18"/>
                <w:szCs w:val="18"/>
              </w:rPr>
            </w:pPr>
            <w:del w:id="5245" w:author="Visone Rossana (GSE)" w:date="2025-09-09T11:49:00Z" w16du:dateUtc="2025-09-09T09:49:00Z">
              <w:r w:rsidRPr="00497A9A" w:rsidDel="00DA1466">
                <w:rPr>
                  <w:sz w:val="18"/>
                  <w:szCs w:val="18"/>
                </w:rPr>
                <w:delText>1</w:delText>
              </w:r>
            </w:del>
            <w:ins w:id="5246" w:author="Visone Rossana (GSE)" w:date="2025-09-09T11:49:00Z" w16du:dateUtc="2025-09-09T09:49:00Z">
              <w:r>
                <w:rPr>
                  <w:sz w:val="18"/>
                  <w:szCs w:val="18"/>
                </w:rPr>
                <w:t>II</w:t>
              </w:r>
            </w:ins>
            <w:r w:rsidRPr="00497A9A">
              <w:rPr>
                <w:sz w:val="18"/>
                <w:szCs w:val="18"/>
              </w:rPr>
              <w:t>.A</w:t>
            </w:r>
          </w:p>
          <w:p w14:paraId="1CDFF3D1" w14:textId="4C767074" w:rsidR="000D2539" w:rsidRPr="00497A9A" w:rsidRDefault="000D2539" w:rsidP="00364791">
            <w:pPr>
              <w:contextualSpacing/>
              <w:jc w:val="center"/>
              <w:rPr>
                <w:sz w:val="18"/>
                <w:szCs w:val="18"/>
              </w:rPr>
            </w:pPr>
            <w:del w:id="5247" w:author="Visone Rossana (GSE)" w:date="2025-09-09T11:49:00Z" w16du:dateUtc="2025-09-09T09:49:00Z">
              <w:r w:rsidRPr="00497A9A" w:rsidDel="00DA1466">
                <w:rPr>
                  <w:sz w:val="18"/>
                  <w:szCs w:val="18"/>
                </w:rPr>
                <w:delText>1</w:delText>
              </w:r>
            </w:del>
            <w:ins w:id="5248" w:author="Visone Rossana (GSE)" w:date="2025-09-09T11:49:00Z" w16du:dateUtc="2025-09-09T09:49:00Z">
              <w:r>
                <w:rPr>
                  <w:sz w:val="18"/>
                  <w:szCs w:val="18"/>
                </w:rPr>
                <w:t>II</w:t>
              </w:r>
            </w:ins>
            <w:r w:rsidRPr="00497A9A">
              <w:rPr>
                <w:sz w:val="18"/>
                <w:szCs w:val="18"/>
              </w:rPr>
              <w:t>.B</w:t>
            </w:r>
          </w:p>
          <w:p w14:paraId="569966ED" w14:textId="7880C873" w:rsidR="000D2539" w:rsidRPr="00497A9A" w:rsidRDefault="000D2539" w:rsidP="00364791">
            <w:pPr>
              <w:contextualSpacing/>
              <w:jc w:val="center"/>
              <w:rPr>
                <w:sz w:val="18"/>
                <w:szCs w:val="18"/>
              </w:rPr>
            </w:pPr>
            <w:del w:id="5249" w:author="Visone Rossana (GSE)" w:date="2025-09-09T11:49:00Z" w16du:dateUtc="2025-09-09T09:49:00Z">
              <w:r w:rsidRPr="00497A9A" w:rsidDel="00DA1466">
                <w:rPr>
                  <w:sz w:val="18"/>
                  <w:szCs w:val="18"/>
                </w:rPr>
                <w:delText>1</w:delText>
              </w:r>
            </w:del>
            <w:ins w:id="5250" w:author="Visone Rossana (GSE)" w:date="2025-09-09T11:49:00Z" w16du:dateUtc="2025-09-09T09:49:00Z">
              <w:r>
                <w:rPr>
                  <w:sz w:val="18"/>
                  <w:szCs w:val="18"/>
                </w:rPr>
                <w:t>II</w:t>
              </w:r>
            </w:ins>
            <w:r w:rsidRPr="00497A9A">
              <w:rPr>
                <w:sz w:val="18"/>
                <w:szCs w:val="18"/>
              </w:rPr>
              <w:t>.C</w:t>
            </w:r>
          </w:p>
          <w:p w14:paraId="560E6F4F" w14:textId="3742ED46" w:rsidR="000D2539" w:rsidRPr="00497A9A" w:rsidRDefault="000D2539" w:rsidP="00364791">
            <w:pPr>
              <w:contextualSpacing/>
              <w:jc w:val="center"/>
              <w:rPr>
                <w:sz w:val="18"/>
                <w:szCs w:val="18"/>
              </w:rPr>
            </w:pPr>
            <w:del w:id="5251" w:author="Visone Rossana (GSE)" w:date="2025-09-09T11:49:00Z" w16du:dateUtc="2025-09-09T09:49:00Z">
              <w:r w:rsidRPr="00497A9A" w:rsidDel="00DA1466">
                <w:rPr>
                  <w:sz w:val="18"/>
                  <w:szCs w:val="18"/>
                </w:rPr>
                <w:delText>1</w:delText>
              </w:r>
            </w:del>
            <w:ins w:id="5252" w:author="Visone Rossana (GSE)" w:date="2025-09-09T11:49:00Z" w16du:dateUtc="2025-09-09T09:49:00Z">
              <w:r>
                <w:rPr>
                  <w:sz w:val="18"/>
                  <w:szCs w:val="18"/>
                </w:rPr>
                <w:t>II</w:t>
              </w:r>
            </w:ins>
            <w:r w:rsidRPr="00497A9A">
              <w:rPr>
                <w:sz w:val="18"/>
                <w:szCs w:val="18"/>
              </w:rPr>
              <w:t>.D</w:t>
            </w:r>
          </w:p>
          <w:p w14:paraId="02D1020B" w14:textId="71CBC391" w:rsidR="000D2539" w:rsidRPr="00497A9A" w:rsidRDefault="000D2539" w:rsidP="00364791">
            <w:pPr>
              <w:contextualSpacing/>
              <w:jc w:val="center"/>
              <w:rPr>
                <w:sz w:val="18"/>
                <w:szCs w:val="18"/>
              </w:rPr>
            </w:pPr>
            <w:del w:id="5253" w:author="Visone Rossana (GSE)" w:date="2025-09-09T11:49:00Z" w16du:dateUtc="2025-09-09T09:49:00Z">
              <w:r w:rsidRPr="00497A9A" w:rsidDel="00DA1466">
                <w:rPr>
                  <w:sz w:val="18"/>
                  <w:szCs w:val="18"/>
                </w:rPr>
                <w:delText>1</w:delText>
              </w:r>
            </w:del>
            <w:ins w:id="5254" w:author="Visone Rossana (GSE)" w:date="2025-09-09T11:49:00Z" w16du:dateUtc="2025-09-09T09:49:00Z">
              <w:r>
                <w:rPr>
                  <w:sz w:val="18"/>
                  <w:szCs w:val="18"/>
                </w:rPr>
                <w:t>II</w:t>
              </w:r>
            </w:ins>
            <w:r w:rsidRPr="00497A9A">
              <w:rPr>
                <w:sz w:val="18"/>
                <w:szCs w:val="18"/>
              </w:rPr>
              <w:t>.E</w:t>
            </w:r>
          </w:p>
          <w:p w14:paraId="27481965" w14:textId="10A646E8" w:rsidR="000D2539" w:rsidRPr="00497A9A" w:rsidRDefault="000D2539" w:rsidP="00364791">
            <w:pPr>
              <w:contextualSpacing/>
              <w:jc w:val="center"/>
              <w:rPr>
                <w:sz w:val="18"/>
                <w:szCs w:val="18"/>
              </w:rPr>
            </w:pPr>
            <w:del w:id="5255" w:author="Visone Rossana (GSE)" w:date="2025-09-09T11:49:00Z" w16du:dateUtc="2025-09-09T09:49:00Z">
              <w:r w:rsidRPr="00497A9A" w:rsidDel="00DA1466">
                <w:rPr>
                  <w:sz w:val="18"/>
                  <w:szCs w:val="18"/>
                </w:rPr>
                <w:delText>1</w:delText>
              </w:r>
            </w:del>
            <w:ins w:id="5256" w:author="Visone Rossana (GSE)" w:date="2025-09-09T11:49:00Z" w16du:dateUtc="2025-09-09T09:49:00Z">
              <w:r>
                <w:rPr>
                  <w:sz w:val="18"/>
                  <w:szCs w:val="18"/>
                </w:rPr>
                <w:t>II</w:t>
              </w:r>
            </w:ins>
            <w:r w:rsidRPr="00497A9A">
              <w:rPr>
                <w:sz w:val="18"/>
                <w:szCs w:val="18"/>
              </w:rPr>
              <w:t>.F</w:t>
            </w:r>
          </w:p>
          <w:p w14:paraId="1402F06B" w14:textId="3AA873EC" w:rsidR="000D2539" w:rsidRPr="00497A9A" w:rsidRDefault="000D2539" w:rsidP="00364791">
            <w:pPr>
              <w:contextualSpacing/>
              <w:jc w:val="center"/>
              <w:rPr>
                <w:sz w:val="18"/>
                <w:szCs w:val="18"/>
              </w:rPr>
            </w:pPr>
            <w:ins w:id="5257" w:author="Visone Rossana (GSE)" w:date="2025-09-09T11:49:00Z" w16du:dateUtc="2025-09-09T09:49:00Z">
              <w:r>
                <w:rPr>
                  <w:sz w:val="18"/>
                  <w:szCs w:val="18"/>
                </w:rPr>
                <w:t>II</w:t>
              </w:r>
            </w:ins>
            <w:del w:id="5258" w:author="Visone Rossana (GSE)" w:date="2025-09-09T11:49:00Z" w16du:dateUtc="2025-09-09T09:49:00Z">
              <w:r w:rsidRPr="00497A9A" w:rsidDel="00DA1466">
                <w:rPr>
                  <w:sz w:val="18"/>
                  <w:szCs w:val="18"/>
                </w:rPr>
                <w:delText>1</w:delText>
              </w:r>
            </w:del>
            <w:r w:rsidRPr="00497A9A">
              <w:rPr>
                <w:sz w:val="18"/>
                <w:szCs w:val="18"/>
              </w:rPr>
              <w:t>.G</w:t>
            </w:r>
          </w:p>
          <w:p w14:paraId="1B389AF8" w14:textId="6E529C5B" w:rsidR="000D2539" w:rsidRPr="004174E1" w:rsidRDefault="000D2539" w:rsidP="00364791">
            <w:pPr>
              <w:contextualSpacing/>
              <w:jc w:val="center"/>
              <w:rPr>
                <w:sz w:val="18"/>
                <w:szCs w:val="18"/>
              </w:rPr>
            </w:pPr>
            <w:del w:id="5259" w:author="Visone Rossana (GSE)" w:date="2025-09-09T11:49:00Z" w16du:dateUtc="2025-09-09T09:49:00Z">
              <w:r w:rsidRPr="00497A9A" w:rsidDel="00DA1466">
                <w:rPr>
                  <w:sz w:val="18"/>
                  <w:szCs w:val="18"/>
                </w:rPr>
                <w:delText>1</w:delText>
              </w:r>
            </w:del>
            <w:ins w:id="5260" w:author="Visone Rossana (GSE)" w:date="2025-09-09T11:49:00Z" w16du:dateUtc="2025-09-09T09:49:00Z">
              <w:r>
                <w:rPr>
                  <w:sz w:val="18"/>
                  <w:szCs w:val="18"/>
                </w:rPr>
                <w:t>II</w:t>
              </w:r>
            </w:ins>
            <w:r w:rsidRPr="00497A9A">
              <w:rPr>
                <w:sz w:val="18"/>
                <w:szCs w:val="18"/>
              </w:rPr>
              <w:t>.H</w:t>
            </w:r>
          </w:p>
        </w:tc>
        <w:tc>
          <w:tcPr>
            <w:tcW w:w="1559" w:type="dxa"/>
            <w:vAlign w:val="center"/>
            <w:tcPrChange w:id="5261" w:author="Visone Rossana (GSE)" w:date="2025-10-17T12:22:00Z" w16du:dateUtc="2025-10-17T10:22:00Z">
              <w:tcPr>
                <w:tcW w:w="1559" w:type="dxa"/>
                <w:vAlign w:val="center"/>
              </w:tcPr>
            </w:tcPrChange>
          </w:tcPr>
          <w:p w14:paraId="659DDB7B" w14:textId="299EB021" w:rsidR="000D2539" w:rsidRPr="008F02FE" w:rsidRDefault="000D2539" w:rsidP="00364791">
            <w:pPr>
              <w:contextualSpacing/>
              <w:jc w:val="both"/>
              <w:rPr>
                <w:sz w:val="18"/>
                <w:szCs w:val="18"/>
              </w:rPr>
            </w:pPr>
            <w:r>
              <w:rPr>
                <w:sz w:val="18"/>
                <w:szCs w:val="18"/>
              </w:rPr>
              <w:t>Ammess</w:t>
            </w:r>
            <w:ins w:id="5262" w:author="Visone Rossana (GSE)" w:date="2025-10-17T12:37:00Z" w16du:dateUtc="2025-10-17T10:37:00Z">
              <w:r w:rsidR="008F4F5D">
                <w:rPr>
                  <w:sz w:val="18"/>
                  <w:szCs w:val="18"/>
                </w:rPr>
                <w:t>e</w:t>
              </w:r>
            </w:ins>
            <w:del w:id="5263" w:author="Visone Rossana (GSE)" w:date="2025-10-17T12:37:00Z" w16du:dateUtc="2025-10-17T10:37:00Z">
              <w:r w:rsidDel="008F4F5D">
                <w:rPr>
                  <w:sz w:val="18"/>
                  <w:szCs w:val="18"/>
                </w:rPr>
                <w:delText>o</w:delText>
              </w:r>
            </w:del>
          </w:p>
        </w:tc>
        <w:tc>
          <w:tcPr>
            <w:tcW w:w="1701" w:type="dxa"/>
            <w:vAlign w:val="center"/>
            <w:tcPrChange w:id="5264" w:author="Visone Rossana (GSE)" w:date="2025-10-17T12:22:00Z" w16du:dateUtc="2025-10-17T10:22:00Z">
              <w:tcPr>
                <w:tcW w:w="1701" w:type="dxa"/>
                <w:vAlign w:val="center"/>
              </w:tcPr>
            </w:tcPrChange>
          </w:tcPr>
          <w:p w14:paraId="73F9F125" w14:textId="155D3D36" w:rsidR="000D2539" w:rsidRPr="004174E1" w:rsidRDefault="000D2539" w:rsidP="00364791">
            <w:pPr>
              <w:contextualSpacing/>
              <w:jc w:val="both"/>
              <w:rPr>
                <w:sz w:val="18"/>
                <w:szCs w:val="18"/>
              </w:rPr>
            </w:pPr>
            <w:r w:rsidRPr="008F02FE">
              <w:rPr>
                <w:sz w:val="18"/>
                <w:szCs w:val="18"/>
              </w:rPr>
              <w:t>No</w:t>
            </w:r>
            <w:r>
              <w:rPr>
                <w:sz w:val="18"/>
                <w:szCs w:val="18"/>
              </w:rPr>
              <w:t>n ammess</w:t>
            </w:r>
            <w:ins w:id="5265" w:author="Visone Rossana (GSE)" w:date="2025-10-17T12:37:00Z" w16du:dateUtc="2025-10-17T10:37:00Z">
              <w:r w:rsidR="008F4F5D">
                <w:rPr>
                  <w:sz w:val="18"/>
                  <w:szCs w:val="18"/>
                </w:rPr>
                <w:t>i</w:t>
              </w:r>
            </w:ins>
            <w:del w:id="5266" w:author="Visone Rossana (GSE)" w:date="2025-10-17T12:37:00Z" w16du:dateUtc="2025-10-17T10:37:00Z">
              <w:r w:rsidDel="008F4F5D">
                <w:rPr>
                  <w:sz w:val="18"/>
                  <w:szCs w:val="18"/>
                </w:rPr>
                <w:delText>o</w:delText>
              </w:r>
            </w:del>
          </w:p>
        </w:tc>
        <w:tc>
          <w:tcPr>
            <w:tcW w:w="1559" w:type="dxa"/>
            <w:vAlign w:val="center"/>
            <w:tcPrChange w:id="5267" w:author="Visone Rossana (GSE)" w:date="2025-10-17T12:22:00Z" w16du:dateUtc="2025-10-17T10:22:00Z">
              <w:tcPr>
                <w:tcW w:w="1559" w:type="dxa"/>
                <w:vAlign w:val="center"/>
              </w:tcPr>
            </w:tcPrChange>
          </w:tcPr>
          <w:p w14:paraId="399122D4" w14:textId="28469E2B" w:rsidR="000D2539" w:rsidRPr="008F02FE" w:rsidRDefault="000D2539" w:rsidP="00364791">
            <w:pPr>
              <w:contextualSpacing/>
              <w:jc w:val="both"/>
              <w:rPr>
                <w:sz w:val="18"/>
                <w:szCs w:val="18"/>
              </w:rPr>
            </w:pPr>
            <w:r>
              <w:rPr>
                <w:sz w:val="18"/>
                <w:szCs w:val="18"/>
              </w:rPr>
              <w:t>Ammess</w:t>
            </w:r>
            <w:ins w:id="5268" w:author="Visone Rossana (GSE)" w:date="2025-10-17T12:39:00Z" w16du:dateUtc="2025-10-17T10:39:00Z">
              <w:r w:rsidR="008F4F5D">
                <w:rPr>
                  <w:sz w:val="18"/>
                  <w:szCs w:val="18"/>
                </w:rPr>
                <w:t>i</w:t>
              </w:r>
            </w:ins>
            <w:del w:id="5269" w:author="Visone Rossana (GSE)" w:date="2025-10-17T12:39:00Z" w16du:dateUtc="2025-10-17T10:39:00Z">
              <w:r w:rsidDel="008F4F5D">
                <w:rPr>
                  <w:sz w:val="18"/>
                  <w:szCs w:val="18"/>
                </w:rPr>
                <w:delText>o</w:delText>
              </w:r>
            </w:del>
          </w:p>
        </w:tc>
        <w:tc>
          <w:tcPr>
            <w:tcW w:w="2126" w:type="dxa"/>
            <w:vAlign w:val="center"/>
            <w:tcPrChange w:id="5270" w:author="Visone Rossana (GSE)" w:date="2025-10-17T12:22:00Z" w16du:dateUtc="2025-10-17T10:22:00Z">
              <w:tcPr>
                <w:tcW w:w="2126" w:type="dxa"/>
                <w:vAlign w:val="center"/>
              </w:tcPr>
            </w:tcPrChange>
          </w:tcPr>
          <w:p w14:paraId="0FF1F2B7" w14:textId="0709151A" w:rsidR="000D2539" w:rsidRPr="00C445A4" w:rsidRDefault="000D2539" w:rsidP="00364791">
            <w:pPr>
              <w:contextualSpacing/>
              <w:jc w:val="both"/>
              <w:rPr>
                <w:sz w:val="18"/>
                <w:szCs w:val="18"/>
                <w:highlight w:val="yellow"/>
              </w:rPr>
            </w:pPr>
            <w:del w:id="5271" w:author="Visone Rossana (GSE)" w:date="2025-09-09T11:49:00Z" w16du:dateUtc="2025-09-09T09:49:00Z">
              <w:r w:rsidDel="00DA1466">
                <w:rPr>
                  <w:sz w:val="18"/>
                  <w:szCs w:val="18"/>
                </w:rPr>
                <w:delText>Ammess</w:delText>
              </w:r>
            </w:del>
            <w:del w:id="5272" w:author="Visone Rossana (GSE)" w:date="2025-09-05T10:01:00Z" w16du:dateUtc="2025-09-05T08:01:00Z">
              <w:r w:rsidDel="002C62C0">
                <w:rPr>
                  <w:sz w:val="18"/>
                  <w:szCs w:val="18"/>
                </w:rPr>
                <w:delText>o</w:delText>
              </w:r>
            </w:del>
            <w:ins w:id="5273" w:author="Visone Rossana (GSE)" w:date="2025-09-09T11:49:00Z" w16du:dateUtc="2025-09-09T09:49:00Z">
              <w:del w:id="5274" w:author="Visone Rossana (GSE)" w:date="2025-10-17T12:24:00Z" w16du:dateUtc="2025-10-17T10:24:00Z">
                <w:r w:rsidDel="00132F8D">
                  <w:rPr>
                    <w:sz w:val="18"/>
                    <w:szCs w:val="18"/>
                  </w:rPr>
                  <w:delText xml:space="preserve">Esclusivamente </w:delText>
                </w:r>
              </w:del>
            </w:ins>
            <w:ins w:id="5275" w:author="Visone Rossana (GSE)" w:date="2025-09-05T10:01:00Z" w16du:dateUtc="2025-09-05T08:01:00Z">
              <w:del w:id="5276" w:author="Visone Rossana (GSE)" w:date="2025-10-17T12:24:00Z" w16du:dateUtc="2025-10-17T10:24:00Z">
                <w:r w:rsidDel="00132F8D">
                  <w:rPr>
                    <w:sz w:val="18"/>
                    <w:szCs w:val="18"/>
                  </w:rPr>
                  <w:delText xml:space="preserve"> gli ETS non economici</w:delText>
                </w:r>
              </w:del>
            </w:ins>
            <w:ins w:id="5277" w:author="Visone Rossana (GSE)" w:date="2025-10-17T12:24:00Z" w16du:dateUtc="2025-10-17T10:24:00Z">
              <w:r w:rsidR="00132F8D">
                <w:rPr>
                  <w:sz w:val="18"/>
                  <w:szCs w:val="18"/>
                </w:rPr>
                <w:t xml:space="preserve"> Ammessi </w:t>
              </w:r>
            </w:ins>
            <w:ins w:id="5278" w:author="Visone Rossana (GSE)" w:date="2025-09-05T10:01:00Z" w16du:dateUtc="2025-09-05T08:01:00Z">
              <w:del w:id="5279" w:author="Visone Rossana (GSE)" w:date="2025-10-17T18:05:00Z" w16du:dateUtc="2025-10-17T16:05:00Z">
                <w:r w:rsidDel="00320E19">
                  <w:rPr>
                    <w:sz w:val="18"/>
                    <w:szCs w:val="18"/>
                  </w:rPr>
                  <w:delText xml:space="preserve"> </w:delText>
                </w:r>
              </w:del>
            </w:ins>
          </w:p>
        </w:tc>
        <w:tc>
          <w:tcPr>
            <w:tcW w:w="2126" w:type="dxa"/>
            <w:tcPrChange w:id="5280" w:author="Visone Rossana (GSE)" w:date="2025-10-17T12:22:00Z" w16du:dateUtc="2025-10-17T10:22:00Z">
              <w:tcPr>
                <w:tcW w:w="2126" w:type="dxa"/>
              </w:tcPr>
            </w:tcPrChange>
          </w:tcPr>
          <w:p w14:paraId="27CA6535" w14:textId="77777777" w:rsidR="00960C9E" w:rsidRDefault="00960C9E" w:rsidP="00364791">
            <w:pPr>
              <w:contextualSpacing/>
              <w:jc w:val="both"/>
              <w:rPr>
                <w:ins w:id="5281" w:author="Visone Rossana (GSE)" w:date="2025-10-17T12:26:00Z" w16du:dateUtc="2025-10-17T10:26:00Z"/>
                <w:sz w:val="18"/>
                <w:szCs w:val="18"/>
              </w:rPr>
            </w:pPr>
          </w:p>
          <w:p w14:paraId="08ED87ED" w14:textId="77777777" w:rsidR="00960C9E" w:rsidRDefault="00960C9E" w:rsidP="00364791">
            <w:pPr>
              <w:contextualSpacing/>
              <w:jc w:val="both"/>
              <w:rPr>
                <w:ins w:id="5282" w:author="Visone Rossana (GSE)" w:date="2025-10-17T12:26:00Z" w16du:dateUtc="2025-10-17T10:26:00Z"/>
                <w:sz w:val="18"/>
                <w:szCs w:val="18"/>
              </w:rPr>
            </w:pPr>
          </w:p>
          <w:p w14:paraId="60534ED9" w14:textId="4F2092EC" w:rsidR="000D2539" w:rsidDel="00DA1466" w:rsidRDefault="00960C9E" w:rsidP="00364791">
            <w:pPr>
              <w:contextualSpacing/>
              <w:jc w:val="both"/>
              <w:rPr>
                <w:sz w:val="18"/>
                <w:szCs w:val="18"/>
              </w:rPr>
            </w:pPr>
            <w:ins w:id="5283" w:author="Visone Rossana (GSE)" w:date="2025-10-17T12:26:00Z" w16du:dateUtc="2025-10-17T10:26:00Z">
              <w:r>
                <w:rPr>
                  <w:sz w:val="18"/>
                  <w:szCs w:val="18"/>
                </w:rPr>
                <w:t xml:space="preserve">Ammessi </w:t>
              </w:r>
            </w:ins>
            <w:ins w:id="5284" w:author="Visone Rossana (GSE)" w:date="2025-10-17T12:38:00Z" w16du:dateUtc="2025-10-17T10:38:00Z">
              <w:r w:rsidR="008F4F5D">
                <w:rPr>
                  <w:sz w:val="18"/>
                  <w:szCs w:val="18"/>
                </w:rPr>
                <w:t>esclusivamente</w:t>
              </w:r>
            </w:ins>
            <w:ins w:id="5285" w:author="Visone Rossana (GSE)" w:date="2025-10-17T12:26:00Z" w16du:dateUtc="2025-10-17T10:26:00Z">
              <w:r w:rsidR="008F4F5D">
                <w:rPr>
                  <w:sz w:val="18"/>
                  <w:szCs w:val="18"/>
                </w:rPr>
                <w:t xml:space="preserve"> </w:t>
              </w:r>
              <w:r>
                <w:rPr>
                  <w:sz w:val="18"/>
                  <w:szCs w:val="18"/>
                </w:rPr>
                <w:t xml:space="preserve">per interventi su edifici </w:t>
              </w:r>
            </w:ins>
            <w:ins w:id="5286" w:author="Visone Rossana (GSE)" w:date="2025-10-17T12:27:00Z" w16du:dateUtc="2025-10-17T10:27:00Z">
              <w:r>
                <w:rPr>
                  <w:sz w:val="18"/>
                  <w:szCs w:val="18"/>
                </w:rPr>
                <w:t>ricadenti nella categoria catastale dell’ambito terziario</w:t>
              </w:r>
            </w:ins>
            <w:ins w:id="5287" w:author="Visone Rossana (GSE)" w:date="2025-10-17T12:29:00Z" w16du:dateUtc="2025-10-17T10:29:00Z">
              <w:del w:id="5288" w:author="Visone Rossana (GSE)" w:date="2025-10-24T12:21:00Z" w16du:dateUtc="2025-10-24T10:21:00Z">
                <w:r w:rsidR="009B57DC" w:rsidDel="005507BF">
                  <w:rPr>
                    <w:rStyle w:val="Rimandonotaapidipagina"/>
                    <w:sz w:val="18"/>
                    <w:szCs w:val="18"/>
                  </w:rPr>
                  <w:footnoteReference w:id="1"/>
                </w:r>
              </w:del>
            </w:ins>
          </w:p>
        </w:tc>
      </w:tr>
      <w:tr w:rsidR="000D2539" w:rsidRPr="004174E1" w14:paraId="3AF1A0ED" w14:textId="2AD37EB5" w:rsidTr="000D2539">
        <w:trPr>
          <w:trHeight w:val="374"/>
          <w:jc w:val="center"/>
          <w:trPrChange w:id="5370" w:author="Visone Rossana (GSE)" w:date="2025-10-17T12:22:00Z" w16du:dateUtc="2025-10-17T10:22:00Z">
            <w:trPr>
              <w:trHeight w:val="374"/>
              <w:jc w:val="center"/>
            </w:trPr>
          </w:trPrChange>
        </w:trPr>
        <w:tc>
          <w:tcPr>
            <w:tcW w:w="1526" w:type="dxa"/>
            <w:vAlign w:val="center"/>
            <w:tcPrChange w:id="5371" w:author="Visone Rossana (GSE)" w:date="2025-10-17T12:22:00Z" w16du:dateUtc="2025-10-17T10:22:00Z">
              <w:tcPr>
                <w:tcW w:w="1526" w:type="dxa"/>
                <w:vAlign w:val="center"/>
              </w:tcPr>
            </w:tcPrChange>
          </w:tcPr>
          <w:p w14:paraId="1E7327C9" w14:textId="38A8CB68" w:rsidR="000D2539" w:rsidRDefault="000D2539" w:rsidP="00364791">
            <w:pPr>
              <w:ind w:left="231" w:hanging="231"/>
              <w:contextualSpacing/>
              <w:jc w:val="both"/>
              <w:rPr>
                <w:b/>
                <w:sz w:val="18"/>
                <w:szCs w:val="18"/>
              </w:rPr>
            </w:pPr>
            <w:r w:rsidRPr="009C4091">
              <w:rPr>
                <w:b/>
                <w:bCs/>
                <w:sz w:val="18"/>
                <w:szCs w:val="18"/>
              </w:rPr>
              <w:t>Titolo III</w:t>
            </w:r>
            <w:r>
              <w:rPr>
                <w:sz w:val="18"/>
                <w:szCs w:val="18"/>
              </w:rPr>
              <w:t xml:space="preserve"> – interventi di piccole dimensioni per la produzione di energia termica da fonti rinnovabili </w:t>
            </w:r>
          </w:p>
        </w:tc>
        <w:tc>
          <w:tcPr>
            <w:tcW w:w="1021" w:type="dxa"/>
            <w:vAlign w:val="center"/>
            <w:tcPrChange w:id="5372" w:author="Visone Rossana (GSE)" w:date="2025-10-17T12:22:00Z" w16du:dateUtc="2025-10-17T10:22:00Z">
              <w:tcPr>
                <w:tcW w:w="1021" w:type="dxa"/>
                <w:vAlign w:val="center"/>
              </w:tcPr>
            </w:tcPrChange>
          </w:tcPr>
          <w:p w14:paraId="02ED2C83" w14:textId="3997EBA6" w:rsidR="000D2539" w:rsidRPr="004E59E6" w:rsidRDefault="000D2539" w:rsidP="00364791">
            <w:pPr>
              <w:contextualSpacing/>
              <w:jc w:val="center"/>
              <w:rPr>
                <w:sz w:val="18"/>
                <w:szCs w:val="18"/>
                <w:lang w:val="en-GB"/>
                <w:rPrChange w:id="5373" w:author="Di Lorenzo Michele (GSE)" w:date="2025-10-29T12:00:00Z" w16du:dateUtc="2025-10-29T11:00:00Z">
                  <w:rPr>
                    <w:sz w:val="18"/>
                    <w:szCs w:val="18"/>
                  </w:rPr>
                </w:rPrChange>
              </w:rPr>
            </w:pPr>
            <w:ins w:id="5374" w:author="Visone Rossana (GSE)" w:date="2025-09-09T11:49:00Z" w16du:dateUtc="2025-09-09T09:49:00Z">
              <w:r w:rsidRPr="004E59E6">
                <w:rPr>
                  <w:sz w:val="18"/>
                  <w:szCs w:val="18"/>
                  <w:lang w:val="en-GB"/>
                  <w:rPrChange w:id="5375" w:author="Di Lorenzo Michele (GSE)" w:date="2025-10-29T12:00:00Z" w16du:dateUtc="2025-10-29T11:00:00Z">
                    <w:rPr>
                      <w:sz w:val="18"/>
                      <w:szCs w:val="18"/>
                    </w:rPr>
                  </w:rPrChange>
                </w:rPr>
                <w:t>III</w:t>
              </w:r>
            </w:ins>
            <w:del w:id="5376" w:author="Visone Rossana (GSE)" w:date="2025-09-09T11:49:00Z" w16du:dateUtc="2025-09-09T09:49:00Z">
              <w:r w:rsidRPr="004E59E6" w:rsidDel="00DA1466">
                <w:rPr>
                  <w:sz w:val="18"/>
                  <w:szCs w:val="18"/>
                  <w:lang w:val="en-GB"/>
                  <w:rPrChange w:id="5377" w:author="Di Lorenzo Michele (GSE)" w:date="2025-10-29T12:00:00Z" w16du:dateUtc="2025-10-29T11:00:00Z">
                    <w:rPr>
                      <w:sz w:val="18"/>
                      <w:szCs w:val="18"/>
                    </w:rPr>
                  </w:rPrChange>
                </w:rPr>
                <w:delText>2</w:delText>
              </w:r>
            </w:del>
            <w:r w:rsidRPr="004E59E6">
              <w:rPr>
                <w:sz w:val="18"/>
                <w:szCs w:val="18"/>
                <w:lang w:val="en-GB"/>
                <w:rPrChange w:id="5378" w:author="Di Lorenzo Michele (GSE)" w:date="2025-10-29T12:00:00Z" w16du:dateUtc="2025-10-29T11:00:00Z">
                  <w:rPr>
                    <w:sz w:val="18"/>
                    <w:szCs w:val="18"/>
                  </w:rPr>
                </w:rPrChange>
              </w:rPr>
              <w:t>.A</w:t>
            </w:r>
          </w:p>
          <w:p w14:paraId="5FD16119" w14:textId="5732C9F4" w:rsidR="000D2539" w:rsidRPr="004E59E6" w:rsidRDefault="000D2539" w:rsidP="00364791">
            <w:pPr>
              <w:contextualSpacing/>
              <w:jc w:val="center"/>
              <w:rPr>
                <w:sz w:val="18"/>
                <w:szCs w:val="18"/>
                <w:lang w:val="en-GB"/>
                <w:rPrChange w:id="5379" w:author="Di Lorenzo Michele (GSE)" w:date="2025-10-29T12:00:00Z" w16du:dateUtc="2025-10-29T11:00:00Z">
                  <w:rPr>
                    <w:sz w:val="18"/>
                    <w:szCs w:val="18"/>
                  </w:rPr>
                </w:rPrChange>
              </w:rPr>
            </w:pPr>
            <w:ins w:id="5380" w:author="Visone Rossana (GSE)" w:date="2025-09-09T11:49:00Z" w16du:dateUtc="2025-09-09T09:49:00Z">
              <w:r w:rsidRPr="004E59E6">
                <w:rPr>
                  <w:sz w:val="18"/>
                  <w:szCs w:val="18"/>
                  <w:lang w:val="en-GB"/>
                  <w:rPrChange w:id="5381" w:author="Di Lorenzo Michele (GSE)" w:date="2025-10-29T12:00:00Z" w16du:dateUtc="2025-10-29T11:00:00Z">
                    <w:rPr>
                      <w:sz w:val="18"/>
                      <w:szCs w:val="18"/>
                    </w:rPr>
                  </w:rPrChange>
                </w:rPr>
                <w:t>III</w:t>
              </w:r>
            </w:ins>
            <w:del w:id="5382" w:author="Visone Rossana (GSE)" w:date="2025-09-09T11:49:00Z" w16du:dateUtc="2025-09-09T09:49:00Z">
              <w:r w:rsidRPr="004E59E6" w:rsidDel="00DA1466">
                <w:rPr>
                  <w:sz w:val="18"/>
                  <w:szCs w:val="18"/>
                  <w:lang w:val="en-GB"/>
                  <w:rPrChange w:id="5383" w:author="Di Lorenzo Michele (GSE)" w:date="2025-10-29T12:00:00Z" w16du:dateUtc="2025-10-29T11:00:00Z">
                    <w:rPr>
                      <w:sz w:val="18"/>
                      <w:szCs w:val="18"/>
                    </w:rPr>
                  </w:rPrChange>
                </w:rPr>
                <w:delText>2</w:delText>
              </w:r>
            </w:del>
            <w:r w:rsidRPr="004E59E6">
              <w:rPr>
                <w:sz w:val="18"/>
                <w:szCs w:val="18"/>
                <w:lang w:val="en-GB"/>
                <w:rPrChange w:id="5384" w:author="Di Lorenzo Michele (GSE)" w:date="2025-10-29T12:00:00Z" w16du:dateUtc="2025-10-29T11:00:00Z">
                  <w:rPr>
                    <w:sz w:val="18"/>
                    <w:szCs w:val="18"/>
                  </w:rPr>
                </w:rPrChange>
              </w:rPr>
              <w:t>.B</w:t>
            </w:r>
          </w:p>
          <w:p w14:paraId="7E86EF2C" w14:textId="04D0D0E3" w:rsidR="000D2539" w:rsidRPr="004E59E6" w:rsidRDefault="000D2539" w:rsidP="00364791">
            <w:pPr>
              <w:contextualSpacing/>
              <w:jc w:val="center"/>
              <w:rPr>
                <w:sz w:val="18"/>
                <w:szCs w:val="18"/>
                <w:lang w:val="en-GB"/>
                <w:rPrChange w:id="5385" w:author="Di Lorenzo Michele (GSE)" w:date="2025-10-29T12:00:00Z" w16du:dateUtc="2025-10-29T11:00:00Z">
                  <w:rPr>
                    <w:sz w:val="18"/>
                    <w:szCs w:val="18"/>
                  </w:rPr>
                </w:rPrChange>
              </w:rPr>
            </w:pPr>
            <w:ins w:id="5386" w:author="Visone Rossana (GSE)" w:date="2025-09-09T11:49:00Z" w16du:dateUtc="2025-09-09T09:49:00Z">
              <w:r w:rsidRPr="004E59E6">
                <w:rPr>
                  <w:sz w:val="18"/>
                  <w:szCs w:val="18"/>
                  <w:lang w:val="en-GB"/>
                  <w:rPrChange w:id="5387" w:author="Di Lorenzo Michele (GSE)" w:date="2025-10-29T12:00:00Z" w16du:dateUtc="2025-10-29T11:00:00Z">
                    <w:rPr>
                      <w:sz w:val="18"/>
                      <w:szCs w:val="18"/>
                    </w:rPr>
                  </w:rPrChange>
                </w:rPr>
                <w:t>III</w:t>
              </w:r>
            </w:ins>
            <w:del w:id="5388" w:author="Visone Rossana (GSE)" w:date="2025-09-09T11:49:00Z" w16du:dateUtc="2025-09-09T09:49:00Z">
              <w:r w:rsidRPr="004E59E6" w:rsidDel="00DA1466">
                <w:rPr>
                  <w:sz w:val="18"/>
                  <w:szCs w:val="18"/>
                  <w:lang w:val="en-GB"/>
                  <w:rPrChange w:id="5389" w:author="Di Lorenzo Michele (GSE)" w:date="2025-10-29T12:00:00Z" w16du:dateUtc="2025-10-29T11:00:00Z">
                    <w:rPr>
                      <w:sz w:val="18"/>
                      <w:szCs w:val="18"/>
                    </w:rPr>
                  </w:rPrChange>
                </w:rPr>
                <w:delText>2</w:delText>
              </w:r>
            </w:del>
            <w:r w:rsidRPr="004E59E6">
              <w:rPr>
                <w:sz w:val="18"/>
                <w:szCs w:val="18"/>
                <w:lang w:val="en-GB"/>
                <w:rPrChange w:id="5390" w:author="Di Lorenzo Michele (GSE)" w:date="2025-10-29T12:00:00Z" w16du:dateUtc="2025-10-29T11:00:00Z">
                  <w:rPr>
                    <w:sz w:val="18"/>
                    <w:szCs w:val="18"/>
                  </w:rPr>
                </w:rPrChange>
              </w:rPr>
              <w:t>.C</w:t>
            </w:r>
          </w:p>
          <w:p w14:paraId="19925BD4" w14:textId="1FF01C3D" w:rsidR="000D2539" w:rsidRPr="004E59E6" w:rsidRDefault="000D2539" w:rsidP="00364791">
            <w:pPr>
              <w:contextualSpacing/>
              <w:jc w:val="center"/>
              <w:rPr>
                <w:sz w:val="18"/>
                <w:szCs w:val="18"/>
                <w:lang w:val="en-GB"/>
                <w:rPrChange w:id="5391" w:author="Di Lorenzo Michele (GSE)" w:date="2025-10-29T12:00:00Z" w16du:dateUtc="2025-10-29T11:00:00Z">
                  <w:rPr>
                    <w:sz w:val="18"/>
                    <w:szCs w:val="18"/>
                  </w:rPr>
                </w:rPrChange>
              </w:rPr>
            </w:pPr>
            <w:del w:id="5392" w:author="Visone Rossana (GSE)" w:date="2025-09-09T11:49:00Z" w16du:dateUtc="2025-09-09T09:49:00Z">
              <w:r w:rsidRPr="004E59E6" w:rsidDel="00DA1466">
                <w:rPr>
                  <w:sz w:val="18"/>
                  <w:szCs w:val="18"/>
                  <w:lang w:val="en-GB"/>
                  <w:rPrChange w:id="5393" w:author="Di Lorenzo Michele (GSE)" w:date="2025-10-29T12:00:00Z" w16du:dateUtc="2025-10-29T11:00:00Z">
                    <w:rPr>
                      <w:sz w:val="18"/>
                      <w:szCs w:val="18"/>
                    </w:rPr>
                  </w:rPrChange>
                </w:rPr>
                <w:delText>2</w:delText>
              </w:r>
            </w:del>
            <w:ins w:id="5394" w:author="Visone Rossana (GSE)" w:date="2025-09-09T11:49:00Z" w16du:dateUtc="2025-09-09T09:49:00Z">
              <w:r w:rsidRPr="004E59E6">
                <w:rPr>
                  <w:sz w:val="18"/>
                  <w:szCs w:val="18"/>
                  <w:lang w:val="en-GB"/>
                  <w:rPrChange w:id="5395" w:author="Di Lorenzo Michele (GSE)" w:date="2025-10-29T12:00:00Z" w16du:dateUtc="2025-10-29T11:00:00Z">
                    <w:rPr>
                      <w:sz w:val="18"/>
                      <w:szCs w:val="18"/>
                    </w:rPr>
                  </w:rPrChange>
                </w:rPr>
                <w:t>III</w:t>
              </w:r>
            </w:ins>
            <w:r w:rsidRPr="004E59E6">
              <w:rPr>
                <w:sz w:val="18"/>
                <w:szCs w:val="18"/>
                <w:lang w:val="en-GB"/>
                <w:rPrChange w:id="5396" w:author="Di Lorenzo Michele (GSE)" w:date="2025-10-29T12:00:00Z" w16du:dateUtc="2025-10-29T11:00:00Z">
                  <w:rPr>
                    <w:sz w:val="18"/>
                    <w:szCs w:val="18"/>
                  </w:rPr>
                </w:rPrChange>
              </w:rPr>
              <w:t>.D</w:t>
            </w:r>
          </w:p>
          <w:p w14:paraId="1ED99CC6" w14:textId="00E512A4" w:rsidR="000D2539" w:rsidRPr="004E59E6" w:rsidRDefault="000D2539" w:rsidP="00364791">
            <w:pPr>
              <w:contextualSpacing/>
              <w:jc w:val="center"/>
              <w:rPr>
                <w:sz w:val="18"/>
                <w:szCs w:val="18"/>
                <w:lang w:val="en-GB"/>
                <w:rPrChange w:id="5397" w:author="Di Lorenzo Michele (GSE)" w:date="2025-10-29T12:00:00Z" w16du:dateUtc="2025-10-29T11:00:00Z">
                  <w:rPr>
                    <w:sz w:val="18"/>
                    <w:szCs w:val="18"/>
                  </w:rPr>
                </w:rPrChange>
              </w:rPr>
            </w:pPr>
            <w:del w:id="5398" w:author="Visone Rossana (GSE)" w:date="2025-09-09T11:49:00Z" w16du:dateUtc="2025-09-09T09:49:00Z">
              <w:r w:rsidRPr="004E59E6" w:rsidDel="00DA1466">
                <w:rPr>
                  <w:sz w:val="18"/>
                  <w:szCs w:val="18"/>
                  <w:lang w:val="en-GB"/>
                  <w:rPrChange w:id="5399" w:author="Di Lorenzo Michele (GSE)" w:date="2025-10-29T12:00:00Z" w16du:dateUtc="2025-10-29T11:00:00Z">
                    <w:rPr>
                      <w:sz w:val="18"/>
                      <w:szCs w:val="18"/>
                    </w:rPr>
                  </w:rPrChange>
                </w:rPr>
                <w:delText>2</w:delText>
              </w:r>
            </w:del>
            <w:ins w:id="5400" w:author="Visone Rossana (GSE)" w:date="2025-09-09T11:49:00Z" w16du:dateUtc="2025-09-09T09:49:00Z">
              <w:r w:rsidRPr="004E59E6">
                <w:rPr>
                  <w:sz w:val="18"/>
                  <w:szCs w:val="18"/>
                  <w:lang w:val="en-GB"/>
                  <w:rPrChange w:id="5401" w:author="Di Lorenzo Michele (GSE)" w:date="2025-10-29T12:00:00Z" w16du:dateUtc="2025-10-29T11:00:00Z">
                    <w:rPr>
                      <w:sz w:val="18"/>
                      <w:szCs w:val="18"/>
                    </w:rPr>
                  </w:rPrChange>
                </w:rPr>
                <w:t>III</w:t>
              </w:r>
            </w:ins>
            <w:r w:rsidRPr="004E59E6">
              <w:rPr>
                <w:sz w:val="18"/>
                <w:szCs w:val="18"/>
                <w:lang w:val="en-GB"/>
                <w:rPrChange w:id="5402" w:author="Di Lorenzo Michele (GSE)" w:date="2025-10-29T12:00:00Z" w16du:dateUtc="2025-10-29T11:00:00Z">
                  <w:rPr>
                    <w:sz w:val="18"/>
                    <w:szCs w:val="18"/>
                  </w:rPr>
                </w:rPrChange>
              </w:rPr>
              <w:t>.E</w:t>
            </w:r>
          </w:p>
          <w:p w14:paraId="1D6019B8" w14:textId="0DFB2818" w:rsidR="000D2539" w:rsidRPr="004E59E6" w:rsidRDefault="000D2539" w:rsidP="00364791">
            <w:pPr>
              <w:contextualSpacing/>
              <w:jc w:val="center"/>
              <w:rPr>
                <w:sz w:val="18"/>
                <w:szCs w:val="18"/>
                <w:lang w:val="en-GB"/>
                <w:rPrChange w:id="5403" w:author="Di Lorenzo Michele (GSE)" w:date="2025-10-29T12:00:00Z" w16du:dateUtc="2025-10-29T11:00:00Z">
                  <w:rPr>
                    <w:sz w:val="18"/>
                    <w:szCs w:val="18"/>
                  </w:rPr>
                </w:rPrChange>
              </w:rPr>
            </w:pPr>
            <w:del w:id="5404" w:author="Visone Rossana (GSE)" w:date="2025-09-09T11:49:00Z" w16du:dateUtc="2025-09-09T09:49:00Z">
              <w:r w:rsidRPr="004E59E6" w:rsidDel="00DA1466">
                <w:rPr>
                  <w:sz w:val="18"/>
                  <w:szCs w:val="18"/>
                  <w:lang w:val="en-GB"/>
                  <w:rPrChange w:id="5405" w:author="Di Lorenzo Michele (GSE)" w:date="2025-10-29T12:00:00Z" w16du:dateUtc="2025-10-29T11:00:00Z">
                    <w:rPr>
                      <w:sz w:val="18"/>
                      <w:szCs w:val="18"/>
                    </w:rPr>
                  </w:rPrChange>
                </w:rPr>
                <w:delText>2</w:delText>
              </w:r>
            </w:del>
            <w:ins w:id="5406" w:author="Visone Rossana (GSE)" w:date="2025-09-09T11:49:00Z" w16du:dateUtc="2025-09-09T09:49:00Z">
              <w:r w:rsidRPr="004E59E6">
                <w:rPr>
                  <w:sz w:val="18"/>
                  <w:szCs w:val="18"/>
                  <w:lang w:val="en-GB"/>
                  <w:rPrChange w:id="5407" w:author="Di Lorenzo Michele (GSE)" w:date="2025-10-29T12:00:00Z" w16du:dateUtc="2025-10-29T11:00:00Z">
                    <w:rPr>
                      <w:sz w:val="18"/>
                      <w:szCs w:val="18"/>
                    </w:rPr>
                  </w:rPrChange>
                </w:rPr>
                <w:t>III</w:t>
              </w:r>
            </w:ins>
            <w:r w:rsidRPr="004E59E6">
              <w:rPr>
                <w:sz w:val="18"/>
                <w:szCs w:val="18"/>
                <w:lang w:val="en-GB"/>
                <w:rPrChange w:id="5408" w:author="Di Lorenzo Michele (GSE)" w:date="2025-10-29T12:00:00Z" w16du:dateUtc="2025-10-29T11:00:00Z">
                  <w:rPr>
                    <w:sz w:val="18"/>
                    <w:szCs w:val="18"/>
                  </w:rPr>
                </w:rPrChange>
              </w:rPr>
              <w:t>.F</w:t>
            </w:r>
          </w:p>
          <w:p w14:paraId="42CA0DD4" w14:textId="52407265" w:rsidR="000D2539" w:rsidRPr="004E59E6" w:rsidRDefault="000D2539" w:rsidP="00364791">
            <w:pPr>
              <w:contextualSpacing/>
              <w:jc w:val="center"/>
              <w:rPr>
                <w:sz w:val="18"/>
                <w:szCs w:val="18"/>
                <w:lang w:val="en-GB"/>
                <w:rPrChange w:id="5409" w:author="Di Lorenzo Michele (GSE)" w:date="2025-10-29T12:00:00Z" w16du:dateUtc="2025-10-29T11:00:00Z">
                  <w:rPr>
                    <w:sz w:val="18"/>
                    <w:szCs w:val="18"/>
                  </w:rPr>
                </w:rPrChange>
              </w:rPr>
            </w:pPr>
            <w:ins w:id="5410" w:author="Visone Rossana (GSE)" w:date="2025-09-09T11:49:00Z" w16du:dateUtc="2025-09-09T09:49:00Z">
              <w:r w:rsidRPr="004E59E6">
                <w:rPr>
                  <w:sz w:val="18"/>
                  <w:szCs w:val="18"/>
                  <w:lang w:val="en-GB"/>
                  <w:rPrChange w:id="5411" w:author="Di Lorenzo Michele (GSE)" w:date="2025-10-29T12:00:00Z" w16du:dateUtc="2025-10-29T11:00:00Z">
                    <w:rPr>
                      <w:sz w:val="18"/>
                      <w:szCs w:val="18"/>
                    </w:rPr>
                  </w:rPrChange>
                </w:rPr>
                <w:t>III</w:t>
              </w:r>
            </w:ins>
            <w:del w:id="5412" w:author="Visone Rossana (GSE)" w:date="2025-09-09T11:49:00Z" w16du:dateUtc="2025-09-09T09:49:00Z">
              <w:r w:rsidRPr="004E59E6" w:rsidDel="00DA1466">
                <w:rPr>
                  <w:sz w:val="18"/>
                  <w:szCs w:val="18"/>
                  <w:lang w:val="en-GB"/>
                  <w:rPrChange w:id="5413" w:author="Di Lorenzo Michele (GSE)" w:date="2025-10-29T12:00:00Z" w16du:dateUtc="2025-10-29T11:00:00Z">
                    <w:rPr>
                      <w:sz w:val="18"/>
                      <w:szCs w:val="18"/>
                    </w:rPr>
                  </w:rPrChange>
                </w:rPr>
                <w:delText>2</w:delText>
              </w:r>
            </w:del>
            <w:r w:rsidRPr="004E59E6">
              <w:rPr>
                <w:sz w:val="18"/>
                <w:szCs w:val="18"/>
                <w:lang w:val="en-GB"/>
                <w:rPrChange w:id="5414" w:author="Di Lorenzo Michele (GSE)" w:date="2025-10-29T12:00:00Z" w16du:dateUtc="2025-10-29T11:00:00Z">
                  <w:rPr>
                    <w:sz w:val="18"/>
                    <w:szCs w:val="18"/>
                  </w:rPr>
                </w:rPrChange>
              </w:rPr>
              <w:t>.G</w:t>
            </w:r>
          </w:p>
        </w:tc>
        <w:tc>
          <w:tcPr>
            <w:tcW w:w="1559" w:type="dxa"/>
            <w:vAlign w:val="center"/>
            <w:tcPrChange w:id="5415" w:author="Visone Rossana (GSE)" w:date="2025-10-17T12:22:00Z" w16du:dateUtc="2025-10-17T10:22:00Z">
              <w:tcPr>
                <w:tcW w:w="1559" w:type="dxa"/>
                <w:vAlign w:val="center"/>
              </w:tcPr>
            </w:tcPrChange>
          </w:tcPr>
          <w:p w14:paraId="5C81669D" w14:textId="47D7B622" w:rsidR="000D2539" w:rsidRPr="008F02FE" w:rsidRDefault="000D2539" w:rsidP="00364791">
            <w:pPr>
              <w:contextualSpacing/>
              <w:jc w:val="both"/>
              <w:rPr>
                <w:sz w:val="18"/>
                <w:szCs w:val="18"/>
              </w:rPr>
            </w:pPr>
            <w:r>
              <w:rPr>
                <w:sz w:val="18"/>
                <w:szCs w:val="18"/>
              </w:rPr>
              <w:t>Ammess</w:t>
            </w:r>
            <w:ins w:id="5416" w:author="Visone Rossana (GSE)" w:date="2025-10-17T12:37:00Z" w16du:dateUtc="2025-10-17T10:37:00Z">
              <w:r w:rsidR="008F4F5D">
                <w:rPr>
                  <w:sz w:val="18"/>
                  <w:szCs w:val="18"/>
                </w:rPr>
                <w:t>e</w:t>
              </w:r>
            </w:ins>
            <w:del w:id="5417" w:author="Visone Rossana (GSE)" w:date="2025-10-17T12:37:00Z" w16du:dateUtc="2025-10-17T10:37:00Z">
              <w:r w:rsidDel="008F4F5D">
                <w:rPr>
                  <w:sz w:val="18"/>
                  <w:szCs w:val="18"/>
                </w:rPr>
                <w:delText>o</w:delText>
              </w:r>
            </w:del>
          </w:p>
        </w:tc>
        <w:tc>
          <w:tcPr>
            <w:tcW w:w="1701" w:type="dxa"/>
            <w:vAlign w:val="center"/>
            <w:tcPrChange w:id="5418" w:author="Visone Rossana (GSE)" w:date="2025-10-17T12:22:00Z" w16du:dateUtc="2025-10-17T10:22:00Z">
              <w:tcPr>
                <w:tcW w:w="1701" w:type="dxa"/>
                <w:vAlign w:val="center"/>
              </w:tcPr>
            </w:tcPrChange>
          </w:tcPr>
          <w:p w14:paraId="6B4A84C0" w14:textId="13DFCFB6" w:rsidR="000D2539" w:rsidRPr="004174E1" w:rsidRDefault="000D2539" w:rsidP="00364791">
            <w:pPr>
              <w:contextualSpacing/>
              <w:jc w:val="both"/>
              <w:rPr>
                <w:sz w:val="18"/>
                <w:szCs w:val="18"/>
              </w:rPr>
            </w:pPr>
            <w:r>
              <w:rPr>
                <w:sz w:val="18"/>
                <w:szCs w:val="18"/>
              </w:rPr>
              <w:t>Ammess</w:t>
            </w:r>
            <w:ins w:id="5419" w:author="Visone Rossana (GSE)" w:date="2025-10-17T12:37:00Z" w16du:dateUtc="2025-10-17T10:37:00Z">
              <w:r w:rsidR="008F4F5D">
                <w:rPr>
                  <w:sz w:val="18"/>
                  <w:szCs w:val="18"/>
                </w:rPr>
                <w:t>i</w:t>
              </w:r>
            </w:ins>
            <w:ins w:id="5420" w:author="Visone Rossana (GSE)" w:date="2025-10-24T12:24:00Z" w16du:dateUtc="2025-10-24T10:24:00Z">
              <w:r w:rsidR="00BD56DE">
                <w:rPr>
                  <w:sz w:val="18"/>
                  <w:szCs w:val="18"/>
                </w:rPr>
                <w:t xml:space="preserve"> </w:t>
              </w:r>
              <w:r w:rsidR="00BD56DE" w:rsidRPr="00BD56DE">
                <w:rPr>
                  <w:sz w:val="18"/>
                  <w:szCs w:val="18"/>
                  <w:vertAlign w:val="superscript"/>
                  <w:rPrChange w:id="5421" w:author="Visone Rossana (GSE)" w:date="2025-10-24T12:24:00Z" w16du:dateUtc="2025-10-24T10:24:00Z">
                    <w:rPr>
                      <w:sz w:val="18"/>
                      <w:szCs w:val="18"/>
                    </w:rPr>
                  </w:rPrChange>
                </w:rPr>
                <w:t>(</w:t>
              </w:r>
            </w:ins>
            <w:ins w:id="5422" w:author="Visone Rossana (GSE)" w:date="2025-10-24T12:23:00Z" w16du:dateUtc="2025-10-24T10:23:00Z">
              <w:r w:rsidR="00BD56DE" w:rsidRPr="00BD56DE">
                <w:rPr>
                  <w:sz w:val="18"/>
                  <w:szCs w:val="18"/>
                  <w:vertAlign w:val="superscript"/>
                  <w:rPrChange w:id="5423" w:author="Visone Rossana (GSE)" w:date="2025-10-24T12:24:00Z" w16du:dateUtc="2025-10-24T10:24:00Z">
                    <w:rPr>
                      <w:sz w:val="18"/>
                      <w:szCs w:val="18"/>
                    </w:rPr>
                  </w:rPrChange>
                </w:rPr>
                <w:t>*</w:t>
              </w:r>
            </w:ins>
            <w:ins w:id="5424" w:author="Visone Rossana (GSE)" w:date="2025-10-24T12:24:00Z" w16du:dateUtc="2025-10-24T10:24:00Z">
              <w:r w:rsidR="00BD56DE" w:rsidRPr="00BD56DE">
                <w:rPr>
                  <w:sz w:val="18"/>
                  <w:szCs w:val="18"/>
                  <w:vertAlign w:val="superscript"/>
                  <w:rPrChange w:id="5425" w:author="Visone Rossana (GSE)" w:date="2025-10-24T12:24:00Z" w16du:dateUtc="2025-10-24T10:24:00Z">
                    <w:rPr>
                      <w:sz w:val="18"/>
                      <w:szCs w:val="18"/>
                    </w:rPr>
                  </w:rPrChange>
                </w:rPr>
                <w:t>)</w:t>
              </w:r>
            </w:ins>
            <w:del w:id="5426" w:author="Visone Rossana (GSE)" w:date="2025-10-17T12:37:00Z" w16du:dateUtc="2025-10-17T10:37:00Z">
              <w:r w:rsidDel="008F4F5D">
                <w:rPr>
                  <w:sz w:val="18"/>
                  <w:szCs w:val="18"/>
                </w:rPr>
                <w:delText>o</w:delText>
              </w:r>
            </w:del>
          </w:p>
        </w:tc>
        <w:tc>
          <w:tcPr>
            <w:tcW w:w="1559" w:type="dxa"/>
            <w:vAlign w:val="center"/>
            <w:tcPrChange w:id="5427" w:author="Visone Rossana (GSE)" w:date="2025-10-17T12:22:00Z" w16du:dateUtc="2025-10-17T10:22:00Z">
              <w:tcPr>
                <w:tcW w:w="1559" w:type="dxa"/>
                <w:vAlign w:val="center"/>
              </w:tcPr>
            </w:tcPrChange>
          </w:tcPr>
          <w:p w14:paraId="24D3B349" w14:textId="382EAFD0" w:rsidR="000D2539" w:rsidRPr="008F02FE" w:rsidRDefault="000D2539" w:rsidP="00364791">
            <w:pPr>
              <w:contextualSpacing/>
              <w:jc w:val="both"/>
              <w:rPr>
                <w:sz w:val="18"/>
                <w:szCs w:val="18"/>
              </w:rPr>
            </w:pPr>
            <w:r>
              <w:rPr>
                <w:sz w:val="18"/>
                <w:szCs w:val="18"/>
              </w:rPr>
              <w:t>Ammess</w:t>
            </w:r>
            <w:ins w:id="5428" w:author="Visone Rossana (GSE)" w:date="2025-10-17T12:39:00Z" w16du:dateUtc="2025-10-17T10:39:00Z">
              <w:r w:rsidR="008F4F5D">
                <w:rPr>
                  <w:sz w:val="18"/>
                  <w:szCs w:val="18"/>
                </w:rPr>
                <w:t>i</w:t>
              </w:r>
            </w:ins>
            <w:del w:id="5429" w:author="Visone Rossana (GSE)" w:date="2025-10-17T12:39:00Z" w16du:dateUtc="2025-10-17T10:39:00Z">
              <w:r w:rsidDel="008F4F5D">
                <w:rPr>
                  <w:sz w:val="18"/>
                  <w:szCs w:val="18"/>
                </w:rPr>
                <w:delText>o</w:delText>
              </w:r>
            </w:del>
          </w:p>
        </w:tc>
        <w:tc>
          <w:tcPr>
            <w:tcW w:w="2126" w:type="dxa"/>
            <w:vAlign w:val="center"/>
            <w:tcPrChange w:id="5430" w:author="Visone Rossana (GSE)" w:date="2025-10-17T12:22:00Z" w16du:dateUtc="2025-10-17T10:22:00Z">
              <w:tcPr>
                <w:tcW w:w="2126" w:type="dxa"/>
                <w:vAlign w:val="center"/>
              </w:tcPr>
            </w:tcPrChange>
          </w:tcPr>
          <w:p w14:paraId="6891C2F8" w14:textId="4E04F1E9" w:rsidR="000D2539" w:rsidRPr="00C445A4" w:rsidRDefault="000D2539" w:rsidP="00364791">
            <w:pPr>
              <w:contextualSpacing/>
              <w:jc w:val="both"/>
              <w:rPr>
                <w:sz w:val="18"/>
                <w:szCs w:val="18"/>
                <w:highlight w:val="yellow"/>
              </w:rPr>
            </w:pPr>
            <w:r>
              <w:rPr>
                <w:sz w:val="18"/>
                <w:szCs w:val="18"/>
              </w:rPr>
              <w:t>Ammess</w:t>
            </w:r>
            <w:ins w:id="5431" w:author="Visone Rossana (GSE)" w:date="2025-09-05T10:01:00Z" w16du:dateUtc="2025-09-05T08:01:00Z">
              <w:r>
                <w:rPr>
                  <w:sz w:val="18"/>
                  <w:szCs w:val="18"/>
                </w:rPr>
                <w:t xml:space="preserve">i </w:t>
              </w:r>
              <w:del w:id="5432" w:author="Visone Rossana (GSE)" w:date="2025-10-17T12:22:00Z" w16du:dateUtc="2025-10-17T10:22:00Z">
                <w:r w:rsidDel="000D2539">
                  <w:rPr>
                    <w:sz w:val="18"/>
                    <w:szCs w:val="18"/>
                  </w:rPr>
                  <w:delText>tutti gli ETS</w:delText>
                </w:r>
              </w:del>
            </w:ins>
            <w:del w:id="5433" w:author="Visone Rossana (GSE)" w:date="2025-10-17T12:22:00Z" w16du:dateUtc="2025-10-17T10:22:00Z">
              <w:r w:rsidDel="000D2539">
                <w:rPr>
                  <w:sz w:val="18"/>
                  <w:szCs w:val="18"/>
                </w:rPr>
                <w:delText>o</w:delText>
              </w:r>
            </w:del>
          </w:p>
        </w:tc>
        <w:tc>
          <w:tcPr>
            <w:tcW w:w="2126" w:type="dxa"/>
            <w:tcPrChange w:id="5434" w:author="Visone Rossana (GSE)" w:date="2025-10-17T12:22:00Z" w16du:dateUtc="2025-10-17T10:22:00Z">
              <w:tcPr>
                <w:tcW w:w="2126" w:type="dxa"/>
              </w:tcPr>
            </w:tcPrChange>
          </w:tcPr>
          <w:p w14:paraId="3249C8A0" w14:textId="77777777" w:rsidR="009162B6" w:rsidRDefault="009162B6" w:rsidP="00364791">
            <w:pPr>
              <w:contextualSpacing/>
              <w:jc w:val="both"/>
              <w:rPr>
                <w:ins w:id="5435" w:author="Visone Rossana (GSE)" w:date="2025-10-17T12:25:00Z" w16du:dateUtc="2025-10-17T10:25:00Z"/>
                <w:sz w:val="18"/>
                <w:szCs w:val="18"/>
              </w:rPr>
            </w:pPr>
          </w:p>
          <w:p w14:paraId="192A5F0C" w14:textId="77777777" w:rsidR="009162B6" w:rsidRDefault="009162B6" w:rsidP="00364791">
            <w:pPr>
              <w:contextualSpacing/>
              <w:jc w:val="both"/>
              <w:rPr>
                <w:ins w:id="5436" w:author="Visone Rossana (GSE)" w:date="2025-10-17T12:25:00Z" w16du:dateUtc="2025-10-17T10:25:00Z"/>
                <w:sz w:val="18"/>
                <w:szCs w:val="18"/>
              </w:rPr>
            </w:pPr>
          </w:p>
          <w:p w14:paraId="546A45F2" w14:textId="77777777" w:rsidR="009162B6" w:rsidRDefault="009162B6" w:rsidP="00364791">
            <w:pPr>
              <w:contextualSpacing/>
              <w:jc w:val="both"/>
              <w:rPr>
                <w:ins w:id="5437" w:author="Visone Rossana (GSE)" w:date="2025-10-17T12:25:00Z" w16du:dateUtc="2025-10-17T10:25:00Z"/>
                <w:sz w:val="18"/>
                <w:szCs w:val="18"/>
              </w:rPr>
            </w:pPr>
          </w:p>
          <w:p w14:paraId="27B8BABF" w14:textId="2AD14F3B" w:rsidR="001D5FCA" w:rsidDel="00BD56DE" w:rsidRDefault="001D5FCA" w:rsidP="00364791">
            <w:pPr>
              <w:contextualSpacing/>
              <w:jc w:val="both"/>
              <w:rPr>
                <w:ins w:id="5438" w:author="Visone Rossana (GSE)" w:date="2025-10-17T18:05:00Z" w16du:dateUtc="2025-10-17T16:05:00Z"/>
                <w:del w:id="5439" w:author="Visone Rossana (GSE)" w:date="2025-10-24T12:24:00Z" w16du:dateUtc="2025-10-24T10:24:00Z"/>
                <w:sz w:val="18"/>
                <w:szCs w:val="18"/>
              </w:rPr>
            </w:pPr>
          </w:p>
          <w:p w14:paraId="01B4E660" w14:textId="77777777" w:rsidR="00BD56DE" w:rsidRDefault="00BD56DE" w:rsidP="00364791">
            <w:pPr>
              <w:contextualSpacing/>
              <w:jc w:val="both"/>
              <w:rPr>
                <w:ins w:id="5440" w:author="Visone Rossana (GSE)" w:date="2025-10-24T12:24:00Z" w16du:dateUtc="2025-10-24T10:24:00Z"/>
                <w:sz w:val="18"/>
                <w:szCs w:val="18"/>
              </w:rPr>
            </w:pPr>
          </w:p>
          <w:p w14:paraId="0EB0BE06" w14:textId="664F0D0F" w:rsidR="000D2539" w:rsidRDefault="009162B6" w:rsidP="00364791">
            <w:pPr>
              <w:contextualSpacing/>
              <w:jc w:val="both"/>
              <w:rPr>
                <w:sz w:val="18"/>
                <w:szCs w:val="18"/>
              </w:rPr>
            </w:pPr>
            <w:ins w:id="5441" w:author="Visone Rossana (GSE)" w:date="2025-10-17T12:25:00Z" w16du:dateUtc="2025-10-17T10:25:00Z">
              <w:r>
                <w:rPr>
                  <w:sz w:val="18"/>
                  <w:szCs w:val="18"/>
                </w:rPr>
                <w:t>Ammessi</w:t>
              </w:r>
            </w:ins>
            <w:ins w:id="5442" w:author="Visone Rossana (GSE)" w:date="2025-10-17T18:20:00Z" w16du:dateUtc="2025-10-17T16:20:00Z">
              <w:del w:id="5443" w:author="Visone Rossana (GSE)" w:date="2025-10-24T12:21:00Z" w16du:dateUtc="2025-10-24T10:21:00Z">
                <w:r w:rsidR="001F4BBE" w:rsidDel="005507BF">
                  <w:rPr>
                    <w:rStyle w:val="Rimandonotaapidipagina"/>
                    <w:sz w:val="18"/>
                    <w:szCs w:val="18"/>
                  </w:rPr>
                  <w:footnoteReference w:id="2"/>
                </w:r>
              </w:del>
            </w:ins>
            <w:ins w:id="5479" w:author="Visone Rossana (GSE)" w:date="2025-10-17T12:25:00Z" w16du:dateUtc="2025-10-17T10:25:00Z">
              <w:r>
                <w:rPr>
                  <w:sz w:val="18"/>
                  <w:szCs w:val="18"/>
                </w:rPr>
                <w:t xml:space="preserve"> </w:t>
              </w:r>
            </w:ins>
            <w:ins w:id="5480" w:author="Visone Rossana (GSE)" w:date="2025-10-24T12:24:00Z" w16du:dateUtc="2025-10-24T10:24:00Z">
              <w:r w:rsidR="00BD56DE" w:rsidRPr="00BD56DE">
                <w:rPr>
                  <w:sz w:val="18"/>
                  <w:szCs w:val="18"/>
                  <w:vertAlign w:val="superscript"/>
                  <w:rPrChange w:id="5481" w:author="Visone Rossana (GSE)" w:date="2025-10-24T12:24:00Z" w16du:dateUtc="2025-10-24T10:24:00Z">
                    <w:rPr>
                      <w:sz w:val="18"/>
                      <w:szCs w:val="18"/>
                    </w:rPr>
                  </w:rPrChange>
                </w:rPr>
                <w:t>(*)</w:t>
              </w:r>
            </w:ins>
          </w:p>
        </w:tc>
      </w:tr>
      <w:tr w:rsidR="00132F8D" w:rsidRPr="004174E1" w14:paraId="10FD3F0D" w14:textId="7A55254F">
        <w:trPr>
          <w:trHeight w:val="374"/>
          <w:jc w:val="center"/>
          <w:ins w:id="5482" w:author="Visone Rossana (GSE)" w:date="2025-09-09T11:54:00Z"/>
          <w:trPrChange w:id="5483" w:author="Visone Rossana (GSE)" w:date="2025-10-17T12:24:00Z" w16du:dateUtc="2025-10-17T10:24:00Z">
            <w:trPr>
              <w:trHeight w:val="374"/>
              <w:jc w:val="center"/>
            </w:trPr>
          </w:trPrChange>
        </w:trPr>
        <w:tc>
          <w:tcPr>
            <w:tcW w:w="1526" w:type="dxa"/>
            <w:vAlign w:val="center"/>
            <w:tcPrChange w:id="5484" w:author="Visone Rossana (GSE)" w:date="2025-10-17T12:24:00Z" w16du:dateUtc="2025-10-17T10:24:00Z">
              <w:tcPr>
                <w:tcW w:w="1526" w:type="dxa"/>
                <w:vAlign w:val="center"/>
              </w:tcPr>
            </w:tcPrChange>
          </w:tcPr>
          <w:p w14:paraId="7B0EB282" w14:textId="0C22F5AD" w:rsidR="00132F8D" w:rsidRDefault="00132F8D" w:rsidP="00132F8D">
            <w:pPr>
              <w:ind w:left="231" w:hanging="231"/>
              <w:contextualSpacing/>
              <w:jc w:val="both"/>
              <w:rPr>
                <w:ins w:id="5485" w:author="Visone Rossana (GSE)" w:date="2025-10-19T20:05:00Z" w16du:dateUtc="2025-10-19T18:05:00Z"/>
                <w:sz w:val="18"/>
                <w:szCs w:val="18"/>
              </w:rPr>
            </w:pPr>
            <w:ins w:id="5486" w:author="Visone Rossana (GSE)" w:date="2025-09-09T11:54:00Z" w16du:dateUtc="2025-09-09T09:54:00Z">
              <w:r>
                <w:rPr>
                  <w:b/>
                  <w:sz w:val="18"/>
                  <w:szCs w:val="18"/>
                </w:rPr>
                <w:t>Titolo IV</w:t>
              </w:r>
              <w:r>
                <w:rPr>
                  <w:sz w:val="18"/>
                  <w:szCs w:val="18"/>
                </w:rPr>
                <w:t xml:space="preserve"> </w:t>
              </w:r>
              <w:del w:id="5487" w:author="Visone Rossana (GSE)" w:date="2025-10-19T20:05:00Z" w16du:dateUtc="2025-10-19T18:05:00Z">
                <w:r w:rsidDel="005B7B8F">
                  <w:rPr>
                    <w:sz w:val="18"/>
                    <w:szCs w:val="18"/>
                  </w:rPr>
                  <w:delText>-</w:delText>
                </w:r>
              </w:del>
            </w:ins>
            <w:ins w:id="5488" w:author="Visone Rossana (GSE)" w:date="2025-10-19T20:05:00Z" w16du:dateUtc="2025-10-19T18:05:00Z">
              <w:r w:rsidR="005B7B8F">
                <w:rPr>
                  <w:sz w:val="18"/>
                  <w:szCs w:val="18"/>
                </w:rPr>
                <w:t>–</w:t>
              </w:r>
            </w:ins>
            <w:ins w:id="5489" w:author="Visone Rossana (GSE)" w:date="2025-09-09T11:54:00Z" w16du:dateUtc="2025-09-09T09:54:00Z">
              <w:r w:rsidRPr="003370C1">
                <w:rPr>
                  <w:sz w:val="18"/>
                  <w:szCs w:val="18"/>
                </w:rPr>
                <w:t xml:space="preserve"> </w:t>
              </w:r>
            </w:ins>
          </w:p>
          <w:p w14:paraId="2775B6CF" w14:textId="6755C068" w:rsidR="005B7B8F" w:rsidRPr="005B7B8F" w:rsidRDefault="005B7B8F" w:rsidP="00132F8D">
            <w:pPr>
              <w:ind w:left="231" w:hanging="231"/>
              <w:contextualSpacing/>
              <w:jc w:val="both"/>
              <w:rPr>
                <w:ins w:id="5490" w:author="Visone Rossana (GSE)" w:date="2025-09-09T11:54:00Z" w16du:dateUtc="2025-09-09T09:54:00Z"/>
                <w:bCs/>
                <w:sz w:val="18"/>
                <w:szCs w:val="18"/>
                <w:rPrChange w:id="5491" w:author="Visone Rossana (GSE)" w:date="2025-10-19T20:06:00Z" w16du:dateUtc="2025-10-19T18:06:00Z">
                  <w:rPr>
                    <w:ins w:id="5492" w:author="Visone Rossana (GSE)" w:date="2025-09-09T11:54:00Z" w16du:dateUtc="2025-09-09T09:54:00Z"/>
                    <w:b/>
                    <w:bCs/>
                    <w:sz w:val="18"/>
                    <w:szCs w:val="18"/>
                  </w:rPr>
                </w:rPrChange>
              </w:rPr>
            </w:pPr>
            <w:ins w:id="5493" w:author="Visone Rossana (GSE)" w:date="2025-10-19T20:05:00Z" w16du:dateUtc="2025-10-19T18:05:00Z">
              <w:r w:rsidRPr="005B7B8F">
                <w:rPr>
                  <w:bCs/>
                  <w:sz w:val="18"/>
                  <w:szCs w:val="18"/>
                  <w:rPrChange w:id="5494" w:author="Visone Rossana (GSE)" w:date="2025-10-19T20:06:00Z" w16du:dateUtc="2025-10-19T18:06:00Z">
                    <w:rPr>
                      <w:b/>
                      <w:sz w:val="18"/>
                      <w:szCs w:val="18"/>
                    </w:rPr>
                  </w:rPrChange>
                </w:rPr>
                <w:t>Contributo anticipato per la redazione della Diagnosi energeti</w:t>
              </w:r>
            </w:ins>
            <w:ins w:id="5495" w:author="Visone Rossana (GSE)" w:date="2025-10-19T20:06:00Z" w16du:dateUtc="2025-10-19T18:06:00Z">
              <w:r w:rsidRPr="005B7B8F">
                <w:rPr>
                  <w:bCs/>
                  <w:sz w:val="18"/>
                  <w:szCs w:val="18"/>
                  <w:rPrChange w:id="5496" w:author="Visone Rossana (GSE)" w:date="2025-10-19T20:06:00Z" w16du:dateUtc="2025-10-19T18:06:00Z">
                    <w:rPr>
                      <w:b/>
                      <w:sz w:val="18"/>
                      <w:szCs w:val="18"/>
                    </w:rPr>
                  </w:rPrChange>
                </w:rPr>
                <w:t>ca</w:t>
              </w:r>
            </w:ins>
          </w:p>
        </w:tc>
        <w:tc>
          <w:tcPr>
            <w:tcW w:w="1021" w:type="dxa"/>
            <w:vAlign w:val="center"/>
            <w:tcPrChange w:id="5497" w:author="Visone Rossana (GSE)" w:date="2025-10-17T12:24:00Z" w16du:dateUtc="2025-10-17T10:24:00Z">
              <w:tcPr>
                <w:tcW w:w="1021" w:type="dxa"/>
                <w:vAlign w:val="center"/>
              </w:tcPr>
            </w:tcPrChange>
          </w:tcPr>
          <w:p w14:paraId="69F2D9F8" w14:textId="262F3931" w:rsidR="00132F8D" w:rsidRDefault="00132F8D" w:rsidP="00132F8D">
            <w:pPr>
              <w:contextualSpacing/>
              <w:jc w:val="center"/>
              <w:rPr>
                <w:ins w:id="5498" w:author="Visone Rossana (GSE)" w:date="2025-09-09T11:54:00Z" w16du:dateUtc="2025-09-09T09:54:00Z"/>
                <w:sz w:val="18"/>
                <w:szCs w:val="18"/>
              </w:rPr>
            </w:pPr>
            <w:ins w:id="5499" w:author="Visone Rossana (GSE)" w:date="2025-09-09T11:54:00Z" w16du:dateUtc="2025-09-09T09:54:00Z">
              <w:r w:rsidRPr="001B08F2">
                <w:rPr>
                  <w:b/>
                  <w:bCs/>
                  <w:sz w:val="18"/>
                  <w:szCs w:val="18"/>
                </w:rPr>
                <w:t xml:space="preserve">DE </w:t>
              </w:r>
            </w:ins>
          </w:p>
        </w:tc>
        <w:tc>
          <w:tcPr>
            <w:tcW w:w="1559" w:type="dxa"/>
            <w:vAlign w:val="center"/>
            <w:tcPrChange w:id="5500" w:author="Visone Rossana (GSE)" w:date="2025-10-17T12:24:00Z" w16du:dateUtc="2025-10-17T10:24:00Z">
              <w:tcPr>
                <w:tcW w:w="1559" w:type="dxa"/>
                <w:vAlign w:val="center"/>
              </w:tcPr>
            </w:tcPrChange>
          </w:tcPr>
          <w:p w14:paraId="24A0F6D5" w14:textId="7423D055" w:rsidR="00132F8D" w:rsidRDefault="00132F8D" w:rsidP="00132F8D">
            <w:pPr>
              <w:contextualSpacing/>
              <w:jc w:val="both"/>
              <w:rPr>
                <w:ins w:id="5501" w:author="Visone Rossana (GSE)" w:date="2025-09-09T11:54:00Z" w16du:dateUtc="2025-09-09T09:54:00Z"/>
                <w:sz w:val="18"/>
                <w:szCs w:val="18"/>
              </w:rPr>
            </w:pPr>
            <w:ins w:id="5502" w:author="Visone Rossana (GSE)" w:date="2025-09-09T11:54:00Z" w16du:dateUtc="2025-09-09T09:54:00Z">
              <w:r w:rsidRPr="00A45C6D">
                <w:rPr>
                  <w:sz w:val="18"/>
                  <w:szCs w:val="18"/>
                </w:rPr>
                <w:t>Ammess</w:t>
              </w:r>
            </w:ins>
            <w:ins w:id="5503" w:author="Visone Rossana (GSE)" w:date="2025-10-19T20:05:00Z" w16du:dateUtc="2025-10-19T18:05:00Z">
              <w:r w:rsidR="005B7B8F">
                <w:rPr>
                  <w:sz w:val="18"/>
                  <w:szCs w:val="18"/>
                </w:rPr>
                <w:t>e</w:t>
              </w:r>
            </w:ins>
            <w:ins w:id="5504" w:author="Visone Rossana (GSE)" w:date="2025-09-09T11:54:00Z" w16du:dateUtc="2025-09-09T09:54:00Z">
              <w:del w:id="5505" w:author="Visone Rossana (GSE)" w:date="2025-10-19T20:05:00Z" w16du:dateUtc="2025-10-19T18:05:00Z">
                <w:r w:rsidRPr="00A45C6D" w:rsidDel="005B7B8F">
                  <w:rPr>
                    <w:sz w:val="18"/>
                    <w:szCs w:val="18"/>
                  </w:rPr>
                  <w:delText>o</w:delText>
                </w:r>
              </w:del>
            </w:ins>
          </w:p>
        </w:tc>
        <w:tc>
          <w:tcPr>
            <w:tcW w:w="1701" w:type="dxa"/>
            <w:vAlign w:val="center"/>
            <w:tcPrChange w:id="5506" w:author="Visone Rossana (GSE)" w:date="2025-10-17T12:24:00Z" w16du:dateUtc="2025-10-17T10:24:00Z">
              <w:tcPr>
                <w:tcW w:w="1701" w:type="dxa"/>
                <w:vAlign w:val="center"/>
              </w:tcPr>
            </w:tcPrChange>
          </w:tcPr>
          <w:p w14:paraId="4E2A06E5" w14:textId="2738CB0C" w:rsidR="00132F8D" w:rsidRDefault="00132F8D" w:rsidP="00132F8D">
            <w:pPr>
              <w:contextualSpacing/>
              <w:jc w:val="both"/>
              <w:rPr>
                <w:ins w:id="5507" w:author="Visone Rossana (GSE)" w:date="2025-09-09T11:54:00Z" w16du:dateUtc="2025-09-09T09:54:00Z"/>
                <w:sz w:val="18"/>
                <w:szCs w:val="18"/>
              </w:rPr>
            </w:pPr>
            <w:ins w:id="5508" w:author="Visone Rossana (GSE)" w:date="2025-09-09T11:54:00Z" w16du:dateUtc="2025-09-09T09:54:00Z">
              <w:r w:rsidRPr="008F02FE">
                <w:rPr>
                  <w:sz w:val="18"/>
                  <w:szCs w:val="18"/>
                </w:rPr>
                <w:t>No</w:t>
              </w:r>
              <w:r>
                <w:rPr>
                  <w:sz w:val="18"/>
                  <w:szCs w:val="18"/>
                </w:rPr>
                <w:t>n ammess</w:t>
              </w:r>
            </w:ins>
            <w:ins w:id="5509" w:author="Visone Rossana (GSE)" w:date="2025-10-19T20:05:00Z" w16du:dateUtc="2025-10-19T18:05:00Z">
              <w:r w:rsidR="005B7B8F">
                <w:rPr>
                  <w:sz w:val="18"/>
                  <w:szCs w:val="18"/>
                </w:rPr>
                <w:t>i</w:t>
              </w:r>
            </w:ins>
            <w:ins w:id="5510" w:author="Visone Rossana (GSE)" w:date="2025-09-09T11:54:00Z" w16du:dateUtc="2025-09-09T09:54:00Z">
              <w:del w:id="5511" w:author="Visone Rossana (GSE)" w:date="2025-10-19T20:05:00Z" w16du:dateUtc="2025-10-19T18:05:00Z">
                <w:r w:rsidDel="005B7B8F">
                  <w:rPr>
                    <w:sz w:val="18"/>
                    <w:szCs w:val="18"/>
                  </w:rPr>
                  <w:delText>o</w:delText>
                </w:r>
              </w:del>
            </w:ins>
          </w:p>
        </w:tc>
        <w:tc>
          <w:tcPr>
            <w:tcW w:w="1559" w:type="dxa"/>
            <w:vAlign w:val="center"/>
            <w:tcPrChange w:id="5512" w:author="Visone Rossana (GSE)" w:date="2025-10-17T12:24:00Z" w16du:dateUtc="2025-10-17T10:24:00Z">
              <w:tcPr>
                <w:tcW w:w="1559" w:type="dxa"/>
                <w:vAlign w:val="center"/>
              </w:tcPr>
            </w:tcPrChange>
          </w:tcPr>
          <w:p w14:paraId="3D575DE7" w14:textId="1DA69F8A" w:rsidR="00132F8D" w:rsidRDefault="00132F8D" w:rsidP="00132F8D">
            <w:pPr>
              <w:contextualSpacing/>
              <w:jc w:val="both"/>
              <w:rPr>
                <w:ins w:id="5513" w:author="Visone Rossana (GSE)" w:date="2025-09-09T11:54:00Z" w16du:dateUtc="2025-09-09T09:54:00Z"/>
                <w:sz w:val="18"/>
                <w:szCs w:val="18"/>
              </w:rPr>
            </w:pPr>
            <w:ins w:id="5514" w:author="Visone Rossana (GSE)" w:date="2025-09-16T14:56:00Z" w16du:dateUtc="2025-09-16T12:56:00Z">
              <w:r>
                <w:rPr>
                  <w:sz w:val="18"/>
                  <w:szCs w:val="18"/>
                </w:rPr>
                <w:t xml:space="preserve">Non </w:t>
              </w:r>
            </w:ins>
            <w:ins w:id="5515" w:author="Visone Rossana (GSE)" w:date="2025-09-09T11:54:00Z" w16du:dateUtc="2025-09-09T09:54:00Z">
              <w:r>
                <w:rPr>
                  <w:sz w:val="18"/>
                  <w:szCs w:val="18"/>
                </w:rPr>
                <w:t>Ammess</w:t>
              </w:r>
            </w:ins>
            <w:ins w:id="5516" w:author="Visone Rossana (GSE)" w:date="2025-10-19T20:05:00Z" w16du:dateUtc="2025-10-19T18:05:00Z">
              <w:r w:rsidR="005B7B8F">
                <w:rPr>
                  <w:sz w:val="18"/>
                  <w:szCs w:val="18"/>
                </w:rPr>
                <w:t>i</w:t>
              </w:r>
            </w:ins>
            <w:ins w:id="5517" w:author="Visone Rossana (GSE)" w:date="2025-09-09T11:54:00Z" w16du:dateUtc="2025-09-09T09:54:00Z">
              <w:del w:id="5518" w:author="Visone Rossana (GSE)" w:date="2025-10-19T20:05:00Z" w16du:dateUtc="2025-10-19T18:05:00Z">
                <w:r w:rsidDel="005B7B8F">
                  <w:rPr>
                    <w:sz w:val="18"/>
                    <w:szCs w:val="18"/>
                  </w:rPr>
                  <w:delText>o</w:delText>
                </w:r>
              </w:del>
            </w:ins>
          </w:p>
        </w:tc>
        <w:tc>
          <w:tcPr>
            <w:tcW w:w="2126" w:type="dxa"/>
            <w:vAlign w:val="center"/>
            <w:tcPrChange w:id="5519" w:author="Visone Rossana (GSE)" w:date="2025-10-17T12:24:00Z" w16du:dateUtc="2025-10-17T10:24:00Z">
              <w:tcPr>
                <w:tcW w:w="2126" w:type="dxa"/>
                <w:vAlign w:val="center"/>
              </w:tcPr>
            </w:tcPrChange>
          </w:tcPr>
          <w:p w14:paraId="5BBA312C" w14:textId="5B5A6CBD" w:rsidR="00132F8D" w:rsidRDefault="00132F8D" w:rsidP="00132F8D">
            <w:pPr>
              <w:contextualSpacing/>
              <w:jc w:val="both"/>
              <w:rPr>
                <w:ins w:id="5520" w:author="Visone Rossana (GSE)" w:date="2025-09-09T11:54:00Z" w16du:dateUtc="2025-09-09T09:54:00Z"/>
                <w:sz w:val="18"/>
                <w:szCs w:val="18"/>
              </w:rPr>
            </w:pPr>
            <w:ins w:id="5521" w:author="Visone Rossana (GSE)" w:date="2025-09-09T11:54:00Z" w16du:dateUtc="2025-09-09T09:54:00Z">
              <w:del w:id="5522" w:author="Visone Rossana (GSE)" w:date="2025-10-07T15:15:00Z" w16du:dateUtc="2025-10-07T13:15:00Z">
                <w:r w:rsidDel="00015106">
                  <w:rPr>
                    <w:sz w:val="18"/>
                    <w:szCs w:val="18"/>
                  </w:rPr>
                  <w:delText xml:space="preserve">Esclusivamente  gli ETS non economici </w:delText>
                </w:r>
              </w:del>
            </w:ins>
            <w:commentRangeStart w:id="5523"/>
            <w:ins w:id="5524" w:author="Visone Rossana (GSE)" w:date="2025-10-07T15:15:00Z" w16du:dateUtc="2025-10-07T13:15:00Z">
              <w:r>
                <w:rPr>
                  <w:sz w:val="18"/>
                  <w:szCs w:val="18"/>
                </w:rPr>
                <w:t>Non ammessi</w:t>
              </w:r>
            </w:ins>
            <w:commentRangeEnd w:id="5523"/>
            <w:ins w:id="5525" w:author="Visone Rossana (GSE)" w:date="2025-10-07T15:16:00Z" w16du:dateUtc="2025-10-07T13:16:00Z">
              <w:r>
                <w:rPr>
                  <w:rStyle w:val="Rimandocommento"/>
                  <w:sz w:val="18"/>
                  <w:szCs w:val="18"/>
                </w:rPr>
                <w:commentReference w:id="5523"/>
              </w:r>
            </w:ins>
          </w:p>
        </w:tc>
        <w:tc>
          <w:tcPr>
            <w:tcW w:w="2126" w:type="dxa"/>
            <w:vAlign w:val="center"/>
            <w:tcPrChange w:id="5526" w:author="Visone Rossana (GSE)" w:date="2025-10-17T12:24:00Z" w16du:dateUtc="2025-10-17T10:24:00Z">
              <w:tcPr>
                <w:tcW w:w="2126" w:type="dxa"/>
              </w:tcPr>
            </w:tcPrChange>
          </w:tcPr>
          <w:p w14:paraId="2F85370B" w14:textId="454F0E3C" w:rsidR="00132F8D" w:rsidDel="00015106" w:rsidRDefault="00132F8D" w:rsidP="00132F8D">
            <w:pPr>
              <w:contextualSpacing/>
              <w:jc w:val="both"/>
              <w:rPr>
                <w:ins w:id="5527" w:author="Visone Rossana (GSE)" w:date="2025-10-17T12:22:00Z" w16du:dateUtc="2025-10-17T10:22:00Z"/>
                <w:sz w:val="18"/>
                <w:szCs w:val="18"/>
              </w:rPr>
            </w:pPr>
            <w:commentRangeStart w:id="5528"/>
            <w:ins w:id="5529" w:author="Visone Rossana (GSE)" w:date="2025-10-17T12:24:00Z" w16du:dateUtc="2025-10-17T10:24:00Z">
              <w:r>
                <w:rPr>
                  <w:sz w:val="18"/>
                  <w:szCs w:val="18"/>
                </w:rPr>
                <w:t>Non ammessi</w:t>
              </w:r>
              <w:commentRangeEnd w:id="5528"/>
              <w:r>
                <w:rPr>
                  <w:rStyle w:val="Rimandocommento"/>
                  <w:sz w:val="18"/>
                  <w:szCs w:val="18"/>
                </w:rPr>
                <w:commentReference w:id="5528"/>
              </w:r>
            </w:ins>
          </w:p>
        </w:tc>
      </w:tr>
    </w:tbl>
    <w:p w14:paraId="10B8B9D7" w14:textId="3FD14F38" w:rsidR="00A15630" w:rsidRPr="000327AC" w:rsidRDefault="000327AC" w:rsidP="000327AC">
      <w:pPr>
        <w:pStyle w:val="NORMALEGSE"/>
        <w:spacing w:after="120"/>
        <w:jc w:val="center"/>
        <w:rPr>
          <w:rFonts w:ascii="Calibri" w:hAnsi="Calibri"/>
          <w:i/>
          <w:iCs/>
          <w:sz w:val="16"/>
          <w:szCs w:val="16"/>
        </w:rPr>
      </w:pPr>
      <w:r w:rsidRPr="000327AC">
        <w:rPr>
          <w:rFonts w:ascii="Calibri" w:hAnsi="Calibri"/>
          <w:i/>
          <w:iCs/>
          <w:sz w:val="16"/>
          <w:szCs w:val="16"/>
        </w:rPr>
        <w:t>Tabella 1: Soggetti Ammessi agli incentivi per tipologia di intervent</w:t>
      </w:r>
      <w:r w:rsidR="00BA5C91">
        <w:rPr>
          <w:rFonts w:ascii="Calibri" w:hAnsi="Calibri"/>
          <w:i/>
          <w:iCs/>
          <w:sz w:val="16"/>
          <w:szCs w:val="16"/>
        </w:rPr>
        <w:t>o</w:t>
      </w:r>
    </w:p>
    <w:p w14:paraId="6EA77D6E" w14:textId="22ED3F4F" w:rsidR="00EB23B8" w:rsidRPr="00BD56DE" w:rsidRDefault="00BD56DE" w:rsidP="00B329F5">
      <w:pPr>
        <w:pStyle w:val="NORMALEGSE"/>
        <w:spacing w:after="120"/>
        <w:jc w:val="both"/>
        <w:rPr>
          <w:ins w:id="5530" w:author="Visone Rossana (GSE)" w:date="2025-10-17T12:31:00Z" w16du:dateUtc="2025-10-17T10:31:00Z"/>
          <w:rFonts w:ascii="Calibri" w:hAnsi="Calibri"/>
          <w:sz w:val="22"/>
          <w:szCs w:val="22"/>
        </w:rPr>
      </w:pPr>
      <w:ins w:id="5531" w:author="Visone Rossana (GSE)" w:date="2025-10-24T12:24:00Z" w16du:dateUtc="2025-10-24T10:24:00Z">
        <w:r w:rsidRPr="00BD56DE">
          <w:rPr>
            <w:rFonts w:ascii="Calibri" w:hAnsi="Calibri"/>
            <w:sz w:val="22"/>
            <w:szCs w:val="22"/>
            <w:vertAlign w:val="superscript"/>
            <w:rPrChange w:id="5532" w:author="Visone Rossana (GSE)" w:date="2025-10-24T12:24:00Z" w16du:dateUtc="2025-10-24T10:24:00Z">
              <w:rPr>
                <w:rFonts w:ascii="Calibri" w:hAnsi="Calibri"/>
                <w:sz w:val="22"/>
                <w:szCs w:val="22"/>
              </w:rPr>
            </w:rPrChange>
          </w:rPr>
          <w:lastRenderedPageBreak/>
          <w:t>(*)</w:t>
        </w:r>
        <w:r>
          <w:rPr>
            <w:rFonts w:ascii="Calibri" w:hAnsi="Calibri"/>
            <w:sz w:val="22"/>
            <w:szCs w:val="22"/>
            <w:vertAlign w:val="superscript"/>
          </w:rPr>
          <w:t xml:space="preserve"> </w:t>
        </w:r>
        <w:r w:rsidRPr="00BD56DE">
          <w:rPr>
            <w:rFonts w:ascii="Calibri" w:hAnsi="Calibri"/>
            <w:sz w:val="16"/>
            <w:szCs w:val="16"/>
            <w:rPrChange w:id="5533" w:author="Visone Rossana (GSE)" w:date="2025-10-24T12:24:00Z" w16du:dateUtc="2025-10-24T10:24:00Z">
              <w:rPr>
                <w:rFonts w:ascii="Calibri" w:hAnsi="Calibri"/>
                <w:sz w:val="22"/>
                <w:szCs w:val="22"/>
              </w:rPr>
            </w:rPrChange>
          </w:rPr>
          <w:t xml:space="preserve">Per le imprese e gli ETS economici </w:t>
        </w:r>
      </w:ins>
      <w:ins w:id="5534" w:author="Visone Rossana (GSE)" w:date="2025-10-24T12:25:00Z" w16du:dateUtc="2025-10-24T10:25:00Z">
        <w:r>
          <w:rPr>
            <w:rFonts w:ascii="Calibri" w:hAnsi="Calibri"/>
            <w:sz w:val="16"/>
            <w:szCs w:val="16"/>
          </w:rPr>
          <w:t xml:space="preserve">si attuano le disposizioni del Titolo V e </w:t>
        </w:r>
        <w:r w:rsidR="00E50413">
          <w:rPr>
            <w:rFonts w:ascii="Calibri" w:hAnsi="Calibri"/>
            <w:sz w:val="16"/>
            <w:szCs w:val="16"/>
          </w:rPr>
          <w:t xml:space="preserve">non sono </w:t>
        </w:r>
        <w:r w:rsidR="00986EF9">
          <w:rPr>
            <w:rFonts w:ascii="Calibri" w:hAnsi="Calibri"/>
            <w:sz w:val="16"/>
            <w:szCs w:val="16"/>
          </w:rPr>
          <w:t xml:space="preserve">ammessi </w:t>
        </w:r>
      </w:ins>
      <w:ins w:id="5535" w:author="Visone Rossana (GSE)" w:date="2025-10-24T12:26:00Z" w16du:dateUtc="2025-10-24T10:26:00Z">
        <w:r w:rsidR="00C316A8">
          <w:rPr>
            <w:rFonts w:ascii="Calibri" w:hAnsi="Calibri"/>
            <w:sz w:val="16"/>
            <w:szCs w:val="16"/>
          </w:rPr>
          <w:t>gli interventi che prevedono l’i</w:t>
        </w:r>
        <w:r w:rsidR="000A077C">
          <w:rPr>
            <w:rFonts w:ascii="Calibri" w:hAnsi="Calibri"/>
            <w:sz w:val="16"/>
            <w:szCs w:val="16"/>
          </w:rPr>
          <w:t>n</w:t>
        </w:r>
        <w:r w:rsidR="00C316A8">
          <w:rPr>
            <w:rFonts w:ascii="Calibri" w:hAnsi="Calibri"/>
            <w:sz w:val="16"/>
            <w:szCs w:val="16"/>
          </w:rPr>
          <w:t>stastallazione</w:t>
        </w:r>
        <w:r w:rsidR="000A077C">
          <w:rPr>
            <w:rFonts w:ascii="Calibri" w:hAnsi="Calibri"/>
            <w:sz w:val="16"/>
            <w:szCs w:val="16"/>
          </w:rPr>
          <w:t xml:space="preserve"> di apparecchiature energetiche </w:t>
        </w:r>
      </w:ins>
      <w:ins w:id="5536" w:author="Visone Rossana (GSE)" w:date="2025-10-24T12:27:00Z" w16du:dateUtc="2025-10-24T10:27:00Z">
        <w:r w:rsidR="00341633">
          <w:rPr>
            <w:rFonts w:ascii="Calibri" w:hAnsi="Calibri"/>
            <w:sz w:val="16"/>
            <w:szCs w:val="16"/>
          </w:rPr>
          <w:t xml:space="preserve">alimentate </w:t>
        </w:r>
        <w:r w:rsidR="007D465C">
          <w:rPr>
            <w:rFonts w:ascii="Calibri" w:hAnsi="Calibri"/>
            <w:sz w:val="16"/>
            <w:szCs w:val="16"/>
          </w:rPr>
          <w:t>a combustibili fossili, compreso il gas naturale.</w:t>
        </w:r>
      </w:ins>
    </w:p>
    <w:p w14:paraId="1D8BB595" w14:textId="77777777" w:rsidR="00EB23B8" w:rsidRDefault="00EB23B8" w:rsidP="00B329F5">
      <w:pPr>
        <w:pStyle w:val="NORMALEGSE"/>
        <w:spacing w:after="120"/>
        <w:jc w:val="both"/>
        <w:rPr>
          <w:ins w:id="5537" w:author="Visone Rossana (GSE)" w:date="2025-10-24T12:28:00Z" w16du:dateUtc="2025-10-24T10:28:00Z"/>
          <w:rFonts w:ascii="Calibri" w:hAnsi="Calibri"/>
          <w:sz w:val="22"/>
          <w:szCs w:val="22"/>
        </w:rPr>
      </w:pPr>
    </w:p>
    <w:tbl>
      <w:tblPr>
        <w:tblW w:w="11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1021"/>
        <w:gridCol w:w="1559"/>
        <w:gridCol w:w="1701"/>
        <w:gridCol w:w="1559"/>
        <w:gridCol w:w="2126"/>
        <w:gridCol w:w="2126"/>
      </w:tblGrid>
      <w:tr w:rsidR="007D465C" w:rsidRPr="004174E1" w14:paraId="487DE375" w14:textId="77777777" w:rsidTr="004412B6">
        <w:trPr>
          <w:trHeight w:val="690"/>
          <w:jc w:val="center"/>
          <w:ins w:id="5538" w:author="Visone Rossana (GSE)" w:date="2025-10-24T12:28:00Z"/>
        </w:trPr>
        <w:tc>
          <w:tcPr>
            <w:tcW w:w="1526" w:type="dxa"/>
            <w:shd w:val="clear" w:color="auto" w:fill="D9D9D9"/>
            <w:vAlign w:val="center"/>
          </w:tcPr>
          <w:p w14:paraId="0DBAC4D0" w14:textId="77777777" w:rsidR="007D465C" w:rsidRDefault="007D465C" w:rsidP="004412B6">
            <w:pPr>
              <w:spacing w:before="60" w:after="60"/>
              <w:jc w:val="both"/>
              <w:rPr>
                <w:ins w:id="5539" w:author="Visone Rossana (GSE)" w:date="2025-10-24T12:28:00Z" w16du:dateUtc="2025-10-24T10:28:00Z"/>
                <w:b/>
                <w:sz w:val="18"/>
                <w:szCs w:val="18"/>
              </w:rPr>
            </w:pPr>
            <w:ins w:id="5540" w:author="Visone Rossana (GSE)" w:date="2025-10-24T12:28:00Z" w16du:dateUtc="2025-10-24T10:28:00Z">
              <w:r>
                <w:rPr>
                  <w:b/>
                  <w:sz w:val="18"/>
                  <w:szCs w:val="18"/>
                </w:rPr>
                <w:t>Categoria</w:t>
              </w:r>
            </w:ins>
          </w:p>
        </w:tc>
        <w:tc>
          <w:tcPr>
            <w:tcW w:w="1021" w:type="dxa"/>
            <w:shd w:val="clear" w:color="auto" w:fill="D9D9D9"/>
            <w:vAlign w:val="center"/>
          </w:tcPr>
          <w:p w14:paraId="511D26D2" w14:textId="77777777" w:rsidR="007D465C" w:rsidRDefault="007D465C" w:rsidP="004412B6">
            <w:pPr>
              <w:spacing w:before="60" w:after="60"/>
              <w:jc w:val="center"/>
              <w:rPr>
                <w:ins w:id="5541" w:author="Visone Rossana (GSE)" w:date="2025-10-24T12:28:00Z" w16du:dateUtc="2025-10-24T10:28:00Z"/>
                <w:b/>
                <w:sz w:val="18"/>
                <w:szCs w:val="18"/>
              </w:rPr>
            </w:pPr>
            <w:ins w:id="5542" w:author="Visone Rossana (GSE)" w:date="2025-10-24T12:28:00Z" w16du:dateUtc="2025-10-24T10:28:00Z">
              <w:r>
                <w:rPr>
                  <w:b/>
                  <w:sz w:val="18"/>
                  <w:szCs w:val="18"/>
                </w:rPr>
                <w:t xml:space="preserve">Sigla </w:t>
              </w:r>
            </w:ins>
          </w:p>
          <w:p w14:paraId="66671629" w14:textId="77777777" w:rsidR="007D465C" w:rsidRPr="004174E1" w:rsidRDefault="007D465C" w:rsidP="004412B6">
            <w:pPr>
              <w:spacing w:before="60" w:after="60"/>
              <w:jc w:val="center"/>
              <w:rPr>
                <w:ins w:id="5543" w:author="Visone Rossana (GSE)" w:date="2025-10-24T12:28:00Z" w16du:dateUtc="2025-10-24T10:28:00Z"/>
                <w:b/>
                <w:sz w:val="18"/>
                <w:szCs w:val="18"/>
              </w:rPr>
            </w:pPr>
            <w:ins w:id="5544" w:author="Visone Rossana (GSE)" w:date="2025-10-24T12:28:00Z" w16du:dateUtc="2025-10-24T10:28:00Z">
              <w:r w:rsidRPr="004174E1">
                <w:rPr>
                  <w:b/>
                  <w:sz w:val="18"/>
                  <w:szCs w:val="18"/>
                </w:rPr>
                <w:t>intervento</w:t>
              </w:r>
            </w:ins>
          </w:p>
        </w:tc>
        <w:tc>
          <w:tcPr>
            <w:tcW w:w="1559" w:type="dxa"/>
            <w:shd w:val="clear" w:color="auto" w:fill="D9D9D9"/>
            <w:vAlign w:val="center"/>
          </w:tcPr>
          <w:p w14:paraId="1BCA14DD" w14:textId="77777777" w:rsidR="007D465C" w:rsidRPr="004174E1" w:rsidRDefault="007D465C" w:rsidP="004412B6">
            <w:pPr>
              <w:spacing w:before="60" w:after="60"/>
              <w:jc w:val="center"/>
              <w:rPr>
                <w:ins w:id="5545" w:author="Visone Rossana (GSE)" w:date="2025-10-24T12:28:00Z" w16du:dateUtc="2025-10-24T10:28:00Z"/>
                <w:b/>
                <w:sz w:val="18"/>
                <w:szCs w:val="18"/>
              </w:rPr>
            </w:pPr>
            <w:ins w:id="5546" w:author="Visone Rossana (GSE)" w:date="2025-10-24T12:28:00Z" w16du:dateUtc="2025-10-24T10:28:00Z">
              <w:r>
                <w:rPr>
                  <w:b/>
                  <w:sz w:val="18"/>
                  <w:szCs w:val="18"/>
                </w:rPr>
                <w:t>PA</w:t>
              </w:r>
            </w:ins>
          </w:p>
        </w:tc>
        <w:tc>
          <w:tcPr>
            <w:tcW w:w="1701" w:type="dxa"/>
            <w:shd w:val="clear" w:color="auto" w:fill="D9D9D9"/>
            <w:vAlign w:val="center"/>
          </w:tcPr>
          <w:p w14:paraId="328F2054" w14:textId="77777777" w:rsidR="007D465C" w:rsidRDefault="007D465C" w:rsidP="004412B6">
            <w:pPr>
              <w:spacing w:before="60" w:after="60"/>
              <w:jc w:val="center"/>
              <w:rPr>
                <w:ins w:id="5547" w:author="Visone Rossana (GSE)" w:date="2025-10-24T12:28:00Z" w16du:dateUtc="2025-10-24T10:28:00Z"/>
                <w:b/>
                <w:sz w:val="18"/>
                <w:szCs w:val="18"/>
              </w:rPr>
            </w:pPr>
            <w:ins w:id="5548" w:author="Visone Rossana (GSE)" w:date="2025-10-24T12:28:00Z" w16du:dateUtc="2025-10-24T10:28:00Z">
              <w:r>
                <w:rPr>
                  <w:b/>
                  <w:sz w:val="18"/>
                  <w:szCs w:val="18"/>
                </w:rPr>
                <w:t xml:space="preserve">Soggetti privati: </w:t>
              </w:r>
            </w:ins>
          </w:p>
          <w:p w14:paraId="37D7F947" w14:textId="77777777" w:rsidR="007D465C" w:rsidRPr="004174E1" w:rsidRDefault="007D465C" w:rsidP="004412B6">
            <w:pPr>
              <w:spacing w:before="60" w:after="60"/>
              <w:jc w:val="center"/>
              <w:rPr>
                <w:ins w:id="5549" w:author="Visone Rossana (GSE)" w:date="2025-10-24T12:28:00Z" w16du:dateUtc="2025-10-24T10:28:00Z"/>
                <w:b/>
                <w:sz w:val="18"/>
                <w:szCs w:val="18"/>
              </w:rPr>
            </w:pPr>
            <w:ins w:id="5550" w:author="Visone Rossana (GSE)" w:date="2025-10-24T12:28:00Z" w16du:dateUtc="2025-10-24T10:28:00Z">
              <w:r>
                <w:rPr>
                  <w:b/>
                  <w:sz w:val="18"/>
                  <w:szCs w:val="18"/>
                </w:rPr>
                <w:t>per edifici ricadenti nell’ambito residenziale</w:t>
              </w:r>
            </w:ins>
          </w:p>
        </w:tc>
        <w:tc>
          <w:tcPr>
            <w:tcW w:w="1559" w:type="dxa"/>
            <w:shd w:val="clear" w:color="auto" w:fill="D9D9D9"/>
            <w:vAlign w:val="center"/>
          </w:tcPr>
          <w:p w14:paraId="7382EC8F" w14:textId="77777777" w:rsidR="007D465C" w:rsidRDefault="007D465C" w:rsidP="004412B6">
            <w:pPr>
              <w:spacing w:before="60" w:after="60"/>
              <w:jc w:val="center"/>
              <w:rPr>
                <w:ins w:id="5551" w:author="Visone Rossana (GSE)" w:date="2025-10-24T12:28:00Z" w16du:dateUtc="2025-10-24T10:28:00Z"/>
                <w:b/>
                <w:sz w:val="18"/>
                <w:szCs w:val="18"/>
              </w:rPr>
            </w:pPr>
            <w:ins w:id="5552" w:author="Visone Rossana (GSE)" w:date="2025-10-24T12:28:00Z" w16du:dateUtc="2025-10-24T10:28:00Z">
              <w:r>
                <w:rPr>
                  <w:b/>
                  <w:sz w:val="18"/>
                  <w:szCs w:val="18"/>
                </w:rPr>
                <w:t>Soggetti privati: per edifici ricadenti nell’ ambito terziario</w:t>
              </w:r>
            </w:ins>
          </w:p>
        </w:tc>
        <w:tc>
          <w:tcPr>
            <w:tcW w:w="2126" w:type="dxa"/>
            <w:shd w:val="clear" w:color="auto" w:fill="D9D9D9" w:themeFill="background1" w:themeFillShade="D9"/>
            <w:vAlign w:val="center"/>
          </w:tcPr>
          <w:p w14:paraId="00BA2D01" w14:textId="77777777" w:rsidR="007D465C" w:rsidRDefault="007D465C" w:rsidP="004412B6">
            <w:pPr>
              <w:spacing w:before="60" w:after="60"/>
              <w:jc w:val="center"/>
              <w:rPr>
                <w:ins w:id="5553" w:author="Visone Rossana (GSE)" w:date="2025-10-24T12:28:00Z" w16du:dateUtc="2025-10-24T10:28:00Z"/>
                <w:b/>
                <w:sz w:val="18"/>
                <w:szCs w:val="18"/>
              </w:rPr>
            </w:pPr>
            <w:ins w:id="5554" w:author="Visone Rossana (GSE)" w:date="2025-10-24T12:28:00Z" w16du:dateUtc="2025-10-24T10:28:00Z">
              <w:r>
                <w:rPr>
                  <w:b/>
                  <w:sz w:val="18"/>
                  <w:szCs w:val="18"/>
                </w:rPr>
                <w:t>(ETS) con attività non economica</w:t>
              </w:r>
            </w:ins>
          </w:p>
        </w:tc>
        <w:tc>
          <w:tcPr>
            <w:tcW w:w="2126" w:type="dxa"/>
            <w:shd w:val="clear" w:color="auto" w:fill="D9D9D9" w:themeFill="background1" w:themeFillShade="D9"/>
          </w:tcPr>
          <w:p w14:paraId="015D2701" w14:textId="77777777" w:rsidR="007D465C" w:rsidRDefault="007D465C" w:rsidP="004412B6">
            <w:pPr>
              <w:spacing w:before="60" w:after="60"/>
              <w:jc w:val="center"/>
              <w:rPr>
                <w:ins w:id="5555" w:author="Visone Rossana (GSE)" w:date="2025-10-24T12:28:00Z" w16du:dateUtc="2025-10-24T10:28:00Z"/>
                <w:b/>
                <w:sz w:val="18"/>
                <w:szCs w:val="18"/>
              </w:rPr>
            </w:pPr>
          </w:p>
          <w:p w14:paraId="6DAE0836" w14:textId="77777777" w:rsidR="007D465C" w:rsidDel="000D2539" w:rsidRDefault="007D465C" w:rsidP="004412B6">
            <w:pPr>
              <w:spacing w:before="60" w:after="60"/>
              <w:jc w:val="center"/>
              <w:rPr>
                <w:ins w:id="5556" w:author="Visone Rossana (GSE)" w:date="2025-10-24T12:28:00Z" w16du:dateUtc="2025-10-24T10:28:00Z"/>
                <w:b/>
                <w:sz w:val="18"/>
                <w:szCs w:val="18"/>
              </w:rPr>
            </w:pPr>
            <w:ins w:id="5557" w:author="Visone Rossana (GSE)" w:date="2025-10-24T12:28:00Z" w16du:dateUtc="2025-10-24T10:28:00Z">
              <w:r>
                <w:rPr>
                  <w:b/>
                  <w:sz w:val="18"/>
                  <w:szCs w:val="18"/>
                </w:rPr>
                <w:t>(ETS) con attività economica</w:t>
              </w:r>
            </w:ins>
          </w:p>
        </w:tc>
      </w:tr>
      <w:tr w:rsidR="007D465C" w:rsidRPr="004174E1" w14:paraId="33CF3378" w14:textId="77777777" w:rsidTr="004412B6">
        <w:trPr>
          <w:trHeight w:val="374"/>
          <w:jc w:val="center"/>
          <w:ins w:id="5558" w:author="Visone Rossana (GSE)" w:date="2025-10-24T12:28:00Z"/>
        </w:trPr>
        <w:tc>
          <w:tcPr>
            <w:tcW w:w="1526" w:type="dxa"/>
            <w:vAlign w:val="center"/>
          </w:tcPr>
          <w:p w14:paraId="3139F1DB" w14:textId="77777777" w:rsidR="007D465C" w:rsidRDefault="007D465C" w:rsidP="004412B6">
            <w:pPr>
              <w:ind w:left="231" w:hanging="231"/>
              <w:contextualSpacing/>
              <w:jc w:val="both"/>
              <w:rPr>
                <w:ins w:id="5559" w:author="Visone Rossana (GSE)" w:date="2025-10-24T12:28:00Z" w16du:dateUtc="2025-10-24T10:28:00Z"/>
                <w:sz w:val="18"/>
                <w:szCs w:val="18"/>
              </w:rPr>
            </w:pPr>
            <w:ins w:id="5560" w:author="Visone Rossana (GSE)" w:date="2025-10-24T12:28:00Z" w16du:dateUtc="2025-10-24T10:28:00Z">
              <w:r>
                <w:rPr>
                  <w:b/>
                  <w:sz w:val="18"/>
                  <w:szCs w:val="18"/>
                </w:rPr>
                <w:t>Titolo IV</w:t>
              </w:r>
              <w:r>
                <w:rPr>
                  <w:sz w:val="18"/>
                  <w:szCs w:val="18"/>
                </w:rPr>
                <w:t xml:space="preserve"> –</w:t>
              </w:r>
              <w:r w:rsidRPr="003370C1">
                <w:rPr>
                  <w:sz w:val="18"/>
                  <w:szCs w:val="18"/>
                </w:rPr>
                <w:t xml:space="preserve"> </w:t>
              </w:r>
            </w:ins>
          </w:p>
          <w:p w14:paraId="170037BA" w14:textId="77777777" w:rsidR="007D465C" w:rsidRPr="00267EF7" w:rsidRDefault="007D465C" w:rsidP="004412B6">
            <w:pPr>
              <w:ind w:left="231" w:hanging="231"/>
              <w:contextualSpacing/>
              <w:jc w:val="both"/>
              <w:rPr>
                <w:ins w:id="5561" w:author="Visone Rossana (GSE)" w:date="2025-10-24T12:28:00Z" w16du:dateUtc="2025-10-24T10:28:00Z"/>
                <w:bCs/>
                <w:sz w:val="18"/>
                <w:szCs w:val="18"/>
              </w:rPr>
            </w:pPr>
            <w:ins w:id="5562" w:author="Visone Rossana (GSE)" w:date="2025-10-24T12:28:00Z" w16du:dateUtc="2025-10-24T10:28:00Z">
              <w:r w:rsidRPr="00267EF7">
                <w:rPr>
                  <w:bCs/>
                  <w:sz w:val="18"/>
                  <w:szCs w:val="18"/>
                </w:rPr>
                <w:t>Contributo anticipato per la redazione della Diagnosi energetica</w:t>
              </w:r>
            </w:ins>
          </w:p>
        </w:tc>
        <w:tc>
          <w:tcPr>
            <w:tcW w:w="1021" w:type="dxa"/>
            <w:vAlign w:val="center"/>
          </w:tcPr>
          <w:p w14:paraId="7E6693E3" w14:textId="77777777" w:rsidR="007D465C" w:rsidRDefault="007D465C" w:rsidP="004412B6">
            <w:pPr>
              <w:contextualSpacing/>
              <w:jc w:val="center"/>
              <w:rPr>
                <w:ins w:id="5563" w:author="Visone Rossana (GSE)" w:date="2025-10-24T12:28:00Z" w16du:dateUtc="2025-10-24T10:28:00Z"/>
                <w:sz w:val="18"/>
                <w:szCs w:val="18"/>
              </w:rPr>
            </w:pPr>
            <w:ins w:id="5564" w:author="Visone Rossana (GSE)" w:date="2025-10-24T12:28:00Z" w16du:dateUtc="2025-10-24T10:28:00Z">
              <w:r w:rsidRPr="001B08F2">
                <w:rPr>
                  <w:b/>
                  <w:bCs/>
                  <w:sz w:val="18"/>
                  <w:szCs w:val="18"/>
                </w:rPr>
                <w:t xml:space="preserve">DE </w:t>
              </w:r>
            </w:ins>
          </w:p>
        </w:tc>
        <w:tc>
          <w:tcPr>
            <w:tcW w:w="1559" w:type="dxa"/>
            <w:vAlign w:val="center"/>
          </w:tcPr>
          <w:p w14:paraId="404469F2" w14:textId="77777777" w:rsidR="007D465C" w:rsidRDefault="007D465C" w:rsidP="004412B6">
            <w:pPr>
              <w:contextualSpacing/>
              <w:jc w:val="both"/>
              <w:rPr>
                <w:ins w:id="5565" w:author="Visone Rossana (GSE)" w:date="2025-10-24T12:28:00Z" w16du:dateUtc="2025-10-24T10:28:00Z"/>
                <w:sz w:val="18"/>
                <w:szCs w:val="18"/>
              </w:rPr>
            </w:pPr>
            <w:ins w:id="5566" w:author="Visone Rossana (GSE)" w:date="2025-10-24T12:28:00Z" w16du:dateUtc="2025-10-24T10:28:00Z">
              <w:r w:rsidRPr="00A45C6D">
                <w:rPr>
                  <w:sz w:val="18"/>
                  <w:szCs w:val="18"/>
                </w:rPr>
                <w:t>Ammess</w:t>
              </w:r>
              <w:r>
                <w:rPr>
                  <w:sz w:val="18"/>
                  <w:szCs w:val="18"/>
                </w:rPr>
                <w:t>e</w:t>
              </w:r>
            </w:ins>
          </w:p>
        </w:tc>
        <w:tc>
          <w:tcPr>
            <w:tcW w:w="1701" w:type="dxa"/>
            <w:vAlign w:val="center"/>
          </w:tcPr>
          <w:p w14:paraId="1BA133C5" w14:textId="77777777" w:rsidR="007D465C" w:rsidRDefault="007D465C" w:rsidP="004412B6">
            <w:pPr>
              <w:contextualSpacing/>
              <w:jc w:val="both"/>
              <w:rPr>
                <w:ins w:id="5567" w:author="Visone Rossana (GSE)" w:date="2025-10-24T12:28:00Z" w16du:dateUtc="2025-10-24T10:28:00Z"/>
                <w:sz w:val="18"/>
                <w:szCs w:val="18"/>
              </w:rPr>
            </w:pPr>
            <w:ins w:id="5568" w:author="Visone Rossana (GSE)" w:date="2025-10-24T12:28:00Z" w16du:dateUtc="2025-10-24T10:28:00Z">
              <w:r w:rsidRPr="008F02FE">
                <w:rPr>
                  <w:sz w:val="18"/>
                  <w:szCs w:val="18"/>
                </w:rPr>
                <w:t>No</w:t>
              </w:r>
              <w:r>
                <w:rPr>
                  <w:sz w:val="18"/>
                  <w:szCs w:val="18"/>
                </w:rPr>
                <w:t>n ammessi</w:t>
              </w:r>
            </w:ins>
          </w:p>
        </w:tc>
        <w:tc>
          <w:tcPr>
            <w:tcW w:w="1559" w:type="dxa"/>
            <w:vAlign w:val="center"/>
          </w:tcPr>
          <w:p w14:paraId="124BD1A7" w14:textId="77777777" w:rsidR="007D465C" w:rsidRDefault="007D465C" w:rsidP="004412B6">
            <w:pPr>
              <w:contextualSpacing/>
              <w:jc w:val="both"/>
              <w:rPr>
                <w:ins w:id="5569" w:author="Visone Rossana (GSE)" w:date="2025-10-24T12:28:00Z" w16du:dateUtc="2025-10-24T10:28:00Z"/>
                <w:sz w:val="18"/>
                <w:szCs w:val="18"/>
              </w:rPr>
            </w:pPr>
            <w:ins w:id="5570" w:author="Visone Rossana (GSE)" w:date="2025-10-24T12:28:00Z" w16du:dateUtc="2025-10-24T10:28:00Z">
              <w:r>
                <w:rPr>
                  <w:sz w:val="18"/>
                  <w:szCs w:val="18"/>
                </w:rPr>
                <w:t>Non Ammessi</w:t>
              </w:r>
            </w:ins>
          </w:p>
        </w:tc>
        <w:tc>
          <w:tcPr>
            <w:tcW w:w="2126" w:type="dxa"/>
            <w:vAlign w:val="center"/>
          </w:tcPr>
          <w:p w14:paraId="01B6B948" w14:textId="77777777" w:rsidR="007D465C" w:rsidRDefault="007D465C" w:rsidP="004412B6">
            <w:pPr>
              <w:contextualSpacing/>
              <w:jc w:val="both"/>
              <w:rPr>
                <w:ins w:id="5571" w:author="Visone Rossana (GSE)" w:date="2025-10-24T12:28:00Z" w16du:dateUtc="2025-10-24T10:28:00Z"/>
                <w:sz w:val="18"/>
                <w:szCs w:val="18"/>
              </w:rPr>
            </w:pPr>
            <w:commentRangeStart w:id="5572"/>
            <w:ins w:id="5573" w:author="Visone Rossana (GSE)" w:date="2025-10-24T12:28:00Z" w16du:dateUtc="2025-10-24T10:28:00Z">
              <w:r>
                <w:rPr>
                  <w:sz w:val="18"/>
                  <w:szCs w:val="18"/>
                </w:rPr>
                <w:t>Non ammessi</w:t>
              </w:r>
              <w:commentRangeEnd w:id="5572"/>
              <w:r>
                <w:rPr>
                  <w:rStyle w:val="Rimandocommento"/>
                  <w:sz w:val="18"/>
                  <w:szCs w:val="18"/>
                </w:rPr>
                <w:commentReference w:id="5572"/>
              </w:r>
            </w:ins>
          </w:p>
        </w:tc>
        <w:tc>
          <w:tcPr>
            <w:tcW w:w="2126" w:type="dxa"/>
            <w:vAlign w:val="center"/>
          </w:tcPr>
          <w:p w14:paraId="59EEA8D1" w14:textId="77777777" w:rsidR="007D465C" w:rsidDel="00015106" w:rsidRDefault="007D465C" w:rsidP="004412B6">
            <w:pPr>
              <w:contextualSpacing/>
              <w:jc w:val="both"/>
              <w:rPr>
                <w:ins w:id="5574" w:author="Visone Rossana (GSE)" w:date="2025-10-24T12:28:00Z" w16du:dateUtc="2025-10-24T10:28:00Z"/>
                <w:sz w:val="18"/>
                <w:szCs w:val="18"/>
              </w:rPr>
            </w:pPr>
            <w:commentRangeStart w:id="5575"/>
            <w:ins w:id="5576" w:author="Visone Rossana (GSE)" w:date="2025-10-24T12:28:00Z" w16du:dateUtc="2025-10-24T10:28:00Z">
              <w:r>
                <w:rPr>
                  <w:sz w:val="18"/>
                  <w:szCs w:val="18"/>
                </w:rPr>
                <w:t>Non ammessi</w:t>
              </w:r>
              <w:commentRangeEnd w:id="5575"/>
              <w:r>
                <w:rPr>
                  <w:rStyle w:val="Rimandocommento"/>
                  <w:sz w:val="18"/>
                  <w:szCs w:val="18"/>
                </w:rPr>
                <w:commentReference w:id="5575"/>
              </w:r>
            </w:ins>
          </w:p>
        </w:tc>
      </w:tr>
    </w:tbl>
    <w:p w14:paraId="1C67452D" w14:textId="00283E64" w:rsidR="007D465C" w:rsidRPr="000327AC" w:rsidRDefault="007D465C" w:rsidP="007D465C">
      <w:pPr>
        <w:pStyle w:val="NORMALEGSE"/>
        <w:spacing w:after="120"/>
        <w:jc w:val="center"/>
        <w:rPr>
          <w:ins w:id="5577" w:author="Visone Rossana (GSE)" w:date="2025-10-24T12:28:00Z" w16du:dateUtc="2025-10-24T10:28:00Z"/>
          <w:rFonts w:ascii="Calibri" w:hAnsi="Calibri"/>
          <w:i/>
          <w:iCs/>
          <w:sz w:val="16"/>
          <w:szCs w:val="16"/>
        </w:rPr>
      </w:pPr>
      <w:ins w:id="5578" w:author="Visone Rossana (GSE)" w:date="2025-10-24T12:28:00Z" w16du:dateUtc="2025-10-24T10:28:00Z">
        <w:r w:rsidRPr="000327AC">
          <w:rPr>
            <w:rFonts w:ascii="Calibri" w:hAnsi="Calibri"/>
            <w:i/>
            <w:iCs/>
            <w:sz w:val="16"/>
            <w:szCs w:val="16"/>
          </w:rPr>
          <w:t>Tabella</w:t>
        </w:r>
        <w:r>
          <w:rPr>
            <w:rFonts w:ascii="Calibri" w:hAnsi="Calibri"/>
            <w:i/>
            <w:iCs/>
            <w:sz w:val="16"/>
            <w:szCs w:val="16"/>
          </w:rPr>
          <w:t>2</w:t>
        </w:r>
        <w:r w:rsidRPr="000327AC">
          <w:rPr>
            <w:rFonts w:ascii="Calibri" w:hAnsi="Calibri"/>
            <w:i/>
            <w:iCs/>
            <w:sz w:val="16"/>
            <w:szCs w:val="16"/>
          </w:rPr>
          <w:t xml:space="preserve">: Soggetti Ammessi agli incentivi per </w:t>
        </w:r>
        <w:r>
          <w:rPr>
            <w:rFonts w:ascii="Calibri" w:hAnsi="Calibri"/>
            <w:i/>
            <w:iCs/>
            <w:sz w:val="16"/>
            <w:szCs w:val="16"/>
          </w:rPr>
          <w:t>l’intervento di contributo anticipato per la redazione della Diagnosi ene</w:t>
        </w:r>
      </w:ins>
      <w:ins w:id="5579" w:author="Visone Rossana (GSE)" w:date="2025-10-24T12:29:00Z" w16du:dateUtc="2025-10-24T10:29:00Z">
        <w:r>
          <w:rPr>
            <w:rFonts w:ascii="Calibri" w:hAnsi="Calibri"/>
            <w:i/>
            <w:iCs/>
            <w:sz w:val="16"/>
            <w:szCs w:val="16"/>
          </w:rPr>
          <w:t>rgetica</w:t>
        </w:r>
      </w:ins>
    </w:p>
    <w:p w14:paraId="0C5E038C" w14:textId="7AB032EC" w:rsidR="007D465C" w:rsidDel="007D465C" w:rsidRDefault="007D465C" w:rsidP="00B329F5">
      <w:pPr>
        <w:pStyle w:val="NORMALEGSE"/>
        <w:spacing w:after="120"/>
        <w:jc w:val="both"/>
        <w:rPr>
          <w:ins w:id="5580" w:author="Visone Rossana (GSE)" w:date="2025-10-17T12:31:00Z" w16du:dateUtc="2025-10-17T10:31:00Z"/>
          <w:del w:id="5581" w:author="Visone Rossana (GSE)" w:date="2025-10-24T12:28:00Z" w16du:dateUtc="2025-10-24T10:28:00Z"/>
          <w:rFonts w:ascii="Calibri" w:hAnsi="Calibri"/>
          <w:sz w:val="22"/>
          <w:szCs w:val="22"/>
        </w:rPr>
      </w:pPr>
    </w:p>
    <w:p w14:paraId="0C761145" w14:textId="77777777" w:rsidR="00EB23B8" w:rsidDel="007D465C" w:rsidRDefault="00EB23B8" w:rsidP="00B329F5">
      <w:pPr>
        <w:pStyle w:val="NORMALEGSE"/>
        <w:spacing w:after="120"/>
        <w:jc w:val="both"/>
        <w:rPr>
          <w:ins w:id="5582" w:author="Visone Rossana (GSE)" w:date="2025-10-17T12:31:00Z" w16du:dateUtc="2025-10-17T10:31:00Z"/>
          <w:del w:id="5583" w:author="Visone Rossana (GSE)" w:date="2025-10-24T12:27:00Z" w16du:dateUtc="2025-10-24T10:27:00Z"/>
          <w:rFonts w:ascii="Calibri" w:hAnsi="Calibri"/>
          <w:sz w:val="22"/>
          <w:szCs w:val="22"/>
        </w:rPr>
      </w:pPr>
    </w:p>
    <w:p w14:paraId="7EB2D2E2" w14:textId="77777777" w:rsidR="00EB23B8" w:rsidDel="007D465C" w:rsidRDefault="00EB23B8" w:rsidP="00B329F5">
      <w:pPr>
        <w:pStyle w:val="NORMALEGSE"/>
        <w:spacing w:after="120"/>
        <w:jc w:val="both"/>
        <w:rPr>
          <w:ins w:id="5584" w:author="Visone Rossana (GSE)" w:date="2025-10-17T12:31:00Z" w16du:dateUtc="2025-10-17T10:31:00Z"/>
          <w:del w:id="5585" w:author="Visone Rossana (GSE)" w:date="2025-10-24T12:29:00Z" w16du:dateUtc="2025-10-24T10:29:00Z"/>
          <w:rFonts w:ascii="Calibri" w:hAnsi="Calibri"/>
          <w:sz w:val="22"/>
          <w:szCs w:val="22"/>
        </w:rPr>
      </w:pPr>
    </w:p>
    <w:p w14:paraId="1BD1FD8A" w14:textId="77777777" w:rsidR="00EB23B8" w:rsidRDefault="00EB23B8" w:rsidP="00B329F5">
      <w:pPr>
        <w:pStyle w:val="NORMALEGSE"/>
        <w:spacing w:after="120"/>
        <w:jc w:val="both"/>
        <w:rPr>
          <w:ins w:id="5586" w:author="Visone Rossana (GSE)" w:date="2025-10-17T12:31:00Z" w16du:dateUtc="2025-10-17T10:31:00Z"/>
          <w:rFonts w:ascii="Calibri" w:hAnsi="Calibri"/>
          <w:sz w:val="22"/>
          <w:szCs w:val="22"/>
        </w:rPr>
      </w:pPr>
    </w:p>
    <w:p w14:paraId="2E332049" w14:textId="7126ADB1" w:rsidR="008F02FE" w:rsidRDefault="008F02FE" w:rsidP="00B329F5">
      <w:pPr>
        <w:pStyle w:val="NORMALEGSE"/>
        <w:spacing w:after="120"/>
        <w:jc w:val="both"/>
        <w:rPr>
          <w:ins w:id="5587" w:author="Visone Rossana (GSE)" w:date="2025-10-17T12:31:00Z" w16du:dateUtc="2025-10-17T10:31:00Z"/>
          <w:rFonts w:ascii="Calibri" w:hAnsi="Calibri"/>
          <w:sz w:val="22"/>
          <w:szCs w:val="22"/>
        </w:rPr>
      </w:pPr>
      <w:r w:rsidRPr="008B1DFF">
        <w:rPr>
          <w:rFonts w:ascii="Calibri" w:hAnsi="Calibri"/>
          <w:sz w:val="22"/>
          <w:szCs w:val="22"/>
          <w:rPrChange w:id="5588" w:author="Visone Rossana (GSE)" w:date="2025-09-09T14:34:00Z" w16du:dateUtc="2025-09-09T12:34:00Z">
            <w:rPr>
              <w:rFonts w:ascii="Calibri" w:hAnsi="Calibri"/>
            </w:rPr>
          </w:rPrChange>
        </w:rPr>
        <w:t xml:space="preserve">Nella tabella seguente </w:t>
      </w:r>
      <w:ins w:id="5589" w:author="Santagata Fabiana (GSE)" w:date="2025-10-13T09:12:00Z">
        <w:r w:rsidR="14B743B3" w:rsidRPr="7F1041FA">
          <w:rPr>
            <w:rFonts w:ascii="Calibri" w:hAnsi="Calibri"/>
            <w:sz w:val="22"/>
            <w:szCs w:val="22"/>
          </w:rPr>
          <w:t>tabella</w:t>
        </w:r>
      </w:ins>
      <w:ins w:id="5590" w:author="Santagata Fabiana (GSE)" w:date="2025-10-13T09:13:00Z">
        <w:del w:id="5591" w:author="Visone Rossana (GSE)" w:date="2025-10-19T20:06:00Z" w16du:dateUtc="2025-10-19T18:06:00Z">
          <w:r w:rsidR="14B743B3" w:rsidRPr="7F1041FA" w:rsidDel="005B7B8F">
            <w:rPr>
              <w:rFonts w:ascii="Calibri" w:hAnsi="Calibri"/>
              <w:sz w:val="22"/>
              <w:szCs w:val="22"/>
            </w:rPr>
            <w:delText>,</w:delText>
          </w:r>
        </w:del>
      </w:ins>
      <w:ins w:id="5592" w:author="Santagata Fabiana (GSE)" w:date="2025-10-13T09:12:00Z">
        <w:r w:rsidR="14B743B3" w:rsidRPr="7F1041FA">
          <w:rPr>
            <w:rFonts w:ascii="Calibri" w:hAnsi="Calibri"/>
            <w:sz w:val="22"/>
            <w:szCs w:val="22"/>
          </w:rPr>
          <w:t xml:space="preserve"> </w:t>
        </w:r>
      </w:ins>
      <w:r w:rsidR="00946088" w:rsidRPr="008B1DFF">
        <w:rPr>
          <w:rFonts w:ascii="Calibri" w:hAnsi="Calibri"/>
          <w:sz w:val="22"/>
          <w:szCs w:val="22"/>
          <w:rPrChange w:id="5593" w:author="Visone Rossana (GSE)" w:date="2025-09-09T14:34:00Z" w16du:dateUtc="2025-09-09T12:34:00Z">
            <w:rPr>
              <w:rFonts w:ascii="Calibri" w:hAnsi="Calibri"/>
            </w:rPr>
          </w:rPrChange>
        </w:rPr>
        <w:t xml:space="preserve">sono riportate </w:t>
      </w:r>
      <w:r w:rsidR="00061329" w:rsidRPr="008B1DFF">
        <w:rPr>
          <w:rFonts w:ascii="Calibri" w:hAnsi="Calibri"/>
          <w:sz w:val="22"/>
          <w:szCs w:val="22"/>
          <w:rPrChange w:id="5594" w:author="Visone Rossana (GSE)" w:date="2025-09-09T14:34:00Z" w16du:dateUtc="2025-09-09T12:34:00Z">
            <w:rPr>
              <w:rFonts w:ascii="Calibri" w:hAnsi="Calibri"/>
            </w:rPr>
          </w:rPrChange>
        </w:rPr>
        <w:t xml:space="preserve">le </w:t>
      </w:r>
      <w:r w:rsidR="00946088" w:rsidRPr="008B1DFF">
        <w:rPr>
          <w:rFonts w:ascii="Calibri" w:hAnsi="Calibri"/>
          <w:sz w:val="22"/>
          <w:szCs w:val="22"/>
          <w:rPrChange w:id="5595" w:author="Visone Rossana (GSE)" w:date="2025-09-09T14:34:00Z" w16du:dateUtc="2025-09-09T12:34:00Z">
            <w:rPr>
              <w:rFonts w:ascii="Calibri" w:hAnsi="Calibri"/>
            </w:rPr>
          </w:rPrChange>
        </w:rPr>
        <w:t xml:space="preserve">categorie catastali ammissibili per </w:t>
      </w:r>
      <w:r w:rsidR="00061329" w:rsidRPr="008B1DFF">
        <w:rPr>
          <w:rFonts w:ascii="Calibri" w:hAnsi="Calibri"/>
          <w:sz w:val="22"/>
          <w:szCs w:val="22"/>
          <w:rPrChange w:id="5596" w:author="Visone Rossana (GSE)" w:date="2025-09-09T14:34:00Z" w16du:dateUtc="2025-09-09T12:34:00Z">
            <w:rPr>
              <w:rFonts w:ascii="Calibri" w:hAnsi="Calibri"/>
            </w:rPr>
          </w:rPrChange>
        </w:rPr>
        <w:t xml:space="preserve">gli </w:t>
      </w:r>
      <w:r w:rsidR="00946088" w:rsidRPr="008B1DFF">
        <w:rPr>
          <w:rFonts w:ascii="Calibri" w:hAnsi="Calibri"/>
          <w:sz w:val="22"/>
          <w:szCs w:val="22"/>
          <w:rPrChange w:id="5597" w:author="Visone Rossana (GSE)" w:date="2025-09-09T14:34:00Z" w16du:dateUtc="2025-09-09T12:34:00Z">
            <w:rPr>
              <w:rFonts w:ascii="Calibri" w:hAnsi="Calibri"/>
            </w:rPr>
          </w:rPrChange>
        </w:rPr>
        <w:t xml:space="preserve">interventi </w:t>
      </w:r>
      <w:ins w:id="5598" w:author="Santagata Fabiana (GSE)" w:date="2025-10-13T09:13:00Z">
        <w:r w:rsidR="3C647C86" w:rsidRPr="6EFF6728">
          <w:rPr>
            <w:rFonts w:ascii="Calibri" w:hAnsi="Calibri"/>
            <w:sz w:val="22"/>
            <w:szCs w:val="22"/>
          </w:rPr>
          <w:t>de</w:t>
        </w:r>
      </w:ins>
      <w:ins w:id="5599" w:author="Visone Rossana (GSE)" w:date="2025-10-19T20:06:00Z" w16du:dateUtc="2025-10-19T18:06:00Z">
        <w:r w:rsidR="00961704">
          <w:rPr>
            <w:rFonts w:ascii="Calibri" w:hAnsi="Calibri"/>
            <w:sz w:val="22"/>
            <w:szCs w:val="22"/>
          </w:rPr>
          <w:t>i</w:t>
        </w:r>
      </w:ins>
      <w:ins w:id="5600" w:author="Santagata Fabiana (GSE)" w:date="2025-10-13T09:13:00Z">
        <w:del w:id="5601" w:author="Visone Rossana (GSE)" w:date="2025-10-19T20:06:00Z" w16du:dateUtc="2025-10-19T18:06:00Z">
          <w:r w:rsidR="3C647C86" w:rsidRPr="6EFF6728" w:rsidDel="00961704">
            <w:rPr>
              <w:rFonts w:ascii="Calibri" w:hAnsi="Calibri"/>
              <w:sz w:val="22"/>
              <w:szCs w:val="22"/>
            </w:rPr>
            <w:delText>l</w:delText>
          </w:r>
        </w:del>
        <w:r w:rsidR="3C647C86" w:rsidRPr="6EFF6728">
          <w:rPr>
            <w:rFonts w:ascii="Calibri" w:hAnsi="Calibri"/>
            <w:sz w:val="22"/>
            <w:szCs w:val="22"/>
          </w:rPr>
          <w:t xml:space="preserve"> Soggetti privati </w:t>
        </w:r>
        <w:r w:rsidR="3C647C86" w:rsidRPr="3E913353">
          <w:rPr>
            <w:rFonts w:ascii="Calibri" w:hAnsi="Calibri"/>
            <w:sz w:val="22"/>
            <w:szCs w:val="22"/>
          </w:rPr>
          <w:t xml:space="preserve">realizzati </w:t>
        </w:r>
      </w:ins>
      <w:r w:rsidR="00946088" w:rsidRPr="008B1DFF">
        <w:rPr>
          <w:rFonts w:ascii="Calibri" w:hAnsi="Calibri"/>
          <w:sz w:val="22"/>
          <w:szCs w:val="22"/>
          <w:rPrChange w:id="5602" w:author="Visone Rossana (GSE)" w:date="2025-09-09T14:34:00Z" w16du:dateUtc="2025-09-09T12:34:00Z">
            <w:rPr>
              <w:rFonts w:ascii="Calibri" w:hAnsi="Calibri"/>
            </w:rPr>
          </w:rPrChange>
        </w:rPr>
        <w:t xml:space="preserve">in ambito residenziale e </w:t>
      </w:r>
      <w:r w:rsidR="00061329" w:rsidRPr="008B1DFF">
        <w:rPr>
          <w:rFonts w:ascii="Calibri" w:hAnsi="Calibri"/>
          <w:sz w:val="22"/>
          <w:szCs w:val="22"/>
          <w:rPrChange w:id="5603" w:author="Visone Rossana (GSE)" w:date="2025-09-09T14:34:00Z" w16du:dateUtc="2025-09-09T12:34:00Z">
            <w:rPr>
              <w:rFonts w:ascii="Calibri" w:hAnsi="Calibri"/>
            </w:rPr>
          </w:rPrChange>
        </w:rPr>
        <w:t xml:space="preserve">del </w:t>
      </w:r>
      <w:r w:rsidR="00946088" w:rsidRPr="008B1DFF">
        <w:rPr>
          <w:rFonts w:ascii="Calibri" w:hAnsi="Calibri"/>
          <w:sz w:val="22"/>
          <w:szCs w:val="22"/>
          <w:rPrChange w:id="5604" w:author="Visone Rossana (GSE)" w:date="2025-09-09T14:34:00Z" w16du:dateUtc="2025-09-09T12:34:00Z">
            <w:rPr>
              <w:rFonts w:ascii="Calibri" w:hAnsi="Calibri"/>
            </w:rPr>
          </w:rPrChange>
        </w:rPr>
        <w:t>terziario</w:t>
      </w:r>
      <w:ins w:id="5605" w:author="Santagata Fabiana (GSE)" w:date="2025-10-13T09:14:00Z">
        <w:r w:rsidR="1EC47D1C" w:rsidRPr="6EFF6728">
          <w:rPr>
            <w:rFonts w:ascii="Calibri" w:hAnsi="Calibri"/>
            <w:sz w:val="22"/>
            <w:szCs w:val="22"/>
          </w:rPr>
          <w:t>:</w:t>
        </w:r>
      </w:ins>
      <w:del w:id="5606" w:author="Visone Rossana (GSE)" w:date="2025-10-17T12:40:00Z" w16du:dateUtc="2025-10-17T10:40:00Z">
        <w:r w:rsidR="00946088" w:rsidRPr="6EFF6728" w:rsidDel="00ED5885">
          <w:rPr>
            <w:rFonts w:ascii="Calibri" w:hAnsi="Calibri"/>
            <w:sz w:val="22"/>
            <w:szCs w:val="22"/>
            <w:rPrChange w:id="5607" w:author="Visone Rossana (GSE)" w:date="2025-09-09T14:34:00Z">
              <w:rPr>
                <w:rFonts w:ascii="Calibri" w:hAnsi="Calibri"/>
              </w:rPr>
            </w:rPrChange>
          </w:rPr>
          <w:delText>.</w:delText>
        </w:r>
      </w:del>
    </w:p>
    <w:p w14:paraId="664516D9" w14:textId="61F852A0" w:rsidR="00EB23B8" w:rsidRPr="008B1DFF" w:rsidDel="00EB23B8" w:rsidRDefault="00EB23B8" w:rsidP="00B329F5">
      <w:pPr>
        <w:pStyle w:val="NORMALEGSE"/>
        <w:spacing w:after="120"/>
        <w:jc w:val="both"/>
        <w:rPr>
          <w:ins w:id="5608" w:author="Visone Rossana (GSE)" w:date="2025-09-04T09:42:00Z" w16du:dateUtc="2025-09-04T07:42:00Z"/>
          <w:del w:id="5609" w:author="Visone Rossana (GSE)" w:date="2025-10-17T12:31:00Z" w16du:dateUtc="2025-10-17T10:31:00Z"/>
          <w:rFonts w:ascii="Calibri" w:hAnsi="Calibri"/>
          <w:sz w:val="22"/>
          <w:szCs w:val="22"/>
          <w:rPrChange w:id="5610" w:author="Visone Rossana (GSE)" w:date="2025-09-09T14:34:00Z" w16du:dateUtc="2025-09-09T12:34:00Z">
            <w:rPr>
              <w:ins w:id="5611" w:author="Visone Rossana (GSE)" w:date="2025-09-04T09:42:00Z" w16du:dateUtc="2025-09-04T07:42:00Z"/>
              <w:del w:id="5612" w:author="Visone Rossana (GSE)" w:date="2025-10-17T12:31:00Z" w16du:dateUtc="2025-10-17T10:31:00Z"/>
              <w:rFonts w:ascii="Calibri" w:hAnsi="Calibri"/>
            </w:rPr>
          </w:rPrChange>
        </w:rPr>
      </w:pPr>
    </w:p>
    <w:p w14:paraId="4E921495" w14:textId="7954882E" w:rsidR="00387DAF" w:rsidDel="00DA1466" w:rsidRDefault="00387DAF" w:rsidP="00B329F5">
      <w:pPr>
        <w:pStyle w:val="NORMALEGSE"/>
        <w:spacing w:after="120"/>
        <w:jc w:val="both"/>
        <w:rPr>
          <w:del w:id="5613" w:author="Visone Rossana (GSE)" w:date="2025-09-09T11:53:00Z" w16du:dateUtc="2025-09-09T09:53:00Z"/>
          <w:rFonts w:ascii="Calibri" w:hAnsi="Calibri"/>
        </w:rPr>
      </w:pPr>
    </w:p>
    <w:tbl>
      <w:tblPr>
        <w:tblW w:w="5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25"/>
        <w:gridCol w:w="2725"/>
      </w:tblGrid>
      <w:tr w:rsidR="00946088" w:rsidRPr="004174E1" w14:paraId="681F3DA7" w14:textId="77777777" w:rsidTr="00946088">
        <w:trPr>
          <w:trHeight w:val="774"/>
          <w:jc w:val="center"/>
        </w:trPr>
        <w:tc>
          <w:tcPr>
            <w:tcW w:w="2725" w:type="dxa"/>
            <w:shd w:val="clear" w:color="auto" w:fill="D9D9D9"/>
            <w:vAlign w:val="center"/>
          </w:tcPr>
          <w:p w14:paraId="312667D9" w14:textId="0EDAF171" w:rsidR="00946088" w:rsidRDefault="00946088" w:rsidP="00946088">
            <w:pPr>
              <w:spacing w:before="60" w:after="60"/>
              <w:jc w:val="both"/>
              <w:rPr>
                <w:b/>
                <w:sz w:val="18"/>
                <w:szCs w:val="18"/>
              </w:rPr>
            </w:pPr>
            <w:r>
              <w:rPr>
                <w:b/>
                <w:sz w:val="18"/>
                <w:szCs w:val="18"/>
              </w:rPr>
              <w:t>Ambito residenziale</w:t>
            </w:r>
          </w:p>
        </w:tc>
        <w:tc>
          <w:tcPr>
            <w:tcW w:w="2725" w:type="dxa"/>
            <w:shd w:val="clear" w:color="auto" w:fill="D9D9D9"/>
            <w:vAlign w:val="center"/>
          </w:tcPr>
          <w:p w14:paraId="7FDBE7C2" w14:textId="6AF655D1" w:rsidR="00946088" w:rsidRPr="004174E1" w:rsidRDefault="00946088" w:rsidP="00946088">
            <w:pPr>
              <w:spacing w:before="60" w:after="60"/>
              <w:jc w:val="center"/>
              <w:rPr>
                <w:b/>
                <w:sz w:val="18"/>
                <w:szCs w:val="18"/>
              </w:rPr>
            </w:pPr>
            <w:r>
              <w:rPr>
                <w:b/>
                <w:sz w:val="18"/>
                <w:szCs w:val="18"/>
              </w:rPr>
              <w:t>Ambito terziario</w:t>
            </w:r>
          </w:p>
        </w:tc>
      </w:tr>
      <w:tr w:rsidR="00946088" w:rsidRPr="004174E1" w14:paraId="3ED73757" w14:textId="77777777" w:rsidTr="00946088">
        <w:trPr>
          <w:trHeight w:val="419"/>
          <w:jc w:val="center"/>
        </w:trPr>
        <w:tc>
          <w:tcPr>
            <w:tcW w:w="2725" w:type="dxa"/>
            <w:vMerge w:val="restart"/>
            <w:vAlign w:val="center"/>
          </w:tcPr>
          <w:p w14:paraId="118D2010" w14:textId="07215289" w:rsidR="00946088" w:rsidRDefault="00946088" w:rsidP="00946088">
            <w:pPr>
              <w:ind w:left="231" w:hanging="231"/>
              <w:contextualSpacing/>
              <w:jc w:val="both"/>
              <w:rPr>
                <w:b/>
                <w:sz w:val="18"/>
                <w:szCs w:val="18"/>
              </w:rPr>
            </w:pPr>
            <w:r w:rsidRPr="001D1C8C">
              <w:rPr>
                <w:sz w:val="18"/>
              </w:rPr>
              <w:t>Gruppo A ad esclusione di A/8, A/9 e A/10</w:t>
            </w:r>
          </w:p>
        </w:tc>
        <w:tc>
          <w:tcPr>
            <w:tcW w:w="2725" w:type="dxa"/>
            <w:vAlign w:val="center"/>
          </w:tcPr>
          <w:p w14:paraId="39FC2624" w14:textId="30E31D7E" w:rsidR="00946088" w:rsidRPr="004174E1" w:rsidRDefault="00946088" w:rsidP="00946088">
            <w:pPr>
              <w:contextualSpacing/>
              <w:jc w:val="center"/>
              <w:rPr>
                <w:sz w:val="18"/>
                <w:szCs w:val="18"/>
              </w:rPr>
            </w:pPr>
            <w:r w:rsidRPr="001D1C8C">
              <w:rPr>
                <w:sz w:val="18"/>
              </w:rPr>
              <w:t>A/10</w:t>
            </w:r>
          </w:p>
        </w:tc>
      </w:tr>
      <w:tr w:rsidR="00946088" w:rsidRPr="004174E1" w14:paraId="40077A8C" w14:textId="77777777" w:rsidTr="00061329">
        <w:trPr>
          <w:trHeight w:val="528"/>
          <w:jc w:val="center"/>
        </w:trPr>
        <w:tc>
          <w:tcPr>
            <w:tcW w:w="2725" w:type="dxa"/>
            <w:vMerge/>
            <w:vAlign w:val="center"/>
          </w:tcPr>
          <w:p w14:paraId="07C1BF7D" w14:textId="77777777" w:rsidR="00946088" w:rsidRDefault="00946088" w:rsidP="00946088">
            <w:pPr>
              <w:ind w:left="231" w:hanging="231"/>
              <w:contextualSpacing/>
              <w:jc w:val="both"/>
              <w:rPr>
                <w:b/>
                <w:sz w:val="18"/>
                <w:szCs w:val="18"/>
              </w:rPr>
            </w:pPr>
          </w:p>
        </w:tc>
        <w:tc>
          <w:tcPr>
            <w:tcW w:w="2725" w:type="dxa"/>
            <w:vAlign w:val="center"/>
          </w:tcPr>
          <w:p w14:paraId="2EDBC453" w14:textId="13EF2E36" w:rsidR="00946088" w:rsidRPr="00497A9A" w:rsidRDefault="00946088" w:rsidP="00946088">
            <w:pPr>
              <w:contextualSpacing/>
              <w:jc w:val="center"/>
              <w:rPr>
                <w:sz w:val="18"/>
                <w:szCs w:val="18"/>
              </w:rPr>
            </w:pPr>
            <w:r w:rsidRPr="00BE10C0">
              <w:rPr>
                <w:sz w:val="18"/>
              </w:rPr>
              <w:t>Gruppo B</w:t>
            </w:r>
          </w:p>
        </w:tc>
      </w:tr>
      <w:tr w:rsidR="00946088" w:rsidRPr="004174E1" w14:paraId="56015763" w14:textId="77777777" w:rsidTr="00946088">
        <w:trPr>
          <w:trHeight w:val="419"/>
          <w:jc w:val="center"/>
        </w:trPr>
        <w:tc>
          <w:tcPr>
            <w:tcW w:w="2725" w:type="dxa"/>
            <w:vMerge/>
            <w:vAlign w:val="center"/>
          </w:tcPr>
          <w:p w14:paraId="6172E6C3" w14:textId="098F9A7C" w:rsidR="00946088" w:rsidRDefault="00946088" w:rsidP="00946088">
            <w:pPr>
              <w:ind w:left="231" w:hanging="231"/>
              <w:contextualSpacing/>
              <w:jc w:val="both"/>
              <w:rPr>
                <w:b/>
                <w:sz w:val="18"/>
                <w:szCs w:val="18"/>
              </w:rPr>
            </w:pPr>
          </w:p>
        </w:tc>
        <w:tc>
          <w:tcPr>
            <w:tcW w:w="2725" w:type="dxa"/>
            <w:vAlign w:val="center"/>
          </w:tcPr>
          <w:p w14:paraId="51D0752B" w14:textId="59CC9360" w:rsidR="00946088" w:rsidRPr="00497A9A" w:rsidRDefault="00946088" w:rsidP="00946088">
            <w:pPr>
              <w:contextualSpacing/>
              <w:jc w:val="center"/>
              <w:rPr>
                <w:sz w:val="18"/>
                <w:szCs w:val="18"/>
              </w:rPr>
            </w:pPr>
            <w:r w:rsidRPr="00BE10C0">
              <w:rPr>
                <w:sz w:val="18"/>
              </w:rPr>
              <w:t>Gruppo C ad esclusione di C/6 e C/7</w:t>
            </w:r>
          </w:p>
        </w:tc>
      </w:tr>
      <w:tr w:rsidR="00946088" w:rsidRPr="004174E1" w14:paraId="1631C5A8" w14:textId="77777777" w:rsidTr="00946088">
        <w:trPr>
          <w:trHeight w:val="419"/>
          <w:jc w:val="center"/>
        </w:trPr>
        <w:tc>
          <w:tcPr>
            <w:tcW w:w="2725" w:type="dxa"/>
            <w:vMerge/>
            <w:vAlign w:val="center"/>
          </w:tcPr>
          <w:p w14:paraId="2E9CB382" w14:textId="77777777" w:rsidR="00946088" w:rsidRDefault="00946088" w:rsidP="00946088">
            <w:pPr>
              <w:ind w:left="231" w:hanging="231"/>
              <w:contextualSpacing/>
              <w:jc w:val="both"/>
              <w:rPr>
                <w:b/>
                <w:sz w:val="18"/>
                <w:szCs w:val="18"/>
              </w:rPr>
            </w:pPr>
          </w:p>
        </w:tc>
        <w:tc>
          <w:tcPr>
            <w:tcW w:w="2725" w:type="dxa"/>
            <w:vAlign w:val="center"/>
          </w:tcPr>
          <w:p w14:paraId="4C9F4BF5" w14:textId="183EA7D6" w:rsidR="00946088" w:rsidRPr="00497A9A" w:rsidRDefault="00946088" w:rsidP="00946088">
            <w:pPr>
              <w:contextualSpacing/>
              <w:jc w:val="center"/>
              <w:rPr>
                <w:sz w:val="18"/>
                <w:szCs w:val="18"/>
              </w:rPr>
            </w:pPr>
            <w:r w:rsidRPr="00BE10C0">
              <w:rPr>
                <w:sz w:val="18"/>
              </w:rPr>
              <w:t>Gruppo D ad esclusione di D/9</w:t>
            </w:r>
          </w:p>
        </w:tc>
      </w:tr>
      <w:tr w:rsidR="00946088" w:rsidRPr="004174E1" w14:paraId="5E046F3E" w14:textId="77777777" w:rsidTr="00946088">
        <w:trPr>
          <w:trHeight w:val="419"/>
          <w:jc w:val="center"/>
        </w:trPr>
        <w:tc>
          <w:tcPr>
            <w:tcW w:w="2725" w:type="dxa"/>
            <w:vMerge/>
            <w:vAlign w:val="center"/>
          </w:tcPr>
          <w:p w14:paraId="0E7874BB" w14:textId="77777777" w:rsidR="00946088" w:rsidRDefault="00946088" w:rsidP="00946088">
            <w:pPr>
              <w:ind w:left="231" w:hanging="231"/>
              <w:contextualSpacing/>
              <w:jc w:val="both"/>
              <w:rPr>
                <w:b/>
                <w:sz w:val="18"/>
                <w:szCs w:val="18"/>
              </w:rPr>
            </w:pPr>
          </w:p>
        </w:tc>
        <w:tc>
          <w:tcPr>
            <w:tcW w:w="2725" w:type="dxa"/>
            <w:vAlign w:val="center"/>
          </w:tcPr>
          <w:p w14:paraId="3E22F456" w14:textId="36B98E0A" w:rsidR="00946088" w:rsidRPr="00497A9A" w:rsidRDefault="00946088" w:rsidP="00946088">
            <w:pPr>
              <w:contextualSpacing/>
              <w:jc w:val="center"/>
              <w:rPr>
                <w:sz w:val="18"/>
                <w:szCs w:val="18"/>
              </w:rPr>
            </w:pPr>
            <w:r w:rsidRPr="00BE10C0">
              <w:rPr>
                <w:sz w:val="18"/>
              </w:rPr>
              <w:t>Gruppo E ad esclusione di E/2, E/4, E/6</w:t>
            </w:r>
          </w:p>
        </w:tc>
      </w:tr>
    </w:tbl>
    <w:p w14:paraId="4D919B47" w14:textId="77777777" w:rsidR="00BA5C91" w:rsidRDefault="00946088" w:rsidP="00BA5C91">
      <w:pPr>
        <w:pStyle w:val="NORMALEGSE"/>
        <w:jc w:val="center"/>
        <w:rPr>
          <w:rFonts w:ascii="Calibri" w:hAnsi="Calibri"/>
          <w:i/>
          <w:iCs/>
          <w:sz w:val="16"/>
          <w:szCs w:val="16"/>
        </w:rPr>
      </w:pPr>
      <w:r w:rsidRPr="000327AC">
        <w:rPr>
          <w:rFonts w:ascii="Calibri" w:hAnsi="Calibri"/>
          <w:i/>
          <w:iCs/>
          <w:sz w:val="16"/>
          <w:szCs w:val="16"/>
        </w:rPr>
        <w:t xml:space="preserve">Tabella </w:t>
      </w:r>
      <w:r>
        <w:rPr>
          <w:rFonts w:ascii="Calibri" w:hAnsi="Calibri"/>
          <w:i/>
          <w:iCs/>
          <w:sz w:val="16"/>
          <w:szCs w:val="16"/>
        </w:rPr>
        <w:t>2</w:t>
      </w:r>
      <w:r w:rsidRPr="000327AC">
        <w:rPr>
          <w:rFonts w:ascii="Calibri" w:hAnsi="Calibri"/>
          <w:i/>
          <w:iCs/>
          <w:sz w:val="16"/>
          <w:szCs w:val="16"/>
        </w:rPr>
        <w:t xml:space="preserve">: </w:t>
      </w:r>
      <w:r w:rsidRPr="00946088">
        <w:rPr>
          <w:rFonts w:ascii="Calibri" w:hAnsi="Calibri"/>
          <w:i/>
          <w:iCs/>
          <w:sz w:val="16"/>
          <w:szCs w:val="16"/>
        </w:rPr>
        <w:t>Categorie catastali ammissibili per ambito di riferimento</w:t>
      </w:r>
      <w:r w:rsidR="00BA5C91">
        <w:rPr>
          <w:rFonts w:ascii="Calibri" w:hAnsi="Calibri"/>
          <w:i/>
          <w:iCs/>
          <w:sz w:val="16"/>
          <w:szCs w:val="16"/>
        </w:rPr>
        <w:t xml:space="preserve"> </w:t>
      </w:r>
    </w:p>
    <w:p w14:paraId="7887A153" w14:textId="3224EC7F" w:rsidR="00946088" w:rsidRDefault="00BA5C91" w:rsidP="00BA5C91">
      <w:pPr>
        <w:pStyle w:val="NORMALEGSE"/>
        <w:jc w:val="center"/>
        <w:rPr>
          <w:rFonts w:ascii="Calibri" w:hAnsi="Calibri"/>
          <w:i/>
          <w:iCs/>
          <w:sz w:val="16"/>
          <w:szCs w:val="16"/>
        </w:rPr>
      </w:pPr>
      <w:r>
        <w:rPr>
          <w:rFonts w:ascii="Calibri" w:hAnsi="Calibri"/>
          <w:i/>
          <w:iCs/>
          <w:sz w:val="16"/>
          <w:szCs w:val="16"/>
        </w:rPr>
        <w:t xml:space="preserve">di cui alla </w:t>
      </w:r>
      <w:r w:rsidRPr="00BA5C91">
        <w:rPr>
          <w:rFonts w:ascii="Calibri" w:hAnsi="Calibri"/>
          <w:i/>
          <w:iCs/>
          <w:sz w:val="16"/>
          <w:szCs w:val="16"/>
        </w:rPr>
        <w:t>Tabella 1 dell’Allegato I del Decreto</w:t>
      </w:r>
    </w:p>
    <w:p w14:paraId="3ADAD3F1" w14:textId="113BC1F7" w:rsidR="1AD0806C" w:rsidRDefault="1AD0806C" w:rsidP="1AD0806C">
      <w:pPr>
        <w:pStyle w:val="NORMALEGSE"/>
        <w:jc w:val="center"/>
        <w:rPr>
          <w:rFonts w:ascii="Calibri" w:hAnsi="Calibri"/>
          <w:i/>
          <w:iCs/>
          <w:sz w:val="16"/>
          <w:szCs w:val="16"/>
        </w:rPr>
      </w:pPr>
    </w:p>
    <w:p w14:paraId="308CF607" w14:textId="0B8BF7FC" w:rsidR="48C2EF02" w:rsidRDefault="48C2EF02" w:rsidP="643633A9">
      <w:pPr>
        <w:pStyle w:val="NORMALEGSE"/>
        <w:spacing w:after="120" w:line="276" w:lineRule="auto"/>
        <w:jc w:val="both"/>
        <w:rPr>
          <w:rFonts w:asciiTheme="minorHAnsi" w:hAnsiTheme="minorHAnsi" w:cstheme="minorBidi"/>
          <w:sz w:val="22"/>
          <w:szCs w:val="22"/>
        </w:rPr>
      </w:pPr>
      <w:ins w:id="5614" w:author="Santagata Fabiana (GSE)" w:date="2025-10-13T09:53:00Z">
        <w:r w:rsidRPr="643633A9">
          <w:rPr>
            <w:rFonts w:asciiTheme="minorHAnsi" w:hAnsiTheme="minorHAnsi" w:cstheme="minorBidi"/>
            <w:sz w:val="22"/>
            <w:szCs w:val="22"/>
          </w:rPr>
          <w:t xml:space="preserve">Ai sensi dell’art. </w:t>
        </w:r>
        <w:r w:rsidRPr="591AB20E">
          <w:rPr>
            <w:rFonts w:asciiTheme="minorHAnsi" w:hAnsiTheme="minorHAnsi" w:cstheme="minorBidi"/>
            <w:sz w:val="22"/>
            <w:szCs w:val="22"/>
          </w:rPr>
          <w:t xml:space="preserve">12 del Decreto, non è consentito l’accesso </w:t>
        </w:r>
        <w:r w:rsidRPr="6E5AE9CC">
          <w:rPr>
            <w:rFonts w:asciiTheme="minorHAnsi" w:hAnsiTheme="minorHAnsi" w:cstheme="minorBidi"/>
            <w:sz w:val="22"/>
            <w:szCs w:val="22"/>
          </w:rPr>
          <w:t>a</w:t>
        </w:r>
      </w:ins>
      <w:r w:rsidRPr="6E5AE9CC">
        <w:rPr>
          <w:rFonts w:asciiTheme="minorHAnsi" w:hAnsiTheme="minorHAnsi" w:cstheme="minorBidi"/>
          <w:sz w:val="22"/>
          <w:szCs w:val="22"/>
        </w:rPr>
        <w:t>gli inc</w:t>
      </w:r>
      <w:r w:rsidR="7D3B364B" w:rsidRPr="6E5AE9CC">
        <w:rPr>
          <w:rFonts w:asciiTheme="minorHAnsi" w:hAnsiTheme="minorHAnsi" w:cstheme="minorBidi"/>
          <w:sz w:val="22"/>
          <w:szCs w:val="22"/>
        </w:rPr>
        <w:t>entivi ai Soggetti Ammessi per i quali ricorra:</w:t>
      </w:r>
    </w:p>
    <w:p w14:paraId="27C2F783" w14:textId="4A54EB83" w:rsidR="48C2EF02" w:rsidRDefault="48C2EF02" w:rsidP="1AD0806C">
      <w:pPr>
        <w:pStyle w:val="NORMALEGSE"/>
        <w:numPr>
          <w:ilvl w:val="0"/>
          <w:numId w:val="144"/>
        </w:numPr>
        <w:spacing w:after="120" w:line="276" w:lineRule="auto"/>
        <w:jc w:val="both"/>
        <w:rPr>
          <w:rFonts w:asciiTheme="minorHAnsi" w:hAnsiTheme="minorHAnsi" w:cstheme="minorBidi"/>
          <w:sz w:val="22"/>
          <w:szCs w:val="22"/>
        </w:rPr>
      </w:pPr>
      <w:r w:rsidRPr="1AD0806C">
        <w:rPr>
          <w:rFonts w:asciiTheme="minorHAnsi" w:hAnsiTheme="minorHAnsi" w:cstheme="minorBidi"/>
          <w:sz w:val="22"/>
          <w:szCs w:val="22"/>
        </w:rPr>
        <w:t>una delle cause di esclusione di cui agli articoli 94 e 95 del decreto legislativo 31 marzo 2023, n. 36;</w:t>
      </w:r>
    </w:p>
    <w:p w14:paraId="1B75CC2F" w14:textId="4FC85CE5" w:rsidR="48C2EF02" w:rsidRDefault="48C2EF02" w:rsidP="1AD0806C">
      <w:pPr>
        <w:pStyle w:val="NORMALEGSE"/>
        <w:numPr>
          <w:ilvl w:val="0"/>
          <w:numId w:val="144"/>
        </w:numPr>
        <w:spacing w:after="120" w:line="276" w:lineRule="auto"/>
        <w:jc w:val="both"/>
        <w:rPr>
          <w:rFonts w:asciiTheme="minorHAnsi" w:hAnsiTheme="minorHAnsi" w:cstheme="minorBidi"/>
          <w:sz w:val="22"/>
          <w:szCs w:val="22"/>
        </w:rPr>
      </w:pPr>
      <w:r w:rsidRPr="1AD0806C">
        <w:rPr>
          <w:rFonts w:asciiTheme="minorHAnsi" w:hAnsiTheme="minorHAnsi" w:cstheme="minorBidi"/>
          <w:sz w:val="22"/>
          <w:szCs w:val="22"/>
        </w:rPr>
        <w:t>non essere assoggettata alle cause di divieto, decadenza o sospensione di cui all’articolo 67 del decreto legislativo 6 settembre 2011, n. 159.</w:t>
      </w:r>
    </w:p>
    <w:p w14:paraId="058E1F33" w14:textId="64C350A7" w:rsidR="6E5AE9CC" w:rsidRDefault="6E5AE9CC" w:rsidP="6E5AE9CC">
      <w:pPr>
        <w:pStyle w:val="NORMALEGSE"/>
        <w:spacing w:after="120" w:line="276" w:lineRule="auto"/>
        <w:jc w:val="both"/>
        <w:rPr>
          <w:rFonts w:asciiTheme="minorHAnsi" w:hAnsiTheme="minorHAnsi" w:cstheme="minorBidi"/>
          <w:sz w:val="22"/>
          <w:szCs w:val="22"/>
        </w:rPr>
      </w:pPr>
    </w:p>
    <w:p w14:paraId="1105AF05" w14:textId="5D21CEEC" w:rsidR="1AD0806C" w:rsidRDefault="1AD0806C" w:rsidP="1AD0806C">
      <w:pPr>
        <w:pStyle w:val="NORMALEGSE"/>
        <w:jc w:val="center"/>
        <w:rPr>
          <w:rFonts w:ascii="Calibri" w:hAnsi="Calibri"/>
          <w:i/>
          <w:iCs/>
          <w:sz w:val="16"/>
          <w:szCs w:val="16"/>
        </w:rPr>
      </w:pPr>
    </w:p>
    <w:p w14:paraId="5FB2A929" w14:textId="4BE92F1B" w:rsidR="00E608AB" w:rsidRPr="002A4B00" w:rsidRDefault="59A4F1B2">
      <w:pPr>
        <w:pStyle w:val="TITOLO20"/>
        <w:numPr>
          <w:ilvl w:val="1"/>
          <w:numId w:val="292"/>
        </w:numPr>
        <w:ind w:left="567" w:hanging="567"/>
        <w:outlineLvl w:val="1"/>
        <w:rPr>
          <w:ins w:id="5615" w:author="Visone Rossana (GSE)" w:date="2025-09-09T10:57:00Z" w16du:dateUtc="2025-09-09T08:57:00Z"/>
        </w:rPr>
        <w:pPrChange w:id="5616" w:author="Oliosi Francesco (GSE)" w:date="2025-10-15T10:47:00Z" w16du:dateUtc="2025-10-15T08:47:00Z">
          <w:pPr>
            <w:pStyle w:val="TITOLO20"/>
          </w:pPr>
        </w:pPrChange>
      </w:pPr>
      <w:ins w:id="5617" w:author="Santagata Fabiana (GSE)" w:date="2025-10-01T13:13:00Z">
        <w:r>
          <w:t xml:space="preserve"> </w:t>
        </w:r>
      </w:ins>
      <w:bookmarkStart w:id="5618" w:name="_Toc212462254"/>
      <w:ins w:id="5619" w:author="Visone Rossana (GSE)" w:date="2025-09-09T10:57:00Z" w16du:dateUtc="2025-09-09T08:57:00Z">
        <w:r w:rsidR="00E608AB">
          <w:t>Le Pubbliche Amministrazioni</w:t>
        </w:r>
        <w:bookmarkEnd w:id="5618"/>
        <w:r w:rsidR="00E608AB">
          <w:t xml:space="preserve">  </w:t>
        </w:r>
      </w:ins>
    </w:p>
    <w:p w14:paraId="39D5C69C" w14:textId="71AF6056" w:rsidR="00E608AB" w:rsidDel="00623DA8" w:rsidRDefault="00E608AB" w:rsidP="00623DA8">
      <w:pPr>
        <w:spacing w:before="60" w:after="60" w:line="276" w:lineRule="auto"/>
        <w:jc w:val="both"/>
        <w:rPr>
          <w:del w:id="5620" w:author="Santagata Fabiana (GSE)" w:date="2025-10-01T13:20:00Z" w16du:dateUtc="2025-10-01T13:20:49Z"/>
          <w:rFonts w:cstheme="minorBidi"/>
          <w:sz w:val="22"/>
          <w:szCs w:val="22"/>
        </w:rPr>
      </w:pPr>
      <w:ins w:id="5621" w:author="Visone Rossana (GSE)" w:date="2025-09-09T10:57:00Z">
        <w:del w:id="5622" w:author="Santagata Fabiana (GSE)" w:date="2025-10-01T13:21:00Z">
          <w:r w:rsidRPr="2F9BCF6C">
            <w:rPr>
              <w:rFonts w:cstheme="minorBidi"/>
              <w:sz w:val="22"/>
              <w:szCs w:val="22"/>
              <w:rPrChange w:id="5623" w:author="Visone Rossana (GSE)" w:date="2025-09-23T13:44:00Z">
                <w:rPr/>
              </w:rPrChange>
            </w:rPr>
            <w:delText>Amministrazioni</w:delText>
          </w:r>
          <w:r w:rsidRPr="6BE231AB">
            <w:rPr>
              <w:rFonts w:cstheme="minorBidi"/>
              <w:sz w:val="22"/>
              <w:szCs w:val="22"/>
              <w:rPrChange w:id="5624" w:author="Visone Rossana (GSE)" w:date="2025-09-23T13:44:00Z" w16du:dateUtc="2025-09-23T11:44:00Z">
                <w:rPr/>
              </w:rPrChange>
            </w:rPr>
            <w:delText xml:space="preserve"> Pubbliche</w:delText>
          </w:r>
        </w:del>
        <w:del w:id="5625" w:author="Santagata Fabiana (GSE)" w:date="2025-10-01T13:14:00Z">
          <w:r w:rsidRPr="6BE231AB">
            <w:rPr>
              <w:rFonts w:cstheme="minorBidi"/>
              <w:sz w:val="22"/>
              <w:szCs w:val="22"/>
              <w:rPrChange w:id="5626" w:author="Visone Rossana (GSE)" w:date="2025-09-23T13:44:00Z" w16du:dateUtc="2025-09-23T11:44:00Z">
                <w:rPr/>
              </w:rPrChange>
            </w:rPr>
            <w:delText>,</w:delText>
          </w:r>
        </w:del>
        <w:del w:id="5627" w:author="Santagata Fabiana (GSE)" w:date="2025-10-01T13:21:00Z">
          <w:r w:rsidRPr="6BE231AB">
            <w:rPr>
              <w:rFonts w:cstheme="minorBidi"/>
              <w:sz w:val="22"/>
              <w:szCs w:val="22"/>
              <w:rPrChange w:id="5628" w:author="Visone Rossana (GSE)" w:date="2025-09-23T13:44:00Z" w16du:dateUtc="2025-09-23T11:44:00Z">
                <w:rPr/>
              </w:rPrChange>
            </w:rPr>
            <w:delText xml:space="preserve"> </w:delText>
          </w:r>
        </w:del>
        <w:del w:id="5629" w:author="Santagata Fabiana (GSE)" w:date="2025-10-01T13:14:00Z">
          <w:r w:rsidRPr="6BE231AB">
            <w:rPr>
              <w:rFonts w:cstheme="minorBidi"/>
              <w:sz w:val="22"/>
              <w:szCs w:val="22"/>
              <w:rPrChange w:id="5630" w:author="Visone Rossana (GSE)" w:date="2025-09-23T13:44:00Z" w16du:dateUtc="2025-09-23T11:44:00Z">
                <w:rPr/>
              </w:rPrChange>
            </w:rPr>
            <w:delText xml:space="preserve">identificate </w:delText>
          </w:r>
        </w:del>
        <w:del w:id="5631" w:author="Santagata Fabiana (GSE)" w:date="2025-10-01T13:21:00Z">
          <w:r w:rsidRPr="3CE13511" w:rsidDel="00E608AB">
            <w:rPr>
              <w:rFonts w:cstheme="minorBidi"/>
              <w:sz w:val="22"/>
              <w:szCs w:val="22"/>
              <w:rPrChange w:id="5632" w:author="Visone Rossana (GSE)" w:date="2025-09-23T13:44:00Z">
                <w:rPr/>
              </w:rPrChange>
            </w:rPr>
            <w:delText>dall</w:delText>
          </w:r>
        </w:del>
      </w:ins>
      <w:ins w:id="5633" w:author="Santagata Fabiana (GSE)" w:date="2025-10-13T09:19:00Z">
        <w:r w:rsidR="6AC0E72D" w:rsidRPr="3CE13511">
          <w:rPr>
            <w:rFonts w:cstheme="minorBidi"/>
            <w:sz w:val="22"/>
            <w:szCs w:val="22"/>
          </w:rPr>
          <w:t>La definizione di cui all</w:t>
        </w:r>
      </w:ins>
      <w:ins w:id="5634" w:author="Visone Rossana (GSE)" w:date="2025-09-09T10:57:00Z">
        <w:r w:rsidR="4033B958" w:rsidRPr="3CE13511">
          <w:rPr>
            <w:rFonts w:cstheme="minorBidi"/>
            <w:sz w:val="22"/>
            <w:szCs w:val="22"/>
            <w:rPrChange w:id="5635" w:author="Visone Rossana (GSE)" w:date="2025-09-23T13:44:00Z">
              <w:rPr/>
            </w:rPrChange>
          </w:rPr>
          <w:t>’art.</w:t>
        </w:r>
      </w:ins>
      <w:ins w:id="5636" w:author="Visone Rossana (GSE)" w:date="2025-09-09T10:57:00Z" w16du:dateUtc="2025-09-09T08:57:00Z">
        <w:r w:rsidRPr="6BE231AB">
          <w:rPr>
            <w:rFonts w:cstheme="minorBidi"/>
            <w:sz w:val="22"/>
            <w:szCs w:val="22"/>
            <w:rPrChange w:id="5637" w:author="Visone Rossana (GSE)" w:date="2025-09-23T13:44:00Z" w16du:dateUtc="2025-09-23T11:44:00Z">
              <w:rPr/>
            </w:rPrChange>
          </w:rPr>
          <w:t xml:space="preserve"> </w:t>
        </w:r>
        <w:r w:rsidRPr="6BE231AB">
          <w:rPr>
            <w:rFonts w:cstheme="minorBidi"/>
            <w:sz w:val="22"/>
            <w:szCs w:val="22"/>
            <w:rPrChange w:id="5638" w:author="Visone Rossana (GSE)" w:date="2025-09-23T13:44:00Z" w16du:dateUtc="2025-09-23T11:44:00Z">
              <w:rPr>
                <w:highlight w:val="yellow"/>
              </w:rPr>
            </w:rPrChange>
          </w:rPr>
          <w:t xml:space="preserve">2 comma 1, lett. </w:t>
        </w:r>
      </w:ins>
      <w:ins w:id="5639" w:author="Visone Rossana (GSE)" w:date="2025-09-09T10:57:00Z">
        <w:r w:rsidR="4033B958" w:rsidRPr="28455E2E">
          <w:rPr>
            <w:rFonts w:cstheme="minorBidi"/>
            <w:sz w:val="22"/>
            <w:szCs w:val="22"/>
            <w:rPrChange w:id="5640" w:author="Visone Rossana (GSE)" w:date="2025-09-23T13:44:00Z">
              <w:rPr>
                <w:highlight w:val="yellow"/>
              </w:rPr>
            </w:rPrChange>
          </w:rPr>
          <w:t>c)</w:t>
        </w:r>
      </w:ins>
      <w:ins w:id="5641" w:author="Santagata Fabiana (GSE)" w:date="2025-10-01T13:15:00Z">
        <w:r w:rsidR="27D838D0" w:rsidRPr="28455E2E">
          <w:rPr>
            <w:rFonts w:cstheme="minorBidi"/>
            <w:sz w:val="22"/>
            <w:szCs w:val="22"/>
          </w:rPr>
          <w:t>,</w:t>
        </w:r>
      </w:ins>
      <w:ins w:id="5642" w:author="Visone Rossana (GSE)" w:date="2025-09-09T10:57:00Z">
        <w:r w:rsidR="4033B958" w:rsidRPr="28455E2E">
          <w:rPr>
            <w:rFonts w:cstheme="minorBidi"/>
            <w:sz w:val="22"/>
            <w:szCs w:val="22"/>
            <w:rPrChange w:id="5643" w:author="Visone Rossana (GSE)" w:date="2025-09-23T13:44:00Z">
              <w:rPr/>
            </w:rPrChange>
          </w:rPr>
          <w:t xml:space="preserve"> del Decreto</w:t>
        </w:r>
      </w:ins>
      <w:ins w:id="5644" w:author="Santagata Fabiana (GSE)" w:date="2025-10-01T13:14:00Z">
        <w:r w:rsidR="42755380" w:rsidRPr="28455E2E">
          <w:rPr>
            <w:rFonts w:cstheme="minorBidi"/>
            <w:sz w:val="22"/>
            <w:szCs w:val="22"/>
          </w:rPr>
          <w:t xml:space="preserve"> </w:t>
        </w:r>
      </w:ins>
      <w:ins w:id="5645" w:author="Santagata Fabiana (GSE)" w:date="2025-10-13T09:19:00Z">
        <w:r w:rsidR="72BD98B7" w:rsidRPr="3CE13511">
          <w:rPr>
            <w:rFonts w:cstheme="minorBidi"/>
            <w:sz w:val="22"/>
            <w:szCs w:val="22"/>
          </w:rPr>
          <w:t>di</w:t>
        </w:r>
      </w:ins>
      <w:ins w:id="5646" w:author="Santagata Fabiana (GSE)" w:date="2025-10-01T13:22:00Z">
        <w:r w:rsidR="33E5FFF3" w:rsidRPr="28455E2E">
          <w:rPr>
            <w:rFonts w:cstheme="minorBidi"/>
            <w:sz w:val="22"/>
            <w:szCs w:val="22"/>
          </w:rPr>
          <w:t xml:space="preserve"> </w:t>
        </w:r>
      </w:ins>
      <w:ins w:id="5647" w:author="Santagata Fabiana (GSE)" w:date="2025-10-13T09:19:00Z">
        <w:r w:rsidR="7D807378" w:rsidRPr="7D807378">
          <w:rPr>
            <w:rFonts w:cstheme="minorBidi"/>
            <w:sz w:val="22"/>
            <w:szCs w:val="22"/>
          </w:rPr>
          <w:t>Amministrazioni</w:t>
        </w:r>
      </w:ins>
      <w:ins w:id="5648" w:author="Santagata Fabiana (GSE)" w:date="2025-10-06T15:24:00Z">
        <w:r w:rsidR="6BD090FB" w:rsidRPr="7D807378">
          <w:rPr>
            <w:rFonts w:cstheme="minorBidi"/>
            <w:sz w:val="22"/>
            <w:szCs w:val="22"/>
          </w:rPr>
          <w:t xml:space="preserve"> </w:t>
        </w:r>
      </w:ins>
      <w:ins w:id="5649" w:author="Santagata Fabiana (GSE)" w:date="2025-10-01T13:22:00Z">
        <w:r w:rsidR="7D807378" w:rsidRPr="7D807378">
          <w:rPr>
            <w:rFonts w:cstheme="minorBidi"/>
            <w:sz w:val="22"/>
            <w:szCs w:val="22"/>
          </w:rPr>
          <w:t>Pubbliche</w:t>
        </w:r>
      </w:ins>
      <w:ins w:id="5650" w:author="Santagata Fabiana (GSE)" w:date="2025-10-06T15:24:00Z">
        <w:r w:rsidR="6A8CBA3D" w:rsidRPr="7D807378">
          <w:rPr>
            <w:rFonts w:cstheme="minorBidi"/>
            <w:sz w:val="22"/>
            <w:szCs w:val="22"/>
          </w:rPr>
          <w:t xml:space="preserve"> </w:t>
        </w:r>
      </w:ins>
      <w:ins w:id="5651" w:author="Santagata Fabiana (GSE)" w:date="2025-10-13T09:19:00Z">
        <w:r w:rsidR="72BD98B7" w:rsidRPr="3CE13511">
          <w:rPr>
            <w:rFonts w:cstheme="minorBidi"/>
            <w:sz w:val="22"/>
            <w:szCs w:val="22"/>
          </w:rPr>
          <w:t>ricomprende</w:t>
        </w:r>
      </w:ins>
      <w:del w:id="5652" w:author="Santagata Fabiana (GSE)" w:date="2025-10-13T09:19:00Z">
        <w:r w:rsidRPr="3CE13511" w:rsidDel="7D807378">
          <w:rPr>
            <w:rFonts w:cstheme="minorBidi"/>
            <w:sz w:val="22"/>
            <w:szCs w:val="22"/>
          </w:rPr>
          <w:delText>Amministrazioni</w:delText>
        </w:r>
      </w:del>
      <w:ins w:id="5653" w:author="Visone Rossana (GSE)" w:date="2025-09-09T10:57:00Z">
        <w:del w:id="5654" w:author="Santagata Fabiana (GSE)" w:date="2025-10-01T13:15:00Z">
          <w:r w:rsidRPr="7D807378" w:rsidDel="7D807378">
            <w:rPr>
              <w:rFonts w:cstheme="minorBidi"/>
              <w:sz w:val="22"/>
              <w:szCs w:val="22"/>
              <w:rPrChange w:id="5655" w:author="Visone Rossana (GSE)" w:date="2025-09-23T13:44:00Z">
                <w:rPr/>
              </w:rPrChange>
            </w:rPr>
            <w:delText>,</w:delText>
          </w:r>
        </w:del>
        <w:del w:id="5656" w:author="Santagata Fabiana (GSE)" w:date="2025-10-01T13:14:00Z">
          <w:r w:rsidRPr="7D807378" w:rsidDel="7D807378">
            <w:rPr>
              <w:rFonts w:cstheme="minorBidi"/>
              <w:sz w:val="22"/>
              <w:szCs w:val="22"/>
              <w:rPrChange w:id="5657" w:author="Visone Rossana (GSE)" w:date="2025-09-23T13:44:00Z">
                <w:rPr/>
              </w:rPrChange>
            </w:rPr>
            <w:delText xml:space="preserve"> si intendono</w:delText>
          </w:r>
        </w:del>
        <w:r w:rsidR="7D807378" w:rsidRPr="7D807378">
          <w:rPr>
            <w:rFonts w:cstheme="minorBidi"/>
            <w:sz w:val="22"/>
            <w:szCs w:val="22"/>
            <w:rPrChange w:id="5658" w:author="Visone Rossana (GSE)" w:date="2025-09-23T13:44:00Z">
              <w:rPr>
                <w:rFonts w:cs="Calibri"/>
              </w:rPr>
            </w:rPrChange>
          </w:rPr>
          <w:t>:</w:t>
        </w:r>
      </w:ins>
      <w:ins w:id="5659" w:author="Visone Rossana (GSE)" w:date="2025-10-06T09:56:00Z">
        <w:r w:rsidR="7D807378" w:rsidRPr="7D807378">
          <w:rPr>
            <w:rFonts w:cstheme="minorBidi"/>
            <w:sz w:val="22"/>
            <w:szCs w:val="22"/>
          </w:rPr>
          <w:t xml:space="preserve"> </w:t>
        </w:r>
      </w:ins>
    </w:p>
    <w:p w14:paraId="7A1F28BA" w14:textId="77777777" w:rsidR="00623DA8" w:rsidRPr="0053703D" w:rsidRDefault="00623DA8">
      <w:pPr>
        <w:spacing w:before="60" w:after="60" w:line="276" w:lineRule="auto"/>
        <w:jc w:val="both"/>
        <w:rPr>
          <w:ins w:id="5660" w:author="Visone Rossana (GSE)" w:date="2025-10-24T15:47:00Z" w16du:dateUtc="2025-10-24T13:47:00Z"/>
          <w:rFonts w:cstheme="minorBidi"/>
          <w:sz w:val="22"/>
          <w:szCs w:val="22"/>
          <w:rPrChange w:id="5661" w:author="Visone Rossana (GSE)" w:date="2025-09-23T13:44:00Z" w16du:dateUtc="2025-09-23T11:44:00Z">
            <w:rPr>
              <w:ins w:id="5662" w:author="Visone Rossana (GSE)" w:date="2025-10-24T15:47:00Z" w16du:dateUtc="2025-10-24T13:47:00Z"/>
              <w:rFonts w:cs="Calibri"/>
            </w:rPr>
          </w:rPrChange>
        </w:rPr>
        <w:pPrChange w:id="5663" w:author="Visone Rossana (GSE)" w:date="2025-10-24T15:47:00Z" w16du:dateUtc="2025-10-24T13:47:00Z">
          <w:pPr>
            <w:spacing w:before="60" w:after="60"/>
            <w:jc w:val="both"/>
          </w:pPr>
        </w:pPrChange>
      </w:pPr>
    </w:p>
    <w:p w14:paraId="2C5B32CD" w14:textId="1E2AE2E8" w:rsidR="5EF91BA8" w:rsidRDefault="00623DA8">
      <w:pPr>
        <w:spacing w:before="60" w:after="60" w:line="276" w:lineRule="auto"/>
        <w:jc w:val="both"/>
        <w:rPr>
          <w:ins w:id="5664" w:author="Santagata Fabiana (GSE)" w:date="2025-10-01T13:28:00Z" w16du:dateUtc="2025-10-01T13:28:22Z"/>
          <w:rFonts w:cstheme="minorBidi"/>
          <w:sz w:val="22"/>
          <w:szCs w:val="22"/>
          <w:rPrChange w:id="5665" w:author="Visone Rossana (GSE)" w:date="2025-09-09T14:34:00Z" w16du:dateUtc="2025-09-09T12:34:00Z">
            <w:rPr>
              <w:ins w:id="5666" w:author="Santagata Fabiana (GSE)" w:date="2025-10-01T13:28:00Z" w16du:dateUtc="2025-10-01T13:28:22Z"/>
              <w:highlight w:val="yellow"/>
            </w:rPr>
          </w:rPrChange>
        </w:rPr>
        <w:pPrChange w:id="5667" w:author="Visone Rossana (GSE)" w:date="2025-10-24T15:47:00Z" w16du:dateUtc="2025-10-24T13:47:00Z">
          <w:pPr>
            <w:numPr>
              <w:numId w:val="26"/>
            </w:numPr>
            <w:spacing w:before="60" w:after="60" w:line="276" w:lineRule="auto"/>
            <w:ind w:left="1211" w:hanging="360"/>
            <w:jc w:val="both"/>
          </w:pPr>
        </w:pPrChange>
      </w:pPr>
      <w:ins w:id="5668" w:author="Visone Rossana (GSE)" w:date="2025-10-24T15:47:00Z" w16du:dateUtc="2025-10-24T13:47:00Z">
        <w:r>
          <w:rPr>
            <w:rFonts w:cstheme="minorBidi"/>
            <w:sz w:val="22"/>
            <w:szCs w:val="22"/>
          </w:rPr>
          <w:t xml:space="preserve">a) </w:t>
        </w:r>
      </w:ins>
      <w:ins w:id="5669" w:author="Santagata Fabiana (GSE)" w:date="2025-10-01T13:24:00Z">
        <w:r w:rsidR="197B652A" w:rsidRPr="23C0D719">
          <w:rPr>
            <w:rFonts w:cstheme="minorBidi"/>
            <w:sz w:val="22"/>
            <w:szCs w:val="22"/>
          </w:rPr>
          <w:t xml:space="preserve">le </w:t>
        </w:r>
        <w:r w:rsidR="197B652A" w:rsidRPr="06349EB5">
          <w:rPr>
            <w:rFonts w:cstheme="minorBidi"/>
            <w:sz w:val="22"/>
            <w:szCs w:val="22"/>
            <w:u w:val="single"/>
            <w:rPrChange w:id="5670" w:author="Santagata Fabiana (GSE)" w:date="2025-10-01T15:33:00Z" w16du:dateUtc="2025-10-01T13:33:00Z">
              <w:rPr>
                <w:rFonts w:cstheme="minorBidi"/>
                <w:sz w:val="22"/>
                <w:szCs w:val="22"/>
              </w:rPr>
            </w:rPrChange>
          </w:rPr>
          <w:t>amministrazioni di cui all’art. 1, comma 2, de</w:t>
        </w:r>
      </w:ins>
      <w:ins w:id="5671" w:author="Santagata Fabiana (GSE)" w:date="2025-10-01T13:25:00Z">
        <w:r w:rsidR="197B652A" w:rsidRPr="06349EB5">
          <w:rPr>
            <w:rFonts w:cstheme="minorBidi"/>
            <w:sz w:val="22"/>
            <w:szCs w:val="22"/>
            <w:u w:val="single"/>
            <w:rPrChange w:id="5672" w:author="Santagata Fabiana (GSE)" w:date="2025-10-01T15:33:00Z" w16du:dateUtc="2025-10-01T13:33:00Z">
              <w:rPr>
                <w:rFonts w:cstheme="minorBidi"/>
                <w:sz w:val="22"/>
                <w:szCs w:val="22"/>
              </w:rPr>
            </w:rPrChange>
          </w:rPr>
          <w:t>l de</w:t>
        </w:r>
      </w:ins>
      <w:ins w:id="5673" w:author="Santagata Fabiana (GSE)" w:date="2025-10-01T13:24:00Z">
        <w:r w:rsidR="197B652A" w:rsidRPr="06349EB5">
          <w:rPr>
            <w:rFonts w:cstheme="minorBidi"/>
            <w:sz w:val="22"/>
            <w:szCs w:val="22"/>
            <w:u w:val="single"/>
            <w:rPrChange w:id="5674" w:author="Santagata Fabiana (GSE)" w:date="2025-10-01T15:33:00Z" w16du:dateUtc="2025-10-01T13:33:00Z">
              <w:rPr>
                <w:rFonts w:cstheme="minorBidi"/>
                <w:sz w:val="22"/>
                <w:szCs w:val="22"/>
              </w:rPr>
            </w:rPrChange>
          </w:rPr>
          <w:t>creto legislativo 30 marzo 2001, n. 165</w:t>
        </w:r>
      </w:ins>
      <w:ins w:id="5675" w:author="Santagata Fabiana (GSE)" w:date="2025-10-01T13:25:00Z">
        <w:r w:rsidR="3A6E02EA" w:rsidRPr="603F8A45">
          <w:rPr>
            <w:rFonts w:cstheme="minorBidi"/>
            <w:sz w:val="22"/>
            <w:szCs w:val="22"/>
          </w:rPr>
          <w:t xml:space="preserve"> e, pertanto, </w:t>
        </w:r>
      </w:ins>
      <w:ins w:id="5676" w:author="Santagata Fabiana (GSE)" w:date="2025-10-01T13:22:00Z">
        <w:r w:rsidR="4F548BB8" w:rsidRPr="23C0D719">
          <w:rPr>
            <w:rFonts w:cstheme="minorBidi"/>
            <w:sz w:val="22"/>
            <w:szCs w:val="22"/>
          </w:rPr>
          <w:t>“</w:t>
        </w:r>
        <w:r w:rsidR="4F548BB8" w:rsidRPr="23C0D719">
          <w:rPr>
            <w:rFonts w:cstheme="minorBidi"/>
            <w:i/>
            <w:iCs/>
            <w:sz w:val="22"/>
            <w:szCs w:val="22"/>
            <w:rPrChange w:id="5677" w:author="Santagata Fabiana (GSE)" w:date="2025-10-01T13:23:00Z">
              <w:rPr>
                <w:rFonts w:cstheme="minorBidi"/>
                <w:sz w:val="22"/>
                <w:szCs w:val="22"/>
              </w:rPr>
            </w:rPrChange>
          </w:rPr>
          <w:t>tutte</w:t>
        </w:r>
        <w:r w:rsidR="4F548BB8" w:rsidRPr="23C0D719">
          <w:rPr>
            <w:rFonts w:cstheme="minorBidi"/>
            <w:i/>
            <w:sz w:val="22"/>
            <w:szCs w:val="22"/>
            <w:rPrChange w:id="5678" w:author="Santagata Fabiana (GSE)" w:date="2025-10-01T15:24:00Z" w16du:dateUtc="2025-10-01T13:24:00Z">
              <w:rPr>
                <w:rFonts w:cstheme="minorBidi"/>
                <w:sz w:val="22"/>
                <w:szCs w:val="22"/>
              </w:rPr>
            </w:rPrChange>
          </w:rPr>
          <w:t xml:space="preserve"> le amministrazioni dello Stato, ivi compresi gli istituti e scuole di ogni ordine e grado e le istituzioni educative, le aziende ed amministrazioni dello Stato ad ordinamento autonomo, le Regioni, le Province, i Comuni, le Comunità montane, e loro consorzi e associazioni, le istituzioni universitarie, gli Istituti autonomi case popolari, le Camere di commercio, industria, artigianato e agricoltura e loro associazioni, tutti gli enti pubblici non economici nazionali, regionali e locali, le amministrazioni, le aziende e gli enti del Servizio sanitario nazionale l'Agenzia per la rappresentanza negoziale delle pubbliche amministrazioni (ARAN) e le </w:t>
        </w:r>
        <w:r w:rsidR="4F548BB8" w:rsidRPr="23C0D719">
          <w:rPr>
            <w:rFonts w:cstheme="minorBidi"/>
            <w:i/>
            <w:sz w:val="22"/>
            <w:szCs w:val="22"/>
            <w:rPrChange w:id="5679" w:author="Santagata Fabiana (GSE)" w:date="2025-10-01T15:24:00Z" w16du:dateUtc="2025-10-01T13:24:00Z">
              <w:rPr>
                <w:rFonts w:cstheme="minorBidi"/>
                <w:sz w:val="22"/>
                <w:szCs w:val="22"/>
              </w:rPr>
            </w:rPrChange>
          </w:rPr>
          <w:lastRenderedPageBreak/>
          <w:t>Agenzie di cui al decreto legislativo 30 luglio 1999, n. 300. Fino alla revisione organica della disciplina di settore, le disposizioni di cui al presente decreto continuano ad applicarsi anche al CONI</w:t>
        </w:r>
        <w:r w:rsidR="4F548BB8" w:rsidRPr="5EF91BA8">
          <w:rPr>
            <w:rFonts w:cstheme="minorBidi"/>
            <w:sz w:val="22"/>
            <w:szCs w:val="22"/>
          </w:rPr>
          <w:t>”</w:t>
        </w:r>
      </w:ins>
      <w:ins w:id="5680" w:author="Santagata Fabiana (GSE)" w:date="2025-10-01T13:27:00Z">
        <w:r w:rsidR="0D26FA56" w:rsidRPr="5EF91BA8">
          <w:rPr>
            <w:rFonts w:cstheme="minorBidi"/>
            <w:sz w:val="22"/>
            <w:szCs w:val="22"/>
          </w:rPr>
          <w:t>;</w:t>
        </w:r>
      </w:ins>
    </w:p>
    <w:p w14:paraId="423D97CF" w14:textId="6D4826F6" w:rsidR="2F0AE66E" w:rsidRPr="00C37638" w:rsidDel="00C37638" w:rsidRDefault="00C37638" w:rsidP="0023440A">
      <w:pPr>
        <w:spacing w:before="60" w:after="60" w:line="276" w:lineRule="auto"/>
        <w:jc w:val="both"/>
        <w:rPr>
          <w:del w:id="5681" w:author="Santagata Fabiana (GSE)" w:date="2025-10-01T13:20:00Z" w16du:dateUtc="2025-10-01T13:20:46Z"/>
          <w:rFonts w:cstheme="minorBidi"/>
          <w:sz w:val="22"/>
          <w:szCs w:val="22"/>
          <w:rPrChange w:id="5682" w:author="Visone Rossana (GSE)" w:date="2025-10-06T09:58:00Z" w16du:dateUtc="2025-10-06T07:58:00Z">
            <w:rPr>
              <w:del w:id="5683" w:author="Santagata Fabiana (GSE)" w:date="2025-10-01T13:20:00Z" w16du:dateUtc="2025-10-01T13:20:46Z"/>
            </w:rPr>
          </w:rPrChange>
        </w:rPr>
      </w:pPr>
      <w:ins w:id="5684" w:author="Visone Rossana (GSE)" w:date="2025-10-06T09:58:00Z" w16du:dateUtc="2025-10-06T07:58:00Z">
        <w:r>
          <w:rPr>
            <w:rFonts w:cstheme="minorBidi"/>
            <w:sz w:val="22"/>
            <w:szCs w:val="22"/>
          </w:rPr>
          <w:t xml:space="preserve">b) </w:t>
        </w:r>
      </w:ins>
      <w:ins w:id="5685" w:author="Santagata Fabiana (GSE)" w:date="2025-10-01T13:30:00Z">
        <w:del w:id="5686" w:author="Visone Rossana (GSE)" w:date="2025-10-06T09:57:00Z" w16du:dateUtc="2025-10-06T07:57:00Z">
          <w:r w:rsidR="228730E7" w:rsidRPr="00C37638" w:rsidDel="00C37638">
            <w:rPr>
              <w:rFonts w:cstheme="minorBidi"/>
              <w:sz w:val="22"/>
              <w:szCs w:val="22"/>
              <w:rPrChange w:id="5687" w:author="Visone Rossana (GSE)" w:date="2025-10-06T09:58:00Z" w16du:dateUtc="2025-10-06T07:58:00Z">
                <w:rPr/>
              </w:rPrChange>
            </w:rPr>
            <w:delText>b</w:delText>
          </w:r>
        </w:del>
      </w:ins>
      <w:ins w:id="5688" w:author="Santagata Fabiana (GSE)" w:date="2025-10-01T13:29:00Z">
        <w:del w:id="5689" w:author="Visone Rossana (GSE)" w:date="2025-10-06T09:57:00Z" w16du:dateUtc="2025-10-06T07:57:00Z">
          <w:r w:rsidR="10512E93" w:rsidRPr="00C37638" w:rsidDel="00C37638">
            <w:rPr>
              <w:rFonts w:cstheme="minorBidi"/>
              <w:sz w:val="22"/>
              <w:szCs w:val="22"/>
              <w:rPrChange w:id="5690" w:author="Visone Rossana (GSE)" w:date="2025-10-06T09:58:00Z" w16du:dateUtc="2025-10-06T07:58:00Z">
                <w:rPr/>
              </w:rPrChange>
            </w:rPr>
            <w:delText>)</w:delText>
          </w:r>
        </w:del>
        <w:del w:id="5691" w:author="Visone Rossana (GSE)" w:date="2025-10-06T09:58:00Z" w16du:dateUtc="2025-10-06T07:58:00Z">
          <w:r w:rsidR="10512E93" w:rsidRPr="00C37638" w:rsidDel="00C37638">
            <w:rPr>
              <w:rFonts w:cstheme="minorBidi"/>
              <w:sz w:val="22"/>
              <w:szCs w:val="22"/>
              <w:rPrChange w:id="5692" w:author="Visone Rossana (GSE)" w:date="2025-10-06T09:58:00Z" w16du:dateUtc="2025-10-06T07:58:00Z">
                <w:rPr/>
              </w:rPrChange>
            </w:rPr>
            <w:delText xml:space="preserve"> </w:delText>
          </w:r>
        </w:del>
        <w:r w:rsidR="10512E93" w:rsidRPr="00C37638">
          <w:rPr>
            <w:rFonts w:cstheme="minorBidi"/>
            <w:sz w:val="22"/>
            <w:szCs w:val="22"/>
            <w:rPrChange w:id="5693" w:author="Visone Rossana (GSE)" w:date="2025-10-06T09:58:00Z" w16du:dateUtc="2025-10-06T07:58:00Z">
              <w:rPr/>
            </w:rPrChange>
          </w:rPr>
          <w:t xml:space="preserve">i </w:t>
        </w:r>
        <w:r w:rsidR="10512E93" w:rsidRPr="00C37638">
          <w:rPr>
            <w:rFonts w:cstheme="minorBidi"/>
            <w:sz w:val="22"/>
            <w:szCs w:val="22"/>
            <w:u w:val="single"/>
            <w:rPrChange w:id="5694" w:author="Visone Rossana (GSE)" w:date="2025-10-06T09:58:00Z" w16du:dateUtc="2025-10-06T07:58:00Z">
              <w:rPr>
                <w:rFonts w:cstheme="minorBidi"/>
                <w:sz w:val="22"/>
                <w:szCs w:val="22"/>
              </w:rPr>
            </w:rPrChange>
          </w:rPr>
          <w:t>consorzi o le associazioni per qualsiasi fine istituiti dalle amministrazioni di cui all’art. 1, comma 2, D.lgs. n. 165 del 2001</w:t>
        </w:r>
        <w:r w:rsidR="10512E93" w:rsidRPr="00C37638">
          <w:rPr>
            <w:rFonts w:cstheme="minorBidi"/>
            <w:sz w:val="22"/>
            <w:szCs w:val="22"/>
            <w:rPrChange w:id="5695" w:author="Visone Rossana (GSE)" w:date="2025-10-06T09:58:00Z" w16du:dateUtc="2025-10-06T07:58:00Z">
              <w:rPr/>
            </w:rPrChange>
          </w:rPr>
          <w:t>;</w:t>
        </w:r>
      </w:ins>
    </w:p>
    <w:p w14:paraId="252F7D24" w14:textId="77777777" w:rsidR="00C37638" w:rsidRDefault="00C37638">
      <w:pPr>
        <w:rPr>
          <w:ins w:id="5696" w:author="Visone Rossana (GSE)" w:date="2025-10-06T09:57:00Z" w16du:dateUtc="2025-10-06T07:57:00Z"/>
          <w:rPrChange w:id="5697" w:author="Visone Rossana (GSE)" w:date="2025-09-09T14:34:00Z" w16du:dateUtc="2025-09-09T12:34:00Z">
            <w:rPr>
              <w:ins w:id="5698" w:author="Visone Rossana (GSE)" w:date="2025-10-06T09:57:00Z" w16du:dateUtc="2025-10-06T07:57:00Z"/>
              <w:highlight w:val="yellow"/>
            </w:rPr>
          </w:rPrChange>
        </w:rPr>
        <w:pPrChange w:id="5699" w:author="Visone Rossana (GSE)" w:date="2025-10-06T09:58:00Z" w16du:dateUtc="2025-10-06T07:58:00Z">
          <w:pPr>
            <w:numPr>
              <w:numId w:val="26"/>
            </w:numPr>
            <w:spacing w:before="60" w:after="60" w:line="276" w:lineRule="auto"/>
            <w:ind w:left="1211" w:hanging="360"/>
            <w:jc w:val="both"/>
          </w:pPr>
        </w:pPrChange>
      </w:pPr>
    </w:p>
    <w:p w14:paraId="59311C5F" w14:textId="5C91E93C" w:rsidR="00E608AB" w:rsidRPr="00814B65" w:rsidRDefault="00E608AB">
      <w:pPr>
        <w:pStyle w:val="Paragrafoelenco"/>
        <w:spacing w:before="60" w:after="60" w:line="276" w:lineRule="auto"/>
        <w:ind w:left="761"/>
        <w:jc w:val="both"/>
        <w:rPr>
          <w:ins w:id="5700" w:author="Visone Rossana (GSE)" w:date="2025-09-09T10:57:00Z" w16du:dateUtc="2025-09-09T08:57:00Z"/>
          <w:del w:id="5701" w:author="Santagata Fabiana (GSE)" w:date="2025-10-01T13:27:00Z" w16du:dateUtc="2025-10-01T13:27:39Z"/>
          <w:rFonts w:cstheme="minorBidi"/>
          <w:highlight w:val="yellow"/>
        </w:rPr>
        <w:pPrChange w:id="5702" w:author="Santagata Fabiana (GSE)" w:date="2025-10-01T15:21:00Z" w16du:dateUtc="2025-10-01T13:21:00Z">
          <w:pPr>
            <w:pStyle w:val="Paragrafoelenco"/>
            <w:numPr>
              <w:numId w:val="26"/>
            </w:numPr>
            <w:spacing w:before="60" w:after="60" w:line="276" w:lineRule="auto"/>
            <w:ind w:left="761" w:hanging="360"/>
            <w:jc w:val="both"/>
          </w:pPr>
        </w:pPrChange>
      </w:pPr>
      <w:ins w:id="5703" w:author="Visone Rossana (GSE)" w:date="2025-09-09T10:57:00Z">
        <w:del w:id="5704" w:author="Santagata Fabiana (GSE)" w:date="2025-10-01T13:27:00Z">
          <w:r w:rsidRPr="2915AC18">
            <w:rPr>
              <w:rFonts w:cstheme="minorBidi"/>
              <w:i/>
              <w:sz w:val="22"/>
              <w:szCs w:val="22"/>
              <w:rPrChange w:id="5705" w:author="Visone Rossana (GSE)" w:date="2025-09-09T14:34:00Z" w16du:dateUtc="2025-09-09T12:34:00Z">
                <w:rPr/>
              </w:rPrChange>
            </w:rPr>
            <w:delText xml:space="preserve">le </w:delText>
          </w:r>
          <w:r w:rsidRPr="2915AC18">
            <w:rPr>
              <w:rFonts w:cstheme="minorBidi"/>
              <w:i/>
              <w:sz w:val="22"/>
              <w:szCs w:val="22"/>
              <w:u w:val="single"/>
              <w:rPrChange w:id="5706" w:author="Visone Rossana (GSE)" w:date="2025-09-09T14:34:00Z" w16du:dateUtc="2025-09-09T12:34:00Z">
                <w:rPr>
                  <w:u w:val="single"/>
                </w:rPr>
              </w:rPrChange>
            </w:rPr>
            <w:delText>Amministrazioni dello Stato</w:delText>
          </w:r>
          <w:r w:rsidRPr="2915AC18">
            <w:rPr>
              <w:rFonts w:cstheme="minorBidi"/>
              <w:i/>
              <w:sz w:val="22"/>
              <w:szCs w:val="22"/>
              <w:rPrChange w:id="5707" w:author="Visone Rossana (GSE)" w:date="2025-09-09T14:34:00Z" w16du:dateUtc="2025-09-09T12:34:00Z">
                <w:rPr/>
              </w:rPrChange>
            </w:rPr>
            <w:delText xml:space="preserve">, </w:delText>
          </w:r>
          <w:r w:rsidRPr="2691C03E">
            <w:rPr>
              <w:rFonts w:cstheme="minorBidi"/>
              <w:i/>
              <w:sz w:val="22"/>
              <w:szCs w:val="22"/>
              <w:rPrChange w:id="5708" w:author="Visone Rossana (GSE)" w:date="2025-09-09T14:34:00Z" w16du:dateUtc="2025-09-09T12:34:00Z">
                <w:rPr>
                  <w:i/>
                  <w:iCs/>
                </w:rPr>
              </w:rPrChange>
            </w:rPr>
            <w:delText xml:space="preserve">ivi compresi gli istituti e scuole di ogni ordine e grado e le istituzioni educative, le aziende ed Amministrazioni dello Stato ad ordinamento autonomo, le Regioni, le Province, i Comuni, le Comunità montane e loro consorzi e associazioni, le istituzioni </w:delText>
          </w:r>
          <w:r w:rsidRPr="2691C03E">
            <w:rPr>
              <w:rFonts w:cstheme="minorBidi"/>
              <w:i/>
              <w:sz w:val="22"/>
              <w:szCs w:val="22"/>
              <w:rPrChange w:id="5709" w:author="Visone Rossana (GSE)" w:date="2025-09-29T09:14:00Z" w16du:dateUtc="2025-09-29T07:14:00Z">
                <w:rPr>
                  <w:i/>
                  <w:iCs/>
                </w:rPr>
              </w:rPrChange>
            </w:rPr>
            <w:delText>universitarie, gli enti pubblici proprietari o gestori di patrimonio di edilizia residenziale pubblica, le</w:delText>
          </w:r>
          <w:r w:rsidRPr="2691C03E">
            <w:rPr>
              <w:rFonts w:cstheme="minorBidi"/>
              <w:i/>
              <w:sz w:val="22"/>
              <w:szCs w:val="22"/>
              <w:rPrChange w:id="5710" w:author="Visone Rossana (GSE)" w:date="2025-09-09T14:34:00Z" w16du:dateUtc="2025-09-09T12:34:00Z">
                <w:rPr>
                  <w:i/>
                  <w:iCs/>
                </w:rPr>
              </w:rPrChange>
            </w:rPr>
            <w:delText xml:space="preserve"> Camere di commercio, industria, artigianato e agricoltura e loro associazioni, tutti gli enti pubblici non economici nazionali, regionali e locali, le Amministrazioni, le aziende e gli enti del Servizio sanitario nazionale, </w:delText>
          </w:r>
          <w:r w:rsidRPr="2691C03E">
            <w:rPr>
              <w:rFonts w:cstheme="minorBidi"/>
              <w:i/>
              <w:sz w:val="22"/>
              <w:szCs w:val="22"/>
              <w:rPrChange w:id="5711" w:author="Visone Rossana (GSE)" w:date="2025-09-25T10:43:00Z" w16du:dateUtc="2025-09-25T08:43:00Z">
                <w:rPr>
                  <w:i/>
                  <w:iCs/>
                  <w:highlight w:val="cyan"/>
                </w:rPr>
              </w:rPrChange>
            </w:rPr>
            <w:delText>l</w:delText>
          </w:r>
          <w:commentRangeStart w:id="5712"/>
          <w:r w:rsidRPr="2691C03E">
            <w:rPr>
              <w:rFonts w:cstheme="minorBidi"/>
              <w:i/>
              <w:sz w:val="22"/>
              <w:szCs w:val="22"/>
              <w:rPrChange w:id="5713" w:author="Visone Rossana (GSE)" w:date="2025-09-25T10:43:00Z" w16du:dateUtc="2025-09-25T08:43:00Z">
                <w:rPr>
                  <w:i/>
                  <w:iCs/>
                  <w:highlight w:val="cyan"/>
                </w:rPr>
              </w:rPrChange>
            </w:rPr>
            <w:delText>'Agenzia per la rappresentanza negoziale delle pubbliche amministrazioni (ARAN) e le Agenzie di cui al </w:delText>
          </w:r>
        </w:del>
      </w:ins>
      <w:ins w:id="5714" w:author="Visone Rossana (GSE)" w:date="2025-09-09T10:57:00Z" w16du:dateUtc="2025-09-09T08:57:00Z">
        <w:r w:rsidRPr="2691C03E">
          <w:rPr>
            <w:rFonts w:cstheme="minorBidi"/>
            <w:sz w:val="22"/>
            <w:szCs w:val="22"/>
          </w:rPr>
          <w:fldChar w:fldCharType="begin"/>
        </w:r>
        <w:r w:rsidRPr="2691C03E">
          <w:rPr>
            <w:rFonts w:cstheme="minorBidi"/>
            <w:sz w:val="22"/>
            <w:szCs w:val="22"/>
          </w:rPr>
          <w:instrText>HYPERLINK "https://www.normattiva.it/uri-res/N2Ls?urn:nir:stato:decreto.legislativo:1999-07-30;300" \t "_blank"</w:instrText>
        </w:r>
        <w:r w:rsidRPr="2691C03E">
          <w:rPr>
            <w:rFonts w:cstheme="minorBidi"/>
            <w:sz w:val="22"/>
            <w:szCs w:val="22"/>
          </w:rPr>
        </w:r>
        <w:r w:rsidRPr="2691C03E">
          <w:rPr>
            <w:rFonts w:cstheme="minorBidi"/>
            <w:sz w:val="22"/>
            <w:szCs w:val="22"/>
          </w:rPr>
          <w:fldChar w:fldCharType="separate"/>
        </w:r>
      </w:ins>
      <w:ins w:id="5715" w:author="Visone Rossana (GSE)" w:date="2025-09-09T10:57:00Z">
        <w:del w:id="5716" w:author="Santagata Fabiana (GSE)" w:date="2025-10-01T13:27:00Z">
          <w:r w:rsidRPr="2691C03E">
            <w:rPr>
              <w:rStyle w:val="Collegamentoipertestuale"/>
              <w:rFonts w:cstheme="minorBidi"/>
              <w:i/>
              <w:sz w:val="22"/>
              <w:szCs w:val="22"/>
              <w:rPrChange w:id="5717" w:author="Visone Rossana (GSE)" w:date="2025-09-25T10:43:00Z" w16du:dateUtc="2025-09-25T08:43:00Z">
                <w:rPr>
                  <w:rStyle w:val="Collegamentoipertestuale"/>
                  <w:rFonts w:cstheme="minorBidi"/>
                  <w:i/>
                  <w:iCs/>
                  <w:highlight w:val="cyan"/>
                </w:rPr>
              </w:rPrChange>
            </w:rPr>
            <w:delText>decreto legislativo 30 luglio 1999, n. 300</w:delText>
          </w:r>
        </w:del>
      </w:ins>
      <w:ins w:id="5718" w:author="Visone Rossana (GSE)" w:date="2025-09-09T10:57:00Z" w16du:dateUtc="2025-09-09T08:57:00Z">
        <w:r w:rsidRPr="2691C03E">
          <w:rPr>
            <w:rFonts w:cstheme="minorBidi"/>
            <w:sz w:val="22"/>
            <w:szCs w:val="22"/>
          </w:rPr>
          <w:fldChar w:fldCharType="end"/>
        </w:r>
      </w:ins>
      <w:commentRangeEnd w:id="5712"/>
      <w:ins w:id="5719" w:author="Visone Rossana (GSE)" w:date="2025-09-25T10:43:00Z" w16du:dateUtc="2025-09-25T08:43:00Z">
        <w:r w:rsidR="00184F00" w:rsidRPr="2691C03E">
          <w:rPr>
            <w:rStyle w:val="Rimandocommento"/>
            <w:rFonts w:cstheme="minorBidi"/>
            <w:sz w:val="22"/>
            <w:szCs w:val="22"/>
            <w:rPrChange w:id="5720" w:author="Visone Rossana (GSE)" w:date="2025-09-25T10:43:00Z" w16du:dateUtc="2025-09-25T08:43:00Z">
              <w:rPr>
                <w:rStyle w:val="Rimandocommento"/>
                <w:sz w:val="24"/>
              </w:rPr>
            </w:rPrChange>
          </w:rPr>
          <w:commentReference w:id="5712"/>
        </w:r>
      </w:ins>
      <w:ins w:id="5721" w:author="Visone Rossana (GSE)" w:date="2025-09-09T10:57:00Z">
        <w:del w:id="5722" w:author="Santagata Fabiana (GSE)" w:date="2025-10-01T13:27:00Z">
          <w:r w:rsidRPr="2691C03E">
            <w:rPr>
              <w:rFonts w:cstheme="minorBidi"/>
              <w:sz w:val="22"/>
              <w:szCs w:val="22"/>
              <w:rPrChange w:id="5723" w:author="Visone Rossana (GSE)" w:date="2025-09-25T10:43:00Z" w16du:dateUtc="2025-09-25T08:43:00Z">
                <w:rPr/>
              </w:rPrChange>
            </w:rPr>
            <w:delText>, id</w:delText>
          </w:r>
          <w:r w:rsidRPr="2691C03E">
            <w:rPr>
              <w:rFonts w:cstheme="minorBidi"/>
              <w:sz w:val="22"/>
              <w:szCs w:val="22"/>
              <w:rPrChange w:id="5724" w:author="Visone Rossana (GSE)" w:date="2025-09-09T14:34:00Z" w16du:dateUtc="2025-09-09T12:34:00Z">
                <w:rPr/>
              </w:rPrChange>
            </w:rPr>
            <w:delText>entificate ai sensi dell’art. 1, comma 2, del D.lgs.  n. 165/2001;</w:delText>
          </w:r>
        </w:del>
      </w:ins>
      <w:ins w:id="5725" w:author="Sala Riunioni 628" w:date="2025-09-24T15:33:00Z">
        <w:del w:id="5726" w:author="Santagata Fabiana (GSE)" w:date="2025-10-01T13:27:00Z">
          <w:r w:rsidR="00217679" w:rsidRPr="2691C03E" w:rsidDel="00184F00">
            <w:rPr>
              <w:rFonts w:cstheme="minorBidi"/>
              <w:sz w:val="22"/>
              <w:szCs w:val="22"/>
            </w:rPr>
            <w:delText>_ ok le blu introdotte</w:delText>
          </w:r>
        </w:del>
      </w:ins>
    </w:p>
    <w:p w14:paraId="4C1A5036" w14:textId="2E92A085" w:rsidR="00E608AB" w:rsidRPr="00814B65" w:rsidRDefault="03311DD7">
      <w:pPr>
        <w:spacing w:before="60" w:after="60" w:line="276" w:lineRule="auto"/>
        <w:jc w:val="both"/>
        <w:rPr>
          <w:ins w:id="5727" w:author="Visone Rossana (GSE)" w:date="2025-09-09T10:57:00Z" w16du:dateUtc="2025-09-09T08:57:00Z"/>
          <w:rFonts w:cstheme="minorBidi"/>
        </w:rPr>
        <w:pPrChange w:id="5728" w:author="Visone Rossana (GSE)" w:date="2025-09-09T11:46:00Z" w16du:dateUtc="2025-09-09T09:46:00Z">
          <w:pPr>
            <w:pStyle w:val="Paragrafoelenco"/>
            <w:numPr>
              <w:numId w:val="26"/>
            </w:numPr>
            <w:spacing w:before="60" w:after="60"/>
            <w:ind w:left="761" w:hanging="360"/>
            <w:jc w:val="both"/>
          </w:pPr>
        </w:pPrChange>
      </w:pPr>
      <w:r w:rsidRPr="528FD81D">
        <w:rPr>
          <w:rFonts w:cstheme="minorBidi"/>
          <w:sz w:val="22"/>
          <w:szCs w:val="22"/>
        </w:rPr>
        <w:t xml:space="preserve">c) </w:t>
      </w:r>
      <w:ins w:id="5729" w:author="Santagata Fabiana (GSE)" w:date="2025-10-01T13:30:00Z">
        <w:r w:rsidR="5C31B4A8" w:rsidRPr="528FD81D">
          <w:rPr>
            <w:rFonts w:cstheme="minorBidi"/>
            <w:sz w:val="22"/>
            <w:szCs w:val="22"/>
          </w:rPr>
          <w:t xml:space="preserve"> </w:t>
        </w:r>
      </w:ins>
      <w:ins w:id="5730" w:author="Visone Rossana (GSE)" w:date="2025-09-09T10:57:00Z">
        <w:r w:rsidR="00E608AB" w:rsidRPr="528FD81D">
          <w:rPr>
            <w:rFonts w:cstheme="minorBidi"/>
            <w:sz w:val="22"/>
            <w:szCs w:val="22"/>
            <w:rPrChange w:id="5731" w:author="Visone Rossana (GSE)" w:date="2025-09-09T14:34:00Z">
              <w:rPr/>
            </w:rPrChange>
          </w:rPr>
          <w:t xml:space="preserve">gli </w:t>
        </w:r>
        <w:r w:rsidR="00E608AB" w:rsidRPr="528FD81D">
          <w:rPr>
            <w:rFonts w:cstheme="minorBidi"/>
            <w:sz w:val="22"/>
            <w:szCs w:val="22"/>
            <w:u w:val="single"/>
            <w:rPrChange w:id="5732" w:author="Visone Rossana (GSE)" w:date="2025-09-09T14:34:00Z">
              <w:rPr/>
            </w:rPrChange>
          </w:rPr>
          <w:t>enti pubblici economici</w:t>
        </w:r>
        <w:r w:rsidR="00E608AB" w:rsidRPr="528FD81D">
          <w:rPr>
            <w:rFonts w:cstheme="minorBidi"/>
            <w:sz w:val="22"/>
            <w:szCs w:val="22"/>
            <w:rPrChange w:id="5733" w:author="Visone Rossana (GSE)" w:date="2025-09-09T14:34:00Z">
              <w:rPr/>
            </w:rPrChange>
          </w:rPr>
          <w:t xml:space="preserve"> e le </w:t>
        </w:r>
        <w:r w:rsidR="00E608AB" w:rsidRPr="528FD81D">
          <w:rPr>
            <w:rFonts w:cstheme="minorBidi"/>
            <w:sz w:val="22"/>
            <w:szCs w:val="22"/>
            <w:u w:val="single"/>
            <w:rPrChange w:id="5734" w:author="Santagata Fabiana (GSE)" w:date="2025-10-01T14:07:00Z">
              <w:rPr/>
            </w:rPrChange>
          </w:rPr>
          <w:t>autorità di sistema portuale</w:t>
        </w:r>
        <w:r w:rsidR="00E608AB" w:rsidRPr="528FD81D">
          <w:rPr>
            <w:rFonts w:cstheme="minorBidi"/>
            <w:sz w:val="22"/>
            <w:szCs w:val="22"/>
            <w:rPrChange w:id="5735" w:author="Visone Rossana (GSE)" w:date="2025-09-09T14:34:00Z">
              <w:rPr/>
            </w:rPrChange>
          </w:rPr>
          <w:t>;</w:t>
        </w:r>
      </w:ins>
    </w:p>
    <w:p w14:paraId="28841072" w14:textId="2ADE931D" w:rsidR="00E608AB" w:rsidRPr="008B1DFF" w:rsidRDefault="6356BCB6">
      <w:pPr>
        <w:spacing w:before="60" w:after="60" w:line="276" w:lineRule="auto"/>
        <w:jc w:val="both"/>
        <w:rPr>
          <w:ins w:id="5736" w:author="Visone Rossana (GSE)" w:date="2025-09-09T10:57:00Z" w16du:dateUtc="2025-09-09T08:57:00Z"/>
          <w:rFonts w:cstheme="minorBidi"/>
          <w:sz w:val="22"/>
          <w:szCs w:val="22"/>
          <w:rPrChange w:id="5737" w:author="Visone Rossana (GSE)" w:date="2025-09-09T14:34:00Z" w16du:dateUtc="2025-09-09T12:34:00Z">
            <w:rPr>
              <w:ins w:id="5738" w:author="Visone Rossana (GSE)" w:date="2025-09-09T10:57:00Z" w16du:dateUtc="2025-09-09T08:57:00Z"/>
            </w:rPr>
          </w:rPrChange>
        </w:rPr>
        <w:pPrChange w:id="5739" w:author="Visone Rossana (GSE)" w:date="2025-09-09T11:46:00Z" w16du:dateUtc="2025-09-09T09:46:00Z">
          <w:pPr>
            <w:pStyle w:val="Paragrafoelenco"/>
            <w:numPr>
              <w:numId w:val="26"/>
            </w:numPr>
            <w:spacing w:before="60" w:after="60"/>
            <w:ind w:left="761" w:hanging="360"/>
            <w:jc w:val="both"/>
          </w:pPr>
        </w:pPrChange>
      </w:pPr>
      <w:ins w:id="5740" w:author="Santagata Fabiana (GSE)" w:date="2025-10-01T13:30:00Z">
        <w:r w:rsidRPr="528FD81D">
          <w:rPr>
            <w:rFonts w:cstheme="minorBidi"/>
            <w:sz w:val="22"/>
            <w:szCs w:val="22"/>
          </w:rPr>
          <w:t xml:space="preserve">d) </w:t>
        </w:r>
      </w:ins>
      <w:ins w:id="5741" w:author="Visone Rossana (GSE)" w:date="2025-09-09T10:57:00Z">
        <w:r w:rsidR="00E608AB" w:rsidRPr="528FD81D">
          <w:rPr>
            <w:rFonts w:cstheme="minorBidi"/>
            <w:sz w:val="22"/>
            <w:szCs w:val="22"/>
            <w:rPrChange w:id="5742" w:author="Visone Rossana (GSE)" w:date="2025-09-09T14:34:00Z">
              <w:rPr/>
            </w:rPrChange>
          </w:rPr>
          <w:t xml:space="preserve">gli </w:t>
        </w:r>
        <w:r w:rsidR="00E608AB" w:rsidRPr="528FD81D">
          <w:rPr>
            <w:rFonts w:cstheme="minorBidi"/>
            <w:sz w:val="22"/>
            <w:szCs w:val="22"/>
            <w:u w:val="single"/>
            <w:rPrChange w:id="5743" w:author="Santagata Fabiana (GSE)" w:date="2025-10-01T14:07:00Z">
              <w:rPr/>
            </w:rPrChange>
          </w:rPr>
          <w:t xml:space="preserve">ex </w:t>
        </w:r>
        <w:r w:rsidR="00E608AB" w:rsidRPr="528FD81D">
          <w:rPr>
            <w:rFonts w:cstheme="minorBidi"/>
            <w:sz w:val="22"/>
            <w:szCs w:val="22"/>
            <w:u w:val="single"/>
            <w:rPrChange w:id="5744" w:author="Visone Rossana (GSE)" w:date="2025-09-09T14:34:00Z">
              <w:rPr>
                <w:u w:val="single"/>
              </w:rPr>
            </w:rPrChange>
          </w:rPr>
          <w:t>Istituti Autonomi Case Popolari</w:t>
        </w:r>
        <w:r w:rsidR="00E608AB" w:rsidRPr="528FD81D">
          <w:rPr>
            <w:rFonts w:cstheme="minorBidi"/>
            <w:sz w:val="22"/>
            <w:szCs w:val="22"/>
            <w:rPrChange w:id="5745" w:author="Visone Rossana (GSE)" w:date="2025-09-09T14:34:00Z">
              <w:rPr/>
            </w:rPrChange>
          </w:rPr>
          <w:t xml:space="preserve"> comunque denominati e trasformati dalle Regioni;</w:t>
        </w:r>
      </w:ins>
    </w:p>
    <w:p w14:paraId="6D779D4F" w14:textId="52AEBFDF" w:rsidR="00E608AB" w:rsidRPr="008B1DFF" w:rsidRDefault="74101DDA">
      <w:pPr>
        <w:spacing w:before="60" w:after="60" w:line="276" w:lineRule="auto"/>
        <w:jc w:val="both"/>
        <w:rPr>
          <w:ins w:id="5746" w:author="Visone Rossana (GSE)" w:date="2025-09-09T10:57:00Z" w16du:dateUtc="2025-09-09T08:57:00Z"/>
          <w:rFonts w:cstheme="minorBidi"/>
          <w:sz w:val="22"/>
          <w:szCs w:val="22"/>
          <w:rPrChange w:id="5747" w:author="Visone Rossana (GSE)" w:date="2025-09-09T14:34:00Z" w16du:dateUtc="2025-09-09T12:34:00Z">
            <w:rPr>
              <w:ins w:id="5748" w:author="Visone Rossana (GSE)" w:date="2025-09-09T10:57:00Z" w16du:dateUtc="2025-09-09T08:57:00Z"/>
            </w:rPr>
          </w:rPrChange>
        </w:rPr>
        <w:pPrChange w:id="5749" w:author="Visone Rossana (GSE)" w:date="2025-09-09T11:46:00Z" w16du:dateUtc="2025-09-09T09:46:00Z">
          <w:pPr>
            <w:pStyle w:val="Paragrafoelenco"/>
            <w:numPr>
              <w:numId w:val="26"/>
            </w:numPr>
            <w:spacing w:before="60" w:after="60"/>
            <w:ind w:left="761" w:hanging="360"/>
            <w:jc w:val="both"/>
          </w:pPr>
        </w:pPrChange>
      </w:pPr>
      <w:ins w:id="5750" w:author="Santagata Fabiana (GSE)" w:date="2025-10-01T13:30:00Z">
        <w:r w:rsidRPr="528FD81D">
          <w:rPr>
            <w:rFonts w:cstheme="minorBidi"/>
            <w:sz w:val="22"/>
            <w:szCs w:val="22"/>
          </w:rPr>
          <w:t xml:space="preserve">e) </w:t>
        </w:r>
      </w:ins>
      <w:ins w:id="5751" w:author="Visone Rossana (GSE)" w:date="2025-09-09T10:57:00Z">
        <w:r w:rsidR="00E608AB" w:rsidRPr="528FD81D">
          <w:rPr>
            <w:rFonts w:cstheme="minorBidi"/>
            <w:sz w:val="22"/>
            <w:szCs w:val="22"/>
            <w:rPrChange w:id="5752" w:author="Visone Rossana (GSE)" w:date="2025-09-09T14:34:00Z">
              <w:rPr/>
            </w:rPrChange>
          </w:rPr>
          <w:t xml:space="preserve">le </w:t>
        </w:r>
        <w:r w:rsidR="00E608AB" w:rsidRPr="528FD81D">
          <w:rPr>
            <w:rFonts w:cstheme="minorBidi"/>
            <w:sz w:val="22"/>
            <w:szCs w:val="22"/>
            <w:u w:val="single"/>
            <w:rPrChange w:id="5753" w:author="Visone Rossana (GSE)" w:date="2025-09-09T14:34:00Z">
              <w:rPr>
                <w:u w:val="single"/>
              </w:rPr>
            </w:rPrChange>
          </w:rPr>
          <w:t>società Cooperative sociali</w:t>
        </w:r>
        <w:r w:rsidR="00E608AB" w:rsidRPr="528FD81D">
          <w:rPr>
            <w:rFonts w:cstheme="minorBidi"/>
            <w:sz w:val="22"/>
            <w:szCs w:val="22"/>
            <w:rPrChange w:id="5754" w:author="Visone Rossana (GSE)" w:date="2025-09-09T14:34:00Z">
              <w:rPr/>
            </w:rPrChange>
          </w:rPr>
          <w:t xml:space="preserve"> costituite ai sensi dell</w:t>
        </w:r>
      </w:ins>
      <w:ins w:id="5755" w:author="Visone Rossana (GSE)" w:date="2025-09-24T09:01:00Z">
        <w:r w:rsidR="0039557E" w:rsidRPr="528FD81D">
          <w:rPr>
            <w:rFonts w:cstheme="minorBidi"/>
            <w:sz w:val="22"/>
            <w:szCs w:val="22"/>
          </w:rPr>
          <w:t xml:space="preserve">’art. </w:t>
        </w:r>
      </w:ins>
      <w:ins w:id="5756" w:author="Visone Rossana (GSE)" w:date="2025-09-24T09:02:00Z">
        <w:r w:rsidR="0039557E" w:rsidRPr="528FD81D">
          <w:rPr>
            <w:rFonts w:cstheme="minorBidi"/>
            <w:sz w:val="22"/>
            <w:szCs w:val="22"/>
          </w:rPr>
          <w:t>1</w:t>
        </w:r>
      </w:ins>
      <w:ins w:id="5757" w:author="Santagata Fabiana (GSE)" w:date="2025-10-01T13:33:00Z">
        <w:r w:rsidR="7172F95E" w:rsidRPr="528FD81D">
          <w:rPr>
            <w:rFonts w:cstheme="minorBidi"/>
            <w:sz w:val="22"/>
            <w:szCs w:val="22"/>
          </w:rPr>
          <w:t xml:space="preserve"> </w:t>
        </w:r>
      </w:ins>
      <w:ins w:id="5758" w:author="Visone Rossana (GSE)" w:date="2025-09-24T09:02:00Z">
        <w:r w:rsidR="0039557E" w:rsidRPr="528FD81D">
          <w:rPr>
            <w:rFonts w:cstheme="minorBidi"/>
            <w:sz w:val="22"/>
            <w:szCs w:val="22"/>
          </w:rPr>
          <w:t>della</w:t>
        </w:r>
      </w:ins>
      <w:ins w:id="5759" w:author="Visone Rossana (GSE)" w:date="2025-09-09T10:57:00Z">
        <w:r w:rsidR="00E608AB" w:rsidRPr="528FD81D">
          <w:rPr>
            <w:rFonts w:cstheme="minorBidi"/>
            <w:sz w:val="22"/>
            <w:szCs w:val="22"/>
            <w:rPrChange w:id="5760" w:author="Visone Rossana (GSE)" w:date="2025-09-09T14:34:00Z">
              <w:rPr/>
            </w:rPrChange>
          </w:rPr>
          <w:t xml:space="preserve"> legge n. 381</w:t>
        </w:r>
      </w:ins>
      <w:ins w:id="5761" w:author="Santagata Fabiana (GSE)" w:date="2025-10-01T14:07:00Z">
        <w:r w:rsidR="6073D1C8" w:rsidRPr="528FD81D">
          <w:rPr>
            <w:rFonts w:cstheme="minorBidi"/>
            <w:sz w:val="22"/>
            <w:szCs w:val="22"/>
          </w:rPr>
          <w:t xml:space="preserve"> </w:t>
        </w:r>
      </w:ins>
      <w:ins w:id="5762" w:author="Visone Rossana (GSE)" w:date="2025-09-09T10:57:00Z">
        <w:del w:id="5763" w:author="Santagata Fabiana (GSE)" w:date="2025-10-01T14:07:00Z">
          <w:r w:rsidRPr="528FD81D" w:rsidDel="00E608AB">
            <w:rPr>
              <w:rFonts w:cstheme="minorBidi"/>
              <w:sz w:val="22"/>
              <w:szCs w:val="22"/>
              <w:rPrChange w:id="5764" w:author="Visone Rossana (GSE)" w:date="2025-09-09T14:34:00Z">
                <w:rPr/>
              </w:rPrChange>
            </w:rPr>
            <w:delText>/1</w:delText>
          </w:r>
        </w:del>
      </w:ins>
      <w:ins w:id="5765" w:author="Santagata Fabiana (GSE)" w:date="2025-10-01T14:07:00Z">
        <w:r w:rsidR="27DB09E1" w:rsidRPr="528FD81D">
          <w:rPr>
            <w:rFonts w:cstheme="minorBidi"/>
            <w:sz w:val="22"/>
            <w:szCs w:val="22"/>
          </w:rPr>
          <w:t>del</w:t>
        </w:r>
        <w:r w:rsidR="06EAE896" w:rsidRPr="528FD81D">
          <w:rPr>
            <w:rFonts w:cstheme="minorBidi"/>
            <w:sz w:val="22"/>
            <w:szCs w:val="22"/>
          </w:rPr>
          <w:t xml:space="preserve"> 1</w:t>
        </w:r>
      </w:ins>
      <w:ins w:id="5766" w:author="Visone Rossana (GSE)" w:date="2025-09-09T10:57:00Z">
        <w:r w:rsidR="00E608AB" w:rsidRPr="528FD81D">
          <w:rPr>
            <w:rFonts w:cstheme="minorBidi"/>
            <w:sz w:val="22"/>
            <w:szCs w:val="22"/>
            <w:rPrChange w:id="5767" w:author="Visone Rossana (GSE)" w:date="2025-09-09T14:34:00Z">
              <w:rPr/>
            </w:rPrChange>
          </w:rPr>
          <w:t>991</w:t>
        </w:r>
        <w:del w:id="5768" w:author="Santagata Fabiana (GSE)" w:date="2025-10-01T14:07:00Z">
          <w:r w:rsidRPr="528FD81D" w:rsidDel="00E608AB">
            <w:rPr>
              <w:rFonts w:cstheme="minorBidi"/>
              <w:sz w:val="22"/>
              <w:szCs w:val="22"/>
              <w:rPrChange w:id="5769" w:author="Visone Rossana (GSE)" w:date="2025-09-09T14:34:00Z">
                <w:rPr/>
              </w:rPrChange>
            </w:rPr>
            <w:delText>,</w:delText>
          </w:r>
        </w:del>
        <w:r w:rsidR="00E608AB" w:rsidRPr="528FD81D">
          <w:rPr>
            <w:rFonts w:cstheme="minorBidi"/>
            <w:sz w:val="22"/>
            <w:szCs w:val="22"/>
            <w:rPrChange w:id="5770" w:author="Visone Rossana (GSE)" w:date="2025-09-09T14:34:00Z">
              <w:rPr/>
            </w:rPrChange>
          </w:rPr>
          <w:t xml:space="preserve"> e s</w:t>
        </w:r>
      </w:ins>
      <w:ins w:id="5771" w:author="Santagata Fabiana (GSE)" w:date="2025-10-01T13:33:00Z">
        <w:r w:rsidR="4E4C3B4B" w:rsidRPr="528FD81D">
          <w:rPr>
            <w:rFonts w:cstheme="minorBidi"/>
            <w:sz w:val="22"/>
            <w:szCs w:val="22"/>
          </w:rPr>
          <w:t>s</w:t>
        </w:r>
      </w:ins>
      <w:ins w:id="5772" w:author="Visone Rossana (GSE)" w:date="2025-09-09T10:57:00Z">
        <w:r w:rsidR="00E608AB" w:rsidRPr="528FD81D">
          <w:rPr>
            <w:rFonts w:cstheme="minorBidi"/>
            <w:sz w:val="22"/>
            <w:szCs w:val="22"/>
            <w:rPrChange w:id="5773" w:author="Visone Rossana (GSE)" w:date="2025-09-09T14:34:00Z">
              <w:rPr/>
            </w:rPrChange>
          </w:rPr>
          <w:t>.m</w:t>
        </w:r>
      </w:ins>
      <w:ins w:id="5774" w:author="Santagata Fabiana (GSE)" w:date="2025-10-01T13:33:00Z">
        <w:r w:rsidR="641793CC" w:rsidRPr="528FD81D">
          <w:rPr>
            <w:rFonts w:cstheme="minorBidi"/>
            <w:sz w:val="22"/>
            <w:szCs w:val="22"/>
          </w:rPr>
          <w:t>m</w:t>
        </w:r>
      </w:ins>
      <w:ins w:id="5775" w:author="Visone Rossana (GSE)" w:date="2025-09-09T10:57:00Z">
        <w:r w:rsidR="00E608AB" w:rsidRPr="528FD81D">
          <w:rPr>
            <w:rFonts w:cstheme="minorBidi"/>
            <w:sz w:val="22"/>
            <w:szCs w:val="22"/>
            <w:rPrChange w:id="5776" w:author="Visone Rossana (GSE)" w:date="2025-09-09T14:34:00Z">
              <w:rPr/>
            </w:rPrChange>
          </w:rPr>
          <w:t>.</w:t>
        </w:r>
      </w:ins>
      <w:ins w:id="5777" w:author="Visone Rossana (GSE)" w:date="2025-09-24T09:02:00Z">
        <w:r w:rsidR="0039557E" w:rsidRPr="528FD81D">
          <w:rPr>
            <w:rFonts w:cstheme="minorBidi"/>
            <w:sz w:val="22"/>
            <w:szCs w:val="22"/>
          </w:rPr>
          <w:t>i</w:t>
        </w:r>
      </w:ins>
      <w:ins w:id="5778" w:author="Santagata Fabiana (GSE)" w:date="2025-10-01T13:33:00Z">
        <w:r w:rsidR="2208013B" w:rsidRPr="528FD81D">
          <w:rPr>
            <w:rFonts w:cstheme="minorBidi"/>
            <w:sz w:val="22"/>
            <w:szCs w:val="22"/>
          </w:rPr>
          <w:t>i</w:t>
        </w:r>
      </w:ins>
      <w:ins w:id="5779" w:author="Visone Rossana (GSE)" w:date="2025-09-24T09:02:00Z">
        <w:r w:rsidR="0039557E" w:rsidRPr="528FD81D">
          <w:rPr>
            <w:rFonts w:cstheme="minorBidi"/>
            <w:sz w:val="22"/>
            <w:szCs w:val="22"/>
          </w:rPr>
          <w:t>.</w:t>
        </w:r>
      </w:ins>
      <w:ins w:id="5780" w:author="Visone Rossana (GSE)" w:date="2025-09-09T10:57:00Z">
        <w:r w:rsidR="00E608AB" w:rsidRPr="528FD81D">
          <w:rPr>
            <w:rFonts w:cstheme="minorBidi"/>
            <w:sz w:val="22"/>
            <w:szCs w:val="22"/>
            <w:rPrChange w:id="5781" w:author="Visone Rossana (GSE)" w:date="2025-09-09T14:34:00Z">
              <w:rPr/>
            </w:rPrChange>
          </w:rPr>
          <w:t xml:space="preserve"> e iscritte nei rispettivi albi regionali di cui alla medesima disposizione;</w:t>
        </w:r>
      </w:ins>
    </w:p>
    <w:p w14:paraId="20DACCDF" w14:textId="00D4A184" w:rsidR="00E608AB" w:rsidDel="00623DA8" w:rsidRDefault="18AC6E9F">
      <w:pPr>
        <w:spacing w:before="60" w:after="60" w:line="276" w:lineRule="auto"/>
        <w:jc w:val="both"/>
        <w:rPr>
          <w:del w:id="5782" w:author="Santagata Fabiana (GSE)" w:date="2025-10-01T13:31:00Z" w16du:dateUtc="2025-10-01T13:31:19Z"/>
          <w:rFonts w:cstheme="minorBidi"/>
          <w:sz w:val="22"/>
          <w:szCs w:val="22"/>
        </w:rPr>
      </w:pPr>
      <w:ins w:id="5783" w:author="Santagata Fabiana (GSE)" w:date="2025-10-01T13:30:00Z">
        <w:r w:rsidRPr="528FD81D">
          <w:rPr>
            <w:rFonts w:cstheme="minorBidi"/>
            <w:sz w:val="22"/>
            <w:szCs w:val="22"/>
          </w:rPr>
          <w:t xml:space="preserve">f) </w:t>
        </w:r>
      </w:ins>
      <w:ins w:id="5784" w:author="Visone Rossana (GSE)" w:date="2025-09-09T10:57:00Z">
        <w:r w:rsidR="00E608AB" w:rsidRPr="528FD81D">
          <w:rPr>
            <w:rFonts w:cstheme="minorBidi"/>
            <w:sz w:val="22"/>
            <w:szCs w:val="22"/>
            <w:rPrChange w:id="5785" w:author="Visone Rossana (GSE)" w:date="2025-09-09T14:34:00Z">
              <w:rPr/>
            </w:rPrChange>
          </w:rPr>
          <w:t xml:space="preserve">le </w:t>
        </w:r>
        <w:r w:rsidR="00E608AB" w:rsidRPr="528FD81D">
          <w:rPr>
            <w:rFonts w:cstheme="minorBidi"/>
            <w:sz w:val="22"/>
            <w:szCs w:val="22"/>
            <w:u w:val="single"/>
            <w:rPrChange w:id="5786" w:author="Visone Rossana (GSE)" w:date="2025-09-09T14:34:00Z">
              <w:rPr>
                <w:u w:val="single"/>
              </w:rPr>
            </w:rPrChange>
          </w:rPr>
          <w:t>Cooperative di abitanti</w:t>
        </w:r>
        <w:r w:rsidR="00E608AB" w:rsidRPr="528FD81D">
          <w:rPr>
            <w:rFonts w:cstheme="minorBidi"/>
            <w:sz w:val="22"/>
            <w:szCs w:val="22"/>
            <w:rPrChange w:id="5787" w:author="Visone Rossana (GSE)" w:date="2025-09-09T14:34:00Z">
              <w:rPr/>
            </w:rPrChange>
          </w:rPr>
          <w:t xml:space="preserve"> (legge </w:t>
        </w:r>
      </w:ins>
      <w:ins w:id="5788" w:author="Santagata Fabiana (GSE)" w:date="2025-10-01T13:33:00Z">
        <w:r w:rsidR="2B516D53" w:rsidRPr="528FD81D">
          <w:rPr>
            <w:rFonts w:cstheme="minorBidi"/>
            <w:sz w:val="22"/>
            <w:szCs w:val="22"/>
          </w:rPr>
          <w:t xml:space="preserve">n. </w:t>
        </w:r>
      </w:ins>
      <w:ins w:id="5789" w:author="Visone Rossana (GSE)" w:date="2025-09-09T10:57:00Z">
        <w:r w:rsidR="00E608AB" w:rsidRPr="528FD81D">
          <w:rPr>
            <w:rFonts w:cstheme="minorBidi"/>
            <w:sz w:val="22"/>
            <w:szCs w:val="22"/>
            <w:rPrChange w:id="5790" w:author="Visone Rossana (GSE)" w:date="2025-09-09T14:34:00Z">
              <w:rPr/>
            </w:rPrChange>
          </w:rPr>
          <w:t>164/2014)</w:t>
        </w:r>
      </w:ins>
      <w:ins w:id="5791" w:author="Santagata Fabiana (GSE)" w:date="2025-10-01T13:33:00Z">
        <w:r w:rsidR="3D9DD2C6" w:rsidRPr="528FD81D">
          <w:rPr>
            <w:rFonts w:cstheme="minorBidi"/>
            <w:sz w:val="22"/>
            <w:szCs w:val="22"/>
          </w:rPr>
          <w:t>,</w:t>
        </w:r>
      </w:ins>
      <w:ins w:id="5792" w:author="Visone Rossana (GSE)" w:date="2025-09-09T10:57:00Z">
        <w:r w:rsidR="00E608AB" w:rsidRPr="528FD81D">
          <w:rPr>
            <w:rFonts w:cstheme="minorBidi"/>
            <w:sz w:val="22"/>
            <w:szCs w:val="22"/>
            <w:rPrChange w:id="5793" w:author="Visone Rossana (GSE)" w:date="2025-09-09T14:34:00Z">
              <w:rPr/>
            </w:rPrChange>
          </w:rPr>
          <w:t xml:space="preserve"> iscritte all’Albo nazionale delle società Cooperative edilizie di abitazione e dei loro consorzi</w:t>
        </w:r>
      </w:ins>
      <w:ins w:id="5794" w:author="Santagata Fabiana (GSE)" w:date="2025-10-01T13:33:00Z">
        <w:r w:rsidR="02DD61B9" w:rsidRPr="528FD81D">
          <w:rPr>
            <w:rFonts w:cstheme="minorBidi"/>
            <w:sz w:val="22"/>
            <w:szCs w:val="22"/>
          </w:rPr>
          <w:t>,</w:t>
        </w:r>
      </w:ins>
      <w:ins w:id="5795" w:author="Visone Rossana (GSE)" w:date="2025-09-09T10:57:00Z">
        <w:r w:rsidR="00E608AB" w:rsidRPr="528FD81D">
          <w:rPr>
            <w:rFonts w:cstheme="minorBidi"/>
            <w:sz w:val="22"/>
            <w:szCs w:val="22"/>
            <w:rPrChange w:id="5796" w:author="Visone Rossana (GSE)" w:date="2025-09-09T14:34:00Z">
              <w:rPr/>
            </w:rPrChange>
          </w:rPr>
          <w:t xml:space="preserve"> costituito presso il Ministero dello sviluppo economico in base alla legge n. 5</w:t>
        </w:r>
      </w:ins>
      <w:ins w:id="5797" w:author="Santagata Fabiana (GSE)" w:date="2025-10-01T14:08:00Z">
        <w:r w:rsidR="4FB64B9F" w:rsidRPr="528FD81D">
          <w:rPr>
            <w:rFonts w:cstheme="minorBidi"/>
            <w:sz w:val="22"/>
            <w:szCs w:val="22"/>
          </w:rPr>
          <w:t>9 del 1992</w:t>
        </w:r>
      </w:ins>
      <w:ins w:id="5798" w:author="Visone Rossana (GSE)" w:date="2025-09-09T10:57:00Z">
        <w:del w:id="5799" w:author="Santagata Fabiana (GSE)" w:date="2025-10-01T14:08:00Z">
          <w:r w:rsidRPr="528FD81D" w:rsidDel="00E608AB">
            <w:rPr>
              <w:rFonts w:cstheme="minorBidi"/>
              <w:sz w:val="22"/>
              <w:szCs w:val="22"/>
              <w:rPrChange w:id="5800" w:author="Visone Rossana (GSE)" w:date="2025-09-09T14:34:00Z">
                <w:rPr/>
              </w:rPrChange>
            </w:rPr>
            <w:delText>9/92</w:delText>
          </w:r>
        </w:del>
        <w:r w:rsidR="00E608AB" w:rsidRPr="528FD81D">
          <w:rPr>
            <w:rFonts w:cstheme="minorBidi"/>
            <w:sz w:val="22"/>
            <w:szCs w:val="22"/>
            <w:rPrChange w:id="5801" w:author="Visone Rossana (GSE)" w:date="2025-09-09T14:34:00Z">
              <w:rPr/>
            </w:rPrChange>
          </w:rPr>
          <w:t>;</w:t>
        </w:r>
      </w:ins>
    </w:p>
    <w:p w14:paraId="7B222132" w14:textId="77777777" w:rsidR="00623DA8" w:rsidRPr="008B1DFF" w:rsidRDefault="00623DA8">
      <w:pPr>
        <w:spacing w:before="60" w:after="60" w:line="276" w:lineRule="auto"/>
        <w:jc w:val="both"/>
        <w:rPr>
          <w:ins w:id="5802" w:author="Visone Rossana (GSE)" w:date="2025-10-24T15:47:00Z" w16du:dateUtc="2025-10-24T13:47:00Z"/>
          <w:rFonts w:cstheme="minorBidi"/>
          <w:sz w:val="22"/>
          <w:szCs w:val="22"/>
          <w:rPrChange w:id="5803" w:author="Visone Rossana (GSE)" w:date="2025-09-09T14:34:00Z" w16du:dateUtc="2025-09-09T12:34:00Z">
            <w:rPr>
              <w:ins w:id="5804" w:author="Visone Rossana (GSE)" w:date="2025-10-24T15:47:00Z" w16du:dateUtc="2025-10-24T13:47:00Z"/>
            </w:rPr>
          </w:rPrChange>
        </w:rPr>
        <w:pPrChange w:id="5805" w:author="Visone Rossana (GSE)" w:date="2025-09-09T11:46:00Z" w16du:dateUtc="2025-09-09T09:46:00Z">
          <w:pPr>
            <w:pStyle w:val="Paragrafoelenco"/>
            <w:numPr>
              <w:numId w:val="26"/>
            </w:numPr>
            <w:spacing w:before="60" w:after="60"/>
            <w:ind w:left="761" w:hanging="360"/>
            <w:jc w:val="both"/>
          </w:pPr>
        </w:pPrChange>
      </w:pPr>
    </w:p>
    <w:p w14:paraId="315C6B65" w14:textId="2E9FF5AE" w:rsidR="00217679" w:rsidRDefault="4A87B08A">
      <w:pPr>
        <w:spacing w:before="60" w:after="60" w:line="276" w:lineRule="auto"/>
        <w:jc w:val="both"/>
        <w:rPr>
          <w:ins w:id="5806" w:author="Sala Riunioni 628" w:date="2025-09-24T15:36:00Z" w16du:dateUtc="2025-09-24T13:36:00Z"/>
          <w:rFonts w:cstheme="minorBidi"/>
          <w:sz w:val="22"/>
          <w:szCs w:val="22"/>
        </w:rPr>
        <w:pPrChange w:id="5807" w:author="Santagata Fabiana (GSE)" w:date="2025-10-01T15:31:00Z" w16du:dateUtc="2025-10-01T13:31:00Z">
          <w:pPr>
            <w:pStyle w:val="Paragrafoelenco"/>
            <w:numPr>
              <w:numId w:val="26"/>
            </w:numPr>
            <w:spacing w:before="60" w:after="60" w:line="276" w:lineRule="auto"/>
            <w:ind w:left="761" w:hanging="360"/>
            <w:jc w:val="both"/>
          </w:pPr>
        </w:pPrChange>
      </w:pPr>
      <w:ins w:id="5808" w:author="Santagata Fabiana (GSE)" w:date="2025-10-01T13:32:00Z">
        <w:r w:rsidRPr="528FD81D">
          <w:rPr>
            <w:rFonts w:cstheme="minorBidi"/>
            <w:sz w:val="22"/>
            <w:szCs w:val="22"/>
            <w:u w:val="single"/>
          </w:rPr>
          <w:t>g</w:t>
        </w:r>
      </w:ins>
      <w:ins w:id="5809" w:author="Santagata Fabiana (GSE)" w:date="2025-10-01T13:31:00Z">
        <w:r w:rsidR="15675ACB" w:rsidRPr="528FD81D">
          <w:rPr>
            <w:rFonts w:cstheme="minorBidi"/>
            <w:sz w:val="22"/>
            <w:szCs w:val="22"/>
            <w:u w:val="single"/>
          </w:rPr>
          <w:t>)</w:t>
        </w:r>
        <w:r w:rsidR="15675ACB" w:rsidRPr="528FD81D">
          <w:rPr>
            <w:rFonts w:cstheme="minorBidi"/>
            <w:sz w:val="22"/>
            <w:szCs w:val="22"/>
            <w:rPrChange w:id="5810" w:author="Santagata Fabiana (GSE)" w:date="2025-10-01T14:04:00Z">
              <w:rPr>
                <w:rFonts w:cstheme="minorBidi"/>
                <w:sz w:val="22"/>
                <w:szCs w:val="22"/>
                <w:u w:val="single"/>
              </w:rPr>
            </w:rPrChange>
          </w:rPr>
          <w:t xml:space="preserve"> </w:t>
        </w:r>
      </w:ins>
      <w:ins w:id="5811" w:author="Visone Rossana (GSE)" w:date="2025-09-09T10:57:00Z">
        <w:r w:rsidR="00E608AB" w:rsidRPr="528FD81D">
          <w:rPr>
            <w:rFonts w:cstheme="minorBidi"/>
            <w:sz w:val="22"/>
            <w:szCs w:val="22"/>
            <w:rPrChange w:id="5812" w:author="Sala Riunioni 628" w:date="2025-09-24T15:36:00Z">
              <w:rPr>
                <w:u w:val="single"/>
              </w:rPr>
            </w:rPrChange>
          </w:rPr>
          <w:t xml:space="preserve">le </w:t>
        </w:r>
        <w:r w:rsidR="00E608AB" w:rsidRPr="528FD81D">
          <w:rPr>
            <w:rFonts w:cstheme="minorBidi"/>
            <w:sz w:val="22"/>
            <w:szCs w:val="22"/>
            <w:u w:val="single"/>
            <w:rPrChange w:id="5813" w:author="Sala Riunioni 628" w:date="2025-09-24T15:36:00Z">
              <w:rPr>
                <w:u w:val="single"/>
              </w:rPr>
            </w:rPrChange>
          </w:rPr>
          <w:t xml:space="preserve">società in </w:t>
        </w:r>
        <w:r w:rsidR="00E608AB" w:rsidRPr="528FD81D">
          <w:rPr>
            <w:rFonts w:cstheme="minorBidi"/>
            <w:i/>
            <w:iCs/>
            <w:sz w:val="22"/>
            <w:szCs w:val="22"/>
            <w:u w:val="single"/>
            <w:rPrChange w:id="5814" w:author="Sala Riunioni 628" w:date="2025-09-24T15:36:00Z">
              <w:rPr>
                <w:i/>
                <w:iCs/>
                <w:u w:val="single"/>
              </w:rPr>
            </w:rPrChange>
          </w:rPr>
          <w:t>house</w:t>
        </w:r>
        <w:r w:rsidR="00E608AB" w:rsidRPr="528FD81D">
          <w:rPr>
            <w:rFonts w:cstheme="minorBidi"/>
            <w:sz w:val="22"/>
            <w:szCs w:val="22"/>
            <w:rPrChange w:id="5815" w:author="Sala Riunioni 628" w:date="2025-09-24T15:36:00Z">
              <w:rPr/>
            </w:rPrChange>
          </w:rPr>
          <w:t xml:space="preserve">, </w:t>
        </w:r>
        <w:r w:rsidR="00E608AB" w:rsidRPr="528FD81D">
          <w:rPr>
            <w:rFonts w:cstheme="minorBidi"/>
            <w:sz w:val="22"/>
            <w:szCs w:val="22"/>
            <w:rPrChange w:id="5816" w:author="Visone Rossana (GSE)" w:date="2025-09-25T10:38:00Z">
              <w:rPr>
                <w:highlight w:val="cyan"/>
              </w:rPr>
            </w:rPrChange>
          </w:rPr>
          <w:t>come definite dall’ articolo 2, comma 1, lettera o), del decreto legislativo 19 agosto 2016, n.</w:t>
        </w:r>
      </w:ins>
      <w:ins w:id="5817" w:author="Santagata Fabiana (GSE)" w:date="2025-10-01T13:34:00Z">
        <w:r w:rsidR="199000E5" w:rsidRPr="528FD81D">
          <w:rPr>
            <w:rFonts w:cstheme="minorBidi"/>
            <w:sz w:val="22"/>
            <w:szCs w:val="22"/>
          </w:rPr>
          <w:t xml:space="preserve"> </w:t>
        </w:r>
      </w:ins>
      <w:ins w:id="5818" w:author="Visone Rossana (GSE)" w:date="2025-09-09T10:57:00Z">
        <w:r w:rsidR="00E608AB" w:rsidRPr="528FD81D">
          <w:rPr>
            <w:rFonts w:cstheme="minorBidi"/>
            <w:sz w:val="22"/>
            <w:szCs w:val="22"/>
            <w:rPrChange w:id="5819" w:author="Visone Rossana (GSE)" w:date="2025-09-25T10:38:00Z">
              <w:rPr>
                <w:highlight w:val="cyan"/>
              </w:rPr>
            </w:rPrChange>
          </w:rPr>
          <w:t>175</w:t>
        </w:r>
      </w:ins>
      <w:ins w:id="5820" w:author="Sala Riunioni 628" w:date="2025-09-24T15:36:00Z">
        <w:del w:id="5821" w:author="Visone Rossana (GSE)" w:date="2025-09-25T10:34:00Z">
          <w:r w:rsidRPr="528FD81D" w:rsidDel="00217679">
            <w:rPr>
              <w:rFonts w:cstheme="minorBidi"/>
              <w:sz w:val="22"/>
              <w:szCs w:val="22"/>
            </w:rPr>
            <w:delText xml:space="preserve"> come definite dall’articolo 2, comma 1, lettera o), del decreto legislativo 19 agosto 2016, n.175</w:delText>
          </w:r>
        </w:del>
        <w:r w:rsidR="00217679" w:rsidRPr="528FD81D">
          <w:rPr>
            <w:rFonts w:cstheme="minorBidi"/>
            <w:sz w:val="22"/>
            <w:szCs w:val="22"/>
          </w:rPr>
          <w:t xml:space="preserve">, laddove realizzino gli interventi di cui agli articoli 5 e 8 del </w:t>
        </w:r>
        <w:del w:id="5822" w:author="Santagata Fabiana (GSE)" w:date="2025-10-01T13:34:00Z">
          <w:r w:rsidRPr="528FD81D" w:rsidDel="00217679">
            <w:rPr>
              <w:rFonts w:cstheme="minorBidi"/>
              <w:sz w:val="22"/>
              <w:szCs w:val="22"/>
            </w:rPr>
            <w:delText xml:space="preserve">presente </w:delText>
          </w:r>
        </w:del>
        <w:del w:id="5823" w:author="Visone Rossana (GSE)" w:date="2025-09-25T10:34:00Z">
          <w:r w:rsidRPr="528FD81D" w:rsidDel="00217679">
            <w:rPr>
              <w:rFonts w:cstheme="minorBidi"/>
              <w:sz w:val="22"/>
              <w:szCs w:val="22"/>
            </w:rPr>
            <w:delText>d</w:delText>
          </w:r>
        </w:del>
      </w:ins>
      <w:ins w:id="5824" w:author="Visone Rossana (GSE)" w:date="2025-09-25T10:34:00Z">
        <w:r w:rsidR="00B935DD" w:rsidRPr="528FD81D">
          <w:rPr>
            <w:rFonts w:cstheme="minorBidi"/>
            <w:sz w:val="22"/>
            <w:szCs w:val="22"/>
          </w:rPr>
          <w:t>D</w:t>
        </w:r>
      </w:ins>
      <w:ins w:id="5825" w:author="Sala Riunioni 628" w:date="2025-09-24T15:36:00Z">
        <w:r w:rsidR="00217679" w:rsidRPr="528FD81D">
          <w:rPr>
            <w:rFonts w:cstheme="minorBidi"/>
            <w:sz w:val="22"/>
            <w:szCs w:val="22"/>
          </w:rPr>
          <w:t>ecreto</w:t>
        </w:r>
      </w:ins>
      <w:ins w:id="5826" w:author="Visone Rossana (GSE)" w:date="2025-09-25T10:36:00Z">
        <w:del w:id="5827" w:author="Santagata Fabiana (GSE)" w:date="2025-10-13T09:20:00Z">
          <w:r w:rsidR="00B935DD" w:rsidRPr="528FD81D">
            <w:rPr>
              <w:rFonts w:cstheme="minorBidi"/>
              <w:sz w:val="22"/>
              <w:szCs w:val="22"/>
            </w:rPr>
            <w:delText>,</w:delText>
          </w:r>
        </w:del>
        <w:r w:rsidR="00B935DD" w:rsidRPr="528FD81D">
          <w:rPr>
            <w:rFonts w:cstheme="minorBidi"/>
            <w:sz w:val="22"/>
            <w:szCs w:val="22"/>
          </w:rPr>
          <w:t xml:space="preserve"> sugli immobili dell’amministrazione o delle amministrazioni controllanti;</w:t>
        </w:r>
      </w:ins>
      <w:ins w:id="5828" w:author="Sala Riunioni 628" w:date="2025-09-24T15:36:00Z">
        <w:r w:rsidR="00217679" w:rsidRPr="528FD81D">
          <w:rPr>
            <w:rFonts w:cstheme="minorBidi"/>
            <w:sz w:val="22"/>
            <w:szCs w:val="22"/>
          </w:rPr>
          <w:t xml:space="preserve"> </w:t>
        </w:r>
      </w:ins>
    </w:p>
    <w:p w14:paraId="04F25384" w14:textId="30CEE83A" w:rsidR="00E608AB" w:rsidRPr="00217679" w:rsidDel="00217679" w:rsidRDefault="00E608AB">
      <w:pPr>
        <w:pStyle w:val="Paragrafoelenco"/>
        <w:numPr>
          <w:ilvl w:val="0"/>
          <w:numId w:val="26"/>
        </w:numPr>
        <w:spacing w:before="60" w:after="60" w:line="276" w:lineRule="auto"/>
        <w:ind w:left="761"/>
        <w:jc w:val="both"/>
        <w:rPr>
          <w:ins w:id="5829" w:author="Visone Rossana (GSE)" w:date="2025-09-09T10:57:00Z" w16du:dateUtc="2025-09-09T08:57:00Z"/>
          <w:del w:id="5830" w:author="Sala Riunioni 628" w:date="2025-09-24T15:36:00Z" w16du:dateUtc="2025-09-24T13:36:00Z"/>
          <w:rFonts w:cstheme="minorHAnsi"/>
          <w:sz w:val="22"/>
          <w:szCs w:val="22"/>
          <w:rPrChange w:id="5831" w:author="Sala Riunioni 628" w:date="2025-09-24T15:36:00Z" w16du:dateUtc="2025-09-24T13:36:00Z">
            <w:rPr>
              <w:ins w:id="5832" w:author="Visone Rossana (GSE)" w:date="2025-09-09T10:57:00Z" w16du:dateUtc="2025-09-09T08:57:00Z"/>
              <w:del w:id="5833" w:author="Sala Riunioni 628" w:date="2025-09-24T15:36:00Z" w16du:dateUtc="2025-09-24T13:36:00Z"/>
            </w:rPr>
          </w:rPrChange>
        </w:rPr>
        <w:pPrChange w:id="5834" w:author="Visone Rossana (GSE)" w:date="2025-09-09T11:46:00Z" w16du:dateUtc="2025-09-09T09:46:00Z">
          <w:pPr>
            <w:pStyle w:val="Paragrafoelenco"/>
            <w:numPr>
              <w:numId w:val="26"/>
            </w:numPr>
            <w:spacing w:before="60" w:after="60"/>
            <w:ind w:left="761" w:hanging="360"/>
            <w:jc w:val="both"/>
          </w:pPr>
        </w:pPrChange>
      </w:pPr>
      <w:ins w:id="5835" w:author="Visone Rossana (GSE)" w:date="2025-09-09T10:57:00Z" w16du:dateUtc="2025-09-09T08:57:00Z">
        <w:del w:id="5836" w:author="Sala Riunioni 628" w:date="2025-09-24T15:36:00Z" w16du:dateUtc="2025-09-24T13:36:00Z">
          <w:r w:rsidRPr="00217679" w:rsidDel="00217679">
            <w:rPr>
              <w:rFonts w:cstheme="minorHAnsi"/>
              <w:sz w:val="22"/>
              <w:szCs w:val="22"/>
              <w:rPrChange w:id="5837" w:author="Sala Riunioni 628" w:date="2025-09-24T15:36:00Z" w16du:dateUtc="2025-09-24T13:36:00Z">
                <w:rPr/>
              </w:rPrChange>
            </w:rPr>
            <w:delText>,</w:delText>
          </w:r>
        </w:del>
        <w:del w:id="5838" w:author="Sala Riunioni 628" w:date="2025-09-24T15:35:00Z" w16du:dateUtc="2025-09-24T13:35:00Z">
          <w:r w:rsidRPr="00217679" w:rsidDel="00217679">
            <w:rPr>
              <w:rFonts w:cstheme="minorHAnsi"/>
              <w:sz w:val="22"/>
              <w:szCs w:val="22"/>
              <w:rPrChange w:id="5839" w:author="Sala Riunioni 628" w:date="2025-09-24T15:36:00Z" w16du:dateUtc="2025-09-24T13:36:00Z">
                <w:rPr/>
              </w:rPrChange>
            </w:rPr>
            <w:delText xml:space="preserve"> sulle quali un’Amministrazione esercita un controllo analogo o più Amministrazioni esercitano il controllo analogo congiunto, nelle quali la partecipazione di capitali privati avviene nelle forme di cui all’art. 16, comma 1, del d. lgs. n. 175 del 19 agosto 2016 e che soddisfano il requisito dell’attività prevalente di cui all’art. 16, comma 3, del decreto citato, laddove realizzino gli interventi del Conto Termico sugli immobili dell’Amministrazione o delle Amministrazioni controllanti</w:delText>
          </w:r>
        </w:del>
        <w:del w:id="5840" w:author="Sala Riunioni 628" w:date="2025-09-24T15:36:00Z" w16du:dateUtc="2025-09-24T13:36:00Z">
          <w:r w:rsidRPr="00217679" w:rsidDel="00217679">
            <w:rPr>
              <w:rFonts w:cstheme="minorHAnsi"/>
              <w:sz w:val="22"/>
              <w:szCs w:val="22"/>
              <w:rPrChange w:id="5841" w:author="Sala Riunioni 628" w:date="2025-09-24T15:36:00Z" w16du:dateUtc="2025-09-24T13:36:00Z">
                <w:rPr/>
              </w:rPrChange>
            </w:rPr>
            <w:delText>;</w:delText>
          </w:r>
        </w:del>
      </w:ins>
    </w:p>
    <w:p w14:paraId="5F7AB3E3" w14:textId="051974F4" w:rsidR="00E608AB" w:rsidRPr="00217679" w:rsidRDefault="7EE18D61">
      <w:pPr>
        <w:spacing w:before="60" w:after="60" w:line="276" w:lineRule="auto"/>
        <w:jc w:val="both"/>
        <w:rPr>
          <w:ins w:id="5842" w:author="Visone Rossana (GSE)" w:date="2025-09-09T10:57:00Z" w16du:dateUtc="2025-09-09T08:57:00Z"/>
          <w:rFonts w:cstheme="minorBidi"/>
          <w:sz w:val="22"/>
          <w:szCs w:val="22"/>
          <w:rPrChange w:id="5843" w:author="Sala Riunioni 628" w:date="2025-09-24T15:36:00Z" w16du:dateUtc="2025-09-24T13:36:00Z">
            <w:rPr>
              <w:ins w:id="5844" w:author="Visone Rossana (GSE)" w:date="2025-09-09T10:57:00Z" w16du:dateUtc="2025-09-09T08:57:00Z"/>
            </w:rPr>
          </w:rPrChange>
        </w:rPr>
        <w:pPrChange w:id="5845" w:author="Visone Rossana (GSE)" w:date="2025-09-09T11:46:00Z" w16du:dateUtc="2025-09-09T09:46:00Z">
          <w:pPr>
            <w:pStyle w:val="Paragrafoelenco"/>
            <w:numPr>
              <w:numId w:val="26"/>
            </w:numPr>
            <w:spacing w:before="60" w:after="60"/>
            <w:ind w:left="761" w:hanging="360"/>
            <w:jc w:val="both"/>
          </w:pPr>
        </w:pPrChange>
      </w:pPr>
      <w:ins w:id="5846" w:author="Santagata Fabiana (GSE)" w:date="2025-10-01T13:31:00Z">
        <w:r w:rsidRPr="4A1657DE">
          <w:rPr>
            <w:rFonts w:cstheme="minorBidi"/>
            <w:sz w:val="22"/>
            <w:szCs w:val="22"/>
          </w:rPr>
          <w:t>h)</w:t>
        </w:r>
        <w:r w:rsidRPr="653A089F">
          <w:rPr>
            <w:rFonts w:cstheme="minorBidi"/>
            <w:sz w:val="22"/>
            <w:szCs w:val="22"/>
          </w:rPr>
          <w:t xml:space="preserve"> </w:t>
        </w:r>
      </w:ins>
      <w:ins w:id="5847" w:author="Santagata Fabiana (GSE)" w:date="2025-10-01T13:34:00Z">
        <w:r w:rsidR="5F5EA2E3" w:rsidRPr="653A089F">
          <w:rPr>
            <w:rFonts w:cstheme="minorBidi"/>
            <w:sz w:val="22"/>
            <w:szCs w:val="22"/>
          </w:rPr>
          <w:t>gli</w:t>
        </w:r>
      </w:ins>
      <w:ins w:id="5848" w:author="Santagata Fabiana (GSE)" w:date="2025-10-01T13:31:00Z">
        <w:r w:rsidRPr="4A1657DE">
          <w:rPr>
            <w:rFonts w:cstheme="minorBidi"/>
            <w:sz w:val="22"/>
            <w:szCs w:val="22"/>
          </w:rPr>
          <w:t xml:space="preserve"> </w:t>
        </w:r>
      </w:ins>
      <w:ins w:id="5849" w:author="Visone Rossana (GSE)" w:date="2025-09-09T10:57:00Z" w16du:dateUtc="2025-09-09T08:57:00Z">
        <w:del w:id="5850" w:author="Sala Riunioni 628" w:date="2025-09-24T15:36:00Z" w16du:dateUtc="2025-09-24T13:36:00Z">
          <w:r w:rsidR="00E608AB" w:rsidRPr="653A089F" w:rsidDel="00217679">
            <w:rPr>
              <w:rFonts w:cstheme="minorBidi"/>
              <w:sz w:val="22"/>
              <w:szCs w:val="22"/>
              <w:u w:val="single"/>
              <w:rPrChange w:id="5851" w:author="Sala Riunioni 628" w:date="2025-09-24T15:36:00Z" w16du:dateUtc="2025-09-24T13:36:00Z">
                <w:rPr/>
              </w:rPrChange>
            </w:rPr>
            <w:delText xml:space="preserve">gli </w:delText>
          </w:r>
        </w:del>
        <w:r w:rsidR="00E608AB" w:rsidRPr="653A089F">
          <w:rPr>
            <w:rFonts w:cstheme="minorBidi"/>
            <w:sz w:val="22"/>
            <w:szCs w:val="22"/>
            <w:u w:val="single"/>
            <w:rPrChange w:id="5852" w:author="Sala Riunioni 628" w:date="2025-09-24T15:36:00Z" w16du:dateUtc="2025-09-24T13:36:00Z">
              <w:rPr/>
            </w:rPrChange>
          </w:rPr>
          <w:t>enti contenuti nell’elenco delle amministrazioni pubbliche divulgato dall’Istituto Nazionale di Statistica (ISTAT)</w:t>
        </w:r>
        <w:r w:rsidR="00E608AB" w:rsidRPr="4A1657DE">
          <w:rPr>
            <w:rFonts w:cstheme="minorBidi"/>
            <w:sz w:val="22"/>
            <w:szCs w:val="22"/>
            <w:rPrChange w:id="5853" w:author="Sala Riunioni 628" w:date="2025-09-24T15:36:00Z" w16du:dateUtc="2025-09-24T13:36:00Z">
              <w:rPr/>
            </w:rPrChange>
          </w:rPr>
          <w:t>, secondo quanto previsto dall’articolo 1, comma 3 della Legge 31 dicembre 2009, n. 196;</w:t>
        </w:r>
      </w:ins>
    </w:p>
    <w:p w14:paraId="0153E981" w14:textId="7DC1E5BC" w:rsidR="00E608AB" w:rsidRPr="008B1DFF" w:rsidRDefault="4F05E44C">
      <w:pPr>
        <w:spacing w:before="60" w:after="60" w:line="276" w:lineRule="auto"/>
        <w:jc w:val="both"/>
        <w:rPr>
          <w:ins w:id="5854" w:author="Visone Rossana (GSE)" w:date="2025-09-09T10:57:00Z" w16du:dateUtc="2025-09-09T08:57:00Z"/>
          <w:rFonts w:cstheme="minorBidi"/>
          <w:sz w:val="22"/>
          <w:szCs w:val="22"/>
          <w:rPrChange w:id="5855" w:author="Visone Rossana (GSE)" w:date="2025-09-09T14:34:00Z" w16du:dateUtc="2025-09-09T12:34:00Z">
            <w:rPr>
              <w:ins w:id="5856" w:author="Visone Rossana (GSE)" w:date="2025-09-09T10:57:00Z" w16du:dateUtc="2025-09-09T08:57:00Z"/>
            </w:rPr>
          </w:rPrChange>
        </w:rPr>
        <w:pPrChange w:id="5857" w:author="Visone Rossana (GSE)" w:date="2025-09-09T11:46:00Z" w16du:dateUtc="2025-09-09T09:46:00Z">
          <w:pPr>
            <w:pStyle w:val="Paragrafoelenco"/>
            <w:numPr>
              <w:numId w:val="26"/>
            </w:numPr>
            <w:spacing w:before="60" w:after="60"/>
            <w:ind w:left="761" w:hanging="360"/>
            <w:jc w:val="both"/>
          </w:pPr>
        </w:pPrChange>
      </w:pPr>
      <w:ins w:id="5858" w:author="Santagata Fabiana (GSE)" w:date="2025-10-01T13:32:00Z">
        <w:r w:rsidRPr="7522D0AB">
          <w:rPr>
            <w:rFonts w:cstheme="minorBidi"/>
            <w:sz w:val="22"/>
            <w:szCs w:val="22"/>
          </w:rPr>
          <w:t>i</w:t>
        </w:r>
      </w:ins>
      <w:ins w:id="5859" w:author="Santagata Fabiana (GSE)" w:date="2025-10-01T13:31:00Z">
        <w:r w:rsidR="59F6F922" w:rsidRPr="7522D0AB">
          <w:rPr>
            <w:rFonts w:cstheme="minorBidi"/>
            <w:sz w:val="22"/>
            <w:szCs w:val="22"/>
          </w:rPr>
          <w:t>)</w:t>
        </w:r>
      </w:ins>
      <w:ins w:id="5860" w:author="Santagata Fabiana (GSE)" w:date="2025-10-01T13:32:00Z">
        <w:r w:rsidR="482FD9EB" w:rsidRPr="7522D0AB">
          <w:rPr>
            <w:rFonts w:cstheme="minorBidi"/>
            <w:sz w:val="22"/>
            <w:szCs w:val="22"/>
          </w:rPr>
          <w:t xml:space="preserve"> </w:t>
        </w:r>
      </w:ins>
      <w:ins w:id="5861" w:author="Visone Rossana (GSE)" w:date="2025-09-09T10:57:00Z" w16du:dateUtc="2025-09-09T08:57:00Z">
        <w:r w:rsidR="00E608AB" w:rsidRPr="4A1657DE">
          <w:rPr>
            <w:rFonts w:cstheme="minorBidi"/>
            <w:sz w:val="22"/>
            <w:szCs w:val="22"/>
            <w:rPrChange w:id="5862" w:author="Visone Rossana (GSE)" w:date="2025-09-09T14:34:00Z" w16du:dateUtc="2025-09-09T12:34:00Z">
              <w:rPr/>
            </w:rPrChange>
          </w:rPr>
          <w:t xml:space="preserve">i </w:t>
        </w:r>
        <w:r w:rsidR="00E608AB" w:rsidRPr="653A089F">
          <w:rPr>
            <w:rFonts w:cstheme="minorBidi"/>
            <w:sz w:val="22"/>
            <w:szCs w:val="22"/>
            <w:u w:val="single"/>
            <w:rPrChange w:id="5863" w:author="Visone Rossana (GSE)" w:date="2025-09-09T14:34:00Z" w16du:dateUtc="2025-09-09T12:34:00Z">
              <w:rPr/>
            </w:rPrChange>
          </w:rPr>
          <w:t>c</w:t>
        </w:r>
        <w:commentRangeStart w:id="5864"/>
        <w:r w:rsidR="00E608AB" w:rsidRPr="653A089F">
          <w:rPr>
            <w:rFonts w:cstheme="minorBidi"/>
            <w:sz w:val="22"/>
            <w:szCs w:val="22"/>
            <w:u w:val="single"/>
            <w:rPrChange w:id="5865" w:author="Visone Rossana (GSE)" w:date="2025-09-09T14:34:00Z" w16du:dateUtc="2025-09-09T12:34:00Z">
              <w:rPr/>
            </w:rPrChange>
          </w:rPr>
          <w:t>oncessionar</w:t>
        </w:r>
        <w:r w:rsidR="00E608AB" w:rsidRPr="2C17A3B6">
          <w:rPr>
            <w:rFonts w:cstheme="minorBidi"/>
            <w:sz w:val="22"/>
            <w:szCs w:val="22"/>
            <w:u w:val="single"/>
            <w:rPrChange w:id="5866" w:author="Visone Rossana (GSE)" w:date="2025-09-09T14:34:00Z" w16du:dateUtc="2025-09-09T12:34:00Z">
              <w:rPr/>
            </w:rPrChange>
          </w:rPr>
          <w:t xml:space="preserve">i </w:t>
        </w:r>
      </w:ins>
      <w:commentRangeEnd w:id="5864"/>
      <w:r w:rsidR="00E608AB" w:rsidRPr="4A1657DE">
        <w:rPr>
          <w:rStyle w:val="Rimandocommento"/>
          <w:rFonts w:cstheme="minorBidi"/>
          <w:sz w:val="22"/>
          <w:szCs w:val="22"/>
          <w:rPrChange w:id="5867" w:author="Visone Rossana (GSE)" w:date="2025-09-09T14:34:00Z" w16du:dateUtc="2025-09-09T12:34:00Z">
            <w:rPr>
              <w:rStyle w:val="Rimandocommento"/>
              <w:sz w:val="24"/>
            </w:rPr>
          </w:rPrChange>
        </w:rPr>
        <w:commentReference w:id="5864"/>
      </w:r>
      <w:ins w:id="5868" w:author="Visone Rossana (GSE)" w:date="2025-09-09T10:57:00Z" w16du:dateUtc="2025-09-09T08:57:00Z">
        <w:r w:rsidR="00E608AB" w:rsidRPr="4A1657DE">
          <w:rPr>
            <w:rFonts w:cstheme="minorBidi"/>
            <w:sz w:val="22"/>
            <w:szCs w:val="22"/>
            <w:rPrChange w:id="5869" w:author="Visone Rossana (GSE)" w:date="2025-09-09T14:34:00Z" w16du:dateUtc="2025-09-09T12:34:00Z">
              <w:rPr/>
            </w:rPrChange>
          </w:rPr>
          <w:t>che gestiscono servizi pubblici utilizzando immobili di Enti territoriali o locali.</w:t>
        </w:r>
      </w:ins>
      <w:ins w:id="5870" w:author="Sala Riunioni 628" w:date="2025-09-24T15:39:00Z" w16du:dateUtc="2025-09-24T13:39:00Z">
        <w:r w:rsidR="00217679" w:rsidRPr="4A1657DE">
          <w:rPr>
            <w:rFonts w:cstheme="minorBidi"/>
            <w:sz w:val="22"/>
            <w:szCs w:val="22"/>
          </w:rPr>
          <w:t xml:space="preserve"> </w:t>
        </w:r>
        <w:del w:id="5871" w:author="Visone Rossana (GSE)" w:date="2025-09-25T10:36:00Z" w16du:dateUtc="2025-09-25T08:36:00Z">
          <w:r w:rsidR="00217679" w:rsidRPr="4A1657DE" w:rsidDel="00B935DD">
            <w:rPr>
              <w:rFonts w:cstheme="minorBidi"/>
              <w:sz w:val="22"/>
              <w:szCs w:val="22"/>
            </w:rPr>
            <w:delText>DSAN</w:delText>
          </w:r>
        </w:del>
      </w:ins>
    </w:p>
    <w:p w14:paraId="471F14AF" w14:textId="128F8FF6" w:rsidR="00184F00" w:rsidRDefault="00184F00" w:rsidP="528FD81D">
      <w:pPr>
        <w:pStyle w:val="NORMALEGSE"/>
        <w:spacing w:after="120" w:line="276" w:lineRule="auto"/>
        <w:jc w:val="both"/>
        <w:rPr>
          <w:ins w:id="5872" w:author="Santagata Fabiana (GSE)" w:date="2025-10-01T14:06:00Z" w16du:dateUtc="2025-10-01T14:06:04Z"/>
          <w:rFonts w:asciiTheme="minorHAnsi" w:hAnsiTheme="minorHAnsi" w:cstheme="minorBidi"/>
          <w:sz w:val="22"/>
          <w:szCs w:val="22"/>
        </w:rPr>
      </w:pPr>
      <w:ins w:id="5873" w:author="Visone Rossana (GSE)" w:date="2025-09-25T10:40:00Z">
        <w:del w:id="5874" w:author="Santagata Fabiana (GSE)" w:date="2025-10-01T14:01:00Z">
          <w:r w:rsidRPr="528FD81D" w:rsidDel="00184F00">
            <w:rPr>
              <w:rFonts w:asciiTheme="minorHAnsi" w:hAnsiTheme="minorHAnsi" w:cstheme="minorBidi"/>
              <w:sz w:val="22"/>
              <w:szCs w:val="22"/>
            </w:rPr>
            <w:delText>In fase di trasmissione d</w:delText>
          </w:r>
        </w:del>
      </w:ins>
      <w:ins w:id="5875" w:author="Santagata Fabiana (GSE)" w:date="2025-10-01T14:01:00Z">
        <w:r w:rsidR="307090F2" w:rsidRPr="528FD81D">
          <w:rPr>
            <w:rFonts w:asciiTheme="minorHAnsi" w:hAnsiTheme="minorHAnsi" w:cstheme="minorBidi"/>
            <w:sz w:val="22"/>
            <w:szCs w:val="22"/>
          </w:rPr>
          <w:t>N</w:t>
        </w:r>
      </w:ins>
      <w:ins w:id="5876" w:author="Visone Rossana (GSE)" w:date="2025-09-25T10:40:00Z">
        <w:r w:rsidRPr="528FD81D">
          <w:rPr>
            <w:rFonts w:asciiTheme="minorHAnsi" w:hAnsiTheme="minorHAnsi" w:cstheme="minorBidi"/>
            <w:sz w:val="22"/>
            <w:szCs w:val="22"/>
          </w:rPr>
          <w:t>ella richiesta d</w:t>
        </w:r>
      </w:ins>
      <w:ins w:id="5877" w:author="Santagata Fabiana (GSE)" w:date="2025-10-01T13:59:00Z">
        <w:r w:rsidR="48A477B4" w:rsidRPr="528FD81D">
          <w:rPr>
            <w:rFonts w:asciiTheme="minorHAnsi" w:hAnsiTheme="minorHAnsi" w:cstheme="minorBidi"/>
            <w:sz w:val="22"/>
            <w:szCs w:val="22"/>
          </w:rPr>
          <w:t>i accesso a</w:t>
        </w:r>
      </w:ins>
      <w:ins w:id="5878" w:author="Santagata Fabiana (GSE)" w:date="2025-10-01T14:01:00Z">
        <w:r w:rsidR="661F6168" w:rsidRPr="528FD81D">
          <w:rPr>
            <w:rFonts w:asciiTheme="minorHAnsi" w:hAnsiTheme="minorHAnsi" w:cstheme="minorBidi"/>
            <w:sz w:val="22"/>
            <w:szCs w:val="22"/>
          </w:rPr>
          <w:t xml:space="preserve">gli </w:t>
        </w:r>
      </w:ins>
      <w:ins w:id="5879" w:author="Visone Rossana (GSE)" w:date="2025-09-25T10:40:00Z">
        <w:del w:id="5880" w:author="Santagata Fabiana (GSE)" w:date="2025-10-01T14:01:00Z">
          <w:r w:rsidRPr="528FD81D" w:rsidDel="00184F00">
            <w:rPr>
              <w:rFonts w:asciiTheme="minorHAnsi" w:hAnsiTheme="minorHAnsi" w:cstheme="minorBidi"/>
              <w:sz w:val="22"/>
              <w:szCs w:val="22"/>
            </w:rPr>
            <w:delText>’</w:delText>
          </w:r>
        </w:del>
        <w:r w:rsidRPr="528FD81D">
          <w:rPr>
            <w:rFonts w:asciiTheme="minorHAnsi" w:hAnsiTheme="minorHAnsi" w:cstheme="minorBidi"/>
            <w:sz w:val="22"/>
            <w:szCs w:val="22"/>
          </w:rPr>
          <w:t>incentiv</w:t>
        </w:r>
      </w:ins>
      <w:ins w:id="5881" w:author="Santagata Fabiana (GSE)" w:date="2025-10-01T14:01:00Z">
        <w:r w:rsidR="2CB82665" w:rsidRPr="528FD81D">
          <w:rPr>
            <w:rFonts w:asciiTheme="minorHAnsi" w:hAnsiTheme="minorHAnsi" w:cstheme="minorBidi"/>
            <w:sz w:val="22"/>
            <w:szCs w:val="22"/>
          </w:rPr>
          <w:t>i</w:t>
        </w:r>
      </w:ins>
      <w:ins w:id="5882" w:author="Visone Rossana (GSE)" w:date="2025-09-25T10:40:00Z">
        <w:del w:id="5883" w:author="Santagata Fabiana (GSE)" w:date="2025-10-01T14:01:00Z">
          <w:r w:rsidRPr="528FD81D" w:rsidDel="00184F00">
            <w:rPr>
              <w:rFonts w:asciiTheme="minorHAnsi" w:hAnsiTheme="minorHAnsi" w:cstheme="minorBidi"/>
              <w:sz w:val="22"/>
              <w:szCs w:val="22"/>
            </w:rPr>
            <w:delText>o</w:delText>
          </w:r>
        </w:del>
        <w:r w:rsidRPr="528FD81D">
          <w:rPr>
            <w:rFonts w:asciiTheme="minorHAnsi" w:hAnsiTheme="minorHAnsi" w:cstheme="minorBidi"/>
            <w:sz w:val="22"/>
            <w:szCs w:val="22"/>
          </w:rPr>
          <w:t>,</w:t>
        </w:r>
      </w:ins>
      <w:ins w:id="5884" w:author="Visone Rossana (GSE)" w:date="2025-09-25T10:53:00Z">
        <w:r w:rsidR="00D25F5F" w:rsidRPr="528FD81D">
          <w:rPr>
            <w:rFonts w:asciiTheme="minorHAnsi" w:hAnsiTheme="minorHAnsi" w:cstheme="minorBidi"/>
            <w:sz w:val="22"/>
            <w:szCs w:val="22"/>
          </w:rPr>
          <w:t xml:space="preserve"> l</w:t>
        </w:r>
      </w:ins>
      <w:ins w:id="5885" w:author="Santagata Fabiana (GSE)" w:date="2025-10-01T13:37:00Z">
        <w:r w:rsidR="520E7770" w:rsidRPr="528FD81D">
          <w:rPr>
            <w:rFonts w:asciiTheme="minorHAnsi" w:hAnsiTheme="minorHAnsi" w:cstheme="minorBidi"/>
            <w:sz w:val="22"/>
            <w:szCs w:val="22"/>
          </w:rPr>
          <w:t xml:space="preserve">a Pubblica Amministrazione </w:t>
        </w:r>
      </w:ins>
      <w:ins w:id="5886" w:author="Visone Rossana (GSE)" w:date="2025-09-25T10:53:00Z">
        <w:del w:id="5887" w:author="Santagata Fabiana (GSE)" w:date="2025-10-01T13:59:00Z">
          <w:r w:rsidRPr="528FD81D" w:rsidDel="00184F00">
            <w:rPr>
              <w:rFonts w:asciiTheme="minorHAnsi" w:hAnsiTheme="minorHAnsi" w:cstheme="minorBidi"/>
              <w:sz w:val="22"/>
              <w:szCs w:val="22"/>
            </w:rPr>
            <w:delText>’ente</w:delText>
          </w:r>
        </w:del>
      </w:ins>
      <w:ins w:id="5888" w:author="Visone Rossana (GSE)" w:date="2025-09-25T10:44:00Z">
        <w:del w:id="5889" w:author="Santagata Fabiana (GSE)" w:date="2025-10-01T13:59:00Z">
          <w:r w:rsidRPr="528FD81D" w:rsidDel="00184F00">
            <w:rPr>
              <w:rFonts w:asciiTheme="minorHAnsi" w:hAnsiTheme="minorHAnsi" w:cstheme="minorBidi"/>
              <w:sz w:val="22"/>
              <w:szCs w:val="22"/>
            </w:rPr>
            <w:delText xml:space="preserve"> </w:delText>
          </w:r>
        </w:del>
      </w:ins>
      <w:ins w:id="5890" w:author="Visone Rossana (GSE)" w:date="2025-09-25T10:42:00Z">
        <w:r w:rsidRPr="528FD81D">
          <w:rPr>
            <w:rFonts w:asciiTheme="minorHAnsi" w:hAnsiTheme="minorHAnsi" w:cstheme="minorBidi"/>
            <w:sz w:val="22"/>
            <w:szCs w:val="22"/>
          </w:rPr>
          <w:t>d</w:t>
        </w:r>
      </w:ins>
      <w:ins w:id="5891" w:author="Visone Rossana (GSE)" w:date="2025-09-25T10:40:00Z">
        <w:r w:rsidRPr="528FD81D">
          <w:rPr>
            <w:rFonts w:asciiTheme="minorHAnsi" w:hAnsiTheme="minorHAnsi" w:cstheme="minorBidi"/>
            <w:sz w:val="22"/>
            <w:szCs w:val="22"/>
          </w:rPr>
          <w:t>ovrà dichiarare</w:t>
        </w:r>
      </w:ins>
      <w:ins w:id="5892" w:author="Visone Rossana (GSE)" w:date="2025-09-25T10:56:00Z">
        <w:r w:rsidR="002832A2" w:rsidRPr="528FD81D">
          <w:rPr>
            <w:rFonts w:asciiTheme="minorHAnsi" w:hAnsiTheme="minorHAnsi" w:cstheme="minorBidi"/>
            <w:sz w:val="22"/>
            <w:szCs w:val="22"/>
          </w:rPr>
          <w:t>,</w:t>
        </w:r>
      </w:ins>
      <w:ins w:id="5893" w:author="Visone Rossana (GSE)" w:date="2025-09-25T10:40:00Z">
        <w:r w:rsidRPr="528FD81D">
          <w:rPr>
            <w:rFonts w:asciiTheme="minorHAnsi" w:hAnsiTheme="minorHAnsi" w:cstheme="minorBidi"/>
            <w:sz w:val="22"/>
            <w:szCs w:val="22"/>
          </w:rPr>
          <w:t xml:space="preserve"> </w:t>
        </w:r>
      </w:ins>
      <w:ins w:id="5894" w:author="Visone Rossana (GSE)" w:date="2025-09-25T10:42:00Z">
        <w:del w:id="5895" w:author="Santagata Fabiana (GSE)" w:date="2025-10-01T14:02:00Z">
          <w:r w:rsidRPr="528FD81D" w:rsidDel="00184F00">
            <w:rPr>
              <w:rFonts w:asciiTheme="minorHAnsi" w:hAnsiTheme="minorHAnsi" w:cstheme="minorBidi"/>
              <w:sz w:val="22"/>
              <w:szCs w:val="22"/>
            </w:rPr>
            <w:delText xml:space="preserve">sul Portaltermico e </w:delText>
          </w:r>
        </w:del>
      </w:ins>
      <w:ins w:id="5896" w:author="Visone Rossana (GSE)" w:date="2025-09-25T10:40:00Z">
        <w:del w:id="5897" w:author="Santagata Fabiana (GSE)" w:date="2025-10-01T14:02:00Z">
          <w:r w:rsidRPr="528FD81D" w:rsidDel="00184F00">
            <w:rPr>
              <w:rFonts w:asciiTheme="minorHAnsi" w:hAnsiTheme="minorHAnsi" w:cstheme="minorBidi"/>
              <w:sz w:val="22"/>
              <w:szCs w:val="22"/>
            </w:rPr>
            <w:delText>tramite DSAN</w:delText>
          </w:r>
        </w:del>
      </w:ins>
      <w:ins w:id="5898" w:author="Visone Rossana (GSE)" w:date="2025-09-25T10:56:00Z">
        <w:del w:id="5899" w:author="Santagata Fabiana (GSE)" w:date="2025-10-01T14:02:00Z">
          <w:r w:rsidRPr="528FD81D" w:rsidDel="00184F00">
            <w:rPr>
              <w:rFonts w:asciiTheme="minorHAnsi" w:hAnsiTheme="minorHAnsi" w:cstheme="minorBidi"/>
              <w:sz w:val="22"/>
              <w:szCs w:val="22"/>
            </w:rPr>
            <w:delText xml:space="preserve"> redatta in conformità</w:delText>
          </w:r>
        </w:del>
      </w:ins>
      <w:ins w:id="5900" w:author="Santagata Fabiana (GSE)" w:date="2025-10-01T14:02:00Z">
        <w:r w:rsidR="729E949D" w:rsidRPr="528FD81D">
          <w:rPr>
            <w:rFonts w:asciiTheme="minorHAnsi" w:hAnsiTheme="minorHAnsi" w:cstheme="minorBidi"/>
            <w:sz w:val="22"/>
            <w:szCs w:val="22"/>
          </w:rPr>
          <w:t>adoperando</w:t>
        </w:r>
      </w:ins>
      <w:ins w:id="5901" w:author="Visone Rossana (GSE)" w:date="2025-09-25T10:56:00Z">
        <w:r w:rsidR="002832A2" w:rsidRPr="528FD81D">
          <w:rPr>
            <w:rFonts w:asciiTheme="minorHAnsi" w:hAnsiTheme="minorHAnsi" w:cstheme="minorBidi"/>
            <w:sz w:val="22"/>
            <w:szCs w:val="22"/>
          </w:rPr>
          <w:t xml:space="preserve"> </w:t>
        </w:r>
      </w:ins>
      <w:ins w:id="5902" w:author="Santagata Fabiana (GSE)" w:date="2025-10-01T14:02:00Z">
        <w:r w:rsidR="4A2D4FD7" w:rsidRPr="528FD81D">
          <w:rPr>
            <w:rFonts w:asciiTheme="minorHAnsi" w:hAnsiTheme="minorHAnsi" w:cstheme="minorBidi"/>
            <w:sz w:val="22"/>
            <w:szCs w:val="22"/>
          </w:rPr>
          <w:t>i</w:t>
        </w:r>
      </w:ins>
      <w:ins w:id="5903" w:author="Visone Rossana (GSE)" w:date="2025-09-25T10:56:00Z">
        <w:del w:id="5904" w:author="Santagata Fabiana (GSE)" w:date="2025-10-01T14:02:00Z">
          <w:r w:rsidRPr="528FD81D" w:rsidDel="00184F00">
            <w:rPr>
              <w:rFonts w:asciiTheme="minorHAnsi" w:hAnsiTheme="minorHAnsi" w:cstheme="minorBidi"/>
              <w:sz w:val="22"/>
              <w:szCs w:val="22"/>
            </w:rPr>
            <w:delText>a</w:delText>
          </w:r>
        </w:del>
        <w:r w:rsidR="002832A2" w:rsidRPr="528FD81D">
          <w:rPr>
            <w:rFonts w:asciiTheme="minorHAnsi" w:hAnsiTheme="minorHAnsi" w:cstheme="minorBidi"/>
            <w:sz w:val="22"/>
            <w:szCs w:val="22"/>
          </w:rPr>
          <w:t>l modello</w:t>
        </w:r>
      </w:ins>
      <w:ins w:id="5905" w:author="Santagata Fabiana (GSE)" w:date="2025-10-01T14:02:00Z">
        <w:r w:rsidR="4E8A229E" w:rsidRPr="528FD81D">
          <w:rPr>
            <w:rFonts w:asciiTheme="minorHAnsi" w:hAnsiTheme="minorHAnsi" w:cstheme="minorBidi"/>
            <w:sz w:val="22"/>
            <w:szCs w:val="22"/>
          </w:rPr>
          <w:t xml:space="preserve"> di dichiarazione</w:t>
        </w:r>
      </w:ins>
      <w:ins w:id="5906" w:author="Visone Rossana (GSE)" w:date="2025-09-25T10:56:00Z">
        <w:r w:rsidR="002832A2" w:rsidRPr="528FD81D">
          <w:rPr>
            <w:rFonts w:asciiTheme="minorHAnsi" w:hAnsiTheme="minorHAnsi" w:cstheme="minorBidi"/>
            <w:sz w:val="22"/>
            <w:szCs w:val="22"/>
          </w:rPr>
          <w:t xml:space="preserve"> </w:t>
        </w:r>
        <w:r w:rsidR="002832A2" w:rsidRPr="528FD81D">
          <w:rPr>
            <w:rFonts w:asciiTheme="minorHAnsi" w:hAnsiTheme="minorHAnsi" w:cstheme="minorBidi"/>
            <w:sz w:val="22"/>
            <w:szCs w:val="22"/>
            <w:highlight w:val="yellow"/>
          </w:rPr>
          <w:t>X</w:t>
        </w:r>
        <w:r w:rsidR="002832A2" w:rsidRPr="528FD81D">
          <w:rPr>
            <w:rFonts w:asciiTheme="minorHAnsi" w:hAnsiTheme="minorHAnsi" w:cstheme="minorBidi"/>
            <w:sz w:val="22"/>
            <w:szCs w:val="22"/>
          </w:rPr>
          <w:t>,</w:t>
        </w:r>
      </w:ins>
      <w:ins w:id="5907" w:author="Visone Rossana (GSE)" w:date="2025-09-25T10:42:00Z">
        <w:r w:rsidRPr="528FD81D">
          <w:rPr>
            <w:rFonts w:asciiTheme="minorHAnsi" w:hAnsiTheme="minorHAnsi" w:cstheme="minorBidi"/>
            <w:sz w:val="22"/>
            <w:szCs w:val="22"/>
          </w:rPr>
          <w:t xml:space="preserve"> </w:t>
        </w:r>
        <w:del w:id="5908" w:author="Santagata Fabiana (GSE)" w:date="2025-10-01T14:00:00Z">
          <w:r w:rsidRPr="528FD81D" w:rsidDel="00184F00">
            <w:rPr>
              <w:rFonts w:asciiTheme="minorHAnsi" w:hAnsiTheme="minorHAnsi" w:cstheme="minorBidi"/>
              <w:sz w:val="22"/>
              <w:szCs w:val="22"/>
            </w:rPr>
            <w:delText>la riconduzione</w:delText>
          </w:r>
        </w:del>
      </w:ins>
      <w:ins w:id="5909" w:author="Santagata Fabiana (GSE)" w:date="2025-10-01T14:00:00Z">
        <w:r w:rsidR="3F214555" w:rsidRPr="528FD81D">
          <w:rPr>
            <w:rFonts w:asciiTheme="minorHAnsi" w:hAnsiTheme="minorHAnsi" w:cstheme="minorBidi"/>
            <w:sz w:val="22"/>
            <w:szCs w:val="22"/>
          </w:rPr>
          <w:t xml:space="preserve">di </w:t>
        </w:r>
      </w:ins>
      <w:ins w:id="5910" w:author="Santagata Fabiana (GSE)" w:date="2025-10-01T14:05:00Z">
        <w:r w:rsidR="19BACD65" w:rsidRPr="528FD81D">
          <w:rPr>
            <w:rFonts w:asciiTheme="minorHAnsi" w:hAnsiTheme="minorHAnsi" w:cstheme="minorBidi"/>
            <w:sz w:val="22"/>
            <w:szCs w:val="22"/>
          </w:rPr>
          <w:t>ricadere in</w:t>
        </w:r>
      </w:ins>
      <w:ins w:id="5911" w:author="Santagata Fabiana (GSE)" w:date="2025-10-01T14:00:00Z">
        <w:r w:rsidR="3F214555" w:rsidRPr="528FD81D">
          <w:rPr>
            <w:rFonts w:asciiTheme="minorHAnsi" w:hAnsiTheme="minorHAnsi" w:cstheme="minorBidi"/>
            <w:sz w:val="22"/>
            <w:szCs w:val="22"/>
          </w:rPr>
          <w:t xml:space="preserve"> una delle categorie</w:t>
        </w:r>
      </w:ins>
      <w:ins w:id="5912" w:author="Santagata Fabiana (GSE)" w:date="2025-10-01T14:03:00Z">
        <w:r w:rsidR="1954A44E" w:rsidRPr="528FD81D">
          <w:rPr>
            <w:rFonts w:asciiTheme="minorHAnsi" w:hAnsiTheme="minorHAnsi" w:cstheme="minorBidi"/>
            <w:sz w:val="22"/>
            <w:szCs w:val="22"/>
          </w:rPr>
          <w:t xml:space="preserve"> </w:t>
        </w:r>
      </w:ins>
      <w:ins w:id="5913" w:author="Visone Rossana (GSE)" w:date="2025-09-25T10:44:00Z">
        <w:del w:id="5914" w:author="Santagata Fabiana (GSE)" w:date="2025-10-01T14:00:00Z">
          <w:r w:rsidRPr="528FD81D" w:rsidDel="00184F00">
            <w:rPr>
              <w:rFonts w:asciiTheme="minorHAnsi" w:hAnsiTheme="minorHAnsi" w:cstheme="minorBidi"/>
              <w:sz w:val="22"/>
              <w:szCs w:val="22"/>
            </w:rPr>
            <w:delText xml:space="preserve"> a</w:delText>
          </w:r>
        </w:del>
      </w:ins>
      <w:ins w:id="5915" w:author="Santagata Fabiana (GSE)" w:date="2025-10-01T14:00:00Z">
        <w:r w:rsidR="5BDB1EC5" w:rsidRPr="528FD81D">
          <w:rPr>
            <w:rFonts w:asciiTheme="minorHAnsi" w:hAnsiTheme="minorHAnsi" w:cstheme="minorBidi"/>
            <w:sz w:val="22"/>
            <w:szCs w:val="22"/>
          </w:rPr>
          <w:t xml:space="preserve">di cui all’art. 2, comma 1, lett. </w:t>
        </w:r>
      </w:ins>
      <w:ins w:id="5916" w:author="Santagata Fabiana (GSE)" w:date="2025-10-01T14:01:00Z">
        <w:r w:rsidR="5BDB1EC5" w:rsidRPr="5291482A">
          <w:rPr>
            <w:rFonts w:asciiTheme="minorHAnsi" w:hAnsiTheme="minorHAnsi" w:cstheme="minorBidi"/>
            <w:sz w:val="22"/>
            <w:szCs w:val="22"/>
          </w:rPr>
          <w:t>c</w:t>
        </w:r>
      </w:ins>
      <w:ins w:id="5917" w:author="Santagata Fabiana (GSE)" w:date="2025-10-01T14:00:00Z">
        <w:r w:rsidR="5BDB1EC5" w:rsidRPr="5291482A">
          <w:rPr>
            <w:rFonts w:asciiTheme="minorHAnsi" w:hAnsiTheme="minorHAnsi" w:cstheme="minorBidi"/>
            <w:sz w:val="22"/>
            <w:szCs w:val="22"/>
          </w:rPr>
          <w:t>) del Decreto</w:t>
        </w:r>
      </w:ins>
      <w:ins w:id="5918" w:author="Visone Rossana (GSE)" w:date="2025-09-25T10:45:00Z">
        <w:del w:id="5919" w:author="Santagata Fabiana (GSE)" w:date="2025-10-13T09:21:00Z">
          <w:r w:rsidRPr="5291482A" w:rsidDel="00184F00">
            <w:rPr>
              <w:rFonts w:asciiTheme="minorHAnsi" w:hAnsiTheme="minorHAnsi" w:cstheme="minorBidi"/>
              <w:sz w:val="22"/>
              <w:szCs w:val="22"/>
            </w:rPr>
            <w:delText>d</w:delText>
          </w:r>
        </w:del>
        <w:del w:id="5920" w:author="Santagata Fabiana (GSE)" w:date="2025-10-01T14:01:00Z">
          <w:r w:rsidRPr="528FD81D" w:rsidDel="00184F00">
            <w:rPr>
              <w:rFonts w:asciiTheme="minorHAnsi" w:hAnsiTheme="minorHAnsi" w:cstheme="minorBidi"/>
              <w:sz w:val="22"/>
              <w:szCs w:val="22"/>
            </w:rPr>
            <w:delText xml:space="preserve"> una</w:delText>
          </w:r>
        </w:del>
      </w:ins>
      <w:ins w:id="5921" w:author="Visone Rossana (GSE)" w:date="2025-09-25T10:46:00Z">
        <w:del w:id="5922" w:author="Santagata Fabiana (GSE)" w:date="2025-10-01T14:01:00Z">
          <w:r w:rsidRPr="528FD81D" w:rsidDel="00184F00">
            <w:rPr>
              <w:rFonts w:asciiTheme="minorHAnsi" w:hAnsiTheme="minorHAnsi" w:cstheme="minorBidi"/>
              <w:sz w:val="22"/>
              <w:szCs w:val="22"/>
            </w:rPr>
            <w:delText xml:space="preserve"> delle </w:delText>
          </w:r>
        </w:del>
      </w:ins>
      <w:ins w:id="5923" w:author="Visone Rossana (GSE)" w:date="2025-09-25T10:50:00Z">
        <w:del w:id="5924" w:author="Santagata Fabiana (GSE)" w:date="2025-10-01T14:01:00Z">
          <w:r w:rsidRPr="528FD81D" w:rsidDel="00184F00">
            <w:rPr>
              <w:rFonts w:asciiTheme="minorHAnsi" w:hAnsiTheme="minorHAnsi" w:cstheme="minorBidi"/>
              <w:sz w:val="22"/>
              <w:szCs w:val="22"/>
            </w:rPr>
            <w:delText>p</w:delText>
          </w:r>
        </w:del>
      </w:ins>
      <w:ins w:id="5925" w:author="Visone Rossana (GSE)" w:date="2025-09-25T10:45:00Z">
        <w:del w:id="5926" w:author="Santagata Fabiana (GSE)" w:date="2025-10-01T14:01:00Z">
          <w:r w:rsidRPr="528FD81D" w:rsidDel="00184F00">
            <w:rPr>
              <w:rFonts w:asciiTheme="minorHAnsi" w:hAnsiTheme="minorHAnsi" w:cstheme="minorBidi"/>
              <w:sz w:val="22"/>
              <w:szCs w:val="22"/>
            </w:rPr>
            <w:delText>ubblic</w:delText>
          </w:r>
        </w:del>
      </w:ins>
      <w:ins w:id="5927" w:author="Visone Rossana (GSE)" w:date="2025-09-25T10:46:00Z">
        <w:del w:id="5928" w:author="Santagata Fabiana (GSE)" w:date="2025-10-01T14:01:00Z">
          <w:r w:rsidRPr="528FD81D" w:rsidDel="00184F00">
            <w:rPr>
              <w:rFonts w:asciiTheme="minorHAnsi" w:hAnsiTheme="minorHAnsi" w:cstheme="minorBidi"/>
              <w:sz w:val="22"/>
              <w:szCs w:val="22"/>
            </w:rPr>
            <w:delText>he</w:delText>
          </w:r>
        </w:del>
      </w:ins>
      <w:ins w:id="5929" w:author="Visone Rossana (GSE)" w:date="2025-09-25T10:45:00Z">
        <w:del w:id="5930" w:author="Santagata Fabiana (GSE)" w:date="2025-10-01T14:01:00Z">
          <w:r w:rsidRPr="528FD81D" w:rsidDel="00184F00">
            <w:rPr>
              <w:rFonts w:asciiTheme="minorHAnsi" w:hAnsiTheme="minorHAnsi" w:cstheme="minorBidi"/>
              <w:sz w:val="22"/>
              <w:szCs w:val="22"/>
            </w:rPr>
            <w:delText xml:space="preserve"> </w:delText>
          </w:r>
        </w:del>
      </w:ins>
      <w:ins w:id="5931" w:author="Visone Rossana (GSE)" w:date="2025-09-25T10:51:00Z">
        <w:del w:id="5932" w:author="Santagata Fabiana (GSE)" w:date="2025-10-01T14:01:00Z">
          <w:r w:rsidRPr="528FD81D" w:rsidDel="00184F00">
            <w:rPr>
              <w:rFonts w:asciiTheme="minorHAnsi" w:hAnsiTheme="minorHAnsi" w:cstheme="minorBidi"/>
              <w:sz w:val="22"/>
              <w:szCs w:val="22"/>
            </w:rPr>
            <w:delText>a</w:delText>
          </w:r>
        </w:del>
      </w:ins>
      <w:ins w:id="5933" w:author="Visone Rossana (GSE)" w:date="2025-09-25T10:45:00Z">
        <w:del w:id="5934" w:author="Santagata Fabiana (GSE)" w:date="2025-10-01T14:01:00Z">
          <w:r w:rsidRPr="528FD81D" w:rsidDel="00184F00">
            <w:rPr>
              <w:rFonts w:asciiTheme="minorHAnsi" w:hAnsiTheme="minorHAnsi" w:cstheme="minorBidi"/>
              <w:sz w:val="22"/>
              <w:szCs w:val="22"/>
            </w:rPr>
            <w:delText>mministrazion</w:delText>
          </w:r>
        </w:del>
      </w:ins>
      <w:ins w:id="5935" w:author="Visone Rossana (GSE)" w:date="2025-09-25T10:46:00Z">
        <w:del w:id="5936" w:author="Santagata Fabiana (GSE)" w:date="2025-10-01T14:01:00Z">
          <w:r w:rsidRPr="528FD81D" w:rsidDel="00184F00">
            <w:rPr>
              <w:rFonts w:asciiTheme="minorHAnsi" w:hAnsiTheme="minorHAnsi" w:cstheme="minorBidi"/>
              <w:sz w:val="22"/>
              <w:szCs w:val="22"/>
            </w:rPr>
            <w:delText>i</w:delText>
          </w:r>
        </w:del>
      </w:ins>
      <w:ins w:id="5937" w:author="Visone Rossana (GSE)" w:date="2025-09-25T10:45:00Z">
        <w:del w:id="5938" w:author="Santagata Fabiana (GSE)" w:date="2025-10-01T14:01:00Z">
          <w:r w:rsidRPr="528FD81D" w:rsidDel="00184F00">
            <w:rPr>
              <w:rFonts w:asciiTheme="minorHAnsi" w:hAnsiTheme="minorHAnsi" w:cstheme="minorBidi"/>
              <w:sz w:val="22"/>
              <w:szCs w:val="22"/>
            </w:rPr>
            <w:delText xml:space="preserve"> di cui ai precedenti punti da a)-h)</w:delText>
          </w:r>
        </w:del>
        <w:r w:rsidR="000D3CFF" w:rsidRPr="528FD81D">
          <w:rPr>
            <w:rFonts w:asciiTheme="minorHAnsi" w:hAnsiTheme="minorHAnsi" w:cstheme="minorBidi"/>
            <w:sz w:val="22"/>
            <w:szCs w:val="22"/>
          </w:rPr>
          <w:t>.</w:t>
        </w:r>
      </w:ins>
    </w:p>
    <w:p w14:paraId="19756A2E" w14:textId="5EB3A344" w:rsidR="517A4175" w:rsidRDefault="517A4175" w:rsidP="528FD81D">
      <w:pPr>
        <w:pStyle w:val="NORMALEGSE"/>
        <w:spacing w:after="120" w:line="276" w:lineRule="auto"/>
        <w:jc w:val="both"/>
        <w:rPr>
          <w:ins w:id="5939" w:author="Santagata Fabiana (GSE)" w:date="2025-10-01T14:27:00Z" w16du:dateUtc="2025-10-01T14:27:54Z"/>
          <w:rFonts w:asciiTheme="minorHAnsi" w:hAnsiTheme="minorHAnsi" w:cstheme="minorBidi"/>
          <w:sz w:val="22"/>
          <w:szCs w:val="22"/>
          <w:highlight w:val="cyan"/>
        </w:rPr>
      </w:pPr>
      <w:ins w:id="5940" w:author="Santagata Fabiana (GSE)" w:date="2025-10-01T14:27:00Z">
        <w:r w:rsidRPr="528FD81D">
          <w:rPr>
            <w:rFonts w:asciiTheme="minorHAnsi" w:hAnsiTheme="minorHAnsi" w:cstheme="minorBidi"/>
            <w:sz w:val="22"/>
            <w:szCs w:val="22"/>
            <w:highlight w:val="cyan"/>
          </w:rPr>
          <w:t>Inoltre, la Pubblica Amminis</w:t>
        </w:r>
      </w:ins>
      <w:ins w:id="5941" w:author="Santagata Fabiana (GSE)" w:date="2025-10-01T14:10:00Z">
        <w:r w:rsidR="572F9DC1" w:rsidRPr="528FD81D">
          <w:rPr>
            <w:rFonts w:asciiTheme="minorHAnsi" w:hAnsiTheme="minorHAnsi" w:cstheme="minorBidi"/>
            <w:sz w:val="22"/>
            <w:szCs w:val="22"/>
            <w:highlight w:val="cyan"/>
            <w:rPrChange w:id="5942" w:author="Santagata Fabiana (GSE)" w:date="2025-10-01T14:13:00Z">
              <w:rPr>
                <w:rFonts w:asciiTheme="minorHAnsi" w:hAnsiTheme="minorHAnsi" w:cstheme="minorBidi"/>
                <w:sz w:val="22"/>
                <w:szCs w:val="22"/>
              </w:rPr>
            </w:rPrChange>
          </w:rPr>
          <w:t>trazione è tenuta ad allegare</w:t>
        </w:r>
      </w:ins>
      <w:ins w:id="5943" w:author="Santagata Fabiana (GSE)" w:date="2025-10-01T14:27:00Z">
        <w:r w:rsidR="7FECF91A" w:rsidRPr="528FD81D">
          <w:rPr>
            <w:rFonts w:asciiTheme="minorHAnsi" w:hAnsiTheme="minorHAnsi" w:cstheme="minorBidi"/>
            <w:sz w:val="22"/>
            <w:szCs w:val="22"/>
            <w:highlight w:val="cyan"/>
          </w:rPr>
          <w:t>:</w:t>
        </w:r>
      </w:ins>
    </w:p>
    <w:p w14:paraId="5CFA8BBA" w14:textId="288317C7" w:rsidR="7FECF91A" w:rsidRDefault="7FECF91A">
      <w:pPr>
        <w:pStyle w:val="NORMALEGSE"/>
        <w:numPr>
          <w:ilvl w:val="0"/>
          <w:numId w:val="6"/>
        </w:numPr>
        <w:spacing w:after="120" w:line="276" w:lineRule="auto"/>
        <w:jc w:val="both"/>
        <w:rPr>
          <w:ins w:id="5944" w:author="Santagata Fabiana (GSE)" w:date="2025-10-01T14:28:00Z" w16du:dateUtc="2025-10-01T14:28:38Z"/>
          <w:rFonts w:asciiTheme="minorHAnsi" w:hAnsiTheme="minorHAnsi" w:cstheme="minorBidi"/>
          <w:sz w:val="22"/>
          <w:szCs w:val="22"/>
          <w:highlight w:val="cyan"/>
        </w:rPr>
        <w:pPrChange w:id="5945" w:author="Santagata Fabiana (GSE)" w:date="2025-10-01T14:27:00Z">
          <w:pPr>
            <w:pStyle w:val="NORMALEGSE"/>
            <w:spacing w:after="120" w:line="276" w:lineRule="auto"/>
            <w:jc w:val="both"/>
          </w:pPr>
        </w:pPrChange>
      </w:pPr>
      <w:ins w:id="5946" w:author="Santagata Fabiana (GSE)" w:date="2025-10-01T14:28:00Z">
        <w:del w:id="5947" w:author="Visone Rossana (GSE)" w:date="2025-10-19T20:08:00Z" w16du:dateUtc="2025-10-19T18:08:00Z">
          <w:r w:rsidRPr="528FD81D" w:rsidDel="00767D7D">
            <w:rPr>
              <w:rFonts w:asciiTheme="minorHAnsi" w:hAnsiTheme="minorHAnsi" w:cstheme="minorBidi"/>
              <w:sz w:val="22"/>
              <w:szCs w:val="22"/>
              <w:highlight w:val="cyan"/>
            </w:rPr>
            <w:delText>P</w:delText>
          </w:r>
        </w:del>
      </w:ins>
      <w:ins w:id="5948" w:author="Visone Rossana (GSE)" w:date="2025-10-19T20:08:00Z" w16du:dateUtc="2025-10-19T18:08:00Z">
        <w:r w:rsidR="00767D7D">
          <w:rPr>
            <w:rFonts w:asciiTheme="minorHAnsi" w:hAnsiTheme="minorHAnsi" w:cstheme="minorBidi"/>
            <w:sz w:val="22"/>
            <w:szCs w:val="22"/>
            <w:highlight w:val="cyan"/>
          </w:rPr>
          <w:t>o</w:t>
        </w:r>
      </w:ins>
      <w:ins w:id="5949" w:author="Santagata Fabiana (GSE)" w:date="2025-10-01T14:27:00Z">
        <w:r w:rsidRPr="528FD81D">
          <w:rPr>
            <w:rFonts w:asciiTheme="minorHAnsi" w:hAnsiTheme="minorHAnsi" w:cstheme="minorBidi"/>
            <w:sz w:val="22"/>
            <w:szCs w:val="22"/>
            <w:highlight w:val="cyan"/>
          </w:rPr>
          <w:t>er</w:t>
        </w:r>
      </w:ins>
      <w:ins w:id="5950" w:author="Santagata Fabiana (GSE)" w:date="2025-10-01T14:28:00Z">
        <w:r w:rsidRPr="528FD81D">
          <w:rPr>
            <w:rFonts w:asciiTheme="minorHAnsi" w:hAnsiTheme="minorHAnsi" w:cstheme="minorBidi"/>
            <w:sz w:val="22"/>
            <w:szCs w:val="22"/>
            <w:highlight w:val="cyan"/>
          </w:rPr>
          <w:t xml:space="preserve"> la fattispecie sub lett. b), </w:t>
        </w:r>
      </w:ins>
      <w:ins w:id="5951" w:author="Santagata Fabiana (GSE)" w:date="2025-10-01T14:10:00Z">
        <w:r w:rsidR="572F9DC1" w:rsidRPr="528FD81D">
          <w:rPr>
            <w:rFonts w:asciiTheme="minorHAnsi" w:hAnsiTheme="minorHAnsi" w:cstheme="minorBidi"/>
            <w:sz w:val="22"/>
            <w:szCs w:val="22"/>
            <w:highlight w:val="cyan"/>
            <w:rPrChange w:id="5952" w:author="Santagata Fabiana (GSE)" w:date="2025-10-01T14:13:00Z">
              <w:rPr>
                <w:rFonts w:asciiTheme="minorHAnsi" w:hAnsiTheme="minorHAnsi" w:cstheme="minorBidi"/>
                <w:sz w:val="22"/>
                <w:szCs w:val="22"/>
              </w:rPr>
            </w:rPrChange>
          </w:rPr>
          <w:t xml:space="preserve">l’atto costitutivo e/o lo statuto </w:t>
        </w:r>
      </w:ins>
      <w:ins w:id="5953" w:author="Santagata Fabiana (GSE)" w:date="2025-10-01T14:11:00Z">
        <w:r w:rsidR="16B2E0E6" w:rsidRPr="528FD81D">
          <w:rPr>
            <w:rFonts w:asciiTheme="minorHAnsi" w:hAnsiTheme="minorHAnsi" w:cstheme="minorBidi"/>
            <w:sz w:val="22"/>
            <w:szCs w:val="22"/>
            <w:highlight w:val="cyan"/>
            <w:rPrChange w:id="5954" w:author="Santagata Fabiana (GSE)" w:date="2025-10-01T14:13:00Z">
              <w:rPr>
                <w:rFonts w:asciiTheme="minorHAnsi" w:hAnsiTheme="minorHAnsi" w:cstheme="minorBidi"/>
                <w:sz w:val="22"/>
                <w:szCs w:val="22"/>
              </w:rPr>
            </w:rPrChange>
          </w:rPr>
          <w:t>dell</w:t>
        </w:r>
      </w:ins>
      <w:ins w:id="5955" w:author="Santagata Fabiana (GSE)" w:date="2025-10-01T14:26:00Z">
        <w:r w:rsidR="272630BD" w:rsidRPr="528FD81D">
          <w:rPr>
            <w:rFonts w:asciiTheme="minorHAnsi" w:hAnsiTheme="minorHAnsi" w:cstheme="minorBidi"/>
            <w:sz w:val="22"/>
            <w:szCs w:val="22"/>
            <w:highlight w:val="cyan"/>
          </w:rPr>
          <w:t>’</w:t>
        </w:r>
      </w:ins>
      <w:ins w:id="5956" w:author="Santagata Fabiana (GSE)" w:date="2025-10-01T14:11:00Z">
        <w:r w:rsidR="16B2E0E6" w:rsidRPr="528FD81D">
          <w:rPr>
            <w:rFonts w:asciiTheme="minorHAnsi" w:hAnsiTheme="minorHAnsi" w:cstheme="minorBidi"/>
            <w:sz w:val="22"/>
            <w:szCs w:val="22"/>
            <w:highlight w:val="cyan"/>
            <w:rPrChange w:id="5957" w:author="Santagata Fabiana (GSE)" w:date="2025-10-01T14:13:00Z">
              <w:rPr>
                <w:rFonts w:asciiTheme="minorHAnsi" w:hAnsiTheme="minorHAnsi" w:cstheme="minorBidi"/>
                <w:sz w:val="22"/>
                <w:szCs w:val="22"/>
              </w:rPr>
            </w:rPrChange>
          </w:rPr>
          <w:t>a</w:t>
        </w:r>
      </w:ins>
      <w:ins w:id="5958" w:author="Santagata Fabiana (GSE)" w:date="2025-10-01T14:26:00Z">
        <w:r w:rsidR="426F53BF" w:rsidRPr="528FD81D">
          <w:rPr>
            <w:rFonts w:asciiTheme="minorHAnsi" w:hAnsiTheme="minorHAnsi" w:cstheme="minorBidi"/>
            <w:sz w:val="22"/>
            <w:szCs w:val="22"/>
            <w:highlight w:val="cyan"/>
          </w:rPr>
          <w:t>ssociazione o del</w:t>
        </w:r>
      </w:ins>
      <w:ins w:id="5959" w:author="Santagata Fabiana (GSE)" w:date="2025-10-01T14:28:00Z">
        <w:r w:rsidR="4808E75A" w:rsidRPr="528FD81D">
          <w:rPr>
            <w:rFonts w:asciiTheme="minorHAnsi" w:hAnsiTheme="minorHAnsi" w:cstheme="minorBidi"/>
            <w:sz w:val="22"/>
            <w:szCs w:val="22"/>
            <w:highlight w:val="cyan"/>
          </w:rPr>
          <w:t xml:space="preserve"> consorzio;</w:t>
        </w:r>
      </w:ins>
    </w:p>
    <w:p w14:paraId="367D1ECF" w14:textId="0D05ABEB" w:rsidR="16DCE9BE" w:rsidRDefault="16DCE9BE">
      <w:pPr>
        <w:pStyle w:val="NORMALEGSE"/>
        <w:numPr>
          <w:ilvl w:val="0"/>
          <w:numId w:val="6"/>
        </w:numPr>
        <w:spacing w:after="120" w:line="276" w:lineRule="auto"/>
        <w:jc w:val="both"/>
        <w:rPr>
          <w:ins w:id="5960" w:author="Santagata Fabiana (GSE)" w:date="2025-10-01T14:33:00Z" w16du:dateUtc="2025-10-01T14:33:53Z"/>
          <w:rFonts w:cstheme="minorBidi"/>
          <w:sz w:val="22"/>
          <w:szCs w:val="22"/>
          <w:highlight w:val="cyan"/>
        </w:rPr>
        <w:pPrChange w:id="5961" w:author="Santagata Fabiana (GSE)" w:date="2025-10-01T14:28:00Z">
          <w:pPr/>
        </w:pPrChange>
      </w:pPr>
      <w:ins w:id="5962" w:author="Santagata Fabiana (GSE)" w:date="2025-10-01T14:28:00Z">
        <w:del w:id="5963" w:author="Visone Rossana (GSE)" w:date="2025-10-19T20:08:00Z" w16du:dateUtc="2025-10-19T18:08:00Z">
          <w:r w:rsidRPr="528FD81D" w:rsidDel="00767D7D">
            <w:rPr>
              <w:rFonts w:asciiTheme="minorHAnsi" w:hAnsiTheme="minorHAnsi" w:cstheme="minorBidi"/>
              <w:sz w:val="22"/>
              <w:szCs w:val="22"/>
              <w:highlight w:val="cyan"/>
            </w:rPr>
            <w:delText>P</w:delText>
          </w:r>
        </w:del>
      </w:ins>
      <w:ins w:id="5964" w:author="Visone Rossana (GSE)" w:date="2025-10-19T20:08:00Z" w16du:dateUtc="2025-10-19T18:08:00Z">
        <w:r w:rsidR="00767D7D">
          <w:rPr>
            <w:rFonts w:asciiTheme="minorHAnsi" w:hAnsiTheme="minorHAnsi" w:cstheme="minorBidi"/>
            <w:sz w:val="22"/>
            <w:szCs w:val="22"/>
            <w:highlight w:val="cyan"/>
          </w:rPr>
          <w:t>p</w:t>
        </w:r>
      </w:ins>
      <w:ins w:id="5965" w:author="Santagata Fabiana (GSE)" w:date="2025-10-01T14:28:00Z">
        <w:r w:rsidR="4808E75A" w:rsidRPr="528FD81D">
          <w:rPr>
            <w:rFonts w:asciiTheme="minorHAnsi" w:hAnsiTheme="minorHAnsi" w:cstheme="minorBidi"/>
            <w:sz w:val="22"/>
            <w:szCs w:val="22"/>
            <w:highlight w:val="cyan"/>
          </w:rPr>
          <w:t>er</w:t>
        </w:r>
      </w:ins>
      <w:ins w:id="5966" w:author="Santagata Fabiana (GSE)" w:date="2025-10-01T14:11:00Z">
        <w:r w:rsidR="16B2E0E6" w:rsidRPr="528FD81D">
          <w:rPr>
            <w:rFonts w:asciiTheme="minorHAnsi" w:hAnsiTheme="minorHAnsi" w:cstheme="minorBidi"/>
            <w:sz w:val="22"/>
            <w:szCs w:val="22"/>
            <w:highlight w:val="cyan"/>
            <w:rPrChange w:id="5967" w:author="Santagata Fabiana (GSE)" w:date="2025-10-01T14:13:00Z">
              <w:rPr>
                <w:rFonts w:cstheme="minorBidi"/>
                <w:sz w:val="22"/>
                <w:szCs w:val="22"/>
              </w:rPr>
            </w:rPrChange>
          </w:rPr>
          <w:t xml:space="preserve"> </w:t>
        </w:r>
      </w:ins>
      <w:ins w:id="5968" w:author="Santagata Fabiana (GSE)" w:date="2025-10-01T14:28:00Z">
        <w:r w:rsidRPr="528FD81D">
          <w:rPr>
            <w:rFonts w:asciiTheme="minorHAnsi" w:hAnsiTheme="minorHAnsi" w:cstheme="minorBidi"/>
            <w:sz w:val="22"/>
            <w:szCs w:val="22"/>
            <w:highlight w:val="cyan"/>
          </w:rPr>
          <w:t>la fattispecie sub lett. g), l’a</w:t>
        </w:r>
      </w:ins>
      <w:ins w:id="5969" w:author="Santagata Fabiana (GSE)" w:date="2025-10-01T14:29:00Z">
        <w:r w:rsidRPr="528FD81D">
          <w:rPr>
            <w:rFonts w:asciiTheme="minorHAnsi" w:hAnsiTheme="minorHAnsi" w:cstheme="minorBidi"/>
            <w:sz w:val="22"/>
            <w:szCs w:val="22"/>
            <w:highlight w:val="cyan"/>
          </w:rPr>
          <w:t>tto costitutivo e/o lo statuto della società in house</w:t>
        </w:r>
      </w:ins>
      <w:ins w:id="5970" w:author="Santagata Fabiana (GSE)" w:date="2025-10-01T14:30:00Z">
        <w:r w:rsidR="1775FE63" w:rsidRPr="528FD81D">
          <w:rPr>
            <w:rFonts w:asciiTheme="minorHAnsi" w:hAnsiTheme="minorHAnsi" w:cstheme="minorBidi"/>
            <w:sz w:val="22"/>
            <w:szCs w:val="22"/>
            <w:highlight w:val="cyan"/>
          </w:rPr>
          <w:t xml:space="preserve"> e della </w:t>
        </w:r>
      </w:ins>
      <w:ins w:id="5971" w:author="Santagata Fabiana (GSE)" w:date="2025-10-01T14:29:00Z">
        <w:r w:rsidRPr="528FD81D">
          <w:rPr>
            <w:rFonts w:asciiTheme="minorHAnsi" w:hAnsiTheme="minorHAnsi" w:cstheme="minorBidi"/>
            <w:sz w:val="22"/>
            <w:szCs w:val="22"/>
            <w:highlight w:val="cyan"/>
          </w:rPr>
          <w:t xml:space="preserve">documentazione idonea a dimostrare che </w:t>
        </w:r>
        <w:r w:rsidR="580E8E89" w:rsidRPr="528FD81D">
          <w:rPr>
            <w:rFonts w:asciiTheme="minorHAnsi" w:hAnsiTheme="minorHAnsi" w:cstheme="minorBidi"/>
            <w:sz w:val="22"/>
            <w:szCs w:val="22"/>
            <w:highlight w:val="cyan"/>
          </w:rPr>
          <w:t>gli interventi sono realizzati s</w:t>
        </w:r>
      </w:ins>
      <w:ins w:id="5972" w:author="Santagata Fabiana (GSE)" w:date="2025-10-01T14:30:00Z">
        <w:r w:rsidR="580E8E89" w:rsidRPr="528FD81D">
          <w:rPr>
            <w:rFonts w:asciiTheme="minorHAnsi" w:hAnsiTheme="minorHAnsi" w:cstheme="minorBidi"/>
            <w:sz w:val="22"/>
            <w:szCs w:val="22"/>
            <w:highlight w:val="cyan"/>
          </w:rPr>
          <w:t>u immobili dell’amministrazione o delle amministrazioni controllanti;</w:t>
        </w:r>
      </w:ins>
    </w:p>
    <w:p w14:paraId="53FD14F8" w14:textId="7B25F169" w:rsidR="0D2F391D" w:rsidRDefault="0D2F391D">
      <w:pPr>
        <w:pStyle w:val="NORMALEGSE"/>
        <w:spacing w:after="120" w:line="276" w:lineRule="auto"/>
        <w:ind w:left="720"/>
        <w:jc w:val="both"/>
        <w:rPr>
          <w:ins w:id="5973" w:author="Santagata Fabiana (GSE)" w:date="2025-10-01T14:35:00Z" w16du:dateUtc="2025-10-01T14:35:09Z"/>
        </w:rPr>
        <w:pPrChange w:id="5974" w:author="Santagata Fabiana (GSE)" w:date="2025-10-01T14:37:00Z">
          <w:pPr/>
        </w:pPrChange>
      </w:pPr>
      <w:ins w:id="5975" w:author="Santagata Fabiana (GSE)" w:date="2025-10-01T14:37:00Z">
        <w:r w:rsidRPr="528FD81D">
          <w:rPr>
            <w:rFonts w:asciiTheme="minorHAnsi" w:hAnsiTheme="minorHAnsi" w:cstheme="minorBidi"/>
            <w:sz w:val="22"/>
            <w:szCs w:val="22"/>
            <w:highlight w:val="cyan"/>
          </w:rPr>
          <w:t xml:space="preserve">La natura di </w:t>
        </w:r>
      </w:ins>
      <w:ins w:id="5976" w:author="Santagata Fabiana (GSE)" w:date="2025-10-01T14:33:00Z">
        <w:r w:rsidRPr="528FD81D">
          <w:rPr>
            <w:rFonts w:asciiTheme="minorHAnsi" w:hAnsiTheme="minorHAnsi" w:cstheme="minorBidi"/>
            <w:sz w:val="22"/>
            <w:szCs w:val="22"/>
            <w:highlight w:val="cyan"/>
          </w:rPr>
          <w:t>società in house</w:t>
        </w:r>
      </w:ins>
      <w:ins w:id="5977" w:author="Santagata Fabiana (GSE)" w:date="2025-10-01T14:37:00Z">
        <w:r w:rsidRPr="528FD81D">
          <w:rPr>
            <w:rFonts w:asciiTheme="minorHAnsi" w:hAnsiTheme="minorHAnsi" w:cstheme="minorBidi"/>
            <w:sz w:val="22"/>
            <w:szCs w:val="22"/>
            <w:highlight w:val="cyan"/>
          </w:rPr>
          <w:t xml:space="preserve"> sarà valutata alla ricorrenza cum</w:t>
        </w:r>
      </w:ins>
      <w:ins w:id="5978" w:author="Santagata Fabiana (GSE)" w:date="2025-10-01T14:38:00Z">
        <w:r w:rsidRPr="528FD81D">
          <w:rPr>
            <w:rFonts w:asciiTheme="minorHAnsi" w:hAnsiTheme="minorHAnsi" w:cstheme="minorBidi"/>
            <w:sz w:val="22"/>
            <w:szCs w:val="22"/>
            <w:highlight w:val="cyan"/>
          </w:rPr>
          <w:t xml:space="preserve">ulativa </w:t>
        </w:r>
      </w:ins>
      <w:ins w:id="5979" w:author="Santagata Fabiana (GSE)" w:date="2025-10-01T14:35:00Z">
        <w:r w:rsidRPr="528FD81D">
          <w:rPr>
            <w:rFonts w:asciiTheme="minorHAnsi" w:hAnsiTheme="minorHAnsi" w:cstheme="minorBidi"/>
            <w:sz w:val="22"/>
            <w:szCs w:val="22"/>
            <w:highlight w:val="cyan"/>
          </w:rPr>
          <w:t>dei seguenti criteri cumulativi:</w:t>
        </w:r>
      </w:ins>
      <w:ins w:id="5980" w:author="Santagata Fabiana (GSE)" w:date="2025-10-01T14:33:00Z">
        <w:r w:rsidRPr="528FD81D">
          <w:rPr>
            <w:rFonts w:asciiTheme="minorHAnsi" w:hAnsiTheme="minorHAnsi" w:cstheme="minorBidi"/>
            <w:sz w:val="22"/>
            <w:szCs w:val="22"/>
            <w:highlight w:val="cyan"/>
          </w:rPr>
          <w:t xml:space="preserve"> </w:t>
        </w:r>
      </w:ins>
    </w:p>
    <w:p w14:paraId="0840D2BF" w14:textId="623A5B17" w:rsidR="528FD81D" w:rsidRDefault="528FD81D">
      <w:pPr>
        <w:pStyle w:val="NORMALEGSE"/>
        <w:spacing w:after="120" w:line="276" w:lineRule="auto"/>
        <w:ind w:left="709" w:firstLine="1"/>
        <w:jc w:val="both"/>
        <w:rPr>
          <w:ins w:id="5981" w:author="Santagata Fabiana (GSE)" w:date="2025-10-01T14:36:00Z" w16du:dateUtc="2025-10-01T14:36:04Z"/>
          <w:rFonts w:asciiTheme="minorHAnsi" w:hAnsiTheme="minorHAnsi" w:cstheme="minorBidi"/>
          <w:sz w:val="22"/>
          <w:szCs w:val="22"/>
          <w:highlight w:val="cyan"/>
        </w:rPr>
        <w:pPrChange w:id="5982" w:author="Visone Rossana (GSE)" w:date="2025-10-06T09:57:00Z" w16du:dateUtc="2025-10-06T07:57:00Z">
          <w:pPr>
            <w:pStyle w:val="NORMALEGSE"/>
            <w:spacing w:after="120" w:line="276" w:lineRule="auto"/>
            <w:ind w:left="720"/>
            <w:jc w:val="both"/>
          </w:pPr>
        </w:pPrChange>
      </w:pPr>
      <w:del w:id="5983" w:author="Santagata Fabiana (GSE)" w:date="2025-10-01T14:35:00Z">
        <w:r w:rsidRPr="528FD81D" w:rsidDel="528FD81D">
          <w:rPr>
            <w:rFonts w:asciiTheme="minorHAnsi" w:hAnsiTheme="minorHAnsi" w:cstheme="minorBidi"/>
            <w:sz w:val="22"/>
            <w:szCs w:val="22"/>
            <w:highlight w:val="cyan"/>
          </w:rPr>
          <w:delText xml:space="preserve">A) </w:delText>
        </w:r>
      </w:del>
      <w:ins w:id="5984" w:author="Santagata Fabiana (GSE)" w:date="2025-10-01T14:36:00Z">
        <w:del w:id="5985" w:author="Visone Rossana (GSE)" w:date="2025-10-06T09:57:00Z" w16du:dateUtc="2025-10-06T07:57:00Z">
          <w:r w:rsidDel="00C37638">
            <w:tab/>
          </w:r>
        </w:del>
        <w:r w:rsidR="0D2F391D" w:rsidRPr="528FD81D">
          <w:rPr>
            <w:rFonts w:asciiTheme="minorHAnsi" w:hAnsiTheme="minorHAnsi" w:cstheme="minorBidi"/>
            <w:sz w:val="22"/>
            <w:szCs w:val="22"/>
            <w:highlight w:val="cyan"/>
          </w:rPr>
          <w:t>a</w:t>
        </w:r>
      </w:ins>
      <w:ins w:id="5986" w:author="Santagata Fabiana (GSE)" w:date="2025-10-01T14:35:00Z">
        <w:r w:rsidR="0D2F391D" w:rsidRPr="528FD81D">
          <w:rPr>
            <w:rFonts w:asciiTheme="minorHAnsi" w:hAnsiTheme="minorHAnsi" w:cstheme="minorBidi"/>
            <w:sz w:val="22"/>
            <w:szCs w:val="22"/>
            <w:highlight w:val="cyan"/>
          </w:rPr>
          <w:t xml:space="preserve">) </w:t>
        </w:r>
      </w:ins>
      <w:ins w:id="5987" w:author="Santagata Fabiana (GSE)" w:date="2025-10-01T14:33:00Z">
        <w:r w:rsidR="0D2F391D" w:rsidRPr="528FD81D">
          <w:rPr>
            <w:rFonts w:asciiTheme="minorHAnsi" w:hAnsiTheme="minorHAnsi" w:cstheme="minorBidi"/>
            <w:sz w:val="22"/>
            <w:szCs w:val="22"/>
            <w:highlight w:val="cyan"/>
          </w:rPr>
          <w:t xml:space="preserve">patrimonio interamente pubblico ovvero la partecipazione privata secondo quanto previsto all’art. 16, comma 1, del d. lgs. n. 175 del 19 agosto 2016; </w:t>
        </w:r>
      </w:ins>
    </w:p>
    <w:p w14:paraId="49E7176F" w14:textId="6BC6B1FF" w:rsidR="0D2F391D" w:rsidRDefault="0D2F391D">
      <w:pPr>
        <w:pStyle w:val="NORMALEGSE"/>
        <w:spacing w:after="120" w:line="276" w:lineRule="auto"/>
        <w:ind w:firstLine="709"/>
        <w:jc w:val="both"/>
        <w:rPr>
          <w:ins w:id="5988" w:author="Santagata Fabiana (GSE)" w:date="2025-10-01T14:33:00Z" w16du:dateUtc="2025-10-01T14:33:58Z"/>
          <w:rFonts w:asciiTheme="minorHAnsi" w:hAnsiTheme="minorHAnsi" w:cstheme="minorBidi"/>
          <w:sz w:val="22"/>
          <w:szCs w:val="22"/>
          <w:highlight w:val="cyan"/>
        </w:rPr>
        <w:pPrChange w:id="5989" w:author="Santagata Fabiana (GSE)" w:date="2025-10-01T14:36:00Z">
          <w:pPr>
            <w:pStyle w:val="NORMALEGSE"/>
            <w:spacing w:after="120" w:line="276" w:lineRule="auto"/>
            <w:jc w:val="both"/>
          </w:pPr>
        </w:pPrChange>
      </w:pPr>
      <w:ins w:id="5990" w:author="Santagata Fabiana (GSE)" w:date="2025-10-01T14:38:00Z">
        <w:r w:rsidRPr="528FD81D">
          <w:rPr>
            <w:rFonts w:asciiTheme="minorHAnsi" w:hAnsiTheme="minorHAnsi" w:cstheme="minorBidi"/>
            <w:sz w:val="22"/>
            <w:szCs w:val="22"/>
            <w:highlight w:val="cyan"/>
          </w:rPr>
          <w:t>b</w:t>
        </w:r>
      </w:ins>
      <w:ins w:id="5991" w:author="Santagata Fabiana (GSE)" w:date="2025-10-01T14:36:00Z">
        <w:r w:rsidRPr="528FD81D">
          <w:rPr>
            <w:rFonts w:asciiTheme="minorHAnsi" w:hAnsiTheme="minorHAnsi" w:cstheme="minorBidi"/>
            <w:sz w:val="22"/>
            <w:szCs w:val="22"/>
            <w:highlight w:val="cyan"/>
          </w:rPr>
          <w:t xml:space="preserve">) </w:t>
        </w:r>
      </w:ins>
      <w:ins w:id="5992" w:author="Santagata Fabiana (GSE)" w:date="2025-10-01T14:33:00Z">
        <w:r w:rsidRPr="528FD81D">
          <w:rPr>
            <w:rFonts w:asciiTheme="minorHAnsi" w:hAnsiTheme="minorHAnsi" w:cstheme="minorBidi"/>
            <w:sz w:val="22"/>
            <w:szCs w:val="22"/>
            <w:highlight w:val="cyan"/>
          </w:rPr>
          <w:t xml:space="preserve">oltre l’80 % dell’attività sociale sia riferibile all’esercizio del servizio pubblico affidatole; </w:t>
        </w:r>
      </w:ins>
    </w:p>
    <w:p w14:paraId="06F8DD5B" w14:textId="79685FE5" w:rsidR="0D2F391D" w:rsidRDefault="0D2F391D">
      <w:pPr>
        <w:pStyle w:val="NORMALEGSE"/>
        <w:spacing w:after="120" w:line="276" w:lineRule="auto"/>
        <w:ind w:left="709"/>
        <w:jc w:val="both"/>
        <w:rPr>
          <w:ins w:id="5993" w:author="Santagata Fabiana (GSE)" w:date="2025-10-01T14:30:00Z" w16du:dateUtc="2025-10-01T14:30:19Z"/>
        </w:rPr>
        <w:pPrChange w:id="5994" w:author="Visone Rossana (GSE)" w:date="2025-10-06T09:57:00Z" w16du:dateUtc="2025-10-06T07:57:00Z">
          <w:pPr/>
        </w:pPrChange>
      </w:pPr>
      <w:ins w:id="5995" w:author="Santagata Fabiana (GSE)" w:date="2025-10-01T14:38:00Z">
        <w:r w:rsidRPr="528FD81D">
          <w:rPr>
            <w:rFonts w:asciiTheme="minorHAnsi" w:hAnsiTheme="minorHAnsi" w:cstheme="minorBidi"/>
            <w:sz w:val="22"/>
            <w:szCs w:val="22"/>
            <w:highlight w:val="cyan"/>
          </w:rPr>
          <w:t>c</w:t>
        </w:r>
      </w:ins>
      <w:ins w:id="5996" w:author="Santagata Fabiana (GSE)" w:date="2025-10-01T14:36:00Z">
        <w:r w:rsidRPr="528FD81D">
          <w:rPr>
            <w:rFonts w:asciiTheme="minorHAnsi" w:hAnsiTheme="minorHAnsi" w:cstheme="minorBidi"/>
            <w:sz w:val="22"/>
            <w:szCs w:val="22"/>
            <w:highlight w:val="cyan"/>
          </w:rPr>
          <w:t xml:space="preserve">) </w:t>
        </w:r>
      </w:ins>
      <w:ins w:id="5997" w:author="Santagata Fabiana (GSE)" w:date="2025-10-01T14:33:00Z">
        <w:r w:rsidRPr="528FD81D">
          <w:rPr>
            <w:rFonts w:asciiTheme="minorHAnsi" w:hAnsiTheme="minorHAnsi" w:cstheme="minorBidi"/>
            <w:sz w:val="22"/>
            <w:szCs w:val="22"/>
            <w:highlight w:val="cyan"/>
          </w:rPr>
          <w:t>l’assoggettamento al controllo dell’ente o degli altri enti pubblici titolari del capitale sociale analogo a quello esercitato sui propri servizi.</w:t>
        </w:r>
      </w:ins>
    </w:p>
    <w:p w14:paraId="3EC058D8" w14:textId="6D4A8216" w:rsidR="7AE98573" w:rsidRPr="0016065F" w:rsidDel="00957240" w:rsidRDefault="00957240">
      <w:pPr>
        <w:spacing w:before="60" w:after="60" w:line="276" w:lineRule="auto"/>
        <w:ind w:left="426"/>
        <w:jc w:val="both"/>
        <w:rPr>
          <w:del w:id="5998" w:author="Santagata Fabiana (GSE)" w:date="2025-10-06T15:26:00Z" w16du:dateUtc="2025-10-06T15:26:39Z"/>
          <w:rFonts w:cstheme="minorBidi"/>
          <w:sz w:val="22"/>
          <w:szCs w:val="22"/>
          <w:highlight w:val="cyan"/>
        </w:rPr>
      </w:pPr>
      <w:ins w:id="5999" w:author="Visone Rossana (GSE)" w:date="2025-10-19T20:08:00Z" w16du:dateUtc="2025-10-19T18:08:00Z">
        <w:r w:rsidRPr="0016065F">
          <w:rPr>
            <w:rFonts w:cstheme="minorBidi"/>
            <w:sz w:val="22"/>
            <w:szCs w:val="22"/>
            <w:highlight w:val="cyan"/>
          </w:rPr>
          <w:t xml:space="preserve">- </w:t>
        </w:r>
      </w:ins>
      <w:ins w:id="6000" w:author="Santagata Fabiana (GSE)" w:date="2025-10-01T14:26:00Z">
        <w:r w:rsidR="7AE98573" w:rsidRPr="0016065F">
          <w:rPr>
            <w:rFonts w:cstheme="minorBidi"/>
            <w:sz w:val="22"/>
            <w:szCs w:val="22"/>
            <w:highlight w:val="cyan"/>
          </w:rPr>
          <w:t xml:space="preserve">per </w:t>
        </w:r>
        <w:del w:id="6001" w:author="Visone Rossana (GSE)" w:date="2025-10-19T20:08:00Z" w16du:dateUtc="2025-10-19T18:08:00Z">
          <w:r w:rsidR="7AE98573" w:rsidRPr="0016065F" w:rsidDel="00957240">
            <w:rPr>
              <w:rFonts w:cstheme="minorBidi"/>
              <w:sz w:val="22"/>
              <w:szCs w:val="22"/>
              <w:highlight w:val="cyan"/>
            </w:rPr>
            <w:delText>i</w:delText>
          </w:r>
        </w:del>
      </w:ins>
      <w:ins w:id="6002" w:author="Santagata Fabiana (GSE)" w:date="2025-10-01T14:27:00Z">
        <w:del w:id="6003" w:author="Visone Rossana (GSE)" w:date="2025-10-19T20:08:00Z" w16du:dateUtc="2025-10-19T18:08:00Z">
          <w:r w:rsidR="7AE98573" w:rsidRPr="0016065F" w:rsidDel="00957240">
            <w:rPr>
              <w:rFonts w:cstheme="minorBidi"/>
              <w:sz w:val="22"/>
              <w:szCs w:val="22"/>
              <w:highlight w:val="cyan"/>
            </w:rPr>
            <w:delText>l</w:delText>
          </w:r>
        </w:del>
      </w:ins>
      <w:ins w:id="6004" w:author="Santagata Fabiana (GSE)" w:date="2025-10-01T14:26:00Z">
        <w:del w:id="6005" w:author="Visone Rossana (GSE)" w:date="2025-10-19T20:08:00Z" w16du:dateUtc="2025-10-19T18:08:00Z">
          <w:r w:rsidR="7AE98573" w:rsidRPr="0016065F" w:rsidDel="00957240">
            <w:rPr>
              <w:rFonts w:cstheme="minorBidi"/>
              <w:sz w:val="22"/>
              <w:szCs w:val="22"/>
              <w:highlight w:val="cyan"/>
            </w:rPr>
            <w:delText xml:space="preserve"> caso</w:delText>
          </w:r>
        </w:del>
      </w:ins>
      <w:ins w:id="6006" w:author="Visone Rossana (GSE)" w:date="2025-10-19T20:08:00Z" w16du:dateUtc="2025-10-19T18:08:00Z">
        <w:r w:rsidRPr="0016065F">
          <w:rPr>
            <w:rFonts w:cstheme="minorBidi"/>
            <w:sz w:val="22"/>
            <w:szCs w:val="22"/>
            <w:highlight w:val="cyan"/>
          </w:rPr>
          <w:t>la fattispecie</w:t>
        </w:r>
      </w:ins>
      <w:ins w:id="6007" w:author="Santagata Fabiana (GSE)" w:date="2025-10-01T14:26:00Z">
        <w:r w:rsidR="7AE98573" w:rsidRPr="0016065F">
          <w:rPr>
            <w:rFonts w:cstheme="minorBidi"/>
            <w:sz w:val="22"/>
            <w:szCs w:val="22"/>
            <w:highlight w:val="cyan"/>
          </w:rPr>
          <w:t xml:space="preserve"> </w:t>
        </w:r>
      </w:ins>
      <w:ins w:id="6008" w:author="Santagata Fabiana (GSE)" w:date="2025-10-01T14:27:00Z">
        <w:del w:id="6009" w:author="Visone Rossana (GSE)" w:date="2025-10-19T20:08:00Z" w16du:dateUtc="2025-10-19T18:08:00Z">
          <w:r w:rsidR="7AE98573" w:rsidRPr="0016065F" w:rsidDel="00767D7D">
            <w:rPr>
              <w:rFonts w:cstheme="minorBidi"/>
              <w:sz w:val="22"/>
              <w:szCs w:val="22"/>
              <w:highlight w:val="cyan"/>
            </w:rPr>
            <w:delText xml:space="preserve">di cui </w:delText>
          </w:r>
        </w:del>
        <w:r w:rsidR="7AE98573" w:rsidRPr="0016065F">
          <w:rPr>
            <w:rFonts w:cstheme="minorBidi"/>
            <w:sz w:val="22"/>
            <w:szCs w:val="22"/>
            <w:highlight w:val="cyan"/>
          </w:rPr>
          <w:t>sub lett. i),</w:t>
        </w:r>
      </w:ins>
      <w:ins w:id="6010" w:author="Santagata Fabiana (GSE)" w:date="2025-10-01T14:11:00Z">
        <w:r w:rsidR="572F9DC1" w:rsidRPr="00957240">
          <w:rPr>
            <w:rFonts w:cstheme="minorBidi"/>
            <w:sz w:val="22"/>
            <w:szCs w:val="22"/>
            <w:highlight w:val="cyan"/>
            <w:rPrChange w:id="6011" w:author="Visone Rossana (GSE)" w:date="2025-10-19T20:08:00Z" w16du:dateUtc="2025-10-19T18:08:00Z">
              <w:rPr>
                <w:rFonts w:cstheme="minorBidi"/>
                <w:sz w:val="22"/>
                <w:szCs w:val="22"/>
              </w:rPr>
            </w:rPrChange>
          </w:rPr>
          <w:t xml:space="preserve"> </w:t>
        </w:r>
        <w:r w:rsidR="0B377637" w:rsidRPr="00957240">
          <w:rPr>
            <w:rFonts w:cstheme="minorBidi"/>
            <w:sz w:val="22"/>
            <w:szCs w:val="22"/>
            <w:highlight w:val="cyan"/>
            <w:rPrChange w:id="6012" w:author="Visone Rossana (GSE)" w:date="2025-10-19T20:08:00Z" w16du:dateUtc="2025-10-19T18:08:00Z">
              <w:rPr>
                <w:rFonts w:cstheme="minorBidi"/>
                <w:sz w:val="22"/>
                <w:szCs w:val="22"/>
              </w:rPr>
            </w:rPrChange>
          </w:rPr>
          <w:t>l’atto di concessione</w:t>
        </w:r>
        <w:r w:rsidR="480FEDF5" w:rsidRPr="00957240">
          <w:rPr>
            <w:rFonts w:cstheme="minorBidi"/>
            <w:sz w:val="22"/>
            <w:szCs w:val="22"/>
            <w:highlight w:val="cyan"/>
            <w:rPrChange w:id="6013" w:author="Visone Rossana (GSE)" w:date="2025-10-19T20:08:00Z" w16du:dateUtc="2025-10-19T18:08:00Z">
              <w:rPr>
                <w:rFonts w:cstheme="minorBidi"/>
                <w:sz w:val="22"/>
                <w:szCs w:val="22"/>
              </w:rPr>
            </w:rPrChange>
          </w:rPr>
          <w:t xml:space="preserve"> </w:t>
        </w:r>
      </w:ins>
      <w:ins w:id="6014" w:author="Santagata Fabiana (GSE)" w:date="2025-10-01T14:31:00Z">
        <w:r w:rsidR="5470F3AA" w:rsidRPr="0016065F">
          <w:rPr>
            <w:rFonts w:cstheme="minorBidi"/>
            <w:sz w:val="22"/>
            <w:szCs w:val="22"/>
            <w:highlight w:val="cyan"/>
          </w:rPr>
          <w:t>per l’</w:t>
        </w:r>
      </w:ins>
      <w:ins w:id="6015" w:author="Santagata Fabiana (GSE)" w:date="2025-10-01T14:11:00Z">
        <w:r w:rsidR="480FEDF5" w:rsidRPr="00957240">
          <w:rPr>
            <w:rFonts w:cstheme="minorBidi"/>
            <w:sz w:val="22"/>
            <w:szCs w:val="22"/>
            <w:highlight w:val="cyan"/>
            <w:rPrChange w:id="6016" w:author="Visone Rossana (GSE)" w:date="2025-10-19T20:08:00Z" w16du:dateUtc="2025-10-19T18:08:00Z">
              <w:rPr>
                <w:rFonts w:cstheme="minorBidi"/>
                <w:sz w:val="22"/>
                <w:szCs w:val="22"/>
              </w:rPr>
            </w:rPrChange>
          </w:rPr>
          <w:t>erogazione dei servizi pubblici</w:t>
        </w:r>
      </w:ins>
      <w:ins w:id="6017" w:author="Santagata Fabiana (GSE)" w:date="2025-10-01T14:31:00Z">
        <w:r w:rsidR="285A976C" w:rsidRPr="0016065F">
          <w:rPr>
            <w:rFonts w:cstheme="minorBidi"/>
            <w:sz w:val="22"/>
            <w:szCs w:val="22"/>
            <w:highlight w:val="cyan"/>
          </w:rPr>
          <w:t xml:space="preserve"> e la documentazione idonea a </w:t>
        </w:r>
      </w:ins>
      <w:ins w:id="6018" w:author="Santagata Fabiana (GSE)" w:date="2025-10-01T14:32:00Z">
        <w:r w:rsidR="285A976C" w:rsidRPr="0016065F">
          <w:rPr>
            <w:rFonts w:cstheme="minorBidi"/>
            <w:sz w:val="22"/>
            <w:szCs w:val="22"/>
            <w:highlight w:val="cyan"/>
          </w:rPr>
          <w:t>dimostrare che utilizzano immobili di enti territoria</w:t>
        </w:r>
        <w:r w:rsidR="71F6C3C4" w:rsidRPr="0016065F">
          <w:rPr>
            <w:rFonts w:cstheme="minorBidi"/>
            <w:sz w:val="22"/>
            <w:szCs w:val="22"/>
            <w:highlight w:val="cyan"/>
          </w:rPr>
          <w:t>li o locali</w:t>
        </w:r>
      </w:ins>
      <w:ins w:id="6019" w:author="Santagata Fabiana (GSE)" w:date="2025-10-01T14:11:00Z">
        <w:r w:rsidR="480FEDF5" w:rsidRPr="00957240">
          <w:rPr>
            <w:rFonts w:cstheme="minorBidi"/>
            <w:sz w:val="22"/>
            <w:szCs w:val="22"/>
            <w:highlight w:val="cyan"/>
            <w:rPrChange w:id="6020" w:author="Visone Rossana (GSE)" w:date="2025-10-19T20:08:00Z" w16du:dateUtc="2025-10-19T18:08:00Z">
              <w:rPr>
                <w:rFonts w:cstheme="minorBidi"/>
                <w:sz w:val="22"/>
                <w:szCs w:val="22"/>
              </w:rPr>
            </w:rPrChange>
          </w:rPr>
          <w:t>.</w:t>
        </w:r>
        <w:r w:rsidR="0B377637" w:rsidRPr="00957240">
          <w:rPr>
            <w:rFonts w:cstheme="minorBidi"/>
            <w:sz w:val="22"/>
            <w:szCs w:val="22"/>
            <w:highlight w:val="cyan"/>
            <w:rPrChange w:id="6021" w:author="Visone Rossana (GSE)" w:date="2025-10-19T20:08:00Z" w16du:dateUtc="2025-10-19T18:08:00Z">
              <w:rPr>
                <w:rFonts w:cstheme="minorBidi"/>
                <w:sz w:val="22"/>
                <w:szCs w:val="22"/>
              </w:rPr>
            </w:rPrChange>
          </w:rPr>
          <w:t xml:space="preserve"> </w:t>
        </w:r>
      </w:ins>
    </w:p>
    <w:p w14:paraId="2D2C2A88" w14:textId="77777777" w:rsidR="00957240" w:rsidRPr="00957240" w:rsidRDefault="00957240">
      <w:pPr>
        <w:pStyle w:val="NORMALEGSE"/>
        <w:spacing w:after="120" w:line="276" w:lineRule="auto"/>
        <w:ind w:left="426"/>
        <w:jc w:val="both"/>
        <w:rPr>
          <w:ins w:id="6022" w:author="Visone Rossana (GSE)" w:date="2025-10-19T20:08:00Z" w16du:dateUtc="2025-10-19T18:08:00Z"/>
          <w:rFonts w:cstheme="minorBidi"/>
          <w:sz w:val="22"/>
          <w:szCs w:val="22"/>
          <w:highlight w:val="cyan"/>
          <w:rPrChange w:id="6023" w:author="Visone Rossana (GSE)" w:date="2025-10-19T20:08:00Z" w16du:dateUtc="2025-10-19T18:08:00Z">
            <w:rPr>
              <w:ins w:id="6024" w:author="Visone Rossana (GSE)" w:date="2025-10-19T20:08:00Z" w16du:dateUtc="2025-10-19T18:08:00Z"/>
              <w:rFonts w:cstheme="minorBidi"/>
              <w:sz w:val="22"/>
              <w:szCs w:val="22"/>
            </w:rPr>
          </w:rPrChange>
        </w:rPr>
        <w:pPrChange w:id="6025" w:author="Visone Rossana (GSE)" w:date="2025-10-19T20:08:00Z" w16du:dateUtc="2025-10-19T18:08:00Z">
          <w:pPr/>
        </w:pPrChange>
      </w:pPr>
    </w:p>
    <w:p w14:paraId="44843900" w14:textId="439406FB" w:rsidR="00184F00" w:rsidDel="00C37638" w:rsidRDefault="00E608AB">
      <w:pPr>
        <w:numPr>
          <w:ilvl w:val="0"/>
          <w:numId w:val="151"/>
        </w:numPr>
        <w:spacing w:before="60" w:after="60" w:line="276" w:lineRule="auto"/>
        <w:ind w:left="426" w:firstLine="0"/>
        <w:jc w:val="both"/>
        <w:rPr>
          <w:del w:id="6026" w:author="Santagata Fabiana (GSE)" w:date="2025-10-01T14:12:00Z" w16du:dateUtc="2025-10-01T14:12:45Z"/>
          <w:rFonts w:cstheme="minorBidi"/>
          <w:sz w:val="22"/>
          <w:szCs w:val="22"/>
        </w:rPr>
        <w:pPrChange w:id="6027" w:author="Visone Rossana (GSE)" w:date="2025-10-19T20:08:00Z" w16du:dateUtc="2025-10-19T18:08:00Z">
          <w:pPr>
            <w:pStyle w:val="Paragrafoelenco"/>
            <w:numPr>
              <w:numId w:val="151"/>
            </w:numPr>
            <w:spacing w:before="60" w:after="60" w:line="276" w:lineRule="auto"/>
            <w:ind w:hanging="360"/>
            <w:jc w:val="both"/>
          </w:pPr>
        </w:pPrChange>
      </w:pPr>
      <w:ins w:id="6028" w:author="Visone Rossana (GSE)" w:date="2025-09-09T10:57:00Z">
        <w:r w:rsidRPr="00957240">
          <w:rPr>
            <w:rFonts w:cstheme="minorBidi"/>
            <w:sz w:val="22"/>
            <w:szCs w:val="22"/>
            <w:highlight w:val="cyan"/>
            <w:rPrChange w:id="6029" w:author="Visone Rossana (GSE)" w:date="2025-10-19T20:08:00Z" w16du:dateUtc="2025-10-19T18:08:00Z">
              <w:rPr/>
            </w:rPrChange>
          </w:rPr>
          <w:t xml:space="preserve">Il GSE </w:t>
        </w:r>
      </w:ins>
      <w:ins w:id="6030" w:author="Visone Rossana (GSE)" w:date="2025-09-25T10:38:00Z">
        <w:r w:rsidR="00184F00" w:rsidRPr="00957240">
          <w:rPr>
            <w:rFonts w:cstheme="minorBidi"/>
            <w:sz w:val="22"/>
            <w:szCs w:val="22"/>
            <w:highlight w:val="cyan"/>
            <w:rPrChange w:id="6031" w:author="Visone Rossana (GSE)" w:date="2025-10-19T20:08:00Z" w16du:dateUtc="2025-10-19T18:08:00Z">
              <w:rPr>
                <w:rFonts w:cstheme="minorBidi"/>
                <w:sz w:val="22"/>
                <w:szCs w:val="22"/>
              </w:rPr>
            </w:rPrChange>
          </w:rPr>
          <w:t>si riserva</w:t>
        </w:r>
      </w:ins>
      <w:ins w:id="6032" w:author="Santagata Fabiana (GSE)" w:date="2025-10-01T14:11:00Z">
        <w:r w:rsidR="72117310" w:rsidRPr="00957240">
          <w:rPr>
            <w:rFonts w:cstheme="minorBidi"/>
            <w:sz w:val="22"/>
            <w:szCs w:val="22"/>
            <w:highlight w:val="cyan"/>
            <w:rPrChange w:id="6033" w:author="Visone Rossana (GSE)" w:date="2025-10-19T20:08:00Z" w16du:dateUtc="2025-10-19T18:08:00Z">
              <w:rPr>
                <w:rFonts w:cstheme="minorBidi"/>
                <w:sz w:val="22"/>
                <w:szCs w:val="22"/>
              </w:rPr>
            </w:rPrChange>
          </w:rPr>
          <w:t>, in ogni caso,</w:t>
        </w:r>
      </w:ins>
      <w:ins w:id="6034" w:author="Visone Rossana (GSE)" w:date="2025-09-25T10:38:00Z">
        <w:r w:rsidR="00184F00" w:rsidRPr="00957240">
          <w:rPr>
            <w:rFonts w:cstheme="minorBidi"/>
            <w:sz w:val="22"/>
            <w:szCs w:val="22"/>
            <w:highlight w:val="cyan"/>
            <w:rPrChange w:id="6035" w:author="Visone Rossana (GSE)" w:date="2025-10-19T20:08:00Z" w16du:dateUtc="2025-10-19T18:08:00Z">
              <w:rPr>
                <w:rFonts w:cstheme="minorBidi"/>
                <w:sz w:val="22"/>
                <w:szCs w:val="22"/>
              </w:rPr>
            </w:rPrChange>
          </w:rPr>
          <w:t xml:space="preserve"> di </w:t>
        </w:r>
      </w:ins>
      <w:ins w:id="6036" w:author="Visone Rossana (GSE)" w:date="2025-09-09T10:57:00Z">
        <w:r w:rsidRPr="00957240">
          <w:rPr>
            <w:rFonts w:cstheme="minorBidi"/>
            <w:sz w:val="22"/>
            <w:szCs w:val="22"/>
            <w:highlight w:val="cyan"/>
            <w:rPrChange w:id="6037" w:author="Visone Rossana (GSE)" w:date="2025-10-19T20:08:00Z" w16du:dateUtc="2025-10-19T18:08:00Z">
              <w:rPr/>
            </w:rPrChange>
          </w:rPr>
          <w:t>richiedere,</w:t>
        </w:r>
      </w:ins>
      <w:ins w:id="6038" w:author="Santagata Fabiana (GSE)" w:date="2025-10-01T14:11:00Z">
        <w:r w:rsidR="5D1868E0" w:rsidRPr="00957240">
          <w:rPr>
            <w:rFonts w:cstheme="minorBidi"/>
            <w:sz w:val="22"/>
            <w:szCs w:val="22"/>
            <w:highlight w:val="cyan"/>
            <w:rPrChange w:id="6039" w:author="Visone Rossana (GSE)" w:date="2025-10-19T20:08:00Z" w16du:dateUtc="2025-10-19T18:08:00Z">
              <w:rPr>
                <w:rFonts w:cstheme="minorBidi"/>
                <w:sz w:val="22"/>
                <w:szCs w:val="22"/>
              </w:rPr>
            </w:rPrChange>
          </w:rPr>
          <w:t xml:space="preserve"> sia</w:t>
        </w:r>
      </w:ins>
      <w:ins w:id="6040" w:author="Visone Rossana (GSE)" w:date="2025-09-09T10:57:00Z">
        <w:r w:rsidRPr="00957240">
          <w:rPr>
            <w:rFonts w:cstheme="minorBidi"/>
            <w:sz w:val="22"/>
            <w:szCs w:val="22"/>
            <w:highlight w:val="cyan"/>
            <w:rPrChange w:id="6041" w:author="Visone Rossana (GSE)" w:date="2025-10-19T20:08:00Z" w16du:dateUtc="2025-10-19T18:08:00Z">
              <w:rPr/>
            </w:rPrChange>
          </w:rPr>
          <w:t xml:space="preserve"> in fase di istruttoria</w:t>
        </w:r>
      </w:ins>
      <w:ins w:id="6042" w:author="Visone Rossana (GSE)" w:date="2025-09-25T10:38:00Z">
        <w:r w:rsidR="00184F00" w:rsidRPr="00957240">
          <w:rPr>
            <w:rFonts w:cstheme="minorBidi"/>
            <w:sz w:val="22"/>
            <w:szCs w:val="22"/>
            <w:highlight w:val="cyan"/>
            <w:rPrChange w:id="6043" w:author="Visone Rossana (GSE)" w:date="2025-10-19T20:08:00Z" w16du:dateUtc="2025-10-19T18:08:00Z">
              <w:rPr>
                <w:rFonts w:cstheme="minorBidi"/>
                <w:sz w:val="22"/>
                <w:szCs w:val="22"/>
              </w:rPr>
            </w:rPrChange>
          </w:rPr>
          <w:t xml:space="preserve"> </w:t>
        </w:r>
        <w:del w:id="6044" w:author="Santagata Fabiana (GSE)" w:date="2025-10-01T14:11:00Z">
          <w:r w:rsidRPr="00957240" w:rsidDel="00184F00">
            <w:rPr>
              <w:rFonts w:cstheme="minorBidi"/>
              <w:sz w:val="22"/>
              <w:szCs w:val="22"/>
              <w:highlight w:val="cyan"/>
              <w:rPrChange w:id="6045" w:author="Visone Rossana (GSE)" w:date="2025-10-19T20:08:00Z" w16du:dateUtc="2025-10-19T18:08:00Z">
                <w:rPr>
                  <w:rFonts w:cstheme="minorBidi"/>
                  <w:sz w:val="22"/>
                  <w:szCs w:val="22"/>
                </w:rPr>
              </w:rPrChange>
            </w:rPr>
            <w:delText>e/</w:delText>
          </w:r>
        </w:del>
      </w:ins>
      <w:ins w:id="6046" w:author="Santagata Fabiana (GSE)" w:date="2025-10-01T14:11:00Z">
        <w:r w:rsidR="041D4833" w:rsidRPr="00957240">
          <w:rPr>
            <w:rFonts w:cstheme="minorBidi"/>
            <w:sz w:val="22"/>
            <w:szCs w:val="22"/>
            <w:highlight w:val="cyan"/>
            <w:rPrChange w:id="6047" w:author="Visone Rossana (GSE)" w:date="2025-10-19T20:08:00Z" w16du:dateUtc="2025-10-19T18:08:00Z">
              <w:rPr>
                <w:rFonts w:cstheme="minorBidi"/>
                <w:sz w:val="22"/>
                <w:szCs w:val="22"/>
              </w:rPr>
            </w:rPrChange>
          </w:rPr>
          <w:t xml:space="preserve">sia </w:t>
        </w:r>
      </w:ins>
      <w:ins w:id="6048" w:author="Santagata Fabiana (GSE)" w:date="2025-10-01T14:12:00Z">
        <w:r w:rsidR="1FBB66AF" w:rsidRPr="00957240">
          <w:rPr>
            <w:rFonts w:cstheme="minorBidi"/>
            <w:sz w:val="22"/>
            <w:szCs w:val="22"/>
            <w:highlight w:val="cyan"/>
            <w:rPrChange w:id="6049" w:author="Visone Rossana (GSE)" w:date="2025-10-19T20:08:00Z" w16du:dateUtc="2025-10-19T18:08:00Z">
              <w:rPr>
                <w:rFonts w:cstheme="minorBidi"/>
                <w:sz w:val="22"/>
                <w:szCs w:val="22"/>
              </w:rPr>
            </w:rPrChange>
          </w:rPr>
          <w:t xml:space="preserve">nell’ambito </w:t>
        </w:r>
      </w:ins>
      <w:ins w:id="6050" w:author="Visone Rossana (GSE)" w:date="2025-09-25T10:38:00Z">
        <w:del w:id="6051" w:author="Santagata Fabiana (GSE)" w:date="2025-10-01T14:11:00Z">
          <w:r w:rsidRPr="00957240" w:rsidDel="00184F00">
            <w:rPr>
              <w:rFonts w:cstheme="minorBidi"/>
              <w:sz w:val="22"/>
              <w:szCs w:val="22"/>
              <w:highlight w:val="cyan"/>
              <w:rPrChange w:id="6052" w:author="Visone Rossana (GSE)" w:date="2025-10-19T20:08:00Z" w16du:dateUtc="2025-10-19T18:08:00Z">
                <w:rPr>
                  <w:rFonts w:cstheme="minorBidi"/>
                  <w:sz w:val="22"/>
                  <w:szCs w:val="22"/>
                </w:rPr>
              </w:rPrChange>
            </w:rPr>
            <w:delText xml:space="preserve">o </w:delText>
          </w:r>
        </w:del>
        <w:del w:id="6053" w:author="Santagata Fabiana (GSE)" w:date="2025-10-01T14:12:00Z">
          <w:r w:rsidRPr="00957240" w:rsidDel="00184F00">
            <w:rPr>
              <w:rFonts w:cstheme="minorBidi"/>
              <w:sz w:val="22"/>
              <w:szCs w:val="22"/>
              <w:highlight w:val="cyan"/>
              <w:rPrChange w:id="6054" w:author="Visone Rossana (GSE)" w:date="2025-10-19T20:08:00Z" w16du:dateUtc="2025-10-19T18:08:00Z">
                <w:rPr>
                  <w:rFonts w:cstheme="minorBidi"/>
                  <w:sz w:val="22"/>
                  <w:szCs w:val="22"/>
                </w:rPr>
              </w:rPrChange>
            </w:rPr>
            <w:delText xml:space="preserve">in sede </w:delText>
          </w:r>
        </w:del>
        <w:r w:rsidR="00184F00" w:rsidRPr="00957240">
          <w:rPr>
            <w:rFonts w:cstheme="minorBidi"/>
            <w:sz w:val="22"/>
            <w:szCs w:val="22"/>
            <w:highlight w:val="cyan"/>
            <w:rPrChange w:id="6055" w:author="Visone Rossana (GSE)" w:date="2025-10-19T20:08:00Z" w16du:dateUtc="2025-10-19T18:08:00Z">
              <w:rPr>
                <w:rFonts w:cstheme="minorBidi"/>
                <w:sz w:val="22"/>
                <w:szCs w:val="22"/>
              </w:rPr>
            </w:rPrChange>
          </w:rPr>
          <w:t>di</w:t>
        </w:r>
      </w:ins>
      <w:ins w:id="6056" w:author="Santagata Fabiana (GSE)" w:date="2025-10-01T14:12:00Z">
        <w:r w:rsidR="225EDAB1" w:rsidRPr="00957240">
          <w:rPr>
            <w:rFonts w:cstheme="minorBidi"/>
            <w:sz w:val="22"/>
            <w:szCs w:val="22"/>
            <w:highlight w:val="cyan"/>
            <w:rPrChange w:id="6057" w:author="Visone Rossana (GSE)" w:date="2025-10-19T20:08:00Z" w16du:dateUtc="2025-10-19T18:08:00Z">
              <w:rPr>
                <w:rFonts w:cstheme="minorBidi"/>
                <w:sz w:val="22"/>
                <w:szCs w:val="22"/>
              </w:rPr>
            </w:rPrChange>
          </w:rPr>
          <w:t xml:space="preserve"> eventuali attività di</w:t>
        </w:r>
      </w:ins>
      <w:ins w:id="6058" w:author="Visone Rossana (GSE)" w:date="2025-09-25T10:38:00Z">
        <w:r w:rsidR="00184F00" w:rsidRPr="00957240">
          <w:rPr>
            <w:rFonts w:cstheme="minorBidi"/>
            <w:sz w:val="22"/>
            <w:szCs w:val="22"/>
            <w:highlight w:val="cyan"/>
            <w:rPrChange w:id="6059" w:author="Visone Rossana (GSE)" w:date="2025-10-19T20:08:00Z" w16du:dateUtc="2025-10-19T18:08:00Z">
              <w:rPr>
                <w:rFonts w:cstheme="minorBidi"/>
                <w:sz w:val="22"/>
                <w:szCs w:val="22"/>
              </w:rPr>
            </w:rPrChange>
          </w:rPr>
          <w:t xml:space="preserve"> verific</w:t>
        </w:r>
        <w:del w:id="6060" w:author="Santagata Fabiana (GSE)" w:date="2025-10-01T14:12:00Z">
          <w:r w:rsidRPr="00957240" w:rsidDel="00184F00">
            <w:rPr>
              <w:rFonts w:cstheme="minorBidi"/>
              <w:sz w:val="22"/>
              <w:szCs w:val="22"/>
              <w:highlight w:val="cyan"/>
              <w:rPrChange w:id="6061" w:author="Visone Rossana (GSE)" w:date="2025-10-19T20:08:00Z" w16du:dateUtc="2025-10-19T18:08:00Z">
                <w:rPr>
                  <w:rFonts w:cstheme="minorBidi"/>
                  <w:sz w:val="22"/>
                  <w:szCs w:val="22"/>
                </w:rPr>
              </w:rPrChange>
            </w:rPr>
            <w:delText>he post qualific</w:delText>
          </w:r>
        </w:del>
        <w:r w:rsidR="00184F00" w:rsidRPr="00957240">
          <w:rPr>
            <w:rFonts w:cstheme="minorBidi"/>
            <w:sz w:val="22"/>
            <w:szCs w:val="22"/>
            <w:highlight w:val="cyan"/>
            <w:rPrChange w:id="6062" w:author="Visone Rossana (GSE)" w:date="2025-10-19T20:08:00Z" w16du:dateUtc="2025-10-19T18:08:00Z">
              <w:rPr>
                <w:rFonts w:cstheme="minorBidi"/>
                <w:sz w:val="22"/>
                <w:szCs w:val="22"/>
              </w:rPr>
            </w:rPrChange>
          </w:rPr>
          <w:t>a</w:t>
        </w:r>
      </w:ins>
      <w:ins w:id="6063" w:author="Santagata Fabiana (GSE)" w:date="2025-10-01T14:12:00Z">
        <w:r w:rsidR="21790A16" w:rsidRPr="00957240">
          <w:rPr>
            <w:rFonts w:cstheme="minorBidi"/>
            <w:sz w:val="22"/>
            <w:szCs w:val="22"/>
            <w:highlight w:val="cyan"/>
            <w:rPrChange w:id="6064" w:author="Visone Rossana (GSE)" w:date="2025-10-19T20:08:00Z" w16du:dateUtc="2025-10-19T18:08:00Z">
              <w:rPr>
                <w:rFonts w:cstheme="minorBidi"/>
                <w:sz w:val="22"/>
                <w:szCs w:val="22"/>
              </w:rPr>
            </w:rPrChange>
          </w:rPr>
          <w:t>, ulteriore documentazione</w:t>
        </w:r>
      </w:ins>
      <w:ins w:id="6065" w:author="Visone Rossana (GSE)" w:date="2025-09-25T10:41:00Z">
        <w:del w:id="6066" w:author="Santagata Fabiana (GSE)" w:date="2025-10-01T14:12:00Z">
          <w:r w:rsidRPr="00957240" w:rsidDel="00184F00">
            <w:rPr>
              <w:rFonts w:cstheme="minorBidi"/>
              <w:sz w:val="22"/>
              <w:szCs w:val="22"/>
              <w:highlight w:val="cyan"/>
              <w:rPrChange w:id="6067" w:author="Visone Rossana (GSE)" w:date="2025-10-19T20:08:00Z" w16du:dateUtc="2025-10-19T18:08:00Z">
                <w:rPr>
                  <w:rFonts w:cstheme="minorBidi"/>
                  <w:sz w:val="22"/>
                  <w:szCs w:val="22"/>
                </w:rPr>
              </w:rPrChange>
            </w:rPr>
            <w:delText>:</w:delText>
          </w:r>
        </w:del>
      </w:ins>
      <w:ins w:id="6068" w:author="Santagata Fabiana (GSE)" w:date="2025-10-01T14:12:00Z">
        <w:r w:rsidR="037B3AE5" w:rsidRPr="00957240">
          <w:rPr>
            <w:rFonts w:cstheme="minorBidi"/>
            <w:sz w:val="22"/>
            <w:szCs w:val="22"/>
            <w:highlight w:val="cyan"/>
            <w:rPrChange w:id="6069" w:author="Visone Rossana (GSE)" w:date="2025-10-19T20:08:00Z" w16du:dateUtc="2025-10-19T18:08:00Z">
              <w:rPr>
                <w:rFonts w:cstheme="minorBidi"/>
                <w:sz w:val="22"/>
                <w:szCs w:val="22"/>
              </w:rPr>
            </w:rPrChange>
          </w:rPr>
          <w:t xml:space="preserve"> ai fini della dimostrazio</w:t>
        </w:r>
      </w:ins>
      <w:ins w:id="6070" w:author="Santagata Fabiana (GSE)" w:date="2025-10-01T14:13:00Z">
        <w:r w:rsidR="037B3AE5" w:rsidRPr="00957240">
          <w:rPr>
            <w:rFonts w:cstheme="minorBidi"/>
            <w:sz w:val="22"/>
            <w:szCs w:val="22"/>
            <w:highlight w:val="cyan"/>
            <w:rPrChange w:id="6071" w:author="Visone Rossana (GSE)" w:date="2025-10-19T20:08:00Z" w16du:dateUtc="2025-10-19T18:08:00Z">
              <w:rPr>
                <w:rFonts w:cstheme="minorBidi"/>
                <w:sz w:val="22"/>
                <w:szCs w:val="22"/>
              </w:rPr>
            </w:rPrChange>
          </w:rPr>
          <w:t>ne</w:t>
        </w:r>
        <w:r w:rsidR="037B3AE5" w:rsidRPr="528FD81D">
          <w:rPr>
            <w:rFonts w:cstheme="minorBidi"/>
            <w:sz w:val="22"/>
            <w:szCs w:val="22"/>
          </w:rPr>
          <w:t xml:space="preserve"> della sussistenza del requisito previsto dal Decreto.</w:t>
        </w:r>
      </w:ins>
    </w:p>
    <w:p w14:paraId="415BFCF9" w14:textId="77777777" w:rsidR="00C37638" w:rsidRDefault="00C37638">
      <w:pPr>
        <w:spacing w:before="60" w:after="60" w:line="276" w:lineRule="auto"/>
        <w:ind w:left="426"/>
        <w:jc w:val="both"/>
        <w:rPr>
          <w:ins w:id="6072" w:author="Visone Rossana (GSE)" w:date="2025-10-06T09:58:00Z" w16du:dateUtc="2025-10-06T07:58:00Z"/>
          <w:rFonts w:cstheme="minorBidi"/>
          <w:sz w:val="22"/>
          <w:szCs w:val="22"/>
        </w:rPr>
        <w:pPrChange w:id="6073" w:author="Visone Rossana (GSE)" w:date="2025-10-19T20:08:00Z" w16du:dateUtc="2025-10-19T18:08:00Z">
          <w:pPr>
            <w:spacing w:before="60" w:after="60" w:line="276" w:lineRule="auto"/>
            <w:jc w:val="both"/>
          </w:pPr>
        </w:pPrChange>
      </w:pPr>
    </w:p>
    <w:p w14:paraId="0B9756FF" w14:textId="04D1074F" w:rsidR="00E608AB" w:rsidRDefault="00184F00">
      <w:pPr>
        <w:pStyle w:val="Paragrafoelenco"/>
        <w:spacing w:before="60" w:after="60" w:line="276" w:lineRule="auto"/>
        <w:jc w:val="both"/>
        <w:rPr>
          <w:ins w:id="6074" w:author="Visone Rossana (GSE)" w:date="2025-09-25T10:41:00Z" w16du:dateUtc="2025-09-25T08:41:00Z"/>
          <w:del w:id="6075" w:author="Santagata Fabiana (GSE)" w:date="2025-10-01T14:12:00Z" w16du:dateUtc="2025-10-01T14:12:43Z"/>
          <w:rFonts w:cstheme="minorBidi"/>
          <w:sz w:val="22"/>
          <w:szCs w:val="22"/>
        </w:rPr>
        <w:pPrChange w:id="6076" w:author="Visone Rossana (GSE)" w:date="2025-10-06T09:58:00Z" w16du:dateUtc="2025-10-06T07:58:00Z">
          <w:pPr>
            <w:pStyle w:val="Paragrafoelenco"/>
            <w:numPr>
              <w:numId w:val="151"/>
            </w:numPr>
            <w:spacing w:before="60" w:after="60" w:line="276" w:lineRule="auto"/>
            <w:ind w:hanging="360"/>
            <w:jc w:val="both"/>
          </w:pPr>
        </w:pPrChange>
      </w:pPr>
      <w:ins w:id="6077" w:author="Visone Rossana (GSE)" w:date="2025-09-25T10:41:00Z">
        <w:del w:id="6078" w:author="Santagata Fabiana (GSE)" w:date="2025-10-01T14:12:00Z">
          <w:r w:rsidRPr="528FD81D" w:rsidDel="00184F00">
            <w:rPr>
              <w:rFonts w:cstheme="minorBidi"/>
              <w:sz w:val="22"/>
              <w:szCs w:val="22"/>
            </w:rPr>
            <w:delText>l’</w:delText>
          </w:r>
        </w:del>
      </w:ins>
      <w:ins w:id="6079" w:author="Visone Rossana (GSE)" w:date="2025-09-09T10:57:00Z">
        <w:del w:id="6080" w:author="Santagata Fabiana (GSE)" w:date="2025-10-01T14:13:00Z">
          <w:r w:rsidRPr="528FD81D" w:rsidDel="00E608AB">
            <w:rPr>
              <w:rFonts w:cstheme="minorBidi"/>
              <w:sz w:val="22"/>
              <w:szCs w:val="22"/>
              <w:rPrChange w:id="6081" w:author="Visone Rossana (GSE)" w:date="2025-09-25T10:41:00Z">
                <w:rPr/>
              </w:rPrChange>
            </w:rPr>
            <w:delText xml:space="preserve">atto costitutivo e/o lo statuto al fine della identificazione e riconduzione dell’ente e/o della società nella specifica categoria di </w:delText>
          </w:r>
        </w:del>
      </w:ins>
      <w:ins w:id="6082" w:author="Visone Rossana (GSE)" w:date="2025-09-25T10:39:00Z">
        <w:del w:id="6083" w:author="Santagata Fabiana (GSE)" w:date="2025-10-01T14:13:00Z">
          <w:r w:rsidRPr="528FD81D" w:rsidDel="00184F00">
            <w:rPr>
              <w:rFonts w:cstheme="minorBidi"/>
              <w:sz w:val="22"/>
              <w:szCs w:val="22"/>
              <w:rPrChange w:id="6084" w:author="Visone Rossana (GSE)" w:date="2025-09-25T10:41:00Z">
                <w:rPr/>
              </w:rPrChange>
            </w:rPr>
            <w:delText>Pu</w:delText>
          </w:r>
        </w:del>
      </w:ins>
      <w:ins w:id="6085" w:author="Visone Rossana (GSE)" w:date="2025-09-09T10:57:00Z">
        <w:del w:id="6086" w:author="Santagata Fabiana (GSE)" w:date="2025-10-01T14:13:00Z">
          <w:r w:rsidRPr="528FD81D" w:rsidDel="00E608AB">
            <w:rPr>
              <w:rFonts w:cstheme="minorBidi"/>
              <w:sz w:val="22"/>
              <w:szCs w:val="22"/>
              <w:rPrChange w:id="6087" w:author="Visone Rossana (GSE)" w:date="2025-09-25T10:41:00Z">
                <w:rPr/>
              </w:rPrChange>
            </w:rPr>
            <w:delText xml:space="preserve">bblica </w:delText>
          </w:r>
        </w:del>
      </w:ins>
      <w:ins w:id="6088" w:author="Visone Rossana (GSE)" w:date="2025-09-25T10:39:00Z">
        <w:del w:id="6089" w:author="Santagata Fabiana (GSE)" w:date="2025-10-01T14:13:00Z">
          <w:r w:rsidRPr="528FD81D" w:rsidDel="00184F00">
            <w:rPr>
              <w:rFonts w:cstheme="minorBidi"/>
              <w:sz w:val="22"/>
              <w:szCs w:val="22"/>
              <w:rPrChange w:id="6090" w:author="Visone Rossana (GSE)" w:date="2025-09-25T10:41:00Z">
                <w:rPr/>
              </w:rPrChange>
            </w:rPr>
            <w:delText xml:space="preserve">Amministrazione </w:delText>
          </w:r>
        </w:del>
      </w:ins>
      <w:ins w:id="6091" w:author="Visone Rossana (GSE)" w:date="2025-09-09T10:57:00Z">
        <w:del w:id="6092" w:author="Santagata Fabiana (GSE)" w:date="2025-10-01T14:13:00Z">
          <w:r w:rsidRPr="528FD81D" w:rsidDel="00E608AB">
            <w:rPr>
              <w:rFonts w:cstheme="minorBidi"/>
              <w:sz w:val="22"/>
              <w:szCs w:val="22"/>
              <w:rPrChange w:id="6093" w:author="Visone Rossana (GSE)" w:date="2025-09-25T10:41:00Z">
                <w:rPr/>
              </w:rPrChange>
            </w:rPr>
            <w:delText>prevista dal Decreto</w:delText>
          </w:r>
        </w:del>
      </w:ins>
      <w:ins w:id="6094" w:author="Visone Rossana (GSE)" w:date="2025-09-25T10:41:00Z">
        <w:del w:id="6095" w:author="Santagata Fabiana (GSE)" w:date="2025-10-01T14:13:00Z">
          <w:r w:rsidRPr="528FD81D" w:rsidDel="00184F00">
            <w:rPr>
              <w:rFonts w:cstheme="minorBidi"/>
              <w:sz w:val="22"/>
              <w:szCs w:val="22"/>
            </w:rPr>
            <w:delText>;</w:delText>
          </w:r>
        </w:del>
      </w:ins>
    </w:p>
    <w:p w14:paraId="61B64685" w14:textId="34314032" w:rsidR="00184F00" w:rsidRPr="00184F00" w:rsidRDefault="000D3CFF">
      <w:pPr>
        <w:pStyle w:val="Paragrafoelenco"/>
        <w:spacing w:before="60" w:after="60" w:line="276" w:lineRule="auto"/>
        <w:jc w:val="both"/>
        <w:rPr>
          <w:ins w:id="6096" w:author="Visone Rossana (GSE)" w:date="2025-09-09T10:57:00Z" w16du:dateUtc="2025-09-09T08:57:00Z"/>
          <w:rFonts w:cstheme="minorBidi"/>
          <w:sz w:val="22"/>
          <w:szCs w:val="22"/>
          <w:rPrChange w:id="6097" w:author="Visone Rossana (GSE)" w:date="2025-09-25T10:41:00Z" w16du:dateUtc="2025-09-25T08:41:00Z">
            <w:rPr>
              <w:ins w:id="6098" w:author="Visone Rossana (GSE)" w:date="2025-09-09T10:57:00Z" w16du:dateUtc="2025-09-09T08:57:00Z"/>
            </w:rPr>
          </w:rPrChange>
        </w:rPr>
        <w:pPrChange w:id="6099" w:author="Visone Rossana (GSE)" w:date="2025-10-06T09:58:00Z" w16du:dateUtc="2025-10-06T07:58:00Z">
          <w:pPr>
            <w:spacing w:before="60" w:after="60"/>
            <w:jc w:val="both"/>
          </w:pPr>
        </w:pPrChange>
      </w:pPr>
      <w:ins w:id="6100" w:author="Visone Rossana (GSE)" w:date="2025-09-25T10:46:00Z">
        <w:del w:id="6101" w:author="Santagata Fabiana (GSE)" w:date="2025-10-01T14:12:00Z">
          <w:r w:rsidRPr="528FD81D" w:rsidDel="000D3CFF">
            <w:rPr>
              <w:rFonts w:cstheme="minorBidi"/>
              <w:sz w:val="22"/>
              <w:szCs w:val="22"/>
            </w:rPr>
            <w:delText xml:space="preserve">atto di concessione </w:delText>
          </w:r>
        </w:del>
      </w:ins>
      <w:ins w:id="6102" w:author="Visone Rossana (GSE)" w:date="2025-09-25T10:47:00Z">
        <w:del w:id="6103" w:author="Santagata Fabiana (GSE)" w:date="2025-10-01T14:13:00Z">
          <w:r w:rsidRPr="528FD81D" w:rsidDel="000D3CFF">
            <w:rPr>
              <w:rFonts w:cstheme="minorBidi"/>
              <w:sz w:val="22"/>
              <w:szCs w:val="22"/>
            </w:rPr>
            <w:delText>di erogazione di servizi pubblici, nel caso concessionari di cui alla lettera h).</w:delText>
          </w:r>
        </w:del>
      </w:ins>
    </w:p>
    <w:p w14:paraId="47F13CFB" w14:textId="37FFCE5A" w:rsidR="00E608AB" w:rsidRPr="001415DF" w:rsidRDefault="007E4A39">
      <w:pPr>
        <w:pStyle w:val="TITOLO20"/>
        <w:numPr>
          <w:ilvl w:val="1"/>
          <w:numId w:val="292"/>
        </w:numPr>
        <w:ind w:left="567" w:hanging="567"/>
        <w:outlineLvl w:val="1"/>
        <w:rPr>
          <w:ins w:id="6104" w:author="Visone Rossana (GSE)" w:date="2025-09-09T10:57:00Z" w16du:dateUtc="2025-09-09T08:57:00Z"/>
          <w:del w:id="6105" w:author="Santagata Fabiana (GSE)" w:date="2025-10-01T14:33:00Z" w16du:dateUtc="2025-10-01T14:33:42Z"/>
        </w:rPr>
        <w:pPrChange w:id="6106" w:author="Oliosi Francesco (GSE)" w:date="2025-10-13T18:19:00Z" w16du:dateUtc="2025-10-13T16:19:00Z">
          <w:pPr>
            <w:spacing w:before="60" w:after="60"/>
            <w:jc w:val="both"/>
          </w:pPr>
        </w:pPrChange>
      </w:pPr>
      <w:ins w:id="6107" w:author="Visone Rossana (GSE)" w:date="2025-09-25T10:50:00Z">
        <w:del w:id="6108" w:author="Santagata Fabiana (GSE)" w:date="2025-10-01T14:33:00Z">
          <w:r w:rsidRPr="528FD81D" w:rsidDel="007E4A39">
            <w:delText xml:space="preserve">Si richiamano, infine, i requisiti che saranno accertati </w:delText>
          </w:r>
        </w:del>
      </w:ins>
      <w:ins w:id="6109" w:author="Visone Rossana (GSE)" w:date="2025-09-09T10:57:00Z">
        <w:del w:id="6110" w:author="Santagata Fabiana (GSE)" w:date="2025-10-01T14:33:00Z">
          <w:r w:rsidRPr="001415DF" w:rsidDel="00E608AB">
            <w:delText>per la riconduzione, agli effetti, in società</w:delText>
          </w:r>
          <w:r w:rsidRPr="00726C50" w:rsidDel="00E608AB">
            <w:rPr>
              <w:rPrChange w:id="6111" w:author="Oliosi Francesco (GSE)" w:date="2025-10-15T10:47:00Z" w16du:dateUtc="2025-10-15T08:47:00Z">
                <w:rPr>
                  <w:i/>
                  <w:iCs/>
                </w:rPr>
              </w:rPrChange>
            </w:rPr>
            <w:delText xml:space="preserve"> in house</w:delText>
          </w:r>
          <w:r w:rsidRPr="001415DF" w:rsidDel="00E608AB">
            <w:delText xml:space="preserve"> della pubblica amministrazion</w:delText>
          </w:r>
        </w:del>
      </w:ins>
      <w:ins w:id="6112" w:author="Visone Rossana (GSE)" w:date="2025-09-25T10:50:00Z">
        <w:del w:id="6113" w:author="Santagata Fabiana (GSE)" w:date="2025-10-01T14:33:00Z">
          <w:r w:rsidRPr="528FD81D" w:rsidDel="007E4A39">
            <w:delText>e</w:delText>
          </w:r>
        </w:del>
      </w:ins>
      <w:ins w:id="6114" w:author="Visone Rossana (GSE)" w:date="2025-09-09T10:57:00Z">
        <w:del w:id="6115" w:author="Santagata Fabiana (GSE)" w:date="2025-10-01T14:33:00Z">
          <w:r w:rsidRPr="001415DF" w:rsidDel="00E608AB">
            <w:delText>:</w:delText>
          </w:r>
        </w:del>
      </w:ins>
      <w:bookmarkStart w:id="6116" w:name="_Toc210658781"/>
      <w:bookmarkStart w:id="6117" w:name="_Toc211327321"/>
      <w:bookmarkStart w:id="6118" w:name="_Toc212462255"/>
      <w:bookmarkEnd w:id="6116"/>
      <w:bookmarkEnd w:id="6117"/>
      <w:bookmarkEnd w:id="6118"/>
    </w:p>
    <w:p w14:paraId="0CBD3E31" w14:textId="77777777" w:rsidR="00E608AB" w:rsidRPr="001415DF" w:rsidRDefault="00E608AB">
      <w:pPr>
        <w:pStyle w:val="TITOLO20"/>
        <w:numPr>
          <w:ilvl w:val="1"/>
          <w:numId w:val="292"/>
        </w:numPr>
        <w:ind w:left="567" w:hanging="567"/>
        <w:outlineLvl w:val="1"/>
        <w:rPr>
          <w:ins w:id="6119" w:author="Visone Rossana (GSE)" w:date="2025-09-09T10:57:00Z" w16du:dateUtc="2025-09-09T08:57:00Z"/>
          <w:del w:id="6120" w:author="Santagata Fabiana (GSE)" w:date="2025-10-01T14:33:00Z" w16du:dateUtc="2025-10-01T14:33:42Z"/>
        </w:rPr>
        <w:pPrChange w:id="6121" w:author="Oliosi Francesco (GSE)" w:date="2025-10-13T18:19:00Z" w16du:dateUtc="2025-10-13T16:19:00Z">
          <w:pPr>
            <w:pStyle w:val="Paragrafoelenco"/>
            <w:numPr>
              <w:numId w:val="25"/>
            </w:numPr>
            <w:spacing w:before="60" w:after="60"/>
            <w:ind w:left="619" w:hanging="360"/>
            <w:jc w:val="both"/>
          </w:pPr>
        </w:pPrChange>
      </w:pPr>
      <w:ins w:id="6122" w:author="Visone Rossana (GSE)" w:date="2025-09-09T10:57:00Z">
        <w:del w:id="6123" w:author="Santagata Fabiana (GSE)" w:date="2025-10-01T14:33:00Z">
          <w:r w:rsidRPr="001415DF" w:rsidDel="00E608AB">
            <w:delText>il patrimonio interamente pubblico ovvero la partecipazione privata secondo quanto previsto all’art. 16, comma 1, del d. lgs. n. 175 del 19 agosto 2016;</w:delText>
          </w:r>
        </w:del>
      </w:ins>
      <w:bookmarkStart w:id="6124" w:name="_Toc210658782"/>
      <w:bookmarkStart w:id="6125" w:name="_Toc211327322"/>
      <w:bookmarkStart w:id="6126" w:name="_Toc212462256"/>
      <w:bookmarkEnd w:id="6124"/>
      <w:bookmarkEnd w:id="6125"/>
      <w:bookmarkEnd w:id="6126"/>
    </w:p>
    <w:p w14:paraId="5307A73B" w14:textId="77777777" w:rsidR="00E608AB" w:rsidRPr="008B1DFF" w:rsidRDefault="00E608AB">
      <w:pPr>
        <w:pStyle w:val="TITOLO20"/>
        <w:numPr>
          <w:ilvl w:val="1"/>
          <w:numId w:val="292"/>
        </w:numPr>
        <w:ind w:left="567" w:hanging="567"/>
        <w:outlineLvl w:val="1"/>
        <w:rPr>
          <w:ins w:id="6127" w:author="Visone Rossana (GSE)" w:date="2025-09-09T10:57:00Z" w16du:dateUtc="2025-09-09T08:57:00Z"/>
          <w:del w:id="6128" w:author="Santagata Fabiana (GSE)" w:date="2025-10-01T14:33:00Z" w16du:dateUtc="2025-10-01T14:33:42Z"/>
        </w:rPr>
        <w:pPrChange w:id="6129" w:author="Oliosi Francesco (GSE)" w:date="2025-10-13T18:19:00Z" w16du:dateUtc="2025-10-13T16:19:00Z">
          <w:pPr>
            <w:pStyle w:val="NormaleWeb"/>
            <w:numPr>
              <w:numId w:val="25"/>
            </w:numPr>
            <w:shd w:val="clear" w:color="auto" w:fill="FFFFFF" w:themeFill="background1"/>
            <w:spacing w:before="0" w:beforeAutospacing="0" w:after="0" w:afterAutospacing="0"/>
            <w:ind w:left="619" w:hanging="360"/>
            <w:jc w:val="both"/>
          </w:pPr>
        </w:pPrChange>
      </w:pPr>
      <w:ins w:id="6130" w:author="Visone Rossana (GSE)" w:date="2025-09-09T10:57:00Z">
        <w:del w:id="6131" w:author="Santagata Fabiana (GSE)" w:date="2025-10-01T14:33:00Z">
          <w:r w:rsidRPr="528FD81D" w:rsidDel="00E608AB">
            <w:delText>che oltre l’80 % dell’attività sociale sia riferibile all’esercizio del servizio pubblico affidatole;</w:delText>
          </w:r>
        </w:del>
      </w:ins>
      <w:bookmarkStart w:id="6132" w:name="_Toc210658783"/>
      <w:bookmarkStart w:id="6133" w:name="_Toc211327323"/>
      <w:bookmarkStart w:id="6134" w:name="_Toc212462257"/>
      <w:bookmarkEnd w:id="6132"/>
      <w:bookmarkEnd w:id="6133"/>
      <w:bookmarkEnd w:id="6134"/>
    </w:p>
    <w:p w14:paraId="67A75C92" w14:textId="77777777" w:rsidR="00E608AB" w:rsidRDefault="00E608AB">
      <w:pPr>
        <w:pStyle w:val="TITOLO20"/>
        <w:numPr>
          <w:ilvl w:val="1"/>
          <w:numId w:val="292"/>
        </w:numPr>
        <w:ind w:left="567" w:hanging="567"/>
        <w:outlineLvl w:val="1"/>
        <w:rPr>
          <w:ins w:id="6135" w:author="Sala Riunioni 628" w:date="2025-09-24T15:39:00Z" w16du:dateUtc="2025-09-24T13:39:00Z"/>
          <w:del w:id="6136" w:author="Santagata Fabiana (GSE)" w:date="2025-10-01T14:33:00Z" w16du:dateUtc="2025-10-01T14:33:42Z"/>
        </w:rPr>
        <w:pPrChange w:id="6137" w:author="Oliosi Francesco (GSE)" w:date="2025-10-13T18:19:00Z" w16du:dateUtc="2025-10-13T16:19:00Z">
          <w:pPr>
            <w:pStyle w:val="Paragrafoelenco"/>
            <w:numPr>
              <w:numId w:val="25"/>
            </w:numPr>
            <w:spacing w:line="276" w:lineRule="auto"/>
            <w:ind w:left="619" w:hanging="360"/>
          </w:pPr>
        </w:pPrChange>
      </w:pPr>
      <w:ins w:id="6138" w:author="Visone Rossana (GSE)" w:date="2025-09-09T10:57:00Z">
        <w:del w:id="6139" w:author="Santagata Fabiana (GSE)" w:date="2025-10-01T14:33:00Z">
          <w:r w:rsidRPr="001415DF" w:rsidDel="00E608AB">
            <w:delText>l’assoggettamento al controllo dell’ente o degli altri enti pubblici titolari del capitale sociale analogo a quello esercitato sui propri servizi.</w:delText>
          </w:r>
        </w:del>
      </w:ins>
      <w:bookmarkStart w:id="6140" w:name="_Toc210658784"/>
      <w:bookmarkStart w:id="6141" w:name="_Toc211327324"/>
      <w:bookmarkStart w:id="6142" w:name="_Toc212462258"/>
      <w:bookmarkEnd w:id="6140"/>
      <w:bookmarkEnd w:id="6141"/>
      <w:bookmarkEnd w:id="6142"/>
    </w:p>
    <w:p w14:paraId="490B1E4C" w14:textId="3A2DB07E" w:rsidR="00217679" w:rsidDel="007E4A39" w:rsidRDefault="00217679">
      <w:pPr>
        <w:pStyle w:val="TITOLO20"/>
        <w:numPr>
          <w:ilvl w:val="1"/>
          <w:numId w:val="292"/>
        </w:numPr>
        <w:ind w:left="567" w:hanging="567"/>
        <w:outlineLvl w:val="1"/>
        <w:rPr>
          <w:ins w:id="6143" w:author="Sala Riunioni 628" w:date="2025-09-24T15:43:00Z" w16du:dateUtc="2025-09-24T13:43:00Z"/>
          <w:del w:id="6144" w:author="Visone Rossana (GSE)" w:date="2025-09-25T10:51:00Z" w16du:dateUtc="2025-09-25T08:51:00Z"/>
        </w:rPr>
        <w:pPrChange w:id="6145" w:author="Oliosi Francesco (GSE)" w:date="2025-10-13T18:19:00Z" w16du:dateUtc="2025-10-13T16:19:00Z">
          <w:pPr>
            <w:spacing w:line="276" w:lineRule="auto"/>
          </w:pPr>
        </w:pPrChange>
      </w:pPr>
      <w:ins w:id="6146" w:author="Sala Riunioni 628" w:date="2025-09-24T15:39:00Z" w16du:dateUtc="2025-09-24T13:39:00Z">
        <w:del w:id="6147" w:author="Visone Rossana (GSE)" w:date="2025-09-25T10:51:00Z" w16du:dateUtc="2025-09-25T08:51:00Z">
          <w:r w:rsidRPr="00726C50" w:rsidDel="007E4A39">
            <w:rPr>
              <w:rPrChange w:id="6148" w:author="Sala Riunioni 628" w:date="2025-09-24T15:39:00Z" w16du:dateUtc="2025-09-24T13:39:00Z">
                <w:rPr>
                  <w:rFonts w:cstheme="minorHAnsi"/>
                  <w:sz w:val="22"/>
                  <w:szCs w:val="22"/>
                </w:rPr>
              </w:rPrChange>
            </w:rPr>
            <w:delText>Si riserva in fase di verif</w:delText>
          </w:r>
        </w:del>
      </w:ins>
      <w:ins w:id="6149" w:author="Sala Riunioni 628" w:date="2025-09-24T15:40:00Z" w16du:dateUtc="2025-09-24T13:40:00Z">
        <w:del w:id="6150" w:author="Visone Rossana (GSE)" w:date="2025-09-25T10:51:00Z" w16du:dateUtc="2025-09-25T08:51:00Z">
          <w:r w:rsidRPr="00726C50" w:rsidDel="007E4A39">
            <w:rPr>
              <w:rPrChange w:id="6151" w:author="Oliosi Francesco (GSE)" w:date="2025-10-15T10:47:00Z" w16du:dateUtc="2025-10-15T08:47:00Z">
                <w:rPr>
                  <w:highlight w:val="yellow"/>
                </w:rPr>
              </w:rPrChange>
            </w:rPr>
            <w:delText>ic</w:delText>
          </w:r>
        </w:del>
      </w:ins>
      <w:ins w:id="6152" w:author="Sala Riunioni 628" w:date="2025-09-24T15:39:00Z" w16du:dateUtc="2025-09-24T13:39:00Z">
        <w:del w:id="6153" w:author="Visone Rossana (GSE)" w:date="2025-09-25T10:51:00Z" w16du:dateUtc="2025-09-25T08:51:00Z">
          <w:r w:rsidRPr="00726C50" w:rsidDel="007E4A39">
            <w:rPr>
              <w:rPrChange w:id="6154" w:author="Sala Riunioni 628" w:date="2025-09-24T15:39:00Z" w16du:dateUtc="2025-09-24T13:39:00Z">
                <w:rPr>
                  <w:rFonts w:cstheme="minorHAnsi"/>
                  <w:sz w:val="22"/>
                  <w:szCs w:val="22"/>
                </w:rPr>
              </w:rPrChange>
            </w:rPr>
            <w:delText>a di esibire concessione</w:delText>
          </w:r>
          <w:r w:rsidDel="007E4A39">
            <w:delText xml:space="preserve"> </w:delText>
          </w:r>
          <w:r w:rsidRPr="00726C50" w:rsidDel="007E4A39">
            <w:rPr>
              <w:rPrChange w:id="6155" w:author="Sala Riunioni 628" w:date="2025-09-24T15:40:00Z" w16du:dateUtc="2025-09-24T13:40:00Z">
                <w:rPr>
                  <w:rFonts w:cstheme="minorHAnsi"/>
                  <w:sz w:val="22"/>
                  <w:szCs w:val="22"/>
                </w:rPr>
              </w:rPrChange>
            </w:rPr>
            <w:delText>per i concessionari</w:delText>
          </w:r>
          <w:r w:rsidDel="007E4A39">
            <w:delText xml:space="preserve"> </w:delText>
          </w:r>
        </w:del>
      </w:ins>
      <w:bookmarkStart w:id="6156" w:name="_Toc210658785"/>
      <w:bookmarkStart w:id="6157" w:name="_Toc211327325"/>
      <w:bookmarkStart w:id="6158" w:name="_Toc212462259"/>
      <w:bookmarkEnd w:id="6156"/>
      <w:bookmarkEnd w:id="6157"/>
      <w:bookmarkEnd w:id="6158"/>
    </w:p>
    <w:p w14:paraId="257A61D1" w14:textId="7F5E2D7B" w:rsidR="0092682A" w:rsidDel="00184F00" w:rsidRDefault="0092682A">
      <w:pPr>
        <w:pStyle w:val="TITOLO20"/>
        <w:numPr>
          <w:ilvl w:val="1"/>
          <w:numId w:val="292"/>
        </w:numPr>
        <w:ind w:left="567" w:hanging="567"/>
        <w:outlineLvl w:val="1"/>
        <w:rPr>
          <w:ins w:id="6159" w:author="Sala Riunioni 628" w:date="2025-09-24T16:00:00Z" w16du:dateUtc="2025-09-24T14:00:00Z"/>
          <w:del w:id="6160" w:author="Visone Rossana (GSE)" w:date="2025-09-25T10:39:00Z" w16du:dateUtc="2025-09-25T08:39:00Z"/>
        </w:rPr>
        <w:pPrChange w:id="6161" w:author="Oliosi Francesco (GSE)" w:date="2025-10-13T18:19:00Z" w16du:dateUtc="2025-10-13T16:19:00Z">
          <w:pPr>
            <w:spacing w:line="276" w:lineRule="auto"/>
          </w:pPr>
        </w:pPrChange>
      </w:pPr>
      <w:ins w:id="6162" w:author="Sala Riunioni 628" w:date="2025-09-24T15:43:00Z" w16du:dateUtc="2025-09-24T13:43:00Z">
        <w:del w:id="6163" w:author="Visone Rossana (GSE)" w:date="2025-09-25T10:39:00Z" w16du:dateUtc="2025-09-25T08:39:00Z">
          <w:r w:rsidDel="00184F00">
            <w:delText>Tutte q</w:delText>
          </w:r>
        </w:del>
      </w:ins>
      <w:ins w:id="6164" w:author="Sala Riunioni 628" w:date="2025-09-24T15:44:00Z" w16du:dateUtc="2025-09-24T13:44:00Z">
        <w:del w:id="6165" w:author="Visone Rossana (GSE)" w:date="2025-09-25T10:39:00Z" w16du:dateUtc="2025-09-25T08:39:00Z">
          <w:r w:rsidDel="00184F00">
            <w:delText>uelllo in elenco PA definizione sono equiparate a PA contat</w:delText>
          </w:r>
        </w:del>
      </w:ins>
      <w:ins w:id="6166" w:author="Sala Riunioni 628" w:date="2025-09-24T15:45:00Z" w16du:dateUtc="2025-09-24T13:45:00Z">
        <w:del w:id="6167" w:author="Visone Rossana (GSE)" w:date="2025-09-25T10:39:00Z" w16du:dateUtc="2025-09-25T08:39:00Z">
          <w:r w:rsidDel="00184F00">
            <w:delText xml:space="preserve">ore e prenotazione </w:delText>
          </w:r>
        </w:del>
      </w:ins>
      <w:bookmarkStart w:id="6168" w:name="_Toc210658786"/>
      <w:bookmarkStart w:id="6169" w:name="_Toc211327326"/>
      <w:bookmarkStart w:id="6170" w:name="_Toc212462260"/>
      <w:bookmarkEnd w:id="6168"/>
      <w:bookmarkEnd w:id="6169"/>
      <w:bookmarkEnd w:id="6170"/>
    </w:p>
    <w:p w14:paraId="230C63A8" w14:textId="77777777" w:rsidR="00184F00" w:rsidRPr="00726C50" w:rsidDel="00C37638" w:rsidRDefault="00184F00">
      <w:pPr>
        <w:pStyle w:val="TITOLO20"/>
        <w:numPr>
          <w:ilvl w:val="1"/>
          <w:numId w:val="292"/>
        </w:numPr>
        <w:ind w:left="567" w:hanging="567"/>
        <w:outlineLvl w:val="1"/>
        <w:rPr>
          <w:ins w:id="6171" w:author="Visone Rossana (GSE)" w:date="2025-09-25T10:39:00Z" w16du:dateUtc="2025-09-25T08:39:00Z"/>
          <w:del w:id="6172" w:author="Visone Rossana (GSE)" w:date="2025-10-06T09:58:00Z" w16du:dateUtc="2025-10-06T07:58:00Z"/>
          <w:rPrChange w:id="6173" w:author="Oliosi Francesco (GSE)" w:date="2025-10-15T10:47:00Z" w16du:dateUtc="2025-10-15T08:47:00Z">
            <w:rPr>
              <w:ins w:id="6174" w:author="Visone Rossana (GSE)" w:date="2025-09-25T10:39:00Z" w16du:dateUtc="2025-09-25T08:39:00Z"/>
              <w:del w:id="6175" w:author="Visone Rossana (GSE)" w:date="2025-10-06T09:58:00Z" w16du:dateUtc="2025-10-06T07:58:00Z"/>
              <w:highlight w:val="yellow"/>
            </w:rPr>
          </w:rPrChange>
        </w:rPr>
        <w:pPrChange w:id="6176" w:author="Oliosi Francesco (GSE)" w:date="2025-10-13T18:19:00Z" w16du:dateUtc="2025-10-13T16:19:00Z">
          <w:pPr>
            <w:spacing w:line="276" w:lineRule="auto"/>
          </w:pPr>
        </w:pPrChange>
      </w:pPr>
      <w:bookmarkStart w:id="6177" w:name="_Toc210658787"/>
      <w:bookmarkStart w:id="6178" w:name="_Toc211327327"/>
      <w:bookmarkStart w:id="6179" w:name="_Toc212462261"/>
      <w:bookmarkEnd w:id="6177"/>
      <w:bookmarkEnd w:id="6178"/>
      <w:bookmarkEnd w:id="6179"/>
    </w:p>
    <w:p w14:paraId="4057D4BA" w14:textId="12B519AB" w:rsidR="00E608AB" w:rsidRPr="002A4B00" w:rsidRDefault="00F32C92">
      <w:pPr>
        <w:pStyle w:val="TITOLO20"/>
        <w:numPr>
          <w:ilvl w:val="1"/>
          <w:numId w:val="292"/>
        </w:numPr>
        <w:ind w:left="567" w:hanging="567"/>
        <w:outlineLvl w:val="1"/>
        <w:rPr>
          <w:ins w:id="6180" w:author="Visone Rossana (GSE)" w:date="2025-09-09T10:58:00Z" w16du:dateUtc="2025-09-09T08:58:00Z"/>
        </w:rPr>
        <w:pPrChange w:id="6181" w:author="Oliosi Francesco (GSE)" w:date="2025-10-15T10:47:00Z" w16du:dateUtc="2025-10-15T08:47:00Z">
          <w:pPr>
            <w:pStyle w:val="TITOLO20"/>
          </w:pPr>
        </w:pPrChange>
      </w:pPr>
      <w:ins w:id="6182" w:author="Sala Riunioni 628" w:date="2025-09-24T16:00:00Z" w16du:dateUtc="2025-09-24T14:00:00Z">
        <w:del w:id="6183" w:author="Visone Rossana (GSE)" w:date="2025-09-25T12:40:00Z" w16du:dateUtc="2025-09-25T10:40:00Z">
          <w:r w:rsidRPr="00726C50" w:rsidDel="00686A69">
            <w:rPr>
              <w:rPrChange w:id="6184" w:author="Sala Riunioni 628" w:date="2025-09-24T16:00:00Z" w16du:dateUtc="2025-09-24T14:00:00Z">
                <w:rPr>
                  <w:rFonts w:cstheme="minorHAnsi"/>
                  <w:sz w:val="22"/>
                  <w:szCs w:val="22"/>
                </w:rPr>
              </w:rPrChange>
            </w:rPr>
            <w:delText xml:space="preserve">Inserire emendamento </w:delText>
          </w:r>
        </w:del>
      </w:ins>
      <w:ins w:id="6185" w:author="Sala Riunioni 628" w:date="2025-09-24T16:01:00Z" w16du:dateUtc="2025-09-24T14:01:00Z">
        <w:del w:id="6186" w:author="Visone Rossana (GSE)" w:date="2025-09-25T12:40:00Z" w16du:dateUtc="2025-09-25T10:40:00Z">
          <w:r w:rsidRPr="00726C50" w:rsidDel="00686A69">
            <w:rPr>
              <w:rPrChange w:id="6187" w:author="Oliosi Francesco (GSE)" w:date="2025-10-15T10:47:00Z" w16du:dateUtc="2025-10-15T08:47:00Z">
                <w:rPr>
                  <w:highlight w:val="yellow"/>
                </w:rPr>
              </w:rPrChange>
            </w:rPr>
            <w:delText xml:space="preserve"> 100%</w:delText>
          </w:r>
        </w:del>
      </w:ins>
      <w:ins w:id="6188" w:author="Sala Riunioni 628" w:date="2025-09-24T16:02:00Z" w16du:dateUtc="2025-09-24T14:02:00Z">
        <w:del w:id="6189" w:author="Visone Rossana (GSE)" w:date="2025-09-25T12:40:00Z" w16du:dateUtc="2025-09-25T10:40:00Z">
          <w:r w:rsidRPr="00726C50" w:rsidDel="00686A69">
            <w:rPr>
              <w:rPrChange w:id="6190" w:author="Oliosi Francesco (GSE)" w:date="2025-10-15T10:47:00Z" w16du:dateUtc="2025-10-15T08:47:00Z">
                <w:rPr>
                  <w:highlight w:val="yellow"/>
                </w:rPr>
              </w:rPrChange>
            </w:rPr>
            <w:delText xml:space="preserve"> è </w:delText>
          </w:r>
        </w:del>
      </w:ins>
      <w:ins w:id="6191" w:author="Sala Riunioni 628" w:date="2025-09-24T16:01:00Z" w16du:dateUtc="2025-09-24T14:01:00Z">
        <w:del w:id="6192" w:author="Visone Rossana (GSE)" w:date="2025-09-25T12:40:00Z" w16du:dateUtc="2025-09-25T10:40:00Z">
          <w:r w:rsidRPr="00726C50" w:rsidDel="00686A69">
            <w:rPr>
              <w:rPrChange w:id="6193" w:author="Oliosi Francesco (GSE)" w:date="2025-10-15T10:47:00Z" w16du:dateUtc="2025-10-15T08:47:00Z">
                <w:rPr>
                  <w:highlight w:val="yellow"/>
                </w:rPr>
              </w:rPrChange>
            </w:rPr>
            <w:delText xml:space="preserve"> applicabil</w:delText>
          </w:r>
        </w:del>
      </w:ins>
      <w:ins w:id="6194" w:author="Sala Riunioni 628" w:date="2025-09-24T16:02:00Z" w16du:dateUtc="2025-09-24T14:02:00Z">
        <w:del w:id="6195" w:author="Visone Rossana (GSE)" w:date="2025-09-25T12:40:00Z" w16du:dateUtc="2025-09-25T10:40:00Z">
          <w:r w:rsidRPr="00726C50" w:rsidDel="00686A69">
            <w:rPr>
              <w:rPrChange w:id="6196" w:author="Oliosi Francesco (GSE)" w:date="2025-10-15T10:47:00Z" w16du:dateUtc="2025-10-15T08:47:00Z">
                <w:rPr>
                  <w:highlight w:val="yellow"/>
                </w:rPr>
              </w:rPrChange>
            </w:rPr>
            <w:delText>e</w:delText>
          </w:r>
        </w:del>
      </w:ins>
      <w:ins w:id="6197" w:author="Sala Riunioni 628" w:date="2025-09-24T16:01:00Z" w16du:dateUtc="2025-09-24T14:01:00Z">
        <w:del w:id="6198" w:author="Visone Rossana (GSE)" w:date="2025-09-25T12:40:00Z" w16du:dateUtc="2025-09-25T10:40:00Z">
          <w:r w:rsidRPr="00726C50" w:rsidDel="00686A69">
            <w:rPr>
              <w:rPrChange w:id="6199" w:author="Oliosi Francesco (GSE)" w:date="2025-10-15T10:47:00Z" w16du:dateUtc="2025-10-15T08:47:00Z">
                <w:rPr>
                  <w:highlight w:val="yellow"/>
                </w:rPr>
              </w:rPrChange>
            </w:rPr>
            <w:delText xml:space="preserve"> su edifici pubblici </w:delText>
          </w:r>
        </w:del>
      </w:ins>
      <w:ins w:id="6200" w:author="Sala Riunioni 628" w:date="2025-09-24T16:00:00Z" w16du:dateUtc="2025-09-24T14:00:00Z">
        <w:del w:id="6201" w:author="Visone Rossana (GSE)" w:date="2025-09-25T12:40:00Z" w16du:dateUtc="2025-09-25T10:40:00Z">
          <w:r w:rsidRPr="00726C50" w:rsidDel="00686A69">
            <w:rPr>
              <w:rPrChange w:id="6202" w:author="Sala Riunioni 628" w:date="2025-09-24T16:00:00Z" w16du:dateUtc="2025-09-24T14:00:00Z">
                <w:rPr>
                  <w:rFonts w:cstheme="minorHAnsi"/>
                  <w:sz w:val="22"/>
                  <w:szCs w:val="22"/>
                </w:rPr>
              </w:rPrChange>
            </w:rPr>
            <w:delText xml:space="preserve">per </w:delText>
          </w:r>
        </w:del>
      </w:ins>
      <w:ins w:id="6203" w:author="Sala Riunioni 628" w:date="2025-09-24T16:01:00Z" w16du:dateUtc="2025-09-24T14:01:00Z">
        <w:del w:id="6204" w:author="Visone Rossana (GSE)" w:date="2025-09-25T12:40:00Z" w16du:dateUtc="2025-09-25T10:40:00Z">
          <w:r w:rsidRPr="00726C50" w:rsidDel="00686A69">
            <w:rPr>
              <w:rPrChange w:id="6205" w:author="Oliosi Francesco (GSE)" w:date="2025-10-15T10:47:00Z" w16du:dateUtc="2025-10-15T08:47:00Z">
                <w:rPr>
                  <w:highlight w:val="yellow"/>
                </w:rPr>
              </w:rPrChange>
            </w:rPr>
            <w:delText>interventi realizzati da</w:delText>
          </w:r>
        </w:del>
      </w:ins>
      <w:ins w:id="6206" w:author="Sala Riunioni 628" w:date="2025-09-24T16:03:00Z" w16du:dateUtc="2025-09-24T14:03:00Z">
        <w:del w:id="6207" w:author="Visone Rossana (GSE)" w:date="2025-09-25T12:40:00Z" w16du:dateUtc="2025-09-25T10:40:00Z">
          <w:r w:rsidR="00CD06A8" w:rsidDel="00686A69">
            <w:delText xml:space="preserve"> imprese</w:delText>
          </w:r>
        </w:del>
      </w:ins>
      <w:ins w:id="6208" w:author="Sala Riunioni 628" w:date="2025-09-24T16:01:00Z" w16du:dateUtc="2025-09-24T14:01:00Z">
        <w:del w:id="6209" w:author="Visone Rossana (GSE)" w:date="2025-09-25T12:40:00Z" w16du:dateUtc="2025-09-25T10:40:00Z">
          <w:r w:rsidDel="00686A69">
            <w:delText xml:space="preserve"> (Es ETS economico)</w:delText>
          </w:r>
        </w:del>
      </w:ins>
      <w:bookmarkStart w:id="6210" w:name="_Toc212462262"/>
      <w:ins w:id="6211" w:author="Visone Rossana (GSE)" w:date="2025-09-09T10:58:00Z" w16du:dateUtc="2025-09-09T08:58:00Z">
        <w:r w:rsidR="00E608AB">
          <w:t>Gli Enti del Terzo Settore</w:t>
        </w:r>
        <w:bookmarkEnd w:id="6210"/>
        <w:r w:rsidR="00E608AB">
          <w:t xml:space="preserve">   </w:t>
        </w:r>
      </w:ins>
    </w:p>
    <w:p w14:paraId="7F93CDDB" w14:textId="4E56DC29" w:rsidR="00E608AB" w:rsidRPr="008B1DFF" w:rsidRDefault="00E608AB">
      <w:pPr>
        <w:pStyle w:val="NORMALEGSE"/>
        <w:spacing w:after="120" w:line="276" w:lineRule="auto"/>
        <w:jc w:val="both"/>
        <w:rPr>
          <w:ins w:id="6212" w:author="Santagata Fabiana (GSE)" w:date="2025-10-01T15:07:00Z" w16du:dateUtc="2025-10-01T15:07:20Z"/>
          <w:rFonts w:asciiTheme="minorHAnsi" w:hAnsiTheme="minorHAnsi" w:cstheme="minorBidi"/>
          <w:sz w:val="22"/>
          <w:szCs w:val="22"/>
          <w:rPrChange w:id="6213" w:author="Unknown" w16du:dateUtc="2025-09-09T12:34:00Z">
            <w:rPr>
              <w:ins w:id="6214" w:author="Santagata Fabiana (GSE)" w:date="2025-10-01T15:07:00Z" w16du:dateUtc="2025-10-01T15:07:20Z"/>
              <w:rFonts w:ascii="Calibri" w:hAnsi="Calibri"/>
              <w:i/>
              <w:iCs/>
              <w:sz w:val="16"/>
              <w:szCs w:val="16"/>
            </w:rPr>
          </w:rPrChange>
        </w:rPr>
        <w:pPrChange w:id="6215" w:author="Visone Rossana (GSE)" w:date="2025-09-09T11:46:00Z" w16du:dateUtc="2025-09-09T09:46:00Z">
          <w:pPr>
            <w:pStyle w:val="NORMALEGSE"/>
            <w:spacing w:after="120"/>
          </w:pPr>
        </w:pPrChange>
      </w:pPr>
      <w:ins w:id="6216" w:author="Visone Rossana (GSE)" w:date="2025-09-09T10:58:00Z">
        <w:r w:rsidRPr="528FD81D">
          <w:rPr>
            <w:rFonts w:asciiTheme="minorHAnsi" w:hAnsiTheme="minorHAnsi" w:cstheme="minorBidi"/>
            <w:sz w:val="22"/>
            <w:szCs w:val="22"/>
            <w:rPrChange w:id="6217" w:author="Visone Rossana (GSE)" w:date="2025-09-09T14:34:00Z">
              <w:rPr>
                <w:rFonts w:ascii="Calibri" w:hAnsi="Calibri"/>
                <w:i/>
                <w:iCs/>
                <w:sz w:val="16"/>
                <w:szCs w:val="16"/>
              </w:rPr>
            </w:rPrChange>
          </w:rPr>
          <w:t xml:space="preserve">Ai sensi dell’art. 2, comma 1, lettera </w:t>
        </w:r>
      </w:ins>
      <w:ins w:id="6218" w:author="Visone Rossana (GSE)" w:date="2025-09-23T13:50:00Z">
        <w:r w:rsidR="0053703D" w:rsidRPr="528FD81D">
          <w:rPr>
            <w:rFonts w:asciiTheme="minorHAnsi" w:hAnsiTheme="minorHAnsi" w:cstheme="minorBidi"/>
            <w:sz w:val="22"/>
            <w:szCs w:val="22"/>
          </w:rPr>
          <w:t>n</w:t>
        </w:r>
      </w:ins>
      <w:ins w:id="6219" w:author="Visone Rossana (GSE)" w:date="2025-09-09T10:58:00Z">
        <w:r w:rsidRPr="528FD81D">
          <w:rPr>
            <w:rFonts w:asciiTheme="minorHAnsi" w:hAnsiTheme="minorHAnsi" w:cstheme="minorBidi"/>
            <w:sz w:val="22"/>
            <w:szCs w:val="22"/>
            <w:rPrChange w:id="6220" w:author="Visone Rossana (GSE)" w:date="2025-09-09T14:34:00Z">
              <w:rPr>
                <w:rFonts w:ascii="Calibri" w:hAnsi="Calibri"/>
                <w:i/>
                <w:iCs/>
                <w:sz w:val="16"/>
                <w:szCs w:val="16"/>
              </w:rPr>
            </w:rPrChange>
          </w:rPr>
          <w:t>)</w:t>
        </w:r>
      </w:ins>
      <w:ins w:id="6221" w:author="Santagata Fabiana (GSE)" w:date="2025-10-01T14:40:00Z">
        <w:r w:rsidR="21F2813A" w:rsidRPr="528FD81D">
          <w:rPr>
            <w:rFonts w:asciiTheme="minorHAnsi" w:hAnsiTheme="minorHAnsi" w:cstheme="minorBidi"/>
            <w:sz w:val="22"/>
            <w:szCs w:val="22"/>
          </w:rPr>
          <w:t>,</w:t>
        </w:r>
      </w:ins>
      <w:ins w:id="6222" w:author="Visone Rossana (GSE)" w:date="2025-09-09T10:58:00Z">
        <w:r w:rsidRPr="528FD81D">
          <w:rPr>
            <w:rFonts w:asciiTheme="minorHAnsi" w:hAnsiTheme="minorHAnsi" w:cstheme="minorBidi"/>
            <w:sz w:val="22"/>
            <w:szCs w:val="22"/>
            <w:rPrChange w:id="6223" w:author="Visone Rossana (GSE)" w:date="2025-09-09T14:34:00Z">
              <w:rPr>
                <w:rFonts w:ascii="Calibri" w:hAnsi="Calibri"/>
                <w:i/>
                <w:iCs/>
                <w:sz w:val="16"/>
                <w:szCs w:val="16"/>
              </w:rPr>
            </w:rPrChange>
          </w:rPr>
          <w:t xml:space="preserve"> del Decreto, sono </w:t>
        </w:r>
      </w:ins>
      <w:ins w:id="6224" w:author="Santagata Fabiana (GSE)" w:date="2025-10-01T14:40:00Z">
        <w:r w:rsidR="41ED8694" w:rsidRPr="528FD81D">
          <w:rPr>
            <w:rFonts w:asciiTheme="minorHAnsi" w:hAnsiTheme="minorHAnsi" w:cstheme="minorBidi"/>
            <w:sz w:val="22"/>
            <w:szCs w:val="22"/>
          </w:rPr>
          <w:t>“</w:t>
        </w:r>
      </w:ins>
      <w:ins w:id="6225" w:author="Visone Rossana (GSE)" w:date="2025-09-09T10:58:00Z">
        <w:r w:rsidRPr="528FD81D">
          <w:rPr>
            <w:rFonts w:asciiTheme="minorHAnsi" w:hAnsiTheme="minorHAnsi" w:cstheme="minorBidi"/>
            <w:sz w:val="22"/>
            <w:szCs w:val="22"/>
            <w:rPrChange w:id="6226" w:author="Visone Rossana (GSE)" w:date="2025-09-09T14:34:00Z">
              <w:rPr>
                <w:rFonts w:ascii="Calibri" w:hAnsi="Calibri"/>
                <w:i/>
                <w:iCs/>
                <w:sz w:val="16"/>
                <w:szCs w:val="16"/>
              </w:rPr>
            </w:rPrChange>
          </w:rPr>
          <w:t>Enti del Terzo Settore</w:t>
        </w:r>
      </w:ins>
      <w:ins w:id="6227" w:author="Santagata Fabiana (GSE)" w:date="2025-10-01T14:40:00Z">
        <w:r w:rsidR="104E6290" w:rsidRPr="528FD81D">
          <w:rPr>
            <w:rFonts w:asciiTheme="minorHAnsi" w:hAnsiTheme="minorHAnsi" w:cstheme="minorBidi"/>
            <w:sz w:val="22"/>
            <w:szCs w:val="22"/>
          </w:rPr>
          <w:t>”</w:t>
        </w:r>
      </w:ins>
      <w:ins w:id="6228" w:author="Visone Rossana (GSE)" w:date="2025-09-09T10:58:00Z">
        <w:del w:id="6229" w:author="Santagata Fabiana (GSE)" w:date="2025-10-01T14:40:00Z">
          <w:r w:rsidRPr="528FD81D" w:rsidDel="00E608AB">
            <w:rPr>
              <w:rFonts w:asciiTheme="minorHAnsi" w:hAnsiTheme="minorHAnsi" w:cstheme="minorBidi"/>
              <w:sz w:val="22"/>
              <w:szCs w:val="22"/>
              <w:rPrChange w:id="6230" w:author="Visone Rossana (GSE)" w:date="2025-09-09T14:34:00Z">
                <w:rPr>
                  <w:rFonts w:ascii="Calibri" w:hAnsi="Calibri"/>
                  <w:i/>
                  <w:iCs/>
                  <w:sz w:val="16"/>
                  <w:szCs w:val="16"/>
                </w:rPr>
              </w:rPrChange>
            </w:rPr>
            <w:delText xml:space="preserve"> </w:delText>
          </w:r>
        </w:del>
        <w:r w:rsidRPr="528FD81D">
          <w:rPr>
            <w:rFonts w:asciiTheme="minorHAnsi" w:hAnsiTheme="minorHAnsi" w:cstheme="minorBidi"/>
            <w:sz w:val="22"/>
            <w:szCs w:val="22"/>
            <w:rPrChange w:id="6231" w:author="Visone Rossana (GSE)" w:date="2025-09-09T14:34:00Z">
              <w:rPr>
                <w:rFonts w:ascii="Calibri" w:hAnsi="Calibri"/>
                <w:i/>
                <w:iCs/>
                <w:sz w:val="16"/>
                <w:szCs w:val="16"/>
              </w:rPr>
            </w:rPrChange>
          </w:rPr>
          <w:t xml:space="preserve"> gli enti definiti all’articolo 4 del decreto legislativo 3 luglio 2017, n. 117 e inclusi nel Registro Unico Nazionale del Terzo </w:t>
        </w:r>
      </w:ins>
      <w:ins w:id="6232" w:author="Santagata Fabiana (GSE)" w:date="2025-10-01T14:41:00Z">
        <w:r w:rsidR="772AC808" w:rsidRPr="528FD81D">
          <w:rPr>
            <w:rFonts w:asciiTheme="minorHAnsi" w:hAnsiTheme="minorHAnsi" w:cstheme="minorBidi"/>
            <w:sz w:val="22"/>
            <w:szCs w:val="22"/>
          </w:rPr>
          <w:t>S</w:t>
        </w:r>
      </w:ins>
      <w:ins w:id="6233" w:author="Visone Rossana (GSE)" w:date="2025-09-09T10:58:00Z">
        <w:del w:id="6234" w:author="Santagata Fabiana (GSE)" w:date="2025-10-01T14:41:00Z">
          <w:r w:rsidRPr="528FD81D" w:rsidDel="00E608AB">
            <w:rPr>
              <w:rFonts w:asciiTheme="minorHAnsi" w:hAnsiTheme="minorHAnsi" w:cstheme="minorBidi"/>
              <w:sz w:val="22"/>
              <w:szCs w:val="22"/>
              <w:rPrChange w:id="6235" w:author="Visone Rossana (GSE)" w:date="2025-09-09T14:34:00Z">
                <w:rPr>
                  <w:rFonts w:ascii="Calibri" w:hAnsi="Calibri"/>
                  <w:i/>
                  <w:iCs/>
                  <w:sz w:val="16"/>
                  <w:szCs w:val="16"/>
                </w:rPr>
              </w:rPrChange>
            </w:rPr>
            <w:delText>s</w:delText>
          </w:r>
        </w:del>
        <w:r w:rsidRPr="528FD81D">
          <w:rPr>
            <w:rFonts w:asciiTheme="minorHAnsi" w:hAnsiTheme="minorHAnsi" w:cstheme="minorBidi"/>
            <w:sz w:val="22"/>
            <w:szCs w:val="22"/>
            <w:rPrChange w:id="6236" w:author="Visone Rossana (GSE)" w:date="2025-09-09T14:34:00Z">
              <w:rPr>
                <w:rFonts w:ascii="Calibri" w:hAnsi="Calibri"/>
                <w:i/>
                <w:iCs/>
                <w:sz w:val="16"/>
                <w:szCs w:val="16"/>
              </w:rPr>
            </w:rPrChange>
          </w:rPr>
          <w:t>ettore (di seguito</w:t>
        </w:r>
      </w:ins>
      <w:ins w:id="6237" w:author="Santagata Fabiana (GSE)" w:date="2025-10-01T14:41:00Z">
        <w:r w:rsidR="11C792DA" w:rsidRPr="528FD81D">
          <w:rPr>
            <w:rFonts w:asciiTheme="minorHAnsi" w:hAnsiTheme="minorHAnsi" w:cstheme="minorBidi"/>
            <w:sz w:val="22"/>
            <w:szCs w:val="22"/>
          </w:rPr>
          <w:t>,</w:t>
        </w:r>
      </w:ins>
      <w:ins w:id="6238" w:author="Visone Rossana (GSE)" w:date="2025-09-09T10:58:00Z">
        <w:del w:id="6239" w:author="Santagata Fabiana (GSE)" w:date="2025-10-01T14:41:00Z">
          <w:r w:rsidRPr="528FD81D" w:rsidDel="00E608AB">
            <w:rPr>
              <w:rFonts w:asciiTheme="minorHAnsi" w:hAnsiTheme="minorHAnsi" w:cstheme="minorBidi"/>
              <w:sz w:val="22"/>
              <w:szCs w:val="22"/>
              <w:rPrChange w:id="6240" w:author="Visone Rossana (GSE)" w:date="2025-09-09T14:34:00Z">
                <w:rPr>
                  <w:rFonts w:ascii="Calibri" w:hAnsi="Calibri"/>
                  <w:i/>
                  <w:iCs/>
                  <w:sz w:val="16"/>
                  <w:szCs w:val="16"/>
                </w:rPr>
              </w:rPrChange>
            </w:rPr>
            <w:delText>:</w:delText>
          </w:r>
        </w:del>
        <w:r w:rsidRPr="528FD81D">
          <w:rPr>
            <w:rFonts w:asciiTheme="minorHAnsi" w:hAnsiTheme="minorHAnsi" w:cstheme="minorBidi"/>
            <w:sz w:val="22"/>
            <w:szCs w:val="22"/>
            <w:rPrChange w:id="6241" w:author="Visone Rossana (GSE)" w:date="2025-09-09T14:34:00Z">
              <w:rPr>
                <w:rFonts w:ascii="Calibri" w:hAnsi="Calibri"/>
                <w:i/>
                <w:iCs/>
                <w:sz w:val="16"/>
                <w:szCs w:val="16"/>
              </w:rPr>
            </w:rPrChange>
          </w:rPr>
          <w:t xml:space="preserve"> </w:t>
        </w:r>
      </w:ins>
      <w:ins w:id="6242" w:author="Santagata Fabiana (GSE)" w:date="2025-10-01T14:41:00Z">
        <w:r w:rsidR="7BA713EF" w:rsidRPr="528FD81D">
          <w:rPr>
            <w:rFonts w:asciiTheme="minorHAnsi" w:hAnsiTheme="minorHAnsi" w:cstheme="minorBidi"/>
            <w:sz w:val="22"/>
            <w:szCs w:val="22"/>
          </w:rPr>
          <w:t>“</w:t>
        </w:r>
      </w:ins>
      <w:ins w:id="6243" w:author="Visone Rossana (GSE)" w:date="2025-09-09T10:58:00Z">
        <w:r w:rsidRPr="528FD81D">
          <w:rPr>
            <w:rFonts w:asciiTheme="minorHAnsi" w:hAnsiTheme="minorHAnsi" w:cstheme="minorBidi"/>
            <w:sz w:val="22"/>
            <w:szCs w:val="22"/>
            <w:rPrChange w:id="6244" w:author="Visone Rossana (GSE)" w:date="2025-09-09T14:34:00Z">
              <w:rPr>
                <w:rFonts w:ascii="Calibri" w:hAnsi="Calibri"/>
                <w:i/>
                <w:iCs/>
                <w:sz w:val="16"/>
                <w:szCs w:val="16"/>
              </w:rPr>
            </w:rPrChange>
          </w:rPr>
          <w:t>RUNTS</w:t>
        </w:r>
      </w:ins>
      <w:ins w:id="6245" w:author="Santagata Fabiana (GSE)" w:date="2025-10-01T14:41:00Z">
        <w:r w:rsidR="65AC5645" w:rsidRPr="528FD81D">
          <w:rPr>
            <w:rFonts w:asciiTheme="minorHAnsi" w:hAnsiTheme="minorHAnsi" w:cstheme="minorBidi"/>
            <w:sz w:val="22"/>
            <w:szCs w:val="22"/>
          </w:rPr>
          <w:t>”</w:t>
        </w:r>
      </w:ins>
      <w:ins w:id="6246" w:author="Visone Rossana (GSE)" w:date="2025-09-09T10:58:00Z">
        <w:r w:rsidRPr="528FD81D">
          <w:rPr>
            <w:rFonts w:asciiTheme="minorHAnsi" w:hAnsiTheme="minorHAnsi" w:cstheme="minorBidi"/>
            <w:sz w:val="22"/>
            <w:szCs w:val="22"/>
            <w:rPrChange w:id="6247" w:author="Visone Rossana (GSE)" w:date="2025-09-09T14:34:00Z">
              <w:rPr>
                <w:rFonts w:ascii="Calibri" w:hAnsi="Calibri"/>
                <w:i/>
                <w:iCs/>
                <w:sz w:val="16"/>
                <w:szCs w:val="16"/>
              </w:rPr>
            </w:rPrChange>
          </w:rPr>
          <w:t xml:space="preserve">) di cui all’articolo 11 del citato decreto legislativo, ricomprendenti </w:t>
        </w:r>
      </w:ins>
      <w:ins w:id="6248" w:author="Santagata Fabiana (GSE)" w:date="2025-10-01T14:41:00Z">
        <w:r w:rsidR="50A52BD8" w:rsidRPr="528FD81D">
          <w:rPr>
            <w:rFonts w:asciiTheme="minorHAnsi" w:hAnsiTheme="minorHAnsi" w:cstheme="minorBidi"/>
            <w:sz w:val="22"/>
            <w:szCs w:val="22"/>
          </w:rPr>
          <w:t>“</w:t>
        </w:r>
      </w:ins>
      <w:ins w:id="6249" w:author="Visone Rossana (GSE)" w:date="2025-09-09T10:58:00Z">
        <w:r w:rsidRPr="528FD81D">
          <w:rPr>
            <w:rFonts w:asciiTheme="minorHAnsi" w:hAnsiTheme="minorHAnsi" w:cstheme="minorBidi"/>
            <w:i/>
            <w:iCs/>
            <w:sz w:val="22"/>
            <w:szCs w:val="22"/>
            <w:rPrChange w:id="6250" w:author="Visone Rossana (GSE)" w:date="2025-09-09T14:34:00Z">
              <w:rPr>
                <w:rFonts w:ascii="Calibri" w:hAnsi="Calibri"/>
                <w:i/>
                <w:iCs/>
                <w:sz w:val="16"/>
                <w:szCs w:val="16"/>
              </w:rPr>
            </w:rPrChange>
          </w:rPr>
          <w:t xml:space="preserve">le organizzazioni di </w:t>
        </w:r>
        <w:r w:rsidRPr="528FD81D">
          <w:rPr>
            <w:rFonts w:asciiTheme="minorHAnsi" w:hAnsiTheme="minorHAnsi" w:cstheme="minorBidi"/>
            <w:i/>
            <w:iCs/>
            <w:sz w:val="22"/>
            <w:szCs w:val="22"/>
            <w:rPrChange w:id="6251" w:author="Visone Rossana (GSE)" w:date="2025-09-09T14:34:00Z">
              <w:rPr>
                <w:rFonts w:ascii="Calibri" w:hAnsi="Calibri"/>
                <w:i/>
                <w:iCs/>
                <w:sz w:val="16"/>
                <w:szCs w:val="16"/>
              </w:rPr>
            </w:rPrChange>
          </w:rPr>
          <w:lastRenderedPageBreak/>
          <w:t>volontariato, le associazioni di promozione sociale, gli enti filantropici, le imprese sociali, incluse le cooperative sociali, le reti associative, le società di mutuo soccorso, le associazioni, riconosciute o non riconosciute, le fondazioni e gli altri enti di carattere privato diversi dalle società costituiti per il perseguimento, senza scopo di lucro, di finalità civiche, solidaristiche e di utilità sociale</w:t>
        </w:r>
      </w:ins>
      <w:ins w:id="6252" w:author="Santagata Fabiana (GSE)" w:date="2025-10-01T14:41:00Z">
        <w:r w:rsidR="4E441D73" w:rsidRPr="528FD81D">
          <w:rPr>
            <w:rFonts w:asciiTheme="minorHAnsi" w:hAnsiTheme="minorHAnsi" w:cstheme="minorBidi"/>
            <w:i/>
            <w:iCs/>
            <w:sz w:val="22"/>
            <w:szCs w:val="22"/>
          </w:rPr>
          <w:t>”</w:t>
        </w:r>
      </w:ins>
      <w:ins w:id="6253" w:author="Visone Rossana (GSE)" w:date="2025-09-09T10:58:00Z">
        <w:r w:rsidRPr="528FD81D">
          <w:rPr>
            <w:rFonts w:asciiTheme="minorHAnsi" w:hAnsiTheme="minorHAnsi" w:cstheme="minorBidi"/>
            <w:sz w:val="22"/>
            <w:szCs w:val="22"/>
            <w:rPrChange w:id="6254" w:author="Visone Rossana (GSE)" w:date="2025-09-09T14:34:00Z">
              <w:rPr>
                <w:rFonts w:ascii="Calibri" w:hAnsi="Calibri"/>
                <w:i/>
                <w:iCs/>
                <w:sz w:val="16"/>
                <w:szCs w:val="16"/>
              </w:rPr>
            </w:rPrChange>
          </w:rPr>
          <w:t>.</w:t>
        </w:r>
      </w:ins>
    </w:p>
    <w:p w14:paraId="73BCB344" w14:textId="2B02D8E5" w:rsidR="648B2CA1" w:rsidRDefault="648B2CA1" w:rsidP="528FD81D">
      <w:pPr>
        <w:pStyle w:val="NORMALEGSE"/>
        <w:spacing w:after="120" w:line="276" w:lineRule="auto"/>
        <w:jc w:val="both"/>
        <w:rPr>
          <w:ins w:id="6255" w:author="Santagata Fabiana (GSE)" w:date="2025-10-01T15:12:00Z" w16du:dateUtc="2025-10-01T15:12:05Z"/>
          <w:rFonts w:asciiTheme="minorHAnsi" w:hAnsiTheme="minorHAnsi" w:cstheme="minorBidi"/>
          <w:sz w:val="22"/>
          <w:szCs w:val="22"/>
          <w:rPrChange w:id="6256" w:author="Unknown" w16du:dateUtc="2025-09-09T12:34:00Z">
            <w:rPr>
              <w:ins w:id="6257" w:author="Santagata Fabiana (GSE)" w:date="2025-10-01T15:12:00Z" w16du:dateUtc="2025-10-01T15:12:05Z"/>
            </w:rPr>
          </w:rPrChange>
        </w:rPr>
      </w:pPr>
      <w:ins w:id="6258" w:author="Santagata Fabiana (GSE)" w:date="2025-10-01T15:14:00Z">
        <w:r w:rsidRPr="528FD81D">
          <w:rPr>
            <w:rFonts w:asciiTheme="minorHAnsi" w:hAnsiTheme="minorHAnsi" w:cstheme="minorBidi"/>
            <w:sz w:val="22"/>
            <w:szCs w:val="22"/>
          </w:rPr>
          <w:t>In relazione alla definizione fornita, l</w:t>
        </w:r>
      </w:ins>
      <w:ins w:id="6259" w:author="Santagata Fabiana (GSE)" w:date="2025-10-01T15:11:00Z">
        <w:r w:rsidR="2D48FBD5" w:rsidRPr="528FD81D">
          <w:rPr>
            <w:rFonts w:asciiTheme="minorHAnsi" w:hAnsiTheme="minorHAnsi" w:cstheme="minorBidi"/>
            <w:sz w:val="22"/>
            <w:szCs w:val="22"/>
          </w:rPr>
          <w:t>’art.</w:t>
        </w:r>
      </w:ins>
      <w:ins w:id="6260" w:author="Santagata Fabiana (GSE)" w:date="2025-10-01T15:10:00Z">
        <w:r w:rsidR="49A1CB41" w:rsidRPr="528FD81D">
          <w:rPr>
            <w:rFonts w:asciiTheme="minorHAnsi" w:hAnsiTheme="minorHAnsi" w:cstheme="minorBidi"/>
            <w:sz w:val="22"/>
            <w:szCs w:val="22"/>
          </w:rPr>
          <w:t xml:space="preserve"> 4, comma 2, </w:t>
        </w:r>
      </w:ins>
      <w:ins w:id="6261" w:author="Santagata Fabiana (GSE)" w:date="2025-10-01T15:12:00Z">
        <w:r w:rsidR="22303FD4" w:rsidRPr="528FD81D">
          <w:rPr>
            <w:rFonts w:asciiTheme="minorHAnsi" w:hAnsiTheme="minorHAnsi" w:cstheme="minorBidi"/>
            <w:sz w:val="22"/>
            <w:szCs w:val="22"/>
          </w:rPr>
          <w:t>d</w:t>
        </w:r>
      </w:ins>
      <w:ins w:id="6262" w:author="Santagata Fabiana (GSE)" w:date="2025-10-01T15:10:00Z">
        <w:r w:rsidR="49A1CB41" w:rsidRPr="528FD81D">
          <w:rPr>
            <w:rFonts w:asciiTheme="minorHAnsi" w:hAnsiTheme="minorHAnsi" w:cstheme="minorBidi"/>
            <w:sz w:val="22"/>
            <w:szCs w:val="22"/>
          </w:rPr>
          <w:t>e</w:t>
        </w:r>
      </w:ins>
      <w:ins w:id="6263" w:author="Santagata Fabiana (GSE)" w:date="2025-10-01T15:12:00Z">
        <w:r w:rsidR="0E98229C" w:rsidRPr="528FD81D">
          <w:rPr>
            <w:rFonts w:asciiTheme="minorHAnsi" w:hAnsiTheme="minorHAnsi" w:cstheme="minorBidi"/>
            <w:sz w:val="22"/>
            <w:szCs w:val="22"/>
          </w:rPr>
          <w:t>l Decreto assimila</w:t>
        </w:r>
      </w:ins>
      <w:ins w:id="6264" w:author="Santagata Fabiana (GSE)" w:date="2025-10-01T15:15:00Z">
        <w:r w:rsidR="2A9BC513" w:rsidRPr="528FD81D">
          <w:rPr>
            <w:rFonts w:asciiTheme="minorHAnsi" w:hAnsiTheme="minorHAnsi" w:cstheme="minorBidi"/>
            <w:sz w:val="22"/>
            <w:szCs w:val="22"/>
          </w:rPr>
          <w:t xml:space="preserve"> alle amministrazioni pubbliche</w:t>
        </w:r>
      </w:ins>
      <w:ins w:id="6265" w:author="Santagata Fabiana (GSE)" w:date="2025-10-01T15:16:00Z">
        <w:r w:rsidR="26CA3806" w:rsidRPr="528FD81D">
          <w:rPr>
            <w:rFonts w:asciiTheme="minorHAnsi" w:hAnsiTheme="minorHAnsi" w:cstheme="minorBidi"/>
            <w:sz w:val="22"/>
            <w:szCs w:val="22"/>
          </w:rPr>
          <w:t xml:space="preserve"> </w:t>
        </w:r>
      </w:ins>
      <w:ins w:id="6266" w:author="Santagata Fabiana (GSE)" w:date="2025-10-01T15:14:00Z">
        <w:r w:rsidR="1B2F5D89" w:rsidRPr="528FD81D">
          <w:rPr>
            <w:rFonts w:asciiTheme="minorHAnsi" w:hAnsiTheme="minorHAnsi" w:cstheme="minorBidi"/>
            <w:sz w:val="22"/>
            <w:szCs w:val="22"/>
          </w:rPr>
          <w:t xml:space="preserve">solo </w:t>
        </w:r>
      </w:ins>
      <w:ins w:id="6267" w:author="Santagata Fabiana (GSE)" w:date="2025-10-01T15:12:00Z">
        <w:r w:rsidR="0E98229C" w:rsidRPr="528FD81D">
          <w:rPr>
            <w:rFonts w:asciiTheme="minorHAnsi" w:hAnsiTheme="minorHAnsi" w:cstheme="minorBidi"/>
            <w:sz w:val="22"/>
            <w:szCs w:val="22"/>
          </w:rPr>
          <w:t xml:space="preserve">gli enti del terzo settore </w:t>
        </w:r>
        <w:r w:rsidR="0E98229C" w:rsidRPr="528FD81D">
          <w:rPr>
            <w:rFonts w:asciiTheme="minorHAnsi" w:hAnsiTheme="minorHAnsi" w:cstheme="minorBidi"/>
            <w:sz w:val="22"/>
            <w:szCs w:val="22"/>
            <w:u w:val="single"/>
            <w:rPrChange w:id="6268" w:author="Santagata Fabiana (GSE)" w:date="2025-10-01T15:13:00Z">
              <w:rPr>
                <w:rFonts w:asciiTheme="minorHAnsi" w:hAnsiTheme="minorHAnsi" w:cstheme="minorBidi"/>
                <w:sz w:val="22"/>
                <w:szCs w:val="22"/>
              </w:rPr>
            </w:rPrChange>
          </w:rPr>
          <w:t>che non svolgono attività di carattere economico</w:t>
        </w:r>
      </w:ins>
      <w:ins w:id="6269" w:author="Santagata Fabiana (GSE)" w:date="2025-10-06T15:27:00Z">
        <w:r w:rsidR="0E89698F" w:rsidRPr="4D0A7FD7">
          <w:rPr>
            <w:rFonts w:asciiTheme="minorHAnsi" w:hAnsiTheme="minorHAnsi" w:cstheme="minorBidi"/>
            <w:sz w:val="22"/>
            <w:szCs w:val="22"/>
            <w:rPrChange w:id="6270" w:author="Santagata Fabiana (GSE)" w:date="2025-10-06T15:27:00Z">
              <w:rPr>
                <w:rFonts w:asciiTheme="minorHAnsi" w:hAnsiTheme="minorHAnsi" w:cstheme="minorBidi"/>
                <w:sz w:val="22"/>
                <w:szCs w:val="22"/>
                <w:u w:val="single"/>
              </w:rPr>
            </w:rPrChange>
          </w:rPr>
          <w:t xml:space="preserve"> </w:t>
        </w:r>
        <w:r w:rsidR="0E89698F" w:rsidRPr="4D0A7FD7">
          <w:rPr>
            <w:rFonts w:asciiTheme="minorHAnsi" w:hAnsiTheme="minorHAnsi" w:cstheme="minorBidi"/>
            <w:sz w:val="22"/>
            <w:szCs w:val="22"/>
          </w:rPr>
          <w:t>che</w:t>
        </w:r>
      </w:ins>
      <w:ins w:id="6271" w:author="Santagata Fabiana (GSE)" w:date="2025-10-01T15:16:00Z">
        <w:r w:rsidR="026707E9" w:rsidRPr="528FD81D">
          <w:rPr>
            <w:rFonts w:asciiTheme="minorHAnsi" w:hAnsiTheme="minorHAnsi" w:cstheme="minorBidi"/>
            <w:sz w:val="22"/>
            <w:szCs w:val="22"/>
            <w:rPrChange w:id="6272" w:author="Santagata Fabiana (GSE)" w:date="2025-10-01T15:16:00Z">
              <w:rPr>
                <w:rFonts w:asciiTheme="minorHAnsi" w:hAnsiTheme="minorHAnsi" w:cstheme="minorBidi"/>
                <w:sz w:val="22"/>
                <w:szCs w:val="22"/>
                <w:u w:val="single"/>
              </w:rPr>
            </w:rPrChange>
          </w:rPr>
          <w:t xml:space="preserve"> realizzino gli interventi di cui al Titolo II</w:t>
        </w:r>
      </w:ins>
      <w:ins w:id="6273" w:author="Santagata Fabiana (GSE)" w:date="2025-10-01T15:17:00Z">
        <w:r w:rsidR="173B1CFE" w:rsidRPr="528FD81D">
          <w:rPr>
            <w:rFonts w:asciiTheme="minorHAnsi" w:hAnsiTheme="minorHAnsi" w:cstheme="minorBidi"/>
            <w:sz w:val="22"/>
            <w:szCs w:val="22"/>
          </w:rPr>
          <w:t xml:space="preserve"> (di seguito: “</w:t>
        </w:r>
        <w:r w:rsidR="173B1CFE" w:rsidRPr="528FD81D">
          <w:rPr>
            <w:rFonts w:asciiTheme="minorHAnsi" w:hAnsiTheme="minorHAnsi" w:cstheme="minorBidi"/>
            <w:b/>
            <w:bCs/>
            <w:sz w:val="22"/>
            <w:szCs w:val="22"/>
          </w:rPr>
          <w:t>ETS</w:t>
        </w:r>
        <w:r w:rsidR="173B1CFE" w:rsidRPr="528FD81D">
          <w:rPr>
            <w:rFonts w:asciiTheme="minorHAnsi" w:hAnsiTheme="minorHAnsi" w:cstheme="minorBidi"/>
            <w:sz w:val="22"/>
            <w:szCs w:val="22"/>
          </w:rPr>
          <w:t xml:space="preserve"> </w:t>
        </w:r>
        <w:r w:rsidR="173B1CFE" w:rsidRPr="528FD81D">
          <w:rPr>
            <w:rFonts w:asciiTheme="minorHAnsi" w:hAnsiTheme="minorHAnsi" w:cstheme="minorBidi"/>
            <w:b/>
            <w:bCs/>
            <w:sz w:val="22"/>
            <w:szCs w:val="22"/>
          </w:rPr>
          <w:t>non economici</w:t>
        </w:r>
        <w:r w:rsidR="173B1CFE" w:rsidRPr="528FD81D">
          <w:rPr>
            <w:rFonts w:asciiTheme="minorHAnsi" w:hAnsiTheme="minorHAnsi" w:cstheme="minorBidi"/>
            <w:sz w:val="22"/>
            <w:szCs w:val="22"/>
          </w:rPr>
          <w:t>”)</w:t>
        </w:r>
      </w:ins>
      <w:ins w:id="6274" w:author="Santagata Fabiana (GSE)" w:date="2025-10-01T15:12:00Z">
        <w:r w:rsidR="0E98229C" w:rsidRPr="528FD81D">
          <w:rPr>
            <w:rFonts w:asciiTheme="minorHAnsi" w:hAnsiTheme="minorHAnsi" w:cstheme="minorBidi"/>
            <w:sz w:val="22"/>
            <w:szCs w:val="22"/>
          </w:rPr>
          <w:t>.</w:t>
        </w:r>
      </w:ins>
    </w:p>
    <w:p w14:paraId="3F72424D" w14:textId="5E06345C" w:rsidR="0E98229C" w:rsidRDefault="0E98229C" w:rsidP="528FD81D">
      <w:pPr>
        <w:pStyle w:val="NORMALEGSE"/>
        <w:spacing w:after="120" w:line="276" w:lineRule="auto"/>
        <w:jc w:val="both"/>
        <w:rPr>
          <w:ins w:id="6275" w:author="Visone Rossana (GSE)" w:date="2025-10-02T12:27:00Z" w16du:dateUtc="2025-10-02T10:27:00Z"/>
          <w:rFonts w:asciiTheme="minorHAnsi" w:hAnsiTheme="minorHAnsi" w:cstheme="minorBidi"/>
          <w:sz w:val="22"/>
          <w:szCs w:val="22"/>
        </w:rPr>
      </w:pPr>
      <w:ins w:id="6276" w:author="Santagata Fabiana (GSE)" w:date="2025-10-01T15:12:00Z">
        <w:r w:rsidRPr="528FD81D">
          <w:rPr>
            <w:rFonts w:asciiTheme="minorHAnsi" w:hAnsiTheme="minorHAnsi" w:cstheme="minorBidi"/>
            <w:sz w:val="22"/>
            <w:szCs w:val="22"/>
          </w:rPr>
          <w:t>L’art.</w:t>
        </w:r>
      </w:ins>
      <w:ins w:id="6277" w:author="Santagata Fabiana (GSE)" w:date="2025-10-01T15:10:00Z">
        <w:r w:rsidR="49A1CB41" w:rsidRPr="528FD81D">
          <w:rPr>
            <w:rFonts w:asciiTheme="minorHAnsi" w:hAnsiTheme="minorHAnsi" w:cstheme="minorBidi"/>
            <w:sz w:val="22"/>
            <w:szCs w:val="22"/>
          </w:rPr>
          <w:t xml:space="preserve"> 7, comma 2, </w:t>
        </w:r>
      </w:ins>
      <w:ins w:id="6278" w:author="Santagata Fabiana (GSE)" w:date="2025-10-01T15:13:00Z">
        <w:r w:rsidR="09D0AFDF" w:rsidRPr="528FD81D">
          <w:rPr>
            <w:rFonts w:asciiTheme="minorHAnsi" w:hAnsiTheme="minorHAnsi" w:cstheme="minorBidi"/>
            <w:sz w:val="22"/>
            <w:szCs w:val="22"/>
          </w:rPr>
          <w:t xml:space="preserve">del Decreto </w:t>
        </w:r>
      </w:ins>
      <w:ins w:id="6279" w:author="Santagata Fabiana (GSE)" w:date="2025-10-01T15:10:00Z">
        <w:r w:rsidR="49A1CB41" w:rsidRPr="528FD81D">
          <w:rPr>
            <w:rFonts w:asciiTheme="minorHAnsi" w:hAnsiTheme="minorHAnsi" w:cstheme="minorBidi"/>
            <w:sz w:val="22"/>
            <w:szCs w:val="22"/>
          </w:rPr>
          <w:t xml:space="preserve">assimila </w:t>
        </w:r>
      </w:ins>
      <w:ins w:id="6280" w:author="Santagata Fabiana (GSE)" w:date="2025-10-01T15:13:00Z">
        <w:r w:rsidR="1ED2E160" w:rsidRPr="528FD81D">
          <w:rPr>
            <w:rFonts w:asciiTheme="minorHAnsi" w:hAnsiTheme="minorHAnsi" w:cstheme="minorBidi"/>
            <w:sz w:val="22"/>
            <w:szCs w:val="22"/>
          </w:rPr>
          <w:t>alle amministrazioni pubbliche</w:t>
        </w:r>
      </w:ins>
      <w:ins w:id="6281" w:author="Santagata Fabiana (GSE)" w:date="2025-10-01T15:16:00Z">
        <w:r w:rsidR="3C312985" w:rsidRPr="528FD81D">
          <w:rPr>
            <w:rFonts w:asciiTheme="minorHAnsi" w:hAnsiTheme="minorHAnsi" w:cstheme="minorBidi"/>
            <w:sz w:val="22"/>
            <w:szCs w:val="22"/>
          </w:rPr>
          <w:t xml:space="preserve"> g</w:t>
        </w:r>
      </w:ins>
      <w:ins w:id="6282" w:author="Santagata Fabiana (GSE)" w:date="2025-10-01T15:13:00Z">
        <w:r w:rsidR="1ED2E160" w:rsidRPr="528FD81D">
          <w:rPr>
            <w:rFonts w:asciiTheme="minorHAnsi" w:hAnsiTheme="minorHAnsi" w:cstheme="minorBidi"/>
            <w:sz w:val="22"/>
            <w:szCs w:val="22"/>
          </w:rPr>
          <w:t xml:space="preserve">li enti del terzo settore </w:t>
        </w:r>
      </w:ins>
      <w:ins w:id="6283" w:author="Santagata Fabiana (GSE)" w:date="2025-10-01T15:15:00Z">
        <w:r w:rsidR="26B4E842" w:rsidRPr="528FD81D">
          <w:rPr>
            <w:rFonts w:asciiTheme="minorHAnsi" w:hAnsiTheme="minorHAnsi" w:cstheme="minorBidi"/>
            <w:sz w:val="22"/>
            <w:szCs w:val="22"/>
          </w:rPr>
          <w:t xml:space="preserve">che realizzino </w:t>
        </w:r>
      </w:ins>
      <w:ins w:id="6284" w:author="Santagata Fabiana (GSE)" w:date="2025-10-01T15:09:00Z">
        <w:r w:rsidR="26DB7424" w:rsidRPr="528FD81D">
          <w:rPr>
            <w:rFonts w:asciiTheme="minorHAnsi" w:hAnsiTheme="minorHAnsi" w:cstheme="minorBidi"/>
            <w:sz w:val="22"/>
            <w:szCs w:val="22"/>
          </w:rPr>
          <w:t>gli interventi</w:t>
        </w:r>
      </w:ins>
      <w:ins w:id="6285" w:author="Santagata Fabiana (GSE)" w:date="2025-10-01T15:11:00Z">
        <w:r w:rsidR="7794AF39" w:rsidRPr="528FD81D">
          <w:rPr>
            <w:rFonts w:asciiTheme="minorHAnsi" w:hAnsiTheme="minorHAnsi" w:cstheme="minorBidi"/>
            <w:sz w:val="22"/>
            <w:szCs w:val="22"/>
          </w:rPr>
          <w:t xml:space="preserve"> </w:t>
        </w:r>
      </w:ins>
      <w:ins w:id="6286" w:author="Santagata Fabiana (GSE)" w:date="2025-10-01T15:09:00Z">
        <w:r w:rsidR="26DB7424" w:rsidRPr="528FD81D">
          <w:rPr>
            <w:rFonts w:asciiTheme="minorHAnsi" w:hAnsiTheme="minorHAnsi" w:cstheme="minorBidi"/>
            <w:sz w:val="22"/>
            <w:szCs w:val="22"/>
          </w:rPr>
          <w:t>d</w:t>
        </w:r>
      </w:ins>
      <w:ins w:id="6287" w:author="Santagata Fabiana (GSE)" w:date="2025-10-01T15:11:00Z">
        <w:r w:rsidR="7794AF39" w:rsidRPr="528FD81D">
          <w:rPr>
            <w:rFonts w:asciiTheme="minorHAnsi" w:hAnsiTheme="minorHAnsi" w:cstheme="minorBidi"/>
            <w:sz w:val="22"/>
            <w:szCs w:val="22"/>
          </w:rPr>
          <w:t xml:space="preserve">i cui </w:t>
        </w:r>
      </w:ins>
      <w:ins w:id="6288" w:author="Santagata Fabiana (GSE)" w:date="2025-10-01T15:09:00Z">
        <w:r w:rsidR="26DB7424" w:rsidRPr="528FD81D">
          <w:rPr>
            <w:rFonts w:asciiTheme="minorHAnsi" w:hAnsiTheme="minorHAnsi" w:cstheme="minorBidi"/>
            <w:sz w:val="22"/>
            <w:szCs w:val="22"/>
          </w:rPr>
          <w:t>al Titolo III</w:t>
        </w:r>
      </w:ins>
      <w:ins w:id="6289" w:author="Santagata Fabiana (GSE)" w:date="2025-10-01T15:14:00Z">
        <w:r w:rsidR="4CDD76BD" w:rsidRPr="528FD81D">
          <w:rPr>
            <w:rFonts w:asciiTheme="minorHAnsi" w:hAnsiTheme="minorHAnsi" w:cstheme="minorBidi"/>
            <w:sz w:val="22"/>
            <w:szCs w:val="22"/>
          </w:rPr>
          <w:t>.</w:t>
        </w:r>
      </w:ins>
    </w:p>
    <w:p w14:paraId="3833F1EA" w14:textId="2DA109EC" w:rsidR="00164602" w:rsidRDefault="00164602" w:rsidP="528FD81D">
      <w:pPr>
        <w:pStyle w:val="NORMALEGSE"/>
        <w:spacing w:after="120" w:line="276" w:lineRule="auto"/>
        <w:jc w:val="both"/>
        <w:rPr>
          <w:ins w:id="6290" w:author="Santagata Fabiana (GSE)" w:date="2025-10-01T15:09:00Z" w16du:dateUtc="2025-10-01T15:09:41Z"/>
          <w:rFonts w:asciiTheme="minorHAnsi" w:hAnsiTheme="minorHAnsi" w:cstheme="minorBidi"/>
          <w:sz w:val="22"/>
          <w:szCs w:val="22"/>
          <w:rPrChange w:id="6291" w:author="Unknown" w16du:dateUtc="2025-09-09T12:34:00Z">
            <w:rPr>
              <w:ins w:id="6292" w:author="Santagata Fabiana (GSE)" w:date="2025-10-01T15:09:00Z" w16du:dateUtc="2025-10-01T15:09:41Z"/>
            </w:rPr>
          </w:rPrChange>
        </w:rPr>
      </w:pPr>
      <w:ins w:id="6293" w:author="Visone Rossana (GSE)" w:date="2025-10-02T12:27:00Z" w16du:dateUtc="2025-10-02T10:27:00Z">
        <w:r w:rsidRPr="00812115">
          <w:rPr>
            <w:rFonts w:asciiTheme="minorHAnsi" w:hAnsiTheme="minorHAnsi" w:cstheme="minorBidi"/>
            <w:sz w:val="22"/>
            <w:szCs w:val="22"/>
            <w:highlight w:val="yellow"/>
            <w:rPrChange w:id="6294" w:author="Visone Rossana (GSE)" w:date="2025-10-02T12:28:00Z" w16du:dateUtc="2025-10-02T10:28:00Z">
              <w:rPr>
                <w:rFonts w:asciiTheme="minorHAnsi" w:hAnsiTheme="minorHAnsi" w:cstheme="minorBidi"/>
                <w:sz w:val="22"/>
                <w:szCs w:val="22"/>
              </w:rPr>
            </w:rPrChange>
          </w:rPr>
          <w:t xml:space="preserve">La natura dell’attività svolta dall’ETS </w:t>
        </w:r>
      </w:ins>
      <w:ins w:id="6295" w:author="Visone Rossana (GSE)" w:date="2025-10-02T12:28:00Z" w16du:dateUtc="2025-10-02T10:28:00Z">
        <w:r w:rsidR="00491D3E" w:rsidRPr="00812115">
          <w:rPr>
            <w:rFonts w:asciiTheme="minorHAnsi" w:hAnsiTheme="minorHAnsi" w:cstheme="minorBidi"/>
            <w:sz w:val="22"/>
            <w:szCs w:val="22"/>
            <w:highlight w:val="yellow"/>
            <w:rPrChange w:id="6296" w:author="Visone Rossana (GSE)" w:date="2025-10-02T12:28:00Z" w16du:dateUtc="2025-10-02T10:28:00Z">
              <w:rPr>
                <w:rFonts w:asciiTheme="minorHAnsi" w:hAnsiTheme="minorHAnsi" w:cstheme="minorBidi"/>
                <w:sz w:val="22"/>
                <w:szCs w:val="22"/>
              </w:rPr>
            </w:rPrChange>
          </w:rPr>
          <w:t xml:space="preserve">è </w:t>
        </w:r>
        <w:r w:rsidR="00B47446" w:rsidRPr="00812115">
          <w:rPr>
            <w:rFonts w:asciiTheme="minorHAnsi" w:hAnsiTheme="minorHAnsi" w:cstheme="minorBidi"/>
            <w:sz w:val="22"/>
            <w:szCs w:val="22"/>
            <w:highlight w:val="yellow"/>
            <w:rPrChange w:id="6297" w:author="Visone Rossana (GSE)" w:date="2025-10-02T12:28:00Z" w16du:dateUtc="2025-10-02T10:28:00Z">
              <w:rPr>
                <w:rFonts w:asciiTheme="minorHAnsi" w:hAnsiTheme="minorHAnsi" w:cstheme="minorBidi"/>
                <w:sz w:val="22"/>
                <w:szCs w:val="22"/>
              </w:rPr>
            </w:rPrChange>
          </w:rPr>
          <w:t>indicata nell’ambito della registrazione al RUNTS</w:t>
        </w:r>
      </w:ins>
      <w:ins w:id="6298" w:author="Visone Rossana (GSE)" w:date="2025-10-19T20:09:00Z" w16du:dateUtc="2025-10-19T18:09:00Z">
        <w:r w:rsidR="00767D7D">
          <w:rPr>
            <w:rFonts w:asciiTheme="minorHAnsi" w:hAnsiTheme="minorHAnsi" w:cstheme="minorBidi"/>
            <w:sz w:val="22"/>
            <w:szCs w:val="22"/>
          </w:rPr>
          <w:t>.</w:t>
        </w:r>
      </w:ins>
      <w:ins w:id="6299" w:author="Visone Rossana (GSE)" w:date="2025-10-02T12:28:00Z" w16du:dateUtc="2025-10-02T10:28:00Z">
        <w:r w:rsidR="00B47446">
          <w:rPr>
            <w:rFonts w:asciiTheme="minorHAnsi" w:hAnsiTheme="minorHAnsi" w:cstheme="minorBidi"/>
            <w:sz w:val="22"/>
            <w:szCs w:val="22"/>
          </w:rPr>
          <w:t xml:space="preserve"> </w:t>
        </w:r>
      </w:ins>
    </w:p>
    <w:p w14:paraId="41E345BF" w14:textId="4DA0038C" w:rsidR="528FD81D" w:rsidRPr="00CA0877" w:rsidRDefault="528FD81D">
      <w:pPr>
        <w:pStyle w:val="NORMALEGSE"/>
        <w:spacing w:after="120" w:line="276" w:lineRule="auto"/>
        <w:jc w:val="both"/>
        <w:rPr>
          <w:ins w:id="6300" w:author="Visone Rossana (GSE)" w:date="2025-09-09T10:58:00Z" w16du:dateUtc="2025-09-09T08:58:00Z"/>
          <w:del w:id="6301" w:author="Santagata Fabiana (GSE)" w:date="2025-10-01T15:16:00Z" w16du:dateUtc="2025-10-01T15:16:49Z"/>
          <w:rFonts w:asciiTheme="minorHAnsi" w:hAnsiTheme="minorHAnsi" w:cstheme="minorBidi"/>
          <w:strike/>
          <w:sz w:val="22"/>
          <w:szCs w:val="22"/>
          <w:rPrChange w:id="6302" w:author="Visone Rossana (GSE)" w:date="2025-10-02T12:08:00Z" w16du:dateUtc="2025-10-02T10:08:00Z">
            <w:rPr>
              <w:ins w:id="6303" w:author="Visone Rossana (GSE)" w:date="2025-09-09T10:58:00Z" w16du:dateUtc="2025-09-09T08:58:00Z"/>
              <w:del w:id="6304" w:author="Santagata Fabiana (GSE)" w:date="2025-10-01T15:16:00Z" w16du:dateUtc="2025-10-01T15:16:49Z"/>
              <w:rFonts w:ascii="Calibri" w:hAnsi="Calibri"/>
              <w:i/>
              <w:iCs/>
              <w:sz w:val="16"/>
              <w:szCs w:val="16"/>
            </w:rPr>
          </w:rPrChange>
        </w:rPr>
        <w:pPrChange w:id="6305" w:author="Santagata Fabiana (GSE)" w:date="2025-10-01T15:09:00Z">
          <w:pPr/>
        </w:pPrChange>
      </w:pPr>
    </w:p>
    <w:p w14:paraId="6B718A41" w14:textId="34177BC3" w:rsidR="00DA1466" w:rsidRDefault="00DA1466" w:rsidP="528FD81D">
      <w:pPr>
        <w:pStyle w:val="NORMALEGSE"/>
        <w:spacing w:after="120" w:line="276" w:lineRule="auto"/>
        <w:jc w:val="both"/>
        <w:rPr>
          <w:ins w:id="6306" w:author="Visone Rossana (GSE)" w:date="2025-10-02T12:30:00Z" w16du:dateUtc="2025-10-02T10:30:00Z"/>
          <w:rFonts w:asciiTheme="minorHAnsi" w:hAnsiTheme="minorHAnsi" w:cstheme="minorBidi"/>
          <w:sz w:val="22"/>
          <w:szCs w:val="22"/>
        </w:rPr>
      </w:pPr>
      <w:ins w:id="6307" w:author="Visone Rossana (GSE)" w:date="2025-09-09T11:47:00Z">
        <w:del w:id="6308" w:author="Visone Rossana (GSE)" w:date="2025-10-19T20:09:00Z" w16du:dateUtc="2025-10-19T18:09:00Z">
          <w:r w:rsidRPr="00CA0877" w:rsidDel="00767D7D">
            <w:rPr>
              <w:rFonts w:asciiTheme="minorHAnsi" w:hAnsiTheme="minorHAnsi" w:cstheme="minorBidi"/>
              <w:strike/>
              <w:sz w:val="22"/>
              <w:szCs w:val="22"/>
              <w:rPrChange w:id="6309" w:author="Visone Rossana (GSE)" w:date="2025-10-02T12:08:00Z" w16du:dateUtc="2025-10-02T10:08:00Z">
                <w:rPr>
                  <w:rFonts w:asciiTheme="minorHAnsi" w:hAnsiTheme="minorHAnsi"/>
                </w:rPr>
              </w:rPrChange>
            </w:rPr>
            <w:delText>Ai fini dell’accesso al Conto Termico</w:delText>
          </w:r>
        </w:del>
      </w:ins>
      <w:ins w:id="6310" w:author="Visone Rossana (GSE)" w:date="2025-09-23T13:56:00Z">
        <w:del w:id="6311" w:author="Visone Rossana (GSE)" w:date="2025-10-19T20:09:00Z" w16du:dateUtc="2025-10-19T18:09:00Z">
          <w:r w:rsidR="00322A11" w:rsidRPr="00CA0877" w:rsidDel="00767D7D">
            <w:rPr>
              <w:rFonts w:asciiTheme="minorHAnsi" w:hAnsiTheme="minorHAnsi" w:cstheme="minorBidi"/>
              <w:strike/>
              <w:sz w:val="22"/>
              <w:szCs w:val="22"/>
              <w:rPrChange w:id="6312" w:author="Visone Rossana (GSE)" w:date="2025-10-02T12:08:00Z" w16du:dateUtc="2025-10-02T10:08:00Z">
                <w:rPr>
                  <w:rFonts w:asciiTheme="minorHAnsi" w:hAnsiTheme="minorHAnsi" w:cstheme="minorBidi"/>
                  <w:sz w:val="22"/>
                  <w:szCs w:val="22"/>
                </w:rPr>
              </w:rPrChange>
            </w:rPr>
            <w:delText>,</w:delText>
          </w:r>
        </w:del>
      </w:ins>
      <w:ins w:id="6313" w:author="Visone Rossana (GSE)" w:date="2025-09-09T11:47:00Z">
        <w:del w:id="6314" w:author="Visone Rossana (GSE)" w:date="2025-10-19T20:09:00Z" w16du:dateUtc="2025-10-19T18:09:00Z">
          <w:r w:rsidRPr="00CA0877" w:rsidDel="00767D7D">
            <w:rPr>
              <w:rFonts w:asciiTheme="minorHAnsi" w:hAnsiTheme="minorHAnsi" w:cstheme="minorBidi"/>
              <w:strike/>
              <w:sz w:val="22"/>
              <w:szCs w:val="22"/>
              <w:rPrChange w:id="6315" w:author="Visone Rossana (GSE)" w:date="2025-10-02T12:08:00Z" w16du:dateUtc="2025-10-02T10:08:00Z">
                <w:rPr>
                  <w:rFonts w:asciiTheme="minorHAnsi" w:hAnsiTheme="minorHAnsi"/>
                </w:rPr>
              </w:rPrChange>
            </w:rPr>
            <w:delText xml:space="preserve"> </w:delText>
          </w:r>
        </w:del>
      </w:ins>
      <w:ins w:id="6316" w:author="Visone Rossana (GSE)" w:date="2025-09-23T13:56:00Z">
        <w:del w:id="6317" w:author="Visone Rossana (GSE)" w:date="2025-10-19T20:09:00Z" w16du:dateUtc="2025-10-19T18:09:00Z">
          <w:r w:rsidR="00322A11" w:rsidRPr="00CA0877" w:rsidDel="00767D7D">
            <w:rPr>
              <w:rFonts w:asciiTheme="minorHAnsi" w:hAnsiTheme="minorHAnsi" w:cstheme="minorBidi"/>
              <w:strike/>
              <w:sz w:val="22"/>
              <w:szCs w:val="22"/>
              <w:rPrChange w:id="6318" w:author="Visone Rossana (GSE)" w:date="2025-10-02T12:08:00Z" w16du:dateUtc="2025-10-02T10:08:00Z">
                <w:rPr>
                  <w:rFonts w:asciiTheme="minorHAnsi" w:hAnsiTheme="minorHAnsi" w:cstheme="minorBidi"/>
                  <w:sz w:val="22"/>
                  <w:szCs w:val="22"/>
                </w:rPr>
              </w:rPrChange>
            </w:rPr>
            <w:delText>ai sensi delle disposizioni dell’art. 4, comma 2</w:delText>
          </w:r>
        </w:del>
      </w:ins>
      <w:ins w:id="6319" w:author="Visone Rossana (GSE)" w:date="2025-09-23T14:01:00Z">
        <w:del w:id="6320" w:author="Visone Rossana (GSE)" w:date="2025-10-19T20:09:00Z" w16du:dateUtc="2025-10-19T18:09:00Z">
          <w:r w:rsidR="00322A11" w:rsidRPr="00CA0877" w:rsidDel="00767D7D">
            <w:rPr>
              <w:rFonts w:asciiTheme="minorHAnsi" w:hAnsiTheme="minorHAnsi" w:cstheme="minorBidi"/>
              <w:strike/>
              <w:sz w:val="22"/>
              <w:szCs w:val="22"/>
              <w:rPrChange w:id="6321" w:author="Visone Rossana (GSE)" w:date="2025-10-02T12:08:00Z" w16du:dateUtc="2025-10-02T10:08:00Z">
                <w:rPr>
                  <w:rFonts w:asciiTheme="minorHAnsi" w:hAnsiTheme="minorHAnsi" w:cstheme="minorBidi"/>
                  <w:sz w:val="22"/>
                  <w:szCs w:val="22"/>
                </w:rPr>
              </w:rPrChange>
            </w:rPr>
            <w:delText>,</w:delText>
          </w:r>
        </w:del>
      </w:ins>
      <w:ins w:id="6322" w:author="Santagata Fabiana (GSE)" w:date="2025-10-01T14:43:00Z">
        <w:del w:id="6323" w:author="Visone Rossana (GSE)" w:date="2025-10-19T20:09:00Z" w16du:dateUtc="2025-10-19T18:09:00Z">
          <w:r w:rsidR="1A20FABF" w:rsidRPr="00CA0877" w:rsidDel="00767D7D">
            <w:rPr>
              <w:rFonts w:asciiTheme="minorHAnsi" w:hAnsiTheme="minorHAnsi" w:cstheme="minorBidi"/>
              <w:strike/>
              <w:sz w:val="22"/>
              <w:szCs w:val="22"/>
              <w:rPrChange w:id="6324" w:author="Visone Rossana (GSE)" w:date="2025-10-02T12:08:00Z" w16du:dateUtc="2025-10-02T10:08:00Z">
                <w:rPr>
                  <w:rFonts w:asciiTheme="minorHAnsi" w:hAnsiTheme="minorHAnsi" w:cstheme="minorBidi"/>
                  <w:sz w:val="22"/>
                  <w:szCs w:val="22"/>
                </w:rPr>
              </w:rPrChange>
            </w:rPr>
            <w:delText xml:space="preserve"> del Decreto</w:delText>
          </w:r>
        </w:del>
      </w:ins>
      <w:ins w:id="6325" w:author="Visone Rossana (GSE)" w:date="2025-09-23T13:56:00Z">
        <w:del w:id="6326" w:author="Visone Rossana (GSE)" w:date="2025-10-19T20:09:00Z" w16du:dateUtc="2025-10-19T18:09:00Z">
          <w:r w:rsidR="00322A11" w:rsidRPr="528FD81D" w:rsidDel="00767D7D">
            <w:rPr>
              <w:rFonts w:asciiTheme="minorHAnsi" w:hAnsiTheme="minorHAnsi" w:cstheme="minorBidi"/>
              <w:sz w:val="22"/>
              <w:szCs w:val="22"/>
            </w:rPr>
            <w:delText xml:space="preserve"> </w:delText>
          </w:r>
          <w:commentRangeStart w:id="6327"/>
          <w:r w:rsidR="00322A11" w:rsidRPr="528FD81D" w:rsidDel="00767D7D">
            <w:rPr>
              <w:rFonts w:asciiTheme="minorHAnsi" w:hAnsiTheme="minorHAnsi" w:cstheme="minorBidi"/>
              <w:strike/>
              <w:sz w:val="22"/>
              <w:szCs w:val="22"/>
              <w:highlight w:val="cyan"/>
              <w:rPrChange w:id="6328" w:author="Santagata Fabiana (GSE)" w:date="2025-10-01T15:16:00Z">
                <w:rPr>
                  <w:rFonts w:asciiTheme="minorHAnsi" w:hAnsiTheme="minorHAnsi" w:cstheme="minorBidi"/>
                  <w:strike/>
                  <w:sz w:val="22"/>
                  <w:szCs w:val="22"/>
                </w:rPr>
              </w:rPrChange>
            </w:rPr>
            <w:delText>e dell’art. 7 comma 2.,</w:delText>
          </w:r>
          <w:r w:rsidR="00322A11" w:rsidRPr="528FD81D" w:rsidDel="00767D7D">
            <w:rPr>
              <w:rFonts w:asciiTheme="minorHAnsi" w:hAnsiTheme="minorHAnsi" w:cstheme="minorBidi"/>
              <w:strike/>
              <w:sz w:val="22"/>
              <w:szCs w:val="22"/>
            </w:rPr>
            <w:delText xml:space="preserve"> </w:delText>
          </w:r>
        </w:del>
      </w:ins>
      <w:commentRangeEnd w:id="6327"/>
      <w:r w:rsidRPr="004A5243">
        <w:rPr>
          <w:rStyle w:val="Rimandocommento"/>
          <w:rFonts w:asciiTheme="minorHAnsi" w:hAnsiTheme="minorHAnsi" w:cstheme="minorBidi"/>
          <w:sz w:val="22"/>
          <w:szCs w:val="22"/>
        </w:rPr>
        <w:commentReference w:id="6327"/>
      </w:r>
      <w:ins w:id="6329" w:author="Visone Rossana (GSE)" w:date="2025-10-02T12:12:00Z" w16du:dateUtc="2025-10-02T10:12:00Z">
        <w:r w:rsidR="004A5243" w:rsidRPr="004A5243">
          <w:rPr>
            <w:rFonts w:asciiTheme="minorHAnsi" w:hAnsiTheme="minorHAnsi" w:cstheme="minorBidi"/>
            <w:sz w:val="22"/>
            <w:szCs w:val="22"/>
          </w:rPr>
          <w:t xml:space="preserve"> </w:t>
        </w:r>
      </w:ins>
      <w:ins w:id="6330" w:author="Visone Rossana (GSE)" w:date="2025-10-02T12:09:00Z" w16du:dateUtc="2025-10-02T10:09:00Z">
        <w:r w:rsidR="004A5243" w:rsidRPr="00D27BF5">
          <w:rPr>
            <w:rFonts w:asciiTheme="minorHAnsi" w:hAnsiTheme="minorHAnsi" w:cstheme="minorBidi"/>
            <w:sz w:val="22"/>
            <w:szCs w:val="22"/>
            <w:highlight w:val="yellow"/>
            <w:rPrChange w:id="6331" w:author="Visone Rossana (GSE)" w:date="2025-10-02T12:35:00Z" w16du:dateUtc="2025-10-02T10:35:00Z">
              <w:rPr>
                <w:rFonts w:asciiTheme="minorHAnsi" w:hAnsiTheme="minorHAnsi" w:cstheme="minorBidi"/>
                <w:sz w:val="22"/>
                <w:szCs w:val="22"/>
              </w:rPr>
            </w:rPrChange>
          </w:rPr>
          <w:t xml:space="preserve">Gli Enti del Terzo Settore che non svolgono attività di carattere economico </w:t>
        </w:r>
      </w:ins>
      <w:ins w:id="6332" w:author="Visone Rossana (GSE)" w:date="2025-09-09T11:47:00Z">
        <w:r w:rsidRPr="00D27BF5">
          <w:rPr>
            <w:rFonts w:asciiTheme="minorHAnsi" w:hAnsiTheme="minorHAnsi" w:cstheme="minorBidi"/>
            <w:sz w:val="22"/>
            <w:szCs w:val="22"/>
            <w:highlight w:val="yellow"/>
            <w:rPrChange w:id="6333" w:author="Visone Rossana (GSE)" w:date="2025-10-02T12:35:00Z" w16du:dateUtc="2025-10-02T10:35:00Z">
              <w:rPr>
                <w:rFonts w:asciiTheme="minorHAnsi" w:hAnsiTheme="minorHAnsi"/>
              </w:rPr>
            </w:rPrChange>
          </w:rPr>
          <w:t xml:space="preserve">sono equiparati alla </w:t>
        </w:r>
      </w:ins>
      <w:ins w:id="6334" w:author="Santagata Fabiana (GSE)" w:date="2025-10-01T14:41:00Z">
        <w:r w:rsidR="2D539A80" w:rsidRPr="00D27BF5">
          <w:rPr>
            <w:rFonts w:asciiTheme="minorHAnsi" w:hAnsiTheme="minorHAnsi" w:cstheme="minorBidi"/>
            <w:sz w:val="22"/>
            <w:szCs w:val="22"/>
            <w:highlight w:val="yellow"/>
            <w:rPrChange w:id="6335" w:author="Visone Rossana (GSE)" w:date="2025-10-02T12:35:00Z" w16du:dateUtc="2025-10-02T10:35:00Z">
              <w:rPr>
                <w:rFonts w:asciiTheme="minorHAnsi" w:hAnsiTheme="minorHAnsi" w:cstheme="minorBidi"/>
                <w:sz w:val="22"/>
                <w:szCs w:val="22"/>
              </w:rPr>
            </w:rPrChange>
          </w:rPr>
          <w:t>P</w:t>
        </w:r>
      </w:ins>
      <w:ins w:id="6336" w:author="Visone Rossana (GSE)" w:date="2025-09-25T10:52:00Z">
        <w:del w:id="6337" w:author="Santagata Fabiana (GSE)" w:date="2025-10-01T14:41:00Z">
          <w:r w:rsidRPr="00D27BF5" w:rsidDel="00D25F5F">
            <w:rPr>
              <w:rFonts w:asciiTheme="minorHAnsi" w:hAnsiTheme="minorHAnsi" w:cstheme="minorBidi"/>
              <w:sz w:val="22"/>
              <w:szCs w:val="22"/>
              <w:highlight w:val="yellow"/>
              <w:rPrChange w:id="6338" w:author="Visone Rossana (GSE)" w:date="2025-10-02T12:35:00Z" w16du:dateUtc="2025-10-02T10:35:00Z">
                <w:rPr>
                  <w:rFonts w:asciiTheme="minorHAnsi" w:hAnsiTheme="minorHAnsi" w:cstheme="minorBidi"/>
                  <w:sz w:val="22"/>
                  <w:szCs w:val="22"/>
                </w:rPr>
              </w:rPrChange>
            </w:rPr>
            <w:delText>p</w:delText>
          </w:r>
        </w:del>
      </w:ins>
      <w:ins w:id="6339" w:author="Visone Rossana (GSE)" w:date="2025-09-09T11:47:00Z">
        <w:r w:rsidRPr="00D27BF5">
          <w:rPr>
            <w:rFonts w:asciiTheme="minorHAnsi" w:hAnsiTheme="minorHAnsi" w:cstheme="minorBidi"/>
            <w:sz w:val="22"/>
            <w:szCs w:val="22"/>
            <w:highlight w:val="yellow"/>
            <w:rPrChange w:id="6340" w:author="Visone Rossana (GSE)" w:date="2025-10-02T12:35:00Z" w16du:dateUtc="2025-10-02T10:35:00Z">
              <w:rPr>
                <w:rFonts w:asciiTheme="minorHAnsi" w:hAnsiTheme="minorHAnsi"/>
              </w:rPr>
            </w:rPrChange>
          </w:rPr>
          <w:t xml:space="preserve">ubblica </w:t>
        </w:r>
      </w:ins>
      <w:ins w:id="6341" w:author="Santagata Fabiana (GSE)" w:date="2025-10-01T14:41:00Z">
        <w:r w:rsidR="28374FB9" w:rsidRPr="00D27BF5">
          <w:rPr>
            <w:rFonts w:asciiTheme="minorHAnsi" w:hAnsiTheme="minorHAnsi" w:cstheme="minorBidi"/>
            <w:sz w:val="22"/>
            <w:szCs w:val="22"/>
            <w:highlight w:val="yellow"/>
            <w:rPrChange w:id="6342" w:author="Visone Rossana (GSE)" w:date="2025-10-02T12:35:00Z" w16du:dateUtc="2025-10-02T10:35:00Z">
              <w:rPr>
                <w:rFonts w:asciiTheme="minorHAnsi" w:hAnsiTheme="minorHAnsi" w:cstheme="minorBidi"/>
                <w:sz w:val="22"/>
                <w:szCs w:val="22"/>
              </w:rPr>
            </w:rPrChange>
          </w:rPr>
          <w:t>A</w:t>
        </w:r>
      </w:ins>
      <w:ins w:id="6343" w:author="Visone Rossana (GSE)" w:date="2025-09-25T10:52:00Z">
        <w:del w:id="6344" w:author="Santagata Fabiana (GSE)" w:date="2025-10-01T14:41:00Z">
          <w:r w:rsidRPr="00D27BF5" w:rsidDel="00D25F5F">
            <w:rPr>
              <w:rFonts w:asciiTheme="minorHAnsi" w:hAnsiTheme="minorHAnsi" w:cstheme="minorBidi"/>
              <w:sz w:val="22"/>
              <w:szCs w:val="22"/>
              <w:highlight w:val="yellow"/>
              <w:rPrChange w:id="6345" w:author="Visone Rossana (GSE)" w:date="2025-10-02T12:35:00Z" w16du:dateUtc="2025-10-02T10:35:00Z">
                <w:rPr>
                  <w:rFonts w:asciiTheme="minorHAnsi" w:hAnsiTheme="minorHAnsi" w:cstheme="minorBidi"/>
                  <w:sz w:val="22"/>
                  <w:szCs w:val="22"/>
                </w:rPr>
              </w:rPrChange>
            </w:rPr>
            <w:delText>a</w:delText>
          </w:r>
        </w:del>
      </w:ins>
      <w:ins w:id="6346" w:author="Visone Rossana (GSE)" w:date="2025-09-09T11:47:00Z">
        <w:r w:rsidRPr="00D27BF5">
          <w:rPr>
            <w:rFonts w:asciiTheme="minorHAnsi" w:hAnsiTheme="minorHAnsi" w:cstheme="minorBidi"/>
            <w:sz w:val="22"/>
            <w:szCs w:val="22"/>
            <w:highlight w:val="yellow"/>
            <w:rPrChange w:id="6347" w:author="Visone Rossana (GSE)" w:date="2025-10-02T12:35:00Z" w16du:dateUtc="2025-10-02T10:35:00Z">
              <w:rPr>
                <w:rFonts w:asciiTheme="minorHAnsi" w:hAnsiTheme="minorHAnsi"/>
              </w:rPr>
            </w:rPrChange>
          </w:rPr>
          <w:t>mministrazione</w:t>
        </w:r>
      </w:ins>
      <w:ins w:id="6348" w:author="Visone Rossana (GSE)" w:date="2025-09-23T14:01:00Z">
        <w:r w:rsidR="00322A11" w:rsidRPr="00D27BF5">
          <w:rPr>
            <w:rFonts w:asciiTheme="minorHAnsi" w:hAnsiTheme="minorHAnsi" w:cstheme="minorBidi"/>
            <w:sz w:val="22"/>
            <w:szCs w:val="22"/>
            <w:highlight w:val="yellow"/>
            <w:rPrChange w:id="6349" w:author="Visone Rossana (GSE)" w:date="2025-10-02T12:35:00Z" w16du:dateUtc="2025-10-02T10:35:00Z">
              <w:rPr>
                <w:rFonts w:asciiTheme="minorHAnsi" w:hAnsiTheme="minorHAnsi" w:cstheme="minorBidi"/>
                <w:sz w:val="22"/>
                <w:szCs w:val="22"/>
              </w:rPr>
            </w:rPrChange>
          </w:rPr>
          <w:t xml:space="preserve"> esclusivamente </w:t>
        </w:r>
      </w:ins>
      <w:ins w:id="6350" w:author="Visone Rossana (GSE)" w:date="2025-10-02T12:30:00Z" w16du:dateUtc="2025-10-02T10:30:00Z">
        <w:r w:rsidR="00FE130A" w:rsidRPr="00D27BF5">
          <w:rPr>
            <w:rFonts w:asciiTheme="minorHAnsi" w:hAnsiTheme="minorHAnsi" w:cstheme="minorBidi"/>
            <w:sz w:val="22"/>
            <w:szCs w:val="22"/>
            <w:highlight w:val="yellow"/>
            <w:rPrChange w:id="6351" w:author="Visone Rossana (GSE)" w:date="2025-10-02T12:35:00Z" w16du:dateUtc="2025-10-02T10:35:00Z">
              <w:rPr>
                <w:rFonts w:asciiTheme="minorHAnsi" w:hAnsiTheme="minorHAnsi" w:cstheme="minorBidi"/>
                <w:sz w:val="22"/>
                <w:szCs w:val="22"/>
              </w:rPr>
            </w:rPrChange>
          </w:rPr>
          <w:t xml:space="preserve">ai fini della definizione </w:t>
        </w:r>
      </w:ins>
      <w:ins w:id="6352" w:author="Visone Rossana (GSE)" w:date="2025-09-23T14:01:00Z">
        <w:del w:id="6353" w:author="Visone Rossana (GSE)" w:date="2025-10-02T12:09:00Z" w16du:dateUtc="2025-10-02T10:09:00Z">
          <w:r w:rsidR="00322A11" w:rsidRPr="00D27BF5" w:rsidDel="004A5243">
            <w:rPr>
              <w:rFonts w:asciiTheme="minorHAnsi" w:hAnsiTheme="minorHAnsi" w:cstheme="minorBidi"/>
              <w:sz w:val="22"/>
              <w:szCs w:val="22"/>
              <w:highlight w:val="yellow"/>
              <w:rPrChange w:id="6354" w:author="Visone Rossana (GSE)" w:date="2025-10-02T12:35:00Z" w16du:dateUtc="2025-10-02T10:35:00Z">
                <w:rPr>
                  <w:rFonts w:asciiTheme="minorHAnsi" w:hAnsiTheme="minorHAnsi" w:cstheme="minorBidi"/>
                  <w:sz w:val="22"/>
                  <w:szCs w:val="22"/>
                </w:rPr>
              </w:rPrChange>
            </w:rPr>
            <w:delText xml:space="preserve">gli Enti del Terzo Settore </w:delText>
          </w:r>
        </w:del>
      </w:ins>
      <w:ins w:id="6355" w:author="Visone Rossana (GSE)" w:date="2025-09-25T10:52:00Z">
        <w:del w:id="6356" w:author="Visone Rossana (GSE)" w:date="2025-10-02T12:09:00Z" w16du:dateUtc="2025-10-02T10:09:00Z">
          <w:r w:rsidR="00D25F5F" w:rsidRPr="00D27BF5" w:rsidDel="004A5243">
            <w:rPr>
              <w:rFonts w:asciiTheme="minorHAnsi" w:hAnsiTheme="minorHAnsi" w:cstheme="minorBidi"/>
              <w:sz w:val="22"/>
              <w:szCs w:val="22"/>
              <w:highlight w:val="yellow"/>
              <w:rPrChange w:id="6357" w:author="Visone Rossana (GSE)" w:date="2025-10-02T12:35:00Z" w16du:dateUtc="2025-10-02T10:35:00Z">
                <w:rPr>
                  <w:rFonts w:asciiTheme="minorHAnsi" w:hAnsiTheme="minorHAnsi" w:cstheme="minorBidi"/>
                  <w:sz w:val="22"/>
                  <w:szCs w:val="22"/>
                </w:rPr>
              </w:rPrChange>
            </w:rPr>
            <w:delText xml:space="preserve">che non svolgono attività di carattere economico </w:delText>
          </w:r>
        </w:del>
        <w:del w:id="6358" w:author="Santagata Fabiana (GSE)" w:date="2025-10-01T15:17:00Z">
          <w:r w:rsidRPr="00D27BF5" w:rsidDel="00D25F5F">
            <w:rPr>
              <w:rFonts w:asciiTheme="minorHAnsi" w:hAnsiTheme="minorHAnsi" w:cstheme="minorBidi"/>
              <w:sz w:val="22"/>
              <w:szCs w:val="22"/>
              <w:highlight w:val="yellow"/>
              <w:rPrChange w:id="6359" w:author="Visone Rossana (GSE)" w:date="2025-10-02T12:35:00Z" w16du:dateUtc="2025-10-02T10:35:00Z">
                <w:rPr>
                  <w:rFonts w:asciiTheme="minorHAnsi" w:hAnsiTheme="minorHAnsi" w:cstheme="minorBidi"/>
                  <w:sz w:val="22"/>
                  <w:szCs w:val="22"/>
                </w:rPr>
              </w:rPrChange>
            </w:rPr>
            <w:delText xml:space="preserve">(di seguito: </w:delText>
          </w:r>
          <w:r w:rsidRPr="00D27BF5" w:rsidDel="00D25F5F">
            <w:rPr>
              <w:rFonts w:asciiTheme="minorHAnsi" w:hAnsiTheme="minorHAnsi" w:cstheme="minorBidi"/>
              <w:b/>
              <w:bCs/>
              <w:sz w:val="22"/>
              <w:szCs w:val="22"/>
              <w:highlight w:val="yellow"/>
              <w:rPrChange w:id="6360" w:author="Visone Rossana (GSE)" w:date="2025-10-02T12:35:00Z" w16du:dateUtc="2025-10-02T10:35:00Z">
                <w:rPr>
                  <w:rFonts w:asciiTheme="minorHAnsi" w:hAnsiTheme="minorHAnsi" w:cstheme="minorBidi"/>
                  <w:sz w:val="22"/>
                  <w:szCs w:val="22"/>
                </w:rPr>
              </w:rPrChange>
            </w:rPr>
            <w:delText>ETS</w:delText>
          </w:r>
          <w:r w:rsidRPr="00D27BF5" w:rsidDel="00D25F5F">
            <w:rPr>
              <w:rFonts w:asciiTheme="minorHAnsi" w:hAnsiTheme="minorHAnsi" w:cstheme="minorBidi"/>
              <w:sz w:val="22"/>
              <w:szCs w:val="22"/>
              <w:highlight w:val="yellow"/>
              <w:rPrChange w:id="6361" w:author="Visone Rossana (GSE)" w:date="2025-10-02T12:35:00Z" w16du:dateUtc="2025-10-02T10:35:00Z">
                <w:rPr>
                  <w:rFonts w:asciiTheme="minorHAnsi" w:hAnsiTheme="minorHAnsi" w:cstheme="minorBidi"/>
                  <w:sz w:val="22"/>
                  <w:szCs w:val="22"/>
                </w:rPr>
              </w:rPrChange>
            </w:rPr>
            <w:delText xml:space="preserve"> </w:delText>
          </w:r>
        </w:del>
      </w:ins>
      <w:ins w:id="6362" w:author="Visone Rossana (GSE)" w:date="2025-09-23T14:01:00Z">
        <w:del w:id="6363" w:author="Santagata Fabiana (GSE)" w:date="2025-10-01T15:17:00Z">
          <w:r w:rsidRPr="00D27BF5" w:rsidDel="00322A11">
            <w:rPr>
              <w:rFonts w:asciiTheme="minorHAnsi" w:hAnsiTheme="minorHAnsi" w:cstheme="minorBidi"/>
              <w:b/>
              <w:bCs/>
              <w:sz w:val="22"/>
              <w:szCs w:val="22"/>
              <w:highlight w:val="yellow"/>
              <w:rPrChange w:id="6364" w:author="Visone Rossana (GSE)" w:date="2025-10-02T12:35:00Z" w16du:dateUtc="2025-10-02T10:35:00Z">
                <w:rPr>
                  <w:rFonts w:asciiTheme="minorHAnsi" w:hAnsiTheme="minorHAnsi" w:cstheme="minorBidi"/>
                  <w:b/>
                  <w:bCs/>
                  <w:sz w:val="22"/>
                  <w:szCs w:val="22"/>
                </w:rPr>
              </w:rPrChange>
            </w:rPr>
            <w:delText>non economici</w:delText>
          </w:r>
        </w:del>
      </w:ins>
      <w:ins w:id="6365" w:author="Visone Rossana (GSE)" w:date="2025-09-25T10:52:00Z">
        <w:del w:id="6366" w:author="Santagata Fabiana (GSE)" w:date="2025-10-01T15:17:00Z">
          <w:r w:rsidRPr="00D27BF5" w:rsidDel="00D25F5F">
            <w:rPr>
              <w:rFonts w:asciiTheme="minorHAnsi" w:hAnsiTheme="minorHAnsi" w:cstheme="minorBidi"/>
              <w:sz w:val="22"/>
              <w:szCs w:val="22"/>
              <w:highlight w:val="yellow"/>
              <w:rPrChange w:id="6367" w:author="Visone Rossana (GSE)" w:date="2025-10-02T12:35:00Z" w16du:dateUtc="2025-10-02T10:35:00Z">
                <w:rPr>
                  <w:rFonts w:asciiTheme="minorHAnsi" w:hAnsiTheme="minorHAnsi" w:cstheme="minorBidi"/>
                  <w:b/>
                  <w:bCs/>
                  <w:sz w:val="22"/>
                  <w:szCs w:val="22"/>
                </w:rPr>
              </w:rPrChange>
            </w:rPr>
            <w:delText>)</w:delText>
          </w:r>
        </w:del>
      </w:ins>
      <w:ins w:id="6368" w:author="Visone Rossana (GSE)" w:date="2025-09-09T11:47:00Z">
        <w:del w:id="6369" w:author="Visone Rossana (GSE)" w:date="2025-10-02T12:09:00Z" w16du:dateUtc="2025-10-02T10:09:00Z">
          <w:r w:rsidRPr="00D27BF5" w:rsidDel="004A5243">
            <w:rPr>
              <w:rFonts w:asciiTheme="minorHAnsi" w:hAnsiTheme="minorHAnsi" w:cstheme="minorBidi"/>
              <w:sz w:val="22"/>
              <w:szCs w:val="22"/>
              <w:highlight w:val="yellow"/>
              <w:rPrChange w:id="6370" w:author="Visone Rossana (GSE)" w:date="2025-10-02T12:35:00Z" w16du:dateUtc="2025-10-02T10:35:00Z">
                <w:rPr>
                  <w:rFonts w:asciiTheme="minorHAnsi" w:hAnsiTheme="minorHAnsi"/>
                </w:rPr>
              </w:rPrChange>
            </w:rPr>
            <w:delText xml:space="preserve">, </w:delText>
          </w:r>
        </w:del>
      </w:ins>
      <w:ins w:id="6371" w:author="Visone Rossana (GSE)" w:date="2025-09-23T13:57:00Z">
        <w:del w:id="6372" w:author="Visone Rossana (GSE)" w:date="2025-10-02T12:29:00Z" w16du:dateUtc="2025-10-02T10:29:00Z">
          <w:r w:rsidR="00322A11" w:rsidRPr="00D27BF5" w:rsidDel="00812115">
            <w:rPr>
              <w:rFonts w:asciiTheme="minorHAnsi" w:hAnsiTheme="minorHAnsi" w:cstheme="minorBidi"/>
              <w:sz w:val="22"/>
              <w:szCs w:val="22"/>
              <w:highlight w:val="yellow"/>
              <w:rPrChange w:id="6373" w:author="Visone Rossana (GSE)" w:date="2025-10-02T12:35:00Z" w16du:dateUtc="2025-10-02T10:35:00Z">
                <w:rPr>
                  <w:rFonts w:asciiTheme="minorHAnsi" w:hAnsiTheme="minorHAnsi" w:cstheme="minorBidi"/>
                  <w:sz w:val="22"/>
                  <w:szCs w:val="22"/>
                </w:rPr>
              </w:rPrChange>
            </w:rPr>
            <w:delText xml:space="preserve">con </w:delText>
          </w:r>
        </w:del>
      </w:ins>
      <w:ins w:id="6374" w:author="Visone Rossana (GSE)" w:date="2025-09-23T14:01:00Z">
        <w:del w:id="6375" w:author="Visone Rossana (GSE)" w:date="2025-10-02T12:29:00Z" w16du:dateUtc="2025-10-02T10:29:00Z">
          <w:r w:rsidR="00322A11" w:rsidRPr="00D27BF5" w:rsidDel="00812115">
            <w:rPr>
              <w:rFonts w:asciiTheme="minorHAnsi" w:hAnsiTheme="minorHAnsi" w:cstheme="minorBidi"/>
              <w:sz w:val="22"/>
              <w:szCs w:val="22"/>
              <w:highlight w:val="yellow"/>
              <w:rPrChange w:id="6376" w:author="Visone Rossana (GSE)" w:date="2025-10-02T12:35:00Z" w16du:dateUtc="2025-10-02T10:35:00Z">
                <w:rPr>
                  <w:rFonts w:asciiTheme="minorHAnsi" w:hAnsiTheme="minorHAnsi" w:cstheme="minorBidi"/>
                  <w:sz w:val="22"/>
                  <w:szCs w:val="22"/>
                </w:rPr>
              </w:rPrChange>
            </w:rPr>
            <w:delText xml:space="preserve">la </w:delText>
          </w:r>
        </w:del>
      </w:ins>
      <w:ins w:id="6377" w:author="Visone Rossana (GSE)" w:date="2025-09-23T13:57:00Z">
        <w:del w:id="6378" w:author="Visone Rossana (GSE)" w:date="2025-10-02T12:29:00Z" w16du:dateUtc="2025-10-02T10:29:00Z">
          <w:r w:rsidR="00322A11" w:rsidRPr="00D27BF5" w:rsidDel="00812115">
            <w:rPr>
              <w:rFonts w:asciiTheme="minorHAnsi" w:hAnsiTheme="minorHAnsi" w:cstheme="minorBidi"/>
              <w:sz w:val="22"/>
              <w:szCs w:val="22"/>
              <w:highlight w:val="yellow"/>
              <w:rPrChange w:id="6379" w:author="Visone Rossana (GSE)" w:date="2025-10-02T12:35:00Z" w16du:dateUtc="2025-10-02T10:35:00Z">
                <w:rPr>
                  <w:rFonts w:asciiTheme="minorHAnsi" w:hAnsiTheme="minorHAnsi" w:cstheme="minorBidi"/>
                  <w:sz w:val="22"/>
                  <w:szCs w:val="22"/>
                </w:rPr>
              </w:rPrChange>
            </w:rPr>
            <w:delText xml:space="preserve">conseguente </w:delText>
          </w:r>
          <w:r w:rsidRPr="00D27BF5" w:rsidDel="00812115">
            <w:rPr>
              <w:rFonts w:asciiTheme="minorHAnsi" w:hAnsiTheme="minorHAnsi" w:cstheme="minorBidi"/>
              <w:sz w:val="22"/>
              <w:szCs w:val="22"/>
              <w:highlight w:val="yellow"/>
              <w:rPrChange w:id="6380" w:author="Visone Rossana (GSE)" w:date="2025-10-02T12:35:00Z" w16du:dateUtc="2025-10-02T10:35:00Z">
                <w:rPr>
                  <w:rFonts w:asciiTheme="minorHAnsi" w:hAnsiTheme="minorHAnsi" w:cstheme="minorBidi"/>
                  <w:sz w:val="22"/>
                  <w:szCs w:val="22"/>
                </w:rPr>
              </w:rPrChange>
            </w:rPr>
            <w:delText xml:space="preserve">analogia </w:delText>
          </w:r>
        </w:del>
      </w:ins>
      <w:ins w:id="6381" w:author="Santagata Fabiana (GSE)" w:date="2025-10-01T14:42:00Z">
        <w:del w:id="6382" w:author="Visone Rossana (GSE)" w:date="2025-10-02T12:29:00Z" w16du:dateUtc="2025-10-02T10:29:00Z">
          <w:r w:rsidR="32C34EDB" w:rsidRPr="00D27BF5" w:rsidDel="00812115">
            <w:rPr>
              <w:rFonts w:asciiTheme="minorHAnsi" w:hAnsiTheme="minorHAnsi" w:cstheme="minorBidi"/>
              <w:sz w:val="22"/>
              <w:szCs w:val="22"/>
              <w:highlight w:val="yellow"/>
              <w:rPrChange w:id="6383" w:author="Visone Rossana (GSE)" w:date="2025-10-02T12:35:00Z" w16du:dateUtc="2025-10-02T10:35:00Z">
                <w:rPr>
                  <w:rFonts w:asciiTheme="minorHAnsi" w:hAnsiTheme="minorHAnsi" w:cstheme="minorBidi"/>
                  <w:sz w:val="22"/>
                  <w:szCs w:val="22"/>
                </w:rPr>
              </w:rPrChange>
            </w:rPr>
            <w:delText>applicazione delle norme del Decreto relative</w:delText>
          </w:r>
        </w:del>
        <w:del w:id="6384" w:author="Visone Rossana (GSE)" w:date="2025-10-02T12:30:00Z" w16du:dateUtc="2025-10-02T10:30:00Z">
          <w:r w:rsidR="32C34EDB" w:rsidRPr="00D27BF5" w:rsidDel="00FE130A">
            <w:rPr>
              <w:rFonts w:asciiTheme="minorHAnsi" w:hAnsiTheme="minorHAnsi" w:cstheme="minorBidi"/>
              <w:sz w:val="22"/>
              <w:szCs w:val="22"/>
              <w:highlight w:val="yellow"/>
              <w:rPrChange w:id="6385" w:author="Visone Rossana (GSE)" w:date="2025-10-02T12:35:00Z" w16du:dateUtc="2025-10-02T10:35:00Z">
                <w:rPr>
                  <w:rFonts w:asciiTheme="minorHAnsi" w:hAnsiTheme="minorHAnsi" w:cstheme="minorBidi"/>
                  <w:sz w:val="22"/>
                  <w:szCs w:val="22"/>
                </w:rPr>
              </w:rPrChange>
            </w:rPr>
            <w:delText xml:space="preserve"> </w:delText>
          </w:r>
        </w:del>
      </w:ins>
      <w:ins w:id="6386" w:author="Visone Rossana (GSE)" w:date="2025-10-02T12:30:00Z" w16du:dateUtc="2025-10-02T10:30:00Z">
        <w:r w:rsidR="00FE130A" w:rsidRPr="00D27BF5">
          <w:rPr>
            <w:rFonts w:asciiTheme="minorHAnsi" w:hAnsiTheme="minorHAnsi" w:cstheme="minorBidi"/>
            <w:sz w:val="22"/>
            <w:szCs w:val="22"/>
            <w:highlight w:val="yellow"/>
            <w:rPrChange w:id="6387" w:author="Visone Rossana (GSE)" w:date="2025-10-02T12:35:00Z" w16du:dateUtc="2025-10-02T10:35:00Z">
              <w:rPr>
                <w:rFonts w:asciiTheme="minorHAnsi" w:hAnsiTheme="minorHAnsi" w:cstheme="minorBidi"/>
                <w:sz w:val="22"/>
                <w:szCs w:val="22"/>
              </w:rPr>
            </w:rPrChange>
          </w:rPr>
          <w:t>de</w:t>
        </w:r>
      </w:ins>
      <w:ins w:id="6388" w:author="Santagata Fabiana (GSE)" w:date="2025-10-01T14:42:00Z">
        <w:del w:id="6389" w:author="Visone Rossana (GSE)" w:date="2025-10-02T12:30:00Z" w16du:dateUtc="2025-10-02T10:30:00Z">
          <w:r w:rsidR="32C34EDB" w:rsidRPr="00D27BF5" w:rsidDel="00FE130A">
            <w:rPr>
              <w:rFonts w:asciiTheme="minorHAnsi" w:hAnsiTheme="minorHAnsi" w:cstheme="minorBidi"/>
              <w:sz w:val="22"/>
              <w:szCs w:val="22"/>
              <w:highlight w:val="yellow"/>
              <w:rPrChange w:id="6390" w:author="Visone Rossana (GSE)" w:date="2025-10-02T12:35:00Z" w16du:dateUtc="2025-10-02T10:35:00Z">
                <w:rPr>
                  <w:rFonts w:asciiTheme="minorHAnsi" w:hAnsiTheme="minorHAnsi" w:cstheme="minorBidi"/>
                  <w:sz w:val="22"/>
                  <w:szCs w:val="22"/>
                </w:rPr>
              </w:rPrChange>
            </w:rPr>
            <w:delText>a</w:delText>
          </w:r>
        </w:del>
        <w:r w:rsidR="32C34EDB" w:rsidRPr="00D27BF5">
          <w:rPr>
            <w:rFonts w:asciiTheme="minorHAnsi" w:hAnsiTheme="minorHAnsi" w:cstheme="minorBidi"/>
            <w:sz w:val="22"/>
            <w:szCs w:val="22"/>
            <w:highlight w:val="yellow"/>
            <w:rPrChange w:id="6391" w:author="Visone Rossana (GSE)" w:date="2025-10-02T12:35:00Z" w16du:dateUtc="2025-10-02T10:35:00Z">
              <w:rPr>
                <w:rFonts w:asciiTheme="minorHAnsi" w:hAnsiTheme="minorHAnsi" w:cstheme="minorBidi"/>
                <w:sz w:val="22"/>
                <w:szCs w:val="22"/>
              </w:rPr>
            </w:rPrChange>
          </w:rPr>
          <w:t>gli in</w:t>
        </w:r>
      </w:ins>
      <w:ins w:id="6392" w:author="Visone Rossana (GSE)" w:date="2025-09-09T11:47:00Z">
        <w:del w:id="6393" w:author="Santagata Fabiana (GSE)" w:date="2025-10-01T14:42:00Z">
          <w:r w:rsidRPr="00D27BF5" w:rsidDel="00DA1466">
            <w:rPr>
              <w:rFonts w:asciiTheme="minorHAnsi" w:hAnsiTheme="minorHAnsi" w:cstheme="minorBidi"/>
              <w:sz w:val="22"/>
              <w:szCs w:val="22"/>
              <w:highlight w:val="yellow"/>
              <w:rPrChange w:id="6394" w:author="Visone Rossana (GSE)" w:date="2025-10-02T12:35:00Z" w16du:dateUtc="2025-10-02T10:35:00Z">
                <w:rPr>
                  <w:rFonts w:asciiTheme="minorHAnsi" w:hAnsiTheme="minorHAnsi"/>
                </w:rPr>
              </w:rPrChange>
            </w:rPr>
            <w:delText>in termini di in</w:delText>
          </w:r>
        </w:del>
        <w:r w:rsidRPr="00D27BF5">
          <w:rPr>
            <w:rFonts w:asciiTheme="minorHAnsi" w:hAnsiTheme="minorHAnsi" w:cstheme="minorBidi"/>
            <w:sz w:val="22"/>
            <w:szCs w:val="22"/>
            <w:highlight w:val="yellow"/>
            <w:rPrChange w:id="6395" w:author="Visone Rossana (GSE)" w:date="2025-10-02T12:35:00Z" w16du:dateUtc="2025-10-02T10:35:00Z">
              <w:rPr>
                <w:rFonts w:asciiTheme="minorHAnsi" w:hAnsiTheme="minorHAnsi"/>
              </w:rPr>
            </w:rPrChange>
          </w:rPr>
          <w:t xml:space="preserve">terventi incentivabili, </w:t>
        </w:r>
        <w:del w:id="6396" w:author="Visone Rossana (GSE)" w:date="2025-10-02T12:29:00Z" w16du:dateUtc="2025-10-02T10:29:00Z">
          <w:r w:rsidRPr="00D27BF5" w:rsidDel="00812115">
            <w:rPr>
              <w:rFonts w:asciiTheme="minorHAnsi" w:hAnsiTheme="minorHAnsi" w:cstheme="minorBidi"/>
              <w:sz w:val="22"/>
              <w:szCs w:val="22"/>
              <w:highlight w:val="yellow"/>
              <w:rPrChange w:id="6397" w:author="Visone Rossana (GSE)" w:date="2025-10-02T12:35:00Z" w16du:dateUtc="2025-10-02T10:35:00Z">
                <w:rPr>
                  <w:rFonts w:asciiTheme="minorHAnsi" w:hAnsiTheme="minorHAnsi"/>
                </w:rPr>
              </w:rPrChange>
            </w:rPr>
            <w:delText xml:space="preserve">modalità di accesso agli incentivi e </w:delText>
          </w:r>
        </w:del>
      </w:ins>
      <w:ins w:id="6398" w:author="Visone Rossana (GSE)" w:date="2025-10-02T12:29:00Z" w16du:dateUtc="2025-10-02T10:29:00Z">
        <w:r w:rsidR="00F2396B" w:rsidRPr="00D27BF5">
          <w:rPr>
            <w:rFonts w:asciiTheme="minorHAnsi" w:hAnsiTheme="minorHAnsi" w:cstheme="minorBidi"/>
            <w:sz w:val="22"/>
            <w:szCs w:val="22"/>
            <w:highlight w:val="yellow"/>
            <w:rPrChange w:id="6399" w:author="Visone Rossana (GSE)" w:date="2025-10-02T12:35:00Z" w16du:dateUtc="2025-10-02T10:35:00Z">
              <w:rPr>
                <w:rFonts w:asciiTheme="minorHAnsi" w:hAnsiTheme="minorHAnsi" w:cstheme="minorBidi"/>
                <w:sz w:val="22"/>
                <w:szCs w:val="22"/>
              </w:rPr>
            </w:rPrChange>
          </w:rPr>
          <w:t>all’</w:t>
        </w:r>
      </w:ins>
      <w:ins w:id="6400" w:author="Visone Rossana (GSE)" w:date="2025-09-09T11:47:00Z">
        <w:r w:rsidRPr="00D27BF5">
          <w:rPr>
            <w:rFonts w:asciiTheme="minorHAnsi" w:hAnsiTheme="minorHAnsi" w:cstheme="minorBidi"/>
            <w:sz w:val="22"/>
            <w:szCs w:val="22"/>
            <w:highlight w:val="yellow"/>
            <w:rPrChange w:id="6401" w:author="Visone Rossana (GSE)" w:date="2025-10-02T12:35:00Z" w16du:dateUtc="2025-10-02T10:35:00Z">
              <w:rPr>
                <w:rFonts w:asciiTheme="minorHAnsi" w:hAnsiTheme="minorHAnsi"/>
              </w:rPr>
            </w:rPrChange>
          </w:rPr>
          <w:t>intensità</w:t>
        </w:r>
      </w:ins>
      <w:ins w:id="6402" w:author="Santagata Fabiana (GSE)" w:date="2025-10-01T14:42:00Z">
        <w:r w:rsidR="0B320F98" w:rsidRPr="00D27BF5">
          <w:rPr>
            <w:rFonts w:asciiTheme="minorHAnsi" w:hAnsiTheme="minorHAnsi" w:cstheme="minorBidi"/>
            <w:sz w:val="22"/>
            <w:szCs w:val="22"/>
            <w:highlight w:val="yellow"/>
            <w:rPrChange w:id="6403" w:author="Visone Rossana (GSE)" w:date="2025-10-02T12:35:00Z" w16du:dateUtc="2025-10-02T10:35:00Z">
              <w:rPr>
                <w:rFonts w:asciiTheme="minorHAnsi" w:hAnsiTheme="minorHAnsi" w:cstheme="minorBidi"/>
                <w:sz w:val="22"/>
                <w:szCs w:val="22"/>
              </w:rPr>
            </w:rPrChange>
          </w:rPr>
          <w:t xml:space="preserve"> e </w:t>
        </w:r>
      </w:ins>
      <w:ins w:id="6404" w:author="Visone Rossana (GSE)" w:date="2025-10-02T12:29:00Z" w16du:dateUtc="2025-10-02T10:29:00Z">
        <w:r w:rsidR="00F2396B" w:rsidRPr="00D27BF5">
          <w:rPr>
            <w:rFonts w:asciiTheme="minorHAnsi" w:hAnsiTheme="minorHAnsi" w:cstheme="minorBidi"/>
            <w:sz w:val="22"/>
            <w:szCs w:val="22"/>
            <w:highlight w:val="yellow"/>
            <w:rPrChange w:id="6405" w:author="Visone Rossana (GSE)" w:date="2025-10-02T12:35:00Z" w16du:dateUtc="2025-10-02T10:35:00Z">
              <w:rPr>
                <w:rFonts w:asciiTheme="minorHAnsi" w:hAnsiTheme="minorHAnsi" w:cstheme="minorBidi"/>
                <w:sz w:val="22"/>
                <w:szCs w:val="22"/>
              </w:rPr>
            </w:rPrChange>
          </w:rPr>
          <w:t xml:space="preserve">alla </w:t>
        </w:r>
      </w:ins>
      <w:ins w:id="6406" w:author="Visone Rossana (GSE)" w:date="2025-09-09T11:47:00Z">
        <w:del w:id="6407" w:author="Santagata Fabiana (GSE)" w:date="2025-10-01T14:42:00Z">
          <w:r w:rsidRPr="00D27BF5" w:rsidDel="00DA1466">
            <w:rPr>
              <w:rFonts w:asciiTheme="minorHAnsi" w:hAnsiTheme="minorHAnsi" w:cstheme="minorBidi"/>
              <w:sz w:val="22"/>
              <w:szCs w:val="22"/>
              <w:highlight w:val="yellow"/>
              <w:rPrChange w:id="6408" w:author="Visone Rossana (GSE)" w:date="2025-10-02T12:35:00Z" w16du:dateUtc="2025-10-02T10:35:00Z">
                <w:rPr>
                  <w:rFonts w:asciiTheme="minorHAnsi" w:hAnsiTheme="minorHAnsi"/>
                </w:rPr>
              </w:rPrChange>
            </w:rPr>
            <w:delText>/</w:delText>
          </w:r>
        </w:del>
        <w:r w:rsidRPr="00D27BF5">
          <w:rPr>
            <w:rFonts w:asciiTheme="minorHAnsi" w:hAnsiTheme="minorHAnsi" w:cstheme="minorBidi"/>
            <w:sz w:val="22"/>
            <w:szCs w:val="22"/>
            <w:highlight w:val="yellow"/>
            <w:rPrChange w:id="6409" w:author="Visone Rossana (GSE)" w:date="2025-10-02T12:35:00Z" w16du:dateUtc="2025-10-02T10:35:00Z">
              <w:rPr>
                <w:rFonts w:asciiTheme="minorHAnsi" w:hAnsiTheme="minorHAnsi"/>
              </w:rPr>
            </w:rPrChange>
          </w:rPr>
          <w:t>cumulabiltà degli incentivi spettanti.</w:t>
        </w:r>
      </w:ins>
    </w:p>
    <w:p w14:paraId="57134DAF" w14:textId="4A8FEF2B" w:rsidR="00FE130A" w:rsidRDefault="009328BD" w:rsidP="528FD81D">
      <w:pPr>
        <w:pStyle w:val="NORMALEGSE"/>
        <w:spacing w:after="120" w:line="276" w:lineRule="auto"/>
        <w:jc w:val="both"/>
        <w:rPr>
          <w:ins w:id="6410" w:author="Visone Rossana (GSE)" w:date="2025-09-09T11:47:00Z" w16du:dateUtc="2025-09-09T09:47:00Z"/>
          <w:rFonts w:asciiTheme="minorHAnsi" w:hAnsiTheme="minorHAnsi" w:cstheme="minorBidi"/>
          <w:sz w:val="22"/>
          <w:szCs w:val="22"/>
          <w:highlight w:val="yellow"/>
          <w:rPrChange w:id="6411" w:author="Visone Rossana (GSE)" w:date="2025-09-09T14:34:00Z" w16du:dateUtc="2025-09-09T12:34:00Z">
            <w:rPr>
              <w:ins w:id="6412" w:author="Visone Rossana (GSE)" w:date="2025-09-09T11:47:00Z" w16du:dateUtc="2025-09-09T09:47:00Z"/>
              <w:rFonts w:asciiTheme="minorHAnsi" w:hAnsiTheme="minorHAnsi"/>
            </w:rPr>
          </w:rPrChange>
        </w:rPr>
      </w:pPr>
      <w:ins w:id="6413" w:author="Visone Rossana (GSE)" w:date="2025-10-02T12:30:00Z" w16du:dateUtc="2025-10-02T10:30:00Z">
        <w:r w:rsidRPr="00D27BF5">
          <w:rPr>
            <w:rFonts w:asciiTheme="minorHAnsi" w:hAnsiTheme="minorHAnsi" w:cstheme="minorBidi"/>
            <w:sz w:val="22"/>
            <w:szCs w:val="22"/>
            <w:highlight w:val="yellow"/>
            <w:rPrChange w:id="6414" w:author="Visone Rossana (GSE)" w:date="2025-10-02T12:35:00Z" w16du:dateUtc="2025-10-02T10:35:00Z">
              <w:rPr>
                <w:rFonts w:asciiTheme="minorHAnsi" w:hAnsiTheme="minorHAnsi" w:cstheme="minorBidi"/>
                <w:sz w:val="22"/>
                <w:szCs w:val="22"/>
              </w:rPr>
            </w:rPrChange>
          </w:rPr>
          <w:t xml:space="preserve">Per gli ETS di carattere economico </w:t>
        </w:r>
        <w:r w:rsidR="009B5E72" w:rsidRPr="00D27BF5">
          <w:rPr>
            <w:rFonts w:asciiTheme="minorHAnsi" w:hAnsiTheme="minorHAnsi" w:cstheme="minorBidi"/>
            <w:sz w:val="22"/>
            <w:szCs w:val="22"/>
            <w:highlight w:val="yellow"/>
            <w:rPrChange w:id="6415" w:author="Visone Rossana (GSE)" w:date="2025-10-02T12:35:00Z" w16du:dateUtc="2025-10-02T10:35:00Z">
              <w:rPr>
                <w:rFonts w:asciiTheme="minorHAnsi" w:hAnsiTheme="minorHAnsi" w:cstheme="minorBidi"/>
                <w:sz w:val="22"/>
                <w:szCs w:val="22"/>
              </w:rPr>
            </w:rPrChange>
          </w:rPr>
          <w:t>trova applicazione il Titolo V</w:t>
        </w:r>
      </w:ins>
      <w:ins w:id="6416" w:author="Visone Rossana (GSE)" w:date="2025-10-02T12:32:00Z" w16du:dateUtc="2025-10-02T10:32:00Z">
        <w:r w:rsidR="004B4C0F" w:rsidRPr="00D27BF5">
          <w:rPr>
            <w:rFonts w:asciiTheme="minorHAnsi" w:hAnsiTheme="minorHAnsi" w:cstheme="minorBidi"/>
            <w:sz w:val="22"/>
            <w:szCs w:val="22"/>
            <w:highlight w:val="yellow"/>
            <w:rPrChange w:id="6417" w:author="Visone Rossana (GSE)" w:date="2025-10-02T12:35:00Z" w16du:dateUtc="2025-10-02T10:35:00Z">
              <w:rPr>
                <w:rFonts w:asciiTheme="minorHAnsi" w:hAnsiTheme="minorHAnsi" w:cstheme="minorBidi"/>
                <w:sz w:val="22"/>
                <w:szCs w:val="22"/>
              </w:rPr>
            </w:rPrChange>
          </w:rPr>
          <w:t>.</w:t>
        </w:r>
      </w:ins>
    </w:p>
    <w:p w14:paraId="7B7FBD0D" w14:textId="3CB624C7" w:rsidR="00322A11" w:rsidRDefault="00E608AB" w:rsidP="528FD81D">
      <w:pPr>
        <w:pStyle w:val="NORMALEGSE"/>
        <w:spacing w:after="120" w:line="276" w:lineRule="auto"/>
        <w:jc w:val="both"/>
        <w:rPr>
          <w:ins w:id="6418" w:author="Visone Rossana (GSE)" w:date="2025-09-23T13:55:00Z" w16du:dateUtc="2025-09-23T11:55:00Z"/>
          <w:rFonts w:asciiTheme="minorHAnsi" w:hAnsiTheme="minorHAnsi" w:cstheme="minorBidi"/>
          <w:sz w:val="22"/>
          <w:szCs w:val="22"/>
          <w:highlight w:val="yellow"/>
        </w:rPr>
      </w:pPr>
      <w:ins w:id="6419" w:author="Visone Rossana (GSE)" w:date="2025-09-09T10:58:00Z">
        <w:del w:id="6420" w:author="Santagata Fabiana (GSE)" w:date="2025-10-01T15:05:00Z">
          <w:r w:rsidRPr="528FD81D" w:rsidDel="00E608AB">
            <w:rPr>
              <w:rFonts w:asciiTheme="minorHAnsi" w:hAnsiTheme="minorHAnsi" w:cstheme="minorBidi"/>
              <w:sz w:val="22"/>
              <w:szCs w:val="22"/>
              <w:rPrChange w:id="6421" w:author="Visone Rossana (GSE)" w:date="2025-09-09T14:34:00Z">
                <w:rPr>
                  <w:rFonts w:ascii="Calibri" w:hAnsi="Calibri"/>
                  <w:i/>
                  <w:iCs/>
                  <w:sz w:val="16"/>
                  <w:szCs w:val="16"/>
                </w:rPr>
              </w:rPrChange>
            </w:rPr>
            <w:delText>I</w:delText>
          </w:r>
        </w:del>
      </w:ins>
      <w:ins w:id="6422" w:author="Visone Rossana (GSE)" w:date="2025-09-23T13:54:00Z">
        <w:del w:id="6423" w:author="Santagata Fabiana (GSE)" w:date="2025-10-01T15:05:00Z">
          <w:r w:rsidRPr="528FD81D" w:rsidDel="00322A11">
            <w:rPr>
              <w:rFonts w:asciiTheme="minorHAnsi" w:hAnsiTheme="minorHAnsi" w:cstheme="minorBidi"/>
              <w:sz w:val="22"/>
              <w:szCs w:val="22"/>
            </w:rPr>
            <w:delText>n fase di trasmissione d</w:delText>
          </w:r>
        </w:del>
      </w:ins>
      <w:ins w:id="6424" w:author="Santagata Fabiana (GSE)" w:date="2025-10-01T15:21:00Z">
        <w:r w:rsidR="0A27A76C" w:rsidRPr="528FD81D">
          <w:rPr>
            <w:rFonts w:asciiTheme="minorHAnsi" w:hAnsiTheme="minorHAnsi" w:cstheme="minorBidi"/>
            <w:sz w:val="22"/>
            <w:szCs w:val="22"/>
          </w:rPr>
          <w:t>N</w:t>
        </w:r>
      </w:ins>
      <w:ins w:id="6425" w:author="Visone Rossana (GSE)" w:date="2025-09-23T13:54:00Z">
        <w:r w:rsidR="00322A11" w:rsidRPr="528FD81D">
          <w:rPr>
            <w:rFonts w:asciiTheme="minorHAnsi" w:hAnsiTheme="minorHAnsi" w:cstheme="minorBidi"/>
            <w:sz w:val="22"/>
            <w:szCs w:val="22"/>
          </w:rPr>
          <w:t>ella rich</w:t>
        </w:r>
      </w:ins>
      <w:ins w:id="6426" w:author="Visone Rossana (GSE)" w:date="2025-09-23T13:55:00Z">
        <w:r w:rsidR="00322A11" w:rsidRPr="528FD81D">
          <w:rPr>
            <w:rFonts w:asciiTheme="minorHAnsi" w:hAnsiTheme="minorHAnsi" w:cstheme="minorBidi"/>
            <w:sz w:val="22"/>
            <w:szCs w:val="22"/>
          </w:rPr>
          <w:t xml:space="preserve">iesta </w:t>
        </w:r>
      </w:ins>
      <w:ins w:id="6427" w:author="Visone Rossana (GSE)" w:date="2025-09-23T13:58:00Z">
        <w:r w:rsidR="00322A11" w:rsidRPr="528FD81D">
          <w:rPr>
            <w:rFonts w:asciiTheme="minorHAnsi" w:hAnsiTheme="minorHAnsi" w:cstheme="minorBidi"/>
            <w:sz w:val="22"/>
            <w:szCs w:val="22"/>
          </w:rPr>
          <w:t>d</w:t>
        </w:r>
      </w:ins>
      <w:ins w:id="6428" w:author="Santagata Fabiana (GSE)" w:date="2025-10-01T15:05:00Z">
        <w:r w:rsidR="14BC9AC1" w:rsidRPr="528FD81D">
          <w:rPr>
            <w:rFonts w:asciiTheme="minorHAnsi" w:hAnsiTheme="minorHAnsi" w:cstheme="minorBidi"/>
            <w:sz w:val="22"/>
            <w:szCs w:val="22"/>
          </w:rPr>
          <w:t xml:space="preserve">i accesso agli </w:t>
        </w:r>
      </w:ins>
      <w:ins w:id="6429" w:author="Visone Rossana (GSE)" w:date="2025-09-23T13:58:00Z">
        <w:del w:id="6430" w:author="Santagata Fabiana (GSE)" w:date="2025-10-01T15:05:00Z">
          <w:r w:rsidRPr="528FD81D" w:rsidDel="00322A11">
            <w:rPr>
              <w:rFonts w:asciiTheme="minorHAnsi" w:hAnsiTheme="minorHAnsi" w:cstheme="minorBidi"/>
              <w:sz w:val="22"/>
              <w:szCs w:val="22"/>
            </w:rPr>
            <w:delText>’</w:delText>
          </w:r>
        </w:del>
        <w:r w:rsidR="00322A11" w:rsidRPr="528FD81D">
          <w:rPr>
            <w:rFonts w:asciiTheme="minorHAnsi" w:hAnsiTheme="minorHAnsi" w:cstheme="minorBidi"/>
            <w:sz w:val="22"/>
            <w:szCs w:val="22"/>
          </w:rPr>
          <w:t>incentiv</w:t>
        </w:r>
      </w:ins>
      <w:ins w:id="6431" w:author="Santagata Fabiana (GSE)" w:date="2025-10-01T15:05:00Z">
        <w:r w:rsidR="501B58D0" w:rsidRPr="528FD81D">
          <w:rPr>
            <w:rFonts w:asciiTheme="minorHAnsi" w:hAnsiTheme="minorHAnsi" w:cstheme="minorBidi"/>
            <w:sz w:val="22"/>
            <w:szCs w:val="22"/>
          </w:rPr>
          <w:t>i</w:t>
        </w:r>
      </w:ins>
      <w:ins w:id="6432" w:author="Visone Rossana (GSE)" w:date="2025-09-23T13:58:00Z">
        <w:del w:id="6433" w:author="Santagata Fabiana (GSE)" w:date="2025-10-01T15:05:00Z">
          <w:r w:rsidRPr="528FD81D" w:rsidDel="00322A11">
            <w:rPr>
              <w:rFonts w:asciiTheme="minorHAnsi" w:hAnsiTheme="minorHAnsi" w:cstheme="minorBidi"/>
              <w:sz w:val="22"/>
              <w:szCs w:val="22"/>
            </w:rPr>
            <w:delText>o</w:delText>
          </w:r>
        </w:del>
        <w:r w:rsidR="00322A11" w:rsidRPr="528FD81D">
          <w:rPr>
            <w:rFonts w:asciiTheme="minorHAnsi" w:hAnsiTheme="minorHAnsi" w:cstheme="minorBidi"/>
            <w:sz w:val="22"/>
            <w:szCs w:val="22"/>
          </w:rPr>
          <w:t xml:space="preserve">, </w:t>
        </w:r>
      </w:ins>
      <w:ins w:id="6434" w:author="Visone Rossana (GSE)" w:date="2025-09-25T10:53:00Z">
        <w:r w:rsidR="00D25F5F" w:rsidRPr="528FD81D">
          <w:rPr>
            <w:rFonts w:asciiTheme="minorHAnsi" w:hAnsiTheme="minorHAnsi" w:cstheme="minorBidi"/>
            <w:sz w:val="22"/>
            <w:szCs w:val="22"/>
          </w:rPr>
          <w:t>l</w:t>
        </w:r>
      </w:ins>
      <w:ins w:id="6435" w:author="Visone Rossana (GSE)" w:date="2025-09-23T13:57:00Z">
        <w:r w:rsidR="00322A11" w:rsidRPr="528FD81D">
          <w:rPr>
            <w:rFonts w:asciiTheme="minorHAnsi" w:hAnsiTheme="minorHAnsi" w:cstheme="minorBidi"/>
            <w:sz w:val="22"/>
            <w:szCs w:val="22"/>
          </w:rPr>
          <w:t>’</w:t>
        </w:r>
      </w:ins>
      <w:ins w:id="6436" w:author="Visone Rossana (GSE)" w:date="2025-09-23T13:58:00Z">
        <w:r w:rsidR="00322A11" w:rsidRPr="528FD81D">
          <w:rPr>
            <w:rFonts w:asciiTheme="minorHAnsi" w:hAnsiTheme="minorHAnsi" w:cstheme="minorBidi"/>
            <w:sz w:val="22"/>
            <w:szCs w:val="22"/>
          </w:rPr>
          <w:t xml:space="preserve">ETS </w:t>
        </w:r>
      </w:ins>
      <w:ins w:id="6437" w:author="Visone Rossana (GSE)" w:date="2025-09-23T13:55:00Z">
        <w:r w:rsidR="00322A11" w:rsidRPr="528FD81D">
          <w:rPr>
            <w:rFonts w:asciiTheme="minorHAnsi" w:hAnsiTheme="minorHAnsi" w:cstheme="minorBidi"/>
            <w:sz w:val="22"/>
            <w:szCs w:val="22"/>
          </w:rPr>
          <w:t>dovrà dichiara</w:t>
        </w:r>
      </w:ins>
      <w:ins w:id="6438" w:author="Visone Rossana (GSE)" w:date="2025-09-23T13:57:00Z">
        <w:r w:rsidR="00322A11" w:rsidRPr="528FD81D">
          <w:rPr>
            <w:rFonts w:asciiTheme="minorHAnsi" w:hAnsiTheme="minorHAnsi" w:cstheme="minorBidi"/>
            <w:sz w:val="22"/>
            <w:szCs w:val="22"/>
          </w:rPr>
          <w:t>re</w:t>
        </w:r>
      </w:ins>
      <w:ins w:id="6439" w:author="Visone Rossana (GSE)" w:date="2025-09-23T13:58:00Z">
        <w:r w:rsidR="00322A11" w:rsidRPr="528FD81D">
          <w:rPr>
            <w:rFonts w:asciiTheme="minorHAnsi" w:hAnsiTheme="minorHAnsi" w:cstheme="minorBidi"/>
            <w:sz w:val="22"/>
            <w:szCs w:val="22"/>
          </w:rPr>
          <w:t xml:space="preserve"> </w:t>
        </w:r>
      </w:ins>
      <w:ins w:id="6440" w:author="Visone Rossana (GSE)" w:date="2025-09-25T10:54:00Z">
        <w:r w:rsidR="002832A2" w:rsidRPr="528FD81D">
          <w:rPr>
            <w:rFonts w:asciiTheme="minorHAnsi" w:hAnsiTheme="minorHAnsi" w:cstheme="minorBidi"/>
            <w:sz w:val="22"/>
            <w:szCs w:val="22"/>
          </w:rPr>
          <w:t>- tramite DSAN</w:t>
        </w:r>
      </w:ins>
      <w:ins w:id="6441" w:author="Visone Rossana (GSE)" w:date="2025-09-25T10:56:00Z">
        <w:r w:rsidR="002832A2" w:rsidRPr="528FD81D">
          <w:rPr>
            <w:rFonts w:asciiTheme="minorHAnsi" w:hAnsiTheme="minorHAnsi" w:cstheme="minorBidi"/>
            <w:sz w:val="22"/>
            <w:szCs w:val="22"/>
          </w:rPr>
          <w:t xml:space="preserve"> redatta in conformità al modello </w:t>
        </w:r>
        <w:r w:rsidR="002832A2" w:rsidRPr="528FD81D">
          <w:rPr>
            <w:rFonts w:asciiTheme="minorHAnsi" w:hAnsiTheme="minorHAnsi" w:cstheme="minorBidi"/>
            <w:sz w:val="22"/>
            <w:szCs w:val="22"/>
            <w:highlight w:val="yellow"/>
          </w:rPr>
          <w:t>X</w:t>
        </w:r>
        <w:r w:rsidR="002832A2" w:rsidRPr="528FD81D">
          <w:rPr>
            <w:rFonts w:asciiTheme="minorHAnsi" w:hAnsiTheme="minorHAnsi" w:cstheme="minorBidi"/>
            <w:sz w:val="22"/>
            <w:szCs w:val="22"/>
          </w:rPr>
          <w:t xml:space="preserve"> </w:t>
        </w:r>
      </w:ins>
      <w:ins w:id="6442" w:author="Visone Rossana (GSE)" w:date="2025-09-25T10:54:00Z">
        <w:r w:rsidR="002832A2" w:rsidRPr="528FD81D">
          <w:rPr>
            <w:rFonts w:asciiTheme="minorHAnsi" w:hAnsiTheme="minorHAnsi" w:cstheme="minorBidi"/>
            <w:sz w:val="22"/>
            <w:szCs w:val="22"/>
          </w:rPr>
          <w:t xml:space="preserve">- </w:t>
        </w:r>
      </w:ins>
      <w:ins w:id="6443" w:author="Visone Rossana (GSE)" w:date="2025-09-23T14:03:00Z">
        <w:r w:rsidR="005F4A57" w:rsidRPr="528FD81D">
          <w:rPr>
            <w:rFonts w:asciiTheme="minorHAnsi" w:hAnsiTheme="minorHAnsi" w:cstheme="minorBidi"/>
            <w:sz w:val="22"/>
            <w:szCs w:val="22"/>
          </w:rPr>
          <w:t>di ricadere nel cluster</w:t>
        </w:r>
      </w:ins>
      <w:ins w:id="6444" w:author="Visone Rossana (GSE)" w:date="2025-09-25T10:53:00Z">
        <w:r w:rsidR="00D25F5F" w:rsidRPr="528FD81D">
          <w:rPr>
            <w:rFonts w:asciiTheme="minorHAnsi" w:hAnsiTheme="minorHAnsi" w:cstheme="minorBidi"/>
            <w:sz w:val="22"/>
            <w:szCs w:val="22"/>
          </w:rPr>
          <w:t xml:space="preserve"> di</w:t>
        </w:r>
      </w:ins>
      <w:ins w:id="6445" w:author="Visone Rossana (GSE)" w:date="2025-09-23T14:03:00Z">
        <w:r w:rsidR="005F4A57" w:rsidRPr="528FD81D">
          <w:rPr>
            <w:rFonts w:asciiTheme="minorHAnsi" w:hAnsiTheme="minorHAnsi" w:cstheme="minorBidi"/>
            <w:sz w:val="22"/>
            <w:szCs w:val="22"/>
          </w:rPr>
          <w:t xml:space="preserve"> </w:t>
        </w:r>
      </w:ins>
      <w:ins w:id="6446" w:author="Visone Rossana (GSE)" w:date="2025-09-23T14:09:00Z">
        <w:r w:rsidR="005F4A57" w:rsidRPr="528FD81D">
          <w:rPr>
            <w:rFonts w:asciiTheme="minorHAnsi" w:hAnsiTheme="minorHAnsi" w:cstheme="minorBidi"/>
            <w:sz w:val="22"/>
            <w:szCs w:val="22"/>
          </w:rPr>
          <w:t>“</w:t>
        </w:r>
      </w:ins>
      <w:ins w:id="6447" w:author="Visone Rossana (GSE)" w:date="2025-09-25T10:53:00Z">
        <w:r w:rsidR="00D25F5F" w:rsidRPr="528FD81D">
          <w:rPr>
            <w:rFonts w:asciiTheme="minorHAnsi" w:hAnsiTheme="minorHAnsi" w:cstheme="minorBidi"/>
            <w:sz w:val="22"/>
            <w:szCs w:val="22"/>
          </w:rPr>
          <w:t xml:space="preserve">ETS </w:t>
        </w:r>
      </w:ins>
      <w:ins w:id="6448" w:author="Visone Rossana (GSE)" w:date="2025-09-23T14:03:00Z">
        <w:r w:rsidR="005F4A57" w:rsidRPr="528FD81D">
          <w:rPr>
            <w:rFonts w:asciiTheme="minorHAnsi" w:hAnsiTheme="minorHAnsi" w:cstheme="minorBidi"/>
            <w:sz w:val="22"/>
            <w:szCs w:val="22"/>
          </w:rPr>
          <w:t>non economico”</w:t>
        </w:r>
      </w:ins>
      <w:ins w:id="6449" w:author="Visone Rossana (GSE)" w:date="2025-10-19T20:10:00Z" w16du:dateUtc="2025-10-19T18:10:00Z">
        <w:r w:rsidR="008738FF">
          <w:rPr>
            <w:rFonts w:asciiTheme="minorHAnsi" w:hAnsiTheme="minorHAnsi" w:cstheme="minorBidi"/>
            <w:sz w:val="22"/>
            <w:szCs w:val="22"/>
          </w:rPr>
          <w:t xml:space="preserve"> o di “ETS economico”</w:t>
        </w:r>
      </w:ins>
      <w:ins w:id="6450" w:author="Visone Rossana (GSE)" w:date="2025-09-23T14:03:00Z">
        <w:r w:rsidR="005F4A57" w:rsidRPr="528FD81D">
          <w:rPr>
            <w:rFonts w:asciiTheme="minorHAnsi" w:hAnsiTheme="minorHAnsi" w:cstheme="minorBidi"/>
            <w:sz w:val="22"/>
            <w:szCs w:val="22"/>
          </w:rPr>
          <w:t xml:space="preserve">. </w:t>
        </w:r>
      </w:ins>
    </w:p>
    <w:p w14:paraId="644D59AB" w14:textId="7C854DF1" w:rsidR="00E608AB" w:rsidRPr="00DA1466" w:rsidRDefault="00322A11">
      <w:pPr>
        <w:pStyle w:val="NORMALEGSE"/>
        <w:spacing w:after="120" w:line="276" w:lineRule="auto"/>
        <w:jc w:val="both"/>
        <w:rPr>
          <w:ins w:id="6451" w:author="Visone Rossana (GSE)" w:date="2025-09-09T10:58:00Z" w16du:dateUtc="2025-09-09T08:58:00Z"/>
          <w:rFonts w:asciiTheme="minorHAnsi" w:hAnsiTheme="minorHAnsi"/>
          <w:rPrChange w:id="6452" w:author="Visone Rossana (GSE)" w:date="2025-09-09T11:46:00Z" w16du:dateUtc="2025-09-09T09:46:00Z">
            <w:rPr>
              <w:ins w:id="6453" w:author="Visone Rossana (GSE)" w:date="2025-09-09T10:58:00Z" w16du:dateUtc="2025-09-09T08:58:00Z"/>
              <w:rFonts w:ascii="Calibri" w:hAnsi="Calibri"/>
              <w:i/>
              <w:iCs/>
              <w:sz w:val="16"/>
              <w:szCs w:val="16"/>
            </w:rPr>
          </w:rPrChange>
        </w:rPr>
        <w:pPrChange w:id="6454" w:author="Santagata Fabiana (GSE)" w:date="2025-10-01T15:23:00Z" w16du:dateUtc="2025-09-09T09:46:00Z">
          <w:pPr>
            <w:pStyle w:val="NORMALEGSE"/>
            <w:spacing w:after="120"/>
          </w:pPr>
        </w:pPrChange>
      </w:pPr>
      <w:ins w:id="6455" w:author="Visone Rossana (GSE)" w:date="2025-09-23T13:55:00Z">
        <w:r w:rsidRPr="528FD81D">
          <w:rPr>
            <w:rFonts w:asciiTheme="minorHAnsi" w:hAnsiTheme="minorHAnsi" w:cstheme="minorBidi"/>
            <w:sz w:val="22"/>
            <w:szCs w:val="22"/>
          </w:rPr>
          <w:t xml:space="preserve">Il </w:t>
        </w:r>
      </w:ins>
      <w:ins w:id="6456" w:author="Visone Rossana (GSE)" w:date="2025-09-09T10:58:00Z">
        <w:r w:rsidR="00E608AB" w:rsidRPr="528FD81D">
          <w:rPr>
            <w:rFonts w:asciiTheme="minorHAnsi" w:hAnsiTheme="minorHAnsi" w:cstheme="minorBidi"/>
            <w:sz w:val="22"/>
            <w:szCs w:val="22"/>
            <w:rPrChange w:id="6457" w:author="Visone Rossana (GSE)" w:date="2025-09-09T14:34:00Z">
              <w:rPr>
                <w:rFonts w:ascii="Calibri" w:hAnsi="Calibri"/>
                <w:i/>
                <w:iCs/>
                <w:sz w:val="16"/>
                <w:szCs w:val="16"/>
              </w:rPr>
            </w:rPrChange>
          </w:rPr>
          <w:t xml:space="preserve">GSE </w:t>
        </w:r>
      </w:ins>
      <w:ins w:id="6458" w:author="Visone Rossana (GSE)" w:date="2025-09-23T13:55:00Z">
        <w:r w:rsidRPr="528FD81D">
          <w:rPr>
            <w:rFonts w:asciiTheme="minorHAnsi" w:hAnsiTheme="minorHAnsi" w:cstheme="minorBidi"/>
            <w:sz w:val="22"/>
            <w:szCs w:val="22"/>
          </w:rPr>
          <w:t>si riserva,</w:t>
        </w:r>
      </w:ins>
      <w:ins w:id="6459" w:author="Visone Rossana (GSE)" w:date="2025-09-09T10:58:00Z">
        <w:r w:rsidR="00E608AB" w:rsidRPr="528FD81D">
          <w:rPr>
            <w:rFonts w:asciiTheme="minorHAnsi" w:hAnsiTheme="minorHAnsi" w:cstheme="minorBidi"/>
            <w:sz w:val="22"/>
            <w:szCs w:val="22"/>
            <w:rPrChange w:id="6460" w:author="Visone Rossana (GSE)" w:date="2025-09-09T14:34:00Z">
              <w:rPr>
                <w:rFonts w:ascii="Calibri" w:hAnsi="Calibri"/>
                <w:i/>
                <w:iCs/>
                <w:sz w:val="16"/>
                <w:szCs w:val="16"/>
              </w:rPr>
            </w:rPrChange>
          </w:rPr>
          <w:t xml:space="preserve"> in fase di istruttoria</w:t>
        </w:r>
      </w:ins>
      <w:ins w:id="6461" w:author="Sala Riunioni 628" w:date="2025-09-24T15:20:00Z">
        <w:r w:rsidR="00D22CFA" w:rsidRPr="528FD81D">
          <w:rPr>
            <w:rFonts w:asciiTheme="minorHAnsi" w:hAnsiTheme="minorHAnsi" w:cstheme="minorBidi"/>
            <w:sz w:val="22"/>
            <w:szCs w:val="22"/>
          </w:rPr>
          <w:t xml:space="preserve"> e/o </w:t>
        </w:r>
      </w:ins>
      <w:ins w:id="6462" w:author="Visone Rossana (GSE)" w:date="2025-09-25T10:37:00Z">
        <w:r w:rsidR="00184F00" w:rsidRPr="528FD81D">
          <w:rPr>
            <w:rFonts w:asciiTheme="minorHAnsi" w:hAnsiTheme="minorHAnsi" w:cstheme="minorBidi"/>
            <w:sz w:val="22"/>
            <w:szCs w:val="22"/>
          </w:rPr>
          <w:t xml:space="preserve">in </w:t>
        </w:r>
      </w:ins>
      <w:ins w:id="6463" w:author="Sala Riunioni 628" w:date="2025-09-24T15:20:00Z">
        <w:del w:id="6464" w:author="Visone Rossana (GSE)" w:date="2025-09-25T10:37:00Z">
          <w:r w:rsidRPr="528FD81D" w:rsidDel="00D22CFA">
            <w:rPr>
              <w:rFonts w:asciiTheme="minorHAnsi" w:hAnsiTheme="minorHAnsi" w:cstheme="minorBidi"/>
              <w:sz w:val="22"/>
              <w:szCs w:val="22"/>
            </w:rPr>
            <w:delText xml:space="preserve">di </w:delText>
          </w:r>
        </w:del>
        <w:r w:rsidR="00D22CFA" w:rsidRPr="528FD81D">
          <w:rPr>
            <w:rFonts w:asciiTheme="minorHAnsi" w:hAnsiTheme="minorHAnsi" w:cstheme="minorBidi"/>
            <w:sz w:val="22"/>
            <w:szCs w:val="22"/>
          </w:rPr>
          <w:t>verifiche post qualifica</w:t>
        </w:r>
      </w:ins>
      <w:ins w:id="6465" w:author="Visone Rossana (GSE)" w:date="2025-09-09T10:58:00Z">
        <w:r w:rsidR="00E608AB" w:rsidRPr="528FD81D">
          <w:rPr>
            <w:rFonts w:asciiTheme="minorHAnsi" w:hAnsiTheme="minorHAnsi" w:cstheme="minorBidi"/>
            <w:sz w:val="22"/>
            <w:szCs w:val="22"/>
            <w:rPrChange w:id="6466" w:author="Visone Rossana (GSE)" w:date="2025-09-09T14:34:00Z">
              <w:rPr>
                <w:rFonts w:ascii="Calibri" w:hAnsi="Calibri"/>
                <w:i/>
                <w:iCs/>
                <w:sz w:val="16"/>
                <w:szCs w:val="16"/>
              </w:rPr>
            </w:rPrChange>
          </w:rPr>
          <w:t xml:space="preserve">, </w:t>
        </w:r>
      </w:ins>
      <w:ins w:id="6467" w:author="Visone Rossana (GSE)" w:date="2025-09-23T13:58:00Z">
        <w:r w:rsidRPr="528FD81D">
          <w:rPr>
            <w:rFonts w:asciiTheme="minorHAnsi" w:hAnsiTheme="minorHAnsi" w:cstheme="minorBidi"/>
            <w:sz w:val="22"/>
            <w:szCs w:val="22"/>
          </w:rPr>
          <w:t xml:space="preserve">di accertare </w:t>
        </w:r>
        <w:del w:id="6468" w:author="Santagata Fabiana (GSE)" w:date="2025-10-01T15:22:00Z">
          <w:r w:rsidRPr="528FD81D" w:rsidDel="00322A11">
            <w:rPr>
              <w:rFonts w:asciiTheme="minorHAnsi" w:hAnsiTheme="minorHAnsi" w:cstheme="minorBidi"/>
              <w:sz w:val="22"/>
              <w:szCs w:val="22"/>
            </w:rPr>
            <w:delText>l’</w:delText>
          </w:r>
        </w:del>
      </w:ins>
      <w:ins w:id="6469" w:author="Santagata Fabiana (GSE)" w:date="2025-10-01T15:22:00Z">
        <w:r w:rsidR="71A7933B" w:rsidRPr="528FD81D">
          <w:rPr>
            <w:rFonts w:asciiTheme="minorHAnsi" w:hAnsiTheme="minorHAnsi" w:cstheme="minorBidi"/>
            <w:sz w:val="22"/>
            <w:szCs w:val="22"/>
          </w:rPr>
          <w:t>la natura d</w:t>
        </w:r>
      </w:ins>
      <w:ins w:id="6470" w:author="Visone Rossana (GSE)" w:date="2025-10-19T20:10:00Z" w16du:dateUtc="2025-10-19T18:10:00Z">
        <w:r w:rsidR="008738FF">
          <w:rPr>
            <w:rFonts w:asciiTheme="minorHAnsi" w:hAnsiTheme="minorHAnsi" w:cstheme="minorBidi"/>
            <w:sz w:val="22"/>
            <w:szCs w:val="22"/>
          </w:rPr>
          <w:t>ell’</w:t>
        </w:r>
      </w:ins>
      <w:ins w:id="6471" w:author="Santagata Fabiana (GSE)" w:date="2025-10-01T15:22:00Z">
        <w:del w:id="6472" w:author="Visone Rossana (GSE)" w:date="2025-10-19T20:10:00Z" w16du:dateUtc="2025-10-19T18:10:00Z">
          <w:r w:rsidR="71A7933B" w:rsidRPr="528FD81D" w:rsidDel="008738FF">
            <w:rPr>
              <w:rFonts w:asciiTheme="minorHAnsi" w:hAnsiTheme="minorHAnsi" w:cstheme="minorBidi"/>
              <w:sz w:val="22"/>
              <w:szCs w:val="22"/>
            </w:rPr>
            <w:delText xml:space="preserve">i </w:delText>
          </w:r>
        </w:del>
        <w:r w:rsidR="71A7933B" w:rsidRPr="528FD81D">
          <w:rPr>
            <w:rFonts w:asciiTheme="minorHAnsi" w:hAnsiTheme="minorHAnsi" w:cstheme="minorBidi"/>
            <w:sz w:val="22"/>
            <w:szCs w:val="22"/>
          </w:rPr>
          <w:t>ETS e l’eventuale carattere non economico dell’attività svolta</w:t>
        </w:r>
      </w:ins>
      <w:ins w:id="6473" w:author="Visone Rossana (GSE)" w:date="2025-09-23T13:58:00Z">
        <w:del w:id="6474" w:author="Santagata Fabiana (GSE)" w:date="2025-10-01T15:22:00Z">
          <w:r w:rsidRPr="528FD81D" w:rsidDel="00322A11">
            <w:rPr>
              <w:rFonts w:asciiTheme="minorHAnsi" w:hAnsiTheme="minorHAnsi" w:cstheme="minorBidi"/>
              <w:sz w:val="22"/>
              <w:szCs w:val="22"/>
            </w:rPr>
            <w:delText xml:space="preserve">effettiva riconduzione </w:delText>
          </w:r>
        </w:del>
      </w:ins>
      <w:ins w:id="6475" w:author="Visone Rossana (GSE)" w:date="2025-09-23T13:59:00Z">
        <w:del w:id="6476" w:author="Santagata Fabiana (GSE)" w:date="2025-10-01T15:22:00Z">
          <w:r w:rsidRPr="528FD81D" w:rsidDel="00322A11">
            <w:rPr>
              <w:rFonts w:asciiTheme="minorHAnsi" w:hAnsiTheme="minorHAnsi" w:cstheme="minorBidi"/>
              <w:sz w:val="22"/>
              <w:szCs w:val="22"/>
            </w:rPr>
            <w:delText>a</w:delText>
          </w:r>
        </w:del>
      </w:ins>
      <w:ins w:id="6477" w:author="Visone Rossana (GSE)" w:date="2025-09-23T14:04:00Z">
        <w:del w:id="6478" w:author="Santagata Fabiana (GSE)" w:date="2025-10-01T15:22:00Z">
          <w:r w:rsidRPr="528FD81D" w:rsidDel="005F4A57">
            <w:rPr>
              <w:rFonts w:asciiTheme="minorHAnsi" w:hAnsiTheme="minorHAnsi" w:cstheme="minorBidi"/>
              <w:sz w:val="22"/>
              <w:szCs w:val="22"/>
            </w:rPr>
            <w:delText xml:space="preserve">d un </w:delText>
          </w:r>
        </w:del>
      </w:ins>
      <w:ins w:id="6479" w:author="Visone Rossana (GSE)" w:date="2025-09-23T13:59:00Z">
        <w:del w:id="6480" w:author="Santagata Fabiana (GSE)" w:date="2025-10-01T15:22:00Z">
          <w:r w:rsidRPr="528FD81D" w:rsidDel="00322A11">
            <w:rPr>
              <w:rFonts w:asciiTheme="minorHAnsi" w:hAnsiTheme="minorHAnsi" w:cstheme="minorBidi"/>
              <w:b/>
              <w:bCs/>
              <w:sz w:val="22"/>
              <w:szCs w:val="22"/>
              <w:rPrChange w:id="6481" w:author="Visone Rossana (GSE)" w:date="2025-09-25T10:55:00Z">
                <w:rPr>
                  <w:rFonts w:asciiTheme="minorHAnsi" w:hAnsiTheme="minorHAnsi" w:cstheme="minorBidi"/>
                  <w:sz w:val="22"/>
                  <w:szCs w:val="22"/>
                </w:rPr>
              </w:rPrChange>
            </w:rPr>
            <w:delText>ETS</w:delText>
          </w:r>
          <w:r w:rsidRPr="528FD81D" w:rsidDel="00322A11">
            <w:rPr>
              <w:rFonts w:asciiTheme="minorHAnsi" w:hAnsiTheme="minorHAnsi" w:cstheme="minorBidi"/>
              <w:sz w:val="22"/>
              <w:szCs w:val="22"/>
            </w:rPr>
            <w:delText xml:space="preserve"> </w:delText>
          </w:r>
          <w:r w:rsidRPr="528FD81D" w:rsidDel="00322A11">
            <w:rPr>
              <w:rFonts w:asciiTheme="minorHAnsi" w:hAnsiTheme="minorHAnsi" w:cstheme="minorBidi"/>
              <w:b/>
              <w:bCs/>
              <w:sz w:val="22"/>
              <w:szCs w:val="22"/>
            </w:rPr>
            <w:delText>non economico</w:delText>
          </w:r>
        </w:del>
        <w:r w:rsidRPr="528FD81D">
          <w:rPr>
            <w:rFonts w:asciiTheme="minorHAnsi" w:hAnsiTheme="minorHAnsi" w:cstheme="minorBidi"/>
            <w:sz w:val="22"/>
            <w:szCs w:val="22"/>
          </w:rPr>
          <w:t xml:space="preserve">, </w:t>
        </w:r>
        <w:del w:id="6482" w:author="Santagata Fabiana (GSE)" w:date="2025-10-01T15:23:00Z">
          <w:r w:rsidRPr="528FD81D" w:rsidDel="00322A11">
            <w:rPr>
              <w:rFonts w:asciiTheme="minorHAnsi" w:hAnsiTheme="minorHAnsi" w:cstheme="minorBidi"/>
              <w:sz w:val="22"/>
              <w:szCs w:val="22"/>
            </w:rPr>
            <w:delText xml:space="preserve">con </w:delText>
          </w:r>
        </w:del>
      </w:ins>
      <w:ins w:id="6483" w:author="Visone Rossana (GSE)" w:date="2025-09-09T10:58:00Z">
        <w:del w:id="6484" w:author="Santagata Fabiana (GSE)" w:date="2025-10-01T15:23:00Z">
          <w:r w:rsidRPr="528FD81D" w:rsidDel="00E608AB">
            <w:rPr>
              <w:rFonts w:asciiTheme="minorHAnsi" w:hAnsiTheme="minorHAnsi" w:cstheme="minorBidi"/>
              <w:sz w:val="22"/>
              <w:szCs w:val="22"/>
              <w:rPrChange w:id="6485" w:author="Visone Rossana (GSE)" w:date="2025-09-09T14:34:00Z">
                <w:rPr>
                  <w:rFonts w:ascii="Calibri" w:hAnsi="Calibri"/>
                  <w:i/>
                  <w:iCs/>
                  <w:sz w:val="16"/>
                  <w:szCs w:val="16"/>
                </w:rPr>
              </w:rPrChange>
            </w:rPr>
            <w:delText>la</w:delText>
          </w:r>
        </w:del>
      </w:ins>
      <w:ins w:id="6486" w:author="Visone Rossana (GSE)" w:date="2025-09-23T13:55:00Z">
        <w:del w:id="6487" w:author="Santagata Fabiana (GSE)" w:date="2025-10-01T15:23:00Z">
          <w:r w:rsidRPr="528FD81D" w:rsidDel="00322A11">
            <w:rPr>
              <w:rFonts w:asciiTheme="minorHAnsi" w:hAnsiTheme="minorHAnsi" w:cstheme="minorBidi"/>
              <w:sz w:val="22"/>
              <w:szCs w:val="22"/>
            </w:rPr>
            <w:delText xml:space="preserve"> richiesta </w:delText>
          </w:r>
        </w:del>
      </w:ins>
      <w:ins w:id="6488" w:author="Visone Rossana (GSE)" w:date="2025-09-25T10:57:00Z">
        <w:del w:id="6489" w:author="Santagata Fabiana (GSE)" w:date="2025-10-01T15:23:00Z">
          <w:r w:rsidRPr="528FD81D" w:rsidDel="002832A2">
            <w:rPr>
              <w:rFonts w:asciiTheme="minorHAnsi" w:hAnsiTheme="minorHAnsi" w:cstheme="minorBidi"/>
              <w:sz w:val="22"/>
              <w:szCs w:val="22"/>
            </w:rPr>
            <w:delText>di</w:delText>
          </w:r>
        </w:del>
      </w:ins>
      <w:ins w:id="6490" w:author="Visone Rossana (GSE)" w:date="2025-09-23T14:00:00Z">
        <w:del w:id="6491" w:author="Santagata Fabiana (GSE)" w:date="2025-10-01T15:23:00Z">
          <w:r w:rsidRPr="528FD81D" w:rsidDel="00322A11">
            <w:rPr>
              <w:rFonts w:asciiTheme="minorHAnsi" w:hAnsiTheme="minorHAnsi" w:cstheme="minorBidi"/>
              <w:sz w:val="22"/>
              <w:szCs w:val="22"/>
            </w:rPr>
            <w:delText xml:space="preserve"> </w:delText>
          </w:r>
        </w:del>
      </w:ins>
      <w:ins w:id="6492" w:author="Santagata Fabiana (GSE)" w:date="2025-10-01T15:23:00Z">
        <w:r w:rsidR="38F38203" w:rsidRPr="528FD81D">
          <w:rPr>
            <w:rFonts w:asciiTheme="minorHAnsi" w:hAnsiTheme="minorHAnsi" w:cstheme="minorBidi"/>
            <w:sz w:val="22"/>
            <w:szCs w:val="22"/>
          </w:rPr>
          <w:t xml:space="preserve">potendo richiedere ogni </w:t>
        </w:r>
      </w:ins>
      <w:ins w:id="6493" w:author="Visone Rossana (GSE)" w:date="2025-09-09T10:58:00Z">
        <w:r w:rsidR="00E608AB" w:rsidRPr="528FD81D">
          <w:rPr>
            <w:rFonts w:asciiTheme="minorHAnsi" w:hAnsiTheme="minorHAnsi" w:cstheme="minorBidi"/>
            <w:sz w:val="22"/>
            <w:szCs w:val="22"/>
            <w:rPrChange w:id="6494" w:author="Visone Rossana (GSE)" w:date="2025-09-09T14:34:00Z">
              <w:rPr>
                <w:rFonts w:ascii="Calibri" w:hAnsi="Calibri"/>
                <w:i/>
                <w:iCs/>
                <w:sz w:val="16"/>
                <w:szCs w:val="16"/>
              </w:rPr>
            </w:rPrChange>
          </w:rPr>
          <w:t>documentazione</w:t>
        </w:r>
      </w:ins>
      <w:ins w:id="6495" w:author="Santagata Fabiana (GSE)" w:date="2025-10-01T15:23:00Z">
        <w:r w:rsidR="6CFA1A80" w:rsidRPr="528FD81D">
          <w:rPr>
            <w:rFonts w:asciiTheme="minorHAnsi" w:hAnsiTheme="minorHAnsi" w:cstheme="minorBidi"/>
            <w:sz w:val="22"/>
            <w:szCs w:val="22"/>
          </w:rPr>
          <w:t xml:space="preserve"> idonea a dimostrare </w:t>
        </w:r>
      </w:ins>
      <w:ins w:id="6496" w:author="Santagata Fabiana (GSE)" w:date="2025-10-01T15:24:00Z">
        <w:r w:rsidR="6CFA1A80" w:rsidRPr="528FD81D">
          <w:rPr>
            <w:rFonts w:asciiTheme="minorHAnsi" w:hAnsiTheme="minorHAnsi" w:cstheme="minorBidi"/>
            <w:sz w:val="22"/>
            <w:szCs w:val="22"/>
          </w:rPr>
          <w:t>l</w:t>
        </w:r>
      </w:ins>
      <w:ins w:id="6497" w:author="Santagata Fabiana (GSE)" w:date="2025-10-01T15:23:00Z">
        <w:r w:rsidR="6CFA1A80" w:rsidRPr="528FD81D">
          <w:rPr>
            <w:rFonts w:asciiTheme="minorHAnsi" w:hAnsiTheme="minorHAnsi" w:cstheme="minorBidi"/>
            <w:sz w:val="22"/>
            <w:szCs w:val="22"/>
          </w:rPr>
          <w:t>‘i</w:t>
        </w:r>
      </w:ins>
      <w:ins w:id="6498" w:author="Visone Rossana (GSE)" w:date="2025-09-09T10:58:00Z">
        <w:del w:id="6499" w:author="Santagata Fabiana (GSE)" w:date="2025-10-01T15:23:00Z">
          <w:r w:rsidRPr="528FD81D" w:rsidDel="00E608AB">
            <w:rPr>
              <w:rFonts w:asciiTheme="minorHAnsi" w:hAnsiTheme="minorHAnsi" w:cstheme="minorBidi"/>
              <w:sz w:val="22"/>
              <w:szCs w:val="22"/>
              <w:rPrChange w:id="6500" w:author="Visone Rossana (GSE)" w:date="2025-09-09T14:34:00Z">
                <w:rPr>
                  <w:rFonts w:ascii="Calibri" w:hAnsi="Calibri"/>
                  <w:i/>
                  <w:iCs/>
                  <w:sz w:val="16"/>
                  <w:szCs w:val="16"/>
                </w:rPr>
              </w:rPrChange>
            </w:rPr>
            <w:delText xml:space="preserve"> </w:delText>
          </w:r>
        </w:del>
      </w:ins>
      <w:ins w:id="6501" w:author="Visone Rossana (GSE)" w:date="2025-09-23T14:08:00Z">
        <w:del w:id="6502" w:author="Santagata Fabiana (GSE)" w:date="2025-10-01T15:23:00Z">
          <w:r w:rsidRPr="528FD81D" w:rsidDel="005F4A57">
            <w:rPr>
              <w:rFonts w:asciiTheme="minorHAnsi" w:hAnsiTheme="minorHAnsi" w:cstheme="minorBidi"/>
              <w:sz w:val="22"/>
              <w:szCs w:val="22"/>
            </w:rPr>
            <w:delText xml:space="preserve">attestante </w:delText>
          </w:r>
        </w:del>
      </w:ins>
      <w:ins w:id="6503" w:author="Visone Rossana (GSE)" w:date="2025-09-23T14:06:00Z">
        <w:del w:id="6504" w:author="Santagata Fabiana (GSE)" w:date="2025-10-01T15:23:00Z">
          <w:r w:rsidRPr="528FD81D" w:rsidDel="005F4A57">
            <w:rPr>
              <w:rFonts w:asciiTheme="minorHAnsi" w:hAnsiTheme="minorHAnsi" w:cstheme="minorBidi"/>
              <w:sz w:val="22"/>
              <w:szCs w:val="22"/>
            </w:rPr>
            <w:delText>i</w:delText>
          </w:r>
        </w:del>
        <w:r w:rsidR="005F4A57" w:rsidRPr="528FD81D">
          <w:rPr>
            <w:rFonts w:asciiTheme="minorHAnsi" w:hAnsiTheme="minorHAnsi" w:cstheme="minorBidi"/>
            <w:sz w:val="22"/>
            <w:szCs w:val="22"/>
          </w:rPr>
          <w:t>nclusione</w:t>
        </w:r>
      </w:ins>
      <w:ins w:id="6505" w:author="Santagata Fabiana (GSE)" w:date="2025-10-01T15:24:00Z">
        <w:r w:rsidR="1CB73B7C" w:rsidRPr="528FD81D">
          <w:rPr>
            <w:rFonts w:asciiTheme="minorHAnsi" w:hAnsiTheme="minorHAnsi" w:cstheme="minorBidi"/>
            <w:sz w:val="22"/>
            <w:szCs w:val="22"/>
          </w:rPr>
          <w:t xml:space="preserve"> dell’ente</w:t>
        </w:r>
      </w:ins>
      <w:ins w:id="6506" w:author="Visone Rossana (GSE)" w:date="2025-09-23T14:06:00Z">
        <w:r w:rsidR="005F4A57" w:rsidRPr="528FD81D">
          <w:rPr>
            <w:rFonts w:asciiTheme="minorHAnsi" w:hAnsiTheme="minorHAnsi" w:cstheme="minorBidi"/>
            <w:sz w:val="22"/>
            <w:szCs w:val="22"/>
          </w:rPr>
          <w:t xml:space="preserve"> </w:t>
        </w:r>
      </w:ins>
      <w:ins w:id="6507" w:author="Visone Rossana (GSE)" w:date="2025-09-09T10:58:00Z">
        <w:r w:rsidR="00E608AB" w:rsidRPr="528FD81D">
          <w:rPr>
            <w:rFonts w:asciiTheme="minorHAnsi" w:hAnsiTheme="minorHAnsi" w:cstheme="minorBidi"/>
            <w:sz w:val="22"/>
            <w:szCs w:val="22"/>
            <w:rPrChange w:id="6508" w:author="Visone Rossana (GSE)" w:date="2025-09-09T14:34:00Z">
              <w:rPr>
                <w:rFonts w:ascii="Calibri" w:hAnsi="Calibri"/>
                <w:i/>
                <w:iCs/>
                <w:sz w:val="16"/>
                <w:szCs w:val="16"/>
              </w:rPr>
            </w:rPrChange>
          </w:rPr>
          <w:t>nel RUNTS</w:t>
        </w:r>
      </w:ins>
      <w:ins w:id="6509" w:author="Visone Rossana (GSE)" w:date="2025-09-25T10:57:00Z">
        <w:r w:rsidR="002832A2" w:rsidRPr="528FD81D">
          <w:rPr>
            <w:rFonts w:asciiTheme="minorHAnsi" w:hAnsiTheme="minorHAnsi" w:cstheme="minorBidi"/>
            <w:sz w:val="22"/>
            <w:szCs w:val="22"/>
          </w:rPr>
          <w:t xml:space="preserve"> </w:t>
        </w:r>
      </w:ins>
      <w:ins w:id="6510" w:author="Santagata Fabiana (GSE)" w:date="2025-10-01T15:24:00Z">
        <w:r w:rsidR="510C16D2" w:rsidRPr="528FD81D">
          <w:rPr>
            <w:rFonts w:asciiTheme="minorHAnsi" w:hAnsiTheme="minorHAnsi" w:cstheme="minorBidi"/>
            <w:sz w:val="22"/>
            <w:szCs w:val="22"/>
          </w:rPr>
          <w:t>e il carattere</w:t>
        </w:r>
      </w:ins>
      <w:ins w:id="6511" w:author="Visone Rossana (GSE)" w:date="2025-09-25T10:57:00Z">
        <w:del w:id="6512" w:author="Santagata Fabiana (GSE)" w:date="2025-10-01T15:24:00Z">
          <w:r w:rsidRPr="528FD81D" w:rsidDel="002832A2">
            <w:rPr>
              <w:rFonts w:asciiTheme="minorHAnsi" w:hAnsiTheme="minorHAnsi" w:cstheme="minorBidi"/>
              <w:sz w:val="22"/>
              <w:szCs w:val="22"/>
            </w:rPr>
            <w:delText xml:space="preserve">recante </w:delText>
          </w:r>
        </w:del>
      </w:ins>
      <w:ins w:id="6513" w:author="Visone Rossana (GSE)" w:date="2025-09-23T14:09:00Z">
        <w:del w:id="6514" w:author="Santagata Fabiana (GSE)" w:date="2025-10-01T15:24:00Z">
          <w:r w:rsidRPr="528FD81D" w:rsidDel="005F4A57">
            <w:rPr>
              <w:rFonts w:asciiTheme="minorHAnsi" w:hAnsiTheme="minorHAnsi" w:cstheme="minorBidi"/>
              <w:sz w:val="22"/>
              <w:szCs w:val="22"/>
            </w:rPr>
            <w:delText>evidenza</w:delText>
          </w:r>
        </w:del>
      </w:ins>
      <w:ins w:id="6515" w:author="Visone Rossana (GSE)" w:date="2025-09-23T14:06:00Z">
        <w:del w:id="6516" w:author="Santagata Fabiana (GSE)" w:date="2025-10-01T15:24:00Z">
          <w:r w:rsidRPr="528FD81D" w:rsidDel="005F4A57">
            <w:rPr>
              <w:rFonts w:asciiTheme="minorHAnsi" w:hAnsiTheme="minorHAnsi" w:cstheme="minorBidi"/>
              <w:sz w:val="22"/>
              <w:szCs w:val="22"/>
            </w:rPr>
            <w:delText xml:space="preserve"> </w:delText>
          </w:r>
        </w:del>
      </w:ins>
      <w:ins w:id="6517" w:author="Visone Rossana (GSE)" w:date="2025-09-25T10:57:00Z">
        <w:del w:id="6518" w:author="Santagata Fabiana (GSE)" w:date="2025-10-01T15:24:00Z">
          <w:r w:rsidRPr="528FD81D" w:rsidDel="002832A2">
            <w:rPr>
              <w:rFonts w:asciiTheme="minorHAnsi" w:hAnsiTheme="minorHAnsi" w:cstheme="minorBidi"/>
              <w:sz w:val="22"/>
              <w:szCs w:val="22"/>
            </w:rPr>
            <w:delText>de</w:delText>
          </w:r>
        </w:del>
      </w:ins>
      <w:ins w:id="6519" w:author="Santagata Fabiana (GSE)" w:date="2025-10-01T15:24:00Z">
        <w:r w:rsidR="2E992690" w:rsidRPr="528FD81D">
          <w:rPr>
            <w:rFonts w:asciiTheme="minorHAnsi" w:hAnsiTheme="minorHAnsi" w:cstheme="minorBidi"/>
            <w:sz w:val="22"/>
            <w:szCs w:val="22"/>
          </w:rPr>
          <w:t xml:space="preserve"> dell'att</w:t>
        </w:r>
      </w:ins>
      <w:ins w:id="6520" w:author="Visone Rossana (GSE)" w:date="2025-09-25T10:57:00Z">
        <w:del w:id="6521" w:author="Santagata Fabiana (GSE)" w:date="2025-10-01T15:24:00Z">
          <w:r w:rsidRPr="528FD81D" w:rsidDel="002832A2">
            <w:rPr>
              <w:rFonts w:asciiTheme="minorHAnsi" w:hAnsiTheme="minorHAnsi" w:cstheme="minorBidi"/>
              <w:sz w:val="22"/>
              <w:szCs w:val="22"/>
            </w:rPr>
            <w:delText>l</w:delText>
          </w:r>
        </w:del>
      </w:ins>
      <w:ins w:id="6522" w:author="Visone Rossana (GSE)" w:date="2025-09-23T14:06:00Z">
        <w:del w:id="6523" w:author="Santagata Fabiana (GSE)" w:date="2025-10-01T15:24:00Z">
          <w:r w:rsidRPr="528FD81D" w:rsidDel="005F4A57">
            <w:rPr>
              <w:rFonts w:asciiTheme="minorHAnsi" w:hAnsiTheme="minorHAnsi" w:cstheme="minorBidi"/>
              <w:sz w:val="22"/>
              <w:szCs w:val="22"/>
            </w:rPr>
            <w:delText xml:space="preserve">l’indicazione </w:delText>
          </w:r>
        </w:del>
      </w:ins>
      <w:ins w:id="6524" w:author="Visone Rossana (GSE)" w:date="2025-09-23T14:08:00Z">
        <w:del w:id="6525" w:author="Santagata Fabiana (GSE)" w:date="2025-10-01T15:24:00Z">
          <w:r w:rsidRPr="528FD81D" w:rsidDel="005F4A57">
            <w:rPr>
              <w:rFonts w:asciiTheme="minorHAnsi" w:hAnsiTheme="minorHAnsi" w:cstheme="minorBidi"/>
              <w:sz w:val="22"/>
              <w:szCs w:val="22"/>
            </w:rPr>
            <w:delText>dell’attiv</w:delText>
          </w:r>
        </w:del>
        <w:r w:rsidR="005F4A57" w:rsidRPr="528FD81D">
          <w:rPr>
            <w:rFonts w:asciiTheme="minorHAnsi" w:hAnsiTheme="minorHAnsi" w:cstheme="minorBidi"/>
            <w:sz w:val="22"/>
            <w:szCs w:val="22"/>
          </w:rPr>
          <w:t>i</w:t>
        </w:r>
      </w:ins>
      <w:ins w:id="6526" w:author="Santagata Fabiana (GSE)" w:date="2025-10-01T15:24:00Z">
        <w:r w:rsidR="656AA1F7" w:rsidRPr="528FD81D">
          <w:rPr>
            <w:rFonts w:asciiTheme="minorHAnsi" w:hAnsiTheme="minorHAnsi" w:cstheme="minorBidi"/>
            <w:sz w:val="22"/>
            <w:szCs w:val="22"/>
          </w:rPr>
          <w:t>vi</w:t>
        </w:r>
      </w:ins>
      <w:ins w:id="6527" w:author="Visone Rossana (GSE)" w:date="2025-09-23T14:08:00Z">
        <w:del w:id="6528" w:author="Visone Rossana (GSE)" w:date="2025-10-07T15:21:00Z" w16du:dateUtc="2025-10-07T13:21:00Z">
          <w:r w:rsidR="005F4A57" w:rsidRPr="528FD81D" w:rsidDel="0099691A">
            <w:rPr>
              <w:rFonts w:asciiTheme="minorHAnsi" w:hAnsiTheme="minorHAnsi" w:cstheme="minorBidi"/>
              <w:sz w:val="22"/>
              <w:szCs w:val="22"/>
            </w:rPr>
            <w:delText>t</w:delText>
          </w:r>
        </w:del>
      </w:ins>
      <w:ins w:id="6529" w:author="Santagata Fabiana (GSE)" w:date="2025-10-01T15:25:00Z">
        <w:del w:id="6530" w:author="Visone Rossana (GSE)" w:date="2025-10-07T15:21:00Z" w16du:dateUtc="2025-10-07T13:21:00Z">
          <w:r w:rsidR="62C78983" w:rsidRPr="528FD81D" w:rsidDel="0099691A">
            <w:rPr>
              <w:rFonts w:asciiTheme="minorHAnsi" w:hAnsiTheme="minorHAnsi" w:cstheme="minorBidi"/>
              <w:sz w:val="22"/>
              <w:szCs w:val="22"/>
            </w:rPr>
            <w:delText>i</w:delText>
          </w:r>
        </w:del>
        <w:r w:rsidR="62C78983" w:rsidRPr="528FD81D">
          <w:rPr>
            <w:rFonts w:asciiTheme="minorHAnsi" w:hAnsiTheme="minorHAnsi" w:cstheme="minorBidi"/>
            <w:sz w:val="22"/>
            <w:szCs w:val="22"/>
          </w:rPr>
          <w:t>tà svolta</w:t>
        </w:r>
      </w:ins>
      <w:ins w:id="6531" w:author="Visone Rossana (GSE)" w:date="2025-09-23T14:08:00Z">
        <w:del w:id="6532" w:author="Santagata Fabiana (GSE)" w:date="2025-10-01T15:25:00Z">
          <w:r w:rsidRPr="528FD81D" w:rsidDel="005F4A57">
            <w:rPr>
              <w:rFonts w:asciiTheme="minorHAnsi" w:hAnsiTheme="minorHAnsi" w:cstheme="minorBidi"/>
              <w:sz w:val="22"/>
              <w:szCs w:val="22"/>
            </w:rPr>
            <w:delText>à</w:delText>
          </w:r>
        </w:del>
        <w:del w:id="6533" w:author="Santagata Fabiana (GSE)" w:date="2025-10-01T15:24:00Z">
          <w:r w:rsidRPr="528FD81D" w:rsidDel="005F4A57">
            <w:rPr>
              <w:rFonts w:asciiTheme="minorHAnsi" w:hAnsiTheme="minorHAnsi" w:cstheme="minorBidi"/>
              <w:sz w:val="22"/>
              <w:szCs w:val="22"/>
            </w:rPr>
            <w:delText xml:space="preserve"> </w:delText>
          </w:r>
        </w:del>
      </w:ins>
      <w:ins w:id="6534" w:author="Visone Rossana (GSE)" w:date="2025-09-23T14:09:00Z">
        <w:del w:id="6535" w:author="Santagata Fabiana (GSE)" w:date="2025-10-01T15:24:00Z">
          <w:r w:rsidRPr="528FD81D" w:rsidDel="005F4A57">
            <w:rPr>
              <w:rFonts w:asciiTheme="minorHAnsi" w:hAnsiTheme="minorHAnsi" w:cstheme="minorBidi"/>
              <w:sz w:val="22"/>
              <w:szCs w:val="22"/>
            </w:rPr>
            <w:delText>quale</w:delText>
          </w:r>
        </w:del>
        <w:del w:id="6536" w:author="Santagata Fabiana (GSE)" w:date="2025-10-01T15:25:00Z">
          <w:r w:rsidRPr="528FD81D" w:rsidDel="005F4A57">
            <w:rPr>
              <w:rFonts w:asciiTheme="minorHAnsi" w:hAnsiTheme="minorHAnsi" w:cstheme="minorBidi"/>
              <w:sz w:val="22"/>
              <w:szCs w:val="22"/>
            </w:rPr>
            <w:delText xml:space="preserve"> </w:delText>
          </w:r>
        </w:del>
      </w:ins>
      <w:ins w:id="6537" w:author="Visone Rossana (GSE)" w:date="2025-09-23T14:08:00Z">
        <w:del w:id="6538" w:author="Santagata Fabiana (GSE)" w:date="2025-10-01T15:25:00Z">
          <w:r w:rsidRPr="528FD81D" w:rsidDel="005F4A57">
            <w:rPr>
              <w:rFonts w:asciiTheme="minorHAnsi" w:hAnsiTheme="minorHAnsi" w:cstheme="minorBidi"/>
              <w:sz w:val="22"/>
              <w:szCs w:val="22"/>
            </w:rPr>
            <w:delText>“</w:delText>
          </w:r>
        </w:del>
      </w:ins>
      <w:ins w:id="6539" w:author="Visone Rossana (GSE)" w:date="2025-09-23T14:07:00Z">
        <w:del w:id="6540" w:author="Santagata Fabiana (GSE)" w:date="2025-10-01T15:25:00Z">
          <w:r w:rsidRPr="528FD81D" w:rsidDel="005F4A57">
            <w:rPr>
              <w:rFonts w:asciiTheme="minorHAnsi" w:hAnsiTheme="minorHAnsi" w:cstheme="minorBidi"/>
              <w:sz w:val="22"/>
              <w:szCs w:val="22"/>
            </w:rPr>
            <w:delText>Ente Non Commerciale: SI</w:delText>
          </w:r>
        </w:del>
      </w:ins>
      <w:ins w:id="6541" w:author="Visone Rossana (GSE)" w:date="2025-09-23T14:08:00Z">
        <w:del w:id="6542" w:author="Santagata Fabiana (GSE)" w:date="2025-10-01T15:25:00Z">
          <w:r w:rsidRPr="528FD81D" w:rsidDel="005F4A57">
            <w:rPr>
              <w:rFonts w:asciiTheme="minorHAnsi" w:hAnsiTheme="minorHAnsi" w:cstheme="minorBidi"/>
              <w:sz w:val="22"/>
              <w:szCs w:val="22"/>
            </w:rPr>
            <w:delText>”</w:delText>
          </w:r>
        </w:del>
      </w:ins>
      <w:ins w:id="6543" w:author="Visone Rossana (GSE)" w:date="2025-09-09T11:48:00Z">
        <w:r w:rsidR="00DA1466" w:rsidRPr="528FD81D">
          <w:rPr>
            <w:rFonts w:asciiTheme="minorHAnsi" w:hAnsiTheme="minorHAnsi" w:cstheme="minorBidi"/>
            <w:sz w:val="22"/>
            <w:szCs w:val="22"/>
            <w:rPrChange w:id="6544" w:author="Visone Rossana (GSE)" w:date="2025-09-09T14:34:00Z">
              <w:rPr>
                <w:rFonts w:asciiTheme="minorHAnsi" w:hAnsiTheme="minorHAnsi"/>
              </w:rPr>
            </w:rPrChange>
          </w:rPr>
          <w:t>.</w:t>
        </w:r>
      </w:ins>
    </w:p>
    <w:p w14:paraId="58DBB928" w14:textId="138C1EF5" w:rsidR="00E608AB" w:rsidRPr="002A4B00" w:rsidRDefault="00E608AB">
      <w:pPr>
        <w:pStyle w:val="TITOLO20"/>
        <w:numPr>
          <w:ilvl w:val="1"/>
          <w:numId w:val="292"/>
        </w:numPr>
        <w:ind w:left="567" w:hanging="567"/>
        <w:outlineLvl w:val="1"/>
        <w:rPr>
          <w:ins w:id="6545" w:author="Visone Rossana (GSE)" w:date="2025-09-09T10:59:00Z" w16du:dateUtc="2025-09-09T08:59:00Z"/>
        </w:rPr>
        <w:pPrChange w:id="6546" w:author="Oliosi Francesco (GSE)" w:date="2025-10-15T10:47:00Z" w16du:dateUtc="2025-10-15T08:47:00Z">
          <w:pPr>
            <w:pStyle w:val="TITOLO20"/>
          </w:pPr>
        </w:pPrChange>
      </w:pPr>
      <w:bookmarkStart w:id="6547" w:name="_Toc212462263"/>
      <w:ins w:id="6548" w:author="Visone Rossana (GSE)" w:date="2025-09-09T10:59:00Z">
        <w:r>
          <w:t>Le Imprese</w:t>
        </w:r>
        <w:bookmarkEnd w:id="6547"/>
        <w:r>
          <w:t xml:space="preserve">  </w:t>
        </w:r>
      </w:ins>
    </w:p>
    <w:p w14:paraId="021AE709" w14:textId="2C462C8C" w:rsidR="00E608AB" w:rsidDel="00E608AB" w:rsidRDefault="00E608AB">
      <w:pPr>
        <w:pStyle w:val="NORMALEGSE"/>
        <w:spacing w:after="120"/>
        <w:rPr>
          <w:del w:id="6549" w:author="Visone Rossana (GSE)" w:date="2025-09-09T11:00:00Z" w16du:dateUtc="2025-09-09T09:00:00Z"/>
          <w:rFonts w:ascii="Calibri" w:hAnsi="Calibri"/>
          <w:i/>
          <w:iCs/>
          <w:sz w:val="16"/>
          <w:szCs w:val="16"/>
        </w:rPr>
        <w:pPrChange w:id="6550" w:author="Visone Rossana (GSE)" w:date="2025-09-09T10:57:00Z" w16du:dateUtc="2025-09-09T08:57:00Z">
          <w:pPr>
            <w:pStyle w:val="NORMALEGSE"/>
            <w:spacing w:after="120"/>
            <w:jc w:val="center"/>
          </w:pPr>
        </w:pPrChange>
      </w:pPr>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
      <w:tr w:rsidR="005B6BE9" w:rsidRPr="00391510" w:rsidDel="00E608AB" w14:paraId="4C9F431B" w14:textId="60D5A51E">
        <w:trPr>
          <w:trHeight w:val="354"/>
          <w:del w:id="6551" w:author="Visone Rossana (GSE)" w:date="2025-09-09T10:57:00Z"/>
        </w:trPr>
        <w:tc>
          <w:tcPr>
            <w:tcW w:w="5000" w:type="pct"/>
            <w:tcMar>
              <w:top w:w="0" w:type="dxa"/>
              <w:left w:w="70" w:type="dxa"/>
              <w:bottom w:w="0" w:type="dxa"/>
              <w:right w:w="70" w:type="dxa"/>
            </w:tcMar>
          </w:tcPr>
          <w:p w14:paraId="02265EF7" w14:textId="0BF038D0" w:rsidR="00360CD5" w:rsidRPr="00360CD5" w:rsidDel="00E608AB" w:rsidRDefault="00360CD5">
            <w:pPr>
              <w:spacing w:before="60" w:after="60"/>
              <w:jc w:val="both"/>
              <w:rPr>
                <w:del w:id="6552" w:author="Visone Rossana (GSE)" w:date="2025-09-09T10:57:00Z" w16du:dateUtc="2025-09-09T08:57:00Z"/>
                <w:rFonts w:cs="Calibri"/>
                <w:b/>
                <w:bCs/>
              </w:rPr>
            </w:pPr>
            <w:del w:id="6553" w:author="Visone Rossana (GSE)" w:date="2025-09-09T10:57:00Z" w16du:dateUtc="2025-09-09T08:57:00Z">
              <w:r w:rsidDel="00E608AB">
                <w:rPr>
                  <w:rFonts w:cs="Calibri"/>
                  <w:b/>
                  <w:bCs/>
                </w:rPr>
                <w:delText>Le</w:delText>
              </w:r>
              <w:r w:rsidRPr="00360CD5" w:rsidDel="00E608AB">
                <w:rPr>
                  <w:rFonts w:cs="Calibri"/>
                  <w:b/>
                  <w:bCs/>
                </w:rPr>
                <w:delText xml:space="preserve"> Pubbliche Amministrazioni</w:delText>
              </w:r>
            </w:del>
          </w:p>
          <w:p w14:paraId="760205CE" w14:textId="42BAAFA3" w:rsidR="005B6BE9" w:rsidRPr="005764E3" w:rsidDel="00E608AB" w:rsidRDefault="00360CD5">
            <w:pPr>
              <w:spacing w:before="60" w:after="60"/>
              <w:jc w:val="both"/>
              <w:rPr>
                <w:del w:id="6554" w:author="Visone Rossana (GSE)" w:date="2025-09-09T10:57:00Z" w16du:dateUtc="2025-09-09T08:57:00Z"/>
                <w:rFonts w:cs="Calibri"/>
              </w:rPr>
            </w:pPr>
            <w:del w:id="6555" w:author="Visone Rossana (GSE)" w:date="2025-09-09T10:57:00Z" w16du:dateUtc="2025-09-09T08:57:00Z">
              <w:r w:rsidDel="00E608AB">
                <w:delText>P</w:delText>
              </w:r>
              <w:r w:rsidR="005B6BE9" w:rsidRPr="005764E3" w:rsidDel="00E608AB">
                <w:delText xml:space="preserve">er Amministrazioni Pubbliche, identificate dall’art. </w:delText>
              </w:r>
              <w:r w:rsidR="005B6BE9" w:rsidRPr="005764E3" w:rsidDel="00E608AB">
                <w:rPr>
                  <w:highlight w:val="yellow"/>
                </w:rPr>
                <w:delText xml:space="preserve">2 comma 1, lett. </w:delText>
              </w:r>
              <w:r w:rsidR="005764E3" w:rsidRPr="005764E3" w:rsidDel="00E608AB">
                <w:rPr>
                  <w:highlight w:val="yellow"/>
                </w:rPr>
                <w:delText>c</w:delText>
              </w:r>
              <w:r w:rsidR="005B6BE9" w:rsidRPr="005764E3" w:rsidDel="00E608AB">
                <w:rPr>
                  <w:highlight w:val="yellow"/>
                </w:rPr>
                <w:delText>)</w:delText>
              </w:r>
              <w:r w:rsidR="005B6BE9" w:rsidRPr="005764E3" w:rsidDel="00E608AB">
                <w:delText xml:space="preserve"> del Decreto, si intendono</w:delText>
              </w:r>
              <w:r w:rsidR="005B6BE9" w:rsidRPr="005764E3" w:rsidDel="00E608AB">
                <w:rPr>
                  <w:rFonts w:cs="Calibri"/>
                </w:rPr>
                <w:delText>:</w:delText>
              </w:r>
            </w:del>
          </w:p>
          <w:p w14:paraId="46A59451" w14:textId="59F24AC1" w:rsidR="005B6BE9" w:rsidRPr="005764E3" w:rsidDel="00E608AB" w:rsidRDefault="005B6BE9" w:rsidP="005B6BE9">
            <w:pPr>
              <w:pStyle w:val="Paragrafoelenco"/>
              <w:numPr>
                <w:ilvl w:val="0"/>
                <w:numId w:val="26"/>
              </w:numPr>
              <w:spacing w:before="60" w:after="60"/>
              <w:ind w:left="761"/>
              <w:jc w:val="both"/>
              <w:rPr>
                <w:del w:id="6556" w:author="Visone Rossana (GSE)" w:date="2025-09-09T10:57:00Z" w16du:dateUtc="2025-09-09T08:57:00Z"/>
                <w:highlight w:val="yellow"/>
              </w:rPr>
            </w:pPr>
            <w:del w:id="6557" w:author="Visone Rossana (GSE)" w:date="2025-09-09T10:57:00Z" w16du:dateUtc="2025-09-09T08:57:00Z">
              <w:r w:rsidRPr="00622A6E" w:rsidDel="00E608AB">
                <w:delText xml:space="preserve">tutte le </w:delText>
              </w:r>
              <w:r w:rsidRPr="00622A6E" w:rsidDel="00E608AB">
                <w:rPr>
                  <w:u w:val="single"/>
                </w:rPr>
                <w:delText>Amministrazioni dello Stato</w:delText>
              </w:r>
              <w:r w:rsidRPr="00622A6E" w:rsidDel="00E608AB">
                <w:delText xml:space="preserve">, </w:delText>
              </w:r>
              <w:r w:rsidRPr="00B80983" w:rsidDel="00E608AB">
                <w:rPr>
                  <w:i/>
                  <w:iCs/>
                </w:rPr>
                <w:delText xml:space="preserve">ivi compresi gli istituti e scuole di ogni ordine e grado e le istituzioni educative, le aziende ed Amministrazioni dello Stato ad ordinamento autonomo, le Regioni, le Province, i Comuni, le Comunità montane e </w:delText>
              </w:r>
              <w:r w:rsidR="00BA5C91" w:rsidRPr="00B80983" w:rsidDel="00E608AB">
                <w:rPr>
                  <w:i/>
                  <w:iCs/>
                </w:rPr>
                <w:delText>l</w:delText>
              </w:r>
              <w:r w:rsidRPr="00B80983" w:rsidDel="00E608AB">
                <w:rPr>
                  <w:i/>
                  <w:iCs/>
                </w:rPr>
                <w:delText>oro consorzi e associazioni, le istituzioni universitarie, gli enti pubblici proprietari o gestori di patrimonio di edilizia residenziale pubblica, le Camere di commercio, industria, artigianato e agricoltura e loro associazioni, tutti gli enti pubblici non economici nazionali, regionali e locali, le Amministrazioni, le aziende e gli enti del Servizio sanitario nazionale</w:delText>
              </w:r>
              <w:r w:rsidR="00622A6E" w:rsidRPr="00B80983" w:rsidDel="00E608AB">
                <w:rPr>
                  <w:i/>
                  <w:iCs/>
                </w:rPr>
                <w:delText xml:space="preserve">, </w:delText>
              </w:r>
              <w:r w:rsidR="00622A6E" w:rsidRPr="00B80983" w:rsidDel="00E608AB">
                <w:rPr>
                  <w:i/>
                  <w:iCs/>
                  <w:highlight w:val="cyan"/>
                </w:rPr>
                <w:delText>l'Agenzia per la rappresentanza negoziale delle pubbliche amministrazioni (ARAN) e le Agenzie di cui al </w:delText>
              </w:r>
              <w:r w:rsidR="00622A6E" w:rsidDel="00E608AB">
                <w:fldChar w:fldCharType="begin"/>
              </w:r>
              <w:r w:rsidR="00622A6E" w:rsidDel="00E608AB">
                <w:delInstrText>HYPERLINK "https://www.normattiva.it/uri-res/N2Ls?urn:nir:stato:decreto.legislativo:1999-07-30;300" \t "_blank"</w:delInstrText>
              </w:r>
              <w:r w:rsidR="00622A6E" w:rsidDel="00E608AB">
                <w:fldChar w:fldCharType="separate"/>
              </w:r>
              <w:r w:rsidR="00622A6E" w:rsidRPr="00B80983" w:rsidDel="00E608AB">
                <w:rPr>
                  <w:rStyle w:val="Collegamentoipertestuale"/>
                  <w:rFonts w:cstheme="minorBidi"/>
                  <w:i/>
                  <w:iCs/>
                  <w:highlight w:val="cyan"/>
                </w:rPr>
                <w:delText>decreto legislativo 30 luglio 1999, n. 300</w:delText>
              </w:r>
              <w:r w:rsidR="00622A6E" w:rsidDel="00E608AB">
                <w:fldChar w:fldCharType="end"/>
              </w:r>
              <w:r w:rsidRPr="00622A6E" w:rsidDel="00E608AB">
                <w:delText>, identificate ai sensi dell’art. 1, comma 2, del D.lgs.  n. 165/2001</w:delText>
              </w:r>
              <w:r w:rsidR="00622A6E" w:rsidDel="00E608AB">
                <w:delText>;</w:delText>
              </w:r>
            </w:del>
          </w:p>
          <w:p w14:paraId="28D2AD8C" w14:textId="7358A588" w:rsidR="00BA5C91" w:rsidDel="00E608AB" w:rsidRDefault="00BA5C91" w:rsidP="005B6BE9">
            <w:pPr>
              <w:pStyle w:val="Paragrafoelenco"/>
              <w:numPr>
                <w:ilvl w:val="0"/>
                <w:numId w:val="26"/>
              </w:numPr>
              <w:spacing w:before="60" w:after="60"/>
              <w:ind w:left="761"/>
              <w:jc w:val="both"/>
              <w:rPr>
                <w:del w:id="6558" w:author="Visone Rossana (GSE)" w:date="2025-09-09T10:57:00Z" w16du:dateUtc="2025-09-09T08:57:00Z"/>
              </w:rPr>
            </w:pPr>
            <w:del w:id="6559" w:author="Visone Rossana (GSE)" w:date="2025-09-09T10:57:00Z" w16du:dateUtc="2025-09-09T08:57:00Z">
              <w:r w:rsidRPr="00BA5C91" w:rsidDel="00E608AB">
                <w:delText>gli enti pubblici economici e le autorità di sistema portuale</w:delText>
              </w:r>
              <w:r w:rsidDel="00E608AB">
                <w:delText>;</w:delText>
              </w:r>
            </w:del>
          </w:p>
          <w:p w14:paraId="5937B13B" w14:textId="0753E9CE" w:rsidR="005B6BE9" w:rsidRPr="00BA5C91" w:rsidDel="00E608AB" w:rsidRDefault="005B6BE9" w:rsidP="005B6BE9">
            <w:pPr>
              <w:pStyle w:val="Paragrafoelenco"/>
              <w:numPr>
                <w:ilvl w:val="0"/>
                <w:numId w:val="26"/>
              </w:numPr>
              <w:spacing w:before="60" w:after="60"/>
              <w:ind w:left="761"/>
              <w:jc w:val="both"/>
              <w:rPr>
                <w:del w:id="6560" w:author="Visone Rossana (GSE)" w:date="2025-09-09T10:57:00Z" w16du:dateUtc="2025-09-09T08:57:00Z"/>
              </w:rPr>
            </w:pPr>
            <w:del w:id="6561" w:author="Visone Rossana (GSE)" w:date="2025-09-09T10:57:00Z" w16du:dateUtc="2025-09-09T08:57:00Z">
              <w:r w:rsidRPr="00BA5C91" w:rsidDel="00E608AB">
                <w:delText xml:space="preserve">gli ex </w:delText>
              </w:r>
              <w:r w:rsidRPr="00BA5C91" w:rsidDel="00E608AB">
                <w:rPr>
                  <w:u w:val="single"/>
                </w:rPr>
                <w:delText>Istituti Autonomi Case Popolari</w:delText>
              </w:r>
              <w:r w:rsidRPr="00BA5C91" w:rsidDel="00E608AB">
                <w:delText xml:space="preserve"> comunque denominati e trasformati dalle Regioni;</w:delText>
              </w:r>
            </w:del>
          </w:p>
          <w:p w14:paraId="6329FAA9" w14:textId="13606FBE" w:rsidR="005B6BE9" w:rsidRPr="00FA11CA" w:rsidDel="00E608AB" w:rsidRDefault="005B6BE9" w:rsidP="005B6BE9">
            <w:pPr>
              <w:pStyle w:val="Paragrafoelenco"/>
              <w:numPr>
                <w:ilvl w:val="0"/>
                <w:numId w:val="26"/>
              </w:numPr>
              <w:spacing w:before="60" w:after="60"/>
              <w:ind w:left="761"/>
              <w:jc w:val="both"/>
              <w:rPr>
                <w:del w:id="6562" w:author="Visone Rossana (GSE)" w:date="2025-09-09T10:57:00Z" w16du:dateUtc="2025-09-09T08:57:00Z"/>
              </w:rPr>
            </w:pPr>
            <w:del w:id="6563" w:author="Visone Rossana (GSE)" w:date="2025-09-09T10:57:00Z" w16du:dateUtc="2025-09-09T08:57:00Z">
              <w:r w:rsidRPr="00FA11CA" w:rsidDel="00E608AB">
                <w:delText xml:space="preserve">le </w:delText>
              </w:r>
              <w:r w:rsidRPr="00FA11CA" w:rsidDel="00E608AB">
                <w:rPr>
                  <w:u w:val="single"/>
                </w:rPr>
                <w:delText>società Cooperative sociali</w:delText>
              </w:r>
              <w:r w:rsidRPr="00FA11CA" w:rsidDel="00E608AB">
                <w:delText xml:space="preserve"> costituite ai sensi della legge n. 381/1991, e s.m. e iscritte nei rispettivi albi regionali di cui alla medesima disposizione;</w:delText>
              </w:r>
            </w:del>
          </w:p>
          <w:p w14:paraId="5C821689" w14:textId="28149012" w:rsidR="005B6BE9" w:rsidRPr="00FA11CA" w:rsidDel="00E608AB" w:rsidRDefault="005B6BE9" w:rsidP="005B6BE9">
            <w:pPr>
              <w:pStyle w:val="Paragrafoelenco"/>
              <w:numPr>
                <w:ilvl w:val="0"/>
                <w:numId w:val="26"/>
              </w:numPr>
              <w:spacing w:before="60" w:after="60"/>
              <w:ind w:left="761"/>
              <w:jc w:val="both"/>
              <w:rPr>
                <w:del w:id="6564" w:author="Visone Rossana (GSE)" w:date="2025-09-09T10:57:00Z" w16du:dateUtc="2025-09-09T08:57:00Z"/>
              </w:rPr>
            </w:pPr>
            <w:del w:id="6565" w:author="Visone Rossana (GSE)" w:date="2025-09-09T10:57:00Z" w16du:dateUtc="2025-09-09T08:57:00Z">
              <w:r w:rsidRPr="00FA11CA" w:rsidDel="00E608AB">
                <w:delText xml:space="preserve">le </w:delText>
              </w:r>
              <w:r w:rsidRPr="00FA11CA" w:rsidDel="00E608AB">
                <w:rPr>
                  <w:u w:val="single"/>
                </w:rPr>
                <w:delText>Cooperative di abitanti</w:delText>
              </w:r>
              <w:r w:rsidRPr="00FA11CA" w:rsidDel="00E608AB">
                <w:delText xml:space="preserve"> (legge 164/2014) iscritte all’Albo nazionale delle società Cooperative edilizie di abitazione e dei loro consorzi costituito presso il Ministero dello sviluppo economico in base alla legge n. 59/92;</w:delText>
              </w:r>
            </w:del>
          </w:p>
          <w:p w14:paraId="05A76A41" w14:textId="00E96B6F" w:rsidR="005B6BE9" w:rsidDel="00E608AB" w:rsidRDefault="005B6BE9" w:rsidP="005B6BE9">
            <w:pPr>
              <w:pStyle w:val="Paragrafoelenco"/>
              <w:numPr>
                <w:ilvl w:val="0"/>
                <w:numId w:val="26"/>
              </w:numPr>
              <w:spacing w:before="60" w:after="60"/>
              <w:ind w:left="761"/>
              <w:jc w:val="both"/>
              <w:rPr>
                <w:del w:id="6566" w:author="Visone Rossana (GSE)" w:date="2025-09-09T10:57:00Z" w16du:dateUtc="2025-09-09T08:57:00Z"/>
              </w:rPr>
            </w:pPr>
            <w:del w:id="6567" w:author="Visone Rossana (GSE)" w:date="2025-09-09T10:57:00Z" w16du:dateUtc="2025-09-09T08:57:00Z">
              <w:r w:rsidRPr="004323A1" w:rsidDel="00E608AB">
                <w:rPr>
                  <w:u w:val="single"/>
                </w:rPr>
                <w:delText xml:space="preserve">le società in </w:delText>
              </w:r>
              <w:r w:rsidRPr="004323A1" w:rsidDel="00E608AB">
                <w:rPr>
                  <w:i/>
                  <w:iCs/>
                  <w:u w:val="single"/>
                </w:rPr>
                <w:delText>house</w:delText>
              </w:r>
              <w:r w:rsidRPr="006E6DDE" w:rsidDel="00E608AB">
                <w:delText xml:space="preserve">, </w:delText>
              </w:r>
              <w:r w:rsidR="004323A1" w:rsidRPr="004323A1" w:rsidDel="00E608AB">
                <w:rPr>
                  <w:highlight w:val="cyan"/>
                </w:rPr>
                <w:delText>come definite dall’ articolo 2, comma 1, lettera o), del decreto legislativo 19 agosto 2016, n.175</w:delText>
              </w:r>
              <w:r w:rsidR="004323A1" w:rsidRPr="004323A1" w:rsidDel="00E608AB">
                <w:delText xml:space="preserve">, </w:delText>
              </w:r>
              <w:r w:rsidRPr="006E6DDE" w:rsidDel="00E608AB">
                <w:delText>sulle quali un’Amministrazione esercita un controllo analogo o più Amministrazioni esercitano il controllo analogo congiunto, nelle quali la partecipazione di capitali privati avviene nelle forme di cui all’art. 16, comma 1, del d. lgs. n. 175 del 19 agosto 2016 e che soddisfano il requisito dell’attività prevalente di cui all’art. 16, comma 3, del decreto citato, laddove realizzino gli interventi del Conto Termico sugli immobili dell’Amministrazione o delle Amministrazioni controllanti</w:delText>
              </w:r>
              <w:r w:rsidR="00FA11CA" w:rsidDel="00E608AB">
                <w:delText>;</w:delText>
              </w:r>
            </w:del>
          </w:p>
          <w:p w14:paraId="29066A98" w14:textId="7E163CD6" w:rsidR="00FA11CA" w:rsidRPr="00FA11CA" w:rsidDel="00E608AB" w:rsidRDefault="00FA11CA" w:rsidP="005B6BE9">
            <w:pPr>
              <w:pStyle w:val="Paragrafoelenco"/>
              <w:numPr>
                <w:ilvl w:val="0"/>
                <w:numId w:val="26"/>
              </w:numPr>
              <w:spacing w:before="60" w:after="60"/>
              <w:ind w:left="761"/>
              <w:jc w:val="both"/>
              <w:rPr>
                <w:del w:id="6568" w:author="Visone Rossana (GSE)" w:date="2025-09-09T10:57:00Z" w16du:dateUtc="2025-09-09T08:57:00Z"/>
              </w:rPr>
            </w:pPr>
            <w:del w:id="6569" w:author="Visone Rossana (GSE)" w:date="2025-09-09T10:57:00Z" w16du:dateUtc="2025-09-09T08:57:00Z">
              <w:r w:rsidRPr="00FA11CA" w:rsidDel="00E608AB">
                <w:delText>gli enti contenuti nell’elenco delle amministrazioni pubbliche divulgato dall’Istituto Nazionale di Statistica (ISTAT)</w:delText>
              </w:r>
              <w:r w:rsidDel="00E608AB">
                <w:delText>,</w:delText>
              </w:r>
              <w:r w:rsidRPr="00FA11CA" w:rsidDel="00E608AB">
                <w:delText xml:space="preserve"> secondo quanto previsto dall’articolo 1, comma 3 della Legge 31 dicembre 2009, n. 196;</w:delText>
              </w:r>
            </w:del>
          </w:p>
          <w:p w14:paraId="2490F8F6" w14:textId="09FBE0E3" w:rsidR="00FA11CA" w:rsidRPr="006E6DDE" w:rsidDel="00E608AB" w:rsidRDefault="00FA11CA" w:rsidP="005B6BE9">
            <w:pPr>
              <w:pStyle w:val="Paragrafoelenco"/>
              <w:numPr>
                <w:ilvl w:val="0"/>
                <w:numId w:val="26"/>
              </w:numPr>
              <w:spacing w:before="60" w:after="60"/>
              <w:ind w:left="761"/>
              <w:jc w:val="both"/>
              <w:rPr>
                <w:del w:id="6570" w:author="Visone Rossana (GSE)" w:date="2025-09-09T10:57:00Z" w16du:dateUtc="2025-09-09T08:57:00Z"/>
              </w:rPr>
            </w:pPr>
            <w:del w:id="6571" w:author="Visone Rossana (GSE)" w:date="2025-09-09T10:57:00Z" w16du:dateUtc="2025-09-09T08:57:00Z">
              <w:r w:rsidRPr="00FA11CA" w:rsidDel="00E608AB">
                <w:delText>i c</w:delText>
              </w:r>
              <w:commentRangeStart w:id="6572"/>
              <w:r w:rsidRPr="00FA11CA" w:rsidDel="00E608AB">
                <w:delText xml:space="preserve">oncessionari </w:delText>
              </w:r>
              <w:commentRangeEnd w:id="6572"/>
              <w:r w:rsidR="00D82FA6" w:rsidRPr="00FA11CA" w:rsidDel="00E608AB">
                <w:rPr>
                  <w:rStyle w:val="Rimandocommento"/>
                  <w:sz w:val="24"/>
                </w:rPr>
                <w:commentReference w:id="6572"/>
              </w:r>
              <w:r w:rsidRPr="00FA11CA" w:rsidDel="00E608AB">
                <w:delText>che gestisc</w:delText>
              </w:r>
              <w:r w:rsidDel="00E608AB">
                <w:delText>o</w:delText>
              </w:r>
              <w:r w:rsidRPr="00FA11CA" w:rsidDel="00E608AB">
                <w:delText>no servizi pubblici utilizzando immobili di Enti territoriali o locali</w:delText>
              </w:r>
              <w:r w:rsidDel="00E608AB">
                <w:delText>.</w:delText>
              </w:r>
            </w:del>
          </w:p>
          <w:p w14:paraId="02A3E2FC" w14:textId="53BFBFC5" w:rsidR="005B6BE9" w:rsidDel="00E608AB" w:rsidRDefault="005B6BE9">
            <w:pPr>
              <w:spacing w:before="60" w:after="60"/>
              <w:jc w:val="both"/>
              <w:rPr>
                <w:del w:id="6573" w:author="Visone Rossana (GSE)" w:date="2025-09-09T10:57:00Z" w16du:dateUtc="2025-09-09T08:57:00Z"/>
              </w:rPr>
            </w:pPr>
            <w:del w:id="6574" w:author="Visone Rossana (GSE)" w:date="2025-09-09T10:57:00Z" w16du:dateUtc="2025-09-09T08:57:00Z">
              <w:r w:rsidDel="00E608AB">
                <w:delText xml:space="preserve">Le categorie di cui alle lettere </w:delText>
              </w:r>
              <w:r w:rsidRPr="004323A1" w:rsidDel="00E608AB">
                <w:rPr>
                  <w:highlight w:val="yellow"/>
                </w:rPr>
                <w:delText>d) ed e</w:delText>
              </w:r>
              <w:r w:rsidDel="00E608AB">
                <w:delText xml:space="preserve">) </w:delText>
              </w:r>
              <w:r w:rsidRPr="008F4F1C" w:rsidDel="00E608AB">
                <w:rPr>
                  <w:highlight w:val="yellow"/>
                </w:rPr>
                <w:delText>sono equiparate alla Pubblica Amministrazione ai soli fini dell’accesso agli interventi afferenti al</w:delText>
              </w:r>
              <w:r w:rsidR="008F4F1C" w:rsidRPr="008F4F1C" w:rsidDel="00E608AB">
                <w:rPr>
                  <w:highlight w:val="yellow"/>
                </w:rPr>
                <w:delText xml:space="preserve"> Titolo II</w:delText>
              </w:r>
              <w:r w:rsidRPr="008F4F1C" w:rsidDel="00E608AB">
                <w:rPr>
                  <w:highlight w:val="yellow"/>
                </w:rPr>
                <w:delText>.</w:delText>
              </w:r>
            </w:del>
          </w:p>
          <w:p w14:paraId="644786D5" w14:textId="184FE8C1" w:rsidR="005B6BE9" w:rsidDel="00E608AB" w:rsidRDefault="005B6BE9">
            <w:pPr>
              <w:spacing w:before="60" w:after="60"/>
              <w:jc w:val="both"/>
              <w:rPr>
                <w:del w:id="6575" w:author="Visone Rossana (GSE)" w:date="2025-09-09T10:57:00Z" w16du:dateUtc="2025-09-09T08:57:00Z"/>
              </w:rPr>
            </w:pPr>
            <w:del w:id="6576" w:author="Visone Rossana (GSE)" w:date="2025-09-09T10:57:00Z" w16du:dateUtc="2025-09-09T08:57:00Z">
              <w:r w:rsidDel="00E608AB">
                <w:delText>Il GSE potrà richiedere, in fase di istruttoria, l’atto costitutivo e/o lo statuto al fine della identificazione e riconduzione dell’ente e/o della società nella specifica categoria di amministrazione pubblica prevista dal Decreto.</w:delText>
              </w:r>
            </w:del>
          </w:p>
          <w:p w14:paraId="270C7672" w14:textId="1DD88A9F" w:rsidR="005B6BE9" w:rsidRPr="006E6DDE" w:rsidDel="00E608AB" w:rsidRDefault="005B6BE9">
            <w:pPr>
              <w:spacing w:before="60" w:after="60"/>
              <w:jc w:val="both"/>
              <w:rPr>
                <w:del w:id="6577" w:author="Visone Rossana (GSE)" w:date="2025-09-09T10:57:00Z" w16du:dateUtc="2025-09-09T08:57:00Z"/>
              </w:rPr>
            </w:pPr>
            <w:del w:id="6578" w:author="Visone Rossana (GSE)" w:date="2025-09-09T10:57:00Z" w16du:dateUtc="2025-09-09T08:57:00Z">
              <w:r w:rsidRPr="006E6DDE" w:rsidDel="00E608AB">
                <w:delText>In merito, per la riconduzione, agli effetti, in società</w:delText>
              </w:r>
              <w:r w:rsidRPr="006E6DDE" w:rsidDel="00E608AB">
                <w:rPr>
                  <w:i/>
                  <w:iCs/>
                </w:rPr>
                <w:delText xml:space="preserve"> in house</w:delText>
              </w:r>
              <w:r w:rsidRPr="006E6DDE" w:rsidDel="00E608AB">
                <w:delText xml:space="preserve"> della pubblica amministrazione, in sede di istruttoria andranno accertati:</w:delText>
              </w:r>
            </w:del>
          </w:p>
          <w:p w14:paraId="2428AE76" w14:textId="28B27F28" w:rsidR="005B6BE9" w:rsidRPr="006E6DDE" w:rsidDel="00E608AB" w:rsidRDefault="005B6BE9" w:rsidP="005B6BE9">
            <w:pPr>
              <w:pStyle w:val="Paragrafoelenco"/>
              <w:numPr>
                <w:ilvl w:val="0"/>
                <w:numId w:val="25"/>
              </w:numPr>
              <w:spacing w:before="60" w:after="60"/>
              <w:ind w:left="619"/>
              <w:jc w:val="both"/>
              <w:rPr>
                <w:del w:id="6579" w:author="Visone Rossana (GSE)" w:date="2025-09-09T10:57:00Z" w16du:dateUtc="2025-09-09T08:57:00Z"/>
              </w:rPr>
            </w:pPr>
            <w:del w:id="6580" w:author="Visone Rossana (GSE)" w:date="2025-09-09T10:57:00Z" w16du:dateUtc="2025-09-09T08:57:00Z">
              <w:r w:rsidRPr="006E6DDE" w:rsidDel="00E608AB">
                <w:delText>il patrimonio interamente pubblico ovvero la partecipazione privata secondo quanto previsto all’art. 16, comma 1, del d. lgs. n. 175 del 19 agosto 2016;</w:delText>
              </w:r>
            </w:del>
          </w:p>
          <w:p w14:paraId="47B99D70" w14:textId="39EC3D2F" w:rsidR="005B6BE9" w:rsidRPr="006E6DDE" w:rsidDel="00E608AB" w:rsidRDefault="005B6BE9" w:rsidP="005B6BE9">
            <w:pPr>
              <w:pStyle w:val="NormaleWeb"/>
              <w:numPr>
                <w:ilvl w:val="0"/>
                <w:numId w:val="25"/>
              </w:numPr>
              <w:shd w:val="clear" w:color="auto" w:fill="FFFFFF"/>
              <w:spacing w:before="0" w:beforeAutospacing="0" w:after="0" w:afterAutospacing="0"/>
              <w:ind w:left="619"/>
              <w:jc w:val="both"/>
              <w:rPr>
                <w:del w:id="6581" w:author="Visone Rossana (GSE)" w:date="2025-09-09T10:57:00Z" w16du:dateUtc="2025-09-09T08:57:00Z"/>
                <w:rFonts w:asciiTheme="minorHAnsi" w:eastAsiaTheme="minorEastAsia" w:hAnsiTheme="minorHAnsi" w:cstheme="minorBidi"/>
                <w:sz w:val="22"/>
                <w:szCs w:val="22"/>
              </w:rPr>
            </w:pPr>
            <w:del w:id="6582" w:author="Visone Rossana (GSE)" w:date="2025-09-09T10:57:00Z" w16du:dateUtc="2025-09-09T08:57:00Z">
              <w:r w:rsidRPr="006E6DDE" w:rsidDel="00E608AB">
                <w:rPr>
                  <w:rFonts w:asciiTheme="minorHAnsi" w:eastAsiaTheme="minorEastAsia" w:hAnsiTheme="minorHAnsi" w:cstheme="minorBidi"/>
                  <w:sz w:val="22"/>
                  <w:szCs w:val="22"/>
                </w:rPr>
                <w:delText>che oltre l’80 % dell’attività sociale sia riferibile all’esercizio del servizio pubblico affidatole;</w:delText>
              </w:r>
            </w:del>
          </w:p>
          <w:p w14:paraId="36D9B0D9" w14:textId="4BB55C75" w:rsidR="005B6BE9" w:rsidRPr="006E6DDE" w:rsidDel="00E608AB" w:rsidRDefault="005B6BE9" w:rsidP="005B6BE9">
            <w:pPr>
              <w:pStyle w:val="Paragrafoelenco"/>
              <w:numPr>
                <w:ilvl w:val="0"/>
                <w:numId w:val="25"/>
              </w:numPr>
              <w:ind w:left="619"/>
              <w:rPr>
                <w:del w:id="6583" w:author="Visone Rossana (GSE)" w:date="2025-09-09T10:57:00Z" w16du:dateUtc="2025-09-09T08:57:00Z"/>
              </w:rPr>
            </w:pPr>
            <w:del w:id="6584" w:author="Visone Rossana (GSE)" w:date="2025-09-09T10:57:00Z" w16du:dateUtc="2025-09-09T08:57:00Z">
              <w:r w:rsidRPr="006E6DDE" w:rsidDel="00E608AB">
                <w:delText>l’assoggettamento al controllo dell’ente o degli altri enti pubblici titolari del capitale sociale analogo a quello esercitato sui propri servizi.</w:delText>
              </w:r>
            </w:del>
          </w:p>
          <w:p w14:paraId="58624288" w14:textId="3549873B" w:rsidR="005B6BE9" w:rsidRPr="00B275D0" w:rsidDel="00E608AB" w:rsidRDefault="005B6BE9">
            <w:pPr>
              <w:pStyle w:val="Paragrafoelenco"/>
              <w:numPr>
                <w:ilvl w:val="0"/>
                <w:numId w:val="25"/>
              </w:numPr>
              <w:ind w:left="619"/>
              <w:rPr>
                <w:del w:id="6585" w:author="Visone Rossana (GSE)" w:date="2025-09-09T10:57:00Z" w16du:dateUtc="2025-09-09T08:57:00Z"/>
              </w:rPr>
              <w:pPrChange w:id="6586" w:author="Visone Rossana (GSE)" w:date="2025-09-09T10:57:00Z" w16du:dateUtc="2025-09-09T08:57:00Z">
                <w:pPr>
                  <w:framePr w:hSpace="141" w:vSpace="100" w:wrap="around" w:vAnchor="text" w:hAnchor="text" w:x="140"/>
                  <w:spacing w:before="60" w:after="60"/>
                  <w:jc w:val="both"/>
                </w:pPr>
              </w:pPrChange>
            </w:pPr>
          </w:p>
        </w:tc>
      </w:tr>
    </w:tbl>
    <w:p w14:paraId="2B5CDED6" w14:textId="77777777" w:rsidR="009A3A3B" w:rsidRDefault="005772F3" w:rsidP="009D230A">
      <w:pPr>
        <w:pStyle w:val="NORMALEGSE"/>
        <w:spacing w:after="120" w:line="276" w:lineRule="auto"/>
        <w:jc w:val="both"/>
        <w:rPr>
          <w:ins w:id="6587" w:author="Visone Rossana (GSE)" w:date="2025-10-17T18:14:00Z" w16du:dateUtc="2025-10-17T16:14:00Z"/>
          <w:rFonts w:asciiTheme="minorHAnsi" w:hAnsiTheme="minorHAnsi" w:cstheme="minorBidi"/>
          <w:sz w:val="22"/>
          <w:szCs w:val="22"/>
        </w:rPr>
      </w:pPr>
      <w:ins w:id="6588" w:author="Visone Rossana (GSE)" w:date="2025-09-23T14:15:00Z">
        <w:del w:id="6589" w:author="Santagata Fabiana (GSE)" w:date="2025-10-01T15:25:00Z">
          <w:r w:rsidRPr="528FD81D" w:rsidDel="005772F3">
            <w:rPr>
              <w:rFonts w:asciiTheme="minorHAnsi" w:hAnsiTheme="minorHAnsi" w:cstheme="minorBidi"/>
              <w:sz w:val="22"/>
              <w:szCs w:val="22"/>
            </w:rPr>
            <w:delText>Per impres</w:delText>
          </w:r>
        </w:del>
      </w:ins>
      <w:ins w:id="6590" w:author="Visone Rossana (GSE)" w:date="2025-09-23T14:16:00Z">
        <w:del w:id="6591" w:author="Santagata Fabiana (GSE)" w:date="2025-10-01T15:25:00Z">
          <w:r w:rsidRPr="528FD81D" w:rsidDel="005772F3">
            <w:rPr>
              <w:rFonts w:asciiTheme="minorHAnsi" w:hAnsiTheme="minorHAnsi" w:cstheme="minorBidi"/>
              <w:sz w:val="22"/>
              <w:szCs w:val="22"/>
            </w:rPr>
            <w:delText>e si intendono, a</w:delText>
          </w:r>
        </w:del>
      </w:ins>
      <w:ins w:id="6592" w:author="Santagata Fabiana (GSE)" w:date="2025-10-01T15:25:00Z">
        <w:r w:rsidR="0C8D6091" w:rsidRPr="528FD81D">
          <w:rPr>
            <w:rFonts w:asciiTheme="minorHAnsi" w:hAnsiTheme="minorHAnsi" w:cstheme="minorBidi"/>
            <w:sz w:val="22"/>
            <w:szCs w:val="22"/>
          </w:rPr>
          <w:t>A</w:t>
        </w:r>
      </w:ins>
      <w:ins w:id="6593" w:author="Visone Rossana (GSE)" w:date="2025-09-23T14:16:00Z">
        <w:r w:rsidRPr="528FD81D">
          <w:rPr>
            <w:rFonts w:asciiTheme="minorHAnsi" w:hAnsiTheme="minorHAnsi" w:cstheme="minorBidi"/>
            <w:sz w:val="22"/>
            <w:szCs w:val="22"/>
          </w:rPr>
          <w:t>i sensi dell’art. 2, comma 1, lett. s)</w:t>
        </w:r>
      </w:ins>
      <w:ins w:id="6594" w:author="Santagata Fabiana (GSE)" w:date="2025-10-01T15:25:00Z">
        <w:r w:rsidR="6F8110DC" w:rsidRPr="528FD81D">
          <w:rPr>
            <w:rFonts w:asciiTheme="minorHAnsi" w:hAnsiTheme="minorHAnsi" w:cstheme="minorBidi"/>
            <w:sz w:val="22"/>
            <w:szCs w:val="22"/>
          </w:rPr>
          <w:t>,</w:t>
        </w:r>
      </w:ins>
      <w:ins w:id="6595" w:author="Visone Rossana (GSE)" w:date="2025-09-28T18:46:00Z">
        <w:r w:rsidR="000276D0" w:rsidRPr="528FD81D">
          <w:rPr>
            <w:rFonts w:asciiTheme="minorHAnsi" w:hAnsiTheme="minorHAnsi" w:cstheme="minorBidi"/>
            <w:sz w:val="22"/>
            <w:szCs w:val="22"/>
          </w:rPr>
          <w:t xml:space="preserve"> del Decreto</w:t>
        </w:r>
      </w:ins>
      <w:ins w:id="6596" w:author="Visone Rossana (GSE)" w:date="2025-09-23T14:16:00Z">
        <w:r w:rsidRPr="528FD81D">
          <w:rPr>
            <w:rFonts w:asciiTheme="minorHAnsi" w:hAnsiTheme="minorHAnsi" w:cstheme="minorBidi"/>
            <w:sz w:val="22"/>
            <w:szCs w:val="22"/>
          </w:rPr>
          <w:t>,</w:t>
        </w:r>
      </w:ins>
      <w:ins w:id="6597" w:author="Santagata Fabiana (GSE)" w:date="2025-10-01T15:25:00Z">
        <w:r w:rsidR="432298F0" w:rsidRPr="528FD81D">
          <w:rPr>
            <w:rFonts w:asciiTheme="minorHAnsi" w:hAnsiTheme="minorHAnsi" w:cstheme="minorBidi"/>
            <w:sz w:val="22"/>
            <w:szCs w:val="22"/>
          </w:rPr>
          <w:t xml:space="preserve"> s</w:t>
        </w:r>
      </w:ins>
      <w:ins w:id="6598" w:author="Santagata Fabiana (GSE)" w:date="2025-10-01T15:26:00Z">
        <w:r w:rsidR="432298F0" w:rsidRPr="528FD81D">
          <w:rPr>
            <w:rFonts w:asciiTheme="minorHAnsi" w:hAnsiTheme="minorHAnsi" w:cstheme="minorBidi"/>
            <w:sz w:val="22"/>
            <w:szCs w:val="22"/>
          </w:rPr>
          <w:t>i definisce</w:t>
        </w:r>
      </w:ins>
      <w:ins w:id="6599" w:author="Santagata Fabiana (GSE)" w:date="2025-10-01T15:25:00Z">
        <w:r w:rsidR="432298F0" w:rsidRPr="528FD81D">
          <w:rPr>
            <w:rFonts w:asciiTheme="minorHAnsi" w:hAnsiTheme="minorHAnsi" w:cstheme="minorBidi"/>
            <w:sz w:val="22"/>
            <w:szCs w:val="22"/>
          </w:rPr>
          <w:t xml:space="preserve"> </w:t>
        </w:r>
      </w:ins>
      <w:ins w:id="6600" w:author="Santagata Fabiana (GSE)" w:date="2025-10-01T15:26:00Z">
        <w:r w:rsidR="432298F0" w:rsidRPr="528FD81D">
          <w:rPr>
            <w:rFonts w:asciiTheme="minorHAnsi" w:hAnsiTheme="minorHAnsi" w:cstheme="minorBidi"/>
            <w:sz w:val="22"/>
            <w:szCs w:val="22"/>
          </w:rPr>
          <w:t>“</w:t>
        </w:r>
      </w:ins>
      <w:ins w:id="6601" w:author="Santagata Fabiana (GSE)" w:date="2025-10-01T15:25:00Z">
        <w:r w:rsidR="432298F0" w:rsidRPr="528FD81D">
          <w:rPr>
            <w:rFonts w:asciiTheme="minorHAnsi" w:hAnsiTheme="minorHAnsi" w:cstheme="minorBidi"/>
            <w:sz w:val="22"/>
            <w:szCs w:val="22"/>
          </w:rPr>
          <w:t>impres</w:t>
        </w:r>
      </w:ins>
      <w:ins w:id="6602" w:author="Santagata Fabiana (GSE)" w:date="2025-10-01T15:26:00Z">
        <w:r w:rsidR="432298F0" w:rsidRPr="528FD81D">
          <w:rPr>
            <w:rFonts w:asciiTheme="minorHAnsi" w:hAnsiTheme="minorHAnsi" w:cstheme="minorBidi"/>
            <w:sz w:val="22"/>
            <w:szCs w:val="22"/>
          </w:rPr>
          <w:t>a”</w:t>
        </w:r>
      </w:ins>
      <w:ins w:id="6603" w:author="Santagata Fabiana (GSE)" w:date="2025-10-01T15:25:00Z">
        <w:r w:rsidR="432298F0" w:rsidRPr="528FD81D">
          <w:rPr>
            <w:rFonts w:asciiTheme="minorHAnsi" w:hAnsiTheme="minorHAnsi" w:cstheme="minorBidi"/>
            <w:sz w:val="22"/>
            <w:szCs w:val="22"/>
          </w:rPr>
          <w:t xml:space="preserve"> </w:t>
        </w:r>
      </w:ins>
      <w:ins w:id="6604" w:author="Santagata Fabiana (GSE)" w:date="2025-10-01T15:26:00Z">
        <w:r w:rsidR="432298F0" w:rsidRPr="528FD81D">
          <w:rPr>
            <w:rFonts w:asciiTheme="minorHAnsi" w:hAnsiTheme="minorHAnsi" w:cstheme="minorBidi"/>
            <w:sz w:val="22"/>
            <w:szCs w:val="22"/>
          </w:rPr>
          <w:t>qualsia</w:t>
        </w:r>
      </w:ins>
      <w:ins w:id="6605" w:author="Visone Rossana (GSE)" w:date="2025-09-23T14:16:00Z">
        <w:del w:id="6606" w:author="Santagata Fabiana (GSE)" w:date="2025-10-01T15:25:00Z">
          <w:r w:rsidRPr="528FD81D" w:rsidDel="005772F3">
            <w:rPr>
              <w:rFonts w:asciiTheme="minorHAnsi" w:hAnsiTheme="minorHAnsi" w:cstheme="minorBidi"/>
              <w:sz w:val="22"/>
              <w:szCs w:val="22"/>
            </w:rPr>
            <w:delText xml:space="preserve"> </w:delText>
          </w:r>
        </w:del>
      </w:ins>
      <w:ins w:id="6607" w:author="Visone Rossana (GSE)" w:date="2025-09-23T14:17:00Z">
        <w:del w:id="6608" w:author="Santagata Fabiana (GSE)" w:date="2025-10-01T15:25:00Z">
          <w:r w:rsidRPr="528FD81D" w:rsidDel="005772F3">
            <w:rPr>
              <w:rFonts w:asciiTheme="minorHAnsi" w:hAnsiTheme="minorHAnsi" w:cstheme="minorBidi"/>
              <w:sz w:val="22"/>
              <w:szCs w:val="22"/>
            </w:rPr>
            <w:delText>qualsia</w:delText>
          </w:r>
        </w:del>
        <w:r w:rsidRPr="528FD81D">
          <w:rPr>
            <w:rFonts w:asciiTheme="minorHAnsi" w:hAnsiTheme="minorHAnsi" w:cstheme="minorBidi"/>
            <w:sz w:val="22"/>
            <w:szCs w:val="22"/>
          </w:rPr>
          <w:t>si entità che eserciti un’attività economica, indipendentemente dalla forma giuridica, dalle modalità di finanziamento e dal perseguimento di uno scopo di lucro. In particolare, sono considerate tali le entità che esercitano un'attività artigianale o altre attività a titolo individuale o familiare, le società di persone o le associazioni che esercitano regolarmente un'attività economica. Tra le imprese sono incluse anche quelle costituite in forma aggregata, quali a titolo non esaustivo</w:t>
        </w:r>
      </w:ins>
      <w:ins w:id="6609" w:author="Santagata Fabiana (GSE)" w:date="2025-10-01T15:26:00Z">
        <w:r w:rsidR="5D81BCD0" w:rsidRPr="528FD81D">
          <w:rPr>
            <w:rFonts w:asciiTheme="minorHAnsi" w:hAnsiTheme="minorHAnsi" w:cstheme="minorBidi"/>
            <w:sz w:val="22"/>
            <w:szCs w:val="22"/>
          </w:rPr>
          <w:t>,</w:t>
        </w:r>
      </w:ins>
      <w:ins w:id="6610" w:author="Visone Rossana (GSE)" w:date="2025-09-23T14:17:00Z">
        <w:r w:rsidRPr="528FD81D">
          <w:rPr>
            <w:rFonts w:asciiTheme="minorHAnsi" w:hAnsiTheme="minorHAnsi" w:cstheme="minorBidi"/>
            <w:sz w:val="22"/>
            <w:szCs w:val="22"/>
          </w:rPr>
          <w:t xml:space="preserve"> le associazioni temporanee di impresa, i raggruppamenti di imprese, le società di scopo e i consorzi.</w:t>
        </w:r>
      </w:ins>
      <w:ins w:id="6611" w:author="Visone Rossana (GSE)" w:date="2025-10-17T18:13:00Z" w16du:dateUtc="2025-10-17T16:13:00Z">
        <w:r w:rsidR="009D230A">
          <w:rPr>
            <w:rFonts w:asciiTheme="minorHAnsi" w:hAnsiTheme="minorHAnsi" w:cstheme="minorBidi"/>
            <w:sz w:val="22"/>
            <w:szCs w:val="22"/>
          </w:rPr>
          <w:t xml:space="preserve"> </w:t>
        </w:r>
      </w:ins>
    </w:p>
    <w:p w14:paraId="4FA20AFE" w14:textId="0ED710D4" w:rsidR="002C62C0" w:rsidRDefault="009D230A" w:rsidP="009D230A">
      <w:pPr>
        <w:pStyle w:val="NORMALEGSE"/>
        <w:spacing w:after="120" w:line="276" w:lineRule="auto"/>
        <w:jc w:val="both"/>
        <w:rPr>
          <w:ins w:id="6612" w:author="Visone Rossana (GSE)" w:date="2025-09-23T14:18:00Z" w16du:dateUtc="2025-09-23T12:18:00Z"/>
          <w:rFonts w:asciiTheme="minorHAnsi" w:hAnsiTheme="minorHAnsi" w:cstheme="minorBidi"/>
          <w:sz w:val="22"/>
          <w:szCs w:val="22"/>
        </w:rPr>
      </w:pPr>
      <w:ins w:id="6613" w:author="Visone Rossana (GSE)" w:date="2025-10-17T18:14:00Z" w16du:dateUtc="2025-10-17T16:14:00Z">
        <w:r w:rsidRPr="009A3A3B">
          <w:rPr>
            <w:rFonts w:asciiTheme="minorHAnsi" w:hAnsiTheme="minorHAnsi" w:cstheme="minorBidi"/>
            <w:sz w:val="22"/>
            <w:szCs w:val="22"/>
            <w:highlight w:val="cyan"/>
            <w:rPrChange w:id="6614" w:author="Visone Rossana (GSE)" w:date="2025-10-17T18:14:00Z" w16du:dateUtc="2025-10-17T16:14:00Z">
              <w:rPr>
                <w:rFonts w:asciiTheme="minorHAnsi" w:hAnsiTheme="minorHAnsi" w:cstheme="minorBidi"/>
                <w:sz w:val="22"/>
                <w:szCs w:val="22"/>
              </w:rPr>
            </w:rPrChange>
          </w:rPr>
          <w:t xml:space="preserve">Rientrano nelle imprese anche le </w:t>
        </w:r>
        <w:r w:rsidR="009A3A3B">
          <w:rPr>
            <w:rFonts w:asciiTheme="minorHAnsi" w:hAnsiTheme="minorHAnsi" w:cstheme="minorBidi"/>
            <w:sz w:val="22"/>
            <w:szCs w:val="22"/>
            <w:highlight w:val="cyan"/>
          </w:rPr>
          <w:t>a</w:t>
        </w:r>
      </w:ins>
      <w:ins w:id="6615" w:author="Visone Rossana (GSE)" w:date="2025-10-17T18:13:00Z" w16du:dateUtc="2025-10-17T16:13:00Z">
        <w:r w:rsidRPr="009A3A3B">
          <w:rPr>
            <w:rFonts w:asciiTheme="minorHAnsi" w:hAnsiTheme="minorHAnsi" w:cstheme="minorBidi"/>
            <w:sz w:val="22"/>
            <w:szCs w:val="22"/>
            <w:highlight w:val="cyan"/>
            <w:rPrChange w:id="6616" w:author="Visone Rossana (GSE)" w:date="2025-10-17T18:14:00Z" w16du:dateUtc="2025-10-17T16:14:00Z">
              <w:rPr>
                <w:rFonts w:asciiTheme="minorHAnsi" w:hAnsiTheme="minorHAnsi" w:cstheme="minorBidi"/>
                <w:sz w:val="22"/>
                <w:szCs w:val="22"/>
              </w:rPr>
            </w:rPrChange>
          </w:rPr>
          <w:t>ziend</w:t>
        </w:r>
      </w:ins>
      <w:ins w:id="6617" w:author="Visone Rossana (GSE)" w:date="2025-10-17T18:14:00Z" w16du:dateUtc="2025-10-17T16:14:00Z">
        <w:r w:rsidR="009A3A3B">
          <w:rPr>
            <w:rFonts w:asciiTheme="minorHAnsi" w:hAnsiTheme="minorHAnsi" w:cstheme="minorBidi"/>
            <w:sz w:val="22"/>
            <w:szCs w:val="22"/>
            <w:highlight w:val="cyan"/>
          </w:rPr>
          <w:t>e</w:t>
        </w:r>
      </w:ins>
      <w:ins w:id="6618" w:author="Visone Rossana (GSE)" w:date="2025-10-17T18:13:00Z" w16du:dateUtc="2025-10-17T16:13:00Z">
        <w:r w:rsidRPr="009A3A3B">
          <w:rPr>
            <w:rFonts w:asciiTheme="minorHAnsi" w:hAnsiTheme="minorHAnsi" w:cstheme="minorBidi"/>
            <w:sz w:val="22"/>
            <w:szCs w:val="22"/>
            <w:highlight w:val="cyan"/>
            <w:rPrChange w:id="6619" w:author="Visone Rossana (GSE)" w:date="2025-10-17T18:14:00Z" w16du:dateUtc="2025-10-17T16:14:00Z">
              <w:rPr>
                <w:rFonts w:asciiTheme="minorHAnsi" w:hAnsiTheme="minorHAnsi" w:cstheme="minorBidi"/>
                <w:sz w:val="22"/>
                <w:szCs w:val="22"/>
              </w:rPr>
            </w:rPrChange>
          </w:rPr>
          <w:t xml:space="preserve"> agricol</w:t>
        </w:r>
      </w:ins>
      <w:ins w:id="6620" w:author="Visone Rossana (GSE)" w:date="2025-10-17T18:14:00Z" w16du:dateUtc="2025-10-17T16:14:00Z">
        <w:r w:rsidR="009A3A3B">
          <w:rPr>
            <w:rFonts w:asciiTheme="minorHAnsi" w:hAnsiTheme="minorHAnsi" w:cstheme="minorBidi"/>
            <w:sz w:val="22"/>
            <w:szCs w:val="22"/>
            <w:highlight w:val="cyan"/>
          </w:rPr>
          <w:t>e</w:t>
        </w:r>
        <w:r w:rsidRPr="009A3A3B">
          <w:rPr>
            <w:rFonts w:asciiTheme="minorHAnsi" w:hAnsiTheme="minorHAnsi" w:cstheme="minorBidi"/>
            <w:sz w:val="22"/>
            <w:szCs w:val="22"/>
            <w:highlight w:val="cyan"/>
            <w:rPrChange w:id="6621" w:author="Visone Rossana (GSE)" w:date="2025-10-17T18:14:00Z" w16du:dateUtc="2025-10-17T16:14:00Z">
              <w:rPr>
                <w:rFonts w:asciiTheme="minorHAnsi" w:hAnsiTheme="minorHAnsi" w:cstheme="minorBidi"/>
                <w:sz w:val="22"/>
                <w:szCs w:val="22"/>
              </w:rPr>
            </w:rPrChange>
          </w:rPr>
          <w:t xml:space="preserve"> e </w:t>
        </w:r>
      </w:ins>
      <w:ins w:id="6622" w:author="Visone Rossana (GSE)" w:date="2025-10-17T18:13:00Z" w16du:dateUtc="2025-10-17T16:13:00Z">
        <w:del w:id="6623" w:author="Visone Rossana (GSE)" w:date="2025-10-19T20:11:00Z" w16du:dateUtc="2025-10-19T18:11:00Z">
          <w:r w:rsidRPr="009A3A3B" w:rsidDel="00BD7EED">
            <w:rPr>
              <w:rFonts w:asciiTheme="minorHAnsi" w:hAnsiTheme="minorHAnsi" w:cstheme="minorBidi"/>
              <w:sz w:val="22"/>
              <w:szCs w:val="22"/>
              <w:highlight w:val="cyan"/>
              <w:rPrChange w:id="6624" w:author="Visone Rossana (GSE)" w:date="2025-10-17T18:14:00Z" w16du:dateUtc="2025-10-17T16:14:00Z">
                <w:rPr>
                  <w:rFonts w:asciiTheme="minorHAnsi" w:hAnsiTheme="minorHAnsi" w:cstheme="minorBidi"/>
                  <w:sz w:val="22"/>
                  <w:szCs w:val="22"/>
                </w:rPr>
              </w:rPrChange>
            </w:rPr>
            <w:delText xml:space="preserve"> </w:delText>
          </w:r>
        </w:del>
      </w:ins>
      <w:ins w:id="6625" w:author="Visone Rossana (GSE)" w:date="2025-10-17T18:14:00Z" w16du:dateUtc="2025-10-17T16:14:00Z">
        <w:r w:rsidR="009A3A3B" w:rsidRPr="009A3A3B">
          <w:rPr>
            <w:rFonts w:asciiTheme="minorHAnsi" w:hAnsiTheme="minorHAnsi" w:cstheme="minorBidi"/>
            <w:sz w:val="22"/>
            <w:szCs w:val="22"/>
            <w:highlight w:val="cyan"/>
            <w:rPrChange w:id="6626" w:author="Visone Rossana (GSE)" w:date="2025-10-17T18:14:00Z" w16du:dateUtc="2025-10-17T16:14:00Z">
              <w:rPr>
                <w:rFonts w:asciiTheme="minorHAnsi" w:hAnsiTheme="minorHAnsi" w:cstheme="minorBidi"/>
                <w:sz w:val="22"/>
                <w:szCs w:val="22"/>
              </w:rPr>
            </w:rPrChange>
          </w:rPr>
          <w:t>le i</w:t>
        </w:r>
      </w:ins>
      <w:ins w:id="6627" w:author="Visone Rossana (GSE)" w:date="2025-10-17T18:13:00Z" w16du:dateUtc="2025-10-17T16:13:00Z">
        <w:r w:rsidRPr="009A3A3B">
          <w:rPr>
            <w:rFonts w:asciiTheme="minorHAnsi" w:hAnsiTheme="minorHAnsi" w:cstheme="minorBidi"/>
            <w:sz w:val="22"/>
            <w:szCs w:val="22"/>
            <w:highlight w:val="cyan"/>
            <w:rPrChange w:id="6628" w:author="Visone Rossana (GSE)" w:date="2025-10-17T18:14:00Z" w16du:dateUtc="2025-10-17T16:14:00Z">
              <w:rPr>
                <w:rFonts w:asciiTheme="minorHAnsi" w:hAnsiTheme="minorHAnsi" w:cstheme="minorBidi"/>
                <w:sz w:val="22"/>
                <w:szCs w:val="22"/>
              </w:rPr>
            </w:rPrChange>
          </w:rPr>
          <w:t>mpres</w:t>
        </w:r>
      </w:ins>
      <w:ins w:id="6629" w:author="Visone Rossana (GSE)" w:date="2025-10-17T18:14:00Z" w16du:dateUtc="2025-10-17T16:14:00Z">
        <w:r w:rsidR="009A3A3B" w:rsidRPr="009A3A3B">
          <w:rPr>
            <w:rFonts w:asciiTheme="minorHAnsi" w:hAnsiTheme="minorHAnsi" w:cstheme="minorBidi"/>
            <w:sz w:val="22"/>
            <w:szCs w:val="22"/>
            <w:highlight w:val="cyan"/>
            <w:rPrChange w:id="6630" w:author="Visone Rossana (GSE)" w:date="2025-10-17T18:14:00Z" w16du:dateUtc="2025-10-17T16:14:00Z">
              <w:rPr>
                <w:rFonts w:asciiTheme="minorHAnsi" w:hAnsiTheme="minorHAnsi" w:cstheme="minorBidi"/>
                <w:sz w:val="22"/>
                <w:szCs w:val="22"/>
              </w:rPr>
            </w:rPrChange>
          </w:rPr>
          <w:t>e</w:t>
        </w:r>
      </w:ins>
      <w:ins w:id="6631" w:author="Visone Rossana (GSE)" w:date="2025-10-17T18:13:00Z" w16du:dateUtc="2025-10-17T16:13:00Z">
        <w:r w:rsidRPr="009A3A3B">
          <w:rPr>
            <w:rFonts w:asciiTheme="minorHAnsi" w:hAnsiTheme="minorHAnsi" w:cstheme="minorBidi"/>
            <w:sz w:val="22"/>
            <w:szCs w:val="22"/>
            <w:highlight w:val="cyan"/>
            <w:rPrChange w:id="6632" w:author="Visone Rossana (GSE)" w:date="2025-10-17T18:14:00Z" w16du:dateUtc="2025-10-17T16:14:00Z">
              <w:rPr>
                <w:rFonts w:asciiTheme="minorHAnsi" w:hAnsiTheme="minorHAnsi" w:cstheme="minorBidi"/>
                <w:sz w:val="22"/>
                <w:szCs w:val="22"/>
              </w:rPr>
            </w:rPrChange>
          </w:rPr>
          <w:t xml:space="preserve"> operant</w:t>
        </w:r>
      </w:ins>
      <w:ins w:id="6633" w:author="Visone Rossana (GSE)" w:date="2025-10-17T18:14:00Z" w16du:dateUtc="2025-10-17T16:14:00Z">
        <w:r w:rsidR="009A3A3B" w:rsidRPr="009A3A3B">
          <w:rPr>
            <w:rFonts w:asciiTheme="minorHAnsi" w:hAnsiTheme="minorHAnsi" w:cstheme="minorBidi"/>
            <w:sz w:val="22"/>
            <w:szCs w:val="22"/>
            <w:highlight w:val="cyan"/>
            <w:rPrChange w:id="6634" w:author="Visone Rossana (GSE)" w:date="2025-10-17T18:14:00Z" w16du:dateUtc="2025-10-17T16:14:00Z">
              <w:rPr>
                <w:rFonts w:asciiTheme="minorHAnsi" w:hAnsiTheme="minorHAnsi" w:cstheme="minorBidi"/>
                <w:sz w:val="22"/>
                <w:szCs w:val="22"/>
              </w:rPr>
            </w:rPrChange>
          </w:rPr>
          <w:t>i</w:t>
        </w:r>
      </w:ins>
      <w:ins w:id="6635" w:author="Visone Rossana (GSE)" w:date="2025-10-17T18:13:00Z" w16du:dateUtc="2025-10-17T16:13:00Z">
        <w:r w:rsidRPr="009A3A3B">
          <w:rPr>
            <w:rFonts w:asciiTheme="minorHAnsi" w:hAnsiTheme="minorHAnsi" w:cstheme="minorBidi"/>
            <w:sz w:val="22"/>
            <w:szCs w:val="22"/>
            <w:highlight w:val="cyan"/>
            <w:rPrChange w:id="6636" w:author="Visone Rossana (GSE)" w:date="2025-10-17T18:14:00Z" w16du:dateUtc="2025-10-17T16:14:00Z">
              <w:rPr>
                <w:rFonts w:asciiTheme="minorHAnsi" w:hAnsiTheme="minorHAnsi" w:cstheme="minorBidi"/>
                <w:sz w:val="22"/>
                <w:szCs w:val="22"/>
              </w:rPr>
            </w:rPrChange>
          </w:rPr>
          <w:t xml:space="preserve"> nel settore forestale</w:t>
        </w:r>
      </w:ins>
      <w:ins w:id="6637" w:author="Visone Rossana (GSE)" w:date="2025-10-17T18:14:00Z" w16du:dateUtc="2025-10-17T16:14:00Z">
        <w:r w:rsidR="009A3A3B" w:rsidRPr="009A3A3B">
          <w:rPr>
            <w:rFonts w:asciiTheme="minorHAnsi" w:hAnsiTheme="minorHAnsi" w:cstheme="minorBidi"/>
            <w:sz w:val="22"/>
            <w:szCs w:val="22"/>
            <w:highlight w:val="cyan"/>
            <w:rPrChange w:id="6638" w:author="Visone Rossana (GSE)" w:date="2025-10-17T18:14:00Z" w16du:dateUtc="2025-10-17T16:14:00Z">
              <w:rPr>
                <w:rFonts w:asciiTheme="minorHAnsi" w:hAnsiTheme="minorHAnsi" w:cstheme="minorBidi"/>
                <w:sz w:val="22"/>
                <w:szCs w:val="22"/>
              </w:rPr>
            </w:rPrChange>
          </w:rPr>
          <w:t>.</w:t>
        </w:r>
      </w:ins>
    </w:p>
    <w:p w14:paraId="10C3DEB7" w14:textId="6BAD3E13" w:rsidR="004854CB" w:rsidRPr="00715C30" w:rsidRDefault="005772F3" w:rsidP="004854CB">
      <w:pPr>
        <w:pStyle w:val="NORMALEGSE"/>
        <w:spacing w:after="120" w:line="276" w:lineRule="auto"/>
        <w:jc w:val="both"/>
        <w:rPr>
          <w:ins w:id="6639" w:author="Visone Rossana (GSE)" w:date="2025-10-07T16:57:00Z"/>
          <w:rFonts w:asciiTheme="minorHAnsi" w:hAnsiTheme="minorHAnsi" w:cstheme="minorBidi"/>
          <w:sz w:val="22"/>
          <w:szCs w:val="22"/>
          <w:rPrChange w:id="6640" w:author="Visone Rossana (GSE)" w:date="2025-10-07T16:58:00Z" w16du:dateUtc="2025-10-07T14:58:00Z">
            <w:rPr>
              <w:ins w:id="6641" w:author="Visone Rossana (GSE)" w:date="2025-10-07T16:57:00Z"/>
              <w:rFonts w:cstheme="minorBidi"/>
              <w:sz w:val="22"/>
              <w:szCs w:val="22"/>
            </w:rPr>
          </w:rPrChange>
        </w:rPr>
      </w:pPr>
      <w:ins w:id="6642" w:author="Visone Rossana (GSE)" w:date="2025-09-23T14:22:00Z">
        <w:del w:id="6643" w:author="Santagata Fabiana (GSE)" w:date="2025-10-06T15:28:00Z">
          <w:r w:rsidRPr="211B3922">
            <w:rPr>
              <w:rFonts w:asciiTheme="minorHAnsi" w:hAnsiTheme="minorHAnsi" w:cstheme="minorBidi"/>
              <w:sz w:val="22"/>
              <w:szCs w:val="22"/>
            </w:rPr>
            <w:delText xml:space="preserve">In fase di trasmissione </w:delText>
          </w:r>
          <w:r w:rsidRPr="211B3922" w:rsidDel="005772F3">
            <w:rPr>
              <w:rFonts w:asciiTheme="minorHAnsi" w:hAnsiTheme="minorHAnsi" w:cstheme="minorBidi"/>
              <w:sz w:val="22"/>
              <w:szCs w:val="22"/>
            </w:rPr>
            <w:delText>d</w:delText>
          </w:r>
        </w:del>
      </w:ins>
      <w:ins w:id="6644" w:author="Santagata Fabiana (GSE)" w:date="2025-10-06T15:28:00Z">
        <w:r w:rsidR="56A2CEB0" w:rsidRPr="211B3922">
          <w:rPr>
            <w:rFonts w:asciiTheme="minorHAnsi" w:hAnsiTheme="minorHAnsi" w:cstheme="minorBidi"/>
            <w:sz w:val="22"/>
            <w:szCs w:val="22"/>
          </w:rPr>
          <w:t>N</w:t>
        </w:r>
      </w:ins>
      <w:ins w:id="6645" w:author="Visone Rossana (GSE)" w:date="2025-09-23T14:22:00Z">
        <w:r w:rsidRPr="211B3922">
          <w:rPr>
            <w:rFonts w:asciiTheme="minorHAnsi" w:hAnsiTheme="minorHAnsi" w:cstheme="minorBidi"/>
            <w:sz w:val="22"/>
            <w:szCs w:val="22"/>
          </w:rPr>
          <w:t>ella</w:t>
        </w:r>
      </w:ins>
      <w:ins w:id="6646" w:author="Visone Rossana (GSE)" w:date="2025-09-23T14:22:00Z" w16du:dateUtc="2025-09-23T12:22:00Z">
        <w:r w:rsidRPr="211B3922">
          <w:rPr>
            <w:rFonts w:asciiTheme="minorHAnsi" w:hAnsiTheme="minorHAnsi" w:cstheme="minorBidi"/>
            <w:sz w:val="22"/>
            <w:szCs w:val="22"/>
          </w:rPr>
          <w:t xml:space="preserve"> richiesta d</w:t>
        </w:r>
      </w:ins>
      <w:ins w:id="6647" w:author="Visone Rossana (GSE)" w:date="2025-09-23T14:23:00Z" w16du:dateUtc="2025-09-23T12:23:00Z">
        <w:r w:rsidRPr="211B3922">
          <w:rPr>
            <w:rFonts w:asciiTheme="minorHAnsi" w:hAnsiTheme="minorHAnsi" w:cstheme="minorBidi"/>
            <w:sz w:val="22"/>
            <w:szCs w:val="22"/>
          </w:rPr>
          <w:t>’incentivo</w:t>
        </w:r>
      </w:ins>
      <w:ins w:id="6648" w:author="Visone Rossana (GSE)" w:date="2025-09-23T14:23:00Z">
        <w:del w:id="6649" w:author="Santagata Fabiana (GSE)" w:date="2025-10-06T15:28:00Z">
          <w:r w:rsidRPr="211B3922">
            <w:rPr>
              <w:rFonts w:asciiTheme="minorHAnsi" w:hAnsiTheme="minorHAnsi" w:cstheme="minorBidi"/>
              <w:sz w:val="22"/>
              <w:szCs w:val="22"/>
            </w:rPr>
            <w:delText>,</w:delText>
          </w:r>
        </w:del>
      </w:ins>
      <w:ins w:id="6650" w:author="Visone Rossana (GSE)" w:date="2025-09-23T14:23:00Z" w16du:dateUtc="2025-09-23T12:23:00Z">
        <w:r w:rsidRPr="211B3922">
          <w:rPr>
            <w:rFonts w:asciiTheme="minorHAnsi" w:hAnsiTheme="minorHAnsi" w:cstheme="minorBidi"/>
            <w:sz w:val="22"/>
            <w:szCs w:val="22"/>
          </w:rPr>
          <w:t xml:space="preserve"> dovrà essere dichiarat</w:t>
        </w:r>
      </w:ins>
      <w:ins w:id="6651" w:author="Visone Rossana (GSE)" w:date="2025-10-19T20:11:00Z" w16du:dateUtc="2025-10-19T18:11:00Z">
        <w:r w:rsidR="00BD7EED">
          <w:rPr>
            <w:rFonts w:asciiTheme="minorHAnsi" w:hAnsiTheme="minorHAnsi" w:cstheme="minorBidi"/>
            <w:sz w:val="22"/>
            <w:szCs w:val="22"/>
          </w:rPr>
          <w:t>o</w:t>
        </w:r>
      </w:ins>
      <w:ins w:id="6652" w:author="Visone Rossana (GSE)" w:date="2025-09-23T14:23:00Z" w16du:dateUtc="2025-09-23T12:23:00Z">
        <w:del w:id="6653" w:author="Visone Rossana (GSE)" w:date="2025-10-19T20:11:00Z" w16du:dateUtc="2025-10-19T18:11:00Z">
          <w:r w:rsidRPr="211B3922" w:rsidDel="00BD7EED">
            <w:rPr>
              <w:rFonts w:asciiTheme="minorHAnsi" w:hAnsiTheme="minorHAnsi" w:cstheme="minorBidi"/>
              <w:sz w:val="22"/>
              <w:szCs w:val="22"/>
            </w:rPr>
            <w:delText>a</w:delText>
          </w:r>
        </w:del>
      </w:ins>
      <w:ins w:id="6654" w:author="Visone Rossana (GSE)" w:date="2025-09-28T18:47:00Z" w16du:dateUtc="2025-09-28T16:47:00Z">
        <w:r w:rsidR="00B73602" w:rsidRPr="211B3922">
          <w:rPr>
            <w:rFonts w:asciiTheme="minorHAnsi" w:hAnsiTheme="minorHAnsi" w:cstheme="minorBidi"/>
            <w:sz w:val="22"/>
            <w:szCs w:val="22"/>
          </w:rPr>
          <w:t xml:space="preserve"> </w:t>
        </w:r>
      </w:ins>
      <w:ins w:id="6655" w:author="Santagata Fabiana (GSE)" w:date="2025-10-06T15:28:00Z">
        <w:r w:rsidR="6338A715" w:rsidRPr="78EA53F8">
          <w:rPr>
            <w:rFonts w:asciiTheme="minorHAnsi" w:hAnsiTheme="minorHAnsi" w:cstheme="minorBidi"/>
            <w:sz w:val="22"/>
            <w:szCs w:val="22"/>
          </w:rPr>
          <w:t xml:space="preserve">dall’impresa di essere </w:t>
        </w:r>
        <w:r w:rsidR="6338A715" w:rsidRPr="516DB33A">
          <w:rPr>
            <w:rFonts w:asciiTheme="minorHAnsi" w:hAnsiTheme="minorHAnsi" w:cstheme="minorBidi"/>
            <w:sz w:val="22"/>
            <w:szCs w:val="22"/>
          </w:rPr>
          <w:t>regolarmente isc</w:t>
        </w:r>
      </w:ins>
      <w:ins w:id="6656" w:author="Santagata Fabiana (GSE)" w:date="2025-10-06T15:29:00Z">
        <w:r w:rsidR="6338A715" w:rsidRPr="516DB33A">
          <w:rPr>
            <w:rFonts w:asciiTheme="minorHAnsi" w:hAnsiTheme="minorHAnsi" w:cstheme="minorBidi"/>
            <w:sz w:val="22"/>
            <w:szCs w:val="22"/>
          </w:rPr>
          <w:t>ritta</w:t>
        </w:r>
      </w:ins>
      <w:ins w:id="6657" w:author="Visone Rossana (GSE)" w:date="2025-10-17T18:09:00Z" w16du:dateUtc="2025-10-17T16:09:00Z">
        <w:r w:rsidR="00617C51">
          <w:rPr>
            <w:rFonts w:asciiTheme="minorHAnsi" w:hAnsiTheme="minorHAnsi" w:cstheme="minorBidi"/>
            <w:sz w:val="22"/>
            <w:szCs w:val="22"/>
          </w:rPr>
          <w:t xml:space="preserve"> </w:t>
        </w:r>
      </w:ins>
      <w:ins w:id="6658" w:author="Visone Rossana (GSE)" w:date="2025-09-24T08:53:00Z" w16du:dateUtc="2025-09-24T06:53:00Z">
        <w:del w:id="6659" w:author="Visone Rossana (GSE)" w:date="2025-09-28T18:47:00Z" w16du:dateUtc="2025-09-28T16:47:00Z">
          <w:r w:rsidR="004B16A4" w:rsidRPr="211B3922" w:rsidDel="00B73602">
            <w:rPr>
              <w:rFonts w:asciiTheme="minorHAnsi" w:hAnsiTheme="minorHAnsi" w:cstheme="minorBidi"/>
              <w:sz w:val="22"/>
              <w:szCs w:val="22"/>
            </w:rPr>
            <w:delText>,</w:delText>
          </w:r>
        </w:del>
      </w:ins>
      <w:ins w:id="6660" w:author="Visone Rossana (GSE)" w:date="2025-09-23T14:23:00Z" w16du:dateUtc="2025-09-23T12:23:00Z">
        <w:del w:id="6661" w:author="Visone Rossana (GSE)" w:date="2025-09-28T18:47:00Z" w16du:dateUtc="2025-09-28T16:47:00Z">
          <w:r w:rsidRPr="211B3922" w:rsidDel="00B73602">
            <w:rPr>
              <w:rFonts w:asciiTheme="minorHAnsi" w:hAnsiTheme="minorHAnsi" w:cstheme="minorBidi"/>
              <w:sz w:val="22"/>
              <w:szCs w:val="22"/>
            </w:rPr>
            <w:delText xml:space="preserve"> tramite DSAN redatta </w:delText>
          </w:r>
        </w:del>
      </w:ins>
      <w:ins w:id="6662" w:author="Visone Rossana (GSE)" w:date="2025-09-23T14:24:00Z" w16du:dateUtc="2025-09-23T12:24:00Z">
        <w:del w:id="6663" w:author="Visone Rossana (GSE)" w:date="2025-09-28T18:47:00Z" w16du:dateUtc="2025-09-28T16:47:00Z">
          <w:r w:rsidRPr="211B3922" w:rsidDel="00B73602">
            <w:rPr>
              <w:rFonts w:asciiTheme="minorHAnsi" w:hAnsiTheme="minorHAnsi" w:cstheme="minorBidi"/>
              <w:sz w:val="22"/>
              <w:szCs w:val="22"/>
            </w:rPr>
            <w:delText xml:space="preserve">in conformità al modello </w:delText>
          </w:r>
          <w:r w:rsidRPr="211B3922" w:rsidDel="00B73602">
            <w:rPr>
              <w:rFonts w:asciiTheme="minorHAnsi" w:hAnsiTheme="minorHAnsi" w:cstheme="minorBidi"/>
              <w:sz w:val="22"/>
              <w:szCs w:val="22"/>
              <w:highlight w:val="yellow"/>
              <w:rPrChange w:id="6664" w:author="Visone Rossana (GSE)" w:date="2025-09-23T14:24:00Z" w16du:dateUtc="2025-09-23T12:24:00Z">
                <w:rPr>
                  <w:rFonts w:asciiTheme="minorHAnsi" w:hAnsiTheme="minorHAnsi" w:cstheme="minorHAnsi"/>
                  <w:sz w:val="22"/>
                  <w:szCs w:val="22"/>
                </w:rPr>
              </w:rPrChange>
            </w:rPr>
            <w:delText>X</w:delText>
          </w:r>
          <w:r w:rsidRPr="211B3922" w:rsidDel="00B73602">
            <w:rPr>
              <w:rFonts w:asciiTheme="minorHAnsi" w:hAnsiTheme="minorHAnsi" w:cstheme="minorBidi"/>
              <w:sz w:val="22"/>
              <w:szCs w:val="22"/>
            </w:rPr>
            <w:delText>,</w:delText>
          </w:r>
        </w:del>
      </w:ins>
      <w:ins w:id="6665" w:author="Visone Rossana (GSE)" w:date="2025-09-23T14:23:00Z" w16du:dateUtc="2025-09-23T12:23:00Z">
        <w:del w:id="6666" w:author="Visone Rossana (GSE)" w:date="2025-09-28T18:47:00Z" w16du:dateUtc="2025-09-28T16:47:00Z">
          <w:r w:rsidRPr="211B3922" w:rsidDel="00B73602">
            <w:rPr>
              <w:rFonts w:asciiTheme="minorHAnsi" w:hAnsiTheme="minorHAnsi" w:cstheme="minorBidi"/>
              <w:sz w:val="22"/>
              <w:szCs w:val="22"/>
            </w:rPr>
            <w:delText xml:space="preserve"> </w:delText>
          </w:r>
        </w:del>
      </w:ins>
      <w:ins w:id="6667" w:author="Visone Rossana (GSE)" w:date="2025-09-23T14:23:00Z">
        <w:del w:id="6668" w:author="Santagata Fabiana (GSE)" w:date="2025-10-06T15:29:00Z">
          <w:r w:rsidRPr="211B3922">
            <w:rPr>
              <w:rFonts w:asciiTheme="minorHAnsi" w:hAnsiTheme="minorHAnsi" w:cstheme="minorBidi"/>
              <w:sz w:val="22"/>
              <w:szCs w:val="22"/>
            </w:rPr>
            <w:delText xml:space="preserve">l’iscrizione </w:delText>
          </w:r>
        </w:del>
      </w:ins>
      <w:ins w:id="6669" w:author="Visone Rossana (GSE)" w:date="2025-09-23T14:23:00Z" w16du:dateUtc="2025-09-23T12:23:00Z">
        <w:r w:rsidRPr="211B3922">
          <w:rPr>
            <w:rFonts w:asciiTheme="minorHAnsi" w:hAnsiTheme="minorHAnsi" w:cstheme="minorBidi"/>
            <w:sz w:val="22"/>
            <w:szCs w:val="22"/>
          </w:rPr>
          <w:t>al registro</w:t>
        </w:r>
      </w:ins>
      <w:ins w:id="6670" w:author="Visone Rossana (GSE)" w:date="2025-09-25T10:58:00Z" w16du:dateUtc="2025-09-25T08:58:00Z">
        <w:r w:rsidR="002832A2" w:rsidRPr="211B3922">
          <w:rPr>
            <w:rFonts w:asciiTheme="minorHAnsi" w:hAnsiTheme="minorHAnsi" w:cstheme="minorBidi"/>
            <w:sz w:val="22"/>
            <w:szCs w:val="22"/>
          </w:rPr>
          <w:t xml:space="preserve"> delle</w:t>
        </w:r>
      </w:ins>
      <w:ins w:id="6671" w:author="Visone Rossana (GSE)" w:date="2025-09-23T14:23:00Z" w16du:dateUtc="2025-09-23T12:23:00Z">
        <w:r w:rsidRPr="211B3922">
          <w:rPr>
            <w:rFonts w:asciiTheme="minorHAnsi" w:hAnsiTheme="minorHAnsi" w:cstheme="minorBidi"/>
            <w:sz w:val="22"/>
            <w:szCs w:val="22"/>
          </w:rPr>
          <w:t xml:space="preserve"> imprese </w:t>
        </w:r>
        <w:commentRangeStart w:id="6672"/>
        <w:commentRangeStart w:id="6673"/>
        <w:commentRangeStart w:id="6674"/>
        <w:r w:rsidRPr="00116748">
          <w:rPr>
            <w:rFonts w:asciiTheme="minorHAnsi" w:hAnsiTheme="minorHAnsi" w:cstheme="minorBidi"/>
            <w:strike/>
            <w:sz w:val="22"/>
            <w:szCs w:val="22"/>
            <w:rPrChange w:id="6675" w:author="Visone Rossana (GSE)" w:date="2025-10-19T20:11:00Z" w16du:dateUtc="2025-10-19T18:11:00Z">
              <w:rPr>
                <w:rFonts w:asciiTheme="minorHAnsi" w:hAnsiTheme="minorHAnsi" w:cstheme="minorBidi"/>
                <w:sz w:val="22"/>
                <w:szCs w:val="22"/>
              </w:rPr>
            </w:rPrChange>
          </w:rPr>
          <w:t>con indicazione del relativo codice identificativo</w:t>
        </w:r>
      </w:ins>
      <w:commentRangeEnd w:id="6673"/>
      <w:r w:rsidRPr="00116748">
        <w:rPr>
          <w:rStyle w:val="Rimandocommento"/>
          <w:rFonts w:asciiTheme="minorHAnsi" w:hAnsiTheme="minorHAnsi" w:cstheme="minorBidi"/>
          <w:strike/>
          <w:sz w:val="22"/>
          <w:szCs w:val="22"/>
          <w:rPrChange w:id="6676" w:author="Visone Rossana (GSE)" w:date="2025-10-19T20:11:00Z" w16du:dateUtc="2025-10-19T18:11:00Z">
            <w:rPr>
              <w:rStyle w:val="Rimandocommento"/>
              <w:rFonts w:asciiTheme="minorHAnsi" w:hAnsiTheme="minorHAnsi" w:cstheme="minorBidi"/>
              <w:sz w:val="22"/>
              <w:szCs w:val="22"/>
            </w:rPr>
          </w:rPrChange>
        </w:rPr>
        <w:commentReference w:id="6673"/>
      </w:r>
      <w:commentRangeEnd w:id="6674"/>
      <w:r w:rsidR="00715C30" w:rsidRPr="00116748">
        <w:rPr>
          <w:rStyle w:val="Rimandocommento"/>
          <w:rFonts w:asciiTheme="minorHAnsi" w:hAnsiTheme="minorHAnsi" w:cstheme="minorBidi"/>
          <w:strike/>
          <w:sz w:val="22"/>
          <w:szCs w:val="22"/>
          <w:rPrChange w:id="6677" w:author="Visone Rossana (GSE)" w:date="2025-10-19T20:11:00Z" w16du:dateUtc="2025-10-19T18:11:00Z">
            <w:rPr>
              <w:rStyle w:val="Rimandocommento"/>
              <w:rFonts w:asciiTheme="minorHAnsi" w:hAnsiTheme="minorHAnsi" w:cstheme="minorBidi"/>
              <w:sz w:val="22"/>
              <w:szCs w:val="22"/>
            </w:rPr>
          </w:rPrChange>
        </w:rPr>
        <w:commentReference w:id="6674"/>
      </w:r>
      <w:ins w:id="6678" w:author="Visone Rossana (GSE)" w:date="2025-10-07T16:57:00Z" w16du:dateUtc="2025-10-07T14:57:00Z">
        <w:r w:rsidR="004854CB" w:rsidRPr="00116748">
          <w:rPr>
            <w:rFonts w:asciiTheme="minorHAnsi" w:hAnsiTheme="minorHAnsi" w:cstheme="minorBidi"/>
            <w:strike/>
            <w:sz w:val="22"/>
            <w:szCs w:val="22"/>
            <w:rPrChange w:id="6679" w:author="Visone Rossana (GSE)" w:date="2025-10-19T20:11:00Z" w16du:dateUtc="2025-10-19T18:11:00Z">
              <w:rPr>
                <w:rFonts w:asciiTheme="minorHAnsi" w:hAnsiTheme="minorHAnsi" w:cstheme="minorBidi"/>
                <w:sz w:val="22"/>
                <w:szCs w:val="22"/>
              </w:rPr>
            </w:rPrChange>
          </w:rPr>
          <w:t xml:space="preserve"> </w:t>
        </w:r>
      </w:ins>
      <w:ins w:id="6680" w:author="Visone Rossana (GSE)" w:date="2025-10-07T16:57:00Z">
        <w:r w:rsidR="004854CB" w:rsidRPr="00116748">
          <w:rPr>
            <w:rFonts w:asciiTheme="minorHAnsi" w:hAnsiTheme="minorHAnsi" w:cstheme="minorBidi"/>
            <w:strike/>
            <w:sz w:val="22"/>
            <w:szCs w:val="22"/>
            <w:rPrChange w:id="6681" w:author="Visone Rossana (GSE)" w:date="2025-10-19T20:11:00Z" w16du:dateUtc="2025-10-19T18:11:00Z">
              <w:rPr>
                <w:rFonts w:cstheme="minorBidi"/>
                <w:sz w:val="22"/>
                <w:szCs w:val="22"/>
              </w:rPr>
            </w:rPrChange>
          </w:rPr>
          <w:fldChar w:fldCharType="begin"/>
        </w:r>
        <w:r w:rsidR="004854CB" w:rsidRPr="00116748">
          <w:rPr>
            <w:rFonts w:asciiTheme="minorHAnsi" w:hAnsiTheme="minorHAnsi" w:cstheme="minorBidi"/>
            <w:strike/>
            <w:sz w:val="22"/>
            <w:szCs w:val="22"/>
            <w:rPrChange w:id="6682" w:author="Visone Rossana (GSE)" w:date="2025-10-19T20:11:00Z" w16du:dateUtc="2025-10-19T18:11:00Z">
              <w:rPr>
                <w:rFonts w:cstheme="minorBidi"/>
                <w:sz w:val="22"/>
                <w:szCs w:val="22"/>
              </w:rPr>
            </w:rPrChange>
          </w:rPr>
          <w:instrText>HYPERLINK "https://www.google.com/search?q=numero+REA&amp;rlz=1C1GCEU_itIT931IT931&amp;oq=codice+identificativo+imprese+registro+imprese&amp;gs_lcrp=EgZjaHJvbWUyBggAEEUYOTIHCAEQIRigAdIBCjEwMjM4ajBqMTWoAgiwAgHxBYT-atiH24u1&amp;sourceid=chrome&amp;ie=UTF-8&amp;mstk=AUtExfB-R2l2Vv5yVZysahM8UvDAjq2Z-vF-inPlnBg94eUZmtx_2mj_RMMj9o3Xrb5BhXldwG5KEB1mJikBbRh8UH0Iq_3lgFzxqYuiNZuFnacIcRPU1RQjhE7XUuMcA1sE2bSOEjE8ylzE_fmgZkIZjc8gdigGyqGZARkkOSOwWS6UB2Y&amp;csui=3&amp;ved=2ahUKEwiXpM2srJKQAxUs8bsIHc3zHQ8QgK4QegQIARAC"</w:instrText>
        </w:r>
        <w:r w:rsidR="004854CB" w:rsidRPr="00116748">
          <w:rPr>
            <w:rFonts w:asciiTheme="minorHAnsi" w:hAnsiTheme="minorHAnsi" w:cstheme="minorBidi"/>
            <w:strike/>
            <w:sz w:val="22"/>
            <w:szCs w:val="22"/>
            <w:rPrChange w:id="6683" w:author="Visone Rossana (GSE)" w:date="2025-10-29T15:10:00Z" w16du:dateUtc="2025-10-29T14:10:00Z">
              <w:rPr>
                <w:rFonts w:asciiTheme="minorHAnsi" w:hAnsiTheme="minorHAnsi" w:cstheme="minorBidi"/>
                <w:strike/>
                <w:sz w:val="22"/>
                <w:szCs w:val="22"/>
              </w:rPr>
            </w:rPrChange>
          </w:rPr>
        </w:r>
        <w:r w:rsidR="004854CB" w:rsidRPr="00116748">
          <w:rPr>
            <w:rFonts w:asciiTheme="minorHAnsi" w:hAnsiTheme="minorHAnsi" w:cstheme="minorBidi"/>
            <w:strike/>
            <w:sz w:val="22"/>
            <w:szCs w:val="22"/>
            <w:rPrChange w:id="6684" w:author="Visone Rossana (GSE)" w:date="2025-10-19T20:11:00Z" w16du:dateUtc="2025-10-19T18:11:00Z">
              <w:rPr>
                <w:rFonts w:cstheme="minorBidi"/>
                <w:sz w:val="22"/>
                <w:szCs w:val="22"/>
              </w:rPr>
            </w:rPrChange>
          </w:rPr>
          <w:fldChar w:fldCharType="separate"/>
        </w:r>
        <w:r w:rsidR="004854CB" w:rsidRPr="00116748">
          <w:rPr>
            <w:rFonts w:asciiTheme="minorHAnsi" w:hAnsiTheme="minorHAnsi"/>
            <w:strike/>
            <w:rPrChange w:id="6685" w:author="Visone Rossana (GSE)" w:date="2025-10-19T20:11:00Z" w16du:dateUtc="2025-10-19T18:11:00Z">
              <w:rPr>
                <w:rStyle w:val="Collegamentoipertestuale"/>
                <w:rFonts w:cstheme="minorBidi"/>
                <w:b/>
                <w:bCs/>
                <w:sz w:val="22"/>
                <w:szCs w:val="22"/>
              </w:rPr>
            </w:rPrChange>
          </w:rPr>
          <w:t>numero REA</w:t>
        </w:r>
      </w:ins>
      <w:ins w:id="6686" w:author="Visone Rossana (GSE)" w:date="2025-10-07T16:57:00Z" w16du:dateUtc="2025-10-07T14:57:00Z">
        <w:r w:rsidR="004854CB" w:rsidRPr="00116748">
          <w:rPr>
            <w:rFonts w:asciiTheme="minorHAnsi" w:hAnsiTheme="minorHAnsi" w:cstheme="minorBidi"/>
            <w:strike/>
            <w:sz w:val="22"/>
            <w:szCs w:val="22"/>
            <w:rPrChange w:id="6687" w:author="Visone Rossana (GSE)" w:date="2025-10-19T20:11:00Z" w16du:dateUtc="2025-10-19T18:11:00Z">
              <w:rPr>
                <w:rFonts w:cstheme="minorBidi"/>
                <w:sz w:val="22"/>
                <w:szCs w:val="22"/>
              </w:rPr>
            </w:rPrChange>
          </w:rPr>
          <w:fldChar w:fldCharType="end"/>
        </w:r>
      </w:ins>
      <w:ins w:id="6688" w:author="Visone Rossana (GSE)" w:date="2025-10-07T16:57:00Z">
        <w:r w:rsidR="004854CB" w:rsidRPr="00116748">
          <w:rPr>
            <w:rFonts w:asciiTheme="minorHAnsi" w:hAnsiTheme="minorHAnsi" w:cstheme="minorBidi"/>
            <w:strike/>
            <w:sz w:val="22"/>
            <w:szCs w:val="22"/>
            <w:rPrChange w:id="6689" w:author="Visone Rossana (GSE)" w:date="2025-10-19T20:11:00Z" w16du:dateUtc="2025-10-19T18:11:00Z">
              <w:rPr>
                <w:rFonts w:cstheme="minorBidi"/>
                <w:sz w:val="22"/>
                <w:szCs w:val="22"/>
              </w:rPr>
            </w:rPrChange>
          </w:rPr>
          <w:t> (Repertorio Economico Amministrativo</w:t>
        </w:r>
      </w:ins>
      <w:commentRangeEnd w:id="6672"/>
      <w:r w:rsidR="00116748" w:rsidRPr="00116748">
        <w:rPr>
          <w:rStyle w:val="Rimandocommento"/>
          <w:rFonts w:asciiTheme="minorHAnsi" w:hAnsiTheme="minorHAnsi" w:cstheme="minorBidi"/>
          <w:strike/>
          <w:sz w:val="22"/>
          <w:szCs w:val="22"/>
          <w:rPrChange w:id="6690" w:author="Visone Rossana (GSE)" w:date="2025-10-19T20:11:00Z" w16du:dateUtc="2025-10-19T18:11:00Z">
            <w:rPr>
              <w:rStyle w:val="Rimandocommento"/>
              <w:rFonts w:cstheme="minorBidi"/>
              <w:sz w:val="22"/>
              <w:szCs w:val="22"/>
            </w:rPr>
          </w:rPrChange>
        </w:rPr>
        <w:commentReference w:id="6672"/>
      </w:r>
      <w:ins w:id="6691" w:author="Visone Rossana (GSE)" w:date="2025-10-07T16:57:00Z">
        <w:r w:rsidR="004854CB" w:rsidRPr="00116748">
          <w:rPr>
            <w:rFonts w:asciiTheme="minorHAnsi" w:hAnsiTheme="minorHAnsi" w:cstheme="minorBidi"/>
            <w:strike/>
            <w:sz w:val="22"/>
            <w:szCs w:val="22"/>
            <w:rPrChange w:id="6692" w:author="Visone Rossana (GSE)" w:date="2025-10-19T20:11:00Z" w16du:dateUtc="2025-10-19T18:11:00Z">
              <w:rPr>
                <w:rFonts w:cstheme="minorBidi"/>
                <w:sz w:val="22"/>
                <w:szCs w:val="22"/>
              </w:rPr>
            </w:rPrChange>
          </w:rPr>
          <w:t>)</w:t>
        </w:r>
      </w:ins>
      <w:ins w:id="6693" w:author="Visone Rossana (GSE)" w:date="2025-10-07T16:58:00Z" w16du:dateUtc="2025-10-07T14:58:00Z">
        <w:r w:rsidR="00715C30">
          <w:rPr>
            <w:rFonts w:asciiTheme="minorHAnsi" w:hAnsiTheme="minorHAnsi" w:cstheme="minorBidi"/>
            <w:sz w:val="22"/>
            <w:szCs w:val="22"/>
          </w:rPr>
          <w:t>.</w:t>
        </w:r>
      </w:ins>
    </w:p>
    <w:p w14:paraId="1BDB4189" w14:textId="0230AE6B" w:rsidR="005772F3" w:rsidDel="00617C51" w:rsidRDefault="005772F3" w:rsidP="005772F3">
      <w:pPr>
        <w:pStyle w:val="NORMALEGSE"/>
        <w:spacing w:after="120" w:line="276" w:lineRule="auto"/>
        <w:jc w:val="both"/>
        <w:rPr>
          <w:ins w:id="6694" w:author="Visone Rossana (GSE)" w:date="2025-09-23T14:22:00Z" w16du:dateUtc="2025-09-23T12:22:00Z"/>
          <w:del w:id="6695" w:author="Visone Rossana (GSE)" w:date="2025-10-17T18:08:00Z" w16du:dateUtc="2025-10-17T16:08:00Z"/>
          <w:rFonts w:asciiTheme="minorHAnsi" w:hAnsiTheme="minorHAnsi" w:cstheme="minorBidi"/>
          <w:sz w:val="22"/>
          <w:szCs w:val="22"/>
        </w:rPr>
      </w:pPr>
      <w:ins w:id="6696" w:author="Visone Rossana (GSE)" w:date="2025-09-23T14:23:00Z" w16du:dateUtc="2025-09-23T12:23:00Z">
        <w:del w:id="6697" w:author="Visone Rossana (GSE)" w:date="2025-10-07T16:57:00Z" w16du:dateUtc="2025-10-07T14:57:00Z">
          <w:r w:rsidRPr="211B3922" w:rsidDel="00715C30">
            <w:rPr>
              <w:rFonts w:asciiTheme="minorHAnsi" w:hAnsiTheme="minorHAnsi" w:cstheme="minorBidi"/>
              <w:sz w:val="22"/>
              <w:szCs w:val="22"/>
            </w:rPr>
            <w:delText>.</w:delText>
          </w:r>
        </w:del>
      </w:ins>
    </w:p>
    <w:p w14:paraId="4412AF7E" w14:textId="14859661" w:rsidR="005620DC" w:rsidRPr="008D66CD" w:rsidRDefault="00D32758" w:rsidP="528FD81D">
      <w:pPr>
        <w:pStyle w:val="NORMALEGSE"/>
        <w:spacing w:after="120" w:line="276" w:lineRule="auto"/>
        <w:jc w:val="both"/>
        <w:rPr>
          <w:ins w:id="6698" w:author="Visone Rossana (GSE)" w:date="2025-09-25T11:00:00Z" w16du:dateUtc="2025-09-25T09:00:00Z"/>
          <w:rFonts w:asciiTheme="minorHAnsi" w:hAnsiTheme="minorHAnsi" w:cstheme="minorBidi"/>
          <w:sz w:val="22"/>
          <w:szCs w:val="22"/>
          <w:rPrChange w:id="6699" w:author="Visone Rossana (GSE)" w:date="2025-09-25T11:03:00Z" w16du:dateUtc="2025-09-25T09:03:00Z">
            <w:rPr>
              <w:ins w:id="6700" w:author="Visone Rossana (GSE)" w:date="2025-09-25T11:00:00Z" w16du:dateUtc="2025-09-25T09:00:00Z"/>
              <w:rFonts w:asciiTheme="minorHAnsi" w:hAnsiTheme="minorHAnsi" w:cstheme="minorBidi"/>
              <w:i/>
              <w:iCs/>
              <w:sz w:val="22"/>
              <w:szCs w:val="22"/>
            </w:rPr>
          </w:rPrChange>
        </w:rPr>
      </w:pPr>
      <w:ins w:id="6701" w:author="Sala Riunioni 628" w:date="2025-09-24T16:18:00Z">
        <w:del w:id="6702" w:author="Santagata Fabiana (GSE)" w:date="2025-10-01T15:31:00Z">
          <w:r w:rsidRPr="528FD81D" w:rsidDel="00D32758">
            <w:rPr>
              <w:rFonts w:asciiTheme="minorHAnsi" w:hAnsiTheme="minorHAnsi" w:cstheme="minorBidi"/>
              <w:sz w:val="22"/>
              <w:szCs w:val="22"/>
            </w:rPr>
            <w:delText xml:space="preserve">Fermo restando </w:delText>
          </w:r>
        </w:del>
      </w:ins>
      <w:ins w:id="6703" w:author="Visone Rossana (GSE)" w:date="2025-09-23T14:21:00Z">
        <w:del w:id="6704" w:author="Santagata Fabiana (GSE)" w:date="2025-10-01T15:31:00Z">
          <w:r w:rsidRPr="528FD81D" w:rsidDel="005772F3">
            <w:rPr>
              <w:rFonts w:asciiTheme="minorHAnsi" w:hAnsiTheme="minorHAnsi" w:cstheme="minorBidi"/>
              <w:sz w:val="22"/>
              <w:szCs w:val="22"/>
            </w:rPr>
            <w:delText xml:space="preserve">In aggiunta ai generali </w:delText>
          </w:r>
        </w:del>
      </w:ins>
      <w:ins w:id="6705" w:author="Sala Riunioni 628" w:date="2025-09-24T16:18:00Z">
        <w:del w:id="6706" w:author="Santagata Fabiana (GSE)" w:date="2025-10-01T15:31:00Z">
          <w:r w:rsidRPr="528FD81D" w:rsidDel="00D32758">
            <w:rPr>
              <w:rFonts w:asciiTheme="minorHAnsi" w:hAnsiTheme="minorHAnsi" w:cstheme="minorBidi"/>
              <w:sz w:val="22"/>
              <w:szCs w:val="22"/>
            </w:rPr>
            <w:delText>il rispetto de</w:delText>
          </w:r>
        </w:del>
      </w:ins>
      <w:ins w:id="6707" w:author="Santagata Fabiana (GSE)" w:date="2025-10-01T15:31:00Z">
        <w:r w:rsidR="4A6FEBBA" w:rsidRPr="528FD81D">
          <w:rPr>
            <w:rFonts w:asciiTheme="minorHAnsi" w:hAnsiTheme="minorHAnsi" w:cstheme="minorBidi"/>
            <w:sz w:val="22"/>
            <w:szCs w:val="22"/>
          </w:rPr>
          <w:t>In aggiunta a</w:t>
        </w:r>
      </w:ins>
      <w:ins w:id="6708" w:author="Sala Riunioni 628" w:date="2025-09-24T16:18:00Z">
        <w:r w:rsidRPr="528FD81D">
          <w:rPr>
            <w:rFonts w:asciiTheme="minorHAnsi" w:hAnsiTheme="minorHAnsi" w:cstheme="minorBidi"/>
            <w:sz w:val="22"/>
            <w:szCs w:val="22"/>
          </w:rPr>
          <w:t xml:space="preserve">i </w:t>
        </w:r>
      </w:ins>
      <w:ins w:id="6709" w:author="Visone Rossana (GSE)" w:date="2025-09-25T11:02:00Z">
        <w:r w:rsidR="008D66CD" w:rsidRPr="528FD81D">
          <w:rPr>
            <w:rFonts w:asciiTheme="minorHAnsi" w:hAnsiTheme="minorHAnsi" w:cstheme="minorBidi"/>
            <w:sz w:val="22"/>
            <w:szCs w:val="22"/>
          </w:rPr>
          <w:t xml:space="preserve">generali </w:t>
        </w:r>
      </w:ins>
      <w:ins w:id="6710" w:author="Visone Rossana (GSE)" w:date="2025-09-23T14:21:00Z">
        <w:r w:rsidR="005772F3" w:rsidRPr="528FD81D">
          <w:rPr>
            <w:rFonts w:asciiTheme="minorHAnsi" w:hAnsiTheme="minorHAnsi" w:cstheme="minorBidi"/>
            <w:sz w:val="22"/>
            <w:szCs w:val="22"/>
          </w:rPr>
          <w:t xml:space="preserve">requisiti di ammissibilità </w:t>
        </w:r>
        <w:del w:id="6711" w:author="Santagata Fabiana (GSE)" w:date="2025-10-01T15:31:00Z">
          <w:r w:rsidRPr="528FD81D" w:rsidDel="005772F3">
            <w:rPr>
              <w:rFonts w:asciiTheme="minorHAnsi" w:hAnsiTheme="minorHAnsi" w:cstheme="minorBidi"/>
              <w:sz w:val="22"/>
              <w:szCs w:val="22"/>
            </w:rPr>
            <w:delText>al meccanismo incentivante</w:delText>
          </w:r>
        </w:del>
      </w:ins>
      <w:ins w:id="6712" w:author="Visone Rossana (GSE)" w:date="2025-09-28T18:47:00Z">
        <w:del w:id="6713" w:author="Santagata Fabiana (GSE)" w:date="2025-10-01T15:31:00Z">
          <w:r w:rsidRPr="528FD81D" w:rsidDel="00B73602">
            <w:rPr>
              <w:rFonts w:asciiTheme="minorHAnsi" w:hAnsiTheme="minorHAnsi" w:cstheme="minorBidi"/>
              <w:sz w:val="22"/>
              <w:szCs w:val="22"/>
            </w:rPr>
            <w:delText xml:space="preserve"> </w:delText>
          </w:r>
        </w:del>
        <w:r w:rsidR="00B73602" w:rsidRPr="528FD81D">
          <w:rPr>
            <w:rFonts w:asciiTheme="minorHAnsi" w:hAnsiTheme="minorHAnsi" w:cstheme="minorBidi"/>
            <w:sz w:val="22"/>
            <w:szCs w:val="22"/>
          </w:rPr>
          <w:t>previst</w:t>
        </w:r>
      </w:ins>
      <w:ins w:id="6714" w:author="Santagata Fabiana (GSE)" w:date="2025-10-01T15:32:00Z">
        <w:r w:rsidR="1A3A133C" w:rsidRPr="528FD81D">
          <w:rPr>
            <w:rFonts w:asciiTheme="minorHAnsi" w:hAnsiTheme="minorHAnsi" w:cstheme="minorBidi"/>
            <w:sz w:val="22"/>
            <w:szCs w:val="22"/>
          </w:rPr>
          <w:t>i al Titolo IV</w:t>
        </w:r>
      </w:ins>
      <w:ins w:id="6715" w:author="Visone Rossana (GSE)" w:date="2025-09-28T18:47:00Z">
        <w:del w:id="6716" w:author="Santagata Fabiana (GSE)" w:date="2025-10-01T15:31:00Z">
          <w:r w:rsidRPr="528FD81D" w:rsidDel="00B73602">
            <w:rPr>
              <w:rFonts w:asciiTheme="minorHAnsi" w:hAnsiTheme="minorHAnsi" w:cstheme="minorBidi"/>
              <w:sz w:val="22"/>
              <w:szCs w:val="22"/>
            </w:rPr>
            <w:delText>e</w:delText>
          </w:r>
        </w:del>
        <w:r w:rsidR="00B73602" w:rsidRPr="528FD81D">
          <w:rPr>
            <w:rFonts w:asciiTheme="minorHAnsi" w:hAnsiTheme="minorHAnsi" w:cstheme="minorBidi"/>
            <w:sz w:val="22"/>
            <w:szCs w:val="22"/>
          </w:rPr>
          <w:t xml:space="preserve"> dal Decreto</w:t>
        </w:r>
      </w:ins>
      <w:ins w:id="6717" w:author="Visone Rossana (GSE)" w:date="2025-09-23T14:21:00Z">
        <w:r w:rsidR="005772F3" w:rsidRPr="528FD81D">
          <w:rPr>
            <w:rFonts w:asciiTheme="minorHAnsi" w:hAnsiTheme="minorHAnsi" w:cstheme="minorBidi"/>
            <w:sz w:val="22"/>
            <w:szCs w:val="22"/>
          </w:rPr>
          <w:t xml:space="preserve">, </w:t>
        </w:r>
      </w:ins>
      <w:ins w:id="6718" w:author="Santagata Fabiana (GSE)" w:date="2025-10-01T15:33:00Z">
        <w:r w:rsidR="778B9507" w:rsidRPr="528FD81D">
          <w:rPr>
            <w:rFonts w:asciiTheme="minorHAnsi" w:hAnsiTheme="minorHAnsi" w:cstheme="minorBidi"/>
            <w:sz w:val="22"/>
            <w:szCs w:val="22"/>
          </w:rPr>
          <w:t xml:space="preserve">per </w:t>
        </w:r>
      </w:ins>
      <w:ins w:id="6719" w:author="Santagata Fabiana (GSE)" w:date="2025-10-01T15:31:00Z">
        <w:r w:rsidR="6C4C62E7" w:rsidRPr="528FD81D">
          <w:rPr>
            <w:rFonts w:asciiTheme="minorHAnsi" w:hAnsiTheme="minorHAnsi" w:cstheme="minorBidi"/>
            <w:sz w:val="22"/>
            <w:szCs w:val="22"/>
          </w:rPr>
          <w:t>l</w:t>
        </w:r>
      </w:ins>
      <w:ins w:id="6720" w:author="Visone Rossana (GSE)" w:date="2025-09-23T14:22:00Z">
        <w:del w:id="6721" w:author="Santagata Fabiana (GSE)" w:date="2025-10-01T15:31:00Z">
          <w:r w:rsidRPr="528FD81D" w:rsidDel="005772F3">
            <w:rPr>
              <w:rFonts w:asciiTheme="minorHAnsi" w:hAnsiTheme="minorHAnsi" w:cstheme="minorBidi"/>
              <w:sz w:val="22"/>
              <w:szCs w:val="22"/>
            </w:rPr>
            <w:delText>p</w:delText>
          </w:r>
        </w:del>
      </w:ins>
      <w:ins w:id="6722" w:author="Visone Rossana (GSE)" w:date="2025-09-23T14:19:00Z">
        <w:del w:id="6723" w:author="Santagata Fabiana (GSE)" w:date="2025-10-01T15:31:00Z">
          <w:r w:rsidRPr="528FD81D" w:rsidDel="005772F3">
            <w:rPr>
              <w:rFonts w:asciiTheme="minorHAnsi" w:hAnsiTheme="minorHAnsi" w:cstheme="minorBidi"/>
              <w:sz w:val="22"/>
              <w:szCs w:val="22"/>
            </w:rPr>
            <w:delText>er l</w:delText>
          </w:r>
        </w:del>
        <w:r w:rsidR="005772F3" w:rsidRPr="528FD81D">
          <w:rPr>
            <w:rFonts w:asciiTheme="minorHAnsi" w:hAnsiTheme="minorHAnsi" w:cstheme="minorBidi"/>
            <w:sz w:val="22"/>
            <w:szCs w:val="22"/>
          </w:rPr>
          <w:t xml:space="preserve">e imprese </w:t>
        </w:r>
      </w:ins>
      <w:ins w:id="6724" w:author="Santagata Fabiana (GSE)" w:date="2025-10-01T15:33:00Z">
        <w:r w:rsidR="645EA5E1" w:rsidRPr="528FD81D">
          <w:rPr>
            <w:rFonts w:asciiTheme="minorHAnsi" w:hAnsiTheme="minorHAnsi" w:cstheme="minorBidi"/>
            <w:sz w:val="22"/>
            <w:szCs w:val="22"/>
          </w:rPr>
          <w:t>trovano</w:t>
        </w:r>
      </w:ins>
      <w:ins w:id="6725" w:author="Visone Rossana (GSE)" w:date="2025-09-23T14:19:00Z">
        <w:del w:id="6726" w:author="Santagata Fabiana (GSE)" w:date="2025-10-01T15:31:00Z">
          <w:r w:rsidRPr="528FD81D" w:rsidDel="005772F3">
            <w:rPr>
              <w:rFonts w:asciiTheme="minorHAnsi" w:hAnsiTheme="minorHAnsi" w:cstheme="minorBidi"/>
              <w:sz w:val="22"/>
              <w:szCs w:val="22"/>
            </w:rPr>
            <w:delText>si applicano</w:delText>
          </w:r>
        </w:del>
      </w:ins>
      <w:ins w:id="6727" w:author="Visone Rossana (GSE)" w:date="2025-09-25T11:00:00Z">
        <w:del w:id="6728" w:author="Santagata Fabiana (GSE)" w:date="2025-10-01T15:32:00Z">
          <w:r w:rsidRPr="528FD81D" w:rsidDel="005620DC">
            <w:rPr>
              <w:rFonts w:asciiTheme="minorHAnsi" w:hAnsiTheme="minorHAnsi" w:cstheme="minorBidi"/>
              <w:sz w:val="22"/>
              <w:szCs w:val="22"/>
            </w:rPr>
            <w:delText xml:space="preserve"> </w:delText>
          </w:r>
        </w:del>
        <w:del w:id="6729" w:author="Santagata Fabiana (GSE)" w:date="2025-10-01T15:33:00Z">
          <w:r w:rsidRPr="528FD81D" w:rsidDel="005620DC">
            <w:rPr>
              <w:rFonts w:asciiTheme="minorHAnsi" w:hAnsiTheme="minorHAnsi" w:cstheme="minorBidi"/>
              <w:sz w:val="22"/>
              <w:szCs w:val="22"/>
            </w:rPr>
            <w:delText>si</w:delText>
          </w:r>
        </w:del>
        <w:r w:rsidR="005620DC" w:rsidRPr="528FD81D">
          <w:rPr>
            <w:rFonts w:asciiTheme="minorHAnsi" w:hAnsiTheme="minorHAnsi" w:cstheme="minorBidi"/>
            <w:sz w:val="22"/>
            <w:szCs w:val="22"/>
          </w:rPr>
          <w:t xml:space="preserve"> applica</w:t>
        </w:r>
        <w:del w:id="6730" w:author="Santagata Fabiana (GSE)" w:date="2025-10-01T15:33:00Z">
          <w:r w:rsidRPr="528FD81D" w:rsidDel="005620DC">
            <w:rPr>
              <w:rFonts w:asciiTheme="minorHAnsi" w:hAnsiTheme="minorHAnsi" w:cstheme="minorBidi"/>
              <w:sz w:val="22"/>
              <w:szCs w:val="22"/>
            </w:rPr>
            <w:delText>no</w:delText>
          </w:r>
        </w:del>
      </w:ins>
      <w:ins w:id="6731" w:author="Santagata Fabiana (GSE)" w:date="2025-10-01T15:33:00Z">
        <w:r w:rsidR="6A7CE897" w:rsidRPr="528FD81D">
          <w:rPr>
            <w:rFonts w:asciiTheme="minorHAnsi" w:hAnsiTheme="minorHAnsi" w:cstheme="minorBidi"/>
            <w:sz w:val="22"/>
            <w:szCs w:val="22"/>
          </w:rPr>
          <w:t xml:space="preserve">zione </w:t>
        </w:r>
      </w:ins>
      <w:ins w:id="6732" w:author="Visone Rossana (GSE)" w:date="2025-09-25T11:00:00Z">
        <w:del w:id="6733" w:author="Santagata Fabiana (GSE)" w:date="2025-10-01T15:33:00Z">
          <w:r w:rsidRPr="528FD81D" w:rsidDel="005620DC">
            <w:rPr>
              <w:rFonts w:asciiTheme="minorHAnsi" w:hAnsiTheme="minorHAnsi" w:cstheme="minorBidi"/>
              <w:sz w:val="22"/>
              <w:szCs w:val="22"/>
            </w:rPr>
            <w:delText xml:space="preserve"> </w:delText>
          </w:r>
        </w:del>
      </w:ins>
      <w:ins w:id="6734" w:author="Santagata Fabiana (GSE)" w:date="2025-10-01T15:31:00Z">
        <w:r w:rsidR="11BE3729" w:rsidRPr="528FD81D">
          <w:rPr>
            <w:rFonts w:asciiTheme="minorHAnsi" w:hAnsiTheme="minorHAnsi" w:cstheme="minorBidi"/>
            <w:sz w:val="22"/>
            <w:szCs w:val="22"/>
          </w:rPr>
          <w:t xml:space="preserve">anche </w:t>
        </w:r>
      </w:ins>
      <w:ins w:id="6735" w:author="Visone Rossana (GSE)" w:date="2025-09-25T11:00:00Z">
        <w:r w:rsidR="005620DC" w:rsidRPr="528FD81D">
          <w:rPr>
            <w:rFonts w:asciiTheme="minorHAnsi" w:hAnsiTheme="minorHAnsi" w:cstheme="minorBidi"/>
            <w:sz w:val="22"/>
            <w:szCs w:val="22"/>
          </w:rPr>
          <w:t xml:space="preserve">le </w:t>
        </w:r>
        <w:del w:id="6736" w:author="Santagata Fabiana (GSE)" w:date="2025-10-01T15:31:00Z">
          <w:r w:rsidRPr="528FD81D" w:rsidDel="005620DC">
            <w:rPr>
              <w:rFonts w:asciiTheme="minorHAnsi" w:hAnsiTheme="minorHAnsi" w:cstheme="minorBidi"/>
              <w:sz w:val="22"/>
              <w:szCs w:val="22"/>
            </w:rPr>
            <w:delText xml:space="preserve">ulteriori </w:delText>
          </w:r>
        </w:del>
        <w:r w:rsidR="005620DC" w:rsidRPr="528FD81D">
          <w:rPr>
            <w:rFonts w:asciiTheme="minorHAnsi" w:hAnsiTheme="minorHAnsi" w:cstheme="minorBidi"/>
            <w:sz w:val="22"/>
            <w:szCs w:val="22"/>
          </w:rPr>
          <w:t>specifiche disposizioni d</w:t>
        </w:r>
      </w:ins>
      <w:ins w:id="6737" w:author="Santagata Fabiana (GSE)" w:date="2025-10-01T15:32:00Z">
        <w:r w:rsidR="6049FE4A" w:rsidRPr="528FD81D">
          <w:rPr>
            <w:rFonts w:asciiTheme="minorHAnsi" w:hAnsiTheme="minorHAnsi" w:cstheme="minorBidi"/>
            <w:sz w:val="22"/>
            <w:szCs w:val="22"/>
          </w:rPr>
          <w:t>ettate nel</w:t>
        </w:r>
      </w:ins>
      <w:ins w:id="6738" w:author="Visone Rossana (GSE)" w:date="2025-09-25T11:00:00Z">
        <w:del w:id="6739" w:author="Santagata Fabiana (GSE)" w:date="2025-10-01T15:32:00Z">
          <w:r w:rsidRPr="528FD81D" w:rsidDel="005620DC">
            <w:rPr>
              <w:rFonts w:asciiTheme="minorHAnsi" w:hAnsiTheme="minorHAnsi" w:cstheme="minorBidi"/>
              <w:sz w:val="22"/>
              <w:szCs w:val="22"/>
            </w:rPr>
            <w:delText>i cui al</w:delText>
          </w:r>
        </w:del>
        <w:r w:rsidR="005620DC" w:rsidRPr="528FD81D">
          <w:rPr>
            <w:rFonts w:asciiTheme="minorHAnsi" w:hAnsiTheme="minorHAnsi" w:cstheme="minorBidi"/>
            <w:sz w:val="22"/>
            <w:szCs w:val="22"/>
          </w:rPr>
          <w:t xml:space="preserve"> </w:t>
        </w:r>
        <w:r w:rsidR="005620DC" w:rsidRPr="528FD81D">
          <w:rPr>
            <w:rFonts w:asciiTheme="minorHAnsi" w:hAnsiTheme="minorHAnsi" w:cstheme="minorBidi"/>
            <w:sz w:val="22"/>
            <w:szCs w:val="22"/>
            <w:rPrChange w:id="6740" w:author="Santagata Fabiana (GSE)" w:date="2025-10-01T15:32:00Z">
              <w:rPr>
                <w:rFonts w:asciiTheme="minorHAnsi" w:hAnsiTheme="minorHAnsi" w:cstheme="minorBidi"/>
                <w:i/>
                <w:iCs/>
                <w:sz w:val="22"/>
                <w:szCs w:val="22"/>
              </w:rPr>
            </w:rPrChange>
          </w:rPr>
          <w:t>Titolo V</w:t>
        </w:r>
      </w:ins>
      <w:ins w:id="6741" w:author="Santagata Fabiana (GSE)" w:date="2025-10-01T15:32:00Z">
        <w:r w:rsidR="62BC46B7" w:rsidRPr="528FD81D">
          <w:rPr>
            <w:rFonts w:asciiTheme="minorHAnsi" w:hAnsiTheme="minorHAnsi" w:cstheme="minorBidi"/>
            <w:sz w:val="22"/>
            <w:szCs w:val="22"/>
            <w:rPrChange w:id="6742" w:author="Santagata Fabiana (GSE)" w:date="2025-10-01T15:32:00Z">
              <w:rPr>
                <w:rFonts w:asciiTheme="minorHAnsi" w:hAnsiTheme="minorHAnsi" w:cstheme="minorBidi"/>
                <w:i/>
                <w:iCs/>
                <w:sz w:val="22"/>
                <w:szCs w:val="22"/>
              </w:rPr>
            </w:rPrChange>
          </w:rPr>
          <w:t xml:space="preserve"> del Decreto</w:t>
        </w:r>
      </w:ins>
      <w:ins w:id="6743" w:author="Visone Rossana (GSE)" w:date="2025-09-25T11:00:00Z">
        <w:r w:rsidR="005620DC" w:rsidRPr="528FD81D">
          <w:rPr>
            <w:rFonts w:asciiTheme="minorHAnsi" w:hAnsiTheme="minorHAnsi" w:cstheme="minorBidi"/>
            <w:i/>
            <w:iCs/>
            <w:sz w:val="22"/>
            <w:szCs w:val="22"/>
          </w:rPr>
          <w:t>.</w:t>
        </w:r>
      </w:ins>
      <w:ins w:id="6744" w:author="Visone Rossana (GSE)" w:date="2025-09-25T11:03:00Z">
        <w:r w:rsidR="008D66CD" w:rsidRPr="528FD81D">
          <w:rPr>
            <w:rFonts w:asciiTheme="minorHAnsi" w:hAnsiTheme="minorHAnsi" w:cstheme="minorBidi"/>
            <w:i/>
            <w:iCs/>
            <w:sz w:val="22"/>
            <w:szCs w:val="22"/>
          </w:rPr>
          <w:t xml:space="preserve"> </w:t>
        </w:r>
      </w:ins>
      <w:ins w:id="6745" w:author="Santagata Fabiana (GSE)" w:date="2025-10-01T15:35:00Z">
        <w:r w:rsidR="76EBFF43" w:rsidRPr="528FD81D">
          <w:rPr>
            <w:rFonts w:asciiTheme="minorHAnsi" w:hAnsiTheme="minorHAnsi" w:cstheme="minorBidi"/>
            <w:sz w:val="22"/>
            <w:szCs w:val="22"/>
            <w:highlight w:val="cyan"/>
            <w:rPrChange w:id="6746" w:author="Santagata Fabiana (GSE)" w:date="2025-10-01T15:35:00Z">
              <w:rPr>
                <w:rFonts w:asciiTheme="minorHAnsi" w:hAnsiTheme="minorHAnsi" w:cstheme="minorBidi"/>
                <w:i/>
                <w:iCs/>
                <w:sz w:val="22"/>
                <w:szCs w:val="22"/>
              </w:rPr>
            </w:rPrChange>
          </w:rPr>
          <w:t xml:space="preserve">Nell’ambito </w:t>
        </w:r>
        <w:commentRangeStart w:id="6747"/>
        <w:r w:rsidR="76EBFF43" w:rsidRPr="528FD81D">
          <w:rPr>
            <w:rFonts w:asciiTheme="minorHAnsi" w:hAnsiTheme="minorHAnsi" w:cstheme="minorBidi"/>
            <w:sz w:val="22"/>
            <w:szCs w:val="22"/>
            <w:highlight w:val="cyan"/>
            <w:rPrChange w:id="6748" w:author="Santagata Fabiana (GSE)" w:date="2025-10-01T15:35:00Z">
              <w:rPr>
                <w:rFonts w:asciiTheme="minorHAnsi" w:hAnsiTheme="minorHAnsi" w:cstheme="minorBidi"/>
                <w:i/>
                <w:iCs/>
                <w:sz w:val="22"/>
                <w:szCs w:val="22"/>
              </w:rPr>
            </w:rPrChange>
          </w:rPr>
          <w:t>degli interventi di cui al Titolo II</w:t>
        </w:r>
      </w:ins>
      <w:commentRangeEnd w:id="6747"/>
      <w:r w:rsidR="002309F5">
        <w:rPr>
          <w:rStyle w:val="Rimandocommento"/>
          <w:rFonts w:asciiTheme="minorHAnsi" w:hAnsiTheme="minorHAnsi" w:cstheme="minorBidi"/>
          <w:sz w:val="22"/>
          <w:szCs w:val="22"/>
          <w:highlight w:val="cyan"/>
        </w:rPr>
        <w:commentReference w:id="6747"/>
      </w:r>
      <w:ins w:id="6750" w:author="Visone Rossana (GSE)" w:date="2025-10-07T17:02:00Z" w16du:dateUtc="2025-10-07T15:02:00Z">
        <w:r w:rsidR="00D76681">
          <w:rPr>
            <w:rFonts w:asciiTheme="minorHAnsi" w:hAnsiTheme="minorHAnsi" w:cstheme="minorBidi"/>
            <w:sz w:val="22"/>
            <w:szCs w:val="22"/>
            <w:highlight w:val="cyan"/>
          </w:rPr>
          <w:t xml:space="preserve"> e Titolo III</w:t>
        </w:r>
      </w:ins>
      <w:ins w:id="6751" w:author="Santagata Fabiana (GSE)" w:date="2025-10-01T15:35:00Z">
        <w:r w:rsidR="76EBFF43" w:rsidRPr="528FD81D">
          <w:rPr>
            <w:rFonts w:asciiTheme="minorHAnsi" w:hAnsiTheme="minorHAnsi" w:cstheme="minorBidi"/>
            <w:sz w:val="22"/>
            <w:szCs w:val="22"/>
            <w:highlight w:val="cyan"/>
            <w:rPrChange w:id="6752" w:author="Santagata Fabiana (GSE)" w:date="2025-10-01T15:35:00Z">
              <w:rPr>
                <w:rFonts w:asciiTheme="minorHAnsi" w:hAnsiTheme="minorHAnsi" w:cstheme="minorBidi"/>
                <w:i/>
                <w:iCs/>
                <w:sz w:val="22"/>
                <w:szCs w:val="22"/>
              </w:rPr>
            </w:rPrChange>
          </w:rPr>
          <w:t>,</w:t>
        </w:r>
        <w:r w:rsidR="76EBFF43" w:rsidRPr="528FD81D">
          <w:rPr>
            <w:rFonts w:asciiTheme="minorHAnsi" w:hAnsiTheme="minorHAnsi" w:cstheme="minorBidi"/>
            <w:sz w:val="22"/>
            <w:szCs w:val="22"/>
            <w:rPrChange w:id="6753" w:author="Santagata Fabiana (GSE)" w:date="2025-10-01T15:35:00Z">
              <w:rPr>
                <w:rFonts w:asciiTheme="minorHAnsi" w:hAnsiTheme="minorHAnsi" w:cstheme="minorBidi"/>
                <w:i/>
                <w:iCs/>
                <w:sz w:val="22"/>
                <w:szCs w:val="22"/>
              </w:rPr>
            </w:rPrChange>
          </w:rPr>
          <w:t xml:space="preserve"> </w:t>
        </w:r>
      </w:ins>
      <w:commentRangeStart w:id="6754"/>
      <w:ins w:id="6755" w:author="Visone Rossana (GSE)" w:date="2025-09-25T11:03:00Z">
        <w:del w:id="6756" w:author="Santagata Fabiana (GSE)" w:date="2025-10-01T15:33:00Z">
          <w:r w:rsidRPr="528FD81D" w:rsidDel="008D66CD">
            <w:rPr>
              <w:rFonts w:asciiTheme="minorHAnsi" w:hAnsiTheme="minorHAnsi" w:cstheme="minorBidi"/>
              <w:sz w:val="22"/>
              <w:szCs w:val="22"/>
              <w:rPrChange w:id="6757" w:author="Visone Rossana (GSE)" w:date="2025-09-25T11:03:00Z">
                <w:rPr>
                  <w:rFonts w:asciiTheme="minorHAnsi" w:hAnsiTheme="minorHAnsi" w:cstheme="minorBidi"/>
                  <w:i/>
                  <w:iCs/>
                  <w:sz w:val="22"/>
                  <w:szCs w:val="22"/>
                </w:rPr>
              </w:rPrChange>
            </w:rPr>
            <w:delText>In merito, si precisa che</w:delText>
          </w:r>
        </w:del>
      </w:ins>
      <w:ins w:id="6758" w:author="Visone Rossana (GSE)" w:date="2025-09-25T11:00:00Z">
        <w:del w:id="6759" w:author="Santagata Fabiana (GSE)" w:date="2025-10-01T15:33:00Z">
          <w:r w:rsidRPr="528FD81D" w:rsidDel="005620DC">
            <w:rPr>
              <w:rFonts w:asciiTheme="minorHAnsi" w:hAnsiTheme="minorHAnsi" w:cstheme="minorBidi"/>
              <w:sz w:val="22"/>
              <w:szCs w:val="22"/>
              <w:rPrChange w:id="6760" w:author="Visone Rossana (GSE)" w:date="2025-09-25T11:03:00Z">
                <w:rPr>
                  <w:rFonts w:asciiTheme="minorHAnsi" w:hAnsiTheme="minorHAnsi" w:cstheme="minorBidi"/>
                  <w:i/>
                  <w:iCs/>
                  <w:sz w:val="22"/>
                  <w:szCs w:val="22"/>
                </w:rPr>
              </w:rPrChange>
            </w:rPr>
            <w:delText xml:space="preserve"> </w:delText>
          </w:r>
        </w:del>
      </w:ins>
      <w:ins w:id="6761" w:author="Visone Rossana (GSE)" w:date="2025-09-25T11:03:00Z">
        <w:del w:id="6762" w:author="Santagata Fabiana (GSE)" w:date="2025-10-01T15:33:00Z">
          <w:r w:rsidRPr="528FD81D" w:rsidDel="008D66CD">
            <w:rPr>
              <w:rFonts w:asciiTheme="minorHAnsi" w:hAnsiTheme="minorHAnsi" w:cstheme="minorBidi"/>
              <w:sz w:val="22"/>
              <w:szCs w:val="22"/>
            </w:rPr>
            <w:delText>t</w:delText>
          </w:r>
        </w:del>
      </w:ins>
      <w:ins w:id="6763" w:author="Visone Rossana (GSE)" w:date="2025-09-25T11:02:00Z">
        <w:del w:id="6764" w:author="Santagata Fabiana (GSE)" w:date="2025-10-01T15:35:00Z">
          <w:r w:rsidRPr="528FD81D" w:rsidDel="008D66CD">
            <w:rPr>
              <w:rFonts w:asciiTheme="minorHAnsi" w:hAnsiTheme="minorHAnsi" w:cstheme="minorBidi"/>
              <w:sz w:val="22"/>
              <w:szCs w:val="22"/>
              <w:rPrChange w:id="6765" w:author="Visone Rossana (GSE)" w:date="2025-09-25T11:03:00Z">
                <w:rPr>
                  <w:rFonts w:asciiTheme="minorHAnsi" w:hAnsiTheme="minorHAnsi" w:cstheme="minorBidi"/>
                  <w:i/>
                  <w:iCs/>
                  <w:sz w:val="22"/>
                  <w:szCs w:val="22"/>
                </w:rPr>
              </w:rPrChange>
            </w:rPr>
            <w:delText>a</w:delText>
          </w:r>
        </w:del>
        <w:r w:rsidR="008D66CD" w:rsidRPr="528FD81D">
          <w:rPr>
            <w:rFonts w:asciiTheme="minorHAnsi" w:hAnsiTheme="minorHAnsi" w:cstheme="minorBidi"/>
            <w:sz w:val="22"/>
            <w:szCs w:val="22"/>
            <w:rPrChange w:id="6766" w:author="Visone Rossana (GSE)" w:date="2025-09-25T11:03:00Z">
              <w:rPr>
                <w:rFonts w:asciiTheme="minorHAnsi" w:hAnsiTheme="minorHAnsi" w:cstheme="minorBidi"/>
                <w:i/>
                <w:iCs/>
                <w:sz w:val="22"/>
                <w:szCs w:val="22"/>
              </w:rPr>
            </w:rPrChange>
          </w:rPr>
          <w:t>l</w:t>
        </w:r>
      </w:ins>
      <w:ins w:id="6767" w:author="Santagata Fabiana (GSE)" w:date="2025-10-01T15:35:00Z">
        <w:r w:rsidR="79746415" w:rsidRPr="528FD81D">
          <w:rPr>
            <w:rFonts w:asciiTheme="minorHAnsi" w:hAnsiTheme="minorHAnsi" w:cstheme="minorBidi"/>
            <w:sz w:val="22"/>
            <w:szCs w:val="22"/>
            <w:rPrChange w:id="6768" w:author="Santagata Fabiana (GSE)" w:date="2025-10-01T15:37:00Z">
              <w:rPr>
                <w:rFonts w:asciiTheme="minorHAnsi" w:hAnsiTheme="minorHAnsi" w:cstheme="minorBidi"/>
                <w:sz w:val="22"/>
                <w:szCs w:val="22"/>
                <w:highlight w:val="yellow"/>
              </w:rPr>
            </w:rPrChange>
          </w:rPr>
          <w:t>e</w:t>
        </w:r>
      </w:ins>
      <w:ins w:id="6769" w:author="Visone Rossana (GSE)" w:date="2025-09-25T11:02:00Z">
        <w:del w:id="6770" w:author="Santagata Fabiana (GSE)" w:date="2025-10-01T15:35:00Z">
          <w:r w:rsidRPr="528FD81D" w:rsidDel="008D66CD">
            <w:rPr>
              <w:rFonts w:asciiTheme="minorHAnsi" w:hAnsiTheme="minorHAnsi" w:cstheme="minorBidi"/>
              <w:sz w:val="22"/>
              <w:szCs w:val="22"/>
              <w:rPrChange w:id="6771" w:author="Visone Rossana (GSE)" w:date="2025-09-25T11:03:00Z">
                <w:rPr>
                  <w:rFonts w:asciiTheme="minorHAnsi" w:hAnsiTheme="minorHAnsi" w:cstheme="minorBidi"/>
                  <w:i/>
                  <w:iCs/>
                  <w:sz w:val="22"/>
                  <w:szCs w:val="22"/>
                </w:rPr>
              </w:rPrChange>
            </w:rPr>
            <w:delText>i</w:delText>
          </w:r>
        </w:del>
        <w:r w:rsidR="008D66CD" w:rsidRPr="528FD81D">
          <w:rPr>
            <w:rFonts w:asciiTheme="minorHAnsi" w:hAnsiTheme="minorHAnsi" w:cstheme="minorBidi"/>
            <w:sz w:val="22"/>
            <w:szCs w:val="22"/>
            <w:rPrChange w:id="6772" w:author="Visone Rossana (GSE)" w:date="2025-09-25T11:03:00Z">
              <w:rPr>
                <w:rFonts w:asciiTheme="minorHAnsi" w:hAnsiTheme="minorHAnsi" w:cstheme="minorBidi"/>
                <w:i/>
                <w:iCs/>
                <w:sz w:val="22"/>
                <w:szCs w:val="22"/>
              </w:rPr>
            </w:rPrChange>
          </w:rPr>
          <w:t xml:space="preserve"> </w:t>
        </w:r>
        <w:del w:id="6773" w:author="Santagata Fabiana (GSE)" w:date="2025-10-01T15:36:00Z">
          <w:r w:rsidRPr="528FD81D" w:rsidDel="008D66CD">
            <w:rPr>
              <w:rFonts w:asciiTheme="minorHAnsi" w:hAnsiTheme="minorHAnsi" w:cstheme="minorBidi"/>
              <w:sz w:val="22"/>
              <w:szCs w:val="22"/>
              <w:rPrChange w:id="6774" w:author="Visone Rossana (GSE)" w:date="2025-09-25T11:03:00Z">
                <w:rPr>
                  <w:rFonts w:asciiTheme="minorHAnsi" w:hAnsiTheme="minorHAnsi" w:cstheme="minorBidi"/>
                  <w:i/>
                  <w:iCs/>
                  <w:sz w:val="22"/>
                  <w:szCs w:val="22"/>
                </w:rPr>
              </w:rPrChange>
            </w:rPr>
            <w:delText>di</w:delText>
          </w:r>
        </w:del>
      </w:ins>
      <w:ins w:id="6775" w:author="Santagata Fabiana (GSE)" w:date="2025-10-01T15:36:00Z">
        <w:r w:rsidR="2ED31A8C" w:rsidRPr="528FD81D">
          <w:rPr>
            <w:rFonts w:asciiTheme="minorHAnsi" w:hAnsiTheme="minorHAnsi" w:cstheme="minorBidi"/>
            <w:sz w:val="22"/>
            <w:szCs w:val="22"/>
            <w:rPrChange w:id="6776" w:author="Santagata Fabiana (GSE)" w:date="2025-10-01T15:37:00Z">
              <w:rPr>
                <w:rFonts w:asciiTheme="minorHAnsi" w:hAnsiTheme="minorHAnsi" w:cstheme="minorBidi"/>
                <w:sz w:val="22"/>
                <w:szCs w:val="22"/>
                <w:highlight w:val="yellow"/>
              </w:rPr>
            </w:rPrChange>
          </w:rPr>
          <w:t xml:space="preserve">"Disposizioni specifiche per le imprese” di cui al Titolo V, </w:t>
        </w:r>
      </w:ins>
      <w:ins w:id="6777" w:author="Visone Rossana (GSE)" w:date="2025-09-25T11:02:00Z">
        <w:del w:id="6778" w:author="Santagata Fabiana (GSE)" w:date="2025-10-01T15:37:00Z">
          <w:r w:rsidRPr="528FD81D" w:rsidDel="008D66CD">
            <w:rPr>
              <w:rFonts w:asciiTheme="minorHAnsi" w:hAnsiTheme="minorHAnsi" w:cstheme="minorBidi"/>
              <w:sz w:val="22"/>
              <w:szCs w:val="22"/>
              <w:rPrChange w:id="6779" w:author="Visone Rossana (GSE)" w:date="2025-09-25T11:03:00Z">
                <w:rPr>
                  <w:rFonts w:asciiTheme="minorHAnsi" w:hAnsiTheme="minorHAnsi" w:cstheme="minorBidi"/>
                  <w:i/>
                  <w:iCs/>
                  <w:sz w:val="22"/>
                  <w:szCs w:val="22"/>
                </w:rPr>
              </w:rPrChange>
            </w:rPr>
            <w:delText>sp</w:delText>
          </w:r>
        </w:del>
      </w:ins>
      <w:ins w:id="6780" w:author="Santagata Fabiana (GSE)" w:date="2025-10-01T15:37:00Z">
        <w:r w:rsidR="5F4DB26D" w:rsidRPr="528FD81D">
          <w:rPr>
            <w:rFonts w:asciiTheme="minorHAnsi" w:hAnsiTheme="minorHAnsi" w:cstheme="minorBidi"/>
            <w:sz w:val="22"/>
            <w:szCs w:val="22"/>
            <w:rPrChange w:id="6781" w:author="Santagata Fabiana (GSE)" w:date="2025-10-01T15:37:00Z">
              <w:rPr>
                <w:rFonts w:asciiTheme="minorHAnsi" w:hAnsiTheme="minorHAnsi" w:cstheme="minorBidi"/>
                <w:sz w:val="22"/>
                <w:szCs w:val="22"/>
                <w:highlight w:val="yellow"/>
              </w:rPr>
            </w:rPrChange>
          </w:rPr>
          <w:t>trova</w:t>
        </w:r>
      </w:ins>
      <w:ins w:id="6782" w:author="Visone Rossana (GSE)" w:date="2025-09-25T11:02:00Z">
        <w:del w:id="6783" w:author="Santagata Fabiana (GSE)" w:date="2025-10-01T15:35:00Z">
          <w:r w:rsidRPr="528FD81D" w:rsidDel="008D66CD">
            <w:rPr>
              <w:rFonts w:asciiTheme="minorHAnsi" w:hAnsiTheme="minorHAnsi" w:cstheme="minorBidi"/>
              <w:sz w:val="22"/>
              <w:szCs w:val="22"/>
              <w:rPrChange w:id="6784" w:author="Visone Rossana (GSE)" w:date="2025-09-25T11:03:00Z">
                <w:rPr>
                  <w:rFonts w:asciiTheme="minorHAnsi" w:hAnsiTheme="minorHAnsi" w:cstheme="minorBidi"/>
                  <w:i/>
                  <w:iCs/>
                  <w:sz w:val="22"/>
                  <w:szCs w:val="22"/>
                </w:rPr>
              </w:rPrChange>
            </w:rPr>
            <w:delText>osiz</w:delText>
          </w:r>
        </w:del>
        <w:del w:id="6785" w:author="Santagata Fabiana (GSE)" w:date="2025-10-01T15:36:00Z">
          <w:r w:rsidRPr="528FD81D" w:rsidDel="008D66CD">
            <w:rPr>
              <w:rFonts w:asciiTheme="minorHAnsi" w:hAnsiTheme="minorHAnsi" w:cstheme="minorBidi"/>
              <w:sz w:val="22"/>
              <w:szCs w:val="22"/>
              <w:rPrChange w:id="6786" w:author="Visone Rossana (GSE)" w:date="2025-09-25T11:03:00Z">
                <w:rPr>
                  <w:rFonts w:asciiTheme="minorHAnsi" w:hAnsiTheme="minorHAnsi" w:cstheme="minorBidi"/>
                  <w:i/>
                  <w:iCs/>
                  <w:sz w:val="22"/>
                  <w:szCs w:val="22"/>
                </w:rPr>
              </w:rPrChange>
            </w:rPr>
            <w:delText>ioni si</w:delText>
          </w:r>
        </w:del>
        <w:del w:id="6787" w:author="Santagata Fabiana (GSE)" w:date="2025-10-01T15:37:00Z">
          <w:r w:rsidRPr="528FD81D" w:rsidDel="008D66CD">
            <w:rPr>
              <w:rFonts w:asciiTheme="minorHAnsi" w:hAnsiTheme="minorHAnsi" w:cstheme="minorBidi"/>
              <w:sz w:val="22"/>
              <w:szCs w:val="22"/>
              <w:rPrChange w:id="6788" w:author="Visone Rossana (GSE)" w:date="2025-09-25T11:03:00Z">
                <w:rPr>
                  <w:rFonts w:asciiTheme="minorHAnsi" w:hAnsiTheme="minorHAnsi" w:cstheme="minorBidi"/>
                  <w:i/>
                  <w:iCs/>
                  <w:sz w:val="22"/>
                  <w:szCs w:val="22"/>
                </w:rPr>
              </w:rPrChange>
            </w:rPr>
            <w:delText xml:space="preserve"> applica</w:delText>
          </w:r>
        </w:del>
        <w:r w:rsidR="008D66CD" w:rsidRPr="528FD81D">
          <w:rPr>
            <w:rFonts w:asciiTheme="minorHAnsi" w:hAnsiTheme="minorHAnsi" w:cstheme="minorBidi"/>
            <w:sz w:val="22"/>
            <w:szCs w:val="22"/>
            <w:rPrChange w:id="6789" w:author="Visone Rossana (GSE)" w:date="2025-09-25T11:03:00Z">
              <w:rPr>
                <w:rFonts w:asciiTheme="minorHAnsi" w:hAnsiTheme="minorHAnsi" w:cstheme="minorBidi"/>
                <w:i/>
                <w:iCs/>
                <w:sz w:val="22"/>
                <w:szCs w:val="22"/>
              </w:rPr>
            </w:rPrChange>
          </w:rPr>
          <w:t>no</w:t>
        </w:r>
      </w:ins>
      <w:ins w:id="6790" w:author="Santagata Fabiana (GSE)" w:date="2025-10-01T15:37:00Z">
        <w:r w:rsidR="2F8717E9" w:rsidRPr="528FD81D">
          <w:rPr>
            <w:rFonts w:asciiTheme="minorHAnsi" w:hAnsiTheme="minorHAnsi" w:cstheme="minorBidi"/>
            <w:sz w:val="22"/>
            <w:szCs w:val="22"/>
            <w:rPrChange w:id="6791" w:author="Santagata Fabiana (GSE)" w:date="2025-10-01T15:37:00Z">
              <w:rPr>
                <w:rFonts w:asciiTheme="minorHAnsi" w:hAnsiTheme="minorHAnsi" w:cstheme="minorBidi"/>
                <w:sz w:val="22"/>
                <w:szCs w:val="22"/>
                <w:highlight w:val="yellow"/>
              </w:rPr>
            </w:rPrChange>
          </w:rPr>
          <w:t xml:space="preserve"> applicazione</w:t>
        </w:r>
      </w:ins>
      <w:ins w:id="6792" w:author="Visone Rossana (GSE)" w:date="2025-09-25T11:02:00Z">
        <w:r w:rsidR="008D66CD" w:rsidRPr="528FD81D">
          <w:rPr>
            <w:rFonts w:asciiTheme="minorHAnsi" w:hAnsiTheme="minorHAnsi" w:cstheme="minorBidi"/>
            <w:sz w:val="22"/>
            <w:szCs w:val="22"/>
            <w:rPrChange w:id="6793" w:author="Visone Rossana (GSE)" w:date="2025-09-25T11:03:00Z">
              <w:rPr>
                <w:rFonts w:asciiTheme="minorHAnsi" w:hAnsiTheme="minorHAnsi" w:cstheme="minorBidi"/>
                <w:i/>
                <w:iCs/>
                <w:sz w:val="22"/>
                <w:szCs w:val="22"/>
              </w:rPr>
            </w:rPrChange>
          </w:rPr>
          <w:t xml:space="preserve"> anche </w:t>
        </w:r>
      </w:ins>
      <w:ins w:id="6794" w:author="Santagata Fabiana (GSE)" w:date="2025-10-01T15:37:00Z">
        <w:r w:rsidR="49A4A026" w:rsidRPr="528FD81D">
          <w:rPr>
            <w:rFonts w:asciiTheme="minorHAnsi" w:hAnsiTheme="minorHAnsi" w:cstheme="minorBidi"/>
            <w:sz w:val="22"/>
            <w:szCs w:val="22"/>
            <w:rPrChange w:id="6795" w:author="Santagata Fabiana (GSE)" w:date="2025-10-01T15:37:00Z">
              <w:rPr>
                <w:rFonts w:asciiTheme="minorHAnsi" w:hAnsiTheme="minorHAnsi" w:cstheme="minorBidi"/>
                <w:sz w:val="22"/>
                <w:szCs w:val="22"/>
                <w:highlight w:val="yellow"/>
              </w:rPr>
            </w:rPrChange>
          </w:rPr>
          <w:t xml:space="preserve">per </w:t>
        </w:r>
      </w:ins>
      <w:ins w:id="6796" w:author="Visone Rossana (GSE)" w:date="2025-09-25T11:02:00Z">
        <w:del w:id="6797" w:author="Santagata Fabiana (GSE)" w:date="2025-10-01T15:37:00Z">
          <w:r w:rsidRPr="528FD81D" w:rsidDel="008D66CD">
            <w:rPr>
              <w:rFonts w:asciiTheme="minorHAnsi" w:hAnsiTheme="minorHAnsi" w:cstheme="minorBidi"/>
              <w:sz w:val="22"/>
              <w:szCs w:val="22"/>
              <w:rPrChange w:id="6798" w:author="Visone Rossana (GSE)" w:date="2025-09-25T11:03:00Z">
                <w:rPr>
                  <w:rFonts w:asciiTheme="minorHAnsi" w:hAnsiTheme="minorHAnsi" w:cstheme="minorBidi"/>
                  <w:i/>
                  <w:iCs/>
                  <w:sz w:val="22"/>
                  <w:szCs w:val="22"/>
                </w:rPr>
              </w:rPrChange>
            </w:rPr>
            <w:delText>a</w:delText>
          </w:r>
        </w:del>
        <w:r w:rsidR="008D66CD" w:rsidRPr="528FD81D">
          <w:rPr>
            <w:rFonts w:asciiTheme="minorHAnsi" w:hAnsiTheme="minorHAnsi" w:cstheme="minorBidi"/>
            <w:sz w:val="22"/>
            <w:szCs w:val="22"/>
            <w:rPrChange w:id="6799" w:author="Visone Rossana (GSE)" w:date="2025-09-25T11:03:00Z">
              <w:rPr>
                <w:rFonts w:asciiTheme="minorHAnsi" w:hAnsiTheme="minorHAnsi" w:cstheme="minorBidi"/>
                <w:i/>
                <w:iCs/>
                <w:sz w:val="22"/>
                <w:szCs w:val="22"/>
              </w:rPr>
            </w:rPrChange>
          </w:rPr>
          <w:t xml:space="preserve">gli </w:t>
        </w:r>
      </w:ins>
      <w:ins w:id="6800" w:author="Visone Rossana (GSE)" w:date="2025-09-25T11:03:00Z">
        <w:r w:rsidR="008D66CD" w:rsidRPr="528FD81D">
          <w:rPr>
            <w:rFonts w:asciiTheme="minorHAnsi" w:hAnsiTheme="minorHAnsi" w:cstheme="minorBidi"/>
            <w:sz w:val="22"/>
            <w:szCs w:val="22"/>
          </w:rPr>
          <w:t>Enti del Terzo Settore che svolgono attività di carattere economico</w:t>
        </w:r>
        <w:del w:id="6801" w:author="Santagata Fabiana (GSE)" w:date="2025-10-01T15:37:00Z">
          <w:r w:rsidRPr="528FD81D" w:rsidDel="008D66CD">
            <w:rPr>
              <w:rFonts w:asciiTheme="minorHAnsi" w:hAnsiTheme="minorHAnsi" w:cstheme="minorBidi"/>
              <w:sz w:val="22"/>
              <w:szCs w:val="22"/>
            </w:rPr>
            <w:delText xml:space="preserve"> (di seguito: </w:delText>
          </w:r>
        </w:del>
      </w:ins>
      <w:ins w:id="6802" w:author="Visone Rossana (GSE)" w:date="2025-09-25T11:04:00Z">
        <w:del w:id="6803" w:author="Santagata Fabiana (GSE)" w:date="2025-10-01T15:37:00Z">
          <w:r w:rsidRPr="528FD81D" w:rsidDel="008D66CD">
            <w:rPr>
              <w:rFonts w:asciiTheme="minorHAnsi" w:hAnsiTheme="minorHAnsi" w:cstheme="minorBidi"/>
              <w:sz w:val="22"/>
              <w:szCs w:val="22"/>
            </w:rPr>
            <w:delText>“</w:delText>
          </w:r>
        </w:del>
      </w:ins>
      <w:ins w:id="6804" w:author="Visone Rossana (GSE)" w:date="2025-09-25T11:03:00Z">
        <w:del w:id="6805" w:author="Santagata Fabiana (GSE)" w:date="2025-10-01T15:37:00Z">
          <w:r w:rsidRPr="528FD81D" w:rsidDel="008D66CD">
            <w:rPr>
              <w:rFonts w:asciiTheme="minorHAnsi" w:hAnsiTheme="minorHAnsi" w:cstheme="minorBidi"/>
              <w:b/>
              <w:bCs/>
              <w:sz w:val="22"/>
              <w:szCs w:val="22"/>
            </w:rPr>
            <w:delText>ETS economici</w:delText>
          </w:r>
        </w:del>
      </w:ins>
      <w:ins w:id="6806" w:author="Visone Rossana (GSE)" w:date="2025-09-25T11:04:00Z">
        <w:del w:id="6807" w:author="Santagata Fabiana (GSE)" w:date="2025-10-01T15:37:00Z">
          <w:r w:rsidRPr="528FD81D" w:rsidDel="008D66CD">
            <w:rPr>
              <w:rFonts w:asciiTheme="minorHAnsi" w:hAnsiTheme="minorHAnsi" w:cstheme="minorBidi"/>
              <w:b/>
              <w:bCs/>
              <w:sz w:val="22"/>
              <w:szCs w:val="22"/>
            </w:rPr>
            <w:delText>”</w:delText>
          </w:r>
        </w:del>
      </w:ins>
      <w:ins w:id="6808" w:author="Visone Rossana (GSE)" w:date="2025-09-25T11:03:00Z">
        <w:del w:id="6809" w:author="Santagata Fabiana (GSE)" w:date="2025-10-01T15:37:00Z">
          <w:r w:rsidRPr="528FD81D" w:rsidDel="008D66CD">
            <w:rPr>
              <w:rFonts w:asciiTheme="minorHAnsi" w:hAnsiTheme="minorHAnsi" w:cstheme="minorBidi"/>
              <w:sz w:val="22"/>
              <w:szCs w:val="22"/>
              <w:rPrChange w:id="6810" w:author="Visone Rossana (GSE)" w:date="2025-09-25T11:03:00Z">
                <w:rPr>
                  <w:rFonts w:asciiTheme="minorHAnsi" w:hAnsiTheme="minorHAnsi" w:cstheme="minorBidi"/>
                  <w:b/>
                  <w:bCs/>
                  <w:sz w:val="22"/>
                  <w:szCs w:val="22"/>
                </w:rPr>
              </w:rPrChange>
            </w:rPr>
            <w:delText>)</w:delText>
          </w:r>
        </w:del>
      </w:ins>
      <w:commentRangeEnd w:id="6754"/>
      <w:r w:rsidRPr="528FD81D">
        <w:rPr>
          <w:rStyle w:val="Rimandocommento"/>
          <w:rFonts w:asciiTheme="minorHAnsi" w:hAnsiTheme="minorHAnsi" w:cstheme="minorBidi"/>
          <w:sz w:val="22"/>
          <w:szCs w:val="22"/>
        </w:rPr>
        <w:commentReference w:id="6754"/>
      </w:r>
      <w:ins w:id="6811" w:author="Santagata Fabiana (GSE)" w:date="2025-10-01T15:37:00Z">
        <w:r w:rsidR="17E57242" w:rsidRPr="528FD81D">
          <w:rPr>
            <w:rFonts w:asciiTheme="minorHAnsi" w:hAnsiTheme="minorHAnsi" w:cstheme="minorBidi"/>
            <w:sz w:val="22"/>
            <w:szCs w:val="22"/>
          </w:rPr>
          <w:t>.</w:t>
        </w:r>
      </w:ins>
    </w:p>
    <w:p w14:paraId="701DD6C8" w14:textId="778D2792" w:rsidR="005772F3" w:rsidRDefault="00D32758" w:rsidP="528FD81D">
      <w:pPr>
        <w:pStyle w:val="NORMALEGSE"/>
        <w:spacing w:after="120" w:line="276" w:lineRule="auto"/>
        <w:jc w:val="both"/>
        <w:rPr>
          <w:ins w:id="6812" w:author="Visone Rossana (GSE)" w:date="2025-09-23T18:36:00Z" w16du:dateUtc="2025-09-23T16:36:00Z"/>
          <w:rFonts w:asciiTheme="minorHAnsi" w:hAnsiTheme="minorHAnsi" w:cstheme="minorBidi"/>
          <w:sz w:val="22"/>
          <w:szCs w:val="22"/>
        </w:rPr>
      </w:pPr>
      <w:ins w:id="6813" w:author="Sala Riunioni 628" w:date="2025-09-24T16:18:00Z">
        <w:del w:id="6814" w:author="Visone Rossana (GSE)" w:date="2025-09-25T11:00:00Z">
          <w:r w:rsidRPr="528FD81D" w:rsidDel="00D32758">
            <w:rPr>
              <w:rFonts w:asciiTheme="minorHAnsi" w:hAnsiTheme="minorHAnsi" w:cstheme="minorBidi"/>
              <w:sz w:val="22"/>
              <w:szCs w:val="22"/>
            </w:rPr>
            <w:delText xml:space="preserve">i </w:delText>
          </w:r>
        </w:del>
      </w:ins>
      <w:ins w:id="6815" w:author="Santagata Fabiana (GSE)" w:date="2025-10-01T15:38:00Z">
        <w:r w:rsidR="589A2EDB" w:rsidRPr="528FD81D">
          <w:rPr>
            <w:rFonts w:asciiTheme="minorHAnsi" w:hAnsiTheme="minorHAnsi" w:cstheme="minorBidi"/>
            <w:sz w:val="22"/>
            <w:szCs w:val="22"/>
          </w:rPr>
          <w:t xml:space="preserve">In </w:t>
        </w:r>
      </w:ins>
      <w:ins w:id="6816" w:author="Santagata Fabiana (GSE)" w:date="2025-10-06T15:30:00Z">
        <w:r w:rsidR="7A589D89" w:rsidRPr="171433FE">
          <w:rPr>
            <w:rFonts w:asciiTheme="minorHAnsi" w:hAnsiTheme="minorHAnsi" w:cstheme="minorBidi"/>
            <w:sz w:val="22"/>
            <w:szCs w:val="22"/>
          </w:rPr>
          <w:t xml:space="preserve">aggiunta </w:t>
        </w:r>
        <w:r w:rsidR="7A589D89" w:rsidRPr="2736333E">
          <w:rPr>
            <w:rFonts w:asciiTheme="minorHAnsi" w:hAnsiTheme="minorHAnsi" w:cstheme="minorBidi"/>
            <w:sz w:val="22"/>
            <w:szCs w:val="22"/>
          </w:rPr>
          <w:t xml:space="preserve">alle cause di non ammissione al </w:t>
        </w:r>
        <w:r w:rsidR="7A589D89" w:rsidRPr="5F54F10A">
          <w:rPr>
            <w:rFonts w:asciiTheme="minorHAnsi" w:hAnsiTheme="minorHAnsi" w:cstheme="minorBidi"/>
            <w:sz w:val="22"/>
            <w:szCs w:val="22"/>
          </w:rPr>
          <w:t>mecc</w:t>
        </w:r>
      </w:ins>
      <w:ins w:id="6817" w:author="Santagata Fabiana (GSE)" w:date="2025-10-06T15:31:00Z">
        <w:r w:rsidR="7A589D89" w:rsidRPr="5F54F10A">
          <w:rPr>
            <w:rFonts w:asciiTheme="minorHAnsi" w:hAnsiTheme="minorHAnsi" w:cstheme="minorBidi"/>
            <w:sz w:val="22"/>
            <w:szCs w:val="22"/>
          </w:rPr>
          <w:t xml:space="preserve">anismo indicate all’art. 12 del Decreto, </w:t>
        </w:r>
        <w:r w:rsidR="7B747D21" w:rsidRPr="389BA2C9">
          <w:rPr>
            <w:rFonts w:asciiTheme="minorHAnsi" w:hAnsiTheme="minorHAnsi" w:cstheme="minorBidi"/>
            <w:sz w:val="22"/>
            <w:szCs w:val="22"/>
          </w:rPr>
          <w:t>l’art.</w:t>
        </w:r>
      </w:ins>
      <w:ins w:id="6818" w:author="Santagata Fabiana (GSE)" w:date="2025-10-01T15:40:00Z">
        <w:r w:rsidR="1B0B3C9F" w:rsidRPr="528FD81D">
          <w:rPr>
            <w:rFonts w:asciiTheme="minorHAnsi" w:hAnsiTheme="minorHAnsi" w:cstheme="minorBidi"/>
            <w:sz w:val="22"/>
            <w:szCs w:val="22"/>
          </w:rPr>
          <w:t xml:space="preserve"> 24, comma 2, del Decreto</w:t>
        </w:r>
      </w:ins>
      <w:ins w:id="6819" w:author="Santagata Fabiana (GSE)" w:date="2025-10-06T15:31:00Z">
        <w:r w:rsidR="4B5114E9" w:rsidRPr="389BA2C9">
          <w:rPr>
            <w:rFonts w:asciiTheme="minorHAnsi" w:hAnsiTheme="minorHAnsi" w:cstheme="minorBidi"/>
            <w:sz w:val="22"/>
            <w:szCs w:val="22"/>
          </w:rPr>
          <w:t xml:space="preserve"> prevede che </w:t>
        </w:r>
      </w:ins>
      <w:ins w:id="6820" w:author="Santagata Fabiana (GSE)" w:date="2025-10-06T15:32:00Z">
        <w:r w:rsidR="4B5114E9" w:rsidRPr="45D9D155">
          <w:rPr>
            <w:rFonts w:asciiTheme="minorHAnsi" w:hAnsiTheme="minorHAnsi" w:cstheme="minorBidi"/>
            <w:sz w:val="22"/>
            <w:szCs w:val="22"/>
          </w:rPr>
          <w:t>nei confronti dell’impresa non</w:t>
        </w:r>
      </w:ins>
      <w:ins w:id="6821" w:author="Visone Rossana (GSE)" w:date="2025-09-25T11:00:00Z">
        <w:del w:id="6822" w:author="Santagata Fabiana (GSE)" w:date="2025-10-01T15:40:00Z">
          <w:r w:rsidRPr="528FD81D" w:rsidDel="005620DC">
            <w:rPr>
              <w:rFonts w:asciiTheme="minorHAnsi" w:hAnsiTheme="minorHAnsi" w:cstheme="minorBidi"/>
              <w:sz w:val="22"/>
              <w:szCs w:val="22"/>
            </w:rPr>
            <w:delText>Si</w:delText>
          </w:r>
        </w:del>
      </w:ins>
      <w:ins w:id="6823" w:author="Santagata Fabiana (GSE)" w:date="2025-10-01T15:38:00Z">
        <w:del w:id="6824" w:author="Visone Rossana (GSE)" w:date="2025-10-07T15:21:00Z" w16du:dateUtc="2025-10-07T13:21:00Z">
          <w:r w:rsidR="1DF48BEE" w:rsidRPr="528FD81D" w:rsidDel="0033135D">
            <w:rPr>
              <w:rFonts w:asciiTheme="minorHAnsi" w:hAnsiTheme="minorHAnsi" w:cstheme="minorBidi"/>
              <w:sz w:val="22"/>
              <w:szCs w:val="22"/>
            </w:rPr>
            <w:delText>non</w:delText>
          </w:r>
        </w:del>
        <w:r w:rsidR="1DF48BEE" w:rsidRPr="528FD81D">
          <w:rPr>
            <w:rFonts w:asciiTheme="minorHAnsi" w:hAnsiTheme="minorHAnsi" w:cstheme="minorBidi"/>
            <w:sz w:val="22"/>
            <w:szCs w:val="22"/>
          </w:rPr>
          <w:t xml:space="preserve"> </w:t>
        </w:r>
      </w:ins>
      <w:ins w:id="6825" w:author="Visone Rossana (GSE)" w:date="2025-09-25T11:00:00Z">
        <w:del w:id="6826" w:author="Santagata Fabiana (GSE)" w:date="2025-10-01T15:38:00Z">
          <w:r w:rsidRPr="528FD81D" w:rsidDel="005620DC">
            <w:rPr>
              <w:rFonts w:asciiTheme="minorHAnsi" w:hAnsiTheme="minorHAnsi" w:cstheme="minorBidi"/>
              <w:sz w:val="22"/>
              <w:szCs w:val="22"/>
            </w:rPr>
            <w:delText xml:space="preserve"> richiamano, infine, i </w:delText>
          </w:r>
        </w:del>
      </w:ins>
      <w:ins w:id="6827" w:author="Santagata Fabiana (GSE)" w:date="2025-10-01T15:38:00Z">
        <w:r w:rsidR="4DD3DDB7" w:rsidRPr="45D9D155">
          <w:rPr>
            <w:rFonts w:asciiTheme="minorHAnsi" w:hAnsiTheme="minorHAnsi" w:cstheme="minorBidi"/>
            <w:sz w:val="22"/>
            <w:szCs w:val="22"/>
          </w:rPr>
          <w:t>d</w:t>
        </w:r>
      </w:ins>
      <w:ins w:id="6828" w:author="Santagata Fabiana (GSE)" w:date="2025-10-06T15:32:00Z">
        <w:r w:rsidR="7E67E3EB" w:rsidRPr="45D9D155">
          <w:rPr>
            <w:rFonts w:asciiTheme="minorHAnsi" w:hAnsiTheme="minorHAnsi" w:cstheme="minorBidi"/>
            <w:sz w:val="22"/>
            <w:szCs w:val="22"/>
          </w:rPr>
          <w:t>ebba</w:t>
        </w:r>
      </w:ins>
      <w:ins w:id="6829" w:author="Santagata Fabiana (GSE)" w:date="2025-10-01T15:38:00Z">
        <w:r w:rsidR="4DD3DDB7" w:rsidRPr="528FD81D">
          <w:rPr>
            <w:rFonts w:asciiTheme="minorHAnsi" w:hAnsiTheme="minorHAnsi" w:cstheme="minorBidi"/>
            <w:sz w:val="22"/>
            <w:szCs w:val="22"/>
          </w:rPr>
          <w:t xml:space="preserve"> </w:t>
        </w:r>
      </w:ins>
      <w:ins w:id="6830" w:author="Santagata Fabiana (GSE)" w:date="2025-10-01T15:41:00Z">
        <w:r w:rsidR="12783741" w:rsidRPr="528FD81D">
          <w:rPr>
            <w:rFonts w:asciiTheme="minorHAnsi" w:hAnsiTheme="minorHAnsi" w:cstheme="minorBidi"/>
            <w:sz w:val="22"/>
            <w:szCs w:val="22"/>
          </w:rPr>
          <w:t xml:space="preserve">ricorrere </w:t>
        </w:r>
      </w:ins>
      <w:ins w:id="6831" w:author="Santagata Fabiana (GSE)" w:date="2025-10-01T15:44:00Z">
        <w:r w:rsidR="03FA68C0" w:rsidRPr="528FD81D">
          <w:rPr>
            <w:rFonts w:asciiTheme="minorHAnsi" w:hAnsiTheme="minorHAnsi" w:cstheme="minorBidi"/>
            <w:sz w:val="22"/>
            <w:szCs w:val="22"/>
          </w:rPr>
          <w:t>alc</w:t>
        </w:r>
      </w:ins>
      <w:ins w:id="6832" w:author="Santagata Fabiana (GSE)" w:date="2025-10-01T15:43:00Z">
        <w:r w:rsidR="396F7A3A" w:rsidRPr="528FD81D">
          <w:rPr>
            <w:rFonts w:asciiTheme="minorHAnsi" w:hAnsiTheme="minorHAnsi" w:cstheme="minorBidi"/>
            <w:sz w:val="22"/>
            <w:szCs w:val="22"/>
          </w:rPr>
          <w:t>una del</w:t>
        </w:r>
      </w:ins>
      <w:ins w:id="6833" w:author="Santagata Fabiana (GSE)" w:date="2025-10-01T15:41:00Z">
        <w:r w:rsidR="12783741" w:rsidRPr="528FD81D">
          <w:rPr>
            <w:rFonts w:asciiTheme="minorHAnsi" w:hAnsiTheme="minorHAnsi" w:cstheme="minorBidi"/>
            <w:sz w:val="22"/>
            <w:szCs w:val="22"/>
          </w:rPr>
          <w:t>le seg</w:t>
        </w:r>
      </w:ins>
      <w:ins w:id="6834" w:author="Santagata Fabiana (GSE)" w:date="2025-10-01T15:39:00Z">
        <w:r w:rsidR="4DD3DDB7" w:rsidRPr="528FD81D">
          <w:rPr>
            <w:rFonts w:asciiTheme="minorHAnsi" w:hAnsiTheme="minorHAnsi" w:cstheme="minorBidi"/>
            <w:sz w:val="22"/>
            <w:szCs w:val="22"/>
          </w:rPr>
          <w:t xml:space="preserve">uenti </w:t>
        </w:r>
      </w:ins>
      <w:ins w:id="6835" w:author="Sala Riunioni 628" w:date="2025-09-24T16:18:00Z">
        <w:r w:rsidRPr="528FD81D">
          <w:rPr>
            <w:rFonts w:asciiTheme="minorHAnsi" w:hAnsiTheme="minorHAnsi" w:cstheme="minorBidi"/>
            <w:sz w:val="22"/>
            <w:szCs w:val="22"/>
          </w:rPr>
          <w:t>ca</w:t>
        </w:r>
      </w:ins>
      <w:ins w:id="6836" w:author="Santagata Fabiana (GSE)" w:date="2025-10-01T15:41:00Z">
        <w:r w:rsidR="1E6AC6AA" w:rsidRPr="528FD81D">
          <w:rPr>
            <w:rFonts w:asciiTheme="minorHAnsi" w:hAnsiTheme="minorHAnsi" w:cstheme="minorBidi"/>
            <w:sz w:val="22"/>
            <w:szCs w:val="22"/>
          </w:rPr>
          <w:t>u</w:t>
        </w:r>
      </w:ins>
      <w:ins w:id="6837" w:author="Sala Riunioni 628" w:date="2025-09-24T16:18:00Z">
        <w:r w:rsidRPr="528FD81D">
          <w:rPr>
            <w:rFonts w:asciiTheme="minorHAnsi" w:hAnsiTheme="minorHAnsi" w:cstheme="minorBidi"/>
            <w:sz w:val="22"/>
            <w:szCs w:val="22"/>
          </w:rPr>
          <w:t>s</w:t>
        </w:r>
      </w:ins>
      <w:ins w:id="6838" w:author="Santagata Fabiana (GSE)" w:date="2025-10-01T15:41:00Z">
        <w:r w:rsidR="1E6AC6AA" w:rsidRPr="528FD81D">
          <w:rPr>
            <w:rFonts w:asciiTheme="minorHAnsi" w:hAnsiTheme="minorHAnsi" w:cstheme="minorBidi"/>
            <w:sz w:val="22"/>
            <w:szCs w:val="22"/>
          </w:rPr>
          <w:t>e</w:t>
        </w:r>
      </w:ins>
      <w:ins w:id="6839" w:author="Sala Riunioni 628" w:date="2025-09-24T16:18:00Z">
        <w:del w:id="6840" w:author="Santagata Fabiana (GSE)" w:date="2025-10-01T15:41:00Z">
          <w:r w:rsidRPr="528FD81D" w:rsidDel="00D32758">
            <w:rPr>
              <w:rFonts w:asciiTheme="minorHAnsi" w:hAnsiTheme="minorHAnsi" w:cstheme="minorBidi"/>
              <w:sz w:val="22"/>
              <w:szCs w:val="22"/>
            </w:rPr>
            <w:delText>i</w:delText>
          </w:r>
        </w:del>
        <w:r w:rsidRPr="528FD81D">
          <w:rPr>
            <w:rFonts w:asciiTheme="minorHAnsi" w:hAnsiTheme="minorHAnsi" w:cstheme="minorBidi"/>
            <w:sz w:val="22"/>
            <w:szCs w:val="22"/>
          </w:rPr>
          <w:t xml:space="preserve"> di esclusione</w:t>
        </w:r>
      </w:ins>
      <w:ins w:id="6841" w:author="Sala Riunioni 628" w:date="2025-09-24T16:19:00Z">
        <w:del w:id="6842" w:author="Santagata Fabiana (GSE)" w:date="2025-10-01T15:40:00Z">
          <w:r w:rsidRPr="528FD81D" w:rsidDel="00D32758">
            <w:rPr>
              <w:rFonts w:asciiTheme="minorHAnsi" w:hAnsiTheme="minorHAnsi" w:cstheme="minorBidi"/>
              <w:sz w:val="22"/>
              <w:szCs w:val="22"/>
            </w:rPr>
            <w:delText xml:space="preserve"> di cui agli artt. 12 e 24</w:delText>
          </w:r>
        </w:del>
      </w:ins>
      <w:ins w:id="6843" w:author="Sala Riunioni 628" w:date="2025-09-24T16:20:00Z">
        <w:del w:id="6844" w:author="Santagata Fabiana (GSE)" w:date="2025-10-01T15:40:00Z">
          <w:r w:rsidRPr="528FD81D" w:rsidDel="00D32758">
            <w:rPr>
              <w:rFonts w:asciiTheme="minorHAnsi" w:hAnsiTheme="minorHAnsi" w:cstheme="minorBidi"/>
              <w:sz w:val="22"/>
              <w:szCs w:val="22"/>
            </w:rPr>
            <w:delText>,</w:delText>
          </w:r>
        </w:del>
      </w:ins>
      <w:ins w:id="6845" w:author="Sala Riunioni 628" w:date="2025-09-24T16:19:00Z">
        <w:del w:id="6846" w:author="Santagata Fabiana (GSE)" w:date="2025-10-01T15:40:00Z">
          <w:r w:rsidRPr="528FD81D" w:rsidDel="00D32758">
            <w:rPr>
              <w:rFonts w:asciiTheme="minorHAnsi" w:hAnsiTheme="minorHAnsi" w:cstheme="minorBidi"/>
              <w:sz w:val="22"/>
              <w:szCs w:val="22"/>
            </w:rPr>
            <w:delText xml:space="preserve"> comma 2</w:delText>
          </w:r>
        </w:del>
      </w:ins>
      <w:ins w:id="6847" w:author="Sala Riunioni 628" w:date="2025-09-24T16:20:00Z">
        <w:del w:id="6848" w:author="Santagata Fabiana (GSE)" w:date="2025-10-01T15:40:00Z">
          <w:r w:rsidRPr="528FD81D" w:rsidDel="00D32758">
            <w:rPr>
              <w:rFonts w:asciiTheme="minorHAnsi" w:hAnsiTheme="minorHAnsi" w:cstheme="minorBidi"/>
              <w:sz w:val="22"/>
              <w:szCs w:val="22"/>
            </w:rPr>
            <w:delText>,</w:delText>
          </w:r>
        </w:del>
      </w:ins>
      <w:ins w:id="6849" w:author="Sala Riunioni 628" w:date="2025-09-24T16:19:00Z">
        <w:del w:id="6850" w:author="Santagata Fabiana (GSE)" w:date="2025-10-01T15:40:00Z">
          <w:r w:rsidRPr="528FD81D" w:rsidDel="00D32758">
            <w:rPr>
              <w:rFonts w:asciiTheme="minorHAnsi" w:hAnsiTheme="minorHAnsi" w:cstheme="minorBidi"/>
              <w:sz w:val="22"/>
              <w:szCs w:val="22"/>
            </w:rPr>
            <w:delText xml:space="preserve"> del Decreto</w:delText>
          </w:r>
        </w:del>
      </w:ins>
      <w:ins w:id="6851" w:author="Visone Rossana (GSE)" w:date="2025-09-23T14:19:00Z">
        <w:del w:id="6852" w:author="Sala Riunioni 628" w:date="2025-09-24T16:18:00Z">
          <w:r w:rsidRPr="528FD81D" w:rsidDel="005772F3">
            <w:rPr>
              <w:rFonts w:asciiTheme="minorHAnsi" w:hAnsiTheme="minorHAnsi" w:cstheme="minorBidi"/>
              <w:sz w:val="22"/>
              <w:szCs w:val="22"/>
            </w:rPr>
            <w:delText xml:space="preserve">le specifiche disposizioni di cui al </w:delText>
          </w:r>
          <w:r w:rsidRPr="528FD81D" w:rsidDel="005772F3">
            <w:rPr>
              <w:rFonts w:asciiTheme="minorHAnsi" w:hAnsiTheme="minorHAnsi" w:cstheme="minorBidi"/>
              <w:i/>
              <w:iCs/>
              <w:sz w:val="22"/>
              <w:szCs w:val="22"/>
              <w:rPrChange w:id="6853" w:author="Visone Rossana (GSE)" w:date="2025-09-23T18:35:00Z">
                <w:rPr>
                  <w:rFonts w:asciiTheme="minorHAnsi" w:hAnsiTheme="minorHAnsi" w:cstheme="minorBidi"/>
                  <w:sz w:val="22"/>
                  <w:szCs w:val="22"/>
                </w:rPr>
              </w:rPrChange>
            </w:rPr>
            <w:delText>Titolo V</w:delText>
          </w:r>
          <w:r w:rsidRPr="528FD81D" w:rsidDel="005772F3">
            <w:rPr>
              <w:rFonts w:asciiTheme="minorHAnsi" w:hAnsiTheme="minorHAnsi" w:cstheme="minorBidi"/>
              <w:sz w:val="22"/>
              <w:szCs w:val="22"/>
            </w:rPr>
            <w:delText xml:space="preserve"> del </w:delText>
          </w:r>
        </w:del>
      </w:ins>
      <w:ins w:id="6854" w:author="Visone Rossana (GSE)" w:date="2025-09-23T14:24:00Z">
        <w:del w:id="6855" w:author="Sala Riunioni 628" w:date="2025-09-24T16:18:00Z">
          <w:r w:rsidRPr="528FD81D" w:rsidDel="005772F3">
            <w:rPr>
              <w:rFonts w:asciiTheme="minorHAnsi" w:hAnsiTheme="minorHAnsi" w:cstheme="minorBidi"/>
              <w:sz w:val="22"/>
              <w:szCs w:val="22"/>
            </w:rPr>
            <w:delText>D</w:delText>
          </w:r>
        </w:del>
      </w:ins>
      <w:ins w:id="6856" w:author="Visone Rossana (GSE)" w:date="2025-09-23T14:19:00Z">
        <w:del w:id="6857" w:author="Sala Riunioni 628" w:date="2025-09-24T16:18:00Z">
          <w:r w:rsidRPr="528FD81D" w:rsidDel="005772F3">
            <w:rPr>
              <w:rFonts w:asciiTheme="minorHAnsi" w:hAnsiTheme="minorHAnsi" w:cstheme="minorBidi"/>
              <w:sz w:val="22"/>
              <w:szCs w:val="22"/>
            </w:rPr>
            <w:delText>ecreto</w:delText>
          </w:r>
        </w:del>
      </w:ins>
      <w:ins w:id="6858" w:author="Visone Rossana (GSE)" w:date="2025-09-23T14:22:00Z">
        <w:del w:id="6859" w:author="Sala Riunioni 628" w:date="2025-09-24T16:18:00Z">
          <w:r w:rsidRPr="528FD81D" w:rsidDel="005772F3">
            <w:rPr>
              <w:rFonts w:asciiTheme="minorHAnsi" w:hAnsiTheme="minorHAnsi" w:cstheme="minorBidi"/>
              <w:sz w:val="22"/>
              <w:szCs w:val="22"/>
            </w:rPr>
            <w:delText xml:space="preserve"> </w:delText>
          </w:r>
        </w:del>
        <w:del w:id="6860" w:author="Sala Riunioni 628" w:date="2025-09-24T16:16:00Z">
          <w:r w:rsidRPr="528FD81D" w:rsidDel="005772F3">
            <w:rPr>
              <w:rFonts w:asciiTheme="minorHAnsi" w:hAnsiTheme="minorHAnsi" w:cstheme="minorBidi"/>
              <w:sz w:val="22"/>
              <w:szCs w:val="22"/>
            </w:rPr>
            <w:delText>nel seguito descritte</w:delText>
          </w:r>
        </w:del>
      </w:ins>
      <w:ins w:id="6861" w:author="Visone Rossana (GSE)" w:date="2025-09-23T18:36:00Z">
        <w:del w:id="6862" w:author="Sala Riunioni 628" w:date="2025-09-24T16:16:00Z">
          <w:r w:rsidRPr="528FD81D" w:rsidDel="00904C20">
            <w:rPr>
              <w:rFonts w:asciiTheme="minorHAnsi" w:hAnsiTheme="minorHAnsi" w:cstheme="minorBidi"/>
              <w:sz w:val="22"/>
              <w:szCs w:val="22"/>
            </w:rPr>
            <w:delText xml:space="preserve"> ad eccezione di</w:delText>
          </w:r>
        </w:del>
        <w:r w:rsidR="00904C20" w:rsidRPr="528FD81D">
          <w:rPr>
            <w:rFonts w:asciiTheme="minorHAnsi" w:hAnsiTheme="minorHAnsi" w:cstheme="minorBidi"/>
            <w:sz w:val="22"/>
            <w:szCs w:val="22"/>
          </w:rPr>
          <w:t>:</w:t>
        </w:r>
      </w:ins>
    </w:p>
    <w:p w14:paraId="29E81FBC" w14:textId="5D6FCB5D" w:rsidR="00904C20" w:rsidDel="00617C51" w:rsidRDefault="00904C20">
      <w:pPr>
        <w:pStyle w:val="NORMALEGSE"/>
        <w:spacing w:after="120" w:line="276" w:lineRule="auto"/>
        <w:jc w:val="both"/>
        <w:rPr>
          <w:del w:id="6863" w:author="Santagata Fabiana (GSE)" w:date="2025-10-13T09:55:00Z" w16du:dateUtc="2025-10-13T09:55:18Z"/>
          <w:rFonts w:asciiTheme="minorHAnsi" w:hAnsiTheme="minorHAnsi" w:cstheme="minorBidi"/>
          <w:sz w:val="22"/>
          <w:szCs w:val="22"/>
        </w:rPr>
      </w:pPr>
      <w:ins w:id="6864" w:author="Visone Rossana (GSE)" w:date="2025-09-23T18:36:00Z">
        <w:del w:id="6865" w:author="Sala Riunioni 628" w:date="2025-09-24T16:17:00Z">
          <w:r w:rsidRPr="528FD81D" w:rsidDel="00904C20">
            <w:rPr>
              <w:rFonts w:asciiTheme="minorHAnsi" w:hAnsiTheme="minorHAnsi" w:cstheme="minorBidi"/>
              <w:sz w:val="22"/>
              <w:szCs w:val="22"/>
            </w:rPr>
            <w:lastRenderedPageBreak/>
            <w:delText xml:space="preserve">alle </w:delText>
          </w:r>
        </w:del>
        <w:r w:rsidRPr="528FD81D">
          <w:rPr>
            <w:rFonts w:asciiTheme="minorHAnsi" w:hAnsiTheme="minorHAnsi" w:cstheme="minorBidi"/>
            <w:sz w:val="22"/>
            <w:szCs w:val="22"/>
          </w:rPr>
          <w:t>impres</w:t>
        </w:r>
      </w:ins>
      <w:ins w:id="6866" w:author="Santagata Fabiana (GSE)" w:date="2025-10-01T15:39:00Z">
        <w:r w:rsidR="50023179" w:rsidRPr="528FD81D">
          <w:rPr>
            <w:rFonts w:asciiTheme="minorHAnsi" w:hAnsiTheme="minorHAnsi" w:cstheme="minorBidi"/>
            <w:sz w:val="22"/>
            <w:szCs w:val="22"/>
          </w:rPr>
          <w:t>a</w:t>
        </w:r>
      </w:ins>
      <w:ins w:id="6867" w:author="Visone Rossana (GSE)" w:date="2025-09-23T18:36:00Z">
        <w:del w:id="6868" w:author="Santagata Fabiana (GSE)" w:date="2025-10-01T15:39:00Z">
          <w:r w:rsidRPr="528FD81D" w:rsidDel="00904C20">
            <w:rPr>
              <w:rFonts w:asciiTheme="minorHAnsi" w:hAnsiTheme="minorHAnsi" w:cstheme="minorBidi"/>
              <w:sz w:val="22"/>
              <w:szCs w:val="22"/>
            </w:rPr>
            <w:delText>e</w:delText>
          </w:r>
        </w:del>
        <w:r w:rsidRPr="528FD81D">
          <w:rPr>
            <w:rFonts w:asciiTheme="minorHAnsi" w:hAnsiTheme="minorHAnsi" w:cstheme="minorBidi"/>
            <w:sz w:val="22"/>
            <w:szCs w:val="22"/>
          </w:rPr>
          <w:t xml:space="preserve"> in </w:t>
        </w:r>
      </w:ins>
      <w:ins w:id="6869" w:author="Visone Rossana (GSE)" w:date="2025-09-23T18:37:00Z">
        <w:r w:rsidRPr="528FD81D">
          <w:rPr>
            <w:rFonts w:asciiTheme="minorHAnsi" w:hAnsiTheme="minorHAnsi" w:cstheme="minorBidi"/>
            <w:sz w:val="22"/>
            <w:szCs w:val="22"/>
          </w:rPr>
          <w:t>difficoltà</w:t>
        </w:r>
      </w:ins>
      <w:ins w:id="6870" w:author="Santagata Fabiana (GSE)" w:date="2025-10-01T15:41:00Z">
        <w:r w:rsidR="6877157E" w:rsidRPr="528FD81D">
          <w:rPr>
            <w:rFonts w:asciiTheme="minorHAnsi" w:hAnsiTheme="minorHAnsi" w:cstheme="minorBidi"/>
            <w:sz w:val="22"/>
            <w:szCs w:val="22"/>
          </w:rPr>
          <w:t>,</w:t>
        </w:r>
      </w:ins>
      <w:ins w:id="6871" w:author="Visone Rossana (GSE)" w:date="2025-09-23T18:37:00Z">
        <w:r w:rsidRPr="528FD81D">
          <w:rPr>
            <w:rFonts w:asciiTheme="minorHAnsi" w:hAnsiTheme="minorHAnsi" w:cstheme="minorBidi"/>
            <w:sz w:val="22"/>
            <w:szCs w:val="22"/>
          </w:rPr>
          <w:t xml:space="preserve"> secondo la definizione </w:t>
        </w:r>
      </w:ins>
      <w:ins w:id="6872" w:author="Visone Rossana (GSE)" w:date="2025-09-23T18:38:00Z">
        <w:r w:rsidRPr="528FD81D">
          <w:rPr>
            <w:rFonts w:asciiTheme="minorHAnsi" w:hAnsiTheme="minorHAnsi" w:cstheme="minorBidi"/>
            <w:sz w:val="22"/>
            <w:szCs w:val="22"/>
          </w:rPr>
          <w:t>r</w:t>
        </w:r>
      </w:ins>
      <w:ins w:id="6873" w:author="Visone Rossana (GSE)" w:date="2025-09-23T18:37:00Z">
        <w:r w:rsidRPr="528FD81D">
          <w:rPr>
            <w:rFonts w:asciiTheme="minorHAnsi" w:hAnsiTheme="minorHAnsi" w:cstheme="minorBidi"/>
            <w:sz w:val="22"/>
            <w:szCs w:val="22"/>
          </w:rPr>
          <w:t xml:space="preserve">iportata nella </w:t>
        </w:r>
      </w:ins>
      <w:ins w:id="6874" w:author="Visone Rossana (GSE)" w:date="2025-09-23T18:38:00Z">
        <w:r w:rsidRPr="528FD81D">
          <w:rPr>
            <w:rFonts w:asciiTheme="minorHAnsi" w:hAnsiTheme="minorHAnsi" w:cstheme="minorBidi"/>
            <w:sz w:val="22"/>
            <w:szCs w:val="22"/>
          </w:rPr>
          <w:t>C</w:t>
        </w:r>
      </w:ins>
      <w:ins w:id="6875" w:author="Visone Rossana (GSE)" w:date="2025-09-23T18:37:00Z">
        <w:r w:rsidRPr="528FD81D">
          <w:rPr>
            <w:rFonts w:asciiTheme="minorHAnsi" w:hAnsiTheme="minorHAnsi" w:cstheme="minorBidi"/>
            <w:sz w:val="22"/>
            <w:szCs w:val="22"/>
          </w:rPr>
          <w:t xml:space="preserve">omunicazione della </w:t>
        </w:r>
      </w:ins>
      <w:ins w:id="6876" w:author="Visone Rossana (GSE)" w:date="2025-09-23T18:38:00Z">
        <w:r w:rsidRPr="528FD81D">
          <w:rPr>
            <w:rFonts w:asciiTheme="minorHAnsi" w:hAnsiTheme="minorHAnsi" w:cstheme="minorBidi"/>
            <w:sz w:val="22"/>
            <w:szCs w:val="22"/>
          </w:rPr>
          <w:t>C</w:t>
        </w:r>
      </w:ins>
      <w:ins w:id="6877" w:author="Visone Rossana (GSE)" w:date="2025-09-23T18:37:00Z">
        <w:r w:rsidRPr="528FD81D">
          <w:rPr>
            <w:rFonts w:asciiTheme="minorHAnsi" w:hAnsiTheme="minorHAnsi" w:cstheme="minorBidi"/>
            <w:sz w:val="22"/>
            <w:szCs w:val="22"/>
          </w:rPr>
          <w:t xml:space="preserve">ommissione </w:t>
        </w:r>
      </w:ins>
      <w:ins w:id="6878" w:author="Visone Rossana (GSE)" w:date="2025-09-23T18:38:00Z">
        <w:r w:rsidRPr="528FD81D">
          <w:rPr>
            <w:rFonts w:asciiTheme="minorHAnsi" w:hAnsiTheme="minorHAnsi" w:cstheme="minorBidi"/>
            <w:sz w:val="22"/>
            <w:szCs w:val="22"/>
          </w:rPr>
          <w:t>O</w:t>
        </w:r>
      </w:ins>
      <w:ins w:id="6879" w:author="Visone Rossana (GSE)" w:date="2025-09-23T18:37:00Z">
        <w:r w:rsidRPr="528FD81D">
          <w:rPr>
            <w:rFonts w:asciiTheme="minorHAnsi" w:hAnsiTheme="minorHAnsi" w:cstheme="minorBidi"/>
            <w:sz w:val="22"/>
            <w:szCs w:val="22"/>
          </w:rPr>
          <w:t xml:space="preserve">rientamenti sugli aiuti di Stato </w:t>
        </w:r>
      </w:ins>
      <w:ins w:id="6880" w:author="Visone Rossana (GSE)" w:date="2025-09-23T18:38:00Z">
        <w:r w:rsidRPr="528FD81D">
          <w:rPr>
            <w:rFonts w:asciiTheme="minorHAnsi" w:hAnsiTheme="minorHAnsi" w:cstheme="minorBidi"/>
            <w:sz w:val="22"/>
            <w:szCs w:val="22"/>
          </w:rPr>
          <w:t xml:space="preserve">per il </w:t>
        </w:r>
      </w:ins>
      <w:ins w:id="6881" w:author="Visone Rossana (GSE)" w:date="2025-09-23T18:37:00Z">
        <w:r w:rsidRPr="528FD81D">
          <w:rPr>
            <w:rFonts w:asciiTheme="minorHAnsi" w:hAnsiTheme="minorHAnsi" w:cstheme="minorBidi"/>
            <w:sz w:val="22"/>
            <w:szCs w:val="22"/>
          </w:rPr>
          <w:t>salvataggio</w:t>
        </w:r>
      </w:ins>
      <w:ins w:id="6882" w:author="Visone Rossana (GSE)" w:date="2025-09-23T18:38:00Z">
        <w:r w:rsidRPr="528FD81D">
          <w:rPr>
            <w:rFonts w:asciiTheme="minorHAnsi" w:hAnsiTheme="minorHAnsi" w:cstheme="minorBidi"/>
            <w:sz w:val="22"/>
            <w:szCs w:val="22"/>
          </w:rPr>
          <w:t xml:space="preserve"> e la ristrutturazione di imprese non finanziarie in difficoltà</w:t>
        </w:r>
      </w:ins>
      <w:ins w:id="6883" w:author="Visone Rossana (GSE)" w:date="2025-09-23T18:39:00Z">
        <w:r w:rsidRPr="528FD81D">
          <w:rPr>
            <w:rFonts w:asciiTheme="minorHAnsi" w:hAnsiTheme="minorHAnsi" w:cstheme="minorBidi"/>
            <w:sz w:val="22"/>
            <w:szCs w:val="22"/>
          </w:rPr>
          <w:t>,</w:t>
        </w:r>
      </w:ins>
      <w:ins w:id="6884" w:author="Visone Rossana (GSE)" w:date="2025-09-23T18:38:00Z">
        <w:r w:rsidRPr="528FD81D">
          <w:rPr>
            <w:rFonts w:asciiTheme="minorHAnsi" w:hAnsiTheme="minorHAnsi" w:cstheme="minorBidi"/>
            <w:sz w:val="22"/>
            <w:szCs w:val="22"/>
          </w:rPr>
          <w:t xml:space="preserve"> pubblicata nella Gazzetta Ufficiale dell'</w:t>
        </w:r>
      </w:ins>
      <w:ins w:id="6885" w:author="Visone Rossana (GSE)" w:date="2025-09-23T18:39:00Z">
        <w:r w:rsidRPr="528FD81D">
          <w:rPr>
            <w:rFonts w:asciiTheme="minorHAnsi" w:hAnsiTheme="minorHAnsi" w:cstheme="minorBidi"/>
            <w:sz w:val="22"/>
            <w:szCs w:val="22"/>
          </w:rPr>
          <w:t>U</w:t>
        </w:r>
      </w:ins>
      <w:ins w:id="6886" w:author="Visone Rossana (GSE)" w:date="2025-09-23T18:38:00Z">
        <w:r w:rsidRPr="528FD81D">
          <w:rPr>
            <w:rFonts w:asciiTheme="minorHAnsi" w:hAnsiTheme="minorHAnsi" w:cstheme="minorBidi"/>
            <w:sz w:val="22"/>
            <w:szCs w:val="22"/>
          </w:rPr>
          <w:t xml:space="preserve">nione </w:t>
        </w:r>
      </w:ins>
      <w:ins w:id="6887" w:author="Visone Rossana (GSE)" w:date="2025-09-23T18:39:00Z">
        <w:r w:rsidRPr="528FD81D">
          <w:rPr>
            <w:rFonts w:asciiTheme="minorHAnsi" w:hAnsiTheme="minorHAnsi" w:cstheme="minorBidi"/>
            <w:sz w:val="22"/>
            <w:szCs w:val="22"/>
          </w:rPr>
          <w:t>E</w:t>
        </w:r>
      </w:ins>
      <w:ins w:id="6888" w:author="Visone Rossana (GSE)" w:date="2025-09-23T18:38:00Z">
        <w:r w:rsidRPr="528FD81D">
          <w:rPr>
            <w:rFonts w:asciiTheme="minorHAnsi" w:hAnsiTheme="minorHAnsi" w:cstheme="minorBidi"/>
            <w:sz w:val="22"/>
            <w:szCs w:val="22"/>
          </w:rPr>
          <w:t xml:space="preserve">uropea </w:t>
        </w:r>
      </w:ins>
      <w:ins w:id="6889" w:author="Visone Rossana (GSE)" w:date="2025-09-23T18:39:00Z">
        <w:r w:rsidRPr="528FD81D">
          <w:rPr>
            <w:rFonts w:asciiTheme="minorHAnsi" w:hAnsiTheme="minorHAnsi" w:cstheme="minorBidi"/>
            <w:sz w:val="22"/>
            <w:szCs w:val="22"/>
          </w:rPr>
          <w:t>C</w:t>
        </w:r>
      </w:ins>
      <w:ins w:id="6890" w:author="Visone Rossana (GSE)" w:date="2025-09-23T18:38:00Z">
        <w:r w:rsidRPr="528FD81D">
          <w:rPr>
            <w:rFonts w:asciiTheme="minorHAnsi" w:hAnsiTheme="minorHAnsi" w:cstheme="minorBidi"/>
            <w:sz w:val="22"/>
            <w:szCs w:val="22"/>
          </w:rPr>
          <w:t xml:space="preserve"> 249 del 3 luglio 2014;</w:t>
        </w:r>
      </w:ins>
    </w:p>
    <w:p w14:paraId="3604AD87" w14:textId="77777777" w:rsidR="00617C51" w:rsidRDefault="00617C51" w:rsidP="528FD81D">
      <w:pPr>
        <w:pStyle w:val="NORMALEGSE"/>
        <w:numPr>
          <w:ilvl w:val="0"/>
          <w:numId w:val="144"/>
        </w:numPr>
        <w:spacing w:after="120" w:line="276" w:lineRule="auto"/>
        <w:jc w:val="both"/>
        <w:rPr>
          <w:ins w:id="6891" w:author="Visone Rossana (GSE)" w:date="2025-10-17T18:09:00Z" w16du:dateUtc="2025-10-17T16:09:00Z"/>
          <w:rFonts w:asciiTheme="minorHAnsi" w:hAnsiTheme="minorHAnsi" w:cstheme="minorBidi"/>
          <w:sz w:val="22"/>
          <w:szCs w:val="22"/>
        </w:rPr>
      </w:pPr>
    </w:p>
    <w:p w14:paraId="41D58DDB" w14:textId="090774A5" w:rsidR="00904C20" w:rsidRDefault="3C8023B5">
      <w:pPr>
        <w:pStyle w:val="NORMALEGSE"/>
        <w:spacing w:after="120" w:line="276" w:lineRule="auto"/>
        <w:ind w:left="426"/>
        <w:jc w:val="both"/>
        <w:rPr>
          <w:ins w:id="6892" w:author="Sala Riunioni 628" w:date="2025-09-24T16:20:00Z" w16du:dateUtc="2025-09-24T14:20:00Z"/>
          <w:rFonts w:asciiTheme="minorHAnsi" w:hAnsiTheme="minorHAnsi" w:cstheme="minorBidi"/>
          <w:sz w:val="22"/>
          <w:szCs w:val="22"/>
        </w:rPr>
        <w:pPrChange w:id="6893" w:author="Visone Rossana (GSE)" w:date="2025-10-17T18:09:00Z" w16du:dateUtc="2025-10-17T16:09:00Z">
          <w:pPr>
            <w:pStyle w:val="NORMALEGSE"/>
            <w:numPr>
              <w:numId w:val="144"/>
            </w:numPr>
            <w:spacing w:after="120" w:line="276" w:lineRule="auto"/>
            <w:ind w:left="720" w:hanging="360"/>
            <w:jc w:val="both"/>
          </w:pPr>
        </w:pPrChange>
      </w:pPr>
      <w:ins w:id="6894" w:author="Santagata Fabiana (GSE)" w:date="2025-10-13T09:55:00Z">
        <w:r w:rsidRPr="7D5B028F">
          <w:rPr>
            <w:rFonts w:asciiTheme="minorHAnsi" w:hAnsiTheme="minorHAnsi" w:cstheme="minorBidi"/>
            <w:sz w:val="22"/>
            <w:szCs w:val="22"/>
          </w:rPr>
          <w:t xml:space="preserve">B) </w:t>
        </w:r>
      </w:ins>
      <w:ins w:id="6895" w:author="Visone Rossana (GSE)" w:date="2025-09-23T18:40:00Z">
        <w:del w:id="6896" w:author="Sala Riunioni 628" w:date="2025-09-24T16:17:00Z">
          <w:r w:rsidR="00904C20" w:rsidRPr="528FD81D" w:rsidDel="00904C20">
            <w:rPr>
              <w:rFonts w:asciiTheme="minorHAnsi" w:hAnsiTheme="minorHAnsi" w:cstheme="minorBidi"/>
              <w:sz w:val="22"/>
              <w:szCs w:val="22"/>
            </w:rPr>
            <w:delText xml:space="preserve">alle </w:delText>
          </w:r>
        </w:del>
        <w:r w:rsidR="00904C20" w:rsidRPr="528FD81D">
          <w:rPr>
            <w:rFonts w:asciiTheme="minorHAnsi" w:hAnsiTheme="minorHAnsi" w:cstheme="minorBidi"/>
            <w:sz w:val="22"/>
            <w:szCs w:val="22"/>
          </w:rPr>
          <w:t>impres</w:t>
        </w:r>
      </w:ins>
      <w:ins w:id="6897" w:author="Santagata Fabiana (GSE)" w:date="2025-10-01T15:39:00Z">
        <w:r w:rsidR="642361A0" w:rsidRPr="528FD81D">
          <w:rPr>
            <w:rFonts w:asciiTheme="minorHAnsi" w:hAnsiTheme="minorHAnsi" w:cstheme="minorBidi"/>
            <w:sz w:val="22"/>
            <w:szCs w:val="22"/>
          </w:rPr>
          <w:t>a</w:t>
        </w:r>
      </w:ins>
      <w:ins w:id="6898" w:author="Visone Rossana (GSE)" w:date="2025-09-23T18:40:00Z">
        <w:del w:id="6899" w:author="Santagata Fabiana (GSE)" w:date="2025-10-01T15:39:00Z">
          <w:r w:rsidR="00904C20" w:rsidRPr="528FD81D" w:rsidDel="00904C20">
            <w:rPr>
              <w:rFonts w:asciiTheme="minorHAnsi" w:hAnsiTheme="minorHAnsi" w:cstheme="minorBidi"/>
              <w:sz w:val="22"/>
              <w:szCs w:val="22"/>
            </w:rPr>
            <w:delText>e</w:delText>
          </w:r>
        </w:del>
        <w:r w:rsidR="00904C20" w:rsidRPr="528FD81D">
          <w:rPr>
            <w:rFonts w:asciiTheme="minorHAnsi" w:hAnsiTheme="minorHAnsi" w:cstheme="minorBidi"/>
            <w:sz w:val="22"/>
            <w:szCs w:val="22"/>
          </w:rPr>
          <w:t xml:space="preserve"> </w:t>
        </w:r>
      </w:ins>
      <w:ins w:id="6900" w:author="Visone Rossana (GSE)" w:date="2025-09-23T18:39:00Z">
        <w:r w:rsidR="00904C20" w:rsidRPr="528FD81D">
          <w:rPr>
            <w:rFonts w:asciiTheme="minorHAnsi" w:hAnsiTheme="minorHAnsi" w:cstheme="minorBidi"/>
            <w:sz w:val="22"/>
            <w:szCs w:val="22"/>
          </w:rPr>
          <w:t>nei confronti delle quali pende un ordine di recupero per</w:t>
        </w:r>
      </w:ins>
      <w:ins w:id="6901" w:author="Sala Riunioni 628" w:date="2025-09-24T16:15:00Z">
        <w:r w:rsidR="00D32758" w:rsidRPr="528FD81D">
          <w:rPr>
            <w:rFonts w:asciiTheme="minorHAnsi" w:hAnsiTheme="minorHAnsi" w:cstheme="minorBidi"/>
            <w:sz w:val="22"/>
            <w:szCs w:val="22"/>
          </w:rPr>
          <w:t xml:space="preserve"> ef</w:t>
        </w:r>
      </w:ins>
      <w:ins w:id="6902" w:author="Visone Rossana (GSE)" w:date="2025-09-23T18:39:00Z">
        <w:r w:rsidR="00904C20" w:rsidRPr="528FD81D">
          <w:rPr>
            <w:rFonts w:asciiTheme="minorHAnsi" w:hAnsiTheme="minorHAnsi" w:cstheme="minorBidi"/>
            <w:sz w:val="22"/>
            <w:szCs w:val="22"/>
          </w:rPr>
          <w:t xml:space="preserve">fetto di una precedente decisione della </w:t>
        </w:r>
      </w:ins>
      <w:ins w:id="6903" w:author="Visone Rossana (GSE)" w:date="2025-09-23T18:40:00Z">
        <w:r w:rsidR="00904C20" w:rsidRPr="528FD81D">
          <w:rPr>
            <w:rFonts w:asciiTheme="minorHAnsi" w:hAnsiTheme="minorHAnsi" w:cstheme="minorBidi"/>
            <w:sz w:val="22"/>
            <w:szCs w:val="22"/>
          </w:rPr>
          <w:t>C</w:t>
        </w:r>
      </w:ins>
      <w:ins w:id="6904" w:author="Visone Rossana (GSE)" w:date="2025-09-23T18:39:00Z">
        <w:r w:rsidR="00904C20" w:rsidRPr="528FD81D">
          <w:rPr>
            <w:rFonts w:asciiTheme="minorHAnsi" w:hAnsiTheme="minorHAnsi" w:cstheme="minorBidi"/>
            <w:sz w:val="22"/>
            <w:szCs w:val="22"/>
          </w:rPr>
          <w:t xml:space="preserve">ommissione </w:t>
        </w:r>
      </w:ins>
      <w:ins w:id="6905" w:author="Visone Rossana (GSE)" w:date="2025-09-23T18:40:00Z">
        <w:r w:rsidR="00904C20" w:rsidRPr="528FD81D">
          <w:rPr>
            <w:rFonts w:asciiTheme="minorHAnsi" w:hAnsiTheme="minorHAnsi" w:cstheme="minorBidi"/>
            <w:sz w:val="22"/>
            <w:szCs w:val="22"/>
          </w:rPr>
          <w:t>E</w:t>
        </w:r>
      </w:ins>
      <w:ins w:id="6906" w:author="Visone Rossana (GSE)" w:date="2025-09-23T18:39:00Z">
        <w:r w:rsidR="00904C20" w:rsidRPr="528FD81D">
          <w:rPr>
            <w:rFonts w:asciiTheme="minorHAnsi" w:hAnsiTheme="minorHAnsi" w:cstheme="minorBidi"/>
            <w:sz w:val="22"/>
            <w:szCs w:val="22"/>
          </w:rPr>
          <w:t>uropea che abbia dichiarato gli incentivi percepiti illegali e incompatibili con il mercato interno</w:t>
        </w:r>
      </w:ins>
      <w:ins w:id="6907" w:author="Sala Riunioni 628" w:date="2025-09-24T16:20:00Z">
        <w:r w:rsidR="00D32758" w:rsidRPr="528FD81D">
          <w:rPr>
            <w:rFonts w:asciiTheme="minorHAnsi" w:hAnsiTheme="minorHAnsi" w:cstheme="minorBidi"/>
            <w:sz w:val="22"/>
            <w:szCs w:val="22"/>
          </w:rPr>
          <w:t>;</w:t>
        </w:r>
      </w:ins>
      <w:ins w:id="6908" w:author="Visone Rossana (GSE)" w:date="2025-09-23T18:40:00Z">
        <w:del w:id="6909" w:author="Sala Riunioni 628" w:date="2025-09-24T16:20:00Z">
          <w:r w:rsidR="00904C20" w:rsidRPr="528FD81D" w:rsidDel="00904C20">
            <w:rPr>
              <w:rFonts w:asciiTheme="minorHAnsi" w:hAnsiTheme="minorHAnsi" w:cstheme="minorBidi"/>
              <w:sz w:val="22"/>
              <w:szCs w:val="22"/>
            </w:rPr>
            <w:delText>.</w:delText>
          </w:r>
        </w:del>
      </w:ins>
    </w:p>
    <w:p w14:paraId="4E62EFD4" w14:textId="09B53B03" w:rsidR="004B16A4" w:rsidRDefault="00D32758">
      <w:pPr>
        <w:pStyle w:val="NORMALEGSE"/>
        <w:spacing w:after="120" w:line="276" w:lineRule="auto"/>
        <w:ind w:left="709"/>
        <w:jc w:val="both"/>
        <w:rPr>
          <w:rFonts w:ascii="Calibri" w:hAnsi="Calibri"/>
          <w:highlight w:val="yellow"/>
        </w:rPr>
        <w:pPrChange w:id="6910" w:author="Santagata Fabiana (GSE)" w:date="2025-10-13T11:56:00Z" w16du:dateUtc="2025-10-13T09:56:00Z">
          <w:pPr>
            <w:pStyle w:val="NORMALEGSE"/>
            <w:numPr>
              <w:numId w:val="144"/>
            </w:numPr>
            <w:spacing w:after="120" w:line="276" w:lineRule="auto"/>
            <w:ind w:left="720" w:hanging="360"/>
            <w:jc w:val="both"/>
          </w:pPr>
        </w:pPrChange>
      </w:pPr>
      <w:ins w:id="6911" w:author="Sala Riunioni 628" w:date="2025-09-24T16:20:00Z">
        <w:del w:id="6912" w:author="Visone Rossana (GSE)" w:date="2025-09-25T11:07:00Z">
          <w:r w:rsidRPr="528FD81D" w:rsidDel="00D32758">
            <w:rPr>
              <w:rFonts w:asciiTheme="minorHAnsi" w:hAnsiTheme="minorHAnsi" w:cstheme="minorBidi"/>
              <w:sz w:val="22"/>
              <w:szCs w:val="22"/>
            </w:rPr>
            <w:delText>xxxx art 12 soggetti cause esclusione</w:delText>
          </w:r>
        </w:del>
      </w:ins>
      <w:ins w:id="6913" w:author="Visone Rossana (GSE)" w:date="2025-09-25T11:07:00Z">
        <w:del w:id="6914" w:author="Visone Rossana (GSE)" w:date="2025-09-28T18:48:00Z">
          <w:r w:rsidRPr="528FD81D" w:rsidDel="008D66CD">
            <w:rPr>
              <w:rFonts w:asciiTheme="minorHAnsi" w:hAnsiTheme="minorHAnsi" w:cstheme="minorBidi"/>
              <w:sz w:val="22"/>
              <w:szCs w:val="22"/>
            </w:rPr>
            <w:delText>a</w:delText>
          </w:r>
        </w:del>
        <w:del w:id="6915" w:author="Santagata Fabiana (GSE)" w:date="2025-10-01T15:40:00Z">
          <w:r w:rsidRPr="528FD81D" w:rsidDel="008D66CD">
            <w:rPr>
              <w:rFonts w:asciiTheme="minorHAnsi" w:hAnsiTheme="minorHAnsi" w:cstheme="minorBidi"/>
              <w:sz w:val="22"/>
              <w:szCs w:val="22"/>
            </w:rPr>
            <w:delText xml:space="preserve">i soggetti richiedenti per i quali ricorre </w:delText>
          </w:r>
        </w:del>
      </w:ins>
      <w:ins w:id="6916" w:author="Sala Riunioni 628" w:date="2025-09-24T15:22:00Z" w16du:dateUtc="2025-09-24T13:22:00Z">
        <w:del w:id="6917" w:author="Visone Rossana (GSE)" w:date="2025-09-25T11:08:00Z" w16du:dateUtc="2025-09-25T09:08:00Z">
          <w:r w:rsidR="00BA0BFE" w:rsidDel="008D66CD">
            <w:rPr>
              <w:rFonts w:ascii="Calibri" w:hAnsi="Calibri"/>
              <w:highlight w:val="yellow"/>
            </w:rPr>
            <w:delText>che svolgono attività di carattere o</w:delText>
          </w:r>
        </w:del>
      </w:ins>
      <w:ins w:id="6918" w:author="Sala Riunioni 628" w:date="2025-09-24T15:21:00Z" w16du:dateUtc="2025-09-24T13:21:00Z">
        <w:del w:id="6919" w:author="Visone Rossana (GSE)" w:date="2025-09-25T11:08:00Z" w16du:dateUtc="2025-09-25T09:08:00Z">
          <w:r w:rsidR="00BA0BFE" w:rsidDel="008D66CD">
            <w:rPr>
              <w:rFonts w:ascii="Calibri" w:hAnsi="Calibri"/>
              <w:b/>
              <w:bCs/>
              <w:highlight w:val="yellow"/>
            </w:rPr>
            <w:delText xml:space="preserve"> Risposta OK</w:delText>
          </w:r>
        </w:del>
      </w:ins>
      <w:ins w:id="6920" w:author="Sala Riunioni 628" w:date="2025-09-24T15:22:00Z" w16du:dateUtc="2025-09-24T13:22:00Z">
        <w:del w:id="6921" w:author="Visone Rossana (GSE)" w:date="2025-09-25T11:08:00Z" w16du:dateUtc="2025-09-25T09:08:00Z">
          <w:r w:rsidR="00BA0BFE" w:rsidDel="008D66CD">
            <w:rPr>
              <w:rFonts w:ascii="Calibri" w:hAnsi="Calibri"/>
              <w:b/>
              <w:bCs/>
              <w:highlight w:val="yellow"/>
            </w:rPr>
            <w:delText xml:space="preserve"> ETS non </w:delText>
          </w:r>
        </w:del>
      </w:ins>
      <w:ins w:id="6922" w:author="Sala Riunioni 628" w:date="2025-09-24T16:05:00Z" w16du:dateUtc="2025-09-24T14:05:00Z">
        <w:del w:id="6923" w:author="Visone Rossana (GSE)" w:date="2025-09-25T11:08:00Z" w16du:dateUtc="2025-09-25T09:08:00Z">
          <w:r w:rsidR="00300D57" w:rsidDel="008D66CD">
            <w:rPr>
              <w:rFonts w:ascii="Calibri" w:hAnsi="Calibri"/>
              <w:highlight w:val="yellow"/>
            </w:rPr>
            <w:delText>_</w:delText>
          </w:r>
          <w:r w:rsidR="00300D57" w:rsidRPr="00300D57" w:rsidDel="008D66CD">
            <w:rPr>
              <w:rFonts w:ascii="Calibri" w:hAnsi="Calibri"/>
              <w:highlight w:val="cyan"/>
              <w:rPrChange w:id="6924" w:author="Sala Riunioni 628" w:date="2025-09-24T16:05:00Z" w16du:dateUtc="2025-09-24T14:05:00Z">
                <w:rPr>
                  <w:rFonts w:ascii="Calibri" w:hAnsi="Calibri"/>
                  <w:highlight w:val="yellow"/>
                </w:rPr>
              </w:rPrChange>
            </w:rPr>
            <w:delText xml:space="preserve">sono pubblici </w:delText>
          </w:r>
          <w:r w:rsidR="00300D57" w:rsidDel="008D66CD">
            <w:rPr>
              <w:rFonts w:ascii="Calibri" w:hAnsi="Calibri"/>
              <w:highlight w:val="cyan"/>
            </w:rPr>
            <w:delText xml:space="preserve">stabilito in </w:delText>
          </w:r>
        </w:del>
      </w:ins>
      <w:ins w:id="6925" w:author="Sala Riunioni 628" w:date="2025-09-24T16:06:00Z" w16du:dateUtc="2025-09-24T14:06:00Z">
        <w:del w:id="6926" w:author="Visone Rossana (GSE)" w:date="2025-09-25T11:08:00Z" w16du:dateUtc="2025-09-25T09:08:00Z">
          <w:r w:rsidR="00300D57" w:rsidDel="008D66CD">
            <w:rPr>
              <w:rFonts w:ascii="Calibri" w:hAnsi="Calibri"/>
              <w:highlight w:val="cyan"/>
            </w:rPr>
            <w:delText>riunione</w:delText>
          </w:r>
        </w:del>
      </w:ins>
      <w:ins w:id="6927" w:author="Sala Riunioni 628" w:date="2025-09-24T16:09:00Z" w16du:dateUtc="2025-09-24T14:09:00Z">
        <w:del w:id="6928" w:author="Visone Rossana (GSE)" w:date="2025-09-25T11:08:00Z" w16du:dateUtc="2025-09-25T09:08:00Z">
          <w:r w:rsidR="0024004D" w:rsidDel="008D66CD">
            <w:rPr>
              <w:rFonts w:ascii="Calibri" w:hAnsi="Calibri"/>
              <w:highlight w:val="yellow"/>
            </w:rPr>
            <w:delText>e quindi no Titolo</w:delText>
          </w:r>
        </w:del>
      </w:ins>
      <w:ins w:id="6929" w:author="Sala Riunioni 628" w:date="2025-09-24T16:10:00Z" w16du:dateUtc="2025-09-24T14:10:00Z">
        <w:del w:id="6930" w:author="Visone Rossana (GSE)" w:date="2025-09-25T11:08:00Z" w16du:dateUtc="2025-09-25T09:08:00Z">
          <w:r w:rsidR="0024004D" w:rsidDel="008D66CD">
            <w:rPr>
              <w:rFonts w:ascii="Calibri" w:hAnsi="Calibri"/>
              <w:highlight w:val="yellow"/>
            </w:rPr>
            <w:delText xml:space="preserve"> </w:delText>
          </w:r>
        </w:del>
      </w:ins>
      <w:ins w:id="6931" w:author="Sala Riunioni 628" w:date="2025-09-24T16:09:00Z" w16du:dateUtc="2025-09-24T14:09:00Z">
        <w:del w:id="6932" w:author="Visone Rossana (GSE)" w:date="2025-09-25T11:08:00Z" w16du:dateUtc="2025-09-25T09:08:00Z">
          <w:r w:rsidR="0024004D" w:rsidDel="008D66CD">
            <w:rPr>
              <w:rFonts w:ascii="Calibri" w:hAnsi="Calibri"/>
              <w:highlight w:val="yellow"/>
            </w:rPr>
            <w:delText>V preliminare e si applica la cumulabilità del sogg</w:delText>
          </w:r>
        </w:del>
      </w:ins>
      <w:ins w:id="6933" w:author="Sala Riunioni 628" w:date="2025-09-24T16:10:00Z" w16du:dateUtc="2025-09-24T14:10:00Z">
        <w:del w:id="6934" w:author="Visone Rossana (GSE)" w:date="2025-09-25T11:08:00Z" w16du:dateUtc="2025-09-25T09:08:00Z">
          <w:r w:rsidR="0024004D" w:rsidDel="008D66CD">
            <w:rPr>
              <w:rFonts w:ascii="Calibri" w:hAnsi="Calibri"/>
              <w:highlight w:val="yellow"/>
            </w:rPr>
            <w:delText>etto ammesso PA</w:delText>
          </w:r>
        </w:del>
      </w:ins>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
      <w:tr w:rsidR="00393146" w:rsidRPr="00B275D0" w:rsidDel="00E608AB" w14:paraId="31B15E1C" w14:textId="209DB0CE">
        <w:trPr>
          <w:trHeight w:val="354"/>
          <w:del w:id="6935" w:author="Visone Rossana (GSE)" w:date="2025-09-09T10:59:00Z"/>
        </w:trPr>
        <w:tc>
          <w:tcPr>
            <w:tcW w:w="5000" w:type="pct"/>
            <w:tcMar>
              <w:top w:w="0" w:type="dxa"/>
              <w:left w:w="70" w:type="dxa"/>
              <w:bottom w:w="0" w:type="dxa"/>
              <w:right w:w="70" w:type="dxa"/>
            </w:tcMar>
          </w:tcPr>
          <w:p w14:paraId="56F53207" w14:textId="2A968D00" w:rsidR="002C62C0" w:rsidDel="00E608AB" w:rsidRDefault="00360CD5">
            <w:pPr>
              <w:pStyle w:val="TITOLO20"/>
              <w:numPr>
                <w:ilvl w:val="1"/>
                <w:numId w:val="292"/>
              </w:numPr>
              <w:rPr>
                <w:del w:id="6936" w:author="Visone Rossana (GSE)" w:date="2025-09-09T10:59:00Z" w16du:dateUtc="2025-09-09T08:59:00Z"/>
              </w:rPr>
              <w:pPrChange w:id="6937" w:author="Oliosi Francesco (GSE)" w:date="2025-10-13T18:19:00Z" w16du:dateUtc="2025-10-13T16:19:00Z">
                <w:pPr>
                  <w:framePr w:hSpace="141" w:vSpace="100" w:wrap="around" w:vAnchor="text" w:hAnchor="text" w:x="140"/>
                  <w:spacing w:before="60" w:after="60"/>
                  <w:jc w:val="both"/>
                </w:pPr>
              </w:pPrChange>
            </w:pPr>
            <w:del w:id="6938" w:author="Visone Rossana (GSE)" w:date="2025-09-05T10:06:00Z" w16du:dateUtc="2025-09-05T08:06:00Z">
              <w:r w:rsidRPr="00360CD5" w:rsidDel="002C62C0">
                <w:delText>Gli</w:delText>
              </w:r>
              <w:r w:rsidDel="002C62C0">
                <w:delText xml:space="preserve"> </w:delText>
              </w:r>
              <w:r w:rsidRPr="00FA11CA" w:rsidDel="002C62C0">
                <w:delText>Enti del Terzo Settore</w:delText>
              </w:r>
            </w:del>
            <w:bookmarkStart w:id="6939" w:name="_Toc208308558"/>
            <w:bookmarkStart w:id="6940" w:name="_Toc208308936"/>
            <w:bookmarkStart w:id="6941" w:name="_Toc208320660"/>
            <w:bookmarkStart w:id="6942" w:name="_Toc208321954"/>
            <w:bookmarkStart w:id="6943" w:name="_Toc208389963"/>
            <w:bookmarkStart w:id="6944" w:name="_Toc209518430"/>
            <w:bookmarkStart w:id="6945" w:name="_Toc209615291"/>
            <w:bookmarkStart w:id="6946" w:name="_Toc210029611"/>
            <w:bookmarkStart w:id="6947" w:name="_Toc210029943"/>
            <w:bookmarkStart w:id="6948" w:name="_Toc210311924"/>
            <w:bookmarkStart w:id="6949" w:name="_Toc210658790"/>
            <w:bookmarkStart w:id="6950" w:name="_Toc211327330"/>
            <w:bookmarkStart w:id="6951" w:name="_Toc212462264"/>
            <w:bookmarkEnd w:id="6939"/>
            <w:bookmarkEnd w:id="6940"/>
            <w:bookmarkEnd w:id="6941"/>
            <w:bookmarkEnd w:id="6942"/>
            <w:bookmarkEnd w:id="6943"/>
            <w:bookmarkEnd w:id="6944"/>
            <w:bookmarkEnd w:id="6945"/>
            <w:bookmarkEnd w:id="6946"/>
            <w:bookmarkEnd w:id="6947"/>
            <w:bookmarkEnd w:id="6948"/>
            <w:bookmarkEnd w:id="6949"/>
            <w:bookmarkEnd w:id="6950"/>
            <w:bookmarkEnd w:id="6951"/>
          </w:p>
          <w:p w14:paraId="2DF73A96" w14:textId="4BBA1FF2" w:rsidR="00FA11CA" w:rsidRPr="00B5746F" w:rsidDel="002C62C0" w:rsidRDefault="00360CD5">
            <w:pPr>
              <w:pStyle w:val="TITOLO20"/>
              <w:rPr>
                <w:del w:id="6952" w:author="Visone Rossana (GSE)" w:date="2025-09-05T10:06:00Z" w16du:dateUtc="2025-09-05T08:06:00Z"/>
              </w:rPr>
              <w:pPrChange w:id="6953" w:author="Oliosi Francesco (GSE)" w:date="2025-10-13T18:19:00Z" w16du:dateUtc="2025-10-13T16:19:00Z">
                <w:pPr>
                  <w:framePr w:hSpace="141" w:vSpace="100" w:wrap="around" w:vAnchor="text" w:hAnchor="text" w:x="140"/>
                  <w:spacing w:before="60" w:after="60"/>
                  <w:jc w:val="both"/>
                </w:pPr>
              </w:pPrChange>
            </w:pPr>
            <w:del w:id="6954" w:author="Visone Rossana (GSE)" w:date="2025-09-05T10:06:00Z" w16du:dateUtc="2025-09-05T08:06:00Z">
              <w:r w:rsidDel="002C62C0">
                <w:delText xml:space="preserve">Ai sensi dell’art. 2, comma 1, lettera r) del Decreto, </w:delText>
              </w:r>
              <w:r w:rsidR="002E1082" w:rsidDel="002C62C0">
                <w:delText xml:space="preserve">sono </w:delText>
              </w:r>
              <w:r w:rsidR="00FA11CA" w:rsidRPr="00FA11CA" w:rsidDel="002C62C0">
                <w:delText>Enti del Terzo Settore</w:delText>
              </w:r>
              <w:r w:rsidR="002E1082" w:rsidDel="002C62C0">
                <w:delText xml:space="preserve">  gli enti </w:delText>
              </w:r>
              <w:r w:rsidR="002E1082" w:rsidRPr="00360CD5" w:rsidDel="002C62C0">
                <w:delText xml:space="preserve">definiti all’articolo 4 del decreto legislativo 3 luglio 2017, n. 117 e inclusi nel </w:delText>
              </w:r>
            </w:del>
            <w:del w:id="6955" w:author="Visone Rossana (GSE)" w:date="2025-08-01T09:16:00Z" w16du:dateUtc="2025-08-01T07:16:00Z">
              <w:r w:rsidR="002E1082" w:rsidRPr="00E608AB" w:rsidDel="006D30EA">
                <w:delText>r</w:delText>
              </w:r>
            </w:del>
            <w:del w:id="6956" w:author="Visone Rossana (GSE)" w:date="2025-09-05T10:06:00Z" w16du:dateUtc="2025-09-05T08:06:00Z">
              <w:r w:rsidR="002E1082" w:rsidRPr="00E608AB" w:rsidDel="002C62C0">
                <w:delText xml:space="preserve">egistro </w:delText>
              </w:r>
            </w:del>
            <w:del w:id="6957" w:author="Visone Rossana (GSE)" w:date="2025-08-01T09:16:00Z" w16du:dateUtc="2025-08-01T07:16:00Z">
              <w:r w:rsidR="002E1082" w:rsidRPr="00E608AB" w:rsidDel="006D30EA">
                <w:delText>u</w:delText>
              </w:r>
            </w:del>
            <w:del w:id="6958" w:author="Visone Rossana (GSE)" w:date="2025-09-05T10:06:00Z" w16du:dateUtc="2025-09-05T08:06:00Z">
              <w:r w:rsidR="002E1082" w:rsidRPr="00E608AB" w:rsidDel="002C62C0">
                <w:delText xml:space="preserve">nico </w:delText>
              </w:r>
            </w:del>
            <w:del w:id="6959" w:author="Visone Rossana (GSE)" w:date="2025-08-01T09:16:00Z" w16du:dateUtc="2025-08-01T07:16:00Z">
              <w:r w:rsidR="002E1082" w:rsidRPr="00E608AB" w:rsidDel="006D30EA">
                <w:delText>n</w:delText>
              </w:r>
            </w:del>
            <w:del w:id="6960" w:author="Visone Rossana (GSE)" w:date="2025-09-05T10:06:00Z" w16du:dateUtc="2025-09-05T08:06:00Z">
              <w:r w:rsidR="002E1082" w:rsidRPr="00E608AB" w:rsidDel="002C62C0">
                <w:delText>azionale del Terzo settore</w:delText>
              </w:r>
              <w:r w:rsidR="002E1082" w:rsidRPr="00360CD5" w:rsidDel="002C62C0">
                <w:delText xml:space="preserve"> di cui all’articolo 11 del</w:delText>
              </w:r>
              <w:r w:rsidR="008D75ED" w:rsidDel="002C62C0">
                <w:delText xml:space="preserve"> citato</w:delText>
              </w:r>
              <w:r w:rsidR="002E1082" w:rsidRPr="00360CD5" w:rsidDel="002C62C0">
                <w:delText xml:space="preserve"> decreto legislativo</w:delText>
              </w:r>
              <w:r w:rsidR="002E1082" w:rsidDel="002C62C0">
                <w:delText>, ricomprendenti</w:delText>
              </w:r>
              <w:r w:rsidR="00FA11CA" w:rsidDel="002C62C0">
                <w:delText xml:space="preserve"> </w:delText>
              </w:r>
              <w:r w:rsidR="002E1082" w:rsidRPr="009C4091" w:rsidDel="002C62C0">
                <w:rPr>
                  <w:i/>
                  <w:iCs/>
                </w:rPr>
                <w:delText>le organizzazioni di volontariato, le associazioni di promozione sociale, gli enti filantropici, le imprese sociali, incluse le cooperative sociali, le reti associative, le società di mutuo soccorso, le associazioni, riconosciute o non riconosciute, le fondazioni e gli altri enti di carattere privato diversi dalle società costituiti per il perseguimento, senza scopo di lucro, di finalità civiche, solidaristiche e di utilità sociale</w:delText>
              </w:r>
              <w:r w:rsidR="002E1082" w:rsidRPr="00B5746F" w:rsidDel="002C62C0">
                <w:delText>.</w:delText>
              </w:r>
              <w:bookmarkStart w:id="6961" w:name="_Toc208308559"/>
              <w:bookmarkStart w:id="6962" w:name="_Toc208308937"/>
              <w:bookmarkStart w:id="6963" w:name="_Toc208320661"/>
              <w:bookmarkStart w:id="6964" w:name="_Toc208321955"/>
              <w:bookmarkStart w:id="6965" w:name="_Toc208389964"/>
              <w:bookmarkStart w:id="6966" w:name="_Toc209518431"/>
              <w:bookmarkStart w:id="6967" w:name="_Toc209615292"/>
              <w:bookmarkStart w:id="6968" w:name="_Toc210029612"/>
              <w:bookmarkStart w:id="6969" w:name="_Toc210029944"/>
              <w:bookmarkStart w:id="6970" w:name="_Toc210311925"/>
              <w:bookmarkStart w:id="6971" w:name="_Toc210658791"/>
              <w:bookmarkStart w:id="6972" w:name="_Toc211327331"/>
              <w:bookmarkStart w:id="6973" w:name="_Toc212462265"/>
              <w:bookmarkEnd w:id="6961"/>
              <w:bookmarkEnd w:id="6962"/>
              <w:bookmarkEnd w:id="6963"/>
              <w:bookmarkEnd w:id="6964"/>
              <w:bookmarkEnd w:id="6965"/>
              <w:bookmarkEnd w:id="6966"/>
              <w:bookmarkEnd w:id="6967"/>
              <w:bookmarkEnd w:id="6968"/>
              <w:bookmarkEnd w:id="6969"/>
              <w:bookmarkEnd w:id="6970"/>
              <w:bookmarkEnd w:id="6971"/>
              <w:bookmarkEnd w:id="6972"/>
              <w:bookmarkEnd w:id="6973"/>
            </w:del>
          </w:p>
          <w:p w14:paraId="38A4B6BB" w14:textId="0F8140D2" w:rsidR="00343191" w:rsidDel="002C62C0" w:rsidRDefault="00343191">
            <w:pPr>
              <w:pStyle w:val="TITOLO20"/>
              <w:rPr>
                <w:del w:id="6974" w:author="Visone Rossana (GSE)" w:date="2025-09-05T10:06:00Z" w16du:dateUtc="2025-09-05T08:06:00Z"/>
              </w:rPr>
              <w:pPrChange w:id="6975" w:author="Oliosi Francesco (GSE)" w:date="2025-10-13T18:19:00Z" w16du:dateUtc="2025-10-13T16:19:00Z">
                <w:pPr>
                  <w:framePr w:hSpace="141" w:vSpace="100" w:wrap="around" w:vAnchor="text" w:hAnchor="text" w:x="140"/>
                  <w:spacing w:before="60" w:after="60"/>
                  <w:jc w:val="both"/>
                </w:pPr>
              </w:pPrChange>
            </w:pPr>
            <w:del w:id="6976" w:author="Visone Rossana (GSE)" w:date="2025-09-05T10:06:00Z" w16du:dateUtc="2025-09-05T08:06:00Z">
              <w:r w:rsidDel="002C62C0">
                <w:delText>Il GSE richieder</w:delText>
              </w:r>
              <w:r w:rsidR="00B5746F" w:rsidDel="002C62C0">
                <w:delText>à</w:delText>
              </w:r>
              <w:r w:rsidDel="002C62C0">
                <w:delText xml:space="preserve">, in fase di istruttoria, la documentazione attestazione </w:delText>
              </w:r>
              <w:r w:rsidR="00B5746F" w:rsidDel="002C62C0">
                <w:delText>l’</w:delText>
              </w:r>
              <w:r w:rsidDel="002C62C0">
                <w:delText xml:space="preserve">inclusione nel </w:delText>
              </w:r>
              <w:r w:rsidR="008F4F1C" w:rsidDel="002C62C0">
                <w:delText>R</w:delText>
              </w:r>
            </w:del>
            <w:del w:id="6977" w:author="Visone Rossana (GSE)" w:date="2025-08-01T09:16:00Z" w16du:dateUtc="2025-08-01T07:16:00Z">
              <w:r w:rsidDel="006D30EA">
                <w:delText xml:space="preserve">egistro </w:delText>
              </w:r>
              <w:r w:rsidR="008F4F1C" w:rsidDel="006D30EA">
                <w:delText>U</w:delText>
              </w:r>
              <w:r w:rsidR="00360CD5" w:rsidDel="006D30EA">
                <w:delText xml:space="preserve">nico </w:delText>
              </w:r>
              <w:r w:rsidR="008F4F1C" w:rsidDel="006D30EA">
                <w:delText>N</w:delText>
              </w:r>
              <w:r w:rsidR="00360CD5" w:rsidDel="006D30EA">
                <w:delText>azionale del Terzo settore</w:delText>
              </w:r>
            </w:del>
            <w:del w:id="6978" w:author="Visone Rossana (GSE)" w:date="2025-09-05T10:06:00Z" w16du:dateUtc="2025-09-05T08:06:00Z">
              <w:r w:rsidR="00360CD5" w:rsidDel="002C62C0">
                <w:delText>.</w:delText>
              </w:r>
              <w:r w:rsidDel="002C62C0">
                <w:delText xml:space="preserve"> </w:delText>
              </w:r>
              <w:bookmarkStart w:id="6979" w:name="_Toc208308560"/>
              <w:bookmarkStart w:id="6980" w:name="_Toc208308938"/>
              <w:bookmarkStart w:id="6981" w:name="_Toc208320662"/>
              <w:bookmarkStart w:id="6982" w:name="_Toc208321956"/>
              <w:bookmarkStart w:id="6983" w:name="_Toc208389965"/>
              <w:bookmarkStart w:id="6984" w:name="_Toc209518432"/>
              <w:bookmarkStart w:id="6985" w:name="_Toc209615293"/>
              <w:bookmarkStart w:id="6986" w:name="_Toc210029613"/>
              <w:bookmarkStart w:id="6987" w:name="_Toc210029945"/>
              <w:bookmarkStart w:id="6988" w:name="_Toc210311926"/>
              <w:bookmarkStart w:id="6989" w:name="_Toc210658792"/>
              <w:bookmarkStart w:id="6990" w:name="_Toc211327332"/>
              <w:bookmarkStart w:id="6991" w:name="_Toc212462266"/>
              <w:bookmarkEnd w:id="6979"/>
              <w:bookmarkEnd w:id="6980"/>
              <w:bookmarkEnd w:id="6981"/>
              <w:bookmarkEnd w:id="6982"/>
              <w:bookmarkEnd w:id="6983"/>
              <w:bookmarkEnd w:id="6984"/>
              <w:bookmarkEnd w:id="6985"/>
              <w:bookmarkEnd w:id="6986"/>
              <w:bookmarkEnd w:id="6987"/>
              <w:bookmarkEnd w:id="6988"/>
              <w:bookmarkEnd w:id="6989"/>
              <w:bookmarkEnd w:id="6990"/>
              <w:bookmarkEnd w:id="6991"/>
            </w:del>
          </w:p>
          <w:p w14:paraId="7543087D" w14:textId="3107D3FE" w:rsidR="00713777" w:rsidDel="006D30EA" w:rsidRDefault="00343191">
            <w:pPr>
              <w:pStyle w:val="TITOLO20"/>
              <w:rPr>
                <w:del w:id="6992" w:author="Visone Rossana (GSE)" w:date="2025-08-01T09:15:00Z" w16du:dateUtc="2025-08-01T07:15:00Z"/>
              </w:rPr>
              <w:pPrChange w:id="6993" w:author="Oliosi Francesco (GSE)" w:date="2025-10-13T18:19:00Z" w16du:dateUtc="2025-10-13T16:19:00Z">
                <w:pPr>
                  <w:framePr w:hSpace="141" w:vSpace="100" w:wrap="around" w:vAnchor="text" w:hAnchor="text" w:x="140"/>
                  <w:spacing w:before="60" w:after="60"/>
                  <w:jc w:val="both"/>
                </w:pPr>
              </w:pPrChange>
            </w:pPr>
            <w:del w:id="6994" w:author="Visone Rossana (GSE)" w:date="2025-09-05T10:06:00Z" w16du:dateUtc="2025-09-05T08:06:00Z">
              <w:r w:rsidDel="002C62C0">
                <w:delText>Ai fini dell’accesso al Conto Termico g</w:delText>
              </w:r>
              <w:r w:rsidR="00FA11CA" w:rsidDel="002C62C0">
                <w:delText>li Enti del Terzo Settore sono equiparati alla Pubblica Amministrazione</w:delText>
              </w:r>
              <w:r w:rsidDel="002C62C0">
                <w:delText xml:space="preserve">, </w:delText>
              </w:r>
              <w:commentRangeStart w:id="6995"/>
              <w:r w:rsidRPr="00360CD5" w:rsidDel="002C62C0">
                <w:rPr>
                  <w:highlight w:val="cyan"/>
                </w:rPr>
                <w:delText>ai sensi delle disposizioni dell’art. 4, comma 2 e dell’art. 7 comma 2.</w:delText>
              </w:r>
              <w:commentRangeEnd w:id="6995"/>
              <w:r w:rsidR="00360CD5" w:rsidDel="002C62C0">
                <w:rPr>
                  <w:rStyle w:val="Rimandocommento"/>
                  <w:rFonts w:cstheme="majorBidi"/>
                  <w:sz w:val="24"/>
                </w:rPr>
                <w:commentReference w:id="6995"/>
              </w:r>
              <w:r w:rsidR="009C4091" w:rsidDel="002C62C0">
                <w:delText xml:space="preserve">, </w:delText>
              </w:r>
              <w:r w:rsidR="009C4091" w:rsidRPr="00713777" w:rsidDel="002C62C0">
                <w:delText xml:space="preserve">in termini di interventi incentivabili, modalità di accesso agli incentivi e </w:delText>
              </w:r>
              <w:r w:rsidR="009C4091" w:rsidRPr="00713777" w:rsidDel="002C62C0">
                <w:rPr>
                  <w:highlight w:val="yellow"/>
                </w:rPr>
                <w:delText>intensità</w:delText>
              </w:r>
              <w:r w:rsidR="00140442" w:rsidRPr="00713777" w:rsidDel="002C62C0">
                <w:rPr>
                  <w:highlight w:val="yellow"/>
                </w:rPr>
                <w:delText>/cumulabiltà</w:delText>
              </w:r>
            </w:del>
            <w:bookmarkStart w:id="6996" w:name="_Toc208308561"/>
            <w:bookmarkStart w:id="6997" w:name="_Toc208308939"/>
            <w:bookmarkStart w:id="6998" w:name="_Toc208320663"/>
            <w:bookmarkStart w:id="6999" w:name="_Toc208321957"/>
            <w:bookmarkStart w:id="7000" w:name="_Toc208389966"/>
            <w:bookmarkStart w:id="7001" w:name="_Toc209518433"/>
            <w:bookmarkStart w:id="7002" w:name="_Toc209615294"/>
            <w:bookmarkStart w:id="7003" w:name="_Toc210029614"/>
            <w:bookmarkStart w:id="7004" w:name="_Toc210029946"/>
            <w:bookmarkStart w:id="7005" w:name="_Toc210311927"/>
            <w:bookmarkStart w:id="7006" w:name="_Toc210658793"/>
            <w:bookmarkStart w:id="7007" w:name="_Toc211327333"/>
            <w:bookmarkStart w:id="7008" w:name="_Toc212462267"/>
            <w:bookmarkEnd w:id="6996"/>
            <w:bookmarkEnd w:id="6997"/>
            <w:bookmarkEnd w:id="6998"/>
            <w:bookmarkEnd w:id="6999"/>
            <w:bookmarkEnd w:id="7000"/>
            <w:bookmarkEnd w:id="7001"/>
            <w:bookmarkEnd w:id="7002"/>
            <w:bookmarkEnd w:id="7003"/>
            <w:bookmarkEnd w:id="7004"/>
            <w:bookmarkEnd w:id="7005"/>
            <w:bookmarkEnd w:id="7006"/>
            <w:bookmarkEnd w:id="7007"/>
            <w:bookmarkEnd w:id="7008"/>
          </w:p>
          <w:p w14:paraId="34FB8F33" w14:textId="6CAC148F" w:rsidR="00FA11CA" w:rsidRPr="00B275D0" w:rsidDel="00E608AB" w:rsidRDefault="009C4091">
            <w:pPr>
              <w:pStyle w:val="TITOLO20"/>
              <w:rPr>
                <w:del w:id="7009" w:author="Visone Rossana (GSE)" w:date="2025-09-09T10:59:00Z" w16du:dateUtc="2025-09-09T08:59:00Z"/>
              </w:rPr>
              <w:pPrChange w:id="7010" w:author="Oliosi Francesco (GSE)" w:date="2025-10-13T18:19:00Z" w16du:dateUtc="2025-10-13T16:19:00Z">
                <w:pPr>
                  <w:framePr w:hSpace="141" w:vSpace="100" w:wrap="around" w:vAnchor="text" w:hAnchor="text" w:x="140"/>
                  <w:spacing w:before="60" w:after="60"/>
                  <w:jc w:val="both"/>
                </w:pPr>
              </w:pPrChange>
            </w:pPr>
            <w:del w:id="7011" w:author="Visone Rossana (GSE)" w:date="2025-08-01T09:16:00Z" w16du:dateUtc="2025-08-01T07:16:00Z">
              <w:r w:rsidRPr="00713777" w:rsidDel="006D30EA">
                <w:delText xml:space="preserve"> </w:delText>
              </w:r>
            </w:del>
            <w:del w:id="7012" w:author="Visone Rossana (GSE)" w:date="2025-09-05T10:06:00Z" w16du:dateUtc="2025-09-05T08:06:00Z">
              <w:r w:rsidRPr="00713777" w:rsidDel="002C62C0">
                <w:delText>degli incentivi</w:delText>
              </w:r>
              <w:r w:rsidR="00140442" w:rsidRPr="00713777" w:rsidDel="002C62C0">
                <w:delText xml:space="preserve"> spettanti.</w:delText>
              </w:r>
            </w:del>
            <w:bookmarkStart w:id="7013" w:name="_Toc208308562"/>
            <w:bookmarkStart w:id="7014" w:name="_Toc208308940"/>
            <w:bookmarkStart w:id="7015" w:name="_Toc208320664"/>
            <w:bookmarkStart w:id="7016" w:name="_Toc208321958"/>
            <w:bookmarkStart w:id="7017" w:name="_Toc208389967"/>
            <w:bookmarkStart w:id="7018" w:name="_Toc209518434"/>
            <w:bookmarkStart w:id="7019" w:name="_Toc209615295"/>
            <w:bookmarkStart w:id="7020" w:name="_Toc210029615"/>
            <w:bookmarkStart w:id="7021" w:name="_Toc210029947"/>
            <w:bookmarkStart w:id="7022" w:name="_Toc210311928"/>
            <w:bookmarkStart w:id="7023" w:name="_Toc210658794"/>
            <w:bookmarkStart w:id="7024" w:name="_Toc211327334"/>
            <w:bookmarkStart w:id="7025" w:name="_Toc212462268"/>
            <w:bookmarkEnd w:id="7013"/>
            <w:bookmarkEnd w:id="7014"/>
            <w:bookmarkEnd w:id="7015"/>
            <w:bookmarkEnd w:id="7016"/>
            <w:bookmarkEnd w:id="7017"/>
            <w:bookmarkEnd w:id="7018"/>
            <w:bookmarkEnd w:id="7019"/>
            <w:bookmarkEnd w:id="7020"/>
            <w:bookmarkEnd w:id="7021"/>
            <w:bookmarkEnd w:id="7022"/>
            <w:bookmarkEnd w:id="7023"/>
            <w:bookmarkEnd w:id="7024"/>
            <w:bookmarkEnd w:id="7025"/>
          </w:p>
        </w:tc>
        <w:bookmarkStart w:id="7026" w:name="_Toc208308563"/>
        <w:bookmarkStart w:id="7027" w:name="_Toc208308941"/>
        <w:bookmarkStart w:id="7028" w:name="_Toc208320665"/>
        <w:bookmarkStart w:id="7029" w:name="_Toc208321959"/>
        <w:bookmarkStart w:id="7030" w:name="_Toc208389968"/>
        <w:bookmarkStart w:id="7031" w:name="_Toc209518435"/>
        <w:bookmarkStart w:id="7032" w:name="_Toc209615296"/>
        <w:bookmarkStart w:id="7033" w:name="_Toc210029616"/>
        <w:bookmarkStart w:id="7034" w:name="_Toc210029948"/>
        <w:bookmarkStart w:id="7035" w:name="_Toc212462269"/>
        <w:bookmarkEnd w:id="7026"/>
        <w:bookmarkEnd w:id="7027"/>
        <w:bookmarkEnd w:id="7028"/>
        <w:bookmarkEnd w:id="7029"/>
        <w:bookmarkEnd w:id="7030"/>
        <w:bookmarkEnd w:id="7031"/>
        <w:bookmarkEnd w:id="7032"/>
        <w:bookmarkEnd w:id="7033"/>
        <w:bookmarkEnd w:id="7034"/>
        <w:bookmarkEnd w:id="7035"/>
      </w:tr>
    </w:tbl>
    <w:p w14:paraId="2F3A4E80" w14:textId="1F6BD8AD" w:rsidR="00B80983" w:rsidRPr="00B80983" w:rsidRDefault="00B80983">
      <w:pPr>
        <w:pStyle w:val="TITOLO20"/>
        <w:numPr>
          <w:ilvl w:val="1"/>
          <w:numId w:val="292"/>
        </w:numPr>
        <w:ind w:left="567" w:hanging="567"/>
        <w:outlineLvl w:val="1"/>
        <w:pPrChange w:id="7036" w:author="Oliosi Francesco (GSE)" w:date="2025-10-15T10:47:00Z" w16du:dateUtc="2025-10-15T08:47:00Z">
          <w:pPr>
            <w:pStyle w:val="TITOLO20"/>
          </w:pPr>
        </w:pPrChange>
      </w:pPr>
      <w:bookmarkStart w:id="7037" w:name="_Toc212462270"/>
      <w:r w:rsidRPr="00B80983">
        <w:t>I Soggetti Responsabili</w:t>
      </w:r>
      <w:bookmarkEnd w:id="7037"/>
      <w:r w:rsidRPr="00B80983">
        <w:t xml:space="preserve">  </w:t>
      </w:r>
    </w:p>
    <w:p w14:paraId="6E346244" w14:textId="5A6A5E14" w:rsidR="48EDB5A4" w:rsidRPr="000242B1" w:rsidRDefault="48EDB5A4">
      <w:pPr>
        <w:pStyle w:val="NORMALEGSE"/>
        <w:spacing w:after="120" w:line="276" w:lineRule="auto"/>
        <w:jc w:val="both"/>
        <w:rPr>
          <w:ins w:id="7038" w:author="Santagata Fabiana (GSE)" w:date="2025-10-06T15:34:00Z" w16du:dateUtc="2025-10-06T15:34:12Z"/>
          <w:rFonts w:ascii="Calibri" w:hAnsi="Calibri"/>
          <w:i/>
          <w:sz w:val="22"/>
          <w:szCs w:val="22"/>
        </w:rPr>
      </w:pPr>
      <w:ins w:id="7039" w:author="Santagata Fabiana (GSE)" w:date="2025-10-06T15:34:00Z">
        <w:r w:rsidRPr="000242B1">
          <w:rPr>
            <w:rFonts w:ascii="Calibri" w:hAnsi="Calibri"/>
            <w:sz w:val="22"/>
            <w:szCs w:val="22"/>
          </w:rPr>
          <w:t xml:space="preserve">Ai sensi dell’art. 2, comma 1, lettera tt), del Decreto, il </w:t>
        </w:r>
      </w:ins>
      <w:ins w:id="7040" w:author="Santagata Fabiana (GSE)" w:date="2025-10-06T15:38:00Z">
        <w:r w:rsidR="360C9D93" w:rsidRPr="000242B1">
          <w:rPr>
            <w:rFonts w:ascii="Calibri" w:hAnsi="Calibri"/>
            <w:b/>
            <w:bCs/>
            <w:sz w:val="22"/>
            <w:szCs w:val="22"/>
            <w:rPrChange w:id="7041" w:author="Visone Rossana (GSE)" w:date="2025-10-19T20:15:00Z" w16du:dateUtc="2025-10-19T18:15:00Z">
              <w:rPr>
                <w:rFonts w:ascii="Calibri" w:hAnsi="Calibri"/>
                <w:sz w:val="22"/>
                <w:szCs w:val="22"/>
              </w:rPr>
            </w:rPrChange>
          </w:rPr>
          <w:t>S</w:t>
        </w:r>
      </w:ins>
      <w:ins w:id="7042" w:author="Santagata Fabiana (GSE)" w:date="2025-10-06T15:34:00Z">
        <w:r w:rsidRPr="000242B1">
          <w:rPr>
            <w:rFonts w:ascii="Calibri" w:hAnsi="Calibri"/>
            <w:b/>
            <w:bCs/>
            <w:sz w:val="22"/>
            <w:szCs w:val="22"/>
            <w:rPrChange w:id="7043" w:author="Visone Rossana (GSE)" w:date="2025-10-19T20:15:00Z" w16du:dateUtc="2025-10-19T18:15:00Z">
              <w:rPr>
                <w:rFonts w:ascii="Calibri" w:hAnsi="Calibri"/>
                <w:sz w:val="22"/>
                <w:szCs w:val="22"/>
              </w:rPr>
            </w:rPrChange>
          </w:rPr>
          <w:t xml:space="preserve">oggetto </w:t>
        </w:r>
      </w:ins>
      <w:ins w:id="7044" w:author="Santagata Fabiana (GSE)" w:date="2025-10-06T15:38:00Z">
        <w:r w:rsidR="532DD238" w:rsidRPr="000242B1">
          <w:rPr>
            <w:rFonts w:ascii="Calibri" w:hAnsi="Calibri"/>
            <w:b/>
            <w:bCs/>
            <w:sz w:val="22"/>
            <w:szCs w:val="22"/>
            <w:rPrChange w:id="7045" w:author="Visone Rossana (GSE)" w:date="2025-10-19T20:15:00Z" w16du:dateUtc="2025-10-19T18:15:00Z">
              <w:rPr>
                <w:rFonts w:ascii="Calibri" w:hAnsi="Calibri"/>
                <w:sz w:val="22"/>
                <w:szCs w:val="22"/>
              </w:rPr>
            </w:rPrChange>
          </w:rPr>
          <w:t>R</w:t>
        </w:r>
      </w:ins>
      <w:ins w:id="7046" w:author="Santagata Fabiana (GSE)" w:date="2025-10-06T15:34:00Z">
        <w:r w:rsidRPr="000242B1">
          <w:rPr>
            <w:rFonts w:ascii="Calibri" w:hAnsi="Calibri"/>
            <w:b/>
            <w:bCs/>
            <w:sz w:val="22"/>
            <w:szCs w:val="22"/>
            <w:rPrChange w:id="7047" w:author="Visone Rossana (GSE)" w:date="2025-10-19T20:15:00Z" w16du:dateUtc="2025-10-19T18:15:00Z">
              <w:rPr>
                <w:rFonts w:ascii="Calibri" w:hAnsi="Calibri"/>
                <w:sz w:val="22"/>
                <w:szCs w:val="22"/>
              </w:rPr>
            </w:rPrChange>
          </w:rPr>
          <w:t>esponsabile</w:t>
        </w:r>
        <w:r w:rsidRPr="000242B1">
          <w:rPr>
            <w:rFonts w:ascii="Calibri" w:hAnsi="Calibri"/>
            <w:sz w:val="22"/>
            <w:szCs w:val="22"/>
          </w:rPr>
          <w:t xml:space="preserve"> </w:t>
        </w:r>
      </w:ins>
      <w:ins w:id="7048" w:author="Santagata Fabiana (GSE)" w:date="2025-10-06T15:39:00Z">
        <w:r w:rsidR="36D863DF" w:rsidRPr="000242B1">
          <w:rPr>
            <w:rFonts w:ascii="Calibri" w:hAnsi="Calibri"/>
            <w:sz w:val="22"/>
            <w:szCs w:val="22"/>
          </w:rPr>
          <w:t>(SR)</w:t>
        </w:r>
      </w:ins>
      <w:ins w:id="7049" w:author="Santagata Fabiana (GSE)" w:date="2025-10-06T15:34:00Z">
        <w:r w:rsidRPr="000242B1">
          <w:rPr>
            <w:rFonts w:ascii="Calibri" w:hAnsi="Calibri"/>
            <w:sz w:val="22"/>
            <w:szCs w:val="22"/>
          </w:rPr>
          <w:t xml:space="preserve"> è il “</w:t>
        </w:r>
        <w:r w:rsidRPr="000242B1">
          <w:rPr>
            <w:rFonts w:ascii="Calibri" w:hAnsi="Calibri"/>
            <w:i/>
            <w:iCs/>
            <w:sz w:val="22"/>
            <w:szCs w:val="22"/>
          </w:rPr>
          <w:t xml:space="preserve">soggetto che ha sostenuto le </w:t>
        </w:r>
      </w:ins>
      <w:ins w:id="7050" w:author="Santagata Fabiana (GSE)" w:date="2025-10-06T15:35:00Z">
        <w:r w:rsidRPr="000242B1">
          <w:rPr>
            <w:rFonts w:ascii="Calibri" w:hAnsi="Calibri"/>
            <w:i/>
            <w:iCs/>
            <w:sz w:val="22"/>
            <w:szCs w:val="22"/>
          </w:rPr>
          <w:t>spese per l’esecuzione degli interventi di cui al presente decret</w:t>
        </w:r>
        <w:r w:rsidR="51A5A9DA" w:rsidRPr="000242B1">
          <w:rPr>
            <w:rFonts w:ascii="Calibri" w:hAnsi="Calibri"/>
            <w:i/>
            <w:iCs/>
            <w:sz w:val="22"/>
            <w:szCs w:val="22"/>
          </w:rPr>
          <w:t>o e che ha diritto all’incentivo e stipula il contratto con il GSE</w:t>
        </w:r>
      </w:ins>
      <w:ins w:id="7051" w:author="Santagata Fabiana (GSE)" w:date="2025-10-06T15:37:00Z">
        <w:r w:rsidR="62DAFFE0" w:rsidRPr="000242B1">
          <w:rPr>
            <w:rFonts w:ascii="Calibri" w:hAnsi="Calibri"/>
            <w:i/>
            <w:iCs/>
            <w:sz w:val="22"/>
            <w:szCs w:val="22"/>
          </w:rPr>
          <w:t>. Per la compilazione della scheda-domanda e per la ges</w:t>
        </w:r>
      </w:ins>
      <w:ins w:id="7052" w:author="Santagata Fabiana (GSE)" w:date="2025-10-06T15:38:00Z">
        <w:r w:rsidR="62DAFFE0" w:rsidRPr="000242B1">
          <w:rPr>
            <w:rFonts w:ascii="Calibri" w:hAnsi="Calibri"/>
            <w:i/>
            <w:iCs/>
            <w:sz w:val="22"/>
            <w:szCs w:val="22"/>
          </w:rPr>
          <w:t>tione dei rapporti contrattuali con il GSE, può operare attraverso un soggetto delegato</w:t>
        </w:r>
      </w:ins>
      <w:ins w:id="7053" w:author="Santagata Fabiana (GSE)" w:date="2025-10-06T15:35:00Z">
        <w:r w:rsidR="51A5A9DA" w:rsidRPr="000242B1">
          <w:rPr>
            <w:rFonts w:ascii="Calibri" w:hAnsi="Calibri"/>
            <w:i/>
            <w:iCs/>
            <w:sz w:val="22"/>
            <w:szCs w:val="22"/>
          </w:rPr>
          <w:t>”.</w:t>
        </w:r>
      </w:ins>
    </w:p>
    <w:p w14:paraId="3731DD64" w14:textId="729E57EC" w:rsidR="00343191" w:rsidRPr="000242B1" w:rsidRDefault="3CDF98EF">
      <w:pPr>
        <w:pStyle w:val="NORMALEGSE"/>
        <w:spacing w:after="120" w:line="276" w:lineRule="auto"/>
        <w:jc w:val="both"/>
        <w:rPr>
          <w:rFonts w:ascii="Calibri" w:hAnsi="Calibri"/>
          <w:sz w:val="22"/>
          <w:szCs w:val="22"/>
          <w:rPrChange w:id="7054" w:author="Visone Rossana (GSE)" w:date="2025-10-19T20:15:00Z" w16du:dateUtc="2025-10-19T18:15:00Z">
            <w:rPr>
              <w:rFonts w:ascii="Calibri" w:hAnsi="Calibri"/>
            </w:rPr>
          </w:rPrChange>
        </w:rPr>
        <w:pPrChange w:id="7055" w:author="Visone Rossana (GSE)" w:date="2025-10-19T20:15:00Z" w16du:dateUtc="2025-10-19T18:15:00Z">
          <w:pPr>
            <w:pStyle w:val="NORMALEGSE"/>
            <w:spacing w:after="120"/>
            <w:jc w:val="both"/>
          </w:pPr>
        </w:pPrChange>
      </w:pPr>
      <w:ins w:id="7056" w:author="Santagata Fabiana (GSE)" w:date="2025-10-13T09:56:00Z">
        <w:r w:rsidRPr="000242B1">
          <w:rPr>
            <w:rFonts w:ascii="Calibri" w:hAnsi="Calibri"/>
            <w:sz w:val="22"/>
            <w:szCs w:val="22"/>
          </w:rPr>
          <w:t xml:space="preserve">Più precisamente, </w:t>
        </w:r>
      </w:ins>
      <w:del w:id="7057" w:author="Santagata Fabiana (GSE)" w:date="2025-10-13T09:56:00Z">
        <w:r w:rsidR="00B80983" w:rsidRPr="000242B1">
          <w:rPr>
            <w:rFonts w:ascii="Calibri" w:hAnsi="Calibri"/>
            <w:sz w:val="22"/>
            <w:szCs w:val="22"/>
            <w:rPrChange w:id="7058" w:author="Visone Rossana (GSE)" w:date="2025-10-19T20:15:00Z" w16du:dateUtc="2025-10-19T18:15:00Z">
              <w:rPr>
                <w:rFonts w:ascii="Calibri" w:hAnsi="Calibri"/>
              </w:rPr>
            </w:rPrChange>
          </w:rPr>
          <w:delText xml:space="preserve">In conformità </w:delText>
        </w:r>
      </w:del>
      <w:del w:id="7059" w:author="Santagata Fabiana (GSE)" w:date="2025-10-06T15:33:00Z">
        <w:r w:rsidR="00B80983" w:rsidRPr="000242B1">
          <w:rPr>
            <w:rFonts w:ascii="Calibri" w:hAnsi="Calibri"/>
            <w:sz w:val="22"/>
            <w:szCs w:val="22"/>
            <w:rPrChange w:id="7060" w:author="Visone Rossana (GSE)" w:date="2025-10-19T20:15:00Z" w16du:dateUtc="2025-10-19T18:15:00Z">
              <w:rPr>
                <w:rFonts w:ascii="Calibri" w:hAnsi="Calibri"/>
              </w:rPr>
            </w:rPrChange>
          </w:rPr>
          <w:delText xml:space="preserve">a </w:delText>
        </w:r>
      </w:del>
      <w:del w:id="7061" w:author="Santagata Fabiana (GSE)" w:date="2025-10-13T09:56:00Z">
        <w:r w:rsidR="00B80983" w:rsidRPr="000242B1">
          <w:rPr>
            <w:rFonts w:ascii="Calibri" w:hAnsi="Calibri"/>
            <w:sz w:val="22"/>
            <w:szCs w:val="22"/>
            <w:rPrChange w:id="7062" w:author="Visone Rossana (GSE)" w:date="2025-10-19T20:15:00Z" w16du:dateUtc="2025-10-19T18:15:00Z">
              <w:rPr>
                <w:rFonts w:ascii="Calibri" w:hAnsi="Calibri"/>
              </w:rPr>
            </w:rPrChange>
          </w:rPr>
          <w:delText xml:space="preserve">quanto previsto </w:delText>
        </w:r>
        <w:r w:rsidR="00B80983" w:rsidRPr="000242B1" w:rsidDel="42BE5CC4">
          <w:rPr>
            <w:rFonts w:ascii="Calibri" w:hAnsi="Calibri"/>
            <w:sz w:val="22"/>
            <w:szCs w:val="22"/>
            <w:rPrChange w:id="7063" w:author="Visone Rossana (GSE)" w:date="2025-10-19T20:15:00Z" w16du:dateUtc="2025-10-19T18:15:00Z">
              <w:rPr>
                <w:rFonts w:ascii="Calibri" w:hAnsi="Calibri"/>
              </w:rPr>
            </w:rPrChange>
          </w:rPr>
          <w:delText>da</w:delText>
        </w:r>
      </w:del>
      <w:ins w:id="7064" w:author="Santagata Fabiana (GSE)" w:date="2025-10-13T09:56:00Z">
        <w:r w:rsidR="5C4FE9D8" w:rsidRPr="000242B1">
          <w:rPr>
            <w:rFonts w:ascii="Calibri" w:hAnsi="Calibri"/>
            <w:sz w:val="22"/>
            <w:szCs w:val="22"/>
          </w:rPr>
          <w:t>nel rispetto de</w:t>
        </w:r>
      </w:ins>
      <w:r w:rsidR="42BE5CC4" w:rsidRPr="000242B1">
        <w:rPr>
          <w:rFonts w:ascii="Calibri" w:hAnsi="Calibri"/>
          <w:sz w:val="22"/>
          <w:szCs w:val="22"/>
          <w:rPrChange w:id="7065" w:author="Visone Rossana (GSE)" w:date="2025-10-19T20:15:00Z" w16du:dateUtc="2025-10-19T18:15:00Z">
            <w:rPr>
              <w:rFonts w:ascii="Calibri" w:hAnsi="Calibri"/>
            </w:rPr>
          </w:rPrChange>
        </w:rPr>
        <w:t>ll’art.</w:t>
      </w:r>
      <w:r w:rsidR="00B80983" w:rsidRPr="000242B1">
        <w:rPr>
          <w:rFonts w:ascii="Calibri" w:hAnsi="Calibri"/>
          <w:sz w:val="22"/>
          <w:szCs w:val="22"/>
          <w:rPrChange w:id="7066" w:author="Visone Rossana (GSE)" w:date="2025-10-19T20:15:00Z" w16du:dateUtc="2025-10-19T18:15:00Z">
            <w:rPr>
              <w:rFonts w:ascii="Calibri" w:hAnsi="Calibri"/>
            </w:rPr>
          </w:rPrChange>
        </w:rPr>
        <w:t xml:space="preserve"> </w:t>
      </w:r>
      <w:r w:rsidR="00B80983" w:rsidRPr="000242B1">
        <w:rPr>
          <w:rFonts w:ascii="Calibri" w:hAnsi="Calibri"/>
          <w:sz w:val="22"/>
          <w:szCs w:val="22"/>
          <w:highlight w:val="cyan"/>
          <w:rPrChange w:id="7067" w:author="Visone Rossana (GSE)" w:date="2025-10-19T20:15:00Z" w16du:dateUtc="2025-10-19T18:15:00Z">
            <w:rPr>
              <w:rFonts w:ascii="Calibri" w:hAnsi="Calibri"/>
              <w:highlight w:val="yellow"/>
            </w:rPr>
          </w:rPrChange>
        </w:rPr>
        <w:t xml:space="preserve">2, comma 1, lettera </w:t>
      </w:r>
      <w:del w:id="7068" w:author="Visone Rossana (GSE)" w:date="2025-09-23T14:25:00Z" w16du:dateUtc="2025-09-23T12:25:00Z">
        <w:r w:rsidR="00B80983" w:rsidRPr="000242B1" w:rsidDel="005772F3">
          <w:rPr>
            <w:rFonts w:ascii="Calibri" w:hAnsi="Calibri"/>
            <w:sz w:val="22"/>
            <w:szCs w:val="22"/>
            <w:highlight w:val="cyan"/>
            <w:rPrChange w:id="7069" w:author="Visone Rossana (GSE)" w:date="2025-10-19T20:15:00Z" w16du:dateUtc="2025-10-19T18:15:00Z">
              <w:rPr>
                <w:rFonts w:ascii="Calibri" w:hAnsi="Calibri"/>
                <w:highlight w:val="yellow"/>
              </w:rPr>
            </w:rPrChange>
          </w:rPr>
          <w:delText>ss</w:delText>
        </w:r>
      </w:del>
      <w:ins w:id="7070" w:author="Visone Rossana (GSE)" w:date="2025-09-23T14:25:00Z" w16du:dateUtc="2025-09-23T12:25:00Z">
        <w:r w:rsidR="005772F3" w:rsidRPr="000242B1">
          <w:rPr>
            <w:rFonts w:ascii="Calibri" w:hAnsi="Calibri"/>
            <w:sz w:val="22"/>
            <w:szCs w:val="22"/>
            <w:highlight w:val="cyan"/>
            <w:rPrChange w:id="7071" w:author="Visone Rossana (GSE)" w:date="2025-10-19T20:15:00Z" w16du:dateUtc="2025-10-19T18:15:00Z">
              <w:rPr>
                <w:rFonts w:ascii="Calibri" w:hAnsi="Calibri"/>
                <w:sz w:val="22"/>
                <w:szCs w:val="22"/>
                <w:highlight w:val="yellow"/>
              </w:rPr>
            </w:rPrChange>
          </w:rPr>
          <w:t>tt</w:t>
        </w:r>
      </w:ins>
      <w:r w:rsidR="00B80983" w:rsidRPr="000242B1">
        <w:rPr>
          <w:rFonts w:ascii="Calibri" w:hAnsi="Calibri"/>
          <w:sz w:val="22"/>
          <w:szCs w:val="22"/>
          <w:highlight w:val="cyan"/>
          <w:rPrChange w:id="7072" w:author="Visone Rossana (GSE)" w:date="2025-10-19T20:15:00Z" w16du:dateUtc="2025-10-19T18:15:00Z">
            <w:rPr>
              <w:rFonts w:ascii="Calibri" w:hAnsi="Calibri"/>
              <w:highlight w:val="yellow"/>
            </w:rPr>
          </w:rPrChange>
        </w:rPr>
        <w:t>)</w:t>
      </w:r>
      <w:r w:rsidR="00B80983" w:rsidRPr="000242B1">
        <w:rPr>
          <w:rFonts w:ascii="Calibri" w:hAnsi="Calibri"/>
          <w:sz w:val="22"/>
          <w:szCs w:val="22"/>
          <w:rPrChange w:id="7073" w:author="Visone Rossana (GSE)" w:date="2025-10-19T20:15:00Z" w16du:dateUtc="2025-10-19T18:15:00Z">
            <w:rPr>
              <w:rFonts w:ascii="Calibri" w:hAnsi="Calibri"/>
            </w:rPr>
          </w:rPrChange>
        </w:rPr>
        <w:t xml:space="preserve"> del Decreto, </w:t>
      </w:r>
      <w:del w:id="7074" w:author="Santagata Fabiana (GSE)" w:date="2025-10-06T15:39:00Z">
        <w:r w:rsidR="00B80983" w:rsidRPr="000242B1">
          <w:rPr>
            <w:rFonts w:ascii="Calibri" w:hAnsi="Calibri"/>
            <w:sz w:val="22"/>
            <w:szCs w:val="22"/>
            <w:rPrChange w:id="7075" w:author="Visone Rossana (GSE)" w:date="2025-10-19T20:15:00Z" w16du:dateUtc="2025-10-19T18:15:00Z">
              <w:rPr>
                <w:rFonts w:ascii="Calibri" w:hAnsi="Calibri"/>
              </w:rPr>
            </w:rPrChange>
          </w:rPr>
          <w:delText xml:space="preserve">per </w:delText>
        </w:r>
      </w:del>
      <w:ins w:id="7076" w:author="Santagata Fabiana (GSE)" w:date="2025-10-06T15:39:00Z">
        <w:r w:rsidR="06E3290E" w:rsidRPr="000242B1">
          <w:rPr>
            <w:rFonts w:ascii="Calibri" w:hAnsi="Calibri"/>
            <w:sz w:val="22"/>
            <w:szCs w:val="22"/>
          </w:rPr>
          <w:t xml:space="preserve">il </w:t>
        </w:r>
      </w:ins>
      <w:r w:rsidR="00B80983" w:rsidRPr="000242B1">
        <w:rPr>
          <w:rFonts w:ascii="Calibri" w:hAnsi="Calibri"/>
          <w:sz w:val="22"/>
          <w:szCs w:val="22"/>
          <w:rPrChange w:id="7077" w:author="Visone Rossana (GSE)" w:date="2025-10-19T20:15:00Z" w16du:dateUtc="2025-10-19T18:15:00Z">
            <w:rPr>
              <w:rFonts w:ascii="Calibri" w:hAnsi="Calibri"/>
              <w:b/>
              <w:bCs/>
            </w:rPr>
          </w:rPrChange>
        </w:rPr>
        <w:t xml:space="preserve">Soggetto Responsabile </w:t>
      </w:r>
      <w:del w:id="7078" w:author="Santagata Fabiana (GSE)" w:date="2025-10-06T15:39:00Z">
        <w:r w:rsidR="00B80983" w:rsidRPr="000242B1">
          <w:rPr>
            <w:rFonts w:ascii="Calibri" w:hAnsi="Calibri"/>
            <w:sz w:val="22"/>
            <w:szCs w:val="22"/>
            <w:rPrChange w:id="7079" w:author="Visone Rossana (GSE)" w:date="2025-10-19T20:15:00Z" w16du:dateUtc="2025-10-19T18:15:00Z">
              <w:rPr>
                <w:rFonts w:ascii="Calibri" w:hAnsi="Calibri"/>
              </w:rPr>
            </w:rPrChange>
          </w:rPr>
          <w:delText xml:space="preserve">(SR) si intende </w:delText>
        </w:r>
      </w:del>
      <w:ins w:id="7080" w:author="Santagata Fabiana (GSE)" w:date="2025-10-06T15:39:00Z">
        <w:r w:rsidR="73216E16" w:rsidRPr="000242B1">
          <w:rPr>
            <w:rFonts w:ascii="Calibri" w:hAnsi="Calibri"/>
            <w:sz w:val="22"/>
            <w:szCs w:val="22"/>
          </w:rPr>
          <w:t xml:space="preserve">è </w:t>
        </w:r>
      </w:ins>
      <w:del w:id="7081" w:author="Santagata Fabiana (GSE)" w:date="2025-10-06T15:41:00Z">
        <w:r w:rsidR="00B80983" w:rsidRPr="000242B1">
          <w:rPr>
            <w:rFonts w:ascii="Calibri" w:hAnsi="Calibri"/>
            <w:sz w:val="22"/>
            <w:szCs w:val="22"/>
            <w:rPrChange w:id="7082" w:author="Visone Rossana (GSE)" w:date="2025-10-19T20:15:00Z" w16du:dateUtc="2025-10-19T18:15:00Z">
              <w:rPr>
                <w:rFonts w:ascii="Calibri" w:hAnsi="Calibri"/>
              </w:rPr>
            </w:rPrChange>
          </w:rPr>
          <w:delText xml:space="preserve">il Soggetto </w:delText>
        </w:r>
      </w:del>
      <w:ins w:id="7083" w:author="Santagata Fabiana (GSE)" w:date="2025-10-06T15:41:00Z">
        <w:r w:rsidR="7180E024" w:rsidRPr="000242B1">
          <w:rPr>
            <w:rFonts w:ascii="Calibri" w:hAnsi="Calibri"/>
            <w:sz w:val="22"/>
            <w:szCs w:val="22"/>
          </w:rPr>
          <w:t xml:space="preserve">colui </w:t>
        </w:r>
      </w:ins>
      <w:r w:rsidR="00B80983" w:rsidRPr="000242B1">
        <w:rPr>
          <w:rFonts w:ascii="Calibri" w:hAnsi="Calibri"/>
          <w:sz w:val="22"/>
          <w:szCs w:val="22"/>
          <w:rPrChange w:id="7084" w:author="Visone Rossana (GSE)" w:date="2025-10-19T20:15:00Z" w16du:dateUtc="2025-10-19T18:15:00Z">
            <w:rPr>
              <w:rFonts w:ascii="Calibri" w:hAnsi="Calibri"/>
            </w:rPr>
          </w:rPrChange>
        </w:rPr>
        <w:t>che:</w:t>
      </w:r>
    </w:p>
    <w:p w14:paraId="28A66E8D" w14:textId="14413BA4" w:rsidR="00F30010" w:rsidRPr="000242B1" w:rsidRDefault="00F30010">
      <w:pPr>
        <w:numPr>
          <w:ilvl w:val="0"/>
          <w:numId w:val="27"/>
        </w:numPr>
        <w:tabs>
          <w:tab w:val="num" w:pos="851"/>
        </w:tabs>
        <w:spacing w:after="120" w:line="276" w:lineRule="auto"/>
        <w:ind w:left="993" w:right="-142" w:hanging="567"/>
        <w:jc w:val="both"/>
        <w:rPr>
          <w:rFonts w:cs="Calibri"/>
          <w:sz w:val="22"/>
          <w:szCs w:val="22"/>
          <w:rPrChange w:id="7085" w:author="Visone Rossana (GSE)" w:date="2025-10-19T20:15:00Z" w16du:dateUtc="2025-10-19T18:15:00Z">
            <w:rPr>
              <w:rFonts w:cs="Calibri"/>
            </w:rPr>
          </w:rPrChange>
        </w:rPr>
        <w:pPrChange w:id="7086" w:author="Visone Rossana (GSE)" w:date="2025-10-19T20:15:00Z" w16du:dateUtc="2025-10-19T18:15:00Z">
          <w:pPr>
            <w:numPr>
              <w:numId w:val="27"/>
            </w:numPr>
            <w:tabs>
              <w:tab w:val="num" w:pos="851"/>
              <w:tab w:val="num" w:pos="1998"/>
            </w:tabs>
            <w:spacing w:after="120"/>
            <w:ind w:left="993" w:right="-142" w:hanging="567"/>
            <w:jc w:val="both"/>
          </w:pPr>
        </w:pPrChange>
      </w:pPr>
      <w:r w:rsidRPr="000242B1">
        <w:rPr>
          <w:rFonts w:cs="Calibri"/>
          <w:sz w:val="22"/>
          <w:szCs w:val="22"/>
          <w:rPrChange w:id="7087" w:author="Visone Rossana (GSE)" w:date="2025-10-19T20:15:00Z" w16du:dateUtc="2025-10-19T18:15:00Z">
            <w:rPr>
              <w:rFonts w:cs="Calibri"/>
            </w:rPr>
          </w:rPrChange>
        </w:rPr>
        <w:t>ha sostenuto direttamente le spese per l’esecuzione degli interventi;</w:t>
      </w:r>
    </w:p>
    <w:p w14:paraId="13EBF03E" w14:textId="010BCB1A" w:rsidR="00F30010" w:rsidRPr="000242B1" w:rsidRDefault="00F30010">
      <w:pPr>
        <w:numPr>
          <w:ilvl w:val="0"/>
          <w:numId w:val="27"/>
        </w:numPr>
        <w:tabs>
          <w:tab w:val="num" w:pos="851"/>
        </w:tabs>
        <w:spacing w:after="120" w:line="276" w:lineRule="auto"/>
        <w:ind w:left="851" w:right="-142" w:hanging="425"/>
        <w:jc w:val="both"/>
        <w:rPr>
          <w:rFonts w:cs="Calibri"/>
          <w:sz w:val="22"/>
          <w:szCs w:val="22"/>
          <w:rPrChange w:id="7088" w:author="Visone Rossana (GSE)" w:date="2025-10-19T20:15:00Z" w16du:dateUtc="2025-10-19T18:15:00Z">
            <w:rPr>
              <w:rFonts w:cs="Calibri"/>
            </w:rPr>
          </w:rPrChange>
        </w:rPr>
        <w:pPrChange w:id="7089" w:author="Visone Rossana (GSE)" w:date="2025-10-19T20:15:00Z" w16du:dateUtc="2025-10-19T18:15:00Z">
          <w:pPr>
            <w:numPr>
              <w:numId w:val="27"/>
            </w:numPr>
            <w:tabs>
              <w:tab w:val="num" w:pos="851"/>
              <w:tab w:val="num" w:pos="1998"/>
            </w:tabs>
            <w:spacing w:after="120"/>
            <w:ind w:left="851" w:right="-142" w:hanging="425"/>
            <w:jc w:val="both"/>
          </w:pPr>
        </w:pPrChange>
      </w:pPr>
      <w:r w:rsidRPr="000242B1">
        <w:rPr>
          <w:rFonts w:cs="Calibri"/>
          <w:sz w:val="22"/>
          <w:szCs w:val="22"/>
          <w:rPrChange w:id="7090" w:author="Visone Rossana (GSE)" w:date="2025-10-19T20:15:00Z" w16du:dateUtc="2025-10-19T18:15:00Z">
            <w:rPr>
              <w:rFonts w:cs="Calibri"/>
            </w:rPr>
          </w:rPrChange>
        </w:rPr>
        <w:t>presenta istanza di riconoscimento degli incentivi al GSE, risultandone responsabile in riferimento alla veridicità, completezza e conformità alla normativa di riferimento;</w:t>
      </w:r>
    </w:p>
    <w:p w14:paraId="5D6C25E8" w14:textId="4487A10D" w:rsidR="00F30010" w:rsidRPr="000242B1" w:rsidRDefault="00F30010">
      <w:pPr>
        <w:numPr>
          <w:ilvl w:val="0"/>
          <w:numId w:val="27"/>
        </w:numPr>
        <w:tabs>
          <w:tab w:val="num" w:pos="851"/>
        </w:tabs>
        <w:spacing w:after="120" w:line="276" w:lineRule="auto"/>
        <w:ind w:left="993" w:right="-142" w:hanging="567"/>
        <w:jc w:val="both"/>
        <w:rPr>
          <w:rFonts w:cs="Calibri"/>
          <w:sz w:val="22"/>
          <w:szCs w:val="22"/>
          <w:rPrChange w:id="7091" w:author="Visone Rossana (GSE)" w:date="2025-10-19T20:15:00Z" w16du:dateUtc="2025-10-19T18:15:00Z">
            <w:rPr>
              <w:rFonts w:cs="Calibri"/>
            </w:rPr>
          </w:rPrChange>
        </w:rPr>
        <w:pPrChange w:id="7092" w:author="Visone Rossana (GSE)" w:date="2025-10-19T20:15:00Z" w16du:dateUtc="2025-10-19T18:15:00Z">
          <w:pPr>
            <w:numPr>
              <w:numId w:val="27"/>
            </w:numPr>
            <w:tabs>
              <w:tab w:val="num" w:pos="851"/>
              <w:tab w:val="num" w:pos="1998"/>
            </w:tabs>
            <w:spacing w:after="120"/>
            <w:ind w:left="993" w:right="-142" w:hanging="567"/>
            <w:jc w:val="both"/>
          </w:pPr>
        </w:pPrChange>
      </w:pPr>
      <w:r w:rsidRPr="000242B1">
        <w:rPr>
          <w:rFonts w:cs="Calibri"/>
          <w:sz w:val="22"/>
          <w:szCs w:val="22"/>
          <w:rPrChange w:id="7093" w:author="Visone Rossana (GSE)" w:date="2025-10-19T20:15:00Z" w16du:dateUtc="2025-10-19T18:15:00Z">
            <w:rPr>
              <w:rFonts w:cs="Calibri"/>
            </w:rPr>
          </w:rPrChange>
        </w:rPr>
        <w:t>stipula il contratto con il GSE e riceve gli incentivi;</w:t>
      </w:r>
    </w:p>
    <w:p w14:paraId="18F715A4" w14:textId="28120C61" w:rsidR="00F30010" w:rsidRPr="000242B1" w:rsidRDefault="00F30010">
      <w:pPr>
        <w:numPr>
          <w:ilvl w:val="0"/>
          <w:numId w:val="27"/>
        </w:numPr>
        <w:tabs>
          <w:tab w:val="num" w:pos="851"/>
        </w:tabs>
        <w:spacing w:after="120" w:line="276" w:lineRule="auto"/>
        <w:ind w:left="851" w:right="-142" w:hanging="425"/>
        <w:jc w:val="both"/>
        <w:rPr>
          <w:rFonts w:cs="Calibri"/>
          <w:sz w:val="22"/>
          <w:szCs w:val="22"/>
          <w:rPrChange w:id="7094" w:author="Visone Rossana (GSE)" w:date="2025-10-19T20:15:00Z" w16du:dateUtc="2025-10-19T18:15:00Z">
            <w:rPr>
              <w:rFonts w:cs="Calibri"/>
            </w:rPr>
          </w:rPrChange>
        </w:rPr>
        <w:pPrChange w:id="7095" w:author="Visone Rossana (GSE)" w:date="2025-10-19T20:15:00Z" w16du:dateUtc="2025-10-19T18:15:00Z">
          <w:pPr>
            <w:numPr>
              <w:numId w:val="27"/>
            </w:numPr>
            <w:tabs>
              <w:tab w:val="num" w:pos="851"/>
              <w:tab w:val="num" w:pos="1998"/>
            </w:tabs>
            <w:spacing w:after="120"/>
            <w:ind w:left="851" w:right="-142" w:hanging="425"/>
            <w:jc w:val="both"/>
          </w:pPr>
        </w:pPrChange>
      </w:pPr>
      <w:r w:rsidRPr="000242B1">
        <w:rPr>
          <w:rFonts w:cs="Calibri"/>
          <w:sz w:val="22"/>
          <w:szCs w:val="22"/>
          <w:rPrChange w:id="7096" w:author="Visone Rossana (GSE)" w:date="2025-10-19T20:15:00Z" w16du:dateUtc="2025-10-19T18:15:00Z">
            <w:rPr>
              <w:rFonts w:cs="Calibri"/>
            </w:rPr>
          </w:rPrChange>
        </w:rPr>
        <w:t>è tenuto a conservare, per tutta la durata dell’incentivo e per i 5 anni successivi all’erogazione dell’ultimo importo, gli originali dei documenti indicati nel D</w:t>
      </w:r>
      <w:r w:rsidR="00713777" w:rsidRPr="000242B1">
        <w:rPr>
          <w:rFonts w:cs="Calibri"/>
          <w:sz w:val="22"/>
          <w:szCs w:val="22"/>
          <w:rPrChange w:id="7097" w:author="Visone Rossana (GSE)" w:date="2025-10-19T20:15:00Z" w16du:dateUtc="2025-10-19T18:15:00Z">
            <w:rPr>
              <w:rFonts w:cs="Calibri"/>
            </w:rPr>
          </w:rPrChange>
        </w:rPr>
        <w:t>ecreto</w:t>
      </w:r>
      <w:r w:rsidRPr="000242B1">
        <w:rPr>
          <w:rFonts w:cs="Calibri"/>
          <w:sz w:val="22"/>
          <w:szCs w:val="22"/>
          <w:rPrChange w:id="7098" w:author="Visone Rossana (GSE)" w:date="2025-10-19T20:15:00Z" w16du:dateUtc="2025-10-19T18:15:00Z">
            <w:rPr>
              <w:rFonts w:cs="Calibri"/>
            </w:rPr>
          </w:rPrChange>
        </w:rPr>
        <w:t xml:space="preserve"> e nelle presenti Regole Applicative, garantendone la corretta conservazione;</w:t>
      </w:r>
    </w:p>
    <w:p w14:paraId="4F73EAD2" w14:textId="703B8604" w:rsidR="00F30010" w:rsidRPr="000242B1" w:rsidRDefault="00F30010">
      <w:pPr>
        <w:numPr>
          <w:ilvl w:val="0"/>
          <w:numId w:val="27"/>
        </w:numPr>
        <w:tabs>
          <w:tab w:val="num" w:pos="851"/>
        </w:tabs>
        <w:spacing w:after="120" w:line="276" w:lineRule="auto"/>
        <w:ind w:left="851" w:right="-142" w:hanging="425"/>
        <w:jc w:val="both"/>
        <w:rPr>
          <w:ins w:id="7099" w:author="Santagata Fabiana (GSE)" w:date="2025-10-01T15:49:00Z" w16du:dateUtc="2025-10-01T15:49:05Z"/>
          <w:rFonts w:cs="Calibri"/>
          <w:sz w:val="22"/>
          <w:szCs w:val="22"/>
          <w:rPrChange w:id="7100" w:author="Visone Rossana (GSE)" w:date="2025-10-19T20:15:00Z" w16du:dateUtc="2025-10-19T18:15:00Z">
            <w:rPr>
              <w:ins w:id="7101" w:author="Santagata Fabiana (GSE)" w:date="2025-10-01T15:49:00Z" w16du:dateUtc="2025-10-01T15:49:05Z"/>
            </w:rPr>
          </w:rPrChange>
        </w:rPr>
        <w:pPrChange w:id="7102" w:author="Visone Rossana (GSE)" w:date="2025-10-19T20:15:00Z" w16du:dateUtc="2025-10-19T18:15:00Z">
          <w:pPr>
            <w:numPr>
              <w:numId w:val="27"/>
            </w:numPr>
            <w:tabs>
              <w:tab w:val="num" w:pos="851"/>
              <w:tab w:val="num" w:pos="1998"/>
            </w:tabs>
            <w:spacing w:after="120"/>
            <w:ind w:left="851" w:right="-142" w:hanging="425"/>
            <w:jc w:val="both"/>
          </w:pPr>
        </w:pPrChange>
      </w:pPr>
      <w:r w:rsidRPr="000242B1">
        <w:rPr>
          <w:rFonts w:cs="Calibri"/>
          <w:sz w:val="22"/>
          <w:szCs w:val="22"/>
          <w:rPrChange w:id="7103" w:author="Visone Rossana (GSE)" w:date="2025-10-19T20:15:00Z" w16du:dateUtc="2025-10-19T18:15:00Z">
            <w:rPr>
              <w:rFonts w:cs="Calibri"/>
            </w:rPr>
          </w:rPrChange>
        </w:rPr>
        <w:t xml:space="preserve">in qualità di responsabile dell’intervento realizzato e, in caso di impianto, anche dell’esercizio e della manutenzione dello stesso, è tenuto </w:t>
      </w:r>
      <w:r w:rsidR="46DD76D7" w:rsidRPr="000242B1">
        <w:rPr>
          <w:rFonts w:cs="Calibri"/>
          <w:sz w:val="22"/>
          <w:szCs w:val="22"/>
          <w:rPrChange w:id="7104" w:author="Visone Rossana (GSE)" w:date="2025-10-19T20:15:00Z" w16du:dateUtc="2025-10-19T18:15:00Z">
            <w:rPr>
              <w:rFonts w:cs="Calibri"/>
            </w:rPr>
          </w:rPrChange>
        </w:rPr>
        <w:t>a</w:t>
      </w:r>
      <w:ins w:id="7105" w:author="Santagata Fabiana (GSE)" w:date="2025-10-13T09:57:00Z">
        <w:r w:rsidR="49C6D5C4" w:rsidRPr="000242B1">
          <w:rPr>
            <w:rFonts w:cs="Calibri"/>
            <w:sz w:val="22"/>
            <w:szCs w:val="22"/>
          </w:rPr>
          <w:t xml:space="preserve"> consentire e </w:t>
        </w:r>
        <w:r w:rsidRPr="000242B1">
          <w:rPr>
            <w:rFonts w:cs="Calibri"/>
            <w:sz w:val="22"/>
            <w:szCs w:val="22"/>
          </w:rPr>
          <w:t>a</w:t>
        </w:r>
      </w:ins>
      <w:r w:rsidRPr="000242B1">
        <w:rPr>
          <w:rFonts w:cs="Calibri"/>
          <w:sz w:val="22"/>
          <w:szCs w:val="22"/>
          <w:rPrChange w:id="7106" w:author="Visone Rossana (GSE)" w:date="2025-10-19T20:15:00Z" w16du:dateUtc="2025-10-19T18:15:00Z">
            <w:rPr>
              <w:rFonts w:cs="Calibri"/>
            </w:rPr>
          </w:rPrChange>
        </w:rPr>
        <w:t>d assicurare, a pena di decadenza dall’incentivo</w:t>
      </w:r>
      <w:ins w:id="7107" w:author="Santagata Fabiana (GSE)" w:date="2025-10-13T09:57:00Z">
        <w:r w:rsidR="090EC364" w:rsidRPr="000242B1">
          <w:rPr>
            <w:rFonts w:cs="Calibri"/>
            <w:sz w:val="22"/>
            <w:szCs w:val="22"/>
          </w:rPr>
          <w:t xml:space="preserve"> e recupero degli importi </w:t>
        </w:r>
      </w:ins>
      <w:ins w:id="7108" w:author="Santagata Fabiana (GSE)" w:date="2025-10-13T09:58:00Z">
        <w:r w:rsidR="090EC364" w:rsidRPr="000242B1">
          <w:rPr>
            <w:rFonts w:cs="Calibri"/>
            <w:sz w:val="22"/>
            <w:szCs w:val="22"/>
          </w:rPr>
          <w:t>già erogati</w:t>
        </w:r>
      </w:ins>
      <w:r w:rsidRPr="000242B1">
        <w:rPr>
          <w:rFonts w:cs="Calibri"/>
          <w:sz w:val="22"/>
          <w:szCs w:val="22"/>
          <w:rPrChange w:id="7109" w:author="Visone Rossana (GSE)" w:date="2025-10-19T20:15:00Z" w16du:dateUtc="2025-10-19T18:15:00Z">
            <w:rPr>
              <w:rFonts w:cs="Calibri"/>
            </w:rPr>
          </w:rPrChange>
        </w:rPr>
        <w:t xml:space="preserve">, la regolare esecuzione di ogni attività di controllo, anche mediante sopralluogo, che il GSE o ogni altro soggetto dallo stesso delegato, ritenesse necessaria ai sensi dell’art. </w:t>
      </w:r>
      <w:del w:id="7110" w:author="Santagata Fabiana (GSE)" w:date="2025-10-13T09:58:00Z">
        <w:r w:rsidR="00713777" w:rsidRPr="000242B1">
          <w:rPr>
            <w:rFonts w:cs="Calibri"/>
            <w:sz w:val="22"/>
            <w:szCs w:val="22"/>
            <w:highlight w:val="yellow"/>
            <w:rPrChange w:id="7111" w:author="Visone Rossana (GSE)" w:date="2025-10-19T20:15:00Z" w16du:dateUtc="2025-10-19T18:15:00Z">
              <w:rPr>
                <w:rFonts w:cs="Calibri"/>
                <w:highlight w:val="yellow"/>
              </w:rPr>
            </w:rPrChange>
          </w:rPr>
          <w:delText>XX</w:delText>
        </w:r>
        <w:r w:rsidR="46DD76D7" w:rsidRPr="000242B1" w:rsidDel="6B2FC448">
          <w:rPr>
            <w:rFonts w:cs="Calibri"/>
            <w:sz w:val="22"/>
            <w:szCs w:val="22"/>
            <w:rPrChange w:id="7112" w:author="Visone Rossana (GSE)" w:date="2025-10-19T20:15:00Z" w16du:dateUtc="2025-10-19T18:15:00Z">
              <w:rPr>
                <w:rFonts w:cs="Calibri"/>
              </w:rPr>
            </w:rPrChange>
          </w:rPr>
          <w:delText xml:space="preserve"> </w:delText>
        </w:r>
      </w:del>
      <w:ins w:id="7113" w:author="Santagata Fabiana (GSE)" w:date="2025-10-13T09:58:00Z">
        <w:r w:rsidR="605C4066" w:rsidRPr="000242B1">
          <w:rPr>
            <w:rFonts w:cs="Calibri"/>
            <w:sz w:val="22"/>
            <w:szCs w:val="22"/>
          </w:rPr>
          <w:t>21</w:t>
        </w:r>
        <w:r w:rsidR="00713777" w:rsidRPr="000242B1">
          <w:rPr>
            <w:rFonts w:cs="Calibri"/>
            <w:sz w:val="22"/>
            <w:szCs w:val="22"/>
          </w:rPr>
          <w:t xml:space="preserve"> </w:t>
        </w:r>
      </w:ins>
      <w:r w:rsidRPr="000242B1">
        <w:rPr>
          <w:rFonts w:cs="Calibri"/>
          <w:sz w:val="22"/>
          <w:szCs w:val="22"/>
          <w:rPrChange w:id="7114" w:author="Visone Rossana (GSE)" w:date="2025-10-19T20:15:00Z" w16du:dateUtc="2025-10-19T18:15:00Z">
            <w:rPr>
              <w:rFonts w:cs="Calibri"/>
            </w:rPr>
          </w:rPrChange>
        </w:rPr>
        <w:t>del D</w:t>
      </w:r>
      <w:r w:rsidR="00713777" w:rsidRPr="000242B1">
        <w:rPr>
          <w:rFonts w:cs="Calibri"/>
          <w:sz w:val="22"/>
          <w:szCs w:val="22"/>
          <w:rPrChange w:id="7115" w:author="Visone Rossana (GSE)" w:date="2025-10-19T20:15:00Z" w16du:dateUtc="2025-10-19T18:15:00Z">
            <w:rPr>
              <w:rFonts w:cs="Calibri"/>
            </w:rPr>
          </w:rPrChange>
        </w:rPr>
        <w:t>ecreto</w:t>
      </w:r>
      <w:r w:rsidRPr="000242B1">
        <w:rPr>
          <w:rFonts w:cs="Calibri"/>
          <w:sz w:val="22"/>
          <w:szCs w:val="22"/>
          <w:rPrChange w:id="7116" w:author="Visone Rossana (GSE)" w:date="2025-10-19T20:15:00Z" w16du:dateUtc="2025-10-19T18:15:00Z">
            <w:rPr>
              <w:rFonts w:cs="Calibri"/>
            </w:rPr>
          </w:rPrChange>
        </w:rPr>
        <w:t>.</w:t>
      </w:r>
    </w:p>
    <w:p w14:paraId="3F976161" w14:textId="3D38940D" w:rsidR="67F2E88B" w:rsidRPr="000242B1" w:rsidRDefault="67F2E88B">
      <w:pPr>
        <w:numPr>
          <w:ilvl w:val="0"/>
          <w:numId w:val="27"/>
        </w:numPr>
        <w:tabs>
          <w:tab w:val="num" w:pos="851"/>
        </w:tabs>
        <w:spacing w:after="120" w:line="276" w:lineRule="auto"/>
        <w:ind w:left="0" w:right="-142" w:firstLine="0"/>
        <w:jc w:val="both"/>
        <w:rPr>
          <w:del w:id="7117" w:author="Santagata Fabiana (GSE)" w:date="2025-10-01T15:48:00Z" w16du:dateUtc="2025-10-01T15:48:52Z"/>
          <w:rFonts w:ascii="Calibri" w:hAnsi="Calibri"/>
          <w:sz w:val="22"/>
          <w:szCs w:val="22"/>
          <w:rPrChange w:id="7118" w:author="Visone Rossana (GSE)" w:date="2025-10-19T20:15:00Z" w16du:dateUtc="2025-10-19T18:15:00Z">
            <w:rPr>
              <w:del w:id="7119" w:author="Santagata Fabiana (GSE)" w:date="2025-10-01T15:48:00Z" w16du:dateUtc="2025-10-01T15:48:52Z"/>
              <w:rFonts w:cs="Calibri"/>
            </w:rPr>
          </w:rPrChange>
        </w:rPr>
        <w:pPrChange w:id="7120" w:author="Visone Rossana (GSE)" w:date="2025-10-19T20:15:00Z" w16du:dateUtc="2025-10-19T18:15:00Z">
          <w:pPr>
            <w:numPr>
              <w:numId w:val="27"/>
            </w:numPr>
            <w:tabs>
              <w:tab w:val="num" w:pos="851"/>
              <w:tab w:val="num" w:pos="1998"/>
            </w:tabs>
            <w:spacing w:after="120" w:line="276" w:lineRule="auto"/>
            <w:ind w:left="851" w:right="-142" w:hanging="425"/>
            <w:jc w:val="both"/>
          </w:pPr>
        </w:pPrChange>
      </w:pPr>
      <w:ins w:id="7121" w:author="Santagata Fabiana (GSE)" w:date="2025-10-01T15:48:00Z">
        <w:r w:rsidRPr="000242B1">
          <w:rPr>
            <w:rFonts w:ascii="Calibri" w:hAnsi="Calibri"/>
            <w:sz w:val="22"/>
            <w:szCs w:val="22"/>
            <w:rPrChange w:id="7122" w:author="Visone Rossana (GSE)" w:date="2025-10-19T20:15:00Z" w16du:dateUtc="2025-10-19T18:15:00Z">
              <w:rPr>
                <w:rFonts w:cs="Calibri"/>
                <w:sz w:val="22"/>
                <w:szCs w:val="22"/>
              </w:rPr>
            </w:rPrChange>
          </w:rPr>
          <w:t xml:space="preserve">Il Soggetto Responsabile, per la compilazione della scheda-domanda e per la gestione dei rapporti contrattuali con il GSE, può operare attraverso un </w:t>
        </w:r>
      </w:ins>
      <w:ins w:id="7123" w:author="Santagata Fabiana (GSE)" w:date="2025-10-01T15:49:00Z">
        <w:r w:rsidR="64C7B60A" w:rsidRPr="000242B1">
          <w:rPr>
            <w:rFonts w:ascii="Calibri" w:hAnsi="Calibri"/>
            <w:sz w:val="22"/>
            <w:szCs w:val="22"/>
            <w:rPrChange w:id="7124" w:author="Visone Rossana (GSE)" w:date="2025-10-19T20:15:00Z" w16du:dateUtc="2025-10-19T18:15:00Z">
              <w:rPr>
                <w:rFonts w:cs="Calibri"/>
                <w:sz w:val="22"/>
                <w:szCs w:val="22"/>
              </w:rPr>
            </w:rPrChange>
          </w:rPr>
          <w:t>S</w:t>
        </w:r>
      </w:ins>
      <w:ins w:id="7125" w:author="Santagata Fabiana (GSE)" w:date="2025-10-01T15:48:00Z">
        <w:r w:rsidRPr="000242B1">
          <w:rPr>
            <w:rFonts w:ascii="Calibri" w:hAnsi="Calibri"/>
            <w:sz w:val="22"/>
            <w:szCs w:val="22"/>
            <w:rPrChange w:id="7126" w:author="Visone Rossana (GSE)" w:date="2025-10-19T20:15:00Z" w16du:dateUtc="2025-10-19T18:15:00Z">
              <w:rPr>
                <w:rFonts w:cs="Calibri"/>
                <w:sz w:val="22"/>
                <w:szCs w:val="22"/>
              </w:rPr>
            </w:rPrChange>
          </w:rPr>
          <w:t xml:space="preserve">oggetto </w:t>
        </w:r>
      </w:ins>
      <w:ins w:id="7127" w:author="Santagata Fabiana (GSE)" w:date="2025-10-01T15:49:00Z">
        <w:r w:rsidR="2A2BE66D" w:rsidRPr="000242B1">
          <w:rPr>
            <w:rFonts w:ascii="Calibri" w:hAnsi="Calibri"/>
            <w:sz w:val="22"/>
            <w:szCs w:val="22"/>
            <w:rPrChange w:id="7128" w:author="Visone Rossana (GSE)" w:date="2025-10-19T20:15:00Z" w16du:dateUtc="2025-10-19T18:15:00Z">
              <w:rPr>
                <w:rFonts w:cs="Calibri"/>
                <w:sz w:val="22"/>
                <w:szCs w:val="22"/>
              </w:rPr>
            </w:rPrChange>
          </w:rPr>
          <w:t>D</w:t>
        </w:r>
      </w:ins>
      <w:ins w:id="7129" w:author="Santagata Fabiana (GSE)" w:date="2025-10-01T15:48:00Z">
        <w:r w:rsidRPr="000242B1">
          <w:rPr>
            <w:rFonts w:ascii="Calibri" w:hAnsi="Calibri"/>
            <w:sz w:val="22"/>
            <w:szCs w:val="22"/>
            <w:rPrChange w:id="7130" w:author="Visone Rossana (GSE)" w:date="2025-10-19T20:15:00Z" w16du:dateUtc="2025-10-19T18:15:00Z">
              <w:rPr>
                <w:rFonts w:cs="Calibri"/>
                <w:sz w:val="22"/>
                <w:szCs w:val="22"/>
              </w:rPr>
            </w:rPrChange>
          </w:rPr>
          <w:t>elegato</w:t>
        </w:r>
        <w:r w:rsidRPr="000242B1">
          <w:rPr>
            <w:rFonts w:ascii="Calibri" w:hAnsi="Calibri"/>
            <w:sz w:val="22"/>
            <w:szCs w:val="22"/>
          </w:rPr>
          <w:t xml:space="preserve"> </w:t>
        </w:r>
      </w:ins>
      <w:ins w:id="7131" w:author="Santagata Fabiana (GSE)" w:date="2025-10-06T15:43:00Z">
        <w:r w:rsidR="337B21F5" w:rsidRPr="000242B1">
          <w:rPr>
            <w:rFonts w:ascii="Calibri" w:hAnsi="Calibri"/>
            <w:sz w:val="22"/>
            <w:szCs w:val="22"/>
          </w:rPr>
          <w:t>che</w:t>
        </w:r>
        <w:r w:rsidR="1945BF48" w:rsidRPr="000242B1">
          <w:rPr>
            <w:rFonts w:ascii="Calibri" w:hAnsi="Calibri"/>
            <w:sz w:val="22"/>
            <w:szCs w:val="22"/>
          </w:rPr>
          <w:t>,</w:t>
        </w:r>
      </w:ins>
      <w:ins w:id="7132" w:author="Santagata Fabiana (GSE)" w:date="2025-10-01T15:48:00Z">
        <w:r w:rsidRPr="000242B1">
          <w:rPr>
            <w:rFonts w:ascii="Calibri" w:hAnsi="Calibri"/>
            <w:sz w:val="22"/>
            <w:szCs w:val="22"/>
            <w:rPrChange w:id="7133" w:author="Visone Rossana (GSE)" w:date="2025-10-19T20:15:00Z" w16du:dateUtc="2025-10-19T18:15:00Z">
              <w:rPr>
                <w:rFonts w:cs="Calibri"/>
                <w:sz w:val="22"/>
                <w:szCs w:val="22"/>
              </w:rPr>
            </w:rPrChange>
          </w:rPr>
          <w:t xml:space="preserve"> </w:t>
        </w:r>
      </w:ins>
      <w:ins w:id="7134" w:author="Santagata Fabiana (GSE)" w:date="2025-10-06T15:42:00Z">
        <w:r w:rsidR="2CE39703" w:rsidRPr="000242B1">
          <w:rPr>
            <w:rFonts w:ascii="Calibri" w:hAnsi="Calibri"/>
            <w:sz w:val="22"/>
            <w:szCs w:val="22"/>
          </w:rPr>
          <w:t>come definito a</w:t>
        </w:r>
      </w:ins>
      <w:ins w:id="7135" w:author="Santagata Fabiana (GSE)" w:date="2025-10-01T15:49:00Z">
        <w:r w:rsidRPr="000242B1">
          <w:rPr>
            <w:rFonts w:ascii="Calibri" w:hAnsi="Calibri"/>
            <w:sz w:val="22"/>
            <w:szCs w:val="22"/>
            <w:rPrChange w:id="7136" w:author="Visone Rossana (GSE)" w:date="2025-10-19T20:15:00Z" w16du:dateUtc="2025-10-19T18:15:00Z">
              <w:rPr>
                <w:rFonts w:cs="Calibri"/>
                <w:sz w:val="22"/>
                <w:szCs w:val="22"/>
              </w:rPr>
            </w:rPrChange>
          </w:rPr>
          <w:t>ll’art. 2, comma 1, lett. rr), del Decreto</w:t>
        </w:r>
        <w:r w:rsidR="0641C798" w:rsidRPr="000242B1">
          <w:rPr>
            <w:rFonts w:ascii="Calibri" w:hAnsi="Calibri"/>
            <w:sz w:val="22"/>
            <w:szCs w:val="22"/>
          </w:rPr>
          <w:t xml:space="preserve">, </w:t>
        </w:r>
      </w:ins>
      <w:ins w:id="7137" w:author="Santagata Fabiana (GSE)" w:date="2025-10-01T15:50:00Z">
        <w:r w:rsidR="0641C798" w:rsidRPr="000242B1">
          <w:rPr>
            <w:rFonts w:ascii="Calibri" w:hAnsi="Calibri"/>
            <w:sz w:val="22"/>
            <w:szCs w:val="22"/>
          </w:rPr>
          <w:t>è</w:t>
        </w:r>
      </w:ins>
    </w:p>
    <w:p w14:paraId="4560ABAA" w14:textId="3623B940" w:rsidR="00F30010" w:rsidRPr="000242B1" w:rsidRDefault="00BC1451">
      <w:pPr>
        <w:pStyle w:val="NORMALEGSE"/>
        <w:spacing w:after="120" w:line="276" w:lineRule="auto"/>
        <w:jc w:val="both"/>
        <w:rPr>
          <w:rFonts w:ascii="Calibri" w:hAnsi="Calibri"/>
          <w:sz w:val="22"/>
          <w:szCs w:val="22"/>
          <w:rPrChange w:id="7138" w:author="Visone Rossana (GSE)" w:date="2025-10-19T20:15:00Z" w16du:dateUtc="2025-10-19T18:15:00Z">
            <w:rPr>
              <w:rFonts w:ascii="Calibri" w:hAnsi="Calibri"/>
            </w:rPr>
          </w:rPrChange>
        </w:rPr>
        <w:pPrChange w:id="7139" w:author="Visone Rossana (GSE)" w:date="2025-10-19T20:15:00Z" w16du:dateUtc="2025-10-19T18:15:00Z">
          <w:pPr>
            <w:pStyle w:val="NORMALEGSE"/>
            <w:spacing w:after="120"/>
            <w:jc w:val="both"/>
          </w:pPr>
        </w:pPrChange>
      </w:pPr>
      <w:del w:id="7140" w:author="Santagata Fabiana (GSE)" w:date="2025-10-01T15:48:00Z">
        <w:r w:rsidRPr="000242B1" w:rsidDel="00BC1451">
          <w:rPr>
            <w:rFonts w:ascii="Calibri" w:hAnsi="Calibri"/>
            <w:sz w:val="22"/>
            <w:szCs w:val="22"/>
            <w:rPrChange w:id="7141" w:author="Visone Rossana (GSE)" w:date="2025-10-19T20:15:00Z" w16du:dateUtc="2025-10-19T18:15:00Z">
              <w:rPr>
                <w:rFonts w:ascii="Calibri" w:hAnsi="Calibri"/>
                <w:highlight w:val="yellow"/>
              </w:rPr>
            </w:rPrChange>
          </w:rPr>
          <w:delText>L</w:delText>
        </w:r>
      </w:del>
      <w:del w:id="7142" w:author="Santagata Fabiana (GSE)" w:date="2025-10-01T15:49:00Z">
        <w:r w:rsidRPr="000242B1" w:rsidDel="00BC1451">
          <w:rPr>
            <w:rFonts w:ascii="Calibri" w:hAnsi="Calibri"/>
            <w:sz w:val="22"/>
            <w:szCs w:val="22"/>
            <w:rPrChange w:id="7143" w:author="Visone Rossana (GSE)" w:date="2025-10-19T20:15:00Z" w16du:dateUtc="2025-10-19T18:15:00Z">
              <w:rPr>
                <w:rFonts w:ascii="Calibri" w:hAnsi="Calibri"/>
                <w:highlight w:val="yellow"/>
              </w:rPr>
            </w:rPrChange>
          </w:rPr>
          <w:delText>’art. 2, comma 1, lettera qq</w:delText>
        </w:r>
      </w:del>
      <w:ins w:id="7144" w:author="Visone Rossana (GSE)" w:date="2025-09-23T14:26:00Z">
        <w:del w:id="7145" w:author="Santagata Fabiana (GSE)" w:date="2025-10-01T15:49:00Z">
          <w:r w:rsidRPr="000242B1" w:rsidDel="009C4C59">
            <w:rPr>
              <w:rFonts w:ascii="Calibri" w:hAnsi="Calibri"/>
              <w:sz w:val="22"/>
              <w:szCs w:val="22"/>
              <w:rPrChange w:id="7146" w:author="Visone Rossana (GSE)" w:date="2025-10-19T20:15:00Z" w16du:dateUtc="2025-10-19T18:15:00Z">
                <w:rPr>
                  <w:rFonts w:ascii="Calibri" w:hAnsi="Calibri"/>
                  <w:sz w:val="22"/>
                  <w:szCs w:val="22"/>
                  <w:highlight w:val="yellow"/>
                </w:rPr>
              </w:rPrChange>
            </w:rPr>
            <w:delText xml:space="preserve"> rr</w:delText>
          </w:r>
        </w:del>
      </w:ins>
      <w:del w:id="7147" w:author="Santagata Fabiana (GSE)" w:date="2025-10-01T15:49:00Z">
        <w:r w:rsidRPr="000242B1" w:rsidDel="00BC1451">
          <w:rPr>
            <w:rFonts w:ascii="Calibri" w:hAnsi="Calibri"/>
            <w:sz w:val="22"/>
            <w:szCs w:val="22"/>
            <w:rPrChange w:id="7148" w:author="Visone Rossana (GSE)" w:date="2025-10-19T20:15:00Z" w16du:dateUtc="2025-10-19T18:15:00Z">
              <w:rPr>
                <w:rFonts w:ascii="Calibri" w:hAnsi="Calibri"/>
                <w:highlight w:val="yellow"/>
              </w:rPr>
            </w:rPrChange>
          </w:rPr>
          <w:delText>)</w:delText>
        </w:r>
        <w:r w:rsidRPr="000242B1" w:rsidDel="00BC1451">
          <w:rPr>
            <w:rFonts w:ascii="Calibri" w:hAnsi="Calibri"/>
            <w:sz w:val="22"/>
            <w:szCs w:val="22"/>
            <w:rPrChange w:id="7149" w:author="Visone Rossana (GSE)" w:date="2025-10-19T20:15:00Z" w16du:dateUtc="2025-10-19T18:15:00Z">
              <w:rPr>
                <w:rFonts w:ascii="Calibri" w:hAnsi="Calibri"/>
              </w:rPr>
            </w:rPrChange>
          </w:rPr>
          <w:delText xml:space="preserve"> del Decreto introduce</w:delText>
        </w:r>
        <w:r w:rsidRPr="000242B1" w:rsidDel="00A55103">
          <w:rPr>
            <w:rFonts w:ascii="Calibri" w:hAnsi="Calibri"/>
            <w:sz w:val="22"/>
            <w:szCs w:val="22"/>
            <w:rPrChange w:id="7150" w:author="Visone Rossana (GSE)" w:date="2025-10-19T20:15:00Z" w16du:dateUtc="2025-10-19T18:15:00Z">
              <w:rPr>
                <w:rFonts w:ascii="Calibri" w:hAnsi="Calibri"/>
              </w:rPr>
            </w:rPrChange>
          </w:rPr>
          <w:delText>, inoltre,</w:delText>
        </w:r>
        <w:r w:rsidRPr="000242B1" w:rsidDel="00BC1451">
          <w:rPr>
            <w:rFonts w:ascii="Calibri" w:hAnsi="Calibri"/>
            <w:sz w:val="22"/>
            <w:szCs w:val="22"/>
            <w:rPrChange w:id="7151" w:author="Visone Rossana (GSE)" w:date="2025-10-19T20:15:00Z" w16du:dateUtc="2025-10-19T18:15:00Z">
              <w:rPr>
                <w:rFonts w:ascii="Calibri" w:hAnsi="Calibri"/>
              </w:rPr>
            </w:rPrChange>
          </w:rPr>
          <w:delText xml:space="preserve"> la figura del </w:delText>
        </w:r>
        <w:r w:rsidRPr="000242B1" w:rsidDel="00BC1451">
          <w:rPr>
            <w:rFonts w:ascii="Calibri" w:hAnsi="Calibri"/>
            <w:sz w:val="22"/>
            <w:szCs w:val="22"/>
            <w:rPrChange w:id="7152" w:author="Visone Rossana (GSE)" w:date="2025-10-19T20:15:00Z" w16du:dateUtc="2025-10-19T18:15:00Z">
              <w:rPr>
                <w:rFonts w:ascii="Calibri" w:hAnsi="Calibri"/>
                <w:b/>
                <w:bCs/>
              </w:rPr>
            </w:rPrChange>
          </w:rPr>
          <w:delText>Soggetto Delegato</w:delText>
        </w:r>
        <w:r w:rsidRPr="000242B1" w:rsidDel="00BC1451">
          <w:rPr>
            <w:rFonts w:ascii="Calibri" w:hAnsi="Calibri"/>
            <w:sz w:val="22"/>
            <w:szCs w:val="22"/>
            <w:rPrChange w:id="7153" w:author="Visone Rossana (GSE)" w:date="2025-10-19T20:15:00Z" w16du:dateUtc="2025-10-19T18:15:00Z">
              <w:rPr>
                <w:rFonts w:ascii="Calibri" w:hAnsi="Calibri"/>
              </w:rPr>
            </w:rPrChange>
          </w:rPr>
          <w:delText xml:space="preserve">, ovvero </w:delText>
        </w:r>
      </w:del>
      <w:del w:id="7154" w:author="Santagata Fabiana (GSE)" w:date="2025-10-01T15:50:00Z">
        <w:r w:rsidRPr="000242B1" w:rsidDel="00BC1451">
          <w:rPr>
            <w:rFonts w:ascii="Calibri" w:hAnsi="Calibri"/>
            <w:sz w:val="22"/>
            <w:szCs w:val="22"/>
            <w:rPrChange w:id="7155" w:author="Visone Rossana (GSE)" w:date="2025-10-19T20:15:00Z" w16du:dateUtc="2025-10-19T18:15:00Z">
              <w:rPr>
                <w:rFonts w:ascii="Calibri" w:hAnsi="Calibri"/>
              </w:rPr>
            </w:rPrChange>
          </w:rPr>
          <w:delText>del</w:delText>
        </w:r>
      </w:del>
      <w:ins w:id="7156" w:author="Santagata Fabiana (GSE)" w:date="2025-10-01T15:50:00Z">
        <w:r w:rsidR="2F4C0707" w:rsidRPr="000242B1">
          <w:rPr>
            <w:rFonts w:ascii="Calibri" w:hAnsi="Calibri"/>
            <w:sz w:val="22"/>
            <w:szCs w:val="22"/>
          </w:rPr>
          <w:t xml:space="preserve"> </w:t>
        </w:r>
      </w:ins>
      <w:ins w:id="7157" w:author="Santagata Fabiana (GSE)" w:date="2025-10-06T15:43:00Z">
        <w:r w:rsidR="0AD6D4D6" w:rsidRPr="000242B1">
          <w:rPr>
            <w:rFonts w:ascii="Calibri" w:hAnsi="Calibri"/>
            <w:sz w:val="22"/>
            <w:szCs w:val="22"/>
          </w:rPr>
          <w:t>“</w:t>
        </w:r>
      </w:ins>
      <w:r w:rsidRPr="000242B1">
        <w:rPr>
          <w:rFonts w:ascii="Calibri" w:hAnsi="Calibri"/>
          <w:i/>
          <w:sz w:val="22"/>
          <w:szCs w:val="22"/>
          <w:rPrChange w:id="7158" w:author="Visone Rossana (GSE)" w:date="2025-10-19T20:15:00Z" w16du:dateUtc="2025-10-19T18:15:00Z">
            <w:rPr>
              <w:rFonts w:ascii="Calibri" w:hAnsi="Calibri"/>
            </w:rPr>
          </w:rPrChange>
        </w:rPr>
        <w:t>la persona fisica o giuridica che opera, tramite delega, per nome e per conto del Soggetto Responsabile sul portale predisposto dal GSE. Tale ruolo può essere rivestito dal tecnico abilitato</w:t>
      </w:r>
      <w:ins w:id="7159" w:author="Santagata Fabiana (GSE)" w:date="2025-10-06T15:43:00Z">
        <w:r w:rsidR="5A48A021" w:rsidRPr="000242B1">
          <w:rPr>
            <w:rFonts w:ascii="Calibri" w:hAnsi="Calibri"/>
            <w:sz w:val="22"/>
            <w:szCs w:val="22"/>
          </w:rPr>
          <w:t>”</w:t>
        </w:r>
      </w:ins>
      <w:r w:rsidRPr="000242B1">
        <w:rPr>
          <w:rFonts w:ascii="Calibri" w:hAnsi="Calibri"/>
          <w:sz w:val="22"/>
          <w:szCs w:val="22"/>
          <w:rPrChange w:id="7160" w:author="Visone Rossana (GSE)" w:date="2025-10-19T20:15:00Z" w16du:dateUtc="2025-10-19T18:15:00Z">
            <w:rPr>
              <w:rFonts w:ascii="Calibri" w:hAnsi="Calibri"/>
            </w:rPr>
          </w:rPrChange>
        </w:rPr>
        <w:t>.</w:t>
      </w:r>
    </w:p>
    <w:p w14:paraId="369A97B7" w14:textId="7351C02E" w:rsidR="00061329" w:rsidRPr="000242B1" w:rsidRDefault="00971F8D">
      <w:pPr>
        <w:pStyle w:val="NORMALEGSE"/>
        <w:spacing w:after="120" w:line="276" w:lineRule="auto"/>
        <w:jc w:val="both"/>
        <w:rPr>
          <w:rFonts w:ascii="Calibri" w:hAnsi="Calibri"/>
          <w:sz w:val="22"/>
          <w:szCs w:val="22"/>
          <w:rPrChange w:id="7161" w:author="Visone Rossana (GSE)" w:date="2025-10-19T20:15:00Z" w16du:dateUtc="2025-10-19T18:15:00Z">
            <w:rPr>
              <w:rFonts w:ascii="Calibri" w:hAnsi="Calibri"/>
            </w:rPr>
          </w:rPrChange>
        </w:rPr>
        <w:pPrChange w:id="7162" w:author="Visone Rossana (GSE)" w:date="2025-10-19T20:15:00Z" w16du:dateUtc="2025-10-19T18:15:00Z">
          <w:pPr>
            <w:pStyle w:val="NORMALEGSE"/>
            <w:spacing w:after="120"/>
            <w:jc w:val="both"/>
          </w:pPr>
        </w:pPrChange>
      </w:pPr>
      <w:r w:rsidRPr="000242B1">
        <w:rPr>
          <w:rFonts w:ascii="Calibri" w:hAnsi="Calibri"/>
          <w:sz w:val="22"/>
          <w:szCs w:val="22"/>
          <w:rPrChange w:id="7163" w:author="Visone Rossana (GSE)" w:date="2025-10-19T20:15:00Z" w16du:dateUtc="2025-10-19T18:15:00Z">
            <w:rPr>
              <w:rFonts w:ascii="Calibri" w:hAnsi="Calibri"/>
            </w:rPr>
          </w:rPrChange>
        </w:rPr>
        <w:t xml:space="preserve">I Soggetti Ammessi potranno accedere agli incentivi direttamente, </w:t>
      </w:r>
      <w:del w:id="7164" w:author="Santagata Fabiana (GSE)" w:date="2025-10-06T15:44:00Z">
        <w:r w:rsidRPr="000242B1">
          <w:rPr>
            <w:rFonts w:ascii="Calibri" w:hAnsi="Calibri"/>
            <w:sz w:val="22"/>
            <w:szCs w:val="22"/>
            <w:rPrChange w:id="7165" w:author="Visone Rossana (GSE)" w:date="2025-10-19T20:15:00Z" w16du:dateUtc="2025-10-19T18:15:00Z">
              <w:rPr>
                <w:rFonts w:ascii="Calibri" w:hAnsi="Calibri"/>
              </w:rPr>
            </w:rPrChange>
          </w:rPr>
          <w:delText>in</w:delText>
        </w:r>
      </w:del>
      <w:ins w:id="7166" w:author="Santagata Fabiana (GSE)" w:date="2025-10-06T15:44:00Z">
        <w:r w:rsidR="4BE61893" w:rsidRPr="000242B1">
          <w:rPr>
            <w:rFonts w:ascii="Calibri" w:hAnsi="Calibri"/>
            <w:sz w:val="22"/>
            <w:szCs w:val="22"/>
          </w:rPr>
          <w:t>rivestendo essi stessi la</w:t>
        </w:r>
      </w:ins>
      <w:r w:rsidRPr="000242B1">
        <w:rPr>
          <w:rFonts w:ascii="Calibri" w:hAnsi="Calibri"/>
          <w:sz w:val="22"/>
          <w:szCs w:val="22"/>
          <w:rPrChange w:id="7167" w:author="Visone Rossana (GSE)" w:date="2025-10-19T20:15:00Z" w16du:dateUtc="2025-10-19T18:15:00Z">
            <w:rPr>
              <w:rFonts w:ascii="Calibri" w:hAnsi="Calibri"/>
            </w:rPr>
          </w:rPrChange>
        </w:rPr>
        <w:t xml:space="preserve"> qualità di Soggetto Responsabile, o</w:t>
      </w:r>
      <w:ins w:id="7168" w:author="Santagata Fabiana (GSE)" w:date="2025-10-01T15:52:00Z">
        <w:r w:rsidR="62DAA68B" w:rsidRPr="000242B1">
          <w:rPr>
            <w:rFonts w:ascii="Calibri" w:hAnsi="Calibri"/>
            <w:sz w:val="22"/>
            <w:szCs w:val="22"/>
          </w:rPr>
          <w:t>vvero</w:t>
        </w:r>
      </w:ins>
      <w:r w:rsidRPr="000242B1">
        <w:rPr>
          <w:rFonts w:ascii="Calibri" w:hAnsi="Calibri"/>
          <w:sz w:val="22"/>
          <w:szCs w:val="22"/>
          <w:rPrChange w:id="7169" w:author="Visone Rossana (GSE)" w:date="2025-10-19T20:15:00Z" w16du:dateUtc="2025-10-19T18:15:00Z">
            <w:rPr>
              <w:rFonts w:ascii="Calibri" w:hAnsi="Calibri"/>
            </w:rPr>
          </w:rPrChange>
        </w:rPr>
        <w:t xml:space="preserve"> </w:t>
      </w:r>
      <w:del w:id="7170" w:author="Santagata Fabiana (GSE)" w:date="2025-10-01T15:52:00Z">
        <w:r w:rsidRPr="000242B1" w:rsidDel="00971F8D">
          <w:rPr>
            <w:rFonts w:ascii="Calibri" w:hAnsi="Calibri"/>
            <w:sz w:val="22"/>
            <w:szCs w:val="22"/>
            <w:rPrChange w:id="7171" w:author="Visone Rossana (GSE)" w:date="2025-10-19T20:15:00Z" w16du:dateUtc="2025-10-19T18:15:00Z">
              <w:rPr>
                <w:rFonts w:ascii="Calibri" w:hAnsi="Calibri"/>
              </w:rPr>
            </w:rPrChange>
          </w:rPr>
          <w:delText xml:space="preserve">possono </w:delText>
        </w:r>
      </w:del>
      <w:r w:rsidRPr="000242B1">
        <w:rPr>
          <w:rFonts w:ascii="Calibri" w:hAnsi="Calibri"/>
          <w:sz w:val="22"/>
          <w:szCs w:val="22"/>
          <w:rPrChange w:id="7172" w:author="Visone Rossana (GSE)" w:date="2025-10-19T20:15:00Z" w16du:dateUtc="2025-10-19T18:15:00Z">
            <w:rPr>
              <w:rFonts w:ascii="Calibri" w:hAnsi="Calibri"/>
            </w:rPr>
          </w:rPrChange>
        </w:rPr>
        <w:t xml:space="preserve">avvalersi </w:t>
      </w:r>
      <w:del w:id="7173" w:author="Santagata Fabiana (GSE)" w:date="2025-10-01T15:54:00Z">
        <w:r w:rsidRPr="000242B1" w:rsidDel="00971F8D">
          <w:rPr>
            <w:rFonts w:ascii="Calibri" w:hAnsi="Calibri"/>
            <w:sz w:val="22"/>
            <w:szCs w:val="22"/>
            <w:rPrChange w:id="7174" w:author="Visone Rossana (GSE)" w:date="2025-10-19T20:15:00Z" w16du:dateUtc="2025-10-19T18:15:00Z">
              <w:rPr>
                <w:rFonts w:ascii="Calibri" w:hAnsi="Calibri"/>
              </w:rPr>
            </w:rPrChange>
          </w:rPr>
          <w:delText>d</w:delText>
        </w:r>
        <w:r w:rsidRPr="000242B1" w:rsidDel="002D0494">
          <w:rPr>
            <w:rFonts w:ascii="Calibri" w:hAnsi="Calibri"/>
            <w:sz w:val="22"/>
            <w:szCs w:val="22"/>
            <w:rPrChange w:id="7175" w:author="Visone Rossana (GSE)" w:date="2025-10-19T20:15:00Z" w16du:dateUtc="2025-10-19T18:15:00Z">
              <w:rPr>
                <w:rFonts w:ascii="Calibri" w:hAnsi="Calibri"/>
              </w:rPr>
            </w:rPrChange>
          </w:rPr>
          <w:delText>elle ESCO o di altri soggetti abilitati</w:delText>
        </w:r>
        <w:r w:rsidRPr="000242B1" w:rsidDel="00E4274C">
          <w:rPr>
            <w:rFonts w:ascii="Calibri" w:hAnsi="Calibri"/>
            <w:sz w:val="22"/>
            <w:szCs w:val="22"/>
            <w:rPrChange w:id="7176" w:author="Visone Rossana (GSE)" w:date="2025-10-19T20:15:00Z" w16du:dateUtc="2025-10-19T18:15:00Z">
              <w:rPr>
                <w:rFonts w:ascii="Calibri" w:hAnsi="Calibri"/>
              </w:rPr>
            </w:rPrChange>
          </w:rPr>
          <w:delText xml:space="preserve">, identificati </w:delText>
        </w:r>
      </w:del>
      <w:ins w:id="7177" w:author="Santagata Fabiana (GSE)" w:date="2025-10-01T15:54:00Z">
        <w:r w:rsidR="07B5AB9D" w:rsidRPr="000242B1">
          <w:rPr>
            <w:rFonts w:ascii="Calibri" w:hAnsi="Calibri"/>
            <w:sz w:val="22"/>
            <w:szCs w:val="22"/>
          </w:rPr>
          <w:t xml:space="preserve">di </w:t>
        </w:r>
      </w:ins>
      <w:ins w:id="7178" w:author="Santagata Fabiana (GSE)" w:date="2025-10-06T15:44:00Z">
        <w:r w:rsidR="49EB0B28" w:rsidRPr="000242B1">
          <w:rPr>
            <w:rFonts w:ascii="Calibri" w:hAnsi="Calibri"/>
            <w:sz w:val="22"/>
            <w:szCs w:val="22"/>
          </w:rPr>
          <w:t>altro Soggetto R</w:t>
        </w:r>
      </w:ins>
      <w:ins w:id="7179" w:author="Santagata Fabiana (GSE)" w:date="2025-10-06T15:45:00Z">
        <w:r w:rsidR="49EB0B28" w:rsidRPr="000242B1">
          <w:rPr>
            <w:rFonts w:ascii="Calibri" w:hAnsi="Calibri"/>
            <w:sz w:val="22"/>
            <w:szCs w:val="22"/>
          </w:rPr>
          <w:t>e</w:t>
        </w:r>
      </w:ins>
      <w:ins w:id="7180" w:author="Santagata Fabiana (GSE)" w:date="2025-10-06T15:44:00Z">
        <w:r w:rsidR="49EB0B28" w:rsidRPr="000242B1">
          <w:rPr>
            <w:rFonts w:ascii="Calibri" w:hAnsi="Calibri"/>
            <w:sz w:val="22"/>
            <w:szCs w:val="22"/>
          </w:rPr>
          <w:t xml:space="preserve">sponsabile, </w:t>
        </w:r>
      </w:ins>
      <w:ins w:id="7181" w:author="Santagata Fabiana (GSE)" w:date="2025-10-06T15:45:00Z">
        <w:r w:rsidR="49EB0B28" w:rsidRPr="000242B1">
          <w:rPr>
            <w:rFonts w:ascii="Calibri" w:hAnsi="Calibri"/>
            <w:sz w:val="22"/>
            <w:szCs w:val="22"/>
          </w:rPr>
          <w:t xml:space="preserve">ossia </w:t>
        </w:r>
      </w:ins>
      <w:ins w:id="7182" w:author="Santagata Fabiana (GSE)" w:date="2025-10-01T15:54:00Z">
        <w:r w:rsidR="07B5AB9D" w:rsidRPr="000242B1">
          <w:rPr>
            <w:rFonts w:ascii="Calibri" w:hAnsi="Calibri"/>
            <w:sz w:val="22"/>
            <w:szCs w:val="22"/>
          </w:rPr>
          <w:t>un</w:t>
        </w:r>
      </w:ins>
      <w:ins w:id="7183" w:author="Santagata Fabiana (GSE)" w:date="2025-10-01T15:58:00Z">
        <w:r w:rsidR="176CB1EA" w:rsidRPr="000242B1">
          <w:rPr>
            <w:rFonts w:ascii="Calibri" w:hAnsi="Calibri"/>
            <w:sz w:val="22"/>
            <w:szCs w:val="22"/>
          </w:rPr>
          <w:t>a ESC</w:t>
        </w:r>
      </w:ins>
      <w:ins w:id="7184" w:author="Santagata Fabiana (GSE)" w:date="2025-10-01T15:54:00Z">
        <w:r w:rsidR="07B5AB9D" w:rsidRPr="000242B1">
          <w:rPr>
            <w:rFonts w:ascii="Calibri" w:hAnsi="Calibri"/>
            <w:sz w:val="22"/>
            <w:szCs w:val="22"/>
          </w:rPr>
          <w:t>o</w:t>
        </w:r>
      </w:ins>
      <w:ins w:id="7185" w:author="Santagata Fabiana (GSE)" w:date="2025-10-01T15:58:00Z">
        <w:r w:rsidR="4A5F0695" w:rsidRPr="000242B1">
          <w:rPr>
            <w:rFonts w:ascii="Calibri" w:hAnsi="Calibri"/>
            <w:sz w:val="22"/>
            <w:szCs w:val="22"/>
          </w:rPr>
          <w:t xml:space="preserve"> o altr</w:t>
        </w:r>
      </w:ins>
      <w:ins w:id="7186" w:author="Santagata Fabiana (GSE)" w:date="2025-10-06T15:45:00Z">
        <w:r w:rsidR="28260B1A" w:rsidRPr="000242B1">
          <w:rPr>
            <w:rFonts w:ascii="Calibri" w:hAnsi="Calibri"/>
            <w:sz w:val="22"/>
            <w:szCs w:val="22"/>
          </w:rPr>
          <w:t>o</w:t>
        </w:r>
      </w:ins>
      <w:ins w:id="7187" w:author="Santagata Fabiana (GSE)" w:date="2025-10-01T15:54:00Z">
        <w:r w:rsidR="07B5AB9D" w:rsidRPr="000242B1">
          <w:rPr>
            <w:rFonts w:ascii="Calibri" w:hAnsi="Calibri"/>
            <w:sz w:val="22"/>
            <w:szCs w:val="22"/>
          </w:rPr>
          <w:t xml:space="preserve"> soggett</w:t>
        </w:r>
      </w:ins>
      <w:ins w:id="7188" w:author="Santagata Fabiana (GSE)" w:date="2025-10-06T15:45:00Z">
        <w:r w:rsidR="1517CD48" w:rsidRPr="000242B1">
          <w:rPr>
            <w:rFonts w:ascii="Calibri" w:hAnsi="Calibri"/>
            <w:sz w:val="22"/>
            <w:szCs w:val="22"/>
          </w:rPr>
          <w:t>o</w:t>
        </w:r>
      </w:ins>
      <w:ins w:id="7189" w:author="Santagata Fabiana (GSE)" w:date="2025-10-01T15:58:00Z">
        <w:r w:rsidR="68EB50CB" w:rsidRPr="000242B1">
          <w:rPr>
            <w:rFonts w:ascii="Calibri" w:hAnsi="Calibri"/>
            <w:sz w:val="22"/>
            <w:szCs w:val="22"/>
          </w:rPr>
          <w:t xml:space="preserve"> abilitat</w:t>
        </w:r>
      </w:ins>
      <w:ins w:id="7190" w:author="Santagata Fabiana (GSE)" w:date="2025-10-06T15:45:00Z">
        <w:r w:rsidR="153FF002" w:rsidRPr="000242B1">
          <w:rPr>
            <w:rFonts w:ascii="Calibri" w:hAnsi="Calibri"/>
            <w:sz w:val="22"/>
            <w:szCs w:val="22"/>
          </w:rPr>
          <w:t>o</w:t>
        </w:r>
      </w:ins>
      <w:ins w:id="7191" w:author="Santagata Fabiana (GSE)" w:date="2025-10-01T15:54:00Z">
        <w:r w:rsidR="07B5AB9D" w:rsidRPr="000242B1">
          <w:rPr>
            <w:rFonts w:ascii="Calibri" w:hAnsi="Calibri"/>
            <w:sz w:val="22"/>
            <w:szCs w:val="22"/>
          </w:rPr>
          <w:t xml:space="preserve"> </w:t>
        </w:r>
      </w:ins>
      <w:r w:rsidRPr="000242B1" w:rsidDel="00E4274C">
        <w:rPr>
          <w:rFonts w:ascii="Calibri" w:hAnsi="Calibri"/>
          <w:sz w:val="22"/>
          <w:szCs w:val="22"/>
          <w:rPrChange w:id="7192" w:author="Visone Rossana (GSE)" w:date="2025-10-19T20:15:00Z" w16du:dateUtc="2025-10-19T18:15:00Z">
            <w:rPr>
              <w:rFonts w:ascii="Calibri" w:hAnsi="Calibri"/>
            </w:rPr>
          </w:rPrChange>
        </w:rPr>
        <w:t>ai sensi d</w:t>
      </w:r>
      <w:r w:rsidR="00E4274C" w:rsidRPr="000242B1">
        <w:rPr>
          <w:rFonts w:ascii="Calibri" w:hAnsi="Calibri"/>
          <w:sz w:val="22"/>
          <w:szCs w:val="22"/>
          <w:rPrChange w:id="7193" w:author="Visone Rossana (GSE)" w:date="2025-10-19T20:15:00Z" w16du:dateUtc="2025-10-19T18:15:00Z">
            <w:rPr>
              <w:rFonts w:ascii="Calibri" w:hAnsi="Calibri"/>
            </w:rPr>
          </w:rPrChange>
        </w:rPr>
        <w:t xml:space="preserve">ell’art. </w:t>
      </w:r>
      <w:r w:rsidR="00E4274C" w:rsidRPr="000242B1">
        <w:rPr>
          <w:rFonts w:ascii="Calibri" w:hAnsi="Calibri"/>
          <w:sz w:val="22"/>
          <w:szCs w:val="22"/>
          <w:highlight w:val="cyan"/>
          <w:rPrChange w:id="7194" w:author="Visone Rossana (GSE)" w:date="2025-10-19T20:15:00Z" w16du:dateUtc="2025-10-19T18:15:00Z">
            <w:rPr>
              <w:rFonts w:ascii="Calibri" w:hAnsi="Calibri"/>
              <w:highlight w:val="yellow"/>
            </w:rPr>
          </w:rPrChange>
        </w:rPr>
        <w:t>13</w:t>
      </w:r>
      <w:del w:id="7195" w:author="Santagata Fabiana (GSE)" w:date="2025-10-01T15:56:00Z">
        <w:r w:rsidRPr="000242B1" w:rsidDel="00E4274C">
          <w:rPr>
            <w:rFonts w:ascii="Calibri" w:hAnsi="Calibri"/>
            <w:sz w:val="22"/>
            <w:szCs w:val="22"/>
            <w:highlight w:val="cyan"/>
            <w:rPrChange w:id="7196" w:author="Visone Rossana (GSE)" w:date="2025-10-19T20:15:00Z" w16du:dateUtc="2025-10-19T18:15:00Z">
              <w:rPr>
                <w:rFonts w:ascii="Calibri" w:hAnsi="Calibri"/>
                <w:highlight w:val="yellow"/>
              </w:rPr>
            </w:rPrChange>
          </w:rPr>
          <w:delText>, comma xx</w:delText>
        </w:r>
        <w:r w:rsidRPr="000242B1" w:rsidDel="00E4274C">
          <w:rPr>
            <w:rFonts w:ascii="Calibri" w:hAnsi="Calibri"/>
            <w:sz w:val="22"/>
            <w:szCs w:val="22"/>
            <w:highlight w:val="cyan"/>
            <w:rPrChange w:id="7197" w:author="Visone Rossana (GSE)" w:date="2025-10-19T20:15:00Z" w16du:dateUtc="2025-10-19T18:15:00Z">
              <w:rPr>
                <w:rFonts w:ascii="Calibri" w:hAnsi="Calibri"/>
              </w:rPr>
            </w:rPrChange>
          </w:rPr>
          <w:delText>,</w:delText>
        </w:r>
      </w:del>
      <w:ins w:id="7198" w:author="Visone Rossana (GSE)" w:date="2025-09-23T14:28:00Z">
        <w:del w:id="7199" w:author="Santagata Fabiana (GSE)" w:date="2025-10-01T15:56:00Z">
          <w:r w:rsidRPr="000242B1" w:rsidDel="009C4C59">
            <w:rPr>
              <w:rFonts w:ascii="Calibri" w:hAnsi="Calibri"/>
              <w:sz w:val="22"/>
              <w:szCs w:val="22"/>
              <w:highlight w:val="cyan"/>
              <w:rPrChange w:id="7200" w:author="Visone Rossana (GSE)" w:date="2025-10-19T20:15:00Z" w16du:dateUtc="2025-10-19T18:15:00Z">
                <w:rPr>
                  <w:rFonts w:ascii="Calibri" w:hAnsi="Calibri"/>
                  <w:sz w:val="22"/>
                  <w:szCs w:val="22"/>
                </w:rPr>
              </w:rPrChange>
            </w:rPr>
            <w:delText>1</w:delText>
          </w:r>
        </w:del>
      </w:ins>
      <w:ins w:id="7201" w:author="Visone Rossana (GSE)" w:date="2025-09-23T14:29:00Z">
        <w:del w:id="7202" w:author="Santagata Fabiana (GSE)" w:date="2025-10-01T15:56:00Z">
          <w:r w:rsidRPr="000242B1" w:rsidDel="009C4C59">
            <w:rPr>
              <w:rFonts w:ascii="Calibri" w:hAnsi="Calibri"/>
              <w:sz w:val="22"/>
              <w:szCs w:val="22"/>
              <w:highlight w:val="cyan"/>
            </w:rPr>
            <w:delText>, 3 e</w:delText>
          </w:r>
        </w:del>
      </w:ins>
      <w:del w:id="7203" w:author="Santagata Fabiana (GSE)" w:date="2025-10-01T15:56:00Z">
        <w:r w:rsidRPr="000242B1" w:rsidDel="00E4274C">
          <w:rPr>
            <w:rFonts w:ascii="Calibri" w:hAnsi="Calibri"/>
            <w:sz w:val="22"/>
            <w:szCs w:val="22"/>
            <w:highlight w:val="cyan"/>
            <w:rPrChange w:id="7204" w:author="Visone Rossana (GSE)" w:date="2025-10-19T20:15:00Z" w16du:dateUtc="2025-10-19T18:15:00Z">
              <w:rPr>
                <w:rFonts w:ascii="Calibri" w:hAnsi="Calibri"/>
              </w:rPr>
            </w:rPrChange>
          </w:rPr>
          <w:delText xml:space="preserve"> </w:delText>
        </w:r>
      </w:del>
      <w:ins w:id="7205" w:author="Visone Rossana (GSE)" w:date="2025-09-23T14:28:00Z">
        <w:del w:id="7206" w:author="Santagata Fabiana (GSE)" w:date="2025-10-01T15:56:00Z">
          <w:r w:rsidRPr="000242B1" w:rsidDel="009C4C59">
            <w:rPr>
              <w:rFonts w:ascii="Calibri" w:hAnsi="Calibri"/>
              <w:sz w:val="22"/>
              <w:szCs w:val="22"/>
              <w:highlight w:val="cyan"/>
              <w:rPrChange w:id="7207" w:author="Visone Rossana (GSE)" w:date="2025-10-19T20:15:00Z" w16du:dateUtc="2025-10-19T18:15:00Z">
                <w:rPr>
                  <w:rFonts w:ascii="Calibri" w:hAnsi="Calibri"/>
                  <w:sz w:val="22"/>
                  <w:szCs w:val="22"/>
                </w:rPr>
              </w:rPrChange>
            </w:rPr>
            <w:delText xml:space="preserve"> 8</w:delText>
          </w:r>
        </w:del>
        <w:r w:rsidR="009C4C59" w:rsidRPr="000242B1">
          <w:rPr>
            <w:rFonts w:ascii="Calibri" w:hAnsi="Calibri"/>
            <w:sz w:val="22"/>
            <w:szCs w:val="22"/>
          </w:rPr>
          <w:t xml:space="preserve"> </w:t>
        </w:r>
      </w:ins>
      <w:r w:rsidR="00E4274C" w:rsidRPr="000242B1">
        <w:rPr>
          <w:rFonts w:ascii="Calibri" w:hAnsi="Calibri"/>
          <w:sz w:val="22"/>
          <w:szCs w:val="22"/>
          <w:rPrChange w:id="7208" w:author="Visone Rossana (GSE)" w:date="2025-10-19T20:15:00Z" w16du:dateUtc="2025-10-19T18:15:00Z">
            <w:rPr>
              <w:rFonts w:ascii="Calibri" w:hAnsi="Calibri"/>
            </w:rPr>
          </w:rPrChange>
        </w:rPr>
        <w:t>del Decret</w:t>
      </w:r>
      <w:ins w:id="7209" w:author="Santagata Fabiana (GSE)" w:date="2025-10-01T15:56:00Z">
        <w:r w:rsidR="244F5B7B" w:rsidRPr="000242B1">
          <w:rPr>
            <w:rFonts w:ascii="Calibri" w:hAnsi="Calibri"/>
            <w:sz w:val="22"/>
            <w:szCs w:val="22"/>
          </w:rPr>
          <w:t>o</w:t>
        </w:r>
        <w:r w:rsidR="5A30D4F5" w:rsidRPr="000242B1">
          <w:rPr>
            <w:rFonts w:ascii="Calibri" w:hAnsi="Calibri"/>
            <w:sz w:val="22"/>
            <w:szCs w:val="22"/>
          </w:rPr>
          <w:t xml:space="preserve">, </w:t>
        </w:r>
        <w:r w:rsidR="46749A3D" w:rsidRPr="000242B1">
          <w:rPr>
            <w:rFonts w:ascii="Calibri" w:hAnsi="Calibri"/>
            <w:sz w:val="22"/>
            <w:szCs w:val="22"/>
          </w:rPr>
          <w:t>disti</w:t>
        </w:r>
      </w:ins>
      <w:ins w:id="7210" w:author="Santagata Fabiana (GSE)" w:date="2025-10-01T15:57:00Z">
        <w:r w:rsidR="46749A3D" w:rsidRPr="000242B1">
          <w:rPr>
            <w:rFonts w:ascii="Calibri" w:hAnsi="Calibri"/>
            <w:sz w:val="22"/>
            <w:szCs w:val="22"/>
          </w:rPr>
          <w:t xml:space="preserve">nti a seconda </w:t>
        </w:r>
      </w:ins>
      <w:del w:id="7211" w:author="Santagata Fabiana (GSE)" w:date="2025-10-01T15:55:00Z">
        <w:r w:rsidRPr="000242B1" w:rsidDel="00E4274C">
          <w:rPr>
            <w:rFonts w:ascii="Calibri" w:hAnsi="Calibri"/>
            <w:sz w:val="22"/>
            <w:szCs w:val="22"/>
            <w:rPrChange w:id="7212" w:author="Visone Rossana (GSE)" w:date="2025-10-19T20:15:00Z" w16du:dateUtc="2025-10-19T18:15:00Z">
              <w:rPr>
                <w:rFonts w:ascii="Calibri" w:hAnsi="Calibri"/>
              </w:rPr>
            </w:rPrChange>
          </w:rPr>
          <w:delText>o</w:delText>
        </w:r>
      </w:del>
      <w:del w:id="7213" w:author="Santagata Fabiana (GSE)" w:date="2025-10-01T15:56:00Z">
        <w:r w:rsidRPr="000242B1" w:rsidDel="00E4274C">
          <w:rPr>
            <w:rFonts w:ascii="Calibri" w:hAnsi="Calibri"/>
            <w:sz w:val="22"/>
            <w:szCs w:val="22"/>
            <w:rPrChange w:id="7214" w:author="Visone Rossana (GSE)" w:date="2025-10-19T20:15:00Z" w16du:dateUtc="2025-10-19T18:15:00Z">
              <w:rPr>
                <w:rFonts w:ascii="Calibri" w:hAnsi="Calibri"/>
              </w:rPr>
            </w:rPrChange>
          </w:rPr>
          <w:delText>, in ragione</w:delText>
        </w:r>
      </w:del>
      <w:ins w:id="7215" w:author="Visone Rossana (GSE)" w:date="2025-09-23T14:28:00Z">
        <w:del w:id="7216" w:author="Santagata Fabiana (GSE)" w:date="2025-10-01T15:56:00Z">
          <w:r w:rsidRPr="000242B1" w:rsidDel="009C4C59">
            <w:rPr>
              <w:rFonts w:ascii="Calibri" w:hAnsi="Calibri"/>
              <w:sz w:val="22"/>
              <w:szCs w:val="22"/>
            </w:rPr>
            <w:delText>,</w:delText>
          </w:r>
        </w:del>
        <w:del w:id="7217" w:author="Santagata Fabiana (GSE)" w:date="2025-10-01T15:57:00Z">
          <w:r w:rsidRPr="000242B1" w:rsidDel="009C4C59">
            <w:rPr>
              <w:rFonts w:ascii="Calibri" w:hAnsi="Calibri"/>
              <w:sz w:val="22"/>
              <w:szCs w:val="22"/>
            </w:rPr>
            <w:delText xml:space="preserve"> rispettivamente,</w:delText>
          </w:r>
        </w:del>
      </w:ins>
      <w:del w:id="7218" w:author="Santagata Fabiana (GSE)" w:date="2025-10-01T15:57:00Z">
        <w:r w:rsidRPr="000242B1" w:rsidDel="00E4274C">
          <w:rPr>
            <w:rFonts w:ascii="Calibri" w:hAnsi="Calibri"/>
            <w:sz w:val="22"/>
            <w:szCs w:val="22"/>
            <w:rPrChange w:id="7219" w:author="Visone Rossana (GSE)" w:date="2025-10-19T20:15:00Z" w16du:dateUtc="2025-10-19T18:15:00Z">
              <w:rPr>
                <w:rFonts w:ascii="Calibri" w:hAnsi="Calibri"/>
              </w:rPr>
            </w:rPrChange>
          </w:rPr>
          <w:delText xml:space="preserve"> </w:delText>
        </w:r>
      </w:del>
      <w:r w:rsidR="00E4274C" w:rsidRPr="000242B1">
        <w:rPr>
          <w:rFonts w:ascii="Calibri" w:hAnsi="Calibri"/>
          <w:sz w:val="22"/>
          <w:szCs w:val="22"/>
          <w:rPrChange w:id="7220" w:author="Visone Rossana (GSE)" w:date="2025-10-19T20:15:00Z" w16du:dateUtc="2025-10-19T18:15:00Z">
            <w:rPr>
              <w:rFonts w:ascii="Calibri" w:hAnsi="Calibri"/>
            </w:rPr>
          </w:rPrChange>
        </w:rPr>
        <w:t xml:space="preserve">della natura </w:t>
      </w:r>
      <w:ins w:id="7221" w:author="Santagata Fabiana (GSE)" w:date="2025-10-01T15:51:00Z">
        <w:r w:rsidR="186AD284" w:rsidRPr="000242B1">
          <w:rPr>
            <w:rFonts w:ascii="Calibri" w:hAnsi="Calibri"/>
            <w:sz w:val="22"/>
            <w:szCs w:val="22"/>
          </w:rPr>
          <w:t xml:space="preserve">pubblica o privata </w:t>
        </w:r>
      </w:ins>
      <w:r w:rsidR="00E4274C" w:rsidRPr="000242B1">
        <w:rPr>
          <w:rFonts w:ascii="Calibri" w:hAnsi="Calibri"/>
          <w:sz w:val="22"/>
          <w:szCs w:val="22"/>
          <w:rPrChange w:id="7222" w:author="Visone Rossana (GSE)" w:date="2025-10-19T20:15:00Z" w16du:dateUtc="2025-10-19T18:15:00Z">
            <w:rPr>
              <w:rFonts w:ascii="Calibri" w:hAnsi="Calibri"/>
            </w:rPr>
          </w:rPrChange>
        </w:rPr>
        <w:t>del Soggetto Ammesso</w:t>
      </w:r>
      <w:ins w:id="7223" w:author="Santagata Fabiana (GSE)" w:date="2025-10-01T16:01:00Z">
        <w:r w:rsidR="24EC7213" w:rsidRPr="000242B1">
          <w:rPr>
            <w:rFonts w:ascii="Calibri" w:hAnsi="Calibri"/>
            <w:sz w:val="22"/>
            <w:szCs w:val="22"/>
          </w:rPr>
          <w:t xml:space="preserve">, come </w:t>
        </w:r>
      </w:ins>
      <w:ins w:id="7224" w:author="Santagata Fabiana (GSE)" w:date="2025-10-01T16:02:00Z">
        <w:r w:rsidR="24EC7213" w:rsidRPr="000242B1">
          <w:rPr>
            <w:rFonts w:ascii="Calibri" w:hAnsi="Calibri"/>
            <w:sz w:val="22"/>
            <w:szCs w:val="22"/>
          </w:rPr>
          <w:t xml:space="preserve">meglio </w:t>
        </w:r>
      </w:ins>
      <w:ins w:id="7225" w:author="Santagata Fabiana (GSE)" w:date="2025-10-01T16:01:00Z">
        <w:r w:rsidR="24EC7213" w:rsidRPr="000242B1">
          <w:rPr>
            <w:rFonts w:ascii="Calibri" w:hAnsi="Calibri"/>
            <w:sz w:val="22"/>
            <w:szCs w:val="22"/>
          </w:rPr>
          <w:t>precisato nei capitoli successivi</w:t>
        </w:r>
      </w:ins>
      <w:del w:id="7226" w:author="Santagata Fabiana (GSE)" w:date="2025-10-01T15:52:00Z">
        <w:r w:rsidRPr="000242B1" w:rsidDel="00E4274C">
          <w:rPr>
            <w:rFonts w:ascii="Calibri" w:hAnsi="Calibri"/>
            <w:sz w:val="22"/>
            <w:szCs w:val="22"/>
            <w:rPrChange w:id="7227" w:author="Visone Rossana (GSE)" w:date="2025-10-19T20:15:00Z" w16du:dateUtc="2025-10-19T18:15:00Z">
              <w:rPr>
                <w:rFonts w:ascii="Calibri" w:hAnsi="Calibri"/>
              </w:rPr>
            </w:rPrChange>
          </w:rPr>
          <w:delText xml:space="preserve"> di </w:delText>
        </w:r>
      </w:del>
      <w:del w:id="7228" w:author="Santagata Fabiana (GSE)" w:date="2025-10-01T15:51:00Z">
        <w:r w:rsidRPr="000242B1" w:rsidDel="00E4274C">
          <w:rPr>
            <w:rFonts w:ascii="Calibri" w:hAnsi="Calibri"/>
            <w:sz w:val="22"/>
            <w:szCs w:val="22"/>
            <w:rPrChange w:id="7229" w:author="Visone Rossana (GSE)" w:date="2025-10-19T20:15:00Z" w16du:dateUtc="2025-10-19T18:15:00Z">
              <w:rPr>
                <w:rFonts w:ascii="Calibri" w:hAnsi="Calibri"/>
              </w:rPr>
            </w:rPrChange>
          </w:rPr>
          <w:delText>tipo pubblico o privata</w:delText>
        </w:r>
      </w:del>
      <w:r w:rsidR="002D0494" w:rsidRPr="000242B1">
        <w:rPr>
          <w:rFonts w:ascii="Calibri" w:hAnsi="Calibri"/>
          <w:sz w:val="22"/>
          <w:szCs w:val="22"/>
          <w:rPrChange w:id="7230" w:author="Visone Rossana (GSE)" w:date="2025-10-19T20:15:00Z" w16du:dateUtc="2025-10-19T18:15:00Z">
            <w:rPr>
              <w:rFonts w:ascii="Calibri" w:hAnsi="Calibri"/>
            </w:rPr>
          </w:rPrChange>
        </w:rPr>
        <w:t>.</w:t>
      </w:r>
      <w:del w:id="7231" w:author="Santagata Fabiana (GSE)" w:date="2025-10-01T15:56:00Z">
        <w:r w:rsidRPr="000242B1" w:rsidDel="00A55103">
          <w:rPr>
            <w:rFonts w:ascii="Calibri" w:hAnsi="Calibri"/>
            <w:sz w:val="22"/>
            <w:szCs w:val="22"/>
            <w:rPrChange w:id="7232" w:author="Visone Rossana (GSE)" w:date="2025-10-19T20:15:00Z" w16du:dateUtc="2025-10-19T18:15:00Z">
              <w:rPr>
                <w:rFonts w:ascii="Calibri" w:hAnsi="Calibri"/>
              </w:rPr>
            </w:rPrChange>
          </w:rPr>
          <w:delText xml:space="preserve"> </w:delText>
        </w:r>
      </w:del>
    </w:p>
    <w:p w14:paraId="600342C1" w14:textId="77777777" w:rsidR="00AA79F7" w:rsidRDefault="00A55103">
      <w:pPr>
        <w:spacing w:before="60" w:after="60" w:line="276" w:lineRule="auto"/>
        <w:jc w:val="both"/>
        <w:rPr>
          <w:ins w:id="7233" w:author="Visone Rossana (GSE)" w:date="2025-10-23T18:57:00Z" w16du:dateUtc="2025-10-23T16:57:00Z"/>
          <w:rFonts w:cs="Calibri"/>
          <w:sz w:val="22"/>
          <w:szCs w:val="22"/>
        </w:rPr>
      </w:pPr>
      <w:r w:rsidRPr="000242B1">
        <w:rPr>
          <w:rFonts w:cs="Calibri"/>
          <w:sz w:val="22"/>
          <w:szCs w:val="22"/>
          <w:rPrChange w:id="7234" w:author="Visone Rossana (GSE)" w:date="2025-10-19T20:15:00Z" w16du:dateUtc="2025-10-19T18:15:00Z">
            <w:rPr>
              <w:rFonts w:cs="Calibri"/>
            </w:rPr>
          </w:rPrChange>
        </w:rPr>
        <w:t>In tal</w:t>
      </w:r>
      <w:ins w:id="7235" w:author="Santagata Fabiana (GSE)" w:date="2025-10-01T15:58:00Z">
        <w:r w:rsidR="1968CDA0" w:rsidRPr="000242B1">
          <w:rPr>
            <w:rFonts w:cs="Calibri"/>
            <w:sz w:val="22"/>
            <w:szCs w:val="22"/>
          </w:rPr>
          <w:t>i</w:t>
        </w:r>
      </w:ins>
      <w:r w:rsidRPr="000242B1">
        <w:rPr>
          <w:rFonts w:cs="Calibri"/>
          <w:sz w:val="22"/>
          <w:szCs w:val="22"/>
          <w:rPrChange w:id="7236" w:author="Visone Rossana (GSE)" w:date="2025-10-19T20:15:00Z" w16du:dateUtc="2025-10-19T18:15:00Z">
            <w:rPr>
              <w:rFonts w:cs="Calibri"/>
            </w:rPr>
          </w:rPrChange>
        </w:rPr>
        <w:t xml:space="preserve"> cas</w:t>
      </w:r>
      <w:ins w:id="7237" w:author="Santagata Fabiana (GSE)" w:date="2025-10-01T15:58:00Z">
        <w:r w:rsidR="6650BFFD" w:rsidRPr="000242B1">
          <w:rPr>
            <w:rFonts w:cs="Calibri"/>
            <w:sz w:val="22"/>
            <w:szCs w:val="22"/>
          </w:rPr>
          <w:t>i</w:t>
        </w:r>
      </w:ins>
      <w:del w:id="7238" w:author="Santagata Fabiana (GSE)" w:date="2025-10-01T15:58:00Z">
        <w:r w:rsidRPr="000242B1" w:rsidDel="00A55103">
          <w:rPr>
            <w:rFonts w:cs="Calibri"/>
            <w:sz w:val="22"/>
            <w:szCs w:val="22"/>
            <w:rPrChange w:id="7239" w:author="Visone Rossana (GSE)" w:date="2025-10-19T20:15:00Z" w16du:dateUtc="2025-10-19T18:15:00Z">
              <w:rPr>
                <w:rFonts w:cs="Calibri"/>
              </w:rPr>
            </w:rPrChange>
          </w:rPr>
          <w:delText>o</w:delText>
        </w:r>
      </w:del>
      <w:r w:rsidRPr="000242B1">
        <w:rPr>
          <w:rFonts w:cs="Calibri"/>
          <w:sz w:val="22"/>
          <w:szCs w:val="22"/>
          <w:rPrChange w:id="7240" w:author="Visone Rossana (GSE)" w:date="2025-10-19T20:15:00Z" w16du:dateUtc="2025-10-19T18:15:00Z">
            <w:rPr>
              <w:rFonts w:cs="Calibri"/>
            </w:rPr>
          </w:rPrChange>
        </w:rPr>
        <w:t xml:space="preserve">, la ESCo o gli </w:t>
      </w:r>
      <w:r w:rsidRPr="000242B1">
        <w:rPr>
          <w:rFonts w:ascii="Calibri" w:hAnsi="Calibri"/>
          <w:sz w:val="22"/>
          <w:szCs w:val="22"/>
          <w:rPrChange w:id="7241" w:author="Visone Rossana (GSE)" w:date="2025-10-19T20:15:00Z" w16du:dateUtc="2025-10-19T18:15:00Z">
            <w:rPr>
              <w:rFonts w:ascii="Calibri" w:hAnsi="Calibri"/>
            </w:rPr>
          </w:rPrChange>
        </w:rPr>
        <w:t>altri soggetti abilitati</w:t>
      </w:r>
      <w:r w:rsidRPr="000242B1">
        <w:rPr>
          <w:rFonts w:cs="Calibri"/>
          <w:sz w:val="22"/>
          <w:szCs w:val="22"/>
          <w:rPrChange w:id="7242" w:author="Visone Rossana (GSE)" w:date="2025-10-19T20:15:00Z" w16du:dateUtc="2025-10-19T18:15:00Z">
            <w:rPr>
              <w:rFonts w:cs="Calibri"/>
            </w:rPr>
          </w:rPrChange>
        </w:rPr>
        <w:t xml:space="preserve"> potranno richiedere l’accesso agli incentivi, in qualità di Soggetto Responsabile</w:t>
      </w:r>
      <w:ins w:id="7243" w:author="Santagata Fabiana (GSE)" w:date="2025-10-13T10:04:00Z">
        <w:r w:rsidR="2A54CF9D" w:rsidRPr="000242B1">
          <w:rPr>
            <w:rFonts w:cs="Calibri"/>
            <w:sz w:val="22"/>
            <w:szCs w:val="22"/>
          </w:rPr>
          <w:t xml:space="preserve"> dell’intervento o degli interventi realizz</w:t>
        </w:r>
      </w:ins>
      <w:ins w:id="7244" w:author="Santagata Fabiana (GSE)" w:date="2025-10-13T10:05:00Z">
        <w:r w:rsidR="2A54CF9D" w:rsidRPr="000242B1">
          <w:rPr>
            <w:rFonts w:cs="Calibri"/>
            <w:sz w:val="22"/>
            <w:szCs w:val="22"/>
          </w:rPr>
          <w:t>ati sull’edificio o sull’unità immobiliare nella di</w:t>
        </w:r>
        <w:r w:rsidR="21BBB002" w:rsidRPr="000242B1">
          <w:rPr>
            <w:rFonts w:cs="Calibri"/>
            <w:sz w:val="22"/>
            <w:szCs w:val="22"/>
          </w:rPr>
          <w:t xml:space="preserve">sponibilità del </w:t>
        </w:r>
        <w:r w:rsidR="2A54CF9D" w:rsidRPr="000242B1">
          <w:rPr>
            <w:rFonts w:cs="Calibri"/>
            <w:sz w:val="22"/>
            <w:szCs w:val="22"/>
          </w:rPr>
          <w:t>Soggetto Ammesso</w:t>
        </w:r>
      </w:ins>
      <w:ins w:id="7245" w:author="Santagata Fabiana (GSE)" w:date="2025-10-13T10:04:00Z">
        <w:r w:rsidR="2A54CF9D" w:rsidRPr="000242B1">
          <w:rPr>
            <w:rFonts w:cs="Calibri"/>
            <w:sz w:val="22"/>
            <w:szCs w:val="22"/>
          </w:rPr>
          <w:t>.</w:t>
        </w:r>
      </w:ins>
      <w:del w:id="7246" w:author="Visone Rossana (GSE)" w:date="2025-10-23T18:57:00Z" w16du:dateUtc="2025-10-23T16:57:00Z">
        <w:r w:rsidR="621D95FA" w:rsidRPr="000242B1" w:rsidDel="00AA79F7">
          <w:rPr>
            <w:rFonts w:cs="Calibri"/>
            <w:sz w:val="22"/>
            <w:szCs w:val="22"/>
            <w:rPrChange w:id="7247" w:author="Visone Rossana (GSE)" w:date="2025-10-19T20:15:00Z" w16du:dateUtc="2025-10-19T18:15:00Z">
              <w:rPr>
                <w:rFonts w:cs="Calibri"/>
              </w:rPr>
            </w:rPrChange>
          </w:rPr>
          <w:delText>,</w:delText>
        </w:r>
      </w:del>
      <w:r w:rsidRPr="000242B1">
        <w:rPr>
          <w:rFonts w:cs="Calibri"/>
          <w:sz w:val="22"/>
          <w:szCs w:val="22"/>
          <w:rPrChange w:id="7248" w:author="Visone Rossana (GSE)" w:date="2025-10-19T20:15:00Z" w16du:dateUtc="2025-10-19T18:15:00Z">
            <w:rPr>
              <w:rFonts w:cs="Calibri"/>
            </w:rPr>
          </w:rPrChange>
        </w:rPr>
        <w:t xml:space="preserve"> </w:t>
      </w:r>
    </w:p>
    <w:p w14:paraId="2B22C37B" w14:textId="524A5FB2" w:rsidR="00A55103" w:rsidRPr="000242B1" w:rsidRDefault="00A55103">
      <w:pPr>
        <w:tabs>
          <w:tab w:val="num" w:pos="426"/>
        </w:tabs>
        <w:spacing w:after="120" w:line="276" w:lineRule="auto"/>
        <w:ind w:right="-142"/>
        <w:jc w:val="both"/>
        <w:rPr>
          <w:del w:id="7249" w:author="Santagata Fabiana (GSE)" w:date="2025-10-13T10:04:00Z" w16du:dateUtc="2025-10-13T10:04:03Z"/>
          <w:rFonts w:cs="Calibri"/>
          <w:sz w:val="22"/>
          <w:szCs w:val="22"/>
          <w:rPrChange w:id="7250" w:author="Visone Rossana (GSE)" w:date="2025-10-19T20:15:00Z" w16du:dateUtc="2025-10-19T18:15:00Z">
            <w:rPr>
              <w:del w:id="7251" w:author="Santagata Fabiana (GSE)" w:date="2025-10-13T10:04:00Z" w16du:dateUtc="2025-10-13T10:04:03Z"/>
              <w:rFonts w:cs="Calibri"/>
            </w:rPr>
          </w:rPrChange>
        </w:rPr>
        <w:pPrChange w:id="7252" w:author="Visone Rossana (GSE)" w:date="2025-10-19T20:15:00Z" w16du:dateUtc="2025-10-19T18:15:00Z">
          <w:pPr>
            <w:tabs>
              <w:tab w:val="num" w:pos="426"/>
            </w:tabs>
            <w:spacing w:after="120"/>
            <w:ind w:right="-142"/>
            <w:jc w:val="both"/>
          </w:pPr>
        </w:pPrChange>
      </w:pPr>
      <w:del w:id="7253" w:author="Santagata Fabiana (GSE)" w:date="2025-10-13T10:04:00Z">
        <w:r w:rsidRPr="000242B1" w:rsidDel="621D95FA">
          <w:rPr>
            <w:rFonts w:cs="Calibri"/>
            <w:sz w:val="22"/>
            <w:szCs w:val="22"/>
            <w:highlight w:val="yellow"/>
            <w:rPrChange w:id="7254" w:author="Visone Rossana (GSE)" w:date="2025-10-19T20:15:00Z" w16du:dateUtc="2025-10-19T18:15:00Z">
              <w:rPr>
                <w:rFonts w:cs="Calibri"/>
              </w:rPr>
            </w:rPrChange>
          </w:rPr>
          <w:delText>derogando</w:delText>
        </w:r>
        <w:commentRangeStart w:id="7255"/>
        <w:r w:rsidRPr="000242B1">
          <w:rPr>
            <w:rFonts w:cs="Calibri"/>
            <w:sz w:val="22"/>
            <w:szCs w:val="22"/>
            <w:highlight w:val="yellow"/>
            <w:rPrChange w:id="7256" w:author="Visone Rossana (GSE)" w:date="2025-10-19T20:15:00Z" w16du:dateUtc="2025-10-19T18:15:00Z">
              <w:rPr>
                <w:rFonts w:cs="Calibri"/>
              </w:rPr>
            </w:rPrChange>
          </w:rPr>
          <w:delText xml:space="preserve"> alle condizioni sulla disponibilità dell’edificio previste al paragrafo </w:delText>
        </w:r>
      </w:del>
      <w:ins w:id="7257" w:author="Visone Rossana (GSE)" w:date="2025-10-06T10:01:00Z">
        <w:del w:id="7258" w:author="Santagata Fabiana (GSE)" w:date="2025-10-13T10:04:00Z">
          <w:r w:rsidR="002C66A3" w:rsidRPr="000242B1">
            <w:rPr>
              <w:rFonts w:cs="Calibri"/>
              <w:sz w:val="22"/>
              <w:szCs w:val="22"/>
              <w:highlight w:val="yellow"/>
            </w:rPr>
            <w:delText>3.</w:delText>
          </w:r>
        </w:del>
      </w:ins>
      <w:del w:id="7259" w:author="Santagata Fabiana (GSE)" w:date="2025-10-13T10:04:00Z">
        <w:r w:rsidRPr="000242B1">
          <w:rPr>
            <w:rFonts w:cs="Calibri"/>
            <w:sz w:val="22"/>
            <w:szCs w:val="22"/>
            <w:highlight w:val="cyan"/>
            <w:rPrChange w:id="7260" w:author="Visone Rossana (GSE)" w:date="2025-10-19T20:15:00Z" w16du:dateUtc="2025-10-19T18:15:00Z">
              <w:rPr>
                <w:rFonts w:cs="Calibri"/>
                <w:highlight w:val="yellow"/>
              </w:rPr>
            </w:rPrChange>
          </w:rPr>
          <w:delText>1.</w:delText>
        </w:r>
        <w:r w:rsidR="00713777" w:rsidRPr="000242B1" w:rsidDel="002C66A3">
          <w:rPr>
            <w:rFonts w:cs="Calibri"/>
            <w:sz w:val="22"/>
            <w:szCs w:val="22"/>
            <w:highlight w:val="cyan"/>
            <w:rPrChange w:id="7261" w:author="Visone Rossana (GSE)" w:date="2025-10-19T20:15:00Z" w16du:dateUtc="2025-10-19T18:15:00Z">
              <w:rPr>
                <w:rFonts w:cs="Calibri"/>
                <w:highlight w:val="yellow"/>
              </w:rPr>
            </w:rPrChange>
          </w:rPr>
          <w:delText>2</w:delText>
        </w:r>
      </w:del>
      <w:commentRangeEnd w:id="7255"/>
      <w:r w:rsidRPr="000242B1">
        <w:rPr>
          <w:rStyle w:val="Rimandocommento"/>
          <w:rFonts w:cs="Calibri"/>
          <w:sz w:val="22"/>
          <w:szCs w:val="22"/>
          <w:highlight w:val="yellow"/>
          <w:rPrChange w:id="7262" w:author="Visone Rossana (GSE)" w:date="2025-10-19T20:15:00Z" w16du:dateUtc="2025-10-19T18:15:00Z">
            <w:rPr>
              <w:rStyle w:val="Rimandocommento"/>
              <w:rFonts w:cs="Calibri"/>
              <w:sz w:val="24"/>
            </w:rPr>
          </w:rPrChange>
        </w:rPr>
        <w:commentReference w:id="7255"/>
      </w:r>
      <w:del w:id="7263" w:author="Santagata Fabiana (GSE)" w:date="2025-10-13T10:04:00Z">
        <w:r w:rsidRPr="000242B1">
          <w:rPr>
            <w:rFonts w:cs="Calibri"/>
            <w:sz w:val="22"/>
            <w:szCs w:val="22"/>
            <w:highlight w:val="yellow"/>
            <w:rPrChange w:id="7264" w:author="Visone Rossana (GSE)" w:date="2025-10-19T20:15:00Z" w16du:dateUtc="2025-10-19T18:15:00Z">
              <w:rPr>
                <w:rFonts w:cs="Calibri"/>
              </w:rPr>
            </w:rPrChange>
          </w:rPr>
          <w:delText>,</w:delText>
        </w:r>
        <w:r w:rsidRPr="000242B1">
          <w:rPr>
            <w:rFonts w:cs="Calibri"/>
            <w:sz w:val="22"/>
            <w:szCs w:val="22"/>
            <w:rPrChange w:id="7265" w:author="Visone Rossana (GSE)" w:date="2025-10-19T20:15:00Z" w16du:dateUtc="2025-10-19T18:15:00Z">
              <w:rPr>
                <w:rFonts w:cs="Calibri"/>
              </w:rPr>
            </w:rPrChange>
          </w:rPr>
          <w:delText xml:space="preserve"> il cui rispetto rimane, in ogni caso, in capo al Soggetto Ammesso per cui tali soggetti operano. </w:delText>
        </w:r>
      </w:del>
    </w:p>
    <w:p w14:paraId="2ADE3EFA" w14:textId="3704B353" w:rsidR="00A55103" w:rsidRPr="000242B1" w:rsidDel="00E608AB" w:rsidRDefault="6DF4D124">
      <w:pPr>
        <w:pStyle w:val="NORMALEGSE"/>
        <w:spacing w:after="120" w:line="276" w:lineRule="auto"/>
        <w:jc w:val="both"/>
        <w:rPr>
          <w:del w:id="7266" w:author="Visone Rossana (GSE)" w:date="2025-09-09T11:03:00Z" w16du:dateUtc="2025-09-09T09:03:00Z"/>
          <w:rFonts w:ascii="Calibri" w:hAnsi="Calibri"/>
          <w:sz w:val="22"/>
          <w:szCs w:val="22"/>
          <w:rPrChange w:id="7267" w:author="Visone Rossana (GSE)" w:date="2025-10-19T20:15:00Z" w16du:dateUtc="2025-10-19T18:15:00Z">
            <w:rPr>
              <w:del w:id="7268" w:author="Visone Rossana (GSE)" w:date="2025-09-09T11:03:00Z" w16du:dateUtc="2025-09-09T09:03:00Z"/>
              <w:rFonts w:ascii="Calibri" w:hAnsi="Calibri"/>
            </w:rPr>
          </w:rPrChange>
        </w:rPr>
        <w:pPrChange w:id="7269" w:author="Visone Rossana (GSE)" w:date="2025-10-19T20:15:00Z" w16du:dateUtc="2025-10-19T18:15:00Z">
          <w:pPr>
            <w:pStyle w:val="NORMALEGSE"/>
            <w:spacing w:after="120"/>
            <w:jc w:val="both"/>
          </w:pPr>
        </w:pPrChange>
      </w:pPr>
      <w:ins w:id="7270" w:author="Santagata Fabiana (GSE)" w:date="2025-10-13T10:06:00Z">
        <w:r w:rsidRPr="000242B1">
          <w:rPr>
            <w:rFonts w:ascii="Calibri" w:hAnsi="Calibri"/>
            <w:sz w:val="22"/>
            <w:szCs w:val="22"/>
            <w:rPrChange w:id="7271" w:author="Visone Rossana (GSE)" w:date="2025-10-19T20:15:00Z" w16du:dateUtc="2025-10-19T18:15:00Z">
              <w:rPr>
                <w:rFonts w:ascii="Calibri" w:hAnsi="Calibri"/>
              </w:rPr>
            </w:rPrChange>
          </w:rPr>
          <w:t xml:space="preserve">Nella seguente tabella, sono illustrati, a seconda della qualità del Soggetto Ammesso, </w:t>
        </w:r>
      </w:ins>
      <w:ins w:id="7272" w:author="Santagata Fabiana (GSE)" w:date="2025-10-13T10:09:00Z">
        <w:r w:rsidR="71027D03" w:rsidRPr="000242B1">
          <w:rPr>
            <w:rFonts w:ascii="Calibri" w:hAnsi="Calibri"/>
            <w:sz w:val="22"/>
            <w:szCs w:val="22"/>
            <w:rPrChange w:id="7273" w:author="Visone Rossana (GSE)" w:date="2025-10-19T20:15:00Z" w16du:dateUtc="2025-10-19T18:15:00Z">
              <w:rPr>
                <w:rFonts w:ascii="Calibri" w:hAnsi="Calibri"/>
              </w:rPr>
            </w:rPrChange>
          </w:rPr>
          <w:t>qual</w:t>
        </w:r>
      </w:ins>
      <w:r w:rsidR="18F8B066" w:rsidRPr="000242B1">
        <w:rPr>
          <w:rFonts w:ascii="Calibri" w:hAnsi="Calibri"/>
          <w:sz w:val="22"/>
          <w:szCs w:val="22"/>
          <w:rPrChange w:id="7274" w:author="Visone Rossana (GSE)" w:date="2025-10-19T20:15:00Z" w16du:dateUtc="2025-10-19T18:15:00Z">
            <w:rPr>
              <w:rFonts w:ascii="Calibri" w:hAnsi="Calibri"/>
            </w:rPr>
          </w:rPrChange>
        </w:rPr>
        <w:t>i</w:t>
      </w:r>
      <w:r w:rsidR="7079C405" w:rsidRPr="000242B1">
        <w:rPr>
          <w:rFonts w:ascii="Calibri" w:hAnsi="Calibri"/>
          <w:sz w:val="22"/>
          <w:szCs w:val="22"/>
          <w:rPrChange w:id="7275" w:author="Visone Rossana (GSE)" w:date="2025-10-19T20:15:00Z" w16du:dateUtc="2025-10-19T18:15:00Z">
            <w:rPr>
              <w:rFonts w:ascii="Calibri" w:hAnsi="Calibri"/>
            </w:rPr>
          </w:rPrChange>
        </w:rPr>
        <w:t xml:space="preserve"> </w:t>
      </w:r>
      <w:ins w:id="7276" w:author="Santagata Fabiana (GSE)" w:date="2025-10-13T10:10:00Z">
        <w:r w:rsidR="77B791B7" w:rsidRPr="000242B1">
          <w:rPr>
            <w:rFonts w:ascii="Calibri" w:hAnsi="Calibri"/>
            <w:sz w:val="22"/>
            <w:szCs w:val="22"/>
            <w:rPrChange w:id="7277" w:author="Visone Rossana (GSE)" w:date="2025-10-19T20:15:00Z" w16du:dateUtc="2025-10-19T18:15:00Z">
              <w:rPr>
                <w:rFonts w:ascii="Calibri" w:hAnsi="Calibri"/>
              </w:rPr>
            </w:rPrChange>
          </w:rPr>
          <w:t xml:space="preserve">dei </w:t>
        </w:r>
      </w:ins>
      <w:r w:rsidR="7079C405" w:rsidRPr="000242B1">
        <w:rPr>
          <w:rFonts w:ascii="Calibri" w:hAnsi="Calibri"/>
          <w:sz w:val="22"/>
          <w:szCs w:val="22"/>
          <w:rPrChange w:id="7278" w:author="Visone Rossana (GSE)" w:date="2025-10-19T20:15:00Z" w16du:dateUtc="2025-10-19T18:15:00Z">
            <w:rPr>
              <w:rFonts w:ascii="Calibri" w:hAnsi="Calibri"/>
            </w:rPr>
          </w:rPrChange>
        </w:rPr>
        <w:t>soggetti</w:t>
      </w:r>
      <w:ins w:id="7279" w:author="Santagata Fabiana (GSE)" w:date="2025-10-13T10:10:00Z">
        <w:r w:rsidR="2C9DC678" w:rsidRPr="000242B1">
          <w:rPr>
            <w:rFonts w:ascii="Calibri" w:hAnsi="Calibri"/>
            <w:sz w:val="22"/>
            <w:szCs w:val="22"/>
            <w:rPrChange w:id="7280" w:author="Visone Rossana (GSE)" w:date="2025-10-19T20:15:00Z" w16du:dateUtc="2025-10-19T18:15:00Z">
              <w:rPr>
                <w:rFonts w:ascii="Calibri" w:hAnsi="Calibri"/>
              </w:rPr>
            </w:rPrChange>
          </w:rPr>
          <w:t xml:space="preserve"> abilitati</w:t>
        </w:r>
        <w:r w:rsidR="08A7DB32" w:rsidRPr="000242B1">
          <w:rPr>
            <w:rFonts w:ascii="Calibri" w:hAnsi="Calibri"/>
            <w:sz w:val="22"/>
            <w:szCs w:val="22"/>
            <w:rPrChange w:id="7281" w:author="Visone Rossana (GSE)" w:date="2025-10-19T20:15:00Z" w16du:dateUtc="2025-10-19T18:15:00Z">
              <w:rPr>
                <w:rFonts w:ascii="Calibri" w:hAnsi="Calibri"/>
              </w:rPr>
            </w:rPrChange>
          </w:rPr>
          <w:t>,</w:t>
        </w:r>
      </w:ins>
      <w:r w:rsidR="18F8B066" w:rsidRPr="000242B1">
        <w:rPr>
          <w:rFonts w:ascii="Calibri" w:hAnsi="Calibri"/>
          <w:sz w:val="22"/>
          <w:szCs w:val="22"/>
          <w:rPrChange w:id="7282" w:author="Visone Rossana (GSE)" w:date="2025-10-19T20:15:00Z" w16du:dateUtc="2025-10-19T18:15:00Z">
            <w:rPr>
              <w:rFonts w:ascii="Calibri" w:hAnsi="Calibri"/>
            </w:rPr>
          </w:rPrChange>
        </w:rPr>
        <w:t xml:space="preserve"> ai fini del Decreto</w:t>
      </w:r>
      <w:ins w:id="7283" w:author="Santagata Fabiana (GSE)" w:date="2025-10-13T10:10:00Z">
        <w:r w:rsidR="6487E724" w:rsidRPr="000242B1">
          <w:rPr>
            <w:rFonts w:ascii="Calibri" w:hAnsi="Calibri"/>
            <w:sz w:val="22"/>
            <w:szCs w:val="22"/>
            <w:rPrChange w:id="7284" w:author="Visone Rossana (GSE)" w:date="2025-10-19T20:15:00Z" w16du:dateUtc="2025-10-19T18:15:00Z">
              <w:rPr>
                <w:rFonts w:ascii="Calibri" w:hAnsi="Calibri"/>
              </w:rPr>
            </w:rPrChange>
          </w:rPr>
          <w:t xml:space="preserve">, </w:t>
        </w:r>
      </w:ins>
      <w:r w:rsidR="7079C405" w:rsidRPr="000242B1">
        <w:rPr>
          <w:rFonts w:ascii="Calibri" w:hAnsi="Calibri"/>
          <w:sz w:val="22"/>
          <w:szCs w:val="22"/>
          <w:rPrChange w:id="7285" w:author="Visone Rossana (GSE)" w:date="2025-10-19T20:15:00Z" w16du:dateUtc="2025-10-19T18:15:00Z">
            <w:rPr>
              <w:rFonts w:ascii="Calibri" w:hAnsi="Calibri"/>
            </w:rPr>
          </w:rPrChange>
        </w:rPr>
        <w:t>abilitati</w:t>
      </w:r>
      <w:del w:id="7286" w:author="Santagata Fabiana (GSE)" w:date="2025-10-13T10:09:00Z">
        <w:r w:rsidR="7079C405" w:rsidRPr="000242B1">
          <w:rPr>
            <w:rFonts w:ascii="Calibri" w:hAnsi="Calibri"/>
            <w:sz w:val="22"/>
            <w:szCs w:val="22"/>
            <w:rPrChange w:id="7287" w:author="Visone Rossana (GSE)" w:date="2025-10-19T20:15:00Z" w16du:dateUtc="2025-10-19T18:15:00Z">
              <w:rPr>
                <w:rFonts w:ascii="Calibri" w:hAnsi="Calibri"/>
              </w:rPr>
            </w:rPrChange>
          </w:rPr>
          <w:delText xml:space="preserve"> </w:delText>
        </w:r>
        <w:r w:rsidRPr="000242B1" w:rsidDel="18F8B066">
          <w:rPr>
            <w:rFonts w:ascii="Calibri" w:hAnsi="Calibri"/>
            <w:sz w:val="22"/>
            <w:szCs w:val="22"/>
            <w:rPrChange w:id="7288" w:author="Visone Rossana (GSE)" w:date="2025-10-19T20:15:00Z" w16du:dateUtc="2025-10-19T18:15:00Z">
              <w:rPr>
                <w:rFonts w:ascii="Calibri" w:hAnsi="Calibri"/>
              </w:rPr>
            </w:rPrChange>
          </w:rPr>
          <w:delText>che</w:delText>
        </w:r>
      </w:del>
      <w:ins w:id="7289" w:author="Santagata Fabiana (GSE)" w:date="2025-10-13T10:09:00Z">
        <w:r w:rsidR="18F8B066" w:rsidRPr="000242B1">
          <w:rPr>
            <w:rFonts w:ascii="Calibri" w:hAnsi="Calibri"/>
            <w:sz w:val="22"/>
            <w:szCs w:val="22"/>
            <w:rPrChange w:id="7290" w:author="Visone Rossana (GSE)" w:date="2025-10-19T20:15:00Z" w16du:dateUtc="2025-10-19T18:15:00Z">
              <w:rPr>
                <w:rFonts w:ascii="Calibri" w:hAnsi="Calibri"/>
              </w:rPr>
            </w:rPrChange>
          </w:rPr>
          <w:t xml:space="preserve"> posson</w:t>
        </w:r>
      </w:ins>
      <w:ins w:id="7291" w:author="Santagata Fabiana (GSE)" w:date="2025-10-13T10:06:00Z">
        <w:r w:rsidR="18F8B066" w:rsidRPr="000242B1">
          <w:rPr>
            <w:rFonts w:ascii="Calibri" w:hAnsi="Calibri"/>
            <w:sz w:val="22"/>
            <w:szCs w:val="22"/>
            <w:rPrChange w:id="7292" w:author="Visone Rossana (GSE)" w:date="2025-10-19T20:15:00Z" w16du:dateUtc="2025-10-19T18:15:00Z">
              <w:rPr>
                <w:rFonts w:ascii="Calibri" w:hAnsi="Calibri"/>
              </w:rPr>
            </w:rPrChange>
          </w:rPr>
          <w:t xml:space="preserve">o </w:t>
        </w:r>
      </w:ins>
      <w:ins w:id="7293" w:author="Santagata Fabiana (GSE)" w:date="2025-10-13T10:09:00Z">
        <w:r w:rsidR="18F8B066" w:rsidRPr="000242B1">
          <w:rPr>
            <w:rFonts w:ascii="Calibri" w:hAnsi="Calibri"/>
            <w:sz w:val="22"/>
            <w:szCs w:val="22"/>
            <w:rPrChange w:id="7294" w:author="Visone Rossana (GSE)" w:date="2025-10-19T20:15:00Z" w16du:dateUtc="2025-10-19T18:15:00Z">
              <w:rPr>
                <w:rFonts w:ascii="Calibri" w:hAnsi="Calibri"/>
              </w:rPr>
            </w:rPrChange>
          </w:rPr>
          <w:t>assumere il ruolo</w:t>
        </w:r>
      </w:ins>
      <w:ins w:id="7295" w:author="Santagata Fabiana (GSE)" w:date="2025-10-13T10:06:00Z">
        <w:r w:rsidRPr="000242B1">
          <w:rPr>
            <w:rFonts w:ascii="Calibri" w:hAnsi="Calibri"/>
            <w:sz w:val="22"/>
            <w:szCs w:val="22"/>
            <w:rPrChange w:id="7296" w:author="Visone Rossana (GSE)" w:date="2025-10-19T20:15:00Z" w16du:dateUtc="2025-10-19T18:15:00Z">
              <w:rPr>
                <w:rFonts w:ascii="Calibri" w:hAnsi="Calibri"/>
              </w:rPr>
            </w:rPrChange>
          </w:rPr>
          <w:t xml:space="preserve"> di Soggetto Responsabile</w:t>
        </w:r>
        <w:del w:id="7297" w:author="Visone Rossana (GSE)" w:date="2025-10-19T20:14:00Z" w16du:dateUtc="2025-10-19T18:14:00Z">
          <w:r w:rsidRPr="000242B1" w:rsidDel="00C34E64">
            <w:rPr>
              <w:rFonts w:ascii="Calibri" w:hAnsi="Calibri"/>
              <w:sz w:val="22"/>
              <w:szCs w:val="22"/>
              <w:rPrChange w:id="7298" w:author="Visone Rossana (GSE)" w:date="2025-10-19T20:15:00Z" w16du:dateUtc="2025-10-19T18:15:00Z">
                <w:rPr>
                  <w:rFonts w:ascii="Calibri" w:hAnsi="Calibri"/>
                </w:rPr>
              </w:rPrChange>
            </w:rPr>
            <w:delText xml:space="preserve"> </w:delText>
          </w:r>
        </w:del>
      </w:ins>
      <w:ins w:id="7299" w:author="Santagata Fabiana (GSE)" w:date="2025-10-13T10:07:00Z">
        <w:r w:rsidR="3720B7A9" w:rsidRPr="000242B1">
          <w:rPr>
            <w:rFonts w:ascii="Calibri" w:hAnsi="Calibri"/>
            <w:sz w:val="22"/>
            <w:szCs w:val="22"/>
            <w:rPrChange w:id="7300" w:author="Visone Rossana (GSE)" w:date="2025-10-19T20:15:00Z" w16du:dateUtc="2025-10-19T18:15:00Z">
              <w:rPr>
                <w:rFonts w:ascii="Calibri" w:hAnsi="Calibri"/>
              </w:rPr>
            </w:rPrChange>
          </w:rPr>
          <w:t>:</w:t>
        </w:r>
      </w:ins>
    </w:p>
    <w:p w14:paraId="39CE6C4C" w14:textId="0AFF0DE7" w:rsidR="00B5746F" w:rsidRPr="000242B1" w:rsidDel="00E608AB" w:rsidRDefault="00B5746F">
      <w:pPr>
        <w:pStyle w:val="NORMALEGSE"/>
        <w:spacing w:after="120" w:line="276" w:lineRule="auto"/>
        <w:jc w:val="both"/>
        <w:rPr>
          <w:del w:id="7301" w:author="Visone Rossana (GSE)" w:date="2025-09-09T11:03:00Z" w16du:dateUtc="2025-09-09T09:03:00Z"/>
          <w:rFonts w:ascii="Calibri" w:hAnsi="Calibri"/>
          <w:sz w:val="22"/>
          <w:szCs w:val="22"/>
          <w:rPrChange w:id="7302" w:author="Visone Rossana (GSE)" w:date="2025-10-19T20:15:00Z" w16du:dateUtc="2025-10-19T18:15:00Z">
            <w:rPr>
              <w:del w:id="7303" w:author="Visone Rossana (GSE)" w:date="2025-09-09T11:03:00Z" w16du:dateUtc="2025-09-09T09:03:00Z"/>
              <w:rFonts w:ascii="Calibri" w:hAnsi="Calibri"/>
            </w:rPr>
          </w:rPrChange>
        </w:rPr>
        <w:pPrChange w:id="7304" w:author="Visone Rossana (GSE)" w:date="2025-10-19T20:15:00Z" w16du:dateUtc="2025-10-19T18:15:00Z">
          <w:pPr>
            <w:pStyle w:val="NORMALEGSE"/>
            <w:spacing w:after="120"/>
            <w:jc w:val="both"/>
          </w:pPr>
        </w:pPrChange>
      </w:pPr>
    </w:p>
    <w:p w14:paraId="69D1768D" w14:textId="2E99741A" w:rsidR="00B5746F" w:rsidRPr="000242B1" w:rsidDel="008B1DFF" w:rsidRDefault="00B5746F">
      <w:pPr>
        <w:pStyle w:val="NORMALEGSE"/>
        <w:spacing w:after="120" w:line="276" w:lineRule="auto"/>
        <w:jc w:val="both"/>
        <w:rPr>
          <w:del w:id="7305" w:author="Visone Rossana (GSE)" w:date="2025-09-09T14:35:00Z" w16du:dateUtc="2025-09-09T12:35:00Z"/>
          <w:rFonts w:ascii="Calibri" w:hAnsi="Calibri"/>
          <w:sz w:val="22"/>
          <w:szCs w:val="22"/>
          <w:rPrChange w:id="7306" w:author="Visone Rossana (GSE)" w:date="2025-10-19T20:15:00Z" w16du:dateUtc="2025-10-19T18:15:00Z">
            <w:rPr>
              <w:del w:id="7307" w:author="Visone Rossana (GSE)" w:date="2025-09-09T14:35:00Z" w16du:dateUtc="2025-09-09T12:35:00Z"/>
              <w:rFonts w:ascii="Calibri" w:hAnsi="Calibri"/>
            </w:rPr>
          </w:rPrChange>
        </w:rPr>
        <w:pPrChange w:id="7308" w:author="Visone Rossana (GSE)" w:date="2025-10-19T20:15:00Z" w16du:dateUtc="2025-10-19T18:15:00Z">
          <w:pPr>
            <w:pStyle w:val="NORMALEGSE"/>
            <w:spacing w:after="120"/>
            <w:jc w:val="both"/>
          </w:pPr>
        </w:pPrChange>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1446"/>
        <w:gridCol w:w="1843"/>
        <w:gridCol w:w="1559"/>
        <w:gridCol w:w="1559"/>
      </w:tblGrid>
      <w:tr w:rsidR="00B5746F" w:rsidRPr="000242B1" w14:paraId="6FFF2E6E" w14:textId="77777777" w:rsidTr="00E94F2C">
        <w:trPr>
          <w:trHeight w:val="690"/>
          <w:jc w:val="center"/>
        </w:trPr>
        <w:tc>
          <w:tcPr>
            <w:tcW w:w="1526" w:type="dxa"/>
            <w:shd w:val="clear" w:color="auto" w:fill="D9D9D9"/>
            <w:vAlign w:val="center"/>
          </w:tcPr>
          <w:p w14:paraId="0157DAF4" w14:textId="77777777" w:rsidR="00AD60B0" w:rsidRPr="00251E5A" w:rsidRDefault="00AD60B0">
            <w:pPr>
              <w:spacing w:before="60" w:after="60" w:line="276" w:lineRule="auto"/>
              <w:jc w:val="both"/>
              <w:rPr>
                <w:ins w:id="7309" w:author="Visone Rossana (GSE)" w:date="2025-10-23T18:49:00Z" w16du:dateUtc="2025-10-23T16:49:00Z"/>
                <w:b/>
                <w:sz w:val="16"/>
                <w:szCs w:val="16"/>
                <w:rPrChange w:id="7310" w:author="Visone Rossana (GSE)" w:date="2025-10-23T18:58:00Z" w16du:dateUtc="2025-10-23T16:58:00Z">
                  <w:rPr>
                    <w:ins w:id="7311" w:author="Visone Rossana (GSE)" w:date="2025-10-23T18:49:00Z" w16du:dateUtc="2025-10-23T16:49:00Z"/>
                    <w:b/>
                    <w:sz w:val="22"/>
                    <w:szCs w:val="22"/>
                  </w:rPr>
                </w:rPrChange>
              </w:rPr>
            </w:pPr>
          </w:p>
          <w:p w14:paraId="60AFF546" w14:textId="253F1D68" w:rsidR="00B5746F" w:rsidRPr="00251E5A" w:rsidRDefault="00B5746F">
            <w:pPr>
              <w:spacing w:before="60" w:after="60" w:line="276" w:lineRule="auto"/>
              <w:jc w:val="both"/>
              <w:rPr>
                <w:b/>
                <w:sz w:val="16"/>
                <w:szCs w:val="16"/>
                <w:rPrChange w:id="7312" w:author="Visone Rossana (GSE)" w:date="2025-10-23T18:58:00Z" w16du:dateUtc="2025-10-23T16:58:00Z">
                  <w:rPr>
                    <w:b/>
                    <w:sz w:val="18"/>
                    <w:szCs w:val="18"/>
                  </w:rPr>
                </w:rPrChange>
              </w:rPr>
              <w:pPrChange w:id="7313" w:author="Visone Rossana (GSE)" w:date="2025-10-19T20:15:00Z" w16du:dateUtc="2025-10-19T18:15:00Z">
                <w:pPr>
                  <w:spacing w:before="60" w:after="60"/>
                  <w:jc w:val="both"/>
                </w:pPr>
              </w:pPrChange>
            </w:pPr>
            <w:r w:rsidRPr="00251E5A">
              <w:rPr>
                <w:b/>
                <w:sz w:val="16"/>
                <w:szCs w:val="16"/>
                <w:rPrChange w:id="7314" w:author="Visone Rossana (GSE)" w:date="2025-10-23T18:58:00Z" w16du:dateUtc="2025-10-23T16:58:00Z">
                  <w:rPr>
                    <w:b/>
                    <w:sz w:val="18"/>
                    <w:szCs w:val="18"/>
                  </w:rPr>
                </w:rPrChange>
              </w:rPr>
              <w:t>Soggetto Ammesso</w:t>
            </w:r>
          </w:p>
        </w:tc>
        <w:tc>
          <w:tcPr>
            <w:tcW w:w="1446" w:type="dxa"/>
            <w:shd w:val="clear" w:color="auto" w:fill="D9D9D9"/>
            <w:vAlign w:val="center"/>
          </w:tcPr>
          <w:p w14:paraId="0A8C1250" w14:textId="46569697" w:rsidR="00B5746F" w:rsidRPr="00251E5A" w:rsidRDefault="00B5746F">
            <w:pPr>
              <w:spacing w:before="60" w:after="60" w:line="276" w:lineRule="auto"/>
              <w:jc w:val="center"/>
              <w:rPr>
                <w:b/>
                <w:sz w:val="16"/>
                <w:szCs w:val="16"/>
                <w:rPrChange w:id="7315" w:author="Visone Rossana (GSE)" w:date="2025-10-23T18:58:00Z" w16du:dateUtc="2025-10-23T16:58:00Z">
                  <w:rPr>
                    <w:b/>
                    <w:sz w:val="18"/>
                    <w:szCs w:val="18"/>
                  </w:rPr>
                </w:rPrChange>
              </w:rPr>
              <w:pPrChange w:id="7316" w:author="Visone Rossana (GSE)" w:date="2025-10-19T20:15:00Z" w16du:dateUtc="2025-10-19T18:15:00Z">
                <w:pPr>
                  <w:spacing w:before="60" w:after="60"/>
                  <w:jc w:val="center"/>
                </w:pPr>
              </w:pPrChange>
            </w:pPr>
            <w:r w:rsidRPr="00251E5A">
              <w:rPr>
                <w:b/>
                <w:sz w:val="16"/>
                <w:szCs w:val="16"/>
                <w:rPrChange w:id="7317" w:author="Visone Rossana (GSE)" w:date="2025-10-23T18:58:00Z" w16du:dateUtc="2025-10-23T16:58:00Z">
                  <w:rPr>
                    <w:b/>
                    <w:sz w:val="18"/>
                    <w:szCs w:val="18"/>
                  </w:rPr>
                </w:rPrChange>
              </w:rPr>
              <w:t>ESCO</w:t>
            </w:r>
          </w:p>
        </w:tc>
        <w:tc>
          <w:tcPr>
            <w:tcW w:w="1843" w:type="dxa"/>
            <w:shd w:val="clear" w:color="auto" w:fill="D9D9D9"/>
            <w:vAlign w:val="center"/>
          </w:tcPr>
          <w:p w14:paraId="3AA74ACC" w14:textId="39D2E4EB" w:rsidR="00B5746F" w:rsidRPr="00251E5A" w:rsidRDefault="00B5746F">
            <w:pPr>
              <w:spacing w:before="60" w:after="60" w:line="276" w:lineRule="auto"/>
              <w:jc w:val="center"/>
              <w:rPr>
                <w:b/>
                <w:sz w:val="16"/>
                <w:szCs w:val="16"/>
                <w:rPrChange w:id="7318" w:author="Visone Rossana (GSE)" w:date="2025-10-23T18:58:00Z" w16du:dateUtc="2025-10-23T16:58:00Z">
                  <w:rPr>
                    <w:b/>
                    <w:sz w:val="18"/>
                    <w:szCs w:val="18"/>
                  </w:rPr>
                </w:rPrChange>
              </w:rPr>
              <w:pPrChange w:id="7319" w:author="Visone Rossana (GSE)" w:date="2025-10-19T20:15:00Z" w16du:dateUtc="2025-10-19T18:15:00Z">
                <w:pPr>
                  <w:spacing w:before="60" w:after="60"/>
                  <w:jc w:val="center"/>
                </w:pPr>
              </w:pPrChange>
            </w:pPr>
            <w:r w:rsidRPr="00251E5A">
              <w:rPr>
                <w:b/>
                <w:sz w:val="16"/>
                <w:szCs w:val="16"/>
                <w:rPrChange w:id="7320" w:author="Visone Rossana (GSE)" w:date="2025-10-23T18:58:00Z" w16du:dateUtc="2025-10-23T16:58:00Z">
                  <w:rPr>
                    <w:b/>
                    <w:sz w:val="18"/>
                    <w:szCs w:val="18"/>
                  </w:rPr>
                </w:rPrChange>
              </w:rPr>
              <w:t>Altro soggetto pubblico deputato alla gestione degli immobili</w:t>
            </w:r>
            <w:ins w:id="7321" w:author="Visone Rossana (GSE)" w:date="2025-09-25T18:27:00Z" w16du:dateUtc="2025-09-25T16:27:00Z">
              <w:r w:rsidR="00807B47" w:rsidRPr="00251E5A">
                <w:rPr>
                  <w:b/>
                  <w:sz w:val="16"/>
                  <w:szCs w:val="16"/>
                  <w:rPrChange w:id="7322" w:author="Visone Rossana (GSE)" w:date="2025-10-23T18:58:00Z" w16du:dateUtc="2025-10-23T16:58:00Z">
                    <w:rPr>
                      <w:b/>
                      <w:sz w:val="18"/>
                      <w:szCs w:val="18"/>
                    </w:rPr>
                  </w:rPrChange>
                </w:rPr>
                <w:t>- art. 13 comma 1 lett. b)</w:t>
              </w:r>
            </w:ins>
          </w:p>
        </w:tc>
        <w:tc>
          <w:tcPr>
            <w:tcW w:w="1559" w:type="dxa"/>
            <w:shd w:val="clear" w:color="auto" w:fill="D9D9D9"/>
            <w:vAlign w:val="center"/>
          </w:tcPr>
          <w:p w14:paraId="3EED55BE" w14:textId="05C0C788" w:rsidR="00B5746F" w:rsidRPr="00251E5A" w:rsidRDefault="00B5746F">
            <w:pPr>
              <w:spacing w:before="60" w:after="60" w:line="276" w:lineRule="auto"/>
              <w:jc w:val="center"/>
              <w:rPr>
                <w:b/>
                <w:sz w:val="16"/>
                <w:szCs w:val="16"/>
                <w:rPrChange w:id="7323" w:author="Visone Rossana (GSE)" w:date="2025-10-23T18:58:00Z" w16du:dateUtc="2025-10-23T16:58:00Z">
                  <w:rPr>
                    <w:b/>
                    <w:sz w:val="18"/>
                    <w:szCs w:val="18"/>
                  </w:rPr>
                </w:rPrChange>
              </w:rPr>
              <w:pPrChange w:id="7324" w:author="Visone Rossana (GSE)" w:date="2025-10-19T20:15:00Z" w16du:dateUtc="2025-10-19T18:15:00Z">
                <w:pPr>
                  <w:spacing w:before="60" w:after="60"/>
                  <w:jc w:val="center"/>
                </w:pPr>
              </w:pPrChange>
            </w:pPr>
            <w:r w:rsidRPr="00251E5A">
              <w:rPr>
                <w:b/>
                <w:sz w:val="16"/>
                <w:szCs w:val="16"/>
                <w:rPrChange w:id="7325" w:author="Visone Rossana (GSE)" w:date="2025-10-23T18:58:00Z" w16du:dateUtc="2025-10-23T16:58:00Z">
                  <w:rPr>
                    <w:b/>
                    <w:sz w:val="18"/>
                    <w:szCs w:val="18"/>
                  </w:rPr>
                </w:rPrChange>
              </w:rPr>
              <w:t>Soggetto privato nell’ambito di forme di partenariato pubblico-privato</w:t>
            </w:r>
          </w:p>
        </w:tc>
        <w:tc>
          <w:tcPr>
            <w:tcW w:w="1559" w:type="dxa"/>
            <w:shd w:val="clear" w:color="auto" w:fill="D9D9D9"/>
            <w:vAlign w:val="center"/>
          </w:tcPr>
          <w:p w14:paraId="31FF2780" w14:textId="64D1F73F" w:rsidR="00B5746F" w:rsidRPr="00251E5A" w:rsidRDefault="009867DA">
            <w:pPr>
              <w:spacing w:before="60" w:after="60" w:line="276" w:lineRule="auto"/>
              <w:jc w:val="center"/>
              <w:rPr>
                <w:b/>
                <w:sz w:val="16"/>
                <w:szCs w:val="16"/>
                <w:rPrChange w:id="7326" w:author="Visone Rossana (GSE)" w:date="2025-10-23T18:58:00Z" w16du:dateUtc="2025-10-23T16:58:00Z">
                  <w:rPr>
                    <w:b/>
                    <w:sz w:val="18"/>
                    <w:szCs w:val="18"/>
                  </w:rPr>
                </w:rPrChange>
              </w:rPr>
              <w:pPrChange w:id="7327" w:author="Visone Rossana (GSE)" w:date="2025-10-19T20:15:00Z" w16du:dateUtc="2025-10-19T18:15:00Z">
                <w:pPr>
                  <w:spacing w:before="60" w:after="60"/>
                  <w:jc w:val="center"/>
                </w:pPr>
              </w:pPrChange>
            </w:pPr>
            <w:r w:rsidRPr="00251E5A">
              <w:rPr>
                <w:b/>
                <w:sz w:val="16"/>
                <w:szCs w:val="16"/>
                <w:rPrChange w:id="7328" w:author="Visone Rossana (GSE)" w:date="2025-10-23T18:58:00Z" w16du:dateUtc="2025-10-23T16:58:00Z">
                  <w:rPr>
                    <w:b/>
                    <w:sz w:val="18"/>
                    <w:szCs w:val="18"/>
                  </w:rPr>
                </w:rPrChange>
              </w:rPr>
              <w:t>C</w:t>
            </w:r>
            <w:r w:rsidR="00B5746F" w:rsidRPr="00251E5A">
              <w:rPr>
                <w:b/>
                <w:sz w:val="16"/>
                <w:szCs w:val="16"/>
                <w:rPrChange w:id="7329" w:author="Visone Rossana (GSE)" w:date="2025-10-23T18:58:00Z" w16du:dateUtc="2025-10-23T16:58:00Z">
                  <w:rPr>
                    <w:b/>
                    <w:sz w:val="18"/>
                    <w:szCs w:val="18"/>
                  </w:rPr>
                </w:rPrChange>
              </w:rPr>
              <w:t>omunità energetiche/ configurazioni di autoconsumo</w:t>
            </w:r>
          </w:p>
        </w:tc>
      </w:tr>
      <w:tr w:rsidR="002D0494" w:rsidRPr="004174E1" w14:paraId="2A8A55C5" w14:textId="77777777" w:rsidTr="00E412A6">
        <w:trPr>
          <w:trHeight w:val="374"/>
          <w:jc w:val="center"/>
        </w:trPr>
        <w:tc>
          <w:tcPr>
            <w:tcW w:w="1526" w:type="dxa"/>
            <w:noWrap/>
            <w:tcMar>
              <w:left w:w="0" w:type="dxa"/>
              <w:right w:w="0" w:type="dxa"/>
            </w:tcMar>
            <w:vAlign w:val="center"/>
          </w:tcPr>
          <w:p w14:paraId="2BA53576" w14:textId="36BEC80B" w:rsidR="002D0494" w:rsidRPr="00251E5A" w:rsidRDefault="002D0494" w:rsidP="00E412A6">
            <w:pPr>
              <w:ind w:left="57"/>
              <w:contextualSpacing/>
              <w:rPr>
                <w:b/>
                <w:sz w:val="16"/>
                <w:szCs w:val="16"/>
                <w:rPrChange w:id="7330" w:author="Visone Rossana (GSE)" w:date="2025-10-23T18:58:00Z" w16du:dateUtc="2025-10-23T16:58:00Z">
                  <w:rPr>
                    <w:b/>
                    <w:sz w:val="18"/>
                    <w:szCs w:val="18"/>
                  </w:rPr>
                </w:rPrChange>
              </w:rPr>
            </w:pPr>
            <w:r w:rsidRPr="00251E5A">
              <w:rPr>
                <w:b/>
                <w:sz w:val="16"/>
                <w:szCs w:val="16"/>
                <w:rPrChange w:id="7331" w:author="Visone Rossana (GSE)" w:date="2025-10-23T18:58:00Z" w16du:dateUtc="2025-10-23T16:58:00Z">
                  <w:rPr>
                    <w:b/>
                    <w:sz w:val="18"/>
                    <w:szCs w:val="18"/>
                  </w:rPr>
                </w:rPrChange>
              </w:rPr>
              <w:t>Pubbliche</w:t>
            </w:r>
            <w:r w:rsidR="00E412A6" w:rsidRPr="00251E5A">
              <w:rPr>
                <w:b/>
                <w:sz w:val="16"/>
                <w:szCs w:val="16"/>
                <w:rPrChange w:id="7332" w:author="Visone Rossana (GSE)" w:date="2025-10-23T18:58:00Z" w16du:dateUtc="2025-10-23T16:58:00Z">
                  <w:rPr>
                    <w:b/>
                    <w:sz w:val="18"/>
                    <w:szCs w:val="18"/>
                  </w:rPr>
                </w:rPrChange>
              </w:rPr>
              <w:t xml:space="preserve"> </w:t>
            </w:r>
            <w:r w:rsidRPr="00251E5A">
              <w:rPr>
                <w:b/>
                <w:sz w:val="16"/>
                <w:szCs w:val="16"/>
                <w:rPrChange w:id="7333" w:author="Visone Rossana (GSE)" w:date="2025-10-23T18:58:00Z" w16du:dateUtc="2025-10-23T16:58:00Z">
                  <w:rPr>
                    <w:b/>
                    <w:sz w:val="18"/>
                    <w:szCs w:val="18"/>
                  </w:rPr>
                </w:rPrChange>
              </w:rPr>
              <w:t>amministrazioni</w:t>
            </w:r>
            <w:ins w:id="7334" w:author="Visone Rossana (GSE)" w:date="2025-09-10T13:02:00Z" w16du:dateUtc="2025-09-10T11:02:00Z">
              <w:r w:rsidR="00460642" w:rsidRPr="00251E5A">
                <w:rPr>
                  <w:b/>
                  <w:sz w:val="16"/>
                  <w:szCs w:val="16"/>
                  <w:rPrChange w:id="7335" w:author="Visone Rossana (GSE)" w:date="2025-10-23T18:58:00Z" w16du:dateUtc="2025-10-23T16:58:00Z">
                    <w:rPr>
                      <w:b/>
                      <w:sz w:val="18"/>
                      <w:szCs w:val="18"/>
                    </w:rPr>
                  </w:rPrChange>
                </w:rPr>
                <w:t xml:space="preserve"> </w:t>
              </w:r>
              <w:r w:rsidR="00460642" w:rsidRPr="00251E5A">
                <w:rPr>
                  <w:rStyle w:val="Rimandonotaapidipagina"/>
                  <w:b/>
                  <w:sz w:val="16"/>
                  <w:szCs w:val="16"/>
                  <w:rPrChange w:id="7336" w:author="Visone Rossana (GSE)" w:date="2025-10-23T18:58:00Z" w16du:dateUtc="2025-10-23T16:58:00Z">
                    <w:rPr>
                      <w:rStyle w:val="Rimandonotaapidipagina"/>
                      <w:b/>
                      <w:sz w:val="18"/>
                      <w:szCs w:val="18"/>
                    </w:rPr>
                  </w:rPrChange>
                </w:rPr>
                <w:footnoteReference w:id="3"/>
              </w:r>
            </w:ins>
          </w:p>
        </w:tc>
        <w:tc>
          <w:tcPr>
            <w:tcW w:w="1446" w:type="dxa"/>
            <w:vAlign w:val="center"/>
          </w:tcPr>
          <w:p w14:paraId="55B072AE" w14:textId="4338912B" w:rsidR="002D0494" w:rsidRPr="00251E5A" w:rsidRDefault="002D0494" w:rsidP="00713777">
            <w:pPr>
              <w:contextualSpacing/>
              <w:jc w:val="center"/>
              <w:rPr>
                <w:sz w:val="16"/>
                <w:szCs w:val="16"/>
                <w:rPrChange w:id="7343" w:author="Visone Rossana (GSE)" w:date="2025-10-23T18:58:00Z" w16du:dateUtc="2025-10-23T16:58:00Z">
                  <w:rPr>
                    <w:sz w:val="18"/>
                    <w:szCs w:val="18"/>
                  </w:rPr>
                </w:rPrChange>
              </w:rPr>
            </w:pPr>
            <w:r w:rsidRPr="00251E5A">
              <w:rPr>
                <w:rFonts w:cstheme="minorHAnsi" w:hint="eastAsia"/>
                <w:sz w:val="16"/>
                <w:szCs w:val="16"/>
                <w:rPrChange w:id="7344" w:author="Visone Rossana (GSE)" w:date="2025-10-23T18:58:00Z" w16du:dateUtc="2025-10-23T16:58:00Z">
                  <w:rPr>
                    <w:rFonts w:cstheme="minorHAnsi" w:hint="eastAsia"/>
                    <w:sz w:val="18"/>
                    <w:szCs w:val="18"/>
                  </w:rPr>
                </w:rPrChange>
              </w:rPr>
              <w:t>√</w:t>
            </w:r>
          </w:p>
        </w:tc>
        <w:tc>
          <w:tcPr>
            <w:tcW w:w="1843" w:type="dxa"/>
            <w:vAlign w:val="center"/>
          </w:tcPr>
          <w:p w14:paraId="6D2C4E35" w14:textId="3014514C" w:rsidR="002D0494" w:rsidRPr="00251E5A" w:rsidRDefault="002D0494" w:rsidP="00713777">
            <w:pPr>
              <w:contextualSpacing/>
              <w:jc w:val="center"/>
              <w:rPr>
                <w:sz w:val="16"/>
                <w:szCs w:val="16"/>
                <w:rPrChange w:id="7345" w:author="Visone Rossana (GSE)" w:date="2025-10-23T18:58:00Z" w16du:dateUtc="2025-10-23T16:58:00Z">
                  <w:rPr>
                    <w:sz w:val="18"/>
                    <w:szCs w:val="18"/>
                  </w:rPr>
                </w:rPrChange>
              </w:rPr>
            </w:pPr>
            <w:r w:rsidRPr="00251E5A">
              <w:rPr>
                <w:rFonts w:cstheme="minorHAnsi" w:hint="eastAsia"/>
                <w:sz w:val="16"/>
                <w:szCs w:val="16"/>
                <w:rPrChange w:id="7346" w:author="Visone Rossana (GSE)" w:date="2025-10-23T18:58:00Z" w16du:dateUtc="2025-10-23T16:58:00Z">
                  <w:rPr>
                    <w:rFonts w:cstheme="minorHAnsi" w:hint="eastAsia"/>
                    <w:sz w:val="18"/>
                    <w:szCs w:val="18"/>
                  </w:rPr>
                </w:rPrChange>
              </w:rPr>
              <w:t>√</w:t>
            </w:r>
          </w:p>
        </w:tc>
        <w:tc>
          <w:tcPr>
            <w:tcW w:w="1559" w:type="dxa"/>
            <w:vAlign w:val="center"/>
          </w:tcPr>
          <w:p w14:paraId="57C12EA7" w14:textId="160ECCD3" w:rsidR="002D0494" w:rsidRPr="00251E5A" w:rsidRDefault="002D0494" w:rsidP="00713777">
            <w:pPr>
              <w:contextualSpacing/>
              <w:jc w:val="center"/>
              <w:rPr>
                <w:sz w:val="16"/>
                <w:szCs w:val="16"/>
                <w:rPrChange w:id="7347" w:author="Visone Rossana (GSE)" w:date="2025-10-23T18:58:00Z" w16du:dateUtc="2025-10-23T16:58:00Z">
                  <w:rPr>
                    <w:sz w:val="18"/>
                    <w:szCs w:val="18"/>
                  </w:rPr>
                </w:rPrChange>
              </w:rPr>
            </w:pPr>
            <w:r w:rsidRPr="00251E5A">
              <w:rPr>
                <w:rFonts w:cstheme="minorHAnsi" w:hint="eastAsia"/>
                <w:sz w:val="16"/>
                <w:szCs w:val="16"/>
                <w:rPrChange w:id="7348" w:author="Visone Rossana (GSE)" w:date="2025-10-23T18:58:00Z" w16du:dateUtc="2025-10-23T16:58:00Z">
                  <w:rPr>
                    <w:rFonts w:cstheme="minorHAnsi" w:hint="eastAsia"/>
                    <w:sz w:val="18"/>
                    <w:szCs w:val="18"/>
                  </w:rPr>
                </w:rPrChange>
              </w:rPr>
              <w:t>√</w:t>
            </w:r>
          </w:p>
        </w:tc>
        <w:tc>
          <w:tcPr>
            <w:tcW w:w="1559" w:type="dxa"/>
            <w:vAlign w:val="center"/>
          </w:tcPr>
          <w:p w14:paraId="2927AFFC" w14:textId="043DAF60" w:rsidR="002D0494" w:rsidRPr="00251E5A" w:rsidRDefault="002D0494" w:rsidP="00713777">
            <w:pPr>
              <w:contextualSpacing/>
              <w:jc w:val="center"/>
              <w:rPr>
                <w:sz w:val="16"/>
                <w:szCs w:val="16"/>
                <w:rPrChange w:id="7349" w:author="Visone Rossana (GSE)" w:date="2025-10-23T18:58:00Z" w16du:dateUtc="2025-10-23T16:58:00Z">
                  <w:rPr>
                    <w:sz w:val="18"/>
                    <w:szCs w:val="18"/>
                  </w:rPr>
                </w:rPrChange>
              </w:rPr>
            </w:pPr>
            <w:r w:rsidRPr="00251E5A">
              <w:rPr>
                <w:rFonts w:cstheme="minorHAnsi" w:hint="eastAsia"/>
                <w:sz w:val="16"/>
                <w:szCs w:val="16"/>
                <w:rPrChange w:id="7350" w:author="Visone Rossana (GSE)" w:date="2025-10-23T18:58:00Z" w16du:dateUtc="2025-10-23T16:58:00Z">
                  <w:rPr>
                    <w:rFonts w:cstheme="minorHAnsi" w:hint="eastAsia"/>
                    <w:sz w:val="18"/>
                    <w:szCs w:val="18"/>
                  </w:rPr>
                </w:rPrChange>
              </w:rPr>
              <w:t>√</w:t>
            </w:r>
          </w:p>
        </w:tc>
      </w:tr>
      <w:tr w:rsidR="002D0494" w:rsidRPr="004174E1" w14:paraId="5C70BA2D" w14:textId="77777777" w:rsidTr="00E94F2C">
        <w:trPr>
          <w:trHeight w:val="374"/>
          <w:jc w:val="center"/>
        </w:trPr>
        <w:tc>
          <w:tcPr>
            <w:tcW w:w="1526" w:type="dxa"/>
            <w:vAlign w:val="center"/>
          </w:tcPr>
          <w:p w14:paraId="18094128" w14:textId="5E1A3DB1" w:rsidR="002D0494" w:rsidRPr="00251E5A" w:rsidRDefault="002D0494" w:rsidP="00E412A6">
            <w:pPr>
              <w:contextualSpacing/>
              <w:rPr>
                <w:b/>
                <w:sz w:val="16"/>
                <w:szCs w:val="16"/>
                <w:rPrChange w:id="7351" w:author="Visone Rossana (GSE)" w:date="2025-10-23T18:58:00Z" w16du:dateUtc="2025-10-23T16:58:00Z">
                  <w:rPr>
                    <w:b/>
                    <w:sz w:val="18"/>
                    <w:szCs w:val="18"/>
                  </w:rPr>
                </w:rPrChange>
              </w:rPr>
            </w:pPr>
            <w:r w:rsidRPr="00251E5A">
              <w:rPr>
                <w:b/>
                <w:sz w:val="16"/>
                <w:szCs w:val="16"/>
                <w:rPrChange w:id="7352" w:author="Visone Rossana (GSE)" w:date="2025-10-23T18:58:00Z" w16du:dateUtc="2025-10-23T16:58:00Z">
                  <w:rPr>
                    <w:b/>
                    <w:sz w:val="18"/>
                    <w:szCs w:val="18"/>
                  </w:rPr>
                </w:rPrChange>
              </w:rPr>
              <w:t xml:space="preserve">Soggetti Privati </w:t>
            </w:r>
            <w:r w:rsidR="00C10AEC" w:rsidRPr="00251E5A">
              <w:rPr>
                <w:b/>
                <w:sz w:val="16"/>
                <w:szCs w:val="16"/>
                <w:rPrChange w:id="7353" w:author="Visone Rossana (GSE)" w:date="2025-10-23T18:58:00Z" w16du:dateUtc="2025-10-23T16:58:00Z">
                  <w:rPr>
                    <w:b/>
                    <w:sz w:val="18"/>
                    <w:szCs w:val="18"/>
                  </w:rPr>
                </w:rPrChange>
              </w:rPr>
              <w:t xml:space="preserve">per interventi su edifici </w:t>
            </w:r>
            <w:r w:rsidR="00E4274C" w:rsidRPr="00251E5A">
              <w:rPr>
                <w:b/>
                <w:sz w:val="16"/>
                <w:szCs w:val="16"/>
                <w:rPrChange w:id="7354" w:author="Visone Rossana (GSE)" w:date="2025-10-23T18:58:00Z" w16du:dateUtc="2025-10-23T16:58:00Z">
                  <w:rPr>
                    <w:b/>
                    <w:sz w:val="18"/>
                    <w:szCs w:val="18"/>
                  </w:rPr>
                </w:rPrChange>
              </w:rPr>
              <w:t xml:space="preserve">del </w:t>
            </w:r>
            <w:r w:rsidRPr="00251E5A">
              <w:rPr>
                <w:b/>
                <w:sz w:val="16"/>
                <w:szCs w:val="16"/>
                <w:rPrChange w:id="7355" w:author="Visone Rossana (GSE)" w:date="2025-10-23T18:58:00Z" w16du:dateUtc="2025-10-23T16:58:00Z">
                  <w:rPr>
                    <w:b/>
                    <w:sz w:val="18"/>
                    <w:szCs w:val="18"/>
                  </w:rPr>
                </w:rPrChange>
              </w:rPr>
              <w:t xml:space="preserve">settore residenziale  </w:t>
            </w:r>
          </w:p>
        </w:tc>
        <w:tc>
          <w:tcPr>
            <w:tcW w:w="1446" w:type="dxa"/>
            <w:vAlign w:val="center"/>
          </w:tcPr>
          <w:p w14:paraId="60B9BA0D" w14:textId="1E75FEEC" w:rsidR="00E4274C" w:rsidRPr="00251E5A" w:rsidRDefault="00E0116E" w:rsidP="00713777">
            <w:pPr>
              <w:contextualSpacing/>
              <w:jc w:val="center"/>
              <w:rPr>
                <w:rFonts w:cstheme="minorHAnsi"/>
                <w:sz w:val="16"/>
                <w:szCs w:val="16"/>
              </w:rPr>
            </w:pPr>
            <w:r w:rsidRPr="00251E5A">
              <w:rPr>
                <w:rFonts w:cstheme="minorHAnsi"/>
                <w:sz w:val="16"/>
                <w:szCs w:val="16"/>
              </w:rPr>
              <w:t>Esclusivamente</w:t>
            </w:r>
            <w:r w:rsidR="009867DA" w:rsidRPr="00251E5A">
              <w:rPr>
                <w:rFonts w:cstheme="minorHAnsi"/>
                <w:sz w:val="16"/>
                <w:szCs w:val="16"/>
              </w:rPr>
              <w:t xml:space="preserve"> p</w:t>
            </w:r>
            <w:r w:rsidR="00E4274C" w:rsidRPr="00251E5A">
              <w:rPr>
                <w:rFonts w:cstheme="minorHAnsi"/>
                <w:sz w:val="16"/>
                <w:szCs w:val="16"/>
              </w:rPr>
              <w:t xml:space="preserve">er </w:t>
            </w:r>
            <w:r w:rsidR="009867DA" w:rsidRPr="00251E5A">
              <w:rPr>
                <w:rFonts w:cstheme="minorHAnsi"/>
                <w:sz w:val="16"/>
                <w:szCs w:val="16"/>
              </w:rPr>
              <w:t>interventi d</w:t>
            </w:r>
            <w:r w:rsidR="00713777" w:rsidRPr="00251E5A">
              <w:rPr>
                <w:rFonts w:cstheme="minorHAnsi"/>
                <w:sz w:val="16"/>
                <w:szCs w:val="16"/>
              </w:rPr>
              <w:t>el Titolo III</w:t>
            </w:r>
            <w:r w:rsidR="009867DA" w:rsidRPr="00251E5A">
              <w:rPr>
                <w:rFonts w:cstheme="minorHAnsi"/>
                <w:sz w:val="16"/>
                <w:szCs w:val="16"/>
              </w:rPr>
              <w:t xml:space="preserve"> con </w:t>
            </w:r>
            <w:r w:rsidR="00E4274C" w:rsidRPr="00251E5A">
              <w:rPr>
                <w:rFonts w:cstheme="minorHAnsi"/>
                <w:sz w:val="16"/>
                <w:szCs w:val="16"/>
              </w:rPr>
              <w:t>soglie di impianti</w:t>
            </w:r>
          </w:p>
          <w:p w14:paraId="783768C0" w14:textId="128965FC" w:rsidR="00E4274C" w:rsidRPr="00251E5A" w:rsidRDefault="00E4274C" w:rsidP="00713777">
            <w:pPr>
              <w:contextualSpacing/>
              <w:jc w:val="center"/>
              <w:rPr>
                <w:rFonts w:cstheme="minorHAnsi"/>
                <w:sz w:val="16"/>
                <w:szCs w:val="16"/>
              </w:rPr>
            </w:pPr>
            <w:r w:rsidRPr="00251E5A">
              <w:rPr>
                <w:rFonts w:cstheme="minorHAnsi"/>
                <w:sz w:val="16"/>
                <w:szCs w:val="16"/>
              </w:rPr>
              <w:t>Potenza</w:t>
            </w:r>
            <w:r w:rsidR="009867DA" w:rsidRPr="00251E5A">
              <w:rPr>
                <w:rFonts w:cstheme="minorHAnsi"/>
                <w:sz w:val="16"/>
                <w:szCs w:val="16"/>
              </w:rPr>
              <w:t xml:space="preserve"> </w:t>
            </w:r>
            <w:r w:rsidRPr="00251E5A">
              <w:rPr>
                <w:rFonts w:cstheme="minorHAnsi"/>
                <w:sz w:val="16"/>
                <w:szCs w:val="16"/>
              </w:rPr>
              <w:t>&gt; 70 KW;</w:t>
            </w:r>
          </w:p>
          <w:p w14:paraId="7EC7EFA5" w14:textId="07A36CBC" w:rsidR="002D0494" w:rsidRPr="00251E5A" w:rsidRDefault="009867DA" w:rsidP="00713777">
            <w:pPr>
              <w:contextualSpacing/>
              <w:jc w:val="center"/>
              <w:rPr>
                <w:sz w:val="16"/>
                <w:szCs w:val="16"/>
              </w:rPr>
            </w:pPr>
            <w:r w:rsidRPr="00251E5A">
              <w:rPr>
                <w:rFonts w:cstheme="minorHAnsi"/>
                <w:sz w:val="16"/>
                <w:szCs w:val="16"/>
              </w:rPr>
              <w:t>Superficie</w:t>
            </w:r>
            <w:r w:rsidR="00E4274C" w:rsidRPr="00251E5A">
              <w:rPr>
                <w:rFonts w:cstheme="minorHAnsi"/>
                <w:sz w:val="16"/>
                <w:szCs w:val="16"/>
              </w:rPr>
              <w:t>: &gt; 20 m</w:t>
            </w:r>
            <w:r w:rsidR="00E4274C" w:rsidRPr="00251E5A">
              <w:rPr>
                <w:rFonts w:cstheme="minorHAnsi"/>
                <w:sz w:val="16"/>
                <w:szCs w:val="16"/>
                <w:vertAlign w:val="superscript"/>
              </w:rPr>
              <w:t>2</w:t>
            </w:r>
          </w:p>
        </w:tc>
        <w:tc>
          <w:tcPr>
            <w:tcW w:w="1843" w:type="dxa"/>
            <w:vAlign w:val="center"/>
          </w:tcPr>
          <w:p w14:paraId="57418E6B" w14:textId="52D0FDE1" w:rsidR="002D0494" w:rsidRPr="00251E5A" w:rsidRDefault="00140442" w:rsidP="00713777">
            <w:pPr>
              <w:contextualSpacing/>
              <w:jc w:val="center"/>
              <w:rPr>
                <w:sz w:val="16"/>
                <w:szCs w:val="16"/>
                <w:rPrChange w:id="7356" w:author="Visone Rossana (GSE)" w:date="2025-10-23T18:58:00Z" w16du:dateUtc="2025-10-23T16:58:00Z">
                  <w:rPr>
                    <w:sz w:val="18"/>
                    <w:szCs w:val="18"/>
                  </w:rPr>
                </w:rPrChange>
              </w:rPr>
            </w:pPr>
            <w:r w:rsidRPr="00251E5A">
              <w:rPr>
                <w:sz w:val="16"/>
                <w:szCs w:val="16"/>
                <w:rPrChange w:id="7357" w:author="Visone Rossana (GSE)" w:date="2025-10-23T18:58:00Z" w16du:dateUtc="2025-10-23T16:58:00Z">
                  <w:rPr>
                    <w:sz w:val="18"/>
                    <w:szCs w:val="18"/>
                  </w:rPr>
                </w:rPrChange>
              </w:rPr>
              <w:t>X</w:t>
            </w:r>
          </w:p>
        </w:tc>
        <w:tc>
          <w:tcPr>
            <w:tcW w:w="1559" w:type="dxa"/>
            <w:vAlign w:val="center"/>
          </w:tcPr>
          <w:p w14:paraId="090173EB" w14:textId="69617EE3" w:rsidR="002D0494" w:rsidRPr="00251E5A" w:rsidRDefault="00140442" w:rsidP="00713777">
            <w:pPr>
              <w:contextualSpacing/>
              <w:jc w:val="center"/>
              <w:rPr>
                <w:sz w:val="16"/>
                <w:szCs w:val="16"/>
                <w:rPrChange w:id="7358" w:author="Visone Rossana (GSE)" w:date="2025-10-23T18:58:00Z" w16du:dateUtc="2025-10-23T16:58:00Z">
                  <w:rPr>
                    <w:sz w:val="18"/>
                    <w:szCs w:val="18"/>
                  </w:rPr>
                </w:rPrChange>
              </w:rPr>
            </w:pPr>
            <w:r w:rsidRPr="00251E5A">
              <w:rPr>
                <w:sz w:val="16"/>
                <w:szCs w:val="16"/>
                <w:rPrChange w:id="7359" w:author="Visone Rossana (GSE)" w:date="2025-10-23T18:58:00Z" w16du:dateUtc="2025-10-23T16:58:00Z">
                  <w:rPr>
                    <w:sz w:val="18"/>
                    <w:szCs w:val="18"/>
                  </w:rPr>
                </w:rPrChange>
              </w:rPr>
              <w:t>X</w:t>
            </w:r>
          </w:p>
        </w:tc>
        <w:tc>
          <w:tcPr>
            <w:tcW w:w="1559" w:type="dxa"/>
            <w:vAlign w:val="center"/>
          </w:tcPr>
          <w:p w14:paraId="17C8B812" w14:textId="680A9C8C" w:rsidR="002D0494" w:rsidRPr="00251E5A" w:rsidRDefault="002D0494" w:rsidP="00713777">
            <w:pPr>
              <w:contextualSpacing/>
              <w:jc w:val="center"/>
              <w:rPr>
                <w:sz w:val="16"/>
                <w:szCs w:val="16"/>
                <w:rPrChange w:id="7360" w:author="Visone Rossana (GSE)" w:date="2025-10-23T18:58:00Z" w16du:dateUtc="2025-10-23T16:58:00Z">
                  <w:rPr>
                    <w:sz w:val="18"/>
                    <w:szCs w:val="18"/>
                  </w:rPr>
                </w:rPrChange>
              </w:rPr>
            </w:pPr>
            <w:r w:rsidRPr="00251E5A">
              <w:rPr>
                <w:rFonts w:cstheme="minorHAnsi" w:hint="eastAsia"/>
                <w:sz w:val="16"/>
                <w:szCs w:val="16"/>
                <w:rPrChange w:id="7361" w:author="Visone Rossana (GSE)" w:date="2025-10-23T18:58:00Z" w16du:dateUtc="2025-10-23T16:58:00Z">
                  <w:rPr>
                    <w:rFonts w:cstheme="minorHAnsi" w:hint="eastAsia"/>
                    <w:sz w:val="18"/>
                    <w:szCs w:val="18"/>
                  </w:rPr>
                </w:rPrChange>
              </w:rPr>
              <w:t>√</w:t>
            </w:r>
          </w:p>
        </w:tc>
      </w:tr>
      <w:tr w:rsidR="002D0494" w:rsidRPr="004174E1" w14:paraId="40D2593E" w14:textId="77777777" w:rsidTr="00E94F2C">
        <w:trPr>
          <w:trHeight w:val="374"/>
          <w:jc w:val="center"/>
        </w:trPr>
        <w:tc>
          <w:tcPr>
            <w:tcW w:w="1526" w:type="dxa"/>
            <w:tcMar>
              <w:left w:w="0" w:type="dxa"/>
              <w:right w:w="0" w:type="dxa"/>
            </w:tcMar>
            <w:vAlign w:val="center"/>
          </w:tcPr>
          <w:p w14:paraId="5D27111E" w14:textId="77777777" w:rsidR="00E412A6" w:rsidRPr="00251E5A" w:rsidRDefault="002D0494" w:rsidP="00E412A6">
            <w:pPr>
              <w:ind w:left="57"/>
              <w:contextualSpacing/>
              <w:rPr>
                <w:b/>
                <w:sz w:val="16"/>
                <w:szCs w:val="16"/>
                <w:rPrChange w:id="7362" w:author="Visone Rossana (GSE)" w:date="2025-10-23T18:58:00Z" w16du:dateUtc="2025-10-23T16:58:00Z">
                  <w:rPr>
                    <w:b/>
                    <w:sz w:val="18"/>
                    <w:szCs w:val="18"/>
                  </w:rPr>
                </w:rPrChange>
              </w:rPr>
            </w:pPr>
            <w:r w:rsidRPr="00251E5A">
              <w:rPr>
                <w:b/>
                <w:sz w:val="16"/>
                <w:szCs w:val="16"/>
                <w:rPrChange w:id="7363" w:author="Visone Rossana (GSE)" w:date="2025-10-23T18:58:00Z" w16du:dateUtc="2025-10-23T16:58:00Z">
                  <w:rPr>
                    <w:b/>
                    <w:sz w:val="18"/>
                    <w:szCs w:val="18"/>
                  </w:rPr>
                </w:rPrChange>
              </w:rPr>
              <w:t xml:space="preserve">Soggetti Privati </w:t>
            </w:r>
            <w:r w:rsidR="00C10AEC" w:rsidRPr="00251E5A">
              <w:rPr>
                <w:b/>
                <w:sz w:val="16"/>
                <w:szCs w:val="16"/>
                <w:rPrChange w:id="7364" w:author="Visone Rossana (GSE)" w:date="2025-10-23T18:58:00Z" w16du:dateUtc="2025-10-23T16:58:00Z">
                  <w:rPr>
                    <w:b/>
                    <w:sz w:val="18"/>
                    <w:szCs w:val="18"/>
                  </w:rPr>
                </w:rPrChange>
              </w:rPr>
              <w:t xml:space="preserve">per interventi </w:t>
            </w:r>
          </w:p>
          <w:p w14:paraId="7752452E" w14:textId="13FFF357" w:rsidR="002D0494" w:rsidRPr="00251E5A" w:rsidRDefault="00C10AEC" w:rsidP="00E412A6">
            <w:pPr>
              <w:ind w:left="57"/>
              <w:contextualSpacing/>
              <w:rPr>
                <w:b/>
                <w:sz w:val="16"/>
                <w:szCs w:val="16"/>
                <w:rPrChange w:id="7365" w:author="Visone Rossana (GSE)" w:date="2025-10-23T18:58:00Z" w16du:dateUtc="2025-10-23T16:58:00Z">
                  <w:rPr>
                    <w:b/>
                    <w:sz w:val="18"/>
                    <w:szCs w:val="18"/>
                  </w:rPr>
                </w:rPrChange>
              </w:rPr>
            </w:pPr>
            <w:r w:rsidRPr="00251E5A">
              <w:rPr>
                <w:b/>
                <w:sz w:val="16"/>
                <w:szCs w:val="16"/>
                <w:rPrChange w:id="7366" w:author="Visone Rossana (GSE)" w:date="2025-10-23T18:58:00Z" w16du:dateUtc="2025-10-23T16:58:00Z">
                  <w:rPr>
                    <w:b/>
                    <w:sz w:val="18"/>
                    <w:szCs w:val="18"/>
                  </w:rPr>
                </w:rPrChange>
              </w:rPr>
              <w:t xml:space="preserve">su edifici </w:t>
            </w:r>
            <w:r w:rsidR="00E4274C" w:rsidRPr="00251E5A">
              <w:rPr>
                <w:b/>
                <w:sz w:val="16"/>
                <w:szCs w:val="16"/>
                <w:rPrChange w:id="7367" w:author="Visone Rossana (GSE)" w:date="2025-10-23T18:58:00Z" w16du:dateUtc="2025-10-23T16:58:00Z">
                  <w:rPr>
                    <w:b/>
                    <w:sz w:val="18"/>
                    <w:szCs w:val="18"/>
                  </w:rPr>
                </w:rPrChange>
              </w:rPr>
              <w:t xml:space="preserve">del </w:t>
            </w:r>
            <w:r w:rsidR="002D0494" w:rsidRPr="00251E5A">
              <w:rPr>
                <w:b/>
                <w:sz w:val="16"/>
                <w:szCs w:val="16"/>
                <w:rPrChange w:id="7368" w:author="Visone Rossana (GSE)" w:date="2025-10-23T18:58:00Z" w16du:dateUtc="2025-10-23T16:58:00Z">
                  <w:rPr>
                    <w:b/>
                    <w:sz w:val="18"/>
                    <w:szCs w:val="18"/>
                  </w:rPr>
                </w:rPrChange>
              </w:rPr>
              <w:t xml:space="preserve">settore terziario  </w:t>
            </w:r>
          </w:p>
        </w:tc>
        <w:tc>
          <w:tcPr>
            <w:tcW w:w="1446" w:type="dxa"/>
            <w:tcMar>
              <w:left w:w="0" w:type="dxa"/>
              <w:right w:w="0" w:type="dxa"/>
            </w:tcMar>
            <w:vAlign w:val="center"/>
          </w:tcPr>
          <w:p w14:paraId="2A350054" w14:textId="7A24984C" w:rsidR="002D0494" w:rsidRPr="00251E5A" w:rsidRDefault="002D0494" w:rsidP="00713777">
            <w:pPr>
              <w:contextualSpacing/>
              <w:jc w:val="center"/>
              <w:rPr>
                <w:sz w:val="16"/>
                <w:szCs w:val="16"/>
                <w:rPrChange w:id="7369" w:author="Visone Rossana (GSE)" w:date="2025-10-23T18:58:00Z" w16du:dateUtc="2025-10-23T16:58:00Z">
                  <w:rPr>
                    <w:sz w:val="18"/>
                    <w:szCs w:val="18"/>
                  </w:rPr>
                </w:rPrChange>
              </w:rPr>
            </w:pPr>
            <w:r w:rsidRPr="00251E5A">
              <w:rPr>
                <w:rFonts w:cstheme="minorHAnsi" w:hint="eastAsia"/>
                <w:sz w:val="16"/>
                <w:szCs w:val="16"/>
                <w:rPrChange w:id="7370" w:author="Visone Rossana (GSE)" w:date="2025-10-23T18:58:00Z" w16du:dateUtc="2025-10-23T16:58:00Z">
                  <w:rPr>
                    <w:rFonts w:cstheme="minorHAnsi" w:hint="eastAsia"/>
                    <w:sz w:val="18"/>
                    <w:szCs w:val="18"/>
                  </w:rPr>
                </w:rPrChange>
              </w:rPr>
              <w:t>√</w:t>
            </w:r>
          </w:p>
        </w:tc>
        <w:tc>
          <w:tcPr>
            <w:tcW w:w="1843" w:type="dxa"/>
            <w:tcMar>
              <w:left w:w="0" w:type="dxa"/>
              <w:right w:w="0" w:type="dxa"/>
            </w:tcMar>
            <w:vAlign w:val="center"/>
          </w:tcPr>
          <w:p w14:paraId="4E5A71DA" w14:textId="2A4EAE61" w:rsidR="002D0494" w:rsidRPr="00251E5A" w:rsidRDefault="00140442" w:rsidP="00713777">
            <w:pPr>
              <w:contextualSpacing/>
              <w:jc w:val="center"/>
              <w:rPr>
                <w:sz w:val="16"/>
                <w:szCs w:val="16"/>
                <w:rPrChange w:id="7371" w:author="Visone Rossana (GSE)" w:date="2025-10-23T18:58:00Z" w16du:dateUtc="2025-10-23T16:58:00Z">
                  <w:rPr>
                    <w:sz w:val="18"/>
                    <w:szCs w:val="18"/>
                  </w:rPr>
                </w:rPrChange>
              </w:rPr>
            </w:pPr>
            <w:r w:rsidRPr="00251E5A">
              <w:rPr>
                <w:sz w:val="16"/>
                <w:szCs w:val="16"/>
                <w:rPrChange w:id="7372" w:author="Visone Rossana (GSE)" w:date="2025-10-23T18:58:00Z" w16du:dateUtc="2025-10-23T16:58:00Z">
                  <w:rPr>
                    <w:sz w:val="18"/>
                    <w:szCs w:val="18"/>
                  </w:rPr>
                </w:rPrChange>
              </w:rPr>
              <w:t>X</w:t>
            </w:r>
          </w:p>
        </w:tc>
        <w:tc>
          <w:tcPr>
            <w:tcW w:w="1559" w:type="dxa"/>
            <w:tcMar>
              <w:left w:w="0" w:type="dxa"/>
              <w:right w:w="0" w:type="dxa"/>
            </w:tcMar>
            <w:vAlign w:val="center"/>
          </w:tcPr>
          <w:p w14:paraId="7ECEA224" w14:textId="22EEDD17" w:rsidR="002D0494" w:rsidRPr="00251E5A" w:rsidRDefault="00140442" w:rsidP="00713777">
            <w:pPr>
              <w:contextualSpacing/>
              <w:jc w:val="center"/>
              <w:rPr>
                <w:sz w:val="16"/>
                <w:szCs w:val="16"/>
                <w:rPrChange w:id="7373" w:author="Visone Rossana (GSE)" w:date="2025-10-23T18:58:00Z" w16du:dateUtc="2025-10-23T16:58:00Z">
                  <w:rPr>
                    <w:sz w:val="18"/>
                    <w:szCs w:val="18"/>
                  </w:rPr>
                </w:rPrChange>
              </w:rPr>
            </w:pPr>
            <w:r w:rsidRPr="00251E5A">
              <w:rPr>
                <w:sz w:val="16"/>
                <w:szCs w:val="16"/>
                <w:rPrChange w:id="7374" w:author="Visone Rossana (GSE)" w:date="2025-10-23T18:58:00Z" w16du:dateUtc="2025-10-23T16:58:00Z">
                  <w:rPr>
                    <w:sz w:val="18"/>
                    <w:szCs w:val="18"/>
                  </w:rPr>
                </w:rPrChange>
              </w:rPr>
              <w:t>X</w:t>
            </w:r>
          </w:p>
        </w:tc>
        <w:tc>
          <w:tcPr>
            <w:tcW w:w="1559" w:type="dxa"/>
            <w:tcMar>
              <w:left w:w="0" w:type="dxa"/>
              <w:right w:w="0" w:type="dxa"/>
            </w:tcMar>
            <w:vAlign w:val="center"/>
          </w:tcPr>
          <w:p w14:paraId="582F3923" w14:textId="68F39BF6" w:rsidR="002D0494" w:rsidRPr="00251E5A" w:rsidRDefault="002D0494" w:rsidP="00713777">
            <w:pPr>
              <w:contextualSpacing/>
              <w:jc w:val="center"/>
              <w:rPr>
                <w:sz w:val="16"/>
                <w:szCs w:val="16"/>
                <w:rPrChange w:id="7375" w:author="Visone Rossana (GSE)" w:date="2025-10-23T18:58:00Z" w16du:dateUtc="2025-10-23T16:58:00Z">
                  <w:rPr>
                    <w:sz w:val="18"/>
                    <w:szCs w:val="18"/>
                  </w:rPr>
                </w:rPrChange>
              </w:rPr>
            </w:pPr>
            <w:r w:rsidRPr="00251E5A">
              <w:rPr>
                <w:rFonts w:cstheme="minorHAnsi" w:hint="eastAsia"/>
                <w:sz w:val="16"/>
                <w:szCs w:val="16"/>
                <w:rPrChange w:id="7376" w:author="Visone Rossana (GSE)" w:date="2025-10-23T18:58:00Z" w16du:dateUtc="2025-10-23T16:58:00Z">
                  <w:rPr>
                    <w:rFonts w:cstheme="minorHAnsi" w:hint="eastAsia"/>
                    <w:sz w:val="18"/>
                    <w:szCs w:val="18"/>
                  </w:rPr>
                </w:rPrChange>
              </w:rPr>
              <w:t>√</w:t>
            </w:r>
          </w:p>
        </w:tc>
      </w:tr>
      <w:tr w:rsidR="002D0494" w:rsidRPr="004174E1" w14:paraId="11178CB6" w14:textId="77777777" w:rsidTr="00E94F2C">
        <w:trPr>
          <w:trHeight w:val="374"/>
          <w:jc w:val="center"/>
        </w:trPr>
        <w:tc>
          <w:tcPr>
            <w:tcW w:w="1526" w:type="dxa"/>
            <w:vAlign w:val="center"/>
          </w:tcPr>
          <w:p w14:paraId="7678B19D" w14:textId="68ADE4BC" w:rsidR="002D0494" w:rsidRPr="00251E5A" w:rsidRDefault="002D0494" w:rsidP="00E412A6">
            <w:pPr>
              <w:contextualSpacing/>
              <w:rPr>
                <w:b/>
                <w:sz w:val="16"/>
                <w:szCs w:val="16"/>
                <w:rPrChange w:id="7377" w:author="Visone Rossana (GSE)" w:date="2025-10-23T18:58:00Z" w16du:dateUtc="2025-10-23T16:58:00Z">
                  <w:rPr>
                    <w:b/>
                    <w:sz w:val="18"/>
                    <w:szCs w:val="18"/>
                  </w:rPr>
                </w:rPrChange>
              </w:rPr>
            </w:pPr>
            <w:r w:rsidRPr="00251E5A">
              <w:rPr>
                <w:b/>
                <w:sz w:val="16"/>
                <w:szCs w:val="16"/>
                <w:rPrChange w:id="7378" w:author="Visone Rossana (GSE)" w:date="2025-10-23T18:58:00Z" w16du:dateUtc="2025-10-23T16:58:00Z">
                  <w:rPr>
                    <w:b/>
                    <w:sz w:val="18"/>
                    <w:szCs w:val="18"/>
                  </w:rPr>
                </w:rPrChange>
              </w:rPr>
              <w:t>Enti del Terzo settore</w:t>
            </w:r>
            <w:ins w:id="7379" w:author="Visone Rossana (GSE)" w:date="2025-09-09T16:01:00Z" w16du:dateUtc="2025-09-09T14:01:00Z">
              <w:r w:rsidR="0025584A" w:rsidRPr="00251E5A">
                <w:rPr>
                  <w:b/>
                  <w:sz w:val="16"/>
                  <w:szCs w:val="16"/>
                  <w:rPrChange w:id="7380" w:author="Visone Rossana (GSE)" w:date="2025-10-23T18:58:00Z" w16du:dateUtc="2025-10-23T16:58:00Z">
                    <w:rPr>
                      <w:b/>
                      <w:sz w:val="18"/>
                      <w:szCs w:val="18"/>
                    </w:rPr>
                  </w:rPrChange>
                </w:rPr>
                <w:t xml:space="preserve"> non economici</w:t>
              </w:r>
            </w:ins>
          </w:p>
        </w:tc>
        <w:tc>
          <w:tcPr>
            <w:tcW w:w="1446" w:type="dxa"/>
            <w:vAlign w:val="center"/>
          </w:tcPr>
          <w:p w14:paraId="0F42C0D6" w14:textId="64B30C0C" w:rsidR="002D0494" w:rsidRPr="00251E5A" w:rsidRDefault="002D0494" w:rsidP="00713777">
            <w:pPr>
              <w:contextualSpacing/>
              <w:jc w:val="center"/>
              <w:rPr>
                <w:sz w:val="16"/>
                <w:szCs w:val="16"/>
                <w:rPrChange w:id="7381" w:author="Visone Rossana (GSE)" w:date="2025-10-23T18:58:00Z" w16du:dateUtc="2025-10-23T16:58:00Z">
                  <w:rPr>
                    <w:sz w:val="18"/>
                    <w:szCs w:val="18"/>
                  </w:rPr>
                </w:rPrChange>
              </w:rPr>
            </w:pPr>
            <w:r w:rsidRPr="00251E5A">
              <w:rPr>
                <w:rFonts w:cstheme="minorHAnsi" w:hint="eastAsia"/>
                <w:sz w:val="16"/>
                <w:szCs w:val="16"/>
                <w:rPrChange w:id="7382" w:author="Visone Rossana (GSE)" w:date="2025-10-23T18:58:00Z" w16du:dateUtc="2025-10-23T16:58:00Z">
                  <w:rPr>
                    <w:rFonts w:cstheme="minorHAnsi" w:hint="eastAsia"/>
                    <w:sz w:val="18"/>
                    <w:szCs w:val="18"/>
                  </w:rPr>
                </w:rPrChange>
              </w:rPr>
              <w:t>√</w:t>
            </w:r>
          </w:p>
        </w:tc>
        <w:tc>
          <w:tcPr>
            <w:tcW w:w="1843" w:type="dxa"/>
            <w:vAlign w:val="center"/>
          </w:tcPr>
          <w:p w14:paraId="0EEC7B55" w14:textId="2BBE66F1" w:rsidR="002D0494" w:rsidRPr="00251E5A" w:rsidRDefault="002D0494" w:rsidP="00713777">
            <w:pPr>
              <w:contextualSpacing/>
              <w:jc w:val="center"/>
              <w:rPr>
                <w:sz w:val="16"/>
                <w:szCs w:val="16"/>
                <w:rPrChange w:id="7383" w:author="Visone Rossana (GSE)" w:date="2025-10-23T18:58:00Z" w16du:dateUtc="2025-10-23T16:58:00Z">
                  <w:rPr>
                    <w:sz w:val="18"/>
                    <w:szCs w:val="18"/>
                  </w:rPr>
                </w:rPrChange>
              </w:rPr>
            </w:pPr>
            <w:del w:id="7384" w:author="Visone Rossana (GSE)" w:date="2025-10-07T17:21:00Z" w16du:dateUtc="2025-10-07T15:21:00Z">
              <w:r w:rsidRPr="00251E5A" w:rsidDel="009E0E82">
                <w:rPr>
                  <w:rFonts w:cstheme="minorHAnsi" w:hint="eastAsia"/>
                  <w:sz w:val="16"/>
                  <w:szCs w:val="16"/>
                  <w:rPrChange w:id="7385" w:author="Visone Rossana (GSE)" w:date="2025-10-23T18:58:00Z" w16du:dateUtc="2025-10-23T16:58:00Z">
                    <w:rPr>
                      <w:rFonts w:cstheme="minorHAnsi" w:hint="eastAsia"/>
                      <w:sz w:val="18"/>
                      <w:szCs w:val="18"/>
                    </w:rPr>
                  </w:rPrChange>
                </w:rPr>
                <w:delText>√</w:delText>
              </w:r>
            </w:del>
            <w:ins w:id="7386" w:author="Visone Rossana (GSE)" w:date="2025-10-07T17:21:00Z" w16du:dateUtc="2025-10-07T15:21:00Z">
              <w:r w:rsidR="009E0E82" w:rsidRPr="00251E5A">
                <w:rPr>
                  <w:rFonts w:cstheme="minorHAnsi"/>
                  <w:sz w:val="16"/>
                  <w:szCs w:val="16"/>
                  <w:rPrChange w:id="7387" w:author="Visone Rossana (GSE)" w:date="2025-10-23T18:58:00Z" w16du:dateUtc="2025-10-23T16:58:00Z">
                    <w:rPr>
                      <w:rFonts w:cstheme="minorHAnsi"/>
                      <w:sz w:val="18"/>
                      <w:szCs w:val="18"/>
                    </w:rPr>
                  </w:rPrChange>
                </w:rPr>
                <w:t>X</w:t>
              </w:r>
            </w:ins>
          </w:p>
        </w:tc>
        <w:tc>
          <w:tcPr>
            <w:tcW w:w="1559" w:type="dxa"/>
            <w:vAlign w:val="center"/>
          </w:tcPr>
          <w:p w14:paraId="21441817" w14:textId="04B1DE2F" w:rsidR="002D0494" w:rsidRPr="00251E5A" w:rsidRDefault="002D0494" w:rsidP="00713777">
            <w:pPr>
              <w:contextualSpacing/>
              <w:jc w:val="center"/>
              <w:rPr>
                <w:sz w:val="16"/>
                <w:szCs w:val="16"/>
                <w:rPrChange w:id="7388" w:author="Visone Rossana (GSE)" w:date="2025-10-23T18:58:00Z" w16du:dateUtc="2025-10-23T16:58:00Z">
                  <w:rPr>
                    <w:sz w:val="18"/>
                    <w:szCs w:val="18"/>
                  </w:rPr>
                </w:rPrChange>
              </w:rPr>
            </w:pPr>
            <w:commentRangeStart w:id="7389"/>
            <w:commentRangeStart w:id="7390"/>
            <w:del w:id="7391" w:author="Visone Rossana (GSE)" w:date="2025-10-07T15:12:00Z" w16du:dateUtc="2025-10-07T13:12:00Z">
              <w:r w:rsidRPr="00251E5A" w:rsidDel="00DF22CF">
                <w:rPr>
                  <w:rFonts w:cstheme="minorHAnsi" w:hint="eastAsia"/>
                  <w:sz w:val="16"/>
                  <w:szCs w:val="16"/>
                  <w:rPrChange w:id="7392" w:author="Visone Rossana (GSE)" w:date="2025-10-23T18:58:00Z" w16du:dateUtc="2025-10-23T16:58:00Z">
                    <w:rPr>
                      <w:rFonts w:cstheme="minorHAnsi" w:hint="eastAsia"/>
                      <w:sz w:val="18"/>
                      <w:szCs w:val="18"/>
                    </w:rPr>
                  </w:rPrChange>
                </w:rPr>
                <w:delText>√</w:delText>
              </w:r>
              <w:commentRangeEnd w:id="7389"/>
              <w:r w:rsidR="00713777" w:rsidRPr="00251E5A" w:rsidDel="00DF22CF">
                <w:rPr>
                  <w:rStyle w:val="Rimandocommento"/>
                  <w:szCs w:val="16"/>
                  <w:rPrChange w:id="7393" w:author="Visone Rossana (GSE)" w:date="2025-10-23T18:58:00Z" w16du:dateUtc="2025-10-23T16:58:00Z">
                    <w:rPr>
                      <w:rStyle w:val="Rimandocommento"/>
                      <w:sz w:val="18"/>
                      <w:szCs w:val="18"/>
                    </w:rPr>
                  </w:rPrChange>
                </w:rPr>
                <w:commentReference w:id="7389"/>
              </w:r>
            </w:del>
            <w:commentRangeEnd w:id="7390"/>
            <w:r w:rsidR="00DF22CF" w:rsidRPr="00251E5A">
              <w:rPr>
                <w:rStyle w:val="Rimandocommento"/>
                <w:szCs w:val="16"/>
                <w:rPrChange w:id="7394" w:author="Visone Rossana (GSE)" w:date="2025-10-23T18:58:00Z" w16du:dateUtc="2025-10-23T16:58:00Z">
                  <w:rPr>
                    <w:rStyle w:val="Rimandocommento"/>
                    <w:sz w:val="18"/>
                    <w:szCs w:val="18"/>
                  </w:rPr>
                </w:rPrChange>
              </w:rPr>
              <w:commentReference w:id="7390"/>
            </w:r>
            <w:ins w:id="7395" w:author="Visone Rossana (GSE)" w:date="2025-10-07T15:12:00Z" w16du:dateUtc="2025-10-07T13:12:00Z">
              <w:r w:rsidR="00DF22CF" w:rsidRPr="00251E5A">
                <w:rPr>
                  <w:sz w:val="16"/>
                  <w:szCs w:val="16"/>
                  <w:rPrChange w:id="7396" w:author="Visone Rossana (GSE)" w:date="2025-10-23T18:58:00Z" w16du:dateUtc="2025-10-23T16:58:00Z">
                    <w:rPr>
                      <w:sz w:val="18"/>
                      <w:szCs w:val="18"/>
                    </w:rPr>
                  </w:rPrChange>
                </w:rPr>
                <w:t xml:space="preserve"> X</w:t>
              </w:r>
            </w:ins>
          </w:p>
        </w:tc>
        <w:tc>
          <w:tcPr>
            <w:tcW w:w="1559" w:type="dxa"/>
            <w:vAlign w:val="center"/>
          </w:tcPr>
          <w:p w14:paraId="4C5CE446" w14:textId="45753273" w:rsidR="002D0494" w:rsidRPr="00251E5A" w:rsidRDefault="002D0494" w:rsidP="00713777">
            <w:pPr>
              <w:contextualSpacing/>
              <w:jc w:val="center"/>
              <w:rPr>
                <w:sz w:val="16"/>
                <w:szCs w:val="16"/>
                <w:rPrChange w:id="7397" w:author="Visone Rossana (GSE)" w:date="2025-10-23T18:58:00Z" w16du:dateUtc="2025-10-23T16:58:00Z">
                  <w:rPr>
                    <w:sz w:val="18"/>
                    <w:szCs w:val="18"/>
                  </w:rPr>
                </w:rPrChange>
              </w:rPr>
            </w:pPr>
            <w:r w:rsidRPr="00251E5A">
              <w:rPr>
                <w:rFonts w:cstheme="minorHAnsi" w:hint="eastAsia"/>
                <w:sz w:val="16"/>
                <w:szCs w:val="16"/>
                <w:rPrChange w:id="7398" w:author="Visone Rossana (GSE)" w:date="2025-10-23T18:58:00Z" w16du:dateUtc="2025-10-23T16:58:00Z">
                  <w:rPr>
                    <w:rFonts w:cstheme="minorHAnsi" w:hint="eastAsia"/>
                    <w:sz w:val="18"/>
                    <w:szCs w:val="18"/>
                  </w:rPr>
                </w:rPrChange>
              </w:rPr>
              <w:t>√</w:t>
            </w:r>
          </w:p>
        </w:tc>
      </w:tr>
      <w:tr w:rsidR="0025584A" w:rsidRPr="004174E1" w14:paraId="6883ED70" w14:textId="77777777" w:rsidTr="00E94F2C">
        <w:trPr>
          <w:trHeight w:val="374"/>
          <w:jc w:val="center"/>
          <w:ins w:id="7399" w:author="Visone Rossana (GSE)" w:date="2025-09-09T16:01:00Z"/>
        </w:trPr>
        <w:tc>
          <w:tcPr>
            <w:tcW w:w="1526" w:type="dxa"/>
            <w:vAlign w:val="center"/>
          </w:tcPr>
          <w:p w14:paraId="3FF6950C" w14:textId="75DBF77C" w:rsidR="0025584A" w:rsidRPr="00251E5A" w:rsidRDefault="0025584A" w:rsidP="0025584A">
            <w:pPr>
              <w:contextualSpacing/>
              <w:rPr>
                <w:ins w:id="7400" w:author="Visone Rossana (GSE)" w:date="2025-09-09T16:01:00Z" w16du:dateUtc="2025-09-09T14:01:00Z"/>
                <w:b/>
                <w:sz w:val="16"/>
                <w:szCs w:val="16"/>
                <w:rPrChange w:id="7401" w:author="Visone Rossana (GSE)" w:date="2025-10-23T18:58:00Z" w16du:dateUtc="2025-10-23T16:58:00Z">
                  <w:rPr>
                    <w:ins w:id="7402" w:author="Visone Rossana (GSE)" w:date="2025-09-09T16:01:00Z" w16du:dateUtc="2025-09-09T14:01:00Z"/>
                    <w:b/>
                    <w:sz w:val="18"/>
                    <w:szCs w:val="18"/>
                  </w:rPr>
                </w:rPrChange>
              </w:rPr>
            </w:pPr>
            <w:ins w:id="7403" w:author="Visone Rossana (GSE)" w:date="2025-09-09T16:01:00Z" w16du:dateUtc="2025-09-09T14:01:00Z">
              <w:r w:rsidRPr="00251E5A">
                <w:rPr>
                  <w:b/>
                  <w:sz w:val="16"/>
                  <w:szCs w:val="16"/>
                  <w:rPrChange w:id="7404" w:author="Visone Rossana (GSE)" w:date="2025-10-23T18:58:00Z" w16du:dateUtc="2025-10-23T16:58:00Z">
                    <w:rPr>
                      <w:b/>
                      <w:sz w:val="18"/>
                      <w:szCs w:val="18"/>
                    </w:rPr>
                  </w:rPrChange>
                </w:rPr>
                <w:t>Enti del Terzo settore economici</w:t>
              </w:r>
            </w:ins>
          </w:p>
        </w:tc>
        <w:tc>
          <w:tcPr>
            <w:tcW w:w="1446" w:type="dxa"/>
            <w:vAlign w:val="center"/>
          </w:tcPr>
          <w:p w14:paraId="71C0B357" w14:textId="72B268C2" w:rsidR="0025584A" w:rsidRPr="00251E5A" w:rsidRDefault="0025584A" w:rsidP="0025584A">
            <w:pPr>
              <w:contextualSpacing/>
              <w:jc w:val="center"/>
              <w:rPr>
                <w:ins w:id="7405" w:author="Visone Rossana (GSE)" w:date="2025-09-09T16:01:00Z" w16du:dateUtc="2025-09-09T14:01:00Z"/>
                <w:rFonts w:cstheme="minorHAnsi"/>
                <w:sz w:val="16"/>
                <w:szCs w:val="16"/>
                <w:rPrChange w:id="7406" w:author="Visone Rossana (GSE)" w:date="2025-10-23T18:58:00Z" w16du:dateUtc="2025-10-23T16:58:00Z">
                  <w:rPr>
                    <w:ins w:id="7407" w:author="Visone Rossana (GSE)" w:date="2025-09-09T16:01:00Z" w16du:dateUtc="2025-09-09T14:01:00Z"/>
                    <w:rFonts w:cstheme="minorHAnsi"/>
                    <w:sz w:val="18"/>
                    <w:szCs w:val="18"/>
                  </w:rPr>
                </w:rPrChange>
              </w:rPr>
            </w:pPr>
            <w:ins w:id="7408" w:author="Visone Rossana (GSE)" w:date="2025-09-09T16:01:00Z" w16du:dateUtc="2025-09-09T14:01:00Z">
              <w:r w:rsidRPr="00251E5A">
                <w:rPr>
                  <w:rFonts w:cstheme="minorHAnsi" w:hint="eastAsia"/>
                  <w:sz w:val="16"/>
                  <w:szCs w:val="16"/>
                  <w:rPrChange w:id="7409" w:author="Visone Rossana (GSE)" w:date="2025-10-23T18:58:00Z" w16du:dateUtc="2025-10-23T16:58:00Z">
                    <w:rPr>
                      <w:rFonts w:cstheme="minorHAnsi" w:hint="eastAsia"/>
                      <w:sz w:val="18"/>
                      <w:szCs w:val="18"/>
                    </w:rPr>
                  </w:rPrChange>
                </w:rPr>
                <w:t>√</w:t>
              </w:r>
            </w:ins>
          </w:p>
        </w:tc>
        <w:tc>
          <w:tcPr>
            <w:tcW w:w="1843" w:type="dxa"/>
            <w:vAlign w:val="center"/>
          </w:tcPr>
          <w:p w14:paraId="08AD0379" w14:textId="444F9EB2" w:rsidR="0025584A" w:rsidRPr="00251E5A" w:rsidRDefault="0025584A" w:rsidP="0025584A">
            <w:pPr>
              <w:contextualSpacing/>
              <w:jc w:val="center"/>
              <w:rPr>
                <w:ins w:id="7410" w:author="Visone Rossana (GSE)" w:date="2025-09-09T16:01:00Z" w16du:dateUtc="2025-09-09T14:01:00Z"/>
                <w:rFonts w:cstheme="minorHAnsi"/>
                <w:sz w:val="16"/>
                <w:szCs w:val="16"/>
                <w:rPrChange w:id="7411" w:author="Visone Rossana (GSE)" w:date="2025-10-23T18:58:00Z" w16du:dateUtc="2025-10-23T16:58:00Z">
                  <w:rPr>
                    <w:ins w:id="7412" w:author="Visone Rossana (GSE)" w:date="2025-09-09T16:01:00Z" w16du:dateUtc="2025-09-09T14:01:00Z"/>
                    <w:rFonts w:cstheme="minorHAnsi"/>
                    <w:sz w:val="18"/>
                    <w:szCs w:val="18"/>
                  </w:rPr>
                </w:rPrChange>
              </w:rPr>
            </w:pPr>
            <w:commentRangeStart w:id="7413"/>
            <w:ins w:id="7414" w:author="Visone Rossana (GSE)" w:date="2025-09-09T16:02:00Z" w16du:dateUtc="2025-09-09T14:02:00Z">
              <w:r w:rsidRPr="00251E5A">
                <w:rPr>
                  <w:sz w:val="16"/>
                  <w:szCs w:val="16"/>
                  <w:rPrChange w:id="7415" w:author="Visone Rossana (GSE)" w:date="2025-10-23T18:58:00Z" w16du:dateUtc="2025-10-23T16:58:00Z">
                    <w:rPr>
                      <w:sz w:val="18"/>
                      <w:szCs w:val="18"/>
                    </w:rPr>
                  </w:rPrChange>
                </w:rPr>
                <w:t>X</w:t>
              </w:r>
            </w:ins>
            <w:commentRangeEnd w:id="7413"/>
            <w:r w:rsidR="001F1206" w:rsidRPr="00251E5A">
              <w:rPr>
                <w:rStyle w:val="Rimandocommento"/>
                <w:rFonts w:cstheme="minorHAnsi"/>
                <w:szCs w:val="16"/>
                <w:rPrChange w:id="7416" w:author="Visone Rossana (GSE)" w:date="2025-10-23T18:58:00Z" w16du:dateUtc="2025-10-23T16:58:00Z">
                  <w:rPr>
                    <w:rStyle w:val="Rimandocommento"/>
                    <w:rFonts w:cstheme="minorHAnsi"/>
                    <w:sz w:val="18"/>
                    <w:szCs w:val="18"/>
                  </w:rPr>
                </w:rPrChange>
              </w:rPr>
              <w:commentReference w:id="7413"/>
            </w:r>
          </w:p>
        </w:tc>
        <w:tc>
          <w:tcPr>
            <w:tcW w:w="1559" w:type="dxa"/>
            <w:vAlign w:val="center"/>
          </w:tcPr>
          <w:p w14:paraId="706AFDF7" w14:textId="65F86392" w:rsidR="0025584A" w:rsidRPr="00251E5A" w:rsidRDefault="0025584A" w:rsidP="0025584A">
            <w:pPr>
              <w:contextualSpacing/>
              <w:jc w:val="center"/>
              <w:rPr>
                <w:ins w:id="7419" w:author="Visone Rossana (GSE)" w:date="2025-09-09T16:01:00Z" w16du:dateUtc="2025-09-09T14:01:00Z"/>
                <w:rFonts w:cstheme="minorHAnsi"/>
                <w:sz w:val="16"/>
                <w:szCs w:val="16"/>
                <w:rPrChange w:id="7420" w:author="Visone Rossana (GSE)" w:date="2025-10-23T18:58:00Z" w16du:dateUtc="2025-10-23T16:58:00Z">
                  <w:rPr>
                    <w:ins w:id="7421" w:author="Visone Rossana (GSE)" w:date="2025-09-09T16:01:00Z" w16du:dateUtc="2025-09-09T14:01:00Z"/>
                    <w:rFonts w:cstheme="minorHAnsi"/>
                    <w:sz w:val="18"/>
                    <w:szCs w:val="18"/>
                  </w:rPr>
                </w:rPrChange>
              </w:rPr>
            </w:pPr>
            <w:ins w:id="7422" w:author="Visone Rossana (GSE)" w:date="2025-09-09T16:02:00Z" w16du:dateUtc="2025-09-09T14:02:00Z">
              <w:r w:rsidRPr="00251E5A">
                <w:rPr>
                  <w:sz w:val="16"/>
                  <w:szCs w:val="16"/>
                  <w:rPrChange w:id="7423" w:author="Visone Rossana (GSE)" w:date="2025-10-23T18:58:00Z" w16du:dateUtc="2025-10-23T16:58:00Z">
                    <w:rPr>
                      <w:sz w:val="18"/>
                      <w:szCs w:val="18"/>
                    </w:rPr>
                  </w:rPrChange>
                </w:rPr>
                <w:t>X</w:t>
              </w:r>
            </w:ins>
          </w:p>
        </w:tc>
        <w:tc>
          <w:tcPr>
            <w:tcW w:w="1559" w:type="dxa"/>
            <w:vAlign w:val="center"/>
          </w:tcPr>
          <w:p w14:paraId="539DD1BC" w14:textId="13E35497" w:rsidR="0025584A" w:rsidRPr="00251E5A" w:rsidRDefault="0025584A" w:rsidP="0025584A">
            <w:pPr>
              <w:contextualSpacing/>
              <w:jc w:val="center"/>
              <w:rPr>
                <w:ins w:id="7424" w:author="Visone Rossana (GSE)" w:date="2025-09-09T16:01:00Z" w16du:dateUtc="2025-09-09T14:01:00Z"/>
                <w:rFonts w:cstheme="minorHAnsi"/>
                <w:sz w:val="16"/>
                <w:szCs w:val="16"/>
                <w:rPrChange w:id="7425" w:author="Visone Rossana (GSE)" w:date="2025-10-23T18:58:00Z" w16du:dateUtc="2025-10-23T16:58:00Z">
                  <w:rPr>
                    <w:ins w:id="7426" w:author="Visone Rossana (GSE)" w:date="2025-09-09T16:01:00Z" w16du:dateUtc="2025-09-09T14:01:00Z"/>
                    <w:rFonts w:cstheme="minorHAnsi"/>
                    <w:sz w:val="18"/>
                    <w:szCs w:val="18"/>
                  </w:rPr>
                </w:rPrChange>
              </w:rPr>
            </w:pPr>
            <w:ins w:id="7427" w:author="Visone Rossana (GSE)" w:date="2025-09-09T16:01:00Z" w16du:dateUtc="2025-09-09T14:01:00Z">
              <w:r w:rsidRPr="00251E5A">
                <w:rPr>
                  <w:rFonts w:cstheme="minorHAnsi" w:hint="eastAsia"/>
                  <w:sz w:val="16"/>
                  <w:szCs w:val="16"/>
                  <w:rPrChange w:id="7428" w:author="Visone Rossana (GSE)" w:date="2025-10-23T18:58:00Z" w16du:dateUtc="2025-10-23T16:58:00Z">
                    <w:rPr>
                      <w:rFonts w:cstheme="minorHAnsi" w:hint="eastAsia"/>
                      <w:sz w:val="18"/>
                      <w:szCs w:val="18"/>
                    </w:rPr>
                  </w:rPrChange>
                </w:rPr>
                <w:t>√</w:t>
              </w:r>
            </w:ins>
          </w:p>
        </w:tc>
      </w:tr>
    </w:tbl>
    <w:p w14:paraId="2851D573" w14:textId="49BF8194" w:rsidR="00E4274C" w:rsidRDefault="00E4274C" w:rsidP="00E4274C">
      <w:pPr>
        <w:pStyle w:val="NORMALEGSE"/>
        <w:jc w:val="center"/>
        <w:rPr>
          <w:rFonts w:ascii="Calibri" w:hAnsi="Calibri"/>
          <w:i/>
          <w:iCs/>
          <w:sz w:val="16"/>
          <w:szCs w:val="16"/>
        </w:rPr>
      </w:pPr>
      <w:r w:rsidRPr="000327AC">
        <w:rPr>
          <w:rFonts w:ascii="Calibri" w:hAnsi="Calibri"/>
          <w:i/>
          <w:iCs/>
          <w:sz w:val="16"/>
          <w:szCs w:val="16"/>
        </w:rPr>
        <w:t xml:space="preserve">Tabella </w:t>
      </w:r>
      <w:r>
        <w:rPr>
          <w:rFonts w:ascii="Calibri" w:hAnsi="Calibri"/>
          <w:i/>
          <w:iCs/>
          <w:sz w:val="16"/>
          <w:szCs w:val="16"/>
        </w:rPr>
        <w:t>3</w:t>
      </w:r>
      <w:r w:rsidRPr="000327AC">
        <w:rPr>
          <w:rFonts w:ascii="Calibri" w:hAnsi="Calibri"/>
          <w:i/>
          <w:iCs/>
          <w:sz w:val="16"/>
          <w:szCs w:val="16"/>
        </w:rPr>
        <w:t xml:space="preserve">: </w:t>
      </w:r>
      <w:r>
        <w:rPr>
          <w:rFonts w:ascii="Calibri" w:hAnsi="Calibri"/>
          <w:i/>
          <w:iCs/>
          <w:sz w:val="16"/>
          <w:szCs w:val="16"/>
        </w:rPr>
        <w:t xml:space="preserve">Modalità di accesso tramite ESCO e </w:t>
      </w:r>
      <w:ins w:id="7429" w:author="Visone Rossana (GSE)" w:date="2025-10-06T10:00:00Z" w16du:dateUtc="2025-10-06T08:00:00Z">
        <w:r w:rsidR="00157024">
          <w:rPr>
            <w:rFonts w:ascii="Calibri" w:hAnsi="Calibri"/>
            <w:i/>
            <w:iCs/>
            <w:sz w:val="16"/>
            <w:szCs w:val="16"/>
          </w:rPr>
          <w:t xml:space="preserve">altri </w:t>
        </w:r>
      </w:ins>
      <w:r>
        <w:rPr>
          <w:rFonts w:ascii="Calibri" w:hAnsi="Calibri"/>
          <w:i/>
          <w:iCs/>
          <w:sz w:val="16"/>
          <w:szCs w:val="16"/>
        </w:rPr>
        <w:t>soggett</w:t>
      </w:r>
      <w:ins w:id="7430" w:author="Visone Rossana (GSE)" w:date="2025-10-06T10:00:00Z" w16du:dateUtc="2025-10-06T08:00:00Z">
        <w:r w:rsidR="00157024">
          <w:rPr>
            <w:rFonts w:ascii="Calibri" w:hAnsi="Calibri"/>
            <w:i/>
            <w:iCs/>
            <w:sz w:val="16"/>
            <w:szCs w:val="16"/>
          </w:rPr>
          <w:t>i</w:t>
        </w:r>
      </w:ins>
      <w:del w:id="7431" w:author="Visone Rossana (GSE)" w:date="2025-10-06T10:00:00Z" w16du:dateUtc="2025-10-06T08:00:00Z">
        <w:r w:rsidDel="00157024">
          <w:rPr>
            <w:rFonts w:ascii="Calibri" w:hAnsi="Calibri"/>
            <w:i/>
            <w:iCs/>
            <w:sz w:val="16"/>
            <w:szCs w:val="16"/>
          </w:rPr>
          <w:delText>o</w:delText>
        </w:r>
      </w:del>
      <w:r>
        <w:rPr>
          <w:rFonts w:ascii="Calibri" w:hAnsi="Calibri"/>
          <w:i/>
          <w:iCs/>
          <w:sz w:val="16"/>
          <w:szCs w:val="16"/>
        </w:rPr>
        <w:t xml:space="preserve"> abilitati, per le PA e soggetti privati</w:t>
      </w:r>
    </w:p>
    <w:p w14:paraId="6E277979" w14:textId="77777777" w:rsidR="002D0494" w:rsidRDefault="002D0494" w:rsidP="00971F8D">
      <w:pPr>
        <w:pStyle w:val="NORMALEGSE"/>
        <w:spacing w:after="120"/>
        <w:jc w:val="both"/>
        <w:rPr>
          <w:rFonts w:ascii="Calibri" w:hAnsi="Calibri"/>
        </w:rPr>
      </w:pPr>
    </w:p>
    <w:p w14:paraId="11FC978A" w14:textId="07C6E310" w:rsidR="00E4274C" w:rsidRPr="00726C50" w:rsidRDefault="00E4274C">
      <w:pPr>
        <w:pStyle w:val="TITOLO20"/>
        <w:numPr>
          <w:ilvl w:val="2"/>
          <w:numId w:val="292"/>
        </w:numPr>
        <w:ind w:left="851" w:hanging="284"/>
        <w:rPr>
          <w:rPrChange w:id="7432" w:author="Oliosi Francesco (GSE)" w:date="2025-10-15T10:47:00Z" w16du:dateUtc="2025-10-15T08:47:00Z">
            <w:rPr>
              <w:rFonts w:asciiTheme="minorHAnsi" w:hAnsiTheme="minorHAnsi" w:cstheme="minorHAnsi"/>
              <w:sz w:val="20"/>
              <w:szCs w:val="20"/>
            </w:rPr>
          </w:rPrChange>
        </w:rPr>
        <w:pPrChange w:id="7433" w:author="Oliosi Francesco (GSE)" w:date="2025-10-15T10:47:00Z" w16du:dateUtc="2025-10-15T08:47:00Z">
          <w:pPr>
            <w:pStyle w:val="Titolo3"/>
          </w:pPr>
        </w:pPrChange>
      </w:pPr>
      <w:del w:id="7434" w:author="Oliosi Francesco (GSE)" w:date="2025-10-15T10:08:00Z" w16du:dateUtc="2025-10-15T08:08:00Z">
        <w:r w:rsidRPr="00726C50">
          <w:rPr>
            <w:rPrChange w:id="7435" w:author="Oliosi Francesco (GSE)" w:date="2025-10-15T10:47:00Z" w16du:dateUtc="2025-10-15T08:47:00Z">
              <w:rPr>
                <w:rFonts w:asciiTheme="minorHAnsi" w:hAnsiTheme="minorHAnsi" w:cstheme="minorHAnsi"/>
                <w:sz w:val="20"/>
                <w:szCs w:val="20"/>
              </w:rPr>
            </w:rPrChange>
          </w:rPr>
          <w:delText xml:space="preserve">1.3.1 </w:delText>
        </w:r>
      </w:del>
      <w:bookmarkStart w:id="7436" w:name="_Toc212462271"/>
      <w:r w:rsidRPr="00726C50">
        <w:rPr>
          <w:rPrChange w:id="7437" w:author="Oliosi Francesco (GSE)" w:date="2025-10-15T10:47:00Z" w16du:dateUtc="2025-10-15T08:47:00Z">
            <w:rPr>
              <w:rFonts w:asciiTheme="minorHAnsi" w:hAnsiTheme="minorHAnsi" w:cstheme="minorHAnsi"/>
              <w:sz w:val="20"/>
              <w:szCs w:val="20"/>
            </w:rPr>
          </w:rPrChange>
        </w:rPr>
        <w:t>Soggetto Responsabile: Energy Service Company (ESCO)</w:t>
      </w:r>
      <w:bookmarkEnd w:id="7436"/>
    </w:p>
    <w:p w14:paraId="3D79A465" w14:textId="06E94106" w:rsidR="00CE459E" w:rsidRPr="008B1DFF" w:rsidRDefault="0F48D17D">
      <w:pPr>
        <w:tabs>
          <w:tab w:val="num" w:pos="426"/>
        </w:tabs>
        <w:spacing w:after="120" w:line="276" w:lineRule="auto"/>
        <w:ind w:right="-142"/>
        <w:jc w:val="both"/>
        <w:rPr>
          <w:ins w:id="7438" w:author="Santagata Fabiana (GSE)" w:date="2025-10-06T15:48:00Z" w16du:dateUtc="2025-10-06T15:48:47Z"/>
          <w:rFonts w:cstheme="minorBidi"/>
          <w:sz w:val="22"/>
          <w:szCs w:val="22"/>
          <w:rPrChange w:id="7439" w:author="Unknown" w16du:dateUtc="2025-09-09T12:35:00Z">
            <w:rPr>
              <w:ins w:id="7440" w:author="Santagata Fabiana (GSE)" w:date="2025-10-06T15:48:00Z" w16du:dateUtc="2025-10-06T15:48:47Z"/>
            </w:rPr>
          </w:rPrChange>
        </w:rPr>
        <w:pPrChange w:id="7441" w:author="Visone Rossana (GSE)" w:date="2025-09-09T14:35:00Z" w16du:dateUtc="2025-09-09T12:35:00Z">
          <w:pPr>
            <w:tabs>
              <w:tab w:val="num" w:pos="426"/>
            </w:tabs>
            <w:spacing w:after="120"/>
            <w:ind w:right="-142"/>
            <w:jc w:val="both"/>
          </w:pPr>
        </w:pPrChange>
      </w:pPr>
      <w:ins w:id="7442" w:author="Santagata Fabiana (GSE)" w:date="2025-10-06T15:47:00Z">
        <w:r w:rsidRPr="4E16DC79">
          <w:rPr>
            <w:rFonts w:cstheme="minorBidi"/>
            <w:sz w:val="22"/>
            <w:szCs w:val="22"/>
          </w:rPr>
          <w:t>A prescindere dalla natura di amminis</w:t>
        </w:r>
      </w:ins>
      <w:ins w:id="7443" w:author="Santagata Fabiana (GSE)" w:date="2025-10-06T15:48:00Z">
        <w:r w:rsidRPr="4E16DC79">
          <w:rPr>
            <w:rFonts w:cstheme="minorBidi"/>
            <w:sz w:val="22"/>
            <w:szCs w:val="22"/>
          </w:rPr>
          <w:t xml:space="preserve">trazione pubblica o di privato, </w:t>
        </w:r>
      </w:ins>
      <w:del w:id="7444" w:author="Santagata Fabiana (GSE)" w:date="2025-10-06T15:48:00Z">
        <w:r w:rsidR="00CE459E" w:rsidRPr="4E16DC79" w:rsidDel="59AC2604">
          <w:rPr>
            <w:rFonts w:cstheme="minorBidi"/>
            <w:sz w:val="22"/>
            <w:szCs w:val="22"/>
            <w:rPrChange w:id="7445" w:author="Visone Rossana (GSE)" w:date="2025-09-25T17:42:00Z">
              <w:rPr>
                <w:rFonts w:cs="Calibri"/>
              </w:rPr>
            </w:rPrChange>
          </w:rPr>
          <w:delText>I</w:delText>
        </w:r>
      </w:del>
      <w:ins w:id="7446" w:author="Santagata Fabiana (GSE)" w:date="2025-10-06T15:48:00Z">
        <w:r w:rsidR="7DD2798B" w:rsidRPr="4E16DC79">
          <w:rPr>
            <w:rFonts w:cstheme="minorBidi"/>
            <w:sz w:val="22"/>
            <w:szCs w:val="22"/>
          </w:rPr>
          <w:t>i</w:t>
        </w:r>
      </w:ins>
      <w:r w:rsidR="00CE459E" w:rsidRPr="4E16DC79">
        <w:rPr>
          <w:rFonts w:cstheme="minorBidi"/>
          <w:sz w:val="22"/>
          <w:szCs w:val="22"/>
          <w:rPrChange w:id="7447" w:author="Visone Rossana (GSE)" w:date="2025-09-25T17:42:00Z" w16du:dateUtc="2025-09-25T15:42:00Z">
            <w:rPr>
              <w:rFonts w:cs="Calibri"/>
              <w:bCs/>
            </w:rPr>
          </w:rPrChange>
        </w:rPr>
        <w:t xml:space="preserve"> Soggetti Ammessi </w:t>
      </w:r>
      <w:del w:id="7448" w:author="Santagata Fabiana (GSE)" w:date="2025-10-06T15:48:00Z">
        <w:r w:rsidR="00CE459E" w:rsidRPr="4E16DC79">
          <w:rPr>
            <w:rFonts w:cstheme="minorBidi"/>
            <w:sz w:val="22"/>
            <w:szCs w:val="22"/>
            <w:rPrChange w:id="7449" w:author="Visone Rossana (GSE)" w:date="2025-09-25T17:42:00Z" w16du:dateUtc="2025-09-25T15:42:00Z">
              <w:rPr>
                <w:rFonts w:cs="Calibri"/>
                <w:bCs/>
              </w:rPr>
            </w:rPrChange>
          </w:rPr>
          <w:delText xml:space="preserve">potranno </w:delText>
        </w:r>
      </w:del>
      <w:ins w:id="7450" w:author="Santagata Fabiana (GSE)" w:date="2025-10-06T15:48:00Z">
        <w:r w:rsidR="3D33ADCD" w:rsidRPr="786FC4EA">
          <w:rPr>
            <w:rFonts w:cstheme="minorBidi"/>
            <w:sz w:val="22"/>
            <w:szCs w:val="22"/>
          </w:rPr>
          <w:t xml:space="preserve">possono </w:t>
        </w:r>
      </w:ins>
      <w:r w:rsidR="00CE459E" w:rsidRPr="4E16DC79">
        <w:rPr>
          <w:rFonts w:cstheme="minorBidi"/>
          <w:sz w:val="22"/>
          <w:szCs w:val="22"/>
          <w:rPrChange w:id="7451" w:author="Visone Rossana (GSE)" w:date="2025-09-25T17:42:00Z" w16du:dateUtc="2025-09-25T15:42:00Z">
            <w:rPr>
              <w:rFonts w:cs="Calibri"/>
              <w:bCs/>
            </w:rPr>
          </w:rPrChange>
        </w:rPr>
        <w:t>accedere agli incentivi</w:t>
      </w:r>
      <w:ins w:id="7452" w:author="Visone Rossana (GSE)" w:date="2025-10-24T10:21:00Z" w16du:dateUtc="2025-10-24T08:21:00Z">
        <w:r w:rsidR="00310F34">
          <w:rPr>
            <w:rFonts w:cstheme="minorBidi"/>
            <w:sz w:val="22"/>
            <w:szCs w:val="22"/>
          </w:rPr>
          <w:t xml:space="preserve">, </w:t>
        </w:r>
      </w:ins>
      <w:del w:id="7453" w:author="Visone Rossana (GSE)" w:date="2025-10-24T10:22:00Z" w16du:dateUtc="2025-10-24T08:22:00Z">
        <w:r w:rsidR="00CE459E" w:rsidRPr="4E16DC79" w:rsidDel="00F7305B">
          <w:rPr>
            <w:rFonts w:cstheme="minorBidi"/>
            <w:sz w:val="22"/>
            <w:szCs w:val="22"/>
            <w:rPrChange w:id="7454" w:author="Visone Rossana (GSE)" w:date="2025-09-25T17:42:00Z" w16du:dateUtc="2025-09-25T15:42:00Z">
              <w:rPr>
                <w:rFonts w:cs="Calibri"/>
                <w:bCs/>
              </w:rPr>
            </w:rPrChange>
          </w:rPr>
          <w:delText xml:space="preserve"> </w:delText>
        </w:r>
      </w:del>
      <w:r w:rsidR="00CE459E" w:rsidRPr="4E16DC79">
        <w:rPr>
          <w:rFonts w:cstheme="minorBidi"/>
          <w:sz w:val="22"/>
          <w:szCs w:val="22"/>
          <w:rPrChange w:id="7455" w:author="Visone Rossana (GSE)" w:date="2025-09-25T17:42:00Z" w16du:dateUtc="2025-09-25T15:42:00Z">
            <w:rPr>
              <w:rFonts w:cs="Calibri"/>
              <w:bCs/>
            </w:rPr>
          </w:rPrChange>
        </w:rPr>
        <w:t>avvalendosi di una ESCo (Energy Service Company</w:t>
      </w:r>
      <w:r w:rsidR="00E365BE" w:rsidRPr="4E16DC79">
        <w:rPr>
          <w:rFonts w:cstheme="minorBidi"/>
          <w:sz w:val="22"/>
          <w:szCs w:val="22"/>
          <w:rPrChange w:id="7456" w:author="Visone Rossana (GSE)" w:date="2025-09-25T17:42:00Z" w16du:dateUtc="2025-09-25T15:42:00Z">
            <w:rPr>
              <w:rFonts w:cs="Calibri"/>
              <w:bCs/>
            </w:rPr>
          </w:rPrChange>
        </w:rPr>
        <w:t>), in qualità di Soggetto Responsabile,</w:t>
      </w:r>
      <w:r w:rsidR="00E365BE" w:rsidRPr="4E16DC79">
        <w:rPr>
          <w:rFonts w:cstheme="minorBidi"/>
          <w:sz w:val="22"/>
          <w:szCs w:val="22"/>
          <w:rPrChange w:id="7457" w:author="Visone Rossana (GSE)" w:date="2025-09-09T14:35:00Z" w16du:dateUtc="2025-09-09T12:35:00Z">
            <w:rPr>
              <w:rFonts w:cs="Calibri"/>
              <w:bCs/>
            </w:rPr>
          </w:rPrChange>
        </w:rPr>
        <w:t xml:space="preserve"> </w:t>
      </w:r>
      <w:del w:id="7458" w:author="Visone Rossana (GSE)" w:date="2025-10-24T12:44:00Z" w16du:dateUtc="2025-10-24T10:44:00Z">
        <w:r w:rsidR="00E229C9" w:rsidRPr="4E16DC79" w:rsidDel="00BA62AC">
          <w:rPr>
            <w:rFonts w:cstheme="minorBidi"/>
            <w:sz w:val="22"/>
            <w:szCs w:val="22"/>
            <w:rPrChange w:id="7459" w:author="Visone Rossana (GSE)" w:date="2025-09-09T14:35:00Z" w16du:dateUtc="2025-09-09T12:35:00Z">
              <w:rPr>
                <w:rFonts w:cs="Calibri"/>
                <w:bCs/>
              </w:rPr>
            </w:rPrChange>
          </w:rPr>
          <w:delText>i</w:delText>
        </w:r>
      </w:del>
      <w:del w:id="7460" w:author="Santagata Fabiana (GSE)" w:date="2025-10-06T15:48:00Z">
        <w:r w:rsidR="00E229C9" w:rsidRPr="4E16DC79">
          <w:rPr>
            <w:rFonts w:cstheme="minorBidi"/>
            <w:sz w:val="22"/>
            <w:szCs w:val="22"/>
            <w:rPrChange w:id="7461" w:author="Visone Rossana (GSE)" w:date="2025-09-09T14:35:00Z" w16du:dateUtc="2025-09-09T12:35:00Z">
              <w:rPr>
                <w:rFonts w:cs="Calibri"/>
                <w:bCs/>
              </w:rPr>
            </w:rPrChange>
          </w:rPr>
          <w:delText xml:space="preserve">n presenza </w:delText>
        </w:r>
        <w:r w:rsidR="00CE459E" w:rsidRPr="794500EC" w:rsidDel="4C08690D">
          <w:rPr>
            <w:rFonts w:cstheme="minorBidi"/>
            <w:sz w:val="22"/>
            <w:szCs w:val="22"/>
            <w:rPrChange w:id="7462" w:author="Visone Rossana (GSE)" w:date="2025-09-09T14:35:00Z">
              <w:rPr>
                <w:rFonts w:cs="Calibri"/>
              </w:rPr>
            </w:rPrChange>
          </w:rPr>
          <w:delText>d</w:delText>
        </w:r>
      </w:del>
      <w:ins w:id="7463" w:author="Santagata Fabiana (GSE)" w:date="2025-10-06T15:48:00Z">
        <w:r w:rsidR="3292BB9C" w:rsidRPr="794500EC">
          <w:rPr>
            <w:rFonts w:cstheme="minorBidi"/>
            <w:sz w:val="22"/>
            <w:szCs w:val="22"/>
          </w:rPr>
          <w:t xml:space="preserve">stipulando con la stessa </w:t>
        </w:r>
      </w:ins>
      <w:del w:id="7464" w:author="Santagata Fabiana (GSE)" w:date="2025-10-06T15:48:00Z">
        <w:r w:rsidR="00CE459E" w:rsidRPr="794500EC" w:rsidDel="4C08690D">
          <w:rPr>
            <w:rFonts w:cstheme="minorBidi"/>
            <w:sz w:val="22"/>
            <w:szCs w:val="22"/>
            <w:rPrChange w:id="7465" w:author="Visone Rossana (GSE)" w:date="2025-09-09T14:35:00Z">
              <w:rPr>
                <w:rFonts w:cs="Calibri"/>
              </w:rPr>
            </w:rPrChange>
          </w:rPr>
          <w:delText>i</w:delText>
        </w:r>
        <w:r w:rsidR="00CE459E" w:rsidRPr="4E16DC79">
          <w:rPr>
            <w:rFonts w:cstheme="minorBidi"/>
            <w:sz w:val="22"/>
            <w:szCs w:val="22"/>
            <w:rPrChange w:id="7466" w:author="Visone Rossana (GSE)" w:date="2025-09-09T14:35:00Z" w16du:dateUtc="2025-09-09T12:35:00Z">
              <w:rPr>
                <w:rFonts w:cs="Calibri"/>
                <w:bCs/>
              </w:rPr>
            </w:rPrChange>
          </w:rPr>
          <w:delText xml:space="preserve"> </w:delText>
        </w:r>
      </w:del>
      <w:r w:rsidR="00CE459E" w:rsidRPr="4E16DC79">
        <w:rPr>
          <w:rFonts w:cstheme="minorBidi"/>
          <w:sz w:val="22"/>
          <w:szCs w:val="22"/>
          <w:rPrChange w:id="7467" w:author="Visone Rossana (GSE)" w:date="2025-09-09T14:35:00Z" w16du:dateUtc="2025-09-09T12:35:00Z">
            <w:rPr>
              <w:rFonts w:cs="Calibri"/>
              <w:bCs/>
            </w:rPr>
          </w:rPrChange>
        </w:rPr>
        <w:t>contratti di prestazione</w:t>
      </w:r>
      <w:ins w:id="7468" w:author="Visone Rossana (GSE)" w:date="2025-10-07T17:07:00Z" w16du:dateUtc="2025-10-07T15:07:00Z">
        <w:r w:rsidR="007B71DB">
          <w:rPr>
            <w:rFonts w:cstheme="minorBidi"/>
            <w:sz w:val="22"/>
            <w:szCs w:val="22"/>
          </w:rPr>
          <w:t xml:space="preserve"> energetica</w:t>
        </w:r>
      </w:ins>
      <w:r w:rsidR="00CE459E" w:rsidRPr="4E16DC79">
        <w:rPr>
          <w:rFonts w:cstheme="minorBidi"/>
          <w:sz w:val="22"/>
          <w:szCs w:val="22"/>
          <w:rPrChange w:id="7469" w:author="Visone Rossana (GSE)" w:date="2025-09-09T14:35:00Z" w16du:dateUtc="2025-09-09T12:35:00Z">
            <w:rPr>
              <w:rFonts w:cs="Calibri"/>
              <w:bCs/>
            </w:rPr>
          </w:rPrChange>
        </w:rPr>
        <w:t xml:space="preserve"> o di servizi energetici</w:t>
      </w:r>
      <w:ins w:id="7470" w:author="Santagata Fabiana (GSE)" w:date="2025-10-06T15:48:00Z">
        <w:r w:rsidR="343B5DFB" w:rsidRPr="794500EC">
          <w:rPr>
            <w:rFonts w:cstheme="minorBidi"/>
            <w:sz w:val="22"/>
            <w:szCs w:val="22"/>
          </w:rPr>
          <w:t>.</w:t>
        </w:r>
      </w:ins>
    </w:p>
    <w:p w14:paraId="22B8F388" w14:textId="5269116B" w:rsidR="00CE459E" w:rsidRPr="008B1DFF" w:rsidRDefault="343B5DFB" w:rsidP="794500EC">
      <w:pPr>
        <w:tabs>
          <w:tab w:val="num" w:pos="426"/>
        </w:tabs>
        <w:spacing w:after="120" w:line="276" w:lineRule="auto"/>
        <w:ind w:right="-142"/>
        <w:jc w:val="both"/>
        <w:rPr>
          <w:rFonts w:cstheme="minorBidi"/>
          <w:sz w:val="22"/>
          <w:szCs w:val="22"/>
          <w:rPrChange w:id="7471" w:author="Visone Rossana (GSE)" w:date="2025-09-09T14:35:00Z" w16du:dateUtc="2025-09-09T12:35:00Z">
            <w:rPr>
              <w:rFonts w:cs="Calibri"/>
              <w:bCs/>
            </w:rPr>
          </w:rPrChange>
        </w:rPr>
      </w:pPr>
      <w:ins w:id="7472" w:author="Santagata Fabiana (GSE)" w:date="2025-10-06T15:48:00Z">
        <w:r w:rsidRPr="794500EC">
          <w:rPr>
            <w:rFonts w:cstheme="minorBidi"/>
            <w:sz w:val="22"/>
            <w:szCs w:val="22"/>
          </w:rPr>
          <w:t>In particolare</w:t>
        </w:r>
      </w:ins>
      <w:del w:id="7473" w:author="Santagata Fabiana (GSE)" w:date="2025-10-06T15:48:00Z">
        <w:r w:rsidR="00E365BE" w:rsidRPr="4E16DC79">
          <w:rPr>
            <w:rFonts w:cstheme="minorBidi"/>
            <w:sz w:val="22"/>
            <w:szCs w:val="22"/>
            <w:rPrChange w:id="7474" w:author="Visone Rossana (GSE)" w:date="2025-09-09T14:35:00Z" w16du:dateUtc="2025-09-09T12:35:00Z">
              <w:rPr>
                <w:rFonts w:cs="Calibri"/>
                <w:bCs/>
              </w:rPr>
            </w:rPrChange>
          </w:rPr>
          <w:delText xml:space="preserve"> come </w:delText>
        </w:r>
        <w:r w:rsidR="00E229C9" w:rsidRPr="4E16DC79">
          <w:rPr>
            <w:rFonts w:cstheme="minorBidi"/>
            <w:sz w:val="22"/>
            <w:szCs w:val="22"/>
            <w:rPrChange w:id="7475" w:author="Visone Rossana (GSE)" w:date="2025-09-09T14:35:00Z" w16du:dateUtc="2025-09-09T12:35:00Z">
              <w:rPr>
                <w:rFonts w:cs="Calibri"/>
                <w:bCs/>
              </w:rPr>
            </w:rPrChange>
          </w:rPr>
          <w:delText xml:space="preserve">di </w:delText>
        </w:r>
        <w:r w:rsidR="00E365BE" w:rsidRPr="4E16DC79">
          <w:rPr>
            <w:rFonts w:cstheme="minorBidi"/>
            <w:sz w:val="22"/>
            <w:szCs w:val="22"/>
            <w:rPrChange w:id="7476" w:author="Visone Rossana (GSE)" w:date="2025-09-09T14:35:00Z" w16du:dateUtc="2025-09-09T12:35:00Z">
              <w:rPr>
                <w:rFonts w:cs="Calibri"/>
                <w:bCs/>
              </w:rPr>
            </w:rPrChange>
          </w:rPr>
          <w:delText>segu</w:delText>
        </w:r>
        <w:r w:rsidR="00E229C9" w:rsidRPr="4E16DC79">
          <w:rPr>
            <w:rFonts w:cstheme="minorBidi"/>
            <w:sz w:val="22"/>
            <w:szCs w:val="22"/>
            <w:rPrChange w:id="7477" w:author="Visone Rossana (GSE)" w:date="2025-09-09T14:35:00Z" w16du:dateUtc="2025-09-09T12:35:00Z">
              <w:rPr>
                <w:rFonts w:cs="Calibri"/>
                <w:bCs/>
              </w:rPr>
            </w:rPrChange>
          </w:rPr>
          <w:delText>ito indicato</w:delText>
        </w:r>
      </w:del>
      <w:r w:rsidR="00E365BE" w:rsidRPr="4E16DC79">
        <w:rPr>
          <w:rFonts w:cstheme="minorBidi"/>
          <w:sz w:val="22"/>
          <w:szCs w:val="22"/>
          <w:rPrChange w:id="7478" w:author="Visone Rossana (GSE)" w:date="2025-09-09T14:35:00Z" w16du:dateUtc="2025-09-09T12:35:00Z">
            <w:rPr>
              <w:rFonts w:cs="Calibri"/>
              <w:bCs/>
            </w:rPr>
          </w:rPrChange>
        </w:rPr>
        <w:t>:</w:t>
      </w:r>
    </w:p>
    <w:p w14:paraId="0B1C1532" w14:textId="6B666CAA" w:rsidR="00E365BE" w:rsidRPr="00C561E4" w:rsidRDefault="00E365BE">
      <w:pPr>
        <w:tabs>
          <w:tab w:val="num" w:pos="426"/>
        </w:tabs>
        <w:spacing w:after="120" w:line="276" w:lineRule="auto"/>
        <w:ind w:right="-142"/>
        <w:jc w:val="both"/>
        <w:rPr>
          <w:rFonts w:cstheme="minorBidi"/>
          <w:sz w:val="22"/>
          <w:szCs w:val="22"/>
        </w:rPr>
        <w:pPrChange w:id="7479" w:author="Visone Rossana (GSE)" w:date="2025-09-09T14:35:00Z" w16du:dateUtc="2025-09-09T12:35:00Z">
          <w:pPr>
            <w:tabs>
              <w:tab w:val="num" w:pos="426"/>
            </w:tabs>
            <w:spacing w:after="120"/>
            <w:ind w:right="-142"/>
            <w:jc w:val="both"/>
          </w:pPr>
        </w:pPrChange>
      </w:pPr>
      <w:r w:rsidRPr="794500EC">
        <w:rPr>
          <w:rFonts w:cstheme="minorBidi"/>
          <w:sz w:val="22"/>
          <w:szCs w:val="22"/>
          <w:rPrChange w:id="7480" w:author="Visone Rossana (GSE)" w:date="2025-09-09T14:35:00Z" w16du:dateUtc="2025-09-09T12:35:00Z">
            <w:rPr>
              <w:rFonts w:cs="Calibri"/>
              <w:bCs/>
            </w:rPr>
          </w:rPrChange>
        </w:rPr>
        <w:t>•</w:t>
      </w:r>
      <w:r>
        <w:tab/>
      </w:r>
      <w:ins w:id="7481" w:author="Santagata Fabiana (GSE)" w:date="2025-10-13T10:26:00Z">
        <w:r w:rsidR="78A46CCF" w:rsidRPr="571ACC12">
          <w:rPr>
            <w:rFonts w:cstheme="minorBidi"/>
            <w:sz w:val="22"/>
            <w:szCs w:val="22"/>
          </w:rPr>
          <w:t xml:space="preserve"> </w:t>
        </w:r>
      </w:ins>
      <w:r w:rsidRPr="794500EC">
        <w:rPr>
          <w:rFonts w:cstheme="minorBidi"/>
          <w:sz w:val="22"/>
          <w:szCs w:val="22"/>
          <w:rPrChange w:id="7482" w:author="Visone Rossana (GSE)" w:date="2025-09-09T14:35:00Z" w16du:dateUtc="2025-09-09T12:35:00Z">
            <w:rPr>
              <w:rFonts w:cs="Calibri"/>
              <w:bCs/>
            </w:rPr>
          </w:rPrChange>
        </w:rPr>
        <w:t>nel caso</w:t>
      </w:r>
      <w:ins w:id="7483" w:author="Santagata Fabiana (GSE)" w:date="2025-10-06T15:49:00Z">
        <w:r w:rsidRPr="7A364E5A">
          <w:rPr>
            <w:rFonts w:cstheme="minorBidi"/>
            <w:sz w:val="22"/>
            <w:szCs w:val="22"/>
          </w:rPr>
          <w:t xml:space="preserve"> </w:t>
        </w:r>
        <w:r w:rsidR="05351CBB" w:rsidRPr="7A364E5A">
          <w:rPr>
            <w:rFonts w:cstheme="minorBidi"/>
            <w:sz w:val="22"/>
            <w:szCs w:val="22"/>
          </w:rPr>
          <w:t>in cui il Soggetto Ammesso sia una</w:t>
        </w:r>
      </w:ins>
      <w:del w:id="7484" w:author="Santagata Fabiana (GSE)" w:date="2025-10-06T15:49:00Z">
        <w:r w:rsidRPr="7A364E5A" w:rsidDel="6A7041BA">
          <w:rPr>
            <w:rFonts w:cstheme="minorBidi"/>
            <w:sz w:val="22"/>
            <w:szCs w:val="22"/>
            <w:rPrChange w:id="7485" w:author="Visone Rossana (GSE)" w:date="2025-09-09T14:35:00Z">
              <w:rPr>
                <w:rFonts w:cs="Calibri"/>
              </w:rPr>
            </w:rPrChange>
          </w:rPr>
          <w:delText xml:space="preserve"> </w:delText>
        </w:r>
        <w:r w:rsidRPr="794500EC">
          <w:rPr>
            <w:rFonts w:cstheme="minorBidi"/>
            <w:sz w:val="22"/>
            <w:szCs w:val="22"/>
            <w:rPrChange w:id="7486" w:author="Visone Rossana (GSE)" w:date="2025-09-09T14:35:00Z" w16du:dateUtc="2025-09-09T12:35:00Z">
              <w:rPr>
                <w:rFonts w:cs="Calibri"/>
                <w:bCs/>
              </w:rPr>
            </w:rPrChange>
          </w:rPr>
          <w:delText>di</w:delText>
        </w:r>
      </w:del>
      <w:r w:rsidRPr="794500EC">
        <w:rPr>
          <w:rFonts w:cstheme="minorBidi"/>
          <w:sz w:val="22"/>
          <w:szCs w:val="22"/>
          <w:rPrChange w:id="7487" w:author="Visone Rossana (GSE)" w:date="2025-09-09T14:35:00Z" w16du:dateUtc="2025-09-09T12:35:00Z">
            <w:rPr>
              <w:rFonts w:cs="Calibri"/>
              <w:bCs/>
            </w:rPr>
          </w:rPrChange>
        </w:rPr>
        <w:t xml:space="preserve"> </w:t>
      </w:r>
      <w:r w:rsidR="6A7041BA" w:rsidRPr="415CE298">
        <w:rPr>
          <w:rFonts w:cstheme="minorBidi"/>
          <w:sz w:val="22"/>
          <w:szCs w:val="22"/>
          <w:rPrChange w:id="7488" w:author="Visone Rossana (GSE)" w:date="2025-09-09T14:35:00Z">
            <w:rPr>
              <w:rFonts w:cs="Calibri"/>
            </w:rPr>
          </w:rPrChange>
        </w:rPr>
        <w:t>P</w:t>
      </w:r>
      <w:ins w:id="7489" w:author="Santagata Fabiana (GSE)" w:date="2025-10-06T15:49:00Z">
        <w:r w:rsidR="1BE9226C" w:rsidRPr="415CE298">
          <w:rPr>
            <w:rFonts w:cstheme="minorBidi"/>
            <w:sz w:val="22"/>
            <w:szCs w:val="22"/>
          </w:rPr>
          <w:t>ubblic</w:t>
        </w:r>
        <w:r w:rsidR="5A67B472" w:rsidRPr="415CE298">
          <w:rPr>
            <w:rFonts w:cstheme="minorBidi"/>
            <w:sz w:val="22"/>
            <w:szCs w:val="22"/>
          </w:rPr>
          <w:t>a</w:t>
        </w:r>
        <w:r w:rsidR="1BE9226C" w:rsidRPr="415CE298">
          <w:rPr>
            <w:rFonts w:cstheme="minorBidi"/>
            <w:sz w:val="22"/>
            <w:szCs w:val="22"/>
          </w:rPr>
          <w:t xml:space="preserve"> </w:t>
        </w:r>
      </w:ins>
      <w:r w:rsidR="6A7041BA" w:rsidRPr="415CE298">
        <w:rPr>
          <w:rFonts w:cstheme="minorBidi"/>
          <w:sz w:val="22"/>
          <w:szCs w:val="22"/>
          <w:rPrChange w:id="7490" w:author="Visone Rossana (GSE)" w:date="2025-09-09T14:35:00Z">
            <w:rPr>
              <w:rFonts w:cs="Calibri"/>
            </w:rPr>
          </w:rPrChange>
        </w:rPr>
        <w:t>A</w:t>
      </w:r>
      <w:ins w:id="7491" w:author="Santagata Fabiana (GSE)" w:date="2025-10-06T15:49:00Z">
        <w:r w:rsidR="5E506C5F" w:rsidRPr="415CE298">
          <w:rPr>
            <w:rFonts w:cstheme="minorBidi"/>
            <w:sz w:val="22"/>
            <w:szCs w:val="22"/>
          </w:rPr>
          <w:t>mministrazion</w:t>
        </w:r>
        <w:r w:rsidR="3325A5B0" w:rsidRPr="415CE298">
          <w:rPr>
            <w:rFonts w:cstheme="minorBidi"/>
            <w:sz w:val="22"/>
            <w:szCs w:val="22"/>
          </w:rPr>
          <w:t>e (</w:t>
        </w:r>
      </w:ins>
      <w:del w:id="7492" w:author="Santagata Fabiana (GSE)" w:date="2025-10-06T15:49:00Z">
        <w:r w:rsidR="00E229C9" w:rsidRPr="794500EC">
          <w:rPr>
            <w:rFonts w:cstheme="minorBidi"/>
            <w:sz w:val="22"/>
            <w:szCs w:val="22"/>
            <w:rPrChange w:id="7493" w:author="Visone Rossana (GSE)" w:date="2025-09-09T14:35:00Z" w16du:dateUtc="2025-09-09T12:35:00Z">
              <w:rPr>
                <w:rFonts w:cs="Calibri"/>
                <w:bCs/>
              </w:rPr>
            </w:rPrChange>
          </w:rPr>
          <w:delText xml:space="preserve"> o </w:delText>
        </w:r>
        <w:r w:rsidR="007E1368" w:rsidRPr="794500EC">
          <w:rPr>
            <w:rFonts w:cstheme="minorBidi"/>
            <w:sz w:val="22"/>
            <w:szCs w:val="22"/>
            <w:rPrChange w:id="7494" w:author="Visone Rossana (GSE)" w:date="2025-09-09T14:35:00Z" w16du:dateUtc="2025-09-09T12:35:00Z">
              <w:rPr>
                <w:rFonts w:cs="Calibri"/>
                <w:bCs/>
              </w:rPr>
            </w:rPrChange>
          </w:rPr>
          <w:delText xml:space="preserve">di </w:delText>
        </w:r>
      </w:del>
      <w:ins w:id="7495" w:author="Santagata Fabiana (GSE)" w:date="2025-10-13T10:27:00Z">
        <w:r w:rsidR="75D23E4A" w:rsidRPr="5EA3609D">
          <w:rPr>
            <w:rFonts w:cstheme="minorBidi"/>
            <w:sz w:val="22"/>
            <w:szCs w:val="22"/>
          </w:rPr>
          <w:t>o un</w:t>
        </w:r>
      </w:ins>
      <w:ins w:id="7496" w:author="Santagata Fabiana (GSE)" w:date="2025-10-06T15:49:00Z">
        <w:r w:rsidR="2F93027C" w:rsidRPr="5EA3609D">
          <w:rPr>
            <w:rFonts w:cstheme="minorBidi"/>
            <w:sz w:val="22"/>
            <w:szCs w:val="22"/>
          </w:rPr>
          <w:t xml:space="preserve"> </w:t>
        </w:r>
      </w:ins>
      <w:r w:rsidR="19479190" w:rsidRPr="5EA3609D">
        <w:rPr>
          <w:rFonts w:cstheme="minorBidi"/>
          <w:sz w:val="22"/>
          <w:szCs w:val="22"/>
          <w:rPrChange w:id="7497" w:author="Visone Rossana (GSE)" w:date="2025-09-09T14:35:00Z">
            <w:rPr>
              <w:rFonts w:cs="Calibri"/>
            </w:rPr>
          </w:rPrChange>
        </w:rPr>
        <w:t>E</w:t>
      </w:r>
      <w:r w:rsidR="6A7041BA" w:rsidRPr="5EA3609D">
        <w:rPr>
          <w:rFonts w:cstheme="minorBidi"/>
          <w:sz w:val="22"/>
          <w:szCs w:val="22"/>
          <w:rPrChange w:id="7498" w:author="Visone Rossana (GSE)" w:date="2025-09-09T14:35:00Z">
            <w:rPr>
              <w:rFonts w:cs="Calibri"/>
            </w:rPr>
          </w:rPrChange>
        </w:rPr>
        <w:t>nt</w:t>
      </w:r>
      <w:ins w:id="7499" w:author="Santagata Fabiana (GSE)" w:date="2025-10-06T15:49:00Z">
        <w:r w:rsidR="3BCA40FC" w:rsidRPr="5EA3609D">
          <w:rPr>
            <w:rFonts w:cstheme="minorBidi"/>
            <w:sz w:val="22"/>
            <w:szCs w:val="22"/>
          </w:rPr>
          <w:t>e</w:t>
        </w:r>
      </w:ins>
      <w:del w:id="7500" w:author="Santagata Fabiana (GSE)" w:date="2025-10-06T15:49:00Z">
        <w:r w:rsidRPr="5EA3609D" w:rsidDel="6A7041BA">
          <w:rPr>
            <w:rFonts w:cstheme="minorBidi"/>
            <w:sz w:val="22"/>
            <w:szCs w:val="22"/>
            <w:rPrChange w:id="7501" w:author="Visone Rossana (GSE)" w:date="2025-09-09T14:35:00Z">
              <w:rPr>
                <w:rFonts w:cs="Calibri"/>
              </w:rPr>
            </w:rPrChange>
          </w:rPr>
          <w:delText>i</w:delText>
        </w:r>
      </w:del>
      <w:r w:rsidRPr="794500EC">
        <w:rPr>
          <w:rFonts w:cstheme="minorBidi"/>
          <w:sz w:val="22"/>
          <w:szCs w:val="22"/>
          <w:rPrChange w:id="7502" w:author="Visone Rossana (GSE)" w:date="2025-09-09T14:35:00Z" w16du:dateUtc="2025-09-09T12:35:00Z">
            <w:rPr>
              <w:rFonts w:cs="Calibri"/>
              <w:bCs/>
            </w:rPr>
          </w:rPrChange>
        </w:rPr>
        <w:t xml:space="preserve"> del Terzo </w:t>
      </w:r>
      <w:ins w:id="7503" w:author="Santagata Fabiana (GSE)" w:date="2025-10-06T15:49:00Z">
        <w:r w:rsidR="0E57B77C" w:rsidRPr="415CE298">
          <w:rPr>
            <w:rFonts w:cstheme="minorBidi"/>
            <w:sz w:val="22"/>
            <w:szCs w:val="22"/>
          </w:rPr>
          <w:t>S</w:t>
        </w:r>
      </w:ins>
      <w:del w:id="7504" w:author="Santagata Fabiana (GSE)" w:date="2025-10-06T15:49:00Z">
        <w:r w:rsidRPr="794500EC">
          <w:rPr>
            <w:rFonts w:cstheme="minorBidi"/>
            <w:sz w:val="22"/>
            <w:szCs w:val="22"/>
            <w:rPrChange w:id="7505" w:author="Visone Rossana (GSE)" w:date="2025-09-09T14:35:00Z" w16du:dateUtc="2025-09-09T12:35:00Z">
              <w:rPr>
                <w:rFonts w:cs="Calibri"/>
                <w:bCs/>
              </w:rPr>
            </w:rPrChange>
          </w:rPr>
          <w:delText>s</w:delText>
        </w:r>
      </w:del>
      <w:r w:rsidRPr="794500EC">
        <w:rPr>
          <w:rFonts w:cstheme="minorBidi"/>
          <w:sz w:val="22"/>
          <w:szCs w:val="22"/>
          <w:rPrChange w:id="7506" w:author="Visone Rossana (GSE)" w:date="2025-09-09T14:35:00Z" w16du:dateUtc="2025-09-09T12:35:00Z">
            <w:rPr>
              <w:rFonts w:cs="Calibri"/>
              <w:bCs/>
            </w:rPr>
          </w:rPrChange>
        </w:rPr>
        <w:t>ettore</w:t>
      </w:r>
      <w:ins w:id="7507" w:author="Visone Rossana (GSE)" w:date="2025-09-23T14:30:00Z" w16du:dateUtc="2025-09-23T12:30:00Z">
        <w:r w:rsidR="009C4C59" w:rsidRPr="794500EC">
          <w:rPr>
            <w:rFonts w:cstheme="minorBidi"/>
            <w:sz w:val="22"/>
            <w:szCs w:val="22"/>
          </w:rPr>
          <w:t xml:space="preserve"> </w:t>
        </w:r>
      </w:ins>
      <w:ins w:id="7508" w:author="Visone Rossana (GSE)" w:date="2025-09-23T14:30:00Z">
        <w:del w:id="7509" w:author="Santagata Fabiana (GSE)" w:date="2025-10-13T10:26:00Z">
          <w:r w:rsidR="009C4C59" w:rsidRPr="571ACC12">
            <w:rPr>
              <w:rFonts w:cstheme="minorBidi"/>
              <w:b/>
              <w:sz w:val="22"/>
              <w:szCs w:val="22"/>
              <w:highlight w:val="yellow"/>
              <w:rPrChange w:id="7510" w:author="Visone Rossana (GSE)" w:date="2025-09-23T14:30:00Z" w16du:dateUtc="2025-09-23T12:30:00Z">
                <w:rPr>
                  <w:rFonts w:cstheme="minorHAnsi"/>
                  <w:bCs/>
                  <w:sz w:val="22"/>
                  <w:szCs w:val="22"/>
                </w:rPr>
              </w:rPrChange>
            </w:rPr>
            <w:delText xml:space="preserve">non </w:delText>
          </w:r>
          <w:r w:rsidRPr="5EA3609D" w:rsidDel="1C537F1C">
            <w:rPr>
              <w:rFonts w:cstheme="minorBidi"/>
              <w:b/>
              <w:bCs/>
              <w:sz w:val="22"/>
              <w:szCs w:val="22"/>
              <w:highlight w:val="yellow"/>
              <w:rPrChange w:id="7511" w:author="Visone Rossana (GSE)" w:date="2025-09-23T14:30:00Z">
                <w:rPr>
                  <w:rFonts w:cstheme="minorBidi"/>
                  <w:sz w:val="22"/>
                  <w:szCs w:val="22"/>
                </w:rPr>
              </w:rPrChange>
            </w:rPr>
            <w:delText>economic</w:delText>
          </w:r>
        </w:del>
      </w:ins>
      <w:ins w:id="7512" w:author="Santagata Fabiana (GSE)" w:date="2025-10-13T10:26:00Z">
        <w:r w:rsidR="0B3654DE" w:rsidRPr="5EA3609D">
          <w:rPr>
            <w:rFonts w:cstheme="minorBidi"/>
            <w:b/>
            <w:bCs/>
            <w:sz w:val="22"/>
            <w:szCs w:val="22"/>
            <w:highlight w:val="yellow"/>
          </w:rPr>
          <w:t>assimilato alla PA</w:t>
        </w:r>
      </w:ins>
      <w:ins w:id="7513" w:author="Santagata Fabiana (GSE)" w:date="2025-10-06T15:49:00Z">
        <w:r w:rsidR="2671B268" w:rsidRPr="415CE298">
          <w:rPr>
            <w:rFonts w:cstheme="minorBidi"/>
            <w:b/>
            <w:bCs/>
            <w:sz w:val="22"/>
            <w:szCs w:val="22"/>
          </w:rPr>
          <w:t>)</w:t>
        </w:r>
      </w:ins>
      <w:ins w:id="7514" w:author="Visone Rossana (GSE)" w:date="2025-09-23T14:30:00Z">
        <w:r w:rsidR="1C537F1C" w:rsidRPr="415CE298">
          <w:rPr>
            <w:rFonts w:cstheme="minorBidi"/>
            <w:b/>
            <w:bCs/>
            <w:sz w:val="22"/>
            <w:szCs w:val="22"/>
            <w:rPrChange w:id="7515" w:author="Visone Rossana (GSE)" w:date="2025-09-23T14:30:00Z">
              <w:rPr>
                <w:rFonts w:cstheme="minorBidi"/>
                <w:sz w:val="22"/>
                <w:szCs w:val="22"/>
              </w:rPr>
            </w:rPrChange>
          </w:rPr>
          <w:t>i</w:t>
        </w:r>
      </w:ins>
      <w:r w:rsidRPr="794500EC">
        <w:rPr>
          <w:rFonts w:cstheme="minorBidi"/>
          <w:b/>
          <w:sz w:val="22"/>
          <w:szCs w:val="22"/>
          <w:rPrChange w:id="7516" w:author="Visone Rossana (GSE)" w:date="2025-09-23T14:30:00Z" w16du:dateUtc="2025-09-23T12:30:00Z">
            <w:rPr>
              <w:rFonts w:cs="Calibri"/>
              <w:bCs/>
            </w:rPr>
          </w:rPrChange>
        </w:rPr>
        <w:t>,</w:t>
      </w:r>
      <w:r w:rsidRPr="794500EC">
        <w:rPr>
          <w:rFonts w:cstheme="minorBidi"/>
          <w:sz w:val="22"/>
          <w:szCs w:val="22"/>
          <w:rPrChange w:id="7517" w:author="Visone Rossana (GSE)" w:date="2025-09-09T14:35:00Z" w16du:dateUtc="2025-09-09T12:35:00Z">
            <w:rPr>
              <w:rFonts w:cs="Calibri"/>
              <w:bCs/>
            </w:rPr>
          </w:rPrChange>
        </w:rPr>
        <w:t xml:space="preserve"> </w:t>
      </w:r>
      <w:del w:id="7518" w:author="Santagata Fabiana (GSE)" w:date="2025-10-06T15:50:00Z">
        <w:r w:rsidR="00E229C9" w:rsidRPr="794500EC">
          <w:rPr>
            <w:rFonts w:cstheme="minorBidi"/>
            <w:sz w:val="22"/>
            <w:szCs w:val="22"/>
            <w:rPrChange w:id="7519" w:author="Visone Rossana (GSE)" w:date="2025-09-09T14:35:00Z" w16du:dateUtc="2025-09-09T12:35:00Z">
              <w:rPr>
                <w:rFonts w:cs="Calibri"/>
                <w:bCs/>
              </w:rPr>
            </w:rPrChange>
          </w:rPr>
          <w:delText xml:space="preserve">mediante </w:delText>
        </w:r>
      </w:del>
      <w:ins w:id="7520" w:author="Santagata Fabiana (GSE)" w:date="2025-10-06T15:50:00Z">
        <w:r w:rsidR="00E229C9" w:rsidRPr="415CE298">
          <w:rPr>
            <w:rFonts w:cstheme="minorBidi"/>
            <w:sz w:val="22"/>
            <w:szCs w:val="22"/>
          </w:rPr>
          <w:t xml:space="preserve">la </w:t>
        </w:r>
        <w:r w:rsidR="6DB1EB54" w:rsidRPr="415CE298">
          <w:rPr>
            <w:rFonts w:cstheme="minorBidi"/>
            <w:sz w:val="22"/>
            <w:szCs w:val="22"/>
          </w:rPr>
          <w:t xml:space="preserve">ESCo dovrà aver </w:t>
        </w:r>
      </w:ins>
      <w:del w:id="7521" w:author="Santagata Fabiana (GSE)" w:date="2025-10-06T15:50:00Z">
        <w:r w:rsidR="6A7041BA" w:rsidRPr="415CE298" w:rsidDel="4C08690D">
          <w:rPr>
            <w:rFonts w:cstheme="minorBidi"/>
            <w:sz w:val="22"/>
            <w:szCs w:val="22"/>
            <w:rPrChange w:id="7522" w:author="Visone Rossana (GSE)" w:date="2025-09-09T14:35:00Z">
              <w:rPr>
                <w:rFonts w:cs="Calibri"/>
              </w:rPr>
            </w:rPrChange>
          </w:rPr>
          <w:delText xml:space="preserve">la </w:delText>
        </w:r>
      </w:del>
      <w:r w:rsidR="4C08690D" w:rsidRPr="415CE298">
        <w:rPr>
          <w:rFonts w:cstheme="minorBidi"/>
          <w:sz w:val="22"/>
          <w:szCs w:val="22"/>
          <w:rPrChange w:id="7523" w:author="Visone Rossana (GSE)" w:date="2025-09-09T14:35:00Z">
            <w:rPr>
              <w:rFonts w:cs="Calibri"/>
            </w:rPr>
          </w:rPrChange>
        </w:rPr>
        <w:t>stipula</w:t>
      </w:r>
      <w:ins w:id="7524" w:author="Santagata Fabiana (GSE)" w:date="2025-10-06T15:50:00Z">
        <w:r w:rsidR="0B4DFFD4" w:rsidRPr="415CE298">
          <w:rPr>
            <w:rFonts w:cstheme="minorBidi"/>
            <w:sz w:val="22"/>
            <w:szCs w:val="22"/>
          </w:rPr>
          <w:t>to</w:t>
        </w:r>
      </w:ins>
      <w:r w:rsidR="00E229C9" w:rsidRPr="794500EC">
        <w:rPr>
          <w:rFonts w:cstheme="minorBidi"/>
          <w:sz w:val="22"/>
          <w:szCs w:val="22"/>
          <w:rPrChange w:id="7525" w:author="Visone Rossana (GSE)" w:date="2025-09-09T14:35:00Z" w16du:dateUtc="2025-09-09T12:35:00Z">
            <w:rPr>
              <w:rFonts w:cs="Calibri"/>
              <w:bCs/>
            </w:rPr>
          </w:rPrChange>
        </w:rPr>
        <w:t xml:space="preserve"> </w:t>
      </w:r>
      <w:del w:id="7526" w:author="Santagata Fabiana (GSE)" w:date="2025-10-06T15:50:00Z">
        <w:r w:rsidR="00E229C9" w:rsidRPr="794500EC">
          <w:rPr>
            <w:rFonts w:cstheme="minorBidi"/>
            <w:sz w:val="22"/>
            <w:szCs w:val="22"/>
            <w:rPrChange w:id="7527" w:author="Visone Rossana (GSE)" w:date="2025-09-09T14:35:00Z" w16du:dateUtc="2025-09-09T12:35:00Z">
              <w:rPr>
                <w:rFonts w:cs="Calibri"/>
                <w:bCs/>
              </w:rPr>
            </w:rPrChange>
          </w:rPr>
          <w:delText xml:space="preserve">di </w:delText>
        </w:r>
      </w:del>
      <w:r w:rsidRPr="794500EC">
        <w:rPr>
          <w:rFonts w:cstheme="minorBidi"/>
          <w:sz w:val="22"/>
          <w:szCs w:val="22"/>
          <w:rPrChange w:id="7528" w:author="Visone Rossana (GSE)" w:date="2025-09-09T14:35:00Z" w16du:dateUtc="2025-09-09T12:35:00Z">
            <w:rPr>
              <w:rFonts w:cs="Calibri"/>
              <w:bCs/>
            </w:rPr>
          </w:rPrChange>
        </w:rPr>
        <w:t xml:space="preserve">un </w:t>
      </w:r>
      <w:r w:rsidRPr="794500EC">
        <w:rPr>
          <w:rFonts w:cstheme="minorBidi"/>
          <w:i/>
          <w:sz w:val="22"/>
          <w:szCs w:val="22"/>
          <w:rPrChange w:id="7529" w:author="Visone Rossana (GSE)" w:date="2025-09-09T14:35:00Z" w16du:dateUtc="2025-09-09T12:35:00Z">
            <w:rPr>
              <w:rFonts w:cs="Calibri"/>
              <w:bCs/>
              <w:i/>
              <w:iCs/>
            </w:rPr>
          </w:rPrChange>
        </w:rPr>
        <w:t>contratto di prestazione energetica</w:t>
      </w:r>
      <w:r w:rsidRPr="794500EC">
        <w:rPr>
          <w:rFonts w:cstheme="minorBidi"/>
          <w:sz w:val="22"/>
          <w:szCs w:val="22"/>
          <w:rPrChange w:id="7530" w:author="Visone Rossana (GSE)" w:date="2025-09-09T14:35:00Z" w16du:dateUtc="2025-09-09T12:35:00Z">
            <w:rPr>
              <w:rFonts w:cs="Calibri"/>
              <w:bCs/>
            </w:rPr>
          </w:rPrChange>
        </w:rPr>
        <w:t xml:space="preserve"> (Energy Performance Contract – EPC</w:t>
      </w:r>
      <w:r w:rsidR="6A7041BA" w:rsidRPr="415CE298">
        <w:rPr>
          <w:rFonts w:cstheme="minorBidi"/>
          <w:sz w:val="22"/>
          <w:szCs w:val="22"/>
          <w:rPrChange w:id="7531" w:author="Visone Rossana (GSE)" w:date="2025-09-09T14:35:00Z">
            <w:rPr>
              <w:rFonts w:cs="Calibri"/>
            </w:rPr>
          </w:rPrChange>
        </w:rPr>
        <w:t>)</w:t>
      </w:r>
      <w:ins w:id="7532" w:author="Santagata Fabiana (GSE)" w:date="2025-10-06T15:51:00Z">
        <w:r w:rsidR="75F2EF87" w:rsidRPr="415CE298">
          <w:rPr>
            <w:rFonts w:cstheme="minorBidi"/>
            <w:sz w:val="22"/>
            <w:szCs w:val="22"/>
          </w:rPr>
          <w:t xml:space="preserve"> che presenti </w:t>
        </w:r>
      </w:ins>
      <w:del w:id="7533" w:author="Santagata Fabiana (GSE)" w:date="2025-10-06T15:51:00Z">
        <w:r w:rsidR="6A7041BA" w:rsidRPr="415CE298" w:rsidDel="6A7041BA">
          <w:rPr>
            <w:rFonts w:cstheme="minorBidi"/>
            <w:sz w:val="22"/>
            <w:szCs w:val="22"/>
            <w:rPrChange w:id="7534" w:author="Visone Rossana (GSE)" w:date="2025-09-09T14:35:00Z">
              <w:rPr>
                <w:rFonts w:cs="Calibri"/>
              </w:rPr>
            </w:rPrChange>
          </w:rPr>
          <w:delText>,</w:delText>
        </w:r>
        <w:r w:rsidRPr="794500EC">
          <w:rPr>
            <w:rFonts w:cstheme="minorBidi"/>
            <w:sz w:val="22"/>
            <w:szCs w:val="22"/>
            <w:rPrChange w:id="7535" w:author="Visone Rossana (GSE)" w:date="2025-09-09T14:35:00Z" w16du:dateUtc="2025-09-09T12:35:00Z">
              <w:rPr>
                <w:rFonts w:cs="Calibri"/>
                <w:bCs/>
              </w:rPr>
            </w:rPrChange>
          </w:rPr>
          <w:delText xml:space="preserve"> avente </w:delText>
        </w:r>
      </w:del>
      <w:r w:rsidRPr="794500EC">
        <w:rPr>
          <w:rFonts w:cstheme="minorBidi"/>
          <w:sz w:val="22"/>
          <w:szCs w:val="22"/>
          <w:rPrChange w:id="7536" w:author="Visone Rossana (GSE)" w:date="2025-09-09T14:35:00Z" w16du:dateUtc="2025-09-09T12:35:00Z">
            <w:rPr>
              <w:rFonts w:cs="Calibri"/>
              <w:bCs/>
            </w:rPr>
          </w:rPrChange>
        </w:rPr>
        <w:t xml:space="preserve">i requisiti minimi </w:t>
      </w:r>
      <w:ins w:id="7537" w:author="Santagata Fabiana (GSE)" w:date="2025-10-06T15:52:00Z">
        <w:r w:rsidR="67BEF14E" w:rsidRPr="415CE298">
          <w:rPr>
            <w:rFonts w:cstheme="minorBidi"/>
            <w:sz w:val="22"/>
            <w:szCs w:val="22"/>
          </w:rPr>
          <w:t xml:space="preserve">precisati </w:t>
        </w:r>
      </w:ins>
      <w:ins w:id="7538" w:author="Santagata Fabiana (GSE)" w:date="2025-10-06T15:50:00Z">
        <w:r w:rsidR="31282F53" w:rsidRPr="415CE298">
          <w:rPr>
            <w:rFonts w:cstheme="minorBidi"/>
            <w:sz w:val="22"/>
            <w:szCs w:val="22"/>
            <w:highlight w:val="yellow"/>
            <w:rPrChange w:id="7539" w:author="Santagata Fabiana (GSE)" w:date="2025-10-06T15:50:00Z">
              <w:rPr>
                <w:rFonts w:cstheme="minorBidi"/>
                <w:sz w:val="22"/>
                <w:szCs w:val="22"/>
              </w:rPr>
            </w:rPrChange>
          </w:rPr>
          <w:t xml:space="preserve">nel </w:t>
        </w:r>
      </w:ins>
      <w:ins w:id="7540" w:author="Santagata Fabiana (GSE)" w:date="2025-10-06T15:51:00Z">
        <w:r w:rsidR="0178BA02" w:rsidRPr="415CE298">
          <w:rPr>
            <w:rFonts w:cstheme="minorBidi"/>
            <w:sz w:val="22"/>
            <w:szCs w:val="22"/>
            <w:highlight w:val="yellow"/>
          </w:rPr>
          <w:t xml:space="preserve">successivo </w:t>
        </w:r>
      </w:ins>
      <w:ins w:id="7541" w:author="Santagata Fabiana (GSE)" w:date="2025-10-06T15:50:00Z">
        <w:r w:rsidR="31282F53" w:rsidRPr="415CE298">
          <w:rPr>
            <w:rFonts w:cstheme="minorBidi"/>
            <w:sz w:val="22"/>
            <w:szCs w:val="22"/>
            <w:highlight w:val="yellow"/>
            <w:rPrChange w:id="7542" w:author="Santagata Fabiana (GSE)" w:date="2025-10-06T15:50:00Z">
              <w:rPr>
                <w:rFonts w:cstheme="minorBidi"/>
                <w:sz w:val="22"/>
                <w:szCs w:val="22"/>
              </w:rPr>
            </w:rPrChange>
          </w:rPr>
          <w:t>CAPITOLO</w:t>
        </w:r>
      </w:ins>
      <w:ins w:id="7543" w:author="Santagata Fabiana (GSE)" w:date="2025-10-06T15:52:00Z">
        <w:r w:rsidR="2E2A934E" w:rsidRPr="415CE298">
          <w:rPr>
            <w:rFonts w:cstheme="minorBidi"/>
            <w:sz w:val="22"/>
            <w:szCs w:val="22"/>
            <w:highlight w:val="yellow"/>
          </w:rPr>
          <w:t xml:space="preserve"> – </w:t>
        </w:r>
      </w:ins>
      <w:del w:id="7544" w:author="Santagata Fabiana (GSE)" w:date="2025-10-06T15:51:00Z">
        <w:r w:rsidRPr="794500EC">
          <w:rPr>
            <w:rFonts w:cstheme="minorBidi"/>
            <w:sz w:val="22"/>
            <w:szCs w:val="22"/>
            <w:rPrChange w:id="7545" w:author="Visone Rossana (GSE)" w:date="2025-09-09T14:35:00Z" w16du:dateUtc="2025-09-09T12:35:00Z">
              <w:rPr>
                <w:rFonts w:cs="Calibri"/>
                <w:bCs/>
              </w:rPr>
            </w:rPrChange>
          </w:rPr>
          <w:delText>previsti dall’allegato 8 del D.lgs. 102/2014 s.m.i.</w:delText>
        </w:r>
        <w:r w:rsidR="00E229C9" w:rsidRPr="794500EC">
          <w:rPr>
            <w:rFonts w:cstheme="minorBidi"/>
            <w:sz w:val="22"/>
            <w:szCs w:val="22"/>
            <w:rPrChange w:id="7546" w:author="Visone Rossana (GSE)" w:date="2025-09-09T14:35:00Z" w16du:dateUtc="2025-09-09T12:35:00Z">
              <w:rPr>
                <w:rFonts w:cs="Calibri"/>
                <w:bCs/>
              </w:rPr>
            </w:rPrChange>
          </w:rPr>
          <w:delText xml:space="preserve">, ai sensi dell’art. </w:delText>
        </w:r>
        <w:r w:rsidR="00E229C9" w:rsidRPr="415CE298">
          <w:rPr>
            <w:rFonts w:cstheme="minorBidi"/>
            <w:sz w:val="22"/>
            <w:szCs w:val="22"/>
            <w:rPrChange w:id="7547" w:author="Visone Rossana (GSE)" w:date="2025-09-09T14:35:00Z" w16du:dateUtc="2025-09-09T12:35:00Z">
              <w:rPr>
                <w:rFonts w:cs="Calibri"/>
                <w:bCs/>
                <w:highlight w:val="yellow"/>
              </w:rPr>
            </w:rPrChange>
          </w:rPr>
          <w:delText>13 comma 1 del Decreto</w:delText>
        </w:r>
      </w:del>
      <w:r w:rsidR="00E229C9" w:rsidRPr="00C561E4">
        <w:rPr>
          <w:rFonts w:cstheme="minorBidi"/>
          <w:sz w:val="22"/>
          <w:szCs w:val="22"/>
        </w:rPr>
        <w:t>;</w:t>
      </w:r>
    </w:p>
    <w:p w14:paraId="1640EE8A" w14:textId="16618B57" w:rsidR="00E365BE" w:rsidRPr="008B1DFF" w:rsidRDefault="00E365BE">
      <w:pPr>
        <w:tabs>
          <w:tab w:val="num" w:pos="426"/>
        </w:tabs>
        <w:spacing w:after="120" w:line="276" w:lineRule="auto"/>
        <w:ind w:right="-142"/>
        <w:jc w:val="both"/>
        <w:rPr>
          <w:rFonts w:cstheme="minorBidi"/>
          <w:sz w:val="22"/>
          <w:szCs w:val="22"/>
          <w:rPrChange w:id="7548" w:author="Visone Rossana (GSE)" w:date="2025-09-09T14:35:00Z" w16du:dateUtc="2025-09-09T12:35:00Z">
            <w:rPr>
              <w:rFonts w:cs="Calibri"/>
              <w:bCs/>
            </w:rPr>
          </w:rPrChange>
        </w:rPr>
        <w:pPrChange w:id="7549" w:author="Visone Rossana (GSE)" w:date="2025-09-09T14:35:00Z" w16du:dateUtc="2025-09-09T12:35:00Z">
          <w:pPr>
            <w:tabs>
              <w:tab w:val="num" w:pos="426"/>
            </w:tabs>
            <w:spacing w:after="120"/>
            <w:ind w:right="-142"/>
            <w:jc w:val="both"/>
          </w:pPr>
        </w:pPrChange>
      </w:pPr>
      <w:r w:rsidRPr="00C561E4">
        <w:rPr>
          <w:rFonts w:cstheme="minorBidi"/>
          <w:sz w:val="22"/>
          <w:szCs w:val="22"/>
        </w:rPr>
        <w:t>•</w:t>
      </w:r>
      <w:r>
        <w:tab/>
      </w:r>
      <w:ins w:id="7550" w:author="Santagata Fabiana (GSE)" w:date="2025-10-13T10:26:00Z">
        <w:r w:rsidR="1537CD7A" w:rsidRPr="571ACC12">
          <w:rPr>
            <w:rFonts w:cstheme="minorBidi"/>
            <w:sz w:val="22"/>
            <w:szCs w:val="22"/>
          </w:rPr>
          <w:t xml:space="preserve"> </w:t>
        </w:r>
      </w:ins>
      <w:r w:rsidRPr="3B317B17">
        <w:rPr>
          <w:rFonts w:cstheme="minorBidi"/>
          <w:sz w:val="22"/>
          <w:szCs w:val="22"/>
          <w:rPrChange w:id="7551" w:author="Visone Rossana (GSE)" w:date="2025-09-09T14:35:00Z" w16du:dateUtc="2025-09-09T12:35:00Z">
            <w:rPr>
              <w:rFonts w:cs="Calibri"/>
              <w:bCs/>
            </w:rPr>
          </w:rPrChange>
        </w:rPr>
        <w:t xml:space="preserve">nel caso </w:t>
      </w:r>
      <w:ins w:id="7552" w:author="Santagata Fabiana (GSE)" w:date="2025-10-06T15:52:00Z">
        <w:r w:rsidR="70750E53" w:rsidRPr="3B317B17">
          <w:rPr>
            <w:rFonts w:cstheme="minorBidi"/>
            <w:sz w:val="22"/>
            <w:szCs w:val="22"/>
          </w:rPr>
          <w:t>in cui il Soggetto Ammesso sia</w:t>
        </w:r>
      </w:ins>
      <w:del w:id="7553" w:author="Santagata Fabiana (GSE)" w:date="2025-10-06T15:52:00Z">
        <w:r w:rsidRPr="3B317B17" w:rsidDel="007E1368">
          <w:rPr>
            <w:rFonts w:cstheme="minorBidi"/>
            <w:sz w:val="22"/>
            <w:szCs w:val="22"/>
            <w:rPrChange w:id="7554" w:author="Visone Rossana (GSE)" w:date="2025-09-09T14:35:00Z">
              <w:rPr>
                <w:rFonts w:cs="Calibri"/>
              </w:rPr>
            </w:rPrChange>
          </w:rPr>
          <w:delText>di</w:delText>
        </w:r>
      </w:del>
      <w:ins w:id="7555" w:author="Santagata Fabiana (GSE)" w:date="2025-10-06T15:52:00Z">
        <w:r w:rsidR="07DC23D9" w:rsidRPr="3B317B17">
          <w:rPr>
            <w:rFonts w:cstheme="minorBidi"/>
            <w:sz w:val="22"/>
            <w:szCs w:val="22"/>
          </w:rPr>
          <w:t xml:space="preserve"> un</w:t>
        </w:r>
      </w:ins>
      <w:r w:rsidR="007E1368" w:rsidRPr="3B317B17">
        <w:rPr>
          <w:rFonts w:cstheme="minorBidi"/>
          <w:sz w:val="22"/>
          <w:szCs w:val="22"/>
          <w:rPrChange w:id="7556" w:author="Visone Rossana (GSE)" w:date="2025-09-09T14:35:00Z" w16du:dateUtc="2025-09-09T12:35:00Z">
            <w:rPr>
              <w:rFonts w:cs="Calibri"/>
              <w:bCs/>
            </w:rPr>
          </w:rPrChange>
        </w:rPr>
        <w:t xml:space="preserve"> </w:t>
      </w:r>
      <w:r w:rsidRPr="3B317B17">
        <w:rPr>
          <w:rFonts w:cstheme="minorBidi"/>
          <w:sz w:val="22"/>
          <w:szCs w:val="22"/>
          <w:rPrChange w:id="7557" w:author="Visone Rossana (GSE)" w:date="2025-09-09T14:35:00Z" w16du:dateUtc="2025-09-09T12:35:00Z">
            <w:rPr>
              <w:rFonts w:cs="Calibri"/>
              <w:bCs/>
            </w:rPr>
          </w:rPrChange>
        </w:rPr>
        <w:t xml:space="preserve">Soggetto </w:t>
      </w:r>
      <w:r w:rsidR="007E1368" w:rsidRPr="3B317B17">
        <w:rPr>
          <w:rFonts w:cstheme="minorBidi"/>
          <w:sz w:val="22"/>
          <w:szCs w:val="22"/>
          <w:rPrChange w:id="7558" w:author="Visone Rossana (GSE)" w:date="2025-09-09T14:35:00Z" w16du:dateUtc="2025-09-09T12:35:00Z">
            <w:rPr>
              <w:rFonts w:cs="Calibri"/>
              <w:bCs/>
            </w:rPr>
          </w:rPrChange>
        </w:rPr>
        <w:t>P</w:t>
      </w:r>
      <w:r w:rsidRPr="3B317B17">
        <w:rPr>
          <w:rFonts w:cstheme="minorBidi"/>
          <w:sz w:val="22"/>
          <w:szCs w:val="22"/>
          <w:rPrChange w:id="7559" w:author="Visone Rossana (GSE)" w:date="2025-09-09T14:35:00Z" w16du:dateUtc="2025-09-09T12:35:00Z">
            <w:rPr>
              <w:rFonts w:cs="Calibri"/>
              <w:bCs/>
            </w:rPr>
          </w:rPrChange>
        </w:rPr>
        <w:t>rivato</w:t>
      </w:r>
      <w:r w:rsidR="007E1368" w:rsidRPr="3B317B17">
        <w:rPr>
          <w:rFonts w:cstheme="minorBidi"/>
          <w:sz w:val="22"/>
          <w:szCs w:val="22"/>
          <w:rPrChange w:id="7560" w:author="Visone Rossana (GSE)" w:date="2025-09-09T14:35:00Z" w16du:dateUtc="2025-09-09T12:35:00Z">
            <w:rPr>
              <w:rFonts w:cs="Calibri"/>
              <w:bCs/>
            </w:rPr>
          </w:rPrChange>
        </w:rPr>
        <w:t>,</w:t>
      </w:r>
      <w:r w:rsidRPr="3B317B17">
        <w:rPr>
          <w:rFonts w:cstheme="minorBidi"/>
          <w:sz w:val="22"/>
          <w:szCs w:val="22"/>
          <w:rPrChange w:id="7561" w:author="Visone Rossana (GSE)" w:date="2025-09-09T14:35:00Z" w16du:dateUtc="2025-09-09T12:35:00Z">
            <w:rPr>
              <w:rFonts w:cs="Calibri"/>
              <w:bCs/>
            </w:rPr>
          </w:rPrChange>
        </w:rPr>
        <w:t xml:space="preserve"> </w:t>
      </w:r>
      <w:r w:rsidR="007E1368" w:rsidRPr="3B317B17">
        <w:rPr>
          <w:rFonts w:cstheme="minorBidi"/>
          <w:sz w:val="22"/>
          <w:szCs w:val="22"/>
          <w:rPrChange w:id="7562" w:author="Visone Rossana (GSE)" w:date="2025-09-09T14:35:00Z" w16du:dateUtc="2025-09-09T12:35:00Z">
            <w:rPr>
              <w:rFonts w:cs="Calibri"/>
              <w:bCs/>
            </w:rPr>
          </w:rPrChange>
        </w:rPr>
        <w:t xml:space="preserve">su edifici nell’ambito residenziale o terziario, </w:t>
      </w:r>
      <w:r w:rsidR="00E229C9" w:rsidRPr="3B317B17">
        <w:rPr>
          <w:rFonts w:cstheme="minorBidi"/>
          <w:sz w:val="22"/>
          <w:szCs w:val="22"/>
          <w:rPrChange w:id="7563" w:author="Visone Rossana (GSE)" w:date="2025-09-09T14:35:00Z" w16du:dateUtc="2025-09-09T12:35:00Z">
            <w:rPr>
              <w:rFonts w:cs="Calibri"/>
              <w:bCs/>
            </w:rPr>
          </w:rPrChange>
        </w:rPr>
        <w:t xml:space="preserve">mediante la stipula di </w:t>
      </w:r>
      <w:r w:rsidRPr="3B317B17">
        <w:rPr>
          <w:rFonts w:cstheme="minorBidi"/>
          <w:sz w:val="22"/>
          <w:szCs w:val="22"/>
          <w:rPrChange w:id="7564" w:author="Visone Rossana (GSE)" w:date="2025-09-09T14:35:00Z" w16du:dateUtc="2025-09-09T12:35:00Z">
            <w:rPr>
              <w:rFonts w:cs="Calibri"/>
              <w:bCs/>
            </w:rPr>
          </w:rPrChange>
        </w:rPr>
        <w:t xml:space="preserve">un </w:t>
      </w:r>
      <w:r w:rsidRPr="3B317B17">
        <w:rPr>
          <w:rFonts w:cstheme="minorBidi"/>
          <w:i/>
          <w:sz w:val="22"/>
          <w:szCs w:val="22"/>
          <w:rPrChange w:id="7565" w:author="Visone Rossana (GSE)" w:date="2025-09-09T14:35:00Z" w16du:dateUtc="2025-09-09T12:35:00Z">
            <w:rPr>
              <w:rFonts w:cs="Calibri"/>
              <w:bCs/>
              <w:i/>
              <w:iCs/>
            </w:rPr>
          </w:rPrChange>
        </w:rPr>
        <w:t>contratto di servizio energia</w:t>
      </w:r>
      <w:r w:rsidRPr="3B317B17">
        <w:rPr>
          <w:rFonts w:cstheme="minorBidi"/>
          <w:sz w:val="22"/>
          <w:szCs w:val="22"/>
          <w:rPrChange w:id="7566" w:author="Visone Rossana (GSE)" w:date="2025-09-09T14:35:00Z" w16du:dateUtc="2025-09-09T12:35:00Z">
            <w:rPr>
              <w:rFonts w:cs="Calibri"/>
              <w:bCs/>
            </w:rPr>
          </w:rPrChange>
        </w:rPr>
        <w:t xml:space="preserve"> (o di servizio energia plus)</w:t>
      </w:r>
      <w:del w:id="7567" w:author="Visone Rossana (GSE)" w:date="2025-10-07T17:09:00Z" w16du:dateUtc="2025-10-07T15:09:00Z">
        <w:r w:rsidRPr="3B317B17" w:rsidDel="00C561E4">
          <w:rPr>
            <w:rFonts w:cstheme="minorBidi"/>
            <w:sz w:val="22"/>
            <w:szCs w:val="22"/>
            <w:rPrChange w:id="7568" w:author="Visone Rossana (GSE)" w:date="2025-09-09T14:35:00Z" w16du:dateUtc="2025-09-09T12:35:00Z">
              <w:rPr>
                <w:rFonts w:cs="Calibri"/>
                <w:bCs/>
              </w:rPr>
            </w:rPrChange>
          </w:rPr>
          <w:delText>,</w:delText>
        </w:r>
      </w:del>
      <w:r w:rsidRPr="3B317B17">
        <w:rPr>
          <w:rFonts w:cstheme="minorBidi"/>
          <w:sz w:val="22"/>
          <w:szCs w:val="22"/>
          <w:rPrChange w:id="7569" w:author="Visone Rossana (GSE)" w:date="2025-09-09T14:35:00Z" w16du:dateUtc="2025-09-09T12:35:00Z">
            <w:rPr>
              <w:rFonts w:cs="Calibri"/>
              <w:bCs/>
            </w:rPr>
          </w:rPrChange>
        </w:rPr>
        <w:t xml:space="preserve"> </w:t>
      </w:r>
      <w:del w:id="7570" w:author="Visone Rossana (GSE)" w:date="2025-10-07T17:09:00Z" w16du:dateUtc="2025-10-07T15:09:00Z">
        <w:r w:rsidRPr="3B317B17" w:rsidDel="00C561E4">
          <w:rPr>
            <w:rFonts w:cstheme="minorBidi"/>
            <w:sz w:val="22"/>
            <w:szCs w:val="22"/>
            <w:rPrChange w:id="7571" w:author="Visone Rossana (GSE)" w:date="2025-09-09T14:35:00Z" w16du:dateUtc="2025-09-09T12:35:00Z">
              <w:rPr>
                <w:rFonts w:cs="Calibri"/>
                <w:bCs/>
              </w:rPr>
            </w:rPrChange>
          </w:rPr>
          <w:delText xml:space="preserve">avente i requisiti minimi previsti dall’allegato 2 del D.lgs. 115/2008 e s.m.i. </w:delText>
        </w:r>
      </w:del>
      <w:r w:rsidRPr="3B317B17">
        <w:rPr>
          <w:rFonts w:cstheme="minorBidi"/>
          <w:sz w:val="22"/>
          <w:szCs w:val="22"/>
          <w:rPrChange w:id="7572" w:author="Visone Rossana (GSE)" w:date="2025-09-09T14:35:00Z" w16du:dateUtc="2025-09-09T12:35:00Z">
            <w:rPr>
              <w:rFonts w:cs="Calibri"/>
              <w:bCs/>
            </w:rPr>
          </w:rPrChange>
        </w:rPr>
        <w:t xml:space="preserve">o </w:t>
      </w:r>
      <w:r w:rsidR="007E1368" w:rsidRPr="3B317B17">
        <w:rPr>
          <w:rFonts w:cstheme="minorBidi"/>
          <w:sz w:val="22"/>
          <w:szCs w:val="22"/>
          <w:rPrChange w:id="7573" w:author="Visone Rossana (GSE)" w:date="2025-09-09T14:35:00Z" w16du:dateUtc="2025-09-09T12:35:00Z">
            <w:rPr>
              <w:rFonts w:cs="Calibri"/>
              <w:bCs/>
            </w:rPr>
          </w:rPrChange>
        </w:rPr>
        <w:t xml:space="preserve">di </w:t>
      </w:r>
      <w:r w:rsidRPr="3B317B17">
        <w:rPr>
          <w:rFonts w:cstheme="minorBidi"/>
          <w:sz w:val="22"/>
          <w:szCs w:val="22"/>
          <w:rPrChange w:id="7574" w:author="Visone Rossana (GSE)" w:date="2025-09-09T14:35:00Z" w16du:dateUtc="2025-09-09T12:35:00Z">
            <w:rPr>
              <w:rFonts w:cs="Calibri"/>
              <w:bCs/>
            </w:rPr>
          </w:rPrChange>
        </w:rPr>
        <w:t xml:space="preserve">un </w:t>
      </w:r>
      <w:r w:rsidRPr="3B317B17">
        <w:rPr>
          <w:rFonts w:cstheme="minorBidi"/>
          <w:i/>
          <w:sz w:val="22"/>
          <w:szCs w:val="22"/>
          <w:rPrChange w:id="7575" w:author="Visone Rossana (GSE)" w:date="2025-09-09T14:35:00Z" w16du:dateUtc="2025-09-09T12:35:00Z">
            <w:rPr>
              <w:rFonts w:cs="Calibri"/>
              <w:bCs/>
              <w:i/>
              <w:iCs/>
            </w:rPr>
          </w:rPrChange>
        </w:rPr>
        <w:t>contratto di prestazione energetica</w:t>
      </w:r>
      <w:r w:rsidRPr="3B317B17">
        <w:rPr>
          <w:rFonts w:cstheme="minorBidi"/>
          <w:sz w:val="22"/>
          <w:szCs w:val="22"/>
          <w:rPrChange w:id="7576" w:author="Visone Rossana (GSE)" w:date="2025-09-09T14:35:00Z" w16du:dateUtc="2025-09-09T12:35:00Z">
            <w:rPr>
              <w:rFonts w:cs="Calibri"/>
              <w:bCs/>
            </w:rPr>
          </w:rPrChange>
        </w:rPr>
        <w:t xml:space="preserve">, </w:t>
      </w:r>
      <w:del w:id="7577" w:author="Visone Rossana (GSE)" w:date="2025-10-07T17:08:00Z" w16du:dateUtc="2025-10-07T15:08:00Z">
        <w:r w:rsidRPr="3B317B17" w:rsidDel="00C561E4">
          <w:rPr>
            <w:rFonts w:cstheme="minorBidi"/>
            <w:sz w:val="22"/>
            <w:szCs w:val="22"/>
            <w:rPrChange w:id="7578" w:author="Visone Rossana (GSE)" w:date="2025-09-09T14:35:00Z" w16du:dateUtc="2025-09-09T12:35:00Z">
              <w:rPr>
                <w:rFonts w:cs="Calibri"/>
                <w:bCs/>
              </w:rPr>
            </w:rPrChange>
          </w:rPr>
          <w:delText>ai sensi dell’allegato 8 del D.lgs. 102/2014 s.m.i.</w:delText>
        </w:r>
        <w:r w:rsidR="00E229C9" w:rsidRPr="3B317B17" w:rsidDel="00C561E4">
          <w:rPr>
            <w:rFonts w:cstheme="minorBidi"/>
            <w:sz w:val="22"/>
            <w:szCs w:val="22"/>
            <w:rPrChange w:id="7579" w:author="Visone Rossana (GSE)" w:date="2025-09-09T14:35:00Z" w16du:dateUtc="2025-09-09T12:35:00Z">
              <w:rPr>
                <w:rFonts w:cs="Calibri"/>
                <w:bCs/>
              </w:rPr>
            </w:rPrChange>
          </w:rPr>
          <w:delText xml:space="preserve">, ai sensi dell’art. </w:delText>
        </w:r>
        <w:r w:rsidR="00E229C9" w:rsidRPr="3B317B17" w:rsidDel="00C561E4">
          <w:rPr>
            <w:rFonts w:cstheme="minorBidi"/>
            <w:sz w:val="22"/>
            <w:szCs w:val="22"/>
            <w:highlight w:val="yellow"/>
            <w:rPrChange w:id="7580" w:author="Visone Rossana (GSE)" w:date="2025-09-09T14:35:00Z" w16du:dateUtc="2025-09-09T12:35:00Z">
              <w:rPr>
                <w:rFonts w:cs="Calibri"/>
                <w:bCs/>
                <w:highlight w:val="yellow"/>
              </w:rPr>
            </w:rPrChange>
          </w:rPr>
          <w:delText>13</w:delText>
        </w:r>
        <w:r w:rsidR="007E1368" w:rsidRPr="3B317B17" w:rsidDel="00C561E4">
          <w:rPr>
            <w:rFonts w:cstheme="minorBidi"/>
            <w:sz w:val="22"/>
            <w:szCs w:val="22"/>
            <w:highlight w:val="yellow"/>
            <w:rPrChange w:id="7581" w:author="Visone Rossana (GSE)" w:date="2025-09-09T14:35:00Z" w16du:dateUtc="2025-09-09T12:35:00Z">
              <w:rPr>
                <w:rFonts w:cs="Calibri"/>
                <w:bCs/>
                <w:highlight w:val="yellow"/>
              </w:rPr>
            </w:rPrChange>
          </w:rPr>
          <w:delText>,</w:delText>
        </w:r>
        <w:r w:rsidR="00E229C9" w:rsidRPr="3B317B17" w:rsidDel="00C561E4">
          <w:rPr>
            <w:rFonts w:cstheme="minorBidi"/>
            <w:sz w:val="22"/>
            <w:szCs w:val="22"/>
            <w:highlight w:val="yellow"/>
            <w:rPrChange w:id="7582" w:author="Visone Rossana (GSE)" w:date="2025-09-09T14:35:00Z" w16du:dateUtc="2025-09-09T12:35:00Z">
              <w:rPr>
                <w:rFonts w:cs="Calibri"/>
                <w:bCs/>
                <w:highlight w:val="yellow"/>
              </w:rPr>
            </w:rPrChange>
          </w:rPr>
          <w:delText xml:space="preserve"> comma 3</w:delText>
        </w:r>
        <w:r w:rsidR="007E1368" w:rsidRPr="3B317B17" w:rsidDel="00C561E4">
          <w:rPr>
            <w:rFonts w:cstheme="minorBidi"/>
            <w:sz w:val="22"/>
            <w:szCs w:val="22"/>
            <w:highlight w:val="yellow"/>
            <w:rPrChange w:id="7583" w:author="Visone Rossana (GSE)" w:date="2025-09-09T14:35:00Z" w16du:dateUtc="2025-09-09T12:35:00Z">
              <w:rPr>
                <w:rFonts w:cs="Calibri"/>
                <w:bCs/>
                <w:highlight w:val="yellow"/>
              </w:rPr>
            </w:rPrChange>
          </w:rPr>
          <w:delText>,</w:delText>
        </w:r>
        <w:r w:rsidR="00E229C9" w:rsidRPr="3B317B17" w:rsidDel="00C561E4">
          <w:rPr>
            <w:rFonts w:cstheme="minorBidi"/>
            <w:sz w:val="22"/>
            <w:szCs w:val="22"/>
            <w:highlight w:val="yellow"/>
            <w:rPrChange w:id="7584" w:author="Visone Rossana (GSE)" w:date="2025-09-09T14:35:00Z" w16du:dateUtc="2025-09-09T12:35:00Z">
              <w:rPr>
                <w:rFonts w:cs="Calibri"/>
                <w:bCs/>
                <w:highlight w:val="yellow"/>
              </w:rPr>
            </w:rPrChange>
          </w:rPr>
          <w:delText xml:space="preserve"> del Decreto</w:delText>
        </w:r>
      </w:del>
      <w:ins w:id="7585" w:author="Visone Rossana (GSE)" w:date="2025-10-07T17:09:00Z" w16du:dateUtc="2025-10-07T15:09:00Z">
        <w:r w:rsidR="00C561E4">
          <w:rPr>
            <w:rFonts w:cstheme="minorBidi"/>
            <w:sz w:val="22"/>
            <w:szCs w:val="22"/>
          </w:rPr>
          <w:t xml:space="preserve">aventi i requisiti minimi precisati nel successivo </w:t>
        </w:r>
        <w:r w:rsidR="00C561E4" w:rsidRPr="00C561E4">
          <w:rPr>
            <w:rFonts w:cstheme="minorBidi"/>
            <w:sz w:val="22"/>
            <w:szCs w:val="22"/>
            <w:highlight w:val="yellow"/>
            <w:rPrChange w:id="7586" w:author="Visone Rossana (GSE)" w:date="2025-10-07T17:09:00Z" w16du:dateUtc="2025-10-07T15:09:00Z">
              <w:rPr>
                <w:rFonts w:cstheme="minorBidi"/>
                <w:sz w:val="22"/>
                <w:szCs w:val="22"/>
              </w:rPr>
            </w:rPrChange>
          </w:rPr>
          <w:t>Capitolo</w:t>
        </w:r>
      </w:ins>
      <w:r w:rsidR="00E229C9" w:rsidRPr="3B317B17">
        <w:rPr>
          <w:rFonts w:cstheme="minorBidi"/>
          <w:sz w:val="22"/>
          <w:szCs w:val="22"/>
          <w:rPrChange w:id="7587" w:author="Visone Rossana (GSE)" w:date="2025-09-09T14:35:00Z" w16du:dateUtc="2025-09-09T12:35:00Z">
            <w:rPr>
              <w:rFonts w:cs="Calibri"/>
              <w:bCs/>
            </w:rPr>
          </w:rPrChange>
        </w:rPr>
        <w:t xml:space="preserve">. </w:t>
      </w:r>
      <w:del w:id="7588" w:author="Santagata Fabiana (GSE)" w:date="2025-10-13T10:27:00Z">
        <w:r w:rsidR="008949DA" w:rsidRPr="3B317B17">
          <w:rPr>
            <w:rFonts w:cstheme="minorBidi"/>
            <w:sz w:val="22"/>
            <w:szCs w:val="22"/>
            <w:rPrChange w:id="7589" w:author="Visone Rossana (GSE)" w:date="2025-09-09T14:35:00Z" w16du:dateUtc="2025-09-09T12:35:00Z">
              <w:rPr>
                <w:rFonts w:cs="Calibri"/>
                <w:bCs/>
              </w:rPr>
            </w:rPrChange>
          </w:rPr>
          <w:delText xml:space="preserve">In </w:delText>
        </w:r>
        <w:r w:rsidR="00425955" w:rsidRPr="3B317B17">
          <w:rPr>
            <w:rFonts w:cstheme="minorBidi"/>
            <w:sz w:val="22"/>
            <w:szCs w:val="22"/>
            <w:rPrChange w:id="7590" w:author="Visone Rossana (GSE)" w:date="2025-09-09T14:35:00Z" w16du:dateUtc="2025-09-09T12:35:00Z">
              <w:rPr>
                <w:rFonts w:cs="Calibri"/>
                <w:bCs/>
              </w:rPr>
            </w:rPrChange>
          </w:rPr>
          <w:delText>merito</w:delText>
        </w:r>
        <w:r w:rsidR="008949DA" w:rsidRPr="3B317B17">
          <w:rPr>
            <w:rFonts w:cstheme="minorBidi"/>
            <w:sz w:val="22"/>
            <w:szCs w:val="22"/>
            <w:rPrChange w:id="7591" w:author="Visone Rossana (GSE)" w:date="2025-09-09T14:35:00Z" w16du:dateUtc="2025-09-09T12:35:00Z">
              <w:rPr>
                <w:rFonts w:cs="Calibri"/>
                <w:bCs/>
              </w:rPr>
            </w:rPrChange>
          </w:rPr>
          <w:delText xml:space="preserve">, </w:delText>
        </w:r>
        <w:r w:rsidRPr="3E93BCAD" w:rsidDel="00425955">
          <w:rPr>
            <w:rFonts w:cstheme="minorBidi"/>
            <w:sz w:val="22"/>
            <w:szCs w:val="22"/>
            <w:rPrChange w:id="7592" w:author="Visone Rossana (GSE)" w:date="2025-09-09T14:35:00Z">
              <w:rPr>
                <w:rFonts w:cs="Calibri"/>
              </w:rPr>
            </w:rPrChange>
          </w:rPr>
          <w:delText>l</w:delText>
        </w:r>
      </w:del>
      <w:ins w:id="7593" w:author="Santagata Fabiana (GSE)" w:date="2025-10-13T10:27:00Z">
        <w:r w:rsidR="2E2CBC4E" w:rsidRPr="3E93BCAD">
          <w:rPr>
            <w:rFonts w:cstheme="minorBidi"/>
            <w:sz w:val="22"/>
            <w:szCs w:val="22"/>
          </w:rPr>
          <w:t>L</w:t>
        </w:r>
      </w:ins>
      <w:r w:rsidR="00425955" w:rsidRPr="3E93BCAD">
        <w:rPr>
          <w:rFonts w:cstheme="minorBidi"/>
          <w:sz w:val="22"/>
          <w:szCs w:val="22"/>
          <w:rPrChange w:id="7594" w:author="Visone Rossana (GSE)" w:date="2025-09-09T14:35:00Z">
            <w:rPr>
              <w:rFonts w:cs="Calibri"/>
            </w:rPr>
          </w:rPrChange>
        </w:rPr>
        <w:t>imitatamente</w:t>
      </w:r>
      <w:r w:rsidR="00425955" w:rsidRPr="3B317B17">
        <w:rPr>
          <w:rFonts w:cstheme="minorBidi"/>
          <w:sz w:val="22"/>
          <w:szCs w:val="22"/>
          <w:rPrChange w:id="7595" w:author="Visone Rossana (GSE)" w:date="2025-09-09T14:35:00Z" w16du:dateUtc="2025-09-09T12:35:00Z">
            <w:rPr>
              <w:rFonts w:cs="Calibri"/>
              <w:bCs/>
            </w:rPr>
          </w:rPrChange>
        </w:rPr>
        <w:t xml:space="preserve"> agli interventi realizzati </w:t>
      </w:r>
      <w:r w:rsidR="00425955" w:rsidRPr="3B317B17">
        <w:rPr>
          <w:rFonts w:cstheme="minorBidi"/>
          <w:b/>
          <w:sz w:val="22"/>
          <w:szCs w:val="22"/>
          <w:rPrChange w:id="7596" w:author="Visone Rossana (GSE)" w:date="2025-09-09T14:35:00Z" w16du:dateUtc="2025-09-09T12:35:00Z">
            <w:rPr>
              <w:rFonts w:cs="Calibri"/>
              <w:b/>
            </w:rPr>
          </w:rPrChange>
        </w:rPr>
        <w:t>in ambito residenziale</w:t>
      </w:r>
      <w:r w:rsidR="00425955" w:rsidRPr="3B317B17">
        <w:rPr>
          <w:rFonts w:cstheme="minorBidi"/>
          <w:sz w:val="22"/>
          <w:szCs w:val="22"/>
          <w:rPrChange w:id="7597" w:author="Visone Rossana (GSE)" w:date="2025-09-09T14:35:00Z" w16du:dateUtc="2025-09-09T12:35:00Z">
            <w:rPr>
              <w:rFonts w:cs="Calibri"/>
              <w:bCs/>
            </w:rPr>
          </w:rPrChange>
        </w:rPr>
        <w:t>,</w:t>
      </w:r>
      <w:r w:rsidR="00397D71" w:rsidRPr="3B317B17">
        <w:rPr>
          <w:rFonts w:cstheme="minorBidi"/>
          <w:sz w:val="22"/>
          <w:szCs w:val="22"/>
          <w:rPrChange w:id="7598" w:author="Visone Rossana (GSE)" w:date="2025-09-09T14:35:00Z" w16du:dateUtc="2025-09-09T12:35:00Z">
            <w:rPr>
              <w:rFonts w:cs="Calibri"/>
              <w:bCs/>
            </w:rPr>
          </w:rPrChange>
        </w:rPr>
        <w:t xml:space="preserve"> il ricorso alla </w:t>
      </w:r>
      <w:r w:rsidR="00425955" w:rsidRPr="3B317B17">
        <w:rPr>
          <w:rFonts w:cstheme="minorBidi"/>
          <w:sz w:val="22"/>
          <w:szCs w:val="22"/>
          <w:rPrChange w:id="7599" w:author="Visone Rossana (GSE)" w:date="2025-09-09T14:35:00Z" w16du:dateUtc="2025-09-09T12:35:00Z">
            <w:rPr>
              <w:rFonts w:cs="Calibri"/>
              <w:bCs/>
            </w:rPr>
          </w:rPrChange>
        </w:rPr>
        <w:t>ESCO</w:t>
      </w:r>
      <w:ins w:id="7600" w:author="Santagata Fabiana (GSE)" w:date="2025-10-13T10:28:00Z">
        <w:r w:rsidR="366F68DD" w:rsidRPr="60CEB984">
          <w:rPr>
            <w:rFonts w:cstheme="minorBidi"/>
            <w:sz w:val="22"/>
            <w:szCs w:val="22"/>
          </w:rPr>
          <w:t>,</w:t>
        </w:r>
      </w:ins>
      <w:ins w:id="7601" w:author="Visone Rossana (GSE)" w:date="2025-09-25T17:42:00Z" w16du:dateUtc="2025-09-25T15:42:00Z">
        <w:r w:rsidR="00424724" w:rsidRPr="3B317B17">
          <w:rPr>
            <w:rFonts w:cstheme="minorBidi"/>
            <w:sz w:val="22"/>
            <w:szCs w:val="22"/>
          </w:rPr>
          <w:t xml:space="preserve"> </w:t>
        </w:r>
      </w:ins>
      <w:del w:id="7602" w:author="Visone Rossana (GSE)" w:date="2025-09-25T17:42:00Z" w16du:dateUtc="2025-09-25T15:42:00Z">
        <w:r w:rsidR="00425955" w:rsidRPr="3B317B17" w:rsidDel="00424724">
          <w:rPr>
            <w:rFonts w:cstheme="minorBidi"/>
            <w:sz w:val="22"/>
            <w:szCs w:val="22"/>
            <w:rPrChange w:id="7603" w:author="Visone Rossana (GSE)" w:date="2025-09-09T14:35:00Z" w16du:dateUtc="2025-09-09T12:35:00Z">
              <w:rPr>
                <w:rFonts w:cs="Calibri"/>
                <w:bCs/>
              </w:rPr>
            </w:rPrChange>
          </w:rPr>
          <w:delText xml:space="preserve"> </w:delText>
        </w:r>
      </w:del>
      <w:r w:rsidR="00425955" w:rsidRPr="3B317B17">
        <w:rPr>
          <w:rFonts w:cstheme="minorBidi"/>
          <w:sz w:val="22"/>
          <w:szCs w:val="22"/>
          <w:rPrChange w:id="7604" w:author="Visone Rossana (GSE)" w:date="2025-09-09T14:35:00Z" w16du:dateUtc="2025-09-09T12:35:00Z">
            <w:rPr>
              <w:rFonts w:cs="Calibri"/>
              <w:bCs/>
            </w:rPr>
          </w:rPrChange>
        </w:rPr>
        <w:t>tramite la stipula dei citati contratti</w:t>
      </w:r>
      <w:ins w:id="7605" w:author="Santagata Fabiana (GSE)" w:date="2025-10-13T10:28:00Z">
        <w:r w:rsidR="40C5CE45" w:rsidRPr="60CEB984">
          <w:rPr>
            <w:rFonts w:cstheme="minorBidi"/>
            <w:sz w:val="22"/>
            <w:szCs w:val="22"/>
          </w:rPr>
          <w:t>,</w:t>
        </w:r>
      </w:ins>
      <w:r w:rsidR="00425955" w:rsidRPr="3B317B17">
        <w:rPr>
          <w:rFonts w:cstheme="minorBidi"/>
          <w:sz w:val="22"/>
          <w:szCs w:val="22"/>
          <w:rPrChange w:id="7606" w:author="Visone Rossana (GSE)" w:date="2025-09-09T14:35:00Z" w16du:dateUtc="2025-09-09T12:35:00Z">
            <w:rPr>
              <w:rFonts w:cs="Calibri"/>
              <w:bCs/>
            </w:rPr>
          </w:rPrChange>
        </w:rPr>
        <w:t xml:space="preserve"> è consentito esclusivamente per</w:t>
      </w:r>
      <w:r w:rsidR="00397D71" w:rsidRPr="3B317B17">
        <w:rPr>
          <w:rFonts w:cstheme="minorBidi"/>
          <w:sz w:val="22"/>
          <w:szCs w:val="22"/>
          <w:rPrChange w:id="7607" w:author="Visone Rossana (GSE)" w:date="2025-09-09T14:35:00Z" w16du:dateUtc="2025-09-09T12:35:00Z">
            <w:rPr>
              <w:rFonts w:cs="Calibri"/>
              <w:bCs/>
            </w:rPr>
          </w:rPrChange>
        </w:rPr>
        <w:t xml:space="preserve"> </w:t>
      </w:r>
      <w:r w:rsidR="00425955" w:rsidRPr="3B317B17">
        <w:rPr>
          <w:rFonts w:cstheme="minorBidi"/>
          <w:sz w:val="22"/>
          <w:szCs w:val="22"/>
          <w:rPrChange w:id="7608" w:author="Visone Rossana (GSE)" w:date="2025-09-09T14:35:00Z" w16du:dateUtc="2025-09-09T12:35:00Z">
            <w:rPr>
              <w:rFonts w:cs="Calibri"/>
              <w:bCs/>
            </w:rPr>
          </w:rPrChange>
        </w:rPr>
        <w:t>interventi di dimensioni superiori a 70 kW, in caso di interventi di sostituzione di impianti di climatizzazione invernale o superiore a 20 m</w:t>
      </w:r>
      <w:r w:rsidR="00425955" w:rsidRPr="3B317B17">
        <w:rPr>
          <w:rFonts w:cstheme="minorBidi"/>
          <w:sz w:val="22"/>
          <w:szCs w:val="22"/>
          <w:vertAlign w:val="superscript"/>
          <w:rPrChange w:id="7609" w:author="Visone Rossana (GSE)" w:date="2025-09-09T14:35:00Z" w16du:dateUtc="2025-09-09T12:35:00Z">
            <w:rPr>
              <w:rFonts w:cs="Calibri"/>
              <w:bCs/>
              <w:vertAlign w:val="superscript"/>
            </w:rPr>
          </w:rPrChange>
        </w:rPr>
        <w:t>2</w:t>
      </w:r>
      <w:r w:rsidR="00425955" w:rsidRPr="3B317B17">
        <w:rPr>
          <w:rFonts w:cstheme="minorBidi"/>
          <w:sz w:val="22"/>
          <w:szCs w:val="22"/>
          <w:rPrChange w:id="7610" w:author="Visone Rossana (GSE)" w:date="2025-09-09T14:35:00Z" w16du:dateUtc="2025-09-09T12:35:00Z">
            <w:rPr>
              <w:rFonts w:cs="Calibri"/>
              <w:bCs/>
            </w:rPr>
          </w:rPrChange>
        </w:rPr>
        <w:t>, in caso di installazione di impianti solari termici</w:t>
      </w:r>
      <w:ins w:id="7611" w:author="Visone Rossana (GSE)" w:date="2025-09-25T17:47:00Z" w16du:dateUtc="2025-09-25T15:47:00Z">
        <w:r w:rsidR="00424724" w:rsidRPr="3B317B17">
          <w:rPr>
            <w:rFonts w:cstheme="minorBidi"/>
            <w:sz w:val="22"/>
            <w:szCs w:val="22"/>
          </w:rPr>
          <w:t xml:space="preserve">: </w:t>
        </w:r>
      </w:ins>
      <w:del w:id="7612" w:author="Visone Rossana (GSE)" w:date="2025-09-25T17:47:00Z" w16du:dateUtc="2025-09-25T15:47:00Z">
        <w:r w:rsidR="00397D71" w:rsidRPr="3B317B17" w:rsidDel="00424724">
          <w:rPr>
            <w:rFonts w:cstheme="minorBidi"/>
            <w:sz w:val="22"/>
            <w:szCs w:val="22"/>
            <w:rPrChange w:id="7613" w:author="Visone Rossana (GSE)" w:date="2025-09-09T14:35:00Z" w16du:dateUtc="2025-09-09T12:35:00Z">
              <w:rPr>
                <w:rFonts w:cs="Calibri"/>
                <w:bCs/>
              </w:rPr>
            </w:rPrChange>
          </w:rPr>
          <w:delText>.</w:delText>
        </w:r>
      </w:del>
      <w:ins w:id="7614" w:author="Visone Rossana (GSE)" w:date="2025-09-25T17:47:00Z" w16du:dateUtc="2025-09-25T15:47:00Z">
        <w:r w:rsidR="00424724" w:rsidRPr="3B317B17">
          <w:rPr>
            <w:rFonts w:cstheme="minorBidi"/>
            <w:sz w:val="22"/>
            <w:szCs w:val="22"/>
          </w:rPr>
          <w:t>p</w:t>
        </w:r>
      </w:ins>
      <w:ins w:id="7615" w:author="Visone Rossana (GSE)" w:date="2025-09-25T17:24:00Z" w16du:dateUtc="2025-09-25T15:24:00Z">
        <w:r w:rsidR="00F21BAF" w:rsidRPr="3B317B17">
          <w:rPr>
            <w:rFonts w:cstheme="minorBidi"/>
            <w:sz w:val="22"/>
            <w:szCs w:val="22"/>
          </w:rPr>
          <w:t>er interventi</w:t>
        </w:r>
      </w:ins>
      <w:ins w:id="7616" w:author="Visone Rossana (GSE)" w:date="2025-09-25T17:43:00Z" w16du:dateUtc="2025-09-25T15:43:00Z">
        <w:r w:rsidR="00424724" w:rsidRPr="3B317B17">
          <w:rPr>
            <w:rFonts w:cstheme="minorBidi"/>
            <w:sz w:val="22"/>
            <w:szCs w:val="22"/>
          </w:rPr>
          <w:t xml:space="preserve"> con soglie di impianto inferiori a</w:t>
        </w:r>
      </w:ins>
      <w:ins w:id="7617" w:author="Visone Rossana (GSE)" w:date="2025-09-25T17:44:00Z" w16du:dateUtc="2025-09-25T15:44:00Z">
        <w:r w:rsidR="00424724" w:rsidRPr="3B317B17">
          <w:rPr>
            <w:rFonts w:cstheme="minorBidi"/>
            <w:sz w:val="22"/>
            <w:szCs w:val="22"/>
          </w:rPr>
          <w:t xml:space="preserve"> quelle </w:t>
        </w:r>
      </w:ins>
      <w:ins w:id="7618" w:author="Visone Rossana (GSE)" w:date="2025-09-25T17:43:00Z" w16du:dateUtc="2025-09-25T15:43:00Z">
        <w:r w:rsidR="00424724" w:rsidRPr="3B317B17">
          <w:rPr>
            <w:rFonts w:cstheme="minorBidi"/>
            <w:sz w:val="22"/>
            <w:szCs w:val="22"/>
          </w:rPr>
          <w:t>indicate</w:t>
        </w:r>
      </w:ins>
      <w:ins w:id="7619" w:author="Visone Rossana (GSE)" w:date="2025-09-25T17:44:00Z" w16du:dateUtc="2025-09-25T15:44:00Z">
        <w:r w:rsidR="00424724" w:rsidRPr="3B317B17">
          <w:rPr>
            <w:rFonts w:cstheme="minorBidi"/>
            <w:sz w:val="22"/>
            <w:szCs w:val="22"/>
          </w:rPr>
          <w:t xml:space="preserve"> è poss</w:t>
        </w:r>
      </w:ins>
      <w:ins w:id="7620" w:author="Visone Rossana (GSE)" w:date="2025-09-25T17:45:00Z" w16du:dateUtc="2025-09-25T15:45:00Z">
        <w:r w:rsidR="00424724" w:rsidRPr="3B317B17">
          <w:rPr>
            <w:rFonts w:cstheme="minorBidi"/>
            <w:sz w:val="22"/>
            <w:szCs w:val="22"/>
          </w:rPr>
          <w:t>ibile ricorrere alla ESCO tramite lo strumento del mandato irrevocabile all’incasso di cui al Paragrafo 12.3.</w:t>
        </w:r>
      </w:ins>
    </w:p>
    <w:p w14:paraId="7E35FC4D" w14:textId="0DD25981" w:rsidR="00E74DBB" w:rsidRPr="008B1DFF" w:rsidRDefault="00E74DBB">
      <w:pPr>
        <w:tabs>
          <w:tab w:val="num" w:pos="426"/>
        </w:tabs>
        <w:spacing w:after="120" w:line="276" w:lineRule="auto"/>
        <w:ind w:right="-142"/>
        <w:jc w:val="both"/>
        <w:rPr>
          <w:rFonts w:cstheme="minorHAnsi"/>
          <w:bCs/>
          <w:sz w:val="22"/>
          <w:szCs w:val="22"/>
          <w:rPrChange w:id="7621" w:author="Visone Rossana (GSE)" w:date="2025-09-09T14:35:00Z" w16du:dateUtc="2025-09-09T12:35:00Z">
            <w:rPr>
              <w:rFonts w:cs="Calibri"/>
              <w:bCs/>
            </w:rPr>
          </w:rPrChange>
        </w:rPr>
        <w:pPrChange w:id="7622" w:author="Visone Rossana (GSE)" w:date="2025-09-09T14:35:00Z" w16du:dateUtc="2025-09-09T12:35:00Z">
          <w:pPr>
            <w:tabs>
              <w:tab w:val="num" w:pos="426"/>
            </w:tabs>
            <w:spacing w:after="120"/>
            <w:ind w:right="-142"/>
            <w:jc w:val="both"/>
          </w:pPr>
        </w:pPrChange>
      </w:pPr>
      <w:r w:rsidRPr="008B1DFF">
        <w:rPr>
          <w:rFonts w:cstheme="minorHAnsi"/>
          <w:bCs/>
          <w:sz w:val="22"/>
          <w:szCs w:val="22"/>
          <w:rPrChange w:id="7623" w:author="Visone Rossana (GSE)" w:date="2025-09-09T14:35:00Z" w16du:dateUtc="2025-09-09T12:35:00Z">
            <w:rPr>
              <w:rFonts w:cs="Calibri"/>
              <w:bCs/>
            </w:rPr>
          </w:rPrChange>
        </w:rPr>
        <w:t>Qualora la ESCO acquisisca la qualifica di Soggetto Responsabile, in relazione a interventi finalizzati all’ottenimento degli incentivi, è necessario trasmettere:</w:t>
      </w:r>
    </w:p>
    <w:p w14:paraId="4C7B00F2" w14:textId="110B4230" w:rsidR="00E74DBB" w:rsidRPr="008B1DFF" w:rsidRDefault="00E74DBB">
      <w:pPr>
        <w:pStyle w:val="Paragrafoelenco"/>
        <w:numPr>
          <w:ilvl w:val="0"/>
          <w:numId w:val="46"/>
        </w:numPr>
        <w:tabs>
          <w:tab w:val="num" w:pos="426"/>
        </w:tabs>
        <w:spacing w:after="120" w:line="276" w:lineRule="auto"/>
        <w:ind w:right="-142"/>
        <w:jc w:val="both"/>
        <w:rPr>
          <w:rFonts w:cstheme="minorHAnsi"/>
          <w:bCs/>
          <w:sz w:val="22"/>
          <w:szCs w:val="22"/>
          <w:rPrChange w:id="7624" w:author="Visone Rossana (GSE)" w:date="2025-09-09T14:35:00Z" w16du:dateUtc="2025-09-09T12:35:00Z">
            <w:rPr>
              <w:rFonts w:cs="Calibri"/>
              <w:bCs/>
            </w:rPr>
          </w:rPrChange>
        </w:rPr>
        <w:pPrChange w:id="7625" w:author="Visone Rossana (GSE)" w:date="2025-09-09T14:35:00Z" w16du:dateUtc="2025-09-09T12:35:00Z">
          <w:pPr>
            <w:pStyle w:val="Paragrafoelenco"/>
            <w:numPr>
              <w:numId w:val="46"/>
            </w:numPr>
            <w:tabs>
              <w:tab w:val="num" w:pos="426"/>
            </w:tabs>
            <w:spacing w:after="120"/>
            <w:ind w:right="-142" w:hanging="360"/>
            <w:jc w:val="both"/>
          </w:pPr>
        </w:pPrChange>
      </w:pPr>
      <w:r w:rsidRPr="008B1DFF">
        <w:rPr>
          <w:rFonts w:cstheme="minorHAnsi"/>
          <w:bCs/>
          <w:sz w:val="22"/>
          <w:szCs w:val="22"/>
          <w:rPrChange w:id="7626" w:author="Visone Rossana (GSE)" w:date="2025-09-09T14:35:00Z" w16du:dateUtc="2025-09-09T12:35:00Z">
            <w:rPr>
              <w:rFonts w:cs="Calibri"/>
              <w:bCs/>
            </w:rPr>
          </w:rPrChange>
        </w:rPr>
        <w:t>copia del contratto sottoscritto dalle parti, nel rispetto dei requisiti richiamati, unitamente alla ulteriore documentazione a supporto indicata agli specifici paragra</w:t>
      </w:r>
      <w:r w:rsidRPr="008B1DFF">
        <w:rPr>
          <w:rFonts w:cstheme="minorHAnsi"/>
          <w:bCs/>
          <w:sz w:val="22"/>
          <w:szCs w:val="22"/>
          <w:highlight w:val="yellow"/>
          <w:rPrChange w:id="7627" w:author="Visone Rossana (GSE)" w:date="2025-09-09T14:35:00Z" w16du:dateUtc="2025-09-09T12:35:00Z">
            <w:rPr>
              <w:rFonts w:cs="Calibri"/>
              <w:bCs/>
              <w:highlight w:val="yellow"/>
            </w:rPr>
          </w:rPrChange>
        </w:rPr>
        <w:t xml:space="preserve">fi </w:t>
      </w:r>
      <w:commentRangeStart w:id="7628"/>
      <w:r w:rsidRPr="008B1DFF">
        <w:rPr>
          <w:rFonts w:cstheme="minorHAnsi"/>
          <w:bCs/>
          <w:sz w:val="22"/>
          <w:szCs w:val="22"/>
          <w:highlight w:val="yellow"/>
          <w:rPrChange w:id="7629" w:author="Visone Rossana (GSE)" w:date="2025-09-09T14:35:00Z" w16du:dateUtc="2025-09-09T12:35:00Z">
            <w:rPr>
              <w:rFonts w:cs="Calibri"/>
              <w:bCs/>
              <w:highlight w:val="yellow"/>
            </w:rPr>
          </w:rPrChange>
        </w:rPr>
        <w:t>xxx</w:t>
      </w:r>
      <w:r w:rsidRPr="008B1DFF">
        <w:rPr>
          <w:rFonts w:cstheme="minorHAnsi"/>
          <w:bCs/>
          <w:sz w:val="22"/>
          <w:szCs w:val="22"/>
          <w:rPrChange w:id="7630" w:author="Visone Rossana (GSE)" w:date="2025-09-09T14:35:00Z" w16du:dateUtc="2025-09-09T12:35:00Z">
            <w:rPr>
              <w:rFonts w:cs="Calibri"/>
              <w:bCs/>
            </w:rPr>
          </w:rPrChange>
        </w:rPr>
        <w:t xml:space="preserve"> </w:t>
      </w:r>
      <w:commentRangeEnd w:id="7628"/>
      <w:r w:rsidRPr="008B1DFF">
        <w:rPr>
          <w:rStyle w:val="Rimandocommento"/>
          <w:rFonts w:cstheme="minorHAnsi"/>
          <w:bCs/>
          <w:sz w:val="22"/>
          <w:szCs w:val="22"/>
          <w:rPrChange w:id="7631" w:author="Visone Rossana (GSE)" w:date="2025-09-09T14:35:00Z" w16du:dateUtc="2025-09-09T12:35:00Z">
            <w:rPr>
              <w:rStyle w:val="Rimandocommento"/>
              <w:rFonts w:cs="Calibri"/>
              <w:bCs/>
              <w:sz w:val="24"/>
            </w:rPr>
          </w:rPrChange>
        </w:rPr>
        <w:commentReference w:id="7628"/>
      </w:r>
      <w:r w:rsidRPr="008B1DFF">
        <w:rPr>
          <w:rFonts w:cstheme="minorHAnsi"/>
          <w:bCs/>
          <w:sz w:val="22"/>
          <w:szCs w:val="22"/>
          <w:rPrChange w:id="7632" w:author="Visone Rossana (GSE)" w:date="2025-09-09T14:35:00Z" w16du:dateUtc="2025-09-09T12:35:00Z">
            <w:rPr>
              <w:rFonts w:cs="Calibri"/>
              <w:bCs/>
            </w:rPr>
          </w:rPrChange>
        </w:rPr>
        <w:t xml:space="preserve"> </w:t>
      </w:r>
    </w:p>
    <w:p w14:paraId="0C3A3481" w14:textId="682AC957" w:rsidR="00E74DBB" w:rsidRPr="008B1DFF" w:rsidRDefault="00E74DBB">
      <w:pPr>
        <w:pStyle w:val="Paragrafoelenco"/>
        <w:numPr>
          <w:ilvl w:val="0"/>
          <w:numId w:val="46"/>
        </w:numPr>
        <w:tabs>
          <w:tab w:val="num" w:pos="426"/>
        </w:tabs>
        <w:spacing w:after="120" w:line="276" w:lineRule="auto"/>
        <w:ind w:right="-142"/>
        <w:jc w:val="both"/>
        <w:rPr>
          <w:rFonts w:cstheme="minorHAnsi"/>
          <w:bCs/>
          <w:sz w:val="22"/>
          <w:szCs w:val="22"/>
          <w:rPrChange w:id="7633" w:author="Visone Rossana (GSE)" w:date="2025-09-09T14:35:00Z" w16du:dateUtc="2025-09-09T12:35:00Z">
            <w:rPr>
              <w:rFonts w:cs="Calibri"/>
              <w:bCs/>
            </w:rPr>
          </w:rPrChange>
        </w:rPr>
        <w:pPrChange w:id="7634" w:author="Visone Rossana (GSE)" w:date="2025-09-09T14:35:00Z" w16du:dateUtc="2025-09-09T12:35:00Z">
          <w:pPr>
            <w:pStyle w:val="Paragrafoelenco"/>
            <w:numPr>
              <w:numId w:val="46"/>
            </w:numPr>
            <w:tabs>
              <w:tab w:val="num" w:pos="426"/>
            </w:tabs>
            <w:spacing w:after="120"/>
            <w:ind w:right="-142" w:hanging="360"/>
            <w:jc w:val="both"/>
          </w:pPr>
        </w:pPrChange>
      </w:pPr>
      <w:r w:rsidRPr="008B1DFF">
        <w:rPr>
          <w:rFonts w:cstheme="minorHAnsi"/>
          <w:bCs/>
          <w:sz w:val="22"/>
          <w:szCs w:val="22"/>
          <w:rPrChange w:id="7635" w:author="Visone Rossana (GSE)" w:date="2025-09-09T14:35:00Z" w16du:dateUtc="2025-09-09T12:35:00Z">
            <w:rPr>
              <w:rFonts w:cs="Calibri"/>
              <w:bCs/>
            </w:rPr>
          </w:rPrChange>
        </w:rPr>
        <w:t>un’espressa autorizzazione a effettuare l’intervento resa dal proprietario dell’immobile ai sensi del D.P.R. 445/2000. Con la medesima dichiarazione lo stesso proprietario:</w:t>
      </w:r>
    </w:p>
    <w:p w14:paraId="2FFD0225" w14:textId="70DA28DC" w:rsidR="00E74DBB" w:rsidRPr="008B1DFF" w:rsidRDefault="00E74DBB">
      <w:pPr>
        <w:pStyle w:val="Paragrafoelenco"/>
        <w:numPr>
          <w:ilvl w:val="0"/>
          <w:numId w:val="45"/>
        </w:numPr>
        <w:tabs>
          <w:tab w:val="num" w:pos="426"/>
        </w:tabs>
        <w:spacing w:after="120" w:line="276" w:lineRule="auto"/>
        <w:ind w:left="993" w:right="-142"/>
        <w:jc w:val="both"/>
        <w:rPr>
          <w:rFonts w:cstheme="minorHAnsi"/>
          <w:bCs/>
          <w:sz w:val="22"/>
          <w:szCs w:val="22"/>
          <w:rPrChange w:id="7636" w:author="Visone Rossana (GSE)" w:date="2025-09-09T14:35:00Z" w16du:dateUtc="2025-09-09T12:35:00Z">
            <w:rPr>
              <w:rFonts w:cs="Calibri"/>
              <w:bCs/>
            </w:rPr>
          </w:rPrChange>
        </w:rPr>
        <w:pPrChange w:id="7637" w:author="Visone Rossana (GSE)" w:date="2025-09-09T14:35:00Z" w16du:dateUtc="2025-09-09T12:35:00Z">
          <w:pPr>
            <w:pStyle w:val="Paragrafoelenco"/>
            <w:numPr>
              <w:numId w:val="45"/>
            </w:numPr>
            <w:tabs>
              <w:tab w:val="num" w:pos="426"/>
            </w:tabs>
            <w:spacing w:after="120"/>
            <w:ind w:left="993" w:right="-142" w:hanging="360"/>
            <w:jc w:val="both"/>
          </w:pPr>
        </w:pPrChange>
      </w:pPr>
      <w:r w:rsidRPr="008B1DFF">
        <w:rPr>
          <w:rFonts w:cstheme="minorHAnsi"/>
          <w:bCs/>
          <w:sz w:val="22"/>
          <w:szCs w:val="22"/>
          <w:rPrChange w:id="7638" w:author="Visone Rossana (GSE)" w:date="2025-09-09T14:35:00Z" w16du:dateUtc="2025-09-09T12:35:00Z">
            <w:rPr>
              <w:rFonts w:cs="Calibri"/>
              <w:bCs/>
            </w:rPr>
          </w:rPrChange>
        </w:rPr>
        <w:t xml:space="preserve">dichiara di essere a conoscenza che la ESCo, per quell’intervento, intende richiedere il riconoscimento degli incentivi ai sensi del D.M. </w:t>
      </w:r>
      <w:ins w:id="7639" w:author="Visone Rossana (GSE)" w:date="2025-10-07T17:12:00Z" w16du:dateUtc="2025-10-07T15:12:00Z">
        <w:r w:rsidR="003B15C4">
          <w:rPr>
            <w:rFonts w:cstheme="minorHAnsi"/>
            <w:bCs/>
            <w:sz w:val="22"/>
            <w:szCs w:val="22"/>
          </w:rPr>
          <w:t>7 agosto 2025</w:t>
        </w:r>
      </w:ins>
      <w:del w:id="7640" w:author="Visone Rossana (GSE)" w:date="2025-10-07T17:12:00Z" w16du:dateUtc="2025-10-07T15:12:00Z">
        <w:r w:rsidRPr="008B1DFF" w:rsidDel="00360E7B">
          <w:rPr>
            <w:rFonts w:cstheme="minorHAnsi"/>
            <w:bCs/>
            <w:sz w:val="22"/>
            <w:szCs w:val="22"/>
            <w:rPrChange w:id="7641" w:author="Visone Rossana (GSE)" w:date="2025-09-09T14:35:00Z" w16du:dateUtc="2025-09-09T12:35:00Z">
              <w:rPr>
                <w:rFonts w:cs="Calibri"/>
                <w:bCs/>
              </w:rPr>
            </w:rPrChange>
          </w:rPr>
          <w:delText>16 febbraio 201</w:delText>
        </w:r>
      </w:del>
      <w:ins w:id="7642" w:author="Visone Rossana (GSE)" w:date="2025-09-29T09:38:00Z" w16du:dateUtc="2025-09-29T07:38:00Z">
        <w:del w:id="7643" w:author="Visone Rossana (GSE)" w:date="2025-10-07T17:12:00Z" w16du:dateUtc="2025-10-07T15:12:00Z">
          <w:r w:rsidR="0053251D" w:rsidDel="00360E7B">
            <w:rPr>
              <w:rFonts w:cstheme="minorHAnsi"/>
              <w:bCs/>
              <w:sz w:val="22"/>
              <w:szCs w:val="22"/>
            </w:rPr>
            <w:delText>xx</w:delText>
          </w:r>
        </w:del>
      </w:ins>
      <w:del w:id="7644" w:author="Visone Rossana (GSE)" w:date="2025-10-07T17:12:00Z" w16du:dateUtc="2025-10-07T15:12:00Z">
        <w:r w:rsidRPr="008B1DFF" w:rsidDel="00360E7B">
          <w:rPr>
            <w:rFonts w:cstheme="minorHAnsi"/>
            <w:bCs/>
            <w:sz w:val="22"/>
            <w:szCs w:val="22"/>
            <w:rPrChange w:id="7645" w:author="Visone Rossana (GSE)" w:date="2025-09-09T14:35:00Z" w16du:dateUtc="2025-09-09T12:35:00Z">
              <w:rPr>
                <w:rFonts w:cs="Calibri"/>
                <w:bCs/>
              </w:rPr>
            </w:rPrChange>
          </w:rPr>
          <w:delText>6</w:delText>
        </w:r>
      </w:del>
      <w:r w:rsidRPr="008B1DFF">
        <w:rPr>
          <w:rFonts w:cstheme="minorHAnsi"/>
          <w:bCs/>
          <w:sz w:val="22"/>
          <w:szCs w:val="22"/>
          <w:rPrChange w:id="7646" w:author="Visone Rossana (GSE)" w:date="2025-09-09T14:35:00Z" w16du:dateUtc="2025-09-09T12:35:00Z">
            <w:rPr>
              <w:rFonts w:cs="Calibri"/>
              <w:bCs/>
            </w:rPr>
          </w:rPrChange>
        </w:rPr>
        <w:t>;</w:t>
      </w:r>
    </w:p>
    <w:p w14:paraId="10BF031E" w14:textId="548A1CD5" w:rsidR="00E74DBB" w:rsidRPr="008B1DFF" w:rsidRDefault="00E74DBB">
      <w:pPr>
        <w:pStyle w:val="Paragrafoelenco"/>
        <w:numPr>
          <w:ilvl w:val="0"/>
          <w:numId w:val="45"/>
        </w:numPr>
        <w:tabs>
          <w:tab w:val="num" w:pos="426"/>
        </w:tabs>
        <w:spacing w:after="120" w:line="276" w:lineRule="auto"/>
        <w:ind w:left="993" w:right="-142"/>
        <w:jc w:val="both"/>
        <w:rPr>
          <w:rFonts w:cstheme="minorHAnsi"/>
          <w:bCs/>
          <w:sz w:val="22"/>
          <w:szCs w:val="22"/>
          <w:rPrChange w:id="7647" w:author="Visone Rossana (GSE)" w:date="2025-09-09T14:35:00Z" w16du:dateUtc="2025-09-09T12:35:00Z">
            <w:rPr>
              <w:rFonts w:cs="Calibri"/>
              <w:bCs/>
            </w:rPr>
          </w:rPrChange>
        </w:rPr>
        <w:pPrChange w:id="7648" w:author="Visone Rossana (GSE)" w:date="2025-09-09T14:35:00Z" w16du:dateUtc="2025-09-09T12:35:00Z">
          <w:pPr>
            <w:pStyle w:val="Paragrafoelenco"/>
            <w:numPr>
              <w:numId w:val="45"/>
            </w:numPr>
            <w:tabs>
              <w:tab w:val="num" w:pos="426"/>
            </w:tabs>
            <w:spacing w:after="120"/>
            <w:ind w:left="993" w:right="-142" w:hanging="360"/>
            <w:jc w:val="both"/>
          </w:pPr>
        </w:pPrChange>
      </w:pPr>
      <w:r w:rsidRPr="008B1DFF">
        <w:rPr>
          <w:rFonts w:cstheme="minorHAnsi"/>
          <w:bCs/>
          <w:sz w:val="22"/>
          <w:szCs w:val="22"/>
          <w:rPrChange w:id="7649" w:author="Visone Rossana (GSE)" w:date="2025-09-09T14:35:00Z" w16du:dateUtc="2025-09-09T12:35:00Z">
            <w:rPr>
              <w:rFonts w:cs="Calibri"/>
              <w:bCs/>
            </w:rPr>
          </w:rPrChange>
        </w:rPr>
        <w:lastRenderedPageBreak/>
        <w:t xml:space="preserve">si impegna a non richiedere per il medesimo intervento gli incentivi previsti dal D.M. </w:t>
      </w:r>
      <w:ins w:id="7650" w:author="Visone Rossana (GSE)" w:date="2025-10-07T17:13:00Z" w16du:dateUtc="2025-10-07T15:13:00Z">
        <w:r w:rsidR="003B15C4">
          <w:rPr>
            <w:rFonts w:cstheme="minorHAnsi"/>
            <w:bCs/>
            <w:sz w:val="22"/>
            <w:szCs w:val="22"/>
          </w:rPr>
          <w:t>7 agosto 2025</w:t>
        </w:r>
      </w:ins>
      <w:del w:id="7651" w:author="Visone Rossana (GSE)" w:date="2025-09-29T09:39:00Z" w16du:dateUtc="2025-09-29T07:39:00Z">
        <w:r w:rsidRPr="008B1DFF" w:rsidDel="0053251D">
          <w:rPr>
            <w:rFonts w:cstheme="minorHAnsi"/>
            <w:bCs/>
            <w:sz w:val="22"/>
            <w:szCs w:val="22"/>
            <w:rPrChange w:id="7652" w:author="Visone Rossana (GSE)" w:date="2025-09-09T14:35:00Z" w16du:dateUtc="2025-09-09T12:35:00Z">
              <w:rPr>
                <w:rFonts w:cs="Calibri"/>
                <w:bCs/>
              </w:rPr>
            </w:rPrChange>
          </w:rPr>
          <w:delText>16 febbraio</w:delText>
        </w:r>
      </w:del>
      <w:ins w:id="7653" w:author="Visone Rossana (GSE)" w:date="2025-09-29T09:39:00Z" w16du:dateUtc="2025-09-29T07:39:00Z">
        <w:r w:rsidR="0053251D">
          <w:rPr>
            <w:rFonts w:cstheme="minorHAnsi"/>
            <w:bCs/>
            <w:sz w:val="22"/>
            <w:szCs w:val="22"/>
          </w:rPr>
          <w:t>xx</w:t>
        </w:r>
      </w:ins>
      <w:r w:rsidRPr="008B1DFF">
        <w:rPr>
          <w:rFonts w:cstheme="minorHAnsi"/>
          <w:bCs/>
          <w:sz w:val="22"/>
          <w:szCs w:val="22"/>
          <w:rPrChange w:id="7654" w:author="Visone Rossana (GSE)" w:date="2025-09-09T14:35:00Z" w16du:dateUtc="2025-09-09T12:35:00Z">
            <w:rPr>
              <w:rFonts w:cs="Calibri"/>
              <w:bCs/>
            </w:rPr>
          </w:rPrChange>
        </w:rPr>
        <w:t xml:space="preserve"> </w:t>
      </w:r>
      <w:del w:id="7655" w:author="Visone Rossana (GSE)" w:date="2025-09-29T09:39:00Z" w16du:dateUtc="2025-09-29T07:39:00Z">
        <w:r w:rsidRPr="008B1DFF" w:rsidDel="0053251D">
          <w:rPr>
            <w:rFonts w:cstheme="minorHAnsi"/>
            <w:bCs/>
            <w:sz w:val="22"/>
            <w:szCs w:val="22"/>
            <w:rPrChange w:id="7656" w:author="Visone Rossana (GSE)" w:date="2025-09-09T14:35:00Z" w16du:dateUtc="2025-09-09T12:35:00Z">
              <w:rPr>
                <w:rFonts w:cs="Calibri"/>
                <w:bCs/>
              </w:rPr>
            </w:rPrChange>
          </w:rPr>
          <w:delText xml:space="preserve">2016 </w:delText>
        </w:r>
      </w:del>
      <w:r w:rsidRPr="008B1DFF">
        <w:rPr>
          <w:rFonts w:cstheme="minorHAnsi"/>
          <w:bCs/>
          <w:sz w:val="22"/>
          <w:szCs w:val="22"/>
          <w:rPrChange w:id="7657" w:author="Visone Rossana (GSE)" w:date="2025-09-09T14:35:00Z" w16du:dateUtc="2025-09-09T12:35:00Z">
            <w:rPr>
              <w:rFonts w:cs="Calibri"/>
              <w:bCs/>
            </w:rPr>
          </w:rPrChange>
        </w:rPr>
        <w:t>e/o altre forme di incentivazione non cumulabili (e.g. detrazioni fiscali, certificati bianchi, etc).</w:t>
      </w:r>
    </w:p>
    <w:p w14:paraId="65EB3A10" w14:textId="21B36920" w:rsidR="00E74DBB" w:rsidRPr="008B1DFF" w:rsidDel="008B1DFF" w:rsidRDefault="00E74DBB">
      <w:pPr>
        <w:tabs>
          <w:tab w:val="num" w:pos="426"/>
        </w:tabs>
        <w:spacing w:after="120" w:line="276" w:lineRule="auto"/>
        <w:ind w:right="-142"/>
        <w:jc w:val="both"/>
        <w:rPr>
          <w:del w:id="7658" w:author="Visone Rossana (GSE)" w:date="2025-09-09T14:35:00Z" w16du:dateUtc="2025-09-09T12:35:00Z"/>
          <w:rFonts w:cstheme="minorHAnsi"/>
          <w:bCs/>
          <w:sz w:val="22"/>
          <w:szCs w:val="22"/>
          <w:rPrChange w:id="7659" w:author="Visone Rossana (GSE)" w:date="2025-09-09T14:35:00Z" w16du:dateUtc="2025-09-09T12:35:00Z">
            <w:rPr>
              <w:del w:id="7660" w:author="Visone Rossana (GSE)" w:date="2025-09-09T14:35:00Z" w16du:dateUtc="2025-09-09T12:35:00Z"/>
              <w:rFonts w:cs="Calibri"/>
              <w:bCs/>
            </w:rPr>
          </w:rPrChange>
        </w:rPr>
        <w:pPrChange w:id="7661" w:author="Visone Rossana (GSE)" w:date="2025-09-09T14:35:00Z" w16du:dateUtc="2025-09-09T12:35:00Z">
          <w:pPr>
            <w:tabs>
              <w:tab w:val="num" w:pos="426"/>
            </w:tabs>
            <w:spacing w:after="120"/>
            <w:ind w:right="-142"/>
            <w:jc w:val="both"/>
          </w:pPr>
        </w:pPrChange>
      </w:pPr>
    </w:p>
    <w:p w14:paraId="799BA9B0" w14:textId="0AE74914" w:rsidR="00E365BE" w:rsidRPr="008B1DFF" w:rsidRDefault="00E365BE">
      <w:pPr>
        <w:tabs>
          <w:tab w:val="num" w:pos="426"/>
        </w:tabs>
        <w:spacing w:after="120" w:line="276" w:lineRule="auto"/>
        <w:ind w:right="-142"/>
        <w:jc w:val="both"/>
        <w:rPr>
          <w:rFonts w:cstheme="minorHAnsi"/>
          <w:bCs/>
          <w:sz w:val="22"/>
          <w:szCs w:val="22"/>
          <w:rPrChange w:id="7662" w:author="Visone Rossana (GSE)" w:date="2025-09-09T14:35:00Z" w16du:dateUtc="2025-09-09T12:35:00Z">
            <w:rPr>
              <w:rFonts w:cs="Calibri"/>
              <w:bCs/>
            </w:rPr>
          </w:rPrChange>
        </w:rPr>
        <w:pPrChange w:id="7663" w:author="Visone Rossana (GSE)" w:date="2025-09-09T14:35:00Z" w16du:dateUtc="2025-09-09T12:35:00Z">
          <w:pPr>
            <w:tabs>
              <w:tab w:val="num" w:pos="426"/>
            </w:tabs>
            <w:spacing w:after="120"/>
            <w:ind w:right="-142"/>
            <w:jc w:val="both"/>
          </w:pPr>
        </w:pPrChange>
      </w:pPr>
      <w:r w:rsidRPr="008B1DFF">
        <w:rPr>
          <w:rFonts w:cstheme="minorHAnsi"/>
          <w:bCs/>
          <w:sz w:val="22"/>
          <w:szCs w:val="22"/>
          <w:rPrChange w:id="7664" w:author="Visone Rossana (GSE)" w:date="2025-09-09T14:35:00Z" w16du:dateUtc="2025-09-09T12:35:00Z">
            <w:rPr>
              <w:rFonts w:cs="Calibri"/>
              <w:bCs/>
            </w:rPr>
          </w:rPrChange>
        </w:rPr>
        <w:t>A seconda che il Soggetto Ammesso</w:t>
      </w:r>
      <w:r w:rsidR="008949DA" w:rsidRPr="008B1DFF">
        <w:rPr>
          <w:rFonts w:cstheme="minorHAnsi"/>
          <w:bCs/>
          <w:sz w:val="22"/>
          <w:szCs w:val="22"/>
          <w:rPrChange w:id="7665" w:author="Visone Rossana (GSE)" w:date="2025-09-09T14:35:00Z" w16du:dateUtc="2025-09-09T12:35:00Z">
            <w:rPr>
              <w:rFonts w:cs="Calibri"/>
              <w:bCs/>
            </w:rPr>
          </w:rPrChange>
        </w:rPr>
        <w:t xml:space="preserve"> sia pubblico o privato si riepilogano, nella seguente tabella, gli interventi che possono essere realizzati tramite la ESCO in qualità di Soggetto Responsabile.</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Change w:id="7666" w:author="Visone Rossana (GSE)" w:date="2025-10-23T18:50:00Z" w16du:dateUtc="2025-10-23T16:50:00Z">
          <w:tblPr>
            <w:tblW w:w="8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PrChange>
      </w:tblPr>
      <w:tblGrid>
        <w:gridCol w:w="1819"/>
        <w:gridCol w:w="1936"/>
        <w:gridCol w:w="1543"/>
        <w:gridCol w:w="1543"/>
        <w:gridCol w:w="1543"/>
        <w:gridCol w:w="1543"/>
        <w:tblGridChange w:id="7667">
          <w:tblGrid>
            <w:gridCol w:w="1819"/>
            <w:gridCol w:w="1936"/>
            <w:gridCol w:w="1543"/>
            <w:gridCol w:w="1543"/>
            <w:gridCol w:w="1543"/>
            <w:gridCol w:w="1543"/>
          </w:tblGrid>
        </w:tblGridChange>
      </w:tblGrid>
      <w:tr w:rsidR="00AD60B0" w:rsidRPr="004174E1" w14:paraId="14F64342" w14:textId="77777777">
        <w:trPr>
          <w:trHeight w:val="629"/>
          <w:jc w:val="center"/>
          <w:trPrChange w:id="7668" w:author="Visone Rossana (GSE)" w:date="2025-10-23T18:50:00Z" w16du:dateUtc="2025-10-23T16:50:00Z">
            <w:trPr>
              <w:trHeight w:val="629"/>
              <w:jc w:val="center"/>
            </w:trPr>
          </w:trPrChange>
        </w:trPr>
        <w:tc>
          <w:tcPr>
            <w:tcW w:w="1819" w:type="dxa"/>
            <w:shd w:val="clear" w:color="auto" w:fill="D9D9D9"/>
            <w:vAlign w:val="center"/>
            <w:tcPrChange w:id="7669" w:author="Visone Rossana (GSE)" w:date="2025-10-23T18:50:00Z" w16du:dateUtc="2025-10-23T16:50:00Z">
              <w:tcPr>
                <w:tcW w:w="1819" w:type="dxa"/>
                <w:shd w:val="clear" w:color="auto" w:fill="D9D9D9"/>
                <w:vAlign w:val="center"/>
              </w:tcPr>
            </w:tcPrChange>
          </w:tcPr>
          <w:p w14:paraId="36C551B2" w14:textId="44CB0220" w:rsidR="00AD60B0" w:rsidRDefault="00AD60B0" w:rsidP="00AD60B0">
            <w:pPr>
              <w:spacing w:before="60" w:after="60"/>
              <w:jc w:val="both"/>
              <w:rPr>
                <w:b/>
                <w:sz w:val="18"/>
                <w:szCs w:val="18"/>
              </w:rPr>
            </w:pPr>
            <w:r>
              <w:rPr>
                <w:b/>
                <w:sz w:val="18"/>
                <w:szCs w:val="18"/>
              </w:rPr>
              <w:t>Titolo</w:t>
            </w:r>
          </w:p>
        </w:tc>
        <w:tc>
          <w:tcPr>
            <w:tcW w:w="1936" w:type="dxa"/>
            <w:shd w:val="clear" w:color="auto" w:fill="D9D9D9"/>
            <w:vAlign w:val="center"/>
            <w:tcPrChange w:id="7670" w:author="Visone Rossana (GSE)" w:date="2025-10-23T18:50:00Z" w16du:dateUtc="2025-10-23T16:50:00Z">
              <w:tcPr>
                <w:tcW w:w="1936" w:type="dxa"/>
                <w:shd w:val="clear" w:color="auto" w:fill="D9D9D9"/>
                <w:vAlign w:val="center"/>
              </w:tcPr>
            </w:tcPrChange>
          </w:tcPr>
          <w:p w14:paraId="45C805DE" w14:textId="2678EDB8" w:rsidR="00AD60B0" w:rsidRPr="004174E1" w:rsidRDefault="00AD60B0" w:rsidP="00AD60B0">
            <w:pPr>
              <w:spacing w:before="60" w:after="60"/>
              <w:jc w:val="center"/>
              <w:rPr>
                <w:b/>
                <w:sz w:val="18"/>
                <w:szCs w:val="18"/>
              </w:rPr>
            </w:pPr>
            <w:r>
              <w:rPr>
                <w:b/>
                <w:sz w:val="18"/>
                <w:szCs w:val="18"/>
              </w:rPr>
              <w:t>PA</w:t>
            </w:r>
            <w:del w:id="7671" w:author="Visone Rossana (GSE)" w:date="2025-10-23T18:49:00Z" w16du:dateUtc="2025-10-23T16:49:00Z">
              <w:r w:rsidDel="00AD60B0">
                <w:rPr>
                  <w:b/>
                  <w:sz w:val="18"/>
                  <w:szCs w:val="18"/>
                </w:rPr>
                <w:delText xml:space="preserve"> ed</w:delText>
              </w:r>
            </w:del>
            <w:r>
              <w:rPr>
                <w:b/>
                <w:sz w:val="18"/>
                <w:szCs w:val="18"/>
              </w:rPr>
              <w:t xml:space="preserve"> Enti del Terzo Settore</w:t>
            </w:r>
          </w:p>
        </w:tc>
        <w:tc>
          <w:tcPr>
            <w:tcW w:w="1543" w:type="dxa"/>
            <w:shd w:val="clear" w:color="auto" w:fill="D9D9D9" w:themeFill="background1" w:themeFillShade="D9"/>
            <w:vAlign w:val="center"/>
            <w:tcPrChange w:id="7672" w:author="Visone Rossana (GSE)" w:date="2025-10-23T18:50:00Z" w16du:dateUtc="2025-10-23T16:50:00Z">
              <w:tcPr>
                <w:tcW w:w="1543" w:type="dxa"/>
              </w:tcPr>
            </w:tcPrChange>
          </w:tcPr>
          <w:p w14:paraId="590656BC" w14:textId="2F452E68" w:rsidR="00AD60B0" w:rsidRDefault="00AD60B0" w:rsidP="00AD60B0">
            <w:pPr>
              <w:spacing w:before="60" w:after="60"/>
              <w:jc w:val="center"/>
              <w:rPr>
                <w:b/>
                <w:sz w:val="18"/>
                <w:szCs w:val="18"/>
              </w:rPr>
            </w:pPr>
            <w:ins w:id="7673" w:author="Visone Rossana (GSE)" w:date="2025-10-23T18:50:00Z" w16du:dateUtc="2025-10-23T16:50:00Z">
              <w:r>
                <w:rPr>
                  <w:b/>
                  <w:sz w:val="18"/>
                  <w:szCs w:val="18"/>
                </w:rPr>
                <w:t>(ETS) con attività non economica</w:t>
              </w:r>
            </w:ins>
          </w:p>
        </w:tc>
        <w:tc>
          <w:tcPr>
            <w:tcW w:w="1543" w:type="dxa"/>
            <w:shd w:val="clear" w:color="auto" w:fill="D9D9D9" w:themeFill="background1" w:themeFillShade="D9"/>
            <w:tcPrChange w:id="7674" w:author="Visone Rossana (GSE)" w:date="2025-10-23T18:50:00Z" w16du:dateUtc="2025-10-23T16:50:00Z">
              <w:tcPr>
                <w:tcW w:w="1543" w:type="dxa"/>
              </w:tcPr>
            </w:tcPrChange>
          </w:tcPr>
          <w:p w14:paraId="02C298D8" w14:textId="77777777" w:rsidR="00AD60B0" w:rsidRDefault="00AD60B0" w:rsidP="00AD60B0">
            <w:pPr>
              <w:spacing w:before="60" w:after="60"/>
              <w:jc w:val="center"/>
              <w:rPr>
                <w:ins w:id="7675" w:author="Visone Rossana (GSE)" w:date="2025-10-23T18:51:00Z" w16du:dateUtc="2025-10-23T16:51:00Z"/>
                <w:b/>
                <w:sz w:val="18"/>
                <w:szCs w:val="18"/>
              </w:rPr>
            </w:pPr>
          </w:p>
          <w:p w14:paraId="08880DE7" w14:textId="7A8606DF" w:rsidR="00AD60B0" w:rsidRDefault="00AD60B0" w:rsidP="00AD60B0">
            <w:pPr>
              <w:spacing w:before="60" w:after="60"/>
              <w:jc w:val="center"/>
              <w:rPr>
                <w:b/>
                <w:sz w:val="18"/>
                <w:szCs w:val="18"/>
              </w:rPr>
            </w:pPr>
            <w:ins w:id="7676" w:author="Visone Rossana (GSE)" w:date="2025-10-23T18:50:00Z" w16du:dateUtc="2025-10-23T16:50:00Z">
              <w:r>
                <w:rPr>
                  <w:b/>
                  <w:sz w:val="18"/>
                  <w:szCs w:val="18"/>
                </w:rPr>
                <w:t>(ETS) con attività economica</w:t>
              </w:r>
            </w:ins>
          </w:p>
        </w:tc>
        <w:tc>
          <w:tcPr>
            <w:tcW w:w="1543" w:type="dxa"/>
            <w:shd w:val="clear" w:color="auto" w:fill="D9D9D9" w:themeFill="background1" w:themeFillShade="D9"/>
            <w:vAlign w:val="center"/>
            <w:tcPrChange w:id="7677" w:author="Visone Rossana (GSE)" w:date="2025-10-23T18:50:00Z" w16du:dateUtc="2025-10-23T16:50:00Z">
              <w:tcPr>
                <w:tcW w:w="1543" w:type="dxa"/>
                <w:shd w:val="clear" w:color="auto" w:fill="D9D9D9"/>
                <w:vAlign w:val="center"/>
              </w:tcPr>
            </w:tcPrChange>
          </w:tcPr>
          <w:p w14:paraId="2A5E053C" w14:textId="77777777" w:rsidR="00AD60B0" w:rsidRDefault="00AD60B0" w:rsidP="00AD60B0">
            <w:pPr>
              <w:spacing w:before="60" w:after="60"/>
              <w:jc w:val="center"/>
              <w:rPr>
                <w:ins w:id="7678" w:author="Visone Rossana (GSE)" w:date="2025-10-23T18:51:00Z" w16du:dateUtc="2025-10-23T16:51:00Z"/>
                <w:b/>
                <w:sz w:val="18"/>
                <w:szCs w:val="18"/>
              </w:rPr>
            </w:pPr>
            <w:ins w:id="7679" w:author="Visone Rossana (GSE)" w:date="2025-10-23T18:51:00Z" w16du:dateUtc="2025-10-23T16:51:00Z">
              <w:r>
                <w:rPr>
                  <w:b/>
                  <w:sz w:val="18"/>
                  <w:szCs w:val="18"/>
                </w:rPr>
                <w:t xml:space="preserve">Soggetti privati: </w:t>
              </w:r>
            </w:ins>
          </w:p>
          <w:p w14:paraId="2595EA65" w14:textId="73FB8976" w:rsidR="00AD60B0" w:rsidRPr="004174E1" w:rsidRDefault="00AD60B0" w:rsidP="00AD60B0">
            <w:pPr>
              <w:spacing w:before="60" w:after="60"/>
              <w:jc w:val="center"/>
              <w:rPr>
                <w:b/>
                <w:sz w:val="18"/>
                <w:szCs w:val="18"/>
              </w:rPr>
            </w:pPr>
            <w:ins w:id="7680" w:author="Visone Rossana (GSE)" w:date="2025-10-23T18:51:00Z" w16du:dateUtc="2025-10-23T16:51:00Z">
              <w:r>
                <w:rPr>
                  <w:b/>
                  <w:sz w:val="18"/>
                  <w:szCs w:val="18"/>
                </w:rPr>
                <w:t>per edifici ricadenti nell’ambito residenziale</w:t>
              </w:r>
            </w:ins>
            <w:del w:id="7681" w:author="Visone Rossana (GSE)" w:date="2025-10-23T18:51:00Z" w16du:dateUtc="2025-10-23T16:51:00Z">
              <w:r w:rsidDel="00AD60B0">
                <w:rPr>
                  <w:b/>
                  <w:sz w:val="18"/>
                  <w:szCs w:val="18"/>
                </w:rPr>
                <w:delText>Soggetti privati: ambito residenziale</w:delText>
              </w:r>
            </w:del>
          </w:p>
        </w:tc>
        <w:tc>
          <w:tcPr>
            <w:tcW w:w="1543" w:type="dxa"/>
            <w:shd w:val="clear" w:color="auto" w:fill="D9D9D9"/>
            <w:vAlign w:val="center"/>
            <w:tcPrChange w:id="7682" w:author="Visone Rossana (GSE)" w:date="2025-10-23T18:50:00Z" w16du:dateUtc="2025-10-23T16:50:00Z">
              <w:tcPr>
                <w:tcW w:w="1543" w:type="dxa"/>
                <w:shd w:val="clear" w:color="auto" w:fill="D9D9D9"/>
                <w:vAlign w:val="center"/>
              </w:tcPr>
            </w:tcPrChange>
          </w:tcPr>
          <w:p w14:paraId="034DE8E1" w14:textId="13D57CB0" w:rsidR="00AD60B0" w:rsidRDefault="00AD60B0" w:rsidP="00AD60B0">
            <w:pPr>
              <w:spacing w:before="60" w:after="60"/>
              <w:jc w:val="center"/>
              <w:rPr>
                <w:b/>
                <w:sz w:val="18"/>
                <w:szCs w:val="18"/>
              </w:rPr>
            </w:pPr>
            <w:ins w:id="7683" w:author="Visone Rossana (GSE)" w:date="2025-10-23T18:51:00Z" w16du:dateUtc="2025-10-23T16:51:00Z">
              <w:r>
                <w:rPr>
                  <w:b/>
                  <w:sz w:val="18"/>
                  <w:szCs w:val="18"/>
                </w:rPr>
                <w:t>Soggetti privati: per edifici ricadenti nell’ ambito terziario</w:t>
              </w:r>
            </w:ins>
            <w:del w:id="7684" w:author="Visone Rossana (GSE)" w:date="2025-10-23T18:51:00Z" w16du:dateUtc="2025-10-23T16:51:00Z">
              <w:r w:rsidDel="00AD60B0">
                <w:rPr>
                  <w:b/>
                  <w:sz w:val="18"/>
                  <w:szCs w:val="18"/>
                </w:rPr>
                <w:delText>Soggetti privati: ambito terziario</w:delText>
              </w:r>
            </w:del>
          </w:p>
        </w:tc>
      </w:tr>
      <w:tr w:rsidR="00AD60B0" w:rsidRPr="004174E1" w14:paraId="13A594D1" w14:textId="77777777">
        <w:trPr>
          <w:trHeight w:val="341"/>
          <w:jc w:val="center"/>
          <w:trPrChange w:id="7685" w:author="Visone Rossana (GSE)" w:date="2025-10-23T18:51:00Z" w16du:dateUtc="2025-10-23T16:51:00Z">
            <w:trPr>
              <w:trHeight w:val="341"/>
              <w:jc w:val="center"/>
            </w:trPr>
          </w:trPrChange>
        </w:trPr>
        <w:tc>
          <w:tcPr>
            <w:tcW w:w="1819" w:type="dxa"/>
            <w:vAlign w:val="center"/>
            <w:tcPrChange w:id="7686" w:author="Visone Rossana (GSE)" w:date="2025-10-23T18:51:00Z" w16du:dateUtc="2025-10-23T16:51:00Z">
              <w:tcPr>
                <w:tcW w:w="1819" w:type="dxa"/>
                <w:vAlign w:val="center"/>
              </w:tcPr>
            </w:tcPrChange>
          </w:tcPr>
          <w:p w14:paraId="467F00A9" w14:textId="2F10E341" w:rsidR="00AD60B0" w:rsidRDefault="00AD60B0" w:rsidP="00AD60B0">
            <w:pPr>
              <w:ind w:left="231" w:hanging="231"/>
              <w:contextualSpacing/>
              <w:jc w:val="both"/>
              <w:rPr>
                <w:b/>
                <w:sz w:val="18"/>
                <w:szCs w:val="18"/>
              </w:rPr>
            </w:pPr>
            <w:r>
              <w:rPr>
                <w:b/>
                <w:sz w:val="18"/>
                <w:szCs w:val="18"/>
              </w:rPr>
              <w:t>II</w:t>
            </w:r>
            <w:r>
              <w:rPr>
                <w:sz w:val="18"/>
                <w:szCs w:val="18"/>
              </w:rPr>
              <w:t xml:space="preserve"> – </w:t>
            </w:r>
            <w:r w:rsidRPr="00A81A97">
              <w:rPr>
                <w:sz w:val="18"/>
                <w:szCs w:val="18"/>
              </w:rPr>
              <w:t xml:space="preserve">interventi di incremento dell’efficienza energetica </w:t>
            </w:r>
          </w:p>
        </w:tc>
        <w:tc>
          <w:tcPr>
            <w:tcW w:w="1936" w:type="dxa"/>
            <w:vAlign w:val="center"/>
            <w:tcPrChange w:id="7687" w:author="Visone Rossana (GSE)" w:date="2025-10-23T18:51:00Z" w16du:dateUtc="2025-10-23T16:51:00Z">
              <w:tcPr>
                <w:tcW w:w="1936" w:type="dxa"/>
                <w:vAlign w:val="center"/>
              </w:tcPr>
            </w:tcPrChange>
          </w:tcPr>
          <w:p w14:paraId="7BDAB9C7" w14:textId="55023A13" w:rsidR="00AD60B0" w:rsidRPr="008F02FE" w:rsidRDefault="00AD60B0" w:rsidP="00AD60B0">
            <w:pPr>
              <w:contextualSpacing/>
              <w:jc w:val="both"/>
              <w:rPr>
                <w:sz w:val="18"/>
                <w:szCs w:val="18"/>
              </w:rPr>
            </w:pPr>
            <w:r>
              <w:rPr>
                <w:rFonts w:cstheme="minorHAnsi"/>
                <w:sz w:val="18"/>
                <w:szCs w:val="18"/>
              </w:rPr>
              <w:t>√</w:t>
            </w:r>
          </w:p>
        </w:tc>
        <w:tc>
          <w:tcPr>
            <w:tcW w:w="1543" w:type="dxa"/>
            <w:vAlign w:val="center"/>
            <w:tcPrChange w:id="7688" w:author="Visone Rossana (GSE)" w:date="2025-10-23T18:51:00Z" w16du:dateUtc="2025-10-23T16:51:00Z">
              <w:tcPr>
                <w:tcW w:w="1543" w:type="dxa"/>
              </w:tcPr>
            </w:tcPrChange>
          </w:tcPr>
          <w:p w14:paraId="242A809E" w14:textId="5ADADCE0" w:rsidR="00AD60B0" w:rsidRDefault="00AD60B0">
            <w:pPr>
              <w:contextualSpacing/>
              <w:jc w:val="center"/>
              <w:rPr>
                <w:sz w:val="18"/>
                <w:szCs w:val="18"/>
              </w:rPr>
              <w:pPrChange w:id="7689" w:author="Visone Rossana (GSE)" w:date="2025-10-23T18:50:00Z" w16du:dateUtc="2025-10-23T16:50:00Z">
                <w:pPr>
                  <w:contextualSpacing/>
                  <w:jc w:val="both"/>
                </w:pPr>
              </w:pPrChange>
            </w:pPr>
            <w:ins w:id="7690" w:author="Visone Rossana (GSE)" w:date="2025-10-23T18:50:00Z" w16du:dateUtc="2025-10-23T16:50:00Z">
              <w:r>
                <w:rPr>
                  <w:rFonts w:cstheme="minorHAnsi"/>
                  <w:sz w:val="18"/>
                  <w:szCs w:val="18"/>
                </w:rPr>
                <w:t>√</w:t>
              </w:r>
            </w:ins>
          </w:p>
        </w:tc>
        <w:tc>
          <w:tcPr>
            <w:tcW w:w="1543" w:type="dxa"/>
            <w:vAlign w:val="center"/>
            <w:tcPrChange w:id="7691" w:author="Visone Rossana (GSE)" w:date="2025-10-23T18:51:00Z" w16du:dateUtc="2025-10-23T16:51:00Z">
              <w:tcPr>
                <w:tcW w:w="1543" w:type="dxa"/>
              </w:tcPr>
            </w:tcPrChange>
          </w:tcPr>
          <w:p w14:paraId="04B69FB5" w14:textId="6FE6ACA4" w:rsidR="00AD60B0" w:rsidRDefault="00AD60B0">
            <w:pPr>
              <w:contextualSpacing/>
              <w:jc w:val="center"/>
              <w:rPr>
                <w:sz w:val="18"/>
                <w:szCs w:val="18"/>
              </w:rPr>
              <w:pPrChange w:id="7692" w:author="Visone Rossana (GSE)" w:date="2025-10-23T18:51:00Z" w16du:dateUtc="2025-10-23T16:51:00Z">
                <w:pPr>
                  <w:contextualSpacing/>
                  <w:jc w:val="both"/>
                </w:pPr>
              </w:pPrChange>
            </w:pPr>
            <w:ins w:id="7693" w:author="Visone Rossana (GSE)" w:date="2025-10-23T18:51:00Z" w16du:dateUtc="2025-10-23T16:51:00Z">
              <w:r>
                <w:rPr>
                  <w:rFonts w:cstheme="minorHAnsi"/>
                  <w:sz w:val="18"/>
                  <w:szCs w:val="18"/>
                </w:rPr>
                <w:t>√</w:t>
              </w:r>
            </w:ins>
            <w:ins w:id="7694" w:author="Visone Rossana (GSE)" w:date="2025-10-23T18:52:00Z" w16du:dateUtc="2025-10-23T16:52:00Z">
              <w:r w:rsidR="00656F20">
                <w:rPr>
                  <w:rFonts w:cstheme="minorHAnsi"/>
                  <w:sz w:val="18"/>
                  <w:szCs w:val="18"/>
                </w:rPr>
                <w:t xml:space="preserve"> senza limiti di soglia e per</w:t>
              </w:r>
            </w:ins>
            <w:ins w:id="7695" w:author="Visone Rossana (GSE)" w:date="2025-10-23T18:53:00Z" w16du:dateUtc="2025-10-23T16:53:00Z">
              <w:r w:rsidR="00656F20">
                <w:rPr>
                  <w:rFonts w:cstheme="minorHAnsi"/>
                  <w:sz w:val="18"/>
                  <w:szCs w:val="18"/>
                </w:rPr>
                <w:t xml:space="preserve"> </w:t>
              </w:r>
              <w:r w:rsidR="00656F20">
                <w:rPr>
                  <w:sz w:val="18"/>
                  <w:szCs w:val="18"/>
                </w:rPr>
                <w:t>interventi su edifici ricadenti nella categoria catastale dell’ambito terziario</w:t>
              </w:r>
            </w:ins>
            <w:ins w:id="7696" w:author="Visone Rossana (GSE)" w:date="2025-10-23T18:52:00Z" w16du:dateUtc="2025-10-23T16:52:00Z">
              <w:r w:rsidR="00656F20">
                <w:rPr>
                  <w:rFonts w:cstheme="minorHAnsi"/>
                  <w:sz w:val="18"/>
                  <w:szCs w:val="18"/>
                </w:rPr>
                <w:t xml:space="preserve"> </w:t>
              </w:r>
            </w:ins>
          </w:p>
        </w:tc>
        <w:tc>
          <w:tcPr>
            <w:tcW w:w="1543" w:type="dxa"/>
            <w:vAlign w:val="center"/>
            <w:tcPrChange w:id="7697" w:author="Visone Rossana (GSE)" w:date="2025-10-23T18:51:00Z" w16du:dateUtc="2025-10-23T16:51:00Z">
              <w:tcPr>
                <w:tcW w:w="1543" w:type="dxa"/>
                <w:vAlign w:val="center"/>
              </w:tcPr>
            </w:tcPrChange>
          </w:tcPr>
          <w:p w14:paraId="11160E18" w14:textId="3EF9802A" w:rsidR="00AD60B0" w:rsidRPr="004174E1" w:rsidRDefault="00AD60B0" w:rsidP="00AD60B0">
            <w:pPr>
              <w:contextualSpacing/>
              <w:jc w:val="both"/>
              <w:rPr>
                <w:sz w:val="18"/>
                <w:szCs w:val="18"/>
              </w:rPr>
            </w:pPr>
            <w:r>
              <w:rPr>
                <w:sz w:val="18"/>
                <w:szCs w:val="18"/>
              </w:rPr>
              <w:t>X</w:t>
            </w:r>
          </w:p>
        </w:tc>
        <w:tc>
          <w:tcPr>
            <w:tcW w:w="1543" w:type="dxa"/>
            <w:vAlign w:val="center"/>
            <w:tcPrChange w:id="7698" w:author="Visone Rossana (GSE)" w:date="2025-10-23T18:51:00Z" w16du:dateUtc="2025-10-23T16:51:00Z">
              <w:tcPr>
                <w:tcW w:w="1543" w:type="dxa"/>
                <w:vAlign w:val="center"/>
              </w:tcPr>
            </w:tcPrChange>
          </w:tcPr>
          <w:p w14:paraId="16275981" w14:textId="20A53A27" w:rsidR="00AD60B0" w:rsidRPr="008F02FE" w:rsidRDefault="00AD60B0" w:rsidP="00AD60B0">
            <w:pPr>
              <w:contextualSpacing/>
              <w:jc w:val="both"/>
              <w:rPr>
                <w:sz w:val="18"/>
                <w:szCs w:val="18"/>
              </w:rPr>
            </w:pPr>
            <w:r>
              <w:rPr>
                <w:rFonts w:cstheme="minorHAnsi"/>
                <w:sz w:val="18"/>
                <w:szCs w:val="18"/>
              </w:rPr>
              <w:t>√</w:t>
            </w:r>
            <w:ins w:id="7699" w:author="Visone Rossana (GSE)" w:date="2025-08-01T09:20:00Z" w16du:dateUtc="2025-08-01T07:20:00Z">
              <w:r>
                <w:rPr>
                  <w:rFonts w:cstheme="minorHAnsi"/>
                  <w:sz w:val="18"/>
                  <w:szCs w:val="18"/>
                </w:rPr>
                <w:t xml:space="preserve"> senza limiti di soglia</w:t>
              </w:r>
            </w:ins>
          </w:p>
        </w:tc>
      </w:tr>
      <w:tr w:rsidR="00AD60B0" w:rsidRPr="004174E1" w14:paraId="61472943" w14:textId="77777777">
        <w:trPr>
          <w:trHeight w:val="341"/>
          <w:jc w:val="center"/>
          <w:trPrChange w:id="7700" w:author="Visone Rossana (GSE)" w:date="2025-10-23T18:51:00Z" w16du:dateUtc="2025-10-23T16:51:00Z">
            <w:trPr>
              <w:trHeight w:val="341"/>
              <w:jc w:val="center"/>
            </w:trPr>
          </w:trPrChange>
        </w:trPr>
        <w:tc>
          <w:tcPr>
            <w:tcW w:w="1819" w:type="dxa"/>
            <w:vAlign w:val="center"/>
            <w:tcPrChange w:id="7701" w:author="Visone Rossana (GSE)" w:date="2025-10-23T18:51:00Z" w16du:dateUtc="2025-10-23T16:51:00Z">
              <w:tcPr>
                <w:tcW w:w="1819" w:type="dxa"/>
                <w:vAlign w:val="center"/>
              </w:tcPr>
            </w:tcPrChange>
          </w:tcPr>
          <w:p w14:paraId="524ADF21" w14:textId="4006732A" w:rsidR="00AD60B0" w:rsidRDefault="00AD60B0" w:rsidP="00AD60B0">
            <w:pPr>
              <w:ind w:left="231" w:hanging="231"/>
              <w:contextualSpacing/>
              <w:jc w:val="both"/>
              <w:rPr>
                <w:b/>
                <w:sz w:val="18"/>
                <w:szCs w:val="18"/>
              </w:rPr>
            </w:pPr>
            <w:r>
              <w:rPr>
                <w:b/>
                <w:sz w:val="18"/>
                <w:szCs w:val="18"/>
              </w:rPr>
              <w:t>III</w:t>
            </w:r>
            <w:r>
              <w:rPr>
                <w:sz w:val="18"/>
                <w:szCs w:val="18"/>
              </w:rPr>
              <w:t xml:space="preserve"> – interventi di piccole dimensioni per la produzione di energia termica da fonti rinnovabili </w:t>
            </w:r>
          </w:p>
        </w:tc>
        <w:tc>
          <w:tcPr>
            <w:tcW w:w="1936" w:type="dxa"/>
            <w:vAlign w:val="center"/>
            <w:tcPrChange w:id="7702" w:author="Visone Rossana (GSE)" w:date="2025-10-23T18:51:00Z" w16du:dateUtc="2025-10-23T16:51:00Z">
              <w:tcPr>
                <w:tcW w:w="1936" w:type="dxa"/>
                <w:vAlign w:val="center"/>
              </w:tcPr>
            </w:tcPrChange>
          </w:tcPr>
          <w:p w14:paraId="51A061AA" w14:textId="517ADB4B" w:rsidR="00AD60B0" w:rsidRPr="008F02FE" w:rsidRDefault="00AD60B0" w:rsidP="00AD60B0">
            <w:pPr>
              <w:contextualSpacing/>
              <w:jc w:val="both"/>
              <w:rPr>
                <w:sz w:val="18"/>
                <w:szCs w:val="18"/>
              </w:rPr>
            </w:pPr>
            <w:r>
              <w:rPr>
                <w:rFonts w:cstheme="minorHAnsi"/>
                <w:sz w:val="18"/>
                <w:szCs w:val="18"/>
              </w:rPr>
              <w:t>√</w:t>
            </w:r>
          </w:p>
        </w:tc>
        <w:tc>
          <w:tcPr>
            <w:tcW w:w="1543" w:type="dxa"/>
            <w:vAlign w:val="center"/>
            <w:tcPrChange w:id="7703" w:author="Visone Rossana (GSE)" w:date="2025-10-23T18:51:00Z" w16du:dateUtc="2025-10-23T16:51:00Z">
              <w:tcPr>
                <w:tcW w:w="1543" w:type="dxa"/>
              </w:tcPr>
            </w:tcPrChange>
          </w:tcPr>
          <w:p w14:paraId="5497A00C" w14:textId="195873EA" w:rsidR="00AD60B0" w:rsidRDefault="00AD60B0" w:rsidP="00AD60B0">
            <w:pPr>
              <w:contextualSpacing/>
              <w:jc w:val="center"/>
              <w:rPr>
                <w:rFonts w:cstheme="minorHAnsi"/>
                <w:sz w:val="16"/>
                <w:szCs w:val="16"/>
              </w:rPr>
            </w:pPr>
            <w:ins w:id="7704" w:author="Visone Rossana (GSE)" w:date="2025-10-23T18:50:00Z" w16du:dateUtc="2025-10-23T16:50:00Z">
              <w:r>
                <w:rPr>
                  <w:rFonts w:cstheme="minorHAnsi"/>
                  <w:sz w:val="18"/>
                  <w:szCs w:val="18"/>
                </w:rPr>
                <w:t>√</w:t>
              </w:r>
            </w:ins>
          </w:p>
        </w:tc>
        <w:tc>
          <w:tcPr>
            <w:tcW w:w="1543" w:type="dxa"/>
            <w:vAlign w:val="center"/>
            <w:tcPrChange w:id="7705" w:author="Visone Rossana (GSE)" w:date="2025-10-23T18:51:00Z" w16du:dateUtc="2025-10-23T16:51:00Z">
              <w:tcPr>
                <w:tcW w:w="1543" w:type="dxa"/>
              </w:tcPr>
            </w:tcPrChange>
          </w:tcPr>
          <w:p w14:paraId="2044746A" w14:textId="325AD35F" w:rsidR="00AD60B0" w:rsidRDefault="00AD60B0" w:rsidP="00AD60B0">
            <w:pPr>
              <w:contextualSpacing/>
              <w:jc w:val="center"/>
              <w:rPr>
                <w:rFonts w:cstheme="minorHAnsi"/>
                <w:sz w:val="16"/>
                <w:szCs w:val="16"/>
              </w:rPr>
            </w:pPr>
            <w:ins w:id="7706" w:author="Visone Rossana (GSE)" w:date="2025-10-23T18:51:00Z" w16du:dateUtc="2025-10-23T16:51:00Z">
              <w:r>
                <w:rPr>
                  <w:rFonts w:cstheme="minorHAnsi"/>
                  <w:sz w:val="18"/>
                  <w:szCs w:val="18"/>
                </w:rPr>
                <w:t>√</w:t>
              </w:r>
            </w:ins>
          </w:p>
        </w:tc>
        <w:tc>
          <w:tcPr>
            <w:tcW w:w="1543" w:type="dxa"/>
            <w:vAlign w:val="center"/>
            <w:tcPrChange w:id="7707" w:author="Visone Rossana (GSE)" w:date="2025-10-23T18:51:00Z" w16du:dateUtc="2025-10-23T16:51:00Z">
              <w:tcPr>
                <w:tcW w:w="1543" w:type="dxa"/>
                <w:vAlign w:val="center"/>
              </w:tcPr>
            </w:tcPrChange>
          </w:tcPr>
          <w:p w14:paraId="605586E0" w14:textId="70DE6E90" w:rsidR="00AD60B0" w:rsidRDefault="00AD60B0" w:rsidP="00AD60B0">
            <w:pPr>
              <w:contextualSpacing/>
              <w:jc w:val="center"/>
              <w:rPr>
                <w:rFonts w:cstheme="minorHAnsi"/>
                <w:sz w:val="16"/>
                <w:szCs w:val="16"/>
              </w:rPr>
            </w:pPr>
            <w:r>
              <w:rPr>
                <w:rFonts w:cstheme="minorHAnsi"/>
                <w:sz w:val="16"/>
                <w:szCs w:val="16"/>
              </w:rPr>
              <w:t xml:space="preserve">Contratti aventi ad oggetti impianti con </w:t>
            </w:r>
          </w:p>
          <w:p w14:paraId="4C2420DB" w14:textId="41B94ACC" w:rsidR="00AD60B0" w:rsidDel="00656F20" w:rsidRDefault="00AD60B0">
            <w:pPr>
              <w:contextualSpacing/>
              <w:jc w:val="center"/>
              <w:rPr>
                <w:del w:id="7708" w:author="Visone Rossana (GSE)" w:date="2025-10-23T18:53:00Z" w16du:dateUtc="2025-10-23T16:53:00Z"/>
                <w:rFonts w:cstheme="minorHAnsi"/>
                <w:sz w:val="16"/>
                <w:szCs w:val="16"/>
              </w:rPr>
            </w:pPr>
            <w:r w:rsidRPr="00E4274C">
              <w:rPr>
                <w:rFonts w:cstheme="minorHAnsi"/>
                <w:sz w:val="16"/>
                <w:szCs w:val="16"/>
              </w:rPr>
              <w:t>P</w:t>
            </w:r>
            <w:r>
              <w:rPr>
                <w:rFonts w:cstheme="minorHAnsi"/>
                <w:sz w:val="16"/>
                <w:szCs w:val="16"/>
              </w:rPr>
              <w:t xml:space="preserve">otenza </w:t>
            </w:r>
            <w:r w:rsidRPr="00E4274C">
              <w:rPr>
                <w:rFonts w:cstheme="minorHAnsi"/>
                <w:sz w:val="16"/>
                <w:szCs w:val="16"/>
              </w:rPr>
              <w:t>&gt; 70 KW</w:t>
            </w:r>
            <w:r>
              <w:rPr>
                <w:rFonts w:cstheme="minorHAnsi"/>
                <w:sz w:val="16"/>
                <w:szCs w:val="16"/>
              </w:rPr>
              <w:t xml:space="preserve"> e con</w:t>
            </w:r>
            <w:r w:rsidRPr="00E4274C">
              <w:rPr>
                <w:rFonts w:cstheme="minorHAnsi"/>
                <w:sz w:val="16"/>
                <w:szCs w:val="16"/>
              </w:rPr>
              <w:t xml:space="preserve"> </w:t>
            </w:r>
          </w:p>
          <w:p w14:paraId="4C8080D7" w14:textId="77777777" w:rsidR="00656F20" w:rsidRDefault="00656F20" w:rsidP="00656F20">
            <w:pPr>
              <w:contextualSpacing/>
              <w:jc w:val="center"/>
              <w:rPr>
                <w:ins w:id="7709" w:author="Visone Rossana (GSE)" w:date="2025-10-23T18:53:00Z" w16du:dateUtc="2025-10-23T16:53:00Z"/>
                <w:rFonts w:cstheme="minorHAnsi"/>
                <w:sz w:val="16"/>
                <w:szCs w:val="16"/>
              </w:rPr>
            </w:pPr>
          </w:p>
          <w:p w14:paraId="10CF9D6A" w14:textId="210D5777" w:rsidR="00AD60B0" w:rsidRPr="004174E1" w:rsidRDefault="00AD60B0">
            <w:pPr>
              <w:contextualSpacing/>
              <w:jc w:val="center"/>
              <w:rPr>
                <w:sz w:val="18"/>
                <w:szCs w:val="18"/>
              </w:rPr>
              <w:pPrChange w:id="7710" w:author="Visone Rossana (GSE)" w:date="2025-10-23T18:53:00Z" w16du:dateUtc="2025-10-23T16:53:00Z">
                <w:pPr>
                  <w:contextualSpacing/>
                  <w:jc w:val="both"/>
                </w:pPr>
              </w:pPrChange>
            </w:pPr>
            <w:r>
              <w:rPr>
                <w:rFonts w:cstheme="minorHAnsi"/>
                <w:sz w:val="16"/>
                <w:szCs w:val="16"/>
              </w:rPr>
              <w:t>Superficie</w:t>
            </w:r>
            <w:r w:rsidRPr="00E4274C">
              <w:rPr>
                <w:rFonts w:cstheme="minorHAnsi"/>
                <w:sz w:val="16"/>
                <w:szCs w:val="16"/>
              </w:rPr>
              <w:t>: &gt; 20 m</w:t>
            </w:r>
            <w:r w:rsidRPr="00E4274C">
              <w:rPr>
                <w:rFonts w:cstheme="minorHAnsi"/>
                <w:sz w:val="16"/>
                <w:szCs w:val="16"/>
                <w:vertAlign w:val="superscript"/>
              </w:rPr>
              <w:t>2</w:t>
            </w:r>
          </w:p>
        </w:tc>
        <w:tc>
          <w:tcPr>
            <w:tcW w:w="1543" w:type="dxa"/>
            <w:vAlign w:val="center"/>
            <w:tcPrChange w:id="7711" w:author="Visone Rossana (GSE)" w:date="2025-10-23T18:51:00Z" w16du:dateUtc="2025-10-23T16:51:00Z">
              <w:tcPr>
                <w:tcW w:w="1543" w:type="dxa"/>
                <w:vAlign w:val="center"/>
              </w:tcPr>
            </w:tcPrChange>
          </w:tcPr>
          <w:p w14:paraId="07D69925" w14:textId="4008B2F5" w:rsidR="00AD60B0" w:rsidRPr="008F02FE" w:rsidRDefault="00AD60B0" w:rsidP="00AD60B0">
            <w:pPr>
              <w:contextualSpacing/>
              <w:jc w:val="both"/>
              <w:rPr>
                <w:sz w:val="18"/>
                <w:szCs w:val="18"/>
              </w:rPr>
            </w:pPr>
            <w:r>
              <w:rPr>
                <w:rFonts w:cstheme="minorHAnsi"/>
                <w:sz w:val="18"/>
                <w:szCs w:val="18"/>
              </w:rPr>
              <w:t>√</w:t>
            </w:r>
            <w:ins w:id="7712" w:author="Visone Rossana (GSE)" w:date="2025-08-01T09:20:00Z" w16du:dateUtc="2025-08-01T07:20:00Z">
              <w:r>
                <w:rPr>
                  <w:rFonts w:cstheme="minorHAnsi"/>
                  <w:sz w:val="18"/>
                  <w:szCs w:val="18"/>
                </w:rPr>
                <w:t xml:space="preserve"> senza limiti di soglia</w:t>
              </w:r>
            </w:ins>
          </w:p>
        </w:tc>
      </w:tr>
    </w:tbl>
    <w:p w14:paraId="56BF192B" w14:textId="677CC8B3" w:rsidR="00397D71" w:rsidRPr="00AD60B0" w:rsidRDefault="00AD60B0">
      <w:pPr>
        <w:tabs>
          <w:tab w:val="num" w:pos="426"/>
        </w:tabs>
        <w:spacing w:after="120"/>
        <w:ind w:right="-142"/>
        <w:jc w:val="center"/>
        <w:rPr>
          <w:rFonts w:cs="Calibri"/>
          <w:bCs/>
          <w:sz w:val="16"/>
          <w:szCs w:val="16"/>
          <w:rPrChange w:id="7713" w:author="Visone Rossana (GSE)" w:date="2025-10-23T18:51:00Z" w16du:dateUtc="2025-10-23T16:51:00Z">
            <w:rPr>
              <w:rFonts w:cs="Calibri"/>
              <w:bCs/>
            </w:rPr>
          </w:rPrChange>
        </w:rPr>
        <w:pPrChange w:id="7714" w:author="Visone Rossana (GSE)" w:date="2025-10-23T18:52:00Z" w16du:dateUtc="2025-10-23T16:52:00Z">
          <w:pPr>
            <w:tabs>
              <w:tab w:val="num" w:pos="426"/>
            </w:tabs>
            <w:spacing w:after="120"/>
            <w:ind w:right="-142"/>
            <w:jc w:val="both"/>
          </w:pPr>
        </w:pPrChange>
      </w:pPr>
      <w:ins w:id="7715" w:author="Visone Rossana (GSE)" w:date="2025-10-23T18:51:00Z" w16du:dateUtc="2025-10-23T16:51:00Z">
        <w:r w:rsidRPr="00AD60B0">
          <w:rPr>
            <w:rFonts w:cs="Calibri"/>
            <w:bCs/>
            <w:sz w:val="16"/>
            <w:szCs w:val="16"/>
            <w:rPrChange w:id="7716" w:author="Visone Rossana (GSE)" w:date="2025-10-23T18:51:00Z" w16du:dateUtc="2025-10-23T16:51:00Z">
              <w:rPr>
                <w:rFonts w:cs="Calibri"/>
                <w:bCs/>
              </w:rPr>
            </w:rPrChange>
          </w:rPr>
          <w:t>Tabella X:</w:t>
        </w:r>
      </w:ins>
      <w:ins w:id="7717" w:author="Visone Rossana (GSE)" w:date="2025-10-23T18:53:00Z" w16du:dateUtc="2025-10-23T16:53:00Z">
        <w:r w:rsidR="00656F20">
          <w:rPr>
            <w:rFonts w:cs="Calibri"/>
            <w:bCs/>
            <w:sz w:val="16"/>
            <w:szCs w:val="16"/>
          </w:rPr>
          <w:t xml:space="preserve"> </w:t>
        </w:r>
      </w:ins>
      <w:ins w:id="7718" w:author="Visone Rossana (GSE)" w:date="2025-10-23T18:54:00Z" w16du:dateUtc="2025-10-23T16:54:00Z">
        <w:r w:rsidR="00656F20">
          <w:rPr>
            <w:rFonts w:cs="Calibri"/>
            <w:bCs/>
            <w:sz w:val="16"/>
            <w:szCs w:val="16"/>
          </w:rPr>
          <w:t>Soggetti Ammessi</w:t>
        </w:r>
      </w:ins>
      <w:ins w:id="7719" w:author="Visone Rossana (GSE)" w:date="2025-10-23T18:55:00Z" w16du:dateUtc="2025-10-23T16:55:00Z">
        <w:r w:rsidR="00656F20">
          <w:rPr>
            <w:rFonts w:cs="Calibri"/>
            <w:bCs/>
            <w:sz w:val="16"/>
            <w:szCs w:val="16"/>
          </w:rPr>
          <w:t>:</w:t>
        </w:r>
      </w:ins>
      <w:ins w:id="7720" w:author="Visone Rossana (GSE)" w:date="2025-10-23T18:54:00Z" w16du:dateUtc="2025-10-23T16:54:00Z">
        <w:r w:rsidR="00656F20">
          <w:rPr>
            <w:rFonts w:cs="Calibri"/>
            <w:bCs/>
            <w:sz w:val="16"/>
            <w:szCs w:val="16"/>
          </w:rPr>
          <w:t xml:space="preserve"> accesso agli incentivi tramite ESCO</w:t>
        </w:r>
      </w:ins>
      <w:ins w:id="7721" w:author="Visone Rossana (GSE)" w:date="2025-10-23T18:55:00Z" w16du:dateUtc="2025-10-23T16:55:00Z">
        <w:r w:rsidR="00656F20">
          <w:rPr>
            <w:rFonts w:cs="Calibri"/>
            <w:bCs/>
            <w:sz w:val="16"/>
            <w:szCs w:val="16"/>
          </w:rPr>
          <w:t>,</w:t>
        </w:r>
      </w:ins>
      <w:ins w:id="7722" w:author="Visone Rossana (GSE)" w:date="2025-10-23T18:54:00Z" w16du:dateUtc="2025-10-23T16:54:00Z">
        <w:r w:rsidR="00656F20">
          <w:rPr>
            <w:rFonts w:cs="Calibri"/>
            <w:bCs/>
            <w:sz w:val="16"/>
            <w:szCs w:val="16"/>
          </w:rPr>
          <w:t xml:space="preserve"> in qualità di Soggetto Resp</w:t>
        </w:r>
      </w:ins>
      <w:ins w:id="7723" w:author="Visone Rossana (GSE)" w:date="2025-10-23T18:55:00Z" w16du:dateUtc="2025-10-23T16:55:00Z">
        <w:r w:rsidR="00656F20">
          <w:rPr>
            <w:rFonts w:cs="Calibri"/>
            <w:bCs/>
            <w:sz w:val="16"/>
            <w:szCs w:val="16"/>
          </w:rPr>
          <w:t>onsabile</w:t>
        </w:r>
      </w:ins>
      <w:ins w:id="7724" w:author="Visone Rossana (GSE)" w:date="2025-10-23T18:54:00Z" w16du:dateUtc="2025-10-23T16:54:00Z">
        <w:r w:rsidR="00656F20">
          <w:rPr>
            <w:rFonts w:cs="Calibri"/>
            <w:bCs/>
            <w:sz w:val="16"/>
            <w:szCs w:val="16"/>
          </w:rPr>
          <w:t xml:space="preserve"> </w:t>
        </w:r>
      </w:ins>
    </w:p>
    <w:tbl>
      <w:tblPr>
        <w:tblpPr w:leftFromText="141" w:rightFromText="141" w:topFromText="100" w:bottomFromText="100" w:vertAnchor="text" w:tblpX="140"/>
        <w:tblW w:w="4811"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229"/>
      </w:tblGrid>
      <w:tr w:rsidR="00397D71" w:rsidRPr="00B275D0" w14:paraId="39143DBF" w14:textId="77777777" w:rsidTr="24D43931">
        <w:trPr>
          <w:trHeight w:val="7610"/>
        </w:trPr>
        <w:tc>
          <w:tcPr>
            <w:tcW w:w="5000" w:type="pct"/>
            <w:tcMar>
              <w:top w:w="0" w:type="dxa"/>
              <w:left w:w="70" w:type="dxa"/>
              <w:bottom w:w="0" w:type="dxa"/>
              <w:right w:w="70" w:type="dxa"/>
            </w:tcMar>
          </w:tcPr>
          <w:p w14:paraId="7A8C2F05" w14:textId="69023052" w:rsidR="00FC7FC5" w:rsidRPr="00FC7FC5" w:rsidRDefault="00FC7FC5" w:rsidP="00397D71">
            <w:pPr>
              <w:spacing w:before="60" w:after="60"/>
              <w:jc w:val="both"/>
              <w:rPr>
                <w:b/>
                <w:bCs/>
              </w:rPr>
            </w:pPr>
            <w:r>
              <w:rPr>
                <w:b/>
                <w:bCs/>
              </w:rPr>
              <w:lastRenderedPageBreak/>
              <w:t xml:space="preserve">Precisazioni </w:t>
            </w:r>
            <w:r w:rsidR="00F22435">
              <w:rPr>
                <w:b/>
                <w:bCs/>
              </w:rPr>
              <w:t xml:space="preserve">sulle </w:t>
            </w:r>
            <w:r w:rsidRPr="00FC7FC5">
              <w:rPr>
                <w:b/>
                <w:bCs/>
              </w:rPr>
              <w:t xml:space="preserve">soglie </w:t>
            </w:r>
            <w:r w:rsidR="00F22435">
              <w:rPr>
                <w:b/>
                <w:bCs/>
              </w:rPr>
              <w:t xml:space="preserve">contrattuali </w:t>
            </w:r>
            <w:r>
              <w:rPr>
                <w:b/>
                <w:bCs/>
              </w:rPr>
              <w:t xml:space="preserve">in ambito </w:t>
            </w:r>
            <w:r w:rsidRPr="00FC7FC5">
              <w:rPr>
                <w:b/>
                <w:bCs/>
              </w:rPr>
              <w:t>residenziale</w:t>
            </w:r>
            <w:ins w:id="7725" w:author="Visone Rossana (GSE)" w:date="2025-09-29T09:23:00Z" w16du:dateUtc="2025-09-29T07:23:00Z">
              <w:r w:rsidR="002D4E6B">
                <w:rPr>
                  <w:b/>
                  <w:bCs/>
                </w:rPr>
                <w:t xml:space="preserve"> e </w:t>
              </w:r>
            </w:ins>
            <w:ins w:id="7726" w:author="Visone Rossana (GSE)" w:date="2025-08-01T09:20:00Z" w16du:dateUtc="2025-08-01T07:20:00Z">
              <w:del w:id="7727" w:author="Visone Rossana (GSE)" w:date="2025-09-29T09:23:00Z" w16du:dateUtc="2025-09-29T07:23:00Z">
                <w:r w:rsidR="006D30EA" w:rsidDel="002D4E6B">
                  <w:rPr>
                    <w:b/>
                    <w:bCs/>
                  </w:rPr>
                  <w:delText>:</w:delText>
                </w:r>
              </w:del>
            </w:ins>
            <w:del w:id="7728" w:author="Visone Rossana (GSE)" w:date="2025-08-01T09:20:00Z" w16du:dateUtc="2025-08-01T07:20:00Z">
              <w:r w:rsidR="00C57EFE" w:rsidDel="006D30EA">
                <w:rPr>
                  <w:b/>
                  <w:bCs/>
                </w:rPr>
                <w:delText xml:space="preserve"> e</w:delText>
              </w:r>
            </w:del>
            <w:del w:id="7729" w:author="Visone Rossana (GSE)" w:date="2025-09-29T09:23:00Z" w16du:dateUtc="2025-09-29T07:23:00Z">
              <w:r w:rsidR="00C57EFE" w:rsidDel="002D4E6B">
                <w:rPr>
                  <w:b/>
                  <w:bCs/>
                </w:rPr>
                <w:delText xml:space="preserve"> </w:delText>
              </w:r>
            </w:del>
            <w:r w:rsidR="00C57EFE">
              <w:rPr>
                <w:b/>
                <w:bCs/>
              </w:rPr>
              <w:t>il ruolo della ESCO</w:t>
            </w:r>
          </w:p>
          <w:p w14:paraId="135BBFA5" w14:textId="24EBA19D" w:rsidR="00F22435" w:rsidRPr="00424724" w:rsidRDefault="00F22435" w:rsidP="00807B47">
            <w:pPr>
              <w:spacing w:before="60" w:after="60" w:line="276" w:lineRule="auto"/>
              <w:jc w:val="both"/>
              <w:rPr>
                <w:ins w:id="7730" w:author="Visone Rossana (GSE)" w:date="2025-09-25T17:49:00Z" w16du:dateUtc="2025-09-25T15:49:00Z"/>
                <w:sz w:val="22"/>
                <w:szCs w:val="22"/>
                <w:rPrChange w:id="7731" w:author="Visone Rossana (GSE)" w:date="2025-09-25T17:51:00Z" w16du:dateUtc="2025-09-25T15:51:00Z">
                  <w:rPr>
                    <w:ins w:id="7732" w:author="Visone Rossana (GSE)" w:date="2025-09-25T17:49:00Z" w16du:dateUtc="2025-09-25T15:49:00Z"/>
                  </w:rPr>
                </w:rPrChange>
              </w:rPr>
            </w:pPr>
            <w:r w:rsidRPr="008B1DFF">
              <w:rPr>
                <w:sz w:val="22"/>
                <w:szCs w:val="22"/>
                <w:rPrChange w:id="7733" w:author="Visone Rossana (GSE)" w:date="2025-09-09T14:35:00Z" w16du:dateUtc="2025-09-09T12:35:00Z">
                  <w:rPr/>
                </w:rPrChange>
              </w:rPr>
              <w:t>Al fine di agevolare l’accesso al regime incentivante del Conto Termico, i</w:t>
            </w:r>
            <w:r w:rsidR="00FC7FC5" w:rsidRPr="008B1DFF">
              <w:rPr>
                <w:sz w:val="22"/>
                <w:szCs w:val="22"/>
                <w:rPrChange w:id="7734" w:author="Visone Rossana (GSE)" w:date="2025-09-09T14:35:00Z" w16du:dateUtc="2025-09-09T12:35:00Z">
                  <w:rPr/>
                </w:rPrChange>
              </w:rPr>
              <w:t xml:space="preserve">n ambito residenziale, per interventi </w:t>
            </w:r>
            <w:r w:rsidR="00FC7FC5" w:rsidRPr="008B1DFF">
              <w:rPr>
                <w:rFonts w:cs="Calibri"/>
                <w:bCs/>
                <w:sz w:val="22"/>
                <w:szCs w:val="22"/>
                <w:rPrChange w:id="7735" w:author="Visone Rossana (GSE)" w:date="2025-09-09T14:35:00Z" w16du:dateUtc="2025-09-09T12:35:00Z">
                  <w:rPr>
                    <w:rFonts w:cs="Calibri"/>
                    <w:bCs/>
                  </w:rPr>
                </w:rPrChange>
              </w:rPr>
              <w:t>di dimensioni inferiori</w:t>
            </w:r>
            <w:r w:rsidR="00E04BC1" w:rsidRPr="008B1DFF">
              <w:rPr>
                <w:rFonts w:cs="Calibri"/>
                <w:bCs/>
                <w:sz w:val="22"/>
                <w:szCs w:val="22"/>
                <w:rPrChange w:id="7736" w:author="Visone Rossana (GSE)" w:date="2025-09-09T14:35:00Z" w16du:dateUtc="2025-09-09T12:35:00Z">
                  <w:rPr>
                    <w:rFonts w:cs="Calibri"/>
                    <w:bCs/>
                  </w:rPr>
                </w:rPrChange>
              </w:rPr>
              <w:t xml:space="preserve"> alle soglie precedentemente richiamate,</w:t>
            </w:r>
            <w:r w:rsidRPr="008B1DFF">
              <w:rPr>
                <w:rFonts w:cs="Calibri"/>
                <w:bCs/>
                <w:sz w:val="22"/>
                <w:szCs w:val="22"/>
                <w:rPrChange w:id="7737" w:author="Visone Rossana (GSE)" w:date="2025-09-09T14:35:00Z" w16du:dateUtc="2025-09-09T12:35:00Z">
                  <w:rPr>
                    <w:rFonts w:cs="Calibri"/>
                    <w:bCs/>
                  </w:rPr>
                </w:rPrChange>
              </w:rPr>
              <w:t xml:space="preserve"> la ESCO potrà </w:t>
            </w:r>
            <w:ins w:id="7738" w:author="Visone Rossana (GSE)" w:date="2025-08-01T09:20:00Z" w16du:dateUtc="2025-08-01T07:20:00Z">
              <w:r w:rsidR="006D30EA" w:rsidRPr="008B1DFF">
                <w:rPr>
                  <w:rFonts w:cs="Calibri"/>
                  <w:bCs/>
                  <w:sz w:val="22"/>
                  <w:szCs w:val="22"/>
                  <w:rPrChange w:id="7739" w:author="Visone Rossana (GSE)" w:date="2025-09-09T14:35:00Z" w16du:dateUtc="2025-09-09T12:35:00Z">
                    <w:rPr>
                      <w:rFonts w:cs="Calibri"/>
                      <w:bCs/>
                    </w:rPr>
                  </w:rPrChange>
                </w:rPr>
                <w:t>realizzare gli inte</w:t>
              </w:r>
            </w:ins>
            <w:ins w:id="7740" w:author="Visone Rossana (GSE)" w:date="2025-08-01T09:21:00Z" w16du:dateUtc="2025-08-01T07:21:00Z">
              <w:r w:rsidR="006D30EA" w:rsidRPr="008B1DFF">
                <w:rPr>
                  <w:rFonts w:cs="Calibri"/>
                  <w:bCs/>
                  <w:sz w:val="22"/>
                  <w:szCs w:val="22"/>
                  <w:rPrChange w:id="7741" w:author="Visone Rossana (GSE)" w:date="2025-09-09T14:35:00Z" w16du:dateUtc="2025-09-09T12:35:00Z">
                    <w:rPr>
                      <w:rFonts w:cs="Calibri"/>
                      <w:bCs/>
                    </w:rPr>
                  </w:rPrChange>
                </w:rPr>
                <w:t xml:space="preserve">rventi </w:t>
              </w:r>
            </w:ins>
            <w:r w:rsidRPr="008B1DFF">
              <w:rPr>
                <w:rFonts w:cs="Calibri"/>
                <w:bCs/>
                <w:sz w:val="22"/>
                <w:szCs w:val="22"/>
                <w:rPrChange w:id="7742" w:author="Visone Rossana (GSE)" w:date="2025-09-09T14:35:00Z" w16du:dateUtc="2025-09-09T12:35:00Z">
                  <w:rPr>
                    <w:rFonts w:cs="Calibri"/>
                    <w:bCs/>
                  </w:rPr>
                </w:rPrChange>
              </w:rPr>
              <w:t>ag</w:t>
            </w:r>
            <w:ins w:id="7743" w:author="Visone Rossana (GSE)" w:date="2025-08-01T09:21:00Z" w16du:dateUtc="2025-08-01T07:21:00Z">
              <w:r w:rsidR="006D30EA" w:rsidRPr="008B1DFF">
                <w:rPr>
                  <w:rFonts w:cs="Calibri"/>
                  <w:bCs/>
                  <w:sz w:val="22"/>
                  <w:szCs w:val="22"/>
                  <w:rPrChange w:id="7744" w:author="Visone Rossana (GSE)" w:date="2025-09-09T14:35:00Z" w16du:dateUtc="2025-09-09T12:35:00Z">
                    <w:rPr>
                      <w:rFonts w:cs="Calibri"/>
                      <w:bCs/>
                    </w:rPr>
                  </w:rPrChange>
                </w:rPr>
                <w:t>en</w:t>
              </w:r>
            </w:ins>
            <w:del w:id="7745" w:author="Visone Rossana (GSE)" w:date="2025-08-01T09:21:00Z" w16du:dateUtc="2025-08-01T07:21:00Z">
              <w:r w:rsidRPr="008B1DFF" w:rsidDel="006D30EA">
                <w:rPr>
                  <w:rFonts w:cs="Calibri"/>
                  <w:bCs/>
                  <w:sz w:val="22"/>
                  <w:szCs w:val="22"/>
                  <w:rPrChange w:id="7746" w:author="Visone Rossana (GSE)" w:date="2025-09-09T14:35:00Z" w16du:dateUtc="2025-09-09T12:35:00Z">
                    <w:rPr>
                      <w:rFonts w:cs="Calibri"/>
                      <w:bCs/>
                    </w:rPr>
                  </w:rPrChange>
                </w:rPr>
                <w:delText>ire</w:delText>
              </w:r>
            </w:del>
            <w:ins w:id="7747" w:author="Visone Rossana (GSE)" w:date="2025-08-01T09:21:00Z" w16du:dateUtc="2025-08-01T07:21:00Z">
              <w:r w:rsidR="006D30EA" w:rsidRPr="008B1DFF">
                <w:rPr>
                  <w:rFonts w:cs="Calibri"/>
                  <w:bCs/>
                  <w:sz w:val="22"/>
                  <w:szCs w:val="22"/>
                  <w:rPrChange w:id="7748" w:author="Visone Rossana (GSE)" w:date="2025-09-09T14:35:00Z" w16du:dateUtc="2025-09-09T12:35:00Z">
                    <w:rPr>
                      <w:rFonts w:cs="Calibri"/>
                      <w:bCs/>
                    </w:rPr>
                  </w:rPrChange>
                </w:rPr>
                <w:t>do</w:t>
              </w:r>
            </w:ins>
            <w:r w:rsidRPr="008B1DFF">
              <w:rPr>
                <w:rFonts w:cs="Calibri"/>
                <w:bCs/>
                <w:sz w:val="22"/>
                <w:szCs w:val="22"/>
                <w:rPrChange w:id="7749" w:author="Visone Rossana (GSE)" w:date="2025-09-09T14:35:00Z" w16du:dateUtc="2025-09-09T12:35:00Z">
                  <w:rPr>
                    <w:rFonts w:cs="Calibri"/>
                    <w:bCs/>
                  </w:rPr>
                </w:rPrChange>
              </w:rPr>
              <w:t xml:space="preserve"> in qualità di mandataria, a seguito del conferimento</w:t>
            </w:r>
            <w:ins w:id="7750" w:author="Visone Rossana (GSE)" w:date="2025-08-01T09:21:00Z" w16du:dateUtc="2025-08-01T07:21:00Z">
              <w:r w:rsidR="006D30EA" w:rsidRPr="008B1DFF">
                <w:rPr>
                  <w:rFonts w:cs="Calibri"/>
                  <w:bCs/>
                  <w:sz w:val="22"/>
                  <w:szCs w:val="22"/>
                  <w:rPrChange w:id="7751" w:author="Visone Rossana (GSE)" w:date="2025-09-09T14:35:00Z" w16du:dateUtc="2025-09-09T12:35:00Z">
                    <w:rPr>
                      <w:rFonts w:cs="Calibri"/>
                      <w:bCs/>
                    </w:rPr>
                  </w:rPrChange>
                </w:rPr>
                <w:t xml:space="preserve"> </w:t>
              </w:r>
              <w:r w:rsidR="006D30EA" w:rsidRPr="008B1DFF">
                <w:rPr>
                  <w:sz w:val="22"/>
                  <w:szCs w:val="22"/>
                  <w:rPrChange w:id="7752" w:author="Visone Rossana (GSE)" w:date="2025-09-09T14:35:00Z" w16du:dateUtc="2025-09-09T12:35:00Z">
                    <w:rPr/>
                  </w:rPrChange>
                </w:rPr>
                <w:t xml:space="preserve"> del mandato irrevocabile all’incasso</w:t>
              </w:r>
            </w:ins>
            <w:ins w:id="7753" w:author="Visone Rossana (GSE)" w:date="2025-08-01T09:22:00Z" w16du:dateUtc="2025-08-01T07:22:00Z">
              <w:r w:rsidR="006D30EA" w:rsidRPr="008B1DFF">
                <w:rPr>
                  <w:sz w:val="22"/>
                  <w:szCs w:val="22"/>
                  <w:rPrChange w:id="7754" w:author="Visone Rossana (GSE)" w:date="2025-09-09T14:35:00Z" w16du:dateUtc="2025-09-09T12:35:00Z">
                    <w:rPr/>
                  </w:rPrChange>
                </w:rPr>
                <w:t>,</w:t>
              </w:r>
            </w:ins>
            <w:ins w:id="7755" w:author="Visone Rossana (GSE)" w:date="2025-08-01T09:21:00Z" w16du:dateUtc="2025-08-01T07:21:00Z">
              <w:r w:rsidR="006D30EA" w:rsidRPr="008B1DFF">
                <w:rPr>
                  <w:sz w:val="22"/>
                  <w:szCs w:val="22"/>
                  <w:rPrChange w:id="7756" w:author="Visone Rossana (GSE)" w:date="2025-09-09T14:35:00Z" w16du:dateUtc="2025-09-09T12:35:00Z">
                    <w:rPr/>
                  </w:rPrChange>
                </w:rPr>
                <w:t xml:space="preserve"> </w:t>
              </w:r>
            </w:ins>
            <w:ins w:id="7757" w:author="Visone Rossana (GSE)" w:date="2025-08-01T09:22:00Z" w16du:dateUtc="2025-08-01T07:22:00Z">
              <w:r w:rsidR="006D30EA" w:rsidRPr="008B1DFF">
                <w:rPr>
                  <w:rFonts w:cs="Calibri"/>
                  <w:bCs/>
                  <w:sz w:val="22"/>
                  <w:szCs w:val="22"/>
                  <w:rPrChange w:id="7758" w:author="Visone Rossana (GSE)" w:date="2025-09-09T14:35:00Z" w16du:dateUtc="2025-09-09T12:35:00Z">
                    <w:rPr>
                      <w:rFonts w:cs="Calibri"/>
                      <w:bCs/>
                    </w:rPr>
                  </w:rPrChange>
                </w:rPr>
                <w:t xml:space="preserve">da parte del Soggetto </w:t>
              </w:r>
            </w:ins>
            <w:ins w:id="7759" w:author="Visone Rossana (GSE)" w:date="2025-08-01T09:22:00Z">
              <w:del w:id="7760" w:author="Santagata Fabiana (GSE)" w:date="2025-10-13T10:48:00Z">
                <w:r w:rsidR="006D30EA" w:rsidRPr="008B1DFF">
                  <w:rPr>
                    <w:rFonts w:cs="Calibri"/>
                    <w:bCs/>
                    <w:sz w:val="22"/>
                    <w:szCs w:val="22"/>
                    <w:rPrChange w:id="7761" w:author="Visone Rossana (GSE)" w:date="2025-09-09T14:35:00Z" w16du:dateUtc="2025-09-09T12:35:00Z">
                      <w:rPr>
                        <w:rFonts w:cs="Calibri"/>
                        <w:bCs/>
                      </w:rPr>
                    </w:rPrChange>
                  </w:rPr>
                  <w:delText xml:space="preserve">Responsabile </w:delText>
                </w:r>
              </w:del>
            </w:ins>
            <w:ins w:id="7762" w:author="Visone Rossana (GSE)" w:date="2025-08-01T09:22:00Z" w16du:dateUtc="2025-08-01T07:22:00Z">
              <w:r w:rsidR="006D30EA" w:rsidRPr="008B1DFF">
                <w:rPr>
                  <w:sz w:val="22"/>
                  <w:szCs w:val="22"/>
                  <w:rPrChange w:id="7763" w:author="Visone Rossana (GSE)" w:date="2025-09-09T14:35:00Z" w16du:dateUtc="2025-09-09T12:35:00Z">
                    <w:rPr/>
                  </w:rPrChange>
                </w:rPr>
                <w:t xml:space="preserve">alla ESCO, </w:t>
              </w:r>
            </w:ins>
            <w:ins w:id="7764" w:author="Visone Rossana (GSE)" w:date="2025-08-01T09:21:00Z" w16du:dateUtc="2025-08-01T07:21:00Z">
              <w:r w:rsidR="006D30EA" w:rsidRPr="008B1DFF">
                <w:rPr>
                  <w:sz w:val="22"/>
                  <w:szCs w:val="22"/>
                  <w:rPrChange w:id="7765" w:author="Visone Rossana (GSE)" w:date="2025-09-09T14:35:00Z" w16du:dateUtc="2025-09-09T12:35:00Z">
                    <w:rPr/>
                  </w:rPrChange>
                </w:rPr>
                <w:t>per l’importo netto degli incentivi riconosciuti, ai sensi dell’art.</w:t>
              </w:r>
            </w:ins>
            <w:ins w:id="7766" w:author="Santagata Fabiana (GSE)" w:date="2025-10-13T10:48:00Z">
              <w:r w:rsidR="13BC6110" w:rsidRPr="3F6BF283">
                <w:rPr>
                  <w:sz w:val="22"/>
                  <w:szCs w:val="22"/>
                </w:rPr>
                <w:t xml:space="preserve"> </w:t>
              </w:r>
            </w:ins>
            <w:ins w:id="7767" w:author="Visone Rossana (GSE)" w:date="2025-08-01T09:21:00Z" w16du:dateUtc="2025-08-01T07:21:00Z">
              <w:r w:rsidR="006D30EA" w:rsidRPr="008B1DFF">
                <w:rPr>
                  <w:sz w:val="22"/>
                  <w:szCs w:val="22"/>
                  <w:rPrChange w:id="7768" w:author="Visone Rossana (GSE)" w:date="2025-09-09T14:35:00Z" w16du:dateUtc="2025-09-09T12:35:00Z">
                    <w:rPr/>
                  </w:rPrChange>
                </w:rPr>
                <w:t>1723, comma 2, c.c., senza corrispettivo ma con obbligo di rendiconto ai sensi dell’art. 1713 c.c.</w:t>
              </w:r>
            </w:ins>
            <w:del w:id="7769" w:author="Visone Rossana (GSE)" w:date="2025-08-01T09:22:00Z" w16du:dateUtc="2025-08-01T07:22:00Z">
              <w:r w:rsidR="00096D44" w:rsidRPr="008B1DFF" w:rsidDel="006D30EA">
                <w:rPr>
                  <w:rFonts w:cs="Calibri"/>
                  <w:bCs/>
                  <w:sz w:val="22"/>
                  <w:szCs w:val="22"/>
                  <w:rPrChange w:id="7770" w:author="Visone Rossana (GSE)" w:date="2025-09-09T14:35:00Z" w16du:dateUtc="2025-09-09T12:35:00Z">
                    <w:rPr>
                      <w:rFonts w:cs="Calibri"/>
                      <w:bCs/>
                    </w:rPr>
                  </w:rPrChange>
                </w:rPr>
                <w:delText xml:space="preserve"> da parte del Soggetto Responsabile </w:delText>
              </w:r>
              <w:r w:rsidR="00096D44" w:rsidRPr="008B1DFF" w:rsidDel="006D30EA">
                <w:rPr>
                  <w:sz w:val="22"/>
                  <w:szCs w:val="22"/>
                  <w:rPrChange w:id="7771" w:author="Visone Rossana (GSE)" w:date="2025-09-09T14:35:00Z" w16du:dateUtc="2025-09-09T12:35:00Z">
                    <w:rPr/>
                  </w:rPrChange>
                </w:rPr>
                <w:delText>alla ESCO</w:delText>
              </w:r>
            </w:del>
            <w:ins w:id="7772" w:author="Visone Rossana (GSE)" w:date="2025-08-01T09:21:00Z" w16du:dateUtc="2025-08-01T07:21:00Z">
              <w:r w:rsidR="006D30EA" w:rsidRPr="008B1DFF">
                <w:rPr>
                  <w:sz w:val="22"/>
                  <w:szCs w:val="22"/>
                  <w:rPrChange w:id="7773" w:author="Visone Rossana (GSE)" w:date="2025-09-09T14:35:00Z" w16du:dateUtc="2025-09-09T12:35:00Z">
                    <w:rPr/>
                  </w:rPrChange>
                </w:rPr>
                <w:t>.</w:t>
              </w:r>
            </w:ins>
            <w:r w:rsidR="00096D44" w:rsidRPr="008B1DFF">
              <w:rPr>
                <w:sz w:val="22"/>
                <w:szCs w:val="22"/>
                <w:rPrChange w:id="7774" w:author="Visone Rossana (GSE)" w:date="2025-09-09T14:35:00Z" w16du:dateUtc="2025-09-09T12:35:00Z">
                  <w:rPr/>
                </w:rPrChange>
              </w:rPr>
              <w:t xml:space="preserve"> </w:t>
            </w:r>
            <w:ins w:id="7775" w:author="Visone Rossana (GSE)" w:date="2025-09-25T17:48:00Z" w16du:dateUtc="2025-09-25T15:48:00Z">
              <w:r w:rsidR="00424724">
                <w:rPr>
                  <w:sz w:val="22"/>
                  <w:szCs w:val="22"/>
                </w:rPr>
                <w:t>In tale fattispecie</w:t>
              </w:r>
            </w:ins>
            <w:ins w:id="7776" w:author="Visone Rossana (GSE)" w:date="2025-09-25T17:51:00Z" w16du:dateUtc="2025-09-25T15:51:00Z">
              <w:r w:rsidR="00424724">
                <w:rPr>
                  <w:sz w:val="22"/>
                  <w:szCs w:val="22"/>
                </w:rPr>
                <w:t xml:space="preserve">, </w:t>
              </w:r>
            </w:ins>
            <w:ins w:id="7777" w:author="Visone Rossana (GSE)" w:date="2025-09-25T17:48:00Z" w16du:dateUtc="2025-09-25T15:48:00Z">
              <w:r w:rsidR="00424724" w:rsidRPr="00424724">
                <w:rPr>
                  <w:sz w:val="22"/>
                  <w:szCs w:val="22"/>
                  <w:rPrChange w:id="7778" w:author="Visone Rossana (GSE)" w:date="2025-09-25T17:51:00Z" w16du:dateUtc="2025-09-25T15:51:00Z">
                    <w:rPr/>
                  </w:rPrChange>
                </w:rPr>
                <w:t>il</w:t>
              </w:r>
            </w:ins>
            <w:ins w:id="7779" w:author="Visone Rossana (GSE)" w:date="2025-09-25T17:49:00Z" w16du:dateUtc="2025-09-25T15:49:00Z">
              <w:r w:rsidR="00424724" w:rsidRPr="00424724">
                <w:rPr>
                  <w:sz w:val="22"/>
                  <w:szCs w:val="22"/>
                  <w:rPrChange w:id="7780" w:author="Visone Rossana (GSE)" w:date="2025-09-25T17:51:00Z" w16du:dateUtc="2025-09-25T15:51:00Z">
                    <w:rPr/>
                  </w:rPrChange>
                </w:rPr>
                <w:t xml:space="preserve"> soggetto privato si configurerà come Soggetto Responsabile.</w:t>
              </w:r>
            </w:ins>
            <w:del w:id="7781" w:author="Visone Rossana (GSE)" w:date="2025-08-01T09:21:00Z" w16du:dateUtc="2025-08-01T07:21:00Z">
              <w:r w:rsidRPr="00424724" w:rsidDel="006D30EA">
                <w:rPr>
                  <w:sz w:val="22"/>
                  <w:szCs w:val="22"/>
                  <w:rPrChange w:id="7782" w:author="Visone Rossana (GSE)" w:date="2025-09-25T17:51:00Z" w16du:dateUtc="2025-09-25T15:51:00Z">
                    <w:rPr/>
                  </w:rPrChange>
                </w:rPr>
                <w:delText xml:space="preserve">del mandato irrevocabile all’incasso </w:delText>
              </w:r>
              <w:r w:rsidR="00096D44" w:rsidRPr="00424724" w:rsidDel="006D30EA">
                <w:rPr>
                  <w:sz w:val="22"/>
                  <w:szCs w:val="22"/>
                  <w:rPrChange w:id="7783" w:author="Visone Rossana (GSE)" w:date="2025-09-25T17:51:00Z" w16du:dateUtc="2025-09-25T15:51:00Z">
                    <w:rPr/>
                  </w:rPrChange>
                </w:rPr>
                <w:delText>per l’importo netto degli incentivi riconosciuti, ai sensi dell’art.1723, comma 2, c.c., senza corrispettivo ma con obbligo di rendiconto ai sensi dell’art. 1713 c.c.</w:delText>
              </w:r>
            </w:del>
          </w:p>
          <w:p w14:paraId="5077DA0F" w14:textId="333B2E61" w:rsidR="00424724" w:rsidRDefault="00424724">
            <w:pPr>
              <w:spacing w:before="60" w:after="60" w:line="276" w:lineRule="auto"/>
              <w:jc w:val="both"/>
              <w:rPr>
                <w:ins w:id="7784" w:author="Visone Rossana (GSE)" w:date="2025-09-29T09:21:00Z" w16du:dateUtc="2025-09-29T07:21:00Z"/>
                <w:sz w:val="22"/>
                <w:szCs w:val="22"/>
              </w:rPr>
            </w:pPr>
            <w:ins w:id="7785" w:author="Visone Rossana (GSE)" w:date="2025-09-25T17:49:00Z" w16du:dateUtc="2025-09-25T15:49:00Z">
              <w:r>
                <w:rPr>
                  <w:sz w:val="22"/>
                  <w:szCs w:val="22"/>
                </w:rPr>
                <w:t>Per i requisiti di acce</w:t>
              </w:r>
            </w:ins>
            <w:ins w:id="7786" w:author="Visone Rossana (GSE)" w:date="2025-09-25T17:50:00Z" w16du:dateUtc="2025-09-25T15:50:00Z">
              <w:r>
                <w:rPr>
                  <w:sz w:val="22"/>
                  <w:szCs w:val="22"/>
                </w:rPr>
                <w:t xml:space="preserve">sso </w:t>
              </w:r>
            </w:ins>
            <w:ins w:id="7787" w:author="Visone Rossana (GSE)" w:date="2025-09-29T09:21:00Z" w16du:dateUtc="2025-09-29T07:21:00Z">
              <w:r w:rsidR="00D01F9C">
                <w:rPr>
                  <w:sz w:val="22"/>
                  <w:szCs w:val="22"/>
                </w:rPr>
                <w:t xml:space="preserve">tramite </w:t>
              </w:r>
            </w:ins>
            <w:ins w:id="7788" w:author="Visone Rossana (GSE)" w:date="2025-09-25T17:50:00Z" w16du:dateUtc="2025-09-25T15:50:00Z">
              <w:del w:id="7789" w:author="Visone Rossana (GSE)" w:date="2025-09-29T09:21:00Z" w16du:dateUtc="2025-09-29T07:21:00Z">
                <w:r w:rsidDel="00D01F9C">
                  <w:rPr>
                    <w:sz w:val="22"/>
                    <w:szCs w:val="22"/>
                  </w:rPr>
                  <w:delText xml:space="preserve">per </w:delText>
                </w:r>
              </w:del>
              <w:r>
                <w:rPr>
                  <w:sz w:val="22"/>
                  <w:szCs w:val="22"/>
                </w:rPr>
                <w:t xml:space="preserve">lo strumento del mandato irrevocabile all’incasso si rimanda al successivo paragrafo 6.12. </w:t>
              </w:r>
            </w:ins>
            <w:ins w:id="7790" w:author="Visone Rossana (GSE)" w:date="2025-09-29T09:20:00Z" w16du:dateUtc="2025-09-29T07:20:00Z">
              <w:r w:rsidR="00C74E9E">
                <w:rPr>
                  <w:sz w:val="22"/>
                  <w:szCs w:val="22"/>
                </w:rPr>
                <w:t xml:space="preserve">In tale </w:t>
              </w:r>
            </w:ins>
            <w:ins w:id="7791" w:author="Visone Rossana (GSE)" w:date="2025-09-29T09:21:00Z" w16du:dateUtc="2025-09-29T07:21:00Z">
              <w:r w:rsidR="00C74E9E">
                <w:rPr>
                  <w:sz w:val="22"/>
                  <w:szCs w:val="22"/>
                </w:rPr>
                <w:t>ambito</w:t>
              </w:r>
              <w:r w:rsidR="00D01F9C">
                <w:rPr>
                  <w:sz w:val="22"/>
                  <w:szCs w:val="22"/>
                </w:rPr>
                <w:t>:</w:t>
              </w:r>
            </w:ins>
          </w:p>
          <w:p w14:paraId="3F4D5B05" w14:textId="0FF6CB53" w:rsidR="00D01F9C" w:rsidRPr="00D01F9C" w:rsidDel="00D01F9C" w:rsidRDefault="00D01F9C">
            <w:pPr>
              <w:pStyle w:val="Paragrafoelenco"/>
              <w:spacing w:before="60" w:after="60" w:line="276" w:lineRule="auto"/>
              <w:ind w:left="1044"/>
              <w:jc w:val="both"/>
              <w:rPr>
                <w:del w:id="7792" w:author="Visone Rossana (GSE)" w:date="2025-09-29T09:21:00Z" w16du:dateUtc="2025-09-29T07:21:00Z"/>
                <w:sz w:val="22"/>
                <w:szCs w:val="22"/>
                <w:rPrChange w:id="7793" w:author="Visone Rossana (GSE)" w:date="2025-09-29T09:22:00Z" w16du:dateUtc="2025-09-29T07:22:00Z">
                  <w:rPr>
                    <w:del w:id="7794" w:author="Visone Rossana (GSE)" w:date="2025-09-29T09:21:00Z" w16du:dateUtc="2025-09-29T07:21:00Z"/>
                  </w:rPr>
                </w:rPrChange>
              </w:rPr>
              <w:pPrChange w:id="7795" w:author="Visone Rossana (GSE)" w:date="2025-09-29T09:22:00Z" w16du:dateUtc="2025-09-29T07:22:00Z">
                <w:pPr>
                  <w:framePr w:hSpace="141" w:vSpace="100" w:wrap="around" w:vAnchor="text" w:hAnchor="text" w:x="140"/>
                  <w:spacing w:before="60" w:after="60"/>
                  <w:jc w:val="both"/>
                </w:pPr>
              </w:pPrChange>
            </w:pPr>
          </w:p>
          <w:p w14:paraId="70110A9E" w14:textId="66F67E52" w:rsidR="00252888" w:rsidRPr="00D01F9C" w:rsidDel="00D01F9C" w:rsidRDefault="00252888">
            <w:pPr>
              <w:pStyle w:val="Paragrafoelenco"/>
              <w:ind w:left="1044"/>
              <w:rPr>
                <w:del w:id="7796" w:author="Visone Rossana (GSE)" w:date="2025-09-29T09:22:00Z" w16du:dateUtc="2025-09-29T07:22:00Z"/>
                <w:sz w:val="22"/>
                <w:szCs w:val="22"/>
                <w:rPrChange w:id="7797" w:author="Visone Rossana (GSE)" w:date="2025-09-29T09:22:00Z" w16du:dateUtc="2025-09-29T07:22:00Z">
                  <w:rPr>
                    <w:del w:id="7798" w:author="Visone Rossana (GSE)" w:date="2025-09-29T09:22:00Z" w16du:dateUtc="2025-09-29T07:22:00Z"/>
                  </w:rPr>
                </w:rPrChange>
              </w:rPr>
              <w:pPrChange w:id="7799" w:author="Visone Rossana (GSE)" w:date="2025-09-29T09:22:00Z" w16du:dateUtc="2025-09-29T07:22:00Z">
                <w:pPr>
                  <w:framePr w:hSpace="141" w:vSpace="100" w:wrap="around" w:vAnchor="text" w:hAnchor="text" w:x="140"/>
                  <w:autoSpaceDE w:val="0"/>
                  <w:autoSpaceDN w:val="0"/>
                  <w:adjustRightInd w:val="0"/>
                  <w:jc w:val="both"/>
                </w:pPr>
              </w:pPrChange>
            </w:pPr>
            <w:del w:id="7800" w:author="Visone Rossana (GSE)" w:date="2025-09-29T09:21:00Z" w16du:dateUtc="2025-09-29T07:21:00Z">
              <w:r w:rsidRPr="00D01F9C" w:rsidDel="00D01F9C">
                <w:rPr>
                  <w:sz w:val="22"/>
                  <w:szCs w:val="22"/>
                  <w:rPrChange w:id="7801" w:author="Visone Rossana (GSE)" w:date="2025-09-29T09:22:00Z" w16du:dateUtc="2025-09-29T07:22:00Z">
                    <w:rPr/>
                  </w:rPrChange>
                </w:rPr>
                <w:delText>La richiesta di ammissione al Conto Termico in</w:delText>
              </w:r>
              <w:r w:rsidR="00C57EFE" w:rsidRPr="00D01F9C" w:rsidDel="00D01F9C">
                <w:rPr>
                  <w:sz w:val="22"/>
                  <w:szCs w:val="22"/>
                  <w:rPrChange w:id="7802" w:author="Visone Rossana (GSE)" w:date="2025-09-29T09:22:00Z" w16du:dateUtc="2025-09-29T07:22:00Z">
                    <w:rPr/>
                  </w:rPrChange>
                </w:rPr>
                <w:delText xml:space="preserve"> tal</w:delText>
              </w:r>
              <w:r w:rsidRPr="00D01F9C" w:rsidDel="00D01F9C">
                <w:rPr>
                  <w:sz w:val="22"/>
                  <w:szCs w:val="22"/>
                  <w:rPrChange w:id="7803" w:author="Visone Rossana (GSE)" w:date="2025-09-29T09:22:00Z" w16du:dateUtc="2025-09-29T07:22:00Z">
                    <w:rPr/>
                  </w:rPrChange>
                </w:rPr>
                <w:delText xml:space="preserve"> caso dovrà essere conforme ai seguenti ulteriori requisiti: </w:delText>
              </w:r>
            </w:del>
          </w:p>
          <w:p w14:paraId="70CAD9FC" w14:textId="77777777" w:rsidR="00252888" w:rsidRPr="00D01F9C" w:rsidDel="00D01F9C" w:rsidRDefault="00252888">
            <w:pPr>
              <w:pStyle w:val="Paragrafoelenco"/>
              <w:ind w:left="1044"/>
              <w:rPr>
                <w:del w:id="7804" w:author="Visone Rossana (GSE)" w:date="2025-09-29T09:21:00Z" w16du:dateUtc="2025-09-29T07:21:00Z"/>
                <w:sz w:val="22"/>
                <w:szCs w:val="22"/>
                <w:rPrChange w:id="7805" w:author="Visone Rossana (GSE)" w:date="2025-09-29T09:22:00Z" w16du:dateUtc="2025-09-29T07:22:00Z">
                  <w:rPr>
                    <w:del w:id="7806" w:author="Visone Rossana (GSE)" w:date="2025-09-29T09:21:00Z" w16du:dateUtc="2025-09-29T07:21:00Z"/>
                  </w:rPr>
                </w:rPrChange>
              </w:rPr>
              <w:pPrChange w:id="7807" w:author="Visone Rossana (GSE)" w:date="2025-09-29T09:22:00Z" w16du:dateUtc="2025-09-29T07:22:00Z">
                <w:pPr>
                  <w:pStyle w:val="Paragrafoelenco"/>
                  <w:framePr w:hSpace="141" w:vSpace="100" w:wrap="around" w:vAnchor="text" w:hAnchor="text" w:x="140"/>
                  <w:numPr>
                    <w:numId w:val="39"/>
                  </w:numPr>
                  <w:spacing w:before="60" w:after="60"/>
                  <w:ind w:left="1130" w:hanging="360"/>
                  <w:jc w:val="both"/>
                </w:pPr>
              </w:pPrChange>
            </w:pPr>
            <w:del w:id="7808" w:author="Visone Rossana (GSE)" w:date="2025-09-29T09:21:00Z" w16du:dateUtc="2025-09-29T07:21:00Z">
              <w:r w:rsidRPr="00D01F9C" w:rsidDel="00D01F9C">
                <w:rPr>
                  <w:sz w:val="22"/>
                  <w:szCs w:val="22"/>
                  <w:rPrChange w:id="7809" w:author="Visone Rossana (GSE)" w:date="2025-09-29T09:22:00Z" w16du:dateUtc="2025-09-29T07:22:00Z">
                    <w:rPr/>
                  </w:rPrChange>
                </w:rPr>
                <w:delText xml:space="preserve">la cessione dei crediti deve avere ad oggetto la totalità dei crediti vantati dal Soggetto Responsabile nei confronti del GSE per effetto dell’ammissione al Conto Termico; </w:delText>
              </w:r>
            </w:del>
          </w:p>
          <w:p w14:paraId="31197BC1" w14:textId="50174EC0" w:rsidR="00252888" w:rsidRPr="00D01F9C" w:rsidDel="00CE2D86" w:rsidRDefault="00252888">
            <w:pPr>
              <w:pStyle w:val="Paragrafoelenco"/>
              <w:ind w:left="1044"/>
              <w:rPr>
                <w:del w:id="7810" w:author="Visone Rossana (GSE)" w:date="2025-09-29T09:23:00Z" w16du:dateUtc="2025-09-29T07:23:00Z"/>
                <w:sz w:val="22"/>
                <w:szCs w:val="22"/>
                <w:rPrChange w:id="7811" w:author="Visone Rossana (GSE)" w:date="2025-09-29T09:22:00Z" w16du:dateUtc="2025-09-29T07:22:00Z">
                  <w:rPr>
                    <w:del w:id="7812" w:author="Visone Rossana (GSE)" w:date="2025-09-29T09:23:00Z" w16du:dateUtc="2025-09-29T07:23:00Z"/>
                  </w:rPr>
                </w:rPrChange>
              </w:rPr>
              <w:pPrChange w:id="7813" w:author="Visone Rossana (GSE)" w:date="2025-09-29T09:22:00Z" w16du:dateUtc="2025-09-29T07:22:00Z">
                <w:pPr>
                  <w:pStyle w:val="Paragrafoelenco"/>
                  <w:framePr w:hSpace="141" w:vSpace="100" w:wrap="around" w:vAnchor="text" w:hAnchor="text" w:x="140"/>
                  <w:numPr>
                    <w:numId w:val="39"/>
                  </w:numPr>
                  <w:spacing w:before="60" w:after="60"/>
                  <w:ind w:left="1130" w:hanging="360"/>
                  <w:jc w:val="both"/>
                </w:pPr>
              </w:pPrChange>
            </w:pPr>
            <w:del w:id="7814" w:author="Visone Rossana (GSE)" w:date="2025-09-29T09:23:00Z" w16du:dateUtc="2025-09-29T07:23:00Z">
              <w:r w:rsidRPr="00D01F9C" w:rsidDel="00CE2D86">
                <w:rPr>
                  <w:sz w:val="22"/>
                  <w:szCs w:val="22"/>
                  <w:rPrChange w:id="7815" w:author="Visone Rossana (GSE)" w:date="2025-09-29T09:22:00Z" w16du:dateUtc="2025-09-29T07:22:00Z">
                    <w:rPr/>
                  </w:rPrChange>
                </w:rPr>
                <w:delText xml:space="preserve">i crediti siano ceduti interamente alla ESCO al fine di saldare le fatture dell’intervento; </w:delText>
              </w:r>
            </w:del>
          </w:p>
          <w:p w14:paraId="39AD6179" w14:textId="77777777" w:rsidR="00252888" w:rsidRPr="008B1DFF" w:rsidDel="00D01F9C" w:rsidRDefault="00252888">
            <w:pPr>
              <w:pStyle w:val="Paragrafoelenco"/>
              <w:numPr>
                <w:ilvl w:val="0"/>
                <w:numId w:val="39"/>
              </w:numPr>
              <w:spacing w:before="60" w:after="60" w:line="276" w:lineRule="auto"/>
              <w:jc w:val="both"/>
              <w:rPr>
                <w:del w:id="7816" w:author="Visone Rossana (GSE)" w:date="2025-09-29T09:22:00Z" w16du:dateUtc="2025-09-29T07:22:00Z"/>
                <w:sz w:val="22"/>
                <w:szCs w:val="22"/>
                <w:rPrChange w:id="7817" w:author="Visone Rossana (GSE)" w:date="2025-09-09T14:35:00Z" w16du:dateUtc="2025-09-09T12:35:00Z">
                  <w:rPr>
                    <w:del w:id="7818" w:author="Visone Rossana (GSE)" w:date="2025-09-29T09:22:00Z" w16du:dateUtc="2025-09-29T07:22:00Z"/>
                  </w:rPr>
                </w:rPrChange>
              </w:rPr>
              <w:pPrChange w:id="7819" w:author="Visone Rossana (GSE)" w:date="2025-09-23T14:31:00Z" w16du:dateUtc="2025-09-23T12:31:00Z">
                <w:pPr>
                  <w:pStyle w:val="Paragrafoelenco"/>
                  <w:framePr w:hSpace="141" w:vSpace="100" w:wrap="around" w:vAnchor="text" w:hAnchor="text" w:x="140"/>
                  <w:numPr>
                    <w:numId w:val="39"/>
                  </w:numPr>
                  <w:spacing w:before="60" w:after="60"/>
                  <w:ind w:left="1130" w:hanging="360"/>
                  <w:jc w:val="both"/>
                </w:pPr>
              </w:pPrChange>
            </w:pPr>
            <w:del w:id="7820" w:author="Visone Rossana (GSE)" w:date="2025-09-29T09:22:00Z" w16du:dateUtc="2025-09-29T07:22:00Z">
              <w:r w:rsidRPr="008B1DFF" w:rsidDel="00D01F9C">
                <w:rPr>
                  <w:sz w:val="22"/>
                  <w:szCs w:val="22"/>
                  <w:rPrChange w:id="7821" w:author="Visone Rossana (GSE)" w:date="2025-09-09T14:35:00Z" w16du:dateUtc="2025-09-09T12:35:00Z">
                    <w:rPr/>
                  </w:rPrChange>
                </w:rPr>
                <w:delText xml:space="preserve">l’atto di cessione dei crediti sia redatto completando esclusivamente gli appositi campi del modello standard disponibile sul Portaltermico in fase di compilazione della richiesta concessione incentivi e pubblicato sul sito internet del GSE, il cui contenuto, per il resto, non potrà essere modificato in alcuna sua parte; </w:delText>
              </w:r>
            </w:del>
          </w:p>
          <w:p w14:paraId="134D9799" w14:textId="77777777" w:rsidR="00252888" w:rsidRPr="008B1DFF" w:rsidDel="00D01F9C" w:rsidRDefault="00252888">
            <w:pPr>
              <w:pStyle w:val="Paragrafoelenco"/>
              <w:numPr>
                <w:ilvl w:val="0"/>
                <w:numId w:val="39"/>
              </w:numPr>
              <w:spacing w:before="60" w:after="60" w:line="276" w:lineRule="auto"/>
              <w:jc w:val="both"/>
              <w:rPr>
                <w:del w:id="7822" w:author="Visone Rossana (GSE)" w:date="2025-09-29T09:22:00Z" w16du:dateUtc="2025-09-29T07:22:00Z"/>
                <w:sz w:val="22"/>
                <w:szCs w:val="22"/>
                <w:rPrChange w:id="7823" w:author="Visone Rossana (GSE)" w:date="2025-09-09T14:35:00Z" w16du:dateUtc="2025-09-09T12:35:00Z">
                  <w:rPr>
                    <w:del w:id="7824" w:author="Visone Rossana (GSE)" w:date="2025-09-29T09:22:00Z" w16du:dateUtc="2025-09-29T07:22:00Z"/>
                  </w:rPr>
                </w:rPrChange>
              </w:rPr>
              <w:pPrChange w:id="7825" w:author="Visone Rossana (GSE)" w:date="2025-09-23T14:31:00Z" w16du:dateUtc="2025-09-23T12:31:00Z">
                <w:pPr>
                  <w:pStyle w:val="Paragrafoelenco"/>
                  <w:framePr w:hSpace="141" w:vSpace="100" w:wrap="around" w:vAnchor="text" w:hAnchor="text" w:x="140"/>
                  <w:numPr>
                    <w:numId w:val="39"/>
                  </w:numPr>
                  <w:spacing w:before="60" w:after="60"/>
                  <w:ind w:left="1130" w:hanging="360"/>
                  <w:jc w:val="both"/>
                </w:pPr>
              </w:pPrChange>
            </w:pPr>
            <w:del w:id="7826" w:author="Visone Rossana (GSE)" w:date="2025-09-29T09:22:00Z" w16du:dateUtc="2025-09-29T07:22:00Z">
              <w:r w:rsidRPr="00D01F9C" w:rsidDel="00D01F9C">
                <w:rPr>
                  <w:sz w:val="22"/>
                  <w:szCs w:val="22"/>
                  <w:rPrChange w:id="7827" w:author="Visone Rossana (GSE)" w:date="2025-09-29T09:22:00Z" w16du:dateUtc="2025-09-29T07:22:00Z">
                    <w:rPr/>
                  </w:rPrChange>
                </w:rPr>
                <w:delText>la richiesta di ammissione agli incentivi ed il documento di mandato sottoscritto dalle parti contengano l’indicazione del conto corrente intestato al cessionario su cui accreditare le somme;</w:delText>
              </w:r>
            </w:del>
          </w:p>
          <w:p w14:paraId="6CE52BF2" w14:textId="77777777" w:rsidR="00B66165" w:rsidRDefault="00D01F9C">
            <w:pPr>
              <w:pStyle w:val="Paragrafoelenco"/>
              <w:numPr>
                <w:ilvl w:val="0"/>
                <w:numId w:val="39"/>
              </w:numPr>
              <w:spacing w:before="60" w:after="60" w:line="276" w:lineRule="auto"/>
              <w:jc w:val="both"/>
              <w:rPr>
                <w:ins w:id="7828" w:author="Visone Rossana (GSE)" w:date="2025-09-29T09:27:00Z" w16du:dateUtc="2025-09-29T07:27:00Z"/>
                <w:sz w:val="22"/>
                <w:szCs w:val="22"/>
              </w:rPr>
            </w:pPr>
            <w:ins w:id="7829" w:author="Visone Rossana (GSE)" w:date="2025-09-29T09:22:00Z" w16du:dateUtc="2025-09-29T07:22:00Z">
              <w:r>
                <w:rPr>
                  <w:sz w:val="22"/>
                  <w:szCs w:val="22"/>
                </w:rPr>
                <w:t xml:space="preserve">i crediti </w:t>
              </w:r>
              <w:r w:rsidR="00CE2D86">
                <w:rPr>
                  <w:sz w:val="22"/>
                  <w:szCs w:val="22"/>
                </w:rPr>
                <w:t>sono ceduti</w:t>
              </w:r>
            </w:ins>
            <w:ins w:id="7830" w:author="Visone Rossana (GSE)" w:date="2025-09-29T09:23:00Z" w16du:dateUtc="2025-09-29T07:23:00Z">
              <w:r w:rsidR="00CE2D86">
                <w:rPr>
                  <w:sz w:val="22"/>
                  <w:szCs w:val="22"/>
                </w:rPr>
                <w:t xml:space="preserve"> </w:t>
              </w:r>
              <w:r w:rsidR="00CE2D86" w:rsidRPr="00965AF8">
                <w:rPr>
                  <w:sz w:val="22"/>
                  <w:szCs w:val="22"/>
                </w:rPr>
                <w:t>interamente alla ESCO al fine di saldare le fatture dell’intervento</w:t>
              </w:r>
              <w:r w:rsidR="00CE2D86">
                <w:rPr>
                  <w:sz w:val="22"/>
                  <w:szCs w:val="22"/>
                </w:rPr>
                <w:t>;</w:t>
              </w:r>
            </w:ins>
          </w:p>
          <w:p w14:paraId="07BC6C64" w14:textId="1BFB7819" w:rsidR="00D01F9C" w:rsidRDefault="00B66165">
            <w:pPr>
              <w:pStyle w:val="Paragrafoelenco"/>
              <w:numPr>
                <w:ilvl w:val="0"/>
                <w:numId w:val="39"/>
              </w:numPr>
              <w:spacing w:before="60" w:after="60" w:line="276" w:lineRule="auto"/>
              <w:jc w:val="both"/>
              <w:rPr>
                <w:ins w:id="7831" w:author="Visone Rossana (GSE)" w:date="2025-09-29T09:22:00Z" w16du:dateUtc="2025-09-29T07:22:00Z"/>
                <w:sz w:val="22"/>
                <w:szCs w:val="22"/>
              </w:rPr>
            </w:pPr>
            <w:ins w:id="7832" w:author="Visone Rossana (GSE)" w:date="2025-09-29T09:27:00Z" w16du:dateUtc="2025-09-29T07:27:00Z">
              <w:r>
                <w:rPr>
                  <w:sz w:val="22"/>
                  <w:szCs w:val="22"/>
                </w:rPr>
                <w:t>la fattura</w:t>
              </w:r>
            </w:ins>
            <w:ins w:id="7833" w:author="Visone Rossana (GSE)" w:date="2025-09-29T09:28:00Z" w16du:dateUtc="2025-09-29T07:28:00Z">
              <w:r>
                <w:rPr>
                  <w:sz w:val="22"/>
                  <w:szCs w:val="22"/>
                </w:rPr>
                <w:t>,</w:t>
              </w:r>
            </w:ins>
            <w:ins w:id="7834" w:author="Visone Rossana (GSE)" w:date="2025-09-29T09:27:00Z" w16du:dateUtc="2025-09-29T07:27:00Z">
              <w:r>
                <w:rPr>
                  <w:sz w:val="22"/>
                  <w:szCs w:val="22"/>
                </w:rPr>
                <w:t xml:space="preserve"> </w:t>
              </w:r>
              <w:r w:rsidRPr="00D05B5C">
                <w:rPr>
                  <w:sz w:val="22"/>
                  <w:szCs w:val="22"/>
                </w:rPr>
                <w:t>emessa dalla ESCO</w:t>
              </w:r>
            </w:ins>
            <w:ins w:id="7835" w:author="Visone Rossana (GSE)" w:date="2025-09-29T09:28:00Z" w16du:dateUtc="2025-09-29T07:28:00Z">
              <w:r>
                <w:rPr>
                  <w:sz w:val="22"/>
                  <w:szCs w:val="22"/>
                </w:rPr>
                <w:t>,</w:t>
              </w:r>
            </w:ins>
            <w:ins w:id="7836" w:author="Visone Rossana (GSE)" w:date="2025-09-29T09:27:00Z" w16du:dateUtc="2025-09-29T07:27:00Z">
              <w:r w:rsidRPr="00D05B5C">
                <w:rPr>
                  <w:sz w:val="22"/>
                  <w:szCs w:val="22"/>
                </w:rPr>
                <w:t xml:space="preserve"> deve essere pari al valore dell</w:t>
              </w:r>
            </w:ins>
            <w:ins w:id="7837" w:author="Visone Rossana (GSE)" w:date="2025-09-29T09:28:00Z" w16du:dateUtc="2025-09-29T07:28:00Z">
              <w:r>
                <w:rPr>
                  <w:sz w:val="22"/>
                  <w:szCs w:val="22"/>
                </w:rPr>
                <w:t>a spesa dell’</w:t>
              </w:r>
            </w:ins>
            <w:ins w:id="7838" w:author="Visone Rossana (GSE)" w:date="2025-09-29T09:27:00Z" w16du:dateUtc="2025-09-29T07:27:00Z">
              <w:r w:rsidRPr="00D05B5C">
                <w:rPr>
                  <w:sz w:val="22"/>
                  <w:szCs w:val="22"/>
                </w:rPr>
                <w:t>intervento indicat</w:t>
              </w:r>
            </w:ins>
            <w:ins w:id="7839" w:author="Visone Rossana (GSE)" w:date="2025-09-29T09:28:00Z" w16du:dateUtc="2025-09-29T07:28:00Z">
              <w:r>
                <w:rPr>
                  <w:sz w:val="22"/>
                  <w:szCs w:val="22"/>
                </w:rPr>
                <w:t>a</w:t>
              </w:r>
            </w:ins>
            <w:ins w:id="7840" w:author="Visone Rossana (GSE)" w:date="2025-09-29T09:27:00Z" w16du:dateUtc="2025-09-29T07:27:00Z">
              <w:r w:rsidRPr="00D05B5C">
                <w:rPr>
                  <w:sz w:val="22"/>
                  <w:szCs w:val="22"/>
                </w:rPr>
                <w:t xml:space="preserve"> sul </w:t>
              </w:r>
            </w:ins>
            <w:ins w:id="7841" w:author="Visone Rossana (GSE)" w:date="2025-09-29T09:28:00Z" w16du:dateUtc="2025-09-29T07:28:00Z">
              <w:r>
                <w:rPr>
                  <w:sz w:val="22"/>
                  <w:szCs w:val="22"/>
                </w:rPr>
                <w:t>P</w:t>
              </w:r>
            </w:ins>
            <w:ins w:id="7842" w:author="Visone Rossana (GSE)" w:date="2025-09-29T09:27:00Z" w16du:dateUtc="2025-09-29T07:27:00Z">
              <w:r w:rsidRPr="00D05B5C">
                <w:rPr>
                  <w:sz w:val="22"/>
                  <w:szCs w:val="22"/>
                </w:rPr>
                <w:t>ortale, per il quale si intende richiedere l’incentivo. Il pagamento di tale fattura dovrà essere dimostrato computando l’importo dell’incentivo netto oggetto del mandato irrevocabile all’incasso e il bonifico della quota complementare saldata dal Soggetto Responsabile relativamente all’intervento realizzato.</w:t>
              </w:r>
              <w:del w:id="7843" w:author="Visone Rossana (GSE)" w:date="2025-10-19T20:17:00Z" w16du:dateUtc="2025-10-19T18:17:00Z">
                <w:r w:rsidDel="004C0597">
                  <w:rPr>
                    <w:sz w:val="22"/>
                    <w:szCs w:val="22"/>
                  </w:rPr>
                  <w:delText xml:space="preserve"> </w:delText>
                </w:r>
              </w:del>
            </w:ins>
            <w:ins w:id="7844" w:author="Visone Rossana (GSE)" w:date="2025-09-29T09:22:00Z" w16du:dateUtc="2025-09-29T07:22:00Z">
              <w:r w:rsidR="00CE2D86">
                <w:rPr>
                  <w:sz w:val="22"/>
                  <w:szCs w:val="22"/>
                </w:rPr>
                <w:t xml:space="preserve"> </w:t>
              </w:r>
            </w:ins>
          </w:p>
          <w:p w14:paraId="04303A7B" w14:textId="2716D585" w:rsidR="00252888" w:rsidRPr="00D01F9C" w:rsidDel="00B66165" w:rsidRDefault="00252888">
            <w:pPr>
              <w:pStyle w:val="Paragrafoelenco"/>
              <w:numPr>
                <w:ilvl w:val="0"/>
                <w:numId w:val="39"/>
              </w:numPr>
              <w:spacing w:before="60" w:after="60" w:line="276" w:lineRule="auto"/>
              <w:jc w:val="both"/>
              <w:rPr>
                <w:del w:id="7845" w:author="Visone Rossana (GSE)" w:date="2025-09-29T09:27:00Z" w16du:dateUtc="2025-09-29T07:27:00Z"/>
                <w:sz w:val="22"/>
                <w:szCs w:val="22"/>
                <w:rPrChange w:id="7846" w:author="Visone Rossana (GSE)" w:date="2025-09-29T09:22:00Z" w16du:dateUtc="2025-09-29T07:22:00Z">
                  <w:rPr>
                    <w:del w:id="7847" w:author="Visone Rossana (GSE)" w:date="2025-09-29T09:27:00Z" w16du:dateUtc="2025-09-29T07:27:00Z"/>
                  </w:rPr>
                </w:rPrChange>
              </w:rPr>
              <w:pPrChange w:id="7848" w:author="Visone Rossana (GSE)" w:date="2025-09-29T09:24:00Z" w16du:dateUtc="2025-09-29T07:24:00Z">
                <w:pPr>
                  <w:pStyle w:val="Paragrafoelenco"/>
                  <w:framePr w:hSpace="141" w:vSpace="100" w:wrap="around" w:vAnchor="text" w:hAnchor="text" w:x="140"/>
                  <w:numPr>
                    <w:numId w:val="39"/>
                  </w:numPr>
                  <w:spacing w:before="60" w:after="60"/>
                  <w:ind w:left="1130" w:hanging="360"/>
                  <w:jc w:val="both"/>
                </w:pPr>
              </w:pPrChange>
            </w:pPr>
            <w:del w:id="7849" w:author="Visone Rossana (GSE)" w:date="2025-09-29T09:27:00Z" w16du:dateUtc="2025-09-29T07:27:00Z">
              <w:r w:rsidRPr="00CE2D86" w:rsidDel="00B66165">
                <w:rPr>
                  <w:sz w:val="22"/>
                  <w:szCs w:val="22"/>
                  <w:rPrChange w:id="7850" w:author="Visone Rossana (GSE)" w:date="2025-09-29T09:23:00Z" w16du:dateUtc="2025-09-29T07:23:00Z">
                    <w:rPr/>
                  </w:rPrChange>
                </w:rPr>
                <w:delText xml:space="preserve">la fattura, </w:delText>
              </w:r>
              <w:r w:rsidRPr="002D4E6B" w:rsidDel="00B66165">
                <w:rPr>
                  <w:sz w:val="22"/>
                  <w:szCs w:val="22"/>
                  <w:rPrChange w:id="7851" w:author="Visone Rossana (GSE)" w:date="2025-09-29T09:23:00Z" w16du:dateUtc="2025-09-29T07:23:00Z">
                    <w:rPr>
                      <w:highlight w:val="yellow"/>
                    </w:rPr>
                  </w:rPrChange>
                </w:rPr>
                <w:delText>emessa dalla ESCO,</w:delText>
              </w:r>
              <w:r w:rsidRPr="00CE2D86" w:rsidDel="00B66165">
                <w:rPr>
                  <w:sz w:val="22"/>
                  <w:szCs w:val="22"/>
                  <w:rPrChange w:id="7852" w:author="Visone Rossana (GSE)" w:date="2025-09-29T09:23:00Z" w16du:dateUtc="2025-09-29T07:23:00Z">
                    <w:rPr/>
                  </w:rPrChange>
                </w:rPr>
                <w:delText xml:space="preserve"> deve essere pari al valore dell’intervento indicato sul portale, per il quale si intende richiedere l’incentivo. Il pagamento di tale fattura dovrà essere dimostrato computando l’importo dell’incentivo netto oggetto del mandato irrevocabile all’incasso e il bonifico della quota complementare saldata dal Soggetto Responsabile relativamente all’intervento realizzato</w:delText>
              </w:r>
              <w:r w:rsidR="00FE3C95" w:rsidRPr="00CE2D86" w:rsidDel="00B66165">
                <w:rPr>
                  <w:sz w:val="22"/>
                  <w:szCs w:val="22"/>
                  <w:rPrChange w:id="7853" w:author="Visone Rossana (GSE)" w:date="2025-09-29T09:23:00Z" w16du:dateUtc="2025-09-29T07:23:00Z">
                    <w:rPr/>
                  </w:rPrChange>
                </w:rPr>
                <w:delText>.</w:delText>
              </w:r>
            </w:del>
          </w:p>
          <w:p w14:paraId="130011D4" w14:textId="60344545" w:rsidR="00252888" w:rsidRPr="00CE2D86" w:rsidDel="008B1DFF" w:rsidRDefault="00252888">
            <w:pPr>
              <w:pStyle w:val="Paragrafoelenco"/>
              <w:numPr>
                <w:ilvl w:val="0"/>
                <w:numId w:val="39"/>
              </w:numPr>
              <w:spacing w:before="60" w:after="60" w:line="276" w:lineRule="auto"/>
              <w:jc w:val="both"/>
              <w:rPr>
                <w:del w:id="7854" w:author="Visone Rossana (GSE)" w:date="2025-09-09T14:35:00Z" w16du:dateUtc="2025-09-09T12:35:00Z"/>
                <w:sz w:val="22"/>
                <w:szCs w:val="22"/>
                <w:rPrChange w:id="7855" w:author="Visone Rossana (GSE)" w:date="2025-09-29T09:23:00Z" w16du:dateUtc="2025-09-29T07:23:00Z">
                  <w:rPr>
                    <w:del w:id="7856" w:author="Visone Rossana (GSE)" w:date="2025-09-09T14:35:00Z" w16du:dateUtc="2025-09-09T12:35:00Z"/>
                  </w:rPr>
                </w:rPrChange>
              </w:rPr>
              <w:pPrChange w:id="7857" w:author="Visone Rossana (GSE)" w:date="2025-09-29T09:23:00Z" w16du:dateUtc="2025-09-29T07:23:00Z">
                <w:pPr>
                  <w:framePr w:hSpace="141" w:vSpace="100" w:wrap="around" w:vAnchor="text" w:hAnchor="text" w:x="140"/>
                  <w:spacing w:before="60" w:after="60"/>
                  <w:jc w:val="both"/>
                </w:pPr>
              </w:pPrChange>
            </w:pPr>
          </w:p>
          <w:p w14:paraId="79A7E54A" w14:textId="2879188D" w:rsidR="00096D44" w:rsidRPr="00B275D0" w:rsidRDefault="00096D44">
            <w:pPr>
              <w:pStyle w:val="Paragrafoelenco"/>
              <w:pPrChange w:id="7858" w:author="Visone Rossana (GSE)" w:date="2025-09-29T09:23:00Z" w16du:dateUtc="2025-09-29T07:23:00Z">
                <w:pPr>
                  <w:framePr w:hSpace="141" w:vSpace="100" w:wrap="around" w:vAnchor="text" w:hAnchor="text" w:x="140"/>
                  <w:spacing w:before="60" w:after="60"/>
                  <w:jc w:val="both"/>
                </w:pPr>
              </w:pPrChange>
            </w:pPr>
          </w:p>
        </w:tc>
      </w:tr>
      <w:tr w:rsidR="003812B9" w:rsidRPr="00B275D0" w14:paraId="66DA23D2" w14:textId="77777777" w:rsidTr="24D43931">
        <w:trPr>
          <w:trHeight w:val="7610"/>
        </w:trPr>
        <w:tc>
          <w:tcPr>
            <w:tcW w:w="5000" w:type="pct"/>
            <w:tcMar>
              <w:top w:w="0" w:type="dxa"/>
              <w:left w:w="70" w:type="dxa"/>
              <w:bottom w:w="0" w:type="dxa"/>
              <w:right w:w="70" w:type="dxa"/>
            </w:tcMar>
          </w:tcPr>
          <w:p w14:paraId="03260C33" w14:textId="3594730A" w:rsidR="003812B9" w:rsidRPr="008B1DFF" w:rsidRDefault="003812B9">
            <w:pPr>
              <w:spacing w:before="60" w:after="60" w:line="276" w:lineRule="auto"/>
              <w:jc w:val="both"/>
              <w:rPr>
                <w:b/>
                <w:bCs/>
                <w:sz w:val="22"/>
                <w:szCs w:val="22"/>
                <w:rPrChange w:id="7859" w:author="Visone Rossana (GSE)" w:date="2025-09-09T14:35:00Z" w16du:dateUtc="2025-09-09T12:35:00Z">
                  <w:rPr>
                    <w:b/>
                    <w:bCs/>
                  </w:rPr>
                </w:rPrChange>
              </w:rPr>
              <w:pPrChange w:id="7860" w:author="Visone Rossana (GSE)" w:date="2025-09-23T14:31:00Z" w16du:dateUtc="2025-09-23T12:31:00Z">
                <w:pPr>
                  <w:framePr w:hSpace="141" w:vSpace="100" w:wrap="around" w:vAnchor="text" w:hAnchor="text" w:x="140"/>
                  <w:spacing w:before="60" w:after="60"/>
                  <w:jc w:val="both"/>
                </w:pPr>
              </w:pPrChange>
            </w:pPr>
            <w:r w:rsidRPr="008B1DFF">
              <w:rPr>
                <w:b/>
                <w:bCs/>
                <w:sz w:val="22"/>
                <w:szCs w:val="22"/>
                <w:rPrChange w:id="7861" w:author="Visone Rossana (GSE)" w:date="2025-09-09T14:35:00Z" w16du:dateUtc="2025-09-09T12:35:00Z">
                  <w:rPr>
                    <w:b/>
                    <w:bCs/>
                  </w:rPr>
                </w:rPrChange>
              </w:rPr>
              <w:lastRenderedPageBreak/>
              <w:t>Requisiti delle ESCO</w:t>
            </w:r>
            <w:r w:rsidR="00E74DBB" w:rsidRPr="008B1DFF">
              <w:rPr>
                <w:b/>
                <w:bCs/>
                <w:sz w:val="22"/>
                <w:szCs w:val="22"/>
                <w:rPrChange w:id="7862" w:author="Visone Rossana (GSE)" w:date="2025-09-09T14:35:00Z" w16du:dateUtc="2025-09-09T12:35:00Z">
                  <w:rPr>
                    <w:b/>
                    <w:bCs/>
                  </w:rPr>
                </w:rPrChange>
              </w:rPr>
              <w:t xml:space="preserve"> e la qualifica di Soggetto Responsabile</w:t>
            </w:r>
          </w:p>
          <w:p w14:paraId="4EB56BFF" w14:textId="0D59BC2A" w:rsidR="003812B9" w:rsidRPr="008B1DFF" w:rsidRDefault="00E74DBB">
            <w:pPr>
              <w:spacing w:before="60" w:after="60" w:line="276" w:lineRule="auto"/>
              <w:jc w:val="both"/>
              <w:rPr>
                <w:sz w:val="22"/>
                <w:szCs w:val="22"/>
                <w:rPrChange w:id="7863" w:author="Visone Rossana (GSE)" w:date="2025-09-09T14:35:00Z" w16du:dateUtc="2025-09-09T12:35:00Z">
                  <w:rPr/>
                </w:rPrChange>
              </w:rPr>
              <w:pPrChange w:id="7864" w:author="Visone Rossana (GSE)" w:date="2025-09-23T14:31:00Z" w16du:dateUtc="2025-09-23T12:31:00Z">
                <w:pPr>
                  <w:framePr w:hSpace="141" w:vSpace="100" w:wrap="around" w:vAnchor="text" w:hAnchor="text" w:x="140"/>
                  <w:spacing w:before="60" w:after="60"/>
                  <w:jc w:val="both"/>
                </w:pPr>
              </w:pPrChange>
            </w:pPr>
            <w:r w:rsidRPr="008B1DFF">
              <w:rPr>
                <w:b/>
                <w:bCs/>
                <w:sz w:val="22"/>
                <w:szCs w:val="22"/>
                <w:rPrChange w:id="7865" w:author="Visone Rossana (GSE)" w:date="2025-09-09T14:35:00Z" w16du:dateUtc="2025-09-09T12:35:00Z">
                  <w:rPr>
                    <w:b/>
                    <w:bCs/>
                  </w:rPr>
                </w:rPrChange>
              </w:rPr>
              <w:t>P</w:t>
            </w:r>
            <w:r w:rsidR="003812B9" w:rsidRPr="008B1DFF">
              <w:rPr>
                <w:b/>
                <w:bCs/>
                <w:sz w:val="22"/>
                <w:szCs w:val="22"/>
                <w:rPrChange w:id="7866" w:author="Visone Rossana (GSE)" w:date="2025-09-09T14:35:00Z" w16du:dateUtc="2025-09-09T12:35:00Z">
                  <w:rPr>
                    <w:b/>
                    <w:bCs/>
                  </w:rPr>
                </w:rPrChange>
              </w:rPr>
              <w:t>otranno presentare richiesta di incentivazione al GSE, in qualità di Soggetto Responsabile, esclusivamente le ESC</w:t>
            </w:r>
            <w:r w:rsidR="00CB75F9" w:rsidRPr="008B1DFF">
              <w:rPr>
                <w:b/>
                <w:bCs/>
                <w:sz w:val="22"/>
                <w:szCs w:val="22"/>
                <w:rPrChange w:id="7867" w:author="Visone Rossana (GSE)" w:date="2025-09-09T14:35:00Z" w16du:dateUtc="2025-09-09T12:35:00Z">
                  <w:rPr>
                    <w:b/>
                    <w:bCs/>
                  </w:rPr>
                </w:rPrChange>
              </w:rPr>
              <w:t>O</w:t>
            </w:r>
            <w:r w:rsidR="003812B9" w:rsidRPr="008B1DFF">
              <w:rPr>
                <w:b/>
                <w:bCs/>
                <w:sz w:val="22"/>
                <w:szCs w:val="22"/>
                <w:rPrChange w:id="7868" w:author="Visone Rossana (GSE)" w:date="2025-09-09T14:35:00Z" w16du:dateUtc="2025-09-09T12:35:00Z">
                  <w:rPr>
                    <w:b/>
                    <w:bCs/>
                  </w:rPr>
                </w:rPrChange>
              </w:rPr>
              <w:t xml:space="preserve"> in possesso della certificazione UNI CEI 11352,</w:t>
            </w:r>
            <w:r w:rsidR="003812B9" w:rsidRPr="008B1DFF">
              <w:rPr>
                <w:sz w:val="22"/>
                <w:szCs w:val="22"/>
                <w:rPrChange w:id="7869" w:author="Visone Rossana (GSE)" w:date="2025-09-09T14:35:00Z" w16du:dateUtc="2025-09-09T12:35:00Z">
                  <w:rPr/>
                </w:rPrChange>
              </w:rPr>
              <w:t xml:space="preserve"> in corso di validità alla data di presentazione dell’istanza</w:t>
            </w:r>
            <w:r w:rsidR="00CB75F9" w:rsidRPr="008B1DFF">
              <w:rPr>
                <w:sz w:val="22"/>
                <w:szCs w:val="22"/>
                <w:rPrChange w:id="7870" w:author="Visone Rossana (GSE)" w:date="2025-09-09T14:35:00Z" w16du:dateUtc="2025-09-09T12:35:00Z">
                  <w:rPr/>
                </w:rPrChange>
              </w:rPr>
              <w:t>, ai sensi dell’art. 13, comma 4, del Decreto</w:t>
            </w:r>
            <w:r w:rsidR="003812B9" w:rsidRPr="008B1DFF">
              <w:rPr>
                <w:sz w:val="22"/>
                <w:szCs w:val="22"/>
                <w:rPrChange w:id="7871" w:author="Visone Rossana (GSE)" w:date="2025-09-09T14:35:00Z" w16du:dateUtc="2025-09-09T12:35:00Z">
                  <w:rPr/>
                </w:rPrChange>
              </w:rPr>
              <w:t>.</w:t>
            </w:r>
            <w:r w:rsidR="00CB75F9" w:rsidRPr="008B1DFF">
              <w:rPr>
                <w:sz w:val="22"/>
                <w:szCs w:val="22"/>
                <w:rPrChange w:id="7872" w:author="Visone Rossana (GSE)" w:date="2025-09-09T14:35:00Z" w16du:dateUtc="2025-09-09T12:35:00Z">
                  <w:rPr/>
                </w:rPrChange>
              </w:rPr>
              <w:t xml:space="preserve"> I</w:t>
            </w:r>
            <w:r w:rsidR="003812B9" w:rsidRPr="008B1DFF">
              <w:rPr>
                <w:sz w:val="22"/>
                <w:szCs w:val="22"/>
                <w:rPrChange w:id="7873" w:author="Visone Rossana (GSE)" w:date="2025-09-09T14:35:00Z" w16du:dateUtc="2025-09-09T12:35:00Z">
                  <w:rPr/>
                </w:rPrChange>
              </w:rPr>
              <w:t>l possesso di specifici requisiti per l’accesso agli incentivi, inclusa la validità della certificazione UNI CEI 11352, è richiesto per il periodo di incentivazione e per i cinque anni successivi all’ottenimento degli incentivi.</w:t>
            </w:r>
          </w:p>
          <w:p w14:paraId="20FD0475" w14:textId="6C6D65BE" w:rsidR="003812B9" w:rsidRPr="008B1DFF" w:rsidRDefault="003812B9">
            <w:pPr>
              <w:spacing w:before="60" w:after="60" w:line="276" w:lineRule="auto"/>
              <w:jc w:val="both"/>
              <w:rPr>
                <w:sz w:val="22"/>
                <w:szCs w:val="22"/>
                <w:rPrChange w:id="7874" w:author="Visone Rossana (GSE)" w:date="2025-09-09T14:35:00Z" w16du:dateUtc="2025-09-09T12:35:00Z">
                  <w:rPr/>
                </w:rPrChange>
              </w:rPr>
              <w:pPrChange w:id="7875" w:author="Visone Rossana (GSE)" w:date="2025-09-23T14:31:00Z" w16du:dateUtc="2025-09-23T12:31:00Z">
                <w:pPr>
                  <w:framePr w:hSpace="141" w:vSpace="100" w:wrap="around" w:vAnchor="text" w:hAnchor="text" w:x="140"/>
                  <w:spacing w:before="60" w:after="60"/>
                  <w:jc w:val="both"/>
                </w:pPr>
              </w:pPrChange>
            </w:pPr>
            <w:commentRangeStart w:id="7876"/>
            <w:r w:rsidRPr="24D43931">
              <w:rPr>
                <w:sz w:val="22"/>
                <w:szCs w:val="22"/>
                <w:rPrChange w:id="7877" w:author="Visone Rossana (GSE)" w:date="2025-09-09T14:35:00Z">
                  <w:rPr/>
                </w:rPrChange>
              </w:rPr>
              <w:t xml:space="preserve">Qualora la ESCO acquisisca la </w:t>
            </w:r>
            <w:commentRangeEnd w:id="7876"/>
            <w:r w:rsidRPr="24D43931">
              <w:rPr>
                <w:rStyle w:val="Rimandocommento"/>
                <w:sz w:val="22"/>
                <w:szCs w:val="22"/>
                <w:rPrChange w:id="7878" w:author="Visone Rossana (GSE)" w:date="2025-09-09T14:35:00Z">
                  <w:rPr>
                    <w:rStyle w:val="Rimandocommento"/>
                    <w:sz w:val="24"/>
                  </w:rPr>
                </w:rPrChange>
              </w:rPr>
              <w:commentReference w:id="7876"/>
            </w:r>
            <w:r w:rsidRPr="24D43931">
              <w:rPr>
                <w:sz w:val="22"/>
                <w:szCs w:val="22"/>
                <w:rPrChange w:id="7879" w:author="Visone Rossana (GSE)" w:date="2025-09-09T14:35:00Z">
                  <w:rPr/>
                </w:rPrChange>
              </w:rPr>
              <w:t xml:space="preserve">qualifica di Soggetto Responsabile, in relazione </w:t>
            </w:r>
            <w:r w:rsidRPr="24D43931">
              <w:rPr>
                <w:sz w:val="22"/>
                <w:szCs w:val="22"/>
                <w:highlight w:val="cyan"/>
                <w:rPrChange w:id="7880" w:author="Visone Rossana (GSE)" w:date="2025-09-23T14:32:00Z">
                  <w:rPr>
                    <w:highlight w:val="yellow"/>
                  </w:rPr>
                </w:rPrChange>
              </w:rPr>
              <w:t xml:space="preserve">all’art. </w:t>
            </w:r>
            <w:r w:rsidR="00E74DBB" w:rsidRPr="24D43931">
              <w:rPr>
                <w:sz w:val="22"/>
                <w:szCs w:val="22"/>
                <w:highlight w:val="cyan"/>
                <w:rPrChange w:id="7881" w:author="Visone Rossana (GSE)" w:date="2025-09-23T14:32:00Z">
                  <w:rPr>
                    <w:highlight w:val="yellow"/>
                  </w:rPr>
                </w:rPrChange>
              </w:rPr>
              <w:t>13</w:t>
            </w:r>
            <w:r w:rsidRPr="24D43931">
              <w:rPr>
                <w:sz w:val="22"/>
                <w:szCs w:val="22"/>
                <w:highlight w:val="cyan"/>
                <w:rPrChange w:id="7882" w:author="Visone Rossana (GSE)" w:date="2025-09-23T14:32:00Z">
                  <w:rPr>
                    <w:highlight w:val="yellow"/>
                  </w:rPr>
                </w:rPrChange>
              </w:rPr>
              <w:t xml:space="preserve">, comma </w:t>
            </w:r>
            <w:r w:rsidR="00E74DBB" w:rsidRPr="24D43931">
              <w:rPr>
                <w:sz w:val="22"/>
                <w:szCs w:val="22"/>
                <w:highlight w:val="cyan"/>
                <w:rPrChange w:id="7883" w:author="Visone Rossana (GSE)" w:date="2025-09-23T14:32:00Z">
                  <w:rPr>
                    <w:highlight w:val="yellow"/>
                  </w:rPr>
                </w:rPrChange>
              </w:rPr>
              <w:t>5</w:t>
            </w:r>
            <w:r w:rsidRPr="24D43931">
              <w:rPr>
                <w:sz w:val="22"/>
                <w:szCs w:val="22"/>
                <w:highlight w:val="cyan"/>
                <w:rPrChange w:id="7884" w:author="Visone Rossana (GSE)" w:date="2025-09-23T14:32:00Z">
                  <w:rPr/>
                </w:rPrChange>
              </w:rPr>
              <w:t>,</w:t>
            </w:r>
            <w:r w:rsidRPr="24D43931">
              <w:rPr>
                <w:sz w:val="22"/>
                <w:szCs w:val="22"/>
                <w:rPrChange w:id="7885" w:author="Visone Rossana (GSE)" w:date="2025-09-09T14:35:00Z">
                  <w:rPr/>
                </w:rPrChange>
              </w:rPr>
              <w:t xml:space="preserve"> del Decreto, possono presentare al GSE la richiesta di concessione dell’incentivo: </w:t>
            </w:r>
          </w:p>
          <w:p w14:paraId="11F4A565" w14:textId="6D7B3E9D" w:rsidR="003812B9" w:rsidRPr="008B1DFF" w:rsidRDefault="003812B9">
            <w:pPr>
              <w:spacing w:before="60" w:after="60" w:line="276" w:lineRule="auto"/>
              <w:jc w:val="both"/>
              <w:rPr>
                <w:sz w:val="22"/>
                <w:szCs w:val="22"/>
                <w:rPrChange w:id="7886" w:author="Visone Rossana (GSE)" w:date="2025-09-09T14:35:00Z" w16du:dateUtc="2025-09-09T12:35:00Z">
                  <w:rPr/>
                </w:rPrChange>
              </w:rPr>
              <w:pPrChange w:id="7887" w:author="Visone Rossana (GSE)" w:date="2025-09-23T14:31:00Z" w16du:dateUtc="2025-09-23T12:31:00Z">
                <w:pPr>
                  <w:framePr w:hSpace="141" w:vSpace="100" w:wrap="around" w:vAnchor="text" w:hAnchor="text" w:x="140"/>
                  <w:spacing w:before="60" w:after="60"/>
                  <w:jc w:val="both"/>
                </w:pPr>
              </w:pPrChange>
            </w:pPr>
            <w:r w:rsidRPr="24D43931">
              <w:rPr>
                <w:sz w:val="22"/>
                <w:szCs w:val="22"/>
                <w:rPrChange w:id="7888" w:author="Visone Rossana (GSE)" w:date="2025-09-09T14:35:00Z">
                  <w:rPr/>
                </w:rPrChange>
              </w:rPr>
              <w:t>•</w:t>
            </w:r>
            <w:r>
              <w:tab/>
            </w:r>
            <w:r w:rsidRPr="24D43931">
              <w:rPr>
                <w:sz w:val="22"/>
                <w:szCs w:val="22"/>
                <w:rPrChange w:id="7889" w:author="Visone Rossana (GSE)" w:date="2025-09-09T14:35:00Z">
                  <w:rPr/>
                </w:rPrChange>
              </w:rPr>
              <w:t xml:space="preserve">la società mandataria, nei casi di Associazioni temporanee di impresa (ATI) o di raggruppamenti temporanei di impresa (RTI), purché in possesso della certificazione, in corso di validità, secondo la norma UNI CEI 11352, ed alla quale sia stato conferito, con un unico atto, un mandato collettivo speciale con rappresentanza, per operare in nome e per conto dei mandanti, per le finalità di cui al </w:t>
            </w:r>
            <w:del w:id="7890" w:author="Santagata Fabiana (GSE)" w:date="2025-10-13T10:59:00Z">
              <w:r w:rsidRPr="24D43931">
                <w:rPr>
                  <w:sz w:val="22"/>
                  <w:szCs w:val="22"/>
                  <w:rPrChange w:id="7891" w:author="Visone Rossana (GSE)" w:date="2025-09-09T14:35:00Z">
                    <w:rPr/>
                  </w:rPrChange>
                </w:rPr>
                <w:delText xml:space="preserve">presente </w:delText>
              </w:r>
              <w:r w:rsidRPr="07EF95F7" w:rsidDel="003812B9">
                <w:rPr>
                  <w:sz w:val="22"/>
                  <w:szCs w:val="22"/>
                  <w:rPrChange w:id="7892" w:author="Visone Rossana (GSE)" w:date="2025-09-09T14:35:00Z">
                    <w:rPr/>
                  </w:rPrChange>
                </w:rPr>
                <w:delText>d</w:delText>
              </w:r>
            </w:del>
            <w:ins w:id="7893" w:author="Santagata Fabiana (GSE)" w:date="2025-10-13T10:59:00Z">
              <w:r w:rsidR="487F73F0" w:rsidRPr="07EF95F7">
                <w:rPr>
                  <w:sz w:val="22"/>
                  <w:szCs w:val="22"/>
                </w:rPr>
                <w:t>D</w:t>
              </w:r>
            </w:ins>
            <w:r w:rsidRPr="07EF95F7">
              <w:rPr>
                <w:sz w:val="22"/>
                <w:szCs w:val="22"/>
                <w:rPrChange w:id="7894" w:author="Visone Rossana (GSE)" w:date="2025-09-09T14:35:00Z">
                  <w:rPr/>
                </w:rPrChange>
              </w:rPr>
              <w:t>ecreto</w:t>
            </w:r>
            <w:r w:rsidRPr="24D43931">
              <w:rPr>
                <w:sz w:val="22"/>
                <w:szCs w:val="22"/>
                <w:rPrChange w:id="7895" w:author="Visone Rossana (GSE)" w:date="2025-09-09T14:35:00Z">
                  <w:rPr/>
                </w:rPrChange>
              </w:rPr>
              <w:t xml:space="preserve"> e per la stipula del contratto di prestazione energetica</w:t>
            </w:r>
            <w:del w:id="7896" w:author="Santagata Fabiana (GSE)" w:date="2025-10-13T10:59:00Z">
              <w:r w:rsidRPr="24D43931">
                <w:rPr>
                  <w:sz w:val="22"/>
                  <w:szCs w:val="22"/>
                  <w:rPrChange w:id="7897" w:author="Visone Rossana (GSE)" w:date="2025-09-09T14:35:00Z">
                    <w:rPr/>
                  </w:rPrChange>
                </w:rPr>
                <w:delText xml:space="preserve"> di cui al decreto legislativo 102/2014</w:delText>
              </w:r>
            </w:del>
            <w:r w:rsidRPr="24D43931">
              <w:rPr>
                <w:sz w:val="22"/>
                <w:szCs w:val="22"/>
                <w:rPrChange w:id="7898" w:author="Visone Rossana (GSE)" w:date="2025-09-09T14:35:00Z">
                  <w:rPr/>
                </w:rPrChange>
              </w:rPr>
              <w:t>;</w:t>
            </w:r>
          </w:p>
          <w:p w14:paraId="2443770D" w14:textId="070F2118" w:rsidR="003812B9" w:rsidRPr="008B1DFF" w:rsidRDefault="003812B9">
            <w:pPr>
              <w:spacing w:before="60" w:after="60" w:line="276" w:lineRule="auto"/>
              <w:jc w:val="both"/>
              <w:rPr>
                <w:sz w:val="22"/>
                <w:szCs w:val="22"/>
                <w:rPrChange w:id="7899" w:author="Visone Rossana (GSE)" w:date="2025-09-09T14:35:00Z" w16du:dateUtc="2025-09-09T12:35:00Z">
                  <w:rPr/>
                </w:rPrChange>
              </w:rPr>
              <w:pPrChange w:id="7900" w:author="Visone Rossana (GSE)" w:date="2025-09-23T14:31:00Z" w16du:dateUtc="2025-09-23T12:31:00Z">
                <w:pPr>
                  <w:framePr w:hSpace="141" w:vSpace="100" w:wrap="around" w:vAnchor="text" w:hAnchor="text" w:x="140"/>
                  <w:spacing w:before="60" w:after="60"/>
                  <w:jc w:val="both"/>
                </w:pPr>
              </w:pPrChange>
            </w:pPr>
            <w:r w:rsidRPr="008B1DFF">
              <w:rPr>
                <w:sz w:val="22"/>
                <w:szCs w:val="22"/>
                <w:rPrChange w:id="7901" w:author="Visone Rossana (GSE)" w:date="2025-09-09T14:35:00Z" w16du:dateUtc="2025-09-09T12:35:00Z">
                  <w:rPr/>
                </w:rPrChange>
              </w:rPr>
              <w:t>•</w:t>
            </w:r>
            <w:r>
              <w:tab/>
            </w:r>
            <w:ins w:id="7902" w:author="Santagata Fabiana (GSE)" w:date="2025-10-13T10:59:00Z">
              <w:r w:rsidR="1079DF8B" w:rsidRPr="217F82A5">
                <w:rPr>
                  <w:sz w:val="22"/>
                  <w:szCs w:val="22"/>
                </w:rPr>
                <w:t xml:space="preserve">la società consorziata di </w:t>
              </w:r>
            </w:ins>
            <w:del w:id="7903" w:author="Santagata Fabiana (GSE)" w:date="2025-10-13T10:59:00Z">
              <w:r w:rsidRPr="217F82A5" w:rsidDel="003812B9">
                <w:rPr>
                  <w:sz w:val="22"/>
                  <w:szCs w:val="22"/>
                  <w:rPrChange w:id="7904" w:author="Visone Rossana (GSE)" w:date="2025-09-09T14:35:00Z">
                    <w:rPr/>
                  </w:rPrChange>
                </w:rPr>
                <w:delText>il</w:delText>
              </w:r>
            </w:del>
            <w:ins w:id="7905" w:author="Santagata Fabiana (GSE)" w:date="2025-10-13T10:59:00Z">
              <w:r w:rsidR="77F8A8CE" w:rsidRPr="217F82A5">
                <w:rPr>
                  <w:sz w:val="22"/>
                  <w:szCs w:val="22"/>
                </w:rPr>
                <w:t>un</w:t>
              </w:r>
            </w:ins>
            <w:r w:rsidRPr="008B1DFF">
              <w:rPr>
                <w:sz w:val="22"/>
                <w:szCs w:val="22"/>
                <w:rPrChange w:id="7906" w:author="Visone Rossana (GSE)" w:date="2025-09-09T14:35:00Z" w16du:dateUtc="2025-09-09T12:35:00Z">
                  <w:rPr/>
                </w:rPrChange>
              </w:rPr>
              <w:t xml:space="preserve"> consorzio stabile,</w:t>
            </w:r>
            <w:r w:rsidR="00E74DBB" w:rsidRPr="008B1DFF">
              <w:rPr>
                <w:sz w:val="22"/>
                <w:szCs w:val="22"/>
                <w:rPrChange w:id="7907" w:author="Visone Rossana (GSE)" w:date="2025-09-09T14:35:00Z" w16du:dateUtc="2025-09-09T12:35:00Z">
                  <w:rPr/>
                </w:rPrChange>
              </w:rPr>
              <w:t xml:space="preserve"> nei casi di consorzi stabili ai sensi degli articoli 65, comma 2, lettera d), e 66, comma 1, lettera g) del decreto legislativo 31 marzo 2023, n. 36, laddove la consorziata che operi nella gestione del contratto di servizio energia o del contratto di prestazione energetica, sia in possesso della certificazione, in corso di validità, secondo la norma UNI CEI 11352</w:t>
            </w:r>
            <w:r w:rsidRPr="008B1DFF">
              <w:rPr>
                <w:sz w:val="22"/>
                <w:szCs w:val="22"/>
                <w:rPrChange w:id="7908" w:author="Visone Rossana (GSE)" w:date="2025-09-09T14:35:00Z" w16du:dateUtc="2025-09-09T12:35:00Z">
                  <w:rPr/>
                </w:rPrChange>
              </w:rPr>
              <w:t>;</w:t>
            </w:r>
          </w:p>
          <w:p w14:paraId="0EA4E461" w14:textId="055F59E5" w:rsidR="003812B9" w:rsidRPr="00B275D0" w:rsidRDefault="003812B9">
            <w:pPr>
              <w:spacing w:before="60" w:after="60" w:line="276" w:lineRule="auto"/>
              <w:jc w:val="both"/>
              <w:pPrChange w:id="7909" w:author="Visone Rossana (GSE)" w:date="2025-09-23T14:31:00Z" w16du:dateUtc="2025-09-23T12:31:00Z">
                <w:pPr>
                  <w:framePr w:hSpace="141" w:vSpace="100" w:wrap="around" w:vAnchor="text" w:hAnchor="text" w:x="140"/>
                  <w:spacing w:before="60" w:after="60"/>
                  <w:jc w:val="both"/>
                </w:pPr>
              </w:pPrChange>
            </w:pPr>
            <w:r w:rsidRPr="008B1DFF">
              <w:rPr>
                <w:sz w:val="22"/>
                <w:szCs w:val="22"/>
                <w:rPrChange w:id="7910" w:author="Visone Rossana (GSE)" w:date="2025-09-09T14:35:00Z" w16du:dateUtc="2025-09-09T12:35:00Z">
                  <w:rPr/>
                </w:rPrChange>
              </w:rPr>
              <w:t>•</w:t>
            </w:r>
            <w:r>
              <w:tab/>
            </w:r>
            <w:r w:rsidRPr="008B1DFF">
              <w:rPr>
                <w:sz w:val="22"/>
                <w:szCs w:val="22"/>
                <w:rPrChange w:id="7911" w:author="Visone Rossana (GSE)" w:date="2025-09-09T14:35:00Z" w16du:dateUtc="2025-09-09T12:35:00Z">
                  <w:rPr/>
                </w:rPrChange>
              </w:rPr>
              <w:t xml:space="preserve">la società di scopo di cui all'art. 194 del D.lgs. n. 36 del 2023 </w:t>
            </w:r>
            <w:del w:id="7912" w:author="Santagata Fabiana (GSE)" w:date="2025-10-13T11:00:00Z">
              <w:r w:rsidRPr="008B1DFF">
                <w:rPr>
                  <w:sz w:val="22"/>
                  <w:szCs w:val="22"/>
                  <w:rPrChange w:id="7913" w:author="Visone Rossana (GSE)" w:date="2025-09-09T14:35:00Z" w16du:dateUtc="2025-09-09T12:35:00Z">
                    <w:rPr/>
                  </w:rPrChange>
                </w:rPr>
                <w:delText>(Codice dei Contratti Pubblici)</w:delText>
              </w:r>
            </w:del>
            <w:r w:rsidRPr="008B1DFF">
              <w:rPr>
                <w:sz w:val="22"/>
                <w:szCs w:val="22"/>
                <w:rPrChange w:id="7914" w:author="Visone Rossana (GSE)" w:date="2025-09-09T14:35:00Z" w16du:dateUtc="2025-09-09T12:35:00Z">
                  <w:rPr/>
                </w:rPrChange>
              </w:rPr>
              <w:t xml:space="preserve"> che sottoscrive il contratto di prestazione energetica</w:t>
            </w:r>
            <w:del w:id="7915" w:author="Santagata Fabiana (GSE)" w:date="2025-10-13T11:00:00Z">
              <w:r w:rsidRPr="008B1DFF">
                <w:rPr>
                  <w:sz w:val="22"/>
                  <w:szCs w:val="22"/>
                  <w:rPrChange w:id="7916" w:author="Visone Rossana (GSE)" w:date="2025-09-09T14:35:00Z" w16du:dateUtc="2025-09-09T12:35:00Z">
                    <w:rPr/>
                  </w:rPrChange>
                </w:rPr>
                <w:delText xml:space="preserve"> di cui al decreto legislativo 102/2014</w:delText>
              </w:r>
            </w:del>
            <w:r w:rsidRPr="008B1DFF">
              <w:rPr>
                <w:sz w:val="22"/>
                <w:szCs w:val="22"/>
                <w:rPrChange w:id="7917" w:author="Visone Rossana (GSE)" w:date="2025-09-09T14:35:00Z" w16du:dateUtc="2025-09-09T12:35:00Z">
                  <w:rPr/>
                </w:rPrChange>
              </w:rPr>
              <w:t>, laddove l’impresa che l’ha costituita sia aggiudicataria della gara di affidamento con la pubblica amministrazione e sia in possesso della certificazione, in corso di validità, secondo la norma UNI CEI 11352.</w:t>
            </w:r>
          </w:p>
        </w:tc>
      </w:tr>
    </w:tbl>
    <w:p w14:paraId="5727BEF3" w14:textId="53FB1495" w:rsidR="00E4274C" w:rsidRPr="00726C50" w:rsidRDefault="00E4274C">
      <w:pPr>
        <w:pStyle w:val="TITOLO20"/>
        <w:numPr>
          <w:ilvl w:val="2"/>
          <w:numId w:val="292"/>
        </w:numPr>
        <w:ind w:left="851" w:hanging="284"/>
        <w:rPr>
          <w:rPrChange w:id="7918" w:author="Oliosi Francesco (GSE)" w:date="2025-10-15T10:47:00Z" w16du:dateUtc="2025-10-15T08:47:00Z">
            <w:rPr>
              <w:rFonts w:asciiTheme="minorHAnsi" w:hAnsiTheme="minorHAnsi" w:cstheme="minorHAnsi"/>
              <w:sz w:val="20"/>
              <w:szCs w:val="20"/>
            </w:rPr>
          </w:rPrChange>
        </w:rPr>
        <w:pPrChange w:id="7919" w:author="Oliosi Francesco (GSE)" w:date="2025-10-15T10:47:00Z" w16du:dateUtc="2025-10-15T08:47:00Z">
          <w:pPr>
            <w:pStyle w:val="Titolo3"/>
          </w:pPr>
        </w:pPrChange>
      </w:pPr>
      <w:del w:id="7920" w:author="Oliosi Francesco (GSE)" w:date="2025-10-15T10:09:00Z" w16du:dateUtc="2025-10-15T08:09:00Z">
        <w:r w:rsidRPr="00726C50">
          <w:rPr>
            <w:rPrChange w:id="7921" w:author="Oliosi Francesco (GSE)" w:date="2025-10-15T10:47:00Z" w16du:dateUtc="2025-10-15T08:47:00Z">
              <w:rPr>
                <w:rFonts w:asciiTheme="minorHAnsi" w:hAnsiTheme="minorHAnsi" w:cstheme="minorHAnsi"/>
                <w:sz w:val="20"/>
                <w:szCs w:val="20"/>
              </w:rPr>
            </w:rPrChange>
          </w:rPr>
          <w:delText xml:space="preserve">1.3.2 </w:delText>
        </w:r>
      </w:del>
      <w:bookmarkStart w:id="7922" w:name="_Toc212462272"/>
      <w:ins w:id="7923" w:author="Visone Rossana (GSE)" w:date="2025-10-24T10:07:00Z" w16du:dateUtc="2025-10-24T08:07:00Z">
        <w:r w:rsidR="002B3FBA" w:rsidRPr="00267EF7">
          <w:t>Soggetto Responsabile:</w:t>
        </w:r>
        <w:r w:rsidR="002B3FBA">
          <w:t xml:space="preserve"> </w:t>
        </w:r>
      </w:ins>
      <w:del w:id="7924" w:author="Visone Rossana (GSE)" w:date="2025-10-24T10:07:00Z" w16du:dateUtc="2025-10-24T08:07:00Z">
        <w:r w:rsidRPr="00726C50" w:rsidDel="002B3FBA">
          <w:rPr>
            <w:rPrChange w:id="7925" w:author="Oliosi Francesco (GSE)" w:date="2025-10-15T10:47:00Z" w16du:dateUtc="2025-10-15T08:47:00Z">
              <w:rPr>
                <w:rFonts w:asciiTheme="minorHAnsi" w:hAnsiTheme="minorHAnsi" w:cstheme="minorHAnsi"/>
                <w:sz w:val="20"/>
                <w:szCs w:val="20"/>
              </w:rPr>
            </w:rPrChange>
          </w:rPr>
          <w:delText>A</w:delText>
        </w:r>
      </w:del>
      <w:ins w:id="7926" w:author="Visone Rossana (GSE)" w:date="2025-10-24T10:07:00Z" w16du:dateUtc="2025-10-24T08:07:00Z">
        <w:r w:rsidR="002B3FBA">
          <w:t>a</w:t>
        </w:r>
      </w:ins>
      <w:r w:rsidRPr="00726C50">
        <w:rPr>
          <w:rPrChange w:id="7927" w:author="Oliosi Francesco (GSE)" w:date="2025-10-15T10:47:00Z" w16du:dateUtc="2025-10-15T08:47:00Z">
            <w:rPr>
              <w:rFonts w:asciiTheme="minorHAnsi" w:hAnsiTheme="minorHAnsi" w:cstheme="minorHAnsi"/>
              <w:sz w:val="20"/>
              <w:szCs w:val="20"/>
            </w:rPr>
          </w:rPrChange>
        </w:rPr>
        <w:t>ltro soggetto pubblico deputato alla gestione degli immobili</w:t>
      </w:r>
      <w:ins w:id="7928" w:author="Visone Rossana (GSE)" w:date="2025-09-25T18:26:00Z" w16du:dateUtc="2025-09-25T16:26:00Z">
        <w:r w:rsidR="00807B47" w:rsidRPr="00726C50">
          <w:rPr>
            <w:rPrChange w:id="7929" w:author="Oliosi Francesco (GSE)" w:date="2025-10-15T10:47:00Z" w16du:dateUtc="2025-10-15T08:47:00Z">
              <w:rPr>
                <w:rFonts w:asciiTheme="minorHAnsi" w:hAnsiTheme="minorHAnsi" w:cstheme="minorHAnsi"/>
                <w:sz w:val="20"/>
                <w:szCs w:val="20"/>
              </w:rPr>
            </w:rPrChange>
          </w:rPr>
          <w:t xml:space="preserve"> identificato all’art. 13, comma 1, lett. b)</w:t>
        </w:r>
      </w:ins>
      <w:bookmarkEnd w:id="7922"/>
    </w:p>
    <w:p w14:paraId="2591E153" w14:textId="2164D8C5" w:rsidR="009A0B14" w:rsidRDefault="000C04FA">
      <w:pPr>
        <w:spacing w:line="276" w:lineRule="auto"/>
        <w:jc w:val="both"/>
        <w:rPr>
          <w:ins w:id="7930" w:author="Visone Rossana (GSE)" w:date="2025-09-25T11:10:00Z" w16du:dateUtc="2025-09-25T09:10:00Z"/>
          <w:rFonts w:cs="Calibri"/>
          <w:bCs/>
          <w:sz w:val="22"/>
          <w:szCs w:val="22"/>
        </w:rPr>
      </w:pPr>
      <w:r w:rsidRPr="008B1DFF">
        <w:rPr>
          <w:rFonts w:cs="Calibri"/>
          <w:bCs/>
          <w:sz w:val="22"/>
          <w:szCs w:val="22"/>
          <w:rPrChange w:id="7931" w:author="Visone Rossana (GSE)" w:date="2025-09-09T14:35:00Z" w16du:dateUtc="2025-09-09T12:35:00Z">
            <w:rPr>
              <w:rFonts w:cs="Calibri"/>
              <w:bCs/>
            </w:rPr>
          </w:rPrChange>
        </w:rPr>
        <w:t>Ai sensi dell’art. 13, comma 1, lett. b</w:t>
      </w:r>
      <w:del w:id="7932" w:author="Santagata Fabiana (GSE)" w:date="2025-10-13T11:01:00Z">
        <w:r w:rsidRPr="008B1DFF">
          <w:rPr>
            <w:rFonts w:cs="Calibri"/>
            <w:bCs/>
            <w:sz w:val="22"/>
            <w:szCs w:val="22"/>
            <w:rPrChange w:id="7933" w:author="Visone Rossana (GSE)" w:date="2025-09-09T14:35:00Z" w16du:dateUtc="2025-09-09T12:35:00Z">
              <w:rPr>
                <w:rFonts w:cs="Calibri"/>
                <w:bCs/>
              </w:rPr>
            </w:rPrChange>
          </w:rPr>
          <w:delText>.</w:delText>
        </w:r>
      </w:del>
      <w:r w:rsidRPr="008B1DFF">
        <w:rPr>
          <w:rFonts w:cs="Calibri"/>
          <w:bCs/>
          <w:sz w:val="22"/>
          <w:szCs w:val="22"/>
          <w:rPrChange w:id="7934" w:author="Visone Rossana (GSE)" w:date="2025-09-09T14:35:00Z" w16du:dateUtc="2025-09-09T12:35:00Z">
            <w:rPr>
              <w:rFonts w:cs="Calibri"/>
              <w:bCs/>
            </w:rPr>
          </w:rPrChange>
        </w:rPr>
        <w:t>),</w:t>
      </w:r>
      <w:ins w:id="7935" w:author="Santagata Fabiana (GSE)" w:date="2025-10-13T11:01:00Z">
        <w:r w:rsidRPr="534CF4F6">
          <w:rPr>
            <w:rFonts w:cs="Calibri"/>
            <w:sz w:val="22"/>
            <w:szCs w:val="22"/>
          </w:rPr>
          <w:t xml:space="preserve"> </w:t>
        </w:r>
        <w:r w:rsidR="230A021D" w:rsidRPr="534CF4F6">
          <w:rPr>
            <w:rFonts w:cs="Calibri"/>
            <w:sz w:val="22"/>
            <w:szCs w:val="22"/>
          </w:rPr>
          <w:t>del Decreto,</w:t>
        </w:r>
      </w:ins>
      <w:r w:rsidRPr="534CF4F6">
        <w:rPr>
          <w:rFonts w:cs="Calibri"/>
          <w:sz w:val="22"/>
          <w:szCs w:val="22"/>
          <w:rPrChange w:id="7936" w:author="Visone Rossana (GSE)" w:date="2025-09-09T14:35:00Z">
            <w:rPr>
              <w:rFonts w:cs="Calibri"/>
            </w:rPr>
          </w:rPrChange>
        </w:rPr>
        <w:t xml:space="preserve"> </w:t>
      </w:r>
      <w:r w:rsidRPr="008B1DFF">
        <w:rPr>
          <w:rFonts w:cs="Calibri"/>
          <w:bCs/>
          <w:sz w:val="22"/>
          <w:szCs w:val="22"/>
          <w:rPrChange w:id="7937" w:author="Visone Rossana (GSE)" w:date="2025-09-09T14:35:00Z" w16du:dateUtc="2025-09-09T12:35:00Z">
            <w:rPr>
              <w:rFonts w:cs="Calibri"/>
              <w:bCs/>
            </w:rPr>
          </w:rPrChange>
        </w:rPr>
        <w:t>le Pubbliche Amministrazioni possono accedere agli incentivi</w:t>
      </w:r>
      <w:ins w:id="7938" w:author="Santagata Fabiana (GSE)" w:date="2025-10-13T11:01:00Z">
        <w:r w:rsidR="2F5220B0" w:rsidRPr="534CF4F6">
          <w:rPr>
            <w:rFonts w:cs="Calibri"/>
            <w:sz w:val="22"/>
            <w:szCs w:val="22"/>
          </w:rPr>
          <w:t>, oltre che</w:t>
        </w:r>
      </w:ins>
      <w:r w:rsidRPr="008B1DFF">
        <w:rPr>
          <w:rFonts w:cs="Calibri"/>
          <w:bCs/>
          <w:sz w:val="22"/>
          <w:szCs w:val="22"/>
          <w:rPrChange w:id="7939" w:author="Visone Rossana (GSE)" w:date="2025-09-09T14:35:00Z" w16du:dateUtc="2025-09-09T12:35:00Z">
            <w:rPr>
              <w:rFonts w:cs="Calibri"/>
              <w:bCs/>
            </w:rPr>
          </w:rPrChange>
        </w:rPr>
        <w:t xml:space="preserve"> direttamente o</w:t>
      </w:r>
      <w:ins w:id="7940" w:author="Santagata Fabiana (GSE)" w:date="2025-10-13T11:01:00Z">
        <w:r w:rsidRPr="534CF4F6">
          <w:rPr>
            <w:rFonts w:cs="Calibri"/>
            <w:sz w:val="22"/>
            <w:szCs w:val="22"/>
          </w:rPr>
          <w:t xml:space="preserve"> </w:t>
        </w:r>
      </w:ins>
      <w:ins w:id="7941" w:author="Santagata Fabiana (GSE)" w:date="2025-10-13T11:02:00Z">
        <w:r w:rsidR="0BD08D02" w:rsidRPr="534CF4F6">
          <w:rPr>
            <w:rFonts w:cs="Calibri"/>
            <w:sz w:val="22"/>
            <w:szCs w:val="22"/>
          </w:rPr>
          <w:t>avvalendosi di una ESC</w:t>
        </w:r>
      </w:ins>
      <w:r w:rsidRPr="534CF4F6">
        <w:rPr>
          <w:rFonts w:cs="Calibri"/>
          <w:sz w:val="22"/>
          <w:szCs w:val="22"/>
          <w:rPrChange w:id="7942" w:author="Visone Rossana (GSE)" w:date="2025-09-09T14:35:00Z">
            <w:rPr>
              <w:rFonts w:cs="Calibri"/>
            </w:rPr>
          </w:rPrChange>
        </w:rPr>
        <w:t>o</w:t>
      </w:r>
      <w:ins w:id="7943" w:author="Santagata Fabiana (GSE)" w:date="2025-10-13T11:02:00Z">
        <w:r w:rsidR="0BD08D02" w:rsidRPr="534CF4F6">
          <w:rPr>
            <w:rFonts w:cs="Calibri"/>
            <w:sz w:val="22"/>
            <w:szCs w:val="22"/>
          </w:rPr>
          <w:t>,</w:t>
        </w:r>
      </w:ins>
      <w:r w:rsidRPr="534CF4F6">
        <w:rPr>
          <w:rFonts w:cs="Calibri"/>
          <w:sz w:val="22"/>
          <w:szCs w:val="22"/>
          <w:rPrChange w:id="7944" w:author="Visone Rossana (GSE)" w:date="2025-09-09T14:35:00Z">
            <w:rPr>
              <w:rFonts w:cs="Calibri"/>
            </w:rPr>
          </w:rPrChange>
        </w:rPr>
        <w:t xml:space="preserve"> anche</w:t>
      </w:r>
      <w:ins w:id="7945" w:author="Santagata Fabiana (GSE)" w:date="2025-10-13T11:02:00Z">
        <w:r w:rsidR="64656E74" w:rsidRPr="534CF4F6">
          <w:rPr>
            <w:rFonts w:cs="Calibri"/>
            <w:sz w:val="22"/>
            <w:szCs w:val="22"/>
          </w:rPr>
          <w:t xml:space="preserve"> avvalendosi</w:t>
        </w:r>
      </w:ins>
      <w:r w:rsidRPr="008B1DFF">
        <w:rPr>
          <w:rFonts w:cs="Calibri"/>
          <w:bCs/>
          <w:sz w:val="22"/>
          <w:szCs w:val="22"/>
          <w:rPrChange w:id="7946" w:author="Visone Rossana (GSE)" w:date="2025-09-09T14:35:00Z" w16du:dateUtc="2025-09-09T12:35:00Z">
            <w:rPr>
              <w:rFonts w:cs="Calibri"/>
              <w:bCs/>
            </w:rPr>
          </w:rPrChange>
        </w:rPr>
        <w:t xml:space="preserve"> </w:t>
      </w:r>
      <w:del w:id="7947" w:author="Santagata Fabiana (GSE)" w:date="2025-10-13T11:02:00Z">
        <w:r w:rsidRPr="008B1DFF">
          <w:rPr>
            <w:rFonts w:cs="Calibri"/>
            <w:bCs/>
            <w:sz w:val="22"/>
            <w:szCs w:val="22"/>
            <w:rPrChange w:id="7948" w:author="Visone Rossana (GSE)" w:date="2025-09-09T14:35:00Z" w16du:dateUtc="2025-09-09T12:35:00Z">
              <w:rPr>
                <w:rFonts w:cs="Calibri"/>
                <w:bCs/>
              </w:rPr>
            </w:rPrChange>
          </w:rPr>
          <w:delText>per il t</w:delText>
        </w:r>
      </w:del>
      <w:r w:rsidRPr="008B1DFF">
        <w:rPr>
          <w:rFonts w:cs="Calibri"/>
          <w:bCs/>
          <w:sz w:val="22"/>
          <w:szCs w:val="22"/>
          <w:rPrChange w:id="7949" w:author="Visone Rossana (GSE)" w:date="2025-09-09T14:35:00Z" w16du:dateUtc="2025-09-09T12:35:00Z">
            <w:rPr>
              <w:rFonts w:cs="Calibri"/>
              <w:bCs/>
            </w:rPr>
          </w:rPrChange>
        </w:rPr>
        <w:t>r</w:t>
      </w:r>
      <w:del w:id="7950" w:author="Santagata Fabiana (GSE)" w:date="2025-10-13T11:02:00Z">
        <w:r w:rsidRPr="008B1DFF">
          <w:rPr>
            <w:rFonts w:cs="Calibri"/>
            <w:bCs/>
            <w:sz w:val="22"/>
            <w:szCs w:val="22"/>
            <w:rPrChange w:id="7951" w:author="Visone Rossana (GSE)" w:date="2025-09-09T14:35:00Z" w16du:dateUtc="2025-09-09T12:35:00Z">
              <w:rPr>
                <w:rFonts w:cs="Calibri"/>
                <w:bCs/>
              </w:rPr>
            </w:rPrChange>
          </w:rPr>
          <w:delText xml:space="preserve">amite </w:delText>
        </w:r>
      </w:del>
      <w:r w:rsidRPr="008B1DFF">
        <w:rPr>
          <w:rFonts w:cs="Calibri"/>
          <w:bCs/>
          <w:sz w:val="22"/>
          <w:szCs w:val="22"/>
          <w:rPrChange w:id="7952" w:author="Visone Rossana (GSE)" w:date="2025-09-09T14:35:00Z" w16du:dateUtc="2025-09-09T12:35:00Z">
            <w:rPr>
              <w:rFonts w:cs="Calibri"/>
              <w:bCs/>
            </w:rPr>
          </w:rPrChange>
        </w:rPr>
        <w:t>di a</w:t>
      </w:r>
      <w:commentRangeStart w:id="7953"/>
      <w:r w:rsidRPr="008B1DFF">
        <w:rPr>
          <w:rFonts w:cs="Calibri"/>
          <w:bCs/>
          <w:sz w:val="22"/>
          <w:szCs w:val="22"/>
          <w:rPrChange w:id="7954" w:author="Visone Rossana (GSE)" w:date="2025-09-09T14:35:00Z" w16du:dateUtc="2025-09-09T12:35:00Z">
            <w:rPr>
              <w:rFonts w:cs="Calibri"/>
              <w:bCs/>
            </w:rPr>
          </w:rPrChange>
        </w:rPr>
        <w:t>ltro soggetto pubblico deputato alla gestione</w:t>
      </w:r>
      <w:commentRangeEnd w:id="7953"/>
      <w:r w:rsidR="00D3225B" w:rsidRPr="008B1DFF">
        <w:rPr>
          <w:rStyle w:val="Rimandocommento"/>
          <w:rFonts w:cs="Calibri"/>
          <w:bCs/>
          <w:sz w:val="22"/>
          <w:szCs w:val="22"/>
          <w:rPrChange w:id="7955" w:author="Visone Rossana (GSE)" w:date="2025-09-09T14:35:00Z" w16du:dateUtc="2025-09-09T12:35:00Z">
            <w:rPr>
              <w:rStyle w:val="Rimandocommento"/>
              <w:rFonts w:cs="Calibri"/>
              <w:bCs/>
              <w:sz w:val="24"/>
            </w:rPr>
          </w:rPrChange>
        </w:rPr>
        <w:commentReference w:id="7953"/>
      </w:r>
      <w:r w:rsidRPr="008B1DFF">
        <w:rPr>
          <w:rFonts w:cs="Calibri"/>
          <w:bCs/>
          <w:sz w:val="22"/>
          <w:szCs w:val="22"/>
          <w:rPrChange w:id="7956" w:author="Visone Rossana (GSE)" w:date="2025-09-09T14:35:00Z" w16du:dateUtc="2025-09-09T12:35:00Z">
            <w:rPr>
              <w:rFonts w:cs="Calibri"/>
              <w:bCs/>
            </w:rPr>
          </w:rPrChange>
        </w:rPr>
        <w:t xml:space="preserve"> degli immobili oggetto degli interventi o di </w:t>
      </w:r>
      <w:ins w:id="7957" w:author="Santagata Fabiana (GSE)" w:date="2025-10-13T11:02:00Z">
        <w:r w:rsidR="500C1FDE" w:rsidRPr="534CF4F6">
          <w:rPr>
            <w:rFonts w:cs="Calibri"/>
            <w:sz w:val="22"/>
            <w:szCs w:val="22"/>
          </w:rPr>
          <w:t>un soggetto pubblico</w:t>
        </w:r>
      </w:ins>
      <w:del w:id="7958" w:author="Santagata Fabiana (GSE)" w:date="2025-10-13T11:02:00Z">
        <w:r w:rsidRPr="534CF4F6" w:rsidDel="000C04FA">
          <w:rPr>
            <w:rFonts w:cs="Calibri"/>
            <w:sz w:val="22"/>
            <w:szCs w:val="22"/>
            <w:rPrChange w:id="7959" w:author="Visone Rossana (GSE)" w:date="2025-09-09T14:35:00Z">
              <w:rPr>
                <w:rFonts w:cs="Calibri"/>
              </w:rPr>
            </w:rPrChange>
          </w:rPr>
          <w:delText>quelli</w:delText>
        </w:r>
      </w:del>
      <w:r w:rsidRPr="534CF4F6">
        <w:rPr>
          <w:rFonts w:cs="Calibri"/>
          <w:sz w:val="22"/>
          <w:szCs w:val="22"/>
          <w:rPrChange w:id="7960" w:author="Visone Rossana (GSE)" w:date="2025-09-09T14:35:00Z">
            <w:rPr>
              <w:rFonts w:cs="Calibri"/>
            </w:rPr>
          </w:rPrChange>
        </w:rPr>
        <w:t xml:space="preserve"> prepost</w:t>
      </w:r>
      <w:del w:id="7961" w:author="Santagata Fabiana (GSE)" w:date="2025-10-13T11:02:00Z">
        <w:r w:rsidRPr="534CF4F6" w:rsidDel="000C04FA">
          <w:rPr>
            <w:rFonts w:cs="Calibri"/>
            <w:sz w:val="22"/>
            <w:szCs w:val="22"/>
            <w:rPrChange w:id="7962" w:author="Visone Rossana (GSE)" w:date="2025-09-09T14:35:00Z">
              <w:rPr>
                <w:rFonts w:cs="Calibri"/>
              </w:rPr>
            </w:rPrChange>
          </w:rPr>
          <w:delText>i</w:delText>
        </w:r>
      </w:del>
      <w:ins w:id="7963" w:author="Santagata Fabiana (GSE)" w:date="2025-10-13T11:02:00Z">
        <w:r w:rsidR="3EC446B1" w:rsidRPr="534CF4F6">
          <w:rPr>
            <w:rFonts w:cs="Calibri"/>
            <w:sz w:val="22"/>
            <w:szCs w:val="22"/>
          </w:rPr>
          <w:t>o</w:t>
        </w:r>
      </w:ins>
      <w:r w:rsidRPr="008B1DFF">
        <w:rPr>
          <w:rFonts w:cs="Calibri"/>
          <w:bCs/>
          <w:sz w:val="22"/>
          <w:szCs w:val="22"/>
          <w:rPrChange w:id="7964" w:author="Visone Rossana (GSE)" w:date="2025-09-09T14:35:00Z" w16du:dateUtc="2025-09-09T12:35:00Z">
            <w:rPr>
              <w:rFonts w:cs="Calibri"/>
              <w:bCs/>
            </w:rPr>
          </w:rPrChange>
        </w:rPr>
        <w:t xml:space="preserve">, ai sensi della normativa vigente, all’attuazione dei medesimi interventi, </w:t>
      </w:r>
      <w:del w:id="7965" w:author="Visone Rossana (GSE)" w:date="2025-09-25T11:11:00Z" w16du:dateUtc="2025-09-25T09:11:00Z">
        <w:r w:rsidRPr="00DD2B93" w:rsidDel="009A0B14">
          <w:rPr>
            <w:rFonts w:cs="Calibri"/>
            <w:bCs/>
            <w:strike/>
            <w:sz w:val="22"/>
            <w:szCs w:val="22"/>
            <w:highlight w:val="cyan"/>
            <w:rPrChange w:id="7966" w:author="Sala Riunioni 628" w:date="2025-09-24T16:42:00Z" w16du:dateUtc="2025-09-24T14:42:00Z">
              <w:rPr>
                <w:rFonts w:cs="Calibri"/>
                <w:bCs/>
              </w:rPr>
            </w:rPrChange>
          </w:rPr>
          <w:delText>tra i quali, l’Agenzia del Demanio o i provveditorati alle opere pubbliche</w:delText>
        </w:r>
        <w:r w:rsidRPr="008B1DFF" w:rsidDel="009A0B14">
          <w:rPr>
            <w:rFonts w:cs="Calibri"/>
            <w:bCs/>
            <w:sz w:val="22"/>
            <w:szCs w:val="22"/>
            <w:rPrChange w:id="7967" w:author="Visone Rossana (GSE)" w:date="2025-09-09T14:35:00Z" w16du:dateUtc="2025-09-09T12:35:00Z">
              <w:rPr>
                <w:rFonts w:cs="Calibri"/>
                <w:bCs/>
              </w:rPr>
            </w:rPrChange>
          </w:rPr>
          <w:delText xml:space="preserve"> </w:delText>
        </w:r>
      </w:del>
      <w:r w:rsidRPr="008B1DFF">
        <w:rPr>
          <w:rFonts w:cs="Calibri"/>
          <w:bCs/>
          <w:sz w:val="22"/>
          <w:szCs w:val="22"/>
          <w:rPrChange w:id="7968" w:author="Visone Rossana (GSE)" w:date="2025-09-09T14:35:00Z" w16du:dateUtc="2025-09-09T12:35:00Z">
            <w:rPr>
              <w:rFonts w:cs="Calibri"/>
              <w:bCs/>
            </w:rPr>
          </w:rPrChange>
        </w:rPr>
        <w:t>che agiranno</w:t>
      </w:r>
      <w:r w:rsidR="00BE3D29" w:rsidRPr="008B1DFF">
        <w:rPr>
          <w:rFonts w:cs="Calibri"/>
          <w:bCs/>
          <w:sz w:val="22"/>
          <w:szCs w:val="22"/>
          <w:rPrChange w:id="7969" w:author="Visone Rossana (GSE)" w:date="2025-09-09T14:35:00Z" w16du:dateUtc="2025-09-09T12:35:00Z">
            <w:rPr>
              <w:rFonts w:cs="Calibri"/>
              <w:bCs/>
            </w:rPr>
          </w:rPrChange>
        </w:rPr>
        <w:t>, dunque,</w:t>
      </w:r>
      <w:r w:rsidRPr="008B1DFF">
        <w:rPr>
          <w:rFonts w:cs="Calibri"/>
          <w:bCs/>
          <w:sz w:val="22"/>
          <w:szCs w:val="22"/>
          <w:rPrChange w:id="7970" w:author="Visone Rossana (GSE)" w:date="2025-09-09T14:35:00Z" w16du:dateUtc="2025-09-09T12:35:00Z">
            <w:rPr>
              <w:rFonts w:cs="Calibri"/>
              <w:bCs/>
            </w:rPr>
          </w:rPrChange>
        </w:rPr>
        <w:t xml:space="preserve"> in qualità di Soggetto Responsabile.</w:t>
      </w:r>
      <w:ins w:id="7971" w:author="Sala Riunioni 628" w:date="2025-09-24T16:38:00Z" w16du:dateUtc="2025-09-24T14:38:00Z">
        <w:del w:id="7972" w:author="Visone Rossana (GSE)" w:date="2025-09-25T11:10:00Z" w16du:dateUtc="2025-09-25T09:10:00Z">
          <w:r w:rsidR="00DD2B93" w:rsidDel="009A0B14">
            <w:rPr>
              <w:rFonts w:cs="Calibri"/>
              <w:bCs/>
              <w:sz w:val="22"/>
              <w:szCs w:val="22"/>
            </w:rPr>
            <w:delText xml:space="preserve"> </w:delText>
          </w:r>
        </w:del>
      </w:ins>
      <w:ins w:id="7973" w:author="Sala Riunioni 628" w:date="2025-09-24T16:39:00Z" w16du:dateUtc="2025-09-24T14:39:00Z">
        <w:del w:id="7974" w:author="Visone Rossana (GSE)" w:date="2025-09-25T11:10:00Z" w16du:dateUtc="2025-09-25T09:10:00Z">
          <w:r w:rsidR="00DD2B93" w:rsidDel="009A0B14">
            <w:rPr>
              <w:rFonts w:cs="Calibri"/>
              <w:bCs/>
              <w:sz w:val="22"/>
              <w:szCs w:val="22"/>
            </w:rPr>
            <w:delText xml:space="preserve">+ </w:delText>
          </w:r>
        </w:del>
      </w:ins>
    </w:p>
    <w:p w14:paraId="363F4279" w14:textId="699F234D" w:rsidR="000C04FA" w:rsidRPr="008B1DFF" w:rsidDel="009A0B14" w:rsidRDefault="00AB5BE9">
      <w:pPr>
        <w:spacing w:line="276" w:lineRule="auto"/>
        <w:jc w:val="both"/>
        <w:rPr>
          <w:del w:id="7975" w:author="Visone Rossana (GSE)" w:date="2025-09-25T11:10:00Z" w16du:dateUtc="2025-09-25T09:10:00Z"/>
          <w:rFonts w:cs="Calibri"/>
          <w:bCs/>
          <w:sz w:val="22"/>
          <w:szCs w:val="22"/>
          <w:rPrChange w:id="7976" w:author="Visone Rossana (GSE)" w:date="2025-09-09T14:35:00Z" w16du:dateUtc="2025-09-09T12:35:00Z">
            <w:rPr>
              <w:del w:id="7977" w:author="Visone Rossana (GSE)" w:date="2025-09-25T11:10:00Z" w16du:dateUtc="2025-09-25T09:10:00Z"/>
              <w:rFonts w:cs="Calibri"/>
              <w:bCs/>
            </w:rPr>
          </w:rPrChange>
        </w:rPr>
        <w:pPrChange w:id="7978" w:author="Visone Rossana (GSE)" w:date="2025-09-09T14:35:00Z" w16du:dateUtc="2025-09-09T12:35:00Z">
          <w:pPr>
            <w:jc w:val="both"/>
          </w:pPr>
        </w:pPrChange>
      </w:pPr>
      <w:ins w:id="7979" w:author="Visone Rossana (GSE)" w:date="2025-09-25T11:13:00Z" w16du:dateUtc="2025-09-25T09:13:00Z">
        <w:r w:rsidRPr="00F23038">
          <w:rPr>
            <w:rFonts w:cstheme="minorHAnsi"/>
            <w:sz w:val="22"/>
            <w:szCs w:val="22"/>
          </w:rPr>
          <w:t>I</w:t>
        </w:r>
        <w:r>
          <w:rPr>
            <w:rFonts w:cstheme="minorHAnsi"/>
            <w:sz w:val="22"/>
            <w:szCs w:val="22"/>
          </w:rPr>
          <w:t xml:space="preserve">n fase di trasmissione della richiesta d’incentivo, </w:t>
        </w:r>
      </w:ins>
      <w:ins w:id="7980" w:author="Visone Rossana (GSE)" w:date="2025-09-25T11:29:00Z" w16du:dateUtc="2025-09-25T09:29:00Z">
        <w:r w:rsidR="00B83086">
          <w:rPr>
            <w:rFonts w:cstheme="minorHAnsi"/>
            <w:sz w:val="22"/>
            <w:szCs w:val="22"/>
          </w:rPr>
          <w:t xml:space="preserve">il </w:t>
        </w:r>
      </w:ins>
      <w:ins w:id="7981" w:author="Visone Rossana (GSE)" w:date="2025-09-25T11:29:00Z">
        <w:r w:rsidR="00B83086" w:rsidRPr="534CF4F6">
          <w:rPr>
            <w:rFonts w:cstheme="minorBidi"/>
            <w:sz w:val="22"/>
            <w:szCs w:val="22"/>
          </w:rPr>
          <w:t>S</w:t>
        </w:r>
      </w:ins>
      <w:ins w:id="7982" w:author="Santagata Fabiana (GSE)" w:date="2025-10-13T11:03:00Z">
        <w:r w:rsidR="0C01703D" w:rsidRPr="534CF4F6">
          <w:rPr>
            <w:rFonts w:cstheme="minorBidi"/>
            <w:sz w:val="22"/>
            <w:szCs w:val="22"/>
          </w:rPr>
          <w:t xml:space="preserve">oggetto </w:t>
        </w:r>
      </w:ins>
      <w:ins w:id="7983" w:author="Visone Rossana (GSE)" w:date="2025-09-25T11:29:00Z">
        <w:r w:rsidR="00B83086" w:rsidRPr="534CF4F6">
          <w:rPr>
            <w:rFonts w:cstheme="minorBidi"/>
            <w:sz w:val="22"/>
            <w:szCs w:val="22"/>
          </w:rPr>
          <w:t>R</w:t>
        </w:r>
      </w:ins>
      <w:ins w:id="7984" w:author="Santagata Fabiana (GSE)" w:date="2025-10-13T11:03:00Z">
        <w:r w:rsidR="72C61447" w:rsidRPr="534CF4F6">
          <w:rPr>
            <w:rFonts w:cstheme="minorBidi"/>
            <w:sz w:val="22"/>
            <w:szCs w:val="22"/>
          </w:rPr>
          <w:t>esponsabile</w:t>
        </w:r>
      </w:ins>
      <w:ins w:id="7985" w:author="Visone Rossana (GSE)" w:date="2025-09-25T11:29:00Z" w16du:dateUtc="2025-09-25T09:29:00Z">
        <w:r w:rsidR="00B83086">
          <w:rPr>
            <w:rFonts w:cstheme="minorHAnsi"/>
            <w:sz w:val="22"/>
            <w:szCs w:val="22"/>
          </w:rPr>
          <w:t xml:space="preserve"> </w:t>
        </w:r>
      </w:ins>
      <w:ins w:id="7986" w:author="Visone Rossana (GSE)" w:date="2025-09-25T11:13:00Z" w16du:dateUtc="2025-09-25T09:13:00Z">
        <w:r>
          <w:rPr>
            <w:rFonts w:cstheme="minorHAnsi"/>
            <w:sz w:val="22"/>
            <w:szCs w:val="22"/>
          </w:rPr>
          <w:t>dovrà dichiara</w:t>
        </w:r>
      </w:ins>
      <w:ins w:id="7987" w:author="Visone Rossana (GSE)" w:date="2025-09-25T11:29:00Z" w16du:dateUtc="2025-09-25T09:29:00Z">
        <w:r w:rsidR="00B83086">
          <w:rPr>
            <w:rFonts w:cstheme="minorHAnsi"/>
            <w:sz w:val="22"/>
            <w:szCs w:val="22"/>
          </w:rPr>
          <w:t>re</w:t>
        </w:r>
      </w:ins>
      <w:ins w:id="7988" w:author="Visone Rossana (GSE)" w:date="2025-09-25T11:13:00Z" w16du:dateUtc="2025-09-25T09:13:00Z">
        <w:r>
          <w:rPr>
            <w:rFonts w:cstheme="minorHAnsi"/>
            <w:sz w:val="22"/>
            <w:szCs w:val="22"/>
          </w:rPr>
          <w:t xml:space="preserve">, sul Portaltermico e tramite DSAN redatta in conformità al modello </w:t>
        </w:r>
        <w:r w:rsidRPr="00F23038">
          <w:rPr>
            <w:rFonts w:cstheme="minorHAnsi"/>
            <w:sz w:val="22"/>
            <w:szCs w:val="22"/>
            <w:highlight w:val="yellow"/>
          </w:rPr>
          <w:t>X</w:t>
        </w:r>
        <w:r>
          <w:rPr>
            <w:rFonts w:cstheme="minorHAnsi"/>
            <w:sz w:val="22"/>
            <w:szCs w:val="22"/>
          </w:rPr>
          <w:t>,</w:t>
        </w:r>
      </w:ins>
      <w:ins w:id="7989" w:author="Visone Rossana (GSE)" w:date="2025-09-25T11:14:00Z" w16du:dateUtc="2025-09-25T09:14:00Z">
        <w:r w:rsidR="00365F4B">
          <w:rPr>
            <w:rFonts w:cstheme="minorHAnsi"/>
            <w:sz w:val="22"/>
            <w:szCs w:val="22"/>
          </w:rPr>
          <w:t xml:space="preserve"> </w:t>
        </w:r>
      </w:ins>
      <w:ins w:id="7990" w:author="Visone Rossana (GSE)" w:date="2025-09-25T11:31:00Z" w16du:dateUtc="2025-09-25T09:31:00Z">
        <w:r w:rsidR="00B83086">
          <w:rPr>
            <w:rFonts w:cstheme="minorHAnsi"/>
            <w:sz w:val="22"/>
            <w:szCs w:val="22"/>
          </w:rPr>
          <w:t>di</w:t>
        </w:r>
      </w:ins>
      <w:ins w:id="7991" w:author="Visone Rossana (GSE)" w:date="2025-09-25T11:32:00Z" w16du:dateUtc="2025-09-25T09:32:00Z">
        <w:r w:rsidR="00B83086">
          <w:rPr>
            <w:rFonts w:cstheme="minorHAnsi"/>
            <w:sz w:val="22"/>
            <w:szCs w:val="22"/>
          </w:rPr>
          <w:t xml:space="preserve"> identificarsi in</w:t>
        </w:r>
      </w:ins>
      <w:ins w:id="7992" w:author="Visone Rossana (GSE)" w:date="2025-09-25T11:26:00Z" w16du:dateUtc="2025-09-25T09:26:00Z">
        <w:r w:rsidR="00B83086">
          <w:rPr>
            <w:rFonts w:cstheme="minorHAnsi"/>
            <w:sz w:val="22"/>
            <w:szCs w:val="22"/>
          </w:rPr>
          <w:t xml:space="preserve"> “</w:t>
        </w:r>
      </w:ins>
      <w:ins w:id="7993" w:author="Visone Rossana (GSE)" w:date="2025-09-25T11:15:00Z" w16du:dateUtc="2025-09-25T09:15:00Z">
        <w:r w:rsidR="00365F4B" w:rsidRPr="00B83086">
          <w:rPr>
            <w:rFonts w:cstheme="minorHAnsi"/>
            <w:i/>
            <w:iCs/>
            <w:sz w:val="22"/>
            <w:szCs w:val="22"/>
            <w:rPrChange w:id="7994" w:author="Visone Rossana (GSE)" w:date="2025-09-25T11:32:00Z" w16du:dateUtc="2025-09-25T09:32:00Z">
              <w:rPr>
                <w:rFonts w:cstheme="minorHAnsi"/>
                <w:sz w:val="22"/>
                <w:szCs w:val="22"/>
              </w:rPr>
            </w:rPrChange>
          </w:rPr>
          <w:t xml:space="preserve">soggetto pubblico </w:t>
        </w:r>
      </w:ins>
      <w:ins w:id="7995" w:author="Visone Rossana (GSE)" w:date="2025-09-25T11:26:00Z" w16du:dateUtc="2025-09-25T09:26:00Z">
        <w:r w:rsidR="00B83086" w:rsidRPr="00B83086">
          <w:rPr>
            <w:rFonts w:cstheme="minorHAnsi"/>
            <w:i/>
            <w:iCs/>
            <w:sz w:val="22"/>
            <w:szCs w:val="22"/>
            <w:rPrChange w:id="7996" w:author="Visone Rossana (GSE)" w:date="2025-09-25T11:32:00Z" w16du:dateUtc="2025-09-25T09:32:00Z">
              <w:rPr>
                <w:rFonts w:cstheme="minorHAnsi"/>
                <w:sz w:val="22"/>
                <w:szCs w:val="22"/>
              </w:rPr>
            </w:rPrChange>
          </w:rPr>
          <w:t xml:space="preserve">deputato alla gestione </w:t>
        </w:r>
      </w:ins>
      <w:ins w:id="7997" w:author="Visone Rossana (GSE)" w:date="2025-09-25T11:27:00Z" w16du:dateUtc="2025-09-25T09:27:00Z">
        <w:r w:rsidR="00B83086" w:rsidRPr="00B83086">
          <w:rPr>
            <w:rFonts w:cstheme="minorHAnsi"/>
            <w:i/>
            <w:iCs/>
            <w:sz w:val="22"/>
            <w:szCs w:val="22"/>
            <w:rPrChange w:id="7998" w:author="Visone Rossana (GSE)" w:date="2025-09-25T11:32:00Z" w16du:dateUtc="2025-09-25T09:32:00Z">
              <w:rPr>
                <w:rFonts w:cstheme="minorHAnsi"/>
                <w:sz w:val="22"/>
                <w:szCs w:val="22"/>
              </w:rPr>
            </w:rPrChange>
          </w:rPr>
          <w:t>degli immobili di cui all’art. 13, comma 1, lett. b)</w:t>
        </w:r>
      </w:ins>
      <w:ins w:id="7999" w:author="Visone Rossana (GSE)" w:date="2025-09-25T11:28:00Z" w16du:dateUtc="2025-09-25T09:28:00Z">
        <w:r w:rsidR="00B83086">
          <w:rPr>
            <w:rFonts w:cstheme="minorHAnsi"/>
            <w:sz w:val="22"/>
            <w:szCs w:val="22"/>
          </w:rPr>
          <w:t>” del Decreto</w:t>
        </w:r>
      </w:ins>
      <w:ins w:id="8000" w:author="Visone Rossana (GSE)" w:date="2025-09-25T11:27:00Z" w16du:dateUtc="2025-09-25T09:27:00Z">
        <w:r w:rsidR="00B83086">
          <w:rPr>
            <w:rFonts w:cstheme="minorHAnsi"/>
            <w:sz w:val="22"/>
            <w:szCs w:val="22"/>
          </w:rPr>
          <w:t>.</w:t>
        </w:r>
      </w:ins>
      <w:ins w:id="8001" w:author="Sala Riunioni 628" w:date="2025-09-24T16:39:00Z" w16du:dateUtc="2025-09-24T14:39:00Z">
        <w:del w:id="8002" w:author="Visone Rossana (GSE)" w:date="2025-09-25T11:10:00Z" w16du:dateUtc="2025-09-25T09:10:00Z">
          <w:r w:rsidR="00DD2B93" w:rsidRPr="00DD2B93" w:rsidDel="009A0B14">
            <w:rPr>
              <w:rFonts w:cs="Calibri"/>
              <w:bCs/>
              <w:sz w:val="22"/>
              <w:szCs w:val="22"/>
              <w:highlight w:val="cyan"/>
              <w:rPrChange w:id="8003" w:author="Sala Riunioni 628" w:date="2025-09-24T16:39:00Z" w16du:dateUtc="2025-09-24T14:39:00Z">
                <w:rPr>
                  <w:rFonts w:cs="Calibri"/>
                  <w:bCs/>
                  <w:sz w:val="22"/>
                  <w:szCs w:val="22"/>
                </w:rPr>
              </w:rPrChange>
            </w:rPr>
            <w:delText>DSAN d</w:delText>
          </w:r>
        </w:del>
      </w:ins>
      <w:ins w:id="8004" w:author="Sala Riunioni 628" w:date="2025-09-24T16:41:00Z" w16du:dateUtc="2025-09-24T14:41:00Z">
        <w:del w:id="8005" w:author="Visone Rossana (GSE)" w:date="2025-09-25T11:10:00Z" w16du:dateUtc="2025-09-25T09:10:00Z">
          <w:r w:rsidR="00DD2B93" w:rsidDel="009A0B14">
            <w:rPr>
              <w:rFonts w:cs="Calibri"/>
              <w:bCs/>
              <w:sz w:val="22"/>
              <w:szCs w:val="22"/>
              <w:highlight w:val="cyan"/>
            </w:rPr>
            <w:delText>ichiara che ricada in fattispecie</w:delText>
          </w:r>
        </w:del>
      </w:ins>
    </w:p>
    <w:p w14:paraId="68C92EBE" w14:textId="77777777" w:rsidR="00DD2B93" w:rsidRDefault="00DD2B93">
      <w:pPr>
        <w:spacing w:line="276" w:lineRule="auto"/>
        <w:jc w:val="both"/>
        <w:rPr>
          <w:ins w:id="8006" w:author="Sala Riunioni 628" w:date="2025-09-24T16:41:00Z" w16du:dateUtc="2025-09-24T14:41:00Z"/>
          <w:rFonts w:cs="Calibri"/>
          <w:bCs/>
          <w:sz w:val="22"/>
          <w:szCs w:val="22"/>
          <w:highlight w:val="yellow"/>
        </w:rPr>
      </w:pPr>
    </w:p>
    <w:p w14:paraId="0228A174" w14:textId="77777777" w:rsidR="00D3225B" w:rsidRDefault="00DD2B93">
      <w:pPr>
        <w:spacing w:line="276" w:lineRule="auto"/>
        <w:jc w:val="both"/>
        <w:rPr>
          <w:ins w:id="8007" w:author="Visone Rossana (GSE)" w:date="2025-09-25T11:11:00Z" w16du:dateUtc="2025-09-25T09:11:00Z"/>
          <w:rFonts w:cs="Calibri"/>
          <w:bCs/>
          <w:sz w:val="22"/>
          <w:szCs w:val="22"/>
          <w:highlight w:val="yellow"/>
        </w:rPr>
      </w:pPr>
      <w:ins w:id="8008" w:author="Sala Riunioni 628" w:date="2025-09-24T16:41:00Z" w16du:dateUtc="2025-09-24T14:41:00Z">
        <w:r>
          <w:rPr>
            <w:rFonts w:cs="Calibri"/>
            <w:bCs/>
            <w:sz w:val="22"/>
            <w:szCs w:val="22"/>
            <w:highlight w:val="yellow"/>
          </w:rPr>
          <w:t xml:space="preserve"> </w:t>
        </w:r>
      </w:ins>
    </w:p>
    <w:p w14:paraId="42F702DE" w14:textId="62FFD17F" w:rsidR="00BE3D29" w:rsidRPr="008B1DFF" w:rsidRDefault="003812B9">
      <w:pPr>
        <w:spacing w:line="276" w:lineRule="auto"/>
        <w:jc w:val="both"/>
        <w:rPr>
          <w:rFonts w:cs="Calibri"/>
          <w:bCs/>
          <w:sz w:val="22"/>
          <w:szCs w:val="22"/>
          <w:rPrChange w:id="8009" w:author="Visone Rossana (GSE)" w:date="2025-09-09T14:35:00Z" w16du:dateUtc="2025-09-09T12:35:00Z">
            <w:rPr>
              <w:rFonts w:cs="Calibri"/>
              <w:bCs/>
            </w:rPr>
          </w:rPrChange>
        </w:rPr>
        <w:pPrChange w:id="8010" w:author="Visone Rossana (GSE)" w:date="2025-09-09T14:35:00Z" w16du:dateUtc="2025-09-09T12:35:00Z">
          <w:pPr>
            <w:jc w:val="both"/>
          </w:pPr>
        </w:pPrChange>
      </w:pPr>
      <w:commentRangeStart w:id="8011"/>
      <w:r w:rsidRPr="00AB5BE9">
        <w:rPr>
          <w:rFonts w:cs="Calibri"/>
          <w:bCs/>
          <w:sz w:val="22"/>
          <w:szCs w:val="22"/>
          <w:rPrChange w:id="8012" w:author="Visone Rossana (GSE)" w:date="2025-09-25T11:14:00Z" w16du:dateUtc="2025-09-25T09:14:00Z">
            <w:rPr>
              <w:rFonts w:cs="Calibri"/>
              <w:bCs/>
              <w:highlight w:val="yellow"/>
            </w:rPr>
          </w:rPrChange>
        </w:rPr>
        <w:t>I</w:t>
      </w:r>
      <w:r w:rsidR="00BE3D29" w:rsidRPr="00AB5BE9">
        <w:rPr>
          <w:rFonts w:cs="Calibri"/>
          <w:bCs/>
          <w:sz w:val="22"/>
          <w:szCs w:val="22"/>
          <w:rPrChange w:id="8013" w:author="Visone Rossana (GSE)" w:date="2025-09-25T11:14:00Z" w16du:dateUtc="2025-09-25T09:14:00Z">
            <w:rPr>
              <w:rFonts w:cs="Calibri"/>
              <w:bCs/>
              <w:highlight w:val="yellow"/>
            </w:rPr>
          </w:rPrChange>
        </w:rPr>
        <w:t>n fase di</w:t>
      </w:r>
      <w:ins w:id="8014" w:author="Sala Riunioni 628" w:date="2025-09-24T16:39:00Z" w16du:dateUtc="2025-09-24T14:39:00Z">
        <w:r w:rsidR="00DD2B93" w:rsidRPr="00AB5BE9">
          <w:rPr>
            <w:rFonts w:cs="Calibri"/>
            <w:bCs/>
            <w:sz w:val="22"/>
            <w:szCs w:val="22"/>
            <w:rPrChange w:id="8015" w:author="Visone Rossana (GSE)" w:date="2025-09-25T11:14:00Z" w16du:dateUtc="2025-09-25T09:14:00Z">
              <w:rPr>
                <w:rFonts w:cs="Calibri"/>
                <w:bCs/>
                <w:sz w:val="22"/>
                <w:szCs w:val="22"/>
                <w:highlight w:val="yellow"/>
              </w:rPr>
            </w:rPrChange>
          </w:rPr>
          <w:t xml:space="preserve"> istr</w:t>
        </w:r>
      </w:ins>
      <w:ins w:id="8016" w:author="Sala Riunioni 628" w:date="2025-09-24T16:40:00Z" w16du:dateUtc="2025-09-24T14:40:00Z">
        <w:r w:rsidR="00DD2B93" w:rsidRPr="00AB5BE9">
          <w:rPr>
            <w:rFonts w:cs="Calibri"/>
            <w:bCs/>
            <w:sz w:val="22"/>
            <w:szCs w:val="22"/>
            <w:rPrChange w:id="8017" w:author="Visone Rossana (GSE)" w:date="2025-09-25T11:14:00Z" w16du:dateUtc="2025-09-25T09:14:00Z">
              <w:rPr>
                <w:rFonts w:cs="Calibri"/>
                <w:bCs/>
                <w:sz w:val="22"/>
                <w:szCs w:val="22"/>
                <w:highlight w:val="yellow"/>
              </w:rPr>
            </w:rPrChange>
          </w:rPr>
          <w:t>uttoria</w:t>
        </w:r>
      </w:ins>
      <w:ins w:id="8018" w:author="Visone Rossana (GSE)" w:date="2025-09-25T11:14:00Z" w16du:dateUtc="2025-09-25T09:14:00Z">
        <w:r w:rsidR="00AB5BE9" w:rsidRPr="00AB5BE9">
          <w:rPr>
            <w:rFonts w:cs="Calibri"/>
            <w:bCs/>
            <w:sz w:val="22"/>
            <w:szCs w:val="22"/>
            <w:rPrChange w:id="8019" w:author="Visone Rossana (GSE)" w:date="2025-09-25T11:14:00Z" w16du:dateUtc="2025-09-25T09:14:00Z">
              <w:rPr>
                <w:rFonts w:cs="Calibri"/>
                <w:bCs/>
                <w:sz w:val="22"/>
                <w:szCs w:val="22"/>
                <w:highlight w:val="yellow"/>
              </w:rPr>
            </w:rPrChange>
          </w:rPr>
          <w:t xml:space="preserve"> e/o successive verifiche post qualifica</w:t>
        </w:r>
      </w:ins>
      <w:ins w:id="8020" w:author="Sala Riunioni 628" w:date="2025-09-24T16:40:00Z" w16du:dateUtc="2025-09-24T14:40:00Z">
        <w:r w:rsidR="00DD2B93" w:rsidRPr="00AB5BE9">
          <w:rPr>
            <w:rFonts w:cs="Calibri"/>
            <w:bCs/>
            <w:sz w:val="22"/>
            <w:szCs w:val="22"/>
            <w:rPrChange w:id="8021" w:author="Visone Rossana (GSE)" w:date="2025-09-25T11:14:00Z" w16du:dateUtc="2025-09-25T09:14:00Z">
              <w:rPr>
                <w:rFonts w:cs="Calibri"/>
                <w:bCs/>
                <w:sz w:val="22"/>
                <w:szCs w:val="22"/>
                <w:highlight w:val="yellow"/>
              </w:rPr>
            </w:rPrChange>
          </w:rPr>
          <w:t xml:space="preserve">, il GSE si riserva di richiedere </w:t>
        </w:r>
        <w:del w:id="8022" w:author="Visone Rossana (GSE)" w:date="2025-09-25T11:14:00Z" w16du:dateUtc="2025-09-25T09:14:00Z">
          <w:r w:rsidR="00DD2B93" w:rsidRPr="00AB5BE9" w:rsidDel="00AB5BE9">
            <w:rPr>
              <w:rFonts w:cs="Calibri"/>
              <w:bCs/>
              <w:sz w:val="22"/>
              <w:szCs w:val="22"/>
              <w:rPrChange w:id="8023" w:author="Visone Rossana (GSE)" w:date="2025-09-25T11:14:00Z" w16du:dateUtc="2025-09-25T09:14:00Z">
                <w:rPr>
                  <w:rFonts w:cs="Calibri"/>
                  <w:bCs/>
                  <w:sz w:val="22"/>
                  <w:szCs w:val="22"/>
                  <w:highlight w:val="yellow"/>
                </w:rPr>
              </w:rPrChange>
            </w:rPr>
            <w:delText xml:space="preserve">la trasmissione di </w:delText>
          </w:r>
        </w:del>
        <w:r w:rsidR="00DD2B93" w:rsidRPr="00AB5BE9">
          <w:rPr>
            <w:rFonts w:cs="Calibri"/>
            <w:bCs/>
            <w:sz w:val="22"/>
            <w:szCs w:val="22"/>
            <w:rPrChange w:id="8024" w:author="Visone Rossana (GSE)" w:date="2025-09-25T11:14:00Z" w16du:dateUtc="2025-09-25T09:14:00Z">
              <w:rPr>
                <w:rFonts w:cs="Calibri"/>
                <w:bCs/>
                <w:sz w:val="22"/>
                <w:szCs w:val="22"/>
                <w:highlight w:val="yellow"/>
              </w:rPr>
            </w:rPrChange>
          </w:rPr>
          <w:t>do</w:t>
        </w:r>
      </w:ins>
      <w:ins w:id="8025" w:author="Sala Riunioni 628" w:date="2025-09-24T16:41:00Z" w16du:dateUtc="2025-09-24T14:41:00Z">
        <w:r w:rsidR="00DD2B93" w:rsidRPr="00AB5BE9">
          <w:rPr>
            <w:rFonts w:cs="Calibri"/>
            <w:bCs/>
            <w:sz w:val="22"/>
            <w:szCs w:val="22"/>
            <w:rPrChange w:id="8026" w:author="Visone Rossana (GSE)" w:date="2025-09-25T11:14:00Z" w16du:dateUtc="2025-09-25T09:14:00Z">
              <w:rPr>
                <w:rFonts w:cs="Calibri"/>
                <w:bCs/>
                <w:sz w:val="22"/>
                <w:szCs w:val="22"/>
                <w:highlight w:val="yellow"/>
              </w:rPr>
            </w:rPrChange>
          </w:rPr>
          <w:t xml:space="preserve">cumentazione </w:t>
        </w:r>
      </w:ins>
      <w:del w:id="8027" w:author="Sala Riunioni 628" w:date="2025-09-24T16:41:00Z" w16du:dateUtc="2025-09-24T14:41:00Z">
        <w:r w:rsidR="00BE3D29" w:rsidRPr="00AB5BE9" w:rsidDel="00DD2B93">
          <w:rPr>
            <w:rFonts w:cs="Calibri"/>
            <w:bCs/>
            <w:sz w:val="22"/>
            <w:szCs w:val="22"/>
            <w:rPrChange w:id="8028" w:author="Visone Rossana (GSE)" w:date="2025-09-25T11:14:00Z" w16du:dateUtc="2025-09-25T09:14:00Z">
              <w:rPr>
                <w:rFonts w:cs="Calibri"/>
                <w:bCs/>
                <w:highlight w:val="yellow"/>
              </w:rPr>
            </w:rPrChange>
          </w:rPr>
          <w:delText xml:space="preserve"> </w:delText>
        </w:r>
      </w:del>
      <w:del w:id="8029" w:author="Sala Riunioni 628" w:date="2025-09-24T16:40:00Z" w16du:dateUtc="2025-09-24T14:40:00Z">
        <w:r w:rsidR="00BE3D29" w:rsidRPr="00AB5BE9" w:rsidDel="00DD2B93">
          <w:rPr>
            <w:rFonts w:cs="Calibri"/>
            <w:bCs/>
            <w:sz w:val="22"/>
            <w:szCs w:val="22"/>
            <w:rPrChange w:id="8030" w:author="Visone Rossana (GSE)" w:date="2025-09-25T11:14:00Z" w16du:dateUtc="2025-09-25T09:14:00Z">
              <w:rPr>
                <w:rFonts w:cs="Calibri"/>
                <w:bCs/>
                <w:highlight w:val="yellow"/>
              </w:rPr>
            </w:rPrChange>
          </w:rPr>
          <w:delText xml:space="preserve">trasmissione della richiesta di concessione degli incentivi dovrà </w:delText>
        </w:r>
        <w:r w:rsidRPr="00AB5BE9" w:rsidDel="00DD2B93">
          <w:rPr>
            <w:rFonts w:cs="Calibri"/>
            <w:bCs/>
            <w:sz w:val="22"/>
            <w:szCs w:val="22"/>
            <w:rPrChange w:id="8031" w:author="Visone Rossana (GSE)" w:date="2025-09-25T11:14:00Z" w16du:dateUtc="2025-09-25T09:14:00Z">
              <w:rPr>
                <w:rFonts w:cs="Calibri"/>
                <w:bCs/>
                <w:highlight w:val="yellow"/>
              </w:rPr>
            </w:rPrChange>
          </w:rPr>
          <w:delText xml:space="preserve">essere </w:delText>
        </w:r>
        <w:r w:rsidR="00BE3D29" w:rsidRPr="00AB5BE9" w:rsidDel="00DD2B93">
          <w:rPr>
            <w:rFonts w:cs="Calibri"/>
            <w:bCs/>
            <w:sz w:val="22"/>
            <w:szCs w:val="22"/>
            <w:rPrChange w:id="8032" w:author="Visone Rossana (GSE)" w:date="2025-09-25T11:14:00Z" w16du:dateUtc="2025-09-25T09:14:00Z">
              <w:rPr>
                <w:rFonts w:cs="Calibri"/>
                <w:bCs/>
                <w:highlight w:val="yellow"/>
              </w:rPr>
            </w:rPrChange>
          </w:rPr>
          <w:delText>forni</w:delText>
        </w:r>
        <w:r w:rsidRPr="00AB5BE9" w:rsidDel="00DD2B93">
          <w:rPr>
            <w:rFonts w:cs="Calibri"/>
            <w:bCs/>
            <w:sz w:val="22"/>
            <w:szCs w:val="22"/>
            <w:rPrChange w:id="8033" w:author="Visone Rossana (GSE)" w:date="2025-09-25T11:14:00Z" w16du:dateUtc="2025-09-25T09:14:00Z">
              <w:rPr>
                <w:rFonts w:cs="Calibri"/>
                <w:bCs/>
                <w:highlight w:val="yellow"/>
              </w:rPr>
            </w:rPrChange>
          </w:rPr>
          <w:delText>ta</w:delText>
        </w:r>
        <w:r w:rsidR="00BE3D29" w:rsidRPr="00AB5BE9" w:rsidDel="00DD2B93">
          <w:rPr>
            <w:rFonts w:cs="Calibri"/>
            <w:bCs/>
            <w:sz w:val="22"/>
            <w:szCs w:val="22"/>
            <w:rPrChange w:id="8034" w:author="Visone Rossana (GSE)" w:date="2025-09-25T11:14:00Z" w16du:dateUtc="2025-09-25T09:14:00Z">
              <w:rPr>
                <w:rFonts w:cs="Calibri"/>
                <w:bCs/>
                <w:highlight w:val="yellow"/>
              </w:rPr>
            </w:rPrChange>
          </w:rPr>
          <w:delText xml:space="preserve"> idonea documentazione </w:delText>
        </w:r>
      </w:del>
      <w:r w:rsidR="00BE3D29" w:rsidRPr="00AB5BE9">
        <w:rPr>
          <w:rFonts w:cs="Calibri"/>
          <w:bCs/>
          <w:sz w:val="22"/>
          <w:szCs w:val="22"/>
          <w:rPrChange w:id="8035" w:author="Visone Rossana (GSE)" w:date="2025-09-25T11:14:00Z" w16du:dateUtc="2025-09-25T09:14:00Z">
            <w:rPr>
              <w:rFonts w:cs="Calibri"/>
              <w:bCs/>
              <w:highlight w:val="yellow"/>
            </w:rPr>
          </w:rPrChange>
        </w:rPr>
        <w:t>atta a dimostrare che</w:t>
      </w:r>
      <w:del w:id="8036" w:author="Visone Rossana (GSE)" w:date="2025-09-24T12:33:00Z" w16du:dateUtc="2025-09-24T10:33:00Z">
        <w:r w:rsidR="00BE3D29" w:rsidRPr="00AB5BE9" w:rsidDel="00321F01">
          <w:rPr>
            <w:rFonts w:cs="Calibri"/>
            <w:bCs/>
            <w:sz w:val="22"/>
            <w:szCs w:val="22"/>
            <w:rPrChange w:id="8037" w:author="Visone Rossana (GSE)" w:date="2025-09-25T11:14:00Z" w16du:dateUtc="2025-09-25T09:14:00Z">
              <w:rPr>
                <w:rFonts w:cs="Calibri"/>
                <w:bCs/>
                <w:highlight w:val="yellow"/>
              </w:rPr>
            </w:rPrChange>
          </w:rPr>
          <w:delText xml:space="preserve"> sia</w:delText>
        </w:r>
      </w:del>
      <w:r w:rsidR="00BE3D29" w:rsidRPr="00AB5BE9">
        <w:rPr>
          <w:rFonts w:cs="Calibri"/>
          <w:bCs/>
          <w:sz w:val="22"/>
          <w:szCs w:val="22"/>
          <w:rPrChange w:id="8038" w:author="Visone Rossana (GSE)" w:date="2025-09-25T11:14:00Z" w16du:dateUtc="2025-09-25T09:14:00Z">
            <w:rPr>
              <w:rFonts w:cs="Calibri"/>
              <w:bCs/>
              <w:highlight w:val="yellow"/>
            </w:rPr>
          </w:rPrChange>
        </w:rPr>
        <w:t xml:space="preserve"> il soggetto </w:t>
      </w:r>
      <w:r w:rsidRPr="00AB5BE9">
        <w:rPr>
          <w:rFonts w:cs="Calibri"/>
          <w:bCs/>
          <w:sz w:val="22"/>
          <w:szCs w:val="22"/>
          <w:rPrChange w:id="8039" w:author="Visone Rossana (GSE)" w:date="2025-09-25T11:14:00Z" w16du:dateUtc="2025-09-25T09:14:00Z">
            <w:rPr>
              <w:rFonts w:cs="Calibri"/>
              <w:bCs/>
              <w:highlight w:val="yellow"/>
            </w:rPr>
          </w:rPrChange>
        </w:rPr>
        <w:t>pubblico sia</w:t>
      </w:r>
      <w:ins w:id="8040" w:author="Visone Rossana (GSE)" w:date="2025-09-25T11:27:00Z" w16du:dateUtc="2025-09-25T09:27:00Z">
        <w:r w:rsidR="00B83086">
          <w:rPr>
            <w:rFonts w:cs="Calibri"/>
            <w:bCs/>
            <w:sz w:val="22"/>
            <w:szCs w:val="22"/>
          </w:rPr>
          <w:t>, agli effetti,</w:t>
        </w:r>
      </w:ins>
      <w:r w:rsidRPr="00AB5BE9">
        <w:rPr>
          <w:rFonts w:cs="Calibri"/>
          <w:bCs/>
          <w:sz w:val="22"/>
          <w:szCs w:val="22"/>
          <w:rPrChange w:id="8041" w:author="Visone Rossana (GSE)" w:date="2025-09-25T11:14:00Z" w16du:dateUtc="2025-09-25T09:14:00Z">
            <w:rPr>
              <w:rFonts w:cs="Calibri"/>
              <w:bCs/>
              <w:highlight w:val="yellow"/>
            </w:rPr>
          </w:rPrChange>
        </w:rPr>
        <w:t xml:space="preserve"> </w:t>
      </w:r>
      <w:r w:rsidR="00BE3D29" w:rsidRPr="00AB5BE9">
        <w:rPr>
          <w:rFonts w:cs="Calibri"/>
          <w:bCs/>
          <w:sz w:val="22"/>
          <w:szCs w:val="22"/>
          <w:rPrChange w:id="8042" w:author="Visone Rossana (GSE)" w:date="2025-09-25T11:14:00Z" w16du:dateUtc="2025-09-25T09:14:00Z">
            <w:rPr>
              <w:rFonts w:cs="Calibri"/>
              <w:bCs/>
              <w:highlight w:val="yellow"/>
            </w:rPr>
          </w:rPrChange>
        </w:rPr>
        <w:t>deputato alla gestione degli immobili</w:t>
      </w:r>
      <w:r w:rsidRPr="00AB5BE9">
        <w:rPr>
          <w:rFonts w:cs="Calibri"/>
          <w:bCs/>
          <w:sz w:val="22"/>
          <w:szCs w:val="22"/>
          <w:rPrChange w:id="8043" w:author="Visone Rossana (GSE)" w:date="2025-09-25T11:14:00Z" w16du:dateUtc="2025-09-25T09:14:00Z">
            <w:rPr>
              <w:rFonts w:cs="Calibri"/>
              <w:bCs/>
              <w:highlight w:val="yellow"/>
            </w:rPr>
          </w:rPrChange>
        </w:rPr>
        <w:t xml:space="preserve"> </w:t>
      </w:r>
      <w:ins w:id="8044" w:author="Santagata Fabiana (GSE)" w:date="2025-10-13T11:04:00Z">
        <w:r w:rsidR="64725FA2" w:rsidRPr="7E0CD362">
          <w:rPr>
            <w:rFonts w:cs="Calibri"/>
            <w:sz w:val="22"/>
            <w:szCs w:val="22"/>
          </w:rPr>
          <w:t xml:space="preserve">oggetto degli interventi </w:t>
        </w:r>
      </w:ins>
      <w:ins w:id="8045" w:author="Sala Riunioni 628" w:date="2025-09-24T16:40:00Z" w16du:dateUtc="2025-09-24T14:40:00Z">
        <w:r w:rsidR="00DD2B93" w:rsidRPr="00AB5BE9">
          <w:rPr>
            <w:rFonts w:cs="Calibri"/>
            <w:bCs/>
            <w:sz w:val="22"/>
            <w:szCs w:val="22"/>
            <w:rPrChange w:id="8046" w:author="Visone Rossana (GSE)" w:date="2025-09-25T11:14:00Z" w16du:dateUtc="2025-09-25T09:14:00Z">
              <w:rPr>
                <w:rFonts w:cs="Calibri"/>
                <w:bCs/>
                <w:sz w:val="22"/>
                <w:szCs w:val="22"/>
                <w:highlight w:val="yellow"/>
              </w:rPr>
            </w:rPrChange>
          </w:rPr>
          <w:t xml:space="preserve">ovvero </w:t>
        </w:r>
      </w:ins>
      <w:del w:id="8047" w:author="Sala Riunioni 628" w:date="2025-09-24T16:40:00Z" w16du:dateUtc="2025-09-24T14:40:00Z">
        <w:r w:rsidRPr="00AB5BE9" w:rsidDel="00DD2B93">
          <w:rPr>
            <w:rFonts w:cs="Calibri"/>
            <w:bCs/>
            <w:sz w:val="22"/>
            <w:szCs w:val="22"/>
            <w:rPrChange w:id="8048" w:author="Visone Rossana (GSE)" w:date="2025-09-25T11:14:00Z" w16du:dateUtc="2025-09-25T09:14:00Z">
              <w:rPr>
                <w:rFonts w:cs="Calibri"/>
                <w:bCs/>
                <w:highlight w:val="yellow"/>
              </w:rPr>
            </w:rPrChange>
          </w:rPr>
          <w:delText xml:space="preserve">e </w:delText>
        </w:r>
      </w:del>
      <w:ins w:id="8049" w:author="Santagata Fabiana (GSE)" w:date="2025-10-13T11:04:00Z">
        <w:r w:rsidR="7030EB62" w:rsidRPr="7E0CD362">
          <w:rPr>
            <w:rFonts w:cs="Calibri"/>
            <w:sz w:val="22"/>
            <w:szCs w:val="22"/>
          </w:rPr>
          <w:t>sia preposto</w:t>
        </w:r>
      </w:ins>
      <w:del w:id="8050" w:author="Sala Riunioni 628" w:date="2025-09-24T16:40:00Z">
        <w:r w:rsidRPr="7E0CD362" w:rsidDel="003812B9">
          <w:rPr>
            <w:rFonts w:cs="Calibri"/>
            <w:sz w:val="22"/>
            <w:szCs w:val="22"/>
            <w:rPrChange w:id="8051" w:author="Visone Rossana (GSE)" w:date="2025-09-25T11:14:00Z">
              <w:rPr>
                <w:rFonts w:cs="Calibri"/>
                <w:highlight w:val="yellow"/>
              </w:rPr>
            </w:rPrChange>
          </w:rPr>
          <w:delText xml:space="preserve"> </w:delText>
        </w:r>
      </w:del>
      <w:r w:rsidRPr="00AB5BE9">
        <w:rPr>
          <w:rFonts w:cs="Calibri"/>
          <w:bCs/>
          <w:sz w:val="22"/>
          <w:szCs w:val="22"/>
          <w:rPrChange w:id="8052" w:author="Visone Rossana (GSE)" w:date="2025-09-25T11:14:00Z" w16du:dateUtc="2025-09-25T09:14:00Z">
            <w:rPr>
              <w:rFonts w:cs="Calibri"/>
              <w:bCs/>
              <w:highlight w:val="yellow"/>
            </w:rPr>
          </w:rPrChange>
        </w:rPr>
        <w:t>all’attuazione degli interventi</w:t>
      </w:r>
      <w:r w:rsidR="00BE3D29" w:rsidRPr="00AB5BE9">
        <w:rPr>
          <w:rFonts w:cs="Calibri"/>
          <w:bCs/>
          <w:sz w:val="22"/>
          <w:szCs w:val="22"/>
          <w:rPrChange w:id="8053" w:author="Visone Rossana (GSE)" w:date="2025-09-25T11:14:00Z" w16du:dateUtc="2025-09-25T09:14:00Z">
            <w:rPr>
              <w:rFonts w:cs="Calibri"/>
              <w:bCs/>
              <w:highlight w:val="yellow"/>
            </w:rPr>
          </w:rPrChange>
        </w:rPr>
        <w:t xml:space="preserve"> ai sensi della normativa vigente.</w:t>
      </w:r>
      <w:commentRangeEnd w:id="8011"/>
      <w:r w:rsidRPr="008B1DFF">
        <w:rPr>
          <w:rStyle w:val="Rimandocommento"/>
          <w:rFonts w:cs="Calibri"/>
          <w:bCs/>
          <w:sz w:val="22"/>
          <w:szCs w:val="22"/>
          <w:rPrChange w:id="8054" w:author="Visone Rossana (GSE)" w:date="2025-09-09T14:35:00Z" w16du:dateUtc="2025-09-09T12:35:00Z">
            <w:rPr>
              <w:rStyle w:val="Rimandocommento"/>
              <w:rFonts w:cs="Calibri"/>
              <w:bCs/>
              <w:sz w:val="24"/>
            </w:rPr>
          </w:rPrChange>
        </w:rPr>
        <w:commentReference w:id="8011"/>
      </w:r>
    </w:p>
    <w:p w14:paraId="2DDD2C39" w14:textId="75F027B2" w:rsidR="002F7E53" w:rsidRPr="00726C50" w:rsidRDefault="002F7E53">
      <w:pPr>
        <w:pStyle w:val="TITOLO20"/>
        <w:numPr>
          <w:ilvl w:val="2"/>
          <w:numId w:val="292"/>
        </w:numPr>
        <w:ind w:left="851" w:hanging="284"/>
        <w:rPr>
          <w:rPrChange w:id="8055" w:author="Oliosi Francesco (GSE)" w:date="2025-10-15T10:47:00Z" w16du:dateUtc="2025-10-15T08:47:00Z">
            <w:rPr>
              <w:rFonts w:asciiTheme="minorHAnsi" w:hAnsiTheme="minorHAnsi" w:cstheme="minorHAnsi"/>
              <w:sz w:val="20"/>
              <w:szCs w:val="20"/>
            </w:rPr>
          </w:rPrChange>
        </w:rPr>
        <w:pPrChange w:id="8056" w:author="Oliosi Francesco (GSE)" w:date="2025-10-15T10:47:00Z" w16du:dateUtc="2025-10-15T08:47:00Z">
          <w:pPr>
            <w:pStyle w:val="Titolo3"/>
          </w:pPr>
        </w:pPrChange>
      </w:pPr>
      <w:del w:id="8057" w:author="Oliosi Francesco (GSE)" w:date="2025-10-15T10:09:00Z" w16du:dateUtc="2025-10-15T08:09:00Z">
        <w:r w:rsidRPr="00726C50">
          <w:rPr>
            <w:rPrChange w:id="8058" w:author="Oliosi Francesco (GSE)" w:date="2025-10-15T10:47:00Z" w16du:dateUtc="2025-10-15T08:47:00Z">
              <w:rPr>
                <w:rFonts w:asciiTheme="minorHAnsi" w:hAnsiTheme="minorHAnsi" w:cstheme="minorHAnsi"/>
                <w:sz w:val="20"/>
                <w:szCs w:val="20"/>
              </w:rPr>
            </w:rPrChange>
          </w:rPr>
          <w:delText xml:space="preserve">1.3.3 </w:delText>
        </w:r>
      </w:del>
      <w:bookmarkStart w:id="8059" w:name="_Toc212462273"/>
      <w:ins w:id="8060" w:author="Visone Rossana (GSE)" w:date="2025-10-24T10:07:00Z" w16du:dateUtc="2025-10-24T08:07:00Z">
        <w:r w:rsidR="002B3FBA" w:rsidRPr="00267EF7">
          <w:t>Soggetto Responsabile:</w:t>
        </w:r>
      </w:ins>
      <w:ins w:id="8061" w:author="Visone Rossana (GSE)" w:date="2025-10-24T10:08:00Z" w16du:dateUtc="2025-10-24T08:08:00Z">
        <w:r w:rsidR="00A771C8">
          <w:t xml:space="preserve"> </w:t>
        </w:r>
      </w:ins>
      <w:del w:id="8062" w:author="Visone Rossana (GSE)" w:date="2025-10-24T10:08:00Z" w16du:dateUtc="2025-10-24T08:08:00Z">
        <w:r w:rsidRPr="00726C50" w:rsidDel="00A771C8">
          <w:rPr>
            <w:rPrChange w:id="8063" w:author="Oliosi Francesco (GSE)" w:date="2025-10-15T10:47:00Z" w16du:dateUtc="2025-10-15T08:47:00Z">
              <w:rPr>
                <w:rFonts w:asciiTheme="minorHAnsi" w:hAnsiTheme="minorHAnsi" w:cstheme="minorHAnsi"/>
                <w:sz w:val="20"/>
                <w:szCs w:val="20"/>
              </w:rPr>
            </w:rPrChange>
          </w:rPr>
          <w:delText>S</w:delText>
        </w:r>
      </w:del>
      <w:ins w:id="8064" w:author="Visone Rossana (GSE)" w:date="2025-10-24T10:08:00Z" w16du:dateUtc="2025-10-24T08:08:00Z">
        <w:r w:rsidR="00A771C8">
          <w:t>s</w:t>
        </w:r>
      </w:ins>
      <w:r w:rsidRPr="00726C50">
        <w:rPr>
          <w:rPrChange w:id="8065" w:author="Oliosi Francesco (GSE)" w:date="2025-10-15T10:47:00Z" w16du:dateUtc="2025-10-15T08:47:00Z">
            <w:rPr>
              <w:rFonts w:asciiTheme="minorHAnsi" w:hAnsiTheme="minorHAnsi" w:cstheme="minorHAnsi"/>
              <w:sz w:val="20"/>
              <w:szCs w:val="20"/>
            </w:rPr>
          </w:rPrChange>
        </w:rPr>
        <w:t>oggetto privato nell’ambito di forme di partenariato pubblico-privato</w:t>
      </w:r>
      <w:bookmarkEnd w:id="8059"/>
    </w:p>
    <w:p w14:paraId="0DA614FD" w14:textId="376037FA" w:rsidR="00E627C8" w:rsidRPr="008B1DFF" w:rsidDel="001F1206" w:rsidRDefault="00E627C8" w:rsidP="0093607B">
      <w:pPr>
        <w:spacing w:after="120" w:line="276" w:lineRule="auto"/>
        <w:ind w:right="-142"/>
        <w:jc w:val="both"/>
        <w:rPr>
          <w:del w:id="8066" w:author="Visone Rossana (GSE)" w:date="2025-10-07T17:22:00Z" w16du:dateUtc="2025-10-07T15:22:00Z"/>
          <w:rFonts w:cs="Calibri"/>
          <w:bCs/>
          <w:sz w:val="22"/>
          <w:szCs w:val="22"/>
          <w:rPrChange w:id="8067" w:author="Visone Rossana (GSE)" w:date="2025-09-09T14:36:00Z" w16du:dateUtc="2025-09-09T12:36:00Z">
            <w:rPr>
              <w:del w:id="8068" w:author="Visone Rossana (GSE)" w:date="2025-10-07T17:22:00Z" w16du:dateUtc="2025-10-07T15:22:00Z"/>
              <w:rFonts w:cs="Calibri"/>
              <w:bCs/>
            </w:rPr>
          </w:rPrChange>
        </w:rPr>
      </w:pPr>
      <w:r w:rsidRPr="008B1DFF">
        <w:rPr>
          <w:rFonts w:cs="Calibri"/>
          <w:bCs/>
          <w:sz w:val="22"/>
          <w:szCs w:val="22"/>
          <w:rPrChange w:id="8069" w:author="Visone Rossana (GSE)" w:date="2025-09-09T14:36:00Z" w16du:dateUtc="2025-09-09T12:36:00Z">
            <w:rPr>
              <w:rFonts w:cs="Calibri"/>
              <w:bCs/>
            </w:rPr>
          </w:rPrChange>
        </w:rPr>
        <w:t xml:space="preserve">Al fine di sostenere la riqualificazione del patrimonio immobiliare pubblico, ai sensi dell’art. </w:t>
      </w:r>
      <w:r w:rsidRPr="00B83086">
        <w:rPr>
          <w:rFonts w:cs="Calibri"/>
          <w:bCs/>
          <w:sz w:val="22"/>
          <w:szCs w:val="22"/>
          <w:highlight w:val="cyan"/>
          <w:rPrChange w:id="8070" w:author="Visone Rossana (GSE)" w:date="2025-09-25T11:28:00Z" w16du:dateUtc="2025-09-25T09:28:00Z">
            <w:rPr>
              <w:rFonts w:cs="Calibri"/>
              <w:bCs/>
              <w:highlight w:val="yellow"/>
            </w:rPr>
          </w:rPrChange>
        </w:rPr>
        <w:t xml:space="preserve">13, comma 1. </w:t>
      </w:r>
      <w:del w:id="8071" w:author="Santagata Fabiana (GSE)" w:date="2025-10-13T11:04:00Z">
        <w:r w:rsidRPr="2013E69F" w:rsidDel="00E627C8">
          <w:rPr>
            <w:rFonts w:cs="Calibri"/>
            <w:sz w:val="22"/>
            <w:szCs w:val="22"/>
            <w:highlight w:val="cyan"/>
            <w:rPrChange w:id="8072" w:author="Visone Rossana (GSE)" w:date="2025-09-25T11:28:00Z">
              <w:rPr>
                <w:rFonts w:cs="Calibri"/>
                <w:highlight w:val="yellow"/>
              </w:rPr>
            </w:rPrChange>
          </w:rPr>
          <w:delText>L</w:delText>
        </w:r>
      </w:del>
      <w:ins w:id="8073" w:author="Santagata Fabiana (GSE)" w:date="2025-10-13T11:04:00Z">
        <w:r w:rsidR="61B61568" w:rsidRPr="2013E69F">
          <w:rPr>
            <w:rFonts w:cs="Calibri"/>
            <w:sz w:val="22"/>
            <w:szCs w:val="22"/>
            <w:highlight w:val="cyan"/>
          </w:rPr>
          <w:t>l</w:t>
        </w:r>
      </w:ins>
      <w:r w:rsidRPr="2013E69F">
        <w:rPr>
          <w:rFonts w:cs="Calibri"/>
          <w:sz w:val="22"/>
          <w:szCs w:val="22"/>
          <w:highlight w:val="cyan"/>
          <w:rPrChange w:id="8074" w:author="Visone Rossana (GSE)" w:date="2025-09-25T11:28:00Z">
            <w:rPr>
              <w:rFonts w:cs="Calibri"/>
              <w:highlight w:val="yellow"/>
            </w:rPr>
          </w:rPrChange>
        </w:rPr>
        <w:t>ett.</w:t>
      </w:r>
      <w:r w:rsidRPr="00B83086">
        <w:rPr>
          <w:rFonts w:cs="Calibri"/>
          <w:bCs/>
          <w:sz w:val="22"/>
          <w:szCs w:val="22"/>
          <w:highlight w:val="cyan"/>
          <w:rPrChange w:id="8075" w:author="Visone Rossana (GSE)" w:date="2025-09-25T11:28:00Z" w16du:dateUtc="2025-09-25T09:28:00Z">
            <w:rPr>
              <w:rFonts w:cs="Calibri"/>
              <w:bCs/>
              <w:highlight w:val="yellow"/>
            </w:rPr>
          </w:rPrChange>
        </w:rPr>
        <w:t xml:space="preserve"> c.)</w:t>
      </w:r>
      <w:r w:rsidR="00CB75F9" w:rsidRPr="00B83086">
        <w:rPr>
          <w:rFonts w:cs="Calibri"/>
          <w:bCs/>
          <w:sz w:val="22"/>
          <w:szCs w:val="22"/>
          <w:highlight w:val="cyan"/>
          <w:rPrChange w:id="8076" w:author="Visone Rossana (GSE)" w:date="2025-09-25T11:28:00Z" w16du:dateUtc="2025-09-25T09:28:00Z">
            <w:rPr>
              <w:rFonts w:cs="Calibri"/>
              <w:bCs/>
              <w:highlight w:val="yellow"/>
            </w:rPr>
          </w:rPrChange>
        </w:rPr>
        <w:t xml:space="preserve"> del Decreto</w:t>
      </w:r>
      <w:r w:rsidRPr="00B83086">
        <w:rPr>
          <w:rFonts w:cs="Calibri"/>
          <w:bCs/>
          <w:sz w:val="22"/>
          <w:szCs w:val="22"/>
          <w:highlight w:val="cyan"/>
          <w:rPrChange w:id="8077" w:author="Visone Rossana (GSE)" w:date="2025-09-25T11:28:00Z" w16du:dateUtc="2025-09-25T09:28:00Z">
            <w:rPr>
              <w:rFonts w:cs="Calibri"/>
              <w:bCs/>
              <w:highlight w:val="yellow"/>
            </w:rPr>
          </w:rPrChange>
        </w:rPr>
        <w:t>,</w:t>
      </w:r>
      <w:r w:rsidRPr="008B1DFF">
        <w:rPr>
          <w:rFonts w:cs="Calibri"/>
          <w:bCs/>
          <w:sz w:val="22"/>
          <w:szCs w:val="22"/>
          <w:rPrChange w:id="8078" w:author="Visone Rossana (GSE)" w:date="2025-09-09T14:36:00Z" w16du:dateUtc="2025-09-09T12:36:00Z">
            <w:rPr>
              <w:rFonts w:cs="Calibri"/>
              <w:bCs/>
            </w:rPr>
          </w:rPrChange>
        </w:rPr>
        <w:t xml:space="preserve"> le Pubbliche Amministrazioni possono accedere agli incentivi</w:t>
      </w:r>
      <w:ins w:id="8079" w:author="Santagata Fabiana (GSE)" w:date="2025-10-13T11:04:00Z">
        <w:r w:rsidR="39E88C6A" w:rsidRPr="2013E69F">
          <w:rPr>
            <w:rFonts w:cs="Calibri"/>
            <w:sz w:val="22"/>
            <w:szCs w:val="22"/>
          </w:rPr>
          <w:t xml:space="preserve">, avvalendosi </w:t>
        </w:r>
      </w:ins>
      <w:del w:id="8080" w:author="Santagata Fabiana (GSE)" w:date="2025-10-13T11:05:00Z">
        <w:r w:rsidRPr="008B1DFF">
          <w:rPr>
            <w:rFonts w:cs="Calibri"/>
            <w:bCs/>
            <w:sz w:val="22"/>
            <w:szCs w:val="22"/>
            <w:rPrChange w:id="8081" w:author="Visone Rossana (GSE)" w:date="2025-09-09T14:36:00Z" w16du:dateUtc="2025-09-09T12:36:00Z">
              <w:rPr>
                <w:rFonts w:cs="Calibri"/>
                <w:bCs/>
              </w:rPr>
            </w:rPrChange>
          </w:rPr>
          <w:delText xml:space="preserve"> direttamente o anche per il tramite </w:delText>
        </w:r>
      </w:del>
      <w:r w:rsidRPr="008B1DFF">
        <w:rPr>
          <w:rFonts w:cs="Calibri"/>
          <w:bCs/>
          <w:sz w:val="22"/>
          <w:szCs w:val="22"/>
          <w:rPrChange w:id="8082" w:author="Visone Rossana (GSE)" w:date="2025-09-09T14:36:00Z" w16du:dateUtc="2025-09-09T12:36:00Z">
            <w:rPr>
              <w:rFonts w:cs="Calibri"/>
              <w:bCs/>
            </w:rPr>
          </w:rPrChange>
        </w:rPr>
        <w:t>d</w:t>
      </w:r>
      <w:r w:rsidR="0093607B">
        <w:rPr>
          <w:rFonts w:cs="Calibri"/>
          <w:bCs/>
          <w:sz w:val="22"/>
          <w:szCs w:val="22"/>
        </w:rPr>
        <w:t xml:space="preserve">i un </w:t>
      </w:r>
      <w:r w:rsidRPr="0093607B">
        <w:rPr>
          <w:rFonts w:cs="Calibri"/>
          <w:bCs/>
          <w:sz w:val="22"/>
          <w:szCs w:val="22"/>
        </w:rPr>
        <w:t xml:space="preserve">soggetto </w:t>
      </w:r>
      <w:r w:rsidRPr="0093607B">
        <w:rPr>
          <w:rFonts w:cs="Calibri"/>
          <w:bCs/>
          <w:sz w:val="22"/>
          <w:szCs w:val="22"/>
        </w:rPr>
        <w:lastRenderedPageBreak/>
        <w:t>privat</w:t>
      </w:r>
      <w:r w:rsidRPr="008B1DFF">
        <w:rPr>
          <w:rFonts w:cs="Calibri"/>
          <w:bCs/>
          <w:sz w:val="22"/>
          <w:szCs w:val="22"/>
          <w:rPrChange w:id="8083" w:author="Visone Rossana (GSE)" w:date="2025-09-09T14:36:00Z" w16du:dateUtc="2025-09-09T12:36:00Z">
            <w:rPr>
              <w:rFonts w:cs="Calibri"/>
              <w:bCs/>
            </w:rPr>
          </w:rPrChange>
        </w:rPr>
        <w:t>o</w:t>
      </w:r>
      <w:r w:rsidR="000C04FA" w:rsidRPr="008B1DFF">
        <w:rPr>
          <w:rFonts w:cs="Calibri"/>
          <w:bCs/>
          <w:sz w:val="22"/>
          <w:szCs w:val="22"/>
          <w:rPrChange w:id="8084" w:author="Visone Rossana (GSE)" w:date="2025-09-09T14:36:00Z" w16du:dateUtc="2025-09-09T12:36:00Z">
            <w:rPr>
              <w:rFonts w:cs="Calibri"/>
              <w:bCs/>
            </w:rPr>
          </w:rPrChange>
        </w:rPr>
        <w:t>, in qualità di Soggetto Responsabile,</w:t>
      </w:r>
      <w:r w:rsidRPr="008B1DFF">
        <w:rPr>
          <w:rFonts w:cs="Calibri"/>
          <w:bCs/>
          <w:sz w:val="22"/>
          <w:szCs w:val="22"/>
          <w:rPrChange w:id="8085" w:author="Visone Rossana (GSE)" w:date="2025-09-09T14:36:00Z" w16du:dateUtc="2025-09-09T12:36:00Z">
            <w:rPr>
              <w:rFonts w:cs="Calibri"/>
              <w:bCs/>
            </w:rPr>
          </w:rPrChange>
        </w:rPr>
        <w:t xml:space="preserve"> con il quale sia stato sottoscritto un contratto di partenariato pubblico</w:t>
      </w:r>
      <w:ins w:id="8086" w:author="Visone Rossana (GSE)" w:date="2025-10-10T15:22:00Z" w16du:dateUtc="2025-10-10T13:22:00Z">
        <w:r w:rsidR="00922E1B">
          <w:rPr>
            <w:rFonts w:cs="Calibri"/>
            <w:bCs/>
            <w:sz w:val="22"/>
            <w:szCs w:val="22"/>
          </w:rPr>
          <w:t>-</w:t>
        </w:r>
      </w:ins>
      <w:r w:rsidRPr="008B1DFF">
        <w:rPr>
          <w:rFonts w:cs="Calibri"/>
          <w:bCs/>
          <w:sz w:val="22"/>
          <w:szCs w:val="22"/>
          <w:rPrChange w:id="8087" w:author="Visone Rossana (GSE)" w:date="2025-09-09T14:36:00Z" w16du:dateUtc="2025-09-09T12:36:00Z">
            <w:rPr>
              <w:rFonts w:cs="Calibri"/>
              <w:bCs/>
            </w:rPr>
          </w:rPrChange>
        </w:rPr>
        <w:t xml:space="preserve"> privato (PPP) di cui all’art. 174 e segg. del D.lgs. n. 36 del 2023 (Codice dei Contratti Pubblici),</w:t>
      </w:r>
      <w:ins w:id="8088" w:author="Visone Rossana (GSE)" w:date="2025-10-10T15:31:00Z" w16du:dateUtc="2025-10-10T13:31:00Z">
        <w:r w:rsidR="005D16F3">
          <w:rPr>
            <w:rFonts w:cs="Calibri"/>
            <w:bCs/>
            <w:sz w:val="22"/>
            <w:szCs w:val="22"/>
          </w:rPr>
          <w:t xml:space="preserve"> ad esclusione del partenariato social</w:t>
        </w:r>
      </w:ins>
      <w:ins w:id="8089" w:author="Visone Rossana (GSE)" w:date="2025-10-10T15:32:00Z" w16du:dateUtc="2025-10-10T13:32:00Z">
        <w:r w:rsidR="005D16F3">
          <w:rPr>
            <w:rFonts w:cs="Calibri"/>
            <w:bCs/>
            <w:sz w:val="22"/>
            <w:szCs w:val="22"/>
          </w:rPr>
          <w:t>e.</w:t>
        </w:r>
      </w:ins>
      <w:r w:rsidRPr="008B1DFF">
        <w:rPr>
          <w:rFonts w:cs="Calibri"/>
          <w:bCs/>
          <w:sz w:val="22"/>
          <w:szCs w:val="22"/>
          <w:rPrChange w:id="8090" w:author="Visone Rossana (GSE)" w:date="2025-09-09T14:36:00Z" w16du:dateUtc="2025-09-09T12:36:00Z">
            <w:rPr>
              <w:rFonts w:cs="Calibri"/>
              <w:bCs/>
            </w:rPr>
          </w:rPrChange>
        </w:rPr>
        <w:t xml:space="preserve"> </w:t>
      </w:r>
      <w:del w:id="8091" w:author="Visone Rossana (GSE)" w:date="2025-10-07T17:22:00Z" w16du:dateUtc="2025-10-07T15:22:00Z">
        <w:r w:rsidRPr="008B1DFF" w:rsidDel="001F1206">
          <w:rPr>
            <w:rFonts w:cs="Calibri"/>
            <w:bCs/>
            <w:sz w:val="22"/>
            <w:szCs w:val="22"/>
            <w:rPrChange w:id="8092" w:author="Visone Rossana (GSE)" w:date="2025-09-09T14:36:00Z" w16du:dateUtc="2025-09-09T12:36:00Z">
              <w:rPr>
                <w:rFonts w:cs="Calibri"/>
                <w:bCs/>
              </w:rPr>
            </w:rPrChange>
          </w:rPr>
          <w:delText>ricadente in una delle seguenti tipologie contrattuali:</w:delText>
        </w:r>
      </w:del>
    </w:p>
    <w:p w14:paraId="377FE8CE" w14:textId="51C57A74" w:rsidR="00E627C8" w:rsidRPr="008B1DFF" w:rsidDel="001F1206" w:rsidRDefault="00E627C8">
      <w:pPr>
        <w:spacing w:after="120" w:line="276" w:lineRule="auto"/>
        <w:ind w:right="-142"/>
        <w:jc w:val="both"/>
        <w:rPr>
          <w:del w:id="8093" w:author="Visone Rossana (GSE)" w:date="2025-10-07T17:22:00Z" w16du:dateUtc="2025-10-07T15:22:00Z"/>
          <w:rFonts w:cs="Calibri"/>
          <w:bCs/>
          <w:sz w:val="22"/>
          <w:szCs w:val="22"/>
          <w:rPrChange w:id="8094" w:author="Visone Rossana (GSE)" w:date="2025-09-09T14:36:00Z" w16du:dateUtc="2025-09-09T12:36:00Z">
            <w:rPr>
              <w:del w:id="8095" w:author="Visone Rossana (GSE)" w:date="2025-10-07T17:22:00Z" w16du:dateUtc="2025-10-07T15:22:00Z"/>
              <w:rFonts w:cs="Calibri"/>
              <w:bCs/>
            </w:rPr>
          </w:rPrChange>
        </w:rPr>
        <w:pPrChange w:id="8096" w:author="Visone Rossana (GSE)" w:date="2025-10-07T17:22:00Z" w16du:dateUtc="2025-10-07T15:22:00Z">
          <w:pPr>
            <w:pStyle w:val="Paragrafoelenco"/>
            <w:numPr>
              <w:numId w:val="43"/>
            </w:numPr>
            <w:spacing w:after="120"/>
            <w:ind w:right="-142" w:hanging="360"/>
            <w:jc w:val="both"/>
          </w:pPr>
        </w:pPrChange>
      </w:pPr>
      <w:del w:id="8097" w:author="Visone Rossana (GSE)" w:date="2025-10-07T17:22:00Z" w16du:dateUtc="2025-10-07T15:22:00Z">
        <w:r w:rsidRPr="008B1DFF" w:rsidDel="001F1206">
          <w:rPr>
            <w:rFonts w:cs="Calibri"/>
            <w:bCs/>
            <w:sz w:val="22"/>
            <w:szCs w:val="22"/>
            <w:rPrChange w:id="8098" w:author="Visone Rossana (GSE)" w:date="2025-09-09T14:36:00Z" w16du:dateUtc="2025-09-09T12:36:00Z">
              <w:rPr>
                <w:rFonts w:cs="Calibri"/>
                <w:bCs/>
              </w:rPr>
            </w:rPrChange>
          </w:rPr>
          <w:delText>contratto di concessione, disciplinato dall’art. 177 del Codice dei Contratti Pubblici;</w:delText>
        </w:r>
      </w:del>
    </w:p>
    <w:p w14:paraId="41130356" w14:textId="7A0585B6" w:rsidR="00E627C8" w:rsidRPr="008B1DFF" w:rsidDel="001F1206" w:rsidRDefault="00E627C8">
      <w:pPr>
        <w:spacing w:after="120" w:line="276" w:lineRule="auto"/>
        <w:ind w:right="-142"/>
        <w:jc w:val="both"/>
        <w:rPr>
          <w:del w:id="8099" w:author="Visone Rossana (GSE)" w:date="2025-10-07T17:22:00Z" w16du:dateUtc="2025-10-07T15:22:00Z"/>
          <w:rFonts w:cs="Calibri"/>
          <w:bCs/>
          <w:sz w:val="22"/>
          <w:szCs w:val="22"/>
          <w:rPrChange w:id="8100" w:author="Visone Rossana (GSE)" w:date="2025-09-09T14:36:00Z" w16du:dateUtc="2025-09-09T12:36:00Z">
            <w:rPr>
              <w:del w:id="8101" w:author="Visone Rossana (GSE)" w:date="2025-10-07T17:22:00Z" w16du:dateUtc="2025-10-07T15:22:00Z"/>
              <w:rFonts w:cs="Calibri"/>
              <w:bCs/>
            </w:rPr>
          </w:rPrChange>
        </w:rPr>
        <w:pPrChange w:id="8102" w:author="Visone Rossana (GSE)" w:date="2025-10-07T17:22:00Z" w16du:dateUtc="2025-10-07T15:22:00Z">
          <w:pPr>
            <w:pStyle w:val="Paragrafoelenco"/>
            <w:numPr>
              <w:numId w:val="43"/>
            </w:numPr>
            <w:spacing w:after="120"/>
            <w:ind w:right="-142" w:hanging="360"/>
            <w:jc w:val="both"/>
          </w:pPr>
        </w:pPrChange>
      </w:pPr>
      <w:del w:id="8103" w:author="Visone Rossana (GSE)" w:date="2025-10-07T17:22:00Z" w16du:dateUtc="2025-10-07T15:22:00Z">
        <w:r w:rsidRPr="008B1DFF" w:rsidDel="001F1206">
          <w:rPr>
            <w:rFonts w:cs="Calibri"/>
            <w:bCs/>
            <w:sz w:val="22"/>
            <w:szCs w:val="22"/>
            <w:rPrChange w:id="8104" w:author="Visone Rossana (GSE)" w:date="2025-09-09T14:36:00Z" w16du:dateUtc="2025-09-09T12:36:00Z">
              <w:rPr>
                <w:rFonts w:cs="Calibri"/>
                <w:bCs/>
              </w:rPr>
            </w:rPrChange>
          </w:rPr>
          <w:delText>locazione finanziaria, disciplinato dall’art. 196 del Codice dei Contratti Pubblici;</w:delText>
        </w:r>
      </w:del>
    </w:p>
    <w:p w14:paraId="1173C9F8" w14:textId="0D82CF1C" w:rsidR="00E627C8" w:rsidRPr="008B1DFF" w:rsidDel="001F1206" w:rsidRDefault="00E627C8">
      <w:pPr>
        <w:spacing w:after="120" w:line="276" w:lineRule="auto"/>
        <w:ind w:right="-142"/>
        <w:jc w:val="both"/>
        <w:rPr>
          <w:del w:id="8105" w:author="Visone Rossana (GSE)" w:date="2025-10-07T17:22:00Z" w16du:dateUtc="2025-10-07T15:22:00Z"/>
          <w:rFonts w:cs="Calibri"/>
          <w:bCs/>
          <w:sz w:val="22"/>
          <w:szCs w:val="22"/>
          <w:rPrChange w:id="8106" w:author="Visone Rossana (GSE)" w:date="2025-09-09T14:36:00Z" w16du:dateUtc="2025-09-09T12:36:00Z">
            <w:rPr>
              <w:del w:id="8107" w:author="Visone Rossana (GSE)" w:date="2025-10-07T17:22:00Z" w16du:dateUtc="2025-10-07T15:22:00Z"/>
              <w:rFonts w:cs="Calibri"/>
              <w:bCs/>
            </w:rPr>
          </w:rPrChange>
        </w:rPr>
        <w:pPrChange w:id="8108" w:author="Visone Rossana (GSE)" w:date="2025-10-07T17:22:00Z" w16du:dateUtc="2025-10-07T15:22:00Z">
          <w:pPr>
            <w:pStyle w:val="Paragrafoelenco"/>
            <w:numPr>
              <w:numId w:val="43"/>
            </w:numPr>
            <w:spacing w:after="120"/>
            <w:ind w:right="-142" w:hanging="360"/>
            <w:jc w:val="both"/>
          </w:pPr>
        </w:pPrChange>
      </w:pPr>
      <w:del w:id="8109" w:author="Visone Rossana (GSE)" w:date="2025-10-07T17:22:00Z" w16du:dateUtc="2025-10-07T15:22:00Z">
        <w:r w:rsidRPr="008B1DFF" w:rsidDel="001F1206">
          <w:rPr>
            <w:rFonts w:cs="Calibri"/>
            <w:bCs/>
            <w:sz w:val="22"/>
            <w:szCs w:val="22"/>
            <w:rPrChange w:id="8110" w:author="Visone Rossana (GSE)" w:date="2025-09-09T14:36:00Z" w16du:dateUtc="2025-09-09T12:36:00Z">
              <w:rPr>
                <w:rFonts w:cs="Calibri"/>
                <w:bCs/>
              </w:rPr>
            </w:rPrChange>
          </w:rPr>
          <w:delText>contratto di disponibilità, disciplinato dall’art. 197 Codice dei Contratti Pubblici;</w:delText>
        </w:r>
      </w:del>
    </w:p>
    <w:p w14:paraId="2217ECC3" w14:textId="15242392" w:rsidR="00E627C8" w:rsidRPr="008B1DFF" w:rsidDel="001F1206" w:rsidRDefault="00E627C8">
      <w:pPr>
        <w:spacing w:after="120" w:line="276" w:lineRule="auto"/>
        <w:ind w:right="-142"/>
        <w:jc w:val="both"/>
        <w:rPr>
          <w:del w:id="8111" w:author="Visone Rossana (GSE)" w:date="2025-10-07T17:22:00Z" w16du:dateUtc="2025-10-07T15:22:00Z"/>
          <w:rFonts w:cs="Calibri"/>
          <w:bCs/>
          <w:sz w:val="22"/>
          <w:szCs w:val="22"/>
          <w:rPrChange w:id="8112" w:author="Visone Rossana (GSE)" w:date="2025-09-09T14:36:00Z" w16du:dateUtc="2025-09-09T12:36:00Z">
            <w:rPr>
              <w:del w:id="8113" w:author="Visone Rossana (GSE)" w:date="2025-10-07T17:22:00Z" w16du:dateUtc="2025-10-07T15:22:00Z"/>
              <w:rFonts w:cs="Calibri"/>
              <w:bCs/>
            </w:rPr>
          </w:rPrChange>
        </w:rPr>
        <w:pPrChange w:id="8114" w:author="Visone Rossana (GSE)" w:date="2025-10-07T17:22:00Z" w16du:dateUtc="2025-10-07T15:22:00Z">
          <w:pPr>
            <w:pStyle w:val="Paragrafoelenco"/>
            <w:numPr>
              <w:numId w:val="43"/>
            </w:numPr>
            <w:spacing w:after="120"/>
            <w:ind w:right="-142" w:hanging="360"/>
            <w:jc w:val="both"/>
          </w:pPr>
        </w:pPrChange>
      </w:pPr>
      <w:del w:id="8115" w:author="Visone Rossana (GSE)" w:date="2025-10-07T17:22:00Z" w16du:dateUtc="2025-10-07T15:22:00Z">
        <w:r w:rsidRPr="008B1DFF" w:rsidDel="001F1206">
          <w:rPr>
            <w:rFonts w:cs="Calibri"/>
            <w:bCs/>
            <w:sz w:val="22"/>
            <w:szCs w:val="22"/>
            <w:rPrChange w:id="8116" w:author="Visone Rossana (GSE)" w:date="2025-09-09T14:36:00Z" w16du:dateUtc="2025-09-09T12:36:00Z">
              <w:rPr>
                <w:rFonts w:cs="Calibri"/>
                <w:bCs/>
              </w:rPr>
            </w:rPrChange>
          </w:rPr>
          <w:delText>contratto di cessione di immobili in cambio di opere, disciplinato dall’art. 202 Codice dei Contratti Pubblici;</w:delText>
        </w:r>
      </w:del>
    </w:p>
    <w:p w14:paraId="0AE2BB20" w14:textId="57367F65" w:rsidR="00E627C8" w:rsidRPr="008B1DFF" w:rsidRDefault="00E627C8">
      <w:pPr>
        <w:spacing w:after="120" w:line="276" w:lineRule="auto"/>
        <w:ind w:right="-142"/>
        <w:jc w:val="both"/>
        <w:rPr>
          <w:rFonts w:cs="Calibri"/>
          <w:bCs/>
          <w:sz w:val="22"/>
          <w:szCs w:val="22"/>
          <w:rPrChange w:id="8117" w:author="Visone Rossana (GSE)" w:date="2025-09-09T14:36:00Z" w16du:dateUtc="2025-09-09T12:36:00Z">
            <w:rPr>
              <w:rFonts w:cs="Calibri"/>
              <w:bCs/>
            </w:rPr>
          </w:rPrChange>
        </w:rPr>
        <w:pPrChange w:id="8118" w:author="Visone Rossana (GSE)" w:date="2025-10-07T17:22:00Z" w16du:dateUtc="2025-10-07T15:22:00Z">
          <w:pPr>
            <w:pStyle w:val="Paragrafoelenco"/>
            <w:numPr>
              <w:numId w:val="43"/>
            </w:numPr>
            <w:spacing w:after="120"/>
            <w:ind w:right="-142" w:hanging="360"/>
            <w:jc w:val="both"/>
          </w:pPr>
        </w:pPrChange>
      </w:pPr>
      <w:del w:id="8119" w:author="Visone Rossana (GSE)" w:date="2025-10-07T17:22:00Z" w16du:dateUtc="2025-10-07T15:22:00Z">
        <w:r w:rsidRPr="008B1DFF" w:rsidDel="001F1206">
          <w:rPr>
            <w:rFonts w:cs="Calibri"/>
            <w:bCs/>
            <w:sz w:val="22"/>
            <w:szCs w:val="22"/>
            <w:rPrChange w:id="8120" w:author="Visone Rossana (GSE)" w:date="2025-09-09T14:36:00Z" w16du:dateUtc="2025-09-09T12:36:00Z">
              <w:rPr>
                <w:rFonts w:cs="Calibri"/>
                <w:bCs/>
              </w:rPr>
            </w:rPrChange>
          </w:rPr>
          <w:delText>affidamento dei servizi globali.</w:delText>
        </w:r>
      </w:del>
    </w:p>
    <w:p w14:paraId="063F158D" w14:textId="6B2572A2" w:rsidR="002065F7" w:rsidRDefault="00FE4B76" w:rsidP="019E2DF8">
      <w:pPr>
        <w:tabs>
          <w:tab w:val="num" w:pos="426"/>
        </w:tabs>
        <w:spacing w:after="120" w:line="276" w:lineRule="auto"/>
        <w:ind w:right="-142"/>
        <w:jc w:val="both"/>
        <w:rPr>
          <w:rFonts w:cs="Calibri"/>
          <w:bCs/>
          <w:sz w:val="22"/>
          <w:szCs w:val="22"/>
        </w:rPr>
      </w:pPr>
      <w:r>
        <w:rPr>
          <w:rFonts w:cs="Calibri"/>
          <w:bCs/>
          <w:sz w:val="22"/>
          <w:szCs w:val="22"/>
        </w:rPr>
        <w:t>I</w:t>
      </w:r>
      <w:r w:rsidR="002065F7">
        <w:rPr>
          <w:rFonts w:cs="Calibri"/>
          <w:bCs/>
          <w:sz w:val="22"/>
          <w:szCs w:val="22"/>
        </w:rPr>
        <w:t>l soggetto privato</w:t>
      </w:r>
      <w:ins w:id="8121" w:author="Visone Rossana (GSE)" w:date="2025-10-10T16:26:00Z" w16du:dateUtc="2025-10-10T14:26:00Z">
        <w:r w:rsidR="00A177CC">
          <w:rPr>
            <w:rFonts w:cs="Calibri"/>
            <w:bCs/>
            <w:sz w:val="22"/>
            <w:szCs w:val="22"/>
          </w:rPr>
          <w:t xml:space="preserve"> che agi</w:t>
        </w:r>
      </w:ins>
      <w:ins w:id="8122" w:author="Visone Rossana (GSE)" w:date="2025-10-10T16:27:00Z" w16du:dateUtc="2025-10-10T14:27:00Z">
        <w:r w:rsidR="00A177CC">
          <w:rPr>
            <w:rFonts w:cs="Calibri"/>
            <w:bCs/>
            <w:sz w:val="22"/>
            <w:szCs w:val="22"/>
          </w:rPr>
          <w:t>rà in qualità di Soggetto Responsabile</w:t>
        </w:r>
      </w:ins>
      <w:r w:rsidR="002065F7">
        <w:rPr>
          <w:rFonts w:cs="Calibri"/>
          <w:bCs/>
          <w:sz w:val="22"/>
          <w:szCs w:val="22"/>
        </w:rPr>
        <w:t xml:space="preserve"> </w:t>
      </w:r>
      <w:r>
        <w:rPr>
          <w:rFonts w:cs="Calibri"/>
          <w:bCs/>
          <w:sz w:val="22"/>
          <w:szCs w:val="22"/>
        </w:rPr>
        <w:t xml:space="preserve">deve rispettare i seguenti </w:t>
      </w:r>
      <w:commentRangeStart w:id="8123"/>
      <w:r>
        <w:rPr>
          <w:rFonts w:cs="Calibri"/>
          <w:bCs/>
          <w:sz w:val="22"/>
          <w:szCs w:val="22"/>
        </w:rPr>
        <w:t>requisiti soggettivi</w:t>
      </w:r>
      <w:commentRangeEnd w:id="8123"/>
      <w:r w:rsidR="000958A1">
        <w:rPr>
          <w:rStyle w:val="Rimandocommento"/>
          <w:rFonts w:cs="Calibri"/>
          <w:bCs/>
          <w:sz w:val="22"/>
          <w:szCs w:val="22"/>
        </w:rPr>
        <w:commentReference w:id="8123"/>
      </w:r>
      <w:r>
        <w:rPr>
          <w:rFonts w:cs="Calibri"/>
          <w:bCs/>
          <w:sz w:val="22"/>
          <w:szCs w:val="22"/>
        </w:rPr>
        <w:t>:</w:t>
      </w:r>
    </w:p>
    <w:p w14:paraId="72C86755" w14:textId="06C5EEB9" w:rsidR="00FE4B76" w:rsidRDefault="00B53069" w:rsidP="2079F7E0">
      <w:pPr>
        <w:pStyle w:val="Paragrafoelenco"/>
        <w:numPr>
          <w:ilvl w:val="0"/>
          <w:numId w:val="249"/>
        </w:numPr>
        <w:spacing w:after="120" w:line="276" w:lineRule="auto"/>
        <w:ind w:right="-142"/>
        <w:jc w:val="both"/>
        <w:rPr>
          <w:ins w:id="8124" w:author="Visone Rossana (GSE)" w:date="2025-10-10T16:32:00Z" w16du:dateUtc="2025-10-10T14:32:00Z"/>
          <w:rFonts w:cs="Calibri"/>
          <w:bCs/>
          <w:sz w:val="22"/>
          <w:szCs w:val="22"/>
          <w:highlight w:val="yellow"/>
        </w:rPr>
      </w:pPr>
      <w:commentRangeStart w:id="8125"/>
      <w:ins w:id="8126" w:author="Visone Rossana (GSE)" w:date="2025-10-10T16:31:00Z" w16du:dateUtc="2025-10-10T14:31:00Z">
        <w:r>
          <w:rPr>
            <w:rFonts w:cs="Calibri"/>
            <w:bCs/>
            <w:sz w:val="22"/>
            <w:szCs w:val="22"/>
            <w:highlight w:val="yellow"/>
          </w:rPr>
          <w:t>q</w:t>
        </w:r>
        <w:r w:rsidR="0052417A">
          <w:rPr>
            <w:rFonts w:cs="Calibri"/>
            <w:bCs/>
            <w:sz w:val="22"/>
            <w:szCs w:val="22"/>
            <w:highlight w:val="yellow"/>
          </w:rPr>
          <w:t>ualificazione SOA</w:t>
        </w:r>
        <w:commentRangeEnd w:id="8125"/>
        <w:r w:rsidRPr="00A46600">
          <w:rPr>
            <w:rStyle w:val="Rimandocommento"/>
            <w:rFonts w:cs="Calibri"/>
            <w:bCs/>
            <w:sz w:val="22"/>
            <w:szCs w:val="22"/>
            <w:highlight w:val="yellow"/>
          </w:rPr>
          <w:commentReference w:id="8125"/>
        </w:r>
      </w:ins>
      <w:del w:id="8127" w:author="Visone Rossana (GSE)" w:date="2025-10-10T16:31:00Z" w16du:dateUtc="2025-10-10T14:31:00Z">
        <w:r w:rsidR="00FE4B76" w:rsidRPr="00A46600" w:rsidDel="00B53069">
          <w:rPr>
            <w:rFonts w:cs="Calibri"/>
            <w:bCs/>
            <w:sz w:val="22"/>
            <w:szCs w:val="22"/>
            <w:highlight w:val="yellow"/>
          </w:rPr>
          <w:delText>Xxx</w:delText>
        </w:r>
      </w:del>
      <w:r w:rsidR="00FE4B76" w:rsidRPr="00A46600">
        <w:rPr>
          <w:rFonts w:cs="Calibri"/>
          <w:bCs/>
          <w:sz w:val="22"/>
          <w:szCs w:val="22"/>
          <w:highlight w:val="yellow"/>
        </w:rPr>
        <w:t>;</w:t>
      </w:r>
    </w:p>
    <w:p w14:paraId="4BCC7FF0" w14:textId="4E027773" w:rsidR="00B53069" w:rsidRDefault="00B53069" w:rsidP="2079F7E0">
      <w:pPr>
        <w:pStyle w:val="Paragrafoelenco"/>
        <w:numPr>
          <w:ilvl w:val="0"/>
          <w:numId w:val="249"/>
        </w:numPr>
        <w:spacing w:after="120" w:line="276" w:lineRule="auto"/>
        <w:ind w:right="-142"/>
        <w:jc w:val="both"/>
        <w:rPr>
          <w:ins w:id="8128" w:author="Visone Rossana (GSE)" w:date="2025-10-10T16:47:00Z" w16du:dateUtc="2025-10-10T14:47:00Z"/>
          <w:rFonts w:cs="Calibri"/>
          <w:bCs/>
          <w:sz w:val="22"/>
          <w:szCs w:val="22"/>
          <w:highlight w:val="yellow"/>
        </w:rPr>
      </w:pPr>
      <w:ins w:id="8129" w:author="Visone Rossana (GSE)" w:date="2025-10-10T16:32:00Z" w16du:dateUtc="2025-10-10T14:32:00Z">
        <w:r>
          <w:rPr>
            <w:rFonts w:cs="Calibri"/>
            <w:bCs/>
            <w:sz w:val="22"/>
            <w:szCs w:val="22"/>
            <w:highlight w:val="yellow"/>
          </w:rPr>
          <w:t>requisiti economici finanziari</w:t>
        </w:r>
        <w:r w:rsidR="00630683">
          <w:rPr>
            <w:rFonts w:cs="Calibri"/>
            <w:bCs/>
            <w:sz w:val="22"/>
            <w:szCs w:val="22"/>
            <w:highlight w:val="yellow"/>
          </w:rPr>
          <w:t xml:space="preserve"> tra cui </w:t>
        </w:r>
        <w:r w:rsidR="00690EB1">
          <w:rPr>
            <w:rFonts w:cs="Calibri"/>
            <w:bCs/>
            <w:sz w:val="22"/>
            <w:szCs w:val="22"/>
            <w:highlight w:val="yellow"/>
          </w:rPr>
          <w:t xml:space="preserve">la solidità </w:t>
        </w:r>
      </w:ins>
      <w:ins w:id="8130" w:author="Visone Rossana (GSE)" w:date="2025-10-10T16:32:00Z">
        <w:r w:rsidR="00690EB1" w:rsidRPr="475BD928">
          <w:rPr>
            <w:rFonts w:cs="Calibri"/>
            <w:sz w:val="22"/>
            <w:szCs w:val="22"/>
            <w:highlight w:val="yellow"/>
          </w:rPr>
          <w:t>finanziar</w:t>
        </w:r>
      </w:ins>
      <w:ins w:id="8131" w:author="Santagata Fabiana (GSE)" w:date="2025-10-13T11:05:00Z">
        <w:r w:rsidR="4D6A5D69" w:rsidRPr="475BD928">
          <w:rPr>
            <w:rFonts w:cs="Calibri"/>
            <w:sz w:val="22"/>
            <w:szCs w:val="22"/>
            <w:highlight w:val="yellow"/>
          </w:rPr>
          <w:t>i</w:t>
        </w:r>
      </w:ins>
      <w:ins w:id="8132" w:author="Visone Rossana (GSE)" w:date="2025-10-10T16:32:00Z">
        <w:r w:rsidR="00690EB1" w:rsidRPr="475BD928">
          <w:rPr>
            <w:rFonts w:cs="Calibri"/>
            <w:sz w:val="22"/>
            <w:szCs w:val="22"/>
            <w:highlight w:val="yellow"/>
          </w:rPr>
          <w:t>a</w:t>
        </w:r>
      </w:ins>
      <w:ins w:id="8133" w:author="Visone Rossana (GSE)" w:date="2025-10-10T16:32:00Z" w16du:dateUtc="2025-10-10T14:32:00Z">
        <w:r w:rsidR="00690EB1">
          <w:rPr>
            <w:rFonts w:cs="Calibri"/>
            <w:bCs/>
            <w:sz w:val="22"/>
            <w:szCs w:val="22"/>
            <w:highlight w:val="yellow"/>
          </w:rPr>
          <w:t xml:space="preserve"> e </w:t>
        </w:r>
      </w:ins>
      <w:ins w:id="8134" w:author="Visone Rossana (GSE)" w:date="2025-10-10T16:33:00Z" w16du:dateUtc="2025-10-10T14:33:00Z">
        <w:r w:rsidR="00A5020C">
          <w:rPr>
            <w:rFonts w:cs="Calibri"/>
            <w:bCs/>
            <w:sz w:val="22"/>
            <w:szCs w:val="22"/>
            <w:highlight w:val="yellow"/>
          </w:rPr>
          <w:t xml:space="preserve">la </w:t>
        </w:r>
        <w:r w:rsidR="00690EB1">
          <w:rPr>
            <w:rFonts w:cs="Calibri"/>
            <w:bCs/>
            <w:sz w:val="22"/>
            <w:szCs w:val="22"/>
            <w:highlight w:val="yellow"/>
          </w:rPr>
          <w:t xml:space="preserve">capacità di </w:t>
        </w:r>
      </w:ins>
      <w:ins w:id="8135" w:author="Visone Rossana (GSE)" w:date="2025-10-10T16:32:00Z" w16du:dateUtc="2025-10-10T14:32:00Z">
        <w:r w:rsidR="00690EB1">
          <w:rPr>
            <w:rFonts w:cs="Calibri"/>
            <w:bCs/>
            <w:sz w:val="22"/>
            <w:szCs w:val="22"/>
            <w:highlight w:val="yellow"/>
          </w:rPr>
          <w:t>assunzione del ri</w:t>
        </w:r>
      </w:ins>
      <w:ins w:id="8136" w:author="Visone Rossana (GSE)" w:date="2025-10-10T16:33:00Z" w16du:dateUtc="2025-10-10T14:33:00Z">
        <w:r w:rsidR="00690EB1">
          <w:rPr>
            <w:rFonts w:cs="Calibri"/>
            <w:bCs/>
            <w:sz w:val="22"/>
            <w:szCs w:val="22"/>
            <w:highlight w:val="yellow"/>
          </w:rPr>
          <w:t>schio operativo</w:t>
        </w:r>
      </w:ins>
      <w:ins w:id="8137" w:author="Visone Rossana (GSE)" w:date="2025-10-10T16:32:00Z" w16du:dateUtc="2025-10-10T14:32:00Z">
        <w:r>
          <w:rPr>
            <w:rFonts w:cs="Calibri"/>
            <w:bCs/>
            <w:sz w:val="22"/>
            <w:szCs w:val="22"/>
            <w:highlight w:val="yellow"/>
          </w:rPr>
          <w:t>;</w:t>
        </w:r>
      </w:ins>
    </w:p>
    <w:p w14:paraId="40EB151B" w14:textId="19C60260" w:rsidR="00B841F2" w:rsidRPr="00A46600" w:rsidRDefault="00EC5999" w:rsidP="2079F7E0">
      <w:pPr>
        <w:pStyle w:val="Paragrafoelenco"/>
        <w:numPr>
          <w:ilvl w:val="0"/>
          <w:numId w:val="249"/>
        </w:numPr>
        <w:spacing w:after="120" w:line="276" w:lineRule="auto"/>
        <w:ind w:right="-142"/>
        <w:jc w:val="both"/>
        <w:rPr>
          <w:rFonts w:cs="Calibri"/>
          <w:bCs/>
          <w:sz w:val="22"/>
          <w:szCs w:val="22"/>
          <w:highlight w:val="yellow"/>
        </w:rPr>
      </w:pPr>
      <w:commentRangeStart w:id="8138"/>
      <w:ins w:id="8139" w:author="Visone Rossana (GSE)" w:date="2025-10-10T16:48:00Z" w16du:dateUtc="2025-10-10T14:48:00Z">
        <w:r>
          <w:rPr>
            <w:rFonts w:cs="Calibri"/>
            <w:bCs/>
            <w:sz w:val="22"/>
            <w:szCs w:val="22"/>
            <w:highlight w:val="yellow"/>
          </w:rPr>
          <w:t xml:space="preserve">requisiti </w:t>
        </w:r>
      </w:ins>
      <w:ins w:id="8140" w:author="Visone Rossana (GSE)" w:date="2025-10-10T16:47:00Z" w16du:dateUtc="2025-10-10T14:47:00Z">
        <w:r w:rsidR="00B841F2">
          <w:rPr>
            <w:rFonts w:cs="Calibri"/>
            <w:bCs/>
            <w:sz w:val="22"/>
            <w:szCs w:val="22"/>
            <w:highlight w:val="yellow"/>
          </w:rPr>
          <w:t>spe</w:t>
        </w:r>
      </w:ins>
      <w:ins w:id="8141" w:author="Visone Rossana (GSE)" w:date="2025-10-10T16:48:00Z" w16du:dateUtc="2025-10-10T14:48:00Z">
        <w:r w:rsidR="00B841F2">
          <w:rPr>
            <w:rFonts w:cs="Calibri"/>
            <w:bCs/>
            <w:sz w:val="22"/>
            <w:szCs w:val="22"/>
            <w:highlight w:val="yellow"/>
          </w:rPr>
          <w:t>ci</w:t>
        </w:r>
        <w:r w:rsidR="007A3192">
          <w:rPr>
            <w:rFonts w:cs="Calibri"/>
            <w:bCs/>
            <w:sz w:val="22"/>
            <w:szCs w:val="22"/>
            <w:highlight w:val="yellow"/>
          </w:rPr>
          <w:t>fici per ATI/società di scopo</w:t>
        </w:r>
        <w:r>
          <w:rPr>
            <w:rFonts w:cs="Calibri"/>
            <w:bCs/>
            <w:sz w:val="22"/>
            <w:szCs w:val="22"/>
            <w:highlight w:val="yellow"/>
          </w:rPr>
          <w:t>/consorz</w:t>
        </w:r>
      </w:ins>
      <w:commentRangeEnd w:id="8138"/>
      <w:ins w:id="8142" w:author="Visone Rossana (GSE)" w:date="2025-10-10T16:50:00Z" w16du:dateUtc="2025-10-10T14:50:00Z">
        <w:r>
          <w:rPr>
            <w:rStyle w:val="Rimandocommento"/>
            <w:rFonts w:cs="Calibri"/>
            <w:bCs/>
            <w:sz w:val="22"/>
            <w:szCs w:val="22"/>
            <w:highlight w:val="yellow"/>
          </w:rPr>
          <w:commentReference w:id="8138"/>
        </w:r>
      </w:ins>
      <w:ins w:id="8143" w:author="Visone Rossana (GSE)" w:date="2025-10-10T16:48:00Z" w16du:dateUtc="2025-10-10T14:48:00Z">
        <w:r>
          <w:rPr>
            <w:rFonts w:cs="Calibri"/>
            <w:bCs/>
            <w:sz w:val="22"/>
            <w:szCs w:val="22"/>
            <w:highlight w:val="yellow"/>
          </w:rPr>
          <w:t>i</w:t>
        </w:r>
      </w:ins>
      <w:ins w:id="8144" w:author="Visone Rossana (GSE)" w:date="2025-10-10T16:49:00Z" w16du:dateUtc="2025-10-10T14:49:00Z">
        <w:r>
          <w:rPr>
            <w:rFonts w:cs="Calibri"/>
            <w:bCs/>
            <w:sz w:val="22"/>
            <w:szCs w:val="22"/>
            <w:highlight w:val="yellow"/>
          </w:rPr>
          <w:t>;</w:t>
        </w:r>
      </w:ins>
    </w:p>
    <w:p w14:paraId="4F378CDE" w14:textId="0ECA232D" w:rsidR="00FE4B76" w:rsidRPr="00A46600" w:rsidRDefault="00A46600" w:rsidP="00A46600">
      <w:pPr>
        <w:pStyle w:val="Paragrafoelenco"/>
        <w:numPr>
          <w:ilvl w:val="0"/>
          <w:numId w:val="249"/>
        </w:numPr>
        <w:spacing w:after="120" w:line="276" w:lineRule="auto"/>
        <w:ind w:right="-142"/>
        <w:jc w:val="both"/>
        <w:rPr>
          <w:rFonts w:cs="Calibri"/>
          <w:bCs/>
          <w:sz w:val="22"/>
          <w:szCs w:val="22"/>
        </w:rPr>
      </w:pPr>
      <w:commentRangeStart w:id="8145"/>
      <w:r>
        <w:rPr>
          <w:rFonts w:cs="Calibri"/>
          <w:bCs/>
          <w:sz w:val="22"/>
          <w:szCs w:val="22"/>
        </w:rPr>
        <w:t xml:space="preserve">sia una </w:t>
      </w:r>
      <w:r w:rsidR="00CC417D">
        <w:rPr>
          <w:rFonts w:cs="Calibri"/>
          <w:bCs/>
          <w:sz w:val="22"/>
          <w:szCs w:val="22"/>
        </w:rPr>
        <w:t xml:space="preserve">ESCO in </w:t>
      </w:r>
      <w:r w:rsidR="009415DF">
        <w:rPr>
          <w:rFonts w:cs="Calibri"/>
          <w:bCs/>
          <w:sz w:val="22"/>
          <w:szCs w:val="22"/>
        </w:rPr>
        <w:t>possesso della certificazione</w:t>
      </w:r>
      <w:r w:rsidR="00CC417D">
        <w:rPr>
          <w:rFonts w:cs="Calibri"/>
          <w:bCs/>
          <w:sz w:val="22"/>
          <w:szCs w:val="22"/>
        </w:rPr>
        <w:t xml:space="preserve"> </w:t>
      </w:r>
      <w:r w:rsidR="00077B96">
        <w:rPr>
          <w:rFonts w:cs="Calibri"/>
          <w:bCs/>
          <w:sz w:val="22"/>
          <w:szCs w:val="22"/>
        </w:rPr>
        <w:t>UNI CEI 11352</w:t>
      </w:r>
      <w:r w:rsidR="00CE5313">
        <w:rPr>
          <w:rFonts w:cs="Calibri"/>
          <w:bCs/>
          <w:sz w:val="22"/>
          <w:szCs w:val="22"/>
        </w:rPr>
        <w:t>, in corso di validità,</w:t>
      </w:r>
      <w:r w:rsidR="00077B96">
        <w:rPr>
          <w:rFonts w:cs="Calibri"/>
          <w:bCs/>
          <w:sz w:val="22"/>
          <w:szCs w:val="22"/>
        </w:rPr>
        <w:t xml:space="preserve"> nel caso in cui il contratto di PPP preveda anche la gestione di risparmi energetici sull’edificio oggetto dell’intervento</w:t>
      </w:r>
      <w:commentRangeEnd w:id="8145"/>
      <w:r w:rsidR="004A34F8">
        <w:rPr>
          <w:rStyle w:val="Rimandocommento"/>
          <w:rFonts w:cs="Calibri"/>
          <w:bCs/>
          <w:sz w:val="22"/>
          <w:szCs w:val="22"/>
        </w:rPr>
        <w:commentReference w:id="8145"/>
      </w:r>
      <w:r w:rsidR="00077B96">
        <w:rPr>
          <w:rFonts w:cs="Calibri"/>
          <w:bCs/>
          <w:sz w:val="22"/>
          <w:szCs w:val="22"/>
        </w:rPr>
        <w:t>.</w:t>
      </w:r>
      <w:r w:rsidR="00CE5313">
        <w:rPr>
          <w:rFonts w:cs="Calibri"/>
          <w:bCs/>
          <w:sz w:val="22"/>
          <w:szCs w:val="22"/>
        </w:rPr>
        <w:t xml:space="preserve"> </w:t>
      </w:r>
    </w:p>
    <w:p w14:paraId="52728FC3" w14:textId="3F79AB1E" w:rsidR="00E627C8" w:rsidRDefault="00031614">
      <w:pPr>
        <w:tabs>
          <w:tab w:val="num" w:pos="426"/>
        </w:tabs>
        <w:spacing w:after="120" w:line="276" w:lineRule="auto"/>
        <w:ind w:right="-142"/>
        <w:jc w:val="both"/>
        <w:rPr>
          <w:ins w:id="8146" w:author="Visone Rossana (GSE)" w:date="2025-10-10T16:14:00Z" w16du:dateUtc="2025-10-10T14:14:00Z"/>
          <w:rFonts w:cs="Calibri"/>
          <w:bCs/>
          <w:sz w:val="22"/>
          <w:szCs w:val="22"/>
        </w:rPr>
      </w:pPr>
      <w:r w:rsidRPr="008B1DFF">
        <w:rPr>
          <w:rFonts w:cs="Calibri"/>
          <w:bCs/>
          <w:sz w:val="22"/>
          <w:szCs w:val="22"/>
          <w:rPrChange w:id="8147" w:author="Visone Rossana (GSE)" w:date="2025-09-09T14:36:00Z" w16du:dateUtc="2025-09-09T12:36:00Z">
            <w:rPr>
              <w:rFonts w:cs="Calibri"/>
              <w:bCs/>
            </w:rPr>
          </w:rPrChange>
        </w:rPr>
        <w:t xml:space="preserve">La </w:t>
      </w:r>
      <w:r w:rsidR="00E627C8" w:rsidRPr="008B1DFF">
        <w:rPr>
          <w:rFonts w:cs="Calibri"/>
          <w:bCs/>
          <w:sz w:val="22"/>
          <w:szCs w:val="22"/>
          <w:rPrChange w:id="8148" w:author="Visone Rossana (GSE)" w:date="2025-09-09T14:36:00Z" w16du:dateUtc="2025-09-09T12:36:00Z">
            <w:rPr>
              <w:rFonts w:cs="Calibri"/>
              <w:bCs/>
            </w:rPr>
          </w:rPrChange>
        </w:rPr>
        <w:t xml:space="preserve">quantificazione degli incentivi </w:t>
      </w:r>
      <w:r w:rsidRPr="008B1DFF">
        <w:rPr>
          <w:rFonts w:cs="Calibri"/>
          <w:bCs/>
          <w:sz w:val="22"/>
          <w:szCs w:val="22"/>
          <w:rPrChange w:id="8149" w:author="Visone Rossana (GSE)" w:date="2025-09-09T14:36:00Z" w16du:dateUtc="2025-09-09T12:36:00Z">
            <w:rPr>
              <w:rFonts w:cs="Calibri"/>
              <w:bCs/>
            </w:rPr>
          </w:rPrChange>
        </w:rPr>
        <w:t xml:space="preserve">spettanti, </w:t>
      </w:r>
      <w:r w:rsidR="00E627C8" w:rsidRPr="008B1DFF">
        <w:rPr>
          <w:rFonts w:cs="Calibri"/>
          <w:bCs/>
          <w:sz w:val="22"/>
          <w:szCs w:val="22"/>
          <w:rPrChange w:id="8150" w:author="Visone Rossana (GSE)" w:date="2025-09-09T14:36:00Z" w16du:dateUtc="2025-09-09T12:36:00Z">
            <w:rPr>
              <w:rFonts w:cs="Calibri"/>
              <w:bCs/>
            </w:rPr>
          </w:rPrChange>
        </w:rPr>
        <w:t xml:space="preserve">in termini di </w:t>
      </w:r>
      <w:commentRangeStart w:id="8151"/>
      <w:commentRangeStart w:id="8152"/>
      <w:r w:rsidR="00E627C8" w:rsidRPr="008B1DFF">
        <w:rPr>
          <w:rFonts w:cs="Calibri"/>
          <w:bCs/>
          <w:sz w:val="22"/>
          <w:szCs w:val="22"/>
          <w:rPrChange w:id="8153" w:author="Visone Rossana (GSE)" w:date="2025-09-09T14:36:00Z" w16du:dateUtc="2025-09-09T12:36:00Z">
            <w:rPr>
              <w:rFonts w:cs="Calibri"/>
              <w:bCs/>
            </w:rPr>
          </w:rPrChange>
        </w:rPr>
        <w:t>intensità e cumulabilità</w:t>
      </w:r>
      <w:commentRangeEnd w:id="8151"/>
      <w:r w:rsidR="00115040" w:rsidRPr="008B1DFF">
        <w:rPr>
          <w:rStyle w:val="Rimandocommento"/>
          <w:rFonts w:cs="Calibri"/>
          <w:bCs/>
          <w:sz w:val="22"/>
          <w:szCs w:val="22"/>
          <w:rPrChange w:id="8154" w:author="Visone Rossana (GSE)" w:date="2025-09-09T14:36:00Z" w16du:dateUtc="2025-09-09T12:36:00Z">
            <w:rPr>
              <w:rStyle w:val="Rimandocommento"/>
              <w:rFonts w:cs="Calibri"/>
              <w:bCs/>
              <w:sz w:val="24"/>
            </w:rPr>
          </w:rPrChange>
        </w:rPr>
        <w:commentReference w:id="8151"/>
      </w:r>
      <w:commentRangeEnd w:id="8152"/>
      <w:r w:rsidR="00724EE4" w:rsidRPr="008B1DFF">
        <w:rPr>
          <w:rStyle w:val="Rimandocommento"/>
          <w:rFonts w:cs="Calibri"/>
          <w:bCs/>
          <w:sz w:val="22"/>
          <w:szCs w:val="22"/>
          <w:rPrChange w:id="8155" w:author="Visone Rossana (GSE)" w:date="2025-09-09T14:36:00Z" w16du:dateUtc="2025-09-09T12:36:00Z">
            <w:rPr>
              <w:rStyle w:val="Rimandocommento"/>
              <w:rFonts w:cs="Calibri"/>
              <w:bCs/>
              <w:sz w:val="24"/>
            </w:rPr>
          </w:rPrChange>
        </w:rPr>
        <w:commentReference w:id="8152"/>
      </w:r>
      <w:r w:rsidRPr="008B1DFF">
        <w:rPr>
          <w:rFonts w:cs="Calibri"/>
          <w:bCs/>
          <w:sz w:val="22"/>
          <w:szCs w:val="22"/>
          <w:rPrChange w:id="8156" w:author="Visone Rossana (GSE)" w:date="2025-09-09T14:36:00Z" w16du:dateUtc="2025-09-09T12:36:00Z">
            <w:rPr>
              <w:rFonts w:cs="Calibri"/>
              <w:bCs/>
            </w:rPr>
          </w:rPrChange>
        </w:rPr>
        <w:t xml:space="preserve">, sarà effettuata nei limiti delle </w:t>
      </w:r>
      <w:r w:rsidRPr="000B423F">
        <w:rPr>
          <w:rFonts w:cs="Calibri"/>
          <w:bCs/>
          <w:sz w:val="22"/>
          <w:szCs w:val="22"/>
        </w:rPr>
        <w:t xml:space="preserve">spese </w:t>
      </w:r>
      <w:commentRangeStart w:id="8157"/>
      <w:r w:rsidR="000B423F">
        <w:rPr>
          <w:rFonts w:cs="Calibri"/>
          <w:bCs/>
          <w:sz w:val="22"/>
          <w:szCs w:val="22"/>
        </w:rPr>
        <w:t xml:space="preserve">imputabili </w:t>
      </w:r>
      <w:commentRangeEnd w:id="8157"/>
      <w:r w:rsidR="00B451BC">
        <w:rPr>
          <w:rStyle w:val="Rimandocommento"/>
          <w:rFonts w:cs="Calibri"/>
          <w:bCs/>
          <w:sz w:val="22"/>
          <w:szCs w:val="22"/>
        </w:rPr>
        <w:commentReference w:id="8157"/>
      </w:r>
      <w:r w:rsidR="000B423F">
        <w:rPr>
          <w:rFonts w:cs="Calibri"/>
          <w:bCs/>
          <w:sz w:val="22"/>
          <w:szCs w:val="22"/>
        </w:rPr>
        <w:t xml:space="preserve">alla </w:t>
      </w:r>
      <w:r w:rsidRPr="000B423F">
        <w:rPr>
          <w:rFonts w:cs="Calibri"/>
          <w:bCs/>
          <w:sz w:val="22"/>
          <w:szCs w:val="22"/>
        </w:rPr>
        <w:t>Pu</w:t>
      </w:r>
      <w:r w:rsidRPr="008B1DFF">
        <w:rPr>
          <w:rFonts w:cs="Calibri"/>
          <w:bCs/>
          <w:sz w:val="22"/>
          <w:szCs w:val="22"/>
          <w:rPrChange w:id="8158" w:author="Visone Rossana (GSE)" w:date="2025-09-09T14:36:00Z" w16du:dateUtc="2025-09-09T12:36:00Z">
            <w:rPr>
              <w:rFonts w:cs="Calibri"/>
              <w:bCs/>
            </w:rPr>
          </w:rPrChange>
        </w:rPr>
        <w:t xml:space="preserve">bblica Amministrazione nell’ambito del contratto di PPP, sia nel caso in cui la PA si configuri come Soggetto Responsabile </w:t>
      </w:r>
      <w:del w:id="8159" w:author="Visone Rossana (GSE)" w:date="2025-09-17T17:31:00Z" w16du:dateUtc="2025-09-17T15:31:00Z">
        <w:r w:rsidR="00115040" w:rsidRPr="008B1DFF" w:rsidDel="008C42B4">
          <w:rPr>
            <w:rFonts w:cs="Calibri"/>
            <w:bCs/>
            <w:sz w:val="22"/>
            <w:szCs w:val="22"/>
            <w:rPrChange w:id="8160" w:author="Visone Rossana (GSE)" w:date="2025-09-09T14:36:00Z" w16du:dateUtc="2025-09-09T12:36:00Z">
              <w:rPr>
                <w:rFonts w:cs="Calibri"/>
                <w:bCs/>
              </w:rPr>
            </w:rPrChange>
          </w:rPr>
          <w:delText xml:space="preserve">che </w:delText>
        </w:r>
      </w:del>
      <w:ins w:id="8161" w:author="Visone Rossana (GSE)" w:date="2025-09-17T17:31:00Z" w16du:dateUtc="2025-09-17T15:31:00Z">
        <w:r w:rsidR="008C42B4">
          <w:rPr>
            <w:rFonts w:cs="Calibri"/>
            <w:bCs/>
            <w:sz w:val="22"/>
            <w:szCs w:val="22"/>
          </w:rPr>
          <w:t>sia</w:t>
        </w:r>
        <w:r w:rsidR="008C42B4" w:rsidRPr="008B1DFF">
          <w:rPr>
            <w:rFonts w:cs="Calibri"/>
            <w:bCs/>
            <w:sz w:val="22"/>
            <w:szCs w:val="22"/>
            <w:rPrChange w:id="8162" w:author="Visone Rossana (GSE)" w:date="2025-09-09T14:36:00Z" w16du:dateUtc="2025-09-09T12:36:00Z">
              <w:rPr>
                <w:rFonts w:cs="Calibri"/>
                <w:bCs/>
              </w:rPr>
            </w:rPrChange>
          </w:rPr>
          <w:t xml:space="preserve"> </w:t>
        </w:r>
      </w:ins>
      <w:r w:rsidR="00115040" w:rsidRPr="008B1DFF">
        <w:rPr>
          <w:rFonts w:cs="Calibri"/>
          <w:bCs/>
          <w:sz w:val="22"/>
          <w:szCs w:val="22"/>
          <w:rPrChange w:id="8163" w:author="Visone Rossana (GSE)" w:date="2025-09-09T14:36:00Z" w16du:dateUtc="2025-09-09T12:36:00Z">
            <w:rPr>
              <w:rFonts w:cs="Calibri"/>
              <w:bCs/>
            </w:rPr>
          </w:rPrChange>
        </w:rPr>
        <w:t>nel caso in cui il Soggetto privato si identifichi come Soggetto Responsabile</w:t>
      </w:r>
      <w:r w:rsidR="00E627C8" w:rsidRPr="008B1DFF">
        <w:rPr>
          <w:rFonts w:cs="Calibri"/>
          <w:bCs/>
          <w:sz w:val="22"/>
          <w:szCs w:val="22"/>
          <w:rPrChange w:id="8164" w:author="Visone Rossana (GSE)" w:date="2025-09-09T14:36:00Z" w16du:dateUtc="2025-09-09T12:36:00Z">
            <w:rPr>
              <w:rFonts w:cs="Calibri"/>
              <w:bCs/>
            </w:rPr>
          </w:rPrChange>
        </w:rPr>
        <w:t xml:space="preserve">. </w:t>
      </w:r>
    </w:p>
    <w:p w14:paraId="5DEEEE74" w14:textId="0CE94892" w:rsidR="00077B96" w:rsidRDefault="00B451BC">
      <w:pPr>
        <w:tabs>
          <w:tab w:val="num" w:pos="426"/>
        </w:tabs>
        <w:spacing w:after="120" w:line="276" w:lineRule="auto"/>
        <w:ind w:right="-142"/>
        <w:jc w:val="both"/>
        <w:rPr>
          <w:rFonts w:cs="Calibri"/>
          <w:bCs/>
          <w:sz w:val="22"/>
          <w:szCs w:val="22"/>
        </w:rPr>
      </w:pPr>
      <w:r>
        <w:rPr>
          <w:rFonts w:cs="Calibri"/>
          <w:bCs/>
          <w:sz w:val="22"/>
          <w:szCs w:val="22"/>
        </w:rPr>
        <w:t>La determinazione delle spese imputabili alla Pubblica amministrazione si riconduce a :</w:t>
      </w:r>
    </w:p>
    <w:p w14:paraId="2ECBBC30" w14:textId="6EE7F67C" w:rsidR="00B451BC" w:rsidRDefault="00B451BC" w:rsidP="00B451BC">
      <w:pPr>
        <w:pStyle w:val="Paragrafoelenco"/>
        <w:numPr>
          <w:ilvl w:val="0"/>
          <w:numId w:val="6"/>
        </w:numPr>
        <w:spacing w:after="120" w:line="276" w:lineRule="auto"/>
        <w:ind w:right="-142"/>
        <w:jc w:val="both"/>
        <w:rPr>
          <w:rFonts w:cs="Calibri"/>
          <w:bCs/>
          <w:sz w:val="22"/>
          <w:szCs w:val="22"/>
        </w:rPr>
      </w:pPr>
      <w:commentRangeStart w:id="8165"/>
      <w:r>
        <w:rPr>
          <w:rFonts w:cs="Calibri"/>
          <w:bCs/>
          <w:sz w:val="22"/>
          <w:szCs w:val="22"/>
        </w:rPr>
        <w:t>in caso di concessione xx;</w:t>
      </w:r>
    </w:p>
    <w:p w14:paraId="02F7D974" w14:textId="116FE09D" w:rsidR="00B451BC" w:rsidRPr="00B451BC" w:rsidRDefault="00B451BC" w:rsidP="00B451BC">
      <w:pPr>
        <w:pStyle w:val="Paragrafoelenco"/>
        <w:numPr>
          <w:ilvl w:val="0"/>
          <w:numId w:val="6"/>
        </w:numPr>
        <w:spacing w:after="120" w:line="276" w:lineRule="auto"/>
        <w:ind w:right="-142"/>
        <w:jc w:val="both"/>
        <w:rPr>
          <w:rFonts w:cs="Calibri"/>
          <w:bCs/>
          <w:sz w:val="22"/>
          <w:szCs w:val="22"/>
        </w:rPr>
      </w:pPr>
      <w:r>
        <w:rPr>
          <w:rFonts w:cs="Calibri"/>
          <w:bCs/>
          <w:sz w:val="22"/>
          <w:szCs w:val="22"/>
        </w:rPr>
        <w:t>nelle altre forme di PPP xxx</w:t>
      </w:r>
      <w:commentRangeEnd w:id="8165"/>
      <w:r w:rsidRPr="00B451BC">
        <w:rPr>
          <w:rStyle w:val="Rimandocommento"/>
          <w:rFonts w:cs="Calibri"/>
          <w:bCs/>
          <w:sz w:val="22"/>
          <w:szCs w:val="22"/>
        </w:rPr>
        <w:commentReference w:id="8165"/>
      </w:r>
    </w:p>
    <w:p w14:paraId="2D7866BA" w14:textId="31B1563B" w:rsidR="009E5795" w:rsidRDefault="00E627C8" w:rsidP="2E17346E">
      <w:pPr>
        <w:tabs>
          <w:tab w:val="num" w:pos="426"/>
        </w:tabs>
        <w:spacing w:after="120" w:line="276" w:lineRule="auto"/>
        <w:ind w:right="-142"/>
        <w:jc w:val="both"/>
        <w:rPr>
          <w:ins w:id="8166" w:author="Visone Rossana (GSE)" w:date="2025-10-10T15:30:00Z" w16du:dateUtc="2025-10-10T13:30:00Z"/>
          <w:rFonts w:cs="Calibri"/>
          <w:bCs/>
          <w:sz w:val="22"/>
          <w:szCs w:val="22"/>
        </w:rPr>
      </w:pPr>
      <w:r w:rsidRPr="008B1DFF">
        <w:rPr>
          <w:rFonts w:cs="Calibri"/>
          <w:bCs/>
          <w:sz w:val="22"/>
          <w:szCs w:val="22"/>
          <w:rPrChange w:id="8167" w:author="Visone Rossana (GSE)" w:date="2025-09-09T14:36:00Z" w16du:dateUtc="2025-09-09T12:36:00Z">
            <w:rPr>
              <w:rFonts w:cs="Calibri"/>
              <w:bCs/>
            </w:rPr>
          </w:rPrChange>
        </w:rPr>
        <w:t>In fase di trasmissione della richiesta di concessione degli incentivi</w:t>
      </w:r>
      <w:ins w:id="8168" w:author="Visone Rossana (GSE)" w:date="2025-10-10T16:06:00Z" w16du:dateUtc="2025-10-10T14:06:00Z">
        <w:r w:rsidR="00A91504">
          <w:rPr>
            <w:rFonts w:cs="Calibri"/>
            <w:bCs/>
            <w:sz w:val="22"/>
            <w:szCs w:val="22"/>
          </w:rPr>
          <w:t xml:space="preserve">, </w:t>
        </w:r>
      </w:ins>
      <w:del w:id="8169" w:author="Visone Rossana (GSE)" w:date="2025-10-10T16:06:00Z" w16du:dateUtc="2025-10-10T14:06:00Z">
        <w:r w:rsidRPr="008B1DFF" w:rsidDel="00A91504">
          <w:rPr>
            <w:rFonts w:cs="Calibri"/>
            <w:bCs/>
            <w:sz w:val="22"/>
            <w:szCs w:val="22"/>
            <w:rPrChange w:id="8170" w:author="Visone Rossana (GSE)" w:date="2025-09-09T14:36:00Z" w16du:dateUtc="2025-09-09T12:36:00Z">
              <w:rPr>
                <w:rFonts w:cs="Calibri"/>
                <w:bCs/>
              </w:rPr>
            </w:rPrChange>
          </w:rPr>
          <w:delText xml:space="preserve"> </w:delText>
        </w:r>
      </w:del>
      <w:r w:rsidRPr="008B1DFF">
        <w:rPr>
          <w:rFonts w:cs="Calibri"/>
          <w:bCs/>
          <w:sz w:val="22"/>
          <w:szCs w:val="22"/>
          <w:rPrChange w:id="8171" w:author="Visone Rossana (GSE)" w:date="2025-09-09T14:36:00Z" w16du:dateUtc="2025-09-09T12:36:00Z">
            <w:rPr>
              <w:rFonts w:cs="Calibri"/>
              <w:bCs/>
            </w:rPr>
          </w:rPrChange>
        </w:rPr>
        <w:t>il Soggetto Responsabile dovrà fornire</w:t>
      </w:r>
      <w:ins w:id="8172" w:author="Visone Rossana (GSE)" w:date="2025-10-10T15:31:00Z">
        <w:r w:rsidR="005C405C">
          <w:rPr>
            <w:rFonts w:cs="Calibri"/>
            <w:bCs/>
            <w:sz w:val="22"/>
            <w:szCs w:val="22"/>
          </w:rPr>
          <w:t>:</w:t>
        </w:r>
      </w:ins>
      <w:r w:rsidR="002F1707" w:rsidRPr="008B1DFF">
        <w:rPr>
          <w:rFonts w:cs="Calibri"/>
          <w:bCs/>
          <w:sz w:val="22"/>
          <w:szCs w:val="22"/>
          <w:rPrChange w:id="8173" w:author="Visone Rossana (GSE)" w:date="2025-09-09T14:36:00Z" w16du:dateUtc="2025-09-09T12:36:00Z">
            <w:rPr>
              <w:rFonts w:cs="Calibri"/>
              <w:bCs/>
            </w:rPr>
          </w:rPrChange>
        </w:rPr>
        <w:t xml:space="preserve"> </w:t>
      </w:r>
    </w:p>
    <w:p w14:paraId="7FCC977D" w14:textId="03D470F8" w:rsidR="005C405C" w:rsidRDefault="00E627C8" w:rsidP="2E17346E">
      <w:pPr>
        <w:pStyle w:val="Paragrafoelenco"/>
        <w:numPr>
          <w:ilvl w:val="0"/>
          <w:numId w:val="247"/>
        </w:numPr>
        <w:spacing w:after="120" w:line="276" w:lineRule="auto"/>
        <w:ind w:right="-142"/>
        <w:jc w:val="both"/>
        <w:rPr>
          <w:rFonts w:cs="Calibri"/>
          <w:bCs/>
          <w:sz w:val="22"/>
          <w:szCs w:val="22"/>
        </w:rPr>
      </w:pPr>
      <w:r w:rsidRPr="00C04092">
        <w:rPr>
          <w:rFonts w:cs="Calibri"/>
          <w:bCs/>
          <w:sz w:val="22"/>
          <w:szCs w:val="22"/>
        </w:rPr>
        <w:t xml:space="preserve">il contratto di PPP, debitamente sottoscritto dalle parti, </w:t>
      </w:r>
      <w:r w:rsidR="004C614D">
        <w:rPr>
          <w:rFonts w:cstheme="minorBidi"/>
          <w:sz w:val="22"/>
          <w:szCs w:val="22"/>
        </w:rPr>
        <w:t xml:space="preserve">avente i requisiti minimi precisati nel successivo </w:t>
      </w:r>
      <w:r w:rsidR="004C614D" w:rsidRPr="00F30B9D">
        <w:rPr>
          <w:rFonts w:cstheme="minorBidi"/>
          <w:sz w:val="22"/>
          <w:szCs w:val="22"/>
          <w:highlight w:val="yellow"/>
        </w:rPr>
        <w:t>C</w:t>
      </w:r>
      <w:r w:rsidR="004C614D" w:rsidRPr="00C04092">
        <w:rPr>
          <w:rFonts w:cstheme="minorBidi"/>
          <w:sz w:val="22"/>
          <w:szCs w:val="22"/>
          <w:highlight w:val="yellow"/>
        </w:rPr>
        <w:t>apitolo 12.17</w:t>
      </w:r>
      <w:r w:rsidR="005C405C" w:rsidRPr="00C04092">
        <w:rPr>
          <w:rFonts w:cs="Calibri"/>
          <w:bCs/>
          <w:sz w:val="22"/>
          <w:szCs w:val="22"/>
          <w:highlight w:val="yellow"/>
        </w:rPr>
        <w:t>;</w:t>
      </w:r>
    </w:p>
    <w:p w14:paraId="39306F6B" w14:textId="0E5CB1DF" w:rsidR="00E627C8" w:rsidRDefault="00A91504" w:rsidP="00C04092">
      <w:pPr>
        <w:pStyle w:val="Paragrafoelenco"/>
        <w:numPr>
          <w:ilvl w:val="0"/>
          <w:numId w:val="247"/>
        </w:numPr>
        <w:spacing w:after="120" w:line="276" w:lineRule="auto"/>
        <w:ind w:right="-142"/>
        <w:jc w:val="both"/>
        <w:rPr>
          <w:rFonts w:cs="Calibri"/>
          <w:bCs/>
          <w:sz w:val="22"/>
          <w:szCs w:val="22"/>
        </w:rPr>
      </w:pPr>
      <w:r>
        <w:rPr>
          <w:rFonts w:cs="Calibri"/>
          <w:bCs/>
          <w:sz w:val="22"/>
          <w:szCs w:val="22"/>
        </w:rPr>
        <w:t xml:space="preserve">il </w:t>
      </w:r>
      <w:r w:rsidR="005C405C">
        <w:rPr>
          <w:rFonts w:cs="Calibri"/>
          <w:bCs/>
          <w:sz w:val="22"/>
          <w:szCs w:val="22"/>
        </w:rPr>
        <w:t>P</w:t>
      </w:r>
      <w:r w:rsidR="00882A42">
        <w:rPr>
          <w:rFonts w:cs="Calibri"/>
          <w:bCs/>
          <w:sz w:val="22"/>
          <w:szCs w:val="22"/>
        </w:rPr>
        <w:t>iano economico finanziario (P</w:t>
      </w:r>
      <w:r w:rsidR="005C405C">
        <w:rPr>
          <w:rFonts w:cs="Calibri"/>
          <w:bCs/>
          <w:sz w:val="22"/>
          <w:szCs w:val="22"/>
        </w:rPr>
        <w:t>EF</w:t>
      </w:r>
      <w:r w:rsidR="00882A42">
        <w:rPr>
          <w:rFonts w:cs="Calibri"/>
          <w:bCs/>
          <w:sz w:val="22"/>
          <w:szCs w:val="22"/>
        </w:rPr>
        <w:t>)</w:t>
      </w:r>
      <w:r w:rsidR="00DB1728">
        <w:rPr>
          <w:rFonts w:cs="Calibri"/>
          <w:bCs/>
          <w:sz w:val="22"/>
          <w:szCs w:val="22"/>
        </w:rPr>
        <w:t xml:space="preserve"> </w:t>
      </w:r>
      <w:commentRangeStart w:id="8174"/>
      <w:r w:rsidR="00770A86">
        <w:rPr>
          <w:rFonts w:cs="Calibri"/>
          <w:bCs/>
          <w:sz w:val="22"/>
          <w:szCs w:val="22"/>
        </w:rPr>
        <w:t>ass</w:t>
      </w:r>
      <w:r w:rsidR="00DB1728">
        <w:rPr>
          <w:rFonts w:cs="Calibri"/>
          <w:bCs/>
          <w:sz w:val="22"/>
          <w:szCs w:val="22"/>
        </w:rPr>
        <w:t>everato</w:t>
      </w:r>
      <w:commentRangeEnd w:id="8174"/>
      <w:r>
        <w:rPr>
          <w:rStyle w:val="Rimandocommento"/>
          <w:rFonts w:cs="Calibri"/>
          <w:bCs/>
          <w:sz w:val="22"/>
          <w:szCs w:val="22"/>
        </w:rPr>
        <w:commentReference w:id="8174"/>
      </w:r>
      <w:ins w:id="8175" w:author="Visone Rossana (GSE)" w:date="2025-10-10T16:57:00Z" w16du:dateUtc="2025-10-10T14:57:00Z">
        <w:r w:rsidR="00B451BC">
          <w:rPr>
            <w:rFonts w:cs="Calibri"/>
            <w:bCs/>
            <w:sz w:val="22"/>
            <w:szCs w:val="22"/>
          </w:rPr>
          <w:t xml:space="preserve"> da ente terzo</w:t>
        </w:r>
      </w:ins>
      <w:r>
        <w:rPr>
          <w:rFonts w:cs="Calibri"/>
          <w:bCs/>
          <w:sz w:val="22"/>
          <w:szCs w:val="22"/>
        </w:rPr>
        <w:t xml:space="preserve"> contenente</w:t>
      </w:r>
      <w:r w:rsidR="00A531C9">
        <w:rPr>
          <w:rFonts w:cs="Calibri"/>
          <w:bCs/>
          <w:sz w:val="22"/>
          <w:szCs w:val="22"/>
        </w:rPr>
        <w:t xml:space="preserve"> </w:t>
      </w:r>
      <w:r w:rsidR="0083116C" w:rsidRPr="0083116C">
        <w:rPr>
          <w:rFonts w:cs="Calibri"/>
          <w:bCs/>
          <w:sz w:val="22"/>
          <w:szCs w:val="22"/>
        </w:rPr>
        <w:t xml:space="preserve">l'importo </w:t>
      </w:r>
      <w:r w:rsidR="0083116C">
        <w:rPr>
          <w:rFonts w:cs="Calibri"/>
          <w:bCs/>
          <w:sz w:val="22"/>
          <w:szCs w:val="22"/>
        </w:rPr>
        <w:t>complessiv</w:t>
      </w:r>
      <w:del w:id="8176" w:author="Visone Rossana (GSE)" w:date="2025-10-10T16:58:00Z" w16du:dateUtc="2025-10-10T14:58:00Z">
        <w:r w:rsidR="0083116C" w:rsidDel="00733B30">
          <w:rPr>
            <w:rFonts w:cs="Calibri"/>
            <w:bCs/>
            <w:sz w:val="22"/>
            <w:szCs w:val="22"/>
          </w:rPr>
          <w:delText>e</w:delText>
        </w:r>
      </w:del>
      <w:ins w:id="8177" w:author="Visone Rossana (GSE)" w:date="2025-10-10T16:58:00Z" w16du:dateUtc="2025-10-10T14:58:00Z">
        <w:r w:rsidR="00733B30">
          <w:rPr>
            <w:rFonts w:cs="Calibri"/>
            <w:bCs/>
            <w:sz w:val="22"/>
            <w:szCs w:val="22"/>
          </w:rPr>
          <w:t>o</w:t>
        </w:r>
      </w:ins>
      <w:r w:rsidR="0083116C">
        <w:rPr>
          <w:rFonts w:cs="Calibri"/>
          <w:bCs/>
          <w:sz w:val="22"/>
          <w:szCs w:val="22"/>
        </w:rPr>
        <w:t xml:space="preserve"> </w:t>
      </w:r>
      <w:r w:rsidR="0083116C" w:rsidRPr="0083116C">
        <w:rPr>
          <w:rFonts w:cs="Calibri"/>
          <w:bCs/>
          <w:sz w:val="22"/>
          <w:szCs w:val="22"/>
        </w:rPr>
        <w:t>delle spese sostenute</w:t>
      </w:r>
      <w:r w:rsidR="00927677">
        <w:rPr>
          <w:rFonts w:cs="Calibri"/>
          <w:bCs/>
          <w:sz w:val="22"/>
          <w:szCs w:val="22"/>
        </w:rPr>
        <w:t xml:space="preserve"> per la realizzazione dell’intervento </w:t>
      </w:r>
      <w:del w:id="8178" w:author="Visone Rossana (GSE)" w:date="2025-10-10T16:58:00Z" w16du:dateUtc="2025-10-10T14:58:00Z">
        <w:r w:rsidR="0036410B" w:rsidRPr="0036410B" w:rsidDel="00733B30">
          <w:rPr>
            <w:rFonts w:cs="Calibri"/>
            <w:bCs/>
            <w:sz w:val="22"/>
            <w:szCs w:val="22"/>
          </w:rPr>
          <w:delText>e</w:delText>
        </w:r>
      </w:del>
      <w:r w:rsidR="0036410B" w:rsidRPr="0036410B">
        <w:rPr>
          <w:rFonts w:cs="Calibri"/>
          <w:bCs/>
          <w:sz w:val="22"/>
          <w:szCs w:val="22"/>
        </w:rPr>
        <w:t xml:space="preserve"> mediante </w:t>
      </w:r>
      <w:r w:rsidR="0036410B">
        <w:rPr>
          <w:rFonts w:cs="Calibri"/>
          <w:bCs/>
          <w:sz w:val="22"/>
          <w:szCs w:val="22"/>
        </w:rPr>
        <w:t xml:space="preserve">il </w:t>
      </w:r>
      <w:r w:rsidR="0036410B" w:rsidRPr="0036410B">
        <w:rPr>
          <w:rFonts w:cs="Calibri"/>
          <w:bCs/>
          <w:sz w:val="22"/>
          <w:szCs w:val="22"/>
        </w:rPr>
        <w:t>partenariato pubblico-privato</w:t>
      </w:r>
      <w:r w:rsidR="009E4F28">
        <w:rPr>
          <w:rFonts w:cs="Calibri"/>
          <w:bCs/>
          <w:sz w:val="22"/>
          <w:szCs w:val="22"/>
        </w:rPr>
        <w:t xml:space="preserve">, </w:t>
      </w:r>
      <w:r w:rsidR="003A0881">
        <w:rPr>
          <w:rFonts w:cs="Calibri"/>
          <w:bCs/>
          <w:sz w:val="22"/>
          <w:szCs w:val="22"/>
        </w:rPr>
        <w:t xml:space="preserve">con </w:t>
      </w:r>
      <w:r w:rsidR="000E2913">
        <w:rPr>
          <w:rFonts w:cs="Calibri"/>
          <w:bCs/>
          <w:sz w:val="22"/>
          <w:szCs w:val="22"/>
        </w:rPr>
        <w:t>l’</w:t>
      </w:r>
      <w:r w:rsidR="003A0881">
        <w:rPr>
          <w:rFonts w:cs="Calibri"/>
          <w:bCs/>
          <w:sz w:val="22"/>
          <w:szCs w:val="22"/>
        </w:rPr>
        <w:t xml:space="preserve">indicazione delle spese ammissibili </w:t>
      </w:r>
      <w:r w:rsidR="000E2913">
        <w:rPr>
          <w:rFonts w:cs="Calibri"/>
          <w:bCs/>
          <w:sz w:val="22"/>
          <w:szCs w:val="22"/>
        </w:rPr>
        <w:t xml:space="preserve">ai fini del </w:t>
      </w:r>
      <w:r w:rsidR="00A46600">
        <w:rPr>
          <w:rFonts w:cs="Calibri"/>
          <w:bCs/>
          <w:sz w:val="22"/>
          <w:szCs w:val="22"/>
        </w:rPr>
        <w:t>C</w:t>
      </w:r>
      <w:r w:rsidR="000E2913">
        <w:rPr>
          <w:rFonts w:cs="Calibri"/>
          <w:bCs/>
          <w:sz w:val="22"/>
          <w:szCs w:val="22"/>
        </w:rPr>
        <w:t xml:space="preserve">onto </w:t>
      </w:r>
      <w:r w:rsidR="00A46600">
        <w:rPr>
          <w:rFonts w:cs="Calibri"/>
          <w:bCs/>
          <w:sz w:val="22"/>
          <w:szCs w:val="22"/>
        </w:rPr>
        <w:t>T</w:t>
      </w:r>
      <w:r w:rsidR="000E2913">
        <w:rPr>
          <w:rFonts w:cs="Calibri"/>
          <w:bCs/>
          <w:sz w:val="22"/>
          <w:szCs w:val="22"/>
        </w:rPr>
        <w:t>ermico di cui agli art xx e xx del Decreto,</w:t>
      </w:r>
      <w:r w:rsidR="0036410B">
        <w:rPr>
          <w:rFonts w:cs="Calibri"/>
          <w:bCs/>
          <w:sz w:val="22"/>
          <w:szCs w:val="22"/>
        </w:rPr>
        <w:t xml:space="preserve"> dell’IVA e</w:t>
      </w:r>
      <w:ins w:id="8179" w:author="Visone Rossana (GSE)" w:date="2025-10-10T16:58:00Z" w16du:dateUtc="2025-10-10T14:58:00Z">
        <w:r w:rsidR="00733B30">
          <w:rPr>
            <w:rFonts w:cs="Calibri"/>
            <w:bCs/>
            <w:sz w:val="22"/>
            <w:szCs w:val="22"/>
          </w:rPr>
          <w:t xml:space="preserve">, </w:t>
        </w:r>
      </w:ins>
      <w:del w:id="8180" w:author="Visone Rossana (GSE)" w:date="2025-10-10T16:58:00Z" w16du:dateUtc="2025-10-10T14:58:00Z">
        <w:r w:rsidR="0036410B" w:rsidDel="00733B30">
          <w:rPr>
            <w:rFonts w:cs="Calibri"/>
            <w:bCs/>
            <w:sz w:val="22"/>
            <w:szCs w:val="22"/>
          </w:rPr>
          <w:delText xml:space="preserve"> </w:delText>
        </w:r>
      </w:del>
      <w:r w:rsidR="00B801D6">
        <w:rPr>
          <w:rFonts w:cs="Calibri"/>
          <w:bCs/>
          <w:sz w:val="22"/>
          <w:szCs w:val="22"/>
        </w:rPr>
        <w:t xml:space="preserve">delle entrate </w:t>
      </w:r>
      <w:r w:rsidR="009D74F0">
        <w:rPr>
          <w:rFonts w:cs="Calibri"/>
          <w:bCs/>
          <w:sz w:val="22"/>
          <w:szCs w:val="22"/>
        </w:rPr>
        <w:t xml:space="preserve">tra cui l’incentivo </w:t>
      </w:r>
      <w:ins w:id="8181" w:author="Visone Rossana (GSE)" w:date="2025-10-10T16:58:00Z" w16du:dateUtc="2025-10-10T14:58:00Z">
        <w:r w:rsidR="00733B30">
          <w:rPr>
            <w:rFonts w:cs="Calibri"/>
            <w:bCs/>
            <w:sz w:val="22"/>
            <w:szCs w:val="22"/>
          </w:rPr>
          <w:t>C</w:t>
        </w:r>
      </w:ins>
      <w:del w:id="8182" w:author="Visone Rossana (GSE)" w:date="2025-10-10T16:58:00Z" w16du:dateUtc="2025-10-10T14:58:00Z">
        <w:r w:rsidR="009D74F0" w:rsidDel="00733B30">
          <w:rPr>
            <w:rFonts w:cs="Calibri"/>
            <w:bCs/>
            <w:sz w:val="22"/>
            <w:szCs w:val="22"/>
          </w:rPr>
          <w:delText>c</w:delText>
        </w:r>
      </w:del>
      <w:r w:rsidR="009D74F0">
        <w:rPr>
          <w:rFonts w:cs="Calibri"/>
          <w:bCs/>
          <w:sz w:val="22"/>
          <w:szCs w:val="22"/>
        </w:rPr>
        <w:t xml:space="preserve">onto </w:t>
      </w:r>
      <w:ins w:id="8183" w:author="Visone Rossana (GSE)" w:date="2025-10-10T16:58:00Z" w16du:dateUtc="2025-10-10T14:58:00Z">
        <w:r w:rsidR="00733B30">
          <w:rPr>
            <w:rFonts w:cs="Calibri"/>
            <w:bCs/>
            <w:sz w:val="22"/>
            <w:szCs w:val="22"/>
          </w:rPr>
          <w:t>T</w:t>
        </w:r>
      </w:ins>
      <w:del w:id="8184" w:author="Visone Rossana (GSE)" w:date="2025-10-10T16:58:00Z" w16du:dateUtc="2025-10-10T14:58:00Z">
        <w:r w:rsidR="009D74F0" w:rsidDel="00733B30">
          <w:rPr>
            <w:rFonts w:cs="Calibri"/>
            <w:bCs/>
            <w:sz w:val="22"/>
            <w:szCs w:val="22"/>
          </w:rPr>
          <w:delText>t</w:delText>
        </w:r>
      </w:del>
      <w:r w:rsidR="009D74F0">
        <w:rPr>
          <w:rFonts w:cs="Calibri"/>
          <w:bCs/>
          <w:sz w:val="22"/>
          <w:szCs w:val="22"/>
        </w:rPr>
        <w:t xml:space="preserve">ermico e infine </w:t>
      </w:r>
      <w:ins w:id="8185" w:author="Visone Rossana (GSE)" w:date="2025-10-10T16:58:00Z" w16du:dateUtc="2025-10-10T14:58:00Z">
        <w:r w:rsidR="00733B30">
          <w:rPr>
            <w:rFonts w:cs="Calibri"/>
            <w:bCs/>
            <w:sz w:val="22"/>
            <w:szCs w:val="22"/>
          </w:rPr>
          <w:t>del</w:t>
        </w:r>
      </w:ins>
      <w:r w:rsidR="009D74F0">
        <w:rPr>
          <w:rFonts w:cs="Calibri"/>
          <w:bCs/>
          <w:sz w:val="22"/>
          <w:szCs w:val="22"/>
        </w:rPr>
        <w:t>l’utile previsto.</w:t>
      </w:r>
      <w:r w:rsidR="00882A42">
        <w:rPr>
          <w:rFonts w:cs="Calibri"/>
          <w:bCs/>
          <w:sz w:val="22"/>
          <w:szCs w:val="22"/>
        </w:rPr>
        <w:t>;</w:t>
      </w:r>
    </w:p>
    <w:p w14:paraId="4E27C874" w14:textId="77777777" w:rsidR="00733B30" w:rsidRDefault="00733B30" w:rsidP="00C04092">
      <w:pPr>
        <w:pStyle w:val="Paragrafoelenco"/>
        <w:numPr>
          <w:ilvl w:val="0"/>
          <w:numId w:val="247"/>
        </w:numPr>
        <w:spacing w:after="120" w:line="276" w:lineRule="auto"/>
        <w:ind w:right="-142"/>
        <w:jc w:val="both"/>
        <w:rPr>
          <w:ins w:id="8186" w:author="Visone Rossana (GSE)" w:date="2025-10-10T16:59:00Z" w16du:dateUtc="2025-10-10T14:59:00Z"/>
          <w:rFonts w:cs="Calibri"/>
          <w:bCs/>
          <w:sz w:val="22"/>
          <w:szCs w:val="22"/>
        </w:rPr>
      </w:pPr>
      <w:ins w:id="8187" w:author="Visone Rossana (GSE)" w:date="2025-10-10T16:58:00Z" w16du:dateUtc="2025-10-10T14:58:00Z">
        <w:r>
          <w:rPr>
            <w:rFonts w:cs="Calibri"/>
            <w:bCs/>
            <w:sz w:val="22"/>
            <w:szCs w:val="22"/>
          </w:rPr>
          <w:t>i</w:t>
        </w:r>
      </w:ins>
      <w:del w:id="8188" w:author="Visone Rossana (GSE)" w:date="2025-10-10T16:58:00Z" w16du:dateUtc="2025-10-10T14:58:00Z">
        <w:r w:rsidR="00882A42" w:rsidDel="00733B30">
          <w:rPr>
            <w:rFonts w:cs="Calibri"/>
            <w:bCs/>
            <w:sz w:val="22"/>
            <w:szCs w:val="22"/>
          </w:rPr>
          <w:delText>I</w:delText>
        </w:r>
      </w:del>
      <w:r w:rsidR="00882A42">
        <w:rPr>
          <w:rFonts w:cs="Calibri"/>
          <w:bCs/>
          <w:sz w:val="22"/>
          <w:szCs w:val="22"/>
        </w:rPr>
        <w:t>l piano dei pagamenti previsti dal contratto</w:t>
      </w:r>
      <w:ins w:id="8189" w:author="Visone Rossana (GSE)" w:date="2025-10-10T16:59:00Z" w16du:dateUtc="2025-10-10T14:59:00Z">
        <w:r>
          <w:rPr>
            <w:rFonts w:cs="Calibri"/>
            <w:bCs/>
            <w:sz w:val="22"/>
            <w:szCs w:val="22"/>
          </w:rPr>
          <w:t>;</w:t>
        </w:r>
      </w:ins>
    </w:p>
    <w:p w14:paraId="1D3EED3D" w14:textId="456301A3" w:rsidR="00C6688B" w:rsidRDefault="008C446A" w:rsidP="00C04092">
      <w:pPr>
        <w:pStyle w:val="Paragrafoelenco"/>
        <w:numPr>
          <w:ilvl w:val="0"/>
          <w:numId w:val="247"/>
        </w:numPr>
        <w:spacing w:after="120" w:line="276" w:lineRule="auto"/>
        <w:ind w:right="-142"/>
        <w:jc w:val="both"/>
        <w:rPr>
          <w:rFonts w:cs="Calibri"/>
          <w:bCs/>
          <w:sz w:val="22"/>
          <w:szCs w:val="22"/>
        </w:rPr>
      </w:pPr>
      <w:commentRangeStart w:id="8190"/>
      <w:r w:rsidRPr="008C446A">
        <w:rPr>
          <w:rFonts w:cs="Calibri"/>
          <w:bCs/>
          <w:sz w:val="22"/>
          <w:szCs w:val="22"/>
        </w:rPr>
        <w:t xml:space="preserve">dichiarazione </w:t>
      </w:r>
      <w:r>
        <w:rPr>
          <w:rFonts w:cs="Calibri"/>
          <w:bCs/>
          <w:sz w:val="22"/>
          <w:szCs w:val="22"/>
        </w:rPr>
        <w:t xml:space="preserve">contenente la </w:t>
      </w:r>
      <w:r w:rsidRPr="008C446A">
        <w:rPr>
          <w:rFonts w:cs="Calibri"/>
          <w:bCs/>
          <w:sz w:val="22"/>
          <w:szCs w:val="22"/>
        </w:rPr>
        <w:t>suddivisione delle spese ammissibili e non ammissibili</w:t>
      </w:r>
      <w:r>
        <w:rPr>
          <w:rFonts w:cs="Calibri"/>
          <w:bCs/>
          <w:sz w:val="22"/>
          <w:szCs w:val="22"/>
        </w:rPr>
        <w:t>,</w:t>
      </w:r>
      <w:r w:rsidRPr="008C446A">
        <w:rPr>
          <w:rFonts w:cs="Calibri"/>
          <w:bCs/>
          <w:sz w:val="22"/>
          <w:szCs w:val="22"/>
        </w:rPr>
        <w:t xml:space="preserve"> firmata da entrambe le parti. Il valore delle spese ammissibili indicato dovrà essere </w:t>
      </w:r>
      <w:r>
        <w:rPr>
          <w:rFonts w:cs="Calibri"/>
          <w:bCs/>
          <w:sz w:val="22"/>
          <w:szCs w:val="22"/>
        </w:rPr>
        <w:t xml:space="preserve">corrispondente </w:t>
      </w:r>
      <w:r w:rsidRPr="008C446A">
        <w:rPr>
          <w:rFonts w:cs="Calibri"/>
          <w:bCs/>
          <w:sz w:val="22"/>
          <w:szCs w:val="22"/>
        </w:rPr>
        <w:t>con quello riportato sul Portaltermico</w:t>
      </w:r>
      <w:r w:rsidR="00C6688B">
        <w:rPr>
          <w:rFonts w:cs="Calibri"/>
          <w:bCs/>
          <w:sz w:val="22"/>
          <w:szCs w:val="22"/>
        </w:rPr>
        <w:t>;</w:t>
      </w:r>
      <w:commentRangeEnd w:id="8190"/>
      <w:r w:rsidR="00B03A6A">
        <w:rPr>
          <w:rStyle w:val="Rimandocommento"/>
          <w:rFonts w:cs="Calibri"/>
          <w:bCs/>
          <w:sz w:val="22"/>
          <w:szCs w:val="22"/>
        </w:rPr>
        <w:commentReference w:id="8190"/>
      </w:r>
    </w:p>
    <w:p w14:paraId="722B156F" w14:textId="1432DE27" w:rsidR="00882A42" w:rsidDel="00DD5F64" w:rsidRDefault="00882A42" w:rsidP="0077131E">
      <w:pPr>
        <w:pStyle w:val="Paragrafoelenco"/>
        <w:numPr>
          <w:ilvl w:val="0"/>
          <w:numId w:val="600"/>
        </w:numPr>
        <w:spacing w:after="120" w:line="276" w:lineRule="auto"/>
        <w:ind w:right="-142"/>
        <w:jc w:val="both"/>
        <w:rPr>
          <w:del w:id="8191" w:author="Visone Rossana (GSE)" w:date="2025-10-10T17:00:00Z" w16du:dateUtc="2025-10-10T15:00:00Z"/>
          <w:rFonts w:cs="Calibri"/>
          <w:bCs/>
          <w:sz w:val="22"/>
          <w:szCs w:val="22"/>
        </w:rPr>
      </w:pPr>
      <w:del w:id="8192" w:author="Visone Rossana (GSE)" w:date="2025-10-10T16:59:00Z" w16du:dateUtc="2025-10-10T14:59:00Z">
        <w:r w:rsidRPr="0077131E" w:rsidDel="00733B30">
          <w:rPr>
            <w:rFonts w:cs="Calibri"/>
            <w:bCs/>
            <w:sz w:val="22"/>
            <w:szCs w:val="22"/>
            <w:rPrChange w:id="8193" w:author="Visone Rossana (GSE)" w:date="2025-10-24T14:36:00Z" w16du:dateUtc="2025-10-24T12:36:00Z">
              <w:rPr/>
            </w:rPrChange>
          </w:rPr>
          <w:delText>.</w:delText>
        </w:r>
      </w:del>
      <w:ins w:id="8194" w:author="Visone Rossana (GSE)" w:date="2025-10-10T17:03:00Z" w16du:dateUtc="2025-10-10T15:03:00Z">
        <w:r w:rsidR="00B03A6A" w:rsidRPr="0077131E">
          <w:rPr>
            <w:rFonts w:cs="Calibri"/>
            <w:bCs/>
            <w:sz w:val="22"/>
            <w:szCs w:val="22"/>
            <w:rPrChange w:id="8195" w:author="Visone Rossana (GSE)" w:date="2025-10-24T14:36:00Z" w16du:dateUtc="2025-10-24T12:36:00Z">
              <w:rPr/>
            </w:rPrChange>
          </w:rPr>
          <w:t>ripartizione dei costi per singolo edificio oggetto dell’intervento, firmata da entrambe le parti, in caso di contratti multi edificio.</w:t>
        </w:r>
      </w:ins>
    </w:p>
    <w:p w14:paraId="04BD8B99" w14:textId="77777777" w:rsidR="00DD5F64" w:rsidRDefault="00DD5F64" w:rsidP="0077131E">
      <w:pPr>
        <w:pStyle w:val="Paragrafoelenco"/>
        <w:rPr>
          <w:ins w:id="8196" w:author="Visone Rossana (GSE)" w:date="2025-10-24T15:58:00Z" w16du:dateUtc="2025-10-24T13:58:00Z"/>
          <w:rFonts w:cs="Calibri"/>
          <w:bCs/>
          <w:sz w:val="22"/>
          <w:szCs w:val="22"/>
        </w:rPr>
      </w:pPr>
    </w:p>
    <w:p w14:paraId="1F5A657C" w14:textId="77777777" w:rsidR="00DD5F64" w:rsidRDefault="00DD5F64" w:rsidP="0077131E">
      <w:pPr>
        <w:pStyle w:val="Paragrafoelenco"/>
        <w:rPr>
          <w:ins w:id="8197" w:author="Visone Rossana (GSE)" w:date="2025-10-24T15:58:00Z" w16du:dateUtc="2025-10-24T13:58:00Z"/>
          <w:rFonts w:cs="Calibri"/>
          <w:bCs/>
          <w:sz w:val="22"/>
          <w:szCs w:val="22"/>
        </w:rPr>
      </w:pPr>
    </w:p>
    <w:p w14:paraId="518FC624" w14:textId="77777777" w:rsidR="00DD5F64" w:rsidRDefault="00DD5F64" w:rsidP="0077131E">
      <w:pPr>
        <w:pStyle w:val="Paragrafoelenco"/>
        <w:rPr>
          <w:ins w:id="8198" w:author="Visone Rossana (GSE)" w:date="2025-10-24T15:58:00Z" w16du:dateUtc="2025-10-24T13:58:00Z"/>
          <w:rFonts w:cs="Calibri"/>
          <w:bCs/>
          <w:sz w:val="22"/>
          <w:szCs w:val="22"/>
        </w:rPr>
      </w:pPr>
    </w:p>
    <w:p w14:paraId="11372C79" w14:textId="77777777" w:rsidR="00DD5F64" w:rsidRDefault="00DD5F64" w:rsidP="0077131E">
      <w:pPr>
        <w:pStyle w:val="Paragrafoelenco"/>
        <w:rPr>
          <w:ins w:id="8199" w:author="Visone Rossana (GSE)" w:date="2025-10-24T15:58:00Z" w16du:dateUtc="2025-10-24T13:58:00Z"/>
          <w:rFonts w:cs="Calibri"/>
          <w:bCs/>
          <w:sz w:val="22"/>
          <w:szCs w:val="22"/>
        </w:rPr>
      </w:pPr>
    </w:p>
    <w:p w14:paraId="200F3AB8" w14:textId="77777777" w:rsidR="00DD5F64" w:rsidRDefault="00DD5F64" w:rsidP="0077131E">
      <w:pPr>
        <w:pStyle w:val="Paragrafoelenco"/>
        <w:rPr>
          <w:ins w:id="8200" w:author="Visone Rossana (GSE)" w:date="2025-10-24T15:58:00Z" w16du:dateUtc="2025-10-24T13:58:00Z"/>
          <w:rFonts w:cs="Calibri"/>
          <w:bCs/>
          <w:sz w:val="22"/>
          <w:szCs w:val="22"/>
        </w:rPr>
      </w:pPr>
    </w:p>
    <w:p w14:paraId="23FEC6CA" w14:textId="77777777" w:rsidR="00DD5F64" w:rsidRDefault="00DD5F64" w:rsidP="0077131E">
      <w:pPr>
        <w:pStyle w:val="Paragrafoelenco"/>
        <w:rPr>
          <w:ins w:id="8201" w:author="Visone Rossana (GSE)" w:date="2025-10-24T15:58:00Z" w16du:dateUtc="2025-10-24T13:58:00Z"/>
          <w:rFonts w:cs="Calibri"/>
          <w:bCs/>
          <w:sz w:val="22"/>
          <w:szCs w:val="22"/>
        </w:rPr>
      </w:pPr>
    </w:p>
    <w:p w14:paraId="7277D013" w14:textId="77777777" w:rsidR="00DD5F64" w:rsidRDefault="00DD5F64" w:rsidP="0077131E">
      <w:pPr>
        <w:pStyle w:val="Paragrafoelenco"/>
        <w:rPr>
          <w:ins w:id="8202" w:author="Visone Rossana (GSE)" w:date="2025-10-24T15:58:00Z" w16du:dateUtc="2025-10-24T13:58:00Z"/>
          <w:rFonts w:cs="Calibri"/>
          <w:bCs/>
          <w:sz w:val="22"/>
          <w:szCs w:val="22"/>
        </w:rPr>
      </w:pPr>
    </w:p>
    <w:p w14:paraId="4B389892" w14:textId="77777777" w:rsidR="00DD5F64" w:rsidRDefault="00DD5F64" w:rsidP="0077131E">
      <w:pPr>
        <w:pStyle w:val="Paragrafoelenco"/>
        <w:rPr>
          <w:ins w:id="8203" w:author="Visone Rossana (GSE)" w:date="2025-10-24T15:58:00Z" w16du:dateUtc="2025-10-24T13:58:00Z"/>
          <w:rFonts w:cs="Calibri"/>
          <w:bCs/>
          <w:sz w:val="22"/>
          <w:szCs w:val="22"/>
        </w:rPr>
      </w:pPr>
    </w:p>
    <w:p w14:paraId="5D297DC1" w14:textId="77777777" w:rsidR="00DD5F64" w:rsidRDefault="00DD5F64" w:rsidP="0077131E">
      <w:pPr>
        <w:pStyle w:val="Paragrafoelenco"/>
        <w:rPr>
          <w:ins w:id="8204" w:author="Visone Rossana (GSE)" w:date="2025-10-24T15:58:00Z" w16du:dateUtc="2025-10-24T13:58:00Z"/>
          <w:rFonts w:cs="Calibri"/>
          <w:bCs/>
          <w:sz w:val="22"/>
          <w:szCs w:val="22"/>
        </w:rPr>
      </w:pPr>
    </w:p>
    <w:p w14:paraId="39D0B1C6" w14:textId="77777777" w:rsidR="00DD5F64" w:rsidRDefault="00DD5F64" w:rsidP="0077131E">
      <w:pPr>
        <w:pStyle w:val="Paragrafoelenco"/>
        <w:rPr>
          <w:ins w:id="8205" w:author="Visone Rossana (GSE)" w:date="2025-10-24T15:58:00Z" w16du:dateUtc="2025-10-24T13:58:00Z"/>
          <w:rFonts w:cs="Calibri"/>
          <w:bCs/>
          <w:sz w:val="22"/>
          <w:szCs w:val="22"/>
        </w:rPr>
      </w:pPr>
    </w:p>
    <w:p w14:paraId="4FC022CA" w14:textId="77777777" w:rsidR="00DD5F64" w:rsidRDefault="00DD5F64" w:rsidP="0077131E">
      <w:pPr>
        <w:pStyle w:val="Paragrafoelenco"/>
        <w:rPr>
          <w:ins w:id="8206" w:author="Visone Rossana (GSE)" w:date="2025-10-24T15:58:00Z" w16du:dateUtc="2025-10-24T13:58:00Z"/>
          <w:rFonts w:cs="Calibri"/>
          <w:bCs/>
          <w:sz w:val="22"/>
          <w:szCs w:val="22"/>
        </w:rPr>
      </w:pPr>
    </w:p>
    <w:p w14:paraId="36E67F04" w14:textId="77777777" w:rsidR="00DD5F64" w:rsidRDefault="00DD5F64" w:rsidP="0077131E">
      <w:pPr>
        <w:pStyle w:val="Paragrafoelenco"/>
        <w:rPr>
          <w:ins w:id="8207" w:author="Visone Rossana (GSE)" w:date="2025-10-24T15:58:00Z" w16du:dateUtc="2025-10-24T13:58:00Z"/>
          <w:rFonts w:cs="Calibri"/>
          <w:bCs/>
          <w:sz w:val="22"/>
          <w:szCs w:val="22"/>
        </w:rPr>
      </w:pPr>
    </w:p>
    <w:p w14:paraId="69B62141" w14:textId="77777777" w:rsidR="006D21C0" w:rsidRPr="0077131E" w:rsidRDefault="006D21C0">
      <w:pPr>
        <w:pStyle w:val="Paragrafoelenco"/>
        <w:numPr>
          <w:ilvl w:val="0"/>
          <w:numId w:val="600"/>
        </w:numPr>
        <w:spacing w:after="120" w:line="276" w:lineRule="auto"/>
        <w:ind w:right="-142"/>
        <w:jc w:val="both"/>
        <w:rPr>
          <w:ins w:id="8208" w:author="Visone Rossana (GSE)" w:date="2025-10-24T14:36:00Z" w16du:dateUtc="2025-10-24T12:36:00Z"/>
          <w:rFonts w:cs="Calibri"/>
          <w:bCs/>
          <w:sz w:val="22"/>
          <w:szCs w:val="22"/>
          <w:rPrChange w:id="8209" w:author="Visone Rossana (GSE)" w:date="2025-10-24T14:36:00Z" w16du:dateUtc="2025-10-24T12:36:00Z">
            <w:rPr>
              <w:ins w:id="8210" w:author="Visone Rossana (GSE)" w:date="2025-10-24T14:36:00Z" w16du:dateUtc="2025-10-24T12:36:00Z"/>
            </w:rPr>
          </w:rPrChange>
        </w:rPr>
        <w:pPrChange w:id="8211" w:author="Visone Rossana (GSE)" w:date="2025-10-24T14:36:00Z" w16du:dateUtc="2025-10-24T12:36:00Z">
          <w:pPr>
            <w:pStyle w:val="Paragrafoelenco"/>
            <w:numPr>
              <w:numId w:val="247"/>
            </w:numPr>
            <w:spacing w:after="120" w:line="276" w:lineRule="auto"/>
            <w:ind w:right="-142" w:hanging="360"/>
            <w:jc w:val="both"/>
          </w:pPr>
        </w:pPrChange>
      </w:pPr>
    </w:p>
    <w:p w14:paraId="1EA6B3CE" w14:textId="5F8785F5" w:rsidR="002F1707" w:rsidRPr="0077131E" w:rsidRDefault="002F1707">
      <w:pPr>
        <w:pStyle w:val="Paragrafoelenco"/>
        <w:pPrChange w:id="8212" w:author="Visone Rossana (GSE)" w:date="2025-10-24T14:36:00Z" w16du:dateUtc="2025-10-24T12:36:00Z">
          <w:pPr>
            <w:tabs>
              <w:tab w:val="num" w:pos="426"/>
            </w:tabs>
            <w:spacing w:after="120"/>
            <w:ind w:right="-142"/>
            <w:jc w:val="both"/>
          </w:pPr>
        </w:pPrChange>
      </w:pPr>
    </w:p>
    <w:p w14:paraId="5521808C" w14:textId="19C0A8DD" w:rsidR="00E627C8" w:rsidRPr="00E9795E" w:rsidDel="008B1DFF" w:rsidRDefault="00E627C8">
      <w:pPr>
        <w:pStyle w:val="TITOLO20"/>
        <w:numPr>
          <w:ilvl w:val="2"/>
          <w:numId w:val="292"/>
        </w:numPr>
        <w:ind w:left="851" w:hanging="284"/>
        <w:rPr>
          <w:del w:id="8213" w:author="Visone Rossana (GSE)" w:date="2025-09-09T14:36:00Z" w16du:dateUtc="2025-09-09T12:36:00Z"/>
        </w:rPr>
        <w:pPrChange w:id="8214" w:author="Oliosi Francesco (GSE)" w:date="2025-10-15T10:47:00Z" w16du:dateUtc="2025-10-15T08:47:00Z">
          <w:pPr/>
        </w:pPrChange>
      </w:pPr>
      <w:bookmarkStart w:id="8215" w:name="_Toc212462274"/>
      <w:bookmarkEnd w:id="8215"/>
    </w:p>
    <w:p w14:paraId="501CF681" w14:textId="7080A052" w:rsidR="002F7E53" w:rsidRPr="00726C50" w:rsidRDefault="002F7E53" w:rsidP="0077131E">
      <w:pPr>
        <w:pStyle w:val="TITOLO20"/>
        <w:numPr>
          <w:ilvl w:val="2"/>
          <w:numId w:val="292"/>
        </w:numPr>
        <w:ind w:left="851" w:hanging="284"/>
        <w:rPr>
          <w:rPrChange w:id="8216" w:author="Oliosi Francesco (GSE)" w:date="2025-10-15T10:47:00Z" w16du:dateUtc="2025-10-15T08:47:00Z">
            <w:rPr>
              <w:rFonts w:asciiTheme="minorHAnsi" w:hAnsiTheme="minorHAnsi" w:cstheme="minorHAnsi"/>
              <w:sz w:val="20"/>
              <w:szCs w:val="20"/>
            </w:rPr>
          </w:rPrChange>
        </w:rPr>
      </w:pPr>
      <w:del w:id="8217" w:author="Oliosi Francesco (GSE)" w:date="2025-10-15T10:10:00Z" w16du:dateUtc="2025-10-15T08:10:00Z">
        <w:r w:rsidRPr="00726C50">
          <w:rPr>
            <w:rPrChange w:id="8218" w:author="Oliosi Francesco (GSE)" w:date="2025-10-15T10:47:00Z" w16du:dateUtc="2025-10-15T08:47:00Z">
              <w:rPr>
                <w:rFonts w:asciiTheme="minorHAnsi" w:hAnsiTheme="minorHAnsi" w:cstheme="minorHAnsi"/>
                <w:sz w:val="20"/>
                <w:szCs w:val="20"/>
              </w:rPr>
            </w:rPrChange>
          </w:rPr>
          <w:delText>1.3.4</w:delText>
        </w:r>
      </w:del>
      <w:bookmarkStart w:id="8219" w:name="_Toc212462275"/>
      <w:r w:rsidR="00A771C8" w:rsidRPr="00267EF7">
        <w:t>Soggetto Responsabile:</w:t>
      </w:r>
      <w:r w:rsidR="00A771C8">
        <w:t xml:space="preserve"> </w:t>
      </w:r>
      <w:r w:rsidR="00A92DE0">
        <w:t xml:space="preserve">le </w:t>
      </w:r>
      <w:r w:rsidR="00A771C8">
        <w:t>c</w:t>
      </w:r>
      <w:r w:rsidRPr="0077131E">
        <w:t>omunità energetiche e</w:t>
      </w:r>
      <w:r w:rsidR="001A50B2">
        <w:t xml:space="preserve"> le</w:t>
      </w:r>
      <w:r w:rsidRPr="0077131E">
        <w:t xml:space="preserve"> configurazioni di autoconsumo</w:t>
      </w:r>
      <w:bookmarkEnd w:id="8219"/>
      <w:r w:rsidR="000F6FF0" w:rsidRPr="0077131E">
        <w:t xml:space="preserve"> </w:t>
      </w:r>
    </w:p>
    <w:p w14:paraId="3FAB69B5" w14:textId="66D566B9" w:rsidR="00DC5515" w:rsidDel="00AA79F7" w:rsidRDefault="00DC5515">
      <w:pPr>
        <w:spacing w:line="276" w:lineRule="auto"/>
        <w:rPr>
          <w:ins w:id="8220" w:author="Visone Rossana (GSE)" w:date="2025-09-05T10:56:00Z" w16du:dateUtc="2025-09-05T08:56:00Z"/>
          <w:del w:id="8221" w:author="Visone Rossana (GSE)" w:date="2025-10-23T18:56:00Z" w16du:dateUtc="2025-10-23T16:56:00Z"/>
          <w:highlight w:val="yellow"/>
        </w:rPr>
        <w:pPrChange w:id="8222" w:author="Visone Rossana (GSE)" w:date="2025-10-23T18:58:00Z" w16du:dateUtc="2025-10-23T16:58:00Z">
          <w:pPr/>
        </w:pPrChange>
      </w:pPr>
    </w:p>
    <w:p w14:paraId="2F46F9E4" w14:textId="5BF1F73A" w:rsidR="002E3F17" w:rsidRDefault="00923983" w:rsidP="007459AB">
      <w:pPr>
        <w:spacing w:line="276" w:lineRule="auto"/>
        <w:jc w:val="both"/>
        <w:rPr>
          <w:rFonts w:cstheme="minorHAnsi"/>
          <w:bCs/>
          <w:sz w:val="22"/>
          <w:szCs w:val="22"/>
        </w:rPr>
      </w:pPr>
      <w:r w:rsidRPr="00F31AA3">
        <w:rPr>
          <w:rFonts w:cstheme="minorBidi"/>
          <w:sz w:val="22"/>
          <w:szCs w:val="22"/>
        </w:rPr>
        <w:t xml:space="preserve">Ai sensi dell’art. 13, comma 1, lett. </w:t>
      </w:r>
      <w:r w:rsidRPr="009B563B">
        <w:rPr>
          <w:rFonts w:cstheme="minorBidi"/>
          <w:sz w:val="22"/>
          <w:szCs w:val="22"/>
        </w:rPr>
        <w:t xml:space="preserve">d) e comma 8, </w:t>
      </w:r>
      <w:r w:rsidR="0083525C" w:rsidRPr="009B563B">
        <w:rPr>
          <w:rFonts w:cstheme="minorBidi"/>
          <w:sz w:val="22"/>
          <w:szCs w:val="22"/>
        </w:rPr>
        <w:t xml:space="preserve">le </w:t>
      </w:r>
      <w:r w:rsidR="00217791" w:rsidRPr="009B563B">
        <w:rPr>
          <w:rFonts w:cstheme="minorBidi"/>
          <w:sz w:val="22"/>
          <w:szCs w:val="22"/>
        </w:rPr>
        <w:t xml:space="preserve">Amministrazioni </w:t>
      </w:r>
      <w:r w:rsidR="00967CE0">
        <w:rPr>
          <w:rFonts w:cstheme="minorBidi"/>
          <w:sz w:val="22"/>
          <w:szCs w:val="22"/>
        </w:rPr>
        <w:t>P</w:t>
      </w:r>
      <w:r w:rsidR="00217791" w:rsidRPr="009B563B">
        <w:rPr>
          <w:rFonts w:cstheme="minorBidi"/>
          <w:sz w:val="22"/>
          <w:szCs w:val="22"/>
        </w:rPr>
        <w:t>ubbliche,</w:t>
      </w:r>
      <w:r w:rsidR="003C0A0D" w:rsidRPr="0066480F">
        <w:rPr>
          <w:sz w:val="22"/>
          <w:szCs w:val="22"/>
          <w:rPrChange w:id="8223" w:author="Visone Rossana (GSE)" w:date="2025-10-24T10:32:00Z" w16du:dateUtc="2025-10-24T08:32:00Z">
            <w:rPr>
              <w:highlight w:val="yellow"/>
            </w:rPr>
          </w:rPrChange>
        </w:rPr>
        <w:t xml:space="preserve"> </w:t>
      </w:r>
      <w:r w:rsidR="00217791" w:rsidRPr="009B563B">
        <w:rPr>
          <w:rFonts w:cstheme="minorBidi"/>
          <w:sz w:val="22"/>
          <w:szCs w:val="22"/>
        </w:rPr>
        <w:t xml:space="preserve">un Ente del Terzo Settore </w:t>
      </w:r>
      <w:r w:rsidR="00217791" w:rsidRPr="0066480F">
        <w:rPr>
          <w:rFonts w:cstheme="minorBidi"/>
          <w:sz w:val="22"/>
          <w:szCs w:val="22"/>
          <w:rPrChange w:id="8224" w:author="Visone Rossana (GSE)" w:date="2025-10-24T10:32:00Z" w16du:dateUtc="2025-10-24T08:32:00Z">
            <w:rPr>
              <w:rFonts w:cstheme="minorBidi"/>
              <w:b/>
              <w:bCs/>
              <w:sz w:val="22"/>
              <w:szCs w:val="22"/>
              <w:highlight w:val="yellow"/>
            </w:rPr>
          </w:rPrChange>
        </w:rPr>
        <w:t>assimilato alla PA</w:t>
      </w:r>
      <w:r w:rsidR="009D0D73">
        <w:rPr>
          <w:sz w:val="22"/>
          <w:szCs w:val="22"/>
        </w:rPr>
        <w:t xml:space="preserve"> e i </w:t>
      </w:r>
      <w:r w:rsidR="00217791" w:rsidRPr="0066480F">
        <w:rPr>
          <w:sz w:val="22"/>
          <w:szCs w:val="22"/>
          <w:rPrChange w:id="8225" w:author="Visone Rossana (GSE)" w:date="2025-10-24T10:32:00Z" w16du:dateUtc="2025-10-24T08:32:00Z">
            <w:rPr>
              <w:sz w:val="22"/>
              <w:szCs w:val="22"/>
              <w:highlight w:val="yellow"/>
            </w:rPr>
          </w:rPrChange>
        </w:rPr>
        <w:t>soggett</w:t>
      </w:r>
      <w:r w:rsidR="009D0D73">
        <w:rPr>
          <w:sz w:val="22"/>
          <w:szCs w:val="22"/>
        </w:rPr>
        <w:t>i</w:t>
      </w:r>
      <w:r w:rsidR="00217791" w:rsidRPr="0066480F">
        <w:rPr>
          <w:sz w:val="22"/>
          <w:szCs w:val="22"/>
          <w:rPrChange w:id="8226" w:author="Visone Rossana (GSE)" w:date="2025-10-24T10:32:00Z" w16du:dateUtc="2025-10-24T08:32:00Z">
            <w:rPr>
              <w:sz w:val="22"/>
              <w:szCs w:val="22"/>
              <w:highlight w:val="yellow"/>
            </w:rPr>
          </w:rPrChange>
        </w:rPr>
        <w:t xml:space="preserve"> privat</w:t>
      </w:r>
      <w:r w:rsidR="009D0D73">
        <w:rPr>
          <w:sz w:val="22"/>
          <w:szCs w:val="22"/>
        </w:rPr>
        <w:t>i</w:t>
      </w:r>
      <w:r w:rsidR="00217791" w:rsidRPr="0066480F">
        <w:rPr>
          <w:sz w:val="22"/>
          <w:szCs w:val="22"/>
          <w:rPrChange w:id="8227" w:author="Visone Rossana (GSE)" w:date="2025-10-24T10:32:00Z" w16du:dateUtc="2025-10-24T08:32:00Z">
            <w:rPr>
              <w:sz w:val="22"/>
              <w:szCs w:val="22"/>
              <w:highlight w:val="yellow"/>
            </w:rPr>
          </w:rPrChange>
        </w:rPr>
        <w:t xml:space="preserve"> </w:t>
      </w:r>
      <w:r w:rsidR="00CA23AC" w:rsidRPr="0066480F">
        <w:rPr>
          <w:sz w:val="22"/>
          <w:szCs w:val="22"/>
          <w:rPrChange w:id="8228" w:author="Visone Rossana (GSE)" w:date="2025-10-24T10:32:00Z" w16du:dateUtc="2025-10-24T08:32:00Z">
            <w:rPr>
              <w:sz w:val="22"/>
              <w:szCs w:val="22"/>
              <w:highlight w:val="yellow"/>
            </w:rPr>
          </w:rPrChange>
        </w:rPr>
        <w:t>possono accedere agli incentivi</w:t>
      </w:r>
      <w:ins w:id="8229" w:author="Visone Rossana (GSE)" w:date="2025-10-24T14:37:00Z" w16du:dateUtc="2025-10-24T12:37:00Z">
        <w:r w:rsidR="00006179">
          <w:rPr>
            <w:sz w:val="22"/>
            <w:szCs w:val="22"/>
          </w:rPr>
          <w:t xml:space="preserve"> direttamente</w:t>
        </w:r>
      </w:ins>
      <w:del w:id="8230" w:author="Visone Rossana (GSE)" w:date="2025-10-24T14:36:00Z" w16du:dateUtc="2025-10-24T12:36:00Z">
        <w:r w:rsidR="0042540A" w:rsidDel="00006179">
          <w:rPr>
            <w:sz w:val="22"/>
            <w:szCs w:val="22"/>
          </w:rPr>
          <w:delText>, direttamente</w:delText>
        </w:r>
      </w:del>
      <w:r w:rsidR="00954A96">
        <w:rPr>
          <w:sz w:val="22"/>
          <w:szCs w:val="22"/>
        </w:rPr>
        <w:t xml:space="preserve"> o </w:t>
      </w:r>
      <w:r w:rsidR="00CA23AC" w:rsidRPr="0066480F">
        <w:rPr>
          <w:sz w:val="22"/>
          <w:szCs w:val="22"/>
          <w:rPrChange w:id="8231" w:author="Visone Rossana (GSE)" w:date="2025-10-24T10:32:00Z" w16du:dateUtc="2025-10-24T08:32:00Z">
            <w:rPr>
              <w:sz w:val="22"/>
              <w:szCs w:val="22"/>
              <w:highlight w:val="yellow"/>
            </w:rPr>
          </w:rPrChange>
        </w:rPr>
        <w:t>avvalendosi</w:t>
      </w:r>
      <w:r w:rsidR="00F47BFC">
        <w:rPr>
          <w:sz w:val="22"/>
          <w:szCs w:val="22"/>
        </w:rPr>
        <w:t xml:space="preserve">, in qualità di Soggetto </w:t>
      </w:r>
      <w:r w:rsidR="00DF77D8">
        <w:rPr>
          <w:sz w:val="22"/>
          <w:szCs w:val="22"/>
        </w:rPr>
        <w:t xml:space="preserve">Responsabile, </w:t>
      </w:r>
      <w:r w:rsidR="00127220" w:rsidRPr="009B563B">
        <w:rPr>
          <w:rFonts w:cstheme="minorBidi"/>
          <w:sz w:val="22"/>
          <w:szCs w:val="22"/>
        </w:rPr>
        <w:t xml:space="preserve">di una </w:t>
      </w:r>
      <w:ins w:id="8232" w:author="Visone Rossana (GSE)" w:date="2025-10-24T15:37:00Z" w16du:dateUtc="2025-10-24T13:37:00Z">
        <w:r w:rsidR="00DD4760">
          <w:rPr>
            <w:rFonts w:cstheme="minorBidi"/>
            <w:sz w:val="22"/>
            <w:szCs w:val="22"/>
          </w:rPr>
          <w:t xml:space="preserve">comunità energetica </w:t>
        </w:r>
      </w:ins>
      <w:ins w:id="8233" w:author="Visone Rossana (GSE)" w:date="2025-10-24T15:38:00Z" w16du:dateUtc="2025-10-24T13:38:00Z">
        <w:r w:rsidR="0017136A">
          <w:rPr>
            <w:rFonts w:cstheme="minorBidi"/>
            <w:sz w:val="22"/>
            <w:szCs w:val="22"/>
          </w:rPr>
          <w:t xml:space="preserve">rinnovabile </w:t>
        </w:r>
      </w:ins>
      <w:ins w:id="8234" w:author="Visone Rossana (GSE)" w:date="2025-10-24T15:39:00Z" w16du:dateUtc="2025-10-24T13:39:00Z">
        <w:r w:rsidR="00730496">
          <w:rPr>
            <w:rFonts w:cstheme="minorBidi"/>
            <w:sz w:val="22"/>
            <w:szCs w:val="22"/>
          </w:rPr>
          <w:t>(</w:t>
        </w:r>
        <w:r w:rsidR="0060779D">
          <w:rPr>
            <w:rFonts w:cstheme="minorBidi"/>
            <w:sz w:val="22"/>
            <w:szCs w:val="22"/>
          </w:rPr>
          <w:t>“</w:t>
        </w:r>
      </w:ins>
      <w:ins w:id="8235" w:author="Visone Rossana (GSE)" w:date="2025-10-24T15:37:00Z" w16du:dateUtc="2025-10-24T13:37:00Z">
        <w:r w:rsidR="00DD4760">
          <w:rPr>
            <w:rFonts w:cstheme="minorBidi"/>
            <w:sz w:val="22"/>
            <w:szCs w:val="22"/>
          </w:rPr>
          <w:t>C</w:t>
        </w:r>
      </w:ins>
      <w:del w:id="8236" w:author="Visone Rossana (GSE)" w:date="2025-10-24T15:37:00Z" w16du:dateUtc="2025-10-24T13:37:00Z">
        <w:r w:rsidR="00127220" w:rsidRPr="009B563B" w:rsidDel="00DD4760">
          <w:rPr>
            <w:rFonts w:cstheme="minorBidi"/>
            <w:sz w:val="22"/>
            <w:szCs w:val="22"/>
          </w:rPr>
          <w:delText>C</w:delText>
        </w:r>
      </w:del>
      <w:r w:rsidR="00127220" w:rsidRPr="009B563B">
        <w:rPr>
          <w:rFonts w:cstheme="minorBidi"/>
          <w:sz w:val="22"/>
          <w:szCs w:val="22"/>
        </w:rPr>
        <w:t>ER</w:t>
      </w:r>
      <w:ins w:id="8237" w:author="Visone Rossana (GSE)" w:date="2025-10-24T15:39:00Z" w16du:dateUtc="2025-10-24T13:39:00Z">
        <w:r w:rsidR="0060779D">
          <w:rPr>
            <w:rFonts w:cstheme="minorBidi"/>
            <w:sz w:val="22"/>
            <w:szCs w:val="22"/>
          </w:rPr>
          <w:t>”</w:t>
        </w:r>
        <w:r w:rsidR="00730496">
          <w:rPr>
            <w:rFonts w:cstheme="minorBidi"/>
            <w:sz w:val="22"/>
            <w:szCs w:val="22"/>
          </w:rPr>
          <w:t>)</w:t>
        </w:r>
      </w:ins>
      <w:r w:rsidR="00127220" w:rsidRPr="009B563B">
        <w:rPr>
          <w:rFonts w:cstheme="minorBidi"/>
          <w:sz w:val="22"/>
          <w:szCs w:val="22"/>
        </w:rPr>
        <w:t xml:space="preserve"> o di una configurazione di autoconsumo</w:t>
      </w:r>
      <w:ins w:id="8238" w:author="Visone Rossana (GSE)" w:date="2025-10-24T15:38:00Z" w16du:dateUtc="2025-10-24T13:38:00Z">
        <w:r w:rsidR="0017136A">
          <w:rPr>
            <w:rFonts w:cstheme="minorBidi"/>
            <w:sz w:val="22"/>
            <w:szCs w:val="22"/>
          </w:rPr>
          <w:t xml:space="preserve"> </w:t>
        </w:r>
      </w:ins>
      <w:ins w:id="8239" w:author="Visone Rossana (GSE)" w:date="2025-10-24T15:39:00Z" w16du:dateUtc="2025-10-24T13:39:00Z">
        <w:r w:rsidR="00730496">
          <w:rPr>
            <w:rFonts w:cstheme="minorBidi"/>
            <w:sz w:val="22"/>
            <w:szCs w:val="22"/>
          </w:rPr>
          <w:t>(</w:t>
        </w:r>
        <w:r w:rsidR="0060779D">
          <w:rPr>
            <w:rFonts w:cstheme="minorBidi"/>
            <w:sz w:val="22"/>
            <w:szCs w:val="22"/>
          </w:rPr>
          <w:t>“</w:t>
        </w:r>
        <w:r w:rsidR="00730496">
          <w:rPr>
            <w:rFonts w:cstheme="minorBidi"/>
            <w:sz w:val="22"/>
            <w:szCs w:val="22"/>
          </w:rPr>
          <w:t>gruppi di autoconsumo</w:t>
        </w:r>
        <w:r w:rsidR="0060779D">
          <w:rPr>
            <w:rFonts w:cstheme="minorBidi"/>
            <w:sz w:val="22"/>
            <w:szCs w:val="22"/>
          </w:rPr>
          <w:t>”</w:t>
        </w:r>
        <w:r w:rsidR="00730496">
          <w:rPr>
            <w:rFonts w:cstheme="minorBidi"/>
            <w:sz w:val="22"/>
            <w:szCs w:val="22"/>
          </w:rPr>
          <w:t>)</w:t>
        </w:r>
      </w:ins>
      <w:r w:rsidR="0066480F" w:rsidRPr="009B563B">
        <w:rPr>
          <w:rFonts w:cstheme="minorBidi"/>
          <w:sz w:val="22"/>
          <w:szCs w:val="22"/>
        </w:rPr>
        <w:t xml:space="preserve"> di cui sono memb</w:t>
      </w:r>
      <w:r w:rsidR="0066480F" w:rsidRPr="006354AE">
        <w:rPr>
          <w:rFonts w:cstheme="minorBidi"/>
          <w:sz w:val="22"/>
          <w:szCs w:val="22"/>
        </w:rPr>
        <w:t>ri</w:t>
      </w:r>
      <w:r w:rsidR="00127220" w:rsidRPr="006354AE">
        <w:rPr>
          <w:rFonts w:cstheme="minorBidi"/>
          <w:sz w:val="22"/>
          <w:szCs w:val="22"/>
        </w:rPr>
        <w:t>,</w:t>
      </w:r>
      <w:r w:rsidR="00076815" w:rsidRPr="006354AE">
        <w:rPr>
          <w:rFonts w:cstheme="minorHAnsi"/>
          <w:bCs/>
          <w:sz w:val="22"/>
          <w:szCs w:val="22"/>
          <w:rPrChange w:id="8240" w:author="Visone Rossana (GSE)" w:date="2025-10-24T11:10:00Z" w16du:dateUtc="2025-10-24T09:10:00Z">
            <w:rPr>
              <w:rFonts w:cstheme="minorHAnsi"/>
              <w:bCs/>
              <w:sz w:val="22"/>
              <w:szCs w:val="22"/>
              <w:highlight w:val="yellow"/>
            </w:rPr>
          </w:rPrChange>
        </w:rPr>
        <w:t xml:space="preserve"> </w:t>
      </w:r>
      <w:r w:rsidR="00076815" w:rsidRPr="00076815">
        <w:rPr>
          <w:rFonts w:cstheme="minorHAnsi"/>
          <w:bCs/>
          <w:sz w:val="22"/>
          <w:szCs w:val="22"/>
          <w:rPrChange w:id="8241" w:author="Visone Rossana (GSE)" w:date="2025-10-24T10:36:00Z" w16du:dateUtc="2025-10-24T08:36:00Z">
            <w:rPr>
              <w:rFonts w:cstheme="minorHAnsi"/>
              <w:bCs/>
              <w:sz w:val="22"/>
              <w:szCs w:val="22"/>
              <w:highlight w:val="yellow"/>
            </w:rPr>
          </w:rPrChange>
        </w:rPr>
        <w:t>come definite agli artt. 30 e 31 del D.lgs. 199/2021.</w:t>
      </w:r>
    </w:p>
    <w:p w14:paraId="11968316" w14:textId="77777777" w:rsidR="00F31AA3" w:rsidRDefault="00F31AA3" w:rsidP="007459AB">
      <w:pPr>
        <w:spacing w:line="276" w:lineRule="auto"/>
        <w:jc w:val="both"/>
        <w:rPr>
          <w:rFonts w:cstheme="minorHAnsi"/>
          <w:bCs/>
          <w:sz w:val="22"/>
          <w:szCs w:val="22"/>
        </w:rPr>
      </w:pPr>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Change w:id="8242">
          <w:tblGrid>
            <w:gridCol w:w="9450"/>
            <w:gridCol w:w="1"/>
          </w:tblGrid>
        </w:tblGridChange>
      </w:tblGrid>
      <w:tr w:rsidR="00F31AA3" w:rsidRPr="002001C3" w:rsidDel="00DD5F64" w14:paraId="11EC914F" w14:textId="307830C9">
        <w:trPr>
          <w:trHeight w:val="354"/>
          <w:del w:id="8243" w:author="Visone Rossana (GSE)" w:date="2025-10-24T15:58:00Z"/>
        </w:trPr>
        <w:tc>
          <w:tcPr>
            <w:tcW w:w="5000" w:type="pct"/>
            <w:tcMar>
              <w:top w:w="0" w:type="dxa"/>
              <w:left w:w="70" w:type="dxa"/>
              <w:bottom w:w="0" w:type="dxa"/>
              <w:right w:w="70" w:type="dxa"/>
            </w:tcMar>
          </w:tcPr>
          <w:p w14:paraId="61BF6770" w14:textId="5E014154" w:rsidR="009B563B" w:rsidDel="00DD5F64" w:rsidRDefault="00DC6536" w:rsidP="007459AB">
            <w:pPr>
              <w:spacing w:line="276" w:lineRule="auto"/>
              <w:jc w:val="both"/>
              <w:rPr>
                <w:del w:id="8244" w:author="Visone Rossana (GSE)" w:date="2025-10-24T15:58:00Z" w16du:dateUtc="2025-10-24T13:58:00Z"/>
                <w:rFonts w:cstheme="minorBidi"/>
                <w:sz w:val="22"/>
                <w:szCs w:val="22"/>
              </w:rPr>
            </w:pPr>
            <w:del w:id="8245" w:author="Visone Rossana (GSE)" w:date="2025-10-24T15:58:00Z" w16du:dateUtc="2025-10-24T13:58:00Z">
              <w:r w:rsidDel="00DD5F64">
                <w:rPr>
                  <w:rFonts w:cstheme="minorBidi"/>
                  <w:sz w:val="22"/>
                  <w:szCs w:val="22"/>
                </w:rPr>
                <w:delText xml:space="preserve"> </w:delText>
              </w:r>
              <w:r w:rsidR="00993565" w:rsidDel="00DD5F64">
                <w:rPr>
                  <w:rFonts w:cstheme="minorBidi"/>
                  <w:sz w:val="22"/>
                  <w:szCs w:val="22"/>
                </w:rPr>
                <w:delText>I</w:delText>
              </w:r>
              <w:r w:rsidR="00993565" w:rsidRPr="00993565" w:rsidDel="00DD5F64">
                <w:rPr>
                  <w:rFonts w:cstheme="minorBidi"/>
                  <w:sz w:val="22"/>
                  <w:szCs w:val="22"/>
                </w:rPr>
                <w:delText xml:space="preserve"> membri o soci </w:delText>
              </w:r>
              <w:r w:rsidR="00993565" w:rsidDel="00DD5F64">
                <w:rPr>
                  <w:rFonts w:cstheme="minorBidi"/>
                  <w:sz w:val="22"/>
                  <w:szCs w:val="22"/>
                </w:rPr>
                <w:delText>della CER/</w:delText>
              </w:r>
              <w:r w:rsidR="00993565" w:rsidRPr="0077131E" w:rsidDel="00DD5F64">
                <w:rPr>
                  <w:rFonts w:cstheme="minorBidi"/>
                  <w:sz w:val="22"/>
                  <w:szCs w:val="22"/>
                  <w:highlight w:val="yellow"/>
                </w:rPr>
                <w:delText>configurazione di autoconsumo</w:delText>
              </w:r>
              <w:r w:rsidR="00993565" w:rsidDel="00DD5F64">
                <w:rPr>
                  <w:rFonts w:cstheme="minorBidi"/>
                  <w:sz w:val="22"/>
                  <w:szCs w:val="22"/>
                </w:rPr>
                <w:delText xml:space="preserve"> </w:delText>
              </w:r>
              <w:r w:rsidR="00993565" w:rsidRPr="00993565" w:rsidDel="00DD5F64">
                <w:rPr>
                  <w:rFonts w:cstheme="minorBidi"/>
                  <w:sz w:val="22"/>
                  <w:szCs w:val="22"/>
                </w:rPr>
                <w:delText xml:space="preserve">possono essere persone fisiche, PMI, </w:delText>
              </w:r>
              <w:commentRangeStart w:id="8246"/>
              <w:r w:rsidR="00993565" w:rsidRPr="00993565" w:rsidDel="00DD5F64">
                <w:rPr>
                  <w:rFonts w:cstheme="minorBidi"/>
                  <w:sz w:val="22"/>
                  <w:szCs w:val="22"/>
                </w:rPr>
                <w:delText xml:space="preserve">anche </w:delText>
              </w:r>
              <w:r w:rsidR="00993565" w:rsidDel="00DD5F64">
                <w:rPr>
                  <w:rFonts w:cstheme="minorBidi"/>
                  <w:sz w:val="22"/>
                  <w:szCs w:val="22"/>
                </w:rPr>
                <w:delText xml:space="preserve">le </w:delText>
              </w:r>
              <w:r w:rsidR="00993565" w:rsidRPr="00993565" w:rsidDel="00DD5F64">
                <w:rPr>
                  <w:rFonts w:cstheme="minorBidi"/>
                  <w:sz w:val="22"/>
                  <w:szCs w:val="22"/>
                </w:rPr>
                <w:delText>partecipate da enti territoriali</w:delText>
              </w:r>
              <w:commentRangeEnd w:id="8246"/>
              <w:r w:rsidR="00681E46" w:rsidRPr="00993565" w:rsidDel="00DD5F64">
                <w:rPr>
                  <w:rStyle w:val="Rimandocommento"/>
                  <w:rFonts w:cstheme="minorBidi"/>
                  <w:sz w:val="22"/>
                  <w:szCs w:val="22"/>
                </w:rPr>
                <w:commentReference w:id="8246"/>
              </w:r>
              <w:r w:rsidR="00993565" w:rsidRPr="00993565" w:rsidDel="00DD5F64">
                <w:rPr>
                  <w:rFonts w:cstheme="minorBidi"/>
                  <w:sz w:val="22"/>
                  <w:szCs w:val="22"/>
                </w:rPr>
                <w:delText xml:space="preserve">, </w:delText>
              </w:r>
              <w:r w:rsidR="00993565" w:rsidDel="00DD5F64">
                <w:rPr>
                  <w:rFonts w:cstheme="minorBidi"/>
                  <w:sz w:val="22"/>
                  <w:szCs w:val="22"/>
                </w:rPr>
                <w:delText xml:space="preserve">le </w:delText>
              </w:r>
              <w:r w:rsidR="00993565" w:rsidRPr="00993565" w:rsidDel="00DD5F64">
                <w:rPr>
                  <w:rFonts w:cstheme="minorBidi"/>
                  <w:sz w:val="22"/>
                  <w:szCs w:val="22"/>
                </w:rPr>
                <w:delText xml:space="preserve">associazioni, </w:delText>
              </w:r>
              <w:r w:rsidR="00993565" w:rsidDel="00DD5F64">
                <w:rPr>
                  <w:rFonts w:cstheme="minorBidi"/>
                  <w:sz w:val="22"/>
                  <w:szCs w:val="22"/>
                </w:rPr>
                <w:delText xml:space="preserve">le </w:delText>
              </w:r>
              <w:r w:rsidR="00993565" w:rsidRPr="00993565" w:rsidDel="00DD5F64">
                <w:rPr>
                  <w:rFonts w:cstheme="minorBidi"/>
                  <w:sz w:val="22"/>
                  <w:szCs w:val="22"/>
                </w:rPr>
                <w:delText xml:space="preserve">aziende territoriali per l'edilizia residenziale, </w:delText>
              </w:r>
              <w:r w:rsidR="00993565" w:rsidDel="00DD5F64">
                <w:rPr>
                  <w:rFonts w:cstheme="minorBidi"/>
                  <w:sz w:val="22"/>
                  <w:szCs w:val="22"/>
                </w:rPr>
                <w:delText xml:space="preserve">le </w:delText>
              </w:r>
              <w:r w:rsidR="00993565" w:rsidRPr="00993565" w:rsidDel="00DD5F64">
                <w:rPr>
                  <w:rFonts w:cstheme="minorBidi"/>
                  <w:sz w:val="22"/>
                  <w:szCs w:val="22"/>
                </w:rPr>
                <w:delText xml:space="preserve">istituzioni pubbliche di assistenza e beneficenza, </w:delText>
              </w:r>
              <w:r w:rsidR="00993565" w:rsidDel="00DD5F64">
                <w:rPr>
                  <w:rFonts w:cstheme="minorBidi"/>
                  <w:sz w:val="22"/>
                  <w:szCs w:val="22"/>
                </w:rPr>
                <w:delText xml:space="preserve">le </w:delText>
              </w:r>
              <w:r w:rsidR="00993565" w:rsidRPr="00993565" w:rsidDel="00DD5F64">
                <w:rPr>
                  <w:rFonts w:cstheme="minorBidi"/>
                  <w:sz w:val="22"/>
                  <w:szCs w:val="22"/>
                </w:rPr>
                <w:delText xml:space="preserve">aziende pubbliche di servizi alla persona, </w:delText>
              </w:r>
              <w:r w:rsidR="00993565" w:rsidDel="00DD5F64">
                <w:rPr>
                  <w:rFonts w:cstheme="minorBidi"/>
                  <w:sz w:val="22"/>
                  <w:szCs w:val="22"/>
                </w:rPr>
                <w:delText xml:space="preserve">i </w:delText>
              </w:r>
              <w:r w:rsidR="00993565" w:rsidRPr="00993565" w:rsidDel="00DD5F64">
                <w:rPr>
                  <w:rFonts w:cstheme="minorBidi"/>
                  <w:sz w:val="22"/>
                  <w:szCs w:val="22"/>
                </w:rPr>
                <w:delText xml:space="preserve">consorzi di bonifica, </w:delText>
              </w:r>
              <w:r w:rsidR="00993565" w:rsidDel="00DD5F64">
                <w:rPr>
                  <w:rFonts w:cstheme="minorBidi"/>
                  <w:sz w:val="22"/>
                  <w:szCs w:val="22"/>
                </w:rPr>
                <w:delText xml:space="preserve">gli </w:delText>
              </w:r>
              <w:r w:rsidR="00993565" w:rsidRPr="00993565" w:rsidDel="00DD5F64">
                <w:rPr>
                  <w:rFonts w:cstheme="minorBidi"/>
                  <w:sz w:val="22"/>
                  <w:szCs w:val="22"/>
                </w:rPr>
                <w:delText xml:space="preserve">enti e </w:delText>
              </w:r>
              <w:r w:rsidR="00993565" w:rsidDel="00DD5F64">
                <w:rPr>
                  <w:rFonts w:cstheme="minorBidi"/>
                  <w:sz w:val="22"/>
                  <w:szCs w:val="22"/>
                </w:rPr>
                <w:delText xml:space="preserve">gli </w:delText>
              </w:r>
              <w:r w:rsidR="00993565" w:rsidRPr="00993565" w:rsidDel="00DD5F64">
                <w:rPr>
                  <w:rFonts w:cstheme="minorBidi"/>
                  <w:sz w:val="22"/>
                  <w:szCs w:val="22"/>
                </w:rPr>
                <w:delText xml:space="preserve">organismi di ricerca e formazione, </w:delText>
              </w:r>
              <w:r w:rsidR="00993565" w:rsidDel="00DD5F64">
                <w:rPr>
                  <w:rFonts w:cstheme="minorBidi"/>
                  <w:sz w:val="22"/>
                  <w:szCs w:val="22"/>
                </w:rPr>
                <w:delText xml:space="preserve">gli </w:delText>
              </w:r>
              <w:r w:rsidR="00993565" w:rsidRPr="00993565" w:rsidDel="00DD5F64">
                <w:rPr>
                  <w:rFonts w:cstheme="minorBidi"/>
                  <w:sz w:val="22"/>
                  <w:szCs w:val="22"/>
                </w:rPr>
                <w:delText xml:space="preserve">enti religiosi, </w:delText>
              </w:r>
              <w:r w:rsidR="00993565" w:rsidDel="00DD5F64">
                <w:rPr>
                  <w:rFonts w:cstheme="minorBidi"/>
                  <w:sz w:val="22"/>
                  <w:szCs w:val="22"/>
                </w:rPr>
                <w:delText xml:space="preserve">gli </w:delText>
              </w:r>
              <w:r w:rsidR="00993565" w:rsidRPr="00993565" w:rsidDel="00DD5F64">
                <w:rPr>
                  <w:rFonts w:cstheme="minorBidi"/>
                  <w:sz w:val="22"/>
                  <w:szCs w:val="22"/>
                </w:rPr>
                <w:delText>enti del Terzo settore e</w:delText>
              </w:r>
              <w:r w:rsidR="00993565" w:rsidDel="00DD5F64">
                <w:rPr>
                  <w:rFonts w:cstheme="minorBidi"/>
                  <w:sz w:val="22"/>
                  <w:szCs w:val="22"/>
                </w:rPr>
                <w:delText xml:space="preserve"> le</w:delText>
              </w:r>
              <w:r w:rsidR="00993565" w:rsidRPr="00993565" w:rsidDel="00DD5F64">
                <w:rPr>
                  <w:rFonts w:cstheme="minorBidi"/>
                  <w:sz w:val="22"/>
                  <w:szCs w:val="22"/>
                </w:rPr>
                <w:delText xml:space="preserve"> associazioni di protezione ambientale nonché le amministrazioni locali individuate nell'elenco delle amministrazioni pubbliche predisposto dall'Istituto nazionale di statistica (ISTAT) ai sensi dell'articolo 1, comma 3, della legge 31 dicembre 2009, n. 196</w:delText>
              </w:r>
              <w:r w:rsidR="00993565" w:rsidDel="00DD5F64">
                <w:rPr>
                  <w:rFonts w:cstheme="minorBidi"/>
                  <w:sz w:val="22"/>
                  <w:szCs w:val="22"/>
                </w:rPr>
                <w:delText xml:space="preserve">. </w:delText>
              </w:r>
            </w:del>
          </w:p>
          <w:p w14:paraId="34E86720" w14:textId="77777777" w:rsidR="00DD5F64" w:rsidRDefault="00DD5F64" w:rsidP="00F31AA3">
            <w:pPr>
              <w:spacing w:before="60" w:after="60" w:line="276" w:lineRule="auto"/>
              <w:jc w:val="both"/>
              <w:rPr>
                <w:ins w:id="8247" w:author="Visone Rossana (GSE)" w:date="2025-10-24T15:58:00Z" w16du:dateUtc="2025-10-24T13:58:00Z"/>
                <w:rFonts w:cstheme="minorBidi"/>
                <w:sz w:val="22"/>
                <w:szCs w:val="22"/>
              </w:rPr>
            </w:pPr>
          </w:p>
          <w:p w14:paraId="0E38FEE2" w14:textId="77777777" w:rsidR="00C02B6E" w:rsidDel="00DD5F64" w:rsidRDefault="00C02B6E" w:rsidP="00F31AA3">
            <w:pPr>
              <w:spacing w:before="60" w:after="60" w:line="276" w:lineRule="auto"/>
              <w:jc w:val="both"/>
              <w:rPr>
                <w:del w:id="8248" w:author="Visone Rossana (GSE)" w:date="2025-10-24T15:58:00Z" w16du:dateUtc="2025-10-24T13:58:00Z"/>
                <w:rFonts w:cstheme="minorBidi"/>
                <w:sz w:val="22"/>
                <w:szCs w:val="22"/>
              </w:rPr>
            </w:pPr>
          </w:p>
          <w:p w14:paraId="4078976D" w14:textId="4C6466E5" w:rsidR="00623DA8" w:rsidDel="00DD5F64" w:rsidRDefault="00C02B6E" w:rsidP="00623DA8">
            <w:pPr>
              <w:spacing w:before="60" w:after="60" w:line="276" w:lineRule="auto"/>
              <w:jc w:val="both"/>
              <w:rPr>
                <w:del w:id="8249" w:author="Visone Rossana (GSE)" w:date="2025-10-24T15:58:00Z" w16du:dateUtc="2025-10-24T13:58:00Z"/>
                <w:rFonts w:cstheme="minorBidi"/>
                <w:sz w:val="22"/>
                <w:szCs w:val="22"/>
              </w:rPr>
            </w:pPr>
            <w:del w:id="8250" w:author="Visone Rossana (GSE)" w:date="2025-10-24T15:58:00Z" w16du:dateUtc="2025-10-24T13:58:00Z">
              <w:r w:rsidDel="00DD5F64">
                <w:rPr>
                  <w:rFonts w:cstheme="minorBidi"/>
                  <w:sz w:val="22"/>
                  <w:szCs w:val="22"/>
                </w:rPr>
                <w:delText xml:space="preserve">Per quanto richiamato, </w:delText>
              </w:r>
              <w:r w:rsidR="00E662CF" w:rsidDel="00DD5F64">
                <w:rPr>
                  <w:rFonts w:cstheme="minorBidi"/>
                  <w:sz w:val="22"/>
                  <w:szCs w:val="22"/>
                </w:rPr>
                <w:delText xml:space="preserve">con riferimento alle PA indicate al paragrafo 3.2 delle presenti regole, </w:delText>
              </w:r>
              <w:r w:rsidR="006C246D" w:rsidDel="00DD5F64">
                <w:rPr>
                  <w:rFonts w:cstheme="minorBidi"/>
                  <w:sz w:val="22"/>
                  <w:szCs w:val="22"/>
                </w:rPr>
                <w:delText xml:space="preserve">possono avvalersi di una </w:delText>
              </w:r>
              <w:r w:rsidR="00754D3B" w:rsidDel="00DD5F64">
                <w:rPr>
                  <w:rFonts w:cstheme="minorBidi"/>
                  <w:sz w:val="22"/>
                  <w:szCs w:val="22"/>
                </w:rPr>
                <w:delText xml:space="preserve">CER o </w:delText>
              </w:r>
              <w:r w:rsidR="00754D3B" w:rsidRPr="009B563B" w:rsidDel="00DD5F64">
                <w:rPr>
                  <w:rFonts w:cstheme="minorBidi"/>
                  <w:sz w:val="22"/>
                  <w:szCs w:val="22"/>
                </w:rPr>
                <w:delText>di una configurazione di autoconsumo</w:delText>
              </w:r>
              <w:r w:rsidR="00754D3B" w:rsidDel="00DD5F64">
                <w:rPr>
                  <w:rFonts w:cstheme="minorBidi"/>
                  <w:sz w:val="22"/>
                  <w:szCs w:val="22"/>
                </w:rPr>
                <w:delText xml:space="preserve"> </w:delText>
              </w:r>
              <w:r w:rsidR="00E662CF" w:rsidRPr="0077131E" w:rsidDel="00DD5F64">
                <w:rPr>
                  <w:rFonts w:cstheme="minorBidi"/>
                  <w:b/>
                  <w:bCs/>
                  <w:sz w:val="22"/>
                  <w:szCs w:val="22"/>
                </w:rPr>
                <w:delText xml:space="preserve">esclusivamente </w:delText>
              </w:r>
              <w:r w:rsidR="00754D3B" w:rsidRPr="0077131E" w:rsidDel="00DD5F64">
                <w:rPr>
                  <w:rFonts w:cstheme="minorBidi"/>
                  <w:b/>
                  <w:bCs/>
                  <w:sz w:val="22"/>
                  <w:szCs w:val="22"/>
                </w:rPr>
                <w:delText>le</w:delText>
              </w:r>
              <w:r w:rsidR="003957D2" w:rsidRPr="0077131E" w:rsidDel="00DD5F64">
                <w:rPr>
                  <w:rFonts w:cstheme="minorBidi"/>
                  <w:b/>
                  <w:bCs/>
                  <w:sz w:val="22"/>
                  <w:szCs w:val="22"/>
                </w:rPr>
                <w:delText xml:space="preserve"> seguenti</w:delText>
              </w:r>
              <w:r w:rsidR="00B1586B" w:rsidRPr="0077131E" w:rsidDel="00DD5F64">
                <w:rPr>
                  <w:rFonts w:cstheme="minorBidi"/>
                  <w:b/>
                  <w:bCs/>
                  <w:sz w:val="22"/>
                  <w:szCs w:val="22"/>
                </w:rPr>
                <w:delText xml:space="preserve"> </w:delText>
              </w:r>
              <w:r w:rsidR="00CC4615" w:rsidRPr="0077131E" w:rsidDel="00DD5F64">
                <w:rPr>
                  <w:rFonts w:cstheme="minorBidi"/>
                  <w:b/>
                  <w:bCs/>
                  <w:sz w:val="22"/>
                  <w:szCs w:val="22"/>
                </w:rPr>
                <w:delText>PA</w:delText>
              </w:r>
              <w:r w:rsidR="00C6555D" w:rsidDel="00DD5F64">
                <w:rPr>
                  <w:rFonts w:cstheme="minorBidi"/>
                  <w:sz w:val="22"/>
                  <w:szCs w:val="22"/>
                </w:rPr>
                <w:delText>:</w:delText>
              </w:r>
            </w:del>
          </w:p>
          <w:p w14:paraId="006731C2" w14:textId="0AB9EA0D" w:rsidR="00993565" w:rsidRPr="002001C3" w:rsidDel="00DD5F64" w:rsidRDefault="00993565" w:rsidP="00720032">
            <w:pPr>
              <w:spacing w:before="60" w:after="60" w:line="276" w:lineRule="auto"/>
              <w:jc w:val="both"/>
              <w:rPr>
                <w:del w:id="8251" w:author="Visone Rossana (GSE)" w:date="2025-10-24T15:58:00Z" w16du:dateUtc="2025-10-24T13:58:00Z"/>
                <w:rFonts w:cstheme="minorBidi"/>
                <w:sz w:val="22"/>
                <w:szCs w:val="22"/>
              </w:rPr>
            </w:pPr>
          </w:p>
        </w:tc>
      </w:tr>
      <w:tr w:rsidR="00F31AA3" w:rsidDel="00DD5F64" w14:paraId="7F110739" w14:textId="7295E68B" w:rsidTr="00DD5F64">
        <w:tblPrEx>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ExChange w:id="8252" w:author="Visone Rossana (GSE)" w:date="2025-10-24T15:58:00Z" w16du:dateUtc="2025-10-24T13:58:00Z">
            <w:tblPrEx>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Ex>
          </w:tblPrExChange>
        </w:tblPrEx>
        <w:trPr>
          <w:trHeight w:val="300"/>
          <w:del w:id="8253" w:author="Visone Rossana (GSE)" w:date="2025-10-24T15:58:00Z"/>
          <w:trPrChange w:id="8254" w:author="Visone Rossana (GSE)" w:date="2025-10-24T15:58:00Z" w16du:dateUtc="2025-10-24T13:58:00Z">
            <w:trPr>
              <w:trHeight w:val="300"/>
            </w:trPr>
          </w:trPrChange>
        </w:trPr>
        <w:tc>
          <w:tcPr>
            <w:tcW w:w="5000" w:type="pct"/>
            <w:tcMar>
              <w:top w:w="0" w:type="dxa"/>
              <w:left w:w="70" w:type="dxa"/>
              <w:bottom w:w="0" w:type="dxa"/>
              <w:right w:w="70" w:type="dxa"/>
            </w:tcMar>
            <w:tcPrChange w:id="8255" w:author="Visone Rossana (GSE)" w:date="2025-10-24T15:58:00Z" w16du:dateUtc="2025-10-24T13:58:00Z">
              <w:tcPr>
                <w:tcW w:w="9450" w:type="dxa"/>
                <w:gridSpan w:val="2"/>
                <w:tcMar>
                  <w:top w:w="0" w:type="dxa"/>
                  <w:left w:w="70" w:type="dxa"/>
                  <w:bottom w:w="0" w:type="dxa"/>
                  <w:right w:w="70" w:type="dxa"/>
                </w:tcMar>
              </w:tcPr>
            </w:tcPrChange>
          </w:tcPr>
          <w:p w14:paraId="3B8F2F29" w14:textId="77777777" w:rsidR="00F31AA3" w:rsidDel="00DD5F64" w:rsidRDefault="00F31AA3">
            <w:pPr>
              <w:spacing w:line="276" w:lineRule="auto"/>
              <w:jc w:val="both"/>
              <w:rPr>
                <w:del w:id="8256" w:author="Visone Rossana (GSE)" w:date="2025-10-24T15:58:00Z" w16du:dateUtc="2025-10-24T13:58:00Z"/>
                <w:rFonts w:cstheme="minorBidi"/>
                <w:b/>
                <w:bCs/>
                <w:sz w:val="22"/>
                <w:szCs w:val="22"/>
              </w:rPr>
            </w:pPr>
          </w:p>
        </w:tc>
      </w:tr>
    </w:tbl>
    <w:p w14:paraId="7AFFA783" w14:textId="77777777" w:rsidR="00F31AA3" w:rsidRDefault="00F31AA3" w:rsidP="007459AB">
      <w:pPr>
        <w:spacing w:line="276" w:lineRule="auto"/>
        <w:jc w:val="both"/>
        <w:rPr>
          <w:rFonts w:cstheme="minorHAnsi"/>
          <w:bCs/>
          <w:sz w:val="22"/>
          <w:szCs w:val="22"/>
        </w:rPr>
      </w:pPr>
    </w:p>
    <w:p w14:paraId="69132AD1" w14:textId="77777777" w:rsidR="00194ABE" w:rsidDel="00ED72C3" w:rsidRDefault="00194ABE" w:rsidP="007459AB">
      <w:pPr>
        <w:spacing w:line="276" w:lineRule="auto"/>
        <w:jc w:val="both"/>
        <w:rPr>
          <w:del w:id="8257" w:author="Visone Rossana (GSE)" w:date="2025-10-24T14:37:00Z" w16du:dateUtc="2025-10-24T12:37:00Z"/>
          <w:rFonts w:cstheme="minorHAnsi"/>
          <w:bCs/>
          <w:sz w:val="22"/>
          <w:szCs w:val="22"/>
        </w:rPr>
      </w:pPr>
    </w:p>
    <w:p w14:paraId="3E5F0974" w14:textId="77777777" w:rsidR="002E3F17" w:rsidRDefault="002E3F17" w:rsidP="007459AB">
      <w:pPr>
        <w:spacing w:line="276" w:lineRule="auto"/>
        <w:jc w:val="both"/>
        <w:rPr>
          <w:rFonts w:cstheme="minorHAnsi"/>
          <w:bCs/>
          <w:sz w:val="22"/>
          <w:szCs w:val="22"/>
        </w:rPr>
      </w:pPr>
    </w:p>
    <w:p w14:paraId="5EFA7870" w14:textId="77777777" w:rsidR="002E3F17" w:rsidRDefault="002E3F17" w:rsidP="002E3F17">
      <w:pPr>
        <w:jc w:val="both"/>
        <w:rPr>
          <w:rFonts w:cstheme="minorHAnsi"/>
          <w:b/>
          <w:sz w:val="22"/>
          <w:szCs w:val="22"/>
        </w:rPr>
      </w:pPr>
      <w:r w:rsidRPr="0077131E">
        <w:rPr>
          <w:rFonts w:cstheme="minorHAnsi"/>
          <w:b/>
          <w:sz w:val="22"/>
          <w:szCs w:val="22"/>
        </w:rPr>
        <w:t xml:space="preserve">1.3.4.1 – Modalità di accesso attraverso la CER </w:t>
      </w:r>
    </w:p>
    <w:p w14:paraId="4995E808" w14:textId="77777777" w:rsidR="00F31AA3" w:rsidRPr="0077131E" w:rsidDel="00ED72C3" w:rsidRDefault="00F31AA3" w:rsidP="002E3F17">
      <w:pPr>
        <w:jc w:val="both"/>
        <w:rPr>
          <w:del w:id="8258" w:author="Visone Rossana (GSE)" w:date="2025-10-24T14:37:00Z" w16du:dateUtc="2025-10-24T12:37:00Z"/>
          <w:rFonts w:cstheme="minorHAnsi"/>
          <w:b/>
          <w:sz w:val="22"/>
          <w:szCs w:val="22"/>
        </w:rPr>
      </w:pPr>
    </w:p>
    <w:p w14:paraId="77EF8381" w14:textId="05C1127C" w:rsidR="008A5E2A" w:rsidRPr="0077131E" w:rsidRDefault="008A5E2A" w:rsidP="0077131E">
      <w:pPr>
        <w:spacing w:line="276" w:lineRule="auto"/>
        <w:jc w:val="both"/>
        <w:rPr>
          <w:rFonts w:cstheme="minorHAnsi"/>
          <w:bCs/>
          <w:sz w:val="22"/>
          <w:szCs w:val="22"/>
        </w:rPr>
      </w:pPr>
      <w:r w:rsidRPr="0077131E">
        <w:rPr>
          <w:rFonts w:cstheme="minorHAnsi"/>
          <w:bCs/>
          <w:sz w:val="22"/>
          <w:szCs w:val="22"/>
        </w:rPr>
        <w:t xml:space="preserve">La domanda di accesso </w:t>
      </w:r>
      <w:r w:rsidR="006354AE">
        <w:rPr>
          <w:rFonts w:cstheme="minorHAnsi"/>
          <w:bCs/>
          <w:sz w:val="22"/>
          <w:szCs w:val="22"/>
        </w:rPr>
        <w:t xml:space="preserve">agli incentivi </w:t>
      </w:r>
      <w:r w:rsidRPr="0077131E">
        <w:rPr>
          <w:rFonts w:cstheme="minorHAnsi"/>
          <w:bCs/>
          <w:sz w:val="22"/>
          <w:szCs w:val="22"/>
        </w:rPr>
        <w:t>deve essere presentata dal soggetto referente della CER (o da un suo delegato),</w:t>
      </w:r>
      <w:r w:rsidRPr="00F31AA3">
        <w:rPr>
          <w:rFonts w:ascii="Calibri" w:eastAsia="Calibri" w:hAnsi="Calibri" w:cs="Calibri"/>
        </w:rPr>
        <w:t xml:space="preserve"> </w:t>
      </w:r>
      <w:r w:rsidRPr="0077131E">
        <w:rPr>
          <w:rFonts w:cstheme="minorHAnsi"/>
          <w:bCs/>
          <w:sz w:val="22"/>
          <w:szCs w:val="22"/>
        </w:rPr>
        <w:t>che può essere svolto dalla medesima CER, nella persona fisica che, per statuto o atto costitutivo, ne ha la rappresentanza leg</w:t>
      </w:r>
      <w:r w:rsidRPr="00623DA8">
        <w:rPr>
          <w:rFonts w:cstheme="minorHAnsi"/>
          <w:bCs/>
          <w:sz w:val="22"/>
          <w:szCs w:val="22"/>
        </w:rPr>
        <w:t>al</w:t>
      </w:r>
      <w:r w:rsidRPr="00583212">
        <w:rPr>
          <w:rFonts w:ascii="Calibri" w:eastAsia="Calibri" w:hAnsi="Calibri" w:cs="Calibri"/>
          <w:sz w:val="22"/>
          <w:szCs w:val="22"/>
          <w:rPrChange w:id="8259" w:author="Visone Rossana (GSE)" w:date="2025-10-24T14:46:00Z" w16du:dateUtc="2025-10-24T12:46:00Z">
            <w:rPr>
              <w:rFonts w:ascii="Calibri" w:eastAsia="Calibri" w:hAnsi="Calibri" w:cs="Calibri"/>
            </w:rPr>
          </w:rPrChange>
        </w:rPr>
        <w:t>e</w:t>
      </w:r>
      <w:r w:rsidRPr="0077131E">
        <w:rPr>
          <w:rFonts w:cstheme="minorHAnsi"/>
          <w:bCs/>
          <w:sz w:val="22"/>
          <w:szCs w:val="22"/>
        </w:rPr>
        <w:t xml:space="preserve"> e che si occuperà </w:t>
      </w:r>
      <w:del w:id="8260" w:author="Visone Rossana (GSE)" w:date="2025-10-24T14:48:00Z" w16du:dateUtc="2025-10-24T12:48:00Z">
        <w:r w:rsidRPr="00F62728" w:rsidDel="004A49FD">
          <w:rPr>
            <w:rFonts w:cstheme="minorHAnsi"/>
            <w:bCs/>
            <w:sz w:val="22"/>
            <w:szCs w:val="22"/>
            <w:highlight w:val="cyan"/>
            <w:rPrChange w:id="8261" w:author="Visone Rossana (GSE)" w:date="2025-10-24T14:44:00Z" w16du:dateUtc="2025-10-24T12:44:00Z">
              <w:rPr>
                <w:rFonts w:cstheme="minorHAnsi"/>
                <w:bCs/>
                <w:sz w:val="22"/>
                <w:szCs w:val="22"/>
              </w:rPr>
            </w:rPrChange>
          </w:rPr>
          <w:delText xml:space="preserve">della </w:delText>
        </w:r>
      </w:del>
      <w:ins w:id="8262" w:author="Visone Rossana (GSE)" w:date="2025-10-24T14:44:00Z" w16du:dateUtc="2025-10-24T12:44:00Z">
        <w:r w:rsidR="00F62728" w:rsidRPr="00847CC0">
          <w:rPr>
            <w:rFonts w:cstheme="minorHAnsi"/>
            <w:bCs/>
            <w:sz w:val="22"/>
            <w:szCs w:val="22"/>
            <w:highlight w:val="cyan"/>
            <w:rPrChange w:id="8263" w:author="Visone Rossana (GSE)" w:date="2025-10-24T14:47:00Z" w16du:dateUtc="2025-10-24T12:47:00Z">
              <w:rPr>
                <w:rFonts w:cstheme="minorHAnsi"/>
                <w:bCs/>
                <w:sz w:val="22"/>
                <w:szCs w:val="22"/>
              </w:rPr>
            </w:rPrChange>
          </w:rPr>
          <w:t>dell</w:t>
        </w:r>
      </w:ins>
      <w:ins w:id="8264" w:author="Visone Rossana (GSE)" w:date="2025-10-24T14:48:00Z" w16du:dateUtc="2025-10-24T12:48:00Z">
        <w:r w:rsidR="004A49FD">
          <w:rPr>
            <w:rFonts w:cstheme="minorHAnsi"/>
            <w:bCs/>
            <w:sz w:val="22"/>
            <w:szCs w:val="22"/>
            <w:highlight w:val="cyan"/>
          </w:rPr>
          <w:t>’esecuzione dell’</w:t>
        </w:r>
      </w:ins>
      <w:ins w:id="8265" w:author="Visone Rossana (GSE)" w:date="2025-10-24T14:44:00Z" w16du:dateUtc="2025-10-24T12:44:00Z">
        <w:r w:rsidR="00F62728" w:rsidRPr="00847CC0">
          <w:rPr>
            <w:rFonts w:cstheme="minorHAnsi"/>
            <w:bCs/>
            <w:sz w:val="22"/>
            <w:szCs w:val="22"/>
            <w:highlight w:val="cyan"/>
            <w:rPrChange w:id="8266" w:author="Visone Rossana (GSE)" w:date="2025-10-24T14:47:00Z" w16du:dateUtc="2025-10-24T12:47:00Z">
              <w:rPr>
                <w:rFonts w:cstheme="minorHAnsi"/>
                <w:bCs/>
                <w:sz w:val="22"/>
                <w:szCs w:val="22"/>
              </w:rPr>
            </w:rPrChange>
          </w:rPr>
          <w:t>intervento</w:t>
        </w:r>
      </w:ins>
      <w:ins w:id="8267" w:author="Visone Rossana (GSE)" w:date="2025-10-24T14:46:00Z" w16du:dateUtc="2025-10-24T12:46:00Z">
        <w:r w:rsidR="00847CC0" w:rsidRPr="00847CC0">
          <w:rPr>
            <w:rFonts w:cstheme="minorHAnsi"/>
            <w:bCs/>
            <w:sz w:val="22"/>
            <w:szCs w:val="22"/>
            <w:highlight w:val="cyan"/>
            <w:rPrChange w:id="8268" w:author="Visone Rossana (GSE)" w:date="2025-10-24T14:47:00Z" w16du:dateUtc="2025-10-24T12:47:00Z">
              <w:rPr>
                <w:rFonts w:cstheme="minorHAnsi"/>
                <w:bCs/>
                <w:sz w:val="22"/>
                <w:szCs w:val="22"/>
              </w:rPr>
            </w:rPrChange>
          </w:rPr>
          <w:t xml:space="preserve"> sosten</w:t>
        </w:r>
      </w:ins>
      <w:ins w:id="8269" w:author="Visone Rossana (GSE)" w:date="2025-10-24T14:47:00Z" w16du:dateUtc="2025-10-24T12:47:00Z">
        <w:r w:rsidR="00847CC0" w:rsidRPr="00847CC0">
          <w:rPr>
            <w:rFonts w:cstheme="minorHAnsi"/>
            <w:bCs/>
            <w:sz w:val="22"/>
            <w:szCs w:val="22"/>
            <w:highlight w:val="cyan"/>
            <w:rPrChange w:id="8270" w:author="Visone Rossana (GSE)" w:date="2025-10-24T14:47:00Z" w16du:dateUtc="2025-10-24T12:47:00Z">
              <w:rPr>
                <w:rFonts w:cstheme="minorHAnsi"/>
                <w:bCs/>
                <w:sz w:val="22"/>
                <w:szCs w:val="22"/>
              </w:rPr>
            </w:rPrChange>
          </w:rPr>
          <w:t>en</w:t>
        </w:r>
      </w:ins>
      <w:ins w:id="8271" w:author="Visone Rossana (GSE)" w:date="2025-10-24T14:46:00Z" w16du:dateUtc="2025-10-24T12:46:00Z">
        <w:r w:rsidR="00847CC0" w:rsidRPr="00847CC0">
          <w:rPr>
            <w:rFonts w:cstheme="minorHAnsi"/>
            <w:bCs/>
            <w:sz w:val="22"/>
            <w:szCs w:val="22"/>
            <w:highlight w:val="cyan"/>
            <w:rPrChange w:id="8272" w:author="Visone Rossana (GSE)" w:date="2025-10-24T14:47:00Z" w16du:dateUtc="2025-10-24T12:47:00Z">
              <w:rPr>
                <w:rFonts w:cstheme="minorHAnsi"/>
                <w:bCs/>
                <w:sz w:val="22"/>
                <w:szCs w:val="22"/>
              </w:rPr>
            </w:rPrChange>
          </w:rPr>
          <w:t>done</w:t>
        </w:r>
      </w:ins>
      <w:ins w:id="8273" w:author="Visone Rossana (GSE)" w:date="2025-10-24T14:49:00Z" w16du:dateUtc="2025-10-24T12:49:00Z">
        <w:r w:rsidR="004A49FD">
          <w:rPr>
            <w:rFonts w:cstheme="minorHAnsi"/>
            <w:bCs/>
            <w:sz w:val="22"/>
            <w:szCs w:val="22"/>
            <w:highlight w:val="cyan"/>
          </w:rPr>
          <w:t xml:space="preserve"> le spese</w:t>
        </w:r>
      </w:ins>
      <w:ins w:id="8274" w:author="Visone Rossana (GSE)" w:date="2025-10-24T14:44:00Z" w16du:dateUtc="2025-10-24T12:44:00Z">
        <w:r w:rsidR="00F62728" w:rsidRPr="00847CC0">
          <w:rPr>
            <w:rFonts w:cstheme="minorHAnsi"/>
            <w:bCs/>
            <w:sz w:val="22"/>
            <w:szCs w:val="22"/>
            <w:highlight w:val="cyan"/>
            <w:rPrChange w:id="8275" w:author="Visone Rossana (GSE)" w:date="2025-10-24T14:47:00Z" w16du:dateUtc="2025-10-24T12:47:00Z">
              <w:rPr>
                <w:rFonts w:cstheme="minorHAnsi"/>
                <w:bCs/>
                <w:sz w:val="22"/>
                <w:szCs w:val="22"/>
              </w:rPr>
            </w:rPrChange>
          </w:rPr>
          <w:t>,</w:t>
        </w:r>
        <w:r w:rsidR="00F62728">
          <w:rPr>
            <w:rFonts w:cstheme="minorHAnsi"/>
            <w:bCs/>
            <w:sz w:val="22"/>
            <w:szCs w:val="22"/>
          </w:rPr>
          <w:t xml:space="preserve"> della </w:t>
        </w:r>
      </w:ins>
      <w:r w:rsidRPr="0077131E">
        <w:rPr>
          <w:rFonts w:cstheme="minorHAnsi"/>
          <w:bCs/>
          <w:sz w:val="22"/>
          <w:szCs w:val="22"/>
        </w:rPr>
        <w:t>compilazione della domanda di accesso</w:t>
      </w:r>
      <w:ins w:id="8276" w:author="Visone Rossana (GSE)" w:date="2025-10-24T14:43:00Z" w16du:dateUtc="2025-10-24T12:43:00Z">
        <w:r w:rsidR="00503757">
          <w:rPr>
            <w:rFonts w:cstheme="minorHAnsi"/>
            <w:bCs/>
            <w:sz w:val="22"/>
            <w:szCs w:val="22"/>
          </w:rPr>
          <w:t>,</w:t>
        </w:r>
      </w:ins>
      <w:del w:id="8277" w:author="Visone Rossana (GSE)" w:date="2025-10-24T14:43:00Z" w16du:dateUtc="2025-10-24T12:43:00Z">
        <w:r w:rsidRPr="0077131E" w:rsidDel="00503757">
          <w:rPr>
            <w:rFonts w:cstheme="minorHAnsi"/>
            <w:bCs/>
            <w:sz w:val="22"/>
            <w:szCs w:val="22"/>
          </w:rPr>
          <w:delText xml:space="preserve"> e</w:delText>
        </w:r>
      </w:del>
      <w:r w:rsidRPr="0077131E">
        <w:rPr>
          <w:rFonts w:cstheme="minorHAnsi"/>
          <w:bCs/>
          <w:sz w:val="22"/>
          <w:szCs w:val="22"/>
        </w:rPr>
        <w:t xml:space="preserve"> della gestione dei rapporti contrattuali con il GSE. </w:t>
      </w:r>
    </w:p>
    <w:p w14:paraId="7117A744" w14:textId="77777777" w:rsidR="00094AF2" w:rsidRDefault="00094AF2" w:rsidP="007459AB">
      <w:pPr>
        <w:spacing w:line="276" w:lineRule="auto"/>
        <w:jc w:val="both"/>
        <w:rPr>
          <w:rFonts w:cstheme="minorHAnsi"/>
          <w:bCs/>
          <w:sz w:val="22"/>
          <w:szCs w:val="22"/>
        </w:rPr>
      </w:pPr>
    </w:p>
    <w:p w14:paraId="73476752" w14:textId="77777777" w:rsidR="00815D63" w:rsidRDefault="00A70077" w:rsidP="007459AB">
      <w:pPr>
        <w:spacing w:line="276" w:lineRule="auto"/>
        <w:jc w:val="both"/>
        <w:rPr>
          <w:sz w:val="22"/>
          <w:szCs w:val="22"/>
        </w:rPr>
      </w:pPr>
      <w:r w:rsidRPr="0077131E">
        <w:rPr>
          <w:rFonts w:cstheme="minorHAnsi"/>
          <w:bCs/>
          <w:sz w:val="22"/>
          <w:szCs w:val="22"/>
        </w:rPr>
        <w:t>Lo Statuto e/o l’atto costitutivo delle CER</w:t>
      </w:r>
      <w:r w:rsidRPr="0077131E">
        <w:rPr>
          <w:sz w:val="22"/>
          <w:szCs w:val="22"/>
        </w:rPr>
        <w:t xml:space="preserve"> </w:t>
      </w:r>
      <w:r w:rsidR="00B908E7" w:rsidRPr="0077131E">
        <w:rPr>
          <w:rFonts w:cstheme="minorHAnsi"/>
          <w:bCs/>
          <w:sz w:val="22"/>
          <w:szCs w:val="22"/>
        </w:rPr>
        <w:t>sono considerati efficaci ai fini della qualifica agli incentivi di cui al D</w:t>
      </w:r>
      <w:r w:rsidR="00B908E7">
        <w:rPr>
          <w:rFonts w:cstheme="minorHAnsi"/>
          <w:bCs/>
          <w:sz w:val="22"/>
          <w:szCs w:val="22"/>
        </w:rPr>
        <w:t>.</w:t>
      </w:r>
      <w:r w:rsidR="00B908E7" w:rsidRPr="0077131E">
        <w:rPr>
          <w:rFonts w:cstheme="minorHAnsi"/>
          <w:bCs/>
          <w:sz w:val="22"/>
          <w:szCs w:val="22"/>
        </w:rPr>
        <w:t>M</w:t>
      </w:r>
      <w:r w:rsidR="00B908E7">
        <w:rPr>
          <w:rFonts w:cstheme="minorHAnsi"/>
          <w:bCs/>
          <w:sz w:val="22"/>
          <w:szCs w:val="22"/>
        </w:rPr>
        <w:t>.</w:t>
      </w:r>
      <w:r w:rsidR="00B908E7" w:rsidRPr="0077131E">
        <w:rPr>
          <w:rFonts w:cstheme="minorHAnsi"/>
          <w:bCs/>
          <w:sz w:val="22"/>
          <w:szCs w:val="22"/>
        </w:rPr>
        <w:t xml:space="preserve"> </w:t>
      </w:r>
      <w:r w:rsidR="00815D63">
        <w:rPr>
          <w:rFonts w:cstheme="minorHAnsi"/>
          <w:bCs/>
          <w:sz w:val="22"/>
          <w:szCs w:val="22"/>
        </w:rPr>
        <w:t xml:space="preserve">7 agosto 2025 </w:t>
      </w:r>
      <w:r w:rsidR="00B908E7" w:rsidRPr="0077131E">
        <w:rPr>
          <w:rFonts w:cstheme="minorHAnsi"/>
          <w:bCs/>
          <w:sz w:val="22"/>
          <w:szCs w:val="22"/>
        </w:rPr>
        <w:t>a condizione che contemplino</w:t>
      </w:r>
      <w:r w:rsidR="00815D63">
        <w:rPr>
          <w:sz w:val="22"/>
          <w:szCs w:val="22"/>
        </w:rPr>
        <w:t>:</w:t>
      </w:r>
    </w:p>
    <w:p w14:paraId="3DC74D9D" w14:textId="678DBE67" w:rsidR="00815D63" w:rsidRDefault="00FC0B93">
      <w:pPr>
        <w:pStyle w:val="Paragrafoelenco"/>
        <w:numPr>
          <w:ilvl w:val="0"/>
          <w:numId w:val="601"/>
        </w:numPr>
        <w:spacing w:line="276" w:lineRule="auto"/>
        <w:jc w:val="both"/>
        <w:rPr>
          <w:ins w:id="8278" w:author="Visone Rossana (GSE)" w:date="2025-10-24T15:59:00Z" w16du:dateUtc="2025-10-24T13:59:00Z"/>
          <w:sz w:val="22"/>
          <w:szCs w:val="22"/>
        </w:rPr>
      </w:pPr>
      <w:ins w:id="8279" w:author="Visone Rossana (GSE)" w:date="2025-10-24T15:59:00Z" w16du:dateUtc="2025-10-24T13:59:00Z">
        <w:r w:rsidRPr="00FC0B93">
          <w:rPr>
            <w:sz w:val="22"/>
            <w:szCs w:val="22"/>
          </w:rPr>
          <w:t>l’</w:t>
        </w:r>
        <w:r w:rsidRPr="00FC0B93">
          <w:rPr>
            <w:sz w:val="22"/>
            <w:szCs w:val="22"/>
            <w:rPrChange w:id="8280" w:author="Visone Rossana (GSE)" w:date="2025-10-24T15:59:00Z" w16du:dateUtc="2025-10-24T13:59:00Z">
              <w:rPr/>
            </w:rPrChange>
          </w:rPr>
          <w:t>oggetto sociale prevalente della comunità è quello di fornire benefici ambientali, economici o sociali</w:t>
        </w:r>
        <w:r w:rsidRPr="00FC0B93">
          <w:rPr>
            <w:sz w:val="22"/>
            <w:szCs w:val="22"/>
          </w:rPr>
          <w:t xml:space="preserve"> a livello di comunità ai propri membri o soci o alle aree locali in cui opera, e non quello di ottenere profitti finanziari;</w:t>
        </w:r>
      </w:ins>
      <w:del w:id="8281" w:author="Visone Rossana (GSE)" w:date="2025-10-24T15:59:00Z" w16du:dateUtc="2025-10-24T13:59:00Z">
        <w:r w:rsidR="00815D63" w:rsidRPr="00FC0B93" w:rsidDel="00DD5F64">
          <w:rPr>
            <w:sz w:val="22"/>
            <w:szCs w:val="22"/>
            <w:highlight w:val="yellow"/>
            <w:rPrChange w:id="8282" w:author="Visone Rossana (GSE)" w:date="2025-10-24T15:59:00Z" w16du:dateUtc="2025-10-24T13:59:00Z">
              <w:rPr>
                <w:sz w:val="22"/>
                <w:szCs w:val="22"/>
              </w:rPr>
            </w:rPrChange>
          </w:rPr>
          <w:delText>xx</w:delText>
        </w:r>
      </w:del>
    </w:p>
    <w:p w14:paraId="782F2356" w14:textId="36E834BD" w:rsidR="00487970" w:rsidRPr="00487970" w:rsidRDefault="00487970">
      <w:pPr>
        <w:pStyle w:val="Paragrafoelenco"/>
        <w:numPr>
          <w:ilvl w:val="0"/>
          <w:numId w:val="601"/>
        </w:numPr>
        <w:spacing w:line="276" w:lineRule="auto"/>
        <w:jc w:val="both"/>
        <w:rPr>
          <w:ins w:id="8283" w:author="Visone Rossana (GSE)" w:date="2025-10-24T16:00:00Z" w16du:dateUtc="2025-10-24T14:00:00Z"/>
          <w:sz w:val="22"/>
          <w:szCs w:val="22"/>
        </w:rPr>
      </w:pPr>
      <w:ins w:id="8284" w:author="Visone Rossana (GSE)" w:date="2025-10-24T16:00:00Z" w16du:dateUtc="2025-10-24T14:00:00Z">
        <w:r w:rsidRPr="00487970">
          <w:rPr>
            <w:sz w:val="22"/>
            <w:szCs w:val="22"/>
          </w:rPr>
          <w:t>i membri o soci possono essere persone fisiche, PMI, anche partecipate da enti territoriali, associazioni, aziende territoriali per l'edilizia residenziale, istituzioni pubbliche di assistenza e beneficenza, aziende pubbliche di servizi alla persona, consorzi di bonifica, enti e organismi di ricerca</w:t>
        </w:r>
      </w:ins>
    </w:p>
    <w:p w14:paraId="436B974C" w14:textId="77777777" w:rsidR="00487970" w:rsidRPr="00487970" w:rsidRDefault="00487970">
      <w:pPr>
        <w:pStyle w:val="Paragrafoelenco"/>
        <w:spacing w:line="276" w:lineRule="auto"/>
        <w:jc w:val="both"/>
        <w:rPr>
          <w:ins w:id="8285" w:author="Visone Rossana (GSE)" w:date="2025-10-24T16:00:00Z" w16du:dateUtc="2025-10-24T14:00:00Z"/>
          <w:sz w:val="22"/>
          <w:szCs w:val="22"/>
        </w:rPr>
        <w:pPrChange w:id="8286" w:author="Visone Rossana (GSE)" w:date="2025-10-24T16:00:00Z" w16du:dateUtc="2025-10-24T14:00:00Z">
          <w:pPr>
            <w:pStyle w:val="Paragrafoelenco"/>
            <w:numPr>
              <w:numId w:val="601"/>
            </w:numPr>
            <w:spacing w:line="276" w:lineRule="auto"/>
            <w:ind w:hanging="360"/>
            <w:jc w:val="both"/>
          </w:pPr>
        </w:pPrChange>
      </w:pPr>
      <w:ins w:id="8287" w:author="Visone Rossana (GSE)" w:date="2025-10-24T16:00:00Z" w16du:dateUtc="2025-10-24T14:00:00Z">
        <w:r w:rsidRPr="00487970">
          <w:rPr>
            <w:sz w:val="22"/>
            <w:szCs w:val="22"/>
          </w:rPr>
          <w:t>e formazione, enti religiosi, enti del Terzo settore e associazioni di protezione ambientale nonché le</w:t>
        </w:r>
      </w:ins>
    </w:p>
    <w:p w14:paraId="13DA7AD9" w14:textId="08A6C7BF" w:rsidR="00487970" w:rsidRPr="00487970" w:rsidRDefault="00487970">
      <w:pPr>
        <w:pStyle w:val="Paragrafoelenco"/>
        <w:spacing w:line="276" w:lineRule="auto"/>
        <w:jc w:val="both"/>
        <w:rPr>
          <w:ins w:id="8288" w:author="Visone Rossana (GSE)" w:date="2025-10-24T16:00:00Z" w16du:dateUtc="2025-10-24T14:00:00Z"/>
          <w:sz w:val="22"/>
          <w:szCs w:val="22"/>
        </w:rPr>
        <w:pPrChange w:id="8289" w:author="Visone Rossana (GSE)" w:date="2025-10-24T16:00:00Z" w16du:dateUtc="2025-10-24T14:00:00Z">
          <w:pPr>
            <w:pStyle w:val="Paragrafoelenco"/>
            <w:numPr>
              <w:numId w:val="601"/>
            </w:numPr>
            <w:spacing w:line="276" w:lineRule="auto"/>
            <w:ind w:hanging="360"/>
            <w:jc w:val="both"/>
          </w:pPr>
        </w:pPrChange>
      </w:pPr>
      <w:ins w:id="8290" w:author="Visone Rossana (GSE)" w:date="2025-10-24T16:00:00Z" w16du:dateUtc="2025-10-24T14:00:00Z">
        <w:r w:rsidRPr="00487970">
          <w:rPr>
            <w:sz w:val="22"/>
            <w:szCs w:val="22"/>
          </w:rPr>
          <w:t>amministrazioni locali individuate nell'elenco delle amministrazioni pubbliche predisposto</w:t>
        </w:r>
        <w:r>
          <w:rPr>
            <w:sz w:val="22"/>
            <w:szCs w:val="22"/>
          </w:rPr>
          <w:t xml:space="preserve"> </w:t>
        </w:r>
        <w:r w:rsidRPr="00487970">
          <w:rPr>
            <w:sz w:val="22"/>
            <w:szCs w:val="22"/>
          </w:rPr>
          <w:t>dall'Istituto nazionale di statistica (ISTAT) ai sensi dell'articolo 1, comma 3, della legge 31 dicembre</w:t>
        </w:r>
      </w:ins>
    </w:p>
    <w:p w14:paraId="05033826" w14:textId="3FA79134" w:rsidR="00FC0B93" w:rsidRDefault="00487970" w:rsidP="00487970">
      <w:pPr>
        <w:pStyle w:val="Paragrafoelenco"/>
        <w:spacing w:line="276" w:lineRule="auto"/>
        <w:jc w:val="both"/>
        <w:rPr>
          <w:ins w:id="8291" w:author="Visone Rossana (GSE)" w:date="2025-10-24T16:00:00Z" w16du:dateUtc="2025-10-24T14:00:00Z"/>
          <w:sz w:val="22"/>
          <w:szCs w:val="22"/>
        </w:rPr>
      </w:pPr>
      <w:ins w:id="8292" w:author="Visone Rossana (GSE)" w:date="2025-10-24T16:00:00Z" w16du:dateUtc="2025-10-24T14:00:00Z">
        <w:r w:rsidRPr="00487970">
          <w:rPr>
            <w:sz w:val="22"/>
            <w:szCs w:val="22"/>
          </w:rPr>
          <w:t>2009, n. 196;</w:t>
        </w:r>
      </w:ins>
    </w:p>
    <w:p w14:paraId="4F5F66B5" w14:textId="77777777" w:rsidR="0058083E" w:rsidRPr="0058083E" w:rsidRDefault="0058083E" w:rsidP="0058083E">
      <w:pPr>
        <w:pStyle w:val="Paragrafoelenco"/>
        <w:numPr>
          <w:ilvl w:val="0"/>
          <w:numId w:val="601"/>
        </w:numPr>
        <w:spacing w:line="276" w:lineRule="auto"/>
        <w:jc w:val="both"/>
        <w:rPr>
          <w:ins w:id="8293" w:author="Visone Rossana (GSE)" w:date="2025-10-24T16:04:00Z" w16du:dateUtc="2025-10-24T14:04:00Z"/>
          <w:sz w:val="22"/>
          <w:szCs w:val="22"/>
        </w:rPr>
      </w:pPr>
      <w:ins w:id="8294" w:author="Visone Rossana (GSE)" w:date="2025-10-24T16:04:00Z" w16du:dateUtc="2025-10-24T14:04:00Z">
        <w:r w:rsidRPr="0058083E">
          <w:rPr>
            <w:sz w:val="22"/>
            <w:szCs w:val="22"/>
          </w:rPr>
          <w:t>possono esercitare poteri di controllo i membri o soci che sono situati nel territorio in cui sono ubicati</w:t>
        </w:r>
      </w:ins>
    </w:p>
    <w:p w14:paraId="014B0CAD" w14:textId="7007B008" w:rsidR="00487970" w:rsidRDefault="0058083E" w:rsidP="0058083E">
      <w:pPr>
        <w:pStyle w:val="Paragrafoelenco"/>
        <w:spacing w:line="276" w:lineRule="auto"/>
        <w:jc w:val="both"/>
        <w:rPr>
          <w:ins w:id="8295" w:author="Visone Rossana (GSE)" w:date="2025-10-24T16:04:00Z" w16du:dateUtc="2025-10-24T14:04:00Z"/>
          <w:sz w:val="22"/>
          <w:szCs w:val="22"/>
        </w:rPr>
      </w:pPr>
      <w:ins w:id="8296" w:author="Visone Rossana (GSE)" w:date="2025-10-24T16:04:00Z" w16du:dateUtc="2025-10-24T14:04:00Z">
        <w:r w:rsidRPr="0058083E">
          <w:rPr>
            <w:sz w:val="22"/>
            <w:szCs w:val="22"/>
          </w:rPr>
          <w:t>gli impianti per la condivisione di cui all’art. 31, comma 2, lettera a) del D.lgs. 199/2021</w:t>
        </w:r>
        <w:r>
          <w:rPr>
            <w:sz w:val="22"/>
            <w:szCs w:val="22"/>
          </w:rPr>
          <w:t>;</w:t>
        </w:r>
      </w:ins>
    </w:p>
    <w:p w14:paraId="61E290C0" w14:textId="77777777" w:rsidR="007A011F" w:rsidRPr="007A011F" w:rsidRDefault="007A011F">
      <w:pPr>
        <w:pStyle w:val="Paragrafoelenco"/>
        <w:numPr>
          <w:ilvl w:val="0"/>
          <w:numId w:val="601"/>
        </w:numPr>
        <w:spacing w:line="276" w:lineRule="auto"/>
        <w:rPr>
          <w:ins w:id="8297" w:author="Visone Rossana (GSE)" w:date="2025-10-24T16:05:00Z" w16du:dateUtc="2025-10-24T14:05:00Z"/>
          <w:sz w:val="22"/>
          <w:szCs w:val="22"/>
        </w:rPr>
        <w:pPrChange w:id="8298" w:author="Visone Rossana (GSE)" w:date="2025-10-24T16:05:00Z" w16du:dateUtc="2025-10-24T14:05:00Z">
          <w:pPr>
            <w:pStyle w:val="Paragrafoelenco"/>
            <w:numPr>
              <w:numId w:val="601"/>
            </w:numPr>
            <w:spacing w:line="276" w:lineRule="auto"/>
            <w:ind w:hanging="360"/>
            <w:jc w:val="both"/>
          </w:pPr>
        </w:pPrChange>
      </w:pPr>
      <w:ins w:id="8299" w:author="Visone Rossana (GSE)" w:date="2025-10-24T16:05:00Z" w16du:dateUtc="2025-10-24T14:05:00Z">
        <w:r w:rsidRPr="007A011F">
          <w:rPr>
            <w:sz w:val="22"/>
            <w:szCs w:val="22"/>
          </w:rPr>
          <w:t>la comunità è autonoma e ha una partecipazione aperta e volontaria (a condizione che le imprese</w:t>
        </w:r>
      </w:ins>
    </w:p>
    <w:p w14:paraId="4BD8082A" w14:textId="77777777" w:rsidR="007A011F" w:rsidRPr="007A011F" w:rsidRDefault="007A011F">
      <w:pPr>
        <w:pStyle w:val="Paragrafoelenco"/>
        <w:spacing w:line="276" w:lineRule="auto"/>
        <w:rPr>
          <w:ins w:id="8300" w:author="Visone Rossana (GSE)" w:date="2025-10-24T16:05:00Z" w16du:dateUtc="2025-10-24T14:05:00Z"/>
          <w:sz w:val="22"/>
          <w:szCs w:val="22"/>
        </w:rPr>
        <w:pPrChange w:id="8301" w:author="Visone Rossana (GSE)" w:date="2025-10-24T16:05:00Z" w16du:dateUtc="2025-10-24T14:05:00Z">
          <w:pPr>
            <w:pStyle w:val="Paragrafoelenco"/>
            <w:numPr>
              <w:numId w:val="601"/>
            </w:numPr>
            <w:spacing w:line="276" w:lineRule="auto"/>
            <w:ind w:hanging="360"/>
            <w:jc w:val="both"/>
          </w:pPr>
        </w:pPrChange>
      </w:pPr>
      <w:ins w:id="8302" w:author="Visone Rossana (GSE)" w:date="2025-10-24T16:05:00Z" w16du:dateUtc="2025-10-24T14:05:00Z">
        <w:r w:rsidRPr="007A011F">
          <w:rPr>
            <w:sz w:val="22"/>
            <w:szCs w:val="22"/>
          </w:rPr>
          <w:t>siano PMI e che la partecipazione alla comunità di energia rinnovabile non costituisca l’attività</w:t>
        </w:r>
      </w:ins>
    </w:p>
    <w:p w14:paraId="7D79FE47" w14:textId="39BE1B1C" w:rsidR="0058083E" w:rsidRDefault="007A011F" w:rsidP="007A011F">
      <w:pPr>
        <w:pStyle w:val="Paragrafoelenco"/>
        <w:spacing w:line="276" w:lineRule="auto"/>
        <w:rPr>
          <w:ins w:id="8303" w:author="Visone Rossana (GSE)" w:date="2025-10-24T16:05:00Z" w16du:dateUtc="2025-10-24T14:05:00Z"/>
          <w:sz w:val="22"/>
          <w:szCs w:val="22"/>
        </w:rPr>
      </w:pPr>
      <w:ins w:id="8304" w:author="Visone Rossana (GSE)" w:date="2025-10-24T16:05:00Z" w16du:dateUtc="2025-10-24T14:05:00Z">
        <w:r w:rsidRPr="007A011F">
          <w:rPr>
            <w:sz w:val="22"/>
            <w:szCs w:val="22"/>
          </w:rPr>
          <w:t>commerciale e/o industriale principale);</w:t>
        </w:r>
      </w:ins>
    </w:p>
    <w:p w14:paraId="7A6A54B1" w14:textId="1F5B4C9D" w:rsidR="007A011F" w:rsidRPr="007A011F" w:rsidRDefault="007A011F">
      <w:pPr>
        <w:pStyle w:val="Paragrafoelenco"/>
        <w:numPr>
          <w:ilvl w:val="0"/>
          <w:numId w:val="601"/>
        </w:numPr>
        <w:spacing w:line="276" w:lineRule="auto"/>
        <w:rPr>
          <w:sz w:val="22"/>
          <w:szCs w:val="22"/>
          <w:rPrChange w:id="8305" w:author="Visone Rossana (GSE)" w:date="2025-10-24T16:05:00Z" w16du:dateUtc="2025-10-24T14:05:00Z">
            <w:rPr/>
          </w:rPrChange>
        </w:rPr>
        <w:pPrChange w:id="8306" w:author="Visone Rossana (GSE)" w:date="2025-10-24T16:05:00Z" w16du:dateUtc="2025-10-24T14:05:00Z">
          <w:pPr>
            <w:spacing w:line="276" w:lineRule="auto"/>
            <w:jc w:val="both"/>
          </w:pPr>
        </w:pPrChange>
      </w:pPr>
    </w:p>
    <w:p w14:paraId="73283881" w14:textId="77777777" w:rsidR="00815D63" w:rsidRDefault="00815D63" w:rsidP="007459AB">
      <w:pPr>
        <w:spacing w:line="276" w:lineRule="auto"/>
        <w:jc w:val="both"/>
        <w:rPr>
          <w:sz w:val="22"/>
          <w:szCs w:val="22"/>
        </w:rPr>
      </w:pPr>
    </w:p>
    <w:p w14:paraId="1CEA26C7" w14:textId="77777777" w:rsidR="00BA62AC" w:rsidRDefault="00094AF2" w:rsidP="007459AB">
      <w:pPr>
        <w:spacing w:line="276" w:lineRule="auto"/>
        <w:jc w:val="both"/>
        <w:rPr>
          <w:rFonts w:cstheme="minorHAnsi"/>
          <w:bCs/>
          <w:sz w:val="22"/>
          <w:szCs w:val="22"/>
        </w:rPr>
      </w:pPr>
      <w:r w:rsidRPr="0077131E">
        <w:rPr>
          <w:rFonts w:cstheme="minorHAnsi"/>
          <w:bCs/>
          <w:sz w:val="22"/>
          <w:szCs w:val="22"/>
        </w:rPr>
        <w:t>Le CER già qualificate ai sensi del DM 414/2023, che intendono rivestire anche il ruolo di soggetto responsabile ai sensi del meccanismo incentivante del Conto Termico e che non hanno inserito gli interventi di efficienza energetica</w:t>
      </w:r>
      <w:r w:rsidR="009275E9" w:rsidRPr="0077131E">
        <w:rPr>
          <w:rFonts w:cstheme="minorHAnsi"/>
          <w:bCs/>
          <w:sz w:val="22"/>
          <w:szCs w:val="22"/>
        </w:rPr>
        <w:t xml:space="preserve"> o di produzione di energia termica da fonti </w:t>
      </w:r>
      <w:r w:rsidR="00A420F3" w:rsidRPr="0077131E">
        <w:rPr>
          <w:rFonts w:cstheme="minorHAnsi"/>
          <w:bCs/>
          <w:sz w:val="22"/>
          <w:szCs w:val="22"/>
        </w:rPr>
        <w:t>rinnovabili</w:t>
      </w:r>
      <w:r w:rsidRPr="0077131E">
        <w:rPr>
          <w:rFonts w:cstheme="minorHAnsi"/>
          <w:bCs/>
          <w:sz w:val="22"/>
          <w:szCs w:val="22"/>
        </w:rPr>
        <w:t xml:space="preserve"> nei loro Statuti, dovranno provvedere integrando i medesimi Statuti con tale attività</w:t>
      </w:r>
      <w:r w:rsidR="00A420F3" w:rsidRPr="0077131E">
        <w:rPr>
          <w:rFonts w:cstheme="minorHAnsi"/>
          <w:bCs/>
          <w:sz w:val="22"/>
          <w:szCs w:val="22"/>
        </w:rPr>
        <w:t>.</w:t>
      </w:r>
    </w:p>
    <w:p w14:paraId="39624EA6" w14:textId="77777777" w:rsidR="00BA62AC" w:rsidRDefault="00BA62AC" w:rsidP="007459AB">
      <w:pPr>
        <w:spacing w:line="276" w:lineRule="auto"/>
        <w:jc w:val="both"/>
        <w:rPr>
          <w:rFonts w:cstheme="minorHAnsi"/>
          <w:bCs/>
          <w:sz w:val="22"/>
          <w:szCs w:val="22"/>
        </w:rPr>
      </w:pPr>
    </w:p>
    <w:p w14:paraId="0B6FFB51" w14:textId="605046D8" w:rsidR="00BA62AC" w:rsidRPr="00EE233A" w:rsidRDefault="00BA62AC" w:rsidP="00BA62AC">
      <w:pPr>
        <w:tabs>
          <w:tab w:val="num" w:pos="426"/>
        </w:tabs>
        <w:spacing w:after="120" w:line="276" w:lineRule="auto"/>
        <w:ind w:right="-142"/>
        <w:jc w:val="both"/>
        <w:rPr>
          <w:rFonts w:cstheme="minorHAnsi"/>
          <w:bCs/>
          <w:sz w:val="22"/>
          <w:szCs w:val="22"/>
          <w:highlight w:val="cyan"/>
          <w:rPrChange w:id="8307" w:author="Visone Rossana (GSE)" w:date="2025-10-24T15:41:00Z" w16du:dateUtc="2025-10-24T13:41:00Z">
            <w:rPr>
              <w:rFonts w:cstheme="minorHAnsi"/>
              <w:bCs/>
              <w:sz w:val="22"/>
              <w:szCs w:val="22"/>
            </w:rPr>
          </w:rPrChange>
        </w:rPr>
      </w:pPr>
      <w:r w:rsidRPr="00EE233A">
        <w:rPr>
          <w:rFonts w:cstheme="minorHAnsi"/>
          <w:bCs/>
          <w:sz w:val="22"/>
          <w:szCs w:val="22"/>
          <w:highlight w:val="cyan"/>
          <w:rPrChange w:id="8308" w:author="Visone Rossana (GSE)" w:date="2025-10-24T15:41:00Z" w16du:dateUtc="2025-10-24T13:41:00Z">
            <w:rPr>
              <w:rFonts w:cstheme="minorHAnsi"/>
              <w:bCs/>
              <w:sz w:val="22"/>
              <w:szCs w:val="22"/>
            </w:rPr>
          </w:rPrChange>
        </w:rPr>
        <w:t>Qualora la CER acquisisca la qualifica di Soggetto Responsabile, in relazione a interventi finalizzati all’ottenimento degli incentivi, è necessario trasmette</w:t>
      </w:r>
      <w:r w:rsidR="00231724" w:rsidRPr="00EE233A">
        <w:rPr>
          <w:rFonts w:cstheme="minorHAnsi"/>
          <w:bCs/>
          <w:sz w:val="22"/>
          <w:szCs w:val="22"/>
          <w:highlight w:val="cyan"/>
          <w:rPrChange w:id="8309" w:author="Visone Rossana (GSE)" w:date="2025-10-24T15:41:00Z" w16du:dateUtc="2025-10-24T13:41:00Z">
            <w:rPr>
              <w:rFonts w:cstheme="minorHAnsi"/>
              <w:bCs/>
              <w:sz w:val="22"/>
              <w:szCs w:val="22"/>
            </w:rPr>
          </w:rPrChange>
        </w:rPr>
        <w:t>re</w:t>
      </w:r>
      <w:r w:rsidRPr="00EE233A">
        <w:rPr>
          <w:rFonts w:cstheme="minorHAnsi"/>
          <w:bCs/>
          <w:sz w:val="22"/>
          <w:szCs w:val="22"/>
          <w:highlight w:val="cyan"/>
          <w:rPrChange w:id="8310" w:author="Visone Rossana (GSE)" w:date="2025-10-24T15:41:00Z" w16du:dateUtc="2025-10-24T13:41:00Z">
            <w:rPr>
              <w:rFonts w:cstheme="minorHAnsi"/>
              <w:bCs/>
              <w:sz w:val="22"/>
              <w:szCs w:val="22"/>
            </w:rPr>
          </w:rPrChange>
        </w:rPr>
        <w:t>:</w:t>
      </w:r>
    </w:p>
    <w:p w14:paraId="676EB181" w14:textId="19321B7C" w:rsidR="00965021" w:rsidRPr="00EE233A" w:rsidRDefault="00965021" w:rsidP="00965021">
      <w:pPr>
        <w:pStyle w:val="Paragrafoelenco"/>
        <w:numPr>
          <w:ilvl w:val="0"/>
          <w:numId w:val="597"/>
        </w:numPr>
        <w:spacing w:after="120" w:line="276" w:lineRule="auto"/>
        <w:ind w:right="-142"/>
        <w:jc w:val="both"/>
        <w:rPr>
          <w:rFonts w:cstheme="minorHAnsi"/>
          <w:bCs/>
          <w:sz w:val="22"/>
          <w:szCs w:val="22"/>
          <w:highlight w:val="cyan"/>
          <w:rPrChange w:id="8311" w:author="Visone Rossana (GSE)" w:date="2025-10-24T15:41:00Z" w16du:dateUtc="2025-10-24T13:41:00Z">
            <w:rPr>
              <w:rFonts w:cstheme="minorHAnsi"/>
              <w:bCs/>
              <w:sz w:val="22"/>
              <w:szCs w:val="22"/>
            </w:rPr>
          </w:rPrChange>
        </w:rPr>
      </w:pPr>
      <w:r w:rsidRPr="00EE233A">
        <w:rPr>
          <w:rFonts w:cstheme="minorHAnsi"/>
          <w:bCs/>
          <w:sz w:val="22"/>
          <w:szCs w:val="22"/>
          <w:highlight w:val="cyan"/>
          <w:rPrChange w:id="8312" w:author="Visone Rossana (GSE)" w:date="2025-10-24T15:41:00Z" w16du:dateUtc="2025-10-24T13:41:00Z">
            <w:rPr>
              <w:rFonts w:cstheme="minorHAnsi"/>
              <w:bCs/>
              <w:sz w:val="22"/>
              <w:szCs w:val="22"/>
            </w:rPr>
          </w:rPrChange>
        </w:rPr>
        <w:t>lo Statuto e/o l’atto costitutivo nel rispetto dei requisiti precedentemente richiamati;</w:t>
      </w:r>
    </w:p>
    <w:p w14:paraId="055D4264" w14:textId="59A7C0D8" w:rsidR="00965021" w:rsidRPr="00297769" w:rsidRDefault="00D166C6" w:rsidP="00965021">
      <w:pPr>
        <w:pStyle w:val="Paragrafoelenco"/>
        <w:numPr>
          <w:ilvl w:val="0"/>
          <w:numId w:val="597"/>
        </w:numPr>
        <w:spacing w:after="120" w:line="276" w:lineRule="auto"/>
        <w:ind w:right="-142"/>
        <w:jc w:val="both"/>
        <w:rPr>
          <w:rFonts w:cstheme="minorHAnsi"/>
          <w:bCs/>
          <w:sz w:val="22"/>
          <w:szCs w:val="22"/>
          <w:highlight w:val="yellow"/>
          <w:rPrChange w:id="8313" w:author="Visone Rossana (GSE)" w:date="2025-10-24T15:44:00Z" w16du:dateUtc="2025-10-24T13:44:00Z">
            <w:rPr>
              <w:rFonts w:cstheme="minorHAnsi"/>
              <w:bCs/>
              <w:sz w:val="22"/>
              <w:szCs w:val="22"/>
            </w:rPr>
          </w:rPrChange>
        </w:rPr>
      </w:pPr>
      <w:r w:rsidRPr="00297769">
        <w:rPr>
          <w:rFonts w:cstheme="minorHAnsi"/>
          <w:bCs/>
          <w:sz w:val="22"/>
          <w:szCs w:val="22"/>
          <w:highlight w:val="yellow"/>
          <w:rPrChange w:id="8314" w:author="Visone Rossana (GSE)" w:date="2025-10-24T15:44:00Z" w16du:dateUtc="2025-10-24T13:44:00Z">
            <w:rPr>
              <w:rFonts w:cstheme="minorHAnsi"/>
              <w:bCs/>
              <w:sz w:val="22"/>
              <w:szCs w:val="22"/>
            </w:rPr>
          </w:rPrChange>
        </w:rPr>
        <w:t>l</w:t>
      </w:r>
      <w:r w:rsidR="00965021" w:rsidRPr="00297769">
        <w:rPr>
          <w:rFonts w:cstheme="minorHAnsi"/>
          <w:bCs/>
          <w:sz w:val="22"/>
          <w:szCs w:val="22"/>
          <w:highlight w:val="yellow"/>
          <w:rPrChange w:id="8315" w:author="Visone Rossana (GSE)" w:date="2025-10-24T15:44:00Z" w16du:dateUtc="2025-10-24T13:44:00Z">
            <w:rPr>
              <w:rFonts w:cstheme="minorHAnsi"/>
              <w:bCs/>
              <w:sz w:val="22"/>
              <w:szCs w:val="22"/>
            </w:rPr>
          </w:rPrChange>
        </w:rPr>
        <w:t>e fatture</w:t>
      </w:r>
      <w:del w:id="8316" w:author="Visone Rossana (GSE)" w:date="2025-10-24T14:48:00Z" w16du:dateUtc="2025-10-24T12:48:00Z">
        <w:r w:rsidR="00965021" w:rsidRPr="00297769" w:rsidDel="004A49FD">
          <w:rPr>
            <w:rFonts w:cstheme="minorHAnsi"/>
            <w:bCs/>
            <w:sz w:val="22"/>
            <w:szCs w:val="22"/>
            <w:highlight w:val="yellow"/>
            <w:rPrChange w:id="8317" w:author="Visone Rossana (GSE)" w:date="2025-10-24T15:44:00Z" w16du:dateUtc="2025-10-24T13:44:00Z">
              <w:rPr>
                <w:rFonts w:cstheme="minorHAnsi"/>
                <w:bCs/>
                <w:sz w:val="22"/>
                <w:szCs w:val="22"/>
              </w:rPr>
            </w:rPrChange>
          </w:rPr>
          <w:delText xml:space="preserve"> </w:delText>
        </w:r>
        <w:r w:rsidR="00585573" w:rsidRPr="00297769" w:rsidDel="004A49FD">
          <w:rPr>
            <w:rFonts w:cstheme="minorHAnsi"/>
            <w:bCs/>
            <w:sz w:val="22"/>
            <w:szCs w:val="22"/>
            <w:highlight w:val="yellow"/>
            <w:rPrChange w:id="8318" w:author="Visone Rossana (GSE)" w:date="2025-10-24T15:44:00Z" w16du:dateUtc="2025-10-24T13:44:00Z">
              <w:rPr>
                <w:rFonts w:cstheme="minorHAnsi"/>
                <w:bCs/>
                <w:sz w:val="22"/>
                <w:szCs w:val="22"/>
              </w:rPr>
            </w:rPrChange>
          </w:rPr>
          <w:delText>-</w:delText>
        </w:r>
        <w:r w:rsidR="00117673" w:rsidRPr="00297769" w:rsidDel="004A49FD">
          <w:rPr>
            <w:rFonts w:cstheme="minorHAnsi"/>
            <w:bCs/>
            <w:sz w:val="22"/>
            <w:szCs w:val="22"/>
            <w:highlight w:val="yellow"/>
            <w:rPrChange w:id="8319" w:author="Visone Rossana (GSE)" w:date="2025-10-24T15:44:00Z" w16du:dateUtc="2025-10-24T13:44:00Z">
              <w:rPr>
                <w:rFonts w:cstheme="minorHAnsi"/>
                <w:bCs/>
                <w:sz w:val="22"/>
                <w:szCs w:val="22"/>
              </w:rPr>
            </w:rPrChange>
          </w:rPr>
          <w:delText xml:space="preserve">intestate </w:delText>
        </w:r>
        <w:r w:rsidR="00CF02E0" w:rsidRPr="00297769" w:rsidDel="004A49FD">
          <w:rPr>
            <w:rFonts w:cstheme="minorHAnsi"/>
            <w:bCs/>
            <w:sz w:val="22"/>
            <w:szCs w:val="22"/>
            <w:highlight w:val="yellow"/>
            <w:rPrChange w:id="8320" w:author="Visone Rossana (GSE)" w:date="2025-10-24T15:44:00Z" w16du:dateUtc="2025-10-24T13:44:00Z">
              <w:rPr>
                <w:rFonts w:cstheme="minorHAnsi"/>
                <w:bCs/>
                <w:sz w:val="22"/>
                <w:szCs w:val="22"/>
              </w:rPr>
            </w:rPrChange>
          </w:rPr>
          <w:delText>al referente della CER</w:delText>
        </w:r>
        <w:r w:rsidR="00F12982" w:rsidRPr="00297769" w:rsidDel="004A49FD">
          <w:rPr>
            <w:rFonts w:cstheme="minorHAnsi"/>
            <w:bCs/>
            <w:sz w:val="22"/>
            <w:szCs w:val="22"/>
            <w:highlight w:val="yellow"/>
            <w:rPrChange w:id="8321" w:author="Visone Rossana (GSE)" w:date="2025-10-24T15:44:00Z" w16du:dateUtc="2025-10-24T13:44:00Z">
              <w:rPr>
                <w:rFonts w:cstheme="minorHAnsi"/>
                <w:bCs/>
                <w:sz w:val="22"/>
                <w:szCs w:val="22"/>
              </w:rPr>
            </w:rPrChange>
          </w:rPr>
          <w:delText>-</w:delText>
        </w:r>
      </w:del>
      <w:r w:rsidR="00585573" w:rsidRPr="00297769">
        <w:rPr>
          <w:rFonts w:cstheme="minorHAnsi"/>
          <w:bCs/>
          <w:sz w:val="22"/>
          <w:szCs w:val="22"/>
          <w:highlight w:val="yellow"/>
          <w:rPrChange w:id="8322" w:author="Visone Rossana (GSE)" w:date="2025-10-24T15:44:00Z" w16du:dateUtc="2025-10-24T13:44:00Z">
            <w:rPr>
              <w:rFonts w:cstheme="minorHAnsi"/>
              <w:bCs/>
              <w:sz w:val="22"/>
              <w:szCs w:val="22"/>
            </w:rPr>
          </w:rPrChange>
        </w:rPr>
        <w:t xml:space="preserve"> e le ricevute d</w:t>
      </w:r>
      <w:r w:rsidR="00381454" w:rsidRPr="00297769">
        <w:rPr>
          <w:rFonts w:cstheme="minorHAnsi"/>
          <w:bCs/>
          <w:sz w:val="22"/>
          <w:szCs w:val="22"/>
          <w:highlight w:val="yellow"/>
          <w:rPrChange w:id="8323" w:author="Visone Rossana (GSE)" w:date="2025-10-24T15:44:00Z" w16du:dateUtc="2025-10-24T13:44:00Z">
            <w:rPr>
              <w:rFonts w:cstheme="minorHAnsi"/>
              <w:bCs/>
              <w:sz w:val="22"/>
              <w:szCs w:val="22"/>
            </w:rPr>
          </w:rPrChange>
        </w:rPr>
        <w:t>e</w:t>
      </w:r>
      <w:r w:rsidR="00585573" w:rsidRPr="00297769">
        <w:rPr>
          <w:rFonts w:cstheme="minorHAnsi"/>
          <w:bCs/>
          <w:sz w:val="22"/>
          <w:szCs w:val="22"/>
          <w:highlight w:val="yellow"/>
          <w:rPrChange w:id="8324" w:author="Visone Rossana (GSE)" w:date="2025-10-24T15:44:00Z" w16du:dateUtc="2025-10-24T13:44:00Z">
            <w:rPr>
              <w:rFonts w:cstheme="minorHAnsi"/>
              <w:bCs/>
              <w:sz w:val="22"/>
              <w:szCs w:val="22"/>
            </w:rPr>
          </w:rPrChange>
        </w:rPr>
        <w:t>i bonific</w:t>
      </w:r>
      <w:r w:rsidR="00381454" w:rsidRPr="00297769">
        <w:rPr>
          <w:rFonts w:cstheme="minorHAnsi"/>
          <w:bCs/>
          <w:sz w:val="22"/>
          <w:szCs w:val="22"/>
          <w:highlight w:val="yellow"/>
          <w:rPrChange w:id="8325" w:author="Visone Rossana (GSE)" w:date="2025-10-24T15:44:00Z" w16du:dateUtc="2025-10-24T13:44:00Z">
            <w:rPr>
              <w:rFonts w:cstheme="minorHAnsi"/>
              <w:bCs/>
              <w:sz w:val="22"/>
              <w:szCs w:val="22"/>
            </w:rPr>
          </w:rPrChange>
        </w:rPr>
        <w:t>i</w:t>
      </w:r>
      <w:del w:id="8326" w:author="Visone Rossana (GSE)" w:date="2025-10-24T14:48:00Z" w16du:dateUtc="2025-10-24T12:48:00Z">
        <w:r w:rsidR="00585573" w:rsidRPr="00297769" w:rsidDel="004A49FD">
          <w:rPr>
            <w:rFonts w:cstheme="minorHAnsi"/>
            <w:bCs/>
            <w:sz w:val="22"/>
            <w:szCs w:val="22"/>
            <w:highlight w:val="yellow"/>
            <w:rPrChange w:id="8327" w:author="Visone Rossana (GSE)" w:date="2025-10-24T15:44:00Z" w16du:dateUtc="2025-10-24T13:44:00Z">
              <w:rPr>
                <w:rFonts w:cstheme="minorHAnsi"/>
                <w:bCs/>
                <w:sz w:val="22"/>
                <w:szCs w:val="22"/>
              </w:rPr>
            </w:rPrChange>
          </w:rPr>
          <w:delText xml:space="preserve"> </w:delText>
        </w:r>
        <w:r w:rsidR="00FB1361" w:rsidRPr="00297769" w:rsidDel="004A49FD">
          <w:rPr>
            <w:rFonts w:cstheme="minorHAnsi"/>
            <w:bCs/>
            <w:sz w:val="22"/>
            <w:szCs w:val="22"/>
            <w:highlight w:val="yellow"/>
            <w:rPrChange w:id="8328" w:author="Visone Rossana (GSE)" w:date="2025-10-24T15:44:00Z" w16du:dateUtc="2025-10-24T13:44:00Z">
              <w:rPr>
                <w:rFonts w:cstheme="minorHAnsi"/>
                <w:bCs/>
                <w:sz w:val="22"/>
                <w:szCs w:val="22"/>
              </w:rPr>
            </w:rPrChange>
          </w:rPr>
          <w:delText xml:space="preserve">con </w:delText>
        </w:r>
        <w:r w:rsidR="00381454" w:rsidRPr="00297769" w:rsidDel="004A49FD">
          <w:rPr>
            <w:rFonts w:cstheme="minorHAnsi"/>
            <w:bCs/>
            <w:sz w:val="22"/>
            <w:szCs w:val="22"/>
            <w:highlight w:val="yellow"/>
            <w:rPrChange w:id="8329" w:author="Visone Rossana (GSE)" w:date="2025-10-24T15:44:00Z" w16du:dateUtc="2025-10-24T13:44:00Z">
              <w:rPr>
                <w:rFonts w:cstheme="minorHAnsi"/>
                <w:bCs/>
                <w:sz w:val="22"/>
                <w:szCs w:val="22"/>
              </w:rPr>
            </w:rPrChange>
          </w:rPr>
          <w:delText xml:space="preserve">soggetto </w:delText>
        </w:r>
        <w:r w:rsidR="00FB1361" w:rsidRPr="00297769" w:rsidDel="004A49FD">
          <w:rPr>
            <w:rFonts w:cstheme="minorHAnsi"/>
            <w:bCs/>
            <w:sz w:val="22"/>
            <w:szCs w:val="22"/>
            <w:highlight w:val="yellow"/>
            <w:rPrChange w:id="8330" w:author="Visone Rossana (GSE)" w:date="2025-10-24T15:44:00Z" w16du:dateUtc="2025-10-24T13:44:00Z">
              <w:rPr>
                <w:rFonts w:cstheme="minorHAnsi"/>
                <w:bCs/>
                <w:sz w:val="22"/>
                <w:szCs w:val="22"/>
              </w:rPr>
            </w:rPrChange>
          </w:rPr>
          <w:delText xml:space="preserve">ordinante </w:delText>
        </w:r>
        <w:r w:rsidR="00381454" w:rsidRPr="00297769" w:rsidDel="004A49FD">
          <w:rPr>
            <w:rFonts w:cstheme="minorHAnsi"/>
            <w:bCs/>
            <w:sz w:val="22"/>
            <w:szCs w:val="22"/>
            <w:highlight w:val="yellow"/>
            <w:rPrChange w:id="8331" w:author="Visone Rossana (GSE)" w:date="2025-10-24T15:44:00Z" w16du:dateUtc="2025-10-24T13:44:00Z">
              <w:rPr>
                <w:rFonts w:cstheme="minorHAnsi"/>
                <w:bCs/>
                <w:sz w:val="22"/>
                <w:szCs w:val="22"/>
              </w:rPr>
            </w:rPrChange>
          </w:rPr>
          <w:delText xml:space="preserve">corrispondente </w:delText>
        </w:r>
        <w:r w:rsidR="003104BD" w:rsidRPr="00297769" w:rsidDel="004A49FD">
          <w:rPr>
            <w:rFonts w:cstheme="minorHAnsi"/>
            <w:bCs/>
            <w:sz w:val="22"/>
            <w:szCs w:val="22"/>
            <w:highlight w:val="yellow"/>
            <w:rPrChange w:id="8332" w:author="Visone Rossana (GSE)" w:date="2025-10-24T15:44:00Z" w16du:dateUtc="2025-10-24T13:44:00Z">
              <w:rPr>
                <w:rFonts w:cstheme="minorHAnsi"/>
                <w:bCs/>
                <w:sz w:val="22"/>
                <w:szCs w:val="22"/>
              </w:rPr>
            </w:rPrChange>
          </w:rPr>
          <w:delText>con il medesimo r</w:delText>
        </w:r>
        <w:r w:rsidR="00117673" w:rsidRPr="00297769" w:rsidDel="004A49FD">
          <w:rPr>
            <w:rFonts w:cstheme="minorHAnsi"/>
            <w:bCs/>
            <w:sz w:val="22"/>
            <w:szCs w:val="22"/>
            <w:highlight w:val="yellow"/>
            <w:rPrChange w:id="8333" w:author="Visone Rossana (GSE)" w:date="2025-10-24T15:44:00Z" w16du:dateUtc="2025-10-24T13:44:00Z">
              <w:rPr>
                <w:rFonts w:cstheme="minorHAnsi"/>
                <w:bCs/>
                <w:sz w:val="22"/>
                <w:szCs w:val="22"/>
              </w:rPr>
            </w:rPrChange>
          </w:rPr>
          <w:delText>eferente</w:delText>
        </w:r>
      </w:del>
      <w:r w:rsidR="00C279B2" w:rsidRPr="00297769">
        <w:rPr>
          <w:rFonts w:cstheme="minorHAnsi"/>
          <w:bCs/>
          <w:sz w:val="22"/>
          <w:szCs w:val="22"/>
          <w:highlight w:val="yellow"/>
          <w:rPrChange w:id="8334" w:author="Visone Rossana (GSE)" w:date="2025-10-24T15:44:00Z" w16du:dateUtc="2025-10-24T13:44:00Z">
            <w:rPr>
              <w:rFonts w:cstheme="minorHAnsi"/>
              <w:bCs/>
              <w:sz w:val="22"/>
              <w:szCs w:val="22"/>
            </w:rPr>
          </w:rPrChange>
        </w:rPr>
        <w:t xml:space="preserve">, </w:t>
      </w:r>
      <w:r w:rsidRPr="00297769">
        <w:rPr>
          <w:rFonts w:cstheme="minorHAnsi"/>
          <w:bCs/>
          <w:sz w:val="22"/>
          <w:szCs w:val="22"/>
          <w:highlight w:val="yellow"/>
          <w:rPrChange w:id="8335" w:author="Visone Rossana (GSE)" w:date="2025-10-24T15:44:00Z" w16du:dateUtc="2025-10-24T13:44:00Z">
            <w:rPr>
              <w:rFonts w:cstheme="minorHAnsi"/>
              <w:bCs/>
              <w:sz w:val="22"/>
              <w:szCs w:val="22"/>
            </w:rPr>
          </w:rPrChange>
        </w:rPr>
        <w:t xml:space="preserve">attestanti le spese </w:t>
      </w:r>
      <w:r w:rsidR="00D95111" w:rsidRPr="00297769">
        <w:rPr>
          <w:rFonts w:cstheme="minorHAnsi"/>
          <w:bCs/>
          <w:sz w:val="22"/>
          <w:szCs w:val="22"/>
          <w:highlight w:val="yellow"/>
          <w:rPrChange w:id="8336" w:author="Visone Rossana (GSE)" w:date="2025-10-24T15:44:00Z" w16du:dateUtc="2025-10-24T13:44:00Z">
            <w:rPr>
              <w:rFonts w:cstheme="minorHAnsi"/>
              <w:bCs/>
              <w:sz w:val="22"/>
              <w:szCs w:val="22"/>
            </w:rPr>
          </w:rPrChange>
        </w:rPr>
        <w:t xml:space="preserve">sostenute </w:t>
      </w:r>
      <w:ins w:id="8337" w:author="Visone Rossana (GSE)" w:date="2025-10-24T14:50:00Z" w16du:dateUtc="2025-10-24T12:50:00Z">
        <w:r w:rsidR="00E737C2" w:rsidRPr="00297769">
          <w:rPr>
            <w:rFonts w:cstheme="minorHAnsi"/>
            <w:bCs/>
            <w:sz w:val="22"/>
            <w:szCs w:val="22"/>
            <w:highlight w:val="yellow"/>
            <w:rPrChange w:id="8338" w:author="Visone Rossana (GSE)" w:date="2025-10-24T15:44:00Z" w16du:dateUtc="2025-10-24T13:44:00Z">
              <w:rPr>
                <w:rFonts w:cstheme="minorHAnsi"/>
                <w:bCs/>
                <w:sz w:val="22"/>
                <w:szCs w:val="22"/>
              </w:rPr>
            </w:rPrChange>
          </w:rPr>
          <w:t xml:space="preserve">dal referente della CER </w:t>
        </w:r>
      </w:ins>
      <w:r w:rsidR="00D95111" w:rsidRPr="00297769">
        <w:rPr>
          <w:rFonts w:cstheme="minorHAnsi"/>
          <w:bCs/>
          <w:sz w:val="22"/>
          <w:szCs w:val="22"/>
          <w:highlight w:val="yellow"/>
          <w:rPrChange w:id="8339" w:author="Visone Rossana (GSE)" w:date="2025-10-24T15:44:00Z" w16du:dateUtc="2025-10-24T13:44:00Z">
            <w:rPr>
              <w:rFonts w:cstheme="minorHAnsi"/>
              <w:bCs/>
              <w:sz w:val="22"/>
              <w:szCs w:val="22"/>
            </w:rPr>
          </w:rPrChange>
        </w:rPr>
        <w:t>per la realizzazione de</w:t>
      </w:r>
      <w:ins w:id="8340" w:author="Visone Rossana (GSE)" w:date="2025-10-24T15:42:00Z" w16du:dateUtc="2025-10-24T13:42:00Z">
        <w:r w:rsidR="0059650C" w:rsidRPr="00297769">
          <w:rPr>
            <w:rFonts w:cstheme="minorHAnsi"/>
            <w:bCs/>
            <w:sz w:val="22"/>
            <w:szCs w:val="22"/>
            <w:highlight w:val="yellow"/>
            <w:rPrChange w:id="8341" w:author="Visone Rossana (GSE)" w:date="2025-10-24T15:44:00Z" w16du:dateUtc="2025-10-24T13:44:00Z">
              <w:rPr>
                <w:rFonts w:cstheme="minorHAnsi"/>
                <w:bCs/>
                <w:sz w:val="22"/>
                <w:szCs w:val="22"/>
                <w:highlight w:val="cyan"/>
              </w:rPr>
            </w:rPrChange>
          </w:rPr>
          <w:t xml:space="preserve">gli </w:t>
        </w:r>
      </w:ins>
      <w:del w:id="8342" w:author="Visone Rossana (GSE)" w:date="2025-10-24T15:42:00Z" w16du:dateUtc="2025-10-24T13:42:00Z">
        <w:r w:rsidR="00D95111" w:rsidRPr="00297769" w:rsidDel="0059650C">
          <w:rPr>
            <w:rFonts w:cstheme="minorHAnsi"/>
            <w:bCs/>
            <w:sz w:val="22"/>
            <w:szCs w:val="22"/>
            <w:highlight w:val="yellow"/>
            <w:rPrChange w:id="8343" w:author="Visone Rossana (GSE)" w:date="2025-10-24T15:44:00Z" w16du:dateUtc="2025-10-24T13:44:00Z">
              <w:rPr>
                <w:rFonts w:cstheme="minorHAnsi"/>
                <w:bCs/>
                <w:sz w:val="22"/>
                <w:szCs w:val="22"/>
              </w:rPr>
            </w:rPrChange>
          </w:rPr>
          <w:delText>ll’</w:delText>
        </w:r>
      </w:del>
      <w:r w:rsidR="00D95111" w:rsidRPr="00297769">
        <w:rPr>
          <w:rFonts w:cstheme="minorHAnsi"/>
          <w:bCs/>
          <w:sz w:val="22"/>
          <w:szCs w:val="22"/>
          <w:highlight w:val="yellow"/>
          <w:rPrChange w:id="8344" w:author="Visone Rossana (GSE)" w:date="2025-10-24T15:44:00Z" w16du:dateUtc="2025-10-24T13:44:00Z">
            <w:rPr>
              <w:rFonts w:cstheme="minorHAnsi"/>
              <w:bCs/>
              <w:sz w:val="22"/>
              <w:szCs w:val="22"/>
            </w:rPr>
          </w:rPrChange>
        </w:rPr>
        <w:t>intervent</w:t>
      </w:r>
      <w:del w:id="8345" w:author="Visone Rossana (GSE)" w:date="2025-10-24T15:42:00Z" w16du:dateUtc="2025-10-24T13:42:00Z">
        <w:r w:rsidR="00D95111" w:rsidRPr="00297769" w:rsidDel="0059650C">
          <w:rPr>
            <w:rFonts w:cstheme="minorHAnsi"/>
            <w:bCs/>
            <w:sz w:val="22"/>
            <w:szCs w:val="22"/>
            <w:highlight w:val="yellow"/>
            <w:rPrChange w:id="8346" w:author="Visone Rossana (GSE)" w:date="2025-10-24T15:44:00Z" w16du:dateUtc="2025-10-24T13:44:00Z">
              <w:rPr>
                <w:rFonts w:cstheme="minorHAnsi"/>
                <w:bCs/>
                <w:sz w:val="22"/>
                <w:szCs w:val="22"/>
              </w:rPr>
            </w:rPrChange>
          </w:rPr>
          <w:delText>o</w:delText>
        </w:r>
      </w:del>
      <w:ins w:id="8347" w:author="Visone Rossana (GSE)" w:date="2025-10-24T15:42:00Z" w16du:dateUtc="2025-10-24T13:42:00Z">
        <w:r w:rsidR="0059650C" w:rsidRPr="00297769">
          <w:rPr>
            <w:rFonts w:cstheme="minorHAnsi"/>
            <w:bCs/>
            <w:sz w:val="22"/>
            <w:szCs w:val="22"/>
            <w:highlight w:val="yellow"/>
            <w:rPrChange w:id="8348" w:author="Visone Rossana (GSE)" w:date="2025-10-24T15:44:00Z" w16du:dateUtc="2025-10-24T13:44:00Z">
              <w:rPr>
                <w:rFonts w:cstheme="minorHAnsi"/>
                <w:bCs/>
                <w:sz w:val="22"/>
                <w:szCs w:val="22"/>
                <w:highlight w:val="cyan"/>
              </w:rPr>
            </w:rPrChange>
          </w:rPr>
          <w:t>i</w:t>
        </w:r>
      </w:ins>
      <w:r w:rsidR="007E6D9C" w:rsidRPr="00297769">
        <w:rPr>
          <w:rFonts w:cstheme="minorHAnsi"/>
          <w:bCs/>
          <w:sz w:val="22"/>
          <w:szCs w:val="22"/>
          <w:highlight w:val="yellow"/>
          <w:rPrChange w:id="8349" w:author="Visone Rossana (GSE)" w:date="2025-10-24T15:44:00Z" w16du:dateUtc="2025-10-24T13:44:00Z">
            <w:rPr>
              <w:rFonts w:cstheme="minorHAnsi"/>
              <w:bCs/>
              <w:sz w:val="22"/>
              <w:szCs w:val="22"/>
            </w:rPr>
          </w:rPrChange>
        </w:rPr>
        <w:t>;</w:t>
      </w:r>
    </w:p>
    <w:p w14:paraId="12C89C3F" w14:textId="7D495076" w:rsidR="007E6D9C" w:rsidRPr="00EE233A" w:rsidRDefault="007E6D9C" w:rsidP="0077131E">
      <w:pPr>
        <w:pStyle w:val="Paragrafoelenco"/>
        <w:numPr>
          <w:ilvl w:val="0"/>
          <w:numId w:val="597"/>
        </w:numPr>
        <w:spacing w:after="120" w:line="276" w:lineRule="auto"/>
        <w:ind w:right="-142"/>
        <w:jc w:val="both"/>
        <w:rPr>
          <w:rFonts w:cstheme="minorHAnsi"/>
          <w:bCs/>
          <w:sz w:val="22"/>
          <w:szCs w:val="22"/>
          <w:highlight w:val="cyan"/>
          <w:rPrChange w:id="8350" w:author="Visone Rossana (GSE)" w:date="2025-10-24T15:41:00Z" w16du:dateUtc="2025-10-24T13:41:00Z">
            <w:rPr>
              <w:rFonts w:cstheme="minorHAnsi"/>
              <w:bCs/>
              <w:sz w:val="22"/>
              <w:szCs w:val="22"/>
            </w:rPr>
          </w:rPrChange>
        </w:rPr>
      </w:pPr>
      <w:r w:rsidRPr="00EE233A">
        <w:rPr>
          <w:rFonts w:cstheme="minorHAnsi"/>
          <w:bCs/>
          <w:sz w:val="22"/>
          <w:szCs w:val="22"/>
          <w:highlight w:val="cyan"/>
          <w:rPrChange w:id="8351" w:author="Visone Rossana (GSE)" w:date="2025-10-24T15:41:00Z" w16du:dateUtc="2025-10-24T13:41:00Z">
            <w:rPr>
              <w:rFonts w:cstheme="minorHAnsi"/>
              <w:bCs/>
              <w:sz w:val="22"/>
              <w:szCs w:val="22"/>
            </w:rPr>
          </w:rPrChange>
        </w:rPr>
        <w:lastRenderedPageBreak/>
        <w:t>la documentazione tecnica specifica per i singoli interventi</w:t>
      </w:r>
      <w:r w:rsidR="004C3033" w:rsidRPr="00EE233A">
        <w:rPr>
          <w:rFonts w:cstheme="minorHAnsi"/>
          <w:bCs/>
          <w:sz w:val="22"/>
          <w:szCs w:val="22"/>
          <w:highlight w:val="cyan"/>
          <w:rPrChange w:id="8352" w:author="Visone Rossana (GSE)" w:date="2025-10-24T15:41:00Z" w16du:dateUtc="2025-10-24T13:41:00Z">
            <w:rPr>
              <w:rFonts w:cstheme="minorHAnsi"/>
              <w:bCs/>
              <w:sz w:val="22"/>
              <w:szCs w:val="22"/>
            </w:rPr>
          </w:rPrChange>
        </w:rPr>
        <w:t xml:space="preserve"> oggetto della richiesta di incentivo</w:t>
      </w:r>
      <w:r w:rsidRPr="00EE233A">
        <w:rPr>
          <w:rFonts w:cstheme="minorHAnsi"/>
          <w:bCs/>
          <w:sz w:val="22"/>
          <w:szCs w:val="22"/>
          <w:highlight w:val="cyan"/>
          <w:rPrChange w:id="8353" w:author="Visone Rossana (GSE)" w:date="2025-10-24T15:41:00Z" w16du:dateUtc="2025-10-24T13:41:00Z">
            <w:rPr>
              <w:rFonts w:cstheme="minorHAnsi"/>
              <w:bCs/>
              <w:sz w:val="22"/>
              <w:szCs w:val="22"/>
            </w:rPr>
          </w:rPrChange>
        </w:rPr>
        <w:t>,</w:t>
      </w:r>
      <w:r w:rsidR="00117673" w:rsidRPr="00EE233A">
        <w:rPr>
          <w:rFonts w:cstheme="minorHAnsi"/>
          <w:bCs/>
          <w:sz w:val="22"/>
          <w:szCs w:val="22"/>
          <w:highlight w:val="cyan"/>
          <w:rPrChange w:id="8354" w:author="Visone Rossana (GSE)" w:date="2025-10-24T15:41:00Z" w16du:dateUtc="2025-10-24T13:41:00Z">
            <w:rPr>
              <w:rFonts w:cstheme="minorHAnsi"/>
              <w:bCs/>
              <w:sz w:val="22"/>
              <w:szCs w:val="22"/>
            </w:rPr>
          </w:rPrChange>
        </w:rPr>
        <w:t xml:space="preserve"> indicata </w:t>
      </w:r>
      <w:del w:id="8355" w:author="Visone Rossana (GSE)" w:date="2025-10-24T14:38:00Z" w16du:dateUtc="2025-10-24T12:38:00Z">
        <w:r w:rsidR="00117673" w:rsidRPr="00EE233A" w:rsidDel="003F187D">
          <w:rPr>
            <w:rFonts w:cstheme="minorHAnsi"/>
            <w:bCs/>
            <w:sz w:val="22"/>
            <w:szCs w:val="22"/>
            <w:highlight w:val="cyan"/>
            <w:rPrChange w:id="8356" w:author="Visone Rossana (GSE)" w:date="2025-10-24T15:41:00Z" w16du:dateUtc="2025-10-24T13:41:00Z">
              <w:rPr>
                <w:rFonts w:cstheme="minorHAnsi"/>
                <w:bCs/>
                <w:sz w:val="22"/>
                <w:szCs w:val="22"/>
              </w:rPr>
            </w:rPrChange>
          </w:rPr>
          <w:delText>a</w:delText>
        </w:r>
      </w:del>
      <w:ins w:id="8357" w:author="Visone Rossana (GSE)" w:date="2025-10-24T14:38:00Z" w16du:dateUtc="2025-10-24T12:38:00Z">
        <w:r w:rsidR="003F187D" w:rsidRPr="00EE233A">
          <w:rPr>
            <w:rFonts w:cstheme="minorHAnsi"/>
            <w:bCs/>
            <w:sz w:val="22"/>
            <w:szCs w:val="22"/>
            <w:highlight w:val="cyan"/>
            <w:rPrChange w:id="8358" w:author="Visone Rossana (GSE)" w:date="2025-10-24T15:41:00Z" w16du:dateUtc="2025-10-24T13:41:00Z">
              <w:rPr>
                <w:rFonts w:cstheme="minorHAnsi"/>
                <w:bCs/>
                <w:sz w:val="22"/>
                <w:szCs w:val="22"/>
              </w:rPr>
            </w:rPrChange>
          </w:rPr>
          <w:t>n</w:t>
        </w:r>
        <w:r w:rsidR="00857522" w:rsidRPr="00EE233A">
          <w:rPr>
            <w:rFonts w:cstheme="minorHAnsi"/>
            <w:bCs/>
            <w:sz w:val="22"/>
            <w:szCs w:val="22"/>
            <w:highlight w:val="cyan"/>
            <w:rPrChange w:id="8359" w:author="Visone Rossana (GSE)" w:date="2025-10-24T15:41:00Z" w16du:dateUtc="2025-10-24T13:41:00Z">
              <w:rPr>
                <w:rFonts w:cstheme="minorHAnsi"/>
                <w:bCs/>
                <w:sz w:val="22"/>
                <w:szCs w:val="22"/>
              </w:rPr>
            </w:rPrChange>
          </w:rPr>
          <w:t>e</w:t>
        </w:r>
      </w:ins>
      <w:r w:rsidR="00117673" w:rsidRPr="00EE233A">
        <w:rPr>
          <w:rFonts w:cstheme="minorHAnsi"/>
          <w:bCs/>
          <w:sz w:val="22"/>
          <w:szCs w:val="22"/>
          <w:highlight w:val="cyan"/>
          <w:rPrChange w:id="8360" w:author="Visone Rossana (GSE)" w:date="2025-10-24T15:41:00Z" w16du:dateUtc="2025-10-24T13:41:00Z">
            <w:rPr>
              <w:rFonts w:cstheme="minorHAnsi"/>
              <w:bCs/>
              <w:sz w:val="22"/>
              <w:szCs w:val="22"/>
            </w:rPr>
          </w:rPrChange>
        </w:rPr>
        <w:t>lle sezioni specifiche delle</w:t>
      </w:r>
      <w:del w:id="8361" w:author="Visone Rossana (GSE)" w:date="2025-10-24T14:38:00Z" w16du:dateUtc="2025-10-24T12:38:00Z">
        <w:r w:rsidR="00117673" w:rsidRPr="00EE233A" w:rsidDel="00857522">
          <w:rPr>
            <w:rFonts w:cstheme="minorHAnsi"/>
            <w:bCs/>
            <w:sz w:val="22"/>
            <w:szCs w:val="22"/>
            <w:highlight w:val="cyan"/>
            <w:rPrChange w:id="8362" w:author="Visone Rossana (GSE)" w:date="2025-10-24T15:41:00Z" w16du:dateUtc="2025-10-24T13:41:00Z">
              <w:rPr>
                <w:rFonts w:cstheme="minorHAnsi"/>
                <w:bCs/>
                <w:sz w:val="22"/>
                <w:szCs w:val="22"/>
              </w:rPr>
            </w:rPrChange>
          </w:rPr>
          <w:delText xml:space="preserve"> seguenti</w:delText>
        </w:r>
      </w:del>
      <w:ins w:id="8363" w:author="Visone Rossana (GSE)" w:date="2025-10-24T14:38:00Z" w16du:dateUtc="2025-10-24T12:38:00Z">
        <w:r w:rsidR="00857522" w:rsidRPr="00EE233A">
          <w:rPr>
            <w:rFonts w:cstheme="minorHAnsi"/>
            <w:bCs/>
            <w:sz w:val="22"/>
            <w:szCs w:val="22"/>
            <w:highlight w:val="cyan"/>
            <w:rPrChange w:id="8364" w:author="Visone Rossana (GSE)" w:date="2025-10-24T15:41:00Z" w16du:dateUtc="2025-10-24T13:41:00Z">
              <w:rPr>
                <w:rFonts w:cstheme="minorHAnsi"/>
                <w:bCs/>
                <w:sz w:val="22"/>
                <w:szCs w:val="22"/>
              </w:rPr>
            </w:rPrChange>
          </w:rPr>
          <w:t xml:space="preserve"> presenti</w:t>
        </w:r>
      </w:ins>
      <w:r w:rsidR="00117673" w:rsidRPr="00EE233A">
        <w:rPr>
          <w:rFonts w:cstheme="minorHAnsi"/>
          <w:bCs/>
          <w:sz w:val="22"/>
          <w:szCs w:val="22"/>
          <w:highlight w:val="cyan"/>
          <w:rPrChange w:id="8365" w:author="Visone Rossana (GSE)" w:date="2025-10-24T15:41:00Z" w16du:dateUtc="2025-10-24T13:41:00Z">
            <w:rPr>
              <w:rFonts w:cstheme="minorHAnsi"/>
              <w:bCs/>
              <w:sz w:val="22"/>
              <w:szCs w:val="22"/>
            </w:rPr>
          </w:rPrChange>
        </w:rPr>
        <w:t xml:space="preserve"> regole.</w:t>
      </w:r>
      <w:r w:rsidRPr="00EE233A">
        <w:rPr>
          <w:rFonts w:cstheme="minorHAnsi"/>
          <w:bCs/>
          <w:sz w:val="22"/>
          <w:szCs w:val="22"/>
          <w:highlight w:val="cyan"/>
          <w:rPrChange w:id="8366" w:author="Visone Rossana (GSE)" w:date="2025-10-24T15:41:00Z" w16du:dateUtc="2025-10-24T13:41:00Z">
            <w:rPr>
              <w:rFonts w:cstheme="minorHAnsi"/>
              <w:bCs/>
              <w:sz w:val="22"/>
              <w:szCs w:val="22"/>
            </w:rPr>
          </w:rPrChange>
        </w:rPr>
        <w:t xml:space="preserve"> </w:t>
      </w:r>
    </w:p>
    <w:p w14:paraId="346068F7" w14:textId="279C33E3" w:rsidR="0077131E" w:rsidRPr="00503757" w:rsidRDefault="0077131E" w:rsidP="0077131E">
      <w:pPr>
        <w:spacing w:line="276" w:lineRule="auto"/>
        <w:ind w:left="360"/>
        <w:jc w:val="both"/>
        <w:rPr>
          <w:sz w:val="22"/>
          <w:szCs w:val="22"/>
          <w:highlight w:val="cyan"/>
          <w:rPrChange w:id="8367" w:author="Visone Rossana (GSE)" w:date="2025-10-24T14:42:00Z" w16du:dateUtc="2025-10-24T12:42:00Z">
            <w:rPr>
              <w:sz w:val="22"/>
              <w:szCs w:val="22"/>
              <w:highlight w:val="yellow"/>
            </w:rPr>
          </w:rPrChange>
        </w:rPr>
      </w:pPr>
      <w:r w:rsidRPr="00503757">
        <w:rPr>
          <w:sz w:val="22"/>
          <w:szCs w:val="22"/>
          <w:highlight w:val="cyan"/>
          <w:rPrChange w:id="8368" w:author="Visone Rossana (GSE)" w:date="2025-10-24T14:42:00Z" w16du:dateUtc="2025-10-24T12:42:00Z">
            <w:rPr>
              <w:sz w:val="22"/>
              <w:szCs w:val="22"/>
              <w:highlight w:val="yellow"/>
            </w:rPr>
          </w:rPrChange>
        </w:rPr>
        <w:t xml:space="preserve">Si precisa, infine, che laddove la CER </w:t>
      </w:r>
      <w:del w:id="8369" w:author="Visone Rossana (GSE)" w:date="2025-10-24T14:38:00Z" w16du:dateUtc="2025-10-24T12:38:00Z">
        <w:r w:rsidRPr="00503757" w:rsidDel="00266C8C">
          <w:rPr>
            <w:sz w:val="22"/>
            <w:szCs w:val="22"/>
            <w:highlight w:val="cyan"/>
            <w:rPrChange w:id="8370" w:author="Visone Rossana (GSE)" w:date="2025-10-24T14:42:00Z" w16du:dateUtc="2025-10-24T12:42:00Z">
              <w:rPr>
                <w:sz w:val="22"/>
                <w:szCs w:val="22"/>
                <w:highlight w:val="yellow"/>
              </w:rPr>
            </w:rPrChange>
          </w:rPr>
          <w:delText xml:space="preserve">o la configurazione di autoconsumo </w:delText>
        </w:r>
      </w:del>
      <w:r w:rsidRPr="00503757">
        <w:rPr>
          <w:sz w:val="22"/>
          <w:szCs w:val="22"/>
          <w:highlight w:val="cyan"/>
          <w:rPrChange w:id="8371" w:author="Visone Rossana (GSE)" w:date="2025-10-24T14:42:00Z" w16du:dateUtc="2025-10-24T12:42:00Z">
            <w:rPr>
              <w:sz w:val="22"/>
              <w:szCs w:val="22"/>
              <w:highlight w:val="yellow"/>
            </w:rPr>
          </w:rPrChange>
        </w:rPr>
        <w:t>realizzi</w:t>
      </w:r>
      <w:del w:id="8372" w:author="Visone Rossana (GSE)" w:date="2025-10-24T14:38:00Z" w16du:dateUtc="2025-10-24T12:38:00Z">
        <w:r w:rsidRPr="00503757" w:rsidDel="00266C8C">
          <w:rPr>
            <w:sz w:val="22"/>
            <w:szCs w:val="22"/>
            <w:highlight w:val="cyan"/>
            <w:rPrChange w:id="8373" w:author="Visone Rossana (GSE)" w:date="2025-10-24T14:42:00Z" w16du:dateUtc="2025-10-24T12:42:00Z">
              <w:rPr>
                <w:sz w:val="22"/>
                <w:szCs w:val="22"/>
                <w:highlight w:val="yellow"/>
              </w:rPr>
            </w:rPrChange>
          </w:rPr>
          <w:delText xml:space="preserve">no </w:delText>
        </w:r>
      </w:del>
      <w:ins w:id="8374" w:author="Visone Rossana (GSE)" w:date="2025-10-24T14:38:00Z" w16du:dateUtc="2025-10-24T12:38:00Z">
        <w:r w:rsidR="00266C8C" w:rsidRPr="00503757">
          <w:rPr>
            <w:sz w:val="22"/>
            <w:szCs w:val="22"/>
            <w:highlight w:val="cyan"/>
            <w:rPrChange w:id="8375" w:author="Visone Rossana (GSE)" w:date="2025-10-24T14:42:00Z" w16du:dateUtc="2025-10-24T12:42:00Z">
              <w:rPr>
                <w:sz w:val="22"/>
                <w:szCs w:val="22"/>
                <w:highlight w:val="yellow"/>
              </w:rPr>
            </w:rPrChange>
          </w:rPr>
          <w:t xml:space="preserve"> </w:t>
        </w:r>
      </w:ins>
      <w:r w:rsidRPr="00503757">
        <w:rPr>
          <w:sz w:val="22"/>
          <w:szCs w:val="22"/>
          <w:highlight w:val="cyan"/>
          <w:rPrChange w:id="8376" w:author="Visone Rossana (GSE)" w:date="2025-10-24T14:42:00Z" w16du:dateUtc="2025-10-24T12:42:00Z">
            <w:rPr>
              <w:sz w:val="22"/>
              <w:szCs w:val="22"/>
              <w:highlight w:val="yellow"/>
            </w:rPr>
          </w:rPrChange>
        </w:rPr>
        <w:t xml:space="preserve">interventi per conto di più membri </w:t>
      </w:r>
      <w:ins w:id="8377" w:author="Visone Rossana (GSE)" w:date="2025-10-24T14:41:00Z" w16du:dateUtc="2025-10-24T12:41:00Z">
        <w:r w:rsidR="00503757" w:rsidRPr="00503757">
          <w:rPr>
            <w:sz w:val="22"/>
            <w:szCs w:val="22"/>
            <w:highlight w:val="cyan"/>
            <w:rPrChange w:id="8378" w:author="Visone Rossana (GSE)" w:date="2025-10-24T14:42:00Z" w16du:dateUtc="2025-10-24T12:42:00Z">
              <w:rPr>
                <w:sz w:val="22"/>
                <w:szCs w:val="22"/>
                <w:highlight w:val="yellow"/>
              </w:rPr>
            </w:rPrChange>
          </w:rPr>
          <w:t xml:space="preserve">costituenti </w:t>
        </w:r>
      </w:ins>
      <w:del w:id="8379" w:author="Visone Rossana (GSE)" w:date="2025-10-24T14:39:00Z" w16du:dateUtc="2025-10-24T12:39:00Z">
        <w:r w:rsidRPr="00503757" w:rsidDel="00266C8C">
          <w:rPr>
            <w:sz w:val="22"/>
            <w:szCs w:val="22"/>
            <w:highlight w:val="cyan"/>
            <w:rPrChange w:id="8380" w:author="Visone Rossana (GSE)" w:date="2025-10-24T14:42:00Z" w16du:dateUtc="2025-10-24T12:42:00Z">
              <w:rPr>
                <w:sz w:val="22"/>
                <w:szCs w:val="22"/>
                <w:highlight w:val="yellow"/>
              </w:rPr>
            </w:rPrChange>
          </w:rPr>
          <w:delText xml:space="preserve">costituenti la </w:delText>
        </w:r>
      </w:del>
      <w:ins w:id="8381" w:author="Visone Rossana (GSE)" w:date="2025-10-24T14:39:00Z" w16du:dateUtc="2025-10-24T12:39:00Z">
        <w:r w:rsidR="00223788" w:rsidRPr="00503757">
          <w:rPr>
            <w:sz w:val="22"/>
            <w:szCs w:val="22"/>
            <w:highlight w:val="cyan"/>
            <w:rPrChange w:id="8382" w:author="Visone Rossana (GSE)" w:date="2025-10-24T14:42:00Z" w16du:dateUtc="2025-10-24T12:42:00Z">
              <w:rPr>
                <w:sz w:val="22"/>
                <w:szCs w:val="22"/>
                <w:highlight w:val="yellow"/>
              </w:rPr>
            </w:rPrChange>
          </w:rPr>
          <w:t>la</w:t>
        </w:r>
      </w:ins>
      <w:ins w:id="8383" w:author="Visone Rossana (GSE)" w:date="2025-10-24T14:41:00Z" w16du:dateUtc="2025-10-24T12:41:00Z">
        <w:r w:rsidR="00503757" w:rsidRPr="00503757">
          <w:rPr>
            <w:sz w:val="22"/>
            <w:szCs w:val="22"/>
            <w:highlight w:val="cyan"/>
            <w:rPrChange w:id="8384" w:author="Visone Rossana (GSE)" w:date="2025-10-24T14:42:00Z" w16du:dateUtc="2025-10-24T12:42:00Z">
              <w:rPr>
                <w:sz w:val="22"/>
                <w:szCs w:val="22"/>
                <w:highlight w:val="yellow"/>
              </w:rPr>
            </w:rPrChange>
          </w:rPr>
          <w:t xml:space="preserve"> me</w:t>
        </w:r>
      </w:ins>
      <w:ins w:id="8385" w:author="Visone Rossana (GSE)" w:date="2025-10-24T14:42:00Z" w16du:dateUtc="2025-10-24T12:42:00Z">
        <w:r w:rsidR="00503757" w:rsidRPr="00503757">
          <w:rPr>
            <w:sz w:val="22"/>
            <w:szCs w:val="22"/>
            <w:highlight w:val="cyan"/>
            <w:rPrChange w:id="8386" w:author="Visone Rossana (GSE)" w:date="2025-10-24T14:42:00Z" w16du:dateUtc="2025-10-24T12:42:00Z">
              <w:rPr>
                <w:sz w:val="22"/>
                <w:szCs w:val="22"/>
                <w:highlight w:val="yellow"/>
              </w:rPr>
            </w:rPrChange>
          </w:rPr>
          <w:t>desima</w:t>
        </w:r>
      </w:ins>
      <w:ins w:id="8387" w:author="Visone Rossana (GSE)" w:date="2025-10-24T14:39:00Z" w16du:dateUtc="2025-10-24T12:39:00Z">
        <w:r w:rsidR="00223788" w:rsidRPr="00503757">
          <w:rPr>
            <w:sz w:val="22"/>
            <w:szCs w:val="22"/>
            <w:highlight w:val="cyan"/>
            <w:rPrChange w:id="8388" w:author="Visone Rossana (GSE)" w:date="2025-10-24T14:42:00Z" w16du:dateUtc="2025-10-24T12:42:00Z">
              <w:rPr>
                <w:sz w:val="22"/>
                <w:szCs w:val="22"/>
                <w:highlight w:val="yellow"/>
              </w:rPr>
            </w:rPrChange>
          </w:rPr>
          <w:t xml:space="preserve"> </w:t>
        </w:r>
      </w:ins>
      <w:r w:rsidRPr="00503757">
        <w:rPr>
          <w:sz w:val="22"/>
          <w:szCs w:val="22"/>
          <w:highlight w:val="cyan"/>
          <w:rPrChange w:id="8389" w:author="Visone Rossana (GSE)" w:date="2025-10-24T14:42:00Z" w16du:dateUtc="2025-10-24T12:42:00Z">
            <w:rPr>
              <w:sz w:val="22"/>
              <w:szCs w:val="22"/>
              <w:highlight w:val="yellow"/>
            </w:rPr>
          </w:rPrChange>
        </w:rPr>
        <w:t xml:space="preserve">CER, dovrà essere trasmessa una singola richiesta di concessione dell’incentivo in relazione a ciascun membro.  </w:t>
      </w:r>
    </w:p>
    <w:p w14:paraId="502399CC" w14:textId="77777777" w:rsidR="00194ABE" w:rsidRDefault="00194ABE" w:rsidP="007459AB">
      <w:pPr>
        <w:spacing w:line="276" w:lineRule="auto"/>
        <w:jc w:val="both"/>
        <w:rPr>
          <w:sz w:val="22"/>
          <w:szCs w:val="22"/>
          <w:highlight w:val="yellow"/>
        </w:rPr>
      </w:pPr>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
      <w:tr w:rsidR="00DD5F64" w:rsidRPr="002001C3" w14:paraId="4566A5FD" w14:textId="77777777">
        <w:trPr>
          <w:trHeight w:val="354"/>
          <w:ins w:id="8390" w:author="Visone Rossana (GSE)" w:date="2025-10-24T15:57:00Z"/>
        </w:trPr>
        <w:tc>
          <w:tcPr>
            <w:tcW w:w="5000" w:type="pct"/>
            <w:tcMar>
              <w:top w:w="0" w:type="dxa"/>
              <w:left w:w="70" w:type="dxa"/>
              <w:bottom w:w="0" w:type="dxa"/>
              <w:right w:w="70" w:type="dxa"/>
            </w:tcMar>
          </w:tcPr>
          <w:p w14:paraId="75977570" w14:textId="027093FF" w:rsidR="00DD5F64" w:rsidRPr="00487970" w:rsidRDefault="00487970">
            <w:pPr>
              <w:spacing w:before="60" w:after="60" w:line="276" w:lineRule="auto"/>
              <w:jc w:val="both"/>
              <w:rPr>
                <w:ins w:id="8391" w:author="Visone Rossana (GSE)" w:date="2025-10-24T15:57:00Z" w16du:dateUtc="2025-10-24T13:57:00Z"/>
                <w:rFonts w:cstheme="minorBidi"/>
                <w:b/>
                <w:bCs/>
                <w:sz w:val="22"/>
                <w:szCs w:val="22"/>
                <w:rPrChange w:id="8392" w:author="Visone Rossana (GSE)" w:date="2025-10-24T16:00:00Z" w16du:dateUtc="2025-10-24T14:00:00Z">
                  <w:rPr>
                    <w:ins w:id="8393" w:author="Visone Rossana (GSE)" w:date="2025-10-24T15:57:00Z" w16du:dateUtc="2025-10-24T13:57:00Z"/>
                    <w:rFonts w:cstheme="minorBidi"/>
                    <w:sz w:val="22"/>
                    <w:szCs w:val="22"/>
                  </w:rPr>
                </w:rPrChange>
              </w:rPr>
            </w:pPr>
            <w:ins w:id="8394" w:author="Visone Rossana (GSE)" w:date="2025-10-24T16:00:00Z" w16du:dateUtc="2025-10-24T14:00:00Z">
              <w:r w:rsidRPr="00487970">
                <w:rPr>
                  <w:rFonts w:cstheme="minorBidi"/>
                  <w:b/>
                  <w:bCs/>
                  <w:sz w:val="22"/>
                  <w:szCs w:val="22"/>
                  <w:rPrChange w:id="8395" w:author="Visone Rossana (GSE)" w:date="2025-10-24T16:00:00Z" w16du:dateUtc="2025-10-24T14:00:00Z">
                    <w:rPr>
                      <w:rFonts w:cstheme="minorBidi"/>
                      <w:sz w:val="22"/>
                      <w:szCs w:val="22"/>
                    </w:rPr>
                  </w:rPrChange>
                </w:rPr>
                <w:t xml:space="preserve">Precisazioni per le PA </w:t>
              </w:r>
            </w:ins>
            <w:ins w:id="8396" w:author="Visone Rossana (GSE)" w:date="2025-10-24T16:01:00Z" w16du:dateUtc="2025-10-24T14:01:00Z">
              <w:r>
                <w:rPr>
                  <w:rFonts w:cstheme="minorBidi"/>
                  <w:b/>
                  <w:bCs/>
                  <w:sz w:val="22"/>
                  <w:szCs w:val="22"/>
                </w:rPr>
                <w:t xml:space="preserve">ammissibili ai fini del Conto Termico come </w:t>
              </w:r>
            </w:ins>
            <w:ins w:id="8397" w:author="Visone Rossana (GSE)" w:date="2025-10-24T16:00:00Z" w16du:dateUtc="2025-10-24T14:00:00Z">
              <w:r>
                <w:rPr>
                  <w:rFonts w:cstheme="minorBidi"/>
                  <w:b/>
                  <w:bCs/>
                  <w:sz w:val="22"/>
                  <w:szCs w:val="22"/>
                </w:rPr>
                <w:t>identif</w:t>
              </w:r>
            </w:ins>
            <w:ins w:id="8398" w:author="Visone Rossana (GSE)" w:date="2025-10-24T16:01:00Z" w16du:dateUtc="2025-10-24T14:01:00Z">
              <w:r>
                <w:rPr>
                  <w:rFonts w:cstheme="minorBidi"/>
                  <w:b/>
                  <w:bCs/>
                  <w:sz w:val="22"/>
                  <w:szCs w:val="22"/>
                </w:rPr>
                <w:t xml:space="preserve">icate </w:t>
              </w:r>
            </w:ins>
            <w:ins w:id="8399" w:author="Visone Rossana (GSE)" w:date="2025-10-24T16:00:00Z" w16du:dateUtc="2025-10-24T14:00:00Z">
              <w:r w:rsidRPr="00487970">
                <w:rPr>
                  <w:rFonts w:cstheme="minorBidi"/>
                  <w:b/>
                  <w:bCs/>
                  <w:sz w:val="22"/>
                  <w:szCs w:val="22"/>
                  <w:rPrChange w:id="8400" w:author="Visone Rossana (GSE)" w:date="2025-10-24T16:00:00Z" w16du:dateUtc="2025-10-24T14:00:00Z">
                    <w:rPr>
                      <w:rFonts w:cstheme="minorBidi"/>
                      <w:sz w:val="22"/>
                      <w:szCs w:val="22"/>
                    </w:rPr>
                  </w:rPrChange>
                </w:rPr>
                <w:t>al paragrafo 3.2</w:t>
              </w:r>
            </w:ins>
          </w:p>
          <w:p w14:paraId="4E813EF3" w14:textId="40862C3B" w:rsidR="00DD5F64" w:rsidRDefault="00487970">
            <w:pPr>
              <w:spacing w:before="60" w:after="60" w:line="276" w:lineRule="auto"/>
              <w:jc w:val="both"/>
              <w:rPr>
                <w:ins w:id="8401" w:author="Visone Rossana (GSE)" w:date="2025-10-24T15:57:00Z" w16du:dateUtc="2025-10-24T13:57:00Z"/>
                <w:rFonts w:cstheme="minorBidi"/>
                <w:sz w:val="22"/>
                <w:szCs w:val="22"/>
              </w:rPr>
            </w:pPr>
            <w:ins w:id="8402" w:author="Visone Rossana (GSE)" w:date="2025-10-24T16:01:00Z" w16du:dateUtc="2025-10-24T14:01:00Z">
              <w:r>
                <w:rPr>
                  <w:rFonts w:cstheme="minorBidi"/>
                  <w:sz w:val="22"/>
                  <w:szCs w:val="22"/>
                </w:rPr>
                <w:t>Al fine del conseguimento d</w:t>
              </w:r>
            </w:ins>
            <w:ins w:id="8403" w:author="Visone Rossana (GSE)" w:date="2025-10-24T16:02:00Z" w16du:dateUtc="2025-10-24T14:02:00Z">
              <w:r>
                <w:rPr>
                  <w:rFonts w:cstheme="minorBidi"/>
                  <w:sz w:val="22"/>
                  <w:szCs w:val="22"/>
                </w:rPr>
                <w:t>e</w:t>
              </w:r>
            </w:ins>
            <w:ins w:id="8404" w:author="Visone Rossana (GSE)" w:date="2025-10-24T15:58:00Z" w16du:dateUtc="2025-10-24T13:58:00Z">
              <w:r w:rsidR="00DD5F64">
                <w:rPr>
                  <w:rFonts w:cstheme="minorBidi"/>
                  <w:sz w:val="22"/>
                  <w:szCs w:val="22"/>
                </w:rPr>
                <w:t>l</w:t>
              </w:r>
            </w:ins>
            <w:ins w:id="8405" w:author="Visone Rossana (GSE)" w:date="2025-10-24T15:57:00Z" w16du:dateUtc="2025-10-24T13:57:00Z">
              <w:r w:rsidR="00DD5F64">
                <w:rPr>
                  <w:rFonts w:cstheme="minorBidi"/>
                  <w:sz w:val="22"/>
                  <w:szCs w:val="22"/>
                </w:rPr>
                <w:t xml:space="preserve"> requisito</w:t>
              </w:r>
            </w:ins>
            <w:ins w:id="8406" w:author="Visone Rossana (GSE)" w:date="2025-10-24T16:02:00Z" w16du:dateUtc="2025-10-24T14:02:00Z">
              <w:r>
                <w:rPr>
                  <w:rFonts w:cstheme="minorBidi"/>
                  <w:sz w:val="22"/>
                  <w:szCs w:val="22"/>
                </w:rPr>
                <w:t xml:space="preserve"> </w:t>
              </w:r>
            </w:ins>
            <w:ins w:id="8407" w:author="Visone Rossana (GSE)" w:date="2025-10-24T16:03:00Z" w16du:dateUtc="2025-10-24T14:03:00Z">
              <w:r>
                <w:rPr>
                  <w:rFonts w:cstheme="minorBidi"/>
                  <w:sz w:val="22"/>
                  <w:szCs w:val="22"/>
                </w:rPr>
                <w:t xml:space="preserve">richiesto al punto b) per </w:t>
              </w:r>
            </w:ins>
            <w:ins w:id="8408" w:author="Visone Rossana (GSE)" w:date="2025-10-24T16:02:00Z" w16du:dateUtc="2025-10-24T14:02:00Z">
              <w:r>
                <w:rPr>
                  <w:rFonts w:cstheme="minorBidi"/>
                  <w:sz w:val="22"/>
                  <w:szCs w:val="22"/>
                </w:rPr>
                <w:t>lo Statuto</w:t>
              </w:r>
            </w:ins>
            <w:ins w:id="8409" w:author="Visone Rossana (GSE)" w:date="2025-10-24T15:57:00Z" w16du:dateUtc="2025-10-24T13:57:00Z">
              <w:r w:rsidR="00DD5F64">
                <w:rPr>
                  <w:rFonts w:cstheme="minorBidi"/>
                  <w:sz w:val="22"/>
                  <w:szCs w:val="22"/>
                </w:rPr>
                <w:t xml:space="preserve">, possono avvalersi di una CER </w:t>
              </w:r>
              <w:commentRangeStart w:id="8410"/>
              <w:r w:rsidR="00DD5F64" w:rsidRPr="00487970">
                <w:rPr>
                  <w:rFonts w:cstheme="minorBidi"/>
                  <w:sz w:val="22"/>
                  <w:szCs w:val="22"/>
                  <w:highlight w:val="yellow"/>
                  <w:rPrChange w:id="8411" w:author="Visone Rossana (GSE)" w:date="2025-10-24T16:02:00Z" w16du:dateUtc="2025-10-24T14:02:00Z">
                    <w:rPr>
                      <w:rFonts w:cstheme="minorBidi"/>
                      <w:sz w:val="22"/>
                      <w:szCs w:val="22"/>
                    </w:rPr>
                  </w:rPrChange>
                </w:rPr>
                <w:t>o di una configurazione di autoconsumo</w:t>
              </w:r>
            </w:ins>
            <w:commentRangeEnd w:id="8410"/>
            <w:ins w:id="8412" w:author="Visone Rossana (GSE)" w:date="2025-10-24T16:03:00Z" w16du:dateUtc="2025-10-24T14:03:00Z">
              <w:r>
                <w:rPr>
                  <w:rStyle w:val="Rimandocommento"/>
                  <w:rFonts w:cstheme="minorBidi"/>
                  <w:sz w:val="22"/>
                  <w:szCs w:val="22"/>
                </w:rPr>
                <w:commentReference w:id="8410"/>
              </w:r>
            </w:ins>
            <w:ins w:id="8413" w:author="Visone Rossana (GSE)" w:date="2025-10-24T15:57:00Z" w16du:dateUtc="2025-10-24T13:57:00Z">
              <w:r w:rsidR="00DD5F64">
                <w:rPr>
                  <w:rFonts w:cstheme="minorBidi"/>
                  <w:sz w:val="22"/>
                  <w:szCs w:val="22"/>
                </w:rPr>
                <w:t xml:space="preserve"> </w:t>
              </w:r>
              <w:r w:rsidR="00DD5F64" w:rsidRPr="0077131E">
                <w:rPr>
                  <w:rFonts w:cstheme="minorBidi"/>
                  <w:b/>
                  <w:bCs/>
                  <w:sz w:val="22"/>
                  <w:szCs w:val="22"/>
                </w:rPr>
                <w:t>esclusivamente le seguenti PA</w:t>
              </w:r>
              <w:r w:rsidR="00DD5F64">
                <w:rPr>
                  <w:rFonts w:cstheme="minorBidi"/>
                  <w:sz w:val="22"/>
                  <w:szCs w:val="22"/>
                </w:rPr>
                <w:t>:</w:t>
              </w:r>
            </w:ins>
          </w:p>
          <w:p w14:paraId="4F58D475" w14:textId="77777777" w:rsidR="00DD5F64" w:rsidRPr="001312F4" w:rsidRDefault="00DD5F64">
            <w:pPr>
              <w:spacing w:before="60" w:after="60" w:line="276" w:lineRule="auto"/>
              <w:jc w:val="both"/>
              <w:rPr>
                <w:ins w:id="8414" w:author="Visone Rossana (GSE)" w:date="2025-10-24T15:57:00Z" w16du:dateUtc="2025-10-24T13:57:00Z"/>
                <w:rFonts w:cstheme="minorBidi"/>
                <w:sz w:val="22"/>
                <w:szCs w:val="22"/>
              </w:rPr>
            </w:pPr>
            <w:commentRangeStart w:id="8415"/>
            <w:ins w:id="8416" w:author="Visone Rossana (GSE)" w:date="2025-10-24T15:57:00Z" w16du:dateUtc="2025-10-24T13:57:00Z">
              <w:r>
                <w:rPr>
                  <w:rFonts w:cstheme="minorBidi"/>
                  <w:sz w:val="22"/>
                  <w:szCs w:val="22"/>
                </w:rPr>
                <w:t xml:space="preserve">a) </w:t>
              </w:r>
              <w:r w:rsidRPr="23C0D719">
                <w:rPr>
                  <w:rFonts w:cstheme="minorBidi"/>
                  <w:sz w:val="22"/>
                  <w:szCs w:val="22"/>
                </w:rPr>
                <w:t xml:space="preserve">le </w:t>
              </w:r>
              <w:r w:rsidRPr="001312F4">
                <w:rPr>
                  <w:rFonts w:cstheme="minorBidi"/>
                  <w:sz w:val="22"/>
                  <w:szCs w:val="22"/>
                  <w:u w:val="single"/>
                </w:rPr>
                <w:t>amministrazioni di cui all’art. 1, comma 2, del decreto legislativo 30 marzo 2001, n. 165</w:t>
              </w:r>
              <w:r w:rsidRPr="603F8A45">
                <w:rPr>
                  <w:rFonts w:cstheme="minorBidi"/>
                  <w:sz w:val="22"/>
                  <w:szCs w:val="22"/>
                </w:rPr>
                <w:t xml:space="preserve"> e, pertanto, </w:t>
              </w:r>
              <w:r w:rsidRPr="23C0D719">
                <w:rPr>
                  <w:rFonts w:cstheme="minorBidi"/>
                  <w:sz w:val="22"/>
                  <w:szCs w:val="22"/>
                </w:rPr>
                <w:t>“</w:t>
              </w:r>
              <w:r w:rsidRPr="001312F4">
                <w:rPr>
                  <w:rFonts w:cstheme="minorBidi"/>
                  <w:i/>
                  <w:iCs/>
                  <w:sz w:val="22"/>
                  <w:szCs w:val="22"/>
                </w:rPr>
                <w:t>tutte</w:t>
              </w:r>
              <w:r w:rsidRPr="001312F4">
                <w:rPr>
                  <w:rFonts w:cstheme="minorBidi"/>
                  <w:i/>
                  <w:sz w:val="22"/>
                  <w:szCs w:val="22"/>
                </w:rPr>
                <w:t xml:space="preserve"> le amministrazioni dello Stato, ivi compresi gli istituti e scuole di ogni ordine e grado e le istituzioni educative, le aziende ed amministrazioni dello Stato ad ordinamento autonomo, le Regioni, le Province, i Comuni, le Comunità montane, e loro consorzi e associazioni, le istituzioni universitarie, gli Istituti autonomi case popolari, le Camere di commercio, industria, artigianato e agricoltura e loro associazioni, tutti gli enti pubblici non economici nazionali, regionali e locali, le amministrazioni, le aziende e gli enti del Servizio sanitario nazionale l'Agenzia per la rappresentanza negoziale delle pubbliche amministrazioni (ARAN) e le Agenzie di cui al decreto legislativo 30 luglio 1999, n. 300. </w:t>
              </w:r>
              <w:r w:rsidRPr="001312F4">
                <w:rPr>
                  <w:rFonts w:cstheme="minorBidi"/>
                  <w:i/>
                  <w:sz w:val="22"/>
                  <w:szCs w:val="22"/>
                  <w:highlight w:val="yellow"/>
                </w:rPr>
                <w:t>Fino alla revisione organica della disciplina di settore, le disposizioni di cui al presente decreto continuano ad applicarsi anche al CONI</w:t>
              </w:r>
              <w:commentRangeEnd w:id="8415"/>
              <w:r w:rsidRPr="5EF91BA8">
                <w:rPr>
                  <w:rStyle w:val="Rimandocommento"/>
                  <w:rFonts w:cstheme="minorBidi"/>
                  <w:sz w:val="22"/>
                  <w:szCs w:val="22"/>
                </w:rPr>
                <w:commentReference w:id="8415"/>
              </w:r>
              <w:r w:rsidRPr="5EF91BA8">
                <w:rPr>
                  <w:rFonts w:cstheme="minorBidi"/>
                  <w:sz w:val="22"/>
                  <w:szCs w:val="22"/>
                </w:rPr>
                <w:t>”;</w:t>
              </w:r>
            </w:ins>
          </w:p>
          <w:p w14:paraId="1DDB60BA" w14:textId="77777777" w:rsidR="00DD5F64" w:rsidRPr="001312F4" w:rsidRDefault="00DD5F64">
            <w:pPr>
              <w:rPr>
                <w:ins w:id="8417" w:author="Visone Rossana (GSE)" w:date="2025-10-24T15:57:00Z" w16du:dateUtc="2025-10-24T13:57:00Z"/>
              </w:rPr>
            </w:pPr>
            <w:commentRangeStart w:id="8418"/>
            <w:ins w:id="8419" w:author="Visone Rossana (GSE)" w:date="2025-10-24T15:57:00Z" w16du:dateUtc="2025-10-24T13:57:00Z">
              <w:r>
                <w:rPr>
                  <w:rFonts w:cstheme="minorBidi"/>
                  <w:sz w:val="22"/>
                  <w:szCs w:val="22"/>
                </w:rPr>
                <w:t xml:space="preserve">b) </w:t>
              </w:r>
              <w:r w:rsidRPr="001312F4">
                <w:rPr>
                  <w:rFonts w:cstheme="minorBidi"/>
                  <w:sz w:val="22"/>
                  <w:szCs w:val="22"/>
                </w:rPr>
                <w:t xml:space="preserve">i </w:t>
              </w:r>
              <w:r w:rsidRPr="001312F4">
                <w:rPr>
                  <w:rFonts w:cstheme="minorBidi"/>
                  <w:sz w:val="22"/>
                  <w:szCs w:val="22"/>
                  <w:u w:val="single"/>
                </w:rPr>
                <w:t>consorzi o le associazioni per qualsiasi fine istituiti dalle amministrazioni di cui all’art. 1, comma 2, D.lgs. n. 165 del 2001</w:t>
              </w:r>
              <w:r w:rsidRPr="001312F4">
                <w:rPr>
                  <w:rFonts w:cstheme="minorBidi"/>
                  <w:sz w:val="22"/>
                  <w:szCs w:val="22"/>
                </w:rPr>
                <w:t>;</w:t>
              </w:r>
              <w:commentRangeEnd w:id="8418"/>
              <w:r w:rsidRPr="001312F4">
                <w:rPr>
                  <w:rStyle w:val="Rimandocommento"/>
                  <w:sz w:val="24"/>
                </w:rPr>
                <w:commentReference w:id="8418"/>
              </w:r>
            </w:ins>
          </w:p>
          <w:commentRangeStart w:id="8420"/>
          <w:p w14:paraId="041A7958" w14:textId="77777777" w:rsidR="00DD5F64" w:rsidRPr="00814B65" w:rsidRDefault="00DD5F64">
            <w:pPr>
              <w:spacing w:before="60" w:after="60" w:line="276" w:lineRule="auto"/>
              <w:jc w:val="both"/>
              <w:rPr>
                <w:ins w:id="8421" w:author="Visone Rossana (GSE)" w:date="2025-10-24T15:57:00Z" w16du:dateUtc="2025-10-24T13:57:00Z"/>
                <w:rFonts w:cstheme="minorBidi"/>
              </w:rPr>
            </w:pPr>
            <w:ins w:id="8422" w:author="Visone Rossana (GSE)" w:date="2025-10-24T15:57:00Z" w16du:dateUtc="2025-10-24T13:57:00Z">
              <w:r w:rsidRPr="2691C03E">
                <w:rPr>
                  <w:rFonts w:cstheme="minorBidi"/>
                  <w:sz w:val="22"/>
                  <w:szCs w:val="22"/>
                </w:rPr>
                <w:fldChar w:fldCharType="begin"/>
              </w:r>
              <w:r w:rsidRPr="2691C03E">
                <w:rPr>
                  <w:rFonts w:cstheme="minorBidi"/>
                  <w:sz w:val="22"/>
                  <w:szCs w:val="22"/>
                </w:rPr>
                <w:instrText>HYPERLINK "https://www.normattiva.it/uri-res/N2Ls?urn:nir:stato:decreto.legislativo:1999-07-30;300" \t "_blank"</w:instrText>
              </w:r>
              <w:r w:rsidRPr="2691C03E">
                <w:rPr>
                  <w:rFonts w:cstheme="minorBidi"/>
                  <w:sz w:val="22"/>
                  <w:szCs w:val="22"/>
                </w:rPr>
              </w:r>
              <w:r w:rsidRPr="2691C03E">
                <w:rPr>
                  <w:rFonts w:cstheme="minorBidi"/>
                  <w:sz w:val="22"/>
                  <w:szCs w:val="22"/>
                </w:rPr>
                <w:fldChar w:fldCharType="separate"/>
              </w:r>
              <w:r w:rsidRPr="2691C03E">
                <w:rPr>
                  <w:rFonts w:cstheme="minorBidi"/>
                  <w:sz w:val="22"/>
                  <w:szCs w:val="22"/>
                </w:rPr>
                <w:fldChar w:fldCharType="end"/>
              </w:r>
              <w:commentRangeEnd w:id="8420"/>
              <w:r w:rsidRPr="528FD81D">
                <w:rPr>
                  <w:rStyle w:val="Rimandocommento"/>
                  <w:rFonts w:cstheme="minorBidi"/>
                  <w:sz w:val="22"/>
                  <w:szCs w:val="22"/>
                </w:rPr>
                <w:commentReference w:id="8420"/>
              </w:r>
              <w:r w:rsidRPr="528FD81D">
                <w:rPr>
                  <w:rFonts w:cstheme="minorBidi"/>
                  <w:sz w:val="22"/>
                  <w:szCs w:val="22"/>
                </w:rPr>
                <w:t xml:space="preserve">c)  </w:t>
              </w:r>
              <w:r w:rsidRPr="001312F4">
                <w:rPr>
                  <w:rFonts w:cstheme="minorBidi"/>
                  <w:sz w:val="22"/>
                  <w:szCs w:val="22"/>
                </w:rPr>
                <w:t xml:space="preserve">gli </w:t>
              </w:r>
              <w:r w:rsidRPr="001312F4">
                <w:rPr>
                  <w:rFonts w:cstheme="minorBidi"/>
                  <w:sz w:val="22"/>
                  <w:szCs w:val="22"/>
                  <w:highlight w:val="yellow"/>
                  <w:u w:val="single"/>
                </w:rPr>
                <w:t>enti pubblici economici</w:t>
              </w:r>
              <w:r w:rsidRPr="001312F4">
                <w:rPr>
                  <w:rFonts w:cstheme="minorBidi"/>
                  <w:sz w:val="22"/>
                  <w:szCs w:val="22"/>
                </w:rPr>
                <w:t xml:space="preserve"> e le </w:t>
              </w:r>
              <w:r w:rsidRPr="001312F4">
                <w:rPr>
                  <w:rFonts w:cstheme="minorBidi"/>
                  <w:sz w:val="22"/>
                  <w:szCs w:val="22"/>
                  <w:u w:val="single"/>
                </w:rPr>
                <w:t>autorità di sistema portuale</w:t>
              </w:r>
              <w:r w:rsidRPr="001312F4">
                <w:rPr>
                  <w:rFonts w:cstheme="minorBidi"/>
                  <w:sz w:val="22"/>
                  <w:szCs w:val="22"/>
                </w:rPr>
                <w:t>;</w:t>
              </w:r>
            </w:ins>
          </w:p>
          <w:p w14:paraId="06ADDA2C" w14:textId="77777777" w:rsidR="00DD5F64" w:rsidRPr="001312F4" w:rsidRDefault="00DD5F64">
            <w:pPr>
              <w:spacing w:before="60" w:after="60" w:line="276" w:lineRule="auto"/>
              <w:jc w:val="both"/>
              <w:rPr>
                <w:ins w:id="8423" w:author="Visone Rossana (GSE)" w:date="2025-10-24T15:57:00Z" w16du:dateUtc="2025-10-24T13:57:00Z"/>
                <w:rFonts w:cstheme="minorBidi"/>
                <w:sz w:val="22"/>
                <w:szCs w:val="22"/>
              </w:rPr>
            </w:pPr>
            <w:ins w:id="8424" w:author="Visone Rossana (GSE)" w:date="2025-10-24T15:57:00Z" w16du:dateUtc="2025-10-24T13:57:00Z">
              <w:r w:rsidRPr="528FD81D">
                <w:rPr>
                  <w:rFonts w:cstheme="minorBidi"/>
                  <w:sz w:val="22"/>
                  <w:szCs w:val="22"/>
                </w:rPr>
                <w:t xml:space="preserve">d) </w:t>
              </w:r>
              <w:r w:rsidRPr="001312F4">
                <w:rPr>
                  <w:rFonts w:cstheme="minorBidi"/>
                  <w:sz w:val="22"/>
                  <w:szCs w:val="22"/>
                </w:rPr>
                <w:t xml:space="preserve">gli </w:t>
              </w:r>
              <w:r w:rsidRPr="001312F4">
                <w:rPr>
                  <w:rFonts w:cstheme="minorBidi"/>
                  <w:sz w:val="22"/>
                  <w:szCs w:val="22"/>
                  <w:u w:val="single"/>
                </w:rPr>
                <w:t>ex Istituti Autonomi Case Popolari</w:t>
              </w:r>
              <w:r w:rsidRPr="001312F4">
                <w:rPr>
                  <w:rFonts w:cstheme="minorBidi"/>
                  <w:sz w:val="22"/>
                  <w:szCs w:val="22"/>
                </w:rPr>
                <w:t xml:space="preserve"> comunque denominati e trasformati dalle Regioni;</w:t>
              </w:r>
            </w:ins>
          </w:p>
          <w:p w14:paraId="56977C1C" w14:textId="77777777" w:rsidR="00DD5F64" w:rsidRPr="001312F4" w:rsidRDefault="00DD5F64">
            <w:pPr>
              <w:spacing w:before="60" w:after="60" w:line="276" w:lineRule="auto"/>
              <w:jc w:val="both"/>
              <w:rPr>
                <w:ins w:id="8425" w:author="Visone Rossana (GSE)" w:date="2025-10-24T15:57:00Z" w16du:dateUtc="2025-10-24T13:57:00Z"/>
                <w:rFonts w:cstheme="minorBidi"/>
                <w:sz w:val="22"/>
                <w:szCs w:val="22"/>
              </w:rPr>
            </w:pPr>
            <w:ins w:id="8426" w:author="Visone Rossana (GSE)" w:date="2025-10-24T15:57:00Z" w16du:dateUtc="2025-10-24T13:57:00Z">
              <w:r w:rsidRPr="001312F4">
                <w:rPr>
                  <w:rFonts w:cstheme="minorBidi"/>
                  <w:sz w:val="22"/>
                  <w:szCs w:val="22"/>
                  <w:highlight w:val="yellow"/>
                </w:rPr>
                <w:t>e) l</w:t>
              </w:r>
              <w:commentRangeStart w:id="8427"/>
              <w:r w:rsidRPr="001312F4">
                <w:rPr>
                  <w:rFonts w:cstheme="minorBidi"/>
                  <w:sz w:val="22"/>
                  <w:szCs w:val="22"/>
                  <w:highlight w:val="yellow"/>
                </w:rPr>
                <w:t xml:space="preserve">e </w:t>
              </w:r>
              <w:r w:rsidRPr="001312F4">
                <w:rPr>
                  <w:rFonts w:cstheme="minorBidi"/>
                  <w:sz w:val="22"/>
                  <w:szCs w:val="22"/>
                  <w:highlight w:val="yellow"/>
                  <w:u w:val="single"/>
                </w:rPr>
                <w:t>società Cooperative sociali</w:t>
              </w:r>
              <w:r w:rsidRPr="001312F4">
                <w:rPr>
                  <w:rFonts w:cstheme="minorBidi"/>
                  <w:sz w:val="22"/>
                  <w:szCs w:val="22"/>
                  <w:highlight w:val="yellow"/>
                </w:rPr>
                <w:t xml:space="preserve"> costituite ai sensi dell’art. 1 della legge n. 381 del 1991 e ss.mm.ii. e iscritte nei rispettivi albi regionali di cui alla medesima disposizione;</w:t>
              </w:r>
              <w:commentRangeEnd w:id="8427"/>
              <w:r w:rsidRPr="001312F4">
                <w:rPr>
                  <w:rStyle w:val="Rimandocommento"/>
                  <w:rFonts w:cstheme="minorBidi"/>
                  <w:sz w:val="22"/>
                  <w:szCs w:val="22"/>
                </w:rPr>
                <w:commentReference w:id="8427"/>
              </w:r>
            </w:ins>
          </w:p>
          <w:p w14:paraId="0C812BDF" w14:textId="77777777" w:rsidR="00DD5F64" w:rsidRPr="001312F4" w:rsidRDefault="00DD5F64">
            <w:pPr>
              <w:spacing w:before="60" w:after="60" w:line="276" w:lineRule="auto"/>
              <w:jc w:val="both"/>
              <w:rPr>
                <w:ins w:id="8428" w:author="Visone Rossana (GSE)" w:date="2025-10-24T15:57:00Z" w16du:dateUtc="2025-10-24T13:57:00Z"/>
                <w:rFonts w:cstheme="minorBidi"/>
                <w:sz w:val="22"/>
                <w:szCs w:val="22"/>
              </w:rPr>
            </w:pPr>
            <w:ins w:id="8429" w:author="Visone Rossana (GSE)" w:date="2025-10-24T15:57:00Z" w16du:dateUtc="2025-10-24T13:57:00Z">
              <w:r w:rsidRPr="528FD81D">
                <w:rPr>
                  <w:rFonts w:cstheme="minorBidi"/>
                  <w:sz w:val="22"/>
                  <w:szCs w:val="22"/>
                </w:rPr>
                <w:t xml:space="preserve">f) </w:t>
              </w:r>
              <w:r w:rsidRPr="001312F4">
                <w:rPr>
                  <w:rFonts w:cstheme="minorBidi"/>
                  <w:sz w:val="22"/>
                  <w:szCs w:val="22"/>
                </w:rPr>
                <w:t xml:space="preserve">le </w:t>
              </w:r>
              <w:r w:rsidRPr="001312F4">
                <w:rPr>
                  <w:rFonts w:cstheme="minorBidi"/>
                  <w:sz w:val="22"/>
                  <w:szCs w:val="22"/>
                  <w:u w:val="single"/>
                </w:rPr>
                <w:t>Cooperative di abitanti</w:t>
              </w:r>
              <w:r w:rsidRPr="001312F4">
                <w:rPr>
                  <w:rFonts w:cstheme="minorBidi"/>
                  <w:sz w:val="22"/>
                  <w:szCs w:val="22"/>
                </w:rPr>
                <w:t xml:space="preserve"> (legge </w:t>
              </w:r>
              <w:r w:rsidRPr="528FD81D">
                <w:rPr>
                  <w:rFonts w:cstheme="minorBidi"/>
                  <w:sz w:val="22"/>
                  <w:szCs w:val="22"/>
                </w:rPr>
                <w:t xml:space="preserve">n. </w:t>
              </w:r>
              <w:r w:rsidRPr="001312F4">
                <w:rPr>
                  <w:rFonts w:cstheme="minorBidi"/>
                  <w:sz w:val="22"/>
                  <w:szCs w:val="22"/>
                </w:rPr>
                <w:t>164/2014)</w:t>
              </w:r>
              <w:r w:rsidRPr="528FD81D">
                <w:rPr>
                  <w:rFonts w:cstheme="minorBidi"/>
                  <w:sz w:val="22"/>
                  <w:szCs w:val="22"/>
                </w:rPr>
                <w:t>,</w:t>
              </w:r>
              <w:r w:rsidRPr="001312F4">
                <w:rPr>
                  <w:rFonts w:cstheme="minorBidi"/>
                  <w:sz w:val="22"/>
                  <w:szCs w:val="22"/>
                </w:rPr>
                <w:t xml:space="preserve"> iscritte all’Albo nazionale delle società Cooperative edilizie di abitazione e dei loro consorzi</w:t>
              </w:r>
              <w:r w:rsidRPr="528FD81D">
                <w:rPr>
                  <w:rFonts w:cstheme="minorBidi"/>
                  <w:sz w:val="22"/>
                  <w:szCs w:val="22"/>
                </w:rPr>
                <w:t>,</w:t>
              </w:r>
              <w:r w:rsidRPr="001312F4">
                <w:rPr>
                  <w:rFonts w:cstheme="minorBidi"/>
                  <w:sz w:val="22"/>
                  <w:szCs w:val="22"/>
                </w:rPr>
                <w:t xml:space="preserve"> costituito presso il Ministero dello sviluppo economico in base alla legge n. 5</w:t>
              </w:r>
              <w:r w:rsidRPr="528FD81D">
                <w:rPr>
                  <w:rFonts w:cstheme="minorBidi"/>
                  <w:sz w:val="22"/>
                  <w:szCs w:val="22"/>
                </w:rPr>
                <w:t>9 del 1992</w:t>
              </w:r>
              <w:r w:rsidRPr="001312F4">
                <w:rPr>
                  <w:rFonts w:cstheme="minorBidi"/>
                  <w:sz w:val="22"/>
                  <w:szCs w:val="22"/>
                </w:rPr>
                <w:t>;</w:t>
              </w:r>
            </w:ins>
          </w:p>
          <w:p w14:paraId="527CBA7D" w14:textId="77777777" w:rsidR="00DD5F64" w:rsidRPr="001312F4" w:rsidRDefault="00DD5F64">
            <w:pPr>
              <w:spacing w:before="60" w:after="60" w:line="276" w:lineRule="auto"/>
              <w:jc w:val="both"/>
              <w:rPr>
                <w:ins w:id="8430" w:author="Visone Rossana (GSE)" w:date="2025-10-24T15:57:00Z" w16du:dateUtc="2025-10-24T13:57:00Z"/>
                <w:rFonts w:cstheme="minorBidi"/>
                <w:strike/>
                <w:sz w:val="22"/>
                <w:szCs w:val="22"/>
              </w:rPr>
            </w:pPr>
            <w:commentRangeStart w:id="8431"/>
            <w:ins w:id="8432" w:author="Visone Rossana (GSE)" w:date="2025-10-24T15:57:00Z" w16du:dateUtc="2025-10-24T13:57:00Z">
              <w:r w:rsidRPr="001312F4">
                <w:rPr>
                  <w:rFonts w:cstheme="minorBidi"/>
                  <w:strike/>
                  <w:sz w:val="22"/>
                  <w:szCs w:val="22"/>
                  <w:highlight w:val="yellow"/>
                  <w:u w:val="single"/>
                </w:rPr>
                <w:t>g</w:t>
              </w:r>
              <w:commentRangeEnd w:id="8431"/>
              <w:r w:rsidRPr="001312F4">
                <w:rPr>
                  <w:rStyle w:val="Rimandocommento"/>
                  <w:rFonts w:cstheme="minorBidi"/>
                  <w:strike/>
                  <w:sz w:val="22"/>
                  <w:szCs w:val="22"/>
                  <w:highlight w:val="yellow"/>
                  <w:u w:val="single"/>
                </w:rPr>
                <w:commentReference w:id="8431"/>
              </w:r>
              <w:r w:rsidRPr="001312F4">
                <w:rPr>
                  <w:rFonts w:cstheme="minorBidi"/>
                  <w:strike/>
                  <w:sz w:val="22"/>
                  <w:szCs w:val="22"/>
                  <w:highlight w:val="yellow"/>
                  <w:u w:val="single"/>
                </w:rPr>
                <w:t>)</w:t>
              </w:r>
              <w:r w:rsidRPr="001312F4">
                <w:rPr>
                  <w:rFonts w:cstheme="minorBidi"/>
                  <w:strike/>
                  <w:sz w:val="22"/>
                  <w:szCs w:val="22"/>
                  <w:highlight w:val="yellow"/>
                </w:rPr>
                <w:t xml:space="preserve"> le </w:t>
              </w:r>
              <w:r w:rsidRPr="001312F4">
                <w:rPr>
                  <w:rFonts w:cstheme="minorBidi"/>
                  <w:strike/>
                  <w:sz w:val="22"/>
                  <w:szCs w:val="22"/>
                  <w:highlight w:val="yellow"/>
                  <w:u w:val="single"/>
                </w:rPr>
                <w:t xml:space="preserve">società in </w:t>
              </w:r>
              <w:r w:rsidRPr="001312F4">
                <w:rPr>
                  <w:rFonts w:cstheme="minorBidi"/>
                  <w:i/>
                  <w:iCs/>
                  <w:strike/>
                  <w:sz w:val="22"/>
                  <w:szCs w:val="22"/>
                  <w:highlight w:val="yellow"/>
                  <w:u w:val="single"/>
                </w:rPr>
                <w:t>house</w:t>
              </w:r>
              <w:r w:rsidRPr="001312F4">
                <w:rPr>
                  <w:rFonts w:cstheme="minorBidi"/>
                  <w:strike/>
                  <w:sz w:val="22"/>
                  <w:szCs w:val="22"/>
                  <w:highlight w:val="yellow"/>
                </w:rPr>
                <w:t>, come definite dall’ articolo 2, comma 1, lettera o), del decreto legislativo 19 agosto 2016, n. 175, laddove realizzino gli interventi di cui agli articoli 5 e 8 del Decreto sugli immobili dell’amministrazione o delle amministrazioni controllanti;</w:t>
              </w:r>
              <w:r w:rsidRPr="001312F4">
                <w:rPr>
                  <w:rFonts w:cstheme="minorBidi"/>
                  <w:strike/>
                  <w:sz w:val="22"/>
                  <w:szCs w:val="22"/>
                </w:rPr>
                <w:t xml:space="preserve"> </w:t>
              </w:r>
            </w:ins>
          </w:p>
          <w:p w14:paraId="160B3B42" w14:textId="77777777" w:rsidR="00DD5F64" w:rsidRPr="001312F4" w:rsidRDefault="00DD5F64">
            <w:pPr>
              <w:spacing w:before="60" w:after="60" w:line="276" w:lineRule="auto"/>
              <w:jc w:val="both"/>
              <w:rPr>
                <w:ins w:id="8433" w:author="Visone Rossana (GSE)" w:date="2025-10-24T15:57:00Z" w16du:dateUtc="2025-10-24T13:57:00Z"/>
                <w:rFonts w:cstheme="minorBidi"/>
                <w:sz w:val="22"/>
                <w:szCs w:val="22"/>
              </w:rPr>
            </w:pPr>
            <w:commentRangeStart w:id="8434"/>
            <w:ins w:id="8435" w:author="Visone Rossana (GSE)" w:date="2025-10-24T15:57:00Z" w16du:dateUtc="2025-10-24T13:57:00Z">
              <w:r w:rsidRPr="001312F4">
                <w:rPr>
                  <w:rFonts w:cstheme="minorBidi"/>
                  <w:strike/>
                  <w:sz w:val="22"/>
                  <w:szCs w:val="22"/>
                  <w:highlight w:val="yellow"/>
                </w:rPr>
                <w:t xml:space="preserve">h) gli </w:t>
              </w:r>
              <w:r w:rsidRPr="001312F4">
                <w:rPr>
                  <w:rFonts w:cstheme="minorBidi"/>
                  <w:strike/>
                  <w:sz w:val="22"/>
                  <w:szCs w:val="22"/>
                  <w:highlight w:val="yellow"/>
                  <w:u w:val="single"/>
                </w:rPr>
                <w:t>enti contenuti nell’elenco delle amministrazioni pubbliche divulgato dall’Istituto Nazionale di Statistica (ISTAT)</w:t>
              </w:r>
              <w:r w:rsidRPr="001312F4">
                <w:rPr>
                  <w:rFonts w:cstheme="minorBidi"/>
                  <w:strike/>
                  <w:sz w:val="22"/>
                  <w:szCs w:val="22"/>
                  <w:highlight w:val="yellow"/>
                </w:rPr>
                <w:t>, secondo quanto previsto dall’articolo 1, comma 3 della Legge 31 dicembre 2009, n. 19</w:t>
              </w:r>
              <w:r w:rsidRPr="001312F4">
                <w:rPr>
                  <w:rFonts w:cstheme="minorBidi"/>
                  <w:sz w:val="22"/>
                  <w:szCs w:val="22"/>
                  <w:highlight w:val="yellow"/>
                </w:rPr>
                <w:t>6</w:t>
              </w:r>
              <w:commentRangeEnd w:id="8434"/>
              <w:r w:rsidRPr="001312F4">
                <w:rPr>
                  <w:rStyle w:val="Rimandocommento"/>
                  <w:rFonts w:cstheme="minorBidi"/>
                  <w:sz w:val="22"/>
                  <w:szCs w:val="22"/>
                  <w:highlight w:val="yellow"/>
                </w:rPr>
                <w:commentReference w:id="8434"/>
              </w:r>
              <w:r w:rsidRPr="001312F4">
                <w:rPr>
                  <w:rFonts w:cstheme="minorBidi"/>
                  <w:sz w:val="22"/>
                  <w:szCs w:val="22"/>
                  <w:highlight w:val="yellow"/>
                </w:rPr>
                <w:t>;</w:t>
              </w:r>
            </w:ins>
          </w:p>
          <w:p w14:paraId="47ED1164" w14:textId="77777777" w:rsidR="00DD5F64" w:rsidRDefault="00DD5F64">
            <w:pPr>
              <w:spacing w:before="60" w:after="60" w:line="276" w:lineRule="auto"/>
              <w:jc w:val="both"/>
              <w:rPr>
                <w:ins w:id="8436" w:author="Visone Rossana (GSE)" w:date="2025-10-24T15:57:00Z" w16du:dateUtc="2025-10-24T13:57:00Z"/>
                <w:rFonts w:cstheme="minorBidi"/>
                <w:sz w:val="22"/>
                <w:szCs w:val="22"/>
              </w:rPr>
            </w:pPr>
            <w:ins w:id="8437" w:author="Visone Rossana (GSE)" w:date="2025-10-24T15:57:00Z" w16du:dateUtc="2025-10-24T13:57:00Z">
              <w:r w:rsidRPr="7522D0AB">
                <w:rPr>
                  <w:rFonts w:cstheme="minorBidi"/>
                  <w:sz w:val="22"/>
                  <w:szCs w:val="22"/>
                </w:rPr>
                <w:t>i)</w:t>
              </w:r>
              <w:commentRangeStart w:id="8438"/>
              <w:r w:rsidRPr="7522D0AB">
                <w:rPr>
                  <w:rFonts w:cstheme="minorBidi"/>
                  <w:sz w:val="22"/>
                  <w:szCs w:val="22"/>
                </w:rPr>
                <w:t xml:space="preserve"> </w:t>
              </w:r>
              <w:r w:rsidRPr="001312F4">
                <w:rPr>
                  <w:rFonts w:cstheme="minorBidi"/>
                  <w:strike/>
                  <w:sz w:val="22"/>
                  <w:szCs w:val="22"/>
                  <w:highlight w:val="yellow"/>
                </w:rPr>
                <w:t xml:space="preserve">i </w:t>
              </w:r>
              <w:r w:rsidRPr="001312F4">
                <w:rPr>
                  <w:rFonts w:cstheme="minorBidi"/>
                  <w:strike/>
                  <w:sz w:val="22"/>
                  <w:szCs w:val="22"/>
                  <w:highlight w:val="yellow"/>
                  <w:u w:val="single"/>
                </w:rPr>
                <w:t>c</w:t>
              </w:r>
              <w:commentRangeStart w:id="8439"/>
              <w:r w:rsidRPr="001312F4">
                <w:rPr>
                  <w:rFonts w:cstheme="minorBidi"/>
                  <w:strike/>
                  <w:sz w:val="22"/>
                  <w:szCs w:val="22"/>
                  <w:highlight w:val="yellow"/>
                  <w:u w:val="single"/>
                </w:rPr>
                <w:t xml:space="preserve">oncessionari </w:t>
              </w:r>
              <w:commentRangeEnd w:id="8439"/>
              <w:r w:rsidRPr="001312F4">
                <w:rPr>
                  <w:rStyle w:val="Rimandocommento"/>
                  <w:rFonts w:cstheme="minorBidi"/>
                  <w:strike/>
                  <w:sz w:val="22"/>
                  <w:szCs w:val="22"/>
                  <w:highlight w:val="yellow"/>
                </w:rPr>
                <w:commentReference w:id="8439"/>
              </w:r>
              <w:r w:rsidRPr="001312F4">
                <w:rPr>
                  <w:rFonts w:cstheme="minorBidi"/>
                  <w:strike/>
                  <w:sz w:val="22"/>
                  <w:szCs w:val="22"/>
                  <w:highlight w:val="yellow"/>
                </w:rPr>
                <w:t>che gestiscono servizi pubblici utilizzando immobili di Enti territoriali o locali.</w:t>
              </w:r>
              <w:commentRangeEnd w:id="8438"/>
              <w:r>
                <w:rPr>
                  <w:rStyle w:val="Rimandocommento"/>
                  <w:rFonts w:cstheme="minorBidi"/>
                  <w:sz w:val="22"/>
                  <w:szCs w:val="22"/>
                </w:rPr>
                <w:commentReference w:id="8438"/>
              </w:r>
            </w:ins>
          </w:p>
          <w:p w14:paraId="6CC10EEE" w14:textId="77777777" w:rsidR="00DD5F64" w:rsidRPr="002001C3" w:rsidRDefault="00DD5F64">
            <w:pPr>
              <w:spacing w:before="60" w:after="60" w:line="276" w:lineRule="auto"/>
              <w:jc w:val="both"/>
              <w:rPr>
                <w:ins w:id="8440" w:author="Visone Rossana (GSE)" w:date="2025-10-24T15:57:00Z" w16du:dateUtc="2025-10-24T13:57:00Z"/>
                <w:rFonts w:cstheme="minorBidi"/>
                <w:sz w:val="22"/>
                <w:szCs w:val="22"/>
              </w:rPr>
            </w:pPr>
          </w:p>
        </w:tc>
      </w:tr>
      <w:tr w:rsidR="00DD5F64" w14:paraId="66ACF325" w14:textId="77777777">
        <w:trPr>
          <w:trHeight w:val="300"/>
          <w:ins w:id="8441" w:author="Visone Rossana (GSE)" w:date="2025-10-24T15:57:00Z"/>
        </w:trPr>
        <w:tc>
          <w:tcPr>
            <w:tcW w:w="9450" w:type="dxa"/>
            <w:tcMar>
              <w:top w:w="0" w:type="dxa"/>
              <w:left w:w="70" w:type="dxa"/>
              <w:bottom w:w="0" w:type="dxa"/>
              <w:right w:w="70" w:type="dxa"/>
            </w:tcMar>
          </w:tcPr>
          <w:p w14:paraId="0DFAB98C" w14:textId="77777777" w:rsidR="00DD5F64" w:rsidRDefault="00DD5F64">
            <w:pPr>
              <w:spacing w:line="276" w:lineRule="auto"/>
              <w:jc w:val="both"/>
              <w:rPr>
                <w:ins w:id="8442" w:author="Visone Rossana (GSE)" w:date="2025-10-24T15:57:00Z" w16du:dateUtc="2025-10-24T13:57:00Z"/>
                <w:rFonts w:cstheme="minorBidi"/>
                <w:b/>
                <w:bCs/>
                <w:sz w:val="22"/>
                <w:szCs w:val="22"/>
              </w:rPr>
            </w:pPr>
          </w:p>
        </w:tc>
      </w:tr>
    </w:tbl>
    <w:p w14:paraId="36115FEC" w14:textId="77777777" w:rsidR="005F1467" w:rsidRDefault="005F1467" w:rsidP="007459AB">
      <w:pPr>
        <w:spacing w:line="276" w:lineRule="auto"/>
        <w:jc w:val="both"/>
        <w:rPr>
          <w:ins w:id="8443" w:author="Visone Rossana (GSE)" w:date="2025-10-24T14:40:00Z" w16du:dateUtc="2025-10-24T12:40:00Z"/>
          <w:sz w:val="22"/>
          <w:szCs w:val="22"/>
          <w:highlight w:val="yellow"/>
        </w:rPr>
      </w:pPr>
    </w:p>
    <w:p w14:paraId="229D8C6C" w14:textId="77777777" w:rsidR="00223788" w:rsidRDefault="00223788" w:rsidP="007459AB">
      <w:pPr>
        <w:spacing w:line="276" w:lineRule="auto"/>
        <w:jc w:val="both"/>
        <w:rPr>
          <w:ins w:id="8444" w:author="Visone Rossana (GSE)" w:date="2025-10-24T14:40:00Z" w16du:dateUtc="2025-10-24T12:40:00Z"/>
          <w:sz w:val="22"/>
          <w:szCs w:val="22"/>
          <w:highlight w:val="yellow"/>
        </w:rPr>
      </w:pPr>
    </w:p>
    <w:p w14:paraId="31D5B39B" w14:textId="77777777" w:rsidR="00223788" w:rsidRDefault="00223788" w:rsidP="007459AB">
      <w:pPr>
        <w:spacing w:line="276" w:lineRule="auto"/>
        <w:jc w:val="both"/>
        <w:rPr>
          <w:sz w:val="22"/>
          <w:szCs w:val="22"/>
          <w:highlight w:val="yellow"/>
        </w:rPr>
      </w:pPr>
    </w:p>
    <w:p w14:paraId="5399A2F8" w14:textId="77777777" w:rsidR="005F1467" w:rsidRPr="0077131E" w:rsidRDefault="005F1467" w:rsidP="005F1467">
      <w:pPr>
        <w:jc w:val="both"/>
        <w:rPr>
          <w:rFonts w:cstheme="minorHAnsi"/>
          <w:b/>
          <w:sz w:val="22"/>
          <w:szCs w:val="22"/>
        </w:rPr>
      </w:pPr>
      <w:r w:rsidRPr="0077131E">
        <w:rPr>
          <w:rFonts w:cstheme="minorHAnsi"/>
          <w:b/>
          <w:sz w:val="22"/>
          <w:szCs w:val="22"/>
        </w:rPr>
        <w:t>1.3.4.2 – Modalità di accesso attraverso i gruppi di autoconsumo</w:t>
      </w:r>
    </w:p>
    <w:p w14:paraId="480DF3D0" w14:textId="77777777" w:rsidR="005F1467" w:rsidRPr="0077131E" w:rsidRDefault="005F1467" w:rsidP="005F1467">
      <w:pPr>
        <w:jc w:val="both"/>
        <w:rPr>
          <w:rFonts w:cstheme="minorHAnsi"/>
          <w:bCs/>
          <w:sz w:val="22"/>
          <w:szCs w:val="22"/>
        </w:rPr>
      </w:pPr>
    </w:p>
    <w:p w14:paraId="2E33089A" w14:textId="23B72DA9" w:rsidR="005F1467" w:rsidRPr="00194ABE" w:rsidRDefault="005F1467" w:rsidP="0077131E">
      <w:pPr>
        <w:spacing w:line="276" w:lineRule="auto"/>
        <w:jc w:val="both"/>
        <w:rPr>
          <w:rFonts w:cstheme="minorHAnsi"/>
          <w:bCs/>
          <w:color w:val="EE0000"/>
          <w:sz w:val="22"/>
          <w:szCs w:val="22"/>
        </w:rPr>
      </w:pPr>
      <w:r w:rsidRPr="0077131E">
        <w:rPr>
          <w:rFonts w:cstheme="minorHAnsi"/>
          <w:bCs/>
          <w:sz w:val="22"/>
          <w:szCs w:val="22"/>
        </w:rPr>
        <w:t xml:space="preserve">La domanda di accesso </w:t>
      </w:r>
      <w:ins w:id="8445" w:author="Visone Rossana (GSE)" w:date="2025-10-24T14:42:00Z" w16du:dateUtc="2025-10-24T12:42:00Z">
        <w:r w:rsidR="00503757">
          <w:rPr>
            <w:rFonts w:cstheme="minorHAnsi"/>
            <w:bCs/>
            <w:sz w:val="22"/>
            <w:szCs w:val="22"/>
          </w:rPr>
          <w:t>agli incentivi</w:t>
        </w:r>
        <w:r w:rsidR="00503757" w:rsidRPr="0077131E">
          <w:rPr>
            <w:rFonts w:cstheme="minorHAnsi"/>
            <w:bCs/>
            <w:sz w:val="22"/>
            <w:szCs w:val="22"/>
          </w:rPr>
          <w:t xml:space="preserve"> </w:t>
        </w:r>
      </w:ins>
      <w:r w:rsidRPr="0077131E">
        <w:rPr>
          <w:rFonts w:cstheme="minorHAnsi"/>
          <w:bCs/>
          <w:sz w:val="22"/>
          <w:szCs w:val="22"/>
        </w:rPr>
        <w:t xml:space="preserve">sarà presentata dal soggetto referente del gruppo di autoconsumo o da un suo delegato, che dovrà rivestire le caratteristiche del referente e che si occuperà </w:t>
      </w:r>
      <w:ins w:id="8446" w:author="Visone Rossana (GSE)" w:date="2025-10-24T15:06:00Z" w16du:dateUtc="2025-10-24T13:06:00Z">
        <w:r w:rsidR="003F1420" w:rsidRPr="001312F4">
          <w:rPr>
            <w:rFonts w:cstheme="minorHAnsi"/>
            <w:bCs/>
            <w:sz w:val="22"/>
            <w:szCs w:val="22"/>
            <w:highlight w:val="cyan"/>
          </w:rPr>
          <w:t>dell</w:t>
        </w:r>
        <w:r w:rsidR="003F1420">
          <w:rPr>
            <w:rFonts w:cstheme="minorHAnsi"/>
            <w:bCs/>
            <w:sz w:val="22"/>
            <w:szCs w:val="22"/>
            <w:highlight w:val="cyan"/>
          </w:rPr>
          <w:t xml:space="preserve">’esecuzione </w:t>
        </w:r>
        <w:r w:rsidR="003F1420">
          <w:rPr>
            <w:rFonts w:cstheme="minorHAnsi"/>
            <w:bCs/>
            <w:sz w:val="22"/>
            <w:szCs w:val="22"/>
            <w:highlight w:val="cyan"/>
          </w:rPr>
          <w:lastRenderedPageBreak/>
          <w:t>dell’</w:t>
        </w:r>
        <w:r w:rsidR="003F1420" w:rsidRPr="001312F4">
          <w:rPr>
            <w:rFonts w:cstheme="minorHAnsi"/>
            <w:bCs/>
            <w:sz w:val="22"/>
            <w:szCs w:val="22"/>
            <w:highlight w:val="cyan"/>
          </w:rPr>
          <w:t>intervento sostenendone</w:t>
        </w:r>
        <w:r w:rsidR="003F1420">
          <w:rPr>
            <w:rFonts w:cstheme="minorHAnsi"/>
            <w:bCs/>
            <w:sz w:val="22"/>
            <w:szCs w:val="22"/>
            <w:highlight w:val="cyan"/>
          </w:rPr>
          <w:t xml:space="preserve"> le spese</w:t>
        </w:r>
        <w:r w:rsidR="003F1420">
          <w:rPr>
            <w:rFonts w:cstheme="minorHAnsi"/>
            <w:bCs/>
            <w:sz w:val="22"/>
            <w:szCs w:val="22"/>
          </w:rPr>
          <w:t>,</w:t>
        </w:r>
      </w:ins>
      <w:ins w:id="8447" w:author="Visone Rossana (GSE)" w:date="2025-10-24T15:33:00Z" w16du:dateUtc="2025-10-24T13:33:00Z">
        <w:r w:rsidR="00B35BB5">
          <w:rPr>
            <w:rFonts w:cstheme="minorHAnsi"/>
            <w:bCs/>
            <w:sz w:val="22"/>
            <w:szCs w:val="22"/>
          </w:rPr>
          <w:t xml:space="preserve"> </w:t>
        </w:r>
      </w:ins>
      <w:r w:rsidRPr="0077131E">
        <w:rPr>
          <w:rFonts w:cstheme="minorHAnsi"/>
          <w:bCs/>
          <w:sz w:val="22"/>
          <w:szCs w:val="22"/>
        </w:rPr>
        <w:t xml:space="preserve">della compilazione della domanda di accesso e della gestione dei rapporti contrattuali con il GSE. Tale soggetto </w:t>
      </w:r>
      <w:r w:rsidRPr="00194ABE">
        <w:rPr>
          <w:rFonts w:cstheme="minorHAnsi"/>
          <w:bCs/>
          <w:color w:val="EE0000"/>
          <w:sz w:val="22"/>
          <w:szCs w:val="22"/>
        </w:rPr>
        <w:t>può essere:</w:t>
      </w:r>
    </w:p>
    <w:p w14:paraId="76DDC479" w14:textId="77777777" w:rsidR="005F1467" w:rsidRPr="00194ABE" w:rsidRDefault="005F1467" w:rsidP="0077131E">
      <w:pPr>
        <w:pStyle w:val="Paragrafoelenco"/>
        <w:numPr>
          <w:ilvl w:val="0"/>
          <w:numId w:val="598"/>
        </w:numPr>
        <w:spacing w:line="276" w:lineRule="auto"/>
        <w:jc w:val="both"/>
        <w:rPr>
          <w:rFonts w:cstheme="minorHAnsi"/>
          <w:bCs/>
          <w:color w:val="EE0000"/>
          <w:sz w:val="22"/>
          <w:szCs w:val="22"/>
        </w:rPr>
      </w:pPr>
      <w:r w:rsidRPr="00194ABE">
        <w:rPr>
          <w:rFonts w:cstheme="minorHAnsi"/>
          <w:bCs/>
          <w:color w:val="EE0000"/>
          <w:sz w:val="22"/>
          <w:szCs w:val="22"/>
        </w:rPr>
        <w:t>l’amministratore di condominio, se presente, individuato tramite verbale di assemblea condominiale;</w:t>
      </w:r>
    </w:p>
    <w:p w14:paraId="34C74F91" w14:textId="77777777" w:rsidR="005F1467" w:rsidRPr="00194ABE" w:rsidRDefault="005F1467" w:rsidP="0077131E">
      <w:pPr>
        <w:pStyle w:val="Paragrafoelenco"/>
        <w:numPr>
          <w:ilvl w:val="0"/>
          <w:numId w:val="598"/>
        </w:numPr>
        <w:spacing w:line="276" w:lineRule="auto"/>
        <w:jc w:val="both"/>
        <w:rPr>
          <w:rFonts w:cstheme="minorHAnsi"/>
          <w:bCs/>
          <w:color w:val="EE0000"/>
          <w:sz w:val="22"/>
          <w:szCs w:val="22"/>
        </w:rPr>
      </w:pPr>
      <w:r w:rsidRPr="00194ABE">
        <w:rPr>
          <w:rFonts w:cstheme="minorHAnsi"/>
          <w:bCs/>
          <w:color w:val="EE0000"/>
          <w:sz w:val="22"/>
          <w:szCs w:val="22"/>
        </w:rPr>
        <w:t>in caso di assenza dell’amministratore, dal rappresentante legale del condominio, individuato tramite verbale di assemblea condominiale;</w:t>
      </w:r>
    </w:p>
    <w:p w14:paraId="5D444005" w14:textId="77777777" w:rsidR="005F1467" w:rsidRPr="00194ABE" w:rsidRDefault="005F1467" w:rsidP="0077131E">
      <w:pPr>
        <w:pStyle w:val="Paragrafoelenco"/>
        <w:numPr>
          <w:ilvl w:val="0"/>
          <w:numId w:val="598"/>
        </w:numPr>
        <w:spacing w:line="276" w:lineRule="auto"/>
        <w:rPr>
          <w:rFonts w:cstheme="minorHAnsi"/>
          <w:bCs/>
          <w:color w:val="EE0000"/>
          <w:sz w:val="22"/>
          <w:szCs w:val="22"/>
        </w:rPr>
      </w:pPr>
      <w:r w:rsidRPr="00194ABE">
        <w:rPr>
          <w:rFonts w:cstheme="minorHAnsi"/>
          <w:bCs/>
          <w:color w:val="EE0000"/>
          <w:sz w:val="22"/>
          <w:szCs w:val="22"/>
        </w:rPr>
        <w:t>dal rappresentante legale dell’edificio, individuato da apposito atto di nomina.</w:t>
      </w:r>
    </w:p>
    <w:p w14:paraId="1E58F18F" w14:textId="77777777" w:rsidR="005F1467" w:rsidRPr="0077131E" w:rsidRDefault="005F1467" w:rsidP="0077131E">
      <w:pPr>
        <w:spacing w:line="276" w:lineRule="auto"/>
        <w:jc w:val="both"/>
        <w:rPr>
          <w:rFonts w:cstheme="minorHAnsi"/>
          <w:bCs/>
          <w:sz w:val="22"/>
          <w:szCs w:val="22"/>
        </w:rPr>
      </w:pPr>
    </w:p>
    <w:p w14:paraId="5537CA72" w14:textId="3AB10F7A" w:rsidR="005F1467" w:rsidRPr="0077131E" w:rsidRDefault="005F1467" w:rsidP="0077131E">
      <w:pPr>
        <w:spacing w:line="276" w:lineRule="auto"/>
        <w:jc w:val="both"/>
        <w:rPr>
          <w:rFonts w:cstheme="minorHAnsi"/>
          <w:bCs/>
          <w:sz w:val="22"/>
          <w:szCs w:val="22"/>
        </w:rPr>
      </w:pPr>
      <w:r w:rsidRPr="0077131E">
        <w:rPr>
          <w:rFonts w:cstheme="minorHAnsi"/>
          <w:bCs/>
          <w:sz w:val="22"/>
          <w:szCs w:val="22"/>
        </w:rPr>
        <w:t>In questo caso il contratto di diritto privato, che regola i rapporti nel gruppo di autoconsumo e/o la delibera assembleare sono considerati efficaci ai fini della qualifica agli incentivi del D</w:t>
      </w:r>
      <w:ins w:id="8448" w:author="Visone Rossana (GSE)" w:date="2025-10-24T15:34:00Z" w16du:dateUtc="2025-10-24T13:34:00Z">
        <w:r w:rsidR="00B35BB5">
          <w:rPr>
            <w:rFonts w:cstheme="minorHAnsi"/>
            <w:bCs/>
            <w:sz w:val="22"/>
            <w:szCs w:val="22"/>
          </w:rPr>
          <w:t>.</w:t>
        </w:r>
      </w:ins>
      <w:r w:rsidRPr="0077131E">
        <w:rPr>
          <w:rFonts w:cstheme="minorHAnsi"/>
          <w:bCs/>
          <w:sz w:val="22"/>
          <w:szCs w:val="22"/>
        </w:rPr>
        <w:t>M</w:t>
      </w:r>
      <w:ins w:id="8449" w:author="Visone Rossana (GSE)" w:date="2025-10-24T15:34:00Z" w16du:dateUtc="2025-10-24T13:34:00Z">
        <w:r w:rsidR="00B35BB5">
          <w:rPr>
            <w:rFonts w:cstheme="minorHAnsi"/>
            <w:bCs/>
            <w:sz w:val="22"/>
            <w:szCs w:val="22"/>
          </w:rPr>
          <w:t>.</w:t>
        </w:r>
      </w:ins>
      <w:r w:rsidRPr="0077131E">
        <w:rPr>
          <w:rFonts w:cstheme="minorHAnsi"/>
          <w:bCs/>
          <w:sz w:val="22"/>
          <w:szCs w:val="22"/>
        </w:rPr>
        <w:t xml:space="preserve"> 7 agosto 2025 a condizione che contemplino, i seguenti elementi essenziali</w:t>
      </w:r>
      <w:ins w:id="8450" w:author="Visone Rossana (GSE)" w:date="2025-10-24T15:34:00Z" w16du:dateUtc="2025-10-24T13:34:00Z">
        <w:r w:rsidR="00B35BB5">
          <w:rPr>
            <w:rFonts w:cstheme="minorHAnsi"/>
            <w:bCs/>
            <w:sz w:val="22"/>
            <w:szCs w:val="22"/>
          </w:rPr>
          <w:t>:</w:t>
        </w:r>
      </w:ins>
      <w:del w:id="8451" w:author="Visone Rossana (GSE)" w:date="2025-10-24T15:34:00Z" w16du:dateUtc="2025-10-24T13:34:00Z">
        <w:r w:rsidRPr="0077131E" w:rsidDel="00B35BB5">
          <w:rPr>
            <w:rFonts w:cstheme="minorHAnsi"/>
            <w:bCs/>
            <w:sz w:val="22"/>
            <w:szCs w:val="22"/>
          </w:rPr>
          <w:delText xml:space="preserve"> </w:delText>
        </w:r>
      </w:del>
    </w:p>
    <w:p w14:paraId="585E6CE7" w14:textId="77777777" w:rsidR="005F1467" w:rsidRPr="0077131E" w:rsidRDefault="005F1467" w:rsidP="0077131E">
      <w:pPr>
        <w:pStyle w:val="Paragrafoelenco"/>
        <w:numPr>
          <w:ilvl w:val="0"/>
          <w:numId w:val="599"/>
        </w:numPr>
        <w:spacing w:before="120" w:after="120" w:line="276" w:lineRule="auto"/>
        <w:contextualSpacing w:val="0"/>
        <w:jc w:val="both"/>
        <w:rPr>
          <w:rFonts w:ascii="Calibri" w:eastAsia="Calibri" w:hAnsi="Calibri" w:cs="Calibri"/>
          <w:sz w:val="22"/>
          <w:szCs w:val="22"/>
        </w:rPr>
      </w:pPr>
      <w:r w:rsidRPr="0077131E">
        <w:rPr>
          <w:rFonts w:ascii="Calibri" w:eastAsia="Calibri" w:hAnsi="Calibri" w:cs="Calibri"/>
          <w:sz w:val="22"/>
          <w:szCs w:val="22"/>
        </w:rPr>
        <w:t>preveda il mantenimento dei diritti di cliente finale, compreso quello di scegliere il proprio venditore;</w:t>
      </w:r>
    </w:p>
    <w:p w14:paraId="3984AC91" w14:textId="77777777" w:rsidR="005F1467" w:rsidRPr="0077131E" w:rsidRDefault="005F1467" w:rsidP="0077131E">
      <w:pPr>
        <w:pStyle w:val="Paragrafoelenco"/>
        <w:numPr>
          <w:ilvl w:val="0"/>
          <w:numId w:val="599"/>
        </w:numPr>
        <w:spacing w:before="120" w:after="120" w:line="276" w:lineRule="auto"/>
        <w:contextualSpacing w:val="0"/>
        <w:jc w:val="both"/>
        <w:rPr>
          <w:rFonts w:ascii="Calibri" w:eastAsia="Calibri" w:hAnsi="Calibri" w:cs="Calibri"/>
          <w:sz w:val="22"/>
          <w:szCs w:val="22"/>
        </w:rPr>
      </w:pPr>
      <w:r w:rsidRPr="0077131E">
        <w:rPr>
          <w:rFonts w:ascii="Calibri" w:eastAsia="Calibri" w:hAnsi="Calibri" w:cs="Calibri"/>
          <w:sz w:val="22"/>
          <w:szCs w:val="22"/>
        </w:rPr>
        <w:t>consenta ai soggetti di recedere in ogni momento e uscire dalla configurazione, fermi restando eventuali corrispettivi concordati in caso di recesso anticipato per la compartecipazione agli investimenti sostenuti, che devono comunque risultare equi e proporzionati;</w:t>
      </w:r>
    </w:p>
    <w:p w14:paraId="31DCF791" w14:textId="35AB9A68" w:rsidR="005F1467" w:rsidRPr="00194ABE" w:rsidRDefault="005F1467" w:rsidP="0077131E">
      <w:pPr>
        <w:pStyle w:val="Paragrafoelenco"/>
        <w:numPr>
          <w:ilvl w:val="0"/>
          <w:numId w:val="599"/>
        </w:numPr>
        <w:spacing w:before="120" w:after="120" w:line="276" w:lineRule="auto"/>
        <w:contextualSpacing w:val="0"/>
        <w:jc w:val="both"/>
        <w:rPr>
          <w:rFonts w:ascii="Calibri" w:eastAsia="Calibri" w:hAnsi="Calibri" w:cs="Calibri"/>
        </w:rPr>
      </w:pPr>
      <w:r w:rsidRPr="0077131E">
        <w:rPr>
          <w:rFonts w:cstheme="minorHAnsi"/>
          <w:bCs/>
          <w:sz w:val="22"/>
          <w:szCs w:val="22"/>
        </w:rPr>
        <w:t>la possibilità di produrre altre forme di energia da fonti rinnovabili finalizzate all'utilizzo da parte dei membri, compresi gli interventi di efficienza energetica</w:t>
      </w:r>
      <w:ins w:id="8452" w:author="Visone Rossana (GSE)" w:date="2025-10-24T15:34:00Z" w16du:dateUtc="2025-10-24T13:34:00Z">
        <w:r w:rsidR="00B35BB5">
          <w:rPr>
            <w:rFonts w:cstheme="minorHAnsi"/>
            <w:bCs/>
            <w:sz w:val="22"/>
            <w:szCs w:val="22"/>
          </w:rPr>
          <w:t>.</w:t>
        </w:r>
      </w:ins>
    </w:p>
    <w:p w14:paraId="4C4D6853" w14:textId="77777777" w:rsidR="00194ABE" w:rsidRDefault="00F34D6C" w:rsidP="0077131E">
      <w:pPr>
        <w:spacing w:line="276" w:lineRule="auto"/>
        <w:jc w:val="both"/>
        <w:rPr>
          <w:rFonts w:cstheme="minorHAnsi"/>
          <w:bCs/>
          <w:sz w:val="22"/>
          <w:szCs w:val="22"/>
          <w:highlight w:val="yellow"/>
        </w:rPr>
      </w:pPr>
      <w:r>
        <w:rPr>
          <w:sz w:val="22"/>
          <w:szCs w:val="22"/>
          <w:highlight w:val="yellow"/>
        </w:rPr>
        <w:t xml:space="preserve"> </w:t>
      </w:r>
      <w:r w:rsidR="00194ABE">
        <w:rPr>
          <w:rFonts w:cstheme="minorHAnsi"/>
          <w:bCs/>
          <w:sz w:val="22"/>
          <w:szCs w:val="22"/>
          <w:highlight w:val="yellow"/>
        </w:rPr>
        <w:t>CACER</w:t>
      </w:r>
      <w:r w:rsidR="00194ABE" w:rsidRPr="006B0BDB">
        <w:rPr>
          <w:rFonts w:cstheme="minorHAnsi"/>
          <w:bCs/>
          <w:sz w:val="22"/>
          <w:szCs w:val="22"/>
          <w:highlight w:val="yellow"/>
        </w:rPr>
        <w:t>, anche.</w:t>
      </w:r>
    </w:p>
    <w:p w14:paraId="50A823F9" w14:textId="77777777" w:rsidR="00194ABE" w:rsidRDefault="00194ABE" w:rsidP="0077131E">
      <w:pPr>
        <w:spacing w:line="276" w:lineRule="auto"/>
        <w:jc w:val="both"/>
        <w:rPr>
          <w:rFonts w:cstheme="minorHAnsi"/>
          <w:bCs/>
          <w:sz w:val="22"/>
          <w:szCs w:val="22"/>
          <w:highlight w:val="yellow"/>
        </w:rPr>
      </w:pPr>
    </w:p>
    <w:p w14:paraId="0B69363B" w14:textId="77777777" w:rsidR="00194ABE" w:rsidRPr="0077131E" w:rsidRDefault="00194ABE" w:rsidP="0077131E">
      <w:pPr>
        <w:spacing w:line="276" w:lineRule="auto"/>
        <w:jc w:val="both"/>
        <w:rPr>
          <w:rFonts w:cstheme="minorHAnsi"/>
          <w:bCs/>
          <w:sz w:val="22"/>
          <w:szCs w:val="22"/>
        </w:rPr>
      </w:pPr>
      <w:r w:rsidRPr="0077131E">
        <w:rPr>
          <w:rFonts w:cstheme="minorHAnsi"/>
          <w:bCs/>
          <w:sz w:val="22"/>
          <w:szCs w:val="22"/>
        </w:rPr>
        <w:t xml:space="preserve">I gruppi di autoconsumo già qualificati ai sensi del DM 414/2023, che intendono rivestire anche il ruolo di soggetto responsabile ai sensi del presente paragrafo dovranno provvedere integrando i contratti e/o le delibere condominiali inserendo, tra le attività svolte, la partecipazione a meccanismi per l'incentivazione di interventi di piccole dimensioni per l'incremento dell'efficienza energetica e per la produzione di energia termica da fonti rinnovabili. </w:t>
      </w:r>
    </w:p>
    <w:p w14:paraId="7411485C" w14:textId="77777777" w:rsidR="00A45134" w:rsidRDefault="00A45134" w:rsidP="0077131E">
      <w:pPr>
        <w:spacing w:line="276" w:lineRule="auto"/>
        <w:jc w:val="both"/>
        <w:rPr>
          <w:ins w:id="8453" w:author="Visone Rossana (GSE)" w:date="2025-10-24T15:40:00Z" w16du:dateUtc="2025-10-24T13:40:00Z"/>
          <w:sz w:val="22"/>
          <w:szCs w:val="22"/>
          <w:highlight w:val="yellow"/>
        </w:rPr>
      </w:pPr>
    </w:p>
    <w:p w14:paraId="5611F0E0" w14:textId="25A36A53" w:rsidR="00A45134" w:rsidRPr="00A45134" w:rsidRDefault="00A45134" w:rsidP="00A45134">
      <w:pPr>
        <w:tabs>
          <w:tab w:val="num" w:pos="426"/>
        </w:tabs>
        <w:spacing w:after="120" w:line="276" w:lineRule="auto"/>
        <w:ind w:right="-142"/>
        <w:jc w:val="both"/>
        <w:rPr>
          <w:ins w:id="8454" w:author="Visone Rossana (GSE)" w:date="2025-10-24T15:40:00Z" w16du:dateUtc="2025-10-24T13:40:00Z"/>
          <w:rFonts w:cstheme="minorHAnsi"/>
          <w:bCs/>
          <w:sz w:val="22"/>
          <w:szCs w:val="22"/>
          <w:highlight w:val="cyan"/>
          <w:rPrChange w:id="8455" w:author="Visone Rossana (GSE)" w:date="2025-10-24T15:40:00Z" w16du:dateUtc="2025-10-24T13:40:00Z">
            <w:rPr>
              <w:ins w:id="8456" w:author="Visone Rossana (GSE)" w:date="2025-10-24T15:40:00Z" w16du:dateUtc="2025-10-24T13:40:00Z"/>
              <w:rFonts w:cstheme="minorHAnsi"/>
              <w:bCs/>
              <w:sz w:val="22"/>
              <w:szCs w:val="22"/>
            </w:rPr>
          </w:rPrChange>
        </w:rPr>
      </w:pPr>
      <w:ins w:id="8457" w:author="Visone Rossana (GSE)" w:date="2025-10-24T15:40:00Z" w16du:dateUtc="2025-10-24T13:40:00Z">
        <w:r w:rsidRPr="00A45134">
          <w:rPr>
            <w:rFonts w:cstheme="minorHAnsi"/>
            <w:bCs/>
            <w:sz w:val="22"/>
            <w:szCs w:val="22"/>
            <w:highlight w:val="cyan"/>
            <w:rPrChange w:id="8458" w:author="Visone Rossana (GSE)" w:date="2025-10-24T15:40:00Z" w16du:dateUtc="2025-10-24T13:40:00Z">
              <w:rPr>
                <w:rFonts w:cstheme="minorHAnsi"/>
                <w:bCs/>
                <w:sz w:val="22"/>
                <w:szCs w:val="22"/>
              </w:rPr>
            </w:rPrChange>
          </w:rPr>
          <w:t xml:space="preserve">Qualora </w:t>
        </w:r>
        <w:r w:rsidR="00EE233A">
          <w:rPr>
            <w:rFonts w:cstheme="minorHAnsi"/>
            <w:bCs/>
            <w:sz w:val="22"/>
            <w:szCs w:val="22"/>
            <w:highlight w:val="cyan"/>
          </w:rPr>
          <w:t>il grupp</w:t>
        </w:r>
      </w:ins>
      <w:ins w:id="8459" w:author="Visone Rossana (GSE)" w:date="2025-10-24T15:41:00Z" w16du:dateUtc="2025-10-24T13:41:00Z">
        <w:r w:rsidR="00EE233A">
          <w:rPr>
            <w:rFonts w:cstheme="minorHAnsi"/>
            <w:bCs/>
            <w:sz w:val="22"/>
            <w:szCs w:val="22"/>
            <w:highlight w:val="cyan"/>
          </w:rPr>
          <w:t xml:space="preserve">o di autoconsumo </w:t>
        </w:r>
      </w:ins>
      <w:ins w:id="8460" w:author="Visone Rossana (GSE)" w:date="2025-10-24T15:40:00Z" w16du:dateUtc="2025-10-24T13:40:00Z">
        <w:r w:rsidRPr="00A45134">
          <w:rPr>
            <w:rFonts w:cstheme="minorHAnsi"/>
            <w:bCs/>
            <w:sz w:val="22"/>
            <w:szCs w:val="22"/>
            <w:highlight w:val="cyan"/>
            <w:rPrChange w:id="8461" w:author="Visone Rossana (GSE)" w:date="2025-10-24T15:40:00Z" w16du:dateUtc="2025-10-24T13:40:00Z">
              <w:rPr>
                <w:rFonts w:cstheme="minorHAnsi"/>
                <w:bCs/>
                <w:sz w:val="22"/>
                <w:szCs w:val="22"/>
              </w:rPr>
            </w:rPrChange>
          </w:rPr>
          <w:t>acquisisca la qualifica di Soggetto Responsabile, in relazione a interventi finalizzati all’ottenimento degli incentivi, è necessario trasmettere:</w:t>
        </w:r>
      </w:ins>
    </w:p>
    <w:p w14:paraId="09529A2B" w14:textId="77777777" w:rsidR="00A45134" w:rsidRPr="00A45134" w:rsidRDefault="00A45134" w:rsidP="00A45134">
      <w:pPr>
        <w:pStyle w:val="Paragrafoelenco"/>
        <w:numPr>
          <w:ilvl w:val="0"/>
          <w:numId w:val="597"/>
        </w:numPr>
        <w:spacing w:after="120" w:line="276" w:lineRule="auto"/>
        <w:ind w:right="-142"/>
        <w:jc w:val="both"/>
        <w:rPr>
          <w:ins w:id="8462" w:author="Visone Rossana (GSE)" w:date="2025-10-24T15:40:00Z" w16du:dateUtc="2025-10-24T13:40:00Z"/>
          <w:rFonts w:cstheme="minorHAnsi"/>
          <w:bCs/>
          <w:sz w:val="22"/>
          <w:szCs w:val="22"/>
          <w:highlight w:val="cyan"/>
          <w:rPrChange w:id="8463" w:author="Visone Rossana (GSE)" w:date="2025-10-24T15:40:00Z" w16du:dateUtc="2025-10-24T13:40:00Z">
            <w:rPr>
              <w:ins w:id="8464" w:author="Visone Rossana (GSE)" w:date="2025-10-24T15:40:00Z" w16du:dateUtc="2025-10-24T13:40:00Z"/>
              <w:rFonts w:cstheme="minorHAnsi"/>
              <w:bCs/>
              <w:sz w:val="22"/>
              <w:szCs w:val="22"/>
            </w:rPr>
          </w:rPrChange>
        </w:rPr>
      </w:pPr>
      <w:ins w:id="8465" w:author="Visone Rossana (GSE)" w:date="2025-10-24T15:40:00Z" w16du:dateUtc="2025-10-24T13:40:00Z">
        <w:r w:rsidRPr="00A45134">
          <w:rPr>
            <w:rFonts w:cstheme="minorHAnsi"/>
            <w:bCs/>
            <w:sz w:val="22"/>
            <w:szCs w:val="22"/>
            <w:highlight w:val="cyan"/>
            <w:rPrChange w:id="8466" w:author="Visone Rossana (GSE)" w:date="2025-10-24T15:40:00Z" w16du:dateUtc="2025-10-24T13:40:00Z">
              <w:rPr>
                <w:rFonts w:cstheme="minorHAnsi"/>
                <w:bCs/>
                <w:sz w:val="22"/>
                <w:szCs w:val="22"/>
              </w:rPr>
            </w:rPrChange>
          </w:rPr>
          <w:t>lo Statuto e/o l’atto costitutivo nel rispetto dei requisiti precedentemente richiamati;</w:t>
        </w:r>
      </w:ins>
    </w:p>
    <w:p w14:paraId="40F12077" w14:textId="57DA92F6" w:rsidR="00A45134" w:rsidRPr="00F07A67" w:rsidRDefault="00A45134" w:rsidP="00A45134">
      <w:pPr>
        <w:pStyle w:val="Paragrafoelenco"/>
        <w:numPr>
          <w:ilvl w:val="0"/>
          <w:numId w:val="597"/>
        </w:numPr>
        <w:spacing w:after="120" w:line="276" w:lineRule="auto"/>
        <w:ind w:right="-142"/>
        <w:jc w:val="both"/>
        <w:rPr>
          <w:ins w:id="8467" w:author="Visone Rossana (GSE)" w:date="2025-10-24T15:40:00Z" w16du:dateUtc="2025-10-24T13:40:00Z"/>
          <w:rFonts w:cstheme="minorHAnsi"/>
          <w:bCs/>
          <w:sz w:val="22"/>
          <w:szCs w:val="22"/>
          <w:highlight w:val="yellow"/>
          <w:rPrChange w:id="8468" w:author="Visone Rossana (GSE)" w:date="2025-10-24T15:43:00Z" w16du:dateUtc="2025-10-24T13:43:00Z">
            <w:rPr>
              <w:ins w:id="8469" w:author="Visone Rossana (GSE)" w:date="2025-10-24T15:40:00Z" w16du:dateUtc="2025-10-24T13:40:00Z"/>
              <w:rFonts w:cstheme="minorHAnsi"/>
              <w:bCs/>
              <w:sz w:val="22"/>
              <w:szCs w:val="22"/>
            </w:rPr>
          </w:rPrChange>
        </w:rPr>
      </w:pPr>
      <w:ins w:id="8470" w:author="Visone Rossana (GSE)" w:date="2025-10-24T15:40:00Z" w16du:dateUtc="2025-10-24T13:40:00Z">
        <w:r w:rsidRPr="00F07A67">
          <w:rPr>
            <w:rFonts w:cstheme="minorHAnsi"/>
            <w:bCs/>
            <w:sz w:val="22"/>
            <w:szCs w:val="22"/>
            <w:highlight w:val="yellow"/>
            <w:rPrChange w:id="8471" w:author="Visone Rossana (GSE)" w:date="2025-10-24T15:43:00Z" w16du:dateUtc="2025-10-24T13:43:00Z">
              <w:rPr>
                <w:rFonts w:cstheme="minorHAnsi"/>
                <w:bCs/>
                <w:sz w:val="22"/>
                <w:szCs w:val="22"/>
              </w:rPr>
            </w:rPrChange>
          </w:rPr>
          <w:t xml:space="preserve">le fatture e le ricevute dei bonifici, attestanti le spese sostenute </w:t>
        </w:r>
        <w:r w:rsidRPr="00F07A67">
          <w:rPr>
            <w:rFonts w:cstheme="minorHAnsi"/>
            <w:bCs/>
            <w:sz w:val="22"/>
            <w:szCs w:val="22"/>
            <w:highlight w:val="yellow"/>
            <w:rPrChange w:id="8472" w:author="Visone Rossana (GSE)" w:date="2025-10-24T15:43:00Z" w16du:dateUtc="2025-10-24T13:43:00Z">
              <w:rPr>
                <w:rFonts w:cstheme="minorHAnsi"/>
                <w:bCs/>
                <w:sz w:val="22"/>
                <w:szCs w:val="22"/>
                <w:highlight w:val="cyan"/>
              </w:rPr>
            </w:rPrChange>
          </w:rPr>
          <w:t>dal referente del</w:t>
        </w:r>
      </w:ins>
      <w:ins w:id="8473" w:author="Visone Rossana (GSE)" w:date="2025-10-24T15:42:00Z" w16du:dateUtc="2025-10-24T13:42:00Z">
        <w:r w:rsidR="0059650C" w:rsidRPr="00F07A67">
          <w:rPr>
            <w:rFonts w:cstheme="minorHAnsi"/>
            <w:bCs/>
            <w:sz w:val="22"/>
            <w:szCs w:val="22"/>
            <w:highlight w:val="yellow"/>
            <w:rPrChange w:id="8474" w:author="Visone Rossana (GSE)" w:date="2025-10-24T15:43:00Z" w16du:dateUtc="2025-10-24T13:43:00Z">
              <w:rPr>
                <w:rFonts w:cstheme="minorHAnsi"/>
                <w:bCs/>
                <w:sz w:val="22"/>
                <w:szCs w:val="22"/>
                <w:highlight w:val="cyan"/>
              </w:rPr>
            </w:rPrChange>
          </w:rPr>
          <w:t xml:space="preserve"> gruppo di</w:t>
        </w:r>
      </w:ins>
      <w:ins w:id="8475" w:author="Visone Rossana (GSE)" w:date="2025-10-24T15:40:00Z" w16du:dateUtc="2025-10-24T13:40:00Z">
        <w:r w:rsidRPr="00F07A67">
          <w:rPr>
            <w:rFonts w:cstheme="minorHAnsi"/>
            <w:bCs/>
            <w:sz w:val="22"/>
            <w:szCs w:val="22"/>
            <w:highlight w:val="yellow"/>
            <w:rPrChange w:id="8476" w:author="Visone Rossana (GSE)" w:date="2025-10-24T15:43:00Z" w16du:dateUtc="2025-10-24T13:43:00Z">
              <w:rPr>
                <w:rFonts w:cstheme="minorHAnsi"/>
                <w:bCs/>
                <w:sz w:val="22"/>
                <w:szCs w:val="22"/>
                <w:highlight w:val="cyan"/>
              </w:rPr>
            </w:rPrChange>
          </w:rPr>
          <w:t xml:space="preserve"> </w:t>
        </w:r>
      </w:ins>
      <w:ins w:id="8477" w:author="Visone Rossana (GSE)" w:date="2025-10-24T15:42:00Z" w16du:dateUtc="2025-10-24T13:42:00Z">
        <w:r w:rsidR="0059650C" w:rsidRPr="00F07A67">
          <w:rPr>
            <w:rFonts w:cstheme="minorHAnsi"/>
            <w:bCs/>
            <w:sz w:val="22"/>
            <w:szCs w:val="22"/>
            <w:highlight w:val="yellow"/>
            <w:rPrChange w:id="8478" w:author="Visone Rossana (GSE)" w:date="2025-10-24T15:43:00Z" w16du:dateUtc="2025-10-24T13:43:00Z">
              <w:rPr>
                <w:rFonts w:cstheme="minorHAnsi"/>
                <w:bCs/>
                <w:sz w:val="22"/>
                <w:szCs w:val="22"/>
                <w:highlight w:val="cyan"/>
              </w:rPr>
            </w:rPrChange>
          </w:rPr>
          <w:t>autoconsumo</w:t>
        </w:r>
      </w:ins>
      <w:ins w:id="8479" w:author="Visone Rossana (GSE)" w:date="2025-10-24T15:40:00Z" w16du:dateUtc="2025-10-24T13:40:00Z">
        <w:r w:rsidRPr="00F07A67">
          <w:rPr>
            <w:rFonts w:cstheme="minorHAnsi"/>
            <w:bCs/>
            <w:sz w:val="22"/>
            <w:szCs w:val="22"/>
            <w:highlight w:val="yellow"/>
            <w:rPrChange w:id="8480" w:author="Visone Rossana (GSE)" w:date="2025-10-24T15:43:00Z" w16du:dateUtc="2025-10-24T13:43:00Z">
              <w:rPr>
                <w:rFonts w:cstheme="minorHAnsi"/>
                <w:bCs/>
                <w:sz w:val="22"/>
                <w:szCs w:val="22"/>
              </w:rPr>
            </w:rPrChange>
          </w:rPr>
          <w:t xml:space="preserve"> per la realizzazione de</w:t>
        </w:r>
      </w:ins>
      <w:ins w:id="8481" w:author="Visone Rossana (GSE)" w:date="2025-10-24T15:42:00Z" w16du:dateUtc="2025-10-24T13:42:00Z">
        <w:r w:rsidR="0059650C" w:rsidRPr="00F07A67">
          <w:rPr>
            <w:rFonts w:cstheme="minorHAnsi"/>
            <w:bCs/>
            <w:sz w:val="22"/>
            <w:szCs w:val="22"/>
            <w:highlight w:val="yellow"/>
            <w:rPrChange w:id="8482" w:author="Visone Rossana (GSE)" w:date="2025-10-24T15:43:00Z" w16du:dateUtc="2025-10-24T13:43:00Z">
              <w:rPr>
                <w:rFonts w:cstheme="minorHAnsi"/>
                <w:bCs/>
                <w:sz w:val="22"/>
                <w:szCs w:val="22"/>
                <w:highlight w:val="cyan"/>
              </w:rPr>
            </w:rPrChange>
          </w:rPr>
          <w:t xml:space="preserve">gli </w:t>
        </w:r>
      </w:ins>
      <w:ins w:id="8483" w:author="Visone Rossana (GSE)" w:date="2025-10-24T15:40:00Z" w16du:dateUtc="2025-10-24T13:40:00Z">
        <w:r w:rsidRPr="00F07A67">
          <w:rPr>
            <w:rFonts w:cstheme="minorHAnsi"/>
            <w:bCs/>
            <w:sz w:val="22"/>
            <w:szCs w:val="22"/>
            <w:highlight w:val="yellow"/>
            <w:rPrChange w:id="8484" w:author="Visone Rossana (GSE)" w:date="2025-10-24T15:43:00Z" w16du:dateUtc="2025-10-24T13:43:00Z">
              <w:rPr>
                <w:rFonts w:cstheme="minorHAnsi"/>
                <w:bCs/>
                <w:sz w:val="22"/>
                <w:szCs w:val="22"/>
              </w:rPr>
            </w:rPrChange>
          </w:rPr>
          <w:t>intervent</w:t>
        </w:r>
      </w:ins>
      <w:ins w:id="8485" w:author="Visone Rossana (GSE)" w:date="2025-10-24T15:42:00Z" w16du:dateUtc="2025-10-24T13:42:00Z">
        <w:r w:rsidR="0059650C" w:rsidRPr="00F07A67">
          <w:rPr>
            <w:rFonts w:cstheme="minorHAnsi"/>
            <w:bCs/>
            <w:sz w:val="22"/>
            <w:szCs w:val="22"/>
            <w:highlight w:val="yellow"/>
            <w:rPrChange w:id="8486" w:author="Visone Rossana (GSE)" w:date="2025-10-24T15:43:00Z" w16du:dateUtc="2025-10-24T13:43:00Z">
              <w:rPr>
                <w:rFonts w:cstheme="minorHAnsi"/>
                <w:bCs/>
                <w:sz w:val="22"/>
                <w:szCs w:val="22"/>
                <w:highlight w:val="cyan"/>
              </w:rPr>
            </w:rPrChange>
          </w:rPr>
          <w:t>i</w:t>
        </w:r>
      </w:ins>
      <w:ins w:id="8487" w:author="Visone Rossana (GSE)" w:date="2025-10-24T15:40:00Z" w16du:dateUtc="2025-10-24T13:40:00Z">
        <w:r w:rsidRPr="00F07A67">
          <w:rPr>
            <w:rFonts w:cstheme="minorHAnsi"/>
            <w:bCs/>
            <w:sz w:val="22"/>
            <w:szCs w:val="22"/>
            <w:highlight w:val="yellow"/>
            <w:rPrChange w:id="8488" w:author="Visone Rossana (GSE)" w:date="2025-10-24T15:43:00Z" w16du:dateUtc="2025-10-24T13:43:00Z">
              <w:rPr>
                <w:rFonts w:cstheme="minorHAnsi"/>
                <w:bCs/>
                <w:sz w:val="22"/>
                <w:szCs w:val="22"/>
              </w:rPr>
            </w:rPrChange>
          </w:rPr>
          <w:t>;</w:t>
        </w:r>
      </w:ins>
    </w:p>
    <w:p w14:paraId="7D773B96" w14:textId="77777777" w:rsidR="00A45134" w:rsidRPr="00A45134" w:rsidRDefault="00A45134" w:rsidP="00A45134">
      <w:pPr>
        <w:pStyle w:val="Paragrafoelenco"/>
        <w:numPr>
          <w:ilvl w:val="0"/>
          <w:numId w:val="597"/>
        </w:numPr>
        <w:spacing w:after="120" w:line="276" w:lineRule="auto"/>
        <w:ind w:right="-142"/>
        <w:jc w:val="both"/>
        <w:rPr>
          <w:ins w:id="8489" w:author="Visone Rossana (GSE)" w:date="2025-10-24T15:40:00Z" w16du:dateUtc="2025-10-24T13:40:00Z"/>
          <w:rFonts w:cstheme="minorHAnsi"/>
          <w:bCs/>
          <w:sz w:val="22"/>
          <w:szCs w:val="22"/>
          <w:highlight w:val="cyan"/>
          <w:rPrChange w:id="8490" w:author="Visone Rossana (GSE)" w:date="2025-10-24T15:40:00Z" w16du:dateUtc="2025-10-24T13:40:00Z">
            <w:rPr>
              <w:ins w:id="8491" w:author="Visone Rossana (GSE)" w:date="2025-10-24T15:40:00Z" w16du:dateUtc="2025-10-24T13:40:00Z"/>
              <w:rFonts w:cstheme="minorHAnsi"/>
              <w:bCs/>
              <w:sz w:val="22"/>
              <w:szCs w:val="22"/>
            </w:rPr>
          </w:rPrChange>
        </w:rPr>
      </w:pPr>
      <w:ins w:id="8492" w:author="Visone Rossana (GSE)" w:date="2025-10-24T15:40:00Z" w16du:dateUtc="2025-10-24T13:40:00Z">
        <w:r w:rsidRPr="00A45134">
          <w:rPr>
            <w:rFonts w:cstheme="minorHAnsi"/>
            <w:bCs/>
            <w:sz w:val="22"/>
            <w:szCs w:val="22"/>
            <w:highlight w:val="cyan"/>
            <w:rPrChange w:id="8493" w:author="Visone Rossana (GSE)" w:date="2025-10-24T15:40:00Z" w16du:dateUtc="2025-10-24T13:40:00Z">
              <w:rPr>
                <w:rFonts w:cstheme="minorHAnsi"/>
                <w:bCs/>
                <w:sz w:val="22"/>
                <w:szCs w:val="22"/>
              </w:rPr>
            </w:rPrChange>
          </w:rPr>
          <w:t xml:space="preserve">la documentazione tecnica specifica per i singoli interventi oggetto della richiesta di incentivo, indicata nelle sezioni specifiche delle presenti regole. </w:t>
        </w:r>
      </w:ins>
    </w:p>
    <w:p w14:paraId="6235D8D5" w14:textId="23EB1C7A" w:rsidR="00A45134" w:rsidRPr="001312F4" w:rsidRDefault="00A45134" w:rsidP="00A45134">
      <w:pPr>
        <w:spacing w:line="276" w:lineRule="auto"/>
        <w:ind w:left="360"/>
        <w:jc w:val="both"/>
        <w:rPr>
          <w:ins w:id="8494" w:author="Visone Rossana (GSE)" w:date="2025-10-24T15:40:00Z" w16du:dateUtc="2025-10-24T13:40:00Z"/>
          <w:sz w:val="22"/>
          <w:szCs w:val="22"/>
          <w:highlight w:val="cyan"/>
        </w:rPr>
      </w:pPr>
      <w:ins w:id="8495" w:author="Visone Rossana (GSE)" w:date="2025-10-24T15:40:00Z" w16du:dateUtc="2025-10-24T13:40:00Z">
        <w:r w:rsidRPr="00623DA8">
          <w:rPr>
            <w:sz w:val="22"/>
            <w:szCs w:val="22"/>
            <w:highlight w:val="cyan"/>
          </w:rPr>
          <w:t>Si precisa, infine, che laddove la</w:t>
        </w:r>
      </w:ins>
      <w:ins w:id="8496" w:author="Visone Rossana (GSE)" w:date="2025-10-24T15:43:00Z" w16du:dateUtc="2025-10-24T13:43:00Z">
        <w:r w:rsidR="00F07A67">
          <w:rPr>
            <w:sz w:val="22"/>
            <w:szCs w:val="22"/>
            <w:highlight w:val="cyan"/>
          </w:rPr>
          <w:t xml:space="preserve"> configurazione di autoconsumo</w:t>
        </w:r>
      </w:ins>
      <w:ins w:id="8497" w:author="Visone Rossana (GSE)" w:date="2025-10-24T15:40:00Z" w16du:dateUtc="2025-10-24T13:40:00Z">
        <w:r w:rsidRPr="00623DA8">
          <w:rPr>
            <w:sz w:val="22"/>
            <w:szCs w:val="22"/>
            <w:highlight w:val="cyan"/>
          </w:rPr>
          <w:t xml:space="preserve"> realizzi interventi per conto di più membri costituenti la medesima CER, dovrà essere trasmessa una singola richiesta di concessione dell’incentivo in relazione a ciascun membro.</w:t>
        </w:r>
        <w:r w:rsidRPr="001312F4">
          <w:rPr>
            <w:sz w:val="22"/>
            <w:szCs w:val="22"/>
            <w:highlight w:val="cyan"/>
          </w:rPr>
          <w:t xml:space="preserve">  </w:t>
        </w:r>
      </w:ins>
    </w:p>
    <w:p w14:paraId="1D9903A7" w14:textId="5E52199F" w:rsidR="00C74E9E" w:rsidRPr="00194ABE" w:rsidRDefault="00F643E6" w:rsidP="0077131E">
      <w:pPr>
        <w:spacing w:line="276" w:lineRule="auto"/>
        <w:jc w:val="both"/>
        <w:rPr>
          <w:sz w:val="22"/>
          <w:szCs w:val="22"/>
        </w:rPr>
      </w:pPr>
      <w:r w:rsidRPr="0077131E">
        <w:rPr>
          <w:sz w:val="22"/>
          <w:szCs w:val="22"/>
          <w:highlight w:val="yellow"/>
        </w:rPr>
        <w:br w:type="page"/>
      </w:r>
    </w:p>
    <w:p w14:paraId="08E2FBF3" w14:textId="3286673C" w:rsidR="00F643E6" w:rsidRPr="0059606F" w:rsidRDefault="00600EE4">
      <w:pPr>
        <w:jc w:val="center"/>
        <w:rPr>
          <w:ins w:id="8498" w:author="Oliosi Francesco (GSE)" w:date="2025-09-26T15:03:00Z" w16du:dateUtc="2025-09-26T13:03:00Z"/>
          <w:del w:id="8499" w:author="Visone Rossana (GSE)" w:date="2025-10-23T16:15:00Z" w16du:dateUtc="2025-10-23T14:15:00Z"/>
          <w:color w:val="EE0000"/>
          <w:sz w:val="20"/>
          <w:szCs w:val="20"/>
          <w:highlight w:val="yellow"/>
          <w:rPrChange w:id="8500" w:author="Visone Rossana (GSE)" w:date="2025-09-29T09:20:00Z" w16du:dateUtc="2025-09-29T07:20:00Z">
            <w:rPr>
              <w:ins w:id="8501" w:author="Oliosi Francesco (GSE)" w:date="2025-09-26T15:03:00Z" w16du:dateUtc="2025-09-26T13:03:00Z"/>
              <w:del w:id="8502" w:author="Visone Rossana (GSE)" w:date="2025-10-23T16:15:00Z" w16du:dateUtc="2025-10-23T14:15:00Z"/>
              <w:highlight w:val="yellow"/>
            </w:rPr>
          </w:rPrChange>
        </w:rPr>
        <w:pPrChange w:id="8503" w:author="Visone Rossana (GSE)" w:date="2025-09-29T09:20:00Z" w16du:dateUtc="2025-09-29T07:20:00Z">
          <w:pPr/>
        </w:pPrChange>
      </w:pPr>
      <w:ins w:id="8504" w:author="Oliosi Francesco (GSE)" w:date="2025-10-28T15:13:00Z" w16du:dateUtc="2025-10-28T14:13:00Z">
        <w:r w:rsidRPr="00600EE4">
          <w:rPr>
            <w:rFonts w:ascii="Arial" w:eastAsia="Aptos" w:hAnsi="Arial" w:cs="Arial"/>
            <w:b/>
            <w:bCs/>
            <w:noProof/>
            <w:color w:val="0C201D"/>
            <w:kern w:val="24"/>
            <w:sz w:val="14"/>
            <w:szCs w:val="14"/>
            <w14:ligatures w14:val="standardContextual"/>
          </w:rPr>
          <w:lastRenderedPageBreak/>
          <mc:AlternateContent>
            <mc:Choice Requires="wpg">
              <w:drawing>
                <wp:anchor distT="0" distB="0" distL="114300" distR="114300" simplePos="0" relativeHeight="251658249" behindDoc="0" locked="0" layoutInCell="1" allowOverlap="1" wp14:anchorId="679851F4" wp14:editId="22FD6FBF">
                  <wp:simplePos x="0" y="0"/>
                  <wp:positionH relativeFrom="column">
                    <wp:posOffset>67089</wp:posOffset>
                  </wp:positionH>
                  <wp:positionV relativeFrom="paragraph">
                    <wp:posOffset>-105631</wp:posOffset>
                  </wp:positionV>
                  <wp:extent cx="6120141" cy="456933"/>
                  <wp:effectExtent l="0" t="0" r="0" b="635"/>
                  <wp:wrapNone/>
                  <wp:docPr id="1930506531" name="Gruppo 427"/>
                  <wp:cNvGraphicFramePr/>
                  <a:graphic xmlns:a="http://schemas.openxmlformats.org/drawingml/2006/main">
                    <a:graphicData uri="http://schemas.microsoft.com/office/word/2010/wordprocessingGroup">
                      <wpg:wgp>
                        <wpg:cNvGrpSpPr/>
                        <wpg:grpSpPr>
                          <a:xfrm>
                            <a:off x="0" y="0"/>
                            <a:ext cx="6120141" cy="456933"/>
                            <a:chOff x="0" y="0"/>
                            <a:chExt cx="6120141" cy="456933"/>
                          </a:xfrm>
                        </wpg:grpSpPr>
                        <wps:wsp>
                          <wps:cNvPr id="76058579" name="Rettangolo 3"/>
                          <wps:cNvSpPr/>
                          <wps:spPr>
                            <a:xfrm>
                              <a:off x="3976" y="252056"/>
                              <a:ext cx="2171065" cy="192417"/>
                            </a:xfrm>
                            <a:prstGeom prst="rect">
                              <a:avLst/>
                            </a:prstGeom>
                            <a:solidFill>
                              <a:sysClr val="window" lastClr="FFFFFF">
                                <a:lumMod val="95000"/>
                              </a:sysClr>
                            </a:solidFill>
                            <a:ln w="19050" cap="flat" cmpd="sng" algn="ctr">
                              <a:noFill/>
                              <a:prstDash val="solid"/>
                              <a:miter lim="800000"/>
                            </a:ln>
                            <a:effectLst/>
                          </wps:spPr>
                          <wps:bodyPr rtlCol="0" anchor="ctr"/>
                        </wps:wsp>
                        <wps:wsp>
                          <wps:cNvPr id="2045944460" name="CasellaDiTesto 5"/>
                          <wps:cNvSpPr txBox="1"/>
                          <wps:spPr>
                            <a:xfrm>
                              <a:off x="325134" y="241525"/>
                              <a:ext cx="1631950" cy="203200"/>
                            </a:xfrm>
                            <a:prstGeom prst="rect">
                              <a:avLst/>
                            </a:prstGeom>
                            <a:noFill/>
                          </wps:spPr>
                          <wps:txbx>
                            <w:txbxContent>
                              <w:p w14:paraId="2B2227E3"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SOGGETTO AMMESSO (SA)</w:t>
                                </w:r>
                              </w:p>
                            </w:txbxContent>
                          </wps:txbx>
                          <wps:bodyPr wrap="square" rtlCol="0">
                            <a:noAutofit/>
                          </wps:bodyPr>
                        </wps:wsp>
                        <wps:wsp>
                          <wps:cNvPr id="833126784" name="Rettangolo 3"/>
                          <wps:cNvSpPr/>
                          <wps:spPr>
                            <a:xfrm>
                              <a:off x="2190581" y="256030"/>
                              <a:ext cx="2431954" cy="192417"/>
                            </a:xfrm>
                            <a:prstGeom prst="rect">
                              <a:avLst/>
                            </a:prstGeom>
                            <a:solidFill>
                              <a:sysClr val="window" lastClr="FFFFFF">
                                <a:lumMod val="95000"/>
                              </a:sysClr>
                            </a:solidFill>
                            <a:ln w="19050" cap="flat" cmpd="sng" algn="ctr">
                              <a:noFill/>
                              <a:prstDash val="solid"/>
                              <a:miter lim="800000"/>
                            </a:ln>
                            <a:effectLst/>
                          </wps:spPr>
                          <wps:bodyPr rtlCol="0" anchor="ctr"/>
                        </wps:wsp>
                        <wps:wsp>
                          <wps:cNvPr id="1920692650" name="CasellaDiTesto 5"/>
                          <wps:cNvSpPr txBox="1"/>
                          <wps:spPr>
                            <a:xfrm>
                              <a:off x="2643809" y="247383"/>
                              <a:ext cx="1631950" cy="209550"/>
                            </a:xfrm>
                            <a:prstGeom prst="rect">
                              <a:avLst/>
                            </a:prstGeom>
                            <a:noFill/>
                          </wps:spPr>
                          <wps:txbx>
                            <w:txbxContent>
                              <w:p w14:paraId="5860FBAA"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SOGGETTO RESPONSABILE (SR)</w:t>
                                </w:r>
                              </w:p>
                            </w:txbxContent>
                          </wps:txbx>
                          <wps:bodyPr wrap="square" rtlCol="0">
                            <a:noAutofit/>
                          </wps:bodyPr>
                        </wps:wsp>
                        <wps:wsp>
                          <wps:cNvPr id="767416735" name="Rettangolo 3"/>
                          <wps:cNvSpPr/>
                          <wps:spPr>
                            <a:xfrm>
                              <a:off x="4659429" y="255409"/>
                              <a:ext cx="1355145" cy="188369"/>
                            </a:xfrm>
                            <a:prstGeom prst="rect">
                              <a:avLst/>
                            </a:prstGeom>
                            <a:solidFill>
                              <a:sysClr val="window" lastClr="FFFFFF">
                                <a:lumMod val="95000"/>
                              </a:sysClr>
                            </a:solidFill>
                            <a:ln w="19050" cap="flat" cmpd="sng" algn="ctr">
                              <a:noFill/>
                              <a:prstDash val="solid"/>
                              <a:miter lim="800000"/>
                            </a:ln>
                            <a:effectLst/>
                          </wps:spPr>
                          <wps:bodyPr rtlCol="0" anchor="ctr"/>
                        </wps:wsp>
                        <wps:wsp>
                          <wps:cNvPr id="525525087" name="CasellaDiTesto 5"/>
                          <wps:cNvSpPr txBox="1"/>
                          <wps:spPr>
                            <a:xfrm>
                              <a:off x="4576761" y="248162"/>
                              <a:ext cx="1543380" cy="208486"/>
                            </a:xfrm>
                            <a:prstGeom prst="rect">
                              <a:avLst/>
                            </a:prstGeom>
                            <a:noFill/>
                          </wps:spPr>
                          <wps:txbx>
                            <w:txbxContent>
                              <w:p w14:paraId="1BA39E8C"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INTERVENTI AMMISSIBILI</w:t>
                                </w:r>
                              </w:p>
                            </w:txbxContent>
                          </wps:txbx>
                          <wps:bodyPr wrap="square" rtlCol="0">
                            <a:noAutofit/>
                          </wps:bodyPr>
                        </wps:wsp>
                        <wps:wsp>
                          <wps:cNvPr id="1367909034" name="Rettangolo 3"/>
                          <wps:cNvSpPr/>
                          <wps:spPr>
                            <a:xfrm>
                              <a:off x="0" y="3976"/>
                              <a:ext cx="6016414" cy="236220"/>
                            </a:xfrm>
                            <a:prstGeom prst="rect">
                              <a:avLst/>
                            </a:prstGeom>
                            <a:solidFill>
                              <a:srgbClr val="0D8475"/>
                            </a:solidFill>
                            <a:ln w="19050" cap="flat" cmpd="sng" algn="ctr">
                              <a:noFill/>
                              <a:prstDash val="solid"/>
                              <a:miter lim="800000"/>
                            </a:ln>
                            <a:effectLst/>
                          </wps:spPr>
                          <wps:bodyPr rtlCol="0" anchor="ctr"/>
                        </wps:wsp>
                        <wps:wsp>
                          <wps:cNvPr id="822556075" name="CasellaDiTesto 5"/>
                          <wps:cNvSpPr txBox="1"/>
                          <wps:spPr>
                            <a:xfrm>
                              <a:off x="87465" y="0"/>
                              <a:ext cx="5810491" cy="236220"/>
                            </a:xfrm>
                            <a:prstGeom prst="rect">
                              <a:avLst/>
                            </a:prstGeom>
                            <a:noFill/>
                          </wps:spPr>
                          <wps:txbx>
                            <w:txbxContent>
                              <w:p w14:paraId="6F062903" w14:textId="77777777" w:rsidR="00600EE4" w:rsidRPr="00600EE4" w:rsidRDefault="00600EE4" w:rsidP="00600EE4">
                                <w:pPr>
                                  <w:jc w:val="center"/>
                                  <w:rPr>
                                    <w:rFonts w:ascii="Montserrat" w:hAnsi="Montserrat"/>
                                    <w:b/>
                                    <w:bCs/>
                                    <w:color w:val="FFFFFF"/>
                                    <w:kern w:val="24"/>
                                    <w:sz w:val="28"/>
                                    <w:szCs w:val="28"/>
                                  </w:rPr>
                                </w:pPr>
                                <w:r w:rsidRPr="00600EE4">
                                  <w:rPr>
                                    <w:rFonts w:ascii="Arial" w:hAnsi="Arial" w:cs="Arial"/>
                                    <w:b/>
                                    <w:bCs/>
                                    <w:color w:val="FFFFFF"/>
                                    <w:kern w:val="24"/>
                                    <w:sz w:val="16"/>
                                    <w:szCs w:val="16"/>
                                  </w:rPr>
                                  <w:t>POSSIBILI CONFIGURAZIONI SOGGETTO AMMESSO / SOGGETTO RESPONSABILE E INTERVENTI AMMISSIBILI</w:t>
                                </w:r>
                              </w:p>
                            </w:txbxContent>
                          </wps:txbx>
                          <wps:bodyPr wrap="square" rtlCol="0">
                            <a:noAutofit/>
                          </wps:bodyPr>
                        </wps:wsp>
                      </wpg:wgp>
                    </a:graphicData>
                  </a:graphic>
                  <wp14:sizeRelV relativeFrom="margin">
                    <wp14:pctHeight>0</wp14:pctHeight>
                  </wp14:sizeRelV>
                </wp:anchor>
              </w:drawing>
            </mc:Choice>
            <mc:Fallback>
              <w:pict>
                <v:group w14:anchorId="679851F4" id="Gruppo 427" o:spid="_x0000_s1027" style="position:absolute;left:0;text-align:left;margin-left:5.3pt;margin-top:-8.3pt;width:481.9pt;height:36pt;z-index:251658249;mso-height-relative:margin" coordsize="61201,4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">
                  <v:rect id="Rettangolo 3" o:spid="_x0000_s1028" style="position:absolute;left:39;top:2520;width:21711;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" fillcolor="#f2f2f2" stroked="f" strokeweight="1.5pt"/>
                  <v:shape id="CasellaDiTesto 5" o:spid="_x0000_s1029" type="#_x0000_t202" style="position:absolute;left:3251;top:2415;width:1631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" filled="f" stroked="f">
                    <v:textbox>
                      <w:txbxContent>
                        <w:p w14:paraId="2B2227E3"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SOGGETTO AMMESSO (SA)</w:t>
                          </w:r>
                        </w:p>
                      </w:txbxContent>
                    </v:textbox>
                  </v:shape>
                  <v:rect id="Rettangolo 3" o:spid="_x0000_s1030" style="position:absolute;left:21905;top:2560;width:24320;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" fillcolor="#f2f2f2" stroked="f" strokeweight="1.5pt"/>
                  <v:shape id="CasellaDiTesto 5" o:spid="_x0000_s1031" type="#_x0000_t202" style="position:absolute;left:26438;top:2473;width:1631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" filled="f" stroked="f">
                    <v:textbox>
                      <w:txbxContent>
                        <w:p w14:paraId="5860FBAA"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SOGGETTO RESPONSABILE (SR)</w:t>
                          </w:r>
                        </w:p>
                      </w:txbxContent>
                    </v:textbox>
                  </v:shape>
                  <v:rect id="Rettangolo 3" o:spid="_x0000_s1032" style="position:absolute;left:46594;top:2554;width:13551;height:1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" fillcolor="#f2f2f2" stroked="f" strokeweight="1.5pt"/>
                  <v:shape id="CasellaDiTesto 5" o:spid="_x0000_s1033" type="#_x0000_t202" style="position:absolute;left:45767;top:2481;width:15434;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" filled="f" stroked="f">
                    <v:textbox>
                      <w:txbxContent>
                        <w:p w14:paraId="1BA39E8C"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4"/>
                              <w:szCs w:val="14"/>
                            </w:rPr>
                            <w:t>INTERVENTI AMMISSIBILI</w:t>
                          </w:r>
                        </w:p>
                      </w:txbxContent>
                    </v:textbox>
                  </v:shape>
                  <v:rect id="Rettangolo 3" o:spid="_x0000_s1034" style="position:absolute;top:39;width:60164;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" fillcolor="#0d8475" stroked="f" strokeweight="1.5pt"/>
                  <v:shape id="CasellaDiTesto 5" o:spid="_x0000_s1035" type="#_x0000_t202" style="position:absolute;left:874;width:5810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" filled="f" stroked="f">
                    <v:textbox>
                      <w:txbxContent>
                        <w:p w14:paraId="6F062903" w14:textId="77777777" w:rsidR="00600EE4" w:rsidRPr="00600EE4" w:rsidRDefault="00600EE4" w:rsidP="00600EE4">
                          <w:pPr>
                            <w:jc w:val="center"/>
                            <w:rPr>
                              <w:rFonts w:ascii="Montserrat" w:hAnsi="Montserrat"/>
                              <w:b/>
                              <w:bCs/>
                              <w:color w:val="FFFFFF"/>
                              <w:kern w:val="24"/>
                              <w:sz w:val="28"/>
                              <w:szCs w:val="28"/>
                            </w:rPr>
                          </w:pPr>
                          <w:r w:rsidRPr="00600EE4">
                            <w:rPr>
                              <w:rFonts w:ascii="Arial" w:hAnsi="Arial" w:cs="Arial"/>
                              <w:b/>
                              <w:bCs/>
                              <w:color w:val="FFFFFF"/>
                              <w:kern w:val="24"/>
                              <w:sz w:val="16"/>
                              <w:szCs w:val="16"/>
                            </w:rPr>
                            <w:t>POSSIBILI CONFIGURAZIONI SOGGETTO AMMESSO / SOGGETTO RESPONSABILE E INTERVENTI AMMISSIBILI</w:t>
                          </w:r>
                        </w:p>
                      </w:txbxContent>
                    </v:textbox>
                  </v:shape>
                </v:group>
              </w:pict>
            </mc:Fallback>
          </mc:AlternateContent>
        </w:r>
      </w:ins>
      <w:del w:id="8505" w:author="Oliosi Francesco (GSE)" w:date="2025-10-28T15:05:00Z" w16du:dateUtc="2025-10-28T14:05:00Z">
        <w:r w:rsidR="0059606F" w:rsidRPr="0059606F" w:rsidDel="00600EE4">
          <w:rPr>
            <w:bCs/>
            <w:noProof/>
            <w:color w:val="EE0000"/>
            <w:sz w:val="20"/>
            <w:szCs w:val="20"/>
            <w:rPrChange w:id="8506" w:author="Oliosi Francesco (GSE)" w:date="2025-10-23T14:57:00Z" w16du:dateUtc="2025-10-23T12:57:00Z">
              <w:rPr>
                <w:bCs/>
                <w:noProof/>
                <w:sz w:val="20"/>
                <w:szCs w:val="20"/>
              </w:rPr>
            </w:rPrChange>
          </w:rPr>
          <mc:AlternateContent>
            <mc:Choice Requires="wpg">
              <w:drawing>
                <wp:anchor distT="0" distB="0" distL="114300" distR="114300" simplePos="0" relativeHeight="251658247" behindDoc="0" locked="0" layoutInCell="1" allowOverlap="1" wp14:anchorId="5D37393E" wp14:editId="78649EC8">
                  <wp:simplePos x="0" y="0"/>
                  <wp:positionH relativeFrom="column">
                    <wp:posOffset>42545</wp:posOffset>
                  </wp:positionH>
                  <wp:positionV relativeFrom="paragraph">
                    <wp:posOffset>6910705</wp:posOffset>
                  </wp:positionV>
                  <wp:extent cx="6299835" cy="2051685"/>
                  <wp:effectExtent l="0" t="0" r="5715" b="5715"/>
                  <wp:wrapSquare wrapText="bothSides"/>
                  <wp:docPr id="742221176" name="Gruppo 242"/>
                  <wp:cNvGraphicFramePr/>
                  <a:graphic xmlns:a="http://schemas.openxmlformats.org/drawingml/2006/main">
                    <a:graphicData uri="http://schemas.microsoft.com/office/word/2010/wordprocessingGroup">
                      <wpg:wgp>
                        <wpg:cNvGrpSpPr/>
                        <wpg:grpSpPr>
                          <a:xfrm>
                            <a:off x="0" y="0"/>
                            <a:ext cx="6299835" cy="2051685"/>
                            <a:chOff x="0" y="0"/>
                            <a:chExt cx="6341232" cy="2051685"/>
                          </a:xfrm>
                        </wpg:grpSpPr>
                        <wpg:grpSp>
                          <wpg:cNvPr id="662090660" name="Gruppo 138"/>
                          <wpg:cNvGrpSpPr/>
                          <wpg:grpSpPr>
                            <a:xfrm>
                              <a:off x="0" y="0"/>
                              <a:ext cx="6341232" cy="2051685"/>
                              <a:chOff x="0" y="0"/>
                              <a:chExt cx="6341232" cy="2051685"/>
                            </a:xfrm>
                          </wpg:grpSpPr>
                          <wpg:grpSp>
                            <wpg:cNvPr id="1582747472" name="Gruppo 52"/>
                            <wpg:cNvGrpSpPr/>
                            <wpg:grpSpPr>
                              <a:xfrm>
                                <a:off x="0" y="0"/>
                                <a:ext cx="6321567" cy="2051685"/>
                                <a:chOff x="0" y="0"/>
                                <a:chExt cx="6321884" cy="2052000"/>
                              </a:xfrm>
                            </wpg:grpSpPr>
                            <wpg:grpSp>
                              <wpg:cNvPr id="1457644869" name="Gruppo 47"/>
                              <wpg:cNvGrpSpPr/>
                              <wpg:grpSpPr>
                                <a:xfrm>
                                  <a:off x="482326" y="580808"/>
                                  <a:ext cx="1246558" cy="540083"/>
                                  <a:chOff x="-30548" y="4339"/>
                                  <a:chExt cx="1247164" cy="540083"/>
                                </a:xfrm>
                              </wpg:grpSpPr>
                              <wpg:grpSp>
                                <wpg:cNvPr id="1141030017" name="Gruppo 35"/>
                                <wpg:cNvGrpSpPr/>
                                <wpg:grpSpPr>
                                  <a:xfrm>
                                    <a:off x="-30548" y="4339"/>
                                    <a:ext cx="1027376" cy="540083"/>
                                    <a:chOff x="-30548" y="4339"/>
                                    <a:chExt cx="1027376" cy="540083"/>
                                  </a:xfrm>
                                </wpg:grpSpPr>
                                <wps:wsp>
                                  <wps:cNvPr id="1724747402" name="Rettangolo 4"/>
                                  <wps:cNvSpPr/>
                                  <wps:spPr>
                                    <a:xfrm>
                                      <a:off x="-30200" y="4339"/>
                                      <a:ext cx="1008541" cy="540083"/>
                                    </a:xfrm>
                                    <a:prstGeom prst="rect">
                                      <a:avLst/>
                                    </a:prstGeom>
                                    <a:solidFill>
                                      <a:srgbClr val="0D8475"/>
                                    </a:solidFill>
                                    <a:ln w="19050" cap="flat" cmpd="sng" algn="ctr">
                                      <a:noFill/>
                                      <a:prstDash val="solid"/>
                                      <a:miter lim="800000"/>
                                    </a:ln>
                                    <a:effectLst/>
                                  </wps:spPr>
                                  <wps:bodyPr rtlCol="0" anchor="ctr"/>
                                </wps:wsp>
                                <wps:wsp>
                                  <wps:cNvPr id="1319075138" name="CasellaDiTesto 5"/>
                                  <wps:cNvSpPr txBox="1"/>
                                  <wps:spPr>
                                    <a:xfrm>
                                      <a:off x="-30548" y="67442"/>
                                      <a:ext cx="1027376" cy="413465"/>
                                    </a:xfrm>
                                    <a:prstGeom prst="rect">
                                      <a:avLst/>
                                    </a:prstGeom>
                                    <a:noFill/>
                                  </wps:spPr>
                                  <wps:txbx>
                                    <w:txbxContent>
                                      <w:p w14:paraId="0B211865"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UTILIZZATORE PRIVATO</w:t>
                                        </w:r>
                                      </w:p>
                                      <w:p w14:paraId="0FB18FF8" w14:textId="77777777" w:rsidR="0059606F" w:rsidRPr="0059606F" w:rsidRDefault="0059606F" w:rsidP="0059606F">
                                        <w:pPr>
                                          <w:jc w:val="center"/>
                                          <w:rPr>
                                            <w:rFonts w:ascii="Arial" w:hAnsi="Arial" w:cs="Arial"/>
                                            <w:b/>
                                            <w:bCs/>
                                            <w:color w:val="FFFFFF"/>
                                            <w:kern w:val="24"/>
                                            <w:sz w:val="10"/>
                                            <w:szCs w:val="10"/>
                                          </w:rPr>
                                        </w:pPr>
                                        <w:r w:rsidRPr="0059606F">
                                          <w:rPr>
                                            <w:rFonts w:ascii="Arial" w:hAnsi="Arial" w:cs="Arial"/>
                                            <w:b/>
                                            <w:bCs/>
                                            <w:color w:val="FFFFFF"/>
                                            <w:kern w:val="24"/>
                                            <w:sz w:val="10"/>
                                            <w:szCs w:val="10"/>
                                          </w:rPr>
                                          <w:t>(incluso ETS ECONOMICO)</w:t>
                                        </w:r>
                                      </w:p>
                                    </w:txbxContent>
                                  </wps:txbx>
                                  <wps:bodyPr wrap="square" rtlCol="0">
                                    <a:noAutofit/>
                                  </wps:bodyPr>
                                </wps:wsp>
                              </wpg:grpSp>
                              <wps:wsp>
                                <wps:cNvPr id="1039948492" name="Connettore diritto 7"/>
                                <wps:cNvCnPr>
                                  <a:cxnSpLocks/>
                                </wps:cNvCnPr>
                                <wps:spPr>
                                  <a:xfrm>
                                    <a:off x="982301" y="276131"/>
                                    <a:ext cx="234315" cy="0"/>
                                  </a:xfrm>
                                  <a:prstGeom prst="line">
                                    <a:avLst/>
                                  </a:prstGeom>
                                  <a:noFill/>
                                  <a:ln w="19050" cap="flat" cmpd="sng" algn="ctr">
                                    <a:solidFill>
                                      <a:srgbClr val="78D9AB"/>
                                    </a:solidFill>
                                    <a:prstDash val="solid"/>
                                    <a:miter lim="800000"/>
                                  </a:ln>
                                  <a:effectLst/>
                                </wps:spPr>
                                <wps:bodyPr/>
                              </wps:wsp>
                            </wpg:grpSp>
                            <wpg:grpSp>
                              <wpg:cNvPr id="1305509195" name="Gruppo 40"/>
                              <wpg:cNvGrpSpPr/>
                              <wpg:grpSpPr>
                                <a:xfrm>
                                  <a:off x="2274073" y="127221"/>
                                  <a:ext cx="2411095" cy="291574"/>
                                  <a:chOff x="0" y="0"/>
                                  <a:chExt cx="2411650" cy="291574"/>
                                </a:xfrm>
                              </wpg:grpSpPr>
                              <wps:wsp>
                                <wps:cNvPr id="1903285065" name="Connettore diritto 121"/>
                                <wps:cNvCnPr>
                                  <a:cxnSpLocks/>
                                </wps:cNvCnPr>
                                <wps:spPr>
                                  <a:xfrm>
                                    <a:off x="0" y="139700"/>
                                    <a:ext cx="815975" cy="0"/>
                                  </a:xfrm>
                                  <a:prstGeom prst="line">
                                    <a:avLst/>
                                  </a:prstGeom>
                                  <a:noFill/>
                                  <a:ln w="19050" cap="flat" cmpd="sng" algn="ctr">
                                    <a:solidFill>
                                      <a:srgbClr val="78D9AB"/>
                                    </a:solidFill>
                                    <a:prstDash val="solid"/>
                                    <a:miter lim="800000"/>
                                  </a:ln>
                                  <a:effectLst/>
                                </wps:spPr>
                                <wps:bodyPr/>
                              </wps:wsp>
                              <wpg:grpSp>
                                <wpg:cNvPr id="1748444482" name="Gruppo 28"/>
                                <wpg:cNvGrpSpPr/>
                                <wpg:grpSpPr>
                                  <a:xfrm>
                                    <a:off x="755650" y="0"/>
                                    <a:ext cx="1656000" cy="291574"/>
                                    <a:chOff x="0" y="0"/>
                                    <a:chExt cx="1656000" cy="291574"/>
                                  </a:xfrm>
                                </wpg:grpSpPr>
                                <wps:wsp>
                                  <wps:cNvPr id="531152080" name="Rettangolo con angoli arrotondati 20"/>
                                  <wps:cNvSpPr/>
                                  <wps:spPr>
                                    <a:xfrm>
                                      <a:off x="0" y="13580"/>
                                      <a:ext cx="1656000"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744015794" name="CasellaDiTesto 21"/>
                                  <wps:cNvSpPr txBox="1"/>
                                  <wps:spPr>
                                    <a:xfrm>
                                      <a:off x="31676" y="0"/>
                                      <a:ext cx="1565714" cy="291574"/>
                                    </a:xfrm>
                                    <a:prstGeom prst="rect">
                                      <a:avLst/>
                                    </a:prstGeom>
                                    <a:noFill/>
                                  </wps:spPr>
                                  <wps:txbx>
                                    <w:txbxContent>
                                      <w:p w14:paraId="29ECD631"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UTILIZZATORE PRIVATO</w:t>
                                        </w:r>
                                      </w:p>
                                      <w:p w14:paraId="7DE1D902"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non proprietario immobile pubblico</w:t>
                                        </w:r>
                                      </w:p>
                                      <w:p w14:paraId="5C4F1F4E" w14:textId="77777777" w:rsidR="0059606F" w:rsidRPr="0059606F" w:rsidRDefault="0059606F" w:rsidP="0059606F">
                                        <w:pPr>
                                          <w:jc w:val="center"/>
                                          <w:rPr>
                                            <w:rFonts w:ascii="Arial" w:hAnsi="Arial" w:cs="Arial"/>
                                            <w:color w:val="0C201D"/>
                                            <w:kern w:val="24"/>
                                            <w:sz w:val="12"/>
                                            <w:szCs w:val="12"/>
                                          </w:rPr>
                                        </w:pPr>
                                      </w:p>
                                    </w:txbxContent>
                                  </wps:txbx>
                                  <wps:bodyPr wrap="square" rtlCol="0">
                                    <a:noAutofit/>
                                  </wps:bodyPr>
                                </wps:wsp>
                              </wpg:grpSp>
                            </wpg:grpSp>
                            <wpg:grpSp>
                              <wpg:cNvPr id="2118088178" name="Gruppo 39"/>
                              <wpg:cNvGrpSpPr/>
                              <wpg:grpSpPr>
                                <a:xfrm>
                                  <a:off x="1709530" y="131196"/>
                                  <a:ext cx="883920" cy="1499182"/>
                                  <a:chOff x="0" y="0"/>
                                  <a:chExt cx="883920" cy="1499478"/>
                                </a:xfrm>
                              </wpg:grpSpPr>
                              <wps:wsp>
                                <wps:cNvPr id="1597590720" name="Connettore diritto 13"/>
                                <wps:cNvCnPr>
                                  <a:cxnSpLocks/>
                                </wps:cNvCnPr>
                                <wps:spPr>
                                  <a:xfrm>
                                    <a:off x="440405" y="242596"/>
                                    <a:ext cx="0" cy="184150"/>
                                  </a:xfrm>
                                  <a:prstGeom prst="line">
                                    <a:avLst/>
                                  </a:prstGeom>
                                  <a:noFill/>
                                  <a:ln w="19050" cap="flat" cmpd="sng" algn="ctr">
                                    <a:solidFill>
                                      <a:srgbClr val="78D9AB"/>
                                    </a:solidFill>
                                    <a:prstDash val="solid"/>
                                    <a:miter lim="800000"/>
                                  </a:ln>
                                  <a:effectLst/>
                                </wps:spPr>
                                <wps:bodyPr/>
                              </wps:wsp>
                              <wps:wsp>
                                <wps:cNvPr id="514275969" name="Connettore diritto 117"/>
                                <wps:cNvCnPr>
                                  <a:cxnSpLocks/>
                                </wps:cNvCnPr>
                                <wps:spPr>
                                  <a:xfrm>
                                    <a:off x="447869" y="1037564"/>
                                    <a:ext cx="0" cy="180036"/>
                                  </a:xfrm>
                                  <a:prstGeom prst="line">
                                    <a:avLst/>
                                  </a:prstGeom>
                                  <a:noFill/>
                                  <a:ln w="19050" cap="flat" cmpd="sng" algn="ctr">
                                    <a:solidFill>
                                      <a:srgbClr val="78D9AB"/>
                                    </a:solidFill>
                                    <a:prstDash val="solid"/>
                                    <a:miter lim="800000"/>
                                  </a:ln>
                                  <a:effectLst/>
                                </wps:spPr>
                                <wps:bodyPr/>
                              </wps:wsp>
                              <wpg:grpSp>
                                <wpg:cNvPr id="1112474559" name="Gruppo 36"/>
                                <wpg:cNvGrpSpPr/>
                                <wpg:grpSpPr>
                                  <a:xfrm>
                                    <a:off x="0" y="425476"/>
                                    <a:ext cx="883920" cy="611505"/>
                                    <a:chOff x="0" y="0"/>
                                    <a:chExt cx="883920" cy="611505"/>
                                  </a:xfrm>
                                </wpg:grpSpPr>
                                <wps:wsp>
                                  <wps:cNvPr id="561294983" name="Ovale 10"/>
                                  <wps:cNvSpPr/>
                                  <wps:spPr>
                                    <a:xfrm>
                                      <a:off x="0" y="0"/>
                                      <a:ext cx="883920" cy="611505"/>
                                    </a:xfrm>
                                    <a:prstGeom prst="ellipse">
                                      <a:avLst/>
                                    </a:prstGeom>
                                    <a:solidFill>
                                      <a:sysClr val="window" lastClr="FFFFFF">
                                        <a:lumMod val="85000"/>
                                      </a:sysClr>
                                    </a:solidFill>
                                    <a:ln w="19050" cap="flat" cmpd="sng" algn="ctr">
                                      <a:noFill/>
                                      <a:prstDash val="solid"/>
                                      <a:miter lim="800000"/>
                                    </a:ln>
                                    <a:effectLst/>
                                  </wps:spPr>
                                  <wps:bodyPr rtlCol="0" anchor="ctr"/>
                                </wps:wsp>
                                <wps:wsp>
                                  <wps:cNvPr id="1917742975" name="CasellaDiTesto 11"/>
                                  <wps:cNvSpPr txBox="1"/>
                                  <wps:spPr>
                                    <a:xfrm>
                                      <a:off x="68458" y="122246"/>
                                      <a:ext cx="755833" cy="338276"/>
                                    </a:xfrm>
                                    <a:prstGeom prst="rect">
                                      <a:avLst/>
                                    </a:prstGeom>
                                    <a:noFill/>
                                  </wps:spPr>
                                  <wps:txbx>
                                    <w:txbxContent>
                                      <w:p w14:paraId="6270DDA8"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wps:txbx>
                                  <wps:bodyPr wrap="square" rtlCol="0">
                                    <a:noAutofit/>
                                  </wps:bodyPr>
                                </wps:wsp>
                              </wpg:grpSp>
                              <wpg:grpSp>
                                <wpg:cNvPr id="292057310" name="Gruppo 37"/>
                                <wpg:cNvGrpSpPr/>
                                <wpg:grpSpPr>
                                  <a:xfrm>
                                    <a:off x="284072" y="0"/>
                                    <a:ext cx="295234" cy="287655"/>
                                    <a:chOff x="-3311" y="0"/>
                                    <a:chExt cx="295234" cy="287655"/>
                                  </a:xfrm>
                                </wpg:grpSpPr>
                                <wps:wsp>
                                  <wps:cNvPr id="1551239760" name="Ovale 10"/>
                                  <wps:cNvSpPr/>
                                  <wps:spPr>
                                    <a:xfrm>
                                      <a:off x="4268" y="0"/>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590220720" name="CasellaDiTesto 104"/>
                                  <wps:cNvSpPr txBox="1"/>
                                  <wps:spPr>
                                    <a:xfrm>
                                      <a:off x="-3311" y="30717"/>
                                      <a:ext cx="294005" cy="193675"/>
                                    </a:xfrm>
                                    <a:prstGeom prst="rect">
                                      <a:avLst/>
                                    </a:prstGeom>
                                    <a:noFill/>
                                  </wps:spPr>
                                  <wps:txbx>
                                    <w:txbxContent>
                                      <w:p w14:paraId="1EF46C92"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wps:txbx>
                                  <wps:bodyPr wrap="square" rtlCol="0">
                                    <a:noAutofit/>
                                  </wps:bodyPr>
                                </wps:wsp>
                              </wpg:grpSp>
                              <wpg:grpSp>
                                <wpg:cNvPr id="1229076760" name="Gruppo 38"/>
                                <wpg:cNvGrpSpPr/>
                                <wpg:grpSpPr>
                                  <a:xfrm>
                                    <a:off x="261179" y="1211823"/>
                                    <a:ext cx="369478" cy="287655"/>
                                    <a:chOff x="7386" y="-53408"/>
                                    <a:chExt cx="369478" cy="287655"/>
                                  </a:xfrm>
                                </wpg:grpSpPr>
                                <wps:wsp>
                                  <wps:cNvPr id="1550084974" name="Ovale 10"/>
                                  <wps:cNvSpPr/>
                                  <wps:spPr>
                                    <a:xfrm>
                                      <a:off x="48225" y="-53408"/>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514982473" name="CasellaDiTesto 107"/>
                                  <wps:cNvSpPr txBox="1"/>
                                  <wps:spPr>
                                    <a:xfrm>
                                      <a:off x="7386" y="-12182"/>
                                      <a:ext cx="369478" cy="206136"/>
                                    </a:xfrm>
                                    <a:prstGeom prst="rect">
                                      <a:avLst/>
                                    </a:prstGeom>
                                    <a:noFill/>
                                  </wps:spPr>
                                  <wps:txbx>
                                    <w:txbxContent>
                                      <w:p w14:paraId="21F5DE27"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wps:txbx>
                                  <wps:bodyPr wrap="square" rtlCol="0">
                                    <a:noAutofit/>
                                  </wps:bodyPr>
                                </wps:wsp>
                              </wpg:grpSp>
                            </wpg:grpSp>
                            <wpg:grpSp>
                              <wpg:cNvPr id="1126042595" name="Gruppo 51"/>
                              <wpg:cNvGrpSpPr/>
                              <wpg:grpSpPr>
                                <a:xfrm>
                                  <a:off x="2293951" y="1194241"/>
                                  <a:ext cx="2387600" cy="577215"/>
                                  <a:chOff x="0" y="299720"/>
                                  <a:chExt cx="2387600" cy="577215"/>
                                </a:xfrm>
                              </wpg:grpSpPr>
                              <wpg:grpSp>
                                <wpg:cNvPr id="872423658" name="Gruppo 50"/>
                                <wpg:cNvGrpSpPr/>
                                <wpg:grpSpPr>
                                  <a:xfrm>
                                    <a:off x="0" y="419392"/>
                                    <a:ext cx="469899" cy="324000"/>
                                    <a:chOff x="0" y="307632"/>
                                    <a:chExt cx="469899" cy="324000"/>
                                  </a:xfrm>
                                </wpg:grpSpPr>
                                <wps:wsp>
                                  <wps:cNvPr id="1871000659" name="Connettore diritto 8"/>
                                  <wps:cNvCnPr>
                                    <a:cxnSpLocks/>
                                  </wps:cNvCnPr>
                                  <wps:spPr>
                                    <a:xfrm flipH="1" flipV="1">
                                      <a:off x="0" y="481994"/>
                                      <a:ext cx="469899" cy="0"/>
                                    </a:xfrm>
                                    <a:prstGeom prst="line">
                                      <a:avLst/>
                                    </a:prstGeom>
                                    <a:noFill/>
                                    <a:ln w="19050" cap="flat" cmpd="sng" algn="ctr">
                                      <a:solidFill>
                                        <a:srgbClr val="78D9AB"/>
                                      </a:solidFill>
                                      <a:prstDash val="solid"/>
                                      <a:miter lim="800000"/>
                                    </a:ln>
                                    <a:effectLst/>
                                  </wps:spPr>
                                  <wps:bodyPr/>
                                </wps:wsp>
                                <wps:wsp>
                                  <wps:cNvPr id="1052950403" name="Connettore diritto 108"/>
                                  <wps:cNvCnPr>
                                    <a:cxnSpLocks/>
                                  </wps:cNvCnPr>
                                  <wps:spPr>
                                    <a:xfrm>
                                      <a:off x="468804" y="307632"/>
                                      <a:ext cx="989" cy="324000"/>
                                    </a:xfrm>
                                    <a:prstGeom prst="line">
                                      <a:avLst/>
                                    </a:prstGeom>
                                    <a:noFill/>
                                    <a:ln w="19050" cap="flat" cmpd="sng" algn="ctr">
                                      <a:solidFill>
                                        <a:srgbClr val="78D9AB"/>
                                      </a:solidFill>
                                      <a:prstDash val="solid"/>
                                      <a:miter lim="800000"/>
                                    </a:ln>
                                    <a:effectLst/>
                                  </wps:spPr>
                                  <wps:bodyPr/>
                                </wps:wsp>
                              </wpg:grpSp>
                              <wpg:grpSp>
                                <wpg:cNvPr id="1111558529" name="Gruppo 42"/>
                                <wpg:cNvGrpSpPr/>
                                <wpg:grpSpPr>
                                  <a:xfrm>
                                    <a:off x="462917" y="299720"/>
                                    <a:ext cx="1924683" cy="250825"/>
                                    <a:chOff x="-19687" y="0"/>
                                    <a:chExt cx="1925055" cy="251460"/>
                                  </a:xfrm>
                                </wpg:grpSpPr>
                                <wps:wsp>
                                  <wps:cNvPr id="858567687" name="Connettore diritto 27"/>
                                  <wps:cNvCnPr>
                                    <a:cxnSpLocks/>
                                  </wps:cNvCnPr>
                                  <wps:spPr>
                                    <a:xfrm>
                                      <a:off x="-19687" y="127818"/>
                                      <a:ext cx="324333" cy="206"/>
                                    </a:xfrm>
                                    <a:prstGeom prst="line">
                                      <a:avLst/>
                                    </a:prstGeom>
                                    <a:noFill/>
                                    <a:ln w="19050" cap="flat" cmpd="sng" algn="ctr">
                                      <a:solidFill>
                                        <a:srgbClr val="78D9AB"/>
                                      </a:solidFill>
                                      <a:prstDash val="solid"/>
                                      <a:miter lim="800000"/>
                                    </a:ln>
                                    <a:effectLst/>
                                  </wps:spPr>
                                  <wps:bodyPr/>
                                </wps:wsp>
                                <wpg:grpSp>
                                  <wpg:cNvPr id="636324384" name="Gruppo 30"/>
                                  <wpg:cNvGrpSpPr/>
                                  <wpg:grpSpPr>
                                    <a:xfrm>
                                      <a:off x="249923" y="0"/>
                                      <a:ext cx="1655445" cy="251460"/>
                                      <a:chOff x="0" y="0"/>
                                      <a:chExt cx="1655445" cy="252000"/>
                                    </a:xfrm>
                                  </wpg:grpSpPr>
                                  <wps:wsp>
                                    <wps:cNvPr id="1608550581" name="Rettangolo con angoli arrotondati 28"/>
                                    <wps:cNvSpPr/>
                                    <wps:spPr>
                                      <a:xfrm>
                                        <a:off x="0"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261459285" name="CasellaDiTesto 110"/>
                                    <wps:cNvSpPr txBox="1"/>
                                    <wps:spPr>
                                      <a:xfrm>
                                        <a:off x="529074" y="23037"/>
                                        <a:ext cx="597267" cy="206136"/>
                                      </a:xfrm>
                                      <a:prstGeom prst="rect">
                                        <a:avLst/>
                                      </a:prstGeom>
                                      <a:noFill/>
                                    </wps:spPr>
                                    <wps:txbx>
                                      <w:txbxContent>
                                        <w:p w14:paraId="70585216"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wps:txbx>
                                    <wps:bodyPr wrap="square" rtlCol="0">
                                      <a:noAutofit/>
                                    </wps:bodyPr>
                                  </wps:wsp>
                                </wpg:grpSp>
                              </wpg:grpSp>
                              <wpg:grpSp>
                                <wpg:cNvPr id="114795921" name="Gruppo 45"/>
                                <wpg:cNvGrpSpPr/>
                                <wpg:grpSpPr>
                                  <a:xfrm>
                                    <a:off x="469900" y="581660"/>
                                    <a:ext cx="1913255" cy="295275"/>
                                    <a:chOff x="-17476" y="0"/>
                                    <a:chExt cx="1914275" cy="295910"/>
                                  </a:xfrm>
                                </wpg:grpSpPr>
                                <wps:wsp>
                                  <wps:cNvPr id="495746223" name="Connettore diritto 30"/>
                                  <wps:cNvCnPr>
                                    <a:cxnSpLocks/>
                                  </wps:cNvCnPr>
                                  <wps:spPr>
                                    <a:xfrm>
                                      <a:off x="-17476" y="152383"/>
                                      <a:ext cx="389585" cy="0"/>
                                    </a:xfrm>
                                    <a:prstGeom prst="line">
                                      <a:avLst/>
                                    </a:prstGeom>
                                    <a:noFill/>
                                    <a:ln w="19050" cap="flat" cmpd="sng" algn="ctr">
                                      <a:solidFill>
                                        <a:srgbClr val="78D9AB"/>
                                      </a:solidFill>
                                      <a:prstDash val="solid"/>
                                      <a:miter lim="800000"/>
                                    </a:ln>
                                    <a:effectLst/>
                                  </wps:spPr>
                                  <wps:bodyPr/>
                                </wps:wsp>
                                <wpg:grpSp>
                                  <wpg:cNvPr id="1695429943" name="Gruppo 31"/>
                                  <wpg:cNvGrpSpPr/>
                                  <wpg:grpSpPr>
                                    <a:xfrm>
                                      <a:off x="241989" y="0"/>
                                      <a:ext cx="1654810" cy="295910"/>
                                      <a:chOff x="17653" y="-15969"/>
                                      <a:chExt cx="1655445" cy="296545"/>
                                    </a:xfrm>
                                  </wpg:grpSpPr>
                                  <wps:wsp>
                                    <wps:cNvPr id="208039764" name="Rettangolo con angoli arrotondati 31"/>
                                    <wps:cNvSpPr/>
                                    <wps:spPr>
                                      <a:xfrm>
                                        <a:off x="17653"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059995418" name="CasellaDiTesto 111"/>
                                    <wps:cNvSpPr txBox="1"/>
                                    <wps:spPr>
                                      <a:xfrm>
                                        <a:off x="72769" y="-15969"/>
                                        <a:ext cx="1545702" cy="296545"/>
                                      </a:xfrm>
                                      <a:prstGeom prst="rect">
                                        <a:avLst/>
                                      </a:prstGeom>
                                      <a:noFill/>
                                    </wps:spPr>
                                    <wps:txbx>
                                      <w:txbxContent>
                                        <w:p w14:paraId="0752009E"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wps:txbx>
                                    <wps:bodyPr wrap="square" rtlCol="0">
                                      <a:spAutoFit/>
                                    </wps:bodyPr>
                                  </wps:wsp>
                                </wpg:grpSp>
                              </wpg:grpSp>
                            </wpg:grpSp>
                            <wpg:grpSp>
                              <wpg:cNvPr id="299320504" name="Gruppo 48"/>
                              <wpg:cNvGrpSpPr/>
                              <wpg:grpSpPr>
                                <a:xfrm>
                                  <a:off x="0" y="0"/>
                                  <a:ext cx="311785" cy="2052000"/>
                                  <a:chOff x="0" y="0"/>
                                  <a:chExt cx="311848" cy="2231695"/>
                                </a:xfrm>
                              </wpg:grpSpPr>
                              <wps:wsp>
                                <wps:cNvPr id="1976461363" name="Rettangolo 3"/>
                                <wps:cNvSpPr/>
                                <wps:spPr>
                                  <a:xfrm>
                                    <a:off x="0" y="0"/>
                                    <a:ext cx="311848" cy="2231695"/>
                                  </a:xfrm>
                                  <a:prstGeom prst="rect">
                                    <a:avLst/>
                                  </a:prstGeom>
                                  <a:solidFill>
                                    <a:sysClr val="window" lastClr="FFFFFF">
                                      <a:lumMod val="95000"/>
                                    </a:sysClr>
                                  </a:solidFill>
                                  <a:ln w="19050" cap="flat" cmpd="sng" algn="ctr">
                                    <a:noFill/>
                                    <a:prstDash val="solid"/>
                                    <a:miter lim="800000"/>
                                  </a:ln>
                                  <a:effectLst/>
                                </wps:spPr>
                                <wps:bodyPr rtlCol="0" anchor="ctr"/>
                              </wps:wsp>
                              <wps:wsp>
                                <wps:cNvPr id="1569933468" name="CasellaDiTesto 5"/>
                                <wps:cNvSpPr txBox="1"/>
                                <wps:spPr>
                                  <a:xfrm rot="16200000">
                                    <a:off x="-739977" y="1009540"/>
                                    <a:ext cx="1787287" cy="211306"/>
                                  </a:xfrm>
                                  <a:prstGeom prst="rect">
                                    <a:avLst/>
                                  </a:prstGeom>
                                  <a:noFill/>
                                </wps:spPr>
                                <wps:txbx>
                                  <w:txbxContent>
                                    <w:p w14:paraId="6FEE7327"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SA PUBBLICO</w:t>
                                      </w:r>
                                    </w:p>
                                  </w:txbxContent>
                                </wps:txbx>
                                <wps:bodyPr wrap="square" rtlCol="0">
                                  <a:noAutofit/>
                                </wps:bodyPr>
                              </wps:wsp>
                            </wpg:grpSp>
                            <wps:wsp>
                              <wps:cNvPr id="360881133" name="Rettangolo 3"/>
                              <wps:cNvSpPr/>
                              <wps:spPr>
                                <a:xfrm>
                                  <a:off x="4762705" y="0"/>
                                  <a:ext cx="1559179" cy="2052000"/>
                                </a:xfrm>
                                <a:prstGeom prst="rect">
                                  <a:avLst/>
                                </a:prstGeom>
                                <a:solidFill>
                                  <a:sysClr val="window" lastClr="FFFFFF">
                                    <a:lumMod val="95000"/>
                                  </a:sysClr>
                                </a:solidFill>
                                <a:ln w="19050" cap="flat" cmpd="sng" algn="ctr">
                                  <a:noFill/>
                                  <a:prstDash val="solid"/>
                                  <a:miter lim="800000"/>
                                </a:ln>
                                <a:effectLst/>
                              </wps:spPr>
                              <wps:bodyPr rtlCol="0" anchor="ctr"/>
                            </wps:wsp>
                          </wpg:grpSp>
                          <wpg:grpSp>
                            <wpg:cNvPr id="77329977" name="Gruppo 54"/>
                            <wpg:cNvGrpSpPr/>
                            <wpg:grpSpPr>
                              <a:xfrm>
                                <a:off x="4767702" y="520861"/>
                                <a:ext cx="1573530" cy="1359535"/>
                                <a:chOff x="-118868" y="91025"/>
                                <a:chExt cx="1573917" cy="491506"/>
                              </a:xfrm>
                            </wpg:grpSpPr>
                            <wps:wsp>
                              <wps:cNvPr id="875773550" name="CasellaDiTesto 21"/>
                              <wps:cNvSpPr txBox="1"/>
                              <wps:spPr>
                                <a:xfrm>
                                  <a:off x="-118868" y="91025"/>
                                  <a:ext cx="1565275" cy="193675"/>
                                </a:xfrm>
                                <a:prstGeom prst="rect">
                                  <a:avLst/>
                                </a:prstGeom>
                                <a:noFill/>
                              </wps:spPr>
                              <wps:txbx>
                                <w:txbxContent>
                                  <w:p w14:paraId="29C4A37E" w14:textId="77777777" w:rsidR="0059606F" w:rsidRPr="0059606F" w:rsidRDefault="0059606F" w:rsidP="0059606F">
                                    <w:pPr>
                                      <w:jc w:val="center"/>
                                      <w:rPr>
                                        <w:rFonts w:ascii="Arial" w:hAnsi="Arial" w:cs="Arial"/>
                                        <w:b/>
                                        <w:bCs/>
                                        <w:color w:val="0C201D"/>
                                        <w:kern w:val="24"/>
                                        <w:sz w:val="14"/>
                                        <w:szCs w:val="14"/>
                                        <w:u w:val="single"/>
                                      </w:rPr>
                                    </w:pPr>
                                    <w:r w:rsidRPr="0059606F">
                                      <w:rPr>
                                        <w:rFonts w:ascii="Arial" w:hAnsi="Arial" w:cs="Arial"/>
                                        <w:b/>
                                        <w:bCs/>
                                        <w:color w:val="0C201D"/>
                                        <w:kern w:val="24"/>
                                        <w:sz w:val="14"/>
                                        <w:szCs w:val="14"/>
                                        <w:u w:val="single"/>
                                      </w:rPr>
                                      <w:t>SU EDIFICI RICADENTI IN AMBITO RESIDENZIALE</w:t>
                                    </w:r>
                                  </w:p>
                                  <w:p w14:paraId="77C0EA38" w14:textId="77777777" w:rsidR="0059606F" w:rsidRPr="0059606F" w:rsidRDefault="0059606F" w:rsidP="0059606F">
                                    <w:pPr>
                                      <w:jc w:val="center"/>
                                      <w:rPr>
                                        <w:rFonts w:ascii="Arial" w:hAnsi="Arial" w:cs="Arial"/>
                                        <w:b/>
                                        <w:bCs/>
                                        <w:color w:val="0C201D"/>
                                        <w:kern w:val="24"/>
                                        <w:sz w:val="14"/>
                                        <w:szCs w:val="14"/>
                                      </w:rPr>
                                    </w:pPr>
                                  </w:p>
                                  <w:p w14:paraId="3EE65131"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INTERVENTI TITOLO III</w:t>
                                    </w:r>
                                  </w:p>
                                </w:txbxContent>
                              </wps:txbx>
                              <wps:bodyPr wrap="square" rtlCol="0">
                                <a:noAutofit/>
                              </wps:bodyPr>
                            </wps:wsp>
                            <wps:wsp>
                              <wps:cNvPr id="932853031" name="CasellaDiTesto 21"/>
                              <wps:cNvSpPr txBox="1"/>
                              <wps:spPr>
                                <a:xfrm>
                                  <a:off x="-110226" y="313387"/>
                                  <a:ext cx="1565275" cy="269144"/>
                                </a:xfrm>
                                <a:prstGeom prst="rect">
                                  <a:avLst/>
                                </a:prstGeom>
                                <a:noFill/>
                              </wps:spPr>
                              <wps:txbx>
                                <w:txbxContent>
                                  <w:p w14:paraId="24C59F8A" w14:textId="77777777" w:rsidR="0059606F" w:rsidRPr="0059606F" w:rsidRDefault="0059606F" w:rsidP="0059606F">
                                    <w:pPr>
                                      <w:jc w:val="center"/>
                                      <w:rPr>
                                        <w:rFonts w:ascii="Arial" w:hAnsi="Arial" w:cs="Arial"/>
                                        <w:b/>
                                        <w:bCs/>
                                        <w:color w:val="0C201D"/>
                                        <w:kern w:val="24"/>
                                        <w:sz w:val="14"/>
                                        <w:szCs w:val="14"/>
                                        <w:u w:val="single"/>
                                      </w:rPr>
                                    </w:pPr>
                                    <w:r w:rsidRPr="0059606F">
                                      <w:rPr>
                                        <w:rFonts w:ascii="Arial" w:hAnsi="Arial" w:cs="Arial"/>
                                        <w:b/>
                                        <w:bCs/>
                                        <w:color w:val="0C201D"/>
                                        <w:kern w:val="24"/>
                                        <w:sz w:val="14"/>
                                        <w:szCs w:val="14"/>
                                        <w:u w:val="single"/>
                                      </w:rPr>
                                      <w:t>SU EDIFICI RICADENTI IN AMBITO TERZIARIO</w:t>
                                    </w:r>
                                  </w:p>
                                  <w:p w14:paraId="4C8649B3" w14:textId="77777777" w:rsidR="0059606F" w:rsidRPr="0059606F" w:rsidRDefault="0059606F" w:rsidP="0059606F">
                                    <w:pPr>
                                      <w:jc w:val="center"/>
                                      <w:rPr>
                                        <w:rFonts w:ascii="Arial" w:hAnsi="Arial" w:cs="Arial"/>
                                        <w:b/>
                                        <w:bCs/>
                                        <w:color w:val="0C201D"/>
                                        <w:kern w:val="24"/>
                                        <w:sz w:val="14"/>
                                        <w:szCs w:val="14"/>
                                      </w:rPr>
                                    </w:pPr>
                                  </w:p>
                                  <w:p w14:paraId="56C62654" w14:textId="77777777" w:rsidR="0059606F" w:rsidRPr="0059606F" w:rsidRDefault="0059606F" w:rsidP="0059606F">
                                    <w:pPr>
                                      <w:jc w:val="center"/>
                                      <w:rPr>
                                        <w:rFonts w:ascii="Arial" w:hAnsi="Arial" w:cs="Arial"/>
                                        <w:b/>
                                        <w:bCs/>
                                        <w:color w:val="0C201D"/>
                                        <w:kern w:val="24"/>
                                        <w:sz w:val="14"/>
                                        <w:szCs w:val="14"/>
                                      </w:rPr>
                                    </w:pPr>
                                    <w:r w:rsidRPr="0059606F">
                                      <w:rPr>
                                        <w:rFonts w:ascii="Arial" w:hAnsi="Arial" w:cs="Arial"/>
                                        <w:b/>
                                        <w:bCs/>
                                        <w:color w:val="0C201D"/>
                                        <w:kern w:val="24"/>
                                        <w:sz w:val="14"/>
                                        <w:szCs w:val="14"/>
                                      </w:rPr>
                                      <w:t>INTERVENTI TITOLO II e III</w:t>
                                    </w:r>
                                  </w:p>
                                </w:txbxContent>
                              </wps:txbx>
                              <wps:bodyPr wrap="square" rtlCol="0">
                                <a:noAutofit/>
                              </wps:bodyPr>
                            </wps:wsp>
                          </wpg:grpSp>
                        </wpg:grpSp>
                        <wps:wsp>
                          <wps:cNvPr id="803314845" name="CasellaDiTesto 5"/>
                          <wps:cNvSpPr txBox="1"/>
                          <wps:spPr>
                            <a:xfrm>
                              <a:off x="361950" y="1123950"/>
                              <a:ext cx="1268095" cy="259080"/>
                            </a:xfrm>
                            <a:prstGeom prst="rect">
                              <a:avLst/>
                            </a:prstGeom>
                            <a:noFill/>
                          </wps:spPr>
                          <wps:txbx>
                            <w:txbxContent>
                              <w:p w14:paraId="0AB9373D" w14:textId="77777777" w:rsidR="0059606F" w:rsidRPr="006C6AEA" w:rsidRDefault="0059606F" w:rsidP="0059606F">
                                <w:pPr>
                                  <w:jc w:val="center"/>
                                  <w:rPr>
                                    <w:rFonts w:ascii="Arial" w:hAnsi="Arial" w:cs="Arial"/>
                                    <w:b/>
                                    <w:bCs/>
                                    <w:i/>
                                    <w:iCs/>
                                    <w:kern w:val="24"/>
                                    <w:sz w:val="10"/>
                                    <w:szCs w:val="10"/>
                                  </w:rPr>
                                </w:pPr>
                                <w:r w:rsidRPr="006C6AEA">
                                  <w:rPr>
                                    <w:rFonts w:ascii="Arial" w:hAnsi="Arial" w:cs="Arial"/>
                                    <w:b/>
                                    <w:bCs/>
                                    <w:i/>
                                    <w:iCs/>
                                    <w:kern w:val="24"/>
                                    <w:sz w:val="10"/>
                                    <w:szCs w:val="10"/>
                                  </w:rPr>
                                  <w:t>NON PROPRIETARIO IMMOBILE PUBBLICO</w:t>
                                </w:r>
                              </w:p>
                              <w:p w14:paraId="7E88E703" w14:textId="77777777" w:rsidR="0059606F" w:rsidRPr="006C6AEA" w:rsidRDefault="0059606F" w:rsidP="0059606F">
                                <w:pPr>
                                  <w:jc w:val="center"/>
                                  <w:rPr>
                                    <w:rFonts w:ascii="Montserrat" w:hAnsi="Montserrat"/>
                                    <w:b/>
                                    <w:bCs/>
                                    <w:kern w:val="24"/>
                                  </w:rPr>
                                </w:pPr>
                              </w:p>
                            </w:txbxContent>
                          </wps:txbx>
                          <wps:bodyPr wrap="square" rtlCol="0">
                            <a:noAutofit/>
                          </wps:bodyPr>
                        </wps:wsp>
                      </wpg:wgp>
                    </a:graphicData>
                  </a:graphic>
                  <wp14:sizeRelH relativeFrom="margin">
                    <wp14:pctWidth>0</wp14:pctWidth>
                  </wp14:sizeRelH>
                </wp:anchor>
              </w:drawing>
            </mc:Choice>
            <mc:Fallback>
              <w:pict>
                <v:group w14:anchorId="5D37393E" id="Gruppo 242" o:spid="_x0000_s1036" style="position:absolute;left:0;text-align:left;margin-left:3.35pt;margin-top:544.15pt;width:496.05pt;height:161.55pt;z-index:251658247;mso-width-relative:margin" coordsize="63412,2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">
                  <v:group id="Gruppo 138" o:spid="_x0000_s1037" style="position:absolute;width:63412;height:20516" coordsize="63412,2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">
                    <v:group id="Gruppo 52" o:spid="_x0000_s1038" style="position:absolute;width:63215;height:20516" coordsize="63218,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">
                      <v:group id="Gruppo 47" o:spid="_x0000_s1039" style="position:absolute;left:4823;top:5808;width:12465;height:5400" coordorigin="-305,43" coordsize="12471,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">
                        <v:group id="Gruppo 35" o:spid="_x0000_s1040" style="position:absolute;left:-305;top:43;width:10273;height:5401" coordorigin="-305,43" coordsize="1027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">
                          <v:rect id="Rettangolo 4" o:spid="_x0000_s1041" style="position:absolute;left:-302;top:43;width:10085;height:5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" fillcolor="#0d8475" stroked="f" strokeweight="1.5pt"/>
                          <v:shape id="CasellaDiTesto 5" o:spid="_x0000_s1042" type="#_x0000_t202" style="position:absolute;left:-305;top:674;width:10273;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" filled="f" stroked="f">
                            <v:textbox>
                              <w:txbxContent>
                                <w:p w14:paraId="0B211865"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UTILIZZATORE PRIVATO</w:t>
                                  </w:r>
                                </w:p>
                                <w:p w14:paraId="0FB18FF8" w14:textId="77777777" w:rsidR="0059606F" w:rsidRPr="0059606F" w:rsidRDefault="0059606F" w:rsidP="0059606F">
                                  <w:pPr>
                                    <w:jc w:val="center"/>
                                    <w:rPr>
                                      <w:rFonts w:ascii="Arial" w:hAnsi="Arial" w:cs="Arial"/>
                                      <w:b/>
                                      <w:bCs/>
                                      <w:color w:val="FFFFFF"/>
                                      <w:kern w:val="24"/>
                                      <w:sz w:val="10"/>
                                      <w:szCs w:val="10"/>
                                    </w:rPr>
                                  </w:pPr>
                                  <w:r w:rsidRPr="0059606F">
                                    <w:rPr>
                                      <w:rFonts w:ascii="Arial" w:hAnsi="Arial" w:cs="Arial"/>
                                      <w:b/>
                                      <w:bCs/>
                                      <w:color w:val="FFFFFF"/>
                                      <w:kern w:val="24"/>
                                      <w:sz w:val="10"/>
                                      <w:szCs w:val="10"/>
                                    </w:rPr>
                                    <w:t>(incluso ETS ECONOMICO)</w:t>
                                  </w:r>
                                </w:p>
                              </w:txbxContent>
                            </v:textbox>
                          </v:shape>
                        </v:group>
                        <v:line id="Connettore diritto 7" o:spid="_x0000_s1043" style="position:absolute;visibility:visible;mso-wrap-style:square" from="9823,2761" to="1216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" strokecolor="#78d9ab" strokeweight="1.5pt">
                          <v:stroke joinstyle="miter"/>
                          <o:lock v:ext="edit" shapetype="f"/>
                        </v:line>
                      </v:group>
                      <v:group id="Gruppo 40" o:spid="_x0000_s1044" style="position:absolute;left:22740;top:1272;width:24111;height:2915" coordsize="2411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">
                        <v:line id="Connettore diritto 121" o:spid="_x0000_s1045" style="position:absolute;visibility:visible;mso-wrap-style:square" from="0,1397" to="8159,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" strokecolor="#78d9ab" strokeweight="1.5pt">
                          <v:stroke joinstyle="miter"/>
                          <o:lock v:ext="edit" shapetype="f"/>
                        </v:line>
                        <v:group id="Gruppo 28" o:spid="_x0000_s1046" style="position:absolute;left:7556;width:16560;height:2915" coordsize="16560,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">
                          <v:roundrect id="Rettangolo con angoli arrotondati 20" o:spid="_x0000_s1047" style="position:absolute;top:135;width:16560;height:251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" fillcolor="window" strokecolor="#2f5b46" strokeweight="1.5pt">
                            <v:stroke joinstyle="miter"/>
                          </v:roundrect>
                          <v:shape id="CasellaDiTesto 21" o:spid="_x0000_s1048" type="#_x0000_t202" style="position:absolute;left:316;width:1565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" filled="f" stroked="f">
                            <v:textbox>
                              <w:txbxContent>
                                <w:p w14:paraId="29ECD631"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UTILIZZATORE PRIVATO</w:t>
                                  </w:r>
                                </w:p>
                                <w:p w14:paraId="7DE1D902"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non proprietario immobile pubblico</w:t>
                                  </w:r>
                                </w:p>
                                <w:p w14:paraId="5C4F1F4E" w14:textId="77777777" w:rsidR="0059606F" w:rsidRPr="0059606F" w:rsidRDefault="0059606F" w:rsidP="0059606F">
                                  <w:pPr>
                                    <w:jc w:val="center"/>
                                    <w:rPr>
                                      <w:rFonts w:ascii="Arial" w:hAnsi="Arial" w:cs="Arial"/>
                                      <w:color w:val="0C201D"/>
                                      <w:kern w:val="24"/>
                                      <w:sz w:val="12"/>
                                      <w:szCs w:val="12"/>
                                    </w:rPr>
                                  </w:pPr>
                                </w:p>
                              </w:txbxContent>
                            </v:textbox>
                          </v:shape>
                        </v:group>
                      </v:group>
                      <v:group id="Gruppo 39" o:spid="_x0000_s1049" style="position:absolute;left:17095;top:1311;width:8839;height:14992" coordsize="8839,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">
                        <v:line id="Connettore diritto 13" o:spid="_x0000_s1050" style="position:absolute;visibility:visible;mso-wrap-style:square" from="4404,2425" to="4404,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" strokecolor="#78d9ab" strokeweight="1.5pt">
                          <v:stroke joinstyle="miter"/>
                          <o:lock v:ext="edit" shapetype="f"/>
                        </v:line>
                        <v:line id="Connettore diritto 117" o:spid="_x0000_s1051" style="position:absolute;visibility:visible;mso-wrap-style:square" from="4478,10375" to="4478,1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" strokecolor="#78d9ab" strokeweight="1.5pt">
                          <v:stroke joinstyle="miter"/>
                          <o:lock v:ext="edit" shapetype="f"/>
                        </v:line>
                        <v:group id="Gruppo 36" o:spid="_x0000_s1052" style="position:absolute;top:4254;width:8839;height:6115" coordsize="8839,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">
                          <v:oval id="Ovale 10" o:spid="_x0000_s1053" style="position:absolute;width:883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" fillcolor="#d9d9d9" stroked="f" strokeweight="1.5pt">
                            <v:stroke joinstyle="miter"/>
                          </v:oval>
                          <v:shape id="CasellaDiTesto 11" o:spid="_x0000_s1054" type="#_x0000_t202" style="position:absolute;left:684;top:1222;width:7558;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" filled="f" stroked="f">
                            <v:textbox>
                              <w:txbxContent>
                                <w:p w14:paraId="6270DDA8"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v:textbox>
                          </v:shape>
                        </v:group>
                        <v:group id="Gruppo 37" o:spid="_x0000_s1055" style="position:absolute;left:2840;width:2953;height:2876" coordorigin="-3311" coordsize="295234,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">
                          <v:oval id="Ovale 10" o:spid="_x0000_s1056" style="position:absolute;left:4268;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" fillcolor="#3ea190" stroked="f" strokeweight="1.5pt">
                            <v:stroke joinstyle="miter"/>
                          </v:oval>
                          <v:shape id="CasellaDiTesto 104" o:spid="_x0000_s1057" type="#_x0000_t202" style="position:absolute;left:-3311;top:30717;width:294005;height:19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" filled="f" stroked="f">
                            <v:textbox>
                              <w:txbxContent>
                                <w:p w14:paraId="1EF46C92"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v:textbox>
                          </v:shape>
                        </v:group>
                        <v:group id="Gruppo 38" o:spid="_x0000_s1058" style="position:absolute;left:2611;top:12118;width:3695;height:2876" coordorigin="7386,-53408" coordsize="369478,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">
                          <v:oval id="Ovale 10" o:spid="_x0000_s1059" style="position:absolute;left:48225;top:-53408;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" fillcolor="#3ea190" stroked="f" strokeweight="1.5pt">
                            <v:stroke joinstyle="miter"/>
                          </v:oval>
                          <v:shape id="CasellaDiTesto 107" o:spid="_x0000_s1060" type="#_x0000_t202" style="position:absolute;left:7386;top:-12182;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" filled="f" stroked="f">
                            <v:textbox>
                              <w:txbxContent>
                                <w:p w14:paraId="21F5DE27"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v:textbox>
                          </v:shape>
                        </v:group>
                      </v:group>
                      <v:group id="Gruppo 51" o:spid="_x0000_s1061" style="position:absolute;left:22939;top:11942;width:23876;height:5772" coordorigin=",2997" coordsize="23876,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">
                        <v:group id="Gruppo 50" o:spid="_x0000_s1062" style="position:absolute;top:4193;width:4698;height:3240" coordorigin=",3076" coordsize="4698,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">
                          <v:line id="Connettore diritto 8" o:spid="_x0000_s1063" style="position:absolute;flip:x y;visibility:visible;mso-wrap-style:square" from="0,4819" to="4698,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" strokecolor="#78d9ab" strokeweight="1.5pt">
                            <v:stroke joinstyle="miter"/>
                            <o:lock v:ext="edit" shapetype="f"/>
                          </v:line>
                          <v:line id="Connettore diritto 108" o:spid="_x0000_s1064" style="position:absolute;visibility:visible;mso-wrap-style:square" from="4688,3076" to="4697,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" strokecolor="#78d9ab" strokeweight="1.5pt">
                            <v:stroke joinstyle="miter"/>
                            <o:lock v:ext="edit" shapetype="f"/>
                          </v:line>
                        </v:group>
                        <v:group id="Gruppo 42" o:spid="_x0000_s1065" style="position:absolute;left:4629;top:2997;width:19247;height:2508" coordorigin="-196" coordsize="19250,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">
                          <v:line id="Connettore diritto 27" o:spid="_x0000_s1066" style="position:absolute;visibility:visible;mso-wrap-style:square" from="-196,1278" to="3046,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" strokecolor="#78d9ab" strokeweight="1.5pt">
                            <v:stroke joinstyle="miter"/>
                            <o:lock v:ext="edit" shapetype="f"/>
                          </v:line>
                          <v:group id="Gruppo 30" o:spid="_x0000_s1067" style="position:absolute;left:2499;width:16554;height:2514" coordsize="16554,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">
                            <v:roundrect id="Rettangolo con angoli arrotondati 28" o:spid="_x0000_s1068" style="position:absolute;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" fillcolor="window" strokecolor="#2f5b46" strokeweight="1.5pt">
                              <v:stroke joinstyle="miter"/>
                            </v:roundrect>
                            <v:shape id="CasellaDiTesto 110" o:spid="_x0000_s1069" type="#_x0000_t202" style="position:absolute;left:5290;top:230;width:5973;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" filled="f" stroked="f">
                              <v:textbox>
                                <w:txbxContent>
                                  <w:p w14:paraId="70585216"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v:textbox>
                            </v:shape>
                          </v:group>
                        </v:group>
                        <v:group id="Gruppo 45" o:spid="_x0000_s1070" style="position:absolute;left:4699;top:5816;width:19132;height:2953" coordorigin="-174" coordsize="1914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">
                          <v:line id="Connettore diritto 30" o:spid="_x0000_s1071" style="position:absolute;visibility:visible;mso-wrap-style:square" from="-174,1523" to="372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" strokecolor="#78d9ab" strokeweight="1.5pt">
                            <v:stroke joinstyle="miter"/>
                            <o:lock v:ext="edit" shapetype="f"/>
                          </v:line>
                          <v:group id="Gruppo 31" o:spid="_x0000_s1072" style="position:absolute;left:2419;width:16548;height:2959" coordorigin="176,-159" coordsize="16554,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">
                            <v:roundrect id="Rettangolo con angoli arrotondati 31" o:spid="_x0000_s1073" style="position:absolute;left:176;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" fillcolor="window" strokecolor="#2f5b46" strokeweight="1.5pt">
                              <v:stroke joinstyle="miter"/>
                            </v:roundrect>
                            <v:shape id="CasellaDiTesto 111" o:spid="_x0000_s1074" type="#_x0000_t202" style="position:absolute;left:727;top:-159;width:15457;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" filled="f" stroked="f">
                              <v:textbox style="mso-fit-shape-to-text:t">
                                <w:txbxContent>
                                  <w:p w14:paraId="0752009E"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v:textbox>
                            </v:shape>
                          </v:group>
                        </v:group>
                      </v:group>
                      <v:group id="Gruppo 48" o:spid="_x0000_s1075" style="position:absolute;width:3117;height:20520" coordsize="3118,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">
                        <v:rect id="Rettangolo 3" o:spid="_x0000_s1076" style="position:absolute;width:3118;height:22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" fillcolor="#f2f2f2" stroked="f" strokeweight="1.5pt"/>
                        <v:shape id="CasellaDiTesto 5" o:spid="_x0000_s1077" type="#_x0000_t202" style="position:absolute;left:-7400;top:10095;width:17873;height:2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" filled="f" stroked="f">
                          <v:textbox>
                            <w:txbxContent>
                              <w:p w14:paraId="6FEE7327"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SA PUBBLICO</w:t>
                                </w:r>
                              </w:p>
                            </w:txbxContent>
                          </v:textbox>
                        </v:shape>
                      </v:group>
                      <v:rect id="Rettangolo 3" o:spid="_x0000_s1078" style="position:absolute;left:47627;width:15591;height:20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" fillcolor="#f2f2f2" stroked="f" strokeweight="1.5pt"/>
                    </v:group>
                    <v:group id="Gruppo 54" o:spid="_x0000_s1079" style="position:absolute;left:47677;top:5208;width:15735;height:13595" coordorigin="-1188,910" coordsize="15739,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">
                      <v:shape id="CasellaDiTesto 21" o:spid="_x0000_s1080" type="#_x0000_t202" style="position:absolute;left:-1188;top:910;width:1565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" filled="f" stroked="f">
                        <v:textbox>
                          <w:txbxContent>
                            <w:p w14:paraId="29C4A37E" w14:textId="77777777" w:rsidR="0059606F" w:rsidRPr="0059606F" w:rsidRDefault="0059606F" w:rsidP="0059606F">
                              <w:pPr>
                                <w:jc w:val="center"/>
                                <w:rPr>
                                  <w:rFonts w:ascii="Arial" w:hAnsi="Arial" w:cs="Arial"/>
                                  <w:b/>
                                  <w:bCs/>
                                  <w:color w:val="0C201D"/>
                                  <w:kern w:val="24"/>
                                  <w:sz w:val="14"/>
                                  <w:szCs w:val="14"/>
                                  <w:u w:val="single"/>
                                </w:rPr>
                              </w:pPr>
                              <w:r w:rsidRPr="0059606F">
                                <w:rPr>
                                  <w:rFonts w:ascii="Arial" w:hAnsi="Arial" w:cs="Arial"/>
                                  <w:b/>
                                  <w:bCs/>
                                  <w:color w:val="0C201D"/>
                                  <w:kern w:val="24"/>
                                  <w:sz w:val="14"/>
                                  <w:szCs w:val="14"/>
                                  <w:u w:val="single"/>
                                </w:rPr>
                                <w:t>SU EDIFICI RICADENTI IN AMBITO RESIDENZIALE</w:t>
                              </w:r>
                            </w:p>
                            <w:p w14:paraId="77C0EA38" w14:textId="77777777" w:rsidR="0059606F" w:rsidRPr="0059606F" w:rsidRDefault="0059606F" w:rsidP="0059606F">
                              <w:pPr>
                                <w:jc w:val="center"/>
                                <w:rPr>
                                  <w:rFonts w:ascii="Arial" w:hAnsi="Arial" w:cs="Arial"/>
                                  <w:b/>
                                  <w:bCs/>
                                  <w:color w:val="0C201D"/>
                                  <w:kern w:val="24"/>
                                  <w:sz w:val="14"/>
                                  <w:szCs w:val="14"/>
                                </w:rPr>
                              </w:pPr>
                            </w:p>
                            <w:p w14:paraId="3EE65131"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INTERVENTI TITOLO III</w:t>
                              </w:r>
                            </w:p>
                          </w:txbxContent>
                        </v:textbox>
                      </v:shape>
                      <v:shape id="CasellaDiTesto 21" o:spid="_x0000_s1081" type="#_x0000_t202" style="position:absolute;left:-1102;top:3133;width:1565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" filled="f" stroked="f">
                        <v:textbox>
                          <w:txbxContent>
                            <w:p w14:paraId="24C59F8A" w14:textId="77777777" w:rsidR="0059606F" w:rsidRPr="0059606F" w:rsidRDefault="0059606F" w:rsidP="0059606F">
                              <w:pPr>
                                <w:jc w:val="center"/>
                                <w:rPr>
                                  <w:rFonts w:ascii="Arial" w:hAnsi="Arial" w:cs="Arial"/>
                                  <w:b/>
                                  <w:bCs/>
                                  <w:color w:val="0C201D"/>
                                  <w:kern w:val="24"/>
                                  <w:sz w:val="14"/>
                                  <w:szCs w:val="14"/>
                                  <w:u w:val="single"/>
                                </w:rPr>
                              </w:pPr>
                              <w:r w:rsidRPr="0059606F">
                                <w:rPr>
                                  <w:rFonts w:ascii="Arial" w:hAnsi="Arial" w:cs="Arial"/>
                                  <w:b/>
                                  <w:bCs/>
                                  <w:color w:val="0C201D"/>
                                  <w:kern w:val="24"/>
                                  <w:sz w:val="14"/>
                                  <w:szCs w:val="14"/>
                                  <w:u w:val="single"/>
                                </w:rPr>
                                <w:t>SU EDIFICI RICADENTI IN AMBITO TERZIARIO</w:t>
                              </w:r>
                            </w:p>
                            <w:p w14:paraId="4C8649B3" w14:textId="77777777" w:rsidR="0059606F" w:rsidRPr="0059606F" w:rsidRDefault="0059606F" w:rsidP="0059606F">
                              <w:pPr>
                                <w:jc w:val="center"/>
                                <w:rPr>
                                  <w:rFonts w:ascii="Arial" w:hAnsi="Arial" w:cs="Arial"/>
                                  <w:b/>
                                  <w:bCs/>
                                  <w:color w:val="0C201D"/>
                                  <w:kern w:val="24"/>
                                  <w:sz w:val="14"/>
                                  <w:szCs w:val="14"/>
                                </w:rPr>
                              </w:pPr>
                            </w:p>
                            <w:p w14:paraId="56C62654" w14:textId="77777777" w:rsidR="0059606F" w:rsidRPr="0059606F" w:rsidRDefault="0059606F" w:rsidP="0059606F">
                              <w:pPr>
                                <w:jc w:val="center"/>
                                <w:rPr>
                                  <w:rFonts w:ascii="Arial" w:hAnsi="Arial" w:cs="Arial"/>
                                  <w:b/>
                                  <w:bCs/>
                                  <w:color w:val="0C201D"/>
                                  <w:kern w:val="24"/>
                                  <w:sz w:val="14"/>
                                  <w:szCs w:val="14"/>
                                </w:rPr>
                              </w:pPr>
                              <w:r w:rsidRPr="0059606F">
                                <w:rPr>
                                  <w:rFonts w:ascii="Arial" w:hAnsi="Arial" w:cs="Arial"/>
                                  <w:b/>
                                  <w:bCs/>
                                  <w:color w:val="0C201D"/>
                                  <w:kern w:val="24"/>
                                  <w:sz w:val="14"/>
                                  <w:szCs w:val="14"/>
                                </w:rPr>
                                <w:t>INTERVENTI TITOLO II e III</w:t>
                              </w:r>
                            </w:p>
                          </w:txbxContent>
                        </v:textbox>
                      </v:shape>
                    </v:group>
                  </v:group>
                  <v:shape id="CasellaDiTesto 5" o:spid="_x0000_s1082" type="#_x0000_t202" style="position:absolute;left:3619;top:11239;width:1268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" filled="f" stroked="f">
                    <v:textbox>
                      <w:txbxContent>
                        <w:p w14:paraId="0AB9373D" w14:textId="77777777" w:rsidR="0059606F" w:rsidRPr="006C6AEA" w:rsidRDefault="0059606F" w:rsidP="0059606F">
                          <w:pPr>
                            <w:jc w:val="center"/>
                            <w:rPr>
                              <w:rFonts w:ascii="Arial" w:hAnsi="Arial" w:cs="Arial"/>
                              <w:b/>
                              <w:bCs/>
                              <w:i/>
                              <w:iCs/>
                              <w:kern w:val="24"/>
                              <w:sz w:val="10"/>
                              <w:szCs w:val="10"/>
                            </w:rPr>
                          </w:pPr>
                          <w:r w:rsidRPr="006C6AEA">
                            <w:rPr>
                              <w:rFonts w:ascii="Arial" w:hAnsi="Arial" w:cs="Arial"/>
                              <w:b/>
                              <w:bCs/>
                              <w:i/>
                              <w:iCs/>
                              <w:kern w:val="24"/>
                              <w:sz w:val="10"/>
                              <w:szCs w:val="10"/>
                            </w:rPr>
                            <w:t>NON PROPRIETARIO IMMOBILE PUBBLICO</w:t>
                          </w:r>
                        </w:p>
                        <w:p w14:paraId="7E88E703" w14:textId="77777777" w:rsidR="0059606F" w:rsidRPr="006C6AEA" w:rsidRDefault="0059606F" w:rsidP="0059606F">
                          <w:pPr>
                            <w:jc w:val="center"/>
                            <w:rPr>
                              <w:rFonts w:ascii="Montserrat" w:hAnsi="Montserrat"/>
                              <w:b/>
                              <w:bCs/>
                              <w:kern w:val="24"/>
                            </w:rPr>
                          </w:pPr>
                        </w:p>
                      </w:txbxContent>
                    </v:textbox>
                  </v:shape>
                  <w10:wrap type="square"/>
                </v:group>
              </w:pict>
            </mc:Fallback>
          </mc:AlternateContent>
        </w:r>
        <w:r w:rsidR="0059606F" w:rsidRPr="0059606F" w:rsidDel="00600EE4">
          <w:rPr>
            <w:bCs/>
            <w:noProof/>
            <w:color w:val="EE0000"/>
            <w:sz w:val="20"/>
            <w:szCs w:val="20"/>
            <w:rPrChange w:id="8507" w:author="Oliosi Francesco (GSE)" w:date="2025-10-23T14:57:00Z" w16du:dateUtc="2025-10-23T12:57:00Z">
              <w:rPr>
                <w:bCs/>
                <w:noProof/>
                <w:sz w:val="20"/>
                <w:szCs w:val="20"/>
              </w:rPr>
            </w:rPrChange>
          </w:rPr>
          <mc:AlternateContent>
            <mc:Choice Requires="wpg">
              <w:drawing>
                <wp:anchor distT="0" distB="0" distL="114300" distR="114300" simplePos="0" relativeHeight="251658246" behindDoc="0" locked="0" layoutInCell="1" allowOverlap="1" wp14:anchorId="42284E28" wp14:editId="472C4AC7">
                  <wp:simplePos x="0" y="0"/>
                  <wp:positionH relativeFrom="column">
                    <wp:posOffset>39370</wp:posOffset>
                  </wp:positionH>
                  <wp:positionV relativeFrom="paragraph">
                    <wp:posOffset>4841875</wp:posOffset>
                  </wp:positionV>
                  <wp:extent cx="6299835" cy="2099945"/>
                  <wp:effectExtent l="0" t="0" r="5715" b="0"/>
                  <wp:wrapSquare wrapText="bothSides"/>
                  <wp:docPr id="499790023" name="Gruppo 241"/>
                  <wp:cNvGraphicFramePr/>
                  <a:graphic xmlns:a="http://schemas.openxmlformats.org/drawingml/2006/main">
                    <a:graphicData uri="http://schemas.microsoft.com/office/word/2010/wordprocessingGroup">
                      <wpg:wgp>
                        <wpg:cNvGrpSpPr/>
                        <wpg:grpSpPr>
                          <a:xfrm>
                            <a:off x="0" y="0"/>
                            <a:ext cx="6299835" cy="2099945"/>
                            <a:chOff x="0" y="0"/>
                            <a:chExt cx="6315317" cy="2099945"/>
                          </a:xfrm>
                        </wpg:grpSpPr>
                        <wpg:grpSp>
                          <wpg:cNvPr id="506284525" name="Gruppo 235"/>
                          <wpg:cNvGrpSpPr/>
                          <wpg:grpSpPr>
                            <a:xfrm>
                              <a:off x="0" y="0"/>
                              <a:ext cx="6315317" cy="2099945"/>
                              <a:chOff x="0" y="0"/>
                              <a:chExt cx="6315317" cy="2099945"/>
                            </a:xfrm>
                          </wpg:grpSpPr>
                          <wpg:grpSp>
                            <wpg:cNvPr id="412468005" name="Gruppo 140"/>
                            <wpg:cNvGrpSpPr/>
                            <wpg:grpSpPr>
                              <a:xfrm>
                                <a:off x="0" y="0"/>
                                <a:ext cx="6315317" cy="2099945"/>
                                <a:chOff x="0" y="0"/>
                                <a:chExt cx="6315317" cy="2100191"/>
                              </a:xfrm>
                            </wpg:grpSpPr>
                            <wpg:grpSp>
                              <wpg:cNvPr id="1862237186" name="Gruppo 52"/>
                              <wpg:cNvGrpSpPr/>
                              <wpg:grpSpPr>
                                <a:xfrm>
                                  <a:off x="0" y="0"/>
                                  <a:ext cx="6301060" cy="2100191"/>
                                  <a:chOff x="0" y="0"/>
                                  <a:chExt cx="6301376" cy="2100635"/>
                                </a:xfrm>
                              </wpg:grpSpPr>
                              <wpg:grpSp>
                                <wpg:cNvPr id="2013150752" name="Gruppo 47"/>
                                <wpg:cNvGrpSpPr/>
                                <wpg:grpSpPr>
                                  <a:xfrm>
                                    <a:off x="415071" y="579588"/>
                                    <a:ext cx="1313813" cy="624463"/>
                                    <a:chOff x="-97834" y="3119"/>
                                    <a:chExt cx="1314450" cy="624463"/>
                                  </a:xfrm>
                                </wpg:grpSpPr>
                                <wpg:grpSp>
                                  <wpg:cNvPr id="1955689392" name="Gruppo 35"/>
                                  <wpg:cNvGrpSpPr/>
                                  <wpg:grpSpPr>
                                    <a:xfrm>
                                      <a:off x="-97834" y="3119"/>
                                      <a:ext cx="1143303" cy="624463"/>
                                      <a:chOff x="-97834" y="3119"/>
                                      <a:chExt cx="1143303" cy="624463"/>
                                    </a:xfrm>
                                  </wpg:grpSpPr>
                                  <wps:wsp>
                                    <wps:cNvPr id="1786108292" name="Rettangolo 4"/>
                                    <wps:cNvSpPr/>
                                    <wps:spPr>
                                      <a:xfrm>
                                        <a:off x="-32073" y="3119"/>
                                        <a:ext cx="1008540" cy="540114"/>
                                      </a:xfrm>
                                      <a:prstGeom prst="rect">
                                        <a:avLst/>
                                      </a:prstGeom>
                                      <a:solidFill>
                                        <a:srgbClr val="0D8475"/>
                                      </a:solidFill>
                                      <a:ln w="19050" cap="flat" cmpd="sng" algn="ctr">
                                        <a:noFill/>
                                        <a:prstDash val="solid"/>
                                        <a:miter lim="800000"/>
                                      </a:ln>
                                      <a:effectLst/>
                                    </wps:spPr>
                                    <wps:bodyPr rtlCol="0" anchor="ctr"/>
                                  </wps:wsp>
                                  <wps:wsp>
                                    <wps:cNvPr id="1580665350" name="CasellaDiTesto 5"/>
                                    <wps:cNvSpPr txBox="1"/>
                                    <wps:spPr>
                                      <a:xfrm>
                                        <a:off x="-97834" y="64038"/>
                                        <a:ext cx="1143303" cy="563544"/>
                                      </a:xfrm>
                                      <a:prstGeom prst="rect">
                                        <a:avLst/>
                                      </a:prstGeom>
                                      <a:noFill/>
                                    </wps:spPr>
                                    <wps:txbx>
                                      <w:txbxContent>
                                        <w:p w14:paraId="11F29045"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 xml:space="preserve">UTILIZZATORE PUBBLICO </w:t>
                                          </w:r>
                                        </w:p>
                                        <w:p w14:paraId="21956CFA" w14:textId="77777777" w:rsidR="0059606F" w:rsidRPr="0059606F" w:rsidRDefault="0059606F" w:rsidP="0059606F">
                                          <w:pPr>
                                            <w:jc w:val="center"/>
                                            <w:rPr>
                                              <w:rFonts w:ascii="Arial" w:hAnsi="Arial" w:cs="Arial"/>
                                              <w:b/>
                                              <w:bCs/>
                                              <w:color w:val="FFFFFF"/>
                                              <w:kern w:val="24"/>
                                              <w:sz w:val="10"/>
                                              <w:szCs w:val="10"/>
                                            </w:rPr>
                                          </w:pPr>
                                          <w:r w:rsidRPr="0059606F">
                                            <w:rPr>
                                              <w:rFonts w:ascii="Arial" w:hAnsi="Arial" w:cs="Arial"/>
                                              <w:b/>
                                              <w:bCs/>
                                              <w:color w:val="FFFFFF"/>
                                              <w:kern w:val="24"/>
                                              <w:sz w:val="10"/>
                                              <w:szCs w:val="10"/>
                                            </w:rPr>
                                            <w:t>(PA ed ETS NON ECONOMICO)</w:t>
                                          </w:r>
                                        </w:p>
                                      </w:txbxContent>
                                    </wps:txbx>
                                    <wps:bodyPr wrap="square" rtlCol="0">
                                      <a:noAutofit/>
                                    </wps:bodyPr>
                                  </wps:wsp>
                                </wpg:grpSp>
                                <wps:wsp>
                                  <wps:cNvPr id="1007015109" name="Connettore diritto 7"/>
                                  <wps:cNvCnPr>
                                    <a:cxnSpLocks/>
                                  </wps:cNvCnPr>
                                  <wps:spPr>
                                    <a:xfrm>
                                      <a:off x="982301" y="276131"/>
                                      <a:ext cx="234315" cy="0"/>
                                    </a:xfrm>
                                    <a:prstGeom prst="line">
                                      <a:avLst/>
                                    </a:prstGeom>
                                    <a:noFill/>
                                    <a:ln w="19050" cap="flat" cmpd="sng" algn="ctr">
                                      <a:solidFill>
                                        <a:srgbClr val="78D9AB"/>
                                      </a:solidFill>
                                      <a:prstDash val="solid"/>
                                      <a:miter lim="800000"/>
                                    </a:ln>
                                    <a:effectLst/>
                                  </wps:spPr>
                                  <wps:bodyPr/>
                                </wps:wsp>
                              </wpg:grpSp>
                              <wpg:grpSp>
                                <wpg:cNvPr id="468231516" name="Gruppo 40"/>
                                <wpg:cNvGrpSpPr/>
                                <wpg:grpSpPr>
                                  <a:xfrm>
                                    <a:off x="2274073" y="127221"/>
                                    <a:ext cx="2411095" cy="266756"/>
                                    <a:chOff x="0" y="0"/>
                                    <a:chExt cx="2411650" cy="266756"/>
                                  </a:xfrm>
                                </wpg:grpSpPr>
                                <wps:wsp>
                                  <wps:cNvPr id="1268006945" name="Connettore diritto 121"/>
                                  <wps:cNvCnPr>
                                    <a:cxnSpLocks/>
                                  </wps:cNvCnPr>
                                  <wps:spPr>
                                    <a:xfrm>
                                      <a:off x="0" y="139700"/>
                                      <a:ext cx="815975" cy="0"/>
                                    </a:xfrm>
                                    <a:prstGeom prst="line">
                                      <a:avLst/>
                                    </a:prstGeom>
                                    <a:noFill/>
                                    <a:ln w="19050" cap="flat" cmpd="sng" algn="ctr">
                                      <a:solidFill>
                                        <a:srgbClr val="78D9AB"/>
                                      </a:solidFill>
                                      <a:prstDash val="solid"/>
                                      <a:miter lim="800000"/>
                                    </a:ln>
                                    <a:effectLst/>
                                  </wps:spPr>
                                  <wps:bodyPr/>
                                </wps:wsp>
                                <wpg:grpSp>
                                  <wpg:cNvPr id="824974806" name="Gruppo 28"/>
                                  <wpg:cNvGrpSpPr/>
                                  <wpg:grpSpPr>
                                    <a:xfrm>
                                      <a:off x="755650" y="0"/>
                                      <a:ext cx="1656000" cy="266756"/>
                                      <a:chOff x="0" y="0"/>
                                      <a:chExt cx="1656000" cy="266756"/>
                                    </a:xfrm>
                                  </wpg:grpSpPr>
                                  <wps:wsp>
                                    <wps:cNvPr id="632178383" name="Rettangolo con angoli arrotondati 20"/>
                                    <wps:cNvSpPr/>
                                    <wps:spPr>
                                      <a:xfrm>
                                        <a:off x="0" y="13580"/>
                                        <a:ext cx="1656000"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561747222" name="CasellaDiTesto 21"/>
                                    <wps:cNvSpPr txBox="1"/>
                                    <wps:spPr>
                                      <a:xfrm>
                                        <a:off x="31676" y="0"/>
                                        <a:ext cx="1565714" cy="266756"/>
                                      </a:xfrm>
                                      <a:prstGeom prst="rect">
                                        <a:avLst/>
                                      </a:prstGeom>
                                      <a:noFill/>
                                    </wps:spPr>
                                    <wps:txbx>
                                      <w:txbxContent>
                                        <w:p w14:paraId="7C82785A"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UTILIZZATORE PUBBLICO</w:t>
                                          </w:r>
                                        </w:p>
                                        <w:p w14:paraId="3450041D"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non proprietario immobile</w:t>
                                          </w:r>
                                        </w:p>
                                      </w:txbxContent>
                                    </wps:txbx>
                                    <wps:bodyPr wrap="square" rtlCol="0">
                                      <a:spAutoFit/>
                                    </wps:bodyPr>
                                  </wps:wsp>
                                </wpg:grpSp>
                              </wpg:grpSp>
                              <wpg:grpSp>
                                <wpg:cNvPr id="1365364669" name="Gruppo 39"/>
                                <wpg:cNvGrpSpPr/>
                                <wpg:grpSpPr>
                                  <a:xfrm>
                                    <a:off x="1709530" y="131196"/>
                                    <a:ext cx="883920" cy="1499182"/>
                                    <a:chOff x="0" y="0"/>
                                    <a:chExt cx="883920" cy="1499478"/>
                                  </a:xfrm>
                                </wpg:grpSpPr>
                                <wps:wsp>
                                  <wps:cNvPr id="1040855806" name="Connettore diritto 13"/>
                                  <wps:cNvCnPr>
                                    <a:cxnSpLocks/>
                                  </wps:cNvCnPr>
                                  <wps:spPr>
                                    <a:xfrm>
                                      <a:off x="440405" y="242596"/>
                                      <a:ext cx="0" cy="184150"/>
                                    </a:xfrm>
                                    <a:prstGeom prst="line">
                                      <a:avLst/>
                                    </a:prstGeom>
                                    <a:noFill/>
                                    <a:ln w="19050" cap="flat" cmpd="sng" algn="ctr">
                                      <a:solidFill>
                                        <a:srgbClr val="78D9AB"/>
                                      </a:solidFill>
                                      <a:prstDash val="solid"/>
                                      <a:miter lim="800000"/>
                                    </a:ln>
                                    <a:effectLst/>
                                  </wps:spPr>
                                  <wps:bodyPr/>
                                </wps:wsp>
                                <wps:wsp>
                                  <wps:cNvPr id="2112787941" name="Connettore diritto 117"/>
                                  <wps:cNvCnPr>
                                    <a:cxnSpLocks/>
                                  </wps:cNvCnPr>
                                  <wps:spPr>
                                    <a:xfrm>
                                      <a:off x="447869" y="1037564"/>
                                      <a:ext cx="0" cy="180036"/>
                                    </a:xfrm>
                                    <a:prstGeom prst="line">
                                      <a:avLst/>
                                    </a:prstGeom>
                                    <a:noFill/>
                                    <a:ln w="19050" cap="flat" cmpd="sng" algn="ctr">
                                      <a:solidFill>
                                        <a:srgbClr val="78D9AB"/>
                                      </a:solidFill>
                                      <a:prstDash val="solid"/>
                                      <a:miter lim="800000"/>
                                    </a:ln>
                                    <a:effectLst/>
                                  </wps:spPr>
                                  <wps:bodyPr/>
                                </wps:wsp>
                                <wpg:grpSp>
                                  <wpg:cNvPr id="1360518218" name="Gruppo 36"/>
                                  <wpg:cNvGrpSpPr/>
                                  <wpg:grpSpPr>
                                    <a:xfrm>
                                      <a:off x="0" y="425476"/>
                                      <a:ext cx="883920" cy="611505"/>
                                      <a:chOff x="0" y="0"/>
                                      <a:chExt cx="883920" cy="611505"/>
                                    </a:xfrm>
                                  </wpg:grpSpPr>
                                  <wps:wsp>
                                    <wps:cNvPr id="509319695" name="Ovale 10"/>
                                    <wps:cNvSpPr/>
                                    <wps:spPr>
                                      <a:xfrm>
                                        <a:off x="0" y="0"/>
                                        <a:ext cx="883920" cy="611505"/>
                                      </a:xfrm>
                                      <a:prstGeom prst="ellipse">
                                        <a:avLst/>
                                      </a:prstGeom>
                                      <a:solidFill>
                                        <a:sysClr val="window" lastClr="FFFFFF">
                                          <a:lumMod val="85000"/>
                                        </a:sysClr>
                                      </a:solidFill>
                                      <a:ln w="19050" cap="flat" cmpd="sng" algn="ctr">
                                        <a:noFill/>
                                        <a:prstDash val="solid"/>
                                        <a:miter lim="800000"/>
                                      </a:ln>
                                      <a:effectLst/>
                                    </wps:spPr>
                                    <wps:bodyPr rtlCol="0" anchor="ctr"/>
                                  </wps:wsp>
                                  <wps:wsp>
                                    <wps:cNvPr id="1444158517" name="CasellaDiTesto 11"/>
                                    <wps:cNvSpPr txBox="1"/>
                                    <wps:spPr>
                                      <a:xfrm>
                                        <a:off x="68458" y="122246"/>
                                        <a:ext cx="755833" cy="338276"/>
                                      </a:xfrm>
                                      <a:prstGeom prst="rect">
                                        <a:avLst/>
                                      </a:prstGeom>
                                      <a:noFill/>
                                    </wps:spPr>
                                    <wps:txbx>
                                      <w:txbxContent>
                                        <w:p w14:paraId="7CBAAA44"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wps:txbx>
                                    <wps:bodyPr wrap="square" rtlCol="0">
                                      <a:noAutofit/>
                                    </wps:bodyPr>
                                  </wps:wsp>
                                </wpg:grpSp>
                                <wpg:grpSp>
                                  <wpg:cNvPr id="2073195343" name="Gruppo 37"/>
                                  <wpg:cNvGrpSpPr/>
                                  <wpg:grpSpPr>
                                    <a:xfrm>
                                      <a:off x="290680" y="0"/>
                                      <a:ext cx="294005" cy="287655"/>
                                      <a:chOff x="3297" y="0"/>
                                      <a:chExt cx="294005" cy="287655"/>
                                    </a:xfrm>
                                  </wpg:grpSpPr>
                                  <wps:wsp>
                                    <wps:cNvPr id="1389205151" name="Ovale 10"/>
                                    <wps:cNvSpPr/>
                                    <wps:spPr>
                                      <a:xfrm>
                                        <a:off x="7464" y="0"/>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2099083458" name="CasellaDiTesto 104"/>
                                    <wps:cNvSpPr txBox="1"/>
                                    <wps:spPr>
                                      <a:xfrm>
                                        <a:off x="3297" y="28975"/>
                                        <a:ext cx="294005" cy="193675"/>
                                      </a:xfrm>
                                      <a:prstGeom prst="rect">
                                        <a:avLst/>
                                      </a:prstGeom>
                                      <a:noFill/>
                                    </wps:spPr>
                                    <wps:txbx>
                                      <w:txbxContent>
                                        <w:p w14:paraId="2022FBD3"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wps:txbx>
                                    <wps:bodyPr wrap="square" rtlCol="0">
                                      <a:noAutofit/>
                                    </wps:bodyPr>
                                  </wps:wsp>
                                </wpg:grpSp>
                                <wpg:grpSp>
                                  <wpg:cNvPr id="473158843" name="Gruppo 38"/>
                                  <wpg:cNvGrpSpPr/>
                                  <wpg:grpSpPr>
                                    <a:xfrm>
                                      <a:off x="264746" y="1211823"/>
                                      <a:ext cx="369478" cy="287655"/>
                                      <a:chOff x="10953" y="-53408"/>
                                      <a:chExt cx="369478" cy="287655"/>
                                    </a:xfrm>
                                  </wpg:grpSpPr>
                                  <wps:wsp>
                                    <wps:cNvPr id="1071962009" name="Ovale 10"/>
                                    <wps:cNvSpPr/>
                                    <wps:spPr>
                                      <a:xfrm>
                                        <a:off x="48519" y="-53408"/>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028980279" name="CasellaDiTesto 107"/>
                                    <wps:cNvSpPr txBox="1"/>
                                    <wps:spPr>
                                      <a:xfrm>
                                        <a:off x="10953" y="-10758"/>
                                        <a:ext cx="369478" cy="206136"/>
                                      </a:xfrm>
                                      <a:prstGeom prst="rect">
                                        <a:avLst/>
                                      </a:prstGeom>
                                      <a:noFill/>
                                    </wps:spPr>
                                    <wps:txbx>
                                      <w:txbxContent>
                                        <w:p w14:paraId="792390B6"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wps:txbx>
                                    <wps:bodyPr wrap="square" rtlCol="0">
                                      <a:noAutofit/>
                                    </wps:bodyPr>
                                  </wps:wsp>
                                </wpg:grpSp>
                              </wpg:grpSp>
                              <wpg:grpSp>
                                <wpg:cNvPr id="2070772620" name="Gruppo 51"/>
                                <wpg:cNvGrpSpPr/>
                                <wpg:grpSpPr>
                                  <a:xfrm>
                                    <a:off x="2293951" y="894521"/>
                                    <a:ext cx="2387600" cy="1206114"/>
                                    <a:chOff x="0" y="0"/>
                                    <a:chExt cx="2387600" cy="1206114"/>
                                  </a:xfrm>
                                </wpg:grpSpPr>
                                <wpg:grpSp>
                                  <wpg:cNvPr id="1390557661" name="Gruppo 43"/>
                                  <wpg:cNvGrpSpPr/>
                                  <wpg:grpSpPr>
                                    <a:xfrm>
                                      <a:off x="472440" y="0"/>
                                      <a:ext cx="1912620" cy="250825"/>
                                      <a:chOff x="0" y="0"/>
                                      <a:chExt cx="1913302" cy="251460"/>
                                    </a:xfrm>
                                  </wpg:grpSpPr>
                                  <wps:wsp>
                                    <wps:cNvPr id="1597822073" name="Connettore diritto 18"/>
                                    <wps:cNvCnPr>
                                      <a:cxnSpLocks/>
                                    </wps:cNvCnPr>
                                    <wps:spPr>
                                      <a:xfrm>
                                        <a:off x="0" y="122978"/>
                                        <a:ext cx="338667" cy="0"/>
                                      </a:xfrm>
                                      <a:prstGeom prst="line">
                                        <a:avLst/>
                                      </a:prstGeom>
                                      <a:noFill/>
                                      <a:ln w="19050" cap="flat" cmpd="sng" algn="ctr">
                                        <a:solidFill>
                                          <a:srgbClr val="78D9AB"/>
                                        </a:solidFill>
                                        <a:prstDash val="solid"/>
                                        <a:miter lim="800000"/>
                                      </a:ln>
                                      <a:effectLst/>
                                    </wps:spPr>
                                    <wps:bodyPr/>
                                  </wps:wsp>
                                  <wpg:grpSp>
                                    <wpg:cNvPr id="487871455" name="Gruppo 29"/>
                                    <wpg:cNvGrpSpPr/>
                                    <wpg:grpSpPr>
                                      <a:xfrm>
                                        <a:off x="257857" y="0"/>
                                        <a:ext cx="1655445" cy="251460"/>
                                        <a:chOff x="0" y="0"/>
                                        <a:chExt cx="1655445" cy="251460"/>
                                      </a:xfrm>
                                    </wpg:grpSpPr>
                                    <wps:wsp>
                                      <wps:cNvPr id="2055278050" name="Rettangolo con angoli arrotondati 22"/>
                                      <wps:cNvSpPr/>
                                      <wps:spPr>
                                        <a:xfrm>
                                          <a:off x="0" y="0"/>
                                          <a:ext cx="1655445"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931291006" name="CasellaDiTesto 25"/>
                                      <wps:cNvSpPr txBox="1"/>
                                      <wps:spPr>
                                        <a:xfrm>
                                          <a:off x="402643" y="18107"/>
                                          <a:ext cx="850900" cy="207645"/>
                                        </a:xfrm>
                                        <a:prstGeom prst="rect">
                                          <a:avLst/>
                                        </a:prstGeom>
                                        <a:noFill/>
                                      </wps:spPr>
                                      <wps:txbx>
                                        <w:txbxContent>
                                          <w:p w14:paraId="647385C2"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wps:txbx>
                                      <wps:bodyPr wrap="square" rtlCol="0">
                                        <a:noAutofit/>
                                      </wps:bodyPr>
                                    </wps:wsp>
                                  </wpg:grpSp>
                                </wpg:grpSp>
                                <wpg:grpSp>
                                  <wpg:cNvPr id="1961343349" name="Gruppo 50"/>
                                  <wpg:cNvGrpSpPr/>
                                  <wpg:grpSpPr>
                                    <a:xfrm>
                                      <a:off x="0" y="111760"/>
                                      <a:ext cx="480695" cy="932983"/>
                                      <a:chOff x="0" y="0"/>
                                      <a:chExt cx="480695" cy="932983"/>
                                    </a:xfrm>
                                  </wpg:grpSpPr>
                                  <wps:wsp>
                                    <wps:cNvPr id="367210406" name="Connettore diritto 8"/>
                                    <wps:cNvCnPr>
                                      <a:cxnSpLocks/>
                                    </wps:cNvCnPr>
                                    <wps:spPr>
                                      <a:xfrm flipH="1" flipV="1">
                                        <a:off x="0" y="481994"/>
                                        <a:ext cx="480695" cy="0"/>
                                      </a:xfrm>
                                      <a:prstGeom prst="line">
                                        <a:avLst/>
                                      </a:prstGeom>
                                      <a:noFill/>
                                      <a:ln w="19050" cap="flat" cmpd="sng" algn="ctr">
                                        <a:solidFill>
                                          <a:srgbClr val="78D9AB"/>
                                        </a:solidFill>
                                        <a:prstDash val="solid"/>
                                        <a:miter lim="800000"/>
                                      </a:ln>
                                      <a:effectLst/>
                                    </wps:spPr>
                                    <wps:bodyPr/>
                                  </wps:wsp>
                                  <wps:wsp>
                                    <wps:cNvPr id="786920886" name="Connettore diritto 108"/>
                                    <wps:cNvCnPr>
                                      <a:cxnSpLocks/>
                                    </wps:cNvCnPr>
                                    <wps:spPr>
                                      <a:xfrm flipH="1">
                                        <a:off x="468907" y="0"/>
                                        <a:ext cx="3732" cy="932983"/>
                                      </a:xfrm>
                                      <a:prstGeom prst="line">
                                        <a:avLst/>
                                      </a:prstGeom>
                                      <a:noFill/>
                                      <a:ln w="19050" cap="flat" cmpd="sng" algn="ctr">
                                        <a:solidFill>
                                          <a:srgbClr val="78D9AB"/>
                                        </a:solidFill>
                                        <a:prstDash val="solid"/>
                                        <a:miter lim="800000"/>
                                      </a:ln>
                                      <a:effectLst/>
                                    </wps:spPr>
                                    <wps:bodyPr/>
                                  </wps:wsp>
                                </wpg:grpSp>
                                <wpg:grpSp>
                                  <wpg:cNvPr id="1765172836" name="Gruppo 42"/>
                                  <wpg:cNvGrpSpPr/>
                                  <wpg:grpSpPr>
                                    <a:xfrm>
                                      <a:off x="482600" y="299720"/>
                                      <a:ext cx="1905000" cy="250825"/>
                                      <a:chOff x="0" y="0"/>
                                      <a:chExt cx="1905368" cy="251460"/>
                                    </a:xfrm>
                                  </wpg:grpSpPr>
                                  <wps:wsp>
                                    <wps:cNvPr id="1597172201" name="Connettore diritto 27"/>
                                    <wps:cNvCnPr>
                                      <a:cxnSpLocks/>
                                    </wps:cNvCnPr>
                                    <wps:spPr>
                                      <a:xfrm>
                                        <a:off x="0" y="138846"/>
                                        <a:ext cx="304800" cy="0"/>
                                      </a:xfrm>
                                      <a:prstGeom prst="line">
                                        <a:avLst/>
                                      </a:prstGeom>
                                      <a:noFill/>
                                      <a:ln w="19050" cap="flat" cmpd="sng" algn="ctr">
                                        <a:solidFill>
                                          <a:srgbClr val="78D9AB"/>
                                        </a:solidFill>
                                        <a:prstDash val="solid"/>
                                        <a:miter lim="800000"/>
                                      </a:ln>
                                      <a:effectLst/>
                                    </wps:spPr>
                                    <wps:bodyPr/>
                                  </wps:wsp>
                                  <wpg:grpSp>
                                    <wpg:cNvPr id="1420815103" name="Gruppo 30"/>
                                    <wpg:cNvGrpSpPr/>
                                    <wpg:grpSpPr>
                                      <a:xfrm>
                                        <a:off x="249923" y="0"/>
                                        <a:ext cx="1655445" cy="251460"/>
                                        <a:chOff x="0" y="0"/>
                                        <a:chExt cx="1655445" cy="252000"/>
                                      </a:xfrm>
                                    </wpg:grpSpPr>
                                    <wps:wsp>
                                      <wps:cNvPr id="1634494171" name="Rettangolo con angoli arrotondati 28"/>
                                      <wps:cNvSpPr/>
                                      <wps:spPr>
                                        <a:xfrm>
                                          <a:off x="0" y="0"/>
                                          <a:ext cx="1655445" cy="252000"/>
                                        </a:xfrm>
                                        <a:prstGeom prst="roundRect">
                                          <a:avLst>
                                            <a:gd name="adj" fmla="val 50000"/>
                                          </a:avLst>
                                        </a:prstGeom>
                                        <a:solidFill>
                                          <a:srgbClr val="78D9AB">
                                            <a:lumMod val="40000"/>
                                            <a:lumOff val="60000"/>
                                          </a:srgbClr>
                                        </a:solidFill>
                                        <a:ln w="19050" cap="flat" cmpd="sng" algn="ctr">
                                          <a:solidFill>
                                            <a:srgbClr val="78D9AB">
                                              <a:shade val="15000"/>
                                            </a:srgbClr>
                                          </a:solidFill>
                                          <a:prstDash val="solid"/>
                                          <a:miter lim="800000"/>
                                        </a:ln>
                                        <a:effectLst/>
                                      </wps:spPr>
                                      <wps:bodyPr rtlCol="0" anchor="ctr"/>
                                    </wps:wsp>
                                    <wps:wsp>
                                      <wps:cNvPr id="1410526625" name="CasellaDiTesto 110"/>
                                      <wps:cNvSpPr txBox="1"/>
                                      <wps:spPr>
                                        <a:xfrm>
                                          <a:off x="529163" y="23098"/>
                                          <a:ext cx="597267" cy="206136"/>
                                        </a:xfrm>
                                        <a:prstGeom prst="rect">
                                          <a:avLst/>
                                        </a:prstGeom>
                                        <a:noFill/>
                                      </wps:spPr>
                                      <wps:txbx>
                                        <w:txbxContent>
                                          <w:p w14:paraId="3EDF5631"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PPP</w:t>
                                            </w:r>
                                          </w:p>
                                        </w:txbxContent>
                                      </wps:txbx>
                                      <wps:bodyPr wrap="square" rtlCol="0">
                                        <a:noAutofit/>
                                      </wps:bodyPr>
                                    </wps:wsp>
                                  </wpg:grpSp>
                                </wpg:grpSp>
                                <wpg:grpSp>
                                  <wpg:cNvPr id="867821816" name="Gruppo 45"/>
                                  <wpg:cNvGrpSpPr/>
                                  <wpg:grpSpPr>
                                    <a:xfrm>
                                      <a:off x="472440" y="581660"/>
                                      <a:ext cx="1910715" cy="295275"/>
                                      <a:chOff x="-14934" y="0"/>
                                      <a:chExt cx="1911733" cy="295910"/>
                                    </a:xfrm>
                                  </wpg:grpSpPr>
                                  <wps:wsp>
                                    <wps:cNvPr id="1983897025" name="Connettore diritto 30"/>
                                    <wps:cNvCnPr>
                                      <a:cxnSpLocks/>
                                    </wps:cNvCnPr>
                                    <wps:spPr>
                                      <a:xfrm>
                                        <a:off x="-14934" y="156697"/>
                                        <a:ext cx="389585" cy="0"/>
                                      </a:xfrm>
                                      <a:prstGeom prst="line">
                                        <a:avLst/>
                                      </a:prstGeom>
                                      <a:noFill/>
                                      <a:ln w="19050" cap="flat" cmpd="sng" algn="ctr">
                                        <a:solidFill>
                                          <a:srgbClr val="78D9AB"/>
                                        </a:solidFill>
                                        <a:prstDash val="solid"/>
                                        <a:miter lim="800000"/>
                                      </a:ln>
                                      <a:effectLst/>
                                    </wps:spPr>
                                    <wps:bodyPr/>
                                  </wps:wsp>
                                  <wpg:grpSp>
                                    <wpg:cNvPr id="192314609" name="Gruppo 31"/>
                                    <wpg:cNvGrpSpPr/>
                                    <wpg:grpSpPr>
                                      <a:xfrm>
                                        <a:off x="241989" y="0"/>
                                        <a:ext cx="1654810" cy="295910"/>
                                        <a:chOff x="17653" y="-15969"/>
                                        <a:chExt cx="1655445" cy="296545"/>
                                      </a:xfrm>
                                    </wpg:grpSpPr>
                                    <wps:wsp>
                                      <wps:cNvPr id="1319631442" name="Rettangolo con angoli arrotondati 31"/>
                                      <wps:cNvSpPr/>
                                      <wps:spPr>
                                        <a:xfrm>
                                          <a:off x="17653"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583448860" name="CasellaDiTesto 111"/>
                                      <wps:cNvSpPr txBox="1"/>
                                      <wps:spPr>
                                        <a:xfrm>
                                          <a:off x="72769" y="-15969"/>
                                          <a:ext cx="1545702" cy="296545"/>
                                        </a:xfrm>
                                        <a:prstGeom prst="rect">
                                          <a:avLst/>
                                        </a:prstGeom>
                                        <a:noFill/>
                                      </wps:spPr>
                                      <wps:txbx>
                                        <w:txbxContent>
                                          <w:p w14:paraId="18FA732A"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wps:txbx>
                                      <wps:bodyPr wrap="square" rtlCol="0">
                                        <a:spAutoFit/>
                                      </wps:bodyPr>
                                    </wps:wsp>
                                  </wpg:grpSp>
                                </wpg:grpSp>
                                <wpg:grpSp>
                                  <wpg:cNvPr id="676275390" name="Gruppo 44"/>
                                  <wpg:cNvGrpSpPr/>
                                  <wpg:grpSpPr>
                                    <a:xfrm>
                                      <a:off x="464820" y="884804"/>
                                      <a:ext cx="1921510" cy="321310"/>
                                      <a:chOff x="-13067" y="235"/>
                                      <a:chExt cx="1922402" cy="321945"/>
                                    </a:xfrm>
                                  </wpg:grpSpPr>
                                  <wps:wsp>
                                    <wps:cNvPr id="1386078413" name="Connettore diritto 33"/>
                                    <wps:cNvCnPr>
                                      <a:cxnSpLocks/>
                                    </wps:cNvCnPr>
                                    <wps:spPr>
                                      <a:xfrm>
                                        <a:off x="-13067" y="156698"/>
                                        <a:ext cx="699501" cy="0"/>
                                      </a:xfrm>
                                      <a:prstGeom prst="line">
                                        <a:avLst/>
                                      </a:prstGeom>
                                      <a:noFill/>
                                      <a:ln w="19050" cap="flat" cmpd="sng" algn="ctr">
                                        <a:solidFill>
                                          <a:srgbClr val="78D9AB"/>
                                        </a:solidFill>
                                        <a:prstDash val="solid"/>
                                        <a:miter lim="800000"/>
                                      </a:ln>
                                      <a:effectLst/>
                                    </wps:spPr>
                                    <wps:bodyPr/>
                                  </wps:wsp>
                                  <wpg:grpSp>
                                    <wpg:cNvPr id="2132793170" name="Gruppo 33"/>
                                    <wpg:cNvGrpSpPr/>
                                    <wpg:grpSpPr>
                                      <a:xfrm>
                                        <a:off x="253890" y="235"/>
                                        <a:ext cx="1655445" cy="321945"/>
                                        <a:chOff x="0" y="235"/>
                                        <a:chExt cx="1656000" cy="321945"/>
                                      </a:xfrm>
                                    </wpg:grpSpPr>
                                    <wps:wsp>
                                      <wps:cNvPr id="1884576040" name="Rettangolo con angoli arrotondati 34"/>
                                      <wps:cNvSpPr/>
                                      <wps:spPr>
                                        <a:xfrm>
                                          <a:off x="0" y="13214"/>
                                          <a:ext cx="1656000" cy="252000"/>
                                        </a:xfrm>
                                        <a:prstGeom prst="roundRect">
                                          <a:avLst>
                                            <a:gd name="adj" fmla="val 50000"/>
                                          </a:avLst>
                                        </a:prstGeom>
                                        <a:solidFill>
                                          <a:srgbClr val="78D9AB">
                                            <a:lumMod val="40000"/>
                                            <a:lumOff val="60000"/>
                                          </a:srgbClr>
                                        </a:solidFill>
                                        <a:ln w="19050" cap="flat" cmpd="sng" algn="ctr">
                                          <a:solidFill>
                                            <a:srgbClr val="78D9AB">
                                              <a:shade val="15000"/>
                                            </a:srgbClr>
                                          </a:solidFill>
                                          <a:prstDash val="solid"/>
                                          <a:miter lim="800000"/>
                                        </a:ln>
                                        <a:effectLst/>
                                      </wps:spPr>
                                      <wps:bodyPr rtlCol="0" anchor="ctr"/>
                                    </wps:wsp>
                                    <wps:wsp>
                                      <wps:cNvPr id="1881380459" name="CasellaDiTesto 112"/>
                                      <wps:cNvSpPr txBox="1"/>
                                      <wps:spPr>
                                        <a:xfrm>
                                          <a:off x="110996" y="235"/>
                                          <a:ext cx="1525177" cy="321945"/>
                                        </a:xfrm>
                                        <a:prstGeom prst="rect">
                                          <a:avLst/>
                                        </a:prstGeom>
                                        <a:noFill/>
                                      </wps:spPr>
                                      <wps:txbx>
                                        <w:txbxContent>
                                          <w:p w14:paraId="5B20D22C"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ALTRO SOGGETTO PUBBLICO</w:t>
                                            </w:r>
                                          </w:p>
                                          <w:p w14:paraId="152BB981" w14:textId="77777777" w:rsidR="0059606F" w:rsidRPr="0059606F" w:rsidRDefault="0059606F" w:rsidP="0059606F">
                                            <w:pPr>
                                              <w:jc w:val="center"/>
                                              <w:rPr>
                                                <w:rFonts w:ascii="Arial" w:hAnsi="Arial" w:cs="Arial"/>
                                                <w:color w:val="0C201D"/>
                                                <w:kern w:val="24"/>
                                                <w:sz w:val="12"/>
                                                <w:szCs w:val="12"/>
                                              </w:rPr>
                                            </w:pPr>
                                            <w:r w:rsidRPr="0059606F">
                                              <w:rPr>
                                                <w:rFonts w:ascii="Arial" w:hAnsi="Arial" w:cs="Arial"/>
                                                <w:color w:val="0C201D"/>
                                                <w:kern w:val="24"/>
                                                <w:sz w:val="16"/>
                                                <w:szCs w:val="16"/>
                                              </w:rPr>
                                              <w:t xml:space="preserve"> </w:t>
                                            </w:r>
                                            <w:r w:rsidRPr="0059606F">
                                              <w:rPr>
                                                <w:rFonts w:ascii="Arial" w:hAnsi="Arial" w:cs="Arial"/>
                                                <w:color w:val="0C201D"/>
                                                <w:kern w:val="24"/>
                                                <w:sz w:val="12"/>
                                                <w:szCs w:val="12"/>
                                              </w:rPr>
                                              <w:t xml:space="preserve">Art.13 comma 1 lettera b </w:t>
                                            </w:r>
                                          </w:p>
                                        </w:txbxContent>
                                      </wps:txbx>
                                      <wps:bodyPr wrap="square" rtlCol="0">
                                        <a:noAutofit/>
                                      </wps:bodyPr>
                                    </wps:wsp>
                                  </wpg:grpSp>
                                </wpg:grpSp>
                              </wpg:grpSp>
                              <wpg:grpSp>
                                <wpg:cNvPr id="569510239" name="Gruppo 48"/>
                                <wpg:cNvGrpSpPr/>
                                <wpg:grpSpPr>
                                  <a:xfrm>
                                    <a:off x="0" y="0"/>
                                    <a:ext cx="311785" cy="2052000"/>
                                    <a:chOff x="0" y="0"/>
                                    <a:chExt cx="311848" cy="2231695"/>
                                  </a:xfrm>
                                </wpg:grpSpPr>
                                <wps:wsp>
                                  <wps:cNvPr id="549916558" name="Rettangolo 3"/>
                                  <wps:cNvSpPr/>
                                  <wps:spPr>
                                    <a:xfrm>
                                      <a:off x="0" y="0"/>
                                      <a:ext cx="311848" cy="2231695"/>
                                    </a:xfrm>
                                    <a:prstGeom prst="rect">
                                      <a:avLst/>
                                    </a:prstGeom>
                                    <a:solidFill>
                                      <a:sysClr val="window" lastClr="FFFFFF">
                                        <a:lumMod val="95000"/>
                                      </a:sysClr>
                                    </a:solidFill>
                                    <a:ln w="19050" cap="flat" cmpd="sng" algn="ctr">
                                      <a:noFill/>
                                      <a:prstDash val="solid"/>
                                      <a:miter lim="800000"/>
                                    </a:ln>
                                    <a:effectLst/>
                                  </wps:spPr>
                                  <wps:bodyPr rtlCol="0" anchor="ctr"/>
                                </wps:wsp>
                                <wps:wsp>
                                  <wps:cNvPr id="99875913" name="CasellaDiTesto 5"/>
                                  <wps:cNvSpPr txBox="1"/>
                                  <wps:spPr>
                                    <a:xfrm rot="16200000">
                                      <a:off x="-739977" y="1009540"/>
                                      <a:ext cx="1787287" cy="211306"/>
                                    </a:xfrm>
                                    <a:prstGeom prst="rect">
                                      <a:avLst/>
                                    </a:prstGeom>
                                    <a:noFill/>
                                  </wps:spPr>
                                  <wps:txbx>
                                    <w:txbxContent>
                                      <w:p w14:paraId="49784355"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SA PUBBLIOO</w:t>
                                        </w:r>
                                      </w:p>
                                    </w:txbxContent>
                                  </wps:txbx>
                                  <wps:bodyPr wrap="square" rtlCol="0">
                                    <a:noAutofit/>
                                  </wps:bodyPr>
                                </wps:wsp>
                              </wpg:grpSp>
                              <wps:wsp>
                                <wps:cNvPr id="1313872303" name="Rettangolo 3"/>
                                <wps:cNvSpPr/>
                                <wps:spPr>
                                  <a:xfrm>
                                    <a:off x="4750156" y="0"/>
                                    <a:ext cx="1551220" cy="2052000"/>
                                  </a:xfrm>
                                  <a:prstGeom prst="rect">
                                    <a:avLst/>
                                  </a:prstGeom>
                                  <a:solidFill>
                                    <a:sysClr val="window" lastClr="FFFFFF">
                                      <a:lumMod val="95000"/>
                                    </a:sysClr>
                                  </a:solidFill>
                                  <a:ln w="19050" cap="flat" cmpd="sng" algn="ctr">
                                    <a:noFill/>
                                    <a:prstDash val="solid"/>
                                    <a:miter lim="800000"/>
                                  </a:ln>
                                  <a:effectLst/>
                                </wps:spPr>
                                <wps:bodyPr rtlCol="0" anchor="ctr"/>
                              </wps:wsp>
                            </wpg:grpSp>
                            <wpg:grpSp>
                              <wpg:cNvPr id="1417556644" name="Gruppo 55"/>
                              <wpg:cNvGrpSpPr/>
                              <wpg:grpSpPr>
                                <a:xfrm>
                                  <a:off x="4750042" y="658745"/>
                                  <a:ext cx="1565275" cy="685232"/>
                                  <a:chOff x="-151567" y="10159"/>
                                  <a:chExt cx="1565275" cy="685232"/>
                                </a:xfrm>
                              </wpg:grpSpPr>
                              <wps:wsp>
                                <wps:cNvPr id="141204888" name="CasellaDiTesto 21"/>
                                <wps:cNvSpPr txBox="1"/>
                                <wps:spPr>
                                  <a:xfrm>
                                    <a:off x="-151567" y="300864"/>
                                    <a:ext cx="1565275" cy="193675"/>
                                  </a:xfrm>
                                  <a:prstGeom prst="rect">
                                    <a:avLst/>
                                  </a:prstGeom>
                                  <a:noFill/>
                                </wps:spPr>
                                <wps:txbx>
                                  <w:txbxContent>
                                    <w:p w14:paraId="25BBF9EF"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wps:txbx>
                                <wps:bodyPr wrap="square" rtlCol="0">
                                  <a:spAutoFit/>
                                </wps:bodyPr>
                              </wps:wsp>
                              <wps:wsp>
                                <wps:cNvPr id="1486303302" name="CasellaDiTesto 21"/>
                                <wps:cNvSpPr txBox="1"/>
                                <wps:spPr>
                                  <a:xfrm>
                                    <a:off x="-151567" y="501716"/>
                                    <a:ext cx="1565275" cy="193675"/>
                                  </a:xfrm>
                                  <a:prstGeom prst="rect">
                                    <a:avLst/>
                                  </a:prstGeom>
                                  <a:noFill/>
                                </wps:spPr>
                                <wps:txbx>
                                  <w:txbxContent>
                                    <w:p w14:paraId="37700870"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wps:txbx>
                                <wps:bodyPr wrap="square" rtlCol="0">
                                  <a:spAutoFit/>
                                </wps:bodyPr>
                              </wps:wsp>
                              <wps:wsp>
                                <wps:cNvPr id="1198744318" name="CasellaDiTesto 21"/>
                                <wps:cNvSpPr txBox="1"/>
                                <wps:spPr>
                                  <a:xfrm>
                                    <a:off x="-151567" y="10159"/>
                                    <a:ext cx="1565275" cy="193675"/>
                                  </a:xfrm>
                                  <a:prstGeom prst="rect">
                                    <a:avLst/>
                                  </a:prstGeom>
                                  <a:noFill/>
                                </wps:spPr>
                                <wps:txbx>
                                  <w:txbxContent>
                                    <w:p w14:paraId="60007685"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wps:txbx>
                                <wps:bodyPr wrap="square" rtlCol="0">
                                  <a:spAutoFit/>
                                </wps:bodyPr>
                              </wps:wsp>
                            </wpg:grpSp>
                          </wpg:grpSp>
                          <wps:wsp>
                            <wps:cNvPr id="1387073811" name="Rettangolo 4"/>
                            <wps:cNvSpPr/>
                            <wps:spPr>
                              <a:xfrm>
                                <a:off x="350874" y="1892595"/>
                                <a:ext cx="173904" cy="163199"/>
                              </a:xfrm>
                              <a:prstGeom prst="rect">
                                <a:avLst/>
                              </a:prstGeom>
                              <a:solidFill>
                                <a:srgbClr val="78D9AB">
                                  <a:lumMod val="40000"/>
                                  <a:lumOff val="60000"/>
                                </a:srgbClr>
                              </a:solidFill>
                              <a:ln w="19050" cap="flat" cmpd="sng" algn="ctr">
                                <a:noFill/>
                                <a:prstDash val="solid"/>
                                <a:miter lim="800000"/>
                              </a:ln>
                              <a:effectLst/>
                            </wps:spPr>
                            <wps:bodyPr rtlCol="0" anchor="ctr"/>
                          </wps:wsp>
                          <wps:wsp>
                            <wps:cNvPr id="77632877" name="CasellaDiTesto 110"/>
                            <wps:cNvSpPr txBox="1"/>
                            <wps:spPr>
                              <a:xfrm>
                                <a:off x="457200" y="1881963"/>
                                <a:ext cx="2117090" cy="204470"/>
                              </a:xfrm>
                              <a:prstGeom prst="rect">
                                <a:avLst/>
                              </a:prstGeom>
                              <a:noFill/>
                            </wps:spPr>
                            <wps:txbx>
                              <w:txbxContent>
                                <w:p w14:paraId="0CCFB140" w14:textId="77777777" w:rsidR="0059606F" w:rsidRPr="0059606F" w:rsidRDefault="0059606F" w:rsidP="0059606F">
                                  <w:pPr>
                                    <w:rPr>
                                      <w:rFonts w:ascii="Arial" w:hAnsi="Arial" w:cs="Arial"/>
                                      <w:color w:val="0C201D"/>
                                      <w:kern w:val="24"/>
                                      <w:sz w:val="12"/>
                                      <w:szCs w:val="12"/>
                                    </w:rPr>
                                  </w:pPr>
                                  <w:r w:rsidRPr="0059606F">
                                    <w:rPr>
                                      <w:rFonts w:ascii="Arial" w:hAnsi="Arial" w:cs="Arial"/>
                                      <w:color w:val="0C201D"/>
                                      <w:kern w:val="24"/>
                                      <w:sz w:val="12"/>
                                      <w:szCs w:val="12"/>
                                    </w:rPr>
                                    <w:t>Solo per le Pubbliche Amministrazione</w:t>
                                  </w:r>
                                </w:p>
                              </w:txbxContent>
                            </wps:txbx>
                            <wps:bodyPr wrap="square" rtlCol="0">
                              <a:noAutofit/>
                            </wps:bodyPr>
                          </wps:wsp>
                        </wpg:grpSp>
                        <wps:wsp>
                          <wps:cNvPr id="1990649071" name="CasellaDiTesto 5"/>
                          <wps:cNvSpPr txBox="1"/>
                          <wps:spPr>
                            <a:xfrm>
                              <a:off x="342900" y="1123950"/>
                              <a:ext cx="1268095" cy="259080"/>
                            </a:xfrm>
                            <a:prstGeom prst="rect">
                              <a:avLst/>
                            </a:prstGeom>
                            <a:noFill/>
                          </wps:spPr>
                          <wps:txbx>
                            <w:txbxContent>
                              <w:p w14:paraId="16CF8B11" w14:textId="77777777" w:rsidR="0059606F" w:rsidRPr="006C6AEA" w:rsidRDefault="0059606F" w:rsidP="0059606F">
                                <w:pPr>
                                  <w:jc w:val="center"/>
                                  <w:rPr>
                                    <w:rFonts w:ascii="Arial" w:hAnsi="Arial" w:cs="Arial"/>
                                    <w:b/>
                                    <w:bCs/>
                                    <w:i/>
                                    <w:iCs/>
                                    <w:kern w:val="24"/>
                                    <w:sz w:val="10"/>
                                    <w:szCs w:val="10"/>
                                  </w:rPr>
                                </w:pPr>
                                <w:r w:rsidRPr="006C6AEA">
                                  <w:rPr>
                                    <w:rFonts w:ascii="Arial" w:hAnsi="Arial" w:cs="Arial"/>
                                    <w:b/>
                                    <w:bCs/>
                                    <w:i/>
                                    <w:iCs/>
                                    <w:kern w:val="24"/>
                                    <w:sz w:val="10"/>
                                    <w:szCs w:val="10"/>
                                  </w:rPr>
                                  <w:t>NON PROPRIETARIO IMMOBILE PUBBLICO</w:t>
                                </w:r>
                              </w:p>
                              <w:p w14:paraId="3316C219" w14:textId="77777777" w:rsidR="0059606F" w:rsidRPr="006C6AEA" w:rsidRDefault="0059606F" w:rsidP="0059606F">
                                <w:pPr>
                                  <w:jc w:val="center"/>
                                  <w:rPr>
                                    <w:rFonts w:ascii="Montserrat" w:hAnsi="Montserrat"/>
                                    <w:b/>
                                    <w:bCs/>
                                    <w:kern w:val="24"/>
                                  </w:rPr>
                                </w:pPr>
                              </w:p>
                            </w:txbxContent>
                          </wps:txbx>
                          <wps:bodyPr wrap="square" rtlCol="0">
                            <a:noAutofit/>
                          </wps:bodyPr>
                        </wps:wsp>
                      </wpg:wgp>
                    </a:graphicData>
                  </a:graphic>
                  <wp14:sizeRelH relativeFrom="margin">
                    <wp14:pctWidth>0</wp14:pctWidth>
                  </wp14:sizeRelH>
                </wp:anchor>
              </w:drawing>
            </mc:Choice>
            <mc:Fallback>
              <w:pict>
                <v:group w14:anchorId="42284E28" id="Gruppo 241" o:spid="_x0000_s1083" style="position:absolute;left:0;text-align:left;margin-left:3.1pt;margin-top:381.25pt;width:496.05pt;height:165.35pt;z-index:251658246;mso-width-relative:margin" coordsize="63153,2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">
                  <v:group id="Gruppo 235" o:spid="_x0000_s1084" style="position:absolute;width:63153;height:20999" coordsize="63153,2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">
                    <v:group id="Gruppo 140" o:spid="_x0000_s1085" style="position:absolute;width:63153;height:20999" coordsize="63153,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">
                      <v:group id="Gruppo 52" o:spid="_x0000_s1086" style="position:absolute;width:63010;height:21001" coordsize="63013,2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">
                        <v:group id="Gruppo 47" o:spid="_x0000_s1087" style="position:absolute;left:4150;top:5795;width:13138;height:6245" coordorigin="-978,31" coordsize="1314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">
                          <v:group id="Gruppo 35" o:spid="_x0000_s1088" style="position:absolute;left:-978;top:31;width:11432;height:6244" coordorigin="-978,31" coordsize="11433,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">
                            <v:rect id="Rettangolo 4" o:spid="_x0000_s1089" style="position:absolute;left:-320;top:31;width:10084;height:5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" fillcolor="#0d8475" stroked="f" strokeweight="1.5pt"/>
                            <v:shape id="CasellaDiTesto 5" o:spid="_x0000_s1090" type="#_x0000_t202" style="position:absolute;left:-978;top:640;width:11432;height:5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" filled="f" stroked="f">
                              <v:textbox>
                                <w:txbxContent>
                                  <w:p w14:paraId="11F29045"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 xml:space="preserve">UTILIZZATORE PUBBLICO </w:t>
                                    </w:r>
                                  </w:p>
                                  <w:p w14:paraId="21956CFA" w14:textId="77777777" w:rsidR="0059606F" w:rsidRPr="0059606F" w:rsidRDefault="0059606F" w:rsidP="0059606F">
                                    <w:pPr>
                                      <w:jc w:val="center"/>
                                      <w:rPr>
                                        <w:rFonts w:ascii="Arial" w:hAnsi="Arial" w:cs="Arial"/>
                                        <w:b/>
                                        <w:bCs/>
                                        <w:color w:val="FFFFFF"/>
                                        <w:kern w:val="24"/>
                                        <w:sz w:val="10"/>
                                        <w:szCs w:val="10"/>
                                      </w:rPr>
                                    </w:pPr>
                                    <w:r w:rsidRPr="0059606F">
                                      <w:rPr>
                                        <w:rFonts w:ascii="Arial" w:hAnsi="Arial" w:cs="Arial"/>
                                        <w:b/>
                                        <w:bCs/>
                                        <w:color w:val="FFFFFF"/>
                                        <w:kern w:val="24"/>
                                        <w:sz w:val="10"/>
                                        <w:szCs w:val="10"/>
                                      </w:rPr>
                                      <w:t>(PA ed ETS NON ECONOMICO)</w:t>
                                    </w:r>
                                  </w:p>
                                </w:txbxContent>
                              </v:textbox>
                            </v:shape>
                          </v:group>
                          <v:line id="Connettore diritto 7" o:spid="_x0000_s1091" style="position:absolute;visibility:visible;mso-wrap-style:square" from="9823,2761" to="1216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" strokecolor="#78d9ab" strokeweight="1.5pt">
                            <v:stroke joinstyle="miter"/>
                            <o:lock v:ext="edit" shapetype="f"/>
                          </v:line>
                        </v:group>
                        <v:group id="Gruppo 40" o:spid="_x0000_s1092" style="position:absolute;left:22740;top:1272;width:24111;height:2667" coordsize="24116,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">
                          <v:line id="Connettore diritto 121" o:spid="_x0000_s1093" style="position:absolute;visibility:visible;mso-wrap-style:square" from="0,1397" to="8159,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" strokecolor="#78d9ab" strokeweight="1.5pt">
                            <v:stroke joinstyle="miter"/>
                            <o:lock v:ext="edit" shapetype="f"/>
                          </v:line>
                          <v:group id="Gruppo 28" o:spid="_x0000_s1094" style="position:absolute;left:7556;width:16560;height:2667" coordsize="1656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">
                            <v:roundrect id="Rettangolo con angoli arrotondati 20" o:spid="_x0000_s1095" style="position:absolute;top:135;width:16560;height:251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" fillcolor="window" strokecolor="#2f5b46" strokeweight="1.5pt">
                              <v:stroke joinstyle="miter"/>
                            </v:roundrect>
                            <v:shape id="CasellaDiTesto 21" o:spid="_x0000_s1096" type="#_x0000_t202" style="position:absolute;left:316;width:156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" filled="f" stroked="f">
                              <v:textbox style="mso-fit-shape-to-text:t">
                                <w:txbxContent>
                                  <w:p w14:paraId="7C82785A"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UTILIZZATORE PUBBLICO</w:t>
                                    </w:r>
                                  </w:p>
                                  <w:p w14:paraId="3450041D"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non proprietario immobile</w:t>
                                    </w:r>
                                  </w:p>
                                </w:txbxContent>
                              </v:textbox>
                            </v:shape>
                          </v:group>
                        </v:group>
                        <v:group id="Gruppo 39" o:spid="_x0000_s1097" style="position:absolute;left:17095;top:1311;width:8839;height:14992" coordsize="8839,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">
                          <v:line id="Connettore diritto 13" o:spid="_x0000_s1098" style="position:absolute;visibility:visible;mso-wrap-style:square" from="4404,2425" to="4404,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" strokecolor="#78d9ab" strokeweight="1.5pt">
                            <v:stroke joinstyle="miter"/>
                            <o:lock v:ext="edit" shapetype="f"/>
                          </v:line>
                          <v:line id="Connettore diritto 117" o:spid="_x0000_s1099" style="position:absolute;visibility:visible;mso-wrap-style:square" from="4478,10375" to="4478,1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" strokecolor="#78d9ab" strokeweight="1.5pt">
                            <v:stroke joinstyle="miter"/>
                            <o:lock v:ext="edit" shapetype="f"/>
                          </v:line>
                          <v:group id="Gruppo 36" o:spid="_x0000_s1100" style="position:absolute;top:4254;width:8839;height:6115" coordsize="8839,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">
                            <v:oval id="Ovale 10" o:spid="_x0000_s1101" style="position:absolute;width:883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" fillcolor="#d9d9d9" stroked="f" strokeweight="1.5pt">
                              <v:stroke joinstyle="miter"/>
                            </v:oval>
                            <v:shape id="CasellaDiTesto 11" o:spid="_x0000_s1102" type="#_x0000_t202" style="position:absolute;left:684;top:1222;width:7558;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" filled="f" stroked="f">
                              <v:textbox>
                                <w:txbxContent>
                                  <w:p w14:paraId="7CBAAA44"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v:textbox>
                            </v:shape>
                          </v:group>
                          <v:group id="Gruppo 37" o:spid="_x0000_s1103" style="position:absolute;left:2906;width:2940;height:2876" coordorigin="3297" coordsize="29400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">
                            <v:oval id="Ovale 10" o:spid="_x0000_s1104" style="position:absolute;left:7464;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" fillcolor="#3ea190" stroked="f" strokeweight="1.5pt">
                              <v:stroke joinstyle="miter"/>
                            </v:oval>
                            <v:shape id="CasellaDiTesto 104" o:spid="_x0000_s1105" type="#_x0000_t202" style="position:absolute;left:3297;top:28975;width:294005;height:19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" filled="f" stroked="f">
                              <v:textbox>
                                <w:txbxContent>
                                  <w:p w14:paraId="2022FBD3"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v:textbox>
                            </v:shape>
                          </v:group>
                          <v:group id="Gruppo 38" o:spid="_x0000_s1106" style="position:absolute;left:2647;top:12118;width:3695;height:2876" coordorigin="10953,-53408" coordsize="369478,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">
                            <v:oval id="Ovale 10" o:spid="_x0000_s1107" style="position:absolute;left:48519;top:-53408;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" fillcolor="#3ea190" stroked="f" strokeweight="1.5pt">
                              <v:stroke joinstyle="miter"/>
                            </v:oval>
                            <v:shape id="CasellaDiTesto 107" o:spid="_x0000_s1108" type="#_x0000_t202" style="position:absolute;left:10953;top:-10758;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" filled="f" stroked="f">
                              <v:textbox>
                                <w:txbxContent>
                                  <w:p w14:paraId="792390B6"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v:textbox>
                            </v:shape>
                          </v:group>
                        </v:group>
                        <v:group id="Gruppo 51" o:spid="_x0000_s1109" style="position:absolute;left:22939;top:8945;width:23876;height:12061" coordsize="23876,1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">
                          <v:group id="Gruppo 43" o:spid="_x0000_s1110" style="position:absolute;left:4724;width:19126;height:2508" coordsize="19133,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">
                            <v:line id="Connettore diritto 18" o:spid="_x0000_s1111" style="position:absolute;visibility:visible;mso-wrap-style:square" from="0,1229" to="3386,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" strokecolor="#78d9ab" strokeweight="1.5pt">
                              <v:stroke joinstyle="miter"/>
                              <o:lock v:ext="edit" shapetype="f"/>
                            </v:line>
                            <v:group id="Gruppo 29" o:spid="_x0000_s1112" style="position:absolute;left:2578;width:16555;height:2514" coordsize="16554,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">
                              <v:roundrect id="Rettangolo con angoli arrotondati 22" o:spid="_x0000_s1113" style="position:absolute;width:1655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" fillcolor="window" strokecolor="#2f5b46" strokeweight="1.5pt">
                                <v:stroke joinstyle="miter"/>
                              </v:roundrect>
                              <v:shape id="CasellaDiTesto 25" o:spid="_x0000_s1114" type="#_x0000_t202" style="position:absolute;left:4026;top:181;width:850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" filled="f" stroked="f">
                                <v:textbox>
                                  <w:txbxContent>
                                    <w:p w14:paraId="647385C2"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v:textbox>
                              </v:shape>
                            </v:group>
                          </v:group>
                          <v:group id="Gruppo 50" o:spid="_x0000_s1115" style="position:absolute;top:1117;width:4806;height:9330" coordsize="480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">
                            <v:line id="Connettore diritto 8" o:spid="_x0000_s1116" style="position:absolute;flip:x y;visibility:visible;mso-wrap-style:square" from="0,4819" to="4806,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" strokecolor="#78d9ab" strokeweight="1.5pt">
                              <v:stroke joinstyle="miter"/>
                              <o:lock v:ext="edit" shapetype="f"/>
                            </v:line>
                            <v:line id="Connettore diritto 108" o:spid="_x0000_s1117" style="position:absolute;flip:x;visibility:visible;mso-wrap-style:square" from="4689,0" to="4726,9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" strokecolor="#78d9ab" strokeweight="1.5pt">
                              <v:stroke joinstyle="miter"/>
                              <o:lock v:ext="edit" shapetype="f"/>
                            </v:line>
                          </v:group>
                          <v:group id="Gruppo 42" o:spid="_x0000_s1118" style="position:absolute;left:4826;top:2997;width:19050;height:2508" coordsize="19053,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">
                            <v:line id="Connettore diritto 27" o:spid="_x0000_s1119" style="position:absolute;visibility:visible;mso-wrap-style:square" from="0,1388" to="3048,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" strokecolor="#78d9ab" strokeweight="1.5pt">
                              <v:stroke joinstyle="miter"/>
                              <o:lock v:ext="edit" shapetype="f"/>
                            </v:line>
                            <v:group id="Gruppo 30" o:spid="_x0000_s1120" style="position:absolute;left:2499;width:16554;height:2514" coordsize="16554,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">
                              <v:roundrect id="Rettangolo con angoli arrotondati 28" o:spid="_x0000_s1121" style="position:absolute;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" fillcolor="#c9f0dd" strokecolor="#2f5b46" strokeweight="1.5pt">
                                <v:stroke joinstyle="miter"/>
                              </v:roundrect>
                              <v:shape id="CasellaDiTesto 110" o:spid="_x0000_s1122" type="#_x0000_t202" style="position:absolute;left:5291;top:230;width:5973;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" filled="f" stroked="f">
                                <v:textbox>
                                  <w:txbxContent>
                                    <w:p w14:paraId="3EDF5631"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PPP</w:t>
                                      </w:r>
                                    </w:p>
                                  </w:txbxContent>
                                </v:textbox>
                              </v:shape>
                            </v:group>
                          </v:group>
                          <v:group id="Gruppo 45" o:spid="_x0000_s1123" style="position:absolute;left:4724;top:5816;width:19107;height:2953" coordorigin="-149" coordsize="19117,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">
                            <v:line id="Connettore diritto 30" o:spid="_x0000_s1124" style="position:absolute;visibility:visible;mso-wrap-style:square" from="-149,1566" to="3746,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" strokecolor="#78d9ab" strokeweight="1.5pt">
                              <v:stroke joinstyle="miter"/>
                              <o:lock v:ext="edit" shapetype="f"/>
                            </v:line>
                            <v:group id="Gruppo 31" o:spid="_x0000_s1125" style="position:absolute;left:2419;width:16548;height:2959" coordorigin="176,-159" coordsize="16554,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">
                              <v:roundrect id="Rettangolo con angoli arrotondati 31" o:spid="_x0000_s1126" style="position:absolute;left:176;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" fillcolor="window" strokecolor="#2f5b46" strokeweight="1.5pt">
                                <v:stroke joinstyle="miter"/>
                              </v:roundrect>
                              <v:shape id="CasellaDiTesto 111" o:spid="_x0000_s1127" type="#_x0000_t202" style="position:absolute;left:727;top:-159;width:15457;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" filled="f" stroked="f">
                                <v:textbox style="mso-fit-shape-to-text:t">
                                  <w:txbxContent>
                                    <w:p w14:paraId="18FA732A"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v:textbox>
                              </v:shape>
                            </v:group>
                          </v:group>
                          <v:group id="Gruppo 44" o:spid="_x0000_s1128" style="position:absolute;left:4648;top:8848;width:19215;height:3213" coordorigin="-130,2" coordsize="19224,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">
                            <v:line id="Connettore diritto 33" o:spid="_x0000_s1129" style="position:absolute;visibility:visible;mso-wrap-style:square" from="-130,1566" to="6864,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" strokecolor="#78d9ab" strokeweight="1.5pt">
                              <v:stroke joinstyle="miter"/>
                              <o:lock v:ext="edit" shapetype="f"/>
                            </v:line>
                            <v:group id="Gruppo 33" o:spid="_x0000_s1130" style="position:absolute;left:2538;top:2;width:16555;height:3219" coordorigin=",2" coordsize="16560,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">
                              <v:roundrect id="Rettangolo con angoli arrotondati 34" o:spid="_x0000_s1131" style="position:absolute;top:132;width:16560;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" fillcolor="#c9f0dd" strokecolor="#2f5b46" strokeweight="1.5pt">
                                <v:stroke joinstyle="miter"/>
                              </v:roundrect>
                              <v:shape id="CasellaDiTesto 112" o:spid="_x0000_s1132" type="#_x0000_t202" style="position:absolute;left:1109;top:2;width:1525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" filled="f" stroked="f">
                                <v:textbox>
                                  <w:txbxContent>
                                    <w:p w14:paraId="5B20D22C"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ALTRO SOGGETTO PUBBLICO</w:t>
                                      </w:r>
                                    </w:p>
                                    <w:p w14:paraId="152BB981" w14:textId="77777777" w:rsidR="0059606F" w:rsidRPr="0059606F" w:rsidRDefault="0059606F" w:rsidP="0059606F">
                                      <w:pPr>
                                        <w:jc w:val="center"/>
                                        <w:rPr>
                                          <w:rFonts w:ascii="Arial" w:hAnsi="Arial" w:cs="Arial"/>
                                          <w:color w:val="0C201D"/>
                                          <w:kern w:val="24"/>
                                          <w:sz w:val="12"/>
                                          <w:szCs w:val="12"/>
                                        </w:rPr>
                                      </w:pPr>
                                      <w:r w:rsidRPr="0059606F">
                                        <w:rPr>
                                          <w:rFonts w:ascii="Arial" w:hAnsi="Arial" w:cs="Arial"/>
                                          <w:color w:val="0C201D"/>
                                          <w:kern w:val="24"/>
                                          <w:sz w:val="16"/>
                                          <w:szCs w:val="16"/>
                                        </w:rPr>
                                        <w:t xml:space="preserve"> </w:t>
                                      </w:r>
                                      <w:r w:rsidRPr="0059606F">
                                        <w:rPr>
                                          <w:rFonts w:ascii="Arial" w:hAnsi="Arial" w:cs="Arial"/>
                                          <w:color w:val="0C201D"/>
                                          <w:kern w:val="24"/>
                                          <w:sz w:val="12"/>
                                          <w:szCs w:val="12"/>
                                        </w:rPr>
                                        <w:t xml:space="preserve">Art.13 comma 1 lettera b </w:t>
                                      </w:r>
                                    </w:p>
                                  </w:txbxContent>
                                </v:textbox>
                              </v:shape>
                            </v:group>
                          </v:group>
                        </v:group>
                        <v:group id="Gruppo 48" o:spid="_x0000_s1133" style="position:absolute;width:3117;height:20520" coordsize="3118,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">
                          <v:rect id="Rettangolo 3" o:spid="_x0000_s1134" style="position:absolute;width:3118;height:22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" fillcolor="#f2f2f2" stroked="f" strokeweight="1.5pt"/>
                          <v:shape id="CasellaDiTesto 5" o:spid="_x0000_s1135" type="#_x0000_t202" style="position:absolute;left:-7400;top:10095;width:17873;height:2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" filled="f" stroked="f">
                            <v:textbox>
                              <w:txbxContent>
                                <w:p w14:paraId="49784355"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SA PUBBLIOO</w:t>
                                  </w:r>
                                </w:p>
                              </w:txbxContent>
                            </v:textbox>
                          </v:shape>
                        </v:group>
                        <v:rect id="Rettangolo 3" o:spid="_x0000_s1136" style="position:absolute;left:47501;width:15512;height:20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" fillcolor="#f2f2f2" stroked="f" strokeweight="1.5pt"/>
                      </v:group>
                      <v:group id="Gruppo 55" o:spid="_x0000_s1137" style="position:absolute;left:47500;top:6587;width:15653;height:6852" coordorigin="-1515,101" coordsize="15652,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">
                        <v:shape id="CasellaDiTesto 21" o:spid="_x0000_s1138" type="#_x0000_t202" style="position:absolute;left:-1515;top:3008;width:1565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" filled="f" stroked="f">
                          <v:textbox style="mso-fit-shape-to-text:t">
                            <w:txbxContent>
                              <w:p w14:paraId="25BBF9EF"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v:textbox>
                        </v:shape>
                        <v:shape id="CasellaDiTesto 21" o:spid="_x0000_s1139" type="#_x0000_t202" style="position:absolute;left:-1515;top:5017;width:1565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" filled="f" stroked="f">
                          <v:textbox style="mso-fit-shape-to-text:t">
                            <w:txbxContent>
                              <w:p w14:paraId="37700870"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v:textbox>
                        </v:shape>
                        <v:shape id="CasellaDiTesto 21" o:spid="_x0000_s1140" type="#_x0000_t202" style="position:absolute;left:-1515;top:101;width:1565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" filled="f" stroked="f">
                          <v:textbox style="mso-fit-shape-to-text:t">
                            <w:txbxContent>
                              <w:p w14:paraId="60007685"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v:textbox>
                        </v:shape>
                      </v:group>
                    </v:group>
                    <v:rect id="Rettangolo 4" o:spid="_x0000_s1141" style="position:absolute;left:3508;top:18925;width:173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" fillcolor="#c9f0dd" stroked="f" strokeweight="1.5pt"/>
                    <v:shape id="CasellaDiTesto 110" o:spid="_x0000_s1142" type="#_x0000_t202" style="position:absolute;left:4572;top:18819;width:2117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" filled="f" stroked="f">
                      <v:textbox>
                        <w:txbxContent>
                          <w:p w14:paraId="0CCFB140" w14:textId="77777777" w:rsidR="0059606F" w:rsidRPr="0059606F" w:rsidRDefault="0059606F" w:rsidP="0059606F">
                            <w:pPr>
                              <w:rPr>
                                <w:rFonts w:ascii="Arial" w:hAnsi="Arial" w:cs="Arial"/>
                                <w:color w:val="0C201D"/>
                                <w:kern w:val="24"/>
                                <w:sz w:val="12"/>
                                <w:szCs w:val="12"/>
                              </w:rPr>
                            </w:pPr>
                            <w:r w:rsidRPr="0059606F">
                              <w:rPr>
                                <w:rFonts w:ascii="Arial" w:hAnsi="Arial" w:cs="Arial"/>
                                <w:color w:val="0C201D"/>
                                <w:kern w:val="24"/>
                                <w:sz w:val="12"/>
                                <w:szCs w:val="12"/>
                              </w:rPr>
                              <w:t>Solo per le Pubbliche Amministrazione</w:t>
                            </w:r>
                          </w:p>
                        </w:txbxContent>
                      </v:textbox>
                    </v:shape>
                  </v:group>
                  <v:shape id="CasellaDiTesto 5" o:spid="_x0000_s1143" type="#_x0000_t202" style="position:absolute;left:3429;top:11239;width:1268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" filled="f" stroked="f">
                    <v:textbox>
                      <w:txbxContent>
                        <w:p w14:paraId="16CF8B11" w14:textId="77777777" w:rsidR="0059606F" w:rsidRPr="006C6AEA" w:rsidRDefault="0059606F" w:rsidP="0059606F">
                          <w:pPr>
                            <w:jc w:val="center"/>
                            <w:rPr>
                              <w:rFonts w:ascii="Arial" w:hAnsi="Arial" w:cs="Arial"/>
                              <w:b/>
                              <w:bCs/>
                              <w:i/>
                              <w:iCs/>
                              <w:kern w:val="24"/>
                              <w:sz w:val="10"/>
                              <w:szCs w:val="10"/>
                            </w:rPr>
                          </w:pPr>
                          <w:r w:rsidRPr="006C6AEA">
                            <w:rPr>
                              <w:rFonts w:ascii="Arial" w:hAnsi="Arial" w:cs="Arial"/>
                              <w:b/>
                              <w:bCs/>
                              <w:i/>
                              <w:iCs/>
                              <w:kern w:val="24"/>
                              <w:sz w:val="10"/>
                              <w:szCs w:val="10"/>
                            </w:rPr>
                            <w:t>NON PROPRIETARIO IMMOBILE PUBBLICO</w:t>
                          </w:r>
                        </w:p>
                        <w:p w14:paraId="3316C219" w14:textId="77777777" w:rsidR="0059606F" w:rsidRPr="006C6AEA" w:rsidRDefault="0059606F" w:rsidP="0059606F">
                          <w:pPr>
                            <w:jc w:val="center"/>
                            <w:rPr>
                              <w:rFonts w:ascii="Montserrat" w:hAnsi="Montserrat"/>
                              <w:b/>
                              <w:bCs/>
                              <w:kern w:val="24"/>
                            </w:rPr>
                          </w:pPr>
                        </w:p>
                      </w:txbxContent>
                    </v:textbox>
                  </v:shape>
                  <w10:wrap type="square"/>
                </v:group>
              </w:pict>
            </mc:Fallback>
          </mc:AlternateContent>
        </w:r>
        <w:r w:rsidR="0059606F" w:rsidRPr="0059606F" w:rsidDel="00600EE4">
          <w:rPr>
            <w:bCs/>
            <w:noProof/>
            <w:color w:val="EE0000"/>
            <w:sz w:val="20"/>
            <w:szCs w:val="20"/>
            <w:rPrChange w:id="8508" w:author="Oliosi Francesco (GSE)" w:date="2025-10-23T14:57:00Z" w16du:dateUtc="2025-10-23T12:57:00Z">
              <w:rPr>
                <w:bCs/>
                <w:noProof/>
                <w:sz w:val="20"/>
                <w:szCs w:val="20"/>
              </w:rPr>
            </w:rPrChange>
          </w:rPr>
          <mc:AlternateContent>
            <mc:Choice Requires="wpg">
              <w:drawing>
                <wp:anchor distT="0" distB="0" distL="114300" distR="114300" simplePos="0" relativeHeight="251658245" behindDoc="0" locked="0" layoutInCell="1" allowOverlap="1" wp14:anchorId="06E03D62" wp14:editId="093D9255">
                  <wp:simplePos x="0" y="0"/>
                  <wp:positionH relativeFrom="column">
                    <wp:posOffset>39370</wp:posOffset>
                  </wp:positionH>
                  <wp:positionV relativeFrom="paragraph">
                    <wp:posOffset>2934335</wp:posOffset>
                  </wp:positionV>
                  <wp:extent cx="6299835" cy="2007235"/>
                  <wp:effectExtent l="0" t="0" r="5715" b="0"/>
                  <wp:wrapSquare wrapText="bothSides"/>
                  <wp:docPr id="1709716707" name="Gruppo 240"/>
                  <wp:cNvGraphicFramePr/>
                  <a:graphic xmlns:a="http://schemas.openxmlformats.org/drawingml/2006/main">
                    <a:graphicData uri="http://schemas.microsoft.com/office/word/2010/wordprocessingGroup">
                      <wpg:wgp>
                        <wpg:cNvGrpSpPr/>
                        <wpg:grpSpPr>
                          <a:xfrm>
                            <a:off x="0" y="0"/>
                            <a:ext cx="6299835" cy="2007235"/>
                            <a:chOff x="0" y="0"/>
                            <a:chExt cx="6346918" cy="2007705"/>
                          </a:xfrm>
                        </wpg:grpSpPr>
                        <wpg:grpSp>
                          <wpg:cNvPr id="1449855240" name="Gruppo 139"/>
                          <wpg:cNvGrpSpPr/>
                          <wpg:grpSpPr>
                            <a:xfrm>
                              <a:off x="0" y="0"/>
                              <a:ext cx="6346918" cy="2007705"/>
                              <a:chOff x="0" y="0"/>
                              <a:chExt cx="6346918" cy="2008210"/>
                            </a:xfrm>
                          </wpg:grpSpPr>
                          <wpg:grpSp>
                            <wpg:cNvPr id="2051855916" name="Gruppo 52"/>
                            <wpg:cNvGrpSpPr/>
                            <wpg:grpSpPr>
                              <a:xfrm>
                                <a:off x="0" y="0"/>
                                <a:ext cx="6332591" cy="2008210"/>
                                <a:chOff x="0" y="0"/>
                                <a:chExt cx="6332908" cy="2008635"/>
                              </a:xfrm>
                            </wpg:grpSpPr>
                            <wpg:grpSp>
                              <wpg:cNvPr id="1224562735" name="Gruppo 47"/>
                              <wpg:cNvGrpSpPr/>
                              <wpg:grpSpPr>
                                <a:xfrm>
                                  <a:off x="482350" y="580998"/>
                                  <a:ext cx="1246534" cy="540251"/>
                                  <a:chOff x="-30523" y="4529"/>
                                  <a:chExt cx="1247139" cy="540251"/>
                                </a:xfrm>
                              </wpg:grpSpPr>
                              <wpg:grpSp>
                                <wpg:cNvPr id="549857273" name="Gruppo 35"/>
                                <wpg:cNvGrpSpPr/>
                                <wpg:grpSpPr>
                                  <a:xfrm>
                                    <a:off x="-30523" y="4529"/>
                                    <a:ext cx="1012825" cy="540251"/>
                                    <a:chOff x="-30523" y="4529"/>
                                    <a:chExt cx="1012825" cy="540251"/>
                                  </a:xfrm>
                                </wpg:grpSpPr>
                                <wps:wsp>
                                  <wps:cNvPr id="401468471" name="Rettangolo 4"/>
                                  <wps:cNvSpPr/>
                                  <wps:spPr>
                                    <a:xfrm>
                                      <a:off x="-30523" y="4529"/>
                                      <a:ext cx="1008540" cy="540251"/>
                                    </a:xfrm>
                                    <a:prstGeom prst="rect">
                                      <a:avLst/>
                                    </a:prstGeom>
                                    <a:solidFill>
                                      <a:srgbClr val="0D8475"/>
                                    </a:solidFill>
                                    <a:ln w="19050" cap="flat" cmpd="sng" algn="ctr">
                                      <a:noFill/>
                                      <a:prstDash val="solid"/>
                                      <a:miter lim="800000"/>
                                    </a:ln>
                                    <a:effectLst/>
                                  </wps:spPr>
                                  <wps:bodyPr rtlCol="0" anchor="ctr"/>
                                </wps:wsp>
                                <wps:wsp>
                                  <wps:cNvPr id="711189899" name="CasellaDiTesto 5"/>
                                  <wps:cNvSpPr txBox="1"/>
                                  <wps:spPr>
                                    <a:xfrm>
                                      <a:off x="0" y="109334"/>
                                      <a:ext cx="982302" cy="320882"/>
                                    </a:xfrm>
                                    <a:prstGeom prst="rect">
                                      <a:avLst/>
                                    </a:prstGeom>
                                    <a:noFill/>
                                  </wps:spPr>
                                  <wps:txbx>
                                    <w:txbxContent>
                                      <w:p w14:paraId="3D779562"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ETS</w:t>
                                        </w:r>
                                      </w:p>
                                      <w:p w14:paraId="2FAA9816"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NON ECONOMICO</w:t>
                                        </w:r>
                                      </w:p>
                                    </w:txbxContent>
                                  </wps:txbx>
                                  <wps:bodyPr wrap="square" rtlCol="0">
                                    <a:noAutofit/>
                                  </wps:bodyPr>
                                </wps:wsp>
                              </wpg:grpSp>
                              <wps:wsp>
                                <wps:cNvPr id="1299645032" name="Connettore diritto 7"/>
                                <wps:cNvCnPr>
                                  <a:cxnSpLocks/>
                                </wps:cNvCnPr>
                                <wps:spPr>
                                  <a:xfrm>
                                    <a:off x="982301" y="276131"/>
                                    <a:ext cx="234315" cy="0"/>
                                  </a:xfrm>
                                  <a:prstGeom prst="line">
                                    <a:avLst/>
                                  </a:prstGeom>
                                  <a:noFill/>
                                  <a:ln w="19050" cap="flat" cmpd="sng" algn="ctr">
                                    <a:solidFill>
                                      <a:srgbClr val="78D9AB"/>
                                    </a:solidFill>
                                    <a:prstDash val="solid"/>
                                    <a:miter lim="800000"/>
                                  </a:ln>
                                  <a:effectLst/>
                                </wps:spPr>
                                <wps:bodyPr/>
                              </wps:wsp>
                            </wpg:grpSp>
                            <wpg:grpSp>
                              <wpg:cNvPr id="1283652276" name="Gruppo 40"/>
                              <wpg:cNvGrpSpPr/>
                              <wpg:grpSpPr>
                                <a:xfrm>
                                  <a:off x="2274073" y="127221"/>
                                  <a:ext cx="2411095" cy="266823"/>
                                  <a:chOff x="0" y="0"/>
                                  <a:chExt cx="2411650" cy="266823"/>
                                </a:xfrm>
                              </wpg:grpSpPr>
                              <wps:wsp>
                                <wps:cNvPr id="518821898" name="Connettore diritto 121"/>
                                <wps:cNvCnPr>
                                  <a:cxnSpLocks/>
                                </wps:cNvCnPr>
                                <wps:spPr>
                                  <a:xfrm>
                                    <a:off x="0" y="139700"/>
                                    <a:ext cx="815975" cy="0"/>
                                  </a:xfrm>
                                  <a:prstGeom prst="line">
                                    <a:avLst/>
                                  </a:prstGeom>
                                  <a:noFill/>
                                  <a:ln w="19050" cap="flat" cmpd="sng" algn="ctr">
                                    <a:solidFill>
                                      <a:srgbClr val="78D9AB"/>
                                    </a:solidFill>
                                    <a:prstDash val="solid"/>
                                    <a:miter lim="800000"/>
                                  </a:ln>
                                  <a:effectLst/>
                                </wps:spPr>
                                <wps:bodyPr/>
                              </wps:wsp>
                              <wpg:grpSp>
                                <wpg:cNvPr id="524517317" name="Gruppo 28"/>
                                <wpg:cNvGrpSpPr/>
                                <wpg:grpSpPr>
                                  <a:xfrm>
                                    <a:off x="755650" y="0"/>
                                    <a:ext cx="1656000" cy="266823"/>
                                    <a:chOff x="0" y="0"/>
                                    <a:chExt cx="1656000" cy="266823"/>
                                  </a:xfrm>
                                </wpg:grpSpPr>
                                <wps:wsp>
                                  <wps:cNvPr id="2040039312" name="Rettangolo con angoli arrotondati 20"/>
                                  <wps:cNvSpPr/>
                                  <wps:spPr>
                                    <a:xfrm>
                                      <a:off x="0" y="13580"/>
                                      <a:ext cx="1656000"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929127847" name="CasellaDiTesto 21"/>
                                  <wps:cNvSpPr txBox="1"/>
                                  <wps:spPr>
                                    <a:xfrm>
                                      <a:off x="31676" y="0"/>
                                      <a:ext cx="1565714" cy="266823"/>
                                    </a:xfrm>
                                    <a:prstGeom prst="rect">
                                      <a:avLst/>
                                    </a:prstGeom>
                                    <a:noFill/>
                                  </wps:spPr>
                                  <wps:txbx>
                                    <w:txbxContent>
                                      <w:p w14:paraId="3E994268"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ETS NON ECONOMICO</w:t>
                                        </w:r>
                                      </w:p>
                                      <w:p w14:paraId="18957563"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proprietario immobile</w:t>
                                        </w:r>
                                      </w:p>
                                    </w:txbxContent>
                                  </wps:txbx>
                                  <wps:bodyPr wrap="square" rtlCol="0">
                                    <a:spAutoFit/>
                                  </wps:bodyPr>
                                </wps:wsp>
                              </wpg:grpSp>
                            </wpg:grpSp>
                            <wpg:grpSp>
                              <wpg:cNvPr id="788681163" name="Gruppo 39"/>
                              <wpg:cNvGrpSpPr/>
                              <wpg:grpSpPr>
                                <a:xfrm>
                                  <a:off x="1709530" y="131196"/>
                                  <a:ext cx="883920" cy="1499182"/>
                                  <a:chOff x="0" y="0"/>
                                  <a:chExt cx="883920" cy="1499478"/>
                                </a:xfrm>
                              </wpg:grpSpPr>
                              <wps:wsp>
                                <wps:cNvPr id="1777652486" name="Connettore diritto 13"/>
                                <wps:cNvCnPr>
                                  <a:cxnSpLocks/>
                                </wps:cNvCnPr>
                                <wps:spPr>
                                  <a:xfrm>
                                    <a:off x="440405" y="242596"/>
                                    <a:ext cx="0" cy="184150"/>
                                  </a:xfrm>
                                  <a:prstGeom prst="line">
                                    <a:avLst/>
                                  </a:prstGeom>
                                  <a:noFill/>
                                  <a:ln w="19050" cap="flat" cmpd="sng" algn="ctr">
                                    <a:solidFill>
                                      <a:srgbClr val="78D9AB"/>
                                    </a:solidFill>
                                    <a:prstDash val="solid"/>
                                    <a:miter lim="800000"/>
                                  </a:ln>
                                  <a:effectLst/>
                                </wps:spPr>
                                <wps:bodyPr/>
                              </wps:wsp>
                              <wps:wsp>
                                <wps:cNvPr id="1743409592" name="Connettore diritto 117"/>
                                <wps:cNvCnPr>
                                  <a:cxnSpLocks/>
                                </wps:cNvCnPr>
                                <wps:spPr>
                                  <a:xfrm>
                                    <a:off x="447869" y="1037564"/>
                                    <a:ext cx="0" cy="180036"/>
                                  </a:xfrm>
                                  <a:prstGeom prst="line">
                                    <a:avLst/>
                                  </a:prstGeom>
                                  <a:noFill/>
                                  <a:ln w="19050" cap="flat" cmpd="sng" algn="ctr">
                                    <a:solidFill>
                                      <a:srgbClr val="78D9AB"/>
                                    </a:solidFill>
                                    <a:prstDash val="solid"/>
                                    <a:miter lim="800000"/>
                                  </a:ln>
                                  <a:effectLst/>
                                </wps:spPr>
                                <wps:bodyPr/>
                              </wps:wsp>
                              <wpg:grpSp>
                                <wpg:cNvPr id="1597332068" name="Gruppo 36"/>
                                <wpg:cNvGrpSpPr/>
                                <wpg:grpSpPr>
                                  <a:xfrm>
                                    <a:off x="0" y="425476"/>
                                    <a:ext cx="883920" cy="611505"/>
                                    <a:chOff x="0" y="0"/>
                                    <a:chExt cx="883920" cy="611505"/>
                                  </a:xfrm>
                                </wpg:grpSpPr>
                                <wps:wsp>
                                  <wps:cNvPr id="1395816681" name="Ovale 10"/>
                                  <wps:cNvSpPr/>
                                  <wps:spPr>
                                    <a:xfrm>
                                      <a:off x="0" y="0"/>
                                      <a:ext cx="883920" cy="611505"/>
                                    </a:xfrm>
                                    <a:prstGeom prst="ellipse">
                                      <a:avLst/>
                                    </a:prstGeom>
                                    <a:solidFill>
                                      <a:sysClr val="window" lastClr="FFFFFF">
                                        <a:lumMod val="85000"/>
                                      </a:sysClr>
                                    </a:solidFill>
                                    <a:ln w="19050" cap="flat" cmpd="sng" algn="ctr">
                                      <a:noFill/>
                                      <a:prstDash val="solid"/>
                                      <a:miter lim="800000"/>
                                    </a:ln>
                                    <a:effectLst/>
                                  </wps:spPr>
                                  <wps:bodyPr rtlCol="0" anchor="ctr"/>
                                </wps:wsp>
                                <wps:wsp>
                                  <wps:cNvPr id="104957465" name="CasellaDiTesto 11"/>
                                  <wps:cNvSpPr txBox="1"/>
                                  <wps:spPr>
                                    <a:xfrm>
                                      <a:off x="68458" y="122246"/>
                                      <a:ext cx="755833" cy="338276"/>
                                    </a:xfrm>
                                    <a:prstGeom prst="rect">
                                      <a:avLst/>
                                    </a:prstGeom>
                                    <a:noFill/>
                                  </wps:spPr>
                                  <wps:txbx>
                                    <w:txbxContent>
                                      <w:p w14:paraId="38C51621"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wps:txbx>
                                  <wps:bodyPr wrap="square" rtlCol="0">
                                    <a:noAutofit/>
                                  </wps:bodyPr>
                                </wps:wsp>
                              </wpg:grpSp>
                              <wpg:grpSp>
                                <wpg:cNvPr id="83504000" name="Gruppo 37"/>
                                <wpg:cNvGrpSpPr/>
                                <wpg:grpSpPr>
                                  <a:xfrm>
                                    <a:off x="288023" y="0"/>
                                    <a:ext cx="294479" cy="287655"/>
                                    <a:chOff x="640" y="0"/>
                                    <a:chExt cx="294479" cy="287655"/>
                                  </a:xfrm>
                                </wpg:grpSpPr>
                                <wps:wsp>
                                  <wps:cNvPr id="1657507036" name="Ovale 10"/>
                                  <wps:cNvSpPr/>
                                  <wps:spPr>
                                    <a:xfrm>
                                      <a:off x="7464" y="0"/>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202606966" name="CasellaDiTesto 104"/>
                                  <wps:cNvSpPr txBox="1"/>
                                  <wps:spPr>
                                    <a:xfrm>
                                      <a:off x="640" y="22394"/>
                                      <a:ext cx="294005" cy="193675"/>
                                    </a:xfrm>
                                    <a:prstGeom prst="rect">
                                      <a:avLst/>
                                    </a:prstGeom>
                                    <a:noFill/>
                                  </wps:spPr>
                                  <wps:txbx>
                                    <w:txbxContent>
                                      <w:p w14:paraId="7BEECE8B"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wps:txbx>
                                  <wps:bodyPr wrap="square" rtlCol="0">
                                    <a:noAutofit/>
                                  </wps:bodyPr>
                                </wps:wsp>
                              </wpg:grpSp>
                              <wpg:grpSp>
                                <wpg:cNvPr id="1556080418" name="Gruppo 38"/>
                                <wpg:cNvGrpSpPr/>
                                <wpg:grpSpPr>
                                  <a:xfrm>
                                    <a:off x="265102" y="1211823"/>
                                    <a:ext cx="369478" cy="287655"/>
                                    <a:chOff x="11309" y="-53408"/>
                                    <a:chExt cx="369478" cy="287655"/>
                                  </a:xfrm>
                                </wpg:grpSpPr>
                                <wps:wsp>
                                  <wps:cNvPr id="1476872176" name="Ovale 10"/>
                                  <wps:cNvSpPr/>
                                  <wps:spPr>
                                    <a:xfrm>
                                      <a:off x="48519" y="-53408"/>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753308961" name="CasellaDiTesto 107"/>
                                  <wps:cNvSpPr txBox="1"/>
                                  <wps:spPr>
                                    <a:xfrm>
                                      <a:off x="11309" y="-18003"/>
                                      <a:ext cx="369478" cy="206136"/>
                                    </a:xfrm>
                                    <a:prstGeom prst="rect">
                                      <a:avLst/>
                                    </a:prstGeom>
                                    <a:noFill/>
                                  </wps:spPr>
                                  <wps:txbx>
                                    <w:txbxContent>
                                      <w:p w14:paraId="1376B38B"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wps:txbx>
                                  <wps:bodyPr wrap="square" rtlCol="0">
                                    <a:noAutofit/>
                                  </wps:bodyPr>
                                </wps:wsp>
                              </wpg:grpSp>
                            </wpg:grpSp>
                            <wpg:grpSp>
                              <wpg:cNvPr id="1212768627" name="Gruppo 51"/>
                              <wpg:cNvGrpSpPr/>
                              <wpg:grpSpPr>
                                <a:xfrm>
                                  <a:off x="2293951" y="1194241"/>
                                  <a:ext cx="2387600" cy="577215"/>
                                  <a:chOff x="0" y="299720"/>
                                  <a:chExt cx="2387600" cy="577215"/>
                                </a:xfrm>
                              </wpg:grpSpPr>
                              <wpg:grpSp>
                                <wpg:cNvPr id="969194404" name="Gruppo 50"/>
                                <wpg:cNvGrpSpPr/>
                                <wpg:grpSpPr>
                                  <a:xfrm>
                                    <a:off x="0" y="433059"/>
                                    <a:ext cx="480695" cy="313345"/>
                                    <a:chOff x="0" y="321299"/>
                                    <a:chExt cx="480695" cy="313345"/>
                                  </a:xfrm>
                                </wpg:grpSpPr>
                                <wps:wsp>
                                  <wps:cNvPr id="1302524166" name="Connettore diritto 8"/>
                                  <wps:cNvCnPr>
                                    <a:cxnSpLocks/>
                                  </wps:cNvCnPr>
                                  <wps:spPr>
                                    <a:xfrm flipH="1" flipV="1">
                                      <a:off x="0" y="481994"/>
                                      <a:ext cx="480695" cy="0"/>
                                    </a:xfrm>
                                    <a:prstGeom prst="line">
                                      <a:avLst/>
                                    </a:prstGeom>
                                    <a:noFill/>
                                    <a:ln w="19050" cap="flat" cmpd="sng" algn="ctr">
                                      <a:solidFill>
                                        <a:srgbClr val="78D9AB"/>
                                      </a:solidFill>
                                      <a:prstDash val="solid"/>
                                      <a:miter lim="800000"/>
                                    </a:ln>
                                    <a:effectLst/>
                                  </wps:spPr>
                                  <wps:bodyPr/>
                                </wps:wsp>
                                <wps:wsp>
                                  <wps:cNvPr id="1157387742" name="Connettore diritto 108"/>
                                  <wps:cNvCnPr>
                                    <a:cxnSpLocks/>
                                  </wps:cNvCnPr>
                                  <wps:spPr>
                                    <a:xfrm>
                                      <a:off x="480695" y="321299"/>
                                      <a:ext cx="0" cy="313345"/>
                                    </a:xfrm>
                                    <a:prstGeom prst="line">
                                      <a:avLst/>
                                    </a:prstGeom>
                                    <a:noFill/>
                                    <a:ln w="19050" cap="flat" cmpd="sng" algn="ctr">
                                      <a:solidFill>
                                        <a:srgbClr val="78D9AB"/>
                                      </a:solidFill>
                                      <a:prstDash val="solid"/>
                                      <a:miter lim="800000"/>
                                    </a:ln>
                                    <a:effectLst/>
                                  </wps:spPr>
                                  <wps:bodyPr/>
                                </wps:wsp>
                              </wpg:grpSp>
                              <wpg:grpSp>
                                <wpg:cNvPr id="1856300855" name="Gruppo 42"/>
                                <wpg:cNvGrpSpPr/>
                                <wpg:grpSpPr>
                                  <a:xfrm>
                                    <a:off x="472292" y="299720"/>
                                    <a:ext cx="1915308" cy="250825"/>
                                    <a:chOff x="-10308" y="0"/>
                                    <a:chExt cx="1915676" cy="251460"/>
                                  </a:xfrm>
                                </wpg:grpSpPr>
                                <wps:wsp>
                                  <wps:cNvPr id="20581467" name="Connettore diritto 27"/>
                                  <wps:cNvCnPr>
                                    <a:cxnSpLocks/>
                                  </wps:cNvCnPr>
                                  <wps:spPr>
                                    <a:xfrm>
                                      <a:off x="-10308" y="138846"/>
                                      <a:ext cx="304800" cy="0"/>
                                    </a:xfrm>
                                    <a:prstGeom prst="line">
                                      <a:avLst/>
                                    </a:prstGeom>
                                    <a:noFill/>
                                    <a:ln w="19050" cap="flat" cmpd="sng" algn="ctr">
                                      <a:solidFill>
                                        <a:srgbClr val="78D9AB"/>
                                      </a:solidFill>
                                      <a:prstDash val="solid"/>
                                      <a:miter lim="800000"/>
                                    </a:ln>
                                    <a:effectLst/>
                                  </wps:spPr>
                                  <wps:bodyPr/>
                                </wps:wsp>
                                <wpg:grpSp>
                                  <wpg:cNvPr id="1098541258" name="Gruppo 30"/>
                                  <wpg:cNvGrpSpPr/>
                                  <wpg:grpSpPr>
                                    <a:xfrm>
                                      <a:off x="249923" y="0"/>
                                      <a:ext cx="1655445" cy="251460"/>
                                      <a:chOff x="0" y="0"/>
                                      <a:chExt cx="1655445" cy="252000"/>
                                    </a:xfrm>
                                  </wpg:grpSpPr>
                                  <wps:wsp>
                                    <wps:cNvPr id="1205859343" name="Rettangolo con angoli arrotondati 28"/>
                                    <wps:cNvSpPr/>
                                    <wps:spPr>
                                      <a:xfrm>
                                        <a:off x="0"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360590491" name="CasellaDiTesto 110"/>
                                    <wps:cNvSpPr txBox="1"/>
                                    <wps:spPr>
                                      <a:xfrm>
                                        <a:off x="529163" y="21183"/>
                                        <a:ext cx="597267" cy="206136"/>
                                      </a:xfrm>
                                      <a:prstGeom prst="rect">
                                        <a:avLst/>
                                      </a:prstGeom>
                                      <a:noFill/>
                                    </wps:spPr>
                                    <wps:txbx>
                                      <w:txbxContent>
                                        <w:p w14:paraId="4BD29783"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p w14:paraId="690B6962" w14:textId="77777777" w:rsidR="0059606F" w:rsidRPr="0059606F" w:rsidRDefault="0059606F" w:rsidP="0059606F">
                                          <w:pPr>
                                            <w:jc w:val="center"/>
                                            <w:rPr>
                                              <w:rFonts w:ascii="Arial" w:hAnsi="Arial" w:cs="Arial"/>
                                              <w:color w:val="0C201D"/>
                                              <w:kern w:val="24"/>
                                              <w:sz w:val="14"/>
                                              <w:szCs w:val="14"/>
                                            </w:rPr>
                                          </w:pPr>
                                        </w:p>
                                      </w:txbxContent>
                                    </wps:txbx>
                                    <wps:bodyPr wrap="square" rtlCol="0">
                                      <a:noAutofit/>
                                    </wps:bodyPr>
                                  </wps:wsp>
                                </wpg:grpSp>
                              </wpg:grpSp>
                              <wpg:grpSp>
                                <wpg:cNvPr id="1132409842" name="Gruppo 45"/>
                                <wpg:cNvGrpSpPr/>
                                <wpg:grpSpPr>
                                  <a:xfrm>
                                    <a:off x="472440" y="581660"/>
                                    <a:ext cx="1910715" cy="295275"/>
                                    <a:chOff x="-14934" y="0"/>
                                    <a:chExt cx="1911733" cy="295910"/>
                                  </a:xfrm>
                                </wpg:grpSpPr>
                                <wps:wsp>
                                  <wps:cNvPr id="1762434416" name="Connettore diritto 30"/>
                                  <wps:cNvCnPr>
                                    <a:cxnSpLocks/>
                                  </wps:cNvCnPr>
                                  <wps:spPr>
                                    <a:xfrm>
                                      <a:off x="-14934" y="156697"/>
                                      <a:ext cx="389585" cy="0"/>
                                    </a:xfrm>
                                    <a:prstGeom prst="line">
                                      <a:avLst/>
                                    </a:prstGeom>
                                    <a:noFill/>
                                    <a:ln w="19050" cap="flat" cmpd="sng" algn="ctr">
                                      <a:solidFill>
                                        <a:srgbClr val="78D9AB"/>
                                      </a:solidFill>
                                      <a:prstDash val="solid"/>
                                      <a:miter lim="800000"/>
                                    </a:ln>
                                    <a:effectLst/>
                                  </wps:spPr>
                                  <wps:bodyPr/>
                                </wps:wsp>
                                <wpg:grpSp>
                                  <wpg:cNvPr id="1318090336" name="Gruppo 31"/>
                                  <wpg:cNvGrpSpPr/>
                                  <wpg:grpSpPr>
                                    <a:xfrm>
                                      <a:off x="241989" y="0"/>
                                      <a:ext cx="1654810" cy="295910"/>
                                      <a:chOff x="17653" y="-15969"/>
                                      <a:chExt cx="1655445" cy="296545"/>
                                    </a:xfrm>
                                  </wpg:grpSpPr>
                                  <wps:wsp>
                                    <wps:cNvPr id="14617318" name="Rettangolo con angoli arrotondati 31"/>
                                    <wps:cNvSpPr/>
                                    <wps:spPr>
                                      <a:xfrm>
                                        <a:off x="17653"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902194999" name="CasellaDiTesto 111"/>
                                    <wps:cNvSpPr txBox="1"/>
                                    <wps:spPr>
                                      <a:xfrm>
                                        <a:off x="72769" y="-15969"/>
                                        <a:ext cx="1545702" cy="296545"/>
                                      </a:xfrm>
                                      <a:prstGeom prst="rect">
                                        <a:avLst/>
                                      </a:prstGeom>
                                      <a:noFill/>
                                    </wps:spPr>
                                    <wps:txbx>
                                      <w:txbxContent>
                                        <w:p w14:paraId="75D6CAE9"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wps:txbx>
                                    <wps:bodyPr wrap="square" rtlCol="0">
                                      <a:spAutoFit/>
                                    </wps:bodyPr>
                                  </wps:wsp>
                                </wpg:grpSp>
                              </wpg:grpSp>
                            </wpg:grpSp>
                            <wpg:grpSp>
                              <wpg:cNvPr id="993166465" name="Gruppo 48"/>
                              <wpg:cNvGrpSpPr/>
                              <wpg:grpSpPr>
                                <a:xfrm>
                                  <a:off x="0" y="0"/>
                                  <a:ext cx="451013" cy="2008635"/>
                                  <a:chOff x="0" y="0"/>
                                  <a:chExt cx="451105" cy="2184533"/>
                                </a:xfrm>
                              </wpg:grpSpPr>
                              <wps:wsp>
                                <wps:cNvPr id="1881896653" name="Rettangolo 3"/>
                                <wps:cNvSpPr/>
                                <wps:spPr>
                                  <a:xfrm>
                                    <a:off x="0" y="0"/>
                                    <a:ext cx="311848" cy="2062572"/>
                                  </a:xfrm>
                                  <a:prstGeom prst="rect">
                                    <a:avLst/>
                                  </a:prstGeom>
                                  <a:solidFill>
                                    <a:sysClr val="window" lastClr="FFFFFF">
                                      <a:lumMod val="95000"/>
                                    </a:sysClr>
                                  </a:solidFill>
                                  <a:ln w="19050" cap="flat" cmpd="sng" algn="ctr">
                                    <a:noFill/>
                                    <a:prstDash val="solid"/>
                                    <a:miter lim="800000"/>
                                  </a:ln>
                                  <a:effectLst/>
                                </wps:spPr>
                                <wps:bodyPr rtlCol="0" anchor="ctr"/>
                              </wps:wsp>
                              <wps:wsp>
                                <wps:cNvPr id="790809478" name="CasellaDiTesto 5"/>
                                <wps:cNvSpPr txBox="1"/>
                                <wps:spPr>
                                  <a:xfrm rot="16200000">
                                    <a:off x="-864940" y="868487"/>
                                    <a:ext cx="2184532" cy="447559"/>
                                  </a:xfrm>
                                  <a:prstGeom prst="rect">
                                    <a:avLst/>
                                  </a:prstGeom>
                                  <a:noFill/>
                                </wps:spPr>
                                <wps:txbx>
                                  <w:txbxContent>
                                    <w:p w14:paraId="4C334594"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PUBBLICA AMMINISTRAZIONE</w:t>
                                      </w:r>
                                    </w:p>
                                  </w:txbxContent>
                                </wps:txbx>
                                <wps:bodyPr wrap="square" rtlCol="0">
                                  <a:noAutofit/>
                                </wps:bodyPr>
                              </wps:wsp>
                            </wpg:grpSp>
                            <wps:wsp>
                              <wps:cNvPr id="1144502459" name="Rettangolo 3"/>
                              <wps:cNvSpPr/>
                              <wps:spPr>
                                <a:xfrm>
                                  <a:off x="4773924" y="0"/>
                                  <a:ext cx="1558984" cy="1896495"/>
                                </a:xfrm>
                                <a:prstGeom prst="rect">
                                  <a:avLst/>
                                </a:prstGeom>
                                <a:solidFill>
                                  <a:sysClr val="window" lastClr="FFFFFF">
                                    <a:lumMod val="95000"/>
                                  </a:sysClr>
                                </a:solidFill>
                                <a:ln w="19050" cap="flat" cmpd="sng" algn="ctr">
                                  <a:noFill/>
                                  <a:prstDash val="solid"/>
                                  <a:miter lim="800000"/>
                                </a:ln>
                                <a:effectLst/>
                              </wps:spPr>
                              <wps:bodyPr rtlCol="0" anchor="ctr"/>
                            </wps:wsp>
                          </wpg:grpSp>
                          <wpg:grpSp>
                            <wpg:cNvPr id="1097039281" name="Gruppo 55"/>
                            <wpg:cNvGrpSpPr/>
                            <wpg:grpSpPr>
                              <a:xfrm>
                                <a:off x="4767317" y="588623"/>
                                <a:ext cx="1579601" cy="697186"/>
                                <a:chOff x="-144925" y="-134391"/>
                                <a:chExt cx="1579601" cy="697186"/>
                              </a:xfrm>
                            </wpg:grpSpPr>
                            <wps:wsp>
                              <wps:cNvPr id="1121168867" name="CasellaDiTesto 21"/>
                              <wps:cNvSpPr txBox="1"/>
                              <wps:spPr>
                                <a:xfrm>
                                  <a:off x="-130599" y="168268"/>
                                  <a:ext cx="1565275" cy="193675"/>
                                </a:xfrm>
                                <a:prstGeom prst="rect">
                                  <a:avLst/>
                                </a:prstGeom>
                                <a:noFill/>
                              </wps:spPr>
                              <wps:txbx>
                                <w:txbxContent>
                                  <w:p w14:paraId="66011F32"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wps:txbx>
                              <wps:bodyPr wrap="square" rtlCol="0">
                                <a:spAutoFit/>
                              </wps:bodyPr>
                            </wps:wsp>
                            <wps:wsp>
                              <wps:cNvPr id="275929167" name="CasellaDiTesto 21"/>
                              <wps:cNvSpPr txBox="1"/>
                              <wps:spPr>
                                <a:xfrm>
                                  <a:off x="-130599" y="369120"/>
                                  <a:ext cx="1565275" cy="193675"/>
                                </a:xfrm>
                                <a:prstGeom prst="rect">
                                  <a:avLst/>
                                </a:prstGeom>
                                <a:noFill/>
                              </wps:spPr>
                              <wps:txbx>
                                <w:txbxContent>
                                  <w:p w14:paraId="5416B899"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wps:txbx>
                              <wps:bodyPr wrap="square" rtlCol="0">
                                <a:spAutoFit/>
                              </wps:bodyPr>
                            </wps:wsp>
                            <wps:wsp>
                              <wps:cNvPr id="110299315" name="CasellaDiTesto 21"/>
                              <wps:cNvSpPr txBox="1"/>
                              <wps:spPr>
                                <a:xfrm>
                                  <a:off x="-144925" y="-134391"/>
                                  <a:ext cx="1565275" cy="193675"/>
                                </a:xfrm>
                                <a:prstGeom prst="rect">
                                  <a:avLst/>
                                </a:prstGeom>
                                <a:noFill/>
                              </wps:spPr>
                              <wps:txbx>
                                <w:txbxContent>
                                  <w:p w14:paraId="06B4B3F5"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wps:txbx>
                              <wps:bodyPr wrap="square" rtlCol="0">
                                <a:spAutoFit/>
                              </wps:bodyPr>
                            </wps:wsp>
                          </wpg:grpSp>
                        </wpg:grpSp>
                        <wps:wsp>
                          <wps:cNvPr id="629588902" name="CasellaDiTesto 5"/>
                          <wps:cNvSpPr txBox="1"/>
                          <wps:spPr>
                            <a:xfrm>
                              <a:off x="361950" y="1123950"/>
                              <a:ext cx="1268095" cy="290195"/>
                            </a:xfrm>
                            <a:prstGeom prst="rect">
                              <a:avLst/>
                            </a:prstGeom>
                            <a:noFill/>
                          </wps:spPr>
                          <wps:txbx>
                            <w:txbxContent>
                              <w:p w14:paraId="5D686078" w14:textId="77777777" w:rsidR="0059606F" w:rsidRPr="00384511" w:rsidRDefault="0059606F" w:rsidP="0059606F">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0849CAB7" w14:textId="77777777" w:rsidR="0059606F" w:rsidRPr="0059606F" w:rsidRDefault="0059606F" w:rsidP="0059606F">
                                <w:pPr>
                                  <w:jc w:val="center"/>
                                  <w:rPr>
                                    <w:rFonts w:ascii="Montserrat" w:hAnsi="Montserrat"/>
                                    <w:b/>
                                    <w:bCs/>
                                    <w:color w:val="FFFFFF"/>
                                    <w:kern w:val="24"/>
                                  </w:rPr>
                                </w:pPr>
                              </w:p>
                            </w:txbxContent>
                          </wps:txbx>
                          <wps:bodyPr wrap="square" rtlCol="0">
                            <a:noAutofit/>
                          </wps:bodyPr>
                        </wps:wsp>
                      </wpg:wgp>
                    </a:graphicData>
                  </a:graphic>
                  <wp14:sizeRelH relativeFrom="margin">
                    <wp14:pctWidth>0</wp14:pctWidth>
                  </wp14:sizeRelH>
                </wp:anchor>
              </w:drawing>
            </mc:Choice>
            <mc:Fallback>
              <w:pict>
                <v:group w14:anchorId="06E03D62" id="Gruppo 240" o:spid="_x0000_s1144" style="position:absolute;left:0;text-align:left;margin-left:3.1pt;margin-top:231.05pt;width:496.05pt;height:158.05pt;z-index:251658245;mso-width-relative:margin" coordsize="63469,20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">
                  <v:group id="Gruppo 139" o:spid="_x0000_s1145" style="position:absolute;width:63469;height:20077" coordsize="63469,20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">
                    <v:group id="Gruppo 52" o:spid="_x0000_s1146" style="position:absolute;width:63325;height:20082" coordsize="63329,2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">
                      <v:group id="Gruppo 47" o:spid="_x0000_s1147" style="position:absolute;left:4823;top:5809;width:12465;height:5403" coordorigin="-305,45" coordsize="1247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">
                        <v:group id="Gruppo 35" o:spid="_x0000_s1148" style="position:absolute;left:-305;top:45;width:10128;height:5402" coordorigin="-305,45" coordsize="10128,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">
                          <v:rect id="Rettangolo 4" o:spid="_x0000_s1149" style="position:absolute;left:-305;top:45;width:10085;height:5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" fillcolor="#0d8475" stroked="f" strokeweight="1.5pt"/>
                          <v:shape id="CasellaDiTesto 5" o:spid="_x0000_s1150" type="#_x0000_t202" style="position:absolute;top:1093;width:9823;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" filled="f" stroked="f">
                            <v:textbox>
                              <w:txbxContent>
                                <w:p w14:paraId="3D779562"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ETS</w:t>
                                  </w:r>
                                </w:p>
                                <w:p w14:paraId="2FAA9816"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NON ECONOMICO</w:t>
                                  </w:r>
                                </w:p>
                              </w:txbxContent>
                            </v:textbox>
                          </v:shape>
                        </v:group>
                        <v:line id="Connettore diritto 7" o:spid="_x0000_s1151" style="position:absolute;visibility:visible;mso-wrap-style:square" from="9823,2761" to="1216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" strokecolor="#78d9ab" strokeweight="1.5pt">
                          <v:stroke joinstyle="miter"/>
                          <o:lock v:ext="edit" shapetype="f"/>
                        </v:line>
                      </v:group>
                      <v:group id="Gruppo 40" o:spid="_x0000_s1152" style="position:absolute;left:22740;top:1272;width:24111;height:2668" coordsize="2411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">
                        <v:line id="Connettore diritto 121" o:spid="_x0000_s1153" style="position:absolute;visibility:visible;mso-wrap-style:square" from="0,1397" to="8159,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" strokecolor="#78d9ab" strokeweight="1.5pt">
                          <v:stroke joinstyle="miter"/>
                          <o:lock v:ext="edit" shapetype="f"/>
                        </v:line>
                        <v:group id="Gruppo 28" o:spid="_x0000_s1154" style="position:absolute;left:7556;width:16560;height:2668" coordsize="16560,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">
                          <v:roundrect id="Rettangolo con angoli arrotondati 20" o:spid="_x0000_s1155" style="position:absolute;top:135;width:16560;height:251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" fillcolor="window" strokecolor="#2f5b46" strokeweight="1.5pt">
                            <v:stroke joinstyle="miter"/>
                          </v:roundrect>
                          <v:shape id="CasellaDiTesto 21" o:spid="_x0000_s1156" type="#_x0000_t202" style="position:absolute;left:316;width:15657;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" filled="f" stroked="f">
                            <v:textbox style="mso-fit-shape-to-text:t">
                              <w:txbxContent>
                                <w:p w14:paraId="3E994268"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ETS NON ECONOMICO</w:t>
                                  </w:r>
                                </w:p>
                                <w:p w14:paraId="18957563"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proprietario immobile</w:t>
                                  </w:r>
                                </w:p>
                              </w:txbxContent>
                            </v:textbox>
                          </v:shape>
                        </v:group>
                      </v:group>
                      <v:group id="Gruppo 39" o:spid="_x0000_s1157" style="position:absolute;left:17095;top:1311;width:8839;height:14992" coordsize="8839,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">
                        <v:line id="Connettore diritto 13" o:spid="_x0000_s1158" style="position:absolute;visibility:visible;mso-wrap-style:square" from="4404,2425" to="4404,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" strokecolor="#78d9ab" strokeweight="1.5pt">
                          <v:stroke joinstyle="miter"/>
                          <o:lock v:ext="edit" shapetype="f"/>
                        </v:line>
                        <v:line id="Connettore diritto 117" o:spid="_x0000_s1159" style="position:absolute;visibility:visible;mso-wrap-style:square" from="4478,10375" to="4478,1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" strokecolor="#78d9ab" strokeweight="1.5pt">
                          <v:stroke joinstyle="miter"/>
                          <o:lock v:ext="edit" shapetype="f"/>
                        </v:line>
                        <v:group id="Gruppo 36" o:spid="_x0000_s1160" style="position:absolute;top:4254;width:8839;height:6115" coordsize="8839,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">
                          <v:oval id="Ovale 10" o:spid="_x0000_s1161" style="position:absolute;width:883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" fillcolor="#d9d9d9" stroked="f" strokeweight="1.5pt">
                            <v:stroke joinstyle="miter"/>
                          </v:oval>
                          <v:shape id="CasellaDiTesto 11" o:spid="_x0000_s1162" type="#_x0000_t202" style="position:absolute;left:684;top:1222;width:7558;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" filled="f" stroked="f">
                            <v:textbox>
                              <w:txbxContent>
                                <w:p w14:paraId="38C51621"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v:textbox>
                          </v:shape>
                        </v:group>
                        <v:group id="Gruppo 37" o:spid="_x0000_s1163" style="position:absolute;left:2880;width:2945;height:2876" coordorigin="640" coordsize="294479,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">
                          <v:oval id="Ovale 10" o:spid="_x0000_s1164" style="position:absolute;left:7464;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" fillcolor="#3ea190" stroked="f" strokeweight="1.5pt">
                            <v:stroke joinstyle="miter"/>
                          </v:oval>
                          <v:shape id="CasellaDiTesto 104" o:spid="_x0000_s1165" type="#_x0000_t202" style="position:absolute;left:640;top:22394;width:294005;height:19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" filled="f" stroked="f">
                            <v:textbox>
                              <w:txbxContent>
                                <w:p w14:paraId="7BEECE8B"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v:textbox>
                          </v:shape>
                        </v:group>
                        <v:group id="Gruppo 38" o:spid="_x0000_s1166" style="position:absolute;left:2651;top:12118;width:3694;height:2876" coordorigin="11309,-53408" coordsize="369478,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">
                          <v:oval id="Ovale 10" o:spid="_x0000_s1167" style="position:absolute;left:48519;top:-53408;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" fillcolor="#3ea190" stroked="f" strokeweight="1.5pt">
                            <v:stroke joinstyle="miter"/>
                          </v:oval>
                          <v:shape id="CasellaDiTesto 107" o:spid="_x0000_s1168" type="#_x0000_t202" style="position:absolute;left:11309;top:-18003;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" filled="f" stroked="f">
                            <v:textbox>
                              <w:txbxContent>
                                <w:p w14:paraId="1376B38B"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v:textbox>
                          </v:shape>
                        </v:group>
                      </v:group>
                      <v:group id="Gruppo 51" o:spid="_x0000_s1169" style="position:absolute;left:22939;top:11942;width:23876;height:5772" coordorigin=",2997" coordsize="23876,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">
                        <v:group id="Gruppo 50" o:spid="_x0000_s1170" style="position:absolute;top:4330;width:4806;height:3134" coordorigin=",3212" coordsize="4806,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">
                          <v:line id="Connettore diritto 8" o:spid="_x0000_s1171" style="position:absolute;flip:x y;visibility:visible;mso-wrap-style:square" from="0,4819" to="4806,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" strokecolor="#78d9ab" strokeweight="1.5pt">
                            <v:stroke joinstyle="miter"/>
                            <o:lock v:ext="edit" shapetype="f"/>
                          </v:line>
                          <v:line id="Connettore diritto 108" o:spid="_x0000_s1172" style="position:absolute;visibility:visible;mso-wrap-style:square" from="4806,3212" to="4806,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" strokecolor="#78d9ab" strokeweight="1.5pt">
                            <v:stroke joinstyle="miter"/>
                            <o:lock v:ext="edit" shapetype="f"/>
                          </v:line>
                        </v:group>
                        <v:group id="Gruppo 42" o:spid="_x0000_s1173" style="position:absolute;left:4722;top:2997;width:19154;height:2508" coordorigin="-103" coordsize="19156,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">
                          <v:line id="Connettore diritto 27" o:spid="_x0000_s1174" style="position:absolute;visibility:visible;mso-wrap-style:square" from="-103,1388" to="2944,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" strokecolor="#78d9ab" strokeweight="1.5pt">
                            <v:stroke joinstyle="miter"/>
                            <o:lock v:ext="edit" shapetype="f"/>
                          </v:line>
                          <v:group id="Gruppo 30" o:spid="_x0000_s1175" style="position:absolute;left:2499;width:16554;height:2514" coordsize="16554,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">
                            <v:roundrect id="Rettangolo con angoli arrotondati 28" o:spid="_x0000_s1176" style="position:absolute;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" fillcolor="window" strokecolor="#2f5b46" strokeweight="1.5pt">
                              <v:stroke joinstyle="miter"/>
                            </v:roundrect>
                            <v:shape id="CasellaDiTesto 110" o:spid="_x0000_s1177" type="#_x0000_t202" style="position:absolute;left:5291;top:211;width:5973;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" filled="f" stroked="f">
                              <v:textbox>
                                <w:txbxContent>
                                  <w:p w14:paraId="4BD29783"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p w14:paraId="690B6962" w14:textId="77777777" w:rsidR="0059606F" w:rsidRPr="0059606F" w:rsidRDefault="0059606F" w:rsidP="0059606F">
                                    <w:pPr>
                                      <w:jc w:val="center"/>
                                      <w:rPr>
                                        <w:rFonts w:ascii="Arial" w:hAnsi="Arial" w:cs="Arial"/>
                                        <w:color w:val="0C201D"/>
                                        <w:kern w:val="24"/>
                                        <w:sz w:val="14"/>
                                        <w:szCs w:val="14"/>
                                      </w:rPr>
                                    </w:pPr>
                                  </w:p>
                                </w:txbxContent>
                              </v:textbox>
                            </v:shape>
                          </v:group>
                        </v:group>
                        <v:group id="Gruppo 45" o:spid="_x0000_s1178" style="position:absolute;left:4724;top:5816;width:19107;height:2953" coordorigin="-149" coordsize="19117,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">
                          <v:line id="Connettore diritto 30" o:spid="_x0000_s1179" style="position:absolute;visibility:visible;mso-wrap-style:square" from="-149,1566" to="3746,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" strokecolor="#78d9ab" strokeweight="1.5pt">
                            <v:stroke joinstyle="miter"/>
                            <o:lock v:ext="edit" shapetype="f"/>
                          </v:line>
                          <v:group id="Gruppo 31" o:spid="_x0000_s1180" style="position:absolute;left:2419;width:16548;height:2959" coordorigin="176,-159" coordsize="16554,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">
                            <v:roundrect id="Rettangolo con angoli arrotondati 31" o:spid="_x0000_s1181" style="position:absolute;left:176;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" fillcolor="window" strokecolor="#2f5b46" strokeweight="1.5pt">
                              <v:stroke joinstyle="miter"/>
                            </v:roundrect>
                            <v:shape id="CasellaDiTesto 111" o:spid="_x0000_s1182" type="#_x0000_t202" style="position:absolute;left:727;top:-159;width:15457;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" filled="f" stroked="f">
                              <v:textbox style="mso-fit-shape-to-text:t">
                                <w:txbxContent>
                                  <w:p w14:paraId="75D6CAE9"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v:textbox>
                            </v:shape>
                          </v:group>
                        </v:group>
                      </v:group>
                      <v:group id="Gruppo 48" o:spid="_x0000_s1183" style="position:absolute;width:4510;height:20086" coordsize="4511,2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">
                        <v:rect id="Rettangolo 3" o:spid="_x0000_s1184" style="position:absolute;width:3118;height:20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" fillcolor="#f2f2f2" stroked="f" strokeweight="1.5pt"/>
                        <v:shape id="CasellaDiTesto 5" o:spid="_x0000_s1185" type="#_x0000_t202" style="position:absolute;left:-8650;top:8685;width:21845;height:447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" filled="f" stroked="f">
                          <v:textbox>
                            <w:txbxContent>
                              <w:p w14:paraId="4C334594"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EQUIPARATO A PUBBLICA AMMINISTRAZIONE</w:t>
                                </w:r>
                              </w:p>
                            </w:txbxContent>
                          </v:textbox>
                        </v:shape>
                      </v:group>
                      <v:rect id="Rettangolo 3" o:spid="_x0000_s1186" style="position:absolute;left:47739;width:15590;height:18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" fillcolor="#f2f2f2" stroked="f" strokeweight="1.5pt"/>
                    </v:group>
                    <v:group id="Gruppo 55" o:spid="_x0000_s1187" style="position:absolute;left:47673;top:5886;width:15796;height:6972" coordorigin="-1449,-1343" coordsize="15796,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">
                      <v:shape id="CasellaDiTesto 21" o:spid="_x0000_s1188" type="#_x0000_t202" style="position:absolute;left:-1305;top:1682;width:1565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" filled="f" stroked="f">
                        <v:textbox style="mso-fit-shape-to-text:t">
                          <w:txbxContent>
                            <w:p w14:paraId="66011F32"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v:textbox>
                      </v:shape>
                      <v:shape id="CasellaDiTesto 21" o:spid="_x0000_s1189" type="#_x0000_t202" style="position:absolute;left:-1305;top:3691;width:15651;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" filled="f" stroked="f">
                        <v:textbox style="mso-fit-shape-to-text:t">
                          <w:txbxContent>
                            <w:p w14:paraId="5416B899"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v:textbox>
                      </v:shape>
                      <v:shape id="CasellaDiTesto 21" o:spid="_x0000_s1190" type="#_x0000_t202" style="position:absolute;left:-1449;top:-1343;width:15652;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" filled="f" stroked="f">
                        <v:textbox style="mso-fit-shape-to-text:t">
                          <w:txbxContent>
                            <w:p w14:paraId="06B4B3F5"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v:textbox>
                      </v:shape>
                    </v:group>
                  </v:group>
                  <v:shape id="CasellaDiTesto 5" o:spid="_x0000_s1191" type="#_x0000_t202" style="position:absolute;left:3619;top:11239;width:12681;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" filled="f" stroked="f">
                    <v:textbox>
                      <w:txbxContent>
                        <w:p w14:paraId="5D686078" w14:textId="77777777" w:rsidR="0059606F" w:rsidRPr="00384511" w:rsidRDefault="0059606F" w:rsidP="0059606F">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0849CAB7" w14:textId="77777777" w:rsidR="0059606F" w:rsidRPr="0059606F" w:rsidRDefault="0059606F" w:rsidP="0059606F">
                          <w:pPr>
                            <w:jc w:val="center"/>
                            <w:rPr>
                              <w:rFonts w:ascii="Montserrat" w:hAnsi="Montserrat"/>
                              <w:b/>
                              <w:bCs/>
                              <w:color w:val="FFFFFF"/>
                              <w:kern w:val="24"/>
                            </w:rPr>
                          </w:pPr>
                        </w:p>
                      </w:txbxContent>
                    </v:textbox>
                  </v:shape>
                  <w10:wrap type="square"/>
                </v:group>
              </w:pict>
            </mc:Fallback>
          </mc:AlternateContent>
        </w:r>
        <w:r w:rsidR="0059606F" w:rsidRPr="0059606F" w:rsidDel="00600EE4">
          <w:rPr>
            <w:bCs/>
            <w:noProof/>
            <w:color w:val="EE0000"/>
            <w:sz w:val="20"/>
            <w:szCs w:val="20"/>
            <w:rPrChange w:id="8509" w:author="Oliosi Francesco (GSE)" w:date="2025-10-23T14:57:00Z" w16du:dateUtc="2025-10-23T12:57:00Z">
              <w:rPr>
                <w:bCs/>
                <w:noProof/>
                <w:sz w:val="20"/>
                <w:szCs w:val="20"/>
              </w:rPr>
            </w:rPrChange>
          </w:rPr>
          <mc:AlternateContent>
            <mc:Choice Requires="wpg">
              <w:drawing>
                <wp:anchor distT="0" distB="0" distL="114300" distR="114300" simplePos="0" relativeHeight="251658244" behindDoc="0" locked="0" layoutInCell="1" allowOverlap="1" wp14:anchorId="473884EA" wp14:editId="1A2378C9">
                  <wp:simplePos x="0" y="0"/>
                  <wp:positionH relativeFrom="column">
                    <wp:posOffset>39370</wp:posOffset>
                  </wp:positionH>
                  <wp:positionV relativeFrom="paragraph">
                    <wp:posOffset>918210</wp:posOffset>
                  </wp:positionV>
                  <wp:extent cx="6299835" cy="2039620"/>
                  <wp:effectExtent l="0" t="0" r="5715" b="0"/>
                  <wp:wrapSquare wrapText="bothSides"/>
                  <wp:docPr id="2127009237" name="Gruppo 239"/>
                  <wp:cNvGraphicFramePr/>
                  <a:graphic xmlns:a="http://schemas.openxmlformats.org/drawingml/2006/main">
                    <a:graphicData uri="http://schemas.microsoft.com/office/word/2010/wordprocessingGroup">
                      <wpg:wgp>
                        <wpg:cNvGrpSpPr/>
                        <wpg:grpSpPr>
                          <a:xfrm>
                            <a:off x="0" y="0"/>
                            <a:ext cx="6299835" cy="2039620"/>
                            <a:chOff x="0" y="46914"/>
                            <a:chExt cx="6310086" cy="2039696"/>
                          </a:xfrm>
                        </wpg:grpSpPr>
                        <wpg:grpSp>
                          <wpg:cNvPr id="1490678738" name="Gruppo 138"/>
                          <wpg:cNvGrpSpPr/>
                          <wpg:grpSpPr>
                            <a:xfrm>
                              <a:off x="0" y="46914"/>
                              <a:ext cx="6310086" cy="2039696"/>
                              <a:chOff x="0" y="46914"/>
                              <a:chExt cx="6310086" cy="2039696"/>
                            </a:xfrm>
                          </wpg:grpSpPr>
                          <wpg:grpSp>
                            <wpg:cNvPr id="682078846" name="Gruppo 52"/>
                            <wpg:cNvGrpSpPr/>
                            <wpg:grpSpPr>
                              <a:xfrm>
                                <a:off x="0" y="46914"/>
                                <a:ext cx="6291543" cy="2039696"/>
                                <a:chOff x="0" y="46924"/>
                                <a:chExt cx="6291858" cy="2040127"/>
                              </a:xfrm>
                            </wpg:grpSpPr>
                            <wpg:grpSp>
                              <wpg:cNvPr id="97021377" name="Gruppo 47"/>
                              <wpg:cNvGrpSpPr/>
                              <wpg:grpSpPr>
                                <a:xfrm>
                                  <a:off x="467804" y="579588"/>
                                  <a:ext cx="1261080" cy="540114"/>
                                  <a:chOff x="-45076" y="3119"/>
                                  <a:chExt cx="1261692" cy="540114"/>
                                </a:xfrm>
                              </wpg:grpSpPr>
                              <wpg:grpSp>
                                <wpg:cNvPr id="801864522" name="Gruppo 35"/>
                                <wpg:cNvGrpSpPr/>
                                <wpg:grpSpPr>
                                  <a:xfrm>
                                    <a:off x="-45076" y="3119"/>
                                    <a:ext cx="1027376" cy="540114"/>
                                    <a:chOff x="-45076" y="3119"/>
                                    <a:chExt cx="1027376" cy="540114"/>
                                  </a:xfrm>
                                </wpg:grpSpPr>
                                <wps:wsp>
                                  <wps:cNvPr id="1806759178" name="Rettangolo 4">
                                    <a:extLst>
                                      <a:ext uri="{FF2B5EF4-FFF2-40B4-BE49-F238E27FC236}">
                                        <a16:creationId xmlns:a16="http://schemas.microsoft.com/office/drawing/2014/main" id="{2793EE7F-073C-895E-BA12-C2BCB2500033}"/>
                                      </a:ext>
                                    </a:extLst>
                                  </wps:cNvPr>
                                  <wps:cNvSpPr/>
                                  <wps:spPr>
                                    <a:xfrm>
                                      <a:off x="-28322" y="3119"/>
                                      <a:ext cx="1008540" cy="540114"/>
                                    </a:xfrm>
                                    <a:prstGeom prst="rect">
                                      <a:avLst/>
                                    </a:prstGeom>
                                    <a:solidFill>
                                      <a:srgbClr val="0D8475"/>
                                    </a:solidFill>
                                    <a:ln w="19050" cap="flat" cmpd="sng" algn="ctr">
                                      <a:noFill/>
                                      <a:prstDash val="solid"/>
                                      <a:miter lim="800000"/>
                                    </a:ln>
                                    <a:effectLst/>
                                  </wps:spPr>
                                  <wps:bodyPr rtlCol="0" anchor="ctr"/>
                                </wps:wsp>
                                <wps:wsp>
                                  <wps:cNvPr id="2028562535" name="CasellaDiTesto 5">
                                    <a:extLst>
                                      <a:ext uri="{FF2B5EF4-FFF2-40B4-BE49-F238E27FC236}">
                                        <a16:creationId xmlns:a16="http://schemas.microsoft.com/office/drawing/2014/main" id="{1AA042E8-8C48-7327-895C-0A7CB51BBF7A}"/>
                                      </a:ext>
                                    </a:extLst>
                                  </wps:cNvPr>
                                  <wps:cNvSpPr txBox="1"/>
                                  <wps:spPr>
                                    <a:xfrm>
                                      <a:off x="-45076" y="117369"/>
                                      <a:ext cx="1027376" cy="306398"/>
                                    </a:xfrm>
                                    <a:prstGeom prst="rect">
                                      <a:avLst/>
                                    </a:prstGeom>
                                    <a:noFill/>
                                  </wps:spPr>
                                  <wps:txbx>
                                    <w:txbxContent>
                                      <w:p w14:paraId="49F9AF9B"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PUBBLICA AMMINISTRAZIONE</w:t>
                                        </w:r>
                                      </w:p>
                                      <w:p w14:paraId="0AD2A4C1" w14:textId="77777777" w:rsidR="0059606F" w:rsidRPr="0059606F" w:rsidRDefault="0059606F" w:rsidP="0059606F">
                                        <w:pPr>
                                          <w:jc w:val="center"/>
                                          <w:rPr>
                                            <w:rFonts w:ascii="Arial" w:hAnsi="Arial" w:cs="Arial"/>
                                            <w:b/>
                                            <w:bCs/>
                                            <w:color w:val="FFFFFF"/>
                                            <w:kern w:val="24"/>
                                            <w:sz w:val="2"/>
                                            <w:szCs w:val="2"/>
                                          </w:rPr>
                                        </w:pPr>
                                      </w:p>
                                    </w:txbxContent>
                                  </wps:txbx>
                                  <wps:bodyPr wrap="square" rtlCol="0">
                                    <a:noAutofit/>
                                  </wps:bodyPr>
                                </wps:wsp>
                              </wpg:grpSp>
                              <wps:wsp>
                                <wps:cNvPr id="1972162548" name="Connettore diritto 7">
                                  <a:extLst>
                                    <a:ext uri="{FF2B5EF4-FFF2-40B4-BE49-F238E27FC236}">
                                      <a16:creationId xmlns:a16="http://schemas.microsoft.com/office/drawing/2014/main" id="{3F57EF58-DFB5-D2D7-5AF1-00531D04BB1C}"/>
                                    </a:ext>
                                  </a:extLst>
                                </wps:cNvPr>
                                <wps:cNvCnPr>
                                  <a:cxnSpLocks/>
                                </wps:cNvCnPr>
                                <wps:spPr>
                                  <a:xfrm>
                                    <a:off x="982301" y="276131"/>
                                    <a:ext cx="234315" cy="0"/>
                                  </a:xfrm>
                                  <a:prstGeom prst="line">
                                    <a:avLst/>
                                  </a:prstGeom>
                                  <a:noFill/>
                                  <a:ln w="19050" cap="flat" cmpd="sng" algn="ctr">
                                    <a:solidFill>
                                      <a:srgbClr val="78D9AB"/>
                                    </a:solidFill>
                                    <a:prstDash val="solid"/>
                                    <a:miter lim="800000"/>
                                  </a:ln>
                                  <a:effectLst/>
                                </wps:spPr>
                                <wps:bodyPr/>
                              </wps:wsp>
                            </wpg:grpSp>
                            <wpg:grpSp>
                              <wpg:cNvPr id="855699144" name="Gruppo 40"/>
                              <wpg:cNvGrpSpPr/>
                              <wpg:grpSpPr>
                                <a:xfrm>
                                  <a:off x="2274073" y="127221"/>
                                  <a:ext cx="2411095" cy="266756"/>
                                  <a:chOff x="0" y="0"/>
                                  <a:chExt cx="2411650" cy="266756"/>
                                </a:xfrm>
                              </wpg:grpSpPr>
                              <wps:wsp>
                                <wps:cNvPr id="111976291" name="Connettore diritto 121">
                                  <a:extLst>
                                    <a:ext uri="{FF2B5EF4-FFF2-40B4-BE49-F238E27FC236}">
                                      <a16:creationId xmlns:a16="http://schemas.microsoft.com/office/drawing/2014/main" id="{8987AB62-808B-B64B-CB4A-FBF624524531}"/>
                                    </a:ext>
                                  </a:extLst>
                                </wps:cNvPr>
                                <wps:cNvCnPr>
                                  <a:cxnSpLocks/>
                                </wps:cNvCnPr>
                                <wps:spPr>
                                  <a:xfrm>
                                    <a:off x="0" y="139700"/>
                                    <a:ext cx="815975" cy="0"/>
                                  </a:xfrm>
                                  <a:prstGeom prst="line">
                                    <a:avLst/>
                                  </a:prstGeom>
                                  <a:noFill/>
                                  <a:ln w="19050" cap="flat" cmpd="sng" algn="ctr">
                                    <a:solidFill>
                                      <a:srgbClr val="78D9AB"/>
                                    </a:solidFill>
                                    <a:prstDash val="solid"/>
                                    <a:miter lim="800000"/>
                                  </a:ln>
                                  <a:effectLst/>
                                </wps:spPr>
                                <wps:bodyPr/>
                              </wps:wsp>
                              <wpg:grpSp>
                                <wpg:cNvPr id="744855036" name="Gruppo 28"/>
                                <wpg:cNvGrpSpPr/>
                                <wpg:grpSpPr>
                                  <a:xfrm>
                                    <a:off x="755650" y="0"/>
                                    <a:ext cx="1656000" cy="266756"/>
                                    <a:chOff x="0" y="0"/>
                                    <a:chExt cx="1656000" cy="266756"/>
                                  </a:xfrm>
                                </wpg:grpSpPr>
                                <wps:wsp>
                                  <wps:cNvPr id="715277791" name="Rettangolo con angoli arrotondati 20">
                                    <a:extLst>
                                      <a:ext uri="{FF2B5EF4-FFF2-40B4-BE49-F238E27FC236}">
                                        <a16:creationId xmlns:a16="http://schemas.microsoft.com/office/drawing/2014/main" id="{39312A5D-7ECF-4BFD-BC9F-4F426560B054}"/>
                                      </a:ext>
                                    </a:extLst>
                                  </wps:cNvPr>
                                  <wps:cNvSpPr/>
                                  <wps:spPr>
                                    <a:xfrm>
                                      <a:off x="0" y="13580"/>
                                      <a:ext cx="1656000"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480702354" name="CasellaDiTesto 21">
                                    <a:extLst>
                                      <a:ext uri="{FF2B5EF4-FFF2-40B4-BE49-F238E27FC236}">
                                        <a16:creationId xmlns:a16="http://schemas.microsoft.com/office/drawing/2014/main" id="{18258F18-4E1E-0884-4392-7AF79ADF20F6}"/>
                                      </a:ext>
                                    </a:extLst>
                                  </wps:cNvPr>
                                  <wps:cNvSpPr txBox="1"/>
                                  <wps:spPr>
                                    <a:xfrm>
                                      <a:off x="31676" y="0"/>
                                      <a:ext cx="1565714" cy="266756"/>
                                    </a:xfrm>
                                    <a:prstGeom prst="rect">
                                      <a:avLst/>
                                    </a:prstGeom>
                                    <a:noFill/>
                                  </wps:spPr>
                                  <wps:txbx>
                                    <w:txbxContent>
                                      <w:p w14:paraId="4E07329D"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PUBBLICA AMMINISTRAZIONE</w:t>
                                        </w:r>
                                      </w:p>
                                      <w:p w14:paraId="052D9B36"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proprietaria immobile</w:t>
                                        </w:r>
                                      </w:p>
                                    </w:txbxContent>
                                  </wps:txbx>
                                  <wps:bodyPr wrap="square" rtlCol="0">
                                    <a:spAutoFit/>
                                  </wps:bodyPr>
                                </wps:wsp>
                              </wpg:grpSp>
                            </wpg:grpSp>
                            <wpg:grpSp>
                              <wpg:cNvPr id="1857993199" name="Gruppo 39"/>
                              <wpg:cNvGrpSpPr/>
                              <wpg:grpSpPr>
                                <a:xfrm>
                                  <a:off x="1709530" y="131196"/>
                                  <a:ext cx="883920" cy="1499182"/>
                                  <a:chOff x="0" y="0"/>
                                  <a:chExt cx="883920" cy="1499478"/>
                                </a:xfrm>
                              </wpg:grpSpPr>
                              <wps:wsp>
                                <wps:cNvPr id="8525073" name="Connettore diritto 13">
                                  <a:extLst>
                                    <a:ext uri="{FF2B5EF4-FFF2-40B4-BE49-F238E27FC236}">
                                      <a16:creationId xmlns:a16="http://schemas.microsoft.com/office/drawing/2014/main" id="{A8D46C47-39C2-93F5-D16B-AAE2AA06B47F}"/>
                                    </a:ext>
                                  </a:extLst>
                                </wps:cNvPr>
                                <wps:cNvCnPr>
                                  <a:cxnSpLocks/>
                                </wps:cNvCnPr>
                                <wps:spPr>
                                  <a:xfrm>
                                    <a:off x="440405" y="242596"/>
                                    <a:ext cx="0" cy="184150"/>
                                  </a:xfrm>
                                  <a:prstGeom prst="line">
                                    <a:avLst/>
                                  </a:prstGeom>
                                  <a:noFill/>
                                  <a:ln w="19050" cap="flat" cmpd="sng" algn="ctr">
                                    <a:solidFill>
                                      <a:srgbClr val="78D9AB"/>
                                    </a:solidFill>
                                    <a:prstDash val="solid"/>
                                    <a:miter lim="800000"/>
                                  </a:ln>
                                  <a:effectLst/>
                                </wps:spPr>
                                <wps:bodyPr/>
                              </wps:wsp>
                              <wps:wsp>
                                <wps:cNvPr id="372018928" name="Connettore diritto 117">
                                  <a:extLst>
                                    <a:ext uri="{FF2B5EF4-FFF2-40B4-BE49-F238E27FC236}">
                                      <a16:creationId xmlns:a16="http://schemas.microsoft.com/office/drawing/2014/main" id="{938DC79A-DBF5-902D-AE28-D627911545C6}"/>
                                    </a:ext>
                                  </a:extLst>
                                </wps:cNvPr>
                                <wps:cNvCnPr>
                                  <a:cxnSpLocks/>
                                </wps:cNvCnPr>
                                <wps:spPr>
                                  <a:xfrm>
                                    <a:off x="447869" y="1037564"/>
                                    <a:ext cx="0" cy="180036"/>
                                  </a:xfrm>
                                  <a:prstGeom prst="line">
                                    <a:avLst/>
                                  </a:prstGeom>
                                  <a:noFill/>
                                  <a:ln w="19050" cap="flat" cmpd="sng" algn="ctr">
                                    <a:solidFill>
                                      <a:srgbClr val="78D9AB"/>
                                    </a:solidFill>
                                    <a:prstDash val="solid"/>
                                    <a:miter lim="800000"/>
                                  </a:ln>
                                  <a:effectLst/>
                                </wps:spPr>
                                <wps:bodyPr/>
                              </wps:wsp>
                              <wpg:grpSp>
                                <wpg:cNvPr id="1351998192" name="Gruppo 36"/>
                                <wpg:cNvGrpSpPr/>
                                <wpg:grpSpPr>
                                  <a:xfrm>
                                    <a:off x="0" y="425476"/>
                                    <a:ext cx="883920" cy="611505"/>
                                    <a:chOff x="0" y="0"/>
                                    <a:chExt cx="883920" cy="611505"/>
                                  </a:xfrm>
                                </wpg:grpSpPr>
                                <wps:wsp>
                                  <wps:cNvPr id="1887457522" name="Ovale 10">
                                    <a:extLst>
                                      <a:ext uri="{FF2B5EF4-FFF2-40B4-BE49-F238E27FC236}">
                                        <a16:creationId xmlns:a16="http://schemas.microsoft.com/office/drawing/2014/main" id="{169D2E9B-94A7-3220-7706-1E66852C447F}"/>
                                      </a:ext>
                                    </a:extLst>
                                  </wps:cNvPr>
                                  <wps:cNvSpPr/>
                                  <wps:spPr>
                                    <a:xfrm>
                                      <a:off x="0" y="0"/>
                                      <a:ext cx="883920" cy="611505"/>
                                    </a:xfrm>
                                    <a:prstGeom prst="ellipse">
                                      <a:avLst/>
                                    </a:prstGeom>
                                    <a:solidFill>
                                      <a:sysClr val="window" lastClr="FFFFFF">
                                        <a:lumMod val="85000"/>
                                      </a:sysClr>
                                    </a:solidFill>
                                    <a:ln w="19050" cap="flat" cmpd="sng" algn="ctr">
                                      <a:noFill/>
                                      <a:prstDash val="solid"/>
                                      <a:miter lim="800000"/>
                                    </a:ln>
                                    <a:effectLst/>
                                  </wps:spPr>
                                  <wps:bodyPr rtlCol="0" anchor="ctr"/>
                                </wps:wsp>
                                <wps:wsp>
                                  <wps:cNvPr id="1191247832" name="CasellaDiTesto 11">
                                    <a:extLst>
                                      <a:ext uri="{FF2B5EF4-FFF2-40B4-BE49-F238E27FC236}">
                                        <a16:creationId xmlns:a16="http://schemas.microsoft.com/office/drawing/2014/main" id="{AAE45E15-8E7B-AFD2-D0C8-02C80C676E5A}"/>
                                      </a:ext>
                                    </a:extLst>
                                  </wps:cNvPr>
                                  <wps:cNvSpPr txBox="1"/>
                                  <wps:spPr>
                                    <a:xfrm>
                                      <a:off x="68458" y="122246"/>
                                      <a:ext cx="755833" cy="338276"/>
                                    </a:xfrm>
                                    <a:prstGeom prst="rect">
                                      <a:avLst/>
                                    </a:prstGeom>
                                    <a:noFill/>
                                  </wps:spPr>
                                  <wps:txbx>
                                    <w:txbxContent>
                                      <w:p w14:paraId="41A828DB"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wps:txbx>
                                  <wps:bodyPr wrap="square" rtlCol="0">
                                    <a:noAutofit/>
                                  </wps:bodyPr>
                                </wps:wsp>
                              </wpg:grpSp>
                              <wpg:grpSp>
                                <wpg:cNvPr id="484959791" name="Gruppo 37"/>
                                <wpg:cNvGrpSpPr/>
                                <wpg:grpSpPr>
                                  <a:xfrm>
                                    <a:off x="288018" y="0"/>
                                    <a:ext cx="294484" cy="287655"/>
                                    <a:chOff x="635" y="0"/>
                                    <a:chExt cx="294484" cy="287655"/>
                                  </a:xfrm>
                                </wpg:grpSpPr>
                                <wps:wsp>
                                  <wps:cNvPr id="814286360" name="Ovale 10"/>
                                  <wps:cNvSpPr/>
                                  <wps:spPr>
                                    <a:xfrm>
                                      <a:off x="7464" y="0"/>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629115667" name="CasellaDiTesto 104">
                                    <a:extLst>
                                      <a:ext uri="{FF2B5EF4-FFF2-40B4-BE49-F238E27FC236}">
                                        <a16:creationId xmlns:a16="http://schemas.microsoft.com/office/drawing/2014/main" id="{3478BC98-A46F-986F-131A-C28E18F339E2}"/>
                                      </a:ext>
                                    </a:extLst>
                                  </wps:cNvPr>
                                  <wps:cNvSpPr txBox="1"/>
                                  <wps:spPr>
                                    <a:xfrm>
                                      <a:off x="635" y="48921"/>
                                      <a:ext cx="294005" cy="193675"/>
                                    </a:xfrm>
                                    <a:prstGeom prst="rect">
                                      <a:avLst/>
                                    </a:prstGeom>
                                    <a:noFill/>
                                  </wps:spPr>
                                  <wps:txbx>
                                    <w:txbxContent>
                                      <w:p w14:paraId="6B3422E9"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wps:txbx>
                                  <wps:bodyPr wrap="square" rtlCol="0">
                                    <a:noAutofit/>
                                  </wps:bodyPr>
                                </wps:wsp>
                              </wpg:grpSp>
                              <wpg:grpSp>
                                <wpg:cNvPr id="184072845" name="Gruppo 38"/>
                                <wpg:cNvGrpSpPr/>
                                <wpg:grpSpPr>
                                  <a:xfrm>
                                    <a:off x="254795" y="1211823"/>
                                    <a:ext cx="369478" cy="287655"/>
                                    <a:chOff x="1002" y="-53408"/>
                                    <a:chExt cx="369478" cy="287655"/>
                                  </a:xfrm>
                                </wpg:grpSpPr>
                                <wps:wsp>
                                  <wps:cNvPr id="1995506197" name="Ovale 10"/>
                                  <wps:cNvSpPr/>
                                  <wps:spPr>
                                    <a:xfrm>
                                      <a:off x="48519" y="-53408"/>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885798091" name="CasellaDiTesto 107">
                                    <a:extLst>
                                      <a:ext uri="{FF2B5EF4-FFF2-40B4-BE49-F238E27FC236}">
                                        <a16:creationId xmlns:a16="http://schemas.microsoft.com/office/drawing/2014/main" id="{02B4155F-5A53-EF1B-531D-D44868B113D1}"/>
                                      </a:ext>
                                    </a:extLst>
                                  </wps:cNvPr>
                                  <wps:cNvSpPr txBox="1"/>
                                  <wps:spPr>
                                    <a:xfrm>
                                      <a:off x="1002" y="-17396"/>
                                      <a:ext cx="369478" cy="206136"/>
                                    </a:xfrm>
                                    <a:prstGeom prst="rect">
                                      <a:avLst/>
                                    </a:prstGeom>
                                    <a:noFill/>
                                  </wps:spPr>
                                  <wps:txbx>
                                    <w:txbxContent>
                                      <w:p w14:paraId="4A2C3E2E"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wps:txbx>
                                  <wps:bodyPr wrap="square" rtlCol="0">
                                    <a:noAutofit/>
                                  </wps:bodyPr>
                                </wps:wsp>
                              </wpg:grpSp>
                            </wpg:grpSp>
                            <wpg:grpSp>
                              <wpg:cNvPr id="2095648574" name="Gruppo 51"/>
                              <wpg:cNvGrpSpPr/>
                              <wpg:grpSpPr>
                                <a:xfrm>
                                  <a:off x="2293951" y="894521"/>
                                  <a:ext cx="2387600" cy="1192530"/>
                                  <a:chOff x="0" y="0"/>
                                  <a:chExt cx="2387600" cy="1192530"/>
                                </a:xfrm>
                              </wpg:grpSpPr>
                              <wpg:grpSp>
                                <wpg:cNvPr id="469345868" name="Gruppo 43"/>
                                <wpg:cNvGrpSpPr/>
                                <wpg:grpSpPr>
                                  <a:xfrm>
                                    <a:off x="469864" y="0"/>
                                    <a:ext cx="1915196" cy="250825"/>
                                    <a:chOff x="-2577" y="0"/>
                                    <a:chExt cx="1915879" cy="251460"/>
                                  </a:xfrm>
                                </wpg:grpSpPr>
                                <wps:wsp>
                                  <wps:cNvPr id="1056998026" name="Connettore diritto 18">
                                    <a:extLst>
                                      <a:ext uri="{FF2B5EF4-FFF2-40B4-BE49-F238E27FC236}">
                                        <a16:creationId xmlns:a16="http://schemas.microsoft.com/office/drawing/2014/main" id="{0B4DFC15-2E0E-E6AF-2E7F-F8AD0976BEB5}"/>
                                      </a:ext>
                                    </a:extLst>
                                  </wps:cNvPr>
                                  <wps:cNvCnPr>
                                    <a:cxnSpLocks/>
                                  </wps:cNvCnPr>
                                  <wps:spPr>
                                    <a:xfrm>
                                      <a:off x="-2577" y="122978"/>
                                      <a:ext cx="338667" cy="0"/>
                                    </a:xfrm>
                                    <a:prstGeom prst="line">
                                      <a:avLst/>
                                    </a:prstGeom>
                                    <a:noFill/>
                                    <a:ln w="19050" cap="flat" cmpd="sng" algn="ctr">
                                      <a:solidFill>
                                        <a:srgbClr val="78D9AB"/>
                                      </a:solidFill>
                                      <a:prstDash val="solid"/>
                                      <a:miter lim="800000"/>
                                    </a:ln>
                                    <a:effectLst/>
                                  </wps:spPr>
                                  <wps:bodyPr/>
                                </wps:wsp>
                                <wpg:grpSp>
                                  <wpg:cNvPr id="2142400237" name="Gruppo 29"/>
                                  <wpg:cNvGrpSpPr/>
                                  <wpg:grpSpPr>
                                    <a:xfrm>
                                      <a:off x="257857" y="0"/>
                                      <a:ext cx="1655445" cy="251460"/>
                                      <a:chOff x="0" y="0"/>
                                      <a:chExt cx="1655445" cy="251460"/>
                                    </a:xfrm>
                                  </wpg:grpSpPr>
                                  <wps:wsp>
                                    <wps:cNvPr id="807146176" name="Rettangolo con angoli arrotondati 22">
                                      <a:extLst>
                                        <a:ext uri="{FF2B5EF4-FFF2-40B4-BE49-F238E27FC236}">
                                          <a16:creationId xmlns:a16="http://schemas.microsoft.com/office/drawing/2014/main" id="{2EDE863B-94C6-E755-57EE-8D9E9ADBA6E7}"/>
                                        </a:ext>
                                      </a:extLst>
                                    </wps:cNvPr>
                                    <wps:cNvSpPr/>
                                    <wps:spPr>
                                      <a:xfrm>
                                        <a:off x="0" y="0"/>
                                        <a:ext cx="1655445"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2018660158" name="CasellaDiTesto 25">
                                      <a:extLst>
                                        <a:ext uri="{FF2B5EF4-FFF2-40B4-BE49-F238E27FC236}">
                                          <a16:creationId xmlns:a16="http://schemas.microsoft.com/office/drawing/2014/main" id="{2E17711B-8CD5-9DF6-7A14-25422B473F12}"/>
                                        </a:ext>
                                      </a:extLst>
                                    </wps:cNvPr>
                                    <wps:cNvSpPr txBox="1"/>
                                    <wps:spPr>
                                      <a:xfrm>
                                        <a:off x="402643" y="18107"/>
                                        <a:ext cx="850900" cy="207645"/>
                                      </a:xfrm>
                                      <a:prstGeom prst="rect">
                                        <a:avLst/>
                                      </a:prstGeom>
                                      <a:noFill/>
                                    </wps:spPr>
                                    <wps:txbx>
                                      <w:txbxContent>
                                        <w:p w14:paraId="1E5A362B"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wps:txbx>
                                    <wps:bodyPr wrap="square" rtlCol="0">
                                      <a:noAutofit/>
                                    </wps:bodyPr>
                                  </wps:wsp>
                                </wpg:grpSp>
                              </wpg:grpSp>
                              <wpg:grpSp>
                                <wpg:cNvPr id="770797071" name="Gruppo 50"/>
                                <wpg:cNvGrpSpPr/>
                                <wpg:grpSpPr>
                                  <a:xfrm>
                                    <a:off x="0" y="122068"/>
                                    <a:ext cx="480695" cy="918194"/>
                                    <a:chOff x="0" y="10308"/>
                                    <a:chExt cx="480695" cy="918194"/>
                                  </a:xfrm>
                                </wpg:grpSpPr>
                                <wps:wsp>
                                  <wps:cNvPr id="1110624198" name="Connettore diritto 8">
                                    <a:extLst>
                                      <a:ext uri="{FF2B5EF4-FFF2-40B4-BE49-F238E27FC236}">
                                        <a16:creationId xmlns:a16="http://schemas.microsoft.com/office/drawing/2014/main" id="{1CA048EF-3529-6173-1422-57FBB91A4A50}"/>
                                      </a:ext>
                                    </a:extLst>
                                  </wps:cNvPr>
                                  <wps:cNvCnPr>
                                    <a:cxnSpLocks/>
                                  </wps:cNvCnPr>
                                  <wps:spPr>
                                    <a:xfrm flipH="1" flipV="1">
                                      <a:off x="0" y="481994"/>
                                      <a:ext cx="480695" cy="0"/>
                                    </a:xfrm>
                                    <a:prstGeom prst="line">
                                      <a:avLst/>
                                    </a:prstGeom>
                                    <a:noFill/>
                                    <a:ln w="19050" cap="flat" cmpd="sng" algn="ctr">
                                      <a:solidFill>
                                        <a:srgbClr val="78D9AB"/>
                                      </a:solidFill>
                                      <a:prstDash val="solid"/>
                                      <a:miter lim="800000"/>
                                    </a:ln>
                                    <a:effectLst/>
                                  </wps:spPr>
                                  <wps:bodyPr/>
                                </wps:wsp>
                                <wps:wsp>
                                  <wps:cNvPr id="1825721606" name="Connettore diritto 108">
                                    <a:extLst>
                                      <a:ext uri="{FF2B5EF4-FFF2-40B4-BE49-F238E27FC236}">
                                        <a16:creationId xmlns:a16="http://schemas.microsoft.com/office/drawing/2014/main" id="{CB61746E-6307-10A5-A890-0BB6F573A650}"/>
                                      </a:ext>
                                    </a:extLst>
                                  </wps:cNvPr>
                                  <wps:cNvCnPr>
                                    <a:cxnSpLocks/>
                                  </wps:cNvCnPr>
                                  <wps:spPr>
                                    <a:xfrm flipH="1">
                                      <a:off x="471484" y="10308"/>
                                      <a:ext cx="3732" cy="918194"/>
                                    </a:xfrm>
                                    <a:prstGeom prst="line">
                                      <a:avLst/>
                                    </a:prstGeom>
                                    <a:noFill/>
                                    <a:ln w="19050" cap="flat" cmpd="sng" algn="ctr">
                                      <a:solidFill>
                                        <a:srgbClr val="78D9AB"/>
                                      </a:solidFill>
                                      <a:prstDash val="solid"/>
                                      <a:miter lim="800000"/>
                                    </a:ln>
                                    <a:effectLst/>
                                  </wps:spPr>
                                  <wps:bodyPr/>
                                </wps:wsp>
                              </wpg:grpSp>
                              <wpg:grpSp>
                                <wpg:cNvPr id="1757483153" name="Gruppo 42"/>
                                <wpg:cNvGrpSpPr/>
                                <wpg:grpSpPr>
                                  <a:xfrm>
                                    <a:off x="482600" y="299720"/>
                                    <a:ext cx="1905000" cy="250825"/>
                                    <a:chOff x="0" y="0"/>
                                    <a:chExt cx="1905368" cy="251460"/>
                                  </a:xfrm>
                                </wpg:grpSpPr>
                                <wps:wsp>
                                  <wps:cNvPr id="419133125" name="Connettore diritto 27">
                                    <a:extLst>
                                      <a:ext uri="{FF2B5EF4-FFF2-40B4-BE49-F238E27FC236}">
                                        <a16:creationId xmlns:a16="http://schemas.microsoft.com/office/drawing/2014/main" id="{2C062BF9-C233-B5E4-2F23-7C7457494CE9}"/>
                                      </a:ext>
                                    </a:extLst>
                                  </wps:cNvPr>
                                  <wps:cNvCnPr>
                                    <a:cxnSpLocks/>
                                  </wps:cNvCnPr>
                                  <wps:spPr>
                                    <a:xfrm>
                                      <a:off x="0" y="138846"/>
                                      <a:ext cx="304800" cy="0"/>
                                    </a:xfrm>
                                    <a:prstGeom prst="line">
                                      <a:avLst/>
                                    </a:prstGeom>
                                    <a:noFill/>
                                    <a:ln w="19050" cap="flat" cmpd="sng" algn="ctr">
                                      <a:solidFill>
                                        <a:srgbClr val="78D9AB"/>
                                      </a:solidFill>
                                      <a:prstDash val="solid"/>
                                      <a:miter lim="800000"/>
                                    </a:ln>
                                    <a:effectLst/>
                                  </wps:spPr>
                                  <wps:bodyPr/>
                                </wps:wsp>
                                <wpg:grpSp>
                                  <wpg:cNvPr id="601050901" name="Gruppo 30"/>
                                  <wpg:cNvGrpSpPr/>
                                  <wpg:grpSpPr>
                                    <a:xfrm>
                                      <a:off x="249923" y="0"/>
                                      <a:ext cx="1655445" cy="251460"/>
                                      <a:chOff x="0" y="0"/>
                                      <a:chExt cx="1655445" cy="252000"/>
                                    </a:xfrm>
                                  </wpg:grpSpPr>
                                  <wps:wsp>
                                    <wps:cNvPr id="686698647" name="Rettangolo con angoli arrotondati 28">
                                      <a:extLst>
                                        <a:ext uri="{FF2B5EF4-FFF2-40B4-BE49-F238E27FC236}">
                                          <a16:creationId xmlns:a16="http://schemas.microsoft.com/office/drawing/2014/main" id="{4791CE55-66CC-B941-4667-2245B4013AF4}"/>
                                        </a:ext>
                                      </a:extLst>
                                    </wps:cNvPr>
                                    <wps:cNvSpPr/>
                                    <wps:spPr>
                                      <a:xfrm>
                                        <a:off x="0"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97472604" name="CasellaDiTesto 110">
                                      <a:extLst>
                                        <a:ext uri="{FF2B5EF4-FFF2-40B4-BE49-F238E27FC236}">
                                          <a16:creationId xmlns:a16="http://schemas.microsoft.com/office/drawing/2014/main" id="{DDF9295E-B4F8-631F-DCA6-A5D92220AE3C}"/>
                                        </a:ext>
                                      </a:extLst>
                                    </wps:cNvPr>
                                    <wps:cNvSpPr txBox="1"/>
                                    <wps:spPr>
                                      <a:xfrm>
                                        <a:off x="529163" y="21183"/>
                                        <a:ext cx="597267" cy="206136"/>
                                      </a:xfrm>
                                      <a:prstGeom prst="rect">
                                        <a:avLst/>
                                      </a:prstGeom>
                                      <a:noFill/>
                                    </wps:spPr>
                                    <wps:txbx>
                                      <w:txbxContent>
                                        <w:p w14:paraId="05DCBFBB"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PPP</w:t>
                                          </w:r>
                                        </w:p>
                                      </w:txbxContent>
                                    </wps:txbx>
                                    <wps:bodyPr wrap="square" rtlCol="0">
                                      <a:noAutofit/>
                                    </wps:bodyPr>
                                  </wps:wsp>
                                </wpg:grpSp>
                              </wpg:grpSp>
                              <wpg:grpSp>
                                <wpg:cNvPr id="1833934091" name="Gruppo 45"/>
                                <wpg:cNvGrpSpPr/>
                                <wpg:grpSpPr>
                                  <a:xfrm>
                                    <a:off x="472440" y="581660"/>
                                    <a:ext cx="1910715" cy="295275"/>
                                    <a:chOff x="-14934" y="0"/>
                                    <a:chExt cx="1911733" cy="295910"/>
                                  </a:xfrm>
                                </wpg:grpSpPr>
                                <wps:wsp>
                                  <wps:cNvPr id="723500530" name="Connettore diritto 30">
                                    <a:extLst>
                                      <a:ext uri="{FF2B5EF4-FFF2-40B4-BE49-F238E27FC236}">
                                        <a16:creationId xmlns:a16="http://schemas.microsoft.com/office/drawing/2014/main" id="{B403B2A9-1E4D-5171-4C98-89B3A88BE0AE}"/>
                                      </a:ext>
                                    </a:extLst>
                                  </wps:cNvPr>
                                  <wps:cNvCnPr>
                                    <a:cxnSpLocks/>
                                  </wps:cNvCnPr>
                                  <wps:spPr>
                                    <a:xfrm>
                                      <a:off x="-14934" y="156697"/>
                                      <a:ext cx="389585" cy="0"/>
                                    </a:xfrm>
                                    <a:prstGeom prst="line">
                                      <a:avLst/>
                                    </a:prstGeom>
                                    <a:noFill/>
                                    <a:ln w="19050" cap="flat" cmpd="sng" algn="ctr">
                                      <a:solidFill>
                                        <a:srgbClr val="78D9AB"/>
                                      </a:solidFill>
                                      <a:prstDash val="solid"/>
                                      <a:miter lim="800000"/>
                                    </a:ln>
                                    <a:effectLst/>
                                  </wps:spPr>
                                  <wps:bodyPr/>
                                </wps:wsp>
                                <wpg:grpSp>
                                  <wpg:cNvPr id="494288099" name="Gruppo 31"/>
                                  <wpg:cNvGrpSpPr/>
                                  <wpg:grpSpPr>
                                    <a:xfrm>
                                      <a:off x="241989" y="0"/>
                                      <a:ext cx="1654810" cy="295910"/>
                                      <a:chOff x="17653" y="-15969"/>
                                      <a:chExt cx="1655445" cy="296545"/>
                                    </a:xfrm>
                                  </wpg:grpSpPr>
                                  <wps:wsp>
                                    <wps:cNvPr id="679939197" name="Rettangolo con angoli arrotondati 31">
                                      <a:extLst>
                                        <a:ext uri="{FF2B5EF4-FFF2-40B4-BE49-F238E27FC236}">
                                          <a16:creationId xmlns:a16="http://schemas.microsoft.com/office/drawing/2014/main" id="{4E08A302-A201-FE00-D67B-28F40B8EA4E5}"/>
                                        </a:ext>
                                      </a:extLst>
                                    </wps:cNvPr>
                                    <wps:cNvSpPr/>
                                    <wps:spPr>
                                      <a:xfrm>
                                        <a:off x="17653" y="0"/>
                                        <a:ext cx="165544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643335097" name="CasellaDiTesto 111">
                                      <a:extLst>
                                        <a:ext uri="{FF2B5EF4-FFF2-40B4-BE49-F238E27FC236}">
                                          <a16:creationId xmlns:a16="http://schemas.microsoft.com/office/drawing/2014/main" id="{B4329365-24C6-C453-8188-53E5259D4800}"/>
                                        </a:ext>
                                      </a:extLst>
                                    </wps:cNvPr>
                                    <wps:cNvSpPr txBox="1"/>
                                    <wps:spPr>
                                      <a:xfrm>
                                        <a:off x="72769" y="-15969"/>
                                        <a:ext cx="1545702" cy="296545"/>
                                      </a:xfrm>
                                      <a:prstGeom prst="rect">
                                        <a:avLst/>
                                      </a:prstGeom>
                                      <a:noFill/>
                                    </wps:spPr>
                                    <wps:txbx>
                                      <w:txbxContent>
                                        <w:p w14:paraId="00B40D94"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wps:txbx>
                                    <wps:bodyPr wrap="square" rtlCol="0">
                                      <a:spAutoFit/>
                                    </wps:bodyPr>
                                  </wps:wsp>
                                </wpg:grpSp>
                              </wpg:grpSp>
                              <wpg:grpSp>
                                <wpg:cNvPr id="28348803" name="Gruppo 44"/>
                                <wpg:cNvGrpSpPr/>
                                <wpg:grpSpPr>
                                  <a:xfrm>
                                    <a:off x="464820" y="871220"/>
                                    <a:ext cx="1921510" cy="321310"/>
                                    <a:chOff x="-13067" y="-13376"/>
                                    <a:chExt cx="1922402" cy="321945"/>
                                  </a:xfrm>
                                </wpg:grpSpPr>
                                <wps:wsp>
                                  <wps:cNvPr id="1293133401" name="Connettore diritto 33">
                                    <a:extLst>
                                      <a:ext uri="{FF2B5EF4-FFF2-40B4-BE49-F238E27FC236}">
                                        <a16:creationId xmlns:a16="http://schemas.microsoft.com/office/drawing/2014/main" id="{5F403C45-BD72-9661-C630-FF6AF834FFBB}"/>
                                      </a:ext>
                                    </a:extLst>
                                  </wps:cNvPr>
                                  <wps:cNvCnPr>
                                    <a:cxnSpLocks/>
                                  </wps:cNvCnPr>
                                  <wps:spPr>
                                    <a:xfrm>
                                      <a:off x="-13067" y="156698"/>
                                      <a:ext cx="699501" cy="0"/>
                                    </a:xfrm>
                                    <a:prstGeom prst="line">
                                      <a:avLst/>
                                    </a:prstGeom>
                                    <a:noFill/>
                                    <a:ln w="19050" cap="flat" cmpd="sng" algn="ctr">
                                      <a:solidFill>
                                        <a:srgbClr val="78D9AB"/>
                                      </a:solidFill>
                                      <a:prstDash val="solid"/>
                                      <a:miter lim="800000"/>
                                    </a:ln>
                                    <a:effectLst/>
                                  </wps:spPr>
                                  <wps:bodyPr/>
                                </wps:wsp>
                                <wpg:grpSp>
                                  <wpg:cNvPr id="1599184818" name="Gruppo 33"/>
                                  <wpg:cNvGrpSpPr/>
                                  <wpg:grpSpPr>
                                    <a:xfrm>
                                      <a:off x="253890" y="-13376"/>
                                      <a:ext cx="1655445" cy="321945"/>
                                      <a:chOff x="0" y="-13376"/>
                                      <a:chExt cx="1656000" cy="321945"/>
                                    </a:xfrm>
                                  </wpg:grpSpPr>
                                  <wps:wsp>
                                    <wps:cNvPr id="1025144214" name="Rettangolo con angoli arrotondati 34">
                                      <a:extLst>
                                        <a:ext uri="{FF2B5EF4-FFF2-40B4-BE49-F238E27FC236}">
                                          <a16:creationId xmlns:a16="http://schemas.microsoft.com/office/drawing/2014/main" id="{C88361BB-52EF-03CC-D664-9A0954118E22}"/>
                                        </a:ext>
                                      </a:extLst>
                                    </wps:cNvPr>
                                    <wps:cNvSpPr/>
                                    <wps:spPr>
                                      <a:xfrm>
                                        <a:off x="0" y="13214"/>
                                        <a:ext cx="165600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83345109" name="CasellaDiTesto 112">
                                      <a:extLst>
                                        <a:ext uri="{FF2B5EF4-FFF2-40B4-BE49-F238E27FC236}">
                                          <a16:creationId xmlns:a16="http://schemas.microsoft.com/office/drawing/2014/main" id="{61CD8DCF-EDF0-BA26-3A16-A14D807248DB}"/>
                                        </a:ext>
                                      </a:extLst>
                                    </wps:cNvPr>
                                    <wps:cNvSpPr txBox="1"/>
                                    <wps:spPr>
                                      <a:xfrm>
                                        <a:off x="110996" y="-13376"/>
                                        <a:ext cx="1525177" cy="321945"/>
                                      </a:xfrm>
                                      <a:prstGeom prst="rect">
                                        <a:avLst/>
                                      </a:prstGeom>
                                      <a:noFill/>
                                    </wps:spPr>
                                    <wps:txbx>
                                      <w:txbxContent>
                                        <w:p w14:paraId="1679936D"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ALTRO SOGGETTO PUBBLICO</w:t>
                                          </w:r>
                                        </w:p>
                                        <w:p w14:paraId="511979F7" w14:textId="77777777" w:rsidR="0059606F" w:rsidRPr="0059606F" w:rsidRDefault="0059606F" w:rsidP="0059606F">
                                          <w:pPr>
                                            <w:jc w:val="center"/>
                                            <w:rPr>
                                              <w:rFonts w:ascii="Arial" w:hAnsi="Arial" w:cs="Arial"/>
                                              <w:color w:val="0C201D"/>
                                              <w:kern w:val="24"/>
                                              <w:sz w:val="12"/>
                                              <w:szCs w:val="12"/>
                                            </w:rPr>
                                          </w:pPr>
                                          <w:r w:rsidRPr="0059606F">
                                            <w:rPr>
                                              <w:rFonts w:ascii="Arial" w:hAnsi="Arial" w:cs="Arial"/>
                                              <w:color w:val="0C201D"/>
                                              <w:kern w:val="24"/>
                                              <w:sz w:val="12"/>
                                              <w:szCs w:val="12"/>
                                            </w:rPr>
                                            <w:t>Art.13 comma 1 lettera b</w:t>
                                          </w:r>
                                        </w:p>
                                      </w:txbxContent>
                                    </wps:txbx>
                                    <wps:bodyPr wrap="square" rtlCol="0">
                                      <a:noAutofit/>
                                    </wps:bodyPr>
                                  </wps:wsp>
                                </wpg:grpSp>
                              </wpg:grpSp>
                            </wpg:grpSp>
                            <wpg:grpSp>
                              <wpg:cNvPr id="339474206" name="Gruppo 48"/>
                              <wpg:cNvGrpSpPr/>
                              <wpg:grpSpPr>
                                <a:xfrm>
                                  <a:off x="0" y="46924"/>
                                  <a:ext cx="311785" cy="2005076"/>
                                  <a:chOff x="0" y="51033"/>
                                  <a:chExt cx="311848" cy="2180662"/>
                                </a:xfrm>
                              </wpg:grpSpPr>
                              <wps:wsp>
                                <wps:cNvPr id="919826530" name="Rettangolo 3"/>
                                <wps:cNvSpPr/>
                                <wps:spPr>
                                  <a:xfrm>
                                    <a:off x="0" y="51033"/>
                                    <a:ext cx="311848" cy="2180662"/>
                                  </a:xfrm>
                                  <a:prstGeom prst="rect">
                                    <a:avLst/>
                                  </a:prstGeom>
                                  <a:solidFill>
                                    <a:sysClr val="window" lastClr="FFFFFF">
                                      <a:lumMod val="95000"/>
                                    </a:sysClr>
                                  </a:solidFill>
                                  <a:ln w="19050" cap="flat" cmpd="sng" algn="ctr">
                                    <a:noFill/>
                                    <a:prstDash val="solid"/>
                                    <a:miter lim="800000"/>
                                  </a:ln>
                                  <a:effectLst/>
                                </wps:spPr>
                                <wps:bodyPr rtlCol="0" anchor="ctr"/>
                              </wps:wsp>
                              <wps:wsp>
                                <wps:cNvPr id="2133710079" name="CasellaDiTesto 5"/>
                                <wps:cNvSpPr txBox="1"/>
                                <wps:spPr>
                                  <a:xfrm rot="16200000">
                                    <a:off x="-739977" y="1009540"/>
                                    <a:ext cx="1787287" cy="211306"/>
                                  </a:xfrm>
                                  <a:prstGeom prst="rect">
                                    <a:avLst/>
                                  </a:prstGeom>
                                  <a:noFill/>
                                </wps:spPr>
                                <wps:txbx>
                                  <w:txbxContent>
                                    <w:p w14:paraId="5968D501" w14:textId="77777777" w:rsidR="0059606F" w:rsidRPr="0059606F" w:rsidRDefault="0059606F" w:rsidP="0059606F">
                                      <w:pPr>
                                        <w:jc w:val="center"/>
                                        <w:rPr>
                                          <w:rFonts w:ascii="Arial" w:hAnsi="Arial" w:cs="Arial"/>
                                          <w:b/>
                                          <w:bCs/>
                                          <w:color w:val="0C201D"/>
                                          <w:kern w:val="24"/>
                                          <w:sz w:val="14"/>
                                          <w:szCs w:val="14"/>
                                        </w:rPr>
                                      </w:pPr>
                                      <w:r w:rsidRPr="0059606F">
                                        <w:rPr>
                                          <w:rFonts w:ascii="Arial" w:hAnsi="Arial" w:cs="Arial"/>
                                          <w:b/>
                                          <w:bCs/>
                                          <w:color w:val="0C201D"/>
                                          <w:kern w:val="24"/>
                                          <w:sz w:val="14"/>
                                          <w:szCs w:val="14"/>
                                        </w:rPr>
                                        <w:t>PUBBLICA AMMINISTRAZIONE</w:t>
                                      </w:r>
                                    </w:p>
                                    <w:p w14:paraId="25C06879" w14:textId="77777777" w:rsidR="0059606F" w:rsidRPr="0059606F" w:rsidRDefault="0059606F" w:rsidP="0059606F">
                                      <w:pPr>
                                        <w:jc w:val="center"/>
                                        <w:rPr>
                                          <w:rFonts w:ascii="Montserrat" w:hAnsi="Montserrat"/>
                                          <w:b/>
                                          <w:bCs/>
                                          <w:color w:val="0C201D"/>
                                          <w:kern w:val="24"/>
                                        </w:rPr>
                                      </w:pPr>
                                    </w:p>
                                  </w:txbxContent>
                                </wps:txbx>
                                <wps:bodyPr wrap="square" rtlCol="0">
                                  <a:noAutofit/>
                                </wps:bodyPr>
                              </wps:wsp>
                            </wpg:grpSp>
                            <wps:wsp>
                              <wps:cNvPr id="684889096" name="Rettangolo 3"/>
                              <wps:cNvSpPr/>
                              <wps:spPr>
                                <a:xfrm>
                                  <a:off x="4743781" y="46924"/>
                                  <a:ext cx="1548077" cy="2005076"/>
                                </a:xfrm>
                                <a:prstGeom prst="rect">
                                  <a:avLst/>
                                </a:prstGeom>
                                <a:solidFill>
                                  <a:sysClr val="window" lastClr="FFFFFF">
                                    <a:lumMod val="95000"/>
                                  </a:sysClr>
                                </a:solidFill>
                                <a:ln w="19050" cap="flat" cmpd="sng" algn="ctr">
                                  <a:noFill/>
                                  <a:prstDash val="solid"/>
                                  <a:miter lim="800000"/>
                                </a:ln>
                                <a:effectLst/>
                              </wps:spPr>
                              <wps:bodyPr rtlCol="0" anchor="ctr"/>
                            </wps:wsp>
                          </wpg:grpSp>
                          <wpg:grpSp>
                            <wpg:cNvPr id="894619535" name="Gruppo 55"/>
                            <wpg:cNvGrpSpPr/>
                            <wpg:grpSpPr>
                              <a:xfrm>
                                <a:off x="4726268" y="676069"/>
                                <a:ext cx="1583818" cy="703026"/>
                                <a:chOff x="-217872" y="70013"/>
                                <a:chExt cx="1583818" cy="703026"/>
                              </a:xfrm>
                            </wpg:grpSpPr>
                            <wps:wsp>
                              <wps:cNvPr id="1862954728" name="CasellaDiTesto 21"/>
                              <wps:cNvSpPr txBox="1"/>
                              <wps:spPr>
                                <a:xfrm>
                                  <a:off x="-199329" y="326782"/>
                                  <a:ext cx="1565275" cy="193675"/>
                                </a:xfrm>
                                <a:prstGeom prst="rect">
                                  <a:avLst/>
                                </a:prstGeom>
                                <a:noFill/>
                              </wps:spPr>
                              <wps:txbx>
                                <w:txbxContent>
                                  <w:p w14:paraId="6174AD04"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wps:txbx>
                              <wps:bodyPr wrap="square" rtlCol="0">
                                <a:spAutoFit/>
                              </wps:bodyPr>
                            </wps:wsp>
                            <wps:wsp>
                              <wps:cNvPr id="1272566639" name="CasellaDiTesto 21"/>
                              <wps:cNvSpPr txBox="1"/>
                              <wps:spPr>
                                <a:xfrm>
                                  <a:off x="-200596" y="579364"/>
                                  <a:ext cx="1565275" cy="193675"/>
                                </a:xfrm>
                                <a:prstGeom prst="rect">
                                  <a:avLst/>
                                </a:prstGeom>
                                <a:noFill/>
                              </wps:spPr>
                              <wps:txbx>
                                <w:txbxContent>
                                  <w:p w14:paraId="541E6218"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wps:txbx>
                              <wps:bodyPr wrap="square" rtlCol="0">
                                <a:spAutoFit/>
                              </wps:bodyPr>
                            </wps:wsp>
                            <wps:wsp>
                              <wps:cNvPr id="1489340907" name="CasellaDiTesto 21"/>
                              <wps:cNvSpPr txBox="1"/>
                              <wps:spPr>
                                <a:xfrm>
                                  <a:off x="-217872" y="70013"/>
                                  <a:ext cx="1565275" cy="193675"/>
                                </a:xfrm>
                                <a:prstGeom prst="rect">
                                  <a:avLst/>
                                </a:prstGeom>
                                <a:noFill/>
                              </wps:spPr>
                              <wps:txbx>
                                <w:txbxContent>
                                  <w:p w14:paraId="2CA62549"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wps:txbx>
                              <wps:bodyPr wrap="square" rtlCol="0">
                                <a:spAutoFit/>
                              </wps:bodyPr>
                            </wps:wsp>
                          </wpg:grpSp>
                        </wpg:grpSp>
                        <wps:wsp>
                          <wps:cNvPr id="1158914805" name="CasellaDiTesto 5"/>
                          <wps:cNvSpPr txBox="1"/>
                          <wps:spPr>
                            <a:xfrm>
                              <a:off x="381000" y="1143000"/>
                              <a:ext cx="1190153" cy="290195"/>
                            </a:xfrm>
                            <a:prstGeom prst="rect">
                              <a:avLst/>
                            </a:prstGeom>
                            <a:noFill/>
                          </wps:spPr>
                          <wps:txbx>
                            <w:txbxContent>
                              <w:p w14:paraId="7CF130F1" w14:textId="77777777" w:rsidR="0059606F" w:rsidRPr="00384511" w:rsidRDefault="0059606F" w:rsidP="0059606F">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4BEF7C12" w14:textId="77777777" w:rsidR="0059606F" w:rsidRPr="0059606F" w:rsidRDefault="0059606F" w:rsidP="0059606F">
                                <w:pPr>
                                  <w:jc w:val="center"/>
                                  <w:rPr>
                                    <w:rFonts w:ascii="Montserrat" w:hAnsi="Montserrat"/>
                                    <w:b/>
                                    <w:bCs/>
                                    <w:color w:val="FFFFFF"/>
                                    <w:kern w:val="24"/>
                                  </w:rPr>
                                </w:pPr>
                              </w:p>
                            </w:txbxContent>
                          </wps:txbx>
                          <wps:bodyPr wrap="square" rtlCol="0">
                            <a:noAutofit/>
                          </wps:bodyPr>
                        </wps:wsp>
                      </wpg:wgp>
                    </a:graphicData>
                  </a:graphic>
                  <wp14:sizeRelH relativeFrom="margin">
                    <wp14:pctWidth>0</wp14:pctWidth>
                  </wp14:sizeRelH>
                </wp:anchor>
              </w:drawing>
            </mc:Choice>
            <mc:Fallback>
              <w:pict>
                <v:group w14:anchorId="473884EA" id="Gruppo 239" o:spid="_x0000_s1192" style="position:absolute;left:0;text-align:left;margin-left:3.1pt;margin-top:72.3pt;width:496.05pt;height:160.6pt;z-index:251658244;mso-width-relative:margin" coordorigin=",469" coordsize="63100,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">
                  <v:group id="Gruppo 138" o:spid="_x0000_s1193" style="position:absolute;top:469;width:63100;height:20397" coordorigin=",469" coordsize="63100,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">
                    <v:group id="Gruppo 52" o:spid="_x0000_s1194" style="position:absolute;top:469;width:62915;height:20397" coordorigin=",469" coordsize="62918,2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">
                      <v:group id="Gruppo 47" o:spid="_x0000_s1195" style="position:absolute;left:4678;top:5795;width:12610;height:5402" coordorigin="-450,31" coordsize="12616,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">
                        <v:group id="Gruppo 35" o:spid="_x0000_s1196" style="position:absolute;left:-450;top:31;width:10273;height:5401" coordorigin="-450,31" coordsize="1027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">
                          <v:rect id="Rettangolo 4" o:spid="_x0000_s1197" style="position:absolute;left:-283;top:31;width:10085;height:5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" fillcolor="#0d8475" stroked="f" strokeweight="1.5pt"/>
                          <v:shape id="CasellaDiTesto 5" o:spid="_x0000_s1198" type="#_x0000_t202" style="position:absolute;left:-450;top:1173;width:10273;height: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" filled="f" stroked="f">
                            <v:textbox>
                              <w:txbxContent>
                                <w:p w14:paraId="49F9AF9B" w14:textId="77777777" w:rsidR="0059606F" w:rsidRPr="0059606F" w:rsidRDefault="0059606F" w:rsidP="0059606F">
                                  <w:pPr>
                                    <w:jc w:val="center"/>
                                    <w:rPr>
                                      <w:rFonts w:ascii="Arial" w:hAnsi="Arial" w:cs="Arial"/>
                                      <w:b/>
                                      <w:bCs/>
                                      <w:color w:val="FFFFFF"/>
                                      <w:kern w:val="24"/>
                                      <w:sz w:val="14"/>
                                      <w:szCs w:val="14"/>
                                    </w:rPr>
                                  </w:pPr>
                                  <w:r w:rsidRPr="0059606F">
                                    <w:rPr>
                                      <w:rFonts w:ascii="Arial" w:hAnsi="Arial" w:cs="Arial"/>
                                      <w:b/>
                                      <w:bCs/>
                                      <w:color w:val="FFFFFF"/>
                                      <w:kern w:val="24"/>
                                      <w:sz w:val="14"/>
                                      <w:szCs w:val="14"/>
                                    </w:rPr>
                                    <w:t>PUBBLICA AMMINISTRAZIONE</w:t>
                                  </w:r>
                                </w:p>
                                <w:p w14:paraId="0AD2A4C1" w14:textId="77777777" w:rsidR="0059606F" w:rsidRPr="0059606F" w:rsidRDefault="0059606F" w:rsidP="0059606F">
                                  <w:pPr>
                                    <w:jc w:val="center"/>
                                    <w:rPr>
                                      <w:rFonts w:ascii="Arial" w:hAnsi="Arial" w:cs="Arial"/>
                                      <w:b/>
                                      <w:bCs/>
                                      <w:color w:val="FFFFFF"/>
                                      <w:kern w:val="24"/>
                                      <w:sz w:val="2"/>
                                      <w:szCs w:val="2"/>
                                    </w:rPr>
                                  </w:pPr>
                                </w:p>
                              </w:txbxContent>
                            </v:textbox>
                          </v:shape>
                        </v:group>
                        <v:line id="Connettore diritto 7" o:spid="_x0000_s1199" style="position:absolute;visibility:visible;mso-wrap-style:square" from="9823,2761" to="1216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" strokecolor="#78d9ab" strokeweight="1.5pt">
                          <v:stroke joinstyle="miter"/>
                          <o:lock v:ext="edit" shapetype="f"/>
                        </v:line>
                      </v:group>
                      <v:group id="Gruppo 40" o:spid="_x0000_s1200" style="position:absolute;left:22740;top:1272;width:24111;height:2667" coordsize="24116,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">
                        <v:line id="Connettore diritto 121" o:spid="_x0000_s1201" style="position:absolute;visibility:visible;mso-wrap-style:square" from="0,1397" to="8159,1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" strokecolor="#78d9ab" strokeweight="1.5pt">
                          <v:stroke joinstyle="miter"/>
                          <o:lock v:ext="edit" shapetype="f"/>
                        </v:line>
                        <v:group id="Gruppo 28" o:spid="_x0000_s1202" style="position:absolute;left:7556;width:16560;height:2667" coordsize="1656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">
                          <v:roundrect id="Rettangolo con angoli arrotondati 20" o:spid="_x0000_s1203" style="position:absolute;top:135;width:16560;height:251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" fillcolor="window" strokecolor="#2f5b46" strokeweight="1.5pt">
                            <v:stroke joinstyle="miter"/>
                          </v:roundrect>
                          <v:shape id="CasellaDiTesto 21" o:spid="_x0000_s1204" type="#_x0000_t202" style="position:absolute;left:316;width:156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" filled="f" stroked="f">
                            <v:textbox style="mso-fit-shape-to-text:t">
                              <w:txbxContent>
                                <w:p w14:paraId="4E07329D"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PUBBLICA AMMINISTRAZIONE</w:t>
                                  </w:r>
                                </w:p>
                                <w:p w14:paraId="052D9B36" w14:textId="77777777" w:rsidR="0059606F" w:rsidRPr="0059606F" w:rsidRDefault="0059606F" w:rsidP="0059606F">
                                  <w:pPr>
                                    <w:jc w:val="center"/>
                                    <w:rPr>
                                      <w:rFonts w:ascii="Arial" w:hAnsi="Arial" w:cs="Arial"/>
                                      <w:color w:val="0C201D"/>
                                      <w:kern w:val="24"/>
                                      <w:sz w:val="10"/>
                                      <w:szCs w:val="10"/>
                                    </w:rPr>
                                  </w:pPr>
                                  <w:r w:rsidRPr="0059606F">
                                    <w:rPr>
                                      <w:rFonts w:ascii="Arial" w:hAnsi="Arial" w:cs="Arial"/>
                                      <w:color w:val="0C201D"/>
                                      <w:kern w:val="24"/>
                                      <w:sz w:val="10"/>
                                      <w:szCs w:val="10"/>
                                    </w:rPr>
                                    <w:t>proprietaria immobile</w:t>
                                  </w:r>
                                </w:p>
                              </w:txbxContent>
                            </v:textbox>
                          </v:shape>
                        </v:group>
                      </v:group>
                      <v:group id="Gruppo 39" o:spid="_x0000_s1205" style="position:absolute;left:17095;top:1311;width:8839;height:14992" coordsize="8839,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">
                        <v:line id="Connettore diritto 13" o:spid="_x0000_s1206" style="position:absolute;visibility:visible;mso-wrap-style:square" from="4404,2425" to="4404,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" strokecolor="#78d9ab" strokeweight="1.5pt">
                          <v:stroke joinstyle="miter"/>
                          <o:lock v:ext="edit" shapetype="f"/>
                        </v:line>
                        <v:line id="Connettore diritto 117" o:spid="_x0000_s1207" style="position:absolute;visibility:visible;mso-wrap-style:square" from="4478,10375" to="4478,12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" strokecolor="#78d9ab" strokeweight="1.5pt">
                          <v:stroke joinstyle="miter"/>
                          <o:lock v:ext="edit" shapetype="f"/>
                        </v:line>
                        <v:group id="Gruppo 36" o:spid="_x0000_s1208" style="position:absolute;top:4254;width:8839;height:6115" coordsize="8839,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">
                          <v:oval id="Ovale 10" o:spid="_x0000_s1209" style="position:absolute;width:883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" fillcolor="#d9d9d9" stroked="f" strokeweight="1.5pt">
                            <v:stroke joinstyle="miter"/>
                          </v:oval>
                          <v:shape id="CasellaDiTesto 11" o:spid="_x0000_s1210" type="#_x0000_t202" style="position:absolute;left:684;top:1222;width:7558;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" filled="f" stroked="f">
                            <v:textbox>
                              <w:txbxContent>
                                <w:p w14:paraId="41A828DB" w14:textId="77777777" w:rsidR="0059606F" w:rsidRPr="0059606F" w:rsidRDefault="0059606F" w:rsidP="0059606F">
                                  <w:pPr>
                                    <w:jc w:val="center"/>
                                    <w:rPr>
                                      <w:rFonts w:ascii="Montserrat" w:hAnsi="Montserrat"/>
                                      <w:color w:val="0C201D"/>
                                      <w:kern w:val="24"/>
                                      <w:sz w:val="16"/>
                                      <w:szCs w:val="16"/>
                                    </w:rPr>
                                  </w:pPr>
                                  <w:r w:rsidRPr="0059606F">
                                    <w:rPr>
                                      <w:rFonts w:ascii="Montserrat" w:hAnsi="Montserrat"/>
                                      <w:color w:val="0C201D"/>
                                      <w:kern w:val="24"/>
                                      <w:sz w:val="16"/>
                                      <w:szCs w:val="16"/>
                                    </w:rPr>
                                    <w:t>Coincide con SR?</w:t>
                                  </w:r>
                                </w:p>
                              </w:txbxContent>
                            </v:textbox>
                          </v:shape>
                        </v:group>
                        <v:group id="Gruppo 37" o:spid="_x0000_s1211" style="position:absolute;left:2880;width:2945;height:2876" coordorigin="635" coordsize="294484,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">
                          <v:oval id="Ovale 10" o:spid="_x0000_s1212" style="position:absolute;left:7464;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" fillcolor="#3ea190" stroked="f" strokeweight="1.5pt">
                            <v:stroke joinstyle="miter"/>
                          </v:oval>
                          <v:shape id="CasellaDiTesto 104" o:spid="_x0000_s1213" type="#_x0000_t202" style="position:absolute;left:635;top:48921;width:294005;height:193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" filled="f" stroked="f">
                            <v:textbox>
                              <w:txbxContent>
                                <w:p w14:paraId="6B3422E9"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SI</w:t>
                                  </w:r>
                                </w:p>
                              </w:txbxContent>
                            </v:textbox>
                          </v:shape>
                        </v:group>
                        <v:group id="Gruppo 38" o:spid="_x0000_s1214" style="position:absolute;left:2547;top:12118;width:3695;height:2876" coordorigin="1002,-53408" coordsize="369478,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">
                          <v:oval id="Ovale 10" o:spid="_x0000_s1215" style="position:absolute;left:48519;top:-53408;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" fillcolor="#3ea190" stroked="f" strokeweight="1.5pt">
                            <v:stroke joinstyle="miter"/>
                          </v:oval>
                          <v:shape id="CasellaDiTesto 107" o:spid="_x0000_s1216" type="#_x0000_t202" style="position:absolute;left:1002;top:-17396;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" filled="f" stroked="f">
                            <v:textbox>
                              <w:txbxContent>
                                <w:p w14:paraId="4A2C3E2E" w14:textId="77777777" w:rsidR="0059606F" w:rsidRPr="0059606F" w:rsidRDefault="0059606F" w:rsidP="0059606F">
                                  <w:pPr>
                                    <w:jc w:val="center"/>
                                    <w:rPr>
                                      <w:rFonts w:ascii="Montserrat" w:hAnsi="Montserrat"/>
                                      <w:color w:val="FFFFFF"/>
                                      <w:kern w:val="24"/>
                                      <w:sz w:val="16"/>
                                      <w:szCs w:val="16"/>
                                    </w:rPr>
                                  </w:pPr>
                                  <w:r w:rsidRPr="0059606F">
                                    <w:rPr>
                                      <w:rFonts w:ascii="Montserrat" w:hAnsi="Montserrat"/>
                                      <w:color w:val="FFFFFF"/>
                                      <w:kern w:val="24"/>
                                      <w:sz w:val="16"/>
                                      <w:szCs w:val="16"/>
                                    </w:rPr>
                                    <w:t>NO</w:t>
                                  </w:r>
                                </w:p>
                              </w:txbxContent>
                            </v:textbox>
                          </v:shape>
                        </v:group>
                      </v:group>
                      <v:group id="Gruppo 51" o:spid="_x0000_s1217" style="position:absolute;left:22939;top:8945;width:23876;height:11925" coordsize="23876,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">
                        <v:group id="Gruppo 43" o:spid="_x0000_s1218" style="position:absolute;left:4698;width:19152;height:2508" coordorigin="-25" coordsize="19158,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">
                          <v:line id="Connettore diritto 18" o:spid="_x0000_s1219" style="position:absolute;visibility:visible;mso-wrap-style:square" from="-25,1229" to="3360,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" strokecolor="#78d9ab" strokeweight="1.5pt">
                            <v:stroke joinstyle="miter"/>
                            <o:lock v:ext="edit" shapetype="f"/>
                          </v:line>
                          <v:group id="Gruppo 29" o:spid="_x0000_s1220" style="position:absolute;left:2578;width:16555;height:2514" coordsize="16554,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">
                            <v:roundrect id="Rettangolo con angoli arrotondati 22" o:spid="_x0000_s1221" style="position:absolute;width:1655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" fillcolor="window" strokecolor="#2f5b46" strokeweight="1.5pt">
                              <v:stroke joinstyle="miter"/>
                            </v:roundrect>
                            <v:shape id="CasellaDiTesto 25" o:spid="_x0000_s1222" type="#_x0000_t202" style="position:absolute;left:4026;top:181;width:850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" filled="f" stroked="f">
                              <v:textbox>
                                <w:txbxContent>
                                  <w:p w14:paraId="1E5A362B"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ESCO</w:t>
                                    </w:r>
                                  </w:p>
                                </w:txbxContent>
                              </v:textbox>
                            </v:shape>
                          </v:group>
                        </v:group>
                        <v:group id="Gruppo 50" o:spid="_x0000_s1223" style="position:absolute;top:1220;width:4806;height:9182" coordorigin=",103" coordsize="4806,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">
                          <v:line id="Connettore diritto 8" o:spid="_x0000_s1224" style="position:absolute;flip:x y;visibility:visible;mso-wrap-style:square" from="0,4819" to="4806,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" strokecolor="#78d9ab" strokeweight="1.5pt">
                            <v:stroke joinstyle="miter"/>
                            <o:lock v:ext="edit" shapetype="f"/>
                          </v:line>
                          <v:line id="Connettore diritto 108" o:spid="_x0000_s1225" style="position:absolute;flip:x;visibility:visible;mso-wrap-style:square" from="4714,103" to="475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" strokecolor="#78d9ab" strokeweight="1.5pt">
                            <v:stroke joinstyle="miter"/>
                            <o:lock v:ext="edit" shapetype="f"/>
                          </v:line>
                        </v:group>
                        <v:group id="Gruppo 42" o:spid="_x0000_s1226" style="position:absolute;left:4826;top:2997;width:19050;height:2508" coordsize="19053,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">
                          <v:line id="Connettore diritto 27" o:spid="_x0000_s1227" style="position:absolute;visibility:visible;mso-wrap-style:square" from="0,1388" to="3048,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" strokecolor="#78d9ab" strokeweight="1.5pt">
                            <v:stroke joinstyle="miter"/>
                            <o:lock v:ext="edit" shapetype="f"/>
                          </v:line>
                          <v:group id="Gruppo 30" o:spid="_x0000_s1228" style="position:absolute;left:2499;width:16554;height:2514" coordsize="16554,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">
                            <v:roundrect id="Rettangolo con angoli arrotondati 28" o:spid="_x0000_s1229" style="position:absolute;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" fillcolor="window" strokecolor="#2f5b46" strokeweight="1.5pt">
                              <v:stroke joinstyle="miter"/>
                            </v:roundrect>
                            <v:shape id="CasellaDiTesto 110" o:spid="_x0000_s1230" type="#_x0000_t202" style="position:absolute;left:5291;top:211;width:5973;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" filled="f" stroked="f">
                              <v:textbox>
                                <w:txbxContent>
                                  <w:p w14:paraId="05DCBFBB"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PPP</w:t>
                                    </w:r>
                                  </w:p>
                                </w:txbxContent>
                              </v:textbox>
                            </v:shape>
                          </v:group>
                        </v:group>
                        <v:group id="Gruppo 45" o:spid="_x0000_s1231" style="position:absolute;left:4724;top:5816;width:19107;height:2953" coordorigin="-149" coordsize="19117,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">
                          <v:line id="Connettore diritto 30" o:spid="_x0000_s1232" style="position:absolute;visibility:visible;mso-wrap-style:square" from="-149,1566" to="3746,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" strokecolor="#78d9ab" strokeweight="1.5pt">
                            <v:stroke joinstyle="miter"/>
                            <o:lock v:ext="edit" shapetype="f"/>
                          </v:line>
                          <v:group id="Gruppo 31" o:spid="_x0000_s1233" style="position:absolute;left:2419;width:16548;height:2959" coordorigin="176,-159" coordsize="16554,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">
                            <v:roundrect id="Rettangolo con angoli arrotondati 31" o:spid="_x0000_s1234" style="position:absolute;left:176;width:16554;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" fillcolor="window" strokecolor="#2f5b46" strokeweight="1.5pt">
                              <v:stroke joinstyle="miter"/>
                            </v:roundrect>
                            <v:shape id="CasellaDiTesto 111" o:spid="_x0000_s1235" type="#_x0000_t202" style="position:absolute;left:727;top:-159;width:15457;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" filled="f" stroked="f">
                              <v:textbox style="mso-fit-shape-to-text:t">
                                <w:txbxContent>
                                  <w:p w14:paraId="00B40D94"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CER o GRUPPI DI AUTOCONSUMO</w:t>
                                    </w:r>
                                  </w:p>
                                </w:txbxContent>
                              </v:textbox>
                            </v:shape>
                          </v:group>
                        </v:group>
                        <v:group id="Gruppo 44" o:spid="_x0000_s1236" style="position:absolute;left:4648;top:8712;width:19215;height:3213" coordorigin="-130,-133" coordsize="19224,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">
                          <v:line id="Connettore diritto 33" o:spid="_x0000_s1237" style="position:absolute;visibility:visible;mso-wrap-style:square" from="-130,1566" to="6864,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" strokecolor="#78d9ab" strokeweight="1.5pt">
                            <v:stroke joinstyle="miter"/>
                            <o:lock v:ext="edit" shapetype="f"/>
                          </v:line>
                          <v:group id="Gruppo 33" o:spid="_x0000_s1238" style="position:absolute;left:2538;top:-133;width:16555;height:3218" coordorigin=",-133" coordsize="16560,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">
                            <v:roundrect id="Rettangolo con angoli arrotondati 34" o:spid="_x0000_s1239" style="position:absolute;top:132;width:16560;height:25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" fillcolor="window" strokecolor="#2f5b46" strokeweight="1.5pt">
                              <v:stroke joinstyle="miter"/>
                            </v:roundrect>
                            <v:shape id="CasellaDiTesto 112" o:spid="_x0000_s1240" type="#_x0000_t202" style="position:absolute;left:1109;top:-133;width:15252;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" filled="f" stroked="f">
                              <v:textbox>
                                <w:txbxContent>
                                  <w:p w14:paraId="1679936D" w14:textId="77777777" w:rsidR="0059606F" w:rsidRPr="0059606F" w:rsidRDefault="0059606F" w:rsidP="0059606F">
                                    <w:pPr>
                                      <w:jc w:val="center"/>
                                      <w:rPr>
                                        <w:rFonts w:ascii="Arial" w:hAnsi="Arial" w:cs="Arial"/>
                                        <w:color w:val="0C201D"/>
                                        <w:kern w:val="24"/>
                                        <w:sz w:val="14"/>
                                        <w:szCs w:val="14"/>
                                      </w:rPr>
                                    </w:pPr>
                                    <w:r w:rsidRPr="0059606F">
                                      <w:rPr>
                                        <w:rFonts w:ascii="Arial" w:hAnsi="Arial" w:cs="Arial"/>
                                        <w:color w:val="0C201D"/>
                                        <w:kern w:val="24"/>
                                        <w:sz w:val="14"/>
                                        <w:szCs w:val="14"/>
                                      </w:rPr>
                                      <w:t>ALTRO SOGGETTO PUBBLICO</w:t>
                                    </w:r>
                                  </w:p>
                                  <w:p w14:paraId="511979F7" w14:textId="77777777" w:rsidR="0059606F" w:rsidRPr="0059606F" w:rsidRDefault="0059606F" w:rsidP="0059606F">
                                    <w:pPr>
                                      <w:jc w:val="center"/>
                                      <w:rPr>
                                        <w:rFonts w:ascii="Arial" w:hAnsi="Arial" w:cs="Arial"/>
                                        <w:color w:val="0C201D"/>
                                        <w:kern w:val="24"/>
                                        <w:sz w:val="12"/>
                                        <w:szCs w:val="12"/>
                                      </w:rPr>
                                    </w:pPr>
                                    <w:r w:rsidRPr="0059606F">
                                      <w:rPr>
                                        <w:rFonts w:ascii="Arial" w:hAnsi="Arial" w:cs="Arial"/>
                                        <w:color w:val="0C201D"/>
                                        <w:kern w:val="24"/>
                                        <w:sz w:val="12"/>
                                        <w:szCs w:val="12"/>
                                      </w:rPr>
                                      <w:t>Art.13 comma 1 lettera b</w:t>
                                    </w:r>
                                  </w:p>
                                </w:txbxContent>
                              </v:textbox>
                            </v:shape>
                          </v:group>
                        </v:group>
                      </v:group>
                      <v:group id="Gruppo 48" o:spid="_x0000_s1241" style="position:absolute;top:469;width:3117;height:20051" coordorigin=",510" coordsize="3118,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">
                        <v:rect id="Rettangolo 3" o:spid="_x0000_s1242" style="position:absolute;top:510;width:3118;height:21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" fillcolor="#f2f2f2" stroked="f" strokeweight="1.5pt"/>
                        <v:shape id="CasellaDiTesto 5" o:spid="_x0000_s1243" type="#_x0000_t202" style="position:absolute;left:-7400;top:10095;width:17873;height:2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" filled="f" stroked="f">
                          <v:textbox>
                            <w:txbxContent>
                              <w:p w14:paraId="5968D501" w14:textId="77777777" w:rsidR="0059606F" w:rsidRPr="0059606F" w:rsidRDefault="0059606F" w:rsidP="0059606F">
                                <w:pPr>
                                  <w:jc w:val="center"/>
                                  <w:rPr>
                                    <w:rFonts w:ascii="Arial" w:hAnsi="Arial" w:cs="Arial"/>
                                    <w:b/>
                                    <w:bCs/>
                                    <w:color w:val="0C201D"/>
                                    <w:kern w:val="24"/>
                                    <w:sz w:val="14"/>
                                    <w:szCs w:val="14"/>
                                  </w:rPr>
                                </w:pPr>
                                <w:r w:rsidRPr="0059606F">
                                  <w:rPr>
                                    <w:rFonts w:ascii="Arial" w:hAnsi="Arial" w:cs="Arial"/>
                                    <w:b/>
                                    <w:bCs/>
                                    <w:color w:val="0C201D"/>
                                    <w:kern w:val="24"/>
                                    <w:sz w:val="14"/>
                                    <w:szCs w:val="14"/>
                                  </w:rPr>
                                  <w:t>PUBBLICA AMMINISTRAZIONE</w:t>
                                </w:r>
                              </w:p>
                              <w:p w14:paraId="25C06879" w14:textId="77777777" w:rsidR="0059606F" w:rsidRPr="0059606F" w:rsidRDefault="0059606F" w:rsidP="0059606F">
                                <w:pPr>
                                  <w:jc w:val="center"/>
                                  <w:rPr>
                                    <w:rFonts w:ascii="Montserrat" w:hAnsi="Montserrat"/>
                                    <w:b/>
                                    <w:bCs/>
                                    <w:color w:val="0C201D"/>
                                    <w:kern w:val="24"/>
                                  </w:rPr>
                                </w:pPr>
                              </w:p>
                            </w:txbxContent>
                          </v:textbox>
                        </v:shape>
                      </v:group>
                      <v:rect id="Rettangolo 3" o:spid="_x0000_s1244" style="position:absolute;left:47437;top:469;width:15481;height:20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" fillcolor="#f2f2f2" stroked="f" strokeweight="1.5pt"/>
                    </v:group>
                    <v:group id="Gruppo 55" o:spid="_x0000_s1245" style="position:absolute;left:47262;top:6760;width:15838;height:7030" coordorigin="-2178,700" coordsize="15838,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">
                      <v:shape id="CasellaDiTesto 21" o:spid="_x0000_s1246" type="#_x0000_t202" style="position:absolute;left:-1993;top:3267;width:1565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" filled="f" stroked="f">
                        <v:textbox style="mso-fit-shape-to-text:t">
                          <w:txbxContent>
                            <w:p w14:paraId="6174AD04"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w:t>
                              </w:r>
                            </w:p>
                          </w:txbxContent>
                        </v:textbox>
                      </v:shape>
                      <v:shape id="CasellaDiTesto 21" o:spid="_x0000_s1247" type="#_x0000_t202" style="position:absolute;left:-2005;top:5793;width:1565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" filled="f" stroked="f">
                        <v:textbox style="mso-fit-shape-to-text:t">
                          <w:txbxContent>
                            <w:p w14:paraId="541E6218"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TITOLO III</w:t>
                              </w:r>
                            </w:p>
                          </w:txbxContent>
                        </v:textbox>
                      </v:shape>
                      <v:shape id="CasellaDiTesto 21" o:spid="_x0000_s1248" type="#_x0000_t202" style="position:absolute;left:-2178;top:700;width:1565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" filled="f" stroked="f">
                        <v:textbox style="mso-fit-shape-to-text:t">
                          <w:txbxContent>
                            <w:p w14:paraId="2CA62549" w14:textId="77777777" w:rsidR="0059606F" w:rsidRPr="0059606F" w:rsidRDefault="0059606F" w:rsidP="0059606F">
                              <w:pPr>
                                <w:jc w:val="center"/>
                                <w:rPr>
                                  <w:rFonts w:ascii="Arial" w:hAnsi="Arial" w:cs="Arial"/>
                                  <w:b/>
                                  <w:bCs/>
                                  <w:color w:val="0C201D"/>
                                  <w:kern w:val="24"/>
                                  <w:sz w:val="12"/>
                                  <w:szCs w:val="12"/>
                                </w:rPr>
                              </w:pPr>
                              <w:r w:rsidRPr="0059606F">
                                <w:rPr>
                                  <w:rFonts w:ascii="Arial" w:hAnsi="Arial" w:cs="Arial"/>
                                  <w:b/>
                                  <w:bCs/>
                                  <w:color w:val="0C201D"/>
                                  <w:kern w:val="24"/>
                                  <w:sz w:val="14"/>
                                  <w:szCs w:val="14"/>
                                </w:rPr>
                                <w:t xml:space="preserve">INTERVENTI RIPORTATI IN </w:t>
                              </w:r>
                            </w:p>
                          </w:txbxContent>
                        </v:textbox>
                      </v:shape>
                    </v:group>
                  </v:group>
                  <v:shape id="CasellaDiTesto 5" o:spid="_x0000_s1249" type="#_x0000_t202" style="position:absolute;left:3810;top:11430;width:11901;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" filled="f" stroked="f">
                    <v:textbox>
                      <w:txbxContent>
                        <w:p w14:paraId="7CF130F1" w14:textId="77777777" w:rsidR="0059606F" w:rsidRPr="00384511" w:rsidRDefault="0059606F" w:rsidP="0059606F">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4BEF7C12" w14:textId="77777777" w:rsidR="0059606F" w:rsidRPr="0059606F" w:rsidRDefault="0059606F" w:rsidP="0059606F">
                          <w:pPr>
                            <w:jc w:val="center"/>
                            <w:rPr>
                              <w:rFonts w:ascii="Montserrat" w:hAnsi="Montserrat"/>
                              <w:b/>
                              <w:bCs/>
                              <w:color w:val="FFFFFF"/>
                              <w:kern w:val="24"/>
                            </w:rPr>
                          </w:pPr>
                        </w:p>
                      </w:txbxContent>
                    </v:textbox>
                  </v:shape>
                  <w10:wrap type="square"/>
                </v:group>
              </w:pict>
            </mc:Fallback>
          </mc:AlternateContent>
        </w:r>
        <w:r w:rsidR="0059606F" w:rsidRPr="0059606F" w:rsidDel="00600EE4">
          <w:rPr>
            <w:bCs/>
            <w:noProof/>
            <w:color w:val="EE0000"/>
            <w:sz w:val="20"/>
            <w:szCs w:val="20"/>
            <w:rPrChange w:id="8510" w:author="Oliosi Francesco (GSE)" w:date="2025-10-23T14:57:00Z" w16du:dateUtc="2025-10-23T12:57:00Z">
              <w:rPr>
                <w:bCs/>
                <w:noProof/>
                <w:sz w:val="20"/>
                <w:szCs w:val="20"/>
              </w:rPr>
            </w:rPrChange>
          </w:rPr>
          <mc:AlternateContent>
            <mc:Choice Requires="wpg">
              <w:drawing>
                <wp:anchor distT="0" distB="0" distL="114300" distR="114300" simplePos="0" relativeHeight="251658243" behindDoc="0" locked="0" layoutInCell="1" allowOverlap="1" wp14:anchorId="21030945" wp14:editId="5DDD6972">
                  <wp:simplePos x="0" y="0"/>
                  <wp:positionH relativeFrom="column">
                    <wp:posOffset>41910</wp:posOffset>
                  </wp:positionH>
                  <wp:positionV relativeFrom="paragraph">
                    <wp:posOffset>269875</wp:posOffset>
                  </wp:positionV>
                  <wp:extent cx="6299835" cy="619760"/>
                  <wp:effectExtent l="0" t="0" r="5715" b="8890"/>
                  <wp:wrapSquare wrapText="bothSides"/>
                  <wp:docPr id="141869964" name="Gruppo 141"/>
                  <wp:cNvGraphicFramePr/>
                  <a:graphic xmlns:a="http://schemas.openxmlformats.org/drawingml/2006/main">
                    <a:graphicData uri="http://schemas.microsoft.com/office/word/2010/wordprocessingGroup">
                      <wpg:wgp>
                        <wpg:cNvGrpSpPr/>
                        <wpg:grpSpPr>
                          <a:xfrm>
                            <a:off x="0" y="0"/>
                            <a:ext cx="6299835" cy="619760"/>
                            <a:chOff x="0" y="0"/>
                            <a:chExt cx="6337948" cy="619760"/>
                          </a:xfrm>
                        </wpg:grpSpPr>
                        <wpg:grpSp>
                          <wpg:cNvPr id="114033654" name="Gruppo 137"/>
                          <wpg:cNvGrpSpPr/>
                          <wpg:grpSpPr>
                            <a:xfrm>
                              <a:off x="0" y="260350"/>
                              <a:ext cx="2290445" cy="359410"/>
                              <a:chOff x="0" y="0"/>
                              <a:chExt cx="2290445" cy="359410"/>
                            </a:xfrm>
                          </wpg:grpSpPr>
                          <wps:wsp>
                            <wps:cNvPr id="1915590068" name="Rettangolo 3"/>
                            <wps:cNvSpPr/>
                            <wps:spPr>
                              <a:xfrm>
                                <a:off x="0" y="0"/>
                                <a:ext cx="2290445" cy="359410"/>
                              </a:xfrm>
                              <a:prstGeom prst="rect">
                                <a:avLst/>
                              </a:prstGeom>
                              <a:solidFill>
                                <a:sysClr val="window" lastClr="FFFFFF">
                                  <a:lumMod val="95000"/>
                                </a:sysClr>
                              </a:solidFill>
                              <a:ln w="19050" cap="flat" cmpd="sng" algn="ctr">
                                <a:noFill/>
                                <a:prstDash val="solid"/>
                                <a:miter lim="800000"/>
                              </a:ln>
                              <a:effectLst/>
                            </wps:spPr>
                            <wps:bodyPr rtlCol="0" anchor="ctr"/>
                          </wps:wsp>
                          <wps:wsp>
                            <wps:cNvPr id="588666482" name="CasellaDiTesto 5"/>
                            <wps:cNvSpPr txBox="1"/>
                            <wps:spPr>
                              <a:xfrm>
                                <a:off x="355600" y="69850"/>
                                <a:ext cx="1631950" cy="203200"/>
                              </a:xfrm>
                              <a:prstGeom prst="rect">
                                <a:avLst/>
                              </a:prstGeom>
                              <a:noFill/>
                            </wps:spPr>
                            <wps:txbx>
                              <w:txbxContent>
                                <w:p w14:paraId="2FD6722B"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SOGGETTO AMMESSO (SA)</w:t>
                                  </w:r>
                                </w:p>
                              </w:txbxContent>
                            </wps:txbx>
                            <wps:bodyPr wrap="square" rtlCol="0">
                              <a:noAutofit/>
                            </wps:bodyPr>
                          </wps:wsp>
                        </wpg:grpSp>
                        <wpg:grpSp>
                          <wpg:cNvPr id="1916660692" name="Gruppo 138"/>
                          <wpg:cNvGrpSpPr/>
                          <wpg:grpSpPr>
                            <a:xfrm>
                              <a:off x="2336800" y="260350"/>
                              <a:ext cx="2404745" cy="359410"/>
                              <a:chOff x="0" y="0"/>
                              <a:chExt cx="2404745" cy="359410"/>
                            </a:xfrm>
                          </wpg:grpSpPr>
                          <wps:wsp>
                            <wps:cNvPr id="141275867" name="Rettangolo 3"/>
                            <wps:cNvSpPr/>
                            <wps:spPr>
                              <a:xfrm>
                                <a:off x="0" y="0"/>
                                <a:ext cx="2404745" cy="359410"/>
                              </a:xfrm>
                              <a:prstGeom prst="rect">
                                <a:avLst/>
                              </a:prstGeom>
                              <a:solidFill>
                                <a:sysClr val="window" lastClr="FFFFFF">
                                  <a:lumMod val="95000"/>
                                </a:sysClr>
                              </a:solidFill>
                              <a:ln w="19050" cap="flat" cmpd="sng" algn="ctr">
                                <a:noFill/>
                                <a:prstDash val="solid"/>
                                <a:miter lim="800000"/>
                              </a:ln>
                              <a:effectLst/>
                            </wps:spPr>
                            <wps:bodyPr rtlCol="0" anchor="ctr"/>
                          </wps:wsp>
                          <wps:wsp>
                            <wps:cNvPr id="369148541" name="CasellaDiTesto 5"/>
                            <wps:cNvSpPr txBox="1"/>
                            <wps:spPr>
                              <a:xfrm>
                                <a:off x="361950" y="63500"/>
                                <a:ext cx="1631950" cy="209550"/>
                              </a:xfrm>
                              <a:prstGeom prst="rect">
                                <a:avLst/>
                              </a:prstGeom>
                              <a:noFill/>
                            </wps:spPr>
                            <wps:txbx>
                              <w:txbxContent>
                                <w:p w14:paraId="50E6B2C3"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SOGGETTO RESPONSABILE (SR)</w:t>
                                  </w:r>
                                </w:p>
                              </w:txbxContent>
                            </wps:txbx>
                            <wps:bodyPr wrap="square" rtlCol="0">
                              <a:noAutofit/>
                            </wps:bodyPr>
                          </wps:wsp>
                        </wpg:grpSp>
                        <wpg:grpSp>
                          <wpg:cNvPr id="1957211035" name="Gruppo 139"/>
                          <wpg:cNvGrpSpPr/>
                          <wpg:grpSpPr>
                            <a:xfrm>
                              <a:off x="4705998" y="260350"/>
                              <a:ext cx="1631950" cy="359410"/>
                              <a:chOff x="-62852" y="0"/>
                              <a:chExt cx="1631950" cy="359410"/>
                            </a:xfrm>
                          </wpg:grpSpPr>
                          <wps:wsp>
                            <wps:cNvPr id="1031039561" name="Rettangolo 3"/>
                            <wps:cNvSpPr/>
                            <wps:spPr>
                              <a:xfrm>
                                <a:off x="-124" y="0"/>
                                <a:ext cx="1547436" cy="359410"/>
                              </a:xfrm>
                              <a:prstGeom prst="rect">
                                <a:avLst/>
                              </a:prstGeom>
                              <a:solidFill>
                                <a:sysClr val="window" lastClr="FFFFFF">
                                  <a:lumMod val="95000"/>
                                </a:sysClr>
                              </a:solidFill>
                              <a:ln w="19050" cap="flat" cmpd="sng" algn="ctr">
                                <a:noFill/>
                                <a:prstDash val="solid"/>
                                <a:miter lim="800000"/>
                              </a:ln>
                              <a:effectLst/>
                            </wps:spPr>
                            <wps:bodyPr rtlCol="0" anchor="ctr"/>
                          </wps:wsp>
                          <wps:wsp>
                            <wps:cNvPr id="1112571191" name="CasellaDiTesto 5"/>
                            <wps:cNvSpPr txBox="1"/>
                            <wps:spPr>
                              <a:xfrm>
                                <a:off x="-62852" y="63500"/>
                                <a:ext cx="1631950" cy="196850"/>
                              </a:xfrm>
                              <a:prstGeom prst="rect">
                                <a:avLst/>
                              </a:prstGeom>
                              <a:noFill/>
                            </wps:spPr>
                            <wps:txbx>
                              <w:txbxContent>
                                <w:p w14:paraId="3D64C632"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INTERVENTI AMMISSIBILI</w:t>
                                  </w:r>
                                </w:p>
                              </w:txbxContent>
                            </wps:txbx>
                            <wps:bodyPr wrap="square" rtlCol="0">
                              <a:noAutofit/>
                            </wps:bodyPr>
                          </wps:wsp>
                        </wpg:grpSp>
                        <wpg:grpSp>
                          <wpg:cNvPr id="1828045844" name="Gruppo 140"/>
                          <wpg:cNvGrpSpPr/>
                          <wpg:grpSpPr>
                            <a:xfrm>
                              <a:off x="0" y="0"/>
                              <a:ext cx="6316163" cy="236220"/>
                              <a:chOff x="0" y="0"/>
                              <a:chExt cx="6316163" cy="236220"/>
                            </a:xfrm>
                          </wpg:grpSpPr>
                          <wps:wsp>
                            <wps:cNvPr id="1388501777" name="Rettangolo 3">
                              <a:extLst>
                                <a:ext uri="{FF2B5EF4-FFF2-40B4-BE49-F238E27FC236}">
                                  <a16:creationId xmlns:a16="http://schemas.microsoft.com/office/drawing/2014/main" id="{227BDA4B-9BA1-162B-3A47-11E616775A11}"/>
                                </a:ext>
                              </a:extLst>
                            </wps:cNvPr>
                            <wps:cNvSpPr/>
                            <wps:spPr>
                              <a:xfrm>
                                <a:off x="6351" y="0"/>
                                <a:ext cx="6309812" cy="236220"/>
                              </a:xfrm>
                              <a:prstGeom prst="rect">
                                <a:avLst/>
                              </a:prstGeom>
                              <a:solidFill>
                                <a:srgbClr val="0D8475"/>
                              </a:solidFill>
                              <a:ln w="19050" cap="flat" cmpd="sng" algn="ctr">
                                <a:noFill/>
                                <a:prstDash val="solid"/>
                                <a:miter lim="800000"/>
                              </a:ln>
                              <a:effectLst/>
                            </wps:spPr>
                            <wps:bodyPr rtlCol="0" anchor="ctr"/>
                          </wps:wsp>
                          <wps:wsp>
                            <wps:cNvPr id="313460862" name="CasellaDiTesto 5"/>
                            <wps:cNvSpPr txBox="1"/>
                            <wps:spPr>
                              <a:xfrm>
                                <a:off x="0" y="19050"/>
                                <a:ext cx="6155836" cy="204470"/>
                              </a:xfrm>
                              <a:prstGeom prst="rect">
                                <a:avLst/>
                              </a:prstGeom>
                              <a:noFill/>
                            </wps:spPr>
                            <wps:txbx>
                              <w:txbxContent>
                                <w:p w14:paraId="5E144075" w14:textId="77777777" w:rsidR="0059606F" w:rsidRPr="0059606F" w:rsidRDefault="0059606F" w:rsidP="0059606F">
                                  <w:pPr>
                                    <w:jc w:val="center"/>
                                    <w:rPr>
                                      <w:rFonts w:ascii="Montserrat" w:hAnsi="Montserrat"/>
                                      <w:b/>
                                      <w:bCs/>
                                      <w:color w:val="FFFFFF"/>
                                      <w:kern w:val="24"/>
                                      <w:sz w:val="28"/>
                                      <w:szCs w:val="28"/>
                                    </w:rPr>
                                  </w:pPr>
                                  <w:r w:rsidRPr="0059606F">
                                    <w:rPr>
                                      <w:rFonts w:ascii="Arial" w:hAnsi="Arial" w:cs="Arial"/>
                                      <w:b/>
                                      <w:bCs/>
                                      <w:color w:val="FFFFFF"/>
                                      <w:kern w:val="24"/>
                                      <w:sz w:val="16"/>
                                      <w:szCs w:val="16"/>
                                    </w:rPr>
                                    <w:t>POSSIBILI CONFIGURAZIONI SOGGETTO AMMESSO / SOGGETTO RESPONSABILE E INTERVENTI AMMISSIBILI</w:t>
                                  </w:r>
                                </w:p>
                              </w:txbxContent>
                            </wps:txbx>
                            <wps:bodyPr wrap="square" rtlCol="0">
                              <a:noAutofit/>
                            </wps:bodyPr>
                          </wps:wsp>
                        </wpg:grpSp>
                      </wpg:wgp>
                    </a:graphicData>
                  </a:graphic>
                  <wp14:sizeRelH relativeFrom="margin">
                    <wp14:pctWidth>0</wp14:pctWidth>
                  </wp14:sizeRelH>
                </wp:anchor>
              </w:drawing>
            </mc:Choice>
            <mc:Fallback>
              <w:pict>
                <v:group w14:anchorId="21030945" id="Gruppo 141" o:spid="_x0000_s1250" style="position:absolute;left:0;text-align:left;margin-left:3.3pt;margin-top:21.25pt;width:496.05pt;height:48.8pt;z-index:251658243;mso-width-relative:margin" coordsize="63379,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">
                  <v:group id="Gruppo 137" o:spid="_x0000_s1251" style="position:absolute;top:2603;width:22904;height:3594" coordsize="22904,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">
                    <v:rect id="Rettangolo 3" o:spid="_x0000_s1252" style="position:absolute;width:2290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" fillcolor="#f2f2f2" stroked="f" strokeweight="1.5pt"/>
                    <v:shape id="CasellaDiTesto 5" o:spid="_x0000_s1253" type="#_x0000_t202" style="position:absolute;left:3556;top:698;width:1631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" filled="f" stroked="f">
                      <v:textbox>
                        <w:txbxContent>
                          <w:p w14:paraId="2FD6722B"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SOGGETTO AMMESSO (SA)</w:t>
                            </w:r>
                          </w:p>
                        </w:txbxContent>
                      </v:textbox>
                    </v:shape>
                  </v:group>
                  <v:group id="Gruppo 138" o:spid="_x0000_s1254" style="position:absolute;left:23368;top:2603;width:24047;height:3594" coordsize="24047,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">
                    <v:rect id="Rettangolo 3" o:spid="_x0000_s1255" style="position:absolute;width:2404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" fillcolor="#f2f2f2" stroked="f" strokeweight="1.5pt"/>
                    <v:shape id="CasellaDiTesto 5" o:spid="_x0000_s1256" type="#_x0000_t202" style="position:absolute;left:3619;top:635;width:1632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" filled="f" stroked="f">
                      <v:textbox>
                        <w:txbxContent>
                          <w:p w14:paraId="50E6B2C3"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SOGGETTO RESPONSABILE (SR)</w:t>
                            </w:r>
                          </w:p>
                        </w:txbxContent>
                      </v:textbox>
                    </v:shape>
                  </v:group>
                  <v:group id="Gruppo 139" o:spid="_x0000_s1257" style="position:absolute;left:47059;top:2603;width:16320;height:3594" coordorigin="-628" coordsize="16319,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">
                    <v:rect id="Rettangolo 3" o:spid="_x0000_s1258" style="position:absolute;left:-1;width:1547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" fillcolor="#f2f2f2" stroked="f" strokeweight="1.5pt"/>
                    <v:shape id="CasellaDiTesto 5" o:spid="_x0000_s1259" type="#_x0000_t202" style="position:absolute;left:-628;top:635;width:16318;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" filled="f" stroked="f">
                      <v:textbox>
                        <w:txbxContent>
                          <w:p w14:paraId="3D64C632" w14:textId="77777777" w:rsidR="0059606F" w:rsidRPr="0059606F" w:rsidRDefault="0059606F" w:rsidP="0059606F">
                            <w:pPr>
                              <w:jc w:val="center"/>
                              <w:rPr>
                                <w:rFonts w:ascii="Montserrat" w:hAnsi="Montserrat"/>
                                <w:b/>
                                <w:bCs/>
                                <w:color w:val="0C201D"/>
                                <w:kern w:val="24"/>
                              </w:rPr>
                            </w:pPr>
                            <w:r w:rsidRPr="0059606F">
                              <w:rPr>
                                <w:rFonts w:ascii="Arial" w:hAnsi="Arial" w:cs="Arial"/>
                                <w:b/>
                                <w:bCs/>
                                <w:color w:val="0C201D"/>
                                <w:kern w:val="24"/>
                                <w:sz w:val="14"/>
                                <w:szCs w:val="14"/>
                              </w:rPr>
                              <w:t>INTERVENTI AMMISSIBILI</w:t>
                            </w:r>
                          </w:p>
                        </w:txbxContent>
                      </v:textbox>
                    </v:shape>
                  </v:group>
                  <v:group id="Gruppo 140" o:spid="_x0000_s1260" style="position:absolute;width:63161;height:2362" coordsize="63161,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">
                    <v:rect id="Rettangolo 3" o:spid="_x0000_s1261" style="position:absolute;left:63;width:63098;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" fillcolor="#0d8475" stroked="f" strokeweight="1.5pt"/>
                    <v:shape id="CasellaDiTesto 5" o:spid="_x0000_s1262" type="#_x0000_t202" style="position:absolute;top:190;width:61558;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" filled="f" stroked="f">
                      <v:textbox>
                        <w:txbxContent>
                          <w:p w14:paraId="5E144075" w14:textId="77777777" w:rsidR="0059606F" w:rsidRPr="0059606F" w:rsidRDefault="0059606F" w:rsidP="0059606F">
                            <w:pPr>
                              <w:jc w:val="center"/>
                              <w:rPr>
                                <w:rFonts w:ascii="Montserrat" w:hAnsi="Montserrat"/>
                                <w:b/>
                                <w:bCs/>
                                <w:color w:val="FFFFFF"/>
                                <w:kern w:val="24"/>
                                <w:sz w:val="28"/>
                                <w:szCs w:val="28"/>
                              </w:rPr>
                            </w:pPr>
                            <w:r w:rsidRPr="0059606F">
                              <w:rPr>
                                <w:rFonts w:ascii="Arial" w:hAnsi="Arial" w:cs="Arial"/>
                                <w:b/>
                                <w:bCs/>
                                <w:color w:val="FFFFFF"/>
                                <w:kern w:val="24"/>
                                <w:sz w:val="16"/>
                                <w:szCs w:val="16"/>
                              </w:rPr>
                              <w:t>POSSIBILI CONFIGURAZIONI SOGGETTO AMMESSO / SOGGETTO RESPONSABILE E INTERVENTI AMMISSIBILI</w:t>
                            </w:r>
                          </w:p>
                        </w:txbxContent>
                      </v:textbox>
                    </v:shape>
                  </v:group>
                  <w10:wrap type="square"/>
                </v:group>
              </w:pict>
            </mc:Fallback>
          </mc:AlternateContent>
        </w:r>
      </w:del>
      <w:ins w:id="8511" w:author="Visone Rossana (GSE)" w:date="2025-10-20T11:02:00Z" w16du:dateUtc="2025-10-20T09:02:00Z">
        <w:del w:id="8512" w:author="Oliosi Francesco (GSE)" w:date="2025-10-28T15:10:00Z" w16du:dateUtc="2025-10-28T14:10:00Z">
          <w:r w:rsidR="00DF6F91" w:rsidDel="00600EE4">
            <w:rPr>
              <w:bCs/>
              <w:sz w:val="20"/>
              <w:szCs w:val="20"/>
            </w:rPr>
            <w:delText xml:space="preserve">Schema delle combinazioni Soggetto Ammesso/Soggetto Responsabile </w:delText>
          </w:r>
        </w:del>
      </w:ins>
      <w:ins w:id="8513" w:author="Visone Rossana (GSE)" w:date="2025-09-29T09:19:00Z" w16du:dateUtc="2025-09-29T07:19:00Z">
        <w:del w:id="8514" w:author="Oliosi Francesco (GSE)" w:date="2025-10-28T15:10:00Z" w16du:dateUtc="2025-10-28T14:10:00Z">
          <w:r w:rsidR="00C74E9E" w:rsidRPr="00C74E9E" w:rsidDel="00600EE4">
            <w:rPr>
              <w:bCs/>
              <w:sz w:val="20"/>
              <w:szCs w:val="20"/>
              <w:rPrChange w:id="8515" w:author="Visone Rossana (GSE)" w:date="2025-09-29T09:20:00Z" w16du:dateUtc="2025-09-29T07:20:00Z">
                <w:rPr>
                  <w:bCs/>
                  <w:sz w:val="22"/>
                  <w:szCs w:val="22"/>
                </w:rPr>
              </w:rPrChange>
            </w:rPr>
            <w:delText>C</w:delText>
          </w:r>
          <w:r w:rsidR="00C74E9E" w:rsidRPr="00C74E9E" w:rsidDel="00600EE4">
            <w:rPr>
              <w:bCs/>
              <w:sz w:val="20"/>
              <w:szCs w:val="20"/>
              <w:rPrChange w:id="8516" w:author="Visone Rossana (GSE)" w:date="2025-09-29T09:20:00Z" w16du:dateUtc="2025-09-29T07:20:00Z">
                <w:rPr>
                  <w:highlight w:val="yellow"/>
                </w:rPr>
              </w:rPrChange>
            </w:rPr>
            <w:delText xml:space="preserve">aso con Edificio </w:delText>
          </w:r>
        </w:del>
      </w:ins>
      <w:ins w:id="8517" w:author="Visone Rossana (GSE)" w:date="2025-10-20T11:02:00Z" w16du:dateUtc="2025-10-20T09:02:00Z">
        <w:del w:id="8518" w:author="Oliosi Francesco (GSE)" w:date="2025-10-28T15:10:00Z" w16du:dateUtc="2025-10-28T14:10:00Z">
          <w:r w:rsidR="00DF6F91" w:rsidDel="00600EE4">
            <w:rPr>
              <w:bCs/>
              <w:sz w:val="20"/>
              <w:szCs w:val="20"/>
            </w:rPr>
            <w:delText>per ed</w:delText>
          </w:r>
        </w:del>
      </w:ins>
      <w:ins w:id="8519" w:author="Visone Rossana (GSE)" w:date="2025-10-20T11:03:00Z" w16du:dateUtc="2025-10-20T09:03:00Z">
        <w:del w:id="8520" w:author="Oliosi Francesco (GSE)" w:date="2025-10-28T15:10:00Z" w16du:dateUtc="2025-10-28T14:10:00Z">
          <w:r w:rsidR="00DF6F91" w:rsidDel="00600EE4">
            <w:rPr>
              <w:bCs/>
              <w:sz w:val="20"/>
              <w:szCs w:val="20"/>
            </w:rPr>
            <w:delText xml:space="preserve">ifici di </w:delText>
          </w:r>
        </w:del>
      </w:ins>
      <w:ins w:id="8521" w:author="Visone Rossana (GSE)" w:date="2025-09-29T09:19:00Z" w16du:dateUtc="2025-09-29T07:19:00Z">
        <w:del w:id="8522" w:author="Oliosi Francesco (GSE)" w:date="2025-10-28T15:10:00Z" w16du:dateUtc="2025-10-28T14:10:00Z">
          <w:r w:rsidR="00C74E9E" w:rsidRPr="00C74E9E" w:rsidDel="00600EE4">
            <w:rPr>
              <w:bCs/>
              <w:sz w:val="20"/>
              <w:szCs w:val="20"/>
              <w:rPrChange w:id="8523" w:author="Visone Rossana (GSE)" w:date="2025-09-29T09:20:00Z" w16du:dateUtc="2025-09-29T07:20:00Z">
                <w:rPr>
                  <w:highlight w:val="yellow"/>
                </w:rPr>
              </w:rPrChange>
            </w:rPr>
            <w:delText>di proprietà della P</w:delText>
          </w:r>
        </w:del>
      </w:ins>
      <w:ins w:id="8524" w:author="Visone Rossana (GSE)" w:date="2025-10-20T11:03:00Z" w16du:dateUtc="2025-10-20T09:03:00Z">
        <w:del w:id="8525" w:author="Oliosi Francesco (GSE)" w:date="2025-10-28T15:10:00Z" w16du:dateUtc="2025-10-28T14:10:00Z">
          <w:r w:rsidR="001E6A7C" w:rsidDel="00600EE4">
            <w:rPr>
              <w:bCs/>
              <w:sz w:val="20"/>
              <w:szCs w:val="20"/>
            </w:rPr>
            <w:delText>p</w:delText>
          </w:r>
        </w:del>
      </w:ins>
      <w:ins w:id="8526" w:author="Visone Rossana (GSE)" w:date="2025-09-29T09:19:00Z" w16du:dateUtc="2025-09-29T07:19:00Z">
        <w:del w:id="8527" w:author="Oliosi Francesco (GSE)" w:date="2025-10-28T15:10:00Z" w16du:dateUtc="2025-10-28T14:10:00Z">
          <w:r w:rsidR="00C74E9E" w:rsidRPr="00C74E9E" w:rsidDel="00600EE4">
            <w:rPr>
              <w:bCs/>
              <w:sz w:val="20"/>
              <w:szCs w:val="20"/>
              <w:rPrChange w:id="8528" w:author="Visone Rossana (GSE)" w:date="2025-09-29T09:20:00Z" w16du:dateUtc="2025-09-29T07:20:00Z">
                <w:rPr>
                  <w:highlight w:val="yellow"/>
                </w:rPr>
              </w:rPrChange>
            </w:rPr>
            <w:delText xml:space="preserve">ubblica </w:delText>
          </w:r>
        </w:del>
        <w:del w:id="8529" w:author="Visone Rossana (GSE)" w:date="2025-10-20T11:04:00Z" w16du:dateUtc="2025-10-20T09:04:00Z">
          <w:r w:rsidR="00C74E9E" w:rsidRPr="0059606F" w:rsidDel="001E6A7C">
            <w:rPr>
              <w:color w:val="EE0000"/>
              <w:sz w:val="20"/>
              <w:szCs w:val="20"/>
              <w:rPrChange w:id="8530" w:author="Visone Rossana (GSE)" w:date="2025-09-29T09:20:00Z" w16du:dateUtc="2025-09-29T07:20:00Z">
                <w:rPr>
                  <w:highlight w:val="yellow"/>
                </w:rPr>
              </w:rPrChange>
            </w:rPr>
            <w:delText>Amministrazione</w:delText>
          </w:r>
        </w:del>
      </w:ins>
      <w:ins w:id="8531" w:author="Oliosi Francesco (GSE)" w:date="2025-10-20T10:49:00Z" w16du:dateUtc="2025-10-20T08:49:00Z">
        <w:del w:id="8532" w:author="Visone Rossana (GSE)" w:date="2025-10-20T11:01:00Z" w16du:dateUtc="2025-10-20T09:01:00Z">
          <w:r w:rsidR="001D37E6" w:rsidRPr="0059606F" w:rsidDel="00A80ACC">
            <w:rPr>
              <w:color w:val="EE0000"/>
              <w:sz w:val="20"/>
              <w:szCs w:val="20"/>
              <w:rPrChange w:id="8533" w:author="Oliosi Francesco (GSE)" w:date="2025-10-23T15:10:00Z" w16du:dateUtc="2025-10-23T13:10:00Z">
                <w:rPr>
                  <w:bCs/>
                  <w:sz w:val="20"/>
                  <w:szCs w:val="20"/>
                </w:rPr>
              </w:rPrChange>
            </w:rPr>
            <w:delText xml:space="preserve"> </w:delText>
          </w:r>
        </w:del>
        <w:del w:id="8534" w:author="Visone Rossana (GSE)" w:date="2025-10-20T11:04:00Z" w16du:dateUtc="2025-10-20T09:04:00Z">
          <w:r w:rsidR="001D37E6" w:rsidRPr="0059606F" w:rsidDel="001E6A7C">
            <w:rPr>
              <w:color w:val="EE0000"/>
              <w:sz w:val="20"/>
              <w:szCs w:val="20"/>
              <w:rPrChange w:id="8535" w:author="Oliosi Francesco (GSE)" w:date="2025-10-23T15:10:00Z" w16du:dateUtc="2025-10-23T13:10:00Z">
                <w:rPr>
                  <w:bCs/>
                  <w:sz w:val="20"/>
                  <w:szCs w:val="20"/>
                </w:rPr>
              </w:rPrChange>
            </w:rPr>
            <w:delText>/</w:delText>
          </w:r>
        </w:del>
      </w:ins>
      <w:ins w:id="8536" w:author="Oliosi Francesco (GSE)" w:date="2025-10-20T10:50:00Z" w16du:dateUtc="2025-10-20T08:50:00Z">
        <w:del w:id="8537" w:author="Visone Rossana (GSE)" w:date="2025-10-20T11:01:00Z" w16du:dateUtc="2025-10-20T09:01:00Z">
          <w:r w:rsidR="00D46497" w:rsidRPr="0059606F" w:rsidDel="00A80ACC">
            <w:rPr>
              <w:color w:val="EE0000"/>
              <w:sz w:val="20"/>
              <w:szCs w:val="20"/>
              <w:rPrChange w:id="8538" w:author="Oliosi Francesco (GSE)" w:date="2025-10-23T15:10:00Z" w16du:dateUtc="2025-10-23T13:10:00Z">
                <w:rPr>
                  <w:bCs/>
                  <w:sz w:val="20"/>
                  <w:szCs w:val="20"/>
                </w:rPr>
              </w:rPrChange>
            </w:rPr>
            <w:delText xml:space="preserve"> </w:delText>
          </w:r>
        </w:del>
      </w:ins>
      <w:ins w:id="8539" w:author="Oliosi Francesco (GSE)" w:date="2025-10-20T10:49:00Z" w16du:dateUtc="2025-10-20T08:49:00Z">
        <w:del w:id="8540" w:author="Visone Rossana (GSE)" w:date="2025-10-20T11:04:00Z" w16du:dateUtc="2025-10-20T09:04:00Z">
          <w:r w:rsidR="001D37E6" w:rsidRPr="0059606F" w:rsidDel="001E6A7C">
            <w:rPr>
              <w:color w:val="EE0000"/>
              <w:sz w:val="20"/>
              <w:szCs w:val="20"/>
              <w:rPrChange w:id="8541" w:author="Visone Rossana (GSE)" w:date="2025-10-20T11:01:00Z" w16du:dateUtc="2025-10-20T09:01:00Z">
                <w:rPr>
                  <w:sz w:val="22"/>
                  <w:szCs w:val="22"/>
                </w:rPr>
              </w:rPrChange>
            </w:rPr>
            <w:delText>ETS non Economico</w:delText>
          </w:r>
          <w:r w:rsidR="001D37E6" w:rsidRPr="0059606F" w:rsidDel="001E6A7C">
            <w:rPr>
              <w:color w:val="EE0000"/>
              <w:sz w:val="20"/>
              <w:szCs w:val="20"/>
              <w:rPrChange w:id="8542" w:author="Visone Rossana (GSE)" w:date="2025-10-20T11:01:00Z" w16du:dateUtc="2025-10-20T09:01:00Z">
                <w:rPr>
                  <w:sz w:val="20"/>
                  <w:szCs w:val="20"/>
                  <w:highlight w:val="yellow"/>
                </w:rPr>
              </w:rPrChange>
            </w:rPr>
            <w:delText xml:space="preserve"> </w:delText>
          </w:r>
        </w:del>
      </w:ins>
      <w:ins w:id="8543" w:author="Oliosi Francesco (GSE)" w:date="2025-09-26T15:03:00Z" w16du:dateUtc="2025-09-26T13:03:00Z">
        <w:del w:id="8544" w:author="Visone Rossana (GSE)" w:date="2025-10-23T16:15:00Z" w16du:dateUtc="2025-10-23T14:15:00Z">
          <w:r w:rsidR="00F643E6" w:rsidRPr="0059606F">
            <w:rPr>
              <w:color w:val="EE0000"/>
              <w:sz w:val="20"/>
              <w:szCs w:val="20"/>
              <w:highlight w:val="yellow"/>
              <w:rPrChange w:id="8545" w:author="Visone Rossana (GSE)" w:date="2025-09-29T09:20:00Z" w16du:dateUtc="2025-09-29T07:20:00Z">
                <w:rPr>
                  <w:highlight w:val="yellow"/>
                </w:rPr>
              </w:rPrChange>
            </w:rPr>
            <w:br w:type="page"/>
          </w:r>
        </w:del>
      </w:ins>
    </w:p>
    <w:p w14:paraId="76F1AD37" w14:textId="77B56EB2" w:rsidR="00D40CAB" w:rsidRDefault="001D37E6">
      <w:pPr>
        <w:jc w:val="center"/>
        <w:rPr>
          <w:ins w:id="8546" w:author="Visone Rossana (GSE)" w:date="2025-10-23T16:22:00Z" w16du:dateUtc="2025-10-23T14:22:00Z"/>
          <w:highlight w:val="yellow"/>
        </w:rPr>
        <w:pPrChange w:id="8547" w:author="Visone Rossana (GSE)" w:date="2025-10-23T16:15:00Z" w16du:dateUtc="2025-10-23T14:15:00Z">
          <w:pPr/>
        </w:pPrChange>
      </w:pPr>
      <w:ins w:id="8548" w:author="Oliosi Francesco (GSE)" w:date="2025-10-20T10:49:00Z" w16du:dateUtc="2025-10-20T08:49:00Z">
        <w:del w:id="8549" w:author="Visone Rossana (GSE)" w:date="2025-10-23T16:15:00Z" w16du:dateUtc="2025-10-23T14:15:00Z">
          <w:r>
            <w:rPr>
              <w:highlight w:val="yellow"/>
            </w:rPr>
            <w:delText xml:space="preserve"> </w:delText>
          </w:r>
        </w:del>
      </w:ins>
    </w:p>
    <w:p w14:paraId="3926340D" w14:textId="2CF3E3B1" w:rsidR="00600EE4" w:rsidRDefault="00600EE4">
      <w:pPr>
        <w:jc w:val="center"/>
        <w:rPr>
          <w:ins w:id="8550" w:author="Oliosi Francesco (GSE)" w:date="2025-10-28T15:05:00Z" w16du:dateUtc="2025-10-28T14:05:00Z"/>
          <w:highlight w:val="yellow"/>
        </w:rPr>
      </w:pPr>
      <w:ins w:id="8551" w:author="Oliosi Francesco (GSE)" w:date="2025-10-28T15:13:00Z" w16du:dateUtc="2025-10-28T14:13:00Z">
        <w:r w:rsidRPr="00600EE4">
          <w:rPr>
            <w:rFonts w:ascii="Aptos" w:eastAsia="Aptos" w:hAnsi="Aptos"/>
            <w:noProof/>
            <w:kern w:val="2"/>
            <w14:ligatures w14:val="standardContextual"/>
          </w:rPr>
          <mc:AlternateContent>
            <mc:Choice Requires="wpg">
              <w:drawing>
                <wp:anchor distT="0" distB="0" distL="114300" distR="114300" simplePos="0" relativeHeight="251658250" behindDoc="0" locked="0" layoutInCell="1" allowOverlap="1" wp14:anchorId="0DCE3D5B" wp14:editId="3A2F396F">
                  <wp:simplePos x="0" y="0"/>
                  <wp:positionH relativeFrom="column">
                    <wp:posOffset>63500</wp:posOffset>
                  </wp:positionH>
                  <wp:positionV relativeFrom="paragraph">
                    <wp:posOffset>148145</wp:posOffset>
                  </wp:positionV>
                  <wp:extent cx="5989955" cy="1677035"/>
                  <wp:effectExtent l="0" t="0" r="10795" b="0"/>
                  <wp:wrapNone/>
                  <wp:docPr id="1713267465" name="Gruppo 430"/>
                  <wp:cNvGraphicFramePr/>
                  <a:graphic xmlns:a="http://schemas.openxmlformats.org/drawingml/2006/main">
                    <a:graphicData uri="http://schemas.microsoft.com/office/word/2010/wordprocessingGroup">
                      <wpg:wgp>
                        <wpg:cNvGrpSpPr/>
                        <wpg:grpSpPr>
                          <a:xfrm>
                            <a:off x="0" y="0"/>
                            <a:ext cx="5989955" cy="1677035"/>
                            <a:chOff x="0" y="0"/>
                            <a:chExt cx="5990394" cy="1677035"/>
                          </a:xfrm>
                        </wpg:grpSpPr>
                        <wpg:grpSp>
                          <wpg:cNvPr id="79961254" name="Gruppo 239"/>
                          <wpg:cNvGrpSpPr/>
                          <wpg:grpSpPr>
                            <a:xfrm>
                              <a:off x="9778" y="0"/>
                              <a:ext cx="5979305" cy="1677035"/>
                              <a:chOff x="7036" y="51213"/>
                              <a:chExt cx="5979305" cy="1678964"/>
                            </a:xfrm>
                          </wpg:grpSpPr>
                          <wps:wsp>
                            <wps:cNvPr id="833117956"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490405253" name="Gruppo 239"/>
                            <wpg:cNvGrpSpPr/>
                            <wpg:grpSpPr>
                              <a:xfrm>
                                <a:off x="7036" y="51213"/>
                                <a:ext cx="5979305" cy="1678964"/>
                                <a:chOff x="7036" y="203667"/>
                                <a:chExt cx="5979305" cy="1679441"/>
                              </a:xfrm>
                            </wpg:grpSpPr>
                            <wpg:grpSp>
                              <wpg:cNvPr id="542996423" name="Gruppo 138"/>
                              <wpg:cNvGrpSpPr/>
                              <wpg:grpSpPr>
                                <a:xfrm>
                                  <a:off x="7036" y="203667"/>
                                  <a:ext cx="5979305" cy="1679441"/>
                                  <a:chOff x="7036" y="203667"/>
                                  <a:chExt cx="5979305" cy="1679441"/>
                                </a:xfrm>
                              </wpg:grpSpPr>
                              <wpg:grpSp>
                                <wpg:cNvPr id="1869788773" name="Gruppo 52"/>
                                <wpg:cNvGrpSpPr/>
                                <wpg:grpSpPr>
                                  <a:xfrm>
                                    <a:off x="7036" y="203667"/>
                                    <a:ext cx="5979305" cy="1679441"/>
                                    <a:chOff x="7036" y="203710"/>
                                    <a:chExt cx="5979605" cy="1679792"/>
                                  </a:xfrm>
                                </wpg:grpSpPr>
                                <wpg:grpSp>
                                  <wpg:cNvPr id="42021399" name="Gruppo 47"/>
                                  <wpg:cNvGrpSpPr/>
                                  <wpg:grpSpPr>
                                    <a:xfrm>
                                      <a:off x="374071" y="513858"/>
                                      <a:ext cx="1270071" cy="653855"/>
                                      <a:chOff x="-138855" y="-62611"/>
                                      <a:chExt cx="1270687" cy="653855"/>
                                    </a:xfrm>
                                  </wpg:grpSpPr>
                                  <wpg:grpSp>
                                    <wpg:cNvPr id="247088016" name="Gruppo 35"/>
                                    <wpg:cNvGrpSpPr/>
                                    <wpg:grpSpPr>
                                      <a:xfrm>
                                        <a:off x="-138855" y="-62611"/>
                                        <a:ext cx="1027376" cy="653855"/>
                                        <a:chOff x="-138855" y="-62611"/>
                                        <a:chExt cx="1027376" cy="653855"/>
                                      </a:xfrm>
                                    </wpg:grpSpPr>
                                    <wps:wsp>
                                      <wps:cNvPr id="889231189"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1262940275" name="CasellaDiTesto 5"/>
                                      <wps:cNvSpPr txBox="1"/>
                                      <wps:spPr>
                                        <a:xfrm>
                                          <a:off x="-138855" y="20940"/>
                                          <a:ext cx="1027376" cy="497313"/>
                                        </a:xfrm>
                                        <a:prstGeom prst="rect">
                                          <a:avLst/>
                                        </a:prstGeom>
                                        <a:noFill/>
                                      </wps:spPr>
                                      <wps:txbx>
                                        <w:txbxContent>
                                          <w:p w14:paraId="5A605538"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PUBBLICA AMMINISTRAZIONE</w:t>
                                            </w:r>
                                          </w:p>
                                          <w:p w14:paraId="3CB22C5F" w14:textId="77777777" w:rsidR="00600EE4" w:rsidRPr="00600EE4" w:rsidRDefault="00600EE4" w:rsidP="00600EE4">
                                            <w:pPr>
                                              <w:jc w:val="center"/>
                                              <w:rPr>
                                                <w:rFonts w:ascii="Arial" w:hAnsi="Arial" w:cs="Arial"/>
                                                <w:b/>
                                                <w:bCs/>
                                                <w:color w:val="FFFFFF"/>
                                                <w:kern w:val="24"/>
                                                <w:sz w:val="4"/>
                                                <w:szCs w:val="4"/>
                                              </w:rPr>
                                            </w:pPr>
                                          </w:p>
                                          <w:p w14:paraId="1A5D08FD"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(art.2, comma 1, lettera c))</w:t>
                                            </w:r>
                                          </w:p>
                                          <w:p w14:paraId="7E2E8888" w14:textId="77777777" w:rsidR="00600EE4" w:rsidRPr="00600EE4" w:rsidRDefault="00600EE4" w:rsidP="00600EE4">
                                            <w:pPr>
                                              <w:jc w:val="center"/>
                                              <w:rPr>
                                                <w:rFonts w:ascii="Arial" w:hAnsi="Arial" w:cs="Arial"/>
                                                <w:color w:val="FFFFFF"/>
                                                <w:kern w:val="24"/>
                                                <w:sz w:val="2"/>
                                                <w:szCs w:val="2"/>
                                              </w:rPr>
                                            </w:pPr>
                                          </w:p>
                                        </w:txbxContent>
                                      </wps:txbx>
                                      <wps:bodyPr wrap="square" rtlCol="0">
                                        <a:noAutofit/>
                                      </wps:bodyPr>
                                    </wps:wsp>
                                  </wpg:grpSp>
                                  <wps:wsp>
                                    <wps:cNvPr id="598748631"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1268217744" name="Gruppo 40"/>
                                  <wpg:cNvGrpSpPr/>
                                  <wpg:grpSpPr>
                                    <a:xfrm>
                                      <a:off x="2097566" y="256884"/>
                                      <a:ext cx="2493598" cy="259506"/>
                                      <a:chOff x="-176546" y="129663"/>
                                      <a:chExt cx="2494167" cy="259506"/>
                                    </a:xfrm>
                                  </wpg:grpSpPr>
                                  <wps:wsp>
                                    <wps:cNvPr id="1424114563" name="Connettore diritto 121"/>
                                    <wps:cNvCnPr>
                                      <a:cxnSpLocks/>
                                    </wps:cNvCnPr>
                                    <wps:spPr>
                                      <a:xfrm>
                                        <a:off x="-176546" y="262031"/>
                                        <a:ext cx="693944" cy="977"/>
                                      </a:xfrm>
                                      <a:prstGeom prst="line">
                                        <a:avLst/>
                                      </a:prstGeom>
                                      <a:noFill/>
                                      <a:ln w="19050" cap="flat" cmpd="sng" algn="ctr">
                                        <a:solidFill>
                                          <a:srgbClr val="78D9AB"/>
                                        </a:solidFill>
                                        <a:prstDash val="solid"/>
                                        <a:miter lim="800000"/>
                                      </a:ln>
                                      <a:effectLst/>
                                    </wps:spPr>
                                    <wps:bodyPr/>
                                  </wps:wsp>
                                  <wpg:grpSp>
                                    <wpg:cNvPr id="1300522827" name="Gruppo 28"/>
                                    <wpg:cNvGrpSpPr/>
                                    <wpg:grpSpPr>
                                      <a:xfrm>
                                        <a:off x="516915" y="129663"/>
                                        <a:ext cx="1800706" cy="259506"/>
                                        <a:chOff x="-238735" y="129663"/>
                                        <a:chExt cx="1800706" cy="259506"/>
                                      </a:xfrm>
                                    </wpg:grpSpPr>
                                    <wps:wsp>
                                      <wps:cNvPr id="992334813" name="Rettangolo con angoli arrotondati 20"/>
                                      <wps:cNvSpPr/>
                                      <wps:spPr>
                                        <a:xfrm>
                                          <a:off x="-238735" y="137367"/>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523921197" name="CasellaDiTesto 21"/>
                                      <wps:cNvSpPr txBox="1"/>
                                      <wps:spPr>
                                        <a:xfrm>
                                          <a:off x="-238252" y="129663"/>
                                          <a:ext cx="1800223" cy="259506"/>
                                        </a:xfrm>
                                        <a:prstGeom prst="rect">
                                          <a:avLst/>
                                        </a:prstGeom>
                                        <a:noFill/>
                                      </wps:spPr>
                                      <wps:txbx>
                                        <w:txbxContent>
                                          <w:p w14:paraId="5A38B334"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PUBBLICA AMMINISTRAZIONE</w:t>
                                            </w:r>
                                          </w:p>
                                          <w:p w14:paraId="4C3FBE03"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proprietaria dell’immobile</w:t>
                                            </w:r>
                                          </w:p>
                                        </w:txbxContent>
                                      </wps:txbx>
                                      <wps:bodyPr wrap="square" rtlCol="0">
                                        <a:spAutoFit/>
                                      </wps:bodyPr>
                                    </wps:wsp>
                                  </wpg:grpSp>
                                </wpg:grpSp>
                                <wpg:grpSp>
                                  <wpg:cNvPr id="1509395914" name="Gruppo 39"/>
                                  <wpg:cNvGrpSpPr/>
                                  <wpg:grpSpPr>
                                    <a:xfrm>
                                      <a:off x="1405489" y="252114"/>
                                      <a:ext cx="1201606" cy="1176394"/>
                                      <a:chOff x="-304041" y="120939"/>
                                      <a:chExt cx="1201606" cy="1176632"/>
                                    </a:xfrm>
                                  </wpg:grpSpPr>
                                  <wps:wsp>
                                    <wps:cNvPr id="1192709824" name="Connettore diritto 13"/>
                                    <wps:cNvCnPr>
                                      <a:cxnSpLocks/>
                                    </wps:cNvCnPr>
                                    <wps:spPr>
                                      <a:xfrm flipH="1">
                                        <a:off x="259401" y="408594"/>
                                        <a:ext cx="1536" cy="140014"/>
                                      </a:xfrm>
                                      <a:prstGeom prst="line">
                                        <a:avLst/>
                                      </a:prstGeom>
                                      <a:noFill/>
                                      <a:ln w="19050" cap="flat" cmpd="sng" algn="ctr">
                                        <a:solidFill>
                                          <a:srgbClr val="78D9AB"/>
                                        </a:solidFill>
                                        <a:prstDash val="solid"/>
                                        <a:miter lim="800000"/>
                                      </a:ln>
                                      <a:effectLst/>
                                    </wps:spPr>
                                    <wps:bodyPr/>
                                  </wps:wsp>
                                  <wpg:grpSp>
                                    <wpg:cNvPr id="1967382846" name="Gruppo 36"/>
                                    <wpg:cNvGrpSpPr/>
                                    <wpg:grpSpPr>
                                      <a:xfrm>
                                        <a:off x="-304041" y="543044"/>
                                        <a:ext cx="1201606" cy="332716"/>
                                        <a:chOff x="-304041" y="117568"/>
                                        <a:chExt cx="1201606" cy="332716"/>
                                      </a:xfrm>
                                    </wpg:grpSpPr>
                                    <wps:wsp>
                                      <wps:cNvPr id="1664333370"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129321785" name="CasellaDiTesto 11"/>
                                      <wps:cNvSpPr txBox="1"/>
                                      <wps:spPr>
                                        <a:xfrm>
                                          <a:off x="-304041" y="118401"/>
                                          <a:ext cx="1201606" cy="318037"/>
                                        </a:xfrm>
                                        <a:prstGeom prst="rect">
                                          <a:avLst/>
                                        </a:prstGeom>
                                        <a:noFill/>
                                      </wps:spPr>
                                      <wps:txbx>
                                        <w:txbxContent>
                                          <w:p w14:paraId="4469570D"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83D5F06"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274919269" name="Gruppo 37"/>
                                    <wpg:cNvGrpSpPr/>
                                    <wpg:grpSpPr>
                                      <a:xfrm>
                                        <a:off x="109269" y="120939"/>
                                        <a:ext cx="295496" cy="287655"/>
                                        <a:chOff x="-178114" y="120939"/>
                                        <a:chExt cx="295496" cy="287655"/>
                                      </a:xfrm>
                                    </wpg:grpSpPr>
                                    <wps:wsp>
                                      <wps:cNvPr id="829833124" name="Ovale 10"/>
                                      <wps:cNvSpPr/>
                                      <wps:spPr>
                                        <a:xfrm>
                                          <a:off x="-170273" y="120939"/>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548400072" name="CasellaDiTesto 104"/>
                                      <wps:cNvSpPr txBox="1"/>
                                      <wps:spPr>
                                        <a:xfrm>
                                          <a:off x="-178114" y="154070"/>
                                          <a:ext cx="294005" cy="210162"/>
                                        </a:xfrm>
                                        <a:prstGeom prst="rect">
                                          <a:avLst/>
                                        </a:prstGeom>
                                        <a:noFill/>
                                      </wps:spPr>
                                      <wps:txbx>
                                        <w:txbxContent>
                                          <w:p w14:paraId="05731FBB"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882307153" name="Gruppo 38"/>
                                    <wpg:cNvGrpSpPr/>
                                    <wpg:grpSpPr>
                                      <a:xfrm>
                                        <a:off x="74206" y="1009915"/>
                                        <a:ext cx="369478" cy="287656"/>
                                        <a:chOff x="-179587" y="-255316"/>
                                        <a:chExt cx="369478" cy="287656"/>
                                      </a:xfrm>
                                    </wpg:grpSpPr>
                                    <wps:wsp>
                                      <wps:cNvPr id="1015479615"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410299033" name="CasellaDiTesto 107"/>
                                      <wps:cNvSpPr txBox="1"/>
                                      <wps:spPr>
                                        <a:xfrm>
                                          <a:off x="-179587" y="-218934"/>
                                          <a:ext cx="369478" cy="206136"/>
                                        </a:xfrm>
                                        <a:prstGeom prst="rect">
                                          <a:avLst/>
                                        </a:prstGeom>
                                        <a:noFill/>
                                      </wps:spPr>
                                      <wps:txbx>
                                        <w:txbxContent>
                                          <w:p w14:paraId="2C950567"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356178855" name="Gruppo 51"/>
                                  <wpg:cNvGrpSpPr/>
                                  <wpg:grpSpPr>
                                    <a:xfrm>
                                      <a:off x="2112807" y="668146"/>
                                      <a:ext cx="2590259" cy="1215356"/>
                                      <a:chOff x="-181144" y="-226375"/>
                                      <a:chExt cx="2590259" cy="1215356"/>
                                    </a:xfrm>
                                  </wpg:grpSpPr>
                                  <wpg:grpSp>
                                    <wpg:cNvPr id="2141995300" name="Gruppo 43"/>
                                    <wpg:cNvGrpSpPr/>
                                    <wpg:grpSpPr>
                                      <a:xfrm>
                                        <a:off x="225780" y="-226375"/>
                                        <a:ext cx="2074435" cy="300579"/>
                                        <a:chOff x="-246747" y="-226939"/>
                                        <a:chExt cx="2075174" cy="301339"/>
                                      </a:xfrm>
                                    </wpg:grpSpPr>
                                    <wps:wsp>
                                      <wps:cNvPr id="1221789357" name="Connettore diritto 18"/>
                                      <wps:cNvCnPr>
                                        <a:cxnSpLocks/>
                                      </wps:cNvCnPr>
                                      <wps:spPr>
                                        <a:xfrm>
                                          <a:off x="-246747" y="-90140"/>
                                          <a:ext cx="338667" cy="0"/>
                                        </a:xfrm>
                                        <a:prstGeom prst="line">
                                          <a:avLst/>
                                        </a:prstGeom>
                                        <a:noFill/>
                                        <a:ln w="19050" cap="flat" cmpd="sng" algn="ctr">
                                          <a:solidFill>
                                            <a:srgbClr val="78D9AB"/>
                                          </a:solidFill>
                                          <a:prstDash val="solid"/>
                                          <a:miter lim="800000"/>
                                        </a:ln>
                                        <a:effectLst/>
                                      </wps:spPr>
                                      <wps:bodyPr/>
                                    </wps:wsp>
                                    <wpg:grpSp>
                                      <wpg:cNvPr id="1949879793" name="Gruppo 29"/>
                                      <wpg:cNvGrpSpPr/>
                                      <wpg:grpSpPr>
                                        <a:xfrm>
                                          <a:off x="27693" y="-226939"/>
                                          <a:ext cx="1800734" cy="301339"/>
                                          <a:chOff x="-230164" y="-226939"/>
                                          <a:chExt cx="1800734" cy="301339"/>
                                        </a:xfrm>
                                      </wpg:grpSpPr>
                                      <wps:wsp>
                                        <wps:cNvPr id="530451876" name="Rettangolo con angoli arrotondati 22"/>
                                        <wps:cNvSpPr/>
                                        <wps:spPr>
                                          <a:xfrm>
                                            <a:off x="-230164" y="-202269"/>
                                            <a:ext cx="1800734"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736875760" name="CasellaDiTesto 25"/>
                                        <wps:cNvSpPr txBox="1"/>
                                        <wps:spPr>
                                          <a:xfrm>
                                            <a:off x="-163132" y="-226939"/>
                                            <a:ext cx="1666870" cy="301339"/>
                                          </a:xfrm>
                                          <a:prstGeom prst="rect">
                                            <a:avLst/>
                                          </a:prstGeom>
                                          <a:noFill/>
                                        </wps:spPr>
                                        <wps:txbx>
                                          <w:txbxContent>
                                            <w:p w14:paraId="6BFD0A4B"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6580E331"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txbxContent>
                                        </wps:txbx>
                                        <wps:bodyPr wrap="square" rtlCol="0">
                                          <a:noAutofit/>
                                        </wps:bodyPr>
                                      </wps:wsp>
                                    </wpg:grpSp>
                                  </wpg:grpSp>
                                  <wpg:grpSp>
                                    <wpg:cNvPr id="1235053850" name="Gruppo 50"/>
                                    <wpg:cNvGrpSpPr/>
                                    <wpg:grpSpPr>
                                      <a:xfrm>
                                        <a:off x="-181144" y="-93846"/>
                                        <a:ext cx="419659" cy="918194"/>
                                        <a:chOff x="-181144" y="-205606"/>
                                        <a:chExt cx="419659" cy="918194"/>
                                      </a:xfrm>
                                    </wpg:grpSpPr>
                                    <wps:wsp>
                                      <wps:cNvPr id="1465838726"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740025748" name="Connettore diritto 108"/>
                                      <wps:cNvCnPr>
                                        <a:cxnSpLocks/>
                                      </wps:cNvCnPr>
                                      <wps:spPr>
                                        <a:xfrm flipH="1">
                                          <a:off x="235486" y="-205606"/>
                                          <a:ext cx="0" cy="918194"/>
                                        </a:xfrm>
                                        <a:prstGeom prst="line">
                                          <a:avLst/>
                                        </a:prstGeom>
                                        <a:noFill/>
                                        <a:ln w="19050" cap="flat" cmpd="sng" algn="ctr">
                                          <a:solidFill>
                                            <a:srgbClr val="78D9AB"/>
                                          </a:solidFill>
                                          <a:prstDash val="solid"/>
                                          <a:miter lim="800000"/>
                                        </a:ln>
                                        <a:effectLst/>
                                      </wps:spPr>
                                      <wps:bodyPr/>
                                    </wps:wsp>
                                  </wpg:grpSp>
                                  <wpg:grpSp>
                                    <wpg:cNvPr id="2120390699" name="Gruppo 42"/>
                                    <wpg:cNvGrpSpPr/>
                                    <wpg:grpSpPr>
                                      <a:xfrm>
                                        <a:off x="238515" y="78617"/>
                                        <a:ext cx="2061419" cy="296410"/>
                                        <a:chOff x="-244130" y="-221655"/>
                                        <a:chExt cx="2061823" cy="297161"/>
                                      </a:xfrm>
                                    </wpg:grpSpPr>
                                    <wps:wsp>
                                      <wps:cNvPr id="1293089194"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488477770" name="Gruppo 30"/>
                                      <wpg:cNvGrpSpPr/>
                                      <wpg:grpSpPr>
                                        <a:xfrm>
                                          <a:off x="17253" y="-221655"/>
                                          <a:ext cx="1800440" cy="297161"/>
                                          <a:chOff x="-232670" y="-222134"/>
                                          <a:chExt cx="1800440" cy="297798"/>
                                        </a:xfrm>
                                      </wpg:grpSpPr>
                                      <wps:wsp>
                                        <wps:cNvPr id="1607309559"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502084784" name="CasellaDiTesto 110"/>
                                        <wps:cNvSpPr txBox="1"/>
                                        <wps:spPr>
                                          <a:xfrm>
                                            <a:off x="-174321" y="-222134"/>
                                            <a:ext cx="1702259" cy="297798"/>
                                          </a:xfrm>
                                          <a:prstGeom prst="rect">
                                            <a:avLst/>
                                          </a:prstGeom>
                                          <a:noFill/>
                                        </wps:spPr>
                                        <wps:txbx>
                                          <w:txbxContent>
                                            <w:p w14:paraId="1C98CA0F"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ALTRO SOGGETTO PUBBLICO</w:t>
                                              </w:r>
                                            </w:p>
                                            <w:p w14:paraId="2C8C7392"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b)</w:t>
                                              </w:r>
                                            </w:p>
                                            <w:p w14:paraId="233A84E1"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1834540507" name="Gruppo 45"/>
                                    <wpg:cNvGrpSpPr/>
                                    <wpg:grpSpPr>
                                      <a:xfrm>
                                        <a:off x="228356" y="375031"/>
                                        <a:ext cx="2180759" cy="273588"/>
                                        <a:chOff x="-259147" y="-207074"/>
                                        <a:chExt cx="2181917" cy="274177"/>
                                      </a:xfrm>
                                    </wpg:grpSpPr>
                                    <wps:wsp>
                                      <wps:cNvPr id="647827507"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1763553212" name="Gruppo 31"/>
                                      <wpg:cNvGrpSpPr/>
                                      <wpg:grpSpPr>
                                        <a:xfrm>
                                          <a:off x="-103924" y="-207074"/>
                                          <a:ext cx="2026694" cy="274177"/>
                                          <a:chOff x="-328389" y="-223488"/>
                                          <a:chExt cx="2027471" cy="274766"/>
                                        </a:xfrm>
                                      </wpg:grpSpPr>
                                      <wps:wsp>
                                        <wps:cNvPr id="154882120"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978555438" name="CasellaDiTesto 111"/>
                                        <wps:cNvSpPr txBox="1"/>
                                        <wps:spPr>
                                          <a:xfrm>
                                            <a:off x="-328389" y="-223488"/>
                                            <a:ext cx="2027471" cy="274766"/>
                                          </a:xfrm>
                                          <a:prstGeom prst="rect">
                                            <a:avLst/>
                                          </a:prstGeom>
                                          <a:noFill/>
                                        </wps:spPr>
                                        <wps:txbx>
                                          <w:txbxContent>
                                            <w:p w14:paraId="1708613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Soggetto Privato nell’ambito di forme di PPP</w:t>
                                              </w:r>
                                            </w:p>
                                            <w:p w14:paraId="37872F29"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c)</w:t>
                                              </w:r>
                                            </w:p>
                                          </w:txbxContent>
                                        </wps:txbx>
                                        <wps:bodyPr wrap="square" rtlCol="0">
                                          <a:noAutofit/>
                                        </wps:bodyPr>
                                      </wps:wsp>
                                    </wpg:grpSp>
                                  </wpg:grpSp>
                                  <wpg:grpSp>
                                    <wpg:cNvPr id="1601917997" name="Gruppo 44"/>
                                    <wpg:cNvGrpSpPr/>
                                    <wpg:grpSpPr>
                                      <a:xfrm>
                                        <a:off x="228355" y="667172"/>
                                        <a:ext cx="2072591" cy="321809"/>
                                        <a:chOff x="-249643" y="-217811"/>
                                        <a:chExt cx="2073548" cy="322445"/>
                                      </a:xfrm>
                                    </wpg:grpSpPr>
                                    <wps:wsp>
                                      <wps:cNvPr id="1188439849" name="Connettore diritto 33"/>
                                      <wps:cNvCnPr>
                                        <a:cxnSpLocks/>
                                      </wps:cNvCnPr>
                                      <wps:spPr>
                                        <a:xfrm>
                                          <a:off x="-249643" y="-60866"/>
                                          <a:ext cx="691878" cy="4042"/>
                                        </a:xfrm>
                                        <a:prstGeom prst="line">
                                          <a:avLst/>
                                        </a:prstGeom>
                                        <a:noFill/>
                                        <a:ln w="19050" cap="flat" cmpd="sng" algn="ctr">
                                          <a:solidFill>
                                            <a:srgbClr val="78D9AB"/>
                                          </a:solidFill>
                                          <a:prstDash val="solid"/>
                                          <a:miter lim="800000"/>
                                        </a:ln>
                                        <a:effectLst/>
                                      </wps:spPr>
                                      <wps:bodyPr/>
                                    </wps:wsp>
                                    <wpg:grpSp>
                                      <wpg:cNvPr id="898674871" name="Gruppo 33"/>
                                      <wpg:cNvGrpSpPr/>
                                      <wpg:grpSpPr>
                                        <a:xfrm>
                                          <a:off x="22419" y="-217811"/>
                                          <a:ext cx="1801486" cy="322445"/>
                                          <a:chOff x="-231554" y="-217811"/>
                                          <a:chExt cx="1802092" cy="322445"/>
                                        </a:xfrm>
                                      </wpg:grpSpPr>
                                      <wps:wsp>
                                        <wps:cNvPr id="1317209458" name="Rettangolo con angoli arrotondati 34"/>
                                        <wps:cNvSpPr/>
                                        <wps:spPr>
                                          <a:xfrm>
                                            <a:off x="-231554" y="-193843"/>
                                            <a:ext cx="180152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895007540" name="CasellaDiTesto 112"/>
                                        <wps:cNvSpPr txBox="1"/>
                                        <wps:spPr>
                                          <a:xfrm>
                                            <a:off x="-230398" y="-217811"/>
                                            <a:ext cx="1800936" cy="322445"/>
                                          </a:xfrm>
                                          <a:prstGeom prst="rect">
                                            <a:avLst/>
                                          </a:prstGeom>
                                          <a:noFill/>
                                        </wps:spPr>
                                        <wps:txbx>
                                          <w:txbxContent>
                                            <w:p w14:paraId="5829151B"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3B1B8526"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txbxContent>
                                        </wps:txbx>
                                        <wps:bodyPr wrap="square" rtlCol="0">
                                          <a:noAutofit/>
                                        </wps:bodyPr>
                                      </wps:wsp>
                                    </wpg:grpSp>
                                  </wpg:grpSp>
                                </wpg:grpSp>
                                <wpg:grpSp>
                                  <wpg:cNvPr id="623645894" name="Gruppo 48"/>
                                  <wpg:cNvGrpSpPr/>
                                  <wpg:grpSpPr>
                                    <a:xfrm>
                                      <a:off x="7036" y="203710"/>
                                      <a:ext cx="311785" cy="1653777"/>
                                      <a:chOff x="7039" y="221549"/>
                                      <a:chExt cx="311848" cy="1798600"/>
                                    </a:xfrm>
                                  </wpg:grpSpPr>
                                  <wps:wsp>
                                    <wps:cNvPr id="1040359709" name="Rettangolo 3"/>
                                    <wps:cNvSpPr/>
                                    <wps:spPr>
                                      <a:xfrm>
                                        <a:off x="7039" y="253510"/>
                                        <a:ext cx="311848" cy="1766639"/>
                                      </a:xfrm>
                                      <a:prstGeom prst="rect">
                                        <a:avLst/>
                                      </a:prstGeom>
                                      <a:solidFill>
                                        <a:sysClr val="window" lastClr="FFFFFF">
                                          <a:lumMod val="95000"/>
                                        </a:sysClr>
                                      </a:solidFill>
                                      <a:ln w="19050" cap="flat" cmpd="sng" algn="ctr">
                                        <a:noFill/>
                                        <a:prstDash val="solid"/>
                                        <a:miter lim="800000"/>
                                      </a:ln>
                                      <a:effectLst/>
                                    </wps:spPr>
                                    <wps:bodyPr rtlCol="0" anchor="ctr"/>
                                  </wps:wsp>
                                  <wps:wsp>
                                    <wps:cNvPr id="1623501180" name="CasellaDiTesto 5"/>
                                    <wps:cNvSpPr txBox="1"/>
                                    <wps:spPr>
                                      <a:xfrm rot="16200000">
                                        <a:off x="-728046" y="1009540"/>
                                        <a:ext cx="1787287" cy="211306"/>
                                      </a:xfrm>
                                      <a:prstGeom prst="rect">
                                        <a:avLst/>
                                      </a:prstGeom>
                                      <a:noFill/>
                                    </wps:spPr>
                                    <wps:txbx>
                                      <w:txbxContent>
                                        <w:p w14:paraId="29CFE291"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PUBBLICA AMMINISTRAZIONE</w:t>
                                          </w:r>
                                        </w:p>
                                        <w:p w14:paraId="27338D66"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1016338740" name="Rettangolo 3"/>
                                  <wps:cNvSpPr/>
                                  <wps:spPr>
                                    <a:xfrm>
                                      <a:off x="4667460" y="235438"/>
                                      <a:ext cx="1319181" cy="1622049"/>
                                    </a:xfrm>
                                    <a:prstGeom prst="rect">
                                      <a:avLst/>
                                    </a:prstGeom>
                                    <a:solidFill>
                                      <a:srgbClr val="D0EDE8">
                                        <a:lumMod val="50000"/>
                                      </a:srgbClr>
                                    </a:solidFill>
                                    <a:ln w="19050" cap="flat" cmpd="sng" algn="ctr">
                                      <a:noFill/>
                                      <a:prstDash val="solid"/>
                                      <a:miter lim="800000"/>
                                    </a:ln>
                                    <a:effectLst/>
                                  </wps:spPr>
                                  <wps:bodyPr rtlCol="0" anchor="ctr"/>
                                </wps:wsp>
                              </wpg:grpSp>
                              <wps:wsp>
                                <wps:cNvPr id="609187503" name="CasellaDiTesto 21"/>
                                <wps:cNvSpPr txBox="1"/>
                                <wps:spPr>
                                  <a:xfrm>
                                    <a:off x="4792805" y="939717"/>
                                    <a:ext cx="1032068" cy="193675"/>
                                  </a:xfrm>
                                  <a:prstGeom prst="rect">
                                    <a:avLst/>
                                  </a:prstGeom>
                                  <a:noFill/>
                                </wps:spPr>
                                <wps:txbx>
                                  <w:txbxContent>
                                    <w:p w14:paraId="7FC448C9"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TITOLO</w:t>
                                      </w:r>
                                      <w:r w:rsidRPr="00600EE4">
                                        <w:rPr>
                                          <w:rFonts w:ascii="Arial" w:hAnsi="Arial" w:cs="Arial"/>
                                          <w:b/>
                                          <w:bCs/>
                                          <w:color w:val="FFFFFF"/>
                                          <w:kern w:val="24"/>
                                          <w:sz w:val="14"/>
                                          <w:szCs w:val="14"/>
                                        </w:rPr>
                                        <w:t xml:space="preserve"> II e III</w:t>
                                      </w:r>
                                    </w:p>
                                  </w:txbxContent>
                                </wps:txbx>
                                <wps:bodyPr wrap="square" rtlCol="0">
                                  <a:spAutoFit/>
                                </wps:bodyPr>
                              </wps:wsp>
                            </wpg:grpSp>
                            <wps:wsp>
                              <wps:cNvPr id="884651793" name="CasellaDiTesto 5"/>
                              <wps:cNvSpPr txBox="1"/>
                              <wps:spPr>
                                <a:xfrm>
                                  <a:off x="333173" y="1198148"/>
                                  <a:ext cx="1190153" cy="205270"/>
                                </a:xfrm>
                                <a:prstGeom prst="rect">
                                  <a:avLst/>
                                </a:prstGeom>
                                <a:noFill/>
                              </wps:spPr>
                              <wps:txbx>
                                <w:txbxContent>
                                  <w:p w14:paraId="282932D8"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w:t>
                                    </w:r>
                                    <w:r>
                                      <w:rPr>
                                        <w:rFonts w:ascii="Arial" w:hAnsi="Arial" w:cs="Arial"/>
                                        <w:b/>
                                        <w:bCs/>
                                        <w:i/>
                                        <w:iCs/>
                                        <w:kern w:val="24"/>
                                        <w:sz w:val="10"/>
                                        <w:szCs w:val="10"/>
                                      </w:rPr>
                                      <w:t>A</w:t>
                                    </w:r>
                                    <w:r w:rsidRPr="00384511">
                                      <w:rPr>
                                        <w:rFonts w:ascii="Arial" w:hAnsi="Arial" w:cs="Arial"/>
                                        <w:b/>
                                        <w:bCs/>
                                        <w:i/>
                                        <w:iCs/>
                                        <w:kern w:val="24"/>
                                        <w:sz w:val="10"/>
                                        <w:szCs w:val="10"/>
                                      </w:rPr>
                                      <w:t xml:space="preserve"> DELL’IMMOBILE</w:t>
                                    </w:r>
                                  </w:p>
                                  <w:p w14:paraId="4F904AA1"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640896178" name="Rettangolo 427"/>
                          <wps:cNvSpPr/>
                          <wps:spPr>
                            <a:xfrm>
                              <a:off x="0" y="29339"/>
                              <a:ext cx="5990394" cy="1620000"/>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E3D5B" id="Gruppo 430" o:spid="_x0000_s1263" style="position:absolute;left:0;text-align:left;margin-left:5pt;margin-top:11.65pt;width:471.65pt;height:132.05pt;z-index:251658250" coordsize="59903,1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">
                  <v:group id="_x0000_s1264" style="position:absolute;left:97;width:59793;height:16770" coordorigin="70,512" coordsize="59793,16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">
                    <v:line id="Connettore diritto 13" o:spid="_x0000_s1265"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" strokecolor="#78d9ab" strokeweight="1.5pt">
                      <v:stroke joinstyle="miter"/>
                      <o:lock v:ext="edit" shapetype="f"/>
                    </v:line>
                    <v:group id="_x0000_s1266" style="position:absolute;left:70;top:512;width:59793;height:16789" coordorigin="70,2036" coordsize="59793,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">
                      <v:group id="Gruppo 138" o:spid="_x0000_s1267" style="position:absolute;left:70;top:2036;width:59793;height:16795" coordorigin="70,2036" coordsize="59793,1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">
                        <v:group id="Gruppo 52" o:spid="_x0000_s1268" style="position:absolute;left:70;top:2036;width:59793;height:16795" coordorigin="70,2037" coordsize="59796,1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">
                          <v:group id="Gruppo 47" o:spid="_x0000_s1269" style="position:absolute;left:3740;top:5138;width:12701;height:6539" coordorigin="-1388,-626" coordsize="12706,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">
                            <v:group id="Gruppo 35" o:spid="_x0000_s1270" style="position:absolute;left:-1388;top:-626;width:10273;height:6538" coordorigin="-1388,-626" coordsize="1027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">
                              <v:rect id="Rettangolo 4" o:spid="_x0000_s1271"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" fillcolor="#0d8475" stroked="f" strokeweight="1.5pt"/>
                              <v:shape id="CasellaDiTesto 5" o:spid="_x0000_s1272" type="#_x0000_t202" style="position:absolute;left:-1388;top:209;width:10273;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" filled="f" stroked="f">
                                <v:textbox>
                                  <w:txbxContent>
                                    <w:p w14:paraId="5A605538"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PUBBLICA AMMINISTRAZIONE</w:t>
                                      </w:r>
                                    </w:p>
                                    <w:p w14:paraId="3CB22C5F" w14:textId="77777777" w:rsidR="00600EE4" w:rsidRPr="00600EE4" w:rsidRDefault="00600EE4" w:rsidP="00600EE4">
                                      <w:pPr>
                                        <w:jc w:val="center"/>
                                        <w:rPr>
                                          <w:rFonts w:ascii="Arial" w:hAnsi="Arial" w:cs="Arial"/>
                                          <w:b/>
                                          <w:bCs/>
                                          <w:color w:val="FFFFFF"/>
                                          <w:kern w:val="24"/>
                                          <w:sz w:val="4"/>
                                          <w:szCs w:val="4"/>
                                        </w:rPr>
                                      </w:pPr>
                                    </w:p>
                                    <w:p w14:paraId="1A5D08FD"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(art.2, comma 1, lettera c))</w:t>
                                      </w:r>
                                    </w:p>
                                    <w:p w14:paraId="7E2E8888" w14:textId="77777777" w:rsidR="00600EE4" w:rsidRPr="00600EE4" w:rsidRDefault="00600EE4" w:rsidP="00600EE4">
                                      <w:pPr>
                                        <w:jc w:val="center"/>
                                        <w:rPr>
                                          <w:rFonts w:ascii="Arial" w:hAnsi="Arial" w:cs="Arial"/>
                                          <w:color w:val="FFFFFF"/>
                                          <w:kern w:val="24"/>
                                          <w:sz w:val="2"/>
                                          <w:szCs w:val="2"/>
                                        </w:rPr>
                                      </w:pPr>
                                    </w:p>
                                  </w:txbxContent>
                                </v:textbox>
                              </v:shape>
                            </v:group>
                            <v:line id="Connettore diritto 7" o:spid="_x0000_s1273"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" strokecolor="#78d9ab" strokeweight="1.5pt">
                              <v:stroke joinstyle="miter"/>
                              <o:lock v:ext="edit" shapetype="f"/>
                            </v:line>
                          </v:group>
                          <v:group id="Gruppo 40" o:spid="_x0000_s1274" style="position:absolute;left:20975;top:2568;width:24936;height:2595" coordorigin="-1765,1296" coordsize="24941,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">
                            <v:line id="Connettore diritto 121" o:spid="_x0000_s1275" style="position:absolute;visibility:visible;mso-wrap-style:square" from="-1765,2620" to="5173,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" strokecolor="#78d9ab" strokeweight="1.5pt">
                              <v:stroke joinstyle="miter"/>
                              <o:lock v:ext="edit" shapetype="f"/>
                            </v:line>
                            <v:group id="Gruppo 28" o:spid="_x0000_s1276" style="position:absolute;left:5169;top:1296;width:18007;height:2595" coordorigin="-2387,1296" coordsize="18007,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">
                              <v:roundrect id="Rettangolo con angoli arrotondati 20" o:spid="_x0000_s1277" style="position:absolute;left:-2387;top:1373;width:18004;height:251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" fillcolor="window" strokecolor="#2f5b46" strokeweight="1.5pt">
                                <v:stroke joinstyle="miter"/>
                              </v:roundrect>
                              <v:shape id="CasellaDiTesto 21" o:spid="_x0000_s1278" type="#_x0000_t202" style="position:absolute;left:-2382;top:1296;width:18001;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" filled="f" stroked="f">
                                <v:textbox style="mso-fit-shape-to-text:t">
                                  <w:txbxContent>
                                    <w:p w14:paraId="5A38B334"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PUBBLICA AMMINISTRAZIONE</w:t>
                                      </w:r>
                                    </w:p>
                                    <w:p w14:paraId="4C3FBE03"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proprietaria dell’immobile</w:t>
                                      </w:r>
                                    </w:p>
                                  </w:txbxContent>
                                </v:textbox>
                              </v:shape>
                            </v:group>
                          </v:group>
                          <v:group id="Gruppo 39" o:spid="_x0000_s1279" style="position:absolute;left:14054;top:2521;width:12016;height:11764" coordorigin="-3040,1209" coordsize="12016,1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">
                            <v:line id="Connettore diritto 13" o:spid="_x0000_s1280" style="position:absolute;flip:x;visibility:visible;mso-wrap-style:square" from="2594,4085" to="260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" strokecolor="#78d9ab" strokeweight="1.5pt">
                              <v:stroke joinstyle="miter"/>
                              <o:lock v:ext="edit" shapetype="f"/>
                            </v:line>
                            <v:group id="Gruppo 36" o:spid="_x0000_s1281"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">
                              <v:roundrect id="Ovale 10" o:spid="_x0000_s1282"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" fillcolor="#d9d9d9" stroked="f" strokeweight="1.5pt">
                                <v:stroke joinstyle="miter"/>
                              </v:roundrect>
                              <v:shape id="CasellaDiTesto 11" o:spid="_x0000_s1283"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" filled="f" stroked="f">
                                <v:textbox>
                                  <w:txbxContent>
                                    <w:p w14:paraId="4469570D"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83D5F06"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284" style="position:absolute;left:1092;top:1209;width:2955;height:2876" coordorigin="-178114,120939"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">
                              <v:oval id="Ovale 10" o:spid="_x0000_s1285" style="position:absolute;left:-170273;top:120939;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" fillcolor="#3ea190" stroked="f" strokeweight="1.5pt">
                                <v:stroke joinstyle="miter"/>
                              </v:oval>
                              <v:shape id="CasellaDiTesto 104" o:spid="_x0000_s1286" type="#_x0000_t202" style="position:absolute;left:-178114;top:154070;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" filled="f" stroked="f">
                                <v:textbox>
                                  <w:txbxContent>
                                    <w:p w14:paraId="05731FBB"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287"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">
                              <v:oval id="Ovale 10" o:spid="_x0000_s1288"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" fillcolor="#3ea190" stroked="f" strokeweight="1.5pt">
                                <v:stroke joinstyle="miter"/>
                              </v:oval>
                              <v:shape id="CasellaDiTesto 107" o:spid="_x0000_s1289"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" filled="f" stroked="f">
                                <v:textbox>
                                  <w:txbxContent>
                                    <w:p w14:paraId="2C950567"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290" style="position:absolute;left:21128;top:6681;width:25902;height:12154" coordorigin="-1811,-2263" coordsize="25902,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">
                            <v:group id="Gruppo 43" o:spid="_x0000_s1291" style="position:absolute;left:2257;top:-2263;width:20745;height:3005" coordorigin="-2467,-2269" coordsize="20751,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">
                              <v:line id="Connettore diritto 18" o:spid="_x0000_s1292" style="position:absolute;visibility:visible;mso-wrap-style:square" from="-2467,-901" to="91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" strokecolor="#78d9ab" strokeweight="1.5pt">
                                <v:stroke joinstyle="miter"/>
                                <o:lock v:ext="edit" shapetype="f"/>
                              </v:line>
                              <v:group id="Gruppo 29" o:spid="_x0000_s1293" style="position:absolute;left:276;top:-2269;width:18008;height:3013" coordorigin="-2301,-2269" coordsize="18007,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">
                                <v:roundrect id="Rettangolo con angoli arrotondati 22" o:spid="_x0000_s1294" style="position:absolute;left:-2301;top:-2022;width:18006;height:25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" fillcolor="window" strokecolor="#2f5b46" strokeweight="1.5pt">
                                  <v:stroke joinstyle="miter"/>
                                </v:roundrect>
                                <v:shape id="CasellaDiTesto 25" o:spid="_x0000_s1295" type="#_x0000_t202" style="position:absolute;left:-1631;top:-2269;width:16668;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" filled="f" stroked="f">
                                  <v:textbox>
                                    <w:txbxContent>
                                      <w:p w14:paraId="6BFD0A4B"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6580E331"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txbxContent>
                                  </v:textbox>
                                </v:shape>
                              </v:group>
                            </v:group>
                            <v:group id="Gruppo 50" o:spid="_x0000_s1296" style="position:absolute;left:-1811;top:-938;width:4196;height:9181" coordorigin="-1811,-2056" coordsize="4196,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">
                              <v:line id="Connettore diritto 8" o:spid="_x0000_s1297" style="position:absolute;flip:x;visibility:visible;mso-wrap-style:square" from="-1811,2656" to="238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" strokecolor="#78d9ab" strokeweight="1.5pt">
                                <v:stroke joinstyle="miter"/>
                                <o:lock v:ext="edit" shapetype="f"/>
                              </v:line>
                              <v:line id="Connettore diritto 108" o:spid="_x0000_s1298" style="position:absolute;flip:x;visibility:visible;mso-wrap-style:square" from="2354,-2056" to="2354,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" strokecolor="#78d9ab" strokeweight="1.5pt">
                                <v:stroke joinstyle="miter"/>
                                <o:lock v:ext="edit" shapetype="f"/>
                              </v:line>
                            </v:group>
                            <v:group id="Gruppo 42" o:spid="_x0000_s1299" style="position:absolute;left:2385;top:786;width:20614;height:2964" coordorigin="-2441,-2216"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">
                              <v:line id="Connettore diritto 27" o:spid="_x0000_s1300"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" strokecolor="#78d9ab" strokeweight="1.5pt">
                                <v:stroke joinstyle="miter"/>
                                <o:lock v:ext="edit" shapetype="f"/>
                              </v:line>
                              <v:group id="Gruppo 30" o:spid="_x0000_s1301" style="position:absolute;left:172;top:-2216;width:18004;height:2971" coordorigin="-2326,-2221"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">
                                <v:roundrect id="Rettangolo con angoli arrotondati 28" o:spid="_x0000_s1302"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" fillcolor="window" strokecolor="#2f5b46" strokeweight="1.5pt">
                                  <v:stroke joinstyle="miter"/>
                                </v:roundrect>
                                <v:shape id="CasellaDiTesto 110" o:spid="_x0000_s1303" type="#_x0000_t202" style="position:absolute;left:-1743;top:-2221;width:17022;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" filled="f" stroked="f">
                                  <v:textbox>
                                    <w:txbxContent>
                                      <w:p w14:paraId="1C98CA0F"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ALTRO SOGGETTO PUBBLICO</w:t>
                                        </w:r>
                                      </w:p>
                                      <w:p w14:paraId="2C8C7392"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b)</w:t>
                                        </w:r>
                                      </w:p>
                                      <w:p w14:paraId="233A84E1"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304" style="position:absolute;left:2283;top:3750;width:21808;height:2736" coordorigin="-2591,-2070" coordsize="21819,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">
                              <v:line id="Connettore diritto 30" o:spid="_x0000_s1305"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" strokecolor="#78d9ab" strokeweight="1.5pt">
                                <v:stroke joinstyle="miter"/>
                                <o:lock v:ext="edit" shapetype="f"/>
                              </v:line>
                              <v:group id="Gruppo 31" o:spid="_x0000_s1306" style="position:absolute;left:-1039;top:-2070;width:20266;height:2741" coordorigin="-3283,-2234" coordsize="20274,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">
                                <v:roundrect id="Rettangolo con angoli arrotondati 31" o:spid="_x0000_s1307"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" fillcolor="window" strokecolor="#2f5b46" strokeweight="1.5pt">
                                  <v:stroke joinstyle="miter"/>
                                </v:roundrect>
                                <v:shape id="CasellaDiTesto 111" o:spid="_x0000_s1308" type="#_x0000_t202" style="position:absolute;left:-3283;top:-2234;width:2027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" filled="f" stroked="f">
                                  <v:textbox>
                                    <w:txbxContent>
                                      <w:p w14:paraId="1708613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Soggetto Privato nell’ambito di forme di PPP</w:t>
                                        </w:r>
                                      </w:p>
                                      <w:p w14:paraId="37872F29"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c)</w:t>
                                        </w:r>
                                      </w:p>
                                    </w:txbxContent>
                                  </v:textbox>
                                </v:shape>
                              </v:group>
                            </v:group>
                            <v:group id="Gruppo 44" o:spid="_x0000_s1309" style="position:absolute;left:2283;top:6671;width:20726;height:3218" coordorigin="-2496,-2178" coordsize="2073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">
                              <v:line id="Connettore diritto 33" o:spid="_x0000_s1310" style="position:absolute;visibility:visible;mso-wrap-style:square" from="-2496,-608" to="442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" strokecolor="#78d9ab" strokeweight="1.5pt">
                                <v:stroke joinstyle="miter"/>
                                <o:lock v:ext="edit" shapetype="f"/>
                              </v:line>
                              <v:group id="Gruppo 33" o:spid="_x0000_s1311" style="position:absolute;left:224;top:-2178;width:18015;height:3224" coordorigin="-2315,-2178" coordsize="1802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">
                                <v:roundrect id="Rettangolo con angoli arrotondati 34" o:spid="_x0000_s1312" style="position:absolute;left:-2315;top:-1938;width:18014;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" fillcolor="window" strokecolor="#2f5b46" strokeweight="1.5pt">
                                  <v:stroke joinstyle="miter"/>
                                </v:roundrect>
                                <v:shape id="CasellaDiTesto 112" o:spid="_x0000_s1313" type="#_x0000_t202" style="position:absolute;left:-2303;top:-2178;width:18008;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" filled="f" stroked="f">
                                  <v:textbox>
                                    <w:txbxContent>
                                      <w:p w14:paraId="5829151B"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3B1B8526"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txbxContent>
                                  </v:textbox>
                                </v:shape>
                              </v:group>
                            </v:group>
                          </v:group>
                          <v:group id="Gruppo 48" o:spid="_x0000_s1314" style="position:absolute;left:70;top:2037;width:3118;height:16537" coordorigin="70,2215" coordsize="3118,1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">
                            <v:rect id="Rettangolo 3" o:spid="_x0000_s1315" style="position:absolute;left:70;top:2535;width:3118;height:17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" fillcolor="#f2f2f2" stroked="f" strokeweight="1.5pt"/>
                            <v:shape id="CasellaDiTesto 5" o:spid="_x0000_s1316" type="#_x0000_t202" style="position:absolute;left:-7281;top:10095;width:17873;height:2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" filled="f" stroked="f">
                              <v:textbox>
                                <w:txbxContent>
                                  <w:p w14:paraId="29CFE291"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PUBBLICA AMMINISTRAZIONE</w:t>
                                    </w:r>
                                  </w:p>
                                  <w:p w14:paraId="27338D66" w14:textId="77777777" w:rsidR="00600EE4" w:rsidRPr="00600EE4" w:rsidRDefault="00600EE4" w:rsidP="00600EE4">
                                    <w:pPr>
                                      <w:jc w:val="center"/>
                                      <w:rPr>
                                        <w:rFonts w:ascii="Montserrat" w:hAnsi="Montserrat"/>
                                        <w:b/>
                                        <w:bCs/>
                                        <w:color w:val="0C201D"/>
                                        <w:kern w:val="24"/>
                                      </w:rPr>
                                    </w:pPr>
                                  </w:p>
                                </w:txbxContent>
                              </v:textbox>
                            </v:shape>
                          </v:group>
                          <v:rect id="Rettangolo 3" o:spid="_x0000_s1317" style="position:absolute;left:46674;top:2354;width:13192;height:16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" fillcolor="#3ea190" stroked="f" strokeweight="1.5pt"/>
                        </v:group>
                        <v:shape id="CasellaDiTesto 21" o:spid="_x0000_s1318" type="#_x0000_t202" style="position:absolute;left:47928;top:9397;width:1032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" filled="f" stroked="f">
                          <v:textbox style="mso-fit-shape-to-text:t">
                            <w:txbxContent>
                              <w:p w14:paraId="7FC448C9"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TITOLO</w:t>
                                </w:r>
                                <w:r w:rsidRPr="00600EE4">
                                  <w:rPr>
                                    <w:rFonts w:ascii="Arial" w:hAnsi="Arial" w:cs="Arial"/>
                                    <w:b/>
                                    <w:bCs/>
                                    <w:color w:val="FFFFFF"/>
                                    <w:kern w:val="24"/>
                                    <w:sz w:val="14"/>
                                    <w:szCs w:val="14"/>
                                  </w:rPr>
                                  <w:t xml:space="preserve"> II e III</w:t>
                                </w:r>
                              </w:p>
                            </w:txbxContent>
                          </v:textbox>
                        </v:shape>
                      </v:group>
                      <v:shape id="CasellaDiTesto 5" o:spid="_x0000_s1319" type="#_x0000_t202" style="position:absolute;left:3331;top:11981;width:11902;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" filled="f" stroked="f">
                        <v:textbox>
                          <w:txbxContent>
                            <w:p w14:paraId="282932D8"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w:t>
                              </w:r>
                              <w:r>
                                <w:rPr>
                                  <w:rFonts w:ascii="Arial" w:hAnsi="Arial" w:cs="Arial"/>
                                  <w:b/>
                                  <w:bCs/>
                                  <w:i/>
                                  <w:iCs/>
                                  <w:kern w:val="24"/>
                                  <w:sz w:val="10"/>
                                  <w:szCs w:val="10"/>
                                </w:rPr>
                                <w:t>A</w:t>
                              </w:r>
                              <w:r w:rsidRPr="00384511">
                                <w:rPr>
                                  <w:rFonts w:ascii="Arial" w:hAnsi="Arial" w:cs="Arial"/>
                                  <w:b/>
                                  <w:bCs/>
                                  <w:i/>
                                  <w:iCs/>
                                  <w:kern w:val="24"/>
                                  <w:sz w:val="10"/>
                                  <w:szCs w:val="10"/>
                                </w:rPr>
                                <w:t xml:space="preserve"> DELL’IMMOBILE</w:t>
                              </w:r>
                            </w:p>
                            <w:p w14:paraId="4F904AA1"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320" style="position:absolute;top:293;width:59903;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" filled="f" strokecolor="#3ea190" strokeweight="1pt"/>
                </v:group>
              </w:pict>
            </mc:Fallback>
          </mc:AlternateContent>
        </w:r>
      </w:ins>
    </w:p>
    <w:p w14:paraId="0199A85E" w14:textId="3ED1BFBB" w:rsidR="00600EE4" w:rsidRDefault="00600EE4">
      <w:pPr>
        <w:jc w:val="center"/>
        <w:rPr>
          <w:ins w:id="8552" w:author="Oliosi Francesco (GSE)" w:date="2025-10-28T15:05:00Z" w16du:dateUtc="2025-10-28T14:05:00Z"/>
          <w:highlight w:val="yellow"/>
        </w:rPr>
      </w:pPr>
    </w:p>
    <w:p w14:paraId="75353D65" w14:textId="77777777" w:rsidR="00600EE4" w:rsidRDefault="00600EE4">
      <w:pPr>
        <w:jc w:val="center"/>
        <w:rPr>
          <w:ins w:id="8553" w:author="Visone Rossana (GSE)" w:date="2025-10-02T09:34:00Z" w16du:dateUtc="2025-10-02T07:34:00Z"/>
          <w:highlight w:val="yellow"/>
        </w:rPr>
        <w:pPrChange w:id="8554" w:author="Visone Rossana (GSE)" w:date="2025-10-23T16:15:00Z" w16du:dateUtc="2025-10-23T14:15:00Z">
          <w:pPr/>
        </w:pPrChange>
      </w:pPr>
    </w:p>
    <w:p w14:paraId="784BE7ED" w14:textId="342EFEAF" w:rsidR="00D40CAB" w:rsidRPr="00A80ACC" w:rsidDel="00D46497" w:rsidRDefault="001E6A7C">
      <w:pPr>
        <w:jc w:val="center"/>
        <w:rPr>
          <w:ins w:id="8555" w:author="Visone Rossana (GSE)" w:date="2025-10-02T09:34:00Z" w16du:dateUtc="2025-10-02T07:34:00Z"/>
          <w:del w:id="8556" w:author="Oliosi Francesco (GSE)" w:date="2025-10-20T10:50:00Z" w16du:dateUtc="2025-10-20T08:50:00Z"/>
          <w:bCs/>
          <w:sz w:val="20"/>
          <w:szCs w:val="20"/>
          <w:rPrChange w:id="8557" w:author="Visone Rossana (GSE)" w:date="2025-10-20T11:01:00Z" w16du:dateUtc="2025-10-20T09:01:00Z">
            <w:rPr>
              <w:ins w:id="8558" w:author="Visone Rossana (GSE)" w:date="2025-10-02T09:34:00Z" w16du:dateUtc="2025-10-02T07:34:00Z"/>
              <w:del w:id="8559" w:author="Oliosi Francesco (GSE)" w:date="2025-10-20T10:50:00Z" w16du:dateUtc="2025-10-20T08:50:00Z"/>
              <w:highlight w:val="yellow"/>
            </w:rPr>
          </w:rPrChange>
        </w:rPr>
        <w:pPrChange w:id="8560" w:author="Visone Rossana (GSE)" w:date="2025-10-02T09:34:00Z" w16du:dateUtc="2025-10-02T07:34:00Z">
          <w:pPr/>
        </w:pPrChange>
      </w:pPr>
      <w:ins w:id="8561" w:author="Visone Rossana (GSE)" w:date="2025-10-20T11:04:00Z" w16du:dateUtc="2025-10-20T09:04:00Z">
        <w:del w:id="8562" w:author="Oliosi Francesco (GSE)" w:date="2025-10-28T15:09:00Z" w16du:dateUtc="2025-10-28T14:09:00Z">
          <w:r w:rsidDel="00600EE4">
            <w:rPr>
              <w:bCs/>
              <w:sz w:val="20"/>
              <w:szCs w:val="20"/>
            </w:rPr>
            <w:delText xml:space="preserve">Schema delle combinazioni Soggetto Ammesso/Soggetto Responsabile per edifici di </w:delText>
          </w:r>
          <w:r w:rsidRPr="006926E9" w:rsidDel="00600EE4">
            <w:rPr>
              <w:bCs/>
              <w:sz w:val="20"/>
              <w:szCs w:val="20"/>
            </w:rPr>
            <w:delText xml:space="preserve">proprietà </w:delText>
          </w:r>
          <w:r w:rsidDel="00600EE4">
            <w:rPr>
              <w:bCs/>
              <w:sz w:val="20"/>
              <w:szCs w:val="20"/>
            </w:rPr>
            <w:delText>privata</w:delText>
          </w:r>
        </w:del>
      </w:ins>
      <w:ins w:id="8563" w:author="Visone Rossana (GSE)" w:date="2025-10-02T09:34:00Z" w16du:dateUtc="2025-10-02T07:34:00Z">
        <w:del w:id="8564" w:author="Visone Rossana (GSE)" w:date="2025-10-20T11:01:00Z" w16du:dateUtc="2025-10-20T09:01:00Z">
          <w:r w:rsidR="00D40CAB" w:rsidRPr="00A80ACC" w:rsidDel="00A80ACC">
            <w:rPr>
              <w:bCs/>
              <w:sz w:val="20"/>
              <w:szCs w:val="20"/>
              <w:rPrChange w:id="8565" w:author="Visone Rossana (GSE)" w:date="2025-10-20T11:01:00Z" w16du:dateUtc="2025-10-20T09:01:00Z">
                <w:rPr>
                  <w:highlight w:val="yellow"/>
                </w:rPr>
              </w:rPrChange>
            </w:rPr>
            <w:delText>E</w:delText>
          </w:r>
        </w:del>
        <w:del w:id="8566" w:author="Visone Rossana (GSE)" w:date="2025-10-20T11:04:00Z" w16du:dateUtc="2025-10-20T09:04:00Z">
          <w:r w:rsidR="00D40CAB" w:rsidRPr="00A80ACC" w:rsidDel="001E6A7C">
            <w:rPr>
              <w:bCs/>
              <w:sz w:val="20"/>
              <w:szCs w:val="20"/>
              <w:rPrChange w:id="8567" w:author="Visone Rossana (GSE)" w:date="2025-10-20T11:01:00Z" w16du:dateUtc="2025-10-20T09:01:00Z">
                <w:rPr>
                  <w:highlight w:val="yellow"/>
                </w:rPr>
              </w:rPrChange>
            </w:rPr>
            <w:delText xml:space="preserve">dificio </w:delText>
          </w:r>
        </w:del>
        <w:del w:id="8568" w:author="Visone Rossana (GSE)" w:date="2025-10-20T11:01:00Z" w16du:dateUtc="2025-10-20T09:01:00Z">
          <w:r w:rsidR="00D40CAB" w:rsidRPr="00A80ACC" w:rsidDel="00A80ACC">
            <w:rPr>
              <w:bCs/>
              <w:sz w:val="20"/>
              <w:szCs w:val="20"/>
              <w:rPrChange w:id="8569" w:author="Visone Rossana (GSE)" w:date="2025-10-20T11:01:00Z" w16du:dateUtc="2025-10-20T09:01:00Z">
                <w:rPr>
                  <w:highlight w:val="yellow"/>
                </w:rPr>
              </w:rPrChange>
            </w:rPr>
            <w:delText>P</w:delText>
          </w:r>
        </w:del>
        <w:del w:id="8570" w:author="Visone Rossana (GSE)" w:date="2025-10-20T11:04:00Z" w16du:dateUtc="2025-10-20T09:04:00Z">
          <w:r w:rsidR="00D40CAB" w:rsidRPr="00A80ACC" w:rsidDel="001E6A7C">
            <w:rPr>
              <w:bCs/>
              <w:sz w:val="20"/>
              <w:szCs w:val="20"/>
              <w:rPrChange w:id="8571" w:author="Visone Rossana (GSE)" w:date="2025-10-20T11:01:00Z" w16du:dateUtc="2025-10-20T09:01:00Z">
                <w:rPr>
                  <w:highlight w:val="yellow"/>
                </w:rPr>
              </w:rPrChange>
            </w:rPr>
            <w:delText xml:space="preserve">roprietà </w:delText>
          </w:r>
        </w:del>
        <w:del w:id="8572" w:author="Oliosi Francesco (GSE)" w:date="2025-10-20T10:49:00Z" w16du:dateUtc="2025-10-20T08:49:00Z">
          <w:r w:rsidR="00D40CAB" w:rsidRPr="00A80ACC" w:rsidDel="001D37E6">
            <w:rPr>
              <w:bCs/>
              <w:sz w:val="20"/>
              <w:szCs w:val="20"/>
              <w:rPrChange w:id="8573" w:author="Visone Rossana (GSE)" w:date="2025-10-20T11:01:00Z" w16du:dateUtc="2025-10-20T09:01:00Z">
                <w:rPr>
                  <w:highlight w:val="yellow"/>
                </w:rPr>
              </w:rPrChange>
            </w:rPr>
            <w:delText>s</w:delText>
          </w:r>
        </w:del>
      </w:ins>
      <w:ins w:id="8574" w:author="Oliosi Francesco (GSE)" w:date="2025-10-20T10:49:00Z" w16du:dateUtc="2025-10-20T08:49:00Z">
        <w:del w:id="8575" w:author="Visone Rossana (GSE)" w:date="2025-10-20T11:04:00Z" w16du:dateUtc="2025-10-20T09:04:00Z">
          <w:r w:rsidR="001D37E6" w:rsidRPr="00A80ACC" w:rsidDel="001E6A7C">
            <w:rPr>
              <w:bCs/>
              <w:sz w:val="20"/>
              <w:szCs w:val="20"/>
              <w:rPrChange w:id="8576" w:author="Visone Rossana (GSE)" w:date="2025-10-20T11:01:00Z" w16du:dateUtc="2025-10-20T09:01:00Z">
                <w:rPr>
                  <w:sz w:val="22"/>
                  <w:szCs w:val="22"/>
                </w:rPr>
              </w:rPrChange>
            </w:rPr>
            <w:delText>S</w:delText>
          </w:r>
        </w:del>
      </w:ins>
      <w:ins w:id="8577" w:author="Visone Rossana (GSE)" w:date="2025-10-02T09:34:00Z" w16du:dateUtc="2025-10-02T07:34:00Z">
        <w:del w:id="8578" w:author="Visone Rossana (GSE)" w:date="2025-10-20T11:04:00Z" w16du:dateUtc="2025-10-20T09:04:00Z">
          <w:r w:rsidR="00D40CAB" w:rsidRPr="00A80ACC" w:rsidDel="001E6A7C">
            <w:rPr>
              <w:bCs/>
              <w:sz w:val="20"/>
              <w:szCs w:val="20"/>
              <w:rPrChange w:id="8579" w:author="Visone Rossana (GSE)" w:date="2025-10-20T11:01:00Z" w16du:dateUtc="2025-10-20T09:01:00Z">
                <w:rPr>
                  <w:highlight w:val="yellow"/>
                </w:rPr>
              </w:rPrChange>
            </w:rPr>
            <w:delText xml:space="preserve">oggetto </w:delText>
          </w:r>
        </w:del>
        <w:del w:id="8580" w:author="Oliosi Francesco (GSE)" w:date="2025-10-20T10:49:00Z" w16du:dateUtc="2025-10-20T08:49:00Z">
          <w:r w:rsidR="00D40CAB" w:rsidRPr="00A80ACC" w:rsidDel="001D37E6">
            <w:rPr>
              <w:bCs/>
              <w:sz w:val="20"/>
              <w:szCs w:val="20"/>
              <w:rPrChange w:id="8581" w:author="Visone Rossana (GSE)" w:date="2025-10-20T11:01:00Z" w16du:dateUtc="2025-10-20T09:01:00Z">
                <w:rPr>
                  <w:highlight w:val="yellow"/>
                </w:rPr>
              </w:rPrChange>
            </w:rPr>
            <w:delText>p</w:delText>
          </w:r>
        </w:del>
      </w:ins>
      <w:ins w:id="8582" w:author="Oliosi Francesco (GSE)" w:date="2025-10-20T10:49:00Z" w16du:dateUtc="2025-10-20T08:49:00Z">
        <w:del w:id="8583" w:author="Visone Rossana (GSE)" w:date="2025-10-20T11:04:00Z" w16du:dateUtc="2025-10-20T09:04:00Z">
          <w:r w:rsidR="001D37E6" w:rsidRPr="00A80ACC" w:rsidDel="001E6A7C">
            <w:rPr>
              <w:bCs/>
              <w:sz w:val="20"/>
              <w:szCs w:val="20"/>
              <w:rPrChange w:id="8584" w:author="Visone Rossana (GSE)" w:date="2025-10-20T11:01:00Z" w16du:dateUtc="2025-10-20T09:01:00Z">
                <w:rPr>
                  <w:sz w:val="22"/>
                  <w:szCs w:val="22"/>
                </w:rPr>
              </w:rPrChange>
            </w:rPr>
            <w:delText>P</w:delText>
          </w:r>
        </w:del>
      </w:ins>
      <w:ins w:id="8585" w:author="Visone Rossana (GSE)" w:date="2025-10-02T09:34:00Z" w16du:dateUtc="2025-10-02T07:34:00Z">
        <w:del w:id="8586" w:author="Visone Rossana (GSE)" w:date="2025-10-20T11:04:00Z" w16du:dateUtc="2025-10-20T09:04:00Z">
          <w:r w:rsidR="00D40CAB" w:rsidRPr="00A80ACC" w:rsidDel="001E6A7C">
            <w:rPr>
              <w:bCs/>
              <w:sz w:val="20"/>
              <w:szCs w:val="20"/>
              <w:rPrChange w:id="8587" w:author="Visone Rossana (GSE)" w:date="2025-10-20T11:01:00Z" w16du:dateUtc="2025-10-20T09:01:00Z">
                <w:rPr>
                  <w:highlight w:val="yellow"/>
                </w:rPr>
              </w:rPrChange>
            </w:rPr>
            <w:delText>rivato</w:delText>
          </w:r>
        </w:del>
      </w:ins>
      <w:ins w:id="8588" w:author="Oliosi Francesco (GSE)" w:date="2025-10-20T10:49:00Z" w16du:dateUtc="2025-10-20T08:49:00Z">
        <w:del w:id="8589" w:author="Visone Rossana (GSE)" w:date="2025-10-20T11:01:00Z" w16du:dateUtc="2025-10-20T09:01:00Z">
          <w:r w:rsidR="001D37E6" w:rsidRPr="00A80ACC" w:rsidDel="00A80ACC">
            <w:rPr>
              <w:bCs/>
              <w:sz w:val="20"/>
              <w:szCs w:val="20"/>
              <w:rPrChange w:id="8590" w:author="Visone Rossana (GSE)" w:date="2025-10-20T11:01:00Z" w16du:dateUtc="2025-10-20T09:01:00Z">
                <w:rPr>
                  <w:sz w:val="22"/>
                  <w:szCs w:val="22"/>
                </w:rPr>
              </w:rPrChange>
            </w:rPr>
            <w:delText xml:space="preserve"> </w:delText>
          </w:r>
        </w:del>
        <w:del w:id="8591" w:author="Visone Rossana (GSE)" w:date="2025-10-20T11:04:00Z" w16du:dateUtc="2025-10-20T09:04:00Z">
          <w:r w:rsidR="001D37E6" w:rsidRPr="00A80ACC" w:rsidDel="001E6A7C">
            <w:rPr>
              <w:bCs/>
              <w:sz w:val="20"/>
              <w:szCs w:val="20"/>
              <w:rPrChange w:id="8592" w:author="Visone Rossana (GSE)" w:date="2025-10-20T11:01:00Z" w16du:dateUtc="2025-10-20T09:01:00Z">
                <w:rPr>
                  <w:sz w:val="22"/>
                  <w:szCs w:val="22"/>
                </w:rPr>
              </w:rPrChange>
            </w:rPr>
            <w:delText>/</w:delText>
          </w:r>
        </w:del>
        <w:del w:id="8593" w:author="Visone Rossana (GSE)" w:date="2025-10-20T11:01:00Z" w16du:dateUtc="2025-10-20T09:01:00Z">
          <w:r w:rsidR="001D37E6" w:rsidRPr="00A80ACC" w:rsidDel="00A80ACC">
            <w:rPr>
              <w:bCs/>
              <w:sz w:val="20"/>
              <w:szCs w:val="20"/>
              <w:rPrChange w:id="8594" w:author="Visone Rossana (GSE)" w:date="2025-10-20T11:01:00Z" w16du:dateUtc="2025-10-20T09:01:00Z">
                <w:rPr>
                  <w:sz w:val="22"/>
                  <w:szCs w:val="22"/>
                </w:rPr>
              </w:rPrChange>
            </w:rPr>
            <w:delText xml:space="preserve"> </w:delText>
          </w:r>
        </w:del>
        <w:del w:id="8595" w:author="Visone Rossana (GSE)" w:date="2025-10-20T11:04:00Z" w16du:dateUtc="2025-10-20T09:04:00Z">
          <w:r w:rsidR="001D37E6" w:rsidRPr="00A80ACC" w:rsidDel="001E6A7C">
            <w:rPr>
              <w:bCs/>
              <w:sz w:val="20"/>
              <w:szCs w:val="20"/>
              <w:rPrChange w:id="8596" w:author="Visone Rossana (GSE)" w:date="2025-10-20T11:01:00Z" w16du:dateUtc="2025-10-20T09:01:00Z">
                <w:rPr>
                  <w:sz w:val="22"/>
                  <w:szCs w:val="22"/>
                </w:rPr>
              </w:rPrChange>
            </w:rPr>
            <w:delText>ETS Economico</w:delText>
          </w:r>
        </w:del>
      </w:ins>
    </w:p>
    <w:p w14:paraId="06344622" w14:textId="17729EF9" w:rsidR="00D40CAB" w:rsidRPr="00A80ACC" w:rsidRDefault="00D40CAB">
      <w:pPr>
        <w:jc w:val="center"/>
        <w:rPr>
          <w:ins w:id="8597" w:author="Visone Rossana (GSE)" w:date="2025-10-02T09:34:00Z" w16du:dateUtc="2025-10-02T07:34:00Z"/>
          <w:bCs/>
          <w:sz w:val="20"/>
          <w:szCs w:val="20"/>
          <w:rPrChange w:id="8598" w:author="Visone Rossana (GSE)" w:date="2025-10-20T11:01:00Z" w16du:dateUtc="2025-10-20T09:01:00Z">
            <w:rPr>
              <w:ins w:id="8599" w:author="Visone Rossana (GSE)" w:date="2025-10-02T09:34:00Z" w16du:dateUtc="2025-10-02T07:34:00Z"/>
              <w:highlight w:val="yellow"/>
            </w:rPr>
          </w:rPrChange>
        </w:rPr>
        <w:pPrChange w:id="8600" w:author="Oliosi Francesco (GSE)" w:date="2025-10-20T10:50:00Z" w16du:dateUtc="2025-10-20T08:50:00Z">
          <w:pPr/>
        </w:pPrChange>
      </w:pPr>
    </w:p>
    <w:p w14:paraId="596797E6" w14:textId="3C5AFCED" w:rsidR="00D40CAB" w:rsidRDefault="00D40CAB" w:rsidP="00BA0153">
      <w:pPr>
        <w:rPr>
          <w:ins w:id="8601" w:author="Visone Rossana (GSE)" w:date="2025-10-02T09:34:00Z" w16du:dateUtc="2025-10-02T07:34:00Z"/>
          <w:highlight w:val="yellow"/>
        </w:rPr>
      </w:pPr>
      <w:ins w:id="8602" w:author="Visone Rossana (GSE)" w:date="2025-10-02T09:34:00Z" w16du:dateUtc="2025-10-02T07:34:00Z">
        <w:del w:id="8603" w:author="Oliosi Francesco (GSE)" w:date="2025-10-20T10:43:00Z" w16du:dateUtc="2025-10-20T08:43:00Z">
          <w:r w:rsidDel="004F1D5E">
            <w:rPr>
              <w:noProof/>
              <w:highlight w:val="yellow"/>
            </w:rPr>
            <w:drawing>
              <wp:anchor distT="0" distB="0" distL="114300" distR="114300" simplePos="0" relativeHeight="251658242" behindDoc="0" locked="0" layoutInCell="1" allowOverlap="1" wp14:anchorId="4EF6AFC3" wp14:editId="50C74045">
                <wp:simplePos x="0" y="0"/>
                <wp:positionH relativeFrom="column">
                  <wp:posOffset>0</wp:posOffset>
                </wp:positionH>
                <wp:positionV relativeFrom="paragraph">
                  <wp:posOffset>184785</wp:posOffset>
                </wp:positionV>
                <wp:extent cx="6170930" cy="6436995"/>
                <wp:effectExtent l="0" t="0" r="1270" b="1905"/>
                <wp:wrapTopAndBottom/>
                <wp:docPr id="1423519486" name="Immagine 6" descr="Immagine che contiene testo, schermata, softwa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19486" name="Immagine 6" descr="Immagine che contiene testo, schermata, software, design&#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0930" cy="6436995"/>
                        </a:xfrm>
                        <a:prstGeom prst="rect">
                          <a:avLst/>
                        </a:prstGeom>
                        <a:noFill/>
                      </pic:spPr>
                    </pic:pic>
                  </a:graphicData>
                </a:graphic>
                <wp14:sizeRelH relativeFrom="margin">
                  <wp14:pctWidth>0</wp14:pctWidth>
                </wp14:sizeRelH>
                <wp14:sizeRelV relativeFrom="margin">
                  <wp14:pctHeight>0</wp14:pctHeight>
                </wp14:sizeRelV>
              </wp:anchor>
            </w:drawing>
          </w:r>
        </w:del>
      </w:ins>
    </w:p>
    <w:p w14:paraId="46616178" w14:textId="7868CD31" w:rsidR="00D40CAB" w:rsidRDefault="00370B4C" w:rsidP="00BA0153">
      <w:pPr>
        <w:rPr>
          <w:ins w:id="8604" w:author="Oliosi Francesco (GSE)" w:date="2025-10-23T14:31:00Z" w16du:dateUtc="2025-10-23T12:31:00Z"/>
          <w:highlight w:val="yellow"/>
        </w:rPr>
      </w:pPr>
      <w:ins w:id="8605" w:author="Oliosi Francesco (GSE)" w:date="2025-10-28T15:13:00Z" w16du:dateUtc="2025-10-28T14:13:00Z">
        <w:r w:rsidRPr="00600EE4">
          <w:rPr>
            <w:rFonts w:ascii="Aptos" w:eastAsia="Aptos" w:hAnsi="Aptos"/>
            <w:noProof/>
            <w:kern w:val="2"/>
            <w14:ligatures w14:val="standardContextual"/>
          </w:rPr>
          <mc:AlternateContent>
            <mc:Choice Requires="wpg">
              <w:drawing>
                <wp:anchor distT="0" distB="0" distL="114300" distR="114300" simplePos="0" relativeHeight="251658251" behindDoc="0" locked="0" layoutInCell="1" allowOverlap="1" wp14:anchorId="79CF380B" wp14:editId="65A50B34">
                  <wp:simplePos x="0" y="0"/>
                  <wp:positionH relativeFrom="column">
                    <wp:posOffset>63500</wp:posOffset>
                  </wp:positionH>
                  <wp:positionV relativeFrom="paragraph">
                    <wp:posOffset>922655</wp:posOffset>
                  </wp:positionV>
                  <wp:extent cx="5990590" cy="1353185"/>
                  <wp:effectExtent l="0" t="0" r="10160" b="0"/>
                  <wp:wrapNone/>
                  <wp:docPr id="1198002514" name="Gruppo 431"/>
                  <wp:cNvGraphicFramePr/>
                  <a:graphic xmlns:a="http://schemas.openxmlformats.org/drawingml/2006/main">
                    <a:graphicData uri="http://schemas.microsoft.com/office/word/2010/wordprocessingGroup">
                      <wpg:wgp>
                        <wpg:cNvGrpSpPr/>
                        <wpg:grpSpPr>
                          <a:xfrm>
                            <a:off x="0" y="0"/>
                            <a:ext cx="5990590" cy="1353185"/>
                            <a:chOff x="0" y="9780"/>
                            <a:chExt cx="5990691" cy="1353565"/>
                          </a:xfrm>
                        </wpg:grpSpPr>
                        <wpg:grpSp>
                          <wpg:cNvPr id="61839201" name="Gruppo 239"/>
                          <wpg:cNvGrpSpPr/>
                          <wpg:grpSpPr>
                            <a:xfrm>
                              <a:off x="4889" y="12609"/>
                              <a:ext cx="5985802" cy="1350736"/>
                              <a:chOff x="2" y="90929"/>
                              <a:chExt cx="5986435" cy="1352297"/>
                            </a:xfrm>
                          </wpg:grpSpPr>
                          <wps:wsp>
                            <wps:cNvPr id="1286199836"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64001260" name="Gruppo 239"/>
                            <wpg:cNvGrpSpPr/>
                            <wpg:grpSpPr>
                              <a:xfrm>
                                <a:off x="2" y="90929"/>
                                <a:ext cx="5986435" cy="1352297"/>
                                <a:chOff x="2" y="243394"/>
                                <a:chExt cx="5986435" cy="1352681"/>
                              </a:xfrm>
                            </wpg:grpSpPr>
                            <wpg:grpSp>
                              <wpg:cNvPr id="1294220957" name="Gruppo 138"/>
                              <wpg:cNvGrpSpPr/>
                              <wpg:grpSpPr>
                                <a:xfrm>
                                  <a:off x="2" y="243394"/>
                                  <a:ext cx="5986435" cy="1352681"/>
                                  <a:chOff x="2" y="243394"/>
                                  <a:chExt cx="5986435" cy="1352681"/>
                                </a:xfrm>
                              </wpg:grpSpPr>
                              <wpg:grpSp>
                                <wpg:cNvPr id="1439104351" name="Gruppo 52"/>
                                <wpg:cNvGrpSpPr/>
                                <wpg:grpSpPr>
                                  <a:xfrm>
                                    <a:off x="2" y="243394"/>
                                    <a:ext cx="5986435" cy="1352681"/>
                                    <a:chOff x="1" y="243445"/>
                                    <a:chExt cx="5986736" cy="1352964"/>
                                  </a:xfrm>
                                </wpg:grpSpPr>
                                <wpg:grpSp>
                                  <wpg:cNvPr id="187184648" name="Gruppo 47"/>
                                  <wpg:cNvGrpSpPr/>
                                  <wpg:grpSpPr>
                                    <a:xfrm>
                                      <a:off x="392745" y="513858"/>
                                      <a:ext cx="1251397" cy="653855"/>
                                      <a:chOff x="-120172" y="-62611"/>
                                      <a:chExt cx="1252004" cy="653855"/>
                                    </a:xfrm>
                                  </wpg:grpSpPr>
                                  <wpg:grpSp>
                                    <wpg:cNvPr id="867932141" name="Gruppo 35"/>
                                    <wpg:cNvGrpSpPr/>
                                    <wpg:grpSpPr>
                                      <a:xfrm>
                                        <a:off x="-120172" y="-62611"/>
                                        <a:ext cx="1029376" cy="653855"/>
                                        <a:chOff x="-120172" y="-62611"/>
                                        <a:chExt cx="1029376" cy="653855"/>
                                      </a:xfrm>
                                    </wpg:grpSpPr>
                                    <wps:wsp>
                                      <wps:cNvPr id="1099422100"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1536033399" name="CasellaDiTesto 5"/>
                                      <wps:cNvSpPr txBox="1"/>
                                      <wps:spPr>
                                        <a:xfrm>
                                          <a:off x="-118172" y="109421"/>
                                          <a:ext cx="1027376" cy="350151"/>
                                        </a:xfrm>
                                        <a:prstGeom prst="rect">
                                          <a:avLst/>
                                        </a:prstGeom>
                                        <a:noFill/>
                                      </wps:spPr>
                                      <wps:txbx>
                                        <w:txbxContent>
                                          <w:p w14:paraId="6D8BEB3C"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ETS NON ECONOMICO</w:t>
                                            </w:r>
                                          </w:p>
                                          <w:p w14:paraId="2BCC5A74" w14:textId="77777777" w:rsidR="00600EE4" w:rsidRPr="00600EE4" w:rsidRDefault="00600EE4" w:rsidP="00600EE4">
                                            <w:pPr>
                                              <w:jc w:val="center"/>
                                              <w:rPr>
                                                <w:rFonts w:ascii="Arial" w:hAnsi="Arial" w:cs="Arial"/>
                                                <w:b/>
                                                <w:bCs/>
                                                <w:color w:val="FFFFFF"/>
                                                <w:kern w:val="24"/>
                                                <w:sz w:val="4"/>
                                                <w:szCs w:val="4"/>
                                              </w:rPr>
                                            </w:pPr>
                                          </w:p>
                                          <w:p w14:paraId="59B6DF25" w14:textId="77777777" w:rsidR="00600EE4" w:rsidRPr="00600EE4" w:rsidRDefault="00600EE4" w:rsidP="00600EE4">
                                            <w:pPr>
                                              <w:jc w:val="center"/>
                                              <w:rPr>
                                                <w:rFonts w:ascii="Arial" w:hAnsi="Arial" w:cs="Arial"/>
                                                <w:color w:val="FFFFFF"/>
                                                <w:kern w:val="24"/>
                                                <w:sz w:val="2"/>
                                                <w:szCs w:val="2"/>
                                              </w:rPr>
                                            </w:pPr>
                                          </w:p>
                                        </w:txbxContent>
                                      </wps:txbx>
                                      <wps:bodyPr wrap="square" rtlCol="0">
                                        <a:noAutofit/>
                                      </wps:bodyPr>
                                    </wps:wsp>
                                  </wpg:grpSp>
                                  <wps:wsp>
                                    <wps:cNvPr id="2005288169"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2056353425" name="Gruppo 40"/>
                                  <wpg:cNvGrpSpPr/>
                                  <wpg:grpSpPr>
                                    <a:xfrm>
                                      <a:off x="2112807" y="253149"/>
                                      <a:ext cx="2475659" cy="260356"/>
                                      <a:chOff x="-161302" y="125928"/>
                                      <a:chExt cx="2476223" cy="260356"/>
                                    </a:xfrm>
                                  </wpg:grpSpPr>
                                  <wps:wsp>
                                    <wps:cNvPr id="640732058" name="Connettore diritto 121"/>
                                    <wps:cNvCnPr>
                                      <a:cxnSpLocks/>
                                    </wps:cNvCnPr>
                                    <wps:spPr>
                                      <a:xfrm>
                                        <a:off x="-161302" y="262031"/>
                                        <a:ext cx="693944" cy="977"/>
                                      </a:xfrm>
                                      <a:prstGeom prst="line">
                                        <a:avLst/>
                                      </a:prstGeom>
                                      <a:noFill/>
                                      <a:ln w="19050" cap="flat" cmpd="sng" algn="ctr">
                                        <a:solidFill>
                                          <a:srgbClr val="78D9AB"/>
                                        </a:solidFill>
                                        <a:prstDash val="solid"/>
                                        <a:miter lim="800000"/>
                                      </a:ln>
                                      <a:effectLst/>
                                    </wps:spPr>
                                    <wps:bodyPr/>
                                  </wps:wsp>
                                  <wpg:grpSp>
                                    <wpg:cNvPr id="2022116663" name="Gruppo 28"/>
                                    <wpg:cNvGrpSpPr/>
                                    <wpg:grpSpPr>
                                      <a:xfrm>
                                        <a:off x="501671" y="125928"/>
                                        <a:ext cx="1813250" cy="260356"/>
                                        <a:chOff x="-253979" y="125928"/>
                                        <a:chExt cx="1813250" cy="260356"/>
                                      </a:xfrm>
                                    </wpg:grpSpPr>
                                    <wps:wsp>
                                      <wps:cNvPr id="1467400080" name="Rettangolo con angoli arrotondati 20"/>
                                      <wps:cNvSpPr/>
                                      <wps:spPr>
                                        <a:xfrm>
                                          <a:off x="-253979" y="134824"/>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46765112" name="CasellaDiTesto 21"/>
                                      <wps:cNvSpPr txBox="1"/>
                                      <wps:spPr>
                                        <a:xfrm>
                                          <a:off x="-241675" y="125928"/>
                                          <a:ext cx="1800946" cy="259580"/>
                                        </a:xfrm>
                                        <a:prstGeom prst="rect">
                                          <a:avLst/>
                                        </a:prstGeom>
                                        <a:noFill/>
                                      </wps:spPr>
                                      <wps:txbx>
                                        <w:txbxContent>
                                          <w:p w14:paraId="579B6176"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ETS NON ECONOMICO</w:t>
                                            </w:r>
                                          </w:p>
                                          <w:p w14:paraId="7EF6CF98"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proprietario dell’immobile</w:t>
                                            </w:r>
                                          </w:p>
                                        </w:txbxContent>
                                      </wps:txbx>
                                      <wps:bodyPr wrap="square" rtlCol="0">
                                        <a:spAutoFit/>
                                      </wps:bodyPr>
                                    </wps:wsp>
                                  </wpg:grpSp>
                                </wpg:grpSp>
                                <wpg:grpSp>
                                  <wpg:cNvPr id="87050535" name="Gruppo 39"/>
                                  <wpg:cNvGrpSpPr/>
                                  <wpg:grpSpPr>
                                    <a:xfrm>
                                      <a:off x="1405489" y="243447"/>
                                      <a:ext cx="1201606" cy="1185061"/>
                                      <a:chOff x="-304041" y="112269"/>
                                      <a:chExt cx="1201606" cy="1185302"/>
                                    </a:xfrm>
                                  </wpg:grpSpPr>
                                  <wps:wsp>
                                    <wps:cNvPr id="397053336" name="Connettore diritto 13"/>
                                    <wps:cNvCnPr>
                                      <a:cxnSpLocks/>
                                    </wps:cNvCnPr>
                                    <wps:spPr>
                                      <a:xfrm flipH="1">
                                        <a:off x="259401" y="399924"/>
                                        <a:ext cx="1536" cy="140014"/>
                                      </a:xfrm>
                                      <a:prstGeom prst="line">
                                        <a:avLst/>
                                      </a:prstGeom>
                                      <a:noFill/>
                                      <a:ln w="19050" cap="flat" cmpd="sng" algn="ctr">
                                        <a:solidFill>
                                          <a:srgbClr val="78D9AB"/>
                                        </a:solidFill>
                                        <a:prstDash val="solid"/>
                                        <a:miter lim="800000"/>
                                      </a:ln>
                                      <a:effectLst/>
                                    </wps:spPr>
                                    <wps:bodyPr/>
                                  </wps:wsp>
                                  <wpg:grpSp>
                                    <wpg:cNvPr id="146111030" name="Gruppo 36"/>
                                    <wpg:cNvGrpSpPr/>
                                    <wpg:grpSpPr>
                                      <a:xfrm>
                                        <a:off x="-304041" y="543044"/>
                                        <a:ext cx="1201606" cy="332716"/>
                                        <a:chOff x="-304041" y="117568"/>
                                        <a:chExt cx="1201606" cy="332716"/>
                                      </a:xfrm>
                                    </wpg:grpSpPr>
                                    <wps:wsp>
                                      <wps:cNvPr id="2076957368"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516735035" name="CasellaDiTesto 11"/>
                                      <wps:cNvSpPr txBox="1"/>
                                      <wps:spPr>
                                        <a:xfrm>
                                          <a:off x="-304041" y="118401"/>
                                          <a:ext cx="1201606" cy="318037"/>
                                        </a:xfrm>
                                        <a:prstGeom prst="rect">
                                          <a:avLst/>
                                        </a:prstGeom>
                                        <a:noFill/>
                                      </wps:spPr>
                                      <wps:txbx>
                                        <w:txbxContent>
                                          <w:p w14:paraId="5D86F15A"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CE602B5"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1650482246" name="Gruppo 37"/>
                                    <wpg:cNvGrpSpPr/>
                                    <wpg:grpSpPr>
                                      <a:xfrm>
                                        <a:off x="109269" y="112269"/>
                                        <a:ext cx="295496" cy="287655"/>
                                        <a:chOff x="-178114" y="112269"/>
                                        <a:chExt cx="295496" cy="287655"/>
                                      </a:xfrm>
                                    </wpg:grpSpPr>
                                    <wps:wsp>
                                      <wps:cNvPr id="1501660984" name="Ovale 10"/>
                                      <wps:cNvSpPr/>
                                      <wps:spPr>
                                        <a:xfrm>
                                          <a:off x="-170273" y="112269"/>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925143211" name="CasellaDiTesto 104"/>
                                      <wps:cNvSpPr txBox="1"/>
                                      <wps:spPr>
                                        <a:xfrm>
                                          <a:off x="-178114" y="145400"/>
                                          <a:ext cx="294005" cy="210162"/>
                                        </a:xfrm>
                                        <a:prstGeom prst="rect">
                                          <a:avLst/>
                                        </a:prstGeom>
                                        <a:noFill/>
                                      </wps:spPr>
                                      <wps:txbx>
                                        <w:txbxContent>
                                          <w:p w14:paraId="3F029AA4"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1822834925" name="Gruppo 38"/>
                                    <wpg:cNvGrpSpPr/>
                                    <wpg:grpSpPr>
                                      <a:xfrm>
                                        <a:off x="74206" y="1009915"/>
                                        <a:ext cx="369478" cy="287656"/>
                                        <a:chOff x="-179587" y="-255316"/>
                                        <a:chExt cx="369478" cy="287656"/>
                                      </a:xfrm>
                                    </wpg:grpSpPr>
                                    <wps:wsp>
                                      <wps:cNvPr id="1374982447"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418994008" name="CasellaDiTesto 107"/>
                                      <wps:cNvSpPr txBox="1"/>
                                      <wps:spPr>
                                        <a:xfrm>
                                          <a:off x="-179587" y="-218934"/>
                                          <a:ext cx="369478" cy="206136"/>
                                        </a:xfrm>
                                        <a:prstGeom prst="rect">
                                          <a:avLst/>
                                        </a:prstGeom>
                                        <a:noFill/>
                                      </wps:spPr>
                                      <wps:txbx>
                                        <w:txbxContent>
                                          <w:p w14:paraId="61F36AF4"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1076548350" name="Gruppo 51"/>
                                  <wpg:cNvGrpSpPr/>
                                  <wpg:grpSpPr>
                                    <a:xfrm>
                                      <a:off x="2112807" y="965664"/>
                                      <a:ext cx="2568370" cy="584948"/>
                                      <a:chOff x="-181144" y="71143"/>
                                      <a:chExt cx="2568370" cy="584948"/>
                                    </a:xfrm>
                                  </wpg:grpSpPr>
                                  <wpg:grpSp>
                                    <wpg:cNvPr id="503430917" name="Gruppo 50"/>
                                    <wpg:cNvGrpSpPr/>
                                    <wpg:grpSpPr>
                                      <a:xfrm>
                                        <a:off x="-181144" y="225643"/>
                                        <a:ext cx="426051" cy="308344"/>
                                        <a:chOff x="-181144" y="113883"/>
                                        <a:chExt cx="426051" cy="308344"/>
                                      </a:xfrm>
                                    </wpg:grpSpPr>
                                    <wps:wsp>
                                      <wps:cNvPr id="1410798534"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1437293382" name="Connettore diritto 108"/>
                                      <wps:cNvCnPr>
                                        <a:cxnSpLocks/>
                                      </wps:cNvCnPr>
                                      <wps:spPr>
                                        <a:xfrm flipH="1">
                                          <a:off x="244907" y="113883"/>
                                          <a:ext cx="0" cy="308344"/>
                                        </a:xfrm>
                                        <a:prstGeom prst="line">
                                          <a:avLst/>
                                        </a:prstGeom>
                                        <a:noFill/>
                                        <a:ln w="19050" cap="flat" cmpd="sng" algn="ctr">
                                          <a:solidFill>
                                            <a:srgbClr val="78D9AB"/>
                                          </a:solidFill>
                                          <a:prstDash val="solid"/>
                                          <a:miter lim="800000"/>
                                        </a:ln>
                                        <a:effectLst/>
                                      </wps:spPr>
                                      <wps:bodyPr/>
                                    </wps:wsp>
                                  </wpg:grpSp>
                                  <wpg:grpSp>
                                    <wpg:cNvPr id="106649212" name="Gruppo 42"/>
                                    <wpg:cNvGrpSpPr/>
                                    <wpg:grpSpPr>
                                      <a:xfrm>
                                        <a:off x="238515" y="71143"/>
                                        <a:ext cx="2061419" cy="296410"/>
                                        <a:chOff x="-244130" y="-229147"/>
                                        <a:chExt cx="2061823" cy="297161"/>
                                      </a:xfrm>
                                    </wpg:grpSpPr>
                                    <wps:wsp>
                                      <wps:cNvPr id="750752802"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1325124880" name="Gruppo 30"/>
                                      <wpg:cNvGrpSpPr/>
                                      <wpg:grpSpPr>
                                        <a:xfrm>
                                          <a:off x="17253" y="-229147"/>
                                          <a:ext cx="1800440" cy="297161"/>
                                          <a:chOff x="-232670" y="-229642"/>
                                          <a:chExt cx="1800440" cy="297798"/>
                                        </a:xfrm>
                                      </wpg:grpSpPr>
                                      <wps:wsp>
                                        <wps:cNvPr id="422045733"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843238739" name="CasellaDiTesto 110"/>
                                        <wps:cNvSpPr txBox="1"/>
                                        <wps:spPr>
                                          <a:xfrm>
                                            <a:off x="-178056" y="-229642"/>
                                            <a:ext cx="1702259" cy="297798"/>
                                          </a:xfrm>
                                          <a:prstGeom prst="rect">
                                            <a:avLst/>
                                          </a:prstGeom>
                                          <a:noFill/>
                                        </wps:spPr>
                                        <wps:txbx>
                                          <w:txbxContent>
                                            <w:p w14:paraId="525B09A0"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098D2A0D"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p w14:paraId="0792EFEB"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1709192551" name="Gruppo 45"/>
                                    <wpg:cNvGrpSpPr/>
                                    <wpg:grpSpPr>
                                      <a:xfrm>
                                        <a:off x="228356" y="382503"/>
                                        <a:ext cx="2158870" cy="273588"/>
                                        <a:chOff x="-259147" y="-199586"/>
                                        <a:chExt cx="2160024" cy="274177"/>
                                      </a:xfrm>
                                    </wpg:grpSpPr>
                                    <wps:wsp>
                                      <wps:cNvPr id="1977489697"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566555417" name="Gruppo 31"/>
                                      <wpg:cNvGrpSpPr/>
                                      <wpg:grpSpPr>
                                        <a:xfrm>
                                          <a:off x="-46353" y="-199586"/>
                                          <a:ext cx="1947230" cy="274177"/>
                                          <a:chOff x="-270799" y="-215984"/>
                                          <a:chExt cx="1947977" cy="274766"/>
                                        </a:xfrm>
                                      </wpg:grpSpPr>
                                      <wps:wsp>
                                        <wps:cNvPr id="68940950"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238779182" name="CasellaDiTesto 111"/>
                                        <wps:cNvSpPr txBox="1"/>
                                        <wps:spPr>
                                          <a:xfrm>
                                            <a:off x="-270799" y="-215984"/>
                                            <a:ext cx="1947977" cy="274766"/>
                                          </a:xfrm>
                                          <a:prstGeom prst="rect">
                                            <a:avLst/>
                                          </a:prstGeom>
                                          <a:noFill/>
                                        </wps:spPr>
                                        <wps:txbx>
                                          <w:txbxContent>
                                            <w:p w14:paraId="2B0AD0E1"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58FC1EA7"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p w14:paraId="5B30E17B" w14:textId="77777777" w:rsidR="00600EE4" w:rsidRPr="00600EE4" w:rsidRDefault="00600EE4" w:rsidP="00600EE4">
                                              <w:pPr>
                                                <w:jc w:val="center"/>
                                                <w:rPr>
                                                  <w:rFonts w:ascii="Arial" w:hAnsi="Arial" w:cs="Arial"/>
                                                  <w:color w:val="0C201D"/>
                                                  <w:kern w:val="24"/>
                                                  <w:sz w:val="12"/>
                                                  <w:szCs w:val="12"/>
                                                </w:rPr>
                                              </w:pPr>
                                            </w:p>
                                          </w:txbxContent>
                                        </wps:txbx>
                                        <wps:bodyPr wrap="square" rtlCol="0">
                                          <a:noAutofit/>
                                        </wps:bodyPr>
                                      </wps:wsp>
                                    </wpg:grpSp>
                                  </wpg:grpSp>
                                </wpg:grpSp>
                                <wpg:grpSp>
                                  <wpg:cNvPr id="50555170" name="Gruppo 48"/>
                                  <wpg:cNvGrpSpPr/>
                                  <wpg:grpSpPr>
                                    <a:xfrm>
                                      <a:off x="1" y="253140"/>
                                      <a:ext cx="311784" cy="1343269"/>
                                      <a:chOff x="0" y="275307"/>
                                      <a:chExt cx="311848" cy="1460900"/>
                                    </a:xfrm>
                                  </wpg:grpSpPr>
                                  <wps:wsp>
                                    <wps:cNvPr id="1400548163" name="Rettangolo 3"/>
                                    <wps:cNvSpPr/>
                                    <wps:spPr>
                                      <a:xfrm>
                                        <a:off x="0" y="275307"/>
                                        <a:ext cx="311848" cy="1438594"/>
                                      </a:xfrm>
                                      <a:prstGeom prst="rect">
                                        <a:avLst/>
                                      </a:prstGeom>
                                      <a:solidFill>
                                        <a:sysClr val="window" lastClr="FFFFFF">
                                          <a:lumMod val="95000"/>
                                        </a:sysClr>
                                      </a:solidFill>
                                      <a:ln w="19050" cap="flat" cmpd="sng" algn="ctr">
                                        <a:noFill/>
                                        <a:prstDash val="solid"/>
                                        <a:miter lim="800000"/>
                                      </a:ln>
                                      <a:effectLst/>
                                    </wps:spPr>
                                    <wps:bodyPr rtlCol="0" anchor="ctr"/>
                                  </wps:wsp>
                                  <wps:wsp>
                                    <wps:cNvPr id="744189827" name="CasellaDiTesto 5"/>
                                    <wps:cNvSpPr txBox="1"/>
                                    <wps:spPr>
                                      <a:xfrm rot="16200000">
                                        <a:off x="-571272" y="869149"/>
                                        <a:ext cx="1449133" cy="284984"/>
                                      </a:xfrm>
                                      <a:prstGeom prst="rect">
                                        <a:avLst/>
                                      </a:prstGeom>
                                      <a:noFill/>
                                    </wps:spPr>
                                    <wps:txbx>
                                      <w:txbxContent>
                                        <w:p w14:paraId="7D470C5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 xml:space="preserve">ASSIMILATO A </w:t>
                                          </w:r>
                                        </w:p>
                                        <w:p w14:paraId="29B14B9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PUBBLICA AMMINISTRAZIONE</w:t>
                                          </w:r>
                                        </w:p>
                                        <w:p w14:paraId="11AD7537" w14:textId="77777777" w:rsidR="00600EE4" w:rsidRPr="00600EE4" w:rsidRDefault="00600EE4" w:rsidP="00600EE4">
                                          <w:pPr>
                                            <w:jc w:val="center"/>
                                            <w:rPr>
                                              <w:rFonts w:ascii="Montserrat" w:hAnsi="Montserrat"/>
                                              <w:b/>
                                              <w:bCs/>
                                              <w:color w:val="0C201D"/>
                                              <w:kern w:val="24"/>
                                            </w:rPr>
                                          </w:pPr>
                                        </w:p>
                                        <w:p w14:paraId="4676698A"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327026545" name="Rettangolo 3"/>
                                  <wps:cNvSpPr/>
                                  <wps:spPr>
                                    <a:xfrm>
                                      <a:off x="4664706" y="243445"/>
                                      <a:ext cx="1322031" cy="1335186"/>
                                    </a:xfrm>
                                    <a:prstGeom prst="rect">
                                      <a:avLst/>
                                    </a:prstGeom>
                                    <a:solidFill>
                                      <a:srgbClr val="D0EDE8">
                                        <a:lumMod val="50000"/>
                                      </a:srgbClr>
                                    </a:solidFill>
                                    <a:ln w="19050" cap="flat" cmpd="sng" algn="ctr">
                                      <a:noFill/>
                                      <a:prstDash val="solid"/>
                                      <a:miter lim="800000"/>
                                    </a:ln>
                                    <a:effectLst/>
                                  </wps:spPr>
                                  <wps:bodyPr rtlCol="0" anchor="ctr"/>
                                </wps:wsp>
                              </wpg:grpSp>
                              <wps:wsp>
                                <wps:cNvPr id="915781629" name="CasellaDiTesto 21"/>
                                <wps:cNvSpPr txBox="1"/>
                                <wps:spPr>
                                  <a:xfrm>
                                    <a:off x="4792809" y="817454"/>
                                    <a:ext cx="1031984" cy="179230"/>
                                  </a:xfrm>
                                  <a:prstGeom prst="rect">
                                    <a:avLst/>
                                  </a:prstGeom>
                                  <a:noFill/>
                                </wps:spPr>
                                <wps:txbx>
                                  <w:txbxContent>
                                    <w:p w14:paraId="47BBB391"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txbxContent>
                                </wps:txbx>
                                <wps:bodyPr wrap="square" rtlCol="0">
                                  <a:spAutoFit/>
                                </wps:bodyPr>
                              </wps:wsp>
                            </wpg:grpSp>
                            <wps:wsp>
                              <wps:cNvPr id="1617355204" name="CasellaDiTesto 5"/>
                              <wps:cNvSpPr txBox="1"/>
                              <wps:spPr>
                                <a:xfrm>
                                  <a:off x="321552" y="1177820"/>
                                  <a:ext cx="1190153" cy="205270"/>
                                </a:xfrm>
                                <a:prstGeom prst="rect">
                                  <a:avLst/>
                                </a:prstGeom>
                                <a:noFill/>
                              </wps:spPr>
                              <wps:txbx>
                                <w:txbxContent>
                                  <w:p w14:paraId="06E492C1"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09DE97C2"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75796956" name="Rettangolo 427"/>
                          <wps:cNvSpPr/>
                          <wps:spPr>
                            <a:xfrm>
                              <a:off x="0" y="9780"/>
                              <a:ext cx="5989955" cy="1335819"/>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CF380B" id="Gruppo 431" o:spid="_x0000_s1321" style="position:absolute;margin-left:5pt;margin-top:72.65pt;width:471.7pt;height:106.55pt;z-index:251658251;mso-height-relative:margin" coordorigin=",97" coordsize="59906,1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">
                  <v:group id="_x0000_s1322" style="position:absolute;left:48;top:126;width:59858;height:13507" coordorigin=",909" coordsize="59864,1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">
                    <v:line id="Connettore diritto 13" o:spid="_x0000_s1323"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" strokecolor="#78d9ab" strokeweight="1.5pt">
                      <v:stroke joinstyle="miter"/>
                      <o:lock v:ext="edit" shapetype="f"/>
                    </v:line>
                    <v:group id="_x0000_s1324" style="position:absolute;top:909;width:59864;height:13523" coordorigin=",2433" coordsize="59864,1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">
                      <v:group id="Gruppo 138" o:spid="_x0000_s1325" style="position:absolute;top:2433;width:59864;height:13527" coordorigin=",2433" coordsize="59864,1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">
                        <v:group id="Gruppo 52" o:spid="_x0000_s1326" style="position:absolute;top:2433;width:59864;height:13527" coordorigin=",2434" coordsize="59867,1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">
                          <v:group id="Gruppo 47" o:spid="_x0000_s1327" style="position:absolute;left:3927;top:5138;width:12514;height:6539" coordorigin="-1201,-626" coordsize="12520,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">
                            <v:group id="Gruppo 35" o:spid="_x0000_s1328" style="position:absolute;left:-1201;top:-626;width:10293;height:6538" coordorigin="-1201,-626" coordsize="1029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">
                              <v:rect id="Rettangolo 4" o:spid="_x0000_s1329"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" fillcolor="#0d8475" stroked="f" strokeweight="1.5pt"/>
                              <v:shape id="CasellaDiTesto 5" o:spid="_x0000_s1330" type="#_x0000_t202" style="position:absolute;left:-1181;top:1094;width:10273;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" filled="f" stroked="f">
                                <v:textbox>
                                  <w:txbxContent>
                                    <w:p w14:paraId="6D8BEB3C"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ETS NON ECONOMICO</w:t>
                                      </w:r>
                                    </w:p>
                                    <w:p w14:paraId="2BCC5A74" w14:textId="77777777" w:rsidR="00600EE4" w:rsidRPr="00600EE4" w:rsidRDefault="00600EE4" w:rsidP="00600EE4">
                                      <w:pPr>
                                        <w:jc w:val="center"/>
                                        <w:rPr>
                                          <w:rFonts w:ascii="Arial" w:hAnsi="Arial" w:cs="Arial"/>
                                          <w:b/>
                                          <w:bCs/>
                                          <w:color w:val="FFFFFF"/>
                                          <w:kern w:val="24"/>
                                          <w:sz w:val="4"/>
                                          <w:szCs w:val="4"/>
                                        </w:rPr>
                                      </w:pPr>
                                    </w:p>
                                    <w:p w14:paraId="59B6DF25" w14:textId="77777777" w:rsidR="00600EE4" w:rsidRPr="00600EE4" w:rsidRDefault="00600EE4" w:rsidP="00600EE4">
                                      <w:pPr>
                                        <w:jc w:val="center"/>
                                        <w:rPr>
                                          <w:rFonts w:ascii="Arial" w:hAnsi="Arial" w:cs="Arial"/>
                                          <w:color w:val="FFFFFF"/>
                                          <w:kern w:val="24"/>
                                          <w:sz w:val="2"/>
                                          <w:szCs w:val="2"/>
                                        </w:rPr>
                                      </w:pPr>
                                    </w:p>
                                  </w:txbxContent>
                                </v:textbox>
                              </v:shape>
                            </v:group>
                            <v:line id="Connettore diritto 7" o:spid="_x0000_s1331"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" strokecolor="#78d9ab" strokeweight="1.5pt">
                              <v:stroke joinstyle="miter"/>
                              <o:lock v:ext="edit" shapetype="f"/>
                            </v:line>
                          </v:group>
                          <v:group id="Gruppo 40" o:spid="_x0000_s1332" style="position:absolute;left:21128;top:2531;width:24756;height:2604" coordorigin="-1613,1259" coordsize="24762,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">
                            <v:line id="Connettore diritto 121" o:spid="_x0000_s1333" style="position:absolute;visibility:visible;mso-wrap-style:square" from="-1613,2620" to="5326,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" strokecolor="#78d9ab" strokeweight="1.5pt">
                              <v:stroke joinstyle="miter"/>
                              <o:lock v:ext="edit" shapetype="f"/>
                            </v:line>
                            <v:group id="Gruppo 28" o:spid="_x0000_s1334" style="position:absolute;left:5016;top:1259;width:18133;height:2603" coordorigin="-2539,1259" coordsize="18132,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">
                              <v:roundrect id="Rettangolo con angoli arrotondati 20" o:spid="_x0000_s1335" style="position:absolute;left:-2539;top:1348;width:1800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" fillcolor="window" strokecolor="#2f5b46" strokeweight="1.5pt">
                                <v:stroke joinstyle="miter"/>
                              </v:roundrect>
                              <v:shape id="CasellaDiTesto 21" o:spid="_x0000_s1336" type="#_x0000_t202" style="position:absolute;left:-2416;top:1259;width:18008;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" filled="f" stroked="f">
                                <v:textbox style="mso-fit-shape-to-text:t">
                                  <w:txbxContent>
                                    <w:p w14:paraId="579B6176"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ETS NON ECONOMICO</w:t>
                                      </w:r>
                                    </w:p>
                                    <w:p w14:paraId="7EF6CF98"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proprietario dell’immobile</w:t>
                                      </w:r>
                                    </w:p>
                                  </w:txbxContent>
                                </v:textbox>
                              </v:shape>
                            </v:group>
                          </v:group>
                          <v:group id="Gruppo 39" o:spid="_x0000_s1337" style="position:absolute;left:14054;top:2434;width:12016;height:11851" coordorigin="-3040,1122" coordsize="12016,1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">
                            <v:line id="Connettore diritto 13" o:spid="_x0000_s1338" style="position:absolute;flip:x;visibility:visible;mso-wrap-style:square" from="2594,3999" to="2609,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" strokecolor="#78d9ab" strokeweight="1.5pt">
                              <v:stroke joinstyle="miter"/>
                              <o:lock v:ext="edit" shapetype="f"/>
                            </v:line>
                            <v:group id="Gruppo 36" o:spid="_x0000_s1339"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">
                              <v:roundrect id="Ovale 10" o:spid="_x0000_s1340"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" fillcolor="#d9d9d9" stroked="f" strokeweight="1.5pt">
                                <v:stroke joinstyle="miter"/>
                              </v:roundrect>
                              <v:shape id="CasellaDiTesto 11" o:spid="_x0000_s1341"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" filled="f" stroked="f">
                                <v:textbox>
                                  <w:txbxContent>
                                    <w:p w14:paraId="5D86F15A"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CE602B5"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342" style="position:absolute;left:1092;top:1122;width:2955;height:2877" coordorigin="-178114,112269"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">
                              <v:oval id="Ovale 10" o:spid="_x0000_s1343" style="position:absolute;left:-170273;top:112269;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" fillcolor="#3ea190" stroked="f" strokeweight="1.5pt">
                                <v:stroke joinstyle="miter"/>
                              </v:oval>
                              <v:shape id="CasellaDiTesto 104" o:spid="_x0000_s1344" type="#_x0000_t202" style="position:absolute;left:-178114;top:145400;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" filled="f" stroked="f">
                                <v:textbox>
                                  <w:txbxContent>
                                    <w:p w14:paraId="3F029AA4"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345"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">
                              <v:oval id="Ovale 10" o:spid="_x0000_s1346"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" fillcolor="#3ea190" stroked="f" strokeweight="1.5pt">
                                <v:stroke joinstyle="miter"/>
                              </v:oval>
                              <v:shape id="CasellaDiTesto 107" o:spid="_x0000_s1347"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" filled="f" stroked="f">
                                <v:textbox>
                                  <w:txbxContent>
                                    <w:p w14:paraId="61F36AF4"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348" style="position:absolute;left:21128;top:9656;width:25683;height:5850" coordorigin="-1811,711" coordsize="25683,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">
                            <v:group id="Gruppo 50" o:spid="_x0000_s1349" style="position:absolute;left:-1811;top:2256;width:4260;height:3083" coordorigin="-181144,113883" coordsize="426051,30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">
                              <v:line id="Connettore diritto 8" o:spid="_x0000_s1350" style="position:absolute;flip:x;visibility:visible;mso-wrap-style:square" from="-181144,265674" to="238515,26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" strokecolor="#78d9ab" strokeweight="1.5pt">
                                <v:stroke joinstyle="miter"/>
                                <o:lock v:ext="edit" shapetype="f"/>
                              </v:line>
                              <v:line id="Connettore diritto 108" o:spid="_x0000_s1351" style="position:absolute;flip:x;visibility:visible;mso-wrap-style:square" from="244907,113883" to="244907,42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" strokecolor="#78d9ab" strokeweight="1.5pt">
                                <v:stroke joinstyle="miter"/>
                                <o:lock v:ext="edit" shapetype="f"/>
                              </v:line>
                            </v:group>
                            <v:group id="Gruppo 42" o:spid="_x0000_s1352" style="position:absolute;left:2385;top:711;width:20614;height:2964" coordorigin="-2441,-2291"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">
                              <v:line id="Connettore diritto 27" o:spid="_x0000_s1353"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" strokecolor="#78d9ab" strokeweight="1.5pt">
                                <v:stroke joinstyle="miter"/>
                                <o:lock v:ext="edit" shapetype="f"/>
                              </v:line>
                              <v:group id="Gruppo 30" o:spid="_x0000_s1354" style="position:absolute;left:172;top:-2291;width:18004;height:2971" coordorigin="-2326,-2296"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">
                                <v:roundrect id="Rettangolo con angoli arrotondati 28" o:spid="_x0000_s1355"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" fillcolor="window" strokecolor="#2f5b46" strokeweight="1.5pt">
                                  <v:stroke joinstyle="miter"/>
                                </v:roundrect>
                                <v:shape id="CasellaDiTesto 110" o:spid="_x0000_s1356" type="#_x0000_t202" style="position:absolute;left:-1780;top:-2296;width:17022;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" filled="f" stroked="f">
                                  <v:textbox>
                                    <w:txbxContent>
                                      <w:p w14:paraId="525B09A0"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098D2A0D"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p w14:paraId="0792EFEB"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357" style="position:absolute;left:2283;top:3825;width:21589;height:2735" coordorigin="-2591,-1995" coordsize="21600,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">
                              <v:line id="Connettore diritto 30" o:spid="_x0000_s1358"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" strokecolor="#78d9ab" strokeweight="1.5pt">
                                <v:stroke joinstyle="miter"/>
                                <o:lock v:ext="edit" shapetype="f"/>
                              </v:line>
                              <v:group id="Gruppo 31" o:spid="_x0000_s1359" style="position:absolute;left:-463;top:-1995;width:19471;height:2740" coordorigin="-2707,-2159" coordsize="19479,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">
                                <v:roundrect id="Rettangolo con angoli arrotondati 31" o:spid="_x0000_s1360"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" fillcolor="window" strokecolor="#2f5b46" strokeweight="1.5pt">
                                  <v:stroke joinstyle="miter"/>
                                </v:roundrect>
                                <v:shape id="CasellaDiTesto 111" o:spid="_x0000_s1361" type="#_x0000_t202" style="position:absolute;left:-2707;top:-2159;width:194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" filled="f" stroked="f">
                                  <v:textbox>
                                    <w:txbxContent>
                                      <w:p w14:paraId="2B0AD0E1"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58FC1EA7"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p w14:paraId="5B30E17B" w14:textId="77777777" w:rsidR="00600EE4" w:rsidRPr="00600EE4" w:rsidRDefault="00600EE4" w:rsidP="00600EE4">
                                        <w:pPr>
                                          <w:jc w:val="center"/>
                                          <w:rPr>
                                            <w:rFonts w:ascii="Arial" w:hAnsi="Arial" w:cs="Arial"/>
                                            <w:color w:val="0C201D"/>
                                            <w:kern w:val="24"/>
                                            <w:sz w:val="12"/>
                                            <w:szCs w:val="12"/>
                                          </w:rPr>
                                        </w:pPr>
                                      </w:p>
                                    </w:txbxContent>
                                  </v:textbox>
                                </v:shape>
                              </v:group>
                            </v:group>
                          </v:group>
                          <v:group id="Gruppo 48" o:spid="_x0000_s1362" style="position:absolute;top:2531;width:3117;height:13433" coordorigin=",2753" coordsize="3118,1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">
                            <v:rect id="Rettangolo 3" o:spid="_x0000_s1363" style="position:absolute;top:2753;width:3118;height:14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" fillcolor="#f2f2f2" stroked="f" strokeweight="1.5pt"/>
                            <v:shape id="CasellaDiTesto 5" o:spid="_x0000_s1364" type="#_x0000_t202" style="position:absolute;left:-5713;top:8691;width:14492;height:28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" filled="f" stroked="f">
                              <v:textbox>
                                <w:txbxContent>
                                  <w:p w14:paraId="7D470C5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 xml:space="preserve">ASSIMILATO A </w:t>
                                    </w:r>
                                  </w:p>
                                  <w:p w14:paraId="29B14B9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PUBBLICA AMMINISTRAZIONE</w:t>
                                    </w:r>
                                  </w:p>
                                  <w:p w14:paraId="11AD7537" w14:textId="77777777" w:rsidR="00600EE4" w:rsidRPr="00600EE4" w:rsidRDefault="00600EE4" w:rsidP="00600EE4">
                                    <w:pPr>
                                      <w:jc w:val="center"/>
                                      <w:rPr>
                                        <w:rFonts w:ascii="Montserrat" w:hAnsi="Montserrat"/>
                                        <w:b/>
                                        <w:bCs/>
                                        <w:color w:val="0C201D"/>
                                        <w:kern w:val="24"/>
                                      </w:rPr>
                                    </w:pPr>
                                  </w:p>
                                  <w:p w14:paraId="4676698A" w14:textId="77777777" w:rsidR="00600EE4" w:rsidRPr="00600EE4" w:rsidRDefault="00600EE4" w:rsidP="00600EE4">
                                    <w:pPr>
                                      <w:jc w:val="center"/>
                                      <w:rPr>
                                        <w:rFonts w:ascii="Montserrat" w:hAnsi="Montserrat"/>
                                        <w:b/>
                                        <w:bCs/>
                                        <w:color w:val="0C201D"/>
                                        <w:kern w:val="24"/>
                                      </w:rPr>
                                    </w:pPr>
                                  </w:p>
                                </w:txbxContent>
                              </v:textbox>
                            </v:shape>
                          </v:group>
                          <v:rect id="Rettangolo 3" o:spid="_x0000_s1365" style="position:absolute;left:46647;top:2434;width:13220;height:1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" fillcolor="#3ea190" stroked="f" strokeweight="1.5pt"/>
                        </v:group>
                        <v:shape id="CasellaDiTesto 21" o:spid="_x0000_s1366" type="#_x0000_t202" style="position:absolute;left:47928;top:8174;width:10319;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" filled="f" stroked="f">
                          <v:textbox style="mso-fit-shape-to-text:t">
                            <w:txbxContent>
                              <w:p w14:paraId="47BBB391"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txbxContent>
                          </v:textbox>
                        </v:shape>
                      </v:group>
                      <v:shape id="CasellaDiTesto 5" o:spid="_x0000_s1367" type="#_x0000_t202" style="position:absolute;left:3215;top:11778;width:11902;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" filled="f" stroked="f">
                        <v:textbox>
                          <w:txbxContent>
                            <w:p w14:paraId="06E492C1"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09DE97C2"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368" style="position:absolute;top:97;width:59899;height:13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" filled="f" strokecolor="#3ea190" strokeweight="1pt"/>
                </v:group>
              </w:pict>
            </mc:Fallback>
          </mc:AlternateContent>
        </w:r>
        <w:r w:rsidRPr="00600EE4">
          <w:rPr>
            <w:rFonts w:ascii="Aptos" w:eastAsia="Aptos" w:hAnsi="Aptos"/>
            <w:noProof/>
            <w:kern w:val="2"/>
            <w14:ligatures w14:val="standardContextual"/>
          </w:rPr>
          <mc:AlternateContent>
            <mc:Choice Requires="wpg">
              <w:drawing>
                <wp:anchor distT="0" distB="0" distL="114300" distR="114300" simplePos="0" relativeHeight="251658252" behindDoc="0" locked="0" layoutInCell="1" allowOverlap="1" wp14:anchorId="00446840" wp14:editId="33B5EF2B">
                  <wp:simplePos x="0" y="0"/>
                  <wp:positionH relativeFrom="column">
                    <wp:posOffset>58420</wp:posOffset>
                  </wp:positionH>
                  <wp:positionV relativeFrom="paragraph">
                    <wp:posOffset>2283460</wp:posOffset>
                  </wp:positionV>
                  <wp:extent cx="6060440" cy="1331595"/>
                  <wp:effectExtent l="0" t="0" r="0" b="20955"/>
                  <wp:wrapNone/>
                  <wp:docPr id="1301802353" name="Gruppo 432"/>
                  <wp:cNvGraphicFramePr/>
                  <a:graphic xmlns:a="http://schemas.openxmlformats.org/drawingml/2006/main">
                    <a:graphicData uri="http://schemas.microsoft.com/office/word/2010/wordprocessingGroup">
                      <wpg:wgp>
                        <wpg:cNvGrpSpPr/>
                        <wpg:grpSpPr>
                          <a:xfrm>
                            <a:off x="0" y="0"/>
                            <a:ext cx="6060440" cy="1331595"/>
                            <a:chOff x="4890" y="0"/>
                            <a:chExt cx="6061491" cy="1332001"/>
                          </a:xfrm>
                        </wpg:grpSpPr>
                        <wpg:grpSp>
                          <wpg:cNvPr id="1022875595" name="Gruppo 239"/>
                          <wpg:cNvGrpSpPr/>
                          <wpg:grpSpPr>
                            <a:xfrm>
                              <a:off x="4890" y="9777"/>
                              <a:ext cx="6061491" cy="1322224"/>
                              <a:chOff x="2" y="93575"/>
                              <a:chExt cx="6061839" cy="1324800"/>
                            </a:xfrm>
                          </wpg:grpSpPr>
                          <wps:wsp>
                            <wps:cNvPr id="1266654231"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392716131" name="Gruppo 239"/>
                            <wpg:cNvGrpSpPr/>
                            <wpg:grpSpPr>
                              <a:xfrm>
                                <a:off x="2" y="93575"/>
                                <a:ext cx="6061839" cy="1324800"/>
                                <a:chOff x="2" y="246042"/>
                                <a:chExt cx="6061839" cy="1325175"/>
                              </a:xfrm>
                            </wpg:grpSpPr>
                            <wpg:grpSp>
                              <wpg:cNvPr id="694095246" name="Gruppo 138"/>
                              <wpg:cNvGrpSpPr/>
                              <wpg:grpSpPr>
                                <a:xfrm>
                                  <a:off x="2" y="246042"/>
                                  <a:ext cx="6061839" cy="1325175"/>
                                  <a:chOff x="2" y="246042"/>
                                  <a:chExt cx="6061839" cy="1325175"/>
                                </a:xfrm>
                              </wpg:grpSpPr>
                              <wpg:grpSp>
                                <wpg:cNvPr id="1146421399" name="Gruppo 52"/>
                                <wpg:cNvGrpSpPr/>
                                <wpg:grpSpPr>
                                  <a:xfrm>
                                    <a:off x="2" y="246042"/>
                                    <a:ext cx="6000182" cy="1325175"/>
                                    <a:chOff x="1" y="246095"/>
                                    <a:chExt cx="6000484" cy="1325451"/>
                                  </a:xfrm>
                                </wpg:grpSpPr>
                                <wpg:grpSp>
                                  <wpg:cNvPr id="523306330" name="Gruppo 47"/>
                                  <wpg:cNvGrpSpPr/>
                                  <wpg:grpSpPr>
                                    <a:xfrm>
                                      <a:off x="392745" y="513858"/>
                                      <a:ext cx="1251397" cy="653855"/>
                                      <a:chOff x="-120172" y="-62611"/>
                                      <a:chExt cx="1252004" cy="653855"/>
                                    </a:xfrm>
                                  </wpg:grpSpPr>
                                  <wpg:grpSp>
                                    <wpg:cNvPr id="1146846653" name="Gruppo 35"/>
                                    <wpg:cNvGrpSpPr/>
                                    <wpg:grpSpPr>
                                      <a:xfrm>
                                        <a:off x="-120172" y="-62611"/>
                                        <a:ext cx="1029376" cy="653855"/>
                                        <a:chOff x="-120172" y="-62611"/>
                                        <a:chExt cx="1029376" cy="653855"/>
                                      </a:xfrm>
                                    </wpg:grpSpPr>
                                    <wps:wsp>
                                      <wps:cNvPr id="1751640193"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1918133391" name="CasellaDiTesto 5"/>
                                      <wps:cNvSpPr txBox="1"/>
                                      <wps:spPr>
                                        <a:xfrm>
                                          <a:off x="-118172" y="109421"/>
                                          <a:ext cx="1027376" cy="350151"/>
                                        </a:xfrm>
                                        <a:prstGeom prst="rect">
                                          <a:avLst/>
                                        </a:prstGeom>
                                        <a:noFill/>
                                      </wps:spPr>
                                      <wps:txbx>
                                        <w:txbxContent>
                                          <w:p w14:paraId="3B70B64F"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PRIVATO</w:t>
                                            </w:r>
                                          </w:p>
                                          <w:p w14:paraId="6E0EBD74" w14:textId="77777777" w:rsidR="00600EE4" w:rsidRPr="00600EE4" w:rsidRDefault="00600EE4" w:rsidP="00600EE4">
                                            <w:pPr>
                                              <w:jc w:val="center"/>
                                              <w:rPr>
                                                <w:rFonts w:ascii="Arial" w:hAnsi="Arial" w:cs="Arial"/>
                                                <w:i/>
                                                <w:iCs/>
                                                <w:color w:val="FFFFFF"/>
                                                <w:kern w:val="24"/>
                                                <w:sz w:val="10"/>
                                                <w:szCs w:val="10"/>
                                              </w:rPr>
                                            </w:pPr>
                                            <w:r w:rsidRPr="00600EE4">
                                              <w:rPr>
                                                <w:rFonts w:ascii="Arial" w:hAnsi="Arial" w:cs="Arial"/>
                                                <w:i/>
                                                <w:iCs/>
                                                <w:color w:val="FFFFFF"/>
                                                <w:kern w:val="24"/>
                                                <w:sz w:val="10"/>
                                                <w:szCs w:val="10"/>
                                              </w:rPr>
                                              <w:t>(incluso ETS economico)</w:t>
                                            </w:r>
                                          </w:p>
                                          <w:p w14:paraId="4686F34A" w14:textId="77777777" w:rsidR="00600EE4" w:rsidRPr="00600EE4" w:rsidRDefault="00600EE4" w:rsidP="00600EE4">
                                            <w:pPr>
                                              <w:jc w:val="center"/>
                                              <w:rPr>
                                                <w:rFonts w:ascii="Arial" w:hAnsi="Arial" w:cs="Arial"/>
                                                <w:color w:val="FFFFFF"/>
                                                <w:kern w:val="24"/>
                                                <w:sz w:val="2"/>
                                                <w:szCs w:val="2"/>
                                              </w:rPr>
                                            </w:pPr>
                                          </w:p>
                                          <w:p w14:paraId="42304A4E" w14:textId="77777777" w:rsidR="00600EE4" w:rsidRPr="00600EE4" w:rsidRDefault="00600EE4" w:rsidP="00600EE4">
                                            <w:pPr>
                                              <w:jc w:val="center"/>
                                              <w:rPr>
                                                <w:rFonts w:ascii="Arial" w:hAnsi="Arial" w:cs="Arial"/>
                                                <w:color w:val="FFFFFF"/>
                                                <w:kern w:val="24"/>
                                                <w:sz w:val="2"/>
                                                <w:szCs w:val="2"/>
                                              </w:rPr>
                                            </w:pPr>
                                          </w:p>
                                        </w:txbxContent>
                                      </wps:txbx>
                                      <wps:bodyPr wrap="square" rtlCol="0">
                                        <a:noAutofit/>
                                      </wps:bodyPr>
                                    </wps:wsp>
                                  </wpg:grpSp>
                                  <wps:wsp>
                                    <wps:cNvPr id="213046334"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1481574926" name="Gruppo 40"/>
                                  <wpg:cNvGrpSpPr/>
                                  <wpg:grpSpPr>
                                    <a:xfrm>
                                      <a:off x="2112807" y="256884"/>
                                      <a:ext cx="2475163" cy="259792"/>
                                      <a:chOff x="-161302" y="129663"/>
                                      <a:chExt cx="2475727" cy="259792"/>
                                    </a:xfrm>
                                  </wpg:grpSpPr>
                                  <wps:wsp>
                                    <wps:cNvPr id="1476639508" name="Connettore diritto 121"/>
                                    <wps:cNvCnPr>
                                      <a:cxnSpLocks/>
                                    </wps:cNvCnPr>
                                    <wps:spPr>
                                      <a:xfrm>
                                        <a:off x="-161302" y="262031"/>
                                        <a:ext cx="693944" cy="977"/>
                                      </a:xfrm>
                                      <a:prstGeom prst="line">
                                        <a:avLst/>
                                      </a:prstGeom>
                                      <a:noFill/>
                                      <a:ln w="19050" cap="flat" cmpd="sng" algn="ctr">
                                        <a:solidFill>
                                          <a:srgbClr val="78D9AB"/>
                                        </a:solidFill>
                                        <a:prstDash val="solid"/>
                                        <a:miter lim="800000"/>
                                      </a:ln>
                                      <a:effectLst/>
                                    </wps:spPr>
                                    <wps:bodyPr/>
                                  </wps:wsp>
                                  <wpg:grpSp>
                                    <wpg:cNvPr id="1866386990" name="Gruppo 28"/>
                                    <wpg:cNvGrpSpPr/>
                                    <wpg:grpSpPr>
                                      <a:xfrm>
                                        <a:off x="501671" y="129663"/>
                                        <a:ext cx="1812754" cy="259792"/>
                                        <a:chOff x="-253979" y="129663"/>
                                        <a:chExt cx="1812754" cy="259792"/>
                                      </a:xfrm>
                                    </wpg:grpSpPr>
                                    <wps:wsp>
                                      <wps:cNvPr id="2065335895" name="Rettangolo con angoli arrotondati 20"/>
                                      <wps:cNvSpPr/>
                                      <wps:spPr>
                                        <a:xfrm>
                                          <a:off x="-253979" y="134824"/>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481817916" name="CasellaDiTesto 21"/>
                                      <wps:cNvSpPr txBox="1"/>
                                      <wps:spPr>
                                        <a:xfrm>
                                          <a:off x="-241674" y="129663"/>
                                          <a:ext cx="1800449" cy="259792"/>
                                        </a:xfrm>
                                        <a:prstGeom prst="rect">
                                          <a:avLst/>
                                        </a:prstGeom>
                                        <a:noFill/>
                                      </wps:spPr>
                                      <wps:txbx>
                                        <w:txbxContent>
                                          <w:p w14:paraId="519F65CE"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PRIVATO</w:t>
                                            </w:r>
                                          </w:p>
                                          <w:p w14:paraId="6B117703"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proprietario dell’immobile</w:t>
                                            </w:r>
                                          </w:p>
                                        </w:txbxContent>
                                      </wps:txbx>
                                      <wps:bodyPr wrap="square" rtlCol="0">
                                        <a:spAutoFit/>
                                      </wps:bodyPr>
                                    </wps:wsp>
                                  </wpg:grpSp>
                                </wpg:grpSp>
                                <wpg:grpSp>
                                  <wpg:cNvPr id="413595032" name="Gruppo 39"/>
                                  <wpg:cNvGrpSpPr/>
                                  <wpg:grpSpPr>
                                    <a:xfrm>
                                      <a:off x="1405489" y="255400"/>
                                      <a:ext cx="1201606" cy="1173108"/>
                                      <a:chOff x="-304041" y="124225"/>
                                      <a:chExt cx="1201606" cy="1173346"/>
                                    </a:xfrm>
                                  </wpg:grpSpPr>
                                  <wps:wsp>
                                    <wps:cNvPr id="381917029" name="Connettore diritto 13"/>
                                    <wps:cNvCnPr>
                                      <a:cxnSpLocks/>
                                    </wps:cNvCnPr>
                                    <wps:spPr>
                                      <a:xfrm flipH="1">
                                        <a:off x="259401" y="399924"/>
                                        <a:ext cx="1536" cy="140014"/>
                                      </a:xfrm>
                                      <a:prstGeom prst="line">
                                        <a:avLst/>
                                      </a:prstGeom>
                                      <a:noFill/>
                                      <a:ln w="19050" cap="flat" cmpd="sng" algn="ctr">
                                        <a:solidFill>
                                          <a:srgbClr val="78D9AB"/>
                                        </a:solidFill>
                                        <a:prstDash val="solid"/>
                                        <a:miter lim="800000"/>
                                      </a:ln>
                                      <a:effectLst/>
                                    </wps:spPr>
                                    <wps:bodyPr/>
                                  </wps:wsp>
                                  <wpg:grpSp>
                                    <wpg:cNvPr id="1914297877" name="Gruppo 36"/>
                                    <wpg:cNvGrpSpPr/>
                                    <wpg:grpSpPr>
                                      <a:xfrm>
                                        <a:off x="-304041" y="543044"/>
                                        <a:ext cx="1201606" cy="332716"/>
                                        <a:chOff x="-304041" y="117568"/>
                                        <a:chExt cx="1201606" cy="332716"/>
                                      </a:xfrm>
                                    </wpg:grpSpPr>
                                    <wps:wsp>
                                      <wps:cNvPr id="1509434773"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2120188554" name="CasellaDiTesto 11"/>
                                      <wps:cNvSpPr txBox="1"/>
                                      <wps:spPr>
                                        <a:xfrm>
                                          <a:off x="-304041" y="118401"/>
                                          <a:ext cx="1201606" cy="318037"/>
                                        </a:xfrm>
                                        <a:prstGeom prst="rect">
                                          <a:avLst/>
                                        </a:prstGeom>
                                        <a:noFill/>
                                      </wps:spPr>
                                      <wps:txbx>
                                        <w:txbxContent>
                                          <w:p w14:paraId="180F8C81"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278DDF3F"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454864609" name="Gruppo 37"/>
                                    <wpg:cNvGrpSpPr/>
                                    <wpg:grpSpPr>
                                      <a:xfrm>
                                        <a:off x="109269" y="124225"/>
                                        <a:ext cx="295496" cy="287655"/>
                                        <a:chOff x="-178114" y="124225"/>
                                        <a:chExt cx="295496" cy="287655"/>
                                      </a:xfrm>
                                    </wpg:grpSpPr>
                                    <wps:wsp>
                                      <wps:cNvPr id="1578944070" name="Ovale 10"/>
                                      <wps:cNvSpPr/>
                                      <wps:spPr>
                                        <a:xfrm>
                                          <a:off x="-170273" y="124225"/>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614335912" name="CasellaDiTesto 104"/>
                                      <wps:cNvSpPr txBox="1"/>
                                      <wps:spPr>
                                        <a:xfrm>
                                          <a:off x="-178114" y="157357"/>
                                          <a:ext cx="294005" cy="210162"/>
                                        </a:xfrm>
                                        <a:prstGeom prst="rect">
                                          <a:avLst/>
                                        </a:prstGeom>
                                        <a:noFill/>
                                      </wps:spPr>
                                      <wps:txbx>
                                        <w:txbxContent>
                                          <w:p w14:paraId="08BA3813"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814733891" name="Gruppo 38"/>
                                    <wpg:cNvGrpSpPr/>
                                    <wpg:grpSpPr>
                                      <a:xfrm>
                                        <a:off x="74206" y="1009915"/>
                                        <a:ext cx="369478" cy="287656"/>
                                        <a:chOff x="-179587" y="-255316"/>
                                        <a:chExt cx="369478" cy="287656"/>
                                      </a:xfrm>
                                    </wpg:grpSpPr>
                                    <wps:wsp>
                                      <wps:cNvPr id="1364467621"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1349644651" name="CasellaDiTesto 107"/>
                                      <wps:cNvSpPr txBox="1"/>
                                      <wps:spPr>
                                        <a:xfrm>
                                          <a:off x="-179587" y="-218934"/>
                                          <a:ext cx="369478" cy="206136"/>
                                        </a:xfrm>
                                        <a:prstGeom prst="rect">
                                          <a:avLst/>
                                        </a:prstGeom>
                                        <a:noFill/>
                                      </wps:spPr>
                                      <wps:txbx>
                                        <w:txbxContent>
                                          <w:p w14:paraId="6B05EF9D"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1518406268" name="Gruppo 51"/>
                                  <wpg:cNvGrpSpPr/>
                                  <wpg:grpSpPr>
                                    <a:xfrm>
                                      <a:off x="2112807" y="973138"/>
                                      <a:ext cx="2553438" cy="598408"/>
                                      <a:chOff x="-181144" y="78617"/>
                                      <a:chExt cx="2553438" cy="598408"/>
                                    </a:xfrm>
                                  </wpg:grpSpPr>
                                  <wpg:grpSp>
                                    <wpg:cNvPr id="57219183" name="Gruppo 50"/>
                                    <wpg:cNvGrpSpPr/>
                                    <wpg:grpSpPr>
                                      <a:xfrm>
                                        <a:off x="-181144" y="225643"/>
                                        <a:ext cx="426051" cy="308344"/>
                                        <a:chOff x="-181144" y="113883"/>
                                        <a:chExt cx="426051" cy="308344"/>
                                      </a:xfrm>
                                    </wpg:grpSpPr>
                                    <wps:wsp>
                                      <wps:cNvPr id="1866492225"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875158728" name="Connettore diritto 108"/>
                                      <wps:cNvCnPr>
                                        <a:cxnSpLocks/>
                                      </wps:cNvCnPr>
                                      <wps:spPr>
                                        <a:xfrm flipH="1">
                                          <a:off x="244907" y="113883"/>
                                          <a:ext cx="0" cy="308344"/>
                                        </a:xfrm>
                                        <a:prstGeom prst="line">
                                          <a:avLst/>
                                        </a:prstGeom>
                                        <a:noFill/>
                                        <a:ln w="19050" cap="flat" cmpd="sng" algn="ctr">
                                          <a:solidFill>
                                            <a:srgbClr val="78D9AB"/>
                                          </a:solidFill>
                                          <a:prstDash val="solid"/>
                                          <a:miter lim="800000"/>
                                        </a:ln>
                                        <a:effectLst/>
                                      </wps:spPr>
                                      <wps:bodyPr/>
                                    </wps:wsp>
                                  </wpg:grpSp>
                                  <wpg:grpSp>
                                    <wpg:cNvPr id="115925815" name="Gruppo 42"/>
                                    <wpg:cNvGrpSpPr/>
                                    <wpg:grpSpPr>
                                      <a:xfrm>
                                        <a:off x="238515" y="78617"/>
                                        <a:ext cx="2061419" cy="296410"/>
                                        <a:chOff x="-244130" y="-221655"/>
                                        <a:chExt cx="2061823" cy="297161"/>
                                      </a:xfrm>
                                    </wpg:grpSpPr>
                                    <wps:wsp>
                                      <wps:cNvPr id="381324890"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1215019991" name="Gruppo 30"/>
                                      <wpg:cNvGrpSpPr/>
                                      <wpg:grpSpPr>
                                        <a:xfrm>
                                          <a:off x="17253" y="-221655"/>
                                          <a:ext cx="1800440" cy="297161"/>
                                          <a:chOff x="-232670" y="-222134"/>
                                          <a:chExt cx="1800440" cy="297798"/>
                                        </a:xfrm>
                                      </wpg:grpSpPr>
                                      <wps:wsp>
                                        <wps:cNvPr id="518471445"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467340424" name="CasellaDiTesto 110"/>
                                        <wps:cNvSpPr txBox="1"/>
                                        <wps:spPr>
                                          <a:xfrm>
                                            <a:off x="-170588" y="-222134"/>
                                            <a:ext cx="1702259" cy="297798"/>
                                          </a:xfrm>
                                          <a:prstGeom prst="rect">
                                            <a:avLst/>
                                          </a:prstGeom>
                                          <a:noFill/>
                                        </wps:spPr>
                                        <wps:txbx>
                                          <w:txbxContent>
                                            <w:p w14:paraId="5DC65B82"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1DB185A3"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3</w:t>
                                              </w:r>
                                            </w:p>
                                            <w:p w14:paraId="3E6077E9"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674874046" name="Gruppo 45"/>
                                    <wpg:cNvGrpSpPr/>
                                    <wpg:grpSpPr>
                                      <a:xfrm>
                                        <a:off x="228356" y="375031"/>
                                        <a:ext cx="2143938" cy="301994"/>
                                        <a:chOff x="-259147" y="-207074"/>
                                        <a:chExt cx="2145084" cy="302644"/>
                                      </a:xfrm>
                                    </wpg:grpSpPr>
                                    <wps:wsp>
                                      <wps:cNvPr id="1606376285"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704001845" name="Gruppo 31"/>
                                      <wpg:cNvGrpSpPr/>
                                      <wpg:grpSpPr>
                                        <a:xfrm>
                                          <a:off x="-61293" y="-207074"/>
                                          <a:ext cx="1947230" cy="302644"/>
                                          <a:chOff x="-285743" y="-223488"/>
                                          <a:chExt cx="1947977" cy="303294"/>
                                        </a:xfrm>
                                      </wpg:grpSpPr>
                                      <wps:wsp>
                                        <wps:cNvPr id="1949583902"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018461629" name="CasellaDiTesto 111"/>
                                        <wps:cNvSpPr txBox="1"/>
                                        <wps:spPr>
                                          <a:xfrm>
                                            <a:off x="-285743" y="-223488"/>
                                            <a:ext cx="1947977" cy="303294"/>
                                          </a:xfrm>
                                          <a:prstGeom prst="rect">
                                            <a:avLst/>
                                          </a:prstGeom>
                                          <a:noFill/>
                                        </wps:spPr>
                                        <wps:txbx>
                                          <w:txbxContent>
                                            <w:p w14:paraId="15E4FA3E"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0C60D2C6"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8</w:t>
                                              </w:r>
                                            </w:p>
                                          </w:txbxContent>
                                        </wps:txbx>
                                        <wps:bodyPr wrap="square" rtlCol="0">
                                          <a:noAutofit/>
                                        </wps:bodyPr>
                                      </wps:wsp>
                                    </wpg:grpSp>
                                  </wpg:grpSp>
                                </wpg:grpSp>
                                <wpg:grpSp>
                                  <wpg:cNvPr id="814629763" name="Gruppo 48"/>
                                  <wpg:cNvGrpSpPr/>
                                  <wpg:grpSpPr>
                                    <a:xfrm>
                                      <a:off x="1" y="246098"/>
                                      <a:ext cx="311784" cy="1319567"/>
                                      <a:chOff x="0" y="267648"/>
                                      <a:chExt cx="311848" cy="1435122"/>
                                    </a:xfrm>
                                  </wpg:grpSpPr>
                                  <wps:wsp>
                                    <wps:cNvPr id="710453331" name="Rettangolo 3"/>
                                    <wps:cNvSpPr/>
                                    <wps:spPr>
                                      <a:xfrm>
                                        <a:off x="0" y="267648"/>
                                        <a:ext cx="311848" cy="1435122"/>
                                      </a:xfrm>
                                      <a:prstGeom prst="rect">
                                        <a:avLst/>
                                      </a:prstGeom>
                                      <a:solidFill>
                                        <a:sysClr val="window" lastClr="FFFFFF">
                                          <a:lumMod val="95000"/>
                                        </a:sysClr>
                                      </a:solidFill>
                                      <a:ln w="19050" cap="flat" cmpd="sng" algn="ctr">
                                        <a:noFill/>
                                        <a:prstDash val="solid"/>
                                        <a:miter lim="800000"/>
                                      </a:ln>
                                      <a:effectLst/>
                                    </wps:spPr>
                                    <wps:bodyPr rtlCol="0" anchor="ctr"/>
                                  </wps:wsp>
                                  <wps:wsp>
                                    <wps:cNvPr id="622702856" name="CasellaDiTesto 5"/>
                                    <wps:cNvSpPr txBox="1"/>
                                    <wps:spPr>
                                      <a:xfrm rot="16200000">
                                        <a:off x="-491885" y="896625"/>
                                        <a:ext cx="1307912" cy="201996"/>
                                      </a:xfrm>
                                      <a:prstGeom prst="rect">
                                        <a:avLst/>
                                      </a:prstGeom>
                                      <a:noFill/>
                                    </wps:spPr>
                                    <wps:txbx>
                                      <w:txbxContent>
                                        <w:p w14:paraId="7982BCE2"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PRIVATO</w:t>
                                          </w:r>
                                        </w:p>
                                        <w:p w14:paraId="27952AD5" w14:textId="77777777" w:rsidR="00600EE4" w:rsidRPr="00600EE4" w:rsidRDefault="00600EE4" w:rsidP="00600EE4">
                                          <w:pPr>
                                            <w:jc w:val="center"/>
                                            <w:rPr>
                                              <w:rFonts w:ascii="Montserrat" w:hAnsi="Montserrat"/>
                                              <w:b/>
                                              <w:bCs/>
                                              <w:color w:val="0C201D"/>
                                              <w:kern w:val="24"/>
                                            </w:rPr>
                                          </w:pPr>
                                        </w:p>
                                        <w:p w14:paraId="2098E341"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1418849858" name="Rettangolo 3"/>
                                  <wps:cNvSpPr/>
                                  <wps:spPr>
                                    <a:xfrm>
                                      <a:off x="4668479" y="246095"/>
                                      <a:ext cx="1332006" cy="1324635"/>
                                    </a:xfrm>
                                    <a:prstGeom prst="rect">
                                      <a:avLst/>
                                    </a:prstGeom>
                                    <a:solidFill>
                                      <a:srgbClr val="D0EDE8">
                                        <a:lumMod val="50000"/>
                                      </a:srgbClr>
                                    </a:solidFill>
                                    <a:ln w="19050" cap="flat" cmpd="sng" algn="ctr">
                                      <a:noFill/>
                                      <a:prstDash val="solid"/>
                                      <a:miter lim="800000"/>
                                    </a:ln>
                                    <a:effectLst/>
                                  </wps:spPr>
                                  <wps:bodyPr rtlCol="0" anchor="ctr"/>
                                </wps:wsp>
                              </wpg:grpSp>
                              <wps:wsp>
                                <wps:cNvPr id="1784809114" name="CasellaDiTesto 21"/>
                                <wps:cNvSpPr txBox="1"/>
                                <wps:spPr>
                                  <a:xfrm>
                                    <a:off x="4606972" y="445109"/>
                                    <a:ext cx="1454869" cy="922872"/>
                                  </a:xfrm>
                                  <a:prstGeom prst="rect">
                                    <a:avLst/>
                                  </a:prstGeom>
                                  <a:noFill/>
                                </wps:spPr>
                                <wps:txbx>
                                  <w:txbxContent>
                                    <w:p w14:paraId="2452FF18"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RESIDENZIALE</w:t>
                                      </w:r>
                                    </w:p>
                                    <w:p w14:paraId="1F110454" w14:textId="77777777" w:rsidR="00600EE4" w:rsidRPr="00600EE4" w:rsidRDefault="00600EE4" w:rsidP="00600EE4">
                                      <w:pPr>
                                        <w:jc w:val="center"/>
                                        <w:rPr>
                                          <w:rFonts w:ascii="Arial" w:hAnsi="Arial" w:cs="Arial"/>
                                          <w:b/>
                                          <w:bCs/>
                                          <w:color w:val="FFFFFF"/>
                                          <w:kern w:val="24"/>
                                          <w:sz w:val="8"/>
                                          <w:szCs w:val="8"/>
                                        </w:rPr>
                                      </w:pPr>
                                    </w:p>
                                    <w:p w14:paraId="6ADFBE5D"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III</w:t>
                                      </w:r>
                                    </w:p>
                                    <w:p w14:paraId="2496EA4D" w14:textId="77777777" w:rsidR="00600EE4" w:rsidRPr="00600EE4" w:rsidRDefault="00600EE4" w:rsidP="00600EE4">
                                      <w:pPr>
                                        <w:jc w:val="center"/>
                                        <w:rPr>
                                          <w:rFonts w:ascii="Arial" w:hAnsi="Arial" w:cs="Arial"/>
                                          <w:b/>
                                          <w:bCs/>
                                          <w:color w:val="FFFFFF"/>
                                          <w:kern w:val="24"/>
                                          <w:sz w:val="12"/>
                                          <w:szCs w:val="12"/>
                                        </w:rPr>
                                      </w:pPr>
                                    </w:p>
                                    <w:p w14:paraId="4CA750D5" w14:textId="77777777" w:rsidR="00600EE4" w:rsidRPr="00600EE4" w:rsidRDefault="00600EE4" w:rsidP="00600EE4">
                                      <w:pPr>
                                        <w:jc w:val="center"/>
                                        <w:rPr>
                                          <w:rFonts w:ascii="Arial" w:hAnsi="Arial" w:cs="Arial"/>
                                          <w:b/>
                                          <w:bCs/>
                                          <w:color w:val="FFFFFF"/>
                                          <w:kern w:val="24"/>
                                          <w:sz w:val="12"/>
                                          <w:szCs w:val="12"/>
                                        </w:rPr>
                                      </w:pPr>
                                    </w:p>
                                    <w:p w14:paraId="49D4D272"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TERZIARIO</w:t>
                                      </w:r>
                                    </w:p>
                                    <w:p w14:paraId="049A3BCE" w14:textId="77777777" w:rsidR="00600EE4" w:rsidRPr="00600EE4" w:rsidRDefault="00600EE4" w:rsidP="00600EE4">
                                      <w:pPr>
                                        <w:jc w:val="center"/>
                                        <w:rPr>
                                          <w:rFonts w:ascii="Arial" w:hAnsi="Arial" w:cs="Arial"/>
                                          <w:b/>
                                          <w:bCs/>
                                          <w:i/>
                                          <w:iCs/>
                                          <w:color w:val="FFFFFF"/>
                                          <w:kern w:val="24"/>
                                          <w:sz w:val="8"/>
                                          <w:szCs w:val="8"/>
                                        </w:rPr>
                                      </w:pPr>
                                    </w:p>
                                    <w:p w14:paraId="2BF4FFE4"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 e III</w:t>
                                      </w:r>
                                    </w:p>
                                    <w:p w14:paraId="71098E30" w14:textId="77777777" w:rsidR="00600EE4" w:rsidRPr="00600EE4" w:rsidRDefault="00600EE4" w:rsidP="00600EE4">
                                      <w:pPr>
                                        <w:jc w:val="center"/>
                                        <w:rPr>
                                          <w:rFonts w:ascii="Arial" w:hAnsi="Arial" w:cs="Arial"/>
                                          <w:b/>
                                          <w:bCs/>
                                          <w:color w:val="0C201D"/>
                                          <w:kern w:val="24"/>
                                          <w:sz w:val="12"/>
                                          <w:szCs w:val="12"/>
                                        </w:rPr>
                                      </w:pPr>
                                    </w:p>
                                    <w:p w14:paraId="16A0C8C4" w14:textId="77777777" w:rsidR="00600EE4" w:rsidRPr="00600EE4" w:rsidRDefault="00600EE4" w:rsidP="00600EE4">
                                      <w:pPr>
                                        <w:jc w:val="center"/>
                                        <w:rPr>
                                          <w:rFonts w:ascii="Arial" w:hAnsi="Arial" w:cs="Arial"/>
                                          <w:b/>
                                          <w:bCs/>
                                          <w:color w:val="0C201D"/>
                                          <w:kern w:val="24"/>
                                          <w:sz w:val="12"/>
                                          <w:szCs w:val="12"/>
                                        </w:rPr>
                                      </w:pPr>
                                    </w:p>
                                    <w:p w14:paraId="3142CE76" w14:textId="77777777" w:rsidR="00600EE4" w:rsidRPr="00600EE4" w:rsidRDefault="00600EE4" w:rsidP="00600EE4">
                                      <w:pPr>
                                        <w:jc w:val="center"/>
                                        <w:rPr>
                                          <w:rFonts w:ascii="Arial" w:hAnsi="Arial" w:cs="Arial"/>
                                          <w:b/>
                                          <w:bCs/>
                                          <w:color w:val="0C201D"/>
                                          <w:kern w:val="24"/>
                                          <w:sz w:val="12"/>
                                          <w:szCs w:val="12"/>
                                        </w:rPr>
                                      </w:pPr>
                                    </w:p>
                                  </w:txbxContent>
                                </wps:txbx>
                                <wps:bodyPr wrap="square" rtlCol="0">
                                  <a:noAutofit/>
                                </wps:bodyPr>
                              </wps:wsp>
                            </wpg:grpSp>
                            <wps:wsp>
                              <wps:cNvPr id="1157540796" name="CasellaDiTesto 5"/>
                              <wps:cNvSpPr txBox="1"/>
                              <wps:spPr>
                                <a:xfrm>
                                  <a:off x="324302" y="1177058"/>
                                  <a:ext cx="1190153" cy="205270"/>
                                </a:xfrm>
                                <a:prstGeom prst="rect">
                                  <a:avLst/>
                                </a:prstGeom>
                                <a:noFill/>
                              </wps:spPr>
                              <wps:txbx>
                                <w:txbxContent>
                                  <w:p w14:paraId="6AF754BD"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2D7AC8A1"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2108641065" name="Rettangolo 427"/>
                          <wps:cNvSpPr/>
                          <wps:spPr>
                            <a:xfrm>
                              <a:off x="13944" y="0"/>
                              <a:ext cx="5990361" cy="1332000"/>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446840" id="Gruppo 432" o:spid="_x0000_s1369" style="position:absolute;margin-left:4.6pt;margin-top:179.8pt;width:477.2pt;height:104.85pt;z-index:251658252" coordorigin="48" coordsize="60614,1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">
                  <v:group id="_x0000_s1370" style="position:absolute;left:48;top:97;width:60615;height:13223" coordorigin=",935" coordsize="60618,1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">
                    <v:line id="Connettore diritto 13" o:spid="_x0000_s1371"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" strokecolor="#78d9ab" strokeweight="1.5pt">
                      <v:stroke joinstyle="miter"/>
                      <o:lock v:ext="edit" shapetype="f"/>
                    </v:line>
                    <v:group id="_x0000_s1372" style="position:absolute;top:935;width:60618;height:13248" coordorigin=",2460" coordsize="60618,1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">
                      <v:group id="Gruppo 138" o:spid="_x0000_s1373" style="position:absolute;top:2460;width:60618;height:13252" coordorigin=",2460" coordsize="60618,1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">
                        <v:group id="Gruppo 52" o:spid="_x0000_s1374" style="position:absolute;top:2460;width:60001;height:13252" coordorigin=",2460" coordsize="60004,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">
                          <v:group id="Gruppo 47" o:spid="_x0000_s1375" style="position:absolute;left:3927;top:5138;width:12514;height:6539" coordorigin="-1201,-626" coordsize="12520,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">
                            <v:group id="Gruppo 35" o:spid="_x0000_s1376" style="position:absolute;left:-1201;top:-626;width:10293;height:6538" coordorigin="-1201,-626" coordsize="1029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">
                              <v:rect id="Rettangolo 4" o:spid="_x0000_s1377"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" fillcolor="#0d8475" stroked="f" strokeweight="1.5pt"/>
                              <v:shape id="CasellaDiTesto 5" o:spid="_x0000_s1378" type="#_x0000_t202" style="position:absolute;left:-1181;top:1094;width:10273;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" filled="f" stroked="f">
                                <v:textbox>
                                  <w:txbxContent>
                                    <w:p w14:paraId="3B70B64F" w14:textId="77777777" w:rsidR="00600EE4" w:rsidRPr="00600EE4" w:rsidRDefault="00600EE4" w:rsidP="00600EE4">
                                      <w:pPr>
                                        <w:jc w:val="center"/>
                                        <w:rPr>
                                          <w:rFonts w:ascii="Arial" w:hAnsi="Arial" w:cs="Arial"/>
                                          <w:b/>
                                          <w:bCs/>
                                          <w:color w:val="FFFFFF"/>
                                          <w:kern w:val="24"/>
                                          <w:sz w:val="14"/>
                                          <w:szCs w:val="14"/>
                                        </w:rPr>
                                      </w:pPr>
                                      <w:r w:rsidRPr="00600EE4">
                                        <w:rPr>
                                          <w:rFonts w:ascii="Arial" w:hAnsi="Arial" w:cs="Arial"/>
                                          <w:b/>
                                          <w:bCs/>
                                          <w:color w:val="FFFFFF"/>
                                          <w:kern w:val="24"/>
                                          <w:sz w:val="14"/>
                                          <w:szCs w:val="14"/>
                                        </w:rPr>
                                        <w:t>PRIVATO</w:t>
                                      </w:r>
                                    </w:p>
                                    <w:p w14:paraId="6E0EBD74" w14:textId="77777777" w:rsidR="00600EE4" w:rsidRPr="00600EE4" w:rsidRDefault="00600EE4" w:rsidP="00600EE4">
                                      <w:pPr>
                                        <w:jc w:val="center"/>
                                        <w:rPr>
                                          <w:rFonts w:ascii="Arial" w:hAnsi="Arial" w:cs="Arial"/>
                                          <w:i/>
                                          <w:iCs/>
                                          <w:color w:val="FFFFFF"/>
                                          <w:kern w:val="24"/>
                                          <w:sz w:val="10"/>
                                          <w:szCs w:val="10"/>
                                        </w:rPr>
                                      </w:pPr>
                                      <w:r w:rsidRPr="00600EE4">
                                        <w:rPr>
                                          <w:rFonts w:ascii="Arial" w:hAnsi="Arial" w:cs="Arial"/>
                                          <w:i/>
                                          <w:iCs/>
                                          <w:color w:val="FFFFFF"/>
                                          <w:kern w:val="24"/>
                                          <w:sz w:val="10"/>
                                          <w:szCs w:val="10"/>
                                        </w:rPr>
                                        <w:t>(incluso ETS economico)</w:t>
                                      </w:r>
                                    </w:p>
                                    <w:p w14:paraId="4686F34A" w14:textId="77777777" w:rsidR="00600EE4" w:rsidRPr="00600EE4" w:rsidRDefault="00600EE4" w:rsidP="00600EE4">
                                      <w:pPr>
                                        <w:jc w:val="center"/>
                                        <w:rPr>
                                          <w:rFonts w:ascii="Arial" w:hAnsi="Arial" w:cs="Arial"/>
                                          <w:color w:val="FFFFFF"/>
                                          <w:kern w:val="24"/>
                                          <w:sz w:val="2"/>
                                          <w:szCs w:val="2"/>
                                        </w:rPr>
                                      </w:pPr>
                                    </w:p>
                                    <w:p w14:paraId="42304A4E" w14:textId="77777777" w:rsidR="00600EE4" w:rsidRPr="00600EE4" w:rsidRDefault="00600EE4" w:rsidP="00600EE4">
                                      <w:pPr>
                                        <w:jc w:val="center"/>
                                        <w:rPr>
                                          <w:rFonts w:ascii="Arial" w:hAnsi="Arial" w:cs="Arial"/>
                                          <w:color w:val="FFFFFF"/>
                                          <w:kern w:val="24"/>
                                          <w:sz w:val="2"/>
                                          <w:szCs w:val="2"/>
                                        </w:rPr>
                                      </w:pPr>
                                    </w:p>
                                  </w:txbxContent>
                                </v:textbox>
                              </v:shape>
                            </v:group>
                            <v:line id="Connettore diritto 7" o:spid="_x0000_s1379"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" strokecolor="#78d9ab" strokeweight="1.5pt">
                              <v:stroke joinstyle="miter"/>
                              <o:lock v:ext="edit" shapetype="f"/>
                            </v:line>
                          </v:group>
                          <v:group id="Gruppo 40" o:spid="_x0000_s1380" style="position:absolute;left:21128;top:2568;width:24751;height:2598" coordorigin="-1613,1296" coordsize="24757,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">
                            <v:line id="Connettore diritto 121" o:spid="_x0000_s1381" style="position:absolute;visibility:visible;mso-wrap-style:square" from="-1613,2620" to="5326,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" strokecolor="#78d9ab" strokeweight="1.5pt">
                              <v:stroke joinstyle="miter"/>
                              <o:lock v:ext="edit" shapetype="f"/>
                            </v:line>
                            <v:group id="Gruppo 28" o:spid="_x0000_s1382" style="position:absolute;left:5016;top:1296;width:18128;height:2598" coordorigin="-2539,1296" coordsize="18127,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">
                              <v:roundrect id="Rettangolo con angoli arrotondati 20" o:spid="_x0000_s1383" style="position:absolute;left:-2539;top:1348;width:1800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" fillcolor="window" strokecolor="#2f5b46" strokeweight="1.5pt">
                                <v:stroke joinstyle="miter"/>
                              </v:roundrect>
                              <v:shape id="CasellaDiTesto 21" o:spid="_x0000_s1384" type="#_x0000_t202" style="position:absolute;left:-2416;top:1296;width:18003;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" filled="f" stroked="f">
                                <v:textbox style="mso-fit-shape-to-text:t">
                                  <w:txbxContent>
                                    <w:p w14:paraId="519F65CE"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PRIVATO</w:t>
                                      </w:r>
                                    </w:p>
                                    <w:p w14:paraId="6B117703"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proprietario dell’immobile</w:t>
                                      </w:r>
                                    </w:p>
                                  </w:txbxContent>
                                </v:textbox>
                              </v:shape>
                            </v:group>
                          </v:group>
                          <v:group id="Gruppo 39" o:spid="_x0000_s1385" style="position:absolute;left:14054;top:2554;width:12016;height:11731" coordorigin="-3040,1242" coordsize="12016,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">
                            <v:line id="Connettore diritto 13" o:spid="_x0000_s1386" style="position:absolute;flip:x;visibility:visible;mso-wrap-style:square" from="2594,3999" to="2609,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" strokecolor="#78d9ab" strokeweight="1.5pt">
                              <v:stroke joinstyle="miter"/>
                              <o:lock v:ext="edit" shapetype="f"/>
                            </v:line>
                            <v:group id="Gruppo 36" o:spid="_x0000_s1387"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">
                              <v:roundrect id="Ovale 10" o:spid="_x0000_s1388"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" fillcolor="#d9d9d9" stroked="f" strokeweight="1.5pt">
                                <v:stroke joinstyle="miter"/>
                              </v:roundrect>
                              <v:shape id="CasellaDiTesto 11" o:spid="_x0000_s1389"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" filled="f" stroked="f">
                                <v:textbox>
                                  <w:txbxContent>
                                    <w:p w14:paraId="180F8C81"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278DDF3F"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390" style="position:absolute;left:1092;top:1242;width:2955;height:2876" coordorigin="-178114,124225"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">
                              <v:oval id="Ovale 10" o:spid="_x0000_s1391" style="position:absolute;left:-170273;top:124225;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" fillcolor="#3ea190" stroked="f" strokeweight="1.5pt">
                                <v:stroke joinstyle="miter"/>
                              </v:oval>
                              <v:shape id="CasellaDiTesto 104" o:spid="_x0000_s1392" type="#_x0000_t202" style="position:absolute;left:-178114;top:157357;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" filled="f" stroked="f">
                                <v:textbox>
                                  <w:txbxContent>
                                    <w:p w14:paraId="08BA3813"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393"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">
                              <v:oval id="Ovale 10" o:spid="_x0000_s1394"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" fillcolor="#3ea190" stroked="f" strokeweight="1.5pt">
                                <v:stroke joinstyle="miter"/>
                              </v:oval>
                              <v:shape id="CasellaDiTesto 107" o:spid="_x0000_s1395"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" filled="f" stroked="f">
                                <v:textbox>
                                  <w:txbxContent>
                                    <w:p w14:paraId="6B05EF9D"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396" style="position:absolute;left:21128;top:9731;width:25534;height:5984" coordorigin="-1811,786" coordsize="25534,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">
                            <v:group id="Gruppo 50" o:spid="_x0000_s1397" style="position:absolute;left:-1811;top:2256;width:4260;height:3083" coordorigin="-181144,113883" coordsize="426051,30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">
                              <v:line id="Connettore diritto 8" o:spid="_x0000_s1398" style="position:absolute;flip:x;visibility:visible;mso-wrap-style:square" from="-181144,265674" to="238515,26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" strokecolor="#78d9ab" strokeweight="1.5pt">
                                <v:stroke joinstyle="miter"/>
                                <o:lock v:ext="edit" shapetype="f"/>
                              </v:line>
                              <v:line id="Connettore diritto 108" o:spid="_x0000_s1399" style="position:absolute;flip:x;visibility:visible;mso-wrap-style:square" from="244907,113883" to="244907,42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" strokecolor="#78d9ab" strokeweight="1.5pt">
                                <v:stroke joinstyle="miter"/>
                                <o:lock v:ext="edit" shapetype="f"/>
                              </v:line>
                            </v:group>
                            <v:group id="Gruppo 42" o:spid="_x0000_s1400" style="position:absolute;left:2385;top:786;width:20614;height:2964" coordorigin="-2441,-2216"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">
                              <v:line id="Connettore diritto 27" o:spid="_x0000_s1401"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" strokecolor="#78d9ab" strokeweight="1.5pt">
                                <v:stroke joinstyle="miter"/>
                                <o:lock v:ext="edit" shapetype="f"/>
                              </v:line>
                              <v:group id="Gruppo 30" o:spid="_x0000_s1402" style="position:absolute;left:172;top:-2216;width:18004;height:2971" coordorigin="-2326,-2221"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">
                                <v:roundrect id="Rettangolo con angoli arrotondati 28" o:spid="_x0000_s1403"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" fillcolor="window" strokecolor="#2f5b46" strokeweight="1.5pt">
                                  <v:stroke joinstyle="miter"/>
                                </v:roundrect>
                                <v:shape id="CasellaDiTesto 110" o:spid="_x0000_s1404" type="#_x0000_t202" style="position:absolute;left:-1705;top:-2221;width:17021;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" filled="f" stroked="f">
                                  <v:textbox>
                                    <w:txbxContent>
                                      <w:p w14:paraId="5DC65B82"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1DB185A3"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3</w:t>
                                        </w:r>
                                      </w:p>
                                      <w:p w14:paraId="3E6077E9"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405" style="position:absolute;left:2283;top:3750;width:21439;height:3020" coordorigin="-2591,-2070" coordsize="21450,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">
                              <v:line id="Connettore diritto 30" o:spid="_x0000_s1406"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" strokecolor="#78d9ab" strokeweight="1.5pt">
                                <v:stroke joinstyle="miter"/>
                                <o:lock v:ext="edit" shapetype="f"/>
                              </v:line>
                              <v:group id="Gruppo 31" o:spid="_x0000_s1407" style="position:absolute;left:-612;top:-2070;width:19471;height:3025" coordorigin="-2857,-2234" coordsize="19479,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">
                                <v:roundrect id="Rettangolo con angoli arrotondati 31" o:spid="_x0000_s1408"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" fillcolor="window" strokecolor="#2f5b46" strokeweight="1.5pt">
                                  <v:stroke joinstyle="miter"/>
                                </v:roundrect>
                                <v:shape id="CasellaDiTesto 111" o:spid="_x0000_s1409" type="#_x0000_t202" style="position:absolute;left:-2857;top:-2234;width:19479;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" filled="f" stroked="f">
                                  <v:textbox>
                                    <w:txbxContent>
                                      <w:p w14:paraId="15E4FA3E"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0C60D2C6"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8</w:t>
                                        </w:r>
                                      </w:p>
                                    </w:txbxContent>
                                  </v:textbox>
                                </v:shape>
                              </v:group>
                            </v:group>
                          </v:group>
                          <v:group id="Gruppo 48" o:spid="_x0000_s1410" style="position:absolute;top:2460;width:3117;height:13196" coordorigin=",2676" coordsize="3118,1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">
                            <v:rect id="Rettangolo 3" o:spid="_x0000_s1411" style="position:absolute;top:2676;width:3118;height:1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" fillcolor="#f2f2f2" stroked="f" strokeweight="1.5pt"/>
                            <v:shape id="CasellaDiTesto 5" o:spid="_x0000_s1412" type="#_x0000_t202" style="position:absolute;left:-4920;top:8966;width:13079;height:20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" filled="f" stroked="f">
                              <v:textbox>
                                <w:txbxContent>
                                  <w:p w14:paraId="7982BCE2"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PRIVATO</w:t>
                                    </w:r>
                                  </w:p>
                                  <w:p w14:paraId="27952AD5" w14:textId="77777777" w:rsidR="00600EE4" w:rsidRPr="00600EE4" w:rsidRDefault="00600EE4" w:rsidP="00600EE4">
                                    <w:pPr>
                                      <w:jc w:val="center"/>
                                      <w:rPr>
                                        <w:rFonts w:ascii="Montserrat" w:hAnsi="Montserrat"/>
                                        <w:b/>
                                        <w:bCs/>
                                        <w:color w:val="0C201D"/>
                                        <w:kern w:val="24"/>
                                      </w:rPr>
                                    </w:pPr>
                                  </w:p>
                                  <w:p w14:paraId="2098E341" w14:textId="77777777" w:rsidR="00600EE4" w:rsidRPr="00600EE4" w:rsidRDefault="00600EE4" w:rsidP="00600EE4">
                                    <w:pPr>
                                      <w:jc w:val="center"/>
                                      <w:rPr>
                                        <w:rFonts w:ascii="Montserrat" w:hAnsi="Montserrat"/>
                                        <w:b/>
                                        <w:bCs/>
                                        <w:color w:val="0C201D"/>
                                        <w:kern w:val="24"/>
                                      </w:rPr>
                                    </w:pPr>
                                  </w:p>
                                </w:txbxContent>
                              </v:textbox>
                            </v:shape>
                          </v:group>
                          <v:rect id="Rettangolo 3" o:spid="_x0000_s1413" style="position:absolute;left:46684;top:2460;width:13320;height:1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" fillcolor="#3ea190" stroked="f" strokeweight="1.5pt"/>
                        </v:group>
                        <v:shape id="CasellaDiTesto 21" o:spid="_x0000_s1414" type="#_x0000_t202" style="position:absolute;left:46069;top:4451;width:14549;height:9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" filled="f" stroked="f">
                          <v:textbox>
                            <w:txbxContent>
                              <w:p w14:paraId="2452FF18"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RESIDENZIALE</w:t>
                                </w:r>
                              </w:p>
                              <w:p w14:paraId="1F110454" w14:textId="77777777" w:rsidR="00600EE4" w:rsidRPr="00600EE4" w:rsidRDefault="00600EE4" w:rsidP="00600EE4">
                                <w:pPr>
                                  <w:jc w:val="center"/>
                                  <w:rPr>
                                    <w:rFonts w:ascii="Arial" w:hAnsi="Arial" w:cs="Arial"/>
                                    <w:b/>
                                    <w:bCs/>
                                    <w:color w:val="FFFFFF"/>
                                    <w:kern w:val="24"/>
                                    <w:sz w:val="8"/>
                                    <w:szCs w:val="8"/>
                                  </w:rPr>
                                </w:pPr>
                              </w:p>
                              <w:p w14:paraId="6ADFBE5D"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III</w:t>
                                </w:r>
                              </w:p>
                              <w:p w14:paraId="2496EA4D" w14:textId="77777777" w:rsidR="00600EE4" w:rsidRPr="00600EE4" w:rsidRDefault="00600EE4" w:rsidP="00600EE4">
                                <w:pPr>
                                  <w:jc w:val="center"/>
                                  <w:rPr>
                                    <w:rFonts w:ascii="Arial" w:hAnsi="Arial" w:cs="Arial"/>
                                    <w:b/>
                                    <w:bCs/>
                                    <w:color w:val="FFFFFF"/>
                                    <w:kern w:val="24"/>
                                    <w:sz w:val="12"/>
                                    <w:szCs w:val="12"/>
                                  </w:rPr>
                                </w:pPr>
                              </w:p>
                              <w:p w14:paraId="4CA750D5" w14:textId="77777777" w:rsidR="00600EE4" w:rsidRPr="00600EE4" w:rsidRDefault="00600EE4" w:rsidP="00600EE4">
                                <w:pPr>
                                  <w:jc w:val="center"/>
                                  <w:rPr>
                                    <w:rFonts w:ascii="Arial" w:hAnsi="Arial" w:cs="Arial"/>
                                    <w:b/>
                                    <w:bCs/>
                                    <w:color w:val="FFFFFF"/>
                                    <w:kern w:val="24"/>
                                    <w:sz w:val="12"/>
                                    <w:szCs w:val="12"/>
                                  </w:rPr>
                                </w:pPr>
                              </w:p>
                              <w:p w14:paraId="49D4D272"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TERZIARIO</w:t>
                                </w:r>
                              </w:p>
                              <w:p w14:paraId="049A3BCE" w14:textId="77777777" w:rsidR="00600EE4" w:rsidRPr="00600EE4" w:rsidRDefault="00600EE4" w:rsidP="00600EE4">
                                <w:pPr>
                                  <w:jc w:val="center"/>
                                  <w:rPr>
                                    <w:rFonts w:ascii="Arial" w:hAnsi="Arial" w:cs="Arial"/>
                                    <w:b/>
                                    <w:bCs/>
                                    <w:i/>
                                    <w:iCs/>
                                    <w:color w:val="FFFFFF"/>
                                    <w:kern w:val="24"/>
                                    <w:sz w:val="8"/>
                                    <w:szCs w:val="8"/>
                                  </w:rPr>
                                </w:pPr>
                              </w:p>
                              <w:p w14:paraId="2BF4FFE4"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 e III</w:t>
                                </w:r>
                              </w:p>
                              <w:p w14:paraId="71098E30" w14:textId="77777777" w:rsidR="00600EE4" w:rsidRPr="00600EE4" w:rsidRDefault="00600EE4" w:rsidP="00600EE4">
                                <w:pPr>
                                  <w:jc w:val="center"/>
                                  <w:rPr>
                                    <w:rFonts w:ascii="Arial" w:hAnsi="Arial" w:cs="Arial"/>
                                    <w:b/>
                                    <w:bCs/>
                                    <w:color w:val="0C201D"/>
                                    <w:kern w:val="24"/>
                                    <w:sz w:val="12"/>
                                    <w:szCs w:val="12"/>
                                  </w:rPr>
                                </w:pPr>
                              </w:p>
                              <w:p w14:paraId="16A0C8C4" w14:textId="77777777" w:rsidR="00600EE4" w:rsidRPr="00600EE4" w:rsidRDefault="00600EE4" w:rsidP="00600EE4">
                                <w:pPr>
                                  <w:jc w:val="center"/>
                                  <w:rPr>
                                    <w:rFonts w:ascii="Arial" w:hAnsi="Arial" w:cs="Arial"/>
                                    <w:b/>
                                    <w:bCs/>
                                    <w:color w:val="0C201D"/>
                                    <w:kern w:val="24"/>
                                    <w:sz w:val="12"/>
                                    <w:szCs w:val="12"/>
                                  </w:rPr>
                                </w:pPr>
                              </w:p>
                              <w:p w14:paraId="3142CE76" w14:textId="77777777" w:rsidR="00600EE4" w:rsidRPr="00600EE4" w:rsidRDefault="00600EE4" w:rsidP="00600EE4">
                                <w:pPr>
                                  <w:jc w:val="center"/>
                                  <w:rPr>
                                    <w:rFonts w:ascii="Arial" w:hAnsi="Arial" w:cs="Arial"/>
                                    <w:b/>
                                    <w:bCs/>
                                    <w:color w:val="0C201D"/>
                                    <w:kern w:val="24"/>
                                    <w:sz w:val="12"/>
                                    <w:szCs w:val="12"/>
                                  </w:rPr>
                                </w:pPr>
                              </w:p>
                            </w:txbxContent>
                          </v:textbox>
                        </v:shape>
                      </v:group>
                      <v:shape id="CasellaDiTesto 5" o:spid="_x0000_s1415" type="#_x0000_t202" style="position:absolute;left:3243;top:11770;width:11901;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" filled="f" stroked="f">
                        <v:textbox>
                          <w:txbxContent>
                            <w:p w14:paraId="6AF754BD" w14:textId="77777777" w:rsidR="00600EE4" w:rsidRPr="00384511" w:rsidRDefault="00600EE4" w:rsidP="00600EE4">
                              <w:pPr>
                                <w:jc w:val="center"/>
                                <w:rPr>
                                  <w:rFonts w:ascii="Montserrat" w:hAnsi="Montserrat"/>
                                  <w:b/>
                                  <w:bCs/>
                                  <w:i/>
                                  <w:iCs/>
                                  <w:kern w:val="24"/>
                                  <w:sz w:val="22"/>
                                  <w:szCs w:val="22"/>
                                </w:rPr>
                              </w:pPr>
                              <w:r w:rsidRPr="00384511">
                                <w:rPr>
                                  <w:rFonts w:ascii="Arial" w:hAnsi="Arial" w:cs="Arial"/>
                                  <w:b/>
                                  <w:bCs/>
                                  <w:i/>
                                  <w:iCs/>
                                  <w:kern w:val="24"/>
                                  <w:sz w:val="10"/>
                                  <w:szCs w:val="10"/>
                                </w:rPr>
                                <w:t>PROPRIETARIO DELL’IMMOBILE</w:t>
                              </w:r>
                            </w:p>
                            <w:p w14:paraId="2D7AC8A1"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416" style="position:absolute;left:139;width:59904;height:1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" filled="f" strokecolor="#3ea190" strokeweight="1pt"/>
                </v:group>
              </w:pict>
            </mc:Fallback>
          </mc:AlternateContent>
        </w:r>
        <w:r w:rsidRPr="00600EE4">
          <w:rPr>
            <w:rFonts w:ascii="Aptos" w:eastAsia="Aptos" w:hAnsi="Aptos"/>
            <w:noProof/>
            <w:kern w:val="2"/>
            <w14:ligatures w14:val="standardContextual"/>
          </w:rPr>
          <mc:AlternateContent>
            <mc:Choice Requires="wpg">
              <w:drawing>
                <wp:anchor distT="0" distB="0" distL="114300" distR="114300" simplePos="0" relativeHeight="251658253" behindDoc="0" locked="0" layoutInCell="1" allowOverlap="1" wp14:anchorId="0DF7EF8D" wp14:editId="37CFA33B">
                  <wp:simplePos x="0" y="0"/>
                  <wp:positionH relativeFrom="column">
                    <wp:posOffset>67310</wp:posOffset>
                  </wp:positionH>
                  <wp:positionV relativeFrom="paragraph">
                    <wp:posOffset>3641090</wp:posOffset>
                  </wp:positionV>
                  <wp:extent cx="5989320" cy="1650365"/>
                  <wp:effectExtent l="0" t="0" r="11430" b="6985"/>
                  <wp:wrapNone/>
                  <wp:docPr id="513690017" name="Gruppo 428"/>
                  <wp:cNvGraphicFramePr/>
                  <a:graphic xmlns:a="http://schemas.openxmlformats.org/drawingml/2006/main">
                    <a:graphicData uri="http://schemas.microsoft.com/office/word/2010/wordprocessingGroup">
                      <wpg:wgp>
                        <wpg:cNvGrpSpPr/>
                        <wpg:grpSpPr>
                          <a:xfrm>
                            <a:off x="0" y="0"/>
                            <a:ext cx="5989320" cy="1650365"/>
                            <a:chOff x="4524" y="26126"/>
                            <a:chExt cx="5990089" cy="1650908"/>
                          </a:xfrm>
                        </wpg:grpSpPr>
                        <wpg:grpSp>
                          <wpg:cNvPr id="2089347364" name="Gruppo 239"/>
                          <wpg:cNvGrpSpPr/>
                          <wpg:grpSpPr>
                            <a:xfrm>
                              <a:off x="7465" y="26126"/>
                              <a:ext cx="5987148" cy="1650908"/>
                              <a:chOff x="-7464" y="77368"/>
                              <a:chExt cx="5987627" cy="1652808"/>
                            </a:xfrm>
                          </wpg:grpSpPr>
                          <wps:wsp>
                            <wps:cNvPr id="1096274614"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1680310490" name="Gruppo 239"/>
                            <wpg:cNvGrpSpPr/>
                            <wpg:grpSpPr>
                              <a:xfrm>
                                <a:off x="-7464" y="77368"/>
                                <a:ext cx="5987627" cy="1652808"/>
                                <a:chOff x="-7464" y="229829"/>
                                <a:chExt cx="5987627" cy="1653278"/>
                              </a:xfrm>
                            </wpg:grpSpPr>
                            <wpg:grpSp>
                              <wpg:cNvPr id="1706590025" name="Gruppo 138"/>
                              <wpg:cNvGrpSpPr/>
                              <wpg:grpSpPr>
                                <a:xfrm>
                                  <a:off x="-7464" y="229829"/>
                                  <a:ext cx="5987627" cy="1653278"/>
                                  <a:chOff x="-7464" y="229829"/>
                                  <a:chExt cx="5987627" cy="1653278"/>
                                </a:xfrm>
                              </wpg:grpSpPr>
                              <wpg:grpSp>
                                <wpg:cNvPr id="834005616" name="Gruppo 52"/>
                                <wpg:cNvGrpSpPr/>
                                <wpg:grpSpPr>
                                  <a:xfrm>
                                    <a:off x="-7464" y="229829"/>
                                    <a:ext cx="5987627" cy="1653278"/>
                                    <a:chOff x="-7464" y="229878"/>
                                    <a:chExt cx="5987927" cy="1653624"/>
                                  </a:xfrm>
                                </wpg:grpSpPr>
                                <wpg:grpSp>
                                  <wpg:cNvPr id="938467637" name="Gruppo 47"/>
                                  <wpg:cNvGrpSpPr/>
                                  <wpg:grpSpPr>
                                    <a:xfrm>
                                      <a:off x="356977" y="513858"/>
                                      <a:ext cx="1287165" cy="653855"/>
                                      <a:chOff x="-155958" y="-62611"/>
                                      <a:chExt cx="1287790" cy="653855"/>
                                    </a:xfrm>
                                  </wpg:grpSpPr>
                                  <wpg:grpSp>
                                    <wpg:cNvPr id="1833563796" name="Gruppo 35"/>
                                    <wpg:cNvGrpSpPr/>
                                    <wpg:grpSpPr>
                                      <a:xfrm>
                                        <a:off x="-155958" y="-62611"/>
                                        <a:ext cx="1128514" cy="653855"/>
                                        <a:chOff x="-155958" y="-62611"/>
                                        <a:chExt cx="1128514" cy="653855"/>
                                      </a:xfrm>
                                    </wpg:grpSpPr>
                                    <wps:wsp>
                                      <wps:cNvPr id="1078687835"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894291191" name="CasellaDiTesto 5"/>
                                      <wps:cNvSpPr txBox="1"/>
                                      <wps:spPr>
                                        <a:xfrm>
                                          <a:off x="-155958" y="46382"/>
                                          <a:ext cx="1128514" cy="436457"/>
                                        </a:xfrm>
                                        <a:prstGeom prst="rect">
                                          <a:avLst/>
                                        </a:prstGeom>
                                        <a:noFill/>
                                      </wps:spPr>
                                      <wps:txbx>
                                        <w:txbxContent>
                                          <w:p w14:paraId="5A6F869A"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PUBBLICO</w:t>
                                            </w:r>
                                          </w:p>
                                          <w:p w14:paraId="038BB20B"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(Pubblica Amministrazione)</w:t>
                                            </w:r>
                                          </w:p>
                                          <w:p w14:paraId="2139F949" w14:textId="77777777" w:rsidR="00600EE4" w:rsidRPr="00600EE4" w:rsidRDefault="00600EE4" w:rsidP="00600EE4">
                                            <w:pPr>
                                              <w:jc w:val="center"/>
                                              <w:rPr>
                                                <w:rFonts w:ascii="Arial" w:hAnsi="Arial" w:cs="Arial"/>
                                                <w:color w:val="FFFFFF"/>
                                                <w:kern w:val="24"/>
                                                <w:sz w:val="11"/>
                                                <w:szCs w:val="11"/>
                                              </w:rPr>
                                            </w:pPr>
                                          </w:p>
                                          <w:p w14:paraId="481D1C38" w14:textId="77777777" w:rsidR="00600EE4" w:rsidRPr="00600EE4" w:rsidRDefault="00600EE4" w:rsidP="00600EE4">
                                            <w:pPr>
                                              <w:jc w:val="center"/>
                                              <w:rPr>
                                                <w:rFonts w:ascii="Arial" w:hAnsi="Arial" w:cs="Arial"/>
                                                <w:color w:val="FFFFFF"/>
                                                <w:kern w:val="24"/>
                                                <w:sz w:val="11"/>
                                                <w:szCs w:val="11"/>
                                              </w:rPr>
                                            </w:pPr>
                                          </w:p>
                                        </w:txbxContent>
                                      </wps:txbx>
                                      <wps:bodyPr wrap="square" rtlCol="0">
                                        <a:noAutofit/>
                                      </wps:bodyPr>
                                    </wps:wsp>
                                  </wpg:grpSp>
                                  <wps:wsp>
                                    <wps:cNvPr id="139706061"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1840210300" name="Gruppo 40"/>
                                  <wpg:cNvGrpSpPr/>
                                  <wpg:grpSpPr>
                                    <a:xfrm>
                                      <a:off x="2112807" y="256884"/>
                                      <a:ext cx="2493876" cy="266756"/>
                                      <a:chOff x="-161302" y="129663"/>
                                      <a:chExt cx="2494445" cy="266756"/>
                                    </a:xfrm>
                                  </wpg:grpSpPr>
                                  <wps:wsp>
                                    <wps:cNvPr id="2108383149" name="Connettore diritto 121"/>
                                    <wps:cNvCnPr>
                                      <a:cxnSpLocks/>
                                    </wps:cNvCnPr>
                                    <wps:spPr>
                                      <a:xfrm>
                                        <a:off x="-161302" y="262031"/>
                                        <a:ext cx="693944" cy="977"/>
                                      </a:xfrm>
                                      <a:prstGeom prst="line">
                                        <a:avLst/>
                                      </a:prstGeom>
                                      <a:noFill/>
                                      <a:ln w="19050" cap="flat" cmpd="sng" algn="ctr">
                                        <a:solidFill>
                                          <a:srgbClr val="78D9AB"/>
                                        </a:solidFill>
                                        <a:prstDash val="solid"/>
                                        <a:miter lim="800000"/>
                                      </a:ln>
                                      <a:effectLst/>
                                    </wps:spPr>
                                    <wps:bodyPr/>
                                  </wps:wsp>
                                  <wpg:grpSp>
                                    <wpg:cNvPr id="638191006" name="Gruppo 28"/>
                                    <wpg:cNvGrpSpPr/>
                                    <wpg:grpSpPr>
                                      <a:xfrm>
                                        <a:off x="501671" y="129663"/>
                                        <a:ext cx="1831472" cy="266756"/>
                                        <a:chOff x="-253979" y="129663"/>
                                        <a:chExt cx="1831472" cy="266756"/>
                                      </a:xfrm>
                                    </wpg:grpSpPr>
                                    <wps:wsp>
                                      <wps:cNvPr id="1454192718" name="Rettangolo con angoli arrotondati 20"/>
                                      <wps:cNvSpPr/>
                                      <wps:spPr>
                                        <a:xfrm>
                                          <a:off x="-253979" y="134824"/>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407043171" name="CasellaDiTesto 21"/>
                                      <wps:cNvSpPr txBox="1"/>
                                      <wps:spPr>
                                        <a:xfrm>
                                          <a:off x="-223008" y="129663"/>
                                          <a:ext cx="1800501" cy="266756"/>
                                        </a:xfrm>
                                        <a:prstGeom prst="rect">
                                          <a:avLst/>
                                        </a:prstGeom>
                                        <a:noFill/>
                                      </wps:spPr>
                                      <wps:txbx>
                                        <w:txbxContent>
                                          <w:p w14:paraId="1FD05AC0"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 xml:space="preserve">UTILIZZATORE PUBBLICO </w:t>
                                            </w:r>
                                            <w:r w:rsidRPr="00600EE4">
                                              <w:rPr>
                                                <w:rFonts w:ascii="Arial" w:hAnsi="Arial" w:cs="Arial"/>
                                                <w:color w:val="0C201D"/>
                                                <w:kern w:val="24"/>
                                                <w:sz w:val="12"/>
                                                <w:szCs w:val="12"/>
                                              </w:rPr>
                                              <w:t>(PA)</w:t>
                                            </w:r>
                                          </w:p>
                                          <w:p w14:paraId="17363964"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wps:txbx>
                                      <wps:bodyPr wrap="square" rtlCol="0">
                                        <a:noAutofit/>
                                      </wps:bodyPr>
                                    </wps:wsp>
                                  </wpg:grpSp>
                                </wpg:grpSp>
                                <wpg:grpSp>
                                  <wpg:cNvPr id="1166875919" name="Gruppo 39"/>
                                  <wpg:cNvGrpSpPr/>
                                  <wpg:grpSpPr>
                                    <a:xfrm>
                                      <a:off x="1405489" y="243447"/>
                                      <a:ext cx="1201606" cy="1185061"/>
                                      <a:chOff x="-304041" y="112269"/>
                                      <a:chExt cx="1201606" cy="1185302"/>
                                    </a:xfrm>
                                  </wpg:grpSpPr>
                                  <wps:wsp>
                                    <wps:cNvPr id="378972130" name="Connettore diritto 13"/>
                                    <wps:cNvCnPr>
                                      <a:cxnSpLocks/>
                                    </wps:cNvCnPr>
                                    <wps:spPr>
                                      <a:xfrm flipH="1">
                                        <a:off x="259401" y="399924"/>
                                        <a:ext cx="1536" cy="140014"/>
                                      </a:xfrm>
                                      <a:prstGeom prst="line">
                                        <a:avLst/>
                                      </a:prstGeom>
                                      <a:noFill/>
                                      <a:ln w="19050" cap="flat" cmpd="sng" algn="ctr">
                                        <a:solidFill>
                                          <a:srgbClr val="78D9AB"/>
                                        </a:solidFill>
                                        <a:prstDash val="solid"/>
                                        <a:miter lim="800000"/>
                                      </a:ln>
                                      <a:effectLst/>
                                    </wps:spPr>
                                    <wps:bodyPr/>
                                  </wps:wsp>
                                  <wpg:grpSp>
                                    <wpg:cNvPr id="276531306" name="Gruppo 36"/>
                                    <wpg:cNvGrpSpPr/>
                                    <wpg:grpSpPr>
                                      <a:xfrm>
                                        <a:off x="-304041" y="543044"/>
                                        <a:ext cx="1201606" cy="332716"/>
                                        <a:chOff x="-304041" y="117568"/>
                                        <a:chExt cx="1201606" cy="332716"/>
                                      </a:xfrm>
                                    </wpg:grpSpPr>
                                    <wps:wsp>
                                      <wps:cNvPr id="647643515"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171834146" name="CasellaDiTesto 11"/>
                                      <wps:cNvSpPr txBox="1"/>
                                      <wps:spPr>
                                        <a:xfrm>
                                          <a:off x="-304041" y="118401"/>
                                          <a:ext cx="1201606" cy="318037"/>
                                        </a:xfrm>
                                        <a:prstGeom prst="rect">
                                          <a:avLst/>
                                        </a:prstGeom>
                                        <a:noFill/>
                                      </wps:spPr>
                                      <wps:txbx>
                                        <w:txbxContent>
                                          <w:p w14:paraId="1644694D"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59887CBF"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325581156" name="Gruppo 37"/>
                                    <wpg:cNvGrpSpPr/>
                                    <wpg:grpSpPr>
                                      <a:xfrm>
                                        <a:off x="109269" y="112269"/>
                                        <a:ext cx="295496" cy="287655"/>
                                        <a:chOff x="-178114" y="112269"/>
                                        <a:chExt cx="295496" cy="287655"/>
                                      </a:xfrm>
                                    </wpg:grpSpPr>
                                    <wps:wsp>
                                      <wps:cNvPr id="1964789633" name="Ovale 10"/>
                                      <wps:cNvSpPr/>
                                      <wps:spPr>
                                        <a:xfrm>
                                          <a:off x="-170273" y="112269"/>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376942228" name="CasellaDiTesto 104"/>
                                      <wps:cNvSpPr txBox="1"/>
                                      <wps:spPr>
                                        <a:xfrm>
                                          <a:off x="-178114" y="145400"/>
                                          <a:ext cx="294005" cy="210162"/>
                                        </a:xfrm>
                                        <a:prstGeom prst="rect">
                                          <a:avLst/>
                                        </a:prstGeom>
                                        <a:noFill/>
                                      </wps:spPr>
                                      <wps:txbx>
                                        <w:txbxContent>
                                          <w:p w14:paraId="64269A0E"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763135618" name="Gruppo 38"/>
                                    <wpg:cNvGrpSpPr/>
                                    <wpg:grpSpPr>
                                      <a:xfrm>
                                        <a:off x="74206" y="1009915"/>
                                        <a:ext cx="369478" cy="287656"/>
                                        <a:chOff x="-179587" y="-255316"/>
                                        <a:chExt cx="369478" cy="287656"/>
                                      </a:xfrm>
                                    </wpg:grpSpPr>
                                    <wps:wsp>
                                      <wps:cNvPr id="27306103"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234779063" name="CasellaDiTesto 107"/>
                                      <wps:cNvSpPr txBox="1"/>
                                      <wps:spPr>
                                        <a:xfrm>
                                          <a:off x="-179587" y="-218934"/>
                                          <a:ext cx="369478" cy="206136"/>
                                        </a:xfrm>
                                        <a:prstGeom prst="rect">
                                          <a:avLst/>
                                        </a:prstGeom>
                                        <a:noFill/>
                                      </wps:spPr>
                                      <wps:txbx>
                                        <w:txbxContent>
                                          <w:p w14:paraId="37F0EFCA"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538282989" name="Gruppo 51"/>
                                  <wpg:cNvGrpSpPr/>
                                  <wpg:grpSpPr>
                                    <a:xfrm>
                                      <a:off x="2112807" y="668146"/>
                                      <a:ext cx="2553700" cy="1215356"/>
                                      <a:chOff x="-181144" y="-226375"/>
                                      <a:chExt cx="2553700" cy="1215356"/>
                                    </a:xfrm>
                                  </wpg:grpSpPr>
                                  <wpg:grpSp>
                                    <wpg:cNvPr id="1875108850" name="Gruppo 43"/>
                                    <wpg:cNvGrpSpPr/>
                                    <wpg:grpSpPr>
                                      <a:xfrm>
                                        <a:off x="225780" y="-226375"/>
                                        <a:ext cx="2074435" cy="300579"/>
                                        <a:chOff x="-246747" y="-226939"/>
                                        <a:chExt cx="2075174" cy="301339"/>
                                      </a:xfrm>
                                    </wpg:grpSpPr>
                                    <wps:wsp>
                                      <wps:cNvPr id="2017430912" name="Connettore diritto 18"/>
                                      <wps:cNvCnPr>
                                        <a:cxnSpLocks/>
                                      </wps:cNvCnPr>
                                      <wps:spPr>
                                        <a:xfrm>
                                          <a:off x="-246747" y="-90140"/>
                                          <a:ext cx="338667" cy="0"/>
                                        </a:xfrm>
                                        <a:prstGeom prst="line">
                                          <a:avLst/>
                                        </a:prstGeom>
                                        <a:noFill/>
                                        <a:ln w="19050" cap="flat" cmpd="sng" algn="ctr">
                                          <a:solidFill>
                                            <a:srgbClr val="78D9AB"/>
                                          </a:solidFill>
                                          <a:prstDash val="solid"/>
                                          <a:miter lim="800000"/>
                                        </a:ln>
                                        <a:effectLst/>
                                      </wps:spPr>
                                      <wps:bodyPr/>
                                    </wps:wsp>
                                    <wpg:grpSp>
                                      <wpg:cNvPr id="356751050" name="Gruppo 29"/>
                                      <wpg:cNvGrpSpPr/>
                                      <wpg:grpSpPr>
                                        <a:xfrm>
                                          <a:off x="27693" y="-226939"/>
                                          <a:ext cx="1800734" cy="301339"/>
                                          <a:chOff x="-230164" y="-226939"/>
                                          <a:chExt cx="1800734" cy="301339"/>
                                        </a:xfrm>
                                      </wpg:grpSpPr>
                                      <wps:wsp>
                                        <wps:cNvPr id="2048961096" name="Rettangolo con angoli arrotondati 22"/>
                                        <wps:cNvSpPr/>
                                        <wps:spPr>
                                          <a:xfrm>
                                            <a:off x="-230164" y="-207369"/>
                                            <a:ext cx="1800734"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625877528" name="CasellaDiTesto 25"/>
                                        <wps:cNvSpPr txBox="1"/>
                                        <wps:spPr>
                                          <a:xfrm>
                                            <a:off x="-149156" y="-226939"/>
                                            <a:ext cx="1666870" cy="301339"/>
                                          </a:xfrm>
                                          <a:prstGeom prst="rect">
                                            <a:avLst/>
                                          </a:prstGeom>
                                          <a:noFill/>
                                        </wps:spPr>
                                        <wps:txbx>
                                          <w:txbxContent>
                                            <w:p w14:paraId="312BF705"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7EB03E19"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txbxContent>
                                        </wps:txbx>
                                        <wps:bodyPr wrap="square" rtlCol="0">
                                          <a:noAutofit/>
                                        </wps:bodyPr>
                                      </wps:wsp>
                                    </wpg:grpSp>
                                  </wpg:grpSp>
                                  <wpg:grpSp>
                                    <wpg:cNvPr id="778787101" name="Gruppo 50"/>
                                    <wpg:cNvGrpSpPr/>
                                    <wpg:grpSpPr>
                                      <a:xfrm>
                                        <a:off x="-181144" y="-93846"/>
                                        <a:ext cx="419659" cy="918194"/>
                                        <a:chOff x="-181144" y="-205606"/>
                                        <a:chExt cx="419659" cy="918194"/>
                                      </a:xfrm>
                                    </wpg:grpSpPr>
                                    <wps:wsp>
                                      <wps:cNvPr id="1685454620"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1311186536" name="Connettore diritto 108"/>
                                      <wps:cNvCnPr>
                                        <a:cxnSpLocks/>
                                      </wps:cNvCnPr>
                                      <wps:spPr>
                                        <a:xfrm flipH="1">
                                          <a:off x="235486" y="-205606"/>
                                          <a:ext cx="0" cy="918194"/>
                                        </a:xfrm>
                                        <a:prstGeom prst="line">
                                          <a:avLst/>
                                        </a:prstGeom>
                                        <a:noFill/>
                                        <a:ln w="19050" cap="flat" cmpd="sng" algn="ctr">
                                          <a:solidFill>
                                            <a:srgbClr val="78D9AB"/>
                                          </a:solidFill>
                                          <a:prstDash val="solid"/>
                                          <a:miter lim="800000"/>
                                        </a:ln>
                                        <a:effectLst/>
                                      </wps:spPr>
                                      <wps:bodyPr/>
                                    </wps:wsp>
                                  </wpg:grpSp>
                                  <wpg:grpSp>
                                    <wpg:cNvPr id="746586675" name="Gruppo 42"/>
                                    <wpg:cNvGrpSpPr/>
                                    <wpg:grpSpPr>
                                      <a:xfrm>
                                        <a:off x="238515" y="78617"/>
                                        <a:ext cx="2061419" cy="296410"/>
                                        <a:chOff x="-244130" y="-221655"/>
                                        <a:chExt cx="2061823" cy="297161"/>
                                      </a:xfrm>
                                    </wpg:grpSpPr>
                                    <wps:wsp>
                                      <wps:cNvPr id="662920901"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741877620" name="Gruppo 30"/>
                                      <wpg:cNvGrpSpPr/>
                                      <wpg:grpSpPr>
                                        <a:xfrm>
                                          <a:off x="17253" y="-221655"/>
                                          <a:ext cx="1800440" cy="297161"/>
                                          <a:chOff x="-232670" y="-222134"/>
                                          <a:chExt cx="1800440" cy="297798"/>
                                        </a:xfrm>
                                      </wpg:grpSpPr>
                                      <wps:wsp>
                                        <wps:cNvPr id="1788276667"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84376344" name="CasellaDiTesto 110"/>
                                        <wps:cNvSpPr txBox="1"/>
                                        <wps:spPr>
                                          <a:xfrm>
                                            <a:off x="-155656" y="-222134"/>
                                            <a:ext cx="1702259" cy="297798"/>
                                          </a:xfrm>
                                          <a:prstGeom prst="rect">
                                            <a:avLst/>
                                          </a:prstGeom>
                                          <a:noFill/>
                                        </wps:spPr>
                                        <wps:txbx>
                                          <w:txbxContent>
                                            <w:p w14:paraId="4A4B49A1"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ALTRO SOGGETTO PUBBLICO</w:t>
                                              </w:r>
                                            </w:p>
                                            <w:p w14:paraId="45548BC4"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b)</w:t>
                                              </w:r>
                                            </w:p>
                                            <w:p w14:paraId="5782B5B8"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12355611" name="Gruppo 45"/>
                                    <wpg:cNvGrpSpPr/>
                                    <wpg:grpSpPr>
                                      <a:xfrm>
                                        <a:off x="228356" y="375031"/>
                                        <a:ext cx="2144200" cy="273588"/>
                                        <a:chOff x="-259147" y="-207074"/>
                                        <a:chExt cx="2145345" cy="274177"/>
                                      </a:xfrm>
                                    </wpg:grpSpPr>
                                    <wps:wsp>
                                      <wps:cNvPr id="137984613"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1246733317" name="Gruppo 31"/>
                                      <wpg:cNvGrpSpPr/>
                                      <wpg:grpSpPr>
                                        <a:xfrm>
                                          <a:off x="-61032" y="-207074"/>
                                          <a:ext cx="1947230" cy="274177"/>
                                          <a:chOff x="-285484" y="-223488"/>
                                          <a:chExt cx="1947977" cy="274766"/>
                                        </a:xfrm>
                                      </wpg:grpSpPr>
                                      <wps:wsp>
                                        <wps:cNvPr id="1427587239"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258516753" name="CasellaDiTesto 111"/>
                                        <wps:cNvSpPr txBox="1"/>
                                        <wps:spPr>
                                          <a:xfrm>
                                            <a:off x="-285484" y="-223488"/>
                                            <a:ext cx="1947977" cy="274766"/>
                                          </a:xfrm>
                                          <a:prstGeom prst="rect">
                                            <a:avLst/>
                                          </a:prstGeom>
                                          <a:noFill/>
                                        </wps:spPr>
                                        <wps:txbx>
                                          <w:txbxContent>
                                            <w:p w14:paraId="4C8233A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Soggetto Privato nell’ambito di forme di PPP</w:t>
                                              </w:r>
                                            </w:p>
                                            <w:p w14:paraId="3A0559E7"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c)</w:t>
                                              </w:r>
                                            </w:p>
                                          </w:txbxContent>
                                        </wps:txbx>
                                        <wps:bodyPr wrap="square" rtlCol="0">
                                          <a:noAutofit/>
                                        </wps:bodyPr>
                                      </wps:wsp>
                                    </wpg:grpSp>
                                  </wpg:grpSp>
                                  <wpg:grpSp>
                                    <wpg:cNvPr id="1778031241" name="Gruppo 44"/>
                                    <wpg:cNvGrpSpPr/>
                                    <wpg:grpSpPr>
                                      <a:xfrm>
                                        <a:off x="228355" y="667172"/>
                                        <a:ext cx="2102448" cy="321809"/>
                                        <a:chOff x="-249643" y="-217811"/>
                                        <a:chExt cx="2103421" cy="322445"/>
                                      </a:xfrm>
                                    </wpg:grpSpPr>
                                    <wps:wsp>
                                      <wps:cNvPr id="167578735" name="Connettore diritto 33"/>
                                      <wps:cNvCnPr>
                                        <a:cxnSpLocks/>
                                      </wps:cNvCnPr>
                                      <wps:spPr>
                                        <a:xfrm>
                                          <a:off x="-249643" y="-60866"/>
                                          <a:ext cx="691878" cy="4042"/>
                                        </a:xfrm>
                                        <a:prstGeom prst="line">
                                          <a:avLst/>
                                        </a:prstGeom>
                                        <a:noFill/>
                                        <a:ln w="19050" cap="flat" cmpd="sng" algn="ctr">
                                          <a:solidFill>
                                            <a:srgbClr val="78D9AB"/>
                                          </a:solidFill>
                                          <a:prstDash val="solid"/>
                                          <a:miter lim="800000"/>
                                        </a:ln>
                                        <a:effectLst/>
                                      </wps:spPr>
                                      <wps:bodyPr/>
                                    </wps:wsp>
                                    <wpg:grpSp>
                                      <wpg:cNvPr id="1924372401" name="Gruppo 33"/>
                                      <wpg:cNvGrpSpPr/>
                                      <wpg:grpSpPr>
                                        <a:xfrm>
                                          <a:off x="22419" y="-217811"/>
                                          <a:ext cx="1831359" cy="322445"/>
                                          <a:chOff x="-231554" y="-217811"/>
                                          <a:chExt cx="1831973" cy="322445"/>
                                        </a:xfrm>
                                      </wpg:grpSpPr>
                                      <wps:wsp>
                                        <wps:cNvPr id="377760768" name="Rettangolo con angoli arrotondati 34"/>
                                        <wps:cNvSpPr/>
                                        <wps:spPr>
                                          <a:xfrm>
                                            <a:off x="-231554" y="-193843"/>
                                            <a:ext cx="1801525"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023693203" name="CasellaDiTesto 112"/>
                                        <wps:cNvSpPr txBox="1"/>
                                        <wps:spPr>
                                          <a:xfrm>
                                            <a:off x="-200517" y="-217811"/>
                                            <a:ext cx="1800936" cy="322445"/>
                                          </a:xfrm>
                                          <a:prstGeom prst="rect">
                                            <a:avLst/>
                                          </a:prstGeom>
                                          <a:noFill/>
                                        </wps:spPr>
                                        <wps:txbx>
                                          <w:txbxContent>
                                            <w:p w14:paraId="7A56B587"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6B7EE83D"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txbxContent>
                                        </wps:txbx>
                                        <wps:bodyPr wrap="square" rtlCol="0">
                                          <a:noAutofit/>
                                        </wps:bodyPr>
                                      </wps:wsp>
                                    </wpg:grpSp>
                                  </wpg:grpSp>
                                </wpg:grpSp>
                                <wpg:grpSp>
                                  <wpg:cNvPr id="766115427" name="Gruppo 48"/>
                                  <wpg:cNvGrpSpPr/>
                                  <wpg:grpSpPr>
                                    <a:xfrm>
                                      <a:off x="-7464" y="243447"/>
                                      <a:ext cx="429708" cy="1638005"/>
                                      <a:chOff x="-7466" y="264767"/>
                                      <a:chExt cx="429795" cy="1781447"/>
                                    </a:xfrm>
                                  </wpg:grpSpPr>
                                  <wps:wsp>
                                    <wps:cNvPr id="1815292912" name="Rettangolo 3"/>
                                    <wps:cNvSpPr/>
                                    <wps:spPr>
                                      <a:xfrm>
                                        <a:off x="-7466" y="264767"/>
                                        <a:ext cx="311848" cy="1781447"/>
                                      </a:xfrm>
                                      <a:prstGeom prst="rect">
                                        <a:avLst/>
                                      </a:prstGeom>
                                      <a:solidFill>
                                        <a:sysClr val="window" lastClr="FFFFFF">
                                          <a:lumMod val="95000"/>
                                        </a:sysClr>
                                      </a:solidFill>
                                      <a:ln w="19050" cap="flat" cmpd="sng" algn="ctr">
                                        <a:noFill/>
                                        <a:prstDash val="solid"/>
                                        <a:miter lim="800000"/>
                                      </a:ln>
                                      <a:effectLst/>
                                    </wps:spPr>
                                    <wps:bodyPr rtlCol="0" anchor="ctr"/>
                                  </wps:wsp>
                                  <wps:wsp>
                                    <wps:cNvPr id="1017498541" name="CasellaDiTesto 5"/>
                                    <wps:cNvSpPr txBox="1"/>
                                    <wps:spPr>
                                      <a:xfrm rot="16200000">
                                        <a:off x="-507271" y="937835"/>
                                        <a:ext cx="1450032" cy="409169"/>
                                      </a:xfrm>
                                      <a:prstGeom prst="rect">
                                        <a:avLst/>
                                      </a:prstGeom>
                                      <a:noFill/>
                                    </wps:spPr>
                                    <wps:txbx>
                                      <w:txbxContent>
                                        <w:p w14:paraId="7EA0511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 xml:space="preserve">EQUIPARATO A </w:t>
                                          </w:r>
                                        </w:p>
                                        <w:p w14:paraId="6753AC9B"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SOGGETTO AMMESSO</w:t>
                                          </w:r>
                                        </w:p>
                                        <w:p w14:paraId="10119AA4"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1184841423" name="Rettangolo 3"/>
                                  <wps:cNvSpPr/>
                                  <wps:spPr>
                                    <a:xfrm>
                                      <a:off x="4658364" y="229878"/>
                                      <a:ext cx="1322099" cy="1651574"/>
                                    </a:xfrm>
                                    <a:prstGeom prst="rect">
                                      <a:avLst/>
                                    </a:prstGeom>
                                    <a:solidFill>
                                      <a:srgbClr val="D0EDE8">
                                        <a:lumMod val="50000"/>
                                      </a:srgbClr>
                                    </a:solidFill>
                                    <a:ln w="19050" cap="flat" cmpd="sng" algn="ctr">
                                      <a:noFill/>
                                      <a:prstDash val="solid"/>
                                      <a:miter lim="800000"/>
                                    </a:ln>
                                    <a:effectLst/>
                                  </wps:spPr>
                                  <wps:bodyPr rtlCol="0" anchor="ctr"/>
                                </wps:wsp>
                              </wpg:grpSp>
                              <wps:wsp>
                                <wps:cNvPr id="1599202304" name="CasellaDiTesto 21"/>
                                <wps:cNvSpPr txBox="1"/>
                                <wps:spPr>
                                  <a:xfrm>
                                    <a:off x="4792805" y="927214"/>
                                    <a:ext cx="1032068" cy="202271"/>
                                  </a:xfrm>
                                  <a:prstGeom prst="rect">
                                    <a:avLst/>
                                  </a:prstGeom>
                                  <a:noFill/>
                                </wps:spPr>
                                <wps:txbx>
                                  <w:txbxContent>
                                    <w:p w14:paraId="0E664160"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txbxContent>
                                </wps:txbx>
                                <wps:bodyPr wrap="square" rtlCol="0">
                                  <a:noAutofit/>
                                </wps:bodyPr>
                              </wps:wsp>
                            </wpg:grpSp>
                            <wps:wsp>
                              <wps:cNvPr id="1632304253" name="CasellaDiTesto 5"/>
                              <wps:cNvSpPr txBox="1"/>
                              <wps:spPr>
                                <a:xfrm>
                                  <a:off x="317450" y="1164321"/>
                                  <a:ext cx="1190153" cy="302680"/>
                                </a:xfrm>
                                <a:prstGeom prst="rect">
                                  <a:avLst/>
                                </a:prstGeom>
                                <a:noFill/>
                              </wps:spPr>
                              <wps:txbx>
                                <w:txbxContent>
                                  <w:p w14:paraId="03E6B168"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443098BB"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1500473660" name="Rettangolo 427"/>
                          <wps:cNvSpPr/>
                          <wps:spPr>
                            <a:xfrm>
                              <a:off x="4524" y="26126"/>
                              <a:ext cx="5985430" cy="1639712"/>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7EF8D" id="Gruppo 428" o:spid="_x0000_s1417" style="position:absolute;margin-left:5.3pt;margin-top:286.7pt;width:471.6pt;height:129.95pt;z-index:251658253;mso-width-relative:margin;mso-height-relative:margin" coordorigin="45,261" coordsize="59900,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">
                  <v:group id="_x0000_s1418" style="position:absolute;left:74;top:261;width:59872;height:16509" coordorigin="-74,773" coordsize="59876,1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">
                    <v:line id="Connettore diritto 13" o:spid="_x0000_s1419"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" strokecolor="#78d9ab" strokeweight="1.5pt">
                      <v:stroke joinstyle="miter"/>
                      <o:lock v:ext="edit" shapetype="f"/>
                    </v:line>
                    <v:group id="_x0000_s1420" style="position:absolute;left:-74;top:773;width:59875;height:16528" coordorigin="-74,2298" coordsize="59876,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">
                      <v:group id="Gruppo 138" o:spid="_x0000_s1421" style="position:absolute;left:-74;top:2298;width:59875;height:16533" coordorigin="-74,2298" coordsize="59876,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">
                        <v:group id="Gruppo 52" o:spid="_x0000_s1422" style="position:absolute;left:-74;top:2298;width:59875;height:16533" coordorigin="-74,2298" coordsize="59879,16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">
                          <v:group id="Gruppo 47" o:spid="_x0000_s1423" style="position:absolute;left:3569;top:5138;width:12872;height:6539" coordorigin="-1559,-626" coordsize="12877,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">
                            <v:group id="Gruppo 35" o:spid="_x0000_s1424" style="position:absolute;left:-1559;top:-626;width:11284;height:6538" coordorigin="-1559,-626" coordsize="11285,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">
                              <v:rect id="Rettangolo 4" o:spid="_x0000_s1425"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" fillcolor="#0d8475" stroked="f" strokeweight="1.5pt"/>
                              <v:shape id="CasellaDiTesto 5" o:spid="_x0000_s1426" type="#_x0000_t202" style="position:absolute;left:-1559;top:463;width:11284;height:4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" filled="f" stroked="f">
                                <v:textbox>
                                  <w:txbxContent>
                                    <w:p w14:paraId="5A6F869A"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PUBBLICO</w:t>
                                      </w:r>
                                    </w:p>
                                    <w:p w14:paraId="038BB20B"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(Pubblica Amministrazione)</w:t>
                                      </w:r>
                                    </w:p>
                                    <w:p w14:paraId="2139F949" w14:textId="77777777" w:rsidR="00600EE4" w:rsidRPr="00600EE4" w:rsidRDefault="00600EE4" w:rsidP="00600EE4">
                                      <w:pPr>
                                        <w:jc w:val="center"/>
                                        <w:rPr>
                                          <w:rFonts w:ascii="Arial" w:hAnsi="Arial" w:cs="Arial"/>
                                          <w:color w:val="FFFFFF"/>
                                          <w:kern w:val="24"/>
                                          <w:sz w:val="11"/>
                                          <w:szCs w:val="11"/>
                                        </w:rPr>
                                      </w:pPr>
                                    </w:p>
                                    <w:p w14:paraId="481D1C38" w14:textId="77777777" w:rsidR="00600EE4" w:rsidRPr="00600EE4" w:rsidRDefault="00600EE4" w:rsidP="00600EE4">
                                      <w:pPr>
                                        <w:jc w:val="center"/>
                                        <w:rPr>
                                          <w:rFonts w:ascii="Arial" w:hAnsi="Arial" w:cs="Arial"/>
                                          <w:color w:val="FFFFFF"/>
                                          <w:kern w:val="24"/>
                                          <w:sz w:val="11"/>
                                          <w:szCs w:val="11"/>
                                        </w:rPr>
                                      </w:pPr>
                                    </w:p>
                                  </w:txbxContent>
                                </v:textbox>
                              </v:shape>
                            </v:group>
                            <v:line id="Connettore diritto 7" o:spid="_x0000_s1427"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" strokecolor="#78d9ab" strokeweight="1.5pt">
                              <v:stroke joinstyle="miter"/>
                              <o:lock v:ext="edit" shapetype="f"/>
                            </v:line>
                          </v:group>
                          <v:group id="Gruppo 40" o:spid="_x0000_s1428" style="position:absolute;left:21128;top:2568;width:24938;height:2668" coordorigin="-1613,1296" coordsize="24944,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">
                            <v:line id="Connettore diritto 121" o:spid="_x0000_s1429" style="position:absolute;visibility:visible;mso-wrap-style:square" from="-1613,2620" to="5326,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" strokecolor="#78d9ab" strokeweight="1.5pt">
                              <v:stroke joinstyle="miter"/>
                              <o:lock v:ext="edit" shapetype="f"/>
                            </v:line>
                            <v:group id="Gruppo 28" o:spid="_x0000_s1430" style="position:absolute;left:5016;top:1296;width:18315;height:2668" coordorigin="-2539,1296" coordsize="18314,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">
                              <v:roundrect id="Rettangolo con angoli arrotondati 20" o:spid="_x0000_s1431" style="position:absolute;left:-2539;top:1348;width:1800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" fillcolor="window" strokecolor="#2f5b46" strokeweight="1.5pt">
                                <v:stroke joinstyle="miter"/>
                              </v:roundrect>
                              <v:shape id="CasellaDiTesto 21" o:spid="_x0000_s1432" type="#_x0000_t202" style="position:absolute;left:-2230;top:1296;width:1800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" filled="f" stroked="f">
                                <v:textbox>
                                  <w:txbxContent>
                                    <w:p w14:paraId="1FD05AC0"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 xml:space="preserve">UTILIZZATORE PUBBLICO </w:t>
                                      </w:r>
                                      <w:r w:rsidRPr="00600EE4">
                                        <w:rPr>
                                          <w:rFonts w:ascii="Arial" w:hAnsi="Arial" w:cs="Arial"/>
                                          <w:color w:val="0C201D"/>
                                          <w:kern w:val="24"/>
                                          <w:sz w:val="12"/>
                                          <w:szCs w:val="12"/>
                                        </w:rPr>
                                        <w:t>(PA)</w:t>
                                      </w:r>
                                    </w:p>
                                    <w:p w14:paraId="17363964"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v:textbox>
                              </v:shape>
                            </v:group>
                          </v:group>
                          <v:group id="Gruppo 39" o:spid="_x0000_s1433" style="position:absolute;left:14054;top:2434;width:12016;height:11851" coordorigin="-3040,1122" coordsize="12016,1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">
                            <v:line id="Connettore diritto 13" o:spid="_x0000_s1434" style="position:absolute;flip:x;visibility:visible;mso-wrap-style:square" from="2594,3999" to="2609,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" strokecolor="#78d9ab" strokeweight="1.5pt">
                              <v:stroke joinstyle="miter"/>
                              <o:lock v:ext="edit" shapetype="f"/>
                            </v:line>
                            <v:group id="Gruppo 36" o:spid="_x0000_s1435"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">
                              <v:roundrect id="Ovale 10" o:spid="_x0000_s1436"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" fillcolor="#d9d9d9" stroked="f" strokeweight="1.5pt">
                                <v:stroke joinstyle="miter"/>
                              </v:roundrect>
                              <v:shape id="CasellaDiTesto 11" o:spid="_x0000_s1437"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" filled="f" stroked="f">
                                <v:textbox>
                                  <w:txbxContent>
                                    <w:p w14:paraId="1644694D"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59887CBF"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438" style="position:absolute;left:1092;top:1122;width:2955;height:2877" coordorigin="-178114,112269"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">
                              <v:oval id="Ovale 10" o:spid="_x0000_s1439" style="position:absolute;left:-170273;top:112269;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" fillcolor="#3ea190" stroked="f" strokeweight="1.5pt">
                                <v:stroke joinstyle="miter"/>
                              </v:oval>
                              <v:shape id="CasellaDiTesto 104" o:spid="_x0000_s1440" type="#_x0000_t202" style="position:absolute;left:-178114;top:145400;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" filled="f" stroked="f">
                                <v:textbox>
                                  <w:txbxContent>
                                    <w:p w14:paraId="64269A0E"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441"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">
                              <v:oval id="Ovale 10" o:spid="_x0000_s1442"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" fillcolor="#3ea190" stroked="f" strokeweight="1.5pt">
                                <v:stroke joinstyle="miter"/>
                              </v:oval>
                              <v:shape id="CasellaDiTesto 107" o:spid="_x0000_s1443"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" filled="f" stroked="f">
                                <v:textbox>
                                  <w:txbxContent>
                                    <w:p w14:paraId="37F0EFCA"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444" style="position:absolute;left:21128;top:6681;width:25537;height:12154" coordorigin="-1811,-2263" coordsize="25537,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">
                            <v:group id="Gruppo 43" o:spid="_x0000_s1445" style="position:absolute;left:2257;top:-2263;width:20745;height:3005" coordorigin="-2467,-2269" coordsize="20751,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">
                              <v:line id="Connettore diritto 18" o:spid="_x0000_s1446" style="position:absolute;visibility:visible;mso-wrap-style:square" from="-2467,-901" to="91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" strokecolor="#78d9ab" strokeweight="1.5pt">
                                <v:stroke joinstyle="miter"/>
                                <o:lock v:ext="edit" shapetype="f"/>
                              </v:line>
                              <v:group id="Gruppo 29" o:spid="_x0000_s1447" style="position:absolute;left:276;top:-2269;width:18008;height:3013" coordorigin="-2301,-2269" coordsize="18007,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">
                                <v:roundrect id="Rettangolo con angoli arrotondati 22" o:spid="_x0000_s1448" style="position:absolute;left:-2301;top:-2073;width:18006;height:25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" fillcolor="window" strokecolor="#2f5b46" strokeweight="1.5pt">
                                  <v:stroke joinstyle="miter"/>
                                </v:roundrect>
                                <v:shape id="CasellaDiTesto 25" o:spid="_x0000_s1449" type="#_x0000_t202" style="position:absolute;left:-1491;top:-2269;width:16668;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" filled="f" stroked="f">
                                  <v:textbox>
                                    <w:txbxContent>
                                      <w:p w14:paraId="312BF705"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7EB03E19"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txbxContent>
                                  </v:textbox>
                                </v:shape>
                              </v:group>
                            </v:group>
                            <v:group id="Gruppo 50" o:spid="_x0000_s1450" style="position:absolute;left:-1811;top:-938;width:4196;height:9181" coordorigin="-1811,-2056" coordsize="4196,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">
                              <v:line id="Connettore diritto 8" o:spid="_x0000_s1451" style="position:absolute;flip:x;visibility:visible;mso-wrap-style:square" from="-1811,2656" to="238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" strokecolor="#78d9ab" strokeweight="1.5pt">
                                <v:stroke joinstyle="miter"/>
                                <o:lock v:ext="edit" shapetype="f"/>
                              </v:line>
                              <v:line id="Connettore diritto 108" o:spid="_x0000_s1452" style="position:absolute;flip:x;visibility:visible;mso-wrap-style:square" from="2354,-2056" to="2354,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" strokecolor="#78d9ab" strokeweight="1.5pt">
                                <v:stroke joinstyle="miter"/>
                                <o:lock v:ext="edit" shapetype="f"/>
                              </v:line>
                            </v:group>
                            <v:group id="Gruppo 42" o:spid="_x0000_s1453" style="position:absolute;left:2385;top:786;width:20614;height:2964" coordorigin="-2441,-2216"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">
                              <v:line id="Connettore diritto 27" o:spid="_x0000_s1454"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" strokecolor="#78d9ab" strokeweight="1.5pt">
                                <v:stroke joinstyle="miter"/>
                                <o:lock v:ext="edit" shapetype="f"/>
                              </v:line>
                              <v:group id="Gruppo 30" o:spid="_x0000_s1455" style="position:absolute;left:172;top:-2216;width:18004;height:2971" coordorigin="-2326,-2221"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">
                                <v:roundrect id="Rettangolo con angoli arrotondati 28" o:spid="_x0000_s1456"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" fillcolor="window" strokecolor="#2f5b46" strokeweight="1.5pt">
                                  <v:stroke joinstyle="miter"/>
                                </v:roundrect>
                                <v:shape id="CasellaDiTesto 110" o:spid="_x0000_s1457" type="#_x0000_t202" style="position:absolute;left:-1556;top:-2221;width:17022;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" filled="f" stroked="f">
                                  <v:textbox>
                                    <w:txbxContent>
                                      <w:p w14:paraId="4A4B49A1"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ALTRO SOGGETTO PUBBLICO</w:t>
                                        </w:r>
                                      </w:p>
                                      <w:p w14:paraId="45548BC4"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b)</w:t>
                                        </w:r>
                                      </w:p>
                                      <w:p w14:paraId="5782B5B8"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458" style="position:absolute;left:2283;top:3750;width:21442;height:2736" coordorigin="-2591,-2070" coordsize="21453,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">
                              <v:line id="Connettore diritto 30" o:spid="_x0000_s1459"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" strokecolor="#78d9ab" strokeweight="1.5pt">
                                <v:stroke joinstyle="miter"/>
                                <o:lock v:ext="edit" shapetype="f"/>
                              </v:line>
                              <v:group id="Gruppo 31" o:spid="_x0000_s1460" style="position:absolute;left:-610;top:-2070;width:19471;height:2741" coordorigin="-2854,-2234" coordsize="19479,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">
                                <v:roundrect id="Rettangolo con angoli arrotondati 31" o:spid="_x0000_s1461"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" fillcolor="window" strokecolor="#2f5b46" strokeweight="1.5pt">
                                  <v:stroke joinstyle="miter"/>
                                </v:roundrect>
                                <v:shape id="CasellaDiTesto 111" o:spid="_x0000_s1462" type="#_x0000_t202" style="position:absolute;left:-2854;top:-2234;width:194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" filled="f" stroked="f">
                                  <v:textbox>
                                    <w:txbxContent>
                                      <w:p w14:paraId="4C8233A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Soggetto Privato nell’ambito di forme di PPP</w:t>
                                        </w:r>
                                      </w:p>
                                      <w:p w14:paraId="3A0559E7"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c)</w:t>
                                        </w:r>
                                      </w:p>
                                    </w:txbxContent>
                                  </v:textbox>
                                </v:shape>
                              </v:group>
                            </v:group>
                            <v:group id="Gruppo 44" o:spid="_x0000_s1463" style="position:absolute;left:2283;top:6671;width:21025;height:3218" coordorigin="-2496,-2178" coordsize="21034,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">
                              <v:line id="Connettore diritto 33" o:spid="_x0000_s1464" style="position:absolute;visibility:visible;mso-wrap-style:square" from="-2496,-608" to="442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" strokecolor="#78d9ab" strokeweight="1.5pt">
                                <v:stroke joinstyle="miter"/>
                                <o:lock v:ext="edit" shapetype="f"/>
                              </v:line>
                              <v:group id="Gruppo 33" o:spid="_x0000_s1465" style="position:absolute;left:224;top:-2178;width:18313;height:3224" coordorigin="-2315,-2178" coordsize="18319,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">
                                <v:roundrect id="Rettangolo con angoli arrotondati 34" o:spid="_x0000_s1466" style="position:absolute;left:-2315;top:-1938;width:18014;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" fillcolor="window" strokecolor="#2f5b46" strokeweight="1.5pt">
                                  <v:stroke joinstyle="miter"/>
                                </v:roundrect>
                                <v:shape id="CasellaDiTesto 112" o:spid="_x0000_s1467" type="#_x0000_t202" style="position:absolute;left:-2005;top:-2178;width:18009;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" filled="f" stroked="f">
                                  <v:textbox>
                                    <w:txbxContent>
                                      <w:p w14:paraId="7A56B587"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6B7EE83D"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txbxContent>
                                  </v:textbox>
                                </v:shape>
                              </v:group>
                            </v:group>
                          </v:group>
                          <v:group id="Gruppo 48" o:spid="_x0000_s1468" style="position:absolute;left:-74;top:2434;width:4296;height:16380" coordorigin="-74,2647" coordsize="4297,1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">
                            <v:rect id="Rettangolo 3" o:spid="_x0000_s1469" style="position:absolute;left:-74;top:2647;width:3117;height:1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" fillcolor="#f2f2f2" stroked="f" strokeweight="1.5pt"/>
                            <v:shape id="CasellaDiTesto 5" o:spid="_x0000_s1470" type="#_x0000_t202" style="position:absolute;left:-5073;top:9378;width:14500;height:409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" filled="f" stroked="f">
                              <v:textbox>
                                <w:txbxContent>
                                  <w:p w14:paraId="7EA05116" w14:textId="77777777" w:rsidR="00600EE4" w:rsidRPr="00600EE4" w:rsidRDefault="00600EE4" w:rsidP="00600EE4">
                                    <w:pPr>
                                      <w:jc w:val="center"/>
                                      <w:rPr>
                                        <w:rFonts w:ascii="Arial" w:hAnsi="Arial" w:cs="Arial"/>
                                        <w:b/>
                                        <w:bCs/>
                                        <w:color w:val="0C201D"/>
                                        <w:kern w:val="24"/>
                                        <w:sz w:val="12"/>
                                        <w:szCs w:val="12"/>
                                      </w:rPr>
                                    </w:pPr>
                                    <w:r w:rsidRPr="00600EE4">
                                      <w:rPr>
                                        <w:rFonts w:ascii="Arial" w:hAnsi="Arial" w:cs="Arial"/>
                                        <w:b/>
                                        <w:bCs/>
                                        <w:color w:val="0C201D"/>
                                        <w:kern w:val="24"/>
                                        <w:sz w:val="12"/>
                                        <w:szCs w:val="12"/>
                                      </w:rPr>
                                      <w:t xml:space="preserve">EQUIPARATO A </w:t>
                                    </w:r>
                                  </w:p>
                                  <w:p w14:paraId="6753AC9B"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SOGGETTO AMMESSO</w:t>
                                    </w:r>
                                  </w:p>
                                  <w:p w14:paraId="10119AA4" w14:textId="77777777" w:rsidR="00600EE4" w:rsidRPr="00600EE4" w:rsidRDefault="00600EE4" w:rsidP="00600EE4">
                                    <w:pPr>
                                      <w:jc w:val="center"/>
                                      <w:rPr>
                                        <w:rFonts w:ascii="Montserrat" w:hAnsi="Montserrat"/>
                                        <w:b/>
                                        <w:bCs/>
                                        <w:color w:val="0C201D"/>
                                        <w:kern w:val="24"/>
                                      </w:rPr>
                                    </w:pPr>
                                  </w:p>
                                </w:txbxContent>
                              </v:textbox>
                            </v:shape>
                          </v:group>
                          <v:rect id="Rettangolo 3" o:spid="_x0000_s1471" style="position:absolute;left:46583;top:2298;width:13221;height:16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" fillcolor="#3ea190" stroked="f" strokeweight="1.5pt"/>
                        </v:group>
                        <v:shape id="CasellaDiTesto 21" o:spid="_x0000_s1472" type="#_x0000_t202" style="position:absolute;left:47928;top:9272;width:10320;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" filled="f" stroked="f">
                          <v:textbox>
                            <w:txbxContent>
                              <w:p w14:paraId="0E664160"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txbxContent>
                          </v:textbox>
                        </v:shape>
                      </v:group>
                      <v:shape id="CasellaDiTesto 5" o:spid="_x0000_s1473" type="#_x0000_t202" style="position:absolute;left:3174;top:11643;width:11902;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" filled="f" stroked="f">
                        <v:textbox>
                          <w:txbxContent>
                            <w:p w14:paraId="03E6B168"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443098BB"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474" style="position:absolute;left:45;top:261;width:59854;height:16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" filled="f" strokecolor="#3ea190" strokeweight="1pt"/>
                </v:group>
              </w:pict>
            </mc:Fallback>
          </mc:AlternateContent>
        </w:r>
        <w:r w:rsidRPr="00600EE4">
          <w:rPr>
            <w:rFonts w:ascii="Aptos" w:eastAsia="Aptos" w:hAnsi="Aptos"/>
            <w:noProof/>
            <w:kern w:val="2"/>
            <w14:ligatures w14:val="standardContextual"/>
          </w:rPr>
          <mc:AlternateContent>
            <mc:Choice Requires="wpg">
              <w:drawing>
                <wp:anchor distT="0" distB="0" distL="114300" distR="114300" simplePos="0" relativeHeight="251658254" behindDoc="0" locked="0" layoutInCell="1" allowOverlap="1" wp14:anchorId="5157A091" wp14:editId="70C45A78">
                  <wp:simplePos x="0" y="0"/>
                  <wp:positionH relativeFrom="column">
                    <wp:posOffset>66040</wp:posOffset>
                  </wp:positionH>
                  <wp:positionV relativeFrom="paragraph">
                    <wp:posOffset>5297170</wp:posOffset>
                  </wp:positionV>
                  <wp:extent cx="6049010" cy="1331595"/>
                  <wp:effectExtent l="0" t="0" r="0" b="20955"/>
                  <wp:wrapNone/>
                  <wp:docPr id="895578274" name="Gruppo 429"/>
                  <wp:cNvGraphicFramePr/>
                  <a:graphic xmlns:a="http://schemas.openxmlformats.org/drawingml/2006/main">
                    <a:graphicData uri="http://schemas.microsoft.com/office/word/2010/wordprocessingGroup">
                      <wpg:wgp>
                        <wpg:cNvGrpSpPr/>
                        <wpg:grpSpPr>
                          <a:xfrm>
                            <a:off x="0" y="0"/>
                            <a:ext cx="6049010" cy="1331595"/>
                            <a:chOff x="-4801" y="0"/>
                            <a:chExt cx="6061940" cy="1332000"/>
                          </a:xfrm>
                        </wpg:grpSpPr>
                        <wpg:grpSp>
                          <wpg:cNvPr id="1912670257" name="Gruppo 239"/>
                          <wpg:cNvGrpSpPr/>
                          <wpg:grpSpPr>
                            <a:xfrm>
                              <a:off x="6464" y="0"/>
                              <a:ext cx="6050675" cy="1331595"/>
                              <a:chOff x="-30410" y="80903"/>
                              <a:chExt cx="6051273" cy="1333390"/>
                            </a:xfrm>
                          </wpg:grpSpPr>
                          <wps:wsp>
                            <wps:cNvPr id="1686987774"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924038478" name="Gruppo 239"/>
                            <wpg:cNvGrpSpPr/>
                            <wpg:grpSpPr>
                              <a:xfrm>
                                <a:off x="-30410" y="80903"/>
                                <a:ext cx="6051273" cy="1333390"/>
                                <a:chOff x="-30410" y="233366"/>
                                <a:chExt cx="6051273" cy="1333768"/>
                              </a:xfrm>
                            </wpg:grpSpPr>
                            <wpg:grpSp>
                              <wpg:cNvPr id="1860274535" name="Gruppo 138"/>
                              <wpg:cNvGrpSpPr/>
                              <wpg:grpSpPr>
                                <a:xfrm>
                                  <a:off x="-30410" y="233366"/>
                                  <a:ext cx="6051273" cy="1333768"/>
                                  <a:chOff x="-30410" y="233366"/>
                                  <a:chExt cx="6051273" cy="1333768"/>
                                </a:xfrm>
                              </wpg:grpSpPr>
                              <wpg:grpSp>
                                <wpg:cNvPr id="2012064443" name="Gruppo 52"/>
                                <wpg:cNvGrpSpPr/>
                                <wpg:grpSpPr>
                                  <a:xfrm>
                                    <a:off x="-30410" y="233366"/>
                                    <a:ext cx="5993147" cy="1333768"/>
                                    <a:chOff x="-30412" y="233416"/>
                                    <a:chExt cx="5993448" cy="1334046"/>
                                  </a:xfrm>
                                </wpg:grpSpPr>
                                <wpg:grpSp>
                                  <wpg:cNvPr id="2070960554" name="Gruppo 47"/>
                                  <wpg:cNvGrpSpPr/>
                                  <wpg:grpSpPr>
                                    <a:xfrm>
                                      <a:off x="344070" y="513858"/>
                                      <a:ext cx="1300072" cy="653855"/>
                                      <a:chOff x="-168870" y="-62611"/>
                                      <a:chExt cx="1300702" cy="653855"/>
                                    </a:xfrm>
                                  </wpg:grpSpPr>
                                  <wpg:grpSp>
                                    <wpg:cNvPr id="1033141609" name="Gruppo 35"/>
                                    <wpg:cNvGrpSpPr/>
                                    <wpg:grpSpPr>
                                      <a:xfrm>
                                        <a:off x="-168870" y="-62611"/>
                                        <a:ext cx="1110376" cy="653855"/>
                                        <a:chOff x="-168870" y="-62611"/>
                                        <a:chExt cx="1110376" cy="653855"/>
                                      </a:xfrm>
                                    </wpg:grpSpPr>
                                    <wps:wsp>
                                      <wps:cNvPr id="561814867"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1922969557" name="CasellaDiTesto 5"/>
                                      <wps:cNvSpPr txBox="1"/>
                                      <wps:spPr>
                                        <a:xfrm>
                                          <a:off x="-168870" y="66319"/>
                                          <a:ext cx="1110376" cy="477375"/>
                                        </a:xfrm>
                                        <a:prstGeom prst="rect">
                                          <a:avLst/>
                                        </a:prstGeom>
                                        <a:noFill/>
                                      </wps:spPr>
                                      <wps:txbx>
                                        <w:txbxContent>
                                          <w:p w14:paraId="17600F62"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PUBBLICO</w:t>
                                            </w:r>
                                          </w:p>
                                          <w:p w14:paraId="5B3AE716"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(ETS non economico)</w:t>
                                            </w:r>
                                          </w:p>
                                          <w:p w14:paraId="7DC01194" w14:textId="77777777" w:rsidR="00600EE4" w:rsidRPr="00600EE4" w:rsidRDefault="00600EE4" w:rsidP="00600EE4">
                                            <w:pPr>
                                              <w:jc w:val="center"/>
                                              <w:rPr>
                                                <w:rFonts w:ascii="Arial" w:hAnsi="Arial" w:cs="Arial"/>
                                                <w:color w:val="FFFFFF"/>
                                                <w:kern w:val="24"/>
                                                <w:sz w:val="2"/>
                                                <w:szCs w:val="2"/>
                                              </w:rPr>
                                            </w:pPr>
                                          </w:p>
                                        </w:txbxContent>
                                      </wps:txbx>
                                      <wps:bodyPr wrap="square" rtlCol="0">
                                        <a:noAutofit/>
                                      </wps:bodyPr>
                                    </wps:wsp>
                                  </wpg:grpSp>
                                  <wps:wsp>
                                    <wps:cNvPr id="16731499"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1107265176" name="Gruppo 40"/>
                                  <wpg:cNvGrpSpPr/>
                                  <wpg:grpSpPr>
                                    <a:xfrm>
                                      <a:off x="2112807" y="256884"/>
                                      <a:ext cx="2588059" cy="334580"/>
                                      <a:chOff x="-161302" y="129663"/>
                                      <a:chExt cx="2588647" cy="334580"/>
                                    </a:xfrm>
                                  </wpg:grpSpPr>
                                  <wps:wsp>
                                    <wps:cNvPr id="1233520591" name="Connettore diritto 121"/>
                                    <wps:cNvCnPr>
                                      <a:cxnSpLocks/>
                                    </wps:cNvCnPr>
                                    <wps:spPr>
                                      <a:xfrm>
                                        <a:off x="-161302" y="262031"/>
                                        <a:ext cx="693944" cy="977"/>
                                      </a:xfrm>
                                      <a:prstGeom prst="line">
                                        <a:avLst/>
                                      </a:prstGeom>
                                      <a:noFill/>
                                      <a:ln w="19050" cap="flat" cmpd="sng" algn="ctr">
                                        <a:solidFill>
                                          <a:srgbClr val="78D9AB"/>
                                        </a:solidFill>
                                        <a:prstDash val="solid"/>
                                        <a:miter lim="800000"/>
                                      </a:ln>
                                      <a:effectLst/>
                                    </wps:spPr>
                                    <wps:bodyPr/>
                                  </wps:wsp>
                                  <wpg:grpSp>
                                    <wpg:cNvPr id="1150603831" name="Gruppo 28"/>
                                    <wpg:cNvGrpSpPr/>
                                    <wpg:grpSpPr>
                                      <a:xfrm>
                                        <a:off x="411098" y="129663"/>
                                        <a:ext cx="2016247" cy="334580"/>
                                        <a:chOff x="-344552" y="129663"/>
                                        <a:chExt cx="2016247" cy="334580"/>
                                      </a:xfrm>
                                    </wpg:grpSpPr>
                                    <wps:wsp>
                                      <wps:cNvPr id="316917406" name="Rettangolo con angoli arrotondati 20"/>
                                      <wps:cNvSpPr/>
                                      <wps:spPr>
                                        <a:xfrm>
                                          <a:off x="-253979" y="134824"/>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876975990" name="CasellaDiTesto 21"/>
                                      <wps:cNvSpPr txBox="1"/>
                                      <wps:spPr>
                                        <a:xfrm>
                                          <a:off x="-344552" y="129663"/>
                                          <a:ext cx="2016247" cy="334580"/>
                                        </a:xfrm>
                                        <a:prstGeom prst="rect">
                                          <a:avLst/>
                                        </a:prstGeom>
                                        <a:noFill/>
                                      </wps:spPr>
                                      <wps:txbx>
                                        <w:txbxContent>
                                          <w:p w14:paraId="4C6F4BC2"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2"/>
                                                <w:szCs w:val="12"/>
                                              </w:rPr>
                                              <w:t xml:space="preserve">UTILIZZATORE PUBBLICO </w:t>
                                            </w:r>
                                            <w:r w:rsidRPr="00600EE4">
                                              <w:rPr>
                                                <w:rFonts w:ascii="Arial" w:hAnsi="Arial" w:cs="Arial"/>
                                                <w:color w:val="0C201D"/>
                                                <w:kern w:val="24"/>
                                                <w:sz w:val="10"/>
                                                <w:szCs w:val="10"/>
                                              </w:rPr>
                                              <w:t>(ETS NON ECONOMICO)</w:t>
                                            </w:r>
                                          </w:p>
                                          <w:p w14:paraId="64BA2804"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wps:txbx>
                                      <wps:bodyPr wrap="square" rtlCol="0">
                                        <a:noAutofit/>
                                      </wps:bodyPr>
                                    </wps:wsp>
                                  </wpg:grpSp>
                                </wpg:grpSp>
                                <wpg:grpSp>
                                  <wpg:cNvPr id="2099873910" name="Gruppo 39"/>
                                  <wpg:cNvGrpSpPr/>
                                  <wpg:grpSpPr>
                                    <a:xfrm>
                                      <a:off x="1405489" y="243447"/>
                                      <a:ext cx="1201606" cy="1185061"/>
                                      <a:chOff x="-304041" y="112269"/>
                                      <a:chExt cx="1201606" cy="1185302"/>
                                    </a:xfrm>
                                  </wpg:grpSpPr>
                                  <wps:wsp>
                                    <wps:cNvPr id="1549121574" name="Connettore diritto 13"/>
                                    <wps:cNvCnPr>
                                      <a:cxnSpLocks/>
                                    </wps:cNvCnPr>
                                    <wps:spPr>
                                      <a:xfrm flipH="1">
                                        <a:off x="259401" y="399924"/>
                                        <a:ext cx="1536" cy="140014"/>
                                      </a:xfrm>
                                      <a:prstGeom prst="line">
                                        <a:avLst/>
                                      </a:prstGeom>
                                      <a:noFill/>
                                      <a:ln w="19050" cap="flat" cmpd="sng" algn="ctr">
                                        <a:solidFill>
                                          <a:srgbClr val="78D9AB"/>
                                        </a:solidFill>
                                        <a:prstDash val="solid"/>
                                        <a:miter lim="800000"/>
                                      </a:ln>
                                      <a:effectLst/>
                                    </wps:spPr>
                                    <wps:bodyPr/>
                                  </wps:wsp>
                                  <wpg:grpSp>
                                    <wpg:cNvPr id="787074926" name="Gruppo 36"/>
                                    <wpg:cNvGrpSpPr/>
                                    <wpg:grpSpPr>
                                      <a:xfrm>
                                        <a:off x="-304041" y="543044"/>
                                        <a:ext cx="1201606" cy="332716"/>
                                        <a:chOff x="-304041" y="117568"/>
                                        <a:chExt cx="1201606" cy="332716"/>
                                      </a:xfrm>
                                    </wpg:grpSpPr>
                                    <wps:wsp>
                                      <wps:cNvPr id="169852655"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2095778534" name="CasellaDiTesto 11"/>
                                      <wps:cNvSpPr txBox="1"/>
                                      <wps:spPr>
                                        <a:xfrm>
                                          <a:off x="-304041" y="118401"/>
                                          <a:ext cx="1201606" cy="318037"/>
                                        </a:xfrm>
                                        <a:prstGeom prst="rect">
                                          <a:avLst/>
                                        </a:prstGeom>
                                        <a:noFill/>
                                      </wps:spPr>
                                      <wps:txbx>
                                        <w:txbxContent>
                                          <w:p w14:paraId="549E19C9"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50502948"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1122377990" name="Gruppo 37"/>
                                    <wpg:cNvGrpSpPr/>
                                    <wpg:grpSpPr>
                                      <a:xfrm>
                                        <a:off x="109269" y="112269"/>
                                        <a:ext cx="295496" cy="287655"/>
                                        <a:chOff x="-178114" y="112269"/>
                                        <a:chExt cx="295496" cy="287655"/>
                                      </a:xfrm>
                                    </wpg:grpSpPr>
                                    <wps:wsp>
                                      <wps:cNvPr id="1720766368" name="Ovale 10"/>
                                      <wps:cNvSpPr/>
                                      <wps:spPr>
                                        <a:xfrm>
                                          <a:off x="-170273" y="112269"/>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570138610" name="CasellaDiTesto 104"/>
                                      <wps:cNvSpPr txBox="1"/>
                                      <wps:spPr>
                                        <a:xfrm>
                                          <a:off x="-178114" y="145400"/>
                                          <a:ext cx="294005" cy="210162"/>
                                        </a:xfrm>
                                        <a:prstGeom prst="rect">
                                          <a:avLst/>
                                        </a:prstGeom>
                                        <a:noFill/>
                                      </wps:spPr>
                                      <wps:txbx>
                                        <w:txbxContent>
                                          <w:p w14:paraId="2E4C9343"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974960003" name="Gruppo 38"/>
                                    <wpg:cNvGrpSpPr/>
                                    <wpg:grpSpPr>
                                      <a:xfrm>
                                        <a:off x="74206" y="1009915"/>
                                        <a:ext cx="369478" cy="287656"/>
                                        <a:chOff x="-179587" y="-255316"/>
                                        <a:chExt cx="369478" cy="287656"/>
                                      </a:xfrm>
                                    </wpg:grpSpPr>
                                    <wps:wsp>
                                      <wps:cNvPr id="653003263"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1641505842" name="CasellaDiTesto 107"/>
                                      <wps:cNvSpPr txBox="1"/>
                                      <wps:spPr>
                                        <a:xfrm>
                                          <a:off x="-179587" y="-218934"/>
                                          <a:ext cx="369478" cy="206136"/>
                                        </a:xfrm>
                                        <a:prstGeom prst="rect">
                                          <a:avLst/>
                                        </a:prstGeom>
                                        <a:noFill/>
                                      </wps:spPr>
                                      <wps:txbx>
                                        <w:txbxContent>
                                          <w:p w14:paraId="4ABA3E97"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1546671250" name="Gruppo 51"/>
                                  <wpg:cNvGrpSpPr/>
                                  <wpg:grpSpPr>
                                    <a:xfrm>
                                      <a:off x="2112807" y="967070"/>
                                      <a:ext cx="2568370" cy="576070"/>
                                      <a:chOff x="-181144" y="72549"/>
                                      <a:chExt cx="2568370" cy="576070"/>
                                    </a:xfrm>
                                  </wpg:grpSpPr>
                                  <wpg:grpSp>
                                    <wpg:cNvPr id="659116397" name="Gruppo 50"/>
                                    <wpg:cNvGrpSpPr/>
                                    <wpg:grpSpPr>
                                      <a:xfrm>
                                        <a:off x="-181144" y="225643"/>
                                        <a:ext cx="426051" cy="308344"/>
                                        <a:chOff x="-181144" y="113883"/>
                                        <a:chExt cx="426051" cy="308344"/>
                                      </a:xfrm>
                                    </wpg:grpSpPr>
                                    <wps:wsp>
                                      <wps:cNvPr id="1683824753"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1889825934" name="Connettore diritto 108"/>
                                      <wps:cNvCnPr>
                                        <a:cxnSpLocks/>
                                      </wps:cNvCnPr>
                                      <wps:spPr>
                                        <a:xfrm flipH="1">
                                          <a:off x="244907" y="113883"/>
                                          <a:ext cx="0" cy="308344"/>
                                        </a:xfrm>
                                        <a:prstGeom prst="line">
                                          <a:avLst/>
                                        </a:prstGeom>
                                        <a:noFill/>
                                        <a:ln w="19050" cap="flat" cmpd="sng" algn="ctr">
                                          <a:solidFill>
                                            <a:srgbClr val="78D9AB"/>
                                          </a:solidFill>
                                          <a:prstDash val="solid"/>
                                          <a:miter lim="800000"/>
                                        </a:ln>
                                        <a:effectLst/>
                                      </wps:spPr>
                                      <wps:bodyPr/>
                                    </wps:wsp>
                                  </wpg:grpSp>
                                  <wpg:grpSp>
                                    <wpg:cNvPr id="1433234714" name="Gruppo 42"/>
                                    <wpg:cNvGrpSpPr/>
                                    <wpg:grpSpPr>
                                      <a:xfrm>
                                        <a:off x="238515" y="72549"/>
                                        <a:ext cx="2061419" cy="296410"/>
                                        <a:chOff x="-244130" y="-227739"/>
                                        <a:chExt cx="2061823" cy="297161"/>
                                      </a:xfrm>
                                    </wpg:grpSpPr>
                                    <wps:wsp>
                                      <wps:cNvPr id="116267882"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794845216" name="Gruppo 30"/>
                                      <wpg:cNvGrpSpPr/>
                                      <wpg:grpSpPr>
                                        <a:xfrm>
                                          <a:off x="17253" y="-227739"/>
                                          <a:ext cx="1800440" cy="297161"/>
                                          <a:chOff x="-232670" y="-228232"/>
                                          <a:chExt cx="1800440" cy="297798"/>
                                        </a:xfrm>
                                      </wpg:grpSpPr>
                                      <wps:wsp>
                                        <wps:cNvPr id="151279976"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049782702" name="CasellaDiTesto 110"/>
                                        <wps:cNvSpPr txBox="1"/>
                                        <wps:spPr>
                                          <a:xfrm>
                                            <a:off x="-179073" y="-228232"/>
                                            <a:ext cx="1702259" cy="297798"/>
                                          </a:xfrm>
                                          <a:prstGeom prst="rect">
                                            <a:avLst/>
                                          </a:prstGeom>
                                          <a:noFill/>
                                        </wps:spPr>
                                        <wps:txbx>
                                          <w:txbxContent>
                                            <w:p w14:paraId="66000B1C"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4"/>
                                                  <w:szCs w:val="14"/>
                                                </w:rPr>
                                                <w:t>ESCO</w:t>
                                              </w:r>
                                            </w:p>
                                            <w:p w14:paraId="2AB70C5C"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p w14:paraId="4B62016F"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2010133339" name="Gruppo 45"/>
                                    <wpg:cNvGrpSpPr/>
                                    <wpg:grpSpPr>
                                      <a:xfrm>
                                        <a:off x="228356" y="375031"/>
                                        <a:ext cx="2158870" cy="273588"/>
                                        <a:chOff x="-259147" y="-207074"/>
                                        <a:chExt cx="2160024" cy="274177"/>
                                      </a:xfrm>
                                    </wpg:grpSpPr>
                                    <wps:wsp>
                                      <wps:cNvPr id="1488666971"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1718674370" name="Gruppo 31"/>
                                      <wpg:cNvGrpSpPr/>
                                      <wpg:grpSpPr>
                                        <a:xfrm>
                                          <a:off x="-46353" y="-207074"/>
                                          <a:ext cx="1947230" cy="274177"/>
                                          <a:chOff x="-270799" y="-223488"/>
                                          <a:chExt cx="1947977" cy="274766"/>
                                        </a:xfrm>
                                      </wpg:grpSpPr>
                                      <wps:wsp>
                                        <wps:cNvPr id="2036726504"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335562981" name="CasellaDiTesto 111"/>
                                        <wps:cNvSpPr txBox="1"/>
                                        <wps:spPr>
                                          <a:xfrm>
                                            <a:off x="-270799" y="-223488"/>
                                            <a:ext cx="1947977" cy="274766"/>
                                          </a:xfrm>
                                          <a:prstGeom prst="rect">
                                            <a:avLst/>
                                          </a:prstGeom>
                                          <a:noFill/>
                                        </wps:spPr>
                                        <wps:txbx>
                                          <w:txbxContent>
                                            <w:p w14:paraId="09DDDB44"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4"/>
                                                  <w:szCs w:val="14"/>
                                                </w:rPr>
                                                <w:t>CER o GRUPPI DI AUTOCONSUMO</w:t>
                                              </w:r>
                                            </w:p>
                                            <w:p w14:paraId="1F316E50"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p w14:paraId="4661A5CA" w14:textId="77777777" w:rsidR="00600EE4" w:rsidRPr="00600EE4" w:rsidRDefault="00600EE4" w:rsidP="00600EE4">
                                              <w:pPr>
                                                <w:jc w:val="center"/>
                                                <w:rPr>
                                                  <w:rFonts w:ascii="Arial" w:hAnsi="Arial" w:cs="Arial"/>
                                                  <w:color w:val="0C201D"/>
                                                  <w:kern w:val="24"/>
                                                  <w:sz w:val="12"/>
                                                  <w:szCs w:val="12"/>
                                                </w:rPr>
                                              </w:pPr>
                                            </w:p>
                                          </w:txbxContent>
                                        </wps:txbx>
                                        <wps:bodyPr wrap="square" rtlCol="0">
                                          <a:noAutofit/>
                                        </wps:bodyPr>
                                      </wps:wsp>
                                    </wpg:grpSp>
                                  </wpg:grpSp>
                                </wpg:grpSp>
                                <wpg:grpSp>
                                  <wpg:cNvPr id="714312727" name="Gruppo 48"/>
                                  <wpg:cNvGrpSpPr/>
                                  <wpg:grpSpPr>
                                    <a:xfrm>
                                      <a:off x="-30412" y="233416"/>
                                      <a:ext cx="329139" cy="1334046"/>
                                      <a:chOff x="-30420" y="253856"/>
                                      <a:chExt cx="329206" cy="1450869"/>
                                    </a:xfrm>
                                  </wpg:grpSpPr>
                                  <wps:wsp>
                                    <wps:cNvPr id="684209422" name="Rettangolo 3"/>
                                    <wps:cNvSpPr/>
                                    <wps:spPr>
                                      <a:xfrm>
                                        <a:off x="-30420" y="253856"/>
                                        <a:ext cx="294967" cy="1450869"/>
                                      </a:xfrm>
                                      <a:prstGeom prst="rect">
                                        <a:avLst/>
                                      </a:prstGeom>
                                      <a:solidFill>
                                        <a:sysClr val="window" lastClr="FFFFFF">
                                          <a:lumMod val="95000"/>
                                        </a:sysClr>
                                      </a:solidFill>
                                      <a:ln w="19050" cap="flat" cmpd="sng" algn="ctr">
                                        <a:noFill/>
                                        <a:prstDash val="solid"/>
                                        <a:miter lim="800000"/>
                                      </a:ln>
                                      <a:effectLst/>
                                    </wps:spPr>
                                    <wps:bodyPr rtlCol="0" anchor="ctr"/>
                                  </wps:wsp>
                                  <wps:wsp>
                                    <wps:cNvPr id="805595072" name="CasellaDiTesto 5"/>
                                    <wps:cNvSpPr txBox="1"/>
                                    <wps:spPr>
                                      <a:xfrm rot="16200000">
                                        <a:off x="-513223" y="807042"/>
                                        <a:ext cx="1307912" cy="316106"/>
                                      </a:xfrm>
                                      <a:prstGeom prst="rect">
                                        <a:avLst/>
                                      </a:prstGeom>
                                      <a:noFill/>
                                    </wps:spPr>
                                    <wps:txbx>
                                      <w:txbxContent>
                                        <w:p w14:paraId="2B220F19"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EQUIPARATO A SOGGETTO AMMESSO</w:t>
                                          </w:r>
                                        </w:p>
                                        <w:p w14:paraId="54AA0E51" w14:textId="77777777" w:rsidR="00600EE4" w:rsidRPr="00600EE4" w:rsidRDefault="00600EE4" w:rsidP="00600EE4">
                                          <w:pPr>
                                            <w:jc w:val="center"/>
                                            <w:rPr>
                                              <w:rFonts w:ascii="Montserrat" w:hAnsi="Montserrat"/>
                                              <w:b/>
                                              <w:bCs/>
                                              <w:color w:val="0C201D"/>
                                              <w:kern w:val="24"/>
                                            </w:rPr>
                                          </w:pPr>
                                        </w:p>
                                        <w:p w14:paraId="1AF42A45"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937067013" name="Rettangolo 3"/>
                                  <wps:cNvSpPr/>
                                  <wps:spPr>
                                    <a:xfrm>
                                      <a:off x="4630261" y="233416"/>
                                      <a:ext cx="1332775" cy="1333640"/>
                                    </a:xfrm>
                                    <a:prstGeom prst="rect">
                                      <a:avLst/>
                                    </a:prstGeom>
                                    <a:solidFill>
                                      <a:srgbClr val="D0EDE8">
                                        <a:lumMod val="50000"/>
                                      </a:srgbClr>
                                    </a:solidFill>
                                    <a:ln w="19050" cap="flat" cmpd="sng" algn="ctr">
                                      <a:noFill/>
                                      <a:prstDash val="solid"/>
                                      <a:miter lim="800000"/>
                                    </a:ln>
                                    <a:effectLst/>
                                  </wps:spPr>
                                  <wps:bodyPr rtlCol="0" anchor="ctr"/>
                                </wps:wsp>
                              </wpg:grpSp>
                              <wps:wsp>
                                <wps:cNvPr id="1870893401" name="CasellaDiTesto 21"/>
                                <wps:cNvSpPr txBox="1"/>
                                <wps:spPr>
                                  <a:xfrm>
                                    <a:off x="4565994" y="807079"/>
                                    <a:ext cx="1454869" cy="197835"/>
                                  </a:xfrm>
                                  <a:prstGeom prst="rect">
                                    <a:avLst/>
                                  </a:prstGeom>
                                  <a:noFill/>
                                </wps:spPr>
                                <wps:txbx>
                                  <w:txbxContent>
                                    <w:p w14:paraId="240661AD"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p w14:paraId="23DDDDB3" w14:textId="77777777" w:rsidR="00600EE4" w:rsidRPr="00600EE4" w:rsidRDefault="00600EE4" w:rsidP="00600EE4">
                                      <w:pPr>
                                        <w:jc w:val="center"/>
                                        <w:rPr>
                                          <w:rFonts w:ascii="Arial" w:hAnsi="Arial" w:cs="Arial"/>
                                          <w:b/>
                                          <w:bCs/>
                                          <w:color w:val="FFFFFF"/>
                                          <w:kern w:val="24"/>
                                          <w:sz w:val="12"/>
                                          <w:szCs w:val="12"/>
                                        </w:rPr>
                                      </w:pPr>
                                    </w:p>
                                  </w:txbxContent>
                                </wps:txbx>
                                <wps:bodyPr wrap="square" rtlCol="0">
                                  <a:noAutofit/>
                                </wps:bodyPr>
                              </wps:wsp>
                            </wpg:grpSp>
                            <wps:wsp>
                              <wps:cNvPr id="1642975740" name="CasellaDiTesto 5"/>
                              <wps:cNvSpPr txBox="1"/>
                              <wps:spPr>
                                <a:xfrm>
                                  <a:off x="275675" y="1160645"/>
                                  <a:ext cx="1190153" cy="289823"/>
                                </a:xfrm>
                                <a:prstGeom prst="rect">
                                  <a:avLst/>
                                </a:prstGeom>
                                <a:noFill/>
                              </wps:spPr>
                              <wps:txbx>
                                <w:txbxContent>
                                  <w:p w14:paraId="118EEA2E"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32BAAB7F"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716062084" name="Rettangolo 427"/>
                          <wps:cNvSpPr/>
                          <wps:spPr>
                            <a:xfrm>
                              <a:off x="-4801" y="0"/>
                              <a:ext cx="6003397" cy="1332000"/>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157A091" id="Gruppo 429" o:spid="_x0000_s1475" style="position:absolute;margin-left:5.2pt;margin-top:417.1pt;width:476.3pt;height:104.85pt;z-index:251658254;mso-width-relative:margin" coordorigin="-48" coordsize="60619,1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">
                  <v:group id="_x0000_s1476" style="position:absolute;left:64;width:60507;height:13315" coordorigin="-304,809" coordsize="60512,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">
                    <v:line id="Connettore diritto 13" o:spid="_x0000_s1477"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" strokecolor="#78d9ab" strokeweight="1.5pt">
                      <v:stroke joinstyle="miter"/>
                      <o:lock v:ext="edit" shapetype="f"/>
                    </v:line>
                    <v:group id="_x0000_s1478" style="position:absolute;left:-304;top:809;width:60512;height:13333" coordorigin="-304,2333" coordsize="60512,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">
                      <v:group id="Gruppo 138" o:spid="_x0000_s1479" style="position:absolute;left:-304;top:2333;width:60512;height:13338" coordorigin="-304,2333" coordsize="60512,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">
                        <v:group id="Gruppo 52" o:spid="_x0000_s1480" style="position:absolute;left:-304;top:2333;width:59931;height:13338" coordorigin="-304,2334" coordsize="59934,1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">
                          <v:group id="Gruppo 47" o:spid="_x0000_s1481" style="position:absolute;left:3440;top:5138;width:13001;height:6539" coordorigin="-1688,-626" coordsize="13007,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">
                            <v:group id="Gruppo 35" o:spid="_x0000_s1482" style="position:absolute;left:-1688;top:-626;width:11103;height:6538" coordorigin="-1688,-626" coordsize="1110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">
                              <v:rect id="Rettangolo 4" o:spid="_x0000_s1483"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" fillcolor="#0d8475" stroked="f" strokeweight="1.5pt"/>
                              <v:shape id="CasellaDiTesto 5" o:spid="_x0000_s1484" type="#_x0000_t202" style="position:absolute;left:-1688;top:663;width:11103;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" filled="f" stroked="f">
                                <v:textbox>
                                  <w:txbxContent>
                                    <w:p w14:paraId="17600F62"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PUBBLICO</w:t>
                                      </w:r>
                                    </w:p>
                                    <w:p w14:paraId="5B3AE716"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(ETS non economico)</w:t>
                                      </w:r>
                                    </w:p>
                                    <w:p w14:paraId="7DC01194" w14:textId="77777777" w:rsidR="00600EE4" w:rsidRPr="00600EE4" w:rsidRDefault="00600EE4" w:rsidP="00600EE4">
                                      <w:pPr>
                                        <w:jc w:val="center"/>
                                        <w:rPr>
                                          <w:rFonts w:ascii="Arial" w:hAnsi="Arial" w:cs="Arial"/>
                                          <w:color w:val="FFFFFF"/>
                                          <w:kern w:val="24"/>
                                          <w:sz w:val="2"/>
                                          <w:szCs w:val="2"/>
                                        </w:rPr>
                                      </w:pPr>
                                    </w:p>
                                  </w:txbxContent>
                                </v:textbox>
                              </v:shape>
                            </v:group>
                            <v:line id="Connettore diritto 7" o:spid="_x0000_s1485"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" strokecolor="#78d9ab" strokeweight="1.5pt">
                              <v:stroke joinstyle="miter"/>
                              <o:lock v:ext="edit" shapetype="f"/>
                            </v:line>
                          </v:group>
                          <v:group id="Gruppo 40" o:spid="_x0000_s1486" style="position:absolute;left:21128;top:2568;width:25880;height:3346" coordorigin="-1613,1296" coordsize="2588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">
                            <v:line id="Connettore diritto 121" o:spid="_x0000_s1487" style="position:absolute;visibility:visible;mso-wrap-style:square" from="-1613,2620" to="5326,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" strokecolor="#78d9ab" strokeweight="1.5pt">
                              <v:stroke joinstyle="miter"/>
                              <o:lock v:ext="edit" shapetype="f"/>
                            </v:line>
                            <v:group id="Gruppo 28" o:spid="_x0000_s1488" style="position:absolute;left:4110;top:1296;width:20163;height:3346" coordorigin="-3445,1296" coordsize="20162,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">
                              <v:roundrect id="Rettangolo con angoli arrotondati 20" o:spid="_x0000_s1489" style="position:absolute;left:-2539;top:1348;width:1800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" fillcolor="window" strokecolor="#2f5b46" strokeweight="1.5pt">
                                <v:stroke joinstyle="miter"/>
                              </v:roundrect>
                              <v:shape id="CasellaDiTesto 21" o:spid="_x0000_s1490" type="#_x0000_t202" style="position:absolute;left:-3445;top:1296;width:20161;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" filled="f" stroked="f">
                                <v:textbox>
                                  <w:txbxContent>
                                    <w:p w14:paraId="4C6F4BC2"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2"/>
                                          <w:szCs w:val="12"/>
                                        </w:rPr>
                                        <w:t xml:space="preserve">UTILIZZATORE PUBBLICO </w:t>
                                      </w:r>
                                      <w:r w:rsidRPr="00600EE4">
                                        <w:rPr>
                                          <w:rFonts w:ascii="Arial" w:hAnsi="Arial" w:cs="Arial"/>
                                          <w:color w:val="0C201D"/>
                                          <w:kern w:val="24"/>
                                          <w:sz w:val="10"/>
                                          <w:szCs w:val="10"/>
                                        </w:rPr>
                                        <w:t>(ETS NON ECONOMICO)</w:t>
                                      </w:r>
                                    </w:p>
                                    <w:p w14:paraId="64BA2804"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v:textbox>
                              </v:shape>
                            </v:group>
                          </v:group>
                          <v:group id="Gruppo 39" o:spid="_x0000_s1491" style="position:absolute;left:14054;top:2434;width:12016;height:11851" coordorigin="-3040,1122" coordsize="12016,1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">
                            <v:line id="Connettore diritto 13" o:spid="_x0000_s1492" style="position:absolute;flip:x;visibility:visible;mso-wrap-style:square" from="2594,3999" to="2609,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" strokecolor="#78d9ab" strokeweight="1.5pt">
                              <v:stroke joinstyle="miter"/>
                              <o:lock v:ext="edit" shapetype="f"/>
                            </v:line>
                            <v:group id="Gruppo 36" o:spid="_x0000_s1493"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">
                              <v:roundrect id="Ovale 10" o:spid="_x0000_s1494"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" fillcolor="#d9d9d9" stroked="f" strokeweight="1.5pt">
                                <v:stroke joinstyle="miter"/>
                              </v:roundrect>
                              <v:shape id="CasellaDiTesto 11" o:spid="_x0000_s1495"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" filled="f" stroked="f">
                                <v:textbox>
                                  <w:txbxContent>
                                    <w:p w14:paraId="549E19C9"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50502948"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496" style="position:absolute;left:1092;top:1122;width:2955;height:2877" coordorigin="-178114,112269"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">
                              <v:oval id="Ovale 10" o:spid="_x0000_s1497" style="position:absolute;left:-170273;top:112269;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" fillcolor="#3ea190" stroked="f" strokeweight="1.5pt">
                                <v:stroke joinstyle="miter"/>
                              </v:oval>
                              <v:shape id="CasellaDiTesto 104" o:spid="_x0000_s1498" type="#_x0000_t202" style="position:absolute;left:-178114;top:145400;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" filled="f" stroked="f">
                                <v:textbox>
                                  <w:txbxContent>
                                    <w:p w14:paraId="2E4C9343"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499"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">
                              <v:oval id="Ovale 10" o:spid="_x0000_s1500"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" fillcolor="#3ea190" stroked="f" strokeweight="1.5pt">
                                <v:stroke joinstyle="miter"/>
                              </v:oval>
                              <v:shape id="CasellaDiTesto 107" o:spid="_x0000_s1501"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" filled="f" stroked="f">
                                <v:textbox>
                                  <w:txbxContent>
                                    <w:p w14:paraId="4ABA3E97"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502" style="position:absolute;left:21128;top:9670;width:25683;height:5761" coordorigin="-1811,725" coordsize="2568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">
                            <v:group id="Gruppo 50" o:spid="_x0000_s1503" style="position:absolute;left:-1811;top:2256;width:4260;height:3083" coordorigin="-181144,113883" coordsize="426051,30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">
                              <v:line id="Connettore diritto 8" o:spid="_x0000_s1504" style="position:absolute;flip:x;visibility:visible;mso-wrap-style:square" from="-181144,265674" to="238515,26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" strokecolor="#78d9ab" strokeweight="1.5pt">
                                <v:stroke joinstyle="miter"/>
                                <o:lock v:ext="edit" shapetype="f"/>
                              </v:line>
                              <v:line id="Connettore diritto 108" o:spid="_x0000_s1505" style="position:absolute;flip:x;visibility:visible;mso-wrap-style:square" from="244907,113883" to="244907,42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" strokecolor="#78d9ab" strokeweight="1.5pt">
                                <v:stroke joinstyle="miter"/>
                                <o:lock v:ext="edit" shapetype="f"/>
                              </v:line>
                            </v:group>
                            <v:group id="Gruppo 42" o:spid="_x0000_s1506" style="position:absolute;left:2385;top:725;width:20614;height:2964" coordorigin="-2441,-2277"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">
                              <v:line id="Connettore diritto 27" o:spid="_x0000_s1507"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" strokecolor="#78d9ab" strokeweight="1.5pt">
                                <v:stroke joinstyle="miter"/>
                                <o:lock v:ext="edit" shapetype="f"/>
                              </v:line>
                              <v:group id="Gruppo 30" o:spid="_x0000_s1508" style="position:absolute;left:172;top:-2277;width:18004;height:2971" coordorigin="-2326,-2282"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">
                                <v:roundrect id="Rettangolo con angoli arrotondati 28" o:spid="_x0000_s1509"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" fillcolor="window" strokecolor="#2f5b46" strokeweight="1.5pt">
                                  <v:stroke joinstyle="miter"/>
                                </v:roundrect>
                                <v:shape id="CasellaDiTesto 110" o:spid="_x0000_s1510" type="#_x0000_t202" style="position:absolute;left:-1790;top:-2282;width:17021;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" filled="f" stroked="f">
                                  <v:textbox>
                                    <w:txbxContent>
                                      <w:p w14:paraId="66000B1C"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4"/>
                                            <w:szCs w:val="14"/>
                                          </w:rPr>
                                          <w:t>ESCO</w:t>
                                        </w:r>
                                      </w:p>
                                      <w:p w14:paraId="2AB70C5C"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1, lettera a)</w:t>
                                        </w:r>
                                      </w:p>
                                      <w:p w14:paraId="4B62016F"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511" style="position:absolute;left:2283;top:3750;width:21589;height:2736" coordorigin="-2591,-2070" coordsize="21600,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">
                              <v:line id="Connettore diritto 30" o:spid="_x0000_s1512"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" strokecolor="#78d9ab" strokeweight="1.5pt">
                                <v:stroke joinstyle="miter"/>
                                <o:lock v:ext="edit" shapetype="f"/>
                              </v:line>
                              <v:group id="Gruppo 31" o:spid="_x0000_s1513" style="position:absolute;left:-463;top:-2070;width:19471;height:2741" coordorigin="-2707,-2234" coordsize="19479,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">
                                <v:roundrect id="Rettangolo con angoli arrotondati 31" o:spid="_x0000_s1514"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" fillcolor="window" strokecolor="#2f5b46" strokeweight="1.5pt">
                                  <v:stroke joinstyle="miter"/>
                                </v:roundrect>
                                <v:shape id="CasellaDiTesto 111" o:spid="_x0000_s1515" type="#_x0000_t202" style="position:absolute;left:-2707;top:-2234;width:194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" filled="f" stroked="f">
                                  <v:textbox>
                                    <w:txbxContent>
                                      <w:p w14:paraId="09DDDB44"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4"/>
                                            <w:szCs w:val="14"/>
                                          </w:rPr>
                                          <w:t>CER o GRUPPI DI AUTOCONSUMO</w:t>
                                        </w:r>
                                      </w:p>
                                      <w:p w14:paraId="1F316E50"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1, lettera d)</w:t>
                                        </w:r>
                                      </w:p>
                                      <w:p w14:paraId="4661A5CA" w14:textId="77777777" w:rsidR="00600EE4" w:rsidRPr="00600EE4" w:rsidRDefault="00600EE4" w:rsidP="00600EE4">
                                        <w:pPr>
                                          <w:jc w:val="center"/>
                                          <w:rPr>
                                            <w:rFonts w:ascii="Arial" w:hAnsi="Arial" w:cs="Arial"/>
                                            <w:color w:val="0C201D"/>
                                            <w:kern w:val="24"/>
                                            <w:sz w:val="12"/>
                                            <w:szCs w:val="12"/>
                                          </w:rPr>
                                        </w:pPr>
                                      </w:p>
                                    </w:txbxContent>
                                  </v:textbox>
                                </v:shape>
                              </v:group>
                            </v:group>
                          </v:group>
                          <v:group id="Gruppo 48" o:spid="_x0000_s1516" style="position:absolute;left:-304;top:2334;width:3291;height:13340" coordorigin="-304,2538" coordsize="3292,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">
                            <v:rect id="Rettangolo 3" o:spid="_x0000_s1517" style="position:absolute;left:-304;top:2538;width:2949;height:1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" fillcolor="#f2f2f2" stroked="f" strokeweight="1.5pt"/>
                            <v:shape id="CasellaDiTesto 5" o:spid="_x0000_s1518" type="#_x0000_t202" style="position:absolute;left:-5133;top:8071;width:13079;height:3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" filled="f" stroked="f">
                              <v:textbox>
                                <w:txbxContent>
                                  <w:p w14:paraId="2B220F19"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EQUIPARATO A SOGGETTO AMMESSO</w:t>
                                    </w:r>
                                  </w:p>
                                  <w:p w14:paraId="54AA0E51" w14:textId="77777777" w:rsidR="00600EE4" w:rsidRPr="00600EE4" w:rsidRDefault="00600EE4" w:rsidP="00600EE4">
                                    <w:pPr>
                                      <w:jc w:val="center"/>
                                      <w:rPr>
                                        <w:rFonts w:ascii="Montserrat" w:hAnsi="Montserrat"/>
                                        <w:b/>
                                        <w:bCs/>
                                        <w:color w:val="0C201D"/>
                                        <w:kern w:val="24"/>
                                      </w:rPr>
                                    </w:pPr>
                                  </w:p>
                                  <w:p w14:paraId="1AF42A45" w14:textId="77777777" w:rsidR="00600EE4" w:rsidRPr="00600EE4" w:rsidRDefault="00600EE4" w:rsidP="00600EE4">
                                    <w:pPr>
                                      <w:jc w:val="center"/>
                                      <w:rPr>
                                        <w:rFonts w:ascii="Montserrat" w:hAnsi="Montserrat"/>
                                        <w:b/>
                                        <w:bCs/>
                                        <w:color w:val="0C201D"/>
                                        <w:kern w:val="24"/>
                                      </w:rPr>
                                    </w:pPr>
                                  </w:p>
                                </w:txbxContent>
                              </v:textbox>
                            </v:shape>
                          </v:group>
                          <v:rect id="Rettangolo 3" o:spid="_x0000_s1519" style="position:absolute;left:46302;top:2334;width:13328;height:1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" fillcolor="#3ea190" stroked="f" strokeweight="1.5pt"/>
                        </v:group>
                        <v:shape id="CasellaDiTesto 21" o:spid="_x0000_s1520" type="#_x0000_t202" style="position:absolute;left:45659;top:8070;width:14549;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" filled="f" stroked="f">
                          <v:textbox>
                            <w:txbxContent>
                              <w:p w14:paraId="240661AD" w14:textId="77777777" w:rsidR="00600EE4" w:rsidRPr="00600EE4" w:rsidRDefault="00600EE4" w:rsidP="00600EE4">
                                <w:pPr>
                                  <w:jc w:val="center"/>
                                  <w:rPr>
                                    <w:rFonts w:ascii="Arial" w:hAnsi="Arial" w:cs="Arial"/>
                                    <w:b/>
                                    <w:bCs/>
                                    <w:color w:val="FFFFFF"/>
                                    <w:kern w:val="24"/>
                                    <w:sz w:val="10"/>
                                    <w:szCs w:val="10"/>
                                  </w:rPr>
                                </w:pPr>
                                <w:r w:rsidRPr="00600EE4">
                                  <w:rPr>
                                    <w:rFonts w:ascii="Arial" w:hAnsi="Arial" w:cs="Arial"/>
                                    <w:b/>
                                    <w:bCs/>
                                    <w:color w:val="FFFFFF"/>
                                    <w:kern w:val="24"/>
                                    <w:sz w:val="12"/>
                                    <w:szCs w:val="12"/>
                                  </w:rPr>
                                  <w:t>TITOLO II e III</w:t>
                                </w:r>
                              </w:p>
                              <w:p w14:paraId="23DDDDB3" w14:textId="77777777" w:rsidR="00600EE4" w:rsidRPr="00600EE4" w:rsidRDefault="00600EE4" w:rsidP="00600EE4">
                                <w:pPr>
                                  <w:jc w:val="center"/>
                                  <w:rPr>
                                    <w:rFonts w:ascii="Arial" w:hAnsi="Arial" w:cs="Arial"/>
                                    <w:b/>
                                    <w:bCs/>
                                    <w:color w:val="FFFFFF"/>
                                    <w:kern w:val="24"/>
                                    <w:sz w:val="12"/>
                                    <w:szCs w:val="12"/>
                                  </w:rPr>
                                </w:pPr>
                              </w:p>
                            </w:txbxContent>
                          </v:textbox>
                        </v:shape>
                      </v:group>
                      <v:shape id="CasellaDiTesto 5" o:spid="_x0000_s1521" type="#_x0000_t202" style="position:absolute;left:2756;top:11606;width:11902;height: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" filled="f" stroked="f">
                        <v:textbox>
                          <w:txbxContent>
                            <w:p w14:paraId="118EEA2E"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32BAAB7F"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522" style="position:absolute;left:-48;width:60033;height:1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" filled="f" strokecolor="#3ea190" strokeweight="1pt"/>
                </v:group>
              </w:pict>
            </mc:Fallback>
          </mc:AlternateContent>
        </w:r>
        <w:r w:rsidRPr="00600EE4">
          <w:rPr>
            <w:rFonts w:ascii="Aptos" w:eastAsia="Aptos" w:hAnsi="Aptos"/>
            <w:noProof/>
            <w:kern w:val="2"/>
            <w14:ligatures w14:val="standardContextual"/>
          </w:rPr>
          <mc:AlternateContent>
            <mc:Choice Requires="wpg">
              <w:drawing>
                <wp:anchor distT="0" distB="0" distL="114300" distR="114300" simplePos="0" relativeHeight="251658255" behindDoc="0" locked="0" layoutInCell="1" allowOverlap="1" wp14:anchorId="0A01E1B2" wp14:editId="21CDD72B">
                  <wp:simplePos x="0" y="0"/>
                  <wp:positionH relativeFrom="column">
                    <wp:posOffset>62230</wp:posOffset>
                  </wp:positionH>
                  <wp:positionV relativeFrom="paragraph">
                    <wp:posOffset>6650545</wp:posOffset>
                  </wp:positionV>
                  <wp:extent cx="6046470" cy="1331595"/>
                  <wp:effectExtent l="0" t="0" r="0" b="20955"/>
                  <wp:wrapNone/>
                  <wp:docPr id="186148150" name="Gruppo 429"/>
                  <wp:cNvGraphicFramePr/>
                  <a:graphic xmlns:a="http://schemas.openxmlformats.org/drawingml/2006/main">
                    <a:graphicData uri="http://schemas.microsoft.com/office/word/2010/wordprocessingGroup">
                      <wpg:wgp>
                        <wpg:cNvGrpSpPr/>
                        <wpg:grpSpPr>
                          <a:xfrm>
                            <a:off x="0" y="0"/>
                            <a:ext cx="6046470" cy="1331595"/>
                            <a:chOff x="0" y="0"/>
                            <a:chExt cx="6046470" cy="1331595"/>
                          </a:xfrm>
                        </wpg:grpSpPr>
                        <wpg:grpSp>
                          <wpg:cNvPr id="623549795" name="Gruppo 239"/>
                          <wpg:cNvGrpSpPr/>
                          <wpg:grpSpPr>
                            <a:xfrm>
                              <a:off x="0" y="0"/>
                              <a:ext cx="6046470" cy="1331595"/>
                              <a:chOff x="-9795" y="76239"/>
                              <a:chExt cx="6047641" cy="1333392"/>
                            </a:xfrm>
                          </wpg:grpSpPr>
                          <wps:wsp>
                            <wps:cNvPr id="1292603039" name="Connettore diritto 13"/>
                            <wps:cNvCnPr>
                              <a:cxnSpLocks/>
                            </wps:cNvCnPr>
                            <wps:spPr>
                              <a:xfrm flipH="1">
                                <a:off x="1968377" y="849095"/>
                                <a:ext cx="490" cy="175213"/>
                              </a:xfrm>
                              <a:prstGeom prst="line">
                                <a:avLst/>
                              </a:prstGeom>
                              <a:noFill/>
                              <a:ln w="19050" cap="flat" cmpd="sng" algn="ctr">
                                <a:solidFill>
                                  <a:srgbClr val="78D9AB"/>
                                </a:solidFill>
                                <a:prstDash val="solid"/>
                                <a:miter lim="800000"/>
                              </a:ln>
                              <a:effectLst/>
                            </wps:spPr>
                            <wps:bodyPr/>
                          </wps:wsp>
                          <wpg:grpSp>
                            <wpg:cNvPr id="25577110" name="Gruppo 239"/>
                            <wpg:cNvGrpSpPr/>
                            <wpg:grpSpPr>
                              <a:xfrm>
                                <a:off x="-9795" y="76239"/>
                                <a:ext cx="6047641" cy="1333392"/>
                                <a:chOff x="-9795" y="228701"/>
                                <a:chExt cx="6047641" cy="1333770"/>
                              </a:xfrm>
                            </wpg:grpSpPr>
                            <wpg:grpSp>
                              <wpg:cNvPr id="1042005921" name="Gruppo 138"/>
                              <wpg:cNvGrpSpPr/>
                              <wpg:grpSpPr>
                                <a:xfrm>
                                  <a:off x="-9795" y="228701"/>
                                  <a:ext cx="6047641" cy="1333770"/>
                                  <a:chOff x="-9795" y="228701"/>
                                  <a:chExt cx="6047641" cy="1333770"/>
                                </a:xfrm>
                              </wpg:grpSpPr>
                              <wpg:grpSp>
                                <wpg:cNvPr id="839498539" name="Gruppo 52"/>
                                <wpg:cNvGrpSpPr/>
                                <wpg:grpSpPr>
                                  <a:xfrm>
                                    <a:off x="-9795" y="228701"/>
                                    <a:ext cx="5995983" cy="1333770"/>
                                    <a:chOff x="-9796" y="228750"/>
                                    <a:chExt cx="5996284" cy="1334048"/>
                                  </a:xfrm>
                                </wpg:grpSpPr>
                                <wpg:grpSp>
                                  <wpg:cNvPr id="1649426600" name="Gruppo 47"/>
                                  <wpg:cNvGrpSpPr/>
                                  <wpg:grpSpPr>
                                    <a:xfrm>
                                      <a:off x="385671" y="513858"/>
                                      <a:ext cx="1258471" cy="653855"/>
                                      <a:chOff x="-127249" y="-62611"/>
                                      <a:chExt cx="1259081" cy="653855"/>
                                    </a:xfrm>
                                  </wpg:grpSpPr>
                                  <wpg:grpSp>
                                    <wpg:cNvPr id="1363705826" name="Gruppo 35"/>
                                    <wpg:cNvGrpSpPr/>
                                    <wpg:grpSpPr>
                                      <a:xfrm>
                                        <a:off x="-127249" y="-62611"/>
                                        <a:ext cx="1027376" cy="653855"/>
                                        <a:chOff x="-127249" y="-62611"/>
                                        <a:chExt cx="1027376" cy="653855"/>
                                      </a:xfrm>
                                    </wpg:grpSpPr>
                                    <wps:wsp>
                                      <wps:cNvPr id="778412280" name="Rettangolo 4"/>
                                      <wps:cNvSpPr/>
                                      <wps:spPr>
                                        <a:xfrm>
                                          <a:off x="-120172" y="-62611"/>
                                          <a:ext cx="1008540" cy="653855"/>
                                        </a:xfrm>
                                        <a:prstGeom prst="rect">
                                          <a:avLst/>
                                        </a:prstGeom>
                                        <a:solidFill>
                                          <a:srgbClr val="0D8475"/>
                                        </a:solidFill>
                                        <a:ln w="19050" cap="flat" cmpd="sng" algn="ctr">
                                          <a:noFill/>
                                          <a:prstDash val="solid"/>
                                          <a:miter lim="800000"/>
                                        </a:ln>
                                        <a:effectLst/>
                                      </wps:spPr>
                                      <wps:bodyPr rtlCol="0" anchor="ctr"/>
                                    </wps:wsp>
                                    <wps:wsp>
                                      <wps:cNvPr id="1242771152" name="CasellaDiTesto 5"/>
                                      <wps:cNvSpPr txBox="1"/>
                                      <wps:spPr>
                                        <a:xfrm>
                                          <a:off x="-127249" y="46537"/>
                                          <a:ext cx="1027376" cy="454572"/>
                                        </a:xfrm>
                                        <a:prstGeom prst="rect">
                                          <a:avLst/>
                                        </a:prstGeom>
                                        <a:noFill/>
                                      </wps:spPr>
                                      <wps:txbx>
                                        <w:txbxContent>
                                          <w:p w14:paraId="3E51F73C"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PRIVATO</w:t>
                                            </w:r>
                                          </w:p>
                                          <w:p w14:paraId="6986994D"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(incluso ETS economico)</w:t>
                                            </w:r>
                                          </w:p>
                                          <w:p w14:paraId="6BB41D60" w14:textId="77777777" w:rsidR="00600EE4" w:rsidRPr="00600EE4" w:rsidRDefault="00600EE4" w:rsidP="00600EE4">
                                            <w:pPr>
                                              <w:jc w:val="center"/>
                                              <w:rPr>
                                                <w:rFonts w:ascii="Arial" w:hAnsi="Arial" w:cs="Arial"/>
                                                <w:color w:val="FFFFFF"/>
                                                <w:kern w:val="24"/>
                                                <w:sz w:val="2"/>
                                                <w:szCs w:val="2"/>
                                              </w:rPr>
                                            </w:pPr>
                                          </w:p>
                                          <w:p w14:paraId="77D7D61F" w14:textId="77777777" w:rsidR="00600EE4" w:rsidRPr="00600EE4" w:rsidRDefault="00600EE4" w:rsidP="00600EE4">
                                            <w:pPr>
                                              <w:jc w:val="center"/>
                                              <w:rPr>
                                                <w:rFonts w:ascii="Arial" w:hAnsi="Arial" w:cs="Arial"/>
                                                <w:b/>
                                                <w:bCs/>
                                                <w:color w:val="FFFFFF"/>
                                                <w:kern w:val="24"/>
                                                <w:sz w:val="2"/>
                                                <w:szCs w:val="2"/>
                                              </w:rPr>
                                            </w:pPr>
                                          </w:p>
                                          <w:p w14:paraId="2E3E52FB" w14:textId="77777777" w:rsidR="00600EE4" w:rsidRPr="00600EE4" w:rsidRDefault="00600EE4" w:rsidP="00600EE4">
                                            <w:pPr>
                                              <w:jc w:val="center"/>
                                              <w:rPr>
                                                <w:rFonts w:ascii="Arial" w:hAnsi="Arial" w:cs="Arial"/>
                                                <w:color w:val="FFFFFF"/>
                                                <w:kern w:val="24"/>
                                                <w:sz w:val="2"/>
                                                <w:szCs w:val="2"/>
                                              </w:rPr>
                                            </w:pPr>
                                          </w:p>
                                        </w:txbxContent>
                                      </wps:txbx>
                                      <wps:bodyPr wrap="square" rtlCol="0">
                                        <a:noAutofit/>
                                      </wps:bodyPr>
                                    </wps:wsp>
                                  </wpg:grpSp>
                                  <wps:wsp>
                                    <wps:cNvPr id="1303312029" name="Connettore diritto 7"/>
                                    <wps:cNvCnPr>
                                      <a:cxnSpLocks/>
                                    </wps:cNvCnPr>
                                    <wps:spPr>
                                      <a:xfrm>
                                        <a:off x="897517" y="264611"/>
                                        <a:ext cx="234315" cy="0"/>
                                      </a:xfrm>
                                      <a:prstGeom prst="line">
                                        <a:avLst/>
                                      </a:prstGeom>
                                      <a:noFill/>
                                      <a:ln w="19050" cap="flat" cmpd="sng" algn="ctr">
                                        <a:solidFill>
                                          <a:srgbClr val="78D9AB"/>
                                        </a:solidFill>
                                        <a:prstDash val="solid"/>
                                        <a:miter lim="800000"/>
                                      </a:ln>
                                      <a:effectLst/>
                                    </wps:spPr>
                                    <wps:bodyPr/>
                                  </wps:wsp>
                                </wpg:grpSp>
                                <wpg:grpSp>
                                  <wpg:cNvPr id="1591700840" name="Gruppo 40"/>
                                  <wpg:cNvGrpSpPr/>
                                  <wpg:grpSpPr>
                                    <a:xfrm>
                                      <a:off x="2112807" y="256884"/>
                                      <a:ext cx="2664635" cy="256621"/>
                                      <a:chOff x="-161302" y="129663"/>
                                      <a:chExt cx="2665241" cy="256621"/>
                                    </a:xfrm>
                                  </wpg:grpSpPr>
                                  <wps:wsp>
                                    <wps:cNvPr id="580936283" name="Connettore diritto 121"/>
                                    <wps:cNvCnPr>
                                      <a:cxnSpLocks/>
                                    </wps:cNvCnPr>
                                    <wps:spPr>
                                      <a:xfrm>
                                        <a:off x="-161302" y="262031"/>
                                        <a:ext cx="693944" cy="977"/>
                                      </a:xfrm>
                                      <a:prstGeom prst="line">
                                        <a:avLst/>
                                      </a:prstGeom>
                                      <a:noFill/>
                                      <a:ln w="19050" cap="flat" cmpd="sng" algn="ctr">
                                        <a:solidFill>
                                          <a:srgbClr val="78D9AB"/>
                                        </a:solidFill>
                                        <a:prstDash val="solid"/>
                                        <a:miter lim="800000"/>
                                      </a:ln>
                                      <a:effectLst/>
                                    </wps:spPr>
                                    <wps:bodyPr/>
                                  </wps:wsp>
                                  <wpg:grpSp>
                                    <wpg:cNvPr id="1108638355" name="Gruppo 28"/>
                                    <wpg:cNvGrpSpPr/>
                                    <wpg:grpSpPr>
                                      <a:xfrm>
                                        <a:off x="317237" y="129663"/>
                                        <a:ext cx="2186702" cy="256621"/>
                                        <a:chOff x="-438413" y="129663"/>
                                        <a:chExt cx="2186702" cy="256621"/>
                                      </a:xfrm>
                                    </wpg:grpSpPr>
                                    <wps:wsp>
                                      <wps:cNvPr id="543542378" name="Rettangolo con angoli arrotondati 20"/>
                                      <wps:cNvSpPr/>
                                      <wps:spPr>
                                        <a:xfrm>
                                          <a:off x="-253979" y="134824"/>
                                          <a:ext cx="1800501" cy="25146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1893537502" name="CasellaDiTesto 21"/>
                                      <wps:cNvSpPr txBox="1"/>
                                      <wps:spPr>
                                        <a:xfrm>
                                          <a:off x="-438413" y="129663"/>
                                          <a:ext cx="2186702" cy="252560"/>
                                        </a:xfrm>
                                        <a:prstGeom prst="rect">
                                          <a:avLst/>
                                        </a:prstGeom>
                                        <a:noFill/>
                                      </wps:spPr>
                                      <wps:txbx>
                                        <w:txbxContent>
                                          <w:p w14:paraId="28023A6E"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2"/>
                                                <w:szCs w:val="12"/>
                                              </w:rPr>
                                              <w:t xml:space="preserve">UTILIZZATORE PRIVATO </w:t>
                                            </w:r>
                                            <w:r w:rsidRPr="00600EE4">
                                              <w:rPr>
                                                <w:rFonts w:ascii="Arial" w:hAnsi="Arial" w:cs="Arial"/>
                                                <w:color w:val="0C201D"/>
                                                <w:kern w:val="24"/>
                                                <w:sz w:val="10"/>
                                                <w:szCs w:val="10"/>
                                              </w:rPr>
                                              <w:t>(ivi incluso ETS economico)</w:t>
                                            </w:r>
                                          </w:p>
                                          <w:p w14:paraId="7888603B"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wps:txbx>
                                      <wps:bodyPr wrap="square" rtlCol="0">
                                        <a:spAutoFit/>
                                      </wps:bodyPr>
                                    </wps:wsp>
                                  </wpg:grpSp>
                                </wpg:grpSp>
                                <wpg:grpSp>
                                  <wpg:cNvPr id="1094625891" name="Gruppo 39"/>
                                  <wpg:cNvGrpSpPr/>
                                  <wpg:grpSpPr>
                                    <a:xfrm>
                                      <a:off x="1405489" y="243447"/>
                                      <a:ext cx="1201606" cy="1185061"/>
                                      <a:chOff x="-304041" y="112269"/>
                                      <a:chExt cx="1201606" cy="1185302"/>
                                    </a:xfrm>
                                  </wpg:grpSpPr>
                                  <wps:wsp>
                                    <wps:cNvPr id="1647343093" name="Connettore diritto 13"/>
                                    <wps:cNvCnPr>
                                      <a:cxnSpLocks/>
                                    </wps:cNvCnPr>
                                    <wps:spPr>
                                      <a:xfrm flipH="1">
                                        <a:off x="259401" y="399924"/>
                                        <a:ext cx="1536" cy="140014"/>
                                      </a:xfrm>
                                      <a:prstGeom prst="line">
                                        <a:avLst/>
                                      </a:prstGeom>
                                      <a:noFill/>
                                      <a:ln w="19050" cap="flat" cmpd="sng" algn="ctr">
                                        <a:solidFill>
                                          <a:srgbClr val="78D9AB"/>
                                        </a:solidFill>
                                        <a:prstDash val="solid"/>
                                        <a:miter lim="800000"/>
                                      </a:ln>
                                      <a:effectLst/>
                                    </wps:spPr>
                                    <wps:bodyPr/>
                                  </wps:wsp>
                                  <wpg:grpSp>
                                    <wpg:cNvPr id="1552525943" name="Gruppo 36"/>
                                    <wpg:cNvGrpSpPr/>
                                    <wpg:grpSpPr>
                                      <a:xfrm>
                                        <a:off x="-304041" y="543044"/>
                                        <a:ext cx="1201606" cy="332716"/>
                                        <a:chOff x="-304041" y="117568"/>
                                        <a:chExt cx="1201606" cy="332716"/>
                                      </a:xfrm>
                                    </wpg:grpSpPr>
                                    <wps:wsp>
                                      <wps:cNvPr id="27774584" name="Ovale 10"/>
                                      <wps:cNvSpPr/>
                                      <wps:spPr>
                                        <a:xfrm>
                                          <a:off x="-168682" y="117568"/>
                                          <a:ext cx="935153" cy="332716"/>
                                        </a:xfrm>
                                        <a:prstGeom prst="roundRect">
                                          <a:avLst/>
                                        </a:prstGeom>
                                        <a:solidFill>
                                          <a:sysClr val="window" lastClr="FFFFFF">
                                            <a:lumMod val="85000"/>
                                          </a:sysClr>
                                        </a:solidFill>
                                        <a:ln w="19050" cap="flat" cmpd="sng" algn="ctr">
                                          <a:noFill/>
                                          <a:prstDash val="solid"/>
                                          <a:miter lim="800000"/>
                                        </a:ln>
                                        <a:effectLst/>
                                      </wps:spPr>
                                      <wps:bodyPr rtlCol="0" anchor="ctr"/>
                                    </wps:wsp>
                                    <wps:wsp>
                                      <wps:cNvPr id="695206236" name="CasellaDiTesto 11"/>
                                      <wps:cNvSpPr txBox="1"/>
                                      <wps:spPr>
                                        <a:xfrm>
                                          <a:off x="-304041" y="118401"/>
                                          <a:ext cx="1201606" cy="318037"/>
                                        </a:xfrm>
                                        <a:prstGeom prst="rect">
                                          <a:avLst/>
                                        </a:prstGeom>
                                        <a:noFill/>
                                      </wps:spPr>
                                      <wps:txbx>
                                        <w:txbxContent>
                                          <w:p w14:paraId="22E0A235"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EBB9EF3"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wps:txbx>
                                      <wps:bodyPr wrap="square" rtlCol="0">
                                        <a:noAutofit/>
                                      </wps:bodyPr>
                                    </wps:wsp>
                                  </wpg:grpSp>
                                  <wpg:grpSp>
                                    <wpg:cNvPr id="339766666" name="Gruppo 37"/>
                                    <wpg:cNvGrpSpPr/>
                                    <wpg:grpSpPr>
                                      <a:xfrm>
                                        <a:off x="109269" y="112269"/>
                                        <a:ext cx="295496" cy="287655"/>
                                        <a:chOff x="-178114" y="112269"/>
                                        <a:chExt cx="295496" cy="287655"/>
                                      </a:xfrm>
                                    </wpg:grpSpPr>
                                    <wps:wsp>
                                      <wps:cNvPr id="1409405296" name="Ovale 10"/>
                                      <wps:cNvSpPr/>
                                      <wps:spPr>
                                        <a:xfrm>
                                          <a:off x="-170273" y="112269"/>
                                          <a:ext cx="287655" cy="287655"/>
                                        </a:xfrm>
                                        <a:prstGeom prst="ellipse">
                                          <a:avLst/>
                                        </a:prstGeom>
                                        <a:solidFill>
                                          <a:srgbClr val="D0EDE8">
                                            <a:lumMod val="50000"/>
                                          </a:srgbClr>
                                        </a:solidFill>
                                        <a:ln w="19050" cap="flat" cmpd="sng" algn="ctr">
                                          <a:noFill/>
                                          <a:prstDash val="solid"/>
                                          <a:miter lim="800000"/>
                                        </a:ln>
                                        <a:effectLst/>
                                      </wps:spPr>
                                      <wps:bodyPr rtlCol="0" anchor="ctr"/>
                                    </wps:wsp>
                                    <wps:wsp>
                                      <wps:cNvPr id="1694295058" name="CasellaDiTesto 104"/>
                                      <wps:cNvSpPr txBox="1"/>
                                      <wps:spPr>
                                        <a:xfrm>
                                          <a:off x="-178114" y="145400"/>
                                          <a:ext cx="294005" cy="210162"/>
                                        </a:xfrm>
                                        <a:prstGeom prst="rect">
                                          <a:avLst/>
                                        </a:prstGeom>
                                        <a:noFill/>
                                      </wps:spPr>
                                      <wps:txbx>
                                        <w:txbxContent>
                                          <w:p w14:paraId="1ECDA5FF"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wps:txbx>
                                      <wps:bodyPr wrap="square" rtlCol="0">
                                        <a:noAutofit/>
                                      </wps:bodyPr>
                                    </wps:wsp>
                                  </wpg:grpSp>
                                  <wpg:grpSp>
                                    <wpg:cNvPr id="743396441" name="Gruppo 38"/>
                                    <wpg:cNvGrpSpPr/>
                                    <wpg:grpSpPr>
                                      <a:xfrm>
                                        <a:off x="74206" y="1009915"/>
                                        <a:ext cx="369478" cy="287656"/>
                                        <a:chOff x="-179587" y="-255316"/>
                                        <a:chExt cx="369478" cy="287656"/>
                                      </a:xfrm>
                                    </wpg:grpSpPr>
                                    <wps:wsp>
                                      <wps:cNvPr id="1333182396" name="Ovale 10"/>
                                      <wps:cNvSpPr/>
                                      <wps:spPr>
                                        <a:xfrm>
                                          <a:off x="-138172" y="-255316"/>
                                          <a:ext cx="287655" cy="287656"/>
                                        </a:xfrm>
                                        <a:prstGeom prst="ellipse">
                                          <a:avLst/>
                                        </a:prstGeom>
                                        <a:solidFill>
                                          <a:srgbClr val="D0EDE8">
                                            <a:lumMod val="50000"/>
                                          </a:srgbClr>
                                        </a:solidFill>
                                        <a:ln w="19050" cap="flat" cmpd="sng" algn="ctr">
                                          <a:noFill/>
                                          <a:prstDash val="solid"/>
                                          <a:miter lim="800000"/>
                                        </a:ln>
                                        <a:effectLst/>
                                      </wps:spPr>
                                      <wps:bodyPr rtlCol="0" anchor="ctr"/>
                                    </wps:wsp>
                                    <wps:wsp>
                                      <wps:cNvPr id="1252822788" name="CasellaDiTesto 107"/>
                                      <wps:cNvSpPr txBox="1"/>
                                      <wps:spPr>
                                        <a:xfrm>
                                          <a:off x="-179587" y="-218934"/>
                                          <a:ext cx="369478" cy="206136"/>
                                        </a:xfrm>
                                        <a:prstGeom prst="rect">
                                          <a:avLst/>
                                        </a:prstGeom>
                                        <a:noFill/>
                                      </wps:spPr>
                                      <wps:txbx>
                                        <w:txbxContent>
                                          <w:p w14:paraId="5265F9AF"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wps:txbx>
                                      <wps:bodyPr wrap="square" rtlCol="0">
                                        <a:noAutofit/>
                                      </wps:bodyPr>
                                    </wps:wsp>
                                  </wpg:grpSp>
                                </wpg:grpSp>
                                <wpg:grpSp>
                                  <wpg:cNvPr id="549934094" name="Gruppo 51"/>
                                  <wpg:cNvGrpSpPr/>
                                  <wpg:grpSpPr>
                                    <a:xfrm>
                                      <a:off x="2112807" y="973138"/>
                                      <a:ext cx="2568370" cy="570002"/>
                                      <a:chOff x="-181144" y="78617"/>
                                      <a:chExt cx="2568370" cy="570002"/>
                                    </a:xfrm>
                                  </wpg:grpSpPr>
                                  <wpg:grpSp>
                                    <wpg:cNvPr id="1605605608" name="Gruppo 50"/>
                                    <wpg:cNvGrpSpPr/>
                                    <wpg:grpSpPr>
                                      <a:xfrm>
                                        <a:off x="-181144" y="225643"/>
                                        <a:ext cx="426051" cy="308344"/>
                                        <a:chOff x="-181144" y="113883"/>
                                        <a:chExt cx="426051" cy="308344"/>
                                      </a:xfrm>
                                    </wpg:grpSpPr>
                                    <wps:wsp>
                                      <wps:cNvPr id="1508457538" name="Connettore diritto 8"/>
                                      <wps:cNvCnPr>
                                        <a:cxnSpLocks/>
                                      </wps:cNvCnPr>
                                      <wps:spPr>
                                        <a:xfrm flipH="1">
                                          <a:off x="-181144" y="265674"/>
                                          <a:ext cx="419659" cy="0"/>
                                        </a:xfrm>
                                        <a:prstGeom prst="line">
                                          <a:avLst/>
                                        </a:prstGeom>
                                        <a:noFill/>
                                        <a:ln w="19050" cap="flat" cmpd="sng" algn="ctr">
                                          <a:solidFill>
                                            <a:srgbClr val="78D9AB"/>
                                          </a:solidFill>
                                          <a:prstDash val="solid"/>
                                          <a:miter lim="800000"/>
                                        </a:ln>
                                        <a:effectLst/>
                                      </wps:spPr>
                                      <wps:bodyPr/>
                                    </wps:wsp>
                                    <wps:wsp>
                                      <wps:cNvPr id="1260609130" name="Connettore diritto 108"/>
                                      <wps:cNvCnPr>
                                        <a:cxnSpLocks/>
                                      </wps:cNvCnPr>
                                      <wps:spPr>
                                        <a:xfrm flipH="1">
                                          <a:off x="244907" y="113883"/>
                                          <a:ext cx="0" cy="308344"/>
                                        </a:xfrm>
                                        <a:prstGeom prst="line">
                                          <a:avLst/>
                                        </a:prstGeom>
                                        <a:noFill/>
                                        <a:ln w="19050" cap="flat" cmpd="sng" algn="ctr">
                                          <a:solidFill>
                                            <a:srgbClr val="78D9AB"/>
                                          </a:solidFill>
                                          <a:prstDash val="solid"/>
                                          <a:miter lim="800000"/>
                                        </a:ln>
                                        <a:effectLst/>
                                      </wps:spPr>
                                      <wps:bodyPr/>
                                    </wps:wsp>
                                  </wpg:grpSp>
                                  <wpg:grpSp>
                                    <wpg:cNvPr id="1697053431" name="Gruppo 42"/>
                                    <wpg:cNvGrpSpPr/>
                                    <wpg:grpSpPr>
                                      <a:xfrm>
                                        <a:off x="238515" y="78617"/>
                                        <a:ext cx="2061419" cy="296410"/>
                                        <a:chOff x="-244130" y="-221655"/>
                                        <a:chExt cx="2061823" cy="297161"/>
                                      </a:xfrm>
                                    </wpg:grpSpPr>
                                    <wps:wsp>
                                      <wps:cNvPr id="1050006835" name="Connettore diritto 27"/>
                                      <wps:cNvCnPr>
                                        <a:cxnSpLocks/>
                                      </wps:cNvCnPr>
                                      <wps:spPr>
                                        <a:xfrm>
                                          <a:off x="-244130" y="-74256"/>
                                          <a:ext cx="304800" cy="0"/>
                                        </a:xfrm>
                                        <a:prstGeom prst="line">
                                          <a:avLst/>
                                        </a:prstGeom>
                                        <a:noFill/>
                                        <a:ln w="19050" cap="flat" cmpd="sng" algn="ctr">
                                          <a:solidFill>
                                            <a:srgbClr val="78D9AB"/>
                                          </a:solidFill>
                                          <a:prstDash val="solid"/>
                                          <a:miter lim="800000"/>
                                        </a:ln>
                                        <a:effectLst/>
                                      </wps:spPr>
                                      <wps:bodyPr/>
                                    </wps:wsp>
                                    <wpg:grpSp>
                                      <wpg:cNvPr id="658032844" name="Gruppo 30"/>
                                      <wpg:cNvGrpSpPr/>
                                      <wpg:grpSpPr>
                                        <a:xfrm>
                                          <a:off x="17253" y="-221655"/>
                                          <a:ext cx="1800440" cy="297161"/>
                                          <a:chOff x="-232670" y="-222134"/>
                                          <a:chExt cx="1800440" cy="297798"/>
                                        </a:xfrm>
                                      </wpg:grpSpPr>
                                      <wps:wsp>
                                        <wps:cNvPr id="1145073486" name="Rettangolo con angoli arrotondati 28"/>
                                        <wps:cNvSpPr/>
                                        <wps:spPr>
                                          <a:xfrm>
                                            <a:off x="-232670" y="-207910"/>
                                            <a:ext cx="1800440"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2138784798" name="CasellaDiTesto 110"/>
                                        <wps:cNvSpPr txBox="1"/>
                                        <wps:spPr>
                                          <a:xfrm>
                                            <a:off x="-195850" y="-222134"/>
                                            <a:ext cx="1702259" cy="297798"/>
                                          </a:xfrm>
                                          <a:prstGeom prst="rect">
                                            <a:avLst/>
                                          </a:prstGeom>
                                          <a:noFill/>
                                        </wps:spPr>
                                        <wps:txbx>
                                          <w:txbxContent>
                                            <w:p w14:paraId="2D288472"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066DC30A"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3</w:t>
                                              </w:r>
                                            </w:p>
                                            <w:p w14:paraId="3BDFFDE5" w14:textId="77777777" w:rsidR="00600EE4" w:rsidRPr="00600EE4" w:rsidRDefault="00600EE4" w:rsidP="00600EE4">
                                              <w:pPr>
                                                <w:jc w:val="center"/>
                                                <w:rPr>
                                                  <w:rFonts w:ascii="Arial" w:hAnsi="Arial" w:cs="Arial"/>
                                                  <w:color w:val="0C201D"/>
                                                  <w:kern w:val="24"/>
                                                  <w:sz w:val="14"/>
                                                  <w:szCs w:val="14"/>
                                                </w:rPr>
                                              </w:pPr>
                                            </w:p>
                                          </w:txbxContent>
                                        </wps:txbx>
                                        <wps:bodyPr wrap="square" rtlCol="0">
                                          <a:noAutofit/>
                                        </wps:bodyPr>
                                      </wps:wsp>
                                    </wpg:grpSp>
                                  </wpg:grpSp>
                                  <wpg:grpSp>
                                    <wpg:cNvPr id="1601184890" name="Gruppo 45"/>
                                    <wpg:cNvGrpSpPr/>
                                    <wpg:grpSpPr>
                                      <a:xfrm>
                                        <a:off x="228356" y="375031"/>
                                        <a:ext cx="2158870" cy="273588"/>
                                        <a:chOff x="-259147" y="-207074"/>
                                        <a:chExt cx="2160024" cy="274177"/>
                                      </a:xfrm>
                                    </wpg:grpSpPr>
                                    <wps:wsp>
                                      <wps:cNvPr id="1410453397" name="Connettore diritto 30"/>
                                      <wps:cNvCnPr>
                                        <a:cxnSpLocks/>
                                      </wps:cNvCnPr>
                                      <wps:spPr>
                                        <a:xfrm>
                                          <a:off x="-259147" y="-56336"/>
                                          <a:ext cx="389585" cy="0"/>
                                        </a:xfrm>
                                        <a:prstGeom prst="line">
                                          <a:avLst/>
                                        </a:prstGeom>
                                        <a:noFill/>
                                        <a:ln w="19050" cap="flat" cmpd="sng" algn="ctr">
                                          <a:solidFill>
                                            <a:srgbClr val="78D9AB"/>
                                          </a:solidFill>
                                          <a:prstDash val="solid"/>
                                          <a:miter lim="800000"/>
                                        </a:ln>
                                        <a:effectLst/>
                                      </wps:spPr>
                                      <wps:bodyPr/>
                                    </wps:wsp>
                                    <wpg:grpSp>
                                      <wpg:cNvPr id="654651735" name="Gruppo 31"/>
                                      <wpg:cNvGrpSpPr/>
                                      <wpg:grpSpPr>
                                        <a:xfrm>
                                          <a:off x="-46353" y="-207074"/>
                                          <a:ext cx="1947230" cy="274177"/>
                                          <a:chOff x="-270799" y="-223488"/>
                                          <a:chExt cx="1947977" cy="274766"/>
                                        </a:xfrm>
                                      </wpg:grpSpPr>
                                      <wps:wsp>
                                        <wps:cNvPr id="774788562" name="Rettangolo con angoli arrotondati 31"/>
                                        <wps:cNvSpPr/>
                                        <wps:spPr>
                                          <a:xfrm>
                                            <a:off x="-212021" y="-207532"/>
                                            <a:ext cx="1801744" cy="252000"/>
                                          </a:xfrm>
                                          <a:prstGeom prst="roundRect">
                                            <a:avLst>
                                              <a:gd name="adj" fmla="val 50000"/>
                                            </a:avLst>
                                          </a:prstGeom>
                                          <a:solidFill>
                                            <a:sysClr val="window" lastClr="FFFFFF"/>
                                          </a:solidFill>
                                          <a:ln w="19050" cap="flat" cmpd="sng" algn="ctr">
                                            <a:solidFill>
                                              <a:srgbClr val="78D9AB">
                                                <a:shade val="15000"/>
                                              </a:srgbClr>
                                            </a:solidFill>
                                            <a:prstDash val="solid"/>
                                            <a:miter lim="800000"/>
                                          </a:ln>
                                          <a:effectLst/>
                                        </wps:spPr>
                                        <wps:bodyPr rtlCol="0" anchor="ctr"/>
                                      </wps:wsp>
                                      <wps:wsp>
                                        <wps:cNvPr id="751436710" name="CasellaDiTesto 111"/>
                                        <wps:cNvSpPr txBox="1"/>
                                        <wps:spPr>
                                          <a:xfrm>
                                            <a:off x="-270799" y="-223488"/>
                                            <a:ext cx="1947977" cy="274766"/>
                                          </a:xfrm>
                                          <a:prstGeom prst="rect">
                                            <a:avLst/>
                                          </a:prstGeom>
                                          <a:noFill/>
                                        </wps:spPr>
                                        <wps:txbx>
                                          <w:txbxContent>
                                            <w:p w14:paraId="1B1C1AE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2041BCAF"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8</w:t>
                                              </w:r>
                                            </w:p>
                                            <w:p w14:paraId="14F03D19" w14:textId="77777777" w:rsidR="00600EE4" w:rsidRPr="00600EE4" w:rsidRDefault="00600EE4" w:rsidP="00600EE4">
                                              <w:pPr>
                                                <w:jc w:val="center"/>
                                                <w:rPr>
                                                  <w:rFonts w:ascii="Arial" w:hAnsi="Arial" w:cs="Arial"/>
                                                  <w:color w:val="0C201D"/>
                                                  <w:kern w:val="24"/>
                                                  <w:sz w:val="12"/>
                                                  <w:szCs w:val="12"/>
                                                </w:rPr>
                                              </w:pPr>
                                            </w:p>
                                          </w:txbxContent>
                                        </wps:txbx>
                                        <wps:bodyPr wrap="square" rtlCol="0">
                                          <a:noAutofit/>
                                        </wps:bodyPr>
                                      </wps:wsp>
                                    </wpg:grpSp>
                                  </wpg:grpSp>
                                </wpg:grpSp>
                                <wpg:grpSp>
                                  <wpg:cNvPr id="586001725" name="Gruppo 48"/>
                                  <wpg:cNvGrpSpPr/>
                                  <wpg:grpSpPr>
                                    <a:xfrm>
                                      <a:off x="-9796" y="228751"/>
                                      <a:ext cx="321582" cy="1334047"/>
                                      <a:chOff x="-9799" y="248782"/>
                                      <a:chExt cx="321647" cy="1450869"/>
                                    </a:xfrm>
                                  </wpg:grpSpPr>
                                  <wps:wsp>
                                    <wps:cNvPr id="533388610" name="Rettangolo 3"/>
                                    <wps:cNvSpPr/>
                                    <wps:spPr>
                                      <a:xfrm>
                                        <a:off x="0" y="248782"/>
                                        <a:ext cx="311848" cy="1450869"/>
                                      </a:xfrm>
                                      <a:prstGeom prst="rect">
                                        <a:avLst/>
                                      </a:prstGeom>
                                      <a:solidFill>
                                        <a:sysClr val="window" lastClr="FFFFFF">
                                          <a:lumMod val="95000"/>
                                        </a:sysClr>
                                      </a:solidFill>
                                      <a:ln w="19050" cap="flat" cmpd="sng" algn="ctr">
                                        <a:noFill/>
                                        <a:prstDash val="solid"/>
                                        <a:miter lim="800000"/>
                                      </a:ln>
                                      <a:effectLst/>
                                    </wps:spPr>
                                    <wps:bodyPr rtlCol="0" anchor="ctr"/>
                                  </wps:wsp>
                                  <wps:wsp>
                                    <wps:cNvPr id="2142238905" name="CasellaDiTesto 5"/>
                                    <wps:cNvSpPr txBox="1"/>
                                    <wps:spPr>
                                      <a:xfrm rot="16200000">
                                        <a:off x="-518792" y="852431"/>
                                        <a:ext cx="1307912" cy="289926"/>
                                      </a:xfrm>
                                      <a:prstGeom prst="rect">
                                        <a:avLst/>
                                      </a:prstGeom>
                                      <a:noFill/>
                                    </wps:spPr>
                                    <wps:txbx>
                                      <w:txbxContent>
                                        <w:p w14:paraId="5F64B269"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EQUIPARATO A SOGGETTO AMMESSO</w:t>
                                          </w:r>
                                        </w:p>
                                        <w:p w14:paraId="351D472D" w14:textId="77777777" w:rsidR="00600EE4" w:rsidRPr="00600EE4" w:rsidRDefault="00600EE4" w:rsidP="00600EE4">
                                          <w:pPr>
                                            <w:jc w:val="center"/>
                                            <w:rPr>
                                              <w:rFonts w:ascii="Montserrat" w:hAnsi="Montserrat"/>
                                              <w:b/>
                                              <w:bCs/>
                                              <w:color w:val="0C201D"/>
                                              <w:kern w:val="24"/>
                                            </w:rPr>
                                          </w:pPr>
                                        </w:p>
                                        <w:p w14:paraId="3F406BCE" w14:textId="77777777" w:rsidR="00600EE4" w:rsidRPr="00600EE4" w:rsidRDefault="00600EE4" w:rsidP="00600EE4">
                                          <w:pPr>
                                            <w:jc w:val="center"/>
                                            <w:rPr>
                                              <w:rFonts w:ascii="Montserrat" w:hAnsi="Montserrat"/>
                                              <w:b/>
                                              <w:bCs/>
                                              <w:color w:val="0C201D"/>
                                              <w:kern w:val="24"/>
                                            </w:rPr>
                                          </w:pPr>
                                        </w:p>
                                      </w:txbxContent>
                                    </wps:txbx>
                                    <wps:bodyPr wrap="square" rtlCol="0">
                                      <a:noAutofit/>
                                    </wps:bodyPr>
                                  </wps:wsp>
                                </wpg:grpSp>
                                <wps:wsp>
                                  <wps:cNvPr id="242014167" name="Rettangolo 3"/>
                                  <wps:cNvSpPr/>
                                  <wps:spPr>
                                    <a:xfrm>
                                      <a:off x="4661626" y="228750"/>
                                      <a:ext cx="1324862" cy="1334046"/>
                                    </a:xfrm>
                                    <a:prstGeom prst="rect">
                                      <a:avLst/>
                                    </a:prstGeom>
                                    <a:solidFill>
                                      <a:srgbClr val="D0EDE8">
                                        <a:lumMod val="50000"/>
                                      </a:srgbClr>
                                    </a:solidFill>
                                    <a:ln w="19050" cap="flat" cmpd="sng" algn="ctr">
                                      <a:noFill/>
                                      <a:prstDash val="solid"/>
                                      <a:miter lim="800000"/>
                                    </a:ln>
                                    <a:effectLst/>
                                  </wps:spPr>
                                  <wps:bodyPr rtlCol="0" anchor="ctr"/>
                                </wps:wsp>
                              </wpg:grpSp>
                              <wps:wsp>
                                <wps:cNvPr id="127302671" name="CasellaDiTesto 21"/>
                                <wps:cNvSpPr txBox="1"/>
                                <wps:spPr>
                                  <a:xfrm>
                                    <a:off x="4582900" y="407118"/>
                                    <a:ext cx="1454946" cy="998507"/>
                                  </a:xfrm>
                                  <a:prstGeom prst="rect">
                                    <a:avLst/>
                                  </a:prstGeom>
                                  <a:noFill/>
                                </wps:spPr>
                                <wps:txbx>
                                  <w:txbxContent>
                                    <w:p w14:paraId="25748B3D"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RESIDENZIALE</w:t>
                                      </w:r>
                                    </w:p>
                                    <w:p w14:paraId="030E6EFE" w14:textId="77777777" w:rsidR="00600EE4" w:rsidRPr="00600EE4" w:rsidRDefault="00600EE4" w:rsidP="00600EE4">
                                      <w:pPr>
                                        <w:jc w:val="center"/>
                                        <w:rPr>
                                          <w:rFonts w:ascii="Arial" w:hAnsi="Arial" w:cs="Arial"/>
                                          <w:b/>
                                          <w:bCs/>
                                          <w:color w:val="FFFFFF"/>
                                          <w:kern w:val="24"/>
                                          <w:sz w:val="8"/>
                                          <w:szCs w:val="8"/>
                                        </w:rPr>
                                      </w:pPr>
                                    </w:p>
                                    <w:p w14:paraId="5BC4B2DB"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III</w:t>
                                      </w:r>
                                    </w:p>
                                    <w:p w14:paraId="240E5853" w14:textId="77777777" w:rsidR="00600EE4" w:rsidRPr="00600EE4" w:rsidRDefault="00600EE4" w:rsidP="00600EE4">
                                      <w:pPr>
                                        <w:jc w:val="center"/>
                                        <w:rPr>
                                          <w:rFonts w:ascii="Arial" w:hAnsi="Arial" w:cs="Arial"/>
                                          <w:b/>
                                          <w:bCs/>
                                          <w:color w:val="FFFFFF"/>
                                          <w:kern w:val="24"/>
                                          <w:sz w:val="12"/>
                                          <w:szCs w:val="12"/>
                                        </w:rPr>
                                      </w:pPr>
                                    </w:p>
                                    <w:p w14:paraId="555F2DAF" w14:textId="77777777" w:rsidR="00600EE4" w:rsidRPr="00600EE4" w:rsidRDefault="00600EE4" w:rsidP="00600EE4">
                                      <w:pPr>
                                        <w:jc w:val="center"/>
                                        <w:rPr>
                                          <w:rFonts w:ascii="Arial" w:hAnsi="Arial" w:cs="Arial"/>
                                          <w:b/>
                                          <w:bCs/>
                                          <w:color w:val="FFFFFF"/>
                                          <w:kern w:val="24"/>
                                          <w:sz w:val="12"/>
                                          <w:szCs w:val="12"/>
                                        </w:rPr>
                                      </w:pPr>
                                    </w:p>
                                    <w:p w14:paraId="3F6881FE"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TERZIARIO</w:t>
                                      </w:r>
                                    </w:p>
                                    <w:p w14:paraId="274FCAF0" w14:textId="77777777" w:rsidR="00600EE4" w:rsidRPr="00600EE4" w:rsidRDefault="00600EE4" w:rsidP="00600EE4">
                                      <w:pPr>
                                        <w:jc w:val="center"/>
                                        <w:rPr>
                                          <w:rFonts w:ascii="Arial" w:hAnsi="Arial" w:cs="Arial"/>
                                          <w:b/>
                                          <w:bCs/>
                                          <w:i/>
                                          <w:iCs/>
                                          <w:color w:val="FFFFFF"/>
                                          <w:kern w:val="24"/>
                                          <w:sz w:val="8"/>
                                          <w:szCs w:val="8"/>
                                        </w:rPr>
                                      </w:pPr>
                                    </w:p>
                                    <w:p w14:paraId="3B290E9D"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 e III</w:t>
                                      </w:r>
                                    </w:p>
                                    <w:p w14:paraId="31226412" w14:textId="77777777" w:rsidR="00600EE4" w:rsidRPr="00600EE4" w:rsidRDefault="00600EE4" w:rsidP="00600EE4">
                                      <w:pPr>
                                        <w:jc w:val="center"/>
                                        <w:rPr>
                                          <w:rFonts w:ascii="Arial" w:hAnsi="Arial" w:cs="Arial"/>
                                          <w:b/>
                                          <w:bCs/>
                                          <w:color w:val="0C201D"/>
                                          <w:kern w:val="24"/>
                                          <w:sz w:val="12"/>
                                          <w:szCs w:val="12"/>
                                        </w:rPr>
                                      </w:pPr>
                                    </w:p>
                                  </w:txbxContent>
                                </wps:txbx>
                                <wps:bodyPr wrap="square" rtlCol="0">
                                  <a:spAutoFit/>
                                </wps:bodyPr>
                              </wps:wsp>
                            </wpg:grpSp>
                            <wps:wsp>
                              <wps:cNvPr id="875989593" name="CasellaDiTesto 5"/>
                              <wps:cNvSpPr txBox="1"/>
                              <wps:spPr>
                                <a:xfrm>
                                  <a:off x="311770" y="1158551"/>
                                  <a:ext cx="1190153" cy="309459"/>
                                </a:xfrm>
                                <a:prstGeom prst="rect">
                                  <a:avLst/>
                                </a:prstGeom>
                                <a:noFill/>
                              </wps:spPr>
                              <wps:txbx>
                                <w:txbxContent>
                                  <w:p w14:paraId="0F65C183"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4DBD7031" w14:textId="77777777" w:rsidR="00600EE4" w:rsidRPr="00600EE4" w:rsidRDefault="00600EE4" w:rsidP="00600EE4">
                                    <w:pPr>
                                      <w:jc w:val="center"/>
                                      <w:rPr>
                                        <w:rFonts w:ascii="Montserrat" w:hAnsi="Montserrat"/>
                                        <w:b/>
                                        <w:bCs/>
                                        <w:color w:val="FFFFFF"/>
                                        <w:kern w:val="24"/>
                                      </w:rPr>
                                    </w:pPr>
                                  </w:p>
                                </w:txbxContent>
                              </wps:txbx>
                              <wps:bodyPr wrap="square" rtlCol="0">
                                <a:noAutofit/>
                              </wps:bodyPr>
                            </wps:wsp>
                          </wpg:grpSp>
                        </wpg:grpSp>
                        <wps:wsp>
                          <wps:cNvPr id="483078454" name="Rettangolo 427"/>
                          <wps:cNvSpPr/>
                          <wps:spPr>
                            <a:xfrm>
                              <a:off x="7634" y="0"/>
                              <a:ext cx="5975336" cy="1331595"/>
                            </a:xfrm>
                            <a:prstGeom prst="rect">
                              <a:avLst/>
                            </a:prstGeom>
                            <a:noFill/>
                            <a:ln w="12700" cap="flat" cmpd="sng" algn="ctr">
                              <a:solidFill>
                                <a:srgbClr val="D0ED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01E1B2" id="_x0000_s1523" style="position:absolute;margin-left:4.9pt;margin-top:523.65pt;width:476.1pt;height:104.85pt;z-index:251658255" coordsize="60464,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">
                  <v:group id="_x0000_s1524" style="position:absolute;width:60464;height:13315" coordorigin="-97,762" coordsize="60476,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">
                    <v:line id="Connettore diritto 13" o:spid="_x0000_s1525" style="position:absolute;flip:x;visibility:visible;mso-wrap-style:square" from="19683,8490" to="19688,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" strokecolor="#78d9ab" strokeweight="1.5pt">
                      <v:stroke joinstyle="miter"/>
                      <o:lock v:ext="edit" shapetype="f"/>
                    </v:line>
                    <v:group id="_x0000_s1526" style="position:absolute;left:-97;top:762;width:60475;height:13334" coordorigin="-97,2287" coordsize="60476,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">
                      <v:group id="Gruppo 138" o:spid="_x0000_s1527" style="position:absolute;left:-97;top:2287;width:60475;height:13337" coordorigin="-97,2287" coordsize="60476,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">
                        <v:group id="Gruppo 52" o:spid="_x0000_s1528" style="position:absolute;left:-97;top:2287;width:59958;height:13337" coordorigin="-97,2287" coordsize="59962,1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">
                          <v:group id="Gruppo 47" o:spid="_x0000_s1529" style="position:absolute;left:3856;top:5138;width:12585;height:6539" coordorigin="-1272,-626" coordsize="12590,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">
                            <v:group id="Gruppo 35" o:spid="_x0000_s1530" style="position:absolute;left:-1272;top:-626;width:10273;height:6538" coordorigin="-1272,-626" coordsize="10273,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">
                              <v:rect id="Rettangolo 4" o:spid="_x0000_s1531" style="position:absolute;left:-1201;top:-626;width:10084;height: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" fillcolor="#0d8475" stroked="f" strokeweight="1.5pt"/>
                              <v:shape id="CasellaDiTesto 5" o:spid="_x0000_s1532" type="#_x0000_t202" style="position:absolute;left:-1272;top:465;width:10273;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" filled="f" stroked="f">
                                <v:textbox>
                                  <w:txbxContent>
                                    <w:p w14:paraId="3E51F73C" w14:textId="77777777" w:rsidR="00600EE4" w:rsidRPr="00600EE4" w:rsidRDefault="00600EE4" w:rsidP="00600EE4">
                                      <w:pPr>
                                        <w:jc w:val="center"/>
                                        <w:rPr>
                                          <w:rFonts w:ascii="Arial" w:hAnsi="Arial" w:cs="Arial"/>
                                          <w:b/>
                                          <w:bCs/>
                                          <w:color w:val="FFFFFF"/>
                                          <w:kern w:val="24"/>
                                          <w:sz w:val="4"/>
                                          <w:szCs w:val="4"/>
                                        </w:rPr>
                                      </w:pPr>
                                      <w:r w:rsidRPr="00600EE4">
                                        <w:rPr>
                                          <w:rFonts w:ascii="Arial" w:hAnsi="Arial" w:cs="Arial"/>
                                          <w:b/>
                                          <w:bCs/>
                                          <w:color w:val="FFFFFF"/>
                                          <w:kern w:val="24"/>
                                          <w:sz w:val="14"/>
                                          <w:szCs w:val="14"/>
                                        </w:rPr>
                                        <w:t>UTILIZZATORE PRIVATO</w:t>
                                      </w:r>
                                    </w:p>
                                    <w:p w14:paraId="6986994D" w14:textId="77777777" w:rsidR="00600EE4" w:rsidRPr="00600EE4" w:rsidRDefault="00600EE4" w:rsidP="00600EE4">
                                      <w:pPr>
                                        <w:jc w:val="center"/>
                                        <w:rPr>
                                          <w:rFonts w:ascii="Arial" w:hAnsi="Arial" w:cs="Arial"/>
                                          <w:color w:val="FFFFFF"/>
                                          <w:kern w:val="24"/>
                                          <w:sz w:val="11"/>
                                          <w:szCs w:val="11"/>
                                        </w:rPr>
                                      </w:pPr>
                                      <w:r w:rsidRPr="00600EE4">
                                        <w:rPr>
                                          <w:rFonts w:ascii="Arial" w:hAnsi="Arial" w:cs="Arial"/>
                                          <w:color w:val="FFFFFF"/>
                                          <w:kern w:val="24"/>
                                          <w:sz w:val="11"/>
                                          <w:szCs w:val="11"/>
                                        </w:rPr>
                                        <w:t>(incluso ETS economico)</w:t>
                                      </w:r>
                                    </w:p>
                                    <w:p w14:paraId="6BB41D60" w14:textId="77777777" w:rsidR="00600EE4" w:rsidRPr="00600EE4" w:rsidRDefault="00600EE4" w:rsidP="00600EE4">
                                      <w:pPr>
                                        <w:jc w:val="center"/>
                                        <w:rPr>
                                          <w:rFonts w:ascii="Arial" w:hAnsi="Arial" w:cs="Arial"/>
                                          <w:color w:val="FFFFFF"/>
                                          <w:kern w:val="24"/>
                                          <w:sz w:val="2"/>
                                          <w:szCs w:val="2"/>
                                        </w:rPr>
                                      </w:pPr>
                                    </w:p>
                                    <w:p w14:paraId="77D7D61F" w14:textId="77777777" w:rsidR="00600EE4" w:rsidRPr="00600EE4" w:rsidRDefault="00600EE4" w:rsidP="00600EE4">
                                      <w:pPr>
                                        <w:jc w:val="center"/>
                                        <w:rPr>
                                          <w:rFonts w:ascii="Arial" w:hAnsi="Arial" w:cs="Arial"/>
                                          <w:b/>
                                          <w:bCs/>
                                          <w:color w:val="FFFFFF"/>
                                          <w:kern w:val="24"/>
                                          <w:sz w:val="2"/>
                                          <w:szCs w:val="2"/>
                                        </w:rPr>
                                      </w:pPr>
                                    </w:p>
                                    <w:p w14:paraId="2E3E52FB" w14:textId="77777777" w:rsidR="00600EE4" w:rsidRPr="00600EE4" w:rsidRDefault="00600EE4" w:rsidP="00600EE4">
                                      <w:pPr>
                                        <w:jc w:val="center"/>
                                        <w:rPr>
                                          <w:rFonts w:ascii="Arial" w:hAnsi="Arial" w:cs="Arial"/>
                                          <w:color w:val="FFFFFF"/>
                                          <w:kern w:val="24"/>
                                          <w:sz w:val="2"/>
                                          <w:szCs w:val="2"/>
                                        </w:rPr>
                                      </w:pPr>
                                    </w:p>
                                  </w:txbxContent>
                                </v:textbox>
                              </v:shape>
                            </v:group>
                            <v:line id="Connettore diritto 7" o:spid="_x0000_s1533" style="position:absolute;visibility:visible;mso-wrap-style:square" from="8975,2646" to="11318,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" strokecolor="#78d9ab" strokeweight="1.5pt">
                              <v:stroke joinstyle="miter"/>
                              <o:lock v:ext="edit" shapetype="f"/>
                            </v:line>
                          </v:group>
                          <v:group id="Gruppo 40" o:spid="_x0000_s1534" style="position:absolute;left:21128;top:2568;width:26646;height:2567" coordorigin="-1613,1296" coordsize="26652,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">
                            <v:line id="Connettore diritto 121" o:spid="_x0000_s1535" style="position:absolute;visibility:visible;mso-wrap-style:square" from="-1613,2620" to="5326,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" strokecolor="#78d9ab" strokeweight="1.5pt">
                              <v:stroke joinstyle="miter"/>
                              <o:lock v:ext="edit" shapetype="f"/>
                            </v:line>
                            <v:group id="Gruppo 28" o:spid="_x0000_s1536" style="position:absolute;left:3172;top:1296;width:21867;height:2566" coordorigin="-4384,1296" coordsize="21867,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">
                              <v:roundrect id="Rettangolo con angoli arrotondati 20" o:spid="_x0000_s1537" style="position:absolute;left:-2539;top:1348;width:18004;height:251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" fillcolor="window" strokecolor="#2f5b46" strokeweight="1.5pt">
                                <v:stroke joinstyle="miter"/>
                              </v:roundrect>
                              <v:shape id="CasellaDiTesto 21" o:spid="_x0000_s1538" type="#_x0000_t202" style="position:absolute;left:-4384;top:1296;width:2186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" filled="f" stroked="f">
                                <v:textbox style="mso-fit-shape-to-text:t">
                                  <w:txbxContent>
                                    <w:p w14:paraId="28023A6E" w14:textId="77777777" w:rsidR="00600EE4" w:rsidRPr="00600EE4" w:rsidRDefault="00600EE4" w:rsidP="00600EE4">
                                      <w:pPr>
                                        <w:jc w:val="center"/>
                                        <w:rPr>
                                          <w:rFonts w:ascii="Arial" w:hAnsi="Arial" w:cs="Arial"/>
                                          <w:color w:val="0C201D"/>
                                          <w:kern w:val="24"/>
                                          <w:sz w:val="14"/>
                                          <w:szCs w:val="14"/>
                                        </w:rPr>
                                      </w:pPr>
                                      <w:r w:rsidRPr="00600EE4">
                                        <w:rPr>
                                          <w:rFonts w:ascii="Arial" w:hAnsi="Arial" w:cs="Arial"/>
                                          <w:color w:val="0C201D"/>
                                          <w:kern w:val="24"/>
                                          <w:sz w:val="12"/>
                                          <w:szCs w:val="12"/>
                                        </w:rPr>
                                        <w:t xml:space="preserve">UTILIZZATORE PRIVATO </w:t>
                                      </w:r>
                                      <w:r w:rsidRPr="00600EE4">
                                        <w:rPr>
                                          <w:rFonts w:ascii="Arial" w:hAnsi="Arial" w:cs="Arial"/>
                                          <w:color w:val="0C201D"/>
                                          <w:kern w:val="24"/>
                                          <w:sz w:val="10"/>
                                          <w:szCs w:val="10"/>
                                        </w:rPr>
                                        <w:t>(ivi incluso ETS economico)</w:t>
                                      </w:r>
                                    </w:p>
                                    <w:p w14:paraId="7888603B" w14:textId="77777777" w:rsidR="00600EE4" w:rsidRPr="00600EE4" w:rsidRDefault="00600EE4" w:rsidP="00600EE4">
                                      <w:pPr>
                                        <w:jc w:val="center"/>
                                        <w:rPr>
                                          <w:rFonts w:ascii="Arial" w:hAnsi="Arial" w:cs="Arial"/>
                                          <w:color w:val="0C201D"/>
                                          <w:kern w:val="24"/>
                                          <w:sz w:val="10"/>
                                          <w:szCs w:val="10"/>
                                        </w:rPr>
                                      </w:pPr>
                                      <w:r w:rsidRPr="00600EE4">
                                        <w:rPr>
                                          <w:rFonts w:ascii="Arial" w:hAnsi="Arial" w:cs="Arial"/>
                                          <w:color w:val="0C201D"/>
                                          <w:kern w:val="24"/>
                                          <w:sz w:val="10"/>
                                          <w:szCs w:val="10"/>
                                        </w:rPr>
                                        <w:t>non proprietario dell’immobile</w:t>
                                      </w:r>
                                    </w:p>
                                  </w:txbxContent>
                                </v:textbox>
                              </v:shape>
                            </v:group>
                          </v:group>
                          <v:group id="Gruppo 39" o:spid="_x0000_s1539" style="position:absolute;left:14054;top:2434;width:12016;height:11851" coordorigin="-3040,1122" coordsize="12016,1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">
                            <v:line id="Connettore diritto 13" o:spid="_x0000_s1540" style="position:absolute;flip:x;visibility:visible;mso-wrap-style:square" from="2594,3999" to="2609,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" strokecolor="#78d9ab" strokeweight="1.5pt">
                              <v:stroke joinstyle="miter"/>
                              <o:lock v:ext="edit" shapetype="f"/>
                            </v:line>
                            <v:group id="Gruppo 36" o:spid="_x0000_s1541" style="position:absolute;left:-3040;top:5430;width:12015;height:3327" coordorigin="-3040,1175" coordsize="12016,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">
                              <v:roundrect id="Ovale 10" o:spid="_x0000_s1542" style="position:absolute;left:-1686;top:1175;width:9350;height:3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" fillcolor="#d9d9d9" stroked="f" strokeweight="1.5pt">
                                <v:stroke joinstyle="miter"/>
                              </v:roundrect>
                              <v:shape id="CasellaDiTesto 11" o:spid="_x0000_s1543" type="#_x0000_t202" style="position:absolute;left:-3040;top:1184;width:12015;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" filled="f" stroked="f">
                                <v:textbox>
                                  <w:txbxContent>
                                    <w:p w14:paraId="22E0A235"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 xml:space="preserve">Coincide con il </w:t>
                                      </w:r>
                                    </w:p>
                                    <w:p w14:paraId="1EBB9EF3" w14:textId="77777777" w:rsidR="00600EE4" w:rsidRPr="00600EE4" w:rsidRDefault="00600EE4" w:rsidP="00600EE4">
                                      <w:pPr>
                                        <w:jc w:val="center"/>
                                        <w:rPr>
                                          <w:rFonts w:ascii="Arial" w:hAnsi="Arial" w:cs="Arial"/>
                                          <w:i/>
                                          <w:iCs/>
                                          <w:color w:val="0C201D"/>
                                          <w:kern w:val="24"/>
                                          <w:sz w:val="13"/>
                                          <w:szCs w:val="13"/>
                                        </w:rPr>
                                      </w:pPr>
                                      <w:r w:rsidRPr="00600EE4">
                                        <w:rPr>
                                          <w:rFonts w:ascii="Arial" w:hAnsi="Arial" w:cs="Arial"/>
                                          <w:i/>
                                          <w:iCs/>
                                          <w:color w:val="0C201D"/>
                                          <w:kern w:val="24"/>
                                          <w:sz w:val="13"/>
                                          <w:szCs w:val="13"/>
                                        </w:rPr>
                                        <w:t>Soggetto Responsabile?</w:t>
                                      </w:r>
                                    </w:p>
                                  </w:txbxContent>
                                </v:textbox>
                              </v:shape>
                            </v:group>
                            <v:group id="Gruppo 37" o:spid="_x0000_s1544" style="position:absolute;left:1092;top:1122;width:2955;height:2877" coordorigin="-178114,112269" coordsize="295496,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">
                              <v:oval id="Ovale 10" o:spid="_x0000_s1545" style="position:absolute;left:-170273;top:112269;width:287655;height:287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" fillcolor="#3ea190" stroked="f" strokeweight="1.5pt">
                                <v:stroke joinstyle="miter"/>
                              </v:oval>
                              <v:shape id="CasellaDiTesto 104" o:spid="_x0000_s1546" type="#_x0000_t202" style="position:absolute;left:-178114;top:145400;width:294005;height:210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" filled="f" stroked="f">
                                <v:textbox>
                                  <w:txbxContent>
                                    <w:p w14:paraId="1ECDA5FF"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SI</w:t>
                                      </w:r>
                                    </w:p>
                                  </w:txbxContent>
                                </v:textbox>
                              </v:shape>
                            </v:group>
                            <v:group id="Gruppo 38" o:spid="_x0000_s1547" style="position:absolute;left:742;top:10099;width:3694;height:2876" coordorigin="-179587,-255316" coordsize="369478,287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">
                              <v:oval id="Ovale 10" o:spid="_x0000_s1548" style="position:absolute;left:-138172;top:-255316;width:287655;height:28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" fillcolor="#3ea190" stroked="f" strokeweight="1.5pt">
                                <v:stroke joinstyle="miter"/>
                              </v:oval>
                              <v:shape id="CasellaDiTesto 107" o:spid="_x0000_s1549" type="#_x0000_t202" style="position:absolute;left:-179587;top:-218934;width:369478;height:20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" filled="f" stroked="f">
                                <v:textbox>
                                  <w:txbxContent>
                                    <w:p w14:paraId="5265F9AF" w14:textId="77777777" w:rsidR="00600EE4" w:rsidRPr="00600EE4" w:rsidRDefault="00600EE4" w:rsidP="00600EE4">
                                      <w:pPr>
                                        <w:jc w:val="center"/>
                                        <w:rPr>
                                          <w:rFonts w:ascii="Montserrat" w:hAnsi="Montserrat"/>
                                          <w:color w:val="FFFFFF"/>
                                          <w:kern w:val="24"/>
                                          <w:sz w:val="16"/>
                                          <w:szCs w:val="16"/>
                                        </w:rPr>
                                      </w:pPr>
                                      <w:r w:rsidRPr="00600EE4">
                                        <w:rPr>
                                          <w:rFonts w:ascii="Montserrat" w:hAnsi="Montserrat"/>
                                          <w:color w:val="FFFFFF"/>
                                          <w:kern w:val="24"/>
                                          <w:sz w:val="16"/>
                                          <w:szCs w:val="16"/>
                                        </w:rPr>
                                        <w:t>NO</w:t>
                                      </w:r>
                                    </w:p>
                                  </w:txbxContent>
                                </v:textbox>
                              </v:shape>
                            </v:group>
                          </v:group>
                          <v:group id="Gruppo 51" o:spid="_x0000_s1550" style="position:absolute;left:21128;top:9731;width:25683;height:5700" coordorigin="-1811,786" coordsize="25683,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">
                            <v:group id="Gruppo 50" o:spid="_x0000_s1551" style="position:absolute;left:-1811;top:2256;width:4260;height:3083" coordorigin="-181144,113883" coordsize="426051,30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">
                              <v:line id="Connettore diritto 8" o:spid="_x0000_s1552" style="position:absolute;flip:x;visibility:visible;mso-wrap-style:square" from="-181144,265674" to="238515,26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" strokecolor="#78d9ab" strokeweight="1.5pt">
                                <v:stroke joinstyle="miter"/>
                                <o:lock v:ext="edit" shapetype="f"/>
                              </v:line>
                              <v:line id="Connettore diritto 108" o:spid="_x0000_s1553" style="position:absolute;flip:x;visibility:visible;mso-wrap-style:square" from="244907,113883" to="244907,42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" strokecolor="#78d9ab" strokeweight="1.5pt">
                                <v:stroke joinstyle="miter"/>
                                <o:lock v:ext="edit" shapetype="f"/>
                              </v:line>
                            </v:group>
                            <v:group id="Gruppo 42" o:spid="_x0000_s1554" style="position:absolute;left:2385;top:786;width:20614;height:2964" coordorigin="-2441,-2216" coordsize="20618,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">
                              <v:line id="Connettore diritto 27" o:spid="_x0000_s1555" style="position:absolute;visibility:visible;mso-wrap-style:square" from="-2441,-742" to="6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" strokecolor="#78d9ab" strokeweight="1.5pt">
                                <v:stroke joinstyle="miter"/>
                                <o:lock v:ext="edit" shapetype="f"/>
                              </v:line>
                              <v:group id="Gruppo 30" o:spid="_x0000_s1556" style="position:absolute;left:172;top:-2216;width:18004;height:2971" coordorigin="-2326,-2221" coordsize="180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">
                                <v:roundrect id="Rettangolo con angoli arrotondati 28" o:spid="_x0000_s1557" style="position:absolute;left:-2326;top:-2079;width:18003;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" fillcolor="window" strokecolor="#2f5b46" strokeweight="1.5pt">
                                  <v:stroke joinstyle="miter"/>
                                </v:roundrect>
                                <v:shape id="CasellaDiTesto 110" o:spid="_x0000_s1558" type="#_x0000_t202" style="position:absolute;left:-1958;top:-2221;width:17022;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" filled="f" stroked="f">
                                  <v:textbox>
                                    <w:txbxContent>
                                      <w:p w14:paraId="2D288472"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ESCO</w:t>
                                        </w:r>
                                      </w:p>
                                      <w:p w14:paraId="066DC30A"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 13, comma 3</w:t>
                                        </w:r>
                                      </w:p>
                                      <w:p w14:paraId="3BDFFDE5" w14:textId="77777777" w:rsidR="00600EE4" w:rsidRPr="00600EE4" w:rsidRDefault="00600EE4" w:rsidP="00600EE4">
                                        <w:pPr>
                                          <w:jc w:val="center"/>
                                          <w:rPr>
                                            <w:rFonts w:ascii="Arial" w:hAnsi="Arial" w:cs="Arial"/>
                                            <w:color w:val="0C201D"/>
                                            <w:kern w:val="24"/>
                                            <w:sz w:val="14"/>
                                            <w:szCs w:val="14"/>
                                          </w:rPr>
                                        </w:pPr>
                                      </w:p>
                                    </w:txbxContent>
                                  </v:textbox>
                                </v:shape>
                              </v:group>
                            </v:group>
                            <v:group id="Gruppo 45" o:spid="_x0000_s1559" style="position:absolute;left:2283;top:3750;width:21589;height:2736" coordorigin="-2591,-2070" coordsize="21600,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">
                              <v:line id="Connettore diritto 30" o:spid="_x0000_s1560" style="position:absolute;visibility:visible;mso-wrap-style:square" from="-2591,-563" to="130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" strokecolor="#78d9ab" strokeweight="1.5pt">
                                <v:stroke joinstyle="miter"/>
                                <o:lock v:ext="edit" shapetype="f"/>
                              </v:line>
                              <v:group id="Gruppo 31" o:spid="_x0000_s1561" style="position:absolute;left:-463;top:-2070;width:19471;height:2741" coordorigin="-2707,-2234" coordsize="19479,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">
                                <v:roundrect id="Rettangolo con angoli arrotondati 31" o:spid="_x0000_s1562" style="position:absolute;left:-2120;top:-2075;width:18017;height:251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" fillcolor="window" strokecolor="#2f5b46" strokeweight="1.5pt">
                                  <v:stroke joinstyle="miter"/>
                                </v:roundrect>
                                <v:shape id="CasellaDiTesto 111" o:spid="_x0000_s1563" type="#_x0000_t202" style="position:absolute;left:-2707;top:-2234;width:194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" filled="f" stroked="f">
                                  <v:textbox>
                                    <w:txbxContent>
                                      <w:p w14:paraId="1B1C1AED" w14:textId="77777777" w:rsidR="00600EE4" w:rsidRPr="00600EE4" w:rsidRDefault="00600EE4" w:rsidP="00600EE4">
                                        <w:pPr>
                                          <w:jc w:val="center"/>
                                          <w:rPr>
                                            <w:rFonts w:ascii="Arial" w:hAnsi="Arial" w:cs="Arial"/>
                                            <w:color w:val="0C201D"/>
                                            <w:kern w:val="24"/>
                                            <w:sz w:val="13"/>
                                            <w:szCs w:val="13"/>
                                          </w:rPr>
                                        </w:pPr>
                                        <w:r w:rsidRPr="00600EE4">
                                          <w:rPr>
                                            <w:rFonts w:ascii="Arial" w:hAnsi="Arial" w:cs="Arial"/>
                                            <w:color w:val="0C201D"/>
                                            <w:kern w:val="24"/>
                                            <w:sz w:val="13"/>
                                            <w:szCs w:val="13"/>
                                          </w:rPr>
                                          <w:t>CER o GRUPPI DI AUTOCONSUMO</w:t>
                                        </w:r>
                                      </w:p>
                                      <w:p w14:paraId="2041BCAF" w14:textId="77777777" w:rsidR="00600EE4" w:rsidRPr="00600EE4" w:rsidRDefault="00600EE4" w:rsidP="00600EE4">
                                        <w:pPr>
                                          <w:jc w:val="center"/>
                                          <w:rPr>
                                            <w:rFonts w:ascii="Arial" w:hAnsi="Arial" w:cs="Arial"/>
                                            <w:color w:val="0C201D"/>
                                            <w:kern w:val="24"/>
                                            <w:sz w:val="11"/>
                                            <w:szCs w:val="11"/>
                                          </w:rPr>
                                        </w:pPr>
                                        <w:r w:rsidRPr="00600EE4">
                                          <w:rPr>
                                            <w:rFonts w:ascii="Arial" w:hAnsi="Arial" w:cs="Arial"/>
                                            <w:color w:val="0C201D"/>
                                            <w:kern w:val="24"/>
                                            <w:sz w:val="11"/>
                                            <w:szCs w:val="11"/>
                                          </w:rPr>
                                          <w:t>Art.13, comma 8</w:t>
                                        </w:r>
                                      </w:p>
                                      <w:p w14:paraId="14F03D19" w14:textId="77777777" w:rsidR="00600EE4" w:rsidRPr="00600EE4" w:rsidRDefault="00600EE4" w:rsidP="00600EE4">
                                        <w:pPr>
                                          <w:jc w:val="center"/>
                                          <w:rPr>
                                            <w:rFonts w:ascii="Arial" w:hAnsi="Arial" w:cs="Arial"/>
                                            <w:color w:val="0C201D"/>
                                            <w:kern w:val="24"/>
                                            <w:sz w:val="12"/>
                                            <w:szCs w:val="12"/>
                                          </w:rPr>
                                        </w:pPr>
                                      </w:p>
                                    </w:txbxContent>
                                  </v:textbox>
                                </v:shape>
                              </v:group>
                            </v:group>
                          </v:group>
                          <v:group id="Gruppo 48" o:spid="_x0000_s1564" style="position:absolute;left:-97;top:2287;width:3214;height:13340" coordorigin="-97,2487" coordsize="3216,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">
                            <v:rect id="Rettangolo 3" o:spid="_x0000_s1565" style="position:absolute;top:2487;width:3118;height:1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" fillcolor="#f2f2f2" stroked="f" strokeweight="1.5pt"/>
                            <v:shape id="CasellaDiTesto 5" o:spid="_x0000_s1566" type="#_x0000_t202" style="position:absolute;left:-5188;top:8525;width:13079;height:289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" filled="f" stroked="f">
                              <v:textbox>
                                <w:txbxContent>
                                  <w:p w14:paraId="5F64B269" w14:textId="77777777" w:rsidR="00600EE4" w:rsidRPr="00600EE4" w:rsidRDefault="00600EE4" w:rsidP="00600EE4">
                                    <w:pPr>
                                      <w:jc w:val="center"/>
                                      <w:rPr>
                                        <w:rFonts w:ascii="Montserrat" w:hAnsi="Montserrat"/>
                                        <w:b/>
                                        <w:bCs/>
                                        <w:color w:val="0C201D"/>
                                        <w:kern w:val="24"/>
                                      </w:rPr>
                                    </w:pPr>
                                    <w:r w:rsidRPr="00600EE4">
                                      <w:rPr>
                                        <w:rFonts w:ascii="Arial" w:hAnsi="Arial" w:cs="Arial"/>
                                        <w:b/>
                                        <w:bCs/>
                                        <w:color w:val="0C201D"/>
                                        <w:kern w:val="24"/>
                                        <w:sz w:val="12"/>
                                        <w:szCs w:val="12"/>
                                      </w:rPr>
                                      <w:t>EQUIPARATO A SOGGETTO AMMESSO</w:t>
                                    </w:r>
                                  </w:p>
                                  <w:p w14:paraId="351D472D" w14:textId="77777777" w:rsidR="00600EE4" w:rsidRPr="00600EE4" w:rsidRDefault="00600EE4" w:rsidP="00600EE4">
                                    <w:pPr>
                                      <w:jc w:val="center"/>
                                      <w:rPr>
                                        <w:rFonts w:ascii="Montserrat" w:hAnsi="Montserrat"/>
                                        <w:b/>
                                        <w:bCs/>
                                        <w:color w:val="0C201D"/>
                                        <w:kern w:val="24"/>
                                      </w:rPr>
                                    </w:pPr>
                                  </w:p>
                                  <w:p w14:paraId="3F406BCE" w14:textId="77777777" w:rsidR="00600EE4" w:rsidRPr="00600EE4" w:rsidRDefault="00600EE4" w:rsidP="00600EE4">
                                    <w:pPr>
                                      <w:jc w:val="center"/>
                                      <w:rPr>
                                        <w:rFonts w:ascii="Montserrat" w:hAnsi="Montserrat"/>
                                        <w:b/>
                                        <w:bCs/>
                                        <w:color w:val="0C201D"/>
                                        <w:kern w:val="24"/>
                                      </w:rPr>
                                    </w:pPr>
                                  </w:p>
                                </w:txbxContent>
                              </v:textbox>
                            </v:shape>
                          </v:group>
                          <v:rect id="Rettangolo 3" o:spid="_x0000_s1567" style="position:absolute;left:46616;top:2287;width:13248;height:1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" fillcolor="#3ea190" stroked="f" strokeweight="1.5pt"/>
                        </v:group>
                        <v:shape id="CasellaDiTesto 21" o:spid="_x0000_s1568" type="#_x0000_t202" style="position:absolute;left:45829;top:4071;width:14549;height:9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" filled="f" stroked="f">
                          <v:textbox style="mso-fit-shape-to-text:t">
                            <w:txbxContent>
                              <w:p w14:paraId="25748B3D"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RESIDENZIALE</w:t>
                                </w:r>
                              </w:p>
                              <w:p w14:paraId="030E6EFE" w14:textId="77777777" w:rsidR="00600EE4" w:rsidRPr="00600EE4" w:rsidRDefault="00600EE4" w:rsidP="00600EE4">
                                <w:pPr>
                                  <w:jc w:val="center"/>
                                  <w:rPr>
                                    <w:rFonts w:ascii="Arial" w:hAnsi="Arial" w:cs="Arial"/>
                                    <w:b/>
                                    <w:bCs/>
                                    <w:color w:val="FFFFFF"/>
                                    <w:kern w:val="24"/>
                                    <w:sz w:val="8"/>
                                    <w:szCs w:val="8"/>
                                  </w:rPr>
                                </w:pPr>
                              </w:p>
                              <w:p w14:paraId="5BC4B2DB"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III</w:t>
                                </w:r>
                              </w:p>
                              <w:p w14:paraId="240E5853" w14:textId="77777777" w:rsidR="00600EE4" w:rsidRPr="00600EE4" w:rsidRDefault="00600EE4" w:rsidP="00600EE4">
                                <w:pPr>
                                  <w:jc w:val="center"/>
                                  <w:rPr>
                                    <w:rFonts w:ascii="Arial" w:hAnsi="Arial" w:cs="Arial"/>
                                    <w:b/>
                                    <w:bCs/>
                                    <w:color w:val="FFFFFF"/>
                                    <w:kern w:val="24"/>
                                    <w:sz w:val="12"/>
                                    <w:szCs w:val="12"/>
                                  </w:rPr>
                                </w:pPr>
                              </w:p>
                              <w:p w14:paraId="555F2DAF" w14:textId="77777777" w:rsidR="00600EE4" w:rsidRPr="00600EE4" w:rsidRDefault="00600EE4" w:rsidP="00600EE4">
                                <w:pPr>
                                  <w:jc w:val="center"/>
                                  <w:rPr>
                                    <w:rFonts w:ascii="Arial" w:hAnsi="Arial" w:cs="Arial"/>
                                    <w:b/>
                                    <w:bCs/>
                                    <w:color w:val="FFFFFF"/>
                                    <w:kern w:val="24"/>
                                    <w:sz w:val="12"/>
                                    <w:szCs w:val="12"/>
                                  </w:rPr>
                                </w:pPr>
                              </w:p>
                              <w:p w14:paraId="3F6881FE" w14:textId="77777777" w:rsidR="00600EE4" w:rsidRPr="00600EE4" w:rsidRDefault="00600EE4" w:rsidP="00600EE4">
                                <w:pPr>
                                  <w:jc w:val="center"/>
                                  <w:rPr>
                                    <w:rFonts w:ascii="Arial" w:hAnsi="Arial" w:cs="Arial"/>
                                    <w:b/>
                                    <w:bCs/>
                                    <w:i/>
                                    <w:iCs/>
                                    <w:color w:val="FFFFFF"/>
                                    <w:kern w:val="24"/>
                                    <w:sz w:val="12"/>
                                    <w:szCs w:val="12"/>
                                    <w:u w:val="single"/>
                                  </w:rPr>
                                </w:pPr>
                                <w:r w:rsidRPr="00600EE4">
                                  <w:rPr>
                                    <w:rFonts w:ascii="Arial" w:hAnsi="Arial" w:cs="Arial"/>
                                    <w:b/>
                                    <w:bCs/>
                                    <w:i/>
                                    <w:iCs/>
                                    <w:color w:val="FFFFFF"/>
                                    <w:kern w:val="24"/>
                                    <w:sz w:val="12"/>
                                    <w:szCs w:val="12"/>
                                    <w:u w:val="single"/>
                                  </w:rPr>
                                  <w:t>SU EDIFICI RICADENTI IN AMBITO TERZIARIO</w:t>
                                </w:r>
                              </w:p>
                              <w:p w14:paraId="274FCAF0" w14:textId="77777777" w:rsidR="00600EE4" w:rsidRPr="00600EE4" w:rsidRDefault="00600EE4" w:rsidP="00600EE4">
                                <w:pPr>
                                  <w:jc w:val="center"/>
                                  <w:rPr>
                                    <w:rFonts w:ascii="Arial" w:hAnsi="Arial" w:cs="Arial"/>
                                    <w:b/>
                                    <w:bCs/>
                                    <w:i/>
                                    <w:iCs/>
                                    <w:color w:val="FFFFFF"/>
                                    <w:kern w:val="24"/>
                                    <w:sz w:val="8"/>
                                    <w:szCs w:val="8"/>
                                  </w:rPr>
                                </w:pPr>
                              </w:p>
                              <w:p w14:paraId="3B290E9D" w14:textId="77777777" w:rsidR="00600EE4" w:rsidRPr="00600EE4" w:rsidRDefault="00600EE4" w:rsidP="00600EE4">
                                <w:pPr>
                                  <w:jc w:val="center"/>
                                  <w:rPr>
                                    <w:rFonts w:ascii="Arial" w:hAnsi="Arial" w:cs="Arial"/>
                                    <w:b/>
                                    <w:bCs/>
                                    <w:color w:val="FFFFFF"/>
                                    <w:kern w:val="24"/>
                                    <w:sz w:val="12"/>
                                    <w:szCs w:val="12"/>
                                  </w:rPr>
                                </w:pPr>
                                <w:r w:rsidRPr="00600EE4">
                                  <w:rPr>
                                    <w:rFonts w:ascii="Arial" w:hAnsi="Arial" w:cs="Arial"/>
                                    <w:b/>
                                    <w:bCs/>
                                    <w:color w:val="FFFFFF"/>
                                    <w:kern w:val="24"/>
                                    <w:sz w:val="12"/>
                                    <w:szCs w:val="12"/>
                                  </w:rPr>
                                  <w:t>INTERVENTI TITOLO II e III</w:t>
                                </w:r>
                              </w:p>
                              <w:p w14:paraId="31226412" w14:textId="77777777" w:rsidR="00600EE4" w:rsidRPr="00600EE4" w:rsidRDefault="00600EE4" w:rsidP="00600EE4">
                                <w:pPr>
                                  <w:jc w:val="center"/>
                                  <w:rPr>
                                    <w:rFonts w:ascii="Arial" w:hAnsi="Arial" w:cs="Arial"/>
                                    <w:b/>
                                    <w:bCs/>
                                    <w:color w:val="0C201D"/>
                                    <w:kern w:val="24"/>
                                    <w:sz w:val="12"/>
                                    <w:szCs w:val="12"/>
                                  </w:rPr>
                                </w:pPr>
                              </w:p>
                            </w:txbxContent>
                          </v:textbox>
                        </v:shape>
                      </v:group>
                      <v:shape id="CasellaDiTesto 5" o:spid="_x0000_s1569" type="#_x0000_t202" style="position:absolute;left:3117;top:11585;width:11902;height:3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" filled="f" stroked="f">
                        <v:textbox>
                          <w:txbxContent>
                            <w:p w14:paraId="0F65C183" w14:textId="77777777" w:rsidR="00600EE4" w:rsidRPr="00384511" w:rsidRDefault="00600EE4" w:rsidP="00600EE4">
                              <w:pPr>
                                <w:jc w:val="center"/>
                                <w:rPr>
                                  <w:rFonts w:ascii="Montserrat" w:hAnsi="Montserrat"/>
                                  <w:b/>
                                  <w:bCs/>
                                  <w:i/>
                                  <w:iCs/>
                                  <w:kern w:val="24"/>
                                  <w:sz w:val="22"/>
                                  <w:szCs w:val="22"/>
                                </w:rPr>
                              </w:pPr>
                              <w:r>
                                <w:rPr>
                                  <w:rFonts w:ascii="Arial" w:hAnsi="Arial" w:cs="Arial"/>
                                  <w:b/>
                                  <w:bCs/>
                                  <w:i/>
                                  <w:iCs/>
                                  <w:kern w:val="24"/>
                                  <w:sz w:val="10"/>
                                  <w:szCs w:val="10"/>
                                </w:rPr>
                                <w:t xml:space="preserve">NON </w:t>
                              </w:r>
                              <w:r w:rsidRPr="00384511">
                                <w:rPr>
                                  <w:rFonts w:ascii="Arial" w:hAnsi="Arial" w:cs="Arial"/>
                                  <w:b/>
                                  <w:bCs/>
                                  <w:i/>
                                  <w:iCs/>
                                  <w:kern w:val="24"/>
                                  <w:sz w:val="10"/>
                                  <w:szCs w:val="10"/>
                                </w:rPr>
                                <w:t>PROPRIETARIO DELL’IMMOBILE</w:t>
                              </w:r>
                            </w:p>
                            <w:p w14:paraId="4DBD7031" w14:textId="77777777" w:rsidR="00600EE4" w:rsidRPr="00600EE4" w:rsidRDefault="00600EE4" w:rsidP="00600EE4">
                              <w:pPr>
                                <w:jc w:val="center"/>
                                <w:rPr>
                                  <w:rFonts w:ascii="Montserrat" w:hAnsi="Montserrat"/>
                                  <w:b/>
                                  <w:bCs/>
                                  <w:color w:val="FFFFFF"/>
                                  <w:kern w:val="24"/>
                                </w:rPr>
                              </w:pPr>
                            </w:p>
                          </w:txbxContent>
                        </v:textbox>
                      </v:shape>
                    </v:group>
                  </v:group>
                  <v:rect id="Rettangolo 427" o:spid="_x0000_s1570" style="position:absolute;left:76;width:59753;height:1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" filled="f" strokecolor="#3ea190" strokeweight="1pt"/>
                </v:group>
              </w:pict>
            </mc:Fallback>
          </mc:AlternateContent>
        </w:r>
      </w:ins>
      <w:ins w:id="8606" w:author="Oliosi Francesco (GSE)" w:date="2025-10-23T14:31:00Z" w16du:dateUtc="2025-10-23T12:31:00Z">
        <w:r w:rsidR="003D6CBF">
          <w:rPr>
            <w:highlight w:val="yellow"/>
          </w:rPr>
          <w:br w:type="page"/>
        </w:r>
      </w:ins>
    </w:p>
    <w:p w14:paraId="7913631E" w14:textId="44EAB087" w:rsidR="00D40CAB" w:rsidDel="00600EE4" w:rsidRDefault="00D40CAB" w:rsidP="00BA0153">
      <w:pPr>
        <w:rPr>
          <w:ins w:id="8607" w:author="Visone Rossana (GSE)" w:date="2025-10-07T17:27:00Z" w16du:dateUtc="2025-10-07T15:27:00Z"/>
          <w:del w:id="8608" w:author="Oliosi Francesco (GSE)" w:date="2025-10-28T15:12:00Z" w16du:dateUtc="2025-10-28T14:12:00Z"/>
          <w:highlight w:val="yellow"/>
        </w:rPr>
      </w:pPr>
    </w:p>
    <w:p w14:paraId="18929039" w14:textId="1A93FB8D" w:rsidR="00212440" w:rsidDel="00600EE4" w:rsidRDefault="00212440" w:rsidP="00BA0153">
      <w:pPr>
        <w:rPr>
          <w:ins w:id="8609" w:author="Visone Rossana (GSE)" w:date="2025-10-07T17:27:00Z" w16du:dateUtc="2025-10-07T15:27:00Z"/>
          <w:del w:id="8610" w:author="Oliosi Francesco (GSE)" w:date="2025-10-28T15:16:00Z" w16du:dateUtc="2025-10-28T14:16:00Z"/>
          <w:highlight w:val="yellow"/>
        </w:rPr>
      </w:pPr>
    </w:p>
    <w:p w14:paraId="49B9B35D" w14:textId="3A260499" w:rsidR="00212440" w:rsidDel="00600EE4" w:rsidRDefault="00212440" w:rsidP="00BA0153">
      <w:pPr>
        <w:rPr>
          <w:ins w:id="8611" w:author="Visone Rossana (GSE)" w:date="2025-10-07T17:27:00Z" w16du:dateUtc="2025-10-07T15:27:00Z"/>
          <w:del w:id="8612" w:author="Oliosi Francesco (GSE)" w:date="2025-10-28T15:16:00Z" w16du:dateUtc="2025-10-28T14:16:00Z"/>
          <w:highlight w:val="yellow"/>
        </w:rPr>
      </w:pPr>
    </w:p>
    <w:p w14:paraId="42C86E84" w14:textId="43EBE888" w:rsidR="003D6CBF" w:rsidDel="00600EE4" w:rsidRDefault="003D6CBF" w:rsidP="00BA0153">
      <w:pPr>
        <w:rPr>
          <w:ins w:id="8613" w:author="Visone Rossana (GSE)" w:date="2025-10-07T17:27:00Z" w16du:dateUtc="2025-10-07T15:27:00Z"/>
          <w:del w:id="8614" w:author="Oliosi Francesco (GSE)" w:date="2025-10-28T15:16:00Z" w16du:dateUtc="2025-10-28T14:16:00Z"/>
          <w:highlight w:val="yellow"/>
        </w:rPr>
      </w:pPr>
    </w:p>
    <w:p w14:paraId="7D0FF7CB" w14:textId="4C447143" w:rsidR="00212440" w:rsidDel="00600EE4" w:rsidRDefault="00212440" w:rsidP="00BA0153">
      <w:pPr>
        <w:rPr>
          <w:ins w:id="8615" w:author="Visone Rossana (GSE)" w:date="2025-10-02T09:34:00Z" w16du:dateUtc="2025-10-02T07:34:00Z"/>
          <w:del w:id="8616" w:author="Oliosi Francesco (GSE)" w:date="2025-10-28T15:16:00Z" w16du:dateUtc="2025-10-28T14:16:00Z"/>
          <w:highlight w:val="yellow"/>
        </w:rPr>
      </w:pPr>
    </w:p>
    <w:p w14:paraId="36BAE987" w14:textId="4BE6DE78" w:rsidR="00E608AB" w:rsidRDefault="00E608AB">
      <w:pPr>
        <w:pStyle w:val="TITOLO1-REG"/>
        <w:numPr>
          <w:ilvl w:val="0"/>
          <w:numId w:val="289"/>
        </w:numPr>
        <w:pPrChange w:id="8617" w:author="Visone Rossana (GSE)" w:date="2025-09-17T17:33:00Z" w16du:dateUtc="2025-09-17T15:33:00Z">
          <w:pPr/>
        </w:pPrChange>
      </w:pPr>
      <w:bookmarkStart w:id="8618" w:name="_Toc212462276"/>
      <w:ins w:id="8619" w:author="Visone Rossana (GSE)" w:date="2025-09-09T11:00:00Z" w16du:dateUtc="2025-09-09T09:00:00Z">
        <w:r>
          <w:t>MODALITA’ DI ACCESSO</w:t>
        </w:r>
      </w:ins>
      <w:ins w:id="8620" w:author="Visone Rossana (GSE)" w:date="2025-09-09T11:01:00Z" w16du:dateUtc="2025-09-09T09:01:00Z">
        <w:r>
          <w:t>, QUANTIFICAZIONE ED EROGAZIONE DEGLI INCENTIVI</w:t>
        </w:r>
      </w:ins>
      <w:bookmarkEnd w:id="8618"/>
    </w:p>
    <w:p w14:paraId="581A1EAF" w14:textId="77777777" w:rsidR="00726C50" w:rsidRPr="00726C50" w:rsidRDefault="00726C50" w:rsidP="00726C50">
      <w:pPr>
        <w:pStyle w:val="Paragrafoelenco"/>
        <w:keepNext/>
        <w:numPr>
          <w:ilvl w:val="0"/>
          <w:numId w:val="292"/>
        </w:numPr>
        <w:pBdr>
          <w:bottom w:val="single" w:sz="4" w:space="1" w:color="auto"/>
        </w:pBdr>
        <w:spacing w:before="240" w:after="120" w:line="276" w:lineRule="auto"/>
        <w:ind w:right="-142"/>
        <w:jc w:val="both"/>
        <w:outlineLvl w:val="2"/>
        <w:rPr>
          <w:ins w:id="8621" w:author="Oliosi Francesco (GSE)" w:date="2025-10-15T10:12:00Z" w16du:dateUtc="2025-10-15T08:12:00Z"/>
          <w:rFonts w:ascii="Calibri" w:eastAsiaTheme="majorEastAsia" w:hAnsi="Calibri" w:cstheme="majorBidi"/>
          <w:b/>
          <w:bCs/>
          <w:vanish/>
          <w:szCs w:val="26"/>
        </w:rPr>
      </w:pPr>
      <w:bookmarkStart w:id="8622" w:name="_Toc212462277"/>
      <w:bookmarkEnd w:id="8622"/>
    </w:p>
    <w:p w14:paraId="4A319DA6" w14:textId="03D68788" w:rsidR="0012427E" w:rsidRPr="00B80983" w:rsidRDefault="00D74BF8">
      <w:pPr>
        <w:pStyle w:val="TITOLO20"/>
        <w:numPr>
          <w:ilvl w:val="1"/>
          <w:numId w:val="292"/>
        </w:numPr>
        <w:ind w:left="567" w:hanging="567"/>
        <w:outlineLvl w:val="1"/>
        <w:pPrChange w:id="8623" w:author="Oliosi Francesco (GSE)" w:date="2025-10-15T10:47:00Z" w16du:dateUtc="2025-10-15T08:47:00Z">
          <w:pPr>
            <w:pStyle w:val="TITOLO20"/>
          </w:pPr>
        </w:pPrChange>
      </w:pPr>
      <w:ins w:id="8624" w:author="Visone Rossana (GSE)" w:date="2025-10-13T10:34:00Z" w16du:dateUtc="2025-10-13T08:34:00Z">
        <w:r>
          <w:t xml:space="preserve"> </w:t>
        </w:r>
      </w:ins>
      <w:bookmarkStart w:id="8625" w:name="_Toc212462278"/>
      <w:r w:rsidR="00513BD9">
        <w:t>Modalità di accesso agli incentivi</w:t>
      </w:r>
      <w:bookmarkEnd w:id="8625"/>
      <w:r w:rsidR="00513BD9">
        <w:t xml:space="preserve"> </w:t>
      </w:r>
      <w:r w:rsidR="0012427E" w:rsidRPr="00B80983">
        <w:t xml:space="preserve">  </w:t>
      </w:r>
    </w:p>
    <w:p w14:paraId="4EB67EF7" w14:textId="7AFDB0AC" w:rsidR="0012427E" w:rsidRPr="008B1DFF" w:rsidRDefault="2E653DEA">
      <w:pPr>
        <w:spacing w:line="276" w:lineRule="auto"/>
        <w:rPr>
          <w:rFonts w:cstheme="minorBidi"/>
          <w:sz w:val="22"/>
          <w:szCs w:val="22"/>
          <w:rPrChange w:id="8626" w:author="Visone Rossana (GSE)" w:date="2025-09-09T14:36:00Z" w16du:dateUtc="2025-09-09T12:36:00Z">
            <w:rPr/>
          </w:rPrChange>
        </w:rPr>
        <w:pPrChange w:id="8627" w:author="Visone Rossana (GSE)" w:date="2025-09-09T14:36:00Z" w16du:dateUtc="2025-09-09T12:36:00Z">
          <w:pPr/>
        </w:pPrChange>
      </w:pPr>
      <w:ins w:id="8628" w:author="Santagata Fabiana (GSE)" w:date="2025-10-09T13:35:00Z">
        <w:r w:rsidRPr="1F009FF0">
          <w:rPr>
            <w:rFonts w:cstheme="minorBidi"/>
            <w:sz w:val="22"/>
            <w:szCs w:val="22"/>
          </w:rPr>
          <w:t>L’art. 14 de</w:t>
        </w:r>
      </w:ins>
      <w:del w:id="8629" w:author="Santagata Fabiana (GSE)" w:date="2025-10-09T13:35:00Z">
        <w:r w:rsidR="00513BD9" w:rsidRPr="1F009FF0">
          <w:rPr>
            <w:rFonts w:cstheme="minorBidi"/>
            <w:sz w:val="22"/>
            <w:szCs w:val="22"/>
            <w:rPrChange w:id="8630" w:author="Visone Rossana (GSE)" w:date="2025-09-09T14:36:00Z" w16du:dateUtc="2025-09-09T12:36:00Z">
              <w:rPr/>
            </w:rPrChange>
          </w:rPr>
          <w:delText>I</w:delText>
        </w:r>
      </w:del>
      <w:r w:rsidR="00513BD9" w:rsidRPr="1F009FF0">
        <w:rPr>
          <w:rFonts w:cstheme="minorBidi"/>
          <w:sz w:val="22"/>
          <w:szCs w:val="22"/>
          <w:rPrChange w:id="8631" w:author="Visone Rossana (GSE)" w:date="2025-09-09T14:36:00Z" w16du:dateUtc="2025-09-09T12:36:00Z">
            <w:rPr/>
          </w:rPrChange>
        </w:rPr>
        <w:t>l Decreto</w:t>
      </w:r>
      <w:r w:rsidR="00922E2B" w:rsidRPr="1F009FF0">
        <w:rPr>
          <w:rFonts w:cstheme="minorBidi"/>
          <w:sz w:val="22"/>
          <w:szCs w:val="22"/>
          <w:rPrChange w:id="8632" w:author="Visone Rossana (GSE)" w:date="2025-09-09T14:36:00Z" w16du:dateUtc="2025-09-09T12:36:00Z">
            <w:rPr/>
          </w:rPrChange>
        </w:rPr>
        <w:t xml:space="preserve"> </w:t>
      </w:r>
      <w:del w:id="8633" w:author="Santagata Fabiana (GSE)" w:date="2025-10-09T13:35:00Z">
        <w:r w:rsidR="00922E2B" w:rsidRPr="1F009FF0">
          <w:rPr>
            <w:rFonts w:cstheme="minorBidi"/>
            <w:sz w:val="22"/>
            <w:szCs w:val="22"/>
            <w:rPrChange w:id="8634" w:author="Visone Rossana (GSE)" w:date="2025-09-09T14:36:00Z" w16du:dateUtc="2025-09-09T12:36:00Z">
              <w:rPr/>
            </w:rPrChange>
          </w:rPr>
          <w:delText>all’art</w:delText>
        </w:r>
        <w:r w:rsidR="00922E2B" w:rsidRPr="1F009FF0">
          <w:rPr>
            <w:rFonts w:cstheme="minorBidi"/>
            <w:sz w:val="22"/>
            <w:szCs w:val="22"/>
            <w:rPrChange w:id="8635" w:author="Visone Rossana (GSE)" w:date="2025-10-07T17:27:00Z" w16du:dateUtc="2025-10-07T15:27:00Z">
              <w:rPr/>
            </w:rPrChange>
          </w:rPr>
          <w:delText>. 14</w:delText>
        </w:r>
        <w:r w:rsidR="00513BD9" w:rsidRPr="1F009FF0">
          <w:rPr>
            <w:rFonts w:cstheme="minorBidi"/>
            <w:sz w:val="22"/>
            <w:szCs w:val="22"/>
            <w:rPrChange w:id="8636" w:author="Visone Rossana (GSE)" w:date="2025-09-09T14:36:00Z" w16du:dateUtc="2025-09-09T12:36:00Z">
              <w:rPr/>
            </w:rPrChange>
          </w:rPr>
          <w:delText xml:space="preserve"> definisce</w:delText>
        </w:r>
      </w:del>
      <w:ins w:id="8637" w:author="Santagata Fabiana (GSE)" w:date="2025-10-09T13:35:00Z">
        <w:r w:rsidR="00513BD9" w:rsidRPr="1F009FF0">
          <w:rPr>
            <w:rFonts w:cstheme="minorBidi"/>
            <w:sz w:val="22"/>
            <w:szCs w:val="22"/>
          </w:rPr>
          <w:t xml:space="preserve"> </w:t>
        </w:r>
        <w:r w:rsidR="0CDFEB4A" w:rsidRPr="1F009FF0">
          <w:rPr>
            <w:rFonts w:cstheme="minorBidi"/>
            <w:sz w:val="22"/>
            <w:szCs w:val="22"/>
          </w:rPr>
          <w:t>prevede</w:t>
        </w:r>
      </w:ins>
      <w:r w:rsidR="00513BD9" w:rsidRPr="1F009FF0">
        <w:rPr>
          <w:rFonts w:cstheme="minorBidi"/>
          <w:sz w:val="22"/>
          <w:szCs w:val="22"/>
          <w:rPrChange w:id="8638" w:author="Visone Rossana (GSE)" w:date="2025-09-09T14:36:00Z">
            <w:rPr/>
          </w:rPrChange>
        </w:rPr>
        <w:t xml:space="preserve"> </w:t>
      </w:r>
      <w:r w:rsidR="00513BD9" w:rsidRPr="1F009FF0">
        <w:rPr>
          <w:rFonts w:cstheme="minorBidi"/>
          <w:sz w:val="22"/>
          <w:szCs w:val="22"/>
          <w:rPrChange w:id="8639" w:author="Visone Rossana (GSE)" w:date="2025-09-09T14:36:00Z" w16du:dateUtc="2025-09-09T12:36:00Z">
            <w:rPr/>
          </w:rPrChange>
        </w:rPr>
        <w:t xml:space="preserve">due </w:t>
      </w:r>
      <w:del w:id="8640" w:author="Santagata Fabiana (GSE)" w:date="2025-10-09T13:36:00Z">
        <w:r w:rsidR="00513BD9" w:rsidRPr="1F009FF0">
          <w:rPr>
            <w:rFonts w:cstheme="minorBidi"/>
            <w:sz w:val="22"/>
            <w:szCs w:val="22"/>
            <w:rPrChange w:id="8641" w:author="Visone Rossana (GSE)" w:date="2025-09-09T14:36:00Z" w16du:dateUtc="2025-09-09T12:36:00Z">
              <w:rPr/>
            </w:rPrChange>
          </w:rPr>
          <w:delText xml:space="preserve">diverse </w:delText>
        </w:r>
      </w:del>
      <w:r w:rsidR="00513BD9" w:rsidRPr="1F009FF0">
        <w:rPr>
          <w:rFonts w:cstheme="minorBidi"/>
          <w:sz w:val="22"/>
          <w:szCs w:val="22"/>
          <w:rPrChange w:id="8642" w:author="Visone Rossana (GSE)" w:date="2025-09-09T14:36:00Z" w16du:dateUtc="2025-09-09T12:36:00Z">
            <w:rPr/>
          </w:rPrChange>
        </w:rPr>
        <w:t xml:space="preserve">modalità </w:t>
      </w:r>
      <w:ins w:id="8643" w:author="Santagata Fabiana (GSE)" w:date="2025-10-09T13:36:00Z">
        <w:r w:rsidR="42630972" w:rsidRPr="1C3053F9">
          <w:rPr>
            <w:rFonts w:cstheme="minorBidi"/>
            <w:sz w:val="22"/>
            <w:szCs w:val="22"/>
          </w:rPr>
          <w:t xml:space="preserve">alternative </w:t>
        </w:r>
      </w:ins>
      <w:r w:rsidR="00513BD9" w:rsidRPr="1F009FF0">
        <w:rPr>
          <w:rFonts w:cstheme="minorBidi"/>
          <w:sz w:val="22"/>
          <w:szCs w:val="22"/>
          <w:rPrChange w:id="8644" w:author="Visone Rossana (GSE)" w:date="2025-09-09T14:36:00Z" w16du:dateUtc="2025-09-09T12:36:00Z">
            <w:rPr/>
          </w:rPrChange>
        </w:rPr>
        <w:t xml:space="preserve">di accesso </w:t>
      </w:r>
      <w:r w:rsidR="00513BD9" w:rsidRPr="0CD76C5F">
        <w:rPr>
          <w:rFonts w:cstheme="minorBidi"/>
          <w:sz w:val="22"/>
          <w:szCs w:val="22"/>
          <w:rPrChange w:id="8645" w:author="Visone Rossana (GSE)" w:date="2025-09-09T14:36:00Z">
            <w:rPr/>
          </w:rPrChange>
        </w:rPr>
        <w:t>a</w:t>
      </w:r>
      <w:ins w:id="8646" w:author="Santagata Fabiana (GSE)" w:date="2025-10-09T13:36:00Z">
        <w:r w:rsidR="45C45330" w:rsidRPr="0CD76C5F">
          <w:rPr>
            <w:rFonts w:cstheme="minorBidi"/>
            <w:sz w:val="22"/>
            <w:szCs w:val="22"/>
          </w:rPr>
          <w:t>gli</w:t>
        </w:r>
      </w:ins>
      <w:ins w:id="8647" w:author="Santagata Fabiana (GSE)" w:date="2025-10-14T13:55:00Z">
        <w:r w:rsidR="2E77F7E5" w:rsidRPr="0CD76C5F">
          <w:rPr>
            <w:rFonts w:cstheme="minorBidi"/>
            <w:sz w:val="22"/>
            <w:szCs w:val="22"/>
          </w:rPr>
          <w:t xml:space="preserve"> </w:t>
        </w:r>
      </w:ins>
      <w:del w:id="8648" w:author="Santagata Fabiana (GSE)" w:date="2025-10-09T13:36:00Z">
        <w:r w:rsidR="00513BD9" w:rsidRPr="1F009FF0" w:rsidDel="00513BD9">
          <w:rPr>
            <w:rFonts w:cstheme="minorBidi"/>
            <w:sz w:val="22"/>
            <w:szCs w:val="22"/>
            <w:rPrChange w:id="8649" w:author="Visone Rossana (GSE)" w:date="2025-09-09T14:36:00Z">
              <w:rPr/>
            </w:rPrChange>
          </w:rPr>
          <w:delText>i</w:delText>
        </w:r>
        <w:r w:rsidR="00513BD9" w:rsidRPr="1F009FF0">
          <w:rPr>
            <w:rFonts w:cstheme="minorBidi"/>
            <w:sz w:val="22"/>
            <w:szCs w:val="22"/>
            <w:rPrChange w:id="8650" w:author="Visone Rossana (GSE)" w:date="2025-09-09T14:36:00Z" w16du:dateUtc="2025-09-09T12:36:00Z">
              <w:rPr/>
            </w:rPrChange>
          </w:rPr>
          <w:delText xml:space="preserve"> meccanismi di </w:delText>
        </w:r>
      </w:del>
      <w:r w:rsidR="00513BD9" w:rsidRPr="1C3053F9">
        <w:rPr>
          <w:rFonts w:cstheme="minorBidi"/>
          <w:sz w:val="22"/>
          <w:szCs w:val="22"/>
          <w:rPrChange w:id="8651" w:author="Visone Rossana (GSE)" w:date="2025-09-09T14:36:00Z">
            <w:rPr/>
          </w:rPrChange>
        </w:rPr>
        <w:t>incentiv</w:t>
      </w:r>
      <w:ins w:id="8652" w:author="Santagata Fabiana (GSE)" w:date="2025-10-09T13:36:00Z">
        <w:r w:rsidR="575796F2" w:rsidRPr="1C3053F9">
          <w:rPr>
            <w:rFonts w:cstheme="minorBidi"/>
            <w:sz w:val="22"/>
            <w:szCs w:val="22"/>
          </w:rPr>
          <w:t>i</w:t>
        </w:r>
      </w:ins>
      <w:del w:id="8653" w:author="Santagata Fabiana (GSE)" w:date="2025-10-09T13:36:00Z">
        <w:r w:rsidR="00513BD9" w:rsidRPr="1C3053F9" w:rsidDel="00513BD9">
          <w:rPr>
            <w:rFonts w:cstheme="minorBidi"/>
            <w:sz w:val="22"/>
            <w:szCs w:val="22"/>
            <w:rPrChange w:id="8654" w:author="Visone Rossana (GSE)" w:date="2025-09-09T14:36:00Z">
              <w:rPr/>
            </w:rPrChange>
          </w:rPr>
          <w:delText>azione</w:delText>
        </w:r>
      </w:del>
      <w:r w:rsidR="00513BD9" w:rsidRPr="1F009FF0">
        <w:rPr>
          <w:rFonts w:cstheme="minorBidi"/>
          <w:sz w:val="22"/>
          <w:szCs w:val="22"/>
          <w:rPrChange w:id="8655" w:author="Visone Rossana (GSE)" w:date="2025-09-09T14:36:00Z" w16du:dateUtc="2025-09-09T12:36:00Z">
            <w:rPr/>
          </w:rPrChange>
        </w:rPr>
        <w:t>:</w:t>
      </w:r>
    </w:p>
    <w:p w14:paraId="1C87311A" w14:textId="1EFCCC59" w:rsidR="00513BD9" w:rsidRPr="008B1DFF" w:rsidRDefault="69E09FBF">
      <w:pPr>
        <w:pStyle w:val="Paragrafoelenco"/>
        <w:numPr>
          <w:ilvl w:val="0"/>
          <w:numId w:val="48"/>
        </w:numPr>
        <w:spacing w:line="276" w:lineRule="auto"/>
        <w:jc w:val="both"/>
        <w:rPr>
          <w:rFonts w:cstheme="minorBidi"/>
          <w:sz w:val="22"/>
          <w:szCs w:val="22"/>
          <w:rPrChange w:id="8656" w:author="Visone Rossana (GSE)" w:date="2025-09-09T14:36:00Z" w16du:dateUtc="2025-09-09T12:36:00Z">
            <w:rPr/>
          </w:rPrChange>
        </w:rPr>
        <w:pPrChange w:id="8657" w:author="Visone Rossana (GSE)" w:date="2025-09-09T14:36:00Z" w16du:dateUtc="2025-09-09T12:36:00Z">
          <w:pPr>
            <w:pStyle w:val="Paragrafoelenco"/>
            <w:numPr>
              <w:numId w:val="48"/>
            </w:numPr>
            <w:ind w:hanging="360"/>
            <w:jc w:val="both"/>
          </w:pPr>
        </w:pPrChange>
      </w:pPr>
      <w:ins w:id="8658" w:author="Santagata Fabiana (GSE)" w:date="2025-10-14T13:55:00Z">
        <w:r w:rsidRPr="3BBE2DF3">
          <w:rPr>
            <w:rFonts w:cstheme="minorBidi"/>
            <w:sz w:val="22"/>
            <w:szCs w:val="22"/>
            <w:rPrChange w:id="8659" w:author="Santagata Fabiana (GSE)" w:date="2025-10-14T13:59:00Z">
              <w:rPr>
                <w:rFonts w:cstheme="minorBidi"/>
                <w:b/>
                <w:bCs/>
                <w:sz w:val="22"/>
                <w:szCs w:val="22"/>
              </w:rPr>
            </w:rPrChange>
          </w:rPr>
          <w:t>t</w:t>
        </w:r>
        <w:r w:rsidR="34084201" w:rsidRPr="3BBE2DF3">
          <w:rPr>
            <w:rFonts w:cstheme="minorBidi"/>
            <w:sz w:val="22"/>
            <w:szCs w:val="22"/>
            <w:rPrChange w:id="8660" w:author="Santagata Fabiana (GSE)" w:date="2025-10-14T13:59:00Z">
              <w:rPr>
                <w:rFonts w:cstheme="minorBidi"/>
                <w:b/>
                <w:bCs/>
                <w:sz w:val="22"/>
                <w:szCs w:val="22"/>
              </w:rPr>
            </w:rPrChange>
          </w:rPr>
          <w:t xml:space="preserve">ramite </w:t>
        </w:r>
      </w:ins>
      <w:r w:rsidR="00922E2B" w:rsidRPr="3BBE2DF3">
        <w:rPr>
          <w:rFonts w:cstheme="minorBidi"/>
          <w:b/>
          <w:sz w:val="22"/>
          <w:szCs w:val="22"/>
          <w:rPrChange w:id="8661" w:author="Visone Rossana (GSE)" w:date="2025-09-09T14:36:00Z" w16du:dateUtc="2025-09-09T12:36:00Z">
            <w:rPr>
              <w:b/>
              <w:bCs/>
            </w:rPr>
          </w:rPrChange>
        </w:rPr>
        <w:t>accesso diretto:</w:t>
      </w:r>
      <w:r w:rsidR="00922E2B" w:rsidRPr="3BBE2DF3">
        <w:rPr>
          <w:rFonts w:cstheme="minorBidi"/>
          <w:sz w:val="22"/>
          <w:szCs w:val="22"/>
          <w:rPrChange w:id="8662" w:author="Visone Rossana (GSE)" w:date="2025-09-09T14:36:00Z" w16du:dateUtc="2025-09-09T12:36:00Z">
            <w:rPr/>
          </w:rPrChange>
        </w:rPr>
        <w:t xml:space="preserve"> a seguito della conclusione degli interventi, il Soggetto Responsabile trasmette al </w:t>
      </w:r>
      <w:r w:rsidR="00922E2B" w:rsidRPr="3BBE2DF3">
        <w:rPr>
          <w:rFonts w:cstheme="minorBidi"/>
          <w:sz w:val="22"/>
          <w:szCs w:val="22"/>
          <w:rPrChange w:id="8663" w:author="Visone Rossana (GSE)" w:date="2025-09-09T14:36:00Z">
            <w:rPr/>
          </w:rPrChange>
        </w:rPr>
        <w:t>GS</w:t>
      </w:r>
      <w:ins w:id="8664" w:author="Santagata Fabiana (GSE)" w:date="2025-10-14T13:58:00Z">
        <w:r w:rsidR="2C2C6D10" w:rsidRPr="3BBE2DF3">
          <w:rPr>
            <w:rFonts w:cstheme="minorBidi"/>
            <w:sz w:val="22"/>
            <w:szCs w:val="22"/>
          </w:rPr>
          <w:t>E</w:t>
        </w:r>
      </w:ins>
      <w:del w:id="8665" w:author="Santagata Fabiana (GSE)" w:date="2025-10-14T13:58:00Z">
        <w:r w:rsidRPr="3BBE2DF3" w:rsidDel="69E09FBF">
          <w:rPr>
            <w:rFonts w:cstheme="minorBidi"/>
            <w:sz w:val="22"/>
            <w:szCs w:val="22"/>
            <w:rPrChange w:id="8666" w:author="Visone Rossana (GSE)" w:date="2025-09-09T14:36:00Z">
              <w:rPr/>
            </w:rPrChange>
          </w:rPr>
          <w:delText>E</w:delText>
        </w:r>
        <w:r w:rsidR="00922E2B" w:rsidRPr="3BBE2DF3">
          <w:rPr>
            <w:rFonts w:cstheme="minorBidi"/>
            <w:sz w:val="22"/>
            <w:szCs w:val="22"/>
            <w:rPrChange w:id="8667" w:author="Visone Rossana (GSE)" w:date="2025-09-09T14:36:00Z" w16du:dateUtc="2025-09-09T12:36:00Z">
              <w:rPr/>
            </w:rPrChange>
          </w:rPr>
          <w:delText xml:space="preserve">, attraverso l’apposita sezione del Portaltermico, specifica </w:delText>
        </w:r>
        <w:r w:rsidRPr="3BBE2DF3" w:rsidDel="69E09FBF">
          <w:rPr>
            <w:rFonts w:cstheme="minorBidi"/>
            <w:sz w:val="22"/>
            <w:szCs w:val="22"/>
            <w:rPrChange w:id="8668" w:author="Visone Rossana (GSE)" w:date="2025-09-09T14:36:00Z">
              <w:rPr/>
            </w:rPrChange>
          </w:rPr>
          <w:delText>is</w:delText>
        </w:r>
      </w:del>
      <w:ins w:id="8669" w:author="Santagata Fabiana (GSE)" w:date="2025-10-14T13:58:00Z">
        <w:r w:rsidR="57C52E94" w:rsidRPr="3BBE2DF3">
          <w:rPr>
            <w:rFonts w:cstheme="minorBidi"/>
            <w:sz w:val="22"/>
            <w:szCs w:val="22"/>
          </w:rPr>
          <w:t xml:space="preserve"> </w:t>
        </w:r>
        <w:r w:rsidR="4E55C943" w:rsidRPr="3BBE2DF3">
          <w:rPr>
            <w:rFonts w:cstheme="minorBidi"/>
            <w:sz w:val="22"/>
            <w:szCs w:val="22"/>
          </w:rPr>
          <w:t>l</w:t>
        </w:r>
        <w:r w:rsidR="57C52E94" w:rsidRPr="3BBE2DF3">
          <w:rPr>
            <w:rFonts w:cstheme="minorBidi"/>
            <w:sz w:val="22"/>
            <w:szCs w:val="22"/>
          </w:rPr>
          <w:t>a</w:t>
        </w:r>
        <w:r w:rsidR="4E55C943" w:rsidRPr="3BBE2DF3">
          <w:rPr>
            <w:rFonts w:cstheme="minorBidi"/>
            <w:sz w:val="22"/>
            <w:szCs w:val="22"/>
          </w:rPr>
          <w:t xml:space="preserve"> richiesta di accesso diretto agli incentivi</w:t>
        </w:r>
        <w:r w:rsidR="57C52E94" w:rsidRPr="3BBE2DF3">
          <w:rPr>
            <w:rFonts w:cstheme="minorBidi"/>
            <w:sz w:val="22"/>
            <w:szCs w:val="22"/>
          </w:rPr>
          <w:t xml:space="preserve"> attraverso l’apposita sezione del Portaltermico</w:t>
        </w:r>
      </w:ins>
      <w:ins w:id="8670" w:author="Santagata Fabiana (GSE)" w:date="2025-10-14T13:59:00Z">
        <w:r w:rsidR="39F64A75" w:rsidRPr="3BBE2DF3">
          <w:rPr>
            <w:rFonts w:cstheme="minorBidi"/>
            <w:sz w:val="22"/>
            <w:szCs w:val="22"/>
          </w:rPr>
          <w:t>,</w:t>
        </w:r>
      </w:ins>
      <w:ins w:id="8671" w:author="Santagata Fabiana (GSE)" w:date="2025-10-14T13:58:00Z">
        <w:r w:rsidR="23EC4E5C" w:rsidRPr="3BBE2DF3">
          <w:rPr>
            <w:rFonts w:cstheme="minorBidi"/>
            <w:sz w:val="22"/>
            <w:szCs w:val="22"/>
          </w:rPr>
          <w:t xml:space="preserve"> </w:t>
        </w:r>
      </w:ins>
      <w:del w:id="8672" w:author="Santagata Fabiana (GSE)" w:date="2025-10-14T13:58:00Z">
        <w:r w:rsidRPr="3BBE2DF3" w:rsidDel="69E09FBF">
          <w:rPr>
            <w:rFonts w:cstheme="minorBidi"/>
            <w:sz w:val="22"/>
            <w:szCs w:val="22"/>
            <w:rPrChange w:id="8673" w:author="Visone Rossana (GSE)" w:date="2025-09-09T14:36:00Z">
              <w:rPr/>
            </w:rPrChange>
          </w:rPr>
          <w:delText>tanza</w:delText>
        </w:r>
        <w:r w:rsidR="00922E2B" w:rsidRPr="3BBE2DF3">
          <w:rPr>
            <w:rFonts w:cstheme="minorBidi"/>
            <w:sz w:val="22"/>
            <w:szCs w:val="22"/>
            <w:rPrChange w:id="8674" w:author="Visone Rossana (GSE)" w:date="2025-09-09T14:36:00Z" w16du:dateUtc="2025-09-09T12:36:00Z">
              <w:rPr/>
            </w:rPrChange>
          </w:rPr>
          <w:delText xml:space="preserve"> di concessione degli incentivi,</w:delText>
        </w:r>
      </w:del>
      <w:del w:id="8675" w:author="Santagata Fabiana (GSE)" w:date="2025-10-14T13:59:00Z">
        <w:r w:rsidR="00922E2B" w:rsidRPr="3BBE2DF3">
          <w:rPr>
            <w:rFonts w:cstheme="minorBidi"/>
            <w:sz w:val="22"/>
            <w:szCs w:val="22"/>
            <w:rPrChange w:id="8676" w:author="Visone Rossana (GSE)" w:date="2025-09-09T14:36:00Z" w16du:dateUtc="2025-09-09T12:36:00Z">
              <w:rPr/>
            </w:rPrChange>
          </w:rPr>
          <w:delText xml:space="preserve"> </w:delText>
        </w:r>
      </w:del>
      <w:r w:rsidR="00922E2B" w:rsidRPr="3BBE2DF3">
        <w:rPr>
          <w:rFonts w:cstheme="minorBidi"/>
          <w:sz w:val="22"/>
          <w:szCs w:val="22"/>
          <w:rPrChange w:id="8677" w:author="Visone Rossana (GSE)" w:date="2025-09-09T14:36:00Z" w16du:dateUtc="2025-09-09T12:36:00Z">
            <w:rPr/>
          </w:rPrChange>
        </w:rPr>
        <w:t xml:space="preserve">redatta secondo il modello indicato </w:t>
      </w:r>
      <w:r w:rsidR="00922E2B" w:rsidRPr="3BBE2DF3">
        <w:rPr>
          <w:rFonts w:cstheme="minorBidi"/>
          <w:sz w:val="22"/>
          <w:szCs w:val="22"/>
          <w:highlight w:val="yellow"/>
          <w:rPrChange w:id="8678" w:author="Visone Rossana (GSE)" w:date="2025-09-09T14:36:00Z" w16du:dateUtc="2025-09-09T12:36:00Z">
            <w:rPr>
              <w:highlight w:val="yellow"/>
            </w:rPr>
          </w:rPrChange>
        </w:rPr>
        <w:t xml:space="preserve">nell’Allegato </w:t>
      </w:r>
      <w:del w:id="8679" w:author="Visone Rossana (GSE)" w:date="2025-10-07T17:27:00Z" w16du:dateUtc="2025-10-07T15:27:00Z">
        <w:r w:rsidR="00922E2B" w:rsidRPr="3BBE2DF3" w:rsidDel="00F05C85">
          <w:rPr>
            <w:rFonts w:cstheme="minorBidi"/>
            <w:sz w:val="22"/>
            <w:szCs w:val="22"/>
            <w:highlight w:val="yellow"/>
            <w:rPrChange w:id="8680" w:author="Visone Rossana (GSE)" w:date="2025-09-09T14:36:00Z" w16du:dateUtc="2025-09-09T12:36:00Z">
              <w:rPr>
                <w:highlight w:val="yellow"/>
              </w:rPr>
            </w:rPrChange>
          </w:rPr>
          <w:delText xml:space="preserve">2 </w:delText>
        </w:r>
      </w:del>
      <w:ins w:id="8681" w:author="Visone Rossana (GSE)" w:date="2025-10-07T17:27:00Z" w16du:dateUtc="2025-10-07T15:27:00Z">
        <w:r w:rsidR="00F05C85" w:rsidRPr="3BBE2DF3">
          <w:rPr>
            <w:rFonts w:cstheme="minorBidi"/>
            <w:sz w:val="22"/>
            <w:szCs w:val="22"/>
            <w:highlight w:val="yellow"/>
          </w:rPr>
          <w:t>x</w:t>
        </w:r>
        <w:r w:rsidR="00F05C85" w:rsidRPr="3BBE2DF3">
          <w:rPr>
            <w:rFonts w:cstheme="minorBidi"/>
            <w:sz w:val="22"/>
            <w:szCs w:val="22"/>
            <w:highlight w:val="yellow"/>
            <w:rPrChange w:id="8682" w:author="Visone Rossana (GSE)" w:date="2025-09-09T14:36:00Z" w16du:dateUtc="2025-09-09T12:36:00Z">
              <w:rPr>
                <w:highlight w:val="yellow"/>
              </w:rPr>
            </w:rPrChange>
          </w:rPr>
          <w:t xml:space="preserve"> </w:t>
        </w:r>
      </w:ins>
      <w:r w:rsidR="00922E2B" w:rsidRPr="3BBE2DF3">
        <w:rPr>
          <w:rFonts w:cstheme="minorBidi"/>
          <w:sz w:val="22"/>
          <w:szCs w:val="22"/>
          <w:highlight w:val="yellow"/>
          <w:rPrChange w:id="8683" w:author="Visone Rossana (GSE)" w:date="2025-09-09T14:36:00Z" w16du:dateUtc="2025-09-09T12:36:00Z">
            <w:rPr>
              <w:highlight w:val="yellow"/>
            </w:rPr>
          </w:rPrChange>
        </w:rPr>
        <w:t>delle presenti Regole Applicative</w:t>
      </w:r>
      <w:ins w:id="8684" w:author="Visone Rossana (GSE)" w:date="2025-08-01T15:15:00Z" w16du:dateUtc="2025-08-01T13:15:00Z">
        <w:r w:rsidR="00314E31" w:rsidRPr="3BBE2DF3">
          <w:rPr>
            <w:rFonts w:cstheme="minorBidi"/>
            <w:sz w:val="22"/>
            <w:szCs w:val="22"/>
            <w:rPrChange w:id="8685" w:author="Visone Rossana (GSE)" w:date="2025-09-09T14:36:00Z" w16du:dateUtc="2025-09-09T12:36:00Z">
              <w:rPr/>
            </w:rPrChange>
          </w:rPr>
          <w:t xml:space="preserve">, ai sensi dell’art. 14, comma 2, lett. </w:t>
        </w:r>
      </w:ins>
      <w:ins w:id="8686" w:author="Visone Rossana (GSE)" w:date="2025-08-01T15:15:00Z">
        <w:r w:rsidR="00314E31" w:rsidRPr="3BBE2DF3">
          <w:rPr>
            <w:rFonts w:cstheme="minorBidi"/>
            <w:sz w:val="22"/>
            <w:szCs w:val="22"/>
            <w:rPrChange w:id="8687" w:author="Visone Rossana (GSE)" w:date="2025-09-09T14:36:00Z">
              <w:rPr/>
            </w:rPrChange>
          </w:rPr>
          <w:t>a)</w:t>
        </w:r>
      </w:ins>
      <w:ins w:id="8688" w:author="Santagata Fabiana (GSE)" w:date="2025-10-14T13:59:00Z">
        <w:r w:rsidR="09412D22" w:rsidRPr="3BBE2DF3">
          <w:rPr>
            <w:rFonts w:cstheme="minorBidi"/>
            <w:sz w:val="22"/>
            <w:szCs w:val="22"/>
          </w:rPr>
          <w:t>, del Decreto</w:t>
        </w:r>
      </w:ins>
      <w:r w:rsidR="00922E2B" w:rsidRPr="3BBE2DF3">
        <w:rPr>
          <w:rFonts w:cstheme="minorBidi"/>
          <w:sz w:val="22"/>
          <w:szCs w:val="22"/>
          <w:rPrChange w:id="8689" w:author="Visone Rossana (GSE)" w:date="2025-09-09T14:36:00Z">
            <w:rPr/>
          </w:rPrChange>
        </w:rPr>
        <w:t>;</w:t>
      </w:r>
    </w:p>
    <w:p w14:paraId="0F7BB76E" w14:textId="65D96BDE" w:rsidR="00922E2B" w:rsidRPr="005520A5" w:rsidRDefault="1F686BA2">
      <w:pPr>
        <w:pStyle w:val="Paragrafoelenco"/>
        <w:numPr>
          <w:ilvl w:val="0"/>
          <w:numId w:val="48"/>
        </w:numPr>
        <w:spacing w:line="276" w:lineRule="auto"/>
        <w:jc w:val="both"/>
        <w:rPr>
          <w:rFonts w:cstheme="minorBidi"/>
          <w:b/>
        </w:rPr>
        <w:pPrChange w:id="8690" w:author="Visone Rossana (GSE)" w:date="2025-09-09T14:36:00Z" w16du:dateUtc="2025-09-09T12:36:00Z">
          <w:pPr>
            <w:pStyle w:val="Paragrafoelenco"/>
            <w:numPr>
              <w:numId w:val="48"/>
            </w:numPr>
            <w:ind w:hanging="360"/>
            <w:jc w:val="both"/>
          </w:pPr>
        </w:pPrChange>
      </w:pPr>
      <w:ins w:id="8691" w:author="Santagata Fabiana (GSE)" w:date="2025-10-14T13:55:00Z">
        <w:r w:rsidRPr="3BBE2DF3">
          <w:rPr>
            <w:rFonts w:cstheme="minorBidi"/>
            <w:sz w:val="22"/>
            <w:szCs w:val="22"/>
            <w:rPrChange w:id="8692" w:author="Santagata Fabiana (GSE)" w:date="2025-10-14T13:56:00Z">
              <w:rPr>
                <w:rFonts w:cstheme="minorBidi"/>
                <w:b/>
                <w:bCs/>
                <w:sz w:val="22"/>
                <w:szCs w:val="22"/>
              </w:rPr>
            </w:rPrChange>
          </w:rPr>
          <w:t>t</w:t>
        </w:r>
        <w:r w:rsidR="5C5FC80F" w:rsidRPr="3BBE2DF3">
          <w:rPr>
            <w:rFonts w:cstheme="minorBidi"/>
            <w:sz w:val="22"/>
            <w:szCs w:val="22"/>
            <w:rPrChange w:id="8693" w:author="Santagata Fabiana (GSE)" w:date="2025-10-14T13:56:00Z">
              <w:rPr>
                <w:rFonts w:cstheme="minorBidi"/>
                <w:b/>
                <w:bCs/>
                <w:sz w:val="22"/>
                <w:szCs w:val="22"/>
              </w:rPr>
            </w:rPrChange>
          </w:rPr>
          <w:t xml:space="preserve">ramite </w:t>
        </w:r>
      </w:ins>
      <w:r w:rsidR="00922E2B" w:rsidRPr="02A2F9E6">
        <w:rPr>
          <w:rFonts w:cstheme="minorBidi"/>
          <w:b/>
          <w:bCs/>
          <w:sz w:val="22"/>
          <w:szCs w:val="22"/>
          <w:rPrChange w:id="8694" w:author="Visone Rossana (GSE)" w:date="2025-09-09T14:36:00Z">
            <w:rPr>
              <w:b/>
              <w:bCs/>
            </w:rPr>
          </w:rPrChange>
        </w:rPr>
        <w:t xml:space="preserve">prenotazione: </w:t>
      </w:r>
      <w:ins w:id="8695" w:author="Santagata Fabiana (GSE)" w:date="2025-10-09T14:00:00Z">
        <w:r w:rsidR="07149160" w:rsidRPr="02A2F9E6">
          <w:rPr>
            <w:rFonts w:cstheme="minorBidi"/>
            <w:sz w:val="22"/>
            <w:szCs w:val="22"/>
            <w:rPrChange w:id="8696" w:author="Santagata Fabiana (GSE)" w:date="2025-10-09T14:00:00Z">
              <w:rPr>
                <w:rFonts w:cstheme="minorBidi"/>
                <w:b/>
                <w:bCs/>
                <w:sz w:val="22"/>
                <w:szCs w:val="22"/>
              </w:rPr>
            </w:rPrChange>
          </w:rPr>
          <w:t xml:space="preserve">modalità di accesso </w:t>
        </w:r>
      </w:ins>
      <w:ins w:id="8697" w:author="Santagata Fabiana (GSE)" w:date="2025-10-09T13:59:00Z">
        <w:r w:rsidR="07149160" w:rsidRPr="02A2F9E6">
          <w:rPr>
            <w:rFonts w:cstheme="minorBidi"/>
            <w:sz w:val="22"/>
            <w:szCs w:val="22"/>
            <w:rPrChange w:id="8698" w:author="Santagata Fabiana (GSE)" w:date="2025-10-09T14:00:00Z">
              <w:rPr>
                <w:rFonts w:cstheme="minorBidi"/>
                <w:b/>
                <w:bCs/>
                <w:sz w:val="22"/>
                <w:szCs w:val="22"/>
              </w:rPr>
            </w:rPrChange>
          </w:rPr>
          <w:t>riservat</w:t>
        </w:r>
      </w:ins>
      <w:ins w:id="8699" w:author="Santagata Fabiana (GSE)" w:date="2025-10-09T14:00:00Z">
        <w:r w:rsidR="07149160" w:rsidRPr="02A2F9E6">
          <w:rPr>
            <w:rFonts w:cstheme="minorBidi"/>
            <w:sz w:val="22"/>
            <w:szCs w:val="22"/>
          </w:rPr>
          <w:t>a</w:t>
        </w:r>
      </w:ins>
      <w:ins w:id="8700" w:author="Santagata Fabiana (GSE)" w:date="2025-10-09T13:59:00Z">
        <w:r w:rsidR="07149160" w:rsidRPr="02A2F9E6">
          <w:rPr>
            <w:rFonts w:cstheme="minorBidi"/>
            <w:sz w:val="22"/>
            <w:szCs w:val="22"/>
            <w:rPrChange w:id="8701" w:author="Santagata Fabiana (GSE)" w:date="2025-10-09T14:00:00Z">
              <w:rPr>
                <w:rFonts w:cstheme="minorBidi"/>
                <w:b/>
                <w:bCs/>
                <w:sz w:val="22"/>
                <w:szCs w:val="22"/>
              </w:rPr>
            </w:rPrChange>
          </w:rPr>
          <w:t xml:space="preserve"> a</w:t>
        </w:r>
      </w:ins>
      <w:ins w:id="8702" w:author="Santagata Fabiana (GSE)" w:date="2025-10-09T14:00:00Z">
        <w:r w:rsidR="07149160" w:rsidRPr="02A2F9E6">
          <w:rPr>
            <w:rFonts w:cstheme="minorBidi"/>
            <w:sz w:val="22"/>
            <w:szCs w:val="22"/>
            <w:rPrChange w:id="8703" w:author="Santagata Fabiana (GSE)" w:date="2025-10-09T14:00:00Z">
              <w:rPr>
                <w:rFonts w:cstheme="minorBidi"/>
                <w:b/>
                <w:bCs/>
                <w:sz w:val="22"/>
                <w:szCs w:val="22"/>
              </w:rPr>
            </w:rPrChange>
          </w:rPr>
          <w:t>lle Pubbliche Amministrazioni</w:t>
        </w:r>
      </w:ins>
      <w:ins w:id="8704" w:author="Santagata Fabiana (GSE)" w:date="2025-10-14T13:56:00Z">
        <w:r w:rsidR="34007D05" w:rsidRPr="3BBE2DF3">
          <w:rPr>
            <w:rFonts w:cstheme="minorBidi"/>
            <w:sz w:val="22"/>
            <w:szCs w:val="22"/>
          </w:rPr>
          <w:t>,</w:t>
        </w:r>
      </w:ins>
      <w:ins w:id="8705" w:author="Santagata Fabiana (GSE)" w:date="2025-10-09T14:00:00Z">
        <w:r w:rsidR="26CD9BEB" w:rsidRPr="3BBE2DF3">
          <w:rPr>
            <w:rFonts w:cstheme="minorBidi"/>
            <w:sz w:val="22"/>
            <w:szCs w:val="22"/>
            <w:rPrChange w:id="8706" w:author="Santagata Fabiana (GSE)" w:date="2025-10-09T14:00:00Z">
              <w:rPr>
                <w:rFonts w:cstheme="minorBidi"/>
                <w:b/>
                <w:bCs/>
                <w:sz w:val="22"/>
                <w:szCs w:val="22"/>
              </w:rPr>
            </w:rPrChange>
          </w:rPr>
          <w:t xml:space="preserve"> </w:t>
        </w:r>
      </w:ins>
      <w:ins w:id="8707" w:author="Santagata Fabiana (GSE)" w:date="2025-10-14T13:56:00Z">
        <w:r w:rsidR="125EFD8E" w:rsidRPr="3BBE2DF3">
          <w:rPr>
            <w:rFonts w:cstheme="minorBidi"/>
            <w:sz w:val="22"/>
            <w:szCs w:val="22"/>
          </w:rPr>
          <w:t>individuate d</w:t>
        </w:r>
      </w:ins>
      <w:ins w:id="8708" w:author="Santagata Fabiana (GSE)" w:date="2025-10-14T13:51:00Z">
        <w:r w:rsidR="735DA49D" w:rsidRPr="3BBE2DF3">
          <w:rPr>
            <w:rFonts w:cstheme="minorBidi"/>
            <w:sz w:val="22"/>
            <w:szCs w:val="22"/>
          </w:rPr>
          <w:t>agli artt. 4, comma 1, lettera a) e 7, comma 1, lettera a) del Decreto</w:t>
        </w:r>
      </w:ins>
      <w:ins w:id="8709" w:author="Santagata Fabiana (GSE)" w:date="2025-10-14T13:56:00Z">
        <w:r w:rsidR="02278365" w:rsidRPr="3BBE2DF3">
          <w:rPr>
            <w:rFonts w:cstheme="minorBidi"/>
            <w:sz w:val="22"/>
            <w:szCs w:val="22"/>
          </w:rPr>
          <w:t>,</w:t>
        </w:r>
      </w:ins>
      <w:ins w:id="8710" w:author="Santagata Fabiana (GSE)" w:date="2025-10-09T14:00:00Z">
        <w:r w:rsidR="07149160" w:rsidRPr="3BBE2DF3">
          <w:rPr>
            <w:rFonts w:cstheme="minorBidi"/>
            <w:sz w:val="22"/>
            <w:szCs w:val="22"/>
          </w:rPr>
          <w:t xml:space="preserve"> </w:t>
        </w:r>
      </w:ins>
      <w:r w:rsidR="00922E2B" w:rsidRPr="02A2F9E6">
        <w:rPr>
          <w:rFonts w:cstheme="minorBidi"/>
          <w:sz w:val="22"/>
          <w:szCs w:val="22"/>
          <w:rPrChange w:id="8711" w:author="Visone Rossana (GSE)" w:date="2025-09-09T14:36:00Z">
            <w:rPr/>
          </w:rPrChange>
        </w:rPr>
        <w:t xml:space="preserve">per lavori </w:t>
      </w:r>
      <w:ins w:id="8712" w:author="Santagata Fabiana (GSE)" w:date="2025-10-09T14:13:00Z">
        <w:r w:rsidR="4B15A059" w:rsidRPr="02A2F9E6">
          <w:rPr>
            <w:rFonts w:cstheme="minorBidi"/>
            <w:sz w:val="22"/>
            <w:szCs w:val="22"/>
          </w:rPr>
          <w:t xml:space="preserve">ancora </w:t>
        </w:r>
      </w:ins>
      <w:r w:rsidR="00922E2B" w:rsidRPr="02A2F9E6">
        <w:rPr>
          <w:rFonts w:cstheme="minorBidi"/>
          <w:sz w:val="22"/>
          <w:szCs w:val="22"/>
          <w:rPrChange w:id="8713" w:author="Visone Rossana (GSE)" w:date="2025-09-09T14:36:00Z">
            <w:rPr/>
          </w:rPrChange>
        </w:rPr>
        <w:t>da avviare o in corso di realizzazione</w:t>
      </w:r>
      <w:ins w:id="8714" w:author="Santagata Fabiana (GSE)" w:date="2025-10-14T13:52:00Z">
        <w:r w:rsidR="347F2ED8" w:rsidRPr="3BBE2DF3">
          <w:rPr>
            <w:rFonts w:cstheme="minorBidi"/>
            <w:sz w:val="22"/>
            <w:szCs w:val="22"/>
          </w:rPr>
          <w:t>.</w:t>
        </w:r>
      </w:ins>
      <w:ins w:id="8715" w:author="Santagata Fabiana (GSE)" w:date="2025-10-14T14:00:00Z">
        <w:r w:rsidR="181DF13E" w:rsidRPr="3BBE2DF3">
          <w:rPr>
            <w:rFonts w:cstheme="minorBidi"/>
            <w:sz w:val="22"/>
            <w:szCs w:val="22"/>
          </w:rPr>
          <w:t xml:space="preserve"> L</w:t>
        </w:r>
      </w:ins>
      <w:del w:id="8716" w:author="Santagata Fabiana (GSE)" w:date="2025-10-14T13:59:00Z">
        <w:r w:rsidR="00922E2B" w:rsidRPr="02A2F9E6">
          <w:rPr>
            <w:rFonts w:cstheme="minorBidi"/>
            <w:sz w:val="22"/>
            <w:szCs w:val="22"/>
            <w:rPrChange w:id="8717" w:author="Visone Rossana (GSE)" w:date="2025-09-09T14:36:00Z">
              <w:rPr/>
            </w:rPrChange>
          </w:rPr>
          <w:delText>,</w:delText>
        </w:r>
        <w:r w:rsidR="008D18D6" w:rsidRPr="02A2F9E6">
          <w:rPr>
            <w:rFonts w:cstheme="minorBidi"/>
            <w:sz w:val="22"/>
            <w:szCs w:val="22"/>
            <w:rPrChange w:id="8718" w:author="Visone Rossana (GSE)" w:date="2025-09-09T14:36:00Z">
              <w:rPr/>
            </w:rPrChange>
          </w:rPr>
          <w:delText xml:space="preserve"> </w:delText>
        </w:r>
      </w:del>
      <w:del w:id="8719" w:author="Santagata Fabiana (GSE)" w:date="2025-10-14T14:00:00Z">
        <w:r w:rsidR="008D18D6" w:rsidRPr="02A2F9E6">
          <w:rPr>
            <w:rFonts w:cstheme="minorBidi"/>
            <w:sz w:val="22"/>
            <w:szCs w:val="22"/>
            <w:rPrChange w:id="8720" w:author="Visone Rossana (GSE)" w:date="2025-09-09T15:54:00Z">
              <w:rPr/>
            </w:rPrChange>
          </w:rPr>
          <w:delText>l</w:delText>
        </w:r>
      </w:del>
      <w:r w:rsidR="008D18D6" w:rsidRPr="02A2F9E6">
        <w:rPr>
          <w:rFonts w:cstheme="minorBidi"/>
          <w:sz w:val="22"/>
          <w:szCs w:val="22"/>
          <w:rPrChange w:id="8721" w:author="Visone Rossana (GSE)" w:date="2025-09-09T15:54:00Z">
            <w:rPr/>
          </w:rPrChange>
        </w:rPr>
        <w:t xml:space="preserve">e </w:t>
      </w:r>
      <w:r w:rsidR="0CAE7150" w:rsidRPr="3BBE2DF3">
        <w:rPr>
          <w:rFonts w:cstheme="minorBidi"/>
          <w:sz w:val="22"/>
          <w:szCs w:val="22"/>
          <w:rPrChange w:id="8722" w:author="Visone Rossana (GSE)" w:date="2025-09-09T15:54:00Z">
            <w:rPr/>
          </w:rPrChange>
        </w:rPr>
        <w:t>P</w:t>
      </w:r>
      <w:ins w:id="8723" w:author="Santagata Fabiana (GSE)" w:date="2025-10-14T13:57:00Z">
        <w:r w:rsidR="13645C60" w:rsidRPr="3BBE2DF3">
          <w:rPr>
            <w:rFonts w:cstheme="minorBidi"/>
            <w:sz w:val="22"/>
            <w:szCs w:val="22"/>
          </w:rPr>
          <w:t xml:space="preserve">ubbliche </w:t>
        </w:r>
      </w:ins>
      <w:del w:id="8724" w:author="Santagata Fabiana (GSE)" w:date="2025-10-14T13:57:00Z">
        <w:r w:rsidRPr="3BBE2DF3" w:rsidDel="1F686BA2">
          <w:rPr>
            <w:rFonts w:cstheme="minorBidi"/>
            <w:sz w:val="22"/>
            <w:szCs w:val="22"/>
            <w:rPrChange w:id="8725" w:author="Visone Rossana (GSE)" w:date="2025-09-09T15:54:00Z">
              <w:rPr/>
            </w:rPrChange>
          </w:rPr>
          <w:delText>P</w:delText>
        </w:r>
      </w:del>
      <w:r w:rsidR="0CAE7150" w:rsidRPr="3BBE2DF3">
        <w:rPr>
          <w:rFonts w:cstheme="minorBidi"/>
          <w:sz w:val="22"/>
          <w:szCs w:val="22"/>
          <w:rPrChange w:id="8726" w:author="Visone Rossana (GSE)" w:date="2025-09-09T15:54:00Z">
            <w:rPr/>
          </w:rPrChange>
        </w:rPr>
        <w:t>A</w:t>
      </w:r>
      <w:ins w:id="8727" w:author="Santagata Fabiana (GSE)" w:date="2025-10-14T13:57:00Z">
        <w:r w:rsidR="5AB74206" w:rsidRPr="3BBE2DF3">
          <w:rPr>
            <w:rFonts w:cstheme="minorBidi"/>
            <w:sz w:val="22"/>
            <w:szCs w:val="22"/>
          </w:rPr>
          <w:t>mministrazioni</w:t>
        </w:r>
      </w:ins>
      <w:del w:id="8728" w:author="Santagata Fabiana (GSE)" w:date="2025-10-14T14:00:00Z">
        <w:r w:rsidR="008D18D6" w:rsidRPr="02A2F9E6">
          <w:rPr>
            <w:rFonts w:cstheme="minorBidi"/>
            <w:sz w:val="22"/>
            <w:szCs w:val="22"/>
            <w:rPrChange w:id="8729" w:author="Visone Rossana (GSE)" w:date="2025-09-09T15:54:00Z">
              <w:rPr/>
            </w:rPrChange>
          </w:rPr>
          <w:delText>,</w:delText>
        </w:r>
      </w:del>
      <w:r w:rsidR="008D18D6" w:rsidRPr="02A2F9E6">
        <w:rPr>
          <w:rFonts w:cstheme="minorBidi"/>
          <w:sz w:val="22"/>
          <w:szCs w:val="22"/>
          <w:rPrChange w:id="8730" w:author="Visone Rossana (GSE)" w:date="2025-09-09T15:54:00Z">
            <w:rPr/>
          </w:rPrChange>
        </w:rPr>
        <w:t xml:space="preserve"> </w:t>
      </w:r>
      <w:del w:id="8731" w:author="Visone Rossana (GSE)" w:date="2025-10-07T17:30:00Z">
        <w:r w:rsidR="00922E2B" w:rsidRPr="02A2F9E6" w:rsidDel="008D18D6">
          <w:rPr>
            <w:rFonts w:cstheme="minorBidi"/>
            <w:sz w:val="22"/>
            <w:szCs w:val="22"/>
            <w:rPrChange w:id="8732" w:author="Visone Rossana (GSE)" w:date="2025-09-09T15:54:00Z">
              <w:rPr>
                <w:highlight w:val="cyan"/>
              </w:rPr>
            </w:rPrChange>
          </w:rPr>
          <w:delText xml:space="preserve">ivi inclusi gli Enti del Terzo </w:delText>
        </w:r>
        <w:commentRangeStart w:id="8733"/>
        <w:r w:rsidR="00922E2B" w:rsidRPr="02A2F9E6" w:rsidDel="008D18D6">
          <w:rPr>
            <w:rFonts w:cstheme="minorBidi"/>
            <w:sz w:val="22"/>
            <w:szCs w:val="22"/>
            <w:rPrChange w:id="8734" w:author="Visone Rossana (GSE)" w:date="2025-09-09T15:54:00Z">
              <w:rPr>
                <w:highlight w:val="cyan"/>
              </w:rPr>
            </w:rPrChange>
          </w:rPr>
          <w:delText>Settore</w:delText>
        </w:r>
      </w:del>
      <w:commentRangeEnd w:id="8733"/>
      <w:r w:rsidR="00922E2B" w:rsidRPr="02A2F9E6">
        <w:rPr>
          <w:rStyle w:val="Rimandocommento"/>
          <w:rFonts w:cstheme="minorBidi"/>
          <w:sz w:val="22"/>
          <w:szCs w:val="22"/>
        </w:rPr>
        <w:commentReference w:id="8733"/>
      </w:r>
      <w:ins w:id="8735" w:author="Visone Rossana (GSE)" w:date="2025-09-09T14:54:00Z">
        <w:del w:id="8736" w:author="Visone Rossana (GSE)" w:date="2025-10-07T17:30:00Z">
          <w:r w:rsidR="00922E2B" w:rsidRPr="02A2F9E6" w:rsidDel="00851A89">
            <w:rPr>
              <w:rFonts w:cstheme="minorBidi"/>
              <w:sz w:val="22"/>
              <w:szCs w:val="22"/>
            </w:rPr>
            <w:delText xml:space="preserve"> non economici</w:delText>
          </w:r>
        </w:del>
      </w:ins>
      <w:ins w:id="8737" w:author="Visone Rossana (GSE)" w:date="2025-09-10T09:50:00Z">
        <w:del w:id="8738" w:author="Visone Rossana (GSE)" w:date="2025-10-07T17:30:00Z">
          <w:r w:rsidR="00922E2B" w:rsidRPr="02A2F9E6" w:rsidDel="00711670">
            <w:rPr>
              <w:rFonts w:cstheme="minorBidi"/>
              <w:sz w:val="22"/>
              <w:szCs w:val="22"/>
            </w:rPr>
            <w:delText xml:space="preserve"> </w:delText>
          </w:r>
        </w:del>
        <w:del w:id="8739" w:author="Visone Rossana (GSE)" w:date="2025-09-28T19:08:00Z">
          <w:r w:rsidR="00922E2B" w:rsidRPr="02A2F9E6" w:rsidDel="00711670">
            <w:rPr>
              <w:rFonts w:cstheme="minorBidi"/>
              <w:sz w:val="22"/>
              <w:szCs w:val="22"/>
            </w:rPr>
            <w:delText>e</w:delText>
          </w:r>
        </w:del>
      </w:ins>
      <w:del w:id="8740" w:author="Visone Rossana (GSE)" w:date="2025-09-28T19:08:00Z">
        <w:r w:rsidR="00922E2B" w:rsidRPr="02A2F9E6" w:rsidDel="008D18D6">
          <w:rPr>
            <w:rFonts w:cstheme="minorBidi"/>
            <w:sz w:val="22"/>
            <w:szCs w:val="22"/>
            <w:rPrChange w:id="8741" w:author="Visone Rossana (GSE)" w:date="2025-09-09T16:16:00Z">
              <w:rPr/>
            </w:rPrChange>
          </w:rPr>
          <w:delText xml:space="preserve">, </w:delText>
        </w:r>
      </w:del>
      <w:ins w:id="8742" w:author="Visone Rossana (GSE)" w:date="2025-08-01T09:28:00Z">
        <w:del w:id="8743" w:author="Visone Rossana (GSE)" w:date="2025-09-28T19:08:00Z">
          <w:r w:rsidR="00922E2B" w:rsidRPr="02A2F9E6" w:rsidDel="002F1707">
            <w:rPr>
              <w:rFonts w:cstheme="minorBidi"/>
              <w:sz w:val="22"/>
              <w:szCs w:val="22"/>
              <w:rPrChange w:id="8744" w:author="Visone Rossana (GSE)" w:date="2025-09-09T16:16:00Z">
                <w:rPr/>
              </w:rPrChange>
            </w:rPr>
            <w:delText>le c</w:delText>
          </w:r>
        </w:del>
      </w:ins>
      <w:del w:id="8745" w:author="Visone Rossana (GSE)" w:date="2025-09-28T19:08:00Z">
        <w:r w:rsidR="00922E2B" w:rsidRPr="02A2F9E6" w:rsidDel="008D18D6">
          <w:rPr>
            <w:rFonts w:cstheme="minorBidi"/>
            <w:sz w:val="22"/>
            <w:szCs w:val="22"/>
            <w:rPrChange w:id="8746" w:author="Visone Rossana (GSE)" w:date="2025-09-09T16:16:00Z">
              <w:rPr/>
            </w:rPrChange>
          </w:rPr>
          <w:delText>e</w:delText>
        </w:r>
      </w:del>
      <w:ins w:id="8747" w:author="Visone Rossana (GSE)" w:date="2025-08-01T09:28:00Z">
        <w:del w:id="8748" w:author="Visone Rossana (GSE)" w:date="2025-09-28T19:08:00Z">
          <w:r w:rsidR="00922E2B" w:rsidRPr="02A2F9E6" w:rsidDel="002F1707">
            <w:rPr>
              <w:rFonts w:cstheme="minorBidi"/>
              <w:sz w:val="22"/>
              <w:szCs w:val="22"/>
              <w:rPrChange w:id="8749" w:author="Visone Rossana (GSE)" w:date="2025-09-09T16:16:00Z">
                <w:rPr>
                  <w:strike/>
                  <w:highlight w:val="yellow"/>
                </w:rPr>
              </w:rPrChange>
            </w:rPr>
            <w:delText>ooperative di Abitanti e le Cooperative Social</w:delText>
          </w:r>
        </w:del>
      </w:ins>
      <w:ins w:id="8750" w:author="Visone Rossana (GSE)" w:date="2025-08-01T09:29:00Z">
        <w:del w:id="8751" w:author="Visone Rossana (GSE)" w:date="2025-09-28T19:08:00Z">
          <w:r w:rsidR="00922E2B" w:rsidRPr="02A2F9E6" w:rsidDel="002F1707">
            <w:rPr>
              <w:rFonts w:cstheme="minorBidi"/>
              <w:sz w:val="22"/>
              <w:szCs w:val="22"/>
              <w:rPrChange w:id="8752" w:author="Visone Rossana (GSE)" w:date="2025-09-09T16:16:00Z">
                <w:rPr>
                  <w:highlight w:val="yellow"/>
                </w:rPr>
              </w:rPrChange>
            </w:rPr>
            <w:delText>i</w:delText>
          </w:r>
        </w:del>
      </w:ins>
      <w:ins w:id="8753" w:author="Visone Rossana (GSE)" w:date="2025-08-01T09:28:00Z">
        <w:del w:id="8754" w:author="Visone Rossana (GSE)" w:date="2025-09-28T19:08:00Z">
          <w:r w:rsidR="00922E2B" w:rsidRPr="02A2F9E6" w:rsidDel="002F1707">
            <w:rPr>
              <w:rFonts w:cstheme="minorBidi"/>
              <w:sz w:val="22"/>
              <w:szCs w:val="22"/>
              <w:rPrChange w:id="8755" w:author="Visone Rossana (GSE)" w:date="2025-09-09T16:16:00Z">
                <w:rPr>
                  <w:highlight w:val="yellow"/>
                </w:rPr>
              </w:rPrChange>
            </w:rPr>
            <w:delText xml:space="preserve"> </w:delText>
          </w:r>
        </w:del>
      </w:ins>
      <w:del w:id="8756" w:author="Visone Rossana (GSE)" w:date="2025-09-28T19:08:00Z">
        <w:r w:rsidR="00922E2B" w:rsidRPr="02A2F9E6" w:rsidDel="008D18D6">
          <w:rPr>
            <w:rFonts w:cstheme="minorBidi"/>
            <w:sz w:val="22"/>
            <w:szCs w:val="22"/>
            <w:rPrChange w:id="8757" w:author="Visone Rossana (GSE)" w:date="2025-09-09T16:16:00Z">
              <w:rPr/>
            </w:rPrChange>
          </w:rPr>
          <w:delText xml:space="preserve"> </w:delText>
        </w:r>
      </w:del>
      <w:commentRangeStart w:id="8758"/>
      <w:del w:id="8759" w:author="Visone Rossana (GSE)" w:date="2025-09-09T16:13:00Z">
        <w:r w:rsidR="00922E2B" w:rsidRPr="02A2F9E6" w:rsidDel="008D18D6">
          <w:rPr>
            <w:rFonts w:cstheme="minorBidi"/>
            <w:sz w:val="22"/>
            <w:szCs w:val="22"/>
            <w:rPrChange w:id="8760" w:author="Visone Rossana (GSE)" w:date="2025-09-09T16:16:00Z">
              <w:rPr/>
            </w:rPrChange>
          </w:rPr>
          <w:delText>le ESCo</w:delText>
        </w:r>
      </w:del>
      <w:commentRangeEnd w:id="8758"/>
      <w:r w:rsidR="00922E2B" w:rsidRPr="02A2F9E6">
        <w:rPr>
          <w:rStyle w:val="Rimandocommento"/>
          <w:rFonts w:cstheme="minorBidi"/>
          <w:sz w:val="22"/>
          <w:szCs w:val="22"/>
          <w:rPrChange w:id="8761" w:author="Visone Rossana (GSE)" w:date="2025-09-09T16:16:00Z">
            <w:rPr>
              <w:rStyle w:val="Rimandocommento"/>
              <w:sz w:val="24"/>
            </w:rPr>
          </w:rPrChange>
        </w:rPr>
        <w:commentReference w:id="8758"/>
      </w:r>
      <w:del w:id="8762" w:author="Visone Rossana (GSE)" w:date="2025-09-09T15:52:00Z">
        <w:r w:rsidR="00922E2B" w:rsidRPr="02A2F9E6" w:rsidDel="008D18D6">
          <w:rPr>
            <w:rFonts w:cstheme="minorBidi"/>
            <w:sz w:val="22"/>
            <w:szCs w:val="22"/>
            <w:rPrChange w:id="8763" w:author="Visone Rossana (GSE)" w:date="2025-09-09T16:16:00Z">
              <w:rPr/>
            </w:rPrChange>
          </w:rPr>
          <w:delText>, un</w:delText>
        </w:r>
      </w:del>
      <w:del w:id="8764" w:author="Visone Rossana (GSE)" w:date="2025-09-09T15:53:00Z">
        <w:r w:rsidR="00922E2B" w:rsidRPr="02A2F9E6" w:rsidDel="008D18D6">
          <w:rPr>
            <w:rFonts w:cstheme="minorBidi"/>
            <w:sz w:val="22"/>
            <w:szCs w:val="22"/>
            <w:rPrChange w:id="8765" w:author="Visone Rossana (GSE)" w:date="2025-09-09T16:16:00Z">
              <w:rPr/>
            </w:rPrChange>
          </w:rPr>
          <w:delText xml:space="preserve"> </w:delText>
        </w:r>
        <w:r w:rsidR="00922E2B" w:rsidRPr="02A2F9E6" w:rsidDel="008D18D6">
          <w:rPr>
            <w:rFonts w:cstheme="minorBidi"/>
            <w:sz w:val="22"/>
            <w:szCs w:val="22"/>
            <w:rPrChange w:id="8766" w:author="Visone Rossana (GSE)" w:date="2025-09-09T16:16:00Z">
              <w:rPr>
                <w:highlight w:val="yellow"/>
              </w:rPr>
            </w:rPrChange>
          </w:rPr>
          <w:delText>soggetto privato nell’ambito di forme di partenariato pubblico-privato</w:delText>
        </w:r>
      </w:del>
      <w:del w:id="8767" w:author="Visone Rossana (GSE)" w:date="2025-08-01T15:16:00Z">
        <w:r w:rsidR="00922E2B" w:rsidRPr="02A2F9E6" w:rsidDel="008D18D6">
          <w:rPr>
            <w:rFonts w:cstheme="minorBidi"/>
            <w:sz w:val="22"/>
            <w:szCs w:val="22"/>
            <w:rPrChange w:id="8768" w:author="Visone Rossana (GSE)" w:date="2025-09-09T16:16:00Z">
              <w:rPr>
                <w:highlight w:val="yellow"/>
              </w:rPr>
            </w:rPrChange>
          </w:rPr>
          <w:delText xml:space="preserve">, </w:delText>
        </w:r>
      </w:del>
      <w:del w:id="8769" w:author="Visone Rossana (GSE)" w:date="2025-09-09T15:53:00Z">
        <w:r w:rsidR="00922E2B" w:rsidRPr="02A2F9E6" w:rsidDel="008D18D6">
          <w:rPr>
            <w:rFonts w:cstheme="minorBidi"/>
            <w:sz w:val="22"/>
            <w:szCs w:val="22"/>
            <w:rPrChange w:id="8770" w:author="Visone Rossana (GSE)" w:date="2025-09-09T16:16:00Z">
              <w:rPr>
                <w:highlight w:val="yellow"/>
              </w:rPr>
            </w:rPrChange>
          </w:rPr>
          <w:delText>le comunità energetiche/le configurazioni di autoconsumo di cui le PA sono membri</w:delText>
        </w:r>
      </w:del>
      <w:del w:id="8771" w:author="Visone Rossana (GSE)" w:date="2025-09-09T16:13:00Z">
        <w:r w:rsidR="00922E2B" w:rsidRPr="02A2F9E6" w:rsidDel="008D18D6">
          <w:rPr>
            <w:rFonts w:cstheme="minorBidi"/>
            <w:sz w:val="22"/>
            <w:szCs w:val="22"/>
            <w:rPrChange w:id="8772" w:author="Visone Rossana (GSE)" w:date="2025-09-09T16:16:00Z">
              <w:rPr/>
            </w:rPrChange>
          </w:rPr>
          <w:delText xml:space="preserve"> </w:delText>
        </w:r>
      </w:del>
      <w:del w:id="8773" w:author="Visone Rossana (GSE)" w:date="2025-09-09T15:53:00Z">
        <w:r w:rsidR="00922E2B" w:rsidRPr="02A2F9E6" w:rsidDel="008D18D6">
          <w:rPr>
            <w:rFonts w:cstheme="minorBidi"/>
            <w:sz w:val="22"/>
            <w:szCs w:val="22"/>
            <w:rPrChange w:id="8774" w:author="Visone Rossana (GSE)" w:date="2025-09-09T16:16:00Z">
              <w:rPr/>
            </w:rPrChange>
          </w:rPr>
          <w:delText xml:space="preserve">che operano </w:delText>
        </w:r>
      </w:del>
      <w:del w:id="8775" w:author="Visone Rossana (GSE)" w:date="2025-09-09T16:13:00Z">
        <w:r w:rsidR="00922E2B" w:rsidRPr="02A2F9E6" w:rsidDel="008D18D6">
          <w:rPr>
            <w:rFonts w:cstheme="minorBidi"/>
            <w:sz w:val="22"/>
            <w:szCs w:val="22"/>
            <w:rPrChange w:id="8776" w:author="Visone Rossana (GSE)" w:date="2025-09-09T16:16:00Z">
              <w:rPr/>
            </w:rPrChange>
          </w:rPr>
          <w:delText>per conto dell</w:delText>
        </w:r>
      </w:del>
      <w:del w:id="8777" w:author="Visone Rossana (GSE)" w:date="2025-09-09T15:38:00Z">
        <w:r w:rsidR="00922E2B" w:rsidRPr="02A2F9E6" w:rsidDel="008D18D6">
          <w:rPr>
            <w:rFonts w:cstheme="minorBidi"/>
            <w:sz w:val="22"/>
            <w:szCs w:val="22"/>
            <w:rPrChange w:id="8778" w:author="Visone Rossana (GSE)" w:date="2025-09-09T16:16:00Z">
              <w:rPr/>
            </w:rPrChange>
          </w:rPr>
          <w:delText>a</w:delText>
        </w:r>
      </w:del>
      <w:del w:id="8779" w:author="Visone Rossana (GSE)" w:date="2025-09-09T16:13:00Z">
        <w:r w:rsidR="00922E2B" w:rsidRPr="02A2F9E6" w:rsidDel="008D18D6">
          <w:rPr>
            <w:rFonts w:cstheme="minorBidi"/>
            <w:sz w:val="22"/>
            <w:szCs w:val="22"/>
            <w:rPrChange w:id="8780" w:author="Visone Rossana (GSE)" w:date="2025-09-09T16:16:00Z">
              <w:rPr/>
            </w:rPrChange>
          </w:rPr>
          <w:delText xml:space="preserve"> PA, </w:delText>
        </w:r>
      </w:del>
      <w:del w:id="8781" w:author="Visone Rossana (GSE)" w:date="2025-09-05T09:49:00Z">
        <w:r w:rsidR="00922E2B" w:rsidRPr="02A2F9E6" w:rsidDel="008D18D6">
          <w:rPr>
            <w:rFonts w:cstheme="minorBidi"/>
            <w:sz w:val="22"/>
            <w:szCs w:val="22"/>
            <w:rPrChange w:id="8782" w:author="Visone Rossana (GSE)" w:date="2025-09-09T16:16:00Z">
              <w:rPr>
                <w:highlight w:val="yellow"/>
              </w:rPr>
            </w:rPrChange>
          </w:rPr>
          <w:delText>a</w:delText>
        </w:r>
        <w:r w:rsidR="00922E2B" w:rsidRPr="02A2F9E6" w:rsidDel="008D18D6">
          <w:rPr>
            <w:rFonts w:cstheme="minorBidi"/>
            <w:strike/>
            <w:sz w:val="22"/>
            <w:szCs w:val="22"/>
            <w:rPrChange w:id="8783" w:author="Visone Rossana (GSE)" w:date="2025-09-09T16:16:00Z">
              <w:rPr>
                <w:highlight w:val="yellow"/>
              </w:rPr>
            </w:rPrChange>
          </w:rPr>
          <w:delText>d esclusione delle Cooperative di Abitanti e le Cooperative Sociali</w:delText>
        </w:r>
        <w:r w:rsidR="00922E2B" w:rsidRPr="02A2F9E6" w:rsidDel="008D18D6">
          <w:rPr>
            <w:rFonts w:cstheme="minorBidi"/>
            <w:strike/>
            <w:sz w:val="22"/>
            <w:szCs w:val="22"/>
            <w:rPrChange w:id="8784" w:author="Visone Rossana (GSE)" w:date="2025-09-09T16:16:00Z">
              <w:rPr/>
            </w:rPrChange>
          </w:rPr>
          <w:delText xml:space="preserve">, </w:delText>
        </w:r>
      </w:del>
      <w:r w:rsidR="008D18D6" w:rsidRPr="02A2F9E6">
        <w:rPr>
          <w:rFonts w:cstheme="minorBidi"/>
          <w:sz w:val="22"/>
          <w:szCs w:val="22"/>
          <w:rPrChange w:id="8785" w:author="Visone Rossana (GSE)" w:date="2025-09-09T16:16:00Z">
            <w:rPr/>
          </w:rPrChange>
        </w:rPr>
        <w:t>po</w:t>
      </w:r>
      <w:r w:rsidR="008D18D6" w:rsidRPr="02A2F9E6">
        <w:rPr>
          <w:rFonts w:cstheme="minorBidi"/>
          <w:sz w:val="22"/>
          <w:szCs w:val="22"/>
          <w:rPrChange w:id="8786" w:author="Visone Rossana (GSE)" w:date="2025-09-09T14:36:00Z">
            <w:rPr/>
          </w:rPrChange>
        </w:rPr>
        <w:t xml:space="preserve">ssono presentare al GSE </w:t>
      </w:r>
      <w:ins w:id="8787" w:author="Visone Rossana (GSE)" w:date="2025-09-09T15:56:00Z">
        <w:r w:rsidR="0025584A" w:rsidRPr="02A2F9E6">
          <w:rPr>
            <w:rFonts w:cstheme="minorBidi"/>
            <w:sz w:val="22"/>
            <w:szCs w:val="22"/>
          </w:rPr>
          <w:t xml:space="preserve">per </w:t>
        </w:r>
      </w:ins>
      <w:r w:rsidR="008D18D6" w:rsidRPr="02A2F9E6">
        <w:rPr>
          <w:rFonts w:cstheme="minorBidi"/>
          <w:sz w:val="22"/>
          <w:szCs w:val="22"/>
          <w:rPrChange w:id="8788" w:author="Visone Rossana (GSE)" w:date="2025-09-09T14:36:00Z">
            <w:rPr/>
          </w:rPrChange>
        </w:rPr>
        <w:t xml:space="preserve">la prenotazione dell’incentivo, </w:t>
      </w:r>
      <w:del w:id="8789" w:author="Visone Rossana (GSE)" w:date="2025-09-09T15:56:00Z">
        <w:r w:rsidR="00922E2B" w:rsidRPr="02A2F9E6" w:rsidDel="008D18D6">
          <w:rPr>
            <w:rFonts w:cstheme="minorBidi"/>
            <w:sz w:val="22"/>
            <w:szCs w:val="22"/>
            <w:rPrChange w:id="8790" w:author="Visone Rossana (GSE)" w:date="2025-09-09T14:36:00Z">
              <w:rPr/>
            </w:rPrChange>
          </w:rPr>
          <w:delText xml:space="preserve">attraverso </w:delText>
        </w:r>
      </w:del>
      <w:r w:rsidR="008D18D6" w:rsidRPr="02A2F9E6">
        <w:rPr>
          <w:rFonts w:cstheme="minorBidi"/>
          <w:sz w:val="22"/>
          <w:szCs w:val="22"/>
          <w:rPrChange w:id="8791" w:author="Visone Rossana (GSE)" w:date="2025-09-09T14:36:00Z">
            <w:rPr/>
          </w:rPrChange>
        </w:rPr>
        <w:t xml:space="preserve">una scheda domanda </w:t>
      </w:r>
      <w:del w:id="8792" w:author="Visone Rossana (GSE)" w:date="2025-09-09T15:57:00Z">
        <w:r w:rsidR="00922E2B" w:rsidRPr="02A2F9E6" w:rsidDel="008D18D6">
          <w:rPr>
            <w:rFonts w:cstheme="minorBidi"/>
            <w:sz w:val="22"/>
            <w:szCs w:val="22"/>
            <w:rPrChange w:id="8793" w:author="Visone Rossana (GSE)" w:date="2025-09-09T14:36:00Z">
              <w:rPr/>
            </w:rPrChange>
          </w:rPr>
          <w:delText xml:space="preserve">a preventivo nell’apposita sezione </w:delText>
        </w:r>
      </w:del>
      <w:ins w:id="8794" w:author="Visone Rossana (GSE)" w:date="2025-09-09T15:57:00Z">
        <w:r w:rsidR="0025584A" w:rsidRPr="02A2F9E6">
          <w:rPr>
            <w:rFonts w:cstheme="minorBidi"/>
            <w:sz w:val="22"/>
            <w:szCs w:val="22"/>
          </w:rPr>
          <w:t xml:space="preserve">attraverso il </w:t>
        </w:r>
      </w:ins>
      <w:del w:id="8795" w:author="Visone Rossana (GSE)" w:date="2025-09-09T15:57:00Z">
        <w:r w:rsidR="00922E2B" w:rsidRPr="02A2F9E6" w:rsidDel="008D18D6">
          <w:rPr>
            <w:rFonts w:cstheme="minorBidi"/>
            <w:sz w:val="22"/>
            <w:szCs w:val="22"/>
            <w:rPrChange w:id="8796" w:author="Visone Rossana (GSE)" w:date="2025-09-09T14:36:00Z">
              <w:rPr/>
            </w:rPrChange>
          </w:rPr>
          <w:delText xml:space="preserve">del </w:delText>
        </w:r>
      </w:del>
      <w:r w:rsidR="008D18D6" w:rsidRPr="02A2F9E6">
        <w:rPr>
          <w:rFonts w:cstheme="minorBidi"/>
          <w:sz w:val="22"/>
          <w:szCs w:val="22"/>
          <w:rPrChange w:id="8797" w:author="Visone Rossana (GSE)" w:date="2025-09-09T14:36:00Z">
            <w:rPr/>
          </w:rPrChange>
        </w:rPr>
        <w:t xml:space="preserve">Portaltermico, </w:t>
      </w:r>
      <w:r w:rsidR="008D18D6" w:rsidRPr="02A2F9E6">
        <w:rPr>
          <w:rFonts w:cstheme="minorBidi"/>
          <w:sz w:val="22"/>
          <w:szCs w:val="22"/>
          <w:highlight w:val="yellow"/>
          <w:rPrChange w:id="8798" w:author="Visone Rossana (GSE)" w:date="2025-09-09T14:36:00Z">
            <w:rPr>
              <w:highlight w:val="yellow"/>
            </w:rPr>
          </w:rPrChange>
        </w:rPr>
        <w:t>redatta secondo il modello contenuto nell’Allegato 2 delle presenti Regole Applicative</w:t>
      </w:r>
      <w:r w:rsidR="008D18D6" w:rsidRPr="02A2F9E6">
        <w:rPr>
          <w:rFonts w:cstheme="minorBidi"/>
          <w:sz w:val="22"/>
          <w:szCs w:val="22"/>
          <w:rPrChange w:id="8799" w:author="Visone Rossana (GSE)" w:date="2025-09-09T14:36:00Z">
            <w:rPr/>
          </w:rPrChange>
        </w:rPr>
        <w:t xml:space="preserve">, </w:t>
      </w:r>
      <w:del w:id="8800" w:author="Santagata Fabiana (GSE)" w:date="2025-10-14T13:52:00Z">
        <w:r w:rsidR="008D18D6" w:rsidRPr="02A2F9E6">
          <w:rPr>
            <w:rFonts w:cstheme="minorBidi"/>
            <w:sz w:val="22"/>
            <w:szCs w:val="22"/>
            <w:rPrChange w:id="8801" w:author="Visone Rossana (GSE)" w:date="2025-09-09T14:36:00Z">
              <w:rPr/>
            </w:rPrChange>
          </w:rPr>
          <w:delText xml:space="preserve">in presenza </w:delText>
        </w:r>
        <w:r w:rsidRPr="3BBE2DF3" w:rsidDel="1F686BA2">
          <w:rPr>
            <w:rFonts w:cstheme="minorBidi"/>
            <w:sz w:val="22"/>
            <w:szCs w:val="22"/>
            <w:rPrChange w:id="8802" w:author="Visone Rossana (GSE)" w:date="2025-09-09T14:36:00Z">
              <w:rPr/>
            </w:rPrChange>
          </w:rPr>
          <w:delText>del</w:delText>
        </w:r>
      </w:del>
      <w:ins w:id="8803" w:author="Santagata Fabiana (GSE)" w:date="2025-10-14T13:52:00Z">
        <w:r w:rsidR="1D3D150D" w:rsidRPr="3BBE2DF3">
          <w:rPr>
            <w:rFonts w:cstheme="minorBidi"/>
            <w:sz w:val="22"/>
            <w:szCs w:val="22"/>
          </w:rPr>
          <w:t xml:space="preserve">laddove ricorrano </w:t>
        </w:r>
      </w:ins>
      <w:r w:rsidR="0CAE7150" w:rsidRPr="3BBE2DF3">
        <w:rPr>
          <w:rFonts w:cstheme="minorBidi"/>
          <w:sz w:val="22"/>
          <w:szCs w:val="22"/>
          <w:rPrChange w:id="8804" w:author="Visone Rossana (GSE)" w:date="2025-09-09T14:36:00Z">
            <w:rPr/>
          </w:rPrChange>
        </w:rPr>
        <w:t>le</w:t>
      </w:r>
      <w:r w:rsidR="008D18D6" w:rsidRPr="02A2F9E6">
        <w:rPr>
          <w:rFonts w:cstheme="minorBidi"/>
          <w:sz w:val="22"/>
          <w:szCs w:val="22"/>
          <w:rPrChange w:id="8805" w:author="Visone Rossana (GSE)" w:date="2025-09-09T14:36:00Z">
            <w:rPr/>
          </w:rPrChange>
        </w:rPr>
        <w:t xml:space="preserve"> condizioni di cui a</w:t>
      </w:r>
      <w:r w:rsidR="008D18D6" w:rsidRPr="02A2F9E6">
        <w:rPr>
          <w:rFonts w:cstheme="minorBidi"/>
          <w:sz w:val="22"/>
          <w:szCs w:val="22"/>
          <w:rPrChange w:id="8806" w:author="Visone Rossana (GSE)" w:date="2025-10-07T17:28:00Z">
            <w:rPr/>
          </w:rPrChange>
        </w:rPr>
        <w:t xml:space="preserve">ll’art. </w:t>
      </w:r>
      <w:r w:rsidR="008D18D6" w:rsidRPr="02A2F9E6">
        <w:rPr>
          <w:rFonts w:cstheme="minorBidi"/>
          <w:sz w:val="22"/>
          <w:szCs w:val="22"/>
          <w:rPrChange w:id="8807" w:author="Visone Rossana (GSE)" w:date="2025-10-07T17:28:00Z">
            <w:rPr>
              <w:highlight w:val="yellow"/>
            </w:rPr>
          </w:rPrChange>
        </w:rPr>
        <w:t xml:space="preserve">14, comma 2, lett. </w:t>
      </w:r>
      <w:r w:rsidR="008D18D6" w:rsidRPr="5DC1BE35">
        <w:rPr>
          <w:rFonts w:cstheme="minorBidi"/>
          <w:sz w:val="22"/>
          <w:szCs w:val="22"/>
          <w:rPrChange w:id="8808" w:author="Visone Rossana (GSE)" w:date="2025-10-07T17:28:00Z">
            <w:rPr>
              <w:highlight w:val="yellow"/>
            </w:rPr>
          </w:rPrChange>
        </w:rPr>
        <w:t>b</w:t>
      </w:r>
      <w:r w:rsidR="008D18D6" w:rsidRPr="5DC1BE35">
        <w:rPr>
          <w:rFonts w:cstheme="minorBidi"/>
          <w:sz w:val="22"/>
          <w:szCs w:val="22"/>
          <w:rPrChange w:id="8809" w:author="Visone Rossana (GSE)" w:date="2025-10-07T17:28:00Z">
            <w:rPr/>
          </w:rPrChange>
        </w:rPr>
        <w:t>)</w:t>
      </w:r>
      <w:ins w:id="8810" w:author="Santagata Fabiana (GSE)" w:date="2025-10-13T12:33:00Z">
        <w:r w:rsidR="6CF2CA50" w:rsidRPr="5DC1BE35">
          <w:rPr>
            <w:rFonts w:cstheme="minorBidi"/>
            <w:sz w:val="22"/>
            <w:szCs w:val="22"/>
          </w:rPr>
          <w:t>, del Decreto</w:t>
        </w:r>
      </w:ins>
      <w:r w:rsidR="008D18D6" w:rsidRPr="5DC1BE35">
        <w:rPr>
          <w:rFonts w:cstheme="minorBidi"/>
          <w:sz w:val="22"/>
          <w:szCs w:val="22"/>
          <w:rPrChange w:id="8811" w:author="Visone Rossana (GSE)" w:date="2025-10-07T17:28:00Z">
            <w:rPr/>
          </w:rPrChange>
        </w:rPr>
        <w:t>.</w:t>
      </w:r>
      <w:r w:rsidR="00922E2B" w:rsidRPr="5DC1BE35">
        <w:rPr>
          <w:rFonts w:cstheme="minorBidi"/>
          <w:b/>
          <w:bCs/>
          <w:sz w:val="22"/>
          <w:szCs w:val="22"/>
          <w:rPrChange w:id="8812" w:author="Visone Rossana (GSE)" w:date="2025-09-09T14:36:00Z">
            <w:rPr>
              <w:b/>
              <w:bCs/>
            </w:rPr>
          </w:rPrChange>
        </w:rPr>
        <w:t xml:space="preserve"> </w:t>
      </w:r>
    </w:p>
    <w:p w14:paraId="270A4485" w14:textId="6031ED24" w:rsidR="00510B33" w:rsidRPr="008B1DFF" w:rsidDel="00267772" w:rsidRDefault="00510B33">
      <w:pPr>
        <w:spacing w:line="276" w:lineRule="auto"/>
        <w:jc w:val="both"/>
        <w:rPr>
          <w:del w:id="8813" w:author="Visone Rossana (GSE)" w:date="2025-09-09T16:13:00Z" w16du:dateUtc="2025-09-09T14:13:00Z"/>
          <w:rFonts w:cstheme="minorHAnsi"/>
          <w:sz w:val="22"/>
          <w:szCs w:val="22"/>
          <w:rPrChange w:id="8814" w:author="Visone Rossana (GSE)" w:date="2025-09-09T14:36:00Z" w16du:dateUtc="2025-09-09T12:36:00Z">
            <w:rPr>
              <w:del w:id="8815" w:author="Visone Rossana (GSE)" w:date="2025-09-09T16:13:00Z" w16du:dateUtc="2025-09-09T14:13:00Z"/>
            </w:rPr>
          </w:rPrChange>
        </w:rPr>
        <w:pPrChange w:id="8816" w:author="Visone Rossana (GSE)" w:date="2025-09-09T14:36:00Z" w16du:dateUtc="2025-09-09T12:36:00Z">
          <w:pPr>
            <w:jc w:val="both"/>
          </w:pPr>
        </w:pPrChange>
      </w:pPr>
      <w:del w:id="8817" w:author="Visone Rossana (GSE)" w:date="2025-09-09T16:13:00Z" w16du:dateUtc="2025-09-09T14:13:00Z">
        <w:r w:rsidRPr="008B1DFF" w:rsidDel="00267772">
          <w:rPr>
            <w:rFonts w:cstheme="minorHAnsi"/>
            <w:sz w:val="22"/>
            <w:szCs w:val="22"/>
            <w:rPrChange w:id="8818" w:author="Visone Rossana (GSE)" w:date="2025-09-09T14:36:00Z" w16du:dateUtc="2025-09-09T12:36:00Z">
              <w:rPr/>
            </w:rPrChange>
          </w:rPr>
          <w:delText>Al fine di dare avvio alla procedura di accesso diretto e prenotazione, il Soggetto Responsabile è tenuto a registrarsi preliminarmente sul portale dedicato del GSE nella sezione Area Clienti (</w:delText>
        </w:r>
        <w:r w:rsidRPr="008B1DFF" w:rsidDel="00267772">
          <w:rPr>
            <w:rFonts w:cstheme="minorHAnsi"/>
            <w:sz w:val="22"/>
            <w:szCs w:val="22"/>
            <w:highlight w:val="yellow"/>
            <w:rPrChange w:id="8819" w:author="Visone Rossana (GSE)" w:date="2025-09-09T14:36:00Z" w16du:dateUtc="2025-09-09T12:36:00Z">
              <w:rPr>
                <w:highlight w:val="yellow"/>
              </w:rPr>
            </w:rPrChange>
          </w:rPr>
          <w:delText>https://applicazioni.gse.it).</w:delText>
        </w:r>
      </w:del>
    </w:p>
    <w:p w14:paraId="2FE36C60" w14:textId="459E763E" w:rsidR="00922E2B" w:rsidRDefault="00656A94" w:rsidP="008B1DFF">
      <w:pPr>
        <w:spacing w:line="276" w:lineRule="auto"/>
        <w:jc w:val="both"/>
        <w:rPr>
          <w:ins w:id="8820" w:author="Visone Rossana (GSE)" w:date="2025-09-09T15:59:00Z" w16du:dateUtc="2025-09-09T13:59:00Z"/>
          <w:rFonts w:cstheme="minorHAnsi"/>
          <w:sz w:val="22"/>
          <w:szCs w:val="22"/>
        </w:rPr>
      </w:pPr>
      <w:del w:id="8821" w:author="Visone Rossana (GSE)" w:date="2025-09-09T16:13:00Z" w16du:dateUtc="2025-09-09T14:13:00Z">
        <w:r w:rsidRPr="008B1DFF" w:rsidDel="00267772">
          <w:rPr>
            <w:rFonts w:cstheme="minorHAnsi"/>
            <w:sz w:val="22"/>
            <w:szCs w:val="22"/>
            <w:rPrChange w:id="8822" w:author="Visone Rossana (GSE)" w:date="2025-09-09T14:36:00Z" w16du:dateUtc="2025-09-09T12:36:00Z">
              <w:rPr/>
            </w:rPrChange>
          </w:rPr>
          <w:delText xml:space="preserve">Si rimanda ai </w:delText>
        </w:r>
        <w:r w:rsidR="00922E2B" w:rsidRPr="008B1DFF" w:rsidDel="00267772">
          <w:rPr>
            <w:rFonts w:cstheme="minorHAnsi"/>
            <w:sz w:val="22"/>
            <w:szCs w:val="22"/>
            <w:rPrChange w:id="8823" w:author="Visone Rossana (GSE)" w:date="2025-09-09T14:36:00Z" w16du:dateUtc="2025-09-09T12:36:00Z">
              <w:rPr/>
            </w:rPrChange>
          </w:rPr>
          <w:delText>success</w:delText>
        </w:r>
        <w:r w:rsidRPr="008B1DFF" w:rsidDel="00267772">
          <w:rPr>
            <w:rFonts w:cstheme="minorHAnsi"/>
            <w:sz w:val="22"/>
            <w:szCs w:val="22"/>
            <w:rPrChange w:id="8824" w:author="Visone Rossana (GSE)" w:date="2025-09-09T14:36:00Z" w16du:dateUtc="2025-09-09T12:36:00Z">
              <w:rPr/>
            </w:rPrChange>
          </w:rPr>
          <w:delText>i</w:delText>
        </w:r>
        <w:r w:rsidR="00922E2B" w:rsidRPr="008B1DFF" w:rsidDel="00267772">
          <w:rPr>
            <w:rFonts w:cstheme="minorHAnsi"/>
            <w:sz w:val="22"/>
            <w:szCs w:val="22"/>
            <w:rPrChange w:id="8825" w:author="Visone Rossana (GSE)" w:date="2025-09-09T14:36:00Z" w16du:dateUtc="2025-09-09T12:36:00Z">
              <w:rPr/>
            </w:rPrChange>
          </w:rPr>
          <w:delText xml:space="preserve">vi </w:delText>
        </w:r>
        <w:r w:rsidRPr="008B1DFF" w:rsidDel="00267772">
          <w:rPr>
            <w:rFonts w:cstheme="minorHAnsi"/>
            <w:sz w:val="22"/>
            <w:szCs w:val="22"/>
            <w:highlight w:val="yellow"/>
            <w:rPrChange w:id="8826" w:author="Visone Rossana (GSE)" w:date="2025-09-09T14:36:00Z" w16du:dateUtc="2025-09-09T12:36:00Z">
              <w:rPr/>
            </w:rPrChange>
          </w:rPr>
          <w:delText>P</w:delText>
        </w:r>
        <w:r w:rsidR="00922E2B" w:rsidRPr="008B1DFF" w:rsidDel="00267772">
          <w:rPr>
            <w:rFonts w:cstheme="minorHAnsi"/>
            <w:sz w:val="22"/>
            <w:szCs w:val="22"/>
            <w:highlight w:val="yellow"/>
            <w:rPrChange w:id="8827" w:author="Visone Rossana (GSE)" w:date="2025-09-09T14:36:00Z" w16du:dateUtc="2025-09-09T12:36:00Z">
              <w:rPr/>
            </w:rPrChange>
          </w:rPr>
          <w:delText xml:space="preserve">aragrafi </w:delText>
        </w:r>
      </w:del>
      <w:del w:id="8828" w:author="Visone Rossana (GSE)" w:date="2025-08-01T15:13:00Z" w16du:dateUtc="2025-08-01T13:13:00Z">
        <w:r w:rsidRPr="008B1DFF" w:rsidDel="00BB6C57">
          <w:rPr>
            <w:rFonts w:cstheme="minorHAnsi"/>
            <w:sz w:val="22"/>
            <w:szCs w:val="22"/>
            <w:highlight w:val="yellow"/>
            <w:rPrChange w:id="8829" w:author="Visone Rossana (GSE)" w:date="2025-09-09T14:36:00Z" w16du:dateUtc="2025-09-09T12:36:00Z">
              <w:rPr>
                <w:highlight w:val="yellow"/>
              </w:rPr>
            </w:rPrChange>
          </w:rPr>
          <w:delText>XX</w:delText>
        </w:r>
        <w:r w:rsidRPr="008B1DFF" w:rsidDel="00BB6C57">
          <w:rPr>
            <w:rFonts w:cstheme="minorHAnsi"/>
            <w:sz w:val="22"/>
            <w:szCs w:val="22"/>
            <w:highlight w:val="yellow"/>
            <w:rPrChange w:id="8830" w:author="Visone Rossana (GSE)" w:date="2025-09-09T14:36:00Z" w16du:dateUtc="2025-09-09T12:36:00Z">
              <w:rPr/>
            </w:rPrChange>
          </w:rPr>
          <w:delText xml:space="preserve"> </w:delText>
        </w:r>
      </w:del>
      <w:del w:id="8831" w:author="Visone Rossana (GSE)" w:date="2025-09-09T16:13:00Z" w16du:dateUtc="2025-09-09T14:13:00Z">
        <w:r w:rsidRPr="008B1DFF" w:rsidDel="00267772">
          <w:rPr>
            <w:rFonts w:cstheme="minorHAnsi"/>
            <w:sz w:val="22"/>
            <w:szCs w:val="22"/>
            <w:highlight w:val="yellow"/>
            <w:rPrChange w:id="8832" w:author="Visone Rossana (GSE)" w:date="2025-09-09T14:36:00Z" w16du:dateUtc="2025-09-09T12:36:00Z">
              <w:rPr/>
            </w:rPrChange>
          </w:rPr>
          <w:delText>i</w:delText>
        </w:r>
        <w:r w:rsidRPr="008B1DFF" w:rsidDel="00267772">
          <w:rPr>
            <w:rFonts w:cstheme="minorHAnsi"/>
            <w:sz w:val="22"/>
            <w:szCs w:val="22"/>
            <w:rPrChange w:id="8833" w:author="Visone Rossana (GSE)" w:date="2025-09-09T14:36:00Z" w16du:dateUtc="2025-09-09T12:36:00Z">
              <w:rPr/>
            </w:rPrChange>
          </w:rPr>
          <w:delText xml:space="preserve">n cui </w:delText>
        </w:r>
        <w:r w:rsidR="00922E2B" w:rsidRPr="008B1DFF" w:rsidDel="00267772">
          <w:rPr>
            <w:rFonts w:cstheme="minorHAnsi"/>
            <w:sz w:val="22"/>
            <w:szCs w:val="22"/>
            <w:rPrChange w:id="8834" w:author="Visone Rossana (GSE)" w:date="2025-09-09T14:36:00Z" w16du:dateUtc="2025-09-09T12:36:00Z">
              <w:rPr/>
            </w:rPrChange>
          </w:rPr>
          <w:delText>sono puntualmente indicat</w:delText>
        </w:r>
        <w:r w:rsidRPr="008B1DFF" w:rsidDel="00267772">
          <w:rPr>
            <w:rFonts w:cstheme="minorHAnsi"/>
            <w:sz w:val="22"/>
            <w:szCs w:val="22"/>
            <w:rPrChange w:id="8835" w:author="Visone Rossana (GSE)" w:date="2025-09-09T14:36:00Z" w16du:dateUtc="2025-09-09T12:36:00Z">
              <w:rPr/>
            </w:rPrChange>
          </w:rPr>
          <w:delText>e le modalità di accesso delle due distinte procedure.</w:delText>
        </w:r>
      </w:del>
      <w:r w:rsidRPr="008B1DFF">
        <w:rPr>
          <w:rFonts w:cstheme="minorHAnsi"/>
          <w:sz w:val="22"/>
          <w:szCs w:val="22"/>
          <w:rPrChange w:id="8836" w:author="Visone Rossana (GSE)" w:date="2025-09-09T14:36:00Z" w16du:dateUtc="2025-09-09T12:36:00Z">
            <w:rPr/>
          </w:rPrChange>
        </w:rPr>
        <w:t xml:space="preserve"> </w:t>
      </w:r>
    </w:p>
    <w:p w14:paraId="570C9790" w14:textId="65BEA1D6" w:rsidR="0025584A" w:rsidRPr="00267772" w:rsidRDefault="00267772">
      <w:pPr>
        <w:spacing w:line="276" w:lineRule="auto"/>
        <w:jc w:val="center"/>
        <w:rPr>
          <w:ins w:id="8837" w:author="Visone Rossana (GSE)" w:date="2025-09-09T15:59:00Z" w16du:dateUtc="2025-09-09T13:59:00Z"/>
          <w:rFonts w:cstheme="minorHAnsi"/>
          <w:sz w:val="16"/>
          <w:szCs w:val="16"/>
          <w:rPrChange w:id="8838" w:author="Visone Rossana (GSE)" w:date="2025-09-09T16:09:00Z" w16du:dateUtc="2025-09-09T14:09:00Z">
            <w:rPr>
              <w:ins w:id="8839" w:author="Visone Rossana (GSE)" w:date="2025-09-09T15:59:00Z" w16du:dateUtc="2025-09-09T13:59:00Z"/>
              <w:rFonts w:cstheme="minorHAnsi"/>
              <w:sz w:val="22"/>
              <w:szCs w:val="22"/>
            </w:rPr>
          </w:rPrChange>
        </w:rPr>
        <w:pPrChange w:id="8840" w:author="Visone Rossana (GSE)" w:date="2025-09-09T16:09:00Z" w16du:dateUtc="2025-09-09T14:09:00Z">
          <w:pPr>
            <w:spacing w:line="276" w:lineRule="auto"/>
            <w:jc w:val="both"/>
          </w:pPr>
        </w:pPrChange>
      </w:pPr>
      <w:ins w:id="8841" w:author="Visone Rossana (GSE)" w:date="2025-09-09T16:09:00Z" w16du:dateUtc="2025-09-09T14:09:00Z">
        <w:r w:rsidRPr="00267772">
          <w:rPr>
            <w:rFonts w:cstheme="minorHAnsi"/>
            <w:sz w:val="16"/>
            <w:szCs w:val="16"/>
            <w:rPrChange w:id="8842" w:author="Visone Rossana (GSE)" w:date="2025-09-09T16:09:00Z" w16du:dateUtc="2025-09-09T14:09:00Z">
              <w:rPr>
                <w:rFonts w:cstheme="minorHAnsi"/>
                <w:sz w:val="22"/>
                <w:szCs w:val="22"/>
              </w:rPr>
            </w:rPrChange>
          </w:rPr>
          <w:t>Soggetti Ammessi e modalità di accesso</w:t>
        </w:r>
      </w:ins>
    </w:p>
    <w:tbl>
      <w:tblPr>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34"/>
        <w:gridCol w:w="2734"/>
        <w:gridCol w:w="2734"/>
        <w:tblGridChange w:id="8843">
          <w:tblGrid>
            <w:gridCol w:w="360"/>
            <w:gridCol w:w="360"/>
            <w:gridCol w:w="360"/>
            <w:gridCol w:w="1654"/>
            <w:gridCol w:w="2734"/>
            <w:gridCol w:w="2734"/>
          </w:tblGrid>
        </w:tblGridChange>
      </w:tblGrid>
      <w:tr w:rsidR="00267772" w:rsidRPr="004174E1" w14:paraId="10E9925B" w14:textId="4E98C216" w:rsidTr="02A2F9E6">
        <w:trPr>
          <w:trHeight w:val="419"/>
          <w:jc w:val="center"/>
          <w:ins w:id="8844" w:author="Visone Rossana (GSE)" w:date="2025-09-09T16:02:00Z"/>
        </w:trPr>
        <w:tc>
          <w:tcPr>
            <w:tcW w:w="2734" w:type="dxa"/>
            <w:shd w:val="clear" w:color="auto" w:fill="D9D9D9" w:themeFill="background1" w:themeFillShade="D9"/>
            <w:vAlign w:val="center"/>
          </w:tcPr>
          <w:p w14:paraId="1DA5CC95" w14:textId="77777777" w:rsidR="00267772" w:rsidRDefault="00267772">
            <w:pPr>
              <w:spacing w:before="60" w:after="60"/>
              <w:jc w:val="both"/>
              <w:rPr>
                <w:ins w:id="8845" w:author="Visone Rossana (GSE)" w:date="2025-09-09T16:02:00Z" w16du:dateUtc="2025-09-09T14:02:00Z"/>
                <w:b/>
                <w:sz w:val="18"/>
                <w:szCs w:val="18"/>
              </w:rPr>
            </w:pPr>
            <w:ins w:id="8846" w:author="Visone Rossana (GSE)" w:date="2025-09-09T16:02:00Z" w16du:dateUtc="2025-09-09T14:02:00Z">
              <w:r>
                <w:rPr>
                  <w:b/>
                  <w:sz w:val="18"/>
                  <w:szCs w:val="18"/>
                </w:rPr>
                <w:t>Soggetto Ammesso</w:t>
              </w:r>
            </w:ins>
          </w:p>
        </w:tc>
        <w:tc>
          <w:tcPr>
            <w:tcW w:w="2734" w:type="dxa"/>
            <w:shd w:val="clear" w:color="auto" w:fill="D9D9D9" w:themeFill="background1" w:themeFillShade="D9"/>
            <w:vAlign w:val="center"/>
          </w:tcPr>
          <w:p w14:paraId="7CA63FC6" w14:textId="1FDDDFA8" w:rsidR="00267772" w:rsidRPr="004174E1" w:rsidRDefault="00267772">
            <w:pPr>
              <w:spacing w:before="60" w:after="60"/>
              <w:jc w:val="center"/>
              <w:rPr>
                <w:ins w:id="8847" w:author="Visone Rossana (GSE)" w:date="2025-09-09T16:02:00Z" w16du:dateUtc="2025-09-09T14:02:00Z"/>
                <w:b/>
                <w:sz w:val="18"/>
                <w:szCs w:val="18"/>
              </w:rPr>
            </w:pPr>
            <w:ins w:id="8848" w:author="Visone Rossana (GSE)" w:date="2025-09-09T16:05:00Z" w16du:dateUtc="2025-09-09T14:05:00Z">
              <w:r>
                <w:rPr>
                  <w:b/>
                  <w:sz w:val="18"/>
                  <w:szCs w:val="18"/>
                </w:rPr>
                <w:t>Accesso diretto</w:t>
              </w:r>
            </w:ins>
          </w:p>
        </w:tc>
        <w:tc>
          <w:tcPr>
            <w:tcW w:w="2734" w:type="dxa"/>
            <w:shd w:val="clear" w:color="auto" w:fill="D9D9D9" w:themeFill="background1" w:themeFillShade="D9"/>
          </w:tcPr>
          <w:p w14:paraId="660A70FB" w14:textId="77777777" w:rsidR="00267772" w:rsidRDefault="00267772">
            <w:pPr>
              <w:spacing w:before="60" w:after="60"/>
              <w:jc w:val="center"/>
              <w:rPr>
                <w:ins w:id="8849" w:author="Visone Rossana (GSE)" w:date="2025-09-09T16:07:00Z" w16du:dateUtc="2025-09-09T14:07:00Z"/>
                <w:b/>
                <w:sz w:val="18"/>
                <w:szCs w:val="18"/>
              </w:rPr>
            </w:pPr>
          </w:p>
          <w:p w14:paraId="555AAF1E" w14:textId="22E5D433" w:rsidR="00267772" w:rsidRDefault="00267772">
            <w:pPr>
              <w:spacing w:before="60" w:after="60"/>
              <w:jc w:val="center"/>
              <w:rPr>
                <w:ins w:id="8850" w:author="Visone Rossana (GSE)" w:date="2025-09-09T16:05:00Z" w16du:dateUtc="2025-09-09T14:05:00Z"/>
                <w:b/>
                <w:sz w:val="18"/>
                <w:szCs w:val="18"/>
              </w:rPr>
            </w:pPr>
            <w:ins w:id="8851" w:author="Visone Rossana (GSE)" w:date="2025-09-09T16:07:00Z" w16du:dateUtc="2025-09-09T14:07:00Z">
              <w:r>
                <w:rPr>
                  <w:b/>
                  <w:sz w:val="18"/>
                  <w:szCs w:val="18"/>
                </w:rPr>
                <w:t>Prenotazione</w:t>
              </w:r>
            </w:ins>
          </w:p>
        </w:tc>
      </w:tr>
      <w:tr w:rsidR="00267772" w:rsidRPr="004174E1" w14:paraId="568B9968" w14:textId="77777777" w:rsidTr="00D43632">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Change w:id="8852" w:author="Visone Rossana (GSE)" w:date="2025-10-24T12:30:00Z" w16du:dateUtc="2025-10-24T10:30:00Z">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
          </w:tblPrExChange>
        </w:tblPrEx>
        <w:trPr>
          <w:trHeight w:val="227"/>
          <w:jc w:val="center"/>
          <w:ins w:id="8853" w:author="Visone Rossana (GSE)" w:date="2025-09-09T16:02:00Z"/>
          <w:trPrChange w:id="8854" w:author="Visone Rossana (GSE)" w:date="2025-10-24T12:30:00Z" w16du:dateUtc="2025-10-24T10:30:00Z">
            <w:trPr>
              <w:gridAfter w:val="0"/>
              <w:trHeight w:val="227"/>
              <w:jc w:val="center"/>
            </w:trPr>
          </w:trPrChange>
        </w:trPr>
        <w:tc>
          <w:tcPr>
            <w:tcW w:w="2734" w:type="dxa"/>
            <w:tcBorders>
              <w:top w:val="single" w:sz="4" w:space="0" w:color="auto"/>
              <w:left w:val="single" w:sz="4" w:space="0" w:color="auto"/>
              <w:bottom w:val="single" w:sz="4" w:space="0" w:color="auto"/>
              <w:right w:val="single" w:sz="4" w:space="0" w:color="auto"/>
            </w:tcBorders>
            <w:noWrap/>
            <w:tcMar>
              <w:left w:w="0" w:type="dxa"/>
              <w:right w:w="0" w:type="dxa"/>
            </w:tcMar>
            <w:vAlign w:val="center"/>
            <w:tcPrChange w:id="8855" w:author="Visone Rossana (GSE)" w:date="2025-10-24T12:30:00Z" w16du:dateUtc="2025-10-24T10:30:00Z">
              <w:tcPr>
                <w:tcW w:w="2734" w:type="dxa"/>
                <w:noWrap/>
                <w:tcMar>
                  <w:left w:w="0" w:type="dxa"/>
                  <w:right w:w="0" w:type="dxa"/>
                </w:tcMar>
                <w:vAlign w:val="center"/>
              </w:tcPr>
            </w:tcPrChange>
          </w:tcPr>
          <w:p w14:paraId="6BA0779C" w14:textId="30E3C5A8" w:rsidR="00267772" w:rsidRDefault="00267772" w:rsidP="02A2F9E6">
            <w:pPr>
              <w:ind w:left="57"/>
              <w:contextualSpacing/>
              <w:rPr>
                <w:ins w:id="8856" w:author="Visone Rossana (GSE)" w:date="2025-09-09T16:02:00Z" w16du:dateUtc="2025-09-09T14:02:00Z"/>
                <w:b/>
                <w:bCs/>
                <w:sz w:val="18"/>
                <w:szCs w:val="18"/>
              </w:rPr>
            </w:pPr>
            <w:ins w:id="8857" w:author="Visone Rossana (GSE)" w:date="2025-09-09T16:02:00Z">
              <w:r w:rsidRPr="02A2F9E6">
                <w:rPr>
                  <w:b/>
                  <w:bCs/>
                  <w:sz w:val="18"/>
                  <w:szCs w:val="18"/>
                </w:rPr>
                <w:t>Pubbliche amministrazioni</w:t>
              </w:r>
            </w:ins>
          </w:p>
        </w:tc>
        <w:tc>
          <w:tcPr>
            <w:tcW w:w="2734" w:type="dxa"/>
            <w:tcBorders>
              <w:top w:val="single" w:sz="4" w:space="0" w:color="auto"/>
              <w:left w:val="single" w:sz="4" w:space="0" w:color="auto"/>
              <w:bottom w:val="single" w:sz="4" w:space="0" w:color="auto"/>
              <w:right w:val="single" w:sz="4" w:space="0" w:color="auto"/>
            </w:tcBorders>
            <w:vAlign w:val="center"/>
            <w:tcPrChange w:id="8858" w:author="Visone Rossana (GSE)" w:date="2025-10-24T12:30:00Z" w16du:dateUtc="2025-10-24T10:30:00Z">
              <w:tcPr>
                <w:tcW w:w="2734" w:type="dxa"/>
                <w:vAlign w:val="center"/>
              </w:tcPr>
            </w:tcPrChange>
          </w:tcPr>
          <w:p w14:paraId="12E1D0AB" w14:textId="77777777" w:rsidR="00267772" w:rsidRPr="00D43632" w:rsidRDefault="00267772" w:rsidP="00D43632">
            <w:pPr>
              <w:contextualSpacing/>
              <w:jc w:val="center"/>
              <w:rPr>
                <w:ins w:id="8859" w:author="Visone Rossana (GSE)" w:date="2025-09-09T16:05:00Z" w16du:dateUtc="2025-09-09T14:05:00Z"/>
                <w:b/>
                <w:bCs/>
                <w:sz w:val="16"/>
                <w:szCs w:val="16"/>
                <w:rPrChange w:id="8860" w:author="Visone Rossana (GSE)" w:date="2025-10-24T12:30:00Z" w16du:dateUtc="2025-10-24T10:30:00Z">
                  <w:rPr>
                    <w:ins w:id="8861" w:author="Visone Rossana (GSE)" w:date="2025-09-09T16:05:00Z" w16du:dateUtc="2025-09-09T14:05:00Z"/>
                    <w:sz w:val="16"/>
                    <w:szCs w:val="16"/>
                  </w:rPr>
                </w:rPrChange>
              </w:rPr>
            </w:pPr>
          </w:p>
          <w:p w14:paraId="0619919D" w14:textId="1A46B6D9" w:rsidR="00267772" w:rsidRPr="00D43632" w:rsidRDefault="00267772" w:rsidP="00D43632">
            <w:pPr>
              <w:contextualSpacing/>
              <w:jc w:val="center"/>
              <w:rPr>
                <w:ins w:id="8862" w:author="Visone Rossana (GSE)" w:date="2025-09-09T16:02:00Z" w16du:dateUtc="2025-09-09T14:02:00Z"/>
                <w:b/>
                <w:bCs/>
                <w:sz w:val="18"/>
                <w:szCs w:val="18"/>
                <w:rPrChange w:id="8863" w:author="Visone Rossana (GSE)" w:date="2025-10-24T12:30:00Z" w16du:dateUtc="2025-10-24T10:30:00Z">
                  <w:rPr>
                    <w:ins w:id="8864" w:author="Visone Rossana (GSE)" w:date="2025-09-09T16:02:00Z" w16du:dateUtc="2025-09-09T14:02:00Z"/>
                    <w:sz w:val="18"/>
                    <w:szCs w:val="18"/>
                  </w:rPr>
                </w:rPrChange>
              </w:rPr>
            </w:pPr>
            <w:ins w:id="8865" w:author="Visone Rossana (GSE)" w:date="2025-09-09T16:07:00Z" w16du:dateUtc="2025-09-09T14:07:00Z">
              <w:r w:rsidRPr="00D43632">
                <w:rPr>
                  <w:rFonts w:cstheme="minorHAnsi" w:hint="eastAsia"/>
                  <w:b/>
                  <w:bCs/>
                  <w:sz w:val="18"/>
                  <w:szCs w:val="18"/>
                  <w:rPrChange w:id="8866" w:author="Visone Rossana (GSE)" w:date="2025-10-24T12:30:00Z" w16du:dateUtc="2025-10-24T10:30:00Z">
                    <w:rPr>
                      <w:rFonts w:cstheme="minorHAnsi" w:hint="eastAsia"/>
                      <w:sz w:val="18"/>
                      <w:szCs w:val="18"/>
                    </w:rPr>
                  </w:rPrChange>
                </w:rPr>
                <w:t>√</w:t>
              </w:r>
            </w:ins>
          </w:p>
        </w:tc>
        <w:tc>
          <w:tcPr>
            <w:tcW w:w="2734" w:type="dxa"/>
            <w:tcBorders>
              <w:top w:val="single" w:sz="4" w:space="0" w:color="auto"/>
              <w:left w:val="single" w:sz="4" w:space="0" w:color="auto"/>
              <w:bottom w:val="single" w:sz="4" w:space="0" w:color="auto"/>
              <w:right w:val="single" w:sz="4" w:space="0" w:color="auto"/>
            </w:tcBorders>
            <w:vAlign w:val="center"/>
            <w:tcPrChange w:id="8867" w:author="Visone Rossana (GSE)" w:date="2025-10-24T12:30:00Z" w16du:dateUtc="2025-10-24T10:30:00Z">
              <w:tcPr>
                <w:tcW w:w="2734" w:type="dxa"/>
                <w:vAlign w:val="center"/>
              </w:tcPr>
            </w:tcPrChange>
          </w:tcPr>
          <w:p w14:paraId="76703F81" w14:textId="77777777" w:rsidR="00267772" w:rsidRPr="00D43632" w:rsidRDefault="00267772" w:rsidP="00D43632">
            <w:pPr>
              <w:contextualSpacing/>
              <w:jc w:val="center"/>
              <w:rPr>
                <w:ins w:id="8868" w:author="Visone Rossana (GSE)" w:date="2025-09-09T16:07:00Z" w16du:dateUtc="2025-09-09T14:07:00Z"/>
                <w:b/>
                <w:bCs/>
                <w:sz w:val="16"/>
                <w:szCs w:val="16"/>
                <w:rPrChange w:id="8869" w:author="Visone Rossana (GSE)" w:date="2025-10-24T12:30:00Z" w16du:dateUtc="2025-10-24T10:30:00Z">
                  <w:rPr>
                    <w:ins w:id="8870" w:author="Visone Rossana (GSE)" w:date="2025-09-09T16:07:00Z" w16du:dateUtc="2025-09-09T14:07:00Z"/>
                    <w:sz w:val="16"/>
                    <w:szCs w:val="16"/>
                  </w:rPr>
                </w:rPrChange>
              </w:rPr>
            </w:pPr>
          </w:p>
          <w:p w14:paraId="0B03ADD0" w14:textId="4B41307F" w:rsidR="00267772" w:rsidRPr="00D43632" w:rsidRDefault="00267772" w:rsidP="00D43632">
            <w:pPr>
              <w:contextualSpacing/>
              <w:jc w:val="center"/>
              <w:rPr>
                <w:ins w:id="8871" w:author="Visone Rossana (GSE)" w:date="2025-09-09T16:05:00Z" w16du:dateUtc="2025-09-09T14:05:00Z"/>
                <w:b/>
                <w:bCs/>
                <w:sz w:val="16"/>
                <w:szCs w:val="16"/>
                <w:rPrChange w:id="8872" w:author="Visone Rossana (GSE)" w:date="2025-10-24T12:30:00Z" w16du:dateUtc="2025-10-24T10:30:00Z">
                  <w:rPr>
                    <w:ins w:id="8873" w:author="Visone Rossana (GSE)" w:date="2025-09-09T16:05:00Z" w16du:dateUtc="2025-09-09T14:05:00Z"/>
                    <w:sz w:val="16"/>
                    <w:szCs w:val="16"/>
                  </w:rPr>
                </w:rPrChange>
              </w:rPr>
            </w:pPr>
            <w:ins w:id="8874" w:author="Visone Rossana (GSE)" w:date="2025-09-09T16:07:00Z" w16du:dateUtc="2025-09-09T14:07:00Z">
              <w:r w:rsidRPr="00D43632">
                <w:rPr>
                  <w:rFonts w:cstheme="minorHAnsi" w:hint="eastAsia"/>
                  <w:b/>
                  <w:bCs/>
                  <w:sz w:val="18"/>
                  <w:szCs w:val="18"/>
                  <w:rPrChange w:id="8875" w:author="Visone Rossana (GSE)" w:date="2025-10-24T12:30:00Z" w16du:dateUtc="2025-10-24T10:30:00Z">
                    <w:rPr>
                      <w:rFonts w:cstheme="minorHAnsi" w:hint="eastAsia"/>
                      <w:sz w:val="18"/>
                      <w:szCs w:val="18"/>
                    </w:rPr>
                  </w:rPrChange>
                </w:rPr>
                <w:t>√</w:t>
              </w:r>
            </w:ins>
          </w:p>
        </w:tc>
      </w:tr>
      <w:tr w:rsidR="00267772" w:rsidRPr="00497A9A" w14:paraId="776A96B1" w14:textId="77777777" w:rsidTr="00D43632">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Change w:id="8876" w:author="Visone Rossana (GSE)" w:date="2025-10-24T12:30:00Z" w16du:dateUtc="2025-10-24T10:30:00Z">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
          </w:tblPrExChange>
        </w:tblPrEx>
        <w:trPr>
          <w:trHeight w:val="227"/>
          <w:jc w:val="center"/>
          <w:ins w:id="8877" w:author="Visone Rossana (GSE)" w:date="2025-09-09T16:02:00Z"/>
          <w:trPrChange w:id="8878" w:author="Visone Rossana (GSE)" w:date="2025-10-24T12:30:00Z" w16du:dateUtc="2025-10-24T10:30:00Z">
            <w:trPr>
              <w:gridAfter w:val="0"/>
              <w:trHeight w:val="227"/>
              <w:jc w:val="center"/>
            </w:trPr>
          </w:trPrChange>
        </w:trPr>
        <w:tc>
          <w:tcPr>
            <w:tcW w:w="2734" w:type="dxa"/>
            <w:tcBorders>
              <w:top w:val="single" w:sz="4" w:space="0" w:color="auto"/>
              <w:left w:val="single" w:sz="4" w:space="0" w:color="auto"/>
              <w:bottom w:val="single" w:sz="4" w:space="0" w:color="auto"/>
              <w:right w:val="single" w:sz="4" w:space="0" w:color="auto"/>
            </w:tcBorders>
            <w:tcMar>
              <w:left w:w="0" w:type="dxa"/>
              <w:right w:w="0" w:type="dxa"/>
            </w:tcMar>
            <w:vAlign w:val="center"/>
            <w:tcPrChange w:id="8879" w:author="Visone Rossana (GSE)" w:date="2025-10-24T12:30:00Z" w16du:dateUtc="2025-10-24T10:30:00Z">
              <w:tcPr>
                <w:tcW w:w="2734" w:type="dxa"/>
                <w:tcMar>
                  <w:left w:w="0" w:type="dxa"/>
                  <w:right w:w="0" w:type="dxa"/>
                </w:tcMar>
                <w:vAlign w:val="center"/>
              </w:tcPr>
            </w:tcPrChange>
          </w:tcPr>
          <w:p w14:paraId="3CF8EB96" w14:textId="18337D8C" w:rsidR="00267772" w:rsidRDefault="00267772" w:rsidP="00267772">
            <w:pPr>
              <w:ind w:left="57"/>
              <w:contextualSpacing/>
              <w:rPr>
                <w:ins w:id="8880" w:author="Visone Rossana (GSE)" w:date="2025-09-09T16:02:00Z" w16du:dateUtc="2025-09-09T14:02:00Z"/>
                <w:b/>
                <w:sz w:val="18"/>
                <w:szCs w:val="18"/>
              </w:rPr>
            </w:pPr>
            <w:ins w:id="8881" w:author="Visone Rossana (GSE)" w:date="2025-09-09T16:05:00Z" w16du:dateUtc="2025-09-09T14:05:00Z">
              <w:r>
                <w:rPr>
                  <w:b/>
                  <w:sz w:val="18"/>
                  <w:szCs w:val="18"/>
                </w:rPr>
                <w:t>Enti del Terzo settore non economici</w:t>
              </w:r>
            </w:ins>
          </w:p>
        </w:tc>
        <w:tc>
          <w:tcPr>
            <w:tcW w:w="2734" w:type="dxa"/>
            <w:tcBorders>
              <w:top w:val="single" w:sz="4" w:space="0" w:color="auto"/>
              <w:left w:val="single" w:sz="4" w:space="0" w:color="auto"/>
              <w:bottom w:val="single" w:sz="4" w:space="0" w:color="auto"/>
              <w:right w:val="single" w:sz="4" w:space="0" w:color="auto"/>
            </w:tcBorders>
            <w:tcMar>
              <w:left w:w="0" w:type="dxa"/>
              <w:right w:w="0" w:type="dxa"/>
            </w:tcMar>
            <w:vAlign w:val="center"/>
            <w:tcPrChange w:id="8882" w:author="Visone Rossana (GSE)" w:date="2025-10-24T12:30:00Z" w16du:dateUtc="2025-10-24T10:30:00Z">
              <w:tcPr>
                <w:tcW w:w="2734" w:type="dxa"/>
                <w:tcMar>
                  <w:left w:w="0" w:type="dxa"/>
                  <w:right w:w="0" w:type="dxa"/>
                </w:tcMar>
                <w:vAlign w:val="center"/>
              </w:tcPr>
            </w:tcPrChange>
          </w:tcPr>
          <w:p w14:paraId="3472A34C" w14:textId="0A641D42" w:rsidR="00267772" w:rsidRPr="00D43632" w:rsidRDefault="00267772" w:rsidP="00D43632">
            <w:pPr>
              <w:contextualSpacing/>
              <w:jc w:val="center"/>
              <w:rPr>
                <w:ins w:id="8883" w:author="Visone Rossana (GSE)" w:date="2025-09-09T16:02:00Z" w16du:dateUtc="2025-09-09T14:02:00Z"/>
                <w:b/>
                <w:bCs/>
                <w:sz w:val="18"/>
                <w:szCs w:val="18"/>
                <w:rPrChange w:id="8884" w:author="Visone Rossana (GSE)" w:date="2025-10-24T12:30:00Z" w16du:dateUtc="2025-10-24T10:30:00Z">
                  <w:rPr>
                    <w:ins w:id="8885" w:author="Visone Rossana (GSE)" w:date="2025-09-09T16:02:00Z" w16du:dateUtc="2025-09-09T14:02:00Z"/>
                    <w:sz w:val="18"/>
                    <w:szCs w:val="18"/>
                  </w:rPr>
                </w:rPrChange>
              </w:rPr>
            </w:pPr>
            <w:ins w:id="8886" w:author="Visone Rossana (GSE)" w:date="2025-09-09T16:05:00Z" w16du:dateUtc="2025-09-09T14:05:00Z">
              <w:r w:rsidRPr="00D43632">
                <w:rPr>
                  <w:rFonts w:cstheme="minorHAnsi" w:hint="eastAsia"/>
                  <w:b/>
                  <w:bCs/>
                  <w:sz w:val="18"/>
                  <w:szCs w:val="18"/>
                  <w:rPrChange w:id="8887" w:author="Visone Rossana (GSE)" w:date="2025-10-24T12:30:00Z" w16du:dateUtc="2025-10-24T10:30:00Z">
                    <w:rPr>
                      <w:rFonts w:cstheme="minorHAnsi" w:hint="eastAsia"/>
                      <w:sz w:val="18"/>
                      <w:szCs w:val="18"/>
                    </w:rPr>
                  </w:rPrChange>
                </w:rPr>
                <w:t>√</w:t>
              </w:r>
            </w:ins>
          </w:p>
        </w:tc>
        <w:tc>
          <w:tcPr>
            <w:tcW w:w="2734" w:type="dxa"/>
            <w:tcBorders>
              <w:top w:val="single" w:sz="4" w:space="0" w:color="auto"/>
              <w:left w:val="single" w:sz="4" w:space="0" w:color="auto"/>
              <w:bottom w:val="single" w:sz="4" w:space="0" w:color="auto"/>
              <w:right w:val="single" w:sz="4" w:space="0" w:color="auto"/>
            </w:tcBorders>
            <w:vAlign w:val="center"/>
            <w:tcPrChange w:id="8888" w:author="Visone Rossana (GSE)" w:date="2025-10-24T12:30:00Z" w16du:dateUtc="2025-10-24T10:30:00Z">
              <w:tcPr>
                <w:tcW w:w="2734" w:type="dxa"/>
                <w:vAlign w:val="center"/>
              </w:tcPr>
            </w:tcPrChange>
          </w:tcPr>
          <w:p w14:paraId="7DBBD3B4" w14:textId="6F7E0AA7" w:rsidR="00267772" w:rsidRPr="00D43632" w:rsidRDefault="00C442BF" w:rsidP="00D43632">
            <w:pPr>
              <w:contextualSpacing/>
              <w:jc w:val="center"/>
              <w:rPr>
                <w:ins w:id="8889" w:author="Visone Rossana (GSE)" w:date="2025-09-09T16:05:00Z" w16du:dateUtc="2025-09-09T14:05:00Z"/>
                <w:b/>
                <w:bCs/>
                <w:sz w:val="18"/>
                <w:szCs w:val="18"/>
                <w:rPrChange w:id="8890" w:author="Visone Rossana (GSE)" w:date="2025-10-24T12:30:00Z" w16du:dateUtc="2025-10-24T10:30:00Z">
                  <w:rPr>
                    <w:ins w:id="8891" w:author="Visone Rossana (GSE)" w:date="2025-09-09T16:05:00Z" w16du:dateUtc="2025-09-09T14:05:00Z"/>
                    <w:sz w:val="18"/>
                    <w:szCs w:val="18"/>
                  </w:rPr>
                </w:rPrChange>
              </w:rPr>
            </w:pPr>
            <w:commentRangeStart w:id="8892"/>
            <w:ins w:id="8893" w:author="Visone Rossana (GSE)" w:date="2025-10-07T17:28:00Z" w16du:dateUtc="2025-10-07T15:28:00Z">
              <w:r w:rsidRPr="00D43632">
                <w:rPr>
                  <w:rFonts w:cstheme="minorHAnsi"/>
                  <w:b/>
                  <w:bCs/>
                  <w:sz w:val="18"/>
                  <w:szCs w:val="18"/>
                  <w:rPrChange w:id="8894" w:author="Visone Rossana (GSE)" w:date="2025-10-24T12:30:00Z" w16du:dateUtc="2025-10-24T10:30:00Z">
                    <w:rPr>
                      <w:rFonts w:cstheme="minorHAnsi"/>
                      <w:sz w:val="18"/>
                      <w:szCs w:val="18"/>
                    </w:rPr>
                  </w:rPrChange>
                </w:rPr>
                <w:t>X</w:t>
              </w:r>
            </w:ins>
            <w:ins w:id="8895" w:author="Visone Rossana (GSE)" w:date="2025-09-09T16:07:00Z" w16du:dateUtc="2025-09-09T14:07:00Z">
              <w:del w:id="8896" w:author="Visone Rossana (GSE)" w:date="2025-10-07T17:28:00Z" w16du:dateUtc="2025-10-07T15:28:00Z">
                <w:r w:rsidR="00267772" w:rsidRPr="00D43632" w:rsidDel="00C442BF">
                  <w:rPr>
                    <w:rFonts w:cstheme="minorHAnsi" w:hint="eastAsia"/>
                    <w:b/>
                    <w:bCs/>
                    <w:sz w:val="18"/>
                    <w:szCs w:val="18"/>
                    <w:rPrChange w:id="8897" w:author="Visone Rossana (GSE)" w:date="2025-10-24T12:30:00Z" w16du:dateUtc="2025-10-24T10:30:00Z">
                      <w:rPr>
                        <w:rFonts w:cstheme="minorHAnsi" w:hint="eastAsia"/>
                        <w:sz w:val="18"/>
                        <w:szCs w:val="18"/>
                      </w:rPr>
                    </w:rPrChange>
                  </w:rPr>
                  <w:delText>√</w:delText>
                </w:r>
              </w:del>
            </w:ins>
            <w:commentRangeEnd w:id="8892"/>
            <w:r w:rsidR="00C36258" w:rsidRPr="00D43632">
              <w:rPr>
                <w:rStyle w:val="Rimandocommento"/>
                <w:b/>
                <w:bCs/>
                <w:sz w:val="18"/>
                <w:szCs w:val="18"/>
                <w:rPrChange w:id="8898" w:author="Visone Rossana (GSE)" w:date="2025-10-24T12:30:00Z" w16du:dateUtc="2025-10-24T10:30:00Z">
                  <w:rPr>
                    <w:rStyle w:val="Rimandocommento"/>
                    <w:sz w:val="18"/>
                    <w:szCs w:val="18"/>
                  </w:rPr>
                </w:rPrChange>
              </w:rPr>
              <w:commentReference w:id="8892"/>
            </w:r>
          </w:p>
        </w:tc>
      </w:tr>
      <w:tr w:rsidR="00267772" w:rsidRPr="00497A9A" w14:paraId="4F9669D8" w14:textId="77777777" w:rsidTr="00D43632">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Change w:id="8899" w:author="Visone Rossana (GSE)" w:date="2025-10-24T12:30:00Z" w16du:dateUtc="2025-10-24T10:30:00Z">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
          </w:tblPrExChange>
        </w:tblPrEx>
        <w:trPr>
          <w:trHeight w:val="227"/>
          <w:jc w:val="center"/>
          <w:ins w:id="8900" w:author="Visone Rossana (GSE)" w:date="2025-09-09T16:02:00Z"/>
          <w:trPrChange w:id="8901" w:author="Visone Rossana (GSE)" w:date="2025-10-24T12:30:00Z" w16du:dateUtc="2025-10-24T10:30:00Z">
            <w:trPr>
              <w:gridAfter w:val="0"/>
              <w:trHeight w:val="227"/>
              <w:jc w:val="center"/>
            </w:trPr>
          </w:trPrChange>
        </w:trPr>
        <w:tc>
          <w:tcPr>
            <w:tcW w:w="2734" w:type="dxa"/>
            <w:tcBorders>
              <w:top w:val="single" w:sz="4" w:space="0" w:color="auto"/>
              <w:left w:val="single" w:sz="4" w:space="0" w:color="auto"/>
              <w:bottom w:val="single" w:sz="4" w:space="0" w:color="auto"/>
              <w:right w:val="single" w:sz="4" w:space="0" w:color="auto"/>
            </w:tcBorders>
            <w:vAlign w:val="center"/>
            <w:tcPrChange w:id="8902" w:author="Visone Rossana (GSE)" w:date="2025-10-24T12:30:00Z" w16du:dateUtc="2025-10-24T10:30:00Z">
              <w:tcPr>
                <w:tcW w:w="2734" w:type="dxa"/>
                <w:vAlign w:val="center"/>
              </w:tcPr>
            </w:tcPrChange>
          </w:tcPr>
          <w:p w14:paraId="78D79702" w14:textId="3DC325B3" w:rsidR="00267772" w:rsidRDefault="00267772" w:rsidP="00267772">
            <w:pPr>
              <w:contextualSpacing/>
              <w:rPr>
                <w:ins w:id="8903" w:author="Visone Rossana (GSE)" w:date="2025-09-09T16:02:00Z" w16du:dateUtc="2025-09-09T14:02:00Z"/>
                <w:b/>
                <w:sz w:val="18"/>
                <w:szCs w:val="18"/>
              </w:rPr>
            </w:pPr>
            <w:ins w:id="8904" w:author="Visone Rossana (GSE)" w:date="2025-09-09T16:05:00Z" w16du:dateUtc="2025-09-09T14:05:00Z">
              <w:r>
                <w:rPr>
                  <w:b/>
                  <w:sz w:val="18"/>
                  <w:szCs w:val="18"/>
                </w:rPr>
                <w:t>Enti del Terzo settore economici</w:t>
              </w:r>
            </w:ins>
          </w:p>
        </w:tc>
        <w:tc>
          <w:tcPr>
            <w:tcW w:w="2734" w:type="dxa"/>
            <w:tcBorders>
              <w:top w:val="single" w:sz="4" w:space="0" w:color="auto"/>
              <w:left w:val="single" w:sz="4" w:space="0" w:color="auto"/>
              <w:bottom w:val="single" w:sz="4" w:space="0" w:color="auto"/>
              <w:right w:val="single" w:sz="4" w:space="0" w:color="auto"/>
            </w:tcBorders>
            <w:vAlign w:val="center"/>
            <w:tcPrChange w:id="8905" w:author="Visone Rossana (GSE)" w:date="2025-10-24T12:30:00Z" w16du:dateUtc="2025-10-24T10:30:00Z">
              <w:tcPr>
                <w:tcW w:w="2734" w:type="dxa"/>
                <w:vAlign w:val="center"/>
              </w:tcPr>
            </w:tcPrChange>
          </w:tcPr>
          <w:p w14:paraId="60492D12" w14:textId="45E01E6C" w:rsidR="007D465C" w:rsidRPr="00D43632" w:rsidRDefault="007D465C" w:rsidP="00D43632">
            <w:pPr>
              <w:contextualSpacing/>
              <w:jc w:val="center"/>
              <w:rPr>
                <w:ins w:id="8906" w:author="Visone Rossana (GSE)" w:date="2025-10-24T12:29:00Z" w16du:dateUtc="2025-10-24T10:29:00Z"/>
                <w:rFonts w:cstheme="minorBidi"/>
                <w:b/>
                <w:bCs/>
                <w:sz w:val="18"/>
                <w:szCs w:val="18"/>
                <w:rPrChange w:id="8907" w:author="Visone Rossana (GSE)" w:date="2025-10-24T12:30:00Z" w16du:dateUtc="2025-10-24T10:30:00Z">
                  <w:rPr>
                    <w:ins w:id="8908" w:author="Visone Rossana (GSE)" w:date="2025-10-24T12:29:00Z" w16du:dateUtc="2025-10-24T10:29:00Z"/>
                    <w:rFonts w:cstheme="minorBidi"/>
                    <w:sz w:val="18"/>
                    <w:szCs w:val="18"/>
                  </w:rPr>
                </w:rPrChange>
              </w:rPr>
            </w:pPr>
            <w:ins w:id="8909" w:author="Visone Rossana (GSE)" w:date="2025-10-24T12:29:00Z" w16du:dateUtc="2025-10-24T10:29:00Z">
              <w:r w:rsidRPr="00D43632">
                <w:rPr>
                  <w:rFonts w:cstheme="minorHAnsi" w:hint="eastAsia"/>
                  <w:b/>
                  <w:bCs/>
                  <w:sz w:val="18"/>
                  <w:szCs w:val="18"/>
                  <w:rPrChange w:id="8910" w:author="Visone Rossana (GSE)" w:date="2025-10-24T12:30:00Z" w16du:dateUtc="2025-10-24T10:30:00Z">
                    <w:rPr>
                      <w:rFonts w:cstheme="minorHAnsi" w:hint="eastAsia"/>
                      <w:sz w:val="18"/>
                      <w:szCs w:val="18"/>
                    </w:rPr>
                  </w:rPrChange>
                </w:rPr>
                <w:t>√</w:t>
              </w:r>
            </w:ins>
          </w:p>
          <w:p w14:paraId="5CC59038" w14:textId="53D0D969" w:rsidR="00A5167A" w:rsidRPr="00D43632" w:rsidDel="007D465C" w:rsidRDefault="00A5167A">
            <w:pPr>
              <w:contextualSpacing/>
              <w:jc w:val="center"/>
              <w:rPr>
                <w:del w:id="8911" w:author="Visone Rossana (GSE)" w:date="2025-10-24T12:30:00Z" w16du:dateUtc="2025-10-24T10:30:00Z"/>
                <w:rFonts w:cstheme="minorHAnsi"/>
                <w:sz w:val="16"/>
                <w:szCs w:val="16"/>
                <w:rPrChange w:id="8912" w:author="Visone Rossana (GSE)" w:date="2025-10-24T12:30:00Z" w16du:dateUtc="2025-10-24T10:30:00Z">
                  <w:rPr>
                    <w:del w:id="8913" w:author="Visone Rossana (GSE)" w:date="2025-10-24T12:30:00Z" w16du:dateUtc="2025-10-24T10:30:00Z"/>
                    <w:rFonts w:cstheme="minorHAnsi"/>
                    <w:sz w:val="18"/>
                    <w:szCs w:val="18"/>
                  </w:rPr>
                </w:rPrChange>
              </w:rPr>
            </w:pPr>
            <w:ins w:id="8914" w:author="Visone Rossana (GSE)" w:date="2025-10-17T18:11:00Z" w16du:dateUtc="2025-10-17T16:11:00Z">
              <w:r w:rsidRPr="00D43632">
                <w:rPr>
                  <w:rFonts w:cstheme="minorBidi"/>
                  <w:sz w:val="16"/>
                  <w:szCs w:val="16"/>
                  <w:rPrChange w:id="8915" w:author="Visone Rossana (GSE)" w:date="2025-10-24T12:30:00Z" w16du:dateUtc="2025-10-24T10:30:00Z">
                    <w:rPr>
                      <w:rFonts w:cstheme="minorBidi"/>
                      <w:sz w:val="18"/>
                      <w:szCs w:val="18"/>
                    </w:rPr>
                  </w:rPrChange>
                </w:rPr>
                <w:t>Anticipato da valutazione preliminare</w:t>
              </w:r>
            </w:ins>
          </w:p>
          <w:p w14:paraId="5AF4D360" w14:textId="77777777" w:rsidR="007D465C" w:rsidRDefault="007D465C" w:rsidP="00D43632">
            <w:pPr>
              <w:contextualSpacing/>
              <w:jc w:val="center"/>
              <w:rPr>
                <w:ins w:id="8916" w:author="Visone Rossana (GSE)" w:date="2025-10-24T12:30:00Z" w16du:dateUtc="2025-10-24T10:30:00Z"/>
                <w:rFonts w:cstheme="minorHAnsi"/>
                <w:sz w:val="18"/>
                <w:szCs w:val="18"/>
              </w:rPr>
            </w:pPr>
          </w:p>
          <w:p w14:paraId="01C918DF" w14:textId="0E3162AB" w:rsidR="00267772" w:rsidRPr="00497A9A" w:rsidRDefault="00267772" w:rsidP="00D43632">
            <w:pPr>
              <w:contextualSpacing/>
              <w:jc w:val="center"/>
              <w:rPr>
                <w:ins w:id="8917" w:author="Visone Rossana (GSE)" w:date="2025-09-09T16:02:00Z" w16du:dateUtc="2025-09-09T14:02:00Z"/>
                <w:sz w:val="18"/>
                <w:szCs w:val="18"/>
              </w:rPr>
            </w:pPr>
            <w:ins w:id="8918" w:author="Visone Rossana (GSE)" w:date="2025-09-09T16:05:00Z" w16du:dateUtc="2025-09-09T14:05:00Z">
              <w:del w:id="8919" w:author="Visone Rossana (GSE)" w:date="2025-10-24T12:29:00Z" w16du:dateUtc="2025-10-24T10:29:00Z">
                <w:r w:rsidDel="007D465C">
                  <w:rPr>
                    <w:rFonts w:cstheme="minorHAnsi"/>
                    <w:sz w:val="18"/>
                    <w:szCs w:val="18"/>
                  </w:rPr>
                  <w:delText>√</w:delText>
                </w:r>
              </w:del>
            </w:ins>
          </w:p>
        </w:tc>
        <w:tc>
          <w:tcPr>
            <w:tcW w:w="2734" w:type="dxa"/>
            <w:tcBorders>
              <w:top w:val="single" w:sz="4" w:space="0" w:color="auto"/>
              <w:left w:val="single" w:sz="4" w:space="0" w:color="auto"/>
              <w:bottom w:val="single" w:sz="4" w:space="0" w:color="auto"/>
              <w:right w:val="single" w:sz="4" w:space="0" w:color="auto"/>
            </w:tcBorders>
            <w:vAlign w:val="center"/>
            <w:tcPrChange w:id="8920" w:author="Visone Rossana (GSE)" w:date="2025-10-24T12:30:00Z" w16du:dateUtc="2025-10-24T10:30:00Z">
              <w:tcPr>
                <w:tcW w:w="2734" w:type="dxa"/>
              </w:tcPr>
            </w:tcPrChange>
          </w:tcPr>
          <w:p w14:paraId="3585F412" w14:textId="516B8970" w:rsidR="00267772" w:rsidRPr="00D43632" w:rsidRDefault="00C442BF" w:rsidP="00D43632">
            <w:pPr>
              <w:contextualSpacing/>
              <w:jc w:val="center"/>
              <w:rPr>
                <w:ins w:id="8921" w:author="Visone Rossana (GSE)" w:date="2025-09-09T16:05:00Z" w16du:dateUtc="2025-09-09T14:05:00Z"/>
                <w:rFonts w:cstheme="minorHAnsi"/>
                <w:b/>
                <w:bCs/>
                <w:sz w:val="18"/>
                <w:szCs w:val="18"/>
                <w:rPrChange w:id="8922" w:author="Visone Rossana (GSE)" w:date="2025-10-24T12:30:00Z" w16du:dateUtc="2025-10-24T10:30:00Z">
                  <w:rPr>
                    <w:ins w:id="8923" w:author="Visone Rossana (GSE)" w:date="2025-09-09T16:05:00Z" w16du:dateUtc="2025-09-09T14:05:00Z"/>
                    <w:rFonts w:cstheme="minorHAnsi"/>
                    <w:sz w:val="18"/>
                    <w:szCs w:val="18"/>
                  </w:rPr>
                </w:rPrChange>
              </w:rPr>
            </w:pPr>
            <w:ins w:id="8924" w:author="Visone Rossana (GSE)" w:date="2025-10-07T17:28:00Z" w16du:dateUtc="2025-10-07T15:28:00Z">
              <w:r w:rsidRPr="00D43632">
                <w:rPr>
                  <w:rFonts w:cstheme="minorHAnsi"/>
                  <w:b/>
                  <w:bCs/>
                  <w:sz w:val="18"/>
                  <w:szCs w:val="18"/>
                  <w:rPrChange w:id="8925" w:author="Visone Rossana (GSE)" w:date="2025-10-24T12:30:00Z" w16du:dateUtc="2025-10-24T10:30:00Z">
                    <w:rPr>
                      <w:rFonts w:cstheme="minorHAnsi"/>
                      <w:sz w:val="18"/>
                      <w:szCs w:val="18"/>
                    </w:rPr>
                  </w:rPrChange>
                </w:rPr>
                <w:t>X</w:t>
              </w:r>
            </w:ins>
            <w:ins w:id="8926" w:author="Visone Rossana (GSE)" w:date="2025-09-09T16:07:00Z" w16du:dateUtc="2025-09-09T14:07:00Z">
              <w:del w:id="8927" w:author="Visone Rossana (GSE)" w:date="2025-10-07T17:28:00Z" w16du:dateUtc="2025-10-07T15:28:00Z">
                <w:r w:rsidR="00267772" w:rsidRPr="00D43632" w:rsidDel="00C442BF">
                  <w:rPr>
                    <w:rFonts w:cstheme="minorHAnsi"/>
                    <w:b/>
                    <w:bCs/>
                    <w:sz w:val="18"/>
                    <w:szCs w:val="18"/>
                    <w:rPrChange w:id="8928" w:author="Visone Rossana (GSE)" w:date="2025-10-24T12:30:00Z" w16du:dateUtc="2025-10-24T10:30:00Z">
                      <w:rPr>
                        <w:rFonts w:cstheme="minorHAnsi"/>
                        <w:sz w:val="18"/>
                        <w:szCs w:val="18"/>
                      </w:rPr>
                    </w:rPrChange>
                  </w:rPr>
                  <w:delText>x</w:delText>
                </w:r>
              </w:del>
            </w:ins>
          </w:p>
        </w:tc>
      </w:tr>
      <w:tr w:rsidR="007D465C" w14:paraId="09BC1AE0" w14:textId="77777777" w:rsidTr="00D43632">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Change w:id="8929" w:author="Visone Rossana (GSE)" w:date="2025-10-24T12:30:00Z" w16du:dateUtc="2025-10-24T10:30:00Z">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
          </w:tblPrExChange>
        </w:tblPrEx>
        <w:trPr>
          <w:trHeight w:val="227"/>
          <w:jc w:val="center"/>
          <w:ins w:id="8930" w:author="Visone Rossana (GSE)" w:date="2025-09-09T16:02:00Z"/>
          <w:trPrChange w:id="8931" w:author="Visone Rossana (GSE)" w:date="2025-10-24T12:30:00Z" w16du:dateUtc="2025-10-24T10:30:00Z">
            <w:trPr>
              <w:trHeight w:val="227"/>
              <w:jc w:val="center"/>
            </w:trPr>
          </w:trPrChange>
        </w:trPr>
        <w:tc>
          <w:tcPr>
            <w:tcW w:w="2734" w:type="dxa"/>
            <w:tcBorders>
              <w:top w:val="single" w:sz="4" w:space="0" w:color="auto"/>
              <w:left w:val="single" w:sz="4" w:space="0" w:color="auto"/>
              <w:bottom w:val="single" w:sz="4" w:space="0" w:color="auto"/>
              <w:right w:val="single" w:sz="4" w:space="0" w:color="auto"/>
            </w:tcBorders>
            <w:vAlign w:val="center"/>
            <w:tcPrChange w:id="8932" w:author="Visone Rossana (GSE)" w:date="2025-10-24T12:30:00Z" w16du:dateUtc="2025-10-24T10:30:00Z">
              <w:tcPr>
                <w:tcW w:w="2734" w:type="dxa"/>
                <w:gridSpan w:val="4"/>
                <w:tcBorders>
                  <w:top w:val="single" w:sz="4" w:space="0" w:color="auto"/>
                  <w:left w:val="single" w:sz="4" w:space="0" w:color="auto"/>
                  <w:bottom w:val="single" w:sz="4" w:space="0" w:color="auto"/>
                  <w:right w:val="single" w:sz="4" w:space="0" w:color="auto"/>
                </w:tcBorders>
                <w:vAlign w:val="center"/>
              </w:tcPr>
            </w:tcPrChange>
          </w:tcPr>
          <w:p w14:paraId="1A8E3877" w14:textId="04CBA04D" w:rsidR="007D465C" w:rsidRDefault="007D465C" w:rsidP="00267772">
            <w:pPr>
              <w:contextualSpacing/>
              <w:rPr>
                <w:ins w:id="8933" w:author="Visone Rossana (GSE)" w:date="2025-09-09T16:02:00Z" w16du:dateUtc="2025-09-09T14:02:00Z"/>
                <w:b/>
                <w:sz w:val="18"/>
                <w:szCs w:val="18"/>
              </w:rPr>
            </w:pPr>
            <w:ins w:id="8934" w:author="Visone Rossana (GSE)" w:date="2025-09-09T16:05:00Z" w16du:dateUtc="2025-09-09T14:05:00Z">
              <w:r w:rsidRPr="00E412A6">
                <w:rPr>
                  <w:b/>
                  <w:sz w:val="18"/>
                  <w:szCs w:val="18"/>
                </w:rPr>
                <w:t xml:space="preserve">Soggetti Privati per interventi su edifici del settore residenziale  </w:t>
              </w:r>
            </w:ins>
          </w:p>
        </w:tc>
        <w:tc>
          <w:tcPr>
            <w:tcW w:w="2734" w:type="dxa"/>
            <w:vMerge w:val="restart"/>
            <w:tcBorders>
              <w:top w:val="single" w:sz="4" w:space="0" w:color="auto"/>
              <w:left w:val="single" w:sz="4" w:space="0" w:color="auto"/>
              <w:right w:val="single" w:sz="4" w:space="0" w:color="auto"/>
            </w:tcBorders>
            <w:vAlign w:val="center"/>
            <w:tcPrChange w:id="8935" w:author="Visone Rossana (GSE)" w:date="2025-10-24T12:30:00Z" w16du:dateUtc="2025-10-24T10:30:00Z">
              <w:tcPr>
                <w:tcW w:w="2734" w:type="dxa"/>
                <w:vMerge w:val="restart"/>
                <w:tcBorders>
                  <w:top w:val="single" w:sz="4" w:space="0" w:color="auto"/>
                  <w:left w:val="single" w:sz="4" w:space="0" w:color="auto"/>
                  <w:right w:val="single" w:sz="4" w:space="0" w:color="auto"/>
                </w:tcBorders>
                <w:vAlign w:val="center"/>
              </w:tcPr>
            </w:tcPrChange>
          </w:tcPr>
          <w:p w14:paraId="251F2CFD" w14:textId="77777777" w:rsidR="007D465C" w:rsidRDefault="007D465C" w:rsidP="00D43632">
            <w:pPr>
              <w:contextualSpacing/>
              <w:jc w:val="center"/>
              <w:rPr>
                <w:ins w:id="8936" w:author="Visone Rossana (GSE)" w:date="2025-10-24T12:29:00Z" w16du:dateUtc="2025-10-24T10:29:00Z"/>
                <w:rFonts w:cstheme="minorHAnsi"/>
                <w:sz w:val="18"/>
                <w:szCs w:val="18"/>
              </w:rPr>
            </w:pPr>
          </w:p>
          <w:p w14:paraId="2A6E221B" w14:textId="7506E8D5" w:rsidR="007D465C" w:rsidRPr="00D43632" w:rsidDel="007D465C" w:rsidRDefault="007D465C">
            <w:pPr>
              <w:contextualSpacing/>
              <w:jc w:val="center"/>
              <w:rPr>
                <w:ins w:id="8937" w:author="Visone Rossana (GSE)" w:date="2025-10-08T09:35:00Z" w16du:dateUtc="2025-10-08T07:35:00Z"/>
                <w:del w:id="8938" w:author="Visone Rossana (GSE)" w:date="2025-10-24T12:29:00Z" w16du:dateUtc="2025-10-24T10:29:00Z"/>
                <w:rFonts w:cstheme="minorBidi"/>
                <w:b/>
                <w:bCs/>
                <w:sz w:val="18"/>
                <w:szCs w:val="18"/>
                <w:rPrChange w:id="8939" w:author="Visone Rossana (GSE)" w:date="2025-10-24T12:30:00Z" w16du:dateUtc="2025-10-24T10:30:00Z">
                  <w:rPr>
                    <w:ins w:id="8940" w:author="Visone Rossana (GSE)" w:date="2025-10-08T09:35:00Z" w16du:dateUtc="2025-10-08T07:35:00Z"/>
                    <w:del w:id="8941" w:author="Visone Rossana (GSE)" w:date="2025-10-24T12:29:00Z" w16du:dateUtc="2025-10-24T10:29:00Z"/>
                    <w:rFonts w:cstheme="minorBidi"/>
                    <w:sz w:val="18"/>
                    <w:szCs w:val="18"/>
                  </w:rPr>
                </w:rPrChange>
              </w:rPr>
            </w:pPr>
            <w:ins w:id="8942" w:author="Visone Rossana (GSE)" w:date="2025-10-24T12:29:00Z" w16du:dateUtc="2025-10-24T10:29:00Z">
              <w:r w:rsidRPr="00D43632">
                <w:rPr>
                  <w:rFonts w:cstheme="minorHAnsi" w:hint="eastAsia"/>
                  <w:b/>
                  <w:bCs/>
                  <w:sz w:val="18"/>
                  <w:szCs w:val="18"/>
                  <w:rPrChange w:id="8943" w:author="Visone Rossana (GSE)" w:date="2025-10-24T12:30:00Z" w16du:dateUtc="2025-10-24T10:30:00Z">
                    <w:rPr>
                      <w:rFonts w:cstheme="minorHAnsi" w:hint="eastAsia"/>
                      <w:sz w:val="18"/>
                      <w:szCs w:val="18"/>
                    </w:rPr>
                  </w:rPrChange>
                </w:rPr>
                <w:t>√</w:t>
              </w:r>
            </w:ins>
            <w:commentRangeStart w:id="8944"/>
            <w:ins w:id="8945" w:author="Santagata Fabiana (GSE)" w:date="2025-10-09T13:42:00Z">
              <w:del w:id="8946" w:author="Visone Rossana (GSE)" w:date="2025-10-24T12:29:00Z" w16du:dateUtc="2025-10-24T10:29:00Z">
                <w:r w:rsidRPr="00D43632" w:rsidDel="007D465C">
                  <w:rPr>
                    <w:rFonts w:cstheme="minorBidi"/>
                    <w:b/>
                    <w:bCs/>
                    <w:sz w:val="18"/>
                    <w:szCs w:val="18"/>
                    <w:highlight w:val="yellow"/>
                    <w:rPrChange w:id="8947" w:author="Visone Rossana (GSE)" w:date="2025-10-24T12:30:00Z" w16du:dateUtc="2025-10-24T10:30:00Z">
                      <w:rPr>
                        <w:rFonts w:cstheme="minorBidi"/>
                        <w:sz w:val="18"/>
                        <w:szCs w:val="18"/>
                        <w:highlight w:val="yellow"/>
                      </w:rPr>
                    </w:rPrChange>
                  </w:rPr>
                  <w:delText>Anticipato da valutazione</w:delText>
                </w:r>
              </w:del>
            </w:ins>
            <w:ins w:id="8948" w:author="Visone Rossana (GSE)" w:date="2025-10-08T09:35:00Z">
              <w:del w:id="8949" w:author="Visone Rossana (GSE)" w:date="2025-10-24T12:29:00Z" w16du:dateUtc="2025-10-24T10:29:00Z">
                <w:r w:rsidRPr="00D43632" w:rsidDel="007D465C">
                  <w:rPr>
                    <w:rFonts w:cstheme="minorBidi"/>
                    <w:b/>
                    <w:bCs/>
                    <w:sz w:val="18"/>
                    <w:szCs w:val="18"/>
                    <w:highlight w:val="yellow"/>
                    <w:rPrChange w:id="8950" w:author="Visone Rossana (GSE)" w:date="2025-10-24T12:30:00Z" w16du:dateUtc="2025-10-24T10:30:00Z">
                      <w:rPr>
                        <w:rFonts w:cstheme="minorBidi"/>
                        <w:sz w:val="18"/>
                        <w:szCs w:val="18"/>
                      </w:rPr>
                    </w:rPrChange>
                  </w:rPr>
                  <w:delText xml:space="preserve"> preliminare</w:delText>
                </w:r>
              </w:del>
            </w:ins>
            <w:ins w:id="8951" w:author="Visone Rossana (GSE)" w:date="2025-10-17T18:11:00Z" w16du:dateUtc="2025-10-17T16:11:00Z">
              <w:del w:id="8952" w:author="Visone Rossana (GSE)" w:date="2025-10-24T12:29:00Z" w16du:dateUtc="2025-10-24T10:29:00Z">
                <w:r w:rsidRPr="00D43632" w:rsidDel="007D465C">
                  <w:rPr>
                    <w:rFonts w:cstheme="minorBidi"/>
                    <w:b/>
                    <w:bCs/>
                    <w:sz w:val="18"/>
                    <w:szCs w:val="18"/>
                    <w:highlight w:val="yellow"/>
                    <w:rPrChange w:id="8953" w:author="Visone Rossana (GSE)" w:date="2025-10-24T12:30:00Z" w16du:dateUtc="2025-10-24T10:30:00Z">
                      <w:rPr>
                        <w:rFonts w:cstheme="minorBidi"/>
                        <w:sz w:val="18"/>
                        <w:szCs w:val="18"/>
                        <w:highlight w:val="yellow"/>
                      </w:rPr>
                    </w:rPrChange>
                  </w:rPr>
                  <w:delText xml:space="preserve"> In caso di impresa</w:delText>
                </w:r>
                <w:commentRangeStart w:id="8954"/>
                <w:commentRangeEnd w:id="8954"/>
                <w:r w:rsidRPr="00D43632" w:rsidDel="007D465C">
                  <w:rPr>
                    <w:rStyle w:val="Rimandocommento"/>
                    <w:rFonts w:cstheme="minorBidi"/>
                    <w:b/>
                    <w:bCs/>
                    <w:sz w:val="18"/>
                    <w:szCs w:val="18"/>
                    <w:highlight w:val="yellow"/>
                    <w:rPrChange w:id="8955" w:author="Visone Rossana (GSE)" w:date="2025-10-24T12:30:00Z" w16du:dateUtc="2025-10-24T10:30:00Z">
                      <w:rPr>
                        <w:rStyle w:val="Rimandocommento"/>
                        <w:rFonts w:cstheme="minorBidi"/>
                        <w:sz w:val="18"/>
                        <w:szCs w:val="18"/>
                      </w:rPr>
                    </w:rPrChange>
                  </w:rPr>
                  <w:commentReference w:id="8954"/>
                </w:r>
              </w:del>
            </w:ins>
            <w:ins w:id="8956" w:author="Visone Rossana (GSE)" w:date="2025-10-08T09:35:00Z">
              <w:del w:id="8957" w:author="Visone Rossana (GSE)" w:date="2025-10-24T12:29:00Z" w16du:dateUtc="2025-10-24T10:29:00Z">
                <w:r w:rsidRPr="00D43632" w:rsidDel="007D465C">
                  <w:rPr>
                    <w:rFonts w:cstheme="minorBidi"/>
                    <w:b/>
                    <w:bCs/>
                    <w:sz w:val="18"/>
                    <w:szCs w:val="18"/>
                    <w:highlight w:val="yellow"/>
                    <w:rPrChange w:id="8958" w:author="Visone Rossana (GSE)" w:date="2025-10-24T12:30:00Z" w16du:dateUtc="2025-10-24T10:30:00Z">
                      <w:rPr>
                        <w:rFonts w:cstheme="minorBidi"/>
                        <w:sz w:val="18"/>
                        <w:szCs w:val="18"/>
                      </w:rPr>
                    </w:rPrChange>
                  </w:rPr>
                  <w:delText xml:space="preserve"> in caso di impresa</w:delText>
                </w:r>
              </w:del>
            </w:ins>
            <w:commentRangeEnd w:id="8944"/>
            <w:del w:id="8959" w:author="Visone Rossana (GSE)" w:date="2025-10-24T12:29:00Z" w16du:dateUtc="2025-10-24T10:29:00Z">
              <w:r w:rsidRPr="00D43632" w:rsidDel="007D465C">
                <w:rPr>
                  <w:rStyle w:val="Rimandocommento"/>
                  <w:rFonts w:cstheme="minorBidi"/>
                  <w:b/>
                  <w:bCs/>
                  <w:sz w:val="18"/>
                  <w:szCs w:val="18"/>
                  <w:rPrChange w:id="8960" w:author="Visone Rossana (GSE)" w:date="2025-10-24T12:30:00Z" w16du:dateUtc="2025-10-24T10:30:00Z">
                    <w:rPr>
                      <w:rStyle w:val="Rimandocommento"/>
                      <w:rFonts w:cstheme="minorBidi"/>
                      <w:sz w:val="18"/>
                      <w:szCs w:val="18"/>
                    </w:rPr>
                  </w:rPrChange>
                </w:rPr>
                <w:commentReference w:id="8944"/>
              </w:r>
            </w:del>
          </w:p>
          <w:p w14:paraId="11C78666" w14:textId="77777777" w:rsidR="007D465C" w:rsidRDefault="007D465C" w:rsidP="00D43632">
            <w:pPr>
              <w:contextualSpacing/>
              <w:jc w:val="center"/>
              <w:rPr>
                <w:ins w:id="8961" w:author="Visone Rossana (GSE)" w:date="2025-09-09T16:02:00Z" w16du:dateUtc="2025-09-09T14:02:00Z"/>
                <w:rFonts w:cstheme="minorHAnsi"/>
                <w:sz w:val="18"/>
                <w:szCs w:val="18"/>
              </w:rPr>
            </w:pPr>
            <w:ins w:id="8962" w:author="Visone Rossana (GSE)" w:date="2025-09-09T16:07:00Z" w16du:dateUtc="2025-09-09T14:07:00Z">
              <w:del w:id="8963" w:author="Visone Rossana (GSE)" w:date="2025-10-24T12:29:00Z" w16du:dateUtc="2025-10-24T10:29:00Z">
                <w:r w:rsidDel="007D465C">
                  <w:rPr>
                    <w:rFonts w:cstheme="minorHAnsi"/>
                    <w:sz w:val="18"/>
                    <w:szCs w:val="18"/>
                  </w:rPr>
                  <w:delText>√</w:delText>
                </w:r>
              </w:del>
            </w:ins>
          </w:p>
          <w:p w14:paraId="2E7BA67C" w14:textId="3237E652" w:rsidR="007D465C" w:rsidRPr="00D43632" w:rsidRDefault="007D465C" w:rsidP="00D43632">
            <w:pPr>
              <w:contextualSpacing/>
              <w:jc w:val="center"/>
              <w:rPr>
                <w:ins w:id="8964" w:author="Visone Rossana (GSE)" w:date="2025-09-10T09:51:00Z" w16du:dateUtc="2025-09-10T07:51:00Z"/>
                <w:rFonts w:cstheme="minorBidi"/>
                <w:sz w:val="16"/>
                <w:szCs w:val="16"/>
                <w:rPrChange w:id="8965" w:author="Visone Rossana (GSE)" w:date="2025-10-24T12:30:00Z" w16du:dateUtc="2025-10-24T10:30:00Z">
                  <w:rPr>
                    <w:ins w:id="8966" w:author="Visone Rossana (GSE)" w:date="2025-09-10T09:51:00Z" w16du:dateUtc="2025-09-10T07:51:00Z"/>
                    <w:rFonts w:cstheme="minorBidi"/>
                    <w:sz w:val="18"/>
                    <w:szCs w:val="18"/>
                  </w:rPr>
                </w:rPrChange>
              </w:rPr>
            </w:pPr>
            <w:ins w:id="8967" w:author="Santagata Fabiana (GSE)" w:date="2025-10-09T13:43:00Z">
              <w:r w:rsidRPr="00D43632">
                <w:rPr>
                  <w:rFonts w:cstheme="minorBidi"/>
                  <w:sz w:val="16"/>
                  <w:szCs w:val="16"/>
                  <w:rPrChange w:id="8968" w:author="Visone Rossana (GSE)" w:date="2025-10-24T12:30:00Z" w16du:dateUtc="2025-10-24T10:30:00Z">
                    <w:rPr>
                      <w:rFonts w:cstheme="minorBidi"/>
                      <w:sz w:val="18"/>
                      <w:szCs w:val="18"/>
                    </w:rPr>
                  </w:rPrChange>
                </w:rPr>
                <w:t xml:space="preserve">Anticipato da </w:t>
              </w:r>
            </w:ins>
            <w:ins w:id="8969" w:author="Visone Rossana (GSE)" w:date="2025-09-09T16:18:00Z">
              <w:del w:id="8970" w:author="Santagata Fabiana (GSE)" w:date="2025-10-09T13:43:00Z">
                <w:r w:rsidRPr="00D43632" w:rsidDel="00803DDF">
                  <w:rPr>
                    <w:rFonts w:cstheme="minorBidi"/>
                    <w:sz w:val="16"/>
                    <w:szCs w:val="16"/>
                    <w:rPrChange w:id="8971" w:author="Visone Rossana (GSE)" w:date="2025-10-24T12:30:00Z" w16du:dateUtc="2025-10-24T10:30:00Z">
                      <w:rPr>
                        <w:rFonts w:cstheme="minorBidi"/>
                        <w:sz w:val="18"/>
                        <w:szCs w:val="18"/>
                      </w:rPr>
                    </w:rPrChange>
                  </w:rPr>
                  <w:delText>V</w:delText>
                </w:r>
              </w:del>
            </w:ins>
            <w:ins w:id="8972" w:author="Santagata Fabiana (GSE)" w:date="2025-10-09T13:43:00Z">
              <w:r w:rsidRPr="00D43632">
                <w:rPr>
                  <w:rFonts w:cstheme="minorBidi"/>
                  <w:sz w:val="16"/>
                  <w:szCs w:val="16"/>
                  <w:rPrChange w:id="8973" w:author="Visone Rossana (GSE)" w:date="2025-10-24T12:30:00Z" w16du:dateUtc="2025-10-24T10:30:00Z">
                    <w:rPr>
                      <w:rFonts w:cstheme="minorBidi"/>
                      <w:sz w:val="18"/>
                      <w:szCs w:val="18"/>
                    </w:rPr>
                  </w:rPrChange>
                </w:rPr>
                <w:t>v</w:t>
              </w:r>
            </w:ins>
            <w:ins w:id="8974" w:author="Visone Rossana (GSE)" w:date="2025-09-09T16:18:00Z">
              <w:r w:rsidRPr="00D43632">
                <w:rPr>
                  <w:rFonts w:cstheme="minorBidi"/>
                  <w:sz w:val="16"/>
                  <w:szCs w:val="16"/>
                  <w:rPrChange w:id="8975" w:author="Visone Rossana (GSE)" w:date="2025-10-24T12:30:00Z" w16du:dateUtc="2025-10-24T10:30:00Z">
                    <w:rPr>
                      <w:rFonts w:cstheme="minorBidi"/>
                      <w:sz w:val="18"/>
                      <w:szCs w:val="18"/>
                    </w:rPr>
                  </w:rPrChange>
                </w:rPr>
                <w:t>alutazione prelim</w:t>
              </w:r>
            </w:ins>
            <w:ins w:id="8976" w:author="Visone Rossana (GSE)" w:date="2025-09-10T09:51:00Z">
              <w:r w:rsidRPr="00D43632">
                <w:rPr>
                  <w:rFonts w:cstheme="minorBidi"/>
                  <w:sz w:val="16"/>
                  <w:szCs w:val="16"/>
                  <w:rPrChange w:id="8977" w:author="Visone Rossana (GSE)" w:date="2025-10-24T12:30:00Z" w16du:dateUtc="2025-10-24T10:30:00Z">
                    <w:rPr>
                      <w:rFonts w:cstheme="minorBidi"/>
                      <w:sz w:val="18"/>
                      <w:szCs w:val="18"/>
                    </w:rPr>
                  </w:rPrChange>
                </w:rPr>
                <w:t>i</w:t>
              </w:r>
            </w:ins>
            <w:ins w:id="8978" w:author="Visone Rossana (GSE)" w:date="2025-09-09T16:18:00Z">
              <w:r w:rsidRPr="00D43632">
                <w:rPr>
                  <w:rFonts w:cstheme="minorBidi"/>
                  <w:sz w:val="16"/>
                  <w:szCs w:val="16"/>
                  <w:rPrChange w:id="8979" w:author="Visone Rossana (GSE)" w:date="2025-10-24T12:30:00Z" w16du:dateUtc="2025-10-24T10:30:00Z">
                    <w:rPr>
                      <w:rFonts w:cstheme="minorBidi"/>
                      <w:sz w:val="18"/>
                      <w:szCs w:val="18"/>
                    </w:rPr>
                  </w:rPrChange>
                </w:rPr>
                <w:t>nare</w:t>
              </w:r>
            </w:ins>
            <w:ins w:id="8980" w:author="Visone Rossana (GSE)" w:date="2025-10-08T09:34:00Z">
              <w:r w:rsidRPr="00D43632">
                <w:rPr>
                  <w:rFonts w:cstheme="minorBidi"/>
                  <w:sz w:val="16"/>
                  <w:szCs w:val="16"/>
                  <w:rPrChange w:id="8981" w:author="Visone Rossana (GSE)" w:date="2025-10-24T12:30:00Z" w16du:dateUtc="2025-10-24T10:30:00Z">
                    <w:rPr>
                      <w:rFonts w:cstheme="minorBidi"/>
                      <w:sz w:val="18"/>
                      <w:szCs w:val="18"/>
                    </w:rPr>
                  </w:rPrChange>
                </w:rPr>
                <w:t xml:space="preserve"> in caso di impres</w:t>
              </w:r>
            </w:ins>
            <w:ins w:id="8982" w:author="Visone Rossana (GSE)" w:date="2025-10-24T12:31:00Z" w16du:dateUtc="2025-10-24T10:31:00Z">
              <w:r w:rsidR="00D43632">
                <w:rPr>
                  <w:rFonts w:cstheme="minorBidi"/>
                  <w:sz w:val="16"/>
                  <w:szCs w:val="16"/>
                </w:rPr>
                <w:t>e</w:t>
              </w:r>
            </w:ins>
            <w:ins w:id="8983" w:author="Visone Rossana (GSE)" w:date="2025-10-08T09:34:00Z">
              <w:del w:id="8984" w:author="Visone Rossana (GSE)" w:date="2025-10-24T12:31:00Z" w16du:dateUtc="2025-10-24T10:31:00Z">
                <w:r w:rsidRPr="00D43632" w:rsidDel="00D43632">
                  <w:rPr>
                    <w:rFonts w:cstheme="minorBidi"/>
                    <w:sz w:val="16"/>
                    <w:szCs w:val="16"/>
                    <w:rPrChange w:id="8985" w:author="Visone Rossana (GSE)" w:date="2025-10-24T12:30:00Z" w16du:dateUtc="2025-10-24T10:30:00Z">
                      <w:rPr>
                        <w:rFonts w:cstheme="minorBidi"/>
                        <w:sz w:val="18"/>
                        <w:szCs w:val="18"/>
                      </w:rPr>
                    </w:rPrChange>
                  </w:rPr>
                  <w:delText>a</w:delText>
                </w:r>
              </w:del>
            </w:ins>
          </w:p>
          <w:p w14:paraId="5D18E546" w14:textId="668CA962" w:rsidR="007D465C" w:rsidRDefault="007D465C" w:rsidP="00D43632">
            <w:pPr>
              <w:contextualSpacing/>
              <w:jc w:val="center"/>
              <w:rPr>
                <w:ins w:id="8986" w:author="Visone Rossana (GSE)" w:date="2025-09-09T16:02:00Z" w16du:dateUtc="2025-09-09T14:02:00Z"/>
                <w:rFonts w:cstheme="minorHAnsi"/>
                <w:sz w:val="18"/>
                <w:szCs w:val="18"/>
              </w:rPr>
            </w:pPr>
            <w:ins w:id="8987" w:author="Visone Rossana (GSE)" w:date="2025-09-10T09:51:00Z" w16du:dateUtc="2025-09-10T07:51:00Z">
              <w:del w:id="8988" w:author="Visone Rossana (GSE)" w:date="2025-10-24T12:29:00Z" w16du:dateUtc="2025-10-24T10:29:00Z">
                <w:r w:rsidDel="007D465C">
                  <w:rPr>
                    <w:rFonts w:cstheme="minorHAnsi"/>
                    <w:sz w:val="18"/>
                    <w:szCs w:val="18"/>
                  </w:rPr>
                  <w:delText>√</w:delText>
                </w:r>
              </w:del>
            </w:ins>
          </w:p>
        </w:tc>
        <w:tc>
          <w:tcPr>
            <w:tcW w:w="2734" w:type="dxa"/>
            <w:tcBorders>
              <w:top w:val="single" w:sz="4" w:space="0" w:color="auto"/>
              <w:left w:val="single" w:sz="4" w:space="0" w:color="auto"/>
              <w:bottom w:val="single" w:sz="4" w:space="0" w:color="auto"/>
              <w:right w:val="single" w:sz="4" w:space="0" w:color="auto"/>
            </w:tcBorders>
            <w:vAlign w:val="center"/>
            <w:tcPrChange w:id="8989" w:author="Visone Rossana (GSE)" w:date="2025-10-24T12:30:00Z" w16du:dateUtc="2025-10-24T10:30:00Z">
              <w:tcPr>
                <w:tcW w:w="2734" w:type="dxa"/>
                <w:tcBorders>
                  <w:top w:val="single" w:sz="4" w:space="0" w:color="auto"/>
                  <w:left w:val="single" w:sz="4" w:space="0" w:color="auto"/>
                  <w:bottom w:val="single" w:sz="4" w:space="0" w:color="auto"/>
                  <w:right w:val="single" w:sz="4" w:space="0" w:color="auto"/>
                </w:tcBorders>
              </w:tcPr>
            </w:tcPrChange>
          </w:tcPr>
          <w:p w14:paraId="34B777F9" w14:textId="25846AFA" w:rsidR="007D465C" w:rsidRPr="00D43632" w:rsidRDefault="007D465C" w:rsidP="00D43632">
            <w:pPr>
              <w:contextualSpacing/>
              <w:jc w:val="center"/>
              <w:rPr>
                <w:ins w:id="8990" w:author="Visone Rossana (GSE)" w:date="2025-09-09T16:05:00Z" w16du:dateUtc="2025-09-09T14:05:00Z"/>
                <w:rFonts w:cstheme="minorHAnsi"/>
                <w:b/>
                <w:bCs/>
                <w:sz w:val="18"/>
                <w:szCs w:val="18"/>
                <w:rPrChange w:id="8991" w:author="Visone Rossana (GSE)" w:date="2025-10-24T12:30:00Z" w16du:dateUtc="2025-10-24T10:30:00Z">
                  <w:rPr>
                    <w:ins w:id="8992" w:author="Visone Rossana (GSE)" w:date="2025-09-09T16:05:00Z" w16du:dateUtc="2025-09-09T14:05:00Z"/>
                    <w:rFonts w:cstheme="minorHAnsi"/>
                    <w:sz w:val="18"/>
                    <w:szCs w:val="18"/>
                  </w:rPr>
                </w:rPrChange>
              </w:rPr>
            </w:pPr>
            <w:ins w:id="8993" w:author="Visone Rossana (GSE)" w:date="2025-10-07T17:28:00Z" w16du:dateUtc="2025-10-07T15:28:00Z">
              <w:r w:rsidRPr="00D43632">
                <w:rPr>
                  <w:rFonts w:cstheme="minorHAnsi"/>
                  <w:b/>
                  <w:bCs/>
                  <w:sz w:val="18"/>
                  <w:szCs w:val="18"/>
                  <w:rPrChange w:id="8994" w:author="Visone Rossana (GSE)" w:date="2025-10-24T12:30:00Z" w16du:dateUtc="2025-10-24T10:30:00Z">
                    <w:rPr>
                      <w:rFonts w:cstheme="minorHAnsi"/>
                      <w:sz w:val="18"/>
                      <w:szCs w:val="18"/>
                    </w:rPr>
                  </w:rPrChange>
                </w:rPr>
                <w:t>X</w:t>
              </w:r>
            </w:ins>
            <w:ins w:id="8995" w:author="Visone Rossana (GSE)" w:date="2025-09-09T16:07:00Z" w16du:dateUtc="2025-09-09T14:07:00Z">
              <w:del w:id="8996" w:author="Visone Rossana (GSE)" w:date="2025-10-07T17:28:00Z" w16du:dateUtc="2025-10-07T15:28:00Z">
                <w:r w:rsidRPr="00D43632" w:rsidDel="00C442BF">
                  <w:rPr>
                    <w:rFonts w:cstheme="minorHAnsi"/>
                    <w:b/>
                    <w:bCs/>
                    <w:sz w:val="18"/>
                    <w:szCs w:val="18"/>
                    <w:rPrChange w:id="8997" w:author="Visone Rossana (GSE)" w:date="2025-10-24T12:30:00Z" w16du:dateUtc="2025-10-24T10:30:00Z">
                      <w:rPr>
                        <w:rFonts w:cstheme="minorHAnsi"/>
                        <w:sz w:val="18"/>
                        <w:szCs w:val="18"/>
                      </w:rPr>
                    </w:rPrChange>
                  </w:rPr>
                  <w:delText>x</w:delText>
                </w:r>
              </w:del>
            </w:ins>
          </w:p>
        </w:tc>
      </w:tr>
      <w:tr w:rsidR="007D465C" w14:paraId="21E45F9B" w14:textId="77777777" w:rsidTr="00D43632">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Change w:id="8998" w:author="Visone Rossana (GSE)" w:date="2025-10-24T12:30:00Z" w16du:dateUtc="2025-10-24T10:30:00Z">
            <w:tblPrEx>
              <w:tblW w:w="8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Ex>
          </w:tblPrExChange>
        </w:tblPrEx>
        <w:trPr>
          <w:trHeight w:val="227"/>
          <w:jc w:val="center"/>
          <w:ins w:id="8999" w:author="Visone Rossana (GSE)" w:date="2025-09-09T16:04:00Z"/>
          <w:trPrChange w:id="9000" w:author="Visone Rossana (GSE)" w:date="2025-10-24T12:30:00Z" w16du:dateUtc="2025-10-24T10:30:00Z">
            <w:trPr>
              <w:trHeight w:val="227"/>
              <w:jc w:val="center"/>
            </w:trPr>
          </w:trPrChange>
        </w:trPr>
        <w:tc>
          <w:tcPr>
            <w:tcW w:w="2734" w:type="dxa"/>
            <w:tcBorders>
              <w:top w:val="single" w:sz="4" w:space="0" w:color="auto"/>
              <w:left w:val="single" w:sz="4" w:space="0" w:color="auto"/>
              <w:bottom w:val="single" w:sz="4" w:space="0" w:color="auto"/>
              <w:right w:val="single" w:sz="4" w:space="0" w:color="auto"/>
            </w:tcBorders>
            <w:vAlign w:val="center"/>
            <w:tcPrChange w:id="9001" w:author="Visone Rossana (GSE)" w:date="2025-10-24T12:30:00Z" w16du:dateUtc="2025-10-24T10:30:00Z">
              <w:tcPr>
                <w:tcW w:w="2734" w:type="dxa"/>
                <w:gridSpan w:val="4"/>
                <w:tcBorders>
                  <w:top w:val="single" w:sz="4" w:space="0" w:color="auto"/>
                  <w:left w:val="single" w:sz="4" w:space="0" w:color="auto"/>
                  <w:bottom w:val="single" w:sz="4" w:space="0" w:color="auto"/>
                  <w:right w:val="single" w:sz="4" w:space="0" w:color="auto"/>
                </w:tcBorders>
                <w:vAlign w:val="center"/>
              </w:tcPr>
            </w:tcPrChange>
          </w:tcPr>
          <w:p w14:paraId="072B743A" w14:textId="77777777" w:rsidR="007D465C" w:rsidRDefault="007D465C" w:rsidP="00267772">
            <w:pPr>
              <w:ind w:left="57"/>
              <w:contextualSpacing/>
              <w:rPr>
                <w:ins w:id="9002" w:author="Visone Rossana (GSE)" w:date="2025-09-09T16:05:00Z" w16du:dateUtc="2025-09-09T14:05:00Z"/>
                <w:b/>
                <w:sz w:val="18"/>
                <w:szCs w:val="18"/>
              </w:rPr>
            </w:pPr>
            <w:ins w:id="9003" w:author="Visone Rossana (GSE)" w:date="2025-09-09T16:05:00Z" w16du:dateUtc="2025-09-09T14:05:00Z">
              <w:r>
                <w:rPr>
                  <w:b/>
                  <w:sz w:val="18"/>
                  <w:szCs w:val="18"/>
                </w:rPr>
                <w:t xml:space="preserve">Soggetti Privati per interventi </w:t>
              </w:r>
            </w:ins>
          </w:p>
          <w:p w14:paraId="6711B8B6" w14:textId="2916982C" w:rsidR="007D465C" w:rsidRDefault="007D465C" w:rsidP="00267772">
            <w:pPr>
              <w:contextualSpacing/>
              <w:rPr>
                <w:ins w:id="9004" w:author="Visone Rossana (GSE)" w:date="2025-09-09T16:04:00Z" w16du:dateUtc="2025-09-09T14:04:00Z"/>
                <w:b/>
                <w:sz w:val="18"/>
                <w:szCs w:val="18"/>
              </w:rPr>
            </w:pPr>
            <w:ins w:id="9005" w:author="Visone Rossana (GSE)" w:date="2025-09-09T16:05:00Z" w16du:dateUtc="2025-09-09T14:05:00Z">
              <w:r>
                <w:rPr>
                  <w:b/>
                  <w:sz w:val="18"/>
                  <w:szCs w:val="18"/>
                </w:rPr>
                <w:t xml:space="preserve">su edifici del settore terziario  </w:t>
              </w:r>
            </w:ins>
          </w:p>
        </w:tc>
        <w:tc>
          <w:tcPr>
            <w:tcW w:w="2734" w:type="dxa"/>
            <w:vMerge/>
            <w:tcBorders>
              <w:left w:val="single" w:sz="4" w:space="0" w:color="auto"/>
              <w:bottom w:val="single" w:sz="4" w:space="0" w:color="auto"/>
              <w:right w:val="single" w:sz="4" w:space="0" w:color="auto"/>
            </w:tcBorders>
            <w:vAlign w:val="center"/>
            <w:tcPrChange w:id="9006" w:author="Visone Rossana (GSE)" w:date="2025-10-24T12:30:00Z" w16du:dateUtc="2025-10-24T10:30:00Z">
              <w:tcPr>
                <w:tcW w:w="2734" w:type="dxa"/>
                <w:vMerge/>
                <w:tcBorders>
                  <w:left w:val="single" w:sz="4" w:space="0" w:color="auto"/>
                  <w:bottom w:val="single" w:sz="4" w:space="0" w:color="auto"/>
                  <w:right w:val="single" w:sz="4" w:space="0" w:color="auto"/>
                </w:tcBorders>
                <w:vAlign w:val="center"/>
              </w:tcPr>
            </w:tcPrChange>
          </w:tcPr>
          <w:p w14:paraId="2DE80811" w14:textId="38018711" w:rsidR="007D465C" w:rsidRDefault="007D465C" w:rsidP="00D43632">
            <w:pPr>
              <w:contextualSpacing/>
              <w:jc w:val="center"/>
              <w:rPr>
                <w:ins w:id="9007" w:author="Visone Rossana (GSE)" w:date="2025-09-09T16:04:00Z" w16du:dateUtc="2025-09-09T14:04:00Z"/>
                <w:rFonts w:cstheme="minorHAnsi"/>
                <w:sz w:val="18"/>
                <w:szCs w:val="18"/>
              </w:rPr>
            </w:pPr>
          </w:p>
        </w:tc>
        <w:tc>
          <w:tcPr>
            <w:tcW w:w="2734" w:type="dxa"/>
            <w:tcBorders>
              <w:top w:val="single" w:sz="4" w:space="0" w:color="auto"/>
              <w:left w:val="single" w:sz="4" w:space="0" w:color="auto"/>
              <w:bottom w:val="single" w:sz="4" w:space="0" w:color="auto"/>
              <w:right w:val="single" w:sz="4" w:space="0" w:color="auto"/>
            </w:tcBorders>
            <w:vAlign w:val="center"/>
            <w:tcPrChange w:id="9008" w:author="Visone Rossana (GSE)" w:date="2025-10-24T12:30:00Z" w16du:dateUtc="2025-10-24T10:30:00Z">
              <w:tcPr>
                <w:tcW w:w="2734" w:type="dxa"/>
                <w:tcBorders>
                  <w:top w:val="single" w:sz="4" w:space="0" w:color="auto"/>
                  <w:left w:val="single" w:sz="4" w:space="0" w:color="auto"/>
                  <w:bottom w:val="single" w:sz="4" w:space="0" w:color="auto"/>
                  <w:right w:val="single" w:sz="4" w:space="0" w:color="auto"/>
                </w:tcBorders>
              </w:tcPr>
            </w:tcPrChange>
          </w:tcPr>
          <w:p w14:paraId="0D8930E4" w14:textId="6408B1C4" w:rsidR="007D465C" w:rsidRPr="00D43632" w:rsidRDefault="007D465C" w:rsidP="00D43632">
            <w:pPr>
              <w:contextualSpacing/>
              <w:jc w:val="center"/>
              <w:rPr>
                <w:ins w:id="9009" w:author="Visone Rossana (GSE)" w:date="2025-09-09T16:05:00Z" w16du:dateUtc="2025-09-09T14:05:00Z"/>
                <w:b/>
                <w:bCs/>
                <w:sz w:val="16"/>
                <w:szCs w:val="16"/>
                <w:rPrChange w:id="9010" w:author="Visone Rossana (GSE)" w:date="2025-10-24T12:30:00Z" w16du:dateUtc="2025-10-24T10:30:00Z">
                  <w:rPr>
                    <w:ins w:id="9011" w:author="Visone Rossana (GSE)" w:date="2025-09-09T16:05:00Z" w16du:dateUtc="2025-09-09T14:05:00Z"/>
                    <w:sz w:val="16"/>
                    <w:szCs w:val="16"/>
                  </w:rPr>
                </w:rPrChange>
              </w:rPr>
            </w:pPr>
            <w:ins w:id="9012" w:author="Visone Rossana (GSE)" w:date="2025-10-07T17:28:00Z" w16du:dateUtc="2025-10-07T15:28:00Z">
              <w:r w:rsidRPr="00D43632">
                <w:rPr>
                  <w:rFonts w:cstheme="minorHAnsi"/>
                  <w:b/>
                  <w:bCs/>
                  <w:sz w:val="18"/>
                  <w:szCs w:val="18"/>
                  <w:rPrChange w:id="9013" w:author="Visone Rossana (GSE)" w:date="2025-10-24T12:30:00Z" w16du:dateUtc="2025-10-24T10:30:00Z">
                    <w:rPr>
                      <w:rFonts w:cstheme="minorHAnsi"/>
                      <w:sz w:val="18"/>
                      <w:szCs w:val="18"/>
                    </w:rPr>
                  </w:rPrChange>
                </w:rPr>
                <w:t>X</w:t>
              </w:r>
            </w:ins>
            <w:ins w:id="9014" w:author="Visone Rossana (GSE)" w:date="2025-09-09T16:07:00Z" w16du:dateUtc="2025-09-09T14:07:00Z">
              <w:del w:id="9015" w:author="Visone Rossana (GSE)" w:date="2025-10-07T17:28:00Z" w16du:dateUtc="2025-10-07T15:28:00Z">
                <w:r w:rsidRPr="00D43632" w:rsidDel="00C442BF">
                  <w:rPr>
                    <w:rFonts w:cstheme="minorHAnsi"/>
                    <w:b/>
                    <w:bCs/>
                    <w:sz w:val="18"/>
                    <w:szCs w:val="18"/>
                    <w:rPrChange w:id="9016" w:author="Visone Rossana (GSE)" w:date="2025-10-24T12:30:00Z" w16du:dateUtc="2025-10-24T10:30:00Z">
                      <w:rPr>
                        <w:rFonts w:cstheme="minorHAnsi"/>
                        <w:sz w:val="18"/>
                        <w:szCs w:val="18"/>
                      </w:rPr>
                    </w:rPrChange>
                  </w:rPr>
                  <w:delText>x</w:delText>
                </w:r>
              </w:del>
            </w:ins>
          </w:p>
        </w:tc>
      </w:tr>
    </w:tbl>
    <w:p w14:paraId="3C374F6B" w14:textId="77777777" w:rsidR="0025584A" w:rsidRDefault="0025584A" w:rsidP="008B1DFF">
      <w:pPr>
        <w:spacing w:line="276" w:lineRule="auto"/>
        <w:jc w:val="both"/>
        <w:rPr>
          <w:ins w:id="9017" w:author="Visone Rossana (GSE)" w:date="2025-09-09T16:13:00Z" w16du:dateUtc="2025-09-09T14:13:00Z"/>
          <w:rFonts w:cstheme="minorHAnsi"/>
          <w:sz w:val="22"/>
          <w:szCs w:val="22"/>
        </w:rPr>
      </w:pPr>
    </w:p>
    <w:p w14:paraId="593E887F" w14:textId="77777777" w:rsidR="00267772" w:rsidRPr="002001C3" w:rsidRDefault="00267772" w:rsidP="00267772">
      <w:pPr>
        <w:spacing w:line="276" w:lineRule="auto"/>
        <w:jc w:val="both"/>
        <w:rPr>
          <w:ins w:id="9018" w:author="Visone Rossana (GSE)" w:date="2025-09-09T16:13:00Z" w16du:dateUtc="2025-09-09T14:13:00Z"/>
          <w:rFonts w:cstheme="minorHAnsi"/>
          <w:sz w:val="22"/>
          <w:szCs w:val="22"/>
        </w:rPr>
      </w:pPr>
      <w:ins w:id="9019" w:author="Visone Rossana (GSE)" w:date="2025-09-09T16:13:00Z" w16du:dateUtc="2025-09-09T14:13:00Z">
        <w:r w:rsidRPr="002001C3">
          <w:rPr>
            <w:rFonts w:cstheme="minorHAnsi"/>
            <w:sz w:val="22"/>
            <w:szCs w:val="22"/>
          </w:rPr>
          <w:t>Al fine di dare avvio alla procedura di accesso diretto e prenotazione, il Soggetto Responsabile è tenuto a registrarsi preliminarmente sul portale dedicato del GSE nella sezione Area Clienti (</w:t>
        </w:r>
        <w:r w:rsidRPr="002001C3">
          <w:rPr>
            <w:rFonts w:cstheme="minorHAnsi"/>
            <w:sz w:val="22"/>
            <w:szCs w:val="22"/>
            <w:highlight w:val="yellow"/>
          </w:rPr>
          <w:t>https://applicazioni.gse.it).</w:t>
        </w:r>
      </w:ins>
    </w:p>
    <w:p w14:paraId="680074BB" w14:textId="748EEC76" w:rsidR="00267772" w:rsidRDefault="00267772" w:rsidP="00267772">
      <w:pPr>
        <w:spacing w:line="276" w:lineRule="auto"/>
        <w:jc w:val="both"/>
        <w:rPr>
          <w:ins w:id="9020" w:author="Visone Rossana (GSE)" w:date="2025-09-09T15:48:00Z" w16du:dateUtc="2025-09-09T13:48:00Z"/>
          <w:rFonts w:cstheme="minorHAnsi"/>
          <w:sz w:val="22"/>
          <w:szCs w:val="22"/>
        </w:rPr>
      </w:pPr>
      <w:ins w:id="9021" w:author="Visone Rossana (GSE)" w:date="2025-09-09T16:13:00Z" w16du:dateUtc="2025-09-09T14:13:00Z">
        <w:r w:rsidRPr="002001C3">
          <w:rPr>
            <w:rFonts w:cstheme="minorHAnsi"/>
            <w:sz w:val="22"/>
            <w:szCs w:val="22"/>
          </w:rPr>
          <w:t xml:space="preserve">Si rimanda ai successivi </w:t>
        </w:r>
        <w:r w:rsidRPr="002001C3">
          <w:rPr>
            <w:rFonts w:cstheme="minorHAnsi"/>
            <w:sz w:val="22"/>
            <w:szCs w:val="22"/>
            <w:highlight w:val="yellow"/>
          </w:rPr>
          <w:t xml:space="preserve">Paragrafi </w:t>
        </w:r>
        <w:r>
          <w:rPr>
            <w:rFonts w:cstheme="minorHAnsi"/>
            <w:sz w:val="22"/>
            <w:szCs w:val="22"/>
            <w:highlight w:val="yellow"/>
          </w:rPr>
          <w:t>6</w:t>
        </w:r>
        <w:r w:rsidRPr="002001C3">
          <w:rPr>
            <w:rFonts w:cstheme="minorHAnsi"/>
            <w:sz w:val="22"/>
            <w:szCs w:val="22"/>
            <w:highlight w:val="yellow"/>
          </w:rPr>
          <w:t xml:space="preserve"> e </w:t>
        </w:r>
        <w:r>
          <w:rPr>
            <w:rFonts w:cstheme="minorHAnsi"/>
            <w:sz w:val="22"/>
            <w:szCs w:val="22"/>
            <w:highlight w:val="yellow"/>
          </w:rPr>
          <w:t>7</w:t>
        </w:r>
        <w:r w:rsidRPr="002001C3">
          <w:rPr>
            <w:rFonts w:cstheme="minorHAnsi"/>
            <w:sz w:val="22"/>
            <w:szCs w:val="22"/>
            <w:highlight w:val="yellow"/>
          </w:rPr>
          <w:t xml:space="preserve"> i</w:t>
        </w:r>
        <w:r w:rsidRPr="002001C3">
          <w:rPr>
            <w:rFonts w:cstheme="minorHAnsi"/>
            <w:sz w:val="22"/>
            <w:szCs w:val="22"/>
          </w:rPr>
          <w:t>n cui sono puntualmente indicate le modalità di accesso delle due distinte procedure</w:t>
        </w:r>
      </w:ins>
      <w:ins w:id="9022" w:author="Santagata Fabiana (GSE)" w:date="2025-10-14T14:01:00Z">
        <w:r w:rsidR="3578CE6A" w:rsidRPr="4148E9A0">
          <w:rPr>
            <w:rFonts w:cstheme="minorBidi"/>
            <w:sz w:val="22"/>
            <w:szCs w:val="22"/>
          </w:rPr>
          <w:t xml:space="preserve"> di accesso</w:t>
        </w:r>
      </w:ins>
      <w:ins w:id="9023" w:author="Visone Rossana (GSE)" w:date="2025-09-09T16:13:00Z" w16du:dateUtc="2025-09-09T14:13:00Z">
        <w:r w:rsidRPr="002001C3">
          <w:rPr>
            <w:rFonts w:cstheme="minorHAnsi"/>
            <w:sz w:val="22"/>
            <w:szCs w:val="22"/>
          </w:rPr>
          <w:t>.</w:t>
        </w:r>
      </w:ins>
    </w:p>
    <w:p w14:paraId="1B7AB7E1" w14:textId="4F13FE8C" w:rsidR="008E3555" w:rsidRDefault="008E3555" w:rsidP="008B1DFF">
      <w:pPr>
        <w:spacing w:line="276" w:lineRule="auto"/>
        <w:jc w:val="both"/>
        <w:rPr>
          <w:ins w:id="9024" w:author="Visone Rossana (GSE)" w:date="2025-09-09T15:48:00Z" w16du:dateUtc="2025-09-09T13:48:00Z"/>
          <w:rFonts w:cstheme="minorHAnsi"/>
          <w:sz w:val="22"/>
          <w:szCs w:val="22"/>
        </w:rPr>
      </w:pPr>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
      <w:tr w:rsidR="00FC2D22" w:rsidRPr="002001C3" w14:paraId="1AC93269" w14:textId="77777777" w:rsidTr="221AB42A">
        <w:trPr>
          <w:trHeight w:val="354"/>
          <w:ins w:id="9025" w:author="Visone Rossana (GSE)" w:date="2025-09-09T15:48:00Z"/>
        </w:trPr>
        <w:tc>
          <w:tcPr>
            <w:tcW w:w="5000" w:type="pct"/>
            <w:tcMar>
              <w:top w:w="0" w:type="dxa"/>
              <w:left w:w="70" w:type="dxa"/>
              <w:bottom w:w="0" w:type="dxa"/>
              <w:right w:w="70" w:type="dxa"/>
            </w:tcMar>
          </w:tcPr>
          <w:p w14:paraId="7D12F2E1" w14:textId="0971E77E" w:rsidR="00FC2D22" w:rsidRPr="00837535" w:rsidRDefault="00FC2D22">
            <w:pPr>
              <w:spacing w:before="60" w:after="60" w:line="276" w:lineRule="auto"/>
              <w:jc w:val="both"/>
              <w:rPr>
                <w:ins w:id="9026" w:author="Visone Rossana (GSE)" w:date="2025-09-09T15:48:00Z" w16du:dateUtc="2025-09-09T13:48:00Z"/>
                <w:rFonts w:cstheme="minorHAnsi"/>
                <w:b/>
                <w:bCs/>
                <w:sz w:val="22"/>
                <w:szCs w:val="22"/>
              </w:rPr>
            </w:pPr>
            <w:ins w:id="9027" w:author="Visone Rossana (GSE)" w:date="2025-09-09T15:48:00Z" w16du:dateUtc="2025-09-09T13:48:00Z">
              <w:r w:rsidRPr="002001C3">
                <w:rPr>
                  <w:rFonts w:cstheme="minorHAnsi"/>
                  <w:b/>
                  <w:bCs/>
                  <w:sz w:val="22"/>
                  <w:szCs w:val="22"/>
                </w:rPr>
                <w:lastRenderedPageBreak/>
                <w:t>Disposizioni specifiche per le imprese</w:t>
              </w:r>
            </w:ins>
            <w:ins w:id="9028" w:author="Visone Rossana (GSE)" w:date="2025-10-17T18:16:00Z" w16du:dateUtc="2025-10-17T16:16:00Z">
              <w:r w:rsidR="005B1EE6">
                <w:rPr>
                  <w:rFonts w:cstheme="minorHAnsi"/>
                  <w:b/>
                  <w:bCs/>
                  <w:sz w:val="22"/>
                  <w:szCs w:val="22"/>
                </w:rPr>
                <w:t xml:space="preserve"> e </w:t>
              </w:r>
              <w:r w:rsidR="005B1EE6" w:rsidRPr="00837535">
                <w:rPr>
                  <w:rFonts w:cstheme="minorHAnsi"/>
                  <w:b/>
                  <w:bCs/>
                  <w:sz w:val="22"/>
                  <w:szCs w:val="22"/>
                </w:rPr>
                <w:t>gli ETS economici</w:t>
              </w:r>
            </w:ins>
            <w:ins w:id="9029" w:author="Visone Rossana (GSE)" w:date="2025-09-09T15:48:00Z" w16du:dateUtc="2025-09-09T13:48:00Z">
              <w:r w:rsidRPr="00837535">
                <w:rPr>
                  <w:rFonts w:cstheme="minorHAnsi"/>
                  <w:b/>
                  <w:bCs/>
                  <w:sz w:val="22"/>
                  <w:szCs w:val="22"/>
                </w:rPr>
                <w:t xml:space="preserve">: </w:t>
              </w:r>
            </w:ins>
            <w:ins w:id="9030" w:author="Visone Rossana (GSE)" w:date="2025-09-25T11:41:00Z" w16du:dateUtc="2025-09-25T09:41:00Z">
              <w:r w:rsidR="005D6937" w:rsidRPr="00837535">
                <w:rPr>
                  <w:rFonts w:cstheme="minorHAnsi"/>
                  <w:b/>
                  <w:bCs/>
                  <w:sz w:val="22"/>
                  <w:szCs w:val="22"/>
                </w:rPr>
                <w:t>“</w:t>
              </w:r>
            </w:ins>
            <w:ins w:id="9031" w:author="Visone Rossana (GSE)" w:date="2025-09-09T15:48:00Z" w16du:dateUtc="2025-09-09T13:48:00Z">
              <w:r w:rsidRPr="00837535">
                <w:rPr>
                  <w:rFonts w:cstheme="minorHAnsi"/>
                  <w:b/>
                  <w:bCs/>
                  <w:sz w:val="22"/>
                  <w:szCs w:val="22"/>
                </w:rPr>
                <w:t>richiesta preliminare</w:t>
              </w:r>
            </w:ins>
            <w:ins w:id="9032" w:author="Visone Rossana (GSE)" w:date="2025-09-25T11:41:00Z" w16du:dateUtc="2025-09-25T09:41:00Z">
              <w:r w:rsidR="005D6937" w:rsidRPr="00837535">
                <w:rPr>
                  <w:rFonts w:cstheme="minorHAnsi"/>
                  <w:b/>
                  <w:bCs/>
                  <w:sz w:val="22"/>
                  <w:szCs w:val="22"/>
                </w:rPr>
                <w:t>”</w:t>
              </w:r>
            </w:ins>
            <w:ins w:id="9033" w:author="Visone Rossana (GSE)" w:date="2025-09-09T15:48:00Z" w16du:dateUtc="2025-09-09T13:48:00Z">
              <w:r w:rsidRPr="00837535">
                <w:rPr>
                  <w:rFonts w:cstheme="minorHAnsi"/>
                  <w:b/>
                  <w:bCs/>
                  <w:sz w:val="22"/>
                  <w:szCs w:val="22"/>
                </w:rPr>
                <w:t xml:space="preserve"> di accesso agli incentivi </w:t>
              </w:r>
            </w:ins>
          </w:p>
          <w:p w14:paraId="32561DAE" w14:textId="0502F3F0" w:rsidR="00891FF5" w:rsidDel="00837535" w:rsidRDefault="6E62DE01" w:rsidP="46D4ECE2">
            <w:pPr>
              <w:spacing w:before="60" w:after="60" w:line="276" w:lineRule="auto"/>
              <w:jc w:val="both"/>
              <w:rPr>
                <w:del w:id="9034" w:author="Santagata Fabiana (GSE)" w:date="2025-10-09T09:30:00Z" w16du:dateUtc="2025-10-09T09:30:28Z"/>
                <w:rFonts w:cstheme="minorBidi"/>
                <w:sz w:val="22"/>
                <w:szCs w:val="22"/>
              </w:rPr>
            </w:pPr>
            <w:ins w:id="9035" w:author="Visone Rossana (GSE)" w:date="2025-09-09T15:48:00Z">
              <w:del w:id="9036" w:author="Santagata Fabiana (GSE)" w:date="2025-10-13T12:35:00Z">
                <w:r w:rsidRPr="00837535">
                  <w:rPr>
                    <w:rFonts w:cstheme="minorBidi"/>
                    <w:sz w:val="22"/>
                    <w:szCs w:val="22"/>
                  </w:rPr>
                  <w:delText xml:space="preserve">Al fine dell’applicazione delle disposizioni </w:delText>
                </w:r>
                <w:r w:rsidRPr="00837535" w:rsidDel="6E62DE01">
                  <w:rPr>
                    <w:rFonts w:cstheme="minorBidi"/>
                    <w:sz w:val="22"/>
                    <w:szCs w:val="22"/>
                  </w:rPr>
                  <w:delText>de</w:delText>
                </w:r>
              </w:del>
            </w:ins>
            <w:ins w:id="9037" w:author="Santagata Fabiana (GSE)" w:date="2025-10-13T12:35:00Z">
              <w:r w:rsidR="5ED0BB83" w:rsidRPr="00837535">
                <w:rPr>
                  <w:rFonts w:cstheme="minorBidi"/>
                  <w:sz w:val="22"/>
                  <w:szCs w:val="22"/>
                </w:rPr>
                <w:t>Secondo quanto previsto da</w:t>
              </w:r>
            </w:ins>
            <w:ins w:id="9038" w:author="Visone Rossana (GSE)" w:date="2025-09-09T15:48:00Z">
              <w:r w:rsidRPr="00837535">
                <w:rPr>
                  <w:rFonts w:cstheme="minorBidi"/>
                  <w:sz w:val="22"/>
                  <w:szCs w:val="22"/>
                </w:rPr>
                <w:t xml:space="preserve">l </w:t>
              </w:r>
              <w:r w:rsidRPr="00837535">
                <w:rPr>
                  <w:rFonts w:cstheme="minorBidi"/>
                  <w:i/>
                  <w:iCs/>
                  <w:sz w:val="22"/>
                  <w:szCs w:val="22"/>
                  <w:rPrChange w:id="9039" w:author="Visone Rossana (GSE)" w:date="2025-10-27T17:15:00Z" w16du:dateUtc="2025-10-27T16:15:00Z">
                    <w:rPr>
                      <w:rFonts w:cstheme="minorBidi"/>
                      <w:sz w:val="22"/>
                      <w:szCs w:val="22"/>
                    </w:rPr>
                  </w:rPrChange>
                </w:rPr>
                <w:t>Titolo V</w:t>
              </w:r>
              <w:r w:rsidRPr="00837535">
                <w:rPr>
                  <w:rFonts w:cstheme="minorBidi"/>
                  <w:sz w:val="22"/>
                  <w:szCs w:val="22"/>
                </w:rPr>
                <w:t>, ed in particolare dell’art. 25, comma 3,</w:t>
              </w:r>
            </w:ins>
            <w:ins w:id="9040" w:author="Santagata Fabiana (GSE)" w:date="2025-10-09T07:57:00Z">
              <w:r w:rsidR="517A09B0" w:rsidRPr="00837535">
                <w:rPr>
                  <w:rFonts w:cstheme="minorBidi"/>
                  <w:sz w:val="22"/>
                  <w:szCs w:val="22"/>
                </w:rPr>
                <w:t xml:space="preserve"> del D</w:t>
              </w:r>
            </w:ins>
            <w:ins w:id="9041" w:author="Santagata Fabiana (GSE)" w:date="2025-10-13T12:34:00Z">
              <w:r w:rsidR="17081A81" w:rsidRPr="00837535">
                <w:rPr>
                  <w:rFonts w:cstheme="minorBidi"/>
                  <w:sz w:val="22"/>
                  <w:szCs w:val="22"/>
                </w:rPr>
                <w:t>ecreto</w:t>
              </w:r>
            </w:ins>
            <w:ins w:id="9042" w:author="Santagata Fabiana (GSE)" w:date="2025-10-09T07:57:00Z">
              <w:r w:rsidR="517A09B0" w:rsidRPr="00837535">
                <w:rPr>
                  <w:rFonts w:cstheme="minorBidi"/>
                  <w:sz w:val="22"/>
                  <w:szCs w:val="22"/>
                </w:rPr>
                <w:t>,</w:t>
              </w:r>
            </w:ins>
            <w:ins w:id="9043" w:author="Visone Rossana (GSE)" w:date="2025-09-09T15:48:00Z">
              <w:r w:rsidRPr="00837535">
                <w:rPr>
                  <w:rFonts w:cstheme="minorBidi"/>
                  <w:sz w:val="22"/>
                  <w:szCs w:val="22"/>
                </w:rPr>
                <w:t xml:space="preserve"> le imprese</w:t>
              </w:r>
            </w:ins>
            <w:ins w:id="9044" w:author="Visone Rossana (GSE)" w:date="2025-10-17T18:16:00Z" w16du:dateUtc="2025-10-17T16:16:00Z">
              <w:r w:rsidR="005B1EE6" w:rsidRPr="00837535">
                <w:rPr>
                  <w:rFonts w:cstheme="minorBidi"/>
                  <w:sz w:val="22"/>
                  <w:szCs w:val="22"/>
                </w:rPr>
                <w:t xml:space="preserve"> e gli ETS economici</w:t>
              </w:r>
            </w:ins>
            <w:ins w:id="9045" w:author="Visone Rossana (GSE)" w:date="2025-09-09T15:48:00Z">
              <w:r w:rsidRPr="00837535">
                <w:rPr>
                  <w:rFonts w:cstheme="minorBidi"/>
                  <w:sz w:val="22"/>
                  <w:szCs w:val="22"/>
                </w:rPr>
                <w:t xml:space="preserve"> </w:t>
              </w:r>
              <w:del w:id="9046" w:author="Visone Rossana (GSE)" w:date="2025-10-27T17:27:00Z" w16du:dateUtc="2025-10-27T16:27:00Z">
                <w:r w:rsidRPr="00837535" w:rsidDel="0084687B">
                  <w:rPr>
                    <w:rFonts w:cstheme="minorBidi"/>
                    <w:sz w:val="22"/>
                    <w:szCs w:val="22"/>
                  </w:rPr>
                  <w:delText xml:space="preserve">devono </w:delText>
                </w:r>
              </w:del>
            </w:ins>
            <w:ins w:id="9047" w:author="Santagata Fabiana (GSE)" w:date="2025-10-13T12:34:00Z">
              <w:r w:rsidR="4C629B9B" w:rsidRPr="00837535">
                <w:rPr>
                  <w:rFonts w:cstheme="minorBidi"/>
                  <w:sz w:val="22"/>
                  <w:szCs w:val="22"/>
                </w:rPr>
                <w:t>sono</w:t>
              </w:r>
            </w:ins>
            <w:ins w:id="9048" w:author="Santagata Fabiana (GSE)" w:date="2025-10-13T12:35:00Z">
              <w:r w:rsidR="4C629B9B" w:rsidRPr="00837535">
                <w:rPr>
                  <w:rFonts w:cstheme="minorBidi"/>
                  <w:sz w:val="22"/>
                  <w:szCs w:val="22"/>
                </w:rPr>
                <w:t xml:space="preserve"> tenute a </w:t>
              </w:r>
            </w:ins>
            <w:ins w:id="9049" w:author="Visone Rossana (GSE)" w:date="2025-09-09T15:48:00Z">
              <w:r w:rsidRPr="00837535">
                <w:rPr>
                  <w:rFonts w:cstheme="minorBidi"/>
                  <w:sz w:val="22"/>
                  <w:szCs w:val="22"/>
                </w:rPr>
                <w:t>tr</w:t>
              </w:r>
              <w:r w:rsidRPr="46D4ECE2">
                <w:rPr>
                  <w:rFonts w:cstheme="minorBidi"/>
                  <w:sz w:val="22"/>
                  <w:szCs w:val="22"/>
                </w:rPr>
                <w:t xml:space="preserve">asmettere </w:t>
              </w:r>
            </w:ins>
            <w:r w:rsidR="5642AB79" w:rsidRPr="5642AB79">
              <w:rPr>
                <w:rFonts w:cstheme="minorBidi"/>
                <w:b/>
                <w:bCs/>
                <w:sz w:val="22"/>
                <w:szCs w:val="22"/>
              </w:rPr>
              <w:t>prima dell’avvio dei lavori</w:t>
            </w:r>
            <w:ins w:id="9050" w:author="Santagata Fabiana (GSE)" w:date="2025-10-13T12:35:00Z">
              <w:r w:rsidR="2A738993" w:rsidRPr="5642AB79">
                <w:rPr>
                  <w:rFonts w:cstheme="minorBidi"/>
                  <w:b/>
                  <w:bCs/>
                  <w:sz w:val="22"/>
                  <w:szCs w:val="22"/>
                </w:rPr>
                <w:t xml:space="preserve"> </w:t>
              </w:r>
            </w:ins>
            <w:del w:id="9051" w:author="Santagata Fabiana (GSE)" w:date="2025-10-13T12:35:00Z">
              <w:r w:rsidRPr="5642AB79" w:rsidDel="5642AB79">
                <w:rPr>
                  <w:rFonts w:cstheme="minorBidi"/>
                  <w:sz w:val="22"/>
                  <w:szCs w:val="22"/>
                </w:rPr>
                <w:delText>,</w:delText>
              </w:r>
            </w:del>
            <w:ins w:id="9052" w:author="Visone Rossana (GSE)" w:date="2025-09-09T15:48:00Z">
              <w:r w:rsidRPr="46D4ECE2">
                <w:rPr>
                  <w:rFonts w:cstheme="minorBidi"/>
                  <w:sz w:val="22"/>
                  <w:szCs w:val="22"/>
                </w:rPr>
                <w:t xml:space="preserve">una richiesta preliminare di accesso agli incentivi </w:t>
              </w:r>
              <w:del w:id="9053" w:author="Santagata Fabiana (GSE)" w:date="2025-10-13T12:35:00Z">
                <w:r w:rsidRPr="46D4ECE2">
                  <w:rPr>
                    <w:rFonts w:cstheme="minorBidi"/>
                    <w:b/>
                    <w:bCs/>
                    <w:sz w:val="22"/>
                    <w:szCs w:val="22"/>
                    <w:rPrChange w:id="9054" w:author="Visone Rossana (GSE)" w:date="2025-09-23T14:48:00Z">
                      <w:rPr>
                        <w:rFonts w:cstheme="minorBidi"/>
                        <w:sz w:val="22"/>
                        <w:szCs w:val="22"/>
                      </w:rPr>
                    </w:rPrChange>
                  </w:rPr>
                  <w:delText>prima dell’avvio dei lavori</w:delText>
                </w:r>
              </w:del>
            </w:ins>
            <w:ins w:id="9055" w:author="Visone Rossana (GSE)" w:date="2025-09-23T14:44:00Z">
              <w:del w:id="9056" w:author="Santagata Fabiana (GSE)" w:date="2025-10-13T12:35:00Z">
                <w:r w:rsidR="46708112" w:rsidRPr="46D4ECE2">
                  <w:rPr>
                    <w:rFonts w:cstheme="minorBidi"/>
                    <w:sz w:val="22"/>
                    <w:szCs w:val="22"/>
                  </w:rPr>
                  <w:delText>,</w:delText>
                </w:r>
              </w:del>
              <w:r w:rsidR="46708112" w:rsidRPr="46D4ECE2">
                <w:rPr>
                  <w:rFonts w:cstheme="minorBidi"/>
                  <w:sz w:val="22"/>
                  <w:szCs w:val="22"/>
                </w:rPr>
                <w:t xml:space="preserve"> pena </w:t>
              </w:r>
            </w:ins>
            <w:ins w:id="9057" w:author="Visone Rossana (GSE)" w:date="2025-09-23T14:45:00Z">
              <w:r w:rsidR="46708112" w:rsidRPr="46D4ECE2">
                <w:rPr>
                  <w:rFonts w:cstheme="minorBidi"/>
                  <w:sz w:val="22"/>
                  <w:szCs w:val="22"/>
                </w:rPr>
                <w:t>l’</w:t>
              </w:r>
            </w:ins>
            <w:ins w:id="9058" w:author="Visone Rossana (GSE)" w:date="2025-09-23T14:44:00Z">
              <w:r w:rsidR="46708112" w:rsidRPr="46D4ECE2">
                <w:rPr>
                  <w:rFonts w:cstheme="minorBidi"/>
                  <w:sz w:val="22"/>
                  <w:szCs w:val="22"/>
                </w:rPr>
                <w:t>inammissibilità</w:t>
              </w:r>
            </w:ins>
            <w:ins w:id="9059" w:author="Visone Rossana (GSE)" w:date="2025-09-23T14:45:00Z">
              <w:r w:rsidR="46708112" w:rsidRPr="46D4ECE2">
                <w:rPr>
                  <w:rFonts w:cstheme="minorBidi"/>
                  <w:sz w:val="22"/>
                  <w:szCs w:val="22"/>
                </w:rPr>
                <w:t xml:space="preserve"> </w:t>
              </w:r>
              <w:del w:id="9060" w:author="Santagata Fabiana (GSE)" w:date="2025-10-01T10:54:00Z">
                <w:r w:rsidR="00FC2D22" w:rsidRPr="46D4ECE2" w:rsidDel="46708112">
                  <w:rPr>
                    <w:rFonts w:cstheme="minorBidi"/>
                    <w:sz w:val="22"/>
                    <w:szCs w:val="22"/>
                  </w:rPr>
                  <w:delText>dal meccanismo</w:delText>
                </w:r>
              </w:del>
            </w:ins>
            <w:ins w:id="9061" w:author="Santagata Fabiana (GSE)" w:date="2025-10-01T10:54:00Z">
              <w:r w:rsidR="3C4D8C34" w:rsidRPr="46D4ECE2">
                <w:rPr>
                  <w:rFonts w:cstheme="minorBidi"/>
                  <w:sz w:val="22"/>
                  <w:szCs w:val="22"/>
                </w:rPr>
                <w:t>dell</w:t>
              </w:r>
            </w:ins>
            <w:ins w:id="9062" w:author="Santagata Fabiana (GSE)" w:date="2025-10-09T07:57:00Z">
              <w:r w:rsidR="69B02D9D" w:rsidRPr="46D4ECE2">
                <w:rPr>
                  <w:rFonts w:cstheme="minorBidi"/>
                  <w:sz w:val="22"/>
                  <w:szCs w:val="22"/>
                </w:rPr>
                <w:t>a</w:t>
              </w:r>
            </w:ins>
            <w:ins w:id="9063" w:author="Santagata Fabiana (GSE)" w:date="2025-10-01T10:54:00Z">
              <w:r w:rsidR="3C4D8C34" w:rsidRPr="46D4ECE2">
                <w:rPr>
                  <w:rFonts w:cstheme="minorBidi"/>
                  <w:sz w:val="22"/>
                  <w:szCs w:val="22"/>
                </w:rPr>
                <w:t xml:space="preserve"> richiest</w:t>
              </w:r>
            </w:ins>
            <w:ins w:id="9064" w:author="Santagata Fabiana (GSE)" w:date="2025-10-09T07:57:00Z">
              <w:r w:rsidR="68F6F9B8" w:rsidRPr="46D4ECE2">
                <w:rPr>
                  <w:rFonts w:cstheme="minorBidi"/>
                  <w:sz w:val="22"/>
                  <w:szCs w:val="22"/>
                </w:rPr>
                <w:t>a</w:t>
              </w:r>
            </w:ins>
            <w:ins w:id="9065" w:author="Santagata Fabiana (GSE)" w:date="2025-10-01T10:54:00Z">
              <w:r w:rsidR="3C4D8C34" w:rsidRPr="46D4ECE2">
                <w:rPr>
                  <w:rFonts w:cstheme="minorBidi"/>
                  <w:sz w:val="22"/>
                  <w:szCs w:val="22"/>
                </w:rPr>
                <w:t xml:space="preserve"> di accesso agli incentivi</w:t>
              </w:r>
            </w:ins>
            <w:ins w:id="9066" w:author="Visone Rossana (GSE)" w:date="2025-09-23T14:45:00Z">
              <w:r w:rsidR="46708112" w:rsidRPr="46D4ECE2">
                <w:rPr>
                  <w:rFonts w:cstheme="minorBidi"/>
                  <w:sz w:val="22"/>
                  <w:szCs w:val="22"/>
                </w:rPr>
                <w:t xml:space="preserve">. </w:t>
              </w:r>
            </w:ins>
          </w:p>
          <w:p w14:paraId="57EAE36C" w14:textId="44274107" w:rsidR="007822EF" w:rsidRDefault="00287C45" w:rsidP="002226C4">
            <w:pPr>
              <w:spacing w:before="60" w:after="60" w:line="276" w:lineRule="auto"/>
              <w:jc w:val="both"/>
              <w:rPr>
                <w:ins w:id="9067" w:author="Visone Rossana (GSE)" w:date="2025-10-27T17:31:00Z" w16du:dateUtc="2025-10-27T16:31:00Z"/>
                <w:rFonts w:cstheme="minorBidi"/>
                <w:sz w:val="22"/>
                <w:szCs w:val="22"/>
              </w:rPr>
            </w:pPr>
            <w:ins w:id="9068" w:author="Visone Rossana (GSE)" w:date="2025-10-27T17:30:00Z" w16du:dateUtc="2025-10-27T16:30:00Z">
              <w:r>
                <w:rPr>
                  <w:rFonts w:cstheme="minorBidi"/>
                  <w:sz w:val="22"/>
                  <w:szCs w:val="22"/>
                </w:rPr>
                <w:t>In merito</w:t>
              </w:r>
            </w:ins>
            <w:ins w:id="9069" w:author="Visone Rossana (GSE)" w:date="2025-10-27T17:32:00Z" w16du:dateUtc="2025-10-27T16:32:00Z">
              <w:r w:rsidR="004A7EAD">
                <w:rPr>
                  <w:rFonts w:cstheme="minorBidi"/>
                  <w:sz w:val="22"/>
                  <w:szCs w:val="22"/>
                </w:rPr>
                <w:t>,</w:t>
              </w:r>
            </w:ins>
            <w:ins w:id="9070" w:author="Visone Rossana (GSE)" w:date="2025-10-27T17:30:00Z" w16du:dateUtc="2025-10-27T16:30:00Z">
              <w:r>
                <w:rPr>
                  <w:rFonts w:cstheme="minorBidi"/>
                  <w:sz w:val="22"/>
                  <w:szCs w:val="22"/>
                </w:rPr>
                <w:t xml:space="preserve"> si precisa</w:t>
              </w:r>
            </w:ins>
            <w:ins w:id="9071" w:author="Visone Rossana (GSE)" w:date="2025-10-27T18:20:00Z" w16du:dateUtc="2025-10-27T17:20:00Z">
              <w:r w:rsidR="00607695">
                <w:rPr>
                  <w:rFonts w:cstheme="minorBidi"/>
                  <w:sz w:val="22"/>
                  <w:szCs w:val="22"/>
                </w:rPr>
                <w:t xml:space="preserve"> inoltre,</w:t>
              </w:r>
            </w:ins>
            <w:ins w:id="9072" w:author="Visone Rossana (GSE)" w:date="2025-10-27T17:30:00Z" w16du:dateUtc="2025-10-27T16:30:00Z">
              <w:r>
                <w:rPr>
                  <w:rFonts w:cstheme="minorBidi"/>
                  <w:sz w:val="22"/>
                  <w:szCs w:val="22"/>
                </w:rPr>
                <w:t xml:space="preserve"> che non sono ammessi a</w:t>
              </w:r>
            </w:ins>
            <w:ins w:id="9073" w:author="Visone Rossana (GSE)" w:date="2025-10-27T17:23:00Z">
              <w:r w:rsidR="00EF4117" w:rsidRPr="00EF4117">
                <w:rPr>
                  <w:rFonts w:cstheme="minorBidi"/>
                  <w:sz w:val="22"/>
                  <w:szCs w:val="22"/>
                </w:rPr>
                <w:t xml:space="preserve">gli incentivi </w:t>
              </w:r>
            </w:ins>
            <w:ins w:id="9074" w:author="Visone Rossana (GSE)" w:date="2025-10-27T17:30:00Z" w16du:dateUtc="2025-10-27T16:30:00Z">
              <w:r>
                <w:rPr>
                  <w:rFonts w:cstheme="minorBidi"/>
                  <w:sz w:val="22"/>
                  <w:szCs w:val="22"/>
                </w:rPr>
                <w:t xml:space="preserve">gli interventi </w:t>
              </w:r>
            </w:ins>
            <w:ins w:id="9075" w:author="Visone Rossana (GSE)" w:date="2025-10-27T17:23:00Z">
              <w:r w:rsidR="00EF4117" w:rsidRPr="00EF4117">
                <w:rPr>
                  <w:rFonts w:cstheme="minorBidi"/>
                  <w:sz w:val="22"/>
                  <w:szCs w:val="22"/>
                </w:rPr>
                <w:t xml:space="preserve">i </w:t>
              </w:r>
            </w:ins>
            <w:ins w:id="9076" w:author="Visone Rossana (GSE)" w:date="2025-10-27T17:30:00Z" w16du:dateUtc="2025-10-27T16:30:00Z">
              <w:r>
                <w:rPr>
                  <w:rFonts w:cstheme="minorBidi"/>
                  <w:sz w:val="22"/>
                  <w:szCs w:val="22"/>
                </w:rPr>
                <w:t xml:space="preserve">cui </w:t>
              </w:r>
            </w:ins>
            <w:ins w:id="9077" w:author="Visone Rossana (GSE)" w:date="2025-10-27T17:23:00Z">
              <w:r w:rsidR="00EF4117" w:rsidRPr="00EF4117">
                <w:rPr>
                  <w:rFonts w:cstheme="minorBidi"/>
                  <w:sz w:val="22"/>
                  <w:szCs w:val="22"/>
                </w:rPr>
                <w:t xml:space="preserve">lavori </w:t>
              </w:r>
            </w:ins>
            <w:ins w:id="9078" w:author="Visone Rossana (GSE)" w:date="2025-10-27T17:30:00Z" w16du:dateUtc="2025-10-27T16:30:00Z">
              <w:r>
                <w:rPr>
                  <w:rFonts w:cstheme="minorBidi"/>
                  <w:sz w:val="22"/>
                  <w:szCs w:val="22"/>
                </w:rPr>
                <w:t xml:space="preserve">risultino </w:t>
              </w:r>
            </w:ins>
            <w:ins w:id="9079" w:author="Visone Rossana (GSE)" w:date="2025-10-27T17:23:00Z">
              <w:r w:rsidR="00EF4117" w:rsidRPr="00EF4117">
                <w:rPr>
                  <w:rFonts w:cstheme="minorBidi"/>
                  <w:sz w:val="22"/>
                  <w:szCs w:val="22"/>
                </w:rPr>
                <w:t xml:space="preserve">avviati </w:t>
              </w:r>
            </w:ins>
            <w:ins w:id="9080" w:author="Visone Rossana (GSE)" w:date="2025-10-27T17:32:00Z" w16du:dateUtc="2025-10-27T16:32:00Z">
              <w:r w:rsidR="006D2034">
                <w:rPr>
                  <w:rFonts w:cstheme="minorBidi"/>
                  <w:sz w:val="22"/>
                  <w:szCs w:val="22"/>
                </w:rPr>
                <w:t>in data antecedente</w:t>
              </w:r>
            </w:ins>
            <w:ins w:id="9081" w:author="Visone Rossana (GSE)" w:date="2025-10-27T17:23:00Z" w16du:dateUtc="2025-10-27T16:23:00Z">
              <w:r w:rsidR="00EF4117">
                <w:rPr>
                  <w:rFonts w:cstheme="minorBidi"/>
                  <w:sz w:val="22"/>
                  <w:szCs w:val="22"/>
                </w:rPr>
                <w:t xml:space="preserve"> </w:t>
              </w:r>
            </w:ins>
            <w:ins w:id="9082" w:author="Visone Rossana (GSE)" w:date="2025-10-27T17:32:00Z" w16du:dateUtc="2025-10-27T16:32:00Z">
              <w:r w:rsidR="006D2034">
                <w:rPr>
                  <w:rFonts w:cstheme="minorBidi"/>
                  <w:sz w:val="22"/>
                  <w:szCs w:val="22"/>
                </w:rPr>
                <w:t>al</w:t>
              </w:r>
            </w:ins>
            <w:ins w:id="9083" w:author="Visone Rossana (GSE)" w:date="2025-10-27T17:23:00Z" w16du:dateUtc="2025-10-27T16:23:00Z">
              <w:r w:rsidR="00EF4117">
                <w:rPr>
                  <w:rFonts w:cstheme="minorBidi"/>
                  <w:sz w:val="22"/>
                  <w:szCs w:val="22"/>
                </w:rPr>
                <w:t>l’entrata in vigore del D.M. 7 agosto 20</w:t>
              </w:r>
            </w:ins>
            <w:ins w:id="9084" w:author="Visone Rossana (GSE)" w:date="2025-10-27T17:24:00Z" w16du:dateUtc="2025-10-27T16:24:00Z">
              <w:r w:rsidR="00EF4117">
                <w:rPr>
                  <w:rFonts w:cstheme="minorBidi"/>
                  <w:sz w:val="22"/>
                  <w:szCs w:val="22"/>
                </w:rPr>
                <w:t xml:space="preserve">25. </w:t>
              </w:r>
            </w:ins>
          </w:p>
          <w:p w14:paraId="55497CEF" w14:textId="580E1F4E" w:rsidR="00AA5DA2" w:rsidRDefault="004D0A2E" w:rsidP="004D0A2E">
            <w:pPr>
              <w:spacing w:before="60" w:after="60" w:line="276" w:lineRule="auto"/>
              <w:jc w:val="both"/>
              <w:rPr>
                <w:ins w:id="9085" w:author="Visone Rossana (GSE)" w:date="2025-10-27T18:21:00Z" w16du:dateUtc="2025-10-27T17:21:00Z"/>
                <w:rFonts w:cstheme="minorBidi"/>
                <w:sz w:val="22"/>
                <w:szCs w:val="22"/>
              </w:rPr>
            </w:pPr>
            <w:ins w:id="9086" w:author="Visone Rossana (GSE)" w:date="2025-10-27T17:33:00Z" w16du:dateUtc="2025-10-27T16:33:00Z">
              <w:r w:rsidRPr="004D0A2E">
                <w:rPr>
                  <w:rFonts w:cstheme="minorBidi"/>
                  <w:sz w:val="22"/>
                  <w:szCs w:val="22"/>
                </w:rPr>
                <w:t xml:space="preserve">La data di avvio lavori </w:t>
              </w:r>
            </w:ins>
            <w:ins w:id="9087" w:author="Visone Rossana (GSE)" w:date="2025-10-27T18:20:00Z" w16du:dateUtc="2025-10-27T17:20:00Z">
              <w:r w:rsidR="00790AD7">
                <w:rPr>
                  <w:rFonts w:cstheme="minorBidi"/>
                  <w:sz w:val="22"/>
                  <w:szCs w:val="22"/>
                </w:rPr>
                <w:t xml:space="preserve">è identificata con </w:t>
              </w:r>
            </w:ins>
            <w:ins w:id="9088" w:author="Visone Rossana (GSE)" w:date="2025-10-27T18:22:00Z" w16du:dateUtc="2025-10-27T17:22:00Z">
              <w:r w:rsidR="00B356E1">
                <w:rPr>
                  <w:rFonts w:cstheme="minorBidi"/>
                  <w:sz w:val="22"/>
                  <w:szCs w:val="22"/>
                </w:rPr>
                <w:t xml:space="preserve">la data di inizio dei lavori di </w:t>
              </w:r>
            </w:ins>
            <w:ins w:id="9089" w:author="Visone Rossana (GSE)" w:date="2025-10-27T18:21:00Z" w16du:dateUtc="2025-10-27T17:21:00Z">
              <w:r w:rsidR="00790AD7" w:rsidRPr="00790AD7">
                <w:rPr>
                  <w:rFonts w:cstheme="minorBidi"/>
                  <w:sz w:val="22"/>
                  <w:szCs w:val="22"/>
                </w:rPr>
                <w:t xml:space="preserve">costruzione relativi all’intervento in progetto, come dichiarata nella comunicazione di inizio dei lavori presentata all’amministrazione competente, ove prevista, o dalla data del </w:t>
              </w:r>
              <w:commentRangeStart w:id="9090"/>
              <w:r w:rsidR="00790AD7" w:rsidRPr="003D4397">
                <w:rPr>
                  <w:rFonts w:cstheme="minorBidi"/>
                  <w:sz w:val="22"/>
                  <w:szCs w:val="22"/>
                  <w:highlight w:val="yellow"/>
                  <w:rPrChange w:id="9091" w:author="Visone Rossana (GSE)" w:date="2025-10-27T18:27:00Z" w16du:dateUtc="2025-10-27T17:27:00Z">
                    <w:rPr>
                      <w:rFonts w:cstheme="minorBidi"/>
                      <w:sz w:val="22"/>
                      <w:szCs w:val="22"/>
                    </w:rPr>
                  </w:rPrChange>
                </w:rPr>
                <w:t>primo</w:t>
              </w:r>
              <w:r w:rsidR="00790AD7" w:rsidRPr="00790AD7">
                <w:rPr>
                  <w:rFonts w:cstheme="minorBidi"/>
                  <w:sz w:val="22"/>
                  <w:szCs w:val="22"/>
                </w:rPr>
                <w:t xml:space="preserve"> </w:t>
              </w:r>
              <w:r w:rsidR="00790AD7" w:rsidRPr="00B356E1">
                <w:rPr>
                  <w:rFonts w:cstheme="minorBidi"/>
                  <w:sz w:val="22"/>
                  <w:szCs w:val="22"/>
                  <w:highlight w:val="yellow"/>
                  <w:rPrChange w:id="9092" w:author="Visone Rossana (GSE)" w:date="2025-10-27T18:22:00Z" w16du:dateUtc="2025-10-27T17:22:00Z">
                    <w:rPr>
                      <w:rFonts w:cstheme="minorBidi"/>
                      <w:sz w:val="22"/>
                      <w:szCs w:val="22"/>
                    </w:rPr>
                  </w:rPrChange>
                </w:rPr>
                <w:t>fermo impegno</w:t>
              </w:r>
            </w:ins>
            <w:commentRangeEnd w:id="9090"/>
            <w:r w:rsidR="00BD5EE8">
              <w:rPr>
                <w:rStyle w:val="Rimandocommento"/>
                <w:sz w:val="22"/>
                <w:szCs w:val="22"/>
                <w:highlight w:val="yellow"/>
                <w:vertAlign w:val="superscript"/>
              </w:rPr>
              <w:commentReference w:id="9090"/>
            </w:r>
            <w:ins w:id="9095" w:author="Visone Rossana (GSE)" w:date="2025-10-27T18:24:00Z" w16du:dateUtc="2025-10-27T17:24:00Z">
              <w:r w:rsidR="0034152F">
                <w:rPr>
                  <w:rStyle w:val="Rimandonotaapidipagina"/>
                  <w:sz w:val="22"/>
                  <w:szCs w:val="22"/>
                  <w:highlight w:val="yellow"/>
                </w:rPr>
                <w:footnoteReference w:id="4"/>
              </w:r>
            </w:ins>
            <w:ins w:id="9115" w:author="Visone Rossana (GSE)" w:date="2025-10-27T18:21:00Z" w16du:dateUtc="2025-10-27T17:21:00Z">
              <w:r w:rsidR="00790AD7" w:rsidRPr="00790AD7">
                <w:rPr>
                  <w:rFonts w:cstheme="minorBidi"/>
                  <w:sz w:val="22"/>
                  <w:szCs w:val="22"/>
                </w:rPr>
                <w:t xml:space="preserve"> ad ordinare attrezzature o un altro impegno che renda irreversibile l’investimento, a seconda di quale condizione si verifichi prima. </w:t>
              </w:r>
            </w:ins>
          </w:p>
          <w:p w14:paraId="2F6F9890" w14:textId="57A5EDA1" w:rsidR="00A01E80" w:rsidRDefault="00790AD7" w:rsidP="004D0A2E">
            <w:pPr>
              <w:spacing w:before="60" w:after="60" w:line="276" w:lineRule="auto"/>
              <w:jc w:val="both"/>
              <w:rPr>
                <w:ins w:id="9116" w:author="Visone Rossana (GSE)" w:date="2025-10-27T17:31:00Z" w16du:dateUtc="2025-10-27T16:31:00Z"/>
                <w:rFonts w:cstheme="minorBidi"/>
                <w:sz w:val="22"/>
                <w:szCs w:val="22"/>
              </w:rPr>
            </w:pPr>
            <w:ins w:id="9117" w:author="Visone Rossana (GSE)" w:date="2025-10-27T18:21:00Z" w16du:dateUtc="2025-10-27T17:21:00Z">
              <w:r w:rsidRPr="00790AD7">
                <w:rPr>
                  <w:rFonts w:cstheme="minorBidi"/>
                  <w:sz w:val="22"/>
                  <w:szCs w:val="22"/>
                </w:rPr>
                <w:t>Ai fini dell’individuazione della data di avvio dei lavori si precisa che, ove applicabile, fa fede la comunicazione di inizio lavori relativa al titolo autorizzativo alla costruzione e all’esercizio dell’intervento</w:t>
              </w:r>
            </w:ins>
            <w:ins w:id="9118" w:author="Visone Rossana (GSE)" w:date="2025-10-27T18:23:00Z" w16du:dateUtc="2025-10-27T17:23:00Z">
              <w:r w:rsidR="00B356E1">
                <w:rPr>
                  <w:rFonts w:cstheme="minorBidi"/>
                  <w:sz w:val="22"/>
                  <w:szCs w:val="22"/>
                </w:rPr>
                <w:t>.</w:t>
              </w:r>
            </w:ins>
          </w:p>
          <w:p w14:paraId="5E4911E7" w14:textId="2AB0A480" w:rsidR="00891FF5" w:rsidRDefault="1F29F017" w:rsidP="46D4ECE2">
            <w:pPr>
              <w:spacing w:before="60" w:after="60" w:line="276" w:lineRule="auto"/>
              <w:jc w:val="both"/>
              <w:rPr>
                <w:ins w:id="9119" w:author="Visone Rossana (GSE)" w:date="2025-09-23T14:48:00Z" w16du:dateUtc="2025-09-23T12:48:00Z"/>
                <w:rFonts w:cstheme="minorBidi"/>
                <w:sz w:val="22"/>
                <w:szCs w:val="22"/>
              </w:rPr>
            </w:pPr>
            <w:ins w:id="9120" w:author="Santagata Fabiana (GSE)" w:date="2025-10-09T07:57:00Z">
              <w:r w:rsidRPr="46D4ECE2">
                <w:rPr>
                  <w:rFonts w:cstheme="minorBidi"/>
                  <w:sz w:val="22"/>
                  <w:szCs w:val="22"/>
                </w:rPr>
                <w:t xml:space="preserve">Per poter presentare la richiesta preliminare, </w:t>
              </w:r>
            </w:ins>
            <w:ins w:id="9121" w:author="Visone Rossana (GSE)" w:date="2025-09-23T14:45:00Z">
              <w:del w:id="9122" w:author="Santagata Fabiana (GSE)" w:date="2025-10-09T07:57:00Z">
                <w:r w:rsidR="00891FF5" w:rsidRPr="46D4ECE2" w:rsidDel="46708112">
                  <w:rPr>
                    <w:rFonts w:cstheme="minorBidi"/>
                    <w:sz w:val="22"/>
                    <w:szCs w:val="22"/>
                  </w:rPr>
                  <w:delText>I</w:delText>
                </w:r>
              </w:del>
            </w:ins>
            <w:ins w:id="9123" w:author="Santagata Fabiana (GSE)" w:date="2025-10-09T07:57:00Z">
              <w:r w:rsidR="5B44EC41" w:rsidRPr="46D4ECE2">
                <w:rPr>
                  <w:rFonts w:cstheme="minorBidi"/>
                  <w:sz w:val="22"/>
                  <w:szCs w:val="22"/>
                </w:rPr>
                <w:t>i</w:t>
              </w:r>
            </w:ins>
            <w:ins w:id="9124" w:author="Visone Rossana (GSE)" w:date="2025-09-23T14:45:00Z">
              <w:r w:rsidR="46708112" w:rsidRPr="46D4ECE2">
                <w:rPr>
                  <w:rFonts w:cstheme="minorBidi"/>
                  <w:sz w:val="22"/>
                  <w:szCs w:val="22"/>
                </w:rPr>
                <w:t>l Soggetto Responsabile dovrà</w:t>
              </w:r>
            </w:ins>
            <w:ins w:id="9125" w:author="Santagata Fabiana (GSE)" w:date="2025-10-09T07:58:00Z">
              <w:r w:rsidR="7CFC16E3" w:rsidRPr="46D4ECE2">
                <w:rPr>
                  <w:rFonts w:cstheme="minorBidi"/>
                  <w:sz w:val="22"/>
                  <w:szCs w:val="22"/>
                </w:rPr>
                <w:t xml:space="preserve">, anzitutto, </w:t>
              </w:r>
            </w:ins>
            <w:ins w:id="9126" w:author="Visone Rossana (GSE)" w:date="2025-09-23T14:46:00Z">
              <w:del w:id="9127" w:author="Santagata Fabiana (GSE)" w:date="2025-10-09T07:57:00Z">
                <w:r w:rsidR="00891FF5" w:rsidRPr="46D4ECE2" w:rsidDel="46708112">
                  <w:rPr>
                    <w:rFonts w:cstheme="minorBidi"/>
                    <w:sz w:val="22"/>
                    <w:szCs w:val="22"/>
                  </w:rPr>
                  <w:delText xml:space="preserve">, propedeuticamente </w:delText>
                </w:r>
              </w:del>
              <w:r w:rsidR="46708112" w:rsidRPr="46D4ECE2">
                <w:rPr>
                  <w:rFonts w:cstheme="minorBidi"/>
                  <w:sz w:val="22"/>
                  <w:szCs w:val="22"/>
                </w:rPr>
                <w:t>registr</w:t>
              </w:r>
            </w:ins>
            <w:ins w:id="9128" w:author="Visone Rossana (GSE)" w:date="2025-09-23T14:47:00Z">
              <w:r w:rsidR="46708112" w:rsidRPr="46D4ECE2">
                <w:rPr>
                  <w:rFonts w:cstheme="minorBidi"/>
                  <w:sz w:val="22"/>
                  <w:szCs w:val="22"/>
                </w:rPr>
                <w:t>ar</w:t>
              </w:r>
            </w:ins>
            <w:ins w:id="9129" w:author="Visone Rossana (GSE)" w:date="2025-09-23T14:46:00Z">
              <w:r w:rsidR="46708112" w:rsidRPr="46D4ECE2">
                <w:rPr>
                  <w:rFonts w:cstheme="minorBidi"/>
                  <w:sz w:val="22"/>
                  <w:szCs w:val="22"/>
                </w:rPr>
                <w:t xml:space="preserve">si </w:t>
              </w:r>
              <w:r w:rsidR="46708112" w:rsidRPr="5642AB79">
                <w:rPr>
                  <w:rFonts w:cstheme="minorBidi"/>
                  <w:sz w:val="22"/>
                  <w:szCs w:val="22"/>
                </w:rPr>
                <w:t>nel</w:t>
              </w:r>
            </w:ins>
            <w:ins w:id="9130" w:author="Visone Rossana (GSE)" w:date="2025-09-23T14:47:00Z">
              <w:r w:rsidR="46708112" w:rsidRPr="5642AB79">
                <w:rPr>
                  <w:rFonts w:cstheme="minorBidi"/>
                  <w:sz w:val="22"/>
                  <w:szCs w:val="22"/>
                </w:rPr>
                <w:t>l’</w:t>
              </w:r>
              <w:del w:id="9131" w:author="Santagata Fabiana (GSE)" w:date="2025-10-13T12:36:00Z">
                <w:r w:rsidRPr="5642AB79" w:rsidDel="46708112">
                  <w:rPr>
                    <w:rFonts w:cstheme="minorBidi"/>
                    <w:sz w:val="22"/>
                    <w:szCs w:val="22"/>
                  </w:rPr>
                  <w:delText>a</w:delText>
                </w:r>
              </w:del>
            </w:ins>
            <w:ins w:id="9132" w:author="Santagata Fabiana (GSE)" w:date="2025-10-13T12:36:00Z">
              <w:r w:rsidR="4FA1115F" w:rsidRPr="5642AB79">
                <w:rPr>
                  <w:rFonts w:cstheme="minorBidi"/>
                  <w:sz w:val="22"/>
                  <w:szCs w:val="22"/>
                </w:rPr>
                <w:t>A</w:t>
              </w:r>
            </w:ins>
            <w:ins w:id="9133" w:author="Visone Rossana (GSE)" w:date="2025-09-23T14:47:00Z">
              <w:r w:rsidR="46708112" w:rsidRPr="5642AB79">
                <w:rPr>
                  <w:rFonts w:cstheme="minorBidi"/>
                  <w:sz w:val="22"/>
                  <w:szCs w:val="22"/>
                </w:rPr>
                <w:t xml:space="preserve">rea </w:t>
              </w:r>
              <w:del w:id="9134" w:author="Santagata Fabiana (GSE)" w:date="2025-10-13T12:36:00Z">
                <w:r w:rsidRPr="5642AB79" w:rsidDel="46708112">
                  <w:rPr>
                    <w:rFonts w:cstheme="minorBidi"/>
                    <w:sz w:val="22"/>
                    <w:szCs w:val="22"/>
                  </w:rPr>
                  <w:delText>c</w:delText>
                </w:r>
              </w:del>
            </w:ins>
            <w:ins w:id="9135" w:author="Santagata Fabiana (GSE)" w:date="2025-10-13T12:36:00Z">
              <w:r w:rsidR="710C61A5" w:rsidRPr="5642AB79">
                <w:rPr>
                  <w:rFonts w:cstheme="minorBidi"/>
                  <w:sz w:val="22"/>
                  <w:szCs w:val="22"/>
                </w:rPr>
                <w:t>C</w:t>
              </w:r>
            </w:ins>
            <w:ins w:id="9136" w:author="Visone Rossana (GSE)" w:date="2025-09-23T14:47:00Z">
              <w:r w:rsidR="46708112" w:rsidRPr="5642AB79">
                <w:rPr>
                  <w:rFonts w:cstheme="minorBidi"/>
                  <w:sz w:val="22"/>
                  <w:szCs w:val="22"/>
                </w:rPr>
                <w:t>lienti</w:t>
              </w:r>
              <w:r w:rsidR="46708112" w:rsidRPr="46D4ECE2">
                <w:rPr>
                  <w:rFonts w:cstheme="minorBidi"/>
                  <w:sz w:val="22"/>
                  <w:szCs w:val="22"/>
                </w:rPr>
                <w:t xml:space="preserve"> GSE e</w:t>
              </w:r>
            </w:ins>
            <w:ins w:id="9137" w:author="Santagata Fabiana (GSE)" w:date="2025-10-09T07:58:00Z">
              <w:r w:rsidR="3449076D" w:rsidRPr="46D4ECE2">
                <w:rPr>
                  <w:rFonts w:cstheme="minorBidi"/>
                  <w:sz w:val="22"/>
                  <w:szCs w:val="22"/>
                </w:rPr>
                <w:t>,</w:t>
              </w:r>
            </w:ins>
            <w:ins w:id="9138" w:author="Visone Rossana (GSE)" w:date="2025-09-23T14:47:00Z">
              <w:r w:rsidR="46708112" w:rsidRPr="46D4ECE2">
                <w:rPr>
                  <w:rFonts w:cstheme="minorBidi"/>
                  <w:sz w:val="22"/>
                  <w:szCs w:val="22"/>
                </w:rPr>
                <w:t xml:space="preserve"> successivamente</w:t>
              </w:r>
            </w:ins>
            <w:ins w:id="9139" w:author="Santagata Fabiana (GSE)" w:date="2025-10-09T07:58:00Z">
              <w:r w:rsidR="30042D23" w:rsidRPr="46D4ECE2">
                <w:rPr>
                  <w:rFonts w:cstheme="minorBidi"/>
                  <w:sz w:val="22"/>
                  <w:szCs w:val="22"/>
                </w:rPr>
                <w:t>,</w:t>
              </w:r>
            </w:ins>
            <w:ins w:id="9140" w:author="Visone Rossana (GSE)" w:date="2025-09-23T14:47:00Z">
              <w:r w:rsidR="46708112" w:rsidRPr="46D4ECE2">
                <w:rPr>
                  <w:rFonts w:cstheme="minorBidi"/>
                  <w:sz w:val="22"/>
                  <w:szCs w:val="22"/>
                </w:rPr>
                <w:t xml:space="preserve"> </w:t>
              </w:r>
              <w:del w:id="9141" w:author="Santagata Fabiana (GSE)" w:date="2025-10-09T07:58:00Z">
                <w:r w:rsidR="00891FF5" w:rsidRPr="46D4ECE2" w:rsidDel="46708112">
                  <w:rPr>
                    <w:rFonts w:cstheme="minorBidi"/>
                    <w:sz w:val="22"/>
                    <w:szCs w:val="22"/>
                  </w:rPr>
                  <w:delText xml:space="preserve">trasmettere </w:delText>
                </w:r>
              </w:del>
            </w:ins>
            <w:ins w:id="9142" w:author="Santagata Fabiana (GSE)" w:date="2025-10-09T07:58:00Z">
              <w:r w:rsidR="44F3214E" w:rsidRPr="46D4ECE2">
                <w:rPr>
                  <w:rFonts w:cstheme="minorBidi"/>
                  <w:sz w:val="22"/>
                  <w:szCs w:val="22"/>
                </w:rPr>
                <w:t xml:space="preserve">adoperare </w:t>
              </w:r>
            </w:ins>
            <w:ins w:id="9143" w:author="Visone Rossana (GSE)" w:date="2025-09-23T14:47:00Z">
              <w:del w:id="9144" w:author="Santagata Fabiana (GSE)" w:date="2025-10-09T07:58:00Z">
                <w:r w:rsidR="00891FF5" w:rsidRPr="46D4ECE2" w:rsidDel="46708112">
                  <w:rPr>
                    <w:rFonts w:cstheme="minorBidi"/>
                    <w:sz w:val="22"/>
                    <w:szCs w:val="22"/>
                  </w:rPr>
                  <w:delText>tramite</w:delText>
                </w:r>
              </w:del>
              <w:r w:rsidR="46708112" w:rsidRPr="46D4ECE2">
                <w:rPr>
                  <w:rFonts w:cstheme="minorBidi"/>
                  <w:sz w:val="22"/>
                  <w:szCs w:val="22"/>
                </w:rPr>
                <w:t xml:space="preserve"> il Portaltermico</w:t>
              </w:r>
            </w:ins>
            <w:ins w:id="9145" w:author="Santagata Fabiana (GSE)" w:date="2025-10-09T07:58:00Z">
              <w:r w:rsidR="12F62750" w:rsidRPr="46D4ECE2">
                <w:rPr>
                  <w:rFonts w:cstheme="minorBidi"/>
                  <w:sz w:val="22"/>
                  <w:szCs w:val="22"/>
                </w:rPr>
                <w:t xml:space="preserve"> per trasmettere</w:t>
              </w:r>
            </w:ins>
            <w:ins w:id="9146" w:author="Visone Rossana (GSE)" w:date="2025-09-23T14:47:00Z">
              <w:r w:rsidR="46708112" w:rsidRPr="46D4ECE2">
                <w:rPr>
                  <w:rFonts w:cstheme="minorBidi"/>
                  <w:sz w:val="22"/>
                  <w:szCs w:val="22"/>
                </w:rPr>
                <w:t xml:space="preserve"> la “</w:t>
              </w:r>
              <w:r w:rsidR="46708112" w:rsidRPr="46D4ECE2">
                <w:rPr>
                  <w:rFonts w:cstheme="minorBidi"/>
                  <w:b/>
                  <w:bCs/>
                  <w:sz w:val="22"/>
                  <w:szCs w:val="22"/>
                  <w:rPrChange w:id="9147" w:author="Visone Rossana (GSE)" w:date="2025-09-23T15:01:00Z">
                    <w:rPr>
                      <w:rFonts w:cstheme="minorBidi"/>
                      <w:sz w:val="22"/>
                      <w:szCs w:val="22"/>
                    </w:rPr>
                  </w:rPrChange>
                </w:rPr>
                <w:t>richiesta preliminare di access</w:t>
              </w:r>
            </w:ins>
            <w:ins w:id="9148" w:author="Visone Rossana (GSE)" w:date="2025-09-23T14:48:00Z">
              <w:r w:rsidR="46708112" w:rsidRPr="46D4ECE2">
                <w:rPr>
                  <w:rFonts w:cstheme="minorBidi"/>
                  <w:b/>
                  <w:bCs/>
                  <w:sz w:val="22"/>
                  <w:szCs w:val="22"/>
                  <w:rPrChange w:id="9149" w:author="Visone Rossana (GSE)" w:date="2025-09-23T15:01:00Z">
                    <w:rPr>
                      <w:rFonts w:cstheme="minorBidi"/>
                      <w:sz w:val="22"/>
                      <w:szCs w:val="22"/>
                    </w:rPr>
                  </w:rPrChange>
                </w:rPr>
                <w:t>o agli incentivi</w:t>
              </w:r>
              <w:r w:rsidR="46708112" w:rsidRPr="46D4ECE2">
                <w:rPr>
                  <w:rFonts w:cstheme="minorBidi"/>
                  <w:sz w:val="22"/>
                  <w:szCs w:val="22"/>
                </w:rPr>
                <w:t>”</w:t>
              </w:r>
            </w:ins>
            <w:ins w:id="9150" w:author="Visone Rossana (GSE)" w:date="2025-10-27T18:23:00Z" w16du:dateUtc="2025-10-27T17:23:00Z">
              <w:r w:rsidR="00B356E1">
                <w:rPr>
                  <w:rFonts w:cstheme="minorBidi"/>
                  <w:sz w:val="22"/>
                  <w:szCs w:val="22"/>
                </w:rPr>
                <w:t xml:space="preserve"> redatta in conformità al Modello </w:t>
              </w:r>
              <w:r w:rsidR="00B356E1" w:rsidRPr="00B356E1">
                <w:rPr>
                  <w:rFonts w:cstheme="minorBidi"/>
                  <w:sz w:val="22"/>
                  <w:szCs w:val="22"/>
                  <w:highlight w:val="yellow"/>
                  <w:rPrChange w:id="9151" w:author="Visone Rossana (GSE)" w:date="2025-10-27T18:23:00Z" w16du:dateUtc="2025-10-27T17:23:00Z">
                    <w:rPr>
                      <w:rFonts w:cstheme="minorBidi"/>
                      <w:sz w:val="22"/>
                      <w:szCs w:val="22"/>
                    </w:rPr>
                  </w:rPrChange>
                </w:rPr>
                <w:t>xx</w:t>
              </w:r>
            </w:ins>
            <w:ins w:id="9152" w:author="Santagata Fabiana (GSE)" w:date="2025-10-09T07:58:00Z">
              <w:r w:rsidR="342FBFFD" w:rsidRPr="46D4ECE2">
                <w:rPr>
                  <w:rFonts w:cstheme="minorBidi"/>
                  <w:sz w:val="22"/>
                  <w:szCs w:val="22"/>
                </w:rPr>
                <w:t>, compilata in ogni sua parte,</w:t>
              </w:r>
            </w:ins>
            <w:ins w:id="9153" w:author="Visone Rossana (GSE)" w:date="2025-09-23T14:48:00Z">
              <w:r w:rsidR="46708112" w:rsidRPr="46D4ECE2">
                <w:rPr>
                  <w:rFonts w:cstheme="minorBidi"/>
                  <w:sz w:val="22"/>
                  <w:szCs w:val="22"/>
                </w:rPr>
                <w:t xml:space="preserve"> </w:t>
              </w:r>
              <w:del w:id="9154" w:author="Santagata Fabiana (GSE)" w:date="2025-10-09T07:59:00Z">
                <w:r w:rsidR="00891FF5" w:rsidRPr="46D4ECE2" w:rsidDel="46708112">
                  <w:rPr>
                    <w:rFonts w:cstheme="minorBidi"/>
                    <w:sz w:val="22"/>
                    <w:szCs w:val="22"/>
                  </w:rPr>
                  <w:delText>comprensiva del seguente set di</w:delText>
                </w:r>
              </w:del>
            </w:ins>
            <w:ins w:id="9155" w:author="Santagata Fabiana (GSE)" w:date="2025-10-09T07:59:00Z">
              <w:r w:rsidR="358F8214" w:rsidRPr="46D4ECE2">
                <w:rPr>
                  <w:rFonts w:cstheme="minorBidi"/>
                  <w:sz w:val="22"/>
                  <w:szCs w:val="22"/>
                </w:rPr>
                <w:t>indicando</w:t>
              </w:r>
            </w:ins>
            <w:ins w:id="9156" w:author="Visone Rossana (GSE)" w:date="2025-09-23T14:48:00Z">
              <w:del w:id="9157" w:author="Santagata Fabiana (GSE)" w:date="2025-10-09T07:59:00Z">
                <w:r w:rsidR="00891FF5" w:rsidRPr="46D4ECE2" w:rsidDel="46708112">
                  <w:rPr>
                    <w:rFonts w:cstheme="minorBidi"/>
                    <w:sz w:val="22"/>
                    <w:szCs w:val="22"/>
                  </w:rPr>
                  <w:delText xml:space="preserve"> informazioni</w:delText>
                </w:r>
              </w:del>
              <w:r w:rsidR="46708112" w:rsidRPr="46D4ECE2">
                <w:rPr>
                  <w:rFonts w:cstheme="minorBidi"/>
                  <w:sz w:val="22"/>
                  <w:szCs w:val="22"/>
                </w:rPr>
                <w:t>:</w:t>
              </w:r>
            </w:ins>
          </w:p>
          <w:p w14:paraId="182491FC" w14:textId="2CDC809E" w:rsidR="00891FF5" w:rsidRDefault="76DD4932" w:rsidP="46D4ECE2">
            <w:pPr>
              <w:pStyle w:val="Paragrafoelenco"/>
              <w:numPr>
                <w:ilvl w:val="0"/>
                <w:numId w:val="139"/>
              </w:numPr>
              <w:spacing w:before="60" w:after="60" w:line="276" w:lineRule="auto"/>
              <w:jc w:val="both"/>
              <w:rPr>
                <w:ins w:id="9158" w:author="Visone Rossana (GSE)" w:date="2025-09-23T14:48:00Z" w16du:dateUtc="2025-09-23T12:48:00Z"/>
                <w:del w:id="9159" w:author="Santagata Fabiana (GSE)" w:date="2025-10-09T08:57:00Z" w16du:dateUtc="2025-10-09T08:57:58Z"/>
                <w:rFonts w:cstheme="minorBidi"/>
              </w:rPr>
            </w:pPr>
            <w:ins w:id="9160" w:author="Santagata Fabiana (GSE)" w:date="2025-10-09T07:59:00Z">
              <w:r w:rsidRPr="46D4ECE2">
                <w:rPr>
                  <w:rFonts w:cstheme="minorBidi"/>
                  <w:sz w:val="22"/>
                  <w:szCs w:val="22"/>
                </w:rPr>
                <w:t>la de</w:t>
              </w:r>
            </w:ins>
            <w:ins w:id="9161" w:author="Visone Rossana (GSE)" w:date="2025-09-23T14:48:00Z">
              <w:r w:rsidR="46708112" w:rsidRPr="46D4ECE2">
                <w:rPr>
                  <w:rFonts w:cstheme="minorBidi"/>
                  <w:sz w:val="22"/>
                  <w:szCs w:val="22"/>
                </w:rPr>
                <w:t>nom</w:t>
              </w:r>
            </w:ins>
            <w:ins w:id="9162" w:author="Santagata Fabiana (GSE)" w:date="2025-10-09T07:59:00Z">
              <w:r w:rsidR="75DAB176" w:rsidRPr="46D4ECE2">
                <w:rPr>
                  <w:rFonts w:cstheme="minorBidi"/>
                  <w:sz w:val="22"/>
                  <w:szCs w:val="22"/>
                </w:rPr>
                <w:t>inazion</w:t>
              </w:r>
            </w:ins>
            <w:ins w:id="9163" w:author="Visone Rossana (GSE)" w:date="2025-09-23T14:48:00Z">
              <w:r w:rsidR="46708112" w:rsidRPr="46D4ECE2">
                <w:rPr>
                  <w:rFonts w:cstheme="minorBidi"/>
                  <w:sz w:val="22"/>
                  <w:szCs w:val="22"/>
                </w:rPr>
                <w:t>e</w:t>
              </w:r>
            </w:ins>
            <w:ins w:id="9164" w:author="Santagata Fabiana (GSE)" w:date="2025-10-09T08:55:00Z">
              <w:r w:rsidR="51172120" w:rsidRPr="46D4ECE2">
                <w:rPr>
                  <w:rFonts w:cstheme="minorBidi"/>
                  <w:sz w:val="22"/>
                  <w:szCs w:val="22"/>
                </w:rPr>
                <w:t>/ragione sociale</w:t>
              </w:r>
            </w:ins>
            <w:ins w:id="9165" w:author="Visone Rossana (GSE)" w:date="2025-09-23T14:48:00Z">
              <w:r w:rsidR="46708112" w:rsidRPr="46D4ECE2">
                <w:rPr>
                  <w:rFonts w:cstheme="minorBidi"/>
                  <w:sz w:val="22"/>
                  <w:szCs w:val="22"/>
                </w:rPr>
                <w:t xml:space="preserve"> e</w:t>
              </w:r>
            </w:ins>
            <w:ins w:id="9166" w:author="Santagata Fabiana (GSE)" w:date="2025-10-09T09:00:00Z">
              <w:r w:rsidR="63A2AED8" w:rsidRPr="46D4ECE2">
                <w:rPr>
                  <w:rFonts w:cstheme="minorBidi"/>
                  <w:sz w:val="22"/>
                  <w:szCs w:val="22"/>
                </w:rPr>
                <w:t xml:space="preserve"> la categoria dell’impresa (</w:t>
              </w:r>
            </w:ins>
            <w:ins w:id="9167" w:author="Visone Rossana (GSE)" w:date="2025-09-23T14:48:00Z">
              <w:del w:id="9168" w:author="Santagata Fabiana (GSE)" w:date="2025-10-09T08:55:00Z">
                <w:r w:rsidR="00891FF5" w:rsidRPr="46D4ECE2" w:rsidDel="46708112">
                  <w:rPr>
                    <w:rFonts w:cstheme="minorBidi"/>
                    <w:sz w:val="22"/>
                    <w:szCs w:val="22"/>
                  </w:rPr>
                  <w:delText xml:space="preserve"> </w:delText>
                </w:r>
              </w:del>
              <w:del w:id="9169" w:author="Santagata Fabiana (GSE)" w:date="2025-10-09T08:59:00Z">
                <w:r w:rsidR="00891FF5" w:rsidRPr="46D4ECE2" w:rsidDel="46708112">
                  <w:rPr>
                    <w:rFonts w:cstheme="minorBidi"/>
                    <w:sz w:val="22"/>
                    <w:szCs w:val="22"/>
                  </w:rPr>
                  <w:delText>dimensione del</w:delText>
                </w:r>
              </w:del>
              <w:del w:id="9170" w:author="Santagata Fabiana (GSE)" w:date="2025-10-09T08:55:00Z">
                <w:r w:rsidR="00891FF5" w:rsidRPr="46D4ECE2" w:rsidDel="46708112">
                  <w:rPr>
                    <w:rFonts w:cstheme="minorBidi"/>
                    <w:sz w:val="22"/>
                    <w:szCs w:val="22"/>
                  </w:rPr>
                  <w:delText>l’impresa</w:delText>
                </w:r>
              </w:del>
            </w:ins>
            <w:ins w:id="9171" w:author="Santagata Fabiana (GSE)" w:date="2025-10-09T08:59:00Z">
              <w:r w:rsidR="2EE285B4" w:rsidRPr="46D4ECE2">
                <w:rPr>
                  <w:rFonts w:cstheme="minorBidi"/>
                  <w:sz w:val="22"/>
                  <w:szCs w:val="22"/>
                </w:rPr>
                <w:t xml:space="preserve">se  Micro, </w:t>
              </w:r>
            </w:ins>
            <w:ins w:id="9172" w:author="Santagata Fabiana (GSE)" w:date="2025-10-09T09:00:00Z">
              <w:r w:rsidR="2EE285B4" w:rsidRPr="46D4ECE2">
                <w:rPr>
                  <w:rFonts w:cstheme="minorBidi"/>
                  <w:sz w:val="22"/>
                  <w:szCs w:val="22"/>
                </w:rPr>
                <w:t>Piccola, Media o Grande impresa</w:t>
              </w:r>
            </w:ins>
            <w:ins w:id="9173" w:author="Santagata Fabiana (GSE)" w:date="2025-10-09T09:01:00Z">
              <w:r w:rsidR="2A4A312D" w:rsidRPr="46D4ECE2">
                <w:rPr>
                  <w:rFonts w:cstheme="minorBidi"/>
                  <w:sz w:val="22"/>
                  <w:szCs w:val="22"/>
                </w:rPr>
                <w:t>)</w:t>
              </w:r>
            </w:ins>
            <w:ins w:id="9174" w:author="Santagata Fabiana (GSE)" w:date="2025-10-09T08:56:00Z">
              <w:r w:rsidR="1ED30DC4" w:rsidRPr="46D4ECE2">
                <w:rPr>
                  <w:rFonts w:cstheme="minorBidi"/>
                  <w:sz w:val="22"/>
                  <w:szCs w:val="22"/>
                </w:rPr>
                <w:t>.</w:t>
              </w:r>
            </w:ins>
            <w:ins w:id="9175" w:author="Santagata Fabiana (GSE)" w:date="2025-10-09T08:57:00Z">
              <w:r w:rsidR="1ED30DC4" w:rsidRPr="46D4ECE2">
                <w:rPr>
                  <w:rFonts w:cstheme="minorBidi"/>
                  <w:sz w:val="22"/>
                  <w:szCs w:val="22"/>
                </w:rPr>
                <w:t xml:space="preserve"> </w:t>
              </w:r>
            </w:ins>
            <w:ins w:id="9176" w:author="Santagata Fabiana (GSE)" w:date="2025-10-09T08:56:00Z">
              <w:r w:rsidR="1ED30DC4" w:rsidRPr="46D4ECE2">
                <w:rPr>
                  <w:rFonts w:cstheme="minorBidi"/>
                  <w:sz w:val="22"/>
                  <w:szCs w:val="22"/>
                </w:rPr>
                <w:t xml:space="preserve">Ai fini dei calcoli dimensionali e/o economici delle imprese, ivi incluse quelle per le quali esiste una relazione con altre imprese (collegate e/o associate), si rinvia ai criteri descritti nella Raccomandazione </w:t>
              </w:r>
            </w:ins>
            <w:ins w:id="9177" w:author="Santagata Fabiana (GSE)" w:date="2025-10-09T08:57:00Z">
              <w:r w:rsidR="1ED30DC4" w:rsidRPr="46D4ECE2">
                <w:rPr>
                  <w:rFonts w:cstheme="minorBidi"/>
                  <w:sz w:val="22"/>
                  <w:szCs w:val="22"/>
                </w:rPr>
                <w:t xml:space="preserve">della Commissione Europea n. 361 del 6.5.2003 </w:t>
              </w:r>
            </w:ins>
            <w:ins w:id="9178" w:author="Santagata Fabiana (GSE)" w:date="2025-10-09T08:56:00Z">
              <w:r w:rsidR="1ED30DC4" w:rsidRPr="46D4ECE2">
                <w:rPr>
                  <w:rFonts w:cstheme="minorBidi"/>
                  <w:sz w:val="22"/>
                  <w:szCs w:val="22"/>
                </w:rPr>
                <w:t>e nel D.M. 18 aprile 2005</w:t>
              </w:r>
            </w:ins>
            <w:ins w:id="9179" w:author="Santagata Fabiana (GSE)" w:date="2025-10-09T08:58:00Z">
              <w:r w:rsidR="1DF9992E" w:rsidRPr="46D4ECE2">
                <w:rPr>
                  <w:rFonts w:cstheme="minorBidi"/>
                  <w:sz w:val="22"/>
                  <w:szCs w:val="22"/>
                </w:rPr>
                <w:t>;</w:t>
              </w:r>
            </w:ins>
            <w:ins w:id="9180" w:author="Visone Rossana (GSE)" w:date="2025-09-23T14:48:00Z">
              <w:del w:id="9181" w:author="Santagata Fabiana (GSE)" w:date="2025-10-09T08:57:00Z">
                <w:r w:rsidR="00891FF5" w:rsidRPr="46D4ECE2" w:rsidDel="46708112">
                  <w:rPr>
                    <w:rFonts w:cstheme="minorBidi"/>
                    <w:sz w:val="22"/>
                    <w:szCs w:val="22"/>
                  </w:rPr>
                  <w:delText>;</w:delText>
                </w:r>
              </w:del>
            </w:ins>
          </w:p>
          <w:p w14:paraId="694879AE" w14:textId="77777777" w:rsidR="00497EE6" w:rsidRDefault="00497EE6" w:rsidP="46D4ECE2">
            <w:pPr>
              <w:pStyle w:val="Paragrafoelenco"/>
              <w:numPr>
                <w:ilvl w:val="0"/>
                <w:numId w:val="139"/>
              </w:numPr>
              <w:spacing w:before="60" w:after="60" w:line="276" w:lineRule="auto"/>
              <w:jc w:val="both"/>
              <w:rPr>
                <w:ins w:id="9182" w:author="Visone Rossana (GSE)" w:date="2025-10-27T17:18:00Z" w16du:dateUtc="2025-10-27T16:18:00Z"/>
                <w:rFonts w:cstheme="minorBidi"/>
                <w:sz w:val="22"/>
                <w:szCs w:val="22"/>
              </w:rPr>
            </w:pPr>
          </w:p>
          <w:p w14:paraId="3CFC86F2" w14:textId="03636CA8" w:rsidR="00891FF5" w:rsidRDefault="0BA52FCF" w:rsidP="46D4ECE2">
            <w:pPr>
              <w:pStyle w:val="Paragrafoelenco"/>
              <w:numPr>
                <w:ilvl w:val="0"/>
                <w:numId w:val="139"/>
              </w:numPr>
              <w:spacing w:before="60" w:after="60" w:line="276" w:lineRule="auto"/>
              <w:jc w:val="both"/>
              <w:rPr>
                <w:ins w:id="9183" w:author="Visone Rossana (GSE)" w:date="2025-09-23T14:49:00Z" w16du:dateUtc="2025-09-23T12:49:00Z"/>
                <w:rFonts w:cstheme="minorBidi"/>
                <w:sz w:val="22"/>
                <w:szCs w:val="22"/>
              </w:rPr>
            </w:pPr>
            <w:ins w:id="9184" w:author="Santagata Fabiana (GSE)" w:date="2025-10-09T09:01:00Z">
              <w:r w:rsidRPr="46D4ECE2">
                <w:rPr>
                  <w:rFonts w:cstheme="minorBidi"/>
                  <w:sz w:val="22"/>
                  <w:szCs w:val="22"/>
                </w:rPr>
                <w:t>la descrizione d</w:t>
              </w:r>
            </w:ins>
            <w:ins w:id="9185" w:author="Visone Rossana (GSE)" w:date="2025-09-23T14:48:00Z">
              <w:r w:rsidR="46708112" w:rsidRPr="46D4ECE2">
                <w:rPr>
                  <w:rFonts w:cstheme="minorBidi"/>
                  <w:sz w:val="22"/>
                  <w:szCs w:val="22"/>
                </w:rPr>
                <w:t xml:space="preserve">el progetto, </w:t>
              </w:r>
            </w:ins>
            <w:ins w:id="9186" w:author="Visone Rossana (GSE)" w:date="2025-09-23T14:49:00Z">
              <w:del w:id="9187" w:author="Santagata Fabiana (GSE)" w:date="2025-10-09T09:01:00Z">
                <w:r w:rsidR="00891FF5" w:rsidRPr="46D4ECE2" w:rsidDel="46708112">
                  <w:rPr>
                    <w:rFonts w:cstheme="minorBidi"/>
                    <w:sz w:val="22"/>
                    <w:szCs w:val="22"/>
                  </w:rPr>
                  <w:delText xml:space="preserve">comprese </w:delText>
                </w:r>
              </w:del>
            </w:ins>
            <w:ins w:id="9188" w:author="Santagata Fabiana (GSE)" w:date="2025-10-09T09:05:00Z">
              <w:r w:rsidR="56FBB055" w:rsidRPr="46D4ECE2">
                <w:rPr>
                  <w:rFonts w:cstheme="minorBidi"/>
                  <w:sz w:val="22"/>
                  <w:szCs w:val="22"/>
                </w:rPr>
                <w:t xml:space="preserve">precisando </w:t>
              </w:r>
            </w:ins>
            <w:ins w:id="9189" w:author="Visone Rossana (GSE)" w:date="2025-09-23T14:49:00Z">
              <w:r w:rsidR="46708112" w:rsidRPr="46D4ECE2">
                <w:rPr>
                  <w:rFonts w:cstheme="minorBidi"/>
                  <w:sz w:val="22"/>
                  <w:szCs w:val="22"/>
                </w:rPr>
                <w:t xml:space="preserve">le date </w:t>
              </w:r>
            </w:ins>
            <w:ins w:id="9190" w:author="Santagata Fabiana (GSE)" w:date="2025-10-09T09:02:00Z">
              <w:r w:rsidR="7BCEE1A4" w:rsidRPr="46D4ECE2">
                <w:rPr>
                  <w:rFonts w:cstheme="minorBidi"/>
                  <w:sz w:val="22"/>
                  <w:szCs w:val="22"/>
                </w:rPr>
                <w:t>di</w:t>
              </w:r>
            </w:ins>
            <w:ins w:id="9191" w:author="Visone Rossana (GSE)" w:date="2025-09-23T14:49:00Z">
              <w:del w:id="9192" w:author="Santagata Fabiana (GSE)" w:date="2025-10-09T09:02:00Z">
                <w:r w:rsidR="00891FF5" w:rsidRPr="46D4ECE2" w:rsidDel="46708112">
                  <w:rPr>
                    <w:rFonts w:cstheme="minorBidi"/>
                    <w:sz w:val="22"/>
                    <w:szCs w:val="22"/>
                  </w:rPr>
                  <w:delText>e</w:delText>
                </w:r>
              </w:del>
              <w:r w:rsidR="46708112" w:rsidRPr="46D4ECE2">
                <w:rPr>
                  <w:rFonts w:cstheme="minorBidi"/>
                  <w:sz w:val="22"/>
                  <w:szCs w:val="22"/>
                </w:rPr>
                <w:t xml:space="preserve"> inizio </w:t>
              </w:r>
            </w:ins>
            <w:ins w:id="9193" w:author="Santagata Fabiana (GSE)" w:date="2025-10-09T09:02:00Z">
              <w:r w:rsidR="71AF4263" w:rsidRPr="46D4ECE2">
                <w:rPr>
                  <w:rFonts w:cstheme="minorBidi"/>
                  <w:sz w:val="22"/>
                  <w:szCs w:val="22"/>
                </w:rPr>
                <w:t xml:space="preserve">e </w:t>
              </w:r>
            </w:ins>
            <w:ins w:id="9194" w:author="Visone Rossana (GSE)" w:date="2025-09-23T14:49:00Z">
              <w:r w:rsidR="46708112" w:rsidRPr="46D4ECE2">
                <w:rPr>
                  <w:rFonts w:cstheme="minorBidi"/>
                  <w:sz w:val="22"/>
                  <w:szCs w:val="22"/>
                </w:rPr>
                <w:t>fine lavori</w:t>
              </w:r>
            </w:ins>
            <w:ins w:id="9195" w:author="Visone Rossana (GSE)" w:date="2025-10-27T17:18:00Z" w16du:dateUtc="2025-10-27T16:18:00Z">
              <w:r w:rsidR="00497EE6">
                <w:rPr>
                  <w:rFonts w:cstheme="minorBidi"/>
                  <w:sz w:val="22"/>
                  <w:szCs w:val="22"/>
                </w:rPr>
                <w:t xml:space="preserve"> e </w:t>
              </w:r>
            </w:ins>
            <w:ins w:id="9196" w:author="Visone Rossana (GSE)" w:date="2025-10-27T17:19:00Z" w16du:dateUtc="2025-10-27T16:19:00Z">
              <w:r w:rsidR="00497EE6">
                <w:rPr>
                  <w:rFonts w:cstheme="minorBidi"/>
                  <w:sz w:val="22"/>
                  <w:szCs w:val="22"/>
                </w:rPr>
                <w:t xml:space="preserve">gli </w:t>
              </w:r>
            </w:ins>
            <w:ins w:id="9197" w:author="Visone Rossana (GSE)" w:date="2025-10-27T17:18:00Z" w16du:dateUtc="2025-10-27T16:18:00Z">
              <w:r w:rsidR="00497EE6">
                <w:rPr>
                  <w:rFonts w:cstheme="minorBidi"/>
                  <w:sz w:val="22"/>
                  <w:szCs w:val="22"/>
                </w:rPr>
                <w:t>interventi da realizzare</w:t>
              </w:r>
            </w:ins>
            <w:ins w:id="9198" w:author="Visone Rossana (GSE)" w:date="2025-09-23T14:49:00Z">
              <w:r w:rsidR="46708112" w:rsidRPr="46D4ECE2">
                <w:rPr>
                  <w:rFonts w:cstheme="minorBidi"/>
                  <w:sz w:val="22"/>
                  <w:szCs w:val="22"/>
                </w:rPr>
                <w:t>;</w:t>
              </w:r>
            </w:ins>
          </w:p>
          <w:p w14:paraId="61208AFB" w14:textId="45CE0B2C" w:rsidR="00891FF5" w:rsidRDefault="545256C1" w:rsidP="46D4ECE2">
            <w:pPr>
              <w:pStyle w:val="Paragrafoelenco"/>
              <w:numPr>
                <w:ilvl w:val="0"/>
                <w:numId w:val="139"/>
              </w:numPr>
              <w:spacing w:before="60" w:after="60" w:line="276" w:lineRule="auto"/>
              <w:jc w:val="both"/>
              <w:rPr>
                <w:ins w:id="9199" w:author="Visone Rossana (GSE)" w:date="2025-09-23T14:49:00Z" w16du:dateUtc="2025-09-23T12:49:00Z"/>
                <w:rFonts w:cstheme="minorBidi"/>
                <w:sz w:val="22"/>
                <w:szCs w:val="22"/>
              </w:rPr>
            </w:pPr>
            <w:ins w:id="9200" w:author="Santagata Fabiana (GSE)" w:date="2025-10-09T09:02:00Z">
              <w:r w:rsidRPr="46D4ECE2">
                <w:rPr>
                  <w:rFonts w:cstheme="minorBidi"/>
                  <w:sz w:val="22"/>
                  <w:szCs w:val="22"/>
                </w:rPr>
                <w:t>l'</w:t>
              </w:r>
            </w:ins>
            <w:ins w:id="9201" w:author="Visone Rossana (GSE)" w:date="2025-09-23T14:49:00Z">
              <w:r w:rsidR="46708112" w:rsidRPr="46D4ECE2">
                <w:rPr>
                  <w:rFonts w:cstheme="minorBidi"/>
                  <w:sz w:val="22"/>
                  <w:szCs w:val="22"/>
                </w:rPr>
                <w:t xml:space="preserve">ubicazione del progetto, </w:t>
              </w:r>
              <w:del w:id="9202" w:author="Santagata Fabiana (GSE)" w:date="2025-10-09T09:02:00Z">
                <w:r w:rsidR="00891FF5" w:rsidRPr="46D4ECE2" w:rsidDel="46708112">
                  <w:rPr>
                    <w:rFonts w:cstheme="minorBidi"/>
                    <w:sz w:val="22"/>
                    <w:szCs w:val="22"/>
                  </w:rPr>
                  <w:delText>recante l’</w:delText>
                </w:r>
              </w:del>
              <w:r w:rsidR="46708112" w:rsidRPr="46D4ECE2">
                <w:rPr>
                  <w:rFonts w:cstheme="minorBidi"/>
                  <w:sz w:val="22"/>
                  <w:szCs w:val="22"/>
                </w:rPr>
                <w:t>indica</w:t>
              </w:r>
              <w:del w:id="9203" w:author="Santagata Fabiana (GSE)" w:date="2025-10-09T09:02:00Z">
                <w:r w:rsidR="00891FF5" w:rsidRPr="46D4ECE2" w:rsidDel="46708112">
                  <w:rPr>
                    <w:rFonts w:cstheme="minorBidi"/>
                    <w:sz w:val="22"/>
                    <w:szCs w:val="22"/>
                  </w:rPr>
                  <w:delText>zio</w:delText>
                </w:r>
              </w:del>
              <w:r w:rsidR="46708112" w:rsidRPr="46D4ECE2">
                <w:rPr>
                  <w:rFonts w:cstheme="minorBidi"/>
                  <w:sz w:val="22"/>
                  <w:szCs w:val="22"/>
                </w:rPr>
                <w:t>n</w:t>
              </w:r>
              <w:del w:id="9204" w:author="Santagata Fabiana (GSE)" w:date="2025-10-09T09:02:00Z">
                <w:r w:rsidR="00891FF5" w:rsidRPr="46D4ECE2" w:rsidDel="46708112">
                  <w:rPr>
                    <w:rFonts w:cstheme="minorBidi"/>
                    <w:sz w:val="22"/>
                    <w:szCs w:val="22"/>
                  </w:rPr>
                  <w:delText>e</w:delText>
                </w:r>
              </w:del>
            </w:ins>
            <w:ins w:id="9205" w:author="Santagata Fabiana (GSE)" w:date="2025-10-09T09:02:00Z">
              <w:r w:rsidR="343AA80A" w:rsidRPr="46D4ECE2">
                <w:rPr>
                  <w:rFonts w:cstheme="minorBidi"/>
                  <w:sz w:val="22"/>
                  <w:szCs w:val="22"/>
                </w:rPr>
                <w:t>do</w:t>
              </w:r>
            </w:ins>
            <w:ins w:id="9206" w:author="Visone Rossana (GSE)" w:date="2025-09-23T14:49:00Z">
              <w:r w:rsidR="46708112" w:rsidRPr="46D4ECE2">
                <w:rPr>
                  <w:rFonts w:cstheme="minorBidi"/>
                  <w:sz w:val="22"/>
                  <w:szCs w:val="22"/>
                </w:rPr>
                <w:t xml:space="preserve"> </w:t>
              </w:r>
              <w:del w:id="9207" w:author="Santagata Fabiana (GSE)" w:date="2025-10-09T09:02:00Z">
                <w:r w:rsidR="00891FF5" w:rsidRPr="46D4ECE2" w:rsidDel="46708112">
                  <w:rPr>
                    <w:rFonts w:cstheme="minorBidi"/>
                    <w:sz w:val="22"/>
                    <w:szCs w:val="22"/>
                  </w:rPr>
                  <w:delText>del</w:delText>
                </w:r>
              </w:del>
              <w:r w:rsidR="46708112" w:rsidRPr="46D4ECE2">
                <w:rPr>
                  <w:rFonts w:cstheme="minorBidi"/>
                  <w:sz w:val="22"/>
                  <w:szCs w:val="22"/>
                </w:rPr>
                <w:t>l’edificio oggetto dell’intervento;</w:t>
              </w:r>
            </w:ins>
          </w:p>
          <w:p w14:paraId="749A7A03" w14:textId="184C19D0" w:rsidR="00891FF5" w:rsidRDefault="61D50B99" w:rsidP="46D4ECE2">
            <w:pPr>
              <w:pStyle w:val="Paragrafoelenco"/>
              <w:numPr>
                <w:ilvl w:val="0"/>
                <w:numId w:val="139"/>
              </w:numPr>
              <w:spacing w:before="60" w:after="60" w:line="276" w:lineRule="auto"/>
              <w:jc w:val="both"/>
              <w:rPr>
                <w:ins w:id="9208" w:author="Visone Rossana (GSE)" w:date="2025-09-23T14:50:00Z" w16du:dateUtc="2025-09-23T12:50:00Z"/>
                <w:rFonts w:cstheme="minorBidi"/>
              </w:rPr>
            </w:pPr>
            <w:ins w:id="9209" w:author="Santagata Fabiana (GSE)" w:date="2025-10-09T09:04:00Z">
              <w:r w:rsidRPr="46D4ECE2">
                <w:rPr>
                  <w:rFonts w:cstheme="minorBidi"/>
                  <w:sz w:val="22"/>
                  <w:szCs w:val="22"/>
                </w:rPr>
                <w:t>l</w:t>
              </w:r>
            </w:ins>
            <w:ins w:id="9210" w:author="Santagata Fabiana (GSE)" w:date="2025-10-09T09:02:00Z">
              <w:r w:rsidR="7F3B7EFE" w:rsidRPr="46D4ECE2">
                <w:rPr>
                  <w:rFonts w:cstheme="minorBidi"/>
                  <w:sz w:val="22"/>
                  <w:szCs w:val="22"/>
                </w:rPr>
                <w:t>'</w:t>
              </w:r>
            </w:ins>
            <w:ins w:id="9211" w:author="Visone Rossana (GSE)" w:date="2025-09-23T14:49:00Z">
              <w:r w:rsidR="46708112" w:rsidRPr="46D4ECE2">
                <w:rPr>
                  <w:rFonts w:cstheme="minorBidi"/>
                  <w:sz w:val="22"/>
                  <w:szCs w:val="22"/>
                </w:rPr>
                <w:t xml:space="preserve">elenco dei costi del progetto, tramite un quadro economico </w:t>
              </w:r>
            </w:ins>
            <w:ins w:id="9212" w:author="Visone Rossana (GSE)" w:date="2025-09-23T14:50:00Z">
              <w:r w:rsidR="46708112" w:rsidRPr="46D4ECE2">
                <w:rPr>
                  <w:rFonts w:cstheme="minorBidi"/>
                  <w:sz w:val="22"/>
                  <w:szCs w:val="22"/>
                </w:rPr>
                <w:t xml:space="preserve">contenente le spese </w:t>
              </w:r>
            </w:ins>
            <w:ins w:id="9213" w:author="Santagata Fabiana (GSE)" w:date="2025-10-09T09:03:00Z">
              <w:r w:rsidR="6B57A627" w:rsidRPr="46D4ECE2">
                <w:rPr>
                  <w:rFonts w:cstheme="minorBidi"/>
                  <w:sz w:val="22"/>
                  <w:szCs w:val="22"/>
                </w:rPr>
                <w:t xml:space="preserve">ammissibili e </w:t>
              </w:r>
            </w:ins>
            <w:ins w:id="9214" w:author="Visone Rossana (GSE)" w:date="2025-09-23T14:50:00Z">
              <w:r w:rsidR="46708112" w:rsidRPr="46D4ECE2">
                <w:rPr>
                  <w:rFonts w:cstheme="minorBidi"/>
                  <w:sz w:val="22"/>
                  <w:szCs w:val="22"/>
                </w:rPr>
                <w:t xml:space="preserve">non ammissibili </w:t>
              </w:r>
              <w:del w:id="9215" w:author="Santagata Fabiana (GSE)" w:date="2025-10-09T09:03:00Z">
                <w:r w:rsidR="00891FF5" w:rsidRPr="46D4ECE2" w:rsidDel="46708112">
                  <w:rPr>
                    <w:rFonts w:cstheme="minorBidi"/>
                    <w:sz w:val="22"/>
                    <w:szCs w:val="22"/>
                  </w:rPr>
                  <w:delText>e ammissibili</w:delText>
                </w:r>
              </w:del>
              <w:r w:rsidR="46708112" w:rsidRPr="46D4ECE2">
                <w:rPr>
                  <w:rFonts w:cstheme="minorBidi"/>
                  <w:sz w:val="22"/>
                  <w:szCs w:val="22"/>
                </w:rPr>
                <w:t xml:space="preserve"> incluse </w:t>
              </w:r>
            </w:ins>
            <w:ins w:id="9216" w:author="Visone Rossana (GSE)" w:date="2025-09-23T14:51:00Z">
              <w:r w:rsidR="6F7DD224" w:rsidRPr="46D4ECE2">
                <w:rPr>
                  <w:rFonts w:cstheme="minorBidi"/>
                  <w:sz w:val="22"/>
                  <w:szCs w:val="22"/>
                </w:rPr>
                <w:t xml:space="preserve">tra quelle previste </w:t>
              </w:r>
            </w:ins>
            <w:ins w:id="9217" w:author="Visone Rossana (GSE)" w:date="2025-09-23T14:50:00Z">
              <w:r w:rsidR="46708112" w:rsidRPr="46D4ECE2">
                <w:rPr>
                  <w:rFonts w:cstheme="minorBidi"/>
                  <w:sz w:val="22"/>
                  <w:szCs w:val="22"/>
                </w:rPr>
                <w:t>nel Decreto</w:t>
              </w:r>
            </w:ins>
            <w:ins w:id="9218" w:author="Visone Rossana (GSE)" w:date="2025-09-23T14:51:00Z">
              <w:r w:rsidR="6F7DD224" w:rsidRPr="46D4ECE2">
                <w:rPr>
                  <w:rFonts w:cstheme="minorBidi"/>
                  <w:sz w:val="22"/>
                  <w:szCs w:val="22"/>
                </w:rPr>
                <w:t xml:space="preserve"> d</w:t>
              </w:r>
            </w:ins>
            <w:ins w:id="9219" w:author="Visone Rossana (GSE)" w:date="2025-09-23T14:52:00Z">
              <w:r w:rsidR="6F7DD224" w:rsidRPr="46D4ECE2">
                <w:rPr>
                  <w:rFonts w:cstheme="minorBidi"/>
                  <w:sz w:val="22"/>
                  <w:szCs w:val="22"/>
                </w:rPr>
                <w:t>i cui agli art</w:t>
              </w:r>
            </w:ins>
            <w:ins w:id="9220" w:author="Visone Rossana (GSE)" w:date="2025-10-27T17:19:00Z" w16du:dateUtc="2025-10-27T16:19:00Z">
              <w:r w:rsidR="00497EE6">
                <w:rPr>
                  <w:rFonts w:cstheme="minorBidi"/>
                  <w:sz w:val="22"/>
                  <w:szCs w:val="22"/>
                </w:rPr>
                <w:t>.</w:t>
              </w:r>
            </w:ins>
            <w:ins w:id="9221" w:author="Visone Rossana (GSE)" w:date="2025-09-23T14:52:00Z">
              <w:r w:rsidR="6F7DD224" w:rsidRPr="46D4ECE2">
                <w:rPr>
                  <w:rFonts w:cstheme="minorBidi"/>
                  <w:sz w:val="22"/>
                  <w:szCs w:val="22"/>
                </w:rPr>
                <w:t xml:space="preserve"> </w:t>
              </w:r>
              <w:r w:rsidR="6F7DD224" w:rsidRPr="46D4ECE2">
                <w:rPr>
                  <w:rFonts w:cstheme="minorBidi"/>
                  <w:sz w:val="22"/>
                  <w:szCs w:val="22"/>
                  <w:highlight w:val="cyan"/>
                  <w:rPrChange w:id="9222" w:author="Visone Rossana (GSE)" w:date="2025-09-23T14:52:00Z">
                    <w:rPr>
                      <w:rFonts w:cstheme="minorBidi"/>
                      <w:sz w:val="22"/>
                      <w:szCs w:val="22"/>
                    </w:rPr>
                  </w:rPrChange>
                </w:rPr>
                <w:t>xx</w:t>
              </w:r>
            </w:ins>
            <w:ins w:id="9223" w:author="Visone Rossana (GSE)" w:date="2025-09-23T14:50:00Z">
              <w:r w:rsidR="46708112" w:rsidRPr="46D4ECE2">
                <w:rPr>
                  <w:rFonts w:cstheme="minorBidi"/>
                  <w:sz w:val="22"/>
                  <w:szCs w:val="22"/>
                </w:rPr>
                <w:t>;</w:t>
              </w:r>
            </w:ins>
          </w:p>
          <w:p w14:paraId="254739F5" w14:textId="5C30755F" w:rsidR="00891FF5" w:rsidRPr="00344453" w:rsidRDefault="6EF75653">
            <w:pPr>
              <w:pStyle w:val="Paragrafoelenco"/>
              <w:numPr>
                <w:ilvl w:val="0"/>
                <w:numId w:val="139"/>
              </w:numPr>
              <w:spacing w:before="60" w:after="60" w:line="276" w:lineRule="auto"/>
              <w:jc w:val="both"/>
              <w:rPr>
                <w:ins w:id="9224" w:author="Visone Rossana (GSE)" w:date="2025-09-23T14:46:00Z" w16du:dateUtc="2025-09-23T12:46:00Z"/>
                <w:rFonts w:cstheme="minorBidi"/>
                <w:sz w:val="22"/>
                <w:szCs w:val="22"/>
                <w:rPrChange w:id="9225" w:author="Visone Rossana (GSE)" w:date="2025-10-09T14:54:00Z" w16du:dateUtc="2025-10-09T12:54:00Z">
                  <w:rPr>
                    <w:ins w:id="9226" w:author="Visone Rossana (GSE)" w:date="2025-09-23T14:46:00Z" w16du:dateUtc="2025-09-23T12:46:00Z"/>
                  </w:rPr>
                </w:rPrChange>
              </w:rPr>
              <w:pPrChange w:id="9227" w:author="Visone Rossana (GSE)" w:date="2025-09-23T14:48:00Z" w16du:dateUtc="2025-09-23T12:48:00Z">
                <w:pPr>
                  <w:framePr w:hSpace="141" w:vSpace="100" w:wrap="around" w:vAnchor="text" w:hAnchor="text" w:x="140"/>
                  <w:spacing w:before="60" w:after="60" w:line="276" w:lineRule="auto"/>
                  <w:jc w:val="both"/>
                </w:pPr>
              </w:pPrChange>
            </w:pPr>
            <w:ins w:id="9228" w:author="Santagata Fabiana (GSE)" w:date="2025-10-09T09:04:00Z">
              <w:r w:rsidRPr="00344453">
                <w:rPr>
                  <w:rFonts w:cstheme="minorBidi"/>
                  <w:sz w:val="22"/>
                  <w:szCs w:val="22"/>
                </w:rPr>
                <w:t>l</w:t>
              </w:r>
            </w:ins>
            <w:ins w:id="9229" w:author="Santagata Fabiana (GSE)" w:date="2025-10-09T09:03:00Z">
              <w:r w:rsidRPr="00344453">
                <w:rPr>
                  <w:rFonts w:cstheme="minorBidi"/>
                  <w:sz w:val="22"/>
                  <w:szCs w:val="22"/>
                </w:rPr>
                <w:t xml:space="preserve">a </w:t>
              </w:r>
            </w:ins>
            <w:ins w:id="9230" w:author="Visone Rossana (GSE)" w:date="2025-09-23T14:50:00Z">
              <w:r w:rsidR="46708112" w:rsidRPr="00344453">
                <w:rPr>
                  <w:rFonts w:cstheme="minorBidi"/>
                  <w:sz w:val="22"/>
                  <w:szCs w:val="22"/>
                </w:rPr>
                <w:t>tipologia di aiuto (sovvenzione, pr</w:t>
              </w:r>
            </w:ins>
            <w:ins w:id="9231" w:author="Visone Rossana (GSE)" w:date="2025-09-23T14:51:00Z">
              <w:r w:rsidR="46708112" w:rsidRPr="00344453">
                <w:rPr>
                  <w:rFonts w:cstheme="minorBidi"/>
                  <w:sz w:val="22"/>
                  <w:szCs w:val="22"/>
                </w:rPr>
                <w:t xml:space="preserve">estito, garanzia, </w:t>
              </w:r>
              <w:r w:rsidR="6F7DD224" w:rsidRPr="00344453">
                <w:rPr>
                  <w:rFonts w:cstheme="minorBidi"/>
                  <w:sz w:val="22"/>
                  <w:szCs w:val="22"/>
                </w:rPr>
                <w:t>anticipo rimborsabile, apporto di capitale o altro</w:t>
              </w:r>
            </w:ins>
            <w:ins w:id="9232" w:author="Visone Rossana (GSE)" w:date="2025-09-23T14:52:00Z">
              <w:r w:rsidR="6F7DD224" w:rsidRPr="00344453">
                <w:rPr>
                  <w:rFonts w:cstheme="minorBidi"/>
                  <w:sz w:val="22"/>
                  <w:szCs w:val="22"/>
                </w:rPr>
                <w:t xml:space="preserve">) e </w:t>
              </w:r>
            </w:ins>
            <w:ins w:id="9233" w:author="Santagata Fabiana (GSE)" w:date="2025-10-09T09:04:00Z">
              <w:r w:rsidR="0303E248" w:rsidRPr="00344453">
                <w:rPr>
                  <w:rFonts w:cstheme="minorBidi"/>
                  <w:sz w:val="22"/>
                  <w:szCs w:val="22"/>
                </w:rPr>
                <w:t>l’</w:t>
              </w:r>
            </w:ins>
            <w:ins w:id="9234" w:author="Visone Rossana (GSE)" w:date="2025-09-23T14:52:00Z">
              <w:r w:rsidR="6F7DD224" w:rsidRPr="00344453">
                <w:rPr>
                  <w:rFonts w:cstheme="minorBidi"/>
                  <w:sz w:val="22"/>
                  <w:szCs w:val="22"/>
                </w:rPr>
                <w:t xml:space="preserve">importo del finanziamento pubblico necessario </w:t>
              </w:r>
            </w:ins>
            <w:ins w:id="9235" w:author="Visone Rossana (GSE)" w:date="2025-09-23T14:56:00Z">
              <w:r w:rsidR="6F7DD224" w:rsidRPr="00344453">
                <w:rPr>
                  <w:rFonts w:cstheme="minorBidi"/>
                  <w:sz w:val="22"/>
                  <w:szCs w:val="22"/>
                </w:rPr>
                <w:t>per il progetto.</w:t>
              </w:r>
            </w:ins>
          </w:p>
          <w:p w14:paraId="3B04AE9C" w14:textId="2112924A" w:rsidR="000D5583" w:rsidRDefault="00C476E7" w:rsidP="000D5583">
            <w:pPr>
              <w:spacing w:before="60" w:after="60" w:line="276" w:lineRule="auto"/>
              <w:jc w:val="both"/>
              <w:rPr>
                <w:ins w:id="9236" w:author="Visone Rossana (GSE)" w:date="2025-10-28T10:23:00Z" w16du:dateUtc="2025-10-28T09:23:00Z"/>
                <w:rFonts w:cstheme="minorBidi"/>
                <w:sz w:val="22"/>
                <w:szCs w:val="22"/>
              </w:rPr>
            </w:pPr>
            <w:ins w:id="9237" w:author="Visone Rossana (GSE)" w:date="2025-10-28T10:24:00Z" w16du:dateUtc="2025-10-28T09:24:00Z">
              <w:r>
                <w:rPr>
                  <w:rFonts w:cstheme="minorHAnsi"/>
                  <w:sz w:val="22"/>
                  <w:szCs w:val="22"/>
                </w:rPr>
                <w:t xml:space="preserve">Alla ricezione della richiesta preliminare il GSE trasmetterà al SR una </w:t>
              </w:r>
              <w:commentRangeStart w:id="9238"/>
              <w:commentRangeStart w:id="9239"/>
              <w:r w:rsidRPr="00020008">
                <w:rPr>
                  <w:rFonts w:cstheme="minorHAnsi"/>
                  <w:sz w:val="22"/>
                  <w:szCs w:val="22"/>
                  <w:highlight w:val="cyan"/>
                </w:rPr>
                <w:t>comunicazione di presa d’atto</w:t>
              </w:r>
              <w:commentRangeEnd w:id="9238"/>
              <w:r>
                <w:rPr>
                  <w:rStyle w:val="Rimandocommento"/>
                  <w:rFonts w:cstheme="minorHAnsi"/>
                  <w:sz w:val="22"/>
                  <w:szCs w:val="22"/>
                </w:rPr>
                <w:commentReference w:id="9238"/>
              </w:r>
            </w:ins>
            <w:commentRangeEnd w:id="9239"/>
            <w:r w:rsidR="004A5984">
              <w:rPr>
                <w:rStyle w:val="Rimandocommento"/>
                <w:rFonts w:cstheme="minorHAnsi"/>
                <w:sz w:val="22"/>
                <w:szCs w:val="22"/>
              </w:rPr>
              <w:commentReference w:id="9239"/>
            </w:r>
            <w:ins w:id="9241" w:author="Visone Rossana (GSE)" w:date="2025-10-28T10:24:00Z" w16du:dateUtc="2025-10-28T09:24:00Z">
              <w:r>
                <w:rPr>
                  <w:rFonts w:cstheme="minorHAnsi"/>
                  <w:sz w:val="22"/>
                  <w:szCs w:val="22"/>
                </w:rPr>
                <w:t xml:space="preserve"> di ricezione della “richiesta preliminare di accesso agli incentivi</w:t>
              </w:r>
            </w:ins>
            <w:ins w:id="9242" w:author="Visone Rossana (GSE)" w:date="2025-10-28T10:25:00Z" w16du:dateUtc="2025-10-28T09:25:00Z">
              <w:r w:rsidR="004A5984">
                <w:rPr>
                  <w:rFonts w:cstheme="minorHAnsi"/>
                  <w:sz w:val="22"/>
                  <w:szCs w:val="22"/>
                </w:rPr>
                <w:t>”</w:t>
              </w:r>
            </w:ins>
            <w:ins w:id="9243" w:author="Visone Rossana (GSE)" w:date="2025-10-28T10:29:00Z" w16du:dateUtc="2025-10-28T09:29:00Z">
              <w:r w:rsidR="00E85DAB">
                <w:rPr>
                  <w:rFonts w:cstheme="minorHAnsi"/>
                  <w:sz w:val="22"/>
                  <w:szCs w:val="22"/>
                </w:rPr>
                <w:t>.</w:t>
              </w:r>
            </w:ins>
          </w:p>
          <w:p w14:paraId="2B2BA6D5" w14:textId="265C14A8" w:rsidR="002B5C2E" w:rsidDel="000D5583" w:rsidRDefault="46708112" w:rsidP="006F56F6">
            <w:pPr>
              <w:spacing w:before="60" w:after="60" w:line="276" w:lineRule="auto"/>
              <w:jc w:val="both"/>
              <w:rPr>
                <w:ins w:id="9244" w:author="Santagata Fabiana (GSE)" w:date="2025-10-09T09:07:00Z" w16du:dateUtc="2025-10-09T09:07:33Z"/>
                <w:del w:id="9245" w:author="Visone Rossana (GSE)" w:date="2025-10-28T10:22:00Z" w16du:dateUtc="2025-10-28T09:22:00Z"/>
                <w:rFonts w:cstheme="minorBidi"/>
                <w:sz w:val="22"/>
                <w:szCs w:val="22"/>
              </w:rPr>
            </w:pPr>
            <w:commentRangeStart w:id="9246"/>
            <w:commentRangeStart w:id="9247"/>
            <w:commentRangeStart w:id="9248"/>
            <w:commentRangeStart w:id="9249"/>
            <w:ins w:id="9250" w:author="Visone Rossana (GSE)" w:date="2025-09-23T14:46:00Z">
              <w:del w:id="9251" w:author="Visone Rossana (GSE)" w:date="2025-10-28T10:33:00Z" w16du:dateUtc="2025-10-28T09:33:00Z">
                <w:r w:rsidRPr="46D4ECE2" w:rsidDel="00E035C9">
                  <w:rPr>
                    <w:rFonts w:cstheme="minorBidi"/>
                    <w:sz w:val="22"/>
                    <w:szCs w:val="22"/>
                  </w:rPr>
                  <w:delText>A</w:delText>
                </w:r>
              </w:del>
              <w:del w:id="9252" w:author="Visone Rossana (GSE)" w:date="2025-10-28T10:22:00Z" w16du:dateUtc="2025-10-28T09:22:00Z">
                <w:r w:rsidRPr="46D4ECE2" w:rsidDel="000D5583">
                  <w:rPr>
                    <w:rFonts w:cstheme="minorBidi"/>
                    <w:sz w:val="22"/>
                    <w:szCs w:val="22"/>
                  </w:rPr>
                  <w:delText>lla ricezione della richiesta preliminare</w:delText>
                </w:r>
              </w:del>
            </w:ins>
            <w:ins w:id="9253" w:author="Santagata Fabiana (GSE)" w:date="2025-10-09T09:21:00Z">
              <w:del w:id="9254" w:author="Visone Rossana (GSE)" w:date="2025-10-28T10:22:00Z" w16du:dateUtc="2025-10-28T09:22:00Z">
                <w:r w:rsidR="3E840D87" w:rsidRPr="46D4ECE2" w:rsidDel="000D5583">
                  <w:rPr>
                    <w:rFonts w:cstheme="minorBidi"/>
                    <w:sz w:val="22"/>
                    <w:szCs w:val="22"/>
                  </w:rPr>
                  <w:delText xml:space="preserve"> di accesso,</w:delText>
                </w:r>
              </w:del>
            </w:ins>
            <w:ins w:id="9255" w:author="Visone Rossana (GSE)" w:date="2025-09-23T14:46:00Z">
              <w:del w:id="9256" w:author="Visone Rossana (GSE)" w:date="2025-10-28T10:22:00Z" w16du:dateUtc="2025-10-28T09:22:00Z">
                <w:r w:rsidRPr="46D4ECE2" w:rsidDel="000D5583">
                  <w:rPr>
                    <w:rFonts w:cstheme="minorBidi"/>
                    <w:sz w:val="22"/>
                    <w:szCs w:val="22"/>
                  </w:rPr>
                  <w:delText xml:space="preserve"> il</w:delText>
                </w:r>
              </w:del>
            </w:ins>
            <w:commentRangeEnd w:id="9246"/>
            <w:del w:id="9257" w:author="Visone Rossana (GSE)" w:date="2025-10-28T10:22:00Z" w16du:dateUtc="2025-10-28T09:22:00Z">
              <w:r w:rsidR="000D5583" w:rsidRPr="46D4ECE2" w:rsidDel="000D5583">
                <w:rPr>
                  <w:rStyle w:val="Rimandocommento"/>
                  <w:rFonts w:cstheme="minorBidi"/>
                  <w:sz w:val="22"/>
                  <w:szCs w:val="22"/>
                </w:rPr>
                <w:commentReference w:id="9246"/>
              </w:r>
              <w:commentRangeEnd w:id="9247"/>
              <w:r w:rsidR="00891FF5" w:rsidRPr="46D4ECE2" w:rsidDel="000D5583">
                <w:rPr>
                  <w:rStyle w:val="Rimandocommento"/>
                  <w:rFonts w:cstheme="minorBidi"/>
                  <w:sz w:val="22"/>
                  <w:szCs w:val="22"/>
                </w:rPr>
                <w:commentReference w:id="9247"/>
              </w:r>
              <w:commentRangeEnd w:id="9248"/>
              <w:r w:rsidR="00891FF5" w:rsidRPr="46D4ECE2" w:rsidDel="000D5583">
                <w:rPr>
                  <w:rStyle w:val="Rimandocommento"/>
                  <w:rFonts w:cstheme="minorBidi"/>
                  <w:sz w:val="22"/>
                  <w:szCs w:val="22"/>
                </w:rPr>
                <w:commentReference w:id="9248"/>
              </w:r>
              <w:commentRangeEnd w:id="9249"/>
              <w:r w:rsidR="00F4382C" w:rsidRPr="46D4ECE2" w:rsidDel="000D5583">
                <w:rPr>
                  <w:rStyle w:val="Rimandocommento"/>
                  <w:rFonts w:cstheme="minorBidi"/>
                  <w:sz w:val="22"/>
                  <w:szCs w:val="22"/>
                </w:rPr>
                <w:commentReference w:id="9249"/>
              </w:r>
            </w:del>
            <w:ins w:id="9259" w:author="Visone Rossana (GSE)" w:date="2025-09-23T14:46:00Z">
              <w:del w:id="9260" w:author="Visone Rossana (GSE)" w:date="2025-10-28T10:22:00Z" w16du:dateUtc="2025-10-28T09:22:00Z">
                <w:r w:rsidRPr="46D4ECE2" w:rsidDel="000D5583">
                  <w:rPr>
                    <w:rFonts w:cstheme="minorBidi"/>
                    <w:sz w:val="22"/>
                    <w:szCs w:val="22"/>
                  </w:rPr>
                  <w:delText xml:space="preserve"> GSE</w:delText>
                </w:r>
              </w:del>
            </w:ins>
            <w:ins w:id="9261" w:author="Santagata Fabiana (GSE)" w:date="2025-10-09T09:07:00Z">
              <w:del w:id="9262" w:author="Visone Rossana (GSE)" w:date="2025-10-28T10:22:00Z" w16du:dateUtc="2025-10-28T09:22:00Z">
                <w:r w:rsidR="4D514BC5" w:rsidRPr="46D4ECE2" w:rsidDel="000D5583">
                  <w:rPr>
                    <w:rFonts w:cstheme="minorBidi"/>
                    <w:sz w:val="22"/>
                    <w:szCs w:val="22"/>
                  </w:rPr>
                  <w:delText xml:space="preserve">: </w:delText>
                </w:r>
              </w:del>
            </w:ins>
            <w:commentRangeStart w:id="9263"/>
          </w:p>
          <w:p w14:paraId="5ACA6666" w14:textId="58B5E6C6" w:rsidR="002B5C2E" w:rsidDel="000D5583" w:rsidRDefault="4D514BC5">
            <w:pPr>
              <w:spacing w:before="60" w:after="60" w:line="276" w:lineRule="auto"/>
              <w:jc w:val="both"/>
              <w:rPr>
                <w:ins w:id="9264" w:author="Santagata Fabiana (GSE)" w:date="2025-10-09T09:07:00Z" w16du:dateUtc="2025-10-09T09:07:52Z"/>
                <w:del w:id="9265" w:author="Visone Rossana (GSE)" w:date="2025-10-28T10:22:00Z" w16du:dateUtc="2025-10-28T09:22:00Z"/>
                <w:rFonts w:cstheme="minorBidi"/>
              </w:rPr>
            </w:pPr>
            <w:ins w:id="9266" w:author="Santagata Fabiana (GSE)" w:date="2025-10-09T09:07:00Z">
              <w:del w:id="9267" w:author="Visone Rossana (GSE)" w:date="2025-10-28T10:22:00Z" w16du:dateUtc="2025-10-28T09:22:00Z">
                <w:r w:rsidRPr="46D4ECE2" w:rsidDel="000D5583">
                  <w:rPr>
                    <w:rFonts w:cstheme="minorBidi"/>
                    <w:sz w:val="22"/>
                    <w:szCs w:val="22"/>
                  </w:rPr>
                  <w:delText xml:space="preserve">verifica la completezza dei dati e delle informazioni indicate e la corrispondenza degli stessi con la documentazione allegata; </w:delText>
                </w:r>
              </w:del>
            </w:ins>
          </w:p>
          <w:p w14:paraId="7BF5D544" w14:textId="22D2C363" w:rsidR="002B5C2E" w:rsidDel="000D5583" w:rsidRDefault="4D514BC5">
            <w:pPr>
              <w:spacing w:before="60" w:after="60" w:line="276" w:lineRule="auto"/>
              <w:jc w:val="both"/>
              <w:rPr>
                <w:ins w:id="9268" w:author="Santagata Fabiana (GSE)" w:date="2025-10-09T09:11:00Z" w16du:dateUtc="2025-10-09T09:11:08Z"/>
                <w:del w:id="9269" w:author="Visone Rossana (GSE)" w:date="2025-10-28T10:22:00Z" w16du:dateUtc="2025-10-28T09:22:00Z"/>
                <w:rFonts w:cstheme="minorBidi"/>
                <w:sz w:val="22"/>
                <w:szCs w:val="22"/>
              </w:rPr>
              <w:pPrChange w:id="9270" w:author="Visone Rossana (GSE)" w:date="2025-10-28T10:22:00Z" w16du:dateUtc="2025-10-28T09:22:00Z">
                <w:pPr/>
              </w:pPrChange>
            </w:pPr>
            <w:ins w:id="9271" w:author="Santagata Fabiana (GSE)" w:date="2025-10-09T09:07:00Z">
              <w:del w:id="9272" w:author="Visone Rossana (GSE)" w:date="2025-10-28T10:22:00Z" w16du:dateUtc="2025-10-28T09:22:00Z">
                <w:r w:rsidRPr="46D4ECE2" w:rsidDel="000D5583">
                  <w:rPr>
                    <w:rFonts w:cstheme="minorBidi"/>
                    <w:sz w:val="22"/>
                    <w:szCs w:val="22"/>
                  </w:rPr>
                  <w:delText>verifica</w:delText>
                </w:r>
              </w:del>
            </w:ins>
            <w:ins w:id="9273" w:author="Santagata Fabiana (GSE)" w:date="2025-10-09T09:22:00Z">
              <w:del w:id="9274" w:author="Visone Rossana (GSE)" w:date="2025-10-28T10:22:00Z" w16du:dateUtc="2025-10-28T09:22:00Z">
                <w:r w:rsidR="4F4F7A4A" w:rsidRPr="46D4ECE2" w:rsidDel="000D5583">
                  <w:rPr>
                    <w:rFonts w:cstheme="minorBidi"/>
                    <w:sz w:val="22"/>
                    <w:szCs w:val="22"/>
                  </w:rPr>
                  <w:delText>, sulla base delle informazioni trasmesse,</w:delText>
                </w:r>
              </w:del>
            </w:ins>
            <w:ins w:id="9275" w:author="Santagata Fabiana (GSE)" w:date="2025-10-09T09:07:00Z">
              <w:del w:id="9276" w:author="Visone Rossana (GSE)" w:date="2025-10-28T10:22:00Z" w16du:dateUtc="2025-10-28T09:22:00Z">
                <w:r w:rsidRPr="46D4ECE2" w:rsidDel="000D5583">
                  <w:rPr>
                    <w:rFonts w:cstheme="minorBidi"/>
                    <w:sz w:val="22"/>
                    <w:szCs w:val="22"/>
                  </w:rPr>
                  <w:delText xml:space="preserve"> il possesso dei requisiti di ammissibilità della proposta progettuale</w:delText>
                </w:r>
              </w:del>
            </w:ins>
            <w:ins w:id="9277" w:author="Santagata Fabiana (GSE)" w:date="2025-10-09T09:09:00Z">
              <w:del w:id="9278" w:author="Visone Rossana (GSE)" w:date="2025-10-28T10:22:00Z" w16du:dateUtc="2025-10-28T09:22:00Z">
                <w:r w:rsidR="2BFD305C" w:rsidRPr="46D4ECE2" w:rsidDel="000D5583">
                  <w:rPr>
                    <w:rFonts w:cstheme="minorBidi"/>
                    <w:sz w:val="22"/>
                    <w:szCs w:val="22"/>
                  </w:rPr>
                  <w:delText xml:space="preserve"> rispetto a quanto previsto dal D</w:delText>
                </w:r>
              </w:del>
            </w:ins>
            <w:ins w:id="9279" w:author="Santagata Fabiana (GSE)" w:date="2025-10-09T09:22:00Z">
              <w:del w:id="9280" w:author="Visone Rossana (GSE)" w:date="2025-10-28T10:22:00Z" w16du:dateUtc="2025-10-28T09:22:00Z">
                <w:r w:rsidR="7D70B162" w:rsidRPr="46D4ECE2" w:rsidDel="000D5583">
                  <w:rPr>
                    <w:rFonts w:cstheme="minorBidi"/>
                    <w:sz w:val="22"/>
                    <w:szCs w:val="22"/>
                  </w:rPr>
                  <w:delText>ecreto</w:delText>
                </w:r>
              </w:del>
            </w:ins>
            <w:ins w:id="9281" w:author="Santagata Fabiana (GSE)" w:date="2025-10-09T09:09:00Z">
              <w:del w:id="9282" w:author="Visone Rossana (GSE)" w:date="2025-10-28T10:22:00Z" w16du:dateUtc="2025-10-28T09:22:00Z">
                <w:r w:rsidR="2BFD305C" w:rsidRPr="46D4ECE2" w:rsidDel="000D5583">
                  <w:rPr>
                    <w:rFonts w:cstheme="minorBidi"/>
                    <w:sz w:val="22"/>
                    <w:szCs w:val="22"/>
                  </w:rPr>
                  <w:delText xml:space="preserve"> e dalle presenti Regole Applicative</w:delText>
                </w:r>
              </w:del>
            </w:ins>
            <w:ins w:id="9283" w:author="Santagata Fabiana (GSE)" w:date="2025-10-13T12:43:00Z">
              <w:del w:id="9284" w:author="Visone Rossana (GSE)" w:date="2025-10-28T10:22:00Z" w16du:dateUtc="2025-10-28T09:22:00Z">
                <w:r w:rsidR="0FA3FBDF" w:rsidRPr="0734E6A2" w:rsidDel="000D5583">
                  <w:rPr>
                    <w:rFonts w:cstheme="minorBidi"/>
                    <w:sz w:val="22"/>
                    <w:szCs w:val="22"/>
                  </w:rPr>
                  <w:delText>.</w:delText>
                </w:r>
              </w:del>
            </w:ins>
          </w:p>
          <w:p w14:paraId="46429799" w14:textId="2330B527" w:rsidR="002B5C2E" w:rsidDel="000D5583" w:rsidRDefault="327D3A1A" w:rsidP="006F56F6">
            <w:pPr>
              <w:spacing w:before="60" w:after="60" w:line="276" w:lineRule="auto"/>
              <w:jc w:val="both"/>
              <w:rPr>
                <w:ins w:id="9285" w:author="Santagata Fabiana (GSE)" w:date="2025-10-09T09:11:00Z" w16du:dateUtc="2025-10-09T09:11:45Z"/>
                <w:del w:id="9286" w:author="Visone Rossana (GSE)" w:date="2025-10-28T10:22:00Z" w16du:dateUtc="2025-10-28T09:22:00Z"/>
                <w:rFonts w:cstheme="minorBidi"/>
                <w:sz w:val="22"/>
                <w:szCs w:val="22"/>
              </w:rPr>
            </w:pPr>
            <w:ins w:id="9287" w:author="Santagata Fabiana (GSE)" w:date="2025-10-13T12:38:00Z">
              <w:del w:id="9288" w:author="Visone Rossana (GSE)" w:date="2025-10-28T10:22:00Z" w16du:dateUtc="2025-10-28T09:22:00Z">
                <w:r w:rsidRPr="20DC7736" w:rsidDel="000D5583">
                  <w:rPr>
                    <w:rFonts w:cstheme="minorBidi"/>
                    <w:sz w:val="22"/>
                    <w:szCs w:val="22"/>
                  </w:rPr>
                  <w:delText>I</w:delText>
                </w:r>
              </w:del>
            </w:ins>
            <w:ins w:id="9289" w:author="Santagata Fabiana (GSE)" w:date="2025-10-13T12:43:00Z">
              <w:del w:id="9290" w:author="Visone Rossana (GSE)" w:date="2025-10-28T10:22:00Z" w16du:dateUtc="2025-10-28T09:22:00Z">
                <w:r w:rsidR="0691ADFE" w:rsidRPr="20DC7736" w:rsidDel="000D5583">
                  <w:rPr>
                    <w:rFonts w:cstheme="minorBidi"/>
                    <w:sz w:val="22"/>
                    <w:szCs w:val="22"/>
                  </w:rPr>
                  <w:delText>n particolare, i</w:delText>
                </w:r>
              </w:del>
            </w:ins>
            <w:ins w:id="9291" w:author="Santagata Fabiana (GSE)" w:date="2025-10-09T09:11:00Z">
              <w:del w:id="9292" w:author="Visone Rossana (GSE)" w:date="2025-10-28T10:22:00Z" w16du:dateUtc="2025-10-28T09:22:00Z">
                <w:r w:rsidR="3AD4E603" w:rsidRPr="20DC7736" w:rsidDel="000D5583">
                  <w:rPr>
                    <w:rFonts w:cstheme="minorBidi"/>
                    <w:sz w:val="22"/>
                    <w:szCs w:val="22"/>
                  </w:rPr>
                  <w:delText>l</w:delText>
                </w:r>
                <w:r w:rsidR="696443CD" w:rsidRPr="46D4ECE2" w:rsidDel="000D5583">
                  <w:rPr>
                    <w:rFonts w:cstheme="minorBidi"/>
                    <w:sz w:val="22"/>
                    <w:szCs w:val="22"/>
                  </w:rPr>
                  <w:delText xml:space="preserve"> GSE comunica </w:delText>
                </w:r>
                <w:r w:rsidR="3AD4E603" w:rsidRPr="20DC7736" w:rsidDel="000D5583">
                  <w:rPr>
                    <w:rFonts w:cstheme="minorBidi"/>
                    <w:sz w:val="22"/>
                    <w:szCs w:val="22"/>
                  </w:rPr>
                  <w:delText>al</w:delText>
                </w:r>
              </w:del>
            </w:ins>
            <w:ins w:id="9293" w:author="Santagata Fabiana (GSE)" w:date="2025-10-13T12:37:00Z">
              <w:del w:id="9294" w:author="Visone Rossana (GSE)" w:date="2025-10-28T10:22:00Z" w16du:dateUtc="2025-10-28T09:22:00Z">
                <w:r w:rsidR="6C4A8F16" w:rsidRPr="20DC7736" w:rsidDel="000D5583">
                  <w:rPr>
                    <w:rFonts w:cstheme="minorBidi"/>
                    <w:sz w:val="22"/>
                    <w:szCs w:val="22"/>
                  </w:rPr>
                  <w:delText>l’impresa</w:delText>
                </w:r>
              </w:del>
            </w:ins>
            <w:ins w:id="9295" w:author="Santagata Fabiana (GSE)" w:date="2025-10-09T09:11:00Z">
              <w:del w:id="9296" w:author="Visone Rossana (GSE)" w:date="2025-10-28T10:22:00Z" w16du:dateUtc="2025-10-28T09:22:00Z">
                <w:r w:rsidR="696443CD" w:rsidRPr="46D4ECE2" w:rsidDel="000D5583">
                  <w:rPr>
                    <w:rFonts w:cstheme="minorBidi"/>
                    <w:sz w:val="22"/>
                    <w:szCs w:val="22"/>
                  </w:rPr>
                  <w:delText xml:space="preserve"> richiedente:</w:delText>
                </w:r>
              </w:del>
            </w:ins>
          </w:p>
          <w:p w14:paraId="707CFE25" w14:textId="3EBF3B2C" w:rsidR="002B5C2E" w:rsidDel="000D5583" w:rsidRDefault="696443CD">
            <w:pPr>
              <w:spacing w:before="60" w:after="60" w:line="276" w:lineRule="auto"/>
              <w:jc w:val="both"/>
              <w:rPr>
                <w:ins w:id="9297" w:author="Santagata Fabiana (GSE)" w:date="2025-10-09T09:12:00Z" w16du:dateUtc="2025-10-09T09:12:10Z"/>
                <w:del w:id="9298" w:author="Visone Rossana (GSE)" w:date="2025-10-28T10:22:00Z" w16du:dateUtc="2025-10-28T09:22:00Z"/>
                <w:rFonts w:cstheme="minorBidi"/>
              </w:rPr>
            </w:pPr>
            <w:ins w:id="9299" w:author="Santagata Fabiana (GSE)" w:date="2025-10-09T09:11:00Z">
              <w:del w:id="9300" w:author="Visone Rossana (GSE)" w:date="2025-10-28T10:22:00Z" w16du:dateUtc="2025-10-28T09:22:00Z">
                <w:r w:rsidRPr="59062638" w:rsidDel="000D5583">
                  <w:rPr>
                    <w:rFonts w:cstheme="minorBidi"/>
                    <w:sz w:val="22"/>
                    <w:szCs w:val="22"/>
                  </w:rPr>
                  <w:delText xml:space="preserve">l’esito positivo della richiesta, esprimendo parere positivo </w:delText>
                </w:r>
                <w:commentRangeStart w:id="9301"/>
                <w:commentRangeStart w:id="9302"/>
                <w:r w:rsidRPr="59062638" w:rsidDel="000D5583">
                  <w:rPr>
                    <w:rFonts w:cstheme="minorBidi"/>
                    <w:sz w:val="22"/>
                    <w:szCs w:val="22"/>
                  </w:rPr>
                  <w:delText>rispetto alla proposta progettuale</w:delText>
                </w:r>
              </w:del>
            </w:ins>
            <w:ins w:id="9303" w:author="Santagata Fabiana (GSE)" w:date="2025-10-09T13:00:00Z">
              <w:del w:id="9304" w:author="Visone Rossana (GSE)" w:date="2025-10-28T10:22:00Z" w16du:dateUtc="2025-10-28T09:22:00Z">
                <w:r w:rsidR="50CFB147" w:rsidRPr="59062638" w:rsidDel="000D5583">
                  <w:rPr>
                    <w:rFonts w:cstheme="minorBidi"/>
                    <w:sz w:val="22"/>
                    <w:szCs w:val="22"/>
                  </w:rPr>
                  <w:delText xml:space="preserve">. In tal caso, </w:delText>
                </w:r>
              </w:del>
            </w:ins>
            <w:commentRangeEnd w:id="9301"/>
            <w:del w:id="9305" w:author="Visone Rossana (GSE)" w:date="2025-10-28T10:22:00Z" w16du:dateUtc="2025-10-28T09:22:00Z">
              <w:r w:rsidR="000D5583" w:rsidRPr="59062638" w:rsidDel="000D5583">
                <w:rPr>
                  <w:rStyle w:val="Rimandocommento"/>
                  <w:rFonts w:cstheme="minorBidi"/>
                  <w:sz w:val="22"/>
                  <w:szCs w:val="22"/>
                </w:rPr>
                <w:commentReference w:id="9301"/>
              </w:r>
              <w:commentRangeEnd w:id="9302"/>
              <w:r w:rsidRPr="59062638" w:rsidDel="000D5583">
                <w:rPr>
                  <w:rStyle w:val="Rimandocommento"/>
                  <w:rFonts w:cstheme="minorBidi"/>
                  <w:sz w:val="22"/>
                  <w:szCs w:val="22"/>
                </w:rPr>
                <w:commentReference w:id="9302"/>
              </w:r>
            </w:del>
            <w:ins w:id="9307" w:author="Santagata Fabiana (GSE)" w:date="2025-10-09T13:00:00Z">
              <w:del w:id="9308" w:author="Visone Rossana (GSE)" w:date="2025-10-28T10:22:00Z" w16du:dateUtc="2025-10-28T09:22:00Z">
                <w:r w:rsidR="50CFB147" w:rsidRPr="59062638" w:rsidDel="000D5583">
                  <w:rPr>
                    <w:rFonts w:cstheme="minorBidi"/>
                    <w:sz w:val="22"/>
                    <w:szCs w:val="22"/>
                  </w:rPr>
                  <w:delText xml:space="preserve">Il Portaltermico rilascerà all’impresa richiedente un codice identificativo che </w:delText>
                </w:r>
              </w:del>
            </w:ins>
            <w:ins w:id="9309" w:author="Santagata Fabiana (GSE)" w:date="2025-10-09T13:28:00Z">
              <w:del w:id="9310" w:author="Visone Rossana (GSE)" w:date="2025-10-28T10:22:00Z" w16du:dateUtc="2025-10-28T09:22:00Z">
                <w:r w:rsidR="724FC5FB" w:rsidRPr="59062638" w:rsidDel="000D5583">
                  <w:rPr>
                    <w:rFonts w:cstheme="minorBidi"/>
                    <w:sz w:val="22"/>
                    <w:szCs w:val="22"/>
                  </w:rPr>
                  <w:delText>l’impresa</w:delText>
                </w:r>
              </w:del>
            </w:ins>
            <w:ins w:id="9311" w:author="Santagata Fabiana (GSE)" w:date="2025-10-09T13:00:00Z">
              <w:del w:id="9312" w:author="Visone Rossana (GSE)" w:date="2025-10-28T10:22:00Z" w16du:dateUtc="2025-10-28T09:22:00Z">
                <w:r w:rsidR="3A513C0E" w:rsidRPr="59062638" w:rsidDel="000D5583">
                  <w:rPr>
                    <w:rFonts w:cstheme="minorBidi"/>
                    <w:sz w:val="22"/>
                    <w:szCs w:val="22"/>
                  </w:rPr>
                  <w:delText xml:space="preserve"> dovrà utilizzare per trasm</w:delText>
                </w:r>
              </w:del>
            </w:ins>
            <w:ins w:id="9313" w:author="Santagata Fabiana (GSE)" w:date="2025-10-09T13:28:00Z">
              <w:del w:id="9314" w:author="Visone Rossana (GSE)" w:date="2025-10-28T10:22:00Z" w16du:dateUtc="2025-10-28T09:22:00Z">
                <w:r w:rsidR="7BE359ED" w:rsidRPr="59062638" w:rsidDel="000D5583">
                  <w:rPr>
                    <w:rFonts w:cstheme="minorBidi"/>
                    <w:sz w:val="22"/>
                    <w:szCs w:val="22"/>
                  </w:rPr>
                  <w:delText>ettere l</w:delText>
                </w:r>
              </w:del>
            </w:ins>
            <w:ins w:id="9315" w:author="Santagata Fabiana (GSE)" w:date="2025-10-09T13:00:00Z">
              <w:del w:id="9316" w:author="Visone Rossana (GSE)" w:date="2025-10-28T10:22:00Z" w16du:dateUtc="2025-10-28T09:22:00Z">
                <w:r w:rsidR="50CFB147" w:rsidRPr="59062638" w:rsidDel="000D5583">
                  <w:rPr>
                    <w:rFonts w:cstheme="minorBidi"/>
                    <w:sz w:val="22"/>
                    <w:szCs w:val="22"/>
                  </w:rPr>
                  <w:delText xml:space="preserve">a richiesta di </w:delText>
                </w:r>
              </w:del>
            </w:ins>
            <w:ins w:id="9317" w:author="Santagata Fabiana (GSE)" w:date="2025-10-09T13:01:00Z">
              <w:del w:id="9318" w:author="Visone Rossana (GSE)" w:date="2025-10-28T10:22:00Z" w16du:dateUtc="2025-10-28T09:22:00Z">
                <w:r w:rsidR="50CFB147" w:rsidRPr="59062638" w:rsidDel="000D5583">
                  <w:rPr>
                    <w:rFonts w:cstheme="minorBidi"/>
                    <w:sz w:val="22"/>
                    <w:szCs w:val="22"/>
                  </w:rPr>
                  <w:delText>accesso a</w:delText>
                </w:r>
              </w:del>
            </w:ins>
            <w:ins w:id="9319" w:author="Santagata Fabiana (GSE)" w:date="2025-10-09T13:00:00Z">
              <w:del w:id="9320" w:author="Visone Rossana (GSE)" w:date="2025-10-28T10:22:00Z" w16du:dateUtc="2025-10-28T09:22:00Z">
                <w:r w:rsidR="50CFB147" w:rsidRPr="59062638" w:rsidDel="000D5583">
                  <w:rPr>
                    <w:rFonts w:cstheme="minorBidi"/>
                    <w:sz w:val="22"/>
                    <w:szCs w:val="22"/>
                  </w:rPr>
                  <w:delText>gli incentivi a lavori ultimati</w:delText>
                </w:r>
              </w:del>
            </w:ins>
            <w:ins w:id="9321" w:author="Santagata Fabiana (GSE)" w:date="2025-10-09T09:11:00Z">
              <w:del w:id="9322" w:author="Visone Rossana (GSE)" w:date="2025-10-28T10:22:00Z" w16du:dateUtc="2025-10-28T09:22:00Z">
                <w:r w:rsidR="54DCE923" w:rsidRPr="59062638" w:rsidDel="000D5583">
                  <w:rPr>
                    <w:rFonts w:cstheme="minorBidi"/>
                    <w:sz w:val="22"/>
                    <w:szCs w:val="22"/>
                  </w:rPr>
                  <w:delText xml:space="preserve">; </w:delText>
                </w:r>
              </w:del>
            </w:ins>
          </w:p>
          <w:p w14:paraId="10222A54" w14:textId="7D3FAE0B" w:rsidR="002B5C2E" w:rsidDel="000D5583" w:rsidRDefault="4498CA5D">
            <w:pPr>
              <w:spacing w:before="60" w:after="60" w:line="276" w:lineRule="auto"/>
              <w:jc w:val="both"/>
              <w:rPr>
                <w:ins w:id="9323" w:author="Santagata Fabiana (GSE)" w:date="2025-10-09T09:17:00Z" w16du:dateUtc="2025-10-09T09:17:42Z"/>
                <w:del w:id="9324" w:author="Visone Rossana (GSE)" w:date="2025-10-28T10:22:00Z" w16du:dateUtc="2025-10-28T09:22:00Z"/>
                <w:rFonts w:cstheme="minorBidi"/>
              </w:rPr>
              <w:pPrChange w:id="9325" w:author="Visone Rossana (GSE)" w:date="2025-10-28T10:34:00Z" w16du:dateUtc="2025-10-28T09:34:00Z">
                <w:pPr/>
              </w:pPrChange>
            </w:pPr>
            <w:del w:id="9326" w:author="Visone Rossana (GSE)" w:date="2025-10-28T10:22:00Z" w16du:dateUtc="2025-10-28T09:22:00Z">
              <w:r w:rsidRPr="20DC7736" w:rsidDel="000D5583">
                <w:rPr>
                  <w:rFonts w:cstheme="minorBidi"/>
                  <w:sz w:val="22"/>
                  <w:szCs w:val="22"/>
                </w:rPr>
                <w:delText xml:space="preserve">b) </w:delText>
              </w:r>
            </w:del>
            <w:ins w:id="9327" w:author="Santagata Fabiana (GSE)" w:date="2025-10-09T09:11:00Z">
              <w:del w:id="9328" w:author="Visone Rossana (GSE)" w:date="2025-10-28T10:22:00Z" w16du:dateUtc="2025-10-28T09:22:00Z">
                <w:r w:rsidR="696443CD" w:rsidRPr="221AB42A" w:rsidDel="000D5583">
                  <w:rPr>
                    <w:rFonts w:cstheme="minorBidi"/>
                    <w:sz w:val="22"/>
                    <w:szCs w:val="22"/>
                  </w:rPr>
                  <w:delText xml:space="preserve">la richiesta di integrazioni, </w:delText>
                </w:r>
              </w:del>
            </w:ins>
            <w:ins w:id="9329" w:author="Santagata Fabiana (GSE)" w:date="2025-10-09T12:51:00Z">
              <w:del w:id="9330" w:author="Visone Rossana (GSE)" w:date="2025-10-28T10:22:00Z" w16du:dateUtc="2025-10-28T09:22:00Z">
                <w:r w:rsidR="7F324D5A" w:rsidRPr="221AB42A" w:rsidDel="000D5583">
                  <w:rPr>
                    <w:rFonts w:cstheme="minorBidi"/>
                    <w:sz w:val="22"/>
                    <w:szCs w:val="22"/>
                  </w:rPr>
                  <w:delText xml:space="preserve">trasmessa mediante Portale, </w:delText>
                </w:r>
              </w:del>
            </w:ins>
            <w:ins w:id="9331" w:author="Santagata Fabiana (GSE)" w:date="2025-10-09T09:11:00Z">
              <w:del w:id="9332" w:author="Visone Rossana (GSE)" w:date="2025-10-28T10:22:00Z" w16du:dateUtc="2025-10-28T09:22:00Z">
                <w:r w:rsidR="696443CD" w:rsidRPr="221AB42A" w:rsidDel="000D5583">
                  <w:rPr>
                    <w:rFonts w:cstheme="minorBidi"/>
                    <w:sz w:val="22"/>
                    <w:szCs w:val="22"/>
                  </w:rPr>
                  <w:delText>qualora la documentazione inviata a corredo della richiesta risulti incompleta e/o sia necessario acquisire elementi informativi</w:delText>
                </w:r>
              </w:del>
              <w:del w:id="9333" w:author="Visone Rossana (GSE)" w:date="2025-10-28T10:33:00Z" w16du:dateUtc="2025-10-28T09:33:00Z">
                <w:r w:rsidR="696443CD" w:rsidRPr="221AB42A" w:rsidDel="00E035C9">
                  <w:rPr>
                    <w:rFonts w:cstheme="minorBidi"/>
                    <w:sz w:val="22"/>
                    <w:szCs w:val="22"/>
                  </w:rPr>
                  <w:delText xml:space="preserve"> aggiuntivi. </w:delText>
                </w:r>
              </w:del>
              <w:del w:id="9334" w:author="Visone Rossana (GSE)" w:date="2025-10-28T10:35:00Z" w16du:dateUtc="2025-10-28T09:35:00Z">
                <w:r w:rsidR="696443CD" w:rsidRPr="221AB42A" w:rsidDel="00B847D8">
                  <w:rPr>
                    <w:rFonts w:cstheme="minorBidi"/>
                    <w:sz w:val="22"/>
                    <w:szCs w:val="22"/>
                  </w:rPr>
                  <w:delText>L’invio delle</w:delText>
                </w:r>
              </w:del>
              <w:del w:id="9335" w:author="Visone Rossana (GSE)" w:date="2025-10-28T10:34:00Z" w16du:dateUtc="2025-10-28T09:34:00Z">
                <w:r w:rsidR="696443CD" w:rsidRPr="221AB42A" w:rsidDel="00B847D8">
                  <w:rPr>
                    <w:rFonts w:cstheme="minorBidi"/>
                    <w:sz w:val="22"/>
                    <w:szCs w:val="22"/>
                  </w:rPr>
                  <w:delText xml:space="preserve"> </w:delText>
                </w:r>
              </w:del>
              <w:del w:id="9336" w:author="Visone Rossana (GSE)" w:date="2025-10-28T10:22:00Z" w16du:dateUtc="2025-10-28T09:22:00Z">
                <w:r w:rsidR="696443CD" w:rsidRPr="221AB42A" w:rsidDel="000D5583">
                  <w:rPr>
                    <w:rFonts w:cstheme="minorBidi"/>
                    <w:sz w:val="22"/>
                    <w:szCs w:val="22"/>
                  </w:rPr>
                  <w:delText>informazioni e/o dei documenti indicati</w:delText>
                </w:r>
              </w:del>
            </w:ins>
            <w:ins w:id="9337" w:author="Santagata Fabiana (GSE)" w:date="2025-10-09T09:16:00Z">
              <w:del w:id="9338" w:author="Visone Rossana (GSE)" w:date="2025-10-28T10:22:00Z" w16du:dateUtc="2025-10-28T09:22:00Z">
                <w:r w:rsidR="106D17DF" w:rsidRPr="221AB42A" w:rsidDel="000D5583">
                  <w:rPr>
                    <w:rFonts w:cstheme="minorBidi"/>
                    <w:sz w:val="22"/>
                    <w:szCs w:val="22"/>
                  </w:rPr>
                  <w:delText xml:space="preserve"> </w:delText>
                </w:r>
              </w:del>
            </w:ins>
            <w:ins w:id="9339" w:author="Santagata Fabiana (GSE)" w:date="2025-10-09T09:11:00Z">
              <w:del w:id="9340" w:author="Visone Rossana (GSE)" w:date="2025-10-28T10:22:00Z" w16du:dateUtc="2025-10-28T09:22:00Z">
                <w:r w:rsidR="696443CD" w:rsidRPr="221AB42A" w:rsidDel="000D5583">
                  <w:rPr>
                    <w:rFonts w:cstheme="minorBidi"/>
                    <w:sz w:val="22"/>
                    <w:szCs w:val="22"/>
                  </w:rPr>
                  <w:delText xml:space="preserve">deve essere effettuato entro </w:delText>
                </w:r>
              </w:del>
            </w:ins>
            <w:ins w:id="9341" w:author="Santagata Fabiana (GSE)" w:date="2025-10-09T12:52:00Z">
              <w:del w:id="9342" w:author="Visone Rossana (GSE)" w:date="2025-10-28T10:22:00Z" w16du:dateUtc="2025-10-28T09:22:00Z">
                <w:r w:rsidR="03198F7E" w:rsidRPr="221AB42A" w:rsidDel="000D5583">
                  <w:rPr>
                    <w:rFonts w:cstheme="minorBidi"/>
                    <w:sz w:val="22"/>
                    <w:szCs w:val="22"/>
                    <w:highlight w:val="yellow"/>
                    <w:rPrChange w:id="9343" w:author="Santagata Fabiana (GSE)" w:date="2025-10-09T12:52:00Z">
                      <w:rPr>
                        <w:rFonts w:cstheme="minorBidi"/>
                        <w:sz w:val="22"/>
                        <w:szCs w:val="22"/>
                      </w:rPr>
                    </w:rPrChange>
                  </w:rPr>
                  <w:delText>2</w:delText>
                </w:r>
              </w:del>
            </w:ins>
            <w:ins w:id="9344" w:author="Santagata Fabiana (GSE)" w:date="2025-10-09T09:28:00Z">
              <w:del w:id="9345" w:author="Visone Rossana (GSE)" w:date="2025-10-28T10:22:00Z" w16du:dateUtc="2025-10-28T09:22:00Z">
                <w:r w:rsidR="3BF89CD0" w:rsidRPr="221AB42A" w:rsidDel="000D5583">
                  <w:rPr>
                    <w:rFonts w:cstheme="minorBidi"/>
                    <w:sz w:val="22"/>
                    <w:szCs w:val="22"/>
                    <w:highlight w:val="yellow"/>
                    <w:rPrChange w:id="9346" w:author="Santagata Fabiana (GSE)" w:date="2025-10-09T09:28:00Z">
                      <w:rPr>
                        <w:rFonts w:cstheme="minorBidi"/>
                        <w:sz w:val="22"/>
                        <w:szCs w:val="22"/>
                      </w:rPr>
                    </w:rPrChange>
                  </w:rPr>
                  <w:delText>0</w:delText>
                </w:r>
              </w:del>
            </w:ins>
            <w:ins w:id="9347" w:author="Santagata Fabiana (GSE)" w:date="2025-10-09T09:11:00Z">
              <w:del w:id="9348" w:author="Visone Rossana (GSE)" w:date="2025-10-28T10:22:00Z" w16du:dateUtc="2025-10-28T09:22:00Z">
                <w:r w:rsidR="696443CD" w:rsidRPr="221AB42A" w:rsidDel="000D5583">
                  <w:rPr>
                    <w:rFonts w:cstheme="minorBidi"/>
                    <w:sz w:val="22"/>
                    <w:szCs w:val="22"/>
                  </w:rPr>
                  <w:delText xml:space="preserve"> giorni </w:delText>
                </w:r>
              </w:del>
            </w:ins>
            <w:ins w:id="9349" w:author="Santagata Fabiana (GSE)" w:date="2025-10-09T09:16:00Z">
              <w:del w:id="9350" w:author="Visone Rossana (GSE)" w:date="2025-10-28T10:22:00Z" w16du:dateUtc="2025-10-28T09:22:00Z">
                <w:r w:rsidR="5B2B2955" w:rsidRPr="221AB42A" w:rsidDel="000D5583">
                  <w:rPr>
                    <w:rFonts w:cstheme="minorBidi"/>
                    <w:sz w:val="22"/>
                    <w:szCs w:val="22"/>
                  </w:rPr>
                  <w:delText xml:space="preserve">dalla comunicazione </w:delText>
                </w:r>
              </w:del>
            </w:ins>
            <w:ins w:id="9351" w:author="Santagata Fabiana (GSE)" w:date="2025-10-09T09:11:00Z">
              <w:del w:id="9352" w:author="Visone Rossana (GSE)" w:date="2025-10-28T10:22:00Z" w16du:dateUtc="2025-10-28T09:22:00Z">
                <w:r w:rsidR="696443CD" w:rsidRPr="221AB42A" w:rsidDel="000D5583">
                  <w:rPr>
                    <w:rFonts w:cstheme="minorBidi"/>
                    <w:sz w:val="22"/>
                    <w:szCs w:val="22"/>
                  </w:rPr>
                  <w:delText xml:space="preserve">della richiesta di integrazioni. </w:delText>
                </w:r>
              </w:del>
            </w:ins>
            <w:ins w:id="9353" w:author="Santagata Fabiana (GSE)" w:date="2025-10-09T09:17:00Z">
              <w:del w:id="9354" w:author="Visone Rossana (GSE)" w:date="2025-10-28T10:22:00Z" w16du:dateUtc="2025-10-28T09:22:00Z">
                <w:r w:rsidR="5812CE1C" w:rsidRPr="221AB42A" w:rsidDel="000D5583">
                  <w:rPr>
                    <w:rFonts w:cstheme="minorBidi"/>
                    <w:sz w:val="22"/>
                    <w:szCs w:val="22"/>
                  </w:rPr>
                  <w:delText>L</w:delText>
                </w:r>
              </w:del>
            </w:ins>
            <w:ins w:id="9355" w:author="Santagata Fabiana (GSE)" w:date="2025-10-09T09:11:00Z">
              <w:del w:id="9356" w:author="Visone Rossana (GSE)" w:date="2025-10-28T10:22:00Z" w16du:dateUtc="2025-10-28T09:22:00Z">
                <w:r w:rsidR="696443CD" w:rsidRPr="221AB42A" w:rsidDel="000D5583">
                  <w:rPr>
                    <w:rFonts w:cstheme="minorBidi"/>
                    <w:sz w:val="22"/>
                    <w:szCs w:val="22"/>
                  </w:rPr>
                  <w:delText>a</w:delText>
                </w:r>
              </w:del>
            </w:ins>
            <w:ins w:id="9357" w:author="Santagata Fabiana (GSE)" w:date="2025-10-09T09:17:00Z">
              <w:del w:id="9358" w:author="Visone Rossana (GSE)" w:date="2025-10-28T10:22:00Z" w16du:dateUtc="2025-10-28T09:22:00Z">
                <w:r w:rsidR="110A966E" w:rsidRPr="221AB42A" w:rsidDel="000D5583">
                  <w:rPr>
                    <w:rFonts w:cstheme="minorBidi"/>
                    <w:sz w:val="22"/>
                    <w:szCs w:val="22"/>
                  </w:rPr>
                  <w:delText xml:space="preserve"> comunicazione della</w:delText>
                </w:r>
              </w:del>
            </w:ins>
            <w:ins w:id="9359" w:author="Santagata Fabiana (GSE)" w:date="2025-10-09T09:11:00Z">
              <w:del w:id="9360" w:author="Visone Rossana (GSE)" w:date="2025-10-28T10:22:00Z" w16du:dateUtc="2025-10-28T09:22:00Z">
                <w:r w:rsidR="696443CD" w:rsidRPr="221AB42A" w:rsidDel="000D5583">
                  <w:rPr>
                    <w:rFonts w:cstheme="minorBidi"/>
                    <w:sz w:val="22"/>
                    <w:szCs w:val="22"/>
                  </w:rPr>
                  <w:delText xml:space="preserve"> richiesta di integrazione sospende il termine del procedimento, che riprende a decorrere dalla data di ricevimento delle integrazioni richieste o, in mancanza, dalla scadenza del predetto termine di </w:delText>
                </w:r>
              </w:del>
            </w:ins>
            <w:ins w:id="9361" w:author="Santagata Fabiana (GSE)" w:date="2025-10-09T12:52:00Z">
              <w:del w:id="9362" w:author="Visone Rossana (GSE)" w:date="2025-10-28T10:22:00Z" w16du:dateUtc="2025-10-28T09:22:00Z">
                <w:r w:rsidR="4ADA5118" w:rsidRPr="221AB42A" w:rsidDel="000D5583">
                  <w:rPr>
                    <w:rFonts w:cstheme="minorBidi"/>
                    <w:sz w:val="22"/>
                    <w:szCs w:val="22"/>
                    <w:highlight w:val="yellow"/>
                    <w:rPrChange w:id="9363" w:author="Santagata Fabiana (GSE)" w:date="2025-10-09T12:53:00Z">
                      <w:rPr>
                        <w:rFonts w:cstheme="minorBidi"/>
                        <w:sz w:val="22"/>
                        <w:szCs w:val="22"/>
                      </w:rPr>
                    </w:rPrChange>
                  </w:rPr>
                  <w:delText>2</w:delText>
                </w:r>
              </w:del>
            </w:ins>
            <w:ins w:id="9364" w:author="Santagata Fabiana (GSE)" w:date="2025-10-09T09:27:00Z">
              <w:del w:id="9365" w:author="Visone Rossana (GSE)" w:date="2025-10-28T10:22:00Z" w16du:dateUtc="2025-10-28T09:22:00Z">
                <w:r w:rsidR="736512DC" w:rsidRPr="221AB42A" w:rsidDel="000D5583">
                  <w:rPr>
                    <w:rFonts w:cstheme="minorBidi"/>
                    <w:sz w:val="22"/>
                    <w:szCs w:val="22"/>
                    <w:highlight w:val="yellow"/>
                    <w:rPrChange w:id="9366" w:author="Santagata Fabiana (GSE)" w:date="2025-10-09T09:27:00Z">
                      <w:rPr>
                        <w:rFonts w:cstheme="minorBidi"/>
                        <w:sz w:val="22"/>
                        <w:szCs w:val="22"/>
                      </w:rPr>
                    </w:rPrChange>
                  </w:rPr>
                  <w:delText>0</w:delText>
                </w:r>
              </w:del>
            </w:ins>
            <w:ins w:id="9367" w:author="Santagata Fabiana (GSE)" w:date="2025-10-09T09:17:00Z">
              <w:del w:id="9368" w:author="Visone Rossana (GSE)" w:date="2025-10-28T10:22:00Z" w16du:dateUtc="2025-10-28T09:22:00Z">
                <w:r w:rsidR="4B5C07B8" w:rsidRPr="221AB42A" w:rsidDel="000D5583">
                  <w:rPr>
                    <w:rFonts w:cstheme="minorBidi"/>
                    <w:sz w:val="22"/>
                    <w:szCs w:val="22"/>
                  </w:rPr>
                  <w:delText xml:space="preserve"> </w:delText>
                </w:r>
              </w:del>
            </w:ins>
            <w:ins w:id="9369" w:author="Santagata Fabiana (GSE)" w:date="2025-10-09T09:11:00Z">
              <w:del w:id="9370" w:author="Visone Rossana (GSE)" w:date="2025-10-28T10:22:00Z" w16du:dateUtc="2025-10-28T09:22:00Z">
                <w:r w:rsidR="696443CD" w:rsidRPr="221AB42A" w:rsidDel="000D5583">
                  <w:rPr>
                    <w:rFonts w:cstheme="minorBidi"/>
                    <w:sz w:val="22"/>
                    <w:szCs w:val="22"/>
                  </w:rPr>
                  <w:delText>giorni</w:delText>
                </w:r>
              </w:del>
            </w:ins>
            <w:ins w:id="9371" w:author="Santagata Fabiana (GSE)" w:date="2025-10-09T13:28:00Z">
              <w:del w:id="9372" w:author="Visone Rossana (GSE)" w:date="2025-10-28T10:22:00Z" w16du:dateUtc="2025-10-28T09:22:00Z">
                <w:r w:rsidR="242A0CC9" w:rsidRPr="221AB42A" w:rsidDel="000D5583">
                  <w:rPr>
                    <w:rFonts w:cstheme="minorBidi"/>
                    <w:sz w:val="22"/>
                    <w:szCs w:val="22"/>
                  </w:rPr>
                  <w:delText>;</w:delText>
                </w:r>
              </w:del>
            </w:ins>
          </w:p>
          <w:p w14:paraId="4510F6C9" w14:textId="70ACCE45" w:rsidR="002B5C2E" w:rsidDel="000D5583" w:rsidRDefault="4498CA5D">
            <w:pPr>
              <w:spacing w:before="60" w:after="60" w:line="276" w:lineRule="auto"/>
              <w:jc w:val="both"/>
              <w:rPr>
                <w:ins w:id="9373" w:author="Santagata Fabiana (GSE)" w:date="2025-10-09T09:18:00Z" w16du:dateUtc="2025-10-09T09:18:39Z"/>
                <w:del w:id="9374" w:author="Visone Rossana (GSE)" w:date="2025-10-28T10:22:00Z" w16du:dateUtc="2025-10-28T09:22:00Z"/>
                <w:rFonts w:cstheme="minorBidi"/>
              </w:rPr>
              <w:pPrChange w:id="9375" w:author="Visone Rossana (GSE)" w:date="2025-10-28T10:34:00Z" w16du:dateUtc="2025-10-28T09:34:00Z">
                <w:pPr/>
              </w:pPrChange>
            </w:pPr>
            <w:ins w:id="9376" w:author="Santagata Fabiana (GSE)" w:date="2025-10-09T09:17:00Z">
              <w:del w:id="9377" w:author="Visone Rossana (GSE)" w:date="2025-10-28T10:22:00Z" w16du:dateUtc="2025-10-28T09:22:00Z">
                <w:r w:rsidRPr="46D4ECE2" w:rsidDel="000D5583">
                  <w:rPr>
                    <w:rFonts w:cstheme="minorBidi"/>
                    <w:sz w:val="22"/>
                    <w:szCs w:val="22"/>
                  </w:rPr>
                  <w:delText>l</w:delText>
                </w:r>
              </w:del>
            </w:ins>
            <w:ins w:id="9378" w:author="Santagata Fabiana (GSE)" w:date="2025-10-09T09:11:00Z">
              <w:del w:id="9379" w:author="Visone Rossana (GSE)" w:date="2025-10-28T10:22:00Z" w16du:dateUtc="2025-10-28T09:22:00Z">
                <w:r w:rsidR="696443CD" w:rsidRPr="46D4ECE2" w:rsidDel="000D5583">
                  <w:rPr>
                    <w:rFonts w:cstheme="minorBidi"/>
                    <w:sz w:val="22"/>
                    <w:szCs w:val="22"/>
                  </w:rPr>
                  <w:delText xml:space="preserve">’esito negativo della richiesta, esprimendo parere negativo motivato laddove la documentazione trasmessa non risulti idonea e/o sussistano motivi ostativi alla verifica positiva della proposta progettuale, ovvero nel caso in cui il </w:delText>
                </w:r>
              </w:del>
            </w:ins>
            <w:ins w:id="9380" w:author="Santagata Fabiana (GSE)" w:date="2025-10-09T09:18:00Z">
              <w:del w:id="9381" w:author="Visone Rossana (GSE)" w:date="2025-10-28T10:22:00Z" w16du:dateUtc="2025-10-28T09:22:00Z">
                <w:r w:rsidR="374B7137" w:rsidRPr="46D4ECE2" w:rsidDel="000D5583">
                  <w:rPr>
                    <w:rFonts w:cstheme="minorBidi"/>
                    <w:sz w:val="22"/>
                    <w:szCs w:val="22"/>
                  </w:rPr>
                  <w:delText>r</w:delText>
                </w:r>
              </w:del>
            </w:ins>
            <w:ins w:id="9382" w:author="Santagata Fabiana (GSE)" w:date="2025-10-09T09:11:00Z">
              <w:del w:id="9383" w:author="Visone Rossana (GSE)" w:date="2025-10-28T10:22:00Z" w16du:dateUtc="2025-10-28T09:22:00Z">
                <w:r w:rsidR="696443CD" w:rsidRPr="46D4ECE2" w:rsidDel="000D5583">
                  <w:rPr>
                    <w:rFonts w:cstheme="minorBidi"/>
                    <w:sz w:val="22"/>
                    <w:szCs w:val="22"/>
                  </w:rPr>
                  <w:delText>ichiedente non invii le integrazioni richieste.</w:delText>
                </w:r>
              </w:del>
            </w:ins>
          </w:p>
          <w:p w14:paraId="5DE0E6DB" w14:textId="336DB8F2" w:rsidR="002B5C2E" w:rsidDel="000D5583" w:rsidRDefault="7C57AA63">
            <w:pPr>
              <w:spacing w:before="60" w:after="60" w:line="276" w:lineRule="auto"/>
              <w:jc w:val="both"/>
              <w:rPr>
                <w:ins w:id="9384" w:author="Santagata Fabiana (GSE)" w:date="2025-10-09T09:19:00Z" w16du:dateUtc="2025-10-09T09:19:07Z"/>
                <w:del w:id="9385" w:author="Visone Rossana (GSE)" w:date="2025-10-28T10:22:00Z" w16du:dateUtc="2025-10-28T09:22:00Z"/>
                <w:rFonts w:cstheme="minorBidi"/>
              </w:rPr>
              <w:pPrChange w:id="9386" w:author="Visone Rossana (GSE)" w:date="2025-10-28T10:34:00Z" w16du:dateUtc="2025-10-28T09:34:00Z">
                <w:pPr/>
              </w:pPrChange>
            </w:pPr>
            <w:ins w:id="9387" w:author="Santagata Fabiana (GSE)" w:date="2025-10-09T09:18:00Z">
              <w:del w:id="9388" w:author="Visone Rossana (GSE)" w:date="2025-10-28T10:22:00Z" w16du:dateUtc="2025-10-28T09:22:00Z">
                <w:r w:rsidRPr="46D4ECE2" w:rsidDel="000D5583">
                  <w:rPr>
                    <w:rFonts w:cstheme="minorBidi"/>
                    <w:sz w:val="22"/>
                    <w:szCs w:val="22"/>
                  </w:rPr>
                  <w:delText xml:space="preserve">Al netto dell’eventuale sospensione dei termini procedimentali, il GSE conclude l’istruttoria entro </w:delText>
                </w:r>
              </w:del>
            </w:ins>
            <w:ins w:id="9389" w:author="Visone Rossana (GSE)" w:date="2025-10-09T14:50:00Z" w16du:dateUtc="2025-10-09T12:50:00Z">
              <w:del w:id="9390" w:author="Visone Rossana (GSE)" w:date="2025-10-28T10:22:00Z" w16du:dateUtc="2025-10-28T09:22:00Z">
                <w:r w:rsidR="00D34CC8" w:rsidDel="000D5583">
                  <w:rPr>
                    <w:rFonts w:cstheme="minorBidi"/>
                    <w:sz w:val="22"/>
                    <w:szCs w:val="22"/>
                    <w:highlight w:val="yellow"/>
                  </w:rPr>
                  <w:delText>6</w:delText>
                </w:r>
              </w:del>
            </w:ins>
            <w:ins w:id="9391" w:author="Santagata Fabiana (GSE)" w:date="2025-10-09T09:27:00Z">
              <w:del w:id="9392" w:author="Visone Rossana (GSE)" w:date="2025-10-28T10:22:00Z" w16du:dateUtc="2025-10-28T09:22:00Z">
                <w:r w:rsidR="2CD65E8F" w:rsidRPr="59252A2C" w:rsidDel="000D5583">
                  <w:rPr>
                    <w:rFonts w:cstheme="minorBidi"/>
                    <w:sz w:val="22"/>
                    <w:szCs w:val="22"/>
                    <w:highlight w:val="yellow"/>
                    <w:rPrChange w:id="9393" w:author="Santagata Fabiana (GSE)" w:date="2025-10-09T09:27:00Z">
                      <w:rPr>
                        <w:rFonts w:cstheme="minorBidi"/>
                        <w:sz w:val="22"/>
                        <w:szCs w:val="22"/>
                      </w:rPr>
                    </w:rPrChange>
                  </w:rPr>
                  <w:delText>30</w:delText>
                </w:r>
              </w:del>
            </w:ins>
            <w:ins w:id="9394" w:author="Santagata Fabiana (GSE)" w:date="2025-10-09T09:18:00Z">
              <w:del w:id="9395" w:author="Visone Rossana (GSE)" w:date="2025-10-28T10:22:00Z" w16du:dateUtc="2025-10-28T09:22:00Z">
                <w:r w:rsidRPr="46D4ECE2" w:rsidDel="000D5583">
                  <w:rPr>
                    <w:rFonts w:cstheme="minorBidi"/>
                    <w:sz w:val="22"/>
                    <w:szCs w:val="22"/>
                  </w:rPr>
                  <w:delText xml:space="preserve"> giorni dalla ricezione della richiesta. </w:delText>
                </w:r>
              </w:del>
            </w:ins>
            <w:ins w:id="9396" w:author="Visone Rossana (GSE)" w:date="2025-10-28T10:35:00Z" w16du:dateUtc="2025-10-28T09:35:00Z">
              <w:r w:rsidR="00B847D8">
                <w:rPr>
                  <w:rFonts w:cstheme="minorBidi"/>
                  <w:sz w:val="22"/>
                  <w:szCs w:val="22"/>
                </w:rPr>
                <w:t xml:space="preserve">Le </w:t>
              </w:r>
            </w:ins>
          </w:p>
          <w:p w14:paraId="193668E4" w14:textId="6D80D686" w:rsidR="002B5C2E" w:rsidRDefault="7C57AA63" w:rsidP="006F56F6">
            <w:pPr>
              <w:spacing w:before="60" w:after="60" w:line="276" w:lineRule="auto"/>
              <w:jc w:val="both"/>
              <w:rPr>
                <w:ins w:id="9397" w:author="Santagata Fabiana (GSE)" w:date="2025-10-09T09:19:00Z" w16du:dateUtc="2025-10-09T09:19:30Z"/>
                <w:rFonts w:cstheme="minorBidi"/>
              </w:rPr>
            </w:pPr>
            <w:ins w:id="9398" w:author="Santagata Fabiana (GSE)" w:date="2025-10-09T09:18:00Z">
              <w:del w:id="9399" w:author="Visone Rossana (GSE)" w:date="2025-10-28T10:34:00Z" w16du:dateUtc="2025-10-28T09:34:00Z">
                <w:r w:rsidRPr="46D4ECE2" w:rsidDel="00B847D8">
                  <w:rPr>
                    <w:rFonts w:cstheme="minorBidi"/>
                    <w:sz w:val="22"/>
                    <w:szCs w:val="22"/>
                  </w:rPr>
                  <w:delText>Le comunicazioni di esito</w:delText>
                </w:r>
              </w:del>
              <w:r w:rsidRPr="46D4ECE2">
                <w:rPr>
                  <w:rFonts w:cstheme="minorBidi"/>
                  <w:sz w:val="22"/>
                  <w:szCs w:val="22"/>
                </w:rPr>
                <w:t xml:space="preserve"> </w:t>
              </w:r>
            </w:ins>
            <w:ins w:id="9400" w:author="Visone Rossana (GSE)" w:date="2025-10-28T10:34:00Z" w16du:dateUtc="2025-10-28T09:34:00Z">
              <w:r w:rsidR="00B847D8">
                <w:rPr>
                  <w:rFonts w:cstheme="minorBidi"/>
                  <w:sz w:val="22"/>
                  <w:szCs w:val="22"/>
                </w:rPr>
                <w:t xml:space="preserve">comunicazioni </w:t>
              </w:r>
            </w:ins>
            <w:ins w:id="9401" w:author="Santagata Fabiana (GSE)" w:date="2025-10-09T09:18:00Z">
              <w:r w:rsidRPr="46D4ECE2">
                <w:rPr>
                  <w:rFonts w:cstheme="minorBidi"/>
                  <w:sz w:val="22"/>
                  <w:szCs w:val="22"/>
                </w:rPr>
                <w:t xml:space="preserve">sono trasmesse </w:t>
              </w:r>
              <w:r w:rsidRPr="48BE28F9">
                <w:rPr>
                  <w:rFonts w:cstheme="minorBidi"/>
                  <w:sz w:val="22"/>
                  <w:szCs w:val="22"/>
                </w:rPr>
                <w:t>al</w:t>
              </w:r>
            </w:ins>
            <w:ins w:id="9402" w:author="Santagata Fabiana (GSE)" w:date="2025-10-13T14:21:00Z">
              <w:r w:rsidR="7E4E78FE" w:rsidRPr="48BE28F9">
                <w:rPr>
                  <w:rFonts w:cstheme="minorBidi"/>
                  <w:sz w:val="22"/>
                  <w:szCs w:val="22"/>
                </w:rPr>
                <w:t>l’impresa</w:t>
              </w:r>
            </w:ins>
            <w:ins w:id="9403" w:author="Santagata Fabiana (GSE)" w:date="2025-10-09T09:18:00Z">
              <w:r w:rsidRPr="46D4ECE2">
                <w:rPr>
                  <w:rFonts w:cstheme="minorBidi"/>
                  <w:sz w:val="22"/>
                  <w:szCs w:val="22"/>
                </w:rPr>
                <w:t xml:space="preserve"> richiedente</w:t>
              </w:r>
            </w:ins>
            <w:ins w:id="9404" w:author="Visone Rossana (GSE)" w:date="2025-10-28T12:56:00Z" w16du:dateUtc="2025-10-28T11:56:00Z">
              <w:r w:rsidR="002C573B">
                <w:rPr>
                  <w:rFonts w:cstheme="minorBidi"/>
                  <w:sz w:val="22"/>
                  <w:szCs w:val="22"/>
                </w:rPr>
                <w:t>,</w:t>
              </w:r>
            </w:ins>
            <w:ins w:id="9405" w:author="Visone Rossana (GSE)" w:date="2025-10-28T12:57:00Z" w16du:dateUtc="2025-10-28T11:57:00Z">
              <w:r w:rsidR="002C573B">
                <w:rPr>
                  <w:rFonts w:cstheme="minorBidi"/>
                  <w:sz w:val="22"/>
                  <w:szCs w:val="22"/>
                </w:rPr>
                <w:t xml:space="preserve"> entro 30 giorni</w:t>
              </w:r>
              <w:r w:rsidR="004D6153">
                <w:rPr>
                  <w:rFonts w:cstheme="minorBidi"/>
                  <w:sz w:val="22"/>
                  <w:szCs w:val="22"/>
                </w:rPr>
                <w:t xml:space="preserve"> dalla ricezione della richiesta preliminare,</w:t>
              </w:r>
            </w:ins>
            <w:ins w:id="9406" w:author="Santagata Fabiana (GSE)" w:date="2025-10-09T09:18:00Z">
              <w:r w:rsidRPr="46D4ECE2">
                <w:rPr>
                  <w:rFonts w:cstheme="minorBidi"/>
                  <w:sz w:val="22"/>
                  <w:szCs w:val="22"/>
                </w:rPr>
                <w:t xml:space="preserve"> </w:t>
              </w:r>
              <w:r w:rsidRPr="46D4ECE2">
                <w:rPr>
                  <w:rFonts w:cstheme="minorBidi"/>
                  <w:sz w:val="22"/>
                  <w:szCs w:val="22"/>
                  <w:highlight w:val="yellow"/>
                  <w:rPrChange w:id="9407" w:author="Santagata Fabiana (GSE)" w:date="2025-10-09T09:19:00Z">
                    <w:rPr>
                      <w:rFonts w:cstheme="minorBidi"/>
                      <w:sz w:val="22"/>
                      <w:szCs w:val="22"/>
                    </w:rPr>
                  </w:rPrChange>
                </w:rPr>
                <w:t>attraverso l’invio di una PEC</w:t>
              </w:r>
            </w:ins>
            <w:ins w:id="9408" w:author="Visone Rossana (GSE)" w:date="2025-10-09T14:41:00Z" w16du:dateUtc="2025-10-09T12:41:00Z">
              <w:r w:rsidR="00A316BE">
                <w:rPr>
                  <w:rFonts w:cstheme="minorBidi"/>
                  <w:sz w:val="22"/>
                  <w:szCs w:val="22"/>
                  <w:highlight w:val="yellow"/>
                </w:rPr>
                <w:t xml:space="preserve"> o raccomandata </w:t>
              </w:r>
              <w:r w:rsidR="006909A9">
                <w:rPr>
                  <w:rFonts w:cstheme="minorBidi"/>
                  <w:sz w:val="22"/>
                  <w:szCs w:val="22"/>
                  <w:highlight w:val="yellow"/>
                </w:rPr>
                <w:t xml:space="preserve">in </w:t>
              </w:r>
            </w:ins>
            <w:ins w:id="9409" w:author="Visone Rossana (GSE)" w:date="2025-10-09T14:42:00Z" w16du:dateUtc="2025-10-09T12:42:00Z">
              <w:r w:rsidR="006F58C4">
                <w:rPr>
                  <w:rFonts w:cstheme="minorBidi"/>
                  <w:sz w:val="22"/>
                  <w:szCs w:val="22"/>
                  <w:highlight w:val="yellow"/>
                </w:rPr>
                <w:t>ragione della modalità di corrispondenza dichiarata sul Portale all’atto della trasmissione della richiesta</w:t>
              </w:r>
            </w:ins>
            <w:ins w:id="9410" w:author="Santagata Fabiana (GSE)" w:date="2025-10-09T09:18:00Z">
              <w:r w:rsidRPr="46D4ECE2">
                <w:rPr>
                  <w:rFonts w:cstheme="minorBidi"/>
                  <w:sz w:val="22"/>
                  <w:szCs w:val="22"/>
                  <w:highlight w:val="yellow"/>
                  <w:rPrChange w:id="9411" w:author="Santagata Fabiana (GSE)" w:date="2025-10-09T09:19:00Z">
                    <w:rPr>
                      <w:rFonts w:cstheme="minorBidi"/>
                      <w:sz w:val="22"/>
                      <w:szCs w:val="22"/>
                    </w:rPr>
                  </w:rPrChange>
                </w:rPr>
                <w:t>.</w:t>
              </w:r>
              <w:r w:rsidRPr="46D4ECE2">
                <w:rPr>
                  <w:rFonts w:cstheme="minorBidi"/>
                  <w:sz w:val="22"/>
                  <w:szCs w:val="22"/>
                </w:rPr>
                <w:t xml:space="preserve"> </w:t>
              </w:r>
            </w:ins>
          </w:p>
          <w:p w14:paraId="1849CDBD" w14:textId="7ECDFD1E" w:rsidR="002B5C2E" w:rsidRDefault="52CD0BE6" w:rsidP="006F56F6">
            <w:pPr>
              <w:spacing w:before="60" w:after="60" w:line="276" w:lineRule="auto"/>
              <w:jc w:val="both"/>
              <w:rPr>
                <w:ins w:id="9412" w:author="Santagata Fabiana (GSE)" w:date="2025-10-09T09:19:00Z" w16du:dateUtc="2025-10-09T09:19:30Z"/>
                <w:rFonts w:cstheme="minorBidi"/>
                <w:sz w:val="22"/>
                <w:szCs w:val="22"/>
              </w:rPr>
            </w:pPr>
            <w:ins w:id="9413" w:author="Santagata Fabiana (GSE)" w:date="2025-10-09T09:30:00Z">
              <w:del w:id="9414" w:author="Visone Rossana (GSE)" w:date="2025-10-28T10:22:00Z" w16du:dateUtc="2025-10-28T09:22:00Z">
                <w:r w:rsidRPr="59252A2C" w:rsidDel="000D5583">
                  <w:rPr>
                    <w:rFonts w:cstheme="minorBidi"/>
                    <w:sz w:val="22"/>
                    <w:szCs w:val="22"/>
                  </w:rPr>
                  <w:delText xml:space="preserve">L’esito positivo della richiesta </w:delText>
                </w:r>
              </w:del>
            </w:ins>
            <w:ins w:id="9415" w:author="Santagata Fabiana (GSE)" w:date="2025-10-09T09:31:00Z">
              <w:del w:id="9416" w:author="Visone Rossana (GSE)" w:date="2025-10-28T10:22:00Z" w16du:dateUtc="2025-10-28T09:22:00Z">
                <w:r w:rsidRPr="59252A2C" w:rsidDel="000D5583">
                  <w:rPr>
                    <w:rFonts w:cstheme="minorBidi"/>
                    <w:sz w:val="22"/>
                    <w:szCs w:val="22"/>
                  </w:rPr>
                  <w:delText>preliminare comunicato da</w:delText>
                </w:r>
              </w:del>
            </w:ins>
            <w:ins w:id="9417" w:author="Santagata Fabiana (GSE)" w:date="2025-10-09T09:30:00Z">
              <w:del w:id="9418" w:author="Visone Rossana (GSE)" w:date="2025-10-28T10:22:00Z" w16du:dateUtc="2025-10-28T09:22:00Z">
                <w:r w:rsidRPr="59252A2C" w:rsidDel="000D5583">
                  <w:rPr>
                    <w:rFonts w:cstheme="minorBidi"/>
                    <w:sz w:val="22"/>
                    <w:szCs w:val="22"/>
                  </w:rPr>
                  <w:delText xml:space="preserve">l GSE </w:delText>
                </w:r>
              </w:del>
            </w:ins>
            <w:ins w:id="9419" w:author="Santagata Fabiana (GSE)" w:date="2025-10-09T09:31:00Z">
              <w:del w:id="9420" w:author="Visone Rossana (GSE)" w:date="2025-10-28T10:22:00Z" w16du:dateUtc="2025-10-28T09:22:00Z">
                <w:r w:rsidRPr="59252A2C" w:rsidDel="000D5583">
                  <w:rPr>
                    <w:rFonts w:cstheme="minorBidi"/>
                    <w:sz w:val="22"/>
                    <w:szCs w:val="22"/>
                  </w:rPr>
                  <w:delText>rappresenta il presu</w:delText>
                </w:r>
                <w:r w:rsidR="0163306A" w:rsidRPr="59252A2C" w:rsidDel="000D5583">
                  <w:rPr>
                    <w:rFonts w:cstheme="minorBidi"/>
                    <w:sz w:val="22"/>
                    <w:szCs w:val="22"/>
                  </w:rPr>
                  <w:delText xml:space="preserve">pposto per accedere agli incentivi, ma non </w:delText>
                </w:r>
              </w:del>
            </w:ins>
            <w:ins w:id="9421" w:author="Santagata Fabiana (GSE)" w:date="2025-10-09T09:32:00Z">
              <w:del w:id="9422" w:author="Visone Rossana (GSE)" w:date="2025-10-28T10:22:00Z" w16du:dateUtc="2025-10-28T09:22:00Z">
                <w:r w:rsidR="0163306A" w:rsidRPr="387243B3" w:rsidDel="000D5583">
                  <w:rPr>
                    <w:rFonts w:cstheme="minorBidi"/>
                    <w:sz w:val="22"/>
                    <w:szCs w:val="22"/>
                  </w:rPr>
                  <w:delText>garantisce</w:delText>
                </w:r>
              </w:del>
            </w:ins>
            <w:ins w:id="9423" w:author="Santagata Fabiana (GSE)" w:date="2025-10-09T09:30:00Z">
              <w:del w:id="9424" w:author="Visone Rossana (GSE)" w:date="2025-10-28T10:22:00Z" w16du:dateUtc="2025-10-28T09:22:00Z">
                <w:r w:rsidRPr="59252A2C" w:rsidDel="000D5583">
                  <w:rPr>
                    <w:rFonts w:cstheme="minorBidi"/>
                    <w:sz w:val="22"/>
                    <w:szCs w:val="22"/>
                  </w:rPr>
                  <w:delText xml:space="preserve"> l’accesso </w:delText>
                </w:r>
              </w:del>
            </w:ins>
            <w:ins w:id="9425" w:author="Santagata Fabiana (GSE)" w:date="2025-10-09T12:53:00Z">
              <w:del w:id="9426" w:author="Visone Rossana (GSE)" w:date="2025-10-28T10:22:00Z" w16du:dateUtc="2025-10-28T09:22:00Z">
                <w:r w:rsidR="5814B4AF" w:rsidRPr="48BE28F9" w:rsidDel="000D5583">
                  <w:rPr>
                    <w:rFonts w:cstheme="minorBidi"/>
                    <w:sz w:val="22"/>
                    <w:szCs w:val="22"/>
                  </w:rPr>
                  <w:delText>n</w:delText>
                </w:r>
              </w:del>
            </w:ins>
            <w:ins w:id="9427" w:author="Santagata Fabiana (GSE)" w:date="2025-10-13T14:21:00Z">
              <w:del w:id="9428" w:author="Visone Rossana (GSE)" w:date="2025-10-28T10:22:00Z" w16du:dateUtc="2025-10-28T09:22:00Z">
                <w:r w:rsidR="5D0AAD18" w:rsidRPr="48BE28F9" w:rsidDel="000D5583">
                  <w:rPr>
                    <w:rFonts w:cstheme="minorBidi"/>
                    <w:sz w:val="22"/>
                    <w:szCs w:val="22"/>
                  </w:rPr>
                  <w:delText>é</w:delText>
                </w:r>
              </w:del>
            </w:ins>
            <w:ins w:id="9429" w:author="Santagata Fabiana (GSE)" w:date="2025-10-09T12:53:00Z">
              <w:del w:id="9430" w:author="Visone Rossana (GSE)" w:date="2025-10-28T10:22:00Z" w16du:dateUtc="2025-10-28T09:22:00Z">
                <w:r w:rsidR="32E304C4" w:rsidRPr="64CDEE74" w:rsidDel="000D5583">
                  <w:rPr>
                    <w:rFonts w:cstheme="minorBidi"/>
                    <w:sz w:val="22"/>
                    <w:szCs w:val="22"/>
                  </w:rPr>
                  <w:delText xml:space="preserve"> ha valore di</w:delText>
                </w:r>
              </w:del>
            </w:ins>
            <w:ins w:id="9431" w:author="Santagata Fabiana (GSE)" w:date="2025-10-09T09:32:00Z">
              <w:del w:id="9432" w:author="Visone Rossana (GSE)" w:date="2025-10-28T10:22:00Z" w16du:dateUtc="2025-10-28T09:22:00Z">
                <w:r w:rsidR="0163306A" w:rsidRPr="64CDEE74" w:rsidDel="000D5583">
                  <w:rPr>
                    <w:rFonts w:cstheme="minorBidi"/>
                    <w:sz w:val="22"/>
                    <w:szCs w:val="22"/>
                  </w:rPr>
                  <w:delText xml:space="preserve"> </w:delText>
                </w:r>
              </w:del>
            </w:ins>
            <w:ins w:id="9433" w:author="Visone Rossana (GSE)" w:date="2025-10-09T14:42:00Z" w16du:dateUtc="2025-10-09T12:42:00Z">
              <w:del w:id="9434" w:author="Visone Rossana (GSE)" w:date="2025-10-28T10:22:00Z" w16du:dateUtc="2025-10-28T09:22:00Z">
                <w:r w:rsidR="006F58C4" w:rsidDel="000D5583">
                  <w:rPr>
                    <w:rFonts w:cstheme="minorBidi"/>
                    <w:sz w:val="22"/>
                    <w:szCs w:val="22"/>
                  </w:rPr>
                  <w:delText>p</w:delText>
                </w:r>
              </w:del>
            </w:ins>
            <w:ins w:id="9435" w:author="Santagata Fabiana (GSE)" w:date="2025-10-09T09:30:00Z">
              <w:del w:id="9436" w:author="Visone Rossana (GSE)" w:date="2025-10-28T10:22:00Z" w16du:dateUtc="2025-10-28T09:22:00Z">
                <w:r w:rsidRPr="7407256E" w:rsidDel="000D5583">
                  <w:rPr>
                    <w:rFonts w:cstheme="minorBidi"/>
                    <w:sz w:val="22"/>
                    <w:szCs w:val="22"/>
                  </w:rPr>
                  <w:delText>renotazione</w:delText>
                </w:r>
                <w:r w:rsidRPr="59252A2C" w:rsidDel="000D5583">
                  <w:rPr>
                    <w:rFonts w:cstheme="minorBidi"/>
                    <w:sz w:val="22"/>
                    <w:szCs w:val="22"/>
                  </w:rPr>
                  <w:delText xml:space="preserve"> </w:delText>
                </w:r>
              </w:del>
            </w:ins>
            <w:ins w:id="9437" w:author="Santagata Fabiana (GSE)" w:date="2025-10-09T12:53:00Z">
              <w:del w:id="9438" w:author="Visone Rossana (GSE)" w:date="2025-10-28T10:22:00Z" w16du:dateUtc="2025-10-28T09:22:00Z">
                <w:r w:rsidR="7A7CF553" w:rsidRPr="64CDEE74" w:rsidDel="000D5583">
                  <w:rPr>
                    <w:rFonts w:cstheme="minorBidi"/>
                    <w:sz w:val="22"/>
                    <w:szCs w:val="22"/>
                  </w:rPr>
                  <w:delText>rispetto agli incentivi del Conto Termico</w:delText>
                </w:r>
              </w:del>
            </w:ins>
            <w:ins w:id="9439" w:author="Santagata Fabiana (GSE)" w:date="2025-10-09T09:30:00Z">
              <w:del w:id="9440" w:author="Visone Rossana (GSE)" w:date="2025-10-28T10:22:00Z" w16du:dateUtc="2025-10-28T09:22:00Z">
                <w:r w:rsidRPr="59252A2C" w:rsidDel="000D5583">
                  <w:rPr>
                    <w:rFonts w:cstheme="minorBidi"/>
                    <w:sz w:val="22"/>
                    <w:szCs w:val="22"/>
                  </w:rPr>
                  <w:delText xml:space="preserve">, restando, ad ogni modo, ferma la necessità che il GSE riconosca </w:delText>
                </w:r>
              </w:del>
            </w:ins>
            <w:ins w:id="9441" w:author="Santagata Fabiana (GSE)" w:date="2025-10-09T12:54:00Z">
              <w:del w:id="9442" w:author="Visone Rossana (GSE)" w:date="2025-10-28T10:22:00Z" w16du:dateUtc="2025-10-28T09:22:00Z">
                <w:r w:rsidR="44329615" w:rsidRPr="64CDEE74" w:rsidDel="000D5583">
                  <w:rPr>
                    <w:rFonts w:cstheme="minorBidi"/>
                    <w:sz w:val="22"/>
                    <w:szCs w:val="22"/>
                  </w:rPr>
                  <w:delText>gli incentivi di cui</w:delText>
                </w:r>
              </w:del>
            </w:ins>
            <w:ins w:id="9443" w:author="Santagata Fabiana (GSE)" w:date="2025-10-09T09:30:00Z">
              <w:del w:id="9444" w:author="Visone Rossana (GSE)" w:date="2025-10-28T10:22:00Z" w16du:dateUtc="2025-10-28T09:22:00Z">
                <w:r w:rsidRPr="59252A2C" w:rsidDel="000D5583">
                  <w:rPr>
                    <w:rFonts w:cstheme="minorBidi"/>
                    <w:sz w:val="22"/>
                    <w:szCs w:val="22"/>
                  </w:rPr>
                  <w:delText xml:space="preserve"> al </w:delText>
                </w:r>
              </w:del>
            </w:ins>
            <w:ins w:id="9445" w:author="Santagata Fabiana (GSE)" w:date="2025-10-09T12:54:00Z">
              <w:del w:id="9446" w:author="Visone Rossana (GSE)" w:date="2025-10-28T10:22:00Z" w16du:dateUtc="2025-10-28T09:22:00Z">
                <w:r w:rsidR="44329615" w:rsidRPr="64CDEE74" w:rsidDel="000D5583">
                  <w:rPr>
                    <w:rFonts w:cstheme="minorBidi"/>
                    <w:sz w:val="22"/>
                    <w:szCs w:val="22"/>
                  </w:rPr>
                  <w:delText>Decreto</w:delText>
                </w:r>
              </w:del>
            </w:ins>
            <w:ins w:id="9447" w:author="Santagata Fabiana (GSE)" w:date="2025-10-09T09:30:00Z">
              <w:del w:id="9448" w:author="Visone Rossana (GSE)" w:date="2025-10-28T10:22:00Z" w16du:dateUtc="2025-10-28T09:22:00Z">
                <w:r w:rsidRPr="59252A2C" w:rsidDel="000D5583">
                  <w:rPr>
                    <w:rFonts w:cstheme="minorBidi"/>
                    <w:sz w:val="22"/>
                    <w:szCs w:val="22"/>
                  </w:rPr>
                  <w:delText xml:space="preserve"> all’esito del procedimento di </w:delText>
                </w:r>
                <w:r w:rsidRPr="64CDEE74" w:rsidDel="000D5583">
                  <w:rPr>
                    <w:rFonts w:cstheme="minorBidi"/>
                    <w:sz w:val="22"/>
                    <w:szCs w:val="22"/>
                  </w:rPr>
                  <w:delText>a</w:delText>
                </w:r>
              </w:del>
            </w:ins>
            <w:ins w:id="9449" w:author="Santagata Fabiana (GSE)" w:date="2025-10-09T12:54:00Z">
              <w:del w:id="9450" w:author="Visone Rossana (GSE)" w:date="2025-10-28T10:22:00Z" w16du:dateUtc="2025-10-28T09:22:00Z">
                <w:r w:rsidR="31B5E422" w:rsidRPr="64CDEE74" w:rsidDel="000D5583">
                  <w:rPr>
                    <w:rFonts w:cstheme="minorBidi"/>
                    <w:sz w:val="22"/>
                    <w:szCs w:val="22"/>
                  </w:rPr>
                  <w:delText>ccesso</w:delText>
                </w:r>
              </w:del>
            </w:ins>
            <w:ins w:id="9451" w:author="Santagata Fabiana (GSE)" w:date="2025-10-13T12:44:00Z">
              <w:del w:id="9452" w:author="Visone Rossana (GSE)" w:date="2025-10-28T10:22:00Z" w16du:dateUtc="2025-10-28T09:22:00Z">
                <w:r w:rsidR="59B3DFD9" w:rsidRPr="65F48B88" w:rsidDel="000D5583">
                  <w:rPr>
                    <w:rFonts w:cstheme="minorBidi"/>
                    <w:sz w:val="22"/>
                    <w:szCs w:val="22"/>
                  </w:rPr>
                  <w:delText>.</w:delText>
                </w:r>
              </w:del>
            </w:ins>
          </w:p>
          <w:p w14:paraId="18A47827" w14:textId="0F09686D" w:rsidR="002B5C2E" w:rsidDel="002B2C6E" w:rsidRDefault="7C57AA63" w:rsidP="46D4ECE2">
            <w:pPr>
              <w:spacing w:before="60" w:after="60" w:line="276" w:lineRule="auto"/>
              <w:jc w:val="both"/>
              <w:rPr>
                <w:ins w:id="9453" w:author="Santagata Fabiana (GSE)" w:date="2025-10-09T09:20:00Z" w16du:dateUtc="2025-10-09T09:20:12Z"/>
                <w:del w:id="9454" w:author="Visone Rossana (GSE)" w:date="2025-10-28T10:31:00Z" w16du:dateUtc="2025-10-28T09:31:00Z"/>
                <w:rFonts w:cstheme="minorBidi"/>
              </w:rPr>
            </w:pPr>
            <w:ins w:id="9455" w:author="Santagata Fabiana (GSE)" w:date="2025-10-09T09:18:00Z">
              <w:del w:id="9456" w:author="Visone Rossana (GSE)" w:date="2025-10-28T10:31:00Z" w16du:dateUtc="2025-10-28T09:31:00Z">
                <w:r w:rsidRPr="001A14D8" w:rsidDel="002B2C6E">
                  <w:rPr>
                    <w:rFonts w:cstheme="minorBidi"/>
                    <w:sz w:val="22"/>
                    <w:szCs w:val="22"/>
                    <w:highlight w:val="yellow"/>
                    <w:rPrChange w:id="9457" w:author="Visone Rossana (GSE)" w:date="2025-10-28T10:27:00Z" w16du:dateUtc="2025-10-28T09:27:00Z">
                      <w:rPr>
                        <w:rFonts w:cstheme="minorBidi"/>
                        <w:sz w:val="22"/>
                        <w:szCs w:val="22"/>
                      </w:rPr>
                    </w:rPrChange>
                  </w:rPr>
                  <w:delText xml:space="preserve">Nel caso di parere negativo, </w:delText>
                </w:r>
              </w:del>
            </w:ins>
            <w:ins w:id="9458" w:author="Santagata Fabiana (GSE)" w:date="2025-10-09T09:19:00Z">
              <w:del w:id="9459" w:author="Visone Rossana (GSE)" w:date="2025-10-28T10:31:00Z" w16du:dateUtc="2025-10-28T09:31:00Z">
                <w:r w:rsidRPr="001A14D8" w:rsidDel="002B2C6E">
                  <w:rPr>
                    <w:rFonts w:cstheme="minorBidi"/>
                    <w:sz w:val="22"/>
                    <w:szCs w:val="22"/>
                    <w:highlight w:val="yellow"/>
                    <w:rPrChange w:id="9460" w:author="Visone Rossana (GSE)" w:date="2025-10-28T10:27:00Z" w16du:dateUtc="2025-10-28T09:27:00Z">
                      <w:rPr>
                        <w:rFonts w:cstheme="minorBidi"/>
                        <w:sz w:val="22"/>
                        <w:szCs w:val="22"/>
                      </w:rPr>
                    </w:rPrChange>
                  </w:rPr>
                  <w:delText xml:space="preserve">l’impresa </w:delText>
                </w:r>
              </w:del>
            </w:ins>
            <w:ins w:id="9461" w:author="Santagata Fabiana (GSE)" w:date="2025-10-09T09:18:00Z">
              <w:del w:id="9462" w:author="Visone Rossana (GSE)" w:date="2025-10-28T10:31:00Z" w16du:dateUtc="2025-10-28T09:31:00Z">
                <w:r w:rsidRPr="001A14D8" w:rsidDel="002B2C6E">
                  <w:rPr>
                    <w:rFonts w:cstheme="minorBidi"/>
                    <w:sz w:val="22"/>
                    <w:szCs w:val="22"/>
                    <w:highlight w:val="yellow"/>
                    <w:rPrChange w:id="9463" w:author="Visone Rossana (GSE)" w:date="2025-10-28T10:27:00Z" w16du:dateUtc="2025-10-28T09:27:00Z">
                      <w:rPr>
                        <w:rFonts w:cstheme="minorBidi"/>
                        <w:sz w:val="22"/>
                        <w:szCs w:val="22"/>
                      </w:rPr>
                    </w:rPrChange>
                  </w:rPr>
                  <w:delText>può presentare una nuova richiesta preliminare, anche in relazione alla medesima proposta progettuale.</w:delText>
                </w:r>
              </w:del>
            </w:ins>
          </w:p>
          <w:p w14:paraId="30366E5D" w14:textId="03A7E4C2" w:rsidR="002B5C2E" w:rsidRDefault="04C172F7" w:rsidP="46D4ECE2">
            <w:pPr>
              <w:spacing w:before="60" w:after="60" w:line="276" w:lineRule="auto"/>
              <w:jc w:val="both"/>
              <w:rPr>
                <w:ins w:id="9464" w:author="Santagata Fabiana (GSE)" w:date="2025-10-09T09:11:00Z" w16du:dateUtc="2025-10-09T09:11:27Z"/>
                <w:rFonts w:cstheme="minorBidi"/>
                <w:sz w:val="22"/>
                <w:szCs w:val="22"/>
              </w:rPr>
            </w:pPr>
            <w:ins w:id="9465" w:author="Santagata Fabiana (GSE)" w:date="2025-10-09T12:57:00Z">
              <w:r w:rsidRPr="5D5BFBBB">
                <w:rPr>
                  <w:rFonts w:cstheme="minorBidi"/>
                  <w:sz w:val="22"/>
                  <w:szCs w:val="22"/>
                </w:rPr>
                <w:t>Nel</w:t>
              </w:r>
              <w:r w:rsidRPr="4F4EE448">
                <w:rPr>
                  <w:rFonts w:cstheme="minorBidi"/>
                  <w:sz w:val="22"/>
                  <w:szCs w:val="22"/>
                </w:rPr>
                <w:t xml:space="preserve"> caso </w:t>
              </w:r>
              <w:r w:rsidRPr="5D5BFBBB">
                <w:rPr>
                  <w:rFonts w:cstheme="minorBidi"/>
                  <w:sz w:val="22"/>
                  <w:szCs w:val="22"/>
                </w:rPr>
                <w:t>vengano</w:t>
              </w:r>
              <w:r w:rsidRPr="4F4EE448">
                <w:rPr>
                  <w:rFonts w:cstheme="minorBidi"/>
                  <w:sz w:val="22"/>
                  <w:szCs w:val="22"/>
                </w:rPr>
                <w:t xml:space="preserve"> apportate </w:t>
              </w:r>
              <w:r w:rsidRPr="5D5BFBBB">
                <w:rPr>
                  <w:rFonts w:cstheme="minorBidi"/>
                  <w:sz w:val="22"/>
                  <w:szCs w:val="22"/>
                </w:rPr>
                <w:t>delle modifiche alla proposta progettuale già oggetto</w:t>
              </w:r>
            </w:ins>
            <w:ins w:id="9466" w:author="Santagata Fabiana (GSE)" w:date="2025-10-09T12:58:00Z">
              <w:r w:rsidRPr="5D5BFBBB">
                <w:rPr>
                  <w:rFonts w:cstheme="minorBidi"/>
                  <w:sz w:val="22"/>
                  <w:szCs w:val="22"/>
                </w:rPr>
                <w:t xml:space="preserve"> di richiesta </w:t>
              </w:r>
              <w:r w:rsidRPr="235DFCDE">
                <w:rPr>
                  <w:rFonts w:cstheme="minorBidi"/>
                  <w:sz w:val="22"/>
                  <w:szCs w:val="22"/>
                </w:rPr>
                <w:t>preliminare</w:t>
              </w:r>
            </w:ins>
            <w:ins w:id="9467" w:author="Santagata Fabiana (GSE)" w:date="2025-10-13T12:45:00Z">
              <w:r w:rsidR="3CA41485" w:rsidRPr="20DC7736">
                <w:rPr>
                  <w:rFonts w:cstheme="minorBidi"/>
                  <w:sz w:val="22"/>
                  <w:szCs w:val="22"/>
                </w:rPr>
                <w:t xml:space="preserve"> (ad es., sulla tipologia degli interventi)</w:t>
              </w:r>
            </w:ins>
            <w:ins w:id="9468" w:author="Santagata Fabiana (GSE)" w:date="2025-10-09T09:20:00Z">
              <w:r w:rsidR="5B7ECB31" w:rsidRPr="20DC7736">
                <w:rPr>
                  <w:rFonts w:cstheme="minorBidi"/>
                  <w:sz w:val="22"/>
                  <w:szCs w:val="22"/>
                </w:rPr>
                <w:t>,</w:t>
              </w:r>
              <w:r w:rsidR="5CDE7A91" w:rsidRPr="46D4ECE2">
                <w:rPr>
                  <w:rFonts w:cstheme="minorBidi"/>
                  <w:sz w:val="22"/>
                  <w:szCs w:val="22"/>
                </w:rPr>
                <w:t xml:space="preserve"> l’impresa richiedente dovrà presentare una nuova richiesta preliminare</w:t>
              </w:r>
            </w:ins>
            <w:ins w:id="9469" w:author="Visone Rossana (GSE)" w:date="2025-10-28T13:02:00Z" w16du:dateUtc="2025-10-28T12:02:00Z">
              <w:r w:rsidR="003238B4">
                <w:rPr>
                  <w:rFonts w:cstheme="minorBidi"/>
                  <w:sz w:val="22"/>
                  <w:szCs w:val="22"/>
                </w:rPr>
                <w:t>, fermo restando che non siano stati avviati i lavori</w:t>
              </w:r>
            </w:ins>
            <w:ins w:id="9470" w:author="Santagata Fabiana (GSE)" w:date="2025-10-09T09:20:00Z">
              <w:r w:rsidR="5CDE7A91" w:rsidRPr="20DC7736">
                <w:rPr>
                  <w:rFonts w:cstheme="minorBidi"/>
                  <w:sz w:val="22"/>
                  <w:szCs w:val="22"/>
                </w:rPr>
                <w:t>.</w:t>
              </w:r>
              <w:r w:rsidR="5CDE7A91" w:rsidRPr="46D4ECE2">
                <w:rPr>
                  <w:rFonts w:cstheme="minorBidi"/>
                  <w:sz w:val="22"/>
                  <w:szCs w:val="22"/>
                </w:rPr>
                <w:t xml:space="preserve"> A tal fine, prima di presentare la nuova richiesta, l’</w:t>
              </w:r>
              <w:del w:id="9471" w:author="Visone Rossana (GSE)" w:date="2025-10-09T14:46:00Z" w16du:dateUtc="2025-10-09T12:46:00Z">
                <w:r w:rsidR="5CDE7A91" w:rsidRPr="46D4ECE2" w:rsidDel="0019536A">
                  <w:rPr>
                    <w:rFonts w:cstheme="minorBidi"/>
                    <w:sz w:val="22"/>
                    <w:szCs w:val="22"/>
                  </w:rPr>
                  <w:delText>Ente</w:delText>
                </w:r>
              </w:del>
            </w:ins>
            <w:ins w:id="9472" w:author="Visone Rossana (GSE)" w:date="2025-10-09T14:46:00Z" w16du:dateUtc="2025-10-09T12:46:00Z">
              <w:r w:rsidR="0019536A">
                <w:rPr>
                  <w:rFonts w:cstheme="minorBidi"/>
                  <w:sz w:val="22"/>
                  <w:szCs w:val="22"/>
                </w:rPr>
                <w:t>impresa</w:t>
              </w:r>
            </w:ins>
            <w:ins w:id="9473" w:author="Santagata Fabiana (GSE)" w:date="2025-10-09T09:20:00Z">
              <w:r w:rsidR="5CDE7A91" w:rsidRPr="46D4ECE2">
                <w:rPr>
                  <w:rFonts w:cstheme="minorBidi"/>
                  <w:sz w:val="22"/>
                  <w:szCs w:val="22"/>
                </w:rPr>
                <w:t xml:space="preserve"> è tenut</w:t>
              </w:r>
              <w:del w:id="9474" w:author="Visone Rossana (GSE)" w:date="2025-10-09T14:46:00Z" w16du:dateUtc="2025-10-09T12:46:00Z">
                <w:r w:rsidR="5CDE7A91" w:rsidRPr="46D4ECE2" w:rsidDel="0019536A">
                  <w:rPr>
                    <w:rFonts w:cstheme="minorBidi"/>
                    <w:sz w:val="22"/>
                    <w:szCs w:val="22"/>
                  </w:rPr>
                  <w:delText>o</w:delText>
                </w:r>
              </w:del>
            </w:ins>
            <w:ins w:id="9475" w:author="Visone Rossana (GSE)" w:date="2025-10-09T14:46:00Z" w16du:dateUtc="2025-10-09T12:46:00Z">
              <w:r w:rsidR="0019536A">
                <w:rPr>
                  <w:rFonts w:cstheme="minorBidi"/>
                  <w:sz w:val="22"/>
                  <w:szCs w:val="22"/>
                </w:rPr>
                <w:t>a</w:t>
              </w:r>
            </w:ins>
            <w:ins w:id="9476" w:author="Santagata Fabiana (GSE)" w:date="2025-10-09T09:20:00Z">
              <w:r w:rsidR="5CDE7A91" w:rsidRPr="46D4ECE2">
                <w:rPr>
                  <w:rFonts w:cstheme="minorBidi"/>
                  <w:sz w:val="22"/>
                  <w:szCs w:val="22"/>
                </w:rPr>
                <w:t xml:space="preserve"> ad annullare, adoperando la specifica funzionalità presente sul Portale, la richiesta precedentemente presentata.</w:t>
              </w:r>
            </w:ins>
            <w:ins w:id="9477" w:author="Visone Rossana (GSE)" w:date="2025-10-28T13:01:00Z" w16du:dateUtc="2025-10-28T12:01:00Z">
              <w:r w:rsidR="003238B4">
                <w:rPr>
                  <w:rFonts w:cstheme="minorBidi"/>
                  <w:sz w:val="22"/>
                  <w:szCs w:val="22"/>
                </w:rPr>
                <w:t xml:space="preserve"> </w:t>
              </w:r>
            </w:ins>
          </w:p>
          <w:p w14:paraId="7CE33455" w14:textId="7049B80A" w:rsidR="002B5C2E" w:rsidDel="004F2D5E" w:rsidRDefault="46708112">
            <w:pPr>
              <w:spacing w:before="60" w:after="60" w:line="276" w:lineRule="auto"/>
              <w:jc w:val="both"/>
              <w:rPr>
                <w:ins w:id="9478" w:author="Visone Rossana (GSE)" w:date="2025-09-23T18:57:00Z" w16du:dateUtc="2025-09-23T16:57:00Z"/>
                <w:del w:id="9479" w:author="Visone Rossana (GSE)" w:date="2025-10-27T17:45:00Z" w16du:dateUtc="2025-10-27T16:45:00Z"/>
                <w:rFonts w:cstheme="minorBidi"/>
              </w:rPr>
              <w:pPrChange w:id="9480" w:author="Santagata Fabiana (GSE)" w:date="2025-10-09T09:11:00Z">
                <w:pPr/>
              </w:pPrChange>
            </w:pPr>
            <w:commentRangeStart w:id="9481"/>
            <w:ins w:id="9482" w:author="Visone Rossana (GSE)" w:date="2025-09-23T14:46:00Z">
              <w:r w:rsidRPr="46D4ECE2">
                <w:rPr>
                  <w:rFonts w:cstheme="minorBidi"/>
                  <w:sz w:val="22"/>
                  <w:szCs w:val="22"/>
                </w:rPr>
                <w:t xml:space="preserve"> </w:t>
              </w:r>
              <w:del w:id="9483" w:author="Santagata Fabiana (GSE)" w:date="2025-10-09T12:59:00Z">
                <w:r w:rsidRPr="46D4ECE2">
                  <w:rPr>
                    <w:rFonts w:cstheme="minorBidi"/>
                    <w:sz w:val="22"/>
                    <w:szCs w:val="22"/>
                  </w:rPr>
                  <w:delText xml:space="preserve">trasmetterà </w:delText>
                </w:r>
              </w:del>
            </w:ins>
            <w:ins w:id="9484" w:author="Visone Rossana (GSE)" w:date="2025-09-23T14:56:00Z">
              <w:del w:id="9485" w:author="Santagata Fabiana (GSE)" w:date="2025-10-09T12:59:00Z">
                <w:r w:rsidR="6F7DD224" w:rsidRPr="46D4ECE2">
                  <w:rPr>
                    <w:rFonts w:cstheme="minorBidi"/>
                    <w:sz w:val="22"/>
                    <w:szCs w:val="22"/>
                  </w:rPr>
                  <w:delText>al S</w:delText>
                </w:r>
              </w:del>
            </w:ins>
            <w:ins w:id="9486" w:author="Visone Rossana (GSE)" w:date="2025-09-28T20:16:00Z">
              <w:del w:id="9487" w:author="Santagata Fabiana (GSE)" w:date="2025-10-09T12:59:00Z">
                <w:r w:rsidR="377BBFF5" w:rsidRPr="46D4ECE2">
                  <w:rPr>
                    <w:rFonts w:cstheme="minorBidi"/>
                    <w:sz w:val="22"/>
                    <w:szCs w:val="22"/>
                  </w:rPr>
                  <w:delText xml:space="preserve">oggetto </w:delText>
                </w:r>
              </w:del>
            </w:ins>
            <w:ins w:id="9488" w:author="Visone Rossana (GSE)" w:date="2025-09-23T14:56:00Z">
              <w:del w:id="9489" w:author="Santagata Fabiana (GSE)" w:date="2025-10-09T12:59:00Z">
                <w:r w:rsidR="6F7DD224" w:rsidRPr="46D4ECE2">
                  <w:rPr>
                    <w:rFonts w:cstheme="minorBidi"/>
                    <w:sz w:val="22"/>
                    <w:szCs w:val="22"/>
                  </w:rPr>
                  <w:delText>R</w:delText>
                </w:r>
              </w:del>
            </w:ins>
            <w:ins w:id="9490" w:author="Visone Rossana (GSE)" w:date="2025-09-28T20:16:00Z">
              <w:del w:id="9491" w:author="Santagata Fabiana (GSE)" w:date="2025-10-09T12:59:00Z">
                <w:r w:rsidR="377BBFF5" w:rsidRPr="46D4ECE2">
                  <w:rPr>
                    <w:rFonts w:cstheme="minorBidi"/>
                    <w:sz w:val="22"/>
                    <w:szCs w:val="22"/>
                  </w:rPr>
                  <w:delText>esponsabile</w:delText>
                </w:r>
              </w:del>
            </w:ins>
            <w:ins w:id="9492" w:author="Visone Rossana (GSE)" w:date="2025-09-23T14:56:00Z">
              <w:del w:id="9493" w:author="Santagata Fabiana (GSE)" w:date="2025-10-09T12:59:00Z">
                <w:r w:rsidR="6F7DD224" w:rsidRPr="46D4ECE2">
                  <w:rPr>
                    <w:rFonts w:cstheme="minorBidi"/>
                    <w:sz w:val="22"/>
                    <w:szCs w:val="22"/>
                  </w:rPr>
                  <w:delText xml:space="preserve"> una </w:delText>
                </w:r>
                <w:r w:rsidR="6F7DD224" w:rsidRPr="46D4ECE2">
                  <w:rPr>
                    <w:rFonts w:cstheme="minorBidi"/>
                    <w:sz w:val="22"/>
                    <w:szCs w:val="22"/>
                    <w:highlight w:val="cyan"/>
                    <w:rPrChange w:id="9494" w:author="Visone Rossana (GSE)" w:date="2025-09-23T14:56:00Z">
                      <w:rPr>
                        <w:rFonts w:cstheme="minorBidi"/>
                        <w:sz w:val="22"/>
                        <w:szCs w:val="22"/>
                      </w:rPr>
                    </w:rPrChange>
                  </w:rPr>
                  <w:delText>comunicazione di presa d’atto</w:delText>
                </w:r>
              </w:del>
            </w:ins>
            <w:commentRangeEnd w:id="9263"/>
            <w:r w:rsidR="000D5583" w:rsidRPr="46D4ECE2">
              <w:rPr>
                <w:rStyle w:val="Rimandocommento"/>
                <w:rFonts w:cstheme="minorBidi"/>
                <w:sz w:val="22"/>
                <w:szCs w:val="22"/>
              </w:rPr>
              <w:commentReference w:id="9263"/>
            </w:r>
            <w:ins w:id="9495" w:author="Visone Rossana (GSE)" w:date="2025-09-23T14:56:00Z">
              <w:del w:id="9496" w:author="Santagata Fabiana (GSE)" w:date="2025-10-09T12:59:00Z">
                <w:r w:rsidR="6F7DD224" w:rsidRPr="46D4ECE2">
                  <w:rPr>
                    <w:rFonts w:cstheme="minorBidi"/>
                    <w:sz w:val="22"/>
                    <w:szCs w:val="22"/>
                  </w:rPr>
                  <w:delText xml:space="preserve"> di ricezione della </w:delText>
                </w:r>
              </w:del>
            </w:ins>
            <w:ins w:id="9497" w:author="Visone Rossana (GSE)" w:date="2025-09-23T15:01:00Z">
              <w:del w:id="9498" w:author="Santagata Fabiana (GSE)" w:date="2025-10-09T12:59:00Z">
                <w:r w:rsidR="6F7DD224" w:rsidRPr="46D4ECE2">
                  <w:rPr>
                    <w:rFonts w:cstheme="minorBidi"/>
                    <w:sz w:val="22"/>
                    <w:szCs w:val="22"/>
                  </w:rPr>
                  <w:delText>“</w:delText>
                </w:r>
              </w:del>
            </w:ins>
            <w:ins w:id="9499" w:author="Visone Rossana (GSE)" w:date="2025-09-23T14:56:00Z">
              <w:del w:id="9500" w:author="Santagata Fabiana (GSE)" w:date="2025-10-09T12:59:00Z">
                <w:r w:rsidR="6F7DD224" w:rsidRPr="46D4ECE2">
                  <w:rPr>
                    <w:rFonts w:cstheme="minorBidi"/>
                    <w:sz w:val="22"/>
                    <w:szCs w:val="22"/>
                  </w:rPr>
                  <w:delText>r</w:delText>
                </w:r>
              </w:del>
            </w:ins>
            <w:ins w:id="9501" w:author="Visone Rossana (GSE)" w:date="2025-09-23T14:57:00Z">
              <w:del w:id="9502" w:author="Santagata Fabiana (GSE)" w:date="2025-10-09T12:59:00Z">
                <w:r w:rsidR="6F7DD224" w:rsidRPr="46D4ECE2">
                  <w:rPr>
                    <w:rFonts w:cstheme="minorBidi"/>
                    <w:sz w:val="22"/>
                    <w:szCs w:val="22"/>
                  </w:rPr>
                  <w:delText xml:space="preserve">ichiesta preliminare </w:delText>
                </w:r>
              </w:del>
            </w:ins>
            <w:ins w:id="9503" w:author="Visone Rossana (GSE)" w:date="2025-09-23T15:01:00Z">
              <w:del w:id="9504" w:author="Santagata Fabiana (GSE)" w:date="2025-10-09T12:59:00Z">
                <w:r w:rsidR="6F7DD224" w:rsidRPr="46D4ECE2">
                  <w:rPr>
                    <w:rFonts w:cstheme="minorBidi"/>
                    <w:sz w:val="22"/>
                    <w:szCs w:val="22"/>
                  </w:rPr>
                  <w:delText>di accesso agli incentivi”</w:delText>
                </w:r>
              </w:del>
            </w:ins>
            <w:ins w:id="9505" w:author="Visone Rossana (GSE)" w:date="2025-09-23T15:06:00Z">
              <w:del w:id="9506" w:author="Santagata Fabiana (GSE)" w:date="2025-10-09T12:59:00Z">
                <w:r w:rsidR="555A3955" w:rsidRPr="46D4ECE2">
                  <w:rPr>
                    <w:rFonts w:cstheme="minorBidi"/>
                    <w:sz w:val="22"/>
                    <w:szCs w:val="22"/>
                  </w:rPr>
                  <w:delText xml:space="preserve">. </w:delText>
                </w:r>
                <w:r w:rsidR="00891FF5" w:rsidRPr="46D4ECE2" w:rsidDel="555A3955">
                  <w:rPr>
                    <w:rFonts w:cstheme="minorBidi"/>
                    <w:sz w:val="22"/>
                    <w:szCs w:val="22"/>
                  </w:rPr>
                  <w:delText>Si precisa c</w:delText>
                </w:r>
              </w:del>
            </w:ins>
            <w:ins w:id="9507" w:author="Visone Rossana (GSE)" w:date="2025-09-23T14:57:00Z">
              <w:del w:id="9508" w:author="Santagata Fabiana (GSE)" w:date="2025-10-09T12:59:00Z">
                <w:r w:rsidR="00891FF5" w:rsidRPr="46D4ECE2" w:rsidDel="6F7DD224">
                  <w:rPr>
                    <w:rFonts w:cstheme="minorBidi"/>
                    <w:sz w:val="22"/>
                    <w:szCs w:val="22"/>
                  </w:rPr>
                  <w:delText xml:space="preserve">he </w:delText>
                </w:r>
              </w:del>
            </w:ins>
            <w:ins w:id="9509" w:author="Visone Rossana (GSE)" w:date="2025-09-28T20:17:00Z">
              <w:del w:id="9510" w:author="Santagata Fabiana (GSE)" w:date="2025-10-09T12:59:00Z">
                <w:r w:rsidR="377BBFF5" w:rsidRPr="46D4ECE2">
                  <w:rPr>
                    <w:rFonts w:cstheme="minorBidi"/>
                    <w:sz w:val="22"/>
                    <w:szCs w:val="22"/>
                  </w:rPr>
                  <w:delText>T</w:delText>
                </w:r>
              </w:del>
            </w:ins>
            <w:ins w:id="9511" w:author="Visone Rossana (GSE)" w:date="2025-09-28T20:16:00Z">
              <w:del w:id="9512" w:author="Santagata Fabiana (GSE)" w:date="2025-10-09T12:59:00Z">
                <w:r w:rsidR="377BBFF5" w:rsidRPr="46D4ECE2">
                  <w:rPr>
                    <w:rFonts w:cstheme="minorBidi"/>
                    <w:sz w:val="22"/>
                    <w:szCs w:val="22"/>
                  </w:rPr>
                  <w:delText>a</w:delText>
                </w:r>
              </w:del>
            </w:ins>
            <w:ins w:id="9513" w:author="Visone Rossana (GSE)" w:date="2025-09-23T15:06:00Z">
              <w:del w:id="9514" w:author="Santagata Fabiana (GSE)" w:date="2025-10-09T12:59:00Z">
                <w:r w:rsidR="555A3955" w:rsidRPr="46D4ECE2">
                  <w:rPr>
                    <w:rFonts w:cstheme="minorBidi"/>
                    <w:sz w:val="22"/>
                    <w:szCs w:val="22"/>
                  </w:rPr>
                  <w:delText>l</w:delText>
                </w:r>
                <w:r w:rsidR="00891FF5" w:rsidRPr="46D4ECE2" w:rsidDel="555A3955">
                  <w:rPr>
                    <w:rFonts w:cstheme="minorBidi"/>
                    <w:sz w:val="22"/>
                    <w:szCs w:val="22"/>
                  </w:rPr>
                  <w:delText>a</w:delText>
                </w:r>
              </w:del>
            </w:ins>
            <w:ins w:id="9515" w:author="Visone Rossana (GSE)" w:date="2025-09-28T20:16:00Z">
              <w:del w:id="9516" w:author="Santagata Fabiana (GSE)" w:date="2025-10-09T12:59:00Z">
                <w:r w:rsidR="377BBFF5" w:rsidRPr="46D4ECE2">
                  <w:rPr>
                    <w:rFonts w:cstheme="minorBidi"/>
                    <w:sz w:val="22"/>
                    <w:szCs w:val="22"/>
                  </w:rPr>
                  <w:delText>e</w:delText>
                </w:r>
              </w:del>
            </w:ins>
            <w:ins w:id="9517" w:author="Visone Rossana (GSE)" w:date="2025-09-23T15:06:00Z">
              <w:del w:id="9518" w:author="Santagata Fabiana (GSE)" w:date="2025-10-09T12:59:00Z">
                <w:r w:rsidR="555A3955" w:rsidRPr="46D4ECE2">
                  <w:rPr>
                    <w:rFonts w:cstheme="minorBidi"/>
                    <w:sz w:val="22"/>
                    <w:szCs w:val="22"/>
                  </w:rPr>
                  <w:delText xml:space="preserve"> comunicazione </w:delText>
                </w:r>
              </w:del>
            </w:ins>
            <w:ins w:id="9519" w:author="Visone Rossana (GSE)" w:date="2025-09-23T14:57:00Z">
              <w:del w:id="9520" w:author="Santagata Fabiana (GSE)" w:date="2025-10-09T12:59:00Z">
                <w:r w:rsidR="6F7DD224" w:rsidRPr="46D4ECE2">
                  <w:rPr>
                    <w:rFonts w:cstheme="minorBidi"/>
                    <w:sz w:val="22"/>
                    <w:szCs w:val="22"/>
                  </w:rPr>
                  <w:delText>non costituisce</w:delText>
                </w:r>
              </w:del>
            </w:ins>
            <w:ins w:id="9521" w:author="Visone Rossana (GSE)" w:date="2025-09-23T15:01:00Z">
              <w:del w:id="9522" w:author="Santagata Fabiana (GSE)" w:date="2025-10-09T12:59:00Z">
                <w:r w:rsidR="72AE114B" w:rsidRPr="46D4ECE2">
                  <w:rPr>
                    <w:rFonts w:cstheme="minorBidi"/>
                    <w:sz w:val="22"/>
                    <w:szCs w:val="22"/>
                  </w:rPr>
                  <w:delText xml:space="preserve"> u</w:delText>
                </w:r>
              </w:del>
            </w:ins>
            <w:ins w:id="9523" w:author="Visone Rossana (GSE)" w:date="2025-09-23T14:57:00Z">
              <w:del w:id="9524" w:author="Santagata Fabiana (GSE)" w:date="2025-10-09T12:59:00Z">
                <w:r w:rsidR="6F7DD224" w:rsidRPr="46D4ECE2">
                  <w:rPr>
                    <w:rFonts w:cstheme="minorBidi"/>
                    <w:sz w:val="22"/>
                    <w:szCs w:val="22"/>
                  </w:rPr>
                  <w:delText>na prequalifica</w:delText>
                </w:r>
              </w:del>
            </w:ins>
            <w:ins w:id="9525" w:author="Visone Rossana (GSE)" w:date="2025-09-23T15:06:00Z">
              <w:del w:id="9526" w:author="Santagata Fabiana (GSE)" w:date="2025-10-09T12:59:00Z">
                <w:r w:rsidR="555A3955" w:rsidRPr="46D4ECE2">
                  <w:rPr>
                    <w:rFonts w:cstheme="minorBidi"/>
                    <w:sz w:val="22"/>
                    <w:szCs w:val="22"/>
                  </w:rPr>
                  <w:delText xml:space="preserve"> e </w:delText>
                </w:r>
              </w:del>
            </w:ins>
            <w:ins w:id="9527" w:author="Visone Rossana (GSE)" w:date="2025-09-23T14:57:00Z">
              <w:del w:id="9528" w:author="Santagata Fabiana (GSE)" w:date="2025-10-09T12:59:00Z">
                <w:r w:rsidR="6F7DD224" w:rsidRPr="46D4ECE2">
                  <w:rPr>
                    <w:rFonts w:cstheme="minorBidi"/>
                    <w:sz w:val="22"/>
                    <w:szCs w:val="22"/>
                  </w:rPr>
                  <w:delText>si rimanda</w:delText>
                </w:r>
              </w:del>
            </w:ins>
            <w:ins w:id="9529" w:author="Visone Rossana (GSE)" w:date="2025-09-23T15:07:00Z">
              <w:del w:id="9530" w:author="Santagata Fabiana (GSE)" w:date="2025-10-09T12:59:00Z">
                <w:r w:rsidR="555A3955" w:rsidRPr="46D4ECE2">
                  <w:rPr>
                    <w:rFonts w:cstheme="minorBidi"/>
                    <w:sz w:val="22"/>
                    <w:szCs w:val="22"/>
                  </w:rPr>
                  <w:delText xml:space="preserve"> alla trasmissione della richiesta d’incentivo</w:delText>
                </w:r>
              </w:del>
            </w:ins>
            <w:ins w:id="9531" w:author="Visone Rossana (GSE)" w:date="2025-09-28T20:17:00Z">
              <w:del w:id="9532" w:author="Santagata Fabiana (GSE)" w:date="2025-10-09T12:59:00Z">
                <w:r w:rsidR="377BBFF5" w:rsidRPr="46D4ECE2">
                  <w:rPr>
                    <w:rFonts w:cstheme="minorBidi"/>
                    <w:sz w:val="22"/>
                    <w:szCs w:val="22"/>
                  </w:rPr>
                  <w:delText xml:space="preserve"> in accesso diretto,</w:delText>
                </w:r>
              </w:del>
            </w:ins>
            <w:ins w:id="9533" w:author="Visone Rossana (GSE)" w:date="2025-09-23T15:07:00Z">
              <w:del w:id="9534" w:author="Santagata Fabiana (GSE)" w:date="2025-10-09T12:59:00Z">
                <w:r w:rsidR="555A3955" w:rsidRPr="46D4ECE2">
                  <w:rPr>
                    <w:rFonts w:cstheme="minorBidi"/>
                    <w:sz w:val="22"/>
                    <w:szCs w:val="22"/>
                  </w:rPr>
                  <w:delText xml:space="preserve"> a lavori ultimati</w:delText>
                </w:r>
              </w:del>
            </w:ins>
            <w:ins w:id="9535" w:author="Visone Rossana (GSE)" w:date="2025-09-28T20:17:00Z">
              <w:del w:id="9536" w:author="Santagata Fabiana (GSE)" w:date="2025-10-09T12:59:00Z">
                <w:r w:rsidR="377BBFF5" w:rsidRPr="46D4ECE2">
                  <w:rPr>
                    <w:rFonts w:cstheme="minorBidi"/>
                    <w:sz w:val="22"/>
                    <w:szCs w:val="22"/>
                  </w:rPr>
                  <w:delText>,</w:delText>
                </w:r>
              </w:del>
            </w:ins>
            <w:ins w:id="9537" w:author="Visone Rossana (GSE)" w:date="2025-09-23T15:07:00Z">
              <w:del w:id="9538" w:author="Santagata Fabiana (GSE)" w:date="2025-10-09T12:59:00Z">
                <w:r w:rsidR="555A3955" w:rsidRPr="46D4ECE2">
                  <w:rPr>
                    <w:rFonts w:cstheme="minorBidi"/>
                    <w:sz w:val="22"/>
                    <w:szCs w:val="22"/>
                  </w:rPr>
                  <w:delText xml:space="preserve"> e </w:delText>
                </w:r>
              </w:del>
            </w:ins>
            <w:ins w:id="9539" w:author="Visone Rossana (GSE)" w:date="2025-09-23T14:57:00Z">
              <w:del w:id="9540" w:author="Santagata Fabiana (GSE)" w:date="2025-10-09T12:59:00Z">
                <w:r w:rsidR="6F7DD224" w:rsidRPr="46D4ECE2">
                  <w:rPr>
                    <w:rFonts w:cstheme="minorBidi"/>
                    <w:sz w:val="22"/>
                    <w:szCs w:val="22"/>
                  </w:rPr>
                  <w:delText>a</w:delText>
                </w:r>
              </w:del>
            </w:ins>
            <w:ins w:id="9541" w:author="Visone Rossana (GSE)" w:date="2025-09-28T20:17:00Z">
              <w:del w:id="9542" w:author="Santagata Fabiana (GSE)" w:date="2025-10-09T12:59:00Z">
                <w:r w:rsidR="6E28940E" w:rsidRPr="46D4ECE2">
                  <w:rPr>
                    <w:rFonts w:cstheme="minorBidi"/>
                    <w:sz w:val="22"/>
                    <w:szCs w:val="22"/>
                  </w:rPr>
                  <w:delText xml:space="preserve">l conseguente </w:delText>
                </w:r>
              </w:del>
            </w:ins>
            <w:ins w:id="9543" w:author="Visone Rossana (GSE)" w:date="2025-09-23T14:57:00Z">
              <w:del w:id="9544" w:author="Santagata Fabiana (GSE)" w:date="2025-10-09T12:59:00Z">
                <w:r w:rsidR="00891FF5" w:rsidRPr="46D4ECE2" w:rsidDel="6F7DD224">
                  <w:rPr>
                    <w:rFonts w:cstheme="minorBidi"/>
                    <w:sz w:val="22"/>
                    <w:szCs w:val="22"/>
                  </w:rPr>
                  <w:delText>ll’</w:delText>
                </w:r>
                <w:r w:rsidR="6F7DD224" w:rsidRPr="46D4ECE2">
                  <w:rPr>
                    <w:rFonts w:cstheme="minorBidi"/>
                    <w:sz w:val="22"/>
                    <w:szCs w:val="22"/>
                  </w:rPr>
                  <w:delText>iter istruttorio</w:delText>
                </w:r>
              </w:del>
            </w:ins>
            <w:ins w:id="9545" w:author="Visone Rossana (GSE)" w:date="2025-09-23T15:01:00Z">
              <w:del w:id="9546" w:author="Santagata Fabiana (GSE)" w:date="2025-10-09T12:59:00Z">
                <w:r w:rsidR="72AE114B" w:rsidRPr="46D4ECE2">
                  <w:rPr>
                    <w:rFonts w:cstheme="minorBidi"/>
                    <w:sz w:val="22"/>
                    <w:szCs w:val="22"/>
                  </w:rPr>
                  <w:delText xml:space="preserve"> del GSE p</w:delText>
                </w:r>
              </w:del>
            </w:ins>
            <w:ins w:id="9547" w:author="Visone Rossana (GSE)" w:date="2025-09-23T15:02:00Z">
              <w:del w:id="9548" w:author="Santagata Fabiana (GSE)" w:date="2025-10-09T12:59:00Z">
                <w:r w:rsidR="72AE114B" w:rsidRPr="46D4ECE2">
                  <w:rPr>
                    <w:rFonts w:cstheme="minorBidi"/>
                    <w:sz w:val="22"/>
                    <w:szCs w:val="22"/>
                  </w:rPr>
                  <w:delText>er l’accertamento de</w:delText>
                </w:r>
              </w:del>
            </w:ins>
            <w:ins w:id="9549" w:author="Visone Rossana (GSE)" w:date="2025-09-28T20:18:00Z">
              <w:del w:id="9550" w:author="Santagata Fabiana (GSE)" w:date="2025-10-09T12:59:00Z">
                <w:r w:rsidR="6E28940E" w:rsidRPr="46D4ECE2">
                  <w:rPr>
                    <w:rFonts w:cstheme="minorBidi"/>
                    <w:sz w:val="22"/>
                    <w:szCs w:val="22"/>
                  </w:rPr>
                  <w:delText xml:space="preserve">lla realizzazione degli interventi, </w:delText>
                </w:r>
              </w:del>
            </w:ins>
            <w:ins w:id="9551" w:author="Visone Rossana (GSE)" w:date="2025-09-23T15:02:00Z">
              <w:del w:id="9552" w:author="Santagata Fabiana (GSE)" w:date="2025-10-09T12:59:00Z">
                <w:r w:rsidR="00891FF5" w:rsidRPr="46D4ECE2" w:rsidDel="72AE114B">
                  <w:rPr>
                    <w:rFonts w:cstheme="minorBidi"/>
                    <w:sz w:val="22"/>
                    <w:szCs w:val="22"/>
                  </w:rPr>
                  <w:delText xml:space="preserve">i requisiti </w:delText>
                </w:r>
              </w:del>
            </w:ins>
            <w:ins w:id="9553" w:author="Visone Rossana (GSE)" w:date="2025-09-23T15:07:00Z">
              <w:del w:id="9554" w:author="Santagata Fabiana (GSE)" w:date="2025-10-09T12:59:00Z">
                <w:r w:rsidR="555A3955" w:rsidRPr="46D4ECE2">
                  <w:rPr>
                    <w:rFonts w:cstheme="minorBidi"/>
                    <w:sz w:val="22"/>
                    <w:szCs w:val="22"/>
                  </w:rPr>
                  <w:delText xml:space="preserve">in conformità </w:delText>
                </w:r>
              </w:del>
            </w:ins>
            <w:ins w:id="9555" w:author="Visone Rossana (GSE)" w:date="2025-09-28T20:18:00Z">
              <w:del w:id="9556" w:author="Santagata Fabiana (GSE)" w:date="2025-10-09T12:59:00Z">
                <w:r w:rsidR="6E28940E" w:rsidRPr="46D4ECE2">
                  <w:rPr>
                    <w:rFonts w:cstheme="minorBidi"/>
                    <w:sz w:val="22"/>
                    <w:szCs w:val="22"/>
                  </w:rPr>
                  <w:delText xml:space="preserve">ai requisiti </w:delText>
                </w:r>
              </w:del>
            </w:ins>
            <w:ins w:id="9557" w:author="Visone Rossana (GSE)" w:date="2025-09-23T15:02:00Z">
              <w:del w:id="9558" w:author="Santagata Fabiana (GSE)" w:date="2025-10-09T12:59:00Z">
                <w:r w:rsidR="00891FF5" w:rsidRPr="46D4ECE2" w:rsidDel="72AE114B">
                  <w:rPr>
                    <w:rFonts w:cstheme="minorBidi"/>
                    <w:sz w:val="22"/>
                    <w:szCs w:val="22"/>
                  </w:rPr>
                  <w:delText>all</w:delText>
                </w:r>
              </w:del>
            </w:ins>
            <w:ins w:id="9559" w:author="Visone Rossana (GSE)" w:date="2025-09-23T15:07:00Z">
              <w:del w:id="9560" w:author="Santagata Fabiana (GSE)" w:date="2025-10-09T12:59:00Z">
                <w:r w:rsidR="00891FF5" w:rsidRPr="46D4ECE2" w:rsidDel="555A3955">
                  <w:rPr>
                    <w:rFonts w:cstheme="minorBidi"/>
                    <w:sz w:val="22"/>
                    <w:szCs w:val="22"/>
                  </w:rPr>
                  <w:delText>e previsioni del</w:delText>
                </w:r>
              </w:del>
            </w:ins>
            <w:ins w:id="9561" w:author="Visone Rossana (GSE)" w:date="2025-09-28T20:18:00Z">
              <w:del w:id="9562" w:author="Santagata Fabiana (GSE)" w:date="2025-10-09T12:59:00Z">
                <w:r w:rsidR="6E28940E" w:rsidRPr="46D4ECE2">
                  <w:rPr>
                    <w:rFonts w:cstheme="minorBidi"/>
                    <w:sz w:val="22"/>
                    <w:szCs w:val="22"/>
                  </w:rPr>
                  <w:delText>previsti dal</w:delText>
                </w:r>
              </w:del>
            </w:ins>
            <w:ins w:id="9563" w:author="Visone Rossana (GSE)" w:date="2025-09-23T15:07:00Z">
              <w:del w:id="9564" w:author="Santagata Fabiana (GSE)" w:date="2025-10-09T12:59:00Z">
                <w:r w:rsidR="555A3955" w:rsidRPr="46D4ECE2">
                  <w:rPr>
                    <w:rFonts w:cstheme="minorBidi"/>
                    <w:sz w:val="22"/>
                    <w:szCs w:val="22"/>
                  </w:rPr>
                  <w:delText xml:space="preserve"> Decreto</w:delText>
                </w:r>
              </w:del>
            </w:ins>
            <w:ins w:id="9565" w:author="Visone Rossana (GSE)" w:date="2025-09-23T15:02:00Z">
              <w:del w:id="9566" w:author="Santagata Fabiana (GSE)" w:date="2025-10-09T12:59:00Z">
                <w:r w:rsidR="72AE114B" w:rsidRPr="46D4ECE2">
                  <w:rPr>
                    <w:rFonts w:cstheme="minorBidi"/>
                    <w:sz w:val="22"/>
                    <w:szCs w:val="22"/>
                  </w:rPr>
                  <w:delText>.</w:delText>
                </w:r>
              </w:del>
            </w:ins>
          </w:p>
          <w:p w14:paraId="0089B644" w14:textId="3F4A65C3" w:rsidR="00C87FCF" w:rsidRDefault="00C87FCF" w:rsidP="00891FF5">
            <w:pPr>
              <w:spacing w:before="60" w:after="60" w:line="276" w:lineRule="auto"/>
              <w:jc w:val="both"/>
              <w:rPr>
                <w:ins w:id="9567" w:author="Visone Rossana (GSE)" w:date="2025-09-23T15:07:00Z" w16du:dateUtc="2025-09-23T13:07:00Z"/>
                <w:del w:id="9568" w:author="Santagata Fabiana (GSE)" w:date="2025-10-09T13:00:00Z" w16du:dateUtc="2025-10-09T13:00:23Z"/>
                <w:rFonts w:cstheme="minorBidi"/>
                <w:sz w:val="22"/>
                <w:szCs w:val="22"/>
              </w:rPr>
            </w:pPr>
            <w:ins w:id="9569" w:author="Visone Rossana (GSE)" w:date="2025-09-23T18:57:00Z">
              <w:del w:id="9570" w:author="Santagata Fabiana (GSE)" w:date="2025-10-09T13:00:00Z">
                <w:r w:rsidRPr="13D9FB95">
                  <w:rPr>
                    <w:rFonts w:cstheme="minorBidi"/>
                    <w:sz w:val="22"/>
                    <w:szCs w:val="22"/>
                    <w:highlight w:val="cyan"/>
                    <w:rPrChange w:id="9571" w:author="Visone Rossana (GSE)" w:date="2025-09-23T18:58:00Z" w16du:dateUtc="2025-09-23T16:58:00Z">
                      <w:rPr>
                        <w:rFonts w:cstheme="minorHAnsi"/>
                        <w:sz w:val="22"/>
                        <w:szCs w:val="22"/>
                      </w:rPr>
                    </w:rPrChange>
                  </w:rPr>
                  <w:delText>Il Portaltermico rilascerà un codice identificativo richiesta che il Soggetto Responsabile dovrà utilizzare per la trasmissione del</w:delText>
                </w:r>
              </w:del>
            </w:ins>
            <w:ins w:id="9572" w:author="Visone Rossana (GSE)" w:date="2025-09-23T18:58:00Z">
              <w:del w:id="9573" w:author="Santagata Fabiana (GSE)" w:date="2025-10-09T13:00:00Z">
                <w:r w:rsidRPr="13D9FB95">
                  <w:rPr>
                    <w:rFonts w:cstheme="minorBidi"/>
                    <w:sz w:val="22"/>
                    <w:szCs w:val="22"/>
                    <w:highlight w:val="cyan"/>
                  </w:rPr>
                  <w:delText>la successiva richiesta di concessione degli incentivi</w:delText>
                </w:r>
              </w:del>
            </w:ins>
            <w:ins w:id="9574" w:author="Visone Rossana (GSE)" w:date="2025-09-23T18:57:00Z">
              <w:del w:id="9575" w:author="Santagata Fabiana (GSE)" w:date="2025-10-09T13:00:00Z">
                <w:r w:rsidRPr="13D9FB95">
                  <w:rPr>
                    <w:rFonts w:cstheme="minorBidi"/>
                    <w:sz w:val="22"/>
                    <w:szCs w:val="22"/>
                    <w:highlight w:val="cyan"/>
                    <w:rPrChange w:id="9576" w:author="Visone Rossana (GSE)" w:date="2025-09-23T18:58:00Z" w16du:dateUtc="2025-09-23T16:58:00Z">
                      <w:rPr>
                        <w:rFonts w:cstheme="minorHAnsi"/>
                        <w:sz w:val="22"/>
                        <w:szCs w:val="22"/>
                      </w:rPr>
                    </w:rPrChange>
                  </w:rPr>
                  <w:delText xml:space="preserve"> a</w:delText>
                </w:r>
              </w:del>
            </w:ins>
            <w:ins w:id="9577" w:author="Visone Rossana (GSE)" w:date="2025-09-23T18:58:00Z">
              <w:del w:id="9578" w:author="Santagata Fabiana (GSE)" w:date="2025-10-09T13:00:00Z">
                <w:r w:rsidRPr="13D9FB95">
                  <w:rPr>
                    <w:rFonts w:cstheme="minorBidi"/>
                    <w:sz w:val="22"/>
                    <w:szCs w:val="22"/>
                    <w:highlight w:val="cyan"/>
                    <w:rPrChange w:id="9579" w:author="Visone Rossana (GSE)" w:date="2025-09-23T18:58:00Z" w16du:dateUtc="2025-09-23T16:58:00Z">
                      <w:rPr>
                        <w:rFonts w:cstheme="minorHAnsi"/>
                        <w:sz w:val="22"/>
                        <w:szCs w:val="22"/>
                      </w:rPr>
                    </w:rPrChange>
                  </w:rPr>
                  <w:delText xml:space="preserve"> lavori ultimati.</w:delText>
                </w:r>
                <w:r w:rsidRPr="13D9FB95">
                  <w:rPr>
                    <w:rFonts w:cstheme="minorBidi"/>
                    <w:sz w:val="22"/>
                    <w:szCs w:val="22"/>
                  </w:rPr>
                  <w:delText xml:space="preserve"> </w:delText>
                </w:r>
              </w:del>
            </w:ins>
          </w:p>
          <w:p w14:paraId="2CF06F41" w14:textId="790F34AB" w:rsidR="002B5C2E" w:rsidRDefault="002B5C2E" w:rsidP="221AB42A">
            <w:pPr>
              <w:spacing w:before="60" w:after="60" w:line="276" w:lineRule="auto"/>
              <w:jc w:val="both"/>
              <w:rPr>
                <w:rFonts w:cstheme="minorBidi"/>
                <w:sz w:val="22"/>
                <w:szCs w:val="22"/>
              </w:rPr>
            </w:pPr>
            <w:commentRangeStart w:id="9580"/>
            <w:ins w:id="9581" w:author="Visone Rossana (GSE)" w:date="2025-09-23T15:07:00Z">
              <w:r w:rsidRPr="221AB42A">
                <w:rPr>
                  <w:rFonts w:cstheme="minorBidi"/>
                  <w:sz w:val="22"/>
                  <w:szCs w:val="22"/>
                  <w:highlight w:val="yellow"/>
                  <w:rPrChange w:id="9582" w:author="Visone Rossana (GSE)" w:date="2025-09-23T15:10:00Z">
                    <w:rPr>
                      <w:rFonts w:cstheme="minorBidi"/>
                      <w:sz w:val="22"/>
                      <w:szCs w:val="22"/>
                    </w:rPr>
                  </w:rPrChange>
                </w:rPr>
                <w:t>Si rappresenta, in</w:t>
              </w:r>
            </w:ins>
            <w:ins w:id="9583" w:author="Visone Rossana (GSE)" w:date="2025-10-11T15:36:00Z" w16du:dateUtc="2025-10-11T13:36:00Z">
              <w:r w:rsidR="00964E2D">
                <w:rPr>
                  <w:rFonts w:cstheme="minorBidi"/>
                  <w:sz w:val="22"/>
                  <w:szCs w:val="22"/>
                  <w:highlight w:val="yellow"/>
                </w:rPr>
                <w:t>oltre</w:t>
              </w:r>
            </w:ins>
            <w:ins w:id="9584" w:author="Visone Rossana (GSE)" w:date="2025-10-28T13:01:00Z" w16du:dateUtc="2025-10-28T12:01:00Z">
              <w:r w:rsidR="00222CD4">
                <w:rPr>
                  <w:rFonts w:cstheme="minorBidi"/>
                  <w:sz w:val="22"/>
                  <w:szCs w:val="22"/>
                  <w:highlight w:val="yellow"/>
                </w:rPr>
                <w:t xml:space="preserve"> </w:t>
              </w:r>
            </w:ins>
            <w:ins w:id="9585" w:author="Visone Rossana (GSE)" w:date="2025-09-23T15:07:00Z">
              <w:r w:rsidRPr="221AB42A">
                <w:rPr>
                  <w:rFonts w:cstheme="minorBidi"/>
                  <w:sz w:val="22"/>
                  <w:szCs w:val="22"/>
                  <w:highlight w:val="yellow"/>
                  <w:rPrChange w:id="9586" w:author="Visone Rossana (GSE)" w:date="2025-09-23T15:10:00Z">
                    <w:rPr>
                      <w:rFonts w:cstheme="minorBidi"/>
                      <w:sz w:val="22"/>
                      <w:szCs w:val="22"/>
                    </w:rPr>
                  </w:rPrChange>
                </w:rPr>
                <w:t xml:space="preserve">fine, che </w:t>
              </w:r>
            </w:ins>
            <w:ins w:id="9587" w:author="Visone Rossana (GSE)" w:date="2025-09-23T15:08:00Z">
              <w:r w:rsidRPr="221AB42A">
                <w:rPr>
                  <w:rFonts w:cstheme="minorBidi"/>
                  <w:sz w:val="22"/>
                  <w:szCs w:val="22"/>
                  <w:highlight w:val="yellow"/>
                  <w:rPrChange w:id="9588" w:author="Visone Rossana (GSE)" w:date="2025-09-23T15:10:00Z">
                    <w:rPr>
                      <w:rFonts w:cstheme="minorBidi"/>
                      <w:sz w:val="22"/>
                      <w:szCs w:val="22"/>
                    </w:rPr>
                  </w:rPrChange>
                </w:rPr>
                <w:t xml:space="preserve">la mancata trasmissione </w:t>
              </w:r>
            </w:ins>
            <w:ins w:id="9589" w:author="Visone Rossana (GSE)" w:date="2025-09-23T18:59:00Z">
              <w:r w:rsidR="00C87FCF" w:rsidRPr="221AB42A">
                <w:rPr>
                  <w:rFonts w:cstheme="minorBidi"/>
                  <w:sz w:val="22"/>
                  <w:szCs w:val="22"/>
                  <w:highlight w:val="yellow"/>
                </w:rPr>
                <w:t xml:space="preserve">della “richiesta preliminare” </w:t>
              </w:r>
            </w:ins>
            <w:ins w:id="9590" w:author="Visone Rossana (GSE)" w:date="2025-09-23T15:08:00Z">
              <w:r w:rsidRPr="221AB42A">
                <w:rPr>
                  <w:rFonts w:cstheme="minorBidi"/>
                  <w:sz w:val="22"/>
                  <w:szCs w:val="22"/>
                  <w:highlight w:val="yellow"/>
                  <w:rPrChange w:id="9591" w:author="Visone Rossana (GSE)" w:date="2025-09-23T15:10:00Z">
                    <w:rPr>
                      <w:rFonts w:cstheme="minorBidi"/>
                      <w:sz w:val="22"/>
                      <w:szCs w:val="22"/>
                    </w:rPr>
                  </w:rPrChange>
                </w:rPr>
                <w:t xml:space="preserve">prima dell’avvio dei lavori ed entro </w:t>
              </w:r>
            </w:ins>
            <w:ins w:id="9592" w:author="Visone Rossana (GSE)" w:date="2025-09-23T15:09:00Z">
              <w:r w:rsidRPr="221AB42A">
                <w:rPr>
                  <w:rFonts w:cstheme="minorBidi"/>
                  <w:sz w:val="22"/>
                  <w:szCs w:val="22"/>
                  <w:highlight w:val="yellow"/>
                  <w:rPrChange w:id="9593" w:author="Visone Rossana (GSE)" w:date="2025-09-23T15:10:00Z">
                    <w:rPr>
                      <w:rFonts w:cstheme="minorBidi"/>
                      <w:sz w:val="22"/>
                      <w:szCs w:val="22"/>
                    </w:rPr>
                  </w:rPrChange>
                </w:rPr>
                <w:t xml:space="preserve">tempistiche congrue </w:t>
              </w:r>
            </w:ins>
            <w:ins w:id="9594" w:author="Visone Rossana (GSE)" w:date="2025-09-23T19:00:00Z">
              <w:r w:rsidRPr="221AB42A">
                <w:rPr>
                  <w:rFonts w:cstheme="minorBidi"/>
                  <w:sz w:val="22"/>
                  <w:szCs w:val="22"/>
                  <w:highlight w:val="yellow"/>
                </w:rPr>
                <w:t>in relazione</w:t>
              </w:r>
            </w:ins>
            <w:ins w:id="9595" w:author="Visone Rossana (GSE)" w:date="2025-09-28T20:18:00Z">
              <w:r w:rsidR="004050A1" w:rsidRPr="221AB42A">
                <w:rPr>
                  <w:rFonts w:cstheme="minorBidi"/>
                  <w:sz w:val="22"/>
                  <w:szCs w:val="22"/>
                  <w:highlight w:val="yellow"/>
                </w:rPr>
                <w:t xml:space="preserve"> in ragione</w:t>
              </w:r>
            </w:ins>
            <w:ins w:id="9596" w:author="Santagata Fabiana (GSE)" w:date="2025-10-09T13:29:00Z">
              <w:r w:rsidR="57D48416" w:rsidRPr="221AB42A">
                <w:rPr>
                  <w:rFonts w:cstheme="minorBidi"/>
                  <w:sz w:val="22"/>
                  <w:szCs w:val="22"/>
                  <w:highlight w:val="yellow"/>
                </w:rPr>
                <w:t xml:space="preserve"> della data di</w:t>
              </w:r>
            </w:ins>
            <w:ins w:id="9597" w:author="Visone Rossana (GSE)" w:date="2025-09-23T19:00:00Z">
              <w:r w:rsidR="00C87FCF" w:rsidRPr="221AB42A">
                <w:rPr>
                  <w:rFonts w:cstheme="minorBidi"/>
                  <w:sz w:val="22"/>
                  <w:szCs w:val="22"/>
                  <w:highlight w:val="yellow"/>
                </w:rPr>
                <w:t xml:space="preserve"> </w:t>
              </w:r>
            </w:ins>
            <w:ins w:id="9598" w:author="Visone Rossana (GSE)" w:date="2025-09-23T15:09:00Z">
              <w:r w:rsidRPr="221AB42A">
                <w:rPr>
                  <w:rFonts w:cstheme="minorBidi"/>
                  <w:sz w:val="22"/>
                  <w:szCs w:val="22"/>
                  <w:highlight w:val="yellow"/>
                  <w:rPrChange w:id="9599" w:author="Visone Rossana (GSE)" w:date="2025-09-23T15:10:00Z">
                    <w:rPr>
                      <w:rFonts w:cstheme="minorBidi"/>
                      <w:sz w:val="22"/>
                      <w:szCs w:val="22"/>
                    </w:rPr>
                  </w:rPrChange>
                </w:rPr>
                <w:t xml:space="preserve">conclusione dei lavori </w:t>
              </w:r>
            </w:ins>
            <w:ins w:id="9600" w:author="Visone Rossana (GSE)" w:date="2025-09-23T18:59:00Z">
              <w:r w:rsidR="00C87FCF" w:rsidRPr="221AB42A">
                <w:rPr>
                  <w:rFonts w:cstheme="minorBidi"/>
                  <w:sz w:val="22"/>
                  <w:szCs w:val="22"/>
                  <w:highlight w:val="yellow"/>
                </w:rPr>
                <w:t>prevista</w:t>
              </w:r>
            </w:ins>
            <w:ins w:id="9601" w:author="Santagata Fabiana (GSE)" w:date="2025-10-09T13:30:00Z">
              <w:r w:rsidR="19655DD0" w:rsidRPr="221AB42A">
                <w:rPr>
                  <w:rFonts w:cstheme="minorBidi"/>
                  <w:sz w:val="22"/>
                  <w:szCs w:val="22"/>
                  <w:highlight w:val="yellow"/>
                </w:rPr>
                <w:t xml:space="preserve"> comporta </w:t>
              </w:r>
            </w:ins>
            <w:ins w:id="9602" w:author="Santagata Fabiana (GSE)" w:date="2025-10-09T13:32:00Z">
              <w:r w:rsidR="093B0249" w:rsidRPr="221AB42A">
                <w:rPr>
                  <w:rFonts w:cstheme="minorBidi"/>
                  <w:sz w:val="22"/>
                  <w:szCs w:val="22"/>
                  <w:highlight w:val="yellow"/>
                </w:rPr>
                <w:t xml:space="preserve">il rigetto </w:t>
              </w:r>
            </w:ins>
            <w:ins w:id="9603" w:author="Santagata Fabiana (GSE)" w:date="2025-10-09T13:30:00Z">
              <w:r w:rsidR="19655DD0" w:rsidRPr="221AB42A">
                <w:rPr>
                  <w:rFonts w:cstheme="minorBidi"/>
                  <w:sz w:val="22"/>
                  <w:szCs w:val="22"/>
                  <w:highlight w:val="yellow"/>
                </w:rPr>
                <w:t xml:space="preserve">dell’eventuale </w:t>
              </w:r>
            </w:ins>
            <w:ins w:id="9604" w:author="Visone Rossana (GSE)" w:date="2025-09-23T18:59:00Z">
              <w:r w:rsidRPr="221AB42A">
                <w:rPr>
                  <w:rFonts w:cstheme="minorBidi"/>
                  <w:sz w:val="22"/>
                  <w:szCs w:val="22"/>
                  <w:highlight w:val="yellow"/>
                </w:rPr>
                <w:t xml:space="preserve">, </w:t>
              </w:r>
            </w:ins>
            <w:ins w:id="9605" w:author="Visone Rossana (GSE)" w:date="2025-09-23T15:09:00Z">
              <w:r w:rsidRPr="221AB42A">
                <w:rPr>
                  <w:rFonts w:cstheme="minorBidi"/>
                  <w:sz w:val="22"/>
                  <w:szCs w:val="22"/>
                  <w:highlight w:val="yellow"/>
                  <w:rPrChange w:id="9606" w:author="Visone Rossana (GSE)" w:date="2025-09-23T15:10:00Z">
                    <w:rPr>
                      <w:rFonts w:cstheme="minorBidi"/>
                      <w:sz w:val="22"/>
                      <w:szCs w:val="22"/>
                    </w:rPr>
                  </w:rPrChange>
                </w:rPr>
                <w:t xml:space="preserve">l’invio della successiva richiesta di </w:t>
              </w:r>
            </w:ins>
            <w:ins w:id="9607" w:author="Santagata Fabiana (GSE)" w:date="2025-10-09T13:32:00Z">
              <w:r w:rsidR="0AE6DE15" w:rsidRPr="221AB42A">
                <w:rPr>
                  <w:rFonts w:cstheme="minorBidi"/>
                  <w:sz w:val="22"/>
                  <w:szCs w:val="22"/>
                  <w:highlight w:val="yellow"/>
                </w:rPr>
                <w:t xml:space="preserve">accesso agli </w:t>
              </w:r>
            </w:ins>
            <w:ins w:id="9608" w:author="Visone Rossana (GSE)" w:date="2025-09-23T15:09:00Z">
              <w:r w:rsidRPr="221AB42A">
                <w:rPr>
                  <w:rFonts w:cstheme="minorBidi"/>
                  <w:sz w:val="22"/>
                  <w:szCs w:val="22"/>
                  <w:highlight w:val="yellow"/>
                  <w:rPrChange w:id="9609" w:author="Visone Rossana (GSE)" w:date="2025-09-23T15:10:00Z">
                    <w:rPr>
                      <w:rFonts w:cstheme="minorBidi"/>
                      <w:sz w:val="22"/>
                      <w:szCs w:val="22"/>
                    </w:rPr>
                  </w:rPrChange>
                </w:rPr>
                <w:t>incentiv</w:t>
              </w:r>
            </w:ins>
            <w:ins w:id="9610" w:author="Santagata Fabiana (GSE)" w:date="2025-10-09T13:32:00Z">
              <w:r w:rsidR="7182AE13" w:rsidRPr="221AB42A">
                <w:rPr>
                  <w:rFonts w:cstheme="minorBidi"/>
                  <w:sz w:val="22"/>
                  <w:szCs w:val="22"/>
                  <w:highlight w:val="yellow"/>
                </w:rPr>
                <w:t>i</w:t>
              </w:r>
            </w:ins>
            <w:ins w:id="9611" w:author="Visone Rossana (GSE)" w:date="2025-09-23T15:09:00Z">
              <w:r w:rsidRPr="221AB42A">
                <w:rPr>
                  <w:rFonts w:cstheme="minorBidi"/>
                  <w:sz w:val="22"/>
                  <w:szCs w:val="22"/>
                  <w:highlight w:val="yellow"/>
                  <w:rPrChange w:id="9612" w:author="Visone Rossana (GSE)" w:date="2025-09-23T15:10:00Z">
                    <w:rPr>
                      <w:rFonts w:cstheme="minorBidi"/>
                      <w:sz w:val="22"/>
                      <w:szCs w:val="22"/>
                    </w:rPr>
                  </w:rPrChange>
                </w:rPr>
                <w:t>o</w:t>
              </w:r>
            </w:ins>
            <w:ins w:id="9613" w:author="Santagata Fabiana (GSE)" w:date="2025-10-09T13:30:00Z">
              <w:r w:rsidR="1879ACF7" w:rsidRPr="221AB42A">
                <w:rPr>
                  <w:rFonts w:cstheme="minorBidi"/>
                  <w:sz w:val="22"/>
                  <w:szCs w:val="22"/>
                  <w:highlight w:val="yellow"/>
                </w:rPr>
                <w:t>.</w:t>
              </w:r>
            </w:ins>
            <w:ins w:id="9614" w:author="Visone Rossana (GSE)" w:date="2025-09-23T15:09:00Z">
              <w:r w:rsidRPr="221AB42A">
                <w:rPr>
                  <w:rFonts w:cstheme="minorBidi"/>
                  <w:sz w:val="22"/>
                  <w:szCs w:val="22"/>
                  <w:highlight w:val="yellow"/>
                  <w:rPrChange w:id="9615" w:author="Visone Rossana (GSE)" w:date="2025-09-23T15:10:00Z">
                    <w:rPr>
                      <w:rFonts w:cstheme="minorBidi"/>
                      <w:sz w:val="22"/>
                      <w:szCs w:val="22"/>
                    </w:rPr>
                  </w:rPrChange>
                </w:rPr>
                <w:t xml:space="preserve"> </w:t>
              </w:r>
            </w:ins>
            <w:ins w:id="9616" w:author="Visone Rossana (GSE)" w:date="2025-09-23T15:10:00Z">
              <w:r w:rsidRPr="221AB42A">
                <w:rPr>
                  <w:rFonts w:cstheme="minorBidi"/>
                  <w:sz w:val="22"/>
                  <w:szCs w:val="22"/>
                  <w:highlight w:val="yellow"/>
                  <w:rPrChange w:id="9617" w:author="Visone Rossana (GSE)" w:date="2025-09-23T15:10:00Z">
                    <w:rPr>
                      <w:rFonts w:cstheme="minorBidi"/>
                      <w:sz w:val="22"/>
                      <w:szCs w:val="22"/>
                    </w:rPr>
                  </w:rPrChange>
                </w:rPr>
                <w:t xml:space="preserve">determinerebbe </w:t>
              </w:r>
            </w:ins>
            <w:ins w:id="9618" w:author="Visone Rossana (GSE)" w:date="2025-09-23T15:09:00Z">
              <w:r w:rsidRPr="221AB42A">
                <w:rPr>
                  <w:rFonts w:cstheme="minorBidi"/>
                  <w:sz w:val="22"/>
                  <w:szCs w:val="22"/>
                  <w:highlight w:val="yellow"/>
                  <w:rPrChange w:id="9619" w:author="Visone Rossana (GSE)" w:date="2025-09-23T15:10:00Z">
                    <w:rPr>
                      <w:rFonts w:cstheme="minorBidi"/>
                      <w:sz w:val="22"/>
                      <w:szCs w:val="22"/>
                    </w:rPr>
                  </w:rPrChange>
                </w:rPr>
                <w:t xml:space="preserve">l’esclusione del meccanismo </w:t>
              </w:r>
            </w:ins>
            <w:ins w:id="9620" w:author="Visone Rossana (GSE)" w:date="2025-09-23T15:10:00Z">
              <w:r w:rsidRPr="221AB42A">
                <w:rPr>
                  <w:rFonts w:cstheme="minorBidi"/>
                  <w:sz w:val="22"/>
                  <w:szCs w:val="22"/>
                  <w:highlight w:val="yellow"/>
                  <w:rPrChange w:id="9621" w:author="Visone Rossana (GSE)" w:date="2025-09-23T15:10:00Z">
                    <w:rPr>
                      <w:rFonts w:cstheme="minorBidi"/>
                      <w:sz w:val="22"/>
                      <w:szCs w:val="22"/>
                    </w:rPr>
                  </w:rPrChange>
                </w:rPr>
                <w:t>incentivante.</w:t>
              </w:r>
            </w:ins>
            <w:commentRangeEnd w:id="9580"/>
            <w:r w:rsidDel="004F2D5E">
              <w:rPr>
                <w:rStyle w:val="Rimandocommento"/>
                <w:rFonts w:cstheme="minorBidi"/>
                <w:sz w:val="22"/>
                <w:szCs w:val="22"/>
              </w:rPr>
              <w:commentReference w:id="9580"/>
            </w:r>
            <w:ins w:id="9622" w:author="Visone Rossana (GSE)" w:date="2025-10-13T10:35:00Z" w16du:dateUtc="2025-10-13T08:35:00Z">
              <w:r w:rsidR="00D74BF8">
                <w:rPr>
                  <w:rFonts w:cstheme="minorBidi"/>
                  <w:sz w:val="22"/>
                  <w:szCs w:val="22"/>
                </w:rPr>
                <w:t xml:space="preserve"> </w:t>
              </w:r>
            </w:ins>
          </w:p>
          <w:p w14:paraId="3DE7EB55" w14:textId="57263D89" w:rsidR="00964E2D" w:rsidDel="004F2D5E" w:rsidRDefault="00054D95" w:rsidP="221AB42A">
            <w:pPr>
              <w:spacing w:before="60" w:after="60" w:line="276" w:lineRule="auto"/>
              <w:jc w:val="both"/>
              <w:rPr>
                <w:ins w:id="9623" w:author="Visone Rossana (GSE)" w:date="2025-10-11T15:36:00Z" w16du:dateUtc="2025-10-11T13:36:00Z"/>
                <w:del w:id="9624" w:author="Visone Rossana (GSE)" w:date="2025-10-27T17:45:00Z" w16du:dateUtc="2025-10-27T16:45:00Z"/>
                <w:rFonts w:cstheme="minorBidi"/>
                <w:sz w:val="22"/>
                <w:szCs w:val="22"/>
              </w:rPr>
            </w:pPr>
            <w:ins w:id="9625" w:author="Visone Rossana (GSE)" w:date="2025-09-23T15:01:00Z">
              <w:del w:id="9626" w:author="Santagata Fabiana (GSE)" w:date="2025-10-09T13:29:00Z">
                <w:r w:rsidRPr="221AB42A" w:rsidDel="00054D95">
                  <w:rPr>
                    <w:rFonts w:cstheme="minorBidi"/>
                    <w:sz w:val="22"/>
                    <w:szCs w:val="22"/>
                  </w:rPr>
                  <w:lastRenderedPageBreak/>
                  <w:delText xml:space="preserve"> </w:delText>
                </w:r>
              </w:del>
            </w:ins>
            <w:ins w:id="9627" w:author="Visone Rossana (GSE)" w:date="2025-09-23T14:57:00Z">
              <w:del w:id="9628" w:author="Santagata Fabiana (GSE)" w:date="2025-10-09T13:29:00Z">
                <w:r w:rsidRPr="221AB42A" w:rsidDel="001B7200">
                  <w:rPr>
                    <w:rFonts w:cstheme="minorBidi"/>
                    <w:sz w:val="22"/>
                    <w:szCs w:val="22"/>
                  </w:rPr>
                  <w:delText xml:space="preserve"> </w:delText>
                </w:r>
              </w:del>
            </w:ins>
          </w:p>
          <w:p w14:paraId="26AB758C" w14:textId="722B5167" w:rsidR="0021711B" w:rsidRPr="002001C3" w:rsidRDefault="00964E2D" w:rsidP="221AB42A">
            <w:pPr>
              <w:spacing w:before="60" w:after="60" w:line="276" w:lineRule="auto"/>
              <w:jc w:val="both"/>
              <w:rPr>
                <w:ins w:id="9629" w:author="Visone Rossana (GSE)" w:date="2025-09-09T15:48:00Z" w16du:dateUtc="2025-09-09T13:48:00Z"/>
                <w:rFonts w:cstheme="minorBidi"/>
                <w:sz w:val="22"/>
                <w:szCs w:val="22"/>
              </w:rPr>
            </w:pPr>
            <w:r>
              <w:rPr>
                <w:rFonts w:cstheme="minorBidi"/>
                <w:sz w:val="22"/>
                <w:szCs w:val="22"/>
              </w:rPr>
              <w:t xml:space="preserve">Si precisa, infine, che la </w:t>
            </w:r>
            <w:r>
              <w:rPr>
                <w:rFonts w:cstheme="minorBidi"/>
                <w:b/>
                <w:bCs/>
                <w:sz w:val="22"/>
                <w:szCs w:val="22"/>
              </w:rPr>
              <w:t>“</w:t>
            </w:r>
            <w:r w:rsidRPr="00B51B99">
              <w:rPr>
                <w:rFonts w:cstheme="minorBidi"/>
                <w:b/>
                <w:bCs/>
                <w:sz w:val="22"/>
                <w:szCs w:val="22"/>
              </w:rPr>
              <w:t>richiesta preliminare di accesso agli incentivi</w:t>
            </w:r>
            <w:r>
              <w:rPr>
                <w:rFonts w:cstheme="minorBidi"/>
                <w:sz w:val="22"/>
                <w:szCs w:val="22"/>
              </w:rPr>
              <w:t xml:space="preserve"> “dovrà essere trasmessa anche dalle ESCO</w:t>
            </w:r>
            <w:r w:rsidR="00026C80">
              <w:rPr>
                <w:rFonts w:cstheme="minorBidi"/>
                <w:sz w:val="22"/>
                <w:szCs w:val="22"/>
              </w:rPr>
              <w:t xml:space="preserve">, </w:t>
            </w:r>
            <w:r w:rsidR="000D5583">
              <w:rPr>
                <w:rFonts w:cstheme="minorBidi"/>
                <w:sz w:val="22"/>
                <w:szCs w:val="22"/>
              </w:rPr>
              <w:t xml:space="preserve">dalle </w:t>
            </w:r>
            <w:r w:rsidR="00D037E5">
              <w:rPr>
                <w:rFonts w:cstheme="minorBidi"/>
                <w:sz w:val="22"/>
                <w:szCs w:val="22"/>
              </w:rPr>
              <w:t>CER</w:t>
            </w:r>
            <w:r w:rsidR="005D6B24">
              <w:rPr>
                <w:rFonts w:cstheme="minorBidi"/>
                <w:sz w:val="22"/>
                <w:szCs w:val="22"/>
              </w:rPr>
              <w:t xml:space="preserve"> e </w:t>
            </w:r>
            <w:r w:rsidR="000D5583">
              <w:rPr>
                <w:rFonts w:cstheme="minorBidi"/>
                <w:sz w:val="22"/>
                <w:szCs w:val="22"/>
              </w:rPr>
              <w:t xml:space="preserve">dalle </w:t>
            </w:r>
            <w:r w:rsidR="005D6B24">
              <w:rPr>
                <w:rFonts w:cstheme="minorBidi"/>
                <w:sz w:val="22"/>
                <w:szCs w:val="22"/>
              </w:rPr>
              <w:t>configurazioni di autoconsumo</w:t>
            </w:r>
            <w:r>
              <w:rPr>
                <w:rFonts w:cstheme="minorBidi"/>
                <w:sz w:val="22"/>
                <w:szCs w:val="22"/>
              </w:rPr>
              <w:t xml:space="preserve"> che agiscono, in qualità di Soggetto Responsabile, per conto di imprese o </w:t>
            </w:r>
            <w:r w:rsidR="00B1379B">
              <w:rPr>
                <w:rFonts w:cstheme="minorBidi"/>
                <w:sz w:val="22"/>
                <w:szCs w:val="22"/>
              </w:rPr>
              <w:t xml:space="preserve">di </w:t>
            </w:r>
            <w:r>
              <w:rPr>
                <w:rFonts w:cstheme="minorBidi"/>
                <w:sz w:val="22"/>
                <w:szCs w:val="22"/>
              </w:rPr>
              <w:t xml:space="preserve">ETS di carattere </w:t>
            </w:r>
            <w:r w:rsidR="006C1EFE">
              <w:rPr>
                <w:rFonts w:cstheme="minorBidi"/>
                <w:sz w:val="22"/>
                <w:szCs w:val="22"/>
              </w:rPr>
              <w:t>economico.</w:t>
            </w:r>
            <w:commentRangeEnd w:id="9481"/>
            <w:r w:rsidR="004F0B6D" w:rsidRPr="002001C3">
              <w:rPr>
                <w:rStyle w:val="Rimandocommento"/>
                <w:rFonts w:cstheme="minorBidi"/>
                <w:sz w:val="22"/>
                <w:szCs w:val="22"/>
              </w:rPr>
              <w:commentReference w:id="9481"/>
            </w:r>
          </w:p>
        </w:tc>
      </w:tr>
      <w:tr w:rsidR="46D4ECE2" w14:paraId="513E563C" w14:textId="77777777" w:rsidTr="221AB42A">
        <w:trPr>
          <w:trHeight w:val="300"/>
          <w:ins w:id="9632" w:author="Santagata Fabiana (GSE)" w:date="2025-10-09T09:07:00Z"/>
        </w:trPr>
        <w:tc>
          <w:tcPr>
            <w:tcW w:w="9450" w:type="dxa"/>
            <w:tcMar>
              <w:top w:w="0" w:type="dxa"/>
              <w:left w:w="70" w:type="dxa"/>
              <w:bottom w:w="0" w:type="dxa"/>
              <w:right w:w="70" w:type="dxa"/>
            </w:tcMar>
          </w:tcPr>
          <w:p w14:paraId="22404C0B" w14:textId="0103B1E5" w:rsidR="46D4ECE2" w:rsidRDefault="46D4ECE2" w:rsidP="46D4ECE2">
            <w:pPr>
              <w:spacing w:line="276" w:lineRule="auto"/>
              <w:jc w:val="both"/>
              <w:rPr>
                <w:rFonts w:cstheme="minorBidi"/>
                <w:b/>
                <w:bCs/>
                <w:sz w:val="22"/>
                <w:szCs w:val="22"/>
              </w:rPr>
            </w:pPr>
          </w:p>
        </w:tc>
      </w:tr>
    </w:tbl>
    <w:p w14:paraId="4D69C8A7" w14:textId="3EBB48E5" w:rsidR="005505F6" w:rsidRDefault="00633B38" w:rsidP="00633B38">
      <w:pPr>
        <w:pStyle w:val="TITOLO3GSE"/>
        <w:rPr>
          <w:ins w:id="9633" w:author="Oliosi Francesco (GSE)" w:date="2025-09-09T16:52:00Z" w16du:dateUtc="2025-09-09T14:52:00Z"/>
        </w:rPr>
      </w:pPr>
      <w:bookmarkStart w:id="9634" w:name="_Toc212462279"/>
      <w:ins w:id="9635" w:author="Oliosi Francesco (GSE)" w:date="2025-10-13T18:23:00Z" w16du:dateUtc="2025-10-13T16:23:00Z">
        <w:r>
          <w:t xml:space="preserve">4.1.1. </w:t>
        </w:r>
      </w:ins>
      <w:ins w:id="9636" w:author="Oliosi Francesco (GSE)" w:date="2025-09-09T16:51:00Z" w16du:dateUtc="2025-09-09T14:51:00Z">
        <w:r w:rsidR="005505F6">
          <w:t>Accesso diretto</w:t>
        </w:r>
      </w:ins>
      <w:bookmarkEnd w:id="9634"/>
    </w:p>
    <w:p w14:paraId="61A530EF" w14:textId="244F4356" w:rsidR="005505F6" w:rsidRDefault="367342AA" w:rsidP="005505F6">
      <w:pPr>
        <w:spacing w:line="276" w:lineRule="auto"/>
        <w:jc w:val="both"/>
        <w:rPr>
          <w:ins w:id="9637" w:author="Oliosi Francesco (GSE)" w:date="2025-09-09T16:53:00Z" w16du:dateUtc="2025-09-09T14:53:00Z"/>
          <w:del w:id="9638" w:author="Santagata Fabiana (GSE)" w:date="2025-10-13T12:56:00Z" w16du:dateUtc="2025-10-13T12:56:01Z"/>
          <w:rFonts w:ascii="Calibri" w:hAnsi="Calibri" w:cs="Calibri"/>
          <w:sz w:val="22"/>
          <w:szCs w:val="22"/>
        </w:rPr>
      </w:pPr>
      <w:ins w:id="9639" w:author="Santagata Fabiana (GSE)" w:date="2025-10-13T12:50:00Z">
        <w:r w:rsidRPr="4824D3B0">
          <w:rPr>
            <w:rFonts w:ascii="Calibri" w:hAnsi="Calibri" w:cs="Calibri"/>
            <w:sz w:val="22"/>
            <w:szCs w:val="22"/>
          </w:rPr>
          <w:t>Ai sensi dell’art. 14, comma 2,</w:t>
        </w:r>
        <w:r w:rsidRPr="6C3A720E">
          <w:rPr>
            <w:rFonts w:ascii="Calibri" w:hAnsi="Calibri" w:cs="Calibri"/>
            <w:sz w:val="22"/>
            <w:szCs w:val="22"/>
          </w:rPr>
          <w:t xml:space="preserve"> </w:t>
        </w:r>
      </w:ins>
      <w:ins w:id="9640" w:author="Santagata Fabiana (GSE)" w:date="2025-10-13T12:55:00Z">
        <w:r w:rsidR="5ABF6A32" w:rsidRPr="6C3A720E">
          <w:rPr>
            <w:rFonts w:ascii="Calibri" w:hAnsi="Calibri" w:cs="Calibri"/>
            <w:sz w:val="22"/>
            <w:szCs w:val="22"/>
          </w:rPr>
          <w:t xml:space="preserve">lett. </w:t>
        </w:r>
        <w:r w:rsidR="5ABF6A32" w:rsidRPr="30070CBA">
          <w:rPr>
            <w:rFonts w:ascii="Calibri" w:hAnsi="Calibri" w:cs="Calibri"/>
            <w:sz w:val="22"/>
            <w:szCs w:val="22"/>
          </w:rPr>
          <w:t>a</w:t>
        </w:r>
        <w:r w:rsidR="5ABF6A32" w:rsidRPr="6C3A720E">
          <w:rPr>
            <w:rFonts w:ascii="Calibri" w:hAnsi="Calibri" w:cs="Calibri"/>
            <w:sz w:val="22"/>
            <w:szCs w:val="22"/>
          </w:rPr>
          <w:t>),</w:t>
        </w:r>
      </w:ins>
      <w:ins w:id="9641" w:author="Santagata Fabiana (GSE)" w:date="2025-10-13T12:50:00Z">
        <w:r w:rsidRPr="4824D3B0">
          <w:rPr>
            <w:rFonts w:ascii="Calibri" w:hAnsi="Calibri" w:cs="Calibri"/>
            <w:sz w:val="22"/>
            <w:szCs w:val="22"/>
          </w:rPr>
          <w:t xml:space="preserve"> del Decreto, i</w:t>
        </w:r>
      </w:ins>
      <w:ins w:id="9642" w:author="Oliosi Francesco (GSE)" w:date="2025-09-09T16:52:00Z">
        <w:del w:id="9643" w:author="Santagata Fabiana (GSE)" w:date="2025-10-13T12:50:00Z">
          <w:r w:rsidR="005505F6" w:rsidRPr="005505F6">
            <w:rPr>
              <w:rFonts w:ascii="Calibri" w:hAnsi="Calibri" w:cs="Calibri"/>
              <w:sz w:val="22"/>
              <w:szCs w:val="22"/>
              <w:rPrChange w:id="9644" w:author="Oliosi Francesco (GSE)" w:date="2025-09-09T16:52:00Z" w16du:dateUtc="2025-09-09T14:52:00Z">
                <w:rPr/>
              </w:rPrChange>
            </w:rPr>
            <w:delText>I</w:delText>
          </w:r>
        </w:del>
      </w:ins>
      <w:ins w:id="9645" w:author="Oliosi Francesco (GSE)" w:date="2025-09-09T16:52:00Z" w16du:dateUtc="2025-09-09T14:52:00Z">
        <w:r w:rsidR="005505F6" w:rsidRPr="005505F6">
          <w:rPr>
            <w:rFonts w:ascii="Calibri" w:hAnsi="Calibri" w:cs="Calibri"/>
            <w:sz w:val="22"/>
            <w:szCs w:val="22"/>
            <w:rPrChange w:id="9646" w:author="Oliosi Francesco (GSE)" w:date="2025-09-09T16:52:00Z" w16du:dateUtc="2025-09-09T14:52:00Z">
              <w:rPr/>
            </w:rPrChange>
          </w:rPr>
          <w:t>l Soggetto Responsabile</w:t>
        </w:r>
      </w:ins>
      <w:ins w:id="9647" w:author="Oliosi Francesco (GSE)" w:date="2025-09-09T16:52:00Z">
        <w:del w:id="9648" w:author="Santagata Fabiana (GSE)" w:date="2025-10-13T13:40:00Z">
          <w:r w:rsidR="005505F6" w:rsidRPr="005505F6">
            <w:rPr>
              <w:rFonts w:ascii="Calibri" w:hAnsi="Calibri" w:cs="Calibri"/>
              <w:sz w:val="22"/>
              <w:szCs w:val="22"/>
              <w:rPrChange w:id="9649" w:author="Oliosi Francesco (GSE)" w:date="2025-09-09T16:52:00Z" w16du:dateUtc="2025-09-09T14:52:00Z">
                <w:rPr/>
              </w:rPrChange>
            </w:rPr>
            <w:delText xml:space="preserve">, </w:delText>
          </w:r>
          <w:r w:rsidR="005505F6" w:rsidRPr="005505F6">
            <w:rPr>
              <w:rFonts w:ascii="Calibri" w:hAnsi="Calibri" w:cs="Calibri"/>
              <w:sz w:val="22"/>
              <w:szCs w:val="22"/>
              <w:rPrChange w:id="9650" w:author="Oliosi Francesco (GSE)" w:date="2025-09-09T16:52:00Z" w16du:dateUtc="2025-09-09T14:52:00Z">
                <w:rPr>
                  <w:b/>
                </w:rPr>
              </w:rPrChange>
            </w:rPr>
            <w:delText>a seguito della conclusione dell’intervento</w:delText>
          </w:r>
          <w:r w:rsidR="005505F6" w:rsidRPr="005505F6">
            <w:rPr>
              <w:rFonts w:ascii="Calibri" w:hAnsi="Calibri" w:cs="Calibri"/>
              <w:sz w:val="22"/>
              <w:szCs w:val="22"/>
              <w:rPrChange w:id="9651" w:author="Oliosi Francesco (GSE)" w:date="2025-09-09T16:52:00Z" w16du:dateUtc="2025-09-09T14:52:00Z">
                <w:rPr/>
              </w:rPrChange>
            </w:rPr>
            <w:delText>,</w:delText>
          </w:r>
        </w:del>
      </w:ins>
      <w:ins w:id="9652" w:author="Oliosi Francesco (GSE)" w:date="2025-09-09T16:52:00Z" w16du:dateUtc="2025-09-09T14:52:00Z">
        <w:r w:rsidR="005505F6" w:rsidRPr="005505F6">
          <w:rPr>
            <w:rFonts w:ascii="Calibri" w:hAnsi="Calibri" w:cs="Calibri"/>
            <w:sz w:val="22"/>
            <w:szCs w:val="22"/>
            <w:rPrChange w:id="9653" w:author="Oliosi Francesco (GSE)" w:date="2025-09-09T16:52:00Z" w16du:dateUtc="2025-09-09T14:52:00Z">
              <w:rPr/>
            </w:rPrChange>
          </w:rPr>
          <w:t xml:space="preserve"> </w:t>
        </w:r>
      </w:ins>
      <w:ins w:id="9654" w:author="Oliosi Francesco (GSE)" w:date="2025-09-09T16:52:00Z">
        <w:del w:id="9655" w:author="Santagata Fabiana (GSE)" w:date="2025-10-13T12:54:00Z">
          <w:r w:rsidR="005505F6" w:rsidRPr="005505F6">
            <w:rPr>
              <w:rFonts w:ascii="Calibri" w:hAnsi="Calibri" w:cs="Calibri"/>
              <w:sz w:val="22"/>
              <w:szCs w:val="22"/>
              <w:rPrChange w:id="9656" w:author="Oliosi Francesco (GSE)" w:date="2025-09-09T16:52:00Z" w16du:dateUtc="2025-09-09T14:52:00Z">
                <w:rPr/>
              </w:rPrChange>
            </w:rPr>
            <w:delText xml:space="preserve">deve </w:delText>
          </w:r>
        </w:del>
      </w:ins>
      <w:ins w:id="9657" w:author="Oliosi Francesco (GSE)" w:date="2025-09-09T16:52:00Z" w16du:dateUtc="2025-09-09T14:52:00Z">
        <w:r w:rsidR="005505F6" w:rsidRPr="005505F6">
          <w:rPr>
            <w:rFonts w:ascii="Calibri" w:hAnsi="Calibri" w:cs="Calibri"/>
            <w:sz w:val="22"/>
            <w:szCs w:val="22"/>
            <w:rPrChange w:id="9658" w:author="Oliosi Francesco (GSE)" w:date="2025-09-09T16:52:00Z" w16du:dateUtc="2025-09-09T14:52:00Z">
              <w:rPr/>
            </w:rPrChange>
          </w:rPr>
          <w:t>presenta</w:t>
        </w:r>
      </w:ins>
      <w:ins w:id="9659" w:author="Oliosi Francesco (GSE)" w:date="2025-09-09T16:52:00Z">
        <w:del w:id="9660" w:author="Santagata Fabiana (GSE)" w:date="2025-10-13T12:54:00Z">
          <w:r w:rsidR="005505F6" w:rsidRPr="005505F6">
            <w:rPr>
              <w:rFonts w:ascii="Calibri" w:hAnsi="Calibri" w:cs="Calibri"/>
              <w:sz w:val="22"/>
              <w:szCs w:val="22"/>
              <w:rPrChange w:id="9661" w:author="Oliosi Francesco (GSE)" w:date="2025-09-09T16:52:00Z" w16du:dateUtc="2025-09-09T14:52:00Z">
                <w:rPr/>
              </w:rPrChange>
            </w:rPr>
            <w:delText>re</w:delText>
          </w:r>
        </w:del>
      </w:ins>
      <w:ins w:id="9662" w:author="Oliosi Francesco (GSE)" w:date="2025-09-09T16:52:00Z" w16du:dateUtc="2025-09-09T14:52:00Z">
        <w:r w:rsidR="005505F6" w:rsidRPr="005505F6">
          <w:rPr>
            <w:rFonts w:ascii="Calibri" w:hAnsi="Calibri" w:cs="Calibri"/>
            <w:sz w:val="22"/>
            <w:szCs w:val="22"/>
            <w:rPrChange w:id="9663" w:author="Oliosi Francesco (GSE)" w:date="2025-09-09T16:52:00Z" w16du:dateUtc="2025-09-09T14:52:00Z">
              <w:rPr/>
            </w:rPrChange>
          </w:rPr>
          <w:t xml:space="preserve"> la richiesta di </w:t>
        </w:r>
      </w:ins>
      <w:ins w:id="9664" w:author="Oliosi Francesco (GSE)" w:date="2025-09-09T16:52:00Z">
        <w:del w:id="9665" w:author="Santagata Fabiana (GSE)" w:date="2025-10-13T12:46:00Z">
          <w:r w:rsidR="005505F6" w:rsidRPr="005505F6">
            <w:rPr>
              <w:rFonts w:ascii="Calibri" w:hAnsi="Calibri" w:cs="Calibri"/>
              <w:sz w:val="22"/>
              <w:szCs w:val="22"/>
              <w:rPrChange w:id="9666" w:author="Oliosi Francesco (GSE)" w:date="2025-09-09T16:52:00Z" w16du:dateUtc="2025-09-09T14:52:00Z">
                <w:rPr/>
              </w:rPrChange>
            </w:rPr>
            <w:delText xml:space="preserve">concessione </w:delText>
          </w:r>
        </w:del>
      </w:ins>
      <w:ins w:id="9667" w:author="Santagata Fabiana (GSE)" w:date="2025-10-13T12:46:00Z">
        <w:r w:rsidR="41986FAE" w:rsidRPr="4824D3B0">
          <w:rPr>
            <w:rFonts w:ascii="Calibri" w:hAnsi="Calibri" w:cs="Calibri"/>
            <w:sz w:val="22"/>
            <w:szCs w:val="22"/>
          </w:rPr>
          <w:t xml:space="preserve">accesso </w:t>
        </w:r>
      </w:ins>
      <w:ins w:id="9668" w:author="Santagata Fabiana (GSE)" w:date="2025-10-13T13:43:00Z">
        <w:r w:rsidR="3CDD8992" w:rsidRPr="43A133C0">
          <w:rPr>
            <w:rFonts w:ascii="Calibri" w:hAnsi="Calibri" w:cs="Calibri"/>
            <w:sz w:val="22"/>
            <w:szCs w:val="22"/>
          </w:rPr>
          <w:t xml:space="preserve">diretto </w:t>
        </w:r>
      </w:ins>
      <w:ins w:id="9669" w:author="Santagata Fabiana (GSE)" w:date="2025-10-13T12:46:00Z">
        <w:r w:rsidR="41986FAE" w:rsidRPr="43A133C0">
          <w:rPr>
            <w:rFonts w:ascii="Calibri" w:hAnsi="Calibri" w:cs="Calibri"/>
            <w:sz w:val="22"/>
            <w:szCs w:val="22"/>
          </w:rPr>
          <w:t xml:space="preserve"> </w:t>
        </w:r>
        <w:r w:rsidR="41986FAE" w:rsidRPr="4824D3B0">
          <w:rPr>
            <w:rFonts w:ascii="Calibri" w:hAnsi="Calibri" w:cs="Calibri"/>
            <w:sz w:val="22"/>
            <w:szCs w:val="22"/>
          </w:rPr>
          <w:t>a</w:t>
        </w:r>
      </w:ins>
      <w:ins w:id="9670" w:author="Oliosi Francesco (GSE)" w:date="2025-09-09T16:52:00Z">
        <w:del w:id="9671" w:author="Santagata Fabiana (GSE)" w:date="2025-10-13T12:46:00Z">
          <w:r w:rsidR="005505F6" w:rsidRPr="005505F6">
            <w:rPr>
              <w:rFonts w:ascii="Calibri" w:hAnsi="Calibri" w:cs="Calibri"/>
              <w:sz w:val="22"/>
              <w:szCs w:val="22"/>
              <w:rPrChange w:id="9672" w:author="Oliosi Francesco (GSE)" w:date="2025-09-09T16:52:00Z" w16du:dateUtc="2025-09-09T14:52:00Z">
                <w:rPr/>
              </w:rPrChange>
            </w:rPr>
            <w:delText>de</w:delText>
          </w:r>
        </w:del>
      </w:ins>
      <w:ins w:id="9673" w:author="Oliosi Francesco (GSE)" w:date="2025-09-09T16:52:00Z" w16du:dateUtc="2025-09-09T14:52:00Z">
        <w:r w:rsidR="005505F6" w:rsidRPr="005505F6">
          <w:rPr>
            <w:rFonts w:ascii="Calibri" w:hAnsi="Calibri" w:cs="Calibri"/>
            <w:sz w:val="22"/>
            <w:szCs w:val="22"/>
            <w:rPrChange w:id="9674" w:author="Oliosi Francesco (GSE)" w:date="2025-09-09T16:52:00Z" w16du:dateUtc="2025-09-09T14:52:00Z">
              <w:rPr/>
            </w:rPrChange>
          </w:rPr>
          <w:t>gli incentivi</w:t>
        </w:r>
      </w:ins>
      <w:ins w:id="9675" w:author="Santagata Fabiana (GSE)" w:date="2025-10-14T14:02:00Z">
        <w:r w:rsidR="57556E71" w:rsidRPr="5559D828">
          <w:rPr>
            <w:rFonts w:ascii="Calibri" w:hAnsi="Calibri" w:cs="Calibri"/>
            <w:sz w:val="22"/>
            <w:szCs w:val="22"/>
          </w:rPr>
          <w:t>, a</w:t>
        </w:r>
      </w:ins>
      <w:ins w:id="9676" w:author="Oliosi Francesco (GSE)" w:date="2025-09-09T16:52:00Z">
        <w:del w:id="9677" w:author="Santagata Fabiana (GSE)" w:date="2025-10-13T13:54:00Z">
          <w:r w:rsidRPr="5559D828" w:rsidDel="367342AA">
            <w:rPr>
              <w:rFonts w:ascii="Calibri" w:hAnsi="Calibri" w:cs="Calibri"/>
              <w:sz w:val="22"/>
              <w:szCs w:val="22"/>
              <w:rPrChange w:id="9678" w:author="Oliosi Francesco (GSE)" w:date="2025-09-09T16:52:00Z">
                <w:rPr/>
              </w:rPrChange>
            </w:rPr>
            <w:delText xml:space="preserve"> </w:delText>
          </w:r>
        </w:del>
        <w:del w:id="9679" w:author="Santagata Fabiana (GSE)" w:date="2025-10-13T12:55:00Z">
          <w:r w:rsidRPr="5559D828" w:rsidDel="367342AA">
            <w:rPr>
              <w:rFonts w:ascii="Calibri" w:hAnsi="Calibri" w:cs="Calibri"/>
              <w:sz w:val="22"/>
              <w:szCs w:val="22"/>
              <w:rPrChange w:id="9680" w:author="Oliosi Francesco (GSE)" w:date="2025-09-09T16:52:00Z">
                <w:rPr/>
              </w:rPrChange>
            </w:rPr>
            <w:delText>a</w:delText>
          </w:r>
        </w:del>
      </w:ins>
      <w:ins w:id="9681" w:author="Santagata Fabiana (GSE)" w:date="2025-10-14T14:02:00Z">
        <w:r w:rsidR="1E70CE77" w:rsidRPr="5559D828">
          <w:rPr>
            <w:rFonts w:ascii="Calibri" w:hAnsi="Calibri" w:cs="Calibri"/>
            <w:sz w:val="22"/>
            <w:szCs w:val="22"/>
          </w:rPr>
          <w:t xml:space="preserve"> pena di inammissibilit</w:t>
        </w:r>
      </w:ins>
      <w:ins w:id="9682" w:author="Oliosi Francesco (GSE)" w:date="2025-09-09T16:52:00Z">
        <w:del w:id="9683" w:author="Santagata Fabiana (GSE)" w:date="2025-10-14T14:03:00Z">
          <w:r w:rsidRPr="5559D828" w:rsidDel="367342AA">
            <w:rPr>
              <w:rFonts w:ascii="Calibri" w:hAnsi="Calibri" w:cs="Calibri"/>
              <w:sz w:val="22"/>
              <w:szCs w:val="22"/>
              <w:rPrChange w:id="9684" w:author="Oliosi Francesco (GSE)" w:date="2025-09-09T16:52:00Z">
                <w:rPr/>
              </w:rPrChange>
            </w:rPr>
            <w:delText>l GSE, a</w:delText>
          </w:r>
        </w:del>
      </w:ins>
      <w:ins w:id="9685" w:author="Santagata Fabiana (GSE)" w:date="2025-10-14T14:03:00Z">
        <w:r w:rsidR="32D87A95" w:rsidRPr="5559D828">
          <w:rPr>
            <w:rFonts w:ascii="Calibri" w:hAnsi="Calibri" w:cs="Calibri"/>
            <w:sz w:val="22"/>
            <w:szCs w:val="22"/>
          </w:rPr>
          <w:t xml:space="preserve">à, </w:t>
        </w:r>
      </w:ins>
      <w:ins w:id="9686" w:author="Santagata Fabiana (GSE)" w:date="2025-10-14T14:04:00Z">
        <w:r w:rsidR="32D87A95" w:rsidRPr="5559D828">
          <w:rPr>
            <w:rFonts w:ascii="Calibri" w:hAnsi="Calibri" w:cs="Calibri"/>
            <w:sz w:val="22"/>
            <w:szCs w:val="22"/>
          </w:rPr>
          <w:t>entro 90 giorni dalla data di conclusione dell’intervento.</w:t>
        </w:r>
      </w:ins>
      <w:ins w:id="9687" w:author="Santagata Fabiana (GSE)" w:date="2025-10-14T14:03:00Z">
        <w:r w:rsidR="32D87A95" w:rsidRPr="5559D828">
          <w:rPr>
            <w:rFonts w:ascii="Calibri" w:hAnsi="Calibri" w:cs="Calibri"/>
            <w:sz w:val="22"/>
            <w:szCs w:val="22"/>
          </w:rPr>
          <w:t xml:space="preserve"> </w:t>
        </w:r>
      </w:ins>
      <w:ins w:id="9688" w:author="Oliosi Francesco (GSE)" w:date="2025-09-09T16:52:00Z">
        <w:del w:id="9689" w:author="Santagata Fabiana (GSE)" w:date="2025-10-13T12:55:00Z">
          <w:r w:rsidRPr="5559D828" w:rsidDel="367342AA">
            <w:rPr>
              <w:rFonts w:ascii="Calibri" w:hAnsi="Calibri" w:cs="Calibri"/>
              <w:sz w:val="22"/>
              <w:szCs w:val="22"/>
              <w:rPrChange w:id="9690" w:author="Oliosi Francesco (GSE)" w:date="2025-09-09T16:52:00Z">
                <w:rPr/>
              </w:rPrChange>
            </w:rPr>
            <w:delText>ttraverso</w:delText>
          </w:r>
        </w:del>
        <w:del w:id="9691" w:author="Santagata Fabiana (GSE)" w:date="2025-10-13T12:56:00Z">
          <w:r w:rsidRPr="5559D828" w:rsidDel="367342AA">
            <w:rPr>
              <w:rFonts w:ascii="Calibri" w:hAnsi="Calibri" w:cs="Calibri"/>
              <w:sz w:val="22"/>
              <w:szCs w:val="22"/>
              <w:rPrChange w:id="9692" w:author="Oliosi Francesco (GSE)" w:date="2025-09-09T16:52:00Z">
                <w:rPr/>
              </w:rPrChange>
            </w:rPr>
            <w:delText>o il</w:delText>
          </w:r>
        </w:del>
        <w:del w:id="9693" w:author="Santagata Fabiana (GSE)" w:date="2025-10-13T13:54:00Z">
          <w:r w:rsidRPr="5559D828" w:rsidDel="367342AA">
            <w:rPr>
              <w:rFonts w:ascii="Calibri" w:hAnsi="Calibri" w:cs="Calibri"/>
              <w:sz w:val="22"/>
              <w:szCs w:val="22"/>
              <w:rPrChange w:id="9694" w:author="Oliosi Francesco (GSE)" w:date="2025-09-09T16:52:00Z">
                <w:rPr/>
              </w:rPrChange>
            </w:rPr>
            <w:delText xml:space="preserve">  il Portaltermico.</w:delText>
          </w:r>
        </w:del>
      </w:ins>
    </w:p>
    <w:p w14:paraId="4B271C33" w14:textId="761EF21D" w:rsidR="005505F6" w:rsidRPr="005505F6" w:rsidRDefault="002B22D1">
      <w:pPr>
        <w:spacing w:line="276" w:lineRule="auto"/>
        <w:jc w:val="both"/>
        <w:rPr>
          <w:ins w:id="9695" w:author="Oliosi Francesco (GSE)" w:date="2025-09-09T16:52:00Z" w16du:dateUtc="2025-09-09T14:52:00Z"/>
          <w:del w:id="9696" w:author="Santagata Fabiana (GSE)" w:date="2025-10-13T12:56:00Z" w16du:dateUtc="2025-10-13T12:56:02Z"/>
          <w:sz w:val="22"/>
          <w:szCs w:val="22"/>
          <w:rPrChange w:id="9697" w:author="Oliosi Francesco (GSE)" w:date="2025-09-09T16:52:00Z" w16du:dateUtc="2025-09-09T14:52:00Z">
            <w:rPr>
              <w:ins w:id="9698" w:author="Oliosi Francesco (GSE)" w:date="2025-09-09T16:52:00Z" w16du:dateUtc="2025-09-09T14:52:00Z"/>
              <w:del w:id="9699" w:author="Santagata Fabiana (GSE)" w:date="2025-10-13T12:56:00Z" w16du:dateUtc="2025-10-13T12:56:02Z"/>
            </w:rPr>
          </w:rPrChange>
        </w:rPr>
        <w:pPrChange w:id="9700" w:author="Oliosi Francesco (GSE)" w:date="2025-09-09T16:53:00Z" w16du:dateUtc="2025-09-09T14:53:00Z">
          <w:pPr>
            <w:pStyle w:val="TITOLO1-REG"/>
            <w:spacing w:line="276" w:lineRule="auto"/>
          </w:pPr>
        </w:pPrChange>
      </w:pPr>
      <w:ins w:id="9701" w:author="Visone Rossana (GSE)" w:date="2025-10-28T12:40:00Z" w16du:dateUtc="2025-10-28T11:40:00Z">
        <w:r w:rsidRPr="002B22D1">
          <w:rPr>
            <w:sz w:val="22"/>
            <w:szCs w:val="22"/>
            <w:highlight w:val="yellow"/>
            <w:rPrChange w:id="9702" w:author="Visone Rossana (GSE)" w:date="2025-10-28T12:40:00Z" w16du:dateUtc="2025-10-28T11:40:00Z">
              <w:rPr>
                <w:b w:val="0"/>
                <w:bCs w:val="0"/>
                <w:sz w:val="22"/>
                <w:szCs w:val="22"/>
              </w:rPr>
            </w:rPrChange>
          </w:rPr>
          <w:t>Si rinvia al paragrafo 12.1 delle presenti regole.</w:t>
        </w:r>
        <w:r>
          <w:rPr>
            <w:sz w:val="22"/>
            <w:szCs w:val="22"/>
          </w:rPr>
          <w:t xml:space="preserve"> </w:t>
        </w:r>
      </w:ins>
    </w:p>
    <w:p w14:paraId="19531AAA" w14:textId="698C06AB" w:rsidR="005505F6" w:rsidRDefault="005505F6" w:rsidP="005505F6">
      <w:pPr>
        <w:spacing w:line="276" w:lineRule="auto"/>
        <w:jc w:val="both"/>
        <w:rPr>
          <w:ins w:id="9703" w:author="Santagata Fabiana (GSE)" w:date="2025-10-13T13:05:00Z" w16du:dateUtc="2025-10-13T13:05:56Z"/>
          <w:rFonts w:ascii="Calibri" w:hAnsi="Calibri" w:cs="Calibri"/>
          <w:sz w:val="22"/>
          <w:szCs w:val="22"/>
        </w:rPr>
      </w:pPr>
      <w:ins w:id="9704" w:author="Oliosi Francesco (GSE)" w:date="2025-09-09T16:52:00Z">
        <w:del w:id="9705" w:author="Santagata Fabiana (GSE)" w:date="2025-10-13T12:56:00Z">
          <w:r w:rsidRPr="45C1CE7B" w:rsidDel="005505F6">
            <w:rPr>
              <w:rFonts w:ascii="Calibri" w:hAnsi="Calibri" w:cs="Calibri"/>
              <w:sz w:val="22"/>
              <w:szCs w:val="22"/>
              <w:rPrChange w:id="9706" w:author="Oliosi Francesco (GSE)" w:date="2025-09-09T16:52:00Z">
                <w:rPr/>
              </w:rPrChange>
            </w:rPr>
            <w:delText xml:space="preserve">Ai sensi dell’art. 14, comma </w:delText>
          </w:r>
        </w:del>
      </w:ins>
      <w:del w:id="9707" w:author="Santagata Fabiana (GSE)" w:date="2025-10-13T12:56:00Z">
        <w:r w:rsidRPr="45C1CE7B" w:rsidDel="005505F6">
          <w:rPr>
            <w:rFonts w:ascii="Calibri" w:hAnsi="Calibri" w:cs="Calibri"/>
            <w:sz w:val="22"/>
            <w:szCs w:val="22"/>
          </w:rPr>
          <w:delText>2</w:delText>
        </w:r>
      </w:del>
      <w:ins w:id="9708" w:author="Oliosi Francesco (GSE)" w:date="2025-09-09T16:52:00Z">
        <w:del w:id="9709" w:author="Santagata Fabiana (GSE)" w:date="2025-10-13T12:56:00Z">
          <w:r w:rsidRPr="45C1CE7B" w:rsidDel="005505F6">
            <w:rPr>
              <w:rFonts w:ascii="Calibri" w:hAnsi="Calibri" w:cs="Calibri"/>
              <w:sz w:val="22"/>
              <w:szCs w:val="22"/>
              <w:rPrChange w:id="9710" w:author="Oliosi Francesco (GSE)" w:date="2025-09-09T16:52:00Z">
                <w:rPr/>
              </w:rPrChange>
            </w:rPr>
            <w:delText>, lettera a) del Decreto, la richiesta deve essere presentata</w:delText>
          </w:r>
        </w:del>
        <w:del w:id="9711" w:author="Santagata Fabiana (GSE)" w:date="2025-10-13T13:54:00Z">
          <w:r w:rsidRPr="45C1CE7B">
            <w:rPr>
              <w:rFonts w:ascii="Calibri" w:hAnsi="Calibri" w:cs="Calibri"/>
              <w:sz w:val="22"/>
              <w:szCs w:val="22"/>
              <w:rPrChange w:id="9712" w:author="Oliosi Francesco (GSE)" w:date="2025-09-09T16:52:00Z">
                <w:rPr/>
              </w:rPrChange>
            </w:rPr>
            <w:delText xml:space="preserve">, </w:delText>
          </w:r>
        </w:del>
        <w:del w:id="9713" w:author="Santagata Fabiana (GSE)" w:date="2025-10-13T13:46:00Z">
          <w:r w:rsidRPr="45C1CE7B" w:rsidDel="005505F6">
            <w:rPr>
              <w:rFonts w:ascii="Calibri" w:hAnsi="Calibri" w:cs="Calibri"/>
              <w:sz w:val="22"/>
              <w:szCs w:val="22"/>
              <w:rPrChange w:id="9714" w:author="Oliosi Francesco (GSE)" w:date="2025-09-09T16:52:00Z">
                <w:rPr/>
              </w:rPrChange>
            </w:rPr>
            <w:delText>a pena di esclusione,</w:delText>
          </w:r>
        </w:del>
        <w:del w:id="9715" w:author="Santagata Fabiana (GSE)" w:date="2025-10-13T13:54:00Z">
          <w:r w:rsidRPr="62BD3052" w:rsidDel="005505F6">
            <w:rPr>
              <w:rFonts w:ascii="Calibri" w:hAnsi="Calibri" w:cs="Calibri"/>
              <w:sz w:val="22"/>
              <w:szCs w:val="22"/>
              <w:rPrChange w:id="9716" w:author="Oliosi Francesco (GSE)" w:date="2025-09-09T16:52:00Z">
                <w:rPr/>
              </w:rPrChange>
            </w:rPr>
            <w:delText xml:space="preserve"> </w:delText>
          </w:r>
        </w:del>
      </w:ins>
      <w:del w:id="9717" w:author="Santagata Fabiana (GSE)" w:date="2025-10-13T13:54:00Z">
        <w:r w:rsidRPr="62BD3052" w:rsidDel="005505F6">
          <w:rPr>
            <w:rFonts w:ascii="Calibri" w:hAnsi="Calibri" w:cs="Calibri"/>
            <w:sz w:val="22"/>
            <w:szCs w:val="22"/>
          </w:rPr>
          <w:delText>,</w:delText>
        </w:r>
      </w:del>
      <w:del w:id="9718" w:author="Santagata Fabiana (GSE)" w:date="2025-10-13T13:45:00Z">
        <w:r w:rsidRPr="45C1CE7B" w:rsidDel="005505F6">
          <w:rPr>
            <w:rFonts w:ascii="Calibri" w:hAnsi="Calibri" w:cs="Calibri"/>
            <w:sz w:val="22"/>
            <w:szCs w:val="22"/>
          </w:rPr>
          <w:delText xml:space="preserve"> </w:delText>
        </w:r>
        <w:r w:rsidRPr="45C1CE7B" w:rsidDel="52DEE79A">
          <w:rPr>
            <w:rFonts w:ascii="Calibri" w:hAnsi="Calibri" w:cs="Calibri"/>
            <w:sz w:val="22"/>
            <w:szCs w:val="22"/>
          </w:rPr>
          <w:delText xml:space="preserve"> a seguito della conclusione </w:delText>
        </w:r>
      </w:del>
      <w:del w:id="9719" w:author="Santagata Fabiana (GSE)" w:date="2025-10-13T13:46:00Z">
        <w:r w:rsidRPr="45C1CE7B" w:rsidDel="52DEE79A">
          <w:rPr>
            <w:rFonts w:ascii="Calibri" w:hAnsi="Calibri" w:cs="Calibri"/>
            <w:sz w:val="22"/>
            <w:szCs w:val="22"/>
          </w:rPr>
          <w:delText>dell’intervento,</w:delText>
        </w:r>
      </w:del>
      <w:ins w:id="9720" w:author="Oliosi Francesco (GSE)" w:date="2025-09-09T16:52:00Z">
        <w:del w:id="9721" w:author="Santagata Fabiana (GSE)" w:date="2025-10-14T14:11:00Z">
          <w:r w:rsidR="52DEE79A" w:rsidRPr="45C1CE7B">
            <w:rPr>
              <w:rFonts w:ascii="Calibri" w:hAnsi="Calibri" w:cs="Calibri"/>
              <w:b/>
              <w:bCs/>
              <w:sz w:val="22"/>
              <w:szCs w:val="22"/>
              <w:rPrChange w:id="9722" w:author="Visone Rossana (GSE)" w:date="2025-09-10T09:52:00Z">
                <w:rPr/>
              </w:rPrChange>
            </w:rPr>
            <w:delText>entro 90 giorni dalla data di conclusione dell’intervento</w:delText>
          </w:r>
        </w:del>
      </w:ins>
      <w:ins w:id="9723" w:author="Oliosi Francesco (GSE)" w:date="2025-09-09T16:52:00Z" w16du:dateUtc="2025-09-09T14:52:00Z">
        <w:del w:id="9724" w:author="Visone Rossana (GSE)" w:date="2025-09-10T09:56:00Z" w16du:dateUtc="2025-09-10T07:56:00Z">
          <w:r w:rsidRPr="005505F6" w:rsidDel="00711670">
            <w:rPr>
              <w:rFonts w:ascii="Calibri" w:hAnsi="Calibri" w:cs="Calibri"/>
              <w:sz w:val="22"/>
              <w:szCs w:val="22"/>
              <w:rPrChange w:id="9725" w:author="Oliosi Francesco (GSE)" w:date="2025-09-09T16:52:00Z" w16du:dateUtc="2025-09-09T14:52:00Z">
                <w:rPr/>
              </w:rPrChange>
            </w:rPr>
            <w:delText>,</w:delText>
          </w:r>
        </w:del>
      </w:ins>
      <w:ins w:id="9726" w:author="Santagata Fabiana (GSE)" w:date="2025-10-13T12:58:00Z">
        <w:r w:rsidR="1D1BDB06" w:rsidRPr="4350A2F1">
          <w:rPr>
            <w:rFonts w:ascii="Calibri" w:hAnsi="Calibri" w:cs="Calibri"/>
            <w:sz w:val="22"/>
            <w:szCs w:val="22"/>
          </w:rPr>
          <w:t>In caso di pagamenti dilazionati, il</w:t>
        </w:r>
      </w:ins>
      <w:ins w:id="9727" w:author="Santagata Fabiana (GSE)" w:date="2025-10-13T12:57:00Z">
        <w:r w:rsidR="4FF59A50" w:rsidRPr="63FB145D">
          <w:rPr>
            <w:rFonts w:ascii="Calibri" w:hAnsi="Calibri" w:cs="Calibri"/>
            <w:sz w:val="22"/>
            <w:szCs w:val="22"/>
          </w:rPr>
          <w:t xml:space="preserve"> termine </w:t>
        </w:r>
      </w:ins>
      <w:ins w:id="9728" w:author="Santagata Fabiana (GSE)" w:date="2025-10-13T12:58:00Z">
        <w:r w:rsidR="1D1BDB06" w:rsidRPr="4350A2F1">
          <w:rPr>
            <w:rFonts w:ascii="Calibri" w:hAnsi="Calibri" w:cs="Calibri"/>
            <w:sz w:val="22"/>
            <w:szCs w:val="22"/>
          </w:rPr>
          <w:t xml:space="preserve">in parola </w:t>
        </w:r>
      </w:ins>
      <w:ins w:id="9729" w:author="Oliosi Francesco (GSE)" w:date="2025-09-09T16:52:00Z">
        <w:del w:id="9730" w:author="Santagata Fabiana (GSE)" w:date="2025-10-13T12:58:00Z">
          <w:r w:rsidRPr="005505F6">
            <w:rPr>
              <w:rFonts w:ascii="Calibri" w:hAnsi="Calibri" w:cs="Calibri"/>
              <w:sz w:val="22"/>
              <w:szCs w:val="22"/>
              <w:rPrChange w:id="9731" w:author="Oliosi Francesco (GSE)" w:date="2025-09-09T16:52:00Z" w16du:dateUtc="2025-09-09T14:52:00Z">
                <w:rPr/>
              </w:rPrChange>
            </w:rPr>
            <w:delText xml:space="preserve"> che </w:delText>
          </w:r>
        </w:del>
        <w:del w:id="9732" w:author="Santagata Fabiana (GSE)" w:date="2025-10-13T13:26:00Z">
          <w:r w:rsidRPr="005505F6">
            <w:rPr>
              <w:rFonts w:ascii="Calibri" w:hAnsi="Calibri" w:cs="Calibri"/>
              <w:sz w:val="22"/>
              <w:szCs w:val="22"/>
              <w:rPrChange w:id="9733" w:author="Oliosi Francesco (GSE)" w:date="2025-09-09T16:52:00Z" w16du:dateUtc="2025-09-09T14:52:00Z">
                <w:rPr/>
              </w:rPrChange>
            </w:rPr>
            <w:delText xml:space="preserve">non </w:delText>
          </w:r>
          <w:r w:rsidRPr="1501AE97" w:rsidDel="3A97CF94">
            <w:rPr>
              <w:rFonts w:ascii="Calibri" w:hAnsi="Calibri" w:cs="Calibri"/>
              <w:sz w:val="22"/>
              <w:szCs w:val="22"/>
              <w:rPrChange w:id="9734" w:author="Oliosi Francesco (GSE)" w:date="2025-09-09T16:52:00Z">
                <w:rPr/>
              </w:rPrChange>
            </w:rPr>
            <w:delText>può</w:delText>
          </w:r>
        </w:del>
        <w:del w:id="9735" w:author="Santagata Fabiana (GSE)" w:date="2025-10-13T12:59:00Z">
          <w:r w:rsidRPr="1501AE97" w:rsidDel="135049B8">
            <w:rPr>
              <w:rFonts w:ascii="Calibri" w:hAnsi="Calibri" w:cs="Calibri"/>
              <w:sz w:val="22"/>
              <w:szCs w:val="22"/>
              <w:rPrChange w:id="9736" w:author="Oliosi Francesco (GSE)" w:date="2025-09-09T16:52:00Z">
                <w:rPr/>
              </w:rPrChange>
            </w:rPr>
            <w:delText>superare</w:delText>
          </w:r>
          <w:r w:rsidRPr="005505F6">
            <w:rPr>
              <w:rFonts w:ascii="Calibri" w:hAnsi="Calibri" w:cs="Calibri"/>
              <w:sz w:val="22"/>
              <w:szCs w:val="22"/>
              <w:rPrChange w:id="9737" w:author="Oliosi Francesco (GSE)" w:date="2025-09-09T16:52:00Z" w16du:dateUtc="2025-09-09T14:52:00Z">
                <w:rPr/>
              </w:rPrChange>
            </w:rPr>
            <w:delText xml:space="preserve"> i</w:delText>
          </w:r>
        </w:del>
      </w:ins>
      <w:ins w:id="9738" w:author="Santagata Fabiana (GSE)" w:date="2025-10-13T12:59:00Z">
        <w:r w:rsidR="011983E5" w:rsidRPr="13F628B4">
          <w:rPr>
            <w:rFonts w:ascii="Calibri" w:hAnsi="Calibri" w:cs="Calibri"/>
            <w:sz w:val="22"/>
            <w:szCs w:val="22"/>
          </w:rPr>
          <w:t xml:space="preserve">può protrarsi </w:t>
        </w:r>
        <w:r w:rsidR="011983E5" w:rsidRPr="2EA1E09A">
          <w:rPr>
            <w:rFonts w:ascii="Calibri" w:hAnsi="Calibri" w:cs="Calibri"/>
            <w:sz w:val="22"/>
            <w:szCs w:val="22"/>
          </w:rPr>
          <w:t xml:space="preserve">fino </w:t>
        </w:r>
        <w:r w:rsidR="011983E5" w:rsidRPr="13F628B4">
          <w:rPr>
            <w:rFonts w:ascii="Calibri" w:hAnsi="Calibri" w:cs="Calibri"/>
            <w:sz w:val="22"/>
            <w:szCs w:val="22"/>
          </w:rPr>
          <w:t>a</w:t>
        </w:r>
      </w:ins>
      <w:ins w:id="9739" w:author="Oliosi Francesco (GSE)" w:date="2025-09-09T16:52:00Z" w16du:dateUtc="2025-09-09T14:52:00Z">
        <w:r w:rsidRPr="005505F6">
          <w:rPr>
            <w:rFonts w:ascii="Calibri" w:hAnsi="Calibri" w:cs="Calibri"/>
            <w:sz w:val="22"/>
            <w:szCs w:val="22"/>
            <w:rPrChange w:id="9740" w:author="Oliosi Francesco (GSE)" w:date="2025-09-09T16:52:00Z" w16du:dateUtc="2025-09-09T14:52:00Z">
              <w:rPr/>
            </w:rPrChange>
          </w:rPr>
          <w:t xml:space="preserve"> 120 giorni</w:t>
        </w:r>
      </w:ins>
      <w:ins w:id="9741" w:author="Oliosi Francesco (GSE)" w:date="2025-09-09T16:52:00Z">
        <w:del w:id="9742" w:author="Santagata Fabiana (GSE)" w:date="2025-10-13T13:58:00Z">
          <w:r w:rsidRPr="005505F6">
            <w:rPr>
              <w:rFonts w:ascii="Calibri" w:hAnsi="Calibri" w:cs="Calibri"/>
              <w:sz w:val="22"/>
              <w:szCs w:val="22"/>
              <w:rPrChange w:id="9743" w:author="Oliosi Francesco (GSE)" w:date="2025-09-09T16:52:00Z" w16du:dateUtc="2025-09-09T14:52:00Z">
                <w:rPr/>
              </w:rPrChange>
            </w:rPr>
            <w:delText xml:space="preserve"> </w:delText>
          </w:r>
        </w:del>
        <w:commentRangeStart w:id="9744"/>
        <w:commentRangeStart w:id="9745"/>
        <w:del w:id="9746" w:author="Santagata Fabiana (GSE)" w:date="2025-10-13T13:50:00Z">
          <w:r w:rsidRPr="005505F6">
            <w:rPr>
              <w:rFonts w:ascii="Calibri" w:hAnsi="Calibri" w:cs="Calibri"/>
              <w:sz w:val="22"/>
              <w:szCs w:val="22"/>
              <w:rPrChange w:id="9747" w:author="Oliosi Francesco (GSE)" w:date="2025-09-09T16:52:00Z" w16du:dateUtc="2025-09-09T14:52:00Z">
                <w:rPr/>
              </w:rPrChange>
            </w:rPr>
            <w:delText>dalla data di effettuazione dell’ultimo pagamento</w:delText>
          </w:r>
        </w:del>
      </w:ins>
      <w:commentRangeEnd w:id="9744"/>
      <w:r w:rsidRPr="4AD0BC6F">
        <w:rPr>
          <w:rStyle w:val="Rimandocommento"/>
          <w:rFonts w:ascii="Calibri" w:hAnsi="Calibri" w:cs="Calibri"/>
          <w:sz w:val="22"/>
          <w:szCs w:val="22"/>
        </w:rPr>
        <w:commentReference w:id="9744"/>
      </w:r>
      <w:commentRangeEnd w:id="9745"/>
      <w:r w:rsidR="006F56F6" w:rsidRPr="4AD0BC6F">
        <w:rPr>
          <w:rStyle w:val="Rimandocommento"/>
          <w:rFonts w:ascii="Calibri" w:hAnsi="Calibri" w:cs="Calibri"/>
          <w:sz w:val="22"/>
          <w:szCs w:val="22"/>
        </w:rPr>
        <w:commentReference w:id="9745"/>
      </w:r>
      <w:ins w:id="9749" w:author="Santagata Fabiana (GSE)" w:date="2025-10-13T13:00:00Z">
        <w:r w:rsidR="739DB439" w:rsidRPr="4AD0BC6F">
          <w:rPr>
            <w:rFonts w:ascii="Calibri" w:hAnsi="Calibri" w:cs="Calibri"/>
            <w:sz w:val="22"/>
            <w:szCs w:val="22"/>
          </w:rPr>
          <w:t>,</w:t>
        </w:r>
      </w:ins>
      <w:commentRangeStart w:id="9750"/>
      <w:ins w:id="9751" w:author="Santagata Fabiana (GSE)" w:date="2025-10-13T13:50:00Z">
        <w:r w:rsidR="48B03337" w:rsidRPr="4AD0BC6F">
          <w:rPr>
            <w:rFonts w:ascii="Calibri" w:hAnsi="Calibri" w:cs="Calibri"/>
            <w:sz w:val="22"/>
            <w:szCs w:val="22"/>
          </w:rPr>
          <w:t xml:space="preserve"> </w:t>
        </w:r>
        <w:r w:rsidR="48B03337" w:rsidRPr="42F0C846">
          <w:rPr>
            <w:rFonts w:ascii="Calibri" w:hAnsi="Calibri" w:cs="Calibri"/>
            <w:sz w:val="22"/>
            <w:szCs w:val="22"/>
            <w:highlight w:val="cyan"/>
            <w:rPrChange w:id="9752" w:author="Santagata Fabiana (GSE)" w:date="2025-10-13T15:59:00Z" w16du:dateUtc="2025-10-13T13:59:00Z">
              <w:rPr>
                <w:rFonts w:ascii="Calibri" w:hAnsi="Calibri" w:cs="Calibri"/>
                <w:sz w:val="22"/>
                <w:szCs w:val="22"/>
              </w:rPr>
            </w:rPrChange>
          </w:rPr>
          <w:t>dalla data di effettuazione dell’ultimo pagamento</w:t>
        </w:r>
      </w:ins>
      <w:ins w:id="9753" w:author="Santagata Fabiana (GSE)" w:date="2025-10-13T13:55:00Z">
        <w:r w:rsidR="06CBA7E7" w:rsidRPr="2642B463">
          <w:rPr>
            <w:rFonts w:ascii="Calibri" w:hAnsi="Calibri" w:cs="Calibri"/>
            <w:sz w:val="22"/>
            <w:szCs w:val="22"/>
            <w:highlight w:val="cyan"/>
          </w:rPr>
          <w:t>,</w:t>
        </w:r>
      </w:ins>
      <w:commentRangeEnd w:id="9750"/>
      <w:r w:rsidRPr="21FD6304">
        <w:rPr>
          <w:rStyle w:val="Rimandocommento"/>
          <w:rFonts w:ascii="Calibri" w:hAnsi="Calibri" w:cs="Calibri"/>
          <w:sz w:val="22"/>
          <w:szCs w:val="22"/>
        </w:rPr>
        <w:commentReference w:id="9750"/>
      </w:r>
      <w:ins w:id="9754" w:author="Santagata Fabiana (GSE)" w:date="2025-10-13T13:00:00Z">
        <w:r w:rsidR="4EEA1BCB" w:rsidRPr="21FD6304">
          <w:rPr>
            <w:rFonts w:ascii="Calibri" w:hAnsi="Calibri" w:cs="Calibri"/>
            <w:sz w:val="22"/>
            <w:szCs w:val="22"/>
          </w:rPr>
          <w:t xml:space="preserve"> fatta esclusione per</w:t>
        </w:r>
      </w:ins>
      <w:ins w:id="9755" w:author="Oliosi Francesco (GSE)" w:date="2025-09-09T16:52:00Z">
        <w:del w:id="9756" w:author="Santagata Fabiana (GSE)" w:date="2025-10-13T13:00:00Z">
          <w:r w:rsidRPr="21FD6304" w:rsidDel="005505F6">
            <w:rPr>
              <w:rFonts w:ascii="Calibri" w:hAnsi="Calibri" w:cs="Calibri"/>
              <w:sz w:val="22"/>
              <w:szCs w:val="22"/>
              <w:rPrChange w:id="9757" w:author="Oliosi Francesco (GSE)" w:date="2025-09-09T16:52:00Z">
                <w:rPr/>
              </w:rPrChange>
            </w:rPr>
            <w:delText>.</w:delText>
          </w:r>
          <w:r w:rsidRPr="005505F6">
            <w:rPr>
              <w:rFonts w:ascii="Calibri" w:hAnsi="Calibri" w:cs="Calibri"/>
              <w:sz w:val="22"/>
              <w:szCs w:val="22"/>
              <w:rPrChange w:id="9758" w:author="Oliosi Francesco (GSE)" w:date="2025-09-09T16:52:00Z" w16du:dateUtc="2025-09-09T14:52:00Z">
                <w:rPr/>
              </w:rPrChange>
            </w:rPr>
            <w:delText xml:space="preserve"> Per l’accertamento del rispetto della suddetta tempistica non possono essere presi in considerazione</w:delText>
          </w:r>
        </w:del>
      </w:ins>
      <w:ins w:id="9759" w:author="Oliosi Francesco (GSE)" w:date="2025-09-09T16:52:00Z" w16du:dateUtc="2025-09-09T14:52:00Z">
        <w:r w:rsidRPr="005505F6">
          <w:rPr>
            <w:rFonts w:ascii="Calibri" w:hAnsi="Calibri" w:cs="Calibri"/>
            <w:sz w:val="22"/>
            <w:szCs w:val="22"/>
            <w:rPrChange w:id="9760" w:author="Oliosi Francesco (GSE)" w:date="2025-09-09T16:52:00Z" w16du:dateUtc="2025-09-09T14:52:00Z">
              <w:rPr/>
            </w:rPrChange>
          </w:rPr>
          <w:t xml:space="preserve"> i pagamenti relativi alle prestazioni professionali d</w:t>
        </w:r>
        <w:r w:rsidRPr="0091685D">
          <w:rPr>
            <w:rFonts w:ascii="Calibri" w:hAnsi="Calibri" w:cs="Calibri"/>
            <w:sz w:val="22"/>
            <w:szCs w:val="22"/>
            <w:highlight w:val="yellow"/>
            <w:rPrChange w:id="9761" w:author="Visone Rossana (GSE)" w:date="2025-09-10T09:57:00Z" w16du:dateUtc="2025-09-10T07:57:00Z">
              <w:rPr/>
            </w:rPrChange>
          </w:rPr>
          <w:t>i cui all’articolo 6, comma 1, lettera i)</w:t>
        </w:r>
      </w:ins>
      <w:ins w:id="9762" w:author="Santagata Fabiana (GSE)" w:date="2025-10-13T13:01:00Z">
        <w:r w:rsidRPr="5F9A52E1">
          <w:rPr>
            <w:rFonts w:ascii="Calibri" w:hAnsi="Calibri" w:cs="Calibri"/>
            <w:sz w:val="22"/>
            <w:szCs w:val="22"/>
            <w:highlight w:val="yellow"/>
          </w:rPr>
          <w:t xml:space="preserve"> </w:t>
        </w:r>
      </w:ins>
      <w:ins w:id="9763" w:author="Santagata Fabiana (GSE)" w:date="2025-10-13T13:51:00Z">
        <w:r w:rsidR="70587F48" w:rsidRPr="4AD0BC6F">
          <w:rPr>
            <w:rFonts w:ascii="Calibri" w:hAnsi="Calibri" w:cs="Calibri"/>
            <w:sz w:val="22"/>
            <w:szCs w:val="22"/>
            <w:highlight w:val="yellow"/>
          </w:rPr>
          <w:t xml:space="preserve">del Decreto </w:t>
        </w:r>
      </w:ins>
      <w:ins w:id="9764" w:author="Santagata Fabiana (GSE)" w:date="2025-10-13T13:01:00Z">
        <w:r w:rsidR="7E69A656" w:rsidRPr="5FB1C710">
          <w:rPr>
            <w:rFonts w:ascii="Calibri" w:hAnsi="Calibri" w:cs="Calibri"/>
            <w:sz w:val="22"/>
            <w:szCs w:val="22"/>
            <w:rPrChange w:id="9765" w:author="Santagata Fabiana (GSE)" w:date="2025-10-13T15:08:00Z" w16du:dateUtc="2025-10-13T13:08:00Z">
              <w:rPr>
                <w:rFonts w:ascii="Calibri" w:hAnsi="Calibri" w:cs="Calibri"/>
                <w:sz w:val="22"/>
                <w:szCs w:val="22"/>
                <w:highlight w:val="yellow"/>
              </w:rPr>
            </w:rPrChange>
          </w:rPr>
          <w:t>(“</w:t>
        </w:r>
      </w:ins>
      <w:ins w:id="9766" w:author="Santagata Fabiana (GSE)" w:date="2025-10-13T13:02:00Z">
        <w:r w:rsidR="7E69A656" w:rsidRPr="5FB1C710">
          <w:rPr>
            <w:rFonts w:ascii="Calibri" w:hAnsi="Calibri" w:cs="Calibri"/>
            <w:sz w:val="22"/>
            <w:szCs w:val="22"/>
            <w:rPrChange w:id="9767" w:author="Santagata Fabiana (GSE)" w:date="2025-10-13T15:08:00Z" w16du:dateUtc="2025-10-13T13:08:00Z">
              <w:rPr>
                <w:rFonts w:ascii="Calibri" w:hAnsi="Calibri" w:cs="Calibri"/>
                <w:sz w:val="22"/>
                <w:szCs w:val="22"/>
                <w:highlight w:val="yellow"/>
              </w:rPr>
            </w:rPrChange>
          </w:rPr>
          <w:t>l</w:t>
        </w:r>
        <w:r w:rsidR="7E69A656" w:rsidRPr="71F1F9F8">
          <w:rPr>
            <w:rFonts w:ascii="Calibri" w:hAnsi="Calibri" w:cs="Calibri"/>
            <w:i/>
            <w:sz w:val="22"/>
            <w:szCs w:val="22"/>
            <w:rPrChange w:id="9768" w:author="Santagata Fabiana (GSE)" w:date="2025-10-13T15:08:00Z" w16du:dateUtc="2025-10-13T13:08:00Z">
              <w:rPr>
                <w:rFonts w:ascii="Calibri" w:hAnsi="Calibri" w:cs="Calibri"/>
                <w:sz w:val="22"/>
                <w:szCs w:val="22"/>
                <w:highlight w:val="yellow"/>
              </w:rPr>
            </w:rPrChange>
          </w:rPr>
          <w:t>e prestazioni professionali connesse alla realizzazione degli interventi di cui alle lettere da a) a h) e alla redazione di diagnosi energetiche e attestati di pr</w:t>
        </w:r>
        <w:r w:rsidR="30D20A88" w:rsidRPr="71F1F9F8">
          <w:rPr>
            <w:rFonts w:ascii="Calibri" w:hAnsi="Calibri" w:cs="Calibri"/>
            <w:i/>
            <w:sz w:val="22"/>
            <w:szCs w:val="22"/>
            <w:rPrChange w:id="9769" w:author="Santagata Fabiana (GSE)" w:date="2025-10-13T15:08:00Z" w16du:dateUtc="2025-10-13T13:08:00Z">
              <w:rPr>
                <w:rFonts w:ascii="Calibri" w:hAnsi="Calibri" w:cs="Calibri"/>
                <w:sz w:val="22"/>
                <w:szCs w:val="22"/>
                <w:highlight w:val="yellow"/>
              </w:rPr>
            </w:rPrChange>
          </w:rPr>
          <w:t>estazione energetica</w:t>
        </w:r>
      </w:ins>
      <w:ins w:id="9770" w:author="Santagata Fabiana (GSE)" w:date="2025-10-13T13:03:00Z">
        <w:r w:rsidR="30D20A88" w:rsidRPr="71F1F9F8">
          <w:rPr>
            <w:rFonts w:ascii="Calibri" w:hAnsi="Calibri" w:cs="Calibri"/>
            <w:i/>
            <w:sz w:val="22"/>
            <w:szCs w:val="22"/>
            <w:rPrChange w:id="9771" w:author="Santagata Fabiana (GSE)" w:date="2025-10-13T15:08:00Z" w16du:dateUtc="2025-10-13T13:08:00Z">
              <w:rPr>
                <w:rFonts w:ascii="Calibri" w:hAnsi="Calibri" w:cs="Calibri"/>
                <w:sz w:val="22"/>
                <w:szCs w:val="22"/>
                <w:highlight w:val="yellow"/>
              </w:rPr>
            </w:rPrChange>
          </w:rPr>
          <w:t xml:space="preserve"> relativi agli edifici oggetto degli interventi, di cui all’art. 15 del presente Decreto</w:t>
        </w:r>
        <w:r w:rsidR="30D20A88" w:rsidRPr="5FB1C710">
          <w:rPr>
            <w:rFonts w:ascii="Calibri" w:hAnsi="Calibri" w:cs="Calibri"/>
            <w:sz w:val="22"/>
            <w:szCs w:val="22"/>
            <w:rPrChange w:id="9772" w:author="Santagata Fabiana (GSE)" w:date="2025-10-13T15:08:00Z" w16du:dateUtc="2025-10-13T13:08:00Z">
              <w:rPr>
                <w:rFonts w:ascii="Calibri" w:hAnsi="Calibri" w:cs="Calibri"/>
                <w:sz w:val="22"/>
                <w:szCs w:val="22"/>
                <w:highlight w:val="yellow"/>
              </w:rPr>
            </w:rPrChange>
          </w:rPr>
          <w:t>”)</w:t>
        </w:r>
      </w:ins>
      <w:ins w:id="9773" w:author="Oliosi Francesco (GSE)" w:date="2025-09-09T16:52:00Z">
        <w:r w:rsidR="711251DD" w:rsidRPr="669D721F">
          <w:rPr>
            <w:rFonts w:ascii="Calibri" w:hAnsi="Calibri" w:cs="Calibri"/>
            <w:sz w:val="22"/>
            <w:szCs w:val="22"/>
            <w:highlight w:val="yellow"/>
            <w:rPrChange w:id="9774" w:author="Visone Rossana (GSE)" w:date="2025-09-10T09:57:00Z">
              <w:rPr/>
            </w:rPrChange>
          </w:rPr>
          <w:t xml:space="preserve"> e all’articolo 9, comma 1, lettera c)</w:t>
        </w:r>
      </w:ins>
      <w:ins w:id="9775" w:author="Santagata Fabiana (GSE)" w:date="2025-10-13T13:00:00Z">
        <w:r w:rsidR="06A0D630" w:rsidRPr="5FB1C710">
          <w:rPr>
            <w:rFonts w:ascii="Calibri" w:hAnsi="Calibri" w:cs="Calibri"/>
            <w:sz w:val="22"/>
            <w:szCs w:val="22"/>
            <w:rPrChange w:id="9776" w:author="Santagata Fabiana (GSE)" w:date="2025-10-13T15:08:00Z" w16du:dateUtc="2025-10-13T13:08:00Z">
              <w:rPr>
                <w:rFonts w:ascii="Calibri" w:hAnsi="Calibri" w:cs="Calibri"/>
                <w:sz w:val="22"/>
                <w:szCs w:val="22"/>
                <w:highlight w:val="yellow"/>
              </w:rPr>
            </w:rPrChange>
          </w:rPr>
          <w:t xml:space="preserve"> del Decreto</w:t>
        </w:r>
      </w:ins>
      <w:ins w:id="9777" w:author="Santagata Fabiana (GSE)" w:date="2025-10-13T13:04:00Z">
        <w:r w:rsidR="637D17F5" w:rsidRPr="5FB1C710">
          <w:rPr>
            <w:rFonts w:ascii="Calibri" w:hAnsi="Calibri" w:cs="Calibri"/>
            <w:sz w:val="22"/>
            <w:szCs w:val="22"/>
            <w:rPrChange w:id="9778" w:author="Santagata Fabiana (GSE)" w:date="2025-10-13T15:08:00Z" w16du:dateUtc="2025-10-13T13:08:00Z">
              <w:rPr>
                <w:rFonts w:ascii="Calibri" w:hAnsi="Calibri" w:cs="Calibri"/>
                <w:sz w:val="22"/>
                <w:szCs w:val="22"/>
                <w:highlight w:val="yellow"/>
              </w:rPr>
            </w:rPrChange>
          </w:rPr>
          <w:t xml:space="preserve"> </w:t>
        </w:r>
        <w:r w:rsidR="637D17F5" w:rsidRPr="4AD0BC6F">
          <w:rPr>
            <w:rFonts w:ascii="Calibri" w:hAnsi="Calibri" w:cs="Calibri"/>
            <w:sz w:val="22"/>
            <w:szCs w:val="22"/>
            <w:rPrChange w:id="9779" w:author="Santagata Fabiana (GSE)" w:date="2025-10-13T13:04:00Z">
              <w:rPr>
                <w:rFonts w:ascii="Calibri" w:hAnsi="Calibri" w:cs="Calibri"/>
                <w:sz w:val="22"/>
                <w:szCs w:val="22"/>
                <w:highlight w:val="yellow"/>
              </w:rPr>
            </w:rPrChange>
          </w:rPr>
          <w:t>(“</w:t>
        </w:r>
        <w:r w:rsidR="637D17F5" w:rsidRPr="5FB1C710">
          <w:rPr>
            <w:rFonts w:ascii="Calibri" w:hAnsi="Calibri" w:cs="Calibri"/>
            <w:i/>
            <w:sz w:val="22"/>
            <w:szCs w:val="22"/>
            <w:rPrChange w:id="9780" w:author="Santagata Fabiana (GSE)" w:date="2025-10-13T15:08:00Z" w16du:dateUtc="2025-10-13T13:08:00Z">
              <w:rPr>
                <w:rFonts w:ascii="Calibri" w:hAnsi="Calibri" w:cs="Calibri"/>
                <w:i/>
                <w:iCs/>
                <w:sz w:val="22"/>
                <w:szCs w:val="22"/>
                <w:highlight w:val="yellow"/>
              </w:rPr>
            </w:rPrChange>
          </w:rPr>
          <w:t>prestazioni profes</w:t>
        </w:r>
      </w:ins>
      <w:ins w:id="9781" w:author="Santagata Fabiana (GSE)" w:date="2025-10-13T13:05:00Z">
        <w:r w:rsidR="2134782A" w:rsidRPr="5FB1C710">
          <w:rPr>
            <w:rFonts w:ascii="Calibri" w:hAnsi="Calibri" w:cs="Calibri"/>
            <w:i/>
            <w:sz w:val="22"/>
            <w:szCs w:val="22"/>
            <w:rPrChange w:id="9782" w:author="Santagata Fabiana (GSE)" w:date="2025-10-13T15:08:00Z" w16du:dateUtc="2025-10-13T13:08:00Z">
              <w:rPr>
                <w:rFonts w:ascii="Calibri" w:hAnsi="Calibri" w:cs="Calibri"/>
                <w:i/>
                <w:iCs/>
                <w:sz w:val="22"/>
                <w:szCs w:val="22"/>
                <w:highlight w:val="yellow"/>
              </w:rPr>
            </w:rPrChange>
          </w:rPr>
          <w:t>s</w:t>
        </w:r>
      </w:ins>
      <w:ins w:id="9783" w:author="Santagata Fabiana (GSE)" w:date="2025-10-13T13:04:00Z">
        <w:r w:rsidR="637D17F5" w:rsidRPr="5FB1C710">
          <w:rPr>
            <w:rFonts w:ascii="Calibri" w:hAnsi="Calibri" w:cs="Calibri"/>
            <w:i/>
            <w:sz w:val="22"/>
            <w:szCs w:val="22"/>
            <w:rPrChange w:id="9784" w:author="Santagata Fabiana (GSE)" w:date="2025-10-13T15:08:00Z" w16du:dateUtc="2025-10-13T13:08:00Z">
              <w:rPr>
                <w:rFonts w:ascii="Calibri" w:hAnsi="Calibri" w:cs="Calibri"/>
                <w:i/>
                <w:iCs/>
                <w:sz w:val="22"/>
                <w:szCs w:val="22"/>
                <w:highlight w:val="yellow"/>
              </w:rPr>
            </w:rPrChange>
          </w:rPr>
          <w:t>ionali connesse alla realizzazione degli interventi di cui alle lettere a) e b) e alla redazione di diagnosi energetiche e di attestati di prestazione energetica re</w:t>
        </w:r>
      </w:ins>
      <w:ins w:id="9785" w:author="Santagata Fabiana (GSE)" w:date="2025-10-13T13:05:00Z">
        <w:r w:rsidR="637D17F5" w:rsidRPr="5FB1C710">
          <w:rPr>
            <w:rFonts w:ascii="Calibri" w:hAnsi="Calibri" w:cs="Calibri"/>
            <w:i/>
            <w:sz w:val="22"/>
            <w:szCs w:val="22"/>
            <w:rPrChange w:id="9786" w:author="Santagata Fabiana (GSE)" w:date="2025-10-13T15:08:00Z" w16du:dateUtc="2025-10-13T13:08:00Z">
              <w:rPr>
                <w:rFonts w:ascii="Calibri" w:hAnsi="Calibri" w:cs="Calibri"/>
                <w:i/>
                <w:iCs/>
                <w:sz w:val="22"/>
                <w:szCs w:val="22"/>
                <w:highlight w:val="yellow"/>
              </w:rPr>
            </w:rPrChange>
          </w:rPr>
          <w:t>lativi ag</w:t>
        </w:r>
        <w:r w:rsidR="2E04C049" w:rsidRPr="5FB1C710">
          <w:rPr>
            <w:rFonts w:ascii="Calibri" w:hAnsi="Calibri" w:cs="Calibri"/>
            <w:i/>
            <w:sz w:val="22"/>
            <w:szCs w:val="22"/>
            <w:rPrChange w:id="9787" w:author="Santagata Fabiana (GSE)" w:date="2025-10-13T15:08:00Z" w16du:dateUtc="2025-10-13T13:08:00Z">
              <w:rPr>
                <w:rFonts w:ascii="Calibri" w:hAnsi="Calibri" w:cs="Calibri"/>
                <w:i/>
                <w:iCs/>
                <w:sz w:val="22"/>
                <w:szCs w:val="22"/>
                <w:highlight w:val="yellow"/>
              </w:rPr>
            </w:rPrChange>
          </w:rPr>
          <w:t>li edifici oggetto degli interventi, di cui all’art. 15</w:t>
        </w:r>
        <w:r w:rsidR="2E04C049" w:rsidRPr="4AD0BC6F">
          <w:rPr>
            <w:rFonts w:ascii="Calibri" w:hAnsi="Calibri" w:cs="Calibri"/>
            <w:sz w:val="22"/>
            <w:szCs w:val="22"/>
            <w:rPrChange w:id="9788" w:author="Santagata Fabiana (GSE)" w:date="2025-10-13T15:08:00Z" w16du:dateUtc="2025-10-13T13:08:00Z">
              <w:rPr>
                <w:rFonts w:ascii="Calibri" w:hAnsi="Calibri" w:cs="Calibri"/>
                <w:i/>
                <w:iCs/>
                <w:sz w:val="22"/>
                <w:szCs w:val="22"/>
                <w:highlight w:val="yellow"/>
              </w:rPr>
            </w:rPrChange>
          </w:rPr>
          <w:t>”)</w:t>
        </w:r>
      </w:ins>
      <w:ins w:id="9789" w:author="Oliosi Francesco (GSE)" w:date="2025-09-09T16:52:00Z">
        <w:r w:rsidR="711251DD" w:rsidRPr="5FB1C710">
          <w:rPr>
            <w:rFonts w:ascii="Calibri" w:hAnsi="Calibri" w:cs="Calibri"/>
            <w:sz w:val="22"/>
            <w:szCs w:val="22"/>
            <w:rPrChange w:id="9790" w:author="Visone Rossana (GSE)" w:date="2025-09-10T09:57:00Z">
              <w:rPr/>
            </w:rPrChange>
          </w:rPr>
          <w:t>.</w:t>
        </w:r>
      </w:ins>
    </w:p>
    <w:p w14:paraId="5FF9F99C" w14:textId="3983A56D" w:rsidR="0B0D8BB5" w:rsidRDefault="3ECB8416" w:rsidP="0B0D8BB5">
      <w:pPr>
        <w:spacing w:line="276" w:lineRule="auto"/>
        <w:jc w:val="both"/>
        <w:rPr>
          <w:ins w:id="9791" w:author="Santagata Fabiana (GSE)" w:date="2025-10-13T13:52:00Z" w16du:dateUtc="2025-10-13T13:52:58Z"/>
          <w:rFonts w:ascii="Calibri" w:hAnsi="Calibri" w:cs="Calibri"/>
          <w:sz w:val="22"/>
          <w:szCs w:val="22"/>
        </w:rPr>
      </w:pPr>
      <w:ins w:id="9792" w:author="Santagata Fabiana (GSE)" w:date="2025-10-13T13:06:00Z">
        <w:r w:rsidRPr="5FB1C710">
          <w:rPr>
            <w:rFonts w:ascii="Calibri" w:hAnsi="Calibri" w:cs="Calibri"/>
            <w:sz w:val="22"/>
            <w:szCs w:val="22"/>
            <w:rPrChange w:id="9793" w:author="Santagata Fabiana (GSE)" w:date="2025-10-13T15:08:00Z" w16du:dateUtc="2025-10-13T13:08:00Z">
              <w:rPr>
                <w:rFonts w:ascii="Calibri" w:hAnsi="Calibri" w:cs="Calibri"/>
                <w:sz w:val="22"/>
                <w:szCs w:val="22"/>
                <w:highlight w:val="yellow"/>
              </w:rPr>
            </w:rPrChange>
          </w:rPr>
          <w:t xml:space="preserve">Nel caso in cui la richiesta di accesso diretto sia presentata da soggetti privati, </w:t>
        </w:r>
      </w:ins>
      <w:ins w:id="9794" w:author="Santagata Fabiana (GSE)" w:date="2025-10-13T13:07:00Z">
        <w:r w:rsidR="6788DCD5" w:rsidRPr="6F41E63B">
          <w:rPr>
            <w:rFonts w:ascii="Calibri" w:hAnsi="Calibri" w:cs="Calibri"/>
            <w:sz w:val="22"/>
            <w:szCs w:val="22"/>
          </w:rPr>
          <w:t xml:space="preserve">la dilazione dei pagamenti può comportare </w:t>
        </w:r>
      </w:ins>
      <w:ins w:id="9795" w:author="Santagata Fabiana (GSE)" w:date="2025-10-13T13:08:00Z">
        <w:r w:rsidR="6788DCD5" w:rsidRPr="6F41E63B">
          <w:rPr>
            <w:rFonts w:ascii="Calibri" w:hAnsi="Calibri" w:cs="Calibri"/>
            <w:sz w:val="22"/>
            <w:szCs w:val="22"/>
          </w:rPr>
          <w:t xml:space="preserve">la </w:t>
        </w:r>
        <w:r w:rsidR="6788DCD5" w:rsidRPr="579DBB8F">
          <w:rPr>
            <w:rFonts w:ascii="Calibri" w:hAnsi="Calibri" w:cs="Calibri"/>
            <w:sz w:val="22"/>
            <w:szCs w:val="22"/>
          </w:rPr>
          <w:t>protrazione del termine oltre i 120 giorni</w:t>
        </w:r>
        <w:r w:rsidR="0188FE2F" w:rsidRPr="579DBB8F">
          <w:rPr>
            <w:rFonts w:ascii="Calibri" w:hAnsi="Calibri" w:cs="Calibri"/>
            <w:sz w:val="22"/>
            <w:szCs w:val="22"/>
          </w:rPr>
          <w:t xml:space="preserve"> purché l’ultima quota pagata sia superiore </w:t>
        </w:r>
        <w:r w:rsidR="0188FE2F" w:rsidRPr="1586DD76">
          <w:rPr>
            <w:rFonts w:ascii="Calibri" w:hAnsi="Calibri" w:cs="Calibri"/>
            <w:sz w:val="22"/>
            <w:szCs w:val="22"/>
          </w:rPr>
          <w:t>al 10% della spesa totale sostenuta per la rea</w:t>
        </w:r>
      </w:ins>
      <w:ins w:id="9796" w:author="Santagata Fabiana (GSE)" w:date="2025-10-13T13:09:00Z">
        <w:r w:rsidR="0188FE2F" w:rsidRPr="1586DD76">
          <w:rPr>
            <w:rFonts w:ascii="Calibri" w:hAnsi="Calibri" w:cs="Calibri"/>
            <w:sz w:val="22"/>
            <w:szCs w:val="22"/>
          </w:rPr>
          <w:t>lizzazione dell’intervento.</w:t>
        </w:r>
      </w:ins>
    </w:p>
    <w:p w14:paraId="6AF1E571" w14:textId="6A415632" w:rsidR="5380E28F" w:rsidRDefault="7B14D93D" w:rsidP="002226C4">
      <w:pPr>
        <w:spacing w:line="276" w:lineRule="auto"/>
        <w:jc w:val="both"/>
        <w:rPr>
          <w:ins w:id="9797" w:author="Oliosi Francesco (GSE)" w:date="2025-09-09T16:53:00Z" w16du:dateUtc="2025-09-09T14:53:00Z"/>
          <w:rFonts w:ascii="Calibri" w:hAnsi="Calibri" w:cs="Calibri"/>
          <w:sz w:val="22"/>
          <w:szCs w:val="22"/>
          <w:rPrChange w:id="9798" w:author="Santagata Fabiana (GSE)" w:date="2025-10-13T13:06:00Z">
            <w:rPr>
              <w:ins w:id="9799" w:author="Oliosi Francesco (GSE)" w:date="2025-09-09T16:53:00Z" w16du:dateUtc="2025-09-09T14:53:00Z"/>
              <w:rFonts w:ascii="Calibri" w:hAnsi="Calibri" w:cs="Calibri"/>
              <w:sz w:val="22"/>
              <w:szCs w:val="22"/>
              <w:highlight w:val="yellow"/>
            </w:rPr>
          </w:rPrChange>
        </w:rPr>
      </w:pPr>
      <w:ins w:id="9800" w:author="Santagata Fabiana (GSE)" w:date="2025-10-13T13:57:00Z">
        <w:r w:rsidRPr="003D4397">
          <w:rPr>
            <w:rFonts w:ascii="Calibri" w:hAnsi="Calibri" w:cs="Calibri"/>
            <w:sz w:val="22"/>
            <w:szCs w:val="22"/>
            <w:highlight w:val="yellow"/>
            <w:rPrChange w:id="9801" w:author="Visone Rossana (GSE)" w:date="2025-10-27T18:26:00Z" w16du:dateUtc="2025-10-27T17:26:00Z">
              <w:rPr>
                <w:rFonts w:ascii="Calibri" w:hAnsi="Calibri" w:cs="Calibri"/>
                <w:sz w:val="22"/>
                <w:szCs w:val="22"/>
              </w:rPr>
            </w:rPrChange>
          </w:rPr>
          <w:t xml:space="preserve">Ai fini del riconoscimento della proroga, </w:t>
        </w:r>
      </w:ins>
      <w:ins w:id="9802" w:author="Santagata Fabiana (GSE)" w:date="2025-10-13T13:53:00Z">
        <w:r w:rsidR="50BCD9F6" w:rsidRPr="003D4397">
          <w:rPr>
            <w:rFonts w:ascii="Calibri" w:hAnsi="Calibri" w:cs="Calibri"/>
            <w:sz w:val="22"/>
            <w:szCs w:val="22"/>
            <w:highlight w:val="yellow"/>
            <w:rPrChange w:id="9803" w:author="Visone Rossana (GSE)" w:date="2025-10-27T18:26:00Z" w16du:dateUtc="2025-10-27T17:26:00Z">
              <w:rPr>
                <w:rFonts w:ascii="Calibri" w:hAnsi="Calibri" w:cs="Calibri"/>
                <w:sz w:val="22"/>
                <w:szCs w:val="22"/>
              </w:rPr>
            </w:rPrChange>
          </w:rPr>
          <w:t>il Soggetto</w:t>
        </w:r>
      </w:ins>
      <w:ins w:id="9804" w:author="Santagata Fabiana (GSE)" w:date="2025-10-13T13:57:00Z">
        <w:r w:rsidR="359EF651" w:rsidRPr="003D4397">
          <w:rPr>
            <w:rFonts w:ascii="Calibri" w:hAnsi="Calibri" w:cs="Calibri"/>
            <w:sz w:val="22"/>
            <w:szCs w:val="22"/>
            <w:highlight w:val="yellow"/>
            <w:rPrChange w:id="9805" w:author="Visone Rossana (GSE)" w:date="2025-10-27T18:26:00Z" w16du:dateUtc="2025-10-27T17:26:00Z">
              <w:rPr>
                <w:rFonts w:ascii="Calibri" w:hAnsi="Calibri" w:cs="Calibri"/>
                <w:sz w:val="22"/>
                <w:szCs w:val="22"/>
              </w:rPr>
            </w:rPrChange>
          </w:rPr>
          <w:t xml:space="preserve"> Responsabile dovrà</w:t>
        </w:r>
      </w:ins>
      <w:ins w:id="9806" w:author="Santagata Fabiana (GSE)" w:date="2025-10-13T13:53:00Z">
        <w:r w:rsidR="50BCD9F6" w:rsidRPr="003D4397">
          <w:rPr>
            <w:rFonts w:ascii="Calibri" w:hAnsi="Calibri" w:cs="Calibri"/>
            <w:sz w:val="22"/>
            <w:szCs w:val="22"/>
            <w:highlight w:val="yellow"/>
            <w:rPrChange w:id="9807" w:author="Visone Rossana (GSE)" w:date="2025-10-27T18:26:00Z" w16du:dateUtc="2025-10-27T17:26:00Z">
              <w:rPr>
                <w:rFonts w:ascii="Calibri" w:hAnsi="Calibri" w:cs="Calibri"/>
                <w:sz w:val="22"/>
                <w:szCs w:val="22"/>
              </w:rPr>
            </w:rPrChange>
          </w:rPr>
          <w:t xml:space="preserve"> trasmett</w:t>
        </w:r>
      </w:ins>
      <w:ins w:id="9808" w:author="Santagata Fabiana (GSE)" w:date="2025-10-13T13:57:00Z">
        <w:r w:rsidR="01675210" w:rsidRPr="003D4397">
          <w:rPr>
            <w:rFonts w:ascii="Calibri" w:hAnsi="Calibri" w:cs="Calibri"/>
            <w:sz w:val="22"/>
            <w:szCs w:val="22"/>
            <w:highlight w:val="yellow"/>
            <w:rPrChange w:id="9809" w:author="Visone Rossana (GSE)" w:date="2025-10-27T18:26:00Z" w16du:dateUtc="2025-10-27T17:26:00Z">
              <w:rPr>
                <w:rFonts w:ascii="Calibri" w:hAnsi="Calibri" w:cs="Calibri"/>
                <w:sz w:val="22"/>
                <w:szCs w:val="22"/>
              </w:rPr>
            </w:rPrChange>
          </w:rPr>
          <w:t>er</w:t>
        </w:r>
      </w:ins>
      <w:ins w:id="9810" w:author="Santagata Fabiana (GSE)" w:date="2025-10-13T13:58:00Z">
        <w:r w:rsidR="01675210" w:rsidRPr="003D4397">
          <w:rPr>
            <w:rFonts w:ascii="Calibri" w:hAnsi="Calibri" w:cs="Calibri"/>
            <w:sz w:val="22"/>
            <w:szCs w:val="22"/>
            <w:highlight w:val="yellow"/>
            <w:rPrChange w:id="9811" w:author="Visone Rossana (GSE)" w:date="2025-10-27T18:26:00Z" w16du:dateUtc="2025-10-27T17:26:00Z">
              <w:rPr>
                <w:rFonts w:ascii="Calibri" w:hAnsi="Calibri" w:cs="Calibri"/>
                <w:sz w:val="22"/>
                <w:szCs w:val="22"/>
              </w:rPr>
            </w:rPrChange>
          </w:rPr>
          <w:t>e</w:t>
        </w:r>
      </w:ins>
      <w:ins w:id="9812" w:author="Santagata Fabiana (GSE)" w:date="2025-10-13T13:57:00Z">
        <w:r w:rsidR="1E4D1C5E" w:rsidRPr="003D4397">
          <w:rPr>
            <w:rFonts w:ascii="Calibri" w:hAnsi="Calibri" w:cs="Calibri"/>
            <w:sz w:val="22"/>
            <w:szCs w:val="22"/>
            <w:highlight w:val="yellow"/>
            <w:rPrChange w:id="9813" w:author="Visone Rossana (GSE)" w:date="2025-10-27T18:26:00Z" w16du:dateUtc="2025-10-27T17:26:00Z">
              <w:rPr>
                <w:rFonts w:ascii="Calibri" w:hAnsi="Calibri" w:cs="Calibri"/>
                <w:sz w:val="22"/>
                <w:szCs w:val="22"/>
              </w:rPr>
            </w:rPrChange>
          </w:rPr>
          <w:t xml:space="preserve"> </w:t>
        </w:r>
      </w:ins>
      <w:ins w:id="9814" w:author="Santagata Fabiana (GSE)" w:date="2025-10-13T13:58:00Z">
        <w:r w:rsidR="6A092605" w:rsidRPr="003D4397">
          <w:rPr>
            <w:rFonts w:ascii="Calibri" w:hAnsi="Calibri" w:cs="Calibri"/>
            <w:sz w:val="22"/>
            <w:szCs w:val="22"/>
            <w:highlight w:val="yellow"/>
            <w:rPrChange w:id="9815" w:author="Visone Rossana (GSE)" w:date="2025-10-27T18:26:00Z" w16du:dateUtc="2025-10-27T17:26:00Z">
              <w:rPr>
                <w:rFonts w:ascii="Calibri" w:hAnsi="Calibri" w:cs="Calibri"/>
                <w:sz w:val="22"/>
                <w:szCs w:val="22"/>
              </w:rPr>
            </w:rPrChange>
          </w:rPr>
          <w:t>l</w:t>
        </w:r>
      </w:ins>
      <w:ins w:id="9816" w:author="Santagata Fabiana (GSE)" w:date="2025-10-13T13:53:00Z">
        <w:r w:rsidR="50BCD9F6" w:rsidRPr="42F0C846">
          <w:rPr>
            <w:rFonts w:ascii="Calibri" w:hAnsi="Calibri" w:cs="Calibri"/>
            <w:sz w:val="22"/>
            <w:szCs w:val="22"/>
          </w:rPr>
          <w:t xml:space="preserve"> </w:t>
        </w:r>
        <w:r w:rsidR="50BCD9F6" w:rsidRPr="42F0C846">
          <w:rPr>
            <w:rFonts w:ascii="Calibri" w:hAnsi="Calibri" w:cs="Calibri"/>
            <w:sz w:val="22"/>
            <w:szCs w:val="22"/>
            <w:highlight w:val="cyan"/>
            <w:rPrChange w:id="9817" w:author="Santagata Fabiana (GSE)" w:date="2025-10-13T13:53:00Z">
              <w:rPr>
                <w:rFonts w:ascii="Calibri" w:hAnsi="Calibri" w:cs="Calibri"/>
                <w:sz w:val="22"/>
                <w:szCs w:val="22"/>
              </w:rPr>
            </w:rPrChange>
          </w:rPr>
          <w:t>......</w:t>
        </w:r>
      </w:ins>
    </w:p>
    <w:p w14:paraId="4E1FC592" w14:textId="77777777" w:rsidR="005505F6" w:rsidRPr="005505F6" w:rsidRDefault="005505F6">
      <w:pPr>
        <w:spacing w:line="276" w:lineRule="auto"/>
        <w:jc w:val="both"/>
        <w:rPr>
          <w:ins w:id="9818" w:author="Oliosi Francesco (GSE)" w:date="2025-09-09T16:52:00Z" w16du:dateUtc="2025-09-09T14:52:00Z"/>
          <w:sz w:val="22"/>
          <w:szCs w:val="22"/>
          <w:rPrChange w:id="9819" w:author="Oliosi Francesco (GSE)" w:date="2025-09-09T16:52:00Z" w16du:dateUtc="2025-09-09T14:52:00Z">
            <w:rPr>
              <w:ins w:id="9820" w:author="Oliosi Francesco (GSE)" w:date="2025-09-09T16:52:00Z" w16du:dateUtc="2025-09-09T14:52:00Z"/>
            </w:rPr>
          </w:rPrChange>
        </w:rPr>
        <w:pPrChange w:id="9821" w:author="Oliosi Francesco (GSE)" w:date="2025-09-09T16:53:00Z" w16du:dateUtc="2025-09-09T14:53:00Z">
          <w:pPr>
            <w:pStyle w:val="TITOLO1-REG"/>
            <w:spacing w:line="276" w:lineRule="auto"/>
          </w:pPr>
        </w:pPrChange>
      </w:pPr>
    </w:p>
    <w:p w14:paraId="2432BD6F" w14:textId="4324433D" w:rsidR="005505F6" w:rsidRDefault="4D90F611" w:rsidP="005505F6">
      <w:pPr>
        <w:spacing w:line="276" w:lineRule="auto"/>
        <w:jc w:val="both"/>
        <w:rPr>
          <w:ins w:id="9822" w:author="Oliosi Francesco (GSE)" w:date="2025-09-09T16:53:00Z" w16du:dateUtc="2025-09-09T14:53:00Z"/>
          <w:rFonts w:ascii="Calibri" w:eastAsia="Calibri" w:hAnsi="Calibri" w:cs="Calibri"/>
          <w:sz w:val="22"/>
          <w:szCs w:val="22"/>
        </w:rPr>
      </w:pPr>
      <w:ins w:id="9823" w:author="Oliosi Francesco (GSE)" w:date="2025-09-09T16:52:00Z">
        <w:r w:rsidRPr="02305ACE">
          <w:rPr>
            <w:rFonts w:ascii="Calibri" w:hAnsi="Calibri" w:cs="Calibri"/>
            <w:sz w:val="22"/>
            <w:szCs w:val="22"/>
            <w:rPrChange w:id="9824" w:author="Oliosi Francesco (GSE)" w:date="2025-09-09T16:52:00Z">
              <w:rPr/>
            </w:rPrChange>
          </w:rPr>
          <w:t xml:space="preserve">La </w:t>
        </w:r>
      </w:ins>
      <w:ins w:id="9825" w:author="Santagata Fabiana (GSE)" w:date="2025-10-13T14:00:00Z">
        <w:r w:rsidR="0B7EF97A" w:rsidRPr="02305ACE">
          <w:rPr>
            <w:rFonts w:ascii="Calibri" w:hAnsi="Calibri" w:cs="Calibri"/>
            <w:sz w:val="22"/>
            <w:szCs w:val="22"/>
          </w:rPr>
          <w:t xml:space="preserve">richiesta di accesso diretto andrà presentata </w:t>
        </w:r>
      </w:ins>
      <w:ins w:id="9826" w:author="Santagata Fabiana (GSE)" w:date="2025-10-13T14:02:00Z">
        <w:r w:rsidR="734C76BA" w:rsidRPr="10402412">
          <w:rPr>
            <w:rFonts w:ascii="Calibri" w:hAnsi="Calibri" w:cs="Calibri"/>
            <w:sz w:val="22"/>
            <w:szCs w:val="22"/>
          </w:rPr>
          <w:t>dal Soggetto Responsabile</w:t>
        </w:r>
      </w:ins>
      <w:ins w:id="9827" w:author="Santagata Fabiana (GSE)" w:date="2025-10-13T14:00:00Z">
        <w:r w:rsidR="0B7EF97A" w:rsidRPr="10402412">
          <w:rPr>
            <w:rFonts w:ascii="Calibri" w:hAnsi="Calibri" w:cs="Calibri"/>
            <w:sz w:val="22"/>
            <w:szCs w:val="22"/>
          </w:rPr>
          <w:t xml:space="preserve"> </w:t>
        </w:r>
        <w:r w:rsidR="0B7EF97A" w:rsidRPr="02305ACE">
          <w:rPr>
            <w:rFonts w:ascii="Calibri" w:hAnsi="Calibri" w:cs="Calibri"/>
            <w:sz w:val="22"/>
            <w:szCs w:val="22"/>
          </w:rPr>
          <w:t>esclusivamente mediante Portaltermico</w:t>
        </w:r>
      </w:ins>
      <w:ins w:id="9828" w:author="Santagata Fabiana (GSE)" w:date="2025-10-13T14:07:00Z">
        <w:r w:rsidR="74FEA194" w:rsidRPr="4005F870">
          <w:rPr>
            <w:rFonts w:ascii="Calibri" w:hAnsi="Calibri" w:cs="Calibri"/>
            <w:sz w:val="22"/>
            <w:szCs w:val="22"/>
          </w:rPr>
          <w:t xml:space="preserve"> e </w:t>
        </w:r>
      </w:ins>
      <w:ins w:id="9829" w:author="Santagata Fabiana (GSE)" w:date="2025-10-14T14:06:00Z">
        <w:r w:rsidR="07BDBABB" w:rsidRPr="7618B2E5">
          <w:rPr>
            <w:rFonts w:ascii="Calibri" w:hAnsi="Calibri" w:cs="Calibri"/>
            <w:sz w:val="22"/>
            <w:szCs w:val="22"/>
          </w:rPr>
          <w:t>nel rispetto di quanto precisato ai successivi Capitoli 6</w:t>
        </w:r>
      </w:ins>
      <w:ins w:id="9830" w:author="Santagata Fabiana (GSE)" w:date="2025-10-13T14:06:00Z">
        <w:r w:rsidR="22B44524" w:rsidRPr="330FF758">
          <w:rPr>
            <w:rFonts w:ascii="Calibri" w:hAnsi="Calibri" w:cs="Calibri"/>
            <w:sz w:val="22"/>
            <w:szCs w:val="22"/>
          </w:rPr>
          <w:t xml:space="preserve"> </w:t>
        </w:r>
      </w:ins>
      <w:ins w:id="9831" w:author="Santagata Fabiana (GSE)" w:date="2025-10-13T14:05:00Z">
        <w:r w:rsidR="22B44524" w:rsidRPr="3823EF2F">
          <w:rPr>
            <w:rFonts w:ascii="Calibri" w:hAnsi="Calibri" w:cs="Calibri"/>
            <w:sz w:val="22"/>
            <w:szCs w:val="22"/>
          </w:rPr>
          <w:t xml:space="preserve">e </w:t>
        </w:r>
      </w:ins>
      <w:ins w:id="9832" w:author="Santagata Fabiana (GSE)" w:date="2025-10-14T14:06:00Z">
        <w:r w:rsidR="07BDBABB" w:rsidRPr="7618B2E5">
          <w:rPr>
            <w:rFonts w:ascii="Calibri" w:hAnsi="Calibri" w:cs="Calibri"/>
            <w:sz w:val="22"/>
            <w:szCs w:val="22"/>
          </w:rPr>
          <w:t>7 delle pre</w:t>
        </w:r>
        <w:r w:rsidR="77C92FE7" w:rsidRPr="7618B2E5">
          <w:rPr>
            <w:rFonts w:ascii="Calibri" w:hAnsi="Calibri" w:cs="Calibri"/>
            <w:sz w:val="22"/>
            <w:szCs w:val="22"/>
          </w:rPr>
          <w:t>senti Regole Applicative</w:t>
        </w:r>
      </w:ins>
      <w:ins w:id="9833" w:author="Oliosi Francesco (GSE)" w:date="2025-09-09T16:52:00Z">
        <w:del w:id="9834" w:author="Santagata Fabiana (GSE)" w:date="2025-10-14T14:07:00Z">
          <w:r w:rsidR="005505F6" w:rsidRPr="005505F6">
            <w:rPr>
              <w:rFonts w:ascii="Calibri" w:hAnsi="Calibri" w:cs="Calibri"/>
              <w:sz w:val="22"/>
              <w:szCs w:val="22"/>
              <w:rPrChange w:id="9835" w:author="Oliosi Francesco (GSE)" w:date="2025-09-09T16:52:00Z" w16du:dateUtc="2025-09-09T14:52:00Z">
                <w:rPr/>
              </w:rPrChange>
            </w:rPr>
            <w:delText>data di presentazione</w:delText>
          </w:r>
        </w:del>
        <w:del w:id="9836" w:author="Santagata Fabiana (GSE)" w:date="2025-10-13T14:00:00Z">
          <w:r w:rsidR="005505F6" w:rsidRPr="005505F6">
            <w:rPr>
              <w:rFonts w:ascii="Calibri" w:hAnsi="Calibri" w:cs="Calibri"/>
              <w:sz w:val="22"/>
              <w:szCs w:val="22"/>
              <w:rPrChange w:id="9837" w:author="Oliosi Francesco (GSE)" w:date="2025-09-09T16:52:00Z" w16du:dateUtc="2025-09-09T14:52:00Z">
                <w:rPr/>
              </w:rPrChange>
            </w:rPr>
            <w:delText xml:space="preserve"> della richiesta</w:delText>
          </w:r>
        </w:del>
        <w:del w:id="9838" w:author="Santagata Fabiana (GSE)" w:date="2025-10-14T14:07:00Z">
          <w:r w:rsidR="005505F6" w:rsidRPr="005505F6">
            <w:rPr>
              <w:rFonts w:ascii="Calibri" w:hAnsi="Calibri" w:cs="Calibri"/>
              <w:sz w:val="22"/>
              <w:szCs w:val="22"/>
              <w:rPrChange w:id="9839" w:author="Oliosi Francesco (GSE)" w:date="2025-09-09T16:52:00Z" w16du:dateUtc="2025-09-09T14:52:00Z">
                <w:rPr/>
              </w:rPrChange>
            </w:rPr>
            <w:delText xml:space="preserve"> </w:delText>
          </w:r>
        </w:del>
        <w:del w:id="9840" w:author="Santagata Fabiana (GSE)" w:date="2025-10-13T13:43:00Z">
          <w:r w:rsidR="005505F6" w:rsidRPr="5273018A" w:rsidDel="005505F6">
            <w:rPr>
              <w:rFonts w:ascii="Calibri" w:hAnsi="Calibri" w:cs="Calibri"/>
              <w:sz w:val="22"/>
              <w:szCs w:val="22"/>
              <w:rPrChange w:id="9841" w:author="Oliosi Francesco (GSE)" w:date="2025-09-09T16:52:00Z">
                <w:rPr/>
              </w:rPrChange>
            </w:rPr>
            <w:delText xml:space="preserve"> </w:delText>
          </w:r>
        </w:del>
        <w:del w:id="9842" w:author="Santagata Fabiana (GSE)" w:date="2025-10-13T13:42:00Z">
          <w:r w:rsidR="005505F6" w:rsidRPr="5273018A" w:rsidDel="005505F6">
            <w:rPr>
              <w:rFonts w:ascii="Calibri" w:hAnsi="Calibri" w:cs="Calibri"/>
              <w:sz w:val="22"/>
              <w:szCs w:val="22"/>
              <w:rPrChange w:id="9843" w:author="Oliosi Francesco (GSE)" w:date="2025-09-09T16:52:00Z">
                <w:rPr/>
              </w:rPrChange>
            </w:rPr>
            <w:delText>è</w:delText>
          </w:r>
          <w:r w:rsidR="005505F6" w:rsidRPr="005505F6">
            <w:rPr>
              <w:rFonts w:ascii="Calibri" w:hAnsi="Calibri" w:cs="Calibri"/>
              <w:sz w:val="22"/>
              <w:szCs w:val="22"/>
              <w:rPrChange w:id="9844" w:author="Oliosi Francesco (GSE)" w:date="2025-09-09T16:52:00Z" w16du:dateUtc="2025-09-09T14:52:00Z">
                <w:rPr/>
              </w:rPrChange>
            </w:rPr>
            <w:delText xml:space="preserve"> </w:delText>
          </w:r>
        </w:del>
        <w:del w:id="9845" w:author="Santagata Fabiana (GSE)" w:date="2025-10-14T14:07:00Z">
          <w:r w:rsidR="005505F6" w:rsidRPr="005505F6">
            <w:rPr>
              <w:rFonts w:ascii="Calibri" w:hAnsi="Calibri" w:cs="Calibri"/>
              <w:sz w:val="22"/>
              <w:szCs w:val="22"/>
              <w:rPrChange w:id="9846" w:author="Oliosi Francesco (GSE)" w:date="2025-09-09T16:52:00Z" w16du:dateUtc="2025-09-09T14:52:00Z">
                <w:rPr/>
              </w:rPrChange>
            </w:rPr>
            <w:delText>quella indicata nella ricevuta rilasciata dal Port</w:delText>
          </w:r>
          <w:r w:rsidR="005505F6" w:rsidRPr="005505F6">
            <w:rPr>
              <w:rFonts w:ascii="Calibri" w:hAnsi="Calibri" w:cs="Calibri"/>
              <w:sz w:val="22"/>
              <w:szCs w:val="22"/>
              <w:rPrChange w:id="9847" w:author="Oliosi Francesco (GSE)" w:date="2025-09-09T16:52:00Z" w16du:dateUtc="2025-09-09T14:52:00Z">
                <w:rPr>
                  <w:i/>
                </w:rPr>
              </w:rPrChange>
            </w:rPr>
            <w:delText>al</w:delText>
          </w:r>
          <w:r w:rsidR="005505F6" w:rsidRPr="005505F6">
            <w:rPr>
              <w:rFonts w:ascii="Calibri" w:hAnsi="Calibri" w:cs="Calibri"/>
              <w:sz w:val="22"/>
              <w:szCs w:val="22"/>
              <w:rPrChange w:id="9848" w:author="Oliosi Francesco (GSE)" w:date="2025-09-09T16:52:00Z" w16du:dateUtc="2025-09-09T14:52:00Z">
                <w:rPr/>
              </w:rPrChange>
            </w:rPr>
            <w:delText>termico</w:delText>
          </w:r>
          <w:r w:rsidR="7E0BC2C0" w:rsidRPr="7618B2E5" w:rsidDel="7E0BC2C0">
            <w:rPr>
              <w:rFonts w:ascii="Calibri" w:hAnsi="Calibri" w:cs="Calibri"/>
              <w:sz w:val="22"/>
              <w:szCs w:val="22"/>
              <w:rPrChange w:id="9849" w:author="Oliosi Francesco (GSE)" w:date="2025-09-09T16:52:00Z">
                <w:rPr/>
              </w:rPrChange>
            </w:rPr>
            <w:delText xml:space="preserve"> al</w:delText>
          </w:r>
        </w:del>
        <w:del w:id="9850" w:author="Santagata Fabiana (GSE)" w:date="2025-10-13T13:30:00Z">
          <w:r w:rsidR="005505F6" w:rsidRPr="005505F6">
            <w:rPr>
              <w:rFonts w:ascii="Calibri" w:hAnsi="Calibri" w:cs="Calibri"/>
              <w:sz w:val="22"/>
              <w:szCs w:val="22"/>
              <w:rPrChange w:id="9851" w:author="Oliosi Francesco (GSE)" w:date="2025-09-09T16:52:00Z" w16du:dateUtc="2025-09-09T14:52:00Z">
                <w:rPr/>
              </w:rPrChange>
            </w:rPr>
            <w:delText xml:space="preserve"> termine della procedura informatica di</w:delText>
          </w:r>
        </w:del>
        <w:del w:id="9852" w:author="Santagata Fabiana (GSE)" w:date="2025-10-14T14:07:00Z">
          <w:r w:rsidR="005505F6" w:rsidRPr="005505F6">
            <w:rPr>
              <w:rFonts w:ascii="Calibri" w:hAnsi="Calibri" w:cs="Calibri"/>
              <w:sz w:val="22"/>
              <w:szCs w:val="22"/>
              <w:rPrChange w:id="9853" w:author="Oliosi Francesco (GSE)" w:date="2025-09-09T16:52:00Z" w16du:dateUtc="2025-09-09T14:52:00Z">
                <w:rPr/>
              </w:rPrChange>
            </w:rPr>
            <w:delText xml:space="preserve"> invio dell’istanza.</w:delText>
          </w:r>
        </w:del>
        <w:r w:rsidR="005505F6" w:rsidRPr="7618B2E5">
          <w:rPr>
            <w:rFonts w:ascii="Calibri" w:hAnsi="Calibri" w:cs="Calibri"/>
            <w:sz w:val="22"/>
            <w:szCs w:val="22"/>
            <w:rPrChange w:id="9854" w:author="Oliosi Francesco (GSE)" w:date="2025-09-09T16:52:00Z">
              <w:rPr/>
            </w:rPrChange>
          </w:rPr>
          <w:t>.</w:t>
        </w:r>
      </w:ins>
    </w:p>
    <w:p w14:paraId="0D25332B" w14:textId="6383CED6" w:rsidR="2E1476BE" w:rsidRDefault="2E1476BE">
      <w:pPr>
        <w:spacing w:line="276" w:lineRule="auto"/>
        <w:jc w:val="both"/>
        <w:rPr>
          <w:ins w:id="9855" w:author="Oliosi Francesco (GSE)" w:date="2025-09-09T16:52:00Z" w16du:dateUtc="2025-09-09T14:52:00Z"/>
          <w:del w:id="9856" w:author="Santagata Fabiana (GSE)" w:date="2025-10-13T14:10:00Z" w16du:dateUtc="2025-10-13T14:10:43Z"/>
          <w:sz w:val="22"/>
          <w:szCs w:val="22"/>
          <w:rPrChange w:id="9857" w:author="Oliosi Francesco (GSE)" w:date="2025-09-09T16:52:00Z">
            <w:rPr>
              <w:ins w:id="9858" w:author="Oliosi Francesco (GSE)" w:date="2025-09-09T16:52:00Z" w16du:dateUtc="2025-09-09T14:52:00Z"/>
              <w:del w:id="9859" w:author="Santagata Fabiana (GSE)" w:date="2025-10-13T14:10:00Z" w16du:dateUtc="2025-10-13T14:10:43Z"/>
            </w:rPr>
          </w:rPrChange>
        </w:rPr>
        <w:pPrChange w:id="9860" w:author="Santagata Fabiana (GSE)" w:date="2025-10-13T14:04:00Z">
          <w:pPr/>
        </w:pPrChange>
      </w:pPr>
    </w:p>
    <w:p w14:paraId="4999FE5A" w14:textId="25F3A8F6" w:rsidR="005505F6" w:rsidRDefault="005505F6">
      <w:pPr>
        <w:spacing w:line="276" w:lineRule="auto"/>
        <w:jc w:val="both"/>
        <w:rPr>
          <w:ins w:id="9861" w:author="Visone Rossana (GSE)" w:date="2025-10-09T15:02:00Z" w16du:dateUtc="2025-10-09T13:02:00Z"/>
          <w:del w:id="9862" w:author="Santagata Fabiana (GSE)" w:date="2025-10-13T14:22:00Z" w16du:dateUtc="2025-10-13T14:22:21Z"/>
          <w:rFonts w:ascii="Calibri" w:hAnsi="Calibri" w:cs="Calibri"/>
          <w:sz w:val="22"/>
          <w:szCs w:val="22"/>
        </w:rPr>
      </w:pPr>
      <w:ins w:id="9863" w:author="Oliosi Francesco (GSE)" w:date="2025-09-09T16:52:00Z">
        <w:del w:id="9864" w:author="Santagata Fabiana (GSE)" w:date="2025-10-13T14:22:00Z">
          <w:r w:rsidRPr="221AB42A">
            <w:rPr>
              <w:rFonts w:ascii="Calibri" w:hAnsi="Calibri" w:cs="Calibri"/>
              <w:sz w:val="22"/>
              <w:szCs w:val="22"/>
              <w:rPrChange w:id="9865" w:author="Oliosi Francesco (GSE)" w:date="2025-09-09T16:52:00Z" w16du:dateUtc="2025-09-09T14:52:00Z">
                <w:rPr>
                  <w:rFonts w:ascii="Calibri" w:eastAsiaTheme="majorEastAsia" w:hAnsi="Calibri" w:cs="Calibri"/>
                  <w:sz w:val="32"/>
                  <w:szCs w:val="32"/>
                </w:rPr>
              </w:rPrChange>
            </w:rPr>
            <w:delText>Il procedimento si articola nelle seguenti fasi</w:delText>
          </w:r>
        </w:del>
      </w:ins>
      <w:ins w:id="9866" w:author="Visone Rossana (GSE)" w:date="2025-09-23T19:01:00Z">
        <w:del w:id="9867" w:author="Santagata Fabiana (GSE)" w:date="2025-10-13T14:22:00Z">
          <w:r w:rsidR="00C87FCF" w:rsidRPr="221AB42A">
            <w:rPr>
              <w:rFonts w:ascii="Calibri" w:hAnsi="Calibri" w:cs="Calibri"/>
              <w:sz w:val="22"/>
              <w:szCs w:val="22"/>
            </w:rPr>
            <w:delText>:</w:delText>
          </w:r>
        </w:del>
      </w:ins>
    </w:p>
    <w:p w14:paraId="530321A9" w14:textId="5645FE26" w:rsidR="00BA7686" w:rsidRPr="005505F6" w:rsidRDefault="00BA7686">
      <w:pPr>
        <w:spacing w:line="276" w:lineRule="auto"/>
        <w:jc w:val="both"/>
        <w:rPr>
          <w:ins w:id="9868" w:author="Oliosi Francesco (GSE)" w:date="2025-09-09T16:52:00Z" w16du:dateUtc="2025-09-09T14:52:00Z"/>
          <w:del w:id="9869" w:author="Santagata Fabiana (GSE)" w:date="2025-10-14T14:08:00Z" w16du:dateUtc="2025-10-14T14:08:21Z"/>
          <w:sz w:val="22"/>
          <w:szCs w:val="22"/>
          <w:rPrChange w:id="9870" w:author="Oliosi Francesco (GSE)" w:date="2025-09-09T16:52:00Z" w16du:dateUtc="2025-09-09T14:52:00Z">
            <w:rPr>
              <w:ins w:id="9871" w:author="Oliosi Francesco (GSE)" w:date="2025-09-09T16:52:00Z" w16du:dateUtc="2025-09-09T14:52:00Z"/>
              <w:del w:id="9872" w:author="Santagata Fabiana (GSE)" w:date="2025-10-14T14:08:00Z" w16du:dateUtc="2025-10-14T14:08:21Z"/>
            </w:rPr>
          </w:rPrChange>
        </w:rPr>
        <w:pPrChange w:id="9873" w:author="Oliosi Francesco (GSE)" w:date="2025-09-09T16:53:00Z" w16du:dateUtc="2025-09-09T14:53:00Z">
          <w:pPr>
            <w:pStyle w:val="TITOLO1-REG"/>
            <w:spacing w:line="276" w:lineRule="auto"/>
          </w:pPr>
        </w:pPrChange>
      </w:pPr>
    </w:p>
    <w:p w14:paraId="33BF90EC" w14:textId="47276EF2" w:rsidR="005505F6" w:rsidRPr="005505F6" w:rsidDel="00BA7686" w:rsidRDefault="46C60434">
      <w:pPr>
        <w:rPr>
          <w:ins w:id="9874" w:author="Oliosi Francesco (GSE)" w:date="2025-09-09T16:52:00Z" w16du:dateUtc="2025-09-09T14:52:00Z"/>
          <w:del w:id="9875" w:author="Visone Rossana (GSE)" w:date="2025-10-09T15:02:00Z" w16du:dateUtc="2025-10-09T13:02:00Z"/>
        </w:rPr>
        <w:pPrChange w:id="9876" w:author="Oliosi Francesco (GSE)" w:date="2025-09-09T16:52:00Z" w16du:dateUtc="2025-09-09T14:52:00Z">
          <w:pPr>
            <w:pStyle w:val="TITOLO1-REG"/>
            <w:spacing w:line="276" w:lineRule="auto"/>
          </w:pPr>
        </w:pPrChange>
      </w:pPr>
      <w:ins w:id="9877" w:author="Visone Rossana (GSE)" w:date="2025-10-07T17:40:00Z" w16du:dateUtc="2025-10-07T15:40:00Z">
        <w:del w:id="9878" w:author="Visone Rossana (GSE)" w:date="2025-10-09T15:02:00Z" w16du:dateUtc="2025-10-09T13:02:00Z">
          <w:r w:rsidDel="00BA7686">
            <w:rPr>
              <w:rFonts w:ascii="Calibri" w:hAnsi="Calibri" w:cs="Calibri"/>
            </w:rPr>
            <w:delText>￼</w:delText>
          </w:r>
        </w:del>
      </w:ins>
      <w:ins w:id="9879" w:author="Oliosi Francesco (GSE)" w:date="2025-09-09T16:52:00Z">
        <w:del w:id="9880" w:author="Visone Rossana (GSE)" w:date="2025-10-09T15:02:00Z" w16du:dateUtc="2025-10-09T13:02:00Z">
          <w:r w:rsidR="00F7755E" w:rsidRPr="4429C915" w:rsidDel="00BA7686">
            <w:rPr>
              <w:rFonts w:ascii="Calibri" w:hAnsi="Calibri" w:cs="Calibri"/>
            </w:rPr>
            <w:delText>￼</w:delText>
          </w:r>
        </w:del>
      </w:ins>
    </w:p>
    <w:p w14:paraId="5727797C" w14:textId="179ED4EC" w:rsidR="005505F6" w:rsidRDefault="00BA7686" w:rsidP="00BA7686">
      <w:pPr>
        <w:jc w:val="center"/>
        <w:rPr>
          <w:ins w:id="9881" w:author="Visone Rossana (GSE)" w:date="2025-10-09T15:02:00Z" w16du:dateUtc="2025-10-09T13:02:00Z"/>
        </w:rPr>
      </w:pPr>
      <w:ins w:id="9882" w:author="Visone Rossana (GSE)" w:date="2025-10-09T15:01:00Z" w16du:dateUtc="2025-10-09T13:01:00Z">
        <w:r>
          <w:rPr>
            <w:rFonts w:ascii="Calibri" w:hAnsi="Calibri" w:cs="Calibri"/>
          </w:rPr>
          <w:t>￼</w:t>
        </w:r>
      </w:ins>
    </w:p>
    <w:p w14:paraId="3ED2ED34" w14:textId="25E75E5A" w:rsidR="00BA7686" w:rsidRDefault="00BA7686">
      <w:pPr>
        <w:jc w:val="center"/>
        <w:pPrChange w:id="9883" w:author="Visone Rossana (GSE)" w:date="2025-10-09T15:01:00Z" w16du:dateUtc="2025-10-09T13:01:00Z">
          <w:pPr>
            <w:pStyle w:val="TITOLO1-REG"/>
          </w:pPr>
        </w:pPrChange>
      </w:pPr>
    </w:p>
    <w:tbl>
      <w:tblPr>
        <w:tblpPr w:leftFromText="141" w:rightFromText="141" w:vertAnchor="text" w:horzAnchor="margin" w:tblpY="76"/>
        <w:tblW w:w="4947" w:type="pct"/>
        <w:tblCellMar>
          <w:left w:w="0" w:type="dxa"/>
          <w:right w:w="0" w:type="dxa"/>
        </w:tblCellMar>
        <w:tblLook w:val="00A0" w:firstRow="1" w:lastRow="0" w:firstColumn="1" w:lastColumn="0" w:noHBand="0" w:noVBand="0"/>
      </w:tblPr>
      <w:tblGrid>
        <w:gridCol w:w="9490"/>
      </w:tblGrid>
      <w:tr w:rsidR="005505F6" w:rsidRPr="00C07C38" w14:paraId="21FBD35A" w14:textId="77777777">
        <w:trPr>
          <w:trHeight w:val="332"/>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vAlign w:val="center"/>
          </w:tcPr>
          <w:p w14:paraId="206C7C64" w14:textId="77777777" w:rsidR="005505F6" w:rsidRPr="002001C3" w:rsidRDefault="005505F6">
            <w:pPr>
              <w:spacing w:before="60" w:after="60" w:line="276" w:lineRule="auto"/>
              <w:jc w:val="both"/>
              <w:rPr>
                <w:rFonts w:cstheme="minorHAnsi"/>
                <w:sz w:val="22"/>
                <w:szCs w:val="22"/>
              </w:rPr>
            </w:pPr>
            <w:r w:rsidRPr="002001C3">
              <w:rPr>
                <w:rFonts w:cstheme="minorHAnsi"/>
                <w:sz w:val="22"/>
                <w:szCs w:val="22"/>
              </w:rPr>
              <w:t>Nel caso di realizzazione di più interventi relativi allo stesso edificio o unità immobiliare, realizzati nell’ambito di uno stesso progetto di efficienza energetica e/o di produzione di energia termica da fonti rinnovabili, il Soggetto Responsabile deve presentare al GSE una sola scheda-domanda (scheda “</w:t>
            </w:r>
            <w:r w:rsidRPr="002001C3">
              <w:rPr>
                <w:rFonts w:cstheme="minorHAnsi"/>
                <w:b/>
                <w:sz w:val="22"/>
                <w:szCs w:val="22"/>
              </w:rPr>
              <w:t>multi-intervento</w:t>
            </w:r>
            <w:r w:rsidRPr="002001C3">
              <w:rPr>
                <w:rFonts w:cstheme="minorHAnsi"/>
                <w:sz w:val="22"/>
                <w:szCs w:val="22"/>
              </w:rPr>
              <w:t xml:space="preserve">”). </w:t>
            </w:r>
          </w:p>
          <w:p w14:paraId="7CECC2D8" w14:textId="4752E2D7" w:rsidR="005505F6" w:rsidRPr="00C07C38" w:rsidRDefault="005505F6">
            <w:pPr>
              <w:spacing w:after="120" w:line="276" w:lineRule="auto"/>
              <w:jc w:val="both"/>
            </w:pPr>
            <w:r w:rsidRPr="01F91C0F">
              <w:rPr>
                <w:rFonts w:cstheme="minorBidi"/>
                <w:b/>
                <w:sz w:val="22"/>
                <w:szCs w:val="22"/>
              </w:rPr>
              <w:t>In tale ipotesi</w:t>
            </w:r>
            <w:ins w:id="9884" w:author="Santagata Fabiana (GSE)" w:date="2025-10-13T14:33:00Z">
              <w:r w:rsidR="1ED7951F" w:rsidRPr="01F91C0F">
                <w:rPr>
                  <w:rFonts w:cstheme="minorBidi"/>
                  <w:b/>
                  <w:bCs/>
                  <w:sz w:val="22"/>
                  <w:szCs w:val="22"/>
                </w:rPr>
                <w:t>,</w:t>
              </w:r>
            </w:ins>
            <w:r w:rsidRPr="01F91C0F">
              <w:rPr>
                <w:rFonts w:cstheme="minorBidi"/>
                <w:b/>
                <w:sz w:val="22"/>
                <w:szCs w:val="22"/>
              </w:rPr>
              <w:t xml:space="preserve"> la data di conclusione dell’intervento corrisponde a quella della conclusione dei lavori dell’ultimo intervento realizzato</w:t>
            </w:r>
            <w:r w:rsidRPr="01F91C0F">
              <w:rPr>
                <w:rFonts w:cstheme="minorBidi"/>
                <w:sz w:val="22"/>
                <w:szCs w:val="22"/>
              </w:rPr>
              <w:t>.</w:t>
            </w:r>
          </w:p>
        </w:tc>
      </w:tr>
    </w:tbl>
    <w:p w14:paraId="19DED96A" w14:textId="7EA5E344" w:rsidR="005505F6" w:rsidDel="00C45A7B" w:rsidRDefault="005505F6" w:rsidP="00633B38">
      <w:pPr>
        <w:pStyle w:val="TITOLO20"/>
        <w:rPr>
          <w:del w:id="9885" w:author="Visone Rossana (GSE)" w:date="2025-09-10T09:58:00Z" w16du:dateUtc="2025-09-10T07:58:00Z"/>
        </w:rPr>
      </w:pPr>
      <w:bookmarkStart w:id="9886" w:name="_Toc209518444"/>
      <w:bookmarkStart w:id="9887" w:name="_Toc209615305"/>
      <w:bookmarkStart w:id="9888" w:name="_Toc210029625"/>
      <w:bookmarkStart w:id="9889" w:name="_Toc210029957"/>
      <w:bookmarkStart w:id="9890" w:name="_Toc210311938"/>
      <w:bookmarkStart w:id="9891" w:name="_Toc210658804"/>
      <w:bookmarkEnd w:id="9886"/>
      <w:bookmarkEnd w:id="9887"/>
      <w:bookmarkEnd w:id="9888"/>
      <w:bookmarkEnd w:id="9889"/>
      <w:bookmarkEnd w:id="9890"/>
      <w:bookmarkEnd w:id="9891"/>
    </w:p>
    <w:p w14:paraId="7AD37688" w14:textId="7B592485" w:rsidR="00C45A7B" w:rsidRPr="00C45A7B" w:rsidRDefault="00C45A7B" w:rsidP="00633B38">
      <w:pPr>
        <w:rPr>
          <w:ins w:id="9892" w:author="Visone Rossana (GSE)" w:date="2025-10-09T15:03:00Z" w16du:dateUtc="2025-10-09T13:03:00Z"/>
        </w:rPr>
      </w:pPr>
    </w:p>
    <w:p w14:paraId="42587292" w14:textId="55BB06B4" w:rsidR="005505F6" w:rsidDel="00393871" w:rsidRDefault="005505F6">
      <w:pPr>
        <w:pStyle w:val="TITOLO3GSE"/>
        <w:rPr>
          <w:del w:id="9893" w:author="Visone Rossana (GSE)" w:date="2025-09-10T10:56:00Z" w16du:dateUtc="2025-09-10T08:56:00Z"/>
        </w:rPr>
        <w:pPrChange w:id="9894" w:author="Oliosi Francesco (GSE)" w:date="2025-10-13T18:19:00Z" w16du:dateUtc="2025-10-13T16:19:00Z">
          <w:pPr>
            <w:pStyle w:val="TITOLO3GSE"/>
            <w:ind w:left="426"/>
          </w:pPr>
        </w:pPrChange>
      </w:pPr>
      <w:bookmarkStart w:id="9895" w:name="_Toc209518445"/>
      <w:bookmarkStart w:id="9896" w:name="_Toc209615306"/>
      <w:bookmarkStart w:id="9897" w:name="_Toc210029626"/>
      <w:bookmarkStart w:id="9898" w:name="_Toc210029958"/>
      <w:bookmarkStart w:id="9899" w:name="_Toc210311939"/>
      <w:bookmarkStart w:id="9900" w:name="_Toc210658805"/>
      <w:bookmarkEnd w:id="9895"/>
      <w:bookmarkEnd w:id="9896"/>
      <w:bookmarkEnd w:id="9897"/>
      <w:bookmarkEnd w:id="9898"/>
      <w:bookmarkEnd w:id="9899"/>
      <w:bookmarkEnd w:id="9900"/>
    </w:p>
    <w:p w14:paraId="401C39CF" w14:textId="37C96F02" w:rsidR="00BA7686" w:rsidRPr="00B80983" w:rsidRDefault="00633B38" w:rsidP="00633B38">
      <w:pPr>
        <w:pStyle w:val="TITOLO3GSE"/>
      </w:pPr>
      <w:bookmarkStart w:id="9901" w:name="_Toc212462280"/>
      <w:ins w:id="9902" w:author="Oliosi Francesco (GSE)" w:date="2025-10-13T18:23:00Z" w16du:dateUtc="2025-10-13T16:23:00Z">
        <w:r>
          <w:t xml:space="preserve">4.1.2. </w:t>
        </w:r>
      </w:ins>
      <w:del w:id="9903" w:author="Visone Rossana (GSE)" w:date="2025-10-09T15:03:00Z" w16du:dateUtc="2025-10-09T13:03:00Z">
        <w:r w:rsidR="00CF3D84" w:rsidDel="00CF3D84">
          <w:delText xml:space="preserve">Accesso su prenotazione   </w:delText>
        </w:r>
      </w:del>
      <w:ins w:id="9904" w:author="Visone Rossana (GSE)" w:date="2025-10-09T15:03:00Z" w16du:dateUtc="2025-10-09T13:03:00Z">
        <w:r w:rsidR="00BA7686">
          <w:t>Accesso su prenotazione</w:t>
        </w:r>
      </w:ins>
      <w:bookmarkEnd w:id="9901"/>
    </w:p>
    <w:p w14:paraId="0561B19E" w14:textId="65AFA34F" w:rsidR="001A1909" w:rsidRPr="002001C3" w:rsidRDefault="644F445D" w:rsidP="001A1909">
      <w:pPr>
        <w:spacing w:after="120" w:line="276" w:lineRule="auto"/>
        <w:jc w:val="both"/>
        <w:rPr>
          <w:rFonts w:ascii="Calibri" w:hAnsi="Calibri" w:cs="Calibri"/>
          <w:sz w:val="22"/>
          <w:szCs w:val="22"/>
        </w:rPr>
      </w:pPr>
      <w:ins w:id="9905" w:author="Santagata Fabiana (GSE)" w:date="2025-10-13T14:34:00Z">
        <w:r w:rsidRPr="1552E9CF">
          <w:rPr>
            <w:rFonts w:ascii="Calibri" w:hAnsi="Calibri" w:cs="Calibri"/>
            <w:sz w:val="22"/>
            <w:szCs w:val="22"/>
          </w:rPr>
          <w:t>Ai sensi d</w:t>
        </w:r>
      </w:ins>
      <w:ins w:id="9906" w:author="Santagata Fabiana (GSE)" w:date="2025-10-13T14:35:00Z">
        <w:r w:rsidRPr="1552E9CF">
          <w:rPr>
            <w:rFonts w:ascii="Calibri" w:hAnsi="Calibri" w:cs="Calibri"/>
            <w:sz w:val="22"/>
            <w:szCs w:val="22"/>
          </w:rPr>
          <w:t>ell’a</w:t>
        </w:r>
      </w:ins>
      <w:ins w:id="9907" w:author="Santagata Fabiana (GSE)" w:date="2025-10-13T14:34:00Z">
        <w:r w:rsidRPr="1552E9CF">
          <w:rPr>
            <w:rFonts w:ascii="Calibri" w:hAnsi="Calibri" w:cs="Calibri"/>
            <w:sz w:val="22"/>
            <w:szCs w:val="22"/>
          </w:rPr>
          <w:t>rt. 14, comma 2, lett. b)</w:t>
        </w:r>
      </w:ins>
      <w:ins w:id="9908" w:author="Santagata Fabiana (GSE)" w:date="2025-10-13T14:35:00Z">
        <w:r w:rsidRPr="1552E9CF">
          <w:rPr>
            <w:rFonts w:ascii="Calibri" w:hAnsi="Calibri" w:cs="Calibri"/>
            <w:sz w:val="22"/>
            <w:szCs w:val="22"/>
          </w:rPr>
          <w:t>,</w:t>
        </w:r>
      </w:ins>
      <w:ins w:id="9909" w:author="Santagata Fabiana (GSE)" w:date="2025-10-13T14:34:00Z">
        <w:r w:rsidRPr="1552E9CF">
          <w:rPr>
            <w:rFonts w:ascii="Calibri" w:hAnsi="Calibri" w:cs="Calibri"/>
            <w:sz w:val="22"/>
            <w:szCs w:val="22"/>
          </w:rPr>
          <w:t xml:space="preserve"> del Decreto</w:t>
        </w:r>
      </w:ins>
      <w:ins w:id="9910" w:author="Santagata Fabiana (GSE)" w:date="2025-10-13T14:35:00Z">
        <w:r w:rsidRPr="1552E9CF">
          <w:rPr>
            <w:rFonts w:ascii="Calibri" w:hAnsi="Calibri" w:cs="Calibri"/>
            <w:sz w:val="22"/>
            <w:szCs w:val="22"/>
          </w:rPr>
          <w:t>,</w:t>
        </w:r>
      </w:ins>
      <w:ins w:id="9911" w:author="Santagata Fabiana (GSE)" w:date="2025-10-13T14:34:00Z">
        <w:r w:rsidRPr="1552E9CF">
          <w:rPr>
            <w:rFonts w:ascii="Calibri" w:hAnsi="Calibri" w:cs="Calibri"/>
            <w:sz w:val="22"/>
            <w:szCs w:val="22"/>
          </w:rPr>
          <w:t xml:space="preserve"> </w:t>
        </w:r>
      </w:ins>
      <w:ins w:id="9912" w:author="Santagata Fabiana (GSE)" w:date="2025-10-13T14:35:00Z">
        <w:r w:rsidRPr="1552E9CF">
          <w:rPr>
            <w:rFonts w:ascii="Calibri" w:hAnsi="Calibri" w:cs="Calibri"/>
            <w:sz w:val="22"/>
            <w:szCs w:val="22"/>
          </w:rPr>
          <w:t>l</w:t>
        </w:r>
      </w:ins>
      <w:del w:id="9913" w:author="Santagata Fabiana (GSE)" w:date="2025-10-13T14:35:00Z">
        <w:r w:rsidRPr="1552E9CF" w:rsidDel="001A1909">
          <w:rPr>
            <w:rFonts w:ascii="Calibri" w:hAnsi="Calibri" w:cs="Calibri"/>
            <w:sz w:val="22"/>
            <w:szCs w:val="22"/>
          </w:rPr>
          <w:delText>L</w:delText>
        </w:r>
      </w:del>
      <w:r w:rsidR="001A1909" w:rsidRPr="1552E9CF">
        <w:rPr>
          <w:rFonts w:ascii="Calibri" w:hAnsi="Calibri" w:cs="Calibri"/>
          <w:sz w:val="22"/>
          <w:szCs w:val="22"/>
        </w:rPr>
        <w:t xml:space="preserve">a richiesta </w:t>
      </w:r>
      <w:del w:id="9914" w:author="Santagata Fabiana (GSE)" w:date="2025-10-13T14:35:00Z">
        <w:r w:rsidRPr="1552E9CF" w:rsidDel="001A1909">
          <w:rPr>
            <w:rFonts w:ascii="Calibri" w:hAnsi="Calibri" w:cs="Calibri"/>
            <w:sz w:val="22"/>
            <w:szCs w:val="22"/>
          </w:rPr>
          <w:delText xml:space="preserve">di </w:delText>
        </w:r>
      </w:del>
      <w:ins w:id="9915" w:author="Santagata Fabiana (GSE)" w:date="2025-10-13T14:35:00Z">
        <w:r w:rsidR="0BFE3497" w:rsidRPr="1552E9CF">
          <w:rPr>
            <w:rFonts w:ascii="Calibri" w:hAnsi="Calibri" w:cs="Calibri"/>
            <w:sz w:val="22"/>
            <w:szCs w:val="22"/>
          </w:rPr>
          <w:t xml:space="preserve">incentivi tramite </w:t>
        </w:r>
      </w:ins>
      <w:r w:rsidR="001A1909" w:rsidRPr="1552E9CF">
        <w:rPr>
          <w:rFonts w:ascii="Calibri" w:hAnsi="Calibri" w:cs="Calibri"/>
          <w:sz w:val="22"/>
          <w:szCs w:val="22"/>
        </w:rPr>
        <w:t>prenotazione può essere presentata</w:t>
      </w:r>
      <w:ins w:id="9916" w:author="Santagata Fabiana (GSE)" w:date="2025-10-13T14:33:00Z">
        <w:r w:rsidR="7769AA4E" w:rsidRPr="1552E9CF">
          <w:rPr>
            <w:rFonts w:ascii="Calibri" w:hAnsi="Calibri" w:cs="Calibri"/>
            <w:sz w:val="22"/>
            <w:szCs w:val="22"/>
          </w:rPr>
          <w:t xml:space="preserve"> </w:t>
        </w:r>
      </w:ins>
      <w:ins w:id="9917" w:author="Santagata Fabiana (GSE)" w:date="2025-10-13T14:35:00Z">
        <w:r w:rsidR="77E7544A" w:rsidRPr="1552E9CF">
          <w:rPr>
            <w:rFonts w:ascii="Calibri" w:hAnsi="Calibri" w:cs="Calibri"/>
            <w:sz w:val="22"/>
            <w:szCs w:val="22"/>
          </w:rPr>
          <w:t>esclusiva</w:t>
        </w:r>
      </w:ins>
      <w:ins w:id="9918" w:author="Santagata Fabiana (GSE)" w:date="2025-10-13T14:33:00Z">
        <w:r w:rsidR="7769AA4E" w:rsidRPr="1552E9CF">
          <w:rPr>
            <w:rFonts w:ascii="Calibri" w:hAnsi="Calibri" w:cs="Calibri"/>
            <w:sz w:val="22"/>
            <w:szCs w:val="22"/>
          </w:rPr>
          <w:t xml:space="preserve">mente </w:t>
        </w:r>
      </w:ins>
      <w:ins w:id="9919" w:author="Santagata Fabiana (GSE)" w:date="2025-10-14T08:34:00Z">
        <w:r w:rsidR="1BEF8219" w:rsidRPr="1552E9CF">
          <w:rPr>
            <w:rFonts w:ascii="Calibri" w:hAnsi="Calibri" w:cs="Calibri"/>
            <w:sz w:val="22"/>
            <w:szCs w:val="22"/>
          </w:rPr>
          <w:t>nel caso in cui il Soggetto Ammesso sia una</w:t>
        </w:r>
      </w:ins>
      <w:ins w:id="9920" w:author="Santagata Fabiana (GSE)" w:date="2025-10-13T14:41:00Z">
        <w:r w:rsidR="1E04319F" w:rsidRPr="1552E9CF">
          <w:rPr>
            <w:rFonts w:ascii="Calibri" w:hAnsi="Calibri" w:cs="Calibri"/>
            <w:sz w:val="22"/>
            <w:szCs w:val="22"/>
          </w:rPr>
          <w:t xml:space="preserve"> Amministrazion</w:t>
        </w:r>
      </w:ins>
      <w:ins w:id="9921" w:author="Santagata Fabiana (GSE)" w:date="2025-10-14T08:34:00Z">
        <w:r w:rsidR="75DA22A8" w:rsidRPr="1552E9CF">
          <w:rPr>
            <w:rFonts w:ascii="Calibri" w:hAnsi="Calibri" w:cs="Calibri"/>
            <w:sz w:val="22"/>
            <w:szCs w:val="22"/>
          </w:rPr>
          <w:t>e</w:t>
        </w:r>
      </w:ins>
      <w:ins w:id="9922" w:author="Santagata Fabiana (GSE)" w:date="2025-10-13T14:41:00Z">
        <w:r w:rsidR="1E04319F" w:rsidRPr="1552E9CF">
          <w:rPr>
            <w:rFonts w:ascii="Calibri" w:hAnsi="Calibri" w:cs="Calibri"/>
            <w:sz w:val="22"/>
            <w:szCs w:val="22"/>
          </w:rPr>
          <w:t xml:space="preserve"> Pubblic</w:t>
        </w:r>
      </w:ins>
      <w:ins w:id="9923" w:author="Santagata Fabiana (GSE)" w:date="2025-10-14T08:34:00Z">
        <w:r w:rsidR="5161D20F" w:rsidRPr="1552E9CF">
          <w:rPr>
            <w:rFonts w:ascii="Calibri" w:hAnsi="Calibri" w:cs="Calibri"/>
            <w:sz w:val="22"/>
            <w:szCs w:val="22"/>
          </w:rPr>
          <w:t>a di cui agli artt.</w:t>
        </w:r>
      </w:ins>
      <w:ins w:id="9924" w:author="Santagata Fabiana (GSE)" w:date="2025-10-13T14:33:00Z">
        <w:r w:rsidR="7769AA4E" w:rsidRPr="1552E9CF">
          <w:rPr>
            <w:rFonts w:ascii="Calibri" w:hAnsi="Calibri" w:cs="Calibri"/>
            <w:sz w:val="22"/>
            <w:szCs w:val="22"/>
          </w:rPr>
          <w:t xml:space="preserve"> 4, comma </w:t>
        </w:r>
      </w:ins>
      <w:ins w:id="9925" w:author="Santagata Fabiana (GSE)" w:date="2025-10-13T14:34:00Z">
        <w:r w:rsidR="7769AA4E" w:rsidRPr="1552E9CF">
          <w:rPr>
            <w:rFonts w:ascii="Calibri" w:hAnsi="Calibri" w:cs="Calibri"/>
            <w:sz w:val="22"/>
            <w:szCs w:val="22"/>
          </w:rPr>
          <w:t>1, lett</w:t>
        </w:r>
      </w:ins>
      <w:ins w:id="9926" w:author="Santagata Fabiana (GSE)" w:date="2025-10-13T14:42:00Z">
        <w:r w:rsidR="2378139F" w:rsidRPr="1552E9CF">
          <w:rPr>
            <w:rFonts w:ascii="Calibri" w:hAnsi="Calibri" w:cs="Calibri"/>
            <w:sz w:val="22"/>
            <w:szCs w:val="22"/>
          </w:rPr>
          <w:t>era</w:t>
        </w:r>
      </w:ins>
      <w:ins w:id="9927" w:author="Santagata Fabiana (GSE)" w:date="2025-10-13T14:34:00Z">
        <w:r w:rsidR="7769AA4E" w:rsidRPr="1552E9CF">
          <w:rPr>
            <w:rFonts w:ascii="Calibri" w:hAnsi="Calibri" w:cs="Calibri"/>
            <w:sz w:val="22"/>
            <w:szCs w:val="22"/>
          </w:rPr>
          <w:t xml:space="preserve"> a) e 7, comma 1, lett</w:t>
        </w:r>
      </w:ins>
      <w:ins w:id="9928" w:author="Santagata Fabiana (GSE)" w:date="2025-10-13T14:42:00Z">
        <w:r w:rsidR="1C4489E5" w:rsidRPr="1552E9CF">
          <w:rPr>
            <w:rFonts w:ascii="Calibri" w:hAnsi="Calibri" w:cs="Calibri"/>
            <w:sz w:val="22"/>
            <w:szCs w:val="22"/>
          </w:rPr>
          <w:t>era</w:t>
        </w:r>
      </w:ins>
      <w:ins w:id="9929" w:author="Santagata Fabiana (GSE)" w:date="2025-10-13T14:34:00Z">
        <w:r w:rsidR="7769AA4E" w:rsidRPr="1552E9CF">
          <w:rPr>
            <w:rFonts w:ascii="Calibri" w:hAnsi="Calibri" w:cs="Calibri"/>
            <w:sz w:val="22"/>
            <w:szCs w:val="22"/>
          </w:rPr>
          <w:t xml:space="preserve"> a) del Decreto</w:t>
        </w:r>
      </w:ins>
      <w:r w:rsidR="001A1909" w:rsidRPr="1552E9CF">
        <w:rPr>
          <w:rFonts w:ascii="Calibri" w:hAnsi="Calibri" w:cs="Calibri"/>
          <w:sz w:val="22"/>
          <w:szCs w:val="22"/>
        </w:rPr>
        <w:t xml:space="preserve">, </w:t>
      </w:r>
      <w:ins w:id="9930" w:author="Santagata Fabiana (GSE)" w:date="2025-10-13T14:35:00Z">
        <w:r w:rsidR="0B5A9014" w:rsidRPr="1552E9CF">
          <w:rPr>
            <w:rFonts w:ascii="Calibri" w:hAnsi="Calibri" w:cs="Calibri"/>
            <w:sz w:val="22"/>
            <w:szCs w:val="22"/>
          </w:rPr>
          <w:t>al verificarsi di una del</w:t>
        </w:r>
      </w:ins>
      <w:ins w:id="9931" w:author="Santagata Fabiana (GSE)" w:date="2025-10-13T14:36:00Z">
        <w:r w:rsidR="0B5A9014" w:rsidRPr="1552E9CF">
          <w:rPr>
            <w:rFonts w:ascii="Calibri" w:hAnsi="Calibri" w:cs="Calibri"/>
            <w:sz w:val="22"/>
            <w:szCs w:val="22"/>
          </w:rPr>
          <w:t>le seguenti condizioni</w:t>
        </w:r>
      </w:ins>
      <w:del w:id="9932" w:author="Santagata Fabiana (GSE)" w:date="2025-10-13T14:35:00Z">
        <w:r w:rsidRPr="1552E9CF" w:rsidDel="001A1909">
          <w:rPr>
            <w:rFonts w:ascii="Calibri" w:hAnsi="Calibri" w:cs="Calibri"/>
            <w:sz w:val="22"/>
            <w:szCs w:val="22"/>
          </w:rPr>
          <w:delText xml:space="preserve">in conformità a quanto previsto dall’art. 14, comma 2, lett. b) del Decreto, </w:delText>
        </w:r>
      </w:del>
      <w:del w:id="9933" w:author="Santagata Fabiana (GSE)" w:date="2025-10-13T14:36:00Z">
        <w:r w:rsidRPr="1552E9CF" w:rsidDel="001A1909">
          <w:rPr>
            <w:rFonts w:ascii="Calibri" w:hAnsi="Calibri" w:cs="Calibri"/>
            <w:sz w:val="22"/>
            <w:szCs w:val="22"/>
          </w:rPr>
          <w:delText>nei seguenti casi</w:delText>
        </w:r>
      </w:del>
      <w:r w:rsidR="001A1909" w:rsidRPr="1552E9CF">
        <w:rPr>
          <w:rFonts w:ascii="Calibri" w:hAnsi="Calibri" w:cs="Calibri"/>
          <w:sz w:val="22"/>
          <w:szCs w:val="22"/>
        </w:rPr>
        <w:t>:</w:t>
      </w:r>
    </w:p>
    <w:p w14:paraId="0FE7AF27" w14:textId="35AE1B07" w:rsidR="001A1909" w:rsidRPr="00AC3A29" w:rsidRDefault="001A1909" w:rsidP="1552E9CF">
      <w:pPr>
        <w:pStyle w:val="Paragrafoelenco"/>
        <w:numPr>
          <w:ilvl w:val="0"/>
          <w:numId w:val="74"/>
        </w:numPr>
        <w:spacing w:after="120" w:line="276" w:lineRule="auto"/>
        <w:jc w:val="both"/>
        <w:rPr>
          <w:rFonts w:ascii="Calibri" w:hAnsi="Calibri" w:cs="Calibri"/>
        </w:rPr>
      </w:pPr>
      <w:r w:rsidRPr="1552E9CF">
        <w:rPr>
          <w:rFonts w:ascii="Calibri" w:hAnsi="Calibri" w:cs="Calibri"/>
          <w:b/>
          <w:bCs/>
          <w:sz w:val="22"/>
          <w:szCs w:val="22"/>
        </w:rPr>
        <w:t>in presenza di una diagnosi energetica</w:t>
      </w:r>
      <w:r w:rsidR="00364CAC" w:rsidRPr="1552E9CF">
        <w:rPr>
          <w:rFonts w:ascii="Calibri" w:hAnsi="Calibri" w:cs="Calibri"/>
          <w:b/>
          <w:bCs/>
          <w:sz w:val="22"/>
          <w:szCs w:val="22"/>
        </w:rPr>
        <w:t xml:space="preserve"> e</w:t>
      </w:r>
      <w:r w:rsidR="00364CAC" w:rsidRPr="1552E9CF">
        <w:rPr>
          <w:rFonts w:ascii="Calibri" w:hAnsi="Calibri" w:cs="Calibri"/>
          <w:sz w:val="22"/>
          <w:szCs w:val="22"/>
          <w:rPrChange w:id="9934" w:author="Santagata Fabiana (GSE)" w:date="2025-10-13T17:05:00Z">
            <w:rPr>
              <w:rFonts w:ascii="Calibri" w:hAnsi="Calibri" w:cs="Calibri"/>
              <w:b/>
              <w:bCs/>
              <w:sz w:val="22"/>
              <w:szCs w:val="22"/>
            </w:rPr>
          </w:rPrChange>
        </w:rPr>
        <w:t xml:space="preserve"> </w:t>
      </w:r>
      <w:del w:id="9935" w:author="Visone Rossana (GSE)" w:date="2025-09-28T20:07:00Z">
        <w:r w:rsidRPr="1552E9CF" w:rsidDel="001A1909">
          <w:rPr>
            <w:rFonts w:ascii="Calibri" w:hAnsi="Calibri" w:cs="Calibri"/>
            <w:b/>
            <w:bCs/>
            <w:sz w:val="22"/>
            <w:szCs w:val="22"/>
          </w:rPr>
          <w:delText xml:space="preserve">, </w:delText>
        </w:r>
      </w:del>
      <w:r w:rsidRPr="1552E9CF">
        <w:rPr>
          <w:rFonts w:ascii="Calibri" w:hAnsi="Calibri" w:cs="Calibri"/>
          <w:b/>
          <w:bCs/>
          <w:sz w:val="22"/>
          <w:szCs w:val="22"/>
          <w:rPrChange w:id="9936" w:author="Santagata Fabiana (GSE)" w:date="2025-10-13T17:05:00Z">
            <w:rPr>
              <w:rFonts w:ascii="Calibri" w:hAnsi="Calibri" w:cs="Calibri"/>
              <w:sz w:val="22"/>
              <w:szCs w:val="22"/>
            </w:rPr>
          </w:rPrChange>
        </w:rPr>
        <w:t>d</w:t>
      </w:r>
      <w:r w:rsidRPr="1552E9CF">
        <w:rPr>
          <w:rFonts w:ascii="Calibri" w:hAnsi="Calibri" w:cs="Calibri"/>
          <w:b/>
          <w:bCs/>
          <w:sz w:val="22"/>
          <w:szCs w:val="22"/>
          <w:rPrChange w:id="9937" w:author="Visone Rossana (GSE)" w:date="2025-09-23T15:13:00Z">
            <w:rPr>
              <w:rFonts w:ascii="Calibri" w:hAnsi="Calibri" w:cs="Calibri"/>
              <w:sz w:val="22"/>
              <w:szCs w:val="22"/>
            </w:rPr>
          </w:rPrChange>
        </w:rPr>
        <w:t>i un provvedimento o altro atto amministrativo</w:t>
      </w:r>
      <w:r w:rsidRPr="1552E9CF">
        <w:rPr>
          <w:rFonts w:ascii="Calibri" w:hAnsi="Calibri" w:cs="Calibri"/>
          <w:sz w:val="22"/>
          <w:szCs w:val="22"/>
        </w:rPr>
        <w:t xml:space="preserve"> di impegno all’esecuzione di uno degli interventi indicati nella diagnosi energetica </w:t>
      </w:r>
      <w:ins w:id="9938" w:author="Santagata Fabiana (GSE)" w:date="2025-10-13T14:44:00Z">
        <w:r w:rsidR="6DD8EDE5" w:rsidRPr="1552E9CF">
          <w:rPr>
            <w:rFonts w:ascii="Calibri" w:hAnsi="Calibri" w:cs="Calibri"/>
            <w:sz w:val="22"/>
            <w:szCs w:val="22"/>
          </w:rPr>
          <w:t>che siano coerenti con quanto previsto dagli artt. 5 e 8 del Decreto</w:t>
        </w:r>
      </w:ins>
      <w:ins w:id="9939" w:author="Visone Rossana (GSE)" w:date="2025-10-28T11:58:00Z" w16du:dateUtc="2025-10-28T10:58:00Z">
        <w:r w:rsidR="0035792A">
          <w:rPr>
            <w:rFonts w:ascii="Calibri" w:hAnsi="Calibri" w:cs="Calibri"/>
            <w:sz w:val="22"/>
            <w:szCs w:val="22"/>
          </w:rPr>
          <w:t xml:space="preserve">, </w:t>
        </w:r>
        <w:r w:rsidR="0035792A" w:rsidRPr="1552E9CF">
          <w:rPr>
            <w:rFonts w:ascii="Calibri" w:hAnsi="Calibri" w:cs="Calibri"/>
            <w:sz w:val="22"/>
            <w:szCs w:val="22"/>
          </w:rPr>
          <w:t xml:space="preserve">nel caso in cui l’Amministrazione Pubblica sia il </w:t>
        </w:r>
        <w:r w:rsidR="0035792A" w:rsidRPr="1552E9CF">
          <w:rPr>
            <w:rFonts w:ascii="Calibri" w:hAnsi="Calibri" w:cs="Calibri"/>
            <w:sz w:val="22"/>
            <w:szCs w:val="22"/>
          </w:rPr>
          <w:lastRenderedPageBreak/>
          <w:t>Soggetto Responsabile</w:t>
        </w:r>
      </w:ins>
      <w:ins w:id="9940" w:author="Santagata Fabiana (GSE)" w:date="2025-10-13T14:51:00Z">
        <w:r w:rsidR="5FCC09BE" w:rsidRPr="1552E9CF">
          <w:rPr>
            <w:rFonts w:ascii="Calibri" w:hAnsi="Calibri" w:cs="Calibri"/>
            <w:sz w:val="22"/>
            <w:szCs w:val="22"/>
          </w:rPr>
          <w:t xml:space="preserve">. </w:t>
        </w:r>
      </w:ins>
      <w:ins w:id="9941" w:author="Santagata Fabiana (GSE)" w:date="2025-10-13T14:52:00Z">
        <w:r w:rsidR="5FCC09BE" w:rsidRPr="1552E9CF">
          <w:rPr>
            <w:rFonts w:ascii="Calibri" w:hAnsi="Calibri" w:cs="Calibri"/>
            <w:sz w:val="22"/>
            <w:szCs w:val="22"/>
          </w:rPr>
          <w:t xml:space="preserve">Laddove </w:t>
        </w:r>
      </w:ins>
      <w:ins w:id="9942" w:author="Visone Rossana (GSE)" w:date="2025-10-28T11:58:00Z" w16du:dateUtc="2025-10-28T10:58:00Z">
        <w:r w:rsidR="0035792A">
          <w:rPr>
            <w:rFonts w:ascii="Calibri" w:hAnsi="Calibri" w:cs="Calibri"/>
            <w:sz w:val="22"/>
            <w:szCs w:val="22"/>
          </w:rPr>
          <w:t xml:space="preserve">la PA </w:t>
        </w:r>
      </w:ins>
      <w:ins w:id="9943" w:author="Santagata Fabiana (GSE)" w:date="2025-10-13T14:51:00Z">
        <w:r w:rsidR="5FCC09BE" w:rsidRPr="1552E9CF">
          <w:rPr>
            <w:rFonts w:ascii="Calibri" w:hAnsi="Calibri" w:cs="Calibri"/>
            <w:sz w:val="22"/>
            <w:szCs w:val="22"/>
          </w:rPr>
          <w:t>si</w:t>
        </w:r>
      </w:ins>
      <w:ins w:id="9944" w:author="Santagata Fabiana (GSE)" w:date="2025-10-13T14:52:00Z">
        <w:r w:rsidR="5FCC09BE" w:rsidRPr="1552E9CF">
          <w:rPr>
            <w:rFonts w:ascii="Calibri" w:hAnsi="Calibri" w:cs="Calibri"/>
            <w:sz w:val="22"/>
            <w:szCs w:val="22"/>
          </w:rPr>
          <w:t xml:space="preserve"> dichiari di v</w:t>
        </w:r>
        <w:r w:rsidR="400F38E2" w:rsidRPr="1552E9CF">
          <w:rPr>
            <w:rFonts w:ascii="Calibri" w:hAnsi="Calibri" w:cs="Calibri"/>
            <w:sz w:val="22"/>
            <w:szCs w:val="22"/>
          </w:rPr>
          <w:t>olersi avvalere di un contratto di prestazione ene</w:t>
        </w:r>
      </w:ins>
      <w:ins w:id="9945" w:author="Santagata Fabiana (GSE)" w:date="2025-10-13T14:53:00Z">
        <w:r w:rsidR="400F38E2" w:rsidRPr="1552E9CF">
          <w:rPr>
            <w:rFonts w:ascii="Calibri" w:hAnsi="Calibri" w:cs="Calibri"/>
            <w:sz w:val="22"/>
            <w:szCs w:val="22"/>
          </w:rPr>
          <w:t>rgetica, lo schema tipo dello stesso deve essere allegato all’atto amministrativo</w:t>
        </w:r>
      </w:ins>
      <w:ins w:id="9946" w:author="Santagata Fabiana (GSE)" w:date="2025-10-14T08:37:00Z">
        <w:r w:rsidR="7FCB60D0" w:rsidRPr="1552E9CF">
          <w:rPr>
            <w:rFonts w:ascii="Calibri" w:hAnsi="Calibri" w:cs="Calibri"/>
            <w:sz w:val="22"/>
            <w:szCs w:val="22"/>
          </w:rPr>
          <w:t xml:space="preserve">. Per i soli edifici interessati da eventi di calamità naturale, in deroga all’obbligo di presentare la diagnosi energetica, il Soggetto Responsabile potrà inviare il </w:t>
        </w:r>
        <w:r w:rsidR="7FCB60D0" w:rsidRPr="1552E9CF">
          <w:rPr>
            <w:rFonts w:ascii="Calibri" w:hAnsi="Calibri" w:cs="Calibri"/>
            <w:b/>
            <w:bCs/>
            <w:sz w:val="22"/>
            <w:szCs w:val="22"/>
            <w:rPrChange w:id="9947" w:author="Santagata Fabiana (GSE)" w:date="2025-10-14T08:38:00Z">
              <w:rPr>
                <w:rFonts w:ascii="Calibri" w:hAnsi="Calibri" w:cs="Calibri"/>
                <w:sz w:val="22"/>
                <w:szCs w:val="22"/>
              </w:rPr>
            </w:rPrChange>
          </w:rPr>
          <w:t>progetto esecutivo</w:t>
        </w:r>
      </w:ins>
      <w:ins w:id="9948" w:author="Santagata Fabiana (GSE)" w:date="2025-10-13T14:53:00Z">
        <w:r w:rsidR="400F38E2" w:rsidRPr="1552E9CF">
          <w:rPr>
            <w:rFonts w:ascii="Calibri" w:hAnsi="Calibri" w:cs="Calibri"/>
            <w:sz w:val="22"/>
            <w:szCs w:val="22"/>
          </w:rPr>
          <w:t xml:space="preserve"> </w:t>
        </w:r>
      </w:ins>
      <w:del w:id="9949" w:author="Santagata Fabiana (GSE)" w:date="2025-10-13T14:44:00Z">
        <w:r w:rsidRPr="1552E9CF" w:rsidDel="001A1909">
          <w:rPr>
            <w:rFonts w:ascii="Calibri" w:hAnsi="Calibri" w:cs="Calibri"/>
            <w:sz w:val="22"/>
            <w:szCs w:val="22"/>
          </w:rPr>
          <w:delText xml:space="preserve">tra quelli appartenenti al Titolo II e Titolo III </w:delText>
        </w:r>
      </w:del>
      <w:r w:rsidRPr="1552E9CF">
        <w:rPr>
          <w:rFonts w:ascii="Calibri" w:hAnsi="Calibri" w:cs="Calibri"/>
          <w:sz w:val="22"/>
          <w:szCs w:val="22"/>
        </w:rPr>
        <w:t>(</w:t>
      </w:r>
      <w:r w:rsidRPr="1552E9CF">
        <w:rPr>
          <w:rFonts w:ascii="Calibri" w:hAnsi="Calibri" w:cs="Calibri"/>
          <w:sz w:val="22"/>
          <w:szCs w:val="22"/>
          <w:rPrChange w:id="9950" w:author="Santagata Fabiana (GSE)" w:date="2025-10-13T17:05:00Z">
            <w:rPr>
              <w:rFonts w:ascii="Calibri" w:hAnsi="Calibri" w:cs="Calibri"/>
              <w:b/>
              <w:bCs/>
              <w:sz w:val="22"/>
              <w:szCs w:val="22"/>
            </w:rPr>
          </w:rPrChange>
        </w:rPr>
        <w:t>di seguito</w:t>
      </w:r>
      <w:ins w:id="9951" w:author="Santagata Fabiana (GSE)" w:date="2025-10-13T14:39:00Z">
        <w:r w:rsidR="5A2A6299" w:rsidRPr="1552E9CF">
          <w:rPr>
            <w:rFonts w:ascii="Calibri" w:hAnsi="Calibri" w:cs="Calibri"/>
            <w:sz w:val="22"/>
            <w:szCs w:val="22"/>
          </w:rPr>
          <w:t>,</w:t>
        </w:r>
      </w:ins>
      <w:r w:rsidRPr="1552E9CF">
        <w:rPr>
          <w:rFonts w:ascii="Calibri" w:hAnsi="Calibri" w:cs="Calibri"/>
          <w:b/>
          <w:bCs/>
          <w:sz w:val="22"/>
          <w:szCs w:val="22"/>
        </w:rPr>
        <w:t xml:space="preserve"> caso i</w:t>
      </w:r>
      <w:r w:rsidRPr="1552E9CF">
        <w:rPr>
          <w:rFonts w:ascii="Calibri" w:hAnsi="Calibri" w:cs="Calibri"/>
          <w:sz w:val="22"/>
          <w:szCs w:val="22"/>
        </w:rPr>
        <w:t>);</w:t>
      </w:r>
    </w:p>
    <w:p w14:paraId="463719D9" w14:textId="29EC2697" w:rsidR="001A1909" w:rsidRPr="002001C3" w:rsidRDefault="001A1909" w:rsidP="001A1909">
      <w:pPr>
        <w:pStyle w:val="Paragrafoelenco"/>
        <w:numPr>
          <w:ilvl w:val="0"/>
          <w:numId w:val="74"/>
        </w:numPr>
        <w:spacing w:before="120" w:line="276" w:lineRule="auto"/>
        <w:jc w:val="both"/>
        <w:rPr>
          <w:rFonts w:ascii="Calibri" w:hAnsi="Calibri" w:cs="Calibri"/>
        </w:rPr>
      </w:pPr>
      <w:r w:rsidRPr="1552E9CF">
        <w:rPr>
          <w:rFonts w:ascii="Calibri" w:hAnsi="Calibri" w:cs="Calibri"/>
          <w:spacing w:val="4"/>
          <w:sz w:val="22"/>
          <w:szCs w:val="22"/>
          <w:rPrChange w:id="9952" w:author="Santagata Fabiana (GSE)" w:date="2025-10-14T08:28:00Z">
            <w:rPr>
              <w:rFonts w:ascii="Calibri" w:hAnsi="Calibri" w:cs="Calibri"/>
              <w:b/>
              <w:bCs/>
              <w:sz w:val="22"/>
              <w:szCs w:val="22"/>
            </w:rPr>
          </w:rPrChange>
        </w:rPr>
        <w:t>in presenza di un</w:t>
      </w:r>
      <w:r w:rsidRPr="002001C3">
        <w:rPr>
          <w:rFonts w:ascii="Calibri" w:hAnsi="Calibri" w:cs="Calibri"/>
          <w:b/>
          <w:bCs/>
          <w:spacing w:val="4"/>
          <w:sz w:val="22"/>
          <w:szCs w:val="22"/>
        </w:rPr>
        <w:t xml:space="preserve"> contratto di prestazione energetica</w:t>
      </w:r>
      <w:r w:rsidRPr="002001C3">
        <w:rPr>
          <w:rFonts w:ascii="Calibri" w:hAnsi="Calibri" w:cs="Calibri"/>
          <w:spacing w:val="4"/>
          <w:sz w:val="22"/>
          <w:szCs w:val="22"/>
        </w:rPr>
        <w:t xml:space="preserve"> (</w:t>
      </w:r>
      <w:r w:rsidRPr="1552E9CF">
        <w:rPr>
          <w:rFonts w:ascii="Calibri" w:hAnsi="Calibri" w:cs="Calibri"/>
          <w:i/>
          <w:iCs/>
          <w:sz w:val="22"/>
          <w:szCs w:val="22"/>
        </w:rPr>
        <w:t>energy performance contract,</w:t>
      </w:r>
      <w:r w:rsidRPr="1552E9CF">
        <w:rPr>
          <w:rFonts w:ascii="Calibri" w:hAnsi="Calibri" w:cs="Calibri"/>
          <w:i/>
          <w:iCs/>
          <w:spacing w:val="30"/>
          <w:sz w:val="22"/>
          <w:szCs w:val="22"/>
        </w:rPr>
        <w:t xml:space="preserve"> </w:t>
      </w:r>
      <w:r w:rsidRPr="002001C3">
        <w:rPr>
          <w:rFonts w:ascii="Calibri" w:hAnsi="Calibri" w:cs="Calibri"/>
          <w:spacing w:val="9"/>
          <w:sz w:val="22"/>
          <w:szCs w:val="22"/>
        </w:rPr>
        <w:t>EPC) stipulato</w:t>
      </w:r>
      <w:ins w:id="9953" w:author="Santagata Fabiana (GSE)" w:date="2025-10-13T14:50:00Z">
        <w:r w:rsidR="22CD930F" w:rsidRPr="1552E9CF">
          <w:rPr>
            <w:rFonts w:ascii="Calibri" w:hAnsi="Calibri" w:cs="Calibri"/>
            <w:sz w:val="22"/>
            <w:szCs w:val="22"/>
          </w:rPr>
          <w:t xml:space="preserve">, nel rispetto dei requisiti minimi indicati al Paragrafo </w:t>
        </w:r>
        <w:r w:rsidR="22CD930F" w:rsidRPr="1552E9CF">
          <w:rPr>
            <w:rFonts w:ascii="Calibri" w:hAnsi="Calibri" w:cs="Calibri"/>
            <w:sz w:val="22"/>
            <w:szCs w:val="22"/>
            <w:highlight w:val="yellow"/>
          </w:rPr>
          <w:t>xx</w:t>
        </w:r>
      </w:ins>
      <w:ins w:id="9954" w:author="Santagata Fabiana (GSE)" w:date="2025-10-13T14:51:00Z">
        <w:r w:rsidR="22CD930F" w:rsidRPr="1552E9CF">
          <w:rPr>
            <w:rFonts w:ascii="Calibri" w:hAnsi="Calibri" w:cs="Calibri"/>
            <w:sz w:val="22"/>
            <w:szCs w:val="22"/>
            <w:highlight w:val="yellow"/>
          </w:rPr>
          <w:t>,</w:t>
        </w:r>
      </w:ins>
      <w:r w:rsidRPr="002001C3">
        <w:rPr>
          <w:rFonts w:ascii="Calibri" w:hAnsi="Calibri" w:cs="Calibri"/>
          <w:spacing w:val="9"/>
          <w:sz w:val="22"/>
          <w:szCs w:val="22"/>
        </w:rPr>
        <w:t xml:space="preserve"> con una ESC</w:t>
      </w:r>
      <w:r w:rsidR="00AC3A29">
        <w:rPr>
          <w:rFonts w:ascii="Calibri" w:hAnsi="Calibri" w:cs="Calibri"/>
          <w:spacing w:val="9"/>
          <w:sz w:val="22"/>
          <w:szCs w:val="22"/>
        </w:rPr>
        <w:t>O</w:t>
      </w:r>
      <w:r w:rsidRPr="002001C3">
        <w:rPr>
          <w:rFonts w:ascii="Calibri" w:hAnsi="Calibri" w:cs="Calibri"/>
          <w:spacing w:val="9"/>
          <w:sz w:val="22"/>
          <w:szCs w:val="22"/>
        </w:rPr>
        <w:t xml:space="preserve"> </w:t>
      </w:r>
      <w:ins w:id="9955" w:author="Santagata Fabiana (GSE)" w:date="2025-10-13T14:50:00Z">
        <w:r w:rsidR="03862172" w:rsidRPr="1552E9CF">
          <w:rPr>
            <w:rFonts w:ascii="Calibri" w:hAnsi="Calibri" w:cs="Calibri"/>
            <w:sz w:val="22"/>
            <w:szCs w:val="22"/>
          </w:rPr>
          <w:t>che sia qualificata come Soggetto Responsabile</w:t>
        </w:r>
      </w:ins>
      <w:ins w:id="9956" w:author="Santagata Fabiana (GSE)" w:date="2025-10-14T08:28:00Z">
        <w:r w:rsidR="02D7FDDB" w:rsidRPr="1552E9CF">
          <w:rPr>
            <w:rFonts w:ascii="Calibri" w:hAnsi="Calibri" w:cs="Calibri"/>
            <w:sz w:val="22"/>
            <w:szCs w:val="22"/>
          </w:rPr>
          <w:t>. In tale caso,</w:t>
        </w:r>
      </w:ins>
      <w:ins w:id="9957" w:author="Santagata Fabiana (GSE)" w:date="2025-10-14T08:29:00Z">
        <w:r w:rsidR="02D7FDDB" w:rsidRPr="1552E9CF">
          <w:rPr>
            <w:rFonts w:ascii="Calibri" w:hAnsi="Calibri" w:cs="Calibri"/>
            <w:sz w:val="22"/>
            <w:szCs w:val="22"/>
          </w:rPr>
          <w:t xml:space="preserve"> </w:t>
        </w:r>
      </w:ins>
      <w:ins w:id="9958" w:author="Santagata Fabiana (GSE)" w:date="2025-10-14T08:30:00Z">
        <w:r w:rsidR="12069FB5" w:rsidRPr="1552E9CF">
          <w:rPr>
            <w:rFonts w:ascii="Calibri" w:hAnsi="Calibri" w:cs="Calibri"/>
            <w:sz w:val="22"/>
            <w:szCs w:val="22"/>
          </w:rPr>
          <w:t>laddove il contratto</w:t>
        </w:r>
      </w:ins>
      <w:ins w:id="9959" w:author="Santagata Fabiana (GSE)" w:date="2025-10-14T08:31:00Z">
        <w:r w:rsidR="12069FB5" w:rsidRPr="1552E9CF">
          <w:rPr>
            <w:rFonts w:ascii="Calibri" w:hAnsi="Calibri" w:cs="Calibri"/>
            <w:sz w:val="22"/>
            <w:szCs w:val="22"/>
          </w:rPr>
          <w:t xml:space="preserve"> EPC</w:t>
        </w:r>
      </w:ins>
      <w:ins w:id="9960" w:author="Santagata Fabiana (GSE)" w:date="2025-10-14T08:30:00Z">
        <w:r w:rsidR="12069FB5" w:rsidRPr="1552E9CF">
          <w:rPr>
            <w:rFonts w:ascii="Calibri" w:hAnsi="Calibri" w:cs="Calibri"/>
            <w:sz w:val="22"/>
            <w:szCs w:val="22"/>
          </w:rPr>
          <w:t xml:space="preserve"> espressamente lo pr</w:t>
        </w:r>
      </w:ins>
      <w:ins w:id="9961" w:author="Santagata Fabiana (GSE)" w:date="2025-10-14T08:31:00Z">
        <w:r w:rsidR="12069FB5" w:rsidRPr="1552E9CF">
          <w:rPr>
            <w:rFonts w:ascii="Calibri" w:hAnsi="Calibri" w:cs="Calibri"/>
            <w:sz w:val="22"/>
            <w:szCs w:val="22"/>
          </w:rPr>
          <w:t xml:space="preserve">eveda, l’Amministrazione può richiedere che le somme </w:t>
        </w:r>
      </w:ins>
      <w:ins w:id="9962" w:author="Santagata Fabiana (GSE)" w:date="2025-10-14T08:32:00Z">
        <w:r w:rsidR="601E92B2" w:rsidRPr="1552E9CF">
          <w:rPr>
            <w:rFonts w:ascii="Calibri" w:hAnsi="Calibri" w:cs="Calibri"/>
            <w:sz w:val="22"/>
            <w:szCs w:val="22"/>
          </w:rPr>
          <w:t>prenotate</w:t>
        </w:r>
      </w:ins>
      <w:ins w:id="9963" w:author="Santagata Fabiana (GSE)" w:date="2025-10-14T08:31:00Z">
        <w:r w:rsidR="601E92B2" w:rsidRPr="1552E9CF">
          <w:rPr>
            <w:rFonts w:ascii="Calibri" w:hAnsi="Calibri" w:cs="Calibri"/>
            <w:sz w:val="22"/>
            <w:szCs w:val="22"/>
          </w:rPr>
          <w:t xml:space="preserve"> siano erogate, anche parzialmente, </w:t>
        </w:r>
      </w:ins>
      <w:ins w:id="9964" w:author="Santagata Fabiana (GSE)" w:date="2025-10-14T08:32:00Z">
        <w:r w:rsidR="601E92B2" w:rsidRPr="1552E9CF">
          <w:rPr>
            <w:rFonts w:ascii="Calibri" w:hAnsi="Calibri" w:cs="Calibri"/>
            <w:sz w:val="22"/>
            <w:szCs w:val="22"/>
          </w:rPr>
          <w:t>dal GSE alla ESCo firmataria del contratto, assu</w:t>
        </w:r>
      </w:ins>
      <w:ins w:id="9965" w:author="Santagata Fabiana (GSE)" w:date="2025-10-14T08:33:00Z">
        <w:r w:rsidR="601E92B2" w:rsidRPr="1552E9CF">
          <w:rPr>
            <w:rFonts w:ascii="Calibri" w:hAnsi="Calibri" w:cs="Calibri"/>
            <w:sz w:val="22"/>
            <w:szCs w:val="22"/>
          </w:rPr>
          <w:t>mendo la responsabilità sulla corretta esecuzione dei lavori e sulla quantificazione richiesta</w:t>
        </w:r>
      </w:ins>
      <w:ins w:id="9966" w:author="Santagata Fabiana (GSE)" w:date="2025-10-13T14:50:00Z">
        <w:r w:rsidR="03862172" w:rsidRPr="1552E9CF">
          <w:rPr>
            <w:rFonts w:ascii="Calibri" w:hAnsi="Calibri" w:cs="Calibri"/>
            <w:sz w:val="22"/>
            <w:szCs w:val="22"/>
          </w:rPr>
          <w:t xml:space="preserve"> </w:t>
        </w:r>
      </w:ins>
      <w:del w:id="9967" w:author="Santagata Fabiana (GSE)" w:date="2025-10-13T14:50:00Z">
        <w:r w:rsidRPr="1552E9CF" w:rsidDel="001A1909">
          <w:rPr>
            <w:rFonts w:ascii="Calibri" w:hAnsi="Calibri" w:cs="Calibri"/>
            <w:sz w:val="22"/>
            <w:szCs w:val="22"/>
          </w:rPr>
          <w:delText xml:space="preserve">nel rispetto dei requisiti minimi </w:delText>
        </w:r>
        <w:r w:rsidRPr="1552E9CF" w:rsidDel="001F172C">
          <w:rPr>
            <w:rFonts w:ascii="Calibri" w:hAnsi="Calibri" w:cs="Calibri"/>
            <w:sz w:val="22"/>
            <w:szCs w:val="22"/>
          </w:rPr>
          <w:delText xml:space="preserve">indicati al Paragrafo </w:delText>
        </w:r>
        <w:r w:rsidRPr="1552E9CF" w:rsidDel="001F172C">
          <w:rPr>
            <w:rFonts w:ascii="Calibri" w:hAnsi="Calibri" w:cs="Calibri"/>
            <w:sz w:val="22"/>
            <w:szCs w:val="22"/>
            <w:highlight w:val="yellow"/>
          </w:rPr>
          <w:delText>xx</w:delText>
        </w:r>
      </w:del>
      <w:r w:rsidR="001F172C">
        <w:rPr>
          <w:rFonts w:ascii="Calibri" w:hAnsi="Calibri" w:cs="Calibri"/>
          <w:spacing w:val="9"/>
          <w:sz w:val="22"/>
          <w:szCs w:val="22"/>
        </w:rPr>
        <w:t xml:space="preserve"> </w:t>
      </w:r>
      <w:r w:rsidRPr="002001C3">
        <w:rPr>
          <w:rFonts w:ascii="Calibri" w:hAnsi="Calibri" w:cs="Calibri"/>
          <w:spacing w:val="9"/>
          <w:sz w:val="22"/>
          <w:szCs w:val="22"/>
        </w:rPr>
        <w:t>(</w:t>
      </w:r>
      <w:r w:rsidRPr="1552E9CF">
        <w:rPr>
          <w:rFonts w:ascii="Calibri" w:hAnsi="Calibri" w:cs="Calibri"/>
          <w:b/>
          <w:bCs/>
          <w:spacing w:val="9"/>
          <w:sz w:val="22"/>
          <w:szCs w:val="22"/>
          <w:rPrChange w:id="9968" w:author="Santagata Fabiana (GSE)" w:date="2025-10-13T17:05:00Z">
            <w:rPr>
              <w:rFonts w:ascii="Calibri" w:hAnsi="Calibri" w:cs="Calibri"/>
              <w:spacing w:val="9"/>
              <w:sz w:val="22"/>
              <w:szCs w:val="22"/>
            </w:rPr>
          </w:rPrChange>
        </w:rPr>
        <w:t>caso ii</w:t>
      </w:r>
      <w:r w:rsidRPr="002001C3">
        <w:rPr>
          <w:rFonts w:ascii="Calibri" w:hAnsi="Calibri" w:cs="Calibri"/>
          <w:spacing w:val="9"/>
          <w:sz w:val="22"/>
          <w:szCs w:val="22"/>
        </w:rPr>
        <w:t>);</w:t>
      </w:r>
    </w:p>
    <w:p w14:paraId="4AE779E4" w14:textId="47668381" w:rsidR="001A1909" w:rsidRPr="002001C3" w:rsidRDefault="001A1909" w:rsidP="001A1909">
      <w:pPr>
        <w:pStyle w:val="Paragrafoelenco"/>
        <w:numPr>
          <w:ilvl w:val="0"/>
          <w:numId w:val="74"/>
        </w:numPr>
        <w:spacing w:before="120" w:line="276" w:lineRule="auto"/>
        <w:jc w:val="both"/>
        <w:rPr>
          <w:rFonts w:ascii="Calibri" w:hAnsi="Calibri" w:cs="Calibri"/>
          <w:sz w:val="22"/>
          <w:szCs w:val="22"/>
        </w:rPr>
      </w:pPr>
      <w:r w:rsidRPr="002001C3">
        <w:rPr>
          <w:rFonts w:ascii="Calibri" w:hAnsi="Calibri" w:cs="Calibri"/>
          <w:b/>
          <w:bCs/>
          <w:spacing w:val="4"/>
          <w:sz w:val="22"/>
          <w:szCs w:val="22"/>
        </w:rPr>
        <w:t>in presenza di un contratto di prestazione energetica o di un altro contratto di fornitura integrato per la riqualificazione energetica</w:t>
      </w:r>
      <w:r w:rsidRPr="002001C3">
        <w:rPr>
          <w:rFonts w:ascii="Calibri" w:hAnsi="Calibri" w:cs="Calibri"/>
          <w:spacing w:val="4"/>
          <w:sz w:val="22"/>
          <w:szCs w:val="22"/>
        </w:rPr>
        <w:t xml:space="preserve"> dei sistemi interessati da cui poter desumere le spese ammissibili previste per l’intervento proposto</w:t>
      </w:r>
      <w:ins w:id="9969" w:author="Santagata Fabiana (GSE)" w:date="2025-10-13T14:55:00Z">
        <w:r w:rsidR="6E2C1FEE" w:rsidRPr="1552E9CF">
          <w:rPr>
            <w:rFonts w:ascii="Calibri" w:hAnsi="Calibri" w:cs="Calibri"/>
            <w:sz w:val="22"/>
            <w:szCs w:val="22"/>
          </w:rPr>
          <w:t xml:space="preserve"> nel caso in cui l’Amministrazione Pubblica sia il Soggetto Responsabile</w:t>
        </w:r>
      </w:ins>
      <w:r w:rsidRPr="002001C3">
        <w:rPr>
          <w:rFonts w:ascii="Calibri" w:hAnsi="Calibri" w:cs="Calibri"/>
          <w:spacing w:val="4"/>
          <w:sz w:val="22"/>
          <w:szCs w:val="22"/>
        </w:rPr>
        <w:t>. I</w:t>
      </w:r>
      <w:r w:rsidRPr="00801FE6">
        <w:rPr>
          <w:rFonts w:ascii="Calibri" w:hAnsi="Calibri" w:cs="Calibri"/>
          <w:spacing w:val="4"/>
          <w:sz w:val="22"/>
          <w:szCs w:val="22"/>
        </w:rPr>
        <w:t xml:space="preserve">l contratto, firmato da entrambe le parti, è </w:t>
      </w:r>
      <w:r w:rsidRPr="00801FE6">
        <w:rPr>
          <w:rFonts w:ascii="Calibri" w:hAnsi="Calibri" w:cs="Calibri"/>
          <w:spacing w:val="4"/>
          <w:sz w:val="22"/>
          <w:szCs w:val="22"/>
          <w:rPrChange w:id="9970" w:author="Visone Rossana (GSE)" w:date="2025-10-07T18:09:00Z">
            <w:rPr>
              <w:rFonts w:ascii="Calibri" w:hAnsi="Calibri" w:cs="Calibri"/>
              <w:spacing w:val="4"/>
              <w:sz w:val="22"/>
              <w:szCs w:val="22"/>
              <w:highlight w:val="yellow"/>
            </w:rPr>
          </w:rPrChange>
        </w:rPr>
        <w:t>immediatamente esecutivo dal momento del riconoscimento della prenotazione dell’incentivo da parte del GSE</w:t>
      </w:r>
      <w:r w:rsidRPr="002001C3">
        <w:rPr>
          <w:rFonts w:ascii="Calibri" w:hAnsi="Calibri" w:cs="Calibri"/>
          <w:spacing w:val="4"/>
          <w:sz w:val="22"/>
          <w:szCs w:val="22"/>
        </w:rPr>
        <w:t xml:space="preserve"> (</w:t>
      </w:r>
      <w:r w:rsidRPr="1552E9CF">
        <w:rPr>
          <w:rFonts w:ascii="Calibri" w:hAnsi="Calibri" w:cs="Calibri"/>
          <w:b/>
          <w:bCs/>
          <w:spacing w:val="4"/>
          <w:sz w:val="22"/>
          <w:szCs w:val="22"/>
          <w:rPrChange w:id="9971" w:author="Santagata Fabiana (GSE)" w:date="2025-10-13T17:05:00Z">
            <w:rPr>
              <w:rFonts w:ascii="Calibri" w:hAnsi="Calibri" w:cs="Calibri"/>
              <w:spacing w:val="4"/>
              <w:sz w:val="22"/>
              <w:szCs w:val="22"/>
            </w:rPr>
          </w:rPrChange>
        </w:rPr>
        <w:t>caso iii</w:t>
      </w:r>
      <w:r w:rsidRPr="002001C3">
        <w:rPr>
          <w:rFonts w:ascii="Calibri" w:hAnsi="Calibri" w:cs="Calibri"/>
          <w:spacing w:val="4"/>
          <w:sz w:val="22"/>
          <w:szCs w:val="22"/>
        </w:rPr>
        <w:t>)</w:t>
      </w:r>
      <w:ins w:id="9972" w:author="Santagata Fabiana (GSE)" w:date="2025-10-14T08:28:00Z">
        <w:r w:rsidR="5BC53D7F" w:rsidRPr="002001C3">
          <w:rPr>
            <w:rFonts w:ascii="Calibri" w:hAnsi="Calibri" w:cs="Calibri"/>
            <w:spacing w:val="4"/>
            <w:sz w:val="22"/>
            <w:szCs w:val="22"/>
          </w:rPr>
          <w:t>;</w:t>
        </w:r>
      </w:ins>
      <w:del w:id="9973" w:author="Santagata Fabiana (GSE)" w:date="2025-10-14T08:28:00Z">
        <w:r w:rsidRPr="1552E9CF" w:rsidDel="001A1909">
          <w:rPr>
            <w:rFonts w:ascii="Calibri" w:hAnsi="Calibri" w:cs="Calibri"/>
            <w:sz w:val="22"/>
            <w:szCs w:val="22"/>
          </w:rPr>
          <w:delText>.</w:delText>
        </w:r>
      </w:del>
    </w:p>
    <w:p w14:paraId="2D3BF46C" w14:textId="147560D5" w:rsidR="001A1909" w:rsidRPr="002001C3" w:rsidRDefault="001A1909" w:rsidP="001A1909">
      <w:pPr>
        <w:pStyle w:val="Paragrafoelenco"/>
        <w:numPr>
          <w:ilvl w:val="0"/>
          <w:numId w:val="74"/>
        </w:numPr>
        <w:spacing w:before="120" w:after="120" w:line="276" w:lineRule="auto"/>
        <w:ind w:left="709"/>
        <w:jc w:val="both"/>
        <w:rPr>
          <w:rFonts w:ascii="Calibri" w:hAnsi="Calibri" w:cs="Calibri"/>
          <w:sz w:val="22"/>
          <w:szCs w:val="22"/>
        </w:rPr>
      </w:pPr>
      <w:r w:rsidRPr="1552E9CF">
        <w:rPr>
          <w:rFonts w:ascii="Calibri" w:hAnsi="Calibri" w:cs="Calibri"/>
          <w:sz w:val="22"/>
          <w:szCs w:val="22"/>
        </w:rPr>
        <w:t xml:space="preserve">in presenza di un </w:t>
      </w:r>
      <w:r w:rsidRPr="1552E9CF">
        <w:rPr>
          <w:rFonts w:ascii="Calibri" w:hAnsi="Calibri" w:cs="Calibri"/>
          <w:b/>
          <w:bCs/>
          <w:sz w:val="22"/>
          <w:szCs w:val="22"/>
          <w:rPrChange w:id="9974" w:author="Santagata Fabiana (GSE)" w:date="2025-10-13T18:05:00Z">
            <w:rPr>
              <w:rFonts w:ascii="Calibri" w:hAnsi="Calibri" w:cs="Calibri"/>
              <w:sz w:val="22"/>
              <w:szCs w:val="22"/>
            </w:rPr>
          </w:rPrChange>
        </w:rPr>
        <w:t xml:space="preserve">atto amministrativo attestante l’avvenuta assegnazione dei lavori </w:t>
      </w:r>
      <w:r w:rsidRPr="1552E9CF">
        <w:rPr>
          <w:rFonts w:ascii="Calibri" w:hAnsi="Calibri" w:cs="Calibri"/>
          <w:sz w:val="22"/>
          <w:szCs w:val="22"/>
        </w:rPr>
        <w:t xml:space="preserve">oggetto della scheda-domanda, unitamente al </w:t>
      </w:r>
      <w:r w:rsidRPr="1552E9CF">
        <w:rPr>
          <w:rFonts w:ascii="Calibri" w:hAnsi="Calibri" w:cs="Calibri"/>
          <w:b/>
          <w:bCs/>
          <w:sz w:val="22"/>
          <w:szCs w:val="22"/>
          <w:rPrChange w:id="9975" w:author="Santagata Fabiana (GSE)" w:date="2025-10-14T08:27:00Z">
            <w:rPr>
              <w:rFonts w:ascii="Calibri" w:hAnsi="Calibri" w:cs="Calibri"/>
              <w:sz w:val="22"/>
              <w:szCs w:val="22"/>
            </w:rPr>
          </w:rPrChange>
        </w:rPr>
        <w:t>verbale di consegna dei lavori</w:t>
      </w:r>
      <w:r w:rsidRPr="1552E9CF">
        <w:rPr>
          <w:rFonts w:ascii="Calibri" w:hAnsi="Calibri" w:cs="Calibri"/>
          <w:sz w:val="22"/>
          <w:szCs w:val="22"/>
        </w:rPr>
        <w:t xml:space="preserve"> redatto dal direttore dei lavori,</w:t>
      </w:r>
      <w:r w:rsidRPr="1552E9CF">
        <w:rPr>
          <w:rFonts w:ascii="Calibri" w:eastAsia="Times New Roman" w:hAnsi="Calibri" w:cs="Calibri"/>
          <w:sz w:val="22"/>
          <w:szCs w:val="22"/>
          <w:lang w:eastAsia="it-IT"/>
        </w:rPr>
        <w:t xml:space="preserve"> </w:t>
      </w:r>
      <w:r w:rsidRPr="1552E9CF">
        <w:rPr>
          <w:rFonts w:ascii="Calibri" w:hAnsi="Calibri" w:cs="Calibri"/>
          <w:sz w:val="22"/>
          <w:szCs w:val="22"/>
        </w:rPr>
        <w:t>secondo quanto prescritto dal decreto legislativo 31 marzo 2023, n.</w:t>
      </w:r>
      <w:ins w:id="9976" w:author="Santagata Fabiana (GSE)" w:date="2025-10-13T14:54:00Z">
        <w:r w:rsidR="23F140E6" w:rsidRPr="1552E9CF">
          <w:rPr>
            <w:rFonts w:ascii="Calibri" w:hAnsi="Calibri" w:cs="Calibri"/>
            <w:sz w:val="22"/>
            <w:szCs w:val="22"/>
          </w:rPr>
          <w:t xml:space="preserve"> </w:t>
        </w:r>
      </w:ins>
      <w:r w:rsidRPr="1552E9CF">
        <w:rPr>
          <w:rFonts w:ascii="Calibri" w:hAnsi="Calibri" w:cs="Calibri"/>
          <w:sz w:val="22"/>
          <w:szCs w:val="22"/>
        </w:rPr>
        <w:t xml:space="preserve">36. </w:t>
      </w:r>
    </w:p>
    <w:p w14:paraId="701CAFD8" w14:textId="4C191C9F" w:rsidR="001A1909" w:rsidRPr="002001C3" w:rsidRDefault="001A1909" w:rsidP="001A1909">
      <w:pPr>
        <w:pStyle w:val="Paragrafoelenco"/>
        <w:spacing w:before="120" w:after="120" w:line="276" w:lineRule="auto"/>
        <w:ind w:left="709"/>
        <w:jc w:val="both"/>
        <w:rPr>
          <w:rFonts w:ascii="Calibri" w:hAnsi="Calibri" w:cs="Calibri"/>
          <w:strike/>
          <w:sz w:val="22"/>
          <w:szCs w:val="22"/>
        </w:rPr>
      </w:pPr>
      <w:r w:rsidRPr="1552E9CF">
        <w:rPr>
          <w:rFonts w:ascii="Calibri" w:hAnsi="Calibri" w:cs="Calibri"/>
          <w:sz w:val="22"/>
          <w:szCs w:val="22"/>
        </w:rPr>
        <w:t>In tale ultima ipotesi, la richiesta può essere presentata anche a valle dell’avvio dei lavori (caso iv).</w:t>
      </w:r>
      <w:del w:id="9977" w:author="Santagata Fabiana (GSE)" w:date="2025-10-14T08:27:00Z">
        <w:r w:rsidRPr="1552E9CF" w:rsidDel="001A1909">
          <w:rPr>
            <w:rFonts w:ascii="Calibri" w:hAnsi="Calibri" w:cs="Calibri"/>
            <w:strike/>
            <w:sz w:val="22"/>
            <w:szCs w:val="22"/>
          </w:rPr>
          <w:delText xml:space="preserve"> </w:delText>
        </w:r>
      </w:del>
    </w:p>
    <w:p w14:paraId="225ED51D" w14:textId="77777777" w:rsidR="00496220" w:rsidRDefault="00496220" w:rsidP="008B1DFF">
      <w:pPr>
        <w:spacing w:line="276" w:lineRule="auto"/>
        <w:jc w:val="both"/>
        <w:rPr>
          <w:del w:id="9978" w:author="Santagata Fabiana (GSE)" w:date="2025-10-14T08:38:00Z" w16du:dateUtc="2025-10-14T08:38:34Z"/>
          <w:rFonts w:ascii="Calibri" w:hAnsi="Calibri" w:cs="Calibri"/>
          <w:b/>
          <w:bCs/>
          <w:spacing w:val="9"/>
          <w:sz w:val="22"/>
          <w:szCs w:val="22"/>
        </w:rPr>
      </w:pPr>
    </w:p>
    <w:p w14:paraId="7389E905" w14:textId="39ED83DE" w:rsidR="1552E9CF" w:rsidRDefault="1552E9CF" w:rsidP="1552E9CF">
      <w:pPr>
        <w:spacing w:line="276" w:lineRule="auto"/>
        <w:jc w:val="both"/>
        <w:rPr>
          <w:del w:id="9979" w:author="Visone Rossana (GSE)" w:date="2025-10-09T15:08:00Z" w16du:dateUtc="2025-10-09T13:08:00Z"/>
          <w:rFonts w:ascii="Calibri" w:hAnsi="Calibri" w:cs="Calibri"/>
          <w:b/>
          <w:bCs/>
          <w:sz w:val="22"/>
          <w:szCs w:val="22"/>
        </w:rPr>
      </w:pPr>
    </w:p>
    <w:p w14:paraId="69FE2960" w14:textId="77777777" w:rsidR="00496220" w:rsidDel="009D51F7" w:rsidRDefault="00496220" w:rsidP="1552E9CF">
      <w:pPr>
        <w:spacing w:line="276" w:lineRule="auto"/>
        <w:jc w:val="both"/>
        <w:rPr>
          <w:del w:id="9980" w:author="Visone Rossana (GSE)" w:date="2025-10-09T15:08:00Z" w16du:dateUtc="2025-10-09T13:08:00Z"/>
          <w:rFonts w:ascii="Calibri" w:hAnsi="Calibri" w:cs="Calibri"/>
          <w:spacing w:val="9"/>
          <w:sz w:val="22"/>
          <w:szCs w:val="22"/>
          <w:rPrChange w:id="9981" w:author="Santagata Fabiana (GSE)" w:date="2025-10-14T08:38:00Z">
            <w:rPr>
              <w:del w:id="9982" w:author="Visone Rossana (GSE)" w:date="2025-10-09T15:08:00Z" w16du:dateUtc="2025-10-09T13:08:00Z"/>
              <w:rFonts w:ascii="Calibri" w:hAnsi="Calibri" w:cs="Calibri"/>
              <w:b/>
              <w:bCs/>
              <w:sz w:val="22"/>
              <w:szCs w:val="22"/>
            </w:rPr>
          </w:rPrChange>
        </w:rPr>
      </w:pPr>
    </w:p>
    <w:p w14:paraId="5E442716" w14:textId="5F2FE7DC" w:rsidR="1552E9CF" w:rsidRDefault="1552E9CF" w:rsidP="1552E9CF">
      <w:pPr>
        <w:spacing w:line="276" w:lineRule="auto"/>
        <w:jc w:val="both"/>
        <w:rPr>
          <w:del w:id="9983" w:author="Visone Rossana (GSE)" w:date="2025-10-09T15:08:00Z" w16du:dateUtc="2025-10-09T13:08:00Z"/>
          <w:rFonts w:ascii="Calibri" w:hAnsi="Calibri" w:cs="Calibri"/>
          <w:sz w:val="22"/>
          <w:szCs w:val="22"/>
        </w:rPr>
      </w:pPr>
    </w:p>
    <w:p w14:paraId="7A43A817" w14:textId="77777777" w:rsidR="00496220" w:rsidDel="009D51F7" w:rsidRDefault="00496220" w:rsidP="008B1DFF">
      <w:pPr>
        <w:spacing w:line="276" w:lineRule="auto"/>
        <w:jc w:val="both"/>
        <w:rPr>
          <w:del w:id="9984" w:author="Visone Rossana (GSE)" w:date="2025-10-09T15:08:00Z" w16du:dateUtc="2025-10-09T13:08:00Z"/>
          <w:rFonts w:cstheme="minorHAnsi"/>
          <w:sz w:val="22"/>
          <w:szCs w:val="22"/>
        </w:rPr>
      </w:pPr>
    </w:p>
    <w:p w14:paraId="46A9F0E4" w14:textId="77777777" w:rsidR="00F70C74" w:rsidDel="009D51F7" w:rsidRDefault="00F70C74" w:rsidP="008B1DFF">
      <w:pPr>
        <w:spacing w:line="276" w:lineRule="auto"/>
        <w:jc w:val="both"/>
        <w:rPr>
          <w:del w:id="9985" w:author="Visone Rossana (GSE)" w:date="2025-10-09T15:08:00Z" w16du:dateUtc="2025-10-09T13:08:00Z"/>
          <w:rFonts w:cstheme="minorHAnsi"/>
          <w:sz w:val="22"/>
          <w:szCs w:val="22"/>
        </w:rPr>
      </w:pPr>
    </w:p>
    <w:p w14:paraId="009696E1" w14:textId="77777777" w:rsidR="007A16C0" w:rsidDel="009D51F7" w:rsidRDefault="007A16C0" w:rsidP="008B1DFF">
      <w:pPr>
        <w:spacing w:line="276" w:lineRule="auto"/>
        <w:jc w:val="both"/>
        <w:rPr>
          <w:ins w:id="9986" w:author="Visone Rossana (GSE)" w:date="2025-09-29T10:44:00Z" w16du:dateUtc="2025-09-29T08:44:00Z"/>
          <w:del w:id="9987" w:author="Visone Rossana (GSE)" w:date="2025-10-09T15:08:00Z" w16du:dateUtc="2025-10-09T13:08:00Z"/>
          <w:rFonts w:cstheme="minorHAnsi"/>
          <w:sz w:val="22"/>
          <w:szCs w:val="22"/>
        </w:rPr>
      </w:pPr>
    </w:p>
    <w:p w14:paraId="1B6B694D" w14:textId="6BF2A644" w:rsidR="00803DDF" w:rsidRDefault="57B61CEB" w:rsidP="1552E9CF">
      <w:pPr>
        <w:spacing w:line="276" w:lineRule="auto"/>
        <w:jc w:val="both"/>
        <w:rPr>
          <w:ins w:id="9988" w:author="Santagata Fabiana (GSE)" w:date="2025-10-14T08:45:00Z" w16du:dateUtc="2025-10-14T08:45:33Z"/>
          <w:rFonts w:cstheme="minorBidi"/>
          <w:sz w:val="22"/>
          <w:szCs w:val="22"/>
        </w:rPr>
      </w:pPr>
      <w:ins w:id="9989" w:author="Santagata Fabiana (GSE)" w:date="2025-10-14T08:45:00Z">
        <w:r w:rsidRPr="1552E9CF">
          <w:rPr>
            <w:rFonts w:cstheme="minorBidi"/>
            <w:sz w:val="22"/>
            <w:szCs w:val="22"/>
          </w:rPr>
          <w:t xml:space="preserve">Ciò posto, </w:t>
        </w:r>
      </w:ins>
      <w:ins w:id="9990" w:author="Santagata Fabiana (GSE)" w:date="2025-10-14T08:41:00Z">
        <w:r w:rsidR="72AD5057" w:rsidRPr="1552E9CF">
          <w:rPr>
            <w:rFonts w:cstheme="minorBidi"/>
            <w:sz w:val="22"/>
            <w:szCs w:val="22"/>
          </w:rPr>
          <w:t>l</w:t>
        </w:r>
      </w:ins>
      <w:ins w:id="9991" w:author="Visone Rossana (GSE)" w:date="2025-09-09T16:09:00Z">
        <w:r w:rsidR="00267772" w:rsidRPr="1552E9CF">
          <w:rPr>
            <w:rFonts w:cstheme="minorBidi"/>
            <w:sz w:val="22"/>
            <w:szCs w:val="22"/>
          </w:rPr>
          <w:t>e Pubblich</w:t>
        </w:r>
      </w:ins>
      <w:ins w:id="9992" w:author="Visone Rossana (GSE)" w:date="2025-09-09T16:10:00Z">
        <w:r w:rsidR="00267772" w:rsidRPr="1552E9CF">
          <w:rPr>
            <w:rFonts w:cstheme="minorBidi"/>
            <w:sz w:val="22"/>
            <w:szCs w:val="22"/>
          </w:rPr>
          <w:t xml:space="preserve">e Amministrazioni che intendono effettuare interventi su edifici esistenti, </w:t>
        </w:r>
      </w:ins>
      <w:ins w:id="9993" w:author="Visone Rossana (GSE)" w:date="2025-09-09T16:11:00Z">
        <w:r w:rsidR="00267772" w:rsidRPr="1552E9CF">
          <w:rPr>
            <w:rFonts w:cstheme="minorBidi"/>
            <w:sz w:val="22"/>
            <w:szCs w:val="22"/>
          </w:rPr>
          <w:t>parti di essi o unità immobiliari esistenti di loro proprietà o disponibilità, possono trasmettere la richiesta di prenotazione degli</w:t>
        </w:r>
      </w:ins>
      <w:ins w:id="9994" w:author="Visone Rossana (GSE)" w:date="2025-09-09T16:12:00Z">
        <w:r w:rsidR="00267772" w:rsidRPr="1552E9CF">
          <w:rPr>
            <w:rFonts w:cstheme="minorBidi"/>
            <w:sz w:val="22"/>
            <w:szCs w:val="22"/>
          </w:rPr>
          <w:t xml:space="preserve"> incentivi direttamente</w:t>
        </w:r>
      </w:ins>
      <w:ins w:id="9995" w:author="Santagata Fabiana (GSE)" w:date="2025-10-14T08:41:00Z">
        <w:r w:rsidR="3D1F9142" w:rsidRPr="1552E9CF">
          <w:rPr>
            <w:rFonts w:cstheme="minorBidi"/>
            <w:sz w:val="22"/>
            <w:szCs w:val="22"/>
          </w:rPr>
          <w:t>, quando assumano la qualità di Soggetto Responsabile,</w:t>
        </w:r>
      </w:ins>
      <w:ins w:id="9996" w:author="Visone Rossana (GSE)" w:date="2025-09-09T16:12:00Z">
        <w:r w:rsidR="00267772" w:rsidRPr="1552E9CF">
          <w:rPr>
            <w:rFonts w:cstheme="minorBidi"/>
            <w:sz w:val="22"/>
            <w:szCs w:val="22"/>
          </w:rPr>
          <w:t xml:space="preserve"> o tramite</w:t>
        </w:r>
      </w:ins>
      <w:ins w:id="9997" w:author="Santagata Fabiana (GSE)" w:date="2025-10-14T08:42:00Z">
        <w:r w:rsidR="14A43916" w:rsidRPr="1552E9CF">
          <w:rPr>
            <w:rFonts w:cstheme="minorBidi"/>
            <w:sz w:val="22"/>
            <w:szCs w:val="22"/>
          </w:rPr>
          <w:t xml:space="preserve"> </w:t>
        </w:r>
      </w:ins>
      <w:ins w:id="9998" w:author="Visone Rossana (GSE)" w:date="2025-09-09T16:12:00Z">
        <w:del w:id="9999" w:author="Santagata Fabiana (GSE)" w:date="2025-10-14T08:42:00Z">
          <w:r w:rsidR="00267772" w:rsidRPr="1552E9CF" w:rsidDel="00267772">
            <w:rPr>
              <w:rFonts w:cstheme="minorBidi"/>
              <w:sz w:val="22"/>
              <w:szCs w:val="22"/>
            </w:rPr>
            <w:delText xml:space="preserve"> </w:delText>
          </w:r>
        </w:del>
        <w:commentRangeStart w:id="10000"/>
        <w:del w:id="10001" w:author="Santagata Fabiana (GSE)" w:date="2025-10-14T08:41:00Z">
          <w:r w:rsidR="00267772" w:rsidRPr="1552E9CF" w:rsidDel="00267772">
            <w:rPr>
              <w:rFonts w:cstheme="minorBidi"/>
              <w:sz w:val="22"/>
              <w:szCs w:val="22"/>
            </w:rPr>
            <w:delText>l</w:delText>
          </w:r>
        </w:del>
      </w:ins>
      <w:ins w:id="10002" w:author="Visone Rossana (GSE)" w:date="2025-10-07T17:44:00Z">
        <w:del w:id="10003" w:author="Santagata Fabiana (GSE)" w:date="2025-10-14T08:41:00Z">
          <w:r w:rsidR="00267772" w:rsidRPr="1552E9CF" w:rsidDel="00256A61">
            <w:rPr>
              <w:rFonts w:cstheme="minorBidi"/>
              <w:sz w:val="22"/>
              <w:szCs w:val="22"/>
            </w:rPr>
            <w:delText>a</w:delText>
          </w:r>
        </w:del>
      </w:ins>
      <w:ins w:id="10004" w:author="Visone Rossana (GSE)" w:date="2025-09-09T16:12:00Z">
        <w:del w:id="10005" w:author="Visone Rossana (GSE)" w:date="2025-10-07T17:44:00Z">
          <w:r w:rsidR="00267772" w:rsidRPr="1552E9CF" w:rsidDel="00267772">
            <w:rPr>
              <w:rFonts w:cstheme="minorBidi"/>
              <w:sz w:val="22"/>
              <w:szCs w:val="22"/>
            </w:rPr>
            <w:delText>e</w:delText>
          </w:r>
        </w:del>
        <w:r w:rsidR="00267772" w:rsidRPr="1552E9CF">
          <w:rPr>
            <w:rFonts w:cstheme="minorBidi"/>
            <w:sz w:val="22"/>
            <w:szCs w:val="22"/>
          </w:rPr>
          <w:t xml:space="preserve"> ESCo</w:t>
        </w:r>
      </w:ins>
      <w:ins w:id="10006" w:author="Santagata Fabiana (GSE)" w:date="2025-10-14T08:42:00Z">
        <w:r w:rsidR="50DF95F7" w:rsidRPr="1552E9CF">
          <w:rPr>
            <w:rFonts w:cstheme="minorBidi"/>
            <w:sz w:val="22"/>
            <w:szCs w:val="22"/>
          </w:rPr>
          <w:t xml:space="preserve"> che agiscono per loro conto in qualità di Soggetto Responsabile</w:t>
        </w:r>
      </w:ins>
      <w:ins w:id="10007" w:author="Santagata Fabiana (GSE)" w:date="2025-10-14T08:45:00Z">
        <w:r w:rsidR="51F2CE6D" w:rsidRPr="1552E9CF">
          <w:rPr>
            <w:rFonts w:cstheme="minorBidi"/>
            <w:sz w:val="22"/>
            <w:szCs w:val="22"/>
          </w:rPr>
          <w:t>.</w:t>
        </w:r>
      </w:ins>
      <w:commentRangeEnd w:id="10000"/>
      <w:r w:rsidR="00267772">
        <w:rPr>
          <w:rStyle w:val="Rimandocommento"/>
          <w:rFonts w:cstheme="minorBidi"/>
          <w:sz w:val="22"/>
          <w:szCs w:val="22"/>
        </w:rPr>
        <w:commentReference w:id="10000"/>
      </w:r>
      <w:commentRangeStart w:id="10008"/>
      <w:commentRangeStart w:id="10009"/>
    </w:p>
    <w:p w14:paraId="504C3D17" w14:textId="768C04B1" w:rsidR="00803DDF" w:rsidRDefault="00267772" w:rsidP="1552E9CF">
      <w:pPr>
        <w:spacing w:line="276" w:lineRule="auto"/>
        <w:jc w:val="both"/>
        <w:rPr>
          <w:ins w:id="10010" w:author="Visone Rossana (GSE)" w:date="2025-09-09T16:17:00Z" w16du:dateUtc="2025-09-09T14:17:00Z"/>
          <w:rFonts w:cstheme="minorBidi"/>
          <w:sz w:val="22"/>
          <w:szCs w:val="22"/>
        </w:rPr>
      </w:pPr>
      <w:ins w:id="10011" w:author="Visone Rossana (GSE)" w:date="2025-09-09T16:12:00Z">
        <w:del w:id="10012" w:author="Visone Rossana (GSE)" w:date="2025-10-07T17:44:00Z">
          <w:r w:rsidRPr="1552E9CF" w:rsidDel="00267772">
            <w:rPr>
              <w:rFonts w:cstheme="minorBidi"/>
              <w:sz w:val="22"/>
              <w:szCs w:val="22"/>
            </w:rPr>
            <w:delText xml:space="preserve"> </w:delText>
          </w:r>
          <w:r w:rsidRPr="1552E9CF" w:rsidDel="00267772">
            <w:rPr>
              <w:rFonts w:cstheme="minorBidi"/>
              <w:sz w:val="22"/>
              <w:szCs w:val="22"/>
              <w:highlight w:val="cyan"/>
              <w:rPrChange w:id="10013" w:author="Visone Rossana (GSE)" w:date="2025-09-30T17:20:00Z">
                <w:rPr>
                  <w:rFonts w:cstheme="minorBidi"/>
                  <w:sz w:val="22"/>
                  <w:szCs w:val="22"/>
                </w:rPr>
              </w:rPrChange>
            </w:rPr>
            <w:delText xml:space="preserve">o gli altri soggetti abilitati di cui all’art. </w:delText>
          </w:r>
        </w:del>
      </w:ins>
      <w:ins w:id="10014" w:author="Visone Rossana (GSE)" w:date="2025-09-09T16:13:00Z">
        <w:del w:id="10015" w:author="Visone Rossana (GSE)" w:date="2025-10-07T17:44:00Z">
          <w:r w:rsidRPr="1552E9CF" w:rsidDel="00267772">
            <w:rPr>
              <w:rFonts w:cstheme="minorBidi"/>
              <w:sz w:val="22"/>
              <w:szCs w:val="22"/>
              <w:highlight w:val="cyan"/>
              <w:rPrChange w:id="10016" w:author="Visone Rossana (GSE)" w:date="2025-09-30T17:20:00Z">
                <w:rPr>
                  <w:rFonts w:cstheme="minorBidi"/>
                  <w:sz w:val="22"/>
                  <w:szCs w:val="22"/>
                </w:rPr>
              </w:rPrChange>
            </w:rPr>
            <w:delText>13 comma 1 del Decreto</w:delText>
          </w:r>
        </w:del>
      </w:ins>
      <w:commentRangeEnd w:id="10008"/>
      <w:r w:rsidRPr="1552E9CF">
        <w:rPr>
          <w:rStyle w:val="Rimandocommento"/>
          <w:rFonts w:cstheme="minorBidi"/>
          <w:sz w:val="22"/>
          <w:szCs w:val="22"/>
        </w:rPr>
        <w:commentReference w:id="10008"/>
      </w:r>
      <w:commentRangeEnd w:id="10009"/>
      <w:r w:rsidRPr="1552E9CF">
        <w:rPr>
          <w:rStyle w:val="Rimandocommento"/>
          <w:rFonts w:cstheme="minorBidi"/>
          <w:sz w:val="22"/>
          <w:szCs w:val="22"/>
        </w:rPr>
        <w:commentReference w:id="10009"/>
      </w:r>
      <w:ins w:id="10019" w:author="Visone Rossana (GSE)" w:date="2025-09-09T16:13:00Z">
        <w:del w:id="10020" w:author="Santagata Fabiana (GSE)" w:date="2025-10-14T08:42:00Z">
          <w:r w:rsidRPr="1552E9CF" w:rsidDel="00267772">
            <w:rPr>
              <w:rFonts w:cstheme="minorBidi"/>
              <w:sz w:val="22"/>
              <w:szCs w:val="22"/>
            </w:rPr>
            <w:delText xml:space="preserve">, </w:delText>
          </w:r>
        </w:del>
      </w:ins>
      <w:ins w:id="10021" w:author="Visone Rossana (GSE)" w:date="2025-09-09T16:12:00Z">
        <w:del w:id="10022" w:author="Santagata Fabiana (GSE)" w:date="2025-10-14T08:42:00Z">
          <w:r w:rsidRPr="1552E9CF" w:rsidDel="00267772">
            <w:rPr>
              <w:rFonts w:cstheme="minorBidi"/>
              <w:sz w:val="22"/>
              <w:szCs w:val="22"/>
            </w:rPr>
            <w:delText>che agisc</w:delText>
          </w:r>
        </w:del>
      </w:ins>
      <w:ins w:id="10023" w:author="Visone Rossana (GSE)" w:date="2025-10-07T17:44:00Z">
        <w:del w:id="10024" w:author="Santagata Fabiana (GSE)" w:date="2025-10-14T08:42:00Z">
          <w:r w:rsidRPr="1552E9CF" w:rsidDel="00256A61">
            <w:rPr>
              <w:rFonts w:cstheme="minorBidi"/>
              <w:sz w:val="22"/>
              <w:szCs w:val="22"/>
            </w:rPr>
            <w:delText>e</w:delText>
          </w:r>
        </w:del>
      </w:ins>
      <w:ins w:id="10025" w:author="Visone Rossana (GSE)" w:date="2025-09-09T16:12:00Z">
        <w:del w:id="10026" w:author="Santagata Fabiana (GSE)" w:date="2025-10-14T08:42:00Z">
          <w:r w:rsidRPr="1552E9CF" w:rsidDel="00267772">
            <w:rPr>
              <w:rFonts w:cstheme="minorBidi"/>
              <w:sz w:val="22"/>
              <w:szCs w:val="22"/>
            </w:rPr>
            <w:delText>ono</w:delText>
          </w:r>
        </w:del>
      </w:ins>
      <w:ins w:id="10027" w:author="Visone Rossana (GSE)" w:date="2025-09-09T16:13:00Z">
        <w:del w:id="10028" w:author="Santagata Fabiana (GSE)" w:date="2025-10-14T08:42:00Z">
          <w:r w:rsidRPr="1552E9CF" w:rsidDel="00267772">
            <w:rPr>
              <w:rFonts w:cstheme="minorBidi"/>
              <w:sz w:val="22"/>
              <w:szCs w:val="22"/>
            </w:rPr>
            <w:delText>,</w:delText>
          </w:r>
        </w:del>
      </w:ins>
      <w:ins w:id="10029" w:author="Visone Rossana (GSE)" w:date="2025-09-09T16:12:00Z">
        <w:del w:id="10030" w:author="Santagata Fabiana (GSE)" w:date="2025-10-14T08:42:00Z">
          <w:r w:rsidRPr="1552E9CF" w:rsidDel="00267772">
            <w:rPr>
              <w:rFonts w:cstheme="minorBidi"/>
              <w:sz w:val="22"/>
              <w:szCs w:val="22"/>
            </w:rPr>
            <w:delText xml:space="preserve"> </w:delText>
          </w:r>
        </w:del>
      </w:ins>
      <w:ins w:id="10031" w:author="Visone Rossana (GSE)" w:date="2025-09-09T16:13:00Z">
        <w:del w:id="10032" w:author="Santagata Fabiana (GSE)" w:date="2025-10-14T08:42:00Z">
          <w:r w:rsidRPr="1552E9CF" w:rsidDel="00267772">
            <w:rPr>
              <w:rFonts w:cstheme="minorBidi"/>
              <w:sz w:val="22"/>
              <w:szCs w:val="22"/>
            </w:rPr>
            <w:delText xml:space="preserve">pertanto, </w:delText>
          </w:r>
        </w:del>
      </w:ins>
      <w:ins w:id="10033" w:author="Visone Rossana (GSE)" w:date="2025-09-09T16:12:00Z">
        <w:del w:id="10034" w:author="Santagata Fabiana (GSE)" w:date="2025-10-14T08:42:00Z">
          <w:r w:rsidRPr="1552E9CF" w:rsidDel="00267772">
            <w:rPr>
              <w:rFonts w:cstheme="minorBidi"/>
              <w:sz w:val="22"/>
              <w:szCs w:val="22"/>
            </w:rPr>
            <w:delText>in qualità di Soggetto Responsabile</w:delText>
          </w:r>
        </w:del>
      </w:ins>
      <w:ins w:id="10035" w:author="Visone Rossana (GSE)" w:date="2025-09-09T16:14:00Z">
        <w:del w:id="10036" w:author="Santagata Fabiana (GSE)" w:date="2025-10-14T14:10:00Z">
          <w:r w:rsidRPr="1552E9CF">
            <w:rPr>
              <w:rFonts w:cstheme="minorBidi"/>
              <w:sz w:val="22"/>
              <w:szCs w:val="22"/>
            </w:rPr>
            <w:delText xml:space="preserve"> </w:delText>
          </w:r>
        </w:del>
      </w:ins>
      <w:ins w:id="10037" w:author="Santagata Fabiana (GSE)" w:date="2025-10-14T08:52:00Z">
        <w:r w:rsidR="0B739852" w:rsidRPr="1552E9CF">
          <w:rPr>
            <w:rFonts w:cstheme="minorBidi"/>
            <w:sz w:val="22"/>
            <w:szCs w:val="22"/>
          </w:rPr>
          <w:t>N</w:t>
        </w:r>
      </w:ins>
      <w:ins w:id="10038" w:author="Santagata Fabiana (GSE)" w:date="2025-10-14T08:45:00Z">
        <w:r w:rsidR="6954A9AC" w:rsidRPr="1552E9CF">
          <w:rPr>
            <w:rFonts w:cstheme="minorBidi"/>
            <w:sz w:val="22"/>
            <w:szCs w:val="22"/>
          </w:rPr>
          <w:t>el</w:t>
        </w:r>
      </w:ins>
      <w:ins w:id="10039" w:author="Visone Rossana (GSE)" w:date="2025-09-09T16:17:00Z">
        <w:del w:id="10040" w:author="Santagata Fabiana (GSE)" w:date="2025-10-14T08:45:00Z">
          <w:r w:rsidRPr="1552E9CF" w:rsidDel="00803DDF">
            <w:rPr>
              <w:rFonts w:cstheme="minorBidi"/>
              <w:sz w:val="22"/>
              <w:szCs w:val="22"/>
            </w:rPr>
            <w:delText xml:space="preserve">secondo </w:delText>
          </w:r>
        </w:del>
        <w:r w:rsidR="00803DDF" w:rsidRPr="1552E9CF">
          <w:rPr>
            <w:rFonts w:cstheme="minorBidi"/>
            <w:sz w:val="22"/>
            <w:szCs w:val="22"/>
          </w:rPr>
          <w:t xml:space="preserve">lo schema </w:t>
        </w:r>
        <w:del w:id="10041" w:author="Santagata Fabiana (GSE)" w:date="2025-10-14T08:45:00Z">
          <w:r w:rsidRPr="1552E9CF" w:rsidDel="00803DDF">
            <w:rPr>
              <w:rFonts w:cstheme="minorBidi"/>
              <w:sz w:val="22"/>
              <w:szCs w:val="22"/>
            </w:rPr>
            <w:delText xml:space="preserve">richiamato </w:delText>
          </w:r>
        </w:del>
        <w:del w:id="10042" w:author="Santagata Fabiana (GSE)" w:date="2025-10-14T08:52:00Z">
          <w:r w:rsidRPr="1552E9CF" w:rsidDel="00803DDF">
            <w:rPr>
              <w:rFonts w:cstheme="minorBidi"/>
              <w:sz w:val="22"/>
              <w:szCs w:val="22"/>
            </w:rPr>
            <w:delText xml:space="preserve">di </w:delText>
          </w:r>
        </w:del>
      </w:ins>
      <w:ins w:id="10043" w:author="Santagata Fabiana (GSE)" w:date="2025-10-14T08:52:00Z">
        <w:r w:rsidR="71597397" w:rsidRPr="1552E9CF">
          <w:rPr>
            <w:rFonts w:cstheme="minorBidi"/>
            <w:sz w:val="22"/>
            <w:szCs w:val="22"/>
          </w:rPr>
          <w:t xml:space="preserve">che segue </w:t>
        </w:r>
      </w:ins>
      <w:ins w:id="10044" w:author="Visone Rossana (GSE)" w:date="2025-09-09T16:17:00Z">
        <w:del w:id="10045" w:author="Santagata Fabiana (GSE)" w:date="2025-10-14T08:52:00Z">
          <w:r w:rsidRPr="1552E9CF" w:rsidDel="00803DDF">
            <w:rPr>
              <w:rFonts w:cstheme="minorBidi"/>
              <w:sz w:val="22"/>
              <w:szCs w:val="22"/>
            </w:rPr>
            <w:delText>seguito</w:delText>
          </w:r>
        </w:del>
      </w:ins>
      <w:ins w:id="10046" w:author="Santagata Fabiana (GSE)" w:date="2025-10-14T08:52:00Z">
        <w:r w:rsidR="7FFDC481" w:rsidRPr="1552E9CF">
          <w:rPr>
            <w:rFonts w:cstheme="minorBidi"/>
            <w:sz w:val="22"/>
            <w:szCs w:val="22"/>
          </w:rPr>
          <w:t xml:space="preserve"> sono elencati</w:t>
        </w:r>
      </w:ins>
      <w:ins w:id="10047" w:author="Santagata Fabiana (GSE)" w:date="2025-10-14T08:53:00Z">
        <w:r w:rsidR="7FFDC481" w:rsidRPr="1552E9CF">
          <w:rPr>
            <w:rFonts w:cstheme="minorBidi"/>
            <w:sz w:val="22"/>
            <w:szCs w:val="22"/>
          </w:rPr>
          <w:t xml:space="preserve"> i Soggetti Ammessi e i Soggetti Responsabili cui è consentito, </w:t>
        </w:r>
      </w:ins>
      <w:ins w:id="10048" w:author="Santagata Fabiana (GSE)" w:date="2025-10-14T14:09:00Z">
        <w:r w:rsidR="2ACC25E8" w:rsidRPr="23269306">
          <w:rPr>
            <w:rFonts w:cstheme="minorBidi"/>
            <w:sz w:val="22"/>
            <w:szCs w:val="22"/>
          </w:rPr>
          <w:t>nel rispetto del</w:t>
        </w:r>
      </w:ins>
      <w:ins w:id="10049" w:author="Santagata Fabiana (GSE)" w:date="2025-10-14T08:53:00Z">
        <w:r w:rsidR="45DDB9AA" w:rsidRPr="23269306">
          <w:rPr>
            <w:rFonts w:cstheme="minorBidi"/>
            <w:sz w:val="22"/>
            <w:szCs w:val="22"/>
          </w:rPr>
          <w:t>le</w:t>
        </w:r>
        <w:r w:rsidR="7FFDC481" w:rsidRPr="1552E9CF">
          <w:rPr>
            <w:rFonts w:cstheme="minorBidi"/>
            <w:sz w:val="22"/>
            <w:szCs w:val="22"/>
          </w:rPr>
          <w:t xml:space="preserve"> casistiche sopra ripo</w:t>
        </w:r>
        <w:r w:rsidR="774FB439" w:rsidRPr="1552E9CF">
          <w:rPr>
            <w:rFonts w:cstheme="minorBidi"/>
            <w:sz w:val="22"/>
            <w:szCs w:val="22"/>
          </w:rPr>
          <w:t>rtate</w:t>
        </w:r>
      </w:ins>
      <w:ins w:id="10050" w:author="Santagata Fabiana (GSE)" w:date="2025-10-14T14:10:00Z">
        <w:r w:rsidR="71A830E5" w:rsidRPr="23269306">
          <w:rPr>
            <w:rFonts w:cstheme="minorBidi"/>
            <w:sz w:val="22"/>
            <w:szCs w:val="22"/>
          </w:rPr>
          <w:t xml:space="preserve"> di cui all’art. 14, comma 2, lett. b), del Decreto</w:t>
        </w:r>
      </w:ins>
      <w:ins w:id="10051" w:author="Santagata Fabiana (GSE)" w:date="2025-10-14T08:53:00Z">
        <w:r w:rsidR="774FB439" w:rsidRPr="1552E9CF">
          <w:rPr>
            <w:rFonts w:cstheme="minorBidi"/>
            <w:sz w:val="22"/>
            <w:szCs w:val="22"/>
          </w:rPr>
          <w:t>, pre</w:t>
        </w:r>
      </w:ins>
      <w:ins w:id="10052" w:author="Santagata Fabiana (GSE)" w:date="2025-10-14T08:51:00Z">
        <w:r w:rsidR="43C3382F" w:rsidRPr="1552E9CF">
          <w:rPr>
            <w:rFonts w:cstheme="minorBidi"/>
            <w:sz w:val="22"/>
            <w:szCs w:val="22"/>
          </w:rPr>
          <w:t xml:space="preserve">sentare la </w:t>
        </w:r>
      </w:ins>
      <w:ins w:id="10053" w:author="Santagata Fabiana (GSE)" w:date="2025-10-14T08:49:00Z">
        <w:r w:rsidR="0D04427D" w:rsidRPr="1552E9CF">
          <w:rPr>
            <w:rFonts w:cstheme="minorBidi"/>
            <w:sz w:val="22"/>
            <w:szCs w:val="22"/>
          </w:rPr>
          <w:t xml:space="preserve">richiesta di </w:t>
        </w:r>
      </w:ins>
      <w:ins w:id="10054" w:author="Santagata Fabiana (GSE)" w:date="2025-10-14T08:47:00Z">
        <w:r w:rsidR="2BA583C2" w:rsidRPr="1552E9CF">
          <w:rPr>
            <w:rFonts w:cstheme="minorBidi"/>
            <w:sz w:val="22"/>
            <w:szCs w:val="22"/>
          </w:rPr>
          <w:t xml:space="preserve">accesso </w:t>
        </w:r>
      </w:ins>
      <w:ins w:id="10055" w:author="Santagata Fabiana (GSE)" w:date="2025-10-14T09:06:00Z">
        <w:r w:rsidR="29FB9BED" w:rsidRPr="1552E9CF">
          <w:rPr>
            <w:rFonts w:cstheme="minorBidi"/>
            <w:sz w:val="22"/>
            <w:szCs w:val="22"/>
          </w:rPr>
          <w:t xml:space="preserve">tramite </w:t>
        </w:r>
      </w:ins>
      <w:ins w:id="10056" w:author="Santagata Fabiana (GSE)" w:date="2025-10-14T08:47:00Z">
        <w:r w:rsidR="2BA583C2" w:rsidRPr="1552E9CF">
          <w:rPr>
            <w:rFonts w:cstheme="minorBidi"/>
            <w:sz w:val="22"/>
            <w:szCs w:val="22"/>
          </w:rPr>
          <w:t>prenotazione</w:t>
        </w:r>
      </w:ins>
      <w:ins w:id="10057" w:author="Visone Rossana (GSE)" w:date="2025-09-09T16:17:00Z">
        <w:del w:id="10058" w:author="Santagata Fabiana (GSE)" w:date="2025-10-14T08:49:00Z">
          <w:r w:rsidRPr="1552E9CF" w:rsidDel="00803DDF">
            <w:rPr>
              <w:rFonts w:cstheme="minorBidi"/>
              <w:sz w:val="22"/>
              <w:szCs w:val="22"/>
            </w:rPr>
            <w:delText>.</w:delText>
          </w:r>
        </w:del>
      </w:ins>
      <w:ins w:id="10059" w:author="Santagata Fabiana (GSE)" w:date="2025-10-14T08:49:00Z">
        <w:r w:rsidR="2F6D74F5" w:rsidRPr="1552E9CF">
          <w:rPr>
            <w:rFonts w:cstheme="minorBidi"/>
            <w:sz w:val="22"/>
            <w:szCs w:val="22"/>
          </w:rPr>
          <w:t>:</w:t>
        </w:r>
      </w:ins>
    </w:p>
    <w:p w14:paraId="4B3F723A" w14:textId="77777777" w:rsidR="00803DDF" w:rsidRDefault="00267772" w:rsidP="008B1DFF">
      <w:pPr>
        <w:spacing w:line="276" w:lineRule="auto"/>
        <w:jc w:val="both"/>
        <w:rPr>
          <w:ins w:id="10060" w:author="Visone Rossana (GSE)" w:date="2025-09-23T15:13:00Z" w16du:dateUtc="2025-09-23T13:13:00Z"/>
          <w:rFonts w:cstheme="minorHAnsi"/>
          <w:sz w:val="22"/>
          <w:szCs w:val="22"/>
        </w:rPr>
      </w:pPr>
      <w:ins w:id="10061" w:author="Visone Rossana (GSE)" w:date="2025-09-09T16:15:00Z" w16du:dateUtc="2025-09-09T14:15:00Z">
        <w:r>
          <w:rPr>
            <w:rFonts w:cstheme="minorHAnsi"/>
            <w:sz w:val="22"/>
            <w:szCs w:val="22"/>
          </w:rPr>
          <w:t xml:space="preserve"> </w:t>
        </w:r>
      </w:ins>
    </w:p>
    <w:p w14:paraId="02D0CD64" w14:textId="1952DA12" w:rsidR="00AC3A29" w:rsidDel="00496220" w:rsidRDefault="00AC3A29" w:rsidP="008B1DFF">
      <w:pPr>
        <w:spacing w:line="276" w:lineRule="auto"/>
        <w:jc w:val="both"/>
        <w:rPr>
          <w:ins w:id="10062" w:author="Visone Rossana (GSE)" w:date="2025-09-23T15:13:00Z" w16du:dateUtc="2025-09-23T13:13:00Z"/>
          <w:del w:id="10063" w:author="Visone Rossana (GSE)" w:date="2025-09-29T10:47:00Z" w16du:dateUtc="2025-09-29T08:47:00Z"/>
          <w:rFonts w:cstheme="minorHAnsi"/>
          <w:sz w:val="22"/>
          <w:szCs w:val="22"/>
        </w:rPr>
      </w:pPr>
    </w:p>
    <w:p w14:paraId="489A9D6B" w14:textId="1A84995E" w:rsidR="00AC3A29" w:rsidDel="00496220" w:rsidRDefault="00AC3A29" w:rsidP="008B1DFF">
      <w:pPr>
        <w:spacing w:line="276" w:lineRule="auto"/>
        <w:jc w:val="both"/>
        <w:rPr>
          <w:ins w:id="10064" w:author="Visone Rossana (GSE)" w:date="2025-09-09T16:20:00Z" w16du:dateUtc="2025-09-09T14:20:00Z"/>
          <w:del w:id="10065" w:author="Visone Rossana (GSE)" w:date="2025-09-29T10:47:00Z" w16du:dateUtc="2025-09-29T08:47:00Z"/>
          <w:rFonts w:cstheme="minorHAnsi"/>
          <w:sz w:val="22"/>
          <w:szCs w:val="22"/>
        </w:rPr>
      </w:pPr>
    </w:p>
    <w:tbl>
      <w:tblPr>
        <w:tblW w:w="4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Change w:id="10066" w:author="Visone Rossana (GSE)" w:date="2025-09-09T16:26:00Z" w16du:dateUtc="2025-09-09T14:26:00Z">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PrChange>
      </w:tblPr>
      <w:tblGrid>
        <w:gridCol w:w="1526"/>
        <w:gridCol w:w="1446"/>
        <w:gridCol w:w="1446"/>
        <w:tblGridChange w:id="10067">
          <w:tblGrid>
            <w:gridCol w:w="360"/>
            <w:gridCol w:w="360"/>
            <w:gridCol w:w="360"/>
            <w:gridCol w:w="446"/>
            <w:gridCol w:w="1446"/>
            <w:gridCol w:w="1446"/>
          </w:tblGrid>
        </w:tblGridChange>
      </w:tblGrid>
      <w:tr w:rsidR="00803DDF" w:rsidRPr="004174E1" w14:paraId="3E2ED1F1" w14:textId="77777777" w:rsidTr="1552E9CF">
        <w:trPr>
          <w:trHeight w:val="690"/>
          <w:jc w:val="center"/>
          <w:ins w:id="10068" w:author="Visone Rossana (GSE)" w:date="2025-09-09T16:20:00Z"/>
          <w:trPrChange w:id="10069" w:author="Visone Rossana (GSE)" w:date="2025-09-09T16:26:00Z" w16du:dateUtc="2025-09-09T14:26:00Z">
            <w:trPr>
              <w:gridAfter w:val="0"/>
              <w:trHeight w:val="690"/>
              <w:jc w:val="center"/>
            </w:trPr>
          </w:trPrChange>
        </w:trPr>
        <w:tc>
          <w:tcPr>
            <w:tcW w:w="1526" w:type="dxa"/>
            <w:shd w:val="clear" w:color="auto" w:fill="D9D9D9" w:themeFill="background1" w:themeFillShade="D9"/>
            <w:vAlign w:val="center"/>
            <w:tcPrChange w:id="10070" w:author="Visone Rossana (GSE)" w:date="2025-09-09T16:26:00Z" w16du:dateUtc="2025-09-09T14:26:00Z">
              <w:tcPr>
                <w:tcW w:w="1526" w:type="dxa"/>
                <w:shd w:val="clear" w:color="auto" w:fill="D9D9D9"/>
                <w:vAlign w:val="center"/>
              </w:tcPr>
            </w:tcPrChange>
          </w:tcPr>
          <w:p w14:paraId="5C0E058B" w14:textId="33C1E071" w:rsidR="00803DDF" w:rsidRDefault="00803DDF">
            <w:pPr>
              <w:spacing w:before="60" w:after="60"/>
              <w:jc w:val="both"/>
              <w:rPr>
                <w:ins w:id="10071" w:author="Visone Rossana (GSE)" w:date="2025-09-09T16:20:00Z" w16du:dateUtc="2025-09-09T14:20:00Z"/>
                <w:b/>
                <w:sz w:val="18"/>
                <w:szCs w:val="18"/>
              </w:rPr>
            </w:pPr>
            <w:ins w:id="10072" w:author="Visone Rossana (GSE)" w:date="2025-09-09T16:24:00Z" w16du:dateUtc="2025-09-09T14:24:00Z">
              <w:r>
                <w:rPr>
                  <w:b/>
                  <w:sz w:val="18"/>
                  <w:szCs w:val="18"/>
                </w:rPr>
                <w:t>Soggetto Responsabile</w:t>
              </w:r>
            </w:ins>
          </w:p>
        </w:tc>
        <w:tc>
          <w:tcPr>
            <w:tcW w:w="1446" w:type="dxa"/>
            <w:shd w:val="clear" w:color="auto" w:fill="D9D9D9" w:themeFill="background1" w:themeFillShade="D9"/>
            <w:tcPrChange w:id="10073" w:author="Visone Rossana (GSE)" w:date="2025-09-09T16:26:00Z" w16du:dateUtc="2025-09-09T14:26:00Z">
              <w:tcPr>
                <w:tcW w:w="1446" w:type="dxa"/>
                <w:shd w:val="clear" w:color="auto" w:fill="D9D9D9"/>
              </w:tcPr>
            </w:tcPrChange>
          </w:tcPr>
          <w:p w14:paraId="30A7B875" w14:textId="7F113AA0" w:rsidR="00803DDF" w:rsidRDefault="00803DDF">
            <w:pPr>
              <w:spacing w:before="60" w:after="60"/>
              <w:jc w:val="center"/>
              <w:rPr>
                <w:ins w:id="10074" w:author="Visone Rossana (GSE)" w:date="2025-09-09T16:24:00Z" w16du:dateUtc="2025-09-09T14:24:00Z"/>
                <w:b/>
                <w:sz w:val="18"/>
                <w:szCs w:val="18"/>
              </w:rPr>
            </w:pPr>
            <w:ins w:id="10075" w:author="Visone Rossana (GSE)" w:date="2025-09-09T16:24:00Z" w16du:dateUtc="2025-09-09T14:24:00Z">
              <w:r>
                <w:rPr>
                  <w:b/>
                  <w:sz w:val="18"/>
                  <w:szCs w:val="18"/>
                </w:rPr>
                <w:t>Soggetto Ammesso</w:t>
              </w:r>
            </w:ins>
          </w:p>
        </w:tc>
        <w:tc>
          <w:tcPr>
            <w:tcW w:w="1446" w:type="dxa"/>
            <w:shd w:val="clear" w:color="auto" w:fill="D9D9D9" w:themeFill="background1" w:themeFillShade="D9"/>
            <w:vAlign w:val="center"/>
            <w:tcPrChange w:id="10076" w:author="Visone Rossana (GSE)" w:date="2025-09-09T16:26:00Z" w16du:dateUtc="2025-09-09T14:26:00Z">
              <w:tcPr>
                <w:tcW w:w="1446" w:type="dxa"/>
                <w:shd w:val="clear" w:color="auto" w:fill="D9D9D9"/>
                <w:vAlign w:val="center"/>
              </w:tcPr>
            </w:tcPrChange>
          </w:tcPr>
          <w:p w14:paraId="20F7839C" w14:textId="5734524F" w:rsidR="00803DDF" w:rsidRPr="004174E1" w:rsidRDefault="00803DDF" w:rsidP="1552E9CF">
            <w:pPr>
              <w:spacing w:before="60" w:after="60"/>
              <w:jc w:val="center"/>
              <w:rPr>
                <w:ins w:id="10077" w:author="Visone Rossana (GSE)" w:date="2025-09-09T16:20:00Z" w16du:dateUtc="2025-09-09T14:20:00Z"/>
                <w:b/>
                <w:bCs/>
                <w:sz w:val="18"/>
                <w:szCs w:val="18"/>
              </w:rPr>
            </w:pPr>
            <w:ins w:id="10078" w:author="Visone Rossana (GSE)" w:date="2025-09-09T16:26:00Z">
              <w:del w:id="10079" w:author="Santagata Fabiana (GSE)" w:date="2025-10-14T08:49:00Z">
                <w:r w:rsidRPr="1552E9CF" w:rsidDel="00803DDF">
                  <w:rPr>
                    <w:b/>
                    <w:bCs/>
                    <w:sz w:val="18"/>
                    <w:szCs w:val="18"/>
                  </w:rPr>
                  <w:delText xml:space="preserve">Modalità </w:delText>
                </w:r>
              </w:del>
            </w:ins>
            <w:ins w:id="10080" w:author="Santagata Fabiana (GSE)" w:date="2025-10-14T08:49:00Z">
              <w:r w:rsidR="5EF1670A" w:rsidRPr="1552E9CF">
                <w:rPr>
                  <w:b/>
                  <w:bCs/>
                  <w:sz w:val="18"/>
                  <w:szCs w:val="18"/>
                </w:rPr>
                <w:t xml:space="preserve">Casi </w:t>
              </w:r>
            </w:ins>
            <w:ins w:id="10081" w:author="Santagata Fabiana (GSE)" w:date="2025-10-14T08:50:00Z">
              <w:r w:rsidR="0DEEE02D" w:rsidRPr="1552E9CF">
                <w:rPr>
                  <w:b/>
                  <w:bCs/>
                  <w:sz w:val="18"/>
                  <w:szCs w:val="18"/>
                </w:rPr>
                <w:t>in cui è consentita la</w:t>
              </w:r>
            </w:ins>
            <w:ins w:id="10082" w:author="Visone Rossana (GSE)" w:date="2025-09-09T16:26:00Z">
              <w:del w:id="10083" w:author="Santagata Fabiana (GSE)" w:date="2025-10-14T08:50:00Z">
                <w:r w:rsidRPr="1552E9CF" w:rsidDel="00803DDF">
                  <w:rPr>
                    <w:b/>
                    <w:bCs/>
                    <w:sz w:val="18"/>
                    <w:szCs w:val="18"/>
                  </w:rPr>
                  <w:delText>di</w:delText>
                </w:r>
              </w:del>
              <w:r w:rsidRPr="1552E9CF">
                <w:rPr>
                  <w:b/>
                  <w:bCs/>
                  <w:sz w:val="18"/>
                  <w:szCs w:val="18"/>
                </w:rPr>
                <w:t xml:space="preserve"> prenotazione</w:t>
              </w:r>
            </w:ins>
          </w:p>
        </w:tc>
      </w:tr>
      <w:tr w:rsidR="0091685D" w:rsidRPr="004174E1" w14:paraId="76A2D33D" w14:textId="77777777" w:rsidTr="1552E9CF">
        <w:tblPrEx>
          <w:tblPrExChange w:id="10084" w:author="Visone Rossana (GSE)" w:date="2025-09-10T10:00:00Z" w16du:dateUtc="2025-09-10T08:00:00Z">
            <w:tblPrEx>
              <w:tblW w:w="4418" w:type="dxa"/>
            </w:tblPrEx>
          </w:tblPrExChange>
        </w:tblPrEx>
        <w:trPr>
          <w:trHeight w:val="374"/>
          <w:jc w:val="center"/>
          <w:ins w:id="10085" w:author="Visone Rossana (GSE)" w:date="2025-09-10T10:00:00Z"/>
          <w:trPrChange w:id="10086" w:author="Visone Rossana (GSE)" w:date="2025-09-10T10:00:00Z" w16du:dateUtc="2025-09-10T08:00:00Z">
            <w:trPr>
              <w:gridAfter w:val="0"/>
              <w:trHeight w:val="374"/>
              <w:jc w:val="center"/>
            </w:trPr>
          </w:trPrChange>
        </w:trPr>
        <w:tc>
          <w:tcPr>
            <w:tcW w:w="1526" w:type="dxa"/>
            <w:noWrap/>
            <w:tcMar>
              <w:left w:w="0" w:type="dxa"/>
              <w:right w:w="0" w:type="dxa"/>
            </w:tcMar>
            <w:vAlign w:val="center"/>
            <w:tcPrChange w:id="10087" w:author="Visone Rossana (GSE)" w:date="2025-09-10T10:00:00Z" w16du:dateUtc="2025-09-10T08:00:00Z">
              <w:tcPr>
                <w:tcW w:w="1526" w:type="dxa"/>
                <w:noWrap/>
                <w:tcMar>
                  <w:left w:w="0" w:type="dxa"/>
                  <w:right w:w="0" w:type="dxa"/>
                </w:tcMar>
                <w:vAlign w:val="center"/>
              </w:tcPr>
            </w:tcPrChange>
          </w:tcPr>
          <w:p w14:paraId="469BECC1" w14:textId="77777777" w:rsidR="0091685D" w:rsidRDefault="0091685D" w:rsidP="0091685D">
            <w:pPr>
              <w:ind w:left="57"/>
              <w:contextualSpacing/>
              <w:rPr>
                <w:ins w:id="10088" w:author="Visone Rossana (GSE)" w:date="2025-09-10T10:02:00Z" w16du:dateUtc="2025-09-10T08:02:00Z"/>
                <w:b/>
                <w:sz w:val="18"/>
                <w:szCs w:val="18"/>
              </w:rPr>
            </w:pPr>
            <w:ins w:id="10089" w:author="Visone Rossana (GSE)" w:date="2025-09-10T10:00:00Z" w16du:dateUtc="2025-09-10T08:00:00Z">
              <w:r>
                <w:rPr>
                  <w:b/>
                  <w:sz w:val="18"/>
                  <w:szCs w:val="18"/>
                </w:rPr>
                <w:t>PA</w:t>
              </w:r>
            </w:ins>
          </w:p>
          <w:p w14:paraId="262F00D2" w14:textId="61AC0F7E" w:rsidR="0091685D" w:rsidRDefault="0091685D" w:rsidP="0091685D">
            <w:pPr>
              <w:ind w:left="57"/>
              <w:contextualSpacing/>
              <w:rPr>
                <w:ins w:id="10090" w:author="Visone Rossana (GSE)" w:date="2025-09-10T10:00:00Z" w16du:dateUtc="2025-09-10T08:00:00Z"/>
                <w:b/>
                <w:sz w:val="18"/>
                <w:szCs w:val="18"/>
              </w:rPr>
            </w:pPr>
          </w:p>
        </w:tc>
        <w:tc>
          <w:tcPr>
            <w:tcW w:w="1446" w:type="dxa"/>
            <w:tcPrChange w:id="10091" w:author="Visone Rossana (GSE)" w:date="2025-09-10T10:00:00Z" w16du:dateUtc="2025-09-10T08:00:00Z">
              <w:tcPr>
                <w:tcW w:w="1446" w:type="dxa"/>
                <w:vAlign w:val="center"/>
              </w:tcPr>
            </w:tcPrChange>
          </w:tcPr>
          <w:p w14:paraId="743F3B32" w14:textId="00A22D36" w:rsidR="0091685D" w:rsidRDefault="0091685D" w:rsidP="0091685D">
            <w:pPr>
              <w:contextualSpacing/>
              <w:jc w:val="center"/>
              <w:rPr>
                <w:ins w:id="10092" w:author="Visone Rossana (GSE)" w:date="2025-09-10T10:00:00Z" w16du:dateUtc="2025-09-10T08:00:00Z"/>
                <w:b/>
                <w:sz w:val="18"/>
                <w:szCs w:val="18"/>
              </w:rPr>
            </w:pPr>
            <w:ins w:id="10093" w:author="Visone Rossana (GSE)" w:date="2025-09-10T10:00:00Z" w16du:dateUtc="2025-09-10T08:00:00Z">
              <w:r>
                <w:rPr>
                  <w:b/>
                  <w:sz w:val="18"/>
                  <w:szCs w:val="18"/>
                </w:rPr>
                <w:t>PA</w:t>
              </w:r>
            </w:ins>
          </w:p>
        </w:tc>
        <w:tc>
          <w:tcPr>
            <w:tcW w:w="1446" w:type="dxa"/>
            <w:vAlign w:val="center"/>
            <w:tcPrChange w:id="10094" w:author="Visone Rossana (GSE)" w:date="2025-09-10T10:00:00Z" w16du:dateUtc="2025-09-10T08:00:00Z">
              <w:tcPr>
                <w:tcW w:w="1446" w:type="dxa"/>
                <w:vAlign w:val="center"/>
              </w:tcPr>
            </w:tcPrChange>
          </w:tcPr>
          <w:p w14:paraId="38CEF53C" w14:textId="510189BD" w:rsidR="0091685D" w:rsidRDefault="0091685D" w:rsidP="0091685D">
            <w:pPr>
              <w:contextualSpacing/>
              <w:jc w:val="center"/>
              <w:rPr>
                <w:ins w:id="10095" w:author="Visone Rossana (GSE)" w:date="2025-09-10T10:00:00Z" w16du:dateUtc="2025-09-10T08:00:00Z"/>
                <w:sz w:val="18"/>
                <w:szCs w:val="18"/>
              </w:rPr>
            </w:pPr>
            <w:ins w:id="10096" w:author="Visone Rossana (GSE)" w:date="2025-09-10T10:00:00Z" w16du:dateUtc="2025-09-10T08:00:00Z">
              <w:r>
                <w:rPr>
                  <w:sz w:val="18"/>
                  <w:szCs w:val="18"/>
                </w:rPr>
                <w:t>i., iii., iv</w:t>
              </w:r>
            </w:ins>
          </w:p>
        </w:tc>
      </w:tr>
      <w:tr w:rsidR="008C1573" w:rsidRPr="004174E1" w14:paraId="59A30EFB" w14:textId="77777777" w:rsidTr="1552E9CF">
        <w:tblPrEx>
          <w:tblPrExChange w:id="10097" w:author="Visone Rossana (GSE)" w:date="2025-10-07T17:50:00Z" w16du:dateUtc="2025-10-07T15:50:00Z">
            <w:tblPrEx>
              <w:tblW w:w="4418" w:type="dxa"/>
            </w:tblPrEx>
          </w:tblPrExChange>
        </w:tblPrEx>
        <w:trPr>
          <w:trHeight w:val="374"/>
          <w:jc w:val="center"/>
          <w:ins w:id="10098" w:author="Visone Rossana (GSE)" w:date="2025-10-07T17:50:00Z"/>
          <w:trPrChange w:id="10099" w:author="Visone Rossana (GSE)" w:date="2025-10-07T17:50:00Z" w16du:dateUtc="2025-10-07T15:50:00Z">
            <w:trPr>
              <w:gridAfter w:val="0"/>
              <w:trHeight w:val="374"/>
              <w:jc w:val="center"/>
            </w:trPr>
          </w:trPrChange>
        </w:trPr>
        <w:tc>
          <w:tcPr>
            <w:tcW w:w="1526" w:type="dxa"/>
            <w:noWrap/>
            <w:tcMar>
              <w:left w:w="0" w:type="dxa"/>
              <w:right w:w="0" w:type="dxa"/>
            </w:tcMar>
            <w:vAlign w:val="center"/>
            <w:tcPrChange w:id="10100" w:author="Visone Rossana (GSE)" w:date="2025-10-07T17:50:00Z" w16du:dateUtc="2025-10-07T15:50:00Z">
              <w:tcPr>
                <w:tcW w:w="1526" w:type="dxa"/>
                <w:noWrap/>
                <w:tcMar>
                  <w:left w:w="0" w:type="dxa"/>
                  <w:right w:w="0" w:type="dxa"/>
                </w:tcMar>
                <w:vAlign w:val="center"/>
              </w:tcPr>
            </w:tcPrChange>
          </w:tcPr>
          <w:p w14:paraId="0DEC9EB3" w14:textId="650464C1" w:rsidR="008C1573" w:rsidRDefault="008C1573" w:rsidP="008C1573">
            <w:pPr>
              <w:ind w:left="57"/>
              <w:contextualSpacing/>
              <w:rPr>
                <w:ins w:id="10101" w:author="Visone Rossana (GSE)" w:date="2025-10-07T17:50:00Z" w16du:dateUtc="2025-10-07T15:50:00Z"/>
                <w:b/>
                <w:sz w:val="18"/>
                <w:szCs w:val="18"/>
              </w:rPr>
            </w:pPr>
            <w:ins w:id="10102" w:author="Visone Rossana (GSE)" w:date="2025-10-07T17:50:00Z" w16du:dateUtc="2025-10-07T15:50:00Z">
              <w:r>
                <w:rPr>
                  <w:b/>
                  <w:sz w:val="18"/>
                  <w:szCs w:val="18"/>
                </w:rPr>
                <w:t>E</w:t>
              </w:r>
              <w:r w:rsidRPr="002D0494">
                <w:rPr>
                  <w:b/>
                  <w:sz w:val="18"/>
                  <w:szCs w:val="18"/>
                </w:rPr>
                <w:t>SCO</w:t>
              </w:r>
            </w:ins>
          </w:p>
        </w:tc>
        <w:tc>
          <w:tcPr>
            <w:tcW w:w="1446" w:type="dxa"/>
            <w:vAlign w:val="center"/>
            <w:tcPrChange w:id="10103" w:author="Visone Rossana (GSE)" w:date="2025-10-07T17:50:00Z" w16du:dateUtc="2025-10-07T15:50:00Z">
              <w:tcPr>
                <w:tcW w:w="1446" w:type="dxa"/>
              </w:tcPr>
            </w:tcPrChange>
          </w:tcPr>
          <w:p w14:paraId="4990E04A" w14:textId="01DC29F3" w:rsidR="008C1573" w:rsidRDefault="008C1573" w:rsidP="008C1573">
            <w:pPr>
              <w:contextualSpacing/>
              <w:jc w:val="center"/>
              <w:rPr>
                <w:ins w:id="10104" w:author="Visone Rossana (GSE)" w:date="2025-10-07T17:50:00Z" w16du:dateUtc="2025-10-07T15:50:00Z"/>
                <w:b/>
                <w:sz w:val="18"/>
                <w:szCs w:val="18"/>
              </w:rPr>
            </w:pPr>
            <w:ins w:id="10105" w:author="Visone Rossana (GSE)" w:date="2025-10-07T17:50:00Z" w16du:dateUtc="2025-10-07T15:50:00Z">
              <w:r>
                <w:rPr>
                  <w:b/>
                  <w:sz w:val="18"/>
                  <w:szCs w:val="18"/>
                </w:rPr>
                <w:t>PA</w:t>
              </w:r>
            </w:ins>
          </w:p>
        </w:tc>
        <w:tc>
          <w:tcPr>
            <w:tcW w:w="1446" w:type="dxa"/>
            <w:vAlign w:val="center"/>
            <w:tcPrChange w:id="10106" w:author="Visone Rossana (GSE)" w:date="2025-10-07T17:50:00Z" w16du:dateUtc="2025-10-07T15:50:00Z">
              <w:tcPr>
                <w:tcW w:w="1446" w:type="dxa"/>
                <w:vAlign w:val="center"/>
              </w:tcPr>
            </w:tcPrChange>
          </w:tcPr>
          <w:p w14:paraId="55F9579D" w14:textId="5A6BEE93" w:rsidR="008C1573" w:rsidDel="005E2CC7" w:rsidRDefault="008C1573" w:rsidP="008C1573">
            <w:pPr>
              <w:contextualSpacing/>
              <w:jc w:val="center"/>
              <w:rPr>
                <w:ins w:id="10107" w:author="Visone Rossana (GSE)" w:date="2025-10-07T17:50:00Z" w16du:dateUtc="2025-10-07T15:50:00Z"/>
                <w:sz w:val="18"/>
                <w:szCs w:val="18"/>
              </w:rPr>
            </w:pPr>
            <w:ins w:id="10108" w:author="Visone Rossana (GSE)" w:date="2025-10-07T17:50:00Z" w16du:dateUtc="2025-10-07T15:50:00Z">
              <w:r>
                <w:rPr>
                  <w:sz w:val="18"/>
                  <w:szCs w:val="18"/>
                </w:rPr>
                <w:t>ii., iv</w:t>
              </w:r>
            </w:ins>
          </w:p>
        </w:tc>
      </w:tr>
      <w:tr w:rsidR="008C1573" w:rsidRPr="004174E1" w14:paraId="2DA101FD" w14:textId="77777777" w:rsidTr="1552E9CF">
        <w:tblPrEx>
          <w:tblPrExChange w:id="10109" w:author="Visone Rossana (GSE)" w:date="2025-09-10T10:00:00Z" w16du:dateUtc="2025-09-10T08:00:00Z">
            <w:tblPrEx>
              <w:tblW w:w="4418" w:type="dxa"/>
            </w:tblPrEx>
          </w:tblPrExChange>
        </w:tblPrEx>
        <w:trPr>
          <w:trHeight w:val="374"/>
          <w:jc w:val="center"/>
          <w:ins w:id="10110" w:author="Visone Rossana (GSE)" w:date="2025-09-10T10:00:00Z"/>
          <w:trPrChange w:id="10111" w:author="Visone Rossana (GSE)" w:date="2025-09-10T10:00:00Z" w16du:dateUtc="2025-09-10T08:00:00Z">
            <w:trPr>
              <w:gridAfter w:val="0"/>
              <w:trHeight w:val="374"/>
              <w:jc w:val="center"/>
            </w:trPr>
          </w:trPrChange>
        </w:trPr>
        <w:tc>
          <w:tcPr>
            <w:tcW w:w="1526" w:type="dxa"/>
            <w:noWrap/>
            <w:tcMar>
              <w:left w:w="0" w:type="dxa"/>
              <w:right w:w="0" w:type="dxa"/>
            </w:tcMar>
            <w:vAlign w:val="center"/>
            <w:tcPrChange w:id="10112" w:author="Visone Rossana (GSE)" w:date="2025-09-10T10:00:00Z" w16du:dateUtc="2025-09-10T08:00:00Z">
              <w:tcPr>
                <w:tcW w:w="1526" w:type="dxa"/>
                <w:noWrap/>
                <w:tcMar>
                  <w:left w:w="0" w:type="dxa"/>
                  <w:right w:w="0" w:type="dxa"/>
                </w:tcMar>
                <w:vAlign w:val="center"/>
              </w:tcPr>
            </w:tcPrChange>
          </w:tcPr>
          <w:p w14:paraId="5F8EC032" w14:textId="6F3358F3" w:rsidR="008C1573" w:rsidRDefault="008C1573" w:rsidP="008C1573">
            <w:pPr>
              <w:ind w:left="57"/>
              <w:contextualSpacing/>
              <w:rPr>
                <w:ins w:id="10113" w:author="Visone Rossana (GSE)" w:date="2025-09-10T10:00:00Z" w16du:dateUtc="2025-09-10T08:00:00Z"/>
                <w:b/>
                <w:sz w:val="18"/>
                <w:szCs w:val="18"/>
              </w:rPr>
            </w:pPr>
            <w:ins w:id="10114" w:author="Visone Rossana (GSE)" w:date="2025-09-10T10:03:00Z" w16du:dateUtc="2025-09-10T08:03:00Z">
              <w:r>
                <w:rPr>
                  <w:b/>
                  <w:sz w:val="18"/>
                  <w:szCs w:val="18"/>
                </w:rPr>
                <w:t xml:space="preserve">ETS </w:t>
              </w:r>
              <w:del w:id="10115" w:author="Visone Rossana (GSE)" w:date="2025-10-24T11:47:00Z" w16du:dateUtc="2025-10-24T09:47:00Z">
                <w:r w:rsidDel="007901AA">
                  <w:rPr>
                    <w:b/>
                    <w:sz w:val="18"/>
                    <w:szCs w:val="18"/>
                  </w:rPr>
                  <w:delText>non economici</w:delText>
                </w:r>
              </w:del>
            </w:ins>
          </w:p>
        </w:tc>
        <w:tc>
          <w:tcPr>
            <w:tcW w:w="1446" w:type="dxa"/>
            <w:tcPrChange w:id="10116" w:author="Visone Rossana (GSE)" w:date="2025-09-10T10:00:00Z" w16du:dateUtc="2025-09-10T08:00:00Z">
              <w:tcPr>
                <w:tcW w:w="1446" w:type="dxa"/>
                <w:vAlign w:val="center"/>
              </w:tcPr>
            </w:tcPrChange>
          </w:tcPr>
          <w:p w14:paraId="027033E1" w14:textId="081DCDBF" w:rsidR="008C1573" w:rsidRDefault="008C1573" w:rsidP="008C1573">
            <w:pPr>
              <w:contextualSpacing/>
              <w:jc w:val="center"/>
              <w:rPr>
                <w:ins w:id="10117" w:author="Visone Rossana (GSE)" w:date="2025-09-10T10:00:00Z" w16du:dateUtc="2025-09-10T08:00:00Z"/>
                <w:b/>
                <w:sz w:val="18"/>
                <w:szCs w:val="18"/>
              </w:rPr>
            </w:pPr>
            <w:ins w:id="10118" w:author="Visone Rossana (GSE)" w:date="2025-09-10T10:03:00Z" w16du:dateUtc="2025-09-10T08:03:00Z">
              <w:r>
                <w:rPr>
                  <w:b/>
                  <w:sz w:val="18"/>
                  <w:szCs w:val="18"/>
                </w:rPr>
                <w:t xml:space="preserve">ETS </w:t>
              </w:r>
              <w:del w:id="10119" w:author="Visone Rossana (GSE)" w:date="2025-10-24T11:47:00Z" w16du:dateUtc="2025-10-24T09:47:00Z">
                <w:r w:rsidDel="007901AA">
                  <w:rPr>
                    <w:b/>
                    <w:sz w:val="18"/>
                    <w:szCs w:val="18"/>
                  </w:rPr>
                  <w:delText>non economici</w:delText>
                </w:r>
              </w:del>
            </w:ins>
          </w:p>
        </w:tc>
        <w:tc>
          <w:tcPr>
            <w:tcW w:w="1446" w:type="dxa"/>
            <w:vAlign w:val="center"/>
            <w:tcPrChange w:id="10120" w:author="Visone Rossana (GSE)" w:date="2025-09-10T10:00:00Z" w16du:dateUtc="2025-09-10T08:00:00Z">
              <w:tcPr>
                <w:tcW w:w="1446" w:type="dxa"/>
                <w:vAlign w:val="center"/>
              </w:tcPr>
            </w:tcPrChange>
          </w:tcPr>
          <w:p w14:paraId="2582FFEE" w14:textId="156CDB7C" w:rsidR="008C1573" w:rsidRDefault="008C1573" w:rsidP="008C1573">
            <w:pPr>
              <w:contextualSpacing/>
              <w:jc w:val="center"/>
              <w:rPr>
                <w:ins w:id="10121" w:author="Visone Rossana (GSE)" w:date="2025-09-10T10:00:00Z" w16du:dateUtc="2025-09-10T08:00:00Z"/>
                <w:sz w:val="18"/>
                <w:szCs w:val="18"/>
              </w:rPr>
            </w:pPr>
            <w:ins w:id="10122" w:author="Visone Rossana (GSE)" w:date="2025-09-10T10:03:00Z" w16du:dateUtc="2025-09-10T08:03:00Z">
              <w:del w:id="10123" w:author="Visone Rossana (GSE)" w:date="2025-10-07T17:45:00Z" w16du:dateUtc="2025-10-07T15:45:00Z">
                <w:r w:rsidDel="005E2CC7">
                  <w:rPr>
                    <w:sz w:val="18"/>
                    <w:szCs w:val="18"/>
                  </w:rPr>
                  <w:delText>i., iii., iv</w:delText>
                </w:r>
              </w:del>
            </w:ins>
            <w:ins w:id="10124" w:author="Visone Rossana (GSE)" w:date="2025-10-07T17:45:00Z" w16du:dateUtc="2025-10-07T15:45:00Z">
              <w:r>
                <w:rPr>
                  <w:sz w:val="18"/>
                  <w:szCs w:val="18"/>
                </w:rPr>
                <w:t xml:space="preserve">non </w:t>
              </w:r>
            </w:ins>
            <w:ins w:id="10125" w:author="Visone Rossana (GSE)" w:date="2025-10-07T17:46:00Z" w16du:dateUtc="2025-10-07T15:46:00Z">
              <w:r>
                <w:rPr>
                  <w:sz w:val="18"/>
                  <w:szCs w:val="18"/>
                </w:rPr>
                <w:t>consentita</w:t>
              </w:r>
            </w:ins>
          </w:p>
        </w:tc>
      </w:tr>
      <w:tr w:rsidR="008C1573" w:rsidRPr="004174E1" w14:paraId="7F5865B5" w14:textId="77777777" w:rsidTr="1552E9CF">
        <w:trPr>
          <w:trHeight w:val="374"/>
          <w:jc w:val="center"/>
          <w:ins w:id="10126" w:author="Visone Rossana (GSE)" w:date="2025-10-07T17:50:00Z"/>
        </w:trPr>
        <w:tc>
          <w:tcPr>
            <w:tcW w:w="1526" w:type="dxa"/>
            <w:noWrap/>
            <w:tcMar>
              <w:left w:w="0" w:type="dxa"/>
              <w:right w:w="0" w:type="dxa"/>
            </w:tcMar>
            <w:vAlign w:val="center"/>
          </w:tcPr>
          <w:p w14:paraId="5525182D" w14:textId="7F68576C" w:rsidR="008C1573" w:rsidRDefault="008C1573" w:rsidP="008C1573">
            <w:pPr>
              <w:ind w:left="57"/>
              <w:contextualSpacing/>
              <w:rPr>
                <w:ins w:id="10127" w:author="Visone Rossana (GSE)" w:date="2025-10-07T17:50:00Z" w16du:dateUtc="2025-10-07T15:50:00Z"/>
                <w:b/>
                <w:sz w:val="18"/>
                <w:szCs w:val="18"/>
              </w:rPr>
            </w:pPr>
            <w:ins w:id="10128" w:author="Visone Rossana (GSE)" w:date="2025-10-07T17:50:00Z" w16du:dateUtc="2025-10-07T15:50:00Z">
              <w:r>
                <w:rPr>
                  <w:b/>
                  <w:sz w:val="18"/>
                  <w:szCs w:val="18"/>
                </w:rPr>
                <w:t xml:space="preserve">ESCO </w:t>
              </w:r>
            </w:ins>
          </w:p>
        </w:tc>
        <w:tc>
          <w:tcPr>
            <w:tcW w:w="1446" w:type="dxa"/>
            <w:vAlign w:val="center"/>
          </w:tcPr>
          <w:p w14:paraId="0B1D5FDA" w14:textId="1000F1A3" w:rsidR="008C1573" w:rsidRDefault="008C1573" w:rsidP="008C1573">
            <w:pPr>
              <w:contextualSpacing/>
              <w:jc w:val="center"/>
              <w:rPr>
                <w:ins w:id="10129" w:author="Visone Rossana (GSE)" w:date="2025-10-07T17:50:00Z" w16du:dateUtc="2025-10-07T15:50:00Z"/>
                <w:b/>
                <w:sz w:val="18"/>
                <w:szCs w:val="18"/>
              </w:rPr>
            </w:pPr>
            <w:ins w:id="10130" w:author="Visone Rossana (GSE)" w:date="2025-10-07T17:51:00Z" w16du:dateUtc="2025-10-07T15:51:00Z">
              <w:r>
                <w:rPr>
                  <w:b/>
                  <w:sz w:val="18"/>
                  <w:szCs w:val="18"/>
                </w:rPr>
                <w:t xml:space="preserve">ETS </w:t>
              </w:r>
              <w:del w:id="10131" w:author="Visone Rossana (GSE)" w:date="2025-10-24T11:47:00Z" w16du:dateUtc="2025-10-24T09:47:00Z">
                <w:r w:rsidDel="007901AA">
                  <w:rPr>
                    <w:b/>
                    <w:sz w:val="18"/>
                    <w:szCs w:val="18"/>
                  </w:rPr>
                  <w:delText>non economici</w:delText>
                </w:r>
              </w:del>
            </w:ins>
          </w:p>
        </w:tc>
        <w:tc>
          <w:tcPr>
            <w:tcW w:w="1446" w:type="dxa"/>
            <w:vAlign w:val="center"/>
          </w:tcPr>
          <w:p w14:paraId="00F2D816" w14:textId="0FE51D64" w:rsidR="008C1573" w:rsidRDefault="008C1573" w:rsidP="008C1573">
            <w:pPr>
              <w:contextualSpacing/>
              <w:jc w:val="center"/>
              <w:rPr>
                <w:ins w:id="10132" w:author="Visone Rossana (GSE)" w:date="2025-10-07T17:50:00Z" w16du:dateUtc="2025-10-07T15:50:00Z"/>
                <w:sz w:val="18"/>
                <w:szCs w:val="18"/>
              </w:rPr>
            </w:pPr>
            <w:ins w:id="10133" w:author="Visone Rossana (GSE)" w:date="2025-10-07T17:51:00Z" w16du:dateUtc="2025-10-07T15:51:00Z">
              <w:r>
                <w:rPr>
                  <w:sz w:val="18"/>
                  <w:szCs w:val="18"/>
                </w:rPr>
                <w:t>non consentita</w:t>
              </w:r>
            </w:ins>
          </w:p>
        </w:tc>
      </w:tr>
      <w:tr w:rsidR="008C1573" w:rsidRPr="004174E1" w:rsidDel="008C1573" w14:paraId="1F83F876" w14:textId="22E6B475" w:rsidTr="1552E9CF">
        <w:trPr>
          <w:trHeight w:val="374"/>
          <w:jc w:val="center"/>
          <w:ins w:id="10134" w:author="Visone Rossana (GSE)" w:date="2025-09-09T16:20:00Z"/>
          <w:del w:id="10135" w:author="Visone Rossana (GSE)" w:date="2025-10-07T17:51:00Z"/>
          <w:trPrChange w:id="10136" w:author="Visone Rossana (GSE)" w:date="2025-09-09T16:26:00Z" w16du:dateUtc="2025-09-09T14:26:00Z">
            <w:trPr>
              <w:gridAfter w:val="0"/>
              <w:trHeight w:val="374"/>
              <w:jc w:val="center"/>
            </w:trPr>
          </w:trPrChange>
        </w:trPr>
        <w:tc>
          <w:tcPr>
            <w:tcW w:w="1526" w:type="dxa"/>
            <w:noWrap/>
            <w:tcMar>
              <w:left w:w="0" w:type="dxa"/>
              <w:right w:w="0" w:type="dxa"/>
            </w:tcMar>
            <w:vAlign w:val="center"/>
            <w:tcPrChange w:id="10137" w:author="Visone Rossana (GSE)" w:date="2025-09-09T16:26:00Z" w16du:dateUtc="2025-09-09T14:26:00Z">
              <w:tcPr>
                <w:tcW w:w="1526" w:type="dxa"/>
                <w:noWrap/>
                <w:tcMar>
                  <w:left w:w="0" w:type="dxa"/>
                  <w:right w:w="0" w:type="dxa"/>
                </w:tcMar>
                <w:vAlign w:val="center"/>
              </w:tcPr>
            </w:tcPrChange>
          </w:tcPr>
          <w:p w14:paraId="2538E54A" w14:textId="50D8BE4F" w:rsidR="008C1573" w:rsidDel="008C1573" w:rsidRDefault="008C1573" w:rsidP="008C1573">
            <w:pPr>
              <w:ind w:left="57"/>
              <w:contextualSpacing/>
              <w:rPr>
                <w:ins w:id="10138" w:author="Visone Rossana (GSE)" w:date="2025-09-09T16:20:00Z" w16du:dateUtc="2025-09-09T14:20:00Z"/>
                <w:del w:id="10139" w:author="Visone Rossana (GSE)" w:date="2025-10-07T17:51:00Z" w16du:dateUtc="2025-10-07T15:51:00Z"/>
                <w:b/>
                <w:sz w:val="18"/>
                <w:szCs w:val="18"/>
              </w:rPr>
            </w:pPr>
            <w:ins w:id="10140" w:author="Visone Rossana (GSE)" w:date="2025-09-09T16:24:00Z" w16du:dateUtc="2025-09-09T14:24:00Z">
              <w:del w:id="10141" w:author="Visone Rossana (GSE)" w:date="2025-10-07T17:51:00Z" w16du:dateUtc="2025-10-07T15:51:00Z">
                <w:r w:rsidDel="008C1573">
                  <w:rPr>
                    <w:b/>
                    <w:sz w:val="18"/>
                    <w:szCs w:val="18"/>
                  </w:rPr>
                  <w:delText>E</w:delText>
                </w:r>
                <w:r w:rsidRPr="002D0494" w:rsidDel="008C1573">
                  <w:rPr>
                    <w:b/>
                    <w:sz w:val="18"/>
                    <w:szCs w:val="18"/>
                  </w:rPr>
                  <w:delText>SCO</w:delText>
                </w:r>
              </w:del>
            </w:ins>
          </w:p>
        </w:tc>
        <w:tc>
          <w:tcPr>
            <w:tcW w:w="1446" w:type="dxa"/>
            <w:vAlign w:val="center"/>
            <w:tcPrChange w:id="10142" w:author="Visone Rossana (GSE)" w:date="2025-09-09T16:26:00Z" w16du:dateUtc="2025-09-09T14:26:00Z">
              <w:tcPr>
                <w:tcW w:w="1446" w:type="dxa"/>
                <w:vAlign w:val="center"/>
              </w:tcPr>
            </w:tcPrChange>
          </w:tcPr>
          <w:p w14:paraId="445FA8DA" w14:textId="2609AD79" w:rsidR="008C1573" w:rsidRPr="004174E1" w:rsidDel="008C1573" w:rsidRDefault="008C1573" w:rsidP="008C1573">
            <w:pPr>
              <w:contextualSpacing/>
              <w:jc w:val="center"/>
              <w:rPr>
                <w:ins w:id="10143" w:author="Visone Rossana (GSE)" w:date="2025-09-09T16:24:00Z" w16du:dateUtc="2025-09-09T14:24:00Z"/>
                <w:del w:id="10144" w:author="Visone Rossana (GSE)" w:date="2025-10-07T17:51:00Z" w16du:dateUtc="2025-10-07T15:51:00Z"/>
                <w:sz w:val="18"/>
                <w:szCs w:val="18"/>
              </w:rPr>
            </w:pPr>
            <w:ins w:id="10145" w:author="Visone Rossana (GSE)" w:date="2025-09-09T16:26:00Z" w16du:dateUtc="2025-09-09T14:26:00Z">
              <w:del w:id="10146" w:author="Visone Rossana (GSE)" w:date="2025-10-07T17:51:00Z" w16du:dateUtc="2025-10-07T15:51:00Z">
                <w:r w:rsidDel="008C1573">
                  <w:rPr>
                    <w:b/>
                    <w:sz w:val="18"/>
                    <w:szCs w:val="18"/>
                  </w:rPr>
                  <w:delText>PA</w:delText>
                </w:r>
              </w:del>
            </w:ins>
            <w:ins w:id="10147" w:author="Visone Rossana (GSE)" w:date="2025-09-10T10:04:00Z" w16du:dateUtc="2025-09-10T08:04:00Z">
              <w:del w:id="10148" w:author="Visone Rossana (GSE)" w:date="2025-10-07T17:51:00Z" w16du:dateUtc="2025-10-07T15:51:00Z">
                <w:r w:rsidDel="008C1573">
                  <w:rPr>
                    <w:b/>
                    <w:sz w:val="18"/>
                    <w:szCs w:val="18"/>
                  </w:rPr>
                  <w:delText>,</w:delText>
                </w:r>
              </w:del>
            </w:ins>
            <w:ins w:id="10149" w:author="Visone Rossana (GSE)" w:date="2025-09-09T16:26:00Z" w16du:dateUtc="2025-09-09T14:26:00Z">
              <w:del w:id="10150" w:author="Visone Rossana (GSE)" w:date="2025-10-07T17:51:00Z" w16du:dateUtc="2025-10-07T15:51:00Z">
                <w:r w:rsidDel="008C1573">
                  <w:rPr>
                    <w:b/>
                    <w:sz w:val="18"/>
                    <w:szCs w:val="18"/>
                  </w:rPr>
                  <w:delText xml:space="preserve"> </w:delText>
                </w:r>
              </w:del>
              <w:del w:id="10151" w:author="Visone Rossana (GSE)" w:date="2025-10-07T17:46:00Z" w16du:dateUtc="2025-10-07T15:46:00Z">
                <w:r w:rsidDel="005E2CC7">
                  <w:rPr>
                    <w:b/>
                    <w:sz w:val="18"/>
                    <w:szCs w:val="18"/>
                  </w:rPr>
                  <w:delText>ETS non economici</w:delText>
                </w:r>
              </w:del>
            </w:ins>
          </w:p>
        </w:tc>
        <w:tc>
          <w:tcPr>
            <w:tcW w:w="1446" w:type="dxa"/>
            <w:vAlign w:val="center"/>
            <w:tcPrChange w:id="10152" w:author="Visone Rossana (GSE)" w:date="2025-09-09T16:26:00Z" w16du:dateUtc="2025-09-09T14:26:00Z">
              <w:tcPr>
                <w:tcW w:w="1446" w:type="dxa"/>
                <w:vAlign w:val="center"/>
              </w:tcPr>
            </w:tcPrChange>
          </w:tcPr>
          <w:p w14:paraId="12C12073" w14:textId="5C50CD74" w:rsidR="008C1573" w:rsidRPr="004174E1" w:rsidDel="008C1573" w:rsidRDefault="008C1573" w:rsidP="008C1573">
            <w:pPr>
              <w:contextualSpacing/>
              <w:jc w:val="center"/>
              <w:rPr>
                <w:ins w:id="10153" w:author="Visone Rossana (GSE)" w:date="2025-09-09T16:20:00Z" w16du:dateUtc="2025-09-09T14:20:00Z"/>
                <w:del w:id="10154" w:author="Visone Rossana (GSE)" w:date="2025-10-07T17:51:00Z" w16du:dateUtc="2025-10-07T15:51:00Z"/>
                <w:sz w:val="18"/>
                <w:szCs w:val="18"/>
              </w:rPr>
            </w:pPr>
            <w:ins w:id="10155" w:author="Visone Rossana (GSE)" w:date="2025-09-09T16:28:00Z" w16du:dateUtc="2025-09-09T14:28:00Z">
              <w:del w:id="10156" w:author="Visone Rossana (GSE)" w:date="2025-10-07T17:51:00Z" w16du:dateUtc="2025-10-07T15:51:00Z">
                <w:r w:rsidDel="008C1573">
                  <w:rPr>
                    <w:sz w:val="18"/>
                    <w:szCs w:val="18"/>
                  </w:rPr>
                  <w:delText>ii., iv</w:delText>
                </w:r>
              </w:del>
            </w:ins>
          </w:p>
        </w:tc>
      </w:tr>
      <w:tr w:rsidR="008C1573" w:rsidRPr="004174E1" w14:paraId="27BF22BC" w14:textId="77777777" w:rsidTr="1552E9CF">
        <w:trPr>
          <w:trHeight w:val="374"/>
          <w:jc w:val="center"/>
          <w:ins w:id="10157" w:author="Visone Rossana (GSE)" w:date="2025-09-09T16:20:00Z"/>
          <w:trPrChange w:id="10158" w:author="Visone Rossana (GSE)" w:date="2025-09-09T16:26:00Z" w16du:dateUtc="2025-09-09T14:26:00Z">
            <w:trPr>
              <w:gridAfter w:val="0"/>
              <w:trHeight w:val="374"/>
              <w:jc w:val="center"/>
            </w:trPr>
          </w:trPrChange>
        </w:trPr>
        <w:tc>
          <w:tcPr>
            <w:tcW w:w="1526" w:type="dxa"/>
            <w:vAlign w:val="center"/>
            <w:tcPrChange w:id="10159" w:author="Visone Rossana (GSE)" w:date="2025-09-09T16:26:00Z" w16du:dateUtc="2025-09-09T14:26:00Z">
              <w:tcPr>
                <w:tcW w:w="1526" w:type="dxa"/>
                <w:vAlign w:val="center"/>
              </w:tcPr>
            </w:tcPrChange>
          </w:tcPr>
          <w:p w14:paraId="24DF97DE" w14:textId="050859A0" w:rsidR="008C1573" w:rsidRPr="00E412A6" w:rsidRDefault="008C1573" w:rsidP="008C1573">
            <w:pPr>
              <w:contextualSpacing/>
              <w:rPr>
                <w:ins w:id="10160" w:author="Visone Rossana (GSE)" w:date="2025-09-09T16:20:00Z" w16du:dateUtc="2025-09-09T14:20:00Z"/>
                <w:b/>
                <w:sz w:val="18"/>
                <w:szCs w:val="18"/>
              </w:rPr>
            </w:pPr>
            <w:ins w:id="10161" w:author="Visone Rossana (GSE)" w:date="2025-09-09T16:25:00Z" w16du:dateUtc="2025-09-09T14:25:00Z">
              <w:r>
                <w:rPr>
                  <w:b/>
                  <w:sz w:val="18"/>
                  <w:szCs w:val="18"/>
                </w:rPr>
                <w:t>A</w:t>
              </w:r>
              <w:r w:rsidRPr="002D0494">
                <w:rPr>
                  <w:b/>
                  <w:sz w:val="18"/>
                  <w:szCs w:val="18"/>
                </w:rPr>
                <w:t>ltro soggetto pubblico deputato alla gestione degli immobili</w:t>
              </w:r>
            </w:ins>
            <w:ins w:id="10162" w:author="Visone Rossana (GSE)" w:date="2025-09-25T18:25:00Z" w16du:dateUtc="2025-09-25T16:25:00Z">
              <w:r>
                <w:rPr>
                  <w:b/>
                  <w:sz w:val="18"/>
                  <w:szCs w:val="18"/>
                </w:rPr>
                <w:t xml:space="preserve"> di cui art. 13, comma 1, lett. b) </w:t>
              </w:r>
            </w:ins>
          </w:p>
        </w:tc>
        <w:tc>
          <w:tcPr>
            <w:tcW w:w="1446" w:type="dxa"/>
            <w:tcPrChange w:id="10163" w:author="Visone Rossana (GSE)" w:date="2025-09-09T16:26:00Z" w16du:dateUtc="2025-09-09T14:26:00Z">
              <w:tcPr>
                <w:tcW w:w="1446" w:type="dxa"/>
              </w:tcPr>
            </w:tcPrChange>
          </w:tcPr>
          <w:p w14:paraId="6033BE10" w14:textId="0F62383E" w:rsidR="008C1573" w:rsidRPr="00E4274C" w:rsidRDefault="008C1573" w:rsidP="008C1573">
            <w:pPr>
              <w:contextualSpacing/>
              <w:jc w:val="center"/>
              <w:rPr>
                <w:ins w:id="10164" w:author="Visone Rossana (GSE)" w:date="2025-09-09T16:24:00Z" w16du:dateUtc="2025-09-09T14:24:00Z"/>
                <w:sz w:val="16"/>
                <w:szCs w:val="16"/>
              </w:rPr>
            </w:pPr>
            <w:ins w:id="10165" w:author="Visone Rossana (GSE)" w:date="2025-09-10T10:06:00Z" w16du:dateUtc="2025-09-10T08:06:00Z">
              <w:r>
                <w:rPr>
                  <w:b/>
                  <w:sz w:val="18"/>
                  <w:szCs w:val="18"/>
                </w:rPr>
                <w:t>PA, ETS</w:t>
              </w:r>
              <w:del w:id="10166" w:author="Visone Rossana (GSE)" w:date="2025-10-24T11:47:00Z" w16du:dateUtc="2025-10-24T09:47:00Z">
                <w:r w:rsidDel="007901AA">
                  <w:rPr>
                    <w:b/>
                    <w:sz w:val="18"/>
                    <w:szCs w:val="18"/>
                  </w:rPr>
                  <w:delText xml:space="preserve"> non economici</w:delText>
                </w:r>
              </w:del>
            </w:ins>
          </w:p>
        </w:tc>
        <w:tc>
          <w:tcPr>
            <w:tcW w:w="1446" w:type="dxa"/>
            <w:vAlign w:val="center"/>
            <w:tcPrChange w:id="10167" w:author="Visone Rossana (GSE)" w:date="2025-09-09T16:26:00Z" w16du:dateUtc="2025-09-09T14:26:00Z">
              <w:tcPr>
                <w:tcW w:w="1446" w:type="dxa"/>
                <w:vAlign w:val="center"/>
              </w:tcPr>
            </w:tcPrChange>
          </w:tcPr>
          <w:p w14:paraId="301ACF36" w14:textId="77DE017B" w:rsidR="008C1573" w:rsidRPr="00E4274C" w:rsidRDefault="008C1573" w:rsidP="008C1573">
            <w:pPr>
              <w:contextualSpacing/>
              <w:jc w:val="center"/>
              <w:rPr>
                <w:ins w:id="10168" w:author="Visone Rossana (GSE)" w:date="2025-09-09T16:20:00Z" w16du:dateUtc="2025-09-09T14:20:00Z"/>
                <w:sz w:val="16"/>
                <w:szCs w:val="16"/>
              </w:rPr>
            </w:pPr>
            <w:ins w:id="10169" w:author="Visone Rossana (GSE)" w:date="2025-10-07T17:46:00Z" w16du:dateUtc="2025-10-07T15:46:00Z">
              <w:r>
                <w:rPr>
                  <w:sz w:val="18"/>
                  <w:szCs w:val="18"/>
                </w:rPr>
                <w:t>non consentita</w:t>
              </w:r>
            </w:ins>
            <w:ins w:id="10170" w:author="Visone Rossana (GSE)" w:date="2025-09-09T16:27:00Z" w16du:dateUtc="2025-09-09T14:27:00Z">
              <w:del w:id="10171" w:author="Visone Rossana (GSE)" w:date="2025-10-07T17:46:00Z" w16du:dateUtc="2025-10-07T15:46:00Z">
                <w:r w:rsidDel="005E2CC7">
                  <w:rPr>
                    <w:sz w:val="16"/>
                    <w:szCs w:val="16"/>
                  </w:rPr>
                  <w:delText>i., iii., iv</w:delText>
                </w:r>
              </w:del>
            </w:ins>
          </w:p>
        </w:tc>
      </w:tr>
      <w:tr w:rsidR="008C1573" w:rsidRPr="004174E1" w14:paraId="65A2BC27" w14:textId="77777777" w:rsidTr="1552E9CF">
        <w:trPr>
          <w:trHeight w:val="374"/>
          <w:jc w:val="center"/>
          <w:ins w:id="10172" w:author="Visone Rossana (GSE)" w:date="2025-09-09T16:20:00Z"/>
          <w:trPrChange w:id="10173" w:author="Visone Rossana (GSE)" w:date="2025-09-09T16:26:00Z" w16du:dateUtc="2025-09-09T14:26:00Z">
            <w:trPr>
              <w:gridAfter w:val="0"/>
              <w:trHeight w:val="374"/>
              <w:jc w:val="center"/>
            </w:trPr>
          </w:trPrChange>
        </w:trPr>
        <w:tc>
          <w:tcPr>
            <w:tcW w:w="1526" w:type="dxa"/>
            <w:tcMar>
              <w:left w:w="0" w:type="dxa"/>
              <w:right w:w="0" w:type="dxa"/>
            </w:tcMar>
            <w:vAlign w:val="center"/>
            <w:tcPrChange w:id="10174" w:author="Visone Rossana (GSE)" w:date="2025-09-09T16:26:00Z" w16du:dateUtc="2025-09-09T14:26:00Z">
              <w:tcPr>
                <w:tcW w:w="1526" w:type="dxa"/>
                <w:tcMar>
                  <w:left w:w="0" w:type="dxa"/>
                  <w:right w:w="0" w:type="dxa"/>
                </w:tcMar>
                <w:vAlign w:val="center"/>
              </w:tcPr>
            </w:tcPrChange>
          </w:tcPr>
          <w:p w14:paraId="3CBE8AC5" w14:textId="09E58550" w:rsidR="008C1573" w:rsidRDefault="008C1573" w:rsidP="008C1573">
            <w:pPr>
              <w:ind w:left="57"/>
              <w:contextualSpacing/>
              <w:rPr>
                <w:ins w:id="10175" w:author="Visone Rossana (GSE)" w:date="2025-09-09T16:20:00Z" w16du:dateUtc="2025-09-09T14:20:00Z"/>
                <w:b/>
                <w:sz w:val="18"/>
                <w:szCs w:val="18"/>
              </w:rPr>
            </w:pPr>
            <w:ins w:id="10176" w:author="Visone Rossana (GSE)" w:date="2025-09-09T16:25:00Z" w16du:dateUtc="2025-09-09T14:25:00Z">
              <w:r>
                <w:rPr>
                  <w:b/>
                  <w:sz w:val="18"/>
                  <w:szCs w:val="18"/>
                </w:rPr>
                <w:t>S</w:t>
              </w:r>
              <w:r w:rsidRPr="002D0494">
                <w:rPr>
                  <w:b/>
                  <w:sz w:val="18"/>
                  <w:szCs w:val="18"/>
                </w:rPr>
                <w:t>oggetto privato nell’ambito di forme di partenariato pubblico-privato</w:t>
              </w:r>
            </w:ins>
          </w:p>
        </w:tc>
        <w:tc>
          <w:tcPr>
            <w:tcW w:w="1446" w:type="dxa"/>
            <w:tcPrChange w:id="10177" w:author="Visone Rossana (GSE)" w:date="2025-09-09T16:26:00Z" w16du:dateUtc="2025-09-09T14:26:00Z">
              <w:tcPr>
                <w:tcW w:w="1446" w:type="dxa"/>
              </w:tcPr>
            </w:tcPrChange>
          </w:tcPr>
          <w:p w14:paraId="34E3BBD1" w14:textId="2C64879A" w:rsidR="008C1573" w:rsidRPr="00497A9A" w:rsidRDefault="008C1573" w:rsidP="008C1573">
            <w:pPr>
              <w:contextualSpacing/>
              <w:jc w:val="center"/>
              <w:rPr>
                <w:ins w:id="10178" w:author="Visone Rossana (GSE)" w:date="2025-09-09T16:24:00Z" w16du:dateUtc="2025-09-09T14:24:00Z"/>
                <w:sz w:val="18"/>
                <w:szCs w:val="18"/>
              </w:rPr>
            </w:pPr>
            <w:ins w:id="10179" w:author="Visone Rossana (GSE)" w:date="2025-09-10T10:06:00Z" w16du:dateUtc="2025-09-10T08:06:00Z">
              <w:r>
                <w:rPr>
                  <w:b/>
                  <w:sz w:val="18"/>
                  <w:szCs w:val="18"/>
                </w:rPr>
                <w:t xml:space="preserve">PA, ETS </w:t>
              </w:r>
              <w:del w:id="10180" w:author="Visone Rossana (GSE)" w:date="2025-10-24T11:47:00Z" w16du:dateUtc="2025-10-24T09:47:00Z">
                <w:r w:rsidDel="007901AA">
                  <w:rPr>
                    <w:b/>
                    <w:sz w:val="18"/>
                    <w:szCs w:val="18"/>
                  </w:rPr>
                  <w:delText>non economici</w:delText>
                </w:r>
              </w:del>
            </w:ins>
          </w:p>
        </w:tc>
        <w:tc>
          <w:tcPr>
            <w:tcW w:w="1446" w:type="dxa"/>
            <w:tcMar>
              <w:left w:w="0" w:type="dxa"/>
              <w:right w:w="0" w:type="dxa"/>
            </w:tcMar>
            <w:vAlign w:val="center"/>
            <w:tcPrChange w:id="10181" w:author="Visone Rossana (GSE)" w:date="2025-09-09T16:26:00Z" w16du:dateUtc="2025-09-09T14:26:00Z">
              <w:tcPr>
                <w:tcW w:w="1446" w:type="dxa"/>
                <w:tcMar>
                  <w:left w:w="0" w:type="dxa"/>
                  <w:right w:w="0" w:type="dxa"/>
                </w:tcMar>
                <w:vAlign w:val="center"/>
              </w:tcPr>
            </w:tcPrChange>
          </w:tcPr>
          <w:p w14:paraId="74DE7DA8" w14:textId="2FB61968" w:rsidR="008C1573" w:rsidRPr="00497A9A" w:rsidRDefault="008C1573" w:rsidP="008C1573">
            <w:pPr>
              <w:contextualSpacing/>
              <w:jc w:val="center"/>
              <w:rPr>
                <w:ins w:id="10182" w:author="Visone Rossana (GSE)" w:date="2025-09-09T16:20:00Z" w16du:dateUtc="2025-09-09T14:20:00Z"/>
                <w:sz w:val="18"/>
                <w:szCs w:val="18"/>
              </w:rPr>
            </w:pPr>
            <w:ins w:id="10183" w:author="Visone Rossana (GSE)" w:date="2025-10-07T17:48:00Z" w16du:dateUtc="2025-10-07T15:48:00Z">
              <w:r>
                <w:rPr>
                  <w:sz w:val="18"/>
                  <w:szCs w:val="18"/>
                </w:rPr>
                <w:t>non consentita</w:t>
              </w:r>
            </w:ins>
            <w:ins w:id="10184" w:author="Visone Rossana (GSE)" w:date="2025-09-09T16:27:00Z" w16du:dateUtc="2025-09-09T14:27:00Z">
              <w:del w:id="10185" w:author="Visone Rossana (GSE)" w:date="2025-10-07T17:48:00Z" w16du:dateUtc="2025-10-07T15:48:00Z">
                <w:r w:rsidDel="0019234D">
                  <w:rPr>
                    <w:sz w:val="18"/>
                    <w:szCs w:val="18"/>
                  </w:rPr>
                  <w:delText>i., iv</w:delText>
                </w:r>
              </w:del>
            </w:ins>
          </w:p>
        </w:tc>
      </w:tr>
      <w:tr w:rsidR="008C1573" w:rsidRPr="004174E1" w14:paraId="22129D2E" w14:textId="77777777" w:rsidTr="1552E9CF">
        <w:trPr>
          <w:trHeight w:val="374"/>
          <w:jc w:val="center"/>
          <w:ins w:id="10186" w:author="Visone Rossana (GSE)" w:date="2025-09-09T16:25:00Z"/>
          <w:trPrChange w:id="10187" w:author="Visone Rossana (GSE)" w:date="2025-09-09T16:26:00Z" w16du:dateUtc="2025-09-09T14:26:00Z">
            <w:trPr>
              <w:gridAfter w:val="0"/>
              <w:trHeight w:val="374"/>
              <w:jc w:val="center"/>
            </w:trPr>
          </w:trPrChange>
        </w:trPr>
        <w:tc>
          <w:tcPr>
            <w:tcW w:w="1526" w:type="dxa"/>
            <w:tcMar>
              <w:left w:w="0" w:type="dxa"/>
              <w:right w:w="0" w:type="dxa"/>
            </w:tcMar>
            <w:vAlign w:val="center"/>
            <w:tcPrChange w:id="10188" w:author="Visone Rossana (GSE)" w:date="2025-09-09T16:26:00Z" w16du:dateUtc="2025-09-09T14:26:00Z">
              <w:tcPr>
                <w:tcW w:w="1526" w:type="dxa"/>
                <w:tcMar>
                  <w:left w:w="0" w:type="dxa"/>
                  <w:right w:w="0" w:type="dxa"/>
                </w:tcMar>
                <w:vAlign w:val="center"/>
              </w:tcPr>
            </w:tcPrChange>
          </w:tcPr>
          <w:p w14:paraId="0BD5B262" w14:textId="57E05DCD" w:rsidR="008C1573" w:rsidRDefault="008C1573" w:rsidP="008C1573">
            <w:pPr>
              <w:ind w:left="57"/>
              <w:contextualSpacing/>
              <w:rPr>
                <w:ins w:id="10189" w:author="Visone Rossana (GSE)" w:date="2025-09-09T16:25:00Z" w16du:dateUtc="2025-09-09T14:25:00Z"/>
                <w:b/>
                <w:sz w:val="18"/>
                <w:szCs w:val="18"/>
              </w:rPr>
            </w:pPr>
            <w:ins w:id="10190" w:author="Visone Rossana (GSE)" w:date="2025-09-09T16:25:00Z" w16du:dateUtc="2025-09-09T14:25:00Z">
              <w:r>
                <w:rPr>
                  <w:b/>
                  <w:sz w:val="18"/>
                  <w:szCs w:val="18"/>
                </w:rPr>
                <w:t>C</w:t>
              </w:r>
              <w:r w:rsidRPr="002D0494">
                <w:rPr>
                  <w:b/>
                  <w:sz w:val="18"/>
                  <w:szCs w:val="18"/>
                </w:rPr>
                <w:t xml:space="preserve">omunità energetiche/ </w:t>
              </w:r>
              <w:r w:rsidRPr="002D0494">
                <w:rPr>
                  <w:b/>
                  <w:sz w:val="18"/>
                  <w:szCs w:val="18"/>
                </w:rPr>
                <w:lastRenderedPageBreak/>
                <w:t>configurazioni di autoconsumo</w:t>
              </w:r>
            </w:ins>
          </w:p>
        </w:tc>
        <w:tc>
          <w:tcPr>
            <w:tcW w:w="1446" w:type="dxa"/>
            <w:tcPrChange w:id="10191" w:author="Visone Rossana (GSE)" w:date="2025-09-09T16:26:00Z" w16du:dateUtc="2025-09-09T14:26:00Z">
              <w:tcPr>
                <w:tcW w:w="1446" w:type="dxa"/>
              </w:tcPr>
            </w:tcPrChange>
          </w:tcPr>
          <w:p w14:paraId="2029195E" w14:textId="77144446" w:rsidR="008C1573" w:rsidRPr="00497A9A" w:rsidRDefault="008C1573" w:rsidP="008C1573">
            <w:pPr>
              <w:contextualSpacing/>
              <w:jc w:val="center"/>
              <w:rPr>
                <w:ins w:id="10192" w:author="Visone Rossana (GSE)" w:date="2025-09-09T16:25:00Z" w16du:dateUtc="2025-09-09T14:25:00Z"/>
                <w:sz w:val="18"/>
                <w:szCs w:val="18"/>
              </w:rPr>
            </w:pPr>
            <w:ins w:id="10193" w:author="Visone Rossana (GSE)" w:date="2025-09-10T10:06:00Z" w16du:dateUtc="2025-09-10T08:06:00Z">
              <w:r>
                <w:rPr>
                  <w:b/>
                  <w:sz w:val="18"/>
                  <w:szCs w:val="18"/>
                </w:rPr>
                <w:lastRenderedPageBreak/>
                <w:t xml:space="preserve">PA, ETS </w:t>
              </w:r>
              <w:del w:id="10194" w:author="Visone Rossana (GSE)" w:date="2025-10-24T11:47:00Z" w16du:dateUtc="2025-10-24T09:47:00Z">
                <w:r w:rsidDel="007901AA">
                  <w:rPr>
                    <w:b/>
                    <w:sz w:val="18"/>
                    <w:szCs w:val="18"/>
                  </w:rPr>
                  <w:delText>non economici</w:delText>
                </w:r>
              </w:del>
            </w:ins>
          </w:p>
        </w:tc>
        <w:tc>
          <w:tcPr>
            <w:tcW w:w="1446" w:type="dxa"/>
            <w:tcMar>
              <w:left w:w="0" w:type="dxa"/>
              <w:right w:w="0" w:type="dxa"/>
            </w:tcMar>
            <w:vAlign w:val="center"/>
            <w:tcPrChange w:id="10195" w:author="Visone Rossana (GSE)" w:date="2025-09-09T16:26:00Z" w16du:dateUtc="2025-09-09T14:26:00Z">
              <w:tcPr>
                <w:tcW w:w="1446" w:type="dxa"/>
                <w:tcMar>
                  <w:left w:w="0" w:type="dxa"/>
                  <w:right w:w="0" w:type="dxa"/>
                </w:tcMar>
                <w:vAlign w:val="center"/>
              </w:tcPr>
            </w:tcPrChange>
          </w:tcPr>
          <w:p w14:paraId="63BEF4BA" w14:textId="341507F3" w:rsidR="008C1573" w:rsidRPr="00497A9A" w:rsidRDefault="008C1573" w:rsidP="008C1573">
            <w:pPr>
              <w:contextualSpacing/>
              <w:jc w:val="center"/>
              <w:rPr>
                <w:ins w:id="10196" w:author="Visone Rossana (GSE)" w:date="2025-09-09T16:25:00Z" w16du:dateUtc="2025-09-09T14:25:00Z"/>
                <w:sz w:val="18"/>
                <w:szCs w:val="18"/>
              </w:rPr>
            </w:pPr>
            <w:ins w:id="10197" w:author="Visone Rossana (GSE)" w:date="2025-10-07T17:48:00Z" w16du:dateUtc="2025-10-07T15:48:00Z">
              <w:r>
                <w:rPr>
                  <w:sz w:val="18"/>
                  <w:szCs w:val="18"/>
                </w:rPr>
                <w:t>non consentita</w:t>
              </w:r>
            </w:ins>
            <w:ins w:id="10198" w:author="Visone Rossana (GSE)" w:date="2025-10-07T17:52:00Z" w16du:dateUtc="2025-10-07T15:52:00Z">
              <w:r w:rsidDel="008C1573">
                <w:rPr>
                  <w:sz w:val="18"/>
                  <w:szCs w:val="18"/>
                </w:rPr>
                <w:t xml:space="preserve"> </w:t>
              </w:r>
            </w:ins>
            <w:ins w:id="10199" w:author="Visone Rossana (GSE)" w:date="2025-09-09T16:28:00Z" w16du:dateUtc="2025-09-09T14:28:00Z">
              <w:del w:id="10200" w:author="Visone Rossana (GSE)" w:date="2025-10-07T17:52:00Z" w16du:dateUtc="2025-10-07T15:52:00Z">
                <w:r w:rsidDel="008C1573">
                  <w:rPr>
                    <w:sz w:val="18"/>
                    <w:szCs w:val="18"/>
                  </w:rPr>
                  <w:delText>i</w:delText>
                </w:r>
              </w:del>
              <w:del w:id="10201" w:author="Visone Rossana (GSE)" w:date="2025-10-07T17:48:00Z" w16du:dateUtc="2025-10-07T15:48:00Z">
                <w:r w:rsidDel="0019234D">
                  <w:rPr>
                    <w:sz w:val="18"/>
                    <w:szCs w:val="18"/>
                  </w:rPr>
                  <w:delText>i., iv</w:delText>
                </w:r>
              </w:del>
            </w:ins>
          </w:p>
        </w:tc>
      </w:tr>
    </w:tbl>
    <w:p w14:paraId="7AEB9459" w14:textId="4C4B65A7" w:rsidR="0025584A" w:rsidDel="00BF410B" w:rsidRDefault="0025584A" w:rsidP="1552E9CF">
      <w:pPr>
        <w:spacing w:line="276" w:lineRule="auto"/>
        <w:jc w:val="both"/>
        <w:rPr>
          <w:ins w:id="10202" w:author="Santagata Fabiana (GSE)" w:date="2025-10-14T08:43:00Z" w16du:dateUtc="2025-10-14T08:43:44Z"/>
          <w:rFonts w:cstheme="minorBidi"/>
          <w:sz w:val="22"/>
          <w:szCs w:val="22"/>
        </w:rPr>
      </w:pPr>
    </w:p>
    <w:p w14:paraId="409BAB8C" w14:textId="03499CED" w:rsidR="008E3555" w:rsidRDefault="4020E1A0" w:rsidP="1552E9CF">
      <w:pPr>
        <w:keepNext/>
        <w:spacing w:before="240" w:after="120" w:line="276" w:lineRule="auto"/>
        <w:jc w:val="both"/>
        <w:rPr>
          <w:ins w:id="10203" w:author="Santagata Fabiana (GSE)" w:date="2025-10-14T09:09:00Z" w16du:dateUtc="2025-10-14T09:09:10Z"/>
          <w:rFonts w:ascii="Calibri" w:eastAsia="Calibri" w:hAnsi="Calibri" w:cs="Calibri"/>
          <w:sz w:val="22"/>
          <w:szCs w:val="22"/>
        </w:rPr>
      </w:pPr>
      <w:ins w:id="10204" w:author="Santagata Fabiana (GSE)" w:date="2025-10-14T09:06:00Z">
        <w:r w:rsidRPr="1552E9CF">
          <w:rPr>
            <w:rFonts w:cstheme="minorBidi"/>
            <w:sz w:val="22"/>
            <w:szCs w:val="22"/>
          </w:rPr>
          <w:t>A</w:t>
        </w:r>
      </w:ins>
      <w:ins w:id="10205" w:author="Santagata Fabiana (GSE)" w:date="2025-10-14T08:43:00Z">
        <w:r w:rsidR="2734C817" w:rsidRPr="1552E9CF">
          <w:rPr>
            <w:rFonts w:cstheme="minorBidi"/>
            <w:sz w:val="22"/>
            <w:szCs w:val="22"/>
          </w:rPr>
          <w:t>i fini dell’accesso tramite prenotazione, il Soggetto Responsabile</w:t>
        </w:r>
      </w:ins>
      <w:ins w:id="10206" w:author="Santagata Fabiana (GSE)" w:date="2025-10-14T09:07:00Z">
        <w:r w:rsidR="05CD27EB" w:rsidRPr="1552E9CF">
          <w:rPr>
            <w:rFonts w:cstheme="minorBidi"/>
            <w:sz w:val="22"/>
            <w:szCs w:val="22"/>
          </w:rPr>
          <w:t xml:space="preserve"> (P.A. o </w:t>
        </w:r>
      </w:ins>
      <w:ins w:id="10207" w:author="Santagata Fabiana (GSE)" w:date="2025-10-14T09:08:00Z">
        <w:r w:rsidR="05CD27EB" w:rsidRPr="1552E9CF">
          <w:rPr>
            <w:rFonts w:cstheme="minorBidi"/>
            <w:sz w:val="22"/>
            <w:szCs w:val="22"/>
          </w:rPr>
          <w:t>ESCo)</w:t>
        </w:r>
      </w:ins>
      <w:ins w:id="10208" w:author="Santagata Fabiana (GSE)" w:date="2025-10-14T08:43:00Z">
        <w:r w:rsidR="2734C817" w:rsidRPr="1552E9CF">
          <w:rPr>
            <w:rFonts w:cstheme="minorBidi"/>
            <w:sz w:val="22"/>
            <w:szCs w:val="22"/>
          </w:rPr>
          <w:t xml:space="preserve"> sarà tenuto a </w:t>
        </w:r>
      </w:ins>
      <w:ins w:id="10209" w:author="Santagata Fabiana (GSE)" w:date="2025-10-14T09:08:00Z">
        <w:r w:rsidR="79429A4B" w:rsidRPr="1552E9CF">
          <w:rPr>
            <w:rFonts w:cstheme="minorBidi"/>
            <w:sz w:val="22"/>
            <w:szCs w:val="22"/>
          </w:rPr>
          <w:t xml:space="preserve">registrarsi sull’Area Clienti </w:t>
        </w:r>
      </w:ins>
      <w:ins w:id="10210" w:author="Santagata Fabiana (GSE)" w:date="2025-10-14T14:11:00Z">
        <w:r w:rsidR="2172FA80" w:rsidRPr="75A4305A">
          <w:rPr>
            <w:rFonts w:cstheme="minorBidi"/>
            <w:sz w:val="22"/>
            <w:szCs w:val="22"/>
          </w:rPr>
          <w:t xml:space="preserve">e </w:t>
        </w:r>
      </w:ins>
      <w:ins w:id="10211" w:author="Santagata Fabiana (GSE)" w:date="2025-10-14T14:17:00Z">
        <w:r w:rsidR="6B6008B5" w:rsidRPr="75A4305A">
          <w:rPr>
            <w:rFonts w:ascii="Calibri" w:hAnsi="Calibri" w:cs="Calibri"/>
            <w:sz w:val="22"/>
            <w:szCs w:val="22"/>
          </w:rPr>
          <w:t>nel rispetto di quanto precisato ai successivi Capitoli 6 e 7 delle presenti Regole Applicative.</w:t>
        </w:r>
      </w:ins>
    </w:p>
    <w:p w14:paraId="23644293" w14:textId="5E1A2FF6" w:rsidR="008E3555" w:rsidRPr="00E9795E" w:rsidRDefault="0B28AF95" w:rsidP="1552E9CF">
      <w:pPr>
        <w:keepNext/>
        <w:spacing w:before="240" w:after="120" w:line="276" w:lineRule="auto"/>
        <w:jc w:val="both"/>
        <w:rPr>
          <w:ins w:id="10212" w:author="Santagata Fabiana (GSE)" w:date="2025-10-14T09:43:00Z" w16du:dateUtc="2025-10-14T09:43:32Z"/>
          <w:rFonts w:ascii="Calibri" w:hAnsi="Calibri" w:cs="Calibri"/>
          <w:sz w:val="22"/>
          <w:szCs w:val="22"/>
        </w:rPr>
      </w:pPr>
      <w:del w:id="10213" w:author="Santagata Fabiana (GSE)" w:date="2025-10-14T14:17:00Z">
        <w:r w:rsidRPr="48EF4289" w:rsidDel="0B28AF95">
          <w:rPr>
            <w:rFonts w:cstheme="minorBidi"/>
            <w:b/>
            <w:bCs/>
            <w:sz w:val="22"/>
            <w:szCs w:val="22"/>
          </w:rPr>
          <w:delText>assume l’impegno ad eseguire (se P.A. o ESCo) o ad affidare i lavori (se P.A.) nei termini previsti dal contratto o dal provvedimento o da altro atto amministrativo</w:delText>
        </w:r>
      </w:del>
      <w:del w:id="10214" w:author="Santagata Fabiana (GSE)" w:date="2025-10-14T09:25:00Z">
        <w:r w:rsidRPr="48EF4289" w:rsidDel="0B28AF95">
          <w:rPr>
            <w:rFonts w:cstheme="minorBidi"/>
            <w:sz w:val="22"/>
            <w:szCs w:val="22"/>
          </w:rPr>
          <w:delText xml:space="preserve">. </w:delText>
        </w:r>
      </w:del>
      <w:ins w:id="10215" w:author="Santagata Fabiana (GSE)" w:date="2025-10-14T09:26:00Z">
        <w:r w:rsidRPr="1552E9CF">
          <w:rPr>
            <w:rFonts w:cstheme="minorBidi"/>
            <w:sz w:val="22"/>
            <w:szCs w:val="22"/>
          </w:rPr>
          <w:t>S</w:t>
        </w:r>
        <w:commentRangeStart w:id="10216"/>
        <w:r w:rsidRPr="1552E9CF">
          <w:rPr>
            <w:rFonts w:cstheme="minorBidi"/>
            <w:sz w:val="22"/>
            <w:szCs w:val="22"/>
          </w:rPr>
          <w:t>i precisa</w:t>
        </w:r>
      </w:ins>
      <w:ins w:id="10217" w:author="Santagata Fabiana (GSE)" w:date="2025-10-14T09:27:00Z">
        <w:r w:rsidRPr="1552E9CF">
          <w:rPr>
            <w:rFonts w:cstheme="minorBidi"/>
            <w:sz w:val="22"/>
            <w:szCs w:val="22"/>
          </w:rPr>
          <w:t xml:space="preserve"> che, c</w:t>
        </w:r>
      </w:ins>
      <w:ins w:id="10218" w:author="Santagata Fabiana (GSE)" w:date="2025-10-14T09:11:00Z">
        <w:r w:rsidR="2AD0172E" w:rsidRPr="1552E9CF">
          <w:rPr>
            <w:rFonts w:cstheme="minorBidi"/>
            <w:sz w:val="22"/>
            <w:szCs w:val="22"/>
          </w:rPr>
          <w:t xml:space="preserve">on la </w:t>
        </w:r>
      </w:ins>
      <w:ins w:id="10219" w:author="Santagata Fabiana (GSE)" w:date="2025-10-14T14:18:00Z">
        <w:r w:rsidR="6F765D25" w:rsidRPr="48EF4289">
          <w:rPr>
            <w:rFonts w:cstheme="minorBidi"/>
            <w:sz w:val="22"/>
            <w:szCs w:val="22"/>
          </w:rPr>
          <w:t>presentazione della richiesta di accesso mediante prenotazione</w:t>
        </w:r>
      </w:ins>
      <w:ins w:id="10220" w:author="Santagata Fabiana (GSE)" w:date="2025-10-14T09:12:00Z">
        <w:r w:rsidR="1666FE62" w:rsidRPr="1552E9CF">
          <w:rPr>
            <w:rFonts w:cstheme="minorBidi"/>
            <w:sz w:val="22"/>
            <w:szCs w:val="22"/>
          </w:rPr>
          <w:t>, il Sogg</w:t>
        </w:r>
      </w:ins>
      <w:ins w:id="10221" w:author="Santagata Fabiana (GSE)" w:date="2025-10-14T08:43:00Z">
        <w:r w:rsidR="2734C817" w:rsidRPr="1552E9CF">
          <w:rPr>
            <w:rFonts w:cstheme="minorBidi"/>
            <w:sz w:val="22"/>
            <w:szCs w:val="22"/>
          </w:rPr>
          <w:t>e</w:t>
        </w:r>
      </w:ins>
      <w:ins w:id="10222" w:author="Santagata Fabiana (GSE)" w:date="2025-10-14T09:12:00Z">
        <w:r w:rsidR="78BDAA49" w:rsidRPr="1552E9CF">
          <w:rPr>
            <w:rFonts w:cstheme="minorBidi"/>
            <w:sz w:val="22"/>
            <w:szCs w:val="22"/>
          </w:rPr>
          <w:t xml:space="preserve">tto Responsabile </w:t>
        </w:r>
      </w:ins>
      <w:ins w:id="10223" w:author="Santagata Fabiana (GSE)" w:date="2025-10-14T09:25:00Z">
        <w:r w:rsidR="1407118C" w:rsidRPr="1552E9CF">
          <w:rPr>
            <w:rFonts w:cstheme="minorBidi"/>
            <w:b/>
            <w:bCs/>
            <w:sz w:val="22"/>
            <w:szCs w:val="22"/>
          </w:rPr>
          <w:t>assume l’impegno ad eseguire (se P.A. o ESCo) o ad affidare i lavori (se P.A.) nei termini previsti dal contratto o dal provvedimento o da altro atto amministrativo</w:t>
        </w:r>
        <w:r w:rsidR="1407118C" w:rsidRPr="1552E9CF">
          <w:rPr>
            <w:rFonts w:cstheme="minorBidi"/>
            <w:sz w:val="22"/>
            <w:szCs w:val="22"/>
          </w:rPr>
          <w:t>.</w:t>
        </w:r>
      </w:ins>
      <w:del w:id="10224" w:author="Santagata Fabiana (GSE)" w:date="2025-10-14T09:42:00Z">
        <w:r w:rsidR="008E3555" w:rsidRPr="1552E9CF" w:rsidDel="1552E9CF">
          <w:rPr>
            <w:rFonts w:ascii="Calibri" w:hAnsi="Calibri" w:cs="Calibri"/>
            <w:sz w:val="22"/>
            <w:szCs w:val="22"/>
          </w:rPr>
          <w:delText xml:space="preserve">di presentazione della richiesta della richiesta </w:delText>
        </w:r>
      </w:del>
    </w:p>
    <w:p w14:paraId="7325BFFC" w14:textId="3AD976D2" w:rsidR="008E3555" w:rsidRDefault="67FEA2FA" w:rsidP="00E9795E">
      <w:pPr>
        <w:keepNext/>
        <w:spacing w:before="240" w:after="120" w:line="276" w:lineRule="auto"/>
        <w:jc w:val="both"/>
        <w:rPr>
          <w:ins w:id="10225" w:author="Santagata Fabiana (GSE)" w:date="2025-10-14T09:52:00Z" w16du:dateUtc="2025-10-14T09:52:04Z"/>
          <w:rFonts w:ascii="Calibri" w:hAnsi="Calibri" w:cs="Calibri"/>
          <w:sz w:val="22"/>
          <w:szCs w:val="22"/>
        </w:rPr>
      </w:pPr>
      <w:ins w:id="10226" w:author="Santagata Fabiana (GSE)" w:date="2025-10-14T14:20:00Z">
        <w:r w:rsidRPr="014DE5E9">
          <w:rPr>
            <w:rFonts w:ascii="Calibri" w:hAnsi="Calibri" w:cs="Calibri"/>
            <w:sz w:val="22"/>
            <w:szCs w:val="22"/>
          </w:rPr>
          <w:t>Con l</w:t>
        </w:r>
      </w:ins>
      <w:ins w:id="10227" w:author="Santagata Fabiana (GSE)" w:date="2025-10-14T14:19:00Z">
        <w:r w:rsidR="5A81D415" w:rsidRPr="014DE5E9">
          <w:rPr>
            <w:rFonts w:ascii="Calibri" w:hAnsi="Calibri" w:cs="Calibri"/>
            <w:sz w:val="22"/>
            <w:szCs w:val="22"/>
          </w:rPr>
          <w:t>’</w:t>
        </w:r>
      </w:ins>
      <w:ins w:id="10228" w:author="Santagata Fabiana (GSE)" w:date="2025-10-14T09:52:00Z">
        <w:r w:rsidR="53B8A4AF" w:rsidRPr="014DE5E9">
          <w:rPr>
            <w:rFonts w:ascii="Calibri" w:hAnsi="Calibri" w:cs="Calibri"/>
            <w:sz w:val="22"/>
            <w:szCs w:val="22"/>
          </w:rPr>
          <w:t>accoglimento</w:t>
        </w:r>
      </w:ins>
      <w:ins w:id="10229" w:author="Santagata Fabiana (GSE)" w:date="2025-10-14T09:42:00Z">
        <w:r w:rsidR="5E8616CC" w:rsidRPr="1552E9CF">
          <w:rPr>
            <w:rFonts w:ascii="Calibri" w:hAnsi="Calibri" w:cs="Calibri"/>
            <w:sz w:val="22"/>
            <w:szCs w:val="22"/>
          </w:rPr>
          <w:t xml:space="preserve"> della richiesta</w:t>
        </w:r>
      </w:ins>
      <w:ins w:id="10230" w:author="Santagata Fabiana (GSE)" w:date="2025-10-14T14:19:00Z">
        <w:r w:rsidR="57461F11" w:rsidRPr="014DE5E9">
          <w:rPr>
            <w:rFonts w:ascii="Calibri" w:hAnsi="Calibri" w:cs="Calibri"/>
            <w:sz w:val="22"/>
            <w:szCs w:val="22"/>
            <w:rPrChange w:id="10231" w:author="Santagata Fabiana (GSE)" w:date="2025-10-14T14:20:00Z">
              <w:rPr>
                <w:rFonts w:ascii="Calibri" w:hAnsi="Calibri" w:cs="Calibri"/>
                <w:b/>
                <w:bCs/>
                <w:sz w:val="22"/>
                <w:szCs w:val="22"/>
              </w:rPr>
            </w:rPrChange>
          </w:rPr>
          <w:t>,</w:t>
        </w:r>
      </w:ins>
      <w:ins w:id="10232" w:author="Santagata Fabiana (GSE)" w:date="2025-10-14T09:44:00Z">
        <w:r w:rsidR="5E8616CC" w:rsidRPr="00E9795E">
          <w:rPr>
            <w:rFonts w:ascii="Calibri" w:hAnsi="Calibri" w:cs="Calibri"/>
            <w:sz w:val="22"/>
            <w:szCs w:val="22"/>
          </w:rPr>
          <w:t xml:space="preserve"> </w:t>
        </w:r>
        <w:r w:rsidR="5E8616CC" w:rsidRPr="1552E9CF">
          <w:rPr>
            <w:rFonts w:ascii="Calibri" w:hAnsi="Calibri" w:cs="Calibri"/>
            <w:sz w:val="22"/>
            <w:szCs w:val="22"/>
          </w:rPr>
          <w:t>il GSE</w:t>
        </w:r>
      </w:ins>
      <w:ins w:id="10233" w:author="Santagata Fabiana (GSE)" w:date="2025-10-14T09:52:00Z">
        <w:r w:rsidR="53B8A4AF" w:rsidRPr="014DE5E9">
          <w:rPr>
            <w:rFonts w:ascii="Calibri" w:hAnsi="Calibri" w:cs="Calibri"/>
            <w:sz w:val="22"/>
            <w:szCs w:val="22"/>
          </w:rPr>
          <w:t xml:space="preserve"> indica</w:t>
        </w:r>
      </w:ins>
      <w:ins w:id="10234" w:author="Santagata Fabiana (GSE)" w:date="2025-10-14T09:53:00Z">
        <w:r w:rsidR="73163DA2" w:rsidRPr="014DE5E9">
          <w:rPr>
            <w:rFonts w:ascii="Calibri" w:hAnsi="Calibri" w:cs="Calibri"/>
            <w:sz w:val="22"/>
            <w:szCs w:val="22"/>
          </w:rPr>
          <w:t xml:space="preserve"> </w:t>
        </w:r>
      </w:ins>
      <w:ins w:id="10235" w:author="Santagata Fabiana (GSE)" w:date="2025-10-14T09:52:00Z">
        <w:r w:rsidR="4755D5DE" w:rsidRPr="1552E9CF">
          <w:rPr>
            <w:rFonts w:ascii="Calibri" w:hAnsi="Calibri" w:cs="Calibri"/>
            <w:sz w:val="22"/>
            <w:szCs w:val="22"/>
          </w:rPr>
          <w:t>al Soggetto Responsabile</w:t>
        </w:r>
      </w:ins>
      <w:ins w:id="10236" w:author="Santagata Fabiana (GSE)" w:date="2025-10-14T09:53:00Z">
        <w:r w:rsidR="3F5B6DC6" w:rsidRPr="1552E9CF">
          <w:rPr>
            <w:rFonts w:ascii="Calibri" w:hAnsi="Calibri" w:cs="Calibri"/>
            <w:sz w:val="22"/>
            <w:szCs w:val="22"/>
          </w:rPr>
          <w:t xml:space="preserve"> la somma corrispondente all’incentivo spettan</w:t>
        </w:r>
      </w:ins>
      <w:ins w:id="10237" w:author="Santagata Fabiana (GSE)" w:date="2025-10-14T09:54:00Z">
        <w:r w:rsidR="3F5B6DC6" w:rsidRPr="1552E9CF">
          <w:rPr>
            <w:rFonts w:ascii="Calibri" w:hAnsi="Calibri" w:cs="Calibri"/>
            <w:sz w:val="22"/>
            <w:szCs w:val="22"/>
          </w:rPr>
          <w:t>te da intendersi come massimale a preventivo</w:t>
        </w:r>
        <w:r w:rsidR="109C037E" w:rsidRPr="1552E9CF">
          <w:rPr>
            <w:rFonts w:ascii="Calibri" w:hAnsi="Calibri" w:cs="Calibri"/>
            <w:sz w:val="22"/>
            <w:szCs w:val="22"/>
          </w:rPr>
          <w:t xml:space="preserve"> e </w:t>
        </w:r>
      </w:ins>
      <w:ins w:id="10238" w:author="Santagata Fabiana (GSE)" w:date="2025-10-14T14:21:00Z">
        <w:r w:rsidR="2EC1DC3E" w:rsidRPr="014DE5E9">
          <w:rPr>
            <w:rFonts w:ascii="Calibri" w:hAnsi="Calibri" w:cs="Calibri"/>
            <w:sz w:val="22"/>
            <w:szCs w:val="22"/>
          </w:rPr>
          <w:t>si impegna</w:t>
        </w:r>
      </w:ins>
      <w:ins w:id="10239" w:author="Santagata Fabiana (GSE)" w:date="2025-10-14T09:55:00Z">
        <w:r w:rsidR="50BC647A" w:rsidRPr="014DE5E9">
          <w:rPr>
            <w:rFonts w:ascii="Calibri" w:hAnsi="Calibri" w:cs="Calibri"/>
            <w:sz w:val="22"/>
            <w:szCs w:val="22"/>
          </w:rPr>
          <w:t xml:space="preserve"> a</w:t>
        </w:r>
      </w:ins>
      <w:ins w:id="10240" w:author="Santagata Fabiana (GSE)" w:date="2025-10-14T14:21:00Z">
        <w:r w:rsidR="46A3152F" w:rsidRPr="014DE5E9">
          <w:rPr>
            <w:rFonts w:ascii="Calibri" w:hAnsi="Calibri" w:cs="Calibri"/>
            <w:sz w:val="22"/>
            <w:szCs w:val="22"/>
          </w:rPr>
          <w:t xml:space="preserve"> </w:t>
        </w:r>
      </w:ins>
      <w:ins w:id="10241" w:author="Santagata Fabiana (GSE)" w:date="2025-10-14T09:55:00Z">
        <w:r w:rsidR="50BC647A" w:rsidRPr="014DE5E9">
          <w:rPr>
            <w:rFonts w:ascii="Calibri" w:hAnsi="Calibri" w:cs="Calibri"/>
            <w:sz w:val="22"/>
            <w:szCs w:val="22"/>
          </w:rPr>
          <w:t>eroga</w:t>
        </w:r>
      </w:ins>
      <w:ins w:id="10242" w:author="Santagata Fabiana (GSE)" w:date="2025-10-14T14:21:00Z">
        <w:r w:rsidR="084ACBAA" w:rsidRPr="014DE5E9">
          <w:rPr>
            <w:rFonts w:ascii="Calibri" w:hAnsi="Calibri" w:cs="Calibri"/>
            <w:sz w:val="22"/>
            <w:szCs w:val="22"/>
          </w:rPr>
          <w:t>r</w:t>
        </w:r>
      </w:ins>
      <w:ins w:id="10243" w:author="Santagata Fabiana (GSE)" w:date="2025-10-14T09:55:00Z">
        <w:r w:rsidR="50BC647A" w:rsidRPr="014DE5E9">
          <w:rPr>
            <w:rFonts w:ascii="Calibri" w:hAnsi="Calibri" w:cs="Calibri"/>
            <w:sz w:val="22"/>
            <w:szCs w:val="22"/>
          </w:rPr>
          <w:t>e le</w:t>
        </w:r>
        <w:r w:rsidR="109C037E" w:rsidRPr="1552E9CF">
          <w:rPr>
            <w:rFonts w:ascii="Calibri" w:hAnsi="Calibri" w:cs="Calibri"/>
            <w:sz w:val="22"/>
            <w:szCs w:val="22"/>
          </w:rPr>
          <w:t xml:space="preserve"> risorse, fermo restando il rispetto delle condizioni di cui al Decreto e alle presenti Regole Applicative</w:t>
        </w:r>
      </w:ins>
      <w:ins w:id="10244" w:author="Santagata Fabiana (GSE)" w:date="2025-10-14T09:52:00Z">
        <w:r w:rsidR="4755D5DE" w:rsidRPr="1552E9CF">
          <w:rPr>
            <w:rFonts w:ascii="Calibri" w:hAnsi="Calibri" w:cs="Calibri"/>
            <w:sz w:val="22"/>
            <w:szCs w:val="22"/>
          </w:rPr>
          <w:t xml:space="preserve">. </w:t>
        </w:r>
      </w:ins>
    </w:p>
    <w:p w14:paraId="52427A9B" w14:textId="27DAEB46" w:rsidR="008E3555" w:rsidRDefault="6DF624FB" w:rsidP="1552E9CF">
      <w:pPr>
        <w:keepNext/>
        <w:spacing w:before="240" w:after="120" w:line="276" w:lineRule="auto"/>
        <w:jc w:val="both"/>
        <w:rPr>
          <w:ins w:id="10245" w:author="Santagata Fabiana (GSE)" w:date="2025-10-14T14:23:00Z" w16du:dateUtc="2025-10-14T14:23:13Z"/>
          <w:rFonts w:ascii="Calibri" w:hAnsi="Calibri" w:cs="Calibri"/>
          <w:sz w:val="22"/>
          <w:szCs w:val="22"/>
        </w:rPr>
      </w:pPr>
      <w:ins w:id="10246" w:author="Santagata Fabiana (GSE)" w:date="2025-10-14T14:23:00Z">
        <w:r w:rsidRPr="70A7BCB4">
          <w:rPr>
            <w:rFonts w:ascii="Calibri" w:hAnsi="Calibri" w:cs="Calibri"/>
            <w:sz w:val="22"/>
            <w:szCs w:val="22"/>
          </w:rPr>
          <w:t>In particolare, a</w:t>
        </w:r>
      </w:ins>
      <w:ins w:id="10247" w:author="Santagata Fabiana (GSE)" w:date="2025-10-14T14:22:00Z">
        <w:r w:rsidR="79ED2ABE" w:rsidRPr="70A7BCB4">
          <w:rPr>
            <w:rFonts w:ascii="Calibri" w:hAnsi="Calibri" w:cs="Calibri"/>
            <w:sz w:val="22"/>
            <w:szCs w:val="22"/>
          </w:rPr>
          <w:t>i</w:t>
        </w:r>
        <w:r w:rsidR="79ED2ABE" w:rsidRPr="7C94A4C0">
          <w:rPr>
            <w:rFonts w:ascii="Calibri" w:hAnsi="Calibri" w:cs="Calibri"/>
            <w:sz w:val="22"/>
            <w:szCs w:val="22"/>
          </w:rPr>
          <w:t xml:space="preserve"> sensi dell’art. 14, comma 3, del Decreto, i</w:t>
        </w:r>
      </w:ins>
      <w:ins w:id="10248" w:author="Santagata Fabiana (GSE)" w:date="2025-10-14T09:59:00Z">
        <w:r w:rsidR="2B84A13E" w:rsidRPr="7C94A4C0">
          <w:rPr>
            <w:rFonts w:ascii="Calibri" w:hAnsi="Calibri" w:cs="Calibri"/>
            <w:sz w:val="22"/>
            <w:szCs w:val="22"/>
          </w:rPr>
          <w:t xml:space="preserve">l Soggetto Responsabile </w:t>
        </w:r>
      </w:ins>
      <w:ins w:id="10249" w:author="Santagata Fabiana (GSE)" w:date="2025-10-14T14:22:00Z">
        <w:r w:rsidR="1C6CD108" w:rsidRPr="7C94A4C0">
          <w:rPr>
            <w:rFonts w:ascii="Calibri" w:hAnsi="Calibri" w:cs="Calibri"/>
            <w:sz w:val="22"/>
            <w:szCs w:val="22"/>
          </w:rPr>
          <w:t xml:space="preserve">decade dal diritto alla prenotazione dell’incentivo </w:t>
        </w:r>
      </w:ins>
      <w:ins w:id="10250" w:author="Santagata Fabiana (GSE)" w:date="2025-10-14T14:23:00Z">
        <w:r w:rsidR="04404BB4" w:rsidRPr="70A7BCB4">
          <w:rPr>
            <w:rFonts w:ascii="Calibri" w:hAnsi="Calibri" w:cs="Calibri"/>
            <w:sz w:val="22"/>
            <w:szCs w:val="22"/>
          </w:rPr>
          <w:t>quando</w:t>
        </w:r>
      </w:ins>
      <w:ins w:id="10251" w:author="Santagata Fabiana (GSE)" w:date="2025-10-14T14:22:00Z">
        <w:r w:rsidR="1C6CD108" w:rsidRPr="7C94A4C0">
          <w:rPr>
            <w:rFonts w:ascii="Calibri" w:hAnsi="Calibri" w:cs="Calibri"/>
            <w:sz w:val="22"/>
            <w:szCs w:val="22"/>
          </w:rPr>
          <w:t>:</w:t>
        </w:r>
      </w:ins>
      <w:ins w:id="10252" w:author="Santagata Fabiana (GSE)" w:date="2025-10-14T09:59:00Z">
        <w:r w:rsidR="2B84A13E" w:rsidRPr="7C94A4C0">
          <w:rPr>
            <w:rFonts w:ascii="Calibri" w:hAnsi="Calibri" w:cs="Calibri"/>
            <w:sz w:val="22"/>
            <w:szCs w:val="22"/>
          </w:rPr>
          <w:t xml:space="preserve"> </w:t>
        </w:r>
      </w:ins>
    </w:p>
    <w:p w14:paraId="3E9A7E80" w14:textId="4420C69D" w:rsidR="70A7BCB4" w:rsidRDefault="65B9DFC5">
      <w:pPr>
        <w:pStyle w:val="Paragrafoelenco"/>
        <w:keepNext/>
        <w:spacing w:before="240" w:after="120" w:line="276" w:lineRule="auto"/>
        <w:jc w:val="both"/>
        <w:rPr>
          <w:ins w:id="10253" w:author="Santagata Fabiana (GSE)" w:date="2025-10-14T14:30:00Z" w16du:dateUtc="2025-10-14T14:30:16Z"/>
          <w:rFonts w:ascii="Calibri" w:hAnsi="Calibri" w:cs="Calibri"/>
          <w:sz w:val="22"/>
          <w:szCs w:val="22"/>
        </w:rPr>
        <w:pPrChange w:id="10254" w:author="Santagata Fabiana (GSE)" w:date="2025-10-14T14:29:00Z">
          <w:pPr>
            <w:keepNext/>
            <w:spacing w:before="240" w:after="120" w:line="276" w:lineRule="auto"/>
            <w:jc w:val="both"/>
          </w:pPr>
        </w:pPrChange>
      </w:pPr>
      <w:ins w:id="10255" w:author="Santagata Fabiana (GSE)" w:date="2025-10-14T14:24:00Z">
        <w:r w:rsidRPr="4E1481DF">
          <w:rPr>
            <w:rFonts w:cs="Calibri"/>
            <w:sz w:val="22"/>
            <w:szCs w:val="22"/>
            <w:rPrChange w:id="10256" w:author="Santagata Fabiana (GSE)" w:date="2025-10-14T14:25:00Z">
              <w:rPr>
                <w:rFonts w:ascii="Calibri" w:hAnsi="Calibri" w:cs="Calibri"/>
              </w:rPr>
            </w:rPrChange>
          </w:rPr>
          <w:t xml:space="preserve">per </w:t>
        </w:r>
        <w:r w:rsidRPr="4E1481DF">
          <w:rPr>
            <w:rFonts w:ascii="Calibri" w:hAnsi="Calibri" w:cs="Calibri"/>
          </w:rPr>
          <w:t xml:space="preserve">il caso i), </w:t>
        </w:r>
      </w:ins>
      <w:ins w:id="10257" w:author="Santagata Fabiana (GSE)" w:date="2025-10-14T14:26:00Z">
        <w:r w:rsidR="6A714826" w:rsidRPr="4E1481DF">
          <w:rPr>
            <w:rFonts w:ascii="Calibri" w:hAnsi="Calibri" w:cs="Calibri"/>
            <w:sz w:val="22"/>
            <w:szCs w:val="22"/>
          </w:rPr>
          <w:t xml:space="preserve">non </w:t>
        </w:r>
      </w:ins>
      <w:ins w:id="10258" w:author="Santagata Fabiana (GSE)" w:date="2025-10-14T14:29:00Z">
        <w:r w:rsidR="0E387C97" w:rsidRPr="4E1481DF">
          <w:rPr>
            <w:rFonts w:cs="Calibri"/>
            <w:sz w:val="22"/>
            <w:szCs w:val="22"/>
          </w:rPr>
          <w:t>presenti la dichiarazione sostitutiva di atto di notorietà attestante</w:t>
        </w:r>
      </w:ins>
      <w:ins w:id="10259" w:author="Santagata Fabiana (GSE)" w:date="2025-10-14T14:26:00Z">
        <w:r w:rsidR="6A714826" w:rsidRPr="4E1481DF">
          <w:rPr>
            <w:rFonts w:ascii="Calibri" w:hAnsi="Calibri" w:cs="Calibri"/>
            <w:sz w:val="22"/>
            <w:szCs w:val="22"/>
          </w:rPr>
          <w:t xml:space="preserve"> l’avvio dei lavori </w:t>
        </w:r>
      </w:ins>
      <w:ins w:id="10260" w:author="Santagata Fabiana (GSE)" w:date="2025-10-14T14:27:00Z">
        <w:r w:rsidR="3BFB2F12" w:rsidRPr="4E1481DF">
          <w:rPr>
            <w:rFonts w:ascii="Calibri" w:hAnsi="Calibri" w:cs="Calibri"/>
            <w:sz w:val="22"/>
            <w:szCs w:val="22"/>
          </w:rPr>
          <w:t>per la realizzazione dell’intervento previsto entro 18 mesi dalla data di accettazione della prenotazione dell’intervento da parte del GSE</w:t>
        </w:r>
      </w:ins>
      <w:ins w:id="10261" w:author="Santagata Fabiana (GSE)" w:date="2025-10-14T14:28:00Z">
        <w:r w:rsidR="34CE71F1" w:rsidRPr="4E1481DF">
          <w:rPr>
            <w:rFonts w:ascii="Calibri" w:hAnsi="Calibri" w:cs="Calibri"/>
            <w:sz w:val="22"/>
            <w:szCs w:val="22"/>
          </w:rPr>
          <w:t xml:space="preserve"> ovvero</w:t>
        </w:r>
      </w:ins>
      <w:ins w:id="10262" w:author="Santagata Fabiana (GSE)" w:date="2025-10-14T14:31:00Z">
        <w:r w:rsidR="0ADCB34C" w:rsidRPr="208B7B7D">
          <w:rPr>
            <w:rFonts w:ascii="Calibri" w:hAnsi="Calibri" w:cs="Calibri"/>
            <w:sz w:val="22"/>
            <w:szCs w:val="22"/>
          </w:rPr>
          <w:t xml:space="preserve"> </w:t>
        </w:r>
      </w:ins>
      <w:r w:rsidR="208B7B7D" w:rsidRPr="208B7B7D">
        <w:rPr>
          <w:rFonts w:ascii="Calibri" w:hAnsi="Calibri" w:cs="Calibri"/>
          <w:sz w:val="22"/>
          <w:szCs w:val="22"/>
        </w:rPr>
        <w:t xml:space="preserve">non </w:t>
      </w:r>
      <w:r w:rsidR="208B7B7D" w:rsidRPr="3ACCCEF4">
        <w:rPr>
          <w:rFonts w:ascii="Calibri" w:hAnsi="Calibri" w:cs="Calibri"/>
          <w:sz w:val="22"/>
          <w:szCs w:val="22"/>
        </w:rPr>
        <w:t>present</w:t>
      </w:r>
      <w:ins w:id="10263" w:author="Santagata Fabiana (GSE)" w:date="2025-10-14T14:33:00Z">
        <w:r w:rsidR="5FBB9549" w:rsidRPr="3ACCCEF4">
          <w:rPr>
            <w:rFonts w:ascii="Calibri" w:hAnsi="Calibri" w:cs="Calibri"/>
            <w:sz w:val="22"/>
            <w:szCs w:val="22"/>
          </w:rPr>
          <w:t>i</w:t>
        </w:r>
      </w:ins>
      <w:del w:id="10264" w:author="Santagata Fabiana (GSE)" w:date="2025-10-14T14:33:00Z">
        <w:r w:rsidRPr="3ACCCEF4" w:rsidDel="208B7B7D">
          <w:rPr>
            <w:rFonts w:ascii="Calibri" w:hAnsi="Calibri" w:cs="Calibri"/>
            <w:sz w:val="22"/>
            <w:szCs w:val="22"/>
          </w:rPr>
          <w:delText>a</w:delText>
        </w:r>
      </w:del>
      <w:r w:rsidR="208B7B7D" w:rsidRPr="208B7B7D">
        <w:rPr>
          <w:rFonts w:ascii="Calibri" w:hAnsi="Calibri" w:cs="Calibri"/>
          <w:sz w:val="22"/>
          <w:szCs w:val="22"/>
        </w:rPr>
        <w:t xml:space="preserve"> la dichiarazione sostitutiva di atto di notorietà attestante la fine dei lavori</w:t>
      </w:r>
      <w:ins w:id="10265" w:author="Santagata Fabiana (GSE)" w:date="2025-10-14T14:28:00Z">
        <w:r w:rsidR="34CE71F1" w:rsidRPr="4E1481DF">
          <w:rPr>
            <w:rFonts w:ascii="Calibri" w:hAnsi="Calibri" w:cs="Calibri"/>
            <w:sz w:val="22"/>
            <w:szCs w:val="22"/>
          </w:rPr>
          <w:t xml:space="preserve"> </w:t>
        </w:r>
      </w:ins>
      <w:ins w:id="10266" w:author="Santagata Fabiana (GSE)" w:date="2025-10-14T14:30:00Z">
        <w:r w:rsidR="52FDA4F1" w:rsidRPr="4E1481DF">
          <w:rPr>
            <w:rFonts w:ascii="Calibri" w:hAnsi="Calibri" w:cs="Calibri"/>
            <w:sz w:val="22"/>
            <w:szCs w:val="22"/>
          </w:rPr>
          <w:t>entro 12 mesi d</w:t>
        </w:r>
        <w:r w:rsidR="1C8C1E0C" w:rsidRPr="4E1481DF">
          <w:rPr>
            <w:rFonts w:ascii="Calibri" w:hAnsi="Calibri" w:cs="Calibri"/>
            <w:sz w:val="22"/>
            <w:szCs w:val="22"/>
          </w:rPr>
          <w:t>ecorrenti d</w:t>
        </w:r>
        <w:r w:rsidR="52FDA4F1" w:rsidRPr="4E1481DF">
          <w:rPr>
            <w:rFonts w:ascii="Calibri" w:hAnsi="Calibri" w:cs="Calibri"/>
            <w:sz w:val="22"/>
            <w:szCs w:val="22"/>
          </w:rPr>
          <w:t xml:space="preserve">alla </w:t>
        </w:r>
        <w:r w:rsidR="16CB48FA" w:rsidRPr="693BF380">
          <w:rPr>
            <w:rFonts w:ascii="Calibri" w:hAnsi="Calibri" w:cs="Calibri"/>
            <w:sz w:val="22"/>
            <w:szCs w:val="22"/>
          </w:rPr>
          <w:t xml:space="preserve">data di </w:t>
        </w:r>
      </w:ins>
      <w:ins w:id="10267" w:author="Santagata Fabiana (GSE)" w:date="2025-10-14T14:31:00Z">
        <w:r w:rsidR="50175580" w:rsidRPr="58650F90">
          <w:rPr>
            <w:rFonts w:ascii="Calibri" w:hAnsi="Calibri" w:cs="Calibri"/>
            <w:sz w:val="22"/>
            <w:szCs w:val="22"/>
          </w:rPr>
          <w:t>presentazione della dichiarazione attestante l</w:t>
        </w:r>
      </w:ins>
      <w:ins w:id="10268" w:author="Santagata Fabiana (GSE)" w:date="2025-10-14T14:32:00Z">
        <w:r w:rsidR="50175580" w:rsidRPr="58650F90">
          <w:rPr>
            <w:rFonts w:ascii="Calibri" w:hAnsi="Calibri" w:cs="Calibri"/>
            <w:sz w:val="22"/>
            <w:szCs w:val="22"/>
          </w:rPr>
          <w:t xml:space="preserve">a data di </w:t>
        </w:r>
      </w:ins>
      <w:ins w:id="10269" w:author="Santagata Fabiana (GSE)" w:date="2025-10-14T14:31:00Z">
        <w:r w:rsidR="50175580" w:rsidRPr="58650F90">
          <w:rPr>
            <w:rFonts w:ascii="Calibri" w:hAnsi="Calibri" w:cs="Calibri"/>
            <w:sz w:val="22"/>
            <w:szCs w:val="22"/>
          </w:rPr>
          <w:t>avvio dei lavori;</w:t>
        </w:r>
      </w:ins>
      <w:ins w:id="10270" w:author="Santagata Fabiana (GSE)" w:date="2025-10-14T14:30:00Z">
        <w:r w:rsidR="52FDA4F1" w:rsidRPr="693BF380">
          <w:rPr>
            <w:rFonts w:ascii="Calibri" w:hAnsi="Calibri" w:cs="Calibri"/>
            <w:sz w:val="22"/>
            <w:szCs w:val="22"/>
          </w:rPr>
          <w:t xml:space="preserve"> </w:t>
        </w:r>
      </w:ins>
    </w:p>
    <w:p w14:paraId="6B7FEE49" w14:textId="0DA483D5" w:rsidR="58650F90" w:rsidRDefault="58650F90" w:rsidP="58650F90">
      <w:pPr>
        <w:pStyle w:val="Paragrafoelenco"/>
        <w:jc w:val="both"/>
        <w:rPr>
          <w:ins w:id="10271" w:author="Santagata Fabiana (GSE)" w:date="2025-10-14T14:32:00Z" w16du:dateUtc="2025-10-14T14:32:15Z"/>
          <w:rFonts w:ascii="Calibri" w:hAnsi="Calibri" w:cs="Calibri"/>
          <w:sz w:val="22"/>
          <w:szCs w:val="22"/>
        </w:rPr>
      </w:pPr>
    </w:p>
    <w:p w14:paraId="440FFD04" w14:textId="1D4FCD58" w:rsidR="42BE6E4A" w:rsidRDefault="4EEF268B">
      <w:pPr>
        <w:pStyle w:val="Paragrafoelenco"/>
        <w:spacing w:line="259" w:lineRule="auto"/>
        <w:jc w:val="both"/>
        <w:rPr>
          <w:ins w:id="10272" w:author="Santagata Fabiana (GSE)" w:date="2025-10-14T14:38:00Z" w16du:dateUtc="2025-10-14T14:38:58Z"/>
          <w:rFonts w:ascii="Calibri" w:hAnsi="Calibri" w:cs="Calibri"/>
          <w:sz w:val="22"/>
          <w:szCs w:val="22"/>
        </w:rPr>
      </w:pPr>
      <w:ins w:id="10273" w:author="Santagata Fabiana (GSE)" w:date="2025-10-14T14:32:00Z">
        <w:r w:rsidRPr="01C80437">
          <w:rPr>
            <w:rFonts w:ascii="Calibri" w:hAnsi="Calibri" w:cs="Calibri"/>
            <w:sz w:val="22"/>
            <w:szCs w:val="22"/>
          </w:rPr>
          <w:t xml:space="preserve">Per i casi ii), iii) e iv), non presenti la dichiarazione sostitutiva di atto di notorietà attestante l’avvio dei lavori per la realizzazione dell’intervento previsto entro </w:t>
        </w:r>
      </w:ins>
      <w:ins w:id="10274" w:author="Santagata Fabiana (GSE)" w:date="2025-10-14T14:33:00Z">
        <w:r w:rsidRPr="01C80437">
          <w:rPr>
            <w:rFonts w:ascii="Calibri" w:hAnsi="Calibri" w:cs="Calibri"/>
            <w:sz w:val="22"/>
            <w:szCs w:val="22"/>
          </w:rPr>
          <w:t>90 giorni</w:t>
        </w:r>
      </w:ins>
      <w:ins w:id="10275" w:author="Santagata Fabiana (GSE)" w:date="2025-10-14T14:32:00Z">
        <w:r w:rsidRPr="01C80437">
          <w:rPr>
            <w:rFonts w:ascii="Calibri" w:hAnsi="Calibri" w:cs="Calibri"/>
            <w:sz w:val="22"/>
            <w:szCs w:val="22"/>
          </w:rPr>
          <w:t xml:space="preserve"> dalla data di accettazione della prenotazione dell’intervento da parte del GSE ovvero non present</w:t>
        </w:r>
      </w:ins>
      <w:ins w:id="10276" w:author="Santagata Fabiana (GSE)" w:date="2025-10-14T14:33:00Z">
        <w:r w:rsidRPr="01C80437">
          <w:rPr>
            <w:rFonts w:ascii="Calibri" w:hAnsi="Calibri" w:cs="Calibri"/>
            <w:sz w:val="22"/>
            <w:szCs w:val="22"/>
          </w:rPr>
          <w:t>i</w:t>
        </w:r>
      </w:ins>
      <w:ins w:id="10277" w:author="Santagata Fabiana (GSE)" w:date="2025-10-14T14:32:00Z">
        <w:r w:rsidRPr="01C80437">
          <w:rPr>
            <w:rFonts w:ascii="Calibri" w:hAnsi="Calibri" w:cs="Calibri"/>
            <w:sz w:val="22"/>
            <w:szCs w:val="22"/>
          </w:rPr>
          <w:t xml:space="preserve"> la dichiarazione sostitutiva di atto di notorietà attestante la fine dei lavori entro 12 mesi decorrenti dalla data di presentazione della dichiarazione attestante la data di avvio dei lavori</w:t>
        </w:r>
      </w:ins>
      <w:ins w:id="10278" w:author="Santagata Fabiana (GSE)" w:date="2025-10-14T14:39:00Z">
        <w:r w:rsidR="73B32F50" w:rsidRPr="01C80437">
          <w:rPr>
            <w:rFonts w:ascii="Calibri" w:hAnsi="Calibri" w:cs="Calibri"/>
            <w:sz w:val="22"/>
            <w:szCs w:val="22"/>
          </w:rPr>
          <w:t>.</w:t>
        </w:r>
      </w:ins>
      <w:ins w:id="10279" w:author="Santagata Fabiana (GSE)" w:date="2025-10-14T14:32:00Z">
        <w:r w:rsidRPr="01C80437">
          <w:rPr>
            <w:rFonts w:ascii="Calibri" w:hAnsi="Calibri" w:cs="Calibri"/>
            <w:sz w:val="22"/>
            <w:szCs w:val="22"/>
          </w:rPr>
          <w:t xml:space="preserve">  </w:t>
        </w:r>
      </w:ins>
    </w:p>
    <w:p w14:paraId="00184A94" w14:textId="056CAE26" w:rsidR="42BE6E4A" w:rsidRDefault="57339E2C">
      <w:pPr>
        <w:spacing w:line="259" w:lineRule="auto"/>
        <w:ind w:left="720"/>
        <w:jc w:val="both"/>
        <w:rPr>
          <w:ins w:id="10280" w:author="Santagata Fabiana (GSE)" w:date="2025-10-14T14:30:00Z" w16du:dateUtc="2025-10-14T14:30:16Z"/>
          <w:rFonts w:ascii="Calibri" w:hAnsi="Calibri" w:cs="Calibri"/>
          <w:sz w:val="22"/>
          <w:szCs w:val="22"/>
        </w:rPr>
        <w:pPrChange w:id="10281" w:author="Santagata Fabiana (GSE)" w:date="2025-10-14T16:35:00Z" w16du:dateUtc="2025-10-14T14:35:00Z">
          <w:pPr>
            <w:pStyle w:val="Paragrafoelenco"/>
            <w:jc w:val="both"/>
          </w:pPr>
        </w:pPrChange>
      </w:pPr>
      <w:ins w:id="10282" w:author="Santagata Fabiana (GSE)" w:date="2025-10-14T14:34:00Z">
        <w:r w:rsidRPr="210CDF23">
          <w:rPr>
            <w:rFonts w:ascii="Calibri" w:hAnsi="Calibri" w:cs="Calibri"/>
            <w:sz w:val="22"/>
            <w:szCs w:val="22"/>
          </w:rPr>
          <w:t xml:space="preserve">Quando </w:t>
        </w:r>
      </w:ins>
      <w:ins w:id="10283" w:author="Santagata Fabiana (GSE)" w:date="2025-10-14T14:39:00Z">
        <w:r w:rsidR="297BEB64" w:rsidRPr="51072D9C">
          <w:rPr>
            <w:rFonts w:ascii="Calibri" w:hAnsi="Calibri" w:cs="Calibri"/>
            <w:sz w:val="22"/>
            <w:szCs w:val="22"/>
          </w:rPr>
          <w:t>sono</w:t>
        </w:r>
      </w:ins>
      <w:ins w:id="10284" w:author="Santagata Fabiana (GSE)" w:date="2025-10-14T14:34:00Z">
        <w:r w:rsidRPr="210CDF23">
          <w:rPr>
            <w:rFonts w:ascii="Calibri" w:hAnsi="Calibri" w:cs="Calibri"/>
            <w:sz w:val="22"/>
            <w:szCs w:val="22"/>
          </w:rPr>
          <w:t xml:space="preserve"> realizzati </w:t>
        </w:r>
      </w:ins>
      <w:ins w:id="10285" w:author="Santagata Fabiana (GSE)" w:date="2025-10-14T14:35:00Z">
        <w:r w:rsidRPr="77B156C6">
          <w:rPr>
            <w:rFonts w:ascii="Calibri" w:hAnsi="Calibri" w:cs="Calibri"/>
            <w:sz w:val="22"/>
            <w:szCs w:val="22"/>
          </w:rPr>
          <w:t xml:space="preserve">interventi </w:t>
        </w:r>
      </w:ins>
      <w:ins w:id="10286" w:author="Santagata Fabiana (GSE)" w:date="2025-10-14T14:37:00Z">
        <w:r w:rsidR="360E670F" w:rsidRPr="1740F464">
          <w:rPr>
            <w:rFonts w:ascii="Calibri" w:hAnsi="Calibri" w:cs="Calibri"/>
            <w:sz w:val="22"/>
            <w:szCs w:val="22"/>
          </w:rPr>
          <w:t xml:space="preserve">volti alla </w:t>
        </w:r>
        <w:r w:rsidR="38CD51D5" w:rsidRPr="458F4DE0">
          <w:rPr>
            <w:rFonts w:ascii="Calibri" w:hAnsi="Calibri" w:cs="Calibri"/>
            <w:sz w:val="22"/>
            <w:szCs w:val="22"/>
          </w:rPr>
          <w:t xml:space="preserve">trasformazione degli edifici esistenti in «edifici </w:t>
        </w:r>
        <w:r w:rsidR="38CD51D5" w:rsidRPr="1740F464">
          <w:rPr>
            <w:rFonts w:ascii="Calibri" w:hAnsi="Calibri" w:cs="Calibri"/>
            <w:sz w:val="22"/>
            <w:szCs w:val="22"/>
          </w:rPr>
          <w:t>a energia</w:t>
        </w:r>
        <w:r w:rsidR="38CD51D5" w:rsidRPr="458F4DE0">
          <w:rPr>
            <w:rFonts w:ascii="Calibri" w:hAnsi="Calibri" w:cs="Calibri"/>
            <w:sz w:val="22"/>
            <w:szCs w:val="22"/>
          </w:rPr>
          <w:t xml:space="preserve"> quasi zero</w:t>
        </w:r>
        <w:r w:rsidR="38CD51D5" w:rsidRPr="1F6CF0CB">
          <w:rPr>
            <w:rFonts w:ascii="Calibri" w:hAnsi="Calibri" w:cs="Calibri"/>
            <w:sz w:val="22"/>
            <w:szCs w:val="22"/>
          </w:rPr>
          <w:t>»</w:t>
        </w:r>
        <w:r w:rsidR="2BA3480D" w:rsidRPr="1F6CF0CB">
          <w:rPr>
            <w:rFonts w:ascii="Calibri" w:hAnsi="Calibri" w:cs="Calibri"/>
            <w:sz w:val="22"/>
            <w:szCs w:val="22"/>
          </w:rPr>
          <w:t xml:space="preserve"> d</w:t>
        </w:r>
      </w:ins>
      <w:ins w:id="10287" w:author="Santagata Fabiana (GSE)" w:date="2025-10-14T14:59:00Z">
        <w:r w:rsidR="7D15C866" w:rsidRPr="1F6CF0CB">
          <w:rPr>
            <w:rFonts w:ascii="Calibri" w:hAnsi="Calibri" w:cs="Calibri"/>
            <w:sz w:val="22"/>
            <w:szCs w:val="22"/>
          </w:rPr>
          <w:t xml:space="preserve">i cui </w:t>
        </w:r>
      </w:ins>
      <w:ins w:id="10288" w:author="Santagata Fabiana (GSE)" w:date="2025-10-14T14:37:00Z">
        <w:r w:rsidR="2BA3480D" w:rsidRPr="1F6CF0CB">
          <w:rPr>
            <w:rFonts w:ascii="Calibri" w:hAnsi="Calibri" w:cs="Calibri"/>
            <w:sz w:val="22"/>
            <w:szCs w:val="22"/>
          </w:rPr>
          <w:t>all’art.</w:t>
        </w:r>
        <w:r w:rsidR="2BA3480D" w:rsidRPr="1740F464">
          <w:rPr>
            <w:rFonts w:ascii="Calibri" w:hAnsi="Calibri" w:cs="Calibri"/>
            <w:sz w:val="22"/>
            <w:szCs w:val="22"/>
          </w:rPr>
          <w:t xml:space="preserve"> 5, comma 1, lett. d), del Decreto</w:t>
        </w:r>
      </w:ins>
      <w:ins w:id="10289" w:author="Santagata Fabiana (GSE)" w:date="2025-10-14T14:35:00Z">
        <w:r w:rsidR="50777CE7" w:rsidRPr="1740F464">
          <w:rPr>
            <w:rFonts w:ascii="Calibri" w:hAnsi="Calibri" w:cs="Calibri"/>
            <w:sz w:val="22"/>
            <w:szCs w:val="22"/>
          </w:rPr>
          <w:t>,</w:t>
        </w:r>
        <w:r w:rsidR="50777CE7" w:rsidRPr="0CE7B8C1">
          <w:rPr>
            <w:rFonts w:ascii="Calibri" w:hAnsi="Calibri" w:cs="Calibri"/>
            <w:sz w:val="22"/>
            <w:szCs w:val="22"/>
          </w:rPr>
          <w:t xml:space="preserve"> </w:t>
        </w:r>
      </w:ins>
      <w:ins w:id="10290" w:author="Santagata Fabiana (GSE)" w:date="2025-10-14T14:36:00Z">
        <w:r w:rsidR="50777CE7" w:rsidRPr="0CE7B8C1">
          <w:rPr>
            <w:rFonts w:ascii="Calibri" w:hAnsi="Calibri" w:cs="Calibri"/>
            <w:sz w:val="22"/>
            <w:szCs w:val="22"/>
          </w:rPr>
          <w:t xml:space="preserve">il termine per presentare la </w:t>
        </w:r>
      </w:ins>
      <w:ins w:id="10291" w:author="Santagata Fabiana (GSE)" w:date="2025-10-14T14:38:00Z">
        <w:r w:rsidR="2E7ADAEE" w:rsidRPr="49362C92">
          <w:rPr>
            <w:rFonts w:ascii="Calibri" w:hAnsi="Calibri" w:cs="Calibri"/>
            <w:sz w:val="22"/>
            <w:szCs w:val="22"/>
          </w:rPr>
          <w:t>DSAN</w:t>
        </w:r>
      </w:ins>
      <w:ins w:id="10292" w:author="Santagata Fabiana (GSE)" w:date="2025-10-14T14:36:00Z">
        <w:r w:rsidR="50777CE7" w:rsidRPr="0CE7B8C1">
          <w:rPr>
            <w:rFonts w:ascii="Calibri" w:hAnsi="Calibri" w:cs="Calibri"/>
            <w:sz w:val="22"/>
            <w:szCs w:val="22"/>
          </w:rPr>
          <w:t xml:space="preserve"> attestante la fine dei lavori è pari a 36 mesi.</w:t>
        </w:r>
      </w:ins>
    </w:p>
    <w:p w14:paraId="454CD7FA" w14:textId="00F9C20D" w:rsidR="5657CF95" w:rsidRDefault="5657CF95" w:rsidP="5657CF95">
      <w:pPr>
        <w:pStyle w:val="Paragrafoelenco"/>
        <w:spacing w:line="259" w:lineRule="auto"/>
        <w:ind w:left="1080"/>
        <w:jc w:val="both"/>
        <w:rPr>
          <w:ins w:id="10293" w:author="Santagata Fabiana (GSE)" w:date="2025-10-14T14:39:00Z" w16du:dateUtc="2025-10-14T14:39:49Z"/>
          <w:rFonts w:ascii="Calibri" w:hAnsi="Calibri" w:cs="Calibri"/>
          <w:sz w:val="22"/>
          <w:szCs w:val="22"/>
        </w:rPr>
      </w:pPr>
    </w:p>
    <w:p w14:paraId="37723A96" w14:textId="4083BF91" w:rsidR="49362C92" w:rsidRDefault="16C32831">
      <w:pPr>
        <w:spacing w:line="259" w:lineRule="auto"/>
        <w:ind w:left="720"/>
        <w:jc w:val="both"/>
        <w:rPr>
          <w:ins w:id="10294" w:author="Santagata Fabiana (GSE)" w:date="2025-10-14T14:38:00Z" w16du:dateUtc="2025-10-14T14:38:05Z"/>
          <w:rFonts w:ascii="Calibri" w:hAnsi="Calibri" w:cs="Calibri"/>
          <w:sz w:val="22"/>
          <w:szCs w:val="22"/>
        </w:rPr>
        <w:pPrChange w:id="10295" w:author="Santagata Fabiana (GSE)" w:date="2025-10-14T17:02:00Z" w16du:dateUtc="2025-10-14T15:02:00Z">
          <w:pPr>
            <w:pStyle w:val="Paragrafoelenco"/>
            <w:spacing w:line="259" w:lineRule="auto"/>
            <w:jc w:val="both"/>
          </w:pPr>
        </w:pPrChange>
      </w:pPr>
      <w:ins w:id="10296" w:author="Santagata Fabiana (GSE)" w:date="2025-10-14T14:52:00Z">
        <w:r w:rsidRPr="0A306869">
          <w:rPr>
            <w:rFonts w:ascii="Calibri" w:hAnsi="Calibri" w:cs="Calibri"/>
            <w:sz w:val="22"/>
            <w:szCs w:val="22"/>
          </w:rPr>
          <w:t xml:space="preserve">Per </w:t>
        </w:r>
      </w:ins>
      <w:ins w:id="10297" w:author="Santagata Fabiana (GSE)" w:date="2025-10-14T14:53:00Z">
        <w:r w:rsidRPr="0A306869">
          <w:rPr>
            <w:rFonts w:ascii="Calibri" w:hAnsi="Calibri" w:cs="Calibri"/>
            <w:sz w:val="22"/>
            <w:szCs w:val="22"/>
          </w:rPr>
          <w:t>interventi realizzati dagl</w:t>
        </w:r>
        <w:r w:rsidR="075FDF63" w:rsidRPr="0A306869">
          <w:rPr>
            <w:rFonts w:ascii="Calibri" w:hAnsi="Calibri" w:cs="Calibri"/>
            <w:sz w:val="22"/>
            <w:szCs w:val="22"/>
          </w:rPr>
          <w:t xml:space="preserve">i Uffici speciali per la </w:t>
        </w:r>
      </w:ins>
      <w:ins w:id="10298" w:author="Santagata Fabiana (GSE)" w:date="2025-10-14T14:54:00Z">
        <w:r w:rsidR="075FDF63" w:rsidRPr="0A306869">
          <w:rPr>
            <w:rFonts w:ascii="Calibri" w:hAnsi="Calibri" w:cs="Calibri"/>
            <w:sz w:val="22"/>
            <w:szCs w:val="22"/>
          </w:rPr>
          <w:t>ricostruzione</w:t>
        </w:r>
      </w:ins>
      <w:ins w:id="10299" w:author="Santagata Fabiana (GSE)" w:date="2025-10-14T14:55:00Z">
        <w:r w:rsidR="72AB7E23" w:rsidRPr="53FD75C2">
          <w:rPr>
            <w:rFonts w:ascii="Calibri" w:hAnsi="Calibri" w:cs="Calibri"/>
            <w:sz w:val="22"/>
            <w:szCs w:val="22"/>
          </w:rPr>
          <w:t xml:space="preserve"> si applicano le tempistic</w:t>
        </w:r>
      </w:ins>
      <w:ins w:id="10300" w:author="Santagata Fabiana (GSE)" w:date="2025-10-14T14:56:00Z">
        <w:r w:rsidR="72AB7E23" w:rsidRPr="53FD75C2">
          <w:rPr>
            <w:rFonts w:ascii="Calibri" w:hAnsi="Calibri" w:cs="Calibri"/>
            <w:sz w:val="22"/>
            <w:szCs w:val="22"/>
          </w:rPr>
          <w:t>he di cui all’art. 4-quinquies</w:t>
        </w:r>
      </w:ins>
      <w:ins w:id="10301" w:author="Santagata Fabiana (GSE)" w:date="2025-10-14T14:59:00Z">
        <w:r w:rsidR="3BD57F31" w:rsidRPr="19B63788">
          <w:rPr>
            <w:rFonts w:ascii="Calibri" w:hAnsi="Calibri" w:cs="Calibri"/>
            <w:sz w:val="22"/>
            <w:szCs w:val="22"/>
          </w:rPr>
          <w:t xml:space="preserve"> del</w:t>
        </w:r>
      </w:ins>
      <w:ins w:id="10302" w:author="Santagata Fabiana (GSE)" w:date="2025-10-14T14:56:00Z">
        <w:r w:rsidR="72AB7E23" w:rsidRPr="19B63788">
          <w:rPr>
            <w:rFonts w:ascii="Calibri" w:hAnsi="Calibri" w:cs="Calibri"/>
            <w:sz w:val="22"/>
            <w:szCs w:val="22"/>
          </w:rPr>
          <w:t xml:space="preserve"> </w:t>
        </w:r>
        <w:r w:rsidR="72AB7E23" w:rsidRPr="53FD75C2">
          <w:rPr>
            <w:rFonts w:ascii="Calibri" w:hAnsi="Calibri" w:cs="Calibri"/>
            <w:sz w:val="22"/>
            <w:szCs w:val="22"/>
          </w:rPr>
          <w:t>D.</w:t>
        </w:r>
        <w:r w:rsidR="72AB7E23" w:rsidRPr="4A0CEC17">
          <w:rPr>
            <w:rFonts w:ascii="Calibri" w:hAnsi="Calibri" w:cs="Calibri"/>
            <w:sz w:val="22"/>
            <w:szCs w:val="22"/>
          </w:rPr>
          <w:t xml:space="preserve">L. n. 181 del 9 dicembre 2023, convertito con modificazioni dalla legge n. </w:t>
        </w:r>
      </w:ins>
      <w:ins w:id="10303" w:author="Santagata Fabiana (GSE)" w:date="2025-10-14T14:57:00Z">
        <w:r w:rsidR="68272F8E" w:rsidRPr="78DB4AF8">
          <w:rPr>
            <w:rFonts w:ascii="Calibri" w:hAnsi="Calibri" w:cs="Calibri"/>
            <w:sz w:val="22"/>
            <w:szCs w:val="22"/>
          </w:rPr>
          <w:t>11 del 2 febbraio 2024</w:t>
        </w:r>
      </w:ins>
      <w:ins w:id="10304" w:author="Santagata Fabiana (GSE)" w:date="2025-10-14T14:59:00Z">
        <w:r w:rsidR="77161702" w:rsidRPr="04EC1018">
          <w:rPr>
            <w:rFonts w:ascii="Calibri" w:hAnsi="Calibri" w:cs="Calibri"/>
            <w:sz w:val="22"/>
            <w:szCs w:val="22"/>
          </w:rPr>
          <w:t xml:space="preserve"> e, pertanto</w:t>
        </w:r>
      </w:ins>
      <w:ins w:id="10305" w:author="Santagata Fabiana (GSE)" w:date="2025-10-14T15:00:00Z">
        <w:r w:rsidR="7E992356" w:rsidRPr="19B63788">
          <w:rPr>
            <w:rFonts w:ascii="Calibri" w:hAnsi="Calibri" w:cs="Calibri"/>
            <w:sz w:val="22"/>
            <w:szCs w:val="22"/>
          </w:rPr>
          <w:t xml:space="preserve">, </w:t>
        </w:r>
      </w:ins>
      <w:ins w:id="10306" w:author="Santagata Fabiana (GSE)" w:date="2025-10-14T14:56:00Z">
        <w:r w:rsidR="3447C9C9" w:rsidRPr="19B63788">
          <w:rPr>
            <w:rFonts w:ascii="Calibri" w:hAnsi="Calibri" w:cs="Calibri"/>
            <w:sz w:val="22"/>
            <w:szCs w:val="22"/>
          </w:rPr>
          <w:t xml:space="preserve">decadono dal diritto alla prenotazione </w:t>
        </w:r>
        <w:r w:rsidR="3447C9C9" w:rsidRPr="026730C1">
          <w:rPr>
            <w:rFonts w:ascii="Calibri" w:hAnsi="Calibri" w:cs="Calibri"/>
            <w:sz w:val="22"/>
            <w:szCs w:val="22"/>
          </w:rPr>
          <w:t>se</w:t>
        </w:r>
      </w:ins>
      <w:ins w:id="10307" w:author="Santagata Fabiana (GSE)" w:date="2025-10-14T15:00:00Z">
        <w:r w:rsidR="56E403A3" w:rsidRPr="026730C1">
          <w:rPr>
            <w:rFonts w:ascii="Calibri" w:hAnsi="Calibri" w:cs="Calibri"/>
            <w:sz w:val="22"/>
            <w:szCs w:val="22"/>
          </w:rPr>
          <w:t xml:space="preserve"> non presentino la dichiarazione sostitutiva di atto di notorietà attestante l’avvio dei lavori</w:t>
        </w:r>
      </w:ins>
      <w:ins w:id="10308" w:author="Santagata Fabiana (GSE)" w:date="2025-10-14T14:56:00Z">
        <w:r w:rsidR="3447C9C9" w:rsidRPr="19B63788">
          <w:rPr>
            <w:rFonts w:ascii="Calibri" w:hAnsi="Calibri" w:cs="Calibri"/>
            <w:sz w:val="22"/>
            <w:szCs w:val="22"/>
          </w:rPr>
          <w:t xml:space="preserve"> entro diciotto mesi dalla data di accettazione della prenotazione</w:t>
        </w:r>
      </w:ins>
      <w:ins w:id="10309" w:author="Santagata Fabiana (GSE)" w:date="2025-10-14T15:01:00Z">
        <w:r w:rsidR="00AC57EA" w:rsidRPr="026730C1">
          <w:rPr>
            <w:rFonts w:ascii="Calibri" w:hAnsi="Calibri" w:cs="Calibri"/>
            <w:sz w:val="22"/>
            <w:szCs w:val="22"/>
          </w:rPr>
          <w:t xml:space="preserve"> ovvero se non presentino la dichiarazione sostitutiva di atto di notorietà attestante la fine dei lavori entro </w:t>
        </w:r>
        <w:r w:rsidR="00AC57EA" w:rsidRPr="7F58CA5C">
          <w:rPr>
            <w:rFonts w:ascii="Calibri" w:hAnsi="Calibri" w:cs="Calibri"/>
            <w:sz w:val="22"/>
            <w:szCs w:val="22"/>
          </w:rPr>
          <w:t>48</w:t>
        </w:r>
        <w:r w:rsidR="00AC57EA" w:rsidRPr="026730C1">
          <w:rPr>
            <w:rFonts w:ascii="Calibri" w:hAnsi="Calibri" w:cs="Calibri"/>
            <w:sz w:val="22"/>
            <w:szCs w:val="22"/>
          </w:rPr>
          <w:t xml:space="preserve"> mesi decorrenti dalla data di presentazione della dichiarazione attestante la data di avvio dei lavori. </w:t>
        </w:r>
      </w:ins>
      <w:commentRangeEnd w:id="10216"/>
      <w:r w:rsidR="00247AAC">
        <w:rPr>
          <w:rStyle w:val="Rimandocommento"/>
          <w:rFonts w:ascii="Calibri" w:hAnsi="Calibri" w:cs="Calibri"/>
          <w:sz w:val="22"/>
          <w:szCs w:val="22"/>
        </w:rPr>
        <w:commentReference w:id="10216"/>
      </w:r>
    </w:p>
    <w:p w14:paraId="7D2DC614" w14:textId="11C482A2" w:rsidR="49362C92" w:rsidRDefault="49362C92" w:rsidP="49362C92">
      <w:pPr>
        <w:pStyle w:val="Paragrafoelenco"/>
        <w:spacing w:line="259" w:lineRule="auto"/>
        <w:jc w:val="both"/>
        <w:rPr>
          <w:ins w:id="10311" w:author="Santagata Fabiana (GSE)" w:date="2025-10-14T14:30:00Z" w16du:dateUtc="2025-10-14T14:30:16Z"/>
          <w:rFonts w:ascii="Calibri" w:hAnsi="Calibri" w:cs="Calibri"/>
          <w:sz w:val="22"/>
          <w:szCs w:val="22"/>
        </w:rPr>
      </w:pPr>
    </w:p>
    <w:p w14:paraId="03D8F9D6" w14:textId="251FE209" w:rsidR="70A7BCB4" w:rsidRDefault="00AC57EA">
      <w:pPr>
        <w:keepNext/>
        <w:spacing w:before="240" w:after="120" w:line="276" w:lineRule="auto"/>
        <w:jc w:val="both"/>
        <w:rPr>
          <w:ins w:id="10312" w:author="Santagata Fabiana (GSE)" w:date="2025-10-14T14:30:00Z" w16du:dateUtc="2025-10-14T14:30:16Z"/>
          <w:rFonts w:ascii="Calibri" w:hAnsi="Calibri" w:cs="Calibri"/>
          <w:sz w:val="22"/>
          <w:szCs w:val="22"/>
        </w:rPr>
        <w:pPrChange w:id="10313" w:author="Santagata Fabiana (GSE)" w:date="2025-10-14T17:02:00Z" w16du:dateUtc="2025-10-14T15:02:00Z">
          <w:pPr>
            <w:pStyle w:val="Paragrafoelenco"/>
            <w:keepNext/>
            <w:spacing w:before="240" w:after="120" w:line="276" w:lineRule="auto"/>
            <w:jc w:val="both"/>
          </w:pPr>
        </w:pPrChange>
      </w:pPr>
      <w:ins w:id="10314" w:author="Santagata Fabiana (GSE)" w:date="2025-10-14T15:02:00Z">
        <w:r w:rsidRPr="21A90929">
          <w:rPr>
            <w:rFonts w:ascii="Calibri" w:hAnsi="Calibri" w:cs="Calibri"/>
            <w:sz w:val="22"/>
            <w:szCs w:val="22"/>
          </w:rPr>
          <w:lastRenderedPageBreak/>
          <w:t xml:space="preserve">Nel rinviare ai </w:t>
        </w:r>
      </w:ins>
      <w:ins w:id="10315" w:author="Santagata Fabiana (GSE)" w:date="2025-10-14T15:03:00Z">
        <w:r w:rsidR="49AF9CBF" w:rsidRPr="40FDF752">
          <w:rPr>
            <w:rFonts w:ascii="Calibri" w:hAnsi="Calibri" w:cs="Calibri"/>
            <w:sz w:val="22"/>
            <w:szCs w:val="22"/>
          </w:rPr>
          <w:t>successivi</w:t>
        </w:r>
      </w:ins>
      <w:ins w:id="10316" w:author="Santagata Fabiana (GSE)" w:date="2025-10-14T15:02:00Z">
        <w:r w:rsidRPr="40FDF752">
          <w:rPr>
            <w:rFonts w:ascii="Calibri" w:hAnsi="Calibri" w:cs="Calibri"/>
            <w:sz w:val="22"/>
            <w:szCs w:val="22"/>
          </w:rPr>
          <w:t xml:space="preserve"> </w:t>
        </w:r>
        <w:r w:rsidRPr="21A90929">
          <w:rPr>
            <w:rFonts w:ascii="Calibri" w:hAnsi="Calibri" w:cs="Calibri"/>
            <w:sz w:val="22"/>
            <w:szCs w:val="22"/>
          </w:rPr>
          <w:t xml:space="preserve">paragrafi dedicati </w:t>
        </w:r>
      </w:ins>
      <w:ins w:id="10317" w:author="Santagata Fabiana (GSE)" w:date="2025-10-14T15:03:00Z">
        <w:r w:rsidR="4FA35407" w:rsidRPr="40FDF752">
          <w:rPr>
            <w:rFonts w:ascii="Calibri" w:hAnsi="Calibri" w:cs="Calibri"/>
            <w:sz w:val="22"/>
            <w:szCs w:val="22"/>
          </w:rPr>
          <w:t>al</w:t>
        </w:r>
      </w:ins>
      <w:ins w:id="10318" w:author="Santagata Fabiana (GSE)" w:date="2025-10-14T15:02:00Z">
        <w:r w:rsidRPr="21A90929">
          <w:rPr>
            <w:rFonts w:ascii="Calibri" w:hAnsi="Calibri" w:cs="Calibri"/>
            <w:sz w:val="22"/>
            <w:szCs w:val="22"/>
          </w:rPr>
          <w:t xml:space="preserve"> procedimento</w:t>
        </w:r>
      </w:ins>
      <w:ins w:id="10319" w:author="Santagata Fabiana (GSE)" w:date="2025-10-14T15:01:00Z">
        <w:r w:rsidRPr="21A90929">
          <w:rPr>
            <w:rFonts w:ascii="Calibri" w:hAnsi="Calibri" w:cs="Calibri"/>
            <w:sz w:val="22"/>
            <w:szCs w:val="22"/>
          </w:rPr>
          <w:t xml:space="preserve">, si riporta </w:t>
        </w:r>
      </w:ins>
      <w:ins w:id="10320" w:author="Santagata Fabiana (GSE)" w:date="2025-10-14T15:03:00Z">
        <w:r w:rsidR="18BC6F07" w:rsidRPr="40FDF752">
          <w:rPr>
            <w:rFonts w:ascii="Calibri" w:hAnsi="Calibri" w:cs="Calibri"/>
            <w:sz w:val="22"/>
            <w:szCs w:val="22"/>
          </w:rPr>
          <w:t>un</w:t>
        </w:r>
      </w:ins>
      <w:ins w:id="10321" w:author="Santagata Fabiana (GSE)" w:date="2025-10-14T15:01:00Z">
        <w:r w:rsidRPr="40FDF752">
          <w:rPr>
            <w:rFonts w:ascii="Calibri" w:hAnsi="Calibri" w:cs="Calibri"/>
            <w:sz w:val="22"/>
            <w:szCs w:val="22"/>
          </w:rPr>
          <w:t>o</w:t>
        </w:r>
        <w:r w:rsidRPr="21A90929">
          <w:rPr>
            <w:rFonts w:ascii="Calibri" w:hAnsi="Calibri" w:cs="Calibri"/>
            <w:sz w:val="22"/>
            <w:szCs w:val="22"/>
          </w:rPr>
          <w:t xml:space="preserve"> schema</w:t>
        </w:r>
      </w:ins>
      <w:ins w:id="10322" w:author="Santagata Fabiana (GSE)" w:date="2025-10-14T15:02:00Z">
        <w:r w:rsidRPr="21A90929">
          <w:rPr>
            <w:rFonts w:ascii="Calibri" w:hAnsi="Calibri" w:cs="Calibri"/>
            <w:sz w:val="22"/>
            <w:szCs w:val="22"/>
          </w:rPr>
          <w:t xml:space="preserve"> riassuntivo delle fasi di cui si compone la procedura di </w:t>
        </w:r>
        <w:r w:rsidRPr="0BC433A3">
          <w:rPr>
            <w:rFonts w:ascii="Calibri" w:hAnsi="Calibri" w:cs="Calibri"/>
            <w:sz w:val="22"/>
            <w:szCs w:val="22"/>
          </w:rPr>
          <w:t>accesso tramite prenotazione:</w:t>
        </w:r>
      </w:ins>
    </w:p>
    <w:p w14:paraId="19E3191C" w14:textId="28A914D6" w:rsidR="70A7BCB4" w:rsidRDefault="70A7BCB4" w:rsidP="4E1481DF">
      <w:pPr>
        <w:pStyle w:val="Paragrafoelenco"/>
        <w:keepNext/>
        <w:spacing w:before="240" w:after="120" w:line="276" w:lineRule="auto"/>
        <w:jc w:val="both"/>
        <w:rPr>
          <w:ins w:id="10323" w:author="Visone Rossana (GSE)" w:date="2025-09-09T16:30:00Z" w16du:dateUtc="2025-09-09T14:30:00Z"/>
          <w:del w:id="10324" w:author="Visone Rossana (GSE)" w:date="2025-09-29T10:34:00Z" w16du:dateUtc="2025-09-29T08:34:00Z"/>
          <w:rFonts w:ascii="Calibri" w:hAnsi="Calibri" w:cs="Calibri"/>
          <w:sz w:val="22"/>
          <w:szCs w:val="22"/>
        </w:rPr>
      </w:pPr>
    </w:p>
    <w:p w14:paraId="3D64FF55" w14:textId="3D833D03" w:rsidR="008E3555" w:rsidRDefault="008E3555" w:rsidP="1552E9CF">
      <w:pPr>
        <w:keepNext/>
        <w:spacing w:before="240" w:after="120" w:line="259" w:lineRule="auto"/>
        <w:jc w:val="both"/>
        <w:rPr>
          <w:ins w:id="10325" w:author="Santagata Fabiana (GSE)" w:date="2025-10-14T09:42:00Z" w16du:dateUtc="2025-10-14T09:42:33Z"/>
          <w:rFonts w:cstheme="minorBidi"/>
          <w:sz w:val="22"/>
          <w:szCs w:val="22"/>
        </w:rPr>
      </w:pPr>
    </w:p>
    <w:p w14:paraId="13068BB3" w14:textId="02E51DB0" w:rsidR="008E3555" w:rsidRDefault="008E3555">
      <w:pPr>
        <w:keepNext/>
        <w:spacing w:before="240" w:after="120" w:line="259" w:lineRule="auto"/>
        <w:jc w:val="both"/>
        <w:rPr>
          <w:del w:id="10326" w:author="Santagata Fabiana (GSE)" w:date="2025-10-14T09:27:00Z" w16du:dateUtc="2025-10-14T09:27:57Z"/>
          <w:rFonts w:cstheme="minorBidi"/>
          <w:sz w:val="22"/>
          <w:szCs w:val="22"/>
        </w:rPr>
        <w:pPrChange w:id="10327" w:author="Santagata Fabiana (GSE)" w:date="2025-10-14T09:37:00Z">
          <w:pPr/>
        </w:pPrChange>
      </w:pPr>
      <w:del w:id="10328" w:author="Santagata Fabiana (GSE)" w:date="2025-10-14T09:27:00Z">
        <w:r w:rsidRPr="1552E9CF" w:rsidDel="008E3555">
          <w:rPr>
            <w:rFonts w:cstheme="minorBidi"/>
            <w:sz w:val="22"/>
            <w:szCs w:val="22"/>
          </w:rPr>
          <w:delText>Il procedimento si articola nelle seguenti fasi:</w:delText>
        </w:r>
      </w:del>
    </w:p>
    <w:p w14:paraId="2EC6DDA5" w14:textId="28219E72" w:rsidR="00443905" w:rsidRDefault="6BA984A9" w:rsidP="4429C915">
      <w:pPr>
        <w:keepNext/>
        <w:spacing w:before="240" w:after="120"/>
        <w:jc w:val="both"/>
        <w:rPr>
          <w:ins w:id="10329" w:author="Visone Rossana (GSE)" w:date="2025-10-02T11:51:00Z" w16du:dateUtc="2025-10-02T09:51:00Z"/>
          <w:rFonts w:cstheme="minorHAnsi"/>
          <w:sz w:val="22"/>
          <w:szCs w:val="22"/>
        </w:rPr>
      </w:pPr>
      <w:ins w:id="10330" w:author="Visone Rossana (GSE)" w:date="2025-10-07T17:43:00Z" w16du:dateUtc="2025-10-07T15:43:00Z">
        <w:del w:id="10331" w:author="Visone Rossana (GSE)" w:date="2025-10-09T15:06:00Z" w16du:dateUtc="2025-10-09T13:06:00Z">
          <w:r w:rsidDel="00A86C77">
            <w:delText>￼</w:delText>
          </w:r>
        </w:del>
      </w:ins>
      <w:ins w:id="10332" w:author="Visone Rossana (GSE)" w:date="2025-10-09T15:06:00Z" w16du:dateUtc="2025-10-09T13:06:00Z">
        <w:r w:rsidR="00A86C77" w:rsidRPr="00DE633B">
          <w:rPr>
            <w:noProof/>
            <w:lang w:eastAsia="it-IT"/>
          </w:rPr>
          <w:drawing>
            <wp:inline distT="0" distB="0" distL="0" distR="0" wp14:anchorId="2266FF79" wp14:editId="6463823F">
              <wp:extent cx="4981575" cy="4019550"/>
              <wp:effectExtent l="38100" t="19050" r="9525" b="38100"/>
              <wp:docPr id="17" name="Diagram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ins>
    </w:p>
    <w:p w14:paraId="4049ED62" w14:textId="02606FAD" w:rsidR="008E3555" w:rsidRPr="008B1DFF" w:rsidRDefault="01DA0A58">
      <w:pPr>
        <w:spacing w:line="276" w:lineRule="auto"/>
        <w:jc w:val="both"/>
        <w:rPr>
          <w:ins w:id="10333" w:author="Visone Rossana (GSE)" w:date="2025-09-09T11:08:00Z" w16du:dateUtc="2025-09-09T09:08:00Z"/>
          <w:rFonts w:cstheme="minorBidi"/>
          <w:sz w:val="22"/>
          <w:szCs w:val="22"/>
          <w:rPrChange w:id="10334" w:author="Visone Rossana (GSE)" w:date="2025-09-09T14:36:00Z" w16du:dateUtc="2025-09-09T12:36:00Z">
            <w:rPr>
              <w:ins w:id="10335" w:author="Visone Rossana (GSE)" w:date="2025-09-09T11:08:00Z" w16du:dateUtc="2025-09-09T09:08:00Z"/>
            </w:rPr>
          </w:rPrChange>
        </w:rPr>
        <w:pPrChange w:id="10336" w:author="Visone Rossana (GSE)" w:date="2025-09-09T14:36:00Z" w16du:dateUtc="2025-09-09T12:36:00Z">
          <w:pPr>
            <w:jc w:val="both"/>
          </w:pPr>
        </w:pPrChange>
      </w:pPr>
      <w:ins w:id="10337" w:author="Visone Rossana (GSE)" w:date="2025-09-09T16:32:00Z" w16du:dateUtc="2025-09-09T14:32:00Z">
        <w:del w:id="10338" w:author="Visone Rossana (GSE)" w:date="2025-10-09T15:06:00Z" w16du:dateUtc="2025-10-09T13:06:00Z">
          <w:r w:rsidDel="00A86C77">
            <w:delText>￼</w:delText>
          </w:r>
        </w:del>
      </w:ins>
    </w:p>
    <w:p w14:paraId="08477EBA" w14:textId="4AB17965" w:rsidR="00650E94" w:rsidDel="005F703C" w:rsidRDefault="00650E94">
      <w:pPr>
        <w:pStyle w:val="TITOLO20"/>
        <w:numPr>
          <w:ilvl w:val="1"/>
          <w:numId w:val="292"/>
        </w:numPr>
        <w:ind w:left="567" w:hanging="567"/>
        <w:outlineLvl w:val="1"/>
        <w:rPr>
          <w:del w:id="10339" w:author="Visone Rossana (GSE)" w:date="2025-09-05T10:37:00Z" w16du:dateUtc="2025-09-05T08:37:00Z"/>
        </w:rPr>
        <w:pPrChange w:id="10340" w:author="Oliosi Francesco (GSE)" w:date="2025-10-13T18:19:00Z" w16du:dateUtc="2025-10-13T16:19:00Z">
          <w:pPr>
            <w:jc w:val="both"/>
          </w:pPr>
        </w:pPrChange>
      </w:pPr>
      <w:bookmarkStart w:id="10341" w:name="_Toc207969187"/>
      <w:bookmarkStart w:id="10342" w:name="_Toc207969419"/>
      <w:bookmarkStart w:id="10343" w:name="_Toc207970677"/>
      <w:bookmarkStart w:id="10344" w:name="_Toc208302334"/>
      <w:bookmarkStart w:id="10345" w:name="_Toc208307077"/>
      <w:bookmarkStart w:id="10346" w:name="_Toc208308571"/>
      <w:bookmarkStart w:id="10347" w:name="_Toc208308949"/>
      <w:bookmarkStart w:id="10348" w:name="_Toc208320673"/>
      <w:bookmarkStart w:id="10349" w:name="_Toc208321967"/>
      <w:bookmarkStart w:id="10350" w:name="_Toc208389978"/>
      <w:bookmarkStart w:id="10351" w:name="_Toc209518447"/>
      <w:bookmarkStart w:id="10352" w:name="_Toc209615308"/>
      <w:bookmarkStart w:id="10353" w:name="_Toc210029628"/>
      <w:bookmarkStart w:id="10354" w:name="_Toc210029960"/>
      <w:bookmarkStart w:id="10355" w:name="_Toc210311941"/>
      <w:bookmarkStart w:id="10356" w:name="_Toc210658807"/>
      <w:bookmarkStart w:id="10357" w:name="_Toc211327345"/>
      <w:bookmarkStart w:id="10358" w:name="_Toc212462281"/>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p>
    <w:p w14:paraId="19589989" w14:textId="3633A62C" w:rsidR="001C1650" w:rsidRPr="00B80983" w:rsidRDefault="001C15D8">
      <w:pPr>
        <w:pStyle w:val="TITOLO20"/>
        <w:numPr>
          <w:ilvl w:val="1"/>
          <w:numId w:val="292"/>
        </w:numPr>
        <w:ind w:left="567" w:hanging="567"/>
        <w:outlineLvl w:val="1"/>
        <w:pPrChange w:id="10359" w:author="Oliosi Francesco (GSE)" w:date="2025-10-15T10:47:00Z" w16du:dateUtc="2025-10-15T08:47:00Z">
          <w:pPr>
            <w:pStyle w:val="TITOLO20"/>
          </w:pPr>
        </w:pPrChange>
      </w:pPr>
      <w:del w:id="10360" w:author="Pietropaolo Rosanna (GSE)" w:date="2025-10-02T07:36:00Z">
        <w:r w:rsidDel="001C15D8">
          <w:delText xml:space="preserve">Quantificazione </w:delText>
        </w:r>
      </w:del>
      <w:del w:id="10361" w:author="Visone Rossana (GSE)" w:date="2025-09-05T09:48:00Z">
        <w:r w:rsidDel="001C15D8">
          <w:delText>ed e</w:delText>
        </w:r>
      </w:del>
      <w:del w:id="10362" w:author="Pietropaolo Rosanna (GSE)" w:date="2025-10-02T07:36:00Z">
        <w:r w:rsidDel="001C1650">
          <w:delText xml:space="preserve">rogazione degli incentivi   </w:delText>
        </w:r>
      </w:del>
      <w:bookmarkStart w:id="10363" w:name="_Toc212462282"/>
      <w:ins w:id="10364" w:author="Pietropaolo Rosanna (GSE)" w:date="2025-10-02T07:36:00Z">
        <w:r w:rsidR="2691FB14">
          <w:t>Intensità degli incentivi</w:t>
        </w:r>
      </w:ins>
      <w:bookmarkEnd w:id="10363"/>
    </w:p>
    <w:p w14:paraId="5C3FF4EB" w14:textId="280735A3" w:rsidR="001C15D8" w:rsidRPr="008302DA" w:rsidDel="00ED6BB0" w:rsidRDefault="008302DA">
      <w:pPr>
        <w:spacing w:after="60" w:line="276" w:lineRule="auto"/>
        <w:jc w:val="both"/>
        <w:rPr>
          <w:del w:id="10365" w:author="Visone Rossana (GSE)" w:date="2025-09-05T09:49:00Z" w16du:dateUtc="2025-09-05T07:49:00Z"/>
          <w:rFonts w:cstheme="minorBidi"/>
          <w:sz w:val="22"/>
          <w:szCs w:val="22"/>
          <w:rPrChange w:id="10366" w:author="Visone Rossana (GSE)" w:date="2025-09-24T09:23:00Z" w16du:dateUtc="2025-09-24T07:23:00Z">
            <w:rPr>
              <w:del w:id="10367" w:author="Visone Rossana (GSE)" w:date="2025-09-05T09:49:00Z" w16du:dateUtc="2025-09-05T07:49:00Z"/>
              <w:rFonts w:eastAsiaTheme="minorHAnsi"/>
              <w:b/>
              <w:bCs/>
            </w:rPr>
          </w:rPrChange>
        </w:rPr>
        <w:pPrChange w:id="10368" w:author="Visone Rossana (GSE)" w:date="2025-09-09T14:36:00Z" w16du:dateUtc="2025-09-09T12:36:00Z">
          <w:pPr>
            <w:spacing w:after="60"/>
            <w:jc w:val="both"/>
          </w:pPr>
        </w:pPrChange>
      </w:pPr>
      <w:ins w:id="10369" w:author="Visone Rossana (GSE)" w:date="2025-09-24T09:23:00Z" w16du:dateUtc="2025-09-24T07:23:00Z">
        <w:r w:rsidRPr="6B16386D">
          <w:rPr>
            <w:rFonts w:cstheme="minorBidi"/>
            <w:sz w:val="22"/>
            <w:szCs w:val="22"/>
            <w:rPrChange w:id="10370" w:author="Visone Rossana (GSE)" w:date="2025-09-24T09:23:00Z" w16du:dateUtc="2025-09-24T07:23:00Z">
              <w:rPr>
                <w:rFonts w:eastAsiaTheme="minorHAnsi" w:cstheme="minorHAnsi"/>
                <w:b/>
                <w:bCs/>
                <w:sz w:val="22"/>
                <w:szCs w:val="22"/>
              </w:rPr>
            </w:rPrChange>
          </w:rPr>
          <w:t>Ai sensi dell’art. 11, comma 1,</w:t>
        </w:r>
      </w:ins>
      <w:ins w:id="10371" w:author="Santagata Fabiana (GSE)" w:date="2025-10-14T15:04:00Z">
        <w:r w:rsidRPr="6B16386D">
          <w:rPr>
            <w:rFonts w:cstheme="minorBidi"/>
            <w:sz w:val="22"/>
            <w:szCs w:val="22"/>
          </w:rPr>
          <w:t xml:space="preserve"> </w:t>
        </w:r>
        <w:r w:rsidR="7B8DC85A" w:rsidRPr="6B16386D">
          <w:rPr>
            <w:rFonts w:cstheme="minorBidi"/>
            <w:sz w:val="22"/>
            <w:szCs w:val="22"/>
          </w:rPr>
          <w:t xml:space="preserve">del Decreto, </w:t>
        </w:r>
      </w:ins>
      <w:ins w:id="10372" w:author="Visone Rossana (GSE)" w:date="2025-09-24T09:23:00Z">
        <w:del w:id="10373" w:author="Santagata Fabiana (GSE)" w:date="2025-10-14T15:04:00Z">
          <w:r w:rsidRPr="6B16386D" w:rsidDel="008302DA">
            <w:rPr>
              <w:rFonts w:cstheme="minorBidi"/>
              <w:sz w:val="22"/>
              <w:szCs w:val="22"/>
              <w:rPrChange w:id="10374" w:author="Visone Rossana (GSE)" w:date="2025-09-24T09:23:00Z">
                <w:rPr>
                  <w:rFonts w:cstheme="minorBidi"/>
                  <w:b/>
                  <w:bCs/>
                  <w:sz w:val="22"/>
                  <w:szCs w:val="22"/>
                </w:rPr>
              </w:rPrChange>
            </w:rPr>
            <w:delText xml:space="preserve"> </w:delText>
          </w:r>
        </w:del>
      </w:ins>
      <w:del w:id="10375" w:author="Visone Rossana (GSE)" w:date="2025-09-05T09:49:00Z" w16du:dateUtc="2025-09-05T07:49:00Z">
        <w:r w:rsidR="001C15D8" w:rsidRPr="6B16386D" w:rsidDel="00ED6BB0">
          <w:rPr>
            <w:rFonts w:cstheme="minorBidi"/>
            <w:sz w:val="22"/>
            <w:szCs w:val="22"/>
            <w:rPrChange w:id="10376" w:author="Visone Rossana (GSE)" w:date="2025-09-24T09:23:00Z" w16du:dateUtc="2025-09-24T07:23:00Z">
              <w:rPr>
                <w:rFonts w:eastAsiaTheme="minorHAnsi"/>
                <w:b/>
                <w:bCs/>
              </w:rPr>
            </w:rPrChange>
          </w:rPr>
          <w:delText>Quantificazione</w:delText>
        </w:r>
        <w:r w:rsidR="00036A87" w:rsidRPr="6B16386D" w:rsidDel="00ED6BB0">
          <w:rPr>
            <w:rFonts w:cstheme="minorBidi"/>
            <w:sz w:val="22"/>
            <w:szCs w:val="22"/>
            <w:rPrChange w:id="10377" w:author="Visone Rossana (GSE)" w:date="2025-09-24T09:23:00Z" w16du:dateUtc="2025-09-24T07:23:00Z">
              <w:rPr>
                <w:rFonts w:eastAsiaTheme="minorHAnsi"/>
                <w:b/>
                <w:bCs/>
              </w:rPr>
            </w:rPrChange>
          </w:rPr>
          <w:delText xml:space="preserve"> degli incentivi</w:delText>
        </w:r>
      </w:del>
    </w:p>
    <w:p w14:paraId="7CF5A059" w14:textId="24DDFD26" w:rsidR="00DF1C0B" w:rsidRDefault="0020677E" w:rsidP="0FA14205">
      <w:pPr>
        <w:spacing w:after="60" w:line="276" w:lineRule="auto"/>
        <w:jc w:val="both"/>
        <w:rPr>
          <w:ins w:id="10378" w:author="Sala Riunioni 628" w:date="2025-09-24T17:16:00Z" w16du:dateUtc="2025-09-24T15:16:00Z"/>
          <w:rFonts w:cstheme="minorBidi"/>
          <w:sz w:val="22"/>
          <w:szCs w:val="22"/>
        </w:rPr>
      </w:pPr>
      <w:ins w:id="10379" w:author="Visone Rossana (GSE)" w:date="2025-09-24T09:24:00Z">
        <w:r w:rsidRPr="0FA14205">
          <w:rPr>
            <w:rFonts w:cstheme="minorBidi"/>
            <w:sz w:val="22"/>
            <w:szCs w:val="22"/>
          </w:rPr>
          <w:t>g</w:t>
        </w:r>
      </w:ins>
      <w:del w:id="10380" w:author="Visone Rossana (GSE)" w:date="2025-09-24T09:24:00Z">
        <w:r w:rsidRPr="0FA14205" w:rsidDel="00DF1C0B">
          <w:rPr>
            <w:rFonts w:cstheme="minorBidi"/>
            <w:sz w:val="22"/>
            <w:szCs w:val="22"/>
            <w:rPrChange w:id="10381" w:author="Visone Rossana (GSE)" w:date="2025-09-24T09:23:00Z">
              <w:rPr/>
            </w:rPrChange>
          </w:rPr>
          <w:delText>G</w:delText>
        </w:r>
      </w:del>
      <w:r w:rsidR="00DF1C0B" w:rsidRPr="0FA14205">
        <w:rPr>
          <w:rFonts w:cstheme="minorBidi"/>
          <w:sz w:val="22"/>
          <w:szCs w:val="22"/>
          <w:rPrChange w:id="10382" w:author="Visone Rossana (GSE)" w:date="2025-09-24T09:23:00Z">
            <w:rPr/>
          </w:rPrChange>
        </w:rPr>
        <w:t>li incentivi spettanti, identificati come contributi in conto capitale, sono determinati in funzione delle spese ammissibili previste per la realizzazione dell’intervento, nel rispetto dei massimali specifici per unità di superficie, di potenza, nonché della producibilità degli impianti e dei livelli massimi dell’incentivo spettante</w:t>
      </w:r>
      <w:del w:id="10383" w:author="Pietropaolo Rosanna (GSE)" w:date="2025-10-02T07:38:00Z">
        <w:r w:rsidRPr="0FA14205" w:rsidDel="00DF1C0B">
          <w:rPr>
            <w:rFonts w:cstheme="minorBidi"/>
            <w:sz w:val="22"/>
            <w:szCs w:val="22"/>
            <w:rPrChange w:id="10384" w:author="Visone Rossana (GSE)" w:date="2025-09-24T09:23:00Z">
              <w:rPr/>
            </w:rPrChange>
          </w:rPr>
          <w:delText>,</w:delText>
        </w:r>
      </w:del>
      <w:ins w:id="10385" w:author="Pietropaolo Rosanna (GSE)" w:date="2025-10-02T07:38:00Z">
        <w:r w:rsidR="09AF572C" w:rsidRPr="0FA14205">
          <w:rPr>
            <w:rFonts w:cstheme="minorBidi"/>
            <w:sz w:val="22"/>
            <w:szCs w:val="22"/>
          </w:rPr>
          <w:t xml:space="preserve"> e</w:t>
        </w:r>
      </w:ins>
      <w:ins w:id="10386" w:author="Visone Rossana (GSE)" w:date="2025-10-07T18:15:00Z" w16du:dateUtc="2025-10-07T16:15:00Z">
        <w:r w:rsidR="009256B2">
          <w:rPr>
            <w:rFonts w:cstheme="minorBidi"/>
            <w:sz w:val="22"/>
            <w:szCs w:val="22"/>
          </w:rPr>
          <w:t xml:space="preserve"> </w:t>
        </w:r>
      </w:ins>
      <w:del w:id="10387" w:author="Pietropaolo Rosanna (GSE)" w:date="2025-10-02T07:38:00Z">
        <w:r w:rsidRPr="0FA14205" w:rsidDel="00DF1C0B">
          <w:rPr>
            <w:rFonts w:cstheme="minorBidi"/>
            <w:sz w:val="22"/>
            <w:szCs w:val="22"/>
            <w:rPrChange w:id="10388" w:author="Visone Rossana (GSE)" w:date="2025-09-24T09:23:00Z">
              <w:rPr/>
            </w:rPrChange>
          </w:rPr>
          <w:delText xml:space="preserve"> </w:delText>
        </w:r>
      </w:del>
      <w:r w:rsidR="00DF1C0B" w:rsidRPr="0FA14205">
        <w:rPr>
          <w:rFonts w:cstheme="minorBidi"/>
          <w:sz w:val="22"/>
          <w:szCs w:val="22"/>
          <w:rPrChange w:id="10389" w:author="Visone Rossana (GSE)" w:date="2025-09-24T09:23:00Z">
            <w:rPr/>
          </w:rPrChange>
        </w:rPr>
        <w:t>nel limite del 65% delle spese</w:t>
      </w:r>
      <w:ins w:id="10390" w:author="Pietropaolo Rosanna (GSE)" w:date="2025-10-02T07:38:00Z">
        <w:r w:rsidR="72E1D288" w:rsidRPr="0FA14205">
          <w:rPr>
            <w:rFonts w:cstheme="minorBidi"/>
            <w:sz w:val="22"/>
            <w:szCs w:val="22"/>
          </w:rPr>
          <w:t xml:space="preserve"> ammissibili</w:t>
        </w:r>
      </w:ins>
      <w:r w:rsidR="00DF1C0B" w:rsidRPr="0FA14205">
        <w:rPr>
          <w:rFonts w:cstheme="minorBidi"/>
          <w:sz w:val="22"/>
          <w:szCs w:val="22"/>
          <w:rPrChange w:id="10391" w:author="Visone Rossana (GSE)" w:date="2025-09-24T09:23:00Z">
            <w:rPr/>
          </w:rPrChange>
        </w:rPr>
        <w:t xml:space="preserve"> sostenute</w:t>
      </w:r>
      <w:ins w:id="10392" w:author="Visone Rossana (GSE)" w:date="2025-09-23T15:35:00Z">
        <w:r w:rsidR="00C96319" w:rsidRPr="0FA14205">
          <w:rPr>
            <w:rFonts w:cstheme="minorBidi"/>
            <w:sz w:val="22"/>
            <w:szCs w:val="22"/>
          </w:rPr>
          <w:t>.</w:t>
        </w:r>
      </w:ins>
    </w:p>
    <w:p w14:paraId="7690F55A" w14:textId="121792F0" w:rsidR="00850C52" w:rsidRPr="008302DA" w:rsidDel="0090624E" w:rsidRDefault="00BA3C18">
      <w:pPr>
        <w:spacing w:after="60" w:line="276" w:lineRule="auto"/>
        <w:jc w:val="both"/>
        <w:rPr>
          <w:del w:id="10393" w:author=" -" w:date="2025-10-01T12:58:00Z" w16du:dateUtc="2025-10-01T10:58:00Z"/>
          <w:rFonts w:eastAsiaTheme="minorHAnsi" w:cstheme="minorHAnsi"/>
          <w:sz w:val="22"/>
          <w:szCs w:val="22"/>
          <w:rPrChange w:id="10394" w:author="Visone Rossana (GSE)" w:date="2025-09-24T09:23:00Z" w16du:dateUtc="2025-09-24T07:23:00Z">
            <w:rPr>
              <w:del w:id="10395" w:author=" -" w:date="2025-10-01T12:58:00Z" w16du:dateUtc="2025-10-01T10:58:00Z"/>
              <w:rFonts w:eastAsiaTheme="minorHAnsi"/>
            </w:rPr>
          </w:rPrChange>
        </w:rPr>
        <w:pPrChange w:id="10396" w:author="Visone Rossana (GSE)" w:date="2025-09-09T14:36:00Z" w16du:dateUtc="2025-09-09T12:36:00Z">
          <w:pPr>
            <w:spacing w:after="60"/>
            <w:jc w:val="both"/>
          </w:pPr>
        </w:pPrChange>
      </w:pPr>
      <w:ins w:id="10397" w:author=" -" w:date="2025-10-01T12:51:00Z" w16du:dateUtc="2025-10-01T10:51:00Z">
        <w:r>
          <w:rPr>
            <w:rFonts w:eastAsiaTheme="minorHAnsi" w:cstheme="minorHAnsi"/>
            <w:sz w:val="22"/>
            <w:szCs w:val="22"/>
          </w:rPr>
          <w:t>Sono, tuttavia, previste eccezioni</w:t>
        </w:r>
      </w:ins>
      <w:ins w:id="10398" w:author=" -" w:date="2025-10-01T12:58:00Z" w16du:dateUtc="2025-10-01T10:58:00Z">
        <w:r w:rsidR="009420B7">
          <w:rPr>
            <w:rFonts w:eastAsiaTheme="minorHAnsi" w:cstheme="minorHAnsi"/>
            <w:sz w:val="22"/>
            <w:szCs w:val="22"/>
          </w:rPr>
          <w:t xml:space="preserve"> nei</w:t>
        </w:r>
      </w:ins>
      <w:ins w:id="10399" w:author=" -" w:date="2025-10-01T12:51:00Z" w16du:dateUtc="2025-10-01T10:51:00Z">
        <w:r>
          <w:rPr>
            <w:rFonts w:eastAsiaTheme="minorHAnsi" w:cstheme="minorHAnsi"/>
            <w:sz w:val="22"/>
            <w:szCs w:val="22"/>
          </w:rPr>
          <w:t xml:space="preserve"> seguenti </w:t>
        </w:r>
      </w:ins>
      <w:ins w:id="10400" w:author=" -" w:date="2025-10-01T12:58:00Z" w16du:dateUtc="2025-10-01T10:58:00Z">
        <w:r w:rsidR="009420B7">
          <w:rPr>
            <w:rFonts w:eastAsiaTheme="minorHAnsi" w:cstheme="minorHAnsi"/>
            <w:sz w:val="22"/>
            <w:szCs w:val="22"/>
          </w:rPr>
          <w:t>casi</w:t>
        </w:r>
        <w:r w:rsidR="005D685F">
          <w:rPr>
            <w:rFonts w:eastAsiaTheme="minorHAnsi" w:cstheme="minorHAnsi"/>
            <w:sz w:val="22"/>
            <w:szCs w:val="22"/>
          </w:rPr>
          <w:t>, per cui</w:t>
        </w:r>
      </w:ins>
    </w:p>
    <w:p w14:paraId="295D3F91" w14:textId="129B7231" w:rsidR="001666C9" w:rsidRPr="008B1DFF" w:rsidRDefault="005D685F">
      <w:pPr>
        <w:spacing w:after="60" w:line="276" w:lineRule="auto"/>
        <w:jc w:val="both"/>
        <w:rPr>
          <w:ins w:id="10401" w:author="Visone Rossana (GSE)" w:date="2025-09-05T10:41:00Z" w16du:dateUtc="2025-09-05T08:41:00Z"/>
          <w:rFonts w:eastAsiaTheme="minorHAnsi" w:cstheme="minorHAnsi"/>
          <w:sz w:val="22"/>
          <w:szCs w:val="22"/>
          <w:rPrChange w:id="10402" w:author="Visone Rossana (GSE)" w:date="2025-09-09T14:36:00Z" w16du:dateUtc="2025-09-09T12:36:00Z">
            <w:rPr>
              <w:ins w:id="10403" w:author="Visone Rossana (GSE)" w:date="2025-09-05T10:41:00Z" w16du:dateUtc="2025-09-05T08:41:00Z"/>
              <w:rFonts w:eastAsiaTheme="minorHAnsi"/>
            </w:rPr>
          </w:rPrChange>
        </w:rPr>
        <w:pPrChange w:id="10404" w:author="Visone Rossana (GSE)" w:date="2025-09-09T14:36:00Z" w16du:dateUtc="2025-09-09T12:36:00Z">
          <w:pPr>
            <w:spacing w:after="60"/>
            <w:jc w:val="both"/>
          </w:pPr>
        </w:pPrChange>
      </w:pPr>
      <w:ins w:id="10405" w:author=" -" w:date="2025-10-01T12:59:00Z" w16du:dateUtc="2025-10-01T10:59:00Z">
        <w:r>
          <w:rPr>
            <w:rFonts w:eastAsiaTheme="minorHAnsi" w:cstheme="minorHAnsi"/>
            <w:sz w:val="22"/>
            <w:szCs w:val="22"/>
          </w:rPr>
          <w:t xml:space="preserve"> </w:t>
        </w:r>
      </w:ins>
      <w:ins w:id="10406" w:author="Visone Rossana (GSE)" w:date="2025-09-05T10:41:00Z" w16du:dateUtc="2025-09-05T08:41:00Z">
        <w:del w:id="10407" w:author=" -" w:date="2025-10-01T12:58:00Z" w16du:dateUtc="2025-10-01T10:58:00Z">
          <w:r w:rsidR="001666C9" w:rsidRPr="008B1DFF" w:rsidDel="005D685F">
            <w:rPr>
              <w:rFonts w:eastAsiaTheme="minorHAnsi" w:cstheme="minorHAnsi"/>
              <w:sz w:val="22"/>
              <w:szCs w:val="22"/>
              <w:rPrChange w:id="10408" w:author="Visone Rossana (GSE)" w:date="2025-09-09T14:36:00Z" w16du:dateUtc="2025-09-09T12:36:00Z">
                <w:rPr>
                  <w:rFonts w:eastAsiaTheme="minorHAnsi"/>
                </w:rPr>
              </w:rPrChange>
            </w:rPr>
            <w:delText>L</w:delText>
          </w:r>
        </w:del>
      </w:ins>
      <w:ins w:id="10409" w:author=" -" w:date="2025-10-01T12:59:00Z" w16du:dateUtc="2025-10-01T10:59:00Z">
        <w:r>
          <w:rPr>
            <w:rFonts w:eastAsiaTheme="minorHAnsi" w:cstheme="minorHAnsi"/>
            <w:sz w:val="22"/>
            <w:szCs w:val="22"/>
          </w:rPr>
          <w:t>l</w:t>
        </w:r>
      </w:ins>
      <w:ins w:id="10410" w:author="Visone Rossana (GSE)" w:date="2025-09-05T10:41:00Z" w16du:dateUtc="2025-09-05T08:41:00Z">
        <w:r w:rsidR="001666C9" w:rsidRPr="008B1DFF">
          <w:rPr>
            <w:rFonts w:eastAsiaTheme="minorHAnsi" w:cstheme="minorHAnsi"/>
            <w:sz w:val="22"/>
            <w:szCs w:val="22"/>
            <w:rPrChange w:id="10411" w:author="Visone Rossana (GSE)" w:date="2025-09-09T14:36:00Z" w16du:dateUtc="2025-09-09T12:36:00Z">
              <w:rPr>
                <w:rFonts w:eastAsiaTheme="minorHAnsi"/>
              </w:rPr>
            </w:rPrChange>
          </w:rPr>
          <w:t xml:space="preserve">’incentivo spettante è determinato nella misura </w:t>
        </w:r>
      </w:ins>
      <w:ins w:id="10412" w:author="Sala Riunioni 628" w:date="2025-09-24T17:26:00Z" w16du:dateUtc="2025-09-24T15:26:00Z">
        <w:r w:rsidR="0090624E">
          <w:rPr>
            <w:rFonts w:eastAsiaTheme="minorHAnsi" w:cstheme="minorHAnsi"/>
            <w:sz w:val="22"/>
            <w:szCs w:val="22"/>
          </w:rPr>
          <w:t xml:space="preserve">massima </w:t>
        </w:r>
      </w:ins>
      <w:ins w:id="10413" w:author="Visone Rossana (GSE)" w:date="2025-09-05T10:41:00Z" w16du:dateUtc="2025-09-05T08:41:00Z">
        <w:r w:rsidR="001666C9" w:rsidRPr="008B1DFF">
          <w:rPr>
            <w:rFonts w:eastAsiaTheme="minorHAnsi" w:cstheme="minorHAnsi"/>
            <w:sz w:val="22"/>
            <w:szCs w:val="22"/>
            <w:rPrChange w:id="10414" w:author="Visone Rossana (GSE)" w:date="2025-09-09T14:36:00Z" w16du:dateUtc="2025-09-09T12:36:00Z">
              <w:rPr>
                <w:rFonts w:eastAsiaTheme="minorHAnsi"/>
              </w:rPr>
            </w:rPrChange>
          </w:rPr>
          <w:t>del 100% delle spese ammissibili, fatti salvi gli specifici massimali e la producibilità degli impianti</w:t>
        </w:r>
      </w:ins>
      <w:ins w:id="10415" w:author="Santagata Fabiana (GSE)" w:date="2025-10-14T15:04:00Z">
        <w:r w:rsidR="002E5C7D">
          <w:rPr>
            <w:rFonts w:eastAsiaTheme="minorHAnsi" w:cstheme="minorHAnsi"/>
            <w:sz w:val="22"/>
            <w:szCs w:val="22"/>
          </w:rPr>
          <w:t xml:space="preserve">, </w:t>
        </w:r>
        <w:r w:rsidR="004F6E15" w:rsidRPr="6B16386D">
          <w:rPr>
            <w:rFonts w:cstheme="minorBidi"/>
            <w:sz w:val="22"/>
            <w:szCs w:val="22"/>
          </w:rPr>
          <w:t>per</w:t>
        </w:r>
      </w:ins>
      <w:ins w:id="10416" w:author="Sala Riunioni 628" w:date="2025-09-24T17:27:00Z">
        <w:del w:id="10417" w:author=" -" w:date="2025-10-01T13:00:00Z">
          <w:r w:rsidRPr="6B16386D" w:rsidDel="002E5C7D">
            <w:rPr>
              <w:rFonts w:cstheme="minorBidi"/>
              <w:sz w:val="22"/>
              <w:szCs w:val="22"/>
            </w:rPr>
            <w:delText xml:space="preserve">, </w:delText>
          </w:r>
        </w:del>
      </w:ins>
      <w:ins w:id="10418" w:author="Visone Rossana (GSE)" w:date="2025-09-17T17:54:00Z" w16du:dateUtc="2025-09-17T15:54:00Z">
        <w:del w:id="10419" w:author=" -" w:date="2025-10-01T13:00:00Z" w16du:dateUtc="2025-10-01T11:00:00Z">
          <w:r w:rsidR="002D14C7" w:rsidDel="002E5C7D">
            <w:rPr>
              <w:rFonts w:eastAsiaTheme="minorHAnsi" w:cstheme="minorHAnsi"/>
              <w:sz w:val="22"/>
              <w:szCs w:val="22"/>
            </w:rPr>
            <w:delText xml:space="preserve"> </w:delText>
          </w:r>
          <w:r w:rsidR="002D14C7">
            <w:rPr>
              <w:rFonts w:eastAsiaTheme="minorHAnsi" w:cstheme="minorHAnsi"/>
              <w:sz w:val="22"/>
              <w:szCs w:val="22"/>
            </w:rPr>
            <w:delText>in caso di interventi realizzati</w:delText>
          </w:r>
        </w:del>
      </w:ins>
      <w:ins w:id="10420" w:author="Visone Rossana (GSE)" w:date="2025-09-05T10:41:00Z" w16du:dateUtc="2025-09-05T08:41:00Z">
        <w:r w:rsidR="001666C9" w:rsidRPr="008B1DFF">
          <w:rPr>
            <w:rFonts w:eastAsiaTheme="minorHAnsi" w:cstheme="minorHAnsi"/>
            <w:sz w:val="22"/>
            <w:szCs w:val="22"/>
            <w:rPrChange w:id="10421" w:author="Visone Rossana (GSE)" w:date="2025-09-09T14:36:00Z" w16du:dateUtc="2025-09-09T12:36:00Z">
              <w:rPr>
                <w:rFonts w:eastAsiaTheme="minorHAnsi"/>
              </w:rPr>
            </w:rPrChange>
          </w:rPr>
          <w:t xml:space="preserve">: </w:t>
        </w:r>
      </w:ins>
    </w:p>
    <w:p w14:paraId="0E078912" w14:textId="6117B116" w:rsidR="00850C52" w:rsidRDefault="00DF1C0B">
      <w:pPr>
        <w:pStyle w:val="Paragrafoelenco"/>
        <w:numPr>
          <w:ilvl w:val="0"/>
          <w:numId w:val="124"/>
        </w:numPr>
        <w:spacing w:line="276" w:lineRule="auto"/>
        <w:jc w:val="both"/>
        <w:rPr>
          <w:ins w:id="10422" w:author="Sala Riunioni 628" w:date="2025-09-24T17:07:00Z" w16du:dateUtc="2025-09-24T15:07:00Z"/>
          <w:rFonts w:eastAsiaTheme="minorHAnsi" w:cstheme="minorHAnsi"/>
          <w:sz w:val="22"/>
          <w:szCs w:val="22"/>
        </w:rPr>
        <w:pPrChange w:id="10423" w:author="Visone Rossana (GSE)" w:date="2025-10-06T10:25:00Z" w16du:dateUtc="2025-10-06T08:25:00Z">
          <w:pPr>
            <w:pStyle w:val="Paragrafoelenco"/>
            <w:numPr>
              <w:numId w:val="124"/>
            </w:numPr>
            <w:spacing w:after="60" w:line="276" w:lineRule="auto"/>
            <w:ind w:hanging="360"/>
            <w:jc w:val="both"/>
          </w:pPr>
        </w:pPrChange>
      </w:pPr>
      <w:del w:id="10424" w:author="Visone Rossana (GSE)" w:date="2025-09-05T10:41:00Z" w16du:dateUtc="2025-09-05T08:41:00Z">
        <w:r w:rsidRPr="003E5474" w:rsidDel="001666C9">
          <w:rPr>
            <w:rFonts w:eastAsiaTheme="minorHAnsi" w:cstheme="minorHAnsi"/>
            <w:sz w:val="22"/>
            <w:szCs w:val="22"/>
            <w:rPrChange w:id="10425" w:author="Visone Rossana (GSE)" w:date="2025-09-10T10:38:00Z" w16du:dateUtc="2025-09-10T08:38:00Z">
              <w:rPr>
                <w:rFonts w:eastAsiaTheme="minorHAnsi"/>
              </w:rPr>
            </w:rPrChange>
          </w:rPr>
          <w:delText>P</w:delText>
        </w:r>
      </w:del>
      <w:del w:id="10426" w:author="Visone Rossana (GSE)" w:date="2025-09-17T17:54:00Z" w16du:dateUtc="2025-09-17T15:54:00Z">
        <w:r w:rsidRPr="003E5474" w:rsidDel="002D14C7">
          <w:rPr>
            <w:rFonts w:eastAsiaTheme="minorHAnsi" w:cstheme="minorHAnsi"/>
            <w:sz w:val="22"/>
            <w:szCs w:val="22"/>
            <w:rPrChange w:id="10427" w:author="Visone Rossana (GSE)" w:date="2025-09-10T10:38:00Z" w16du:dateUtc="2025-09-10T08:38:00Z">
              <w:rPr>
                <w:rFonts w:eastAsiaTheme="minorHAnsi"/>
              </w:rPr>
            </w:rPrChange>
          </w:rPr>
          <w:delText>er gli interventi realizzati</w:delText>
        </w:r>
      </w:del>
      <w:del w:id="10428" w:author="Santagata Fabiana (GSE)" w:date="2025-10-14T15:04:00Z">
        <w:r w:rsidRPr="003E5474">
          <w:rPr>
            <w:rFonts w:eastAsiaTheme="minorHAnsi" w:cstheme="minorHAnsi"/>
            <w:sz w:val="22"/>
            <w:szCs w:val="22"/>
            <w:rPrChange w:id="10429" w:author="Visone Rossana (GSE)" w:date="2025-09-10T10:38:00Z" w16du:dateUtc="2025-09-10T08:38:00Z">
              <w:rPr>
                <w:rFonts w:eastAsiaTheme="minorHAnsi"/>
              </w:rPr>
            </w:rPrChange>
          </w:rPr>
          <w:delText xml:space="preserve"> </w:delText>
        </w:r>
      </w:del>
      <w:ins w:id="10430" w:author=" -" w:date="2025-10-01T13:00:00Z" w16du:dateUtc="2025-10-01T11:00:00Z">
        <w:r w:rsidR="00242F01">
          <w:rPr>
            <w:rFonts w:eastAsiaTheme="minorHAnsi" w:cstheme="minorHAnsi"/>
            <w:sz w:val="22"/>
            <w:szCs w:val="22"/>
          </w:rPr>
          <w:t xml:space="preserve">interventi realizzati </w:t>
        </w:r>
      </w:ins>
      <w:r w:rsidRPr="003F658C">
        <w:rPr>
          <w:rFonts w:eastAsiaTheme="minorHAnsi" w:cstheme="minorHAnsi"/>
          <w:b/>
          <w:bCs/>
          <w:sz w:val="22"/>
          <w:szCs w:val="22"/>
          <w:rPrChange w:id="10431" w:author="Visone Rossana (GSE)" w:date="2025-10-06T16:54:00Z" w16du:dateUtc="2025-10-06T14:54:00Z">
            <w:rPr>
              <w:rFonts w:eastAsiaTheme="minorHAnsi"/>
            </w:rPr>
          </w:rPrChange>
        </w:rPr>
        <w:t xml:space="preserve">su edifici </w:t>
      </w:r>
      <w:ins w:id="10432" w:author="Visone Rossana (GSE)" w:date="2025-09-10T12:52:00Z" w16du:dateUtc="2025-09-10T10:52:00Z">
        <w:del w:id="10433" w:author="Sala Riunioni 628" w:date="2025-09-24T17:07:00Z" w16du:dateUtc="2025-09-24T15:07:00Z">
          <w:r w:rsidR="004900A3" w:rsidRPr="003F658C" w:rsidDel="00850C52">
            <w:rPr>
              <w:rFonts w:eastAsiaTheme="minorHAnsi" w:cstheme="minorHAnsi"/>
              <w:b/>
              <w:bCs/>
              <w:sz w:val="22"/>
              <w:szCs w:val="22"/>
              <w:rPrChange w:id="10434" w:author="Visone Rossana (GSE)" w:date="2025-10-06T16:54:00Z" w16du:dateUtc="2025-10-06T14:54:00Z">
                <w:rPr>
                  <w:rFonts w:eastAsiaTheme="minorHAnsi" w:cstheme="minorHAnsi"/>
                  <w:sz w:val="22"/>
                  <w:szCs w:val="22"/>
                </w:rPr>
              </w:rPrChange>
            </w:rPr>
            <w:delText xml:space="preserve">pubblici </w:delText>
          </w:r>
        </w:del>
        <w:r w:rsidR="004900A3" w:rsidRPr="003F658C">
          <w:rPr>
            <w:rFonts w:eastAsiaTheme="minorHAnsi" w:cstheme="minorHAnsi"/>
            <w:b/>
            <w:bCs/>
            <w:sz w:val="22"/>
            <w:szCs w:val="22"/>
            <w:rPrChange w:id="10435" w:author="Visone Rossana (GSE)" w:date="2025-10-06T16:54:00Z" w16du:dateUtc="2025-10-06T14:54:00Z">
              <w:rPr>
                <w:rFonts w:eastAsiaTheme="minorHAnsi" w:cstheme="minorHAnsi"/>
                <w:sz w:val="22"/>
                <w:szCs w:val="22"/>
              </w:rPr>
            </w:rPrChange>
          </w:rPr>
          <w:t xml:space="preserve">di </w:t>
        </w:r>
      </w:ins>
      <w:ins w:id="10436" w:author="Sala Riunioni 628" w:date="2025-09-24T17:07:00Z" w16du:dateUtc="2025-09-24T15:07:00Z">
        <w:r w:rsidR="00850C52" w:rsidRPr="003F658C">
          <w:rPr>
            <w:rFonts w:eastAsiaTheme="minorHAnsi" w:cstheme="minorHAnsi"/>
            <w:b/>
            <w:bCs/>
            <w:sz w:val="22"/>
            <w:szCs w:val="22"/>
            <w:rPrChange w:id="10437" w:author="Visone Rossana (GSE)" w:date="2025-10-06T16:54:00Z" w16du:dateUtc="2025-10-06T14:54:00Z">
              <w:rPr>
                <w:rFonts w:eastAsiaTheme="minorHAnsi" w:cstheme="minorHAnsi"/>
                <w:sz w:val="22"/>
                <w:szCs w:val="22"/>
              </w:rPr>
            </w:rPrChange>
          </w:rPr>
          <w:t xml:space="preserve">proprietà di </w:t>
        </w:r>
      </w:ins>
      <w:del w:id="10438" w:author="Visone Rossana (GSE)" w:date="2025-08-01T10:06:00Z" w16du:dateUtc="2025-08-01T08:06:00Z">
        <w:r w:rsidR="00693776" w:rsidRPr="003F658C" w:rsidDel="00365B9B">
          <w:rPr>
            <w:rFonts w:eastAsiaTheme="minorHAnsi" w:cstheme="minorHAnsi"/>
            <w:b/>
            <w:bCs/>
            <w:sz w:val="22"/>
            <w:szCs w:val="22"/>
            <w:highlight w:val="yellow"/>
            <w:rPrChange w:id="10439" w:author="Visone Rossana (GSE)" w:date="2025-10-06T16:54:00Z" w16du:dateUtc="2025-10-06T14:54:00Z">
              <w:rPr>
                <w:rFonts w:eastAsiaTheme="minorHAnsi"/>
              </w:rPr>
            </w:rPrChange>
          </w:rPr>
          <w:delText xml:space="preserve">delle Pubbliche Amministrazioni </w:delText>
        </w:r>
      </w:del>
      <w:del w:id="10440" w:author="Visone Rossana (GSE)" w:date="2025-09-05T09:38:00Z" w16du:dateUtc="2025-09-05T07:38:00Z">
        <w:r w:rsidRPr="003F658C" w:rsidDel="00282F8E">
          <w:rPr>
            <w:rFonts w:eastAsiaTheme="minorHAnsi" w:cstheme="minorHAnsi"/>
            <w:b/>
            <w:bCs/>
            <w:sz w:val="22"/>
            <w:szCs w:val="22"/>
            <w:rPrChange w:id="10441" w:author="Visone Rossana (GSE)" w:date="2025-10-06T16:54:00Z" w16du:dateUtc="2025-10-06T14:54:00Z">
              <w:rPr>
                <w:rFonts w:eastAsiaTheme="minorHAnsi"/>
              </w:rPr>
            </w:rPrChange>
          </w:rPr>
          <w:delText xml:space="preserve">di </w:delText>
        </w:r>
      </w:del>
      <w:ins w:id="10442" w:author="Sala Riunioni 628" w:date="2025-09-24T17:13:00Z" w16du:dateUtc="2025-09-24T15:13:00Z">
        <w:r w:rsidR="00850C52" w:rsidRPr="003F658C">
          <w:rPr>
            <w:rFonts w:eastAsiaTheme="minorHAnsi" w:cstheme="minorHAnsi"/>
            <w:b/>
            <w:bCs/>
            <w:sz w:val="22"/>
            <w:szCs w:val="22"/>
            <w:rPrChange w:id="10443" w:author="Visone Rossana (GSE)" w:date="2025-10-06T16:54:00Z" w16du:dateUtc="2025-10-06T14:54:00Z">
              <w:rPr>
                <w:rFonts w:eastAsiaTheme="minorHAnsi" w:cstheme="minorHAnsi"/>
                <w:sz w:val="22"/>
                <w:szCs w:val="22"/>
              </w:rPr>
            </w:rPrChange>
          </w:rPr>
          <w:t>C</w:t>
        </w:r>
      </w:ins>
      <w:del w:id="10444" w:author="Sala Riunioni 628" w:date="2025-09-24T17:13:00Z" w16du:dateUtc="2025-09-24T15:13:00Z">
        <w:r w:rsidRPr="003F658C" w:rsidDel="00850C52">
          <w:rPr>
            <w:rFonts w:eastAsiaTheme="minorHAnsi" w:cstheme="minorHAnsi"/>
            <w:b/>
            <w:bCs/>
            <w:sz w:val="22"/>
            <w:szCs w:val="22"/>
            <w:rPrChange w:id="10445" w:author="Visone Rossana (GSE)" w:date="2025-10-06T16:54:00Z" w16du:dateUtc="2025-10-06T14:54:00Z">
              <w:rPr>
                <w:rFonts w:eastAsiaTheme="minorHAnsi"/>
              </w:rPr>
            </w:rPrChange>
          </w:rPr>
          <w:delText>c</w:delText>
        </w:r>
      </w:del>
      <w:r w:rsidRPr="003F658C">
        <w:rPr>
          <w:rFonts w:eastAsiaTheme="minorHAnsi" w:cstheme="minorHAnsi"/>
          <w:b/>
          <w:bCs/>
          <w:sz w:val="22"/>
          <w:szCs w:val="22"/>
          <w:rPrChange w:id="10446" w:author="Visone Rossana (GSE)" w:date="2025-10-06T16:54:00Z" w16du:dateUtc="2025-10-06T14:54:00Z">
            <w:rPr>
              <w:rFonts w:eastAsiaTheme="minorHAnsi"/>
            </w:rPr>
          </w:rPrChange>
        </w:rPr>
        <w:t xml:space="preserve">omuni </w:t>
      </w:r>
      <w:r w:rsidRPr="003F658C">
        <w:rPr>
          <w:rFonts w:eastAsiaTheme="minorHAnsi" w:cstheme="minorHAnsi"/>
          <w:sz w:val="22"/>
          <w:szCs w:val="22"/>
          <w:rPrChange w:id="10447" w:author="Visone Rossana (GSE)" w:date="2025-10-06T16:54:00Z" w16du:dateUtc="2025-10-06T14:54:00Z">
            <w:rPr>
              <w:rFonts w:eastAsiaTheme="minorHAnsi"/>
            </w:rPr>
          </w:rPrChange>
        </w:rPr>
        <w:t xml:space="preserve">con popolazione fino </w:t>
      </w:r>
      <w:ins w:id="10448" w:author="Visone Rossana (GSE)" w:date="2025-09-10T12:56:00Z" w16du:dateUtc="2025-09-10T10:56:00Z">
        <w:r w:rsidR="004900A3" w:rsidRPr="003F658C">
          <w:rPr>
            <w:rFonts w:eastAsiaTheme="minorHAnsi" w:cstheme="minorHAnsi"/>
            <w:sz w:val="22"/>
            <w:szCs w:val="22"/>
          </w:rPr>
          <w:t xml:space="preserve">a </w:t>
        </w:r>
      </w:ins>
      <w:r w:rsidRPr="003F658C">
        <w:rPr>
          <w:rFonts w:eastAsiaTheme="minorHAnsi" w:cstheme="minorHAnsi"/>
          <w:sz w:val="22"/>
          <w:szCs w:val="22"/>
          <w:rPrChange w:id="10449" w:author="Visone Rossana (GSE)" w:date="2025-10-06T16:54:00Z" w16du:dateUtc="2025-10-06T14:54:00Z">
            <w:rPr>
              <w:rFonts w:eastAsiaTheme="minorHAnsi"/>
            </w:rPr>
          </w:rPrChange>
        </w:rPr>
        <w:t>15.000 abitanti</w:t>
      </w:r>
      <w:r w:rsidRPr="003F658C">
        <w:rPr>
          <w:rFonts w:eastAsiaTheme="minorHAnsi" w:cstheme="minorHAnsi"/>
          <w:b/>
          <w:bCs/>
          <w:sz w:val="22"/>
          <w:szCs w:val="22"/>
          <w:rPrChange w:id="10450" w:author="Visone Rossana (GSE)" w:date="2025-10-06T16:54:00Z" w16du:dateUtc="2025-10-06T14:54:00Z">
            <w:rPr>
              <w:rFonts w:eastAsiaTheme="minorHAnsi"/>
            </w:rPr>
          </w:rPrChange>
        </w:rPr>
        <w:t xml:space="preserve"> e da essi utilizzati</w:t>
      </w:r>
      <w:ins w:id="10451" w:author="Visone Rossana (GSE)" w:date="2025-10-06T10:25:00Z" w16du:dateUtc="2025-10-06T08:25:00Z">
        <w:r w:rsidR="0023440A">
          <w:rPr>
            <w:rFonts w:eastAsiaTheme="minorHAnsi" w:cstheme="minorHAnsi"/>
            <w:sz w:val="22"/>
            <w:szCs w:val="22"/>
          </w:rPr>
          <w:t>;</w:t>
        </w:r>
      </w:ins>
      <w:ins w:id="10452" w:author="Visone Rossana (GSE)" w:date="2025-09-10T10:19:00Z" w16du:dateUtc="2025-09-10T08:19:00Z">
        <w:del w:id="10453" w:author=" -" w:date="2025-10-01T13:01:00Z" w16du:dateUtc="2025-10-01T11:01:00Z">
          <w:r w:rsidR="009F1FF0" w:rsidRPr="003E5474">
            <w:rPr>
              <w:rFonts w:eastAsiaTheme="minorHAnsi" w:cstheme="minorHAnsi"/>
              <w:sz w:val="22"/>
              <w:szCs w:val="22"/>
              <w:rPrChange w:id="10454" w:author="Visone Rossana (GSE)" w:date="2025-09-10T10:38:00Z" w16du:dateUtc="2025-09-10T08:38:00Z">
                <w:rPr>
                  <w:rFonts w:eastAsiaTheme="minorHAnsi"/>
                </w:rPr>
              </w:rPrChange>
            </w:rPr>
            <w:delText xml:space="preserve">. </w:delText>
          </w:r>
        </w:del>
      </w:ins>
    </w:p>
    <w:p w14:paraId="435E0BBE" w14:textId="7D444F2D" w:rsidR="001666C9" w:rsidRPr="003E5474" w:rsidRDefault="00153E25">
      <w:pPr>
        <w:pStyle w:val="Paragrafoelenco"/>
        <w:spacing w:line="276" w:lineRule="auto"/>
        <w:jc w:val="both"/>
        <w:rPr>
          <w:ins w:id="10455" w:author="Visone Rossana (GSE)" w:date="2025-09-05T10:41:00Z" w16du:dateUtc="2025-09-05T08:41:00Z"/>
          <w:rFonts w:eastAsiaTheme="minorHAnsi" w:cstheme="minorHAnsi"/>
          <w:sz w:val="22"/>
          <w:szCs w:val="22"/>
          <w:rPrChange w:id="10456" w:author="Visone Rossana (GSE)" w:date="2025-09-10T10:38:00Z" w16du:dateUtc="2025-09-10T08:38:00Z">
            <w:rPr>
              <w:ins w:id="10457" w:author="Visone Rossana (GSE)" w:date="2025-09-05T10:41:00Z" w16du:dateUtc="2025-09-05T08:41:00Z"/>
              <w:rFonts w:eastAsiaTheme="minorHAnsi"/>
            </w:rPr>
          </w:rPrChange>
        </w:rPr>
        <w:pPrChange w:id="10458" w:author="Visone Rossana (GSE)" w:date="2025-10-06T10:25:00Z" w16du:dateUtc="2025-10-06T08:25:00Z">
          <w:pPr>
            <w:pStyle w:val="Paragrafoelenco"/>
            <w:numPr>
              <w:numId w:val="96"/>
            </w:numPr>
            <w:spacing w:after="60"/>
            <w:ind w:hanging="360"/>
            <w:jc w:val="both"/>
          </w:pPr>
        </w:pPrChange>
      </w:pPr>
      <w:ins w:id="10459" w:author="Visone Rossana (GSE)" w:date="2025-09-10T10:41:00Z" w16du:dateUtc="2025-09-10T08:41:00Z">
        <w:del w:id="10460" w:author="Sala Riunioni 628" w:date="2025-09-24T17:08:00Z" w16du:dateUtc="2025-09-24T15:08:00Z">
          <w:r w:rsidDel="00850C52">
            <w:rPr>
              <w:rFonts w:eastAsiaTheme="minorHAnsi" w:cstheme="minorHAnsi"/>
              <w:sz w:val="22"/>
              <w:szCs w:val="22"/>
            </w:rPr>
            <w:delText>T</w:delText>
          </w:r>
        </w:del>
      </w:ins>
      <w:ins w:id="10461" w:author="Visone Rossana (GSE)" w:date="2025-09-10T10:19:00Z" w16du:dateUtc="2025-09-10T08:19:00Z">
        <w:del w:id="10462" w:author="Sala Riunioni 628" w:date="2025-09-24T17:08:00Z" w16du:dateUtc="2025-09-24T15:08:00Z">
          <w:r w:rsidR="009F1FF0" w:rsidRPr="003E5474" w:rsidDel="00850C52">
            <w:rPr>
              <w:rFonts w:eastAsiaTheme="minorHAnsi" w:cstheme="minorHAnsi"/>
              <w:sz w:val="22"/>
              <w:szCs w:val="22"/>
              <w:rPrChange w:id="10463" w:author="Visone Rossana (GSE)" w:date="2025-09-10T10:38:00Z" w16du:dateUtc="2025-09-10T08:38:00Z">
                <w:rPr>
                  <w:rFonts w:eastAsiaTheme="minorHAnsi"/>
                </w:rPr>
              </w:rPrChange>
            </w:rPr>
            <w:delText>ale maggiorazione è prevista</w:delText>
          </w:r>
        </w:del>
      </w:ins>
      <w:ins w:id="10464" w:author="Visone Rossana (GSE)" w:date="2025-09-10T10:41:00Z" w16du:dateUtc="2025-09-10T08:41:00Z">
        <w:del w:id="10465" w:author="Sala Riunioni 628" w:date="2025-09-24T17:08:00Z" w16du:dateUtc="2025-09-24T15:08:00Z">
          <w:r w:rsidDel="00850C52">
            <w:rPr>
              <w:rFonts w:eastAsiaTheme="minorHAnsi" w:cstheme="minorHAnsi"/>
              <w:sz w:val="22"/>
              <w:szCs w:val="22"/>
            </w:rPr>
            <w:delText>,</w:delText>
          </w:r>
        </w:del>
      </w:ins>
      <w:ins w:id="10466" w:author="Visone Rossana (GSE)" w:date="2025-09-10T10:19:00Z" w16du:dateUtc="2025-09-10T08:19:00Z">
        <w:del w:id="10467" w:author="Sala Riunioni 628" w:date="2025-09-24T17:08:00Z" w16du:dateUtc="2025-09-24T15:08:00Z">
          <w:r w:rsidR="009F1FF0" w:rsidRPr="003E5474" w:rsidDel="00850C52">
            <w:rPr>
              <w:rFonts w:eastAsiaTheme="minorHAnsi" w:cstheme="minorHAnsi"/>
              <w:sz w:val="22"/>
              <w:szCs w:val="22"/>
              <w:rPrChange w:id="10468" w:author="Visone Rossana (GSE)" w:date="2025-09-10T10:38:00Z" w16du:dateUtc="2025-09-10T08:38:00Z">
                <w:rPr>
                  <w:rFonts w:eastAsiaTheme="minorHAnsi"/>
                </w:rPr>
              </w:rPrChange>
            </w:rPr>
            <w:delText xml:space="preserve"> esclusivamente</w:delText>
          </w:r>
        </w:del>
      </w:ins>
      <w:ins w:id="10469" w:author="Visone Rossana (GSE)" w:date="2025-09-10T10:41:00Z" w16du:dateUtc="2025-09-10T08:41:00Z">
        <w:del w:id="10470" w:author="Sala Riunioni 628" w:date="2025-09-24T17:08:00Z" w16du:dateUtc="2025-09-24T15:08:00Z">
          <w:r w:rsidDel="00850C52">
            <w:rPr>
              <w:rFonts w:eastAsiaTheme="minorHAnsi" w:cstheme="minorHAnsi"/>
              <w:sz w:val="22"/>
              <w:szCs w:val="22"/>
            </w:rPr>
            <w:delText>,</w:delText>
          </w:r>
        </w:del>
      </w:ins>
      <w:ins w:id="10471" w:author="Visone Rossana (GSE)" w:date="2025-09-10T10:19:00Z" w16du:dateUtc="2025-09-10T08:19:00Z">
        <w:del w:id="10472" w:author="Sala Riunioni 628" w:date="2025-09-24T17:08:00Z" w16du:dateUtc="2025-09-24T15:08:00Z">
          <w:r w:rsidR="009F1FF0" w:rsidRPr="003E5474" w:rsidDel="00850C52">
            <w:rPr>
              <w:rFonts w:eastAsiaTheme="minorHAnsi" w:cstheme="minorHAnsi"/>
              <w:sz w:val="22"/>
              <w:szCs w:val="22"/>
              <w:rPrChange w:id="10473" w:author="Visone Rossana (GSE)" w:date="2025-09-10T10:38:00Z" w16du:dateUtc="2025-09-10T08:38:00Z">
                <w:rPr>
                  <w:rFonts w:eastAsiaTheme="minorHAnsi"/>
                </w:rPr>
              </w:rPrChange>
            </w:rPr>
            <w:delText xml:space="preserve"> </w:delText>
          </w:r>
        </w:del>
      </w:ins>
      <w:ins w:id="10474" w:author="Visone Rossana (GSE)" w:date="2025-09-10T10:41:00Z" w16du:dateUtc="2025-09-10T08:41:00Z">
        <w:del w:id="10475" w:author="Sala Riunioni 628" w:date="2025-09-24T17:08:00Z" w16du:dateUtc="2025-09-24T15:08:00Z">
          <w:r w:rsidDel="00850C52">
            <w:rPr>
              <w:rFonts w:eastAsiaTheme="minorHAnsi" w:cstheme="minorHAnsi"/>
              <w:sz w:val="22"/>
              <w:szCs w:val="22"/>
            </w:rPr>
            <w:delText xml:space="preserve">per </w:delText>
          </w:r>
        </w:del>
      </w:ins>
      <w:ins w:id="10476" w:author="Visone Rossana (GSE)" w:date="2025-09-10T10:40:00Z" w16du:dateUtc="2025-09-10T08:40:00Z">
        <w:del w:id="10477" w:author="Sala Riunioni 628" w:date="2025-09-24T17:08:00Z" w16du:dateUtc="2025-09-24T15:08:00Z">
          <w:r w:rsidDel="00850C52">
            <w:rPr>
              <w:rFonts w:eastAsiaTheme="minorHAnsi" w:cstheme="minorHAnsi"/>
              <w:sz w:val="22"/>
              <w:szCs w:val="22"/>
            </w:rPr>
            <w:delText xml:space="preserve">i </w:delText>
          </w:r>
        </w:del>
      </w:ins>
      <w:ins w:id="10478" w:author="Visone Rossana (GSE)" w:date="2025-09-10T10:38:00Z" w16du:dateUtc="2025-09-10T08:38:00Z">
        <w:del w:id="10479" w:author="Sala Riunioni 628" w:date="2025-09-24T17:08:00Z" w16du:dateUtc="2025-09-24T15:08:00Z">
          <w:r w:rsidDel="00850C52">
            <w:rPr>
              <w:rFonts w:eastAsiaTheme="minorHAnsi" w:cstheme="minorHAnsi"/>
              <w:sz w:val="22"/>
              <w:szCs w:val="22"/>
            </w:rPr>
            <w:delText>Soggett</w:delText>
          </w:r>
        </w:del>
      </w:ins>
      <w:ins w:id="10480" w:author="Visone Rossana (GSE)" w:date="2025-09-10T10:41:00Z" w16du:dateUtc="2025-09-10T08:41:00Z">
        <w:del w:id="10481" w:author="Sala Riunioni 628" w:date="2025-09-24T17:08:00Z" w16du:dateUtc="2025-09-24T15:08:00Z">
          <w:r w:rsidDel="00850C52">
            <w:rPr>
              <w:rFonts w:eastAsiaTheme="minorHAnsi" w:cstheme="minorHAnsi"/>
              <w:sz w:val="22"/>
              <w:szCs w:val="22"/>
            </w:rPr>
            <w:delText>i</w:delText>
          </w:r>
        </w:del>
      </w:ins>
      <w:ins w:id="10482" w:author="Visone Rossana (GSE)" w:date="2025-09-10T10:38:00Z" w16du:dateUtc="2025-09-10T08:38:00Z">
        <w:del w:id="10483" w:author="Sala Riunioni 628" w:date="2025-09-24T17:08:00Z" w16du:dateUtc="2025-09-24T15:08:00Z">
          <w:r w:rsidDel="00850C52">
            <w:rPr>
              <w:rFonts w:eastAsiaTheme="minorHAnsi" w:cstheme="minorHAnsi"/>
              <w:sz w:val="22"/>
              <w:szCs w:val="22"/>
            </w:rPr>
            <w:delText xml:space="preserve"> Ammes</w:delText>
          </w:r>
        </w:del>
      </w:ins>
      <w:ins w:id="10484" w:author="Visone Rossana (GSE)" w:date="2025-09-10T10:41:00Z" w16du:dateUtc="2025-09-10T08:41:00Z">
        <w:del w:id="10485" w:author="Sala Riunioni 628" w:date="2025-09-24T17:08:00Z" w16du:dateUtc="2025-09-24T15:08:00Z">
          <w:r w:rsidDel="00850C52">
            <w:rPr>
              <w:rFonts w:eastAsiaTheme="minorHAnsi" w:cstheme="minorHAnsi"/>
              <w:sz w:val="22"/>
              <w:szCs w:val="22"/>
            </w:rPr>
            <w:delText>si</w:delText>
          </w:r>
        </w:del>
      </w:ins>
      <w:ins w:id="10486" w:author="Visone Rossana (GSE)" w:date="2025-09-10T10:40:00Z" w16du:dateUtc="2025-09-10T08:40:00Z">
        <w:del w:id="10487" w:author="Sala Riunioni 628" w:date="2025-09-24T17:08:00Z" w16du:dateUtc="2025-09-24T15:08:00Z">
          <w:r w:rsidDel="00850C52">
            <w:rPr>
              <w:rFonts w:eastAsiaTheme="minorHAnsi" w:cstheme="minorHAnsi"/>
              <w:sz w:val="22"/>
              <w:szCs w:val="22"/>
            </w:rPr>
            <w:delText xml:space="preserve"> identificati </w:delText>
          </w:r>
        </w:del>
      </w:ins>
      <w:ins w:id="10488" w:author="Visone Rossana (GSE)" w:date="2025-09-10T12:23:00Z" w16du:dateUtc="2025-09-10T10:23:00Z">
        <w:del w:id="10489" w:author="Sala Riunioni 628" w:date="2025-09-24T17:08:00Z" w16du:dateUtc="2025-09-24T15:08:00Z">
          <w:r w:rsidR="003D5DD3" w:rsidDel="00850C52">
            <w:rPr>
              <w:rFonts w:eastAsiaTheme="minorHAnsi" w:cstheme="minorHAnsi"/>
              <w:sz w:val="22"/>
              <w:szCs w:val="22"/>
            </w:rPr>
            <w:delText>come</w:delText>
          </w:r>
        </w:del>
      </w:ins>
      <w:ins w:id="10490" w:author="Visone Rossana (GSE)" w:date="2025-09-10T10:40:00Z" w16du:dateUtc="2025-09-10T08:40:00Z">
        <w:del w:id="10491" w:author="Sala Riunioni 628" w:date="2025-09-24T17:08:00Z" w16du:dateUtc="2025-09-24T15:08:00Z">
          <w:r w:rsidDel="00850C52">
            <w:rPr>
              <w:rFonts w:eastAsiaTheme="minorHAnsi" w:cstheme="minorHAnsi"/>
              <w:sz w:val="22"/>
              <w:szCs w:val="22"/>
            </w:rPr>
            <w:delText xml:space="preserve"> </w:delText>
          </w:r>
        </w:del>
      </w:ins>
      <w:ins w:id="10492" w:author="Visone Rossana (GSE)" w:date="2025-09-10T10:41:00Z" w16du:dateUtc="2025-09-10T08:41:00Z">
        <w:del w:id="10493" w:author="Sala Riunioni 628" w:date="2025-09-24T17:08:00Z" w16du:dateUtc="2025-09-24T15:08:00Z">
          <w:r w:rsidDel="00850C52">
            <w:rPr>
              <w:rFonts w:eastAsiaTheme="minorHAnsi" w:cstheme="minorHAnsi"/>
              <w:sz w:val="22"/>
              <w:szCs w:val="22"/>
            </w:rPr>
            <w:delText>“</w:delText>
          </w:r>
        </w:del>
      </w:ins>
      <w:ins w:id="10494" w:author="Visone Rossana (GSE)" w:date="2025-09-10T10:40:00Z" w16du:dateUtc="2025-09-10T08:40:00Z">
        <w:del w:id="10495" w:author="Sala Riunioni 628" w:date="2025-09-24T17:08:00Z" w16du:dateUtc="2025-09-24T15:08:00Z">
          <w:r w:rsidDel="00850C52">
            <w:rPr>
              <w:rFonts w:eastAsiaTheme="minorHAnsi" w:cstheme="minorHAnsi"/>
              <w:sz w:val="22"/>
              <w:szCs w:val="22"/>
            </w:rPr>
            <w:delText>comun</w:delText>
          </w:r>
        </w:del>
      </w:ins>
      <w:ins w:id="10496" w:author="Visone Rossana (GSE)" w:date="2025-09-10T12:26:00Z" w16du:dateUtc="2025-09-10T10:26:00Z">
        <w:del w:id="10497" w:author="Sala Riunioni 628" w:date="2025-09-24T17:08:00Z" w16du:dateUtc="2025-09-24T15:08:00Z">
          <w:r w:rsidR="003D5DD3" w:rsidDel="00850C52">
            <w:rPr>
              <w:rFonts w:eastAsiaTheme="minorHAnsi" w:cstheme="minorHAnsi"/>
              <w:sz w:val="22"/>
              <w:szCs w:val="22"/>
            </w:rPr>
            <w:delText>i</w:delText>
          </w:r>
        </w:del>
      </w:ins>
      <w:ins w:id="10498" w:author="Visone Rossana (GSE)" w:date="2025-09-10T10:41:00Z" w16du:dateUtc="2025-09-10T08:41:00Z">
        <w:del w:id="10499" w:author="Sala Riunioni 628" w:date="2025-09-24T17:08:00Z" w16du:dateUtc="2025-09-24T15:08:00Z">
          <w:r w:rsidDel="00850C52">
            <w:rPr>
              <w:rFonts w:eastAsiaTheme="minorHAnsi" w:cstheme="minorHAnsi"/>
              <w:sz w:val="22"/>
              <w:szCs w:val="22"/>
            </w:rPr>
            <w:delText>”</w:delText>
          </w:r>
        </w:del>
      </w:ins>
      <w:ins w:id="10500" w:author="Visone Rossana (GSE)" w:date="2025-09-10T10:40:00Z" w16du:dateUtc="2025-09-10T08:40:00Z">
        <w:del w:id="10501" w:author="Sala Riunioni 628" w:date="2025-09-24T17:08:00Z" w16du:dateUtc="2025-09-24T15:08:00Z">
          <w:r w:rsidDel="00850C52">
            <w:rPr>
              <w:rFonts w:eastAsiaTheme="minorHAnsi" w:cstheme="minorHAnsi"/>
              <w:sz w:val="22"/>
              <w:szCs w:val="22"/>
            </w:rPr>
            <w:delText xml:space="preserve"> </w:delText>
          </w:r>
        </w:del>
      </w:ins>
      <w:ins w:id="10502" w:author="Visone Rossana (GSE)" w:date="2025-09-10T12:24:00Z" w16du:dateUtc="2025-09-10T10:24:00Z">
        <w:del w:id="10503" w:author="Sala Riunioni 628" w:date="2025-09-24T17:08:00Z" w16du:dateUtc="2025-09-24T15:08:00Z">
          <w:r w:rsidR="003D5DD3" w:rsidDel="00850C52">
            <w:rPr>
              <w:rFonts w:eastAsiaTheme="minorHAnsi" w:cstheme="minorHAnsi"/>
              <w:sz w:val="22"/>
              <w:szCs w:val="22"/>
            </w:rPr>
            <w:delText xml:space="preserve">e </w:delText>
          </w:r>
        </w:del>
      </w:ins>
      <w:ins w:id="10504" w:author="Visone Rossana (GSE)" w:date="2025-09-10T12:26:00Z" w16du:dateUtc="2025-09-10T10:26:00Z">
        <w:del w:id="10505" w:author="Sala Riunioni 628" w:date="2025-09-24T17:08:00Z" w16du:dateUtc="2025-09-24T15:08:00Z">
          <w:r w:rsidR="003D5DD3" w:rsidDel="00850C52">
            <w:rPr>
              <w:rFonts w:eastAsiaTheme="minorHAnsi" w:cstheme="minorHAnsi"/>
              <w:sz w:val="22"/>
              <w:szCs w:val="22"/>
            </w:rPr>
            <w:delText xml:space="preserve">che </w:delText>
          </w:r>
        </w:del>
      </w:ins>
      <w:ins w:id="10506" w:author="Visone Rossana (GSE)" w:date="2025-09-10T10:40:00Z" w16du:dateUtc="2025-09-10T08:40:00Z">
        <w:del w:id="10507" w:author="Sala Riunioni 628" w:date="2025-09-24T17:08:00Z" w16du:dateUtc="2025-09-24T15:08:00Z">
          <w:r w:rsidDel="00850C52">
            <w:rPr>
              <w:rFonts w:eastAsiaTheme="minorHAnsi" w:cstheme="minorHAnsi"/>
              <w:sz w:val="22"/>
              <w:szCs w:val="22"/>
            </w:rPr>
            <w:delText>risulti</w:delText>
          </w:r>
        </w:del>
      </w:ins>
      <w:ins w:id="10508" w:author="Visone Rossana (GSE)" w:date="2025-09-10T12:26:00Z" w16du:dateUtc="2025-09-10T10:26:00Z">
        <w:del w:id="10509" w:author="Sala Riunioni 628" w:date="2025-09-24T17:08:00Z" w16du:dateUtc="2025-09-24T15:08:00Z">
          <w:r w:rsidR="003D5DD3" w:rsidDel="00850C52">
            <w:rPr>
              <w:rFonts w:eastAsiaTheme="minorHAnsi" w:cstheme="minorHAnsi"/>
              <w:sz w:val="22"/>
              <w:szCs w:val="22"/>
            </w:rPr>
            <w:delText>no</w:delText>
          </w:r>
        </w:del>
      </w:ins>
      <w:ins w:id="10510" w:author="Visone Rossana (GSE)" w:date="2025-09-10T10:40:00Z" w16du:dateUtc="2025-09-10T08:40:00Z">
        <w:del w:id="10511" w:author="Sala Riunioni 628" w:date="2025-09-24T17:08:00Z" w16du:dateUtc="2025-09-24T15:08:00Z">
          <w:r w:rsidDel="00850C52">
            <w:rPr>
              <w:rFonts w:eastAsiaTheme="minorHAnsi" w:cstheme="minorHAnsi"/>
              <w:sz w:val="22"/>
              <w:szCs w:val="22"/>
            </w:rPr>
            <w:delText xml:space="preserve"> proprietari e utilizzator</w:delText>
          </w:r>
        </w:del>
      </w:ins>
      <w:ins w:id="10512" w:author="Visone Rossana (GSE)" w:date="2025-09-10T12:27:00Z" w16du:dateUtc="2025-09-10T10:27:00Z">
        <w:del w:id="10513" w:author="Sala Riunioni 628" w:date="2025-09-24T17:08:00Z" w16du:dateUtc="2025-09-24T15:08:00Z">
          <w:r w:rsidR="003D5DD3" w:rsidDel="00850C52">
            <w:rPr>
              <w:rFonts w:eastAsiaTheme="minorHAnsi" w:cstheme="minorHAnsi"/>
              <w:sz w:val="22"/>
              <w:szCs w:val="22"/>
            </w:rPr>
            <w:delText>i</w:delText>
          </w:r>
        </w:del>
      </w:ins>
      <w:ins w:id="10514" w:author="Visone Rossana (GSE)" w:date="2025-09-10T10:40:00Z" w16du:dateUtc="2025-09-10T08:40:00Z">
        <w:del w:id="10515" w:author="Sala Riunioni 628" w:date="2025-09-24T17:08:00Z" w16du:dateUtc="2025-09-24T15:08:00Z">
          <w:r w:rsidDel="00850C52">
            <w:rPr>
              <w:rFonts w:eastAsiaTheme="minorHAnsi" w:cstheme="minorHAnsi"/>
              <w:sz w:val="22"/>
              <w:szCs w:val="22"/>
            </w:rPr>
            <w:delText xml:space="preserve"> dell’edificio sul quale sia realizzato l’inter</w:delText>
          </w:r>
        </w:del>
      </w:ins>
      <w:ins w:id="10516" w:author="Visone Rossana (GSE)" w:date="2025-09-10T10:41:00Z" w16du:dateUtc="2025-09-10T08:41:00Z">
        <w:del w:id="10517" w:author="Sala Riunioni 628" w:date="2025-09-24T17:08:00Z" w16du:dateUtc="2025-09-24T15:08:00Z">
          <w:r w:rsidDel="00850C52">
            <w:rPr>
              <w:rFonts w:eastAsiaTheme="minorHAnsi" w:cstheme="minorHAnsi"/>
              <w:sz w:val="22"/>
              <w:szCs w:val="22"/>
            </w:rPr>
            <w:delText>vent</w:delText>
          </w:r>
        </w:del>
      </w:ins>
      <w:ins w:id="10518" w:author="Visone Rossana (GSE)" w:date="2025-09-10T12:26:00Z" w16du:dateUtc="2025-09-10T10:26:00Z">
        <w:del w:id="10519" w:author="Sala Riunioni 628" w:date="2025-09-24T17:08:00Z" w16du:dateUtc="2025-09-24T15:08:00Z">
          <w:r w:rsidR="003D5DD3" w:rsidDel="00850C52">
            <w:rPr>
              <w:rFonts w:eastAsiaTheme="minorHAnsi" w:cstheme="minorHAnsi"/>
              <w:sz w:val="22"/>
              <w:szCs w:val="22"/>
            </w:rPr>
            <w:delText>o</w:delText>
          </w:r>
        </w:del>
      </w:ins>
      <w:ins w:id="10520" w:author="Visone Rossana (GSE)" w:date="2025-09-10T10:32:00Z" w16du:dateUtc="2025-09-10T08:32:00Z">
        <w:del w:id="10521" w:author="Sala Riunioni 628" w:date="2025-09-24T17:08:00Z" w16du:dateUtc="2025-09-24T15:08:00Z">
          <w:r w:rsidR="003E5474" w:rsidRPr="003E5474" w:rsidDel="00850C52">
            <w:rPr>
              <w:rFonts w:eastAsiaTheme="minorHAnsi" w:cstheme="minorHAnsi"/>
              <w:sz w:val="22"/>
              <w:szCs w:val="22"/>
              <w:rPrChange w:id="10522" w:author="Visone Rossana (GSE)" w:date="2025-09-10T10:38:00Z" w16du:dateUtc="2025-09-10T08:38:00Z">
                <w:rPr>
                  <w:rFonts w:eastAsiaTheme="minorHAnsi"/>
                </w:rPr>
              </w:rPrChange>
            </w:rPr>
            <w:delText>.</w:delText>
          </w:r>
        </w:del>
        <w:del w:id="10523" w:author=" -" w:date="2025-10-01T13:00:00Z" w16du:dateUtc="2025-10-01T11:00:00Z">
          <w:r w:rsidR="003E5474" w:rsidRPr="003E5474" w:rsidDel="00850C52">
            <w:rPr>
              <w:rFonts w:eastAsiaTheme="minorHAnsi" w:cstheme="minorHAnsi"/>
              <w:sz w:val="22"/>
              <w:szCs w:val="22"/>
              <w:rPrChange w:id="10524" w:author="Visone Rossana (GSE)" w:date="2025-09-10T10:38:00Z" w16du:dateUtc="2025-09-10T08:38:00Z">
                <w:rPr>
                  <w:rFonts w:eastAsiaTheme="minorHAnsi"/>
                </w:rPr>
              </w:rPrChange>
            </w:rPr>
            <w:delText xml:space="preserve"> </w:delText>
          </w:r>
          <w:r w:rsidR="003E5474" w:rsidRPr="003E5474">
            <w:rPr>
              <w:rFonts w:eastAsiaTheme="minorHAnsi" w:cstheme="minorHAnsi"/>
              <w:sz w:val="22"/>
              <w:szCs w:val="22"/>
              <w:rPrChange w:id="10525" w:author="Visone Rossana (GSE)" w:date="2025-09-10T10:38:00Z" w16du:dateUtc="2025-09-10T08:38:00Z">
                <w:rPr>
                  <w:rFonts w:eastAsiaTheme="minorHAnsi"/>
                </w:rPr>
              </w:rPrChange>
            </w:rPr>
            <w:delText>Sono</w:delText>
          </w:r>
          <w:r w:rsidR="003E5474" w:rsidRPr="003E5474" w:rsidDel="00850C52">
            <w:rPr>
              <w:rFonts w:eastAsiaTheme="minorHAnsi" w:cstheme="minorHAnsi"/>
              <w:sz w:val="22"/>
              <w:szCs w:val="22"/>
              <w:rPrChange w:id="10526" w:author="Visone Rossana (GSE)" w:date="2025-09-10T10:38:00Z" w16du:dateUtc="2025-09-10T08:38:00Z">
                <w:rPr>
                  <w:rFonts w:eastAsiaTheme="minorHAnsi"/>
                </w:rPr>
              </w:rPrChange>
            </w:rPr>
            <w:delText>,</w:delText>
          </w:r>
          <w:r w:rsidR="003E5474" w:rsidRPr="003E5474">
            <w:rPr>
              <w:rFonts w:eastAsiaTheme="minorHAnsi" w:cstheme="minorHAnsi"/>
              <w:sz w:val="22"/>
              <w:szCs w:val="22"/>
              <w:rPrChange w:id="10527" w:author="Visone Rossana (GSE)" w:date="2025-09-10T10:38:00Z" w16du:dateUtc="2025-09-10T08:38:00Z">
                <w:rPr>
                  <w:rFonts w:eastAsiaTheme="minorHAnsi"/>
                </w:rPr>
              </w:rPrChange>
            </w:rPr>
            <w:delText xml:space="preserve"> </w:delText>
          </w:r>
          <w:r w:rsidR="003E5474" w:rsidRPr="003E5474" w:rsidDel="00850C52">
            <w:rPr>
              <w:rFonts w:eastAsiaTheme="minorHAnsi" w:cstheme="minorHAnsi"/>
              <w:sz w:val="22"/>
              <w:szCs w:val="22"/>
              <w:rPrChange w:id="10528" w:author="Visone Rossana (GSE)" w:date="2025-09-10T10:38:00Z" w16du:dateUtc="2025-09-10T08:38:00Z">
                <w:rPr>
                  <w:rFonts w:eastAsiaTheme="minorHAnsi"/>
                </w:rPr>
              </w:rPrChange>
            </w:rPr>
            <w:delText xml:space="preserve">pertanto, </w:delText>
          </w:r>
          <w:r w:rsidR="003E5474" w:rsidRPr="003E5474">
            <w:rPr>
              <w:rFonts w:eastAsiaTheme="minorHAnsi" w:cstheme="minorHAnsi"/>
              <w:sz w:val="22"/>
              <w:szCs w:val="22"/>
              <w:rPrChange w:id="10529" w:author="Visone Rossana (GSE)" w:date="2025-09-10T10:38:00Z" w16du:dateUtc="2025-09-10T08:38:00Z">
                <w:rPr>
                  <w:rFonts w:eastAsiaTheme="minorHAnsi"/>
                </w:rPr>
              </w:rPrChange>
            </w:rPr>
            <w:delText>esclus</w:delText>
          </w:r>
        </w:del>
      </w:ins>
      <w:ins w:id="10530" w:author="Visone Rossana (GSE)" w:date="2025-09-10T10:35:00Z" w16du:dateUtc="2025-09-10T08:35:00Z">
        <w:del w:id="10531" w:author=" -" w:date="2025-10-01T13:00:00Z" w16du:dateUtc="2025-10-01T11:00:00Z">
          <w:r w:rsidR="003E5474" w:rsidRPr="003E5474" w:rsidDel="00850C52">
            <w:rPr>
              <w:rFonts w:eastAsiaTheme="minorHAnsi" w:cstheme="minorHAnsi"/>
              <w:sz w:val="22"/>
              <w:szCs w:val="22"/>
              <w:rPrChange w:id="10532" w:author="Visone Rossana (GSE)" w:date="2025-09-10T10:38:00Z" w16du:dateUtc="2025-09-10T08:38:00Z">
                <w:rPr>
                  <w:rFonts w:eastAsiaTheme="minorHAnsi"/>
                </w:rPr>
              </w:rPrChange>
            </w:rPr>
            <w:delText>e</w:delText>
          </w:r>
        </w:del>
      </w:ins>
      <w:ins w:id="10533" w:author="Sala Riunioni 628" w:date="2025-09-24T17:08:00Z" w16du:dateUtc="2025-09-24T15:08:00Z">
        <w:del w:id="10534" w:author=" -" w:date="2025-10-01T13:00:00Z" w16du:dateUtc="2025-10-01T11:00:00Z">
          <w:r w:rsidR="00850C52">
            <w:rPr>
              <w:rFonts w:eastAsiaTheme="minorHAnsi" w:cstheme="minorHAnsi"/>
              <w:sz w:val="22"/>
              <w:szCs w:val="22"/>
            </w:rPr>
            <w:delText>i</w:delText>
          </w:r>
        </w:del>
      </w:ins>
      <w:ins w:id="10535" w:author="Visone Rossana (GSE)" w:date="2025-09-10T10:35:00Z" w16du:dateUtc="2025-09-10T08:35:00Z">
        <w:del w:id="10536" w:author=" -" w:date="2025-10-01T13:00:00Z" w16du:dateUtc="2025-10-01T11:00:00Z">
          <w:r w:rsidR="003E5474" w:rsidRPr="003E5474">
            <w:rPr>
              <w:rFonts w:eastAsiaTheme="minorHAnsi" w:cstheme="minorHAnsi"/>
              <w:sz w:val="22"/>
              <w:szCs w:val="22"/>
              <w:rPrChange w:id="10537" w:author="Visone Rossana (GSE)" w:date="2025-09-10T10:38:00Z" w16du:dateUtc="2025-09-10T08:38:00Z">
                <w:rPr>
                  <w:rFonts w:eastAsiaTheme="minorHAnsi"/>
                </w:rPr>
              </w:rPrChange>
            </w:rPr>
            <w:delText xml:space="preserve"> dalla </w:delText>
          </w:r>
        </w:del>
      </w:ins>
      <w:ins w:id="10538" w:author="Visone Rossana (GSE)" w:date="2025-09-10T10:37:00Z" w16du:dateUtc="2025-09-10T08:37:00Z">
        <w:del w:id="10539" w:author=" -" w:date="2025-10-01T13:00:00Z" w16du:dateUtc="2025-10-01T11:00:00Z">
          <w:r w:rsidR="003E5474" w:rsidRPr="003E5474">
            <w:rPr>
              <w:rFonts w:eastAsiaTheme="minorHAnsi" w:cstheme="minorHAnsi"/>
              <w:sz w:val="22"/>
              <w:szCs w:val="22"/>
              <w:rPrChange w:id="10540" w:author="Visone Rossana (GSE)" w:date="2025-09-10T10:38:00Z" w16du:dateUtc="2025-09-10T08:38:00Z">
                <w:rPr>
                  <w:rFonts w:eastAsiaTheme="minorHAnsi"/>
                </w:rPr>
              </w:rPrChange>
            </w:rPr>
            <w:delText>maggior</w:delText>
          </w:r>
        </w:del>
      </w:ins>
      <w:ins w:id="10541" w:author="Visone Rossana (GSE)" w:date="2025-09-10T10:41:00Z" w16du:dateUtc="2025-09-10T08:41:00Z">
        <w:del w:id="10542" w:author=" -" w:date="2025-10-01T13:00:00Z" w16du:dateUtc="2025-10-01T11:00:00Z">
          <w:r>
            <w:rPr>
              <w:rFonts w:eastAsiaTheme="minorHAnsi" w:cstheme="minorHAnsi"/>
              <w:sz w:val="22"/>
              <w:szCs w:val="22"/>
            </w:rPr>
            <w:delText>azione</w:delText>
          </w:r>
        </w:del>
      </w:ins>
      <w:ins w:id="10543" w:author="Visone Rossana (GSE)" w:date="2025-09-10T10:37:00Z" w16du:dateUtc="2025-09-10T08:37:00Z">
        <w:del w:id="10544" w:author=" -" w:date="2025-10-01T13:00:00Z" w16du:dateUtc="2025-10-01T11:00:00Z">
          <w:r w:rsidR="003E5474" w:rsidRPr="003E5474">
            <w:rPr>
              <w:rFonts w:eastAsiaTheme="minorHAnsi" w:cstheme="minorHAnsi"/>
              <w:sz w:val="22"/>
              <w:szCs w:val="22"/>
              <w:rPrChange w:id="10545" w:author="Visone Rossana (GSE)" w:date="2025-09-10T10:38:00Z" w16du:dateUtc="2025-09-10T08:38:00Z">
                <w:rPr>
                  <w:rFonts w:eastAsiaTheme="minorHAnsi"/>
                </w:rPr>
              </w:rPrChange>
            </w:rPr>
            <w:delText xml:space="preserve"> i Soggetti Ammessi identificati come </w:delText>
          </w:r>
        </w:del>
      </w:ins>
      <w:ins w:id="10546" w:author="Visone Rossana (GSE)" w:date="2025-09-10T10:38:00Z" w16du:dateUtc="2025-09-10T08:38:00Z">
        <w:del w:id="10547" w:author=" -" w:date="2025-10-01T13:00:00Z" w16du:dateUtc="2025-10-01T11:00:00Z">
          <w:r w:rsidR="003E5474" w:rsidRPr="003E5474">
            <w:rPr>
              <w:rFonts w:eastAsiaTheme="minorHAnsi" w:cstheme="minorHAnsi"/>
              <w:sz w:val="22"/>
              <w:szCs w:val="22"/>
              <w:rPrChange w:id="10548" w:author="Visone Rossana (GSE)" w:date="2025-09-10T10:38:00Z" w16du:dateUtc="2025-09-10T08:38:00Z">
                <w:rPr>
                  <w:rFonts w:eastAsiaTheme="minorHAnsi"/>
                </w:rPr>
              </w:rPrChange>
            </w:rPr>
            <w:delText xml:space="preserve">ETS </w:delText>
          </w:r>
          <w:r w:rsidR="003E5474" w:rsidRPr="003E5474" w:rsidDel="00850C52">
            <w:rPr>
              <w:rFonts w:eastAsiaTheme="minorHAnsi" w:cstheme="minorHAnsi"/>
              <w:sz w:val="22"/>
              <w:szCs w:val="22"/>
              <w:rPrChange w:id="10549" w:author="Visone Rossana (GSE)" w:date="2025-09-10T10:38:00Z" w16du:dateUtc="2025-09-10T08:38:00Z">
                <w:rPr>
                  <w:rFonts w:eastAsiaTheme="minorHAnsi"/>
                </w:rPr>
              </w:rPrChange>
            </w:rPr>
            <w:delText>(</w:delText>
          </w:r>
          <w:r w:rsidR="003E5474" w:rsidRPr="003E5474">
            <w:rPr>
              <w:rFonts w:eastAsiaTheme="minorHAnsi" w:cstheme="minorHAnsi"/>
              <w:sz w:val="22"/>
              <w:szCs w:val="22"/>
              <w:rPrChange w:id="10550" w:author="Visone Rossana (GSE)" w:date="2025-09-10T10:38:00Z" w16du:dateUtc="2025-09-10T08:38:00Z">
                <w:rPr>
                  <w:rFonts w:eastAsiaTheme="minorHAnsi"/>
                </w:rPr>
              </w:rPrChange>
            </w:rPr>
            <w:delText>economici e non economici</w:delText>
          </w:r>
        </w:del>
      </w:ins>
      <w:ins w:id="10551" w:author="Sala Riunioni 628" w:date="2025-09-24T17:12:00Z" w16du:dateUtc="2025-09-24T15:12:00Z">
        <w:del w:id="10552" w:author=" -" w:date="2025-10-01T13:00:00Z" w16du:dateUtc="2025-10-01T11:00:00Z">
          <w:r w:rsidR="00850C52">
            <w:rPr>
              <w:rFonts w:eastAsiaTheme="minorHAnsi" w:cstheme="minorHAnsi"/>
              <w:sz w:val="22"/>
              <w:szCs w:val="22"/>
            </w:rPr>
            <w:delText xml:space="preserve"> di cui all’art. 2, comma 1, lett. n</w:delText>
          </w:r>
        </w:del>
      </w:ins>
      <w:ins w:id="10553" w:author="Visone Rossana (GSE)" w:date="2025-09-10T10:38:00Z" w16du:dateUtc="2025-09-10T08:38:00Z">
        <w:del w:id="10554" w:author=" -" w:date="2025-10-01T13:00:00Z" w16du:dateUtc="2025-10-01T11:00:00Z">
          <w:r w:rsidR="003E5474" w:rsidRPr="003E5474">
            <w:rPr>
              <w:rFonts w:eastAsiaTheme="minorHAnsi" w:cstheme="minorHAnsi"/>
              <w:sz w:val="22"/>
              <w:szCs w:val="22"/>
              <w:rPrChange w:id="10555" w:author="Visone Rossana (GSE)" w:date="2025-09-10T10:38:00Z" w16du:dateUtc="2025-09-10T08:38:00Z">
                <w:rPr>
                  <w:rFonts w:eastAsiaTheme="minorHAnsi"/>
                </w:rPr>
              </w:rPrChange>
            </w:rPr>
            <w:delText>)</w:delText>
          </w:r>
        </w:del>
      </w:ins>
      <w:ins w:id="10556" w:author="Sala Riunioni 628" w:date="2025-09-24T17:10:00Z" w16du:dateUtc="2025-09-24T15:10:00Z">
        <w:del w:id="10557" w:author=" -" w:date="2025-10-01T13:00:00Z" w16du:dateUtc="2025-10-01T11:00:00Z">
          <w:r w:rsidR="00850C52">
            <w:rPr>
              <w:rFonts w:eastAsiaTheme="minorHAnsi" w:cstheme="minorHAnsi"/>
              <w:sz w:val="22"/>
              <w:szCs w:val="22"/>
            </w:rPr>
            <w:delText xml:space="preserve"> </w:delText>
          </w:r>
        </w:del>
      </w:ins>
      <w:ins w:id="10558" w:author="Sala Riunioni 628" w:date="2025-09-24T17:12:00Z" w16du:dateUtc="2025-09-24T15:12:00Z">
        <w:del w:id="10559" w:author=" -" w:date="2025-10-01T13:00:00Z" w16du:dateUtc="2025-10-01T11:00:00Z">
          <w:r w:rsidR="00850C52">
            <w:rPr>
              <w:rFonts w:eastAsiaTheme="minorHAnsi" w:cstheme="minorHAnsi"/>
              <w:sz w:val="22"/>
              <w:szCs w:val="22"/>
            </w:rPr>
            <w:delText xml:space="preserve">del Decreto nonché </w:delText>
          </w:r>
        </w:del>
      </w:ins>
      <w:ins w:id="10560" w:author="Sala Riunioni 628" w:date="2025-09-24T17:10:00Z" w16du:dateUtc="2025-09-24T15:10:00Z">
        <w:del w:id="10561" w:author=" -" w:date="2025-10-01T13:00:00Z" w16du:dateUtc="2025-10-01T11:00:00Z">
          <w:r w:rsidR="00850C52">
            <w:rPr>
              <w:rFonts w:eastAsiaTheme="minorHAnsi" w:cstheme="minorHAnsi"/>
              <w:sz w:val="22"/>
              <w:szCs w:val="22"/>
            </w:rPr>
            <w:delText xml:space="preserve">tutti gli altri soggetti pubblici </w:delText>
          </w:r>
        </w:del>
      </w:ins>
      <w:ins w:id="10562" w:author="Sala Riunioni 628" w:date="2025-09-24T17:12:00Z" w16du:dateUtc="2025-09-24T15:12:00Z">
        <w:del w:id="10563" w:author=" -" w:date="2025-10-01T13:00:00Z" w16du:dateUtc="2025-10-01T11:00:00Z">
          <w:r w:rsidR="00850C52">
            <w:rPr>
              <w:rFonts w:eastAsiaTheme="minorHAnsi" w:cstheme="minorHAnsi"/>
              <w:sz w:val="22"/>
              <w:szCs w:val="22"/>
            </w:rPr>
            <w:delText xml:space="preserve">diversi </w:delText>
          </w:r>
        </w:del>
      </w:ins>
      <w:ins w:id="10564" w:author="Sala Riunioni 628" w:date="2025-09-24T17:13:00Z" w16du:dateUtc="2025-09-24T15:13:00Z">
        <w:del w:id="10565" w:author=" -" w:date="2025-10-01T13:00:00Z" w16du:dateUtc="2025-10-01T11:00:00Z">
          <w:r w:rsidR="00850C52">
            <w:rPr>
              <w:rFonts w:eastAsiaTheme="minorHAnsi" w:cstheme="minorHAnsi"/>
              <w:sz w:val="22"/>
              <w:szCs w:val="22"/>
            </w:rPr>
            <w:delText xml:space="preserve">dai predetti Comuni </w:delText>
          </w:r>
        </w:del>
      </w:ins>
      <w:ins w:id="10566" w:author="Sala Riunioni 628" w:date="2025-09-24T17:10:00Z" w16du:dateUtc="2025-09-24T15:10:00Z">
        <w:del w:id="10567" w:author=" -" w:date="2025-10-01T13:00:00Z" w16du:dateUtc="2025-10-01T11:00:00Z">
          <w:r w:rsidR="00850C52">
            <w:rPr>
              <w:rFonts w:eastAsiaTheme="minorHAnsi" w:cstheme="minorHAnsi"/>
              <w:sz w:val="22"/>
              <w:szCs w:val="22"/>
            </w:rPr>
            <w:delText xml:space="preserve">ricadenti nella definizione di PA di cui all’art. </w:delText>
          </w:r>
        </w:del>
      </w:ins>
      <w:ins w:id="10568" w:author="Visone Rossana (GSE)" w:date="2025-09-10T10:38:00Z" w16du:dateUtc="2025-09-10T08:38:00Z">
        <w:del w:id="10569" w:author=" -" w:date="2025-10-01T13:00:00Z" w16du:dateUtc="2025-10-01T11:00:00Z">
          <w:r w:rsidR="003E5474" w:rsidRPr="003E5474" w:rsidDel="00850C52">
            <w:rPr>
              <w:rFonts w:eastAsiaTheme="minorHAnsi" w:cstheme="minorHAnsi"/>
              <w:sz w:val="22"/>
              <w:szCs w:val="22"/>
              <w:rPrChange w:id="10570" w:author="Visone Rossana (GSE)" w:date="2025-09-10T10:38:00Z" w16du:dateUtc="2025-09-10T08:38:00Z">
                <w:rPr>
                  <w:rFonts w:eastAsiaTheme="minorHAnsi"/>
                </w:rPr>
              </w:rPrChange>
            </w:rPr>
            <w:delText>,</w:delText>
          </w:r>
          <w:r w:rsidDel="00850C52">
            <w:rPr>
              <w:rFonts w:eastAsiaTheme="minorHAnsi" w:cstheme="minorHAnsi"/>
              <w:sz w:val="22"/>
              <w:szCs w:val="22"/>
            </w:rPr>
            <w:delText xml:space="preserve"> </w:delText>
          </w:r>
        </w:del>
      </w:ins>
      <w:ins w:id="10571" w:author="Visone Rossana (GSE)" w:date="2025-09-10T10:32:00Z" w16du:dateUtc="2025-09-10T08:32:00Z">
        <w:del w:id="10572" w:author=" -" w:date="2025-10-01T13:00:00Z" w16du:dateUtc="2025-10-01T11:00:00Z">
          <w:r w:rsidR="003E5474" w:rsidRPr="003E5474" w:rsidDel="00850C52">
            <w:rPr>
              <w:rFonts w:eastAsiaTheme="minorHAnsi" w:cstheme="minorHAnsi"/>
              <w:sz w:val="22"/>
              <w:szCs w:val="22"/>
              <w:rPrChange w:id="10573" w:author="Visone Rossana (GSE)" w:date="2025-09-10T10:38:00Z" w16du:dateUtc="2025-09-10T08:38:00Z">
                <w:rPr>
                  <w:rFonts w:eastAsiaTheme="minorHAnsi"/>
                </w:rPr>
              </w:rPrChange>
            </w:rPr>
            <w:delText>le cooperative sociali</w:delText>
          </w:r>
        </w:del>
      </w:ins>
      <w:ins w:id="10574" w:author="Visone Rossana (GSE)" w:date="2025-09-10T10:33:00Z" w16du:dateUtc="2025-09-10T08:33:00Z">
        <w:del w:id="10575" w:author=" -" w:date="2025-10-01T13:00:00Z" w16du:dateUtc="2025-10-01T11:00:00Z">
          <w:r w:rsidR="003E5474" w:rsidRPr="003E5474" w:rsidDel="00850C52">
            <w:rPr>
              <w:rFonts w:eastAsiaTheme="minorHAnsi" w:cstheme="minorHAnsi"/>
              <w:sz w:val="22"/>
              <w:szCs w:val="22"/>
              <w:rPrChange w:id="10576" w:author="Visone Rossana (GSE)" w:date="2025-09-10T10:38:00Z" w16du:dateUtc="2025-09-10T08:38:00Z">
                <w:rPr>
                  <w:rFonts w:eastAsiaTheme="minorHAnsi"/>
                </w:rPr>
              </w:rPrChange>
            </w:rPr>
            <w:delText xml:space="preserve"> e tutte le altre categorie riconducibili </w:delText>
          </w:r>
        </w:del>
      </w:ins>
      <w:ins w:id="10577" w:author="Visone Rossana (GSE)" w:date="2025-09-10T10:42:00Z" w16du:dateUtc="2025-09-10T08:42:00Z">
        <w:del w:id="10578" w:author=" -" w:date="2025-10-01T13:00:00Z" w16du:dateUtc="2025-10-01T11:00:00Z">
          <w:r w:rsidDel="00850C52">
            <w:rPr>
              <w:rFonts w:eastAsiaTheme="minorHAnsi" w:cstheme="minorHAnsi"/>
              <w:sz w:val="22"/>
              <w:szCs w:val="22"/>
            </w:rPr>
            <w:delText>a</w:delText>
          </w:r>
        </w:del>
      </w:ins>
      <w:ins w:id="10579" w:author="Visone Rossana (GSE)" w:date="2025-09-10T12:27:00Z" w16du:dateUtc="2025-09-10T10:27:00Z">
        <w:del w:id="10580" w:author=" -" w:date="2025-10-01T13:00:00Z" w16du:dateUtc="2025-10-01T11:00:00Z">
          <w:r w:rsidR="003D5DD3" w:rsidDel="00850C52">
            <w:rPr>
              <w:rFonts w:eastAsiaTheme="minorHAnsi" w:cstheme="minorHAnsi"/>
              <w:sz w:val="22"/>
              <w:szCs w:val="22"/>
            </w:rPr>
            <w:delText>lle</w:delText>
          </w:r>
        </w:del>
      </w:ins>
      <w:ins w:id="10581" w:author="Visone Rossana (GSE)" w:date="2025-09-10T10:42:00Z" w16du:dateUtc="2025-09-10T08:42:00Z">
        <w:del w:id="10582" w:author=" -" w:date="2025-10-01T13:00:00Z" w16du:dateUtc="2025-10-01T11:00:00Z">
          <w:r w:rsidDel="00850C52">
            <w:rPr>
              <w:rFonts w:eastAsiaTheme="minorHAnsi" w:cstheme="minorHAnsi"/>
              <w:sz w:val="22"/>
              <w:szCs w:val="22"/>
            </w:rPr>
            <w:delText xml:space="preserve"> </w:delText>
          </w:r>
        </w:del>
      </w:ins>
      <w:ins w:id="10583" w:author="Visone Rossana (GSE)" w:date="2025-09-10T10:33:00Z" w16du:dateUtc="2025-09-10T08:33:00Z">
        <w:del w:id="10584" w:author=" -" w:date="2025-10-01T13:00:00Z" w16du:dateUtc="2025-10-01T11:00:00Z">
          <w:r w:rsidR="003E5474" w:rsidRPr="003E5474" w:rsidDel="00850C52">
            <w:rPr>
              <w:rFonts w:eastAsiaTheme="minorHAnsi" w:cstheme="minorHAnsi"/>
              <w:sz w:val="22"/>
              <w:szCs w:val="22"/>
              <w:rPrChange w:id="10585" w:author="Visone Rossana (GSE)" w:date="2025-09-10T10:38:00Z" w16du:dateUtc="2025-09-10T08:38:00Z">
                <w:rPr>
                  <w:rFonts w:eastAsiaTheme="minorHAnsi"/>
                </w:rPr>
              </w:rPrChange>
            </w:rPr>
            <w:delText>Pubblic</w:delText>
          </w:r>
        </w:del>
      </w:ins>
      <w:ins w:id="10586" w:author="Visone Rossana (GSE)" w:date="2025-09-10T10:42:00Z" w16du:dateUtc="2025-09-10T08:42:00Z">
        <w:del w:id="10587" w:author=" -" w:date="2025-10-01T13:00:00Z" w16du:dateUtc="2025-10-01T11:00:00Z">
          <w:r w:rsidDel="00850C52">
            <w:rPr>
              <w:rFonts w:eastAsiaTheme="minorHAnsi" w:cstheme="minorHAnsi"/>
              <w:sz w:val="22"/>
              <w:szCs w:val="22"/>
            </w:rPr>
            <w:delText>he</w:delText>
          </w:r>
        </w:del>
      </w:ins>
      <w:ins w:id="10588" w:author="Visone Rossana (GSE)" w:date="2025-09-10T10:33:00Z" w16du:dateUtc="2025-09-10T08:33:00Z">
        <w:del w:id="10589" w:author=" -" w:date="2025-10-01T13:00:00Z" w16du:dateUtc="2025-10-01T11:00:00Z">
          <w:r w:rsidR="003E5474" w:rsidRPr="003E5474" w:rsidDel="00850C52">
            <w:rPr>
              <w:rFonts w:eastAsiaTheme="minorHAnsi" w:cstheme="minorHAnsi"/>
              <w:sz w:val="22"/>
              <w:szCs w:val="22"/>
              <w:rPrChange w:id="10590" w:author="Visone Rossana (GSE)" w:date="2025-09-10T10:38:00Z" w16du:dateUtc="2025-09-10T08:38:00Z">
                <w:rPr>
                  <w:rFonts w:eastAsiaTheme="minorHAnsi"/>
                </w:rPr>
              </w:rPrChange>
            </w:rPr>
            <w:delText xml:space="preserve"> </w:delText>
          </w:r>
        </w:del>
      </w:ins>
      <w:ins w:id="10591" w:author="Visone Rossana (GSE)" w:date="2025-09-10T10:42:00Z" w16du:dateUtc="2025-09-10T08:42:00Z">
        <w:del w:id="10592" w:author=" -" w:date="2025-10-01T13:00:00Z" w16du:dateUtc="2025-10-01T11:00:00Z">
          <w:r w:rsidDel="00850C52">
            <w:rPr>
              <w:rFonts w:eastAsiaTheme="minorHAnsi" w:cstheme="minorHAnsi"/>
              <w:sz w:val="22"/>
              <w:szCs w:val="22"/>
            </w:rPr>
            <w:delText>A</w:delText>
          </w:r>
        </w:del>
      </w:ins>
      <w:ins w:id="10593" w:author="Visone Rossana (GSE)" w:date="2025-09-10T10:33:00Z" w16du:dateUtc="2025-09-10T08:33:00Z">
        <w:del w:id="10594" w:author=" -" w:date="2025-10-01T13:00:00Z" w16du:dateUtc="2025-10-01T11:00:00Z">
          <w:r w:rsidR="003E5474" w:rsidRPr="003E5474" w:rsidDel="00850C52">
            <w:rPr>
              <w:rFonts w:eastAsiaTheme="minorHAnsi" w:cstheme="minorHAnsi"/>
              <w:sz w:val="22"/>
              <w:szCs w:val="22"/>
              <w:rPrChange w:id="10595" w:author="Visone Rossana (GSE)" w:date="2025-09-10T10:38:00Z" w16du:dateUtc="2025-09-10T08:38:00Z">
                <w:rPr>
                  <w:rFonts w:eastAsiaTheme="minorHAnsi"/>
                </w:rPr>
              </w:rPrChange>
            </w:rPr>
            <w:delText>mministrazione</w:delText>
          </w:r>
        </w:del>
      </w:ins>
      <w:ins w:id="10596" w:author="Sala Riunioni 628" w:date="2025-09-24T17:11:00Z" w16du:dateUtc="2025-09-24T15:11:00Z">
        <w:del w:id="10597" w:author=" -" w:date="2025-10-01T13:00:00Z" w16du:dateUtc="2025-10-01T11:00:00Z">
          <w:r w:rsidR="00850C52">
            <w:rPr>
              <w:rFonts w:eastAsiaTheme="minorHAnsi" w:cstheme="minorHAnsi"/>
              <w:sz w:val="22"/>
              <w:szCs w:val="22"/>
            </w:rPr>
            <w:delText>2 comma 1, lett. c;</w:delText>
          </w:r>
        </w:del>
      </w:ins>
      <w:ins w:id="10598" w:author="Visone Rossana (GSE)" w:date="2025-09-10T10:33:00Z" w16du:dateUtc="2025-09-10T08:33:00Z">
        <w:del w:id="10599" w:author=" -" w:date="2025-10-01T13:00:00Z" w16du:dateUtc="2025-10-01T11:00:00Z">
          <w:r w:rsidR="003E5474" w:rsidRPr="003E5474" w:rsidDel="00850C52">
            <w:rPr>
              <w:rFonts w:eastAsiaTheme="minorHAnsi" w:cstheme="minorHAnsi"/>
              <w:sz w:val="22"/>
              <w:szCs w:val="22"/>
              <w:rPrChange w:id="10600" w:author="Visone Rossana (GSE)" w:date="2025-09-10T10:38:00Z" w16du:dateUtc="2025-09-10T08:38:00Z">
                <w:rPr>
                  <w:rFonts w:eastAsiaTheme="minorHAnsi"/>
                </w:rPr>
              </w:rPrChange>
            </w:rPr>
            <w:delText>;</w:delText>
          </w:r>
        </w:del>
      </w:ins>
      <w:ins w:id="10601" w:author="Sala Riunioni 628" w:date="2025-09-24T17:11:00Z" w16du:dateUtc="2025-09-24T15:11:00Z">
        <w:del w:id="10602" w:author=" -" w:date="2025-10-01T13:00:00Z" w16du:dateUtc="2025-10-01T11:00:00Z">
          <w:r w:rsidR="00850C52">
            <w:rPr>
              <w:rFonts w:eastAsiaTheme="minorHAnsi" w:cstheme="minorHAnsi"/>
              <w:sz w:val="22"/>
              <w:szCs w:val="22"/>
            </w:rPr>
            <w:delText>) del Decreto</w:delText>
          </w:r>
        </w:del>
        <w:del w:id="10603" w:author="Visone Rossana (GSE)" w:date="2025-10-06T10:25:00Z" w16du:dateUtc="2025-10-06T08:25:00Z">
          <w:r w:rsidR="00850C52" w:rsidDel="0023440A">
            <w:rPr>
              <w:rFonts w:eastAsiaTheme="minorHAnsi" w:cstheme="minorHAnsi"/>
              <w:sz w:val="22"/>
              <w:szCs w:val="22"/>
            </w:rPr>
            <w:delText>;</w:delText>
          </w:r>
        </w:del>
      </w:ins>
      <w:ins w:id="10604" w:author="Visone Rossana (GSE)" w:date="2025-09-10T10:32:00Z" w16du:dateUtc="2025-09-10T08:32:00Z">
        <w:del w:id="10605" w:author="Visone Rossana (GSE)" w:date="2025-10-06T10:25:00Z" w16du:dateUtc="2025-10-06T08:25:00Z">
          <w:r w:rsidR="003E5474" w:rsidRPr="003E5474" w:rsidDel="0023440A">
            <w:rPr>
              <w:rFonts w:eastAsiaTheme="minorHAnsi" w:cstheme="minorHAnsi"/>
              <w:sz w:val="22"/>
              <w:szCs w:val="22"/>
              <w:rPrChange w:id="10606" w:author="Visone Rossana (GSE)" w:date="2025-09-10T10:38:00Z" w16du:dateUtc="2025-09-10T08:38:00Z">
                <w:rPr>
                  <w:rFonts w:eastAsiaTheme="minorHAnsi"/>
                </w:rPr>
              </w:rPrChange>
            </w:rPr>
            <w:delText xml:space="preserve"> </w:delText>
          </w:r>
        </w:del>
      </w:ins>
    </w:p>
    <w:p w14:paraId="5AAEAF3A" w14:textId="41E2C35E" w:rsidR="00DF1C0B" w:rsidRPr="00393871" w:rsidRDefault="00DF1C0B">
      <w:pPr>
        <w:pStyle w:val="Paragrafoelenco"/>
        <w:numPr>
          <w:ilvl w:val="0"/>
          <w:numId w:val="96"/>
        </w:numPr>
        <w:spacing w:line="276" w:lineRule="auto"/>
        <w:jc w:val="both"/>
        <w:rPr>
          <w:rFonts w:cstheme="minorBidi"/>
          <w:sz w:val="22"/>
          <w:szCs w:val="22"/>
          <w:rPrChange w:id="10607" w:author="Visone Rossana (GSE)" w:date="2025-09-10T10:50:00Z" w16du:dateUtc="2025-09-10T08:50:00Z">
            <w:rPr/>
          </w:rPrChange>
        </w:rPr>
        <w:pPrChange w:id="10608" w:author="Visone Rossana (GSE)" w:date="2025-10-06T10:25:00Z" w16du:dateUtc="2025-10-06T08:25:00Z">
          <w:pPr>
            <w:spacing w:after="60"/>
            <w:jc w:val="both"/>
          </w:pPr>
        </w:pPrChange>
      </w:pPr>
      <w:del w:id="10609" w:author="Visone Rossana (GSE)" w:date="2025-09-05T10:41:00Z">
        <w:r w:rsidRPr="24E47F58" w:rsidDel="00DF1C0B">
          <w:rPr>
            <w:rFonts w:cstheme="minorBidi"/>
            <w:sz w:val="22"/>
            <w:szCs w:val="22"/>
            <w:rPrChange w:id="10610" w:author="Visone Rossana (GSE)" w:date="2025-09-10T10:50:00Z">
              <w:rPr/>
            </w:rPrChange>
          </w:rPr>
          <w:delText xml:space="preserve">, nonché </w:delText>
        </w:r>
      </w:del>
      <w:del w:id="10611" w:author="Visone Rossana (GSE)" w:date="2025-09-17T17:54:00Z">
        <w:r w:rsidRPr="24E47F58" w:rsidDel="00DF1C0B">
          <w:rPr>
            <w:rFonts w:cstheme="minorBidi"/>
            <w:sz w:val="22"/>
            <w:szCs w:val="22"/>
            <w:rPrChange w:id="10612" w:author="Visone Rossana (GSE)" w:date="2025-09-10T10:50:00Z">
              <w:rPr/>
            </w:rPrChange>
          </w:rPr>
          <w:delText xml:space="preserve">per gli interventi realizzati </w:delText>
        </w:r>
      </w:del>
      <w:ins w:id="10613" w:author=" -" w:date="2025-10-01T13:01:00Z">
        <w:r w:rsidRPr="24E47F58">
          <w:rPr>
            <w:rFonts w:cstheme="minorBidi"/>
            <w:sz w:val="22"/>
            <w:szCs w:val="22"/>
          </w:rPr>
          <w:t>interventi</w:t>
        </w:r>
        <w:r w:rsidR="00C34ECC" w:rsidRPr="24E47F58">
          <w:rPr>
            <w:rFonts w:cstheme="minorBidi"/>
            <w:sz w:val="22"/>
            <w:szCs w:val="22"/>
          </w:rPr>
          <w:t xml:space="preserve"> </w:t>
        </w:r>
      </w:ins>
      <w:ins w:id="10614" w:author=" -" w:date="2025-10-01T13:26:00Z">
        <w:r w:rsidR="009E05A0" w:rsidRPr="24E47F58">
          <w:rPr>
            <w:rFonts w:cstheme="minorBidi"/>
            <w:sz w:val="22"/>
            <w:szCs w:val="22"/>
          </w:rPr>
          <w:t>previsti all’articolo 48-ter del decreto-legge 14 agosto 2020, n. 104, convertito con modificazioni dalla Legge 13 ottobre 2020, n. 126 e s</w:t>
        </w:r>
        <w:r w:rsidR="00FA7685" w:rsidRPr="24E47F58">
          <w:rPr>
            <w:rFonts w:cstheme="minorBidi"/>
            <w:sz w:val="22"/>
            <w:szCs w:val="22"/>
          </w:rPr>
          <w:t>s</w:t>
        </w:r>
        <w:r w:rsidR="009E05A0" w:rsidRPr="24E47F58">
          <w:rPr>
            <w:rFonts w:cstheme="minorBidi"/>
            <w:sz w:val="22"/>
            <w:szCs w:val="22"/>
          </w:rPr>
          <w:t>.m</w:t>
        </w:r>
        <w:r w:rsidR="00FA7685" w:rsidRPr="24E47F58">
          <w:rPr>
            <w:rFonts w:cstheme="minorBidi"/>
            <w:sz w:val="22"/>
            <w:szCs w:val="22"/>
          </w:rPr>
          <w:t>m</w:t>
        </w:r>
        <w:r w:rsidR="009E05A0" w:rsidRPr="24E47F58">
          <w:rPr>
            <w:rFonts w:cstheme="minorBidi"/>
            <w:sz w:val="22"/>
            <w:szCs w:val="22"/>
          </w:rPr>
          <w:t>.</w:t>
        </w:r>
        <w:r w:rsidR="00FA7685" w:rsidRPr="24E47F58">
          <w:rPr>
            <w:rFonts w:cstheme="minorBidi"/>
            <w:sz w:val="22"/>
            <w:szCs w:val="22"/>
          </w:rPr>
          <w:t>i</w:t>
        </w:r>
        <w:r w:rsidR="009E05A0" w:rsidRPr="24E47F58">
          <w:rPr>
            <w:rFonts w:cstheme="minorBidi"/>
            <w:sz w:val="22"/>
            <w:szCs w:val="22"/>
          </w:rPr>
          <w:t>i.</w:t>
        </w:r>
        <w:r w:rsidR="00FA7685" w:rsidRPr="24E47F58">
          <w:rPr>
            <w:rFonts w:cstheme="minorBidi"/>
            <w:sz w:val="22"/>
            <w:szCs w:val="22"/>
          </w:rPr>
          <w:t>, ovvero</w:t>
        </w:r>
        <w:r w:rsidRPr="24E47F58">
          <w:rPr>
            <w:rFonts w:cstheme="minorBidi"/>
            <w:sz w:val="22"/>
            <w:szCs w:val="22"/>
          </w:rPr>
          <w:t xml:space="preserve"> </w:t>
        </w:r>
      </w:ins>
      <w:ins w:id="10615" w:author=" -" w:date="2025-10-01T13:01:00Z">
        <w:r w:rsidRPr="24E47F58">
          <w:rPr>
            <w:rFonts w:cstheme="minorBidi"/>
            <w:sz w:val="22"/>
            <w:szCs w:val="22"/>
          </w:rPr>
          <w:t>r</w:t>
        </w:r>
        <w:r w:rsidRPr="003F658C">
          <w:rPr>
            <w:rFonts w:cstheme="minorBidi"/>
            <w:b/>
            <w:bCs/>
            <w:sz w:val="22"/>
            <w:szCs w:val="22"/>
            <w:rPrChange w:id="10616" w:author="Visone Rossana (GSE)" w:date="2025-10-06T16:54:00Z" w16du:dateUtc="2025-10-06T14:54:00Z">
              <w:rPr>
                <w:rFonts w:cstheme="minorBidi"/>
                <w:sz w:val="22"/>
                <w:szCs w:val="22"/>
              </w:rPr>
            </w:rPrChange>
          </w:rPr>
          <w:t xml:space="preserve">ealizzati </w:t>
        </w:r>
      </w:ins>
      <w:r w:rsidRPr="003F658C">
        <w:rPr>
          <w:rFonts w:cstheme="minorBidi"/>
          <w:b/>
          <w:bCs/>
          <w:sz w:val="22"/>
          <w:szCs w:val="22"/>
          <w:rPrChange w:id="10617" w:author="Visone Rossana (GSE)" w:date="2025-10-06T16:54:00Z" w16du:dateUtc="2025-10-06T14:54:00Z">
            <w:rPr/>
          </w:rPrChange>
        </w:rPr>
        <w:t>su edifici pubblici adibiti a uso scolastico e su edifici di strutture ospedaliere e di altre strutture sanitarie</w:t>
      </w:r>
      <w:ins w:id="10618" w:author="Pietropaolo Rosanna (GSE)" w:date="2025-10-02T07:41:00Z">
        <w:r w:rsidR="533D161C" w:rsidRPr="003F658C">
          <w:rPr>
            <w:rFonts w:cstheme="minorBidi"/>
            <w:b/>
            <w:bCs/>
            <w:sz w:val="22"/>
            <w:szCs w:val="22"/>
            <w:rPrChange w:id="10619" w:author="Visone Rossana (GSE)" w:date="2025-10-06T16:54:00Z" w16du:dateUtc="2025-10-06T14:54:00Z">
              <w:rPr>
                <w:rFonts w:cstheme="minorBidi"/>
                <w:sz w:val="22"/>
                <w:szCs w:val="22"/>
              </w:rPr>
            </w:rPrChange>
          </w:rPr>
          <w:t xml:space="preserve"> pubbliche</w:t>
        </w:r>
      </w:ins>
      <w:r w:rsidRPr="24E47F58">
        <w:rPr>
          <w:rFonts w:cstheme="minorBidi"/>
          <w:sz w:val="22"/>
          <w:szCs w:val="22"/>
          <w:rPrChange w:id="10620" w:author="Visone Rossana (GSE)" w:date="2025-09-10T10:50:00Z">
            <w:rPr/>
          </w:rPrChange>
        </w:rPr>
        <w:t>, incluse quelle residenziali, di assistenza, di cura o di ricovero</w:t>
      </w:r>
      <w:ins w:id="10621" w:author="Pietropaolo Rosanna (GSE)" w:date="2025-10-02T07:42:00Z">
        <w:r w:rsidR="1965E024" w:rsidRPr="24E47F58">
          <w:rPr>
            <w:rFonts w:cstheme="minorBidi"/>
            <w:sz w:val="22"/>
            <w:szCs w:val="22"/>
          </w:rPr>
          <w:t>,</w:t>
        </w:r>
      </w:ins>
      <w:r w:rsidRPr="24E47F58">
        <w:rPr>
          <w:rFonts w:cstheme="minorBidi"/>
          <w:sz w:val="22"/>
          <w:szCs w:val="22"/>
          <w:rPrChange w:id="10622" w:author="Visone Rossana (GSE)" w:date="2025-09-10T10:50:00Z">
            <w:rPr/>
          </w:rPrChange>
        </w:rPr>
        <w:t xml:space="preserve"> del </w:t>
      </w:r>
      <w:del w:id="10623" w:author=" -" w:date="2025-10-01T13:25:00Z">
        <w:r w:rsidRPr="24E47F58" w:rsidDel="00DF1C0B">
          <w:rPr>
            <w:rFonts w:cstheme="minorBidi"/>
            <w:sz w:val="22"/>
            <w:szCs w:val="22"/>
            <w:rPrChange w:id="10624" w:author="Visone Rossana (GSE)" w:date="2025-09-10T10:50:00Z">
              <w:rPr/>
            </w:rPrChange>
          </w:rPr>
          <w:delText xml:space="preserve">sistema </w:delText>
        </w:r>
      </w:del>
      <w:ins w:id="10625" w:author=" -" w:date="2025-10-01T13:25:00Z">
        <w:r w:rsidR="006F476D" w:rsidRPr="24E47F58">
          <w:rPr>
            <w:rFonts w:cstheme="minorBidi"/>
            <w:sz w:val="22"/>
            <w:szCs w:val="22"/>
          </w:rPr>
          <w:t>Servizio</w:t>
        </w:r>
        <w:r w:rsidR="006F476D" w:rsidRPr="24E47F58">
          <w:rPr>
            <w:rFonts w:cstheme="minorBidi"/>
            <w:sz w:val="22"/>
            <w:szCs w:val="22"/>
            <w:rPrChange w:id="10626" w:author="Visone Rossana (GSE)" w:date="2025-09-10T10:50:00Z">
              <w:rPr/>
            </w:rPrChange>
          </w:rPr>
          <w:t xml:space="preserve"> </w:t>
        </w:r>
      </w:ins>
      <w:r w:rsidRPr="24E47F58">
        <w:rPr>
          <w:rFonts w:cstheme="minorBidi"/>
          <w:sz w:val="22"/>
          <w:szCs w:val="22"/>
          <w:rPrChange w:id="10627" w:author="Visone Rossana (GSE)" w:date="2025-09-10T10:50:00Z">
            <w:rPr/>
          </w:rPrChange>
        </w:rPr>
        <w:t>sanitario nazionale</w:t>
      </w:r>
      <w:ins w:id="10628" w:author="Pietropaolo Rosanna (GSE)" w:date="2025-10-02T07:42:00Z">
        <w:del w:id="10629" w:author="Visone Rossana (GSE)" w:date="2025-10-06T16:54:00Z" w16du:dateUtc="2025-10-06T14:54:00Z">
          <w:r w:rsidR="71E44899" w:rsidRPr="24E47F58" w:rsidDel="003F658C">
            <w:rPr>
              <w:rFonts w:cstheme="minorBidi"/>
              <w:sz w:val="22"/>
              <w:szCs w:val="22"/>
            </w:rPr>
            <w:delText>.</w:delText>
          </w:r>
        </w:del>
      </w:ins>
      <w:ins w:id="10630" w:author="Visone Rossana (GSE)" w:date="2025-10-06T16:55:00Z" w16du:dateUtc="2025-10-06T14:55:00Z">
        <w:r w:rsidR="003F658C">
          <w:rPr>
            <w:rFonts w:cstheme="minorBidi"/>
            <w:sz w:val="22"/>
            <w:szCs w:val="22"/>
          </w:rPr>
          <w:t>.</w:t>
        </w:r>
      </w:ins>
      <w:ins w:id="10631" w:author="Visone Rossana (GSE)" w:date="2025-09-10T10:49:00Z">
        <w:del w:id="10632" w:author="Visone Rossana (GSE)" w:date="2025-10-06T16:55:00Z" w16du:dateUtc="2025-10-06T14:55:00Z">
          <w:r w:rsidR="00393871" w:rsidRPr="24E47F58" w:rsidDel="003F658C">
            <w:rPr>
              <w:rFonts w:cstheme="minorBidi"/>
              <w:sz w:val="22"/>
              <w:szCs w:val="22"/>
            </w:rPr>
            <w:delText xml:space="preserve">, </w:delText>
          </w:r>
        </w:del>
      </w:ins>
      <w:ins w:id="10633" w:author="Visone Rossana (GSE)" w:date="2025-09-10T10:50:00Z">
        <w:del w:id="10634" w:author=" -" w:date="2025-10-01T13:26:00Z">
          <w:r w:rsidRPr="24E47F58" w:rsidDel="00393871">
            <w:rPr>
              <w:rFonts w:cstheme="minorBidi"/>
              <w:sz w:val="22"/>
              <w:szCs w:val="22"/>
            </w:rPr>
            <w:delText xml:space="preserve">previsti all’articolo 48-ter del decreto-legge 14 agosto 2020, n. 104, convertito con modificazioni dalla Legge 13 ottobre 2020, n. 126 e s.m.i. </w:delText>
          </w:r>
        </w:del>
        <w:del w:id="10635" w:author="Pietropaolo Rosanna (GSE)" w:date="2025-10-02T07:42:00Z">
          <w:r w:rsidRPr="24E47F58" w:rsidDel="00393871">
            <w:rPr>
              <w:rFonts w:cstheme="minorBidi"/>
              <w:sz w:val="22"/>
              <w:szCs w:val="22"/>
            </w:rPr>
            <w:delText xml:space="preserve">(di seguito </w:delText>
          </w:r>
          <w:r w:rsidRPr="24E47F58" w:rsidDel="00393871">
            <w:rPr>
              <w:rFonts w:cstheme="minorBidi"/>
              <w:i/>
              <w:iCs/>
              <w:sz w:val="22"/>
              <w:szCs w:val="22"/>
              <w:rPrChange w:id="10636" w:author="Visone Rossana (GSE)" w:date="2025-09-25T11:47:00Z">
                <w:rPr>
                  <w:rFonts w:cstheme="minorBidi"/>
                  <w:sz w:val="22"/>
                  <w:szCs w:val="22"/>
                </w:rPr>
              </w:rPrChange>
            </w:rPr>
            <w:delText>emendamento 48 ter</w:delText>
          </w:r>
          <w:r w:rsidRPr="24E47F58" w:rsidDel="00393871">
            <w:rPr>
              <w:rFonts w:cstheme="minorBidi"/>
              <w:sz w:val="22"/>
              <w:szCs w:val="22"/>
            </w:rPr>
            <w:delText>)</w:delText>
          </w:r>
        </w:del>
      </w:ins>
      <w:ins w:id="10637" w:author="Visone Rossana (GSE)" w:date="2025-09-05T10:42:00Z">
        <w:del w:id="10638" w:author="Pietropaolo Rosanna (GSE)" w:date="2025-10-02T07:42:00Z">
          <w:r w:rsidRPr="24E47F58" w:rsidDel="001666C9">
            <w:rPr>
              <w:rFonts w:cstheme="minorBidi"/>
              <w:sz w:val="22"/>
              <w:szCs w:val="22"/>
              <w:rPrChange w:id="10639" w:author="Visone Rossana (GSE)" w:date="2025-09-10T10:50:00Z">
                <w:rPr/>
              </w:rPrChange>
            </w:rPr>
            <w:delText>.</w:delText>
          </w:r>
        </w:del>
      </w:ins>
      <w:del w:id="10640" w:author="Pietropaolo Rosanna (GSE)" w:date="2025-10-02T07:42:00Z">
        <w:r w:rsidRPr="24E47F58" w:rsidDel="00DF1C0B">
          <w:rPr>
            <w:rFonts w:cstheme="minorBidi"/>
            <w:sz w:val="22"/>
            <w:szCs w:val="22"/>
            <w:rPrChange w:id="10641" w:author="Visone Rossana (GSE)" w:date="2025-09-10T10:50:00Z">
              <w:rPr/>
            </w:rPrChange>
          </w:rPr>
          <w:delText xml:space="preserve">, </w:delText>
        </w:r>
      </w:del>
      <w:del w:id="10642" w:author="Visone Rossana (GSE)" w:date="2025-09-05T10:41:00Z">
        <w:r w:rsidRPr="24E47F58" w:rsidDel="00DF1C0B">
          <w:rPr>
            <w:rFonts w:cstheme="minorBidi"/>
            <w:sz w:val="22"/>
            <w:szCs w:val="22"/>
            <w:rPrChange w:id="10643" w:author="Visone Rossana (GSE)" w:date="2025-09-10T10:50:00Z">
              <w:rPr/>
            </w:rPrChange>
          </w:rPr>
          <w:delText xml:space="preserve">l’incentivo spettante è determinato nella misura del </w:delText>
        </w:r>
        <w:r w:rsidRPr="24E47F58" w:rsidDel="002F1707">
          <w:rPr>
            <w:rFonts w:cstheme="minorBidi"/>
            <w:sz w:val="22"/>
            <w:szCs w:val="22"/>
            <w:rPrChange w:id="10644" w:author="Visone Rossana (GSE)" w:date="2025-09-10T10:50:00Z">
              <w:rPr/>
            </w:rPrChange>
          </w:rPr>
          <w:delText xml:space="preserve">100% </w:delText>
        </w:r>
        <w:r w:rsidRPr="24E47F58" w:rsidDel="00DF1C0B">
          <w:rPr>
            <w:rFonts w:cstheme="minorBidi"/>
            <w:sz w:val="22"/>
            <w:szCs w:val="22"/>
            <w:rPrChange w:id="10645" w:author="Visone Rossana (GSE)" w:date="2025-09-10T10:50:00Z">
              <w:rPr/>
            </w:rPrChange>
          </w:rPr>
          <w:delText>delle spese ammissibili</w:delText>
        </w:r>
        <w:r w:rsidRPr="24E47F58" w:rsidDel="00036A87">
          <w:rPr>
            <w:rFonts w:cstheme="minorBidi"/>
            <w:sz w:val="22"/>
            <w:szCs w:val="22"/>
            <w:rPrChange w:id="10646" w:author="Visone Rossana (GSE)" w:date="2025-09-10T10:50:00Z">
              <w:rPr/>
            </w:rPrChange>
          </w:rPr>
          <w:delText xml:space="preserve">, fatti i salvi gli specifici massimali e la producibilità degli </w:delText>
        </w:r>
      </w:del>
      <w:del w:id="10647" w:author=" -" w:date="2025-10-01T13:26:00Z">
        <w:r w:rsidRPr="24E47F58" w:rsidDel="00036A87">
          <w:rPr>
            <w:rFonts w:cstheme="minorBidi"/>
            <w:sz w:val="22"/>
            <w:szCs w:val="22"/>
            <w:rPrChange w:id="10648" w:author="Visone Rossana (GSE)" w:date="2025-09-10T10:50:00Z">
              <w:rPr/>
            </w:rPrChange>
          </w:rPr>
          <w:delText xml:space="preserve">impianti. </w:delText>
        </w:r>
      </w:del>
    </w:p>
    <w:p w14:paraId="039CF85C" w14:textId="77777777" w:rsidR="00AF1FBF" w:rsidRDefault="00AF1FBF">
      <w:pPr>
        <w:spacing w:after="60" w:line="276" w:lineRule="auto"/>
        <w:jc w:val="both"/>
        <w:rPr>
          <w:ins w:id="10649" w:author=" -" w:date="2025-10-01T13:26:00Z" w16du:dateUtc="2025-10-01T11:26:00Z"/>
          <w:rFonts w:eastAsiaTheme="minorHAnsi" w:cstheme="minorHAnsi"/>
          <w:sz w:val="22"/>
          <w:szCs w:val="22"/>
        </w:rPr>
      </w:pPr>
    </w:p>
    <w:p w14:paraId="3C21EB4F" w14:textId="4B70A70D" w:rsidR="002E5C7D" w:rsidRPr="002E5C7D" w:rsidRDefault="002E5C7D">
      <w:pPr>
        <w:spacing w:after="60" w:line="276" w:lineRule="auto"/>
        <w:jc w:val="both"/>
        <w:rPr>
          <w:ins w:id="10650" w:author="Sala Riunioni 628" w:date="2025-09-24T17:29:00Z" w16du:dateUtc="2025-09-24T15:29:00Z"/>
          <w:rFonts w:cstheme="minorBidi"/>
          <w:sz w:val="22"/>
          <w:szCs w:val="22"/>
          <w:rPrChange w:id="10651" w:author="Sala Riunioni 628" w:date="2025-09-24T17:29:00Z" w16du:dateUtc="2025-09-24T15:29:00Z">
            <w:rPr>
              <w:ins w:id="10652" w:author="Sala Riunioni 628" w:date="2025-09-24T17:29:00Z" w16du:dateUtc="2025-09-24T15:29:00Z"/>
              <w:rFonts w:eastAsiaTheme="minorHAnsi"/>
            </w:rPr>
          </w:rPrChange>
        </w:rPr>
        <w:pPrChange w:id="10653" w:author="Sala Riunioni 628" w:date="2025-09-24T17:30:00Z" w16du:dateUtc="2025-09-24T15:30:00Z">
          <w:pPr>
            <w:pStyle w:val="Paragrafoelenco"/>
            <w:numPr>
              <w:numId w:val="96"/>
            </w:numPr>
            <w:spacing w:after="60" w:line="276" w:lineRule="auto"/>
            <w:ind w:hanging="360"/>
            <w:jc w:val="both"/>
          </w:pPr>
        </w:pPrChange>
      </w:pPr>
      <w:ins w:id="10654" w:author="Sala Riunioni 628" w:date="2025-09-24T17:30:00Z" w16du:dateUtc="2025-09-24T15:30:00Z">
        <w:r w:rsidRPr="5A5AE03C">
          <w:rPr>
            <w:rFonts w:cstheme="minorBidi"/>
            <w:sz w:val="22"/>
            <w:szCs w:val="22"/>
          </w:rPr>
          <w:t>È</w:t>
        </w:r>
      </w:ins>
      <w:ins w:id="10655" w:author="Sala Riunioni 628" w:date="2025-09-24T17:29:00Z" w16du:dateUtc="2025-09-24T15:29:00Z">
        <w:r w:rsidRPr="5A5AE03C">
          <w:rPr>
            <w:rFonts w:cstheme="minorBidi"/>
            <w:sz w:val="22"/>
            <w:szCs w:val="22"/>
            <w:rPrChange w:id="10656" w:author="Sala Riunioni 628" w:date="2025-09-24T17:29:00Z" w16du:dateUtc="2025-09-24T15:29:00Z">
              <w:rPr>
                <w:rFonts w:eastAsiaTheme="minorHAnsi"/>
              </w:rPr>
            </w:rPrChange>
          </w:rPr>
          <w:t xml:space="preserve"> prevista una maggiorazione del 10% dell’incentivo spettante nel caso degli interventi di cui agli art. 5, comma 1, lett. a)-f</w:t>
        </w:r>
      </w:ins>
      <w:ins w:id="10657" w:author="Sala Riunioni 628" w:date="2025-09-24T17:29:00Z">
        <w:r w:rsidRPr="5A5AE03C">
          <w:rPr>
            <w:rFonts w:cstheme="minorBidi"/>
            <w:sz w:val="22"/>
            <w:szCs w:val="22"/>
            <w:rPrChange w:id="10658" w:author="Sala Riunioni 628" w:date="2025-09-24T17:29:00Z">
              <w:rPr/>
            </w:rPrChange>
          </w:rPr>
          <w:t>)</w:t>
        </w:r>
      </w:ins>
      <w:ins w:id="10659" w:author="Santagata Fabiana (GSE)" w:date="2025-10-14T15:04:00Z">
        <w:r w:rsidR="0223A58C" w:rsidRPr="5A5AE03C">
          <w:rPr>
            <w:rFonts w:cstheme="minorBidi"/>
            <w:sz w:val="22"/>
            <w:szCs w:val="22"/>
          </w:rPr>
          <w:t>,</w:t>
        </w:r>
      </w:ins>
      <w:ins w:id="10660" w:author="Sala Riunioni 628" w:date="2025-09-24T17:29:00Z" w16du:dateUtc="2025-09-24T15:29:00Z">
        <w:r w:rsidRPr="5A5AE03C">
          <w:rPr>
            <w:rFonts w:cstheme="minorBidi"/>
            <w:sz w:val="22"/>
            <w:szCs w:val="22"/>
            <w:rPrChange w:id="10661" w:author="Sala Riunioni 628" w:date="2025-09-24T17:29:00Z" w16du:dateUtc="2025-09-24T15:29:00Z">
              <w:rPr>
                <w:rFonts w:eastAsiaTheme="minorHAnsi"/>
              </w:rPr>
            </w:rPrChange>
          </w:rPr>
          <w:t xml:space="preserve"> del Decreto</w:t>
        </w:r>
      </w:ins>
      <w:ins w:id="10662" w:author="Sala Riunioni 628" w:date="2025-09-24T17:31:00Z" w16du:dateUtc="2025-09-24T15:31:00Z">
        <w:r w:rsidRPr="5A5AE03C">
          <w:rPr>
            <w:rFonts w:cstheme="minorBidi"/>
            <w:sz w:val="22"/>
            <w:szCs w:val="22"/>
          </w:rPr>
          <w:t xml:space="preserve"> </w:t>
        </w:r>
      </w:ins>
      <w:ins w:id="10663" w:author="Sala Riunioni 628" w:date="2025-09-24T17:29:00Z" w16du:dateUtc="2025-09-24T15:29:00Z">
        <w:r w:rsidRPr="5A5AE03C">
          <w:rPr>
            <w:rFonts w:cstheme="minorBidi"/>
            <w:sz w:val="22"/>
            <w:szCs w:val="22"/>
            <w:rPrChange w:id="10664" w:author="Sala Riunioni 628" w:date="2025-09-24T17:29:00Z" w16du:dateUtc="2025-09-24T15:29:00Z">
              <w:rPr>
                <w:rFonts w:eastAsiaTheme="minorHAnsi"/>
              </w:rPr>
            </w:rPrChange>
          </w:rPr>
          <w:t xml:space="preserve">realizzati con componenti prodotti nell’Unione Europea, nonché specifiche </w:t>
        </w:r>
        <w:r w:rsidRPr="5A5AE03C">
          <w:rPr>
            <w:rFonts w:cstheme="minorBidi"/>
            <w:sz w:val="22"/>
            <w:szCs w:val="22"/>
            <w:rPrChange w:id="10665" w:author="Sala Riunioni 628" w:date="2025-09-24T17:29:00Z" w16du:dateUtc="2025-09-24T15:29:00Z">
              <w:rPr>
                <w:rFonts w:eastAsiaTheme="minorHAnsi"/>
              </w:rPr>
            </w:rPrChange>
          </w:rPr>
          <w:lastRenderedPageBreak/>
          <w:t>maggiorazioni per l’intervento di cui all’art. 5, comma 1, lett. h) secondo le modalità di cui all’Allegato II del Decreto</w:t>
        </w:r>
      </w:ins>
      <w:ins w:id="10666" w:author="Sala Riunioni 628" w:date="2025-09-24T17:30:00Z" w16du:dateUtc="2025-09-24T15:30:00Z">
        <w:r w:rsidRPr="5A5AE03C">
          <w:rPr>
            <w:rFonts w:cstheme="minorBidi"/>
            <w:sz w:val="22"/>
            <w:szCs w:val="22"/>
          </w:rPr>
          <w:t xml:space="preserve">, </w:t>
        </w:r>
        <w:r w:rsidRPr="009B384C">
          <w:rPr>
            <w:rFonts w:cstheme="minorBidi"/>
            <w:b/>
            <w:sz w:val="22"/>
            <w:szCs w:val="22"/>
            <w:rPrChange w:id="10667" w:author="Visone Rossana (GSE)" w:date="2025-10-23T12:57:00Z" w16du:dateUtc="2025-10-23T10:57:00Z">
              <w:rPr>
                <w:rFonts w:cstheme="minorBidi"/>
                <w:sz w:val="22"/>
                <w:szCs w:val="22"/>
              </w:rPr>
            </w:rPrChange>
          </w:rPr>
          <w:t xml:space="preserve">fermo restando </w:t>
        </w:r>
      </w:ins>
      <w:ins w:id="10668" w:author="Sala Riunioni 628" w:date="2025-09-24T17:31:00Z" w16du:dateUtc="2025-09-24T15:31:00Z">
        <w:r w:rsidRPr="009B384C">
          <w:rPr>
            <w:rFonts w:cstheme="minorBidi"/>
            <w:b/>
            <w:sz w:val="22"/>
            <w:szCs w:val="22"/>
            <w:rPrChange w:id="10669" w:author="Visone Rossana (GSE)" w:date="2025-10-23T12:57:00Z" w16du:dateUtc="2025-10-23T10:57:00Z">
              <w:rPr>
                <w:rFonts w:cstheme="minorBidi"/>
                <w:sz w:val="22"/>
                <w:szCs w:val="22"/>
              </w:rPr>
            </w:rPrChange>
          </w:rPr>
          <w:t>le percentu</w:t>
        </w:r>
      </w:ins>
      <w:ins w:id="10670" w:author="Sala Riunioni 628" w:date="2025-09-24T17:32:00Z" w16du:dateUtc="2025-09-24T15:32:00Z">
        <w:r w:rsidRPr="009B384C">
          <w:rPr>
            <w:rFonts w:cstheme="minorBidi"/>
            <w:b/>
            <w:sz w:val="22"/>
            <w:szCs w:val="22"/>
            <w:rPrChange w:id="10671" w:author="Visone Rossana (GSE)" w:date="2025-10-23T12:57:00Z" w16du:dateUtc="2025-10-23T10:57:00Z">
              <w:rPr>
                <w:rFonts w:cstheme="minorBidi"/>
                <w:sz w:val="22"/>
                <w:szCs w:val="22"/>
              </w:rPr>
            </w:rPrChange>
          </w:rPr>
          <w:t xml:space="preserve">ali massime di incentivazione </w:t>
        </w:r>
      </w:ins>
      <w:ins w:id="10672" w:author="Sala Riunioni 628" w:date="2025-09-24T17:30:00Z" w16du:dateUtc="2025-09-24T15:30:00Z">
        <w:r w:rsidRPr="009B384C">
          <w:rPr>
            <w:rFonts w:cstheme="minorBidi"/>
            <w:b/>
            <w:sz w:val="22"/>
            <w:szCs w:val="22"/>
            <w:rPrChange w:id="10673" w:author="Visone Rossana (GSE)" w:date="2025-10-23T12:57:00Z" w16du:dateUtc="2025-10-23T10:57:00Z">
              <w:rPr>
                <w:rFonts w:cstheme="minorBidi"/>
                <w:sz w:val="22"/>
                <w:szCs w:val="22"/>
              </w:rPr>
            </w:rPrChange>
          </w:rPr>
          <w:t>del 65 % o del 100% sopra richiamat</w:t>
        </w:r>
      </w:ins>
      <w:ins w:id="10674" w:author="Sala Riunioni 628" w:date="2025-09-24T17:32:00Z" w16du:dateUtc="2025-09-24T15:32:00Z">
        <w:r w:rsidRPr="009B384C">
          <w:rPr>
            <w:rFonts w:cstheme="minorBidi"/>
            <w:b/>
            <w:sz w:val="22"/>
            <w:szCs w:val="22"/>
            <w:rPrChange w:id="10675" w:author="Visone Rossana (GSE)" w:date="2025-10-23T12:57:00Z" w16du:dateUtc="2025-10-23T10:57:00Z">
              <w:rPr>
                <w:rFonts w:cstheme="minorBidi"/>
                <w:sz w:val="22"/>
                <w:szCs w:val="22"/>
              </w:rPr>
            </w:rPrChange>
          </w:rPr>
          <w:t>e</w:t>
        </w:r>
      </w:ins>
      <w:ins w:id="10676" w:author="Sala Riunioni 628" w:date="2025-09-24T17:29:00Z" w16du:dateUtc="2025-09-24T15:29:00Z">
        <w:r w:rsidRPr="5A5AE03C">
          <w:rPr>
            <w:rFonts w:cstheme="minorBidi"/>
            <w:sz w:val="22"/>
            <w:szCs w:val="22"/>
            <w:rPrChange w:id="10677" w:author="Sala Riunioni 628" w:date="2025-09-24T17:29:00Z" w16du:dateUtc="2025-09-24T15:29:00Z">
              <w:rPr>
                <w:rFonts w:eastAsiaTheme="minorHAnsi"/>
              </w:rPr>
            </w:rPrChange>
          </w:rPr>
          <w:t xml:space="preserve">. </w:t>
        </w:r>
      </w:ins>
    </w:p>
    <w:p w14:paraId="5E554286" w14:textId="142A7B14" w:rsidR="0090624E" w:rsidRPr="0090624E" w:rsidRDefault="0090624E">
      <w:pPr>
        <w:spacing w:after="60" w:line="276" w:lineRule="auto"/>
        <w:jc w:val="both"/>
        <w:rPr>
          <w:ins w:id="10678" w:author="Sala Riunioni 628" w:date="2025-09-24T17:17:00Z" w16du:dateUtc="2025-09-24T15:17:00Z"/>
          <w:rFonts w:eastAsiaTheme="minorHAnsi" w:cstheme="minorHAnsi"/>
          <w:sz w:val="22"/>
          <w:szCs w:val="22"/>
          <w:rPrChange w:id="10679" w:author="Sala Riunioni 628" w:date="2025-09-24T17:17:00Z" w16du:dateUtc="2025-09-24T15:17:00Z">
            <w:rPr>
              <w:ins w:id="10680" w:author="Sala Riunioni 628" w:date="2025-09-24T17:17:00Z" w16du:dateUtc="2025-09-24T15:17:00Z"/>
              <w:rFonts w:eastAsiaTheme="minorHAnsi"/>
            </w:rPr>
          </w:rPrChange>
        </w:rPr>
        <w:pPrChange w:id="10681" w:author="Sala Riunioni 628" w:date="2025-09-24T17:17:00Z" w16du:dateUtc="2025-09-24T15:17:00Z">
          <w:pPr>
            <w:pStyle w:val="Paragrafoelenco"/>
            <w:numPr>
              <w:numId w:val="96"/>
            </w:numPr>
            <w:spacing w:after="60" w:line="276" w:lineRule="auto"/>
            <w:ind w:hanging="360"/>
            <w:jc w:val="both"/>
          </w:pPr>
        </w:pPrChange>
      </w:pPr>
      <w:ins w:id="10682" w:author="Sala Riunioni 628" w:date="2025-09-24T17:17:00Z" w16du:dateUtc="2025-09-24T15:17:00Z">
        <w:r w:rsidRPr="0090624E">
          <w:rPr>
            <w:rFonts w:eastAsiaTheme="minorHAnsi" w:cstheme="minorHAnsi"/>
            <w:sz w:val="22"/>
            <w:szCs w:val="22"/>
            <w:rPrChange w:id="10683" w:author="Sala Riunioni 628" w:date="2025-09-24T17:17:00Z" w16du:dateUtc="2025-09-24T15:17:00Z">
              <w:rPr>
                <w:rFonts w:eastAsiaTheme="minorHAnsi"/>
              </w:rPr>
            </w:rPrChange>
          </w:rPr>
          <w:t xml:space="preserve">Per la quantificazione degli incentivi, per singolo intervento e relative maggiorazioni, si rimanda agli algoritmi specifici di cui all’Allegato II del Decreto e ai </w:t>
        </w:r>
      </w:ins>
      <w:ins w:id="10684" w:author="Sala Riunioni 628" w:date="2025-09-24T17:25:00Z" w16du:dateUtc="2025-09-24T15:25:00Z">
        <w:r>
          <w:rPr>
            <w:rFonts w:eastAsiaTheme="minorHAnsi" w:cstheme="minorHAnsi"/>
            <w:sz w:val="22"/>
            <w:szCs w:val="22"/>
          </w:rPr>
          <w:t>p</w:t>
        </w:r>
      </w:ins>
      <w:ins w:id="10685" w:author="Sala Riunioni 628" w:date="2025-09-24T17:17:00Z" w16du:dateUtc="2025-09-24T15:17:00Z">
        <w:r w:rsidRPr="0090624E">
          <w:rPr>
            <w:rFonts w:eastAsiaTheme="minorHAnsi" w:cstheme="minorHAnsi"/>
            <w:sz w:val="22"/>
            <w:szCs w:val="22"/>
            <w:rPrChange w:id="10686" w:author="Sala Riunioni 628" w:date="2025-09-24T17:17:00Z" w16du:dateUtc="2025-09-24T15:17:00Z">
              <w:rPr>
                <w:rFonts w:eastAsiaTheme="minorHAnsi"/>
              </w:rPr>
            </w:rPrChange>
          </w:rPr>
          <w:t>aragrafi dedicati agli interventi delle presenti Regole</w:t>
        </w:r>
      </w:ins>
      <w:ins w:id="10687" w:author="Sala Riunioni 628" w:date="2025-09-24T17:24:00Z" w16du:dateUtc="2025-09-24T15:24:00Z">
        <w:r>
          <w:rPr>
            <w:rFonts w:eastAsiaTheme="minorHAnsi" w:cstheme="minorHAnsi"/>
            <w:sz w:val="22"/>
            <w:szCs w:val="22"/>
          </w:rPr>
          <w:t xml:space="preserve"> App</w:t>
        </w:r>
      </w:ins>
      <w:ins w:id="10688" w:author="Sala Riunioni 628" w:date="2025-09-24T17:25:00Z" w16du:dateUtc="2025-09-24T15:25:00Z">
        <w:r>
          <w:rPr>
            <w:rFonts w:eastAsiaTheme="minorHAnsi" w:cstheme="minorHAnsi"/>
            <w:sz w:val="22"/>
            <w:szCs w:val="22"/>
          </w:rPr>
          <w:t>licative</w:t>
        </w:r>
      </w:ins>
      <w:ins w:id="10689" w:author="Sala Riunioni 628" w:date="2025-09-24T17:17:00Z" w16du:dateUtc="2025-09-24T15:17:00Z">
        <w:r w:rsidRPr="0090624E">
          <w:rPr>
            <w:rFonts w:eastAsiaTheme="minorHAnsi" w:cstheme="minorHAnsi"/>
            <w:sz w:val="22"/>
            <w:szCs w:val="22"/>
            <w:rPrChange w:id="10690" w:author="Sala Riunioni 628" w:date="2025-09-24T17:17:00Z" w16du:dateUtc="2025-09-24T15:17:00Z">
              <w:rPr>
                <w:rFonts w:eastAsiaTheme="minorHAnsi"/>
              </w:rPr>
            </w:rPrChange>
          </w:rPr>
          <w:t xml:space="preserve">. </w:t>
        </w:r>
      </w:ins>
    </w:p>
    <w:p w14:paraId="13DA5790" w14:textId="11BCF8D8" w:rsidR="00036A87" w:rsidDel="0090624E" w:rsidRDefault="003E5474" w:rsidP="00613B58">
      <w:pPr>
        <w:spacing w:after="60" w:line="276" w:lineRule="auto"/>
        <w:jc w:val="both"/>
        <w:rPr>
          <w:del w:id="10691" w:author="Sala Riunioni 628" w:date="2025-09-24T17:16:00Z" w16du:dateUtc="2025-09-24T15:16:00Z"/>
          <w:rFonts w:eastAsiaTheme="minorHAnsi" w:cstheme="minorHAnsi"/>
          <w:sz w:val="22"/>
          <w:szCs w:val="22"/>
        </w:rPr>
      </w:pPr>
      <w:ins w:id="10692" w:author="Visone Rossana (GSE)" w:date="2025-09-10T10:28:00Z" w16du:dateUtc="2025-09-10T08:28:00Z">
        <w:del w:id="10693" w:author="Sala Riunioni 628" w:date="2025-09-24T17:16:00Z" w16du:dateUtc="2025-09-24T15:16:00Z">
          <w:r w:rsidRPr="00CB6BC4" w:rsidDel="00850C52">
            <w:rPr>
              <w:rFonts w:eastAsiaTheme="minorHAnsi" w:cstheme="minorHAnsi"/>
              <w:sz w:val="22"/>
              <w:szCs w:val="22"/>
              <w:rPrChange w:id="10694" w:author="Visone Rossana (GSE)" w:date="2025-09-10T10:45:00Z" w16du:dateUtc="2025-09-10T08:45:00Z">
                <w:rPr>
                  <w:rFonts w:eastAsiaTheme="minorHAnsi" w:cstheme="minorHAnsi"/>
                  <w:sz w:val="22"/>
                  <w:szCs w:val="22"/>
                  <w:highlight w:val="cyan"/>
                </w:rPr>
              </w:rPrChange>
            </w:rPr>
            <w:delText xml:space="preserve">Fermo restando il limite del 65 % richiamato, </w:delText>
          </w:r>
        </w:del>
        <w:del w:id="10695" w:author="Sala Riunioni 628" w:date="2025-09-24T17:15:00Z" w16du:dateUtc="2025-09-24T15:15:00Z">
          <w:r w:rsidRPr="00CB6BC4" w:rsidDel="00850C52">
            <w:rPr>
              <w:rFonts w:eastAsiaTheme="minorHAnsi" w:cstheme="minorHAnsi"/>
              <w:sz w:val="22"/>
              <w:szCs w:val="22"/>
              <w:rPrChange w:id="10696" w:author="Visone Rossana (GSE)" w:date="2025-09-10T10:45:00Z" w16du:dateUtc="2025-09-10T08:45:00Z">
                <w:rPr>
                  <w:rFonts w:eastAsiaTheme="minorHAnsi" w:cstheme="minorHAnsi"/>
                  <w:sz w:val="22"/>
                  <w:szCs w:val="22"/>
                  <w:highlight w:val="cyan"/>
                </w:rPr>
              </w:rPrChange>
            </w:rPr>
            <w:delText xml:space="preserve">sono inoltre previste specifiche </w:delText>
          </w:r>
        </w:del>
        <w:del w:id="10697" w:author="Sala Riunioni 628" w:date="2025-09-24T17:16:00Z" w16du:dateUtc="2025-09-24T15:16:00Z">
          <w:r w:rsidRPr="00CB6BC4" w:rsidDel="00850C52">
            <w:rPr>
              <w:rFonts w:eastAsiaTheme="minorHAnsi" w:cstheme="minorHAnsi"/>
              <w:sz w:val="22"/>
              <w:szCs w:val="22"/>
              <w:rPrChange w:id="10698" w:author="Visone Rossana (GSE)" w:date="2025-09-10T10:45:00Z" w16du:dateUtc="2025-09-10T08:45:00Z">
                <w:rPr>
                  <w:rFonts w:eastAsiaTheme="minorHAnsi" w:cstheme="minorHAnsi"/>
                  <w:sz w:val="22"/>
                  <w:szCs w:val="22"/>
                  <w:highlight w:val="cyan"/>
                </w:rPr>
              </w:rPrChange>
            </w:rPr>
            <w:delText>maggiorazion</w:delText>
          </w:r>
        </w:del>
        <w:del w:id="10699" w:author="Sala Riunioni 628" w:date="2025-09-24T17:15:00Z" w16du:dateUtc="2025-09-24T15:15:00Z">
          <w:r w:rsidRPr="00CB6BC4" w:rsidDel="00850C52">
            <w:rPr>
              <w:rFonts w:eastAsiaTheme="minorHAnsi" w:cstheme="minorHAnsi"/>
              <w:sz w:val="22"/>
              <w:szCs w:val="22"/>
              <w:rPrChange w:id="10700" w:author="Visone Rossana (GSE)" w:date="2025-09-10T10:45:00Z" w16du:dateUtc="2025-09-10T08:45:00Z">
                <w:rPr>
                  <w:rFonts w:eastAsiaTheme="minorHAnsi" w:cstheme="minorHAnsi"/>
                  <w:sz w:val="22"/>
                  <w:szCs w:val="22"/>
                  <w:highlight w:val="cyan"/>
                </w:rPr>
              </w:rPrChange>
            </w:rPr>
            <w:delText>i</w:delText>
          </w:r>
        </w:del>
        <w:del w:id="10701" w:author="Sala Riunioni 628" w:date="2025-09-24T17:16:00Z" w16du:dateUtc="2025-09-24T15:16:00Z">
          <w:r w:rsidRPr="00CB6BC4" w:rsidDel="00850C52">
            <w:rPr>
              <w:rFonts w:eastAsiaTheme="minorHAnsi" w:cstheme="minorHAnsi"/>
              <w:sz w:val="22"/>
              <w:szCs w:val="22"/>
              <w:rPrChange w:id="10702" w:author="Visone Rossana (GSE)" w:date="2025-09-10T10:45:00Z" w16du:dateUtc="2025-09-10T08:45:00Z">
                <w:rPr>
                  <w:rFonts w:eastAsiaTheme="minorHAnsi" w:cstheme="minorHAnsi"/>
                  <w:sz w:val="22"/>
                  <w:szCs w:val="22"/>
                  <w:highlight w:val="cyan"/>
                </w:rPr>
              </w:rPrChange>
            </w:rPr>
            <w:delText xml:space="preserve"> de</w:delText>
          </w:r>
        </w:del>
        <w:del w:id="10703" w:author="Sala Riunioni 628" w:date="2025-09-24T17:15:00Z" w16du:dateUtc="2025-09-24T15:15:00Z">
          <w:r w:rsidRPr="00CB6BC4" w:rsidDel="00850C52">
            <w:rPr>
              <w:rFonts w:eastAsiaTheme="minorHAnsi" w:cstheme="minorHAnsi"/>
              <w:sz w:val="22"/>
              <w:szCs w:val="22"/>
              <w:rPrChange w:id="10704" w:author="Visone Rossana (GSE)" w:date="2025-09-10T10:45:00Z" w16du:dateUtc="2025-09-10T08:45:00Z">
                <w:rPr>
                  <w:rFonts w:eastAsiaTheme="minorHAnsi" w:cstheme="minorHAnsi"/>
                  <w:sz w:val="22"/>
                  <w:szCs w:val="22"/>
                  <w:highlight w:val="cyan"/>
                </w:rPr>
              </w:rPrChange>
            </w:rPr>
            <w:delText>l</w:delText>
          </w:r>
        </w:del>
        <w:del w:id="10705" w:author="Sala Riunioni 628" w:date="2025-09-24T17:16:00Z" w16du:dateUtc="2025-09-24T15:16:00Z">
          <w:r w:rsidRPr="00CB6BC4" w:rsidDel="00850C52">
            <w:rPr>
              <w:rFonts w:eastAsiaTheme="minorHAnsi" w:cstheme="minorHAnsi"/>
              <w:sz w:val="22"/>
              <w:szCs w:val="22"/>
              <w:rPrChange w:id="10706" w:author="Visone Rossana (GSE)" w:date="2025-09-10T10:45:00Z" w16du:dateUtc="2025-09-10T08:45:00Z">
                <w:rPr>
                  <w:rFonts w:eastAsiaTheme="minorHAnsi" w:cstheme="minorHAnsi"/>
                  <w:sz w:val="22"/>
                  <w:szCs w:val="22"/>
                  <w:highlight w:val="cyan"/>
                </w:rPr>
              </w:rPrChange>
            </w:rPr>
            <w:delText>l</w:delText>
          </w:r>
        </w:del>
        <w:del w:id="10707" w:author="Sala Riunioni 628" w:date="2025-09-24T17:14:00Z" w16du:dateUtc="2025-09-24T15:14:00Z">
          <w:r w:rsidRPr="00CB6BC4" w:rsidDel="00850C52">
            <w:rPr>
              <w:rFonts w:eastAsiaTheme="minorHAnsi" w:cstheme="minorHAnsi"/>
              <w:sz w:val="22"/>
              <w:szCs w:val="22"/>
              <w:rPrChange w:id="10708" w:author="Visone Rossana (GSE)" w:date="2025-09-10T10:45:00Z" w16du:dateUtc="2025-09-10T08:45:00Z">
                <w:rPr>
                  <w:rFonts w:eastAsiaTheme="minorHAnsi" w:cstheme="minorHAnsi"/>
                  <w:sz w:val="22"/>
                  <w:szCs w:val="22"/>
                  <w:highlight w:val="cyan"/>
                </w:rPr>
              </w:rPrChange>
            </w:rPr>
            <w:delText>’</w:delText>
          </w:r>
        </w:del>
        <w:del w:id="10709" w:author="Sala Riunioni 628" w:date="2025-09-24T17:16:00Z" w16du:dateUtc="2025-09-24T15:16:00Z">
          <w:r w:rsidRPr="00CB6BC4" w:rsidDel="00850C52">
            <w:rPr>
              <w:rFonts w:eastAsiaTheme="minorHAnsi" w:cstheme="minorHAnsi"/>
              <w:sz w:val="22"/>
              <w:szCs w:val="22"/>
              <w:rPrChange w:id="10710" w:author="Visone Rossana (GSE)" w:date="2025-09-10T10:45:00Z" w16du:dateUtc="2025-09-10T08:45:00Z">
                <w:rPr>
                  <w:rFonts w:eastAsiaTheme="minorHAnsi" w:cstheme="minorHAnsi"/>
                  <w:sz w:val="22"/>
                  <w:szCs w:val="22"/>
                  <w:highlight w:val="cyan"/>
                </w:rPr>
              </w:rPrChange>
            </w:rPr>
            <w:delText xml:space="preserve">incentivo  </w:delText>
          </w:r>
          <w:r w:rsidRPr="00CB6BC4" w:rsidDel="00850C52">
            <w:rPr>
              <w:rFonts w:eastAsiaTheme="minorHAnsi" w:cstheme="minorHAnsi"/>
              <w:sz w:val="22"/>
              <w:szCs w:val="22"/>
            </w:rPr>
            <w:delText>nel caso di interventi realizzati con componenti utilizzati siano prodotti nell’Unione Europea</w:delText>
          </w:r>
          <w:r w:rsidRPr="00CB6BC4" w:rsidDel="0090624E">
            <w:rPr>
              <w:rFonts w:eastAsiaTheme="minorHAnsi" w:cstheme="minorHAnsi"/>
              <w:sz w:val="22"/>
              <w:szCs w:val="22"/>
            </w:rPr>
            <w:delText xml:space="preserve">. </w:delText>
          </w:r>
        </w:del>
      </w:ins>
      <w:del w:id="10711" w:author="Sala Riunioni 628" w:date="2025-09-24T17:16:00Z" w16du:dateUtc="2025-09-24T15:16:00Z">
        <w:r w:rsidR="00036A87" w:rsidRPr="00CB6BC4" w:rsidDel="0090624E">
          <w:rPr>
            <w:rFonts w:eastAsiaTheme="minorHAnsi" w:cstheme="minorHAnsi"/>
            <w:sz w:val="22"/>
            <w:szCs w:val="22"/>
            <w:rPrChange w:id="10712" w:author="Visone Rossana (GSE)" w:date="2025-09-10T10:45:00Z" w16du:dateUtc="2025-09-10T08:45:00Z">
              <w:rPr>
                <w:rFonts w:eastAsiaTheme="minorHAnsi"/>
              </w:rPr>
            </w:rPrChange>
          </w:rPr>
          <w:delText>P</w:delText>
        </w:r>
      </w:del>
      <w:ins w:id="10713" w:author="Visone Rossana (GSE)" w:date="2025-09-23T15:35:00Z" w16du:dateUtc="2025-09-23T13:35:00Z">
        <w:del w:id="10714" w:author="Sala Riunioni 628" w:date="2025-09-24T17:16:00Z" w16du:dateUtc="2025-09-24T15:16:00Z">
          <w:r w:rsidR="00C96319" w:rsidDel="0090624E">
            <w:rPr>
              <w:rFonts w:eastAsiaTheme="minorHAnsi" w:cstheme="minorHAnsi"/>
              <w:sz w:val="22"/>
              <w:szCs w:val="22"/>
            </w:rPr>
            <w:delText>P</w:delText>
          </w:r>
        </w:del>
      </w:ins>
      <w:del w:id="10715" w:author="Sala Riunioni 628" w:date="2025-09-24T17:16:00Z" w16du:dateUtc="2025-09-24T15:16:00Z">
        <w:r w:rsidR="00036A87" w:rsidRPr="00CB6BC4" w:rsidDel="0090624E">
          <w:rPr>
            <w:rFonts w:eastAsiaTheme="minorHAnsi" w:cstheme="minorHAnsi"/>
            <w:sz w:val="22"/>
            <w:szCs w:val="22"/>
            <w:rPrChange w:id="10716" w:author="Visone Rossana (GSE)" w:date="2025-09-10T10:45:00Z" w16du:dateUtc="2025-09-10T08:45:00Z">
              <w:rPr>
                <w:rFonts w:eastAsiaTheme="minorHAnsi"/>
              </w:rPr>
            </w:rPrChange>
          </w:rPr>
          <w:delText>er la quantificazione degli incentivi</w:delText>
        </w:r>
      </w:del>
      <w:ins w:id="10717" w:author="Visone Rossana (GSE)" w:date="2025-09-23T15:36:00Z" w16du:dateUtc="2025-09-23T13:36:00Z">
        <w:del w:id="10718" w:author="Sala Riunioni 628" w:date="2025-09-24T17:16:00Z" w16du:dateUtc="2025-09-24T15:16:00Z">
          <w:r w:rsidR="00C96319" w:rsidDel="0090624E">
            <w:rPr>
              <w:rFonts w:eastAsiaTheme="minorHAnsi" w:cstheme="minorHAnsi"/>
              <w:sz w:val="22"/>
              <w:szCs w:val="22"/>
            </w:rPr>
            <w:delText>,</w:delText>
          </w:r>
        </w:del>
      </w:ins>
      <w:del w:id="10719" w:author="Sala Riunioni 628" w:date="2025-09-24T17:16:00Z" w16du:dateUtc="2025-09-24T15:16:00Z">
        <w:r w:rsidR="00036A87" w:rsidRPr="00CB6BC4" w:rsidDel="0090624E">
          <w:rPr>
            <w:rFonts w:eastAsiaTheme="minorHAnsi" w:cstheme="minorHAnsi"/>
            <w:sz w:val="22"/>
            <w:szCs w:val="22"/>
            <w:rPrChange w:id="10720" w:author="Visone Rossana (GSE)" w:date="2025-09-10T10:45:00Z" w16du:dateUtc="2025-09-10T08:45:00Z">
              <w:rPr>
                <w:rFonts w:eastAsiaTheme="minorHAnsi"/>
              </w:rPr>
            </w:rPrChange>
          </w:rPr>
          <w:delText>, per singolo intervento</w:delText>
        </w:r>
      </w:del>
      <w:ins w:id="10721" w:author="Visone Rossana (GSE)" w:date="2025-09-10T10:46:00Z" w16du:dateUtc="2025-09-10T08:46:00Z">
        <w:del w:id="10722" w:author="Sala Riunioni 628" w:date="2025-09-24T17:16:00Z" w16du:dateUtc="2025-09-24T15:16:00Z">
          <w:r w:rsidR="00CB6BC4" w:rsidDel="0090624E">
            <w:rPr>
              <w:rFonts w:eastAsiaTheme="minorHAnsi" w:cstheme="minorHAnsi"/>
              <w:sz w:val="22"/>
              <w:szCs w:val="22"/>
            </w:rPr>
            <w:delText xml:space="preserve"> e relative maggiorazioni</w:delText>
          </w:r>
        </w:del>
      </w:ins>
      <w:del w:id="10723" w:author="Sala Riunioni 628" w:date="2025-09-24T17:16:00Z" w16du:dateUtc="2025-09-24T15:16:00Z">
        <w:r w:rsidR="00036A87" w:rsidRPr="00CB6BC4" w:rsidDel="0090624E">
          <w:rPr>
            <w:rFonts w:eastAsiaTheme="minorHAnsi" w:cstheme="minorHAnsi"/>
            <w:sz w:val="22"/>
            <w:szCs w:val="22"/>
            <w:rPrChange w:id="10724" w:author="Visone Rossana (GSE)" w:date="2025-09-10T10:45:00Z" w16du:dateUtc="2025-09-10T08:45:00Z">
              <w:rPr>
                <w:rFonts w:eastAsiaTheme="minorHAnsi"/>
              </w:rPr>
            </w:rPrChange>
          </w:rPr>
          <w:delText xml:space="preserve">, si rimanda </w:delText>
        </w:r>
      </w:del>
      <w:ins w:id="10725" w:author="Visone Rossana (GSE)" w:date="2025-09-10T10:08:00Z" w16du:dateUtc="2025-09-10T08:08:00Z">
        <w:del w:id="10726" w:author="Sala Riunioni 628" w:date="2025-09-24T17:16:00Z" w16du:dateUtc="2025-09-24T15:16:00Z">
          <w:r w:rsidR="00A2773E" w:rsidRPr="00CB6BC4" w:rsidDel="0090624E">
            <w:rPr>
              <w:rFonts w:eastAsiaTheme="minorHAnsi" w:cstheme="minorHAnsi"/>
              <w:sz w:val="22"/>
              <w:szCs w:val="22"/>
            </w:rPr>
            <w:delText xml:space="preserve"> </w:delText>
          </w:r>
        </w:del>
      </w:ins>
      <w:del w:id="10727" w:author="Sala Riunioni 628" w:date="2025-09-24T17:16:00Z" w16du:dateUtc="2025-09-24T15:16:00Z">
        <w:r w:rsidR="00036A87" w:rsidRPr="00CB6BC4" w:rsidDel="0090624E">
          <w:rPr>
            <w:rFonts w:eastAsiaTheme="minorHAnsi" w:cstheme="minorHAnsi"/>
            <w:sz w:val="22"/>
            <w:szCs w:val="22"/>
            <w:rPrChange w:id="10728" w:author="Visone Rossana (GSE)" w:date="2025-09-10T10:45:00Z" w16du:dateUtc="2025-09-10T08:45:00Z">
              <w:rPr>
                <w:rFonts w:eastAsiaTheme="minorHAnsi"/>
              </w:rPr>
            </w:rPrChange>
          </w:rPr>
          <w:delText>agli algoritmi specifici di cui all’Allegato II del Decreto e ai successivi Paragrafi dedicati agli interventi delle presenti Regole.</w:delText>
        </w:r>
        <w:r w:rsidR="00036A87" w:rsidRPr="008B1DFF" w:rsidDel="0090624E">
          <w:rPr>
            <w:rFonts w:eastAsiaTheme="minorHAnsi" w:cstheme="minorHAnsi"/>
            <w:sz w:val="22"/>
            <w:szCs w:val="22"/>
            <w:rPrChange w:id="10729" w:author="Visone Rossana (GSE)" w:date="2025-09-09T14:36:00Z" w16du:dateUtc="2025-09-09T12:36:00Z">
              <w:rPr>
                <w:rFonts w:eastAsiaTheme="minorHAnsi"/>
              </w:rPr>
            </w:rPrChange>
          </w:rPr>
          <w:delText xml:space="preserve"> </w:delText>
        </w:r>
      </w:del>
    </w:p>
    <w:p w14:paraId="1EA5D7DB" w14:textId="5F2D42AD" w:rsidR="00613B58" w:rsidRDefault="00C96319" w:rsidP="00613B58">
      <w:pPr>
        <w:spacing w:after="60" w:line="276" w:lineRule="auto"/>
        <w:jc w:val="both"/>
        <w:rPr>
          <w:ins w:id="10730" w:author="Visone Rossana (GSE)" w:date="2025-09-25T11:43:00Z" w16du:dateUtc="2025-09-25T09:43:00Z"/>
          <w:rFonts w:eastAsiaTheme="minorHAnsi" w:cstheme="minorHAnsi"/>
          <w:sz w:val="22"/>
          <w:szCs w:val="22"/>
        </w:rPr>
      </w:pPr>
      <w:ins w:id="10731" w:author="Visone Rossana (GSE)" w:date="2025-09-23T15:36:00Z" w16du:dateUtc="2025-09-23T13:36:00Z">
        <w:r w:rsidRPr="00421AAE">
          <w:rPr>
            <w:rFonts w:eastAsiaTheme="minorHAnsi" w:cstheme="minorHAnsi"/>
            <w:sz w:val="22"/>
            <w:szCs w:val="22"/>
            <w:rPrChange w:id="10732" w:author="Visone Rossana (GSE)" w:date="2025-09-23T15:51:00Z" w16du:dateUtc="2025-09-23T13:51:00Z">
              <w:rPr>
                <w:rFonts w:eastAsiaTheme="minorHAnsi" w:cstheme="minorHAnsi"/>
                <w:b/>
                <w:bCs/>
                <w:sz w:val="22"/>
                <w:szCs w:val="22"/>
                <w:u w:val="single"/>
              </w:rPr>
            </w:rPrChange>
          </w:rPr>
          <w:t>P</w:t>
        </w:r>
      </w:ins>
      <w:ins w:id="10733" w:author="Visone Rossana (GSE)" w:date="2025-09-23T15:27:00Z" w16du:dateUtc="2025-09-23T13:27:00Z">
        <w:r w:rsidR="00613B58" w:rsidRPr="00421AAE">
          <w:rPr>
            <w:rFonts w:eastAsiaTheme="minorHAnsi" w:cstheme="minorHAnsi"/>
            <w:sz w:val="22"/>
            <w:szCs w:val="22"/>
            <w:rPrChange w:id="10734" w:author="Visone Rossana (GSE)" w:date="2025-09-23T15:51:00Z" w16du:dateUtc="2025-09-23T13:51:00Z">
              <w:rPr>
                <w:rFonts w:eastAsiaTheme="minorHAnsi" w:cstheme="minorHAnsi"/>
                <w:b/>
                <w:bCs/>
                <w:sz w:val="22"/>
                <w:szCs w:val="22"/>
              </w:rPr>
            </w:rPrChange>
          </w:rPr>
          <w:t>er le istanze i cui Soggetti Ammessi siano identificati come imprese</w:t>
        </w:r>
      </w:ins>
      <w:ins w:id="10735" w:author="Visone Rossana (GSE)" w:date="2025-10-17T12:49:00Z" w16du:dateUtc="2025-10-17T10:49:00Z">
        <w:r w:rsidR="00482BDE">
          <w:rPr>
            <w:rFonts w:eastAsiaTheme="minorHAnsi" w:cstheme="minorHAnsi"/>
            <w:sz w:val="22"/>
            <w:szCs w:val="22"/>
          </w:rPr>
          <w:t xml:space="preserve"> </w:t>
        </w:r>
        <w:r w:rsidR="00482BDE" w:rsidRPr="00482BDE">
          <w:rPr>
            <w:rFonts w:eastAsiaTheme="minorHAnsi" w:cstheme="minorHAnsi"/>
            <w:sz w:val="22"/>
            <w:szCs w:val="22"/>
            <w:highlight w:val="yellow"/>
            <w:rPrChange w:id="10736" w:author="Visone Rossana (GSE)" w:date="2025-10-17T12:49:00Z" w16du:dateUtc="2025-10-17T10:49:00Z">
              <w:rPr>
                <w:rFonts w:eastAsiaTheme="minorHAnsi" w:cstheme="minorHAnsi"/>
                <w:sz w:val="22"/>
                <w:szCs w:val="22"/>
              </w:rPr>
            </w:rPrChange>
          </w:rPr>
          <w:t>ed ETS economici</w:t>
        </w:r>
      </w:ins>
      <w:ins w:id="10737" w:author="Visone Rossana (GSE)" w:date="2025-09-23T15:27:00Z" w16du:dateUtc="2025-09-23T13:27:00Z">
        <w:r w:rsidR="00613B58" w:rsidRPr="00421AAE">
          <w:rPr>
            <w:rFonts w:eastAsiaTheme="minorHAnsi" w:cstheme="minorHAnsi"/>
            <w:sz w:val="22"/>
            <w:szCs w:val="22"/>
            <w:rPrChange w:id="10738" w:author="Visone Rossana (GSE)" w:date="2025-09-23T15:51:00Z" w16du:dateUtc="2025-09-23T13:51:00Z">
              <w:rPr>
                <w:rFonts w:eastAsiaTheme="minorHAnsi" w:cstheme="minorHAnsi"/>
                <w:b/>
                <w:bCs/>
                <w:sz w:val="22"/>
                <w:szCs w:val="22"/>
              </w:rPr>
            </w:rPrChange>
          </w:rPr>
          <w:t>,</w:t>
        </w:r>
        <w:r w:rsidR="00613B58" w:rsidRPr="00421AAE">
          <w:rPr>
            <w:rFonts w:eastAsiaTheme="minorHAnsi" w:cstheme="minorHAnsi"/>
            <w:sz w:val="22"/>
            <w:szCs w:val="22"/>
          </w:rPr>
          <w:t xml:space="preserve"> </w:t>
        </w:r>
      </w:ins>
      <w:ins w:id="10739" w:author="Visone Rossana (GSE)" w:date="2025-09-23T15:51:00Z" w16du:dateUtc="2025-09-23T13:51:00Z">
        <w:r w:rsidR="00764411" w:rsidRPr="00764411">
          <w:rPr>
            <w:rFonts w:eastAsiaTheme="minorHAnsi" w:cstheme="minorHAnsi"/>
            <w:sz w:val="22"/>
            <w:szCs w:val="22"/>
            <w:rPrChange w:id="10740" w:author="Visone Rossana (GSE)" w:date="2025-09-23T15:51:00Z" w16du:dateUtc="2025-09-23T13:51:00Z">
              <w:rPr>
                <w:rFonts w:eastAsiaTheme="minorHAnsi" w:cstheme="minorHAnsi"/>
                <w:sz w:val="22"/>
                <w:szCs w:val="22"/>
                <w:u w:val="single"/>
              </w:rPr>
            </w:rPrChange>
          </w:rPr>
          <w:t>per l’intensità degli incentivi spettanti si applicano</w:t>
        </w:r>
      </w:ins>
      <w:ins w:id="10741" w:author="Visone Rossana (GSE)" w:date="2025-10-06T10:28:00Z" w16du:dateUtc="2025-10-06T08:28:00Z">
        <w:r w:rsidR="002000FE">
          <w:rPr>
            <w:rFonts w:eastAsiaTheme="minorHAnsi" w:cstheme="minorHAnsi"/>
            <w:sz w:val="22"/>
            <w:szCs w:val="22"/>
          </w:rPr>
          <w:t>, infine,</w:t>
        </w:r>
      </w:ins>
      <w:ins w:id="10742" w:author="Visone Rossana (GSE)" w:date="2025-09-23T15:51:00Z" w16du:dateUtc="2025-09-23T13:51:00Z">
        <w:r w:rsidR="00764411" w:rsidRPr="00764411">
          <w:rPr>
            <w:rFonts w:eastAsiaTheme="minorHAnsi" w:cstheme="minorHAnsi"/>
            <w:sz w:val="22"/>
            <w:szCs w:val="22"/>
            <w:rPrChange w:id="10743" w:author="Visone Rossana (GSE)" w:date="2025-09-23T15:51:00Z" w16du:dateUtc="2025-09-23T13:51:00Z">
              <w:rPr>
                <w:rFonts w:eastAsiaTheme="minorHAnsi" w:cstheme="minorHAnsi"/>
                <w:sz w:val="22"/>
                <w:szCs w:val="22"/>
                <w:u w:val="single"/>
              </w:rPr>
            </w:rPrChange>
          </w:rPr>
          <w:t xml:space="preserve"> le </w:t>
        </w:r>
      </w:ins>
      <w:ins w:id="10744" w:author="Visone Rossana (GSE)" w:date="2025-09-23T15:27:00Z" w16du:dateUtc="2025-09-23T13:27:00Z">
        <w:r w:rsidR="00613B58" w:rsidRPr="00764411">
          <w:rPr>
            <w:rFonts w:eastAsiaTheme="minorHAnsi" w:cstheme="minorHAnsi"/>
            <w:sz w:val="22"/>
            <w:szCs w:val="22"/>
          </w:rPr>
          <w:t xml:space="preserve">disposizioni del </w:t>
        </w:r>
        <w:r w:rsidR="00613B58" w:rsidRPr="00764411">
          <w:rPr>
            <w:rFonts w:eastAsiaTheme="minorHAnsi" w:cstheme="minorHAnsi"/>
            <w:i/>
            <w:iCs/>
            <w:sz w:val="22"/>
            <w:szCs w:val="22"/>
            <w:rPrChange w:id="10745" w:author="Visone Rossana (GSE)" w:date="2025-09-23T15:51:00Z" w16du:dateUtc="2025-09-23T13:51:00Z">
              <w:rPr>
                <w:rFonts w:eastAsiaTheme="minorHAnsi" w:cstheme="minorHAnsi"/>
                <w:sz w:val="22"/>
                <w:szCs w:val="22"/>
              </w:rPr>
            </w:rPrChange>
          </w:rPr>
          <w:t xml:space="preserve">Titolo V </w:t>
        </w:r>
        <w:r w:rsidR="00613B58" w:rsidRPr="00764411">
          <w:rPr>
            <w:rFonts w:eastAsiaTheme="minorHAnsi" w:cstheme="minorHAnsi"/>
            <w:sz w:val="22"/>
            <w:szCs w:val="22"/>
          </w:rPr>
          <w:t>del Decreto</w:t>
        </w:r>
      </w:ins>
      <w:ins w:id="10746" w:author="Visone Rossana (GSE)" w:date="2025-09-23T15:51:00Z" w16du:dateUtc="2025-09-23T13:51:00Z">
        <w:r w:rsidR="00764411" w:rsidRPr="00764411">
          <w:rPr>
            <w:rFonts w:eastAsiaTheme="minorHAnsi" w:cstheme="minorHAnsi"/>
            <w:sz w:val="22"/>
            <w:szCs w:val="22"/>
          </w:rPr>
          <w:t>.</w:t>
        </w:r>
      </w:ins>
    </w:p>
    <w:p w14:paraId="49ACDFE5" w14:textId="16CFC9F1" w:rsidR="005D6937" w:rsidRDefault="005D6937" w:rsidP="005D6937">
      <w:pPr>
        <w:spacing w:after="60" w:line="276" w:lineRule="auto"/>
        <w:jc w:val="both"/>
        <w:rPr>
          <w:ins w:id="10747" w:author="Visone Rossana (GSE)" w:date="2025-09-25T11:43:00Z" w16du:dateUtc="2025-09-25T09:43:00Z"/>
          <w:rFonts w:cstheme="minorBidi"/>
          <w:sz w:val="22"/>
          <w:szCs w:val="22"/>
        </w:rPr>
      </w:pPr>
      <w:ins w:id="10748" w:author="Visone Rossana (GSE)" w:date="2025-09-25T11:43:00Z" w16du:dateUtc="2025-09-25T09:43:00Z">
        <w:r w:rsidRPr="5A5AE03C">
          <w:rPr>
            <w:rFonts w:cstheme="minorBidi"/>
            <w:sz w:val="22"/>
            <w:szCs w:val="22"/>
          </w:rPr>
          <w:t xml:space="preserve">Laddove i Soggetti Responsabili si configurino come ESCO e/o altri soggetti abilitati di cui all’art. </w:t>
        </w:r>
        <w:r w:rsidRPr="5A5AE03C">
          <w:rPr>
            <w:rFonts w:cstheme="minorBidi"/>
            <w:sz w:val="22"/>
            <w:szCs w:val="22"/>
            <w:highlight w:val="cyan"/>
          </w:rPr>
          <w:t>13 commi 1,3, 8</w:t>
        </w:r>
      </w:ins>
      <w:ins w:id="10749" w:author="Santagata Fabiana (GSE)" w:date="2025-10-14T15:05:00Z">
        <w:r w:rsidR="6CA5379B" w:rsidRPr="5A5AE03C">
          <w:rPr>
            <w:rFonts w:cstheme="minorBidi"/>
            <w:sz w:val="22"/>
            <w:szCs w:val="22"/>
            <w:highlight w:val="cyan"/>
          </w:rPr>
          <w:t>, del Decreto,</w:t>
        </w:r>
      </w:ins>
      <w:ins w:id="10750" w:author="Visone Rossana (GSE)" w:date="2025-09-25T11:43:00Z" w16du:dateUtc="2025-09-25T09:43:00Z">
        <w:r w:rsidRPr="5A5AE03C">
          <w:rPr>
            <w:rFonts w:cstheme="minorBidi"/>
            <w:sz w:val="22"/>
            <w:szCs w:val="22"/>
          </w:rPr>
          <w:t xml:space="preserve"> l’intensità dell’incentivo è commisurata in relazione alla natura del Soggetto Ammesso.</w:t>
        </w:r>
      </w:ins>
    </w:p>
    <w:p w14:paraId="2993FFA2" w14:textId="61D48B02" w:rsidR="005D6937" w:rsidRDefault="005D6937" w:rsidP="005D6937">
      <w:pPr>
        <w:spacing w:after="60" w:line="276" w:lineRule="auto"/>
        <w:jc w:val="both"/>
        <w:rPr>
          <w:ins w:id="10751" w:author="Visone Rossana (GSE)" w:date="2025-09-25T11:43:00Z" w16du:dateUtc="2025-09-25T09:43:00Z"/>
          <w:rFonts w:eastAsiaTheme="minorHAnsi" w:cstheme="minorHAnsi"/>
          <w:sz w:val="22"/>
          <w:szCs w:val="22"/>
        </w:rPr>
      </w:pPr>
      <w:ins w:id="10752" w:author="Visone Rossana (GSE)" w:date="2025-09-25T11:43:00Z" w16du:dateUtc="2025-09-25T09:43:00Z">
        <w:r w:rsidRPr="002A06BE">
          <w:rPr>
            <w:rFonts w:eastAsiaTheme="minorHAnsi" w:cstheme="minorHAnsi"/>
            <w:sz w:val="22"/>
            <w:szCs w:val="22"/>
            <w:highlight w:val="cyan"/>
            <w:rPrChange w:id="10753" w:author="Visone Rossana (GSE)" w:date="2025-09-25T11:46:00Z" w16du:dateUtc="2025-09-25T09:46:00Z">
              <w:rPr>
                <w:rFonts w:eastAsiaTheme="minorHAnsi" w:cstheme="minorHAnsi"/>
                <w:sz w:val="22"/>
                <w:szCs w:val="22"/>
                <w:highlight w:val="yellow"/>
              </w:rPr>
            </w:rPrChange>
          </w:rPr>
          <w:t>Si precisa</w:t>
        </w:r>
      </w:ins>
      <w:ins w:id="10754" w:author="Visone Rossana (GSE)" w:date="2025-09-25T11:44:00Z" w16du:dateUtc="2025-09-25T09:44:00Z">
        <w:r w:rsidRPr="002A06BE">
          <w:rPr>
            <w:rFonts w:eastAsiaTheme="minorHAnsi" w:cstheme="minorHAnsi"/>
            <w:sz w:val="22"/>
            <w:szCs w:val="22"/>
            <w:highlight w:val="cyan"/>
            <w:rPrChange w:id="10755" w:author="Visone Rossana (GSE)" w:date="2025-09-25T11:46:00Z" w16du:dateUtc="2025-09-25T09:46:00Z">
              <w:rPr>
                <w:rFonts w:eastAsiaTheme="minorHAnsi" w:cstheme="minorHAnsi"/>
                <w:sz w:val="22"/>
                <w:szCs w:val="22"/>
                <w:highlight w:val="yellow"/>
              </w:rPr>
            </w:rPrChange>
          </w:rPr>
          <w:t>,</w:t>
        </w:r>
      </w:ins>
      <w:ins w:id="10756" w:author="Visone Rossana (GSE)" w:date="2025-09-25T11:43:00Z" w16du:dateUtc="2025-09-25T09:43:00Z">
        <w:r w:rsidRPr="002A06BE">
          <w:rPr>
            <w:rFonts w:eastAsiaTheme="minorHAnsi" w:cstheme="minorHAnsi"/>
            <w:sz w:val="22"/>
            <w:szCs w:val="22"/>
            <w:highlight w:val="cyan"/>
            <w:rPrChange w:id="10757" w:author="Visone Rossana (GSE)" w:date="2025-09-25T11:46:00Z" w16du:dateUtc="2025-09-25T09:46:00Z">
              <w:rPr>
                <w:rFonts w:eastAsiaTheme="minorHAnsi" w:cstheme="minorHAnsi"/>
                <w:sz w:val="22"/>
                <w:szCs w:val="22"/>
                <w:highlight w:val="yellow"/>
              </w:rPr>
            </w:rPrChange>
          </w:rPr>
          <w:t xml:space="preserve"> infine che, </w:t>
        </w:r>
      </w:ins>
      <w:ins w:id="10758" w:author="Visone Rossana (GSE)" w:date="2025-09-25T11:44:00Z" w16du:dateUtc="2025-09-25T09:44:00Z">
        <w:r w:rsidRPr="002A06BE">
          <w:rPr>
            <w:rFonts w:eastAsiaTheme="minorHAnsi" w:cstheme="minorHAnsi"/>
            <w:sz w:val="22"/>
            <w:szCs w:val="22"/>
            <w:highlight w:val="cyan"/>
            <w:rPrChange w:id="10759" w:author="Visone Rossana (GSE)" w:date="2025-09-25T11:46:00Z" w16du:dateUtc="2025-09-25T09:46:00Z">
              <w:rPr>
                <w:rFonts w:eastAsiaTheme="minorHAnsi" w:cstheme="minorHAnsi"/>
                <w:sz w:val="22"/>
                <w:szCs w:val="22"/>
                <w:highlight w:val="yellow"/>
              </w:rPr>
            </w:rPrChange>
          </w:rPr>
          <w:t xml:space="preserve">per </w:t>
        </w:r>
      </w:ins>
      <w:ins w:id="10760" w:author="Visone Rossana (GSE)" w:date="2025-09-25T11:43:00Z" w16du:dateUtc="2025-09-25T09:43:00Z">
        <w:r w:rsidRPr="002A06BE">
          <w:rPr>
            <w:rFonts w:eastAsiaTheme="minorHAnsi" w:cstheme="minorHAnsi"/>
            <w:sz w:val="22"/>
            <w:szCs w:val="22"/>
            <w:highlight w:val="cyan"/>
            <w:rPrChange w:id="10761" w:author="Visone Rossana (GSE)" w:date="2025-09-25T11:46:00Z" w16du:dateUtc="2025-09-25T09:46:00Z">
              <w:rPr>
                <w:rFonts w:eastAsiaTheme="minorHAnsi" w:cstheme="minorHAnsi"/>
                <w:sz w:val="22"/>
                <w:szCs w:val="22"/>
                <w:highlight w:val="yellow"/>
              </w:rPr>
            </w:rPrChange>
          </w:rPr>
          <w:t xml:space="preserve">l’applicazione della maggiorazione richiamata </w:t>
        </w:r>
        <w:r w:rsidRPr="002A06BE">
          <w:rPr>
            <w:rFonts w:eastAsiaTheme="minorHAnsi" w:cstheme="minorHAnsi"/>
            <w:sz w:val="22"/>
            <w:szCs w:val="22"/>
            <w:highlight w:val="cyan"/>
            <w:rPrChange w:id="10762" w:author="Visone Rossana (GSE)" w:date="2025-09-25T11:46:00Z" w16du:dateUtc="2025-09-25T09:46:00Z">
              <w:rPr>
                <w:rFonts w:eastAsiaTheme="minorHAnsi" w:cstheme="minorHAnsi"/>
                <w:sz w:val="22"/>
                <w:szCs w:val="22"/>
              </w:rPr>
            </w:rPrChange>
          </w:rPr>
          <w:t>su edifici di proprietà di Comuni con popolazione fino a 15.000 abitanti e da essi utilizzati</w:t>
        </w:r>
        <w:r w:rsidRPr="002A06BE">
          <w:rPr>
            <w:rFonts w:eastAsiaTheme="minorHAnsi" w:cstheme="minorHAnsi"/>
            <w:sz w:val="22"/>
            <w:szCs w:val="22"/>
            <w:highlight w:val="cyan"/>
            <w:rPrChange w:id="10763" w:author="Visone Rossana (GSE)" w:date="2025-09-25T11:46:00Z" w16du:dateUtc="2025-09-25T09:46:00Z">
              <w:rPr>
                <w:rFonts w:eastAsiaTheme="minorHAnsi" w:cstheme="minorHAnsi"/>
                <w:sz w:val="22"/>
                <w:szCs w:val="22"/>
                <w:highlight w:val="yellow"/>
              </w:rPr>
            </w:rPrChange>
          </w:rPr>
          <w:t xml:space="preserve">, i </w:t>
        </w:r>
      </w:ins>
      <w:ins w:id="10764" w:author="Santagata Fabiana (GSE)" w:date="2025-10-14T15:05:00Z">
        <w:r w:rsidR="021631E7" w:rsidRPr="54308EAF">
          <w:rPr>
            <w:rFonts w:cstheme="minorBidi"/>
            <w:sz w:val="22"/>
            <w:szCs w:val="22"/>
            <w:highlight w:val="cyan"/>
          </w:rPr>
          <w:t>C</w:t>
        </w:r>
      </w:ins>
      <w:ins w:id="10765" w:author="Visone Rossana (GSE)" w:date="2025-09-25T11:45:00Z">
        <w:del w:id="10766" w:author="Santagata Fabiana (GSE)" w:date="2025-10-14T15:05:00Z">
          <w:r w:rsidRPr="002A06BE">
            <w:rPr>
              <w:rFonts w:eastAsiaTheme="minorHAnsi" w:cstheme="minorHAnsi"/>
              <w:sz w:val="22"/>
              <w:szCs w:val="22"/>
              <w:highlight w:val="cyan"/>
              <w:rPrChange w:id="10767" w:author="Visone Rossana (GSE)" w:date="2025-09-25T11:46:00Z" w16du:dateUtc="2025-09-25T09:46:00Z">
                <w:rPr>
                  <w:rFonts w:eastAsiaTheme="minorHAnsi" w:cstheme="minorHAnsi"/>
                  <w:sz w:val="22"/>
                  <w:szCs w:val="22"/>
                  <w:highlight w:val="yellow"/>
                </w:rPr>
              </w:rPrChange>
            </w:rPr>
            <w:delText>c</w:delText>
          </w:r>
        </w:del>
      </w:ins>
      <w:ins w:id="10768" w:author="Visone Rossana (GSE)" w:date="2025-09-25T11:43:00Z" w16du:dateUtc="2025-09-25T09:43:00Z">
        <w:r w:rsidRPr="002A06BE">
          <w:rPr>
            <w:rFonts w:eastAsiaTheme="minorHAnsi" w:cstheme="minorHAnsi"/>
            <w:sz w:val="22"/>
            <w:szCs w:val="22"/>
            <w:highlight w:val="cyan"/>
            <w:rPrChange w:id="10769" w:author="Visone Rossana (GSE)" w:date="2025-09-25T11:46:00Z" w16du:dateUtc="2025-09-25T09:46:00Z">
              <w:rPr>
                <w:rFonts w:eastAsiaTheme="minorHAnsi" w:cstheme="minorHAnsi"/>
                <w:sz w:val="22"/>
                <w:szCs w:val="22"/>
                <w:highlight w:val="yellow"/>
              </w:rPr>
            </w:rPrChange>
          </w:rPr>
          <w:t>omuni beneficiari dovranno</w:t>
        </w:r>
      </w:ins>
      <w:ins w:id="10770" w:author="Visone Rossana (GSE)" w:date="2025-09-25T11:44:00Z" w16du:dateUtc="2025-09-25T09:44:00Z">
        <w:r w:rsidRPr="002A06BE">
          <w:rPr>
            <w:rFonts w:eastAsiaTheme="minorHAnsi" w:cstheme="minorHAnsi"/>
            <w:sz w:val="22"/>
            <w:szCs w:val="22"/>
            <w:highlight w:val="cyan"/>
            <w:rPrChange w:id="10771" w:author="Visone Rossana (GSE)" w:date="2025-09-25T11:46:00Z" w16du:dateUtc="2025-09-25T09:46:00Z">
              <w:rPr>
                <w:rFonts w:eastAsiaTheme="minorHAnsi" w:cstheme="minorHAnsi"/>
                <w:sz w:val="22"/>
                <w:szCs w:val="22"/>
                <w:highlight w:val="yellow"/>
              </w:rPr>
            </w:rPrChange>
          </w:rPr>
          <w:t xml:space="preserve"> </w:t>
        </w:r>
      </w:ins>
      <w:ins w:id="10772" w:author="Visone Rossana (GSE)" w:date="2025-09-25T11:45:00Z" w16du:dateUtc="2025-09-25T09:45:00Z">
        <w:r w:rsidRPr="002A06BE">
          <w:rPr>
            <w:rFonts w:eastAsiaTheme="minorHAnsi" w:cstheme="minorHAnsi"/>
            <w:sz w:val="22"/>
            <w:szCs w:val="22"/>
            <w:highlight w:val="cyan"/>
            <w:rPrChange w:id="10773" w:author="Visone Rossana (GSE)" w:date="2025-09-25T11:46:00Z" w16du:dateUtc="2025-09-25T09:46:00Z">
              <w:rPr>
                <w:rFonts w:eastAsiaTheme="minorHAnsi" w:cstheme="minorHAnsi"/>
                <w:sz w:val="22"/>
                <w:szCs w:val="22"/>
                <w:highlight w:val="yellow"/>
              </w:rPr>
            </w:rPrChange>
          </w:rPr>
          <w:t xml:space="preserve">attestare </w:t>
        </w:r>
        <w:del w:id="10774" w:author="Visone Rossana (GSE)" w:date="2025-09-28T18:50:00Z" w16du:dateUtc="2025-09-28T16:50:00Z">
          <w:r w:rsidRPr="002A06BE" w:rsidDel="00355A9F">
            <w:rPr>
              <w:rFonts w:eastAsiaTheme="minorHAnsi" w:cstheme="minorHAnsi"/>
              <w:sz w:val="22"/>
              <w:szCs w:val="22"/>
              <w:highlight w:val="cyan"/>
              <w:rPrChange w:id="10775" w:author="Visone Rossana (GSE)" w:date="2025-09-25T11:46:00Z" w16du:dateUtc="2025-09-25T09:46:00Z">
                <w:rPr>
                  <w:rFonts w:eastAsiaTheme="minorHAnsi" w:cstheme="minorHAnsi"/>
                  <w:sz w:val="22"/>
                  <w:szCs w:val="22"/>
                  <w:highlight w:val="yellow"/>
                </w:rPr>
              </w:rPrChange>
            </w:rPr>
            <w:delText>-</w:delText>
          </w:r>
        </w:del>
      </w:ins>
      <w:ins w:id="10776" w:author="Visone Rossana (GSE)" w:date="2025-09-28T18:50:00Z" w16du:dateUtc="2025-09-28T16:50:00Z">
        <w:r w:rsidR="00355A9F">
          <w:rPr>
            <w:rFonts w:eastAsiaTheme="minorHAnsi" w:cstheme="minorHAnsi"/>
            <w:sz w:val="22"/>
            <w:szCs w:val="22"/>
            <w:highlight w:val="cyan"/>
          </w:rPr>
          <w:t>–</w:t>
        </w:r>
      </w:ins>
      <w:ins w:id="10777" w:author="Visone Rossana (GSE)" w:date="2025-09-25T11:45:00Z" w16du:dateUtc="2025-09-25T09:45:00Z">
        <w:r w:rsidRPr="002A06BE">
          <w:rPr>
            <w:rFonts w:eastAsiaTheme="minorHAnsi" w:cstheme="minorHAnsi"/>
            <w:sz w:val="22"/>
            <w:szCs w:val="22"/>
            <w:highlight w:val="cyan"/>
            <w:rPrChange w:id="10778" w:author="Visone Rossana (GSE)" w:date="2025-09-25T11:46:00Z" w16du:dateUtc="2025-09-25T09:46:00Z">
              <w:rPr>
                <w:rFonts w:eastAsiaTheme="minorHAnsi" w:cstheme="minorHAnsi"/>
                <w:sz w:val="22"/>
                <w:szCs w:val="22"/>
                <w:highlight w:val="yellow"/>
              </w:rPr>
            </w:rPrChange>
          </w:rPr>
          <w:t xml:space="preserve"> </w:t>
        </w:r>
        <w:del w:id="10779" w:author="Visone Rossana (GSE)" w:date="2025-09-28T18:50:00Z" w16du:dateUtc="2025-09-28T16:50:00Z">
          <w:r w:rsidRPr="002A06BE" w:rsidDel="00355A9F">
            <w:rPr>
              <w:rFonts w:eastAsiaTheme="minorHAnsi" w:cstheme="minorHAnsi"/>
              <w:sz w:val="22"/>
              <w:szCs w:val="22"/>
              <w:highlight w:val="cyan"/>
              <w:rPrChange w:id="10780" w:author="Visone Rossana (GSE)" w:date="2025-09-25T11:46:00Z" w16du:dateUtc="2025-09-25T09:46:00Z">
                <w:rPr>
                  <w:rFonts w:eastAsiaTheme="minorHAnsi" w:cstheme="minorHAnsi"/>
                  <w:sz w:val="22"/>
                  <w:szCs w:val="22"/>
                  <w:highlight w:val="yellow"/>
                </w:rPr>
              </w:rPrChange>
            </w:rPr>
            <w:delText xml:space="preserve">tramite </w:delText>
          </w:r>
        </w:del>
      </w:ins>
      <w:ins w:id="10781" w:author="Visone Rossana (GSE)" w:date="2025-09-25T11:43:00Z" w16du:dateUtc="2025-09-25T09:43:00Z">
        <w:del w:id="10782" w:author="Visone Rossana (GSE)" w:date="2025-09-28T18:50:00Z" w16du:dateUtc="2025-09-28T16:50:00Z">
          <w:r w:rsidRPr="002A06BE" w:rsidDel="00355A9F">
            <w:rPr>
              <w:rFonts w:eastAsiaTheme="minorHAnsi" w:cstheme="minorHAnsi"/>
              <w:sz w:val="22"/>
              <w:szCs w:val="22"/>
              <w:highlight w:val="cyan"/>
              <w:rPrChange w:id="10783" w:author="Visone Rossana (GSE)" w:date="2025-09-25T11:46:00Z" w16du:dateUtc="2025-09-25T09:46:00Z">
                <w:rPr>
                  <w:rFonts w:eastAsiaTheme="minorHAnsi" w:cstheme="minorHAnsi"/>
                  <w:sz w:val="22"/>
                  <w:szCs w:val="22"/>
                  <w:highlight w:val="yellow"/>
                </w:rPr>
              </w:rPrChange>
            </w:rPr>
            <w:delText>DSAN</w:delText>
          </w:r>
        </w:del>
      </w:ins>
      <w:ins w:id="10784" w:author="Visone Rossana (GSE)" w:date="2025-09-28T18:50:00Z" w16du:dateUtc="2025-09-28T16:50:00Z">
        <w:r w:rsidR="00355A9F">
          <w:rPr>
            <w:rFonts w:eastAsiaTheme="minorHAnsi" w:cstheme="minorHAnsi"/>
            <w:sz w:val="22"/>
            <w:szCs w:val="22"/>
            <w:highlight w:val="cyan"/>
          </w:rPr>
          <w:t>in fase di trasmissione della richiesta di concessione dell’incentivo</w:t>
        </w:r>
      </w:ins>
      <w:ins w:id="10785" w:author="Visone Rossana (GSE)" w:date="2025-09-25T11:45:00Z" w16du:dateUtc="2025-09-25T09:45:00Z">
        <w:r w:rsidRPr="002A06BE">
          <w:rPr>
            <w:rFonts w:eastAsiaTheme="minorHAnsi" w:cstheme="minorHAnsi"/>
            <w:sz w:val="22"/>
            <w:szCs w:val="22"/>
            <w:highlight w:val="cyan"/>
            <w:rPrChange w:id="10786" w:author="Visone Rossana (GSE)" w:date="2025-09-25T11:46:00Z" w16du:dateUtc="2025-09-25T09:46:00Z">
              <w:rPr>
                <w:rFonts w:eastAsiaTheme="minorHAnsi" w:cstheme="minorHAnsi"/>
                <w:sz w:val="22"/>
                <w:szCs w:val="22"/>
              </w:rPr>
            </w:rPrChange>
          </w:rPr>
          <w:t>-</w:t>
        </w:r>
      </w:ins>
      <w:ins w:id="10787" w:author="Visone Rossana (GSE)" w:date="2025-09-25T11:44:00Z" w16du:dateUtc="2025-09-25T09:44:00Z">
        <w:r w:rsidRPr="002A06BE">
          <w:rPr>
            <w:rFonts w:eastAsiaTheme="minorHAnsi" w:cstheme="minorHAnsi"/>
            <w:sz w:val="22"/>
            <w:szCs w:val="22"/>
            <w:highlight w:val="cyan"/>
            <w:rPrChange w:id="10788" w:author="Visone Rossana (GSE)" w:date="2025-09-25T11:46:00Z" w16du:dateUtc="2025-09-25T09:46:00Z">
              <w:rPr>
                <w:rFonts w:eastAsiaTheme="minorHAnsi" w:cstheme="minorHAnsi"/>
                <w:sz w:val="22"/>
                <w:szCs w:val="22"/>
              </w:rPr>
            </w:rPrChange>
          </w:rPr>
          <w:t xml:space="preserve"> la dimension</w:t>
        </w:r>
      </w:ins>
      <w:ins w:id="10789" w:author="Visone Rossana (GSE)" w:date="2025-09-25T11:45:00Z" w16du:dateUtc="2025-09-25T09:45:00Z">
        <w:r w:rsidRPr="002A06BE">
          <w:rPr>
            <w:rFonts w:eastAsiaTheme="minorHAnsi" w:cstheme="minorHAnsi"/>
            <w:sz w:val="22"/>
            <w:szCs w:val="22"/>
            <w:highlight w:val="cyan"/>
            <w:rPrChange w:id="10790" w:author="Visone Rossana (GSE)" w:date="2025-09-25T11:46:00Z" w16du:dateUtc="2025-09-25T09:46:00Z">
              <w:rPr>
                <w:rFonts w:eastAsiaTheme="minorHAnsi" w:cstheme="minorHAnsi"/>
                <w:sz w:val="22"/>
                <w:szCs w:val="22"/>
              </w:rPr>
            </w:rPrChange>
          </w:rPr>
          <w:t>e comunale entro tale soglia</w:t>
        </w:r>
      </w:ins>
      <w:ins w:id="10791" w:author="Visone Rossana (GSE)" w:date="2025-09-25T11:43:00Z" w16du:dateUtc="2025-09-25T09:43:00Z">
        <w:r w:rsidRPr="002A06BE">
          <w:rPr>
            <w:rFonts w:eastAsiaTheme="minorHAnsi" w:cstheme="minorHAnsi"/>
            <w:sz w:val="22"/>
            <w:szCs w:val="22"/>
            <w:highlight w:val="cyan"/>
            <w:rPrChange w:id="10792" w:author="Visone Rossana (GSE)" w:date="2025-09-25T11:46:00Z" w16du:dateUtc="2025-09-25T09:46:00Z">
              <w:rPr>
                <w:rFonts w:eastAsiaTheme="minorHAnsi" w:cstheme="minorHAnsi"/>
                <w:sz w:val="22"/>
                <w:szCs w:val="22"/>
              </w:rPr>
            </w:rPrChange>
          </w:rPr>
          <w:t>.</w:t>
        </w:r>
      </w:ins>
    </w:p>
    <w:p w14:paraId="30E15703" w14:textId="585653C7" w:rsidR="009F1FF0" w:rsidRPr="008B1DFF" w:rsidRDefault="00044CEC">
      <w:pPr>
        <w:spacing w:after="60" w:line="276" w:lineRule="auto"/>
        <w:jc w:val="both"/>
        <w:rPr>
          <w:ins w:id="10793" w:author="Visone Rossana (GSE)" w:date="2025-09-05T09:50:00Z" w16du:dateUtc="2025-09-05T07:50:00Z"/>
          <w:rFonts w:eastAsiaTheme="minorHAnsi" w:cstheme="minorHAnsi"/>
          <w:sz w:val="22"/>
          <w:szCs w:val="22"/>
          <w:rPrChange w:id="10794" w:author="Visone Rossana (GSE)" w:date="2025-09-09T14:36:00Z" w16du:dateUtc="2025-09-09T12:36:00Z">
            <w:rPr>
              <w:ins w:id="10795" w:author="Visone Rossana (GSE)" w:date="2025-09-05T09:50:00Z" w16du:dateUtc="2025-09-05T07:50:00Z"/>
              <w:rFonts w:eastAsiaTheme="minorHAnsi"/>
            </w:rPr>
          </w:rPrChange>
        </w:rPr>
        <w:pPrChange w:id="10796" w:author="Visone Rossana (GSE)" w:date="2025-09-10T10:19:00Z" w16du:dateUtc="2025-09-10T08:19:00Z">
          <w:pPr>
            <w:spacing w:after="60"/>
            <w:jc w:val="both"/>
          </w:pPr>
        </w:pPrChange>
      </w:pPr>
      <w:ins w:id="10797" w:author="Sala Riunioni 628" w:date="2025-09-24T17:37:00Z" w16du:dateUtc="2025-09-24T15:37:00Z">
        <w:del w:id="10798" w:author="Visone Rossana (GSE)" w:date="2025-09-30T12:08:00Z" w16du:dateUtc="2025-09-30T10:08:00Z">
          <w:r w:rsidDel="00286B5F">
            <w:rPr>
              <w:rFonts w:eastAsiaTheme="minorHAnsi" w:cstheme="minorHAnsi"/>
              <w:noProof/>
              <w:sz w:val="22"/>
              <w:szCs w:val="22"/>
            </w:rPr>
            <mc:AlternateContent>
              <mc:Choice Requires="wps">
                <w:drawing>
                  <wp:anchor distT="0" distB="0" distL="114300" distR="114300" simplePos="0" relativeHeight="251658241" behindDoc="0" locked="0" layoutInCell="1" allowOverlap="1" wp14:anchorId="722327C1" wp14:editId="02D8D7C8">
                    <wp:simplePos x="0" y="0"/>
                    <wp:positionH relativeFrom="column">
                      <wp:posOffset>338994</wp:posOffset>
                    </wp:positionH>
                    <wp:positionV relativeFrom="paragraph">
                      <wp:posOffset>312017</wp:posOffset>
                    </wp:positionV>
                    <wp:extent cx="5521124" cy="2858947"/>
                    <wp:effectExtent l="0" t="0" r="22860" b="36830"/>
                    <wp:wrapNone/>
                    <wp:docPr id="333195679" name="Connettore diritto 3"/>
                    <wp:cNvGraphicFramePr/>
                    <a:graphic xmlns:a="http://schemas.openxmlformats.org/drawingml/2006/main">
                      <a:graphicData uri="http://schemas.microsoft.com/office/word/2010/wordprocessingShape">
                        <wps:wsp>
                          <wps:cNvCnPr/>
                          <wps:spPr>
                            <a:xfrm flipH="1">
                              <a:off x="0" y="0"/>
                              <a:ext cx="5521124" cy="2858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w14:anchorId="7EDA266E">
                  <v:line id="Connettore diritto 3" style="position:absolute;flip:x;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6.7pt,24.55pt" to="461.45pt,249.65pt" w14:anchorId="075CD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"/>
                </w:pict>
              </mc:Fallback>
            </mc:AlternateContent>
          </w:r>
        </w:del>
      </w:ins>
      <w:ins w:id="10799" w:author="Sala Riunioni 628" w:date="2025-09-24T17:25:00Z" w16du:dateUtc="2025-09-24T15:25:00Z">
        <w:r w:rsidR="0090624E">
          <w:rPr>
            <w:rFonts w:eastAsiaTheme="minorHAnsi" w:cstheme="minorHAnsi"/>
            <w:sz w:val="22"/>
            <w:szCs w:val="22"/>
          </w:rPr>
          <w:t>Di seguito</w:t>
        </w:r>
      </w:ins>
      <w:ins w:id="10800" w:author="Visone Rossana (GSE)" w:date="2025-09-25T11:43:00Z" w16du:dateUtc="2025-09-25T09:43:00Z">
        <w:r w:rsidR="005D6937">
          <w:rPr>
            <w:rFonts w:eastAsiaTheme="minorHAnsi" w:cstheme="minorHAnsi"/>
            <w:sz w:val="22"/>
            <w:szCs w:val="22"/>
          </w:rPr>
          <w:t>,</w:t>
        </w:r>
      </w:ins>
      <w:ins w:id="10801" w:author="Sala Riunioni 628" w:date="2025-09-24T17:25:00Z" w16du:dateUtc="2025-09-24T15:25:00Z">
        <w:r w:rsidR="0090624E">
          <w:rPr>
            <w:rFonts w:eastAsiaTheme="minorHAnsi" w:cstheme="minorHAnsi"/>
            <w:sz w:val="22"/>
            <w:szCs w:val="22"/>
          </w:rPr>
          <w:t xml:space="preserve"> si riepilogano integralmente le disposizioni di cui sopra.</w:t>
        </w:r>
      </w:ins>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Change w:id="10802" w:author="Visone Rossana (GSE)" w:date="2025-09-30T16:41:00Z" w16du:dateUtc="2025-09-30T14:41:00Z">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PrChange>
      </w:tblPr>
      <w:tblGrid>
        <w:gridCol w:w="2547"/>
        <w:gridCol w:w="2551"/>
        <w:gridCol w:w="1843"/>
        <w:gridCol w:w="1559"/>
        <w:gridCol w:w="1559"/>
        <w:tblGridChange w:id="10803">
          <w:tblGrid>
            <w:gridCol w:w="2547"/>
            <w:gridCol w:w="2551"/>
            <w:gridCol w:w="284"/>
            <w:gridCol w:w="1559"/>
            <w:gridCol w:w="1559"/>
            <w:gridCol w:w="1559"/>
          </w:tblGrid>
        </w:tblGridChange>
      </w:tblGrid>
      <w:tr w:rsidR="00B25D32" w:rsidRPr="004174E1" w14:paraId="566EB40A" w14:textId="019B39D4" w:rsidTr="00246C79">
        <w:trPr>
          <w:trHeight w:val="387"/>
          <w:jc w:val="center"/>
          <w:ins w:id="10804" w:author="Visone Rossana (GSE)" w:date="2025-09-10T10:47:00Z"/>
          <w:trPrChange w:id="10805" w:author="Visone Rossana (GSE)" w:date="2025-09-30T16:41:00Z" w16du:dateUtc="2025-09-30T14:41:00Z">
            <w:trPr>
              <w:trHeight w:val="387"/>
              <w:jc w:val="center"/>
            </w:trPr>
          </w:trPrChange>
        </w:trPr>
        <w:tc>
          <w:tcPr>
            <w:tcW w:w="2547" w:type="dxa"/>
            <w:shd w:val="clear" w:color="auto" w:fill="D9D9D9"/>
            <w:vAlign w:val="center"/>
            <w:tcPrChange w:id="10806" w:author="Visone Rossana (GSE)" w:date="2025-09-30T16:41:00Z" w16du:dateUtc="2025-09-30T14:41:00Z">
              <w:tcPr>
                <w:tcW w:w="2547" w:type="dxa"/>
                <w:shd w:val="clear" w:color="auto" w:fill="D9D9D9"/>
                <w:vAlign w:val="center"/>
              </w:tcPr>
            </w:tcPrChange>
          </w:tcPr>
          <w:p w14:paraId="6458C014" w14:textId="77777777" w:rsidR="00B25D32" w:rsidRDefault="00B25D32">
            <w:pPr>
              <w:spacing w:before="60" w:after="60"/>
              <w:jc w:val="both"/>
              <w:rPr>
                <w:ins w:id="10807" w:author="Visone Rossana (GSE)" w:date="2025-09-10T10:47:00Z" w16du:dateUtc="2025-09-10T08:47:00Z"/>
                <w:b/>
                <w:sz w:val="18"/>
                <w:szCs w:val="18"/>
              </w:rPr>
            </w:pPr>
            <w:ins w:id="10808" w:author="Visone Rossana (GSE)" w:date="2025-09-10T10:47:00Z" w16du:dateUtc="2025-09-10T08:47:00Z">
              <w:r>
                <w:rPr>
                  <w:b/>
                  <w:sz w:val="18"/>
                  <w:szCs w:val="18"/>
                </w:rPr>
                <w:t>Soggetto Ammesso</w:t>
              </w:r>
            </w:ins>
          </w:p>
        </w:tc>
        <w:tc>
          <w:tcPr>
            <w:tcW w:w="2551" w:type="dxa"/>
            <w:shd w:val="clear" w:color="auto" w:fill="D9D9D9"/>
            <w:vAlign w:val="center"/>
            <w:tcPrChange w:id="10809" w:author="Visone Rossana (GSE)" w:date="2025-09-30T16:41:00Z" w16du:dateUtc="2025-09-30T14:41:00Z">
              <w:tcPr>
                <w:tcW w:w="2835" w:type="dxa"/>
                <w:gridSpan w:val="2"/>
                <w:shd w:val="clear" w:color="auto" w:fill="D9D9D9"/>
                <w:vAlign w:val="center"/>
              </w:tcPr>
            </w:tcPrChange>
          </w:tcPr>
          <w:p w14:paraId="3BCDB1D5" w14:textId="7CB74CF6" w:rsidR="00B25D32" w:rsidRPr="004174E1" w:rsidRDefault="00B25D32">
            <w:pPr>
              <w:spacing w:before="60" w:after="60"/>
              <w:jc w:val="center"/>
              <w:rPr>
                <w:ins w:id="10810" w:author="Visone Rossana (GSE)" w:date="2025-09-10T10:47:00Z" w16du:dateUtc="2025-09-10T08:47:00Z"/>
                <w:b/>
                <w:sz w:val="18"/>
                <w:szCs w:val="18"/>
              </w:rPr>
            </w:pPr>
            <w:ins w:id="10811" w:author="Visone Rossana (GSE)" w:date="2025-09-10T10:51:00Z" w16du:dateUtc="2025-09-10T08:51:00Z">
              <w:r>
                <w:rPr>
                  <w:b/>
                  <w:sz w:val="18"/>
                  <w:szCs w:val="18"/>
                </w:rPr>
                <w:t xml:space="preserve">Intensità </w:t>
              </w:r>
            </w:ins>
            <w:ins w:id="10812" w:author="Visone Rossana (GSE)" w:date="2025-09-10T10:57:00Z" w16du:dateUtc="2025-09-10T08:57:00Z">
              <w:r>
                <w:rPr>
                  <w:b/>
                  <w:sz w:val="18"/>
                  <w:szCs w:val="18"/>
                </w:rPr>
                <w:t>dell’</w:t>
              </w:r>
            </w:ins>
            <w:ins w:id="10813" w:author="Visone Rossana (GSE)" w:date="2025-09-10T10:51:00Z" w16du:dateUtc="2025-09-10T08:51:00Z">
              <w:r>
                <w:rPr>
                  <w:b/>
                  <w:sz w:val="18"/>
                  <w:szCs w:val="18"/>
                </w:rPr>
                <w:t>incentivo</w:t>
              </w:r>
            </w:ins>
          </w:p>
        </w:tc>
        <w:tc>
          <w:tcPr>
            <w:tcW w:w="1843" w:type="dxa"/>
            <w:shd w:val="clear" w:color="auto" w:fill="D9D9D9"/>
            <w:tcPrChange w:id="10814" w:author="Visone Rossana (GSE)" w:date="2025-09-30T16:41:00Z" w16du:dateUtc="2025-09-30T14:41:00Z">
              <w:tcPr>
                <w:tcW w:w="1559" w:type="dxa"/>
                <w:shd w:val="clear" w:color="auto" w:fill="D9D9D9"/>
              </w:tcPr>
            </w:tcPrChange>
          </w:tcPr>
          <w:p w14:paraId="1BA6DE4F" w14:textId="00A1461F" w:rsidR="00B25D32" w:rsidRDefault="00B25D32">
            <w:pPr>
              <w:spacing w:before="60" w:after="60"/>
              <w:jc w:val="center"/>
              <w:rPr>
                <w:ins w:id="10815" w:author="Visone Rossana (GSE)" w:date="2025-09-26T09:09:00Z" w16du:dateUtc="2025-09-26T07:09:00Z"/>
                <w:b/>
                <w:sz w:val="18"/>
                <w:szCs w:val="18"/>
              </w:rPr>
            </w:pPr>
            <w:ins w:id="10816" w:author="Visone Rossana (GSE)" w:date="2025-09-26T09:23:00Z" w16du:dateUtc="2025-09-26T07:23:00Z">
              <w:r>
                <w:rPr>
                  <w:b/>
                  <w:sz w:val="18"/>
                  <w:szCs w:val="18"/>
                </w:rPr>
                <w:t>Maggiorazione</w:t>
              </w:r>
            </w:ins>
            <w:ins w:id="10817" w:author="Visone Rossana (GSE)" w:date="2025-09-28T18:51:00Z" w16du:dateUtc="2025-09-28T16:51:00Z">
              <w:r w:rsidR="00355A9F">
                <w:rPr>
                  <w:b/>
                  <w:sz w:val="18"/>
                  <w:szCs w:val="18"/>
                </w:rPr>
                <w:t xml:space="preserve"> per</w:t>
              </w:r>
            </w:ins>
            <w:ins w:id="10818" w:author="Visone Rossana (GSE)" w:date="2025-09-26T09:23:00Z" w16du:dateUtc="2025-09-26T07:23:00Z">
              <w:r>
                <w:rPr>
                  <w:b/>
                  <w:sz w:val="18"/>
                  <w:szCs w:val="18"/>
                </w:rPr>
                <w:t xml:space="preserve"> </w:t>
              </w:r>
              <w:del w:id="10819" w:author="Visone Rossana (GSE)" w:date="2025-10-02T11:10:00Z" w16du:dateUtc="2025-10-02T09:10:00Z">
                <w:r w:rsidDel="003955C8">
                  <w:rPr>
                    <w:b/>
                    <w:sz w:val="18"/>
                    <w:szCs w:val="18"/>
                  </w:rPr>
                  <w:delText xml:space="preserve">piccoli </w:delText>
                </w:r>
              </w:del>
            </w:ins>
            <w:ins w:id="10820" w:author="Visone Rossana (GSE)" w:date="2025-10-02T11:10:00Z" w16du:dateUtc="2025-10-02T09:10:00Z">
              <w:r w:rsidR="003955C8">
                <w:rPr>
                  <w:b/>
                  <w:sz w:val="18"/>
                  <w:szCs w:val="18"/>
                </w:rPr>
                <w:t xml:space="preserve">comuni fino </w:t>
              </w:r>
            </w:ins>
            <w:ins w:id="10821" w:author="Visone Rossana (GSE)" w:date="2025-10-02T11:09:00Z" w16du:dateUtc="2025-10-02T09:09:00Z">
              <w:r w:rsidR="009D6F33">
                <w:rPr>
                  <w:b/>
                  <w:sz w:val="18"/>
                  <w:szCs w:val="18"/>
                </w:rPr>
                <w:t>a 15</w:t>
              </w:r>
            </w:ins>
            <w:ins w:id="10822" w:author="Visone Rossana (GSE)" w:date="2025-10-02T11:10:00Z" w16du:dateUtc="2025-10-02T09:10:00Z">
              <w:r w:rsidR="009D6F33">
                <w:rPr>
                  <w:b/>
                  <w:sz w:val="18"/>
                  <w:szCs w:val="18"/>
                </w:rPr>
                <w:t xml:space="preserve">.000 abitanti (piccoli </w:t>
              </w:r>
            </w:ins>
            <w:ins w:id="10823" w:author="Visone Rossana (GSE)" w:date="2025-09-26T09:23:00Z" w16du:dateUtc="2025-09-26T07:23:00Z">
              <w:r>
                <w:rPr>
                  <w:b/>
                  <w:sz w:val="18"/>
                  <w:szCs w:val="18"/>
                </w:rPr>
                <w:t>comuni</w:t>
              </w:r>
            </w:ins>
            <w:ins w:id="10824" w:author="Visone Rossana (GSE)" w:date="2025-10-02T11:10:00Z" w16du:dateUtc="2025-10-02T09:10:00Z">
              <w:r w:rsidR="009D6F33">
                <w:rPr>
                  <w:b/>
                  <w:sz w:val="18"/>
                  <w:szCs w:val="18"/>
                </w:rPr>
                <w:t>)</w:t>
              </w:r>
            </w:ins>
          </w:p>
        </w:tc>
        <w:tc>
          <w:tcPr>
            <w:tcW w:w="1559" w:type="dxa"/>
            <w:shd w:val="clear" w:color="auto" w:fill="D9D9D9"/>
            <w:tcPrChange w:id="10825" w:author="Visone Rossana (GSE)" w:date="2025-09-30T16:41:00Z" w16du:dateUtc="2025-09-30T14:41:00Z">
              <w:tcPr>
                <w:tcW w:w="1559" w:type="dxa"/>
                <w:shd w:val="clear" w:color="auto" w:fill="D9D9D9"/>
              </w:tcPr>
            </w:tcPrChange>
          </w:tcPr>
          <w:p w14:paraId="3BEB4E53" w14:textId="77777777" w:rsidR="00C34F71" w:rsidRDefault="00B25D32">
            <w:pPr>
              <w:spacing w:before="60" w:after="60"/>
              <w:jc w:val="center"/>
              <w:rPr>
                <w:ins w:id="10826" w:author="Visone Rossana (GSE)" w:date="2025-09-30T16:41:00Z" w16du:dateUtc="2025-09-30T14:41:00Z"/>
                <w:b/>
                <w:sz w:val="18"/>
                <w:szCs w:val="18"/>
              </w:rPr>
            </w:pPr>
            <w:ins w:id="10827" w:author="Visone Rossana (GSE)" w:date="2025-09-26T09:26:00Z" w16du:dateUtc="2025-09-26T07:26:00Z">
              <w:r>
                <w:rPr>
                  <w:b/>
                  <w:sz w:val="18"/>
                  <w:szCs w:val="18"/>
                </w:rPr>
                <w:t>Emendamento</w:t>
              </w:r>
            </w:ins>
            <w:ins w:id="10828" w:author="Visone Rossana (GSE)" w:date="2025-09-30T16:41:00Z" w16du:dateUtc="2025-09-30T14:41:00Z">
              <w:r w:rsidR="00C34F71">
                <w:rPr>
                  <w:b/>
                  <w:sz w:val="18"/>
                  <w:szCs w:val="18"/>
                </w:rPr>
                <w:t xml:space="preserve"> </w:t>
              </w:r>
            </w:ins>
          </w:p>
          <w:p w14:paraId="28FE2494" w14:textId="7C4D48B5" w:rsidR="00B25D32" w:rsidRDefault="00C34F71">
            <w:pPr>
              <w:spacing w:before="60" w:after="60"/>
              <w:jc w:val="center"/>
              <w:rPr>
                <w:ins w:id="10829" w:author="Visone Rossana (GSE)" w:date="2025-09-26T09:26:00Z" w16du:dateUtc="2025-09-26T07:26:00Z"/>
                <w:b/>
                <w:sz w:val="18"/>
                <w:szCs w:val="18"/>
              </w:rPr>
            </w:pPr>
            <w:ins w:id="10830" w:author="Visone Rossana (GSE)" w:date="2025-09-30T16:41:00Z" w16du:dateUtc="2025-09-30T14:41:00Z">
              <w:r>
                <w:rPr>
                  <w:b/>
                  <w:sz w:val="18"/>
                  <w:szCs w:val="18"/>
                </w:rPr>
                <w:t>48 ter</w:t>
              </w:r>
            </w:ins>
          </w:p>
        </w:tc>
        <w:tc>
          <w:tcPr>
            <w:tcW w:w="1559" w:type="dxa"/>
            <w:shd w:val="clear" w:color="auto" w:fill="D9D9D9"/>
            <w:tcPrChange w:id="10831" w:author="Visone Rossana (GSE)" w:date="2025-09-30T16:41:00Z" w16du:dateUtc="2025-09-30T14:41:00Z">
              <w:tcPr>
                <w:tcW w:w="1559" w:type="dxa"/>
                <w:shd w:val="clear" w:color="auto" w:fill="D9D9D9"/>
              </w:tcPr>
            </w:tcPrChange>
          </w:tcPr>
          <w:p w14:paraId="3B061CB5" w14:textId="26456DA0" w:rsidR="00B25D32" w:rsidRDefault="00B25D32">
            <w:pPr>
              <w:spacing w:before="60" w:after="60"/>
              <w:jc w:val="center"/>
              <w:rPr>
                <w:ins w:id="10832" w:author="Visone Rossana (GSE)" w:date="2025-09-26T09:30:00Z" w16du:dateUtc="2025-09-26T07:30:00Z"/>
                <w:b/>
                <w:sz w:val="18"/>
                <w:szCs w:val="18"/>
              </w:rPr>
            </w:pPr>
            <w:ins w:id="10833" w:author="Visone Rossana (GSE)" w:date="2025-09-26T09:30:00Z" w16du:dateUtc="2025-09-26T07:30:00Z">
              <w:r>
                <w:rPr>
                  <w:b/>
                  <w:sz w:val="18"/>
                  <w:szCs w:val="18"/>
                </w:rPr>
                <w:t>Maggiorazione UE</w:t>
              </w:r>
            </w:ins>
            <w:ins w:id="10834" w:author="Visone Rossana (GSE)" w:date="2025-09-28T18:53:00Z" w16du:dateUtc="2025-09-28T16:53:00Z">
              <w:r w:rsidR="000B14A5">
                <w:rPr>
                  <w:b/>
                  <w:sz w:val="18"/>
                  <w:szCs w:val="18"/>
                </w:rPr>
                <w:t>/moduli FV</w:t>
              </w:r>
            </w:ins>
            <w:ins w:id="10835" w:author="Visone Rossana (GSE)" w:date="2025-10-17T12:50:00Z" w16du:dateUtc="2025-10-17T10:50:00Z">
              <w:r w:rsidR="00982BB5">
                <w:rPr>
                  <w:rStyle w:val="Rimandonotaapidipagina"/>
                  <w:b/>
                  <w:sz w:val="18"/>
                  <w:szCs w:val="18"/>
                </w:rPr>
                <w:footnoteReference w:id="5"/>
              </w:r>
            </w:ins>
          </w:p>
        </w:tc>
      </w:tr>
      <w:tr w:rsidR="00B25D32" w:rsidRPr="004174E1" w14:paraId="1ED443DB" w14:textId="7488296A" w:rsidTr="00246C79">
        <w:trPr>
          <w:trHeight w:val="210"/>
          <w:jc w:val="center"/>
          <w:ins w:id="10852" w:author="Visone Rossana (GSE)" w:date="2025-09-10T10:47:00Z"/>
          <w:trPrChange w:id="10853" w:author="Visone Rossana (GSE)" w:date="2025-09-30T16:41:00Z" w16du:dateUtc="2025-09-30T14:41:00Z">
            <w:trPr>
              <w:trHeight w:val="210"/>
              <w:jc w:val="center"/>
            </w:trPr>
          </w:trPrChange>
        </w:trPr>
        <w:tc>
          <w:tcPr>
            <w:tcW w:w="2547" w:type="dxa"/>
            <w:noWrap/>
            <w:tcMar>
              <w:left w:w="0" w:type="dxa"/>
              <w:right w:w="0" w:type="dxa"/>
            </w:tcMar>
            <w:vAlign w:val="center"/>
            <w:tcPrChange w:id="10854" w:author="Visone Rossana (GSE)" w:date="2025-09-30T16:41:00Z" w16du:dateUtc="2025-09-30T14:41:00Z">
              <w:tcPr>
                <w:tcW w:w="2547" w:type="dxa"/>
                <w:noWrap/>
                <w:tcMar>
                  <w:left w:w="0" w:type="dxa"/>
                  <w:right w:w="0" w:type="dxa"/>
                </w:tcMar>
                <w:vAlign w:val="center"/>
              </w:tcPr>
            </w:tcPrChange>
          </w:tcPr>
          <w:p w14:paraId="6FFDCAA8" w14:textId="1FE11DED" w:rsidR="00B25D32" w:rsidRDefault="00B25D32">
            <w:pPr>
              <w:ind w:left="57"/>
              <w:contextualSpacing/>
              <w:rPr>
                <w:ins w:id="10855" w:author="Visone Rossana (GSE)" w:date="2025-09-10T10:47:00Z" w16du:dateUtc="2025-09-10T08:47:00Z"/>
                <w:b/>
                <w:sz w:val="18"/>
                <w:szCs w:val="18"/>
              </w:rPr>
            </w:pPr>
            <w:ins w:id="10856" w:author="Visone Rossana (GSE)" w:date="2025-09-10T10:47:00Z" w16du:dateUtc="2025-09-10T08:47:00Z">
              <w:r>
                <w:rPr>
                  <w:b/>
                  <w:sz w:val="18"/>
                  <w:szCs w:val="18"/>
                </w:rPr>
                <w:t>Comuni</w:t>
              </w:r>
            </w:ins>
          </w:p>
        </w:tc>
        <w:tc>
          <w:tcPr>
            <w:tcW w:w="2551" w:type="dxa"/>
            <w:vAlign w:val="center"/>
            <w:tcPrChange w:id="10857" w:author="Visone Rossana (GSE)" w:date="2025-09-30T16:41:00Z" w16du:dateUtc="2025-09-30T14:41:00Z">
              <w:tcPr>
                <w:tcW w:w="2835" w:type="dxa"/>
                <w:gridSpan w:val="2"/>
                <w:vAlign w:val="center"/>
              </w:tcPr>
            </w:tcPrChange>
          </w:tcPr>
          <w:p w14:paraId="765485DD" w14:textId="77777777" w:rsidR="00B25D32" w:rsidRDefault="00B25D32">
            <w:pPr>
              <w:contextualSpacing/>
              <w:jc w:val="center"/>
              <w:rPr>
                <w:ins w:id="10858" w:author="Visone Rossana (GSE)" w:date="2025-09-10T10:47:00Z" w16du:dateUtc="2025-09-10T08:47:00Z"/>
                <w:sz w:val="16"/>
                <w:szCs w:val="16"/>
              </w:rPr>
            </w:pPr>
          </w:p>
          <w:p w14:paraId="2D4BE096" w14:textId="6460CF6D" w:rsidR="00B25D32" w:rsidRPr="00393871" w:rsidRDefault="00B25D32">
            <w:pPr>
              <w:contextualSpacing/>
              <w:jc w:val="center"/>
              <w:rPr>
                <w:ins w:id="10859" w:author="Visone Rossana (GSE)" w:date="2025-09-10T10:49:00Z" w16du:dateUtc="2025-09-10T08:49:00Z"/>
                <w:rFonts w:cstheme="minorHAnsi"/>
                <w:sz w:val="18"/>
                <w:szCs w:val="18"/>
              </w:rPr>
            </w:pPr>
            <w:ins w:id="10860" w:author="Visone Rossana (GSE)" w:date="2025-09-10T10:54:00Z" w16du:dateUtc="2025-09-10T08:54:00Z">
              <w:r>
                <w:rPr>
                  <w:rFonts w:cstheme="minorHAnsi"/>
                  <w:sz w:val="18"/>
                  <w:szCs w:val="18"/>
                </w:rPr>
                <w:t xml:space="preserve">Fino al </w:t>
              </w:r>
            </w:ins>
            <w:ins w:id="10861" w:author="Visone Rossana (GSE)" w:date="2025-09-10T10:49:00Z" w16du:dateUtc="2025-09-10T08:49:00Z">
              <w:r>
                <w:rPr>
                  <w:rFonts w:cstheme="minorHAnsi"/>
                  <w:sz w:val="18"/>
                  <w:szCs w:val="18"/>
                </w:rPr>
                <w:t xml:space="preserve">65 % </w:t>
              </w:r>
            </w:ins>
          </w:p>
          <w:p w14:paraId="23A072C9" w14:textId="1C4C11F8" w:rsidR="00B25D32" w:rsidRPr="004174E1" w:rsidRDefault="00B25D32">
            <w:pPr>
              <w:contextualSpacing/>
              <w:jc w:val="center"/>
              <w:rPr>
                <w:ins w:id="10862" w:author="Visone Rossana (GSE)" w:date="2025-09-10T10:47:00Z" w16du:dateUtc="2025-09-10T08:47:00Z"/>
                <w:sz w:val="18"/>
                <w:szCs w:val="18"/>
              </w:rPr>
            </w:pPr>
          </w:p>
        </w:tc>
        <w:tc>
          <w:tcPr>
            <w:tcW w:w="1843" w:type="dxa"/>
            <w:tcPrChange w:id="10863" w:author="Visone Rossana (GSE)" w:date="2025-09-30T16:41:00Z" w16du:dateUtc="2025-09-30T14:41:00Z">
              <w:tcPr>
                <w:tcW w:w="1559" w:type="dxa"/>
              </w:tcPr>
            </w:tcPrChange>
          </w:tcPr>
          <w:p w14:paraId="1194C1DC" w14:textId="77777777" w:rsidR="00B25D32" w:rsidRDefault="00B25D32" w:rsidP="00B25D32">
            <w:pPr>
              <w:contextualSpacing/>
              <w:jc w:val="center"/>
              <w:rPr>
                <w:ins w:id="10864" w:author="Visone Rossana (GSE)" w:date="2025-09-26T09:25:00Z" w16du:dateUtc="2025-09-26T07:25:00Z"/>
                <w:rFonts w:cstheme="minorHAnsi"/>
                <w:sz w:val="18"/>
                <w:szCs w:val="18"/>
              </w:rPr>
            </w:pPr>
          </w:p>
          <w:p w14:paraId="3B37BAE3" w14:textId="509A3DE5" w:rsidR="00B25D32" w:rsidRDefault="00B25D32">
            <w:pPr>
              <w:contextualSpacing/>
              <w:jc w:val="center"/>
              <w:rPr>
                <w:ins w:id="10865" w:author="Visone Rossana (GSE)" w:date="2025-09-26T09:12:00Z" w16du:dateUtc="2025-09-26T07:12:00Z"/>
                <w:rFonts w:cstheme="minorHAnsi"/>
                <w:sz w:val="18"/>
                <w:szCs w:val="18"/>
              </w:rPr>
              <w:pPrChange w:id="10866" w:author="Visone Rossana (GSE)" w:date="2025-09-26T09:23:00Z" w16du:dateUtc="2025-09-26T07:23:00Z">
                <w:pPr>
                  <w:pStyle w:val="Paragrafoelenco"/>
                  <w:numPr>
                    <w:numId w:val="96"/>
                  </w:numPr>
                  <w:ind w:hanging="360"/>
                  <w:jc w:val="center"/>
                </w:pPr>
              </w:pPrChange>
            </w:pPr>
            <w:ins w:id="10867" w:author="Visone Rossana (GSE)" w:date="2025-09-26T09:12:00Z" w16du:dateUtc="2025-09-26T07:12:00Z">
              <w:del w:id="10868" w:author="Visone Rossana (GSE)" w:date="2025-10-17T12:50:00Z" w16du:dateUtc="2025-10-17T10:50:00Z">
                <w:r w:rsidDel="00982BB5">
                  <w:rPr>
                    <w:rFonts w:cstheme="minorHAnsi"/>
                    <w:sz w:val="18"/>
                    <w:szCs w:val="18"/>
                  </w:rPr>
                  <w:delText>f</w:delText>
                </w:r>
              </w:del>
            </w:ins>
            <w:ins w:id="10869" w:author="Visone Rossana (GSE)" w:date="2025-10-17T12:50:00Z" w16du:dateUtc="2025-10-17T10:50:00Z">
              <w:r w:rsidR="00982BB5">
                <w:rPr>
                  <w:rFonts w:cstheme="minorHAnsi"/>
                  <w:sz w:val="18"/>
                  <w:szCs w:val="18"/>
                </w:rPr>
                <w:t>F</w:t>
              </w:r>
            </w:ins>
            <w:ins w:id="10870" w:author="Visone Rossana (GSE)" w:date="2025-09-26T09:12:00Z" w16du:dateUtc="2025-09-26T07:12:00Z">
              <w:r>
                <w:rPr>
                  <w:rFonts w:cstheme="minorHAnsi"/>
                  <w:sz w:val="18"/>
                  <w:szCs w:val="18"/>
                </w:rPr>
                <w:t xml:space="preserve">ino al 100 %  </w:t>
              </w:r>
            </w:ins>
          </w:p>
          <w:p w14:paraId="23C5649B" w14:textId="77777777" w:rsidR="00B25D32" w:rsidRDefault="00B25D32">
            <w:pPr>
              <w:contextualSpacing/>
              <w:jc w:val="center"/>
              <w:rPr>
                <w:ins w:id="10871" w:author="Visone Rossana (GSE)" w:date="2025-09-26T09:09:00Z" w16du:dateUtc="2025-09-26T07:09:00Z"/>
                <w:sz w:val="16"/>
                <w:szCs w:val="16"/>
              </w:rPr>
            </w:pPr>
          </w:p>
        </w:tc>
        <w:tc>
          <w:tcPr>
            <w:tcW w:w="1559" w:type="dxa"/>
            <w:tcPrChange w:id="10872" w:author="Visone Rossana (GSE)" w:date="2025-09-30T16:41:00Z" w16du:dateUtc="2025-09-30T14:41:00Z">
              <w:tcPr>
                <w:tcW w:w="1559" w:type="dxa"/>
              </w:tcPr>
            </w:tcPrChange>
          </w:tcPr>
          <w:p w14:paraId="21ECD172" w14:textId="77777777" w:rsidR="00B25D32" w:rsidRDefault="00B25D32" w:rsidP="00B25D32">
            <w:pPr>
              <w:contextualSpacing/>
              <w:jc w:val="center"/>
              <w:rPr>
                <w:ins w:id="10873" w:author="Visone Rossana (GSE)" w:date="2025-09-26T09:26:00Z" w16du:dateUtc="2025-09-26T07:26:00Z"/>
                <w:rFonts w:cstheme="minorHAnsi"/>
                <w:sz w:val="18"/>
                <w:szCs w:val="18"/>
              </w:rPr>
            </w:pPr>
          </w:p>
          <w:p w14:paraId="534B5A68" w14:textId="4845511C" w:rsidR="00B25D32" w:rsidRDefault="00982BB5" w:rsidP="00B25D32">
            <w:pPr>
              <w:contextualSpacing/>
              <w:jc w:val="center"/>
              <w:rPr>
                <w:ins w:id="10874" w:author="Visone Rossana (GSE)" w:date="2025-09-26T09:26:00Z" w16du:dateUtc="2025-09-26T07:26:00Z"/>
                <w:rFonts w:cstheme="minorHAnsi"/>
                <w:sz w:val="18"/>
                <w:szCs w:val="18"/>
              </w:rPr>
            </w:pPr>
            <w:ins w:id="10875" w:author="Visone Rossana (GSE)" w:date="2025-10-17T12:50:00Z" w16du:dateUtc="2025-10-17T10:50:00Z">
              <w:r>
                <w:rPr>
                  <w:rFonts w:cstheme="minorHAnsi"/>
                  <w:sz w:val="18"/>
                  <w:szCs w:val="18"/>
                </w:rPr>
                <w:t>F</w:t>
              </w:r>
            </w:ins>
            <w:ins w:id="10876" w:author="Visone Rossana (GSE)" w:date="2025-09-26T09:26:00Z" w16du:dateUtc="2025-09-26T07:26:00Z">
              <w:del w:id="10877" w:author="Visone Rossana (GSE)" w:date="2025-10-17T12:50:00Z" w16du:dateUtc="2025-10-17T10:50:00Z">
                <w:r w:rsidR="00B25D32" w:rsidDel="00982BB5">
                  <w:rPr>
                    <w:rFonts w:cstheme="minorHAnsi"/>
                    <w:sz w:val="18"/>
                    <w:szCs w:val="18"/>
                  </w:rPr>
                  <w:delText>f</w:delText>
                </w:r>
              </w:del>
              <w:r w:rsidR="00B25D32">
                <w:rPr>
                  <w:rFonts w:cstheme="minorHAnsi"/>
                  <w:sz w:val="18"/>
                  <w:szCs w:val="18"/>
                </w:rPr>
                <w:t>ino al 100 %</w:t>
              </w:r>
            </w:ins>
          </w:p>
        </w:tc>
        <w:tc>
          <w:tcPr>
            <w:tcW w:w="1559" w:type="dxa"/>
            <w:tcPrChange w:id="10878" w:author="Visone Rossana (GSE)" w:date="2025-09-30T16:41:00Z" w16du:dateUtc="2025-09-30T14:41:00Z">
              <w:tcPr>
                <w:tcW w:w="1559" w:type="dxa"/>
              </w:tcPr>
            </w:tcPrChange>
          </w:tcPr>
          <w:p w14:paraId="26A9AEC3" w14:textId="0149B87C" w:rsidR="00B25D32" w:rsidRDefault="00B25D32" w:rsidP="00B25D32">
            <w:pPr>
              <w:contextualSpacing/>
              <w:jc w:val="center"/>
              <w:rPr>
                <w:ins w:id="10879" w:author="Visone Rossana (GSE)" w:date="2025-09-26T09:30:00Z" w16du:dateUtc="2025-09-26T07:30:00Z"/>
                <w:rFonts w:cstheme="minorHAnsi"/>
                <w:sz w:val="18"/>
                <w:szCs w:val="18"/>
              </w:rPr>
            </w:pPr>
            <w:ins w:id="10880" w:author="Visone Rossana (GSE)" w:date="2025-09-26T09:31:00Z" w16du:dateUtc="2025-09-26T07:31:00Z">
              <w:r>
                <w:rPr>
                  <w:rFonts w:cstheme="minorHAnsi"/>
                  <w:sz w:val="18"/>
                  <w:szCs w:val="18"/>
                </w:rPr>
                <w:t>Del 10 % e/o maggiorazione FV</w:t>
              </w:r>
            </w:ins>
          </w:p>
        </w:tc>
      </w:tr>
      <w:tr w:rsidR="00B25D32" w:rsidRPr="004174E1" w14:paraId="3D476052" w14:textId="56A22E01" w:rsidTr="00246C79">
        <w:trPr>
          <w:trHeight w:val="210"/>
          <w:jc w:val="center"/>
          <w:ins w:id="10881" w:author="Visone Rossana (GSE)" w:date="2025-09-10T10:55:00Z"/>
          <w:trPrChange w:id="10882" w:author="Visone Rossana (GSE)" w:date="2025-09-30T16:41:00Z" w16du:dateUtc="2025-09-30T14:41:00Z">
            <w:trPr>
              <w:trHeight w:val="210"/>
              <w:jc w:val="center"/>
            </w:trPr>
          </w:trPrChange>
        </w:trPr>
        <w:tc>
          <w:tcPr>
            <w:tcW w:w="2547" w:type="dxa"/>
            <w:noWrap/>
            <w:tcMar>
              <w:left w:w="0" w:type="dxa"/>
              <w:right w:w="0" w:type="dxa"/>
            </w:tcMar>
            <w:vAlign w:val="center"/>
            <w:tcPrChange w:id="10883" w:author="Visone Rossana (GSE)" w:date="2025-09-30T16:41:00Z" w16du:dateUtc="2025-09-30T14:41:00Z">
              <w:tcPr>
                <w:tcW w:w="2547" w:type="dxa"/>
                <w:noWrap/>
                <w:tcMar>
                  <w:left w:w="0" w:type="dxa"/>
                  <w:right w:w="0" w:type="dxa"/>
                </w:tcMar>
                <w:vAlign w:val="center"/>
              </w:tcPr>
            </w:tcPrChange>
          </w:tcPr>
          <w:p w14:paraId="0AB7FEE6" w14:textId="45E607D9" w:rsidR="00B25D32" w:rsidRDefault="00B25D32">
            <w:pPr>
              <w:ind w:left="57"/>
              <w:contextualSpacing/>
              <w:rPr>
                <w:ins w:id="10884" w:author="Visone Rossana (GSE)" w:date="2025-09-10T10:55:00Z" w16du:dateUtc="2025-09-10T08:55:00Z"/>
                <w:b/>
                <w:sz w:val="18"/>
                <w:szCs w:val="18"/>
              </w:rPr>
            </w:pPr>
            <w:ins w:id="10885" w:author="Visone Rossana (GSE)" w:date="2025-09-10T10:55:00Z" w16du:dateUtc="2025-09-10T08:55:00Z">
              <w:r>
                <w:rPr>
                  <w:b/>
                  <w:sz w:val="18"/>
                  <w:szCs w:val="18"/>
                </w:rPr>
                <w:t>Pubbliche Amministrazioni diverse dai Comuni</w:t>
              </w:r>
            </w:ins>
          </w:p>
        </w:tc>
        <w:tc>
          <w:tcPr>
            <w:tcW w:w="2551" w:type="dxa"/>
            <w:vAlign w:val="center"/>
            <w:tcPrChange w:id="10886" w:author="Visone Rossana (GSE)" w:date="2025-09-30T16:41:00Z" w16du:dateUtc="2025-09-30T14:41:00Z">
              <w:tcPr>
                <w:tcW w:w="2835" w:type="dxa"/>
                <w:gridSpan w:val="2"/>
                <w:vAlign w:val="center"/>
              </w:tcPr>
            </w:tcPrChange>
          </w:tcPr>
          <w:p w14:paraId="4FBA687D" w14:textId="4C593D7A" w:rsidR="00B25D32" w:rsidRDefault="00B25D32">
            <w:pPr>
              <w:contextualSpacing/>
              <w:jc w:val="center"/>
              <w:rPr>
                <w:ins w:id="10887" w:author="Visone Rossana (GSE)" w:date="2025-09-10T10:55:00Z" w16du:dateUtc="2025-09-10T08:55:00Z"/>
                <w:sz w:val="16"/>
                <w:szCs w:val="16"/>
              </w:rPr>
            </w:pPr>
            <w:ins w:id="10888" w:author="Visone Rossana (GSE)" w:date="2025-09-10T10:55:00Z" w16du:dateUtc="2025-09-10T08:55:00Z">
              <w:r>
                <w:rPr>
                  <w:rFonts w:cstheme="minorHAnsi"/>
                  <w:sz w:val="18"/>
                  <w:szCs w:val="18"/>
                </w:rPr>
                <w:t xml:space="preserve">Fino al 65 % </w:t>
              </w:r>
            </w:ins>
          </w:p>
        </w:tc>
        <w:tc>
          <w:tcPr>
            <w:tcW w:w="1843" w:type="dxa"/>
            <w:tcPrChange w:id="10889" w:author="Visone Rossana (GSE)" w:date="2025-09-30T16:41:00Z" w16du:dateUtc="2025-09-30T14:41:00Z">
              <w:tcPr>
                <w:tcW w:w="1559" w:type="dxa"/>
              </w:tcPr>
            </w:tcPrChange>
          </w:tcPr>
          <w:p w14:paraId="3A777F35" w14:textId="42677652" w:rsidR="00B25D32" w:rsidRDefault="002E5C04">
            <w:pPr>
              <w:contextualSpacing/>
              <w:jc w:val="center"/>
              <w:rPr>
                <w:ins w:id="10890" w:author="Visone Rossana (GSE)" w:date="2025-09-26T09:09:00Z" w16du:dateUtc="2025-09-26T07:09:00Z"/>
                <w:rFonts w:cstheme="minorHAnsi"/>
                <w:sz w:val="18"/>
                <w:szCs w:val="18"/>
              </w:rPr>
            </w:pPr>
            <w:ins w:id="10891" w:author="Visone Rossana (GSE)" w:date="2025-09-28T18:52:00Z" w16du:dateUtc="2025-09-28T16:52:00Z">
              <w:r>
                <w:rPr>
                  <w:rFonts w:cstheme="minorHAnsi"/>
                  <w:sz w:val="18"/>
                  <w:szCs w:val="18"/>
                </w:rPr>
                <w:t>-</w:t>
              </w:r>
            </w:ins>
            <w:ins w:id="10892" w:author="Visone Rossana (GSE)" w:date="2025-09-26T09:13:00Z" w16du:dateUtc="2025-09-26T07:13:00Z">
              <w:del w:id="10893" w:author="Visone Rossana (GSE)" w:date="2025-09-28T18:52:00Z" w16du:dateUtc="2025-09-28T16:52:00Z">
                <w:r w:rsidR="00B25D32" w:rsidDel="002E5C04">
                  <w:rPr>
                    <w:rFonts w:cstheme="minorHAnsi"/>
                    <w:sz w:val="18"/>
                    <w:szCs w:val="18"/>
                  </w:rPr>
                  <w:delText>-</w:delText>
                </w:r>
              </w:del>
            </w:ins>
          </w:p>
        </w:tc>
        <w:tc>
          <w:tcPr>
            <w:tcW w:w="1559" w:type="dxa"/>
            <w:tcPrChange w:id="10894" w:author="Visone Rossana (GSE)" w:date="2025-09-30T16:41:00Z" w16du:dateUtc="2025-09-30T14:41:00Z">
              <w:tcPr>
                <w:tcW w:w="1559" w:type="dxa"/>
              </w:tcPr>
            </w:tcPrChange>
          </w:tcPr>
          <w:p w14:paraId="5B15BC5B" w14:textId="752629E4" w:rsidR="00B25D32" w:rsidRDefault="00B25D32">
            <w:pPr>
              <w:contextualSpacing/>
              <w:jc w:val="center"/>
              <w:rPr>
                <w:ins w:id="10895" w:author="Visone Rossana (GSE)" w:date="2025-09-26T09:26:00Z" w16du:dateUtc="2025-09-26T07:26:00Z"/>
                <w:rFonts w:cstheme="minorHAnsi"/>
                <w:sz w:val="18"/>
                <w:szCs w:val="18"/>
              </w:rPr>
            </w:pPr>
            <w:ins w:id="10896" w:author="Visone Rossana (GSE)" w:date="2025-09-26T09:26:00Z" w16du:dateUtc="2025-09-26T07:26:00Z">
              <w:r>
                <w:rPr>
                  <w:rFonts w:cstheme="minorHAnsi"/>
                  <w:sz w:val="18"/>
                  <w:szCs w:val="18"/>
                </w:rPr>
                <w:t>fino al 100 %</w:t>
              </w:r>
            </w:ins>
          </w:p>
        </w:tc>
        <w:tc>
          <w:tcPr>
            <w:tcW w:w="1559" w:type="dxa"/>
            <w:tcPrChange w:id="10897" w:author="Visone Rossana (GSE)" w:date="2025-09-30T16:41:00Z" w16du:dateUtc="2025-09-30T14:41:00Z">
              <w:tcPr>
                <w:tcW w:w="1559" w:type="dxa"/>
              </w:tcPr>
            </w:tcPrChange>
          </w:tcPr>
          <w:p w14:paraId="26CBBAED" w14:textId="67CA5EC2" w:rsidR="00B25D32" w:rsidRDefault="00B25D32">
            <w:pPr>
              <w:contextualSpacing/>
              <w:jc w:val="center"/>
              <w:rPr>
                <w:ins w:id="10898" w:author="Visone Rossana (GSE)" w:date="2025-09-26T09:30:00Z" w16du:dateUtc="2025-09-26T07:30:00Z"/>
                <w:rFonts w:cstheme="minorHAnsi"/>
                <w:sz w:val="18"/>
                <w:szCs w:val="18"/>
              </w:rPr>
            </w:pPr>
            <w:ins w:id="10899" w:author="Visone Rossana (GSE)" w:date="2025-09-26T09:31:00Z" w16du:dateUtc="2025-09-26T07:31:00Z">
              <w:r>
                <w:rPr>
                  <w:rFonts w:cstheme="minorHAnsi"/>
                  <w:sz w:val="18"/>
                  <w:szCs w:val="18"/>
                </w:rPr>
                <w:t>Del 10 % e/o maggiorazione FV</w:t>
              </w:r>
            </w:ins>
          </w:p>
        </w:tc>
      </w:tr>
      <w:tr w:rsidR="00B25D32" w:rsidRPr="00497A9A" w14:paraId="68BE7479" w14:textId="70CED26A" w:rsidTr="00246C79">
        <w:trPr>
          <w:trHeight w:val="210"/>
          <w:jc w:val="center"/>
          <w:ins w:id="10900" w:author="Visone Rossana (GSE)" w:date="2025-09-10T10:47:00Z"/>
          <w:trPrChange w:id="10901" w:author="Visone Rossana (GSE)" w:date="2025-09-30T16:41:00Z" w16du:dateUtc="2025-09-30T14:41:00Z">
            <w:trPr>
              <w:trHeight w:val="210"/>
              <w:jc w:val="center"/>
            </w:trPr>
          </w:trPrChange>
        </w:trPr>
        <w:tc>
          <w:tcPr>
            <w:tcW w:w="2547" w:type="dxa"/>
            <w:tcMar>
              <w:left w:w="0" w:type="dxa"/>
              <w:right w:w="0" w:type="dxa"/>
            </w:tcMar>
            <w:vAlign w:val="center"/>
            <w:tcPrChange w:id="10902" w:author="Visone Rossana (GSE)" w:date="2025-09-30T16:41:00Z" w16du:dateUtc="2025-09-30T14:41:00Z">
              <w:tcPr>
                <w:tcW w:w="2547" w:type="dxa"/>
                <w:tcMar>
                  <w:left w:w="0" w:type="dxa"/>
                  <w:right w:w="0" w:type="dxa"/>
                </w:tcMar>
                <w:vAlign w:val="center"/>
              </w:tcPr>
            </w:tcPrChange>
          </w:tcPr>
          <w:p w14:paraId="147E8625" w14:textId="77777777" w:rsidR="00B25D32" w:rsidRDefault="00B25D32">
            <w:pPr>
              <w:ind w:left="57"/>
              <w:contextualSpacing/>
              <w:rPr>
                <w:ins w:id="10903" w:author="Visone Rossana (GSE)" w:date="2025-09-10T10:47:00Z" w16du:dateUtc="2025-09-10T08:47:00Z"/>
                <w:b/>
                <w:sz w:val="18"/>
                <w:szCs w:val="18"/>
              </w:rPr>
            </w:pPr>
            <w:ins w:id="10904" w:author="Visone Rossana (GSE)" w:date="2025-09-10T10:47:00Z" w16du:dateUtc="2025-09-10T08:47:00Z">
              <w:r>
                <w:rPr>
                  <w:b/>
                  <w:sz w:val="18"/>
                  <w:szCs w:val="18"/>
                </w:rPr>
                <w:t>Enti del Terzo settore non economici</w:t>
              </w:r>
            </w:ins>
          </w:p>
        </w:tc>
        <w:tc>
          <w:tcPr>
            <w:tcW w:w="2551" w:type="dxa"/>
            <w:tcMar>
              <w:left w:w="0" w:type="dxa"/>
              <w:right w:w="0" w:type="dxa"/>
            </w:tcMar>
            <w:vAlign w:val="center"/>
            <w:tcPrChange w:id="10905" w:author="Visone Rossana (GSE)" w:date="2025-09-30T16:41:00Z" w16du:dateUtc="2025-09-30T14:41:00Z">
              <w:tcPr>
                <w:tcW w:w="2835" w:type="dxa"/>
                <w:gridSpan w:val="2"/>
                <w:tcMar>
                  <w:left w:w="0" w:type="dxa"/>
                  <w:right w:w="0" w:type="dxa"/>
                </w:tcMar>
                <w:vAlign w:val="center"/>
              </w:tcPr>
            </w:tcPrChange>
          </w:tcPr>
          <w:p w14:paraId="54ECE75F" w14:textId="516E91BF" w:rsidR="00B25D32" w:rsidRPr="00497A9A" w:rsidRDefault="00B25D32">
            <w:pPr>
              <w:contextualSpacing/>
              <w:jc w:val="center"/>
              <w:rPr>
                <w:ins w:id="10906" w:author="Visone Rossana (GSE)" w:date="2025-09-10T10:47:00Z" w16du:dateUtc="2025-09-10T08:47:00Z"/>
                <w:sz w:val="18"/>
                <w:szCs w:val="18"/>
              </w:rPr>
            </w:pPr>
            <w:ins w:id="10907" w:author="Visone Rossana (GSE)" w:date="2025-09-10T10:54:00Z" w16du:dateUtc="2025-09-10T08:54:00Z">
              <w:r>
                <w:rPr>
                  <w:rFonts w:cstheme="minorHAnsi"/>
                  <w:sz w:val="18"/>
                  <w:szCs w:val="18"/>
                </w:rPr>
                <w:t>Fino al 65 %</w:t>
              </w:r>
            </w:ins>
            <w:ins w:id="10908" w:author="Sala Riunioni 628" w:date="2025-09-24T15:29:00Z" w16du:dateUtc="2025-09-24T13:29:00Z">
              <w:del w:id="10909" w:author="Visone Rossana (GSE)" w:date="2025-09-26T09:26:00Z" w16du:dateUtc="2025-09-26T07:26:00Z">
                <w:r w:rsidRPr="00BA0BFE" w:rsidDel="00B25D32">
                  <w:rPr>
                    <w:rFonts w:cstheme="minorHAnsi"/>
                    <w:sz w:val="18"/>
                    <w:szCs w:val="18"/>
                    <w:highlight w:val="cyan"/>
                    <w:rPrChange w:id="10910" w:author="Sala Riunioni 628" w:date="2025-09-24T15:30:00Z" w16du:dateUtc="2025-09-24T13:30:00Z">
                      <w:rPr>
                        <w:rFonts w:cstheme="minorHAnsi"/>
                        <w:sz w:val="18"/>
                        <w:szCs w:val="18"/>
                      </w:rPr>
                    </w:rPrChange>
                  </w:rPr>
                  <w:delText>pubblici</w:delText>
                </w:r>
                <w:r w:rsidDel="00B25D32">
                  <w:rPr>
                    <w:rFonts w:cstheme="minorHAnsi"/>
                    <w:sz w:val="18"/>
                    <w:szCs w:val="18"/>
                  </w:rPr>
                  <w:delText xml:space="preserve"> </w:delText>
                </w:r>
              </w:del>
            </w:ins>
          </w:p>
        </w:tc>
        <w:tc>
          <w:tcPr>
            <w:tcW w:w="1843" w:type="dxa"/>
            <w:tcPrChange w:id="10911" w:author="Visone Rossana (GSE)" w:date="2025-09-30T16:41:00Z" w16du:dateUtc="2025-09-30T14:41:00Z">
              <w:tcPr>
                <w:tcW w:w="1559" w:type="dxa"/>
              </w:tcPr>
            </w:tcPrChange>
          </w:tcPr>
          <w:p w14:paraId="0820BD9D" w14:textId="216023D0" w:rsidR="00B25D32" w:rsidRDefault="002E5C04">
            <w:pPr>
              <w:contextualSpacing/>
              <w:jc w:val="center"/>
              <w:rPr>
                <w:ins w:id="10912" w:author="Visone Rossana (GSE)" w:date="2025-09-26T09:09:00Z" w16du:dateUtc="2025-09-26T07:09:00Z"/>
                <w:rFonts w:cstheme="minorHAnsi"/>
                <w:sz w:val="18"/>
                <w:szCs w:val="18"/>
              </w:rPr>
            </w:pPr>
            <w:ins w:id="10913" w:author="Visone Rossana (GSE)" w:date="2025-09-28T18:52:00Z" w16du:dateUtc="2025-09-28T16:52:00Z">
              <w:r>
                <w:rPr>
                  <w:rFonts w:cstheme="minorHAnsi"/>
                  <w:sz w:val="18"/>
                  <w:szCs w:val="18"/>
                </w:rPr>
                <w:t>-</w:t>
              </w:r>
            </w:ins>
            <w:ins w:id="10914" w:author="Visone Rossana (GSE)" w:date="2025-09-26T09:13:00Z" w16du:dateUtc="2025-09-26T07:13:00Z">
              <w:del w:id="10915" w:author="Visone Rossana (GSE)" w:date="2025-09-28T18:52:00Z" w16du:dateUtc="2025-09-28T16:52:00Z">
                <w:r w:rsidR="00B25D32" w:rsidDel="002E5C04">
                  <w:rPr>
                    <w:rFonts w:cstheme="minorHAnsi"/>
                    <w:sz w:val="18"/>
                    <w:szCs w:val="18"/>
                  </w:rPr>
                  <w:delText>-</w:delText>
                </w:r>
              </w:del>
            </w:ins>
          </w:p>
        </w:tc>
        <w:tc>
          <w:tcPr>
            <w:tcW w:w="1559" w:type="dxa"/>
            <w:tcPrChange w:id="10916" w:author="Visone Rossana (GSE)" w:date="2025-09-30T16:41:00Z" w16du:dateUtc="2025-09-30T14:41:00Z">
              <w:tcPr>
                <w:tcW w:w="1559" w:type="dxa"/>
              </w:tcPr>
            </w:tcPrChange>
          </w:tcPr>
          <w:p w14:paraId="7DFF01AC" w14:textId="69373B64" w:rsidR="00B25D32" w:rsidRDefault="00B25D32">
            <w:pPr>
              <w:contextualSpacing/>
              <w:jc w:val="center"/>
              <w:rPr>
                <w:ins w:id="10917" w:author="Visone Rossana (GSE)" w:date="2025-09-26T09:26:00Z" w16du:dateUtc="2025-09-26T07:26:00Z"/>
                <w:rFonts w:cstheme="minorHAnsi"/>
                <w:sz w:val="18"/>
                <w:szCs w:val="18"/>
              </w:rPr>
            </w:pPr>
            <w:ins w:id="10918" w:author="Visone Rossana (GSE)" w:date="2025-09-26T09:27:00Z" w16du:dateUtc="2025-09-26T07:27:00Z">
              <w:r>
                <w:rPr>
                  <w:rFonts w:cstheme="minorHAnsi"/>
                  <w:sz w:val="18"/>
                  <w:szCs w:val="18"/>
                </w:rPr>
                <w:t xml:space="preserve">Fino al 100 % </w:t>
              </w:r>
            </w:ins>
            <w:ins w:id="10919" w:author="Visone Rossana (GSE)" w:date="2025-09-26T09:28:00Z" w16du:dateUtc="2025-09-26T07:28:00Z">
              <w:r>
                <w:rPr>
                  <w:rFonts w:cstheme="minorHAnsi"/>
                  <w:sz w:val="18"/>
                  <w:szCs w:val="18"/>
                </w:rPr>
                <w:t xml:space="preserve">esclusivamente nel </w:t>
              </w:r>
            </w:ins>
            <w:ins w:id="10920" w:author="Visone Rossana (GSE)" w:date="2025-09-26T09:27:00Z" w16du:dateUtc="2025-09-26T07:27:00Z">
              <w:r>
                <w:rPr>
                  <w:rFonts w:cstheme="minorHAnsi"/>
                  <w:sz w:val="18"/>
                  <w:szCs w:val="18"/>
                </w:rPr>
                <w:t xml:space="preserve">caso in cui </w:t>
              </w:r>
            </w:ins>
            <w:ins w:id="10921" w:author="Visone Rossana (GSE)" w:date="2025-09-26T09:28:00Z" w16du:dateUtc="2025-09-26T07:28:00Z">
              <w:r>
                <w:rPr>
                  <w:rFonts w:cstheme="minorHAnsi"/>
                  <w:sz w:val="18"/>
                  <w:szCs w:val="18"/>
                </w:rPr>
                <w:t>l’</w:t>
              </w:r>
            </w:ins>
            <w:ins w:id="10922" w:author="Visone Rossana (GSE)" w:date="2025-09-26T09:27:00Z" w16du:dateUtc="2025-09-26T07:27:00Z">
              <w:r>
                <w:rPr>
                  <w:rFonts w:cstheme="minorHAnsi"/>
                  <w:sz w:val="18"/>
                  <w:szCs w:val="18"/>
                </w:rPr>
                <w:t xml:space="preserve">ETS sia </w:t>
              </w:r>
            </w:ins>
            <w:ins w:id="10923" w:author="Visone Rossana (GSE)" w:date="2025-09-30T16:38:00Z" w16du:dateUtc="2025-09-30T14:38:00Z">
              <w:r w:rsidR="004F7B96">
                <w:rPr>
                  <w:rFonts w:cstheme="minorHAnsi"/>
                  <w:sz w:val="18"/>
                  <w:szCs w:val="18"/>
                </w:rPr>
                <w:t>l’</w:t>
              </w:r>
            </w:ins>
            <w:ins w:id="10924" w:author="Visone Rossana (GSE)" w:date="2025-09-26T09:27:00Z" w16du:dateUtc="2025-09-26T07:27:00Z">
              <w:r>
                <w:rPr>
                  <w:rFonts w:cstheme="minorHAnsi"/>
                  <w:sz w:val="18"/>
                  <w:szCs w:val="18"/>
                </w:rPr>
                <w:t xml:space="preserve">utilizzatore di </w:t>
              </w:r>
            </w:ins>
            <w:ins w:id="10925" w:author="Visone Rossana (GSE)" w:date="2025-09-28T18:51:00Z" w16du:dateUtc="2025-09-28T16:51:00Z">
              <w:r w:rsidR="002E5C04">
                <w:rPr>
                  <w:rFonts w:cstheme="minorHAnsi"/>
                  <w:sz w:val="18"/>
                  <w:szCs w:val="18"/>
                </w:rPr>
                <w:t xml:space="preserve">un </w:t>
              </w:r>
            </w:ins>
            <w:ins w:id="10926" w:author="Visone Rossana (GSE)" w:date="2025-09-26T09:27:00Z" w16du:dateUtc="2025-09-26T07:27:00Z">
              <w:r>
                <w:rPr>
                  <w:rFonts w:cstheme="minorHAnsi"/>
                  <w:sz w:val="18"/>
                  <w:szCs w:val="18"/>
                </w:rPr>
                <w:t>edificio pubblico</w:t>
              </w:r>
            </w:ins>
            <w:ins w:id="10927" w:author="Visone Rossana (GSE)" w:date="2025-10-17T12:46:00Z" w16du:dateUtc="2025-10-17T10:46:00Z">
              <w:r w:rsidR="00C61B89">
                <w:rPr>
                  <w:rFonts w:cstheme="minorHAnsi"/>
                  <w:sz w:val="18"/>
                  <w:szCs w:val="18"/>
                </w:rPr>
                <w:t>_</w:t>
              </w:r>
              <w:r w:rsidR="00C61B89" w:rsidRPr="00C61B89">
                <w:rPr>
                  <w:rFonts w:cstheme="minorHAnsi"/>
                  <w:sz w:val="18"/>
                  <w:szCs w:val="18"/>
                  <w:highlight w:val="yellow"/>
                  <w:rPrChange w:id="10928" w:author="Visone Rossana (GSE)" w:date="2025-10-17T12:46:00Z" w16du:dateUtc="2025-10-17T10:46:00Z">
                    <w:rPr>
                      <w:rFonts w:cstheme="minorHAnsi"/>
                      <w:sz w:val="18"/>
                      <w:szCs w:val="18"/>
                    </w:rPr>
                  </w:rPrChange>
                </w:rPr>
                <w:t>in corso verifica SGL</w:t>
              </w:r>
            </w:ins>
          </w:p>
        </w:tc>
        <w:tc>
          <w:tcPr>
            <w:tcW w:w="1559" w:type="dxa"/>
            <w:tcPrChange w:id="10929" w:author="Visone Rossana (GSE)" w:date="2025-09-30T16:41:00Z" w16du:dateUtc="2025-09-30T14:41:00Z">
              <w:tcPr>
                <w:tcW w:w="1559" w:type="dxa"/>
              </w:tcPr>
            </w:tcPrChange>
          </w:tcPr>
          <w:p w14:paraId="496B0ED0" w14:textId="59A23169" w:rsidR="00B25D32" w:rsidRDefault="00B25D32">
            <w:pPr>
              <w:contextualSpacing/>
              <w:jc w:val="center"/>
              <w:rPr>
                <w:ins w:id="10930" w:author="Visone Rossana (GSE)" w:date="2025-09-26T09:30:00Z" w16du:dateUtc="2025-09-26T07:30:00Z"/>
                <w:rFonts w:cstheme="minorHAnsi"/>
                <w:sz w:val="18"/>
                <w:szCs w:val="18"/>
              </w:rPr>
            </w:pPr>
            <w:ins w:id="10931" w:author="Visone Rossana (GSE)" w:date="2025-09-26T09:31:00Z" w16du:dateUtc="2025-09-26T07:31:00Z">
              <w:r>
                <w:rPr>
                  <w:rFonts w:cstheme="minorHAnsi"/>
                  <w:sz w:val="18"/>
                  <w:szCs w:val="18"/>
                </w:rPr>
                <w:t>Del 10 % e/o maggiorazione FV</w:t>
              </w:r>
            </w:ins>
          </w:p>
        </w:tc>
      </w:tr>
      <w:tr w:rsidR="00B25D32" w:rsidRPr="00497A9A" w:rsidDel="00D45543" w14:paraId="3D8F6FB6" w14:textId="2B62D3B2" w:rsidTr="00246C79">
        <w:trPr>
          <w:trHeight w:val="210"/>
          <w:jc w:val="center"/>
          <w:ins w:id="10932" w:author="Visone Rossana (GSE)" w:date="2025-09-10T10:47:00Z"/>
          <w:del w:id="10933" w:author="Visone Rossana (GSE)" w:date="2025-09-30T16:40:00Z"/>
          <w:trPrChange w:id="10934" w:author="Visone Rossana (GSE)" w:date="2025-09-30T16:41:00Z" w16du:dateUtc="2025-09-30T14:41:00Z">
            <w:trPr>
              <w:trHeight w:val="210"/>
              <w:jc w:val="center"/>
            </w:trPr>
          </w:trPrChange>
        </w:trPr>
        <w:tc>
          <w:tcPr>
            <w:tcW w:w="2547" w:type="dxa"/>
            <w:vAlign w:val="center"/>
            <w:tcPrChange w:id="10935" w:author="Visone Rossana (GSE)" w:date="2025-09-30T16:41:00Z" w16du:dateUtc="2025-09-30T14:41:00Z">
              <w:tcPr>
                <w:tcW w:w="2547" w:type="dxa"/>
                <w:vAlign w:val="center"/>
              </w:tcPr>
            </w:tcPrChange>
          </w:tcPr>
          <w:p w14:paraId="6D87452F" w14:textId="1A9528BE" w:rsidR="00B25D32" w:rsidRPr="003024AE" w:rsidDel="00D45543" w:rsidRDefault="00B25D32">
            <w:pPr>
              <w:contextualSpacing/>
              <w:rPr>
                <w:ins w:id="10936" w:author="Visone Rossana (GSE)" w:date="2025-09-10T10:47:00Z" w16du:dateUtc="2025-09-10T08:47:00Z"/>
                <w:del w:id="10937" w:author="Visone Rossana (GSE)" w:date="2025-09-30T16:40:00Z" w16du:dateUtc="2025-09-30T14:40:00Z"/>
                <w:b/>
                <w:sz w:val="18"/>
                <w:szCs w:val="18"/>
              </w:rPr>
            </w:pPr>
            <w:ins w:id="10938" w:author="Visone Rossana (GSE)" w:date="2025-09-10T10:47:00Z" w16du:dateUtc="2025-09-10T08:47:00Z">
              <w:del w:id="10939" w:author="Visone Rossana (GSE)" w:date="2025-09-30T16:39:00Z" w16du:dateUtc="2025-09-30T14:39:00Z">
                <w:r w:rsidRPr="003024AE" w:rsidDel="00A75B5A">
                  <w:rPr>
                    <w:b/>
                    <w:sz w:val="18"/>
                    <w:szCs w:val="18"/>
                  </w:rPr>
                  <w:delText>Enti del Terzo settore economici</w:delText>
                </w:r>
              </w:del>
            </w:ins>
          </w:p>
        </w:tc>
        <w:tc>
          <w:tcPr>
            <w:tcW w:w="2551" w:type="dxa"/>
            <w:vAlign w:val="center"/>
            <w:tcPrChange w:id="10940" w:author="Visone Rossana (GSE)" w:date="2025-09-30T16:41:00Z" w16du:dateUtc="2025-09-30T14:41:00Z">
              <w:tcPr>
                <w:tcW w:w="2835" w:type="dxa"/>
                <w:gridSpan w:val="2"/>
                <w:vAlign w:val="center"/>
              </w:tcPr>
            </w:tcPrChange>
          </w:tcPr>
          <w:p w14:paraId="7976063F" w14:textId="3F1D9269" w:rsidR="00B25D32" w:rsidRPr="003024AE" w:rsidDel="00D45543" w:rsidRDefault="00B25D32">
            <w:pPr>
              <w:contextualSpacing/>
              <w:jc w:val="center"/>
              <w:rPr>
                <w:ins w:id="10941" w:author="Visone Rossana (GSE)" w:date="2025-09-10T10:47:00Z" w16du:dateUtc="2025-09-10T08:47:00Z"/>
                <w:del w:id="10942" w:author="Visone Rossana (GSE)" w:date="2025-09-30T16:40:00Z" w16du:dateUtc="2025-09-30T14:40:00Z"/>
                <w:sz w:val="18"/>
                <w:szCs w:val="18"/>
              </w:rPr>
            </w:pPr>
            <w:ins w:id="10943" w:author="Visone Rossana (GSE)" w:date="2025-09-10T10:54:00Z" w16du:dateUtc="2025-09-10T08:54:00Z">
              <w:del w:id="10944" w:author="Visone Rossana (GSE)" w:date="2025-09-30T16:40:00Z" w16du:dateUtc="2025-09-30T14:40:00Z">
                <w:r w:rsidRPr="003024AE" w:rsidDel="00D45543">
                  <w:rPr>
                    <w:rFonts w:cstheme="minorHAnsi"/>
                    <w:sz w:val="18"/>
                    <w:szCs w:val="18"/>
                    <w:rPrChange w:id="10945" w:author="Visone Rossana (GSE)" w:date="2025-09-26T09:10:00Z" w16du:dateUtc="2025-09-26T07:10:00Z">
                      <w:rPr>
                        <w:rFonts w:cstheme="minorHAnsi"/>
                        <w:sz w:val="18"/>
                        <w:szCs w:val="18"/>
                        <w:highlight w:val="yellow"/>
                      </w:rPr>
                    </w:rPrChange>
                  </w:rPr>
                  <w:delText xml:space="preserve">Fino al </w:delText>
                </w:r>
              </w:del>
            </w:ins>
            <w:ins w:id="10946" w:author="Visone Rossana (GSE)" w:date="2025-09-10T10:48:00Z" w16du:dateUtc="2025-09-10T08:48:00Z">
              <w:del w:id="10947" w:author="Visone Rossana (GSE)" w:date="2025-09-30T16:40:00Z" w16du:dateUtc="2025-09-30T14:40:00Z">
                <w:r w:rsidRPr="003024AE" w:rsidDel="00D45543">
                  <w:rPr>
                    <w:rFonts w:cstheme="minorHAnsi"/>
                    <w:sz w:val="18"/>
                    <w:szCs w:val="18"/>
                  </w:rPr>
                  <w:delText>65 %</w:delText>
                </w:r>
              </w:del>
            </w:ins>
            <w:ins w:id="10948" w:author="Visone Rossana (GSE)" w:date="2025-09-10T10:54:00Z" w16du:dateUtc="2025-09-10T08:54:00Z">
              <w:del w:id="10949" w:author="Visone Rossana (GSE)" w:date="2025-09-30T16:40:00Z" w16du:dateUtc="2025-09-30T14:40:00Z">
                <w:r w:rsidRPr="003024AE" w:rsidDel="00D45543">
                  <w:rPr>
                    <w:rFonts w:cstheme="minorHAnsi"/>
                    <w:sz w:val="18"/>
                    <w:szCs w:val="18"/>
                    <w:rPrChange w:id="10950" w:author="Visone Rossana (GSE)" w:date="2025-09-26T09:10:00Z" w16du:dateUtc="2025-09-26T07:10:00Z">
                      <w:rPr>
                        <w:rFonts w:cstheme="minorHAnsi"/>
                        <w:sz w:val="18"/>
                        <w:szCs w:val="18"/>
                        <w:highlight w:val="yellow"/>
                      </w:rPr>
                    </w:rPrChange>
                  </w:rPr>
                  <w:delText xml:space="preserve"> </w:delText>
                </w:r>
                <w:r w:rsidRPr="003024AE" w:rsidDel="00D45543">
                  <w:rPr>
                    <w:rFonts w:cstheme="minorHAnsi"/>
                    <w:sz w:val="18"/>
                    <w:szCs w:val="18"/>
                  </w:rPr>
                  <w:delText>con le specifiche intensità indicate dal Titolo V</w:delText>
                </w:r>
              </w:del>
            </w:ins>
          </w:p>
        </w:tc>
        <w:tc>
          <w:tcPr>
            <w:tcW w:w="1843" w:type="dxa"/>
            <w:tcPrChange w:id="10951" w:author="Visone Rossana (GSE)" w:date="2025-09-30T16:41:00Z" w16du:dateUtc="2025-09-30T14:41:00Z">
              <w:tcPr>
                <w:tcW w:w="1559" w:type="dxa"/>
              </w:tcPr>
            </w:tcPrChange>
          </w:tcPr>
          <w:p w14:paraId="66234148" w14:textId="0227AA12" w:rsidR="00B25D32" w:rsidRPr="00393871" w:rsidDel="00D45543" w:rsidRDefault="00B25D32">
            <w:pPr>
              <w:contextualSpacing/>
              <w:jc w:val="center"/>
              <w:rPr>
                <w:ins w:id="10952" w:author="Visone Rossana (GSE)" w:date="2025-09-26T09:09:00Z" w16du:dateUtc="2025-09-26T07:09:00Z"/>
                <w:del w:id="10953" w:author="Visone Rossana (GSE)" w:date="2025-09-30T16:40:00Z" w16du:dateUtc="2025-09-30T14:40:00Z"/>
                <w:rFonts w:cstheme="minorHAnsi"/>
                <w:sz w:val="18"/>
                <w:szCs w:val="18"/>
                <w:highlight w:val="yellow"/>
              </w:rPr>
            </w:pPr>
            <w:ins w:id="10954" w:author="Visone Rossana (GSE)" w:date="2025-09-26T09:13:00Z" w16du:dateUtc="2025-09-26T07:13:00Z">
              <w:del w:id="10955" w:author="Visone Rossana (GSE)" w:date="2025-09-30T16:40:00Z" w16du:dateUtc="2025-09-30T14:40:00Z">
                <w:r w:rsidRPr="003024AE" w:rsidDel="00D45543">
                  <w:rPr>
                    <w:rFonts w:cstheme="minorHAnsi"/>
                    <w:sz w:val="18"/>
                    <w:szCs w:val="18"/>
                    <w:rPrChange w:id="10956" w:author="Visone Rossana (GSE)" w:date="2025-09-26T09:13:00Z" w16du:dateUtc="2025-09-26T07:13:00Z">
                      <w:rPr>
                        <w:rFonts w:cstheme="minorHAnsi"/>
                        <w:sz w:val="18"/>
                        <w:szCs w:val="18"/>
                        <w:highlight w:val="yellow"/>
                      </w:rPr>
                    </w:rPrChange>
                  </w:rPr>
                  <w:delText>-</w:delText>
                </w:r>
              </w:del>
            </w:ins>
          </w:p>
        </w:tc>
        <w:tc>
          <w:tcPr>
            <w:tcW w:w="1559" w:type="dxa"/>
            <w:tcPrChange w:id="10957" w:author="Visone Rossana (GSE)" w:date="2025-09-30T16:41:00Z" w16du:dateUtc="2025-09-30T14:41:00Z">
              <w:tcPr>
                <w:tcW w:w="1559" w:type="dxa"/>
              </w:tcPr>
            </w:tcPrChange>
          </w:tcPr>
          <w:p w14:paraId="2BB8101D" w14:textId="2762D222" w:rsidR="00B25D32" w:rsidRPr="003024AE" w:rsidDel="00D45543" w:rsidRDefault="00B25D32">
            <w:pPr>
              <w:contextualSpacing/>
              <w:jc w:val="center"/>
              <w:rPr>
                <w:ins w:id="10958" w:author="Visone Rossana (GSE)" w:date="2025-09-26T09:26:00Z" w16du:dateUtc="2025-09-26T07:26:00Z"/>
                <w:del w:id="10959" w:author="Visone Rossana (GSE)" w:date="2025-09-30T16:40:00Z" w16du:dateUtc="2025-09-30T14:40:00Z"/>
                <w:rFonts w:cstheme="minorHAnsi"/>
                <w:sz w:val="18"/>
                <w:szCs w:val="18"/>
              </w:rPr>
            </w:pPr>
            <w:ins w:id="10960" w:author="Visone Rossana (GSE)" w:date="2025-09-26T09:28:00Z" w16du:dateUtc="2025-09-26T07:28:00Z">
              <w:del w:id="10961" w:author="Visone Rossana (GSE)" w:date="2025-09-30T16:40:00Z" w16du:dateUtc="2025-09-30T14:40:00Z">
                <w:r w:rsidDel="00D45543">
                  <w:rPr>
                    <w:rFonts w:cstheme="minorHAnsi"/>
                    <w:sz w:val="18"/>
                    <w:szCs w:val="18"/>
                  </w:rPr>
                  <w:delText>Fino al 100 % esclusivamente nel caso in cui l’ETS sia utilizzatore di</w:delText>
                </w:r>
              </w:del>
            </w:ins>
            <w:ins w:id="10962" w:author="Visone Rossana (GSE)" w:date="2025-09-28T18:51:00Z" w16du:dateUtc="2025-09-28T16:51:00Z">
              <w:del w:id="10963" w:author="Visone Rossana (GSE)" w:date="2025-09-30T16:40:00Z" w16du:dateUtc="2025-09-30T14:40:00Z">
                <w:r w:rsidR="002E5C04" w:rsidDel="00D45543">
                  <w:rPr>
                    <w:rFonts w:cstheme="minorHAnsi"/>
                    <w:sz w:val="18"/>
                    <w:szCs w:val="18"/>
                  </w:rPr>
                  <w:delText xml:space="preserve"> un</w:delText>
                </w:r>
              </w:del>
            </w:ins>
            <w:ins w:id="10964" w:author="Visone Rossana (GSE)" w:date="2025-09-26T09:28:00Z" w16du:dateUtc="2025-09-26T07:28:00Z">
              <w:del w:id="10965" w:author="Visone Rossana (GSE)" w:date="2025-09-30T16:40:00Z" w16du:dateUtc="2025-09-30T14:40:00Z">
                <w:r w:rsidDel="00D45543">
                  <w:rPr>
                    <w:rFonts w:cstheme="minorHAnsi"/>
                    <w:sz w:val="18"/>
                    <w:szCs w:val="18"/>
                  </w:rPr>
                  <w:delText xml:space="preserve"> edificio pubblico</w:delText>
                </w:r>
              </w:del>
            </w:ins>
          </w:p>
        </w:tc>
        <w:tc>
          <w:tcPr>
            <w:tcW w:w="1559" w:type="dxa"/>
            <w:tcPrChange w:id="10966" w:author="Visone Rossana (GSE)" w:date="2025-09-30T16:41:00Z" w16du:dateUtc="2025-09-30T14:41:00Z">
              <w:tcPr>
                <w:tcW w:w="1559" w:type="dxa"/>
              </w:tcPr>
            </w:tcPrChange>
          </w:tcPr>
          <w:p w14:paraId="2507FB66" w14:textId="26B93CEB" w:rsidR="00B25D32" w:rsidDel="00D45543" w:rsidRDefault="00B25D32">
            <w:pPr>
              <w:contextualSpacing/>
              <w:jc w:val="center"/>
              <w:rPr>
                <w:ins w:id="10967" w:author="Visone Rossana (GSE)" w:date="2025-09-26T09:30:00Z" w16du:dateUtc="2025-09-26T07:30:00Z"/>
                <w:del w:id="10968" w:author="Visone Rossana (GSE)" w:date="2025-09-30T16:40:00Z" w16du:dateUtc="2025-09-30T14:40:00Z"/>
                <w:rFonts w:cstheme="minorHAnsi"/>
                <w:sz w:val="18"/>
                <w:szCs w:val="18"/>
              </w:rPr>
            </w:pPr>
            <w:ins w:id="10969" w:author="Visone Rossana (GSE)" w:date="2025-09-26T09:31:00Z" w16du:dateUtc="2025-09-26T07:31:00Z">
              <w:del w:id="10970" w:author="Visone Rossana (GSE)" w:date="2025-09-30T16:40:00Z" w16du:dateUtc="2025-09-30T14:40:00Z">
                <w:r w:rsidDel="00D45543">
                  <w:rPr>
                    <w:rFonts w:cstheme="minorHAnsi"/>
                    <w:sz w:val="18"/>
                    <w:szCs w:val="18"/>
                  </w:rPr>
                  <w:delText>-</w:delText>
                </w:r>
              </w:del>
            </w:ins>
          </w:p>
        </w:tc>
      </w:tr>
      <w:tr w:rsidR="00B25D32" w14:paraId="396AE832" w14:textId="3E444A40" w:rsidTr="00246C79">
        <w:trPr>
          <w:trHeight w:val="210"/>
          <w:jc w:val="center"/>
          <w:ins w:id="10971" w:author="Visone Rossana (GSE)" w:date="2025-09-10T10:47:00Z"/>
          <w:trPrChange w:id="10972" w:author="Visone Rossana (GSE)" w:date="2025-09-30T16:41:00Z" w16du:dateUtc="2025-09-30T14:41:00Z">
            <w:trPr>
              <w:trHeight w:val="210"/>
              <w:jc w:val="center"/>
            </w:trPr>
          </w:trPrChange>
        </w:trPr>
        <w:tc>
          <w:tcPr>
            <w:tcW w:w="2547" w:type="dxa"/>
            <w:vAlign w:val="center"/>
            <w:tcPrChange w:id="10973" w:author="Visone Rossana (GSE)" w:date="2025-09-30T16:41:00Z" w16du:dateUtc="2025-09-30T14:41:00Z">
              <w:tcPr>
                <w:tcW w:w="2547" w:type="dxa"/>
                <w:vAlign w:val="center"/>
              </w:tcPr>
            </w:tcPrChange>
          </w:tcPr>
          <w:p w14:paraId="42BD6F23" w14:textId="30663E9C" w:rsidR="00B25D32" w:rsidRDefault="00B25D32">
            <w:pPr>
              <w:contextualSpacing/>
              <w:rPr>
                <w:ins w:id="10974" w:author="Visone Rossana (GSE)" w:date="2025-09-10T10:47:00Z" w16du:dateUtc="2025-09-10T08:47:00Z"/>
                <w:b/>
                <w:sz w:val="18"/>
                <w:szCs w:val="18"/>
              </w:rPr>
            </w:pPr>
            <w:ins w:id="10975" w:author="Visone Rossana (GSE)" w:date="2025-09-10T10:47:00Z" w16du:dateUtc="2025-09-10T08:47:00Z">
              <w:r w:rsidRPr="00E412A6">
                <w:rPr>
                  <w:b/>
                  <w:sz w:val="18"/>
                  <w:szCs w:val="18"/>
                </w:rPr>
                <w:t>Soggetti Privati</w:t>
              </w:r>
              <w:del w:id="10976" w:author="Visone Rossana (GSE)" w:date="2025-10-21T15:08:00Z" w16du:dateUtc="2025-10-21T13:08:00Z">
                <w:r w:rsidRPr="00E412A6" w:rsidDel="00835C2D">
                  <w:rPr>
                    <w:b/>
                    <w:sz w:val="18"/>
                    <w:szCs w:val="18"/>
                  </w:rPr>
                  <w:delText xml:space="preserve"> </w:delText>
                </w:r>
              </w:del>
              <w:r w:rsidRPr="00E412A6">
                <w:rPr>
                  <w:b/>
                  <w:sz w:val="18"/>
                  <w:szCs w:val="18"/>
                </w:rPr>
                <w:t xml:space="preserve"> </w:t>
              </w:r>
            </w:ins>
            <w:ins w:id="10977" w:author="Visone Rossana (GSE)" w:date="2025-10-17T12:47:00Z" w16du:dateUtc="2025-10-17T10:47:00Z">
              <w:r w:rsidR="001B4B58">
                <w:rPr>
                  <w:b/>
                  <w:sz w:val="18"/>
                  <w:szCs w:val="18"/>
                </w:rPr>
                <w:t>(</w:t>
              </w:r>
            </w:ins>
            <w:ins w:id="10978" w:author="Visone Rossana (GSE)" w:date="2025-10-17T12:48:00Z" w16du:dateUtc="2025-10-17T10:48:00Z">
              <w:r w:rsidR="001B4B58">
                <w:rPr>
                  <w:b/>
                  <w:sz w:val="18"/>
                  <w:szCs w:val="18"/>
                </w:rPr>
                <w:t>persone fisiche)</w:t>
              </w:r>
            </w:ins>
          </w:p>
        </w:tc>
        <w:tc>
          <w:tcPr>
            <w:tcW w:w="2551" w:type="dxa"/>
            <w:vAlign w:val="center"/>
            <w:tcPrChange w:id="10979" w:author="Visone Rossana (GSE)" w:date="2025-09-30T16:41:00Z" w16du:dateUtc="2025-09-30T14:41:00Z">
              <w:tcPr>
                <w:tcW w:w="2835" w:type="dxa"/>
                <w:gridSpan w:val="2"/>
                <w:vAlign w:val="center"/>
              </w:tcPr>
            </w:tcPrChange>
          </w:tcPr>
          <w:p w14:paraId="785D5945" w14:textId="6EE539DC" w:rsidR="00B25D32" w:rsidRDefault="00B25D32">
            <w:pPr>
              <w:contextualSpacing/>
              <w:jc w:val="center"/>
              <w:rPr>
                <w:ins w:id="10980" w:author="Visone Rossana (GSE)" w:date="2025-09-10T10:47:00Z" w16du:dateUtc="2025-09-10T08:47:00Z"/>
                <w:rFonts w:cstheme="minorHAnsi"/>
                <w:sz w:val="18"/>
                <w:szCs w:val="18"/>
              </w:rPr>
            </w:pPr>
            <w:ins w:id="10981" w:author="Visone Rossana (GSE)" w:date="2025-09-10T10:54:00Z" w16du:dateUtc="2025-09-10T08:54:00Z">
              <w:r>
                <w:rPr>
                  <w:rFonts w:cstheme="minorHAnsi"/>
                  <w:sz w:val="18"/>
                  <w:szCs w:val="18"/>
                </w:rPr>
                <w:t xml:space="preserve">Fino al </w:t>
              </w:r>
            </w:ins>
            <w:ins w:id="10982" w:author="Visone Rossana (GSE)" w:date="2025-09-10T10:48:00Z" w16du:dateUtc="2025-09-10T08:48:00Z">
              <w:r>
                <w:rPr>
                  <w:rFonts w:cstheme="minorHAnsi"/>
                  <w:sz w:val="18"/>
                  <w:szCs w:val="18"/>
                </w:rPr>
                <w:t>65 %</w:t>
              </w:r>
            </w:ins>
          </w:p>
        </w:tc>
        <w:tc>
          <w:tcPr>
            <w:tcW w:w="1843" w:type="dxa"/>
            <w:tcPrChange w:id="10983" w:author="Visone Rossana (GSE)" w:date="2025-09-30T16:41:00Z" w16du:dateUtc="2025-09-30T14:41:00Z">
              <w:tcPr>
                <w:tcW w:w="1559" w:type="dxa"/>
              </w:tcPr>
            </w:tcPrChange>
          </w:tcPr>
          <w:p w14:paraId="2D474111" w14:textId="6ABE44FA" w:rsidR="00B25D32" w:rsidRDefault="00B25D32">
            <w:pPr>
              <w:contextualSpacing/>
              <w:jc w:val="center"/>
              <w:rPr>
                <w:ins w:id="10984" w:author="Visone Rossana (GSE)" w:date="2025-09-26T09:09:00Z" w16du:dateUtc="2025-09-26T07:09:00Z"/>
                <w:rFonts w:cstheme="minorHAnsi"/>
                <w:sz w:val="18"/>
                <w:szCs w:val="18"/>
              </w:rPr>
            </w:pPr>
            <w:ins w:id="10985" w:author="Visone Rossana (GSE)" w:date="2025-09-26T09:13:00Z" w16du:dateUtc="2025-09-26T07:13:00Z">
              <w:r>
                <w:rPr>
                  <w:rFonts w:cstheme="minorHAnsi"/>
                  <w:sz w:val="18"/>
                  <w:szCs w:val="18"/>
                </w:rPr>
                <w:t>-</w:t>
              </w:r>
            </w:ins>
          </w:p>
        </w:tc>
        <w:tc>
          <w:tcPr>
            <w:tcW w:w="1559" w:type="dxa"/>
            <w:tcPrChange w:id="10986" w:author="Visone Rossana (GSE)" w:date="2025-09-30T16:41:00Z" w16du:dateUtc="2025-09-30T14:41:00Z">
              <w:tcPr>
                <w:tcW w:w="1559" w:type="dxa"/>
              </w:tcPr>
            </w:tcPrChange>
          </w:tcPr>
          <w:p w14:paraId="23B95E75" w14:textId="7FC12047" w:rsidR="00B25D32" w:rsidRDefault="00B25D32">
            <w:pPr>
              <w:contextualSpacing/>
              <w:jc w:val="center"/>
              <w:rPr>
                <w:ins w:id="10987" w:author="Visone Rossana (GSE)" w:date="2025-09-26T09:26:00Z" w16du:dateUtc="2025-09-26T07:26:00Z"/>
                <w:rFonts w:cstheme="minorHAnsi"/>
                <w:sz w:val="18"/>
                <w:szCs w:val="18"/>
              </w:rPr>
            </w:pPr>
            <w:ins w:id="10988" w:author="Visone Rossana (GSE)" w:date="2025-09-26T09:28:00Z" w16du:dateUtc="2025-09-26T07:28:00Z">
              <w:r>
                <w:rPr>
                  <w:rFonts w:cstheme="minorHAnsi"/>
                  <w:sz w:val="18"/>
                  <w:szCs w:val="18"/>
                </w:rPr>
                <w:t xml:space="preserve">Fino al 100 % esclusivamente nel caso in soggetto </w:t>
              </w:r>
            </w:ins>
            <w:ins w:id="10989" w:author="Visone Rossana (GSE)" w:date="2025-09-26T09:29:00Z" w16du:dateUtc="2025-09-26T07:29:00Z">
              <w:r>
                <w:rPr>
                  <w:rFonts w:cstheme="minorHAnsi"/>
                  <w:sz w:val="18"/>
                  <w:szCs w:val="18"/>
                </w:rPr>
                <w:t xml:space="preserve">privato sia </w:t>
              </w:r>
            </w:ins>
            <w:ins w:id="10990" w:author="Visone Rossana (GSE)" w:date="2025-09-30T16:40:00Z" w16du:dateUtc="2025-09-30T14:40:00Z">
              <w:r w:rsidR="00D45543">
                <w:rPr>
                  <w:rFonts w:cstheme="minorHAnsi"/>
                  <w:sz w:val="18"/>
                  <w:szCs w:val="18"/>
                </w:rPr>
                <w:t>l’</w:t>
              </w:r>
            </w:ins>
            <w:ins w:id="10991" w:author="Visone Rossana (GSE)" w:date="2025-09-26T09:29:00Z" w16du:dateUtc="2025-09-26T07:29:00Z">
              <w:r>
                <w:rPr>
                  <w:rFonts w:cstheme="minorHAnsi"/>
                  <w:sz w:val="18"/>
                  <w:szCs w:val="18"/>
                </w:rPr>
                <w:t>utilizzatore di edificio pubblico-</w:t>
              </w:r>
              <w:r w:rsidRPr="00B25D32">
                <w:rPr>
                  <w:rFonts w:cstheme="minorHAnsi"/>
                  <w:sz w:val="18"/>
                  <w:szCs w:val="18"/>
                  <w:highlight w:val="yellow"/>
                  <w:rPrChange w:id="10992" w:author="Visone Rossana (GSE)" w:date="2025-09-26T09:29:00Z" w16du:dateUtc="2025-09-26T07:29:00Z">
                    <w:rPr>
                      <w:rFonts w:cstheme="minorHAnsi"/>
                      <w:sz w:val="18"/>
                      <w:szCs w:val="18"/>
                    </w:rPr>
                  </w:rPrChange>
                </w:rPr>
                <w:t>caso raro</w:t>
              </w:r>
            </w:ins>
          </w:p>
        </w:tc>
        <w:tc>
          <w:tcPr>
            <w:tcW w:w="1559" w:type="dxa"/>
            <w:tcPrChange w:id="10993" w:author="Visone Rossana (GSE)" w:date="2025-09-30T16:41:00Z" w16du:dateUtc="2025-09-30T14:41:00Z">
              <w:tcPr>
                <w:tcW w:w="1559" w:type="dxa"/>
              </w:tcPr>
            </w:tcPrChange>
          </w:tcPr>
          <w:p w14:paraId="5CE15D0E" w14:textId="34B949AC" w:rsidR="00B25D32" w:rsidRDefault="00B6611F">
            <w:pPr>
              <w:contextualSpacing/>
              <w:jc w:val="center"/>
              <w:rPr>
                <w:ins w:id="10994" w:author="Visone Rossana (GSE)" w:date="2025-09-26T09:30:00Z" w16du:dateUtc="2025-09-26T07:30:00Z"/>
                <w:rFonts w:cstheme="minorHAnsi"/>
                <w:sz w:val="18"/>
                <w:szCs w:val="18"/>
              </w:rPr>
            </w:pPr>
            <w:ins w:id="10995" w:author="Visone Rossana (GSE)" w:date="2025-09-28T18:54:00Z" w16du:dateUtc="2025-09-28T16:54:00Z">
              <w:r>
                <w:rPr>
                  <w:rFonts w:cstheme="minorHAnsi"/>
                  <w:sz w:val="18"/>
                  <w:szCs w:val="18"/>
                </w:rPr>
                <w:t xml:space="preserve">Del 10 % e/o maggiorazione registri FV </w:t>
              </w:r>
            </w:ins>
            <w:ins w:id="10996" w:author="Visone Rossana (GSE)" w:date="2025-09-28T18:53:00Z" w16du:dateUtc="2025-09-28T16:53:00Z">
              <w:r w:rsidR="000B14A5">
                <w:rPr>
                  <w:rFonts w:cstheme="minorHAnsi"/>
                  <w:sz w:val="18"/>
                  <w:szCs w:val="18"/>
                </w:rPr>
                <w:t xml:space="preserve"> </w:t>
              </w:r>
            </w:ins>
            <w:ins w:id="10997" w:author="Visone Rossana (GSE)" w:date="2025-09-26T09:31:00Z" w16du:dateUtc="2025-09-26T07:31:00Z">
              <w:del w:id="10998" w:author="Visone Rossana (GSE)" w:date="2025-09-28T18:53:00Z" w16du:dateUtc="2025-09-28T16:53:00Z">
                <w:r w:rsidR="00B25D32" w:rsidDel="000B14A5">
                  <w:rPr>
                    <w:rFonts w:cstheme="minorHAnsi"/>
                    <w:sz w:val="18"/>
                    <w:szCs w:val="18"/>
                  </w:rPr>
                  <w:delText>E</w:delText>
                </w:r>
              </w:del>
            </w:ins>
            <w:ins w:id="10999" w:author="Visone Rossana (GSE)" w:date="2025-09-28T18:53:00Z" w16du:dateUtc="2025-09-28T16:53:00Z">
              <w:r w:rsidR="000B14A5">
                <w:rPr>
                  <w:rFonts w:cstheme="minorHAnsi"/>
                  <w:sz w:val="18"/>
                  <w:szCs w:val="18"/>
                </w:rPr>
                <w:t>e</w:t>
              </w:r>
            </w:ins>
            <w:ins w:id="11000" w:author="Visone Rossana (GSE)" w:date="2025-09-26T09:31:00Z" w16du:dateUtc="2025-09-26T07:31:00Z">
              <w:r w:rsidR="00B25D32">
                <w:rPr>
                  <w:rFonts w:cstheme="minorHAnsi"/>
                  <w:sz w:val="18"/>
                  <w:szCs w:val="18"/>
                </w:rPr>
                <w:t>sclu</w:t>
              </w:r>
            </w:ins>
            <w:ins w:id="11001" w:author="Visone Rossana (GSE)" w:date="2025-09-26T09:32:00Z" w16du:dateUtc="2025-09-26T07:32:00Z">
              <w:r w:rsidR="00B25D32">
                <w:rPr>
                  <w:rFonts w:cstheme="minorHAnsi"/>
                  <w:sz w:val="18"/>
                  <w:szCs w:val="18"/>
                </w:rPr>
                <w:t xml:space="preserve">sivamente per interventi </w:t>
              </w:r>
              <w:del w:id="11002" w:author="Visone Rossana (GSE)" w:date="2025-10-06T10:27:00Z" w16du:dateUtc="2025-10-06T08:27:00Z">
                <w:r w:rsidR="00B25D32" w:rsidDel="002000FE">
                  <w:rPr>
                    <w:rFonts w:cstheme="minorHAnsi"/>
                    <w:sz w:val="18"/>
                    <w:szCs w:val="18"/>
                  </w:rPr>
                  <w:delText xml:space="preserve">del settore </w:delText>
                </w:r>
              </w:del>
            </w:ins>
            <w:ins w:id="11003" w:author="Visone Rossana (GSE)" w:date="2025-10-06T10:27:00Z" w16du:dateUtc="2025-10-06T08:27:00Z">
              <w:r w:rsidR="002000FE">
                <w:rPr>
                  <w:rFonts w:cstheme="minorHAnsi"/>
                  <w:sz w:val="18"/>
                  <w:szCs w:val="18"/>
                </w:rPr>
                <w:t xml:space="preserve">in ambito </w:t>
              </w:r>
            </w:ins>
            <w:ins w:id="11004" w:author="Visone Rossana (GSE)" w:date="2025-09-26T09:32:00Z" w16du:dateUtc="2025-09-26T07:32:00Z">
              <w:r w:rsidR="00B25D32">
                <w:rPr>
                  <w:rFonts w:cstheme="minorHAnsi"/>
                  <w:sz w:val="18"/>
                  <w:szCs w:val="18"/>
                </w:rPr>
                <w:t>terziario</w:t>
              </w:r>
            </w:ins>
          </w:p>
        </w:tc>
      </w:tr>
      <w:tr w:rsidR="00B25D32" w14:paraId="4787B25E" w14:textId="4CBBB9D4" w:rsidTr="00246C79">
        <w:trPr>
          <w:trHeight w:val="210"/>
          <w:jc w:val="center"/>
          <w:ins w:id="11005" w:author="Visone Rossana (GSE)" w:date="2025-09-10T10:47:00Z"/>
          <w:trPrChange w:id="11006" w:author="Visone Rossana (GSE)" w:date="2025-09-30T16:41:00Z" w16du:dateUtc="2025-09-30T14:41:00Z">
            <w:trPr>
              <w:trHeight w:val="210"/>
              <w:jc w:val="center"/>
            </w:trPr>
          </w:trPrChange>
        </w:trPr>
        <w:tc>
          <w:tcPr>
            <w:tcW w:w="2547" w:type="dxa"/>
            <w:vAlign w:val="center"/>
            <w:tcPrChange w:id="11007" w:author="Visone Rossana (GSE)" w:date="2025-09-30T16:41:00Z" w16du:dateUtc="2025-09-30T14:41:00Z">
              <w:tcPr>
                <w:tcW w:w="2547" w:type="dxa"/>
                <w:vAlign w:val="center"/>
              </w:tcPr>
            </w:tcPrChange>
          </w:tcPr>
          <w:p w14:paraId="0EDECD61" w14:textId="1905ED9C" w:rsidR="00B25D32" w:rsidRDefault="00B25D32" w:rsidP="00393871">
            <w:pPr>
              <w:contextualSpacing/>
              <w:rPr>
                <w:ins w:id="11008" w:author="Visone Rossana (GSE)" w:date="2025-09-10T10:47:00Z" w16du:dateUtc="2025-09-10T08:47:00Z"/>
                <w:b/>
                <w:sz w:val="18"/>
                <w:szCs w:val="18"/>
              </w:rPr>
            </w:pPr>
            <w:ins w:id="11009" w:author="Visone Rossana (GSE)" w:date="2025-09-10T10:48:00Z" w16du:dateUtc="2025-09-10T08:48:00Z">
              <w:r>
                <w:rPr>
                  <w:b/>
                  <w:sz w:val="18"/>
                  <w:szCs w:val="18"/>
                </w:rPr>
                <w:t>Imprese</w:t>
              </w:r>
            </w:ins>
            <w:ins w:id="11010" w:author="Visone Rossana (GSE)" w:date="2025-09-30T16:39:00Z" w16du:dateUtc="2025-09-30T14:39:00Z">
              <w:r w:rsidR="00A75B5A">
                <w:rPr>
                  <w:b/>
                  <w:sz w:val="18"/>
                  <w:szCs w:val="18"/>
                </w:rPr>
                <w:t xml:space="preserve"> e </w:t>
              </w:r>
              <w:r w:rsidR="00A75B5A" w:rsidRPr="003024AE">
                <w:rPr>
                  <w:b/>
                  <w:sz w:val="18"/>
                  <w:szCs w:val="18"/>
                </w:rPr>
                <w:t>Enti del Terzo settore economici</w:t>
              </w:r>
            </w:ins>
          </w:p>
        </w:tc>
        <w:tc>
          <w:tcPr>
            <w:tcW w:w="2551" w:type="dxa"/>
            <w:vAlign w:val="center"/>
            <w:tcPrChange w:id="11011" w:author="Visone Rossana (GSE)" w:date="2025-09-30T16:41:00Z" w16du:dateUtc="2025-09-30T14:41:00Z">
              <w:tcPr>
                <w:tcW w:w="2835" w:type="dxa"/>
                <w:gridSpan w:val="2"/>
                <w:vAlign w:val="center"/>
              </w:tcPr>
            </w:tcPrChange>
          </w:tcPr>
          <w:p w14:paraId="1A96722A" w14:textId="3414E75F" w:rsidR="00B25D32" w:rsidRDefault="00B25D32">
            <w:pPr>
              <w:contextualSpacing/>
              <w:jc w:val="center"/>
              <w:rPr>
                <w:ins w:id="11012" w:author="Visone Rossana (GSE)" w:date="2025-09-10T10:47:00Z" w16du:dateUtc="2025-09-10T08:47:00Z"/>
                <w:rFonts w:cstheme="minorHAnsi"/>
                <w:sz w:val="18"/>
                <w:szCs w:val="18"/>
              </w:rPr>
            </w:pPr>
            <w:ins w:id="11013" w:author="Visone Rossana (GSE)" w:date="2025-09-10T10:53:00Z" w16du:dateUtc="2025-09-10T08:53:00Z">
              <w:r>
                <w:rPr>
                  <w:rFonts w:cstheme="minorHAnsi"/>
                  <w:sz w:val="18"/>
                  <w:szCs w:val="18"/>
                </w:rPr>
                <w:t xml:space="preserve">Fino al 65 % con le specifiche intensità indicate dal Titolo V </w:t>
              </w:r>
            </w:ins>
          </w:p>
        </w:tc>
        <w:tc>
          <w:tcPr>
            <w:tcW w:w="1843" w:type="dxa"/>
            <w:tcPrChange w:id="11014" w:author="Visone Rossana (GSE)" w:date="2025-09-30T16:41:00Z" w16du:dateUtc="2025-09-30T14:41:00Z">
              <w:tcPr>
                <w:tcW w:w="1559" w:type="dxa"/>
              </w:tcPr>
            </w:tcPrChange>
          </w:tcPr>
          <w:p w14:paraId="5F9603AD" w14:textId="20692661" w:rsidR="00B25D32" w:rsidRDefault="00B25D32">
            <w:pPr>
              <w:contextualSpacing/>
              <w:jc w:val="center"/>
              <w:rPr>
                <w:ins w:id="11015" w:author="Visone Rossana (GSE)" w:date="2025-09-26T09:09:00Z" w16du:dateUtc="2025-09-26T07:09:00Z"/>
                <w:rFonts w:cstheme="minorHAnsi"/>
                <w:sz w:val="18"/>
                <w:szCs w:val="18"/>
              </w:rPr>
            </w:pPr>
            <w:ins w:id="11016" w:author="Visone Rossana (GSE)" w:date="2025-09-26T09:13:00Z" w16du:dateUtc="2025-09-26T07:13:00Z">
              <w:r>
                <w:rPr>
                  <w:rFonts w:cstheme="minorHAnsi"/>
                  <w:sz w:val="18"/>
                  <w:szCs w:val="18"/>
                </w:rPr>
                <w:t>-</w:t>
              </w:r>
            </w:ins>
          </w:p>
        </w:tc>
        <w:tc>
          <w:tcPr>
            <w:tcW w:w="1559" w:type="dxa"/>
            <w:tcPrChange w:id="11017" w:author="Visone Rossana (GSE)" w:date="2025-09-30T16:41:00Z" w16du:dateUtc="2025-09-30T14:41:00Z">
              <w:tcPr>
                <w:tcW w:w="1559" w:type="dxa"/>
              </w:tcPr>
            </w:tcPrChange>
          </w:tcPr>
          <w:p w14:paraId="7C08BE88" w14:textId="5E1288E9" w:rsidR="00B25D32" w:rsidRPr="004B3C08" w:rsidRDefault="00B25D32">
            <w:pPr>
              <w:contextualSpacing/>
              <w:jc w:val="center"/>
              <w:rPr>
                <w:ins w:id="11018" w:author="Visone Rossana (GSE)" w:date="2025-09-26T09:26:00Z" w16du:dateUtc="2025-09-26T07:26:00Z"/>
                <w:rFonts w:cstheme="minorHAnsi"/>
                <w:sz w:val="18"/>
                <w:szCs w:val="18"/>
              </w:rPr>
            </w:pPr>
            <w:ins w:id="11019" w:author="Visone Rossana (GSE)" w:date="2025-09-26T09:29:00Z" w16du:dateUtc="2025-09-26T07:29:00Z">
              <w:del w:id="11020" w:author="Visone Rossana (GSE)" w:date="2025-10-06T10:28:00Z" w16du:dateUtc="2025-10-06T08:28:00Z">
                <w:r w:rsidRPr="004B3C08" w:rsidDel="002000FE">
                  <w:rPr>
                    <w:rFonts w:cstheme="minorHAnsi"/>
                    <w:sz w:val="18"/>
                    <w:szCs w:val="18"/>
                  </w:rPr>
                  <w:delText xml:space="preserve">Fino al 100 % esclusivamente nel caso in cui </w:delText>
                </w:r>
              </w:del>
            </w:ins>
            <w:ins w:id="11021" w:author="Visone Rossana (GSE)" w:date="2025-09-28T18:52:00Z" w16du:dateUtc="2025-09-28T16:52:00Z">
              <w:del w:id="11022" w:author="Visone Rossana (GSE)" w:date="2025-10-06T10:28:00Z" w16du:dateUtc="2025-10-06T08:28:00Z">
                <w:r w:rsidR="002E5C04" w:rsidRPr="004B3C08" w:rsidDel="002000FE">
                  <w:rPr>
                    <w:rFonts w:cstheme="minorHAnsi"/>
                    <w:sz w:val="18"/>
                    <w:szCs w:val="18"/>
                  </w:rPr>
                  <w:delText>l’</w:delText>
                </w:r>
              </w:del>
            </w:ins>
            <w:ins w:id="11023" w:author="Visone Rossana (GSE)" w:date="2025-09-26T09:29:00Z" w16du:dateUtc="2025-09-26T07:29:00Z">
              <w:del w:id="11024" w:author="Visone Rossana (GSE)" w:date="2025-10-06T10:28:00Z" w16du:dateUtc="2025-10-06T08:28:00Z">
                <w:r w:rsidRPr="004B3C08" w:rsidDel="002000FE">
                  <w:rPr>
                    <w:rFonts w:cstheme="minorHAnsi"/>
                    <w:sz w:val="18"/>
                    <w:szCs w:val="18"/>
                  </w:rPr>
                  <w:delText>impresa</w:delText>
                </w:r>
              </w:del>
            </w:ins>
            <w:ins w:id="11025" w:author="Visone Rossana (GSE)" w:date="2025-09-30T16:40:00Z" w16du:dateUtc="2025-09-30T14:40:00Z">
              <w:del w:id="11026" w:author="Visone Rossana (GSE)" w:date="2025-10-06T10:28:00Z" w16du:dateUtc="2025-10-06T08:28:00Z">
                <w:r w:rsidR="00D45543" w:rsidRPr="004B3C08" w:rsidDel="002000FE">
                  <w:rPr>
                    <w:rFonts w:cstheme="minorHAnsi"/>
                    <w:sz w:val="18"/>
                    <w:szCs w:val="18"/>
                  </w:rPr>
                  <w:delText xml:space="preserve">/ETS non economico </w:delText>
                </w:r>
              </w:del>
            </w:ins>
            <w:ins w:id="11027" w:author="Visone Rossana (GSE)" w:date="2025-09-26T09:29:00Z" w16du:dateUtc="2025-09-26T07:29:00Z">
              <w:del w:id="11028" w:author="Visone Rossana (GSE)" w:date="2025-10-06T10:28:00Z" w16du:dateUtc="2025-10-06T08:28:00Z">
                <w:r w:rsidRPr="004B3C08" w:rsidDel="002000FE">
                  <w:rPr>
                    <w:rFonts w:cstheme="minorHAnsi"/>
                    <w:sz w:val="18"/>
                    <w:szCs w:val="18"/>
                  </w:rPr>
                  <w:delText xml:space="preserve"> sia </w:delText>
                </w:r>
              </w:del>
            </w:ins>
            <w:ins w:id="11029" w:author="Visone Rossana (GSE)" w:date="2025-09-30T16:40:00Z" w16du:dateUtc="2025-09-30T14:40:00Z">
              <w:del w:id="11030" w:author="Visone Rossana (GSE)" w:date="2025-10-06T10:28:00Z" w16du:dateUtc="2025-10-06T08:28:00Z">
                <w:r w:rsidR="00D45543" w:rsidRPr="004B3C08" w:rsidDel="002000FE">
                  <w:rPr>
                    <w:rFonts w:cstheme="minorHAnsi"/>
                    <w:sz w:val="18"/>
                    <w:szCs w:val="18"/>
                  </w:rPr>
                  <w:delText>l’</w:delText>
                </w:r>
              </w:del>
            </w:ins>
            <w:ins w:id="11031" w:author="Visone Rossana (GSE)" w:date="2025-09-26T09:29:00Z" w16du:dateUtc="2025-09-26T07:29:00Z">
              <w:del w:id="11032" w:author="Visone Rossana (GSE)" w:date="2025-10-06T10:28:00Z" w16du:dateUtc="2025-10-06T08:28:00Z">
                <w:r w:rsidRPr="004B3C08" w:rsidDel="002000FE">
                  <w:rPr>
                    <w:rFonts w:cstheme="minorHAnsi"/>
                    <w:sz w:val="18"/>
                    <w:szCs w:val="18"/>
                  </w:rPr>
                  <w:delText xml:space="preserve">utilizzatore di </w:delText>
                </w:r>
              </w:del>
            </w:ins>
            <w:ins w:id="11033" w:author="Visone Rossana (GSE)" w:date="2025-09-28T18:52:00Z" w16du:dateUtc="2025-09-28T16:52:00Z">
              <w:del w:id="11034" w:author="Visone Rossana (GSE)" w:date="2025-10-06T10:28:00Z" w16du:dateUtc="2025-10-06T08:28:00Z">
                <w:r w:rsidR="002E5C04" w:rsidRPr="004B3C08" w:rsidDel="002000FE">
                  <w:rPr>
                    <w:rFonts w:cstheme="minorHAnsi"/>
                    <w:sz w:val="18"/>
                    <w:szCs w:val="18"/>
                  </w:rPr>
                  <w:delText xml:space="preserve">un </w:delText>
                </w:r>
              </w:del>
            </w:ins>
            <w:ins w:id="11035" w:author="Visone Rossana (GSE)" w:date="2025-09-26T09:29:00Z" w16du:dateUtc="2025-09-26T07:29:00Z">
              <w:del w:id="11036" w:author="Visone Rossana (GSE)" w:date="2025-10-06T10:28:00Z" w16du:dateUtc="2025-10-06T08:28:00Z">
                <w:r w:rsidRPr="004B3C08" w:rsidDel="002000FE">
                  <w:rPr>
                    <w:rFonts w:cstheme="minorHAnsi"/>
                    <w:sz w:val="18"/>
                    <w:szCs w:val="18"/>
                  </w:rPr>
                  <w:delText>edificio pubblico</w:delText>
                </w:r>
              </w:del>
            </w:ins>
            <w:ins w:id="11037" w:author="Visone Rossana (GSE)" w:date="2025-10-02T11:13:00Z" w16du:dateUtc="2025-10-02T09:13:00Z">
              <w:del w:id="11038" w:author="Visone Rossana (GSE)" w:date="2025-10-06T10:28:00Z" w16du:dateUtc="2025-10-06T08:28:00Z">
                <w:r w:rsidR="006D45D6" w:rsidRPr="004B3C08" w:rsidDel="002000FE">
                  <w:rPr>
                    <w:rFonts w:cstheme="minorHAnsi"/>
                    <w:sz w:val="18"/>
                    <w:szCs w:val="18"/>
                  </w:rPr>
                  <w:delText>, nel limite dell’inte</w:delText>
                </w:r>
              </w:del>
            </w:ins>
            <w:ins w:id="11039" w:author="Visone Rossana (GSE)" w:date="2025-10-02T11:14:00Z" w16du:dateUtc="2025-10-02T09:14:00Z">
              <w:del w:id="11040" w:author="Visone Rossana (GSE)" w:date="2025-10-06T10:28:00Z" w16du:dateUtc="2025-10-06T08:28:00Z">
                <w:r w:rsidR="006D45D6" w:rsidRPr="004B3C08" w:rsidDel="002000FE">
                  <w:rPr>
                    <w:rFonts w:cstheme="minorHAnsi"/>
                    <w:sz w:val="18"/>
                    <w:szCs w:val="18"/>
                  </w:rPr>
                  <w:delText>n</w:delText>
                </w:r>
              </w:del>
            </w:ins>
            <w:ins w:id="11041" w:author="Visone Rossana (GSE)" w:date="2025-10-02T11:13:00Z" w16du:dateUtc="2025-10-02T09:13:00Z">
              <w:del w:id="11042" w:author="Visone Rossana (GSE)" w:date="2025-10-06T10:28:00Z" w16du:dateUtc="2025-10-06T08:28:00Z">
                <w:r w:rsidR="006D45D6" w:rsidRPr="004B3C08" w:rsidDel="002000FE">
                  <w:rPr>
                    <w:rFonts w:cstheme="minorHAnsi"/>
                    <w:sz w:val="18"/>
                    <w:szCs w:val="18"/>
                  </w:rPr>
                  <w:delText>sità del Tito</w:delText>
                </w:r>
              </w:del>
            </w:ins>
            <w:ins w:id="11043" w:author="Visone Rossana (GSE)" w:date="2025-10-02T11:14:00Z" w16du:dateUtc="2025-10-02T09:14:00Z">
              <w:del w:id="11044" w:author="Visone Rossana (GSE)" w:date="2025-10-06T10:28:00Z" w16du:dateUtc="2025-10-06T08:28:00Z">
                <w:r w:rsidR="006D45D6" w:rsidRPr="004B3C08" w:rsidDel="002000FE">
                  <w:rPr>
                    <w:rFonts w:cstheme="minorHAnsi"/>
                    <w:sz w:val="18"/>
                    <w:szCs w:val="18"/>
                  </w:rPr>
                  <w:delText>lo V</w:delText>
                </w:r>
              </w:del>
            </w:ins>
            <w:ins w:id="11045" w:author="Visone Rossana (GSE)" w:date="2025-09-26T09:29:00Z" w16du:dateUtc="2025-09-26T07:29:00Z">
              <w:del w:id="11046" w:author="Visone Rossana (GSE)" w:date="2025-10-06T10:28:00Z" w16du:dateUtc="2025-10-06T08:28:00Z">
                <w:r w:rsidRPr="004B3C08" w:rsidDel="002000FE">
                  <w:rPr>
                    <w:rFonts w:cstheme="minorHAnsi"/>
                    <w:sz w:val="18"/>
                    <w:szCs w:val="18"/>
                  </w:rPr>
                  <w:delText>-</w:delText>
                </w:r>
                <w:r w:rsidRPr="004B3C08" w:rsidDel="002000FE">
                  <w:rPr>
                    <w:rFonts w:cstheme="minorHAnsi"/>
                    <w:sz w:val="18"/>
                    <w:szCs w:val="18"/>
                    <w:rPrChange w:id="11047" w:author="Visone Rossana (GSE)" w:date="2025-10-06T16:56:00Z" w16du:dateUtc="2025-10-06T14:56:00Z">
                      <w:rPr>
                        <w:rFonts w:cstheme="minorHAnsi"/>
                        <w:sz w:val="18"/>
                        <w:szCs w:val="18"/>
                        <w:highlight w:val="yellow"/>
                      </w:rPr>
                    </w:rPrChange>
                  </w:rPr>
                  <w:delText>caso raro</w:delText>
                </w:r>
              </w:del>
            </w:ins>
            <w:ins w:id="11048" w:author="Visone Rossana (GSE)" w:date="2025-10-06T16:55:00Z" w16du:dateUtc="2025-10-06T14:55:00Z">
              <w:r w:rsidR="004B3C08" w:rsidRPr="004B3C08">
                <w:rPr>
                  <w:rFonts w:cstheme="minorHAnsi"/>
                  <w:sz w:val="18"/>
                  <w:szCs w:val="18"/>
                  <w:rPrChange w:id="11049" w:author="Visone Rossana (GSE)" w:date="2025-10-06T16:56:00Z" w16du:dateUtc="2025-10-06T14:56:00Z">
                    <w:rPr>
                      <w:rFonts w:cstheme="minorHAnsi"/>
                      <w:strike/>
                      <w:sz w:val="18"/>
                      <w:szCs w:val="18"/>
                    </w:rPr>
                  </w:rPrChange>
                </w:rPr>
                <w:t xml:space="preserve">Fino al 100% </w:t>
              </w:r>
            </w:ins>
            <w:ins w:id="11050" w:author="Visone Rossana (GSE)" w:date="2025-10-06T16:57:00Z" w16du:dateUtc="2025-10-06T14:57:00Z">
              <w:r w:rsidR="0053263E">
                <w:rPr>
                  <w:rFonts w:cstheme="minorHAnsi"/>
                  <w:sz w:val="18"/>
                  <w:szCs w:val="18"/>
                </w:rPr>
                <w:t>nel caso in cui l’ETS/impresa sia l’utilizzatore di un edificio pubblico:</w:t>
              </w:r>
            </w:ins>
            <w:ins w:id="11051" w:author="Visone Rossana (GSE)" w:date="2025-10-06T16:55:00Z" w16du:dateUtc="2025-10-06T14:55:00Z">
              <w:r w:rsidR="004B3C08" w:rsidRPr="004B3C08">
                <w:rPr>
                  <w:rFonts w:cstheme="minorHAnsi"/>
                  <w:sz w:val="18"/>
                  <w:szCs w:val="18"/>
                  <w:rPrChange w:id="11052" w:author="Visone Rossana (GSE)" w:date="2025-10-06T16:56:00Z" w16du:dateUtc="2025-10-06T14:56:00Z">
                    <w:rPr>
                      <w:rFonts w:cstheme="minorHAnsi"/>
                      <w:strike/>
                      <w:sz w:val="18"/>
                      <w:szCs w:val="18"/>
                    </w:rPr>
                  </w:rPrChange>
                </w:rPr>
                <w:t xml:space="preserve"> </w:t>
              </w:r>
              <w:r w:rsidR="0053263E">
                <w:rPr>
                  <w:rFonts w:cstheme="minorHAnsi"/>
                  <w:sz w:val="18"/>
                  <w:szCs w:val="18"/>
                </w:rPr>
                <w:t xml:space="preserve">di </w:t>
              </w:r>
              <w:r w:rsidR="004B3C08" w:rsidRPr="004B3C08">
                <w:rPr>
                  <w:rFonts w:cstheme="minorHAnsi"/>
                  <w:sz w:val="18"/>
                  <w:szCs w:val="18"/>
                  <w:rPrChange w:id="11053" w:author="Visone Rossana (GSE)" w:date="2025-10-06T16:56:00Z" w16du:dateUtc="2025-10-06T14:56:00Z">
                    <w:rPr>
                      <w:rFonts w:cstheme="minorHAnsi"/>
                      <w:strike/>
                      <w:sz w:val="18"/>
                      <w:szCs w:val="18"/>
                    </w:rPr>
                  </w:rPrChange>
                </w:rPr>
                <w:t xml:space="preserve">fatto </w:t>
              </w:r>
            </w:ins>
            <w:ins w:id="11054" w:author="Visone Rossana (GSE)" w:date="2025-10-06T16:56:00Z" w16du:dateUtc="2025-10-06T14:56:00Z">
              <w:r w:rsidR="0053263E">
                <w:rPr>
                  <w:rFonts w:cstheme="minorHAnsi"/>
                  <w:sz w:val="18"/>
                  <w:szCs w:val="18"/>
                </w:rPr>
                <w:t xml:space="preserve">la maggiorazione </w:t>
              </w:r>
            </w:ins>
            <w:ins w:id="11055" w:author="Visone Rossana (GSE)" w:date="2025-10-06T16:55:00Z" w16du:dateUtc="2025-10-06T14:55:00Z">
              <w:r w:rsidR="004B3C08" w:rsidRPr="004B3C08">
                <w:rPr>
                  <w:rFonts w:cstheme="minorHAnsi"/>
                  <w:sz w:val="18"/>
                  <w:szCs w:val="18"/>
                  <w:rPrChange w:id="11056" w:author="Visone Rossana (GSE)" w:date="2025-10-06T16:56:00Z" w16du:dateUtc="2025-10-06T14:56:00Z">
                    <w:rPr>
                      <w:rFonts w:cstheme="minorHAnsi"/>
                      <w:strike/>
                      <w:sz w:val="18"/>
                      <w:szCs w:val="18"/>
                    </w:rPr>
                  </w:rPrChange>
                </w:rPr>
                <w:t xml:space="preserve">non </w:t>
              </w:r>
            </w:ins>
            <w:ins w:id="11057" w:author="Visone Rossana (GSE)" w:date="2025-10-06T16:56:00Z" w16du:dateUtc="2025-10-06T14:56:00Z">
              <w:r w:rsidR="0053263E">
                <w:rPr>
                  <w:rFonts w:cstheme="minorHAnsi"/>
                  <w:sz w:val="18"/>
                  <w:szCs w:val="18"/>
                </w:rPr>
                <w:t>è</w:t>
              </w:r>
            </w:ins>
            <w:ins w:id="11058" w:author="Visone Rossana (GSE)" w:date="2025-10-06T16:55:00Z" w16du:dateUtc="2025-10-06T14:55:00Z">
              <w:r w:rsidR="0053263E">
                <w:rPr>
                  <w:rFonts w:cstheme="minorHAnsi"/>
                  <w:sz w:val="18"/>
                  <w:szCs w:val="18"/>
                </w:rPr>
                <w:t xml:space="preserve"> </w:t>
              </w:r>
            </w:ins>
            <w:ins w:id="11059" w:author="Visone Rossana (GSE)" w:date="2025-10-06T16:56:00Z" w16du:dateUtc="2025-10-06T14:56:00Z">
              <w:r w:rsidR="004B3C08">
                <w:rPr>
                  <w:rFonts w:cstheme="minorHAnsi"/>
                  <w:sz w:val="18"/>
                  <w:szCs w:val="18"/>
                </w:rPr>
                <w:t xml:space="preserve">attuabile </w:t>
              </w:r>
              <w:r w:rsidR="001401CA">
                <w:rPr>
                  <w:rFonts w:cstheme="minorHAnsi"/>
                  <w:sz w:val="18"/>
                  <w:szCs w:val="18"/>
                </w:rPr>
                <w:t>stante i limiti dell’intensità del Titolo V</w:t>
              </w:r>
            </w:ins>
            <w:ins w:id="11060" w:author="Visone Rossana (GSE)" w:date="2025-10-06T10:28:00Z" w16du:dateUtc="2025-10-06T08:28:00Z">
              <w:del w:id="11061" w:author="Visone Rossana (GSE)" w:date="2025-10-06T16:55:00Z" w16du:dateUtc="2025-10-06T14:55:00Z">
                <w:r w:rsidR="002000FE" w:rsidRPr="004B3C08" w:rsidDel="002100A8">
                  <w:rPr>
                    <w:rFonts w:cstheme="minorHAnsi"/>
                    <w:sz w:val="18"/>
                    <w:szCs w:val="18"/>
                    <w:rPrChange w:id="11062" w:author="Visone Rossana (GSE)" w:date="2025-10-06T16:56:00Z" w16du:dateUtc="2025-10-06T14:56:00Z">
                      <w:rPr>
                        <w:rFonts w:cstheme="minorHAnsi"/>
                        <w:strike/>
                        <w:sz w:val="18"/>
                        <w:szCs w:val="18"/>
                      </w:rPr>
                    </w:rPrChange>
                  </w:rPr>
                  <w:delText>-</w:delText>
                </w:r>
              </w:del>
            </w:ins>
          </w:p>
        </w:tc>
        <w:tc>
          <w:tcPr>
            <w:tcW w:w="1559" w:type="dxa"/>
            <w:tcPrChange w:id="11063" w:author="Visone Rossana (GSE)" w:date="2025-09-30T16:41:00Z" w16du:dateUtc="2025-09-30T14:41:00Z">
              <w:tcPr>
                <w:tcW w:w="1559" w:type="dxa"/>
              </w:tcPr>
            </w:tcPrChange>
          </w:tcPr>
          <w:p w14:paraId="58D4C864" w14:textId="3A09CE4F" w:rsidR="00B25D32" w:rsidRDefault="000B14A5">
            <w:pPr>
              <w:contextualSpacing/>
              <w:jc w:val="center"/>
              <w:rPr>
                <w:ins w:id="11064" w:author="Visone Rossana (GSE)" w:date="2025-09-26T09:30:00Z" w16du:dateUtc="2025-09-26T07:30:00Z"/>
                <w:rFonts w:cstheme="minorHAnsi"/>
                <w:sz w:val="18"/>
                <w:szCs w:val="18"/>
              </w:rPr>
            </w:pPr>
            <w:ins w:id="11065" w:author="Visone Rossana (GSE)" w:date="2025-09-28T18:53:00Z" w16du:dateUtc="2025-09-28T16:53:00Z">
              <w:del w:id="11066" w:author="Visone Rossana (GSE)" w:date="2025-10-17T12:47:00Z" w16du:dateUtc="2025-10-17T10:47:00Z">
                <w:r w:rsidDel="001B4B58">
                  <w:rPr>
                    <w:rFonts w:cstheme="minorHAnsi"/>
                    <w:sz w:val="18"/>
                    <w:szCs w:val="18"/>
                  </w:rPr>
                  <w:delText xml:space="preserve">Si, </w:delText>
                </w:r>
              </w:del>
            </w:ins>
            <w:ins w:id="11067" w:author="Visone Rossana (GSE)" w:date="2025-09-28T18:54:00Z" w16du:dateUtc="2025-09-28T16:54:00Z">
              <w:r w:rsidR="00B6611F">
                <w:rPr>
                  <w:rFonts w:cstheme="minorHAnsi"/>
                  <w:sz w:val="18"/>
                  <w:szCs w:val="18"/>
                </w:rPr>
                <w:t>Del 10 % e/o maggiorazione registri FV</w:t>
              </w:r>
              <w:r w:rsidR="00B6611F" w:rsidDel="000B14A5">
                <w:rPr>
                  <w:rFonts w:cstheme="minorHAnsi"/>
                  <w:sz w:val="18"/>
                  <w:szCs w:val="18"/>
                </w:rPr>
                <w:t xml:space="preserve"> </w:t>
              </w:r>
            </w:ins>
            <w:ins w:id="11068" w:author="Visone Rossana (GSE)" w:date="2025-09-26T09:32:00Z" w16du:dateUtc="2025-09-26T07:32:00Z">
              <w:del w:id="11069" w:author="Visone Rossana (GSE)" w:date="2025-09-28T18:53:00Z" w16du:dateUtc="2025-09-28T16:53:00Z">
                <w:r w:rsidR="00B25D32" w:rsidDel="000B14A5">
                  <w:rPr>
                    <w:rFonts w:cstheme="minorHAnsi"/>
                    <w:sz w:val="18"/>
                    <w:szCs w:val="18"/>
                  </w:rPr>
                  <w:delText>E</w:delText>
                </w:r>
              </w:del>
            </w:ins>
            <w:ins w:id="11070" w:author="Visone Rossana (GSE)" w:date="2025-09-28T18:53:00Z" w16du:dateUtc="2025-09-28T16:53:00Z">
              <w:r>
                <w:rPr>
                  <w:rFonts w:cstheme="minorHAnsi"/>
                  <w:sz w:val="18"/>
                  <w:szCs w:val="18"/>
                </w:rPr>
                <w:t>e</w:t>
              </w:r>
            </w:ins>
            <w:ins w:id="11071" w:author="Visone Rossana (GSE)" w:date="2025-09-26T09:32:00Z" w16du:dateUtc="2025-09-26T07:32:00Z">
              <w:r w:rsidR="00B25D32">
                <w:rPr>
                  <w:rFonts w:cstheme="minorHAnsi"/>
                  <w:sz w:val="18"/>
                  <w:szCs w:val="18"/>
                </w:rPr>
                <w:t xml:space="preserve">sclusivamente per interventi </w:t>
              </w:r>
              <w:del w:id="11072" w:author="Visone Rossana (GSE)" w:date="2025-10-06T10:27:00Z" w16du:dateUtc="2025-10-06T08:27:00Z">
                <w:r w:rsidR="00B25D32" w:rsidDel="00B30789">
                  <w:rPr>
                    <w:rFonts w:cstheme="minorHAnsi"/>
                    <w:sz w:val="18"/>
                    <w:szCs w:val="18"/>
                  </w:rPr>
                  <w:delText xml:space="preserve">del </w:delText>
                </w:r>
              </w:del>
            </w:ins>
            <w:ins w:id="11073" w:author="Visone Rossana (GSE)" w:date="2025-10-06T10:27:00Z" w16du:dateUtc="2025-10-06T08:27:00Z">
              <w:r w:rsidR="00B30789">
                <w:rPr>
                  <w:rFonts w:cstheme="minorHAnsi"/>
                  <w:sz w:val="18"/>
                  <w:szCs w:val="18"/>
                </w:rPr>
                <w:t xml:space="preserve">in ambito </w:t>
              </w:r>
            </w:ins>
            <w:ins w:id="11074" w:author="Visone Rossana (GSE)" w:date="2025-09-26T09:32:00Z" w16du:dateUtc="2025-09-26T07:32:00Z">
              <w:del w:id="11075" w:author="Visone Rossana (GSE)" w:date="2025-10-06T10:27:00Z" w16du:dateUtc="2025-10-06T08:27:00Z">
                <w:r w:rsidR="00B25D32" w:rsidDel="00B30789">
                  <w:rPr>
                    <w:rFonts w:cstheme="minorHAnsi"/>
                    <w:sz w:val="18"/>
                    <w:szCs w:val="18"/>
                  </w:rPr>
                  <w:delText>settore</w:delText>
                </w:r>
                <w:r w:rsidR="00B25D32" w:rsidDel="002000FE">
                  <w:rPr>
                    <w:rFonts w:cstheme="minorHAnsi"/>
                    <w:sz w:val="18"/>
                    <w:szCs w:val="18"/>
                  </w:rPr>
                  <w:delText xml:space="preserve"> </w:delText>
                </w:r>
              </w:del>
              <w:r w:rsidR="00B25D32">
                <w:rPr>
                  <w:rFonts w:cstheme="minorHAnsi"/>
                  <w:sz w:val="18"/>
                  <w:szCs w:val="18"/>
                </w:rPr>
                <w:t>terziario</w:t>
              </w:r>
            </w:ins>
            <w:ins w:id="11076" w:author="Visone Rossana (GSE)" w:date="2025-10-02T11:14:00Z" w16du:dateUtc="2025-10-02T09:14:00Z">
              <w:r w:rsidR="006D45D6">
                <w:rPr>
                  <w:rFonts w:cstheme="minorHAnsi"/>
                  <w:sz w:val="18"/>
                  <w:szCs w:val="18"/>
                </w:rPr>
                <w:t>, nel limite dell’intensità del Titolo V</w:t>
              </w:r>
            </w:ins>
          </w:p>
        </w:tc>
      </w:tr>
    </w:tbl>
    <w:p w14:paraId="1369EAC3" w14:textId="77777777" w:rsidR="00153E25" w:rsidRDefault="00153E25">
      <w:pPr>
        <w:spacing w:after="60" w:line="276" w:lineRule="auto"/>
        <w:jc w:val="both"/>
        <w:rPr>
          <w:ins w:id="11077" w:author="Visone Rossana (GSE)" w:date="2025-09-10T10:58:00Z" w16du:dateUtc="2025-09-10T08:58:00Z"/>
          <w:rFonts w:eastAsiaTheme="minorHAnsi" w:cstheme="minorHAnsi"/>
          <w:sz w:val="22"/>
          <w:szCs w:val="22"/>
        </w:rPr>
      </w:pPr>
    </w:p>
    <w:p w14:paraId="30206581" w14:textId="6246DBF5" w:rsidR="00717184" w:rsidRDefault="00717184">
      <w:pPr>
        <w:spacing w:after="60" w:line="276" w:lineRule="auto"/>
        <w:jc w:val="both"/>
        <w:rPr>
          <w:ins w:id="11078" w:author="Sala Riunioni 628" w:date="2025-09-24T17:36:00Z" w16du:dateUtc="2025-09-24T15:36:00Z"/>
          <w:rFonts w:eastAsiaTheme="minorHAnsi" w:cstheme="minorHAnsi"/>
          <w:sz w:val="22"/>
          <w:szCs w:val="22"/>
        </w:rPr>
      </w:pPr>
      <w:ins w:id="11079" w:author="Sala Riunioni 628" w:date="2025-09-24T17:36:00Z" w16du:dateUtc="2025-09-24T15:36:00Z">
        <w:r w:rsidRPr="00717184">
          <w:rPr>
            <w:rFonts w:eastAsiaTheme="minorHAnsi" w:cstheme="minorHAnsi"/>
            <w:sz w:val="22"/>
            <w:szCs w:val="22"/>
            <w:highlight w:val="cyan"/>
            <w:rPrChange w:id="11080" w:author="Sala Riunioni 628" w:date="2025-09-24T17:37:00Z" w16du:dateUtc="2025-09-24T15:37:00Z">
              <w:rPr>
                <w:rFonts w:eastAsiaTheme="minorHAnsi" w:cstheme="minorHAnsi"/>
                <w:sz w:val="22"/>
                <w:szCs w:val="22"/>
              </w:rPr>
            </w:rPrChange>
          </w:rPr>
          <w:t>Da rivedere tabella valutare se mettere in allegato con tutti i cluster_de</w:t>
        </w:r>
      </w:ins>
      <w:ins w:id="11081" w:author="Sala Riunioni 628" w:date="2025-09-24T17:37:00Z" w16du:dateUtc="2025-09-24T15:37:00Z">
        <w:r w:rsidRPr="00717184">
          <w:rPr>
            <w:rFonts w:eastAsiaTheme="minorHAnsi" w:cstheme="minorHAnsi"/>
            <w:sz w:val="22"/>
            <w:szCs w:val="22"/>
            <w:highlight w:val="cyan"/>
            <w:rPrChange w:id="11082" w:author="Sala Riunioni 628" w:date="2025-09-24T17:37:00Z" w16du:dateUtc="2025-09-24T15:37:00Z">
              <w:rPr>
                <w:rFonts w:eastAsiaTheme="minorHAnsi" w:cstheme="minorHAnsi"/>
                <w:sz w:val="22"/>
                <w:szCs w:val="22"/>
              </w:rPr>
            </w:rPrChange>
          </w:rPr>
          <w:t>cis</w:t>
        </w:r>
      </w:ins>
      <w:ins w:id="11083" w:author="Visone Rossana (GSE)" w:date="2025-09-25T11:38:00Z" w16du:dateUtc="2025-09-25T09:38:00Z">
        <w:r w:rsidR="005D6937">
          <w:rPr>
            <w:rFonts w:eastAsiaTheme="minorHAnsi" w:cstheme="minorHAnsi"/>
            <w:sz w:val="22"/>
            <w:szCs w:val="22"/>
            <w:highlight w:val="cyan"/>
          </w:rPr>
          <w:t xml:space="preserve">ione </w:t>
        </w:r>
      </w:ins>
      <w:ins w:id="11084" w:author="Sala Riunioni 628" w:date="2025-09-24T17:37:00Z" w16du:dateUtc="2025-09-24T15:37:00Z">
        <w:del w:id="11085" w:author="Visone Rossana (GSE)" w:date="2025-09-25T11:38:00Z" w16du:dateUtc="2025-09-25T09:38:00Z">
          <w:r w:rsidRPr="00717184" w:rsidDel="005D6937">
            <w:rPr>
              <w:rFonts w:eastAsiaTheme="minorHAnsi" w:cstheme="minorHAnsi"/>
              <w:sz w:val="22"/>
              <w:szCs w:val="22"/>
              <w:highlight w:val="cyan"/>
              <w:rPrChange w:id="11086" w:author="Sala Riunioni 628" w:date="2025-09-24T17:37:00Z" w16du:dateUtc="2025-09-24T15:37:00Z">
                <w:rPr>
                  <w:rFonts w:eastAsiaTheme="minorHAnsi" w:cstheme="minorHAnsi"/>
                  <w:sz w:val="22"/>
                  <w:szCs w:val="22"/>
                </w:rPr>
              </w:rPrChange>
            </w:rPr>
            <w:delText xml:space="preserve">o </w:delText>
          </w:r>
        </w:del>
        <w:r w:rsidRPr="00717184">
          <w:rPr>
            <w:rFonts w:eastAsiaTheme="minorHAnsi" w:cstheme="minorHAnsi"/>
            <w:sz w:val="22"/>
            <w:szCs w:val="22"/>
            <w:highlight w:val="cyan"/>
            <w:rPrChange w:id="11087" w:author="Sala Riunioni 628" w:date="2025-09-24T17:37:00Z" w16du:dateUtc="2025-09-24T15:37:00Z">
              <w:rPr>
                <w:rFonts w:eastAsiaTheme="minorHAnsi" w:cstheme="minorHAnsi"/>
                <w:sz w:val="22"/>
                <w:szCs w:val="22"/>
              </w:rPr>
            </w:rPrChange>
          </w:rPr>
          <w:t>in r</w:t>
        </w:r>
        <w:r w:rsidRPr="005D6937">
          <w:rPr>
            <w:rFonts w:eastAsiaTheme="minorHAnsi" w:cstheme="minorHAnsi"/>
            <w:sz w:val="22"/>
            <w:szCs w:val="22"/>
            <w:highlight w:val="cyan"/>
            <w:rPrChange w:id="11088" w:author="Visone Rossana (GSE)" w:date="2025-09-25T11:38:00Z" w16du:dateUtc="2025-09-25T09:38:00Z">
              <w:rPr>
                <w:rFonts w:eastAsiaTheme="minorHAnsi" w:cstheme="minorHAnsi"/>
                <w:sz w:val="22"/>
                <w:szCs w:val="22"/>
              </w:rPr>
            </w:rPrChange>
          </w:rPr>
          <w:t>iunione</w:t>
        </w:r>
      </w:ins>
      <w:ins w:id="11089" w:author="Visone Rossana (GSE)" w:date="2025-09-25T11:38:00Z" w16du:dateUtc="2025-09-25T09:38:00Z">
        <w:r w:rsidR="005D6937" w:rsidRPr="005D6937">
          <w:rPr>
            <w:rFonts w:eastAsiaTheme="minorHAnsi" w:cstheme="minorHAnsi"/>
            <w:sz w:val="22"/>
            <w:szCs w:val="22"/>
            <w:highlight w:val="cyan"/>
            <w:rPrChange w:id="11090" w:author="Visone Rossana (GSE)" w:date="2025-09-25T11:38:00Z" w16du:dateUtc="2025-09-25T09:38:00Z">
              <w:rPr>
                <w:rFonts w:eastAsiaTheme="minorHAnsi" w:cstheme="minorHAnsi"/>
                <w:sz w:val="22"/>
                <w:szCs w:val="22"/>
              </w:rPr>
            </w:rPrChange>
          </w:rPr>
          <w:t xml:space="preserve"> congiunta 25.09.25</w:t>
        </w:r>
      </w:ins>
    </w:p>
    <w:p w14:paraId="478D8D0F" w14:textId="77777777" w:rsidR="00C96319" w:rsidRDefault="00C96319">
      <w:pPr>
        <w:spacing w:after="60" w:line="276" w:lineRule="auto"/>
        <w:jc w:val="both"/>
        <w:rPr>
          <w:ins w:id="11091" w:author="Visone Rossana (GSE)" w:date="2025-09-23T15:52:00Z" w16du:dateUtc="2025-09-23T13:52:00Z"/>
          <w:rFonts w:eastAsiaTheme="minorHAnsi" w:cstheme="minorHAnsi"/>
          <w:b/>
          <w:bCs/>
          <w:sz w:val="22"/>
          <w:szCs w:val="22"/>
        </w:rPr>
      </w:pPr>
    </w:p>
    <w:p w14:paraId="60AA78DB" w14:textId="528BA6BB" w:rsidR="00421AAE" w:rsidRPr="000403B2" w:rsidDel="00B6611F" w:rsidRDefault="00F83536">
      <w:pPr>
        <w:spacing w:after="60" w:line="276" w:lineRule="auto"/>
        <w:jc w:val="both"/>
        <w:rPr>
          <w:ins w:id="11092" w:author="Visone Rossana (GSE)" w:date="2025-09-23T15:34:00Z" w16du:dateUtc="2025-09-23T13:34:00Z"/>
          <w:del w:id="11093" w:author="Visone Rossana (GSE)" w:date="2025-09-28T18:54:00Z" w16du:dateUtc="2025-09-28T16:54:00Z"/>
          <w:rFonts w:eastAsiaTheme="minorHAnsi" w:cstheme="minorHAnsi"/>
          <w:sz w:val="22"/>
          <w:szCs w:val="22"/>
          <w:highlight w:val="yellow"/>
          <w:rPrChange w:id="11094" w:author="Visone Rossana (GSE)" w:date="2025-09-30T15:57:00Z" w16du:dateUtc="2025-09-30T13:57:00Z">
            <w:rPr>
              <w:ins w:id="11095" w:author="Visone Rossana (GSE)" w:date="2025-09-23T15:34:00Z" w16du:dateUtc="2025-09-23T13:34:00Z"/>
              <w:del w:id="11096" w:author="Visone Rossana (GSE)" w:date="2025-09-28T18:54:00Z" w16du:dateUtc="2025-09-28T16:54:00Z"/>
              <w:rFonts w:eastAsiaTheme="minorHAnsi" w:cstheme="minorHAnsi"/>
              <w:b/>
              <w:bCs/>
              <w:sz w:val="22"/>
              <w:szCs w:val="22"/>
            </w:rPr>
          </w:rPrChange>
        </w:rPr>
      </w:pPr>
      <w:ins w:id="11097" w:author="Visone Rossana (GSE)" w:date="2025-10-07T18:17:00Z" w16du:dateUtc="2025-10-07T16:17:00Z">
        <w:r>
          <w:rPr>
            <w:rFonts w:eastAsiaTheme="minorHAnsi" w:cstheme="minorHAnsi"/>
            <w:b/>
            <w:bCs/>
            <w:sz w:val="22"/>
            <w:szCs w:val="22"/>
            <w:highlight w:val="yellow"/>
          </w:rPr>
          <w:lastRenderedPageBreak/>
          <w:t>Memo UE _</w:t>
        </w:r>
      </w:ins>
      <w:ins w:id="11098" w:author="Visone Rossana (GSE)" w:date="2025-09-30T10:39:00Z" w16du:dateUtc="2025-09-30T08:39:00Z">
        <w:r w:rsidR="007556F7" w:rsidRPr="000403B2">
          <w:rPr>
            <w:rFonts w:eastAsiaTheme="minorHAnsi" w:cstheme="minorHAnsi"/>
            <w:b/>
            <w:bCs/>
            <w:sz w:val="22"/>
            <w:szCs w:val="22"/>
            <w:highlight w:val="yellow"/>
            <w:rPrChange w:id="11099" w:author="Visone Rossana (GSE)" w:date="2025-09-30T15:57:00Z" w16du:dateUtc="2025-09-30T13:57:00Z">
              <w:rPr>
                <w:rFonts w:eastAsiaTheme="minorHAnsi" w:cstheme="minorHAnsi"/>
                <w:b/>
                <w:bCs/>
                <w:sz w:val="22"/>
                <w:szCs w:val="22"/>
              </w:rPr>
            </w:rPrChange>
          </w:rPr>
          <w:t>Riunione 30</w:t>
        </w:r>
        <w:r w:rsidR="00F67D1B" w:rsidRPr="000403B2">
          <w:rPr>
            <w:rFonts w:eastAsiaTheme="minorHAnsi" w:cstheme="minorHAnsi"/>
            <w:b/>
            <w:bCs/>
            <w:sz w:val="22"/>
            <w:szCs w:val="22"/>
            <w:highlight w:val="yellow"/>
          </w:rPr>
          <w:t>.</w:t>
        </w:r>
        <w:r w:rsidR="007556F7" w:rsidRPr="000403B2">
          <w:rPr>
            <w:rFonts w:eastAsiaTheme="minorHAnsi" w:cstheme="minorHAnsi"/>
            <w:b/>
            <w:bCs/>
            <w:sz w:val="22"/>
            <w:szCs w:val="22"/>
            <w:highlight w:val="yellow"/>
            <w:rPrChange w:id="11100" w:author="Visone Rossana (GSE)" w:date="2025-09-30T15:57:00Z" w16du:dateUtc="2025-09-30T13:57:00Z">
              <w:rPr>
                <w:rFonts w:eastAsiaTheme="minorHAnsi" w:cstheme="minorHAnsi"/>
                <w:b/>
                <w:bCs/>
                <w:sz w:val="22"/>
                <w:szCs w:val="22"/>
              </w:rPr>
            </w:rPrChange>
          </w:rPr>
          <w:t>9</w:t>
        </w:r>
        <w:r w:rsidR="00F67D1B" w:rsidRPr="000403B2">
          <w:rPr>
            <w:rFonts w:eastAsiaTheme="minorHAnsi" w:cstheme="minorHAnsi"/>
            <w:b/>
            <w:bCs/>
            <w:sz w:val="22"/>
            <w:szCs w:val="22"/>
            <w:highlight w:val="yellow"/>
          </w:rPr>
          <w:t>.</w:t>
        </w:r>
        <w:r w:rsidR="007556F7" w:rsidRPr="000403B2">
          <w:rPr>
            <w:rFonts w:eastAsiaTheme="minorHAnsi" w:cstheme="minorHAnsi"/>
            <w:b/>
            <w:bCs/>
            <w:sz w:val="22"/>
            <w:szCs w:val="22"/>
            <w:highlight w:val="yellow"/>
            <w:rPrChange w:id="11101" w:author="Visone Rossana (GSE)" w:date="2025-09-30T15:57:00Z" w16du:dateUtc="2025-09-30T13:57:00Z">
              <w:rPr>
                <w:rFonts w:eastAsiaTheme="minorHAnsi" w:cstheme="minorHAnsi"/>
                <w:b/>
                <w:bCs/>
                <w:sz w:val="22"/>
                <w:szCs w:val="22"/>
              </w:rPr>
            </w:rPrChange>
          </w:rPr>
          <w:t>25 marcature CE</w:t>
        </w:r>
        <w:r w:rsidR="00F67D1B" w:rsidRPr="000403B2">
          <w:rPr>
            <w:rFonts w:eastAsiaTheme="minorHAnsi" w:cstheme="minorHAnsi"/>
            <w:b/>
            <w:bCs/>
            <w:sz w:val="22"/>
            <w:szCs w:val="22"/>
            <w:highlight w:val="yellow"/>
            <w:rPrChange w:id="11102" w:author="Visone Rossana (GSE)" w:date="2025-09-30T15:57:00Z" w16du:dateUtc="2025-09-30T13:57:00Z">
              <w:rPr>
                <w:rFonts w:eastAsiaTheme="minorHAnsi" w:cstheme="minorHAnsi"/>
                <w:b/>
                <w:bCs/>
                <w:sz w:val="22"/>
                <w:szCs w:val="22"/>
              </w:rPr>
            </w:rPrChange>
          </w:rPr>
          <w:t xml:space="preserve"> escluse per la verifica n</w:t>
        </w:r>
      </w:ins>
      <w:ins w:id="11103" w:author="Visone Rossana (GSE)" w:date="2025-09-30T10:40:00Z" w16du:dateUtc="2025-09-30T08:40:00Z">
        <w:r w:rsidR="00F67D1B" w:rsidRPr="000403B2">
          <w:rPr>
            <w:rFonts w:eastAsiaTheme="minorHAnsi" w:cstheme="minorHAnsi"/>
            <w:b/>
            <w:bCs/>
            <w:sz w:val="22"/>
            <w:szCs w:val="22"/>
            <w:highlight w:val="yellow"/>
            <w:rPrChange w:id="11104" w:author="Visone Rossana (GSE)" w:date="2025-09-30T15:57:00Z" w16du:dateUtc="2025-09-30T13:57:00Z">
              <w:rPr>
                <w:rFonts w:eastAsiaTheme="minorHAnsi" w:cstheme="minorHAnsi"/>
                <w:b/>
                <w:bCs/>
                <w:sz w:val="22"/>
                <w:szCs w:val="22"/>
              </w:rPr>
            </w:rPrChange>
          </w:rPr>
          <w:t>on rappresntano doc idonea</w:t>
        </w:r>
      </w:ins>
      <w:ins w:id="11105" w:author="Visone Rossana (GSE)" w:date="2025-09-30T11:08:00Z" w16du:dateUtc="2025-09-30T09:08:00Z">
        <w:r w:rsidR="00484DFE" w:rsidRPr="000403B2">
          <w:rPr>
            <w:rFonts w:eastAsiaTheme="minorHAnsi" w:cstheme="minorHAnsi"/>
            <w:b/>
            <w:bCs/>
            <w:sz w:val="22"/>
            <w:szCs w:val="22"/>
            <w:highlight w:val="yellow"/>
            <w:rPrChange w:id="11106" w:author="Visone Rossana (GSE)" w:date="2025-09-30T15:57:00Z" w16du:dateUtc="2025-09-30T13:57:00Z">
              <w:rPr>
                <w:rFonts w:eastAsiaTheme="minorHAnsi" w:cstheme="minorHAnsi"/>
                <w:b/>
                <w:bCs/>
                <w:sz w:val="22"/>
                <w:szCs w:val="22"/>
              </w:rPr>
            </w:rPrChange>
          </w:rPr>
          <w:t>; prodotto</w:t>
        </w:r>
      </w:ins>
      <w:ins w:id="11107" w:author="Visone Rossana (GSE)" w:date="2025-09-30T11:09:00Z" w16du:dateUtc="2025-09-30T09:09:00Z">
        <w:r w:rsidR="00484DFE" w:rsidRPr="000403B2">
          <w:rPr>
            <w:rFonts w:eastAsiaTheme="minorHAnsi" w:cstheme="minorHAnsi"/>
            <w:b/>
            <w:bCs/>
            <w:sz w:val="22"/>
            <w:szCs w:val="22"/>
            <w:highlight w:val="yellow"/>
            <w:rPrChange w:id="11108" w:author="Visone Rossana (GSE)" w:date="2025-09-30T15:57:00Z" w16du:dateUtc="2025-09-30T13:57:00Z">
              <w:rPr>
                <w:rFonts w:eastAsiaTheme="minorHAnsi" w:cstheme="minorHAnsi"/>
                <w:b/>
                <w:bCs/>
                <w:sz w:val="22"/>
                <w:szCs w:val="22"/>
              </w:rPr>
            </w:rPrChange>
          </w:rPr>
          <w:t xml:space="preserve"> fina</w:t>
        </w:r>
      </w:ins>
      <w:ins w:id="11109" w:author="Visone Rossana (GSE)" w:date="2025-09-30T11:11:00Z" w16du:dateUtc="2025-09-30T09:11:00Z">
        <w:r w:rsidR="004D3AAE" w:rsidRPr="000403B2">
          <w:rPr>
            <w:rFonts w:eastAsiaTheme="minorHAnsi" w:cstheme="minorHAnsi"/>
            <w:b/>
            <w:bCs/>
            <w:sz w:val="22"/>
            <w:szCs w:val="22"/>
            <w:highlight w:val="yellow"/>
            <w:rPrChange w:id="11110" w:author="Visone Rossana (GSE)" w:date="2025-09-30T15:57:00Z" w16du:dateUtc="2025-09-30T13:57:00Z">
              <w:rPr>
                <w:rFonts w:eastAsiaTheme="minorHAnsi" w:cstheme="minorHAnsi"/>
                <w:b/>
                <w:bCs/>
                <w:sz w:val="22"/>
                <w:szCs w:val="22"/>
              </w:rPr>
            </w:rPrChange>
          </w:rPr>
          <w:t xml:space="preserve">le deve </w:t>
        </w:r>
        <w:r w:rsidR="004D3AAE" w:rsidRPr="000403B2">
          <w:rPr>
            <w:rFonts w:eastAsiaTheme="minorHAnsi" w:cstheme="minorHAnsi"/>
            <w:sz w:val="22"/>
            <w:szCs w:val="22"/>
            <w:highlight w:val="yellow"/>
            <w:rPrChange w:id="11111" w:author="Visone Rossana (GSE)" w:date="2025-09-30T15:57:00Z" w16du:dateUtc="2025-09-30T13:57:00Z">
              <w:rPr>
                <w:rFonts w:eastAsiaTheme="minorHAnsi" w:cstheme="minorHAnsi"/>
                <w:b/>
                <w:bCs/>
                <w:sz w:val="22"/>
                <w:szCs w:val="22"/>
              </w:rPr>
            </w:rPrChange>
          </w:rPr>
          <w:t xml:space="preserve">essere </w:t>
        </w:r>
        <w:r w:rsidR="00807CE7" w:rsidRPr="000403B2">
          <w:rPr>
            <w:rFonts w:eastAsiaTheme="minorHAnsi" w:cstheme="minorHAnsi"/>
            <w:sz w:val="22"/>
            <w:szCs w:val="22"/>
            <w:highlight w:val="yellow"/>
            <w:rPrChange w:id="11112" w:author="Visone Rossana (GSE)" w:date="2025-09-30T15:57:00Z" w16du:dateUtc="2025-09-30T13:57:00Z">
              <w:rPr>
                <w:rFonts w:eastAsiaTheme="minorHAnsi" w:cstheme="minorHAnsi"/>
                <w:b/>
                <w:bCs/>
                <w:sz w:val="22"/>
                <w:szCs w:val="22"/>
              </w:rPr>
            </w:rPrChange>
          </w:rPr>
          <w:t>prodotto in europa</w:t>
        </w:r>
      </w:ins>
    </w:p>
    <w:p w14:paraId="4240B059" w14:textId="57B8BF3A" w:rsidR="00C96319" w:rsidRPr="000403B2" w:rsidDel="002F5CA8" w:rsidRDefault="00AC1FA7">
      <w:pPr>
        <w:spacing w:after="60" w:line="276" w:lineRule="auto"/>
        <w:jc w:val="both"/>
        <w:rPr>
          <w:del w:id="11113" w:author="Visone Rossana (GSE)" w:date="2025-09-28T18:54:00Z" w16du:dateUtc="2025-09-28T16:54:00Z"/>
          <w:rFonts w:eastAsiaTheme="minorHAnsi" w:cstheme="minorHAnsi"/>
          <w:sz w:val="22"/>
          <w:szCs w:val="22"/>
          <w:highlight w:val="yellow"/>
          <w:rPrChange w:id="11114" w:author="Visone Rossana (GSE)" w:date="2025-09-30T15:57:00Z" w16du:dateUtc="2025-09-30T13:57:00Z">
            <w:rPr>
              <w:del w:id="11115" w:author="Visone Rossana (GSE)" w:date="2025-09-28T18:54:00Z" w16du:dateUtc="2025-09-28T16:54:00Z"/>
              <w:rFonts w:eastAsiaTheme="minorHAnsi" w:cstheme="minorHAnsi"/>
              <w:b/>
              <w:bCs/>
              <w:sz w:val="22"/>
              <w:szCs w:val="22"/>
            </w:rPr>
          </w:rPrChange>
        </w:rPr>
      </w:pPr>
      <w:ins w:id="11116" w:author="Visone Rossana (GSE)" w:date="2025-09-30T11:02:00Z" w16du:dateUtc="2025-09-30T09:02:00Z">
        <w:r w:rsidRPr="000403B2">
          <w:rPr>
            <w:rFonts w:eastAsiaTheme="minorHAnsi" w:cstheme="minorHAnsi"/>
            <w:sz w:val="22"/>
            <w:szCs w:val="22"/>
            <w:highlight w:val="yellow"/>
            <w:rPrChange w:id="11117" w:author="Visone Rossana (GSE)" w:date="2025-09-30T15:57:00Z" w16du:dateUtc="2025-09-30T13:57:00Z">
              <w:rPr>
                <w:rFonts w:eastAsiaTheme="minorHAnsi" w:cstheme="minorHAnsi"/>
                <w:b/>
                <w:bCs/>
                <w:sz w:val="22"/>
                <w:szCs w:val="22"/>
              </w:rPr>
            </w:rPrChange>
          </w:rPr>
          <w:t xml:space="preserve">Intervento isolamento: isolante obbligatorio </w:t>
        </w:r>
        <w:r w:rsidR="002F5CA8" w:rsidRPr="000403B2">
          <w:rPr>
            <w:rFonts w:eastAsiaTheme="minorHAnsi" w:cstheme="minorHAnsi"/>
            <w:sz w:val="22"/>
            <w:szCs w:val="22"/>
            <w:highlight w:val="yellow"/>
            <w:rPrChange w:id="11118" w:author="Visone Rossana (GSE)" w:date="2025-09-30T15:57:00Z" w16du:dateUtc="2025-09-30T13:57:00Z">
              <w:rPr>
                <w:rFonts w:eastAsiaTheme="minorHAnsi" w:cstheme="minorHAnsi"/>
                <w:b/>
                <w:bCs/>
                <w:sz w:val="22"/>
                <w:szCs w:val="22"/>
              </w:rPr>
            </w:rPrChange>
          </w:rPr>
          <w:t>prodotto UE</w:t>
        </w:r>
      </w:ins>
    </w:p>
    <w:p w14:paraId="6B19CF1B" w14:textId="4535C7CF" w:rsidR="002F5CA8" w:rsidRPr="000403B2" w:rsidRDefault="002F5CA8">
      <w:pPr>
        <w:spacing w:after="60" w:line="276" w:lineRule="auto"/>
        <w:jc w:val="both"/>
        <w:rPr>
          <w:ins w:id="11119" w:author="Visone Rossana (GSE)" w:date="2025-09-30T11:04:00Z" w16du:dateUtc="2025-09-30T09:04:00Z"/>
          <w:rFonts w:eastAsiaTheme="minorHAnsi" w:cstheme="minorHAnsi"/>
          <w:sz w:val="22"/>
          <w:szCs w:val="22"/>
          <w:highlight w:val="yellow"/>
          <w:rPrChange w:id="11120" w:author="Visone Rossana (GSE)" w:date="2025-09-30T15:57:00Z" w16du:dateUtc="2025-09-30T13:57:00Z">
            <w:rPr>
              <w:ins w:id="11121" w:author="Visone Rossana (GSE)" w:date="2025-09-30T11:04:00Z" w16du:dateUtc="2025-09-30T09:04:00Z"/>
              <w:rFonts w:eastAsiaTheme="minorHAnsi" w:cstheme="minorHAnsi"/>
              <w:b/>
              <w:bCs/>
              <w:sz w:val="22"/>
              <w:szCs w:val="22"/>
            </w:rPr>
          </w:rPrChange>
        </w:rPr>
      </w:pPr>
      <w:ins w:id="11122" w:author="Visone Rossana (GSE)" w:date="2025-09-30T11:02:00Z" w16du:dateUtc="2025-09-30T09:02:00Z">
        <w:r w:rsidRPr="000403B2">
          <w:rPr>
            <w:rFonts w:eastAsiaTheme="minorHAnsi" w:cstheme="minorHAnsi"/>
            <w:sz w:val="22"/>
            <w:szCs w:val="22"/>
            <w:highlight w:val="yellow"/>
            <w:rPrChange w:id="11123" w:author="Visone Rossana (GSE)" w:date="2025-09-30T15:57:00Z" w16du:dateUtc="2025-09-30T13:57:00Z">
              <w:rPr>
                <w:rFonts w:eastAsiaTheme="minorHAnsi" w:cstheme="minorHAnsi"/>
                <w:b/>
                <w:bCs/>
                <w:sz w:val="22"/>
                <w:szCs w:val="22"/>
              </w:rPr>
            </w:rPrChange>
          </w:rPr>
          <w:t>Infissi</w:t>
        </w:r>
      </w:ins>
      <w:ins w:id="11124" w:author="Visone Rossana (GSE)" w:date="2025-09-30T11:05:00Z" w16du:dateUtc="2025-09-30T09:05:00Z">
        <w:r w:rsidR="0080417A" w:rsidRPr="000403B2">
          <w:rPr>
            <w:rFonts w:eastAsiaTheme="minorHAnsi" w:cstheme="minorHAnsi"/>
            <w:sz w:val="22"/>
            <w:szCs w:val="22"/>
            <w:highlight w:val="yellow"/>
            <w:rPrChange w:id="11125" w:author="Visone Rossana (GSE)" w:date="2025-09-30T15:57:00Z" w16du:dateUtc="2025-09-30T13:57:00Z">
              <w:rPr>
                <w:rFonts w:eastAsiaTheme="minorHAnsi" w:cstheme="minorHAnsi"/>
                <w:b/>
                <w:bCs/>
                <w:sz w:val="22"/>
                <w:szCs w:val="22"/>
              </w:rPr>
            </w:rPrChange>
          </w:rPr>
          <w:t xml:space="preserve"> nella su interezza </w:t>
        </w:r>
      </w:ins>
      <w:ins w:id="11126" w:author="Visone Rossana (GSE)" w:date="2025-09-30T11:03:00Z" w16du:dateUtc="2025-09-30T09:03:00Z">
        <w:r w:rsidRPr="000403B2">
          <w:rPr>
            <w:rFonts w:eastAsiaTheme="minorHAnsi" w:cstheme="minorHAnsi"/>
            <w:sz w:val="22"/>
            <w:szCs w:val="22"/>
            <w:highlight w:val="yellow"/>
            <w:rPrChange w:id="11127" w:author="Visone Rossana (GSE)" w:date="2025-09-30T15:57:00Z" w16du:dateUtc="2025-09-30T13:57:00Z">
              <w:rPr>
                <w:rFonts w:eastAsiaTheme="minorHAnsi" w:cstheme="minorHAnsi"/>
                <w:b/>
                <w:bCs/>
                <w:sz w:val="22"/>
                <w:szCs w:val="22"/>
              </w:rPr>
            </w:rPrChange>
          </w:rPr>
          <w:t>vetro + telaio</w:t>
        </w:r>
      </w:ins>
      <w:ins w:id="11128" w:author="Visone Rossana (GSE)" w:date="2025-09-30T11:04:00Z" w16du:dateUtc="2025-09-30T09:04:00Z">
        <w:r w:rsidR="00E81477" w:rsidRPr="000403B2">
          <w:rPr>
            <w:rFonts w:eastAsiaTheme="minorHAnsi" w:cstheme="minorHAnsi"/>
            <w:sz w:val="22"/>
            <w:szCs w:val="22"/>
            <w:highlight w:val="yellow"/>
            <w:rPrChange w:id="11129" w:author="Visone Rossana (GSE)" w:date="2025-09-30T15:57:00Z" w16du:dateUtc="2025-09-30T13:57:00Z">
              <w:rPr>
                <w:rFonts w:eastAsiaTheme="minorHAnsi" w:cstheme="minorHAnsi"/>
                <w:b/>
                <w:bCs/>
                <w:sz w:val="22"/>
                <w:szCs w:val="22"/>
              </w:rPr>
            </w:rPrChange>
          </w:rPr>
          <w:t xml:space="preserve">+ </w:t>
        </w:r>
      </w:ins>
    </w:p>
    <w:p w14:paraId="43F2DACC" w14:textId="77777777" w:rsidR="00F34405" w:rsidRPr="000403B2" w:rsidRDefault="0076663B">
      <w:pPr>
        <w:spacing w:after="60" w:line="276" w:lineRule="auto"/>
        <w:jc w:val="both"/>
        <w:rPr>
          <w:ins w:id="11130" w:author="Visone Rossana (GSE)" w:date="2025-09-30T11:08:00Z" w16du:dateUtc="2025-09-30T09:08:00Z"/>
          <w:rFonts w:eastAsiaTheme="minorHAnsi" w:cstheme="minorHAnsi"/>
          <w:sz w:val="22"/>
          <w:szCs w:val="22"/>
          <w:highlight w:val="yellow"/>
          <w:rPrChange w:id="11131" w:author="Visone Rossana (GSE)" w:date="2025-09-30T15:57:00Z" w16du:dateUtc="2025-09-30T13:57:00Z">
            <w:rPr>
              <w:ins w:id="11132" w:author="Visone Rossana (GSE)" w:date="2025-09-30T11:08:00Z" w16du:dateUtc="2025-09-30T09:08:00Z"/>
              <w:rFonts w:eastAsiaTheme="minorHAnsi" w:cstheme="minorHAnsi"/>
              <w:b/>
              <w:bCs/>
              <w:sz w:val="22"/>
              <w:szCs w:val="22"/>
            </w:rPr>
          </w:rPrChange>
        </w:rPr>
      </w:pPr>
      <w:ins w:id="11133" w:author="Visone Rossana (GSE)" w:date="2025-09-30T11:04:00Z" w16du:dateUtc="2025-09-30T09:04:00Z">
        <w:r w:rsidRPr="000403B2">
          <w:rPr>
            <w:rFonts w:eastAsiaTheme="minorHAnsi" w:cstheme="minorHAnsi"/>
            <w:sz w:val="22"/>
            <w:szCs w:val="22"/>
            <w:highlight w:val="yellow"/>
            <w:rPrChange w:id="11134" w:author="Visone Rossana (GSE)" w:date="2025-09-30T15:57:00Z" w16du:dateUtc="2025-09-30T13:57:00Z">
              <w:rPr>
                <w:rFonts w:eastAsiaTheme="minorHAnsi" w:cstheme="minorHAnsi"/>
                <w:b/>
                <w:bCs/>
                <w:sz w:val="22"/>
                <w:szCs w:val="22"/>
              </w:rPr>
            </w:rPrChange>
          </w:rPr>
          <w:t>Schermatura</w:t>
        </w:r>
      </w:ins>
      <w:ins w:id="11135" w:author="Visone Rossana (GSE)" w:date="2025-09-30T11:07:00Z" w16du:dateUtc="2025-09-30T09:07:00Z">
        <w:r w:rsidR="00EE6FF7" w:rsidRPr="000403B2">
          <w:rPr>
            <w:rFonts w:eastAsiaTheme="minorHAnsi" w:cstheme="minorHAnsi"/>
            <w:sz w:val="22"/>
            <w:szCs w:val="22"/>
            <w:highlight w:val="yellow"/>
            <w:rPrChange w:id="11136" w:author="Visone Rossana (GSE)" w:date="2025-09-30T15:57:00Z" w16du:dateUtc="2025-09-30T13:57:00Z">
              <w:rPr>
                <w:rFonts w:eastAsiaTheme="minorHAnsi" w:cstheme="minorHAnsi"/>
                <w:b/>
                <w:bCs/>
                <w:sz w:val="22"/>
                <w:szCs w:val="22"/>
              </w:rPr>
            </w:rPrChange>
          </w:rPr>
          <w:t>: la schermatura</w:t>
        </w:r>
      </w:ins>
    </w:p>
    <w:p w14:paraId="3392BD52" w14:textId="4798C754" w:rsidR="00F34405" w:rsidRPr="000403B2" w:rsidRDefault="00F34405">
      <w:pPr>
        <w:spacing w:after="60" w:line="276" w:lineRule="auto"/>
        <w:jc w:val="both"/>
        <w:rPr>
          <w:ins w:id="11137" w:author="Visone Rossana (GSE)" w:date="2025-09-30T11:08:00Z" w16du:dateUtc="2025-09-30T09:08:00Z"/>
          <w:rFonts w:eastAsiaTheme="minorHAnsi" w:cstheme="minorHAnsi"/>
          <w:sz w:val="22"/>
          <w:szCs w:val="22"/>
          <w:highlight w:val="yellow"/>
          <w:rPrChange w:id="11138" w:author="Visone Rossana (GSE)" w:date="2025-09-30T15:57:00Z" w16du:dateUtc="2025-09-30T13:57:00Z">
            <w:rPr>
              <w:ins w:id="11139" w:author="Visone Rossana (GSE)" w:date="2025-09-30T11:08:00Z" w16du:dateUtc="2025-09-30T09:08:00Z"/>
              <w:rFonts w:eastAsiaTheme="minorHAnsi" w:cstheme="minorHAnsi"/>
              <w:b/>
              <w:bCs/>
              <w:sz w:val="22"/>
              <w:szCs w:val="22"/>
            </w:rPr>
          </w:rPrChange>
        </w:rPr>
      </w:pPr>
      <w:ins w:id="11140" w:author="Visone Rossana (GSE)" w:date="2025-09-30T11:08:00Z" w16du:dateUtc="2025-09-30T09:08:00Z">
        <w:r w:rsidRPr="000403B2">
          <w:rPr>
            <w:rFonts w:eastAsiaTheme="minorHAnsi" w:cstheme="minorHAnsi"/>
            <w:sz w:val="22"/>
            <w:szCs w:val="22"/>
            <w:highlight w:val="yellow"/>
            <w:rPrChange w:id="11141" w:author="Visone Rossana (GSE)" w:date="2025-09-30T15:57:00Z" w16du:dateUtc="2025-09-30T13:57:00Z">
              <w:rPr>
                <w:rFonts w:eastAsiaTheme="minorHAnsi" w:cstheme="minorHAnsi"/>
                <w:b/>
                <w:bCs/>
                <w:sz w:val="22"/>
                <w:szCs w:val="22"/>
              </w:rPr>
            </w:rPrChange>
          </w:rPr>
          <w:t xml:space="preserve">Illuminazione: apparecchio </w:t>
        </w:r>
        <w:r w:rsidR="00484DFE" w:rsidRPr="000403B2">
          <w:rPr>
            <w:rFonts w:eastAsiaTheme="minorHAnsi" w:cstheme="minorHAnsi"/>
            <w:sz w:val="22"/>
            <w:szCs w:val="22"/>
            <w:highlight w:val="yellow"/>
            <w:rPrChange w:id="11142" w:author="Visone Rossana (GSE)" w:date="2025-09-30T15:57:00Z" w16du:dateUtc="2025-09-30T13:57:00Z">
              <w:rPr>
                <w:rFonts w:eastAsiaTheme="minorHAnsi" w:cstheme="minorHAnsi"/>
                <w:b/>
                <w:bCs/>
                <w:sz w:val="22"/>
                <w:szCs w:val="22"/>
              </w:rPr>
            </w:rPrChange>
          </w:rPr>
          <w:t>illuminante</w:t>
        </w:r>
      </w:ins>
    </w:p>
    <w:p w14:paraId="368F2FF2" w14:textId="079C2EC9" w:rsidR="00484DFE" w:rsidRPr="000403B2" w:rsidRDefault="00484DFE">
      <w:pPr>
        <w:spacing w:after="60" w:line="276" w:lineRule="auto"/>
        <w:jc w:val="both"/>
        <w:rPr>
          <w:ins w:id="11143" w:author="Visone Rossana (GSE)" w:date="2025-09-30T11:08:00Z" w16du:dateUtc="2025-09-30T09:08:00Z"/>
          <w:rFonts w:eastAsiaTheme="minorHAnsi" w:cstheme="minorHAnsi"/>
          <w:sz w:val="22"/>
          <w:szCs w:val="22"/>
          <w:highlight w:val="yellow"/>
          <w:rPrChange w:id="11144" w:author="Visone Rossana (GSE)" w:date="2025-09-30T15:57:00Z" w16du:dateUtc="2025-09-30T13:57:00Z">
            <w:rPr>
              <w:ins w:id="11145" w:author="Visone Rossana (GSE)" w:date="2025-09-30T11:08:00Z" w16du:dateUtc="2025-09-30T09:08:00Z"/>
              <w:rFonts w:eastAsiaTheme="minorHAnsi" w:cstheme="minorHAnsi"/>
              <w:b/>
              <w:bCs/>
              <w:sz w:val="22"/>
              <w:szCs w:val="22"/>
            </w:rPr>
          </w:rPrChange>
        </w:rPr>
      </w:pPr>
      <w:ins w:id="11146" w:author="Visone Rossana (GSE)" w:date="2025-09-30T11:08:00Z" w16du:dateUtc="2025-09-30T09:08:00Z">
        <w:r w:rsidRPr="000403B2">
          <w:rPr>
            <w:rFonts w:eastAsiaTheme="minorHAnsi" w:cstheme="minorHAnsi"/>
            <w:sz w:val="22"/>
            <w:szCs w:val="22"/>
            <w:highlight w:val="yellow"/>
            <w:rPrChange w:id="11147" w:author="Visone Rossana (GSE)" w:date="2025-09-30T15:57:00Z" w16du:dateUtc="2025-09-30T13:57:00Z">
              <w:rPr>
                <w:rFonts w:eastAsiaTheme="minorHAnsi" w:cstheme="minorHAnsi"/>
                <w:b/>
                <w:bCs/>
                <w:sz w:val="22"/>
                <w:szCs w:val="22"/>
              </w:rPr>
            </w:rPrChange>
          </w:rPr>
          <w:t xml:space="preserve">Building: </w:t>
        </w:r>
      </w:ins>
      <w:ins w:id="11148" w:author="Visone Rossana (GSE)" w:date="2025-09-30T11:12:00Z" w16du:dateUtc="2025-09-30T09:12:00Z">
        <w:r w:rsidR="00D26E55" w:rsidRPr="000403B2">
          <w:rPr>
            <w:rFonts w:eastAsiaTheme="minorHAnsi" w:cstheme="minorHAnsi"/>
            <w:sz w:val="22"/>
            <w:szCs w:val="22"/>
            <w:highlight w:val="yellow"/>
            <w:rPrChange w:id="11149" w:author="Visone Rossana (GSE)" w:date="2025-09-30T15:57:00Z" w16du:dateUtc="2025-09-30T13:57:00Z">
              <w:rPr>
                <w:rFonts w:eastAsiaTheme="minorHAnsi" w:cstheme="minorHAnsi"/>
                <w:b/>
                <w:bCs/>
                <w:sz w:val="22"/>
                <w:szCs w:val="22"/>
              </w:rPr>
            </w:rPrChange>
          </w:rPr>
          <w:t>attuatori elettronici, centraline, misuratori</w:t>
        </w:r>
        <w:r w:rsidR="00F8038D" w:rsidRPr="000403B2">
          <w:rPr>
            <w:rFonts w:eastAsiaTheme="minorHAnsi" w:cstheme="minorHAnsi"/>
            <w:sz w:val="22"/>
            <w:szCs w:val="22"/>
            <w:highlight w:val="yellow"/>
            <w:rPrChange w:id="11150" w:author="Visone Rossana (GSE)" w:date="2025-09-30T15:57:00Z" w16du:dateUtc="2025-09-30T13:57:00Z">
              <w:rPr>
                <w:rFonts w:eastAsiaTheme="minorHAnsi" w:cstheme="minorHAnsi"/>
                <w:b/>
                <w:bCs/>
                <w:sz w:val="22"/>
                <w:szCs w:val="22"/>
              </w:rPr>
            </w:rPrChange>
          </w:rPr>
          <w:t>, sensori</w:t>
        </w:r>
      </w:ins>
    </w:p>
    <w:p w14:paraId="5D6641A6" w14:textId="77777777" w:rsidR="00C61258" w:rsidRPr="000403B2" w:rsidRDefault="00F34405">
      <w:pPr>
        <w:spacing w:after="60" w:line="276" w:lineRule="auto"/>
        <w:jc w:val="both"/>
        <w:rPr>
          <w:ins w:id="11151" w:author="Visone Rossana (GSE)" w:date="2025-09-30T11:17:00Z" w16du:dateUtc="2025-09-30T09:17:00Z"/>
          <w:rFonts w:eastAsiaTheme="minorHAnsi" w:cstheme="minorHAnsi"/>
          <w:sz w:val="22"/>
          <w:szCs w:val="22"/>
          <w:highlight w:val="yellow"/>
          <w:rPrChange w:id="11152" w:author="Visone Rossana (GSE)" w:date="2025-09-30T15:57:00Z" w16du:dateUtc="2025-09-30T13:57:00Z">
            <w:rPr>
              <w:ins w:id="11153" w:author="Visone Rossana (GSE)" w:date="2025-09-30T11:17:00Z" w16du:dateUtc="2025-09-30T09:17:00Z"/>
              <w:rFonts w:eastAsiaTheme="minorHAnsi" w:cstheme="minorHAnsi"/>
              <w:b/>
              <w:bCs/>
              <w:sz w:val="22"/>
              <w:szCs w:val="22"/>
            </w:rPr>
          </w:rPrChange>
        </w:rPr>
      </w:pPr>
      <w:ins w:id="11154" w:author="Visone Rossana (GSE)" w:date="2025-09-30T11:08:00Z" w16du:dateUtc="2025-09-30T09:08:00Z">
        <w:r w:rsidRPr="000403B2">
          <w:rPr>
            <w:rFonts w:eastAsiaTheme="minorHAnsi" w:cstheme="minorHAnsi"/>
            <w:sz w:val="22"/>
            <w:szCs w:val="22"/>
            <w:highlight w:val="yellow"/>
            <w:rPrChange w:id="11155" w:author="Visone Rossana (GSE)" w:date="2025-09-30T15:57:00Z" w16du:dateUtc="2025-09-30T13:57:00Z">
              <w:rPr>
                <w:rFonts w:eastAsiaTheme="minorHAnsi" w:cstheme="minorHAnsi"/>
                <w:b/>
                <w:bCs/>
                <w:sz w:val="22"/>
                <w:szCs w:val="22"/>
              </w:rPr>
            </w:rPrChange>
          </w:rPr>
          <w:t>nzeb</w:t>
        </w:r>
      </w:ins>
      <w:ins w:id="11156" w:author="Visone Rossana (GSE)" w:date="2025-09-30T11:03:00Z" w16du:dateUtc="2025-09-30T09:03:00Z">
        <w:r w:rsidR="00E81477" w:rsidRPr="000403B2">
          <w:rPr>
            <w:rFonts w:eastAsiaTheme="minorHAnsi" w:cstheme="minorHAnsi"/>
            <w:sz w:val="22"/>
            <w:szCs w:val="22"/>
            <w:highlight w:val="yellow"/>
            <w:rPrChange w:id="11157" w:author="Visone Rossana (GSE)" w:date="2025-09-30T15:57:00Z" w16du:dateUtc="2025-09-30T13:57:00Z">
              <w:rPr>
                <w:rFonts w:eastAsiaTheme="minorHAnsi" w:cstheme="minorHAnsi"/>
                <w:b/>
                <w:bCs/>
                <w:sz w:val="22"/>
                <w:szCs w:val="22"/>
              </w:rPr>
            </w:rPrChange>
          </w:rPr>
          <w:t xml:space="preserve">: </w:t>
        </w:r>
      </w:ins>
      <w:ins w:id="11158" w:author="Visone Rossana (GSE)" w:date="2025-09-30T11:15:00Z" w16du:dateUtc="2025-09-30T09:15:00Z">
        <w:r w:rsidR="00D4652B" w:rsidRPr="000403B2">
          <w:rPr>
            <w:rFonts w:eastAsiaTheme="minorHAnsi" w:cstheme="minorHAnsi"/>
            <w:sz w:val="22"/>
            <w:szCs w:val="22"/>
            <w:highlight w:val="yellow"/>
            <w:rPrChange w:id="11159" w:author="Visone Rossana (GSE)" w:date="2025-09-30T15:57:00Z" w16du:dateUtc="2025-09-30T13:57:00Z">
              <w:rPr>
                <w:rFonts w:eastAsiaTheme="minorHAnsi" w:cstheme="minorHAnsi"/>
                <w:b/>
                <w:bCs/>
                <w:sz w:val="22"/>
                <w:szCs w:val="22"/>
              </w:rPr>
            </w:rPrChange>
          </w:rPr>
          <w:t>per i singoli interventi che concorrono alla prestazione nzeb</w:t>
        </w:r>
      </w:ins>
      <w:ins w:id="11160" w:author="Visone Rossana (GSE)" w:date="2025-09-30T11:17:00Z" w16du:dateUtc="2025-09-30T09:17:00Z">
        <w:r w:rsidR="0005163A" w:rsidRPr="000403B2">
          <w:rPr>
            <w:rFonts w:eastAsiaTheme="minorHAnsi" w:cstheme="minorHAnsi"/>
            <w:sz w:val="22"/>
            <w:szCs w:val="22"/>
            <w:highlight w:val="yellow"/>
            <w:rPrChange w:id="11161" w:author="Visone Rossana (GSE)" w:date="2025-09-30T15:57:00Z" w16du:dateUtc="2025-09-30T13:57:00Z">
              <w:rPr>
                <w:rFonts w:eastAsiaTheme="minorHAnsi" w:cstheme="minorHAnsi"/>
                <w:b/>
                <w:bCs/>
                <w:sz w:val="22"/>
                <w:szCs w:val="22"/>
              </w:rPr>
            </w:rPrChange>
          </w:rPr>
          <w:t xml:space="preserve">, esclusivamente </w:t>
        </w:r>
        <w:r w:rsidR="009614AA" w:rsidRPr="000403B2">
          <w:rPr>
            <w:rFonts w:eastAsiaTheme="minorHAnsi" w:cstheme="minorHAnsi"/>
            <w:sz w:val="22"/>
            <w:szCs w:val="22"/>
            <w:highlight w:val="yellow"/>
            <w:rPrChange w:id="11162" w:author="Visone Rossana (GSE)" w:date="2025-09-30T15:57:00Z" w16du:dateUtc="2025-09-30T13:57:00Z">
              <w:rPr>
                <w:rFonts w:eastAsiaTheme="minorHAnsi" w:cstheme="minorHAnsi"/>
                <w:b/>
                <w:bCs/>
                <w:sz w:val="22"/>
                <w:szCs w:val="22"/>
              </w:rPr>
            </w:rPrChange>
          </w:rPr>
          <w:t>per quelli per cui è prevista la maggiorazione,</w:t>
        </w:r>
      </w:ins>
      <w:ins w:id="11163" w:author="Visone Rossana (GSE)" w:date="2025-09-30T11:15:00Z" w16du:dateUtc="2025-09-30T09:15:00Z">
        <w:r w:rsidR="00D4652B" w:rsidRPr="000403B2">
          <w:rPr>
            <w:rFonts w:eastAsiaTheme="minorHAnsi" w:cstheme="minorHAnsi"/>
            <w:sz w:val="22"/>
            <w:szCs w:val="22"/>
            <w:highlight w:val="yellow"/>
            <w:rPrChange w:id="11164" w:author="Visone Rossana (GSE)" w:date="2025-09-30T15:57:00Z" w16du:dateUtc="2025-09-30T13:57:00Z">
              <w:rPr>
                <w:rFonts w:eastAsiaTheme="minorHAnsi" w:cstheme="minorHAnsi"/>
                <w:b/>
                <w:bCs/>
                <w:sz w:val="22"/>
                <w:szCs w:val="22"/>
              </w:rPr>
            </w:rPrChange>
          </w:rPr>
          <w:t xml:space="preserve"> i </w:t>
        </w:r>
      </w:ins>
      <w:ins w:id="11165" w:author="Visone Rossana (GSE)" w:date="2025-09-30T11:16:00Z" w16du:dateUtc="2025-09-30T09:16:00Z">
        <w:r w:rsidR="00BF71D5" w:rsidRPr="000403B2">
          <w:rPr>
            <w:rFonts w:eastAsiaTheme="minorHAnsi" w:cstheme="minorHAnsi"/>
            <w:sz w:val="22"/>
            <w:szCs w:val="22"/>
            <w:highlight w:val="yellow"/>
            <w:rPrChange w:id="11166" w:author="Visone Rossana (GSE)" w:date="2025-09-30T15:57:00Z" w16du:dateUtc="2025-09-30T13:57:00Z">
              <w:rPr>
                <w:rFonts w:eastAsiaTheme="minorHAnsi" w:cstheme="minorHAnsi"/>
                <w:b/>
                <w:bCs/>
                <w:sz w:val="22"/>
                <w:szCs w:val="22"/>
              </w:rPr>
            </w:rPrChange>
          </w:rPr>
          <w:t>vari</w:t>
        </w:r>
      </w:ins>
      <w:ins w:id="11167" w:author="Visone Rossana (GSE)" w:date="2025-09-30T11:17:00Z" w16du:dateUtc="2025-09-30T09:17:00Z">
        <w:r w:rsidR="009614AA" w:rsidRPr="000403B2">
          <w:rPr>
            <w:rFonts w:eastAsiaTheme="minorHAnsi" w:cstheme="minorHAnsi"/>
            <w:sz w:val="22"/>
            <w:szCs w:val="22"/>
            <w:highlight w:val="yellow"/>
            <w:rPrChange w:id="11168" w:author="Visone Rossana (GSE)" w:date="2025-09-30T15:57:00Z" w16du:dateUtc="2025-09-30T13:57:00Z">
              <w:rPr>
                <w:rFonts w:eastAsiaTheme="minorHAnsi" w:cstheme="minorHAnsi"/>
                <w:b/>
                <w:bCs/>
                <w:sz w:val="22"/>
                <w:szCs w:val="22"/>
              </w:rPr>
            </w:rPrChange>
          </w:rPr>
          <w:t xml:space="preserve"> componenti </w:t>
        </w:r>
        <w:r w:rsidR="0063279F" w:rsidRPr="000403B2">
          <w:rPr>
            <w:rFonts w:eastAsiaTheme="minorHAnsi" w:cstheme="minorHAnsi"/>
            <w:sz w:val="22"/>
            <w:szCs w:val="22"/>
            <w:highlight w:val="yellow"/>
            <w:rPrChange w:id="11169" w:author="Visone Rossana (GSE)" w:date="2025-09-30T15:57:00Z" w16du:dateUtc="2025-09-30T13:57:00Z">
              <w:rPr>
                <w:rFonts w:eastAsiaTheme="minorHAnsi" w:cstheme="minorHAnsi"/>
                <w:b/>
                <w:bCs/>
                <w:sz w:val="22"/>
                <w:szCs w:val="22"/>
              </w:rPr>
            </w:rPrChange>
          </w:rPr>
          <w:t>devono essere prodotti in UE</w:t>
        </w:r>
      </w:ins>
    </w:p>
    <w:p w14:paraId="159AB80A" w14:textId="0B3E3620" w:rsidR="002F5CA8" w:rsidRPr="000403B2" w:rsidRDefault="00923FB9">
      <w:pPr>
        <w:spacing w:after="60" w:line="276" w:lineRule="auto"/>
        <w:jc w:val="both"/>
        <w:rPr>
          <w:ins w:id="11170" w:author="Visone Rossana (GSE)" w:date="2025-09-30T11:34:00Z" w16du:dateUtc="2025-09-30T09:34:00Z"/>
          <w:rFonts w:eastAsiaTheme="minorHAnsi" w:cstheme="minorHAnsi"/>
          <w:sz w:val="22"/>
          <w:szCs w:val="22"/>
          <w:highlight w:val="yellow"/>
          <w:rPrChange w:id="11171" w:author="Visone Rossana (GSE)" w:date="2025-09-30T15:57:00Z" w16du:dateUtc="2025-09-30T13:57:00Z">
            <w:rPr>
              <w:ins w:id="11172" w:author="Visone Rossana (GSE)" w:date="2025-09-30T11:34:00Z" w16du:dateUtc="2025-09-30T09:34:00Z"/>
              <w:rFonts w:eastAsiaTheme="minorHAnsi" w:cstheme="minorHAnsi"/>
              <w:sz w:val="22"/>
              <w:szCs w:val="22"/>
            </w:rPr>
          </w:rPrChange>
        </w:rPr>
      </w:pPr>
      <w:ins w:id="11173" w:author="Visone Rossana (GSE)" w:date="2025-09-30T11:18:00Z" w16du:dateUtc="2025-09-30T09:18:00Z">
        <w:r w:rsidRPr="000403B2">
          <w:rPr>
            <w:rFonts w:eastAsiaTheme="minorHAnsi" w:cstheme="minorHAnsi"/>
            <w:sz w:val="22"/>
            <w:szCs w:val="22"/>
            <w:highlight w:val="yellow"/>
            <w:rPrChange w:id="11174" w:author="Visone Rossana (GSE)" w:date="2025-09-30T15:57:00Z" w16du:dateUtc="2025-09-30T13:57:00Z">
              <w:rPr>
                <w:rFonts w:eastAsiaTheme="minorHAnsi" w:cstheme="minorHAnsi"/>
                <w:b/>
                <w:bCs/>
                <w:sz w:val="22"/>
                <w:szCs w:val="22"/>
              </w:rPr>
            </w:rPrChange>
          </w:rPr>
          <w:t>I</w:t>
        </w:r>
      </w:ins>
      <w:ins w:id="11175" w:author="Visone Rossana (GSE)" w:date="2025-09-30T11:19:00Z" w16du:dateUtc="2025-09-30T09:19:00Z">
        <w:r w:rsidR="00A827A6" w:rsidRPr="000403B2">
          <w:rPr>
            <w:rFonts w:eastAsiaTheme="minorHAnsi" w:cstheme="minorHAnsi"/>
            <w:sz w:val="22"/>
            <w:szCs w:val="22"/>
            <w:highlight w:val="yellow"/>
            <w:rPrChange w:id="11176" w:author="Visone Rossana (GSE)" w:date="2025-09-30T15:57:00Z" w16du:dateUtc="2025-09-30T13:57:00Z">
              <w:rPr>
                <w:rFonts w:eastAsiaTheme="minorHAnsi" w:cstheme="minorHAnsi"/>
                <w:b/>
                <w:bCs/>
                <w:sz w:val="22"/>
                <w:szCs w:val="22"/>
              </w:rPr>
            </w:rPrChange>
          </w:rPr>
          <w:t>n</w:t>
        </w:r>
      </w:ins>
      <w:ins w:id="11177" w:author="Visone Rossana (GSE)" w:date="2025-09-30T11:18:00Z" w16du:dateUtc="2025-09-30T09:18:00Z">
        <w:r w:rsidRPr="000403B2">
          <w:rPr>
            <w:rFonts w:eastAsiaTheme="minorHAnsi" w:cstheme="minorHAnsi"/>
            <w:sz w:val="22"/>
            <w:szCs w:val="22"/>
            <w:highlight w:val="yellow"/>
            <w:rPrChange w:id="11178" w:author="Visone Rossana (GSE)" w:date="2025-09-30T15:57:00Z" w16du:dateUtc="2025-09-30T13:57:00Z">
              <w:rPr>
                <w:rFonts w:eastAsiaTheme="minorHAnsi" w:cstheme="minorHAnsi"/>
                <w:b/>
                <w:bCs/>
                <w:sz w:val="22"/>
                <w:szCs w:val="22"/>
              </w:rPr>
            </w:rPrChange>
          </w:rPr>
          <w:t xml:space="preserve"> DSAN andrà attestata</w:t>
        </w:r>
      </w:ins>
      <w:ins w:id="11179" w:author="Visone Rossana (GSE)" w:date="2025-09-30T11:19:00Z" w16du:dateUtc="2025-09-30T09:19:00Z">
        <w:r w:rsidR="00A827A6" w:rsidRPr="000403B2">
          <w:rPr>
            <w:rFonts w:eastAsiaTheme="minorHAnsi" w:cstheme="minorHAnsi"/>
            <w:sz w:val="22"/>
            <w:szCs w:val="22"/>
            <w:highlight w:val="yellow"/>
            <w:rPrChange w:id="11180" w:author="Visone Rossana (GSE)" w:date="2025-09-30T15:57:00Z" w16du:dateUtc="2025-09-30T13:57:00Z">
              <w:rPr>
                <w:rFonts w:eastAsiaTheme="minorHAnsi" w:cstheme="minorHAnsi"/>
                <w:b/>
                <w:bCs/>
                <w:sz w:val="22"/>
                <w:szCs w:val="22"/>
              </w:rPr>
            </w:rPrChange>
          </w:rPr>
          <w:t xml:space="preserve"> la produzione dei componenti UE e il GSE si riserva di segnalare agli Organi competenti la veridicità dei contenuti dichiarati</w:t>
        </w:r>
      </w:ins>
      <w:ins w:id="11181" w:author="Visone Rossana (GSE)" w:date="2025-09-30T11:22:00Z" w16du:dateUtc="2025-09-30T09:22:00Z">
        <w:r w:rsidR="007D657F" w:rsidRPr="000403B2">
          <w:rPr>
            <w:rFonts w:eastAsiaTheme="minorHAnsi" w:cstheme="minorHAnsi"/>
            <w:sz w:val="22"/>
            <w:szCs w:val="22"/>
            <w:highlight w:val="yellow"/>
            <w:rPrChange w:id="11182" w:author="Visone Rossana (GSE)" w:date="2025-09-30T15:57:00Z" w16du:dateUtc="2025-09-30T13:57:00Z">
              <w:rPr>
                <w:rFonts w:eastAsiaTheme="minorHAnsi" w:cstheme="minorHAnsi"/>
                <w:sz w:val="22"/>
                <w:szCs w:val="22"/>
              </w:rPr>
            </w:rPrChange>
          </w:rPr>
          <w:t xml:space="preserve"> e l’accertamento del</w:t>
        </w:r>
        <w:r w:rsidR="007E41D3" w:rsidRPr="000403B2">
          <w:rPr>
            <w:rFonts w:eastAsiaTheme="minorHAnsi" w:cstheme="minorHAnsi"/>
            <w:sz w:val="22"/>
            <w:szCs w:val="22"/>
            <w:highlight w:val="yellow"/>
            <w:rPrChange w:id="11183" w:author="Visone Rossana (GSE)" w:date="2025-09-30T15:57:00Z" w16du:dateUtc="2025-09-30T13:57:00Z">
              <w:rPr>
                <w:rFonts w:eastAsiaTheme="minorHAnsi" w:cstheme="minorHAnsi"/>
                <w:sz w:val="22"/>
                <w:szCs w:val="22"/>
              </w:rPr>
            </w:rPrChange>
          </w:rPr>
          <w:t xml:space="preserve"> non ricorrere dei suddetti requisiti può determina</w:t>
        </w:r>
      </w:ins>
      <w:ins w:id="11184" w:author="Visone Rossana (GSE)" w:date="2025-09-30T11:23:00Z" w16du:dateUtc="2025-09-30T09:23:00Z">
        <w:r w:rsidR="007E41D3" w:rsidRPr="000403B2">
          <w:rPr>
            <w:rFonts w:eastAsiaTheme="minorHAnsi" w:cstheme="minorHAnsi"/>
            <w:sz w:val="22"/>
            <w:szCs w:val="22"/>
            <w:highlight w:val="yellow"/>
            <w:rPrChange w:id="11185" w:author="Visone Rossana (GSE)" w:date="2025-09-30T15:57:00Z" w16du:dateUtc="2025-09-30T13:57:00Z">
              <w:rPr>
                <w:rFonts w:eastAsiaTheme="minorHAnsi" w:cstheme="minorHAnsi"/>
                <w:sz w:val="22"/>
                <w:szCs w:val="22"/>
              </w:rPr>
            </w:rPrChange>
          </w:rPr>
          <w:t>re la decadenza dagli incentivi.</w:t>
        </w:r>
      </w:ins>
    </w:p>
    <w:p w14:paraId="61330DEB" w14:textId="69B4CEDA" w:rsidR="009325CD" w:rsidRPr="00A827A6" w:rsidRDefault="009325CD">
      <w:pPr>
        <w:spacing w:after="60" w:line="276" w:lineRule="auto"/>
        <w:jc w:val="both"/>
        <w:rPr>
          <w:ins w:id="11186" w:author="Visone Rossana (GSE)" w:date="2025-09-30T11:02:00Z" w16du:dateUtc="2025-09-30T09:02:00Z"/>
          <w:rFonts w:eastAsiaTheme="minorHAnsi" w:cstheme="minorHAnsi"/>
          <w:sz w:val="22"/>
          <w:szCs w:val="22"/>
          <w:rPrChange w:id="11187" w:author="Visone Rossana (GSE)" w:date="2025-09-30T11:20:00Z" w16du:dateUtc="2025-09-30T09:20:00Z">
            <w:rPr>
              <w:ins w:id="11188" w:author="Visone Rossana (GSE)" w:date="2025-09-30T11:02:00Z" w16du:dateUtc="2025-09-30T09:02:00Z"/>
              <w:rFonts w:eastAsiaTheme="minorHAnsi" w:cstheme="minorHAnsi"/>
              <w:b/>
              <w:bCs/>
              <w:sz w:val="22"/>
              <w:szCs w:val="22"/>
            </w:rPr>
          </w:rPrChange>
        </w:rPr>
      </w:pPr>
      <w:ins w:id="11189" w:author="Visone Rossana (GSE)" w:date="2025-09-30T11:34:00Z" w16du:dateUtc="2025-09-30T09:34:00Z">
        <w:r w:rsidRPr="000403B2">
          <w:rPr>
            <w:rFonts w:eastAsiaTheme="minorHAnsi" w:cstheme="minorHAnsi"/>
            <w:sz w:val="22"/>
            <w:szCs w:val="22"/>
            <w:highlight w:val="yellow"/>
            <w:rPrChange w:id="11190" w:author="Visone Rossana (GSE)" w:date="2025-09-30T15:57:00Z" w16du:dateUtc="2025-09-30T13:57:00Z">
              <w:rPr>
                <w:rFonts w:eastAsiaTheme="minorHAnsi" w:cstheme="minorHAnsi"/>
                <w:sz w:val="22"/>
                <w:szCs w:val="22"/>
              </w:rPr>
            </w:rPrChange>
          </w:rPr>
          <w:t xml:space="preserve">Nelle prenotazioni </w:t>
        </w:r>
      </w:ins>
      <w:ins w:id="11191" w:author="Visone Rossana (GSE)" w:date="2025-09-30T11:36:00Z" w16du:dateUtc="2025-09-30T09:36:00Z">
        <w:r w:rsidR="003C2CF7" w:rsidRPr="000403B2">
          <w:rPr>
            <w:rFonts w:eastAsiaTheme="minorHAnsi" w:cstheme="minorHAnsi"/>
            <w:sz w:val="22"/>
            <w:szCs w:val="22"/>
            <w:highlight w:val="yellow"/>
            <w:rPrChange w:id="11192" w:author="Visone Rossana (GSE)" w:date="2025-09-30T15:57:00Z" w16du:dateUtc="2025-09-30T13:57:00Z">
              <w:rPr>
                <w:rFonts w:eastAsiaTheme="minorHAnsi" w:cstheme="minorHAnsi"/>
                <w:sz w:val="22"/>
                <w:szCs w:val="22"/>
              </w:rPr>
            </w:rPrChange>
          </w:rPr>
          <w:t>se il SR dichiara l’utilizzo di compo</w:t>
        </w:r>
        <w:del w:id="11193" w:author="Visone Rossana (GSE)" w:date="2025-09-30T15:57:00Z" w16du:dateUtc="2025-09-30T13:57:00Z">
          <w:r w:rsidR="003C2CF7" w:rsidRPr="000403B2" w:rsidDel="006F666C">
            <w:rPr>
              <w:rFonts w:eastAsiaTheme="minorHAnsi" w:cstheme="minorHAnsi"/>
              <w:sz w:val="22"/>
              <w:szCs w:val="22"/>
              <w:highlight w:val="yellow"/>
              <w:rPrChange w:id="11194" w:author="Visone Rossana (GSE)" w:date="2025-09-30T15:57:00Z" w16du:dateUtc="2025-09-30T13:57:00Z">
                <w:rPr>
                  <w:rFonts w:eastAsiaTheme="minorHAnsi" w:cstheme="minorHAnsi"/>
                  <w:sz w:val="22"/>
                  <w:szCs w:val="22"/>
                </w:rPr>
              </w:rPrChange>
            </w:rPr>
            <w:delText>0</w:delText>
          </w:r>
        </w:del>
        <w:del w:id="11195" w:author="Visone Rossana (GSE)" w:date="2025-10-06T10:30:00Z" w16du:dateUtc="2025-10-06T08:30:00Z">
          <w:r w:rsidR="003C2CF7" w:rsidRPr="000403B2" w:rsidDel="0043627D">
            <w:rPr>
              <w:rFonts w:eastAsiaTheme="minorHAnsi" w:cstheme="minorHAnsi"/>
              <w:sz w:val="22"/>
              <w:szCs w:val="22"/>
              <w:highlight w:val="yellow"/>
              <w:rPrChange w:id="11196" w:author="Visone Rossana (GSE)" w:date="2025-09-30T15:57:00Z" w16du:dateUtc="2025-09-30T13:57:00Z">
                <w:rPr>
                  <w:rFonts w:eastAsiaTheme="minorHAnsi" w:cstheme="minorHAnsi"/>
                  <w:sz w:val="22"/>
                  <w:szCs w:val="22"/>
                </w:rPr>
              </w:rPrChange>
            </w:rPr>
            <w:delText>m</w:delText>
          </w:r>
        </w:del>
        <w:r w:rsidR="003C2CF7" w:rsidRPr="000403B2">
          <w:rPr>
            <w:rFonts w:eastAsiaTheme="minorHAnsi" w:cstheme="minorHAnsi"/>
            <w:sz w:val="22"/>
            <w:szCs w:val="22"/>
            <w:highlight w:val="yellow"/>
            <w:rPrChange w:id="11197" w:author="Visone Rossana (GSE)" w:date="2025-09-30T15:57:00Z" w16du:dateUtc="2025-09-30T13:57:00Z">
              <w:rPr>
                <w:rFonts w:eastAsiaTheme="minorHAnsi" w:cstheme="minorHAnsi"/>
                <w:sz w:val="22"/>
                <w:szCs w:val="22"/>
              </w:rPr>
            </w:rPrChange>
          </w:rPr>
          <w:t xml:space="preserve">nenti UE la </w:t>
        </w:r>
        <w:del w:id="11198" w:author="Visone Rossana (GSE)" w:date="2025-10-06T10:30:00Z" w16du:dateUtc="2025-10-06T08:30:00Z">
          <w:r w:rsidR="003C2CF7" w:rsidRPr="000403B2" w:rsidDel="0043627D">
            <w:rPr>
              <w:rFonts w:eastAsiaTheme="minorHAnsi" w:cstheme="minorHAnsi"/>
              <w:sz w:val="22"/>
              <w:szCs w:val="22"/>
              <w:highlight w:val="yellow"/>
              <w:rPrChange w:id="11199" w:author="Visone Rossana (GSE)" w:date="2025-09-30T15:57:00Z" w16du:dateUtc="2025-09-30T13:57:00Z">
                <w:rPr>
                  <w:rFonts w:eastAsiaTheme="minorHAnsi" w:cstheme="minorHAnsi"/>
                  <w:sz w:val="22"/>
                  <w:szCs w:val="22"/>
                </w:rPr>
              </w:rPrChange>
            </w:rPr>
            <w:delText xml:space="preserve">la </w:delText>
          </w:r>
        </w:del>
        <w:r w:rsidR="003C2CF7" w:rsidRPr="000403B2">
          <w:rPr>
            <w:rFonts w:eastAsiaTheme="minorHAnsi" w:cstheme="minorHAnsi"/>
            <w:sz w:val="22"/>
            <w:szCs w:val="22"/>
            <w:highlight w:val="yellow"/>
            <w:rPrChange w:id="11200" w:author="Visone Rossana (GSE)" w:date="2025-09-30T15:57:00Z" w16du:dateUtc="2025-09-30T13:57:00Z">
              <w:rPr>
                <w:rFonts w:eastAsiaTheme="minorHAnsi" w:cstheme="minorHAnsi"/>
                <w:sz w:val="22"/>
                <w:szCs w:val="22"/>
              </w:rPr>
            </w:rPrChange>
          </w:rPr>
          <w:t>m</w:t>
        </w:r>
        <w:r w:rsidR="003C2CF7" w:rsidRPr="000403B2">
          <w:rPr>
            <w:rFonts w:eastAsiaTheme="minorHAnsi" w:cstheme="minorHAnsi"/>
            <w:sz w:val="22"/>
            <w:szCs w:val="22"/>
            <w:highlight w:val="yellow"/>
          </w:rPr>
          <w:t>a</w:t>
        </w:r>
        <w:r w:rsidR="003C2CF7" w:rsidRPr="000403B2">
          <w:rPr>
            <w:rFonts w:eastAsiaTheme="minorHAnsi" w:cstheme="minorHAnsi"/>
            <w:sz w:val="22"/>
            <w:szCs w:val="22"/>
            <w:highlight w:val="yellow"/>
            <w:rPrChange w:id="11201" w:author="Visone Rossana (GSE)" w:date="2025-09-30T15:57:00Z" w16du:dateUtc="2025-09-30T13:57:00Z">
              <w:rPr>
                <w:rFonts w:eastAsiaTheme="minorHAnsi" w:cstheme="minorHAnsi"/>
                <w:sz w:val="22"/>
                <w:szCs w:val="22"/>
              </w:rPr>
            </w:rPrChange>
          </w:rPr>
          <w:t xml:space="preserve">ggiorazione ad essa associata sarà </w:t>
        </w:r>
      </w:ins>
      <w:ins w:id="11202" w:author="Visone Rossana (GSE)" w:date="2025-09-30T11:35:00Z" w16du:dateUtc="2025-09-30T09:35:00Z">
        <w:r w:rsidR="00843439" w:rsidRPr="000403B2">
          <w:rPr>
            <w:rFonts w:eastAsiaTheme="minorHAnsi" w:cstheme="minorHAnsi"/>
            <w:sz w:val="22"/>
            <w:szCs w:val="22"/>
            <w:highlight w:val="yellow"/>
            <w:rPrChange w:id="11203" w:author="Visone Rossana (GSE)" w:date="2025-09-30T15:57:00Z" w16du:dateUtc="2025-09-30T13:57:00Z">
              <w:rPr>
                <w:rFonts w:eastAsiaTheme="minorHAnsi" w:cstheme="minorHAnsi"/>
                <w:sz w:val="22"/>
                <w:szCs w:val="22"/>
              </w:rPr>
            </w:rPrChange>
          </w:rPr>
          <w:t>applica</w:t>
        </w:r>
      </w:ins>
      <w:ins w:id="11204" w:author="Visone Rossana (GSE)" w:date="2025-09-30T11:36:00Z" w16du:dateUtc="2025-09-30T09:36:00Z">
        <w:r w:rsidR="003C2CF7" w:rsidRPr="000403B2">
          <w:rPr>
            <w:rFonts w:eastAsiaTheme="minorHAnsi" w:cstheme="minorHAnsi"/>
            <w:sz w:val="22"/>
            <w:szCs w:val="22"/>
            <w:highlight w:val="yellow"/>
            <w:rPrChange w:id="11205" w:author="Visone Rossana (GSE)" w:date="2025-09-30T15:57:00Z" w16du:dateUtc="2025-09-30T13:57:00Z">
              <w:rPr>
                <w:rFonts w:eastAsiaTheme="minorHAnsi" w:cstheme="minorHAnsi"/>
                <w:sz w:val="22"/>
                <w:szCs w:val="22"/>
              </w:rPr>
            </w:rPrChange>
          </w:rPr>
          <w:t>ta a saldo</w:t>
        </w:r>
      </w:ins>
    </w:p>
    <w:p w14:paraId="5EE77AC1" w14:textId="1607BF40" w:rsidR="00613B58" w:rsidRDefault="00613B58">
      <w:pPr>
        <w:spacing w:after="60" w:line="276" w:lineRule="auto"/>
        <w:jc w:val="both"/>
        <w:rPr>
          <w:ins w:id="11206" w:author="Visone Rossana (GSE)" w:date="2025-09-23T15:34:00Z" w16du:dateUtc="2025-09-23T13:34:00Z"/>
          <w:rFonts w:eastAsiaTheme="minorHAnsi" w:cstheme="minorHAnsi"/>
          <w:b/>
          <w:bCs/>
          <w:sz w:val="22"/>
          <w:szCs w:val="22"/>
        </w:rPr>
      </w:pPr>
      <w:ins w:id="11207" w:author="Visone Rossana (GSE)" w:date="2025-09-23T15:31:00Z" w16du:dateUtc="2025-09-23T13:31:00Z">
        <w:r>
          <w:rPr>
            <w:rFonts w:eastAsiaTheme="minorHAnsi" w:cstheme="minorHAnsi"/>
            <w:b/>
            <w:bCs/>
            <w:sz w:val="22"/>
            <w:szCs w:val="22"/>
          </w:rPr>
          <w:t xml:space="preserve">Quantificazione degli </w:t>
        </w:r>
        <w:r w:rsidRPr="00613B58">
          <w:rPr>
            <w:rFonts w:eastAsiaTheme="minorHAnsi" w:cstheme="minorHAnsi"/>
            <w:b/>
            <w:bCs/>
            <w:sz w:val="22"/>
            <w:szCs w:val="22"/>
            <w:rPrChange w:id="11208" w:author="Visone Rossana (GSE)" w:date="2025-09-23T15:31:00Z" w16du:dateUtc="2025-09-23T13:31:00Z">
              <w:rPr>
                <w:rFonts w:eastAsiaTheme="minorHAnsi" w:cstheme="minorHAnsi"/>
                <w:sz w:val="22"/>
                <w:szCs w:val="22"/>
              </w:rPr>
            </w:rPrChange>
          </w:rPr>
          <w:t>incentivi per le imprese</w:t>
        </w:r>
        <w:r>
          <w:rPr>
            <w:rFonts w:eastAsiaTheme="minorHAnsi" w:cstheme="minorHAnsi"/>
            <w:b/>
            <w:bCs/>
            <w:sz w:val="22"/>
            <w:szCs w:val="22"/>
          </w:rPr>
          <w:t>: specifiche disposizioni del Titolo V</w:t>
        </w:r>
      </w:ins>
    </w:p>
    <w:p w14:paraId="52A275BE" w14:textId="354B74EE" w:rsidR="00764411" w:rsidRDefault="00421AAE" w:rsidP="00764411">
      <w:pPr>
        <w:spacing w:after="60" w:line="276" w:lineRule="auto"/>
        <w:jc w:val="both"/>
        <w:rPr>
          <w:ins w:id="11209" w:author="Visone Rossana (GSE)" w:date="2025-09-23T15:53:00Z" w16du:dateUtc="2025-09-23T13:53:00Z"/>
          <w:rFonts w:eastAsiaTheme="minorHAnsi" w:cstheme="minorHAnsi"/>
          <w:sz w:val="22"/>
          <w:szCs w:val="22"/>
        </w:rPr>
      </w:pPr>
      <w:ins w:id="11210" w:author="Visone Rossana (GSE)" w:date="2025-09-23T15:52:00Z" w16du:dateUtc="2025-09-23T13:52:00Z">
        <w:r>
          <w:rPr>
            <w:rFonts w:eastAsiaTheme="minorHAnsi" w:cstheme="minorHAnsi"/>
            <w:sz w:val="22"/>
            <w:szCs w:val="22"/>
          </w:rPr>
          <w:t>L</w:t>
        </w:r>
      </w:ins>
      <w:ins w:id="11211" w:author="Visone Rossana (GSE)" w:date="2025-09-23T15:50:00Z" w16du:dateUtc="2025-09-23T13:50:00Z">
        <w:r w:rsidR="00764411" w:rsidRPr="00A710A6">
          <w:rPr>
            <w:rFonts w:eastAsiaTheme="minorHAnsi" w:cstheme="minorHAnsi"/>
            <w:sz w:val="22"/>
            <w:szCs w:val="22"/>
          </w:rPr>
          <w:t>a quantificazione dell’incentivo spettante</w:t>
        </w:r>
        <w:r w:rsidR="00764411" w:rsidRPr="00C96319">
          <w:rPr>
            <w:rFonts w:eastAsiaTheme="minorHAnsi" w:cstheme="minorHAnsi"/>
            <w:sz w:val="22"/>
            <w:szCs w:val="22"/>
          </w:rPr>
          <w:t xml:space="preserve"> </w:t>
        </w:r>
        <w:r w:rsidR="00764411" w:rsidRPr="00A710A6">
          <w:rPr>
            <w:rFonts w:eastAsiaTheme="minorHAnsi" w:cstheme="minorHAnsi"/>
            <w:sz w:val="22"/>
            <w:szCs w:val="22"/>
          </w:rPr>
          <w:t xml:space="preserve">e </w:t>
        </w:r>
      </w:ins>
      <w:ins w:id="11212" w:author="Visone Rossana (GSE)" w:date="2025-09-23T15:53:00Z" w16du:dateUtc="2025-09-23T13:53:00Z">
        <w:r>
          <w:rPr>
            <w:rFonts w:eastAsiaTheme="minorHAnsi" w:cstheme="minorHAnsi"/>
            <w:sz w:val="22"/>
            <w:szCs w:val="22"/>
          </w:rPr>
          <w:t xml:space="preserve">le </w:t>
        </w:r>
      </w:ins>
      <w:ins w:id="11213" w:author="Visone Rossana (GSE)" w:date="2025-09-23T15:50:00Z" w16du:dateUtc="2025-09-23T13:50:00Z">
        <w:r w:rsidR="00764411" w:rsidRPr="00A710A6">
          <w:rPr>
            <w:rFonts w:eastAsiaTheme="minorHAnsi" w:cstheme="minorHAnsi"/>
            <w:sz w:val="22"/>
            <w:szCs w:val="22"/>
          </w:rPr>
          <w:t>relativ</w:t>
        </w:r>
        <w:r w:rsidR="00764411">
          <w:rPr>
            <w:rFonts w:eastAsiaTheme="minorHAnsi" w:cstheme="minorHAnsi"/>
            <w:sz w:val="22"/>
            <w:szCs w:val="22"/>
          </w:rPr>
          <w:t>e</w:t>
        </w:r>
        <w:r w:rsidR="00764411" w:rsidRPr="00A710A6">
          <w:rPr>
            <w:rFonts w:eastAsiaTheme="minorHAnsi" w:cstheme="minorHAnsi"/>
            <w:sz w:val="22"/>
            <w:szCs w:val="22"/>
          </w:rPr>
          <w:t xml:space="preserve"> intensità previste degli incentivi concessi </w:t>
        </w:r>
        <w:r w:rsidR="00764411">
          <w:rPr>
            <w:rFonts w:eastAsiaTheme="minorHAnsi" w:cstheme="minorHAnsi"/>
            <w:sz w:val="22"/>
            <w:szCs w:val="22"/>
          </w:rPr>
          <w:t xml:space="preserve">sono </w:t>
        </w:r>
        <w:r w:rsidR="00764411" w:rsidRPr="00A710A6">
          <w:rPr>
            <w:rFonts w:eastAsiaTheme="minorHAnsi" w:cstheme="minorHAnsi"/>
            <w:sz w:val="22"/>
            <w:szCs w:val="22"/>
          </w:rPr>
          <w:t>distint</w:t>
        </w:r>
        <w:r w:rsidR="00764411">
          <w:rPr>
            <w:rFonts w:eastAsiaTheme="minorHAnsi" w:cstheme="minorHAnsi"/>
            <w:sz w:val="22"/>
            <w:szCs w:val="22"/>
          </w:rPr>
          <w:t>e</w:t>
        </w:r>
        <w:r w:rsidR="00764411" w:rsidRPr="00A710A6">
          <w:rPr>
            <w:rFonts w:eastAsiaTheme="minorHAnsi" w:cstheme="minorHAnsi"/>
            <w:sz w:val="22"/>
            <w:szCs w:val="22"/>
          </w:rPr>
          <w:t xml:space="preserve"> </w:t>
        </w:r>
      </w:ins>
      <w:ins w:id="11214" w:author="Visone Rossana (GSE)" w:date="2025-09-23T16:00:00Z" w16du:dateUtc="2025-09-23T14:00:00Z">
        <w:r w:rsidR="008755AF">
          <w:rPr>
            <w:rFonts w:eastAsiaTheme="minorHAnsi" w:cstheme="minorHAnsi"/>
            <w:sz w:val="22"/>
            <w:szCs w:val="22"/>
          </w:rPr>
          <w:t>tra</w:t>
        </w:r>
      </w:ins>
      <w:ins w:id="11215" w:author="Visone Rossana (GSE)" w:date="2025-09-23T15:50:00Z" w16du:dateUtc="2025-09-23T13:50:00Z">
        <w:r w:rsidR="00764411" w:rsidRPr="00A710A6">
          <w:rPr>
            <w:rFonts w:eastAsiaTheme="minorHAnsi" w:cstheme="minorHAnsi"/>
            <w:sz w:val="22"/>
            <w:szCs w:val="22"/>
          </w:rPr>
          <w:t xml:space="preserve"> gli interventi di efficientamento </w:t>
        </w:r>
        <w:r w:rsidR="00764411">
          <w:rPr>
            <w:rFonts w:eastAsiaTheme="minorHAnsi" w:cstheme="minorHAnsi"/>
            <w:sz w:val="22"/>
            <w:szCs w:val="22"/>
          </w:rPr>
          <w:t xml:space="preserve">energetico </w:t>
        </w:r>
        <w:r w:rsidR="00764411" w:rsidRPr="00A710A6">
          <w:rPr>
            <w:rFonts w:eastAsiaTheme="minorHAnsi" w:cstheme="minorHAnsi"/>
            <w:sz w:val="22"/>
            <w:szCs w:val="22"/>
          </w:rPr>
          <w:t>degli edifici</w:t>
        </w:r>
      </w:ins>
      <w:ins w:id="11216" w:author="Visone Rossana (GSE)" w:date="2025-09-23T17:06:00Z" w16du:dateUtc="2025-09-23T15:06:00Z">
        <w:r w:rsidR="008C2417">
          <w:rPr>
            <w:rFonts w:eastAsiaTheme="minorHAnsi" w:cstheme="minorHAnsi"/>
            <w:sz w:val="22"/>
            <w:szCs w:val="22"/>
          </w:rPr>
          <w:t xml:space="preserve"> (Titolo II)</w:t>
        </w:r>
      </w:ins>
      <w:ins w:id="11217" w:author="Visone Rossana (GSE)" w:date="2025-09-23T15:50:00Z" w16du:dateUtc="2025-09-23T13:50:00Z">
        <w:r w:rsidR="00764411" w:rsidRPr="00A710A6">
          <w:rPr>
            <w:rFonts w:eastAsiaTheme="minorHAnsi" w:cstheme="minorHAnsi"/>
            <w:sz w:val="22"/>
            <w:szCs w:val="22"/>
          </w:rPr>
          <w:t xml:space="preserve"> e </w:t>
        </w:r>
      </w:ins>
      <w:ins w:id="11218" w:author="Visone Rossana (GSE)" w:date="2025-09-23T16:01:00Z" w16du:dateUtc="2025-09-23T14:01:00Z">
        <w:r w:rsidR="008755AF">
          <w:rPr>
            <w:rFonts w:eastAsiaTheme="minorHAnsi" w:cstheme="minorHAnsi"/>
            <w:sz w:val="22"/>
            <w:szCs w:val="22"/>
          </w:rPr>
          <w:t>di p</w:t>
        </w:r>
      </w:ins>
      <w:ins w:id="11219" w:author="Visone Rossana (GSE)" w:date="2025-09-23T15:50:00Z" w16du:dateUtc="2025-09-23T13:50:00Z">
        <w:r w:rsidR="00764411" w:rsidRPr="00A710A6">
          <w:rPr>
            <w:rFonts w:eastAsiaTheme="minorHAnsi" w:cstheme="minorHAnsi"/>
            <w:sz w:val="22"/>
            <w:szCs w:val="22"/>
          </w:rPr>
          <w:t>roduzione di energia termica da fonti rinnovabili</w:t>
        </w:r>
      </w:ins>
      <w:ins w:id="11220" w:author="Visone Rossana (GSE)" w:date="2025-09-23T17:07:00Z" w16du:dateUtc="2025-09-23T15:07:00Z">
        <w:r w:rsidR="008C2417">
          <w:rPr>
            <w:rFonts w:eastAsiaTheme="minorHAnsi" w:cstheme="minorHAnsi"/>
            <w:sz w:val="22"/>
            <w:szCs w:val="22"/>
          </w:rPr>
          <w:t xml:space="preserve"> (Titolo III)</w:t>
        </w:r>
      </w:ins>
      <w:ins w:id="11221" w:author="Visone Rossana (GSE)" w:date="2025-09-23T15:50:00Z" w16du:dateUtc="2025-09-23T13:50:00Z">
        <w:r w:rsidR="00764411">
          <w:rPr>
            <w:rFonts w:eastAsiaTheme="minorHAnsi" w:cstheme="minorHAnsi"/>
            <w:sz w:val="22"/>
            <w:szCs w:val="22"/>
          </w:rPr>
          <w:t>, nonché in ragione della dimensione dell’impresa</w:t>
        </w:r>
      </w:ins>
      <w:ins w:id="11222" w:author="Visone Rossana (GSE)" w:date="2025-09-23T15:52:00Z" w16du:dateUtc="2025-09-23T13:52:00Z">
        <w:r>
          <w:rPr>
            <w:rFonts w:eastAsiaTheme="minorHAnsi" w:cstheme="minorHAnsi"/>
            <w:sz w:val="22"/>
            <w:szCs w:val="22"/>
          </w:rPr>
          <w:t xml:space="preserve"> e </w:t>
        </w:r>
      </w:ins>
      <w:ins w:id="11223" w:author="Visone Rossana (GSE)" w:date="2025-09-23T15:53:00Z" w16du:dateUtc="2025-09-23T13:53:00Z">
        <w:r>
          <w:rPr>
            <w:rFonts w:eastAsiaTheme="minorHAnsi" w:cstheme="minorHAnsi"/>
            <w:sz w:val="22"/>
            <w:szCs w:val="22"/>
          </w:rPr>
          <w:t xml:space="preserve">di </w:t>
        </w:r>
      </w:ins>
      <w:ins w:id="11224" w:author="Visone Rossana (GSE)" w:date="2025-09-23T15:52:00Z" w16du:dateUtc="2025-09-23T13:52:00Z">
        <w:r>
          <w:rPr>
            <w:rFonts w:eastAsiaTheme="minorHAnsi" w:cstheme="minorHAnsi"/>
            <w:sz w:val="22"/>
            <w:szCs w:val="22"/>
          </w:rPr>
          <w:t xml:space="preserve">ulteriori </w:t>
        </w:r>
      </w:ins>
      <w:ins w:id="11225" w:author="Visone Rossana (GSE)" w:date="2025-09-23T15:53:00Z" w16du:dateUtc="2025-09-23T13:53:00Z">
        <w:r>
          <w:rPr>
            <w:rFonts w:eastAsiaTheme="minorHAnsi" w:cstheme="minorHAnsi"/>
            <w:sz w:val="22"/>
            <w:szCs w:val="22"/>
          </w:rPr>
          <w:t xml:space="preserve">specifiche </w:t>
        </w:r>
      </w:ins>
      <w:ins w:id="11226" w:author="Visone Rossana (GSE)" w:date="2025-09-23T15:52:00Z" w16du:dateUtc="2025-09-23T13:52:00Z">
        <w:r>
          <w:rPr>
            <w:rFonts w:eastAsiaTheme="minorHAnsi" w:cstheme="minorHAnsi"/>
            <w:sz w:val="22"/>
            <w:szCs w:val="22"/>
          </w:rPr>
          <w:t>premialità</w:t>
        </w:r>
      </w:ins>
      <w:ins w:id="11227" w:author="Visone Rossana (GSE)" w:date="2025-09-23T16:30:00Z" w16du:dateUtc="2025-09-23T14:30:00Z">
        <w:r w:rsidR="00A135F8">
          <w:rPr>
            <w:rFonts w:eastAsiaTheme="minorHAnsi" w:cstheme="minorHAnsi"/>
            <w:sz w:val="22"/>
            <w:szCs w:val="22"/>
          </w:rPr>
          <w:t>, come nel seguito descritte.</w:t>
        </w:r>
      </w:ins>
    </w:p>
    <w:p w14:paraId="22E58FE9" w14:textId="3EDA8A87" w:rsidR="00421AAE" w:rsidRPr="00A710A6" w:rsidRDefault="00421AAE" w:rsidP="00421AAE">
      <w:pPr>
        <w:spacing w:after="60" w:line="276" w:lineRule="auto"/>
        <w:jc w:val="both"/>
        <w:rPr>
          <w:ins w:id="11228" w:author="Visone Rossana (GSE)" w:date="2025-09-23T15:50:00Z" w16du:dateUtc="2025-09-23T13:50:00Z"/>
          <w:rFonts w:eastAsiaTheme="minorHAnsi" w:cstheme="minorHAnsi"/>
          <w:sz w:val="22"/>
          <w:szCs w:val="22"/>
        </w:rPr>
      </w:pPr>
      <w:ins w:id="11229" w:author="Visone Rossana (GSE)" w:date="2025-09-23T15:53:00Z" w16du:dateUtc="2025-09-23T13:53:00Z">
        <w:r w:rsidRPr="00A135F8">
          <w:rPr>
            <w:rFonts w:eastAsiaTheme="minorHAnsi" w:cstheme="minorHAnsi"/>
            <w:b/>
            <w:bCs/>
            <w:sz w:val="22"/>
            <w:szCs w:val="22"/>
            <w:rPrChange w:id="11230" w:author="Visone Rossana (GSE)" w:date="2025-09-23T16:34:00Z" w16du:dateUtc="2025-09-23T14:34:00Z">
              <w:rPr>
                <w:rFonts w:eastAsiaTheme="minorHAnsi" w:cstheme="minorHAnsi"/>
                <w:sz w:val="22"/>
                <w:szCs w:val="22"/>
              </w:rPr>
            </w:rPrChange>
          </w:rPr>
          <w:t>Aldilà d</w:t>
        </w:r>
      </w:ins>
      <w:ins w:id="11231" w:author="Visone Rossana (GSE)" w:date="2025-09-23T15:54:00Z" w16du:dateUtc="2025-09-23T13:54:00Z">
        <w:r w:rsidRPr="00A135F8">
          <w:rPr>
            <w:rFonts w:eastAsiaTheme="minorHAnsi" w:cstheme="minorHAnsi"/>
            <w:b/>
            <w:bCs/>
            <w:sz w:val="22"/>
            <w:szCs w:val="22"/>
            <w:rPrChange w:id="11232" w:author="Visone Rossana (GSE)" w:date="2025-09-23T16:34:00Z" w16du:dateUtc="2025-09-23T14:34:00Z">
              <w:rPr>
                <w:rFonts w:eastAsiaTheme="minorHAnsi" w:cstheme="minorHAnsi"/>
                <w:sz w:val="22"/>
                <w:szCs w:val="22"/>
              </w:rPr>
            </w:rPrChange>
          </w:rPr>
          <w:t xml:space="preserve">elle premialità/maggiorazioni previste permane </w:t>
        </w:r>
      </w:ins>
      <w:ins w:id="11233" w:author="Visone Rossana (GSE)" w:date="2025-09-23T15:55:00Z" w16du:dateUtc="2025-09-23T13:55:00Z">
        <w:r w:rsidRPr="00A135F8">
          <w:rPr>
            <w:rFonts w:eastAsiaTheme="minorHAnsi" w:cstheme="minorHAnsi"/>
            <w:b/>
            <w:bCs/>
            <w:sz w:val="22"/>
            <w:szCs w:val="22"/>
            <w:rPrChange w:id="11234" w:author="Visone Rossana (GSE)" w:date="2025-09-23T16:34:00Z" w16du:dateUtc="2025-09-23T14:34:00Z">
              <w:rPr>
                <w:rFonts w:eastAsiaTheme="minorHAnsi" w:cstheme="minorHAnsi"/>
                <w:sz w:val="22"/>
                <w:szCs w:val="22"/>
              </w:rPr>
            </w:rPrChange>
          </w:rPr>
          <w:t xml:space="preserve">il limite di </w:t>
        </w:r>
      </w:ins>
      <w:ins w:id="11235" w:author="Visone Rossana (GSE)" w:date="2025-09-23T15:54:00Z" w16du:dateUtc="2025-09-23T13:54:00Z">
        <w:r w:rsidRPr="00A135F8">
          <w:rPr>
            <w:rFonts w:eastAsiaTheme="minorHAnsi" w:cstheme="minorHAnsi"/>
            <w:b/>
            <w:bCs/>
            <w:sz w:val="22"/>
            <w:szCs w:val="22"/>
            <w:rPrChange w:id="11236" w:author="Visone Rossana (GSE)" w:date="2025-09-23T16:34:00Z" w16du:dateUtc="2025-09-23T14:34:00Z">
              <w:rPr>
                <w:rFonts w:eastAsiaTheme="minorHAnsi" w:cstheme="minorHAnsi"/>
                <w:sz w:val="22"/>
                <w:szCs w:val="22"/>
              </w:rPr>
            </w:rPrChange>
          </w:rPr>
          <w:t xml:space="preserve">intensità massima del 65% </w:t>
        </w:r>
      </w:ins>
      <w:ins w:id="11237" w:author="Visone Rossana (GSE)" w:date="2025-09-23T15:55:00Z" w16du:dateUtc="2025-09-23T13:55:00Z">
        <w:r w:rsidRPr="00A135F8">
          <w:rPr>
            <w:rFonts w:eastAsiaTheme="minorHAnsi" w:cstheme="minorHAnsi"/>
            <w:b/>
            <w:bCs/>
            <w:sz w:val="22"/>
            <w:szCs w:val="22"/>
            <w:rPrChange w:id="11238" w:author="Visone Rossana (GSE)" w:date="2025-09-23T16:34:00Z" w16du:dateUtc="2025-09-23T14:34:00Z">
              <w:rPr>
                <w:rFonts w:eastAsiaTheme="minorHAnsi" w:cstheme="minorHAnsi"/>
                <w:sz w:val="22"/>
                <w:szCs w:val="22"/>
              </w:rPr>
            </w:rPrChange>
          </w:rPr>
          <w:t>dei costi ammissibili, come dichiarati dal Soggetto Responsabile</w:t>
        </w:r>
      </w:ins>
      <w:ins w:id="11239" w:author="Visone Rossana (GSE)" w:date="2025-09-23T15:57:00Z" w16du:dateUtc="2025-09-23T13:57:00Z">
        <w:r>
          <w:rPr>
            <w:rFonts w:eastAsiaTheme="minorHAnsi" w:cstheme="minorHAnsi"/>
            <w:sz w:val="22"/>
            <w:szCs w:val="22"/>
          </w:rPr>
          <w:t>. Nello specifico, i valori utilizzati devono essere considerati al lordo di qualsiasi imposta o altro onere.</w:t>
        </w:r>
      </w:ins>
      <w:ins w:id="11240" w:author="Visone Rossana (GSE)" w:date="2025-09-23T15:58:00Z" w16du:dateUtc="2025-09-23T13:58:00Z">
        <w:r>
          <w:rPr>
            <w:rFonts w:eastAsiaTheme="minorHAnsi" w:cstheme="minorHAnsi"/>
            <w:sz w:val="22"/>
            <w:szCs w:val="22"/>
          </w:rPr>
          <w:t xml:space="preserve"> </w:t>
        </w:r>
        <w:commentRangeStart w:id="11241"/>
        <w:r w:rsidRPr="00421AAE">
          <w:rPr>
            <w:rFonts w:eastAsiaTheme="minorHAnsi" w:cstheme="minorHAnsi"/>
            <w:sz w:val="22"/>
            <w:szCs w:val="22"/>
            <w:highlight w:val="yellow"/>
            <w:rPrChange w:id="11242" w:author="Visone Rossana (GSE)" w:date="2025-09-23T15:58:00Z" w16du:dateUtc="2025-09-23T13:58:00Z">
              <w:rPr>
                <w:rFonts w:eastAsiaTheme="minorHAnsi" w:cstheme="minorHAnsi"/>
                <w:sz w:val="22"/>
                <w:szCs w:val="22"/>
              </w:rPr>
            </w:rPrChange>
          </w:rPr>
          <w:t xml:space="preserve">L’IVA </w:t>
        </w:r>
      </w:ins>
      <w:ins w:id="11243" w:author="Visone Rossana (GSE)" w:date="2025-09-23T15:58:00Z">
        <w:r w:rsidRPr="00421AAE">
          <w:rPr>
            <w:rFonts w:eastAsiaTheme="minorHAnsi" w:cstheme="minorHAnsi"/>
            <w:sz w:val="22"/>
            <w:szCs w:val="22"/>
            <w:highlight w:val="yellow"/>
            <w:rPrChange w:id="11244" w:author="Visone Rossana (GSE)" w:date="2025-09-23T15:58:00Z" w16du:dateUtc="2025-09-23T13:58:00Z">
              <w:rPr>
                <w:rFonts w:eastAsiaTheme="minorHAnsi" w:cstheme="minorHAnsi"/>
                <w:sz w:val="22"/>
                <w:szCs w:val="22"/>
              </w:rPr>
            </w:rPrChange>
          </w:rPr>
          <w:t>applicata ai costi ammissibili o alle spese rimborsabili non è tuttavia presa</w:t>
        </w:r>
      </w:ins>
      <w:ins w:id="11245" w:author="Visone Rossana (GSE)" w:date="2025-09-23T15:58:00Z" w16du:dateUtc="2025-09-23T13:58:00Z">
        <w:r w:rsidRPr="00421AAE">
          <w:rPr>
            <w:rFonts w:eastAsiaTheme="minorHAnsi" w:cstheme="minorHAnsi"/>
            <w:sz w:val="22"/>
            <w:szCs w:val="22"/>
            <w:highlight w:val="yellow"/>
            <w:rPrChange w:id="11246" w:author="Visone Rossana (GSE)" w:date="2025-09-23T15:58:00Z" w16du:dateUtc="2025-09-23T13:58:00Z">
              <w:rPr>
                <w:rFonts w:eastAsiaTheme="minorHAnsi" w:cstheme="minorHAnsi"/>
                <w:sz w:val="22"/>
                <w:szCs w:val="22"/>
              </w:rPr>
            </w:rPrChange>
          </w:rPr>
          <w:t xml:space="preserve"> </w:t>
        </w:r>
      </w:ins>
      <w:ins w:id="11247" w:author="Visone Rossana (GSE)" w:date="2025-09-23T15:58:00Z">
        <w:r w:rsidRPr="00421AAE">
          <w:rPr>
            <w:rFonts w:eastAsiaTheme="minorHAnsi" w:cstheme="minorHAnsi"/>
            <w:sz w:val="22"/>
            <w:szCs w:val="22"/>
            <w:highlight w:val="yellow"/>
            <w:rPrChange w:id="11248" w:author="Visone Rossana (GSE)" w:date="2025-09-23T15:58:00Z" w16du:dateUtc="2025-09-23T13:58:00Z">
              <w:rPr>
                <w:rFonts w:eastAsiaTheme="minorHAnsi" w:cstheme="minorHAnsi"/>
                <w:sz w:val="22"/>
                <w:szCs w:val="22"/>
              </w:rPr>
            </w:rPrChange>
          </w:rPr>
          <w:t>in considerazione per il calcolo dell'intensità di aiuto e dei costi ammissibili</w:t>
        </w:r>
      </w:ins>
      <w:commentRangeEnd w:id="11241"/>
      <w:ins w:id="11249" w:author="Visone Rossana (GSE)" w:date="2025-09-23T15:59:00Z" w16du:dateUtc="2025-09-23T13:59:00Z">
        <w:r w:rsidRPr="00421AAE">
          <w:rPr>
            <w:rStyle w:val="Rimandocommento"/>
            <w:rFonts w:eastAsiaTheme="minorHAnsi" w:cstheme="minorHAnsi"/>
            <w:sz w:val="22"/>
            <w:szCs w:val="22"/>
            <w:highlight w:val="yellow"/>
            <w:rPrChange w:id="11250" w:author="Visone Rossana (GSE)" w:date="2025-09-23T15:58:00Z" w16du:dateUtc="2025-09-23T13:58:00Z">
              <w:rPr>
                <w:rStyle w:val="Rimandocommento"/>
                <w:rFonts w:eastAsiaTheme="minorHAnsi" w:cstheme="minorHAnsi"/>
                <w:sz w:val="22"/>
                <w:szCs w:val="22"/>
              </w:rPr>
            </w:rPrChange>
          </w:rPr>
          <w:commentReference w:id="11241"/>
        </w:r>
      </w:ins>
      <w:ins w:id="11251" w:author="Visone Rossana (GSE)" w:date="2025-09-23T15:58:00Z">
        <w:r w:rsidRPr="00421AAE">
          <w:rPr>
            <w:rFonts w:eastAsiaTheme="minorHAnsi" w:cstheme="minorHAnsi"/>
            <w:sz w:val="22"/>
            <w:szCs w:val="22"/>
            <w:highlight w:val="yellow"/>
            <w:rPrChange w:id="11252" w:author="Visone Rossana (GSE)" w:date="2025-09-23T15:58:00Z" w16du:dateUtc="2025-09-23T13:58:00Z">
              <w:rPr>
                <w:rFonts w:eastAsiaTheme="minorHAnsi" w:cstheme="minorHAnsi"/>
                <w:sz w:val="22"/>
                <w:szCs w:val="22"/>
              </w:rPr>
            </w:rPrChange>
          </w:rPr>
          <w:t>.</w:t>
        </w:r>
      </w:ins>
    </w:p>
    <w:p w14:paraId="6F0883AD" w14:textId="14A310B7" w:rsidR="00C96319" w:rsidRDefault="00A135F8" w:rsidP="00A135F8">
      <w:pPr>
        <w:spacing w:after="60" w:line="276" w:lineRule="auto"/>
        <w:jc w:val="both"/>
        <w:rPr>
          <w:ins w:id="11253" w:author="Visone Rossana (GSE)" w:date="2025-09-23T16:34:00Z" w16du:dateUtc="2025-09-23T14:34:00Z"/>
          <w:rFonts w:eastAsiaTheme="minorHAnsi" w:cstheme="minorHAnsi"/>
          <w:sz w:val="22"/>
          <w:szCs w:val="22"/>
        </w:rPr>
      </w:pPr>
      <w:ins w:id="11254" w:author="Visone Rossana (GSE)" w:date="2025-09-23T16:30:00Z" w16du:dateUtc="2025-09-23T14:30:00Z">
        <w:r w:rsidRPr="00A135F8">
          <w:rPr>
            <w:rFonts w:eastAsiaTheme="minorHAnsi" w:cstheme="minorHAnsi"/>
            <w:b/>
            <w:bCs/>
            <w:sz w:val="22"/>
            <w:szCs w:val="22"/>
            <w:rPrChange w:id="11255" w:author="Visone Rossana (GSE)" w:date="2025-09-23T16:34:00Z" w16du:dateUtc="2025-09-23T14:34:00Z">
              <w:rPr>
                <w:rFonts w:eastAsiaTheme="minorHAnsi" w:cstheme="minorHAnsi"/>
                <w:sz w:val="22"/>
                <w:szCs w:val="22"/>
              </w:rPr>
            </w:rPrChange>
          </w:rPr>
          <w:t xml:space="preserve">Con riferimento agli </w:t>
        </w:r>
      </w:ins>
      <w:ins w:id="11256" w:author="Visone Rossana (GSE)" w:date="2025-09-23T16:31:00Z" w16du:dateUtc="2025-09-23T14:31:00Z">
        <w:r w:rsidRPr="00A135F8">
          <w:rPr>
            <w:rFonts w:eastAsiaTheme="minorHAnsi" w:cstheme="minorHAnsi"/>
            <w:b/>
            <w:bCs/>
            <w:sz w:val="22"/>
            <w:szCs w:val="22"/>
            <w:rPrChange w:id="11257" w:author="Visone Rossana (GSE)" w:date="2025-09-23T16:34:00Z" w16du:dateUtc="2025-09-23T14:34:00Z">
              <w:rPr>
                <w:rFonts w:eastAsiaTheme="minorHAnsi" w:cstheme="minorHAnsi"/>
                <w:sz w:val="22"/>
                <w:szCs w:val="22"/>
              </w:rPr>
            </w:rPrChange>
          </w:rPr>
          <w:t>interventi di incremento di efficienza energetica di cui a</w:t>
        </w:r>
      </w:ins>
      <w:ins w:id="11258" w:author="Visone Rossana (GSE)" w:date="2025-09-23T16:32:00Z" w16du:dateUtc="2025-09-23T14:32:00Z">
        <w:r w:rsidRPr="00A135F8">
          <w:rPr>
            <w:rFonts w:eastAsiaTheme="minorHAnsi" w:cstheme="minorHAnsi"/>
            <w:b/>
            <w:bCs/>
            <w:sz w:val="22"/>
            <w:szCs w:val="22"/>
            <w:rPrChange w:id="11259" w:author="Visone Rossana (GSE)" w:date="2025-09-23T16:34:00Z" w16du:dateUtc="2025-09-23T14:34:00Z">
              <w:rPr>
                <w:rFonts w:eastAsiaTheme="minorHAnsi" w:cstheme="minorHAnsi"/>
                <w:sz w:val="22"/>
                <w:szCs w:val="22"/>
              </w:rPr>
            </w:rPrChange>
          </w:rPr>
          <w:t xml:space="preserve">l Titolo II, l’intensità degli incentivi riconosciuti non supera il 25% dei costi ammissibili per ciascun intervento ammissibile ovvero il 30 % </w:t>
        </w:r>
      </w:ins>
      <w:ins w:id="11260" w:author="Visone Rossana (GSE)" w:date="2025-09-23T16:33:00Z" w16du:dateUtc="2025-09-23T14:33:00Z">
        <w:r w:rsidRPr="00A135F8">
          <w:rPr>
            <w:rFonts w:eastAsiaTheme="minorHAnsi" w:cstheme="minorHAnsi"/>
            <w:b/>
            <w:bCs/>
            <w:sz w:val="22"/>
            <w:szCs w:val="22"/>
            <w:rPrChange w:id="11261" w:author="Visone Rossana (GSE)" w:date="2025-09-23T16:34:00Z" w16du:dateUtc="2025-09-23T14:34:00Z">
              <w:rPr>
                <w:rFonts w:eastAsiaTheme="minorHAnsi" w:cstheme="minorHAnsi"/>
                <w:sz w:val="22"/>
                <w:szCs w:val="22"/>
              </w:rPr>
            </w:rPrChange>
          </w:rPr>
          <w:t xml:space="preserve">in caso di multi-intervento. </w:t>
        </w:r>
        <w:r>
          <w:rPr>
            <w:rFonts w:eastAsiaTheme="minorHAnsi" w:cstheme="minorHAnsi"/>
            <w:sz w:val="22"/>
            <w:szCs w:val="22"/>
          </w:rPr>
          <w:t>Tali percentuali</w:t>
        </w:r>
      </w:ins>
      <w:ins w:id="11262" w:author="Visone Rossana (GSE)" w:date="2025-09-23T16:34:00Z" w16du:dateUtc="2025-09-23T14:34:00Z">
        <w:r>
          <w:rPr>
            <w:rFonts w:eastAsiaTheme="minorHAnsi" w:cstheme="minorHAnsi"/>
            <w:sz w:val="22"/>
            <w:szCs w:val="22"/>
          </w:rPr>
          <w:t xml:space="preserve"> possono essere</w:t>
        </w:r>
      </w:ins>
      <w:ins w:id="11263" w:author="Visone Rossana (GSE)" w:date="2025-09-23T16:33:00Z" w16du:dateUtc="2025-09-23T14:33:00Z">
        <w:r>
          <w:rPr>
            <w:rFonts w:eastAsiaTheme="minorHAnsi" w:cstheme="minorHAnsi"/>
            <w:sz w:val="22"/>
            <w:szCs w:val="22"/>
          </w:rPr>
          <w:t xml:space="preserve"> incrementate</w:t>
        </w:r>
      </w:ins>
      <w:ins w:id="11264" w:author="Visone Rossana (GSE)" w:date="2025-09-23T16:34:00Z" w16du:dateUtc="2025-09-23T14:34:00Z">
        <w:r>
          <w:rPr>
            <w:rFonts w:eastAsiaTheme="minorHAnsi" w:cstheme="minorHAnsi"/>
            <w:sz w:val="22"/>
            <w:szCs w:val="22"/>
          </w:rPr>
          <w:t>:</w:t>
        </w:r>
      </w:ins>
    </w:p>
    <w:p w14:paraId="2A6F58C2" w14:textId="77777777" w:rsidR="00A135F8" w:rsidRPr="00A135F8" w:rsidRDefault="00A135F8" w:rsidP="00A135F8">
      <w:pPr>
        <w:pStyle w:val="Paragrafoelenco"/>
        <w:numPr>
          <w:ilvl w:val="0"/>
          <w:numId w:val="140"/>
        </w:numPr>
        <w:spacing w:after="60" w:line="276" w:lineRule="auto"/>
        <w:jc w:val="both"/>
        <w:rPr>
          <w:ins w:id="11265" w:author="Visone Rossana (GSE)" w:date="2025-09-23T16:35:00Z" w16du:dateUtc="2025-09-23T14:35:00Z"/>
          <w:rFonts w:eastAsiaTheme="minorHAnsi" w:cstheme="minorHAnsi"/>
          <w:sz w:val="22"/>
          <w:szCs w:val="22"/>
        </w:rPr>
      </w:pPr>
      <w:ins w:id="11266" w:author="Visone Rossana (GSE)" w:date="2025-09-23T16:34:00Z" w16du:dateUtc="2025-09-23T14:34:00Z">
        <w:r>
          <w:rPr>
            <w:rFonts w:eastAsiaTheme="minorHAnsi" w:cstheme="minorHAnsi"/>
            <w:sz w:val="22"/>
            <w:szCs w:val="22"/>
          </w:rPr>
          <w:t xml:space="preserve">del 20 % </w:t>
        </w:r>
      </w:ins>
      <w:ins w:id="11267" w:author="Visone Rossana (GSE)" w:date="2025-09-23T16:35:00Z" w16du:dateUtc="2025-09-23T14:35:00Z">
        <w:r w:rsidRPr="00A135F8">
          <w:rPr>
            <w:rFonts w:eastAsiaTheme="minorHAnsi" w:cstheme="minorHAnsi"/>
            <w:sz w:val="22"/>
            <w:szCs w:val="22"/>
          </w:rPr>
          <w:t>in caso di interventi realizzati da piccole imprese e del 10% per interventi realizzati da medie</w:t>
        </w:r>
      </w:ins>
    </w:p>
    <w:p w14:paraId="40295DDE" w14:textId="0CACE6B7" w:rsidR="00A135F8" w:rsidRDefault="00A135F8" w:rsidP="00A135F8">
      <w:pPr>
        <w:pStyle w:val="Paragrafoelenco"/>
        <w:spacing w:after="60" w:line="276" w:lineRule="auto"/>
        <w:jc w:val="both"/>
        <w:rPr>
          <w:ins w:id="11268" w:author="Visone Rossana (GSE)" w:date="2025-09-23T16:35:00Z" w16du:dateUtc="2025-09-23T14:35:00Z"/>
          <w:rFonts w:eastAsiaTheme="minorHAnsi" w:cstheme="minorHAnsi"/>
          <w:sz w:val="22"/>
          <w:szCs w:val="22"/>
        </w:rPr>
      </w:pPr>
      <w:ins w:id="11269" w:author="Visone Rossana (GSE)" w:date="2025-09-23T16:35:00Z" w16du:dateUtc="2025-09-23T14:35:00Z">
        <w:r w:rsidRPr="00A135F8">
          <w:rPr>
            <w:rFonts w:eastAsiaTheme="minorHAnsi" w:cstheme="minorHAnsi"/>
            <w:sz w:val="22"/>
            <w:szCs w:val="22"/>
          </w:rPr>
          <w:t>imprese;</w:t>
        </w:r>
      </w:ins>
      <w:ins w:id="11270" w:author="Visone Rossana (GSE)" w:date="2025-09-23T16:34:00Z" w16du:dateUtc="2025-09-23T14:34:00Z">
        <w:r>
          <w:rPr>
            <w:rFonts w:eastAsiaTheme="minorHAnsi" w:cstheme="minorHAnsi"/>
            <w:sz w:val="22"/>
            <w:szCs w:val="22"/>
          </w:rPr>
          <w:t xml:space="preserve"> </w:t>
        </w:r>
      </w:ins>
    </w:p>
    <w:p w14:paraId="1E0039DD" w14:textId="02299353" w:rsidR="00A135F8" w:rsidRDefault="00005AF7" w:rsidP="00BA7054">
      <w:pPr>
        <w:pStyle w:val="Paragrafoelenco"/>
        <w:numPr>
          <w:ilvl w:val="0"/>
          <w:numId w:val="140"/>
        </w:numPr>
        <w:spacing w:after="60" w:line="276" w:lineRule="auto"/>
        <w:jc w:val="both"/>
        <w:rPr>
          <w:ins w:id="11271" w:author="Visone Rossana (GSE)" w:date="2025-09-23T18:27:00Z" w16du:dateUtc="2025-09-23T16:27:00Z"/>
          <w:rFonts w:eastAsiaTheme="minorHAnsi" w:cstheme="minorHAnsi"/>
          <w:sz w:val="22"/>
          <w:szCs w:val="22"/>
        </w:rPr>
      </w:pPr>
      <w:ins w:id="11272" w:author="Visone Rossana (GSE)" w:date="2025-09-23T16:40:00Z" w16du:dateUtc="2025-09-23T14:40:00Z">
        <w:r>
          <w:rPr>
            <w:rFonts w:eastAsiaTheme="minorHAnsi" w:cstheme="minorHAnsi"/>
            <w:sz w:val="22"/>
            <w:szCs w:val="22"/>
          </w:rPr>
          <w:t>del 15</w:t>
        </w:r>
      </w:ins>
      <w:ins w:id="11273" w:author="Visone Rossana (GSE)" w:date="2025-09-23T18:23:00Z" w16du:dateUtc="2025-09-23T16:23:00Z">
        <w:r w:rsidR="00BA7054">
          <w:rPr>
            <w:rFonts w:eastAsiaTheme="minorHAnsi" w:cstheme="minorHAnsi"/>
            <w:sz w:val="22"/>
            <w:szCs w:val="22"/>
          </w:rPr>
          <w:t xml:space="preserve">% </w:t>
        </w:r>
      </w:ins>
      <w:ins w:id="11274" w:author="Visone Rossana (GSE)" w:date="2025-09-23T18:24:00Z" w16du:dateUtc="2025-09-23T16:24:00Z">
        <w:r w:rsidR="00BA7054">
          <w:rPr>
            <w:rFonts w:eastAsiaTheme="minorHAnsi" w:cstheme="minorHAnsi"/>
            <w:sz w:val="22"/>
            <w:szCs w:val="22"/>
          </w:rPr>
          <w:t>in caso di interventi in zone assisti</w:t>
        </w:r>
      </w:ins>
      <w:ins w:id="11275" w:author="Visone Rossana (GSE)" w:date="2025-09-23T18:25:00Z" w16du:dateUtc="2025-09-23T16:25:00Z">
        <w:r w:rsidR="00BA7054">
          <w:rPr>
            <w:rFonts w:eastAsiaTheme="minorHAnsi" w:cstheme="minorHAnsi"/>
            <w:sz w:val="22"/>
            <w:szCs w:val="22"/>
          </w:rPr>
          <w:t>te</w:t>
        </w:r>
      </w:ins>
      <w:ins w:id="11276" w:author="Visone Rossana (GSE)" w:date="2025-09-23T18:26:00Z" w16du:dateUtc="2025-09-23T16:26:00Z">
        <w:r w:rsidR="00BA7054">
          <w:rPr>
            <w:rFonts w:eastAsiaTheme="minorHAnsi" w:cstheme="minorHAnsi"/>
            <w:sz w:val="22"/>
            <w:szCs w:val="22"/>
          </w:rPr>
          <w:t xml:space="preserve"> che soddisfano</w:t>
        </w:r>
      </w:ins>
      <w:ins w:id="11277" w:author="Visone Rossana (GSE)" w:date="2025-09-23T18:25:00Z" w16du:dateUtc="2025-09-23T16:25:00Z">
        <w:r w:rsidR="00BA7054" w:rsidRPr="00BA7054">
          <w:rPr>
            <w:rFonts w:eastAsiaTheme="minorHAnsi" w:cstheme="minorHAnsi"/>
            <w:sz w:val="22"/>
            <w:szCs w:val="22"/>
          </w:rPr>
          <w:t xml:space="preserve"> le condizioni di </w:t>
        </w:r>
      </w:ins>
      <w:ins w:id="11278" w:author="Visone Rossana (GSE)" w:date="2025-09-23T18:26:00Z" w16du:dateUtc="2025-09-23T16:26:00Z">
        <w:r w:rsidR="00BA7054">
          <w:rPr>
            <w:rFonts w:eastAsiaTheme="minorHAnsi" w:cstheme="minorHAnsi"/>
            <w:sz w:val="22"/>
            <w:szCs w:val="22"/>
          </w:rPr>
          <w:t>cui al</w:t>
        </w:r>
      </w:ins>
      <w:ins w:id="11279" w:author="Visone Rossana (GSE)" w:date="2025-09-23T18:25:00Z" w16du:dateUtc="2025-09-23T16:25:00Z">
        <w:r w:rsidR="00BA7054" w:rsidRPr="00BA7054">
          <w:rPr>
            <w:rFonts w:eastAsiaTheme="minorHAnsi" w:cstheme="minorHAnsi"/>
            <w:sz w:val="22"/>
            <w:szCs w:val="22"/>
          </w:rPr>
          <w:t>l'articolo 107, para</w:t>
        </w:r>
      </w:ins>
      <w:ins w:id="11280" w:author="Visone Rossana (GSE)" w:date="2025-09-23T18:26:00Z" w16du:dateUtc="2025-09-23T16:26:00Z">
        <w:r w:rsidR="00BA7054">
          <w:rPr>
            <w:rFonts w:eastAsiaTheme="minorHAnsi" w:cstheme="minorHAnsi"/>
            <w:sz w:val="22"/>
            <w:szCs w:val="22"/>
          </w:rPr>
          <w:t>grafo 3,</w:t>
        </w:r>
      </w:ins>
      <w:ins w:id="11281" w:author="Visone Rossana (GSE)" w:date="2025-09-23T18:25:00Z" w16du:dateUtc="2025-09-23T16:25:00Z">
        <w:r w:rsidR="00BA7054" w:rsidRPr="00BA7054">
          <w:rPr>
            <w:rFonts w:eastAsiaTheme="minorHAnsi" w:cstheme="minorHAnsi"/>
            <w:sz w:val="22"/>
            <w:szCs w:val="22"/>
          </w:rPr>
          <w:t xml:space="preserve"> lettera a</w:t>
        </w:r>
      </w:ins>
      <w:ins w:id="11282" w:author="Visone Rossana (GSE)" w:date="2025-09-23T18:26:00Z" w16du:dateUtc="2025-09-23T16:26:00Z">
        <w:r w:rsidR="00BA7054">
          <w:rPr>
            <w:rFonts w:eastAsiaTheme="minorHAnsi" w:cstheme="minorHAnsi"/>
            <w:sz w:val="22"/>
            <w:szCs w:val="22"/>
          </w:rPr>
          <w:t>)</w:t>
        </w:r>
      </w:ins>
      <w:ins w:id="11283" w:author="Visone Rossana (GSE)" w:date="2025-09-23T18:25:00Z" w16du:dateUtc="2025-09-23T16:25:00Z">
        <w:r w:rsidR="00BA7054" w:rsidRPr="00BA7054">
          <w:rPr>
            <w:rFonts w:eastAsiaTheme="minorHAnsi" w:cstheme="minorHAnsi"/>
            <w:sz w:val="22"/>
            <w:szCs w:val="22"/>
          </w:rPr>
          <w:t xml:space="preserve"> del </w:t>
        </w:r>
      </w:ins>
      <w:ins w:id="11284" w:author="Visone Rossana (GSE)" w:date="2025-09-23T18:27:00Z" w16du:dateUtc="2025-09-23T16:27:00Z">
        <w:r w:rsidR="00BA7054">
          <w:rPr>
            <w:rFonts w:eastAsiaTheme="minorHAnsi" w:cstheme="minorHAnsi"/>
            <w:sz w:val="22"/>
            <w:szCs w:val="22"/>
          </w:rPr>
          <w:t>T</w:t>
        </w:r>
      </w:ins>
      <w:ins w:id="11285" w:author="Visone Rossana (GSE)" w:date="2025-09-23T18:25:00Z" w16du:dateUtc="2025-09-23T16:25:00Z">
        <w:r w:rsidR="00BA7054" w:rsidRPr="00BA7054">
          <w:rPr>
            <w:rFonts w:eastAsiaTheme="minorHAnsi" w:cstheme="minorHAnsi"/>
            <w:sz w:val="22"/>
            <w:szCs w:val="22"/>
          </w:rPr>
          <w:t>rattato sul funzionamento dell'</w:t>
        </w:r>
      </w:ins>
      <w:ins w:id="11286" w:author="Visone Rossana (GSE)" w:date="2025-09-23T18:27:00Z" w16du:dateUtc="2025-09-23T16:27:00Z">
        <w:r w:rsidR="00BA7054">
          <w:rPr>
            <w:rFonts w:eastAsiaTheme="minorHAnsi" w:cstheme="minorHAnsi"/>
            <w:sz w:val="22"/>
            <w:szCs w:val="22"/>
          </w:rPr>
          <w:t>U</w:t>
        </w:r>
      </w:ins>
      <w:ins w:id="11287" w:author="Visone Rossana (GSE)" w:date="2025-09-23T18:25:00Z" w16du:dateUtc="2025-09-23T16:25:00Z">
        <w:r w:rsidR="00BA7054" w:rsidRPr="00BA7054">
          <w:rPr>
            <w:rFonts w:eastAsiaTheme="minorHAnsi" w:cstheme="minorHAnsi"/>
            <w:sz w:val="22"/>
            <w:szCs w:val="22"/>
          </w:rPr>
          <w:t xml:space="preserve">nione </w:t>
        </w:r>
      </w:ins>
      <w:ins w:id="11288" w:author="Visone Rossana (GSE)" w:date="2025-09-23T18:27:00Z" w16du:dateUtc="2025-09-23T16:27:00Z">
        <w:r w:rsidR="00BA7054">
          <w:rPr>
            <w:rFonts w:eastAsiaTheme="minorHAnsi" w:cstheme="minorHAnsi"/>
            <w:sz w:val="22"/>
            <w:szCs w:val="22"/>
          </w:rPr>
          <w:t>E</w:t>
        </w:r>
      </w:ins>
      <w:ins w:id="11289" w:author="Visone Rossana (GSE)" w:date="2025-09-23T18:25:00Z" w16du:dateUtc="2025-09-23T16:25:00Z">
        <w:r w:rsidR="00BA7054" w:rsidRPr="00BA7054">
          <w:rPr>
            <w:rFonts w:eastAsiaTheme="minorHAnsi" w:cstheme="minorHAnsi"/>
            <w:sz w:val="22"/>
            <w:szCs w:val="22"/>
          </w:rPr>
          <w:t>uropea e del 5% in caso di interventi realizzati in zone assistite che soddisfano le condizioni dell'articolo 107</w:t>
        </w:r>
      </w:ins>
      <w:ins w:id="11290" w:author="Visone Rossana (GSE)" w:date="2025-09-23T18:27:00Z" w16du:dateUtc="2025-09-23T16:27:00Z">
        <w:r w:rsidR="00BA7054">
          <w:rPr>
            <w:rFonts w:eastAsiaTheme="minorHAnsi" w:cstheme="minorHAnsi"/>
            <w:sz w:val="22"/>
            <w:szCs w:val="22"/>
          </w:rPr>
          <w:t>,</w:t>
        </w:r>
      </w:ins>
      <w:ins w:id="11291" w:author="Visone Rossana (GSE)" w:date="2025-09-23T18:25:00Z" w16du:dateUtc="2025-09-23T16:25:00Z">
        <w:r w:rsidR="00BA7054" w:rsidRPr="00BA7054">
          <w:rPr>
            <w:rFonts w:eastAsiaTheme="minorHAnsi" w:cstheme="minorHAnsi"/>
            <w:sz w:val="22"/>
            <w:szCs w:val="22"/>
          </w:rPr>
          <w:t xml:space="preserve"> </w:t>
        </w:r>
      </w:ins>
      <w:ins w:id="11292" w:author="Visone Rossana (GSE)" w:date="2025-09-23T18:27:00Z" w16du:dateUtc="2025-09-23T16:27:00Z">
        <w:r w:rsidR="00BA7054">
          <w:rPr>
            <w:rFonts w:eastAsiaTheme="minorHAnsi" w:cstheme="minorHAnsi"/>
            <w:sz w:val="22"/>
            <w:szCs w:val="22"/>
          </w:rPr>
          <w:t>paragrafo 3, l</w:t>
        </w:r>
      </w:ins>
      <w:ins w:id="11293" w:author="Visone Rossana (GSE)" w:date="2025-09-23T18:25:00Z" w16du:dateUtc="2025-09-23T16:25:00Z">
        <w:r w:rsidR="00BA7054" w:rsidRPr="00BA7054">
          <w:rPr>
            <w:rFonts w:eastAsiaTheme="minorHAnsi" w:cstheme="minorHAnsi"/>
            <w:sz w:val="22"/>
            <w:szCs w:val="22"/>
          </w:rPr>
          <w:t>ettera c</w:t>
        </w:r>
      </w:ins>
      <w:ins w:id="11294" w:author="Visone Rossana (GSE)" w:date="2025-09-23T18:27:00Z" w16du:dateUtc="2025-09-23T16:27:00Z">
        <w:r w:rsidR="00BA7054">
          <w:rPr>
            <w:rFonts w:eastAsiaTheme="minorHAnsi" w:cstheme="minorHAnsi"/>
            <w:sz w:val="22"/>
            <w:szCs w:val="22"/>
          </w:rPr>
          <w:t>)</w:t>
        </w:r>
      </w:ins>
      <w:ins w:id="11295" w:author="Visone Rossana (GSE)" w:date="2025-09-23T18:25:00Z" w16du:dateUtc="2025-09-23T16:25:00Z">
        <w:r w:rsidR="00BA7054" w:rsidRPr="00BA7054">
          <w:rPr>
            <w:rFonts w:eastAsiaTheme="minorHAnsi" w:cstheme="minorHAnsi"/>
            <w:sz w:val="22"/>
            <w:szCs w:val="22"/>
          </w:rPr>
          <w:t xml:space="preserve"> del </w:t>
        </w:r>
      </w:ins>
      <w:ins w:id="11296" w:author="Visone Rossana (GSE)" w:date="2025-09-23T18:27:00Z" w16du:dateUtc="2025-09-23T16:27:00Z">
        <w:r w:rsidR="00BA7054">
          <w:rPr>
            <w:rFonts w:eastAsiaTheme="minorHAnsi" w:cstheme="minorHAnsi"/>
            <w:sz w:val="22"/>
            <w:szCs w:val="22"/>
          </w:rPr>
          <w:t>T</w:t>
        </w:r>
      </w:ins>
      <w:ins w:id="11297" w:author="Visone Rossana (GSE)" w:date="2025-09-23T18:25:00Z" w16du:dateUtc="2025-09-23T16:25:00Z">
        <w:r w:rsidR="00BA7054" w:rsidRPr="00BA7054">
          <w:rPr>
            <w:rFonts w:eastAsiaTheme="minorHAnsi" w:cstheme="minorHAnsi"/>
            <w:sz w:val="22"/>
            <w:szCs w:val="22"/>
          </w:rPr>
          <w:t xml:space="preserve">rattato sul </w:t>
        </w:r>
      </w:ins>
      <w:ins w:id="11298" w:author="Visone Rossana (GSE)" w:date="2025-09-23T18:27:00Z" w16du:dateUtc="2025-09-23T16:27:00Z">
        <w:r w:rsidR="00BA7054">
          <w:rPr>
            <w:rFonts w:eastAsiaTheme="minorHAnsi" w:cstheme="minorHAnsi"/>
            <w:sz w:val="22"/>
            <w:szCs w:val="22"/>
          </w:rPr>
          <w:t>f</w:t>
        </w:r>
      </w:ins>
      <w:ins w:id="11299" w:author="Visone Rossana (GSE)" w:date="2025-09-23T18:25:00Z" w16du:dateUtc="2025-09-23T16:25:00Z">
        <w:r w:rsidR="00BA7054" w:rsidRPr="00BA7054">
          <w:rPr>
            <w:rFonts w:eastAsiaTheme="minorHAnsi" w:cstheme="minorHAnsi"/>
            <w:sz w:val="22"/>
            <w:szCs w:val="22"/>
          </w:rPr>
          <w:t>unzionamento</w:t>
        </w:r>
      </w:ins>
      <w:ins w:id="11300" w:author="Visone Rossana (GSE)" w:date="2025-09-23T18:26:00Z" w16du:dateUtc="2025-09-23T16:26:00Z">
        <w:r w:rsidR="00BA7054" w:rsidRPr="00BA7054">
          <w:rPr>
            <w:rFonts w:eastAsiaTheme="minorHAnsi" w:cstheme="minorHAnsi"/>
            <w:sz w:val="22"/>
            <w:szCs w:val="22"/>
          </w:rPr>
          <w:t xml:space="preserve"> dell'</w:t>
        </w:r>
      </w:ins>
      <w:ins w:id="11301" w:author="Visone Rossana (GSE)" w:date="2025-09-23T18:27:00Z" w16du:dateUtc="2025-09-23T16:27:00Z">
        <w:r w:rsidR="00BA7054">
          <w:rPr>
            <w:rFonts w:eastAsiaTheme="minorHAnsi" w:cstheme="minorHAnsi"/>
            <w:sz w:val="22"/>
            <w:szCs w:val="22"/>
          </w:rPr>
          <w:t>U</w:t>
        </w:r>
      </w:ins>
      <w:ins w:id="11302" w:author="Visone Rossana (GSE)" w:date="2025-09-23T18:26:00Z" w16du:dateUtc="2025-09-23T16:26:00Z">
        <w:r w:rsidR="00BA7054" w:rsidRPr="00BA7054">
          <w:rPr>
            <w:rFonts w:eastAsiaTheme="minorHAnsi" w:cstheme="minorHAnsi"/>
            <w:sz w:val="22"/>
            <w:szCs w:val="22"/>
          </w:rPr>
          <w:t xml:space="preserve">nione </w:t>
        </w:r>
      </w:ins>
      <w:ins w:id="11303" w:author="Visone Rossana (GSE)" w:date="2025-09-23T18:27:00Z" w16du:dateUtc="2025-09-23T16:27:00Z">
        <w:r w:rsidR="00BA7054">
          <w:rPr>
            <w:rFonts w:eastAsiaTheme="minorHAnsi" w:cstheme="minorHAnsi"/>
            <w:sz w:val="22"/>
            <w:szCs w:val="22"/>
          </w:rPr>
          <w:t>E</w:t>
        </w:r>
      </w:ins>
      <w:ins w:id="11304" w:author="Visone Rossana (GSE)" w:date="2025-09-23T18:26:00Z" w16du:dateUtc="2025-09-23T16:26:00Z">
        <w:r w:rsidR="00BA7054" w:rsidRPr="00BA7054">
          <w:rPr>
            <w:rFonts w:eastAsiaTheme="minorHAnsi" w:cstheme="minorHAnsi"/>
            <w:sz w:val="22"/>
            <w:szCs w:val="22"/>
          </w:rPr>
          <w:t>uropea</w:t>
        </w:r>
      </w:ins>
      <w:ins w:id="11305" w:author="Visone Rossana (GSE)" w:date="2025-09-23T18:27:00Z" w16du:dateUtc="2025-09-23T16:27:00Z">
        <w:r w:rsidR="00BA7054">
          <w:rPr>
            <w:rFonts w:eastAsiaTheme="minorHAnsi" w:cstheme="minorHAnsi"/>
            <w:sz w:val="22"/>
            <w:szCs w:val="22"/>
          </w:rPr>
          <w:t>;</w:t>
        </w:r>
      </w:ins>
    </w:p>
    <w:p w14:paraId="646B0788" w14:textId="0A101CE4" w:rsidR="00BA7054" w:rsidRPr="00A135F8" w:rsidRDefault="00BA7054">
      <w:pPr>
        <w:pStyle w:val="Paragrafoelenco"/>
        <w:numPr>
          <w:ilvl w:val="0"/>
          <w:numId w:val="140"/>
        </w:numPr>
        <w:spacing w:after="60" w:line="276" w:lineRule="auto"/>
        <w:jc w:val="both"/>
        <w:rPr>
          <w:ins w:id="11306" w:author="Visone Rossana (GSE)" w:date="2025-09-23T16:33:00Z" w16du:dateUtc="2025-09-23T14:33:00Z"/>
          <w:rFonts w:eastAsiaTheme="minorHAnsi" w:cstheme="minorHAnsi"/>
          <w:sz w:val="22"/>
          <w:szCs w:val="22"/>
          <w:rPrChange w:id="11307" w:author="Visone Rossana (GSE)" w:date="2025-09-23T16:34:00Z" w16du:dateUtc="2025-09-23T14:34:00Z">
            <w:rPr>
              <w:ins w:id="11308" w:author="Visone Rossana (GSE)" w:date="2025-09-23T16:33:00Z" w16du:dateUtc="2025-09-23T14:33:00Z"/>
              <w:rFonts w:eastAsiaTheme="minorHAnsi"/>
            </w:rPr>
          </w:rPrChange>
        </w:rPr>
        <w:pPrChange w:id="11309" w:author="Visone Rossana (GSE)" w:date="2025-09-23T18:26:00Z" w16du:dateUtc="2025-09-23T16:26:00Z">
          <w:pPr>
            <w:spacing w:after="60" w:line="276" w:lineRule="auto"/>
            <w:jc w:val="both"/>
          </w:pPr>
        </w:pPrChange>
      </w:pPr>
      <w:ins w:id="11310" w:author="Visone Rossana (GSE)" w:date="2025-09-23T18:28:00Z" w16du:dateUtc="2025-09-23T16:28:00Z">
        <w:r>
          <w:rPr>
            <w:rFonts w:eastAsiaTheme="minorHAnsi" w:cstheme="minorHAnsi"/>
            <w:sz w:val="22"/>
            <w:szCs w:val="22"/>
          </w:rPr>
          <w:t>del 15%</w:t>
        </w:r>
        <w:r w:rsidRPr="00BA7054">
          <w:rPr>
            <w:rFonts w:eastAsiaTheme="minorHAnsi" w:cstheme="minorHAnsi"/>
            <w:sz w:val="22"/>
            <w:szCs w:val="22"/>
          </w:rPr>
          <w:t xml:space="preserve"> qualora </w:t>
        </w:r>
        <w:r>
          <w:rPr>
            <w:rFonts w:eastAsiaTheme="minorHAnsi" w:cstheme="minorHAnsi"/>
            <w:sz w:val="22"/>
            <w:szCs w:val="22"/>
          </w:rPr>
          <w:t xml:space="preserve">gli </w:t>
        </w:r>
        <w:r w:rsidRPr="00BA7054">
          <w:rPr>
            <w:rFonts w:eastAsiaTheme="minorHAnsi" w:cstheme="minorHAnsi"/>
            <w:sz w:val="22"/>
            <w:szCs w:val="22"/>
          </w:rPr>
          <w:t xml:space="preserve">interventi determinino un miglioramento della prestazione energetica dell'edificio </w:t>
        </w:r>
      </w:ins>
      <w:ins w:id="11311" w:author="Visone Rossana (GSE)" w:date="2025-09-23T18:29:00Z" w16du:dateUtc="2025-09-23T16:29:00Z">
        <w:r>
          <w:rPr>
            <w:rFonts w:eastAsiaTheme="minorHAnsi" w:cstheme="minorHAnsi"/>
            <w:sz w:val="22"/>
            <w:szCs w:val="22"/>
          </w:rPr>
          <w:t xml:space="preserve">misurata in energia primaria di almeno il 40 % </w:t>
        </w:r>
      </w:ins>
      <w:ins w:id="11312" w:author="Visone Rossana (GSE)" w:date="2025-09-23T18:28:00Z" w16du:dateUtc="2025-09-23T16:28:00Z">
        <w:r w:rsidRPr="00BA7054">
          <w:rPr>
            <w:rFonts w:eastAsiaTheme="minorHAnsi" w:cstheme="minorHAnsi"/>
            <w:sz w:val="22"/>
            <w:szCs w:val="22"/>
          </w:rPr>
          <w:t>rispetto alla situazione precedente all'investimento</w:t>
        </w:r>
      </w:ins>
      <w:ins w:id="11313" w:author="Visone Rossana (GSE)" w:date="2025-09-23T18:29:00Z" w16du:dateUtc="2025-09-23T16:29:00Z">
        <w:r>
          <w:rPr>
            <w:rFonts w:eastAsiaTheme="minorHAnsi" w:cstheme="minorHAnsi"/>
            <w:sz w:val="22"/>
            <w:szCs w:val="22"/>
          </w:rPr>
          <w:t>.</w:t>
        </w:r>
      </w:ins>
    </w:p>
    <w:p w14:paraId="4202FE97" w14:textId="5B25F7A9" w:rsidR="00BA7054" w:rsidRDefault="00BA7054">
      <w:pPr>
        <w:spacing w:after="60" w:line="276" w:lineRule="auto"/>
        <w:jc w:val="both"/>
        <w:rPr>
          <w:ins w:id="11314" w:author="Visone Rossana (GSE)" w:date="2025-09-23T18:30:00Z" w16du:dateUtc="2025-09-23T16:30:00Z"/>
          <w:rFonts w:eastAsiaTheme="minorHAnsi" w:cstheme="minorHAnsi"/>
          <w:sz w:val="22"/>
          <w:szCs w:val="22"/>
        </w:rPr>
        <w:pPrChange w:id="11315" w:author="Visone Rossana (GSE)" w:date="2025-09-23T18:30:00Z" w16du:dateUtc="2025-09-23T16:30:00Z">
          <w:pPr>
            <w:pStyle w:val="Paragrafoelenco"/>
            <w:spacing w:after="60" w:line="276" w:lineRule="auto"/>
            <w:jc w:val="both"/>
          </w:pPr>
        </w:pPrChange>
      </w:pPr>
      <w:ins w:id="11316" w:author="Visone Rossana (GSE)" w:date="2025-09-23T18:30:00Z" w16du:dateUtc="2025-09-23T16:30:00Z">
        <w:r w:rsidRPr="00A710A6">
          <w:rPr>
            <w:rFonts w:eastAsiaTheme="minorHAnsi" w:cstheme="minorHAnsi"/>
            <w:b/>
            <w:bCs/>
            <w:sz w:val="22"/>
            <w:szCs w:val="22"/>
          </w:rPr>
          <w:t xml:space="preserve">Con riferimento agli interventi di </w:t>
        </w:r>
        <w:r>
          <w:rPr>
            <w:rFonts w:eastAsiaTheme="minorHAnsi" w:cstheme="minorHAnsi"/>
            <w:b/>
            <w:bCs/>
            <w:sz w:val="22"/>
            <w:szCs w:val="22"/>
          </w:rPr>
          <w:t>produzione da fonti rinnovabile di cui al</w:t>
        </w:r>
        <w:r w:rsidRPr="00A710A6">
          <w:rPr>
            <w:rFonts w:eastAsiaTheme="minorHAnsi" w:cstheme="minorHAnsi"/>
            <w:b/>
            <w:bCs/>
            <w:sz w:val="22"/>
            <w:szCs w:val="22"/>
          </w:rPr>
          <w:t xml:space="preserve"> Titolo </w:t>
        </w:r>
        <w:r>
          <w:rPr>
            <w:rFonts w:eastAsiaTheme="minorHAnsi" w:cstheme="minorHAnsi"/>
            <w:b/>
            <w:bCs/>
            <w:sz w:val="22"/>
            <w:szCs w:val="22"/>
          </w:rPr>
          <w:t>I</w:t>
        </w:r>
        <w:r w:rsidRPr="00A710A6">
          <w:rPr>
            <w:rFonts w:eastAsiaTheme="minorHAnsi" w:cstheme="minorHAnsi"/>
            <w:b/>
            <w:bCs/>
            <w:sz w:val="22"/>
            <w:szCs w:val="22"/>
          </w:rPr>
          <w:t xml:space="preserve">II, l’intensità degli incentivi riconosciuti non supera il </w:t>
        </w:r>
        <w:r>
          <w:rPr>
            <w:rFonts w:eastAsiaTheme="minorHAnsi" w:cstheme="minorHAnsi"/>
            <w:b/>
            <w:bCs/>
            <w:sz w:val="22"/>
            <w:szCs w:val="22"/>
          </w:rPr>
          <w:t>4</w:t>
        </w:r>
        <w:r w:rsidRPr="00A710A6">
          <w:rPr>
            <w:rFonts w:eastAsiaTheme="minorHAnsi" w:cstheme="minorHAnsi"/>
            <w:b/>
            <w:bCs/>
            <w:sz w:val="22"/>
            <w:szCs w:val="22"/>
          </w:rPr>
          <w:t xml:space="preserve">5% dei costi ammissibili. </w:t>
        </w:r>
        <w:r>
          <w:rPr>
            <w:rFonts w:eastAsiaTheme="minorHAnsi" w:cstheme="minorHAnsi"/>
            <w:sz w:val="22"/>
            <w:szCs w:val="22"/>
          </w:rPr>
          <w:t xml:space="preserve">Tali percentuali possono essere incrementate del 20% </w:t>
        </w:r>
        <w:r w:rsidRPr="00A135F8">
          <w:rPr>
            <w:rFonts w:eastAsiaTheme="minorHAnsi" w:cstheme="minorHAnsi"/>
            <w:sz w:val="22"/>
            <w:szCs w:val="22"/>
          </w:rPr>
          <w:t>in caso di interventi realizzati da piccole imprese e del 10% per interventi realizzati da medie</w:t>
        </w:r>
        <w:r>
          <w:rPr>
            <w:rFonts w:eastAsiaTheme="minorHAnsi" w:cstheme="minorHAnsi"/>
            <w:sz w:val="22"/>
            <w:szCs w:val="22"/>
          </w:rPr>
          <w:t xml:space="preserve"> </w:t>
        </w:r>
        <w:r w:rsidRPr="00A135F8">
          <w:rPr>
            <w:rFonts w:eastAsiaTheme="minorHAnsi" w:cstheme="minorHAnsi"/>
            <w:sz w:val="22"/>
            <w:szCs w:val="22"/>
          </w:rPr>
          <w:t>imprese</w:t>
        </w:r>
        <w:r>
          <w:rPr>
            <w:rFonts w:eastAsiaTheme="minorHAnsi" w:cstheme="minorHAnsi"/>
            <w:sz w:val="22"/>
            <w:szCs w:val="22"/>
          </w:rPr>
          <w:t>.</w:t>
        </w:r>
      </w:ins>
    </w:p>
    <w:p w14:paraId="413A4219" w14:textId="5F7D9177" w:rsidR="00A135F8" w:rsidRDefault="00BA7054" w:rsidP="00A135F8">
      <w:pPr>
        <w:spacing w:after="60" w:line="276" w:lineRule="auto"/>
        <w:jc w:val="both"/>
        <w:rPr>
          <w:ins w:id="11317" w:author="Visone Rossana (GSE)" w:date="2025-09-23T16:28:00Z" w16du:dateUtc="2025-09-23T14:28:00Z"/>
          <w:rFonts w:eastAsiaTheme="minorHAnsi" w:cstheme="minorHAnsi"/>
          <w:sz w:val="22"/>
          <w:szCs w:val="22"/>
        </w:rPr>
      </w:pPr>
      <w:ins w:id="11318" w:author="Visone Rossana (GSE)" w:date="2025-09-23T18:30:00Z" w16du:dateUtc="2025-09-23T16:30:00Z">
        <w:r>
          <w:rPr>
            <w:rFonts w:eastAsiaTheme="minorHAnsi" w:cstheme="minorHAnsi"/>
            <w:sz w:val="22"/>
            <w:szCs w:val="22"/>
          </w:rPr>
          <w:t>Si riepilo</w:t>
        </w:r>
      </w:ins>
      <w:ins w:id="11319" w:author="Visone Rossana (GSE)" w:date="2025-09-23T18:31:00Z" w16du:dateUtc="2025-09-23T16:31:00Z">
        <w:r>
          <w:rPr>
            <w:rFonts w:eastAsiaTheme="minorHAnsi" w:cstheme="minorHAnsi"/>
            <w:sz w:val="22"/>
            <w:szCs w:val="22"/>
          </w:rPr>
          <w:t>gano, nelle seguenti tabelle, le intensità massima degli incentivi spettanti</w:t>
        </w:r>
      </w:ins>
      <w:ins w:id="11320" w:author="Visone Rossana (GSE)" w:date="2025-09-23T18:32:00Z" w16du:dateUtc="2025-09-23T16:32:00Z">
        <w:r>
          <w:rPr>
            <w:rFonts w:eastAsiaTheme="minorHAnsi" w:cstheme="minorHAnsi"/>
            <w:sz w:val="22"/>
            <w:szCs w:val="22"/>
          </w:rPr>
          <w:t xml:space="preserve"> per gli interventi di cui al Titolo II e Titolo III del Decreto.</w:t>
        </w:r>
      </w:ins>
    </w:p>
    <w:p w14:paraId="63B1A522" w14:textId="77777777" w:rsidR="008D275A" w:rsidRDefault="008D275A" w:rsidP="00790A22">
      <w:pPr>
        <w:pStyle w:val="Didascalia"/>
        <w:ind w:left="284"/>
        <w:jc w:val="left"/>
        <w:rPr>
          <w:ins w:id="11321" w:author="Visone Rossana (GSE)" w:date="2025-10-17T12:53:00Z" w16du:dateUtc="2025-10-17T10:53:00Z"/>
        </w:rPr>
      </w:pPr>
    </w:p>
    <w:p w14:paraId="2856E0D9" w14:textId="77777777" w:rsidR="008D275A" w:rsidRDefault="008D275A" w:rsidP="00790A22">
      <w:pPr>
        <w:pStyle w:val="Didascalia"/>
        <w:ind w:left="284"/>
        <w:jc w:val="left"/>
        <w:rPr>
          <w:ins w:id="11322" w:author="Visone Rossana (GSE)" w:date="2025-10-17T12:53:00Z" w16du:dateUtc="2025-10-17T10:53:00Z"/>
        </w:rPr>
      </w:pPr>
    </w:p>
    <w:p w14:paraId="21351752" w14:textId="77777777" w:rsidR="008D275A" w:rsidRDefault="008D275A" w:rsidP="00790A22">
      <w:pPr>
        <w:pStyle w:val="Didascalia"/>
        <w:ind w:left="284"/>
        <w:jc w:val="left"/>
        <w:rPr>
          <w:ins w:id="11323" w:author="Visone Rossana (GSE)" w:date="2025-10-17T12:53:00Z" w16du:dateUtc="2025-10-17T10:53:00Z"/>
        </w:rPr>
      </w:pPr>
    </w:p>
    <w:p w14:paraId="1914DB57" w14:textId="77777777" w:rsidR="008D275A" w:rsidRDefault="008D275A" w:rsidP="00790A22">
      <w:pPr>
        <w:pStyle w:val="Didascalia"/>
        <w:ind w:left="284"/>
        <w:jc w:val="left"/>
        <w:rPr>
          <w:ins w:id="11324" w:author="Visone Rossana (GSE)" w:date="2025-10-17T12:53:00Z" w16du:dateUtc="2025-10-17T10:53:00Z"/>
        </w:rPr>
      </w:pPr>
    </w:p>
    <w:p w14:paraId="1DAD5224" w14:textId="0181CBA8" w:rsidR="00790A22" w:rsidRDefault="003915E6" w:rsidP="00790A22">
      <w:pPr>
        <w:pStyle w:val="Didascalia"/>
        <w:ind w:left="284"/>
        <w:jc w:val="left"/>
        <w:rPr>
          <w:ins w:id="11325" w:author="Visone Rossana (GSE)" w:date="2025-09-23T16:18:00Z" w16du:dateUtc="2025-09-23T14:18:00Z"/>
        </w:rPr>
      </w:pPr>
      <w:ins w:id="11326" w:author="Visone Rossana (GSE)" w:date="2025-09-23T16:08:00Z" w16du:dateUtc="2025-09-23T14:08:00Z">
        <w:r>
          <w:t xml:space="preserve">Tabella </w:t>
        </w:r>
      </w:ins>
      <w:ins w:id="11327" w:author="Visone Rossana (GSE)" w:date="2025-09-23T16:26:00Z" w16du:dateUtc="2025-09-23T14:26:00Z">
        <w:r w:rsidR="00A135F8" w:rsidRPr="00A135F8">
          <w:rPr>
            <w:highlight w:val="yellow"/>
            <w:rPrChange w:id="11328" w:author="Visone Rossana (GSE)" w:date="2025-09-23T16:26:00Z" w16du:dateUtc="2025-09-23T14:26:00Z">
              <w:rPr/>
            </w:rPrChange>
          </w:rPr>
          <w:t>x</w:t>
        </w:r>
      </w:ins>
      <w:ins w:id="11329" w:author="Visone Rossana (GSE)" w:date="2025-09-23T16:08:00Z" w16du:dateUtc="2025-09-23T14:08:00Z">
        <w:r>
          <w:t xml:space="preserve"> - Intensità degli aiuti agli investimenti come parte dei costi ammissibili</w:t>
        </w:r>
      </w:ins>
      <w:ins w:id="11330" w:author="Visone Rossana (GSE)" w:date="2025-09-23T16:14:00Z" w16du:dateUtc="2025-09-23T14:14:00Z">
        <w:r>
          <w:t>: Interventi Titolo II</w:t>
        </w:r>
      </w:ins>
      <w:ins w:id="11331" w:author="Visone Rossana (GSE)" w:date="2025-09-23T16:18:00Z" w16du:dateUtc="2025-09-23T14:18:00Z">
        <w:r w:rsidR="00790A22">
          <w:t>_</w:t>
        </w:r>
        <w:r w:rsidR="00790A22" w:rsidRPr="00790A22">
          <w:rPr>
            <w:highlight w:val="yellow"/>
          </w:rPr>
          <w:t xml:space="preserve"> </w:t>
        </w:r>
        <w:r w:rsidR="00790A22" w:rsidRPr="00A710A6">
          <w:rPr>
            <w:highlight w:val="yellow"/>
          </w:rPr>
          <w:t>valutare se fare riga unica</w:t>
        </w:r>
        <w:r w:rsidR="00790A22">
          <w:t xml:space="preserve"> con totale</w:t>
        </w:r>
      </w:ins>
    </w:p>
    <w:p w14:paraId="515C35D7" w14:textId="1D34E960" w:rsidR="003915E6" w:rsidRDefault="003915E6" w:rsidP="003915E6">
      <w:pPr>
        <w:pStyle w:val="Didascalia"/>
        <w:ind w:left="284"/>
        <w:jc w:val="left"/>
        <w:rPr>
          <w:ins w:id="11332" w:author="Visone Rossana (GSE)" w:date="2025-09-23T16:08:00Z" w16du:dateUtc="2025-09-23T14:08: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7"/>
        <w:gridCol w:w="2257"/>
        <w:gridCol w:w="2257"/>
        <w:gridCol w:w="2257"/>
      </w:tblGrid>
      <w:tr w:rsidR="003915E6" w:rsidRPr="002A5A46" w14:paraId="79F644AD" w14:textId="77777777">
        <w:trPr>
          <w:trHeight w:val="329"/>
          <w:jc w:val="center"/>
          <w:ins w:id="11333" w:author="Visone Rossana (GSE)" w:date="2025-09-23T16:08:00Z"/>
        </w:trPr>
        <w:tc>
          <w:tcPr>
            <w:tcW w:w="2257" w:type="dxa"/>
            <w:vAlign w:val="center"/>
          </w:tcPr>
          <w:p w14:paraId="598A630E" w14:textId="77777777" w:rsidR="003915E6" w:rsidRPr="00B16982" w:rsidRDefault="003915E6">
            <w:pPr>
              <w:jc w:val="both"/>
              <w:rPr>
                <w:ins w:id="11334" w:author="Visone Rossana (GSE)" w:date="2025-09-23T16:08:00Z" w16du:dateUtc="2025-09-23T14:08:00Z"/>
                <w:b/>
              </w:rPr>
            </w:pPr>
          </w:p>
        </w:tc>
        <w:tc>
          <w:tcPr>
            <w:tcW w:w="2257" w:type="dxa"/>
            <w:vAlign w:val="center"/>
          </w:tcPr>
          <w:p w14:paraId="2D06E3C8" w14:textId="77777777" w:rsidR="003915E6" w:rsidRPr="003915E6" w:rsidRDefault="003915E6">
            <w:pPr>
              <w:jc w:val="center"/>
              <w:rPr>
                <w:ins w:id="11335" w:author="Visone Rossana (GSE)" w:date="2025-09-23T16:08:00Z" w16du:dateUtc="2025-09-23T14:08:00Z"/>
                <w:b/>
                <w:sz w:val="20"/>
                <w:szCs w:val="20"/>
                <w:rPrChange w:id="11336" w:author="Visone Rossana (GSE)" w:date="2025-09-23T16:08:00Z" w16du:dateUtc="2025-09-23T14:08:00Z">
                  <w:rPr>
                    <w:ins w:id="11337" w:author="Visone Rossana (GSE)" w:date="2025-09-23T16:08:00Z" w16du:dateUtc="2025-09-23T14:08:00Z"/>
                    <w:b/>
                  </w:rPr>
                </w:rPrChange>
              </w:rPr>
            </w:pPr>
            <w:ins w:id="11338" w:author="Visone Rossana (GSE)" w:date="2025-09-23T16:08:00Z" w16du:dateUtc="2025-09-23T14:08:00Z">
              <w:r w:rsidRPr="003915E6">
                <w:rPr>
                  <w:b/>
                  <w:sz w:val="20"/>
                  <w:szCs w:val="20"/>
                  <w:rPrChange w:id="11339" w:author="Visone Rossana (GSE)" w:date="2025-09-23T16:08:00Z" w16du:dateUtc="2025-09-23T14:08:00Z">
                    <w:rPr>
                      <w:b/>
                    </w:rPr>
                  </w:rPrChange>
                </w:rPr>
                <w:t>Piccola impresa</w:t>
              </w:r>
            </w:ins>
          </w:p>
        </w:tc>
        <w:tc>
          <w:tcPr>
            <w:tcW w:w="2257" w:type="dxa"/>
            <w:vAlign w:val="center"/>
          </w:tcPr>
          <w:p w14:paraId="7C5D455F" w14:textId="77777777" w:rsidR="003915E6" w:rsidRPr="003915E6" w:rsidRDefault="003915E6">
            <w:pPr>
              <w:jc w:val="center"/>
              <w:rPr>
                <w:ins w:id="11340" w:author="Visone Rossana (GSE)" w:date="2025-09-23T16:08:00Z" w16du:dateUtc="2025-09-23T14:08:00Z"/>
                <w:b/>
                <w:sz w:val="20"/>
                <w:szCs w:val="20"/>
                <w:rPrChange w:id="11341" w:author="Visone Rossana (GSE)" w:date="2025-09-23T16:08:00Z" w16du:dateUtc="2025-09-23T14:08:00Z">
                  <w:rPr>
                    <w:ins w:id="11342" w:author="Visone Rossana (GSE)" w:date="2025-09-23T16:08:00Z" w16du:dateUtc="2025-09-23T14:08:00Z"/>
                    <w:b/>
                  </w:rPr>
                </w:rPrChange>
              </w:rPr>
            </w:pPr>
            <w:ins w:id="11343" w:author="Visone Rossana (GSE)" w:date="2025-09-23T16:08:00Z" w16du:dateUtc="2025-09-23T14:08:00Z">
              <w:r w:rsidRPr="003915E6">
                <w:rPr>
                  <w:b/>
                  <w:sz w:val="20"/>
                  <w:szCs w:val="20"/>
                  <w:rPrChange w:id="11344" w:author="Visone Rossana (GSE)" w:date="2025-09-23T16:08:00Z" w16du:dateUtc="2025-09-23T14:08:00Z">
                    <w:rPr>
                      <w:b/>
                    </w:rPr>
                  </w:rPrChange>
                </w:rPr>
                <w:t>Media impresa</w:t>
              </w:r>
            </w:ins>
          </w:p>
        </w:tc>
        <w:tc>
          <w:tcPr>
            <w:tcW w:w="2257" w:type="dxa"/>
            <w:vAlign w:val="center"/>
          </w:tcPr>
          <w:p w14:paraId="213B45EC" w14:textId="77777777" w:rsidR="003915E6" w:rsidRPr="003915E6" w:rsidRDefault="003915E6">
            <w:pPr>
              <w:jc w:val="center"/>
              <w:rPr>
                <w:ins w:id="11345" w:author="Visone Rossana (GSE)" w:date="2025-09-23T16:08:00Z" w16du:dateUtc="2025-09-23T14:08:00Z"/>
                <w:b/>
                <w:sz w:val="20"/>
                <w:szCs w:val="20"/>
                <w:rPrChange w:id="11346" w:author="Visone Rossana (GSE)" w:date="2025-09-23T16:08:00Z" w16du:dateUtc="2025-09-23T14:08:00Z">
                  <w:rPr>
                    <w:ins w:id="11347" w:author="Visone Rossana (GSE)" w:date="2025-09-23T16:08:00Z" w16du:dateUtc="2025-09-23T14:08:00Z"/>
                    <w:b/>
                  </w:rPr>
                </w:rPrChange>
              </w:rPr>
            </w:pPr>
            <w:ins w:id="11348" w:author="Visone Rossana (GSE)" w:date="2025-09-23T16:08:00Z" w16du:dateUtc="2025-09-23T14:08:00Z">
              <w:r w:rsidRPr="003915E6">
                <w:rPr>
                  <w:b/>
                  <w:sz w:val="20"/>
                  <w:szCs w:val="20"/>
                  <w:rPrChange w:id="11349" w:author="Visone Rossana (GSE)" w:date="2025-09-23T16:08:00Z" w16du:dateUtc="2025-09-23T14:08:00Z">
                    <w:rPr>
                      <w:b/>
                    </w:rPr>
                  </w:rPrChange>
                </w:rPr>
                <w:t>Grande impresa</w:t>
              </w:r>
            </w:ins>
          </w:p>
        </w:tc>
      </w:tr>
      <w:tr w:rsidR="00790A22" w:rsidRPr="002A5A46" w14:paraId="0AAC8C42" w14:textId="77777777">
        <w:trPr>
          <w:trHeight w:val="329"/>
          <w:jc w:val="center"/>
          <w:ins w:id="11350" w:author="Visone Rossana (GSE)" w:date="2025-09-23T16:08:00Z"/>
        </w:trPr>
        <w:tc>
          <w:tcPr>
            <w:tcW w:w="2257" w:type="dxa"/>
            <w:vAlign w:val="center"/>
          </w:tcPr>
          <w:p w14:paraId="2335DC4F" w14:textId="77777777" w:rsidR="00790A22" w:rsidRDefault="00790A22">
            <w:pPr>
              <w:autoSpaceDE w:val="0"/>
              <w:autoSpaceDN w:val="0"/>
              <w:adjustRightInd w:val="0"/>
              <w:jc w:val="center"/>
              <w:rPr>
                <w:ins w:id="11351" w:author="Visone Rossana (GSE)" w:date="2025-09-23T16:15:00Z" w16du:dateUtc="2025-09-23T14:15:00Z"/>
                <w:rFonts w:cs="EUAlbertina"/>
                <w:color w:val="000000"/>
                <w:sz w:val="19"/>
                <w:szCs w:val="19"/>
              </w:rPr>
            </w:pPr>
            <w:ins w:id="11352" w:author="Visone Rossana (GSE)" w:date="2025-09-23T16:08:00Z" w16du:dateUtc="2025-09-23T14:08:00Z">
              <w:r w:rsidRPr="002A5A46">
                <w:rPr>
                  <w:rFonts w:cs="EUAlbertina"/>
                  <w:color w:val="000000"/>
                  <w:sz w:val="19"/>
                  <w:szCs w:val="19"/>
                </w:rPr>
                <w:t xml:space="preserve">Aiuti </w:t>
              </w:r>
            </w:ins>
            <w:ins w:id="11353" w:author="Visone Rossana (GSE)" w:date="2025-09-23T16:15:00Z" w16du:dateUtc="2025-09-23T14:15:00Z">
              <w:r>
                <w:rPr>
                  <w:rFonts w:cs="EUAlbertina"/>
                  <w:color w:val="000000"/>
                  <w:sz w:val="19"/>
                  <w:szCs w:val="19"/>
                </w:rPr>
                <w:t xml:space="preserve">per l’uso efficiente dell’energia </w:t>
              </w:r>
            </w:ins>
          </w:p>
          <w:p w14:paraId="77B587CC" w14:textId="72FB0684" w:rsidR="00790A22" w:rsidRPr="002A5A46" w:rsidRDefault="00790A22">
            <w:pPr>
              <w:autoSpaceDE w:val="0"/>
              <w:autoSpaceDN w:val="0"/>
              <w:adjustRightInd w:val="0"/>
              <w:jc w:val="center"/>
              <w:rPr>
                <w:ins w:id="11354" w:author="Visone Rossana (GSE)" w:date="2025-09-23T16:08:00Z" w16du:dateUtc="2025-09-23T14:08:00Z"/>
                <w:rFonts w:cs="EUAlbertina"/>
                <w:color w:val="000000"/>
                <w:sz w:val="19"/>
                <w:szCs w:val="19"/>
              </w:rPr>
            </w:pPr>
            <w:ins w:id="11355" w:author="Visone Rossana (GSE)" w:date="2025-09-23T16:15:00Z" w16du:dateUtc="2025-09-23T14:15:00Z">
              <w:r>
                <w:rPr>
                  <w:rFonts w:cs="EUAlbertina"/>
                  <w:color w:val="000000"/>
                  <w:sz w:val="19"/>
                  <w:szCs w:val="19"/>
                </w:rPr>
                <w:t xml:space="preserve">Titolo II </w:t>
              </w:r>
            </w:ins>
          </w:p>
        </w:tc>
        <w:tc>
          <w:tcPr>
            <w:tcW w:w="6771" w:type="dxa"/>
            <w:gridSpan w:val="3"/>
            <w:vAlign w:val="center"/>
          </w:tcPr>
          <w:p w14:paraId="25C74BB3" w14:textId="77777777" w:rsidR="00790A22" w:rsidRPr="00B6611F" w:rsidRDefault="00790A22">
            <w:pPr>
              <w:autoSpaceDE w:val="0"/>
              <w:autoSpaceDN w:val="0"/>
              <w:adjustRightInd w:val="0"/>
              <w:jc w:val="center"/>
              <w:rPr>
                <w:ins w:id="11356" w:author="Visone Rossana (GSE)" w:date="2025-09-23T16:17:00Z" w16du:dateUtc="2025-09-23T14:17:00Z"/>
                <w:rFonts w:cs="EUAlbertina"/>
                <w:b/>
                <w:bCs/>
                <w:color w:val="000000"/>
                <w:sz w:val="19"/>
                <w:szCs w:val="19"/>
                <w:rPrChange w:id="11357" w:author="Visone Rossana (GSE)" w:date="2025-09-28T18:55:00Z" w16du:dateUtc="2025-09-28T16:55:00Z">
                  <w:rPr>
                    <w:ins w:id="11358" w:author="Visone Rossana (GSE)" w:date="2025-09-23T16:17:00Z" w16du:dateUtc="2025-09-23T14:17:00Z"/>
                    <w:rFonts w:cs="EUAlbertina"/>
                    <w:color w:val="000000"/>
                    <w:sz w:val="19"/>
                    <w:szCs w:val="19"/>
                  </w:rPr>
                </w:rPrChange>
              </w:rPr>
            </w:pPr>
            <w:ins w:id="11359" w:author="Visone Rossana (GSE)" w:date="2025-09-23T16:16:00Z" w16du:dateUtc="2025-09-23T14:16:00Z">
              <w:r w:rsidRPr="00B6611F">
                <w:rPr>
                  <w:rFonts w:cs="EUAlbertina"/>
                  <w:b/>
                  <w:bCs/>
                  <w:color w:val="000000"/>
                  <w:sz w:val="19"/>
                  <w:szCs w:val="19"/>
                  <w:rPrChange w:id="11360" w:author="Visone Rossana (GSE)" w:date="2025-09-28T18:55:00Z" w16du:dateUtc="2025-09-28T16:55:00Z">
                    <w:rPr>
                      <w:rFonts w:cs="EUAlbertina"/>
                      <w:color w:val="000000"/>
                      <w:sz w:val="19"/>
                      <w:szCs w:val="19"/>
                    </w:rPr>
                  </w:rPrChange>
                </w:rPr>
                <w:t xml:space="preserve">25 % intervento singolo </w:t>
              </w:r>
            </w:ins>
          </w:p>
          <w:p w14:paraId="715CA82C" w14:textId="63BDFF89" w:rsidR="00790A22" w:rsidRPr="002A5A46" w:rsidRDefault="00790A22">
            <w:pPr>
              <w:autoSpaceDE w:val="0"/>
              <w:autoSpaceDN w:val="0"/>
              <w:adjustRightInd w:val="0"/>
              <w:jc w:val="center"/>
              <w:rPr>
                <w:ins w:id="11361" w:author="Visone Rossana (GSE)" w:date="2025-09-23T16:08:00Z" w16du:dateUtc="2025-09-23T14:08:00Z"/>
                <w:rFonts w:cs="EUAlbertina"/>
                <w:color w:val="000000"/>
                <w:sz w:val="19"/>
                <w:szCs w:val="19"/>
              </w:rPr>
            </w:pPr>
            <w:ins w:id="11362" w:author="Visone Rossana (GSE)" w:date="2025-09-23T16:16:00Z" w16du:dateUtc="2025-09-23T14:16:00Z">
              <w:r w:rsidRPr="00B6611F">
                <w:rPr>
                  <w:rFonts w:cs="EUAlbertina"/>
                  <w:b/>
                  <w:bCs/>
                  <w:color w:val="000000"/>
                  <w:sz w:val="19"/>
                  <w:szCs w:val="19"/>
                  <w:rPrChange w:id="11363" w:author="Visone Rossana (GSE)" w:date="2025-09-28T18:55:00Z" w16du:dateUtc="2025-09-28T16:55:00Z">
                    <w:rPr>
                      <w:rFonts w:cs="EUAlbertina"/>
                      <w:color w:val="000000"/>
                      <w:sz w:val="19"/>
                      <w:szCs w:val="19"/>
                    </w:rPr>
                  </w:rPrChange>
                </w:rPr>
                <w:t>30 % per multinterventi</w:t>
              </w:r>
            </w:ins>
          </w:p>
        </w:tc>
      </w:tr>
      <w:tr w:rsidR="003915E6" w:rsidRPr="002A5A46" w14:paraId="61CED3B2" w14:textId="77777777">
        <w:trPr>
          <w:trHeight w:val="329"/>
          <w:jc w:val="center"/>
          <w:ins w:id="11364" w:author="Visone Rossana (GSE)" w:date="2025-09-23T16:08:00Z"/>
        </w:trPr>
        <w:tc>
          <w:tcPr>
            <w:tcW w:w="2257" w:type="dxa"/>
            <w:vAlign w:val="center"/>
          </w:tcPr>
          <w:p w14:paraId="188D8596" w14:textId="6D0011D8" w:rsidR="003915E6" w:rsidRPr="002A5A46" w:rsidRDefault="00790A22">
            <w:pPr>
              <w:autoSpaceDE w:val="0"/>
              <w:autoSpaceDN w:val="0"/>
              <w:adjustRightInd w:val="0"/>
              <w:jc w:val="center"/>
              <w:rPr>
                <w:ins w:id="11365" w:author="Visone Rossana (GSE)" w:date="2025-09-23T16:08:00Z" w16du:dateUtc="2025-09-23T14:08:00Z"/>
                <w:rFonts w:cs="EUAlbertina"/>
                <w:color w:val="000000"/>
                <w:sz w:val="19"/>
                <w:szCs w:val="19"/>
              </w:rPr>
            </w:pPr>
            <w:ins w:id="11366" w:author="Visone Rossana (GSE)" w:date="2025-09-23T16:17:00Z" w16du:dateUtc="2025-09-23T14:17:00Z">
              <w:r>
                <w:rPr>
                  <w:rFonts w:cs="EUAlbertina"/>
                  <w:color w:val="000000"/>
                  <w:sz w:val="19"/>
                  <w:szCs w:val="19"/>
                </w:rPr>
                <w:t>Incremento per dimensione impresa</w:t>
              </w:r>
            </w:ins>
          </w:p>
        </w:tc>
        <w:tc>
          <w:tcPr>
            <w:tcW w:w="2257" w:type="dxa"/>
            <w:vAlign w:val="center"/>
          </w:tcPr>
          <w:p w14:paraId="084A9B85" w14:textId="3E293BE0" w:rsidR="003915E6" w:rsidRDefault="00790A22">
            <w:pPr>
              <w:autoSpaceDE w:val="0"/>
              <w:autoSpaceDN w:val="0"/>
              <w:adjustRightInd w:val="0"/>
              <w:jc w:val="center"/>
              <w:rPr>
                <w:ins w:id="11367" w:author="Visone Rossana (GSE)" w:date="2025-09-23T16:08:00Z" w16du:dateUtc="2025-09-23T14:08:00Z"/>
                <w:rFonts w:cs="EUAlbertina"/>
                <w:color w:val="000000"/>
                <w:sz w:val="19"/>
                <w:szCs w:val="19"/>
              </w:rPr>
            </w:pPr>
            <w:ins w:id="11368" w:author="Visone Rossana (GSE)" w:date="2025-09-23T16:17:00Z" w16du:dateUtc="2025-09-23T14:17:00Z">
              <w:r>
                <w:rPr>
                  <w:rFonts w:cs="EUAlbertina"/>
                  <w:color w:val="000000"/>
                  <w:sz w:val="19"/>
                  <w:szCs w:val="19"/>
                </w:rPr>
                <w:t>20 %</w:t>
              </w:r>
            </w:ins>
          </w:p>
        </w:tc>
        <w:tc>
          <w:tcPr>
            <w:tcW w:w="2257" w:type="dxa"/>
            <w:vAlign w:val="center"/>
          </w:tcPr>
          <w:p w14:paraId="313CF07E" w14:textId="3CD9B356" w:rsidR="003915E6" w:rsidRDefault="00790A22">
            <w:pPr>
              <w:autoSpaceDE w:val="0"/>
              <w:autoSpaceDN w:val="0"/>
              <w:adjustRightInd w:val="0"/>
              <w:jc w:val="center"/>
              <w:rPr>
                <w:ins w:id="11369" w:author="Visone Rossana (GSE)" w:date="2025-09-23T16:08:00Z" w16du:dateUtc="2025-09-23T14:08:00Z"/>
                <w:rFonts w:cs="EUAlbertina"/>
                <w:color w:val="000000"/>
                <w:sz w:val="19"/>
                <w:szCs w:val="19"/>
              </w:rPr>
            </w:pPr>
            <w:ins w:id="11370" w:author="Visone Rossana (GSE)" w:date="2025-09-23T16:17:00Z" w16du:dateUtc="2025-09-23T14:17:00Z">
              <w:r>
                <w:rPr>
                  <w:rFonts w:cs="EUAlbertina"/>
                  <w:color w:val="000000"/>
                  <w:sz w:val="19"/>
                  <w:szCs w:val="19"/>
                </w:rPr>
                <w:t>10%</w:t>
              </w:r>
            </w:ins>
          </w:p>
        </w:tc>
        <w:tc>
          <w:tcPr>
            <w:tcW w:w="2257" w:type="dxa"/>
            <w:vAlign w:val="center"/>
          </w:tcPr>
          <w:p w14:paraId="09E2EDF0" w14:textId="10AC82EE" w:rsidR="003915E6" w:rsidRDefault="00790A22">
            <w:pPr>
              <w:autoSpaceDE w:val="0"/>
              <w:autoSpaceDN w:val="0"/>
              <w:adjustRightInd w:val="0"/>
              <w:jc w:val="center"/>
              <w:rPr>
                <w:ins w:id="11371" w:author="Visone Rossana (GSE)" w:date="2025-09-23T16:08:00Z" w16du:dateUtc="2025-09-23T14:08:00Z"/>
                <w:rFonts w:cs="EUAlbertina"/>
                <w:color w:val="000000"/>
                <w:sz w:val="19"/>
                <w:szCs w:val="19"/>
              </w:rPr>
            </w:pPr>
            <w:ins w:id="11372" w:author="Visone Rossana (GSE)" w:date="2025-09-23T16:17:00Z" w16du:dateUtc="2025-09-23T14:17:00Z">
              <w:r>
                <w:rPr>
                  <w:rFonts w:cs="EUAlbertina"/>
                  <w:color w:val="000000"/>
                  <w:sz w:val="19"/>
                  <w:szCs w:val="19"/>
                </w:rPr>
                <w:t>-</w:t>
              </w:r>
            </w:ins>
          </w:p>
        </w:tc>
      </w:tr>
      <w:tr w:rsidR="00790A22" w:rsidRPr="002A5A46" w14:paraId="61F233E1" w14:textId="77777777">
        <w:trPr>
          <w:trHeight w:val="329"/>
          <w:jc w:val="center"/>
          <w:ins w:id="11373" w:author="Visone Rossana (GSE)" w:date="2025-09-23T16:17:00Z"/>
        </w:trPr>
        <w:tc>
          <w:tcPr>
            <w:tcW w:w="2257" w:type="dxa"/>
            <w:vAlign w:val="center"/>
          </w:tcPr>
          <w:p w14:paraId="5E49DE7D" w14:textId="77777777" w:rsidR="00790A22" w:rsidRDefault="00790A22">
            <w:pPr>
              <w:autoSpaceDE w:val="0"/>
              <w:autoSpaceDN w:val="0"/>
              <w:adjustRightInd w:val="0"/>
              <w:jc w:val="center"/>
              <w:rPr>
                <w:ins w:id="11374" w:author="Visone Rossana (GSE)" w:date="2025-09-23T16:21:00Z" w16du:dateUtc="2025-09-23T14:21:00Z"/>
                <w:rFonts w:cs="EUAlbertina"/>
                <w:color w:val="000000"/>
                <w:sz w:val="19"/>
                <w:szCs w:val="19"/>
              </w:rPr>
            </w:pPr>
            <w:ins w:id="11375" w:author="Visone Rossana (GSE)" w:date="2025-09-23T16:20:00Z" w16du:dateUtc="2025-09-23T14:20:00Z">
              <w:r>
                <w:rPr>
                  <w:rFonts w:cs="EUAlbertina"/>
                  <w:color w:val="000000"/>
                  <w:sz w:val="19"/>
                  <w:szCs w:val="19"/>
                </w:rPr>
                <w:t xml:space="preserve">Zone assistite </w:t>
              </w:r>
            </w:ins>
            <w:ins w:id="11376" w:author="Visone Rossana (GSE)" w:date="2025-09-23T16:21:00Z" w16du:dateUtc="2025-09-23T14:21:00Z">
              <w:r>
                <w:rPr>
                  <w:rFonts w:cs="EUAlbertina"/>
                  <w:color w:val="000000"/>
                  <w:sz w:val="19"/>
                  <w:szCs w:val="19"/>
                </w:rPr>
                <w:t>lett. a)</w:t>
              </w:r>
            </w:ins>
          </w:p>
          <w:p w14:paraId="41DDA8FF" w14:textId="497E79F8" w:rsidR="00790A22" w:rsidRDefault="00790A22">
            <w:pPr>
              <w:autoSpaceDE w:val="0"/>
              <w:autoSpaceDN w:val="0"/>
              <w:adjustRightInd w:val="0"/>
              <w:jc w:val="center"/>
              <w:rPr>
                <w:ins w:id="11377" w:author="Visone Rossana (GSE)" w:date="2025-09-23T16:17:00Z" w16du:dateUtc="2025-09-23T14:17:00Z"/>
                <w:rFonts w:cs="EUAlbertina"/>
                <w:color w:val="000000"/>
                <w:sz w:val="19"/>
                <w:szCs w:val="19"/>
              </w:rPr>
            </w:pPr>
            <w:ins w:id="11378" w:author="Visone Rossana (GSE)" w:date="2025-09-23T16:22:00Z" w16du:dateUtc="2025-09-23T14:22:00Z">
              <w:r>
                <w:rPr>
                  <w:rFonts w:cs="EUAlbertina"/>
                  <w:color w:val="000000"/>
                  <w:sz w:val="19"/>
                  <w:szCs w:val="19"/>
                </w:rPr>
                <w:t>Zone assistite lett. c)</w:t>
              </w:r>
            </w:ins>
          </w:p>
        </w:tc>
        <w:tc>
          <w:tcPr>
            <w:tcW w:w="2257" w:type="dxa"/>
            <w:vAlign w:val="center"/>
          </w:tcPr>
          <w:p w14:paraId="3B61C7AB" w14:textId="77777777" w:rsidR="00790A22" w:rsidRDefault="00790A22">
            <w:pPr>
              <w:autoSpaceDE w:val="0"/>
              <w:autoSpaceDN w:val="0"/>
              <w:adjustRightInd w:val="0"/>
              <w:jc w:val="center"/>
              <w:rPr>
                <w:ins w:id="11379" w:author="Visone Rossana (GSE)" w:date="2025-09-23T16:24:00Z" w16du:dateUtc="2025-09-23T14:24:00Z"/>
                <w:rFonts w:cs="EUAlbertina"/>
                <w:color w:val="000000"/>
                <w:sz w:val="19"/>
                <w:szCs w:val="19"/>
              </w:rPr>
            </w:pPr>
            <w:ins w:id="11380" w:author="Visone Rossana (GSE)" w:date="2025-09-23T16:24:00Z" w16du:dateUtc="2025-09-23T14:24:00Z">
              <w:r>
                <w:rPr>
                  <w:rFonts w:cs="EUAlbertina"/>
                  <w:color w:val="000000"/>
                  <w:sz w:val="19"/>
                  <w:szCs w:val="19"/>
                </w:rPr>
                <w:t>15 %</w:t>
              </w:r>
            </w:ins>
          </w:p>
          <w:p w14:paraId="6FA911E1" w14:textId="37214CA6" w:rsidR="00790A22" w:rsidRDefault="00790A22">
            <w:pPr>
              <w:autoSpaceDE w:val="0"/>
              <w:autoSpaceDN w:val="0"/>
              <w:adjustRightInd w:val="0"/>
              <w:jc w:val="center"/>
              <w:rPr>
                <w:ins w:id="11381" w:author="Visone Rossana (GSE)" w:date="2025-09-23T16:17:00Z" w16du:dateUtc="2025-09-23T14:17:00Z"/>
                <w:rFonts w:cs="EUAlbertina"/>
                <w:color w:val="000000"/>
                <w:sz w:val="19"/>
                <w:szCs w:val="19"/>
              </w:rPr>
            </w:pPr>
            <w:ins w:id="11382" w:author="Visone Rossana (GSE)" w:date="2025-09-23T16:24:00Z" w16du:dateUtc="2025-09-23T14:24:00Z">
              <w:r>
                <w:rPr>
                  <w:rFonts w:cs="EUAlbertina"/>
                  <w:color w:val="000000"/>
                  <w:sz w:val="19"/>
                  <w:szCs w:val="19"/>
                </w:rPr>
                <w:t>5%</w:t>
              </w:r>
            </w:ins>
          </w:p>
        </w:tc>
        <w:tc>
          <w:tcPr>
            <w:tcW w:w="2257" w:type="dxa"/>
            <w:vAlign w:val="center"/>
          </w:tcPr>
          <w:p w14:paraId="432916AD" w14:textId="77777777" w:rsidR="00A135F8" w:rsidRDefault="00A135F8" w:rsidP="00A135F8">
            <w:pPr>
              <w:autoSpaceDE w:val="0"/>
              <w:autoSpaceDN w:val="0"/>
              <w:adjustRightInd w:val="0"/>
              <w:jc w:val="center"/>
              <w:rPr>
                <w:ins w:id="11383" w:author="Visone Rossana (GSE)" w:date="2025-09-23T16:26:00Z" w16du:dateUtc="2025-09-23T14:26:00Z"/>
                <w:rFonts w:cs="EUAlbertina"/>
                <w:color w:val="000000"/>
                <w:sz w:val="19"/>
                <w:szCs w:val="19"/>
              </w:rPr>
            </w:pPr>
            <w:ins w:id="11384" w:author="Visone Rossana (GSE)" w:date="2025-09-23T16:26:00Z" w16du:dateUtc="2025-09-23T14:26:00Z">
              <w:r>
                <w:rPr>
                  <w:rFonts w:cs="EUAlbertina"/>
                  <w:color w:val="000000"/>
                  <w:sz w:val="19"/>
                  <w:szCs w:val="19"/>
                </w:rPr>
                <w:t>15 %</w:t>
              </w:r>
            </w:ins>
          </w:p>
          <w:p w14:paraId="441FDD5F" w14:textId="1A57BE65" w:rsidR="00790A22" w:rsidRDefault="00A135F8" w:rsidP="00A135F8">
            <w:pPr>
              <w:autoSpaceDE w:val="0"/>
              <w:autoSpaceDN w:val="0"/>
              <w:adjustRightInd w:val="0"/>
              <w:jc w:val="center"/>
              <w:rPr>
                <w:ins w:id="11385" w:author="Visone Rossana (GSE)" w:date="2025-09-23T16:17:00Z" w16du:dateUtc="2025-09-23T14:17:00Z"/>
                <w:rFonts w:cs="EUAlbertina"/>
                <w:color w:val="000000"/>
                <w:sz w:val="19"/>
                <w:szCs w:val="19"/>
              </w:rPr>
            </w:pPr>
            <w:ins w:id="11386" w:author="Visone Rossana (GSE)" w:date="2025-09-23T16:26:00Z" w16du:dateUtc="2025-09-23T14:26:00Z">
              <w:r>
                <w:rPr>
                  <w:rFonts w:cs="EUAlbertina"/>
                  <w:color w:val="000000"/>
                  <w:sz w:val="19"/>
                  <w:szCs w:val="19"/>
                </w:rPr>
                <w:t>5%</w:t>
              </w:r>
            </w:ins>
          </w:p>
        </w:tc>
        <w:tc>
          <w:tcPr>
            <w:tcW w:w="2257" w:type="dxa"/>
            <w:vAlign w:val="center"/>
          </w:tcPr>
          <w:p w14:paraId="7D8A221B" w14:textId="77777777" w:rsidR="00A135F8" w:rsidRDefault="00A135F8" w:rsidP="00A135F8">
            <w:pPr>
              <w:autoSpaceDE w:val="0"/>
              <w:autoSpaceDN w:val="0"/>
              <w:adjustRightInd w:val="0"/>
              <w:jc w:val="center"/>
              <w:rPr>
                <w:ins w:id="11387" w:author="Visone Rossana (GSE)" w:date="2025-09-23T16:26:00Z" w16du:dateUtc="2025-09-23T14:26:00Z"/>
                <w:rFonts w:cs="EUAlbertina"/>
                <w:color w:val="000000"/>
                <w:sz w:val="19"/>
                <w:szCs w:val="19"/>
              </w:rPr>
            </w:pPr>
            <w:ins w:id="11388" w:author="Visone Rossana (GSE)" w:date="2025-09-23T16:26:00Z" w16du:dateUtc="2025-09-23T14:26:00Z">
              <w:r>
                <w:rPr>
                  <w:rFonts w:cs="EUAlbertina"/>
                  <w:color w:val="000000"/>
                  <w:sz w:val="19"/>
                  <w:szCs w:val="19"/>
                </w:rPr>
                <w:t>15 %</w:t>
              </w:r>
            </w:ins>
          </w:p>
          <w:p w14:paraId="157C7070" w14:textId="374B6D5B" w:rsidR="00790A22" w:rsidRDefault="00A135F8" w:rsidP="00A135F8">
            <w:pPr>
              <w:autoSpaceDE w:val="0"/>
              <w:autoSpaceDN w:val="0"/>
              <w:adjustRightInd w:val="0"/>
              <w:jc w:val="center"/>
              <w:rPr>
                <w:ins w:id="11389" w:author="Visone Rossana (GSE)" w:date="2025-09-23T16:17:00Z" w16du:dateUtc="2025-09-23T14:17:00Z"/>
                <w:rFonts w:cs="EUAlbertina"/>
                <w:color w:val="000000"/>
                <w:sz w:val="19"/>
                <w:szCs w:val="19"/>
              </w:rPr>
            </w:pPr>
            <w:ins w:id="11390" w:author="Visone Rossana (GSE)" w:date="2025-09-23T16:26:00Z" w16du:dateUtc="2025-09-23T14:26:00Z">
              <w:r>
                <w:rPr>
                  <w:rFonts w:cs="EUAlbertina"/>
                  <w:color w:val="000000"/>
                  <w:sz w:val="19"/>
                  <w:szCs w:val="19"/>
                </w:rPr>
                <w:t>5%</w:t>
              </w:r>
            </w:ins>
          </w:p>
        </w:tc>
      </w:tr>
      <w:tr w:rsidR="00790A22" w:rsidRPr="002A5A46" w14:paraId="4D4663A3" w14:textId="77777777">
        <w:trPr>
          <w:trHeight w:val="329"/>
          <w:jc w:val="center"/>
          <w:ins w:id="11391" w:author="Visone Rossana (GSE)" w:date="2025-09-23T16:20:00Z"/>
        </w:trPr>
        <w:tc>
          <w:tcPr>
            <w:tcW w:w="2257" w:type="dxa"/>
            <w:vAlign w:val="center"/>
          </w:tcPr>
          <w:p w14:paraId="77158F0F" w14:textId="5665F28C" w:rsidR="00790A22" w:rsidRDefault="00790A22">
            <w:pPr>
              <w:autoSpaceDE w:val="0"/>
              <w:autoSpaceDN w:val="0"/>
              <w:adjustRightInd w:val="0"/>
              <w:jc w:val="center"/>
              <w:rPr>
                <w:ins w:id="11392" w:author="Visone Rossana (GSE)" w:date="2025-09-23T16:20:00Z" w16du:dateUtc="2025-09-23T14:20:00Z"/>
                <w:rFonts w:cs="EUAlbertina"/>
                <w:color w:val="000000"/>
                <w:sz w:val="19"/>
                <w:szCs w:val="19"/>
              </w:rPr>
            </w:pPr>
            <w:ins w:id="11393" w:author="Visone Rossana (GSE)" w:date="2025-09-23T16:21:00Z" w16du:dateUtc="2025-09-23T14:21:00Z">
              <w:r>
                <w:rPr>
                  <w:rFonts w:cs="EUAlbertina"/>
                  <w:color w:val="000000"/>
                  <w:sz w:val="19"/>
                  <w:szCs w:val="19"/>
                </w:rPr>
                <w:t>Miglioramento della prestazione energetica</w:t>
              </w:r>
            </w:ins>
          </w:p>
        </w:tc>
        <w:tc>
          <w:tcPr>
            <w:tcW w:w="2257" w:type="dxa"/>
            <w:vAlign w:val="center"/>
          </w:tcPr>
          <w:p w14:paraId="111E2A1D" w14:textId="27D44270" w:rsidR="00790A22" w:rsidRDefault="00790A22">
            <w:pPr>
              <w:autoSpaceDE w:val="0"/>
              <w:autoSpaceDN w:val="0"/>
              <w:adjustRightInd w:val="0"/>
              <w:jc w:val="center"/>
              <w:rPr>
                <w:ins w:id="11394" w:author="Visone Rossana (GSE)" w:date="2025-09-23T16:20:00Z" w16du:dateUtc="2025-09-23T14:20:00Z"/>
                <w:rFonts w:cs="EUAlbertina"/>
                <w:color w:val="000000"/>
                <w:sz w:val="19"/>
                <w:szCs w:val="19"/>
              </w:rPr>
            </w:pPr>
            <w:ins w:id="11395" w:author="Visone Rossana (GSE)" w:date="2025-09-23T16:21:00Z" w16du:dateUtc="2025-09-23T14:21:00Z">
              <w:r>
                <w:rPr>
                  <w:rFonts w:cs="EUAlbertina"/>
                  <w:color w:val="000000"/>
                  <w:sz w:val="19"/>
                  <w:szCs w:val="19"/>
                </w:rPr>
                <w:t>15 %</w:t>
              </w:r>
            </w:ins>
          </w:p>
        </w:tc>
        <w:tc>
          <w:tcPr>
            <w:tcW w:w="2257" w:type="dxa"/>
            <w:vAlign w:val="center"/>
          </w:tcPr>
          <w:p w14:paraId="4D425128" w14:textId="4BD96C69" w:rsidR="00790A22" w:rsidRDefault="00790A22">
            <w:pPr>
              <w:autoSpaceDE w:val="0"/>
              <w:autoSpaceDN w:val="0"/>
              <w:adjustRightInd w:val="0"/>
              <w:jc w:val="center"/>
              <w:rPr>
                <w:ins w:id="11396" w:author="Visone Rossana (GSE)" w:date="2025-09-23T16:20:00Z" w16du:dateUtc="2025-09-23T14:20:00Z"/>
                <w:rFonts w:cs="EUAlbertina"/>
                <w:color w:val="000000"/>
                <w:sz w:val="19"/>
                <w:szCs w:val="19"/>
              </w:rPr>
            </w:pPr>
            <w:ins w:id="11397" w:author="Visone Rossana (GSE)" w:date="2025-09-23T16:21:00Z" w16du:dateUtc="2025-09-23T14:21:00Z">
              <w:r>
                <w:rPr>
                  <w:rFonts w:cs="EUAlbertina"/>
                  <w:color w:val="000000"/>
                  <w:sz w:val="19"/>
                  <w:szCs w:val="19"/>
                </w:rPr>
                <w:t>15%</w:t>
              </w:r>
            </w:ins>
          </w:p>
        </w:tc>
        <w:tc>
          <w:tcPr>
            <w:tcW w:w="2257" w:type="dxa"/>
            <w:vAlign w:val="center"/>
          </w:tcPr>
          <w:p w14:paraId="04305555" w14:textId="6FA496A7" w:rsidR="00790A22" w:rsidRDefault="00790A22">
            <w:pPr>
              <w:autoSpaceDE w:val="0"/>
              <w:autoSpaceDN w:val="0"/>
              <w:adjustRightInd w:val="0"/>
              <w:jc w:val="center"/>
              <w:rPr>
                <w:ins w:id="11398" w:author="Visone Rossana (GSE)" w:date="2025-09-23T16:20:00Z" w16du:dateUtc="2025-09-23T14:20:00Z"/>
                <w:rFonts w:cs="EUAlbertina"/>
                <w:color w:val="000000"/>
                <w:sz w:val="19"/>
                <w:szCs w:val="19"/>
              </w:rPr>
            </w:pPr>
            <w:ins w:id="11399" w:author="Visone Rossana (GSE)" w:date="2025-09-23T16:21:00Z" w16du:dateUtc="2025-09-23T14:21:00Z">
              <w:r>
                <w:rPr>
                  <w:rFonts w:cs="EUAlbertina"/>
                  <w:color w:val="000000"/>
                  <w:sz w:val="19"/>
                  <w:szCs w:val="19"/>
                </w:rPr>
                <w:t>15%</w:t>
              </w:r>
            </w:ins>
          </w:p>
        </w:tc>
      </w:tr>
      <w:tr w:rsidR="00790A22" w:rsidRPr="002A5A46" w14:paraId="04902B2B" w14:textId="77777777">
        <w:trPr>
          <w:trHeight w:val="329"/>
          <w:jc w:val="center"/>
          <w:ins w:id="11400" w:author="Visone Rossana (GSE)" w:date="2025-09-23T16:23:00Z"/>
        </w:trPr>
        <w:tc>
          <w:tcPr>
            <w:tcW w:w="2257" w:type="dxa"/>
            <w:vAlign w:val="center"/>
          </w:tcPr>
          <w:p w14:paraId="60BD6ADC" w14:textId="53DCDD1F" w:rsidR="00790A22" w:rsidRPr="006F666C" w:rsidRDefault="00790A22" w:rsidP="00790A22">
            <w:pPr>
              <w:autoSpaceDE w:val="0"/>
              <w:autoSpaceDN w:val="0"/>
              <w:adjustRightInd w:val="0"/>
              <w:jc w:val="center"/>
              <w:rPr>
                <w:ins w:id="11401" w:author="Visone Rossana (GSE)" w:date="2025-09-23T16:23:00Z" w16du:dateUtc="2025-09-23T14:23:00Z"/>
                <w:rFonts w:cs="EUAlbertina"/>
                <w:b/>
                <w:bCs/>
                <w:color w:val="000000"/>
                <w:sz w:val="19"/>
                <w:szCs w:val="19"/>
                <w:rPrChange w:id="11402" w:author="Visone Rossana (GSE)" w:date="2025-09-30T15:58:00Z" w16du:dateUtc="2025-09-30T13:58:00Z">
                  <w:rPr>
                    <w:ins w:id="11403" w:author="Visone Rossana (GSE)" w:date="2025-09-23T16:23:00Z" w16du:dateUtc="2025-09-23T14:23:00Z"/>
                    <w:rFonts w:cs="EUAlbertina"/>
                    <w:color w:val="000000"/>
                    <w:sz w:val="19"/>
                    <w:szCs w:val="19"/>
                  </w:rPr>
                </w:rPrChange>
              </w:rPr>
            </w:pPr>
            <w:ins w:id="11404" w:author="Visone Rossana (GSE)" w:date="2025-09-23T16:23:00Z" w16du:dateUtc="2025-09-23T14:23:00Z">
              <w:r w:rsidRPr="006F666C">
                <w:rPr>
                  <w:rFonts w:cs="EUAlbertina"/>
                  <w:b/>
                  <w:bCs/>
                  <w:color w:val="000000"/>
                  <w:sz w:val="19"/>
                  <w:szCs w:val="19"/>
                  <w:rPrChange w:id="11405" w:author="Visone Rossana (GSE)" w:date="2025-09-30T15:58:00Z" w16du:dateUtc="2025-09-30T13:58:00Z">
                    <w:rPr>
                      <w:rFonts w:cs="EUAlbertina"/>
                      <w:color w:val="000000"/>
                      <w:sz w:val="19"/>
                      <w:szCs w:val="19"/>
                    </w:rPr>
                  </w:rPrChange>
                </w:rPr>
                <w:t>Intensità massima</w:t>
              </w:r>
            </w:ins>
          </w:p>
        </w:tc>
        <w:tc>
          <w:tcPr>
            <w:tcW w:w="2257" w:type="dxa"/>
            <w:vAlign w:val="center"/>
          </w:tcPr>
          <w:p w14:paraId="5DB97314" w14:textId="424BBDA6" w:rsidR="00790A22" w:rsidRPr="006F666C" w:rsidRDefault="00790A22" w:rsidP="00790A22">
            <w:pPr>
              <w:autoSpaceDE w:val="0"/>
              <w:autoSpaceDN w:val="0"/>
              <w:adjustRightInd w:val="0"/>
              <w:jc w:val="center"/>
              <w:rPr>
                <w:ins w:id="11406" w:author="Visone Rossana (GSE)" w:date="2025-09-23T16:23:00Z" w16du:dateUtc="2025-09-23T14:23:00Z"/>
                <w:rFonts w:cs="EUAlbertina"/>
                <w:b/>
                <w:bCs/>
                <w:color w:val="000000"/>
                <w:sz w:val="19"/>
                <w:szCs w:val="19"/>
                <w:rPrChange w:id="11407" w:author="Visone Rossana (GSE)" w:date="2025-09-30T15:58:00Z" w16du:dateUtc="2025-09-30T13:58:00Z">
                  <w:rPr>
                    <w:ins w:id="11408" w:author="Visone Rossana (GSE)" w:date="2025-09-23T16:23:00Z" w16du:dateUtc="2025-09-23T14:23:00Z"/>
                    <w:rFonts w:cs="EUAlbertina"/>
                    <w:color w:val="000000"/>
                    <w:sz w:val="19"/>
                    <w:szCs w:val="19"/>
                  </w:rPr>
                </w:rPrChange>
              </w:rPr>
            </w:pPr>
            <w:ins w:id="11409" w:author="Visone Rossana (GSE)" w:date="2025-09-23T16:23:00Z" w16du:dateUtc="2025-09-23T14:23:00Z">
              <w:r w:rsidRPr="006F666C">
                <w:rPr>
                  <w:rFonts w:cs="EUAlbertina"/>
                  <w:b/>
                  <w:bCs/>
                  <w:color w:val="000000"/>
                  <w:sz w:val="19"/>
                  <w:szCs w:val="19"/>
                  <w:rPrChange w:id="11410" w:author="Visone Rossana (GSE)" w:date="2025-09-30T15:58:00Z" w16du:dateUtc="2025-09-30T13:58:00Z">
                    <w:rPr>
                      <w:rFonts w:cs="EUAlbertina"/>
                      <w:color w:val="000000"/>
                      <w:sz w:val="19"/>
                      <w:szCs w:val="19"/>
                    </w:rPr>
                  </w:rPrChange>
                </w:rPr>
                <w:t>65</w:t>
              </w:r>
            </w:ins>
            <w:ins w:id="11411" w:author="Visone Rossana (GSE)" w:date="2025-09-23T16:25:00Z" w16du:dateUtc="2025-09-23T14:25:00Z">
              <w:r w:rsidRPr="006F666C">
                <w:rPr>
                  <w:rFonts w:cs="EUAlbertina"/>
                  <w:b/>
                  <w:bCs/>
                  <w:color w:val="000000"/>
                  <w:sz w:val="19"/>
                  <w:szCs w:val="19"/>
                  <w:rPrChange w:id="11412" w:author="Visone Rossana (GSE)" w:date="2025-09-30T15:58:00Z" w16du:dateUtc="2025-09-30T13:58:00Z">
                    <w:rPr>
                      <w:rFonts w:cs="EUAlbertina"/>
                      <w:color w:val="000000"/>
                      <w:sz w:val="19"/>
                      <w:szCs w:val="19"/>
                      <w:highlight w:val="yellow"/>
                    </w:rPr>
                  </w:rPrChange>
                </w:rPr>
                <w:t xml:space="preserve"> </w:t>
              </w:r>
            </w:ins>
            <w:ins w:id="11413" w:author="Visone Rossana (GSE)" w:date="2025-09-23T16:23:00Z" w16du:dateUtc="2025-09-23T14:23:00Z">
              <w:r w:rsidRPr="006F666C">
                <w:rPr>
                  <w:rFonts w:cs="EUAlbertina"/>
                  <w:b/>
                  <w:bCs/>
                  <w:color w:val="000000"/>
                  <w:sz w:val="19"/>
                  <w:szCs w:val="19"/>
                  <w:rPrChange w:id="11414" w:author="Visone Rossana (GSE)" w:date="2025-09-30T15:58:00Z" w16du:dateUtc="2025-09-30T13:58:00Z">
                    <w:rPr>
                      <w:rFonts w:cs="EUAlbertina"/>
                      <w:color w:val="000000"/>
                      <w:sz w:val="19"/>
                      <w:szCs w:val="19"/>
                    </w:rPr>
                  </w:rPrChange>
                </w:rPr>
                <w:t>%</w:t>
              </w:r>
            </w:ins>
          </w:p>
        </w:tc>
        <w:tc>
          <w:tcPr>
            <w:tcW w:w="2257" w:type="dxa"/>
            <w:vAlign w:val="center"/>
          </w:tcPr>
          <w:p w14:paraId="2E80BB74" w14:textId="559E8AAF" w:rsidR="00790A22" w:rsidRPr="006F666C" w:rsidRDefault="00790A22" w:rsidP="00790A22">
            <w:pPr>
              <w:autoSpaceDE w:val="0"/>
              <w:autoSpaceDN w:val="0"/>
              <w:adjustRightInd w:val="0"/>
              <w:jc w:val="center"/>
              <w:rPr>
                <w:ins w:id="11415" w:author="Visone Rossana (GSE)" w:date="2025-09-23T16:23:00Z" w16du:dateUtc="2025-09-23T14:23:00Z"/>
                <w:rFonts w:cs="EUAlbertina"/>
                <w:b/>
                <w:bCs/>
                <w:color w:val="000000"/>
                <w:sz w:val="19"/>
                <w:szCs w:val="19"/>
                <w:rPrChange w:id="11416" w:author="Visone Rossana (GSE)" w:date="2025-09-30T15:58:00Z" w16du:dateUtc="2025-09-30T13:58:00Z">
                  <w:rPr>
                    <w:ins w:id="11417" w:author="Visone Rossana (GSE)" w:date="2025-09-23T16:23:00Z" w16du:dateUtc="2025-09-23T14:23:00Z"/>
                    <w:rFonts w:cs="EUAlbertina"/>
                    <w:color w:val="000000"/>
                    <w:sz w:val="19"/>
                    <w:szCs w:val="19"/>
                  </w:rPr>
                </w:rPrChange>
              </w:rPr>
            </w:pPr>
            <w:ins w:id="11418" w:author="Visone Rossana (GSE)" w:date="2025-09-23T16:23:00Z" w16du:dateUtc="2025-09-23T14:23:00Z">
              <w:r w:rsidRPr="006F666C">
                <w:rPr>
                  <w:rFonts w:cs="EUAlbertina"/>
                  <w:b/>
                  <w:bCs/>
                  <w:color w:val="000000"/>
                  <w:sz w:val="19"/>
                  <w:szCs w:val="19"/>
                  <w:rPrChange w:id="11419" w:author="Visone Rossana (GSE)" w:date="2025-09-30T15:58:00Z" w16du:dateUtc="2025-09-30T13:58:00Z">
                    <w:rPr>
                      <w:rFonts w:cs="EUAlbertina"/>
                      <w:color w:val="000000"/>
                      <w:sz w:val="19"/>
                      <w:szCs w:val="19"/>
                    </w:rPr>
                  </w:rPrChange>
                </w:rPr>
                <w:t>55%</w:t>
              </w:r>
            </w:ins>
          </w:p>
        </w:tc>
        <w:tc>
          <w:tcPr>
            <w:tcW w:w="2257" w:type="dxa"/>
            <w:vAlign w:val="center"/>
          </w:tcPr>
          <w:p w14:paraId="1BA42E47" w14:textId="3E3B3603" w:rsidR="00790A22" w:rsidRPr="006F666C" w:rsidRDefault="00790A22" w:rsidP="00790A22">
            <w:pPr>
              <w:autoSpaceDE w:val="0"/>
              <w:autoSpaceDN w:val="0"/>
              <w:adjustRightInd w:val="0"/>
              <w:jc w:val="center"/>
              <w:rPr>
                <w:ins w:id="11420" w:author="Visone Rossana (GSE)" w:date="2025-09-23T16:23:00Z" w16du:dateUtc="2025-09-23T14:23:00Z"/>
                <w:rFonts w:cs="EUAlbertina"/>
                <w:b/>
                <w:bCs/>
                <w:color w:val="000000"/>
                <w:sz w:val="19"/>
                <w:szCs w:val="19"/>
                <w:rPrChange w:id="11421" w:author="Visone Rossana (GSE)" w:date="2025-09-30T15:58:00Z" w16du:dateUtc="2025-09-30T13:58:00Z">
                  <w:rPr>
                    <w:ins w:id="11422" w:author="Visone Rossana (GSE)" w:date="2025-09-23T16:23:00Z" w16du:dateUtc="2025-09-23T14:23:00Z"/>
                    <w:rFonts w:cs="EUAlbertina"/>
                    <w:color w:val="000000"/>
                    <w:sz w:val="19"/>
                    <w:szCs w:val="19"/>
                  </w:rPr>
                </w:rPrChange>
              </w:rPr>
            </w:pPr>
            <w:ins w:id="11423" w:author="Visone Rossana (GSE)" w:date="2025-09-23T16:23:00Z" w16du:dateUtc="2025-09-23T14:23:00Z">
              <w:r w:rsidRPr="006F666C">
                <w:rPr>
                  <w:rFonts w:cs="EUAlbertina"/>
                  <w:b/>
                  <w:bCs/>
                  <w:color w:val="000000"/>
                  <w:sz w:val="19"/>
                  <w:szCs w:val="19"/>
                  <w:rPrChange w:id="11424" w:author="Visone Rossana (GSE)" w:date="2025-09-30T15:58:00Z" w16du:dateUtc="2025-09-30T13:58:00Z">
                    <w:rPr>
                      <w:rFonts w:cs="EUAlbertina"/>
                      <w:color w:val="000000"/>
                      <w:sz w:val="19"/>
                      <w:szCs w:val="19"/>
                    </w:rPr>
                  </w:rPrChange>
                </w:rPr>
                <w:t>45%</w:t>
              </w:r>
            </w:ins>
          </w:p>
        </w:tc>
      </w:tr>
    </w:tbl>
    <w:p w14:paraId="5B1AA566" w14:textId="77777777" w:rsidR="003915E6" w:rsidRDefault="003915E6">
      <w:pPr>
        <w:spacing w:after="60" w:line="276" w:lineRule="auto"/>
        <w:jc w:val="both"/>
        <w:rPr>
          <w:ins w:id="11425" w:author="Visone Rossana (GSE)" w:date="2025-09-23T15:59:00Z" w16du:dateUtc="2025-09-23T13:59:00Z"/>
          <w:rFonts w:eastAsiaTheme="minorHAnsi" w:cstheme="minorHAnsi"/>
          <w:sz w:val="22"/>
          <w:szCs w:val="22"/>
        </w:rPr>
      </w:pPr>
    </w:p>
    <w:p w14:paraId="726714F0" w14:textId="77777777" w:rsidR="008755AF" w:rsidRDefault="008755AF">
      <w:pPr>
        <w:spacing w:after="60" w:line="276" w:lineRule="auto"/>
        <w:jc w:val="both"/>
        <w:rPr>
          <w:ins w:id="11426" w:author="Visone Rossana (GSE)" w:date="2025-09-23T16:00:00Z" w16du:dateUtc="2025-09-23T14:00:00Z"/>
          <w:rFonts w:eastAsiaTheme="minorHAnsi" w:cstheme="minorHAnsi"/>
          <w:sz w:val="22"/>
          <w:szCs w:val="22"/>
        </w:rPr>
      </w:pPr>
    </w:p>
    <w:p w14:paraId="252DEA39" w14:textId="600E11E3" w:rsidR="003915E6" w:rsidRDefault="003915E6" w:rsidP="003915E6">
      <w:pPr>
        <w:pStyle w:val="Didascalia"/>
        <w:ind w:left="284"/>
        <w:jc w:val="left"/>
        <w:rPr>
          <w:ins w:id="11427" w:author="Visone Rossana (GSE)" w:date="2025-09-23T16:09:00Z" w16du:dateUtc="2025-09-23T14:09:00Z"/>
        </w:rPr>
      </w:pPr>
      <w:ins w:id="11428" w:author="Visone Rossana (GSE)" w:date="2025-09-23T16:09:00Z" w16du:dateUtc="2025-09-23T14:09:00Z">
        <w:r>
          <w:t xml:space="preserve">Tabella </w:t>
        </w:r>
      </w:ins>
      <w:ins w:id="11429" w:author="Visone Rossana (GSE)" w:date="2025-09-23T16:26:00Z" w16du:dateUtc="2025-09-23T14:26:00Z">
        <w:r w:rsidR="00A135F8" w:rsidRPr="00A135F8">
          <w:rPr>
            <w:highlight w:val="yellow"/>
            <w:rPrChange w:id="11430" w:author="Visone Rossana (GSE)" w:date="2025-09-23T16:26:00Z" w16du:dateUtc="2025-09-23T14:26:00Z">
              <w:rPr/>
            </w:rPrChange>
          </w:rPr>
          <w:t>x</w:t>
        </w:r>
      </w:ins>
      <w:ins w:id="11431" w:author="Visone Rossana (GSE)" w:date="2025-09-23T16:09:00Z" w16du:dateUtc="2025-09-23T14:09:00Z">
        <w:r>
          <w:t xml:space="preserve"> - Intensità degli aiuti agli investimenti come parte dei costi ammissibili</w:t>
        </w:r>
      </w:ins>
      <w:ins w:id="11432" w:author="Visone Rossana (GSE)" w:date="2025-09-23T16:14:00Z" w16du:dateUtc="2025-09-23T14:14:00Z">
        <w:r>
          <w:t xml:space="preserve"> </w:t>
        </w:r>
      </w:ins>
      <w:ins w:id="11433" w:author="Visone Rossana (GSE)" w:date="2025-09-23T16:12:00Z" w16du:dateUtc="2025-09-23T14:12:00Z">
        <w:r>
          <w:t>_</w:t>
        </w:r>
      </w:ins>
      <w:ins w:id="11434" w:author="Visone Rossana (GSE)" w:date="2025-09-23T16:14:00Z" w16du:dateUtc="2025-09-23T14:14:00Z">
        <w:r w:rsidRPr="003915E6">
          <w:t xml:space="preserve"> </w:t>
        </w:r>
        <w:r>
          <w:t>Interventi Titolo II</w:t>
        </w:r>
        <w:r>
          <w:rPr>
            <w:highlight w:val="yellow"/>
          </w:rPr>
          <w:t xml:space="preserve">I </w:t>
        </w:r>
      </w:ins>
      <w:ins w:id="11435" w:author="Visone Rossana (GSE)" w:date="2025-09-23T16:12:00Z" w16du:dateUtc="2025-09-23T14:12:00Z">
        <w:r w:rsidRPr="003915E6">
          <w:rPr>
            <w:highlight w:val="yellow"/>
            <w:rPrChange w:id="11436" w:author="Visone Rossana (GSE)" w:date="2025-09-23T16:13:00Z" w16du:dateUtc="2025-09-23T14:13:00Z">
              <w:rPr/>
            </w:rPrChange>
          </w:rPr>
          <w:t>val</w:t>
        </w:r>
      </w:ins>
      <w:ins w:id="11437" w:author="Visone Rossana (GSE)" w:date="2025-09-23T16:13:00Z" w16du:dateUtc="2025-09-23T14:13:00Z">
        <w:r w:rsidRPr="003915E6">
          <w:rPr>
            <w:highlight w:val="yellow"/>
            <w:rPrChange w:id="11438" w:author="Visone Rossana (GSE)" w:date="2025-09-23T16:13:00Z" w16du:dateUtc="2025-09-23T14:13:00Z">
              <w:rPr/>
            </w:rPrChange>
          </w:rPr>
          <w:t>utare se fare riga unica</w:t>
        </w:r>
        <w:r>
          <w:t xml:space="preserve"> con totale</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7"/>
        <w:gridCol w:w="2257"/>
        <w:gridCol w:w="2257"/>
        <w:gridCol w:w="2257"/>
      </w:tblGrid>
      <w:tr w:rsidR="003915E6" w:rsidRPr="002A5A46" w14:paraId="64FBBFE8" w14:textId="77777777">
        <w:trPr>
          <w:trHeight w:val="329"/>
          <w:jc w:val="center"/>
          <w:ins w:id="11439" w:author="Visone Rossana (GSE)" w:date="2025-09-23T16:09:00Z"/>
        </w:trPr>
        <w:tc>
          <w:tcPr>
            <w:tcW w:w="2257" w:type="dxa"/>
            <w:vAlign w:val="center"/>
          </w:tcPr>
          <w:p w14:paraId="6D7F5516" w14:textId="77777777" w:rsidR="003915E6" w:rsidRPr="00B16982" w:rsidRDefault="003915E6">
            <w:pPr>
              <w:jc w:val="both"/>
              <w:rPr>
                <w:ins w:id="11440" w:author="Visone Rossana (GSE)" w:date="2025-09-23T16:09:00Z" w16du:dateUtc="2025-09-23T14:09:00Z"/>
                <w:b/>
              </w:rPr>
            </w:pPr>
          </w:p>
        </w:tc>
        <w:tc>
          <w:tcPr>
            <w:tcW w:w="2257" w:type="dxa"/>
            <w:vAlign w:val="center"/>
          </w:tcPr>
          <w:p w14:paraId="48F018AA" w14:textId="77777777" w:rsidR="003915E6" w:rsidRPr="00A710A6" w:rsidRDefault="003915E6">
            <w:pPr>
              <w:jc w:val="center"/>
              <w:rPr>
                <w:ins w:id="11441" w:author="Visone Rossana (GSE)" w:date="2025-09-23T16:09:00Z" w16du:dateUtc="2025-09-23T14:09:00Z"/>
                <w:b/>
                <w:sz w:val="20"/>
                <w:szCs w:val="20"/>
              </w:rPr>
            </w:pPr>
            <w:ins w:id="11442" w:author="Visone Rossana (GSE)" w:date="2025-09-23T16:09:00Z" w16du:dateUtc="2025-09-23T14:09:00Z">
              <w:r w:rsidRPr="00A710A6">
                <w:rPr>
                  <w:b/>
                  <w:sz w:val="20"/>
                  <w:szCs w:val="20"/>
                </w:rPr>
                <w:t>Piccola impresa</w:t>
              </w:r>
            </w:ins>
          </w:p>
        </w:tc>
        <w:tc>
          <w:tcPr>
            <w:tcW w:w="2257" w:type="dxa"/>
            <w:vAlign w:val="center"/>
          </w:tcPr>
          <w:p w14:paraId="3DEF0C59" w14:textId="77777777" w:rsidR="003915E6" w:rsidRPr="00A710A6" w:rsidRDefault="003915E6">
            <w:pPr>
              <w:jc w:val="center"/>
              <w:rPr>
                <w:ins w:id="11443" w:author="Visone Rossana (GSE)" w:date="2025-09-23T16:09:00Z" w16du:dateUtc="2025-09-23T14:09:00Z"/>
                <w:b/>
                <w:sz w:val="20"/>
                <w:szCs w:val="20"/>
              </w:rPr>
            </w:pPr>
            <w:ins w:id="11444" w:author="Visone Rossana (GSE)" w:date="2025-09-23T16:09:00Z" w16du:dateUtc="2025-09-23T14:09:00Z">
              <w:r w:rsidRPr="00A710A6">
                <w:rPr>
                  <w:b/>
                  <w:sz w:val="20"/>
                  <w:szCs w:val="20"/>
                </w:rPr>
                <w:t>Media impresa</w:t>
              </w:r>
            </w:ins>
          </w:p>
        </w:tc>
        <w:tc>
          <w:tcPr>
            <w:tcW w:w="2257" w:type="dxa"/>
            <w:vAlign w:val="center"/>
          </w:tcPr>
          <w:p w14:paraId="16B97CF7" w14:textId="77777777" w:rsidR="003915E6" w:rsidRPr="00A710A6" w:rsidRDefault="003915E6">
            <w:pPr>
              <w:jc w:val="center"/>
              <w:rPr>
                <w:ins w:id="11445" w:author="Visone Rossana (GSE)" w:date="2025-09-23T16:09:00Z" w16du:dateUtc="2025-09-23T14:09:00Z"/>
                <w:b/>
                <w:sz w:val="20"/>
                <w:szCs w:val="20"/>
              </w:rPr>
            </w:pPr>
            <w:ins w:id="11446" w:author="Visone Rossana (GSE)" w:date="2025-09-23T16:09:00Z" w16du:dateUtc="2025-09-23T14:09:00Z">
              <w:r w:rsidRPr="00A710A6">
                <w:rPr>
                  <w:b/>
                  <w:sz w:val="20"/>
                  <w:szCs w:val="20"/>
                </w:rPr>
                <w:t>Grande impresa</w:t>
              </w:r>
            </w:ins>
          </w:p>
        </w:tc>
      </w:tr>
      <w:tr w:rsidR="003915E6" w:rsidRPr="002A5A46" w14:paraId="6F3D192F" w14:textId="77777777">
        <w:trPr>
          <w:trHeight w:val="329"/>
          <w:jc w:val="center"/>
          <w:ins w:id="11447" w:author="Visone Rossana (GSE)" w:date="2025-09-23T16:09:00Z"/>
        </w:trPr>
        <w:tc>
          <w:tcPr>
            <w:tcW w:w="2257" w:type="dxa"/>
            <w:vAlign w:val="center"/>
          </w:tcPr>
          <w:p w14:paraId="6BCC451A" w14:textId="77777777" w:rsidR="003915E6" w:rsidRDefault="003915E6">
            <w:pPr>
              <w:autoSpaceDE w:val="0"/>
              <w:autoSpaceDN w:val="0"/>
              <w:adjustRightInd w:val="0"/>
              <w:jc w:val="center"/>
              <w:rPr>
                <w:ins w:id="11448" w:author="Visone Rossana (GSE)" w:date="2025-09-23T16:13:00Z" w16du:dateUtc="2025-09-23T14:13:00Z"/>
                <w:rFonts w:cs="EUAlbertina"/>
                <w:color w:val="000000"/>
                <w:sz w:val="19"/>
                <w:szCs w:val="19"/>
              </w:rPr>
            </w:pPr>
            <w:ins w:id="11449" w:author="Visone Rossana (GSE)" w:date="2025-09-23T16:09:00Z" w16du:dateUtc="2025-09-23T14:09:00Z">
              <w:r w:rsidRPr="002A5A46">
                <w:rPr>
                  <w:rFonts w:cs="EUAlbertina"/>
                  <w:color w:val="000000"/>
                  <w:sz w:val="19"/>
                  <w:szCs w:val="19"/>
                </w:rPr>
                <w:t>Aiuti a favore delle energie rinnovabili</w:t>
              </w:r>
            </w:ins>
            <w:ins w:id="11450" w:author="Visone Rossana (GSE)" w:date="2025-09-23T16:13:00Z" w16du:dateUtc="2025-09-23T14:13:00Z">
              <w:r>
                <w:rPr>
                  <w:rFonts w:cs="EUAlbertina"/>
                  <w:color w:val="000000"/>
                  <w:sz w:val="19"/>
                  <w:szCs w:val="19"/>
                </w:rPr>
                <w:t xml:space="preserve"> </w:t>
              </w:r>
            </w:ins>
          </w:p>
          <w:p w14:paraId="28FE1F9E" w14:textId="0AE5C4BD" w:rsidR="003915E6" w:rsidRPr="002A5A46" w:rsidRDefault="003915E6">
            <w:pPr>
              <w:autoSpaceDE w:val="0"/>
              <w:autoSpaceDN w:val="0"/>
              <w:adjustRightInd w:val="0"/>
              <w:jc w:val="center"/>
              <w:rPr>
                <w:ins w:id="11451" w:author="Visone Rossana (GSE)" w:date="2025-09-23T16:09:00Z" w16du:dateUtc="2025-09-23T14:09:00Z"/>
                <w:rFonts w:cs="EUAlbertina"/>
                <w:color w:val="000000"/>
                <w:sz w:val="19"/>
                <w:szCs w:val="19"/>
              </w:rPr>
            </w:pPr>
            <w:ins w:id="11452" w:author="Visone Rossana (GSE)" w:date="2025-09-23T16:13:00Z" w16du:dateUtc="2025-09-23T14:13:00Z">
              <w:r>
                <w:rPr>
                  <w:rFonts w:cs="EUAlbertina"/>
                  <w:color w:val="000000"/>
                  <w:sz w:val="19"/>
                  <w:szCs w:val="19"/>
                </w:rPr>
                <w:t xml:space="preserve">Titolo III </w:t>
              </w:r>
            </w:ins>
          </w:p>
        </w:tc>
        <w:tc>
          <w:tcPr>
            <w:tcW w:w="6771" w:type="dxa"/>
            <w:gridSpan w:val="3"/>
            <w:vAlign w:val="center"/>
          </w:tcPr>
          <w:p w14:paraId="32E3FBBC" w14:textId="09208AA0" w:rsidR="003915E6" w:rsidRPr="002A5A46" w:rsidRDefault="003915E6" w:rsidP="003915E6">
            <w:pPr>
              <w:autoSpaceDE w:val="0"/>
              <w:autoSpaceDN w:val="0"/>
              <w:adjustRightInd w:val="0"/>
              <w:jc w:val="center"/>
              <w:rPr>
                <w:ins w:id="11453" w:author="Visone Rossana (GSE)" w:date="2025-09-23T16:09:00Z" w16du:dateUtc="2025-09-23T14:09:00Z"/>
                <w:rFonts w:cs="EUAlbertina"/>
                <w:color w:val="000000"/>
                <w:sz w:val="19"/>
                <w:szCs w:val="19"/>
              </w:rPr>
            </w:pPr>
            <w:ins w:id="11454" w:author="Visone Rossana (GSE)" w:date="2025-09-23T16:10:00Z" w16du:dateUtc="2025-09-23T14:10:00Z">
              <w:r>
                <w:rPr>
                  <w:rFonts w:cs="EUAlbertina"/>
                  <w:color w:val="000000"/>
                  <w:sz w:val="19"/>
                  <w:szCs w:val="19"/>
                </w:rPr>
                <w:t>45%</w:t>
              </w:r>
            </w:ins>
          </w:p>
        </w:tc>
      </w:tr>
      <w:tr w:rsidR="003915E6" w:rsidRPr="002A5A46" w14:paraId="5322AE95" w14:textId="77777777">
        <w:trPr>
          <w:trHeight w:val="329"/>
          <w:jc w:val="center"/>
          <w:ins w:id="11455" w:author="Visone Rossana (GSE)" w:date="2025-09-23T16:09:00Z"/>
        </w:trPr>
        <w:tc>
          <w:tcPr>
            <w:tcW w:w="2257" w:type="dxa"/>
            <w:vAlign w:val="center"/>
          </w:tcPr>
          <w:p w14:paraId="15FC21A1" w14:textId="1F7BA094" w:rsidR="003915E6" w:rsidRPr="002A5A46" w:rsidRDefault="003915E6">
            <w:pPr>
              <w:autoSpaceDE w:val="0"/>
              <w:autoSpaceDN w:val="0"/>
              <w:adjustRightInd w:val="0"/>
              <w:jc w:val="center"/>
              <w:rPr>
                <w:ins w:id="11456" w:author="Visone Rossana (GSE)" w:date="2025-09-23T16:09:00Z" w16du:dateUtc="2025-09-23T14:09:00Z"/>
                <w:rFonts w:cs="EUAlbertina"/>
                <w:color w:val="000000"/>
                <w:sz w:val="19"/>
                <w:szCs w:val="19"/>
              </w:rPr>
            </w:pPr>
            <w:ins w:id="11457" w:author="Visone Rossana (GSE)" w:date="2025-09-23T16:13:00Z" w16du:dateUtc="2025-09-23T14:13:00Z">
              <w:r>
                <w:rPr>
                  <w:rFonts w:cs="EUAlbertina"/>
                  <w:color w:val="000000"/>
                  <w:sz w:val="19"/>
                  <w:szCs w:val="19"/>
                </w:rPr>
                <w:t>Incremento per dimensione impre</w:t>
              </w:r>
            </w:ins>
            <w:ins w:id="11458" w:author="Visone Rossana (GSE)" w:date="2025-09-23T16:14:00Z" w16du:dateUtc="2025-09-23T14:14:00Z">
              <w:r>
                <w:rPr>
                  <w:rFonts w:cs="EUAlbertina"/>
                  <w:color w:val="000000"/>
                  <w:sz w:val="19"/>
                  <w:szCs w:val="19"/>
                </w:rPr>
                <w:t>sa</w:t>
              </w:r>
            </w:ins>
          </w:p>
        </w:tc>
        <w:tc>
          <w:tcPr>
            <w:tcW w:w="2257" w:type="dxa"/>
            <w:vAlign w:val="center"/>
          </w:tcPr>
          <w:p w14:paraId="04A2D337" w14:textId="015AFD7B" w:rsidR="003915E6" w:rsidRDefault="003915E6">
            <w:pPr>
              <w:autoSpaceDE w:val="0"/>
              <w:autoSpaceDN w:val="0"/>
              <w:adjustRightInd w:val="0"/>
              <w:jc w:val="center"/>
              <w:rPr>
                <w:ins w:id="11459" w:author="Visone Rossana (GSE)" w:date="2025-09-23T16:09:00Z" w16du:dateUtc="2025-09-23T14:09:00Z"/>
                <w:rFonts w:cs="EUAlbertina"/>
                <w:color w:val="000000"/>
                <w:sz w:val="19"/>
                <w:szCs w:val="19"/>
              </w:rPr>
            </w:pPr>
            <w:ins w:id="11460" w:author="Visone Rossana (GSE)" w:date="2025-09-23T16:10:00Z" w16du:dateUtc="2025-09-23T14:10:00Z">
              <w:r>
                <w:rPr>
                  <w:rFonts w:cs="EUAlbertina"/>
                  <w:color w:val="000000"/>
                  <w:sz w:val="19"/>
                  <w:szCs w:val="19"/>
                </w:rPr>
                <w:t>20%</w:t>
              </w:r>
            </w:ins>
          </w:p>
        </w:tc>
        <w:tc>
          <w:tcPr>
            <w:tcW w:w="2257" w:type="dxa"/>
            <w:vAlign w:val="center"/>
          </w:tcPr>
          <w:p w14:paraId="758DA185" w14:textId="2CC8140B" w:rsidR="003915E6" w:rsidRDefault="003915E6">
            <w:pPr>
              <w:autoSpaceDE w:val="0"/>
              <w:autoSpaceDN w:val="0"/>
              <w:adjustRightInd w:val="0"/>
              <w:jc w:val="center"/>
              <w:rPr>
                <w:ins w:id="11461" w:author="Visone Rossana (GSE)" w:date="2025-09-23T16:09:00Z" w16du:dateUtc="2025-09-23T14:09:00Z"/>
                <w:rFonts w:cs="EUAlbertina"/>
                <w:color w:val="000000"/>
                <w:sz w:val="19"/>
                <w:szCs w:val="19"/>
              </w:rPr>
            </w:pPr>
            <w:ins w:id="11462" w:author="Visone Rossana (GSE)" w:date="2025-09-23T16:10:00Z" w16du:dateUtc="2025-09-23T14:10:00Z">
              <w:r>
                <w:rPr>
                  <w:rFonts w:cs="EUAlbertina"/>
                  <w:color w:val="000000"/>
                  <w:sz w:val="19"/>
                  <w:szCs w:val="19"/>
                </w:rPr>
                <w:t>10%</w:t>
              </w:r>
            </w:ins>
          </w:p>
        </w:tc>
        <w:tc>
          <w:tcPr>
            <w:tcW w:w="2257" w:type="dxa"/>
            <w:vAlign w:val="center"/>
          </w:tcPr>
          <w:p w14:paraId="557A6287" w14:textId="0A967645" w:rsidR="003915E6" w:rsidRDefault="003915E6">
            <w:pPr>
              <w:autoSpaceDE w:val="0"/>
              <w:autoSpaceDN w:val="0"/>
              <w:adjustRightInd w:val="0"/>
              <w:jc w:val="center"/>
              <w:rPr>
                <w:ins w:id="11463" w:author="Visone Rossana (GSE)" w:date="2025-09-23T16:09:00Z" w16du:dateUtc="2025-09-23T14:09:00Z"/>
                <w:rFonts w:cs="EUAlbertina"/>
                <w:color w:val="000000"/>
                <w:sz w:val="19"/>
                <w:szCs w:val="19"/>
              </w:rPr>
            </w:pPr>
            <w:ins w:id="11464" w:author="Visone Rossana (GSE)" w:date="2025-09-23T16:10:00Z" w16du:dateUtc="2025-09-23T14:10:00Z">
              <w:r>
                <w:rPr>
                  <w:rFonts w:cs="EUAlbertina"/>
                  <w:color w:val="000000"/>
                  <w:sz w:val="19"/>
                  <w:szCs w:val="19"/>
                </w:rPr>
                <w:t>-</w:t>
              </w:r>
            </w:ins>
          </w:p>
        </w:tc>
      </w:tr>
      <w:tr w:rsidR="003915E6" w:rsidRPr="002A5A46" w14:paraId="18709C32" w14:textId="77777777">
        <w:trPr>
          <w:trHeight w:val="329"/>
          <w:jc w:val="center"/>
          <w:ins w:id="11465" w:author="Visone Rossana (GSE)" w:date="2025-09-23T16:11:00Z"/>
        </w:trPr>
        <w:tc>
          <w:tcPr>
            <w:tcW w:w="2257" w:type="dxa"/>
            <w:vAlign w:val="center"/>
          </w:tcPr>
          <w:p w14:paraId="5664C626" w14:textId="4AED6E84" w:rsidR="003915E6" w:rsidRPr="00A135F8" w:rsidRDefault="003915E6">
            <w:pPr>
              <w:autoSpaceDE w:val="0"/>
              <w:autoSpaceDN w:val="0"/>
              <w:adjustRightInd w:val="0"/>
              <w:jc w:val="center"/>
              <w:rPr>
                <w:ins w:id="11466" w:author="Visone Rossana (GSE)" w:date="2025-09-23T16:11:00Z" w16du:dateUtc="2025-09-23T14:11:00Z"/>
                <w:rFonts w:cs="EUAlbertina"/>
                <w:b/>
                <w:bCs/>
                <w:color w:val="000000"/>
                <w:sz w:val="19"/>
                <w:szCs w:val="19"/>
                <w:rPrChange w:id="11467" w:author="Visone Rossana (GSE)" w:date="2025-09-23T16:27:00Z" w16du:dateUtc="2025-09-23T14:27:00Z">
                  <w:rPr>
                    <w:ins w:id="11468" w:author="Visone Rossana (GSE)" w:date="2025-09-23T16:11:00Z" w16du:dateUtc="2025-09-23T14:11:00Z"/>
                    <w:rFonts w:cs="EUAlbertina"/>
                    <w:color w:val="000000"/>
                    <w:sz w:val="19"/>
                    <w:szCs w:val="19"/>
                  </w:rPr>
                </w:rPrChange>
              </w:rPr>
            </w:pPr>
            <w:ins w:id="11469" w:author="Visone Rossana (GSE)" w:date="2025-09-23T16:11:00Z" w16du:dateUtc="2025-09-23T14:11:00Z">
              <w:r w:rsidRPr="00A135F8">
                <w:rPr>
                  <w:rFonts w:cs="EUAlbertina"/>
                  <w:b/>
                  <w:bCs/>
                  <w:color w:val="000000"/>
                  <w:sz w:val="19"/>
                  <w:szCs w:val="19"/>
                  <w:rPrChange w:id="11470" w:author="Visone Rossana (GSE)" w:date="2025-09-23T16:27:00Z" w16du:dateUtc="2025-09-23T14:27:00Z">
                    <w:rPr>
                      <w:rFonts w:cs="EUAlbertina"/>
                      <w:color w:val="000000"/>
                      <w:sz w:val="19"/>
                      <w:szCs w:val="19"/>
                    </w:rPr>
                  </w:rPrChange>
                </w:rPr>
                <w:t>Intensità massima</w:t>
              </w:r>
            </w:ins>
          </w:p>
        </w:tc>
        <w:tc>
          <w:tcPr>
            <w:tcW w:w="2257" w:type="dxa"/>
            <w:vAlign w:val="center"/>
          </w:tcPr>
          <w:p w14:paraId="73128E79" w14:textId="1957863E" w:rsidR="003915E6" w:rsidRPr="00A135F8" w:rsidRDefault="003915E6">
            <w:pPr>
              <w:autoSpaceDE w:val="0"/>
              <w:autoSpaceDN w:val="0"/>
              <w:adjustRightInd w:val="0"/>
              <w:jc w:val="center"/>
              <w:rPr>
                <w:ins w:id="11471" w:author="Visone Rossana (GSE)" w:date="2025-09-23T16:11:00Z" w16du:dateUtc="2025-09-23T14:11:00Z"/>
                <w:rFonts w:cs="EUAlbertina"/>
                <w:b/>
                <w:bCs/>
                <w:color w:val="000000"/>
                <w:sz w:val="19"/>
                <w:szCs w:val="19"/>
                <w:rPrChange w:id="11472" w:author="Visone Rossana (GSE)" w:date="2025-09-23T16:27:00Z" w16du:dateUtc="2025-09-23T14:27:00Z">
                  <w:rPr>
                    <w:ins w:id="11473" w:author="Visone Rossana (GSE)" w:date="2025-09-23T16:11:00Z" w16du:dateUtc="2025-09-23T14:11:00Z"/>
                    <w:rFonts w:cs="EUAlbertina"/>
                    <w:color w:val="000000"/>
                    <w:sz w:val="19"/>
                    <w:szCs w:val="19"/>
                  </w:rPr>
                </w:rPrChange>
              </w:rPr>
            </w:pPr>
            <w:ins w:id="11474" w:author="Visone Rossana (GSE)" w:date="2025-09-23T16:14:00Z" w16du:dateUtc="2025-09-23T14:14:00Z">
              <w:r w:rsidRPr="00A135F8">
                <w:rPr>
                  <w:rFonts w:cs="EUAlbertina"/>
                  <w:b/>
                  <w:bCs/>
                  <w:color w:val="000000"/>
                  <w:sz w:val="19"/>
                  <w:szCs w:val="19"/>
                  <w:rPrChange w:id="11475" w:author="Visone Rossana (GSE)" w:date="2025-09-23T16:27:00Z" w16du:dateUtc="2025-09-23T14:27:00Z">
                    <w:rPr>
                      <w:rFonts w:cs="EUAlbertina"/>
                      <w:color w:val="000000"/>
                      <w:sz w:val="19"/>
                      <w:szCs w:val="19"/>
                    </w:rPr>
                  </w:rPrChange>
                </w:rPr>
                <w:t>65%</w:t>
              </w:r>
            </w:ins>
          </w:p>
        </w:tc>
        <w:tc>
          <w:tcPr>
            <w:tcW w:w="2257" w:type="dxa"/>
            <w:vAlign w:val="center"/>
          </w:tcPr>
          <w:p w14:paraId="29F09CAA" w14:textId="0748404B" w:rsidR="003915E6" w:rsidRPr="00A135F8" w:rsidRDefault="003915E6">
            <w:pPr>
              <w:autoSpaceDE w:val="0"/>
              <w:autoSpaceDN w:val="0"/>
              <w:adjustRightInd w:val="0"/>
              <w:jc w:val="center"/>
              <w:rPr>
                <w:ins w:id="11476" w:author="Visone Rossana (GSE)" w:date="2025-09-23T16:11:00Z" w16du:dateUtc="2025-09-23T14:11:00Z"/>
                <w:rFonts w:cs="EUAlbertina"/>
                <w:b/>
                <w:bCs/>
                <w:color w:val="000000"/>
                <w:sz w:val="19"/>
                <w:szCs w:val="19"/>
                <w:rPrChange w:id="11477" w:author="Visone Rossana (GSE)" w:date="2025-09-23T16:27:00Z" w16du:dateUtc="2025-09-23T14:27:00Z">
                  <w:rPr>
                    <w:ins w:id="11478" w:author="Visone Rossana (GSE)" w:date="2025-09-23T16:11:00Z" w16du:dateUtc="2025-09-23T14:11:00Z"/>
                    <w:rFonts w:cs="EUAlbertina"/>
                    <w:color w:val="000000"/>
                    <w:sz w:val="19"/>
                    <w:szCs w:val="19"/>
                  </w:rPr>
                </w:rPrChange>
              </w:rPr>
            </w:pPr>
            <w:ins w:id="11479" w:author="Visone Rossana (GSE)" w:date="2025-09-23T16:14:00Z" w16du:dateUtc="2025-09-23T14:14:00Z">
              <w:r w:rsidRPr="00A135F8">
                <w:rPr>
                  <w:rFonts w:cs="EUAlbertina"/>
                  <w:b/>
                  <w:bCs/>
                  <w:color w:val="000000"/>
                  <w:sz w:val="19"/>
                  <w:szCs w:val="19"/>
                  <w:rPrChange w:id="11480" w:author="Visone Rossana (GSE)" w:date="2025-09-23T16:27:00Z" w16du:dateUtc="2025-09-23T14:27:00Z">
                    <w:rPr>
                      <w:rFonts w:cs="EUAlbertina"/>
                      <w:color w:val="000000"/>
                      <w:sz w:val="19"/>
                      <w:szCs w:val="19"/>
                    </w:rPr>
                  </w:rPrChange>
                </w:rPr>
                <w:t>55%</w:t>
              </w:r>
            </w:ins>
          </w:p>
        </w:tc>
        <w:tc>
          <w:tcPr>
            <w:tcW w:w="2257" w:type="dxa"/>
            <w:vAlign w:val="center"/>
          </w:tcPr>
          <w:p w14:paraId="0EB6DE08" w14:textId="695FFF88" w:rsidR="003915E6" w:rsidRPr="00A135F8" w:rsidRDefault="003915E6">
            <w:pPr>
              <w:autoSpaceDE w:val="0"/>
              <w:autoSpaceDN w:val="0"/>
              <w:adjustRightInd w:val="0"/>
              <w:jc w:val="center"/>
              <w:rPr>
                <w:ins w:id="11481" w:author="Visone Rossana (GSE)" w:date="2025-09-23T16:11:00Z" w16du:dateUtc="2025-09-23T14:11:00Z"/>
                <w:rFonts w:cs="EUAlbertina"/>
                <w:b/>
                <w:bCs/>
                <w:color w:val="000000"/>
                <w:sz w:val="19"/>
                <w:szCs w:val="19"/>
                <w:rPrChange w:id="11482" w:author="Visone Rossana (GSE)" w:date="2025-09-23T16:27:00Z" w16du:dateUtc="2025-09-23T14:27:00Z">
                  <w:rPr>
                    <w:ins w:id="11483" w:author="Visone Rossana (GSE)" w:date="2025-09-23T16:11:00Z" w16du:dateUtc="2025-09-23T14:11:00Z"/>
                    <w:rFonts w:cs="EUAlbertina"/>
                    <w:color w:val="000000"/>
                    <w:sz w:val="19"/>
                    <w:szCs w:val="19"/>
                  </w:rPr>
                </w:rPrChange>
              </w:rPr>
            </w:pPr>
            <w:ins w:id="11484" w:author="Visone Rossana (GSE)" w:date="2025-09-23T16:14:00Z" w16du:dateUtc="2025-09-23T14:14:00Z">
              <w:r w:rsidRPr="00A135F8">
                <w:rPr>
                  <w:rFonts w:cs="EUAlbertina"/>
                  <w:b/>
                  <w:bCs/>
                  <w:color w:val="000000"/>
                  <w:sz w:val="19"/>
                  <w:szCs w:val="19"/>
                  <w:rPrChange w:id="11485" w:author="Visone Rossana (GSE)" w:date="2025-09-23T16:27:00Z" w16du:dateUtc="2025-09-23T14:27:00Z">
                    <w:rPr>
                      <w:rFonts w:cs="EUAlbertina"/>
                      <w:color w:val="000000"/>
                      <w:sz w:val="19"/>
                      <w:szCs w:val="19"/>
                    </w:rPr>
                  </w:rPrChange>
                </w:rPr>
                <w:t>45%</w:t>
              </w:r>
            </w:ins>
          </w:p>
        </w:tc>
      </w:tr>
    </w:tbl>
    <w:p w14:paraId="7490664A" w14:textId="77777777" w:rsidR="003915E6" w:rsidRDefault="003915E6" w:rsidP="003915E6">
      <w:pPr>
        <w:spacing w:after="60" w:line="276" w:lineRule="auto"/>
        <w:jc w:val="both"/>
        <w:rPr>
          <w:ins w:id="11486" w:author="Visone Rossana (GSE)" w:date="2025-09-23T16:09:00Z" w16du:dateUtc="2025-09-23T14:09:00Z"/>
          <w:rFonts w:eastAsiaTheme="minorHAnsi" w:cstheme="minorHAnsi"/>
          <w:sz w:val="22"/>
          <w:szCs w:val="22"/>
        </w:rPr>
      </w:pPr>
    </w:p>
    <w:p w14:paraId="44340DC3" w14:textId="4F49212B" w:rsidR="00421AAE" w:rsidRDefault="008755AF">
      <w:pPr>
        <w:spacing w:after="60" w:line="276" w:lineRule="auto"/>
        <w:jc w:val="both"/>
        <w:rPr>
          <w:ins w:id="11487" w:author="Santagata Fabiana (GSE)" w:date="2025-10-14T15:13:00Z" w16du:dateUtc="2025-10-14T15:13:17Z"/>
          <w:rFonts w:cstheme="minorBidi"/>
          <w:sz w:val="22"/>
          <w:szCs w:val="22"/>
        </w:rPr>
      </w:pPr>
      <w:ins w:id="11488" w:author="Visone Rossana (GSE)" w:date="2025-09-23T15:59:00Z">
        <w:del w:id="11489" w:author="Santagata Fabiana (GSE)" w:date="2025-10-14T15:11:00Z">
          <w:r w:rsidRPr="709A1466">
            <w:rPr>
              <w:rFonts w:cstheme="minorBidi"/>
              <w:sz w:val="22"/>
              <w:szCs w:val="22"/>
            </w:rPr>
            <w:delText xml:space="preserve">Ai fini della valutazione delle dimensioni </w:delText>
          </w:r>
        </w:del>
      </w:ins>
      <w:ins w:id="11490" w:author="Santagata Fabiana (GSE)" w:date="2025-10-14T15:11:00Z">
        <w:r w:rsidR="6A4D01A3" w:rsidRPr="709A1466">
          <w:rPr>
            <w:rFonts w:cstheme="minorBidi"/>
            <w:sz w:val="22"/>
            <w:szCs w:val="22"/>
          </w:rPr>
          <w:t>P</w:t>
        </w:r>
      </w:ins>
      <w:ins w:id="11491" w:author="Santagata Fabiana (GSE)" w:date="2025-10-14T15:12:00Z">
        <w:r w:rsidR="6A4D01A3" w:rsidRPr="709A1466">
          <w:rPr>
            <w:rFonts w:cstheme="minorBidi"/>
            <w:sz w:val="22"/>
            <w:szCs w:val="22"/>
          </w:rPr>
          <w:t>e</w:t>
        </w:r>
      </w:ins>
      <w:ins w:id="11492" w:author="Santagata Fabiana (GSE)" w:date="2025-10-14T15:11:00Z">
        <w:r w:rsidR="6A4D01A3" w:rsidRPr="709A1466">
          <w:rPr>
            <w:rFonts w:cstheme="minorBidi"/>
            <w:sz w:val="22"/>
            <w:szCs w:val="22"/>
          </w:rPr>
          <w:t xml:space="preserve">r determinare il dimensionamento </w:t>
        </w:r>
      </w:ins>
      <w:ins w:id="11493" w:author="Visone Rossana (GSE)" w:date="2025-09-23T15:59:00Z" w16du:dateUtc="2025-09-23T13:59:00Z">
        <w:r w:rsidRPr="709A1466">
          <w:rPr>
            <w:rFonts w:cstheme="minorBidi"/>
            <w:sz w:val="22"/>
            <w:szCs w:val="22"/>
          </w:rPr>
          <w:t>dell’impresa</w:t>
        </w:r>
      </w:ins>
      <w:ins w:id="11494" w:author="Santagata Fabiana (GSE)" w:date="2025-10-14T15:12:00Z">
        <w:r w:rsidR="43533A4A" w:rsidRPr="709A1466">
          <w:rPr>
            <w:rFonts w:cstheme="minorBidi"/>
            <w:sz w:val="22"/>
            <w:szCs w:val="22"/>
          </w:rPr>
          <w:t>,</w:t>
        </w:r>
      </w:ins>
      <w:ins w:id="11495" w:author="Visone Rossana (GSE)" w:date="2025-09-23T15:59:00Z" w16du:dateUtc="2025-09-23T13:59:00Z">
        <w:r w:rsidRPr="709A1466">
          <w:rPr>
            <w:rFonts w:cstheme="minorBidi"/>
            <w:sz w:val="22"/>
            <w:szCs w:val="22"/>
          </w:rPr>
          <w:t xml:space="preserve"> si fa riferimento </w:t>
        </w:r>
      </w:ins>
      <w:ins w:id="11496" w:author="Visone Rossana (GSE)" w:date="2025-09-23T15:59:00Z">
        <w:r w:rsidR="18F228BC" w:rsidRPr="709A1466">
          <w:rPr>
            <w:rFonts w:cstheme="minorBidi"/>
            <w:sz w:val="22"/>
            <w:szCs w:val="22"/>
          </w:rPr>
          <w:t>all</w:t>
        </w:r>
      </w:ins>
      <w:ins w:id="11497" w:author="Santagata Fabiana (GSE)" w:date="2025-10-14T15:12:00Z">
        <w:r w:rsidR="38330390" w:rsidRPr="709A1466">
          <w:rPr>
            <w:rFonts w:cstheme="minorBidi"/>
            <w:sz w:val="22"/>
            <w:szCs w:val="22"/>
          </w:rPr>
          <w:t xml:space="preserve">e previsioni </w:t>
        </w:r>
      </w:ins>
      <w:ins w:id="11498" w:author="Visone Rossana (GSE)" w:date="2025-09-23T15:59:00Z">
        <w:del w:id="11499" w:author="Santagata Fabiana (GSE)" w:date="2025-10-14T15:12:00Z">
          <w:r w:rsidR="18F228BC" w:rsidRPr="709A1466" w:rsidDel="18F228BC">
            <w:rPr>
              <w:rFonts w:cstheme="minorBidi"/>
              <w:sz w:val="22"/>
              <w:szCs w:val="22"/>
            </w:rPr>
            <w:delText xml:space="preserve">a </w:delText>
          </w:r>
          <w:r w:rsidRPr="709A1466">
            <w:rPr>
              <w:rFonts w:cstheme="minorBidi"/>
              <w:sz w:val="22"/>
              <w:szCs w:val="22"/>
            </w:rPr>
            <w:delText xml:space="preserve">definizione </w:delText>
          </w:r>
        </w:del>
      </w:ins>
      <w:ins w:id="11500" w:author="Visone Rossana (GSE)" w:date="2025-09-23T15:59:00Z" w16du:dateUtc="2025-09-23T13:59:00Z">
        <w:r w:rsidRPr="709A1466">
          <w:rPr>
            <w:rFonts w:cstheme="minorBidi"/>
            <w:sz w:val="22"/>
            <w:szCs w:val="22"/>
          </w:rPr>
          <w:t xml:space="preserve">di cui </w:t>
        </w:r>
      </w:ins>
      <w:ins w:id="11501" w:author="Santagata Fabiana (GSE)" w:date="2025-10-14T15:10:00Z">
        <w:r w:rsidR="4F054638" w:rsidRPr="709A1466">
          <w:rPr>
            <w:rFonts w:cstheme="minorBidi"/>
            <w:sz w:val="22"/>
            <w:szCs w:val="22"/>
          </w:rPr>
          <w:t>al D</w:t>
        </w:r>
      </w:ins>
      <w:ins w:id="11502" w:author="Santagata Fabiana (GSE)" w:date="2025-10-14T15:11:00Z">
        <w:r w:rsidR="4F054638" w:rsidRPr="709A1466">
          <w:rPr>
            <w:rFonts w:cstheme="minorBidi"/>
            <w:sz w:val="22"/>
            <w:szCs w:val="22"/>
          </w:rPr>
          <w:t xml:space="preserve">ecreto del </w:t>
        </w:r>
      </w:ins>
      <w:ins w:id="11503" w:author="Santagata Fabiana (GSE)" w:date="2025-10-14T15:10:00Z">
        <w:r w:rsidR="4F054638" w:rsidRPr="709A1466">
          <w:rPr>
            <w:rFonts w:cstheme="minorBidi"/>
            <w:sz w:val="22"/>
            <w:szCs w:val="22"/>
          </w:rPr>
          <w:t>M</w:t>
        </w:r>
      </w:ins>
      <w:ins w:id="11504" w:author="Santagata Fabiana (GSE)" w:date="2025-10-14T15:11:00Z">
        <w:r w:rsidR="4F054638" w:rsidRPr="709A1466">
          <w:rPr>
            <w:rFonts w:cstheme="minorBidi"/>
            <w:sz w:val="22"/>
            <w:szCs w:val="22"/>
          </w:rPr>
          <w:t>inistero delle Attività Produttive del</w:t>
        </w:r>
      </w:ins>
      <w:ins w:id="11505" w:author="Santagata Fabiana (GSE)" w:date="2025-10-14T15:10:00Z">
        <w:r w:rsidR="4F054638" w:rsidRPr="709A1466">
          <w:rPr>
            <w:rFonts w:cstheme="minorBidi"/>
            <w:sz w:val="22"/>
            <w:szCs w:val="22"/>
          </w:rPr>
          <w:t xml:space="preserve"> 18 aprile 2005 </w:t>
        </w:r>
      </w:ins>
      <w:ins w:id="11506" w:author="Santagata Fabiana (GSE)" w:date="2025-10-14T15:11:00Z">
        <w:r w:rsidR="4F054638" w:rsidRPr="709A1466">
          <w:rPr>
            <w:rFonts w:cstheme="minorBidi"/>
            <w:sz w:val="22"/>
            <w:szCs w:val="22"/>
          </w:rPr>
          <w:t xml:space="preserve">e </w:t>
        </w:r>
      </w:ins>
      <w:ins w:id="11507" w:author="Visone Rossana (GSE)" w:date="2025-09-23T15:59:00Z">
        <w:r w:rsidR="18F228BC" w:rsidRPr="709A1466">
          <w:rPr>
            <w:rFonts w:cstheme="minorBidi"/>
            <w:sz w:val="22"/>
            <w:szCs w:val="22"/>
          </w:rPr>
          <w:t xml:space="preserve">alla </w:t>
        </w:r>
      </w:ins>
      <w:ins w:id="11508" w:author="Santagata Fabiana (GSE)" w:date="2025-10-14T15:12:00Z">
        <w:r w:rsidR="591014A3" w:rsidRPr="709A1466">
          <w:rPr>
            <w:rFonts w:cstheme="minorBidi"/>
            <w:sz w:val="22"/>
            <w:szCs w:val="22"/>
          </w:rPr>
          <w:t>R</w:t>
        </w:r>
      </w:ins>
      <w:ins w:id="11509" w:author="Visone Rossana (GSE)" w:date="2025-09-23T15:59:00Z">
        <w:del w:id="11510" w:author="Santagata Fabiana (GSE)" w:date="2025-10-14T15:14:00Z">
          <w:r w:rsidRPr="709A1466">
            <w:rPr>
              <w:rFonts w:cstheme="minorBidi"/>
              <w:sz w:val="22"/>
              <w:szCs w:val="22"/>
            </w:rPr>
            <w:delText>r</w:delText>
          </w:r>
        </w:del>
      </w:ins>
      <w:ins w:id="11511" w:author="Visone Rossana (GSE)" w:date="2025-09-23T15:59:00Z" w16du:dateUtc="2025-09-23T13:59:00Z">
        <w:r w:rsidRPr="709A1466">
          <w:rPr>
            <w:rFonts w:cstheme="minorBidi"/>
            <w:sz w:val="22"/>
            <w:szCs w:val="22"/>
          </w:rPr>
          <w:t>accomandazione della Commissione</w:t>
        </w:r>
      </w:ins>
      <w:ins w:id="11512" w:author="Santagata Fabiana (GSE)" w:date="2025-10-14T15:15:00Z">
        <w:r w:rsidRPr="709A1466">
          <w:rPr>
            <w:rFonts w:cstheme="minorBidi"/>
            <w:sz w:val="22"/>
            <w:szCs w:val="22"/>
          </w:rPr>
          <w:t xml:space="preserve"> </w:t>
        </w:r>
        <w:r w:rsidR="7F4C914C" w:rsidRPr="709A1466">
          <w:rPr>
            <w:rFonts w:cstheme="minorBidi"/>
            <w:sz w:val="22"/>
            <w:szCs w:val="22"/>
          </w:rPr>
          <w:t>Europea n. 361</w:t>
        </w:r>
      </w:ins>
      <w:ins w:id="11513" w:author="Visone Rossana (GSE)" w:date="2025-09-23T15:59:00Z">
        <w:r w:rsidR="18F228BC" w:rsidRPr="709A1466">
          <w:rPr>
            <w:rFonts w:cstheme="minorBidi"/>
            <w:sz w:val="22"/>
            <w:szCs w:val="22"/>
          </w:rPr>
          <w:t xml:space="preserve"> </w:t>
        </w:r>
      </w:ins>
      <w:ins w:id="11514" w:author="Visone Rossana (GSE)" w:date="2025-09-23T15:59:00Z" w16du:dateUtc="2025-09-23T13:59:00Z">
        <w:r w:rsidRPr="709A1466">
          <w:rPr>
            <w:rFonts w:cstheme="minorBidi"/>
            <w:sz w:val="22"/>
            <w:szCs w:val="22"/>
          </w:rPr>
          <w:t xml:space="preserve">del 6 maggio 2003, relativa alla definizione di </w:t>
        </w:r>
        <w:r w:rsidRPr="709A1466">
          <w:rPr>
            <w:rFonts w:cstheme="minorBidi"/>
            <w:i/>
            <w:sz w:val="22"/>
            <w:szCs w:val="22"/>
            <w:rPrChange w:id="11515" w:author="Visone Rossana (GSE)" w:date="2025-09-23T16:00:00Z" w16du:dateUtc="2025-09-23T14:00:00Z">
              <w:rPr>
                <w:rFonts w:eastAsiaTheme="minorHAnsi" w:cstheme="minorHAnsi"/>
                <w:sz w:val="22"/>
                <w:szCs w:val="22"/>
              </w:rPr>
            </w:rPrChange>
          </w:rPr>
          <w:t>microimprese, piccole e medie imprese</w:t>
        </w:r>
        <w:r w:rsidRPr="709A1466">
          <w:rPr>
            <w:rFonts w:cstheme="minorBidi"/>
            <w:sz w:val="22"/>
            <w:szCs w:val="22"/>
          </w:rPr>
          <w:t xml:space="preserve">. In fase di richiesta di accesso agli incentivi, </w:t>
        </w:r>
      </w:ins>
      <w:ins w:id="11516" w:author="Santagata Fabiana (GSE)" w:date="2025-10-14T15:07:00Z">
        <w:r w:rsidR="486B309F" w:rsidRPr="709A1466">
          <w:rPr>
            <w:rFonts w:cstheme="minorBidi"/>
            <w:sz w:val="22"/>
            <w:szCs w:val="22"/>
          </w:rPr>
          <w:t xml:space="preserve">l’impresa </w:t>
        </w:r>
      </w:ins>
      <w:ins w:id="11517" w:author="Visone Rossana (GSE)" w:date="2025-09-23T15:59:00Z">
        <w:del w:id="11518" w:author="Santagata Fabiana (GSE)" w:date="2025-10-14T15:07:00Z">
          <w:r w:rsidRPr="709A1466">
            <w:rPr>
              <w:rFonts w:cstheme="minorBidi"/>
              <w:sz w:val="22"/>
              <w:szCs w:val="22"/>
            </w:rPr>
            <w:delText xml:space="preserve">il </w:delText>
          </w:r>
        </w:del>
        <w:del w:id="11519" w:author="Santagata Fabiana (GSE)" w:date="2025-10-14T15:08:00Z">
          <w:r w:rsidRPr="709A1466">
            <w:rPr>
              <w:rFonts w:cstheme="minorBidi"/>
              <w:sz w:val="22"/>
              <w:szCs w:val="22"/>
            </w:rPr>
            <w:delText xml:space="preserve">SR </w:delText>
          </w:r>
        </w:del>
      </w:ins>
      <w:ins w:id="11520" w:author="Visone Rossana (GSE)" w:date="2025-09-23T15:59:00Z" w16du:dateUtc="2025-09-23T13:59:00Z">
        <w:r w:rsidRPr="709A1466">
          <w:rPr>
            <w:rFonts w:cstheme="minorBidi"/>
            <w:sz w:val="22"/>
            <w:szCs w:val="22"/>
          </w:rPr>
          <w:t xml:space="preserve">dovrà </w:t>
        </w:r>
      </w:ins>
      <w:ins w:id="11521" w:author="Visone Rossana (GSE)" w:date="2025-09-23T15:59:00Z">
        <w:del w:id="11522" w:author="Santagata Fabiana (GSE)" w:date="2025-10-14T15:07:00Z">
          <w:r w:rsidRPr="709A1466">
            <w:rPr>
              <w:rFonts w:cstheme="minorBidi"/>
              <w:sz w:val="22"/>
              <w:szCs w:val="22"/>
            </w:rPr>
            <w:delText xml:space="preserve">dare evidenza mediante autodichiarazione, resa </w:delText>
          </w:r>
        </w:del>
      </w:ins>
      <w:ins w:id="11523" w:author="Santagata Fabiana (GSE)" w:date="2025-10-14T15:07:00Z">
        <w:r w:rsidR="1269E734" w:rsidRPr="709A1466">
          <w:rPr>
            <w:rFonts w:cstheme="minorBidi"/>
            <w:sz w:val="22"/>
            <w:szCs w:val="22"/>
          </w:rPr>
          <w:t xml:space="preserve">dichiarare, </w:t>
        </w:r>
      </w:ins>
      <w:ins w:id="11524" w:author="Visone Rossana (GSE)" w:date="2025-09-23T15:59:00Z" w16du:dateUtc="2025-09-23T13:59:00Z">
        <w:r w:rsidRPr="709A1466">
          <w:rPr>
            <w:rFonts w:cstheme="minorBidi"/>
            <w:sz w:val="22"/>
            <w:szCs w:val="22"/>
          </w:rPr>
          <w:t xml:space="preserve">ai sensi del D.P.R n. 445/2000, </w:t>
        </w:r>
      </w:ins>
      <w:ins w:id="11525" w:author="Santagata Fabiana (GSE)" w:date="2025-10-14T15:08:00Z">
        <w:r w:rsidR="1E6B2765" w:rsidRPr="709A1466">
          <w:rPr>
            <w:rFonts w:cstheme="minorBidi"/>
            <w:sz w:val="22"/>
            <w:szCs w:val="22"/>
          </w:rPr>
          <w:t>i</w:t>
        </w:r>
      </w:ins>
      <w:ins w:id="11526" w:author="Santagata Fabiana (GSE)" w:date="2025-10-14T15:09:00Z">
        <w:r w:rsidR="07038E66" w:rsidRPr="709A1466">
          <w:rPr>
            <w:rFonts w:cstheme="minorBidi"/>
            <w:sz w:val="22"/>
            <w:szCs w:val="22"/>
          </w:rPr>
          <w:t xml:space="preserve">l proprio </w:t>
        </w:r>
      </w:ins>
      <w:ins w:id="11527" w:author="Santagata Fabiana (GSE)" w:date="2025-10-14T15:08:00Z">
        <w:r w:rsidR="1E6B2765" w:rsidRPr="709A1466">
          <w:rPr>
            <w:rFonts w:cstheme="minorBidi"/>
            <w:sz w:val="22"/>
            <w:szCs w:val="22"/>
          </w:rPr>
          <w:t xml:space="preserve">dimensionamento </w:t>
        </w:r>
      </w:ins>
      <w:ins w:id="11528" w:author="Visone Rossana (GSE)" w:date="2025-09-23T15:59:00Z">
        <w:del w:id="11529" w:author="Santagata Fabiana (GSE)" w:date="2025-10-14T15:09:00Z">
          <w:r w:rsidR="18F228BC" w:rsidRPr="709A1466" w:rsidDel="18F228BC">
            <w:rPr>
              <w:rFonts w:cstheme="minorBidi"/>
              <w:sz w:val="22"/>
              <w:szCs w:val="22"/>
            </w:rPr>
            <w:delText xml:space="preserve"> </w:delText>
          </w:r>
          <w:r w:rsidRPr="709A1466">
            <w:rPr>
              <w:rFonts w:cstheme="minorBidi"/>
              <w:sz w:val="22"/>
              <w:szCs w:val="22"/>
            </w:rPr>
            <w:delText>della dimensione dell’impresa in funzione</w:delText>
          </w:r>
        </w:del>
      </w:ins>
      <w:ins w:id="11530" w:author="Santagata Fabiana (GSE)" w:date="2025-10-14T15:09:00Z">
        <w:r w:rsidR="6952B710" w:rsidRPr="709A1466">
          <w:rPr>
            <w:rFonts w:cstheme="minorBidi"/>
            <w:sz w:val="22"/>
            <w:szCs w:val="22"/>
          </w:rPr>
          <w:t xml:space="preserve">applicando i criteri di cui alla </w:t>
        </w:r>
      </w:ins>
      <w:ins w:id="11531" w:author="Visone Rossana (GSE)" w:date="2025-09-23T15:59:00Z">
        <w:del w:id="11532" w:author="Santagata Fabiana (GSE)" w:date="2025-10-14T15:09:00Z">
          <w:r w:rsidRPr="709A1466">
            <w:rPr>
              <w:rFonts w:cstheme="minorBidi"/>
              <w:sz w:val="22"/>
              <w:szCs w:val="22"/>
            </w:rPr>
            <w:delText xml:space="preserve"> delle previsioni di cui alla </w:delText>
          </w:r>
        </w:del>
      </w:ins>
      <w:ins w:id="11533" w:author="Santagata Fabiana (GSE)" w:date="2025-10-14T15:09:00Z">
        <w:r w:rsidR="67E75A21" w:rsidRPr="709A1466">
          <w:rPr>
            <w:rFonts w:cstheme="minorBidi"/>
            <w:sz w:val="22"/>
            <w:szCs w:val="22"/>
          </w:rPr>
          <w:t xml:space="preserve">predetta </w:t>
        </w:r>
        <w:r w:rsidR="576C4F6D" w:rsidRPr="709A1466">
          <w:rPr>
            <w:rFonts w:cstheme="minorBidi"/>
            <w:sz w:val="22"/>
            <w:szCs w:val="22"/>
          </w:rPr>
          <w:t>normativa</w:t>
        </w:r>
      </w:ins>
      <w:ins w:id="11534" w:author="Visone Rossana (GSE)" w:date="2025-09-23T15:59:00Z">
        <w:del w:id="11535" w:author="Santagata Fabiana (GSE)" w:date="2025-10-14T15:10:00Z">
          <w:r w:rsidRPr="709A1466">
            <w:rPr>
              <w:rFonts w:cstheme="minorBidi"/>
              <w:sz w:val="22"/>
              <w:szCs w:val="22"/>
            </w:rPr>
            <w:delText>suddetta raccomandazione</w:delText>
          </w:r>
        </w:del>
      </w:ins>
      <w:ins w:id="11536" w:author="Visone Rossana (GSE)" w:date="2025-09-23T15:59:00Z" w16du:dateUtc="2025-09-23T13:59:00Z">
        <w:r w:rsidRPr="709A1466">
          <w:rPr>
            <w:rFonts w:cstheme="minorBidi"/>
            <w:sz w:val="22"/>
            <w:szCs w:val="22"/>
          </w:rPr>
          <w:t>.</w:t>
        </w:r>
      </w:ins>
    </w:p>
    <w:p w14:paraId="1AC2BBBE" w14:textId="7A1EF8F8" w:rsidR="00F2E662" w:rsidRDefault="00F2E662" w:rsidP="1F945027">
      <w:pPr>
        <w:spacing w:after="60" w:line="276" w:lineRule="auto"/>
        <w:jc w:val="both"/>
        <w:rPr>
          <w:ins w:id="11537" w:author="Santagata Fabiana (GSE)" w:date="2025-10-14T15:13:00Z" w16du:dateUtc="2025-10-14T15:13:24Z"/>
          <w:rFonts w:ascii="Calibri" w:eastAsia="Calibri" w:hAnsi="Calibri" w:cs="Calibri"/>
          <w:sz w:val="22"/>
          <w:szCs w:val="22"/>
        </w:rPr>
      </w:pPr>
      <w:ins w:id="11538" w:author="Santagata Fabiana (GSE)" w:date="2025-10-14T15:13:00Z">
        <w:r w:rsidRPr="709A1466">
          <w:rPr>
            <w:rFonts w:cstheme="minorBidi"/>
            <w:sz w:val="22"/>
            <w:szCs w:val="22"/>
          </w:rPr>
          <w:t xml:space="preserve">Si ricorda che, ai sensi della </w:t>
        </w:r>
      </w:ins>
      <w:ins w:id="11539" w:author="Santagata Fabiana (GSE)" w:date="2025-10-14T15:15:00Z">
        <w:r w:rsidR="139B01D7" w:rsidRPr="709A1466">
          <w:rPr>
            <w:rFonts w:cstheme="minorBidi"/>
            <w:sz w:val="22"/>
            <w:szCs w:val="22"/>
          </w:rPr>
          <w:t xml:space="preserve">richiamata </w:t>
        </w:r>
      </w:ins>
      <w:ins w:id="11540" w:author="Santagata Fabiana (GSE)" w:date="2025-10-14T15:13:00Z">
        <w:r w:rsidRPr="709A1466">
          <w:rPr>
            <w:rFonts w:cstheme="minorBidi"/>
            <w:sz w:val="22"/>
            <w:szCs w:val="22"/>
          </w:rPr>
          <w:t>Raccomandazione, nel caso in cui l'impresa sia collegata e/o associata ad una o più imprese, ai fini della verifica dei dati di occupazione e di fatturato o bilancio, andranno presi in considerazione non solo i dati dell'impresa stessa, ma anche quelli delle imprese associate e collegate. Ai fini dei calcoli dimensionali e/o economici delle imprese, ivi incluse quelle per le quali esiste una relazione con altre imprese (collegate e/o associate), si rinvia ai criteri descritti nella suddetta Raccomandazione e nel D.M. 18 aprile 2005</w:t>
        </w:r>
      </w:ins>
      <w:ins w:id="11541" w:author="Santagata Fabiana (GSE)" w:date="2025-10-14T15:14:00Z">
        <w:r w:rsidR="7725EE96" w:rsidRPr="709A1466">
          <w:rPr>
            <w:rFonts w:cstheme="minorBidi"/>
            <w:sz w:val="22"/>
            <w:szCs w:val="22"/>
          </w:rPr>
          <w:t>.</w:t>
        </w:r>
      </w:ins>
    </w:p>
    <w:p w14:paraId="639D0788" w14:textId="496F18B8" w:rsidR="7DA045EA" w:rsidRDefault="7DA045EA" w:rsidP="1F945027">
      <w:pPr>
        <w:spacing w:after="60" w:line="276" w:lineRule="auto"/>
        <w:jc w:val="both"/>
        <w:rPr>
          <w:ins w:id="11542" w:author="Visone Rossana (GSE)" w:date="2025-09-23T16:28:00Z" w16du:dateUtc="2025-09-23T14:28:00Z"/>
          <w:del w:id="11543" w:author="Santagata Fabiana (GSE)" w:date="2025-10-14T15:14:00Z" w16du:dateUtc="2025-10-14T15:14:39Z"/>
          <w:rFonts w:cstheme="minorBidi"/>
          <w:sz w:val="22"/>
          <w:szCs w:val="22"/>
        </w:rPr>
      </w:pPr>
    </w:p>
    <w:p w14:paraId="22950B9C" w14:textId="467F0030" w:rsidR="00A135F8" w:rsidRPr="00BA7054" w:rsidRDefault="00A135F8" w:rsidP="00A135F8">
      <w:pPr>
        <w:spacing w:after="60" w:line="276" w:lineRule="auto"/>
        <w:jc w:val="both"/>
        <w:rPr>
          <w:ins w:id="11544" w:author="Visone Rossana (GSE)" w:date="2025-09-23T16:28:00Z" w16du:dateUtc="2025-09-23T14:28:00Z"/>
          <w:rFonts w:eastAsiaTheme="minorHAnsi" w:cstheme="minorHAnsi"/>
          <w:b/>
          <w:bCs/>
          <w:sz w:val="22"/>
          <w:szCs w:val="22"/>
          <w:rPrChange w:id="11545" w:author="Visone Rossana (GSE)" w:date="2025-09-23T18:31:00Z" w16du:dateUtc="2025-09-23T16:31:00Z">
            <w:rPr>
              <w:ins w:id="11546" w:author="Visone Rossana (GSE)" w:date="2025-09-23T16:28:00Z" w16du:dateUtc="2025-09-23T14:28:00Z"/>
              <w:rFonts w:eastAsiaTheme="minorHAnsi" w:cstheme="minorHAnsi"/>
              <w:sz w:val="22"/>
              <w:szCs w:val="22"/>
            </w:rPr>
          </w:rPrChange>
        </w:rPr>
      </w:pPr>
      <w:ins w:id="11547" w:author="Visone Rossana (GSE)" w:date="2025-09-23T16:28:00Z" w16du:dateUtc="2025-09-23T14:28:00Z">
        <w:r w:rsidRPr="00BA7054">
          <w:rPr>
            <w:rFonts w:eastAsiaTheme="minorHAnsi" w:cstheme="minorHAnsi"/>
            <w:b/>
            <w:bCs/>
            <w:sz w:val="22"/>
            <w:szCs w:val="22"/>
            <w:rPrChange w:id="11548" w:author="Visone Rossana (GSE)" w:date="2025-09-23T18:31:00Z" w16du:dateUtc="2025-09-23T16:31:00Z">
              <w:rPr>
                <w:rFonts w:eastAsiaTheme="minorHAnsi" w:cstheme="minorHAnsi"/>
                <w:sz w:val="22"/>
                <w:szCs w:val="22"/>
              </w:rPr>
            </w:rPrChange>
          </w:rPr>
          <w:t xml:space="preserve">La spesa degli incentivi erogati ai sensi del </w:t>
        </w:r>
        <w:r w:rsidRPr="00BA7054">
          <w:rPr>
            <w:rFonts w:eastAsiaTheme="minorHAnsi" w:cstheme="minorHAnsi"/>
            <w:b/>
            <w:bCs/>
            <w:i/>
            <w:iCs/>
            <w:sz w:val="22"/>
            <w:szCs w:val="22"/>
            <w:rPrChange w:id="11549" w:author="Visone Rossana (GSE)" w:date="2025-09-23T18:31:00Z" w16du:dateUtc="2025-09-23T16:31:00Z">
              <w:rPr>
                <w:rFonts w:eastAsiaTheme="minorHAnsi" w:cstheme="minorHAnsi"/>
                <w:sz w:val="22"/>
                <w:szCs w:val="22"/>
              </w:rPr>
            </w:rPrChange>
          </w:rPr>
          <w:t>Titolo V</w:t>
        </w:r>
        <w:r w:rsidRPr="00BA7054">
          <w:rPr>
            <w:rFonts w:eastAsiaTheme="minorHAnsi" w:cstheme="minorHAnsi"/>
            <w:b/>
            <w:bCs/>
            <w:sz w:val="22"/>
            <w:szCs w:val="22"/>
            <w:rPrChange w:id="11550" w:author="Visone Rossana (GSE)" w:date="2025-09-23T18:31:00Z" w16du:dateUtc="2025-09-23T16:31:00Z">
              <w:rPr>
                <w:rFonts w:eastAsiaTheme="minorHAnsi" w:cstheme="minorHAnsi"/>
                <w:sz w:val="22"/>
                <w:szCs w:val="22"/>
              </w:rPr>
            </w:rPrChange>
          </w:rPr>
          <w:t xml:space="preserve"> </w:t>
        </w:r>
      </w:ins>
      <w:ins w:id="11551" w:author="Visone Rossana (GSE)" w:date="2025-09-23T16:29:00Z">
        <w:r w:rsidRPr="00BA7054">
          <w:rPr>
            <w:rFonts w:eastAsiaTheme="minorHAnsi" w:cstheme="minorHAnsi"/>
            <w:b/>
            <w:bCs/>
            <w:sz w:val="22"/>
            <w:szCs w:val="22"/>
            <w:rPrChange w:id="11552" w:author="Visone Rossana (GSE)" w:date="2025-09-23T18:31:00Z" w16du:dateUtc="2025-09-23T16:31:00Z">
              <w:rPr>
                <w:rFonts w:eastAsiaTheme="minorHAnsi" w:cstheme="minorHAnsi"/>
                <w:sz w:val="22"/>
                <w:szCs w:val="22"/>
              </w:rPr>
            </w:rPrChange>
          </w:rPr>
          <w:t>non può superare il limite annuo di 150 milioni di</w:t>
        </w:r>
      </w:ins>
      <w:ins w:id="11553" w:author="Visone Rossana (GSE)" w:date="2025-09-23T16:29:00Z" w16du:dateUtc="2025-09-23T14:29:00Z">
        <w:r w:rsidRPr="00BA7054">
          <w:rPr>
            <w:rFonts w:eastAsiaTheme="minorHAnsi" w:cstheme="minorHAnsi"/>
            <w:b/>
            <w:bCs/>
            <w:sz w:val="22"/>
            <w:szCs w:val="22"/>
            <w:rPrChange w:id="11554" w:author="Visone Rossana (GSE)" w:date="2025-09-23T18:31:00Z" w16du:dateUtc="2025-09-23T16:31:00Z">
              <w:rPr>
                <w:rFonts w:eastAsiaTheme="minorHAnsi" w:cstheme="minorHAnsi"/>
                <w:sz w:val="22"/>
                <w:szCs w:val="22"/>
              </w:rPr>
            </w:rPrChange>
          </w:rPr>
          <w:t xml:space="preserve"> </w:t>
        </w:r>
      </w:ins>
      <w:ins w:id="11555" w:author="Visone Rossana (GSE)" w:date="2025-09-23T16:29:00Z">
        <w:r w:rsidRPr="00BA7054">
          <w:rPr>
            <w:rFonts w:eastAsiaTheme="minorHAnsi" w:cstheme="minorHAnsi"/>
            <w:b/>
            <w:bCs/>
            <w:sz w:val="22"/>
            <w:szCs w:val="22"/>
            <w:rPrChange w:id="11556" w:author="Visone Rossana (GSE)" w:date="2025-09-23T18:31:00Z" w16du:dateUtc="2025-09-23T16:31:00Z">
              <w:rPr>
                <w:rFonts w:eastAsiaTheme="minorHAnsi" w:cstheme="minorHAnsi"/>
                <w:sz w:val="22"/>
                <w:szCs w:val="22"/>
              </w:rPr>
            </w:rPrChange>
          </w:rPr>
          <w:t>Euro complessivi e il limite di 30 milioni di Euro per singola impresa e intervento</w:t>
        </w:r>
      </w:ins>
      <w:ins w:id="11557" w:author="Visone Rossana (GSE)" w:date="2025-09-23T16:29:00Z" w16du:dateUtc="2025-09-23T14:29:00Z">
        <w:r w:rsidRPr="00BA7054">
          <w:rPr>
            <w:rFonts w:eastAsiaTheme="minorHAnsi" w:cstheme="minorHAnsi"/>
            <w:b/>
            <w:bCs/>
            <w:sz w:val="22"/>
            <w:szCs w:val="22"/>
            <w:rPrChange w:id="11558" w:author="Visone Rossana (GSE)" w:date="2025-09-23T18:31:00Z" w16du:dateUtc="2025-09-23T16:31:00Z">
              <w:rPr>
                <w:rFonts w:eastAsiaTheme="minorHAnsi" w:cstheme="minorHAnsi"/>
                <w:sz w:val="22"/>
                <w:szCs w:val="22"/>
              </w:rPr>
            </w:rPrChange>
          </w:rPr>
          <w:t>.</w:t>
        </w:r>
      </w:ins>
    </w:p>
    <w:p w14:paraId="19E81890" w14:textId="021AA032" w:rsidR="00ED6BB0" w:rsidRPr="00B80983" w:rsidRDefault="00ED6BB0">
      <w:pPr>
        <w:pStyle w:val="TITOLO20"/>
        <w:numPr>
          <w:ilvl w:val="1"/>
          <w:numId w:val="292"/>
        </w:numPr>
        <w:ind w:left="567" w:hanging="567"/>
        <w:outlineLvl w:val="1"/>
        <w:rPr>
          <w:ins w:id="11559" w:author="Visone Rossana (GSE)" w:date="2025-09-05T09:48:00Z" w16du:dateUtc="2025-09-05T07:48:00Z"/>
        </w:rPr>
        <w:pPrChange w:id="11560" w:author="Oliosi Francesco (GSE)" w:date="2025-10-15T10:47:00Z" w16du:dateUtc="2025-10-15T08:47:00Z">
          <w:pPr>
            <w:pStyle w:val="TITOLO20"/>
          </w:pPr>
        </w:pPrChange>
      </w:pPr>
      <w:bookmarkStart w:id="11561" w:name="_Toc212462283"/>
      <w:ins w:id="11562" w:author="Visone Rossana (GSE)" w:date="2025-09-05T09:53:00Z" w16du:dateUtc="2025-09-05T07:53:00Z">
        <w:r>
          <w:t>E</w:t>
        </w:r>
      </w:ins>
      <w:ins w:id="11563" w:author="Visone Rossana (GSE)" w:date="2025-09-05T09:48:00Z" w16du:dateUtc="2025-09-05T07:48:00Z">
        <w:r>
          <w:t>rogazione degli incentivi</w:t>
        </w:r>
        <w:bookmarkEnd w:id="11561"/>
        <w:r>
          <w:t xml:space="preserve"> </w:t>
        </w:r>
        <w:r w:rsidRPr="00B80983">
          <w:t xml:space="preserve">  </w:t>
        </w:r>
      </w:ins>
    </w:p>
    <w:p w14:paraId="56E54FA3" w14:textId="36301642" w:rsidR="00365B9B" w:rsidRPr="008B1DFF" w:rsidDel="00ED6BB0" w:rsidRDefault="00365B9B">
      <w:pPr>
        <w:spacing w:after="60" w:line="276" w:lineRule="auto"/>
        <w:jc w:val="both"/>
        <w:rPr>
          <w:del w:id="11564" w:author="Visone Rossana (GSE)" w:date="2025-08-01T09:56:00Z" w16du:dateUtc="2025-08-01T07:56:00Z"/>
          <w:rFonts w:eastAsiaTheme="minorHAnsi"/>
          <w:sz w:val="22"/>
          <w:szCs w:val="22"/>
          <w:rPrChange w:id="11565" w:author="Visone Rossana (GSE)" w:date="2025-09-09T14:36:00Z" w16du:dateUtc="2025-09-09T12:36:00Z">
            <w:rPr>
              <w:del w:id="11566" w:author="Visone Rossana (GSE)" w:date="2025-08-01T09:56:00Z" w16du:dateUtc="2025-08-01T07:56:00Z"/>
              <w:rFonts w:eastAsiaTheme="minorHAnsi"/>
            </w:rPr>
          </w:rPrChange>
        </w:rPr>
        <w:pPrChange w:id="11567" w:author="Visone Rossana (GSE)" w:date="2025-09-09T14:36:00Z" w16du:dateUtc="2025-09-09T12:36:00Z">
          <w:pPr>
            <w:spacing w:after="60"/>
            <w:jc w:val="both"/>
          </w:pPr>
        </w:pPrChange>
      </w:pPr>
    </w:p>
    <w:p w14:paraId="1C3E4D4D" w14:textId="533F2935" w:rsidR="001C15D8" w:rsidRPr="008B1DFF" w:rsidDel="00ED6BB0" w:rsidRDefault="001C15D8">
      <w:pPr>
        <w:spacing w:after="60" w:line="276" w:lineRule="auto"/>
        <w:jc w:val="both"/>
        <w:rPr>
          <w:del w:id="11568" w:author="Visone Rossana (GSE)" w:date="2025-09-05T09:48:00Z" w16du:dateUtc="2025-09-05T07:48:00Z"/>
          <w:rFonts w:eastAsiaTheme="minorHAnsi"/>
          <w:b/>
          <w:bCs/>
          <w:sz w:val="22"/>
          <w:szCs w:val="22"/>
          <w:rPrChange w:id="11569" w:author="Visone Rossana (GSE)" w:date="2025-09-09T14:36:00Z" w16du:dateUtc="2025-09-09T12:36:00Z">
            <w:rPr>
              <w:del w:id="11570" w:author="Visone Rossana (GSE)" w:date="2025-09-05T09:48:00Z" w16du:dateUtc="2025-09-05T07:48:00Z"/>
              <w:rFonts w:eastAsiaTheme="minorHAnsi"/>
              <w:b/>
              <w:bCs/>
            </w:rPr>
          </w:rPrChange>
        </w:rPr>
        <w:pPrChange w:id="11571" w:author="Visone Rossana (GSE)" w:date="2025-09-09T14:36:00Z" w16du:dateUtc="2025-09-09T12:36:00Z">
          <w:pPr>
            <w:spacing w:after="60"/>
            <w:jc w:val="both"/>
          </w:pPr>
        </w:pPrChange>
      </w:pPr>
      <w:del w:id="11572" w:author="Visone Rossana (GSE)" w:date="2025-09-05T09:48:00Z" w16du:dateUtc="2025-09-05T07:48:00Z">
        <w:r w:rsidRPr="008B1DFF" w:rsidDel="00ED6BB0">
          <w:rPr>
            <w:rFonts w:eastAsiaTheme="minorHAnsi"/>
            <w:b/>
            <w:bCs/>
            <w:sz w:val="22"/>
            <w:szCs w:val="22"/>
            <w:rPrChange w:id="11573" w:author="Visone Rossana (GSE)" w:date="2025-09-09T14:36:00Z" w16du:dateUtc="2025-09-09T12:36:00Z">
              <w:rPr>
                <w:rFonts w:eastAsiaTheme="minorHAnsi"/>
                <w:b/>
                <w:bCs/>
              </w:rPr>
            </w:rPrChange>
          </w:rPr>
          <w:delText>Erogazione</w:delText>
        </w:r>
        <w:r w:rsidR="00036A87" w:rsidRPr="008B1DFF" w:rsidDel="00ED6BB0">
          <w:rPr>
            <w:rFonts w:eastAsiaTheme="minorHAnsi"/>
            <w:b/>
            <w:bCs/>
            <w:sz w:val="22"/>
            <w:szCs w:val="22"/>
            <w:rPrChange w:id="11574" w:author="Visone Rossana (GSE)" w:date="2025-09-09T14:36:00Z" w16du:dateUtc="2025-09-09T12:36:00Z">
              <w:rPr>
                <w:rFonts w:eastAsiaTheme="minorHAnsi"/>
                <w:b/>
                <w:bCs/>
              </w:rPr>
            </w:rPrChange>
          </w:rPr>
          <w:delText xml:space="preserve"> degli incentivi</w:delText>
        </w:r>
      </w:del>
    </w:p>
    <w:p w14:paraId="501382A5" w14:textId="3AA9B981" w:rsidR="00AA7FBD" w:rsidRPr="008B1DFF" w:rsidRDefault="00AA7FBD">
      <w:pPr>
        <w:spacing w:after="60" w:line="276" w:lineRule="auto"/>
        <w:jc w:val="both"/>
        <w:rPr>
          <w:sz w:val="22"/>
          <w:szCs w:val="22"/>
          <w:rPrChange w:id="11575" w:author="Visone Rossana (GSE)" w:date="2025-09-09T14:36:00Z" w16du:dateUtc="2025-09-09T12:36:00Z">
            <w:rPr/>
          </w:rPrChange>
        </w:rPr>
        <w:pPrChange w:id="11576" w:author="Visone Rossana (GSE)" w:date="2025-09-09T14:36:00Z" w16du:dateUtc="2025-09-09T12:36:00Z">
          <w:pPr>
            <w:spacing w:after="60"/>
            <w:jc w:val="both"/>
          </w:pPr>
        </w:pPrChange>
      </w:pPr>
      <w:r w:rsidRPr="008B1DFF">
        <w:rPr>
          <w:rFonts w:eastAsiaTheme="minorHAnsi"/>
          <w:sz w:val="22"/>
          <w:szCs w:val="22"/>
          <w:rPrChange w:id="11577" w:author="Visone Rossana (GSE)" w:date="2025-09-09T14:36:00Z" w16du:dateUtc="2025-09-09T12:36:00Z">
            <w:rPr>
              <w:rFonts w:eastAsiaTheme="minorHAnsi"/>
            </w:rPr>
          </w:rPrChange>
        </w:rPr>
        <w:t xml:space="preserve">Gli importi dell’incentivo saranno erogati </w:t>
      </w:r>
      <w:r w:rsidRPr="008B1DFF">
        <w:rPr>
          <w:b/>
          <w:sz w:val="22"/>
          <w:szCs w:val="22"/>
          <w:rPrChange w:id="11578" w:author="Visone Rossana (GSE)" w:date="2025-09-09T14:36:00Z" w16du:dateUtc="2025-09-09T12:36:00Z">
            <w:rPr>
              <w:b/>
            </w:rPr>
          </w:rPrChange>
        </w:rPr>
        <w:t>entro l’ultimo giorno del mese successivo a quello della fine del bimestre in cui ricade la data di attivazione del contratto</w:t>
      </w:r>
      <w:r w:rsidRPr="008B1DFF">
        <w:rPr>
          <w:sz w:val="22"/>
          <w:szCs w:val="22"/>
          <w:rPrChange w:id="11579" w:author="Visone Rossana (GSE)" w:date="2025-09-09T14:36:00Z" w16du:dateUtc="2025-09-09T12:36:00Z">
            <w:rPr/>
          </w:rPrChange>
        </w:rPr>
        <w:t>, da intendersi come la data di invio del provvedimento di ammissione agli incentivi.</w:t>
      </w:r>
    </w:p>
    <w:p w14:paraId="16207FCE" w14:textId="37E7E3B4" w:rsidR="00634633" w:rsidRPr="008B1DFF" w:rsidRDefault="00634633">
      <w:pPr>
        <w:spacing w:after="60" w:line="276" w:lineRule="auto"/>
        <w:jc w:val="both"/>
        <w:rPr>
          <w:sz w:val="22"/>
          <w:szCs w:val="22"/>
          <w:rPrChange w:id="11580" w:author="Visone Rossana (GSE)" w:date="2025-09-09T14:36:00Z" w16du:dateUtc="2025-09-09T12:36:00Z">
            <w:rPr/>
          </w:rPrChange>
        </w:rPr>
        <w:pPrChange w:id="11581" w:author="Visone Rossana (GSE)" w:date="2025-09-09T14:36:00Z" w16du:dateUtc="2025-09-09T12:36:00Z">
          <w:pPr>
            <w:spacing w:after="60"/>
            <w:jc w:val="both"/>
          </w:pPr>
        </w:pPrChange>
      </w:pPr>
      <w:r w:rsidRPr="008B1DFF">
        <w:rPr>
          <w:sz w:val="22"/>
          <w:szCs w:val="22"/>
          <w:rPrChange w:id="11582" w:author="Visone Rossana (GSE)" w:date="2025-09-09T14:36:00Z" w16du:dateUtc="2025-09-09T12:36:00Z">
            <w:rPr/>
          </w:rPrChange>
        </w:rPr>
        <w:t xml:space="preserve">Per importi fino a </w:t>
      </w:r>
      <w:r w:rsidR="00280B79" w:rsidRPr="008B1DFF">
        <w:rPr>
          <w:sz w:val="22"/>
          <w:szCs w:val="22"/>
          <w:rPrChange w:id="11583" w:author="Visone Rossana (GSE)" w:date="2025-09-09T14:36:00Z" w16du:dateUtc="2025-09-09T12:36:00Z">
            <w:rPr/>
          </w:rPrChange>
        </w:rPr>
        <w:t>1</w:t>
      </w:r>
      <w:r w:rsidRPr="008B1DFF">
        <w:rPr>
          <w:sz w:val="22"/>
          <w:szCs w:val="22"/>
          <w:rPrChange w:id="11584" w:author="Visone Rossana (GSE)" w:date="2025-09-09T14:36:00Z" w16du:dateUtc="2025-09-09T12:36:00Z">
            <w:rPr/>
          </w:rPrChange>
        </w:rPr>
        <w:t>5.000</w:t>
      </w:r>
      <w:ins w:id="11585" w:author="Visone Rossana (GSE)" w:date="2025-10-07T18:18:00Z" w16du:dateUtc="2025-10-07T16:18:00Z">
        <w:r w:rsidR="001604C7">
          <w:rPr>
            <w:sz w:val="22"/>
            <w:szCs w:val="22"/>
          </w:rPr>
          <w:t xml:space="preserve"> </w:t>
        </w:r>
      </w:ins>
      <w:r w:rsidRPr="008B1DFF">
        <w:rPr>
          <w:sz w:val="22"/>
          <w:szCs w:val="22"/>
          <w:rPrChange w:id="11586" w:author="Visone Rossana (GSE)" w:date="2025-09-09T14:36:00Z" w16du:dateUtc="2025-09-09T12:36:00Z">
            <w:rPr/>
          </w:rPrChange>
        </w:rPr>
        <w:t xml:space="preserve">€ è prevista l’erogazione dell’incentivo in un’unica rata. </w:t>
      </w:r>
      <w:ins w:id="11587" w:author="Santagata Fabiana (GSE)" w:date="2025-10-14T15:16:00Z">
        <w:r w:rsidR="7ACBA92B" w:rsidRPr="70EB2799">
          <w:rPr>
            <w:sz w:val="22"/>
            <w:szCs w:val="22"/>
          </w:rPr>
          <w:t>Gli i</w:t>
        </w:r>
      </w:ins>
      <w:del w:id="11588" w:author="Santagata Fabiana (GSE)" w:date="2025-10-14T15:16:00Z">
        <w:r w:rsidRPr="008B1DFF">
          <w:rPr>
            <w:sz w:val="22"/>
            <w:szCs w:val="22"/>
            <w:rPrChange w:id="11589" w:author="Visone Rossana (GSE)" w:date="2025-09-09T14:36:00Z" w16du:dateUtc="2025-09-09T12:36:00Z">
              <w:rPr/>
            </w:rPrChange>
          </w:rPr>
          <w:delText>I</w:delText>
        </w:r>
      </w:del>
      <w:r w:rsidRPr="008B1DFF">
        <w:rPr>
          <w:sz w:val="22"/>
          <w:szCs w:val="22"/>
          <w:rPrChange w:id="11590" w:author="Visone Rossana (GSE)" w:date="2025-09-09T14:36:00Z" w16du:dateUtc="2025-09-09T12:36:00Z">
            <w:rPr/>
          </w:rPrChange>
        </w:rPr>
        <w:t>mporti superiori</w:t>
      </w:r>
      <w:r w:rsidRPr="70EB2799">
        <w:rPr>
          <w:sz w:val="22"/>
          <w:szCs w:val="22"/>
          <w:rPrChange w:id="11591" w:author="Visone Rossana (GSE)" w:date="2025-09-09T14:36:00Z">
            <w:rPr/>
          </w:rPrChange>
        </w:rPr>
        <w:t xml:space="preserve"> </w:t>
      </w:r>
      <w:ins w:id="11592" w:author="Santagata Fabiana (GSE)" w:date="2025-10-14T15:16:00Z">
        <w:r w:rsidR="7845D0B1" w:rsidRPr="70EB2799">
          <w:rPr>
            <w:sz w:val="22"/>
            <w:szCs w:val="22"/>
          </w:rPr>
          <w:t>a tale soglia</w:t>
        </w:r>
        <w:r w:rsidRPr="70EB2799">
          <w:rPr>
            <w:sz w:val="22"/>
            <w:szCs w:val="22"/>
          </w:rPr>
          <w:t xml:space="preserve"> </w:t>
        </w:r>
      </w:ins>
      <w:r w:rsidRPr="008B1DFF">
        <w:rPr>
          <w:sz w:val="22"/>
          <w:szCs w:val="22"/>
          <w:rPrChange w:id="11593" w:author="Visone Rossana (GSE)" w:date="2025-09-09T14:36:00Z" w16du:dateUtc="2025-09-09T12:36:00Z">
            <w:rPr/>
          </w:rPrChange>
        </w:rPr>
        <w:t xml:space="preserve">saranno erogati in rate annuali costanti per la durata definita nella </w:t>
      </w:r>
      <w:r w:rsidRPr="00FC5075">
        <w:rPr>
          <w:sz w:val="22"/>
          <w:szCs w:val="22"/>
          <w:highlight w:val="cyan"/>
          <w:rPrChange w:id="11594" w:author="Visone Rossana (GSE)" w:date="2025-09-23T19:05:00Z" w16du:dateUtc="2025-09-23T17:05:00Z">
            <w:rPr>
              <w:highlight w:val="yellow"/>
            </w:rPr>
          </w:rPrChange>
        </w:rPr>
        <w:t xml:space="preserve">Tabella </w:t>
      </w:r>
      <w:ins w:id="11595" w:author="Visone Rossana (GSE)" w:date="2025-10-20T15:56:00Z" w16du:dateUtc="2025-10-20T13:56:00Z">
        <w:r w:rsidR="00457D4E">
          <w:rPr>
            <w:sz w:val="22"/>
            <w:szCs w:val="22"/>
            <w:highlight w:val="cyan"/>
          </w:rPr>
          <w:t xml:space="preserve">1 </w:t>
        </w:r>
      </w:ins>
      <w:ins w:id="11596" w:author="Visone Rossana (GSE)" w:date="2025-09-23T19:05:00Z" w16du:dateUtc="2025-09-23T17:05:00Z">
        <w:r w:rsidR="00FC5075" w:rsidRPr="00FC5075">
          <w:rPr>
            <w:sz w:val="22"/>
            <w:szCs w:val="22"/>
            <w:highlight w:val="cyan"/>
            <w:rPrChange w:id="11597" w:author="Visone Rossana (GSE)" w:date="2025-09-23T19:05:00Z" w16du:dateUtc="2025-09-23T17:05:00Z">
              <w:rPr>
                <w:sz w:val="22"/>
                <w:szCs w:val="22"/>
                <w:highlight w:val="yellow"/>
              </w:rPr>
            </w:rPrChange>
          </w:rPr>
          <w:t xml:space="preserve">di cui all’art. 11, comma </w:t>
        </w:r>
        <w:r w:rsidR="00FC5075" w:rsidRPr="00FC5075">
          <w:rPr>
            <w:sz w:val="22"/>
            <w:szCs w:val="22"/>
            <w:highlight w:val="cyan"/>
            <w:rPrChange w:id="11598" w:author="Visone Rossana (GSE)" w:date="2025-09-23T19:05:00Z" w16du:dateUtc="2025-09-23T17:05:00Z">
              <w:rPr>
                <w:sz w:val="22"/>
                <w:szCs w:val="22"/>
                <w:highlight w:val="yellow"/>
              </w:rPr>
            </w:rPrChange>
          </w:rPr>
          <w:lastRenderedPageBreak/>
          <w:t>3,</w:t>
        </w:r>
      </w:ins>
      <w:del w:id="11599" w:author="Visone Rossana (GSE)" w:date="2025-09-23T19:05:00Z" w16du:dateUtc="2025-09-23T17:05:00Z">
        <w:r w:rsidRPr="00FC5075" w:rsidDel="00FC5075">
          <w:rPr>
            <w:sz w:val="22"/>
            <w:szCs w:val="22"/>
            <w:highlight w:val="cyan"/>
            <w:rPrChange w:id="11600" w:author="Visone Rossana (GSE)" w:date="2025-09-23T19:05:00Z" w16du:dateUtc="2025-09-23T17:05:00Z">
              <w:rPr>
                <w:highlight w:val="yellow"/>
              </w:rPr>
            </w:rPrChange>
          </w:rPr>
          <w:delText>A</w:delText>
        </w:r>
      </w:del>
      <w:r w:rsidRPr="00FC5075">
        <w:rPr>
          <w:sz w:val="22"/>
          <w:szCs w:val="22"/>
          <w:highlight w:val="cyan"/>
          <w:rPrChange w:id="11601" w:author="Visone Rossana (GSE)" w:date="2025-09-23T19:05:00Z" w16du:dateUtc="2025-09-23T17:05:00Z">
            <w:rPr>
              <w:highlight w:val="yellow"/>
            </w:rPr>
          </w:rPrChange>
        </w:rPr>
        <w:t xml:space="preserve"> del Decreto</w:t>
      </w:r>
      <w:ins w:id="11602" w:author="Visone Rossana (GSE)" w:date="2025-10-20T15:59:00Z" w16du:dateUtc="2025-10-20T13:59:00Z">
        <w:r w:rsidR="00B45ABB">
          <w:rPr>
            <w:sz w:val="22"/>
            <w:szCs w:val="22"/>
          </w:rPr>
          <w:t>,</w:t>
        </w:r>
      </w:ins>
      <w:r w:rsidRPr="008B1DFF">
        <w:rPr>
          <w:sz w:val="22"/>
          <w:szCs w:val="22"/>
          <w:rPrChange w:id="11603" w:author="Visone Rossana (GSE)" w:date="2025-09-09T14:36:00Z" w16du:dateUtc="2025-09-09T12:36:00Z">
            <w:rPr/>
          </w:rPrChange>
        </w:rPr>
        <w:t xml:space="preserve"> </w:t>
      </w:r>
      <w:del w:id="11604" w:author="Visone Rossana (GSE)" w:date="2025-10-20T15:59:00Z" w16du:dateUtc="2025-10-20T13:59:00Z">
        <w:r w:rsidRPr="008B1DFF">
          <w:rPr>
            <w:sz w:val="22"/>
            <w:szCs w:val="22"/>
            <w:rPrChange w:id="11605" w:author="Visone Rossana (GSE)" w:date="2025-09-09T14:36:00Z" w16du:dateUtc="2025-09-09T12:36:00Z">
              <w:rPr/>
            </w:rPrChange>
          </w:rPr>
          <w:delText xml:space="preserve">e </w:delText>
        </w:r>
      </w:del>
      <w:r w:rsidRPr="008B1DFF">
        <w:rPr>
          <w:sz w:val="22"/>
          <w:szCs w:val="22"/>
          <w:rPrChange w:id="11606" w:author="Visone Rossana (GSE)" w:date="2025-09-09T14:36:00Z" w16du:dateUtc="2025-09-09T12:36:00Z">
            <w:rPr/>
          </w:rPrChange>
        </w:rPr>
        <w:t>riportat</w:t>
      </w:r>
      <w:del w:id="11607" w:author="Visone Rossana (GSE)" w:date="2025-10-20T15:59:00Z" w16du:dateUtc="2025-10-20T13:59:00Z">
        <w:r w:rsidRPr="008B1DFF">
          <w:rPr>
            <w:sz w:val="22"/>
            <w:szCs w:val="22"/>
            <w:rPrChange w:id="11608" w:author="Visone Rossana (GSE)" w:date="2025-09-09T14:36:00Z" w16du:dateUtc="2025-09-09T12:36:00Z">
              <w:rPr/>
            </w:rPrChange>
          </w:rPr>
          <w:delText>i</w:delText>
        </w:r>
      </w:del>
      <w:ins w:id="11609" w:author="Visone Rossana (GSE)" w:date="2025-10-20T15:59:00Z" w16du:dateUtc="2025-10-20T13:59:00Z">
        <w:r w:rsidR="00B45ABB">
          <w:rPr>
            <w:sz w:val="22"/>
            <w:szCs w:val="22"/>
          </w:rPr>
          <w:t>a</w:t>
        </w:r>
      </w:ins>
      <w:r w:rsidRPr="008B1DFF">
        <w:rPr>
          <w:sz w:val="22"/>
          <w:szCs w:val="22"/>
          <w:rPrChange w:id="11610" w:author="Visone Rossana (GSE)" w:date="2025-09-09T14:36:00Z" w16du:dateUtc="2025-09-09T12:36:00Z">
            <w:rPr/>
          </w:rPrChange>
        </w:rPr>
        <w:t xml:space="preserve"> </w:t>
      </w:r>
      <w:del w:id="11611" w:author="Visone Rossana (GSE)" w:date="2025-10-20T15:59:00Z" w16du:dateUtc="2025-10-20T13:59:00Z">
        <w:r w:rsidRPr="008B1DFF">
          <w:rPr>
            <w:sz w:val="22"/>
            <w:szCs w:val="22"/>
            <w:rPrChange w:id="11612" w:author="Visone Rossana (GSE)" w:date="2025-09-09T14:36:00Z" w16du:dateUtc="2025-09-09T12:36:00Z">
              <w:rPr/>
            </w:rPrChange>
          </w:rPr>
          <w:delText xml:space="preserve">nella sottostante Tabella </w:delText>
        </w:r>
      </w:del>
      <w:ins w:id="11613" w:author="Visone Rossana (GSE)" w:date="2025-09-23T19:05:00Z" w16du:dateUtc="2025-09-23T17:05:00Z">
        <w:del w:id="11614" w:author="Visone Rossana (GSE)" w:date="2025-10-20T15:59:00Z" w16du:dateUtc="2025-10-20T13:59:00Z">
          <w:r w:rsidR="00FC5075" w:rsidRPr="00FC5075">
            <w:rPr>
              <w:sz w:val="22"/>
              <w:szCs w:val="22"/>
              <w:highlight w:val="yellow"/>
              <w:rPrChange w:id="11615" w:author="Visone Rossana (GSE)" w:date="2025-09-23T19:05:00Z" w16du:dateUtc="2025-09-23T17:05:00Z">
                <w:rPr>
                  <w:sz w:val="22"/>
                  <w:szCs w:val="22"/>
                </w:rPr>
              </w:rPrChange>
            </w:rPr>
            <w:delText>x</w:delText>
          </w:r>
        </w:del>
      </w:ins>
      <w:del w:id="11616" w:author="Visone Rossana (GSE)" w:date="2025-09-23T19:05:00Z" w16du:dateUtc="2025-09-23T17:05:00Z">
        <w:r w:rsidRPr="008B1DFF" w:rsidDel="00FC5075">
          <w:rPr>
            <w:sz w:val="22"/>
            <w:szCs w:val="22"/>
            <w:highlight w:val="yellow"/>
            <w:rPrChange w:id="11617" w:author="Visone Rossana (GSE)" w:date="2025-09-09T14:36:00Z" w16du:dateUtc="2025-09-09T12:36:00Z">
              <w:rPr>
                <w:highlight w:val="yellow"/>
              </w:rPr>
            </w:rPrChange>
          </w:rPr>
          <w:delText>2</w:delText>
        </w:r>
      </w:del>
      <w:del w:id="11618" w:author="Visone Rossana (GSE)" w:date="2025-10-20T15:59:00Z" w16du:dateUtc="2025-10-20T13:59:00Z">
        <w:r w:rsidRPr="008B1DFF">
          <w:rPr>
            <w:sz w:val="22"/>
            <w:szCs w:val="22"/>
            <w:highlight w:val="yellow"/>
            <w:rPrChange w:id="11619" w:author="Visone Rossana (GSE)" w:date="2025-09-09T14:36:00Z" w16du:dateUtc="2025-09-09T12:36:00Z">
              <w:rPr>
                <w:highlight w:val="yellow"/>
              </w:rPr>
            </w:rPrChange>
          </w:rPr>
          <w:delText>.</w:delText>
        </w:r>
      </w:del>
      <w:ins w:id="11620" w:author="Visone Rossana (GSE)" w:date="2025-10-20T15:59:00Z" w16du:dateUtc="2025-10-20T13:59:00Z">
        <w:r w:rsidR="00B45ABB">
          <w:rPr>
            <w:sz w:val="22"/>
            <w:szCs w:val="22"/>
          </w:rPr>
          <w:t>in calce.</w:t>
        </w:r>
      </w:ins>
      <w:r w:rsidRPr="008B1DFF">
        <w:rPr>
          <w:sz w:val="22"/>
          <w:szCs w:val="22"/>
          <w:rPrChange w:id="11621" w:author="Visone Rossana (GSE)" w:date="2025-09-09T14:36:00Z" w16du:dateUtc="2025-09-09T12:36:00Z">
            <w:rPr/>
          </w:rPrChange>
        </w:rPr>
        <w:t xml:space="preserve"> In caso di multi-intervento, </w:t>
      </w:r>
      <w:ins w:id="11622" w:author="Visone Rossana (GSE)" w:date="2025-10-20T15:54:00Z" w16du:dateUtc="2025-10-20T13:54:00Z">
        <w:r w:rsidR="0027046F">
          <w:rPr>
            <w:sz w:val="22"/>
            <w:szCs w:val="22"/>
          </w:rPr>
          <w:t>il numero di rate de</w:t>
        </w:r>
      </w:ins>
      <w:del w:id="11623" w:author="Visone Rossana (GSE)" w:date="2025-10-20T15:55:00Z" w16du:dateUtc="2025-10-20T13:55:00Z">
        <w:r w:rsidRPr="008B1DFF">
          <w:rPr>
            <w:sz w:val="22"/>
            <w:szCs w:val="22"/>
            <w:rPrChange w:id="11624" w:author="Visone Rossana (GSE)" w:date="2025-09-09T14:36:00Z" w16du:dateUtc="2025-09-09T12:36:00Z">
              <w:rPr/>
            </w:rPrChange>
          </w:rPr>
          <w:delText>i</w:delText>
        </w:r>
      </w:del>
      <w:ins w:id="11625" w:author="Visone Rossana (GSE)" w:date="2025-10-20T15:55:00Z" w16du:dateUtc="2025-10-20T13:55:00Z">
        <w:r w:rsidR="00D22831">
          <w:rPr>
            <w:sz w:val="22"/>
            <w:szCs w:val="22"/>
          </w:rPr>
          <w:t>l</w:t>
        </w:r>
      </w:ins>
      <w:r w:rsidRPr="008B1DFF">
        <w:rPr>
          <w:sz w:val="22"/>
          <w:szCs w:val="22"/>
          <w:rPrChange w:id="11626" w:author="Visone Rossana (GSE)" w:date="2025-09-09T14:36:00Z" w16du:dateUtc="2025-09-09T12:36:00Z">
            <w:rPr/>
          </w:rPrChange>
        </w:rPr>
        <w:t xml:space="preserve"> pagament</w:t>
      </w:r>
      <w:del w:id="11627" w:author="Visone Rossana (GSE)" w:date="2025-10-20T15:56:00Z" w16du:dateUtc="2025-10-20T13:56:00Z">
        <w:r w:rsidRPr="008B1DFF" w:rsidDel="00D22831">
          <w:rPr>
            <w:sz w:val="22"/>
            <w:szCs w:val="22"/>
            <w:rPrChange w:id="11628" w:author="Visone Rossana (GSE)" w:date="2025-09-09T14:36:00Z" w16du:dateUtc="2025-09-09T12:36:00Z">
              <w:rPr/>
            </w:rPrChange>
          </w:rPr>
          <w:delText>i</w:delText>
        </w:r>
      </w:del>
      <w:ins w:id="11629" w:author="Visone Rossana (GSE)" w:date="2025-10-20T15:56:00Z" w16du:dateUtc="2025-10-20T13:56:00Z">
        <w:r w:rsidR="00D22831">
          <w:rPr>
            <w:sz w:val="22"/>
            <w:szCs w:val="22"/>
          </w:rPr>
          <w:t>o</w:t>
        </w:r>
      </w:ins>
      <w:r w:rsidRPr="008B1DFF">
        <w:rPr>
          <w:sz w:val="22"/>
          <w:szCs w:val="22"/>
          <w:rPrChange w:id="11630" w:author="Visone Rossana (GSE)" w:date="2025-09-09T14:36:00Z" w16du:dateUtc="2025-09-09T12:36:00Z">
            <w:rPr/>
          </w:rPrChange>
        </w:rPr>
        <w:t xml:space="preserve"> </w:t>
      </w:r>
      <w:ins w:id="11631" w:author="Visone Rossana (GSE)" w:date="2025-10-20T15:54:00Z" w16du:dateUtc="2025-10-20T13:54:00Z">
        <w:r w:rsidR="0027046F">
          <w:rPr>
            <w:sz w:val="22"/>
            <w:szCs w:val="22"/>
          </w:rPr>
          <w:t xml:space="preserve">è individuato </w:t>
        </w:r>
      </w:ins>
      <w:ins w:id="11632" w:author="Visone Rossana (GSE)" w:date="2025-10-20T15:55:00Z" w16du:dateUtc="2025-10-20T13:55:00Z">
        <w:r w:rsidR="00AA5695">
          <w:rPr>
            <w:sz w:val="22"/>
            <w:szCs w:val="22"/>
          </w:rPr>
          <w:t>quale</w:t>
        </w:r>
      </w:ins>
      <w:ins w:id="11633" w:author="Visone Rossana (GSE)" w:date="2025-10-20T15:54:00Z" w16du:dateUtc="2025-10-20T13:54:00Z">
        <w:r w:rsidR="00AA5695">
          <w:rPr>
            <w:sz w:val="22"/>
            <w:szCs w:val="22"/>
          </w:rPr>
          <w:t xml:space="preserve"> valore massimo tra le rate dei singoli inter</w:t>
        </w:r>
      </w:ins>
      <w:ins w:id="11634" w:author="Visone Rossana (GSE)" w:date="2025-10-20T15:55:00Z" w16du:dateUtc="2025-10-20T13:55:00Z">
        <w:r w:rsidR="00AA5695">
          <w:rPr>
            <w:sz w:val="22"/>
            <w:szCs w:val="22"/>
          </w:rPr>
          <w:t>venti</w:t>
        </w:r>
      </w:ins>
      <w:ins w:id="11635" w:author="Visone Rossana (GSE)" w:date="2025-10-20T15:56:00Z" w16du:dateUtc="2025-10-20T13:56:00Z">
        <w:r w:rsidR="00FE37A1">
          <w:rPr>
            <w:sz w:val="22"/>
            <w:szCs w:val="22"/>
          </w:rPr>
          <w:t xml:space="preserve"> di cui alla </w:t>
        </w:r>
        <w:r w:rsidR="00457D4E">
          <w:rPr>
            <w:sz w:val="22"/>
            <w:szCs w:val="22"/>
          </w:rPr>
          <w:t>suddetta Tabella 1</w:t>
        </w:r>
      </w:ins>
      <w:ins w:id="11636" w:author="Visone Rossana (GSE)" w:date="2025-10-20T15:57:00Z" w16du:dateUtc="2025-10-20T13:57:00Z">
        <w:r w:rsidR="00B764B7">
          <w:rPr>
            <w:sz w:val="22"/>
            <w:szCs w:val="22"/>
          </w:rPr>
          <w:t xml:space="preserve">, </w:t>
        </w:r>
      </w:ins>
      <w:ins w:id="11637" w:author="Visone Rossana (GSE)" w:date="2025-10-20T16:00:00Z" w16du:dateUtc="2025-10-20T14:00:00Z">
        <w:r w:rsidR="00A01975">
          <w:rPr>
            <w:sz w:val="22"/>
            <w:szCs w:val="22"/>
          </w:rPr>
          <w:t>distribuendo</w:t>
        </w:r>
      </w:ins>
      <w:ins w:id="11638" w:author="Visone Rossana (GSE)" w:date="2025-10-20T15:57:00Z" w16du:dateUtc="2025-10-20T13:57:00Z">
        <w:r w:rsidR="00B764B7">
          <w:rPr>
            <w:sz w:val="22"/>
            <w:szCs w:val="22"/>
          </w:rPr>
          <w:t xml:space="preserve"> equamente la somma dell’incentivo</w:t>
        </w:r>
        <w:r w:rsidR="009D510C">
          <w:rPr>
            <w:sz w:val="22"/>
            <w:szCs w:val="22"/>
          </w:rPr>
          <w:t xml:space="preserve"> totale</w:t>
        </w:r>
        <w:r w:rsidR="00B764B7">
          <w:rPr>
            <w:sz w:val="22"/>
            <w:szCs w:val="22"/>
          </w:rPr>
          <w:t xml:space="preserve"> spettante</w:t>
        </w:r>
      </w:ins>
      <w:ins w:id="11639" w:author="Visone Rossana (GSE)" w:date="2025-10-20T15:56:00Z" w16du:dateUtc="2025-10-20T13:56:00Z">
        <w:r w:rsidR="00457D4E">
          <w:rPr>
            <w:sz w:val="22"/>
            <w:szCs w:val="22"/>
          </w:rPr>
          <w:t>.</w:t>
        </w:r>
        <w:r w:rsidR="00FE37A1">
          <w:rPr>
            <w:sz w:val="22"/>
            <w:szCs w:val="22"/>
          </w:rPr>
          <w:t xml:space="preserve"> </w:t>
        </w:r>
      </w:ins>
      <w:del w:id="11640" w:author="Visone Rossana (GSE)" w:date="2025-10-20T15:55:00Z" w16du:dateUtc="2025-10-20T13:55:00Z">
        <w:r w:rsidRPr="008B1DFF">
          <w:rPr>
            <w:sz w:val="22"/>
            <w:szCs w:val="22"/>
            <w:rPrChange w:id="11641" w:author="Visone Rossana (GSE)" w:date="2025-09-09T14:36:00Z" w16du:dateUtc="2025-09-09T12:36:00Z">
              <w:rPr/>
            </w:rPrChange>
          </w:rPr>
          <w:delText>sono uniformati alla durata massima prevista dagli interventi che lo costituiscono</w:delText>
        </w:r>
      </w:del>
      <w:del w:id="11642" w:author="Visone Rossana (GSE)" w:date="2025-10-20T15:56:00Z" w16du:dateUtc="2025-10-20T13:56:00Z">
        <w:r w:rsidRPr="008B1DFF">
          <w:rPr>
            <w:sz w:val="22"/>
            <w:szCs w:val="22"/>
            <w:rPrChange w:id="11643" w:author="Visone Rossana (GSE)" w:date="2025-09-09T14:36:00Z" w16du:dateUtc="2025-09-09T12:36:00Z">
              <w:rPr/>
            </w:rPrChange>
          </w:rPr>
          <w:delText>.</w:delText>
        </w:r>
      </w:del>
    </w:p>
    <w:p w14:paraId="77D3CD6F" w14:textId="458DCE9B" w:rsidR="00634633" w:rsidRDefault="00634633">
      <w:pPr>
        <w:spacing w:after="60" w:line="276" w:lineRule="auto"/>
        <w:jc w:val="both"/>
        <w:rPr>
          <w:ins w:id="11644" w:author="Visone Rossana (GSE)" w:date="2025-10-19T20:17:00Z" w16du:dateUtc="2025-10-19T18:17:00Z"/>
          <w:sz w:val="22"/>
          <w:szCs w:val="22"/>
        </w:rPr>
      </w:pPr>
      <w:r w:rsidRPr="008B1DFF">
        <w:rPr>
          <w:sz w:val="22"/>
          <w:szCs w:val="22"/>
          <w:rPrChange w:id="11645" w:author="Visone Rossana (GSE)" w:date="2025-09-09T14:36:00Z" w16du:dateUtc="2025-09-09T12:36:00Z">
            <w:rPr/>
          </w:rPrChange>
        </w:rPr>
        <w:t xml:space="preserve">Per gli interventi realizzati dalla </w:t>
      </w:r>
      <w:commentRangeStart w:id="11646"/>
      <w:commentRangeStart w:id="11647"/>
      <w:r w:rsidRPr="008B1DFF">
        <w:rPr>
          <w:sz w:val="22"/>
          <w:szCs w:val="22"/>
          <w:rPrChange w:id="11648" w:author="Visone Rossana (GSE)" w:date="2025-09-09T14:36:00Z" w16du:dateUtc="2025-09-09T12:36:00Z">
            <w:rPr/>
          </w:rPrChange>
        </w:rPr>
        <w:t>PA</w:t>
      </w:r>
      <w:ins w:id="11649" w:author="Visone Rossana (GSE)" w:date="2025-10-19T20:17:00Z" w16du:dateUtc="2025-10-19T18:17:00Z">
        <w:r w:rsidR="004C0597">
          <w:rPr>
            <w:sz w:val="22"/>
            <w:szCs w:val="22"/>
          </w:rPr>
          <w:t xml:space="preserve"> e dagli “ETS non economici”</w:t>
        </w:r>
      </w:ins>
      <w:r w:rsidRPr="008B1DFF">
        <w:rPr>
          <w:sz w:val="22"/>
          <w:szCs w:val="22"/>
          <w:rPrChange w:id="11650" w:author="Visone Rossana (GSE)" w:date="2025-09-09T14:36:00Z" w16du:dateUtc="2025-09-09T12:36:00Z">
            <w:rPr/>
          </w:rPrChange>
        </w:rPr>
        <w:t>,</w:t>
      </w:r>
      <w:commentRangeEnd w:id="11646"/>
      <w:r w:rsidR="00FC5075" w:rsidRPr="008B1DFF">
        <w:rPr>
          <w:rStyle w:val="Rimandocommento"/>
          <w:sz w:val="22"/>
          <w:szCs w:val="22"/>
          <w:rPrChange w:id="11651" w:author="Visone Rossana (GSE)" w:date="2025-09-09T14:36:00Z" w16du:dateUtc="2025-09-09T12:36:00Z">
            <w:rPr>
              <w:rStyle w:val="Rimandocommento"/>
              <w:sz w:val="24"/>
            </w:rPr>
          </w:rPrChange>
        </w:rPr>
        <w:commentReference w:id="11646"/>
      </w:r>
      <w:commentRangeEnd w:id="11647"/>
      <w:r w:rsidR="00B33E3A" w:rsidRPr="008B1DFF">
        <w:rPr>
          <w:rStyle w:val="Rimandocommento"/>
          <w:sz w:val="22"/>
          <w:szCs w:val="22"/>
          <w:rPrChange w:id="11652" w:author="Visone Rossana (GSE)" w:date="2025-09-09T14:36:00Z" w16du:dateUtc="2025-09-09T12:36:00Z">
            <w:rPr>
              <w:rStyle w:val="Rimandocommento"/>
              <w:sz w:val="24"/>
            </w:rPr>
          </w:rPrChange>
        </w:rPr>
        <w:commentReference w:id="11647"/>
      </w:r>
      <w:r w:rsidRPr="008B1DFF">
        <w:rPr>
          <w:sz w:val="22"/>
          <w:szCs w:val="22"/>
          <w:rPrChange w:id="11653" w:author="Visone Rossana (GSE)" w:date="2025-09-09T14:36:00Z" w16du:dateUtc="2025-09-09T12:36:00Z">
            <w:rPr/>
          </w:rPrChange>
        </w:rPr>
        <w:t xml:space="preserve"> </w:t>
      </w:r>
      <w:del w:id="11654" w:author="Visone Rossana (GSE)" w:date="2025-09-23T19:07:00Z" w16du:dateUtc="2025-09-23T17:07:00Z">
        <w:r w:rsidRPr="008B1DFF" w:rsidDel="00FC5075">
          <w:rPr>
            <w:sz w:val="22"/>
            <w:szCs w:val="22"/>
            <w:highlight w:val="yellow"/>
            <w:rPrChange w:id="11655" w:author="Visone Rossana (GSE)" w:date="2025-09-09T14:36:00Z" w16du:dateUtc="2025-09-09T12:36:00Z">
              <w:rPr>
                <w:highlight w:val="yellow"/>
              </w:rPr>
            </w:rPrChange>
          </w:rPr>
          <w:delText>ad esclusione delle Cooperative di Abitanti e delle Cooperative Sociali</w:delText>
        </w:r>
        <w:r w:rsidRPr="008B1DFF" w:rsidDel="00FC5075">
          <w:rPr>
            <w:sz w:val="22"/>
            <w:szCs w:val="22"/>
            <w:rPrChange w:id="11656" w:author="Visone Rossana (GSE)" w:date="2025-09-09T14:36:00Z" w16du:dateUtc="2025-09-09T12:36:00Z">
              <w:rPr/>
            </w:rPrChange>
          </w:rPr>
          <w:delText xml:space="preserve">, </w:delText>
        </w:r>
      </w:del>
      <w:r w:rsidRPr="008B1DFF">
        <w:rPr>
          <w:sz w:val="22"/>
          <w:szCs w:val="22"/>
          <w:rPrChange w:id="11657" w:author="Visone Rossana (GSE)" w:date="2025-09-09T14:36:00Z" w16du:dateUtc="2025-09-09T12:36:00Z">
            <w:rPr/>
          </w:rPrChange>
        </w:rPr>
        <w:t xml:space="preserve">anche per il tramite di ESCo </w:t>
      </w:r>
      <w:r w:rsidRPr="008B1DFF">
        <w:rPr>
          <w:sz w:val="22"/>
          <w:szCs w:val="22"/>
          <w:highlight w:val="cyan"/>
          <w:rPrChange w:id="11658" w:author="Visone Rossana (GSE)" w:date="2025-09-09T14:36:00Z" w16du:dateUtc="2025-09-09T12:36:00Z">
            <w:rPr>
              <w:highlight w:val="cyan"/>
            </w:rPr>
          </w:rPrChange>
        </w:rPr>
        <w:t>o degli altri soggetti abilitati</w:t>
      </w:r>
      <w:r w:rsidRPr="008B1DFF">
        <w:rPr>
          <w:sz w:val="22"/>
          <w:szCs w:val="22"/>
          <w:rPrChange w:id="11659" w:author="Visone Rossana (GSE)" w:date="2025-09-09T14:36:00Z" w16du:dateUtc="2025-09-09T12:36:00Z">
            <w:rPr/>
          </w:rPrChange>
        </w:rPr>
        <w:t xml:space="preserve">, è prevista l’erogazione in un’unica rata anche per incentivi di importo superiore a </w:t>
      </w:r>
      <w:r w:rsidR="00280B79" w:rsidRPr="008B1DFF">
        <w:rPr>
          <w:sz w:val="22"/>
          <w:szCs w:val="22"/>
          <w:rPrChange w:id="11660" w:author="Visone Rossana (GSE)" w:date="2025-09-09T14:36:00Z" w16du:dateUtc="2025-09-09T12:36:00Z">
            <w:rPr/>
          </w:rPrChange>
        </w:rPr>
        <w:t>1</w:t>
      </w:r>
      <w:r w:rsidRPr="008B1DFF">
        <w:rPr>
          <w:sz w:val="22"/>
          <w:szCs w:val="22"/>
          <w:rPrChange w:id="11661" w:author="Visone Rossana (GSE)" w:date="2025-09-09T14:36:00Z" w16du:dateUtc="2025-09-09T12:36:00Z">
            <w:rPr/>
          </w:rPrChange>
        </w:rPr>
        <w:t>5.000 €.</w:t>
      </w:r>
      <w:del w:id="11662" w:author="Visone Rossana (GSE)" w:date="2025-09-23T19:10:00Z" w16du:dateUtc="2025-09-23T17:10:00Z">
        <w:r w:rsidRPr="008B1DFF" w:rsidDel="00FC5075">
          <w:rPr>
            <w:sz w:val="22"/>
            <w:szCs w:val="22"/>
            <w:rPrChange w:id="11663" w:author="Visone Rossana (GSE)" w:date="2025-09-09T14:36:00Z" w16du:dateUtc="2025-09-09T12:36:00Z">
              <w:rPr/>
            </w:rPrChange>
          </w:rPr>
          <w:delText xml:space="preserve"> </w:delText>
        </w:r>
      </w:del>
    </w:p>
    <w:p w14:paraId="515C49FA" w14:textId="278BE434" w:rsidR="00AD1011" w:rsidRPr="008B1DFF" w:rsidRDefault="00AD1011">
      <w:pPr>
        <w:spacing w:after="60" w:line="276" w:lineRule="auto"/>
        <w:jc w:val="both"/>
        <w:rPr>
          <w:sz w:val="22"/>
          <w:szCs w:val="22"/>
          <w:rPrChange w:id="11664" w:author="Visone Rossana (GSE)" w:date="2025-09-09T14:36:00Z" w16du:dateUtc="2025-09-09T12:36:00Z">
            <w:rPr/>
          </w:rPrChange>
        </w:rPr>
        <w:pPrChange w:id="11665" w:author="Visone Rossana (GSE)" w:date="2025-09-09T14:36:00Z" w16du:dateUtc="2025-09-09T12:36:00Z">
          <w:pPr>
            <w:spacing w:after="60"/>
            <w:jc w:val="both"/>
          </w:pPr>
        </w:pPrChange>
      </w:pPr>
      <w:ins w:id="11666" w:author="Visone Rossana (GSE)" w:date="2025-10-19T20:18:00Z" w16du:dateUtc="2025-10-19T18:18:00Z">
        <w:r w:rsidRPr="00FC180F">
          <w:rPr>
            <w:sz w:val="22"/>
            <w:szCs w:val="22"/>
          </w:rPr>
          <w:t xml:space="preserve">Per gli interventi realizzati </w:t>
        </w:r>
        <w:commentRangeStart w:id="11667"/>
        <w:commentRangeStart w:id="11668"/>
        <w:r>
          <w:rPr>
            <w:sz w:val="22"/>
            <w:szCs w:val="22"/>
          </w:rPr>
          <w:t>dagli “ETS economici”</w:t>
        </w:r>
        <w:r w:rsidRPr="00FC180F">
          <w:rPr>
            <w:sz w:val="22"/>
            <w:szCs w:val="22"/>
          </w:rPr>
          <w:t>,</w:t>
        </w:r>
        <w:commentRangeEnd w:id="11667"/>
        <w:r w:rsidRPr="00FC180F">
          <w:rPr>
            <w:rStyle w:val="Rimandocommento"/>
            <w:sz w:val="22"/>
            <w:szCs w:val="22"/>
          </w:rPr>
          <w:commentReference w:id="11667"/>
        </w:r>
        <w:commentRangeEnd w:id="11668"/>
        <w:r w:rsidRPr="00FC180F">
          <w:rPr>
            <w:rStyle w:val="Rimandocommento"/>
            <w:sz w:val="22"/>
            <w:szCs w:val="22"/>
          </w:rPr>
          <w:commentReference w:id="11668"/>
        </w:r>
        <w:r w:rsidRPr="00FC180F">
          <w:rPr>
            <w:sz w:val="22"/>
            <w:szCs w:val="22"/>
          </w:rPr>
          <w:t xml:space="preserve"> anche per il tramite di ESCo </w:t>
        </w:r>
        <w:r w:rsidRPr="00FC180F">
          <w:rPr>
            <w:sz w:val="22"/>
            <w:szCs w:val="22"/>
            <w:highlight w:val="cyan"/>
          </w:rPr>
          <w:t>o degli altri soggetti abilitati</w:t>
        </w:r>
        <w:r w:rsidRPr="00FC180F">
          <w:rPr>
            <w:sz w:val="22"/>
            <w:szCs w:val="22"/>
          </w:rPr>
          <w:t>, è prevista l’erogazione in un’unica rata anche per incentivi di importo superiore a 15.000 €</w:t>
        </w:r>
      </w:ins>
      <w:ins w:id="11669" w:author="Visone Rossana (GSE)" w:date="2025-10-20T11:04:00Z" w16du:dateUtc="2025-10-20T09:04:00Z">
        <w:r w:rsidR="00C231DC">
          <w:rPr>
            <w:sz w:val="22"/>
            <w:szCs w:val="22"/>
          </w:rPr>
          <w:t xml:space="preserve"> esclusiv</w:t>
        </w:r>
      </w:ins>
      <w:ins w:id="11670" w:author="Visone Rossana (GSE)" w:date="2025-10-20T11:05:00Z" w16du:dateUtc="2025-10-20T09:05:00Z">
        <w:r w:rsidR="00C231DC">
          <w:rPr>
            <w:sz w:val="22"/>
            <w:szCs w:val="22"/>
          </w:rPr>
          <w:t>amente</w:t>
        </w:r>
      </w:ins>
      <w:ins w:id="11671" w:author="Visone Rossana (GSE)" w:date="2025-10-19T20:18:00Z" w16du:dateUtc="2025-10-19T18:18:00Z">
        <w:del w:id="11672" w:author="Visone Rossana (GSE)" w:date="2025-10-20T11:05:00Z" w16du:dateUtc="2025-10-20T09:05:00Z">
          <w:r w:rsidDel="00C231DC">
            <w:rPr>
              <w:sz w:val="22"/>
              <w:szCs w:val="22"/>
            </w:rPr>
            <w:delText xml:space="preserve"> in </w:delText>
          </w:r>
        </w:del>
      </w:ins>
      <w:ins w:id="11673" w:author="Visone Rossana (GSE)" w:date="2025-10-20T11:05:00Z" w16du:dateUtc="2025-10-20T09:05:00Z">
        <w:r w:rsidR="00C231DC">
          <w:rPr>
            <w:sz w:val="22"/>
            <w:szCs w:val="22"/>
          </w:rPr>
          <w:t xml:space="preserve"> </w:t>
        </w:r>
      </w:ins>
      <w:ins w:id="11674" w:author="Visone Rossana (GSE)" w:date="2025-10-19T20:18:00Z" w16du:dateUtc="2025-10-19T18:18:00Z">
        <w:del w:id="11675" w:author="Visone Rossana (GSE)" w:date="2025-10-20T11:05:00Z" w16du:dateUtc="2025-10-20T09:05:00Z">
          <w:r w:rsidDel="00C231DC">
            <w:rPr>
              <w:sz w:val="22"/>
              <w:szCs w:val="22"/>
            </w:rPr>
            <w:delText>relazione agl</w:delText>
          </w:r>
        </w:del>
      </w:ins>
      <w:ins w:id="11676" w:author="Visone Rossana (GSE)" w:date="2025-10-20T11:05:00Z" w16du:dateUtc="2025-10-20T09:05:00Z">
        <w:r w:rsidR="00C231DC">
          <w:rPr>
            <w:sz w:val="22"/>
            <w:szCs w:val="22"/>
          </w:rPr>
          <w:t>per gl</w:t>
        </w:r>
      </w:ins>
      <w:ins w:id="11677" w:author="Visone Rossana (GSE)" w:date="2025-10-19T20:18:00Z" w16du:dateUtc="2025-10-19T18:18:00Z">
        <w:r>
          <w:rPr>
            <w:sz w:val="22"/>
            <w:szCs w:val="22"/>
          </w:rPr>
          <w:t xml:space="preserve">i interventi del Titolo III. </w:t>
        </w:r>
      </w:ins>
      <w:ins w:id="11678" w:author="Visone Rossana (GSE)" w:date="2025-10-19T20:19:00Z" w16du:dateUtc="2025-10-19T18:19:00Z">
        <w:r w:rsidR="00BE1C36">
          <w:rPr>
            <w:sz w:val="22"/>
            <w:szCs w:val="22"/>
          </w:rPr>
          <w:t>Per tali soggetti laddove realizzino</w:t>
        </w:r>
      </w:ins>
      <w:ins w:id="11679" w:author="Visone Rossana (GSE)" w:date="2025-10-19T20:20:00Z" w16du:dateUtc="2025-10-19T18:20:00Z">
        <w:r w:rsidR="00AA4E2D">
          <w:rPr>
            <w:sz w:val="22"/>
            <w:szCs w:val="22"/>
          </w:rPr>
          <w:t xml:space="preserve"> multi-interventi</w:t>
        </w:r>
      </w:ins>
      <w:ins w:id="11680" w:author="Visone Rossana (GSE)" w:date="2025-10-19T20:19:00Z" w16du:dateUtc="2025-10-19T18:19:00Z">
        <w:del w:id="11681" w:author="Visone Rossana (GSE)" w:date="2025-10-20T11:06:00Z" w16du:dateUtc="2025-10-20T09:06:00Z">
          <w:r w:rsidR="00AA4E2D" w:rsidDel="00CB2001">
            <w:rPr>
              <w:sz w:val="22"/>
              <w:szCs w:val="22"/>
            </w:rPr>
            <w:delText xml:space="preserve"> </w:delText>
          </w:r>
        </w:del>
        <w:del w:id="11682" w:author="Visone Rossana (GSE)" w:date="2025-10-20T11:05:00Z" w16du:dateUtc="2025-10-20T09:05:00Z">
          <w:r w:rsidR="00AA4E2D" w:rsidDel="00CB2001">
            <w:rPr>
              <w:sz w:val="22"/>
              <w:szCs w:val="22"/>
            </w:rPr>
            <w:delText xml:space="preserve">ricadenti </w:delText>
          </w:r>
        </w:del>
      </w:ins>
      <w:ins w:id="11683" w:author="Visone Rossana (GSE)" w:date="2025-10-20T11:06:00Z" w16du:dateUtc="2025-10-20T09:06:00Z">
        <w:r w:rsidR="00CB2001">
          <w:rPr>
            <w:sz w:val="22"/>
            <w:szCs w:val="22"/>
          </w:rPr>
          <w:t xml:space="preserve">, combinazione di interventi del </w:t>
        </w:r>
      </w:ins>
      <w:ins w:id="11684" w:author="Visone Rossana (GSE)" w:date="2025-10-19T20:19:00Z" w16du:dateUtc="2025-10-19T18:19:00Z">
        <w:del w:id="11685" w:author="Visone Rossana (GSE)" w:date="2025-10-20T11:05:00Z" w16du:dateUtc="2025-10-20T09:05:00Z">
          <w:r w:rsidR="00AA4E2D" w:rsidDel="00CB2001">
            <w:rPr>
              <w:sz w:val="22"/>
              <w:szCs w:val="22"/>
            </w:rPr>
            <w:delText>nel</w:delText>
          </w:r>
        </w:del>
        <w:del w:id="11686" w:author="Visone Rossana (GSE)" w:date="2025-10-20T11:06:00Z" w16du:dateUtc="2025-10-20T09:06:00Z">
          <w:r w:rsidR="00AA4E2D" w:rsidDel="00CB2001">
            <w:rPr>
              <w:sz w:val="22"/>
              <w:szCs w:val="22"/>
            </w:rPr>
            <w:delText xml:space="preserve"> </w:delText>
          </w:r>
        </w:del>
        <w:r w:rsidR="00AA4E2D">
          <w:rPr>
            <w:sz w:val="22"/>
            <w:szCs w:val="22"/>
          </w:rPr>
          <w:t xml:space="preserve">Titolo II (su edifici ricadenti nell’ambito terziario) e </w:t>
        </w:r>
      </w:ins>
      <w:ins w:id="11687" w:author="Visone Rossana (GSE)" w:date="2025-10-20T11:06:00Z" w16du:dateUtc="2025-10-20T09:06:00Z">
        <w:r w:rsidR="00CB2001">
          <w:rPr>
            <w:sz w:val="22"/>
            <w:szCs w:val="22"/>
          </w:rPr>
          <w:t xml:space="preserve">del </w:t>
        </w:r>
      </w:ins>
      <w:ins w:id="11688" w:author="Visone Rossana (GSE)" w:date="2025-10-19T20:19:00Z" w16du:dateUtc="2025-10-19T18:19:00Z">
        <w:r w:rsidR="00AA4E2D">
          <w:rPr>
            <w:sz w:val="22"/>
            <w:szCs w:val="22"/>
          </w:rPr>
          <w:t>Titolo III</w:t>
        </w:r>
      </w:ins>
      <w:ins w:id="11689" w:author="Visone Rossana (GSE)" w:date="2025-10-20T11:06:00Z" w16du:dateUtc="2025-10-20T09:06:00Z">
        <w:r w:rsidR="00CB2001">
          <w:rPr>
            <w:sz w:val="22"/>
            <w:szCs w:val="22"/>
          </w:rPr>
          <w:t>,</w:t>
        </w:r>
      </w:ins>
      <w:ins w:id="11690" w:author="Visone Rossana (GSE)" w:date="2025-10-19T20:20:00Z" w16du:dateUtc="2025-10-19T18:20:00Z">
        <w:r w:rsidR="00CE424F">
          <w:rPr>
            <w:sz w:val="22"/>
            <w:szCs w:val="22"/>
          </w:rPr>
          <w:t xml:space="preserve"> </w:t>
        </w:r>
        <w:r w:rsidR="00CE424F" w:rsidRPr="00FC180F">
          <w:rPr>
            <w:sz w:val="22"/>
            <w:szCs w:val="22"/>
          </w:rPr>
          <w:t xml:space="preserve">i pagamenti </w:t>
        </w:r>
      </w:ins>
      <w:ins w:id="11691" w:author="Visone Rossana (GSE)" w:date="2025-10-20T11:06:00Z" w16du:dateUtc="2025-10-20T09:06:00Z">
        <w:r w:rsidR="00741E63">
          <w:rPr>
            <w:sz w:val="22"/>
            <w:szCs w:val="22"/>
          </w:rPr>
          <w:t>p</w:t>
        </w:r>
        <w:r w:rsidR="00741E63" w:rsidRPr="006926E9">
          <w:rPr>
            <w:sz w:val="22"/>
            <w:szCs w:val="22"/>
          </w:rPr>
          <w:t>er incentivi di importo superiore a 15.000 €</w:t>
        </w:r>
        <w:r w:rsidR="00741E63">
          <w:rPr>
            <w:sz w:val="22"/>
            <w:szCs w:val="22"/>
          </w:rPr>
          <w:t xml:space="preserve"> </w:t>
        </w:r>
      </w:ins>
      <w:ins w:id="11692" w:author="Visone Rossana (GSE)" w:date="2025-10-19T20:20:00Z" w16du:dateUtc="2025-10-19T18:20:00Z">
        <w:r w:rsidR="00CE424F" w:rsidRPr="00FC180F">
          <w:rPr>
            <w:sz w:val="22"/>
            <w:szCs w:val="22"/>
          </w:rPr>
          <w:t>sono</w:t>
        </w:r>
      </w:ins>
      <w:ins w:id="11693" w:author="Visone Rossana (GSE)" w:date="2025-10-19T20:21:00Z" w16du:dateUtc="2025-10-19T18:21:00Z">
        <w:r w:rsidR="00CE424F">
          <w:rPr>
            <w:sz w:val="22"/>
            <w:szCs w:val="22"/>
          </w:rPr>
          <w:t xml:space="preserve"> </w:t>
        </w:r>
      </w:ins>
      <w:ins w:id="11694" w:author="Visone Rossana (GSE)" w:date="2025-10-20T11:06:00Z" w16du:dateUtc="2025-10-20T09:06:00Z">
        <w:r w:rsidR="00741E63">
          <w:rPr>
            <w:sz w:val="22"/>
            <w:szCs w:val="22"/>
          </w:rPr>
          <w:t xml:space="preserve">effettuati con </w:t>
        </w:r>
      </w:ins>
      <w:ins w:id="11695" w:author="Visone Rossana (GSE)" w:date="2025-10-19T20:21:00Z" w16du:dateUtc="2025-10-19T18:21:00Z">
        <w:r w:rsidR="00CE424F">
          <w:rPr>
            <w:sz w:val="22"/>
            <w:szCs w:val="22"/>
          </w:rPr>
          <w:t>multi</w:t>
        </w:r>
      </w:ins>
      <w:ins w:id="11696" w:author="Visone Rossana (GSE)" w:date="2025-10-20T11:05:00Z" w16du:dateUtc="2025-10-20T09:05:00Z">
        <w:r w:rsidR="00CB2001">
          <w:rPr>
            <w:sz w:val="22"/>
            <w:szCs w:val="22"/>
          </w:rPr>
          <w:t>-</w:t>
        </w:r>
      </w:ins>
      <w:ins w:id="11697" w:author="Visone Rossana (GSE)" w:date="2025-10-19T20:21:00Z" w16du:dateUtc="2025-10-19T18:21:00Z">
        <w:r w:rsidR="00CE424F">
          <w:rPr>
            <w:sz w:val="22"/>
            <w:szCs w:val="22"/>
          </w:rPr>
          <w:t>rata e</w:t>
        </w:r>
      </w:ins>
      <w:ins w:id="11698" w:author="Visone Rossana (GSE)" w:date="2025-10-19T20:20:00Z" w16du:dateUtc="2025-10-19T18:20:00Z">
        <w:r w:rsidR="00CE424F" w:rsidRPr="00FC180F">
          <w:rPr>
            <w:sz w:val="22"/>
            <w:szCs w:val="22"/>
          </w:rPr>
          <w:t xml:space="preserve"> uniformati alla durata massima prevista dagli interventi</w:t>
        </w:r>
      </w:ins>
      <w:ins w:id="11699" w:author="Visone Rossana (GSE)" w:date="2025-10-19T20:21:00Z" w16du:dateUtc="2025-10-19T18:21:00Z">
        <w:r w:rsidR="00CE424F">
          <w:rPr>
            <w:sz w:val="22"/>
            <w:szCs w:val="22"/>
          </w:rPr>
          <w:t xml:space="preserve"> del Titolo II. </w:t>
        </w:r>
      </w:ins>
    </w:p>
    <w:p w14:paraId="433C389E" w14:textId="6E98DCA1" w:rsidR="00AA7FBD" w:rsidRPr="008B1DFF" w:rsidRDefault="00AA7FBD" w:rsidP="006D00EF">
      <w:pPr>
        <w:spacing w:after="60" w:line="276" w:lineRule="auto"/>
        <w:jc w:val="both"/>
        <w:rPr>
          <w:sz w:val="22"/>
          <w:szCs w:val="22"/>
          <w:rPrChange w:id="11700" w:author="Visone Rossana (GSE)" w:date="2025-09-09T14:36:00Z" w16du:dateUtc="2025-09-09T12:36:00Z">
            <w:rPr/>
          </w:rPrChange>
        </w:rPr>
      </w:pPr>
      <w:r w:rsidRPr="006D00EF">
        <w:rPr>
          <w:sz w:val="22"/>
          <w:szCs w:val="22"/>
        </w:rPr>
        <w:t xml:space="preserve">In caso di accesso </w:t>
      </w:r>
      <w:r w:rsidR="00F70FD4" w:rsidRPr="006D00EF">
        <w:rPr>
          <w:sz w:val="22"/>
          <w:szCs w:val="22"/>
        </w:rPr>
        <w:t>agli incentivi mediante</w:t>
      </w:r>
      <w:r w:rsidRPr="006D00EF">
        <w:rPr>
          <w:sz w:val="22"/>
          <w:szCs w:val="22"/>
        </w:rPr>
        <w:t xml:space="preserve"> prenotazio</w:t>
      </w:r>
      <w:r w:rsidRPr="00741E63">
        <w:rPr>
          <w:sz w:val="22"/>
          <w:szCs w:val="22"/>
        </w:rPr>
        <w:t>ne</w:t>
      </w:r>
      <w:r w:rsidR="00F70FD4" w:rsidRPr="00741E63" w:rsidDel="0019242C">
        <w:rPr>
          <w:sz w:val="22"/>
          <w:szCs w:val="22"/>
          <w:rPrChange w:id="11701" w:author="Visone Rossana (GSE)" w:date="2025-10-20T11:07:00Z" w16du:dateUtc="2025-10-20T09:07:00Z">
            <w:rPr>
              <w:sz w:val="22"/>
              <w:szCs w:val="22"/>
              <w:highlight w:val="yellow"/>
            </w:rPr>
          </w:rPrChange>
        </w:rPr>
        <w:t>,</w:t>
      </w:r>
      <w:r w:rsidR="00F70FD4" w:rsidRPr="006D00EF">
        <w:rPr>
          <w:sz w:val="22"/>
          <w:szCs w:val="22"/>
        </w:rPr>
        <w:t xml:space="preserve"> anche per il tramite di ESCo,</w:t>
      </w:r>
      <w:r w:rsidRPr="006D00EF">
        <w:rPr>
          <w:sz w:val="22"/>
          <w:szCs w:val="22"/>
        </w:rPr>
        <w:t xml:space="preserve"> </w:t>
      </w:r>
      <w:r w:rsidRPr="008B1DFF">
        <w:rPr>
          <w:sz w:val="22"/>
          <w:szCs w:val="22"/>
          <w:rPrChange w:id="11702" w:author="Visone Rossana (GSE)" w:date="2025-09-09T14:36:00Z" w16du:dateUtc="2025-09-09T12:36:00Z">
            <w:rPr/>
          </w:rPrChange>
        </w:rPr>
        <w:t>saranno previst</w:t>
      </w:r>
      <w:r w:rsidR="000952C3" w:rsidRPr="008B1DFF">
        <w:rPr>
          <w:sz w:val="22"/>
          <w:szCs w:val="22"/>
          <w:rPrChange w:id="11703" w:author="Visone Rossana (GSE)" w:date="2025-09-09T14:36:00Z" w16du:dateUtc="2025-09-09T12:36:00Z">
            <w:rPr/>
          </w:rPrChange>
        </w:rPr>
        <w:t>e le erogazioni di</w:t>
      </w:r>
      <w:r w:rsidRPr="008B1DFF">
        <w:rPr>
          <w:sz w:val="22"/>
          <w:szCs w:val="22"/>
          <w:rPrChange w:id="11704" w:author="Visone Rossana (GSE)" w:date="2025-09-09T14:36:00Z" w16du:dateUtc="2025-09-09T12:36:00Z">
            <w:rPr/>
          </w:rPrChange>
        </w:rPr>
        <w:t>:</w:t>
      </w:r>
    </w:p>
    <w:p w14:paraId="772F94A0" w14:textId="1AE3F440" w:rsidR="00AA7FBD" w:rsidRDefault="00F70FD4">
      <w:pPr>
        <w:pStyle w:val="Paragrafoelenco"/>
        <w:numPr>
          <w:ilvl w:val="0"/>
          <w:numId w:val="49"/>
        </w:numPr>
        <w:spacing w:after="60" w:line="276" w:lineRule="auto"/>
        <w:jc w:val="both"/>
        <w:rPr>
          <w:ins w:id="11705" w:author="Visone Rossana (GSE)" w:date="2025-09-23T19:14:00Z" w16du:dateUtc="2025-09-23T17:14:00Z"/>
          <w:sz w:val="22"/>
          <w:szCs w:val="22"/>
        </w:rPr>
      </w:pPr>
      <w:r w:rsidRPr="008B1DFF">
        <w:rPr>
          <w:sz w:val="22"/>
          <w:szCs w:val="22"/>
          <w:rPrChange w:id="11706" w:author="Visone Rossana (GSE)" w:date="2025-09-09T14:36:00Z" w16du:dateUtc="2025-09-09T12:36:00Z">
            <w:rPr/>
          </w:rPrChange>
        </w:rPr>
        <w:t xml:space="preserve">una </w:t>
      </w:r>
      <w:r w:rsidR="00AA7FBD" w:rsidRPr="008B1DFF">
        <w:rPr>
          <w:sz w:val="22"/>
          <w:szCs w:val="22"/>
          <w:rPrChange w:id="11707" w:author="Visone Rossana (GSE)" w:date="2025-09-09T14:36:00Z" w16du:dateUtc="2025-09-09T12:36:00Z">
            <w:rPr/>
          </w:rPrChange>
        </w:rPr>
        <w:t xml:space="preserve">rata di acconto, </w:t>
      </w:r>
      <w:r w:rsidRPr="008B1DFF">
        <w:rPr>
          <w:sz w:val="22"/>
          <w:szCs w:val="22"/>
          <w:rPrChange w:id="11708" w:author="Visone Rossana (GSE)" w:date="2025-09-09T14:36:00Z" w16du:dateUtc="2025-09-09T12:36:00Z">
            <w:rPr/>
          </w:rPrChange>
        </w:rPr>
        <w:t>al momento di comunicazione</w:t>
      </w:r>
      <w:r w:rsidR="00AA7FBD" w:rsidRPr="008B1DFF">
        <w:rPr>
          <w:sz w:val="22"/>
          <w:szCs w:val="22"/>
          <w:rPrChange w:id="11709" w:author="Visone Rossana (GSE)" w:date="2025-09-09T14:36:00Z" w16du:dateUtc="2025-09-09T12:36:00Z">
            <w:rPr/>
          </w:rPrChange>
        </w:rPr>
        <w:t xml:space="preserve"> degli adempimenti di avvio dei lavori;</w:t>
      </w:r>
    </w:p>
    <w:p w14:paraId="6479375F" w14:textId="4F057495" w:rsidR="00631DCA" w:rsidRPr="008B1DFF" w:rsidDel="00631DCA" w:rsidRDefault="00631DCA">
      <w:pPr>
        <w:pStyle w:val="Paragrafoelenco"/>
        <w:numPr>
          <w:ilvl w:val="0"/>
          <w:numId w:val="49"/>
        </w:numPr>
        <w:spacing w:after="60" w:line="276" w:lineRule="auto"/>
        <w:jc w:val="both"/>
        <w:rPr>
          <w:del w:id="11710" w:author="Visone Rossana (GSE)" w:date="2025-09-23T19:15:00Z" w16du:dateUtc="2025-09-23T17:15:00Z"/>
          <w:sz w:val="22"/>
          <w:szCs w:val="22"/>
          <w:rPrChange w:id="11711" w:author="Visone Rossana (GSE)" w:date="2025-09-09T14:36:00Z" w16du:dateUtc="2025-09-09T12:36:00Z">
            <w:rPr>
              <w:del w:id="11712" w:author="Visone Rossana (GSE)" w:date="2025-09-23T19:15:00Z" w16du:dateUtc="2025-09-23T17:15:00Z"/>
            </w:rPr>
          </w:rPrChange>
        </w:rPr>
        <w:pPrChange w:id="11713" w:author="Visone Rossana (GSE)" w:date="2025-09-09T14:36:00Z" w16du:dateUtc="2025-09-09T12:36:00Z">
          <w:pPr>
            <w:pStyle w:val="Paragrafoelenco"/>
            <w:numPr>
              <w:numId w:val="49"/>
            </w:numPr>
            <w:spacing w:after="60"/>
            <w:ind w:hanging="360"/>
            <w:jc w:val="both"/>
          </w:pPr>
        </w:pPrChange>
      </w:pPr>
    </w:p>
    <w:p w14:paraId="7700664F" w14:textId="004A71F7" w:rsidR="00AA7FBD" w:rsidRPr="008B1DFF" w:rsidDel="00282F8E" w:rsidRDefault="00AA7FBD">
      <w:pPr>
        <w:pStyle w:val="Paragrafoelenco"/>
        <w:numPr>
          <w:ilvl w:val="0"/>
          <w:numId w:val="49"/>
        </w:numPr>
        <w:spacing w:after="60" w:line="276" w:lineRule="auto"/>
        <w:jc w:val="both"/>
        <w:rPr>
          <w:del w:id="11714" w:author="Visone Rossana (GSE)" w:date="2025-09-05T09:41:00Z" w16du:dateUtc="2025-09-05T07:41:00Z"/>
          <w:sz w:val="22"/>
          <w:szCs w:val="22"/>
          <w:rPrChange w:id="11715" w:author="Visone Rossana (GSE)" w:date="2025-09-09T14:36:00Z" w16du:dateUtc="2025-09-09T12:36:00Z">
            <w:rPr>
              <w:del w:id="11716" w:author="Visone Rossana (GSE)" w:date="2025-09-05T09:41:00Z" w16du:dateUtc="2025-09-05T07:41:00Z"/>
            </w:rPr>
          </w:rPrChange>
        </w:rPr>
        <w:pPrChange w:id="11717" w:author="Visone Rossana (GSE)" w:date="2025-09-09T14:36:00Z" w16du:dateUtc="2025-09-09T12:36:00Z">
          <w:pPr>
            <w:pStyle w:val="Paragrafoelenco"/>
            <w:numPr>
              <w:numId w:val="49"/>
            </w:numPr>
            <w:spacing w:after="60"/>
            <w:ind w:hanging="360"/>
            <w:jc w:val="both"/>
          </w:pPr>
        </w:pPrChange>
      </w:pPr>
      <w:del w:id="11718" w:author="Visone Rossana (GSE)" w:date="2025-09-05T09:41:00Z" w16du:dateUtc="2025-09-05T07:41:00Z">
        <w:r w:rsidRPr="008B1DFF" w:rsidDel="00282F8E">
          <w:rPr>
            <w:sz w:val="22"/>
            <w:szCs w:val="22"/>
            <w:rPrChange w:id="11719" w:author="Visone Rossana (GSE)" w:date="2025-09-09T14:36:00Z" w16du:dateUtc="2025-09-09T12:36:00Z">
              <w:rPr/>
            </w:rPrChange>
          </w:rPr>
          <w:delText>una rata intermedia</w:delText>
        </w:r>
        <w:r w:rsidR="001C15D8" w:rsidRPr="008B1DFF" w:rsidDel="00282F8E">
          <w:rPr>
            <w:sz w:val="22"/>
            <w:szCs w:val="22"/>
            <w:rPrChange w:id="11720" w:author="Visone Rossana (GSE)" w:date="2025-09-09T14:36:00Z" w16du:dateUtc="2025-09-09T12:36:00Z">
              <w:rPr/>
            </w:rPrChange>
          </w:rPr>
          <w:delText xml:space="preserve">, </w:delText>
        </w:r>
        <w:r w:rsidR="001C15D8" w:rsidRPr="008B1DFF" w:rsidDel="00282F8E">
          <w:rPr>
            <w:sz w:val="22"/>
            <w:szCs w:val="22"/>
            <w:highlight w:val="yellow"/>
            <w:rPrChange w:id="11721" w:author="Visone Rossana (GSE)" w:date="2025-09-09T14:36:00Z" w16du:dateUtc="2025-09-09T12:36:00Z">
              <w:rPr>
                <w:highlight w:val="yellow"/>
              </w:rPr>
            </w:rPrChange>
          </w:rPr>
          <w:delText>al momento della comunicazione d</w:delText>
        </w:r>
        <w:r w:rsidR="000952C3" w:rsidRPr="008B1DFF" w:rsidDel="00282F8E">
          <w:rPr>
            <w:sz w:val="22"/>
            <w:szCs w:val="22"/>
            <w:highlight w:val="yellow"/>
            <w:rPrChange w:id="11722" w:author="Visone Rossana (GSE)" w:date="2025-09-09T14:36:00Z" w16du:dateUtc="2025-09-09T12:36:00Z">
              <w:rPr>
                <w:highlight w:val="yellow"/>
              </w:rPr>
            </w:rPrChange>
          </w:rPr>
          <w:delText>ello stato di avanzamento dei lavori quantificato in misura pari almeno al 20 percento della costo complessivo progettuale</w:delText>
        </w:r>
        <w:r w:rsidR="000952C3" w:rsidRPr="008B1DFF" w:rsidDel="00282F8E">
          <w:rPr>
            <w:sz w:val="22"/>
            <w:szCs w:val="22"/>
            <w:rPrChange w:id="11723" w:author="Visone Rossana (GSE)" w:date="2025-09-09T14:36:00Z" w16du:dateUtc="2025-09-09T12:36:00Z">
              <w:rPr/>
            </w:rPrChange>
          </w:rPr>
          <w:delText>;</w:delText>
        </w:r>
      </w:del>
    </w:p>
    <w:p w14:paraId="0B9D4FAD" w14:textId="361E07E7" w:rsidR="00AA7FBD" w:rsidRPr="008B1DFF" w:rsidRDefault="00AA7FBD">
      <w:pPr>
        <w:pStyle w:val="Paragrafoelenco"/>
        <w:numPr>
          <w:ilvl w:val="0"/>
          <w:numId w:val="49"/>
        </w:numPr>
        <w:spacing w:after="60" w:line="276" w:lineRule="auto"/>
        <w:jc w:val="both"/>
        <w:rPr>
          <w:ins w:id="11724" w:author="Visone Rossana (GSE)" w:date="2025-09-05T09:39:00Z" w16du:dateUtc="2025-09-05T07:39:00Z"/>
          <w:sz w:val="22"/>
          <w:szCs w:val="22"/>
          <w:rPrChange w:id="11725" w:author="Visone Rossana (GSE)" w:date="2025-09-09T14:36:00Z" w16du:dateUtc="2025-09-09T12:36:00Z">
            <w:rPr>
              <w:ins w:id="11726" w:author="Visone Rossana (GSE)" w:date="2025-09-05T09:39:00Z" w16du:dateUtc="2025-09-05T07:39:00Z"/>
            </w:rPr>
          </w:rPrChange>
        </w:rPr>
        <w:pPrChange w:id="11727" w:author="Visone Rossana (GSE)" w:date="2025-09-09T14:36:00Z" w16du:dateUtc="2025-09-09T12:36:00Z">
          <w:pPr>
            <w:pStyle w:val="Paragrafoelenco"/>
            <w:numPr>
              <w:numId w:val="49"/>
            </w:numPr>
            <w:spacing w:after="60"/>
            <w:ind w:hanging="360"/>
            <w:jc w:val="both"/>
          </w:pPr>
        </w:pPrChange>
      </w:pPr>
      <w:r w:rsidRPr="008B1DFF">
        <w:rPr>
          <w:sz w:val="22"/>
          <w:szCs w:val="22"/>
          <w:rPrChange w:id="11728" w:author="Visone Rossana (GSE)" w:date="2025-09-09T14:36:00Z" w16du:dateUtc="2025-09-09T12:36:00Z">
            <w:rPr/>
          </w:rPrChange>
        </w:rPr>
        <w:t>una rata di saldo alla conclusione dell’intervento, a seguito dell</w:t>
      </w:r>
      <w:r w:rsidR="00634633" w:rsidRPr="008B1DFF">
        <w:rPr>
          <w:sz w:val="22"/>
          <w:szCs w:val="22"/>
          <w:rPrChange w:id="11729" w:author="Visone Rossana (GSE)" w:date="2025-09-09T14:36:00Z" w16du:dateUtc="2025-09-09T12:36:00Z">
            <w:rPr/>
          </w:rPrChange>
        </w:rPr>
        <w:t>’invio dell’</w:t>
      </w:r>
      <w:r w:rsidRPr="008B1DFF">
        <w:rPr>
          <w:sz w:val="22"/>
          <w:szCs w:val="22"/>
          <w:rPrChange w:id="11730" w:author="Visone Rossana (GSE)" w:date="2025-09-09T14:36:00Z" w16du:dateUtc="2025-09-09T12:36:00Z">
            <w:rPr/>
          </w:rPrChange>
        </w:rPr>
        <w:t xml:space="preserve">istanza di accesso diretto post prenotazione. </w:t>
      </w:r>
    </w:p>
    <w:p w14:paraId="4371D0A4" w14:textId="2A27D1D3" w:rsidR="00282F8E" w:rsidRPr="008B1DFF" w:rsidRDefault="00282F8E">
      <w:pPr>
        <w:spacing w:after="60" w:line="276" w:lineRule="auto"/>
        <w:jc w:val="both"/>
        <w:rPr>
          <w:sz w:val="22"/>
          <w:szCs w:val="22"/>
          <w:rPrChange w:id="11731" w:author="Visone Rossana (GSE)" w:date="2025-09-09T14:36:00Z" w16du:dateUtc="2025-09-09T12:36:00Z">
            <w:rPr/>
          </w:rPrChange>
        </w:rPr>
        <w:pPrChange w:id="11732" w:author="Visone Rossana (GSE)" w:date="2025-09-09T14:36:00Z" w16du:dateUtc="2025-09-09T12:36:00Z">
          <w:pPr>
            <w:pStyle w:val="Paragrafoelenco"/>
            <w:numPr>
              <w:numId w:val="49"/>
            </w:numPr>
            <w:spacing w:after="60"/>
            <w:ind w:hanging="360"/>
            <w:jc w:val="both"/>
          </w:pPr>
        </w:pPrChange>
      </w:pPr>
      <w:ins w:id="11733" w:author="Visone Rossana (GSE)" w:date="2025-09-05T09:40:00Z" w16du:dateUtc="2025-09-05T07:40:00Z">
        <w:r w:rsidRPr="008B1DFF">
          <w:rPr>
            <w:sz w:val="22"/>
            <w:szCs w:val="22"/>
            <w:rPrChange w:id="11734" w:author="Visone Rossana (GSE)" w:date="2025-09-09T14:36:00Z" w16du:dateUtc="2025-09-09T12:36:00Z">
              <w:rPr/>
            </w:rPrChange>
          </w:rPr>
          <w:t>E’ prevista, altres</w:t>
        </w:r>
      </w:ins>
      <w:ins w:id="11735" w:author="Visone Rossana (GSE)" w:date="2025-09-05T09:43:00Z" w16du:dateUtc="2025-09-05T07:43:00Z">
        <w:r w:rsidRPr="008B1DFF">
          <w:rPr>
            <w:sz w:val="22"/>
            <w:szCs w:val="22"/>
            <w:rPrChange w:id="11736" w:author="Visone Rossana (GSE)" w:date="2025-09-09T14:36:00Z" w16du:dateUtc="2025-09-09T12:36:00Z">
              <w:rPr/>
            </w:rPrChange>
          </w:rPr>
          <w:t>ì</w:t>
        </w:r>
      </w:ins>
      <w:ins w:id="11737" w:author="Visone Rossana (GSE)" w:date="2025-09-05T09:40:00Z" w16du:dateUtc="2025-09-05T07:40:00Z">
        <w:r w:rsidRPr="008B1DFF">
          <w:rPr>
            <w:sz w:val="22"/>
            <w:szCs w:val="22"/>
            <w:rPrChange w:id="11738" w:author="Visone Rossana (GSE)" w:date="2025-09-09T14:36:00Z" w16du:dateUtc="2025-09-09T12:36:00Z">
              <w:rPr/>
            </w:rPrChange>
          </w:rPr>
          <w:t xml:space="preserve">, per </w:t>
        </w:r>
      </w:ins>
      <w:ins w:id="11739" w:author="Visone Rossana (GSE)" w:date="2025-09-23T19:15:00Z" w16du:dateUtc="2025-09-23T17:15:00Z">
        <w:r w:rsidR="00631DCA">
          <w:rPr>
            <w:sz w:val="22"/>
            <w:szCs w:val="22"/>
          </w:rPr>
          <w:t xml:space="preserve">le PA </w:t>
        </w:r>
      </w:ins>
      <w:ins w:id="11740" w:author="Visone Rossana (GSE)" w:date="2025-09-05T09:40:00Z" w16du:dateUtc="2025-09-05T07:40:00Z">
        <w:r w:rsidRPr="008B1DFF">
          <w:rPr>
            <w:sz w:val="22"/>
            <w:szCs w:val="22"/>
            <w:rPrChange w:id="11741" w:author="Visone Rossana (GSE)" w:date="2025-09-09T14:36:00Z" w16du:dateUtc="2025-09-09T12:36:00Z">
              <w:rPr/>
            </w:rPrChange>
          </w:rPr>
          <w:t xml:space="preserve">che ne facciano richiesta, l’erogazione di </w:t>
        </w:r>
      </w:ins>
      <w:ins w:id="11742" w:author="Visone Rossana (GSE)" w:date="2025-09-05T09:41:00Z" w16du:dateUtc="2025-09-05T07:41:00Z">
        <w:r w:rsidRPr="008B1DFF">
          <w:rPr>
            <w:sz w:val="22"/>
            <w:szCs w:val="22"/>
            <w:rPrChange w:id="11743" w:author="Visone Rossana (GSE)" w:date="2025-09-09T14:36:00Z" w16du:dateUtc="2025-09-09T12:36:00Z">
              <w:rPr/>
            </w:rPrChange>
          </w:rPr>
          <w:t xml:space="preserve">una </w:t>
        </w:r>
      </w:ins>
      <w:ins w:id="11744" w:author="Visone Rossana (GSE)" w:date="2025-10-07T18:21:00Z" w16du:dateUtc="2025-10-07T16:21:00Z">
        <w:r w:rsidR="006D00EF">
          <w:rPr>
            <w:sz w:val="22"/>
            <w:szCs w:val="22"/>
          </w:rPr>
          <w:t>“</w:t>
        </w:r>
      </w:ins>
      <w:ins w:id="11745" w:author="Visone Rossana (GSE)" w:date="2025-09-05T09:41:00Z" w16du:dateUtc="2025-09-05T07:41:00Z">
        <w:r w:rsidRPr="008B1DFF">
          <w:rPr>
            <w:sz w:val="22"/>
            <w:szCs w:val="22"/>
            <w:rPrChange w:id="11746" w:author="Visone Rossana (GSE)" w:date="2025-09-09T14:36:00Z" w16du:dateUtc="2025-09-09T12:36:00Z">
              <w:rPr/>
            </w:rPrChange>
          </w:rPr>
          <w:t>rata intermedia</w:t>
        </w:r>
      </w:ins>
      <w:ins w:id="11747" w:author="Visone Rossana (GSE)" w:date="2025-10-07T18:21:00Z" w16du:dateUtc="2025-10-07T16:21:00Z">
        <w:r w:rsidR="006D00EF">
          <w:rPr>
            <w:sz w:val="22"/>
            <w:szCs w:val="22"/>
          </w:rPr>
          <w:t>”</w:t>
        </w:r>
      </w:ins>
      <w:ins w:id="11748" w:author="Visone Rossana (GSE)" w:date="2025-09-05T09:41:00Z" w16du:dateUtc="2025-09-05T07:41:00Z">
        <w:r w:rsidRPr="008B1DFF">
          <w:rPr>
            <w:sz w:val="22"/>
            <w:szCs w:val="22"/>
            <w:rPrChange w:id="11749" w:author="Visone Rossana (GSE)" w:date="2025-09-09T14:36:00Z" w16du:dateUtc="2025-09-09T12:36:00Z">
              <w:rPr/>
            </w:rPrChange>
          </w:rPr>
          <w:t xml:space="preserve">, </w:t>
        </w:r>
      </w:ins>
      <w:ins w:id="11750" w:author="Visone Rossana (GSE)" w:date="2025-09-05T09:45:00Z" w16du:dateUtc="2025-09-05T07:45:00Z">
        <w:r w:rsidR="008E2867" w:rsidRPr="008B1DFF">
          <w:rPr>
            <w:sz w:val="22"/>
            <w:szCs w:val="22"/>
            <w:rPrChange w:id="11751" w:author="Visone Rossana (GSE)" w:date="2025-09-09T14:36:00Z" w16du:dateUtc="2025-09-09T12:36:00Z">
              <w:rPr/>
            </w:rPrChange>
          </w:rPr>
          <w:t xml:space="preserve">erogata </w:t>
        </w:r>
      </w:ins>
      <w:ins w:id="11752" w:author="Visone Rossana (GSE)" w:date="2025-09-23T19:16:00Z" w16du:dateUtc="2025-09-23T17:16:00Z">
        <w:r w:rsidR="00631DCA">
          <w:rPr>
            <w:sz w:val="22"/>
            <w:szCs w:val="22"/>
          </w:rPr>
          <w:t>in funzione dello</w:t>
        </w:r>
      </w:ins>
      <w:ins w:id="11753" w:author="Visone Rossana (GSE)" w:date="2025-09-05T09:45:00Z" w16du:dateUtc="2025-09-05T07:45:00Z">
        <w:r w:rsidR="008E2867" w:rsidRPr="008B1DFF">
          <w:rPr>
            <w:sz w:val="22"/>
            <w:szCs w:val="22"/>
            <w:rPrChange w:id="11754" w:author="Visone Rossana (GSE)" w:date="2025-09-09T14:36:00Z" w16du:dateUtc="2025-09-09T12:36:00Z">
              <w:rPr/>
            </w:rPrChange>
          </w:rPr>
          <w:t xml:space="preserve"> stato di avanzamento dei lavori.</w:t>
        </w:r>
      </w:ins>
    </w:p>
    <w:p w14:paraId="43BC7EB7" w14:textId="77777777" w:rsidR="00631DCA" w:rsidRPr="00A710A6" w:rsidRDefault="00631DCA" w:rsidP="00631DCA">
      <w:pPr>
        <w:spacing w:after="60" w:line="276" w:lineRule="auto"/>
        <w:jc w:val="both"/>
        <w:rPr>
          <w:ins w:id="11755" w:author="Visone Rossana (GSE)" w:date="2025-09-23T19:18:00Z" w16du:dateUtc="2025-09-23T17:18:00Z"/>
          <w:sz w:val="22"/>
          <w:szCs w:val="22"/>
        </w:rPr>
      </w:pPr>
      <w:ins w:id="11756" w:author="Visone Rossana (GSE)" w:date="2025-09-23T19:18:00Z" w16du:dateUtc="2025-09-23T17:18:00Z">
        <w:r w:rsidRPr="00A710A6">
          <w:rPr>
            <w:sz w:val="22"/>
            <w:szCs w:val="22"/>
          </w:rPr>
          <w:t xml:space="preserve">Le erogazioni richiamate saranno effettuate entro l’ultimo giorno del mese successivo a quello della fine del bimestre in cui ricade la data di attivazione del contratto, </w:t>
        </w:r>
        <w:commentRangeStart w:id="11757"/>
        <w:r w:rsidRPr="00A710A6">
          <w:rPr>
            <w:sz w:val="22"/>
            <w:szCs w:val="22"/>
          </w:rPr>
          <w:t>da intendersi come la data di invio del provvedimento di ammissione agli incentivi.</w:t>
        </w:r>
        <w:commentRangeEnd w:id="11757"/>
        <w:r w:rsidRPr="00A710A6">
          <w:rPr>
            <w:rStyle w:val="Rimandocommento"/>
            <w:sz w:val="22"/>
            <w:szCs w:val="22"/>
          </w:rPr>
          <w:commentReference w:id="11757"/>
        </w:r>
      </w:ins>
    </w:p>
    <w:p w14:paraId="31561B9B" w14:textId="0CE2FA5A" w:rsidR="00631DCA" w:rsidRPr="00A710A6" w:rsidRDefault="00631DCA" w:rsidP="00631DCA">
      <w:pPr>
        <w:spacing w:after="60" w:line="276" w:lineRule="auto"/>
        <w:jc w:val="both"/>
        <w:rPr>
          <w:ins w:id="11758" w:author="Visone Rossana (GSE)" w:date="2025-09-23T19:18:00Z" w16du:dateUtc="2025-09-23T17:18:00Z"/>
          <w:sz w:val="22"/>
          <w:szCs w:val="22"/>
        </w:rPr>
      </w:pPr>
      <w:ins w:id="11759" w:author="Visone Rossana (GSE)" w:date="2025-09-23T19:18:00Z" w16du:dateUtc="2025-09-23T17:18:00Z">
        <w:r w:rsidRPr="00A710A6">
          <w:rPr>
            <w:sz w:val="22"/>
            <w:szCs w:val="22"/>
          </w:rPr>
          <w:t xml:space="preserve">L’importo della rata in acconto sarà pari al 50% del beneficio complessivamente riconosciuto se la durata dell’incentivo è di 2 anni, sarà pari ai due quinti del beneficio complessivamente riconosciuto se la durata dell’incentivo è di 5 anni, in riferimento alle annualità indicate nella </w:t>
        </w:r>
        <w:r w:rsidRPr="00A710A6">
          <w:rPr>
            <w:sz w:val="22"/>
            <w:szCs w:val="22"/>
            <w:highlight w:val="yellow"/>
          </w:rPr>
          <w:t xml:space="preserve">tabella </w:t>
        </w:r>
        <w:r w:rsidRPr="00A710A6">
          <w:rPr>
            <w:sz w:val="22"/>
            <w:szCs w:val="22"/>
          </w:rPr>
          <w:t>x</w:t>
        </w:r>
      </w:ins>
      <w:ins w:id="11760" w:author="Visone Rossana (GSE)" w:date="2025-10-20T11:08:00Z" w16du:dateUtc="2025-10-20T09:08:00Z">
        <w:r w:rsidR="00411623">
          <w:rPr>
            <w:sz w:val="22"/>
            <w:szCs w:val="22"/>
          </w:rPr>
          <w:t>.</w:t>
        </w:r>
      </w:ins>
    </w:p>
    <w:p w14:paraId="4F6DDD14" w14:textId="07D03C13" w:rsidR="00631DCA" w:rsidRPr="00A710A6" w:rsidRDefault="00631DCA" w:rsidP="00631DCA">
      <w:pPr>
        <w:spacing w:after="60" w:line="276" w:lineRule="auto"/>
        <w:jc w:val="both"/>
        <w:rPr>
          <w:ins w:id="11761" w:author="Visone Rossana (GSE)" w:date="2025-09-23T19:18:00Z" w16du:dateUtc="2025-09-23T17:18:00Z"/>
          <w:sz w:val="22"/>
          <w:szCs w:val="22"/>
        </w:rPr>
      </w:pPr>
      <w:ins w:id="11762" w:author="Visone Rossana (GSE)" w:date="2025-09-23T19:18:00Z">
        <w:r w:rsidRPr="001E6287">
          <w:rPr>
            <w:sz w:val="22"/>
            <w:szCs w:val="22"/>
          </w:rPr>
          <w:t xml:space="preserve">L’importo della rata intermedia sarà </w:t>
        </w:r>
        <w:del w:id="11763" w:author="Visone Rossana (GSE)" w:date="2025-10-20T11:12:00Z" w16du:dateUtc="2025-10-20T09:12:00Z">
          <w:r w:rsidRPr="001E6287" w:rsidDel="00E91C55">
            <w:rPr>
              <w:sz w:val="22"/>
              <w:szCs w:val="22"/>
            </w:rPr>
            <w:delText xml:space="preserve">pari </w:delText>
          </w:r>
          <w:commentRangeStart w:id="11764"/>
          <w:r w:rsidRPr="00E91C55" w:rsidDel="00E91C55">
            <w:rPr>
              <w:sz w:val="22"/>
              <w:szCs w:val="22"/>
              <w:rPrChange w:id="11765" w:author="Visone Rossana (GSE)" w:date="2025-10-20T11:13:00Z" w16du:dateUtc="2025-10-20T09:13:00Z">
                <w:rPr>
                  <w:sz w:val="22"/>
                  <w:szCs w:val="22"/>
                  <w:highlight w:val="yellow"/>
                </w:rPr>
              </w:rPrChange>
            </w:rPr>
            <w:delText>ad un quinto del beneficio</w:delText>
          </w:r>
          <w:r w:rsidRPr="001E6287" w:rsidDel="00E91C55">
            <w:rPr>
              <w:sz w:val="22"/>
              <w:szCs w:val="22"/>
            </w:rPr>
            <w:delText xml:space="preserve"> </w:delText>
          </w:r>
        </w:del>
      </w:ins>
      <w:commentRangeEnd w:id="11764"/>
      <w:del w:id="11766" w:author="Visone Rossana (GSE)" w:date="2025-10-20T11:12:00Z" w16du:dateUtc="2025-10-20T09:12:00Z">
        <w:r w:rsidRPr="001E6287" w:rsidDel="00E91C55">
          <w:rPr>
            <w:rStyle w:val="Rimandocommento"/>
            <w:sz w:val="22"/>
            <w:szCs w:val="22"/>
          </w:rPr>
          <w:commentReference w:id="11764"/>
        </w:r>
      </w:del>
      <w:ins w:id="11767" w:author="Visone Rossana (GSE)" w:date="2025-09-23T19:18:00Z">
        <w:del w:id="11768" w:author="Visone Rossana (GSE)" w:date="2025-10-20T11:12:00Z" w16du:dateUtc="2025-10-20T09:12:00Z">
          <w:r w:rsidRPr="001E6287" w:rsidDel="00E91C55">
            <w:rPr>
              <w:sz w:val="22"/>
              <w:szCs w:val="22"/>
            </w:rPr>
            <w:delText>complessivamente riconosciuto</w:delText>
          </w:r>
        </w:del>
      </w:ins>
      <w:ins w:id="11769" w:author="Visone Rossana (GSE)" w:date="2025-10-20T11:12:00Z" w16du:dateUtc="2025-10-20T09:12:00Z">
        <w:r w:rsidR="00E91C55" w:rsidRPr="001E6287">
          <w:rPr>
            <w:rFonts w:eastAsiaTheme="minorHAnsi" w:cstheme="minorHAnsi"/>
            <w:sz w:val="22"/>
            <w:szCs w:val="22"/>
          </w:rPr>
          <w:t>quantificat</w:t>
        </w:r>
      </w:ins>
      <w:ins w:id="11770" w:author="Visone Rossana (GSE)" w:date="2025-10-20T11:13:00Z" w16du:dateUtc="2025-10-20T09:13:00Z">
        <w:r w:rsidR="00E91C55">
          <w:rPr>
            <w:rFonts w:eastAsiaTheme="minorHAnsi" w:cstheme="minorHAnsi"/>
            <w:sz w:val="22"/>
            <w:szCs w:val="22"/>
          </w:rPr>
          <w:t>o</w:t>
        </w:r>
      </w:ins>
      <w:ins w:id="11771" w:author="Visone Rossana (GSE)" w:date="2025-10-20T11:12:00Z" w16du:dateUtc="2025-10-20T09:12:00Z">
        <w:r w:rsidR="00E91C55" w:rsidRPr="001E6287">
          <w:rPr>
            <w:rFonts w:eastAsiaTheme="minorHAnsi" w:cstheme="minorHAnsi"/>
            <w:sz w:val="22"/>
            <w:szCs w:val="22"/>
          </w:rPr>
          <w:t xml:space="preserve"> in funzione dell’incentivo massimale prenotato, con decurtazione dell’acconto erogato e distribuendo uniformemente la restante quota spettante, in misura pari al 50%, tra la rata intermedia e il saldo da consuntivare alla fine dei lavori</w:t>
        </w:r>
      </w:ins>
      <w:ins w:id="11772" w:author="Visone Rossana (GSE)" w:date="2025-09-23T19:18:00Z">
        <w:r w:rsidRPr="001E6287">
          <w:rPr>
            <w:sz w:val="22"/>
            <w:szCs w:val="22"/>
          </w:rPr>
          <w:t>.</w:t>
        </w:r>
      </w:ins>
    </w:p>
    <w:p w14:paraId="7179C96A" w14:textId="178E8398" w:rsidR="000952C3" w:rsidRPr="008B1DFF" w:rsidRDefault="000952C3">
      <w:pPr>
        <w:spacing w:after="60" w:line="276" w:lineRule="auto"/>
        <w:jc w:val="both"/>
        <w:rPr>
          <w:sz w:val="22"/>
          <w:szCs w:val="22"/>
          <w:rPrChange w:id="11773" w:author="Visone Rossana (GSE)" w:date="2025-09-09T14:36:00Z" w16du:dateUtc="2025-09-09T12:36:00Z">
            <w:rPr/>
          </w:rPrChange>
        </w:rPr>
        <w:pPrChange w:id="11774" w:author="Visone Rossana (GSE)" w:date="2025-09-09T14:36:00Z" w16du:dateUtc="2025-09-09T12:36:00Z">
          <w:pPr>
            <w:spacing w:after="60"/>
            <w:ind w:left="360"/>
            <w:jc w:val="both"/>
          </w:pPr>
        </w:pPrChange>
      </w:pPr>
      <w:r w:rsidRPr="24D43931">
        <w:rPr>
          <w:sz w:val="22"/>
          <w:szCs w:val="22"/>
          <w:rPrChange w:id="11775" w:author="Visone Rossana (GSE)" w:date="2025-09-09T14:36:00Z">
            <w:rPr/>
          </w:rPrChange>
        </w:rPr>
        <w:t xml:space="preserve">Il GSE, accolta l’istanza di prenotazione, provvede a impegnare a favore del richiedente la somma corrispondente all’incentivo spettante. Tale importo è da intendersi quale massimale a preventivo. L’atto di conferma della prenotazione rilasciato dal GSE costituisce l’impegno all’erogazione delle risorse fermo restando, a tal fine, il rispetto delle condizioni previste dal Decreto e il rispetto del massimale a preventivo nella fase di consuntivazione alla conclusione dell’intervento. </w:t>
      </w:r>
    </w:p>
    <w:p w14:paraId="16C9D49D" w14:textId="49EFAC21" w:rsidR="000952C3" w:rsidRPr="008B1DFF" w:rsidDel="0019242C" w:rsidRDefault="000952C3">
      <w:pPr>
        <w:spacing w:after="60" w:line="276" w:lineRule="auto"/>
        <w:jc w:val="both"/>
        <w:rPr>
          <w:del w:id="11776" w:author="Visone Rossana (GSE)" w:date="2025-08-04T17:01:00Z" w16du:dateUtc="2025-08-04T15:01:00Z"/>
          <w:sz w:val="22"/>
          <w:szCs w:val="22"/>
          <w:rPrChange w:id="11777" w:author="Visone Rossana (GSE)" w:date="2025-09-09T14:36:00Z" w16du:dateUtc="2025-09-09T12:36:00Z">
            <w:rPr>
              <w:del w:id="11778" w:author="Visone Rossana (GSE)" w:date="2025-08-04T17:01:00Z" w16du:dateUtc="2025-08-04T15:01:00Z"/>
            </w:rPr>
          </w:rPrChange>
        </w:rPr>
        <w:pPrChange w:id="11779" w:author="Visone Rossana (GSE)" w:date="2025-09-09T14:36:00Z" w16du:dateUtc="2025-09-09T12:36:00Z">
          <w:pPr>
            <w:spacing w:after="60"/>
            <w:jc w:val="both"/>
          </w:pPr>
        </w:pPrChange>
      </w:pPr>
    </w:p>
    <w:p w14:paraId="50FBBE8F" w14:textId="66F7E3D8" w:rsidR="00634633" w:rsidRPr="008B1DFF" w:rsidDel="00631DCA" w:rsidRDefault="00634633">
      <w:pPr>
        <w:spacing w:after="60" w:line="276" w:lineRule="auto"/>
        <w:jc w:val="both"/>
        <w:rPr>
          <w:del w:id="11780" w:author="Visone Rossana (GSE)" w:date="2025-09-23T19:18:00Z" w16du:dateUtc="2025-09-23T17:18:00Z"/>
          <w:sz w:val="22"/>
          <w:szCs w:val="22"/>
          <w:rPrChange w:id="11781" w:author="Visone Rossana (GSE)" w:date="2025-09-09T14:36:00Z" w16du:dateUtc="2025-09-09T12:36:00Z">
            <w:rPr>
              <w:del w:id="11782" w:author="Visone Rossana (GSE)" w:date="2025-09-23T19:18:00Z" w16du:dateUtc="2025-09-23T17:18:00Z"/>
            </w:rPr>
          </w:rPrChange>
        </w:rPr>
        <w:pPrChange w:id="11783" w:author="Visone Rossana (GSE)" w:date="2025-09-09T14:36:00Z" w16du:dateUtc="2025-09-09T12:36:00Z">
          <w:pPr>
            <w:spacing w:after="60"/>
            <w:jc w:val="both"/>
          </w:pPr>
        </w:pPrChange>
      </w:pPr>
      <w:del w:id="11784" w:author="Visone Rossana (GSE)" w:date="2025-09-23T19:18:00Z" w16du:dateUtc="2025-09-23T17:18:00Z">
        <w:r w:rsidRPr="008B1DFF" w:rsidDel="00631DCA">
          <w:rPr>
            <w:sz w:val="22"/>
            <w:szCs w:val="22"/>
            <w:rPrChange w:id="11785" w:author="Visone Rossana (GSE)" w:date="2025-09-09T14:36:00Z" w16du:dateUtc="2025-09-09T12:36:00Z">
              <w:rPr/>
            </w:rPrChange>
          </w:rPr>
          <w:delText xml:space="preserve">Le erogazioni richiamate saranno </w:delText>
        </w:r>
        <w:r w:rsidR="000952C3" w:rsidRPr="008B1DFF" w:rsidDel="00631DCA">
          <w:rPr>
            <w:sz w:val="22"/>
            <w:szCs w:val="22"/>
            <w:rPrChange w:id="11786" w:author="Visone Rossana (GSE)" w:date="2025-09-09T14:36:00Z" w16du:dateUtc="2025-09-09T12:36:00Z">
              <w:rPr/>
            </w:rPrChange>
          </w:rPr>
          <w:delText>effettuate</w:delText>
        </w:r>
        <w:r w:rsidRPr="008B1DFF" w:rsidDel="00631DCA">
          <w:rPr>
            <w:sz w:val="22"/>
            <w:szCs w:val="22"/>
            <w:rPrChange w:id="11787" w:author="Visone Rossana (GSE)" w:date="2025-09-09T14:36:00Z" w16du:dateUtc="2025-09-09T12:36:00Z">
              <w:rPr/>
            </w:rPrChange>
          </w:rPr>
          <w:delText xml:space="preserve"> entro l’ultimo giorno del mese successivo a quello della fine del bimestre in cui ricade la data di attivazione del contratto, </w:delText>
        </w:r>
        <w:commentRangeStart w:id="11788"/>
        <w:r w:rsidRPr="008B1DFF" w:rsidDel="00631DCA">
          <w:rPr>
            <w:sz w:val="22"/>
            <w:szCs w:val="22"/>
            <w:rPrChange w:id="11789" w:author="Visone Rossana (GSE)" w:date="2025-09-09T14:36:00Z" w16du:dateUtc="2025-09-09T12:36:00Z">
              <w:rPr/>
            </w:rPrChange>
          </w:rPr>
          <w:delText>da intendersi come la data di invio del provvedimento di ammissione agli incentivi.</w:delText>
        </w:r>
        <w:commentRangeEnd w:id="11788"/>
        <w:r w:rsidR="00280B79" w:rsidRPr="008B1DFF" w:rsidDel="00631DCA">
          <w:rPr>
            <w:rStyle w:val="Rimandocommento"/>
            <w:sz w:val="22"/>
            <w:szCs w:val="22"/>
            <w:rPrChange w:id="11790" w:author="Visone Rossana (GSE)" w:date="2025-09-09T14:36:00Z" w16du:dateUtc="2025-09-09T12:36:00Z">
              <w:rPr>
                <w:rStyle w:val="Rimandocommento"/>
                <w:sz w:val="24"/>
              </w:rPr>
            </w:rPrChange>
          </w:rPr>
          <w:commentReference w:id="11788"/>
        </w:r>
      </w:del>
    </w:p>
    <w:p w14:paraId="7021805B" w14:textId="11D3E270" w:rsidR="00F70FD4" w:rsidRPr="008B1DFF" w:rsidDel="00631DCA" w:rsidRDefault="00634633">
      <w:pPr>
        <w:spacing w:after="60" w:line="276" w:lineRule="auto"/>
        <w:jc w:val="both"/>
        <w:rPr>
          <w:del w:id="11791" w:author="Visone Rossana (GSE)" w:date="2025-09-23T19:18:00Z" w16du:dateUtc="2025-09-23T17:18:00Z"/>
          <w:sz w:val="22"/>
          <w:szCs w:val="22"/>
          <w:rPrChange w:id="11792" w:author="Visone Rossana (GSE)" w:date="2025-09-09T14:36:00Z" w16du:dateUtc="2025-09-09T12:36:00Z">
            <w:rPr>
              <w:del w:id="11793" w:author="Visone Rossana (GSE)" w:date="2025-09-23T19:18:00Z" w16du:dateUtc="2025-09-23T17:18:00Z"/>
            </w:rPr>
          </w:rPrChange>
        </w:rPr>
        <w:pPrChange w:id="11794" w:author="Visone Rossana (GSE)" w:date="2025-09-09T14:36:00Z" w16du:dateUtc="2025-09-09T12:36:00Z">
          <w:pPr>
            <w:spacing w:after="60"/>
            <w:jc w:val="both"/>
          </w:pPr>
        </w:pPrChange>
      </w:pPr>
      <w:del w:id="11795" w:author="Visone Rossana (GSE)" w:date="2025-09-23T19:18:00Z" w16du:dateUtc="2025-09-23T17:18:00Z">
        <w:r w:rsidRPr="008B1DFF" w:rsidDel="00631DCA">
          <w:rPr>
            <w:sz w:val="22"/>
            <w:szCs w:val="22"/>
            <w:rPrChange w:id="11796" w:author="Visone Rossana (GSE)" w:date="2025-09-09T14:36:00Z" w16du:dateUtc="2025-09-09T12:36:00Z">
              <w:rPr/>
            </w:rPrChange>
          </w:rPr>
          <w:delText>L</w:delText>
        </w:r>
        <w:r w:rsidR="00F70FD4" w:rsidRPr="008B1DFF" w:rsidDel="00631DCA">
          <w:rPr>
            <w:sz w:val="22"/>
            <w:szCs w:val="22"/>
            <w:rPrChange w:id="11797" w:author="Visone Rossana (GSE)" w:date="2025-09-09T14:36:00Z" w16du:dateUtc="2025-09-09T12:36:00Z">
              <w:rPr/>
            </w:rPrChange>
          </w:rPr>
          <w:delText xml:space="preserve">’importo della rata in acconto sarà pari al 50% del beneficio complessivamente riconosciuto se la durata dell’incentivo è di 2 anni, sarà pari ai due quinti del beneficio complessivamente riconosciuto se la durata dell’incentivo è di 5 anni, in riferimento alle annualità indicate nella </w:delText>
        </w:r>
        <w:r w:rsidR="00F70FD4" w:rsidRPr="008B1DFF" w:rsidDel="00631DCA">
          <w:rPr>
            <w:sz w:val="22"/>
            <w:szCs w:val="22"/>
            <w:highlight w:val="yellow"/>
            <w:rPrChange w:id="11798" w:author="Visone Rossana (GSE)" w:date="2025-09-09T14:36:00Z" w16du:dateUtc="2025-09-09T12:36:00Z">
              <w:rPr>
                <w:highlight w:val="yellow"/>
              </w:rPr>
            </w:rPrChange>
          </w:rPr>
          <w:delText xml:space="preserve">tabella </w:delText>
        </w:r>
        <w:r w:rsidR="00F70FD4" w:rsidRPr="008B1DFF" w:rsidDel="00631DCA">
          <w:rPr>
            <w:sz w:val="22"/>
            <w:szCs w:val="22"/>
            <w:rPrChange w:id="11799" w:author="Visone Rossana (GSE)" w:date="2025-09-09T14:36:00Z" w16du:dateUtc="2025-09-09T12:36:00Z">
              <w:rPr/>
            </w:rPrChange>
          </w:rPr>
          <w:delText>x</w:delText>
        </w:r>
      </w:del>
    </w:p>
    <w:p w14:paraId="589A2C8A" w14:textId="5FE68868" w:rsidR="001C15D8" w:rsidRPr="008B1DFF" w:rsidDel="00631DCA" w:rsidRDefault="001C15D8">
      <w:pPr>
        <w:spacing w:after="60" w:line="276" w:lineRule="auto"/>
        <w:jc w:val="both"/>
        <w:rPr>
          <w:del w:id="11800" w:author="Visone Rossana (GSE)" w:date="2025-09-23T19:18:00Z" w16du:dateUtc="2025-09-23T17:18:00Z"/>
          <w:sz w:val="22"/>
          <w:szCs w:val="22"/>
          <w:rPrChange w:id="11801" w:author="Visone Rossana (GSE)" w:date="2025-09-09T14:36:00Z" w16du:dateUtc="2025-09-09T12:36:00Z">
            <w:rPr>
              <w:del w:id="11802" w:author="Visone Rossana (GSE)" w:date="2025-09-23T19:18:00Z" w16du:dateUtc="2025-09-23T17:18:00Z"/>
            </w:rPr>
          </w:rPrChange>
        </w:rPr>
        <w:pPrChange w:id="11803" w:author="Visone Rossana (GSE)" w:date="2025-09-09T14:36:00Z" w16du:dateUtc="2025-09-09T12:36:00Z">
          <w:pPr>
            <w:spacing w:after="60"/>
            <w:jc w:val="both"/>
          </w:pPr>
        </w:pPrChange>
      </w:pPr>
      <w:del w:id="11804" w:author="Visone Rossana (GSE)" w:date="2025-09-23T19:18:00Z" w16du:dateUtc="2025-09-23T17:18:00Z">
        <w:r w:rsidRPr="008B1DFF" w:rsidDel="00631DCA">
          <w:rPr>
            <w:sz w:val="22"/>
            <w:szCs w:val="22"/>
            <w:rPrChange w:id="11805" w:author="Visone Rossana (GSE)" w:date="2025-09-09T14:36:00Z" w16du:dateUtc="2025-09-09T12:36:00Z">
              <w:rPr/>
            </w:rPrChange>
          </w:rPr>
          <w:delText xml:space="preserve">L’importo della rata intermedia sarà pari </w:delText>
        </w:r>
        <w:commentRangeStart w:id="11806"/>
        <w:r w:rsidRPr="008B1DFF" w:rsidDel="00631DCA">
          <w:rPr>
            <w:sz w:val="22"/>
            <w:szCs w:val="22"/>
            <w:highlight w:val="yellow"/>
            <w:rPrChange w:id="11807" w:author="Visone Rossana (GSE)" w:date="2025-09-09T14:36:00Z" w16du:dateUtc="2025-09-09T12:36:00Z">
              <w:rPr>
                <w:highlight w:val="yellow"/>
              </w:rPr>
            </w:rPrChange>
          </w:rPr>
          <w:delText>a</w:delText>
        </w:r>
        <w:r w:rsidR="000952C3" w:rsidRPr="008B1DFF" w:rsidDel="00631DCA">
          <w:rPr>
            <w:sz w:val="22"/>
            <w:szCs w:val="22"/>
            <w:highlight w:val="yellow"/>
            <w:rPrChange w:id="11808" w:author="Visone Rossana (GSE)" w:date="2025-09-09T14:36:00Z" w16du:dateUtc="2025-09-09T12:36:00Z">
              <w:rPr>
                <w:highlight w:val="yellow"/>
              </w:rPr>
            </w:rPrChange>
          </w:rPr>
          <w:delText>d un quinto del beneficio</w:delText>
        </w:r>
        <w:r w:rsidR="000952C3" w:rsidRPr="008B1DFF" w:rsidDel="00631DCA">
          <w:rPr>
            <w:sz w:val="22"/>
            <w:szCs w:val="22"/>
            <w:rPrChange w:id="11809" w:author="Visone Rossana (GSE)" w:date="2025-09-09T14:36:00Z" w16du:dateUtc="2025-09-09T12:36:00Z">
              <w:rPr/>
            </w:rPrChange>
          </w:rPr>
          <w:delText xml:space="preserve"> </w:delText>
        </w:r>
        <w:commentRangeEnd w:id="11806"/>
        <w:r w:rsidR="000952C3" w:rsidRPr="008B1DFF" w:rsidDel="00631DCA">
          <w:rPr>
            <w:rStyle w:val="Rimandocommento"/>
            <w:sz w:val="22"/>
            <w:szCs w:val="22"/>
            <w:rPrChange w:id="11810" w:author="Visone Rossana (GSE)" w:date="2025-09-09T14:36:00Z" w16du:dateUtc="2025-09-09T12:36:00Z">
              <w:rPr>
                <w:rStyle w:val="Rimandocommento"/>
                <w:sz w:val="24"/>
              </w:rPr>
            </w:rPrChange>
          </w:rPr>
          <w:commentReference w:id="11806"/>
        </w:r>
        <w:r w:rsidR="000952C3" w:rsidRPr="008B1DFF" w:rsidDel="00631DCA">
          <w:rPr>
            <w:sz w:val="22"/>
            <w:szCs w:val="22"/>
            <w:rPrChange w:id="11811" w:author="Visone Rossana (GSE)" w:date="2025-09-09T14:36:00Z" w16du:dateUtc="2025-09-09T12:36:00Z">
              <w:rPr/>
            </w:rPrChange>
          </w:rPr>
          <w:delText>complessivamente riconosciuto.</w:delText>
        </w:r>
      </w:del>
    </w:p>
    <w:p w14:paraId="554BCDA7" w14:textId="30C7919C" w:rsidR="00AA7FBD" w:rsidRPr="008B1DFF" w:rsidRDefault="00AA7FBD">
      <w:pPr>
        <w:spacing w:after="60" w:line="276" w:lineRule="auto"/>
        <w:jc w:val="both"/>
        <w:rPr>
          <w:sz w:val="22"/>
          <w:szCs w:val="22"/>
          <w:rPrChange w:id="11812" w:author="Visone Rossana (GSE)" w:date="2025-09-09T14:36:00Z" w16du:dateUtc="2025-09-09T12:36:00Z">
            <w:rPr/>
          </w:rPrChange>
        </w:rPr>
        <w:pPrChange w:id="11813" w:author="Visone Rossana (GSE)" w:date="2025-09-09T14:36:00Z" w16du:dateUtc="2025-09-09T12:36:00Z">
          <w:pPr>
            <w:spacing w:after="60"/>
            <w:jc w:val="both"/>
          </w:pPr>
        </w:pPrChange>
      </w:pPr>
      <w:r w:rsidRPr="008B1DFF">
        <w:rPr>
          <w:sz w:val="22"/>
          <w:szCs w:val="22"/>
          <w:rPrChange w:id="11814" w:author="Visone Rossana (GSE)" w:date="2025-09-09T14:36:00Z" w16du:dateUtc="2025-09-09T12:36:00Z">
            <w:rPr/>
          </w:rPrChange>
        </w:rPr>
        <w:t>Nel caso in cui la Pubblica Amministrazione si avvalga di una ESCo</w:t>
      </w:r>
      <w:r w:rsidR="001C15D8" w:rsidRPr="008B1DFF">
        <w:rPr>
          <w:sz w:val="22"/>
          <w:szCs w:val="22"/>
          <w:rPrChange w:id="11815" w:author="Visone Rossana (GSE)" w:date="2025-09-09T14:36:00Z" w16du:dateUtc="2025-09-09T12:36:00Z">
            <w:rPr/>
          </w:rPrChange>
        </w:rPr>
        <w:t xml:space="preserve"> </w:t>
      </w:r>
      <w:commentRangeStart w:id="11816"/>
      <w:r w:rsidR="001C15D8" w:rsidRPr="008B1DFF">
        <w:rPr>
          <w:sz w:val="22"/>
          <w:szCs w:val="22"/>
          <w:highlight w:val="yellow"/>
          <w:rPrChange w:id="11817" w:author="Visone Rossana (GSE)" w:date="2025-09-09T14:36:00Z" w16du:dateUtc="2025-09-09T12:36:00Z">
            <w:rPr>
              <w:highlight w:val="yellow"/>
            </w:rPr>
          </w:rPrChange>
        </w:rPr>
        <w:t>o di soggetti privati in PPP</w:t>
      </w:r>
      <w:r w:rsidRPr="008B1DFF">
        <w:rPr>
          <w:sz w:val="22"/>
          <w:szCs w:val="22"/>
          <w:highlight w:val="yellow"/>
          <w:rPrChange w:id="11818" w:author="Visone Rossana (GSE)" w:date="2025-09-09T14:36:00Z" w16du:dateUtc="2025-09-09T12:36:00Z">
            <w:rPr>
              <w:highlight w:val="yellow"/>
            </w:rPr>
          </w:rPrChange>
        </w:rPr>
        <w:t xml:space="preserve"> </w:t>
      </w:r>
      <w:commentRangeEnd w:id="11816"/>
      <w:r w:rsidR="001C15D8" w:rsidRPr="008B1DFF">
        <w:rPr>
          <w:rStyle w:val="Rimandocommento"/>
          <w:sz w:val="22"/>
          <w:szCs w:val="22"/>
          <w:rPrChange w:id="11819" w:author="Visone Rossana (GSE)" w:date="2025-09-09T14:36:00Z" w16du:dateUtc="2025-09-09T12:36:00Z">
            <w:rPr>
              <w:rStyle w:val="Rimandocommento"/>
              <w:sz w:val="24"/>
            </w:rPr>
          </w:rPrChange>
        </w:rPr>
        <w:commentReference w:id="11816"/>
      </w:r>
      <w:r w:rsidRPr="008B1DFF">
        <w:rPr>
          <w:sz w:val="22"/>
          <w:szCs w:val="22"/>
          <w:rPrChange w:id="11820" w:author="Visone Rossana (GSE)" w:date="2025-09-09T14:36:00Z" w16du:dateUtc="2025-09-09T12:36:00Z">
            <w:rPr/>
          </w:rPrChange>
        </w:rPr>
        <w:t>per l’accesso agli incentivi, a garanzia dell’erogazione degli acconti</w:t>
      </w:r>
      <w:r w:rsidR="000952C3" w:rsidRPr="008B1DFF">
        <w:rPr>
          <w:sz w:val="22"/>
          <w:szCs w:val="22"/>
          <w:rPrChange w:id="11821" w:author="Visone Rossana (GSE)" w:date="2025-09-09T14:36:00Z" w16du:dateUtc="2025-09-09T12:36:00Z">
            <w:rPr/>
          </w:rPrChange>
        </w:rPr>
        <w:t xml:space="preserve"> </w:t>
      </w:r>
      <w:r w:rsidR="000952C3" w:rsidRPr="008B1DFF">
        <w:rPr>
          <w:sz w:val="22"/>
          <w:szCs w:val="22"/>
          <w:highlight w:val="cyan"/>
          <w:rPrChange w:id="11822" w:author="Visone Rossana (GSE)" w:date="2025-09-09T14:36:00Z" w16du:dateUtc="2025-09-09T12:36:00Z">
            <w:rPr>
              <w:highlight w:val="cyan"/>
            </w:rPr>
          </w:rPrChange>
        </w:rPr>
        <w:t>e della</w:t>
      </w:r>
      <w:ins w:id="11823" w:author="Visone Rossana (GSE)" w:date="2025-09-05T09:46:00Z" w16du:dateUtc="2025-09-05T07:46:00Z">
        <w:r w:rsidR="008E2867" w:rsidRPr="008B1DFF">
          <w:rPr>
            <w:sz w:val="22"/>
            <w:szCs w:val="22"/>
            <w:highlight w:val="cyan"/>
            <w:rPrChange w:id="11824" w:author="Visone Rossana (GSE)" w:date="2025-09-09T14:36:00Z" w16du:dateUtc="2025-09-09T12:36:00Z">
              <w:rPr>
                <w:highlight w:val="cyan"/>
              </w:rPr>
            </w:rPrChange>
          </w:rPr>
          <w:t xml:space="preserve"> eventuale</w:t>
        </w:r>
      </w:ins>
      <w:r w:rsidR="000952C3" w:rsidRPr="008B1DFF">
        <w:rPr>
          <w:sz w:val="22"/>
          <w:szCs w:val="22"/>
          <w:highlight w:val="cyan"/>
          <w:rPrChange w:id="11825" w:author="Visone Rossana (GSE)" w:date="2025-09-09T14:36:00Z" w16du:dateUtc="2025-09-09T12:36:00Z">
            <w:rPr>
              <w:highlight w:val="cyan"/>
            </w:rPr>
          </w:rPrChange>
        </w:rPr>
        <w:t xml:space="preserve"> rata intermedia</w:t>
      </w:r>
      <w:r w:rsidRPr="008B1DFF">
        <w:rPr>
          <w:sz w:val="22"/>
          <w:szCs w:val="22"/>
          <w:rPrChange w:id="11826" w:author="Visone Rossana (GSE)" w:date="2025-09-09T14:36:00Z" w16du:dateUtc="2025-09-09T12:36:00Z">
            <w:rPr/>
          </w:rPrChange>
        </w:rPr>
        <w:t>, è richiesta una formale obbligazione solidale che le parti potranno inserire nell’ambito delle richiamate fattispecie contrattuali o in addendum dedicato. Il GSE mette a disposizione un modello contenente i requisiti minimi dell’obbligazione (vedi Allegato 2).</w:t>
      </w:r>
    </w:p>
    <w:p w14:paraId="0F243C7E" w14:textId="4653A08B" w:rsidR="00AA7FBD" w:rsidRPr="008B1DFF" w:rsidRDefault="00AA7FBD">
      <w:pPr>
        <w:spacing w:after="60" w:line="276" w:lineRule="auto"/>
        <w:jc w:val="both"/>
        <w:rPr>
          <w:ins w:id="11827" w:author="Visone Rossana (GSE)" w:date="2025-09-09T14:36:00Z" w16du:dateUtc="2025-09-09T12:36:00Z"/>
          <w:sz w:val="22"/>
          <w:szCs w:val="22"/>
          <w:rPrChange w:id="11828" w:author="Visone Rossana (GSE)" w:date="2025-09-09T14:36:00Z" w16du:dateUtc="2025-09-09T12:36:00Z">
            <w:rPr>
              <w:ins w:id="11829" w:author="Visone Rossana (GSE)" w:date="2025-09-09T14:36:00Z" w16du:dateUtc="2025-09-09T12:36:00Z"/>
            </w:rPr>
          </w:rPrChange>
        </w:rPr>
        <w:pPrChange w:id="11830" w:author="Visone Rossana (GSE)" w:date="2025-09-09T14:36:00Z" w16du:dateUtc="2025-09-09T12:36:00Z">
          <w:pPr>
            <w:spacing w:after="60"/>
            <w:jc w:val="both"/>
          </w:pPr>
        </w:pPrChange>
      </w:pPr>
      <w:r w:rsidRPr="008B1DFF">
        <w:rPr>
          <w:sz w:val="22"/>
          <w:szCs w:val="22"/>
          <w:rPrChange w:id="11831" w:author="Visone Rossana (GSE)" w:date="2025-09-09T14:36:00Z" w16du:dateUtc="2025-09-09T12:36:00Z">
            <w:rPr/>
          </w:rPrChange>
        </w:rPr>
        <w:t xml:space="preserve">In particolare, per le tre modalità di prenotazione previste, ove espressamente previsto nelle fattispecie contrattuali di cui all’art. </w:t>
      </w:r>
      <w:r w:rsidRPr="008B1DFF">
        <w:rPr>
          <w:sz w:val="22"/>
          <w:szCs w:val="22"/>
          <w:highlight w:val="yellow"/>
          <w:rPrChange w:id="11832" w:author="Visone Rossana (GSE)" w:date="2025-09-09T14:36:00Z" w16du:dateUtc="2025-09-09T12:36:00Z">
            <w:rPr>
              <w:highlight w:val="yellow"/>
            </w:rPr>
          </w:rPrChange>
        </w:rPr>
        <w:t>6 comma 4, lettera b),</w:t>
      </w:r>
      <w:r w:rsidRPr="008B1DFF">
        <w:rPr>
          <w:sz w:val="22"/>
          <w:szCs w:val="22"/>
          <w:rPrChange w:id="11833" w:author="Visone Rossana (GSE)" w:date="2025-09-09T14:36:00Z" w16du:dateUtc="2025-09-09T12:36:00Z">
            <w:rPr/>
          </w:rPrChange>
        </w:rPr>
        <w:t xml:space="preserve"> la Pubblica Amministrazione può chiedere che le somme prenotate a proprio favore siano erogate, anche parzialmente, alla ESCo firmataria del contratto</w:t>
      </w:r>
      <w:del w:id="11834" w:author="Visone Rossana (GSE)" w:date="2025-10-07T18:24:00Z" w16du:dateUtc="2025-10-07T16:24:00Z">
        <w:r w:rsidR="00DF1C0B" w:rsidRPr="008B1DFF" w:rsidDel="006D00EF">
          <w:rPr>
            <w:sz w:val="22"/>
            <w:szCs w:val="22"/>
            <w:rPrChange w:id="11835" w:author="Visone Rossana (GSE)" w:date="2025-09-09T14:36:00Z" w16du:dateUtc="2025-09-09T12:36:00Z">
              <w:rPr/>
            </w:rPrChange>
          </w:rPr>
          <w:delText xml:space="preserve"> </w:delText>
        </w:r>
        <w:r w:rsidR="00DF1C0B" w:rsidRPr="008B1DFF" w:rsidDel="006D00EF">
          <w:rPr>
            <w:sz w:val="22"/>
            <w:szCs w:val="22"/>
            <w:highlight w:val="cyan"/>
            <w:rPrChange w:id="11836" w:author="Visone Rossana (GSE)" w:date="2025-09-09T14:36:00Z" w16du:dateUtc="2025-09-09T12:36:00Z">
              <w:rPr>
                <w:highlight w:val="cyan"/>
              </w:rPr>
            </w:rPrChange>
          </w:rPr>
          <w:delText>o degli altri soggetti abilitati</w:delText>
        </w:r>
      </w:del>
      <w:r w:rsidRPr="008B1DFF">
        <w:rPr>
          <w:sz w:val="22"/>
          <w:szCs w:val="22"/>
          <w:rPrChange w:id="11837" w:author="Visone Rossana (GSE)" w:date="2025-09-09T14:36:00Z" w16du:dateUtc="2025-09-09T12:36:00Z">
            <w:rPr/>
          </w:rPrChange>
        </w:rPr>
        <w:t xml:space="preserve">, </w:t>
      </w:r>
      <w:commentRangeStart w:id="11838"/>
      <w:commentRangeStart w:id="11839"/>
      <w:r w:rsidRPr="008B1DFF">
        <w:rPr>
          <w:sz w:val="22"/>
          <w:szCs w:val="22"/>
          <w:rPrChange w:id="11840" w:author="Visone Rossana (GSE)" w:date="2025-09-09T14:36:00Z" w16du:dateUtc="2025-09-09T12:36:00Z">
            <w:rPr/>
          </w:rPrChange>
        </w:rPr>
        <w:t>previa formale obbligazione solidale tra le parti</w:t>
      </w:r>
      <w:commentRangeEnd w:id="11838"/>
      <w:r w:rsidR="00DF1C0B" w:rsidRPr="008B1DFF">
        <w:rPr>
          <w:rStyle w:val="Rimandocommento"/>
          <w:sz w:val="22"/>
          <w:szCs w:val="22"/>
          <w:rPrChange w:id="11841" w:author="Visone Rossana (GSE)" w:date="2025-09-09T14:36:00Z" w16du:dateUtc="2025-09-09T12:36:00Z">
            <w:rPr>
              <w:rStyle w:val="Rimandocommento"/>
              <w:sz w:val="24"/>
            </w:rPr>
          </w:rPrChange>
        </w:rPr>
        <w:commentReference w:id="11838"/>
      </w:r>
      <w:commentRangeEnd w:id="11839"/>
      <w:r w:rsidR="006D00EF" w:rsidRPr="008B1DFF">
        <w:rPr>
          <w:rStyle w:val="Rimandocommento"/>
          <w:sz w:val="22"/>
          <w:szCs w:val="22"/>
          <w:rPrChange w:id="11842" w:author="Visone Rossana (GSE)" w:date="2025-09-09T14:36:00Z" w16du:dateUtc="2025-09-09T12:36:00Z">
            <w:rPr>
              <w:rStyle w:val="Rimandocommento"/>
              <w:sz w:val="24"/>
            </w:rPr>
          </w:rPrChange>
        </w:rPr>
        <w:commentReference w:id="11839"/>
      </w:r>
      <w:r w:rsidRPr="008B1DFF">
        <w:rPr>
          <w:sz w:val="22"/>
          <w:szCs w:val="22"/>
          <w:rPrChange w:id="11843" w:author="Visone Rossana (GSE)" w:date="2025-09-09T14:36:00Z" w16du:dateUtc="2025-09-09T12:36:00Z">
            <w:rPr/>
          </w:rPrChange>
        </w:rPr>
        <w:t>. Resta ferma la responsabilità della PA circa la corretta esecuzione dei lavori e la quantificazione richiesta</w:t>
      </w:r>
      <w:r w:rsidR="001C15D8" w:rsidRPr="008B1DFF">
        <w:rPr>
          <w:sz w:val="22"/>
          <w:szCs w:val="22"/>
          <w:rPrChange w:id="11844" w:author="Visone Rossana (GSE)" w:date="2025-09-09T14:36:00Z" w16du:dateUtc="2025-09-09T12:36:00Z">
            <w:rPr/>
          </w:rPrChange>
        </w:rPr>
        <w:t>.</w:t>
      </w:r>
    </w:p>
    <w:p w14:paraId="15E64E15" w14:textId="0DBC9FAA" w:rsidR="008B1DFF" w:rsidDel="00427DE0" w:rsidRDefault="008B1DFF">
      <w:pPr>
        <w:spacing w:after="60"/>
        <w:jc w:val="center"/>
        <w:rPr>
          <w:del w:id="11845" w:author="Visone Rossana (GSE)" w:date="2025-09-23T19:23:00Z" w16du:dateUtc="2025-09-23T17:23:00Z"/>
        </w:rPr>
      </w:pPr>
    </w:p>
    <w:p w14:paraId="267229B8" w14:textId="77777777" w:rsidR="00427DE0" w:rsidRDefault="00427DE0">
      <w:pPr>
        <w:spacing w:after="60"/>
        <w:jc w:val="center"/>
        <w:rPr>
          <w:ins w:id="11846" w:author="Visone Rossana (GSE)" w:date="2025-10-20T11:09:00Z" w16du:dateUtc="2025-10-20T09:09:00Z"/>
        </w:rPr>
      </w:pPr>
    </w:p>
    <w:p w14:paraId="045B9F91" w14:textId="77777777" w:rsidR="00427DE0" w:rsidRDefault="00427DE0">
      <w:pPr>
        <w:spacing w:after="60"/>
        <w:jc w:val="center"/>
        <w:rPr>
          <w:ins w:id="11847" w:author="Visone Rossana (GSE)" w:date="2025-10-20T11:09:00Z" w16du:dateUtc="2025-10-20T09:09:00Z"/>
        </w:rPr>
      </w:pPr>
    </w:p>
    <w:p w14:paraId="42304E61" w14:textId="77777777" w:rsidR="00427DE0" w:rsidRDefault="00427DE0">
      <w:pPr>
        <w:spacing w:after="60"/>
        <w:jc w:val="center"/>
        <w:rPr>
          <w:ins w:id="11848" w:author="Visone Rossana (GSE)" w:date="2025-10-20T11:09:00Z" w16du:dateUtc="2025-10-20T09:09:00Z"/>
        </w:rPr>
      </w:pPr>
    </w:p>
    <w:p w14:paraId="5591A475" w14:textId="77777777" w:rsidR="00427DE0" w:rsidRDefault="00427DE0">
      <w:pPr>
        <w:spacing w:after="60"/>
        <w:jc w:val="center"/>
        <w:rPr>
          <w:ins w:id="11849" w:author="Visone Rossana (GSE)" w:date="2025-10-20T11:09:00Z" w16du:dateUtc="2025-10-20T09:09:00Z"/>
        </w:rPr>
      </w:pPr>
    </w:p>
    <w:p w14:paraId="0B118924" w14:textId="77777777" w:rsidR="00427DE0" w:rsidRDefault="00427DE0">
      <w:pPr>
        <w:spacing w:after="60"/>
        <w:jc w:val="center"/>
        <w:rPr>
          <w:ins w:id="11850" w:author="Visone Rossana (GSE)" w:date="2025-10-20T11:09:00Z" w16du:dateUtc="2025-10-20T09:09:00Z"/>
        </w:rPr>
        <w:pPrChange w:id="11851" w:author="Visone Rossana (GSE)" w:date="2025-09-23T19:25:00Z" w16du:dateUtc="2025-09-23T17:25:00Z">
          <w:pPr>
            <w:spacing w:after="60"/>
            <w:jc w:val="both"/>
          </w:pPr>
        </w:pPrChange>
      </w:pPr>
    </w:p>
    <w:p w14:paraId="7E89E4F0" w14:textId="72143FCD" w:rsidR="00FC0091" w:rsidRDefault="00FC0091">
      <w:pPr>
        <w:spacing w:after="60"/>
        <w:jc w:val="center"/>
        <w:rPr>
          <w:ins w:id="11852" w:author="Visone Rossana (GSE)" w:date="2025-09-23T19:22:00Z" w16du:dateUtc="2025-09-23T17:22:00Z"/>
          <w:b/>
          <w:bCs/>
          <w:sz w:val="18"/>
          <w:szCs w:val="18"/>
        </w:rPr>
        <w:pPrChange w:id="11853" w:author="Visone Rossana (GSE)" w:date="2025-09-23T19:25:00Z" w16du:dateUtc="2025-09-23T17:25:00Z">
          <w:pPr>
            <w:spacing w:after="60"/>
            <w:jc w:val="both"/>
          </w:pPr>
        </w:pPrChange>
      </w:pPr>
      <w:r w:rsidRPr="00FC0091">
        <w:rPr>
          <w:b/>
          <w:bCs/>
          <w:sz w:val="18"/>
          <w:szCs w:val="18"/>
          <w:highlight w:val="yellow"/>
        </w:rPr>
        <w:t xml:space="preserve">Tabella x - </w:t>
      </w:r>
      <w:del w:id="11854" w:author="Visone Rossana (GSE)" w:date="2025-09-23T19:25:00Z" w16du:dateUtc="2025-09-23T17:25:00Z">
        <w:r w:rsidRPr="00FC0091" w:rsidDel="007106B6">
          <w:rPr>
            <w:b/>
            <w:bCs/>
            <w:sz w:val="18"/>
            <w:szCs w:val="18"/>
            <w:highlight w:val="yellow"/>
          </w:rPr>
          <w:delText>Soggetti Ammessi, modalità di accesso e d</w:delText>
        </w:r>
      </w:del>
      <w:ins w:id="11855" w:author="Visone Rossana (GSE)" w:date="2025-09-23T19:25:00Z" w16du:dateUtc="2025-09-23T17:25:00Z">
        <w:r w:rsidR="007106B6">
          <w:rPr>
            <w:b/>
            <w:bCs/>
            <w:sz w:val="18"/>
            <w:szCs w:val="18"/>
            <w:highlight w:val="yellow"/>
          </w:rPr>
          <w:t>D</w:t>
        </w:r>
      </w:ins>
      <w:r w:rsidRPr="00FC0091">
        <w:rPr>
          <w:b/>
          <w:bCs/>
          <w:sz w:val="18"/>
          <w:szCs w:val="18"/>
          <w:highlight w:val="yellow"/>
        </w:rPr>
        <w:t>urata dell’incentivo in anni in base alla tipologia di interve</w:t>
      </w:r>
      <w:r w:rsidRPr="00E470A4">
        <w:rPr>
          <w:b/>
          <w:bCs/>
          <w:sz w:val="18"/>
          <w:szCs w:val="18"/>
          <w:highlight w:val="yellow"/>
        </w:rPr>
        <w:t>nto</w:t>
      </w:r>
      <w:del w:id="11856" w:author="Visone Rossana (GSE)" w:date="2025-09-23T19:25:00Z" w16du:dateUtc="2025-09-23T17:25:00Z">
        <w:r w:rsidRPr="00E470A4" w:rsidDel="007106B6">
          <w:rPr>
            <w:b/>
            <w:bCs/>
            <w:sz w:val="18"/>
            <w:szCs w:val="18"/>
            <w:highlight w:val="yellow"/>
            <w:rPrChange w:id="11857" w:author="Visone Rossana (GSE)" w:date="2025-09-09T09:49:00Z" w16du:dateUtc="2025-09-09T07:49:00Z">
              <w:rPr>
                <w:b/>
                <w:bCs/>
                <w:sz w:val="18"/>
                <w:szCs w:val="18"/>
              </w:rPr>
            </w:rPrChange>
          </w:rPr>
          <w:delText>-</w:delText>
        </w:r>
      </w:del>
      <w:del w:id="11858" w:author="Visone Rossana (GSE)" w:date="2025-09-23T19:23:00Z" w16du:dateUtc="2025-09-23T17:23:00Z">
        <w:r w:rsidRPr="00E470A4" w:rsidDel="00631DCA">
          <w:rPr>
            <w:b/>
            <w:bCs/>
            <w:sz w:val="18"/>
            <w:szCs w:val="18"/>
            <w:highlight w:val="yellow"/>
            <w:rPrChange w:id="11859" w:author="Visone Rossana (GSE)" w:date="2025-09-09T09:49:00Z" w16du:dateUtc="2025-09-09T07:49:00Z">
              <w:rPr>
                <w:b/>
                <w:bCs/>
                <w:sz w:val="18"/>
                <w:szCs w:val="18"/>
              </w:rPr>
            </w:rPrChange>
          </w:rPr>
          <w:delText>DA FARE</w:delText>
        </w:r>
      </w:del>
    </w:p>
    <w:tbl>
      <w:tblPr>
        <w:tblW w:w="4561" w:type="pct"/>
        <w:jc w:val="center"/>
        <w:tblLayout w:type="fixed"/>
        <w:tblLook w:val="0000" w:firstRow="0" w:lastRow="0" w:firstColumn="0" w:lastColumn="0" w:noHBand="0" w:noVBand="0"/>
      </w:tblPr>
      <w:tblGrid>
        <w:gridCol w:w="6355"/>
        <w:gridCol w:w="2428"/>
      </w:tblGrid>
      <w:tr w:rsidR="00631DCA" w:rsidRPr="003B410F" w14:paraId="3F5F2559" w14:textId="77777777">
        <w:trPr>
          <w:trHeight w:val="587"/>
          <w:jc w:val="center"/>
          <w:ins w:id="11860" w:author="Visone Rossana (GSE)" w:date="2025-09-23T19:23:00Z"/>
        </w:trPr>
        <w:tc>
          <w:tcPr>
            <w:tcW w:w="3618" w:type="pct"/>
            <w:vMerge w:val="restart"/>
            <w:tcBorders>
              <w:top w:val="single" w:sz="6" w:space="0" w:color="000000"/>
              <w:left w:val="single" w:sz="4" w:space="0" w:color="000000"/>
              <w:bottom w:val="single" w:sz="6" w:space="0" w:color="000000"/>
              <w:right w:val="single" w:sz="4" w:space="0" w:color="000000"/>
            </w:tcBorders>
            <w:vAlign w:val="center"/>
          </w:tcPr>
          <w:p w14:paraId="6C5CF0B8" w14:textId="77777777" w:rsidR="00631DCA" w:rsidRPr="007106B6" w:rsidRDefault="00631DCA">
            <w:pPr>
              <w:pStyle w:val="Default0"/>
              <w:jc w:val="center"/>
              <w:rPr>
                <w:ins w:id="11861" w:author="Visone Rossana (GSE)" w:date="2025-09-23T19:23:00Z" w16du:dateUtc="2025-09-23T17:23:00Z"/>
                <w:rFonts w:asciiTheme="minorHAnsi" w:hAnsiTheme="minorHAnsi" w:cstheme="minorHAnsi"/>
                <w:b/>
                <w:bCs/>
                <w:color w:val="auto"/>
                <w:sz w:val="20"/>
                <w:szCs w:val="20"/>
                <w:rPrChange w:id="11862" w:author="Visone Rossana (GSE)" w:date="2025-09-23T19:25:00Z" w16du:dateUtc="2025-09-23T17:25:00Z">
                  <w:rPr>
                    <w:ins w:id="11863" w:author="Visone Rossana (GSE)" w:date="2025-09-23T19:23:00Z" w16du:dateUtc="2025-09-23T17:23:00Z"/>
                    <w:b/>
                    <w:bCs/>
                    <w:color w:val="auto"/>
                    <w:sz w:val="20"/>
                    <w:szCs w:val="20"/>
                  </w:rPr>
                </w:rPrChange>
              </w:rPr>
            </w:pPr>
            <w:bookmarkStart w:id="11864" w:name="_Hlk147324753"/>
            <w:ins w:id="11865" w:author="Visone Rossana (GSE)" w:date="2025-09-23T19:23:00Z" w16du:dateUtc="2025-09-23T17:23:00Z">
              <w:r w:rsidRPr="007106B6">
                <w:rPr>
                  <w:rFonts w:asciiTheme="minorHAnsi" w:hAnsiTheme="minorHAnsi" w:cstheme="minorHAnsi"/>
                  <w:b/>
                  <w:bCs/>
                  <w:color w:val="auto"/>
                  <w:sz w:val="20"/>
                  <w:szCs w:val="20"/>
                  <w:rPrChange w:id="11866" w:author="Visone Rossana (GSE)" w:date="2025-09-23T19:25:00Z" w16du:dateUtc="2025-09-23T17:25:00Z">
                    <w:rPr>
                      <w:b/>
                      <w:bCs/>
                      <w:color w:val="auto"/>
                      <w:sz w:val="20"/>
                      <w:szCs w:val="20"/>
                    </w:rPr>
                  </w:rPrChange>
                </w:rPr>
                <w:t>Tipologia di intervento</w:t>
              </w:r>
            </w:ins>
          </w:p>
        </w:tc>
        <w:tc>
          <w:tcPr>
            <w:tcW w:w="1382" w:type="pct"/>
            <w:vMerge w:val="restart"/>
            <w:tcBorders>
              <w:top w:val="single" w:sz="6" w:space="0" w:color="000000"/>
              <w:left w:val="single" w:sz="4" w:space="0" w:color="000000"/>
              <w:bottom w:val="single" w:sz="6" w:space="0" w:color="000000"/>
              <w:right w:val="single" w:sz="4" w:space="0" w:color="000000"/>
            </w:tcBorders>
            <w:vAlign w:val="center"/>
          </w:tcPr>
          <w:p w14:paraId="448BB9AE" w14:textId="77777777" w:rsidR="00631DCA" w:rsidRPr="007106B6" w:rsidRDefault="00631DCA">
            <w:pPr>
              <w:pStyle w:val="Default0"/>
              <w:ind w:left="-102" w:right="-95"/>
              <w:jc w:val="center"/>
              <w:rPr>
                <w:ins w:id="11867" w:author="Visone Rossana (GSE)" w:date="2025-09-23T19:23:00Z" w16du:dateUtc="2025-09-23T17:23:00Z"/>
                <w:rFonts w:asciiTheme="minorHAnsi" w:hAnsiTheme="minorHAnsi" w:cstheme="minorHAnsi"/>
                <w:b/>
                <w:bCs/>
                <w:color w:val="auto"/>
                <w:sz w:val="20"/>
                <w:szCs w:val="20"/>
                <w:rPrChange w:id="11868" w:author="Visone Rossana (GSE)" w:date="2025-09-23T19:25:00Z" w16du:dateUtc="2025-09-23T17:25:00Z">
                  <w:rPr>
                    <w:ins w:id="11869" w:author="Visone Rossana (GSE)" w:date="2025-09-23T19:23:00Z" w16du:dateUtc="2025-09-23T17:23:00Z"/>
                    <w:b/>
                    <w:bCs/>
                    <w:color w:val="auto"/>
                    <w:sz w:val="20"/>
                    <w:szCs w:val="20"/>
                  </w:rPr>
                </w:rPrChange>
              </w:rPr>
            </w:pPr>
            <w:ins w:id="11870" w:author="Visone Rossana (GSE)" w:date="2025-09-23T19:23:00Z" w16du:dateUtc="2025-09-23T17:23:00Z">
              <w:r w:rsidRPr="007106B6">
                <w:rPr>
                  <w:rFonts w:asciiTheme="minorHAnsi" w:hAnsiTheme="minorHAnsi" w:cstheme="minorHAnsi"/>
                  <w:b/>
                  <w:bCs/>
                  <w:color w:val="auto"/>
                  <w:sz w:val="20"/>
                  <w:szCs w:val="20"/>
                  <w:rPrChange w:id="11871" w:author="Visone Rossana (GSE)" w:date="2025-09-23T19:25:00Z" w16du:dateUtc="2025-09-23T17:25:00Z">
                    <w:rPr>
                      <w:b/>
                      <w:bCs/>
                      <w:color w:val="auto"/>
                      <w:sz w:val="20"/>
                      <w:szCs w:val="20"/>
                    </w:rPr>
                  </w:rPrChange>
                </w:rPr>
                <w:t>Durata dell’incentivo (anni)</w:t>
              </w:r>
            </w:ins>
          </w:p>
        </w:tc>
      </w:tr>
      <w:tr w:rsidR="00631DCA" w:rsidRPr="003B410F" w14:paraId="2377D6C7" w14:textId="77777777">
        <w:trPr>
          <w:trHeight w:val="587"/>
          <w:jc w:val="center"/>
          <w:ins w:id="11872" w:author="Visone Rossana (GSE)" w:date="2025-09-23T19:23:00Z"/>
        </w:trPr>
        <w:tc>
          <w:tcPr>
            <w:tcW w:w="3618" w:type="pct"/>
            <w:vMerge/>
            <w:tcBorders>
              <w:left w:val="single" w:sz="4" w:space="0" w:color="000000"/>
              <w:bottom w:val="single" w:sz="6" w:space="0" w:color="000000"/>
              <w:right w:val="single" w:sz="4" w:space="0" w:color="000000"/>
            </w:tcBorders>
            <w:vAlign w:val="center"/>
          </w:tcPr>
          <w:p w14:paraId="402898B4" w14:textId="77777777" w:rsidR="00631DCA" w:rsidRPr="007106B6" w:rsidRDefault="00631DCA">
            <w:pPr>
              <w:pStyle w:val="Default0"/>
              <w:jc w:val="center"/>
              <w:rPr>
                <w:ins w:id="11873" w:author="Visone Rossana (GSE)" w:date="2025-09-23T19:23:00Z" w16du:dateUtc="2025-09-23T17:23:00Z"/>
                <w:rFonts w:asciiTheme="minorHAnsi" w:hAnsiTheme="minorHAnsi" w:cstheme="minorHAnsi"/>
                <w:b/>
                <w:bCs/>
                <w:color w:val="auto"/>
                <w:sz w:val="20"/>
                <w:szCs w:val="20"/>
                <w:rPrChange w:id="11874" w:author="Visone Rossana (GSE)" w:date="2025-09-23T19:25:00Z" w16du:dateUtc="2025-09-23T17:25:00Z">
                  <w:rPr>
                    <w:ins w:id="11875" w:author="Visone Rossana (GSE)" w:date="2025-09-23T19:23:00Z" w16du:dateUtc="2025-09-23T17:23:00Z"/>
                    <w:b/>
                    <w:bCs/>
                    <w:color w:val="auto"/>
                    <w:sz w:val="20"/>
                    <w:szCs w:val="20"/>
                  </w:rPr>
                </w:rPrChange>
              </w:rPr>
            </w:pPr>
          </w:p>
        </w:tc>
        <w:tc>
          <w:tcPr>
            <w:tcW w:w="1382" w:type="pct"/>
            <w:vMerge/>
            <w:tcBorders>
              <w:left w:val="single" w:sz="4" w:space="0" w:color="000000"/>
              <w:bottom w:val="single" w:sz="6" w:space="0" w:color="000000"/>
              <w:right w:val="single" w:sz="4" w:space="0" w:color="000000"/>
            </w:tcBorders>
            <w:vAlign w:val="center"/>
          </w:tcPr>
          <w:p w14:paraId="70771544" w14:textId="77777777" w:rsidR="00631DCA" w:rsidRPr="007106B6" w:rsidRDefault="00631DCA">
            <w:pPr>
              <w:pStyle w:val="Default0"/>
              <w:ind w:left="-102" w:right="-95"/>
              <w:jc w:val="center"/>
              <w:rPr>
                <w:ins w:id="11876" w:author="Visone Rossana (GSE)" w:date="2025-09-23T19:23:00Z" w16du:dateUtc="2025-09-23T17:23:00Z"/>
                <w:rFonts w:asciiTheme="minorHAnsi" w:hAnsiTheme="minorHAnsi" w:cstheme="minorHAnsi"/>
                <w:b/>
                <w:bCs/>
                <w:color w:val="auto"/>
                <w:sz w:val="20"/>
                <w:szCs w:val="20"/>
                <w:rPrChange w:id="11877" w:author="Visone Rossana (GSE)" w:date="2025-09-23T19:25:00Z" w16du:dateUtc="2025-09-23T17:25:00Z">
                  <w:rPr>
                    <w:ins w:id="11878" w:author="Visone Rossana (GSE)" w:date="2025-09-23T19:23:00Z" w16du:dateUtc="2025-09-23T17:23:00Z"/>
                    <w:b/>
                    <w:bCs/>
                    <w:color w:val="auto"/>
                    <w:sz w:val="20"/>
                    <w:szCs w:val="20"/>
                  </w:rPr>
                </w:rPrChange>
              </w:rPr>
            </w:pPr>
          </w:p>
        </w:tc>
      </w:tr>
      <w:tr w:rsidR="00631DCA" w:rsidRPr="003B410F" w14:paraId="5C19F24F" w14:textId="77777777">
        <w:trPr>
          <w:trHeight w:val="587"/>
          <w:jc w:val="center"/>
          <w:ins w:id="11879"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47775A8C" w14:textId="77777777" w:rsidR="00631DCA" w:rsidRPr="007106B6" w:rsidRDefault="00631DCA">
            <w:pPr>
              <w:pStyle w:val="Default0"/>
              <w:jc w:val="both"/>
              <w:rPr>
                <w:ins w:id="11880" w:author="Visone Rossana (GSE)" w:date="2025-09-23T19:23:00Z" w16du:dateUtc="2025-09-23T17:23:00Z"/>
                <w:rFonts w:asciiTheme="minorHAnsi" w:hAnsiTheme="minorHAnsi" w:cstheme="minorHAnsi"/>
                <w:color w:val="auto"/>
                <w:sz w:val="20"/>
                <w:szCs w:val="20"/>
                <w:rPrChange w:id="11881" w:author="Visone Rossana (GSE)" w:date="2025-09-23T19:25:00Z" w16du:dateUtc="2025-09-23T17:25:00Z">
                  <w:rPr>
                    <w:ins w:id="11882" w:author="Visone Rossana (GSE)" w:date="2025-09-23T19:23:00Z" w16du:dateUtc="2025-09-23T17:23:00Z"/>
                    <w:color w:val="auto"/>
                    <w:sz w:val="20"/>
                    <w:szCs w:val="20"/>
                  </w:rPr>
                </w:rPrChange>
              </w:rPr>
            </w:pPr>
            <w:ins w:id="11883" w:author="Visone Rossana (GSE)" w:date="2025-09-23T19:23:00Z" w16du:dateUtc="2025-09-23T17:23:00Z">
              <w:r w:rsidRPr="007106B6">
                <w:rPr>
                  <w:rFonts w:asciiTheme="minorHAnsi" w:hAnsiTheme="minorHAnsi" w:cstheme="minorHAnsi"/>
                  <w:color w:val="auto"/>
                  <w:sz w:val="20"/>
                  <w:szCs w:val="20"/>
                  <w:rPrChange w:id="11884" w:author="Visone Rossana (GSE)" w:date="2025-09-23T19:25:00Z" w16du:dateUtc="2025-09-23T17:25:00Z">
                    <w:rPr>
                      <w:color w:val="auto"/>
                      <w:sz w:val="20"/>
                      <w:szCs w:val="20"/>
                    </w:rPr>
                  </w:rPrChange>
                </w:rPr>
                <w:t xml:space="preserve">Isolamento termico di superfici opache delimitanti il volume climatizzato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48D986EC" w14:textId="77777777" w:rsidR="00631DCA" w:rsidRPr="007106B6" w:rsidRDefault="00631DCA">
            <w:pPr>
              <w:pStyle w:val="Default0"/>
              <w:ind w:left="-102" w:right="-95"/>
              <w:jc w:val="center"/>
              <w:rPr>
                <w:ins w:id="11885" w:author="Visone Rossana (GSE)" w:date="2025-09-23T19:23:00Z" w16du:dateUtc="2025-09-23T17:23:00Z"/>
                <w:rFonts w:asciiTheme="minorHAnsi" w:hAnsiTheme="minorHAnsi" w:cstheme="minorHAnsi"/>
                <w:color w:val="auto"/>
                <w:sz w:val="20"/>
                <w:szCs w:val="20"/>
                <w:rPrChange w:id="11886" w:author="Visone Rossana (GSE)" w:date="2025-09-23T19:25:00Z" w16du:dateUtc="2025-09-23T17:25:00Z">
                  <w:rPr>
                    <w:ins w:id="11887" w:author="Visone Rossana (GSE)" w:date="2025-09-23T19:23:00Z" w16du:dateUtc="2025-09-23T17:23:00Z"/>
                    <w:color w:val="auto"/>
                    <w:sz w:val="20"/>
                    <w:szCs w:val="20"/>
                  </w:rPr>
                </w:rPrChange>
              </w:rPr>
            </w:pPr>
            <w:ins w:id="11888" w:author="Visone Rossana (GSE)" w:date="2025-09-23T19:23:00Z" w16du:dateUtc="2025-09-23T17:23:00Z">
              <w:r w:rsidRPr="007106B6">
                <w:rPr>
                  <w:rFonts w:asciiTheme="minorHAnsi" w:hAnsiTheme="minorHAnsi" w:cstheme="minorHAnsi"/>
                  <w:color w:val="auto"/>
                  <w:sz w:val="20"/>
                  <w:szCs w:val="20"/>
                  <w:rPrChange w:id="11889" w:author="Visone Rossana (GSE)" w:date="2025-09-23T19:25:00Z" w16du:dateUtc="2025-09-23T17:25:00Z">
                    <w:rPr>
                      <w:color w:val="auto"/>
                      <w:sz w:val="20"/>
                      <w:szCs w:val="20"/>
                    </w:rPr>
                  </w:rPrChange>
                </w:rPr>
                <w:t>5</w:t>
              </w:r>
            </w:ins>
          </w:p>
        </w:tc>
      </w:tr>
      <w:tr w:rsidR="00631DCA" w:rsidRPr="003B410F" w14:paraId="2ADFD1F1" w14:textId="77777777">
        <w:trPr>
          <w:trHeight w:val="587"/>
          <w:jc w:val="center"/>
          <w:ins w:id="11890"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6A71B416" w14:textId="77777777" w:rsidR="00631DCA" w:rsidRPr="007106B6" w:rsidRDefault="00631DCA">
            <w:pPr>
              <w:pStyle w:val="Default0"/>
              <w:jc w:val="both"/>
              <w:rPr>
                <w:ins w:id="11891" w:author="Visone Rossana (GSE)" w:date="2025-09-23T19:23:00Z" w16du:dateUtc="2025-09-23T17:23:00Z"/>
                <w:rFonts w:asciiTheme="minorHAnsi" w:hAnsiTheme="minorHAnsi" w:cstheme="minorHAnsi"/>
                <w:color w:val="auto"/>
                <w:sz w:val="20"/>
                <w:szCs w:val="20"/>
                <w:rPrChange w:id="11892" w:author="Visone Rossana (GSE)" w:date="2025-09-23T19:25:00Z" w16du:dateUtc="2025-09-23T17:25:00Z">
                  <w:rPr>
                    <w:ins w:id="11893" w:author="Visone Rossana (GSE)" w:date="2025-09-23T19:23:00Z" w16du:dateUtc="2025-09-23T17:23:00Z"/>
                    <w:color w:val="auto"/>
                    <w:sz w:val="20"/>
                    <w:szCs w:val="20"/>
                  </w:rPr>
                </w:rPrChange>
              </w:rPr>
            </w:pPr>
            <w:ins w:id="11894" w:author="Visone Rossana (GSE)" w:date="2025-09-23T19:23:00Z" w16du:dateUtc="2025-09-23T17:23:00Z">
              <w:r w:rsidRPr="007106B6">
                <w:rPr>
                  <w:rFonts w:asciiTheme="minorHAnsi" w:hAnsiTheme="minorHAnsi" w:cstheme="minorHAnsi"/>
                  <w:color w:val="auto"/>
                  <w:sz w:val="20"/>
                  <w:szCs w:val="20"/>
                  <w:rPrChange w:id="11895" w:author="Visone Rossana (GSE)" w:date="2025-09-23T19:25:00Z" w16du:dateUtc="2025-09-23T17:25:00Z">
                    <w:rPr>
                      <w:color w:val="auto"/>
                      <w:sz w:val="20"/>
                      <w:szCs w:val="20"/>
                    </w:rPr>
                  </w:rPrChange>
                </w:rPr>
                <w:t xml:space="preserve">Sostituzione di chiusure trasparenti comprensive di infissi delimitanti il volume climatizzato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2716A5B5" w14:textId="77777777" w:rsidR="00631DCA" w:rsidRPr="007106B6" w:rsidRDefault="00631DCA">
            <w:pPr>
              <w:pStyle w:val="Default0"/>
              <w:ind w:left="-102" w:right="-95"/>
              <w:jc w:val="center"/>
              <w:rPr>
                <w:ins w:id="11896" w:author="Visone Rossana (GSE)" w:date="2025-09-23T19:23:00Z" w16du:dateUtc="2025-09-23T17:23:00Z"/>
                <w:rFonts w:asciiTheme="minorHAnsi" w:hAnsiTheme="minorHAnsi" w:cstheme="minorHAnsi"/>
                <w:color w:val="auto"/>
                <w:sz w:val="20"/>
                <w:szCs w:val="20"/>
                <w:rPrChange w:id="11897" w:author="Visone Rossana (GSE)" w:date="2025-09-23T19:25:00Z" w16du:dateUtc="2025-09-23T17:25:00Z">
                  <w:rPr>
                    <w:ins w:id="11898" w:author="Visone Rossana (GSE)" w:date="2025-09-23T19:23:00Z" w16du:dateUtc="2025-09-23T17:23:00Z"/>
                    <w:color w:val="auto"/>
                    <w:sz w:val="20"/>
                    <w:szCs w:val="20"/>
                  </w:rPr>
                </w:rPrChange>
              </w:rPr>
            </w:pPr>
            <w:ins w:id="11899" w:author="Visone Rossana (GSE)" w:date="2025-09-23T19:23:00Z" w16du:dateUtc="2025-09-23T17:23:00Z">
              <w:r w:rsidRPr="007106B6">
                <w:rPr>
                  <w:rFonts w:asciiTheme="minorHAnsi" w:hAnsiTheme="minorHAnsi" w:cstheme="minorHAnsi"/>
                  <w:color w:val="auto"/>
                  <w:sz w:val="20"/>
                  <w:szCs w:val="20"/>
                  <w:rPrChange w:id="11900" w:author="Visone Rossana (GSE)" w:date="2025-09-23T19:25:00Z" w16du:dateUtc="2025-09-23T17:25:00Z">
                    <w:rPr>
                      <w:color w:val="auto"/>
                      <w:sz w:val="20"/>
                      <w:szCs w:val="20"/>
                    </w:rPr>
                  </w:rPrChange>
                </w:rPr>
                <w:t>5</w:t>
              </w:r>
            </w:ins>
          </w:p>
        </w:tc>
      </w:tr>
      <w:tr w:rsidR="00631DCA" w:rsidRPr="003B410F" w14:paraId="5A087DDC" w14:textId="77777777">
        <w:trPr>
          <w:trHeight w:val="127"/>
          <w:jc w:val="center"/>
          <w:ins w:id="11901"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6785E570" w14:textId="77777777" w:rsidR="00631DCA" w:rsidRPr="007106B6" w:rsidRDefault="00631DCA">
            <w:pPr>
              <w:pStyle w:val="Default0"/>
              <w:jc w:val="both"/>
              <w:rPr>
                <w:ins w:id="11902" w:author="Visone Rossana (GSE)" w:date="2025-09-23T19:23:00Z" w16du:dateUtc="2025-09-23T17:23:00Z"/>
                <w:rFonts w:asciiTheme="minorHAnsi" w:hAnsiTheme="minorHAnsi" w:cstheme="minorHAnsi"/>
                <w:color w:val="auto"/>
                <w:sz w:val="20"/>
                <w:szCs w:val="20"/>
                <w:rPrChange w:id="11903" w:author="Visone Rossana (GSE)" w:date="2025-09-23T19:25:00Z" w16du:dateUtc="2025-09-23T17:25:00Z">
                  <w:rPr>
                    <w:ins w:id="11904" w:author="Visone Rossana (GSE)" w:date="2025-09-23T19:23:00Z" w16du:dateUtc="2025-09-23T17:23:00Z"/>
                    <w:color w:val="auto"/>
                    <w:sz w:val="20"/>
                    <w:szCs w:val="20"/>
                  </w:rPr>
                </w:rPrChange>
              </w:rPr>
            </w:pPr>
            <w:ins w:id="11905" w:author="Visone Rossana (GSE)" w:date="2025-09-23T19:23:00Z" w16du:dateUtc="2025-09-23T17:23:00Z">
              <w:r w:rsidRPr="007106B6">
                <w:rPr>
                  <w:rFonts w:asciiTheme="minorHAnsi" w:hAnsiTheme="minorHAnsi" w:cstheme="minorHAnsi"/>
                  <w:color w:val="auto"/>
                  <w:sz w:val="20"/>
                  <w:szCs w:val="20"/>
                  <w:rPrChange w:id="11906" w:author="Visone Rossana (GSE)" w:date="2025-09-23T19:25:00Z" w16du:dateUtc="2025-09-23T17:25:00Z">
                    <w:rPr>
                      <w:color w:val="auto"/>
                      <w:sz w:val="20"/>
                      <w:szCs w:val="20"/>
                    </w:rPr>
                  </w:rPrChange>
                </w:rPr>
                <w:t xml:space="preserve">Installazione di sistemi di schermatura e/o ombreggiamento e/o sistemi di filtrazione solare esterni per chiusure trasparenti con esposizione da ESE a O, fissi o mobili, non trasportabili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16BFE031" w14:textId="77777777" w:rsidR="00631DCA" w:rsidRPr="007106B6" w:rsidRDefault="00631DCA">
            <w:pPr>
              <w:pStyle w:val="Default0"/>
              <w:ind w:left="-102" w:right="-95"/>
              <w:jc w:val="center"/>
              <w:rPr>
                <w:ins w:id="11907" w:author="Visone Rossana (GSE)" w:date="2025-09-23T19:23:00Z" w16du:dateUtc="2025-09-23T17:23:00Z"/>
                <w:rFonts w:asciiTheme="minorHAnsi" w:hAnsiTheme="minorHAnsi" w:cstheme="minorHAnsi"/>
                <w:color w:val="auto"/>
                <w:sz w:val="20"/>
                <w:szCs w:val="20"/>
                <w:rPrChange w:id="11908" w:author="Visone Rossana (GSE)" w:date="2025-09-23T19:25:00Z" w16du:dateUtc="2025-09-23T17:25:00Z">
                  <w:rPr>
                    <w:ins w:id="11909" w:author="Visone Rossana (GSE)" w:date="2025-09-23T19:23:00Z" w16du:dateUtc="2025-09-23T17:23:00Z"/>
                    <w:color w:val="auto"/>
                    <w:sz w:val="20"/>
                    <w:szCs w:val="20"/>
                  </w:rPr>
                </w:rPrChange>
              </w:rPr>
            </w:pPr>
            <w:ins w:id="11910" w:author="Visone Rossana (GSE)" w:date="2025-09-23T19:23:00Z" w16du:dateUtc="2025-09-23T17:23:00Z">
              <w:r w:rsidRPr="007106B6">
                <w:rPr>
                  <w:rFonts w:asciiTheme="minorHAnsi" w:hAnsiTheme="minorHAnsi" w:cstheme="minorHAnsi"/>
                  <w:color w:val="auto"/>
                  <w:sz w:val="20"/>
                  <w:szCs w:val="20"/>
                  <w:rPrChange w:id="11911" w:author="Visone Rossana (GSE)" w:date="2025-09-23T19:25:00Z" w16du:dateUtc="2025-09-23T17:25:00Z">
                    <w:rPr>
                      <w:color w:val="auto"/>
                      <w:sz w:val="20"/>
                      <w:szCs w:val="20"/>
                    </w:rPr>
                  </w:rPrChange>
                </w:rPr>
                <w:t>5</w:t>
              </w:r>
            </w:ins>
          </w:p>
        </w:tc>
      </w:tr>
      <w:tr w:rsidR="00631DCA" w:rsidRPr="003B410F" w14:paraId="1D997E46" w14:textId="77777777">
        <w:trPr>
          <w:trHeight w:val="587"/>
          <w:jc w:val="center"/>
          <w:ins w:id="11912"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12D13465" w14:textId="77777777" w:rsidR="00631DCA" w:rsidRPr="007106B6" w:rsidRDefault="00631DCA">
            <w:pPr>
              <w:pStyle w:val="Default0"/>
              <w:jc w:val="both"/>
              <w:rPr>
                <w:ins w:id="11913" w:author="Visone Rossana (GSE)" w:date="2025-09-23T19:23:00Z" w16du:dateUtc="2025-09-23T17:23:00Z"/>
                <w:rFonts w:asciiTheme="minorHAnsi" w:hAnsiTheme="minorHAnsi" w:cstheme="minorHAnsi"/>
                <w:color w:val="auto"/>
                <w:sz w:val="20"/>
                <w:szCs w:val="20"/>
                <w:rPrChange w:id="11914" w:author="Visone Rossana (GSE)" w:date="2025-09-23T19:25:00Z" w16du:dateUtc="2025-09-23T17:25:00Z">
                  <w:rPr>
                    <w:ins w:id="11915" w:author="Visone Rossana (GSE)" w:date="2025-09-23T19:23:00Z" w16du:dateUtc="2025-09-23T17:23:00Z"/>
                    <w:color w:val="auto"/>
                    <w:sz w:val="20"/>
                    <w:szCs w:val="20"/>
                  </w:rPr>
                </w:rPrChange>
              </w:rPr>
            </w:pPr>
            <w:ins w:id="11916" w:author="Visone Rossana (GSE)" w:date="2025-09-23T19:23:00Z" w16du:dateUtc="2025-09-23T17:23:00Z">
              <w:r w:rsidRPr="007106B6">
                <w:rPr>
                  <w:rFonts w:asciiTheme="minorHAnsi" w:hAnsiTheme="minorHAnsi" w:cstheme="minorHAnsi"/>
                  <w:color w:val="auto"/>
                  <w:sz w:val="20"/>
                  <w:szCs w:val="20"/>
                  <w:rPrChange w:id="11917" w:author="Visone Rossana (GSE)" w:date="2025-09-23T19:25:00Z" w16du:dateUtc="2025-09-23T17:25:00Z">
                    <w:rPr>
                      <w:color w:val="auto"/>
                      <w:sz w:val="20"/>
                      <w:szCs w:val="20"/>
                    </w:rPr>
                  </w:rPrChange>
                </w:rPr>
                <w:t xml:space="preserve">Trasformazione “edifici a energia quasi zero”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7ED3C780" w14:textId="77777777" w:rsidR="00631DCA" w:rsidRPr="007106B6" w:rsidRDefault="00631DCA">
            <w:pPr>
              <w:pStyle w:val="Default0"/>
              <w:ind w:left="-102" w:right="-95"/>
              <w:jc w:val="center"/>
              <w:rPr>
                <w:ins w:id="11918" w:author="Visone Rossana (GSE)" w:date="2025-09-23T19:23:00Z" w16du:dateUtc="2025-09-23T17:23:00Z"/>
                <w:rFonts w:asciiTheme="minorHAnsi" w:hAnsiTheme="minorHAnsi" w:cstheme="minorHAnsi"/>
                <w:color w:val="auto"/>
                <w:sz w:val="20"/>
                <w:szCs w:val="20"/>
                <w:rPrChange w:id="11919" w:author="Visone Rossana (GSE)" w:date="2025-09-23T19:25:00Z" w16du:dateUtc="2025-09-23T17:25:00Z">
                  <w:rPr>
                    <w:ins w:id="11920" w:author="Visone Rossana (GSE)" w:date="2025-09-23T19:23:00Z" w16du:dateUtc="2025-09-23T17:23:00Z"/>
                    <w:color w:val="auto"/>
                    <w:sz w:val="20"/>
                    <w:szCs w:val="20"/>
                  </w:rPr>
                </w:rPrChange>
              </w:rPr>
            </w:pPr>
            <w:ins w:id="11921" w:author="Visone Rossana (GSE)" w:date="2025-09-23T19:23:00Z" w16du:dateUtc="2025-09-23T17:23:00Z">
              <w:r w:rsidRPr="007106B6">
                <w:rPr>
                  <w:rFonts w:asciiTheme="minorHAnsi" w:hAnsiTheme="minorHAnsi" w:cstheme="minorHAnsi"/>
                  <w:color w:val="auto"/>
                  <w:sz w:val="20"/>
                  <w:szCs w:val="20"/>
                  <w:rPrChange w:id="11922" w:author="Visone Rossana (GSE)" w:date="2025-09-23T19:25:00Z" w16du:dateUtc="2025-09-23T17:25:00Z">
                    <w:rPr>
                      <w:color w:val="auto"/>
                      <w:sz w:val="20"/>
                      <w:szCs w:val="20"/>
                    </w:rPr>
                  </w:rPrChange>
                </w:rPr>
                <w:t>5</w:t>
              </w:r>
            </w:ins>
          </w:p>
        </w:tc>
      </w:tr>
      <w:tr w:rsidR="00631DCA" w:rsidRPr="003B410F" w14:paraId="59CC587C" w14:textId="77777777">
        <w:trPr>
          <w:trHeight w:val="587"/>
          <w:jc w:val="center"/>
          <w:ins w:id="11923"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248E182D" w14:textId="77777777" w:rsidR="00631DCA" w:rsidRPr="007106B6" w:rsidRDefault="00631DCA">
            <w:pPr>
              <w:pStyle w:val="Default0"/>
              <w:jc w:val="both"/>
              <w:rPr>
                <w:ins w:id="11924" w:author="Visone Rossana (GSE)" w:date="2025-09-23T19:23:00Z" w16du:dateUtc="2025-09-23T17:23:00Z"/>
                <w:rFonts w:asciiTheme="minorHAnsi" w:hAnsiTheme="minorHAnsi" w:cstheme="minorHAnsi"/>
                <w:color w:val="auto"/>
                <w:sz w:val="20"/>
                <w:szCs w:val="20"/>
                <w:rPrChange w:id="11925" w:author="Visone Rossana (GSE)" w:date="2025-09-23T19:25:00Z" w16du:dateUtc="2025-09-23T17:25:00Z">
                  <w:rPr>
                    <w:ins w:id="11926" w:author="Visone Rossana (GSE)" w:date="2025-09-23T19:23:00Z" w16du:dateUtc="2025-09-23T17:23:00Z"/>
                    <w:color w:val="auto"/>
                    <w:sz w:val="20"/>
                    <w:szCs w:val="20"/>
                  </w:rPr>
                </w:rPrChange>
              </w:rPr>
            </w:pPr>
            <w:ins w:id="11927" w:author="Visone Rossana (GSE)" w:date="2025-09-23T19:23:00Z" w16du:dateUtc="2025-09-23T17:23:00Z">
              <w:r w:rsidRPr="007106B6">
                <w:rPr>
                  <w:rFonts w:asciiTheme="minorHAnsi" w:hAnsiTheme="minorHAnsi" w:cstheme="minorHAnsi"/>
                  <w:color w:val="auto"/>
                  <w:sz w:val="20"/>
                  <w:szCs w:val="20"/>
                  <w:rPrChange w:id="11928" w:author="Visone Rossana (GSE)" w:date="2025-09-23T19:25:00Z" w16du:dateUtc="2025-09-23T17:25:00Z">
                    <w:rPr>
                      <w:color w:val="auto"/>
                      <w:sz w:val="20"/>
                      <w:szCs w:val="20"/>
                    </w:rPr>
                  </w:rPrChange>
                </w:rPr>
                <w:t xml:space="preserve">Sostituzione di sistemi per l’illuminazione di interni e delle pertinenze esterne esistenti con sistemi di illuminazione efficienti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7A423A87" w14:textId="77777777" w:rsidR="00631DCA" w:rsidRPr="007106B6" w:rsidRDefault="00631DCA">
            <w:pPr>
              <w:pStyle w:val="Default0"/>
              <w:ind w:left="-102" w:right="-95"/>
              <w:jc w:val="center"/>
              <w:rPr>
                <w:ins w:id="11929" w:author="Visone Rossana (GSE)" w:date="2025-09-23T19:23:00Z" w16du:dateUtc="2025-09-23T17:23:00Z"/>
                <w:rFonts w:asciiTheme="minorHAnsi" w:hAnsiTheme="minorHAnsi" w:cstheme="minorHAnsi"/>
                <w:color w:val="auto"/>
                <w:sz w:val="20"/>
                <w:szCs w:val="20"/>
                <w:rPrChange w:id="11930" w:author="Visone Rossana (GSE)" w:date="2025-09-23T19:25:00Z" w16du:dateUtc="2025-09-23T17:25:00Z">
                  <w:rPr>
                    <w:ins w:id="11931" w:author="Visone Rossana (GSE)" w:date="2025-09-23T19:23:00Z" w16du:dateUtc="2025-09-23T17:23:00Z"/>
                    <w:color w:val="auto"/>
                    <w:sz w:val="20"/>
                    <w:szCs w:val="20"/>
                  </w:rPr>
                </w:rPrChange>
              </w:rPr>
            </w:pPr>
            <w:ins w:id="11932" w:author="Visone Rossana (GSE)" w:date="2025-09-23T19:23:00Z" w16du:dateUtc="2025-09-23T17:23:00Z">
              <w:r w:rsidRPr="007106B6">
                <w:rPr>
                  <w:rFonts w:asciiTheme="minorHAnsi" w:hAnsiTheme="minorHAnsi" w:cstheme="minorHAnsi"/>
                  <w:color w:val="auto"/>
                  <w:sz w:val="20"/>
                  <w:szCs w:val="20"/>
                  <w:rPrChange w:id="11933" w:author="Visone Rossana (GSE)" w:date="2025-09-23T19:25:00Z" w16du:dateUtc="2025-09-23T17:25:00Z">
                    <w:rPr>
                      <w:color w:val="auto"/>
                      <w:sz w:val="20"/>
                      <w:szCs w:val="20"/>
                    </w:rPr>
                  </w:rPrChange>
                </w:rPr>
                <w:t>5</w:t>
              </w:r>
            </w:ins>
          </w:p>
        </w:tc>
      </w:tr>
      <w:tr w:rsidR="00631DCA" w:rsidRPr="003B410F" w14:paraId="2F6E5E23" w14:textId="77777777">
        <w:trPr>
          <w:trHeight w:val="587"/>
          <w:jc w:val="center"/>
          <w:ins w:id="11934"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0F6B683D" w14:textId="77777777" w:rsidR="00631DCA" w:rsidRPr="007106B6" w:rsidRDefault="00631DCA">
            <w:pPr>
              <w:pStyle w:val="Default0"/>
              <w:jc w:val="both"/>
              <w:rPr>
                <w:ins w:id="11935" w:author="Visone Rossana (GSE)" w:date="2025-09-23T19:23:00Z" w16du:dateUtc="2025-09-23T17:23:00Z"/>
                <w:rFonts w:asciiTheme="minorHAnsi" w:hAnsiTheme="minorHAnsi" w:cstheme="minorHAnsi"/>
                <w:color w:val="auto"/>
                <w:sz w:val="20"/>
                <w:szCs w:val="20"/>
                <w:rPrChange w:id="11936" w:author="Visone Rossana (GSE)" w:date="2025-09-23T19:25:00Z" w16du:dateUtc="2025-09-23T17:25:00Z">
                  <w:rPr>
                    <w:ins w:id="11937" w:author="Visone Rossana (GSE)" w:date="2025-09-23T19:23:00Z" w16du:dateUtc="2025-09-23T17:23:00Z"/>
                    <w:color w:val="auto"/>
                    <w:sz w:val="20"/>
                    <w:szCs w:val="20"/>
                  </w:rPr>
                </w:rPrChange>
              </w:rPr>
            </w:pPr>
            <w:ins w:id="11938" w:author="Visone Rossana (GSE)" w:date="2025-09-23T19:23:00Z" w16du:dateUtc="2025-09-23T17:23:00Z">
              <w:r w:rsidRPr="007106B6">
                <w:rPr>
                  <w:rFonts w:asciiTheme="minorHAnsi" w:hAnsiTheme="minorHAnsi" w:cstheme="minorHAnsi"/>
                  <w:color w:val="auto"/>
                  <w:sz w:val="20"/>
                  <w:szCs w:val="20"/>
                  <w:rPrChange w:id="11939" w:author="Visone Rossana (GSE)" w:date="2025-09-23T19:25:00Z" w16du:dateUtc="2025-09-23T17:25:00Z">
                    <w:rPr>
                      <w:color w:val="auto"/>
                      <w:sz w:val="20"/>
                      <w:szCs w:val="20"/>
                    </w:rPr>
                  </w:rPrChange>
                </w:rPr>
                <w:t xml:space="preserve">Installazione di tecnologie di gestione e controllo automatico (building automation) degli impianti termici ed elettrici ivi compresa l’installazione di sistemi di termoregolazione e contabilizzazione del calore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268AA1D0" w14:textId="77777777" w:rsidR="00631DCA" w:rsidRPr="007106B6" w:rsidRDefault="00631DCA">
            <w:pPr>
              <w:pStyle w:val="Default0"/>
              <w:ind w:left="-102" w:right="-95"/>
              <w:jc w:val="center"/>
              <w:rPr>
                <w:ins w:id="11940" w:author="Visone Rossana (GSE)" w:date="2025-09-23T19:23:00Z" w16du:dateUtc="2025-09-23T17:23:00Z"/>
                <w:rFonts w:asciiTheme="minorHAnsi" w:hAnsiTheme="minorHAnsi" w:cstheme="minorHAnsi"/>
                <w:color w:val="auto"/>
                <w:sz w:val="20"/>
                <w:szCs w:val="20"/>
                <w:rPrChange w:id="11941" w:author="Visone Rossana (GSE)" w:date="2025-09-23T19:25:00Z" w16du:dateUtc="2025-09-23T17:25:00Z">
                  <w:rPr>
                    <w:ins w:id="11942" w:author="Visone Rossana (GSE)" w:date="2025-09-23T19:23:00Z" w16du:dateUtc="2025-09-23T17:23:00Z"/>
                    <w:color w:val="auto"/>
                    <w:sz w:val="20"/>
                    <w:szCs w:val="20"/>
                  </w:rPr>
                </w:rPrChange>
              </w:rPr>
            </w:pPr>
            <w:ins w:id="11943" w:author="Visone Rossana (GSE)" w:date="2025-09-23T19:23:00Z" w16du:dateUtc="2025-09-23T17:23:00Z">
              <w:r w:rsidRPr="007106B6">
                <w:rPr>
                  <w:rFonts w:asciiTheme="minorHAnsi" w:hAnsiTheme="minorHAnsi" w:cstheme="minorHAnsi"/>
                  <w:color w:val="auto"/>
                  <w:sz w:val="20"/>
                  <w:szCs w:val="20"/>
                  <w:rPrChange w:id="11944" w:author="Visone Rossana (GSE)" w:date="2025-09-23T19:25:00Z" w16du:dateUtc="2025-09-23T17:25:00Z">
                    <w:rPr>
                      <w:color w:val="auto"/>
                      <w:sz w:val="20"/>
                      <w:szCs w:val="20"/>
                    </w:rPr>
                  </w:rPrChange>
                </w:rPr>
                <w:t>5</w:t>
              </w:r>
            </w:ins>
          </w:p>
        </w:tc>
      </w:tr>
      <w:tr w:rsidR="00631DCA" w:rsidRPr="003B410F" w14:paraId="2BD39D79" w14:textId="77777777">
        <w:trPr>
          <w:trHeight w:val="587"/>
          <w:jc w:val="center"/>
          <w:ins w:id="11945"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381E39AF" w14:textId="77777777" w:rsidR="00631DCA" w:rsidRPr="007106B6" w:rsidRDefault="00631DCA">
            <w:pPr>
              <w:pStyle w:val="Default0"/>
              <w:jc w:val="both"/>
              <w:rPr>
                <w:ins w:id="11946" w:author="Visone Rossana (GSE)" w:date="2025-09-23T19:23:00Z" w16du:dateUtc="2025-09-23T17:23:00Z"/>
                <w:rFonts w:asciiTheme="minorHAnsi" w:hAnsiTheme="minorHAnsi" w:cstheme="minorHAnsi"/>
                <w:color w:val="auto"/>
                <w:sz w:val="20"/>
                <w:szCs w:val="20"/>
                <w:rPrChange w:id="11947" w:author="Visone Rossana (GSE)" w:date="2025-09-23T19:25:00Z" w16du:dateUtc="2025-09-23T17:25:00Z">
                  <w:rPr>
                    <w:ins w:id="11948" w:author="Visone Rossana (GSE)" w:date="2025-09-23T19:23:00Z" w16du:dateUtc="2025-09-23T17:23:00Z"/>
                    <w:color w:val="auto"/>
                    <w:sz w:val="20"/>
                    <w:szCs w:val="20"/>
                  </w:rPr>
                </w:rPrChange>
              </w:rPr>
            </w:pPr>
            <w:ins w:id="11949" w:author="Visone Rossana (GSE)" w:date="2025-09-23T19:23:00Z" w16du:dateUtc="2025-09-23T17:23:00Z">
              <w:r w:rsidRPr="007106B6">
                <w:rPr>
                  <w:rFonts w:asciiTheme="minorHAnsi" w:hAnsiTheme="minorHAnsi" w:cstheme="minorHAnsi"/>
                  <w:color w:val="auto"/>
                  <w:sz w:val="20"/>
                  <w:szCs w:val="20"/>
                  <w:rPrChange w:id="11950" w:author="Visone Rossana (GSE)" w:date="2025-09-23T19:25:00Z" w16du:dateUtc="2025-09-23T17:25:00Z">
                    <w:rPr>
                      <w:color w:val="auto"/>
                      <w:sz w:val="20"/>
                      <w:szCs w:val="20"/>
                    </w:rPr>
                  </w:rPrChange>
                </w:rPr>
                <w:t>Installazione di elementi infrastrutturali per la ricarica privata di veicoli elettrici, congiuntamente alla sostituzione di impianti di climatizzazione invernale esistenti con impianti di climatizzazione invernale dotati di pompe di calore elettriche</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7A97C7A9" w14:textId="77777777" w:rsidR="00631DCA" w:rsidRPr="007106B6" w:rsidRDefault="00631DCA">
            <w:pPr>
              <w:pStyle w:val="Default0"/>
              <w:ind w:left="-102" w:right="-95"/>
              <w:jc w:val="center"/>
              <w:rPr>
                <w:ins w:id="11951" w:author="Visone Rossana (GSE)" w:date="2025-09-23T19:23:00Z" w16du:dateUtc="2025-09-23T17:23:00Z"/>
                <w:rFonts w:asciiTheme="minorHAnsi" w:hAnsiTheme="minorHAnsi" w:cstheme="minorHAnsi"/>
                <w:color w:val="auto"/>
                <w:sz w:val="20"/>
                <w:szCs w:val="20"/>
                <w:rPrChange w:id="11952" w:author="Visone Rossana (GSE)" w:date="2025-09-23T19:25:00Z" w16du:dateUtc="2025-09-23T17:25:00Z">
                  <w:rPr>
                    <w:ins w:id="11953" w:author="Visone Rossana (GSE)" w:date="2025-09-23T19:23:00Z" w16du:dateUtc="2025-09-23T17:23:00Z"/>
                    <w:color w:val="auto"/>
                    <w:sz w:val="20"/>
                    <w:szCs w:val="20"/>
                  </w:rPr>
                </w:rPrChange>
              </w:rPr>
            </w:pPr>
            <w:ins w:id="11954" w:author="Visone Rossana (GSE)" w:date="2025-09-23T19:23:00Z" w16du:dateUtc="2025-09-23T17:23:00Z">
              <w:r w:rsidRPr="007106B6">
                <w:rPr>
                  <w:rFonts w:asciiTheme="minorHAnsi" w:hAnsiTheme="minorHAnsi" w:cstheme="minorHAnsi"/>
                  <w:color w:val="auto"/>
                  <w:sz w:val="20"/>
                  <w:szCs w:val="20"/>
                  <w:rPrChange w:id="11955" w:author="Visone Rossana (GSE)" w:date="2025-09-23T19:25:00Z" w16du:dateUtc="2025-09-23T17:25:00Z">
                    <w:rPr>
                      <w:color w:val="auto"/>
                      <w:sz w:val="20"/>
                      <w:szCs w:val="20"/>
                    </w:rPr>
                  </w:rPrChange>
                </w:rPr>
                <w:t>Come intervento abbinato</w:t>
              </w:r>
            </w:ins>
          </w:p>
        </w:tc>
      </w:tr>
      <w:tr w:rsidR="00631DCA" w:rsidRPr="003B410F" w14:paraId="37D929B3" w14:textId="77777777">
        <w:trPr>
          <w:trHeight w:val="587"/>
          <w:jc w:val="center"/>
          <w:ins w:id="11956"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704D0731" w14:textId="77777777" w:rsidR="00631DCA" w:rsidRPr="007106B6" w:rsidRDefault="00631DCA">
            <w:pPr>
              <w:pStyle w:val="Default0"/>
              <w:jc w:val="both"/>
              <w:rPr>
                <w:ins w:id="11957" w:author="Visone Rossana (GSE)" w:date="2025-09-23T19:23:00Z" w16du:dateUtc="2025-09-23T17:23:00Z"/>
                <w:rFonts w:asciiTheme="minorHAnsi" w:hAnsiTheme="minorHAnsi" w:cstheme="minorHAnsi"/>
                <w:color w:val="auto"/>
                <w:sz w:val="20"/>
                <w:szCs w:val="20"/>
                <w:rPrChange w:id="11958" w:author="Visone Rossana (GSE)" w:date="2025-09-23T19:25:00Z" w16du:dateUtc="2025-09-23T17:25:00Z">
                  <w:rPr>
                    <w:ins w:id="11959" w:author="Visone Rossana (GSE)" w:date="2025-09-23T19:23:00Z" w16du:dateUtc="2025-09-23T17:23:00Z"/>
                    <w:color w:val="auto"/>
                    <w:sz w:val="20"/>
                    <w:szCs w:val="20"/>
                  </w:rPr>
                </w:rPrChange>
              </w:rPr>
            </w:pPr>
            <w:ins w:id="11960" w:author="Visone Rossana (GSE)" w:date="2025-09-23T19:23:00Z" w16du:dateUtc="2025-09-23T17:23:00Z">
              <w:r w:rsidRPr="007106B6">
                <w:rPr>
                  <w:rFonts w:asciiTheme="minorHAnsi" w:hAnsiTheme="minorHAnsi" w:cstheme="minorHAnsi"/>
                  <w:color w:val="auto"/>
                  <w:sz w:val="20"/>
                  <w:szCs w:val="20"/>
                  <w:rPrChange w:id="11961" w:author="Visone Rossana (GSE)" w:date="2025-09-23T19:25:00Z" w16du:dateUtc="2025-09-23T17:25:00Z">
                    <w:rPr>
                      <w:color w:val="auto"/>
                      <w:sz w:val="20"/>
                      <w:szCs w:val="20"/>
                    </w:rPr>
                  </w:rPrChange>
                </w:rPr>
                <w:t>Installazione di impianti solari fotovoltaici e relativi sistemi di accumulo, congiuntamente alla sostituzione di impianti di climatizzazione invernale esistenti con impianti di climatizzazione invernale dotati di pompe di calore elettriche</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5619D3A4" w14:textId="77777777" w:rsidR="00631DCA" w:rsidRPr="007106B6" w:rsidRDefault="00631DCA">
            <w:pPr>
              <w:pStyle w:val="Default0"/>
              <w:ind w:left="-102" w:right="-95"/>
              <w:jc w:val="center"/>
              <w:rPr>
                <w:ins w:id="11962" w:author="Visone Rossana (GSE)" w:date="2025-09-23T19:23:00Z" w16du:dateUtc="2025-09-23T17:23:00Z"/>
                <w:rFonts w:asciiTheme="minorHAnsi" w:hAnsiTheme="minorHAnsi" w:cstheme="minorHAnsi"/>
                <w:color w:val="auto"/>
                <w:sz w:val="20"/>
                <w:szCs w:val="20"/>
                <w:rPrChange w:id="11963" w:author="Visone Rossana (GSE)" w:date="2025-09-23T19:25:00Z" w16du:dateUtc="2025-09-23T17:25:00Z">
                  <w:rPr>
                    <w:ins w:id="11964" w:author="Visone Rossana (GSE)" w:date="2025-09-23T19:23:00Z" w16du:dateUtc="2025-09-23T17:23:00Z"/>
                    <w:color w:val="auto"/>
                    <w:sz w:val="20"/>
                    <w:szCs w:val="20"/>
                  </w:rPr>
                </w:rPrChange>
              </w:rPr>
            </w:pPr>
            <w:ins w:id="11965" w:author="Visone Rossana (GSE)" w:date="2025-09-23T19:23:00Z" w16du:dateUtc="2025-09-23T17:23:00Z">
              <w:r w:rsidRPr="007106B6">
                <w:rPr>
                  <w:rFonts w:asciiTheme="minorHAnsi" w:hAnsiTheme="minorHAnsi" w:cstheme="minorHAnsi"/>
                  <w:color w:val="auto"/>
                  <w:sz w:val="20"/>
                  <w:szCs w:val="20"/>
                  <w:rPrChange w:id="11966" w:author="Visone Rossana (GSE)" w:date="2025-09-23T19:25:00Z" w16du:dateUtc="2025-09-23T17:25:00Z">
                    <w:rPr>
                      <w:color w:val="auto"/>
                      <w:sz w:val="20"/>
                      <w:szCs w:val="20"/>
                    </w:rPr>
                  </w:rPrChange>
                </w:rPr>
                <w:t>Come intervento abbinato</w:t>
              </w:r>
            </w:ins>
          </w:p>
        </w:tc>
      </w:tr>
      <w:tr w:rsidR="00631DCA" w:rsidRPr="003B410F" w14:paraId="06383348" w14:textId="77777777">
        <w:trPr>
          <w:trHeight w:val="587"/>
          <w:jc w:val="center"/>
          <w:ins w:id="11967"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212179D1" w14:textId="77777777" w:rsidR="00631DCA" w:rsidRPr="007106B6" w:rsidRDefault="00631DCA">
            <w:pPr>
              <w:pStyle w:val="Default0"/>
              <w:jc w:val="both"/>
              <w:rPr>
                <w:ins w:id="11968" w:author="Visone Rossana (GSE)" w:date="2025-09-23T19:23:00Z" w16du:dateUtc="2025-09-23T17:23:00Z"/>
                <w:rFonts w:asciiTheme="minorHAnsi" w:hAnsiTheme="minorHAnsi" w:cstheme="minorHAnsi"/>
                <w:color w:val="auto"/>
                <w:sz w:val="20"/>
                <w:szCs w:val="20"/>
                <w:rPrChange w:id="11969" w:author="Visone Rossana (GSE)" w:date="2025-09-23T19:25:00Z" w16du:dateUtc="2025-09-23T17:25:00Z">
                  <w:rPr>
                    <w:ins w:id="11970" w:author="Visone Rossana (GSE)" w:date="2025-09-23T19:23:00Z" w16du:dateUtc="2025-09-23T17:23:00Z"/>
                    <w:color w:val="auto"/>
                    <w:sz w:val="20"/>
                    <w:szCs w:val="20"/>
                  </w:rPr>
                </w:rPrChange>
              </w:rPr>
            </w:pPr>
            <w:ins w:id="11971" w:author="Visone Rossana (GSE)" w:date="2025-09-23T19:23:00Z" w16du:dateUtc="2025-09-23T17:23:00Z">
              <w:r w:rsidRPr="007106B6">
                <w:rPr>
                  <w:rFonts w:asciiTheme="minorHAnsi" w:hAnsiTheme="minorHAnsi" w:cstheme="minorHAnsi"/>
                  <w:color w:val="auto"/>
                  <w:sz w:val="20"/>
                  <w:szCs w:val="20"/>
                  <w:rPrChange w:id="11972" w:author="Visone Rossana (GSE)" w:date="2025-09-23T19:25:00Z" w16du:dateUtc="2025-09-23T17:25:00Z">
                    <w:rPr>
                      <w:color w:val="auto"/>
                      <w:sz w:val="20"/>
                      <w:szCs w:val="20"/>
                    </w:rPr>
                  </w:rPrChange>
                </w:rPr>
                <w:t>Sostituzione di impianti di climatizzazione invernale esistenti con impianti di climatizzazione invernale anche combinati per la produzione di acqua calda sanitaria, dotati di pompe di calore, elettriche o a gas, utilizzanti energia aerotermica, geotermica o idrotermica</w:t>
              </w:r>
              <w:r w:rsidRPr="007106B6" w:rsidDel="00837575">
                <w:rPr>
                  <w:rFonts w:asciiTheme="minorHAnsi" w:hAnsiTheme="minorHAnsi" w:cstheme="minorHAnsi"/>
                  <w:color w:val="auto"/>
                  <w:sz w:val="20"/>
                  <w:szCs w:val="20"/>
                  <w:rPrChange w:id="11973" w:author="Visone Rossana (GSE)" w:date="2025-09-23T19:25:00Z" w16du:dateUtc="2025-09-23T17:25:00Z">
                    <w:rPr>
                      <w:color w:val="auto"/>
                      <w:sz w:val="20"/>
                      <w:szCs w:val="20"/>
                    </w:rPr>
                  </w:rPrChange>
                </w:rPr>
                <w:t xml:space="preserve"> </w:t>
              </w:r>
              <w:r w:rsidRPr="007106B6">
                <w:rPr>
                  <w:rFonts w:asciiTheme="minorHAnsi" w:hAnsiTheme="minorHAnsi" w:cstheme="minorHAnsi"/>
                  <w:color w:val="auto"/>
                  <w:sz w:val="20"/>
                  <w:szCs w:val="20"/>
                  <w:rPrChange w:id="11974" w:author="Visone Rossana (GSE)" w:date="2025-09-23T19:25:00Z" w16du:dateUtc="2025-09-23T17:25:00Z">
                    <w:rPr>
                      <w:color w:val="auto"/>
                      <w:sz w:val="20"/>
                      <w:szCs w:val="20"/>
                    </w:rPr>
                  </w:rPrChange>
                </w:rPr>
                <w:t xml:space="preserve">con potenza termica utile nominale inferiore o uguale a 35 kW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1C4B0CD6" w14:textId="77777777" w:rsidR="00631DCA" w:rsidRPr="007106B6" w:rsidRDefault="00631DCA">
            <w:pPr>
              <w:pStyle w:val="Default0"/>
              <w:ind w:left="-102" w:right="-95"/>
              <w:jc w:val="center"/>
              <w:rPr>
                <w:ins w:id="11975" w:author="Visone Rossana (GSE)" w:date="2025-09-23T19:23:00Z" w16du:dateUtc="2025-09-23T17:23:00Z"/>
                <w:rFonts w:asciiTheme="minorHAnsi" w:hAnsiTheme="minorHAnsi" w:cstheme="minorHAnsi"/>
                <w:color w:val="auto"/>
                <w:sz w:val="20"/>
                <w:szCs w:val="20"/>
                <w:rPrChange w:id="11976" w:author="Visone Rossana (GSE)" w:date="2025-09-23T19:25:00Z" w16du:dateUtc="2025-09-23T17:25:00Z">
                  <w:rPr>
                    <w:ins w:id="11977" w:author="Visone Rossana (GSE)" w:date="2025-09-23T19:23:00Z" w16du:dateUtc="2025-09-23T17:23:00Z"/>
                    <w:color w:val="auto"/>
                    <w:sz w:val="20"/>
                    <w:szCs w:val="20"/>
                  </w:rPr>
                </w:rPrChange>
              </w:rPr>
            </w:pPr>
            <w:ins w:id="11978" w:author="Visone Rossana (GSE)" w:date="2025-09-23T19:23:00Z" w16du:dateUtc="2025-09-23T17:23:00Z">
              <w:r w:rsidRPr="007106B6">
                <w:rPr>
                  <w:rFonts w:asciiTheme="minorHAnsi" w:hAnsiTheme="minorHAnsi" w:cstheme="minorHAnsi"/>
                  <w:color w:val="auto"/>
                  <w:sz w:val="20"/>
                  <w:szCs w:val="20"/>
                  <w:rPrChange w:id="11979" w:author="Visone Rossana (GSE)" w:date="2025-09-23T19:25:00Z" w16du:dateUtc="2025-09-23T17:25:00Z">
                    <w:rPr>
                      <w:color w:val="auto"/>
                      <w:sz w:val="20"/>
                      <w:szCs w:val="20"/>
                    </w:rPr>
                  </w:rPrChange>
                </w:rPr>
                <w:t>2</w:t>
              </w:r>
            </w:ins>
          </w:p>
        </w:tc>
      </w:tr>
      <w:tr w:rsidR="00631DCA" w:rsidRPr="003B410F" w14:paraId="6B39228F" w14:textId="77777777">
        <w:trPr>
          <w:trHeight w:val="580"/>
          <w:jc w:val="center"/>
          <w:ins w:id="11980"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3513F3D9" w14:textId="77777777" w:rsidR="00631DCA" w:rsidRPr="007106B6" w:rsidRDefault="00631DCA">
            <w:pPr>
              <w:pStyle w:val="Default0"/>
              <w:jc w:val="both"/>
              <w:rPr>
                <w:ins w:id="11981" w:author="Visone Rossana (GSE)" w:date="2025-09-23T19:23:00Z" w16du:dateUtc="2025-09-23T17:23:00Z"/>
                <w:rFonts w:asciiTheme="minorHAnsi" w:hAnsiTheme="minorHAnsi" w:cstheme="minorHAnsi"/>
                <w:color w:val="auto"/>
                <w:sz w:val="20"/>
                <w:szCs w:val="20"/>
                <w:rPrChange w:id="11982" w:author="Visone Rossana (GSE)" w:date="2025-09-23T19:25:00Z" w16du:dateUtc="2025-09-23T17:25:00Z">
                  <w:rPr>
                    <w:ins w:id="11983" w:author="Visone Rossana (GSE)" w:date="2025-09-23T19:23:00Z" w16du:dateUtc="2025-09-23T17:23:00Z"/>
                    <w:color w:val="auto"/>
                    <w:sz w:val="20"/>
                    <w:szCs w:val="20"/>
                  </w:rPr>
                </w:rPrChange>
              </w:rPr>
            </w:pPr>
            <w:ins w:id="11984" w:author="Visone Rossana (GSE)" w:date="2025-09-23T19:23:00Z" w16du:dateUtc="2025-09-23T17:23:00Z">
              <w:r w:rsidRPr="007106B6">
                <w:rPr>
                  <w:rFonts w:asciiTheme="minorHAnsi" w:hAnsiTheme="minorHAnsi" w:cstheme="minorHAnsi"/>
                  <w:color w:val="auto"/>
                  <w:sz w:val="20"/>
                  <w:szCs w:val="20"/>
                  <w:rPrChange w:id="11985" w:author="Visone Rossana (GSE)" w:date="2025-09-23T19:25:00Z" w16du:dateUtc="2025-09-23T17:25:00Z">
                    <w:rPr>
                      <w:color w:val="auto"/>
                      <w:sz w:val="20"/>
                      <w:szCs w:val="20"/>
                    </w:rPr>
                  </w:rPrChange>
                </w:rPr>
                <w:t xml:space="preserve">Sostituzione di impianti di climatizzazione invernale esistenti con impianti di climatizzazione invernale anche combinati per la produzione di acqua calda sanitaria, dotati di pompe di calore, elettriche o a gas, utilizzanti energia aerotermica, geotermica o idrotermica, con potenza termica utile nominale maggiore di 35 kW e inferiore o uguale a 2.000 kW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597EA97E" w14:textId="77777777" w:rsidR="00631DCA" w:rsidRPr="007106B6" w:rsidRDefault="00631DCA">
            <w:pPr>
              <w:pStyle w:val="Default0"/>
              <w:ind w:left="-102" w:right="-95"/>
              <w:jc w:val="center"/>
              <w:rPr>
                <w:ins w:id="11986" w:author="Visone Rossana (GSE)" w:date="2025-09-23T19:23:00Z" w16du:dateUtc="2025-09-23T17:23:00Z"/>
                <w:rFonts w:asciiTheme="minorHAnsi" w:hAnsiTheme="minorHAnsi" w:cstheme="minorHAnsi"/>
                <w:color w:val="auto"/>
                <w:sz w:val="20"/>
                <w:szCs w:val="20"/>
                <w:rPrChange w:id="11987" w:author="Visone Rossana (GSE)" w:date="2025-09-23T19:25:00Z" w16du:dateUtc="2025-09-23T17:25:00Z">
                  <w:rPr>
                    <w:ins w:id="11988" w:author="Visone Rossana (GSE)" w:date="2025-09-23T19:23:00Z" w16du:dateUtc="2025-09-23T17:23:00Z"/>
                    <w:color w:val="auto"/>
                    <w:sz w:val="20"/>
                    <w:szCs w:val="20"/>
                  </w:rPr>
                </w:rPrChange>
              </w:rPr>
            </w:pPr>
            <w:ins w:id="11989" w:author="Visone Rossana (GSE)" w:date="2025-09-23T19:23:00Z" w16du:dateUtc="2025-09-23T17:23:00Z">
              <w:r w:rsidRPr="007106B6">
                <w:rPr>
                  <w:rFonts w:asciiTheme="minorHAnsi" w:hAnsiTheme="minorHAnsi" w:cstheme="minorHAnsi"/>
                  <w:color w:val="auto"/>
                  <w:sz w:val="20"/>
                  <w:szCs w:val="20"/>
                  <w:rPrChange w:id="11990" w:author="Visone Rossana (GSE)" w:date="2025-09-23T19:25:00Z" w16du:dateUtc="2025-09-23T17:25:00Z">
                    <w:rPr>
                      <w:color w:val="auto"/>
                      <w:sz w:val="20"/>
                      <w:szCs w:val="20"/>
                    </w:rPr>
                  </w:rPrChange>
                </w:rPr>
                <w:t>5</w:t>
              </w:r>
            </w:ins>
          </w:p>
        </w:tc>
      </w:tr>
      <w:tr w:rsidR="00631DCA" w:rsidRPr="003B410F" w14:paraId="22ECABF1" w14:textId="77777777">
        <w:trPr>
          <w:trHeight w:val="580"/>
          <w:jc w:val="center"/>
          <w:ins w:id="11991"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09EFB559" w14:textId="77777777" w:rsidR="00631DCA" w:rsidRPr="007106B6" w:rsidRDefault="00631DCA">
            <w:pPr>
              <w:pStyle w:val="Default0"/>
              <w:jc w:val="both"/>
              <w:rPr>
                <w:ins w:id="11992" w:author="Visone Rossana (GSE)" w:date="2025-09-23T19:23:00Z" w16du:dateUtc="2025-09-23T17:23:00Z"/>
                <w:rFonts w:asciiTheme="minorHAnsi" w:hAnsiTheme="minorHAnsi" w:cstheme="minorHAnsi"/>
                <w:color w:val="auto"/>
                <w:sz w:val="20"/>
                <w:szCs w:val="20"/>
                <w:rPrChange w:id="11993" w:author="Visone Rossana (GSE)" w:date="2025-09-23T19:25:00Z" w16du:dateUtc="2025-09-23T17:25:00Z">
                  <w:rPr>
                    <w:ins w:id="11994" w:author="Visone Rossana (GSE)" w:date="2025-09-23T19:23:00Z" w16du:dateUtc="2025-09-23T17:23:00Z"/>
                    <w:color w:val="auto"/>
                    <w:sz w:val="20"/>
                    <w:szCs w:val="20"/>
                  </w:rPr>
                </w:rPrChange>
              </w:rPr>
            </w:pPr>
            <w:ins w:id="11995" w:author="Visone Rossana (GSE)" w:date="2025-09-23T19:23:00Z" w16du:dateUtc="2025-09-23T17:23:00Z">
              <w:r w:rsidRPr="007106B6">
                <w:rPr>
                  <w:rFonts w:asciiTheme="minorHAnsi" w:hAnsiTheme="minorHAnsi" w:cstheme="minorHAnsi"/>
                  <w:color w:val="auto"/>
                  <w:sz w:val="20"/>
                  <w:szCs w:val="20"/>
                  <w:rPrChange w:id="11996" w:author="Visone Rossana (GSE)" w:date="2025-09-23T19:25:00Z" w16du:dateUtc="2025-09-23T17:25:00Z">
                    <w:rPr>
                      <w:color w:val="auto"/>
                      <w:sz w:val="20"/>
                      <w:szCs w:val="20"/>
                    </w:rPr>
                  </w:rPrChange>
                </w:rPr>
                <w:t>Sostituzione di impianti di climatizzazione invernale esistenti con sistemi ibridi factory made</w:t>
              </w:r>
              <w:r w:rsidRPr="007106B6" w:rsidDel="00BD52A5">
                <w:rPr>
                  <w:rFonts w:asciiTheme="minorHAnsi" w:hAnsiTheme="minorHAnsi" w:cstheme="minorHAnsi"/>
                  <w:color w:val="auto"/>
                  <w:sz w:val="20"/>
                  <w:szCs w:val="20"/>
                  <w:rPrChange w:id="11997" w:author="Visone Rossana (GSE)" w:date="2025-09-23T19:25:00Z" w16du:dateUtc="2025-09-23T17:25:00Z">
                    <w:rPr>
                      <w:color w:val="auto"/>
                      <w:sz w:val="20"/>
                      <w:szCs w:val="20"/>
                    </w:rPr>
                  </w:rPrChange>
                </w:rPr>
                <w:t xml:space="preserve"> </w:t>
              </w:r>
              <w:bookmarkStart w:id="11998" w:name="_Hlk182909442"/>
              <w:r w:rsidRPr="007106B6">
                <w:rPr>
                  <w:rFonts w:asciiTheme="minorHAnsi" w:hAnsiTheme="minorHAnsi" w:cstheme="minorHAnsi"/>
                  <w:color w:val="auto"/>
                  <w:sz w:val="20"/>
                  <w:szCs w:val="20"/>
                  <w:rPrChange w:id="11999" w:author="Visone Rossana (GSE)" w:date="2025-09-23T19:25:00Z" w16du:dateUtc="2025-09-23T17:25:00Z">
                    <w:rPr>
                      <w:color w:val="auto"/>
                      <w:sz w:val="20"/>
                      <w:szCs w:val="20"/>
                    </w:rPr>
                  </w:rPrChange>
                </w:rPr>
                <w:t>o bivalenti, o installazione di una pompa di calore “add on”</w:t>
              </w:r>
              <w:bookmarkEnd w:id="11998"/>
              <w:r w:rsidRPr="007106B6">
                <w:rPr>
                  <w:rFonts w:asciiTheme="minorHAnsi" w:hAnsiTheme="minorHAnsi" w:cstheme="minorHAnsi"/>
                  <w:color w:val="auto"/>
                  <w:sz w:val="20"/>
                  <w:szCs w:val="20"/>
                  <w:rPrChange w:id="12000" w:author="Visone Rossana (GSE)" w:date="2025-09-23T19:25:00Z" w16du:dateUtc="2025-09-23T17:25:00Z">
                    <w:rPr>
                      <w:color w:val="auto"/>
                      <w:sz w:val="20"/>
                      <w:szCs w:val="20"/>
                    </w:rPr>
                  </w:rPrChange>
                </w:rPr>
                <w:t xml:space="preserve">, con potenza termica utile nominale inferiore o uguale a 35 kW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4C0CD24D" w14:textId="77777777" w:rsidR="00631DCA" w:rsidRPr="007106B6" w:rsidRDefault="00631DCA">
            <w:pPr>
              <w:pStyle w:val="Default0"/>
              <w:ind w:left="-102" w:right="-95"/>
              <w:jc w:val="center"/>
              <w:rPr>
                <w:ins w:id="12001" w:author="Visone Rossana (GSE)" w:date="2025-09-23T19:23:00Z" w16du:dateUtc="2025-09-23T17:23:00Z"/>
                <w:rFonts w:asciiTheme="minorHAnsi" w:hAnsiTheme="minorHAnsi" w:cstheme="minorHAnsi"/>
                <w:color w:val="auto"/>
                <w:sz w:val="20"/>
                <w:szCs w:val="20"/>
                <w:rPrChange w:id="12002" w:author="Visone Rossana (GSE)" w:date="2025-09-23T19:25:00Z" w16du:dateUtc="2025-09-23T17:25:00Z">
                  <w:rPr>
                    <w:ins w:id="12003" w:author="Visone Rossana (GSE)" w:date="2025-09-23T19:23:00Z" w16du:dateUtc="2025-09-23T17:23:00Z"/>
                    <w:color w:val="auto"/>
                    <w:sz w:val="20"/>
                    <w:szCs w:val="20"/>
                  </w:rPr>
                </w:rPrChange>
              </w:rPr>
            </w:pPr>
            <w:ins w:id="12004" w:author="Visone Rossana (GSE)" w:date="2025-09-23T19:23:00Z" w16du:dateUtc="2025-09-23T17:23:00Z">
              <w:r w:rsidRPr="007106B6">
                <w:rPr>
                  <w:rFonts w:asciiTheme="minorHAnsi" w:hAnsiTheme="minorHAnsi" w:cstheme="minorHAnsi"/>
                  <w:color w:val="auto"/>
                  <w:sz w:val="20"/>
                  <w:szCs w:val="20"/>
                  <w:rPrChange w:id="12005" w:author="Visone Rossana (GSE)" w:date="2025-09-23T19:25:00Z" w16du:dateUtc="2025-09-23T17:25:00Z">
                    <w:rPr>
                      <w:color w:val="auto"/>
                      <w:sz w:val="20"/>
                      <w:szCs w:val="20"/>
                    </w:rPr>
                  </w:rPrChange>
                </w:rPr>
                <w:t>2</w:t>
              </w:r>
            </w:ins>
          </w:p>
        </w:tc>
      </w:tr>
      <w:tr w:rsidR="00631DCA" w:rsidRPr="003B410F" w14:paraId="1C934B99" w14:textId="77777777">
        <w:trPr>
          <w:trHeight w:val="580"/>
          <w:jc w:val="center"/>
          <w:ins w:id="12006"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6C8CF977" w14:textId="77777777" w:rsidR="00631DCA" w:rsidRPr="007106B6" w:rsidRDefault="00631DCA">
            <w:pPr>
              <w:pStyle w:val="Default0"/>
              <w:jc w:val="both"/>
              <w:rPr>
                <w:ins w:id="12007" w:author="Visone Rossana (GSE)" w:date="2025-09-23T19:23:00Z" w16du:dateUtc="2025-09-23T17:23:00Z"/>
                <w:rFonts w:asciiTheme="minorHAnsi" w:hAnsiTheme="minorHAnsi" w:cstheme="minorHAnsi"/>
                <w:color w:val="auto"/>
                <w:sz w:val="20"/>
                <w:szCs w:val="20"/>
                <w:rPrChange w:id="12008" w:author="Visone Rossana (GSE)" w:date="2025-09-23T19:25:00Z" w16du:dateUtc="2025-09-23T17:25:00Z">
                  <w:rPr>
                    <w:ins w:id="12009" w:author="Visone Rossana (GSE)" w:date="2025-09-23T19:23:00Z" w16du:dateUtc="2025-09-23T17:23:00Z"/>
                    <w:color w:val="auto"/>
                    <w:sz w:val="20"/>
                    <w:szCs w:val="20"/>
                  </w:rPr>
                </w:rPrChange>
              </w:rPr>
            </w:pPr>
            <w:ins w:id="12010" w:author="Visone Rossana (GSE)" w:date="2025-09-23T19:23:00Z" w16du:dateUtc="2025-09-23T17:23:00Z">
              <w:r w:rsidRPr="007106B6">
                <w:rPr>
                  <w:rFonts w:asciiTheme="minorHAnsi" w:hAnsiTheme="minorHAnsi" w:cstheme="minorHAnsi"/>
                  <w:color w:val="auto"/>
                  <w:sz w:val="20"/>
                  <w:szCs w:val="20"/>
                  <w:rPrChange w:id="12011" w:author="Visone Rossana (GSE)" w:date="2025-09-23T19:25:00Z" w16du:dateUtc="2025-09-23T17:25:00Z">
                    <w:rPr>
                      <w:color w:val="auto"/>
                      <w:sz w:val="20"/>
                      <w:szCs w:val="20"/>
                    </w:rPr>
                  </w:rPrChange>
                </w:rPr>
                <w:t>Sostituzione di impianti di climatizzazione invernale esistenti con sistemi ibridi factory made</w:t>
              </w:r>
              <w:r w:rsidRPr="007106B6" w:rsidDel="00BD52A5">
                <w:rPr>
                  <w:rFonts w:asciiTheme="minorHAnsi" w:hAnsiTheme="minorHAnsi" w:cstheme="minorHAnsi"/>
                  <w:color w:val="auto"/>
                  <w:sz w:val="20"/>
                  <w:szCs w:val="20"/>
                  <w:rPrChange w:id="12012" w:author="Visone Rossana (GSE)" w:date="2025-09-23T19:25:00Z" w16du:dateUtc="2025-09-23T17:25:00Z">
                    <w:rPr>
                      <w:color w:val="auto"/>
                      <w:sz w:val="20"/>
                      <w:szCs w:val="20"/>
                    </w:rPr>
                  </w:rPrChange>
                </w:rPr>
                <w:t xml:space="preserve"> </w:t>
              </w:r>
              <w:r w:rsidRPr="007106B6">
                <w:rPr>
                  <w:rFonts w:asciiTheme="minorHAnsi" w:hAnsiTheme="minorHAnsi" w:cstheme="minorHAnsi"/>
                  <w:color w:val="auto"/>
                  <w:sz w:val="20"/>
                  <w:szCs w:val="20"/>
                  <w:rPrChange w:id="12013" w:author="Visone Rossana (GSE)" w:date="2025-09-23T19:25:00Z" w16du:dateUtc="2025-09-23T17:25:00Z">
                    <w:rPr>
                      <w:color w:val="auto"/>
                      <w:sz w:val="20"/>
                      <w:szCs w:val="20"/>
                    </w:rPr>
                  </w:rPrChange>
                </w:rPr>
                <w:t>o bivalenti, o installazione di una pompa di calore “add on”, con potenza termica utile superiore a 35 kW e inferiore o uguale a 2.000 kW</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774B3DEB" w14:textId="77777777" w:rsidR="00631DCA" w:rsidRPr="007106B6" w:rsidRDefault="00631DCA">
            <w:pPr>
              <w:pStyle w:val="Default0"/>
              <w:ind w:left="-102" w:right="-95"/>
              <w:jc w:val="center"/>
              <w:rPr>
                <w:ins w:id="12014" w:author="Visone Rossana (GSE)" w:date="2025-09-23T19:23:00Z" w16du:dateUtc="2025-09-23T17:23:00Z"/>
                <w:rFonts w:asciiTheme="minorHAnsi" w:hAnsiTheme="minorHAnsi" w:cstheme="minorHAnsi"/>
                <w:color w:val="auto"/>
                <w:sz w:val="20"/>
                <w:szCs w:val="20"/>
                <w:rPrChange w:id="12015" w:author="Visone Rossana (GSE)" w:date="2025-09-23T19:25:00Z" w16du:dateUtc="2025-09-23T17:25:00Z">
                  <w:rPr>
                    <w:ins w:id="12016" w:author="Visone Rossana (GSE)" w:date="2025-09-23T19:23:00Z" w16du:dateUtc="2025-09-23T17:23:00Z"/>
                    <w:color w:val="auto"/>
                    <w:sz w:val="20"/>
                    <w:szCs w:val="20"/>
                  </w:rPr>
                </w:rPrChange>
              </w:rPr>
            </w:pPr>
            <w:ins w:id="12017" w:author="Visone Rossana (GSE)" w:date="2025-09-23T19:23:00Z" w16du:dateUtc="2025-09-23T17:23:00Z">
              <w:r w:rsidRPr="007106B6">
                <w:rPr>
                  <w:rFonts w:asciiTheme="minorHAnsi" w:hAnsiTheme="minorHAnsi" w:cstheme="minorHAnsi"/>
                  <w:color w:val="auto"/>
                  <w:sz w:val="20"/>
                  <w:szCs w:val="20"/>
                  <w:rPrChange w:id="12018" w:author="Visone Rossana (GSE)" w:date="2025-09-23T19:25:00Z" w16du:dateUtc="2025-09-23T17:25:00Z">
                    <w:rPr>
                      <w:color w:val="auto"/>
                      <w:sz w:val="20"/>
                      <w:szCs w:val="20"/>
                    </w:rPr>
                  </w:rPrChange>
                </w:rPr>
                <w:t>5</w:t>
              </w:r>
            </w:ins>
          </w:p>
        </w:tc>
      </w:tr>
      <w:tr w:rsidR="00631DCA" w:rsidRPr="003B410F" w14:paraId="5878A796" w14:textId="77777777">
        <w:trPr>
          <w:trHeight w:val="580"/>
          <w:jc w:val="center"/>
          <w:ins w:id="12019"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59C7DD5C" w14:textId="77777777" w:rsidR="00631DCA" w:rsidRPr="007106B6" w:rsidRDefault="00631DCA">
            <w:pPr>
              <w:pStyle w:val="Default0"/>
              <w:jc w:val="both"/>
              <w:rPr>
                <w:ins w:id="12020" w:author="Visone Rossana (GSE)" w:date="2025-09-23T19:23:00Z" w16du:dateUtc="2025-09-23T17:23:00Z"/>
                <w:rFonts w:asciiTheme="minorHAnsi" w:hAnsiTheme="minorHAnsi" w:cstheme="minorHAnsi"/>
                <w:color w:val="auto"/>
                <w:sz w:val="20"/>
                <w:szCs w:val="20"/>
                <w:rPrChange w:id="12021" w:author="Visone Rossana (GSE)" w:date="2025-09-23T19:25:00Z" w16du:dateUtc="2025-09-23T17:25:00Z">
                  <w:rPr>
                    <w:ins w:id="12022" w:author="Visone Rossana (GSE)" w:date="2025-09-23T19:23:00Z" w16du:dateUtc="2025-09-23T17:23:00Z"/>
                    <w:color w:val="auto"/>
                    <w:sz w:val="20"/>
                    <w:szCs w:val="20"/>
                  </w:rPr>
                </w:rPrChange>
              </w:rPr>
            </w:pPr>
            <w:ins w:id="12023" w:author="Visone Rossana (GSE)" w:date="2025-09-23T19:23:00Z" w16du:dateUtc="2025-09-23T17:23:00Z">
              <w:r w:rsidRPr="007106B6">
                <w:rPr>
                  <w:rFonts w:asciiTheme="minorHAnsi" w:hAnsiTheme="minorHAnsi" w:cstheme="minorHAnsi"/>
                  <w:color w:val="auto"/>
                  <w:sz w:val="20"/>
                  <w:szCs w:val="20"/>
                  <w:rPrChange w:id="12024" w:author="Visone Rossana (GSE)" w:date="2025-09-23T19:25:00Z" w16du:dateUtc="2025-09-23T17:25:00Z">
                    <w:rPr>
                      <w:color w:val="auto"/>
                      <w:sz w:val="20"/>
                      <w:szCs w:val="20"/>
                    </w:rPr>
                  </w:rPrChange>
                </w:rPr>
                <w:t xml:space="preserve">Sostituzione di impianti di climatizzazione invernale o di riscaldamento delle serre esistenti e dei fabbricati rurali esistenti o per la produzione di energia termica per processi produttivi o immissione in reti di teleriscaldamento e teleraffreddamento con impianti di climatizzazione invernale dotati di generatore di calore alimentato da biomassa, compresi i sistemi ibridi a </w:t>
              </w:r>
              <w:r w:rsidRPr="007106B6">
                <w:rPr>
                  <w:rFonts w:asciiTheme="minorHAnsi" w:hAnsiTheme="minorHAnsi" w:cstheme="minorHAnsi"/>
                  <w:color w:val="auto"/>
                  <w:sz w:val="20"/>
                  <w:szCs w:val="20"/>
                  <w:rPrChange w:id="12025" w:author="Visone Rossana (GSE)" w:date="2025-09-23T19:25:00Z" w16du:dateUtc="2025-09-23T17:25:00Z">
                    <w:rPr>
                      <w:color w:val="auto"/>
                      <w:sz w:val="20"/>
                      <w:szCs w:val="20"/>
                    </w:rPr>
                  </w:rPrChange>
                </w:rPr>
                <w:lastRenderedPageBreak/>
                <w:t xml:space="preserve">pompa di calore, con potenza termica nominale al focolare inferiore o uguale a 35 kW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6383F5C6" w14:textId="77777777" w:rsidR="00631DCA" w:rsidRPr="007106B6" w:rsidRDefault="00631DCA">
            <w:pPr>
              <w:pStyle w:val="Default0"/>
              <w:ind w:left="-102" w:right="-95"/>
              <w:jc w:val="center"/>
              <w:rPr>
                <w:ins w:id="12026" w:author="Visone Rossana (GSE)" w:date="2025-09-23T19:23:00Z" w16du:dateUtc="2025-09-23T17:23:00Z"/>
                <w:rFonts w:asciiTheme="minorHAnsi" w:hAnsiTheme="minorHAnsi" w:cstheme="minorHAnsi"/>
                <w:color w:val="auto"/>
                <w:sz w:val="20"/>
                <w:szCs w:val="20"/>
                <w:rPrChange w:id="12027" w:author="Visone Rossana (GSE)" w:date="2025-09-23T19:25:00Z" w16du:dateUtc="2025-09-23T17:25:00Z">
                  <w:rPr>
                    <w:ins w:id="12028" w:author="Visone Rossana (GSE)" w:date="2025-09-23T19:23:00Z" w16du:dateUtc="2025-09-23T17:23:00Z"/>
                    <w:color w:val="auto"/>
                    <w:sz w:val="20"/>
                    <w:szCs w:val="20"/>
                  </w:rPr>
                </w:rPrChange>
              </w:rPr>
            </w:pPr>
            <w:ins w:id="12029" w:author="Visone Rossana (GSE)" w:date="2025-09-23T19:23:00Z" w16du:dateUtc="2025-09-23T17:23:00Z">
              <w:r w:rsidRPr="007106B6">
                <w:rPr>
                  <w:rFonts w:asciiTheme="minorHAnsi" w:hAnsiTheme="minorHAnsi" w:cstheme="minorHAnsi"/>
                  <w:color w:val="auto"/>
                  <w:sz w:val="20"/>
                  <w:szCs w:val="20"/>
                  <w:rPrChange w:id="12030" w:author="Visone Rossana (GSE)" w:date="2025-09-23T19:25:00Z" w16du:dateUtc="2025-09-23T17:25:00Z">
                    <w:rPr>
                      <w:color w:val="auto"/>
                      <w:sz w:val="20"/>
                      <w:szCs w:val="20"/>
                    </w:rPr>
                  </w:rPrChange>
                </w:rPr>
                <w:lastRenderedPageBreak/>
                <w:t>2</w:t>
              </w:r>
            </w:ins>
          </w:p>
        </w:tc>
      </w:tr>
      <w:tr w:rsidR="00631DCA" w:rsidRPr="003B410F" w14:paraId="2EC1FE43" w14:textId="77777777">
        <w:trPr>
          <w:trHeight w:val="581"/>
          <w:jc w:val="center"/>
          <w:ins w:id="12031"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27C20C98" w14:textId="77777777" w:rsidR="00631DCA" w:rsidRPr="007106B6" w:rsidRDefault="00631DCA">
            <w:pPr>
              <w:pStyle w:val="Default0"/>
              <w:jc w:val="both"/>
              <w:rPr>
                <w:ins w:id="12032" w:author="Visone Rossana (GSE)" w:date="2025-09-23T19:23:00Z" w16du:dateUtc="2025-09-23T17:23:00Z"/>
                <w:rFonts w:asciiTheme="minorHAnsi" w:hAnsiTheme="minorHAnsi" w:cstheme="minorHAnsi"/>
                <w:color w:val="auto"/>
                <w:sz w:val="20"/>
                <w:szCs w:val="20"/>
                <w:rPrChange w:id="12033" w:author="Visone Rossana (GSE)" w:date="2025-09-23T19:25:00Z" w16du:dateUtc="2025-09-23T17:25:00Z">
                  <w:rPr>
                    <w:ins w:id="12034" w:author="Visone Rossana (GSE)" w:date="2025-09-23T19:23:00Z" w16du:dateUtc="2025-09-23T17:23:00Z"/>
                    <w:color w:val="auto"/>
                    <w:sz w:val="20"/>
                    <w:szCs w:val="20"/>
                  </w:rPr>
                </w:rPrChange>
              </w:rPr>
            </w:pPr>
            <w:ins w:id="12035" w:author="Visone Rossana (GSE)" w:date="2025-09-23T19:23:00Z" w16du:dateUtc="2025-09-23T17:23:00Z">
              <w:r w:rsidRPr="007106B6">
                <w:rPr>
                  <w:rFonts w:asciiTheme="minorHAnsi" w:hAnsiTheme="minorHAnsi" w:cstheme="minorHAnsi"/>
                  <w:color w:val="auto"/>
                  <w:sz w:val="20"/>
                  <w:szCs w:val="20"/>
                  <w:rPrChange w:id="12036" w:author="Visone Rossana (GSE)" w:date="2025-09-23T19:25:00Z" w16du:dateUtc="2025-09-23T17:25:00Z">
                    <w:rPr>
                      <w:color w:val="auto"/>
                      <w:sz w:val="20"/>
                      <w:szCs w:val="20"/>
                    </w:rPr>
                  </w:rPrChange>
                </w:rPr>
                <w:t xml:space="preserve">Sostituzione di impianti di climatizzazione invernale o di riscaldamento delle serre esistenti e dei fabbricati rurali esistenti o per la produzione di energia termica per processi produttivi o immissione in reti di teleriscaldamento e teleraffreddamento con impianti di climatizzazione invernale dotati di generatore di calore alimentato da biomassa, compresi i sistemi ibridi a pompa di calore, con potenza termica nominale al focolare maggiore di 35 kW e inferiore o uguale a 2.000 kW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5A69FAA9" w14:textId="77777777" w:rsidR="00631DCA" w:rsidRPr="007106B6" w:rsidRDefault="00631DCA">
            <w:pPr>
              <w:pStyle w:val="Default0"/>
              <w:ind w:left="-102" w:right="-95"/>
              <w:jc w:val="center"/>
              <w:rPr>
                <w:ins w:id="12037" w:author="Visone Rossana (GSE)" w:date="2025-09-23T19:23:00Z" w16du:dateUtc="2025-09-23T17:23:00Z"/>
                <w:rFonts w:asciiTheme="minorHAnsi" w:hAnsiTheme="minorHAnsi" w:cstheme="minorHAnsi"/>
                <w:color w:val="auto"/>
                <w:sz w:val="20"/>
                <w:szCs w:val="20"/>
                <w:rPrChange w:id="12038" w:author="Visone Rossana (GSE)" w:date="2025-09-23T19:25:00Z" w16du:dateUtc="2025-09-23T17:25:00Z">
                  <w:rPr>
                    <w:ins w:id="12039" w:author="Visone Rossana (GSE)" w:date="2025-09-23T19:23:00Z" w16du:dateUtc="2025-09-23T17:23:00Z"/>
                    <w:color w:val="auto"/>
                    <w:sz w:val="20"/>
                    <w:szCs w:val="20"/>
                  </w:rPr>
                </w:rPrChange>
              </w:rPr>
            </w:pPr>
            <w:ins w:id="12040" w:author="Visone Rossana (GSE)" w:date="2025-09-23T19:23:00Z" w16du:dateUtc="2025-09-23T17:23:00Z">
              <w:r w:rsidRPr="007106B6">
                <w:rPr>
                  <w:rFonts w:asciiTheme="minorHAnsi" w:hAnsiTheme="minorHAnsi" w:cstheme="minorHAnsi"/>
                  <w:color w:val="auto"/>
                  <w:sz w:val="20"/>
                  <w:szCs w:val="20"/>
                  <w:rPrChange w:id="12041" w:author="Visone Rossana (GSE)" w:date="2025-09-23T19:25:00Z" w16du:dateUtc="2025-09-23T17:25:00Z">
                    <w:rPr>
                      <w:color w:val="auto"/>
                      <w:sz w:val="20"/>
                      <w:szCs w:val="20"/>
                    </w:rPr>
                  </w:rPrChange>
                </w:rPr>
                <w:t>5</w:t>
              </w:r>
            </w:ins>
          </w:p>
        </w:tc>
      </w:tr>
      <w:tr w:rsidR="00631DCA" w:rsidRPr="003B410F" w14:paraId="52F20523" w14:textId="77777777">
        <w:trPr>
          <w:trHeight w:val="348"/>
          <w:jc w:val="center"/>
          <w:ins w:id="12042"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63441426" w14:textId="77777777" w:rsidR="00631DCA" w:rsidRPr="007106B6" w:rsidRDefault="00631DCA">
            <w:pPr>
              <w:pStyle w:val="Default0"/>
              <w:jc w:val="both"/>
              <w:rPr>
                <w:ins w:id="12043" w:author="Visone Rossana (GSE)" w:date="2025-09-23T19:23:00Z" w16du:dateUtc="2025-09-23T17:23:00Z"/>
                <w:rFonts w:asciiTheme="minorHAnsi" w:hAnsiTheme="minorHAnsi" w:cstheme="minorHAnsi"/>
                <w:color w:val="auto"/>
                <w:sz w:val="20"/>
                <w:szCs w:val="20"/>
                <w:rPrChange w:id="12044" w:author="Visone Rossana (GSE)" w:date="2025-09-23T19:25:00Z" w16du:dateUtc="2025-09-23T17:25:00Z">
                  <w:rPr>
                    <w:ins w:id="12045" w:author="Visone Rossana (GSE)" w:date="2025-09-23T19:23:00Z" w16du:dateUtc="2025-09-23T17:23:00Z"/>
                    <w:color w:val="auto"/>
                    <w:sz w:val="20"/>
                    <w:szCs w:val="20"/>
                  </w:rPr>
                </w:rPrChange>
              </w:rPr>
            </w:pPr>
            <w:ins w:id="12046" w:author="Visone Rossana (GSE)" w:date="2025-09-23T19:23:00Z" w16du:dateUtc="2025-09-23T17:23:00Z">
              <w:r w:rsidRPr="007106B6">
                <w:rPr>
                  <w:rFonts w:asciiTheme="minorHAnsi" w:hAnsiTheme="minorHAnsi" w:cstheme="minorHAnsi"/>
                  <w:color w:val="auto"/>
                  <w:sz w:val="20"/>
                  <w:szCs w:val="20"/>
                  <w:rPrChange w:id="12047" w:author="Visone Rossana (GSE)" w:date="2025-09-23T19:25:00Z" w16du:dateUtc="2025-09-23T17:25:00Z">
                    <w:rPr>
                      <w:color w:val="auto"/>
                      <w:sz w:val="20"/>
                      <w:szCs w:val="20"/>
                    </w:rPr>
                  </w:rPrChange>
                </w:rPr>
                <w:t>Installazione di impianti solari termici per la produzione di acqua calda sanitaria e/o ad integrazione dell’impianto di climatizzazione invernale, anche abbinati a sistemi di solar cooling, o</w:t>
              </w:r>
              <w:r w:rsidRPr="007106B6">
                <w:rPr>
                  <w:rFonts w:asciiTheme="minorHAnsi" w:hAnsiTheme="minorHAnsi" w:cstheme="minorHAnsi"/>
                  <w:b/>
                  <w:bCs/>
                  <w:color w:val="auto"/>
                  <w:sz w:val="20"/>
                  <w:szCs w:val="20"/>
                  <w:rPrChange w:id="12048" w:author="Visone Rossana (GSE)" w:date="2025-09-23T19:25:00Z" w16du:dateUtc="2025-09-23T17:25:00Z">
                    <w:rPr>
                      <w:b/>
                      <w:bCs/>
                      <w:color w:val="auto"/>
                      <w:sz w:val="20"/>
                      <w:szCs w:val="20"/>
                    </w:rPr>
                  </w:rPrChange>
                </w:rPr>
                <w:t xml:space="preserve"> </w:t>
              </w:r>
              <w:r w:rsidRPr="007106B6">
                <w:rPr>
                  <w:rFonts w:asciiTheme="minorHAnsi" w:hAnsiTheme="minorHAnsi" w:cstheme="minorHAnsi"/>
                  <w:color w:val="auto"/>
                  <w:sz w:val="20"/>
                  <w:szCs w:val="20"/>
                  <w:rPrChange w:id="12049" w:author="Visone Rossana (GSE)" w:date="2025-09-23T19:25:00Z" w16du:dateUtc="2025-09-23T17:25:00Z">
                    <w:rPr>
                      <w:color w:val="auto"/>
                      <w:sz w:val="20"/>
                      <w:szCs w:val="20"/>
                    </w:rPr>
                  </w:rPrChange>
                </w:rPr>
                <w:t xml:space="preserve">per la produzione di energia termica per processi produttivi o immissione in reti di teleriscaldamento e teleraffreddamento, con superficie solare lorda inferiore o uguale a 50 metri quadrati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45C5DE68" w14:textId="77777777" w:rsidR="00631DCA" w:rsidRPr="007106B6" w:rsidRDefault="00631DCA">
            <w:pPr>
              <w:pStyle w:val="Default0"/>
              <w:ind w:left="-102" w:right="-95"/>
              <w:jc w:val="center"/>
              <w:rPr>
                <w:ins w:id="12050" w:author="Visone Rossana (GSE)" w:date="2025-09-23T19:23:00Z" w16du:dateUtc="2025-09-23T17:23:00Z"/>
                <w:rFonts w:asciiTheme="minorHAnsi" w:hAnsiTheme="minorHAnsi" w:cstheme="minorHAnsi"/>
                <w:color w:val="auto"/>
                <w:sz w:val="20"/>
                <w:szCs w:val="20"/>
                <w:rPrChange w:id="12051" w:author="Visone Rossana (GSE)" w:date="2025-09-23T19:25:00Z" w16du:dateUtc="2025-09-23T17:25:00Z">
                  <w:rPr>
                    <w:ins w:id="12052" w:author="Visone Rossana (GSE)" w:date="2025-09-23T19:23:00Z" w16du:dateUtc="2025-09-23T17:23:00Z"/>
                    <w:color w:val="auto"/>
                    <w:sz w:val="20"/>
                    <w:szCs w:val="20"/>
                  </w:rPr>
                </w:rPrChange>
              </w:rPr>
            </w:pPr>
            <w:ins w:id="12053" w:author="Visone Rossana (GSE)" w:date="2025-09-23T19:23:00Z" w16du:dateUtc="2025-09-23T17:23:00Z">
              <w:r w:rsidRPr="007106B6">
                <w:rPr>
                  <w:rFonts w:asciiTheme="minorHAnsi" w:hAnsiTheme="minorHAnsi" w:cstheme="minorHAnsi"/>
                  <w:color w:val="auto"/>
                  <w:sz w:val="20"/>
                  <w:szCs w:val="20"/>
                  <w:rPrChange w:id="12054" w:author="Visone Rossana (GSE)" w:date="2025-09-23T19:25:00Z" w16du:dateUtc="2025-09-23T17:25:00Z">
                    <w:rPr>
                      <w:color w:val="auto"/>
                      <w:sz w:val="20"/>
                      <w:szCs w:val="20"/>
                    </w:rPr>
                  </w:rPrChange>
                </w:rPr>
                <w:t>2</w:t>
              </w:r>
            </w:ins>
          </w:p>
        </w:tc>
      </w:tr>
      <w:tr w:rsidR="00631DCA" w:rsidRPr="003B410F" w14:paraId="0643F31A" w14:textId="77777777">
        <w:trPr>
          <w:trHeight w:val="465"/>
          <w:jc w:val="center"/>
          <w:ins w:id="12055"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29BBE2E3" w14:textId="77777777" w:rsidR="00631DCA" w:rsidRPr="007106B6" w:rsidRDefault="00631DCA">
            <w:pPr>
              <w:pStyle w:val="Default0"/>
              <w:jc w:val="both"/>
              <w:rPr>
                <w:ins w:id="12056" w:author="Visone Rossana (GSE)" w:date="2025-09-23T19:23:00Z" w16du:dateUtc="2025-09-23T17:23:00Z"/>
                <w:rFonts w:asciiTheme="minorHAnsi" w:hAnsiTheme="minorHAnsi" w:cstheme="minorHAnsi"/>
                <w:color w:val="auto"/>
                <w:sz w:val="20"/>
                <w:szCs w:val="20"/>
                <w:rPrChange w:id="12057" w:author="Visone Rossana (GSE)" w:date="2025-09-23T19:25:00Z" w16du:dateUtc="2025-09-23T17:25:00Z">
                  <w:rPr>
                    <w:ins w:id="12058" w:author="Visone Rossana (GSE)" w:date="2025-09-23T19:23:00Z" w16du:dateUtc="2025-09-23T17:23:00Z"/>
                    <w:color w:val="auto"/>
                    <w:sz w:val="20"/>
                    <w:szCs w:val="20"/>
                  </w:rPr>
                </w:rPrChange>
              </w:rPr>
            </w:pPr>
            <w:ins w:id="12059" w:author="Visone Rossana (GSE)" w:date="2025-09-23T19:23:00Z" w16du:dateUtc="2025-09-23T17:23:00Z">
              <w:r w:rsidRPr="007106B6">
                <w:rPr>
                  <w:rFonts w:asciiTheme="minorHAnsi" w:hAnsiTheme="minorHAnsi" w:cstheme="minorHAnsi"/>
                  <w:color w:val="auto"/>
                  <w:sz w:val="20"/>
                  <w:szCs w:val="20"/>
                  <w:rPrChange w:id="12060" w:author="Visone Rossana (GSE)" w:date="2025-09-23T19:25:00Z" w16du:dateUtc="2025-09-23T17:25:00Z">
                    <w:rPr>
                      <w:color w:val="auto"/>
                      <w:sz w:val="20"/>
                      <w:szCs w:val="20"/>
                    </w:rPr>
                  </w:rPrChange>
                </w:rPr>
                <w:t>Installazione di impianti solari termici per la produzione di acqua calda sanitaria e/o ad integrazione dell’impianto di climatizzazione invernale, anche abbinati a sistemi di solar cooling, o</w:t>
              </w:r>
              <w:r w:rsidRPr="007106B6">
                <w:rPr>
                  <w:rFonts w:asciiTheme="minorHAnsi" w:hAnsiTheme="minorHAnsi" w:cstheme="minorHAnsi"/>
                  <w:b/>
                  <w:bCs/>
                  <w:color w:val="auto"/>
                  <w:sz w:val="20"/>
                  <w:szCs w:val="20"/>
                  <w:rPrChange w:id="12061" w:author="Visone Rossana (GSE)" w:date="2025-09-23T19:25:00Z" w16du:dateUtc="2025-09-23T17:25:00Z">
                    <w:rPr>
                      <w:b/>
                      <w:bCs/>
                      <w:color w:val="auto"/>
                      <w:sz w:val="20"/>
                      <w:szCs w:val="20"/>
                    </w:rPr>
                  </w:rPrChange>
                </w:rPr>
                <w:t xml:space="preserve"> </w:t>
              </w:r>
              <w:r w:rsidRPr="007106B6">
                <w:rPr>
                  <w:rFonts w:asciiTheme="minorHAnsi" w:hAnsiTheme="minorHAnsi" w:cstheme="minorHAnsi"/>
                  <w:color w:val="auto"/>
                  <w:sz w:val="20"/>
                  <w:szCs w:val="20"/>
                  <w:rPrChange w:id="12062" w:author="Visone Rossana (GSE)" w:date="2025-09-23T19:25:00Z" w16du:dateUtc="2025-09-23T17:25:00Z">
                    <w:rPr>
                      <w:color w:val="auto"/>
                      <w:sz w:val="20"/>
                      <w:szCs w:val="20"/>
                    </w:rPr>
                  </w:rPrChange>
                </w:rPr>
                <w:t xml:space="preserve">per la produzione di energia termica per processi produttivi o immissione in reti di teleriscaldamento e teleraffreddamento, con superficie solare lorda superiore a 50 metri quadrati e inferiore o uguale a 2.500 metri quadrati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27FBE9C5" w14:textId="77777777" w:rsidR="00631DCA" w:rsidRPr="007106B6" w:rsidRDefault="00631DCA">
            <w:pPr>
              <w:pStyle w:val="Default0"/>
              <w:ind w:left="-102" w:right="-95"/>
              <w:jc w:val="center"/>
              <w:rPr>
                <w:ins w:id="12063" w:author="Visone Rossana (GSE)" w:date="2025-09-23T19:23:00Z" w16du:dateUtc="2025-09-23T17:23:00Z"/>
                <w:rFonts w:asciiTheme="minorHAnsi" w:hAnsiTheme="minorHAnsi" w:cstheme="minorHAnsi"/>
                <w:color w:val="auto"/>
                <w:sz w:val="20"/>
                <w:szCs w:val="20"/>
                <w:rPrChange w:id="12064" w:author="Visone Rossana (GSE)" w:date="2025-09-23T19:25:00Z" w16du:dateUtc="2025-09-23T17:25:00Z">
                  <w:rPr>
                    <w:ins w:id="12065" w:author="Visone Rossana (GSE)" w:date="2025-09-23T19:23:00Z" w16du:dateUtc="2025-09-23T17:23:00Z"/>
                    <w:color w:val="auto"/>
                    <w:sz w:val="20"/>
                    <w:szCs w:val="20"/>
                  </w:rPr>
                </w:rPrChange>
              </w:rPr>
            </w:pPr>
            <w:ins w:id="12066" w:author="Visone Rossana (GSE)" w:date="2025-09-23T19:23:00Z" w16du:dateUtc="2025-09-23T17:23:00Z">
              <w:r w:rsidRPr="007106B6">
                <w:rPr>
                  <w:rFonts w:asciiTheme="minorHAnsi" w:hAnsiTheme="minorHAnsi" w:cstheme="minorHAnsi"/>
                  <w:color w:val="auto"/>
                  <w:sz w:val="20"/>
                  <w:szCs w:val="20"/>
                  <w:rPrChange w:id="12067" w:author="Visone Rossana (GSE)" w:date="2025-09-23T19:25:00Z" w16du:dateUtc="2025-09-23T17:25:00Z">
                    <w:rPr>
                      <w:color w:val="auto"/>
                      <w:sz w:val="20"/>
                      <w:szCs w:val="20"/>
                    </w:rPr>
                  </w:rPrChange>
                </w:rPr>
                <w:t>5</w:t>
              </w:r>
            </w:ins>
          </w:p>
        </w:tc>
      </w:tr>
      <w:tr w:rsidR="00631DCA" w:rsidRPr="003B410F" w14:paraId="20CE32F2" w14:textId="77777777">
        <w:trPr>
          <w:trHeight w:val="348"/>
          <w:jc w:val="center"/>
          <w:ins w:id="12068"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77D1D953" w14:textId="77777777" w:rsidR="00631DCA" w:rsidRPr="007106B6" w:rsidRDefault="00631DCA">
            <w:pPr>
              <w:pStyle w:val="Default0"/>
              <w:jc w:val="both"/>
              <w:rPr>
                <w:ins w:id="12069" w:author="Visone Rossana (GSE)" w:date="2025-09-23T19:23:00Z" w16du:dateUtc="2025-09-23T17:23:00Z"/>
                <w:rFonts w:asciiTheme="minorHAnsi" w:hAnsiTheme="minorHAnsi" w:cstheme="minorHAnsi"/>
                <w:color w:val="auto"/>
                <w:sz w:val="20"/>
                <w:szCs w:val="20"/>
                <w:rPrChange w:id="12070" w:author="Visone Rossana (GSE)" w:date="2025-09-23T19:25:00Z" w16du:dateUtc="2025-09-23T17:25:00Z">
                  <w:rPr>
                    <w:ins w:id="12071" w:author="Visone Rossana (GSE)" w:date="2025-09-23T19:23:00Z" w16du:dateUtc="2025-09-23T17:23:00Z"/>
                    <w:color w:val="auto"/>
                    <w:sz w:val="20"/>
                    <w:szCs w:val="20"/>
                  </w:rPr>
                </w:rPrChange>
              </w:rPr>
            </w:pPr>
            <w:ins w:id="12072" w:author="Visone Rossana (GSE)" w:date="2025-09-23T19:23:00Z" w16du:dateUtc="2025-09-23T17:23:00Z">
              <w:r w:rsidRPr="007106B6">
                <w:rPr>
                  <w:rFonts w:asciiTheme="minorHAnsi" w:hAnsiTheme="minorHAnsi" w:cstheme="minorHAnsi"/>
                  <w:color w:val="auto"/>
                  <w:sz w:val="20"/>
                  <w:szCs w:val="20"/>
                  <w:rPrChange w:id="12073" w:author="Visone Rossana (GSE)" w:date="2025-09-23T19:25:00Z" w16du:dateUtc="2025-09-23T17:25:00Z">
                    <w:rPr>
                      <w:color w:val="auto"/>
                      <w:sz w:val="20"/>
                      <w:szCs w:val="20"/>
                    </w:rPr>
                  </w:rPrChange>
                </w:rPr>
                <w:t xml:space="preserve">Sostituzione di scaldacqua elettrici con scaldacqua a pompa di calore </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488B3DC9" w14:textId="77777777" w:rsidR="00631DCA" w:rsidRPr="007106B6" w:rsidRDefault="00631DCA">
            <w:pPr>
              <w:pStyle w:val="Default0"/>
              <w:ind w:left="-102" w:right="-95"/>
              <w:jc w:val="center"/>
              <w:rPr>
                <w:ins w:id="12074" w:author="Visone Rossana (GSE)" w:date="2025-09-23T19:23:00Z" w16du:dateUtc="2025-09-23T17:23:00Z"/>
                <w:rFonts w:asciiTheme="minorHAnsi" w:hAnsiTheme="minorHAnsi" w:cstheme="minorHAnsi"/>
                <w:color w:val="auto"/>
                <w:sz w:val="20"/>
                <w:szCs w:val="20"/>
                <w:rPrChange w:id="12075" w:author="Visone Rossana (GSE)" w:date="2025-09-23T19:25:00Z" w16du:dateUtc="2025-09-23T17:25:00Z">
                  <w:rPr>
                    <w:ins w:id="12076" w:author="Visone Rossana (GSE)" w:date="2025-09-23T19:23:00Z" w16du:dateUtc="2025-09-23T17:23:00Z"/>
                    <w:color w:val="auto"/>
                    <w:sz w:val="20"/>
                    <w:szCs w:val="20"/>
                  </w:rPr>
                </w:rPrChange>
              </w:rPr>
            </w:pPr>
            <w:ins w:id="12077" w:author="Visone Rossana (GSE)" w:date="2025-09-23T19:23:00Z" w16du:dateUtc="2025-09-23T17:23:00Z">
              <w:r w:rsidRPr="007106B6">
                <w:rPr>
                  <w:rFonts w:asciiTheme="minorHAnsi" w:hAnsiTheme="minorHAnsi" w:cstheme="minorHAnsi"/>
                  <w:color w:val="auto"/>
                  <w:sz w:val="20"/>
                  <w:szCs w:val="20"/>
                  <w:rPrChange w:id="12078" w:author="Visone Rossana (GSE)" w:date="2025-09-23T19:25:00Z" w16du:dateUtc="2025-09-23T17:25:00Z">
                    <w:rPr>
                      <w:color w:val="auto"/>
                      <w:sz w:val="20"/>
                      <w:szCs w:val="20"/>
                    </w:rPr>
                  </w:rPrChange>
                </w:rPr>
                <w:t>2</w:t>
              </w:r>
            </w:ins>
          </w:p>
        </w:tc>
      </w:tr>
      <w:tr w:rsidR="00631DCA" w:rsidRPr="003B410F" w14:paraId="2CF33321" w14:textId="77777777">
        <w:trPr>
          <w:trHeight w:val="816"/>
          <w:jc w:val="center"/>
          <w:ins w:id="12079"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2185291C" w14:textId="77777777" w:rsidR="00631DCA" w:rsidRPr="007106B6" w:rsidRDefault="00631DCA">
            <w:pPr>
              <w:pStyle w:val="Default0"/>
              <w:jc w:val="both"/>
              <w:rPr>
                <w:ins w:id="12080" w:author="Visone Rossana (GSE)" w:date="2025-09-23T19:23:00Z" w16du:dateUtc="2025-09-23T17:23:00Z"/>
                <w:rFonts w:asciiTheme="minorHAnsi" w:hAnsiTheme="minorHAnsi" w:cstheme="minorHAnsi"/>
                <w:color w:val="auto"/>
                <w:sz w:val="20"/>
                <w:szCs w:val="20"/>
                <w:rPrChange w:id="12081" w:author="Visone Rossana (GSE)" w:date="2025-09-23T19:25:00Z" w16du:dateUtc="2025-09-23T17:25:00Z">
                  <w:rPr>
                    <w:ins w:id="12082" w:author="Visone Rossana (GSE)" w:date="2025-09-23T19:23:00Z" w16du:dateUtc="2025-09-23T17:23:00Z"/>
                    <w:color w:val="auto"/>
                    <w:sz w:val="20"/>
                    <w:szCs w:val="20"/>
                  </w:rPr>
                </w:rPrChange>
              </w:rPr>
            </w:pPr>
            <w:ins w:id="12083" w:author="Visone Rossana (GSE)" w:date="2025-09-23T19:23:00Z" w16du:dateUtc="2025-09-23T17:23:00Z">
              <w:r w:rsidRPr="007106B6">
                <w:rPr>
                  <w:rFonts w:asciiTheme="minorHAnsi" w:hAnsiTheme="minorHAnsi" w:cstheme="minorHAnsi"/>
                  <w:color w:val="auto"/>
                  <w:sz w:val="20"/>
                  <w:szCs w:val="20"/>
                  <w:rPrChange w:id="12084" w:author="Visone Rossana (GSE)" w:date="2025-09-23T19:25:00Z" w16du:dateUtc="2025-09-23T17:25:00Z">
                    <w:rPr>
                      <w:color w:val="auto"/>
                      <w:sz w:val="20"/>
                      <w:szCs w:val="20"/>
                    </w:rPr>
                  </w:rPrChange>
                </w:rPr>
                <w:t>Sostituzione di impianti di climatizzazione invernale con l’allaccio a sistemi di teleriscaldamento efficienti</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0C86DDAF" w14:textId="77777777" w:rsidR="00631DCA" w:rsidRPr="007106B6" w:rsidRDefault="00631DCA">
            <w:pPr>
              <w:pStyle w:val="Default0"/>
              <w:ind w:left="-102" w:right="-95"/>
              <w:jc w:val="center"/>
              <w:rPr>
                <w:ins w:id="12085" w:author="Visone Rossana (GSE)" w:date="2025-09-23T19:23:00Z" w16du:dateUtc="2025-09-23T17:23:00Z"/>
                <w:rFonts w:asciiTheme="minorHAnsi" w:hAnsiTheme="minorHAnsi" w:cstheme="minorHAnsi"/>
                <w:color w:val="auto"/>
                <w:sz w:val="20"/>
                <w:szCs w:val="20"/>
                <w:rPrChange w:id="12086" w:author="Visone Rossana (GSE)" w:date="2025-09-23T19:25:00Z" w16du:dateUtc="2025-09-23T17:25:00Z">
                  <w:rPr>
                    <w:ins w:id="12087" w:author="Visone Rossana (GSE)" w:date="2025-09-23T19:23:00Z" w16du:dateUtc="2025-09-23T17:23:00Z"/>
                    <w:color w:val="auto"/>
                    <w:sz w:val="20"/>
                    <w:szCs w:val="20"/>
                  </w:rPr>
                </w:rPrChange>
              </w:rPr>
            </w:pPr>
            <w:ins w:id="12088" w:author="Visone Rossana (GSE)" w:date="2025-09-23T19:23:00Z" w16du:dateUtc="2025-09-23T17:23:00Z">
              <w:r w:rsidRPr="007106B6">
                <w:rPr>
                  <w:rFonts w:asciiTheme="minorHAnsi" w:hAnsiTheme="minorHAnsi" w:cstheme="minorHAnsi"/>
                  <w:color w:val="auto"/>
                  <w:sz w:val="20"/>
                  <w:szCs w:val="20"/>
                  <w:rPrChange w:id="12089" w:author="Visone Rossana (GSE)" w:date="2025-09-23T19:25:00Z" w16du:dateUtc="2025-09-23T17:25:00Z">
                    <w:rPr>
                      <w:color w:val="auto"/>
                      <w:sz w:val="20"/>
                      <w:szCs w:val="20"/>
                    </w:rPr>
                  </w:rPrChange>
                </w:rPr>
                <w:t>5</w:t>
              </w:r>
            </w:ins>
          </w:p>
        </w:tc>
      </w:tr>
      <w:tr w:rsidR="00631DCA" w:rsidRPr="003B410F" w14:paraId="613E39F2" w14:textId="77777777">
        <w:trPr>
          <w:trHeight w:val="816"/>
          <w:jc w:val="center"/>
          <w:ins w:id="12090" w:author="Visone Rossana (GSE)" w:date="2025-09-23T19:23:00Z"/>
        </w:trPr>
        <w:tc>
          <w:tcPr>
            <w:tcW w:w="3618" w:type="pct"/>
            <w:tcBorders>
              <w:top w:val="single" w:sz="6" w:space="0" w:color="000000"/>
              <w:left w:val="single" w:sz="4" w:space="0" w:color="000000"/>
              <w:bottom w:val="single" w:sz="6" w:space="0" w:color="000000"/>
              <w:right w:val="single" w:sz="4" w:space="0" w:color="000000"/>
            </w:tcBorders>
            <w:vAlign w:val="center"/>
          </w:tcPr>
          <w:p w14:paraId="08FD4771" w14:textId="77777777" w:rsidR="00631DCA" w:rsidRPr="007106B6" w:rsidRDefault="00631DCA">
            <w:pPr>
              <w:pStyle w:val="Default0"/>
              <w:jc w:val="both"/>
              <w:rPr>
                <w:ins w:id="12091" w:author="Visone Rossana (GSE)" w:date="2025-09-23T19:23:00Z" w16du:dateUtc="2025-09-23T17:23:00Z"/>
                <w:rFonts w:asciiTheme="minorHAnsi" w:hAnsiTheme="minorHAnsi" w:cstheme="minorHAnsi"/>
                <w:color w:val="auto"/>
                <w:sz w:val="20"/>
                <w:szCs w:val="20"/>
                <w:rPrChange w:id="12092" w:author="Visone Rossana (GSE)" w:date="2025-09-23T19:25:00Z" w16du:dateUtc="2025-09-23T17:25:00Z">
                  <w:rPr>
                    <w:ins w:id="12093" w:author="Visone Rossana (GSE)" w:date="2025-09-23T19:23:00Z" w16du:dateUtc="2025-09-23T17:23:00Z"/>
                    <w:color w:val="auto"/>
                    <w:sz w:val="20"/>
                    <w:szCs w:val="20"/>
                  </w:rPr>
                </w:rPrChange>
              </w:rPr>
            </w:pPr>
            <w:ins w:id="12094" w:author="Visone Rossana (GSE)" w:date="2025-09-23T19:23:00Z" w16du:dateUtc="2025-09-23T17:23:00Z">
              <w:r w:rsidRPr="007106B6">
                <w:rPr>
                  <w:rFonts w:asciiTheme="minorHAnsi" w:hAnsiTheme="minorHAnsi" w:cstheme="minorHAnsi"/>
                  <w:color w:val="auto"/>
                  <w:sz w:val="20"/>
                  <w:szCs w:val="20"/>
                  <w:rPrChange w:id="12095" w:author="Visone Rossana (GSE)" w:date="2025-09-23T19:25:00Z" w16du:dateUtc="2025-09-23T17:25:00Z">
                    <w:rPr>
                      <w:color w:val="auto"/>
                      <w:sz w:val="20"/>
                      <w:szCs w:val="20"/>
                    </w:rPr>
                  </w:rPrChange>
                </w:rPr>
                <w:t>sostituzione funzionale o sostituzione totale o parziale, di impianti di climatizzazione invernale esistenti con impianti di climatizzazione invernale utilizzanti unità di microcogenerazione alimentate da fonti rinnovabili</w:t>
              </w:r>
            </w:ins>
          </w:p>
        </w:tc>
        <w:tc>
          <w:tcPr>
            <w:tcW w:w="1382" w:type="pct"/>
            <w:tcBorders>
              <w:top w:val="single" w:sz="6" w:space="0" w:color="000000"/>
              <w:left w:val="single" w:sz="4" w:space="0" w:color="000000"/>
              <w:bottom w:val="single" w:sz="6" w:space="0" w:color="000000"/>
              <w:right w:val="single" w:sz="4" w:space="0" w:color="000000"/>
            </w:tcBorders>
            <w:vAlign w:val="center"/>
          </w:tcPr>
          <w:p w14:paraId="77AA7458" w14:textId="77777777" w:rsidR="00631DCA" w:rsidRPr="007106B6" w:rsidRDefault="00631DCA">
            <w:pPr>
              <w:pStyle w:val="Default0"/>
              <w:keepNext/>
              <w:ind w:left="-102" w:right="-95"/>
              <w:jc w:val="center"/>
              <w:rPr>
                <w:ins w:id="12096" w:author="Visone Rossana (GSE)" w:date="2025-09-23T19:23:00Z" w16du:dateUtc="2025-09-23T17:23:00Z"/>
                <w:rFonts w:asciiTheme="minorHAnsi" w:hAnsiTheme="minorHAnsi" w:cstheme="minorHAnsi"/>
                <w:color w:val="auto"/>
                <w:sz w:val="20"/>
                <w:szCs w:val="20"/>
                <w:rPrChange w:id="12097" w:author="Visone Rossana (GSE)" w:date="2025-09-23T19:25:00Z" w16du:dateUtc="2025-09-23T17:25:00Z">
                  <w:rPr>
                    <w:ins w:id="12098" w:author="Visone Rossana (GSE)" w:date="2025-09-23T19:23:00Z" w16du:dateUtc="2025-09-23T17:23:00Z"/>
                    <w:color w:val="auto"/>
                    <w:sz w:val="20"/>
                    <w:szCs w:val="20"/>
                  </w:rPr>
                </w:rPrChange>
              </w:rPr>
            </w:pPr>
            <w:ins w:id="12099" w:author="Visone Rossana (GSE)" w:date="2025-09-23T19:23:00Z" w16du:dateUtc="2025-09-23T17:23:00Z">
              <w:r w:rsidRPr="007106B6">
                <w:rPr>
                  <w:rFonts w:asciiTheme="minorHAnsi" w:hAnsiTheme="minorHAnsi" w:cstheme="minorHAnsi"/>
                  <w:color w:val="auto"/>
                  <w:sz w:val="20"/>
                  <w:szCs w:val="20"/>
                  <w:rPrChange w:id="12100" w:author="Visone Rossana (GSE)" w:date="2025-09-23T19:25:00Z" w16du:dateUtc="2025-09-23T17:25:00Z">
                    <w:rPr>
                      <w:color w:val="auto"/>
                      <w:sz w:val="20"/>
                      <w:szCs w:val="20"/>
                    </w:rPr>
                  </w:rPrChange>
                </w:rPr>
                <w:t>5</w:t>
              </w:r>
            </w:ins>
          </w:p>
        </w:tc>
      </w:tr>
      <w:bookmarkEnd w:id="11864"/>
    </w:tbl>
    <w:p w14:paraId="57731CD1" w14:textId="77777777" w:rsidR="00631DCA" w:rsidRDefault="00631DCA" w:rsidP="00FC0091">
      <w:pPr>
        <w:spacing w:after="60"/>
        <w:jc w:val="both"/>
        <w:rPr>
          <w:ins w:id="12101" w:author="Visone Rossana (GSE)" w:date="2025-09-23T19:22:00Z" w16du:dateUtc="2025-09-23T17:22:00Z"/>
          <w:b/>
          <w:bCs/>
          <w:sz w:val="18"/>
          <w:szCs w:val="18"/>
        </w:rPr>
      </w:pPr>
    </w:p>
    <w:p w14:paraId="4615A29D" w14:textId="77777777" w:rsidR="00631DCA" w:rsidRPr="004045CE" w:rsidRDefault="00631DCA" w:rsidP="00FC0091">
      <w:pPr>
        <w:spacing w:after="60"/>
        <w:jc w:val="both"/>
        <w:rPr>
          <w:b/>
          <w:bCs/>
          <w:sz w:val="18"/>
          <w:szCs w:val="18"/>
        </w:rPr>
      </w:pPr>
    </w:p>
    <w:tbl>
      <w:tblPr>
        <w:tblStyle w:val="Grigliatabella2"/>
        <w:tblW w:w="9747" w:type="dxa"/>
        <w:tblLayout w:type="fixed"/>
        <w:tblLook w:val="04A0" w:firstRow="1" w:lastRow="0" w:firstColumn="1" w:lastColumn="0" w:noHBand="0" w:noVBand="1"/>
        <w:tblPrChange w:id="12102" w:author="Visone Rossana (GSE)" w:date="2025-09-23T19:22:00Z" w16du:dateUtc="2025-09-23T17:22:00Z">
          <w:tblPr>
            <w:tblStyle w:val="Grigliatabella2"/>
            <w:tblW w:w="0" w:type="auto"/>
            <w:tblLayout w:type="fixed"/>
            <w:tblLook w:val="04A0" w:firstRow="1" w:lastRow="0" w:firstColumn="1" w:lastColumn="0" w:noHBand="0" w:noVBand="1"/>
          </w:tblPr>
        </w:tblPrChange>
      </w:tblPr>
      <w:tblGrid>
        <w:gridCol w:w="675"/>
        <w:gridCol w:w="6237"/>
        <w:gridCol w:w="567"/>
        <w:gridCol w:w="2268"/>
        <w:tblGridChange w:id="12103">
          <w:tblGrid>
            <w:gridCol w:w="5"/>
            <w:gridCol w:w="670"/>
            <w:gridCol w:w="5"/>
            <w:gridCol w:w="6232"/>
            <w:gridCol w:w="5"/>
            <w:gridCol w:w="562"/>
            <w:gridCol w:w="5"/>
            <w:gridCol w:w="2263"/>
            <w:gridCol w:w="5"/>
          </w:tblGrid>
        </w:tblGridChange>
      </w:tblGrid>
      <w:tr w:rsidR="00FC0091" w:rsidRPr="00FC0091" w:rsidDel="00631DCA" w14:paraId="72C79F33" w14:textId="08CC42D1" w:rsidTr="00631DCA">
        <w:trPr>
          <w:trHeight w:val="960"/>
          <w:del w:id="12104" w:author="Visone Rossana (GSE)" w:date="2025-09-23T19:22:00Z"/>
          <w:trPrChange w:id="12105" w:author="Visone Rossana (GSE)" w:date="2025-09-23T19:22:00Z" w16du:dateUtc="2025-09-23T17:22:00Z">
            <w:trPr>
              <w:gridBefore w:val="1"/>
              <w:trHeight w:val="960"/>
            </w:trPr>
          </w:trPrChange>
        </w:trPr>
        <w:tc>
          <w:tcPr>
            <w:tcW w:w="675" w:type="dxa"/>
            <w:vAlign w:val="center"/>
            <w:hideMark/>
            <w:tcPrChange w:id="12106" w:author="Visone Rossana (GSE)" w:date="2025-09-23T19:22:00Z" w16du:dateUtc="2025-09-23T17:22:00Z">
              <w:tcPr>
                <w:tcW w:w="675" w:type="dxa"/>
                <w:gridSpan w:val="2"/>
                <w:vAlign w:val="center"/>
                <w:hideMark/>
              </w:tcPr>
            </w:tcPrChange>
          </w:tcPr>
          <w:p w14:paraId="7ACB8D24" w14:textId="02B8B755" w:rsidR="00FC0091" w:rsidRPr="00FC0091" w:rsidDel="00631DCA" w:rsidRDefault="00FC0091">
            <w:pPr>
              <w:pStyle w:val="TITOLO20"/>
              <w:numPr>
                <w:ilvl w:val="1"/>
                <w:numId w:val="292"/>
              </w:numPr>
              <w:rPr>
                <w:del w:id="12107" w:author="Visone Rossana (GSE)" w:date="2025-09-23T19:22:00Z" w16du:dateUtc="2025-09-23T17:22:00Z"/>
              </w:rPr>
              <w:pPrChange w:id="12108" w:author="Oliosi Francesco (GSE)" w:date="2025-10-13T18:19:00Z" w16du:dateUtc="2025-10-13T16:19:00Z">
                <w:pPr>
                  <w:jc w:val="both"/>
                </w:pPr>
              </w:pPrChange>
            </w:pPr>
            <w:del w:id="12109" w:author="Visone Rossana (GSE)" w:date="2025-09-23T19:22:00Z" w16du:dateUtc="2025-09-23T17:22:00Z">
              <w:r w:rsidRPr="00FC0091" w:rsidDel="00631DCA">
                <w:delText>Sigla</w:delText>
              </w:r>
              <w:bookmarkStart w:id="12110" w:name="_Toc209615311"/>
              <w:bookmarkStart w:id="12111" w:name="_Toc210029631"/>
              <w:bookmarkStart w:id="12112" w:name="_Toc210029963"/>
              <w:bookmarkStart w:id="12113" w:name="_Toc210311944"/>
              <w:bookmarkStart w:id="12114" w:name="_Toc210658810"/>
              <w:bookmarkStart w:id="12115" w:name="_Toc211327348"/>
              <w:bookmarkStart w:id="12116" w:name="_Toc212462284"/>
              <w:bookmarkEnd w:id="12110"/>
              <w:bookmarkEnd w:id="12111"/>
              <w:bookmarkEnd w:id="12112"/>
              <w:bookmarkEnd w:id="12113"/>
              <w:bookmarkEnd w:id="12114"/>
              <w:bookmarkEnd w:id="12115"/>
              <w:bookmarkEnd w:id="12116"/>
            </w:del>
          </w:p>
        </w:tc>
        <w:tc>
          <w:tcPr>
            <w:tcW w:w="6237" w:type="dxa"/>
            <w:vAlign w:val="center"/>
            <w:hideMark/>
            <w:tcPrChange w:id="12117" w:author="Visone Rossana (GSE)" w:date="2025-09-23T19:22:00Z" w16du:dateUtc="2025-09-23T17:22:00Z">
              <w:tcPr>
                <w:tcW w:w="6237" w:type="dxa"/>
                <w:gridSpan w:val="2"/>
                <w:vAlign w:val="center"/>
                <w:hideMark/>
              </w:tcPr>
            </w:tcPrChange>
          </w:tcPr>
          <w:p w14:paraId="6DF29F2D" w14:textId="421B5643" w:rsidR="00FC0091" w:rsidRPr="00FC0091" w:rsidDel="00631DCA" w:rsidRDefault="00FC0091">
            <w:pPr>
              <w:pStyle w:val="TITOLO20"/>
              <w:rPr>
                <w:del w:id="12118" w:author="Visone Rossana (GSE)" w:date="2025-09-23T19:22:00Z" w16du:dateUtc="2025-09-23T17:22:00Z"/>
              </w:rPr>
              <w:pPrChange w:id="12119" w:author="Oliosi Francesco (GSE)" w:date="2025-10-13T18:19:00Z" w16du:dateUtc="2025-10-13T16:19:00Z">
                <w:pPr>
                  <w:tabs>
                    <w:tab w:val="left" w:pos="5988"/>
                  </w:tabs>
                  <w:jc w:val="both"/>
                </w:pPr>
              </w:pPrChange>
            </w:pPr>
            <w:del w:id="12120" w:author="Visone Rossana (GSE)" w:date="2025-09-23T19:22:00Z" w16du:dateUtc="2025-09-23T17:22:00Z">
              <w:r w:rsidRPr="00FC0091" w:rsidDel="00631DCA">
                <w:delText>Tipologia di intervento</w:delText>
              </w:r>
              <w:bookmarkStart w:id="12121" w:name="_Toc209615312"/>
              <w:bookmarkStart w:id="12122" w:name="_Toc210029632"/>
              <w:bookmarkStart w:id="12123" w:name="_Toc210029964"/>
              <w:bookmarkStart w:id="12124" w:name="_Toc210311945"/>
              <w:bookmarkStart w:id="12125" w:name="_Toc210658811"/>
              <w:bookmarkStart w:id="12126" w:name="_Toc211327349"/>
              <w:bookmarkStart w:id="12127" w:name="_Toc212462285"/>
              <w:bookmarkEnd w:id="12121"/>
              <w:bookmarkEnd w:id="12122"/>
              <w:bookmarkEnd w:id="12123"/>
              <w:bookmarkEnd w:id="12124"/>
              <w:bookmarkEnd w:id="12125"/>
              <w:bookmarkEnd w:id="12126"/>
              <w:bookmarkEnd w:id="12127"/>
            </w:del>
          </w:p>
        </w:tc>
        <w:tc>
          <w:tcPr>
            <w:tcW w:w="567" w:type="dxa"/>
            <w:vAlign w:val="center"/>
            <w:tcPrChange w:id="12128" w:author="Visone Rossana (GSE)" w:date="2025-09-23T19:22:00Z" w16du:dateUtc="2025-09-23T17:22:00Z">
              <w:tcPr>
                <w:tcW w:w="567" w:type="dxa"/>
                <w:gridSpan w:val="2"/>
                <w:vAlign w:val="center"/>
              </w:tcPr>
            </w:tcPrChange>
          </w:tcPr>
          <w:p w14:paraId="0FD1805B" w14:textId="2DC92C83" w:rsidR="00FC0091" w:rsidRPr="00FC0091" w:rsidDel="00631DCA" w:rsidRDefault="00FC0091">
            <w:pPr>
              <w:pStyle w:val="TITOLO20"/>
              <w:rPr>
                <w:del w:id="12129" w:author="Visone Rossana (GSE)" w:date="2025-09-23T19:22:00Z" w16du:dateUtc="2025-09-23T17:22:00Z"/>
              </w:rPr>
              <w:pPrChange w:id="12130" w:author="Oliosi Francesco (GSE)" w:date="2025-10-13T18:19:00Z" w16du:dateUtc="2025-10-13T16:19:00Z">
                <w:pPr>
                  <w:ind w:left="-108"/>
                  <w:jc w:val="center"/>
                </w:pPr>
              </w:pPrChange>
            </w:pPr>
            <w:del w:id="12131" w:author="Visone Rossana (GSE)" w:date="2025-09-23T19:20:00Z" w16du:dateUtc="2025-09-23T17:20:00Z">
              <w:r w:rsidRPr="00FC0091" w:rsidDel="00631DCA">
                <w:delText>Anni</w:delText>
              </w:r>
            </w:del>
            <w:bookmarkStart w:id="12132" w:name="_Toc209615313"/>
            <w:bookmarkStart w:id="12133" w:name="_Toc210029633"/>
            <w:bookmarkStart w:id="12134" w:name="_Toc210029965"/>
            <w:bookmarkStart w:id="12135" w:name="_Toc210311946"/>
            <w:bookmarkStart w:id="12136" w:name="_Toc210658812"/>
            <w:bookmarkStart w:id="12137" w:name="_Toc211327350"/>
            <w:bookmarkStart w:id="12138" w:name="_Toc212462286"/>
            <w:bookmarkEnd w:id="12132"/>
            <w:bookmarkEnd w:id="12133"/>
            <w:bookmarkEnd w:id="12134"/>
            <w:bookmarkEnd w:id="12135"/>
            <w:bookmarkEnd w:id="12136"/>
            <w:bookmarkEnd w:id="12137"/>
            <w:bookmarkEnd w:id="12138"/>
          </w:p>
        </w:tc>
        <w:tc>
          <w:tcPr>
            <w:tcW w:w="2268" w:type="dxa"/>
            <w:vAlign w:val="center"/>
            <w:tcPrChange w:id="12139" w:author="Visone Rossana (GSE)" w:date="2025-09-23T19:22:00Z" w16du:dateUtc="2025-09-23T17:22:00Z">
              <w:tcPr>
                <w:tcW w:w="2268" w:type="dxa"/>
                <w:gridSpan w:val="2"/>
                <w:vAlign w:val="center"/>
              </w:tcPr>
            </w:tcPrChange>
          </w:tcPr>
          <w:p w14:paraId="7335D209" w14:textId="1A8559A1" w:rsidR="00FC0091" w:rsidRPr="00FC0091" w:rsidDel="00631DCA" w:rsidRDefault="00FC0091">
            <w:pPr>
              <w:pStyle w:val="TITOLO20"/>
              <w:rPr>
                <w:del w:id="12140" w:author="Visone Rossana (GSE)" w:date="2025-09-23T19:22:00Z" w16du:dateUtc="2025-09-23T17:22:00Z"/>
              </w:rPr>
              <w:pPrChange w:id="12141" w:author="Oliosi Francesco (GSE)" w:date="2025-10-13T18:19:00Z" w16du:dateUtc="2025-10-13T16:19:00Z">
                <w:pPr>
                  <w:jc w:val="both"/>
                </w:pPr>
              </w:pPrChange>
            </w:pPr>
            <w:del w:id="12142" w:author="Visone Rossana (GSE)" w:date="2025-09-23T19:20:00Z" w16du:dateUtc="2025-09-23T17:20:00Z">
              <w:r w:rsidRPr="00FC0091" w:rsidDel="00631DCA">
                <w:delText xml:space="preserve">Modalità di accesso agli incentivi per soggetto ammesso che opera come SR o tramite ESCO </w:delText>
              </w:r>
              <w:r w:rsidRPr="0022546F" w:rsidDel="00631DCA">
                <w:rPr>
                  <w:highlight w:val="cyan"/>
                </w:rPr>
                <w:delText>o altri soggetti abilitati</w:delText>
              </w:r>
            </w:del>
            <w:bookmarkStart w:id="12143" w:name="_Toc209615314"/>
            <w:bookmarkStart w:id="12144" w:name="_Toc210029634"/>
            <w:bookmarkStart w:id="12145" w:name="_Toc210029966"/>
            <w:bookmarkStart w:id="12146" w:name="_Toc210311947"/>
            <w:bookmarkStart w:id="12147" w:name="_Toc210658813"/>
            <w:bookmarkStart w:id="12148" w:name="_Toc211327351"/>
            <w:bookmarkStart w:id="12149" w:name="_Toc212462287"/>
            <w:bookmarkEnd w:id="12143"/>
            <w:bookmarkEnd w:id="12144"/>
            <w:bookmarkEnd w:id="12145"/>
            <w:bookmarkEnd w:id="12146"/>
            <w:bookmarkEnd w:id="12147"/>
            <w:bookmarkEnd w:id="12148"/>
            <w:bookmarkEnd w:id="12149"/>
          </w:p>
        </w:tc>
        <w:bookmarkStart w:id="12150" w:name="_Toc209615315"/>
        <w:bookmarkStart w:id="12151" w:name="_Toc210029635"/>
        <w:bookmarkStart w:id="12152" w:name="_Toc210029967"/>
        <w:bookmarkStart w:id="12153" w:name="_Toc210311948"/>
        <w:bookmarkStart w:id="12154" w:name="_Toc210658814"/>
        <w:bookmarkStart w:id="12155" w:name="_Toc211327352"/>
        <w:bookmarkStart w:id="12156" w:name="_Toc212462288"/>
        <w:bookmarkEnd w:id="12150"/>
        <w:bookmarkEnd w:id="12151"/>
        <w:bookmarkEnd w:id="12152"/>
        <w:bookmarkEnd w:id="12153"/>
        <w:bookmarkEnd w:id="12154"/>
        <w:bookmarkEnd w:id="12155"/>
        <w:bookmarkEnd w:id="12156"/>
      </w:tr>
    </w:tbl>
    <w:tbl>
      <w:tblPr>
        <w:tblStyle w:val="Grigliatabella"/>
        <w:tblW w:w="0" w:type="auto"/>
        <w:tblLayout w:type="fixed"/>
        <w:tblLook w:val="04A0" w:firstRow="1" w:lastRow="0" w:firstColumn="1" w:lastColumn="0" w:noHBand="0" w:noVBand="1"/>
      </w:tblPr>
      <w:tblGrid>
        <w:gridCol w:w="6237"/>
        <w:gridCol w:w="567"/>
        <w:gridCol w:w="1418"/>
        <w:gridCol w:w="850"/>
      </w:tblGrid>
      <w:tr w:rsidR="00726C50" w:rsidRPr="00726C50" w:rsidDel="00631DCA" w14:paraId="0FBEA911" w14:textId="77777777" w:rsidTr="00631DCA">
        <w:trPr>
          <w:trHeight w:val="510"/>
          <w:del w:id="12157" w:author="Visone Rossana (GSE)" w:date="2025-09-23T19:22:00Z"/>
        </w:trPr>
        <w:tc>
          <w:tcPr>
            <w:tcW w:w="6237" w:type="dxa"/>
          </w:tcPr>
          <w:p w14:paraId="1BF331BA" w14:textId="77777777" w:rsidR="00631DCA" w:rsidRPr="00E9795E" w:rsidDel="00631DCA" w:rsidRDefault="00631DCA">
            <w:pPr>
              <w:pStyle w:val="TITOLO20"/>
              <w:rPr>
                <w:del w:id="12158" w:author="Visone Rossana (GSE)" w:date="2025-09-23T19:22:00Z" w16du:dateUtc="2025-09-23T17:22:00Z"/>
                <w:highlight w:val="yellow"/>
              </w:rPr>
              <w:pPrChange w:id="12159" w:author="Oliosi Francesco (GSE)" w:date="2025-10-15T10:18:00Z" w16du:dateUtc="2025-10-15T08:18:00Z">
                <w:pPr>
                  <w:jc w:val="both"/>
                </w:pPr>
              </w:pPrChange>
            </w:pPr>
            <w:bookmarkStart w:id="12160" w:name="_Toc212462289"/>
            <w:bookmarkEnd w:id="12160"/>
          </w:p>
        </w:tc>
        <w:tc>
          <w:tcPr>
            <w:tcW w:w="567" w:type="dxa"/>
          </w:tcPr>
          <w:p w14:paraId="5BC76FEE" w14:textId="77777777" w:rsidR="00631DCA" w:rsidRPr="00363D7D" w:rsidDel="00631DCA" w:rsidRDefault="00631DCA">
            <w:pPr>
              <w:pStyle w:val="TITOLO20"/>
              <w:rPr>
                <w:del w:id="12161" w:author="Visone Rossana (GSE)" w:date="2025-09-23T19:22:00Z" w16du:dateUtc="2025-09-23T17:22:00Z"/>
                <w:highlight w:val="yellow"/>
              </w:rPr>
              <w:pPrChange w:id="12162" w:author="Oliosi Francesco (GSE)" w:date="2025-10-15T10:18:00Z" w16du:dateUtc="2025-10-15T08:18:00Z">
                <w:pPr>
                  <w:jc w:val="both"/>
                </w:pPr>
              </w:pPrChange>
            </w:pPr>
            <w:bookmarkStart w:id="12163" w:name="_Toc212462290"/>
            <w:bookmarkEnd w:id="12163"/>
          </w:p>
        </w:tc>
        <w:tc>
          <w:tcPr>
            <w:tcW w:w="1418" w:type="dxa"/>
          </w:tcPr>
          <w:p w14:paraId="0D1DE29E" w14:textId="77777777" w:rsidR="00631DCA" w:rsidRPr="0022546F" w:rsidDel="00631DCA" w:rsidRDefault="00631DCA">
            <w:pPr>
              <w:pStyle w:val="TITOLO20"/>
              <w:rPr>
                <w:del w:id="12164" w:author="Visone Rossana (GSE)" w:date="2025-09-23T19:22:00Z" w16du:dateUtc="2025-09-23T17:22:00Z"/>
                <w:highlight w:val="yellow"/>
              </w:rPr>
              <w:pPrChange w:id="12165" w:author="Oliosi Francesco (GSE)" w:date="2025-10-15T10:18:00Z" w16du:dateUtc="2025-10-15T08:18:00Z">
                <w:pPr>
                  <w:jc w:val="center"/>
                </w:pPr>
              </w:pPrChange>
            </w:pPr>
            <w:del w:id="12166" w:author="Visone Rossana (GSE)" w:date="2025-09-23T19:21:00Z" w16du:dateUtc="2025-09-23T17:21:00Z">
              <w:r w:rsidRPr="00B7601B" w:rsidDel="00631DCA">
                <w:rPr>
                  <w:highlight w:val="yellow"/>
                </w:rPr>
                <w:delText>PA</w:delText>
              </w:r>
            </w:del>
            <w:bookmarkStart w:id="12167" w:name="_Toc212462291"/>
            <w:bookmarkEnd w:id="12167"/>
          </w:p>
        </w:tc>
        <w:tc>
          <w:tcPr>
            <w:tcW w:w="850" w:type="dxa"/>
          </w:tcPr>
          <w:p w14:paraId="4E8B831E" w14:textId="77777777" w:rsidR="00631DCA" w:rsidRPr="0022546F" w:rsidDel="00631DCA" w:rsidRDefault="00631DCA">
            <w:pPr>
              <w:pStyle w:val="TITOLO20"/>
              <w:rPr>
                <w:del w:id="12168" w:author="Visone Rossana (GSE)" w:date="2025-09-23T19:22:00Z" w16du:dateUtc="2025-09-23T17:22:00Z"/>
                <w:highlight w:val="yellow"/>
              </w:rPr>
              <w:pPrChange w:id="12169" w:author="Oliosi Francesco (GSE)" w:date="2025-10-15T10:18:00Z" w16du:dateUtc="2025-10-15T08:18:00Z">
                <w:pPr>
                  <w:jc w:val="both"/>
                </w:pPr>
              </w:pPrChange>
            </w:pPr>
            <w:del w:id="12170" w:author="Visone Rossana (GSE)" w:date="2025-09-23T19:21:00Z" w16du:dateUtc="2025-09-23T17:21:00Z">
              <w:r w:rsidRPr="0022546F" w:rsidDel="00631DCA">
                <w:rPr>
                  <w:highlight w:val="yellow"/>
                </w:rPr>
                <w:delText>Soggetti privati</w:delText>
              </w:r>
            </w:del>
            <w:bookmarkStart w:id="12171" w:name="_Toc212462292"/>
            <w:bookmarkEnd w:id="12171"/>
          </w:p>
        </w:tc>
        <w:bookmarkStart w:id="12172" w:name="_Toc212462293"/>
        <w:bookmarkEnd w:id="12172"/>
      </w:tr>
    </w:tbl>
    <w:tbl>
      <w:tblPr>
        <w:tblStyle w:val="Grigliatabella2"/>
        <w:tblW w:w="9747" w:type="dxa"/>
        <w:tblLayout w:type="fixed"/>
        <w:tblLook w:val="04A0" w:firstRow="1" w:lastRow="0" w:firstColumn="1" w:lastColumn="0" w:noHBand="0" w:noVBand="1"/>
      </w:tblPr>
      <w:tblGrid>
        <w:gridCol w:w="675"/>
        <w:gridCol w:w="6237"/>
        <w:gridCol w:w="567"/>
        <w:gridCol w:w="1418"/>
        <w:gridCol w:w="850"/>
      </w:tblGrid>
      <w:tr w:rsidR="00726C50" w:rsidRPr="00726C50" w:rsidDel="00631DCA" w14:paraId="2068AD1F" w14:textId="77777777" w:rsidTr="00631DCA">
        <w:trPr>
          <w:trHeight w:val="415"/>
          <w:del w:id="12173" w:author="Visone Rossana (GSE)" w:date="2025-09-23T19:22:00Z"/>
        </w:trPr>
        <w:tc>
          <w:tcPr>
            <w:tcW w:w="675" w:type="dxa"/>
          </w:tcPr>
          <w:p w14:paraId="7F28F139" w14:textId="77777777" w:rsidR="00FC0091" w:rsidRPr="00E9795E" w:rsidDel="00631DCA" w:rsidRDefault="00FC0091">
            <w:pPr>
              <w:pStyle w:val="TITOLO20"/>
              <w:rPr>
                <w:del w:id="12174" w:author="Visone Rossana (GSE)" w:date="2025-09-23T19:22:00Z" w16du:dateUtc="2025-09-23T17:22:00Z"/>
                <w:highlight w:val="yellow"/>
              </w:rPr>
              <w:pPrChange w:id="12175" w:author="Oliosi Francesco (GSE)" w:date="2025-10-15T10:18:00Z" w16du:dateUtc="2025-10-15T08:18:00Z">
                <w:pPr>
                  <w:jc w:val="both"/>
                </w:pPr>
              </w:pPrChange>
            </w:pPr>
            <w:del w:id="12176" w:author="Visone Rossana (GSE)" w:date="2025-09-23T19:22:00Z" w16du:dateUtc="2025-09-23T17:22:00Z">
              <w:r w:rsidRPr="00E9795E" w:rsidDel="00631DCA">
                <w:rPr>
                  <w:highlight w:val="yellow"/>
                </w:rPr>
                <w:delText>1.A</w:delText>
              </w:r>
              <w:bookmarkStart w:id="12177" w:name="_Toc212462294"/>
              <w:bookmarkEnd w:id="12177"/>
            </w:del>
          </w:p>
        </w:tc>
        <w:tc>
          <w:tcPr>
            <w:tcW w:w="6237" w:type="dxa"/>
          </w:tcPr>
          <w:p w14:paraId="60BB022E" w14:textId="77777777" w:rsidR="00FC0091" w:rsidRPr="00363D7D" w:rsidDel="00631DCA" w:rsidRDefault="00FC0091">
            <w:pPr>
              <w:pStyle w:val="TITOLO20"/>
              <w:rPr>
                <w:del w:id="12178" w:author="Visone Rossana (GSE)" w:date="2025-09-23T19:22:00Z" w16du:dateUtc="2025-09-23T17:22:00Z"/>
                <w:highlight w:val="yellow"/>
              </w:rPr>
              <w:pPrChange w:id="12179" w:author="Oliosi Francesco (GSE)" w:date="2025-10-15T10:18:00Z" w16du:dateUtc="2025-10-15T08:18:00Z">
                <w:pPr>
                  <w:jc w:val="both"/>
                </w:pPr>
              </w:pPrChange>
            </w:pPr>
            <w:del w:id="12180" w:author="Visone Rossana (GSE)" w:date="2025-09-23T19:22:00Z" w16du:dateUtc="2025-09-23T17:22:00Z">
              <w:r w:rsidRPr="00363D7D" w:rsidDel="00631DCA">
                <w:rPr>
                  <w:highlight w:val="yellow"/>
                </w:rPr>
                <w:delText>Isolamento termico di superfici opache delimitanti il volume climatizzato</w:delText>
              </w:r>
              <w:bookmarkStart w:id="12181" w:name="_Toc212462295"/>
              <w:bookmarkEnd w:id="12181"/>
            </w:del>
          </w:p>
        </w:tc>
        <w:tc>
          <w:tcPr>
            <w:tcW w:w="567" w:type="dxa"/>
          </w:tcPr>
          <w:p w14:paraId="014F7CE6" w14:textId="77777777" w:rsidR="00FC0091" w:rsidRPr="00B7601B" w:rsidDel="00631DCA" w:rsidRDefault="00FC0091">
            <w:pPr>
              <w:pStyle w:val="TITOLO20"/>
              <w:rPr>
                <w:del w:id="12182" w:author="Visone Rossana (GSE)" w:date="2025-09-23T19:22:00Z" w16du:dateUtc="2025-09-23T17:22:00Z"/>
                <w:highlight w:val="yellow"/>
              </w:rPr>
              <w:pPrChange w:id="12183" w:author="Oliosi Francesco (GSE)" w:date="2025-10-15T10:18:00Z" w16du:dateUtc="2025-10-15T08:18:00Z">
                <w:pPr>
                  <w:jc w:val="center"/>
                </w:pPr>
              </w:pPrChange>
            </w:pPr>
            <w:del w:id="12184" w:author="Visone Rossana (GSE)" w:date="2025-09-23T19:22:00Z" w16du:dateUtc="2025-09-23T17:22:00Z">
              <w:r w:rsidRPr="00B7601B" w:rsidDel="00631DCA">
                <w:rPr>
                  <w:highlight w:val="yellow"/>
                </w:rPr>
                <w:delText>5</w:delText>
              </w:r>
              <w:bookmarkStart w:id="12185" w:name="_Toc212462296"/>
              <w:bookmarkEnd w:id="12185"/>
            </w:del>
          </w:p>
        </w:tc>
        <w:tc>
          <w:tcPr>
            <w:tcW w:w="1418" w:type="dxa"/>
          </w:tcPr>
          <w:p w14:paraId="61774364" w14:textId="77777777" w:rsidR="00FC0091" w:rsidRPr="0022546F" w:rsidDel="00631DCA" w:rsidRDefault="00FC0091">
            <w:pPr>
              <w:pStyle w:val="TITOLO20"/>
              <w:rPr>
                <w:del w:id="12186" w:author="Visone Rossana (GSE)" w:date="2025-09-23T19:22:00Z" w16du:dateUtc="2025-09-23T17:22:00Z"/>
                <w:highlight w:val="yellow"/>
              </w:rPr>
              <w:pPrChange w:id="12187" w:author="Oliosi Francesco (GSE)" w:date="2025-10-15T10:18:00Z" w16du:dateUtc="2025-10-15T08:18:00Z">
                <w:pPr>
                  <w:spacing w:line="200" w:lineRule="exact"/>
                  <w:jc w:val="center"/>
                </w:pPr>
              </w:pPrChange>
            </w:pPr>
            <w:del w:id="12188"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189" w:name="_Toc212462297"/>
              <w:bookmarkEnd w:id="12189"/>
            </w:del>
          </w:p>
        </w:tc>
        <w:tc>
          <w:tcPr>
            <w:tcW w:w="850" w:type="dxa"/>
          </w:tcPr>
          <w:p w14:paraId="37614A3E" w14:textId="77777777" w:rsidR="00FC0091" w:rsidRPr="0022546F" w:rsidDel="00631DCA" w:rsidRDefault="00FC0091">
            <w:pPr>
              <w:pStyle w:val="TITOLO20"/>
              <w:rPr>
                <w:del w:id="12190" w:author="Visone Rossana (GSE)" w:date="2025-09-23T19:22:00Z" w16du:dateUtc="2025-09-23T17:22:00Z"/>
                <w:highlight w:val="yellow"/>
              </w:rPr>
              <w:pPrChange w:id="12191" w:author="Oliosi Francesco (GSE)" w:date="2025-10-15T10:18:00Z" w16du:dateUtc="2025-10-15T08:18:00Z">
                <w:pPr>
                  <w:jc w:val="center"/>
                </w:pPr>
              </w:pPrChange>
            </w:pPr>
            <w:del w:id="12192" w:author="Visone Rossana (GSE)" w:date="2025-09-23T19:22:00Z" w16du:dateUtc="2025-09-23T17:22:00Z">
              <w:r w:rsidRPr="0022546F" w:rsidDel="00631DCA">
                <w:rPr>
                  <w:highlight w:val="yellow"/>
                </w:rPr>
                <w:delText>-</w:delText>
              </w:r>
              <w:bookmarkStart w:id="12193" w:name="_Toc212462298"/>
              <w:bookmarkEnd w:id="12193"/>
            </w:del>
          </w:p>
        </w:tc>
        <w:bookmarkStart w:id="12194" w:name="_Toc212462299"/>
        <w:bookmarkEnd w:id="12194"/>
      </w:tr>
      <w:tr w:rsidR="00726C50" w:rsidRPr="00726C50" w:rsidDel="00631DCA" w14:paraId="6AC63DB9" w14:textId="77777777" w:rsidTr="00631DCA">
        <w:trPr>
          <w:trHeight w:val="520"/>
          <w:del w:id="12195" w:author="Visone Rossana (GSE)" w:date="2025-09-23T19:22:00Z"/>
        </w:trPr>
        <w:tc>
          <w:tcPr>
            <w:tcW w:w="675" w:type="dxa"/>
          </w:tcPr>
          <w:p w14:paraId="65528A71" w14:textId="77777777" w:rsidR="00FC0091" w:rsidRPr="00E9795E" w:rsidDel="00631DCA" w:rsidRDefault="00FC0091">
            <w:pPr>
              <w:pStyle w:val="TITOLO20"/>
              <w:rPr>
                <w:del w:id="12196" w:author="Visone Rossana (GSE)" w:date="2025-09-23T19:22:00Z" w16du:dateUtc="2025-09-23T17:22:00Z"/>
                <w:highlight w:val="yellow"/>
              </w:rPr>
              <w:pPrChange w:id="12197" w:author="Oliosi Francesco (GSE)" w:date="2025-10-15T10:18:00Z" w16du:dateUtc="2025-10-15T08:18:00Z">
                <w:pPr>
                  <w:jc w:val="both"/>
                </w:pPr>
              </w:pPrChange>
            </w:pPr>
            <w:del w:id="12198" w:author="Visone Rossana (GSE)" w:date="2025-09-23T19:22:00Z" w16du:dateUtc="2025-09-23T17:22:00Z">
              <w:r w:rsidRPr="00E9795E" w:rsidDel="00631DCA">
                <w:rPr>
                  <w:highlight w:val="yellow"/>
                </w:rPr>
                <w:delText>1.B</w:delText>
              </w:r>
              <w:bookmarkStart w:id="12199" w:name="_Toc212462300"/>
              <w:bookmarkEnd w:id="12199"/>
            </w:del>
          </w:p>
        </w:tc>
        <w:tc>
          <w:tcPr>
            <w:tcW w:w="6237" w:type="dxa"/>
          </w:tcPr>
          <w:p w14:paraId="2A95EFE9" w14:textId="77777777" w:rsidR="00FC0091" w:rsidRPr="00363D7D" w:rsidDel="00631DCA" w:rsidRDefault="00FC0091">
            <w:pPr>
              <w:pStyle w:val="TITOLO20"/>
              <w:rPr>
                <w:del w:id="12200" w:author="Visone Rossana (GSE)" w:date="2025-09-23T19:22:00Z" w16du:dateUtc="2025-09-23T17:22:00Z"/>
                <w:highlight w:val="yellow"/>
              </w:rPr>
              <w:pPrChange w:id="12201" w:author="Oliosi Francesco (GSE)" w:date="2025-10-15T10:19:00Z" w16du:dateUtc="2025-10-15T08:19:00Z">
                <w:pPr>
                  <w:jc w:val="both"/>
                </w:pPr>
              </w:pPrChange>
            </w:pPr>
            <w:del w:id="12202" w:author="Visone Rossana (GSE)" w:date="2025-09-23T19:22:00Z" w16du:dateUtc="2025-09-23T17:22:00Z">
              <w:r w:rsidRPr="00363D7D" w:rsidDel="00631DCA">
                <w:rPr>
                  <w:highlight w:val="yellow"/>
                </w:rPr>
                <w:delText>Sostituzione di chiusure trasparenti comprensive di infissi delimitanti il volume climatizzato</w:delText>
              </w:r>
              <w:bookmarkStart w:id="12203" w:name="_Toc212462301"/>
              <w:bookmarkEnd w:id="12203"/>
            </w:del>
          </w:p>
        </w:tc>
        <w:tc>
          <w:tcPr>
            <w:tcW w:w="567" w:type="dxa"/>
          </w:tcPr>
          <w:p w14:paraId="552195D6" w14:textId="77777777" w:rsidR="00FC0091" w:rsidRPr="00B7601B" w:rsidDel="00631DCA" w:rsidRDefault="00FC0091">
            <w:pPr>
              <w:pStyle w:val="TITOLO20"/>
              <w:rPr>
                <w:del w:id="12204" w:author="Visone Rossana (GSE)" w:date="2025-09-23T19:22:00Z" w16du:dateUtc="2025-09-23T17:22:00Z"/>
                <w:highlight w:val="yellow"/>
              </w:rPr>
              <w:pPrChange w:id="12205" w:author="Oliosi Francesco (GSE)" w:date="2025-10-15T10:19:00Z" w16du:dateUtc="2025-10-15T08:19:00Z">
                <w:pPr>
                  <w:jc w:val="center"/>
                </w:pPr>
              </w:pPrChange>
            </w:pPr>
            <w:del w:id="12206" w:author="Visone Rossana (GSE)" w:date="2025-09-23T19:22:00Z" w16du:dateUtc="2025-09-23T17:22:00Z">
              <w:r w:rsidRPr="00B7601B" w:rsidDel="00631DCA">
                <w:rPr>
                  <w:highlight w:val="yellow"/>
                </w:rPr>
                <w:delText>5</w:delText>
              </w:r>
              <w:bookmarkStart w:id="12207" w:name="_Toc212462302"/>
              <w:bookmarkEnd w:id="12207"/>
            </w:del>
          </w:p>
        </w:tc>
        <w:tc>
          <w:tcPr>
            <w:tcW w:w="1418" w:type="dxa"/>
          </w:tcPr>
          <w:p w14:paraId="047E0491" w14:textId="77777777" w:rsidR="00FC0091" w:rsidRPr="0022546F" w:rsidDel="00631DCA" w:rsidRDefault="00FC0091">
            <w:pPr>
              <w:pStyle w:val="TITOLO20"/>
              <w:rPr>
                <w:del w:id="12208" w:author="Visone Rossana (GSE)" w:date="2025-09-23T19:22:00Z" w16du:dateUtc="2025-09-23T17:22:00Z"/>
                <w:highlight w:val="yellow"/>
              </w:rPr>
              <w:pPrChange w:id="12209" w:author="Oliosi Francesco (GSE)" w:date="2025-10-15T10:19:00Z" w16du:dateUtc="2025-10-15T08:19:00Z">
                <w:pPr>
                  <w:spacing w:line="200" w:lineRule="exact"/>
                  <w:jc w:val="center"/>
                </w:pPr>
              </w:pPrChange>
            </w:pPr>
            <w:del w:id="12210"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211" w:name="_Toc212462303"/>
              <w:bookmarkEnd w:id="12211"/>
            </w:del>
          </w:p>
        </w:tc>
        <w:tc>
          <w:tcPr>
            <w:tcW w:w="850" w:type="dxa"/>
          </w:tcPr>
          <w:p w14:paraId="7181EFA3" w14:textId="77777777" w:rsidR="00FC0091" w:rsidRPr="0022546F" w:rsidDel="00631DCA" w:rsidRDefault="00FC0091">
            <w:pPr>
              <w:pStyle w:val="TITOLO20"/>
              <w:rPr>
                <w:del w:id="12212" w:author="Visone Rossana (GSE)" w:date="2025-09-23T19:22:00Z" w16du:dateUtc="2025-09-23T17:22:00Z"/>
                <w:highlight w:val="yellow"/>
              </w:rPr>
              <w:pPrChange w:id="12213" w:author="Oliosi Francesco (GSE)" w:date="2025-10-15T10:19:00Z" w16du:dateUtc="2025-10-15T08:19:00Z">
                <w:pPr>
                  <w:jc w:val="center"/>
                </w:pPr>
              </w:pPrChange>
            </w:pPr>
            <w:del w:id="12214" w:author="Visone Rossana (GSE)" w:date="2025-09-23T19:22:00Z" w16du:dateUtc="2025-09-23T17:22:00Z">
              <w:r w:rsidRPr="0022546F" w:rsidDel="00631DCA">
                <w:rPr>
                  <w:highlight w:val="yellow"/>
                </w:rPr>
                <w:delText>-</w:delText>
              </w:r>
              <w:bookmarkStart w:id="12215" w:name="_Toc212462304"/>
              <w:bookmarkEnd w:id="12215"/>
            </w:del>
          </w:p>
        </w:tc>
        <w:bookmarkStart w:id="12216" w:name="_Toc212462305"/>
        <w:bookmarkEnd w:id="12216"/>
      </w:tr>
      <w:tr w:rsidR="00726C50" w:rsidRPr="00726C50" w:rsidDel="00631DCA" w14:paraId="523ADCA4" w14:textId="77777777" w:rsidTr="00631DCA">
        <w:trPr>
          <w:trHeight w:val="593"/>
          <w:del w:id="12217" w:author="Visone Rossana (GSE)" w:date="2025-09-23T19:22:00Z"/>
        </w:trPr>
        <w:tc>
          <w:tcPr>
            <w:tcW w:w="675" w:type="dxa"/>
          </w:tcPr>
          <w:p w14:paraId="28AD60E5" w14:textId="77777777" w:rsidR="00FC0091" w:rsidRPr="00E9795E" w:rsidDel="00631DCA" w:rsidRDefault="00FC0091">
            <w:pPr>
              <w:pStyle w:val="TITOLO20"/>
              <w:rPr>
                <w:del w:id="12218" w:author="Visone Rossana (GSE)" w:date="2025-09-23T19:22:00Z" w16du:dateUtc="2025-09-23T17:22:00Z"/>
                <w:highlight w:val="yellow"/>
              </w:rPr>
              <w:pPrChange w:id="12219" w:author="Oliosi Francesco (GSE)" w:date="2025-10-15T10:19:00Z" w16du:dateUtc="2025-10-15T08:19:00Z">
                <w:pPr>
                  <w:jc w:val="both"/>
                </w:pPr>
              </w:pPrChange>
            </w:pPr>
            <w:del w:id="12220" w:author="Visone Rossana (GSE)" w:date="2025-09-23T19:22:00Z" w16du:dateUtc="2025-09-23T17:22:00Z">
              <w:r w:rsidRPr="00E9795E" w:rsidDel="00631DCA">
                <w:rPr>
                  <w:highlight w:val="yellow"/>
                </w:rPr>
                <w:delText>1.C</w:delText>
              </w:r>
              <w:bookmarkStart w:id="12221" w:name="_Toc212462306"/>
              <w:bookmarkEnd w:id="12221"/>
            </w:del>
          </w:p>
        </w:tc>
        <w:tc>
          <w:tcPr>
            <w:tcW w:w="6237" w:type="dxa"/>
          </w:tcPr>
          <w:p w14:paraId="1E6AE7E4" w14:textId="77777777" w:rsidR="00FC0091" w:rsidRPr="00363D7D" w:rsidDel="00631DCA" w:rsidRDefault="00FC0091">
            <w:pPr>
              <w:pStyle w:val="TITOLO20"/>
              <w:rPr>
                <w:del w:id="12222" w:author="Visone Rossana (GSE)" w:date="2025-09-23T19:22:00Z" w16du:dateUtc="2025-09-23T17:22:00Z"/>
                <w:highlight w:val="yellow"/>
              </w:rPr>
              <w:pPrChange w:id="12223" w:author="Oliosi Francesco (GSE)" w:date="2025-10-15T10:19:00Z" w16du:dateUtc="2025-10-15T08:19:00Z">
                <w:pPr>
                  <w:jc w:val="both"/>
                </w:pPr>
              </w:pPrChange>
            </w:pPr>
            <w:del w:id="12224" w:author="Visone Rossana (GSE)" w:date="2025-09-23T19:22:00Z" w16du:dateUtc="2025-09-23T17:22:00Z">
              <w:r w:rsidRPr="00363D7D" w:rsidDel="00631DCA">
                <w:rPr>
                  <w:highlight w:val="yellow"/>
                </w:rPr>
                <w:delText>Sostituzione di impianti di climatizzazione invernale con generatori di calore a condensazione</w:delText>
              </w:r>
              <w:bookmarkStart w:id="12225" w:name="_Toc212462307"/>
              <w:bookmarkEnd w:id="12225"/>
            </w:del>
          </w:p>
        </w:tc>
        <w:tc>
          <w:tcPr>
            <w:tcW w:w="567" w:type="dxa"/>
          </w:tcPr>
          <w:p w14:paraId="064EE03C" w14:textId="77777777" w:rsidR="00FC0091" w:rsidRPr="00B7601B" w:rsidDel="00631DCA" w:rsidRDefault="00FC0091">
            <w:pPr>
              <w:pStyle w:val="TITOLO20"/>
              <w:rPr>
                <w:del w:id="12226" w:author="Visone Rossana (GSE)" w:date="2025-09-23T19:22:00Z" w16du:dateUtc="2025-09-23T17:22:00Z"/>
                <w:highlight w:val="yellow"/>
              </w:rPr>
              <w:pPrChange w:id="12227" w:author="Oliosi Francesco (GSE)" w:date="2025-10-15T10:19:00Z" w16du:dateUtc="2025-10-15T08:19:00Z">
                <w:pPr>
                  <w:jc w:val="center"/>
                </w:pPr>
              </w:pPrChange>
            </w:pPr>
            <w:del w:id="12228" w:author="Visone Rossana (GSE)" w:date="2025-09-23T19:22:00Z" w16du:dateUtc="2025-09-23T17:22:00Z">
              <w:r w:rsidRPr="00B7601B" w:rsidDel="00631DCA">
                <w:rPr>
                  <w:highlight w:val="yellow"/>
                </w:rPr>
                <w:delText>5</w:delText>
              </w:r>
              <w:bookmarkStart w:id="12229" w:name="_Toc212462308"/>
              <w:bookmarkEnd w:id="12229"/>
            </w:del>
          </w:p>
        </w:tc>
        <w:tc>
          <w:tcPr>
            <w:tcW w:w="1418" w:type="dxa"/>
          </w:tcPr>
          <w:p w14:paraId="1AFD1F70" w14:textId="77777777" w:rsidR="00FC0091" w:rsidRPr="0022546F" w:rsidDel="00631DCA" w:rsidRDefault="00FC0091">
            <w:pPr>
              <w:pStyle w:val="TITOLO20"/>
              <w:rPr>
                <w:del w:id="12230" w:author="Visone Rossana (GSE)" w:date="2025-09-23T19:22:00Z" w16du:dateUtc="2025-09-23T17:22:00Z"/>
                <w:highlight w:val="yellow"/>
              </w:rPr>
              <w:pPrChange w:id="12231" w:author="Oliosi Francesco (GSE)" w:date="2025-10-15T10:19:00Z" w16du:dateUtc="2025-10-15T08:19:00Z">
                <w:pPr>
                  <w:spacing w:line="200" w:lineRule="exact"/>
                  <w:jc w:val="center"/>
                </w:pPr>
              </w:pPrChange>
            </w:pPr>
            <w:del w:id="12232"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233" w:name="_Toc212462309"/>
              <w:bookmarkEnd w:id="12233"/>
            </w:del>
          </w:p>
        </w:tc>
        <w:tc>
          <w:tcPr>
            <w:tcW w:w="850" w:type="dxa"/>
          </w:tcPr>
          <w:p w14:paraId="7BABC3A8" w14:textId="77777777" w:rsidR="00FC0091" w:rsidRPr="0022546F" w:rsidDel="00631DCA" w:rsidRDefault="00FC0091">
            <w:pPr>
              <w:pStyle w:val="TITOLO20"/>
              <w:rPr>
                <w:del w:id="12234" w:author="Visone Rossana (GSE)" w:date="2025-09-23T19:22:00Z" w16du:dateUtc="2025-09-23T17:22:00Z"/>
                <w:highlight w:val="yellow"/>
              </w:rPr>
              <w:pPrChange w:id="12235" w:author="Oliosi Francesco (GSE)" w:date="2025-10-15T10:19:00Z" w16du:dateUtc="2025-10-15T08:19:00Z">
                <w:pPr>
                  <w:jc w:val="center"/>
                </w:pPr>
              </w:pPrChange>
            </w:pPr>
            <w:del w:id="12236" w:author="Visone Rossana (GSE)" w:date="2025-09-23T19:22:00Z" w16du:dateUtc="2025-09-23T17:22:00Z">
              <w:r w:rsidRPr="0022546F" w:rsidDel="00631DCA">
                <w:rPr>
                  <w:highlight w:val="yellow"/>
                </w:rPr>
                <w:delText>-</w:delText>
              </w:r>
              <w:bookmarkStart w:id="12237" w:name="_Toc212462310"/>
              <w:bookmarkEnd w:id="12237"/>
            </w:del>
          </w:p>
        </w:tc>
        <w:bookmarkStart w:id="12238" w:name="_Toc212462311"/>
        <w:bookmarkEnd w:id="12238"/>
      </w:tr>
      <w:tr w:rsidR="00726C50" w:rsidRPr="00726C50" w:rsidDel="00631DCA" w14:paraId="372F51ED" w14:textId="77777777" w:rsidTr="00631DCA">
        <w:trPr>
          <w:trHeight w:val="684"/>
          <w:del w:id="12239" w:author="Visone Rossana (GSE)" w:date="2025-09-23T19:22:00Z"/>
        </w:trPr>
        <w:tc>
          <w:tcPr>
            <w:tcW w:w="675" w:type="dxa"/>
          </w:tcPr>
          <w:p w14:paraId="778A6D6A" w14:textId="77777777" w:rsidR="00FC0091" w:rsidRPr="00E9795E" w:rsidDel="00631DCA" w:rsidRDefault="00FC0091">
            <w:pPr>
              <w:pStyle w:val="TITOLO20"/>
              <w:rPr>
                <w:del w:id="12240" w:author="Visone Rossana (GSE)" w:date="2025-09-23T19:22:00Z" w16du:dateUtc="2025-09-23T17:22:00Z"/>
                <w:highlight w:val="yellow"/>
              </w:rPr>
              <w:pPrChange w:id="12241" w:author="Oliosi Francesco (GSE)" w:date="2025-10-15T10:19:00Z" w16du:dateUtc="2025-10-15T08:19:00Z">
                <w:pPr>
                  <w:jc w:val="both"/>
                </w:pPr>
              </w:pPrChange>
            </w:pPr>
            <w:del w:id="12242" w:author="Visone Rossana (GSE)" w:date="2025-09-23T19:22:00Z" w16du:dateUtc="2025-09-23T17:22:00Z">
              <w:r w:rsidRPr="00E9795E" w:rsidDel="00631DCA">
                <w:rPr>
                  <w:highlight w:val="yellow"/>
                </w:rPr>
                <w:delText>1.D</w:delText>
              </w:r>
              <w:bookmarkStart w:id="12243" w:name="_Toc212462312"/>
              <w:bookmarkEnd w:id="12243"/>
            </w:del>
          </w:p>
        </w:tc>
        <w:tc>
          <w:tcPr>
            <w:tcW w:w="6237" w:type="dxa"/>
          </w:tcPr>
          <w:p w14:paraId="149466CF" w14:textId="77777777" w:rsidR="00FC0091" w:rsidRPr="00363D7D" w:rsidDel="00631DCA" w:rsidRDefault="00FC0091">
            <w:pPr>
              <w:pStyle w:val="TITOLO20"/>
              <w:rPr>
                <w:del w:id="12244" w:author="Visone Rossana (GSE)" w:date="2025-09-23T19:22:00Z" w16du:dateUtc="2025-09-23T17:22:00Z"/>
                <w:highlight w:val="yellow"/>
              </w:rPr>
              <w:pPrChange w:id="12245" w:author="Oliosi Francesco (GSE)" w:date="2025-10-15T10:19:00Z" w16du:dateUtc="2025-10-15T08:19:00Z">
                <w:pPr>
                  <w:jc w:val="both"/>
                </w:pPr>
              </w:pPrChange>
            </w:pPr>
            <w:del w:id="12246" w:author="Visone Rossana (GSE)" w:date="2025-09-23T19:22:00Z" w16du:dateUtc="2025-09-23T17:22:00Z">
              <w:r w:rsidRPr="00363D7D" w:rsidDel="00631DCA">
                <w:rPr>
                  <w:highlight w:val="yellow"/>
                </w:rPr>
                <w:delText>Installazione di sistemi di schermatura e/o ombreggiamento di chiusure trasparenti con esposizione da ESE a O, fissi o mobili, non trasportabili</w:delText>
              </w:r>
              <w:bookmarkStart w:id="12247" w:name="_Toc212462313"/>
              <w:bookmarkEnd w:id="12247"/>
            </w:del>
          </w:p>
        </w:tc>
        <w:tc>
          <w:tcPr>
            <w:tcW w:w="567" w:type="dxa"/>
          </w:tcPr>
          <w:p w14:paraId="1C38CAE0" w14:textId="77777777" w:rsidR="00FC0091" w:rsidRPr="00B7601B" w:rsidDel="00631DCA" w:rsidRDefault="00FC0091">
            <w:pPr>
              <w:pStyle w:val="TITOLO20"/>
              <w:rPr>
                <w:del w:id="12248" w:author="Visone Rossana (GSE)" w:date="2025-09-23T19:22:00Z" w16du:dateUtc="2025-09-23T17:22:00Z"/>
                <w:highlight w:val="yellow"/>
              </w:rPr>
              <w:pPrChange w:id="12249" w:author="Oliosi Francesco (GSE)" w:date="2025-10-15T10:19:00Z" w16du:dateUtc="2025-10-15T08:19:00Z">
                <w:pPr>
                  <w:jc w:val="center"/>
                </w:pPr>
              </w:pPrChange>
            </w:pPr>
            <w:del w:id="12250" w:author="Visone Rossana (GSE)" w:date="2025-09-23T19:22:00Z" w16du:dateUtc="2025-09-23T17:22:00Z">
              <w:r w:rsidRPr="00B7601B" w:rsidDel="00631DCA">
                <w:rPr>
                  <w:highlight w:val="yellow"/>
                </w:rPr>
                <w:delText>5</w:delText>
              </w:r>
              <w:bookmarkStart w:id="12251" w:name="_Toc212462314"/>
              <w:bookmarkEnd w:id="12251"/>
            </w:del>
          </w:p>
        </w:tc>
        <w:tc>
          <w:tcPr>
            <w:tcW w:w="1418" w:type="dxa"/>
          </w:tcPr>
          <w:p w14:paraId="49CBA547" w14:textId="77777777" w:rsidR="00FC0091" w:rsidRPr="0022546F" w:rsidDel="00631DCA" w:rsidRDefault="00FC0091">
            <w:pPr>
              <w:pStyle w:val="TITOLO20"/>
              <w:rPr>
                <w:del w:id="12252" w:author="Visone Rossana (GSE)" w:date="2025-09-23T19:22:00Z" w16du:dateUtc="2025-09-23T17:22:00Z"/>
                <w:highlight w:val="yellow"/>
              </w:rPr>
              <w:pPrChange w:id="12253" w:author="Oliosi Francesco (GSE)" w:date="2025-10-15T10:19:00Z" w16du:dateUtc="2025-10-15T08:19:00Z">
                <w:pPr>
                  <w:spacing w:line="200" w:lineRule="exact"/>
                  <w:jc w:val="center"/>
                </w:pPr>
              </w:pPrChange>
            </w:pPr>
            <w:del w:id="12254"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255" w:name="_Toc212462315"/>
              <w:bookmarkEnd w:id="12255"/>
            </w:del>
          </w:p>
        </w:tc>
        <w:tc>
          <w:tcPr>
            <w:tcW w:w="850" w:type="dxa"/>
          </w:tcPr>
          <w:p w14:paraId="24906D96" w14:textId="77777777" w:rsidR="00FC0091" w:rsidRPr="0022546F" w:rsidDel="00631DCA" w:rsidRDefault="00FC0091">
            <w:pPr>
              <w:pStyle w:val="TITOLO20"/>
              <w:rPr>
                <w:del w:id="12256" w:author="Visone Rossana (GSE)" w:date="2025-09-23T19:22:00Z" w16du:dateUtc="2025-09-23T17:22:00Z"/>
                <w:highlight w:val="yellow"/>
              </w:rPr>
              <w:pPrChange w:id="12257" w:author="Oliosi Francesco (GSE)" w:date="2025-10-15T10:19:00Z" w16du:dateUtc="2025-10-15T08:19:00Z">
                <w:pPr>
                  <w:jc w:val="center"/>
                </w:pPr>
              </w:pPrChange>
            </w:pPr>
            <w:del w:id="12258" w:author="Visone Rossana (GSE)" w:date="2025-09-23T19:22:00Z" w16du:dateUtc="2025-09-23T17:22:00Z">
              <w:r w:rsidRPr="0022546F" w:rsidDel="00631DCA">
                <w:rPr>
                  <w:highlight w:val="yellow"/>
                </w:rPr>
                <w:delText>-</w:delText>
              </w:r>
              <w:bookmarkStart w:id="12259" w:name="_Toc212462316"/>
              <w:bookmarkEnd w:id="12259"/>
            </w:del>
          </w:p>
        </w:tc>
        <w:bookmarkStart w:id="12260" w:name="_Toc212462317"/>
        <w:bookmarkEnd w:id="12260"/>
      </w:tr>
      <w:tr w:rsidR="00726C50" w:rsidRPr="00726C50" w:rsidDel="00631DCA" w14:paraId="2D66BC7A" w14:textId="77777777" w:rsidTr="00631DCA">
        <w:trPr>
          <w:trHeight w:val="377"/>
          <w:del w:id="12261" w:author="Visone Rossana (GSE)" w:date="2025-09-23T19:22:00Z"/>
        </w:trPr>
        <w:tc>
          <w:tcPr>
            <w:tcW w:w="675" w:type="dxa"/>
          </w:tcPr>
          <w:p w14:paraId="6B60759F" w14:textId="77777777" w:rsidR="00FC0091" w:rsidRPr="00E9795E" w:rsidDel="00631DCA" w:rsidRDefault="00FC0091">
            <w:pPr>
              <w:pStyle w:val="TITOLO20"/>
              <w:rPr>
                <w:del w:id="12262" w:author="Visone Rossana (GSE)" w:date="2025-09-23T19:22:00Z" w16du:dateUtc="2025-09-23T17:22:00Z"/>
                <w:highlight w:val="yellow"/>
              </w:rPr>
              <w:pPrChange w:id="12263" w:author="Oliosi Francesco (GSE)" w:date="2025-10-15T10:19:00Z" w16du:dateUtc="2025-10-15T08:19:00Z">
                <w:pPr>
                  <w:jc w:val="both"/>
                </w:pPr>
              </w:pPrChange>
            </w:pPr>
            <w:del w:id="12264" w:author="Visone Rossana (GSE)" w:date="2025-09-23T19:22:00Z" w16du:dateUtc="2025-09-23T17:22:00Z">
              <w:r w:rsidRPr="00E9795E" w:rsidDel="00631DCA">
                <w:rPr>
                  <w:highlight w:val="yellow"/>
                </w:rPr>
                <w:delText>1.E</w:delText>
              </w:r>
              <w:bookmarkStart w:id="12265" w:name="_Toc212462318"/>
              <w:bookmarkEnd w:id="12265"/>
            </w:del>
          </w:p>
        </w:tc>
        <w:tc>
          <w:tcPr>
            <w:tcW w:w="6237" w:type="dxa"/>
          </w:tcPr>
          <w:p w14:paraId="6E8D344B" w14:textId="77777777" w:rsidR="00FC0091" w:rsidRPr="00363D7D" w:rsidDel="00631DCA" w:rsidRDefault="00FC0091">
            <w:pPr>
              <w:pStyle w:val="TITOLO20"/>
              <w:rPr>
                <w:del w:id="12266" w:author="Visone Rossana (GSE)" w:date="2025-09-23T19:22:00Z" w16du:dateUtc="2025-09-23T17:22:00Z"/>
                <w:highlight w:val="yellow"/>
              </w:rPr>
              <w:pPrChange w:id="12267" w:author="Oliosi Francesco (GSE)" w:date="2025-10-15T10:19:00Z" w16du:dateUtc="2025-10-15T08:19:00Z">
                <w:pPr>
                  <w:jc w:val="both"/>
                </w:pPr>
              </w:pPrChange>
            </w:pPr>
            <w:del w:id="12268" w:author="Visone Rossana (GSE)" w:date="2025-09-23T19:22:00Z" w16du:dateUtc="2025-09-23T17:22:00Z">
              <w:r w:rsidRPr="00363D7D" w:rsidDel="00631DCA">
                <w:rPr>
                  <w:highlight w:val="yellow"/>
                </w:rPr>
                <w:delText>Trasformazione in “edifici a energia quasi zero”</w:delText>
              </w:r>
              <w:bookmarkStart w:id="12269" w:name="_Toc212462319"/>
              <w:bookmarkEnd w:id="12269"/>
            </w:del>
          </w:p>
        </w:tc>
        <w:tc>
          <w:tcPr>
            <w:tcW w:w="567" w:type="dxa"/>
          </w:tcPr>
          <w:p w14:paraId="3A1C11DD" w14:textId="77777777" w:rsidR="00FC0091" w:rsidRPr="00B7601B" w:rsidDel="00631DCA" w:rsidRDefault="00FC0091">
            <w:pPr>
              <w:pStyle w:val="TITOLO20"/>
              <w:rPr>
                <w:del w:id="12270" w:author="Visone Rossana (GSE)" w:date="2025-09-23T19:22:00Z" w16du:dateUtc="2025-09-23T17:22:00Z"/>
                <w:highlight w:val="yellow"/>
              </w:rPr>
              <w:pPrChange w:id="12271" w:author="Oliosi Francesco (GSE)" w:date="2025-10-15T10:19:00Z" w16du:dateUtc="2025-10-15T08:19:00Z">
                <w:pPr>
                  <w:jc w:val="center"/>
                </w:pPr>
              </w:pPrChange>
            </w:pPr>
            <w:del w:id="12272" w:author="Visone Rossana (GSE)" w:date="2025-09-23T19:22:00Z" w16du:dateUtc="2025-09-23T17:22:00Z">
              <w:r w:rsidRPr="00B7601B" w:rsidDel="00631DCA">
                <w:rPr>
                  <w:highlight w:val="yellow"/>
                </w:rPr>
                <w:delText>5</w:delText>
              </w:r>
              <w:bookmarkStart w:id="12273" w:name="_Toc212462320"/>
              <w:bookmarkEnd w:id="12273"/>
            </w:del>
          </w:p>
        </w:tc>
        <w:tc>
          <w:tcPr>
            <w:tcW w:w="1418" w:type="dxa"/>
          </w:tcPr>
          <w:p w14:paraId="61E6256C" w14:textId="77777777" w:rsidR="00FC0091" w:rsidRPr="0022546F" w:rsidDel="00631DCA" w:rsidRDefault="00FC0091">
            <w:pPr>
              <w:pStyle w:val="TITOLO20"/>
              <w:rPr>
                <w:del w:id="12274" w:author="Visone Rossana (GSE)" w:date="2025-09-23T19:22:00Z" w16du:dateUtc="2025-09-23T17:22:00Z"/>
                <w:highlight w:val="yellow"/>
              </w:rPr>
              <w:pPrChange w:id="12275" w:author="Oliosi Francesco (GSE)" w:date="2025-10-15T10:19:00Z" w16du:dateUtc="2025-10-15T08:19:00Z">
                <w:pPr>
                  <w:spacing w:line="200" w:lineRule="exact"/>
                  <w:jc w:val="center"/>
                </w:pPr>
              </w:pPrChange>
            </w:pPr>
            <w:del w:id="12276"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277" w:name="_Toc212462321"/>
              <w:bookmarkEnd w:id="12277"/>
            </w:del>
          </w:p>
        </w:tc>
        <w:tc>
          <w:tcPr>
            <w:tcW w:w="850" w:type="dxa"/>
          </w:tcPr>
          <w:p w14:paraId="55368DC7" w14:textId="77777777" w:rsidR="00FC0091" w:rsidRPr="0022546F" w:rsidDel="00631DCA" w:rsidRDefault="00FC0091">
            <w:pPr>
              <w:pStyle w:val="TITOLO20"/>
              <w:rPr>
                <w:del w:id="12278" w:author="Visone Rossana (GSE)" w:date="2025-09-23T19:22:00Z" w16du:dateUtc="2025-09-23T17:22:00Z"/>
                <w:highlight w:val="yellow"/>
              </w:rPr>
              <w:pPrChange w:id="12279" w:author="Oliosi Francesco (GSE)" w:date="2025-10-15T10:19:00Z" w16du:dateUtc="2025-10-15T08:19:00Z">
                <w:pPr>
                  <w:jc w:val="center"/>
                </w:pPr>
              </w:pPrChange>
            </w:pPr>
            <w:del w:id="12280" w:author="Visone Rossana (GSE)" w:date="2025-09-23T19:22:00Z" w16du:dateUtc="2025-09-23T17:22:00Z">
              <w:r w:rsidRPr="0022546F" w:rsidDel="00631DCA">
                <w:rPr>
                  <w:highlight w:val="yellow"/>
                </w:rPr>
                <w:delText>-</w:delText>
              </w:r>
              <w:bookmarkStart w:id="12281" w:name="_Toc212462322"/>
              <w:bookmarkEnd w:id="12281"/>
            </w:del>
          </w:p>
        </w:tc>
        <w:bookmarkStart w:id="12282" w:name="_Toc212462323"/>
        <w:bookmarkEnd w:id="12282"/>
      </w:tr>
      <w:tr w:rsidR="00726C50" w:rsidRPr="00726C50" w:rsidDel="00631DCA" w14:paraId="595963D1" w14:textId="77777777" w:rsidTr="00631DCA">
        <w:trPr>
          <w:trHeight w:val="496"/>
          <w:del w:id="12283" w:author="Visone Rossana (GSE)" w:date="2025-09-23T19:22:00Z"/>
        </w:trPr>
        <w:tc>
          <w:tcPr>
            <w:tcW w:w="675" w:type="dxa"/>
          </w:tcPr>
          <w:p w14:paraId="20F45742" w14:textId="77777777" w:rsidR="00FC0091" w:rsidRPr="00E9795E" w:rsidDel="00631DCA" w:rsidRDefault="00FC0091">
            <w:pPr>
              <w:pStyle w:val="TITOLO20"/>
              <w:rPr>
                <w:del w:id="12284" w:author="Visone Rossana (GSE)" w:date="2025-09-23T19:22:00Z" w16du:dateUtc="2025-09-23T17:22:00Z"/>
                <w:highlight w:val="yellow"/>
              </w:rPr>
              <w:pPrChange w:id="12285" w:author="Oliosi Francesco (GSE)" w:date="2025-10-15T10:19:00Z" w16du:dateUtc="2025-10-15T08:19:00Z">
                <w:pPr>
                  <w:jc w:val="both"/>
                </w:pPr>
              </w:pPrChange>
            </w:pPr>
            <w:del w:id="12286" w:author="Visone Rossana (GSE)" w:date="2025-09-23T19:22:00Z" w16du:dateUtc="2025-09-23T17:22:00Z">
              <w:r w:rsidRPr="00E9795E" w:rsidDel="00631DCA">
                <w:rPr>
                  <w:highlight w:val="yellow"/>
                </w:rPr>
                <w:delText>1.F</w:delText>
              </w:r>
              <w:bookmarkStart w:id="12287" w:name="_Toc212462324"/>
              <w:bookmarkEnd w:id="12287"/>
            </w:del>
          </w:p>
        </w:tc>
        <w:tc>
          <w:tcPr>
            <w:tcW w:w="6237" w:type="dxa"/>
          </w:tcPr>
          <w:p w14:paraId="58C43992" w14:textId="77777777" w:rsidR="00FC0091" w:rsidRPr="00363D7D" w:rsidDel="00631DCA" w:rsidRDefault="00FC0091">
            <w:pPr>
              <w:pStyle w:val="TITOLO20"/>
              <w:rPr>
                <w:del w:id="12288" w:author="Visone Rossana (GSE)" w:date="2025-09-23T19:22:00Z" w16du:dateUtc="2025-09-23T17:22:00Z"/>
                <w:highlight w:val="yellow"/>
              </w:rPr>
              <w:pPrChange w:id="12289" w:author="Oliosi Francesco (GSE)" w:date="2025-10-15T10:19:00Z" w16du:dateUtc="2025-10-15T08:19:00Z">
                <w:pPr>
                  <w:jc w:val="both"/>
                </w:pPr>
              </w:pPrChange>
            </w:pPr>
            <w:del w:id="12290" w:author="Visone Rossana (GSE)" w:date="2025-09-23T19:22:00Z" w16du:dateUtc="2025-09-23T17:22:00Z">
              <w:r w:rsidRPr="00363D7D" w:rsidDel="00631DCA">
                <w:rPr>
                  <w:highlight w:val="yellow"/>
                </w:rPr>
                <w:delText>Sostituzione di sistemi per l’illuminazione di interni e delle pertinenze esterne esistenti con sistemi di illuminazione efficienti</w:delText>
              </w:r>
              <w:bookmarkStart w:id="12291" w:name="_Toc212462325"/>
              <w:bookmarkEnd w:id="12291"/>
            </w:del>
          </w:p>
        </w:tc>
        <w:tc>
          <w:tcPr>
            <w:tcW w:w="567" w:type="dxa"/>
          </w:tcPr>
          <w:p w14:paraId="7AE17186" w14:textId="77777777" w:rsidR="00FC0091" w:rsidRPr="00B7601B" w:rsidDel="00631DCA" w:rsidRDefault="00FC0091">
            <w:pPr>
              <w:pStyle w:val="TITOLO20"/>
              <w:rPr>
                <w:del w:id="12292" w:author="Visone Rossana (GSE)" w:date="2025-09-23T19:22:00Z" w16du:dateUtc="2025-09-23T17:22:00Z"/>
                <w:highlight w:val="yellow"/>
              </w:rPr>
              <w:pPrChange w:id="12293" w:author="Oliosi Francesco (GSE)" w:date="2025-10-15T10:19:00Z" w16du:dateUtc="2025-10-15T08:19:00Z">
                <w:pPr>
                  <w:jc w:val="center"/>
                </w:pPr>
              </w:pPrChange>
            </w:pPr>
            <w:del w:id="12294" w:author="Visone Rossana (GSE)" w:date="2025-09-23T19:22:00Z" w16du:dateUtc="2025-09-23T17:22:00Z">
              <w:r w:rsidRPr="00B7601B" w:rsidDel="00631DCA">
                <w:rPr>
                  <w:highlight w:val="yellow"/>
                </w:rPr>
                <w:delText>5</w:delText>
              </w:r>
              <w:bookmarkStart w:id="12295" w:name="_Toc212462326"/>
              <w:bookmarkEnd w:id="12295"/>
            </w:del>
          </w:p>
        </w:tc>
        <w:tc>
          <w:tcPr>
            <w:tcW w:w="1418" w:type="dxa"/>
          </w:tcPr>
          <w:p w14:paraId="35CD1991" w14:textId="77777777" w:rsidR="00FC0091" w:rsidRPr="0022546F" w:rsidDel="00631DCA" w:rsidRDefault="00FC0091">
            <w:pPr>
              <w:pStyle w:val="TITOLO20"/>
              <w:rPr>
                <w:del w:id="12296" w:author="Visone Rossana (GSE)" w:date="2025-09-23T19:22:00Z" w16du:dateUtc="2025-09-23T17:22:00Z"/>
                <w:highlight w:val="yellow"/>
              </w:rPr>
              <w:pPrChange w:id="12297" w:author="Oliosi Francesco (GSE)" w:date="2025-10-15T10:19:00Z" w16du:dateUtc="2025-10-15T08:19:00Z">
                <w:pPr>
                  <w:spacing w:line="200" w:lineRule="exact"/>
                  <w:jc w:val="center"/>
                </w:pPr>
              </w:pPrChange>
            </w:pPr>
            <w:del w:id="12298"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299" w:name="_Toc212462327"/>
              <w:bookmarkEnd w:id="12299"/>
            </w:del>
          </w:p>
        </w:tc>
        <w:tc>
          <w:tcPr>
            <w:tcW w:w="850" w:type="dxa"/>
          </w:tcPr>
          <w:p w14:paraId="185A9B22" w14:textId="77777777" w:rsidR="00FC0091" w:rsidRPr="0022546F" w:rsidDel="00631DCA" w:rsidRDefault="00FC0091">
            <w:pPr>
              <w:pStyle w:val="TITOLO20"/>
              <w:rPr>
                <w:del w:id="12300" w:author="Visone Rossana (GSE)" w:date="2025-09-23T19:22:00Z" w16du:dateUtc="2025-09-23T17:22:00Z"/>
                <w:highlight w:val="yellow"/>
              </w:rPr>
              <w:pPrChange w:id="12301" w:author="Oliosi Francesco (GSE)" w:date="2025-10-15T10:19:00Z" w16du:dateUtc="2025-10-15T08:19:00Z">
                <w:pPr>
                  <w:jc w:val="center"/>
                </w:pPr>
              </w:pPrChange>
            </w:pPr>
            <w:del w:id="12302" w:author="Visone Rossana (GSE)" w:date="2025-09-23T19:22:00Z" w16du:dateUtc="2025-09-23T17:22:00Z">
              <w:r w:rsidRPr="0022546F" w:rsidDel="00631DCA">
                <w:rPr>
                  <w:highlight w:val="yellow"/>
                </w:rPr>
                <w:delText>-</w:delText>
              </w:r>
              <w:bookmarkStart w:id="12303" w:name="_Toc212462328"/>
              <w:bookmarkEnd w:id="12303"/>
            </w:del>
          </w:p>
        </w:tc>
        <w:bookmarkStart w:id="12304" w:name="_Toc212462329"/>
        <w:bookmarkEnd w:id="12304"/>
      </w:tr>
      <w:tr w:rsidR="00726C50" w:rsidRPr="00726C50" w:rsidDel="00631DCA" w14:paraId="55573E6A" w14:textId="77777777" w:rsidTr="00631DCA">
        <w:trPr>
          <w:trHeight w:val="699"/>
          <w:del w:id="12305" w:author="Visone Rossana (GSE)" w:date="2025-09-23T19:22:00Z"/>
        </w:trPr>
        <w:tc>
          <w:tcPr>
            <w:tcW w:w="675" w:type="dxa"/>
          </w:tcPr>
          <w:p w14:paraId="344543F0" w14:textId="77777777" w:rsidR="00FC0091" w:rsidRPr="00E9795E" w:rsidDel="00631DCA" w:rsidRDefault="00FC0091">
            <w:pPr>
              <w:pStyle w:val="TITOLO20"/>
              <w:rPr>
                <w:del w:id="12306" w:author="Visone Rossana (GSE)" w:date="2025-09-23T19:22:00Z" w16du:dateUtc="2025-09-23T17:22:00Z"/>
                <w:highlight w:val="yellow"/>
              </w:rPr>
              <w:pPrChange w:id="12307" w:author="Oliosi Francesco (GSE)" w:date="2025-10-15T10:19:00Z" w16du:dateUtc="2025-10-15T08:19:00Z">
                <w:pPr>
                  <w:jc w:val="both"/>
                </w:pPr>
              </w:pPrChange>
            </w:pPr>
            <w:del w:id="12308" w:author="Visone Rossana (GSE)" w:date="2025-09-23T19:22:00Z" w16du:dateUtc="2025-09-23T17:22:00Z">
              <w:r w:rsidRPr="00E9795E" w:rsidDel="00631DCA">
                <w:rPr>
                  <w:highlight w:val="yellow"/>
                </w:rPr>
                <w:delText>1.G</w:delText>
              </w:r>
              <w:bookmarkStart w:id="12309" w:name="_Toc212462330"/>
              <w:bookmarkEnd w:id="12309"/>
            </w:del>
          </w:p>
        </w:tc>
        <w:tc>
          <w:tcPr>
            <w:tcW w:w="6237" w:type="dxa"/>
          </w:tcPr>
          <w:p w14:paraId="604C3058" w14:textId="77777777" w:rsidR="00FC0091" w:rsidRPr="00363D7D" w:rsidDel="00631DCA" w:rsidRDefault="00FC0091">
            <w:pPr>
              <w:pStyle w:val="TITOLO20"/>
              <w:rPr>
                <w:del w:id="12310" w:author="Visone Rossana (GSE)" w:date="2025-09-23T19:22:00Z" w16du:dateUtc="2025-09-23T17:22:00Z"/>
                <w:highlight w:val="yellow"/>
              </w:rPr>
              <w:pPrChange w:id="12311" w:author="Oliosi Francesco (GSE)" w:date="2025-10-15T10:19:00Z" w16du:dateUtc="2025-10-15T08:19:00Z">
                <w:pPr>
                  <w:jc w:val="both"/>
                </w:pPr>
              </w:pPrChange>
            </w:pPr>
            <w:del w:id="12312" w:author="Visone Rossana (GSE)" w:date="2025-09-23T19:22:00Z" w16du:dateUtc="2025-09-23T17:22:00Z">
              <w:r w:rsidRPr="00363D7D" w:rsidDel="00631DCA">
                <w:rPr>
                  <w:highlight w:val="yellow"/>
                </w:rPr>
                <w:delText>Installazione di tecnologie di gestione e controllo automatico (building automation) degli impianti termici ed elettrici ivi inclusa l’installazione di sistemi di termoregolazione e contabilizzazione del calore</w:delText>
              </w:r>
              <w:bookmarkStart w:id="12313" w:name="_Toc212462331"/>
              <w:bookmarkEnd w:id="12313"/>
            </w:del>
          </w:p>
        </w:tc>
        <w:tc>
          <w:tcPr>
            <w:tcW w:w="567" w:type="dxa"/>
          </w:tcPr>
          <w:p w14:paraId="65E777DC" w14:textId="77777777" w:rsidR="00FC0091" w:rsidRPr="00B7601B" w:rsidDel="00631DCA" w:rsidRDefault="00FC0091">
            <w:pPr>
              <w:pStyle w:val="TITOLO20"/>
              <w:rPr>
                <w:del w:id="12314" w:author="Visone Rossana (GSE)" w:date="2025-09-23T19:22:00Z" w16du:dateUtc="2025-09-23T17:22:00Z"/>
                <w:highlight w:val="yellow"/>
              </w:rPr>
              <w:pPrChange w:id="12315" w:author="Oliosi Francesco (GSE)" w:date="2025-10-15T10:19:00Z" w16du:dateUtc="2025-10-15T08:19:00Z">
                <w:pPr>
                  <w:jc w:val="center"/>
                </w:pPr>
              </w:pPrChange>
            </w:pPr>
            <w:del w:id="12316" w:author="Visone Rossana (GSE)" w:date="2025-09-23T19:22:00Z" w16du:dateUtc="2025-09-23T17:22:00Z">
              <w:r w:rsidRPr="00B7601B" w:rsidDel="00631DCA">
                <w:rPr>
                  <w:highlight w:val="yellow"/>
                </w:rPr>
                <w:delText>5</w:delText>
              </w:r>
              <w:bookmarkStart w:id="12317" w:name="_Toc212462332"/>
              <w:bookmarkEnd w:id="12317"/>
            </w:del>
          </w:p>
        </w:tc>
        <w:tc>
          <w:tcPr>
            <w:tcW w:w="1418" w:type="dxa"/>
          </w:tcPr>
          <w:p w14:paraId="7BEE0F3B" w14:textId="77777777" w:rsidR="00FC0091" w:rsidRPr="0022546F" w:rsidDel="00631DCA" w:rsidRDefault="00FC0091">
            <w:pPr>
              <w:pStyle w:val="TITOLO20"/>
              <w:rPr>
                <w:del w:id="12318" w:author="Visone Rossana (GSE)" w:date="2025-09-23T19:22:00Z" w16du:dateUtc="2025-09-23T17:22:00Z"/>
                <w:highlight w:val="yellow"/>
              </w:rPr>
              <w:pPrChange w:id="12319" w:author="Oliosi Francesco (GSE)" w:date="2025-10-15T10:19:00Z" w16du:dateUtc="2025-10-15T08:19:00Z">
                <w:pPr>
                  <w:spacing w:line="200" w:lineRule="exact"/>
                  <w:jc w:val="center"/>
                </w:pPr>
              </w:pPrChange>
            </w:pPr>
            <w:del w:id="12320"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321" w:name="_Toc212462333"/>
              <w:bookmarkEnd w:id="12321"/>
            </w:del>
          </w:p>
        </w:tc>
        <w:tc>
          <w:tcPr>
            <w:tcW w:w="850" w:type="dxa"/>
          </w:tcPr>
          <w:p w14:paraId="76CB423E" w14:textId="77777777" w:rsidR="00FC0091" w:rsidRPr="0022546F" w:rsidDel="00631DCA" w:rsidRDefault="00FC0091">
            <w:pPr>
              <w:pStyle w:val="TITOLO20"/>
              <w:rPr>
                <w:del w:id="12322" w:author="Visone Rossana (GSE)" w:date="2025-09-23T19:22:00Z" w16du:dateUtc="2025-09-23T17:22:00Z"/>
                <w:highlight w:val="yellow"/>
              </w:rPr>
              <w:pPrChange w:id="12323" w:author="Oliosi Francesco (GSE)" w:date="2025-10-15T10:19:00Z" w16du:dateUtc="2025-10-15T08:19:00Z">
                <w:pPr>
                  <w:jc w:val="center"/>
                </w:pPr>
              </w:pPrChange>
            </w:pPr>
            <w:del w:id="12324" w:author="Visone Rossana (GSE)" w:date="2025-09-23T19:22:00Z" w16du:dateUtc="2025-09-23T17:22:00Z">
              <w:r w:rsidRPr="0022546F" w:rsidDel="00631DCA">
                <w:rPr>
                  <w:highlight w:val="yellow"/>
                </w:rPr>
                <w:delText>-</w:delText>
              </w:r>
              <w:bookmarkStart w:id="12325" w:name="_Toc212462334"/>
              <w:bookmarkEnd w:id="12325"/>
            </w:del>
          </w:p>
        </w:tc>
        <w:bookmarkStart w:id="12326" w:name="_Toc212462335"/>
        <w:bookmarkEnd w:id="12326"/>
      </w:tr>
      <w:tr w:rsidR="00726C50" w:rsidRPr="00726C50" w:rsidDel="00631DCA" w14:paraId="0F023B28" w14:textId="77777777" w:rsidTr="00631DCA">
        <w:trPr>
          <w:trHeight w:val="681"/>
          <w:del w:id="12327" w:author="Visone Rossana (GSE)" w:date="2025-09-23T19:22:00Z"/>
        </w:trPr>
        <w:tc>
          <w:tcPr>
            <w:tcW w:w="675" w:type="dxa"/>
          </w:tcPr>
          <w:p w14:paraId="09BA5DCC" w14:textId="77777777" w:rsidR="00FC0091" w:rsidRPr="00E9795E" w:rsidDel="00631DCA" w:rsidRDefault="00FC0091">
            <w:pPr>
              <w:pStyle w:val="TITOLO20"/>
              <w:rPr>
                <w:del w:id="12328" w:author="Visone Rossana (GSE)" w:date="2025-09-23T19:22:00Z" w16du:dateUtc="2025-09-23T17:22:00Z"/>
                <w:highlight w:val="yellow"/>
              </w:rPr>
              <w:pPrChange w:id="12329" w:author="Oliosi Francesco (GSE)" w:date="2025-10-15T10:19:00Z" w16du:dateUtc="2025-10-15T08:19:00Z">
                <w:pPr>
                  <w:jc w:val="both"/>
                </w:pPr>
              </w:pPrChange>
            </w:pPr>
            <w:del w:id="12330" w:author="Visone Rossana (GSE)" w:date="2025-09-23T19:22:00Z" w16du:dateUtc="2025-09-23T17:22:00Z">
              <w:r w:rsidRPr="00E9795E" w:rsidDel="00631DCA">
                <w:rPr>
                  <w:highlight w:val="yellow"/>
                </w:rPr>
                <w:delText>2.A</w:delText>
              </w:r>
              <w:bookmarkStart w:id="12331" w:name="_Toc212462336"/>
              <w:bookmarkEnd w:id="12331"/>
            </w:del>
          </w:p>
        </w:tc>
        <w:tc>
          <w:tcPr>
            <w:tcW w:w="6237" w:type="dxa"/>
          </w:tcPr>
          <w:p w14:paraId="4DAD0D03" w14:textId="77777777" w:rsidR="00FC0091" w:rsidRPr="00363D7D" w:rsidDel="00631DCA" w:rsidRDefault="00FC0091">
            <w:pPr>
              <w:pStyle w:val="TITOLO20"/>
              <w:rPr>
                <w:del w:id="12332" w:author="Visone Rossana (GSE)" w:date="2025-09-23T19:22:00Z" w16du:dateUtc="2025-09-23T17:22:00Z"/>
                <w:highlight w:val="yellow"/>
              </w:rPr>
              <w:pPrChange w:id="12333" w:author="Oliosi Francesco (GSE)" w:date="2025-10-15T10:19:00Z" w16du:dateUtc="2025-10-15T08:19:00Z">
                <w:pPr>
                  <w:jc w:val="both"/>
                </w:pPr>
              </w:pPrChange>
            </w:pPr>
            <w:del w:id="12334" w:author="Visone Rossana (GSE)" w:date="2025-09-23T19:22:00Z" w16du:dateUtc="2025-09-23T17:22:00Z">
              <w:r w:rsidRPr="00363D7D" w:rsidDel="00631DCA">
                <w:rPr>
                  <w:highlight w:val="yellow"/>
                </w:rPr>
                <w:delText>Sostituzione di impianti di climatizzazione invernale esistenti con impianti di climatizzazione invernale utilizzanti pompe di calore elettriche o a gas, anche geotermiche con potenza termica utile nominale inferiore o uguale a 35 kW</w:delText>
              </w:r>
              <w:bookmarkStart w:id="12335" w:name="_Toc212462337"/>
              <w:bookmarkEnd w:id="12335"/>
            </w:del>
          </w:p>
        </w:tc>
        <w:tc>
          <w:tcPr>
            <w:tcW w:w="567" w:type="dxa"/>
          </w:tcPr>
          <w:p w14:paraId="02D904E2" w14:textId="77777777" w:rsidR="00FC0091" w:rsidRPr="00B7601B" w:rsidDel="00631DCA" w:rsidRDefault="00FC0091">
            <w:pPr>
              <w:pStyle w:val="TITOLO20"/>
              <w:rPr>
                <w:del w:id="12336" w:author="Visone Rossana (GSE)" w:date="2025-09-23T19:22:00Z" w16du:dateUtc="2025-09-23T17:22:00Z"/>
                <w:highlight w:val="yellow"/>
              </w:rPr>
              <w:pPrChange w:id="12337" w:author="Oliosi Francesco (GSE)" w:date="2025-10-15T10:19:00Z" w16du:dateUtc="2025-10-15T08:19:00Z">
                <w:pPr>
                  <w:jc w:val="center"/>
                </w:pPr>
              </w:pPrChange>
            </w:pPr>
            <w:del w:id="12338" w:author="Visone Rossana (GSE)" w:date="2025-09-23T19:22:00Z" w16du:dateUtc="2025-09-23T17:22:00Z">
              <w:r w:rsidRPr="00B7601B" w:rsidDel="00631DCA">
                <w:rPr>
                  <w:highlight w:val="yellow"/>
                </w:rPr>
                <w:delText>2</w:delText>
              </w:r>
              <w:bookmarkStart w:id="12339" w:name="_Toc212462338"/>
              <w:bookmarkEnd w:id="12339"/>
            </w:del>
          </w:p>
        </w:tc>
        <w:tc>
          <w:tcPr>
            <w:tcW w:w="1418" w:type="dxa"/>
          </w:tcPr>
          <w:p w14:paraId="5A9D0EF1" w14:textId="77777777" w:rsidR="00FC0091" w:rsidRPr="0022546F" w:rsidDel="00631DCA" w:rsidRDefault="00FC0091">
            <w:pPr>
              <w:pStyle w:val="TITOLO20"/>
              <w:rPr>
                <w:del w:id="12340" w:author="Visone Rossana (GSE)" w:date="2025-09-23T19:22:00Z" w16du:dateUtc="2025-09-23T17:22:00Z"/>
                <w:highlight w:val="yellow"/>
              </w:rPr>
              <w:pPrChange w:id="12341" w:author="Oliosi Francesco (GSE)" w:date="2025-10-15T10:19:00Z" w16du:dateUtc="2025-10-15T08:19:00Z">
                <w:pPr>
                  <w:spacing w:line="200" w:lineRule="exact"/>
                  <w:jc w:val="center"/>
                </w:pPr>
              </w:pPrChange>
            </w:pPr>
            <w:del w:id="12342"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343" w:name="_Toc212462339"/>
              <w:bookmarkEnd w:id="12343"/>
            </w:del>
          </w:p>
        </w:tc>
        <w:tc>
          <w:tcPr>
            <w:tcW w:w="850" w:type="dxa"/>
          </w:tcPr>
          <w:p w14:paraId="56532046" w14:textId="77777777" w:rsidR="00FC0091" w:rsidRPr="0022546F" w:rsidDel="00631DCA" w:rsidRDefault="00FC0091">
            <w:pPr>
              <w:pStyle w:val="TITOLO20"/>
              <w:rPr>
                <w:del w:id="12344" w:author="Visone Rossana (GSE)" w:date="2025-09-23T19:22:00Z" w16du:dateUtc="2025-09-23T17:22:00Z"/>
                <w:highlight w:val="yellow"/>
              </w:rPr>
              <w:pPrChange w:id="12345" w:author="Oliosi Francesco (GSE)" w:date="2025-10-15T10:19:00Z" w16du:dateUtc="2025-10-15T08:19:00Z">
                <w:pPr>
                  <w:jc w:val="center"/>
                </w:pPr>
              </w:pPrChange>
            </w:pPr>
            <w:del w:id="12346" w:author="Visone Rossana (GSE)" w:date="2025-09-23T19:22:00Z" w16du:dateUtc="2025-09-23T17:22:00Z">
              <w:r w:rsidRPr="0022546F" w:rsidDel="00631DCA">
                <w:rPr>
                  <w:highlight w:val="yellow"/>
                </w:rPr>
                <w:delText>Accesso diretto</w:delText>
              </w:r>
              <w:bookmarkStart w:id="12347" w:name="_Toc212462340"/>
              <w:bookmarkEnd w:id="12347"/>
            </w:del>
          </w:p>
        </w:tc>
        <w:bookmarkStart w:id="12348" w:name="_Toc212462341"/>
        <w:bookmarkEnd w:id="12348"/>
      </w:tr>
      <w:tr w:rsidR="00726C50" w:rsidRPr="00726C50" w:rsidDel="00631DCA" w14:paraId="63A42E6B" w14:textId="77777777" w:rsidTr="00631DCA">
        <w:trPr>
          <w:trHeight w:val="831"/>
          <w:del w:id="12349" w:author="Visone Rossana (GSE)" w:date="2025-09-23T19:22:00Z"/>
        </w:trPr>
        <w:tc>
          <w:tcPr>
            <w:tcW w:w="675" w:type="dxa"/>
          </w:tcPr>
          <w:p w14:paraId="4A61FA38" w14:textId="77777777" w:rsidR="00FC0091" w:rsidRPr="00E9795E" w:rsidDel="00631DCA" w:rsidRDefault="00FC0091">
            <w:pPr>
              <w:pStyle w:val="TITOLO20"/>
              <w:rPr>
                <w:del w:id="12350" w:author="Visone Rossana (GSE)" w:date="2025-09-23T19:22:00Z" w16du:dateUtc="2025-09-23T17:22:00Z"/>
                <w:highlight w:val="yellow"/>
              </w:rPr>
              <w:pPrChange w:id="12351" w:author="Oliosi Francesco (GSE)" w:date="2025-10-15T10:19:00Z" w16du:dateUtc="2025-10-15T08:19:00Z">
                <w:pPr>
                  <w:jc w:val="both"/>
                </w:pPr>
              </w:pPrChange>
            </w:pPr>
            <w:del w:id="12352" w:author="Visone Rossana (GSE)" w:date="2025-09-23T19:22:00Z" w16du:dateUtc="2025-09-23T17:22:00Z">
              <w:r w:rsidRPr="00E9795E" w:rsidDel="00631DCA">
                <w:rPr>
                  <w:highlight w:val="yellow"/>
                </w:rPr>
                <w:delText>2.A</w:delText>
              </w:r>
              <w:bookmarkStart w:id="12353" w:name="_Toc212462342"/>
              <w:bookmarkEnd w:id="12353"/>
            </w:del>
          </w:p>
        </w:tc>
        <w:tc>
          <w:tcPr>
            <w:tcW w:w="6237" w:type="dxa"/>
          </w:tcPr>
          <w:p w14:paraId="2BC90997" w14:textId="77777777" w:rsidR="00FC0091" w:rsidRPr="00363D7D" w:rsidDel="00631DCA" w:rsidRDefault="00FC0091">
            <w:pPr>
              <w:pStyle w:val="TITOLO20"/>
              <w:rPr>
                <w:del w:id="12354" w:author="Visone Rossana (GSE)" w:date="2025-09-23T19:22:00Z" w16du:dateUtc="2025-09-23T17:22:00Z"/>
                <w:highlight w:val="yellow"/>
              </w:rPr>
              <w:pPrChange w:id="12355" w:author="Oliosi Francesco (GSE)" w:date="2025-10-15T10:19:00Z" w16du:dateUtc="2025-10-15T08:19:00Z">
                <w:pPr>
                  <w:jc w:val="both"/>
                </w:pPr>
              </w:pPrChange>
            </w:pPr>
            <w:del w:id="12356" w:author="Visone Rossana (GSE)" w:date="2025-09-23T19:22:00Z" w16du:dateUtc="2025-09-23T17:22:00Z">
              <w:r w:rsidRPr="00363D7D" w:rsidDel="00631DCA">
                <w:rPr>
                  <w:highlight w:val="yellow"/>
                </w:rPr>
                <w:delText>Sostituzione di impianti di climatizzazione invernale esistenti con impianti di climatizzazione invernale utilizzanti pompe di calore elettriche o a gas, anche geotermiche  con potenza termica utile nominale maggiore di 35 kW e inferiore o uguale a 2.000 kW</w:delText>
              </w:r>
              <w:bookmarkStart w:id="12357" w:name="_Toc212462343"/>
              <w:bookmarkEnd w:id="12357"/>
            </w:del>
          </w:p>
        </w:tc>
        <w:tc>
          <w:tcPr>
            <w:tcW w:w="567" w:type="dxa"/>
          </w:tcPr>
          <w:p w14:paraId="5A81B820" w14:textId="77777777" w:rsidR="00FC0091" w:rsidRPr="00B7601B" w:rsidDel="00631DCA" w:rsidRDefault="00FC0091">
            <w:pPr>
              <w:pStyle w:val="TITOLO20"/>
              <w:rPr>
                <w:del w:id="12358" w:author="Visone Rossana (GSE)" w:date="2025-09-23T19:22:00Z" w16du:dateUtc="2025-09-23T17:22:00Z"/>
                <w:highlight w:val="yellow"/>
              </w:rPr>
              <w:pPrChange w:id="12359" w:author="Oliosi Francesco (GSE)" w:date="2025-10-15T10:19:00Z" w16du:dateUtc="2025-10-15T08:19:00Z">
                <w:pPr>
                  <w:jc w:val="center"/>
                </w:pPr>
              </w:pPrChange>
            </w:pPr>
            <w:del w:id="12360" w:author="Visone Rossana (GSE)" w:date="2025-09-23T19:22:00Z" w16du:dateUtc="2025-09-23T17:22:00Z">
              <w:r w:rsidRPr="00B7601B" w:rsidDel="00631DCA">
                <w:rPr>
                  <w:highlight w:val="yellow"/>
                </w:rPr>
                <w:delText>5</w:delText>
              </w:r>
              <w:bookmarkStart w:id="12361" w:name="_Toc212462344"/>
              <w:bookmarkEnd w:id="12361"/>
            </w:del>
          </w:p>
        </w:tc>
        <w:tc>
          <w:tcPr>
            <w:tcW w:w="1418" w:type="dxa"/>
          </w:tcPr>
          <w:p w14:paraId="3D818E66" w14:textId="77777777" w:rsidR="00FC0091" w:rsidRPr="0022546F" w:rsidDel="00631DCA" w:rsidRDefault="00FC0091">
            <w:pPr>
              <w:pStyle w:val="TITOLO20"/>
              <w:rPr>
                <w:del w:id="12362" w:author="Visone Rossana (GSE)" w:date="2025-09-23T19:22:00Z" w16du:dateUtc="2025-09-23T17:22:00Z"/>
                <w:highlight w:val="yellow"/>
              </w:rPr>
              <w:pPrChange w:id="12363" w:author="Oliosi Francesco (GSE)" w:date="2025-10-15T10:19:00Z" w16du:dateUtc="2025-10-15T08:19:00Z">
                <w:pPr>
                  <w:spacing w:line="200" w:lineRule="exact"/>
                  <w:jc w:val="center"/>
                </w:pPr>
              </w:pPrChange>
            </w:pPr>
            <w:del w:id="12364"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365" w:name="_Toc212462345"/>
              <w:bookmarkEnd w:id="12365"/>
            </w:del>
          </w:p>
        </w:tc>
        <w:tc>
          <w:tcPr>
            <w:tcW w:w="850" w:type="dxa"/>
          </w:tcPr>
          <w:p w14:paraId="2E40B2AD" w14:textId="77777777" w:rsidR="00FC0091" w:rsidRPr="0022546F" w:rsidDel="00631DCA" w:rsidRDefault="00FC0091">
            <w:pPr>
              <w:pStyle w:val="TITOLO20"/>
              <w:rPr>
                <w:del w:id="12366" w:author="Visone Rossana (GSE)" w:date="2025-09-23T19:22:00Z" w16du:dateUtc="2025-09-23T17:22:00Z"/>
                <w:highlight w:val="yellow"/>
              </w:rPr>
              <w:pPrChange w:id="12367" w:author="Oliosi Francesco (GSE)" w:date="2025-10-15T10:19:00Z" w16du:dateUtc="2025-10-15T08:19:00Z">
                <w:pPr>
                  <w:jc w:val="center"/>
                </w:pPr>
              </w:pPrChange>
            </w:pPr>
            <w:del w:id="12368" w:author="Visone Rossana (GSE)" w:date="2025-09-23T19:22:00Z" w16du:dateUtc="2025-09-23T17:22:00Z">
              <w:r w:rsidRPr="0022546F" w:rsidDel="00631DCA">
                <w:rPr>
                  <w:highlight w:val="yellow"/>
                </w:rPr>
                <w:delText>Accesso diretto</w:delText>
              </w:r>
              <w:bookmarkStart w:id="12369" w:name="_Toc212462346"/>
              <w:bookmarkEnd w:id="12369"/>
            </w:del>
          </w:p>
        </w:tc>
        <w:bookmarkStart w:id="12370" w:name="_Toc212462347"/>
        <w:bookmarkEnd w:id="12370"/>
      </w:tr>
      <w:tr w:rsidR="00726C50" w:rsidRPr="00726C50" w:rsidDel="00631DCA" w14:paraId="2C95A440" w14:textId="77777777" w:rsidTr="00631DCA">
        <w:trPr>
          <w:trHeight w:val="789"/>
          <w:del w:id="12371" w:author="Visone Rossana (GSE)" w:date="2025-09-23T19:22:00Z"/>
        </w:trPr>
        <w:tc>
          <w:tcPr>
            <w:tcW w:w="675" w:type="dxa"/>
          </w:tcPr>
          <w:p w14:paraId="73F41623" w14:textId="77777777" w:rsidR="00FC0091" w:rsidRPr="00E9795E" w:rsidDel="00631DCA" w:rsidRDefault="00FC0091">
            <w:pPr>
              <w:pStyle w:val="TITOLO20"/>
              <w:rPr>
                <w:del w:id="12372" w:author="Visone Rossana (GSE)" w:date="2025-09-23T19:22:00Z" w16du:dateUtc="2025-09-23T17:22:00Z"/>
                <w:highlight w:val="yellow"/>
              </w:rPr>
              <w:pPrChange w:id="12373" w:author="Oliosi Francesco (GSE)" w:date="2025-10-15T10:19:00Z" w16du:dateUtc="2025-10-15T08:19:00Z">
                <w:pPr>
                  <w:jc w:val="both"/>
                </w:pPr>
              </w:pPrChange>
            </w:pPr>
            <w:del w:id="12374" w:author="Visone Rossana (GSE)" w:date="2025-09-23T19:22:00Z" w16du:dateUtc="2025-09-23T17:22:00Z">
              <w:r w:rsidRPr="00E9795E" w:rsidDel="00631DCA">
                <w:rPr>
                  <w:highlight w:val="yellow"/>
                </w:rPr>
                <w:delText>2.B</w:delText>
              </w:r>
              <w:bookmarkStart w:id="12375" w:name="_Toc212462348"/>
              <w:bookmarkEnd w:id="12375"/>
            </w:del>
          </w:p>
        </w:tc>
        <w:tc>
          <w:tcPr>
            <w:tcW w:w="6237" w:type="dxa"/>
          </w:tcPr>
          <w:p w14:paraId="76023FFC" w14:textId="77777777" w:rsidR="00FC0091" w:rsidRPr="00363D7D" w:rsidDel="00631DCA" w:rsidRDefault="00FC0091">
            <w:pPr>
              <w:pStyle w:val="TITOLO20"/>
              <w:rPr>
                <w:del w:id="12376" w:author="Visone Rossana (GSE)" w:date="2025-09-23T19:22:00Z" w16du:dateUtc="2025-09-23T17:22:00Z"/>
                <w:highlight w:val="yellow"/>
              </w:rPr>
              <w:pPrChange w:id="12377" w:author="Oliosi Francesco (GSE)" w:date="2025-10-15T10:19:00Z" w16du:dateUtc="2025-10-15T08:19:00Z">
                <w:pPr>
                  <w:jc w:val="both"/>
                </w:pPr>
              </w:pPrChange>
            </w:pPr>
            <w:del w:id="12378" w:author="Visone Rossana (GSE)" w:date="2025-09-23T19:22:00Z" w16du:dateUtc="2025-09-23T17:22:00Z">
              <w:r w:rsidRPr="00363D7D" w:rsidDel="00631DCA">
                <w:rPr>
                  <w:highlight w:val="yellow"/>
                </w:rPr>
                <w:delText>Sostituzione di impianti di climatizzazione invernale o di riscaldamento delle serre esistenti e dei fabbricati rurali esistenti con generatori di calore alimentati da biomassa con potenza termica nominale al focolare inferiore o uguale a 35 kW</w:delText>
              </w:r>
              <w:bookmarkStart w:id="12379" w:name="_Toc212462349"/>
              <w:bookmarkEnd w:id="12379"/>
            </w:del>
          </w:p>
        </w:tc>
        <w:tc>
          <w:tcPr>
            <w:tcW w:w="567" w:type="dxa"/>
          </w:tcPr>
          <w:p w14:paraId="4F5DAFBD" w14:textId="77777777" w:rsidR="00FC0091" w:rsidRPr="00B7601B" w:rsidDel="00631DCA" w:rsidRDefault="00FC0091">
            <w:pPr>
              <w:pStyle w:val="TITOLO20"/>
              <w:rPr>
                <w:del w:id="12380" w:author="Visone Rossana (GSE)" w:date="2025-09-23T19:22:00Z" w16du:dateUtc="2025-09-23T17:22:00Z"/>
                <w:highlight w:val="yellow"/>
              </w:rPr>
              <w:pPrChange w:id="12381" w:author="Oliosi Francesco (GSE)" w:date="2025-10-15T10:19:00Z" w16du:dateUtc="2025-10-15T08:19:00Z">
                <w:pPr>
                  <w:jc w:val="center"/>
                </w:pPr>
              </w:pPrChange>
            </w:pPr>
            <w:del w:id="12382" w:author="Visone Rossana (GSE)" w:date="2025-09-23T19:22:00Z" w16du:dateUtc="2025-09-23T17:22:00Z">
              <w:r w:rsidRPr="00B7601B" w:rsidDel="00631DCA">
                <w:rPr>
                  <w:highlight w:val="yellow"/>
                </w:rPr>
                <w:delText>2</w:delText>
              </w:r>
              <w:bookmarkStart w:id="12383" w:name="_Toc212462350"/>
              <w:bookmarkEnd w:id="12383"/>
            </w:del>
          </w:p>
        </w:tc>
        <w:tc>
          <w:tcPr>
            <w:tcW w:w="1418" w:type="dxa"/>
          </w:tcPr>
          <w:p w14:paraId="582BD5FA" w14:textId="77777777" w:rsidR="00FC0091" w:rsidRPr="0022546F" w:rsidDel="00631DCA" w:rsidRDefault="00FC0091">
            <w:pPr>
              <w:pStyle w:val="TITOLO20"/>
              <w:rPr>
                <w:del w:id="12384" w:author="Visone Rossana (GSE)" w:date="2025-09-23T19:22:00Z" w16du:dateUtc="2025-09-23T17:22:00Z"/>
                <w:highlight w:val="yellow"/>
              </w:rPr>
              <w:pPrChange w:id="12385" w:author="Oliosi Francesco (GSE)" w:date="2025-10-15T10:19:00Z" w16du:dateUtc="2025-10-15T08:19:00Z">
                <w:pPr>
                  <w:spacing w:line="200" w:lineRule="exact"/>
                  <w:jc w:val="center"/>
                </w:pPr>
              </w:pPrChange>
            </w:pPr>
            <w:del w:id="12386"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387" w:name="_Toc212462351"/>
              <w:bookmarkEnd w:id="12387"/>
            </w:del>
          </w:p>
        </w:tc>
        <w:tc>
          <w:tcPr>
            <w:tcW w:w="850" w:type="dxa"/>
          </w:tcPr>
          <w:p w14:paraId="24BCBC60" w14:textId="77777777" w:rsidR="00FC0091" w:rsidRPr="0022546F" w:rsidDel="00631DCA" w:rsidRDefault="00FC0091">
            <w:pPr>
              <w:pStyle w:val="TITOLO20"/>
              <w:rPr>
                <w:del w:id="12388" w:author="Visone Rossana (GSE)" w:date="2025-09-23T19:22:00Z" w16du:dateUtc="2025-09-23T17:22:00Z"/>
                <w:highlight w:val="yellow"/>
              </w:rPr>
              <w:pPrChange w:id="12389" w:author="Oliosi Francesco (GSE)" w:date="2025-10-15T10:19:00Z" w16du:dateUtc="2025-10-15T08:19:00Z">
                <w:pPr>
                  <w:jc w:val="center"/>
                </w:pPr>
              </w:pPrChange>
            </w:pPr>
            <w:del w:id="12390" w:author="Visone Rossana (GSE)" w:date="2025-09-23T19:22:00Z" w16du:dateUtc="2025-09-23T17:22:00Z">
              <w:r w:rsidRPr="0022546F" w:rsidDel="00631DCA">
                <w:rPr>
                  <w:highlight w:val="yellow"/>
                </w:rPr>
                <w:delText>Accesso diretto</w:delText>
              </w:r>
              <w:bookmarkStart w:id="12391" w:name="_Toc212462352"/>
              <w:bookmarkEnd w:id="12391"/>
            </w:del>
          </w:p>
        </w:tc>
        <w:bookmarkStart w:id="12392" w:name="_Toc212462353"/>
        <w:bookmarkEnd w:id="12392"/>
      </w:tr>
      <w:tr w:rsidR="00726C50" w:rsidRPr="00726C50" w:rsidDel="00631DCA" w14:paraId="03CAFBE0" w14:textId="77777777" w:rsidTr="00631DCA">
        <w:trPr>
          <w:trHeight w:val="841"/>
          <w:del w:id="12393" w:author="Visone Rossana (GSE)" w:date="2025-09-23T19:22:00Z"/>
        </w:trPr>
        <w:tc>
          <w:tcPr>
            <w:tcW w:w="675" w:type="dxa"/>
          </w:tcPr>
          <w:p w14:paraId="37123E75" w14:textId="77777777" w:rsidR="00FC0091" w:rsidRPr="00E9795E" w:rsidDel="00631DCA" w:rsidRDefault="00FC0091">
            <w:pPr>
              <w:pStyle w:val="TITOLO20"/>
              <w:rPr>
                <w:del w:id="12394" w:author="Visone Rossana (GSE)" w:date="2025-09-23T19:22:00Z" w16du:dateUtc="2025-09-23T17:22:00Z"/>
                <w:highlight w:val="yellow"/>
              </w:rPr>
              <w:pPrChange w:id="12395" w:author="Oliosi Francesco (GSE)" w:date="2025-10-15T10:19:00Z" w16du:dateUtc="2025-10-15T08:19:00Z">
                <w:pPr>
                  <w:jc w:val="both"/>
                </w:pPr>
              </w:pPrChange>
            </w:pPr>
            <w:del w:id="12396" w:author="Visone Rossana (GSE)" w:date="2025-09-23T19:22:00Z" w16du:dateUtc="2025-09-23T17:22:00Z">
              <w:r w:rsidRPr="00E9795E" w:rsidDel="00631DCA">
                <w:rPr>
                  <w:highlight w:val="yellow"/>
                </w:rPr>
                <w:delText>2.B</w:delText>
              </w:r>
              <w:bookmarkStart w:id="12397" w:name="_Toc212462354"/>
              <w:bookmarkEnd w:id="12397"/>
            </w:del>
          </w:p>
        </w:tc>
        <w:tc>
          <w:tcPr>
            <w:tcW w:w="6237" w:type="dxa"/>
          </w:tcPr>
          <w:p w14:paraId="51F2F1B5" w14:textId="77777777" w:rsidR="00FC0091" w:rsidRPr="00363D7D" w:rsidDel="00631DCA" w:rsidRDefault="00FC0091">
            <w:pPr>
              <w:pStyle w:val="TITOLO20"/>
              <w:rPr>
                <w:del w:id="12398" w:author="Visone Rossana (GSE)" w:date="2025-09-23T19:22:00Z" w16du:dateUtc="2025-09-23T17:22:00Z"/>
                <w:highlight w:val="yellow"/>
              </w:rPr>
              <w:pPrChange w:id="12399" w:author="Oliosi Francesco (GSE)" w:date="2025-10-15T10:19:00Z" w16du:dateUtc="2025-10-15T08:19:00Z">
                <w:pPr>
                  <w:jc w:val="both"/>
                </w:pPr>
              </w:pPrChange>
            </w:pPr>
            <w:del w:id="12400" w:author="Visone Rossana (GSE)" w:date="2025-09-23T19:22:00Z" w16du:dateUtc="2025-09-23T17:22:00Z">
              <w:r w:rsidRPr="00363D7D" w:rsidDel="00631DCA">
                <w:rPr>
                  <w:highlight w:val="yellow"/>
                </w:rPr>
                <w:delText>Sostituzione di impianti di climatizzazione invernale o di riscaldamento delle serre esistenti e dei fabbricati rurali esistenti con generatori di calore alimentati da biomassa con potenza termica nominale al focolare maggiore di 35 kW e inferiore o uguale a 2.000 kW</w:delText>
              </w:r>
              <w:bookmarkStart w:id="12401" w:name="_Toc212462355"/>
              <w:bookmarkEnd w:id="12401"/>
            </w:del>
          </w:p>
        </w:tc>
        <w:tc>
          <w:tcPr>
            <w:tcW w:w="567" w:type="dxa"/>
          </w:tcPr>
          <w:p w14:paraId="702F9979" w14:textId="77777777" w:rsidR="00FC0091" w:rsidRPr="00B7601B" w:rsidDel="00631DCA" w:rsidRDefault="00FC0091">
            <w:pPr>
              <w:pStyle w:val="TITOLO20"/>
              <w:rPr>
                <w:del w:id="12402" w:author="Visone Rossana (GSE)" w:date="2025-09-23T19:22:00Z" w16du:dateUtc="2025-09-23T17:22:00Z"/>
                <w:highlight w:val="yellow"/>
              </w:rPr>
              <w:pPrChange w:id="12403" w:author="Oliosi Francesco (GSE)" w:date="2025-10-15T10:19:00Z" w16du:dateUtc="2025-10-15T08:19:00Z">
                <w:pPr>
                  <w:jc w:val="center"/>
                </w:pPr>
              </w:pPrChange>
            </w:pPr>
            <w:del w:id="12404" w:author="Visone Rossana (GSE)" w:date="2025-09-23T19:22:00Z" w16du:dateUtc="2025-09-23T17:22:00Z">
              <w:r w:rsidRPr="00B7601B" w:rsidDel="00631DCA">
                <w:rPr>
                  <w:highlight w:val="yellow"/>
                </w:rPr>
                <w:delText>5</w:delText>
              </w:r>
              <w:bookmarkStart w:id="12405" w:name="_Toc212462356"/>
              <w:bookmarkEnd w:id="12405"/>
            </w:del>
          </w:p>
        </w:tc>
        <w:tc>
          <w:tcPr>
            <w:tcW w:w="1418" w:type="dxa"/>
          </w:tcPr>
          <w:p w14:paraId="6D1FA64C" w14:textId="77777777" w:rsidR="00FC0091" w:rsidRPr="0022546F" w:rsidDel="00631DCA" w:rsidRDefault="00FC0091">
            <w:pPr>
              <w:pStyle w:val="TITOLO20"/>
              <w:rPr>
                <w:del w:id="12406" w:author="Visone Rossana (GSE)" w:date="2025-09-23T19:22:00Z" w16du:dateUtc="2025-09-23T17:22:00Z"/>
                <w:highlight w:val="yellow"/>
              </w:rPr>
              <w:pPrChange w:id="12407" w:author="Oliosi Francesco (GSE)" w:date="2025-10-15T10:19:00Z" w16du:dateUtc="2025-10-15T08:19:00Z">
                <w:pPr>
                  <w:spacing w:line="200" w:lineRule="exact"/>
                  <w:jc w:val="center"/>
                </w:pPr>
              </w:pPrChange>
            </w:pPr>
            <w:del w:id="12408"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409" w:name="_Toc212462357"/>
              <w:bookmarkEnd w:id="12409"/>
            </w:del>
          </w:p>
        </w:tc>
        <w:tc>
          <w:tcPr>
            <w:tcW w:w="850" w:type="dxa"/>
          </w:tcPr>
          <w:p w14:paraId="723BAED0" w14:textId="77777777" w:rsidR="00FC0091" w:rsidRPr="0022546F" w:rsidDel="00631DCA" w:rsidRDefault="00FC0091">
            <w:pPr>
              <w:pStyle w:val="TITOLO20"/>
              <w:rPr>
                <w:del w:id="12410" w:author="Visone Rossana (GSE)" w:date="2025-09-23T19:22:00Z" w16du:dateUtc="2025-09-23T17:22:00Z"/>
                <w:highlight w:val="yellow"/>
              </w:rPr>
              <w:pPrChange w:id="12411" w:author="Oliosi Francesco (GSE)" w:date="2025-10-15T10:19:00Z" w16du:dateUtc="2025-10-15T08:19:00Z">
                <w:pPr>
                  <w:jc w:val="center"/>
                </w:pPr>
              </w:pPrChange>
            </w:pPr>
            <w:del w:id="12412" w:author="Visone Rossana (GSE)" w:date="2025-09-23T19:22:00Z" w16du:dateUtc="2025-09-23T17:22:00Z">
              <w:r w:rsidRPr="0022546F" w:rsidDel="00631DCA">
                <w:rPr>
                  <w:highlight w:val="yellow"/>
                </w:rPr>
                <w:delText>Accesso diretto</w:delText>
              </w:r>
              <w:bookmarkStart w:id="12413" w:name="_Toc212462358"/>
              <w:bookmarkEnd w:id="12413"/>
            </w:del>
          </w:p>
        </w:tc>
        <w:bookmarkStart w:id="12414" w:name="_Toc212462359"/>
        <w:bookmarkEnd w:id="12414"/>
      </w:tr>
      <w:tr w:rsidR="00726C50" w:rsidRPr="00726C50" w:rsidDel="00631DCA" w14:paraId="1D2D84F0" w14:textId="77777777" w:rsidTr="00631DCA">
        <w:trPr>
          <w:trHeight w:val="518"/>
          <w:del w:id="12415" w:author="Visone Rossana (GSE)" w:date="2025-09-23T19:22:00Z"/>
        </w:trPr>
        <w:tc>
          <w:tcPr>
            <w:tcW w:w="675" w:type="dxa"/>
          </w:tcPr>
          <w:p w14:paraId="35732DD5" w14:textId="77777777" w:rsidR="00FC0091" w:rsidRPr="00E9795E" w:rsidDel="00631DCA" w:rsidRDefault="00FC0091">
            <w:pPr>
              <w:pStyle w:val="TITOLO20"/>
              <w:rPr>
                <w:del w:id="12416" w:author="Visone Rossana (GSE)" w:date="2025-09-23T19:22:00Z" w16du:dateUtc="2025-09-23T17:22:00Z"/>
                <w:highlight w:val="yellow"/>
              </w:rPr>
              <w:pPrChange w:id="12417" w:author="Oliosi Francesco (GSE)" w:date="2025-10-15T10:19:00Z" w16du:dateUtc="2025-10-15T08:19:00Z">
                <w:pPr>
                  <w:jc w:val="both"/>
                </w:pPr>
              </w:pPrChange>
            </w:pPr>
            <w:del w:id="12418" w:author="Visone Rossana (GSE)" w:date="2025-09-23T19:22:00Z" w16du:dateUtc="2025-09-23T17:22:00Z">
              <w:r w:rsidRPr="00E9795E" w:rsidDel="00631DCA">
                <w:rPr>
                  <w:highlight w:val="yellow"/>
                </w:rPr>
                <w:delText>2.C</w:delText>
              </w:r>
              <w:bookmarkStart w:id="12419" w:name="_Toc212462360"/>
              <w:bookmarkEnd w:id="12419"/>
            </w:del>
          </w:p>
        </w:tc>
        <w:tc>
          <w:tcPr>
            <w:tcW w:w="6237" w:type="dxa"/>
          </w:tcPr>
          <w:p w14:paraId="1EB220EB" w14:textId="77777777" w:rsidR="00FC0091" w:rsidRPr="0022546F" w:rsidDel="00631DCA" w:rsidRDefault="00FC0091">
            <w:pPr>
              <w:pStyle w:val="TITOLO20"/>
              <w:rPr>
                <w:del w:id="12420" w:author="Visone Rossana (GSE)" w:date="2025-09-23T19:22:00Z" w16du:dateUtc="2025-09-23T17:22:00Z"/>
                <w:highlight w:val="yellow"/>
              </w:rPr>
              <w:pPrChange w:id="12421" w:author="Oliosi Francesco (GSE)" w:date="2025-10-15T10:19:00Z" w16du:dateUtc="2025-10-15T08:19:00Z">
                <w:pPr>
                  <w:jc w:val="both"/>
                </w:pPr>
              </w:pPrChange>
            </w:pPr>
            <w:del w:id="12422" w:author="Visone Rossana (GSE)" w:date="2025-09-23T19:22:00Z" w16du:dateUtc="2025-09-23T17:22:00Z">
              <w:r w:rsidRPr="00363D7D" w:rsidDel="00631DCA">
                <w:rPr>
                  <w:highlight w:val="yellow"/>
                </w:rPr>
                <w:delText xml:space="preserve">Installazione di collettori solari termici, anche abbinati sistemi di solar </w:delText>
              </w:r>
              <w:r w:rsidRPr="0022546F" w:rsidDel="00631DCA">
                <w:rPr>
                  <w:i/>
                  <w:highlight w:val="yellow"/>
                </w:rPr>
                <w:delText>cooling</w:delText>
              </w:r>
              <w:r w:rsidRPr="0022546F" w:rsidDel="00631DCA">
                <w:rPr>
                  <w:highlight w:val="yellow"/>
                </w:rPr>
                <w:delText>, con superficie solare lorda inferiore o uguale a 50 metri quadrati</w:delText>
              </w:r>
              <w:bookmarkStart w:id="12423" w:name="_Toc212462361"/>
              <w:bookmarkEnd w:id="12423"/>
            </w:del>
          </w:p>
        </w:tc>
        <w:tc>
          <w:tcPr>
            <w:tcW w:w="567" w:type="dxa"/>
          </w:tcPr>
          <w:p w14:paraId="32A5975C" w14:textId="77777777" w:rsidR="00FC0091" w:rsidRPr="0022546F" w:rsidDel="00631DCA" w:rsidRDefault="00FC0091">
            <w:pPr>
              <w:pStyle w:val="TITOLO20"/>
              <w:rPr>
                <w:del w:id="12424" w:author="Visone Rossana (GSE)" w:date="2025-09-23T19:22:00Z" w16du:dateUtc="2025-09-23T17:22:00Z"/>
                <w:highlight w:val="yellow"/>
              </w:rPr>
              <w:pPrChange w:id="12425" w:author="Oliosi Francesco (GSE)" w:date="2025-10-15T10:19:00Z" w16du:dateUtc="2025-10-15T08:19:00Z">
                <w:pPr>
                  <w:jc w:val="center"/>
                </w:pPr>
              </w:pPrChange>
            </w:pPr>
            <w:del w:id="12426" w:author="Visone Rossana (GSE)" w:date="2025-09-23T19:22:00Z" w16du:dateUtc="2025-09-23T17:22:00Z">
              <w:r w:rsidRPr="0022546F" w:rsidDel="00631DCA">
                <w:rPr>
                  <w:highlight w:val="yellow"/>
                </w:rPr>
                <w:delText>2</w:delText>
              </w:r>
              <w:bookmarkStart w:id="12427" w:name="_Toc212462362"/>
              <w:bookmarkEnd w:id="12427"/>
            </w:del>
          </w:p>
        </w:tc>
        <w:tc>
          <w:tcPr>
            <w:tcW w:w="1418" w:type="dxa"/>
          </w:tcPr>
          <w:p w14:paraId="15AC82E9" w14:textId="77777777" w:rsidR="00FC0091" w:rsidRPr="0022546F" w:rsidDel="00631DCA" w:rsidRDefault="00FC0091">
            <w:pPr>
              <w:pStyle w:val="TITOLO20"/>
              <w:rPr>
                <w:del w:id="12428" w:author="Visone Rossana (GSE)" w:date="2025-09-23T19:22:00Z" w16du:dateUtc="2025-09-23T17:22:00Z"/>
                <w:highlight w:val="yellow"/>
              </w:rPr>
              <w:pPrChange w:id="12429" w:author="Oliosi Francesco (GSE)" w:date="2025-10-15T10:19:00Z" w16du:dateUtc="2025-10-15T08:19:00Z">
                <w:pPr>
                  <w:spacing w:line="200" w:lineRule="exact"/>
                  <w:jc w:val="center"/>
                </w:pPr>
              </w:pPrChange>
            </w:pPr>
            <w:del w:id="12430" w:author="Visone Rossana (GSE)" w:date="2025-09-23T19:22:00Z" w16du:dateUtc="2025-09-23T17:22:00Z">
              <w:r w:rsidRPr="0022546F" w:rsidDel="00631DCA">
                <w:rPr>
                  <w:highlight w:val="yellow"/>
                </w:rPr>
                <w:delText>Accesso diretto  Prenotazione</w:delText>
              </w:r>
              <w:r w:rsidRPr="0022546F" w:rsidDel="00631DCA">
                <w:rPr>
                  <w:highlight w:val="yellow"/>
                  <w:vertAlign w:val="superscript"/>
                </w:rPr>
                <w:delText>(*)</w:delText>
              </w:r>
              <w:bookmarkStart w:id="12431" w:name="_Toc212462363"/>
              <w:bookmarkEnd w:id="12431"/>
            </w:del>
          </w:p>
        </w:tc>
        <w:tc>
          <w:tcPr>
            <w:tcW w:w="850" w:type="dxa"/>
          </w:tcPr>
          <w:p w14:paraId="1626D9FF" w14:textId="77777777" w:rsidR="00FC0091" w:rsidRPr="0022546F" w:rsidDel="00631DCA" w:rsidRDefault="00FC0091">
            <w:pPr>
              <w:pStyle w:val="TITOLO20"/>
              <w:rPr>
                <w:del w:id="12432" w:author="Visone Rossana (GSE)" w:date="2025-09-23T19:22:00Z" w16du:dateUtc="2025-09-23T17:22:00Z"/>
                <w:highlight w:val="yellow"/>
              </w:rPr>
              <w:pPrChange w:id="12433" w:author="Oliosi Francesco (GSE)" w:date="2025-10-15T10:19:00Z" w16du:dateUtc="2025-10-15T08:19:00Z">
                <w:pPr>
                  <w:jc w:val="center"/>
                </w:pPr>
              </w:pPrChange>
            </w:pPr>
            <w:del w:id="12434" w:author="Visone Rossana (GSE)" w:date="2025-09-23T19:22:00Z" w16du:dateUtc="2025-09-23T17:22:00Z">
              <w:r w:rsidRPr="0022546F" w:rsidDel="00631DCA">
                <w:rPr>
                  <w:highlight w:val="yellow"/>
                </w:rPr>
                <w:delText>Accesso diretto</w:delText>
              </w:r>
              <w:bookmarkStart w:id="12435" w:name="_Toc212462364"/>
              <w:bookmarkEnd w:id="12435"/>
            </w:del>
          </w:p>
        </w:tc>
        <w:bookmarkStart w:id="12436" w:name="_Toc212462365"/>
        <w:bookmarkEnd w:id="12436"/>
      </w:tr>
      <w:tr w:rsidR="00726C50" w:rsidRPr="00726C50" w:rsidDel="00631DCA" w14:paraId="7651A661" w14:textId="77777777" w:rsidTr="00631DCA">
        <w:trPr>
          <w:trHeight w:val="553"/>
          <w:del w:id="12437" w:author="Visone Rossana (GSE)" w:date="2025-09-23T19:22:00Z"/>
        </w:trPr>
        <w:tc>
          <w:tcPr>
            <w:tcW w:w="675" w:type="dxa"/>
          </w:tcPr>
          <w:p w14:paraId="63BF0438" w14:textId="77777777" w:rsidR="00FC0091" w:rsidRPr="00E9795E" w:rsidDel="00631DCA" w:rsidRDefault="00FC0091">
            <w:pPr>
              <w:pStyle w:val="TITOLO20"/>
              <w:rPr>
                <w:del w:id="12438" w:author="Visone Rossana (GSE)" w:date="2025-09-23T19:22:00Z" w16du:dateUtc="2025-09-23T17:22:00Z"/>
                <w:highlight w:val="yellow"/>
              </w:rPr>
              <w:pPrChange w:id="12439" w:author="Oliosi Francesco (GSE)" w:date="2025-10-15T10:19:00Z" w16du:dateUtc="2025-10-15T08:19:00Z">
                <w:pPr>
                  <w:jc w:val="both"/>
                </w:pPr>
              </w:pPrChange>
            </w:pPr>
            <w:del w:id="12440" w:author="Visone Rossana (GSE)" w:date="2025-09-23T19:22:00Z" w16du:dateUtc="2025-09-23T17:22:00Z">
              <w:r w:rsidRPr="00E9795E" w:rsidDel="00631DCA">
                <w:rPr>
                  <w:highlight w:val="yellow"/>
                </w:rPr>
                <w:delText>2.C</w:delText>
              </w:r>
              <w:bookmarkStart w:id="12441" w:name="_Toc212462366"/>
              <w:bookmarkEnd w:id="12441"/>
            </w:del>
          </w:p>
        </w:tc>
        <w:tc>
          <w:tcPr>
            <w:tcW w:w="6237" w:type="dxa"/>
          </w:tcPr>
          <w:p w14:paraId="3211D33A" w14:textId="77777777" w:rsidR="00FC0091" w:rsidRPr="0022546F" w:rsidDel="00631DCA" w:rsidRDefault="00FC0091">
            <w:pPr>
              <w:pStyle w:val="TITOLO20"/>
              <w:rPr>
                <w:del w:id="12442" w:author="Visone Rossana (GSE)" w:date="2025-09-23T19:22:00Z" w16du:dateUtc="2025-09-23T17:22:00Z"/>
                <w:highlight w:val="yellow"/>
              </w:rPr>
              <w:pPrChange w:id="12443" w:author="Oliosi Francesco (GSE)" w:date="2025-10-15T10:19:00Z" w16du:dateUtc="2025-10-15T08:19:00Z">
                <w:pPr>
                  <w:jc w:val="both"/>
                </w:pPr>
              </w:pPrChange>
            </w:pPr>
            <w:del w:id="12444" w:author="Visone Rossana (GSE)" w:date="2025-09-23T19:22:00Z" w16du:dateUtc="2025-09-23T17:22:00Z">
              <w:r w:rsidRPr="00363D7D" w:rsidDel="00631DCA">
                <w:rPr>
                  <w:highlight w:val="yellow"/>
                </w:rPr>
                <w:delText xml:space="preserve">Installazione di collettori solari termici, anche abbinati sistemi di solar </w:delText>
              </w:r>
              <w:r w:rsidRPr="0022546F" w:rsidDel="00631DCA">
                <w:rPr>
                  <w:i/>
                  <w:highlight w:val="yellow"/>
                </w:rPr>
                <w:delText>cooling</w:delText>
              </w:r>
              <w:r w:rsidRPr="0022546F" w:rsidDel="00631DCA">
                <w:rPr>
                  <w:highlight w:val="yellow"/>
                </w:rPr>
                <w:delText>, con superficie solare lorda superiore a 50 metri quadrati e inferiore o uguale a 2.500 metri quadrati</w:delText>
              </w:r>
              <w:bookmarkStart w:id="12445" w:name="_Toc212462367"/>
              <w:bookmarkEnd w:id="12445"/>
            </w:del>
          </w:p>
        </w:tc>
        <w:tc>
          <w:tcPr>
            <w:tcW w:w="567" w:type="dxa"/>
          </w:tcPr>
          <w:p w14:paraId="70E12DB6" w14:textId="77777777" w:rsidR="00FC0091" w:rsidRPr="0022546F" w:rsidDel="00631DCA" w:rsidRDefault="00FC0091">
            <w:pPr>
              <w:pStyle w:val="TITOLO20"/>
              <w:rPr>
                <w:del w:id="12446" w:author="Visone Rossana (GSE)" w:date="2025-09-23T19:22:00Z" w16du:dateUtc="2025-09-23T17:22:00Z"/>
                <w:highlight w:val="yellow"/>
              </w:rPr>
              <w:pPrChange w:id="12447" w:author="Oliosi Francesco (GSE)" w:date="2025-10-15T10:19:00Z" w16du:dateUtc="2025-10-15T08:19:00Z">
                <w:pPr>
                  <w:jc w:val="center"/>
                </w:pPr>
              </w:pPrChange>
            </w:pPr>
            <w:del w:id="12448" w:author="Visone Rossana (GSE)" w:date="2025-09-23T19:22:00Z" w16du:dateUtc="2025-09-23T17:22:00Z">
              <w:r w:rsidRPr="0022546F" w:rsidDel="00631DCA">
                <w:rPr>
                  <w:highlight w:val="yellow"/>
                </w:rPr>
                <w:delText>5</w:delText>
              </w:r>
              <w:bookmarkStart w:id="12449" w:name="_Toc212462368"/>
              <w:bookmarkEnd w:id="12449"/>
            </w:del>
          </w:p>
        </w:tc>
        <w:tc>
          <w:tcPr>
            <w:tcW w:w="1418" w:type="dxa"/>
          </w:tcPr>
          <w:p w14:paraId="09A39090" w14:textId="77777777" w:rsidR="00FC0091" w:rsidRPr="0022546F" w:rsidDel="00631DCA" w:rsidRDefault="00FC0091">
            <w:pPr>
              <w:pStyle w:val="TITOLO20"/>
              <w:rPr>
                <w:del w:id="12450" w:author="Visone Rossana (GSE)" w:date="2025-09-23T19:22:00Z" w16du:dateUtc="2025-09-23T17:22:00Z"/>
                <w:highlight w:val="yellow"/>
              </w:rPr>
              <w:pPrChange w:id="12451" w:author="Oliosi Francesco (GSE)" w:date="2025-10-15T10:19:00Z" w16du:dateUtc="2025-10-15T08:19:00Z">
                <w:pPr>
                  <w:spacing w:line="200" w:lineRule="exact"/>
                  <w:jc w:val="center"/>
                </w:pPr>
              </w:pPrChange>
            </w:pPr>
            <w:del w:id="12452" w:author="Visone Rossana (GSE)" w:date="2025-09-23T19:22:00Z" w16du:dateUtc="2025-09-23T17:22:00Z">
              <w:r w:rsidRPr="0022546F" w:rsidDel="00631DCA">
                <w:rPr>
                  <w:highlight w:val="yellow"/>
                </w:rPr>
                <w:delText>Accesso diretto  Prenotazione</w:delText>
              </w:r>
              <w:r w:rsidRPr="0022546F" w:rsidDel="00631DCA">
                <w:rPr>
                  <w:highlight w:val="yellow"/>
                  <w:vertAlign w:val="superscript"/>
                </w:rPr>
                <w:delText>(*)</w:delText>
              </w:r>
              <w:bookmarkStart w:id="12453" w:name="_Toc212462369"/>
              <w:bookmarkEnd w:id="12453"/>
            </w:del>
          </w:p>
        </w:tc>
        <w:tc>
          <w:tcPr>
            <w:tcW w:w="850" w:type="dxa"/>
          </w:tcPr>
          <w:p w14:paraId="62ED9816" w14:textId="77777777" w:rsidR="00FC0091" w:rsidRPr="0022546F" w:rsidDel="00631DCA" w:rsidRDefault="00FC0091">
            <w:pPr>
              <w:pStyle w:val="TITOLO20"/>
              <w:rPr>
                <w:del w:id="12454" w:author="Visone Rossana (GSE)" w:date="2025-09-23T19:22:00Z" w16du:dateUtc="2025-09-23T17:22:00Z"/>
                <w:highlight w:val="yellow"/>
              </w:rPr>
              <w:pPrChange w:id="12455" w:author="Oliosi Francesco (GSE)" w:date="2025-10-15T10:19:00Z" w16du:dateUtc="2025-10-15T08:19:00Z">
                <w:pPr>
                  <w:jc w:val="center"/>
                </w:pPr>
              </w:pPrChange>
            </w:pPr>
            <w:del w:id="12456" w:author="Visone Rossana (GSE)" w:date="2025-09-23T19:22:00Z" w16du:dateUtc="2025-09-23T17:22:00Z">
              <w:r w:rsidRPr="0022546F" w:rsidDel="00631DCA">
                <w:rPr>
                  <w:highlight w:val="yellow"/>
                </w:rPr>
                <w:delText>Accesso diretto</w:delText>
              </w:r>
              <w:bookmarkStart w:id="12457" w:name="_Toc212462370"/>
              <w:bookmarkEnd w:id="12457"/>
            </w:del>
          </w:p>
        </w:tc>
        <w:bookmarkStart w:id="12458" w:name="_Toc212462371"/>
        <w:bookmarkEnd w:id="12458"/>
      </w:tr>
      <w:tr w:rsidR="00726C50" w:rsidRPr="00726C50" w:rsidDel="00631DCA" w14:paraId="3568C41C" w14:textId="77777777" w:rsidTr="00631DCA">
        <w:trPr>
          <w:trHeight w:val="537"/>
          <w:del w:id="12459" w:author="Visone Rossana (GSE)" w:date="2025-09-23T19:22:00Z"/>
        </w:trPr>
        <w:tc>
          <w:tcPr>
            <w:tcW w:w="675" w:type="dxa"/>
          </w:tcPr>
          <w:p w14:paraId="4FACEA90" w14:textId="77777777" w:rsidR="00FC0091" w:rsidRPr="00E9795E" w:rsidDel="00631DCA" w:rsidRDefault="00FC0091">
            <w:pPr>
              <w:pStyle w:val="TITOLO20"/>
              <w:rPr>
                <w:del w:id="12460" w:author="Visone Rossana (GSE)" w:date="2025-09-23T19:22:00Z" w16du:dateUtc="2025-09-23T17:22:00Z"/>
                <w:highlight w:val="yellow"/>
              </w:rPr>
              <w:pPrChange w:id="12461" w:author="Oliosi Francesco (GSE)" w:date="2025-10-15T10:19:00Z" w16du:dateUtc="2025-10-15T08:19:00Z">
                <w:pPr>
                  <w:jc w:val="both"/>
                </w:pPr>
              </w:pPrChange>
            </w:pPr>
            <w:del w:id="12462" w:author="Visone Rossana (GSE)" w:date="2025-09-23T19:22:00Z" w16du:dateUtc="2025-09-23T17:22:00Z">
              <w:r w:rsidRPr="00E9795E" w:rsidDel="00631DCA">
                <w:rPr>
                  <w:highlight w:val="yellow"/>
                </w:rPr>
                <w:delText>2.D</w:delText>
              </w:r>
              <w:bookmarkStart w:id="12463" w:name="_Toc212462372"/>
              <w:bookmarkEnd w:id="12463"/>
            </w:del>
          </w:p>
        </w:tc>
        <w:tc>
          <w:tcPr>
            <w:tcW w:w="6237" w:type="dxa"/>
          </w:tcPr>
          <w:p w14:paraId="37AF6896" w14:textId="77777777" w:rsidR="00FC0091" w:rsidRPr="00363D7D" w:rsidDel="00631DCA" w:rsidRDefault="00FC0091">
            <w:pPr>
              <w:pStyle w:val="TITOLO20"/>
              <w:rPr>
                <w:del w:id="12464" w:author="Visone Rossana (GSE)" w:date="2025-09-23T19:22:00Z" w16du:dateUtc="2025-09-23T17:22:00Z"/>
                <w:highlight w:val="yellow"/>
              </w:rPr>
              <w:pPrChange w:id="12465" w:author="Oliosi Francesco (GSE)" w:date="2025-10-15T10:19:00Z" w16du:dateUtc="2025-10-15T08:19:00Z">
                <w:pPr>
                  <w:jc w:val="both"/>
                </w:pPr>
              </w:pPrChange>
            </w:pPr>
            <w:del w:id="12466" w:author="Visone Rossana (GSE)" w:date="2025-09-23T19:22:00Z" w16du:dateUtc="2025-09-23T17:22:00Z">
              <w:r w:rsidRPr="00363D7D" w:rsidDel="00631DCA">
                <w:rPr>
                  <w:highlight w:val="yellow"/>
                </w:rPr>
                <w:delText>Sostituzione di scaldacqua elettrici con scaldacqua a pompa di calore</w:delText>
              </w:r>
              <w:bookmarkStart w:id="12467" w:name="_Toc212462373"/>
              <w:bookmarkEnd w:id="12467"/>
            </w:del>
          </w:p>
        </w:tc>
        <w:tc>
          <w:tcPr>
            <w:tcW w:w="567" w:type="dxa"/>
          </w:tcPr>
          <w:p w14:paraId="5F4C06E6" w14:textId="77777777" w:rsidR="00FC0091" w:rsidRPr="00B7601B" w:rsidDel="00631DCA" w:rsidRDefault="00FC0091">
            <w:pPr>
              <w:pStyle w:val="TITOLO20"/>
              <w:rPr>
                <w:del w:id="12468" w:author="Visone Rossana (GSE)" w:date="2025-09-23T19:22:00Z" w16du:dateUtc="2025-09-23T17:22:00Z"/>
                <w:highlight w:val="yellow"/>
              </w:rPr>
              <w:pPrChange w:id="12469" w:author="Oliosi Francesco (GSE)" w:date="2025-10-15T10:19:00Z" w16du:dateUtc="2025-10-15T08:19:00Z">
                <w:pPr>
                  <w:jc w:val="center"/>
                </w:pPr>
              </w:pPrChange>
            </w:pPr>
            <w:del w:id="12470" w:author="Visone Rossana (GSE)" w:date="2025-09-23T19:22:00Z" w16du:dateUtc="2025-09-23T17:22:00Z">
              <w:r w:rsidRPr="00B7601B" w:rsidDel="00631DCA">
                <w:rPr>
                  <w:highlight w:val="yellow"/>
                </w:rPr>
                <w:delText>2</w:delText>
              </w:r>
              <w:bookmarkStart w:id="12471" w:name="_Toc212462374"/>
              <w:bookmarkEnd w:id="12471"/>
            </w:del>
          </w:p>
        </w:tc>
        <w:tc>
          <w:tcPr>
            <w:tcW w:w="1418" w:type="dxa"/>
          </w:tcPr>
          <w:p w14:paraId="02B19F8B" w14:textId="77777777" w:rsidR="00FC0091" w:rsidRPr="0022546F" w:rsidDel="00631DCA" w:rsidRDefault="00FC0091">
            <w:pPr>
              <w:pStyle w:val="TITOLO20"/>
              <w:rPr>
                <w:del w:id="12472" w:author="Visone Rossana (GSE)" w:date="2025-09-23T19:22:00Z" w16du:dateUtc="2025-09-23T17:22:00Z"/>
                <w:highlight w:val="yellow"/>
              </w:rPr>
              <w:pPrChange w:id="12473" w:author="Oliosi Francesco (GSE)" w:date="2025-10-15T10:19:00Z" w16du:dateUtc="2025-10-15T08:19:00Z">
                <w:pPr>
                  <w:spacing w:line="200" w:lineRule="exact"/>
                  <w:jc w:val="center"/>
                </w:pPr>
              </w:pPrChange>
            </w:pPr>
            <w:del w:id="12474"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475" w:name="_Toc212462375"/>
              <w:bookmarkEnd w:id="12475"/>
            </w:del>
          </w:p>
        </w:tc>
        <w:tc>
          <w:tcPr>
            <w:tcW w:w="850" w:type="dxa"/>
          </w:tcPr>
          <w:p w14:paraId="73423FE1" w14:textId="77777777" w:rsidR="00FC0091" w:rsidRPr="0022546F" w:rsidDel="00631DCA" w:rsidRDefault="00FC0091">
            <w:pPr>
              <w:pStyle w:val="TITOLO20"/>
              <w:rPr>
                <w:del w:id="12476" w:author="Visone Rossana (GSE)" w:date="2025-09-23T19:22:00Z" w16du:dateUtc="2025-09-23T17:22:00Z"/>
                <w:highlight w:val="yellow"/>
              </w:rPr>
              <w:pPrChange w:id="12477" w:author="Oliosi Francesco (GSE)" w:date="2025-10-15T10:19:00Z" w16du:dateUtc="2025-10-15T08:19:00Z">
                <w:pPr>
                  <w:jc w:val="center"/>
                </w:pPr>
              </w:pPrChange>
            </w:pPr>
            <w:del w:id="12478" w:author="Visone Rossana (GSE)" w:date="2025-09-23T19:22:00Z" w16du:dateUtc="2025-09-23T17:22:00Z">
              <w:r w:rsidRPr="0022546F" w:rsidDel="00631DCA">
                <w:rPr>
                  <w:highlight w:val="yellow"/>
                </w:rPr>
                <w:delText>Accesso diretto</w:delText>
              </w:r>
              <w:bookmarkStart w:id="12479" w:name="_Toc212462376"/>
              <w:bookmarkEnd w:id="12479"/>
            </w:del>
          </w:p>
        </w:tc>
        <w:bookmarkStart w:id="12480" w:name="_Toc212462377"/>
        <w:bookmarkEnd w:id="12480"/>
      </w:tr>
      <w:tr w:rsidR="00726C50" w:rsidRPr="00726C50" w:rsidDel="00631DCA" w14:paraId="0F383D2B" w14:textId="77777777" w:rsidTr="00631DCA">
        <w:trPr>
          <w:trHeight w:val="554"/>
          <w:del w:id="12481" w:author="Visone Rossana (GSE)" w:date="2025-09-23T19:22:00Z"/>
        </w:trPr>
        <w:tc>
          <w:tcPr>
            <w:tcW w:w="675" w:type="dxa"/>
          </w:tcPr>
          <w:p w14:paraId="6308D1CC" w14:textId="77777777" w:rsidR="00FC0091" w:rsidRPr="00E9795E" w:rsidDel="00631DCA" w:rsidRDefault="00FC0091">
            <w:pPr>
              <w:pStyle w:val="TITOLO20"/>
              <w:rPr>
                <w:del w:id="12482" w:author="Visone Rossana (GSE)" w:date="2025-09-23T19:22:00Z" w16du:dateUtc="2025-09-23T17:22:00Z"/>
                <w:highlight w:val="yellow"/>
              </w:rPr>
              <w:pPrChange w:id="12483" w:author="Oliosi Francesco (GSE)" w:date="2025-10-15T10:19:00Z" w16du:dateUtc="2025-10-15T08:19:00Z">
                <w:pPr>
                  <w:keepLines/>
                  <w:jc w:val="both"/>
                </w:pPr>
              </w:pPrChange>
            </w:pPr>
            <w:del w:id="12484" w:author="Visone Rossana (GSE)" w:date="2025-09-23T19:22:00Z" w16du:dateUtc="2025-09-23T17:22:00Z">
              <w:r w:rsidRPr="00E9795E" w:rsidDel="00631DCA">
                <w:rPr>
                  <w:highlight w:val="yellow"/>
                </w:rPr>
                <w:delText>2.E</w:delText>
              </w:r>
              <w:bookmarkStart w:id="12485" w:name="_Toc212462378"/>
              <w:bookmarkEnd w:id="12485"/>
            </w:del>
          </w:p>
        </w:tc>
        <w:tc>
          <w:tcPr>
            <w:tcW w:w="6237" w:type="dxa"/>
          </w:tcPr>
          <w:p w14:paraId="64655BF2" w14:textId="77777777" w:rsidR="00FC0091" w:rsidRPr="00363D7D" w:rsidDel="00631DCA" w:rsidRDefault="00FC0091">
            <w:pPr>
              <w:pStyle w:val="TITOLO20"/>
              <w:rPr>
                <w:del w:id="12486" w:author="Visone Rossana (GSE)" w:date="2025-09-23T19:22:00Z" w16du:dateUtc="2025-09-23T17:22:00Z"/>
                <w:highlight w:val="yellow"/>
              </w:rPr>
              <w:pPrChange w:id="12487" w:author="Oliosi Francesco (GSE)" w:date="2025-10-15T10:19:00Z" w16du:dateUtc="2025-10-15T08:19:00Z">
                <w:pPr>
                  <w:keepLines/>
                  <w:jc w:val="both"/>
                </w:pPr>
              </w:pPrChange>
            </w:pPr>
            <w:del w:id="12488" w:author="Visone Rossana (GSE)" w:date="2025-09-23T19:22:00Z" w16du:dateUtc="2025-09-23T17:22:00Z">
              <w:r w:rsidRPr="00363D7D" w:rsidDel="00631DCA">
                <w:rPr>
                  <w:highlight w:val="yellow"/>
                </w:rPr>
                <w:delText>Sostituzione di impianti di climatizzazione invernale esistenti con sistemi ibridi a pompa di calore con potenza termica utile nominale inferiore o uguale a 35 kW</w:delText>
              </w:r>
              <w:bookmarkStart w:id="12489" w:name="_Toc212462379"/>
              <w:bookmarkEnd w:id="12489"/>
            </w:del>
          </w:p>
        </w:tc>
        <w:tc>
          <w:tcPr>
            <w:tcW w:w="567" w:type="dxa"/>
          </w:tcPr>
          <w:p w14:paraId="1F852EC7" w14:textId="77777777" w:rsidR="00FC0091" w:rsidRPr="00B7601B" w:rsidDel="00631DCA" w:rsidRDefault="00FC0091">
            <w:pPr>
              <w:pStyle w:val="TITOLO20"/>
              <w:rPr>
                <w:del w:id="12490" w:author="Visone Rossana (GSE)" w:date="2025-09-23T19:22:00Z" w16du:dateUtc="2025-09-23T17:22:00Z"/>
                <w:highlight w:val="yellow"/>
              </w:rPr>
              <w:pPrChange w:id="12491" w:author="Oliosi Francesco (GSE)" w:date="2025-10-15T10:19:00Z" w16du:dateUtc="2025-10-15T08:19:00Z">
                <w:pPr>
                  <w:keepLines/>
                  <w:jc w:val="center"/>
                </w:pPr>
              </w:pPrChange>
            </w:pPr>
            <w:del w:id="12492" w:author="Visone Rossana (GSE)" w:date="2025-09-23T19:22:00Z" w16du:dateUtc="2025-09-23T17:22:00Z">
              <w:r w:rsidRPr="00B7601B" w:rsidDel="00631DCA">
                <w:rPr>
                  <w:highlight w:val="yellow"/>
                </w:rPr>
                <w:delText>2</w:delText>
              </w:r>
              <w:bookmarkStart w:id="12493" w:name="_Toc212462380"/>
              <w:bookmarkEnd w:id="12493"/>
            </w:del>
          </w:p>
        </w:tc>
        <w:tc>
          <w:tcPr>
            <w:tcW w:w="1418" w:type="dxa"/>
          </w:tcPr>
          <w:p w14:paraId="5360564B" w14:textId="77777777" w:rsidR="00FC0091" w:rsidRPr="0022546F" w:rsidDel="00631DCA" w:rsidRDefault="00FC0091">
            <w:pPr>
              <w:pStyle w:val="TITOLO20"/>
              <w:rPr>
                <w:del w:id="12494" w:author="Visone Rossana (GSE)" w:date="2025-09-23T19:22:00Z" w16du:dateUtc="2025-09-23T17:22:00Z"/>
                <w:highlight w:val="yellow"/>
              </w:rPr>
              <w:pPrChange w:id="12495" w:author="Oliosi Francesco (GSE)" w:date="2025-10-15T10:19:00Z" w16du:dateUtc="2025-10-15T08:19:00Z">
                <w:pPr>
                  <w:keepLines/>
                  <w:spacing w:line="200" w:lineRule="exact"/>
                  <w:jc w:val="center"/>
                </w:pPr>
              </w:pPrChange>
            </w:pPr>
            <w:del w:id="12496"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497" w:name="_Toc212462381"/>
              <w:bookmarkEnd w:id="12497"/>
            </w:del>
          </w:p>
        </w:tc>
        <w:tc>
          <w:tcPr>
            <w:tcW w:w="850" w:type="dxa"/>
          </w:tcPr>
          <w:p w14:paraId="31DB5875" w14:textId="77777777" w:rsidR="00FC0091" w:rsidRPr="0022546F" w:rsidDel="00631DCA" w:rsidRDefault="00FC0091">
            <w:pPr>
              <w:pStyle w:val="TITOLO20"/>
              <w:rPr>
                <w:del w:id="12498" w:author="Visone Rossana (GSE)" w:date="2025-09-23T19:22:00Z" w16du:dateUtc="2025-09-23T17:22:00Z"/>
                <w:highlight w:val="yellow"/>
              </w:rPr>
              <w:pPrChange w:id="12499" w:author="Oliosi Francesco (GSE)" w:date="2025-10-15T10:19:00Z" w16du:dateUtc="2025-10-15T08:19:00Z">
                <w:pPr>
                  <w:keepLines/>
                  <w:jc w:val="center"/>
                </w:pPr>
              </w:pPrChange>
            </w:pPr>
            <w:del w:id="12500" w:author="Visone Rossana (GSE)" w:date="2025-09-23T19:22:00Z" w16du:dateUtc="2025-09-23T17:22:00Z">
              <w:r w:rsidRPr="0022546F" w:rsidDel="00631DCA">
                <w:rPr>
                  <w:highlight w:val="yellow"/>
                </w:rPr>
                <w:delText>Accesso diretto</w:delText>
              </w:r>
              <w:bookmarkStart w:id="12501" w:name="_Toc212462382"/>
              <w:bookmarkEnd w:id="12501"/>
            </w:del>
          </w:p>
        </w:tc>
        <w:bookmarkStart w:id="12502" w:name="_Toc212462383"/>
        <w:bookmarkEnd w:id="12502"/>
      </w:tr>
      <w:tr w:rsidR="00726C50" w:rsidRPr="00726C50" w:rsidDel="00631DCA" w14:paraId="7B8F49AC" w14:textId="77777777" w:rsidTr="00631DCA">
        <w:trPr>
          <w:trHeight w:val="548"/>
          <w:del w:id="12503" w:author="Visone Rossana (GSE)" w:date="2025-09-23T19:22:00Z"/>
        </w:trPr>
        <w:tc>
          <w:tcPr>
            <w:tcW w:w="675" w:type="dxa"/>
          </w:tcPr>
          <w:p w14:paraId="5FCD1097" w14:textId="77777777" w:rsidR="00FC0091" w:rsidRPr="00E9795E" w:rsidDel="00631DCA" w:rsidRDefault="00FC0091">
            <w:pPr>
              <w:pStyle w:val="TITOLO20"/>
              <w:rPr>
                <w:del w:id="12504" w:author="Visone Rossana (GSE)" w:date="2025-09-23T19:22:00Z" w16du:dateUtc="2025-09-23T17:22:00Z"/>
                <w:highlight w:val="yellow"/>
              </w:rPr>
              <w:pPrChange w:id="12505" w:author="Oliosi Francesco (GSE)" w:date="2025-10-15T10:19:00Z" w16du:dateUtc="2025-10-15T08:19:00Z">
                <w:pPr>
                  <w:keepLines/>
                  <w:jc w:val="both"/>
                </w:pPr>
              </w:pPrChange>
            </w:pPr>
            <w:del w:id="12506" w:author="Visone Rossana (GSE)" w:date="2025-09-23T19:22:00Z" w16du:dateUtc="2025-09-23T17:22:00Z">
              <w:r w:rsidRPr="00E9795E" w:rsidDel="00631DCA">
                <w:rPr>
                  <w:highlight w:val="yellow"/>
                </w:rPr>
                <w:delText>2.E</w:delText>
              </w:r>
              <w:bookmarkStart w:id="12507" w:name="_Toc212462384"/>
              <w:bookmarkEnd w:id="12507"/>
            </w:del>
          </w:p>
        </w:tc>
        <w:tc>
          <w:tcPr>
            <w:tcW w:w="6237" w:type="dxa"/>
          </w:tcPr>
          <w:p w14:paraId="5902569B" w14:textId="77777777" w:rsidR="00FC0091" w:rsidRPr="00363D7D" w:rsidDel="00631DCA" w:rsidRDefault="00FC0091">
            <w:pPr>
              <w:pStyle w:val="TITOLO20"/>
              <w:rPr>
                <w:del w:id="12508" w:author="Visone Rossana (GSE)" w:date="2025-09-23T19:22:00Z" w16du:dateUtc="2025-09-23T17:22:00Z"/>
                <w:highlight w:val="yellow"/>
              </w:rPr>
              <w:pPrChange w:id="12509" w:author="Oliosi Francesco (GSE)" w:date="2025-10-15T10:19:00Z" w16du:dateUtc="2025-10-15T08:19:00Z">
                <w:pPr>
                  <w:keepLines/>
                  <w:jc w:val="both"/>
                </w:pPr>
              </w:pPrChange>
            </w:pPr>
            <w:del w:id="12510" w:author="Visone Rossana (GSE)" w:date="2025-09-23T19:22:00Z" w16du:dateUtc="2025-09-23T17:22:00Z">
              <w:r w:rsidRPr="00363D7D" w:rsidDel="00631DCA">
                <w:rPr>
                  <w:highlight w:val="yellow"/>
                </w:rPr>
                <w:delText>Sostituzione di impianti di climatizzazione invernale esistenti con sistemi ibridi a pompa di calore con potenza termica utile nominale superiore a 35 kW</w:delText>
              </w:r>
              <w:bookmarkStart w:id="12511" w:name="_Toc212462385"/>
              <w:bookmarkEnd w:id="12511"/>
            </w:del>
          </w:p>
        </w:tc>
        <w:tc>
          <w:tcPr>
            <w:tcW w:w="567" w:type="dxa"/>
          </w:tcPr>
          <w:p w14:paraId="49C16BC6" w14:textId="77777777" w:rsidR="00FC0091" w:rsidRPr="00B7601B" w:rsidDel="00631DCA" w:rsidRDefault="00FC0091">
            <w:pPr>
              <w:pStyle w:val="TITOLO20"/>
              <w:rPr>
                <w:del w:id="12512" w:author="Visone Rossana (GSE)" w:date="2025-09-23T19:22:00Z" w16du:dateUtc="2025-09-23T17:22:00Z"/>
                <w:highlight w:val="yellow"/>
              </w:rPr>
              <w:pPrChange w:id="12513" w:author="Oliosi Francesco (GSE)" w:date="2025-10-15T10:19:00Z" w16du:dateUtc="2025-10-15T08:19:00Z">
                <w:pPr>
                  <w:keepLines/>
                  <w:jc w:val="center"/>
                </w:pPr>
              </w:pPrChange>
            </w:pPr>
            <w:del w:id="12514" w:author="Visone Rossana (GSE)" w:date="2025-09-23T19:22:00Z" w16du:dateUtc="2025-09-23T17:22:00Z">
              <w:r w:rsidRPr="00B7601B" w:rsidDel="00631DCA">
                <w:rPr>
                  <w:highlight w:val="yellow"/>
                </w:rPr>
                <w:delText>5</w:delText>
              </w:r>
              <w:bookmarkStart w:id="12515" w:name="_Toc212462386"/>
              <w:bookmarkEnd w:id="12515"/>
            </w:del>
          </w:p>
        </w:tc>
        <w:tc>
          <w:tcPr>
            <w:tcW w:w="1418" w:type="dxa"/>
          </w:tcPr>
          <w:p w14:paraId="1C506140" w14:textId="77777777" w:rsidR="00FC0091" w:rsidRPr="0022546F" w:rsidDel="00631DCA" w:rsidRDefault="00FC0091">
            <w:pPr>
              <w:pStyle w:val="TITOLO20"/>
              <w:rPr>
                <w:del w:id="12516" w:author="Visone Rossana (GSE)" w:date="2025-09-23T19:22:00Z" w16du:dateUtc="2025-09-23T17:22:00Z"/>
                <w:highlight w:val="yellow"/>
              </w:rPr>
              <w:pPrChange w:id="12517" w:author="Oliosi Francesco (GSE)" w:date="2025-10-15T10:19:00Z" w16du:dateUtc="2025-10-15T08:19:00Z">
                <w:pPr>
                  <w:keepLines/>
                  <w:jc w:val="center"/>
                </w:pPr>
              </w:pPrChange>
            </w:pPr>
            <w:del w:id="12518" w:author="Visone Rossana (GSE)" w:date="2025-09-23T19:22:00Z" w16du:dateUtc="2025-09-23T17:22:00Z">
              <w:r w:rsidRPr="00545636" w:rsidDel="00631DCA">
                <w:rPr>
                  <w:highlight w:val="yellow"/>
                </w:rPr>
                <w:delText>Accesso diretto  Prenotazione</w:delText>
              </w:r>
              <w:r w:rsidRPr="0022546F" w:rsidDel="00631DCA">
                <w:rPr>
                  <w:highlight w:val="yellow"/>
                  <w:vertAlign w:val="superscript"/>
                </w:rPr>
                <w:delText>(*)</w:delText>
              </w:r>
              <w:bookmarkStart w:id="12519" w:name="_Toc212462387"/>
              <w:bookmarkEnd w:id="12519"/>
            </w:del>
          </w:p>
        </w:tc>
        <w:tc>
          <w:tcPr>
            <w:tcW w:w="850" w:type="dxa"/>
          </w:tcPr>
          <w:p w14:paraId="52AF9151" w14:textId="77777777" w:rsidR="00FC0091" w:rsidRPr="0022546F" w:rsidDel="00631DCA" w:rsidRDefault="00FC0091">
            <w:pPr>
              <w:pStyle w:val="TITOLO20"/>
              <w:rPr>
                <w:del w:id="12520" w:author="Visone Rossana (GSE)" w:date="2025-09-23T19:22:00Z" w16du:dateUtc="2025-09-23T17:22:00Z"/>
                <w:highlight w:val="yellow"/>
              </w:rPr>
              <w:pPrChange w:id="12521" w:author="Oliosi Francesco (GSE)" w:date="2025-10-15T10:19:00Z" w16du:dateUtc="2025-10-15T08:19:00Z">
                <w:pPr>
                  <w:keepLines/>
                  <w:jc w:val="center"/>
                </w:pPr>
              </w:pPrChange>
            </w:pPr>
            <w:del w:id="12522" w:author="Visone Rossana (GSE)" w:date="2025-09-23T19:22:00Z" w16du:dateUtc="2025-09-23T17:22:00Z">
              <w:r w:rsidRPr="0022546F" w:rsidDel="00631DCA">
                <w:rPr>
                  <w:highlight w:val="yellow"/>
                </w:rPr>
                <w:delText>Accesso diretto</w:delText>
              </w:r>
              <w:bookmarkStart w:id="12523" w:name="_Toc212462388"/>
              <w:bookmarkEnd w:id="12523"/>
            </w:del>
          </w:p>
        </w:tc>
        <w:bookmarkStart w:id="12524" w:name="_Toc212462389"/>
        <w:bookmarkEnd w:id="12524"/>
      </w:tr>
    </w:tbl>
    <w:tbl>
      <w:tblPr>
        <w:tblStyle w:val="Grigliatabella"/>
        <w:tblW w:w="0" w:type="auto"/>
        <w:tblLayout w:type="fixed"/>
        <w:tblLook w:val="04A0" w:firstRow="1" w:lastRow="0" w:firstColumn="1" w:lastColumn="0" w:noHBand="0" w:noVBand="1"/>
      </w:tblPr>
      <w:tblGrid>
        <w:gridCol w:w="6237"/>
        <w:gridCol w:w="567"/>
        <w:gridCol w:w="1418"/>
        <w:gridCol w:w="850"/>
      </w:tblGrid>
      <w:tr w:rsidR="00E556C2" w:rsidRPr="00FC0091" w:rsidDel="00631DCA" w14:paraId="11D221C2" w14:textId="77777777" w:rsidTr="00631DCA">
        <w:trPr>
          <w:trHeight w:val="510"/>
          <w:del w:id="12525" w:author="Visone Rossana (GSE)" w:date="2025-09-23T19:22:00Z"/>
        </w:trPr>
        <w:tc>
          <w:tcPr>
            <w:tcW w:w="6237" w:type="dxa"/>
            <w:vAlign w:val="center"/>
            <w:hideMark/>
          </w:tcPr>
          <w:p w14:paraId="1EE367EE" w14:textId="7259A4A0" w:rsidR="00631DCA" w:rsidRPr="00FC0091" w:rsidDel="00631DCA" w:rsidRDefault="00631DCA">
            <w:pPr>
              <w:pStyle w:val="TITOLO20"/>
              <w:rPr>
                <w:del w:id="12526" w:author="Visone Rossana (GSE)" w:date="2025-09-23T19:22:00Z" w16du:dateUtc="2025-09-23T17:22:00Z"/>
                <w:highlight w:val="yellow"/>
              </w:rPr>
              <w:pPrChange w:id="12527" w:author="Oliosi Francesco (GSE)" w:date="2025-10-13T18:19:00Z" w16du:dateUtc="2025-10-13T16:19:00Z">
                <w:pPr>
                  <w:jc w:val="both"/>
                </w:pPr>
              </w:pPrChange>
            </w:pPr>
            <w:bookmarkStart w:id="12528" w:name="_Toc209615316"/>
            <w:bookmarkStart w:id="12529" w:name="_Toc210029636"/>
            <w:bookmarkStart w:id="12530" w:name="_Toc210029968"/>
            <w:bookmarkStart w:id="12531" w:name="_Toc210311949"/>
            <w:bookmarkStart w:id="12532" w:name="_Toc210658815"/>
            <w:bookmarkStart w:id="12533" w:name="_Toc211327353"/>
            <w:bookmarkStart w:id="12534" w:name="_Toc212462390"/>
            <w:bookmarkEnd w:id="12528"/>
            <w:bookmarkEnd w:id="12529"/>
            <w:bookmarkEnd w:id="12530"/>
            <w:bookmarkEnd w:id="12531"/>
            <w:bookmarkEnd w:id="12532"/>
            <w:bookmarkEnd w:id="12533"/>
            <w:bookmarkEnd w:id="12534"/>
          </w:p>
        </w:tc>
        <w:tc>
          <w:tcPr>
            <w:tcW w:w="567" w:type="dxa"/>
            <w:vAlign w:val="center"/>
            <w:hideMark/>
          </w:tcPr>
          <w:p w14:paraId="1516CD23" w14:textId="740D7898" w:rsidR="00631DCA" w:rsidRPr="00FC0091" w:rsidDel="00631DCA" w:rsidRDefault="00631DCA">
            <w:pPr>
              <w:pStyle w:val="TITOLO20"/>
              <w:rPr>
                <w:del w:id="12535" w:author="Visone Rossana (GSE)" w:date="2025-09-23T19:22:00Z" w16du:dateUtc="2025-09-23T17:22:00Z"/>
                <w:highlight w:val="yellow"/>
              </w:rPr>
              <w:pPrChange w:id="12536" w:author="Oliosi Francesco (GSE)" w:date="2025-10-13T18:19:00Z" w16du:dateUtc="2025-10-13T16:19:00Z">
                <w:pPr>
                  <w:jc w:val="both"/>
                </w:pPr>
              </w:pPrChange>
            </w:pPr>
            <w:bookmarkStart w:id="12537" w:name="_Toc209615317"/>
            <w:bookmarkStart w:id="12538" w:name="_Toc210029637"/>
            <w:bookmarkStart w:id="12539" w:name="_Toc210029969"/>
            <w:bookmarkStart w:id="12540" w:name="_Toc210311950"/>
            <w:bookmarkStart w:id="12541" w:name="_Toc210658816"/>
            <w:bookmarkStart w:id="12542" w:name="_Toc211327354"/>
            <w:bookmarkStart w:id="12543" w:name="_Toc212462391"/>
            <w:bookmarkEnd w:id="12537"/>
            <w:bookmarkEnd w:id="12538"/>
            <w:bookmarkEnd w:id="12539"/>
            <w:bookmarkEnd w:id="12540"/>
            <w:bookmarkEnd w:id="12541"/>
            <w:bookmarkEnd w:id="12542"/>
            <w:bookmarkEnd w:id="12543"/>
          </w:p>
        </w:tc>
        <w:tc>
          <w:tcPr>
            <w:tcW w:w="1418" w:type="dxa"/>
            <w:vAlign w:val="center"/>
            <w:hideMark/>
          </w:tcPr>
          <w:p w14:paraId="26C8699E" w14:textId="43D863C4" w:rsidR="00631DCA" w:rsidRPr="00FC0091" w:rsidDel="00631DCA" w:rsidRDefault="00631DCA">
            <w:pPr>
              <w:pStyle w:val="TITOLO20"/>
              <w:rPr>
                <w:del w:id="12544" w:author="Visone Rossana (GSE)" w:date="2025-09-23T19:22:00Z" w16du:dateUtc="2025-09-23T17:22:00Z"/>
                <w:highlight w:val="yellow"/>
              </w:rPr>
              <w:pPrChange w:id="12545" w:author="Oliosi Francesco (GSE)" w:date="2025-10-13T18:19:00Z" w16du:dateUtc="2025-10-13T16:19:00Z">
                <w:pPr>
                  <w:jc w:val="center"/>
                </w:pPr>
              </w:pPrChange>
            </w:pPr>
            <w:del w:id="12546" w:author="Visone Rossana (GSE)" w:date="2025-09-23T19:21:00Z" w16du:dateUtc="2025-09-23T17:21:00Z">
              <w:r w:rsidRPr="00FC0091" w:rsidDel="00631DCA">
                <w:rPr>
                  <w:highlight w:val="yellow"/>
                </w:rPr>
                <w:delText>PA</w:delText>
              </w:r>
            </w:del>
            <w:bookmarkStart w:id="12547" w:name="_Toc209615318"/>
            <w:bookmarkStart w:id="12548" w:name="_Toc210029638"/>
            <w:bookmarkStart w:id="12549" w:name="_Toc210029970"/>
            <w:bookmarkStart w:id="12550" w:name="_Toc210311951"/>
            <w:bookmarkStart w:id="12551" w:name="_Toc210658817"/>
            <w:bookmarkStart w:id="12552" w:name="_Toc211327355"/>
            <w:bookmarkStart w:id="12553" w:name="_Toc212462392"/>
            <w:bookmarkEnd w:id="12547"/>
            <w:bookmarkEnd w:id="12548"/>
            <w:bookmarkEnd w:id="12549"/>
            <w:bookmarkEnd w:id="12550"/>
            <w:bookmarkEnd w:id="12551"/>
            <w:bookmarkEnd w:id="12552"/>
            <w:bookmarkEnd w:id="12553"/>
          </w:p>
        </w:tc>
        <w:tc>
          <w:tcPr>
            <w:tcW w:w="850" w:type="dxa"/>
            <w:vAlign w:val="center"/>
            <w:hideMark/>
          </w:tcPr>
          <w:p w14:paraId="7188AB30" w14:textId="5F783C7B" w:rsidR="00631DCA" w:rsidRPr="00FC0091" w:rsidDel="00631DCA" w:rsidRDefault="00631DCA">
            <w:pPr>
              <w:pStyle w:val="TITOLO20"/>
              <w:rPr>
                <w:del w:id="12554" w:author="Visone Rossana (GSE)" w:date="2025-09-23T19:22:00Z" w16du:dateUtc="2025-09-23T17:22:00Z"/>
                <w:highlight w:val="yellow"/>
              </w:rPr>
              <w:pPrChange w:id="12555" w:author="Oliosi Francesco (GSE)" w:date="2025-10-13T18:19:00Z" w16du:dateUtc="2025-10-13T16:19:00Z">
                <w:pPr>
                  <w:jc w:val="both"/>
                </w:pPr>
              </w:pPrChange>
            </w:pPr>
            <w:del w:id="12556" w:author="Visone Rossana (GSE)" w:date="2025-09-23T19:21:00Z" w16du:dateUtc="2025-09-23T17:21:00Z">
              <w:r w:rsidRPr="00FC0091" w:rsidDel="00631DCA">
                <w:rPr>
                  <w:highlight w:val="yellow"/>
                </w:rPr>
                <w:delText>Soggetti privati</w:delText>
              </w:r>
            </w:del>
            <w:bookmarkStart w:id="12557" w:name="_Toc209615319"/>
            <w:bookmarkStart w:id="12558" w:name="_Toc210029639"/>
            <w:bookmarkStart w:id="12559" w:name="_Toc210029971"/>
            <w:bookmarkStart w:id="12560" w:name="_Toc210311952"/>
            <w:bookmarkStart w:id="12561" w:name="_Toc210658818"/>
            <w:bookmarkStart w:id="12562" w:name="_Toc211327356"/>
            <w:bookmarkStart w:id="12563" w:name="_Toc212462393"/>
            <w:bookmarkEnd w:id="12557"/>
            <w:bookmarkEnd w:id="12558"/>
            <w:bookmarkEnd w:id="12559"/>
            <w:bookmarkEnd w:id="12560"/>
            <w:bookmarkEnd w:id="12561"/>
            <w:bookmarkEnd w:id="12562"/>
            <w:bookmarkEnd w:id="12563"/>
          </w:p>
        </w:tc>
        <w:bookmarkStart w:id="12564" w:name="_Toc209615320"/>
        <w:bookmarkStart w:id="12565" w:name="_Toc210029640"/>
        <w:bookmarkStart w:id="12566" w:name="_Toc210029972"/>
        <w:bookmarkStart w:id="12567" w:name="_Toc210311953"/>
        <w:bookmarkStart w:id="12568" w:name="_Toc210658819"/>
        <w:bookmarkStart w:id="12569" w:name="_Toc211327357"/>
        <w:bookmarkStart w:id="12570" w:name="_Toc212462394"/>
        <w:bookmarkEnd w:id="12564"/>
        <w:bookmarkEnd w:id="12565"/>
        <w:bookmarkEnd w:id="12566"/>
        <w:bookmarkEnd w:id="12567"/>
        <w:bookmarkEnd w:id="12568"/>
        <w:bookmarkEnd w:id="12569"/>
        <w:bookmarkEnd w:id="12570"/>
      </w:tr>
    </w:tbl>
    <w:tbl>
      <w:tblPr>
        <w:tblStyle w:val="Grigliatabella2"/>
        <w:tblW w:w="9747" w:type="dxa"/>
        <w:tblLayout w:type="fixed"/>
        <w:tblLook w:val="04A0" w:firstRow="1" w:lastRow="0" w:firstColumn="1" w:lastColumn="0" w:noHBand="0" w:noVBand="1"/>
      </w:tblPr>
      <w:tblGrid>
        <w:gridCol w:w="675"/>
        <w:gridCol w:w="6237"/>
        <w:gridCol w:w="567"/>
        <w:gridCol w:w="1418"/>
        <w:gridCol w:w="850"/>
      </w:tblGrid>
      <w:tr w:rsidR="007604F6" w:rsidRPr="00FC0091" w:rsidDel="00631DCA" w14:paraId="4EA862A2" w14:textId="77777777" w:rsidTr="00631DCA">
        <w:trPr>
          <w:trHeight w:val="415"/>
          <w:del w:id="12571" w:author="Visone Rossana (GSE)" w:date="2025-09-23T19:22:00Z"/>
        </w:trPr>
        <w:tc>
          <w:tcPr>
            <w:tcW w:w="675" w:type="dxa"/>
            <w:vAlign w:val="center"/>
            <w:hideMark/>
          </w:tcPr>
          <w:p w14:paraId="0BF6074D" w14:textId="7539BCE0" w:rsidR="00FC0091" w:rsidRPr="00FC0091" w:rsidDel="00631DCA" w:rsidRDefault="00FC0091">
            <w:pPr>
              <w:pStyle w:val="TITOLO20"/>
              <w:rPr>
                <w:del w:id="12572" w:author="Visone Rossana (GSE)" w:date="2025-09-23T19:22:00Z" w16du:dateUtc="2025-09-23T17:22:00Z"/>
                <w:highlight w:val="yellow"/>
              </w:rPr>
              <w:pPrChange w:id="12573" w:author="Oliosi Francesco (GSE)" w:date="2025-10-13T18:19:00Z" w16du:dateUtc="2025-10-13T16:19:00Z">
                <w:pPr>
                  <w:jc w:val="both"/>
                </w:pPr>
              </w:pPrChange>
            </w:pPr>
            <w:del w:id="12574" w:author="Visone Rossana (GSE)" w:date="2025-09-23T19:22:00Z" w16du:dateUtc="2025-09-23T17:22:00Z">
              <w:r w:rsidRPr="00FC0091" w:rsidDel="00631DCA">
                <w:rPr>
                  <w:highlight w:val="yellow"/>
                </w:rPr>
                <w:delText>1.A</w:delText>
              </w:r>
              <w:bookmarkStart w:id="12575" w:name="_Toc209615321"/>
              <w:bookmarkStart w:id="12576" w:name="_Toc210029641"/>
              <w:bookmarkStart w:id="12577" w:name="_Toc210029973"/>
              <w:bookmarkStart w:id="12578" w:name="_Toc210311954"/>
              <w:bookmarkStart w:id="12579" w:name="_Toc210658820"/>
              <w:bookmarkStart w:id="12580" w:name="_Toc211327358"/>
              <w:bookmarkStart w:id="12581" w:name="_Toc212462395"/>
              <w:bookmarkEnd w:id="12575"/>
              <w:bookmarkEnd w:id="12576"/>
              <w:bookmarkEnd w:id="12577"/>
              <w:bookmarkEnd w:id="12578"/>
              <w:bookmarkEnd w:id="12579"/>
              <w:bookmarkEnd w:id="12580"/>
              <w:bookmarkEnd w:id="12581"/>
            </w:del>
          </w:p>
        </w:tc>
        <w:tc>
          <w:tcPr>
            <w:tcW w:w="6237" w:type="dxa"/>
            <w:vAlign w:val="center"/>
            <w:hideMark/>
          </w:tcPr>
          <w:p w14:paraId="7882DDF3" w14:textId="4EC635C7" w:rsidR="00FC0091" w:rsidRPr="00FC0091" w:rsidDel="00631DCA" w:rsidRDefault="00FC0091">
            <w:pPr>
              <w:pStyle w:val="TITOLO20"/>
              <w:rPr>
                <w:del w:id="12582" w:author="Visone Rossana (GSE)" w:date="2025-09-23T19:22:00Z" w16du:dateUtc="2025-09-23T17:22:00Z"/>
                <w:highlight w:val="yellow"/>
              </w:rPr>
              <w:pPrChange w:id="12583" w:author="Oliosi Francesco (GSE)" w:date="2025-10-13T18:19:00Z" w16du:dateUtc="2025-10-13T16:19:00Z">
                <w:pPr>
                  <w:jc w:val="both"/>
                </w:pPr>
              </w:pPrChange>
            </w:pPr>
            <w:del w:id="12584" w:author="Visone Rossana (GSE)" w:date="2025-09-23T19:22:00Z" w16du:dateUtc="2025-09-23T17:22:00Z">
              <w:r w:rsidRPr="00FC0091" w:rsidDel="00631DCA">
                <w:rPr>
                  <w:highlight w:val="yellow"/>
                </w:rPr>
                <w:delText>Isolamento termico di superfici opache delimitanti il volume climatizzato</w:delText>
              </w:r>
              <w:bookmarkStart w:id="12585" w:name="_Toc209615322"/>
              <w:bookmarkStart w:id="12586" w:name="_Toc210029642"/>
              <w:bookmarkStart w:id="12587" w:name="_Toc210029974"/>
              <w:bookmarkStart w:id="12588" w:name="_Toc210311955"/>
              <w:bookmarkStart w:id="12589" w:name="_Toc210658821"/>
              <w:bookmarkStart w:id="12590" w:name="_Toc211327359"/>
              <w:bookmarkStart w:id="12591" w:name="_Toc212462396"/>
              <w:bookmarkEnd w:id="12585"/>
              <w:bookmarkEnd w:id="12586"/>
              <w:bookmarkEnd w:id="12587"/>
              <w:bookmarkEnd w:id="12588"/>
              <w:bookmarkEnd w:id="12589"/>
              <w:bookmarkEnd w:id="12590"/>
              <w:bookmarkEnd w:id="12591"/>
            </w:del>
          </w:p>
        </w:tc>
        <w:tc>
          <w:tcPr>
            <w:tcW w:w="567" w:type="dxa"/>
            <w:vAlign w:val="center"/>
            <w:hideMark/>
          </w:tcPr>
          <w:p w14:paraId="4F89B055" w14:textId="0784F26B" w:rsidR="00FC0091" w:rsidRPr="00FC0091" w:rsidDel="00631DCA" w:rsidRDefault="00FC0091">
            <w:pPr>
              <w:pStyle w:val="TITOLO20"/>
              <w:rPr>
                <w:del w:id="12592" w:author="Visone Rossana (GSE)" w:date="2025-09-23T19:22:00Z" w16du:dateUtc="2025-09-23T17:22:00Z"/>
                <w:highlight w:val="yellow"/>
              </w:rPr>
              <w:pPrChange w:id="12593" w:author="Oliosi Francesco (GSE)" w:date="2025-10-13T18:19:00Z" w16du:dateUtc="2025-10-13T16:19:00Z">
                <w:pPr>
                  <w:jc w:val="center"/>
                </w:pPr>
              </w:pPrChange>
            </w:pPr>
            <w:del w:id="12594" w:author="Visone Rossana (GSE)" w:date="2025-09-23T19:22:00Z" w16du:dateUtc="2025-09-23T17:22:00Z">
              <w:r w:rsidRPr="00FC0091" w:rsidDel="00631DCA">
                <w:rPr>
                  <w:highlight w:val="yellow"/>
                </w:rPr>
                <w:delText>5</w:delText>
              </w:r>
              <w:bookmarkStart w:id="12595" w:name="_Toc209615323"/>
              <w:bookmarkStart w:id="12596" w:name="_Toc210029643"/>
              <w:bookmarkStart w:id="12597" w:name="_Toc210029975"/>
              <w:bookmarkStart w:id="12598" w:name="_Toc210311956"/>
              <w:bookmarkStart w:id="12599" w:name="_Toc210658822"/>
              <w:bookmarkStart w:id="12600" w:name="_Toc211327360"/>
              <w:bookmarkStart w:id="12601" w:name="_Toc212462397"/>
              <w:bookmarkEnd w:id="12595"/>
              <w:bookmarkEnd w:id="12596"/>
              <w:bookmarkEnd w:id="12597"/>
              <w:bookmarkEnd w:id="12598"/>
              <w:bookmarkEnd w:id="12599"/>
              <w:bookmarkEnd w:id="12600"/>
              <w:bookmarkEnd w:id="12601"/>
            </w:del>
          </w:p>
        </w:tc>
        <w:tc>
          <w:tcPr>
            <w:tcW w:w="1418" w:type="dxa"/>
            <w:vAlign w:val="center"/>
            <w:hideMark/>
          </w:tcPr>
          <w:p w14:paraId="703E8CDC" w14:textId="2C53788C" w:rsidR="00FC0091" w:rsidRPr="00FC0091" w:rsidDel="00631DCA" w:rsidRDefault="00FC0091">
            <w:pPr>
              <w:pStyle w:val="TITOLO20"/>
              <w:rPr>
                <w:del w:id="12602" w:author="Visone Rossana (GSE)" w:date="2025-09-23T19:22:00Z" w16du:dateUtc="2025-09-23T17:22:00Z"/>
                <w:highlight w:val="yellow"/>
              </w:rPr>
              <w:pPrChange w:id="12603" w:author="Oliosi Francesco (GSE)" w:date="2025-10-13T18:19:00Z" w16du:dateUtc="2025-10-13T16:19:00Z">
                <w:pPr>
                  <w:spacing w:line="200" w:lineRule="exact"/>
                  <w:jc w:val="center"/>
                </w:pPr>
              </w:pPrChange>
            </w:pPr>
            <w:del w:id="12604"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605" w:name="_Toc209615324"/>
              <w:bookmarkStart w:id="12606" w:name="_Toc210029644"/>
              <w:bookmarkStart w:id="12607" w:name="_Toc210029976"/>
              <w:bookmarkStart w:id="12608" w:name="_Toc210311957"/>
              <w:bookmarkStart w:id="12609" w:name="_Toc210658823"/>
              <w:bookmarkStart w:id="12610" w:name="_Toc211327361"/>
              <w:bookmarkStart w:id="12611" w:name="_Toc212462398"/>
              <w:bookmarkEnd w:id="12605"/>
              <w:bookmarkEnd w:id="12606"/>
              <w:bookmarkEnd w:id="12607"/>
              <w:bookmarkEnd w:id="12608"/>
              <w:bookmarkEnd w:id="12609"/>
              <w:bookmarkEnd w:id="12610"/>
              <w:bookmarkEnd w:id="12611"/>
            </w:del>
          </w:p>
        </w:tc>
        <w:tc>
          <w:tcPr>
            <w:tcW w:w="850" w:type="dxa"/>
            <w:vAlign w:val="center"/>
            <w:hideMark/>
          </w:tcPr>
          <w:p w14:paraId="2AAEC7EA" w14:textId="6E7B7E2F" w:rsidR="00FC0091" w:rsidRPr="00FC0091" w:rsidDel="00631DCA" w:rsidRDefault="00FC0091">
            <w:pPr>
              <w:pStyle w:val="TITOLO20"/>
              <w:rPr>
                <w:del w:id="12612" w:author="Visone Rossana (GSE)" w:date="2025-09-23T19:22:00Z" w16du:dateUtc="2025-09-23T17:22:00Z"/>
                <w:highlight w:val="yellow"/>
              </w:rPr>
              <w:pPrChange w:id="12613" w:author="Oliosi Francesco (GSE)" w:date="2025-10-13T18:19:00Z" w16du:dateUtc="2025-10-13T16:19:00Z">
                <w:pPr>
                  <w:jc w:val="center"/>
                </w:pPr>
              </w:pPrChange>
            </w:pPr>
            <w:del w:id="12614" w:author="Visone Rossana (GSE)" w:date="2025-09-23T19:22:00Z" w16du:dateUtc="2025-09-23T17:22:00Z">
              <w:r w:rsidRPr="00FC0091" w:rsidDel="00631DCA">
                <w:rPr>
                  <w:highlight w:val="yellow"/>
                </w:rPr>
                <w:delText>-</w:delText>
              </w:r>
              <w:bookmarkStart w:id="12615" w:name="_Toc209615325"/>
              <w:bookmarkStart w:id="12616" w:name="_Toc210029645"/>
              <w:bookmarkStart w:id="12617" w:name="_Toc210029977"/>
              <w:bookmarkStart w:id="12618" w:name="_Toc210311958"/>
              <w:bookmarkStart w:id="12619" w:name="_Toc210658824"/>
              <w:bookmarkStart w:id="12620" w:name="_Toc211327362"/>
              <w:bookmarkStart w:id="12621" w:name="_Toc212462399"/>
              <w:bookmarkEnd w:id="12615"/>
              <w:bookmarkEnd w:id="12616"/>
              <w:bookmarkEnd w:id="12617"/>
              <w:bookmarkEnd w:id="12618"/>
              <w:bookmarkEnd w:id="12619"/>
              <w:bookmarkEnd w:id="12620"/>
              <w:bookmarkEnd w:id="12621"/>
            </w:del>
          </w:p>
        </w:tc>
        <w:bookmarkStart w:id="12622" w:name="_Toc209615326"/>
        <w:bookmarkStart w:id="12623" w:name="_Toc210029646"/>
        <w:bookmarkStart w:id="12624" w:name="_Toc210029978"/>
        <w:bookmarkStart w:id="12625" w:name="_Toc210311959"/>
        <w:bookmarkStart w:id="12626" w:name="_Toc210658825"/>
        <w:bookmarkStart w:id="12627" w:name="_Toc211327363"/>
        <w:bookmarkStart w:id="12628" w:name="_Toc212462400"/>
        <w:bookmarkEnd w:id="12622"/>
        <w:bookmarkEnd w:id="12623"/>
        <w:bookmarkEnd w:id="12624"/>
        <w:bookmarkEnd w:id="12625"/>
        <w:bookmarkEnd w:id="12626"/>
        <w:bookmarkEnd w:id="12627"/>
        <w:bookmarkEnd w:id="12628"/>
      </w:tr>
      <w:tr w:rsidR="007604F6" w:rsidRPr="00FC0091" w:rsidDel="00631DCA" w14:paraId="2CDCAF4E" w14:textId="77777777" w:rsidTr="00631DCA">
        <w:trPr>
          <w:trHeight w:val="520"/>
          <w:del w:id="12629" w:author="Visone Rossana (GSE)" w:date="2025-09-23T19:22:00Z"/>
        </w:trPr>
        <w:tc>
          <w:tcPr>
            <w:tcW w:w="675" w:type="dxa"/>
            <w:vAlign w:val="center"/>
            <w:hideMark/>
          </w:tcPr>
          <w:p w14:paraId="18BF4DD3" w14:textId="19902194" w:rsidR="00FC0091" w:rsidRPr="00FC0091" w:rsidDel="00631DCA" w:rsidRDefault="00FC0091">
            <w:pPr>
              <w:pStyle w:val="TITOLO20"/>
              <w:rPr>
                <w:del w:id="12630" w:author="Visone Rossana (GSE)" w:date="2025-09-23T19:22:00Z" w16du:dateUtc="2025-09-23T17:22:00Z"/>
                <w:highlight w:val="yellow"/>
              </w:rPr>
              <w:pPrChange w:id="12631" w:author="Oliosi Francesco (GSE)" w:date="2025-10-13T18:19:00Z" w16du:dateUtc="2025-10-13T16:19:00Z">
                <w:pPr>
                  <w:jc w:val="both"/>
                </w:pPr>
              </w:pPrChange>
            </w:pPr>
            <w:del w:id="12632" w:author="Visone Rossana (GSE)" w:date="2025-09-23T19:22:00Z" w16du:dateUtc="2025-09-23T17:22:00Z">
              <w:r w:rsidRPr="00FC0091" w:rsidDel="00631DCA">
                <w:rPr>
                  <w:highlight w:val="yellow"/>
                </w:rPr>
                <w:delText>1.B</w:delText>
              </w:r>
              <w:bookmarkStart w:id="12633" w:name="_Toc209615327"/>
              <w:bookmarkStart w:id="12634" w:name="_Toc210029647"/>
              <w:bookmarkStart w:id="12635" w:name="_Toc210029979"/>
              <w:bookmarkStart w:id="12636" w:name="_Toc210311960"/>
              <w:bookmarkStart w:id="12637" w:name="_Toc210658826"/>
              <w:bookmarkStart w:id="12638" w:name="_Toc211327364"/>
              <w:bookmarkStart w:id="12639" w:name="_Toc212462401"/>
              <w:bookmarkEnd w:id="12633"/>
              <w:bookmarkEnd w:id="12634"/>
              <w:bookmarkEnd w:id="12635"/>
              <w:bookmarkEnd w:id="12636"/>
              <w:bookmarkEnd w:id="12637"/>
              <w:bookmarkEnd w:id="12638"/>
              <w:bookmarkEnd w:id="12639"/>
            </w:del>
          </w:p>
        </w:tc>
        <w:tc>
          <w:tcPr>
            <w:tcW w:w="6237" w:type="dxa"/>
            <w:vAlign w:val="center"/>
            <w:hideMark/>
          </w:tcPr>
          <w:p w14:paraId="7E194F2C" w14:textId="3DA342B7" w:rsidR="00FC0091" w:rsidRPr="00FC0091" w:rsidDel="00631DCA" w:rsidRDefault="00FC0091">
            <w:pPr>
              <w:pStyle w:val="TITOLO20"/>
              <w:rPr>
                <w:del w:id="12640" w:author="Visone Rossana (GSE)" w:date="2025-09-23T19:22:00Z" w16du:dateUtc="2025-09-23T17:22:00Z"/>
                <w:highlight w:val="yellow"/>
              </w:rPr>
              <w:pPrChange w:id="12641" w:author="Oliosi Francesco (GSE)" w:date="2025-10-13T18:19:00Z" w16du:dateUtc="2025-10-13T16:19:00Z">
                <w:pPr>
                  <w:jc w:val="both"/>
                </w:pPr>
              </w:pPrChange>
            </w:pPr>
            <w:del w:id="12642" w:author="Visone Rossana (GSE)" w:date="2025-09-23T19:22:00Z" w16du:dateUtc="2025-09-23T17:22:00Z">
              <w:r w:rsidRPr="00FC0091" w:rsidDel="00631DCA">
                <w:rPr>
                  <w:highlight w:val="yellow"/>
                </w:rPr>
                <w:delText>Sostituzione di chiusure trasparenti comprensive di infissi delimitanti il volume climatizzato</w:delText>
              </w:r>
              <w:bookmarkStart w:id="12643" w:name="_Toc209615328"/>
              <w:bookmarkStart w:id="12644" w:name="_Toc210029648"/>
              <w:bookmarkStart w:id="12645" w:name="_Toc210029980"/>
              <w:bookmarkStart w:id="12646" w:name="_Toc210311961"/>
              <w:bookmarkStart w:id="12647" w:name="_Toc210658827"/>
              <w:bookmarkStart w:id="12648" w:name="_Toc211327365"/>
              <w:bookmarkStart w:id="12649" w:name="_Toc212462402"/>
              <w:bookmarkEnd w:id="12643"/>
              <w:bookmarkEnd w:id="12644"/>
              <w:bookmarkEnd w:id="12645"/>
              <w:bookmarkEnd w:id="12646"/>
              <w:bookmarkEnd w:id="12647"/>
              <w:bookmarkEnd w:id="12648"/>
              <w:bookmarkEnd w:id="12649"/>
            </w:del>
          </w:p>
        </w:tc>
        <w:tc>
          <w:tcPr>
            <w:tcW w:w="567" w:type="dxa"/>
            <w:vAlign w:val="center"/>
            <w:hideMark/>
          </w:tcPr>
          <w:p w14:paraId="2BFF3BAE" w14:textId="1AAEC201" w:rsidR="00FC0091" w:rsidRPr="00FC0091" w:rsidDel="00631DCA" w:rsidRDefault="00FC0091">
            <w:pPr>
              <w:pStyle w:val="TITOLO20"/>
              <w:rPr>
                <w:del w:id="12650" w:author="Visone Rossana (GSE)" w:date="2025-09-23T19:22:00Z" w16du:dateUtc="2025-09-23T17:22:00Z"/>
                <w:highlight w:val="yellow"/>
              </w:rPr>
              <w:pPrChange w:id="12651" w:author="Oliosi Francesco (GSE)" w:date="2025-10-13T18:19:00Z" w16du:dateUtc="2025-10-13T16:19:00Z">
                <w:pPr>
                  <w:jc w:val="center"/>
                </w:pPr>
              </w:pPrChange>
            </w:pPr>
            <w:del w:id="12652" w:author="Visone Rossana (GSE)" w:date="2025-09-23T19:22:00Z" w16du:dateUtc="2025-09-23T17:22:00Z">
              <w:r w:rsidRPr="00FC0091" w:rsidDel="00631DCA">
                <w:rPr>
                  <w:highlight w:val="yellow"/>
                </w:rPr>
                <w:delText>5</w:delText>
              </w:r>
              <w:bookmarkStart w:id="12653" w:name="_Toc209615329"/>
              <w:bookmarkStart w:id="12654" w:name="_Toc210029649"/>
              <w:bookmarkStart w:id="12655" w:name="_Toc210029981"/>
              <w:bookmarkStart w:id="12656" w:name="_Toc210311962"/>
              <w:bookmarkStart w:id="12657" w:name="_Toc210658828"/>
              <w:bookmarkStart w:id="12658" w:name="_Toc211327366"/>
              <w:bookmarkStart w:id="12659" w:name="_Toc212462403"/>
              <w:bookmarkEnd w:id="12653"/>
              <w:bookmarkEnd w:id="12654"/>
              <w:bookmarkEnd w:id="12655"/>
              <w:bookmarkEnd w:id="12656"/>
              <w:bookmarkEnd w:id="12657"/>
              <w:bookmarkEnd w:id="12658"/>
              <w:bookmarkEnd w:id="12659"/>
            </w:del>
          </w:p>
        </w:tc>
        <w:tc>
          <w:tcPr>
            <w:tcW w:w="1418" w:type="dxa"/>
            <w:vAlign w:val="center"/>
            <w:hideMark/>
          </w:tcPr>
          <w:p w14:paraId="79A13CE0" w14:textId="3D221BAF" w:rsidR="00FC0091" w:rsidRPr="00FC0091" w:rsidDel="00631DCA" w:rsidRDefault="00FC0091">
            <w:pPr>
              <w:pStyle w:val="TITOLO20"/>
              <w:rPr>
                <w:del w:id="12660" w:author="Visone Rossana (GSE)" w:date="2025-09-23T19:22:00Z" w16du:dateUtc="2025-09-23T17:22:00Z"/>
                <w:highlight w:val="yellow"/>
              </w:rPr>
              <w:pPrChange w:id="12661" w:author="Oliosi Francesco (GSE)" w:date="2025-10-13T18:19:00Z" w16du:dateUtc="2025-10-13T16:19:00Z">
                <w:pPr>
                  <w:spacing w:line="200" w:lineRule="exact"/>
                  <w:jc w:val="center"/>
                </w:pPr>
              </w:pPrChange>
            </w:pPr>
            <w:del w:id="12662"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663" w:name="_Toc209615330"/>
              <w:bookmarkStart w:id="12664" w:name="_Toc210029650"/>
              <w:bookmarkStart w:id="12665" w:name="_Toc210029982"/>
              <w:bookmarkStart w:id="12666" w:name="_Toc210311963"/>
              <w:bookmarkStart w:id="12667" w:name="_Toc210658829"/>
              <w:bookmarkStart w:id="12668" w:name="_Toc211327367"/>
              <w:bookmarkStart w:id="12669" w:name="_Toc212462404"/>
              <w:bookmarkEnd w:id="12663"/>
              <w:bookmarkEnd w:id="12664"/>
              <w:bookmarkEnd w:id="12665"/>
              <w:bookmarkEnd w:id="12666"/>
              <w:bookmarkEnd w:id="12667"/>
              <w:bookmarkEnd w:id="12668"/>
              <w:bookmarkEnd w:id="12669"/>
            </w:del>
          </w:p>
        </w:tc>
        <w:tc>
          <w:tcPr>
            <w:tcW w:w="850" w:type="dxa"/>
            <w:vAlign w:val="center"/>
            <w:hideMark/>
          </w:tcPr>
          <w:p w14:paraId="39A96632" w14:textId="1619423A" w:rsidR="00FC0091" w:rsidRPr="00FC0091" w:rsidDel="00631DCA" w:rsidRDefault="00FC0091">
            <w:pPr>
              <w:pStyle w:val="TITOLO20"/>
              <w:rPr>
                <w:del w:id="12670" w:author="Visone Rossana (GSE)" w:date="2025-09-23T19:22:00Z" w16du:dateUtc="2025-09-23T17:22:00Z"/>
                <w:highlight w:val="yellow"/>
              </w:rPr>
              <w:pPrChange w:id="12671" w:author="Oliosi Francesco (GSE)" w:date="2025-10-13T18:19:00Z" w16du:dateUtc="2025-10-13T16:19:00Z">
                <w:pPr>
                  <w:jc w:val="center"/>
                </w:pPr>
              </w:pPrChange>
            </w:pPr>
            <w:del w:id="12672" w:author="Visone Rossana (GSE)" w:date="2025-09-23T19:22:00Z" w16du:dateUtc="2025-09-23T17:22:00Z">
              <w:r w:rsidRPr="00FC0091" w:rsidDel="00631DCA">
                <w:rPr>
                  <w:highlight w:val="yellow"/>
                </w:rPr>
                <w:delText>-</w:delText>
              </w:r>
              <w:bookmarkStart w:id="12673" w:name="_Toc209615331"/>
              <w:bookmarkStart w:id="12674" w:name="_Toc210029651"/>
              <w:bookmarkStart w:id="12675" w:name="_Toc210029983"/>
              <w:bookmarkStart w:id="12676" w:name="_Toc210311964"/>
              <w:bookmarkStart w:id="12677" w:name="_Toc210658830"/>
              <w:bookmarkStart w:id="12678" w:name="_Toc211327368"/>
              <w:bookmarkStart w:id="12679" w:name="_Toc212462405"/>
              <w:bookmarkEnd w:id="12673"/>
              <w:bookmarkEnd w:id="12674"/>
              <w:bookmarkEnd w:id="12675"/>
              <w:bookmarkEnd w:id="12676"/>
              <w:bookmarkEnd w:id="12677"/>
              <w:bookmarkEnd w:id="12678"/>
              <w:bookmarkEnd w:id="12679"/>
            </w:del>
          </w:p>
        </w:tc>
        <w:bookmarkStart w:id="12680" w:name="_Toc209615332"/>
        <w:bookmarkStart w:id="12681" w:name="_Toc210029652"/>
        <w:bookmarkStart w:id="12682" w:name="_Toc210029984"/>
        <w:bookmarkStart w:id="12683" w:name="_Toc210311965"/>
        <w:bookmarkStart w:id="12684" w:name="_Toc210658831"/>
        <w:bookmarkStart w:id="12685" w:name="_Toc211327369"/>
        <w:bookmarkStart w:id="12686" w:name="_Toc212462406"/>
        <w:bookmarkEnd w:id="12680"/>
        <w:bookmarkEnd w:id="12681"/>
        <w:bookmarkEnd w:id="12682"/>
        <w:bookmarkEnd w:id="12683"/>
        <w:bookmarkEnd w:id="12684"/>
        <w:bookmarkEnd w:id="12685"/>
        <w:bookmarkEnd w:id="12686"/>
      </w:tr>
      <w:tr w:rsidR="007604F6" w:rsidRPr="00FC0091" w:rsidDel="00631DCA" w14:paraId="293DFDA2" w14:textId="77777777" w:rsidTr="00631DCA">
        <w:trPr>
          <w:trHeight w:val="593"/>
          <w:del w:id="12687" w:author="Visone Rossana (GSE)" w:date="2025-09-23T19:22:00Z"/>
        </w:trPr>
        <w:tc>
          <w:tcPr>
            <w:tcW w:w="675" w:type="dxa"/>
            <w:vAlign w:val="center"/>
            <w:hideMark/>
          </w:tcPr>
          <w:p w14:paraId="64F89B3E" w14:textId="114F670C" w:rsidR="00FC0091" w:rsidRPr="00FC0091" w:rsidDel="00631DCA" w:rsidRDefault="00FC0091">
            <w:pPr>
              <w:pStyle w:val="TITOLO20"/>
              <w:rPr>
                <w:del w:id="12688" w:author="Visone Rossana (GSE)" w:date="2025-09-23T19:22:00Z" w16du:dateUtc="2025-09-23T17:22:00Z"/>
                <w:highlight w:val="yellow"/>
              </w:rPr>
              <w:pPrChange w:id="12689" w:author="Oliosi Francesco (GSE)" w:date="2025-10-13T18:19:00Z" w16du:dateUtc="2025-10-13T16:19:00Z">
                <w:pPr>
                  <w:jc w:val="both"/>
                </w:pPr>
              </w:pPrChange>
            </w:pPr>
            <w:del w:id="12690" w:author="Visone Rossana (GSE)" w:date="2025-09-23T19:22:00Z" w16du:dateUtc="2025-09-23T17:22:00Z">
              <w:r w:rsidRPr="00FC0091" w:rsidDel="00631DCA">
                <w:rPr>
                  <w:highlight w:val="yellow"/>
                </w:rPr>
                <w:delText>1.C</w:delText>
              </w:r>
              <w:bookmarkStart w:id="12691" w:name="_Toc209615333"/>
              <w:bookmarkStart w:id="12692" w:name="_Toc210029653"/>
              <w:bookmarkStart w:id="12693" w:name="_Toc210029985"/>
              <w:bookmarkStart w:id="12694" w:name="_Toc210311966"/>
              <w:bookmarkStart w:id="12695" w:name="_Toc210658832"/>
              <w:bookmarkStart w:id="12696" w:name="_Toc211327370"/>
              <w:bookmarkStart w:id="12697" w:name="_Toc212462407"/>
              <w:bookmarkEnd w:id="12691"/>
              <w:bookmarkEnd w:id="12692"/>
              <w:bookmarkEnd w:id="12693"/>
              <w:bookmarkEnd w:id="12694"/>
              <w:bookmarkEnd w:id="12695"/>
              <w:bookmarkEnd w:id="12696"/>
              <w:bookmarkEnd w:id="12697"/>
            </w:del>
          </w:p>
        </w:tc>
        <w:tc>
          <w:tcPr>
            <w:tcW w:w="6237" w:type="dxa"/>
            <w:vAlign w:val="center"/>
            <w:hideMark/>
          </w:tcPr>
          <w:p w14:paraId="30688A97" w14:textId="250CECA9" w:rsidR="00FC0091" w:rsidRPr="00FC0091" w:rsidDel="00631DCA" w:rsidRDefault="00FC0091">
            <w:pPr>
              <w:pStyle w:val="TITOLO20"/>
              <w:rPr>
                <w:del w:id="12698" w:author="Visone Rossana (GSE)" w:date="2025-09-23T19:22:00Z" w16du:dateUtc="2025-09-23T17:22:00Z"/>
                <w:highlight w:val="yellow"/>
              </w:rPr>
              <w:pPrChange w:id="12699" w:author="Oliosi Francesco (GSE)" w:date="2025-10-13T18:19:00Z" w16du:dateUtc="2025-10-13T16:19:00Z">
                <w:pPr>
                  <w:jc w:val="both"/>
                </w:pPr>
              </w:pPrChange>
            </w:pPr>
            <w:del w:id="12700" w:author="Visone Rossana (GSE)" w:date="2025-09-23T19:22:00Z" w16du:dateUtc="2025-09-23T17:22:00Z">
              <w:r w:rsidRPr="00FC0091" w:rsidDel="00631DCA">
                <w:rPr>
                  <w:highlight w:val="yellow"/>
                </w:rPr>
                <w:delText>Sostituzione di impianti di climatizzazione invernale con generatori di calore a condensazione</w:delText>
              </w:r>
              <w:bookmarkStart w:id="12701" w:name="_Toc209615334"/>
              <w:bookmarkStart w:id="12702" w:name="_Toc210029654"/>
              <w:bookmarkStart w:id="12703" w:name="_Toc210029986"/>
              <w:bookmarkStart w:id="12704" w:name="_Toc210311967"/>
              <w:bookmarkStart w:id="12705" w:name="_Toc210658833"/>
              <w:bookmarkStart w:id="12706" w:name="_Toc211327371"/>
              <w:bookmarkStart w:id="12707" w:name="_Toc212462408"/>
              <w:bookmarkEnd w:id="12701"/>
              <w:bookmarkEnd w:id="12702"/>
              <w:bookmarkEnd w:id="12703"/>
              <w:bookmarkEnd w:id="12704"/>
              <w:bookmarkEnd w:id="12705"/>
              <w:bookmarkEnd w:id="12706"/>
              <w:bookmarkEnd w:id="12707"/>
            </w:del>
          </w:p>
        </w:tc>
        <w:tc>
          <w:tcPr>
            <w:tcW w:w="567" w:type="dxa"/>
            <w:vAlign w:val="center"/>
            <w:hideMark/>
          </w:tcPr>
          <w:p w14:paraId="3599A05E" w14:textId="5249766D" w:rsidR="00FC0091" w:rsidRPr="00FC0091" w:rsidDel="00631DCA" w:rsidRDefault="00FC0091">
            <w:pPr>
              <w:pStyle w:val="TITOLO20"/>
              <w:rPr>
                <w:del w:id="12708" w:author="Visone Rossana (GSE)" w:date="2025-09-23T19:22:00Z" w16du:dateUtc="2025-09-23T17:22:00Z"/>
                <w:highlight w:val="yellow"/>
              </w:rPr>
              <w:pPrChange w:id="12709" w:author="Oliosi Francesco (GSE)" w:date="2025-10-13T18:19:00Z" w16du:dateUtc="2025-10-13T16:19:00Z">
                <w:pPr>
                  <w:jc w:val="center"/>
                </w:pPr>
              </w:pPrChange>
            </w:pPr>
            <w:del w:id="12710" w:author="Visone Rossana (GSE)" w:date="2025-09-23T19:22:00Z" w16du:dateUtc="2025-09-23T17:22:00Z">
              <w:r w:rsidRPr="00FC0091" w:rsidDel="00631DCA">
                <w:rPr>
                  <w:highlight w:val="yellow"/>
                </w:rPr>
                <w:delText>5</w:delText>
              </w:r>
              <w:bookmarkStart w:id="12711" w:name="_Toc209615335"/>
              <w:bookmarkStart w:id="12712" w:name="_Toc210029655"/>
              <w:bookmarkStart w:id="12713" w:name="_Toc210029987"/>
              <w:bookmarkStart w:id="12714" w:name="_Toc210311968"/>
              <w:bookmarkStart w:id="12715" w:name="_Toc210658834"/>
              <w:bookmarkStart w:id="12716" w:name="_Toc211327372"/>
              <w:bookmarkStart w:id="12717" w:name="_Toc212462409"/>
              <w:bookmarkEnd w:id="12711"/>
              <w:bookmarkEnd w:id="12712"/>
              <w:bookmarkEnd w:id="12713"/>
              <w:bookmarkEnd w:id="12714"/>
              <w:bookmarkEnd w:id="12715"/>
              <w:bookmarkEnd w:id="12716"/>
              <w:bookmarkEnd w:id="12717"/>
            </w:del>
          </w:p>
        </w:tc>
        <w:tc>
          <w:tcPr>
            <w:tcW w:w="1418" w:type="dxa"/>
            <w:vAlign w:val="center"/>
            <w:hideMark/>
          </w:tcPr>
          <w:p w14:paraId="61AA03FF" w14:textId="0A0BCE7F" w:rsidR="00FC0091" w:rsidRPr="00FC0091" w:rsidDel="00631DCA" w:rsidRDefault="00FC0091">
            <w:pPr>
              <w:pStyle w:val="TITOLO20"/>
              <w:rPr>
                <w:del w:id="12718" w:author="Visone Rossana (GSE)" w:date="2025-09-23T19:22:00Z" w16du:dateUtc="2025-09-23T17:22:00Z"/>
                <w:highlight w:val="yellow"/>
              </w:rPr>
              <w:pPrChange w:id="12719" w:author="Oliosi Francesco (GSE)" w:date="2025-10-13T18:19:00Z" w16du:dateUtc="2025-10-13T16:19:00Z">
                <w:pPr>
                  <w:spacing w:line="200" w:lineRule="exact"/>
                  <w:jc w:val="center"/>
                </w:pPr>
              </w:pPrChange>
            </w:pPr>
            <w:del w:id="12720"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721" w:name="_Toc209615336"/>
              <w:bookmarkStart w:id="12722" w:name="_Toc210029656"/>
              <w:bookmarkStart w:id="12723" w:name="_Toc210029988"/>
              <w:bookmarkStart w:id="12724" w:name="_Toc210311969"/>
              <w:bookmarkStart w:id="12725" w:name="_Toc210658835"/>
              <w:bookmarkStart w:id="12726" w:name="_Toc211327373"/>
              <w:bookmarkStart w:id="12727" w:name="_Toc212462410"/>
              <w:bookmarkEnd w:id="12721"/>
              <w:bookmarkEnd w:id="12722"/>
              <w:bookmarkEnd w:id="12723"/>
              <w:bookmarkEnd w:id="12724"/>
              <w:bookmarkEnd w:id="12725"/>
              <w:bookmarkEnd w:id="12726"/>
              <w:bookmarkEnd w:id="12727"/>
            </w:del>
          </w:p>
        </w:tc>
        <w:tc>
          <w:tcPr>
            <w:tcW w:w="850" w:type="dxa"/>
            <w:vAlign w:val="center"/>
            <w:hideMark/>
          </w:tcPr>
          <w:p w14:paraId="52684346" w14:textId="7B06C054" w:rsidR="00FC0091" w:rsidRPr="00FC0091" w:rsidDel="00631DCA" w:rsidRDefault="00FC0091">
            <w:pPr>
              <w:pStyle w:val="TITOLO20"/>
              <w:rPr>
                <w:del w:id="12728" w:author="Visone Rossana (GSE)" w:date="2025-09-23T19:22:00Z" w16du:dateUtc="2025-09-23T17:22:00Z"/>
                <w:highlight w:val="yellow"/>
              </w:rPr>
              <w:pPrChange w:id="12729" w:author="Oliosi Francesco (GSE)" w:date="2025-10-13T18:19:00Z" w16du:dateUtc="2025-10-13T16:19:00Z">
                <w:pPr>
                  <w:jc w:val="center"/>
                </w:pPr>
              </w:pPrChange>
            </w:pPr>
            <w:del w:id="12730" w:author="Visone Rossana (GSE)" w:date="2025-09-23T19:22:00Z" w16du:dateUtc="2025-09-23T17:22:00Z">
              <w:r w:rsidRPr="00FC0091" w:rsidDel="00631DCA">
                <w:rPr>
                  <w:highlight w:val="yellow"/>
                </w:rPr>
                <w:delText>-</w:delText>
              </w:r>
              <w:bookmarkStart w:id="12731" w:name="_Toc209615337"/>
              <w:bookmarkStart w:id="12732" w:name="_Toc210029657"/>
              <w:bookmarkStart w:id="12733" w:name="_Toc210029989"/>
              <w:bookmarkStart w:id="12734" w:name="_Toc210311970"/>
              <w:bookmarkStart w:id="12735" w:name="_Toc210658836"/>
              <w:bookmarkStart w:id="12736" w:name="_Toc211327374"/>
              <w:bookmarkStart w:id="12737" w:name="_Toc212462411"/>
              <w:bookmarkEnd w:id="12731"/>
              <w:bookmarkEnd w:id="12732"/>
              <w:bookmarkEnd w:id="12733"/>
              <w:bookmarkEnd w:id="12734"/>
              <w:bookmarkEnd w:id="12735"/>
              <w:bookmarkEnd w:id="12736"/>
              <w:bookmarkEnd w:id="12737"/>
            </w:del>
          </w:p>
        </w:tc>
        <w:bookmarkStart w:id="12738" w:name="_Toc209615338"/>
        <w:bookmarkStart w:id="12739" w:name="_Toc210029658"/>
        <w:bookmarkStart w:id="12740" w:name="_Toc210029990"/>
        <w:bookmarkStart w:id="12741" w:name="_Toc210311971"/>
        <w:bookmarkStart w:id="12742" w:name="_Toc210658837"/>
        <w:bookmarkStart w:id="12743" w:name="_Toc211327375"/>
        <w:bookmarkStart w:id="12744" w:name="_Toc212462412"/>
        <w:bookmarkEnd w:id="12738"/>
        <w:bookmarkEnd w:id="12739"/>
        <w:bookmarkEnd w:id="12740"/>
        <w:bookmarkEnd w:id="12741"/>
        <w:bookmarkEnd w:id="12742"/>
        <w:bookmarkEnd w:id="12743"/>
        <w:bookmarkEnd w:id="12744"/>
      </w:tr>
      <w:tr w:rsidR="007604F6" w:rsidRPr="00FC0091" w:rsidDel="00631DCA" w14:paraId="4A37EF77" w14:textId="77777777" w:rsidTr="00631DCA">
        <w:trPr>
          <w:trHeight w:val="684"/>
          <w:del w:id="12745" w:author="Visone Rossana (GSE)" w:date="2025-09-23T19:22:00Z"/>
        </w:trPr>
        <w:tc>
          <w:tcPr>
            <w:tcW w:w="675" w:type="dxa"/>
            <w:vAlign w:val="center"/>
            <w:hideMark/>
          </w:tcPr>
          <w:p w14:paraId="14D2131A" w14:textId="7F16D4AD" w:rsidR="00FC0091" w:rsidRPr="00FC0091" w:rsidDel="00631DCA" w:rsidRDefault="00FC0091">
            <w:pPr>
              <w:pStyle w:val="TITOLO20"/>
              <w:rPr>
                <w:del w:id="12746" w:author="Visone Rossana (GSE)" w:date="2025-09-23T19:22:00Z" w16du:dateUtc="2025-09-23T17:22:00Z"/>
                <w:highlight w:val="yellow"/>
              </w:rPr>
              <w:pPrChange w:id="12747" w:author="Oliosi Francesco (GSE)" w:date="2025-10-13T18:19:00Z" w16du:dateUtc="2025-10-13T16:19:00Z">
                <w:pPr>
                  <w:jc w:val="both"/>
                </w:pPr>
              </w:pPrChange>
            </w:pPr>
            <w:del w:id="12748" w:author="Visone Rossana (GSE)" w:date="2025-09-23T19:22:00Z" w16du:dateUtc="2025-09-23T17:22:00Z">
              <w:r w:rsidRPr="00FC0091" w:rsidDel="00631DCA">
                <w:rPr>
                  <w:highlight w:val="yellow"/>
                </w:rPr>
                <w:delText>1.D</w:delText>
              </w:r>
              <w:bookmarkStart w:id="12749" w:name="_Toc209615339"/>
              <w:bookmarkStart w:id="12750" w:name="_Toc210029659"/>
              <w:bookmarkStart w:id="12751" w:name="_Toc210029991"/>
              <w:bookmarkStart w:id="12752" w:name="_Toc210311972"/>
              <w:bookmarkStart w:id="12753" w:name="_Toc210658838"/>
              <w:bookmarkStart w:id="12754" w:name="_Toc211327376"/>
              <w:bookmarkStart w:id="12755" w:name="_Toc212462413"/>
              <w:bookmarkEnd w:id="12749"/>
              <w:bookmarkEnd w:id="12750"/>
              <w:bookmarkEnd w:id="12751"/>
              <w:bookmarkEnd w:id="12752"/>
              <w:bookmarkEnd w:id="12753"/>
              <w:bookmarkEnd w:id="12754"/>
              <w:bookmarkEnd w:id="12755"/>
            </w:del>
          </w:p>
        </w:tc>
        <w:tc>
          <w:tcPr>
            <w:tcW w:w="6237" w:type="dxa"/>
            <w:vAlign w:val="center"/>
            <w:hideMark/>
          </w:tcPr>
          <w:p w14:paraId="5A338C35" w14:textId="10B43BBF" w:rsidR="00FC0091" w:rsidRPr="00FC0091" w:rsidDel="00631DCA" w:rsidRDefault="00FC0091">
            <w:pPr>
              <w:pStyle w:val="TITOLO20"/>
              <w:rPr>
                <w:del w:id="12756" w:author="Visone Rossana (GSE)" w:date="2025-09-23T19:22:00Z" w16du:dateUtc="2025-09-23T17:22:00Z"/>
                <w:highlight w:val="yellow"/>
              </w:rPr>
              <w:pPrChange w:id="12757" w:author="Oliosi Francesco (GSE)" w:date="2025-10-13T18:19:00Z" w16du:dateUtc="2025-10-13T16:19:00Z">
                <w:pPr>
                  <w:jc w:val="both"/>
                </w:pPr>
              </w:pPrChange>
            </w:pPr>
            <w:del w:id="12758" w:author="Visone Rossana (GSE)" w:date="2025-09-23T19:22:00Z" w16du:dateUtc="2025-09-23T17:22:00Z">
              <w:r w:rsidRPr="00FC0091" w:rsidDel="00631DCA">
                <w:rPr>
                  <w:highlight w:val="yellow"/>
                </w:rPr>
                <w:delText>Installazione di sistemi di schermatura e/o ombreggiamento di chiusure trasparenti con esposizione da ESE a O, fissi o mobili, non trasportabili</w:delText>
              </w:r>
              <w:bookmarkStart w:id="12759" w:name="_Toc209615340"/>
              <w:bookmarkStart w:id="12760" w:name="_Toc210029660"/>
              <w:bookmarkStart w:id="12761" w:name="_Toc210029992"/>
              <w:bookmarkStart w:id="12762" w:name="_Toc210311973"/>
              <w:bookmarkStart w:id="12763" w:name="_Toc210658839"/>
              <w:bookmarkStart w:id="12764" w:name="_Toc211327377"/>
              <w:bookmarkStart w:id="12765" w:name="_Toc212462414"/>
              <w:bookmarkEnd w:id="12759"/>
              <w:bookmarkEnd w:id="12760"/>
              <w:bookmarkEnd w:id="12761"/>
              <w:bookmarkEnd w:id="12762"/>
              <w:bookmarkEnd w:id="12763"/>
              <w:bookmarkEnd w:id="12764"/>
              <w:bookmarkEnd w:id="12765"/>
            </w:del>
          </w:p>
        </w:tc>
        <w:tc>
          <w:tcPr>
            <w:tcW w:w="567" w:type="dxa"/>
            <w:vAlign w:val="center"/>
            <w:hideMark/>
          </w:tcPr>
          <w:p w14:paraId="0696BD33" w14:textId="4E2324CF" w:rsidR="00FC0091" w:rsidRPr="00FC0091" w:rsidDel="00631DCA" w:rsidRDefault="00FC0091">
            <w:pPr>
              <w:pStyle w:val="TITOLO20"/>
              <w:rPr>
                <w:del w:id="12766" w:author="Visone Rossana (GSE)" w:date="2025-09-23T19:22:00Z" w16du:dateUtc="2025-09-23T17:22:00Z"/>
                <w:highlight w:val="yellow"/>
              </w:rPr>
              <w:pPrChange w:id="12767" w:author="Oliosi Francesco (GSE)" w:date="2025-10-13T18:19:00Z" w16du:dateUtc="2025-10-13T16:19:00Z">
                <w:pPr>
                  <w:jc w:val="center"/>
                </w:pPr>
              </w:pPrChange>
            </w:pPr>
            <w:del w:id="12768" w:author="Visone Rossana (GSE)" w:date="2025-09-23T19:22:00Z" w16du:dateUtc="2025-09-23T17:22:00Z">
              <w:r w:rsidRPr="00FC0091" w:rsidDel="00631DCA">
                <w:rPr>
                  <w:highlight w:val="yellow"/>
                </w:rPr>
                <w:delText>5</w:delText>
              </w:r>
              <w:bookmarkStart w:id="12769" w:name="_Toc209615341"/>
              <w:bookmarkStart w:id="12770" w:name="_Toc210029661"/>
              <w:bookmarkStart w:id="12771" w:name="_Toc210029993"/>
              <w:bookmarkStart w:id="12772" w:name="_Toc210311974"/>
              <w:bookmarkStart w:id="12773" w:name="_Toc210658840"/>
              <w:bookmarkStart w:id="12774" w:name="_Toc211327378"/>
              <w:bookmarkStart w:id="12775" w:name="_Toc212462415"/>
              <w:bookmarkEnd w:id="12769"/>
              <w:bookmarkEnd w:id="12770"/>
              <w:bookmarkEnd w:id="12771"/>
              <w:bookmarkEnd w:id="12772"/>
              <w:bookmarkEnd w:id="12773"/>
              <w:bookmarkEnd w:id="12774"/>
              <w:bookmarkEnd w:id="12775"/>
            </w:del>
          </w:p>
        </w:tc>
        <w:tc>
          <w:tcPr>
            <w:tcW w:w="1418" w:type="dxa"/>
            <w:vAlign w:val="center"/>
            <w:hideMark/>
          </w:tcPr>
          <w:p w14:paraId="5FE50F3D" w14:textId="6B91E942" w:rsidR="00FC0091" w:rsidRPr="00FC0091" w:rsidDel="00631DCA" w:rsidRDefault="00FC0091">
            <w:pPr>
              <w:pStyle w:val="TITOLO20"/>
              <w:rPr>
                <w:del w:id="12776" w:author="Visone Rossana (GSE)" w:date="2025-09-23T19:22:00Z" w16du:dateUtc="2025-09-23T17:22:00Z"/>
                <w:highlight w:val="yellow"/>
              </w:rPr>
              <w:pPrChange w:id="12777" w:author="Oliosi Francesco (GSE)" w:date="2025-10-13T18:19:00Z" w16du:dateUtc="2025-10-13T16:19:00Z">
                <w:pPr>
                  <w:spacing w:line="200" w:lineRule="exact"/>
                  <w:jc w:val="center"/>
                </w:pPr>
              </w:pPrChange>
            </w:pPr>
            <w:del w:id="12778"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779" w:name="_Toc209615342"/>
              <w:bookmarkStart w:id="12780" w:name="_Toc210029662"/>
              <w:bookmarkStart w:id="12781" w:name="_Toc210029994"/>
              <w:bookmarkStart w:id="12782" w:name="_Toc210311975"/>
              <w:bookmarkStart w:id="12783" w:name="_Toc210658841"/>
              <w:bookmarkStart w:id="12784" w:name="_Toc211327379"/>
              <w:bookmarkStart w:id="12785" w:name="_Toc212462416"/>
              <w:bookmarkEnd w:id="12779"/>
              <w:bookmarkEnd w:id="12780"/>
              <w:bookmarkEnd w:id="12781"/>
              <w:bookmarkEnd w:id="12782"/>
              <w:bookmarkEnd w:id="12783"/>
              <w:bookmarkEnd w:id="12784"/>
              <w:bookmarkEnd w:id="12785"/>
            </w:del>
          </w:p>
        </w:tc>
        <w:tc>
          <w:tcPr>
            <w:tcW w:w="850" w:type="dxa"/>
            <w:vAlign w:val="center"/>
            <w:hideMark/>
          </w:tcPr>
          <w:p w14:paraId="71867C76" w14:textId="5CBAA813" w:rsidR="00FC0091" w:rsidRPr="00FC0091" w:rsidDel="00631DCA" w:rsidRDefault="00FC0091">
            <w:pPr>
              <w:pStyle w:val="TITOLO20"/>
              <w:rPr>
                <w:del w:id="12786" w:author="Visone Rossana (GSE)" w:date="2025-09-23T19:22:00Z" w16du:dateUtc="2025-09-23T17:22:00Z"/>
                <w:highlight w:val="yellow"/>
              </w:rPr>
              <w:pPrChange w:id="12787" w:author="Oliosi Francesco (GSE)" w:date="2025-10-13T18:19:00Z" w16du:dateUtc="2025-10-13T16:19:00Z">
                <w:pPr>
                  <w:jc w:val="center"/>
                </w:pPr>
              </w:pPrChange>
            </w:pPr>
            <w:del w:id="12788" w:author="Visone Rossana (GSE)" w:date="2025-09-23T19:22:00Z" w16du:dateUtc="2025-09-23T17:22:00Z">
              <w:r w:rsidRPr="00FC0091" w:rsidDel="00631DCA">
                <w:rPr>
                  <w:highlight w:val="yellow"/>
                </w:rPr>
                <w:delText>-</w:delText>
              </w:r>
              <w:bookmarkStart w:id="12789" w:name="_Toc209615343"/>
              <w:bookmarkStart w:id="12790" w:name="_Toc210029663"/>
              <w:bookmarkStart w:id="12791" w:name="_Toc210029995"/>
              <w:bookmarkStart w:id="12792" w:name="_Toc210311976"/>
              <w:bookmarkStart w:id="12793" w:name="_Toc210658842"/>
              <w:bookmarkStart w:id="12794" w:name="_Toc211327380"/>
              <w:bookmarkStart w:id="12795" w:name="_Toc212462417"/>
              <w:bookmarkEnd w:id="12789"/>
              <w:bookmarkEnd w:id="12790"/>
              <w:bookmarkEnd w:id="12791"/>
              <w:bookmarkEnd w:id="12792"/>
              <w:bookmarkEnd w:id="12793"/>
              <w:bookmarkEnd w:id="12794"/>
              <w:bookmarkEnd w:id="12795"/>
            </w:del>
          </w:p>
        </w:tc>
        <w:bookmarkStart w:id="12796" w:name="_Toc209615344"/>
        <w:bookmarkStart w:id="12797" w:name="_Toc210029664"/>
        <w:bookmarkStart w:id="12798" w:name="_Toc210029996"/>
        <w:bookmarkStart w:id="12799" w:name="_Toc210311977"/>
        <w:bookmarkStart w:id="12800" w:name="_Toc210658843"/>
        <w:bookmarkStart w:id="12801" w:name="_Toc211327381"/>
        <w:bookmarkStart w:id="12802" w:name="_Toc212462418"/>
        <w:bookmarkEnd w:id="12796"/>
        <w:bookmarkEnd w:id="12797"/>
        <w:bookmarkEnd w:id="12798"/>
        <w:bookmarkEnd w:id="12799"/>
        <w:bookmarkEnd w:id="12800"/>
        <w:bookmarkEnd w:id="12801"/>
        <w:bookmarkEnd w:id="12802"/>
      </w:tr>
      <w:tr w:rsidR="007604F6" w:rsidRPr="00FC0091" w:rsidDel="00631DCA" w14:paraId="5EEA8A3C" w14:textId="77777777" w:rsidTr="00631DCA">
        <w:trPr>
          <w:trHeight w:val="377"/>
          <w:del w:id="12803" w:author="Visone Rossana (GSE)" w:date="2025-09-23T19:22:00Z"/>
        </w:trPr>
        <w:tc>
          <w:tcPr>
            <w:tcW w:w="675" w:type="dxa"/>
            <w:vAlign w:val="center"/>
            <w:hideMark/>
          </w:tcPr>
          <w:p w14:paraId="70E58F38" w14:textId="7F6AD4F0" w:rsidR="00FC0091" w:rsidRPr="00FC0091" w:rsidDel="00631DCA" w:rsidRDefault="00FC0091">
            <w:pPr>
              <w:pStyle w:val="TITOLO20"/>
              <w:rPr>
                <w:del w:id="12804" w:author="Visone Rossana (GSE)" w:date="2025-09-23T19:22:00Z" w16du:dateUtc="2025-09-23T17:22:00Z"/>
                <w:highlight w:val="yellow"/>
              </w:rPr>
              <w:pPrChange w:id="12805" w:author="Oliosi Francesco (GSE)" w:date="2025-10-13T18:19:00Z" w16du:dateUtc="2025-10-13T16:19:00Z">
                <w:pPr>
                  <w:jc w:val="both"/>
                </w:pPr>
              </w:pPrChange>
            </w:pPr>
            <w:del w:id="12806" w:author="Visone Rossana (GSE)" w:date="2025-09-23T19:22:00Z" w16du:dateUtc="2025-09-23T17:22:00Z">
              <w:r w:rsidRPr="00FC0091" w:rsidDel="00631DCA">
                <w:rPr>
                  <w:highlight w:val="yellow"/>
                </w:rPr>
                <w:delText>1.E</w:delText>
              </w:r>
              <w:bookmarkStart w:id="12807" w:name="_Toc209615345"/>
              <w:bookmarkStart w:id="12808" w:name="_Toc210029665"/>
              <w:bookmarkStart w:id="12809" w:name="_Toc210029997"/>
              <w:bookmarkStart w:id="12810" w:name="_Toc210311978"/>
              <w:bookmarkStart w:id="12811" w:name="_Toc210658844"/>
              <w:bookmarkStart w:id="12812" w:name="_Toc211327382"/>
              <w:bookmarkStart w:id="12813" w:name="_Toc212462419"/>
              <w:bookmarkEnd w:id="12807"/>
              <w:bookmarkEnd w:id="12808"/>
              <w:bookmarkEnd w:id="12809"/>
              <w:bookmarkEnd w:id="12810"/>
              <w:bookmarkEnd w:id="12811"/>
              <w:bookmarkEnd w:id="12812"/>
              <w:bookmarkEnd w:id="12813"/>
            </w:del>
          </w:p>
        </w:tc>
        <w:tc>
          <w:tcPr>
            <w:tcW w:w="6237" w:type="dxa"/>
            <w:vAlign w:val="center"/>
            <w:hideMark/>
          </w:tcPr>
          <w:p w14:paraId="31B43F7F" w14:textId="546FEE75" w:rsidR="00FC0091" w:rsidRPr="00FC0091" w:rsidDel="00631DCA" w:rsidRDefault="00FC0091">
            <w:pPr>
              <w:pStyle w:val="TITOLO20"/>
              <w:rPr>
                <w:del w:id="12814" w:author="Visone Rossana (GSE)" w:date="2025-09-23T19:22:00Z" w16du:dateUtc="2025-09-23T17:22:00Z"/>
                <w:highlight w:val="yellow"/>
              </w:rPr>
              <w:pPrChange w:id="12815" w:author="Oliosi Francesco (GSE)" w:date="2025-10-13T18:19:00Z" w16du:dateUtc="2025-10-13T16:19:00Z">
                <w:pPr>
                  <w:jc w:val="both"/>
                </w:pPr>
              </w:pPrChange>
            </w:pPr>
            <w:del w:id="12816" w:author="Visone Rossana (GSE)" w:date="2025-09-23T19:22:00Z" w16du:dateUtc="2025-09-23T17:22:00Z">
              <w:r w:rsidRPr="00FC0091" w:rsidDel="00631DCA">
                <w:rPr>
                  <w:highlight w:val="yellow"/>
                </w:rPr>
                <w:delText>Trasformazione in “edifici a energia quasi zero”</w:delText>
              </w:r>
              <w:bookmarkStart w:id="12817" w:name="_Toc209615346"/>
              <w:bookmarkStart w:id="12818" w:name="_Toc210029666"/>
              <w:bookmarkStart w:id="12819" w:name="_Toc210029998"/>
              <w:bookmarkStart w:id="12820" w:name="_Toc210311979"/>
              <w:bookmarkStart w:id="12821" w:name="_Toc210658845"/>
              <w:bookmarkStart w:id="12822" w:name="_Toc211327383"/>
              <w:bookmarkStart w:id="12823" w:name="_Toc212462420"/>
              <w:bookmarkEnd w:id="12817"/>
              <w:bookmarkEnd w:id="12818"/>
              <w:bookmarkEnd w:id="12819"/>
              <w:bookmarkEnd w:id="12820"/>
              <w:bookmarkEnd w:id="12821"/>
              <w:bookmarkEnd w:id="12822"/>
              <w:bookmarkEnd w:id="12823"/>
            </w:del>
          </w:p>
        </w:tc>
        <w:tc>
          <w:tcPr>
            <w:tcW w:w="567" w:type="dxa"/>
            <w:vAlign w:val="center"/>
            <w:hideMark/>
          </w:tcPr>
          <w:p w14:paraId="6AF4B131" w14:textId="7B18F92D" w:rsidR="00FC0091" w:rsidRPr="00FC0091" w:rsidDel="00631DCA" w:rsidRDefault="00FC0091">
            <w:pPr>
              <w:pStyle w:val="TITOLO20"/>
              <w:rPr>
                <w:del w:id="12824" w:author="Visone Rossana (GSE)" w:date="2025-09-23T19:22:00Z" w16du:dateUtc="2025-09-23T17:22:00Z"/>
                <w:highlight w:val="yellow"/>
              </w:rPr>
              <w:pPrChange w:id="12825" w:author="Oliosi Francesco (GSE)" w:date="2025-10-13T18:19:00Z" w16du:dateUtc="2025-10-13T16:19:00Z">
                <w:pPr>
                  <w:jc w:val="center"/>
                </w:pPr>
              </w:pPrChange>
            </w:pPr>
            <w:del w:id="12826" w:author="Visone Rossana (GSE)" w:date="2025-09-23T19:22:00Z" w16du:dateUtc="2025-09-23T17:22:00Z">
              <w:r w:rsidRPr="00FC0091" w:rsidDel="00631DCA">
                <w:rPr>
                  <w:highlight w:val="yellow"/>
                </w:rPr>
                <w:delText>5</w:delText>
              </w:r>
              <w:bookmarkStart w:id="12827" w:name="_Toc209615347"/>
              <w:bookmarkStart w:id="12828" w:name="_Toc210029667"/>
              <w:bookmarkStart w:id="12829" w:name="_Toc210029999"/>
              <w:bookmarkStart w:id="12830" w:name="_Toc210311980"/>
              <w:bookmarkStart w:id="12831" w:name="_Toc210658846"/>
              <w:bookmarkStart w:id="12832" w:name="_Toc211327384"/>
              <w:bookmarkStart w:id="12833" w:name="_Toc212462421"/>
              <w:bookmarkEnd w:id="12827"/>
              <w:bookmarkEnd w:id="12828"/>
              <w:bookmarkEnd w:id="12829"/>
              <w:bookmarkEnd w:id="12830"/>
              <w:bookmarkEnd w:id="12831"/>
              <w:bookmarkEnd w:id="12832"/>
              <w:bookmarkEnd w:id="12833"/>
            </w:del>
          </w:p>
        </w:tc>
        <w:tc>
          <w:tcPr>
            <w:tcW w:w="1418" w:type="dxa"/>
            <w:vAlign w:val="center"/>
            <w:hideMark/>
          </w:tcPr>
          <w:p w14:paraId="483E9EA2" w14:textId="56CE8029" w:rsidR="00FC0091" w:rsidRPr="00FC0091" w:rsidDel="00631DCA" w:rsidRDefault="00FC0091">
            <w:pPr>
              <w:pStyle w:val="TITOLO20"/>
              <w:rPr>
                <w:del w:id="12834" w:author="Visone Rossana (GSE)" w:date="2025-09-23T19:22:00Z" w16du:dateUtc="2025-09-23T17:22:00Z"/>
                <w:highlight w:val="yellow"/>
              </w:rPr>
              <w:pPrChange w:id="12835" w:author="Oliosi Francesco (GSE)" w:date="2025-10-13T18:19:00Z" w16du:dateUtc="2025-10-13T16:19:00Z">
                <w:pPr>
                  <w:spacing w:line="200" w:lineRule="exact"/>
                  <w:jc w:val="center"/>
                </w:pPr>
              </w:pPrChange>
            </w:pPr>
            <w:del w:id="12836"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837" w:name="_Toc209615348"/>
              <w:bookmarkStart w:id="12838" w:name="_Toc210029668"/>
              <w:bookmarkStart w:id="12839" w:name="_Toc210030000"/>
              <w:bookmarkStart w:id="12840" w:name="_Toc210311981"/>
              <w:bookmarkStart w:id="12841" w:name="_Toc210658847"/>
              <w:bookmarkStart w:id="12842" w:name="_Toc211327385"/>
              <w:bookmarkStart w:id="12843" w:name="_Toc212462422"/>
              <w:bookmarkEnd w:id="12837"/>
              <w:bookmarkEnd w:id="12838"/>
              <w:bookmarkEnd w:id="12839"/>
              <w:bookmarkEnd w:id="12840"/>
              <w:bookmarkEnd w:id="12841"/>
              <w:bookmarkEnd w:id="12842"/>
              <w:bookmarkEnd w:id="12843"/>
            </w:del>
          </w:p>
        </w:tc>
        <w:tc>
          <w:tcPr>
            <w:tcW w:w="850" w:type="dxa"/>
            <w:vAlign w:val="center"/>
            <w:hideMark/>
          </w:tcPr>
          <w:p w14:paraId="2558942E" w14:textId="5E630F9B" w:rsidR="00FC0091" w:rsidRPr="00FC0091" w:rsidDel="00631DCA" w:rsidRDefault="00FC0091">
            <w:pPr>
              <w:pStyle w:val="TITOLO20"/>
              <w:rPr>
                <w:del w:id="12844" w:author="Visone Rossana (GSE)" w:date="2025-09-23T19:22:00Z" w16du:dateUtc="2025-09-23T17:22:00Z"/>
                <w:highlight w:val="yellow"/>
              </w:rPr>
              <w:pPrChange w:id="12845" w:author="Oliosi Francesco (GSE)" w:date="2025-10-13T18:19:00Z" w16du:dateUtc="2025-10-13T16:19:00Z">
                <w:pPr>
                  <w:jc w:val="center"/>
                </w:pPr>
              </w:pPrChange>
            </w:pPr>
            <w:del w:id="12846" w:author="Visone Rossana (GSE)" w:date="2025-09-23T19:22:00Z" w16du:dateUtc="2025-09-23T17:22:00Z">
              <w:r w:rsidRPr="00FC0091" w:rsidDel="00631DCA">
                <w:rPr>
                  <w:highlight w:val="yellow"/>
                </w:rPr>
                <w:delText>-</w:delText>
              </w:r>
              <w:bookmarkStart w:id="12847" w:name="_Toc209615349"/>
              <w:bookmarkStart w:id="12848" w:name="_Toc210029669"/>
              <w:bookmarkStart w:id="12849" w:name="_Toc210030001"/>
              <w:bookmarkStart w:id="12850" w:name="_Toc210311982"/>
              <w:bookmarkStart w:id="12851" w:name="_Toc210658848"/>
              <w:bookmarkStart w:id="12852" w:name="_Toc211327386"/>
              <w:bookmarkStart w:id="12853" w:name="_Toc212462423"/>
              <w:bookmarkEnd w:id="12847"/>
              <w:bookmarkEnd w:id="12848"/>
              <w:bookmarkEnd w:id="12849"/>
              <w:bookmarkEnd w:id="12850"/>
              <w:bookmarkEnd w:id="12851"/>
              <w:bookmarkEnd w:id="12852"/>
              <w:bookmarkEnd w:id="12853"/>
            </w:del>
          </w:p>
        </w:tc>
        <w:bookmarkStart w:id="12854" w:name="_Toc209615350"/>
        <w:bookmarkStart w:id="12855" w:name="_Toc210029670"/>
        <w:bookmarkStart w:id="12856" w:name="_Toc210030002"/>
        <w:bookmarkStart w:id="12857" w:name="_Toc210311983"/>
        <w:bookmarkStart w:id="12858" w:name="_Toc210658849"/>
        <w:bookmarkStart w:id="12859" w:name="_Toc211327387"/>
        <w:bookmarkStart w:id="12860" w:name="_Toc212462424"/>
        <w:bookmarkEnd w:id="12854"/>
        <w:bookmarkEnd w:id="12855"/>
        <w:bookmarkEnd w:id="12856"/>
        <w:bookmarkEnd w:id="12857"/>
        <w:bookmarkEnd w:id="12858"/>
        <w:bookmarkEnd w:id="12859"/>
        <w:bookmarkEnd w:id="12860"/>
      </w:tr>
      <w:tr w:rsidR="007604F6" w:rsidRPr="00FC0091" w:rsidDel="00631DCA" w14:paraId="66C6101D" w14:textId="77777777" w:rsidTr="00631DCA">
        <w:trPr>
          <w:trHeight w:val="496"/>
          <w:del w:id="12861" w:author="Visone Rossana (GSE)" w:date="2025-09-23T19:22:00Z"/>
        </w:trPr>
        <w:tc>
          <w:tcPr>
            <w:tcW w:w="675" w:type="dxa"/>
            <w:vAlign w:val="center"/>
            <w:hideMark/>
          </w:tcPr>
          <w:p w14:paraId="00586F2C" w14:textId="6374B2F9" w:rsidR="00FC0091" w:rsidRPr="00FC0091" w:rsidDel="00631DCA" w:rsidRDefault="00FC0091">
            <w:pPr>
              <w:pStyle w:val="TITOLO20"/>
              <w:rPr>
                <w:del w:id="12862" w:author="Visone Rossana (GSE)" w:date="2025-09-23T19:22:00Z" w16du:dateUtc="2025-09-23T17:22:00Z"/>
                <w:highlight w:val="yellow"/>
              </w:rPr>
              <w:pPrChange w:id="12863" w:author="Oliosi Francesco (GSE)" w:date="2025-10-13T18:19:00Z" w16du:dateUtc="2025-10-13T16:19:00Z">
                <w:pPr>
                  <w:jc w:val="both"/>
                </w:pPr>
              </w:pPrChange>
            </w:pPr>
            <w:del w:id="12864" w:author="Visone Rossana (GSE)" w:date="2025-09-23T19:22:00Z" w16du:dateUtc="2025-09-23T17:22:00Z">
              <w:r w:rsidRPr="00FC0091" w:rsidDel="00631DCA">
                <w:rPr>
                  <w:highlight w:val="yellow"/>
                </w:rPr>
                <w:delText>1.F</w:delText>
              </w:r>
              <w:bookmarkStart w:id="12865" w:name="_Toc209615351"/>
              <w:bookmarkStart w:id="12866" w:name="_Toc210029671"/>
              <w:bookmarkStart w:id="12867" w:name="_Toc210030003"/>
              <w:bookmarkStart w:id="12868" w:name="_Toc210311984"/>
              <w:bookmarkStart w:id="12869" w:name="_Toc210658850"/>
              <w:bookmarkStart w:id="12870" w:name="_Toc211327388"/>
              <w:bookmarkStart w:id="12871" w:name="_Toc212462425"/>
              <w:bookmarkEnd w:id="12865"/>
              <w:bookmarkEnd w:id="12866"/>
              <w:bookmarkEnd w:id="12867"/>
              <w:bookmarkEnd w:id="12868"/>
              <w:bookmarkEnd w:id="12869"/>
              <w:bookmarkEnd w:id="12870"/>
              <w:bookmarkEnd w:id="12871"/>
            </w:del>
          </w:p>
        </w:tc>
        <w:tc>
          <w:tcPr>
            <w:tcW w:w="6237" w:type="dxa"/>
            <w:vAlign w:val="center"/>
            <w:hideMark/>
          </w:tcPr>
          <w:p w14:paraId="5BAD898E" w14:textId="7A779AB3" w:rsidR="00FC0091" w:rsidRPr="00FC0091" w:rsidDel="00631DCA" w:rsidRDefault="00FC0091">
            <w:pPr>
              <w:pStyle w:val="TITOLO20"/>
              <w:rPr>
                <w:del w:id="12872" w:author="Visone Rossana (GSE)" w:date="2025-09-23T19:22:00Z" w16du:dateUtc="2025-09-23T17:22:00Z"/>
                <w:highlight w:val="yellow"/>
              </w:rPr>
              <w:pPrChange w:id="12873" w:author="Oliosi Francesco (GSE)" w:date="2025-10-13T18:19:00Z" w16du:dateUtc="2025-10-13T16:19:00Z">
                <w:pPr>
                  <w:jc w:val="both"/>
                </w:pPr>
              </w:pPrChange>
            </w:pPr>
            <w:del w:id="12874" w:author="Visone Rossana (GSE)" w:date="2025-09-23T19:22:00Z" w16du:dateUtc="2025-09-23T17:22:00Z">
              <w:r w:rsidRPr="00FC0091" w:rsidDel="00631DCA">
                <w:rPr>
                  <w:highlight w:val="yellow"/>
                </w:rPr>
                <w:delText>Sostituzione di sistemi per l’illuminazione di interni e delle pertinenze esterne esistenti con sistemi di illuminazione efficienti</w:delText>
              </w:r>
              <w:bookmarkStart w:id="12875" w:name="_Toc209615352"/>
              <w:bookmarkStart w:id="12876" w:name="_Toc210029672"/>
              <w:bookmarkStart w:id="12877" w:name="_Toc210030004"/>
              <w:bookmarkStart w:id="12878" w:name="_Toc210311985"/>
              <w:bookmarkStart w:id="12879" w:name="_Toc210658851"/>
              <w:bookmarkStart w:id="12880" w:name="_Toc211327389"/>
              <w:bookmarkStart w:id="12881" w:name="_Toc212462426"/>
              <w:bookmarkEnd w:id="12875"/>
              <w:bookmarkEnd w:id="12876"/>
              <w:bookmarkEnd w:id="12877"/>
              <w:bookmarkEnd w:id="12878"/>
              <w:bookmarkEnd w:id="12879"/>
              <w:bookmarkEnd w:id="12880"/>
              <w:bookmarkEnd w:id="12881"/>
            </w:del>
          </w:p>
        </w:tc>
        <w:tc>
          <w:tcPr>
            <w:tcW w:w="567" w:type="dxa"/>
            <w:vAlign w:val="center"/>
            <w:hideMark/>
          </w:tcPr>
          <w:p w14:paraId="2B82EAA0" w14:textId="3D734F01" w:rsidR="00FC0091" w:rsidRPr="00FC0091" w:rsidDel="00631DCA" w:rsidRDefault="00FC0091">
            <w:pPr>
              <w:pStyle w:val="TITOLO20"/>
              <w:rPr>
                <w:del w:id="12882" w:author="Visone Rossana (GSE)" w:date="2025-09-23T19:22:00Z" w16du:dateUtc="2025-09-23T17:22:00Z"/>
                <w:highlight w:val="yellow"/>
              </w:rPr>
              <w:pPrChange w:id="12883" w:author="Oliosi Francesco (GSE)" w:date="2025-10-13T18:19:00Z" w16du:dateUtc="2025-10-13T16:19:00Z">
                <w:pPr>
                  <w:jc w:val="center"/>
                </w:pPr>
              </w:pPrChange>
            </w:pPr>
            <w:del w:id="12884" w:author="Visone Rossana (GSE)" w:date="2025-09-23T19:22:00Z" w16du:dateUtc="2025-09-23T17:22:00Z">
              <w:r w:rsidRPr="00FC0091" w:rsidDel="00631DCA">
                <w:rPr>
                  <w:highlight w:val="yellow"/>
                </w:rPr>
                <w:delText>5</w:delText>
              </w:r>
              <w:bookmarkStart w:id="12885" w:name="_Toc209615353"/>
              <w:bookmarkStart w:id="12886" w:name="_Toc210029673"/>
              <w:bookmarkStart w:id="12887" w:name="_Toc210030005"/>
              <w:bookmarkStart w:id="12888" w:name="_Toc210311986"/>
              <w:bookmarkStart w:id="12889" w:name="_Toc210658852"/>
              <w:bookmarkStart w:id="12890" w:name="_Toc211327390"/>
              <w:bookmarkStart w:id="12891" w:name="_Toc212462427"/>
              <w:bookmarkEnd w:id="12885"/>
              <w:bookmarkEnd w:id="12886"/>
              <w:bookmarkEnd w:id="12887"/>
              <w:bookmarkEnd w:id="12888"/>
              <w:bookmarkEnd w:id="12889"/>
              <w:bookmarkEnd w:id="12890"/>
              <w:bookmarkEnd w:id="12891"/>
            </w:del>
          </w:p>
        </w:tc>
        <w:tc>
          <w:tcPr>
            <w:tcW w:w="1418" w:type="dxa"/>
            <w:vAlign w:val="center"/>
            <w:hideMark/>
          </w:tcPr>
          <w:p w14:paraId="586FBC6A" w14:textId="07C7E261" w:rsidR="00FC0091" w:rsidRPr="00FC0091" w:rsidDel="00631DCA" w:rsidRDefault="00FC0091">
            <w:pPr>
              <w:pStyle w:val="TITOLO20"/>
              <w:rPr>
                <w:del w:id="12892" w:author="Visone Rossana (GSE)" w:date="2025-09-23T19:22:00Z" w16du:dateUtc="2025-09-23T17:22:00Z"/>
                <w:highlight w:val="yellow"/>
              </w:rPr>
              <w:pPrChange w:id="12893" w:author="Oliosi Francesco (GSE)" w:date="2025-10-13T18:19:00Z" w16du:dateUtc="2025-10-13T16:19:00Z">
                <w:pPr>
                  <w:spacing w:line="200" w:lineRule="exact"/>
                  <w:jc w:val="center"/>
                </w:pPr>
              </w:pPrChange>
            </w:pPr>
            <w:del w:id="12894"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895" w:name="_Toc209615354"/>
              <w:bookmarkStart w:id="12896" w:name="_Toc210029674"/>
              <w:bookmarkStart w:id="12897" w:name="_Toc210030006"/>
              <w:bookmarkStart w:id="12898" w:name="_Toc210311987"/>
              <w:bookmarkStart w:id="12899" w:name="_Toc210658853"/>
              <w:bookmarkStart w:id="12900" w:name="_Toc211327391"/>
              <w:bookmarkStart w:id="12901" w:name="_Toc212462428"/>
              <w:bookmarkEnd w:id="12895"/>
              <w:bookmarkEnd w:id="12896"/>
              <w:bookmarkEnd w:id="12897"/>
              <w:bookmarkEnd w:id="12898"/>
              <w:bookmarkEnd w:id="12899"/>
              <w:bookmarkEnd w:id="12900"/>
              <w:bookmarkEnd w:id="12901"/>
            </w:del>
          </w:p>
        </w:tc>
        <w:tc>
          <w:tcPr>
            <w:tcW w:w="850" w:type="dxa"/>
            <w:vAlign w:val="center"/>
            <w:hideMark/>
          </w:tcPr>
          <w:p w14:paraId="519C0280" w14:textId="492D0E42" w:rsidR="00FC0091" w:rsidRPr="00FC0091" w:rsidDel="00631DCA" w:rsidRDefault="00FC0091">
            <w:pPr>
              <w:pStyle w:val="TITOLO20"/>
              <w:rPr>
                <w:del w:id="12902" w:author="Visone Rossana (GSE)" w:date="2025-09-23T19:22:00Z" w16du:dateUtc="2025-09-23T17:22:00Z"/>
                <w:highlight w:val="yellow"/>
              </w:rPr>
              <w:pPrChange w:id="12903" w:author="Oliosi Francesco (GSE)" w:date="2025-10-13T18:19:00Z" w16du:dateUtc="2025-10-13T16:19:00Z">
                <w:pPr>
                  <w:jc w:val="center"/>
                </w:pPr>
              </w:pPrChange>
            </w:pPr>
            <w:del w:id="12904" w:author="Visone Rossana (GSE)" w:date="2025-09-23T19:22:00Z" w16du:dateUtc="2025-09-23T17:22:00Z">
              <w:r w:rsidRPr="00FC0091" w:rsidDel="00631DCA">
                <w:rPr>
                  <w:highlight w:val="yellow"/>
                </w:rPr>
                <w:delText>-</w:delText>
              </w:r>
              <w:bookmarkStart w:id="12905" w:name="_Toc209615355"/>
              <w:bookmarkStart w:id="12906" w:name="_Toc210029675"/>
              <w:bookmarkStart w:id="12907" w:name="_Toc210030007"/>
              <w:bookmarkStart w:id="12908" w:name="_Toc210311988"/>
              <w:bookmarkStart w:id="12909" w:name="_Toc210658854"/>
              <w:bookmarkStart w:id="12910" w:name="_Toc211327392"/>
              <w:bookmarkStart w:id="12911" w:name="_Toc212462429"/>
              <w:bookmarkEnd w:id="12905"/>
              <w:bookmarkEnd w:id="12906"/>
              <w:bookmarkEnd w:id="12907"/>
              <w:bookmarkEnd w:id="12908"/>
              <w:bookmarkEnd w:id="12909"/>
              <w:bookmarkEnd w:id="12910"/>
              <w:bookmarkEnd w:id="12911"/>
            </w:del>
          </w:p>
        </w:tc>
        <w:bookmarkStart w:id="12912" w:name="_Toc209615356"/>
        <w:bookmarkStart w:id="12913" w:name="_Toc210029676"/>
        <w:bookmarkStart w:id="12914" w:name="_Toc210030008"/>
        <w:bookmarkStart w:id="12915" w:name="_Toc210311989"/>
        <w:bookmarkStart w:id="12916" w:name="_Toc210658855"/>
        <w:bookmarkStart w:id="12917" w:name="_Toc211327393"/>
        <w:bookmarkStart w:id="12918" w:name="_Toc212462430"/>
        <w:bookmarkEnd w:id="12912"/>
        <w:bookmarkEnd w:id="12913"/>
        <w:bookmarkEnd w:id="12914"/>
        <w:bookmarkEnd w:id="12915"/>
        <w:bookmarkEnd w:id="12916"/>
        <w:bookmarkEnd w:id="12917"/>
        <w:bookmarkEnd w:id="12918"/>
      </w:tr>
      <w:tr w:rsidR="007604F6" w:rsidRPr="00FC0091" w:rsidDel="00631DCA" w14:paraId="57650D16" w14:textId="77777777" w:rsidTr="00631DCA">
        <w:trPr>
          <w:trHeight w:val="699"/>
          <w:del w:id="12919" w:author="Visone Rossana (GSE)" w:date="2025-09-23T19:22:00Z"/>
        </w:trPr>
        <w:tc>
          <w:tcPr>
            <w:tcW w:w="675" w:type="dxa"/>
            <w:vAlign w:val="center"/>
            <w:hideMark/>
          </w:tcPr>
          <w:p w14:paraId="79738C47" w14:textId="4B6CF371" w:rsidR="00FC0091" w:rsidRPr="00FC0091" w:rsidDel="00631DCA" w:rsidRDefault="00FC0091">
            <w:pPr>
              <w:pStyle w:val="TITOLO20"/>
              <w:rPr>
                <w:del w:id="12920" w:author="Visone Rossana (GSE)" w:date="2025-09-23T19:22:00Z" w16du:dateUtc="2025-09-23T17:22:00Z"/>
                <w:highlight w:val="yellow"/>
              </w:rPr>
              <w:pPrChange w:id="12921" w:author="Oliosi Francesco (GSE)" w:date="2025-10-13T18:19:00Z" w16du:dateUtc="2025-10-13T16:19:00Z">
                <w:pPr>
                  <w:jc w:val="both"/>
                </w:pPr>
              </w:pPrChange>
            </w:pPr>
            <w:del w:id="12922" w:author="Visone Rossana (GSE)" w:date="2025-09-23T19:22:00Z" w16du:dateUtc="2025-09-23T17:22:00Z">
              <w:r w:rsidRPr="00FC0091" w:rsidDel="00631DCA">
                <w:rPr>
                  <w:highlight w:val="yellow"/>
                </w:rPr>
                <w:delText>1.G</w:delText>
              </w:r>
              <w:bookmarkStart w:id="12923" w:name="_Toc209615357"/>
              <w:bookmarkStart w:id="12924" w:name="_Toc210029677"/>
              <w:bookmarkStart w:id="12925" w:name="_Toc210030009"/>
              <w:bookmarkStart w:id="12926" w:name="_Toc210311990"/>
              <w:bookmarkStart w:id="12927" w:name="_Toc210658856"/>
              <w:bookmarkStart w:id="12928" w:name="_Toc211327394"/>
              <w:bookmarkStart w:id="12929" w:name="_Toc212462431"/>
              <w:bookmarkEnd w:id="12923"/>
              <w:bookmarkEnd w:id="12924"/>
              <w:bookmarkEnd w:id="12925"/>
              <w:bookmarkEnd w:id="12926"/>
              <w:bookmarkEnd w:id="12927"/>
              <w:bookmarkEnd w:id="12928"/>
              <w:bookmarkEnd w:id="12929"/>
            </w:del>
          </w:p>
        </w:tc>
        <w:tc>
          <w:tcPr>
            <w:tcW w:w="6237" w:type="dxa"/>
            <w:vAlign w:val="center"/>
            <w:hideMark/>
          </w:tcPr>
          <w:p w14:paraId="60D97D85" w14:textId="24819C13" w:rsidR="00FC0091" w:rsidRPr="00FC0091" w:rsidDel="00631DCA" w:rsidRDefault="00FC0091">
            <w:pPr>
              <w:pStyle w:val="TITOLO20"/>
              <w:rPr>
                <w:del w:id="12930" w:author="Visone Rossana (GSE)" w:date="2025-09-23T19:22:00Z" w16du:dateUtc="2025-09-23T17:22:00Z"/>
                <w:highlight w:val="yellow"/>
              </w:rPr>
              <w:pPrChange w:id="12931" w:author="Oliosi Francesco (GSE)" w:date="2025-10-13T18:19:00Z" w16du:dateUtc="2025-10-13T16:19:00Z">
                <w:pPr>
                  <w:jc w:val="both"/>
                </w:pPr>
              </w:pPrChange>
            </w:pPr>
            <w:del w:id="12932" w:author="Visone Rossana (GSE)" w:date="2025-09-23T19:22:00Z" w16du:dateUtc="2025-09-23T17:22:00Z">
              <w:r w:rsidRPr="00FC0091" w:rsidDel="00631DCA">
                <w:rPr>
                  <w:highlight w:val="yellow"/>
                </w:rPr>
                <w:delText>Installazione di tecnologie di gestione e controllo automatico (building automation) degli impianti termici ed elettrici ivi inclusa l’installazione di sistemi di termoregolazione e contabilizzazione del calore</w:delText>
              </w:r>
              <w:bookmarkStart w:id="12933" w:name="_Toc209615358"/>
              <w:bookmarkStart w:id="12934" w:name="_Toc210029678"/>
              <w:bookmarkStart w:id="12935" w:name="_Toc210030010"/>
              <w:bookmarkStart w:id="12936" w:name="_Toc210311991"/>
              <w:bookmarkStart w:id="12937" w:name="_Toc210658857"/>
              <w:bookmarkStart w:id="12938" w:name="_Toc211327395"/>
              <w:bookmarkStart w:id="12939" w:name="_Toc212462432"/>
              <w:bookmarkEnd w:id="12933"/>
              <w:bookmarkEnd w:id="12934"/>
              <w:bookmarkEnd w:id="12935"/>
              <w:bookmarkEnd w:id="12936"/>
              <w:bookmarkEnd w:id="12937"/>
              <w:bookmarkEnd w:id="12938"/>
              <w:bookmarkEnd w:id="12939"/>
            </w:del>
          </w:p>
        </w:tc>
        <w:tc>
          <w:tcPr>
            <w:tcW w:w="567" w:type="dxa"/>
            <w:vAlign w:val="center"/>
            <w:hideMark/>
          </w:tcPr>
          <w:p w14:paraId="12B14FBB" w14:textId="018358D9" w:rsidR="00FC0091" w:rsidRPr="00FC0091" w:rsidDel="00631DCA" w:rsidRDefault="00FC0091">
            <w:pPr>
              <w:pStyle w:val="TITOLO20"/>
              <w:rPr>
                <w:del w:id="12940" w:author="Visone Rossana (GSE)" w:date="2025-09-23T19:22:00Z" w16du:dateUtc="2025-09-23T17:22:00Z"/>
                <w:highlight w:val="yellow"/>
              </w:rPr>
              <w:pPrChange w:id="12941" w:author="Oliosi Francesco (GSE)" w:date="2025-10-13T18:19:00Z" w16du:dateUtc="2025-10-13T16:19:00Z">
                <w:pPr>
                  <w:jc w:val="center"/>
                </w:pPr>
              </w:pPrChange>
            </w:pPr>
            <w:del w:id="12942" w:author="Visone Rossana (GSE)" w:date="2025-09-23T19:22:00Z" w16du:dateUtc="2025-09-23T17:22:00Z">
              <w:r w:rsidRPr="00FC0091" w:rsidDel="00631DCA">
                <w:rPr>
                  <w:highlight w:val="yellow"/>
                </w:rPr>
                <w:delText>5</w:delText>
              </w:r>
              <w:bookmarkStart w:id="12943" w:name="_Toc209615359"/>
              <w:bookmarkStart w:id="12944" w:name="_Toc210029679"/>
              <w:bookmarkStart w:id="12945" w:name="_Toc210030011"/>
              <w:bookmarkStart w:id="12946" w:name="_Toc210311992"/>
              <w:bookmarkStart w:id="12947" w:name="_Toc210658858"/>
              <w:bookmarkStart w:id="12948" w:name="_Toc211327396"/>
              <w:bookmarkStart w:id="12949" w:name="_Toc212462433"/>
              <w:bookmarkEnd w:id="12943"/>
              <w:bookmarkEnd w:id="12944"/>
              <w:bookmarkEnd w:id="12945"/>
              <w:bookmarkEnd w:id="12946"/>
              <w:bookmarkEnd w:id="12947"/>
              <w:bookmarkEnd w:id="12948"/>
              <w:bookmarkEnd w:id="12949"/>
            </w:del>
          </w:p>
        </w:tc>
        <w:tc>
          <w:tcPr>
            <w:tcW w:w="1418" w:type="dxa"/>
            <w:vAlign w:val="center"/>
            <w:hideMark/>
          </w:tcPr>
          <w:p w14:paraId="374C6870" w14:textId="70C82511" w:rsidR="00FC0091" w:rsidRPr="00FC0091" w:rsidDel="00631DCA" w:rsidRDefault="00FC0091">
            <w:pPr>
              <w:pStyle w:val="TITOLO20"/>
              <w:rPr>
                <w:del w:id="12950" w:author="Visone Rossana (GSE)" w:date="2025-09-23T19:22:00Z" w16du:dateUtc="2025-09-23T17:22:00Z"/>
                <w:highlight w:val="yellow"/>
              </w:rPr>
              <w:pPrChange w:id="12951" w:author="Oliosi Francesco (GSE)" w:date="2025-10-13T18:19:00Z" w16du:dateUtc="2025-10-13T16:19:00Z">
                <w:pPr>
                  <w:spacing w:line="200" w:lineRule="exact"/>
                  <w:jc w:val="center"/>
                </w:pPr>
              </w:pPrChange>
            </w:pPr>
            <w:del w:id="12952"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2953" w:name="_Toc209615360"/>
              <w:bookmarkStart w:id="12954" w:name="_Toc210029680"/>
              <w:bookmarkStart w:id="12955" w:name="_Toc210030012"/>
              <w:bookmarkStart w:id="12956" w:name="_Toc210311993"/>
              <w:bookmarkStart w:id="12957" w:name="_Toc210658859"/>
              <w:bookmarkStart w:id="12958" w:name="_Toc211327397"/>
              <w:bookmarkStart w:id="12959" w:name="_Toc212462434"/>
              <w:bookmarkEnd w:id="12953"/>
              <w:bookmarkEnd w:id="12954"/>
              <w:bookmarkEnd w:id="12955"/>
              <w:bookmarkEnd w:id="12956"/>
              <w:bookmarkEnd w:id="12957"/>
              <w:bookmarkEnd w:id="12958"/>
              <w:bookmarkEnd w:id="12959"/>
            </w:del>
          </w:p>
        </w:tc>
        <w:tc>
          <w:tcPr>
            <w:tcW w:w="850" w:type="dxa"/>
            <w:vAlign w:val="center"/>
            <w:hideMark/>
          </w:tcPr>
          <w:p w14:paraId="094F70AD" w14:textId="29304D4C" w:rsidR="00FC0091" w:rsidRPr="00FC0091" w:rsidDel="00631DCA" w:rsidRDefault="00FC0091">
            <w:pPr>
              <w:pStyle w:val="TITOLO20"/>
              <w:rPr>
                <w:del w:id="12960" w:author="Visone Rossana (GSE)" w:date="2025-09-23T19:22:00Z" w16du:dateUtc="2025-09-23T17:22:00Z"/>
                <w:highlight w:val="yellow"/>
              </w:rPr>
              <w:pPrChange w:id="12961" w:author="Oliosi Francesco (GSE)" w:date="2025-10-13T18:19:00Z" w16du:dateUtc="2025-10-13T16:19:00Z">
                <w:pPr>
                  <w:jc w:val="center"/>
                </w:pPr>
              </w:pPrChange>
            </w:pPr>
            <w:del w:id="12962" w:author="Visone Rossana (GSE)" w:date="2025-09-23T19:22:00Z" w16du:dateUtc="2025-09-23T17:22:00Z">
              <w:r w:rsidRPr="00FC0091" w:rsidDel="00631DCA">
                <w:rPr>
                  <w:highlight w:val="yellow"/>
                </w:rPr>
                <w:delText>-</w:delText>
              </w:r>
              <w:bookmarkStart w:id="12963" w:name="_Toc209615361"/>
              <w:bookmarkStart w:id="12964" w:name="_Toc210029681"/>
              <w:bookmarkStart w:id="12965" w:name="_Toc210030013"/>
              <w:bookmarkStart w:id="12966" w:name="_Toc210311994"/>
              <w:bookmarkStart w:id="12967" w:name="_Toc210658860"/>
              <w:bookmarkStart w:id="12968" w:name="_Toc211327398"/>
              <w:bookmarkStart w:id="12969" w:name="_Toc212462435"/>
              <w:bookmarkEnd w:id="12963"/>
              <w:bookmarkEnd w:id="12964"/>
              <w:bookmarkEnd w:id="12965"/>
              <w:bookmarkEnd w:id="12966"/>
              <w:bookmarkEnd w:id="12967"/>
              <w:bookmarkEnd w:id="12968"/>
              <w:bookmarkEnd w:id="12969"/>
            </w:del>
          </w:p>
        </w:tc>
        <w:bookmarkStart w:id="12970" w:name="_Toc209615362"/>
        <w:bookmarkStart w:id="12971" w:name="_Toc210029682"/>
        <w:bookmarkStart w:id="12972" w:name="_Toc210030014"/>
        <w:bookmarkStart w:id="12973" w:name="_Toc210311995"/>
        <w:bookmarkStart w:id="12974" w:name="_Toc210658861"/>
        <w:bookmarkStart w:id="12975" w:name="_Toc211327399"/>
        <w:bookmarkStart w:id="12976" w:name="_Toc212462436"/>
        <w:bookmarkEnd w:id="12970"/>
        <w:bookmarkEnd w:id="12971"/>
        <w:bookmarkEnd w:id="12972"/>
        <w:bookmarkEnd w:id="12973"/>
        <w:bookmarkEnd w:id="12974"/>
        <w:bookmarkEnd w:id="12975"/>
        <w:bookmarkEnd w:id="12976"/>
      </w:tr>
      <w:tr w:rsidR="007604F6" w:rsidRPr="00FC0091" w:rsidDel="00631DCA" w14:paraId="5AB3FC0D" w14:textId="77777777" w:rsidTr="00631DCA">
        <w:trPr>
          <w:trHeight w:val="681"/>
          <w:del w:id="12977" w:author="Visone Rossana (GSE)" w:date="2025-09-23T19:22:00Z"/>
        </w:trPr>
        <w:tc>
          <w:tcPr>
            <w:tcW w:w="675" w:type="dxa"/>
            <w:vAlign w:val="center"/>
            <w:hideMark/>
          </w:tcPr>
          <w:p w14:paraId="371BC6E8" w14:textId="7EA6EF85" w:rsidR="00FC0091" w:rsidRPr="00FC0091" w:rsidDel="00631DCA" w:rsidRDefault="00FC0091">
            <w:pPr>
              <w:pStyle w:val="TITOLO20"/>
              <w:rPr>
                <w:del w:id="12978" w:author="Visone Rossana (GSE)" w:date="2025-09-23T19:22:00Z" w16du:dateUtc="2025-09-23T17:22:00Z"/>
                <w:highlight w:val="yellow"/>
              </w:rPr>
              <w:pPrChange w:id="12979" w:author="Oliosi Francesco (GSE)" w:date="2025-10-13T18:19:00Z" w16du:dateUtc="2025-10-13T16:19:00Z">
                <w:pPr>
                  <w:jc w:val="both"/>
                </w:pPr>
              </w:pPrChange>
            </w:pPr>
            <w:del w:id="12980" w:author="Visone Rossana (GSE)" w:date="2025-09-23T19:22:00Z" w16du:dateUtc="2025-09-23T17:22:00Z">
              <w:r w:rsidRPr="00FC0091" w:rsidDel="00631DCA">
                <w:rPr>
                  <w:highlight w:val="yellow"/>
                </w:rPr>
                <w:delText>2.A</w:delText>
              </w:r>
              <w:bookmarkStart w:id="12981" w:name="_Toc209615363"/>
              <w:bookmarkStart w:id="12982" w:name="_Toc210029683"/>
              <w:bookmarkStart w:id="12983" w:name="_Toc210030015"/>
              <w:bookmarkStart w:id="12984" w:name="_Toc210311996"/>
              <w:bookmarkStart w:id="12985" w:name="_Toc210658862"/>
              <w:bookmarkStart w:id="12986" w:name="_Toc211327400"/>
              <w:bookmarkStart w:id="12987" w:name="_Toc212462437"/>
              <w:bookmarkEnd w:id="12981"/>
              <w:bookmarkEnd w:id="12982"/>
              <w:bookmarkEnd w:id="12983"/>
              <w:bookmarkEnd w:id="12984"/>
              <w:bookmarkEnd w:id="12985"/>
              <w:bookmarkEnd w:id="12986"/>
              <w:bookmarkEnd w:id="12987"/>
            </w:del>
          </w:p>
        </w:tc>
        <w:tc>
          <w:tcPr>
            <w:tcW w:w="6237" w:type="dxa"/>
            <w:vAlign w:val="center"/>
            <w:hideMark/>
          </w:tcPr>
          <w:p w14:paraId="3FAA78DD" w14:textId="5B31CE94" w:rsidR="00FC0091" w:rsidRPr="00FC0091" w:rsidDel="00631DCA" w:rsidRDefault="00FC0091">
            <w:pPr>
              <w:pStyle w:val="TITOLO20"/>
              <w:rPr>
                <w:del w:id="12988" w:author="Visone Rossana (GSE)" w:date="2025-09-23T19:22:00Z" w16du:dateUtc="2025-09-23T17:22:00Z"/>
                <w:highlight w:val="yellow"/>
              </w:rPr>
              <w:pPrChange w:id="12989" w:author="Oliosi Francesco (GSE)" w:date="2025-10-13T18:19:00Z" w16du:dateUtc="2025-10-13T16:19:00Z">
                <w:pPr>
                  <w:jc w:val="both"/>
                </w:pPr>
              </w:pPrChange>
            </w:pPr>
            <w:del w:id="12990" w:author="Visone Rossana (GSE)" w:date="2025-09-23T19:22:00Z" w16du:dateUtc="2025-09-23T17:22:00Z">
              <w:r w:rsidRPr="00FC0091" w:rsidDel="00631DCA">
                <w:rPr>
                  <w:highlight w:val="yellow"/>
                </w:rPr>
                <w:delText>Sostituzione di impianti di climatizzazione invernale esistenti con impianti di climatizzazione invernale utilizzanti pompe di calore elettriche o a gas, anche geotermiche con potenza termica utile nominale inferiore o uguale a 35 kW</w:delText>
              </w:r>
              <w:bookmarkStart w:id="12991" w:name="_Toc209615364"/>
              <w:bookmarkStart w:id="12992" w:name="_Toc210029684"/>
              <w:bookmarkStart w:id="12993" w:name="_Toc210030016"/>
              <w:bookmarkStart w:id="12994" w:name="_Toc210311997"/>
              <w:bookmarkStart w:id="12995" w:name="_Toc210658863"/>
              <w:bookmarkStart w:id="12996" w:name="_Toc211327401"/>
              <w:bookmarkStart w:id="12997" w:name="_Toc212462438"/>
              <w:bookmarkEnd w:id="12991"/>
              <w:bookmarkEnd w:id="12992"/>
              <w:bookmarkEnd w:id="12993"/>
              <w:bookmarkEnd w:id="12994"/>
              <w:bookmarkEnd w:id="12995"/>
              <w:bookmarkEnd w:id="12996"/>
              <w:bookmarkEnd w:id="12997"/>
            </w:del>
          </w:p>
        </w:tc>
        <w:tc>
          <w:tcPr>
            <w:tcW w:w="567" w:type="dxa"/>
            <w:vAlign w:val="center"/>
            <w:hideMark/>
          </w:tcPr>
          <w:p w14:paraId="09EB942D" w14:textId="3BE46BCD" w:rsidR="00FC0091" w:rsidRPr="00FC0091" w:rsidDel="00631DCA" w:rsidRDefault="00FC0091">
            <w:pPr>
              <w:pStyle w:val="TITOLO20"/>
              <w:rPr>
                <w:del w:id="12998" w:author="Visone Rossana (GSE)" w:date="2025-09-23T19:22:00Z" w16du:dateUtc="2025-09-23T17:22:00Z"/>
                <w:highlight w:val="yellow"/>
              </w:rPr>
              <w:pPrChange w:id="12999" w:author="Oliosi Francesco (GSE)" w:date="2025-10-13T18:19:00Z" w16du:dateUtc="2025-10-13T16:19:00Z">
                <w:pPr>
                  <w:jc w:val="center"/>
                </w:pPr>
              </w:pPrChange>
            </w:pPr>
            <w:del w:id="13000" w:author="Visone Rossana (GSE)" w:date="2025-09-23T19:22:00Z" w16du:dateUtc="2025-09-23T17:22:00Z">
              <w:r w:rsidRPr="00FC0091" w:rsidDel="00631DCA">
                <w:rPr>
                  <w:highlight w:val="yellow"/>
                </w:rPr>
                <w:delText>2</w:delText>
              </w:r>
              <w:bookmarkStart w:id="13001" w:name="_Toc209615365"/>
              <w:bookmarkStart w:id="13002" w:name="_Toc210029685"/>
              <w:bookmarkStart w:id="13003" w:name="_Toc210030017"/>
              <w:bookmarkStart w:id="13004" w:name="_Toc210311998"/>
              <w:bookmarkStart w:id="13005" w:name="_Toc210658864"/>
              <w:bookmarkStart w:id="13006" w:name="_Toc211327402"/>
              <w:bookmarkStart w:id="13007" w:name="_Toc212462439"/>
              <w:bookmarkEnd w:id="13001"/>
              <w:bookmarkEnd w:id="13002"/>
              <w:bookmarkEnd w:id="13003"/>
              <w:bookmarkEnd w:id="13004"/>
              <w:bookmarkEnd w:id="13005"/>
              <w:bookmarkEnd w:id="13006"/>
              <w:bookmarkEnd w:id="13007"/>
            </w:del>
          </w:p>
        </w:tc>
        <w:tc>
          <w:tcPr>
            <w:tcW w:w="1418" w:type="dxa"/>
            <w:vAlign w:val="center"/>
            <w:hideMark/>
          </w:tcPr>
          <w:p w14:paraId="2DA02651" w14:textId="03DC5272" w:rsidR="00FC0091" w:rsidRPr="00FC0091" w:rsidDel="00631DCA" w:rsidRDefault="00FC0091">
            <w:pPr>
              <w:pStyle w:val="TITOLO20"/>
              <w:rPr>
                <w:del w:id="13008" w:author="Visone Rossana (GSE)" w:date="2025-09-23T19:22:00Z" w16du:dateUtc="2025-09-23T17:22:00Z"/>
                <w:highlight w:val="yellow"/>
              </w:rPr>
              <w:pPrChange w:id="13009" w:author="Oliosi Francesco (GSE)" w:date="2025-10-13T18:19:00Z" w16du:dateUtc="2025-10-13T16:19:00Z">
                <w:pPr>
                  <w:spacing w:line="200" w:lineRule="exact"/>
                  <w:jc w:val="center"/>
                </w:pPr>
              </w:pPrChange>
            </w:pPr>
            <w:del w:id="13010"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011" w:name="_Toc209615366"/>
              <w:bookmarkStart w:id="13012" w:name="_Toc210029686"/>
              <w:bookmarkStart w:id="13013" w:name="_Toc210030018"/>
              <w:bookmarkStart w:id="13014" w:name="_Toc210311999"/>
              <w:bookmarkStart w:id="13015" w:name="_Toc210658865"/>
              <w:bookmarkStart w:id="13016" w:name="_Toc211327403"/>
              <w:bookmarkStart w:id="13017" w:name="_Toc212462440"/>
              <w:bookmarkEnd w:id="13011"/>
              <w:bookmarkEnd w:id="13012"/>
              <w:bookmarkEnd w:id="13013"/>
              <w:bookmarkEnd w:id="13014"/>
              <w:bookmarkEnd w:id="13015"/>
              <w:bookmarkEnd w:id="13016"/>
              <w:bookmarkEnd w:id="13017"/>
            </w:del>
          </w:p>
        </w:tc>
        <w:tc>
          <w:tcPr>
            <w:tcW w:w="850" w:type="dxa"/>
            <w:vAlign w:val="center"/>
            <w:hideMark/>
          </w:tcPr>
          <w:p w14:paraId="73EAAC17" w14:textId="3C62A717" w:rsidR="00FC0091" w:rsidRPr="00FC0091" w:rsidDel="00631DCA" w:rsidRDefault="00FC0091">
            <w:pPr>
              <w:pStyle w:val="TITOLO20"/>
              <w:rPr>
                <w:del w:id="13018" w:author="Visone Rossana (GSE)" w:date="2025-09-23T19:22:00Z" w16du:dateUtc="2025-09-23T17:22:00Z"/>
                <w:highlight w:val="yellow"/>
              </w:rPr>
              <w:pPrChange w:id="13019" w:author="Oliosi Francesco (GSE)" w:date="2025-10-13T18:19:00Z" w16du:dateUtc="2025-10-13T16:19:00Z">
                <w:pPr>
                  <w:jc w:val="center"/>
                </w:pPr>
              </w:pPrChange>
            </w:pPr>
            <w:del w:id="13020" w:author="Visone Rossana (GSE)" w:date="2025-09-23T19:22:00Z" w16du:dateUtc="2025-09-23T17:22:00Z">
              <w:r w:rsidRPr="00FC0091" w:rsidDel="00631DCA">
                <w:rPr>
                  <w:highlight w:val="yellow"/>
                </w:rPr>
                <w:delText>Accesso diretto</w:delText>
              </w:r>
              <w:bookmarkStart w:id="13021" w:name="_Toc209615367"/>
              <w:bookmarkStart w:id="13022" w:name="_Toc210029687"/>
              <w:bookmarkStart w:id="13023" w:name="_Toc210030019"/>
              <w:bookmarkStart w:id="13024" w:name="_Toc210312000"/>
              <w:bookmarkStart w:id="13025" w:name="_Toc210658866"/>
              <w:bookmarkStart w:id="13026" w:name="_Toc211327404"/>
              <w:bookmarkStart w:id="13027" w:name="_Toc212462441"/>
              <w:bookmarkEnd w:id="13021"/>
              <w:bookmarkEnd w:id="13022"/>
              <w:bookmarkEnd w:id="13023"/>
              <w:bookmarkEnd w:id="13024"/>
              <w:bookmarkEnd w:id="13025"/>
              <w:bookmarkEnd w:id="13026"/>
              <w:bookmarkEnd w:id="13027"/>
            </w:del>
          </w:p>
        </w:tc>
        <w:bookmarkStart w:id="13028" w:name="_Toc209615368"/>
        <w:bookmarkStart w:id="13029" w:name="_Toc210029688"/>
        <w:bookmarkStart w:id="13030" w:name="_Toc210030020"/>
        <w:bookmarkStart w:id="13031" w:name="_Toc210312001"/>
        <w:bookmarkStart w:id="13032" w:name="_Toc210658867"/>
        <w:bookmarkStart w:id="13033" w:name="_Toc211327405"/>
        <w:bookmarkStart w:id="13034" w:name="_Toc212462442"/>
        <w:bookmarkEnd w:id="13028"/>
        <w:bookmarkEnd w:id="13029"/>
        <w:bookmarkEnd w:id="13030"/>
        <w:bookmarkEnd w:id="13031"/>
        <w:bookmarkEnd w:id="13032"/>
        <w:bookmarkEnd w:id="13033"/>
        <w:bookmarkEnd w:id="13034"/>
      </w:tr>
      <w:tr w:rsidR="007604F6" w:rsidRPr="00FC0091" w:rsidDel="00631DCA" w14:paraId="45D9709D" w14:textId="77777777" w:rsidTr="00631DCA">
        <w:trPr>
          <w:trHeight w:val="831"/>
          <w:del w:id="13035" w:author="Visone Rossana (GSE)" w:date="2025-09-23T19:22:00Z"/>
        </w:trPr>
        <w:tc>
          <w:tcPr>
            <w:tcW w:w="675" w:type="dxa"/>
            <w:vAlign w:val="center"/>
            <w:hideMark/>
          </w:tcPr>
          <w:p w14:paraId="7A8F46E5" w14:textId="42D4F5DA" w:rsidR="00FC0091" w:rsidRPr="00FC0091" w:rsidDel="00631DCA" w:rsidRDefault="00FC0091">
            <w:pPr>
              <w:pStyle w:val="TITOLO20"/>
              <w:rPr>
                <w:del w:id="13036" w:author="Visone Rossana (GSE)" w:date="2025-09-23T19:22:00Z" w16du:dateUtc="2025-09-23T17:22:00Z"/>
                <w:highlight w:val="yellow"/>
              </w:rPr>
              <w:pPrChange w:id="13037" w:author="Oliosi Francesco (GSE)" w:date="2025-10-13T18:19:00Z" w16du:dateUtc="2025-10-13T16:19:00Z">
                <w:pPr>
                  <w:jc w:val="both"/>
                </w:pPr>
              </w:pPrChange>
            </w:pPr>
            <w:del w:id="13038" w:author="Visone Rossana (GSE)" w:date="2025-09-23T19:22:00Z" w16du:dateUtc="2025-09-23T17:22:00Z">
              <w:r w:rsidRPr="00FC0091" w:rsidDel="00631DCA">
                <w:rPr>
                  <w:highlight w:val="yellow"/>
                </w:rPr>
                <w:delText>2.A</w:delText>
              </w:r>
              <w:bookmarkStart w:id="13039" w:name="_Toc209615369"/>
              <w:bookmarkStart w:id="13040" w:name="_Toc210029689"/>
              <w:bookmarkStart w:id="13041" w:name="_Toc210030021"/>
              <w:bookmarkStart w:id="13042" w:name="_Toc210312002"/>
              <w:bookmarkStart w:id="13043" w:name="_Toc210658868"/>
              <w:bookmarkStart w:id="13044" w:name="_Toc211327406"/>
              <w:bookmarkStart w:id="13045" w:name="_Toc212462443"/>
              <w:bookmarkEnd w:id="13039"/>
              <w:bookmarkEnd w:id="13040"/>
              <w:bookmarkEnd w:id="13041"/>
              <w:bookmarkEnd w:id="13042"/>
              <w:bookmarkEnd w:id="13043"/>
              <w:bookmarkEnd w:id="13044"/>
              <w:bookmarkEnd w:id="13045"/>
            </w:del>
          </w:p>
        </w:tc>
        <w:tc>
          <w:tcPr>
            <w:tcW w:w="6237" w:type="dxa"/>
            <w:vAlign w:val="center"/>
            <w:hideMark/>
          </w:tcPr>
          <w:p w14:paraId="659FBF51" w14:textId="395C7997" w:rsidR="00FC0091" w:rsidRPr="00FC0091" w:rsidDel="00631DCA" w:rsidRDefault="00FC0091">
            <w:pPr>
              <w:pStyle w:val="TITOLO20"/>
              <w:rPr>
                <w:del w:id="13046" w:author="Visone Rossana (GSE)" w:date="2025-09-23T19:22:00Z" w16du:dateUtc="2025-09-23T17:22:00Z"/>
                <w:highlight w:val="yellow"/>
              </w:rPr>
              <w:pPrChange w:id="13047" w:author="Oliosi Francesco (GSE)" w:date="2025-10-13T18:19:00Z" w16du:dateUtc="2025-10-13T16:19:00Z">
                <w:pPr>
                  <w:jc w:val="both"/>
                </w:pPr>
              </w:pPrChange>
            </w:pPr>
            <w:del w:id="13048" w:author="Visone Rossana (GSE)" w:date="2025-09-23T19:22:00Z" w16du:dateUtc="2025-09-23T17:22:00Z">
              <w:r w:rsidRPr="00FC0091" w:rsidDel="00631DCA">
                <w:rPr>
                  <w:highlight w:val="yellow"/>
                </w:rPr>
                <w:delText>Sostituzione di impianti di climatizzazione invernale esistenti con impianti di climatizzazione invernale utilizzanti pompe di calore elettriche o a gas, anche geotermiche  con potenza termica utile nominale maggiore di 35 kW e inferiore o uguale a 2.000 kW</w:delText>
              </w:r>
              <w:bookmarkStart w:id="13049" w:name="_Toc209615370"/>
              <w:bookmarkStart w:id="13050" w:name="_Toc210029690"/>
              <w:bookmarkStart w:id="13051" w:name="_Toc210030022"/>
              <w:bookmarkStart w:id="13052" w:name="_Toc210312003"/>
              <w:bookmarkStart w:id="13053" w:name="_Toc210658869"/>
              <w:bookmarkStart w:id="13054" w:name="_Toc211327407"/>
              <w:bookmarkStart w:id="13055" w:name="_Toc212462444"/>
              <w:bookmarkEnd w:id="13049"/>
              <w:bookmarkEnd w:id="13050"/>
              <w:bookmarkEnd w:id="13051"/>
              <w:bookmarkEnd w:id="13052"/>
              <w:bookmarkEnd w:id="13053"/>
              <w:bookmarkEnd w:id="13054"/>
              <w:bookmarkEnd w:id="13055"/>
            </w:del>
          </w:p>
        </w:tc>
        <w:tc>
          <w:tcPr>
            <w:tcW w:w="567" w:type="dxa"/>
            <w:vAlign w:val="center"/>
            <w:hideMark/>
          </w:tcPr>
          <w:p w14:paraId="3C7B77A5" w14:textId="4E5F30A2" w:rsidR="00FC0091" w:rsidRPr="00FC0091" w:rsidDel="00631DCA" w:rsidRDefault="00FC0091">
            <w:pPr>
              <w:pStyle w:val="TITOLO20"/>
              <w:rPr>
                <w:del w:id="13056" w:author="Visone Rossana (GSE)" w:date="2025-09-23T19:22:00Z" w16du:dateUtc="2025-09-23T17:22:00Z"/>
                <w:highlight w:val="yellow"/>
              </w:rPr>
              <w:pPrChange w:id="13057" w:author="Oliosi Francesco (GSE)" w:date="2025-10-13T18:19:00Z" w16du:dateUtc="2025-10-13T16:19:00Z">
                <w:pPr>
                  <w:jc w:val="center"/>
                </w:pPr>
              </w:pPrChange>
            </w:pPr>
            <w:del w:id="13058" w:author="Visone Rossana (GSE)" w:date="2025-09-23T19:22:00Z" w16du:dateUtc="2025-09-23T17:22:00Z">
              <w:r w:rsidRPr="00FC0091" w:rsidDel="00631DCA">
                <w:rPr>
                  <w:highlight w:val="yellow"/>
                </w:rPr>
                <w:delText>5</w:delText>
              </w:r>
              <w:bookmarkStart w:id="13059" w:name="_Toc209615371"/>
              <w:bookmarkStart w:id="13060" w:name="_Toc210029691"/>
              <w:bookmarkStart w:id="13061" w:name="_Toc210030023"/>
              <w:bookmarkStart w:id="13062" w:name="_Toc210312004"/>
              <w:bookmarkStart w:id="13063" w:name="_Toc210658870"/>
              <w:bookmarkStart w:id="13064" w:name="_Toc211327408"/>
              <w:bookmarkStart w:id="13065" w:name="_Toc212462445"/>
              <w:bookmarkEnd w:id="13059"/>
              <w:bookmarkEnd w:id="13060"/>
              <w:bookmarkEnd w:id="13061"/>
              <w:bookmarkEnd w:id="13062"/>
              <w:bookmarkEnd w:id="13063"/>
              <w:bookmarkEnd w:id="13064"/>
              <w:bookmarkEnd w:id="13065"/>
            </w:del>
          </w:p>
        </w:tc>
        <w:tc>
          <w:tcPr>
            <w:tcW w:w="1418" w:type="dxa"/>
            <w:vAlign w:val="center"/>
            <w:hideMark/>
          </w:tcPr>
          <w:p w14:paraId="67A9BA06" w14:textId="6B5585B8" w:rsidR="00FC0091" w:rsidRPr="00FC0091" w:rsidDel="00631DCA" w:rsidRDefault="00FC0091">
            <w:pPr>
              <w:pStyle w:val="TITOLO20"/>
              <w:rPr>
                <w:del w:id="13066" w:author="Visone Rossana (GSE)" w:date="2025-09-23T19:22:00Z" w16du:dateUtc="2025-09-23T17:22:00Z"/>
                <w:highlight w:val="yellow"/>
              </w:rPr>
              <w:pPrChange w:id="13067" w:author="Oliosi Francesco (GSE)" w:date="2025-10-13T18:19:00Z" w16du:dateUtc="2025-10-13T16:19:00Z">
                <w:pPr>
                  <w:spacing w:line="200" w:lineRule="exact"/>
                  <w:jc w:val="center"/>
                </w:pPr>
              </w:pPrChange>
            </w:pPr>
            <w:del w:id="13068"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069" w:name="_Toc209615372"/>
              <w:bookmarkStart w:id="13070" w:name="_Toc210029692"/>
              <w:bookmarkStart w:id="13071" w:name="_Toc210030024"/>
              <w:bookmarkStart w:id="13072" w:name="_Toc210312005"/>
              <w:bookmarkStart w:id="13073" w:name="_Toc210658871"/>
              <w:bookmarkStart w:id="13074" w:name="_Toc211327409"/>
              <w:bookmarkStart w:id="13075" w:name="_Toc212462446"/>
              <w:bookmarkEnd w:id="13069"/>
              <w:bookmarkEnd w:id="13070"/>
              <w:bookmarkEnd w:id="13071"/>
              <w:bookmarkEnd w:id="13072"/>
              <w:bookmarkEnd w:id="13073"/>
              <w:bookmarkEnd w:id="13074"/>
              <w:bookmarkEnd w:id="13075"/>
            </w:del>
          </w:p>
        </w:tc>
        <w:tc>
          <w:tcPr>
            <w:tcW w:w="850" w:type="dxa"/>
            <w:vAlign w:val="center"/>
            <w:hideMark/>
          </w:tcPr>
          <w:p w14:paraId="75526426" w14:textId="20C3EB41" w:rsidR="00FC0091" w:rsidRPr="00FC0091" w:rsidDel="00631DCA" w:rsidRDefault="00FC0091">
            <w:pPr>
              <w:pStyle w:val="TITOLO20"/>
              <w:rPr>
                <w:del w:id="13076" w:author="Visone Rossana (GSE)" w:date="2025-09-23T19:22:00Z" w16du:dateUtc="2025-09-23T17:22:00Z"/>
                <w:highlight w:val="yellow"/>
              </w:rPr>
              <w:pPrChange w:id="13077" w:author="Oliosi Francesco (GSE)" w:date="2025-10-13T18:19:00Z" w16du:dateUtc="2025-10-13T16:19:00Z">
                <w:pPr>
                  <w:jc w:val="center"/>
                </w:pPr>
              </w:pPrChange>
            </w:pPr>
            <w:del w:id="13078" w:author="Visone Rossana (GSE)" w:date="2025-09-23T19:22:00Z" w16du:dateUtc="2025-09-23T17:22:00Z">
              <w:r w:rsidRPr="00FC0091" w:rsidDel="00631DCA">
                <w:rPr>
                  <w:highlight w:val="yellow"/>
                </w:rPr>
                <w:delText>Accesso diretto</w:delText>
              </w:r>
              <w:bookmarkStart w:id="13079" w:name="_Toc209615373"/>
              <w:bookmarkStart w:id="13080" w:name="_Toc210029693"/>
              <w:bookmarkStart w:id="13081" w:name="_Toc210030025"/>
              <w:bookmarkStart w:id="13082" w:name="_Toc210312006"/>
              <w:bookmarkStart w:id="13083" w:name="_Toc210658872"/>
              <w:bookmarkStart w:id="13084" w:name="_Toc211327410"/>
              <w:bookmarkStart w:id="13085" w:name="_Toc212462447"/>
              <w:bookmarkEnd w:id="13079"/>
              <w:bookmarkEnd w:id="13080"/>
              <w:bookmarkEnd w:id="13081"/>
              <w:bookmarkEnd w:id="13082"/>
              <w:bookmarkEnd w:id="13083"/>
              <w:bookmarkEnd w:id="13084"/>
              <w:bookmarkEnd w:id="13085"/>
            </w:del>
          </w:p>
        </w:tc>
        <w:bookmarkStart w:id="13086" w:name="_Toc209615374"/>
        <w:bookmarkStart w:id="13087" w:name="_Toc210029694"/>
        <w:bookmarkStart w:id="13088" w:name="_Toc210030026"/>
        <w:bookmarkStart w:id="13089" w:name="_Toc210312007"/>
        <w:bookmarkStart w:id="13090" w:name="_Toc210658873"/>
        <w:bookmarkStart w:id="13091" w:name="_Toc211327411"/>
        <w:bookmarkStart w:id="13092" w:name="_Toc212462448"/>
        <w:bookmarkEnd w:id="13086"/>
        <w:bookmarkEnd w:id="13087"/>
        <w:bookmarkEnd w:id="13088"/>
        <w:bookmarkEnd w:id="13089"/>
        <w:bookmarkEnd w:id="13090"/>
        <w:bookmarkEnd w:id="13091"/>
        <w:bookmarkEnd w:id="13092"/>
      </w:tr>
      <w:tr w:rsidR="007604F6" w:rsidRPr="00FC0091" w:rsidDel="00631DCA" w14:paraId="41C21479" w14:textId="77777777" w:rsidTr="00631DCA">
        <w:trPr>
          <w:trHeight w:val="789"/>
          <w:del w:id="13093" w:author="Visone Rossana (GSE)" w:date="2025-09-23T19:22:00Z"/>
        </w:trPr>
        <w:tc>
          <w:tcPr>
            <w:tcW w:w="675" w:type="dxa"/>
            <w:vAlign w:val="center"/>
            <w:hideMark/>
          </w:tcPr>
          <w:p w14:paraId="434FBD57" w14:textId="2C72438B" w:rsidR="00FC0091" w:rsidRPr="00FC0091" w:rsidDel="00631DCA" w:rsidRDefault="00FC0091">
            <w:pPr>
              <w:pStyle w:val="TITOLO20"/>
              <w:rPr>
                <w:del w:id="13094" w:author="Visone Rossana (GSE)" w:date="2025-09-23T19:22:00Z" w16du:dateUtc="2025-09-23T17:22:00Z"/>
                <w:highlight w:val="yellow"/>
              </w:rPr>
              <w:pPrChange w:id="13095" w:author="Oliosi Francesco (GSE)" w:date="2025-10-13T18:19:00Z" w16du:dateUtc="2025-10-13T16:19:00Z">
                <w:pPr>
                  <w:jc w:val="both"/>
                </w:pPr>
              </w:pPrChange>
            </w:pPr>
            <w:del w:id="13096" w:author="Visone Rossana (GSE)" w:date="2025-09-23T19:22:00Z" w16du:dateUtc="2025-09-23T17:22:00Z">
              <w:r w:rsidRPr="00FC0091" w:rsidDel="00631DCA">
                <w:rPr>
                  <w:highlight w:val="yellow"/>
                </w:rPr>
                <w:delText>2.B</w:delText>
              </w:r>
              <w:bookmarkStart w:id="13097" w:name="_Toc209615375"/>
              <w:bookmarkStart w:id="13098" w:name="_Toc210029695"/>
              <w:bookmarkStart w:id="13099" w:name="_Toc210030027"/>
              <w:bookmarkStart w:id="13100" w:name="_Toc210312008"/>
              <w:bookmarkStart w:id="13101" w:name="_Toc210658874"/>
              <w:bookmarkStart w:id="13102" w:name="_Toc211327412"/>
              <w:bookmarkStart w:id="13103" w:name="_Toc212462449"/>
              <w:bookmarkEnd w:id="13097"/>
              <w:bookmarkEnd w:id="13098"/>
              <w:bookmarkEnd w:id="13099"/>
              <w:bookmarkEnd w:id="13100"/>
              <w:bookmarkEnd w:id="13101"/>
              <w:bookmarkEnd w:id="13102"/>
              <w:bookmarkEnd w:id="13103"/>
            </w:del>
          </w:p>
        </w:tc>
        <w:tc>
          <w:tcPr>
            <w:tcW w:w="6237" w:type="dxa"/>
            <w:vAlign w:val="center"/>
            <w:hideMark/>
          </w:tcPr>
          <w:p w14:paraId="651F8ED7" w14:textId="30BFAF4D" w:rsidR="00FC0091" w:rsidRPr="00FC0091" w:rsidDel="00631DCA" w:rsidRDefault="00FC0091">
            <w:pPr>
              <w:pStyle w:val="TITOLO20"/>
              <w:rPr>
                <w:del w:id="13104" w:author="Visone Rossana (GSE)" w:date="2025-09-23T19:22:00Z" w16du:dateUtc="2025-09-23T17:22:00Z"/>
                <w:highlight w:val="yellow"/>
              </w:rPr>
              <w:pPrChange w:id="13105" w:author="Oliosi Francesco (GSE)" w:date="2025-10-13T18:19:00Z" w16du:dateUtc="2025-10-13T16:19:00Z">
                <w:pPr>
                  <w:jc w:val="both"/>
                </w:pPr>
              </w:pPrChange>
            </w:pPr>
            <w:del w:id="13106" w:author="Visone Rossana (GSE)" w:date="2025-09-23T19:22:00Z" w16du:dateUtc="2025-09-23T17:22:00Z">
              <w:r w:rsidRPr="00FC0091" w:rsidDel="00631DCA">
                <w:rPr>
                  <w:highlight w:val="yellow"/>
                </w:rPr>
                <w:delText>Sostituzione di impianti di climatizzazione invernale o di riscaldamento delle serre esistenti e dei fabbricati rurali esistenti con generatori di calore alimentati da biomassa con potenza termica nominale al focolare inferiore o uguale a 35 kW</w:delText>
              </w:r>
              <w:bookmarkStart w:id="13107" w:name="_Toc209615376"/>
              <w:bookmarkStart w:id="13108" w:name="_Toc210029696"/>
              <w:bookmarkStart w:id="13109" w:name="_Toc210030028"/>
              <w:bookmarkStart w:id="13110" w:name="_Toc210312009"/>
              <w:bookmarkStart w:id="13111" w:name="_Toc210658875"/>
              <w:bookmarkStart w:id="13112" w:name="_Toc211327413"/>
              <w:bookmarkStart w:id="13113" w:name="_Toc212462450"/>
              <w:bookmarkEnd w:id="13107"/>
              <w:bookmarkEnd w:id="13108"/>
              <w:bookmarkEnd w:id="13109"/>
              <w:bookmarkEnd w:id="13110"/>
              <w:bookmarkEnd w:id="13111"/>
              <w:bookmarkEnd w:id="13112"/>
              <w:bookmarkEnd w:id="13113"/>
            </w:del>
          </w:p>
        </w:tc>
        <w:tc>
          <w:tcPr>
            <w:tcW w:w="567" w:type="dxa"/>
            <w:vAlign w:val="center"/>
            <w:hideMark/>
          </w:tcPr>
          <w:p w14:paraId="06B7BEF4" w14:textId="69C44564" w:rsidR="00FC0091" w:rsidRPr="00FC0091" w:rsidDel="00631DCA" w:rsidRDefault="00FC0091">
            <w:pPr>
              <w:pStyle w:val="TITOLO20"/>
              <w:rPr>
                <w:del w:id="13114" w:author="Visone Rossana (GSE)" w:date="2025-09-23T19:22:00Z" w16du:dateUtc="2025-09-23T17:22:00Z"/>
                <w:highlight w:val="yellow"/>
              </w:rPr>
              <w:pPrChange w:id="13115" w:author="Oliosi Francesco (GSE)" w:date="2025-10-13T18:19:00Z" w16du:dateUtc="2025-10-13T16:19:00Z">
                <w:pPr>
                  <w:jc w:val="center"/>
                </w:pPr>
              </w:pPrChange>
            </w:pPr>
            <w:del w:id="13116" w:author="Visone Rossana (GSE)" w:date="2025-09-23T19:22:00Z" w16du:dateUtc="2025-09-23T17:22:00Z">
              <w:r w:rsidRPr="00FC0091" w:rsidDel="00631DCA">
                <w:rPr>
                  <w:highlight w:val="yellow"/>
                </w:rPr>
                <w:delText>2</w:delText>
              </w:r>
              <w:bookmarkStart w:id="13117" w:name="_Toc209615377"/>
              <w:bookmarkStart w:id="13118" w:name="_Toc210029697"/>
              <w:bookmarkStart w:id="13119" w:name="_Toc210030029"/>
              <w:bookmarkStart w:id="13120" w:name="_Toc210312010"/>
              <w:bookmarkStart w:id="13121" w:name="_Toc210658876"/>
              <w:bookmarkStart w:id="13122" w:name="_Toc211327414"/>
              <w:bookmarkStart w:id="13123" w:name="_Toc212462451"/>
              <w:bookmarkEnd w:id="13117"/>
              <w:bookmarkEnd w:id="13118"/>
              <w:bookmarkEnd w:id="13119"/>
              <w:bookmarkEnd w:id="13120"/>
              <w:bookmarkEnd w:id="13121"/>
              <w:bookmarkEnd w:id="13122"/>
              <w:bookmarkEnd w:id="13123"/>
            </w:del>
          </w:p>
        </w:tc>
        <w:tc>
          <w:tcPr>
            <w:tcW w:w="1418" w:type="dxa"/>
            <w:vAlign w:val="center"/>
            <w:hideMark/>
          </w:tcPr>
          <w:p w14:paraId="522538E2" w14:textId="588D3C37" w:rsidR="00FC0091" w:rsidRPr="00FC0091" w:rsidDel="00631DCA" w:rsidRDefault="00FC0091">
            <w:pPr>
              <w:pStyle w:val="TITOLO20"/>
              <w:rPr>
                <w:del w:id="13124" w:author="Visone Rossana (GSE)" w:date="2025-09-23T19:22:00Z" w16du:dateUtc="2025-09-23T17:22:00Z"/>
                <w:highlight w:val="yellow"/>
              </w:rPr>
              <w:pPrChange w:id="13125" w:author="Oliosi Francesco (GSE)" w:date="2025-10-13T18:19:00Z" w16du:dateUtc="2025-10-13T16:19:00Z">
                <w:pPr>
                  <w:spacing w:line="200" w:lineRule="exact"/>
                  <w:jc w:val="center"/>
                </w:pPr>
              </w:pPrChange>
            </w:pPr>
            <w:del w:id="13126"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127" w:name="_Toc209615378"/>
              <w:bookmarkStart w:id="13128" w:name="_Toc210029698"/>
              <w:bookmarkStart w:id="13129" w:name="_Toc210030030"/>
              <w:bookmarkStart w:id="13130" w:name="_Toc210312011"/>
              <w:bookmarkStart w:id="13131" w:name="_Toc210658877"/>
              <w:bookmarkStart w:id="13132" w:name="_Toc211327415"/>
              <w:bookmarkStart w:id="13133" w:name="_Toc212462452"/>
              <w:bookmarkEnd w:id="13127"/>
              <w:bookmarkEnd w:id="13128"/>
              <w:bookmarkEnd w:id="13129"/>
              <w:bookmarkEnd w:id="13130"/>
              <w:bookmarkEnd w:id="13131"/>
              <w:bookmarkEnd w:id="13132"/>
              <w:bookmarkEnd w:id="13133"/>
            </w:del>
          </w:p>
        </w:tc>
        <w:tc>
          <w:tcPr>
            <w:tcW w:w="850" w:type="dxa"/>
            <w:vAlign w:val="center"/>
            <w:hideMark/>
          </w:tcPr>
          <w:p w14:paraId="79041050" w14:textId="27AB7035" w:rsidR="00FC0091" w:rsidRPr="00FC0091" w:rsidDel="00631DCA" w:rsidRDefault="00FC0091">
            <w:pPr>
              <w:pStyle w:val="TITOLO20"/>
              <w:rPr>
                <w:del w:id="13134" w:author="Visone Rossana (GSE)" w:date="2025-09-23T19:22:00Z" w16du:dateUtc="2025-09-23T17:22:00Z"/>
                <w:highlight w:val="yellow"/>
              </w:rPr>
              <w:pPrChange w:id="13135" w:author="Oliosi Francesco (GSE)" w:date="2025-10-13T18:19:00Z" w16du:dateUtc="2025-10-13T16:19:00Z">
                <w:pPr>
                  <w:jc w:val="center"/>
                </w:pPr>
              </w:pPrChange>
            </w:pPr>
            <w:del w:id="13136" w:author="Visone Rossana (GSE)" w:date="2025-09-23T19:22:00Z" w16du:dateUtc="2025-09-23T17:22:00Z">
              <w:r w:rsidRPr="00FC0091" w:rsidDel="00631DCA">
                <w:rPr>
                  <w:highlight w:val="yellow"/>
                </w:rPr>
                <w:delText>Accesso diretto</w:delText>
              </w:r>
              <w:bookmarkStart w:id="13137" w:name="_Toc209615379"/>
              <w:bookmarkStart w:id="13138" w:name="_Toc210029699"/>
              <w:bookmarkStart w:id="13139" w:name="_Toc210030031"/>
              <w:bookmarkStart w:id="13140" w:name="_Toc210312012"/>
              <w:bookmarkStart w:id="13141" w:name="_Toc210658878"/>
              <w:bookmarkStart w:id="13142" w:name="_Toc211327416"/>
              <w:bookmarkStart w:id="13143" w:name="_Toc212462453"/>
              <w:bookmarkEnd w:id="13137"/>
              <w:bookmarkEnd w:id="13138"/>
              <w:bookmarkEnd w:id="13139"/>
              <w:bookmarkEnd w:id="13140"/>
              <w:bookmarkEnd w:id="13141"/>
              <w:bookmarkEnd w:id="13142"/>
              <w:bookmarkEnd w:id="13143"/>
            </w:del>
          </w:p>
        </w:tc>
        <w:bookmarkStart w:id="13144" w:name="_Toc209615380"/>
        <w:bookmarkStart w:id="13145" w:name="_Toc210029700"/>
        <w:bookmarkStart w:id="13146" w:name="_Toc210030032"/>
        <w:bookmarkStart w:id="13147" w:name="_Toc210312013"/>
        <w:bookmarkStart w:id="13148" w:name="_Toc210658879"/>
        <w:bookmarkStart w:id="13149" w:name="_Toc211327417"/>
        <w:bookmarkStart w:id="13150" w:name="_Toc212462454"/>
        <w:bookmarkEnd w:id="13144"/>
        <w:bookmarkEnd w:id="13145"/>
        <w:bookmarkEnd w:id="13146"/>
        <w:bookmarkEnd w:id="13147"/>
        <w:bookmarkEnd w:id="13148"/>
        <w:bookmarkEnd w:id="13149"/>
        <w:bookmarkEnd w:id="13150"/>
      </w:tr>
      <w:tr w:rsidR="007604F6" w:rsidRPr="00FC0091" w:rsidDel="00631DCA" w14:paraId="4D982CD7" w14:textId="77777777" w:rsidTr="00631DCA">
        <w:trPr>
          <w:trHeight w:val="841"/>
          <w:del w:id="13151" w:author="Visone Rossana (GSE)" w:date="2025-09-23T19:22:00Z"/>
        </w:trPr>
        <w:tc>
          <w:tcPr>
            <w:tcW w:w="675" w:type="dxa"/>
            <w:vAlign w:val="center"/>
            <w:hideMark/>
          </w:tcPr>
          <w:p w14:paraId="1AF90FA1" w14:textId="0A0FF555" w:rsidR="00FC0091" w:rsidRPr="00FC0091" w:rsidDel="00631DCA" w:rsidRDefault="00FC0091">
            <w:pPr>
              <w:pStyle w:val="TITOLO20"/>
              <w:rPr>
                <w:del w:id="13152" w:author="Visone Rossana (GSE)" w:date="2025-09-23T19:22:00Z" w16du:dateUtc="2025-09-23T17:22:00Z"/>
                <w:highlight w:val="yellow"/>
              </w:rPr>
              <w:pPrChange w:id="13153" w:author="Oliosi Francesco (GSE)" w:date="2025-10-13T18:19:00Z" w16du:dateUtc="2025-10-13T16:19:00Z">
                <w:pPr>
                  <w:jc w:val="both"/>
                </w:pPr>
              </w:pPrChange>
            </w:pPr>
            <w:del w:id="13154" w:author="Visone Rossana (GSE)" w:date="2025-09-23T19:22:00Z" w16du:dateUtc="2025-09-23T17:22:00Z">
              <w:r w:rsidRPr="00FC0091" w:rsidDel="00631DCA">
                <w:rPr>
                  <w:highlight w:val="yellow"/>
                </w:rPr>
                <w:delText>2.B</w:delText>
              </w:r>
              <w:bookmarkStart w:id="13155" w:name="_Toc209615381"/>
              <w:bookmarkStart w:id="13156" w:name="_Toc210029701"/>
              <w:bookmarkStart w:id="13157" w:name="_Toc210030033"/>
              <w:bookmarkStart w:id="13158" w:name="_Toc210312014"/>
              <w:bookmarkStart w:id="13159" w:name="_Toc210658880"/>
              <w:bookmarkStart w:id="13160" w:name="_Toc211327418"/>
              <w:bookmarkStart w:id="13161" w:name="_Toc212462455"/>
              <w:bookmarkEnd w:id="13155"/>
              <w:bookmarkEnd w:id="13156"/>
              <w:bookmarkEnd w:id="13157"/>
              <w:bookmarkEnd w:id="13158"/>
              <w:bookmarkEnd w:id="13159"/>
              <w:bookmarkEnd w:id="13160"/>
              <w:bookmarkEnd w:id="13161"/>
            </w:del>
          </w:p>
        </w:tc>
        <w:tc>
          <w:tcPr>
            <w:tcW w:w="6237" w:type="dxa"/>
            <w:vAlign w:val="center"/>
            <w:hideMark/>
          </w:tcPr>
          <w:p w14:paraId="5FD94431" w14:textId="35464BE0" w:rsidR="00FC0091" w:rsidRPr="00FC0091" w:rsidDel="00631DCA" w:rsidRDefault="00FC0091">
            <w:pPr>
              <w:pStyle w:val="TITOLO20"/>
              <w:rPr>
                <w:del w:id="13162" w:author="Visone Rossana (GSE)" w:date="2025-09-23T19:22:00Z" w16du:dateUtc="2025-09-23T17:22:00Z"/>
                <w:highlight w:val="yellow"/>
              </w:rPr>
              <w:pPrChange w:id="13163" w:author="Oliosi Francesco (GSE)" w:date="2025-10-13T18:19:00Z" w16du:dateUtc="2025-10-13T16:19:00Z">
                <w:pPr>
                  <w:jc w:val="both"/>
                </w:pPr>
              </w:pPrChange>
            </w:pPr>
            <w:del w:id="13164" w:author="Visone Rossana (GSE)" w:date="2025-09-23T19:22:00Z" w16du:dateUtc="2025-09-23T17:22:00Z">
              <w:r w:rsidRPr="00FC0091" w:rsidDel="00631DCA">
                <w:rPr>
                  <w:highlight w:val="yellow"/>
                </w:rPr>
                <w:delText>Sostituzione di impianti di climatizzazione invernale o di riscaldamento delle serre esistenti e dei fabbricati rurali esistenti con generatori di calore alimentati da biomassa con potenza termica nominale al focolare maggiore di 35 kW e inferiore o uguale a 2.000 kW</w:delText>
              </w:r>
              <w:bookmarkStart w:id="13165" w:name="_Toc209615382"/>
              <w:bookmarkStart w:id="13166" w:name="_Toc210029702"/>
              <w:bookmarkStart w:id="13167" w:name="_Toc210030034"/>
              <w:bookmarkStart w:id="13168" w:name="_Toc210312015"/>
              <w:bookmarkStart w:id="13169" w:name="_Toc210658881"/>
              <w:bookmarkStart w:id="13170" w:name="_Toc211327419"/>
              <w:bookmarkStart w:id="13171" w:name="_Toc212462456"/>
              <w:bookmarkEnd w:id="13165"/>
              <w:bookmarkEnd w:id="13166"/>
              <w:bookmarkEnd w:id="13167"/>
              <w:bookmarkEnd w:id="13168"/>
              <w:bookmarkEnd w:id="13169"/>
              <w:bookmarkEnd w:id="13170"/>
              <w:bookmarkEnd w:id="13171"/>
            </w:del>
          </w:p>
        </w:tc>
        <w:tc>
          <w:tcPr>
            <w:tcW w:w="567" w:type="dxa"/>
            <w:vAlign w:val="center"/>
            <w:hideMark/>
          </w:tcPr>
          <w:p w14:paraId="2D19E830" w14:textId="0C6F7CA6" w:rsidR="00FC0091" w:rsidRPr="00FC0091" w:rsidDel="00631DCA" w:rsidRDefault="00FC0091">
            <w:pPr>
              <w:pStyle w:val="TITOLO20"/>
              <w:rPr>
                <w:del w:id="13172" w:author="Visone Rossana (GSE)" w:date="2025-09-23T19:22:00Z" w16du:dateUtc="2025-09-23T17:22:00Z"/>
                <w:highlight w:val="yellow"/>
              </w:rPr>
              <w:pPrChange w:id="13173" w:author="Oliosi Francesco (GSE)" w:date="2025-10-13T18:19:00Z" w16du:dateUtc="2025-10-13T16:19:00Z">
                <w:pPr>
                  <w:jc w:val="center"/>
                </w:pPr>
              </w:pPrChange>
            </w:pPr>
            <w:del w:id="13174" w:author="Visone Rossana (GSE)" w:date="2025-09-23T19:22:00Z" w16du:dateUtc="2025-09-23T17:22:00Z">
              <w:r w:rsidRPr="00FC0091" w:rsidDel="00631DCA">
                <w:rPr>
                  <w:highlight w:val="yellow"/>
                </w:rPr>
                <w:delText>5</w:delText>
              </w:r>
              <w:bookmarkStart w:id="13175" w:name="_Toc209615383"/>
              <w:bookmarkStart w:id="13176" w:name="_Toc210029703"/>
              <w:bookmarkStart w:id="13177" w:name="_Toc210030035"/>
              <w:bookmarkStart w:id="13178" w:name="_Toc210312016"/>
              <w:bookmarkStart w:id="13179" w:name="_Toc210658882"/>
              <w:bookmarkStart w:id="13180" w:name="_Toc211327420"/>
              <w:bookmarkStart w:id="13181" w:name="_Toc212462457"/>
              <w:bookmarkEnd w:id="13175"/>
              <w:bookmarkEnd w:id="13176"/>
              <w:bookmarkEnd w:id="13177"/>
              <w:bookmarkEnd w:id="13178"/>
              <w:bookmarkEnd w:id="13179"/>
              <w:bookmarkEnd w:id="13180"/>
              <w:bookmarkEnd w:id="13181"/>
            </w:del>
          </w:p>
        </w:tc>
        <w:tc>
          <w:tcPr>
            <w:tcW w:w="1418" w:type="dxa"/>
            <w:vAlign w:val="center"/>
            <w:hideMark/>
          </w:tcPr>
          <w:p w14:paraId="55ED51DA" w14:textId="607CE43C" w:rsidR="00FC0091" w:rsidRPr="00FC0091" w:rsidDel="00631DCA" w:rsidRDefault="00FC0091">
            <w:pPr>
              <w:pStyle w:val="TITOLO20"/>
              <w:rPr>
                <w:del w:id="13182" w:author="Visone Rossana (GSE)" w:date="2025-09-23T19:22:00Z" w16du:dateUtc="2025-09-23T17:22:00Z"/>
                <w:highlight w:val="yellow"/>
              </w:rPr>
              <w:pPrChange w:id="13183" w:author="Oliosi Francesco (GSE)" w:date="2025-10-13T18:19:00Z" w16du:dateUtc="2025-10-13T16:19:00Z">
                <w:pPr>
                  <w:spacing w:line="200" w:lineRule="exact"/>
                  <w:jc w:val="center"/>
                </w:pPr>
              </w:pPrChange>
            </w:pPr>
            <w:del w:id="13184"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185" w:name="_Toc209615384"/>
              <w:bookmarkStart w:id="13186" w:name="_Toc210029704"/>
              <w:bookmarkStart w:id="13187" w:name="_Toc210030036"/>
              <w:bookmarkStart w:id="13188" w:name="_Toc210312017"/>
              <w:bookmarkStart w:id="13189" w:name="_Toc210658883"/>
              <w:bookmarkStart w:id="13190" w:name="_Toc211327421"/>
              <w:bookmarkStart w:id="13191" w:name="_Toc212462458"/>
              <w:bookmarkEnd w:id="13185"/>
              <w:bookmarkEnd w:id="13186"/>
              <w:bookmarkEnd w:id="13187"/>
              <w:bookmarkEnd w:id="13188"/>
              <w:bookmarkEnd w:id="13189"/>
              <w:bookmarkEnd w:id="13190"/>
              <w:bookmarkEnd w:id="13191"/>
            </w:del>
          </w:p>
        </w:tc>
        <w:tc>
          <w:tcPr>
            <w:tcW w:w="850" w:type="dxa"/>
            <w:vAlign w:val="center"/>
            <w:hideMark/>
          </w:tcPr>
          <w:p w14:paraId="0C69FEED" w14:textId="44108A7D" w:rsidR="00FC0091" w:rsidRPr="00FC0091" w:rsidDel="00631DCA" w:rsidRDefault="00FC0091">
            <w:pPr>
              <w:pStyle w:val="TITOLO20"/>
              <w:rPr>
                <w:del w:id="13192" w:author="Visone Rossana (GSE)" w:date="2025-09-23T19:22:00Z" w16du:dateUtc="2025-09-23T17:22:00Z"/>
                <w:highlight w:val="yellow"/>
              </w:rPr>
              <w:pPrChange w:id="13193" w:author="Oliosi Francesco (GSE)" w:date="2025-10-13T18:19:00Z" w16du:dateUtc="2025-10-13T16:19:00Z">
                <w:pPr>
                  <w:jc w:val="center"/>
                </w:pPr>
              </w:pPrChange>
            </w:pPr>
            <w:del w:id="13194" w:author="Visone Rossana (GSE)" w:date="2025-09-23T19:22:00Z" w16du:dateUtc="2025-09-23T17:22:00Z">
              <w:r w:rsidRPr="00FC0091" w:rsidDel="00631DCA">
                <w:rPr>
                  <w:highlight w:val="yellow"/>
                </w:rPr>
                <w:delText>Accesso diretto</w:delText>
              </w:r>
              <w:bookmarkStart w:id="13195" w:name="_Toc209615385"/>
              <w:bookmarkStart w:id="13196" w:name="_Toc210029705"/>
              <w:bookmarkStart w:id="13197" w:name="_Toc210030037"/>
              <w:bookmarkStart w:id="13198" w:name="_Toc210312018"/>
              <w:bookmarkStart w:id="13199" w:name="_Toc210658884"/>
              <w:bookmarkStart w:id="13200" w:name="_Toc211327422"/>
              <w:bookmarkStart w:id="13201" w:name="_Toc212462459"/>
              <w:bookmarkEnd w:id="13195"/>
              <w:bookmarkEnd w:id="13196"/>
              <w:bookmarkEnd w:id="13197"/>
              <w:bookmarkEnd w:id="13198"/>
              <w:bookmarkEnd w:id="13199"/>
              <w:bookmarkEnd w:id="13200"/>
              <w:bookmarkEnd w:id="13201"/>
            </w:del>
          </w:p>
        </w:tc>
        <w:bookmarkStart w:id="13202" w:name="_Toc209615386"/>
        <w:bookmarkStart w:id="13203" w:name="_Toc210029706"/>
        <w:bookmarkStart w:id="13204" w:name="_Toc210030038"/>
        <w:bookmarkStart w:id="13205" w:name="_Toc210312019"/>
        <w:bookmarkStart w:id="13206" w:name="_Toc210658885"/>
        <w:bookmarkStart w:id="13207" w:name="_Toc211327423"/>
        <w:bookmarkStart w:id="13208" w:name="_Toc212462460"/>
        <w:bookmarkEnd w:id="13202"/>
        <w:bookmarkEnd w:id="13203"/>
        <w:bookmarkEnd w:id="13204"/>
        <w:bookmarkEnd w:id="13205"/>
        <w:bookmarkEnd w:id="13206"/>
        <w:bookmarkEnd w:id="13207"/>
        <w:bookmarkEnd w:id="13208"/>
      </w:tr>
      <w:tr w:rsidR="007604F6" w:rsidRPr="00FC0091" w:rsidDel="00631DCA" w14:paraId="61FD0780" w14:textId="77777777" w:rsidTr="00631DCA">
        <w:trPr>
          <w:trHeight w:val="518"/>
          <w:del w:id="13209" w:author="Visone Rossana (GSE)" w:date="2025-09-23T19:22:00Z"/>
        </w:trPr>
        <w:tc>
          <w:tcPr>
            <w:tcW w:w="675" w:type="dxa"/>
            <w:vAlign w:val="center"/>
            <w:hideMark/>
          </w:tcPr>
          <w:p w14:paraId="25BA6023" w14:textId="7A19351E" w:rsidR="00FC0091" w:rsidRPr="00FC0091" w:rsidDel="00631DCA" w:rsidRDefault="00FC0091">
            <w:pPr>
              <w:pStyle w:val="TITOLO20"/>
              <w:rPr>
                <w:del w:id="13210" w:author="Visone Rossana (GSE)" w:date="2025-09-23T19:22:00Z" w16du:dateUtc="2025-09-23T17:22:00Z"/>
                <w:highlight w:val="yellow"/>
              </w:rPr>
              <w:pPrChange w:id="13211" w:author="Oliosi Francesco (GSE)" w:date="2025-10-13T18:19:00Z" w16du:dateUtc="2025-10-13T16:19:00Z">
                <w:pPr>
                  <w:jc w:val="both"/>
                </w:pPr>
              </w:pPrChange>
            </w:pPr>
            <w:del w:id="13212" w:author="Visone Rossana (GSE)" w:date="2025-09-23T19:22:00Z" w16du:dateUtc="2025-09-23T17:22:00Z">
              <w:r w:rsidRPr="00FC0091" w:rsidDel="00631DCA">
                <w:rPr>
                  <w:highlight w:val="yellow"/>
                </w:rPr>
                <w:delText>2.C</w:delText>
              </w:r>
              <w:bookmarkStart w:id="13213" w:name="_Toc209615387"/>
              <w:bookmarkStart w:id="13214" w:name="_Toc210029707"/>
              <w:bookmarkStart w:id="13215" w:name="_Toc210030039"/>
              <w:bookmarkStart w:id="13216" w:name="_Toc210312020"/>
              <w:bookmarkStart w:id="13217" w:name="_Toc210658886"/>
              <w:bookmarkStart w:id="13218" w:name="_Toc211327424"/>
              <w:bookmarkStart w:id="13219" w:name="_Toc212462461"/>
              <w:bookmarkEnd w:id="13213"/>
              <w:bookmarkEnd w:id="13214"/>
              <w:bookmarkEnd w:id="13215"/>
              <w:bookmarkEnd w:id="13216"/>
              <w:bookmarkEnd w:id="13217"/>
              <w:bookmarkEnd w:id="13218"/>
              <w:bookmarkEnd w:id="13219"/>
            </w:del>
          </w:p>
        </w:tc>
        <w:tc>
          <w:tcPr>
            <w:tcW w:w="6237" w:type="dxa"/>
            <w:vAlign w:val="center"/>
            <w:hideMark/>
          </w:tcPr>
          <w:p w14:paraId="7A06E0A6" w14:textId="702DE39C" w:rsidR="00FC0091" w:rsidRPr="00FC0091" w:rsidDel="00631DCA" w:rsidRDefault="00FC0091">
            <w:pPr>
              <w:pStyle w:val="TITOLO20"/>
              <w:rPr>
                <w:del w:id="13220" w:author="Visone Rossana (GSE)" w:date="2025-09-23T19:22:00Z" w16du:dateUtc="2025-09-23T17:22:00Z"/>
                <w:highlight w:val="yellow"/>
              </w:rPr>
              <w:pPrChange w:id="13221" w:author="Oliosi Francesco (GSE)" w:date="2025-10-13T18:19:00Z" w16du:dateUtc="2025-10-13T16:19:00Z">
                <w:pPr>
                  <w:jc w:val="both"/>
                </w:pPr>
              </w:pPrChange>
            </w:pPr>
            <w:del w:id="13222" w:author="Visone Rossana (GSE)" w:date="2025-09-23T19:22:00Z" w16du:dateUtc="2025-09-23T17:22:00Z">
              <w:r w:rsidRPr="00FC0091" w:rsidDel="00631DCA">
                <w:rPr>
                  <w:highlight w:val="yellow"/>
                </w:rPr>
                <w:delText xml:space="preserve">Installazione di collettori solari termici, anche abbinati sistemi di solar </w:delText>
              </w:r>
              <w:r w:rsidRPr="00FC0091" w:rsidDel="00631DCA">
                <w:rPr>
                  <w:i/>
                  <w:highlight w:val="yellow"/>
                </w:rPr>
                <w:delText>cooling</w:delText>
              </w:r>
              <w:r w:rsidRPr="00FC0091" w:rsidDel="00631DCA">
                <w:rPr>
                  <w:highlight w:val="yellow"/>
                </w:rPr>
                <w:delText>, con superficie solare lorda inferiore o uguale a 50 metri quadrati</w:delText>
              </w:r>
              <w:bookmarkStart w:id="13223" w:name="_Toc209615388"/>
              <w:bookmarkStart w:id="13224" w:name="_Toc210029708"/>
              <w:bookmarkStart w:id="13225" w:name="_Toc210030040"/>
              <w:bookmarkStart w:id="13226" w:name="_Toc210312021"/>
              <w:bookmarkStart w:id="13227" w:name="_Toc210658887"/>
              <w:bookmarkStart w:id="13228" w:name="_Toc211327425"/>
              <w:bookmarkStart w:id="13229" w:name="_Toc212462462"/>
              <w:bookmarkEnd w:id="13223"/>
              <w:bookmarkEnd w:id="13224"/>
              <w:bookmarkEnd w:id="13225"/>
              <w:bookmarkEnd w:id="13226"/>
              <w:bookmarkEnd w:id="13227"/>
              <w:bookmarkEnd w:id="13228"/>
              <w:bookmarkEnd w:id="13229"/>
            </w:del>
          </w:p>
        </w:tc>
        <w:tc>
          <w:tcPr>
            <w:tcW w:w="567" w:type="dxa"/>
            <w:vAlign w:val="center"/>
            <w:hideMark/>
          </w:tcPr>
          <w:p w14:paraId="74E53A83" w14:textId="2ADF909D" w:rsidR="00FC0091" w:rsidRPr="00FC0091" w:rsidDel="00631DCA" w:rsidRDefault="00FC0091">
            <w:pPr>
              <w:pStyle w:val="TITOLO20"/>
              <w:rPr>
                <w:del w:id="13230" w:author="Visone Rossana (GSE)" w:date="2025-09-23T19:22:00Z" w16du:dateUtc="2025-09-23T17:22:00Z"/>
                <w:highlight w:val="yellow"/>
              </w:rPr>
              <w:pPrChange w:id="13231" w:author="Oliosi Francesco (GSE)" w:date="2025-10-13T18:19:00Z" w16du:dateUtc="2025-10-13T16:19:00Z">
                <w:pPr>
                  <w:jc w:val="center"/>
                </w:pPr>
              </w:pPrChange>
            </w:pPr>
            <w:del w:id="13232" w:author="Visone Rossana (GSE)" w:date="2025-09-23T19:22:00Z" w16du:dateUtc="2025-09-23T17:22:00Z">
              <w:r w:rsidRPr="00FC0091" w:rsidDel="00631DCA">
                <w:rPr>
                  <w:highlight w:val="yellow"/>
                </w:rPr>
                <w:delText>2</w:delText>
              </w:r>
              <w:bookmarkStart w:id="13233" w:name="_Toc209615389"/>
              <w:bookmarkStart w:id="13234" w:name="_Toc210029709"/>
              <w:bookmarkStart w:id="13235" w:name="_Toc210030041"/>
              <w:bookmarkStart w:id="13236" w:name="_Toc210312022"/>
              <w:bookmarkStart w:id="13237" w:name="_Toc210658888"/>
              <w:bookmarkStart w:id="13238" w:name="_Toc211327426"/>
              <w:bookmarkStart w:id="13239" w:name="_Toc212462463"/>
              <w:bookmarkEnd w:id="13233"/>
              <w:bookmarkEnd w:id="13234"/>
              <w:bookmarkEnd w:id="13235"/>
              <w:bookmarkEnd w:id="13236"/>
              <w:bookmarkEnd w:id="13237"/>
              <w:bookmarkEnd w:id="13238"/>
              <w:bookmarkEnd w:id="13239"/>
            </w:del>
          </w:p>
        </w:tc>
        <w:tc>
          <w:tcPr>
            <w:tcW w:w="1418" w:type="dxa"/>
            <w:vAlign w:val="center"/>
            <w:hideMark/>
          </w:tcPr>
          <w:p w14:paraId="19029752" w14:textId="2F87BB4C" w:rsidR="00FC0091" w:rsidRPr="00FC0091" w:rsidDel="00631DCA" w:rsidRDefault="00FC0091">
            <w:pPr>
              <w:pStyle w:val="TITOLO20"/>
              <w:rPr>
                <w:del w:id="13240" w:author="Visone Rossana (GSE)" w:date="2025-09-23T19:22:00Z" w16du:dateUtc="2025-09-23T17:22:00Z"/>
                <w:highlight w:val="yellow"/>
              </w:rPr>
              <w:pPrChange w:id="13241" w:author="Oliosi Francesco (GSE)" w:date="2025-10-13T18:19:00Z" w16du:dateUtc="2025-10-13T16:19:00Z">
                <w:pPr>
                  <w:spacing w:line="200" w:lineRule="exact"/>
                  <w:jc w:val="center"/>
                </w:pPr>
              </w:pPrChange>
            </w:pPr>
            <w:del w:id="13242"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243" w:name="_Toc209615390"/>
              <w:bookmarkStart w:id="13244" w:name="_Toc210029710"/>
              <w:bookmarkStart w:id="13245" w:name="_Toc210030042"/>
              <w:bookmarkStart w:id="13246" w:name="_Toc210312023"/>
              <w:bookmarkStart w:id="13247" w:name="_Toc210658889"/>
              <w:bookmarkStart w:id="13248" w:name="_Toc211327427"/>
              <w:bookmarkStart w:id="13249" w:name="_Toc212462464"/>
              <w:bookmarkEnd w:id="13243"/>
              <w:bookmarkEnd w:id="13244"/>
              <w:bookmarkEnd w:id="13245"/>
              <w:bookmarkEnd w:id="13246"/>
              <w:bookmarkEnd w:id="13247"/>
              <w:bookmarkEnd w:id="13248"/>
              <w:bookmarkEnd w:id="13249"/>
            </w:del>
          </w:p>
        </w:tc>
        <w:tc>
          <w:tcPr>
            <w:tcW w:w="850" w:type="dxa"/>
            <w:vAlign w:val="center"/>
            <w:hideMark/>
          </w:tcPr>
          <w:p w14:paraId="1373F5A4" w14:textId="1595A0BB" w:rsidR="00FC0091" w:rsidRPr="00FC0091" w:rsidDel="00631DCA" w:rsidRDefault="00FC0091">
            <w:pPr>
              <w:pStyle w:val="TITOLO20"/>
              <w:rPr>
                <w:del w:id="13250" w:author="Visone Rossana (GSE)" w:date="2025-09-23T19:22:00Z" w16du:dateUtc="2025-09-23T17:22:00Z"/>
                <w:highlight w:val="yellow"/>
              </w:rPr>
              <w:pPrChange w:id="13251" w:author="Oliosi Francesco (GSE)" w:date="2025-10-13T18:19:00Z" w16du:dateUtc="2025-10-13T16:19:00Z">
                <w:pPr>
                  <w:jc w:val="center"/>
                </w:pPr>
              </w:pPrChange>
            </w:pPr>
            <w:del w:id="13252" w:author="Visone Rossana (GSE)" w:date="2025-09-23T19:22:00Z" w16du:dateUtc="2025-09-23T17:22:00Z">
              <w:r w:rsidRPr="00FC0091" w:rsidDel="00631DCA">
                <w:rPr>
                  <w:highlight w:val="yellow"/>
                </w:rPr>
                <w:delText>Accesso diretto</w:delText>
              </w:r>
              <w:bookmarkStart w:id="13253" w:name="_Toc209615391"/>
              <w:bookmarkStart w:id="13254" w:name="_Toc210029711"/>
              <w:bookmarkStart w:id="13255" w:name="_Toc210030043"/>
              <w:bookmarkStart w:id="13256" w:name="_Toc210312024"/>
              <w:bookmarkStart w:id="13257" w:name="_Toc210658890"/>
              <w:bookmarkStart w:id="13258" w:name="_Toc211327428"/>
              <w:bookmarkStart w:id="13259" w:name="_Toc212462465"/>
              <w:bookmarkEnd w:id="13253"/>
              <w:bookmarkEnd w:id="13254"/>
              <w:bookmarkEnd w:id="13255"/>
              <w:bookmarkEnd w:id="13256"/>
              <w:bookmarkEnd w:id="13257"/>
              <w:bookmarkEnd w:id="13258"/>
              <w:bookmarkEnd w:id="13259"/>
            </w:del>
          </w:p>
        </w:tc>
        <w:bookmarkStart w:id="13260" w:name="_Toc209615392"/>
        <w:bookmarkStart w:id="13261" w:name="_Toc210029712"/>
        <w:bookmarkStart w:id="13262" w:name="_Toc210030044"/>
        <w:bookmarkStart w:id="13263" w:name="_Toc210312025"/>
        <w:bookmarkStart w:id="13264" w:name="_Toc210658891"/>
        <w:bookmarkStart w:id="13265" w:name="_Toc211327429"/>
        <w:bookmarkStart w:id="13266" w:name="_Toc212462466"/>
        <w:bookmarkEnd w:id="13260"/>
        <w:bookmarkEnd w:id="13261"/>
        <w:bookmarkEnd w:id="13262"/>
        <w:bookmarkEnd w:id="13263"/>
        <w:bookmarkEnd w:id="13264"/>
        <w:bookmarkEnd w:id="13265"/>
        <w:bookmarkEnd w:id="13266"/>
      </w:tr>
      <w:tr w:rsidR="007604F6" w:rsidRPr="00FC0091" w:rsidDel="00631DCA" w14:paraId="431599B5" w14:textId="77777777" w:rsidTr="00631DCA">
        <w:trPr>
          <w:trHeight w:val="553"/>
          <w:del w:id="13267" w:author="Visone Rossana (GSE)" w:date="2025-09-23T19:22:00Z"/>
        </w:trPr>
        <w:tc>
          <w:tcPr>
            <w:tcW w:w="675" w:type="dxa"/>
            <w:vAlign w:val="center"/>
            <w:hideMark/>
          </w:tcPr>
          <w:p w14:paraId="2D01B368" w14:textId="4E9C6F2A" w:rsidR="00FC0091" w:rsidRPr="00FC0091" w:rsidDel="00631DCA" w:rsidRDefault="00FC0091">
            <w:pPr>
              <w:pStyle w:val="TITOLO20"/>
              <w:rPr>
                <w:del w:id="13268" w:author="Visone Rossana (GSE)" w:date="2025-09-23T19:22:00Z" w16du:dateUtc="2025-09-23T17:22:00Z"/>
                <w:highlight w:val="yellow"/>
              </w:rPr>
              <w:pPrChange w:id="13269" w:author="Oliosi Francesco (GSE)" w:date="2025-10-13T18:19:00Z" w16du:dateUtc="2025-10-13T16:19:00Z">
                <w:pPr>
                  <w:jc w:val="both"/>
                </w:pPr>
              </w:pPrChange>
            </w:pPr>
            <w:del w:id="13270" w:author="Visone Rossana (GSE)" w:date="2025-09-23T19:22:00Z" w16du:dateUtc="2025-09-23T17:22:00Z">
              <w:r w:rsidRPr="00FC0091" w:rsidDel="00631DCA">
                <w:rPr>
                  <w:highlight w:val="yellow"/>
                </w:rPr>
                <w:delText>2.C</w:delText>
              </w:r>
              <w:bookmarkStart w:id="13271" w:name="_Toc209615393"/>
              <w:bookmarkStart w:id="13272" w:name="_Toc210029713"/>
              <w:bookmarkStart w:id="13273" w:name="_Toc210030045"/>
              <w:bookmarkStart w:id="13274" w:name="_Toc210312026"/>
              <w:bookmarkStart w:id="13275" w:name="_Toc210658892"/>
              <w:bookmarkStart w:id="13276" w:name="_Toc211327430"/>
              <w:bookmarkStart w:id="13277" w:name="_Toc212462467"/>
              <w:bookmarkEnd w:id="13271"/>
              <w:bookmarkEnd w:id="13272"/>
              <w:bookmarkEnd w:id="13273"/>
              <w:bookmarkEnd w:id="13274"/>
              <w:bookmarkEnd w:id="13275"/>
              <w:bookmarkEnd w:id="13276"/>
              <w:bookmarkEnd w:id="13277"/>
            </w:del>
          </w:p>
        </w:tc>
        <w:tc>
          <w:tcPr>
            <w:tcW w:w="6237" w:type="dxa"/>
            <w:vAlign w:val="center"/>
            <w:hideMark/>
          </w:tcPr>
          <w:p w14:paraId="354C646A" w14:textId="2A1A2D24" w:rsidR="00FC0091" w:rsidRPr="00FC0091" w:rsidDel="00631DCA" w:rsidRDefault="00FC0091">
            <w:pPr>
              <w:pStyle w:val="TITOLO20"/>
              <w:rPr>
                <w:del w:id="13278" w:author="Visone Rossana (GSE)" w:date="2025-09-23T19:22:00Z" w16du:dateUtc="2025-09-23T17:22:00Z"/>
                <w:highlight w:val="yellow"/>
              </w:rPr>
              <w:pPrChange w:id="13279" w:author="Oliosi Francesco (GSE)" w:date="2025-10-13T18:19:00Z" w16du:dateUtc="2025-10-13T16:19:00Z">
                <w:pPr>
                  <w:jc w:val="both"/>
                </w:pPr>
              </w:pPrChange>
            </w:pPr>
            <w:del w:id="13280" w:author="Visone Rossana (GSE)" w:date="2025-09-23T19:22:00Z" w16du:dateUtc="2025-09-23T17:22:00Z">
              <w:r w:rsidRPr="00FC0091" w:rsidDel="00631DCA">
                <w:rPr>
                  <w:highlight w:val="yellow"/>
                </w:rPr>
                <w:delText xml:space="preserve">Installazione di collettori solari termici, anche abbinati sistemi di solar </w:delText>
              </w:r>
              <w:r w:rsidRPr="00FC0091" w:rsidDel="00631DCA">
                <w:rPr>
                  <w:i/>
                  <w:highlight w:val="yellow"/>
                </w:rPr>
                <w:delText>cooling</w:delText>
              </w:r>
              <w:r w:rsidRPr="00FC0091" w:rsidDel="00631DCA">
                <w:rPr>
                  <w:highlight w:val="yellow"/>
                </w:rPr>
                <w:delText>, con superficie solare lorda superiore a 50 metri quadrati e inferiore o uguale a 2.500 metri quadrati</w:delText>
              </w:r>
              <w:bookmarkStart w:id="13281" w:name="_Toc209615394"/>
              <w:bookmarkStart w:id="13282" w:name="_Toc210029714"/>
              <w:bookmarkStart w:id="13283" w:name="_Toc210030046"/>
              <w:bookmarkStart w:id="13284" w:name="_Toc210312027"/>
              <w:bookmarkStart w:id="13285" w:name="_Toc210658893"/>
              <w:bookmarkStart w:id="13286" w:name="_Toc211327431"/>
              <w:bookmarkStart w:id="13287" w:name="_Toc212462468"/>
              <w:bookmarkEnd w:id="13281"/>
              <w:bookmarkEnd w:id="13282"/>
              <w:bookmarkEnd w:id="13283"/>
              <w:bookmarkEnd w:id="13284"/>
              <w:bookmarkEnd w:id="13285"/>
              <w:bookmarkEnd w:id="13286"/>
              <w:bookmarkEnd w:id="13287"/>
            </w:del>
          </w:p>
        </w:tc>
        <w:tc>
          <w:tcPr>
            <w:tcW w:w="567" w:type="dxa"/>
            <w:vAlign w:val="center"/>
            <w:hideMark/>
          </w:tcPr>
          <w:p w14:paraId="4EB502DC" w14:textId="18E519E7" w:rsidR="00FC0091" w:rsidRPr="00FC0091" w:rsidDel="00631DCA" w:rsidRDefault="00FC0091">
            <w:pPr>
              <w:pStyle w:val="TITOLO20"/>
              <w:rPr>
                <w:del w:id="13288" w:author="Visone Rossana (GSE)" w:date="2025-09-23T19:22:00Z" w16du:dateUtc="2025-09-23T17:22:00Z"/>
                <w:highlight w:val="yellow"/>
              </w:rPr>
              <w:pPrChange w:id="13289" w:author="Oliosi Francesco (GSE)" w:date="2025-10-13T18:19:00Z" w16du:dateUtc="2025-10-13T16:19:00Z">
                <w:pPr>
                  <w:jc w:val="center"/>
                </w:pPr>
              </w:pPrChange>
            </w:pPr>
            <w:del w:id="13290" w:author="Visone Rossana (GSE)" w:date="2025-09-23T19:22:00Z" w16du:dateUtc="2025-09-23T17:22:00Z">
              <w:r w:rsidRPr="00FC0091" w:rsidDel="00631DCA">
                <w:rPr>
                  <w:highlight w:val="yellow"/>
                </w:rPr>
                <w:delText>5</w:delText>
              </w:r>
              <w:bookmarkStart w:id="13291" w:name="_Toc209615395"/>
              <w:bookmarkStart w:id="13292" w:name="_Toc210029715"/>
              <w:bookmarkStart w:id="13293" w:name="_Toc210030047"/>
              <w:bookmarkStart w:id="13294" w:name="_Toc210312028"/>
              <w:bookmarkStart w:id="13295" w:name="_Toc210658894"/>
              <w:bookmarkStart w:id="13296" w:name="_Toc211327432"/>
              <w:bookmarkStart w:id="13297" w:name="_Toc212462469"/>
              <w:bookmarkEnd w:id="13291"/>
              <w:bookmarkEnd w:id="13292"/>
              <w:bookmarkEnd w:id="13293"/>
              <w:bookmarkEnd w:id="13294"/>
              <w:bookmarkEnd w:id="13295"/>
              <w:bookmarkEnd w:id="13296"/>
              <w:bookmarkEnd w:id="13297"/>
            </w:del>
          </w:p>
        </w:tc>
        <w:tc>
          <w:tcPr>
            <w:tcW w:w="1418" w:type="dxa"/>
            <w:vAlign w:val="center"/>
            <w:hideMark/>
          </w:tcPr>
          <w:p w14:paraId="113B8F49" w14:textId="5583B531" w:rsidR="00FC0091" w:rsidRPr="00FC0091" w:rsidDel="00631DCA" w:rsidRDefault="00FC0091">
            <w:pPr>
              <w:pStyle w:val="TITOLO20"/>
              <w:rPr>
                <w:del w:id="13298" w:author="Visone Rossana (GSE)" w:date="2025-09-23T19:22:00Z" w16du:dateUtc="2025-09-23T17:22:00Z"/>
                <w:highlight w:val="yellow"/>
              </w:rPr>
              <w:pPrChange w:id="13299" w:author="Oliosi Francesco (GSE)" w:date="2025-10-13T18:19:00Z" w16du:dateUtc="2025-10-13T16:19:00Z">
                <w:pPr>
                  <w:spacing w:line="200" w:lineRule="exact"/>
                  <w:jc w:val="center"/>
                </w:pPr>
              </w:pPrChange>
            </w:pPr>
            <w:del w:id="13300"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301" w:name="_Toc209615396"/>
              <w:bookmarkStart w:id="13302" w:name="_Toc210029716"/>
              <w:bookmarkStart w:id="13303" w:name="_Toc210030048"/>
              <w:bookmarkStart w:id="13304" w:name="_Toc210312029"/>
              <w:bookmarkStart w:id="13305" w:name="_Toc210658895"/>
              <w:bookmarkStart w:id="13306" w:name="_Toc211327433"/>
              <w:bookmarkStart w:id="13307" w:name="_Toc212462470"/>
              <w:bookmarkEnd w:id="13301"/>
              <w:bookmarkEnd w:id="13302"/>
              <w:bookmarkEnd w:id="13303"/>
              <w:bookmarkEnd w:id="13304"/>
              <w:bookmarkEnd w:id="13305"/>
              <w:bookmarkEnd w:id="13306"/>
              <w:bookmarkEnd w:id="13307"/>
            </w:del>
          </w:p>
        </w:tc>
        <w:tc>
          <w:tcPr>
            <w:tcW w:w="850" w:type="dxa"/>
            <w:vAlign w:val="center"/>
            <w:hideMark/>
          </w:tcPr>
          <w:p w14:paraId="34F4A36F" w14:textId="5F26F417" w:rsidR="00FC0091" w:rsidRPr="00FC0091" w:rsidDel="00631DCA" w:rsidRDefault="00FC0091">
            <w:pPr>
              <w:pStyle w:val="TITOLO20"/>
              <w:rPr>
                <w:del w:id="13308" w:author="Visone Rossana (GSE)" w:date="2025-09-23T19:22:00Z" w16du:dateUtc="2025-09-23T17:22:00Z"/>
                <w:highlight w:val="yellow"/>
              </w:rPr>
              <w:pPrChange w:id="13309" w:author="Oliosi Francesco (GSE)" w:date="2025-10-13T18:19:00Z" w16du:dateUtc="2025-10-13T16:19:00Z">
                <w:pPr>
                  <w:jc w:val="center"/>
                </w:pPr>
              </w:pPrChange>
            </w:pPr>
            <w:del w:id="13310" w:author="Visone Rossana (GSE)" w:date="2025-09-23T19:22:00Z" w16du:dateUtc="2025-09-23T17:22:00Z">
              <w:r w:rsidRPr="00FC0091" w:rsidDel="00631DCA">
                <w:rPr>
                  <w:highlight w:val="yellow"/>
                </w:rPr>
                <w:delText>Accesso diretto</w:delText>
              </w:r>
              <w:bookmarkStart w:id="13311" w:name="_Toc209615397"/>
              <w:bookmarkStart w:id="13312" w:name="_Toc210029717"/>
              <w:bookmarkStart w:id="13313" w:name="_Toc210030049"/>
              <w:bookmarkStart w:id="13314" w:name="_Toc210312030"/>
              <w:bookmarkStart w:id="13315" w:name="_Toc210658896"/>
              <w:bookmarkStart w:id="13316" w:name="_Toc211327434"/>
              <w:bookmarkStart w:id="13317" w:name="_Toc212462471"/>
              <w:bookmarkEnd w:id="13311"/>
              <w:bookmarkEnd w:id="13312"/>
              <w:bookmarkEnd w:id="13313"/>
              <w:bookmarkEnd w:id="13314"/>
              <w:bookmarkEnd w:id="13315"/>
              <w:bookmarkEnd w:id="13316"/>
              <w:bookmarkEnd w:id="13317"/>
            </w:del>
          </w:p>
        </w:tc>
        <w:bookmarkStart w:id="13318" w:name="_Toc209615398"/>
        <w:bookmarkStart w:id="13319" w:name="_Toc210029718"/>
        <w:bookmarkStart w:id="13320" w:name="_Toc210030050"/>
        <w:bookmarkStart w:id="13321" w:name="_Toc210312031"/>
        <w:bookmarkStart w:id="13322" w:name="_Toc210658897"/>
        <w:bookmarkStart w:id="13323" w:name="_Toc211327435"/>
        <w:bookmarkStart w:id="13324" w:name="_Toc212462472"/>
        <w:bookmarkEnd w:id="13318"/>
        <w:bookmarkEnd w:id="13319"/>
        <w:bookmarkEnd w:id="13320"/>
        <w:bookmarkEnd w:id="13321"/>
        <w:bookmarkEnd w:id="13322"/>
        <w:bookmarkEnd w:id="13323"/>
        <w:bookmarkEnd w:id="13324"/>
      </w:tr>
      <w:tr w:rsidR="007604F6" w:rsidRPr="00FC0091" w:rsidDel="00631DCA" w14:paraId="2EB69749" w14:textId="77777777" w:rsidTr="00631DCA">
        <w:trPr>
          <w:trHeight w:val="537"/>
          <w:del w:id="13325" w:author="Visone Rossana (GSE)" w:date="2025-09-23T19:22:00Z"/>
        </w:trPr>
        <w:tc>
          <w:tcPr>
            <w:tcW w:w="675" w:type="dxa"/>
            <w:vAlign w:val="center"/>
            <w:hideMark/>
          </w:tcPr>
          <w:p w14:paraId="224307F1" w14:textId="1C150E3B" w:rsidR="00FC0091" w:rsidRPr="00FC0091" w:rsidDel="00631DCA" w:rsidRDefault="00FC0091">
            <w:pPr>
              <w:pStyle w:val="TITOLO20"/>
              <w:rPr>
                <w:del w:id="13326" w:author="Visone Rossana (GSE)" w:date="2025-09-23T19:22:00Z" w16du:dateUtc="2025-09-23T17:22:00Z"/>
                <w:highlight w:val="yellow"/>
              </w:rPr>
              <w:pPrChange w:id="13327" w:author="Oliosi Francesco (GSE)" w:date="2025-10-13T18:19:00Z" w16du:dateUtc="2025-10-13T16:19:00Z">
                <w:pPr>
                  <w:jc w:val="both"/>
                </w:pPr>
              </w:pPrChange>
            </w:pPr>
            <w:del w:id="13328" w:author="Visone Rossana (GSE)" w:date="2025-09-23T19:22:00Z" w16du:dateUtc="2025-09-23T17:22:00Z">
              <w:r w:rsidRPr="00FC0091" w:rsidDel="00631DCA">
                <w:rPr>
                  <w:highlight w:val="yellow"/>
                </w:rPr>
                <w:delText>2.D</w:delText>
              </w:r>
              <w:bookmarkStart w:id="13329" w:name="_Toc209615399"/>
              <w:bookmarkStart w:id="13330" w:name="_Toc210029719"/>
              <w:bookmarkStart w:id="13331" w:name="_Toc210030051"/>
              <w:bookmarkStart w:id="13332" w:name="_Toc210312032"/>
              <w:bookmarkStart w:id="13333" w:name="_Toc210658898"/>
              <w:bookmarkStart w:id="13334" w:name="_Toc211327436"/>
              <w:bookmarkStart w:id="13335" w:name="_Toc212462473"/>
              <w:bookmarkEnd w:id="13329"/>
              <w:bookmarkEnd w:id="13330"/>
              <w:bookmarkEnd w:id="13331"/>
              <w:bookmarkEnd w:id="13332"/>
              <w:bookmarkEnd w:id="13333"/>
              <w:bookmarkEnd w:id="13334"/>
              <w:bookmarkEnd w:id="13335"/>
            </w:del>
          </w:p>
        </w:tc>
        <w:tc>
          <w:tcPr>
            <w:tcW w:w="6237" w:type="dxa"/>
            <w:vAlign w:val="center"/>
            <w:hideMark/>
          </w:tcPr>
          <w:p w14:paraId="0094683E" w14:textId="2F906E7B" w:rsidR="00FC0091" w:rsidRPr="00FC0091" w:rsidDel="00631DCA" w:rsidRDefault="00FC0091">
            <w:pPr>
              <w:pStyle w:val="TITOLO20"/>
              <w:rPr>
                <w:del w:id="13336" w:author="Visone Rossana (GSE)" w:date="2025-09-23T19:22:00Z" w16du:dateUtc="2025-09-23T17:22:00Z"/>
                <w:highlight w:val="yellow"/>
              </w:rPr>
              <w:pPrChange w:id="13337" w:author="Oliosi Francesco (GSE)" w:date="2025-10-13T18:19:00Z" w16du:dateUtc="2025-10-13T16:19:00Z">
                <w:pPr>
                  <w:jc w:val="both"/>
                </w:pPr>
              </w:pPrChange>
            </w:pPr>
            <w:del w:id="13338" w:author="Visone Rossana (GSE)" w:date="2025-09-23T19:22:00Z" w16du:dateUtc="2025-09-23T17:22:00Z">
              <w:r w:rsidRPr="00FC0091" w:rsidDel="00631DCA">
                <w:rPr>
                  <w:highlight w:val="yellow"/>
                </w:rPr>
                <w:delText>Sostituzione di scaldacqua elettrici con scaldacqua a pompa di calore</w:delText>
              </w:r>
              <w:bookmarkStart w:id="13339" w:name="_Toc209615400"/>
              <w:bookmarkStart w:id="13340" w:name="_Toc210029720"/>
              <w:bookmarkStart w:id="13341" w:name="_Toc210030052"/>
              <w:bookmarkStart w:id="13342" w:name="_Toc210312033"/>
              <w:bookmarkStart w:id="13343" w:name="_Toc210658899"/>
              <w:bookmarkStart w:id="13344" w:name="_Toc211327437"/>
              <w:bookmarkStart w:id="13345" w:name="_Toc212462474"/>
              <w:bookmarkEnd w:id="13339"/>
              <w:bookmarkEnd w:id="13340"/>
              <w:bookmarkEnd w:id="13341"/>
              <w:bookmarkEnd w:id="13342"/>
              <w:bookmarkEnd w:id="13343"/>
              <w:bookmarkEnd w:id="13344"/>
              <w:bookmarkEnd w:id="13345"/>
            </w:del>
          </w:p>
        </w:tc>
        <w:tc>
          <w:tcPr>
            <w:tcW w:w="567" w:type="dxa"/>
            <w:vAlign w:val="center"/>
            <w:hideMark/>
          </w:tcPr>
          <w:p w14:paraId="586FD522" w14:textId="22E4CDB8" w:rsidR="00FC0091" w:rsidRPr="00FC0091" w:rsidDel="00631DCA" w:rsidRDefault="00FC0091">
            <w:pPr>
              <w:pStyle w:val="TITOLO20"/>
              <w:rPr>
                <w:del w:id="13346" w:author="Visone Rossana (GSE)" w:date="2025-09-23T19:22:00Z" w16du:dateUtc="2025-09-23T17:22:00Z"/>
                <w:highlight w:val="yellow"/>
              </w:rPr>
              <w:pPrChange w:id="13347" w:author="Oliosi Francesco (GSE)" w:date="2025-10-13T18:19:00Z" w16du:dateUtc="2025-10-13T16:19:00Z">
                <w:pPr>
                  <w:jc w:val="center"/>
                </w:pPr>
              </w:pPrChange>
            </w:pPr>
            <w:del w:id="13348" w:author="Visone Rossana (GSE)" w:date="2025-09-23T19:22:00Z" w16du:dateUtc="2025-09-23T17:22:00Z">
              <w:r w:rsidRPr="00FC0091" w:rsidDel="00631DCA">
                <w:rPr>
                  <w:highlight w:val="yellow"/>
                </w:rPr>
                <w:delText>2</w:delText>
              </w:r>
              <w:bookmarkStart w:id="13349" w:name="_Toc209615401"/>
              <w:bookmarkStart w:id="13350" w:name="_Toc210029721"/>
              <w:bookmarkStart w:id="13351" w:name="_Toc210030053"/>
              <w:bookmarkStart w:id="13352" w:name="_Toc210312034"/>
              <w:bookmarkStart w:id="13353" w:name="_Toc210658900"/>
              <w:bookmarkStart w:id="13354" w:name="_Toc211327438"/>
              <w:bookmarkStart w:id="13355" w:name="_Toc212462475"/>
              <w:bookmarkEnd w:id="13349"/>
              <w:bookmarkEnd w:id="13350"/>
              <w:bookmarkEnd w:id="13351"/>
              <w:bookmarkEnd w:id="13352"/>
              <w:bookmarkEnd w:id="13353"/>
              <w:bookmarkEnd w:id="13354"/>
              <w:bookmarkEnd w:id="13355"/>
            </w:del>
          </w:p>
        </w:tc>
        <w:tc>
          <w:tcPr>
            <w:tcW w:w="1418" w:type="dxa"/>
            <w:vAlign w:val="center"/>
            <w:hideMark/>
          </w:tcPr>
          <w:p w14:paraId="5550658C" w14:textId="6E3136E5" w:rsidR="00FC0091" w:rsidRPr="00FC0091" w:rsidDel="00631DCA" w:rsidRDefault="00FC0091">
            <w:pPr>
              <w:pStyle w:val="TITOLO20"/>
              <w:rPr>
                <w:del w:id="13356" w:author="Visone Rossana (GSE)" w:date="2025-09-23T19:22:00Z" w16du:dateUtc="2025-09-23T17:22:00Z"/>
                <w:highlight w:val="yellow"/>
              </w:rPr>
              <w:pPrChange w:id="13357" w:author="Oliosi Francesco (GSE)" w:date="2025-10-13T18:19:00Z" w16du:dateUtc="2025-10-13T16:19:00Z">
                <w:pPr>
                  <w:spacing w:line="200" w:lineRule="exact"/>
                  <w:jc w:val="center"/>
                </w:pPr>
              </w:pPrChange>
            </w:pPr>
            <w:del w:id="13358"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359" w:name="_Toc209615402"/>
              <w:bookmarkStart w:id="13360" w:name="_Toc210029722"/>
              <w:bookmarkStart w:id="13361" w:name="_Toc210030054"/>
              <w:bookmarkStart w:id="13362" w:name="_Toc210312035"/>
              <w:bookmarkStart w:id="13363" w:name="_Toc210658901"/>
              <w:bookmarkStart w:id="13364" w:name="_Toc211327439"/>
              <w:bookmarkStart w:id="13365" w:name="_Toc212462476"/>
              <w:bookmarkEnd w:id="13359"/>
              <w:bookmarkEnd w:id="13360"/>
              <w:bookmarkEnd w:id="13361"/>
              <w:bookmarkEnd w:id="13362"/>
              <w:bookmarkEnd w:id="13363"/>
              <w:bookmarkEnd w:id="13364"/>
              <w:bookmarkEnd w:id="13365"/>
            </w:del>
          </w:p>
        </w:tc>
        <w:tc>
          <w:tcPr>
            <w:tcW w:w="850" w:type="dxa"/>
            <w:vAlign w:val="center"/>
            <w:hideMark/>
          </w:tcPr>
          <w:p w14:paraId="08549C41" w14:textId="204D5B7C" w:rsidR="00FC0091" w:rsidRPr="00FC0091" w:rsidDel="00631DCA" w:rsidRDefault="00FC0091">
            <w:pPr>
              <w:pStyle w:val="TITOLO20"/>
              <w:rPr>
                <w:del w:id="13366" w:author="Visone Rossana (GSE)" w:date="2025-09-23T19:22:00Z" w16du:dateUtc="2025-09-23T17:22:00Z"/>
                <w:highlight w:val="yellow"/>
              </w:rPr>
              <w:pPrChange w:id="13367" w:author="Oliosi Francesco (GSE)" w:date="2025-10-13T18:19:00Z" w16du:dateUtc="2025-10-13T16:19:00Z">
                <w:pPr>
                  <w:jc w:val="center"/>
                </w:pPr>
              </w:pPrChange>
            </w:pPr>
            <w:del w:id="13368" w:author="Visone Rossana (GSE)" w:date="2025-09-23T19:22:00Z" w16du:dateUtc="2025-09-23T17:22:00Z">
              <w:r w:rsidRPr="00FC0091" w:rsidDel="00631DCA">
                <w:rPr>
                  <w:highlight w:val="yellow"/>
                </w:rPr>
                <w:delText>Accesso diretto</w:delText>
              </w:r>
              <w:bookmarkStart w:id="13369" w:name="_Toc209615403"/>
              <w:bookmarkStart w:id="13370" w:name="_Toc210029723"/>
              <w:bookmarkStart w:id="13371" w:name="_Toc210030055"/>
              <w:bookmarkStart w:id="13372" w:name="_Toc210312036"/>
              <w:bookmarkStart w:id="13373" w:name="_Toc210658902"/>
              <w:bookmarkStart w:id="13374" w:name="_Toc211327440"/>
              <w:bookmarkStart w:id="13375" w:name="_Toc212462477"/>
              <w:bookmarkEnd w:id="13369"/>
              <w:bookmarkEnd w:id="13370"/>
              <w:bookmarkEnd w:id="13371"/>
              <w:bookmarkEnd w:id="13372"/>
              <w:bookmarkEnd w:id="13373"/>
              <w:bookmarkEnd w:id="13374"/>
              <w:bookmarkEnd w:id="13375"/>
            </w:del>
          </w:p>
        </w:tc>
        <w:bookmarkStart w:id="13376" w:name="_Toc209615404"/>
        <w:bookmarkStart w:id="13377" w:name="_Toc210029724"/>
        <w:bookmarkStart w:id="13378" w:name="_Toc210030056"/>
        <w:bookmarkStart w:id="13379" w:name="_Toc210312037"/>
        <w:bookmarkStart w:id="13380" w:name="_Toc210658903"/>
        <w:bookmarkStart w:id="13381" w:name="_Toc211327441"/>
        <w:bookmarkStart w:id="13382" w:name="_Toc212462478"/>
        <w:bookmarkEnd w:id="13376"/>
        <w:bookmarkEnd w:id="13377"/>
        <w:bookmarkEnd w:id="13378"/>
        <w:bookmarkEnd w:id="13379"/>
        <w:bookmarkEnd w:id="13380"/>
        <w:bookmarkEnd w:id="13381"/>
        <w:bookmarkEnd w:id="13382"/>
      </w:tr>
      <w:tr w:rsidR="007604F6" w:rsidRPr="00FC0091" w:rsidDel="00631DCA" w14:paraId="2DD69FE4" w14:textId="77777777" w:rsidTr="00631DCA">
        <w:trPr>
          <w:trHeight w:val="554"/>
          <w:del w:id="13383" w:author="Visone Rossana (GSE)" w:date="2025-09-23T19:22:00Z"/>
        </w:trPr>
        <w:tc>
          <w:tcPr>
            <w:tcW w:w="675" w:type="dxa"/>
            <w:vAlign w:val="center"/>
            <w:hideMark/>
          </w:tcPr>
          <w:p w14:paraId="2F3E2E82" w14:textId="0D1FC358" w:rsidR="00FC0091" w:rsidRPr="00FC0091" w:rsidDel="00631DCA" w:rsidRDefault="00FC0091">
            <w:pPr>
              <w:pStyle w:val="TITOLO20"/>
              <w:rPr>
                <w:del w:id="13384" w:author="Visone Rossana (GSE)" w:date="2025-09-23T19:22:00Z" w16du:dateUtc="2025-09-23T17:22:00Z"/>
                <w:highlight w:val="yellow"/>
              </w:rPr>
              <w:pPrChange w:id="13385" w:author="Oliosi Francesco (GSE)" w:date="2025-10-13T18:19:00Z" w16du:dateUtc="2025-10-13T16:19:00Z">
                <w:pPr>
                  <w:keepLines/>
                  <w:jc w:val="both"/>
                </w:pPr>
              </w:pPrChange>
            </w:pPr>
            <w:del w:id="13386" w:author="Visone Rossana (GSE)" w:date="2025-09-23T19:22:00Z" w16du:dateUtc="2025-09-23T17:22:00Z">
              <w:r w:rsidRPr="00FC0091" w:rsidDel="00631DCA">
                <w:rPr>
                  <w:highlight w:val="yellow"/>
                </w:rPr>
                <w:delText>2.E</w:delText>
              </w:r>
              <w:bookmarkStart w:id="13387" w:name="_Toc209615405"/>
              <w:bookmarkStart w:id="13388" w:name="_Toc210029725"/>
              <w:bookmarkStart w:id="13389" w:name="_Toc210030057"/>
              <w:bookmarkStart w:id="13390" w:name="_Toc210312038"/>
              <w:bookmarkStart w:id="13391" w:name="_Toc210658904"/>
              <w:bookmarkStart w:id="13392" w:name="_Toc211327442"/>
              <w:bookmarkStart w:id="13393" w:name="_Toc212462479"/>
              <w:bookmarkEnd w:id="13387"/>
              <w:bookmarkEnd w:id="13388"/>
              <w:bookmarkEnd w:id="13389"/>
              <w:bookmarkEnd w:id="13390"/>
              <w:bookmarkEnd w:id="13391"/>
              <w:bookmarkEnd w:id="13392"/>
              <w:bookmarkEnd w:id="13393"/>
            </w:del>
          </w:p>
        </w:tc>
        <w:tc>
          <w:tcPr>
            <w:tcW w:w="6237" w:type="dxa"/>
            <w:vAlign w:val="center"/>
            <w:hideMark/>
          </w:tcPr>
          <w:p w14:paraId="7F8AFD20" w14:textId="09B9B21B" w:rsidR="00FC0091" w:rsidRPr="00FC0091" w:rsidDel="00631DCA" w:rsidRDefault="00FC0091">
            <w:pPr>
              <w:pStyle w:val="TITOLO20"/>
              <w:rPr>
                <w:del w:id="13394" w:author="Visone Rossana (GSE)" w:date="2025-09-23T19:22:00Z" w16du:dateUtc="2025-09-23T17:22:00Z"/>
                <w:highlight w:val="yellow"/>
              </w:rPr>
              <w:pPrChange w:id="13395" w:author="Oliosi Francesco (GSE)" w:date="2025-10-13T18:19:00Z" w16du:dateUtc="2025-10-13T16:19:00Z">
                <w:pPr>
                  <w:keepLines/>
                  <w:jc w:val="both"/>
                </w:pPr>
              </w:pPrChange>
            </w:pPr>
            <w:del w:id="13396" w:author="Visone Rossana (GSE)" w:date="2025-09-23T19:22:00Z" w16du:dateUtc="2025-09-23T17:22:00Z">
              <w:r w:rsidRPr="00FC0091" w:rsidDel="00631DCA">
                <w:rPr>
                  <w:highlight w:val="yellow"/>
                </w:rPr>
                <w:delText>Sostituzione di impianti di climatizzazione invernale esistenti con sistemi ibridi a pompa di calore con potenza termica utile nominale inferiore o uguale a 35 kW</w:delText>
              </w:r>
              <w:bookmarkStart w:id="13397" w:name="_Toc209615406"/>
              <w:bookmarkStart w:id="13398" w:name="_Toc210029726"/>
              <w:bookmarkStart w:id="13399" w:name="_Toc210030058"/>
              <w:bookmarkStart w:id="13400" w:name="_Toc210312039"/>
              <w:bookmarkStart w:id="13401" w:name="_Toc210658905"/>
              <w:bookmarkStart w:id="13402" w:name="_Toc211327443"/>
              <w:bookmarkStart w:id="13403" w:name="_Toc212462480"/>
              <w:bookmarkEnd w:id="13397"/>
              <w:bookmarkEnd w:id="13398"/>
              <w:bookmarkEnd w:id="13399"/>
              <w:bookmarkEnd w:id="13400"/>
              <w:bookmarkEnd w:id="13401"/>
              <w:bookmarkEnd w:id="13402"/>
              <w:bookmarkEnd w:id="13403"/>
            </w:del>
          </w:p>
        </w:tc>
        <w:tc>
          <w:tcPr>
            <w:tcW w:w="567" w:type="dxa"/>
            <w:vAlign w:val="center"/>
            <w:hideMark/>
          </w:tcPr>
          <w:p w14:paraId="121DB4E8" w14:textId="76D1DAC6" w:rsidR="00FC0091" w:rsidRPr="00FC0091" w:rsidDel="00631DCA" w:rsidRDefault="00FC0091">
            <w:pPr>
              <w:pStyle w:val="TITOLO20"/>
              <w:rPr>
                <w:del w:id="13404" w:author="Visone Rossana (GSE)" w:date="2025-09-23T19:22:00Z" w16du:dateUtc="2025-09-23T17:22:00Z"/>
                <w:highlight w:val="yellow"/>
              </w:rPr>
              <w:pPrChange w:id="13405" w:author="Oliosi Francesco (GSE)" w:date="2025-10-13T18:19:00Z" w16du:dateUtc="2025-10-13T16:19:00Z">
                <w:pPr>
                  <w:keepLines/>
                  <w:jc w:val="center"/>
                </w:pPr>
              </w:pPrChange>
            </w:pPr>
            <w:del w:id="13406" w:author="Visone Rossana (GSE)" w:date="2025-09-23T19:22:00Z" w16du:dateUtc="2025-09-23T17:22:00Z">
              <w:r w:rsidRPr="00FC0091" w:rsidDel="00631DCA">
                <w:rPr>
                  <w:highlight w:val="yellow"/>
                </w:rPr>
                <w:delText>2</w:delText>
              </w:r>
              <w:bookmarkStart w:id="13407" w:name="_Toc209615407"/>
              <w:bookmarkStart w:id="13408" w:name="_Toc210029727"/>
              <w:bookmarkStart w:id="13409" w:name="_Toc210030059"/>
              <w:bookmarkStart w:id="13410" w:name="_Toc210312040"/>
              <w:bookmarkStart w:id="13411" w:name="_Toc210658906"/>
              <w:bookmarkStart w:id="13412" w:name="_Toc211327444"/>
              <w:bookmarkStart w:id="13413" w:name="_Toc212462481"/>
              <w:bookmarkEnd w:id="13407"/>
              <w:bookmarkEnd w:id="13408"/>
              <w:bookmarkEnd w:id="13409"/>
              <w:bookmarkEnd w:id="13410"/>
              <w:bookmarkEnd w:id="13411"/>
              <w:bookmarkEnd w:id="13412"/>
              <w:bookmarkEnd w:id="13413"/>
            </w:del>
          </w:p>
        </w:tc>
        <w:tc>
          <w:tcPr>
            <w:tcW w:w="1418" w:type="dxa"/>
            <w:vAlign w:val="center"/>
            <w:hideMark/>
          </w:tcPr>
          <w:p w14:paraId="18B1DA90" w14:textId="338C45AA" w:rsidR="00FC0091" w:rsidRPr="00FC0091" w:rsidDel="00631DCA" w:rsidRDefault="00FC0091">
            <w:pPr>
              <w:pStyle w:val="TITOLO20"/>
              <w:rPr>
                <w:del w:id="13414" w:author="Visone Rossana (GSE)" w:date="2025-09-23T19:22:00Z" w16du:dateUtc="2025-09-23T17:22:00Z"/>
                <w:highlight w:val="yellow"/>
              </w:rPr>
              <w:pPrChange w:id="13415" w:author="Oliosi Francesco (GSE)" w:date="2025-10-13T18:19:00Z" w16du:dateUtc="2025-10-13T16:19:00Z">
                <w:pPr>
                  <w:keepLines/>
                  <w:spacing w:line="200" w:lineRule="exact"/>
                  <w:jc w:val="center"/>
                </w:pPr>
              </w:pPrChange>
            </w:pPr>
            <w:del w:id="13416"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417" w:name="_Toc209615408"/>
              <w:bookmarkStart w:id="13418" w:name="_Toc210029728"/>
              <w:bookmarkStart w:id="13419" w:name="_Toc210030060"/>
              <w:bookmarkStart w:id="13420" w:name="_Toc210312041"/>
              <w:bookmarkStart w:id="13421" w:name="_Toc210658907"/>
              <w:bookmarkStart w:id="13422" w:name="_Toc211327445"/>
              <w:bookmarkStart w:id="13423" w:name="_Toc212462482"/>
              <w:bookmarkEnd w:id="13417"/>
              <w:bookmarkEnd w:id="13418"/>
              <w:bookmarkEnd w:id="13419"/>
              <w:bookmarkEnd w:id="13420"/>
              <w:bookmarkEnd w:id="13421"/>
              <w:bookmarkEnd w:id="13422"/>
              <w:bookmarkEnd w:id="13423"/>
            </w:del>
          </w:p>
        </w:tc>
        <w:tc>
          <w:tcPr>
            <w:tcW w:w="850" w:type="dxa"/>
            <w:vAlign w:val="center"/>
            <w:hideMark/>
          </w:tcPr>
          <w:p w14:paraId="7A1A7537" w14:textId="2C52694C" w:rsidR="00FC0091" w:rsidRPr="00FC0091" w:rsidDel="00631DCA" w:rsidRDefault="00FC0091">
            <w:pPr>
              <w:pStyle w:val="TITOLO20"/>
              <w:rPr>
                <w:del w:id="13424" w:author="Visone Rossana (GSE)" w:date="2025-09-23T19:22:00Z" w16du:dateUtc="2025-09-23T17:22:00Z"/>
                <w:highlight w:val="yellow"/>
              </w:rPr>
              <w:pPrChange w:id="13425" w:author="Oliosi Francesco (GSE)" w:date="2025-10-13T18:19:00Z" w16du:dateUtc="2025-10-13T16:19:00Z">
                <w:pPr>
                  <w:keepLines/>
                  <w:jc w:val="center"/>
                </w:pPr>
              </w:pPrChange>
            </w:pPr>
            <w:del w:id="13426" w:author="Visone Rossana (GSE)" w:date="2025-09-23T19:22:00Z" w16du:dateUtc="2025-09-23T17:22:00Z">
              <w:r w:rsidRPr="00FC0091" w:rsidDel="00631DCA">
                <w:rPr>
                  <w:highlight w:val="yellow"/>
                </w:rPr>
                <w:delText>Accesso diretto</w:delText>
              </w:r>
              <w:bookmarkStart w:id="13427" w:name="_Toc209615409"/>
              <w:bookmarkStart w:id="13428" w:name="_Toc210029729"/>
              <w:bookmarkStart w:id="13429" w:name="_Toc210030061"/>
              <w:bookmarkStart w:id="13430" w:name="_Toc210312042"/>
              <w:bookmarkStart w:id="13431" w:name="_Toc210658908"/>
              <w:bookmarkStart w:id="13432" w:name="_Toc211327446"/>
              <w:bookmarkStart w:id="13433" w:name="_Toc212462483"/>
              <w:bookmarkEnd w:id="13427"/>
              <w:bookmarkEnd w:id="13428"/>
              <w:bookmarkEnd w:id="13429"/>
              <w:bookmarkEnd w:id="13430"/>
              <w:bookmarkEnd w:id="13431"/>
              <w:bookmarkEnd w:id="13432"/>
              <w:bookmarkEnd w:id="13433"/>
            </w:del>
          </w:p>
        </w:tc>
        <w:bookmarkStart w:id="13434" w:name="_Toc209615410"/>
        <w:bookmarkStart w:id="13435" w:name="_Toc210029730"/>
        <w:bookmarkStart w:id="13436" w:name="_Toc210030062"/>
        <w:bookmarkStart w:id="13437" w:name="_Toc210312043"/>
        <w:bookmarkStart w:id="13438" w:name="_Toc210658909"/>
        <w:bookmarkStart w:id="13439" w:name="_Toc211327447"/>
        <w:bookmarkStart w:id="13440" w:name="_Toc212462484"/>
        <w:bookmarkEnd w:id="13434"/>
        <w:bookmarkEnd w:id="13435"/>
        <w:bookmarkEnd w:id="13436"/>
        <w:bookmarkEnd w:id="13437"/>
        <w:bookmarkEnd w:id="13438"/>
        <w:bookmarkEnd w:id="13439"/>
        <w:bookmarkEnd w:id="13440"/>
      </w:tr>
      <w:tr w:rsidR="007604F6" w:rsidRPr="00FC0091" w:rsidDel="00631DCA" w14:paraId="1DC0B589" w14:textId="77777777" w:rsidTr="00631DCA">
        <w:trPr>
          <w:trHeight w:val="548"/>
          <w:del w:id="13441" w:author="Visone Rossana (GSE)" w:date="2025-09-23T19:22:00Z"/>
        </w:trPr>
        <w:tc>
          <w:tcPr>
            <w:tcW w:w="675" w:type="dxa"/>
            <w:vAlign w:val="center"/>
            <w:hideMark/>
          </w:tcPr>
          <w:p w14:paraId="49771338" w14:textId="6DC9C618" w:rsidR="00FC0091" w:rsidRPr="00FC0091" w:rsidDel="00631DCA" w:rsidRDefault="00FC0091">
            <w:pPr>
              <w:pStyle w:val="TITOLO20"/>
              <w:rPr>
                <w:del w:id="13442" w:author="Visone Rossana (GSE)" w:date="2025-09-23T19:22:00Z" w16du:dateUtc="2025-09-23T17:22:00Z"/>
                <w:highlight w:val="yellow"/>
              </w:rPr>
              <w:pPrChange w:id="13443" w:author="Oliosi Francesco (GSE)" w:date="2025-10-13T18:19:00Z" w16du:dateUtc="2025-10-13T16:19:00Z">
                <w:pPr>
                  <w:keepLines/>
                  <w:jc w:val="both"/>
                </w:pPr>
              </w:pPrChange>
            </w:pPr>
            <w:del w:id="13444" w:author="Visone Rossana (GSE)" w:date="2025-09-23T19:22:00Z" w16du:dateUtc="2025-09-23T17:22:00Z">
              <w:r w:rsidRPr="00FC0091" w:rsidDel="00631DCA">
                <w:rPr>
                  <w:highlight w:val="yellow"/>
                </w:rPr>
                <w:delText>2.E</w:delText>
              </w:r>
              <w:bookmarkStart w:id="13445" w:name="_Toc209615411"/>
              <w:bookmarkStart w:id="13446" w:name="_Toc210029731"/>
              <w:bookmarkStart w:id="13447" w:name="_Toc210030063"/>
              <w:bookmarkStart w:id="13448" w:name="_Toc210312044"/>
              <w:bookmarkStart w:id="13449" w:name="_Toc210658910"/>
              <w:bookmarkStart w:id="13450" w:name="_Toc211327448"/>
              <w:bookmarkStart w:id="13451" w:name="_Toc212462485"/>
              <w:bookmarkEnd w:id="13445"/>
              <w:bookmarkEnd w:id="13446"/>
              <w:bookmarkEnd w:id="13447"/>
              <w:bookmarkEnd w:id="13448"/>
              <w:bookmarkEnd w:id="13449"/>
              <w:bookmarkEnd w:id="13450"/>
              <w:bookmarkEnd w:id="13451"/>
            </w:del>
          </w:p>
        </w:tc>
        <w:tc>
          <w:tcPr>
            <w:tcW w:w="6237" w:type="dxa"/>
            <w:vAlign w:val="center"/>
            <w:hideMark/>
          </w:tcPr>
          <w:p w14:paraId="7829300B" w14:textId="484B60F8" w:rsidR="00FC0091" w:rsidRPr="00FC0091" w:rsidDel="00631DCA" w:rsidRDefault="00FC0091">
            <w:pPr>
              <w:pStyle w:val="TITOLO20"/>
              <w:rPr>
                <w:del w:id="13452" w:author="Visone Rossana (GSE)" w:date="2025-09-23T19:22:00Z" w16du:dateUtc="2025-09-23T17:22:00Z"/>
                <w:highlight w:val="yellow"/>
              </w:rPr>
              <w:pPrChange w:id="13453" w:author="Oliosi Francesco (GSE)" w:date="2025-10-13T18:19:00Z" w16du:dateUtc="2025-10-13T16:19:00Z">
                <w:pPr>
                  <w:keepLines/>
                  <w:jc w:val="both"/>
                </w:pPr>
              </w:pPrChange>
            </w:pPr>
            <w:del w:id="13454" w:author="Visone Rossana (GSE)" w:date="2025-09-23T19:22:00Z" w16du:dateUtc="2025-09-23T17:22:00Z">
              <w:r w:rsidRPr="00FC0091" w:rsidDel="00631DCA">
                <w:rPr>
                  <w:highlight w:val="yellow"/>
                </w:rPr>
                <w:delText>Sostituzione di impianti di climatizzazione invernale esistenti con sistemi ibridi a pompa di calore con potenza termica utile nominale superiore a 35 kW</w:delText>
              </w:r>
              <w:bookmarkStart w:id="13455" w:name="_Toc209615412"/>
              <w:bookmarkStart w:id="13456" w:name="_Toc210029732"/>
              <w:bookmarkStart w:id="13457" w:name="_Toc210030064"/>
              <w:bookmarkStart w:id="13458" w:name="_Toc210312045"/>
              <w:bookmarkStart w:id="13459" w:name="_Toc210658911"/>
              <w:bookmarkStart w:id="13460" w:name="_Toc211327449"/>
              <w:bookmarkStart w:id="13461" w:name="_Toc212462486"/>
              <w:bookmarkEnd w:id="13455"/>
              <w:bookmarkEnd w:id="13456"/>
              <w:bookmarkEnd w:id="13457"/>
              <w:bookmarkEnd w:id="13458"/>
              <w:bookmarkEnd w:id="13459"/>
              <w:bookmarkEnd w:id="13460"/>
              <w:bookmarkEnd w:id="13461"/>
            </w:del>
          </w:p>
        </w:tc>
        <w:tc>
          <w:tcPr>
            <w:tcW w:w="567" w:type="dxa"/>
            <w:vAlign w:val="center"/>
            <w:hideMark/>
          </w:tcPr>
          <w:p w14:paraId="5F251AFE" w14:textId="74E9F651" w:rsidR="00FC0091" w:rsidRPr="00FC0091" w:rsidDel="00631DCA" w:rsidRDefault="00FC0091">
            <w:pPr>
              <w:pStyle w:val="TITOLO20"/>
              <w:rPr>
                <w:del w:id="13462" w:author="Visone Rossana (GSE)" w:date="2025-09-23T19:22:00Z" w16du:dateUtc="2025-09-23T17:22:00Z"/>
                <w:highlight w:val="yellow"/>
              </w:rPr>
              <w:pPrChange w:id="13463" w:author="Oliosi Francesco (GSE)" w:date="2025-10-13T18:19:00Z" w16du:dateUtc="2025-10-13T16:19:00Z">
                <w:pPr>
                  <w:keepLines/>
                  <w:jc w:val="center"/>
                </w:pPr>
              </w:pPrChange>
            </w:pPr>
            <w:del w:id="13464" w:author="Visone Rossana (GSE)" w:date="2025-09-23T19:22:00Z" w16du:dateUtc="2025-09-23T17:22:00Z">
              <w:r w:rsidRPr="00FC0091" w:rsidDel="00631DCA">
                <w:rPr>
                  <w:highlight w:val="yellow"/>
                </w:rPr>
                <w:delText>5</w:delText>
              </w:r>
              <w:bookmarkStart w:id="13465" w:name="_Toc209615413"/>
              <w:bookmarkStart w:id="13466" w:name="_Toc210029733"/>
              <w:bookmarkStart w:id="13467" w:name="_Toc210030065"/>
              <w:bookmarkStart w:id="13468" w:name="_Toc210312046"/>
              <w:bookmarkStart w:id="13469" w:name="_Toc210658912"/>
              <w:bookmarkStart w:id="13470" w:name="_Toc211327450"/>
              <w:bookmarkStart w:id="13471" w:name="_Toc212462487"/>
              <w:bookmarkEnd w:id="13465"/>
              <w:bookmarkEnd w:id="13466"/>
              <w:bookmarkEnd w:id="13467"/>
              <w:bookmarkEnd w:id="13468"/>
              <w:bookmarkEnd w:id="13469"/>
              <w:bookmarkEnd w:id="13470"/>
              <w:bookmarkEnd w:id="13471"/>
            </w:del>
          </w:p>
        </w:tc>
        <w:tc>
          <w:tcPr>
            <w:tcW w:w="1418" w:type="dxa"/>
            <w:vAlign w:val="center"/>
            <w:hideMark/>
          </w:tcPr>
          <w:p w14:paraId="2D896C00" w14:textId="644E420E" w:rsidR="00FC0091" w:rsidRPr="00FC0091" w:rsidDel="00631DCA" w:rsidRDefault="00FC0091">
            <w:pPr>
              <w:pStyle w:val="TITOLO20"/>
              <w:rPr>
                <w:del w:id="13472" w:author="Visone Rossana (GSE)" w:date="2025-09-23T19:22:00Z" w16du:dateUtc="2025-09-23T17:22:00Z"/>
                <w:highlight w:val="yellow"/>
              </w:rPr>
              <w:pPrChange w:id="13473" w:author="Oliosi Francesco (GSE)" w:date="2025-10-13T18:19:00Z" w16du:dateUtc="2025-10-13T16:19:00Z">
                <w:pPr>
                  <w:keepLines/>
                  <w:jc w:val="center"/>
                </w:pPr>
              </w:pPrChange>
            </w:pPr>
            <w:del w:id="13474" w:author="Visone Rossana (GSE)" w:date="2025-09-23T19:22:00Z" w16du:dateUtc="2025-09-23T17:22:00Z">
              <w:r w:rsidRPr="00FC0091" w:rsidDel="00631DCA">
                <w:rPr>
                  <w:highlight w:val="yellow"/>
                </w:rPr>
                <w:delText>Accesso diretto  Prenotazione</w:delText>
              </w:r>
              <w:r w:rsidRPr="00FC0091" w:rsidDel="00631DCA">
                <w:rPr>
                  <w:highlight w:val="yellow"/>
                  <w:vertAlign w:val="superscript"/>
                </w:rPr>
                <w:delText>(*)</w:delText>
              </w:r>
              <w:bookmarkStart w:id="13475" w:name="_Toc209615414"/>
              <w:bookmarkStart w:id="13476" w:name="_Toc210029734"/>
              <w:bookmarkStart w:id="13477" w:name="_Toc210030066"/>
              <w:bookmarkStart w:id="13478" w:name="_Toc210312047"/>
              <w:bookmarkStart w:id="13479" w:name="_Toc210658913"/>
              <w:bookmarkStart w:id="13480" w:name="_Toc211327451"/>
              <w:bookmarkStart w:id="13481" w:name="_Toc212462488"/>
              <w:bookmarkEnd w:id="13475"/>
              <w:bookmarkEnd w:id="13476"/>
              <w:bookmarkEnd w:id="13477"/>
              <w:bookmarkEnd w:id="13478"/>
              <w:bookmarkEnd w:id="13479"/>
              <w:bookmarkEnd w:id="13480"/>
              <w:bookmarkEnd w:id="13481"/>
            </w:del>
          </w:p>
        </w:tc>
        <w:tc>
          <w:tcPr>
            <w:tcW w:w="850" w:type="dxa"/>
            <w:vAlign w:val="center"/>
            <w:hideMark/>
          </w:tcPr>
          <w:p w14:paraId="0C00FACB" w14:textId="7039F4CC" w:rsidR="00FC0091" w:rsidRPr="00FC0091" w:rsidDel="00631DCA" w:rsidRDefault="00FC0091">
            <w:pPr>
              <w:pStyle w:val="TITOLO20"/>
              <w:rPr>
                <w:del w:id="13482" w:author="Visone Rossana (GSE)" w:date="2025-09-23T19:22:00Z" w16du:dateUtc="2025-09-23T17:22:00Z"/>
                <w:highlight w:val="yellow"/>
              </w:rPr>
              <w:pPrChange w:id="13483" w:author="Oliosi Francesco (GSE)" w:date="2025-10-13T18:19:00Z" w16du:dateUtc="2025-10-13T16:19:00Z">
                <w:pPr>
                  <w:keepLines/>
                  <w:jc w:val="center"/>
                </w:pPr>
              </w:pPrChange>
            </w:pPr>
            <w:del w:id="13484" w:author="Visone Rossana (GSE)" w:date="2025-09-23T19:22:00Z" w16du:dateUtc="2025-09-23T17:22:00Z">
              <w:r w:rsidRPr="00FC0091" w:rsidDel="00631DCA">
                <w:rPr>
                  <w:highlight w:val="yellow"/>
                </w:rPr>
                <w:delText>Accesso diretto</w:delText>
              </w:r>
              <w:bookmarkStart w:id="13485" w:name="_Toc209615415"/>
              <w:bookmarkStart w:id="13486" w:name="_Toc210029735"/>
              <w:bookmarkStart w:id="13487" w:name="_Toc210030067"/>
              <w:bookmarkStart w:id="13488" w:name="_Toc210312048"/>
              <w:bookmarkStart w:id="13489" w:name="_Toc210658914"/>
              <w:bookmarkStart w:id="13490" w:name="_Toc211327452"/>
              <w:bookmarkStart w:id="13491" w:name="_Toc212462489"/>
              <w:bookmarkEnd w:id="13485"/>
              <w:bookmarkEnd w:id="13486"/>
              <w:bookmarkEnd w:id="13487"/>
              <w:bookmarkEnd w:id="13488"/>
              <w:bookmarkEnd w:id="13489"/>
              <w:bookmarkEnd w:id="13490"/>
              <w:bookmarkEnd w:id="13491"/>
            </w:del>
          </w:p>
        </w:tc>
        <w:bookmarkStart w:id="13492" w:name="_Toc209615416"/>
        <w:bookmarkStart w:id="13493" w:name="_Toc210029736"/>
        <w:bookmarkStart w:id="13494" w:name="_Toc210030068"/>
        <w:bookmarkStart w:id="13495" w:name="_Toc210312049"/>
        <w:bookmarkStart w:id="13496" w:name="_Toc210658915"/>
        <w:bookmarkStart w:id="13497" w:name="_Toc211327453"/>
        <w:bookmarkStart w:id="13498" w:name="_Toc212462490"/>
        <w:bookmarkEnd w:id="13492"/>
        <w:bookmarkEnd w:id="13493"/>
        <w:bookmarkEnd w:id="13494"/>
        <w:bookmarkEnd w:id="13495"/>
        <w:bookmarkEnd w:id="13496"/>
        <w:bookmarkEnd w:id="13497"/>
        <w:bookmarkEnd w:id="13498"/>
      </w:tr>
    </w:tbl>
    <w:p w14:paraId="0CEC1B28" w14:textId="37109DD9" w:rsidR="00FC0091" w:rsidDel="00631DCA" w:rsidRDefault="00FC0091">
      <w:pPr>
        <w:pStyle w:val="TITOLO20"/>
        <w:numPr>
          <w:ilvl w:val="1"/>
          <w:numId w:val="292"/>
        </w:numPr>
        <w:ind w:left="567" w:hanging="567"/>
        <w:outlineLvl w:val="1"/>
        <w:rPr>
          <w:del w:id="13499" w:author="Visone Rossana (GSE)" w:date="2025-09-23T19:22:00Z" w16du:dateUtc="2025-09-23T17:22:00Z"/>
        </w:rPr>
        <w:pPrChange w:id="13500" w:author="Oliosi Francesco (GSE)" w:date="2025-10-13T18:19:00Z" w16du:dateUtc="2025-10-13T16:19:00Z">
          <w:pPr>
            <w:keepLines/>
            <w:spacing w:before="120"/>
            <w:jc w:val="both"/>
          </w:pPr>
        </w:pPrChange>
      </w:pPr>
      <w:del w:id="13501" w:author="Visone Rossana (GSE)" w:date="2025-09-23T19:22:00Z" w16du:dateUtc="2025-09-23T17:22:00Z">
        <w:r w:rsidRPr="00726C50" w:rsidDel="00631DCA">
          <w:rPr>
            <w:rPrChange w:id="13502" w:author="Oliosi Francesco (GSE)" w:date="2025-10-15T10:47:00Z" w16du:dateUtc="2025-10-15T08:47:00Z">
              <w:rPr>
                <w:highlight w:val="yellow"/>
              </w:rPr>
            </w:rPrChange>
          </w:rPr>
          <w:delText>(*) Modalità non ammessa per le Cooperative di Abitanti e le Cooperative Sociali.</w:delText>
        </w:r>
        <w:bookmarkStart w:id="13503" w:name="_Toc209615417"/>
        <w:bookmarkStart w:id="13504" w:name="_Toc210029737"/>
        <w:bookmarkStart w:id="13505" w:name="_Toc210030069"/>
        <w:bookmarkStart w:id="13506" w:name="_Toc210312050"/>
        <w:bookmarkStart w:id="13507" w:name="_Toc210658916"/>
        <w:bookmarkStart w:id="13508" w:name="_Toc211327454"/>
        <w:bookmarkStart w:id="13509" w:name="_Toc212462491"/>
        <w:bookmarkEnd w:id="13503"/>
        <w:bookmarkEnd w:id="13504"/>
        <w:bookmarkEnd w:id="13505"/>
        <w:bookmarkEnd w:id="13506"/>
        <w:bookmarkEnd w:id="13507"/>
        <w:bookmarkEnd w:id="13508"/>
        <w:bookmarkEnd w:id="13509"/>
      </w:del>
    </w:p>
    <w:p w14:paraId="053BB2AB" w14:textId="77777777" w:rsidR="00FC0091" w:rsidRPr="00383ECE" w:rsidRDefault="00FC0091">
      <w:pPr>
        <w:pStyle w:val="TITOLO20"/>
        <w:numPr>
          <w:ilvl w:val="1"/>
          <w:numId w:val="292"/>
        </w:numPr>
        <w:ind w:left="567" w:hanging="567"/>
        <w:outlineLvl w:val="1"/>
        <w:pPrChange w:id="13510" w:author="Oliosi Francesco (GSE)" w:date="2025-10-15T10:47:00Z" w16du:dateUtc="2025-10-15T08:47:00Z">
          <w:pPr>
            <w:pStyle w:val="TITOLO20"/>
          </w:pPr>
        </w:pPrChange>
      </w:pPr>
      <w:bookmarkStart w:id="13511" w:name="_Toc450759679"/>
      <w:bookmarkStart w:id="13512" w:name="_Toc450759937"/>
      <w:bookmarkStart w:id="13513" w:name="_Toc450761076"/>
      <w:bookmarkStart w:id="13514" w:name="_Toc189046638"/>
      <w:bookmarkStart w:id="13515" w:name="_Toc212462492"/>
      <w:r w:rsidRPr="00383ECE">
        <w:t>Impegno di spesa</w:t>
      </w:r>
      <w:bookmarkEnd w:id="13511"/>
      <w:bookmarkEnd w:id="13512"/>
      <w:bookmarkEnd w:id="13513"/>
      <w:bookmarkEnd w:id="13514"/>
      <w:bookmarkEnd w:id="13515"/>
    </w:p>
    <w:p w14:paraId="5E420B62" w14:textId="3EC2070B" w:rsidR="00FC0091" w:rsidRPr="008B1DFF" w:rsidRDefault="00FC0091">
      <w:pPr>
        <w:pStyle w:val="NORMALEGSE"/>
        <w:spacing w:after="60" w:line="276" w:lineRule="auto"/>
        <w:jc w:val="both"/>
        <w:rPr>
          <w:rFonts w:asciiTheme="minorHAnsi" w:hAnsiTheme="minorHAnsi" w:cstheme="minorHAnsi"/>
          <w:sz w:val="22"/>
          <w:szCs w:val="22"/>
          <w:rPrChange w:id="13516" w:author="Visone Rossana (GSE)" w:date="2025-09-09T14:37:00Z" w16du:dateUtc="2025-09-09T12:37:00Z">
            <w:rPr>
              <w:rFonts w:ascii="Calibri" w:hAnsi="Calibri" w:cs="Calibri"/>
            </w:rPr>
          </w:rPrChange>
        </w:rPr>
        <w:pPrChange w:id="13517" w:author="Visone Rossana (GSE)" w:date="2025-09-09T14:37:00Z" w16du:dateUtc="2025-09-09T12:37:00Z">
          <w:pPr>
            <w:pStyle w:val="NORMALEGSE"/>
            <w:spacing w:after="60"/>
            <w:jc w:val="both"/>
          </w:pPr>
        </w:pPrChange>
      </w:pPr>
      <w:r w:rsidRPr="008B1DFF">
        <w:rPr>
          <w:rFonts w:asciiTheme="minorHAnsi" w:hAnsiTheme="minorHAnsi" w:cstheme="minorHAnsi"/>
          <w:sz w:val="22"/>
          <w:szCs w:val="22"/>
          <w:rPrChange w:id="13518" w:author="Visone Rossana (GSE)" w:date="2025-09-09T14:37:00Z" w16du:dateUtc="2025-09-09T12:37:00Z">
            <w:rPr>
              <w:rFonts w:ascii="Calibri" w:hAnsi="Calibri" w:cs="Calibri"/>
            </w:rPr>
          </w:rPrChange>
        </w:rPr>
        <w:t>Il Decreto prevede un impegno di spesa annua cumulata</w:t>
      </w:r>
      <w:r w:rsidRPr="008B1DFF" w:rsidDel="00CB45BB">
        <w:rPr>
          <w:rFonts w:asciiTheme="minorHAnsi" w:hAnsiTheme="minorHAnsi" w:cstheme="minorHAnsi"/>
          <w:sz w:val="22"/>
          <w:szCs w:val="22"/>
          <w:rPrChange w:id="13519" w:author="Visone Rossana (GSE)" w:date="2025-09-09T14:37:00Z" w16du:dateUtc="2025-09-09T12:37:00Z">
            <w:rPr>
              <w:rFonts w:ascii="Calibri" w:hAnsi="Calibri" w:cs="Calibri"/>
            </w:rPr>
          </w:rPrChange>
        </w:rPr>
        <w:t xml:space="preserve"> </w:t>
      </w:r>
      <w:r w:rsidRPr="008B1DFF">
        <w:rPr>
          <w:rFonts w:asciiTheme="minorHAnsi" w:hAnsiTheme="minorHAnsi" w:cstheme="minorHAnsi"/>
          <w:sz w:val="22"/>
          <w:szCs w:val="22"/>
          <w:rPrChange w:id="13520" w:author="Visone Rossana (GSE)" w:date="2025-09-09T14:37:00Z" w16du:dateUtc="2025-09-09T12:37:00Z">
            <w:rPr>
              <w:rFonts w:ascii="Calibri" w:hAnsi="Calibri" w:cs="Calibri"/>
            </w:rPr>
          </w:rPrChange>
        </w:rPr>
        <w:t>pari a:</w:t>
      </w:r>
    </w:p>
    <w:p w14:paraId="26BB9076" w14:textId="2943697A" w:rsidR="00FC0091" w:rsidRPr="008B1DFF" w:rsidRDefault="00FC0091">
      <w:pPr>
        <w:pStyle w:val="NORMALEGSE"/>
        <w:numPr>
          <w:ilvl w:val="0"/>
          <w:numId w:val="50"/>
        </w:numPr>
        <w:tabs>
          <w:tab w:val="left" w:pos="284"/>
        </w:tabs>
        <w:spacing w:after="60" w:line="276" w:lineRule="auto"/>
        <w:ind w:left="568" w:hanging="284"/>
        <w:jc w:val="both"/>
        <w:rPr>
          <w:rFonts w:asciiTheme="minorHAnsi" w:hAnsiTheme="minorHAnsi" w:cstheme="minorHAnsi"/>
          <w:sz w:val="22"/>
          <w:szCs w:val="22"/>
          <w:rPrChange w:id="13521" w:author="Visone Rossana (GSE)" w:date="2025-09-09T14:37:00Z" w16du:dateUtc="2025-09-09T12:37:00Z">
            <w:rPr>
              <w:rFonts w:ascii="Calibri" w:hAnsi="Calibri" w:cs="Calibri"/>
            </w:rPr>
          </w:rPrChange>
        </w:rPr>
        <w:pPrChange w:id="13522" w:author="Visone Rossana (GSE)" w:date="2025-09-09T14:37:00Z" w16du:dateUtc="2025-09-09T12:37:00Z">
          <w:pPr>
            <w:pStyle w:val="NORMALEGSE"/>
            <w:numPr>
              <w:numId w:val="50"/>
            </w:numPr>
            <w:tabs>
              <w:tab w:val="left" w:pos="284"/>
            </w:tabs>
            <w:spacing w:after="60"/>
            <w:ind w:left="568" w:hanging="284"/>
            <w:jc w:val="both"/>
          </w:pPr>
        </w:pPrChange>
      </w:pPr>
      <w:r w:rsidRPr="008B1DFF">
        <w:rPr>
          <w:rFonts w:asciiTheme="minorHAnsi" w:hAnsiTheme="minorHAnsi" w:cstheme="minorHAnsi"/>
          <w:sz w:val="22"/>
          <w:szCs w:val="22"/>
          <w:rPrChange w:id="13523" w:author="Visone Rossana (GSE)" w:date="2025-09-09T14:37:00Z" w16du:dateUtc="2025-09-09T12:37:00Z">
            <w:rPr>
              <w:rFonts w:ascii="Calibri" w:hAnsi="Calibri" w:cs="Calibri"/>
            </w:rPr>
          </w:rPrChange>
        </w:rPr>
        <w:t>400 milioni di euro per incentivi riconosciuti ad interventi realizzati o da realizzare da parte delle Amministrazioni Pubbliche</w:t>
      </w:r>
      <w:r w:rsidR="00365B9B" w:rsidRPr="008B1DFF">
        <w:rPr>
          <w:rFonts w:asciiTheme="minorHAnsi" w:hAnsiTheme="minorHAnsi" w:cstheme="minorHAnsi"/>
          <w:sz w:val="22"/>
          <w:szCs w:val="22"/>
          <w:rPrChange w:id="13524" w:author="Visone Rossana (GSE)" w:date="2025-09-09T14:37:00Z" w16du:dateUtc="2025-09-09T12:37:00Z">
            <w:rPr>
              <w:rFonts w:ascii="Calibri" w:hAnsi="Calibri" w:cs="Calibri"/>
            </w:rPr>
          </w:rPrChange>
        </w:rPr>
        <w:t>, inclusivo dei 2</w:t>
      </w:r>
      <w:r w:rsidR="00365B9B" w:rsidRPr="008B1DFF">
        <w:rPr>
          <w:rFonts w:asciiTheme="minorHAnsi" w:hAnsiTheme="minorHAnsi" w:cstheme="minorHAnsi"/>
          <w:sz w:val="22"/>
          <w:szCs w:val="22"/>
          <w:rPrChange w:id="13525" w:author="Visone Rossana (GSE)" w:date="2025-09-09T14:37:00Z" w16du:dateUtc="2025-09-09T12:37:00Z">
            <w:rPr>
              <w:rFonts w:ascii="Calibri" w:hAnsi="Calibri" w:cs="Calibri"/>
              <w:highlight w:val="cyan"/>
            </w:rPr>
          </w:rPrChange>
        </w:rPr>
        <w:t>0 milioni di euro per incentivi riconosciuti ad interventi realizzati o da realizzare da parte delle Amministrazioni Pubbliche per la redazione delle Diagnosi energetiche</w:t>
      </w:r>
      <w:r w:rsidRPr="008B1DFF">
        <w:rPr>
          <w:rFonts w:asciiTheme="minorHAnsi" w:hAnsiTheme="minorHAnsi" w:cstheme="minorHAnsi"/>
          <w:sz w:val="22"/>
          <w:szCs w:val="22"/>
          <w:rPrChange w:id="13526" w:author="Visone Rossana (GSE)" w:date="2025-09-09T14:37:00Z" w16du:dateUtc="2025-09-09T12:37:00Z">
            <w:rPr>
              <w:rFonts w:ascii="Calibri" w:hAnsi="Calibri" w:cs="Calibri"/>
            </w:rPr>
          </w:rPrChange>
        </w:rPr>
        <w:t>;</w:t>
      </w:r>
    </w:p>
    <w:p w14:paraId="04A1BAE4" w14:textId="7BA4A947" w:rsidR="00FC0091" w:rsidRPr="008B1DFF" w:rsidRDefault="00FC0091">
      <w:pPr>
        <w:pStyle w:val="NORMALEGSE"/>
        <w:numPr>
          <w:ilvl w:val="0"/>
          <w:numId w:val="50"/>
        </w:numPr>
        <w:tabs>
          <w:tab w:val="left" w:pos="284"/>
        </w:tabs>
        <w:spacing w:after="60" w:line="276" w:lineRule="auto"/>
        <w:ind w:left="568" w:hanging="284"/>
        <w:jc w:val="both"/>
        <w:rPr>
          <w:rFonts w:asciiTheme="minorHAnsi" w:hAnsiTheme="minorHAnsi" w:cstheme="minorHAnsi"/>
          <w:sz w:val="22"/>
          <w:szCs w:val="22"/>
          <w:rPrChange w:id="13527" w:author="Visone Rossana (GSE)" w:date="2025-09-09T14:37:00Z" w16du:dateUtc="2025-09-09T12:37:00Z">
            <w:rPr>
              <w:rFonts w:ascii="Calibri" w:hAnsi="Calibri" w:cs="Calibri"/>
            </w:rPr>
          </w:rPrChange>
        </w:rPr>
        <w:pPrChange w:id="13528" w:author="Visone Rossana (GSE)" w:date="2025-09-09T14:37:00Z" w16du:dateUtc="2025-09-09T12:37:00Z">
          <w:pPr>
            <w:pStyle w:val="NORMALEGSE"/>
            <w:numPr>
              <w:numId w:val="50"/>
            </w:numPr>
            <w:tabs>
              <w:tab w:val="left" w:pos="284"/>
            </w:tabs>
            <w:spacing w:after="60"/>
            <w:ind w:left="568" w:hanging="284"/>
            <w:jc w:val="both"/>
          </w:pPr>
        </w:pPrChange>
      </w:pPr>
      <w:r w:rsidRPr="008B1DFF">
        <w:rPr>
          <w:rFonts w:asciiTheme="minorHAnsi" w:hAnsiTheme="minorHAnsi" w:cstheme="minorHAnsi"/>
          <w:sz w:val="22"/>
          <w:szCs w:val="22"/>
          <w:rPrChange w:id="13529" w:author="Visone Rossana (GSE)" w:date="2025-09-09T14:37:00Z" w16du:dateUtc="2025-09-09T12:37:00Z">
            <w:rPr>
              <w:rFonts w:ascii="Calibri" w:hAnsi="Calibri" w:cs="Calibri"/>
            </w:rPr>
          </w:rPrChange>
        </w:rPr>
        <w:t>500 milioni di euro per incentivi riconosciuti ad interventi realizzati da parte di Soggetti privati</w:t>
      </w:r>
      <w:ins w:id="13530" w:author="Visone Rossana (GSE)" w:date="2025-09-10T12:18:00Z" w16du:dateUtc="2025-09-10T10:18:00Z">
        <w:r w:rsidR="004855DD">
          <w:rPr>
            <w:rFonts w:asciiTheme="minorHAnsi" w:hAnsiTheme="minorHAnsi" w:cstheme="minorHAnsi"/>
            <w:sz w:val="22"/>
            <w:szCs w:val="22"/>
          </w:rPr>
          <w:t>, inclusivo del limite annuo di 150 milioni di euro</w:t>
        </w:r>
      </w:ins>
      <w:ins w:id="13531" w:author="Visone Rossana (GSE)" w:date="2025-09-10T12:19:00Z" w16du:dateUtc="2025-09-10T10:19:00Z">
        <w:r w:rsidR="004855DD">
          <w:rPr>
            <w:rFonts w:asciiTheme="minorHAnsi" w:hAnsiTheme="minorHAnsi" w:cstheme="minorHAnsi"/>
            <w:sz w:val="22"/>
            <w:szCs w:val="22"/>
          </w:rPr>
          <w:t xml:space="preserve"> </w:t>
        </w:r>
        <w:r w:rsidR="00BD6F6D">
          <w:rPr>
            <w:rFonts w:asciiTheme="minorHAnsi" w:hAnsiTheme="minorHAnsi" w:cstheme="minorHAnsi"/>
            <w:sz w:val="22"/>
            <w:szCs w:val="22"/>
          </w:rPr>
          <w:t>di incentivi riconosciuti alle imprese secondo le disposizioni del Titolo V del Decreto.</w:t>
        </w:r>
      </w:ins>
      <w:ins w:id="13532" w:author="Visone Rossana (GSE)" w:date="2025-09-10T12:13:00Z" w16du:dateUtc="2025-09-10T10:13:00Z">
        <w:r w:rsidR="004855DD">
          <w:rPr>
            <w:rFonts w:asciiTheme="minorHAnsi" w:hAnsiTheme="minorHAnsi" w:cstheme="minorHAnsi"/>
            <w:sz w:val="22"/>
            <w:szCs w:val="22"/>
          </w:rPr>
          <w:t xml:space="preserve"> </w:t>
        </w:r>
      </w:ins>
      <w:del w:id="13533" w:author="Visone Rossana (GSE)" w:date="2025-09-10T12:09:00Z" w16du:dateUtc="2025-09-10T10:09:00Z">
        <w:r w:rsidRPr="008B1DFF" w:rsidDel="004855DD">
          <w:rPr>
            <w:rFonts w:asciiTheme="minorHAnsi" w:hAnsiTheme="minorHAnsi" w:cstheme="minorHAnsi"/>
            <w:sz w:val="22"/>
            <w:szCs w:val="22"/>
            <w:rPrChange w:id="13534" w:author="Visone Rossana (GSE)" w:date="2025-09-09T14:37:00Z" w16du:dateUtc="2025-09-09T12:37:00Z">
              <w:rPr>
                <w:rFonts w:ascii="Calibri" w:hAnsi="Calibri" w:cs="Calibri"/>
              </w:rPr>
            </w:rPrChange>
          </w:rPr>
          <w:delText>;</w:delText>
        </w:r>
      </w:del>
    </w:p>
    <w:p w14:paraId="4B8B5CE6" w14:textId="7F7865EE" w:rsidR="00FC0091" w:rsidRPr="008B1DFF" w:rsidRDefault="00FC0091" w:rsidP="24D62719">
      <w:pPr>
        <w:pStyle w:val="NORMALEGSE"/>
        <w:spacing w:after="60" w:line="276" w:lineRule="auto"/>
        <w:jc w:val="both"/>
        <w:rPr>
          <w:rFonts w:asciiTheme="minorHAnsi" w:hAnsiTheme="minorHAnsi" w:cstheme="minorBidi"/>
          <w:sz w:val="22"/>
          <w:szCs w:val="22"/>
          <w:rPrChange w:id="13535" w:author="Visone Rossana (GSE)" w:date="2025-09-09T14:37:00Z" w16du:dateUtc="2025-09-09T12:37:00Z">
            <w:rPr>
              <w:rFonts w:ascii="Calibri" w:hAnsi="Calibri" w:cs="Calibri"/>
            </w:rPr>
          </w:rPrChange>
        </w:rPr>
      </w:pPr>
      <w:del w:id="13536" w:author="Visone Rossana (GSE)" w:date="2025-08-01T09:59:00Z" w16du:dateUtc="2025-08-01T07:59:00Z">
        <w:r w:rsidRPr="24D62719" w:rsidDel="00365B9B">
          <w:rPr>
            <w:rFonts w:asciiTheme="minorHAnsi" w:hAnsiTheme="minorHAnsi" w:cstheme="minorBidi"/>
            <w:sz w:val="22"/>
            <w:szCs w:val="22"/>
            <w:rPrChange w:id="13537" w:author="Visone Rossana (GSE)" w:date="2025-09-09T14:37:00Z" w16du:dateUtc="2025-09-09T12:37:00Z">
              <w:rPr>
                <w:rFonts w:ascii="Calibri" w:hAnsi="Calibri" w:cs="Calibri"/>
              </w:rPr>
            </w:rPrChange>
          </w:rPr>
          <w:delText>A</w:delText>
        </w:r>
      </w:del>
      <w:ins w:id="13538" w:author="Visone Rossana (GSE)" w:date="2025-08-01T09:59:00Z">
        <w:del w:id="13539" w:author="Santagata Fabiana (GSE)" w:date="2025-10-14T15:21:00Z">
          <w:r w:rsidR="00365B9B" w:rsidRPr="24D62719">
            <w:rPr>
              <w:rFonts w:asciiTheme="minorHAnsi" w:hAnsiTheme="minorHAnsi" w:cstheme="minorBidi"/>
              <w:sz w:val="22"/>
              <w:szCs w:val="22"/>
              <w:rPrChange w:id="13540" w:author="Visone Rossana (GSE)" w:date="2025-09-09T14:37:00Z" w16du:dateUtc="2025-09-09T12:37:00Z">
                <w:rPr>
                  <w:rFonts w:ascii="Calibri" w:hAnsi="Calibri" w:cs="Calibri"/>
                </w:rPr>
              </w:rPrChange>
            </w:rPr>
            <w:delText>A</w:delText>
          </w:r>
        </w:del>
      </w:ins>
      <w:del w:id="13541" w:author="Santagata Fabiana (GSE)" w:date="2025-10-14T15:21:00Z">
        <w:r w:rsidRPr="24D62719">
          <w:rPr>
            <w:rFonts w:asciiTheme="minorHAnsi" w:hAnsiTheme="minorHAnsi" w:cstheme="minorBidi"/>
            <w:sz w:val="22"/>
            <w:szCs w:val="22"/>
            <w:rPrChange w:id="13542" w:author="Visone Rossana (GSE)" w:date="2025-09-09T14:37:00Z" w16du:dateUtc="2025-09-09T12:37:00Z">
              <w:rPr>
                <w:rFonts w:ascii="Calibri" w:hAnsi="Calibri" w:cs="Calibri"/>
              </w:rPr>
            </w:rPrChange>
          </w:rPr>
          <w:delText>ll’interno</w:delText>
        </w:r>
      </w:del>
      <w:ins w:id="13543" w:author="Santagata Fabiana (GSE)" w:date="2025-10-14T15:21:00Z">
        <w:r w:rsidR="287FEE90" w:rsidRPr="24D62719">
          <w:rPr>
            <w:rFonts w:asciiTheme="minorHAnsi" w:hAnsiTheme="minorHAnsi" w:cstheme="minorBidi"/>
            <w:sz w:val="22"/>
            <w:szCs w:val="22"/>
          </w:rPr>
          <w:t>Nell’ambito</w:t>
        </w:r>
      </w:ins>
      <w:r w:rsidRPr="24D62719">
        <w:rPr>
          <w:rFonts w:asciiTheme="minorHAnsi" w:hAnsiTheme="minorHAnsi" w:cstheme="minorBidi"/>
          <w:sz w:val="22"/>
          <w:szCs w:val="22"/>
          <w:rPrChange w:id="13544" w:author="Visone Rossana (GSE)" w:date="2025-09-09T14:37:00Z" w16du:dateUtc="2025-09-09T12:37:00Z">
            <w:rPr>
              <w:rFonts w:ascii="Calibri" w:hAnsi="Calibri" w:cs="Calibri"/>
            </w:rPr>
          </w:rPrChange>
        </w:rPr>
        <w:t xml:space="preserve"> del contingente di spesa annua cumulata spettante alle PA, fino a 200 milioni di euro, pari al 50% della spesa complessiva per le PA previs</w:t>
      </w:r>
      <w:r w:rsidRPr="24D62719">
        <w:rPr>
          <w:rFonts w:asciiTheme="minorHAnsi" w:hAnsiTheme="minorHAnsi" w:cstheme="minorBidi"/>
          <w:sz w:val="22"/>
          <w:szCs w:val="22"/>
        </w:rPr>
        <w:t xml:space="preserve">ta dal Decreto, sono riservati alla procedura di accesso agli incentivi mediante prenotazione ai sensi dell’art. </w:t>
      </w:r>
      <w:r w:rsidR="00E020A9" w:rsidRPr="24D62719">
        <w:rPr>
          <w:rFonts w:asciiTheme="minorHAnsi" w:hAnsiTheme="minorHAnsi" w:cstheme="minorBidi"/>
          <w:sz w:val="22"/>
          <w:szCs w:val="22"/>
        </w:rPr>
        <w:t xml:space="preserve">14, comma 2, lett. b) </w:t>
      </w:r>
      <w:r w:rsidRPr="24D62719">
        <w:rPr>
          <w:rFonts w:asciiTheme="minorHAnsi" w:hAnsiTheme="minorHAnsi" w:cstheme="minorBidi"/>
          <w:sz w:val="22"/>
          <w:szCs w:val="22"/>
          <w:rPrChange w:id="13545" w:author="Visone Rossana (GSE)" w:date="2025-09-09T14:37:00Z" w16du:dateUtc="2025-09-09T12:37:00Z">
            <w:rPr>
              <w:rFonts w:ascii="Calibri" w:hAnsi="Calibri" w:cs="Calibri"/>
            </w:rPr>
          </w:rPrChange>
        </w:rPr>
        <w:t>del Decreto.</w:t>
      </w:r>
      <w:r w:rsidRPr="24D62719">
        <w:rPr>
          <w:rFonts w:asciiTheme="minorHAnsi" w:hAnsiTheme="minorHAnsi" w:cstheme="minorBidi"/>
          <w:sz w:val="22"/>
          <w:szCs w:val="22"/>
          <w:rPrChange w:id="13546" w:author="Visone Rossana (GSE)" w:date="2025-09-09T14:37:00Z" w16du:dateUtc="2025-09-09T12:37:00Z">
            <w:rPr/>
          </w:rPrChange>
        </w:rPr>
        <w:t xml:space="preserve"> </w:t>
      </w:r>
      <w:r w:rsidRPr="24D62719">
        <w:rPr>
          <w:rFonts w:asciiTheme="minorHAnsi" w:hAnsiTheme="minorHAnsi" w:cstheme="minorBidi"/>
          <w:sz w:val="22"/>
          <w:szCs w:val="22"/>
          <w:rPrChange w:id="13547" w:author="Visone Rossana (GSE)" w:date="2025-09-09T14:37:00Z" w16du:dateUtc="2025-09-09T12:37:00Z">
            <w:rPr>
              <w:rFonts w:ascii="Calibri" w:hAnsi="Calibri" w:cs="Calibri"/>
            </w:rPr>
          </w:rPrChange>
        </w:rPr>
        <w:t xml:space="preserve">Decorsi 60 giorni dal raggiungimento </w:t>
      </w:r>
      <w:r w:rsidRPr="24D62719">
        <w:rPr>
          <w:rFonts w:asciiTheme="minorHAnsi" w:hAnsiTheme="minorHAnsi" w:cstheme="minorBidi"/>
          <w:sz w:val="22"/>
          <w:szCs w:val="22"/>
          <w:rPrChange w:id="13548" w:author="Visone Rossana (GSE)" w:date="2025-09-09T14:37:00Z">
            <w:rPr>
              <w:rFonts w:ascii="Calibri" w:hAnsi="Calibri" w:cs="Calibri"/>
            </w:rPr>
          </w:rPrChange>
        </w:rPr>
        <w:t>d</w:t>
      </w:r>
      <w:ins w:id="13549" w:author="Santagata Fabiana (GSE)" w:date="2025-10-14T15:21:00Z">
        <w:r w:rsidR="113AA625" w:rsidRPr="24D62719">
          <w:rPr>
            <w:rFonts w:asciiTheme="minorHAnsi" w:hAnsiTheme="minorHAnsi" w:cstheme="minorBidi"/>
            <w:sz w:val="22"/>
            <w:szCs w:val="22"/>
          </w:rPr>
          <w:t>ella s</w:t>
        </w:r>
      </w:ins>
      <w:ins w:id="13550" w:author="Santagata Fabiana (GSE)" w:date="2025-10-14T15:22:00Z">
        <w:r w:rsidR="113AA625" w:rsidRPr="24D62719">
          <w:rPr>
            <w:rFonts w:asciiTheme="minorHAnsi" w:hAnsiTheme="minorHAnsi" w:cstheme="minorBidi"/>
            <w:sz w:val="22"/>
            <w:szCs w:val="22"/>
          </w:rPr>
          <w:t>ogl</w:t>
        </w:r>
      </w:ins>
      <w:r w:rsidRPr="24D62719">
        <w:rPr>
          <w:rFonts w:asciiTheme="minorHAnsi" w:hAnsiTheme="minorHAnsi" w:cstheme="minorBidi"/>
          <w:sz w:val="22"/>
          <w:szCs w:val="22"/>
          <w:rPrChange w:id="13551" w:author="Visone Rossana (GSE)" w:date="2025-09-09T14:37:00Z">
            <w:rPr>
              <w:rFonts w:ascii="Calibri" w:hAnsi="Calibri" w:cs="Calibri"/>
            </w:rPr>
          </w:rPrChange>
        </w:rPr>
        <w:t>i</w:t>
      </w:r>
      <w:ins w:id="13552" w:author="Santagata Fabiana (GSE)" w:date="2025-10-14T15:22:00Z">
        <w:r w:rsidR="04FEF03B" w:rsidRPr="24D62719">
          <w:rPr>
            <w:rFonts w:asciiTheme="minorHAnsi" w:hAnsiTheme="minorHAnsi" w:cstheme="minorBidi"/>
            <w:sz w:val="22"/>
            <w:szCs w:val="22"/>
          </w:rPr>
          <w:t xml:space="preserve">a di </w:t>
        </w:r>
      </w:ins>
      <w:r w:rsidRPr="24D62719">
        <w:rPr>
          <w:rFonts w:asciiTheme="minorHAnsi" w:hAnsiTheme="minorHAnsi" w:cstheme="minorBidi"/>
          <w:sz w:val="22"/>
          <w:szCs w:val="22"/>
          <w:rPrChange w:id="13553" w:author="Visone Rossana (GSE)" w:date="2025-09-09T14:37:00Z" w16du:dateUtc="2025-09-09T12:37:00Z">
            <w:rPr>
              <w:rFonts w:ascii="Calibri" w:hAnsi="Calibri" w:cs="Calibri"/>
            </w:rPr>
          </w:rPrChange>
        </w:rPr>
        <w:t xml:space="preserve"> </w:t>
      </w:r>
      <w:ins w:id="13554" w:author="Visone Rossana (GSE)" w:date="2025-09-23T19:26:00Z" w16du:dateUtc="2025-09-23T17:26:00Z">
        <w:r w:rsidR="007106B6" w:rsidRPr="24D62719">
          <w:rPr>
            <w:rFonts w:asciiTheme="minorHAnsi" w:hAnsiTheme="minorHAnsi" w:cstheme="minorBidi"/>
            <w:strike/>
            <w:sz w:val="22"/>
            <w:szCs w:val="22"/>
          </w:rPr>
          <w:t xml:space="preserve"> </w:t>
        </w:r>
      </w:ins>
      <w:del w:id="13555" w:author="Visone Rossana (GSE)" w:date="2025-09-23T19:26:00Z" w16du:dateUtc="2025-09-23T17:26:00Z">
        <w:r w:rsidRPr="24D62719" w:rsidDel="007106B6">
          <w:rPr>
            <w:rFonts w:asciiTheme="minorHAnsi" w:hAnsiTheme="minorHAnsi" w:cstheme="minorBidi"/>
            <w:strike/>
            <w:sz w:val="22"/>
            <w:szCs w:val="22"/>
            <w:rPrChange w:id="13556" w:author="Visone Rossana (GSE)" w:date="2025-09-09T14:37:00Z" w16du:dateUtc="2025-09-09T12:37:00Z">
              <w:rPr>
                <w:rFonts w:ascii="Calibri" w:hAnsi="Calibri" w:cs="Calibri"/>
                <w:strike/>
              </w:rPr>
            </w:rPrChange>
          </w:rPr>
          <w:delText xml:space="preserve"> </w:delText>
        </w:r>
      </w:del>
      <w:r w:rsidRPr="24D62719">
        <w:rPr>
          <w:rFonts w:asciiTheme="minorHAnsi" w:hAnsiTheme="minorHAnsi" w:cstheme="minorBidi"/>
          <w:sz w:val="22"/>
          <w:szCs w:val="22"/>
          <w:rPrChange w:id="13557" w:author="Visone Rossana (GSE)" w:date="2025-09-09T14:37:00Z" w16du:dateUtc="2025-09-09T12:37:00Z">
            <w:rPr>
              <w:rFonts w:ascii="Calibri" w:hAnsi="Calibri" w:cs="Calibri"/>
            </w:rPr>
          </w:rPrChange>
        </w:rPr>
        <w:t xml:space="preserve">200 milioni di euro di incentivi assegnati mediante prenotazione, </w:t>
      </w:r>
      <w:r w:rsidRPr="24D62719">
        <w:rPr>
          <w:rFonts w:asciiTheme="minorHAnsi" w:hAnsiTheme="minorHAnsi" w:cstheme="minorBidi"/>
          <w:sz w:val="22"/>
          <w:szCs w:val="22"/>
          <w:rPrChange w:id="13558" w:author="Visone Rossana (GSE)" w:date="2025-09-09T14:37:00Z" w16du:dateUtc="2025-09-09T12:37:00Z">
            <w:rPr>
              <w:rFonts w:asciiTheme="minorHAnsi" w:hAnsiTheme="minorHAnsi"/>
            </w:rPr>
          </w:rPrChange>
        </w:rPr>
        <w:t>oppure dal sessantesimo giorno successivo al raggiungimento dell’impegno di spesa complessivo di 400 milioni di Euro</w:t>
      </w:r>
      <w:r w:rsidRPr="24D62719">
        <w:rPr>
          <w:rFonts w:asciiTheme="minorHAnsi" w:hAnsiTheme="minorHAnsi" w:cstheme="minorBidi"/>
          <w:sz w:val="22"/>
          <w:szCs w:val="22"/>
          <w:rPrChange w:id="13559" w:author="Visone Rossana (GSE)" w:date="2025-09-09T14:37:00Z" w16du:dateUtc="2025-09-09T12:37:00Z">
            <w:rPr>
              <w:rFonts w:ascii="Calibri" w:hAnsi="Calibri" w:cs="Calibri"/>
            </w:rPr>
          </w:rPrChange>
        </w:rPr>
        <w:t>, il GSE non accetterà ulteriori richieste di prenotazione dell’incentivo da parte delle Pubbliche Amministrazioni, anche nei casi di rinunce e/o decadenze riferite a impegni di spesa oggetto di prenotazione.</w:t>
      </w:r>
    </w:p>
    <w:p w14:paraId="3C77B381" w14:textId="2C7CB73F" w:rsidR="00FC0091" w:rsidRPr="008B1DFF" w:rsidRDefault="00FC0091">
      <w:pPr>
        <w:pStyle w:val="NORMALEGSE"/>
        <w:spacing w:after="120" w:line="276" w:lineRule="auto"/>
        <w:jc w:val="both"/>
        <w:rPr>
          <w:rFonts w:asciiTheme="minorHAnsi" w:hAnsiTheme="minorHAnsi" w:cstheme="minorHAnsi"/>
          <w:sz w:val="22"/>
          <w:szCs w:val="22"/>
          <w:rPrChange w:id="13560" w:author="Visone Rossana (GSE)" w:date="2025-09-09T14:37:00Z" w16du:dateUtc="2025-09-09T12:37:00Z">
            <w:rPr>
              <w:rFonts w:ascii="Calibri" w:hAnsi="Calibri" w:cs="Calibri"/>
            </w:rPr>
          </w:rPrChange>
        </w:rPr>
        <w:pPrChange w:id="13561" w:author="Visone Rossana (GSE)" w:date="2025-09-09T14:37:00Z" w16du:dateUtc="2025-09-09T12:37:00Z">
          <w:pPr>
            <w:pStyle w:val="NORMALEGSE"/>
            <w:spacing w:after="120"/>
            <w:jc w:val="both"/>
          </w:pPr>
        </w:pPrChange>
      </w:pPr>
      <w:r w:rsidRPr="008B1DFF">
        <w:rPr>
          <w:rFonts w:asciiTheme="minorHAnsi" w:hAnsiTheme="minorHAnsi" w:cstheme="minorHAnsi"/>
          <w:sz w:val="22"/>
          <w:szCs w:val="22"/>
          <w:rPrChange w:id="13562" w:author="Visone Rossana (GSE)" w:date="2025-09-09T14:37:00Z" w16du:dateUtc="2025-09-09T12:37:00Z">
            <w:rPr>
              <w:rFonts w:ascii="Calibri" w:hAnsi="Calibri" w:cs="Calibri"/>
            </w:rPr>
          </w:rPrChange>
        </w:rPr>
        <w:t xml:space="preserve">Analogamente, trascorsi 60 giorni dal raggiungimento dell’impegno di spesa annua cumulata di 500 milioni di euro, </w:t>
      </w:r>
      <w:ins w:id="13563" w:author="Visone Rossana (GSE)" w:date="2025-09-10T12:17:00Z" w16du:dateUtc="2025-09-10T10:17:00Z">
        <w:r w:rsidR="004855DD">
          <w:rPr>
            <w:rFonts w:asciiTheme="minorHAnsi" w:hAnsiTheme="minorHAnsi" w:cstheme="minorHAnsi"/>
            <w:sz w:val="22"/>
            <w:szCs w:val="22"/>
          </w:rPr>
          <w:t xml:space="preserve">nonchè di 150 milioni per le imprese, </w:t>
        </w:r>
      </w:ins>
      <w:r w:rsidRPr="008B1DFF">
        <w:rPr>
          <w:rFonts w:asciiTheme="minorHAnsi" w:hAnsiTheme="minorHAnsi" w:cstheme="minorHAnsi"/>
          <w:sz w:val="22"/>
          <w:szCs w:val="22"/>
          <w:rPrChange w:id="13564" w:author="Visone Rossana (GSE)" w:date="2025-09-09T14:37:00Z" w16du:dateUtc="2025-09-09T12:37:00Z">
            <w:rPr>
              <w:rFonts w:ascii="Calibri" w:hAnsi="Calibri" w:cs="Calibri"/>
            </w:rPr>
          </w:rPrChange>
        </w:rPr>
        <w:t>non saranno accettate dal GSE ulteriori richieste di accesso agli incentivi da parte</w:t>
      </w:r>
      <w:ins w:id="13565" w:author="Visone Rossana (GSE)" w:date="2025-09-10T12:18:00Z" w16du:dateUtc="2025-09-10T10:18:00Z">
        <w:r w:rsidR="004855DD">
          <w:rPr>
            <w:rFonts w:asciiTheme="minorHAnsi" w:hAnsiTheme="minorHAnsi" w:cstheme="minorHAnsi"/>
            <w:sz w:val="22"/>
            <w:szCs w:val="22"/>
          </w:rPr>
          <w:t xml:space="preserve">, rispettivamente, </w:t>
        </w:r>
      </w:ins>
      <w:del w:id="13566" w:author="Visone Rossana (GSE)" w:date="2025-09-10T12:18:00Z" w16du:dateUtc="2025-09-10T10:18:00Z">
        <w:r w:rsidRPr="008B1DFF" w:rsidDel="004855DD">
          <w:rPr>
            <w:rFonts w:asciiTheme="minorHAnsi" w:hAnsiTheme="minorHAnsi" w:cstheme="minorHAnsi"/>
            <w:sz w:val="22"/>
            <w:szCs w:val="22"/>
            <w:rPrChange w:id="13567" w:author="Visone Rossana (GSE)" w:date="2025-09-09T14:37:00Z" w16du:dateUtc="2025-09-09T12:37:00Z">
              <w:rPr>
                <w:rFonts w:ascii="Calibri" w:hAnsi="Calibri" w:cs="Calibri"/>
              </w:rPr>
            </w:rPrChange>
          </w:rPr>
          <w:delText xml:space="preserve"> </w:delText>
        </w:r>
      </w:del>
      <w:r w:rsidRPr="008B1DFF">
        <w:rPr>
          <w:rFonts w:asciiTheme="minorHAnsi" w:hAnsiTheme="minorHAnsi" w:cstheme="minorHAnsi"/>
          <w:sz w:val="22"/>
          <w:szCs w:val="22"/>
          <w:rPrChange w:id="13568" w:author="Visone Rossana (GSE)" w:date="2025-09-09T14:37:00Z" w16du:dateUtc="2025-09-09T12:37:00Z">
            <w:rPr>
              <w:rFonts w:ascii="Calibri" w:hAnsi="Calibri" w:cs="Calibri"/>
            </w:rPr>
          </w:rPrChange>
        </w:rPr>
        <w:t>di Soggetti privati</w:t>
      </w:r>
      <w:ins w:id="13569" w:author="Visone Rossana (GSE)" w:date="2025-09-10T12:17:00Z" w16du:dateUtc="2025-09-10T10:17:00Z">
        <w:r w:rsidR="004855DD">
          <w:rPr>
            <w:rFonts w:asciiTheme="minorHAnsi" w:hAnsiTheme="minorHAnsi" w:cstheme="minorHAnsi"/>
            <w:sz w:val="22"/>
            <w:szCs w:val="22"/>
          </w:rPr>
          <w:t xml:space="preserve"> e </w:t>
        </w:r>
      </w:ins>
      <w:ins w:id="13570" w:author="Visone Rossana (GSE)" w:date="2025-09-10T12:20:00Z" w16du:dateUtc="2025-09-10T10:20:00Z">
        <w:r w:rsidR="00BD6F6D">
          <w:rPr>
            <w:rFonts w:asciiTheme="minorHAnsi" w:hAnsiTheme="minorHAnsi" w:cstheme="minorHAnsi"/>
            <w:sz w:val="22"/>
            <w:szCs w:val="22"/>
          </w:rPr>
          <w:t xml:space="preserve">delle </w:t>
        </w:r>
      </w:ins>
      <w:ins w:id="13571" w:author="Visone Rossana (GSE)" w:date="2025-09-10T12:17:00Z" w16du:dateUtc="2025-09-10T10:17:00Z">
        <w:r w:rsidR="004855DD">
          <w:rPr>
            <w:rFonts w:asciiTheme="minorHAnsi" w:hAnsiTheme="minorHAnsi" w:cstheme="minorHAnsi"/>
            <w:sz w:val="22"/>
            <w:szCs w:val="22"/>
          </w:rPr>
          <w:t>imprese</w:t>
        </w:r>
      </w:ins>
      <w:r w:rsidRPr="008B1DFF">
        <w:rPr>
          <w:rFonts w:asciiTheme="minorHAnsi" w:hAnsiTheme="minorHAnsi" w:cstheme="minorHAnsi"/>
          <w:sz w:val="22"/>
          <w:szCs w:val="22"/>
          <w:rPrChange w:id="13572" w:author="Visone Rossana (GSE)" w:date="2025-09-09T14:37:00Z" w16du:dateUtc="2025-09-09T12:37:00Z">
            <w:rPr>
              <w:rFonts w:ascii="Calibri" w:hAnsi="Calibri" w:cs="Calibri"/>
            </w:rPr>
          </w:rPrChange>
        </w:rPr>
        <w:t xml:space="preserve">. </w:t>
      </w:r>
    </w:p>
    <w:p w14:paraId="572E2E6F" w14:textId="5D45976B" w:rsidR="00FC0091" w:rsidRPr="008B1DFF" w:rsidRDefault="00FC0091">
      <w:pPr>
        <w:pStyle w:val="NORMALEGSE"/>
        <w:spacing w:after="120" w:line="276" w:lineRule="auto"/>
        <w:ind w:left="46"/>
        <w:jc w:val="both"/>
        <w:rPr>
          <w:rFonts w:asciiTheme="minorHAnsi" w:hAnsiTheme="minorHAnsi" w:cstheme="minorHAnsi"/>
          <w:bCs/>
          <w:sz w:val="22"/>
          <w:szCs w:val="22"/>
          <w:rPrChange w:id="13573" w:author="Visone Rossana (GSE)" w:date="2025-09-09T14:37:00Z" w16du:dateUtc="2025-09-09T12:37:00Z">
            <w:rPr>
              <w:bCs/>
            </w:rPr>
          </w:rPrChange>
        </w:rPr>
        <w:pPrChange w:id="13574" w:author="Visone Rossana (GSE)" w:date="2025-09-09T14:37:00Z" w16du:dateUtc="2025-09-09T12:37:00Z">
          <w:pPr>
            <w:pStyle w:val="NORMALEGSE"/>
            <w:spacing w:after="120"/>
            <w:ind w:left="46"/>
            <w:jc w:val="both"/>
          </w:pPr>
        </w:pPrChange>
      </w:pPr>
      <w:r w:rsidRPr="008B1DFF">
        <w:rPr>
          <w:rFonts w:asciiTheme="minorHAnsi" w:hAnsiTheme="minorHAnsi" w:cstheme="minorHAnsi"/>
          <w:sz w:val="22"/>
          <w:szCs w:val="22"/>
          <w:rPrChange w:id="13575" w:author="Visone Rossana (GSE)" w:date="2025-09-09T14:37:00Z" w16du:dateUtc="2025-09-09T12:37:00Z">
            <w:rPr>
              <w:rFonts w:ascii="Calibri" w:hAnsi="Calibri" w:cs="Calibri"/>
            </w:rPr>
          </w:rPrChange>
        </w:rPr>
        <w:lastRenderedPageBreak/>
        <w:t xml:space="preserve">E’ fatta salva, in ogni caso, l’entrata in vigore dell’aggiornamento periodico previsto all’articolo 1, comma 2, del Decreto, nonché la rimodulazione </w:t>
      </w:r>
      <w:r w:rsidR="00200F5E" w:rsidRPr="008B1DFF">
        <w:rPr>
          <w:rFonts w:asciiTheme="minorHAnsi" w:hAnsiTheme="minorHAnsi" w:cstheme="minorHAnsi"/>
          <w:sz w:val="22"/>
          <w:szCs w:val="22"/>
          <w:rPrChange w:id="13576" w:author="Visone Rossana (GSE)" w:date="2025-09-09T14:37:00Z" w16du:dateUtc="2025-09-09T12:37:00Z">
            <w:rPr>
              <w:rFonts w:ascii="Calibri" w:hAnsi="Calibri" w:cs="Calibri"/>
            </w:rPr>
          </w:rPrChange>
        </w:rPr>
        <w:t xml:space="preserve">- con decreto della competente direzione generale del Ministero dell’ambiente e della sicurezza-  dei valori limite di spesa annua previsti per tener conto dell’effettivo impegno di spesa registrato e della necessità di non limitare la realizzazione di interventi di miglioramento della prestazione energetica degli edifici ai sensi dell’art. 3, comma </w:t>
      </w:r>
      <w:del w:id="13577" w:author="Visone Rossana (GSE)" w:date="2025-10-08T16:26:00Z" w16du:dateUtc="2025-10-08T14:26:00Z">
        <w:r w:rsidR="00200F5E" w:rsidRPr="008B1DFF" w:rsidDel="004324F5">
          <w:rPr>
            <w:rFonts w:asciiTheme="minorHAnsi" w:hAnsiTheme="minorHAnsi" w:cstheme="minorHAnsi"/>
            <w:sz w:val="22"/>
            <w:szCs w:val="22"/>
            <w:rPrChange w:id="13578" w:author="Visone Rossana (GSE)" w:date="2025-09-09T14:37:00Z" w16du:dateUtc="2025-09-09T12:37:00Z">
              <w:rPr>
                <w:rFonts w:ascii="Calibri" w:hAnsi="Calibri" w:cs="Calibri"/>
              </w:rPr>
            </w:rPrChange>
          </w:rPr>
          <w:delText>4</w:delText>
        </w:r>
      </w:del>
      <w:ins w:id="13579" w:author="Visone Rossana (GSE)" w:date="2025-10-08T16:26:00Z" w16du:dateUtc="2025-10-08T14:26:00Z">
        <w:r w:rsidR="004324F5">
          <w:rPr>
            <w:rFonts w:asciiTheme="minorHAnsi" w:hAnsiTheme="minorHAnsi" w:cstheme="minorHAnsi"/>
            <w:sz w:val="22"/>
            <w:szCs w:val="22"/>
          </w:rPr>
          <w:t>5</w:t>
        </w:r>
      </w:ins>
      <w:r w:rsidR="00200F5E" w:rsidRPr="008B1DFF">
        <w:rPr>
          <w:rFonts w:asciiTheme="minorHAnsi" w:hAnsiTheme="minorHAnsi" w:cstheme="minorHAnsi"/>
          <w:sz w:val="22"/>
          <w:szCs w:val="22"/>
          <w:rPrChange w:id="13580" w:author="Visone Rossana (GSE)" w:date="2025-09-09T14:37:00Z" w16du:dateUtc="2025-09-09T12:37:00Z">
            <w:rPr>
              <w:rFonts w:ascii="Calibri" w:hAnsi="Calibri" w:cs="Calibri"/>
            </w:rPr>
          </w:rPrChange>
        </w:rPr>
        <w:t>, del Decreto.</w:t>
      </w:r>
    </w:p>
    <w:p w14:paraId="21B8389C" w14:textId="78BC9B52" w:rsidR="00FC0091" w:rsidRDefault="00FC0091" w:rsidP="00AA609C">
      <w:pPr>
        <w:pStyle w:val="NORMALEGSE"/>
        <w:spacing w:after="120" w:line="276" w:lineRule="auto"/>
        <w:ind w:left="46"/>
        <w:jc w:val="both"/>
        <w:rPr>
          <w:ins w:id="13581" w:author="Visone Rossana (GSE)" w:date="2025-09-29T10:36:00Z" w16du:dateUtc="2025-09-29T08:36:00Z"/>
          <w:rFonts w:asciiTheme="minorHAnsi" w:hAnsiTheme="minorHAnsi" w:cstheme="minorHAnsi"/>
          <w:sz w:val="22"/>
          <w:szCs w:val="22"/>
        </w:rPr>
      </w:pPr>
      <w:r w:rsidRPr="008B1DFF">
        <w:rPr>
          <w:rFonts w:asciiTheme="minorHAnsi" w:hAnsiTheme="minorHAnsi" w:cstheme="minorHAnsi"/>
          <w:sz w:val="22"/>
          <w:szCs w:val="22"/>
          <w:rPrChange w:id="13582" w:author="Visone Rossana (GSE)" w:date="2025-09-09T14:37:00Z" w16du:dateUtc="2025-09-09T12:37:00Z">
            <w:rPr>
              <w:rFonts w:ascii="Calibri" w:hAnsi="Calibri" w:cs="Calibri"/>
            </w:rPr>
          </w:rPrChange>
        </w:rPr>
        <w:t>L’impegno di spesa annua cumulata attribuito all’anno di riferimento “n” è rappresentato dalla somma delle ra</w:t>
      </w:r>
      <w:r w:rsidRPr="00AA609C">
        <w:rPr>
          <w:rFonts w:asciiTheme="minorHAnsi" w:hAnsiTheme="minorHAnsi" w:cstheme="minorHAnsi"/>
          <w:sz w:val="22"/>
          <w:szCs w:val="22"/>
        </w:rPr>
        <w:t xml:space="preserve">te annuali degli incentivi </w:t>
      </w:r>
      <w:r w:rsidR="00513535" w:rsidRPr="00AA609C">
        <w:rPr>
          <w:rFonts w:asciiTheme="minorHAnsi" w:hAnsiTheme="minorHAnsi" w:cstheme="minorHAnsi"/>
          <w:sz w:val="22"/>
          <w:szCs w:val="22"/>
        </w:rPr>
        <w:t>erogati e da erogare</w:t>
      </w:r>
      <w:r w:rsidR="00AA609C" w:rsidRPr="00AA609C">
        <w:rPr>
          <w:rFonts w:asciiTheme="minorHAnsi" w:hAnsiTheme="minorHAnsi" w:cstheme="minorHAnsi"/>
          <w:sz w:val="22"/>
          <w:szCs w:val="22"/>
        </w:rPr>
        <w:t>, secondo un criterio di cassa,</w:t>
      </w:r>
      <w:r w:rsidR="00513535">
        <w:rPr>
          <w:rFonts w:asciiTheme="minorHAnsi" w:hAnsiTheme="minorHAnsi" w:cstheme="minorHAnsi"/>
          <w:sz w:val="22"/>
          <w:szCs w:val="22"/>
        </w:rPr>
        <w:t xml:space="preserve"> </w:t>
      </w:r>
      <w:r w:rsidRPr="00AA609C">
        <w:rPr>
          <w:rFonts w:asciiTheme="minorHAnsi" w:hAnsiTheme="minorHAnsi" w:cstheme="minorHAnsi"/>
          <w:sz w:val="22"/>
          <w:szCs w:val="22"/>
        </w:rPr>
        <w:t>r</w:t>
      </w:r>
      <w:r w:rsidRPr="008B1DFF">
        <w:rPr>
          <w:rFonts w:asciiTheme="minorHAnsi" w:hAnsiTheme="minorHAnsi" w:cstheme="minorHAnsi"/>
          <w:sz w:val="22"/>
          <w:szCs w:val="22"/>
          <w:rPrChange w:id="13583" w:author="Visone Rossana (GSE)" w:date="2025-09-09T14:37:00Z" w16du:dateUtc="2025-09-09T12:37:00Z">
            <w:rPr>
              <w:rFonts w:ascii="Calibri" w:hAnsi="Calibri" w:cs="Calibri"/>
            </w:rPr>
          </w:rPrChange>
        </w:rPr>
        <w:t>elativamente all’anno di competenza “n”. Gli impegni di spesa sono differenziati a seconda della tipologia di Soggetto Ammesso.</w:t>
      </w:r>
    </w:p>
    <w:p w14:paraId="75FAE4A7" w14:textId="226F3579" w:rsidR="002643DB" w:rsidRPr="008B1DFF" w:rsidRDefault="002643DB">
      <w:pPr>
        <w:pStyle w:val="NORMALEGSE"/>
        <w:spacing w:after="120" w:line="276" w:lineRule="auto"/>
        <w:ind w:left="46"/>
        <w:jc w:val="both"/>
        <w:rPr>
          <w:rFonts w:asciiTheme="minorHAnsi" w:hAnsiTheme="minorHAnsi" w:cstheme="minorHAnsi"/>
          <w:sz w:val="22"/>
          <w:szCs w:val="22"/>
          <w:rPrChange w:id="13584" w:author="Visone Rossana (GSE)" w:date="2025-09-09T14:37:00Z" w16du:dateUtc="2025-09-09T12:37:00Z">
            <w:rPr>
              <w:rFonts w:ascii="Calibri" w:hAnsi="Calibri" w:cs="Calibri"/>
            </w:rPr>
          </w:rPrChange>
        </w:rPr>
        <w:pPrChange w:id="13585" w:author="Visone Rossana (GSE)" w:date="2025-09-09T14:37:00Z" w16du:dateUtc="2025-09-09T12:37:00Z">
          <w:pPr>
            <w:pStyle w:val="NORMALEGSE"/>
            <w:spacing w:after="120"/>
            <w:ind w:left="46"/>
            <w:jc w:val="both"/>
          </w:pPr>
        </w:pPrChange>
      </w:pPr>
      <w:commentRangeStart w:id="13586"/>
      <w:ins w:id="13587" w:author="Visone Rossana (GSE)" w:date="2025-09-29T10:36:00Z" w16du:dateUtc="2025-09-29T08:36:00Z">
        <w:r w:rsidRPr="000D149E">
          <w:rPr>
            <w:rFonts w:asciiTheme="minorHAnsi" w:hAnsiTheme="minorHAnsi" w:cstheme="minorHAnsi"/>
            <w:sz w:val="22"/>
            <w:szCs w:val="22"/>
            <w:highlight w:val="yellow"/>
            <w:rPrChange w:id="13588" w:author="Visone Rossana (GSE)" w:date="2025-09-29T10:36:00Z" w16du:dateUtc="2025-09-29T08:36:00Z">
              <w:rPr>
                <w:rFonts w:asciiTheme="minorHAnsi" w:hAnsiTheme="minorHAnsi" w:cstheme="minorHAnsi"/>
                <w:sz w:val="22"/>
                <w:szCs w:val="22"/>
              </w:rPr>
            </w:rPrChange>
          </w:rPr>
          <w:t>Attenzione alla</w:t>
        </w:r>
        <w:r w:rsidR="000D149E" w:rsidRPr="000D149E">
          <w:rPr>
            <w:rFonts w:asciiTheme="minorHAnsi" w:hAnsiTheme="minorHAnsi" w:cstheme="minorHAnsi"/>
            <w:sz w:val="22"/>
            <w:szCs w:val="22"/>
            <w:highlight w:val="yellow"/>
            <w:rPrChange w:id="13589" w:author="Visone Rossana (GSE)" w:date="2025-09-29T10:36:00Z" w16du:dateUtc="2025-09-29T08:36:00Z">
              <w:rPr>
                <w:rFonts w:asciiTheme="minorHAnsi" w:hAnsiTheme="minorHAnsi" w:cstheme="minorHAnsi"/>
                <w:sz w:val="22"/>
                <w:szCs w:val="22"/>
              </w:rPr>
            </w:rPrChange>
          </w:rPr>
          <w:t xml:space="preserve"> criticità contingente stand by?</w:t>
        </w:r>
      </w:ins>
      <w:commentRangeEnd w:id="13586"/>
      <w:r w:rsidR="00EE49EC" w:rsidRPr="008B1DFF">
        <w:rPr>
          <w:rStyle w:val="Rimandocommento"/>
          <w:rFonts w:asciiTheme="minorHAnsi" w:hAnsiTheme="minorHAnsi" w:cstheme="minorHAnsi"/>
          <w:sz w:val="22"/>
          <w:szCs w:val="22"/>
          <w:rPrChange w:id="13590" w:author="Visone Rossana (GSE)" w:date="2025-09-09T14:37:00Z" w16du:dateUtc="2025-09-09T12:37:00Z">
            <w:rPr>
              <w:rStyle w:val="Rimandocommento"/>
              <w:rFonts w:ascii="Calibri" w:hAnsi="Calibri" w:cs="Calibri"/>
              <w:sz w:val="24"/>
            </w:rPr>
          </w:rPrChange>
        </w:rPr>
        <w:commentReference w:id="13586"/>
      </w:r>
    </w:p>
    <w:p w14:paraId="76C74367" w14:textId="09656E83" w:rsidR="00CC0F35" w:rsidRPr="00383ECE" w:rsidRDefault="00CC0F35">
      <w:pPr>
        <w:pStyle w:val="TITOLO20"/>
        <w:numPr>
          <w:ilvl w:val="1"/>
          <w:numId w:val="292"/>
        </w:numPr>
        <w:ind w:left="567" w:hanging="567"/>
        <w:outlineLvl w:val="1"/>
        <w:pPrChange w:id="13592" w:author="Oliosi Francesco (GSE)" w:date="2025-10-15T10:47:00Z" w16du:dateUtc="2025-10-15T08:47:00Z">
          <w:pPr>
            <w:pStyle w:val="TITOLO20"/>
          </w:pPr>
        </w:pPrChange>
      </w:pPr>
      <w:bookmarkStart w:id="13593" w:name="_Toc349064137"/>
      <w:bookmarkStart w:id="13594" w:name="_Toc350191677"/>
      <w:bookmarkStart w:id="13595" w:name="_Toc450759681"/>
      <w:bookmarkStart w:id="13596" w:name="_Toc450759939"/>
      <w:bookmarkStart w:id="13597" w:name="_Toc450761078"/>
      <w:bookmarkStart w:id="13598" w:name="_Toc189046639"/>
      <w:del w:id="13599" w:author="Pietropaolo Rosanna (GSE)" w:date="2025-10-01T06:29:00Z">
        <w:r w:rsidDel="3717A6C6">
          <w:delText>Le condizioni di c</w:delText>
        </w:r>
      </w:del>
      <w:bookmarkStart w:id="13600" w:name="_Toc212462493"/>
      <w:ins w:id="13601" w:author="Pietropaolo Rosanna (GSE)" w:date="2025-10-01T06:29:00Z">
        <w:r w:rsidR="14EA911C">
          <w:t>C</w:t>
        </w:r>
      </w:ins>
      <w:r w:rsidR="3717A6C6">
        <w:t>umulabilità</w:t>
      </w:r>
      <w:bookmarkEnd w:id="13593"/>
      <w:bookmarkEnd w:id="13594"/>
      <w:bookmarkEnd w:id="13600"/>
      <w:del w:id="13602" w:author="Pietropaolo Rosanna (GSE)" w:date="2025-10-01T06:30:00Z">
        <w:r w:rsidDel="3717A6C6">
          <w:delText xml:space="preserve"> degli incentivi</w:delText>
        </w:r>
      </w:del>
      <w:bookmarkEnd w:id="13595"/>
      <w:bookmarkEnd w:id="13596"/>
      <w:bookmarkEnd w:id="13597"/>
      <w:bookmarkEnd w:id="13598"/>
    </w:p>
    <w:p w14:paraId="584E888F" w14:textId="370CE5EB" w:rsidR="006B5349" w:rsidRDefault="00CC0F35" w:rsidP="0C6836C9">
      <w:pPr>
        <w:spacing w:line="276" w:lineRule="auto"/>
        <w:jc w:val="both"/>
        <w:rPr>
          <w:ins w:id="13603" w:author="Pietropaolo Rosanna (GSE)" w:date="2025-09-30T15:41:00Z" w16du:dateUtc="2025-09-30T15:41:47Z"/>
          <w:rFonts w:cstheme="minorBidi"/>
          <w:sz w:val="22"/>
          <w:szCs w:val="22"/>
        </w:rPr>
      </w:pPr>
      <w:del w:id="13604" w:author="Visone Rossana (GSE)" w:date="2025-09-24T09:21:00Z">
        <w:r w:rsidRPr="0C6836C9" w:rsidDel="3717A6C6">
          <w:rPr>
            <w:rFonts w:cstheme="minorBidi"/>
            <w:sz w:val="22"/>
            <w:szCs w:val="22"/>
            <w:rPrChange w:id="13605" w:author="Pietropaolo Rosanna (GSE)" w:date="2025-10-01T06:45:00Z">
              <w:rPr>
                <w:highlight w:val="yellow"/>
              </w:rPr>
            </w:rPrChange>
          </w:rPr>
          <w:delText xml:space="preserve">Xxx </w:delText>
        </w:r>
      </w:del>
      <w:del w:id="13606" w:author="Visone Rossana (GSE)" w:date="2025-09-24T09:20:00Z">
        <w:r w:rsidRPr="0C6836C9" w:rsidDel="3717A6C6">
          <w:rPr>
            <w:rFonts w:cstheme="minorBidi"/>
            <w:sz w:val="22"/>
            <w:szCs w:val="22"/>
            <w:rPrChange w:id="13607" w:author="Visone Rossana (GSE)" w:date="2025-09-24T09:21:00Z">
              <w:rPr>
                <w:highlight w:val="yellow"/>
              </w:rPr>
            </w:rPrChange>
          </w:rPr>
          <w:delText>attenzione al Titolo dedicato alle imprese</w:delText>
        </w:r>
      </w:del>
      <w:ins w:id="13608" w:author="Visone Rossana (GSE)" w:date="2025-09-24T09:21:00Z">
        <w:r w:rsidR="1011AC34" w:rsidRPr="0C6836C9">
          <w:rPr>
            <w:rFonts w:cstheme="minorBidi"/>
            <w:sz w:val="22"/>
            <w:szCs w:val="22"/>
            <w:rPrChange w:id="13609" w:author="Visone Rossana (GSE)" w:date="2025-09-24T09:21:00Z">
              <w:rPr/>
            </w:rPrChange>
          </w:rPr>
          <w:t>In via preliminare si rammenta che</w:t>
        </w:r>
      </w:ins>
      <w:ins w:id="13610" w:author="Pietropaolo Rosanna (GSE)" w:date="2025-09-30T15:41:00Z">
        <w:r w:rsidR="177505C0" w:rsidRPr="0C6836C9">
          <w:rPr>
            <w:rFonts w:cstheme="minorBidi"/>
            <w:sz w:val="22"/>
            <w:szCs w:val="22"/>
          </w:rPr>
          <w:t xml:space="preserve"> il cumulo tra più agevolazioni si realizza quando le stesse sono riferibili al medesimo investimento e </w:t>
        </w:r>
        <w:r w:rsidR="1011AC34" w:rsidRPr="0C6836C9">
          <w:rPr>
            <w:rFonts w:cstheme="minorBidi"/>
            <w:sz w:val="22"/>
            <w:szCs w:val="22"/>
          </w:rPr>
          <w:t xml:space="preserve">ai </w:t>
        </w:r>
        <w:r w:rsidR="177505C0" w:rsidRPr="0C6836C9">
          <w:rPr>
            <w:rFonts w:cstheme="minorBidi"/>
            <w:sz w:val="22"/>
            <w:szCs w:val="22"/>
          </w:rPr>
          <w:t>medesimi costi</w:t>
        </w:r>
      </w:ins>
      <w:ins w:id="13611" w:author="Pietropaolo Rosanna (GSE)" w:date="2025-10-01T06:49:00Z">
        <w:r w:rsidR="526C1185" w:rsidRPr="0C6836C9">
          <w:rPr>
            <w:rFonts w:cstheme="minorBidi"/>
            <w:sz w:val="22"/>
            <w:szCs w:val="22"/>
          </w:rPr>
          <w:t xml:space="preserve">, ovvero </w:t>
        </w:r>
      </w:ins>
      <w:ins w:id="13612" w:author="Pietropaolo Rosanna (GSE)" w:date="2025-10-01T07:53:00Z">
        <w:r w:rsidR="66F09E1C" w:rsidRPr="0C6836C9">
          <w:rPr>
            <w:rFonts w:cstheme="minorBidi"/>
            <w:sz w:val="22"/>
            <w:szCs w:val="22"/>
          </w:rPr>
          <w:t>a</w:t>
        </w:r>
      </w:ins>
      <w:ins w:id="13613" w:author="Pietropaolo Rosanna (GSE)" w:date="2025-10-01T06:49:00Z">
        <w:r w:rsidR="526C1185" w:rsidRPr="0C6836C9">
          <w:rPr>
            <w:rFonts w:cstheme="minorBidi"/>
            <w:sz w:val="22"/>
            <w:szCs w:val="22"/>
          </w:rPr>
          <w:t>lle stesse spese ammissibili</w:t>
        </w:r>
      </w:ins>
      <w:ins w:id="13614" w:author="Pietropaolo Rosanna (GSE)" w:date="2025-09-30T15:41:00Z">
        <w:r w:rsidR="177505C0" w:rsidRPr="0C6836C9">
          <w:rPr>
            <w:rFonts w:cstheme="minorBidi"/>
            <w:sz w:val="22"/>
            <w:szCs w:val="22"/>
          </w:rPr>
          <w:t xml:space="preserve">.  </w:t>
        </w:r>
      </w:ins>
    </w:p>
    <w:p w14:paraId="11D2033F" w14:textId="7B64E072" w:rsidR="006B5349" w:rsidRDefault="00CC0F35" w:rsidP="0C6836C9">
      <w:pPr>
        <w:spacing w:line="276" w:lineRule="auto"/>
        <w:jc w:val="both"/>
        <w:rPr>
          <w:ins w:id="13615" w:author="Visone Rossana (GSE)" w:date="2025-09-24T09:24:00Z" w16du:dateUtc="2025-09-24T07:24:00Z"/>
          <w:del w:id="13616" w:author="Pietropaolo Rosanna (GSE)" w:date="2025-10-01T06:30:00Z" w16du:dateUtc="2025-10-01T06:30:15Z"/>
          <w:rFonts w:cstheme="minorBidi"/>
          <w:sz w:val="22"/>
          <w:szCs w:val="22"/>
        </w:rPr>
      </w:pPr>
      <w:ins w:id="13617" w:author="Visone Rossana (GSE)" w:date="2025-09-24T09:21:00Z">
        <w:del w:id="13618" w:author="Pietropaolo Rosanna (GSE)" w:date="2025-09-30T15:41:00Z">
          <w:r w:rsidRPr="0C6836C9" w:rsidDel="3717A6C6">
            <w:rPr>
              <w:rFonts w:cstheme="minorBidi"/>
              <w:sz w:val="22"/>
              <w:szCs w:val="22"/>
              <w:rPrChange w:id="13619" w:author="Pietropaolo Rosanna (GSE)" w:date="2025-10-01T06:45:00Z">
                <w:rPr/>
              </w:rPrChange>
            </w:rPr>
            <w:delText>, a</w:delText>
          </w:r>
        </w:del>
      </w:ins>
      <w:ins w:id="13620" w:author="Pietropaolo Rosanna (GSE)" w:date="2025-09-30T15:41:00Z">
        <w:r w:rsidR="6DD7219E" w:rsidRPr="0C6836C9">
          <w:rPr>
            <w:rFonts w:cstheme="minorBidi"/>
            <w:sz w:val="22"/>
            <w:szCs w:val="22"/>
          </w:rPr>
          <w:t>A</w:t>
        </w:r>
      </w:ins>
      <w:ins w:id="13621" w:author="Visone Rossana (GSE)" w:date="2025-09-24T09:21:00Z">
        <w:del w:id="13622" w:author="Pietropaolo Rosanna (GSE)" w:date="2025-09-30T15:41:00Z">
          <w:r w:rsidRPr="0C6836C9" w:rsidDel="3717A6C6">
            <w:rPr>
              <w:rFonts w:cstheme="minorBidi"/>
              <w:sz w:val="22"/>
              <w:szCs w:val="22"/>
              <w:rPrChange w:id="13623" w:author="Visone Rossana (GSE)" w:date="2025-09-24T09:21:00Z">
                <w:rPr/>
              </w:rPrChange>
            </w:rPr>
            <w:delText>i</w:delText>
          </w:r>
          <w:r w:rsidRPr="0C6836C9" w:rsidDel="7E00FC5C">
            <w:rPr>
              <w:rFonts w:cstheme="minorBidi"/>
              <w:sz w:val="22"/>
              <w:szCs w:val="22"/>
              <w:rPrChange w:id="13624" w:author="Visone Rossana (GSE)" w:date="2025-09-24T09:21:00Z">
                <w:rPr/>
              </w:rPrChange>
            </w:rPr>
            <w:delText xml:space="preserve"> </w:delText>
          </w:r>
        </w:del>
        <w:del w:id="13625" w:author="Pietropaolo Rosanna (GSE)" w:date="2025-10-01T06:30:00Z">
          <w:r w:rsidRPr="0C6836C9" w:rsidDel="1011AC34">
            <w:rPr>
              <w:rFonts w:cstheme="minorBidi"/>
              <w:sz w:val="22"/>
              <w:szCs w:val="22"/>
              <w:rPrChange w:id="13626" w:author="Visone Rossana (GSE)" w:date="2025-09-24T09:21:00Z">
                <w:rPr/>
              </w:rPrChange>
            </w:rPr>
            <w:delText>sensi dell’art.</w:delText>
          </w:r>
        </w:del>
      </w:ins>
      <w:ins w:id="13627" w:author="Visone Rossana (GSE)" w:date="2025-09-24T09:24:00Z">
        <w:del w:id="13628" w:author="Pietropaolo Rosanna (GSE)" w:date="2025-10-01T06:30:00Z">
          <w:r w:rsidRPr="0C6836C9" w:rsidDel="2E746CC6">
            <w:rPr>
              <w:rFonts w:cstheme="minorBidi"/>
              <w:sz w:val="22"/>
              <w:szCs w:val="22"/>
            </w:rPr>
            <w:delText xml:space="preserve"> 11</w:delText>
          </w:r>
        </w:del>
      </w:ins>
      <w:ins w:id="13629" w:author="Visone Rossana (GSE)" w:date="2025-09-24T09:21:00Z">
        <w:del w:id="13630" w:author="Pietropaolo Rosanna (GSE)" w:date="2025-10-01T06:30:00Z">
          <w:r w:rsidRPr="0C6836C9" w:rsidDel="1011AC34">
            <w:rPr>
              <w:rFonts w:cstheme="minorBidi"/>
              <w:sz w:val="22"/>
              <w:szCs w:val="22"/>
              <w:rPrChange w:id="13631" w:author="Visone Rossana (GSE)" w:date="2025-09-24T09:21:00Z">
                <w:rPr/>
              </w:rPrChange>
            </w:rPr>
            <w:delText xml:space="preserve"> comma </w:delText>
          </w:r>
        </w:del>
      </w:ins>
      <w:ins w:id="13632" w:author="Visone Rossana (GSE)" w:date="2025-09-24T09:24:00Z">
        <w:del w:id="13633" w:author="Pietropaolo Rosanna (GSE)" w:date="2025-10-01T06:30:00Z">
          <w:r w:rsidRPr="0C6836C9" w:rsidDel="2E746CC6">
            <w:rPr>
              <w:rFonts w:cstheme="minorBidi"/>
              <w:sz w:val="22"/>
              <w:szCs w:val="22"/>
            </w:rPr>
            <w:delText>1</w:delText>
          </w:r>
        </w:del>
      </w:ins>
      <w:ins w:id="13634" w:author="Visone Rossana (GSE)" w:date="2025-09-24T09:21:00Z">
        <w:del w:id="13635" w:author="Pietropaolo Rosanna (GSE)" w:date="2025-10-01T06:30:00Z">
          <w:r w:rsidRPr="0C6836C9" w:rsidDel="1011AC34">
            <w:rPr>
              <w:rFonts w:cstheme="minorBidi"/>
              <w:sz w:val="22"/>
              <w:szCs w:val="22"/>
              <w:rPrChange w:id="13636" w:author="Visone Rossana (GSE)" w:date="2025-09-24T09:21:00Z">
                <w:rPr/>
              </w:rPrChange>
            </w:rPr>
            <w:delText xml:space="preserve"> del Decreto, l’ammontare dell’incentivo erogato al Soggetto Responsabile non può eccedere in nessun caso il 65% delle spese sostenute (e ammesse), come dichiarate dal Soggetto Responsabile, e deve rispettare la normativa comunitaria vigente in materia di aiuti di Stato.</w:delText>
          </w:r>
        </w:del>
      </w:ins>
    </w:p>
    <w:p w14:paraId="5753B5D0" w14:textId="7BCA4DCA" w:rsidR="009A209C" w:rsidRDefault="009A209C" w:rsidP="0C6836C9">
      <w:pPr>
        <w:spacing w:line="276" w:lineRule="auto"/>
        <w:jc w:val="both"/>
        <w:rPr>
          <w:ins w:id="13637" w:author="Pietropaolo Rosanna (GSE)" w:date="2025-10-01T06:47:00Z" w16du:dateUtc="2025-10-01T06:47:17Z"/>
          <w:rFonts w:cstheme="minorBidi"/>
          <w:sz w:val="22"/>
          <w:szCs w:val="22"/>
        </w:rPr>
      </w:pPr>
      <w:ins w:id="13638" w:author="Visone Rossana (GSE)" w:date="2025-09-24T09:25:00Z">
        <w:del w:id="13639" w:author="Pietropaolo Rosanna (GSE)" w:date="2025-10-01T06:30:00Z">
          <w:r w:rsidRPr="0C6836C9" w:rsidDel="2E746CC6">
            <w:rPr>
              <w:rFonts w:cstheme="minorBidi"/>
              <w:sz w:val="22"/>
              <w:szCs w:val="22"/>
            </w:rPr>
            <w:delText>Fermo restando i richiamati limiti, l’art. 17</w:delText>
          </w:r>
        </w:del>
      </w:ins>
      <w:ins w:id="13640" w:author="Pietropaolo Rosanna (GSE)" w:date="2025-10-01T06:30:00Z">
        <w:r w:rsidR="01C987EE" w:rsidRPr="0C6836C9">
          <w:rPr>
            <w:rFonts w:cstheme="minorBidi"/>
            <w:sz w:val="22"/>
            <w:szCs w:val="22"/>
          </w:rPr>
          <w:t>Gli articol</w:t>
        </w:r>
      </w:ins>
      <w:ins w:id="13641" w:author="Pietropaolo Rosanna (GSE)" w:date="2025-10-01T06:31:00Z">
        <w:r w:rsidR="01C987EE" w:rsidRPr="0C6836C9">
          <w:rPr>
            <w:rFonts w:cstheme="minorBidi"/>
            <w:sz w:val="22"/>
            <w:szCs w:val="22"/>
          </w:rPr>
          <w:t>i 17 e 27</w:t>
        </w:r>
        <w:r w:rsidR="01C987EE" w:rsidRPr="049726E7">
          <w:rPr>
            <w:rFonts w:cstheme="minorBidi"/>
            <w:sz w:val="22"/>
            <w:szCs w:val="22"/>
          </w:rPr>
          <w:t xml:space="preserve"> </w:t>
        </w:r>
      </w:ins>
      <w:ins w:id="13642" w:author="Santagata Fabiana (GSE)" w:date="2025-10-14T15:23:00Z">
        <w:r w:rsidR="7CF67EA4" w:rsidRPr="049726E7">
          <w:rPr>
            <w:rFonts w:cstheme="minorBidi"/>
            <w:sz w:val="22"/>
            <w:szCs w:val="22"/>
          </w:rPr>
          <w:t>del Decreto</w:t>
        </w:r>
        <w:r w:rsidR="01C987EE" w:rsidRPr="0C6836C9">
          <w:rPr>
            <w:rFonts w:cstheme="minorBidi"/>
            <w:sz w:val="22"/>
            <w:szCs w:val="22"/>
          </w:rPr>
          <w:t xml:space="preserve"> </w:t>
        </w:r>
      </w:ins>
      <w:ins w:id="13643" w:author="Pietropaolo Rosanna (GSE)" w:date="2025-10-01T06:31:00Z">
        <w:r w:rsidR="01C987EE" w:rsidRPr="0C6836C9">
          <w:rPr>
            <w:rFonts w:cstheme="minorBidi"/>
            <w:sz w:val="22"/>
            <w:szCs w:val="22"/>
          </w:rPr>
          <w:t>stabiliscono disposizioni specifiche in materia di cumulabilità degli incentivi concessi ai sensi</w:t>
        </w:r>
      </w:ins>
      <w:ins w:id="13644" w:author="Visone Rossana (GSE)" w:date="2025-09-24T09:25:00Z">
        <w:r w:rsidR="2E746CC6" w:rsidRPr="0C6836C9">
          <w:rPr>
            <w:rFonts w:cstheme="minorBidi"/>
            <w:sz w:val="22"/>
            <w:szCs w:val="22"/>
          </w:rPr>
          <w:t xml:space="preserve"> del Decreto</w:t>
        </w:r>
      </w:ins>
      <w:ins w:id="13645" w:author="Pietropaolo Rosanna (GSE)" w:date="2025-10-01T06:31:00Z">
        <w:r w:rsidR="184AAEA6" w:rsidRPr="0C6836C9">
          <w:rPr>
            <w:rFonts w:cstheme="minorBidi"/>
            <w:sz w:val="22"/>
            <w:szCs w:val="22"/>
          </w:rPr>
          <w:t>; in particolare, l’articolo 27 riguarda spec</w:t>
        </w:r>
      </w:ins>
      <w:ins w:id="13646" w:author="Pietropaolo Rosanna (GSE)" w:date="2025-10-01T06:32:00Z">
        <w:r w:rsidR="184AAEA6" w:rsidRPr="0C6836C9">
          <w:rPr>
            <w:rFonts w:cstheme="minorBidi"/>
            <w:sz w:val="22"/>
            <w:szCs w:val="22"/>
          </w:rPr>
          <w:t>ificamente le imprese.</w:t>
        </w:r>
      </w:ins>
      <w:ins w:id="13647" w:author="Visone Rossana (GSE)" w:date="2025-09-24T09:25:00Z">
        <w:r w:rsidR="2E746CC6" w:rsidRPr="0C6836C9">
          <w:rPr>
            <w:rFonts w:cstheme="minorBidi"/>
            <w:sz w:val="22"/>
            <w:szCs w:val="22"/>
          </w:rPr>
          <w:t xml:space="preserve"> </w:t>
        </w:r>
        <w:del w:id="13648" w:author="Pietropaolo Rosanna (GSE)" w:date="2025-10-01T06:30:00Z">
          <w:r w:rsidRPr="0C6836C9" w:rsidDel="2E746CC6">
            <w:rPr>
              <w:rFonts w:cstheme="minorBidi"/>
              <w:sz w:val="22"/>
              <w:szCs w:val="22"/>
            </w:rPr>
            <w:delText>definisce ulteriori</w:delText>
          </w:r>
        </w:del>
        <w:del w:id="13649" w:author="Pietropaolo Rosanna (GSE)" w:date="2025-10-01T06:32:00Z">
          <w:r w:rsidRPr="0C6836C9" w:rsidDel="2E746CC6">
            <w:rPr>
              <w:rFonts w:cstheme="minorBidi"/>
              <w:sz w:val="22"/>
              <w:szCs w:val="22"/>
            </w:rPr>
            <w:delText xml:space="preserve"> condizioni di cumulabilità. Ne deriva che:</w:delText>
          </w:r>
        </w:del>
      </w:ins>
      <w:ins w:id="13650" w:author="Pietropaolo Rosanna (GSE)" w:date="2025-10-01T06:32:00Z">
        <w:r w:rsidR="7AE7269D" w:rsidRPr="0C6836C9">
          <w:rPr>
            <w:rFonts w:cstheme="minorBidi"/>
            <w:sz w:val="22"/>
            <w:szCs w:val="22"/>
          </w:rPr>
          <w:t xml:space="preserve"> </w:t>
        </w:r>
      </w:ins>
    </w:p>
    <w:p w14:paraId="3D37DE5A" w14:textId="7B5E618C" w:rsidR="009A209C" w:rsidRDefault="7AE7269D" w:rsidP="0C6836C9">
      <w:pPr>
        <w:spacing w:line="276" w:lineRule="auto"/>
        <w:jc w:val="both"/>
        <w:rPr>
          <w:ins w:id="13651" w:author="Visone Rossana (GSE)" w:date="2025-09-24T09:25:00Z" w16du:dateUtc="2025-09-24T07:25:00Z"/>
          <w:rFonts w:cstheme="minorBidi"/>
          <w:sz w:val="22"/>
          <w:szCs w:val="22"/>
        </w:rPr>
      </w:pPr>
      <w:ins w:id="13652" w:author="Pietropaolo Rosanna (GSE)" w:date="2025-10-01T06:32:00Z">
        <w:r w:rsidRPr="0C6836C9">
          <w:rPr>
            <w:rFonts w:cstheme="minorBidi"/>
            <w:sz w:val="22"/>
            <w:szCs w:val="22"/>
          </w:rPr>
          <w:t>Ai sensi dell’articolo 17</w:t>
        </w:r>
      </w:ins>
      <w:ins w:id="13653" w:author="Pietropaolo Rosanna (GSE)" w:date="2025-10-01T06:34:00Z">
        <w:r w:rsidR="2E97E42F" w:rsidRPr="0C6836C9">
          <w:rPr>
            <w:rFonts w:cstheme="minorBidi"/>
            <w:sz w:val="22"/>
            <w:szCs w:val="22"/>
          </w:rPr>
          <w:t>:</w:t>
        </w:r>
      </w:ins>
    </w:p>
    <w:p w14:paraId="46DA2393" w14:textId="75371F21" w:rsidR="00901FAA" w:rsidRDefault="11614814" w:rsidP="0C6836C9">
      <w:pPr>
        <w:pStyle w:val="Paragrafoelenco"/>
        <w:numPr>
          <w:ilvl w:val="0"/>
          <w:numId w:val="145"/>
        </w:numPr>
        <w:spacing w:line="276" w:lineRule="auto"/>
        <w:jc w:val="both"/>
        <w:rPr>
          <w:ins w:id="13654" w:author="Visone Rossana (GSE)" w:date="2025-09-24T09:27:00Z" w16du:dateUtc="2025-09-24T07:27:00Z"/>
          <w:rFonts w:cstheme="minorBidi"/>
          <w:sz w:val="22"/>
          <w:szCs w:val="22"/>
        </w:rPr>
      </w:pPr>
      <w:ins w:id="13655" w:author="Visone Rossana (GSE)" w:date="2025-09-24T09:26:00Z">
        <w:r w:rsidRPr="0C6836C9">
          <w:rPr>
            <w:rFonts w:cstheme="minorBidi"/>
            <w:sz w:val="22"/>
            <w:szCs w:val="22"/>
          </w:rPr>
          <w:t xml:space="preserve">non possono essere riconosciuti gli incentivi previsti dal </w:t>
        </w:r>
        <w:del w:id="13656" w:author="Pietropaolo Rosanna (GSE)" w:date="2025-10-01T06:32:00Z">
          <w:r w:rsidR="00901FAA" w:rsidRPr="0C6836C9" w:rsidDel="11614814">
            <w:rPr>
              <w:rFonts w:cstheme="minorBidi"/>
              <w:sz w:val="22"/>
              <w:szCs w:val="22"/>
            </w:rPr>
            <w:delText>DM XX</w:delText>
          </w:r>
        </w:del>
      </w:ins>
      <w:ins w:id="13657" w:author="Pietropaolo Rosanna (GSE)" w:date="2025-10-01T06:32:00Z">
        <w:r w:rsidR="3B13A515" w:rsidRPr="0C6836C9">
          <w:rPr>
            <w:rFonts w:cstheme="minorBidi"/>
            <w:sz w:val="22"/>
            <w:szCs w:val="22"/>
            <w:rPrChange w:id="13658" w:author="Pietropaolo Rosanna (GSE)" w:date="2025-10-01T06:45:00Z">
              <w:rPr>
                <w:rFonts w:cstheme="minorBidi"/>
                <w:sz w:val="22"/>
                <w:szCs w:val="22"/>
                <w:highlight w:val="yellow"/>
              </w:rPr>
            </w:rPrChange>
          </w:rPr>
          <w:t>Decreto</w:t>
        </w:r>
      </w:ins>
      <w:ins w:id="13659" w:author="Visone Rossana (GSE)" w:date="2025-09-24T09:26:00Z">
        <w:r w:rsidRPr="0C6836C9">
          <w:rPr>
            <w:rFonts w:cstheme="minorBidi"/>
            <w:sz w:val="22"/>
            <w:szCs w:val="22"/>
          </w:rPr>
          <w:t xml:space="preserve"> agli interventi per la cui realizzazione siano concessi altri incentivi statali, fatti salvi i fondi di garanzia, i fondi di rotazione e i contributi in conto interesse</w:t>
        </w:r>
      </w:ins>
      <w:ins w:id="13660" w:author="Visone Rossana (GSE)" w:date="2025-09-24T09:27:00Z">
        <w:r w:rsidRPr="0C6836C9">
          <w:rPr>
            <w:rFonts w:cstheme="minorBidi"/>
            <w:sz w:val="22"/>
            <w:szCs w:val="22"/>
          </w:rPr>
          <w:t xml:space="preserve">. </w:t>
        </w:r>
      </w:ins>
    </w:p>
    <w:p w14:paraId="59A66E8F" w14:textId="4FEEC5C5" w:rsidR="009A209C" w:rsidRDefault="7D92FD7F">
      <w:pPr>
        <w:pStyle w:val="Paragrafoelenco"/>
        <w:spacing w:line="276" w:lineRule="auto"/>
        <w:jc w:val="both"/>
        <w:rPr>
          <w:ins w:id="13661" w:author="Visone Rossana (GSE)" w:date="2025-09-24T09:26:00Z" w16du:dateUtc="2025-09-24T07:26:00Z"/>
          <w:rFonts w:cstheme="minorBidi"/>
          <w:sz w:val="22"/>
          <w:szCs w:val="22"/>
        </w:rPr>
        <w:pPrChange w:id="13662" w:author="Visone Rossana (GSE)" w:date="2025-09-24T09:27:00Z" w16du:dateUtc="2025-09-24T07:27:00Z">
          <w:pPr>
            <w:pStyle w:val="Paragrafoelenco"/>
            <w:numPr>
              <w:numId w:val="145"/>
            </w:numPr>
            <w:spacing w:line="276" w:lineRule="auto"/>
            <w:ind w:hanging="360"/>
            <w:jc w:val="both"/>
          </w:pPr>
        </w:pPrChange>
      </w:pPr>
      <w:ins w:id="13663" w:author="Pietropaolo Rosanna (GSE)" w:date="2025-10-01T06:34:00Z">
        <w:r w:rsidRPr="0C6836C9">
          <w:rPr>
            <w:rFonts w:cstheme="minorBidi"/>
            <w:sz w:val="22"/>
            <w:szCs w:val="22"/>
          </w:rPr>
          <w:t>Per incen</w:t>
        </w:r>
      </w:ins>
      <w:ins w:id="13664" w:author="Pietropaolo Rosanna (GSE)" w:date="2025-10-01T06:35:00Z">
        <w:r w:rsidRPr="0C6836C9">
          <w:rPr>
            <w:rFonts w:cstheme="minorBidi"/>
            <w:sz w:val="22"/>
            <w:szCs w:val="22"/>
          </w:rPr>
          <w:t>tiv</w:t>
        </w:r>
      </w:ins>
      <w:ins w:id="13665" w:author="Pietropaolo Rosanna (GSE)" w:date="2025-10-01T06:36:00Z">
        <w:r w:rsidR="282F34D3" w:rsidRPr="0C6836C9">
          <w:rPr>
            <w:rFonts w:cstheme="minorBidi"/>
            <w:sz w:val="22"/>
            <w:szCs w:val="22"/>
          </w:rPr>
          <w:t>o</w:t>
        </w:r>
      </w:ins>
      <w:ins w:id="13666" w:author="Pietropaolo Rosanna (GSE)" w:date="2025-10-01T06:35:00Z">
        <w:r w:rsidRPr="0C6836C9">
          <w:rPr>
            <w:rFonts w:cstheme="minorBidi"/>
            <w:sz w:val="22"/>
            <w:szCs w:val="22"/>
          </w:rPr>
          <w:t xml:space="preserve"> statal</w:t>
        </w:r>
      </w:ins>
      <w:ins w:id="13667" w:author="Pietropaolo Rosanna (GSE)" w:date="2025-10-01T06:36:00Z">
        <w:r w:rsidR="70BF30DE" w:rsidRPr="0C6836C9">
          <w:rPr>
            <w:rFonts w:cstheme="minorBidi"/>
            <w:sz w:val="22"/>
            <w:szCs w:val="22"/>
          </w:rPr>
          <w:t>e</w:t>
        </w:r>
      </w:ins>
      <w:ins w:id="13668" w:author="Pietropaolo Rosanna (GSE)" w:date="2025-10-01T06:35:00Z">
        <w:r w:rsidRPr="0C6836C9">
          <w:rPr>
            <w:rFonts w:cstheme="minorBidi"/>
            <w:sz w:val="22"/>
            <w:szCs w:val="22"/>
          </w:rPr>
          <w:t xml:space="preserve"> si intende qualsiasi </w:t>
        </w:r>
      </w:ins>
      <w:ins w:id="13669" w:author="Visone Rossana (GSE)" w:date="2025-09-24T09:27:00Z">
        <w:del w:id="13670" w:author="Pietropaolo Rosanna (GSE)" w:date="2025-10-01T06:36:00Z">
          <w:r w:rsidR="00901FAA" w:rsidRPr="0C6836C9" w:rsidDel="11614814">
            <w:rPr>
              <w:rFonts w:cstheme="minorBidi"/>
              <w:sz w:val="22"/>
              <w:szCs w:val="22"/>
            </w:rPr>
            <w:delText>Ai fini</w:delText>
          </w:r>
          <w:r w:rsidR="00901FAA" w:rsidDel="11614814">
            <w:delText xml:space="preserve"> </w:delText>
          </w:r>
          <w:r w:rsidR="00901FAA" w:rsidRPr="0C6836C9" w:rsidDel="11614814">
            <w:rPr>
              <w:rFonts w:cstheme="minorBidi"/>
              <w:sz w:val="22"/>
              <w:szCs w:val="22"/>
            </w:rPr>
            <w:delText>dell’identificazione della natura degli incentivi, rileva l’Amministrazione che eroga il contributo; per incentivo statale si intende, pertanto, il</w:delText>
          </w:r>
        </w:del>
        <w:r w:rsidR="11614814" w:rsidRPr="0C6836C9">
          <w:rPr>
            <w:rFonts w:cstheme="minorBidi"/>
            <w:sz w:val="22"/>
            <w:szCs w:val="22"/>
          </w:rPr>
          <w:t xml:space="preserve"> contributo erogato direttamente da</w:t>
        </w:r>
        <w:del w:id="13671" w:author="Pietropaolo Rosanna (GSE)" w:date="2025-10-01T06:36:00Z">
          <w:r w:rsidR="00901FAA" w:rsidRPr="0C6836C9" w:rsidDel="11614814">
            <w:rPr>
              <w:rFonts w:cstheme="minorBidi"/>
              <w:sz w:val="22"/>
              <w:szCs w:val="22"/>
            </w:rPr>
            <w:delText>lla</w:delText>
          </w:r>
        </w:del>
      </w:ins>
      <w:ins w:id="13672" w:author="Pietropaolo Rosanna (GSE)" w:date="2025-10-01T06:36:00Z">
        <w:r w:rsidR="54CE6CC5" w:rsidRPr="0C6836C9">
          <w:rPr>
            <w:rFonts w:cstheme="minorBidi"/>
            <w:sz w:val="22"/>
            <w:szCs w:val="22"/>
          </w:rPr>
          <w:t xml:space="preserve"> un’</w:t>
        </w:r>
      </w:ins>
      <w:ins w:id="13673" w:author="Visone Rossana (GSE)" w:date="2025-09-24T09:27:00Z">
        <w:del w:id="13674" w:author="Pietropaolo Rosanna (GSE)" w:date="2025-10-01T06:36:00Z">
          <w:r w:rsidR="00901FAA" w:rsidRPr="0C6836C9" w:rsidDel="11614814">
            <w:rPr>
              <w:rFonts w:cstheme="minorBidi"/>
              <w:sz w:val="22"/>
              <w:szCs w:val="22"/>
            </w:rPr>
            <w:delText xml:space="preserve"> </w:delText>
          </w:r>
        </w:del>
        <w:r w:rsidR="11614814" w:rsidRPr="0C6836C9">
          <w:rPr>
            <w:rFonts w:cstheme="minorBidi"/>
            <w:sz w:val="22"/>
            <w:szCs w:val="22"/>
          </w:rPr>
          <w:t>Amministrazione Centrale</w:t>
        </w:r>
      </w:ins>
      <w:ins w:id="13675" w:author="Visone Rossana (GSE)" w:date="2025-09-24T09:26:00Z">
        <w:r w:rsidR="11614814" w:rsidRPr="0C6836C9">
          <w:rPr>
            <w:rFonts w:cstheme="minorBidi"/>
            <w:sz w:val="22"/>
            <w:szCs w:val="22"/>
          </w:rPr>
          <w:t>;</w:t>
        </w:r>
      </w:ins>
    </w:p>
    <w:p w14:paraId="18E8A667" w14:textId="556D13F6" w:rsidR="00901FAA" w:rsidRDefault="00901FAA" w:rsidP="0C6836C9">
      <w:pPr>
        <w:pStyle w:val="Paragrafoelenco"/>
        <w:numPr>
          <w:ilvl w:val="0"/>
          <w:numId w:val="145"/>
        </w:numPr>
        <w:spacing w:line="276" w:lineRule="auto"/>
        <w:jc w:val="both"/>
        <w:rPr>
          <w:ins w:id="13676" w:author="Visone Rossana (GSE)" w:date="2025-09-24T09:49:00Z" w16du:dateUtc="2025-09-24T07:49:00Z"/>
          <w:del w:id="13677" w:author="Pietropaolo Rosanna (GSE)" w:date="2025-10-01T06:37:00Z" w16du:dateUtc="2025-10-01T06:37:28Z"/>
          <w:rFonts w:cstheme="minorBidi"/>
          <w:sz w:val="22"/>
          <w:szCs w:val="22"/>
        </w:rPr>
      </w:pPr>
      <w:ins w:id="13678" w:author="Visone Rossana (GSE)" w:date="2025-09-24T09:29:00Z">
        <w:del w:id="13679" w:author="Pietropaolo Rosanna (GSE)" w:date="2025-10-01T06:37:00Z">
          <w:r w:rsidRPr="0C6836C9" w:rsidDel="11614814">
            <w:rPr>
              <w:rFonts w:cstheme="minorBidi"/>
              <w:sz w:val="22"/>
              <w:szCs w:val="22"/>
            </w:rPr>
            <w:delText>laddove per la realizzazione degli interventi siano stati concessi alle imprese che ne facciano richiesta, ad eccezione delle ESCo</w:delText>
          </w:r>
        </w:del>
      </w:ins>
      <w:ins w:id="13680" w:author="Visone Rossana (GSE)" w:date="2025-09-24T09:30:00Z">
        <w:del w:id="13681" w:author="Pietropaolo Rosanna (GSE)" w:date="2025-10-01T06:37:00Z">
          <w:r w:rsidRPr="0C6836C9" w:rsidDel="11614814">
            <w:rPr>
              <w:rFonts w:cstheme="minorBidi"/>
              <w:sz w:val="22"/>
              <w:szCs w:val="22"/>
            </w:rPr>
            <w:delText>/</w:delText>
          </w:r>
        </w:del>
      </w:ins>
      <w:ins w:id="13682" w:author="Visone Rossana (GSE)" w:date="2025-09-24T09:31:00Z">
        <w:del w:id="13683" w:author="Pietropaolo Rosanna (GSE)" w:date="2025-10-01T06:37:00Z">
          <w:r w:rsidRPr="0C6836C9" w:rsidDel="11614814">
            <w:rPr>
              <w:rFonts w:cstheme="minorBidi"/>
              <w:sz w:val="22"/>
              <w:szCs w:val="22"/>
            </w:rPr>
            <w:delText xml:space="preserve">o soggetti </w:delText>
          </w:r>
        </w:del>
      </w:ins>
      <w:ins w:id="13684" w:author="Visone Rossana (GSE)" w:date="2025-09-24T09:30:00Z">
        <w:del w:id="13685" w:author="Pietropaolo Rosanna (GSE)" w:date="2025-10-01T06:37:00Z">
          <w:r w:rsidRPr="0C6836C9" w:rsidDel="11614814">
            <w:rPr>
              <w:rFonts w:cstheme="minorBidi"/>
              <w:sz w:val="22"/>
              <w:szCs w:val="22"/>
            </w:rPr>
            <w:delText>privati in ambito PPP</w:delText>
          </w:r>
        </w:del>
      </w:ins>
      <w:ins w:id="13686" w:author="Visone Rossana (GSE)" w:date="2025-09-24T09:29:00Z">
        <w:del w:id="13687" w:author="Pietropaolo Rosanna (GSE)" w:date="2025-10-01T06:37:00Z">
          <w:r w:rsidRPr="0C6836C9" w:rsidDel="11614814">
            <w:rPr>
              <w:rFonts w:cstheme="minorBidi"/>
              <w:sz w:val="22"/>
              <w:szCs w:val="22"/>
            </w:rPr>
            <w:delText xml:space="preserve"> che operano per conto di PA o </w:delText>
          </w:r>
        </w:del>
      </w:ins>
      <w:ins w:id="13688" w:author="Visone Rossana (GSE)" w:date="2025-09-24T09:31:00Z">
        <w:del w:id="13689" w:author="Pietropaolo Rosanna (GSE)" w:date="2025-10-01T06:37:00Z">
          <w:r w:rsidRPr="0C6836C9" w:rsidDel="11614814">
            <w:rPr>
              <w:rFonts w:cstheme="minorBidi"/>
              <w:sz w:val="22"/>
              <w:szCs w:val="22"/>
            </w:rPr>
            <w:delText xml:space="preserve">delle ESCo che operano per conto </w:delText>
          </w:r>
        </w:del>
      </w:ins>
      <w:ins w:id="13690" w:author="Visone Rossana (GSE)" w:date="2025-09-24T09:29:00Z">
        <w:del w:id="13691" w:author="Pietropaolo Rosanna (GSE)" w:date="2025-10-01T06:37:00Z">
          <w:r w:rsidRPr="0C6836C9" w:rsidDel="11614814">
            <w:rPr>
              <w:rFonts w:cstheme="minorBidi"/>
              <w:sz w:val="22"/>
              <w:szCs w:val="22"/>
            </w:rPr>
            <w:delText>di privati, altri incentivi non statali e dunque cumulabili, l’ammontare complessivo degli incentivi concessi è attribuibile nel rispetto della normativa comunitaria vigente in materia di aiuti di Stato;</w:delText>
          </w:r>
        </w:del>
      </w:ins>
    </w:p>
    <w:p w14:paraId="44F57B02" w14:textId="77A38A67" w:rsidR="00F34297" w:rsidRPr="004D1A39" w:rsidRDefault="004D1A39" w:rsidP="0C6836C9">
      <w:pPr>
        <w:pStyle w:val="Paragrafoelenco"/>
        <w:numPr>
          <w:ilvl w:val="0"/>
          <w:numId w:val="145"/>
        </w:numPr>
        <w:spacing w:line="276" w:lineRule="auto"/>
        <w:jc w:val="both"/>
        <w:rPr>
          <w:ins w:id="13692" w:author="Visone Rossana (GSE)" w:date="2025-09-24T09:56:00Z" w16du:dateUtc="2025-09-24T07:56:00Z"/>
          <w:del w:id="13693" w:author="Pietropaolo Rosanna (GSE)" w:date="2025-10-01T06:38:00Z" w16du:dateUtc="2025-10-01T06:38:57Z"/>
          <w:rFonts w:cstheme="minorBidi"/>
          <w:sz w:val="22"/>
          <w:szCs w:val="22"/>
        </w:rPr>
      </w:pPr>
      <w:ins w:id="13694" w:author="Visone Rossana (GSE)" w:date="2025-09-24T09:56:00Z">
        <w:del w:id="13695" w:author="Pietropaolo Rosanna (GSE)" w:date="2025-10-01T06:38:00Z">
          <w:r w:rsidRPr="0C6836C9" w:rsidDel="498CEC60">
            <w:rPr>
              <w:rFonts w:cstheme="minorBidi"/>
              <w:sz w:val="22"/>
              <w:szCs w:val="22"/>
            </w:rPr>
            <w:delText>per le</w:delText>
          </w:r>
        </w:del>
      </w:ins>
      <w:ins w:id="13696" w:author="Visone Rossana (GSE)" w:date="2025-09-24T09:50:00Z">
        <w:del w:id="13697" w:author="Pietropaolo Rosanna (GSE)" w:date="2025-10-01T06:38:00Z">
          <w:r w:rsidRPr="0C6836C9" w:rsidDel="7B05F0D4">
            <w:rPr>
              <w:rFonts w:cstheme="minorBidi"/>
              <w:sz w:val="22"/>
              <w:szCs w:val="22"/>
            </w:rPr>
            <w:delText xml:space="preserve"> imprese che ne facciano richiesta, gli incentivi</w:delText>
          </w:r>
        </w:del>
      </w:ins>
      <w:ins w:id="13698" w:author="Visone Rossana (GSE)" w:date="2025-09-24T09:56:00Z">
        <w:del w:id="13699" w:author="Pietropaolo Rosanna (GSE)" w:date="2025-10-01T06:38:00Z">
          <w:r w:rsidRPr="0C6836C9" w:rsidDel="498CEC60">
            <w:rPr>
              <w:rFonts w:cstheme="minorBidi"/>
              <w:sz w:val="22"/>
              <w:szCs w:val="22"/>
            </w:rPr>
            <w:delText>, ai sensi dell’art. 27, comma 3,</w:delText>
          </w:r>
        </w:del>
      </w:ins>
      <w:ins w:id="13700" w:author="Visone Rossana (GSE)" w:date="2025-09-24T09:50:00Z">
        <w:del w:id="13701" w:author="Pietropaolo Rosanna (GSE)" w:date="2025-10-01T06:38:00Z">
          <w:r w:rsidRPr="0C6836C9" w:rsidDel="7B05F0D4">
            <w:rPr>
              <w:rFonts w:cstheme="minorBidi"/>
              <w:sz w:val="22"/>
              <w:szCs w:val="22"/>
            </w:rPr>
            <w:delText xml:space="preserve"> </w:delText>
          </w:r>
        </w:del>
      </w:ins>
      <w:ins w:id="13702" w:author="Visone Rossana (GSE)" w:date="2025-09-24T09:52:00Z">
        <w:del w:id="13703" w:author="Pietropaolo Rosanna (GSE)" w:date="2025-10-01T06:38:00Z">
          <w:r w:rsidRPr="0C6836C9" w:rsidDel="7B05F0D4">
            <w:rPr>
              <w:rFonts w:cstheme="minorBidi"/>
              <w:sz w:val="22"/>
              <w:szCs w:val="22"/>
            </w:rPr>
            <w:delText>possono essere cumulati</w:delText>
          </w:r>
        </w:del>
      </w:ins>
    </w:p>
    <w:p w14:paraId="5CC7D7FF" w14:textId="4AF3A8BD" w:rsidR="004D1A39" w:rsidRPr="004D1A39" w:rsidRDefault="004D1A39" w:rsidP="0C6836C9">
      <w:pPr>
        <w:pStyle w:val="Paragrafoelenco"/>
        <w:numPr>
          <w:ilvl w:val="0"/>
          <w:numId w:val="148"/>
        </w:numPr>
        <w:spacing w:line="276" w:lineRule="auto"/>
        <w:ind w:left="1418"/>
        <w:jc w:val="both"/>
        <w:rPr>
          <w:ins w:id="13704" w:author="Visone Rossana (GSE)" w:date="2025-09-24T09:57:00Z" w16du:dateUtc="2025-09-24T07:57:00Z"/>
          <w:del w:id="13705" w:author="Pietropaolo Rosanna (GSE)" w:date="2025-10-01T06:38:00Z" w16du:dateUtc="2025-10-01T06:38:57Z"/>
          <w:rFonts w:cstheme="minorBidi"/>
          <w:sz w:val="22"/>
          <w:szCs w:val="22"/>
        </w:rPr>
      </w:pPr>
      <w:ins w:id="13706" w:author="Visone Rossana (GSE)" w:date="2025-09-24T09:57:00Z">
        <w:del w:id="13707" w:author="Pietropaolo Rosanna (GSE)" w:date="2025-10-01T06:38:00Z">
          <w:r w:rsidRPr="0C6836C9" w:rsidDel="498CEC60">
            <w:rPr>
              <w:rFonts w:cstheme="minorBidi"/>
              <w:sz w:val="22"/>
              <w:szCs w:val="22"/>
            </w:rPr>
            <w:delText>con altri aiuti di Stato, purché le misure riguardino diversi costi ammissibili individuabili;</w:delText>
          </w:r>
        </w:del>
      </w:ins>
    </w:p>
    <w:p w14:paraId="7747214C" w14:textId="250308D1" w:rsidR="004D1A39" w:rsidRPr="004D1A39" w:rsidRDefault="004D1A39">
      <w:pPr>
        <w:pStyle w:val="Paragrafoelenco"/>
        <w:numPr>
          <w:ilvl w:val="0"/>
          <w:numId w:val="148"/>
        </w:numPr>
        <w:spacing w:line="276" w:lineRule="auto"/>
        <w:ind w:left="1418"/>
        <w:jc w:val="both"/>
        <w:rPr>
          <w:ins w:id="13708" w:author="Visone Rossana (GSE)" w:date="2025-09-24T09:29:00Z" w16du:dateUtc="2025-09-24T07:29:00Z"/>
          <w:del w:id="13709" w:author="Pietropaolo Rosanna (GSE)" w:date="2025-10-01T06:38:00Z" w16du:dateUtc="2025-10-01T06:38:57Z"/>
          <w:rFonts w:cstheme="minorBidi"/>
          <w:b/>
          <w:bCs/>
          <w:sz w:val="22"/>
          <w:szCs w:val="22"/>
          <w:rPrChange w:id="13710" w:author="Pietropaolo Rosanna (GSE)" w:date="2025-10-01T06:45:00Z" w16du:dateUtc="2025-09-24T08:00:00Z">
            <w:rPr>
              <w:ins w:id="13711" w:author="Visone Rossana (GSE)" w:date="2025-09-24T09:29:00Z" w16du:dateUtc="2025-09-24T07:29:00Z"/>
              <w:del w:id="13712" w:author="Pietropaolo Rosanna (GSE)" w:date="2025-10-01T06:38:00Z" w16du:dateUtc="2025-10-01T06:38:57Z"/>
              <w:rFonts w:cstheme="minorBidi"/>
              <w:sz w:val="22"/>
              <w:szCs w:val="22"/>
            </w:rPr>
          </w:rPrChange>
        </w:rPr>
        <w:pPrChange w:id="13713" w:author="Visone Rossana (GSE)" w:date="2025-09-24T09:57:00Z" w16du:dateUtc="2025-09-24T07:57:00Z">
          <w:pPr>
            <w:pStyle w:val="Paragrafoelenco"/>
            <w:numPr>
              <w:numId w:val="145"/>
            </w:numPr>
            <w:spacing w:line="276" w:lineRule="auto"/>
            <w:ind w:hanging="360"/>
            <w:jc w:val="both"/>
          </w:pPr>
        </w:pPrChange>
      </w:pPr>
      <w:ins w:id="13714" w:author="Visone Rossana (GSE)" w:date="2025-09-24T09:57:00Z">
        <w:del w:id="13715" w:author="Pietropaolo Rosanna (GSE)" w:date="2025-10-01T06:38:00Z">
          <w:r w:rsidRPr="0C6836C9" w:rsidDel="498CEC60">
            <w:rPr>
              <w:rFonts w:cstheme="minorBidi"/>
              <w:sz w:val="22"/>
              <w:szCs w:val="22"/>
            </w:rPr>
            <w:delText xml:space="preserve">con altri </w:delText>
          </w:r>
        </w:del>
      </w:ins>
      <w:ins w:id="13716" w:author="Visone Rossana (GSE)" w:date="2025-09-24T09:58:00Z">
        <w:del w:id="13717" w:author="Pietropaolo Rosanna (GSE)" w:date="2025-10-01T06:38:00Z">
          <w:r w:rsidRPr="0C6836C9" w:rsidDel="498CEC60">
            <w:rPr>
              <w:rFonts w:cstheme="minorBidi"/>
              <w:sz w:val="22"/>
              <w:szCs w:val="22"/>
            </w:rPr>
            <w:delText>uti di Stato, in relazione agli stessi costi ammissibili in tutto o in parte coincidenti, unicamente se tale cumulo non porta al superamento dell’inte</w:delText>
          </w:r>
        </w:del>
      </w:ins>
      <w:ins w:id="13718" w:author="Visone Rossana (GSE)" w:date="2025-09-24T09:59:00Z">
        <w:del w:id="13719" w:author="Pietropaolo Rosanna (GSE)" w:date="2025-10-01T06:38:00Z">
          <w:r w:rsidRPr="0C6836C9" w:rsidDel="498CEC60">
            <w:rPr>
              <w:rFonts w:cstheme="minorBidi"/>
              <w:sz w:val="22"/>
              <w:szCs w:val="22"/>
            </w:rPr>
            <w:delText xml:space="preserve">nsità </w:delText>
          </w:r>
          <w:r w:rsidRPr="0C6836C9" w:rsidDel="498CEC60">
            <w:rPr>
              <w:rFonts w:cstheme="minorBidi"/>
              <w:sz w:val="22"/>
              <w:szCs w:val="22"/>
              <w:rPrChange w:id="13720" w:author="Pietropaolo Rosanna (GSE)" w:date="2025-10-01T06:45:00Z">
                <w:rPr>
                  <w:rFonts w:cstheme="minorBidi"/>
                  <w:sz w:val="22"/>
                  <w:szCs w:val="22"/>
                  <w:highlight w:val="cyan"/>
                </w:rPr>
              </w:rPrChange>
            </w:rPr>
            <w:delText>p</w:delText>
          </w:r>
          <w:r w:rsidRPr="0C6836C9" w:rsidDel="498CEC60">
            <w:rPr>
              <w:rFonts w:cstheme="minorBidi"/>
              <w:sz w:val="22"/>
              <w:szCs w:val="22"/>
              <w:rPrChange w:id="13721" w:author="Visone Rossana (GSE)" w:date="2025-09-24T09:59:00Z">
                <w:rPr>
                  <w:rFonts w:cstheme="minorBidi"/>
                  <w:sz w:val="22"/>
                  <w:szCs w:val="22"/>
                  <w:highlight w:val="cyan"/>
                </w:rPr>
              </w:rPrChange>
            </w:rPr>
            <w:delText>revista per la dimensione impresa</w:delText>
          </w:r>
          <w:r w:rsidRPr="0C6836C9" w:rsidDel="498CEC60">
            <w:rPr>
              <w:rFonts w:cstheme="minorBidi"/>
              <w:sz w:val="22"/>
              <w:szCs w:val="22"/>
              <w:rPrChange w:id="13722" w:author="Pietropaolo Rosanna (GSE)" w:date="2025-10-01T06:45:00Z">
                <w:rPr>
                  <w:rFonts w:cstheme="minorBidi"/>
                  <w:sz w:val="22"/>
                  <w:szCs w:val="22"/>
                  <w:highlight w:val="yellow"/>
                </w:rPr>
              </w:rPrChange>
            </w:rPr>
            <w:delText xml:space="preserve"> o anche di</w:delText>
          </w:r>
        </w:del>
      </w:ins>
      <w:ins w:id="13723" w:author="Visone Rossana (GSE)" w:date="2025-09-24T10:00:00Z">
        <w:del w:id="13724" w:author="Pietropaolo Rosanna (GSE)" w:date="2025-10-01T06:38:00Z">
          <w:r w:rsidRPr="0C6836C9" w:rsidDel="498CEC60">
            <w:rPr>
              <w:rFonts w:cstheme="minorBidi"/>
              <w:sz w:val="22"/>
              <w:szCs w:val="22"/>
              <w:rPrChange w:id="13725" w:author="Pietropaolo Rosanna (GSE)" w:date="2025-10-01T06:45:00Z">
                <w:rPr>
                  <w:rFonts w:cstheme="minorBidi"/>
                  <w:sz w:val="22"/>
                  <w:szCs w:val="22"/>
                  <w:highlight w:val="yellow"/>
                </w:rPr>
              </w:rPrChange>
            </w:rPr>
            <w:delText xml:space="preserve"> tutte </w:delText>
          </w:r>
        </w:del>
      </w:ins>
      <w:ins w:id="13726" w:author="Visone Rossana (GSE)" w:date="2025-09-24T09:59:00Z">
        <w:del w:id="13727" w:author="Pietropaolo Rosanna (GSE)" w:date="2025-10-01T06:38:00Z">
          <w:r w:rsidRPr="0C6836C9" w:rsidDel="498CEC60">
            <w:rPr>
              <w:rFonts w:cstheme="minorBidi"/>
              <w:sz w:val="22"/>
              <w:szCs w:val="22"/>
              <w:rPrChange w:id="13728" w:author="Pietropaolo Rosanna (GSE)" w:date="2025-10-01T06:45:00Z">
                <w:rPr>
                  <w:rFonts w:cstheme="minorBidi"/>
                  <w:sz w:val="22"/>
                  <w:szCs w:val="22"/>
                  <w:highlight w:val="yellow"/>
                </w:rPr>
              </w:rPrChange>
            </w:rPr>
            <w:delText>le varie maggiorazioni premialità</w:delText>
          </w:r>
        </w:del>
      </w:ins>
      <w:ins w:id="13729" w:author="Visone Rossana (GSE)" w:date="2025-09-24T10:00:00Z">
        <w:del w:id="13730" w:author="Pietropaolo Rosanna (GSE)" w:date="2025-10-01T06:38:00Z">
          <w:r w:rsidRPr="0C6836C9" w:rsidDel="498CEC60">
            <w:rPr>
              <w:rFonts w:cstheme="minorBidi"/>
              <w:sz w:val="22"/>
              <w:szCs w:val="22"/>
              <w:rPrChange w:id="13731" w:author="Pietropaolo Rosanna (GSE)" w:date="2025-10-01T06:45:00Z">
                <w:rPr>
                  <w:rFonts w:cstheme="minorBidi"/>
                  <w:sz w:val="22"/>
                  <w:szCs w:val="22"/>
                  <w:highlight w:val="yellow"/>
                </w:rPr>
              </w:rPrChange>
            </w:rPr>
            <w:delText xml:space="preserve"> Titolo V?_</w:delText>
          </w:r>
          <w:r w:rsidRPr="0C6836C9" w:rsidDel="498CEC60">
            <w:rPr>
              <w:rFonts w:cstheme="minorBidi"/>
              <w:b/>
              <w:bCs/>
              <w:sz w:val="22"/>
              <w:szCs w:val="22"/>
              <w:rPrChange w:id="13732" w:author="Visone Rossana (GSE)" w:date="2025-09-24T10:00:00Z">
                <w:rPr>
                  <w:rFonts w:cstheme="minorBidi"/>
                  <w:sz w:val="22"/>
                  <w:szCs w:val="22"/>
                  <w:highlight w:val="yellow"/>
                </w:rPr>
              </w:rPrChange>
            </w:rPr>
            <w:delText>da discutere regolatorio</w:delText>
          </w:r>
        </w:del>
      </w:ins>
      <w:ins w:id="13733" w:author="Visone Rossana (GSE)" w:date="2025-09-24T09:59:00Z">
        <w:del w:id="13734" w:author="Pietropaolo Rosanna (GSE)" w:date="2025-10-01T06:38:00Z">
          <w:r w:rsidRPr="0C6836C9" w:rsidDel="498CEC60">
            <w:rPr>
              <w:rFonts w:cstheme="minorBidi"/>
              <w:b/>
              <w:bCs/>
              <w:sz w:val="22"/>
              <w:szCs w:val="22"/>
              <w:rPrChange w:id="13735" w:author="Visone Rossana (GSE)" w:date="2025-09-24T10:00:00Z">
                <w:rPr>
                  <w:rFonts w:cstheme="minorBidi"/>
                  <w:sz w:val="22"/>
                  <w:szCs w:val="22"/>
                  <w:highlight w:val="yellow"/>
                </w:rPr>
              </w:rPrChange>
            </w:rPr>
            <w:delText xml:space="preserve"> </w:delText>
          </w:r>
        </w:del>
      </w:ins>
    </w:p>
    <w:p w14:paraId="37307D0F" w14:textId="250A3C55" w:rsidR="00901FAA" w:rsidRDefault="11614814" w:rsidP="0C6836C9">
      <w:pPr>
        <w:pStyle w:val="Paragrafoelenco"/>
        <w:numPr>
          <w:ilvl w:val="0"/>
          <w:numId w:val="145"/>
        </w:numPr>
        <w:spacing w:line="276" w:lineRule="auto"/>
        <w:jc w:val="both"/>
        <w:rPr>
          <w:ins w:id="13736" w:author="Visone Rossana (GSE)" w:date="2025-09-24T09:32:00Z" w16du:dateUtc="2025-09-24T07:32:00Z"/>
          <w:rFonts w:cstheme="minorBidi"/>
          <w:sz w:val="22"/>
          <w:szCs w:val="22"/>
        </w:rPr>
      </w:pPr>
      <w:ins w:id="13737" w:author="Visone Rossana (GSE)" w:date="2025-09-24T09:32:00Z">
        <w:r w:rsidRPr="0C6836C9">
          <w:rPr>
            <w:rFonts w:cstheme="minorBidi"/>
            <w:sz w:val="22"/>
            <w:szCs w:val="22"/>
          </w:rPr>
          <w:t xml:space="preserve">limitatamente agli edifici </w:t>
        </w:r>
      </w:ins>
      <w:ins w:id="13738" w:author="Pietropaolo Rosanna (GSE)" w:date="2025-10-01T06:39:00Z">
        <w:r w:rsidR="75EF5F21" w:rsidRPr="0C6836C9">
          <w:rPr>
            <w:rFonts w:cstheme="minorBidi"/>
            <w:sz w:val="22"/>
            <w:szCs w:val="22"/>
          </w:rPr>
          <w:t xml:space="preserve">di proprietà </w:t>
        </w:r>
      </w:ins>
      <w:ins w:id="13739" w:author="Visone Rossana (GSE)" w:date="2025-09-24T09:32:00Z">
        <w:del w:id="13740" w:author="Pietropaolo Rosanna (GSE)" w:date="2025-10-01T06:39:00Z">
          <w:r w:rsidR="00901FAA" w:rsidRPr="0C6836C9" w:rsidDel="11614814">
            <w:rPr>
              <w:rFonts w:cstheme="minorBidi"/>
              <w:sz w:val="22"/>
              <w:szCs w:val="22"/>
            </w:rPr>
            <w:delText>pubblici</w:delText>
          </w:r>
        </w:del>
      </w:ins>
      <w:ins w:id="13741" w:author="Pietropaolo Rosanna (GSE)" w:date="2025-10-01T06:39:00Z">
        <w:r w:rsidR="325EE4E0" w:rsidRPr="0C6836C9">
          <w:rPr>
            <w:rFonts w:cstheme="minorBidi"/>
            <w:sz w:val="22"/>
            <w:szCs w:val="22"/>
          </w:rPr>
          <w:t>della pubblica amministrazione e</w:t>
        </w:r>
      </w:ins>
      <w:ins w:id="13742" w:author="Visone Rossana (GSE)" w:date="2025-09-24T09:32:00Z">
        <w:r w:rsidRPr="0C6836C9">
          <w:rPr>
            <w:rFonts w:cstheme="minorBidi"/>
            <w:sz w:val="22"/>
            <w:szCs w:val="22"/>
          </w:rPr>
          <w:t xml:space="preserve"> </w:t>
        </w:r>
        <w:del w:id="13743" w:author="Pietropaolo Rosanna (GSE)" w:date="2025-10-01T06:39:00Z">
          <w:r w:rsidR="00901FAA" w:rsidRPr="0C6836C9" w:rsidDel="11614814">
            <w:rPr>
              <w:rFonts w:cstheme="minorBidi"/>
              <w:sz w:val="22"/>
              <w:szCs w:val="22"/>
            </w:rPr>
            <w:delText>ad uso pubblico</w:delText>
          </w:r>
        </w:del>
      </w:ins>
      <w:ins w:id="13744" w:author="Pietropaolo Rosanna (GSE)" w:date="2025-10-01T06:39:00Z">
        <w:r w:rsidR="2B8A42CC" w:rsidRPr="0C6836C9">
          <w:rPr>
            <w:rFonts w:cstheme="minorBidi"/>
            <w:sz w:val="22"/>
            <w:szCs w:val="22"/>
          </w:rPr>
          <w:t>dalla stessa util</w:t>
        </w:r>
      </w:ins>
      <w:ins w:id="13745" w:author="Pietropaolo Rosanna (GSE)" w:date="2025-10-01T06:40:00Z">
        <w:r w:rsidR="2B8A42CC" w:rsidRPr="0C6836C9">
          <w:rPr>
            <w:rFonts w:cstheme="minorBidi"/>
            <w:sz w:val="22"/>
            <w:szCs w:val="22"/>
          </w:rPr>
          <w:t>izzati</w:t>
        </w:r>
      </w:ins>
      <w:ins w:id="13746" w:author="Visone Rossana (GSE)" w:date="2025-09-24T09:32:00Z">
        <w:r w:rsidRPr="0C6836C9">
          <w:rPr>
            <w:rFonts w:cstheme="minorBidi"/>
            <w:sz w:val="22"/>
            <w:szCs w:val="22"/>
          </w:rPr>
          <w:t>, gli incentivi previsti dal Decreto sono cumulabili con incentivi in conto capitale, statali e non statali, nei limiti di un finanziamento complessivo massimo pari al 100% delle spese ammissibili;</w:t>
        </w:r>
      </w:ins>
    </w:p>
    <w:p w14:paraId="60C024CD" w14:textId="2FA16D8B" w:rsidR="009E010C" w:rsidRDefault="00901FAA" w:rsidP="0C6836C9">
      <w:pPr>
        <w:pStyle w:val="Paragrafoelenco"/>
        <w:numPr>
          <w:ilvl w:val="0"/>
          <w:numId w:val="145"/>
        </w:numPr>
        <w:spacing w:line="276" w:lineRule="auto"/>
        <w:jc w:val="both"/>
        <w:rPr>
          <w:ins w:id="13747" w:author="Visone Rossana (GSE)" w:date="2025-09-24T09:38:00Z" w16du:dateUtc="2025-09-24T07:38:00Z"/>
          <w:del w:id="13748" w:author="Pietropaolo Rosanna (GSE)" w:date="2025-10-01T06:56:00Z" w16du:dateUtc="2025-10-01T06:56:48Z"/>
          <w:rFonts w:cstheme="minorBidi"/>
          <w:sz w:val="22"/>
          <w:szCs w:val="22"/>
        </w:rPr>
      </w:pPr>
      <w:ins w:id="13749" w:author="Visone Rossana (GSE)" w:date="2025-09-24T09:33:00Z">
        <w:del w:id="13750" w:author="Pietropaolo Rosanna (GSE)" w:date="2025-10-01T06:56:00Z">
          <w:r w:rsidRPr="0C6836C9" w:rsidDel="11614814">
            <w:rPr>
              <w:rFonts w:cstheme="minorBidi"/>
              <w:sz w:val="22"/>
              <w:szCs w:val="22"/>
            </w:rPr>
            <w:delText xml:space="preserve">ai sensi degli artt. </w:delText>
          </w:r>
        </w:del>
      </w:ins>
      <w:ins w:id="13751" w:author="Visone Rossana (GSE)" w:date="2025-09-24T09:35:00Z">
        <w:del w:id="13752" w:author="Pietropaolo Rosanna (GSE)" w:date="2025-10-01T06:56:00Z">
          <w:r w:rsidRPr="0C6836C9" w:rsidDel="018E792F">
            <w:rPr>
              <w:rFonts w:cstheme="minorBidi"/>
              <w:sz w:val="22"/>
              <w:szCs w:val="22"/>
            </w:rPr>
            <w:delText xml:space="preserve">11 e </w:delText>
          </w:r>
        </w:del>
      </w:ins>
      <w:ins w:id="13753" w:author="Visone Rossana (GSE)" w:date="2025-09-24T09:33:00Z">
        <w:del w:id="13754" w:author="Pietropaolo Rosanna (GSE)" w:date="2025-10-01T06:56:00Z">
          <w:r w:rsidRPr="0C6836C9" w:rsidDel="11614814">
            <w:rPr>
              <w:rFonts w:cstheme="minorBidi"/>
              <w:sz w:val="22"/>
              <w:szCs w:val="22"/>
            </w:rPr>
            <w:delText>17</w:delText>
          </w:r>
        </w:del>
      </w:ins>
      <w:ins w:id="13755" w:author="Visone Rossana (GSE)" w:date="2025-09-24T09:35:00Z">
        <w:del w:id="13756" w:author="Pietropaolo Rosanna (GSE)" w:date="2025-10-01T06:56:00Z">
          <w:r w:rsidRPr="0C6836C9" w:rsidDel="018E792F">
            <w:rPr>
              <w:rFonts w:cstheme="minorBidi"/>
              <w:sz w:val="22"/>
              <w:szCs w:val="22"/>
            </w:rPr>
            <w:delText>, si applicano alle ESCO</w:delText>
          </w:r>
        </w:del>
      </w:ins>
      <w:ins w:id="13757" w:author="Visone Rossana (GSE)" w:date="2025-09-24T10:00:00Z">
        <w:del w:id="13758" w:author="Pietropaolo Rosanna (GSE)" w:date="2025-10-01T06:56:00Z">
          <w:r w:rsidRPr="0C6836C9" w:rsidDel="498CEC60">
            <w:rPr>
              <w:rFonts w:cstheme="minorBidi"/>
              <w:sz w:val="22"/>
              <w:szCs w:val="22"/>
            </w:rPr>
            <w:delText xml:space="preserve"> e ai soggetti privati </w:delText>
          </w:r>
        </w:del>
      </w:ins>
      <w:ins w:id="13759" w:author="Visone Rossana (GSE)" w:date="2025-09-24T10:01:00Z">
        <w:del w:id="13760" w:author="Pietropaolo Rosanna (GSE)" w:date="2025-10-01T06:56:00Z">
          <w:r w:rsidRPr="0C6836C9" w:rsidDel="498CEC60">
            <w:rPr>
              <w:rFonts w:cstheme="minorBidi"/>
              <w:sz w:val="22"/>
              <w:szCs w:val="22"/>
            </w:rPr>
            <w:delText>in ambito di PPP e alle CER/autoconsumo</w:delText>
          </w:r>
        </w:del>
      </w:ins>
      <w:ins w:id="13761" w:author="Visone Rossana (GSE)" w:date="2025-09-24T09:35:00Z">
        <w:del w:id="13762" w:author="Pietropaolo Rosanna (GSE)" w:date="2025-10-01T06:56:00Z">
          <w:r w:rsidRPr="0C6836C9" w:rsidDel="018E792F">
            <w:rPr>
              <w:rFonts w:cstheme="minorBidi"/>
              <w:sz w:val="22"/>
              <w:szCs w:val="22"/>
            </w:rPr>
            <w:delText xml:space="preserve"> i limiti di cumulabilità </w:delText>
          </w:r>
        </w:del>
      </w:ins>
      <w:ins w:id="13763" w:author="Visone Rossana (GSE)" w:date="2025-09-24T09:36:00Z">
        <w:del w:id="13764" w:author="Pietropaolo Rosanna (GSE)" w:date="2025-10-01T06:56:00Z">
          <w:r w:rsidRPr="0C6836C9" w:rsidDel="018E792F">
            <w:rPr>
              <w:rFonts w:cstheme="minorBidi"/>
              <w:sz w:val="22"/>
              <w:szCs w:val="22"/>
            </w:rPr>
            <w:delText xml:space="preserve">previsti per il Soggetto Ammesso per il quale operano; </w:delText>
          </w:r>
        </w:del>
      </w:ins>
    </w:p>
    <w:p w14:paraId="1EEDB77C" w14:textId="64F74E39" w:rsidR="009E010C" w:rsidRPr="009E010C" w:rsidRDefault="009E010C" w:rsidP="0C6836C9">
      <w:pPr>
        <w:pStyle w:val="Paragrafoelenco"/>
        <w:numPr>
          <w:ilvl w:val="0"/>
          <w:numId w:val="145"/>
        </w:numPr>
        <w:spacing w:line="276" w:lineRule="auto"/>
        <w:jc w:val="both"/>
        <w:rPr>
          <w:ins w:id="13765" w:author="Visone Rossana (GSE)" w:date="2025-09-24T09:36:00Z"/>
          <w:del w:id="13766" w:author="Pietropaolo Rosanna (GSE)" w:date="2025-10-01T06:50:00Z" w16du:dateUtc="2025-10-01T06:50:03Z"/>
          <w:rFonts w:cstheme="minorBidi"/>
          <w:sz w:val="22"/>
          <w:szCs w:val="22"/>
        </w:rPr>
      </w:pPr>
      <w:ins w:id="13767" w:author="Visone Rossana (GSE)" w:date="2025-09-24T09:38:00Z">
        <w:del w:id="13768" w:author="Pietropaolo Rosanna (GSE)" w:date="2025-10-01T06:50:00Z">
          <w:r w:rsidRPr="0C6836C9" w:rsidDel="018E792F">
            <w:rPr>
              <w:rFonts w:cstheme="minorBidi"/>
              <w:sz w:val="22"/>
              <w:szCs w:val="22"/>
            </w:rPr>
            <w:delText>le Cooperative sociali e le Cooperative di abitanti che realizzano gli interventi previsti dal presente Decreto sono tenute al rispetto dei vincoli di cumulabilità previsti dalla normativa comunitaria vigente in materia di aiuti di Stato_</w:delText>
          </w:r>
          <w:r w:rsidRPr="0C6836C9" w:rsidDel="018E792F">
            <w:rPr>
              <w:rFonts w:cstheme="minorBidi"/>
              <w:sz w:val="22"/>
              <w:szCs w:val="22"/>
              <w:rPrChange w:id="13769" w:author="Pietropaolo Rosanna (GSE)" w:date="2025-10-01T06:45:00Z">
                <w:rPr>
                  <w:rFonts w:cstheme="minorBidi"/>
                  <w:sz w:val="22"/>
                  <w:szCs w:val="22"/>
                  <w:highlight w:val="yellow"/>
                </w:rPr>
              </w:rPrChange>
            </w:rPr>
            <w:delText xml:space="preserve"> in CT 3.0 art 17 cumulabilità sembra eq</w:delText>
          </w:r>
        </w:del>
      </w:ins>
      <w:ins w:id="13770" w:author="Visone Rossana (GSE)" w:date="2025-09-24T09:39:00Z">
        <w:del w:id="13771" w:author="Pietropaolo Rosanna (GSE)" w:date="2025-10-01T06:50:00Z">
          <w:r w:rsidRPr="0C6836C9" w:rsidDel="018E792F">
            <w:rPr>
              <w:rFonts w:cstheme="minorBidi"/>
              <w:sz w:val="22"/>
              <w:szCs w:val="22"/>
              <w:rPrChange w:id="13772" w:author="Pietropaolo Rosanna (GSE)" w:date="2025-10-01T06:45:00Z">
                <w:rPr>
                  <w:rFonts w:cstheme="minorBidi"/>
                  <w:sz w:val="22"/>
                  <w:szCs w:val="22"/>
                  <w:highlight w:val="yellow"/>
                </w:rPr>
              </w:rPrChange>
            </w:rPr>
            <w:delText>uiparare le cooperative a PA anche per la cumulabilità _</w:delText>
          </w:r>
          <w:r w:rsidRPr="0C6836C9" w:rsidDel="018E792F">
            <w:rPr>
              <w:rFonts w:cstheme="minorBidi"/>
              <w:b/>
              <w:bCs/>
              <w:sz w:val="22"/>
              <w:szCs w:val="22"/>
              <w:rPrChange w:id="13773" w:author="Visone Rossana (GSE)" w:date="2025-09-24T09:39:00Z">
                <w:rPr>
                  <w:rFonts w:cstheme="minorBidi"/>
                  <w:sz w:val="22"/>
                  <w:szCs w:val="22"/>
                  <w:highlight w:val="yellow"/>
                </w:rPr>
              </w:rPrChange>
            </w:rPr>
            <w:delText>da accertare eliminazione in riunione</w:delText>
          </w:r>
          <w:r w:rsidRPr="0C6836C9" w:rsidDel="018E792F">
            <w:rPr>
              <w:rFonts w:cstheme="minorBidi"/>
              <w:b/>
              <w:bCs/>
              <w:sz w:val="22"/>
              <w:szCs w:val="22"/>
              <w:rPrChange w:id="13774" w:author="Pietropaolo Rosanna (GSE)" w:date="2025-10-01T06:45:00Z">
                <w:rPr>
                  <w:rFonts w:cstheme="minorBidi"/>
                  <w:b/>
                  <w:bCs/>
                  <w:sz w:val="22"/>
                  <w:szCs w:val="22"/>
                  <w:highlight w:val="yellow"/>
                </w:rPr>
              </w:rPrChange>
            </w:rPr>
            <w:delText xml:space="preserve"> (CT 2.0 a</w:delText>
          </w:r>
        </w:del>
      </w:ins>
      <w:ins w:id="13775" w:author="Visone Rossana (GSE)" w:date="2025-09-24T09:40:00Z">
        <w:del w:id="13776" w:author="Pietropaolo Rosanna (GSE)" w:date="2025-10-01T06:50:00Z">
          <w:r w:rsidRPr="0C6836C9" w:rsidDel="018E792F">
            <w:rPr>
              <w:rFonts w:cstheme="minorBidi"/>
              <w:b/>
              <w:bCs/>
              <w:sz w:val="22"/>
              <w:szCs w:val="22"/>
              <w:rPrChange w:id="13777" w:author="Pietropaolo Rosanna (GSE)" w:date="2025-10-01T06:45:00Z">
                <w:rPr>
                  <w:rFonts w:cstheme="minorBidi"/>
                  <w:b/>
                  <w:bCs/>
                  <w:sz w:val="22"/>
                  <w:szCs w:val="22"/>
                  <w:highlight w:val="yellow"/>
                </w:rPr>
              </w:rPrChange>
            </w:rPr>
            <w:delText>rt 12 comma 3 erano escluse);</w:delText>
          </w:r>
        </w:del>
      </w:ins>
    </w:p>
    <w:p w14:paraId="32562C5C" w14:textId="61189A4B" w:rsidR="009E010C" w:rsidRDefault="018E792F" w:rsidP="0C6836C9">
      <w:pPr>
        <w:pStyle w:val="Paragrafoelenco"/>
        <w:numPr>
          <w:ilvl w:val="0"/>
          <w:numId w:val="145"/>
        </w:numPr>
        <w:spacing w:line="276" w:lineRule="auto"/>
        <w:jc w:val="both"/>
        <w:rPr>
          <w:ins w:id="13778" w:author="Visone Rossana (GSE)" w:date="2025-09-24T09:40:00Z" w16du:dateUtc="2025-09-24T07:40:00Z"/>
          <w:rFonts w:cstheme="minorBidi"/>
          <w:b/>
          <w:bCs/>
          <w:rPrChange w:id="13779" w:author="Pietropaolo Rosanna (GSE)" w:date="2025-10-01T06:45:00Z">
            <w:rPr>
              <w:ins w:id="13780" w:author="Visone Rossana (GSE)" w:date="2025-09-24T09:40:00Z" w16du:dateUtc="2025-09-24T07:40:00Z"/>
              <w:rFonts w:cstheme="minorBidi"/>
              <w:b/>
              <w:bCs/>
              <w:sz w:val="22"/>
              <w:szCs w:val="22"/>
              <w:highlight w:val="cyan"/>
            </w:rPr>
          </w:rPrChange>
        </w:rPr>
      </w:pPr>
      <w:ins w:id="13781" w:author="Visone Rossana (GSE)" w:date="2025-09-24T09:37:00Z">
        <w:r w:rsidRPr="0C6836C9">
          <w:rPr>
            <w:rFonts w:cstheme="minorBidi"/>
            <w:sz w:val="22"/>
            <w:szCs w:val="22"/>
          </w:rPr>
          <w:t>con riferimento alle configurazioni di autoconsumo collettivo e alle comunità energetiche rinnovabili,</w:t>
        </w:r>
      </w:ins>
      <w:ins w:id="13782" w:author="Pietropaolo Rosanna (GSE)" w:date="2025-10-01T06:54:00Z">
        <w:r w:rsidR="61C0083F" w:rsidRPr="0C6836C9">
          <w:rPr>
            <w:rFonts w:cstheme="minorBidi"/>
            <w:sz w:val="22"/>
            <w:szCs w:val="22"/>
          </w:rPr>
          <w:t xml:space="preserve"> la possi</w:t>
        </w:r>
      </w:ins>
      <w:ins w:id="13783" w:author="Pietropaolo Rosanna (GSE)" w:date="2025-10-01T06:55:00Z">
        <w:r w:rsidR="61C0083F" w:rsidRPr="0C6836C9">
          <w:rPr>
            <w:rFonts w:cstheme="minorBidi"/>
            <w:sz w:val="22"/>
            <w:szCs w:val="22"/>
          </w:rPr>
          <w:t>bilità di cumulo</w:t>
        </w:r>
      </w:ins>
      <w:ins w:id="13784" w:author="Visone Rossana (GSE)" w:date="2025-09-24T09:37:00Z">
        <w:r w:rsidRPr="0C6836C9">
          <w:rPr>
            <w:rFonts w:cstheme="minorBidi"/>
            <w:sz w:val="22"/>
            <w:szCs w:val="22"/>
          </w:rPr>
          <w:t xml:space="preserve"> </w:t>
        </w:r>
      </w:ins>
      <w:ins w:id="13785" w:author="Pietropaolo Rosanna (GSE)" w:date="2025-10-01T06:55:00Z">
        <w:r w:rsidR="4B6FD28A" w:rsidRPr="0C6836C9">
          <w:rPr>
            <w:rFonts w:cstheme="minorBidi"/>
            <w:sz w:val="22"/>
            <w:szCs w:val="22"/>
          </w:rPr>
          <w:t>de</w:t>
        </w:r>
      </w:ins>
      <w:ins w:id="13786" w:author="Visone Rossana (GSE)" w:date="2025-09-24T09:37:00Z">
        <w:r w:rsidRPr="0C6836C9">
          <w:rPr>
            <w:rFonts w:cstheme="minorBidi"/>
            <w:sz w:val="22"/>
            <w:szCs w:val="22"/>
          </w:rPr>
          <w:t xml:space="preserve">gli incentivi </w:t>
        </w:r>
        <w:del w:id="13787" w:author="Pietropaolo Rosanna (GSE)" w:date="2025-10-01T06:52:00Z">
          <w:r w:rsidR="009E010C" w:rsidRPr="0C6836C9" w:rsidDel="018E792F">
            <w:rPr>
              <w:rFonts w:cstheme="minorBidi"/>
              <w:sz w:val="22"/>
              <w:szCs w:val="22"/>
            </w:rPr>
            <w:delText>del presente</w:delText>
          </w:r>
        </w:del>
      </w:ins>
      <w:ins w:id="13788" w:author="Pietropaolo Rosanna (GSE)" w:date="2025-10-01T06:52:00Z">
        <w:r w:rsidR="7D6EE8C9" w:rsidRPr="0C6836C9">
          <w:rPr>
            <w:rFonts w:cstheme="minorBidi"/>
            <w:sz w:val="22"/>
            <w:szCs w:val="22"/>
          </w:rPr>
          <w:t>concessi ai sensi del</w:t>
        </w:r>
      </w:ins>
      <w:ins w:id="13789" w:author="Visone Rossana (GSE)" w:date="2025-09-24T09:37:00Z">
        <w:r w:rsidRPr="0C6836C9">
          <w:rPr>
            <w:rFonts w:cstheme="minorBidi"/>
            <w:sz w:val="22"/>
            <w:szCs w:val="22"/>
          </w:rPr>
          <w:t xml:space="preserve"> </w:t>
        </w:r>
        <w:del w:id="13790" w:author="Pietropaolo Rosanna (GSE)" w:date="2025-10-01T06:52:00Z">
          <w:r w:rsidR="009E010C" w:rsidRPr="0C6836C9" w:rsidDel="018E792F">
            <w:rPr>
              <w:rFonts w:cstheme="minorBidi"/>
              <w:sz w:val="22"/>
              <w:szCs w:val="22"/>
            </w:rPr>
            <w:delText>d</w:delText>
          </w:r>
        </w:del>
      </w:ins>
      <w:ins w:id="13791" w:author="Pietropaolo Rosanna (GSE)" w:date="2025-10-01T06:52:00Z">
        <w:r w:rsidR="0BA79621" w:rsidRPr="0C6836C9">
          <w:rPr>
            <w:rFonts w:cstheme="minorBidi"/>
            <w:sz w:val="22"/>
            <w:szCs w:val="22"/>
          </w:rPr>
          <w:t>D</w:t>
        </w:r>
      </w:ins>
      <w:ins w:id="13792" w:author="Visone Rossana (GSE)" w:date="2025-09-24T09:37:00Z">
        <w:r w:rsidRPr="0C6836C9">
          <w:rPr>
            <w:rFonts w:cstheme="minorBidi"/>
            <w:sz w:val="22"/>
            <w:szCs w:val="22"/>
          </w:rPr>
          <w:t xml:space="preserve">ecreto </w:t>
        </w:r>
        <w:del w:id="13793" w:author="Pietropaolo Rosanna (GSE)" w:date="2025-10-01T06:55:00Z">
          <w:r w:rsidR="009E010C" w:rsidRPr="0C6836C9" w:rsidDel="018E792F">
            <w:rPr>
              <w:rFonts w:cstheme="minorBidi"/>
              <w:sz w:val="22"/>
              <w:szCs w:val="22"/>
            </w:rPr>
            <w:delText>sono cumulabili</w:delText>
          </w:r>
        </w:del>
        <w:r w:rsidRPr="0C6836C9">
          <w:rPr>
            <w:rFonts w:cstheme="minorBidi"/>
            <w:sz w:val="22"/>
            <w:szCs w:val="22"/>
          </w:rPr>
          <w:t xml:space="preserve"> </w:t>
        </w:r>
      </w:ins>
      <w:ins w:id="13794" w:author="Pietropaolo Rosanna (GSE)" w:date="2025-10-01T06:53:00Z">
        <w:r w:rsidR="2AB40581" w:rsidRPr="0C6836C9">
          <w:rPr>
            <w:rFonts w:cstheme="minorBidi"/>
            <w:sz w:val="22"/>
            <w:szCs w:val="22"/>
          </w:rPr>
          <w:t>con gli i</w:t>
        </w:r>
        <w:r w:rsidR="2AB40581" w:rsidRPr="0C6836C9">
          <w:rPr>
            <w:rFonts w:ascii="Calibri" w:hAnsi="Calibri" w:cs="Calibri"/>
            <w:sz w:val="22"/>
            <w:szCs w:val="22"/>
          </w:rPr>
          <w:t xml:space="preserve">ncentivi per la condivisione dell'energia concessi ai sensi del Titolo II del </w:t>
        </w:r>
      </w:ins>
      <w:ins w:id="13795" w:author="Pietropaolo Rosanna (GSE)" w:date="2025-10-01T06:54:00Z">
        <w:r w:rsidR="2AB40581" w:rsidRPr="0C6836C9">
          <w:rPr>
            <w:rFonts w:cstheme="minorBidi"/>
            <w:sz w:val="22"/>
            <w:szCs w:val="22"/>
          </w:rPr>
          <w:t>decreto del Ministro dell’ambiente e della sicurezza energetica 7 dicembre 2023, n.414</w:t>
        </w:r>
      </w:ins>
      <w:ins w:id="13796" w:author="Pietropaolo Rosanna (GSE)" w:date="2025-10-01T06:56:00Z">
        <w:r w:rsidR="40E466E6" w:rsidRPr="0C6836C9">
          <w:rPr>
            <w:rFonts w:cstheme="minorBidi"/>
            <w:sz w:val="22"/>
            <w:szCs w:val="22"/>
          </w:rPr>
          <w:t xml:space="preserve"> (c.d. DM CACER)</w:t>
        </w:r>
      </w:ins>
      <w:ins w:id="13797" w:author="Pietropaolo Rosanna (GSE)" w:date="2025-10-01T06:54:00Z">
        <w:r w:rsidR="2AB40581" w:rsidRPr="0C6836C9">
          <w:rPr>
            <w:rFonts w:cstheme="minorBidi"/>
            <w:sz w:val="22"/>
            <w:szCs w:val="22"/>
          </w:rPr>
          <w:t xml:space="preserve"> </w:t>
        </w:r>
      </w:ins>
      <w:ins w:id="13798" w:author="Pietropaolo Rosanna (GSE)" w:date="2025-10-01T06:55:00Z">
        <w:r w:rsidR="42FDE371" w:rsidRPr="0C6836C9">
          <w:rPr>
            <w:rFonts w:cstheme="minorBidi"/>
            <w:sz w:val="22"/>
            <w:szCs w:val="22"/>
          </w:rPr>
          <w:t>è ammessa nei</w:t>
        </w:r>
      </w:ins>
      <w:ins w:id="13799" w:author="Pietropaolo Rosanna (GSE)" w:date="2025-10-01T06:54:00Z">
        <w:r w:rsidR="2AB40581" w:rsidRPr="0C6836C9">
          <w:rPr>
            <w:rFonts w:cstheme="minorBidi"/>
            <w:sz w:val="22"/>
            <w:szCs w:val="22"/>
          </w:rPr>
          <w:t xml:space="preserve"> limiti </w:t>
        </w:r>
        <w:r w:rsidR="2AB40581" w:rsidRPr="5333BC7B">
          <w:rPr>
            <w:rFonts w:cstheme="minorBidi"/>
            <w:sz w:val="22"/>
            <w:szCs w:val="22"/>
          </w:rPr>
          <w:t>dell’intensità</w:t>
        </w:r>
      </w:ins>
      <w:ins w:id="13800" w:author="Pietropaolo Rosanna (GSE)" w:date="2025-10-01T07:57:00Z">
        <w:r w:rsidR="6B7F19E7" w:rsidRPr="5333BC7B">
          <w:rPr>
            <w:rFonts w:cstheme="minorBidi"/>
            <w:sz w:val="22"/>
            <w:szCs w:val="22"/>
          </w:rPr>
          <w:t xml:space="preserve"> </w:t>
        </w:r>
        <w:r w:rsidR="6B7F19E7" w:rsidRPr="2E0DE015">
          <w:rPr>
            <w:rFonts w:cstheme="minorBidi"/>
            <w:sz w:val="22"/>
            <w:szCs w:val="22"/>
          </w:rPr>
          <w:t xml:space="preserve">di aiuto </w:t>
        </w:r>
      </w:ins>
      <w:ins w:id="13801" w:author="Pietropaolo Rosanna (GSE)" w:date="2025-10-01T07:58:00Z">
        <w:r w:rsidR="6B7F19E7" w:rsidRPr="2E0DE015">
          <w:rPr>
            <w:rFonts w:cstheme="minorBidi"/>
            <w:sz w:val="22"/>
            <w:szCs w:val="22"/>
          </w:rPr>
          <w:t xml:space="preserve">prevista dalle rispettive </w:t>
        </w:r>
        <w:r w:rsidR="6B7F19E7" w:rsidRPr="2F204D46">
          <w:rPr>
            <w:rFonts w:cstheme="minorBidi"/>
            <w:sz w:val="22"/>
            <w:szCs w:val="22"/>
          </w:rPr>
          <w:t xml:space="preserve">discipline, in particolare </w:t>
        </w:r>
        <w:r w:rsidR="6B7F19E7" w:rsidRPr="633A17C3">
          <w:rPr>
            <w:rFonts w:cstheme="minorBidi"/>
            <w:sz w:val="22"/>
            <w:szCs w:val="22"/>
          </w:rPr>
          <w:t xml:space="preserve">quella </w:t>
        </w:r>
      </w:ins>
      <w:ins w:id="13802" w:author="Visone Rossana (GSE)" w:date="2025-09-24T09:37:00Z">
        <w:del w:id="13803" w:author="Pietropaolo Rosanna (GSE)" w:date="2025-10-01T06:55:00Z">
          <w:r w:rsidR="009E010C" w:rsidRPr="0C6836C9" w:rsidDel="018E792F">
            <w:rPr>
              <w:rFonts w:cstheme="minorBidi"/>
              <w:sz w:val="22"/>
              <w:szCs w:val="22"/>
            </w:rPr>
            <w:delText>nel rispetto di quanto previsto</w:delText>
          </w:r>
        </w:del>
      </w:ins>
      <w:ins w:id="13804" w:author="Pietropaolo Rosanna (GSE)" w:date="2025-10-01T06:55:00Z">
        <w:r w:rsidR="70B5B0E5" w:rsidRPr="0C6836C9">
          <w:rPr>
            <w:rFonts w:cstheme="minorBidi"/>
            <w:sz w:val="22"/>
            <w:szCs w:val="22"/>
          </w:rPr>
          <w:t>stabilita</w:t>
        </w:r>
      </w:ins>
      <w:ins w:id="13805" w:author="Visone Rossana (GSE)" w:date="2025-09-24T09:37:00Z">
        <w:r w:rsidRPr="0C6836C9">
          <w:rPr>
            <w:rFonts w:cstheme="minorBidi"/>
            <w:sz w:val="22"/>
            <w:szCs w:val="22"/>
          </w:rPr>
          <w:t xml:space="preserve"> dall’articolo 6</w:t>
        </w:r>
      </w:ins>
      <w:ins w:id="13806" w:author="Pietropaolo Rosanna (GSE)" w:date="2025-10-01T06:56:00Z">
        <w:r w:rsidR="0058556F" w:rsidRPr="0C6836C9">
          <w:rPr>
            <w:rFonts w:cstheme="minorBidi"/>
            <w:sz w:val="22"/>
            <w:szCs w:val="22"/>
          </w:rPr>
          <w:t xml:space="preserve"> del DM CACER.</w:t>
        </w:r>
      </w:ins>
      <w:ins w:id="13807" w:author="Visone Rossana (GSE)" w:date="2025-09-24T09:37:00Z">
        <w:del w:id="13808" w:author="Pietropaolo Rosanna (GSE)" w:date="2025-10-01T06:55:00Z">
          <w:r w:rsidR="009E010C" w:rsidRPr="0C6836C9" w:rsidDel="018E792F">
            <w:rPr>
              <w:rFonts w:cstheme="minorBidi"/>
              <w:sz w:val="22"/>
              <w:szCs w:val="22"/>
            </w:rPr>
            <w:delText>, del decreto del Ministro dell’ambiente e della sicurezza energetica 7 dicembre 2023, n.414</w:delText>
          </w:r>
          <w:r w:rsidR="009E010C" w:rsidRPr="0C6836C9" w:rsidDel="018E792F">
            <w:rPr>
              <w:rFonts w:cstheme="minorBidi"/>
              <w:sz w:val="22"/>
              <w:szCs w:val="22"/>
              <w:rPrChange w:id="13809" w:author="Pietropaolo Rosanna (GSE)" w:date="2025-10-01T06:45:00Z">
                <w:rPr>
                  <w:rFonts w:cstheme="minorBidi"/>
                  <w:sz w:val="22"/>
                  <w:szCs w:val="22"/>
                  <w:highlight w:val="cyan"/>
                </w:rPr>
              </w:rPrChange>
            </w:rPr>
            <w:delText>_</w:delText>
          </w:r>
          <w:r w:rsidR="009E010C" w:rsidRPr="0C6836C9" w:rsidDel="018E792F">
            <w:rPr>
              <w:rFonts w:cstheme="minorBidi"/>
              <w:b/>
              <w:bCs/>
              <w:sz w:val="22"/>
              <w:szCs w:val="22"/>
              <w:rPrChange w:id="13810" w:author="Visone Rossana (GSE)" w:date="2025-09-24T09:37:00Z">
                <w:rPr>
                  <w:rFonts w:cstheme="minorBidi"/>
                  <w:sz w:val="22"/>
                  <w:szCs w:val="22"/>
                  <w:highlight w:val="cyan"/>
                </w:rPr>
              </w:rPrChange>
            </w:rPr>
            <w:delText xml:space="preserve">art 17 comma 3 da discutere in riunione </w:delText>
          </w:r>
          <w:r w:rsidR="009E010C" w:rsidRPr="0C6836C9" w:rsidDel="018E792F">
            <w:rPr>
              <w:rFonts w:cstheme="minorBidi"/>
              <w:b/>
              <w:bCs/>
              <w:sz w:val="22"/>
              <w:szCs w:val="22"/>
              <w:rPrChange w:id="13811" w:author="Pietropaolo Rosanna (GSE)" w:date="2025-10-01T06:45:00Z">
                <w:rPr>
                  <w:rFonts w:cstheme="minorBidi"/>
                  <w:b/>
                  <w:bCs/>
                  <w:sz w:val="22"/>
                  <w:szCs w:val="22"/>
                  <w:highlight w:val="cyan"/>
                </w:rPr>
              </w:rPrChange>
            </w:rPr>
            <w:delText>come esplicitare maggiormente</w:delText>
          </w:r>
        </w:del>
      </w:ins>
      <w:ins w:id="13812" w:author="Visone Rossana (GSE)" w:date="2025-09-24T09:40:00Z">
        <w:del w:id="13813" w:author="Pietropaolo Rosanna (GSE)" w:date="2025-10-01T06:55:00Z">
          <w:r w:rsidR="009E010C" w:rsidRPr="0C6836C9" w:rsidDel="018E792F">
            <w:rPr>
              <w:rFonts w:cstheme="minorBidi"/>
              <w:b/>
              <w:bCs/>
              <w:sz w:val="22"/>
              <w:szCs w:val="22"/>
              <w:rPrChange w:id="13814" w:author="Pietropaolo Rosanna (GSE)" w:date="2025-10-01T06:45:00Z">
                <w:rPr>
                  <w:rFonts w:cstheme="minorBidi"/>
                  <w:b/>
                  <w:bCs/>
                  <w:sz w:val="22"/>
                  <w:szCs w:val="22"/>
                  <w:highlight w:val="cyan"/>
                </w:rPr>
              </w:rPrChange>
            </w:rPr>
            <w:delText>.</w:delText>
          </w:r>
        </w:del>
      </w:ins>
      <w:ins w:id="13815" w:author="Visone Rossana (GSE)" w:date="2025-09-30T12:06:00Z">
        <w:del w:id="13816" w:author="Pietropaolo Rosanna (GSE)" w:date="2025-10-01T06:55:00Z">
          <w:r w:rsidR="009E010C" w:rsidRPr="0C6836C9" w:rsidDel="796B1764">
            <w:rPr>
              <w:rFonts w:cstheme="minorBidi"/>
              <w:b/>
              <w:bCs/>
              <w:sz w:val="22"/>
              <w:szCs w:val="22"/>
              <w:rPrChange w:id="13817" w:author="Pietropaolo Rosanna (GSE)" w:date="2025-10-01T06:45:00Z">
                <w:rPr>
                  <w:rFonts w:cstheme="minorBidi"/>
                  <w:b/>
                  <w:bCs/>
                  <w:sz w:val="22"/>
                  <w:szCs w:val="22"/>
                  <w:highlight w:val="cyan"/>
                </w:rPr>
              </w:rPrChange>
            </w:rPr>
            <w:delText>_per intervento FV da esplicitare</w:delText>
          </w:r>
        </w:del>
      </w:ins>
      <w:ins w:id="13818" w:author="Pietropaolo Rosanna (GSE)" w:date="2025-10-01T06:55:00Z">
        <w:r w:rsidR="775B0DD9" w:rsidRPr="0C6836C9">
          <w:rPr>
            <w:rFonts w:cstheme="minorBidi"/>
            <w:b/>
            <w:bCs/>
            <w:sz w:val="22"/>
            <w:szCs w:val="22"/>
          </w:rPr>
          <w:t>.</w:t>
        </w:r>
      </w:ins>
    </w:p>
    <w:p w14:paraId="02720EC5" w14:textId="414A58C2" w:rsidR="009E010C" w:rsidRPr="009E010C" w:rsidRDefault="009E010C" w:rsidP="0C6836C9">
      <w:pPr>
        <w:spacing w:line="276" w:lineRule="auto"/>
        <w:jc w:val="both"/>
        <w:rPr>
          <w:ins w:id="13819" w:author="Pietropaolo Rosanna (GSE)" w:date="2025-10-01T06:40:00Z" w16du:dateUtc="2025-10-01T06:40:47Z"/>
          <w:rFonts w:cstheme="minorBidi"/>
          <w:sz w:val="22"/>
          <w:szCs w:val="22"/>
          <w:rPrChange w:id="13820" w:author="Pietropaolo Rosanna (GSE)" w:date="2025-10-01T06:45:00Z" w16du:dateUtc="2025-09-24T07:59:00Z">
            <w:rPr>
              <w:ins w:id="13821" w:author="Pietropaolo Rosanna (GSE)" w:date="2025-10-01T06:40:00Z" w16du:dateUtc="2025-10-01T06:40:47Z"/>
              <w:rFonts w:cstheme="minorBidi"/>
              <w:sz w:val="22"/>
              <w:szCs w:val="22"/>
              <w:highlight w:val="cyan"/>
            </w:rPr>
          </w:rPrChange>
        </w:rPr>
      </w:pPr>
    </w:p>
    <w:p w14:paraId="5A2FBADF" w14:textId="06FB32B1" w:rsidR="009E010C" w:rsidRPr="009E010C" w:rsidRDefault="6B905D21">
      <w:pPr>
        <w:spacing w:line="276" w:lineRule="auto"/>
        <w:jc w:val="both"/>
        <w:rPr>
          <w:ins w:id="13822" w:author="Visone Rossana (GSE)" w:date="2025-09-24T09:40:00Z" w16du:dateUtc="2025-09-24T07:40:00Z"/>
          <w:rFonts w:cstheme="minorBidi"/>
          <w:sz w:val="22"/>
          <w:szCs w:val="22"/>
          <w:rPrChange w:id="13823" w:author="Pietropaolo Rosanna (GSE)" w:date="2025-10-01T06:45:00Z" w16du:dateUtc="2025-09-24T07:59:00Z">
            <w:rPr>
              <w:ins w:id="13824" w:author="Visone Rossana (GSE)" w:date="2025-09-24T09:40:00Z" w16du:dateUtc="2025-09-24T07:40:00Z"/>
              <w:rFonts w:cstheme="minorBidi"/>
              <w:b/>
              <w:bCs/>
              <w:sz w:val="22"/>
              <w:szCs w:val="22"/>
              <w:highlight w:val="cyan"/>
            </w:rPr>
          </w:rPrChange>
        </w:rPr>
        <w:pPrChange w:id="13825" w:author="Pietropaolo Rosanna (GSE)" w:date="2025-10-01T06:44:00Z">
          <w:pPr>
            <w:pStyle w:val="Paragrafoelenco"/>
            <w:numPr>
              <w:numId w:val="145"/>
            </w:numPr>
            <w:spacing w:line="276" w:lineRule="auto"/>
            <w:ind w:hanging="360"/>
            <w:jc w:val="both"/>
          </w:pPr>
        </w:pPrChange>
      </w:pPr>
      <w:ins w:id="13826" w:author="Pietropaolo Rosanna (GSE)" w:date="2025-10-01T06:43:00Z">
        <w:r w:rsidRPr="0C6836C9">
          <w:rPr>
            <w:rFonts w:cstheme="minorBidi"/>
            <w:sz w:val="22"/>
            <w:szCs w:val="22"/>
            <w:rPrChange w:id="13827" w:author="Pietropaolo Rosanna (GSE)" w:date="2025-10-01T06:45:00Z">
              <w:rPr>
                <w:rFonts w:cstheme="minorBidi"/>
                <w:sz w:val="22"/>
                <w:szCs w:val="22"/>
                <w:highlight w:val="cyan"/>
              </w:rPr>
            </w:rPrChange>
          </w:rPr>
          <w:t xml:space="preserve">Per </w:t>
        </w:r>
      </w:ins>
      <w:ins w:id="13828" w:author="Pietropaolo Rosanna (GSE)" w:date="2025-10-01T06:46:00Z">
        <w:r w:rsidR="71DDC472" w:rsidRPr="0C6836C9">
          <w:rPr>
            <w:rFonts w:cstheme="minorBidi"/>
            <w:sz w:val="22"/>
            <w:szCs w:val="22"/>
          </w:rPr>
          <w:t>gli incentivi concessi al</w:t>
        </w:r>
      </w:ins>
      <w:ins w:id="13829" w:author="Pietropaolo Rosanna (GSE)" w:date="2025-10-01T06:43:00Z">
        <w:r w:rsidRPr="0C6836C9">
          <w:rPr>
            <w:rFonts w:cstheme="minorBidi"/>
            <w:sz w:val="22"/>
            <w:szCs w:val="22"/>
            <w:rPrChange w:id="13830" w:author="Pietropaolo Rosanna (GSE)" w:date="2025-10-01T06:45:00Z">
              <w:rPr>
                <w:rFonts w:cstheme="minorBidi"/>
                <w:sz w:val="22"/>
                <w:szCs w:val="22"/>
                <w:highlight w:val="cyan"/>
              </w:rPr>
            </w:rPrChange>
          </w:rPr>
          <w:t xml:space="preserve">le imprese si applicano, inoltre, le disposizioni di cui </w:t>
        </w:r>
      </w:ins>
      <w:ins w:id="13831" w:author="Pietropaolo Rosanna (GSE)" w:date="2025-10-01T06:44:00Z">
        <w:r w:rsidRPr="0C6836C9">
          <w:rPr>
            <w:rFonts w:cstheme="minorBidi"/>
            <w:sz w:val="22"/>
            <w:szCs w:val="22"/>
            <w:rPrChange w:id="13832" w:author="Pietropaolo Rosanna (GSE)" w:date="2025-10-01T06:45:00Z">
              <w:rPr>
                <w:rFonts w:cstheme="minorBidi"/>
                <w:sz w:val="22"/>
                <w:szCs w:val="22"/>
                <w:highlight w:val="cyan"/>
              </w:rPr>
            </w:rPrChange>
          </w:rPr>
          <w:t>a</w:t>
        </w:r>
      </w:ins>
      <w:ins w:id="13833" w:author="Pietropaolo Rosanna (GSE)" w:date="2025-10-01T06:40:00Z">
        <w:r w:rsidR="04C40747" w:rsidRPr="0C6836C9">
          <w:rPr>
            <w:rFonts w:cstheme="minorBidi"/>
            <w:sz w:val="22"/>
            <w:szCs w:val="22"/>
            <w:rPrChange w:id="13834" w:author="Pietropaolo Rosanna (GSE)" w:date="2025-10-01T06:45:00Z">
              <w:rPr>
                <w:rFonts w:cstheme="minorBidi"/>
                <w:sz w:val="22"/>
                <w:szCs w:val="22"/>
                <w:highlight w:val="cyan"/>
              </w:rPr>
            </w:rPrChange>
          </w:rPr>
          <w:t>ll’articolo 27</w:t>
        </w:r>
      </w:ins>
      <w:ins w:id="13835" w:author="Pietropaolo Rosanna (GSE)" w:date="2025-10-01T06:41:00Z">
        <w:r w:rsidR="04C40747" w:rsidRPr="0C6836C9">
          <w:rPr>
            <w:rFonts w:cstheme="minorBidi"/>
            <w:sz w:val="22"/>
            <w:szCs w:val="22"/>
            <w:rPrChange w:id="13836" w:author="Pietropaolo Rosanna (GSE)" w:date="2025-10-01T06:45:00Z">
              <w:rPr>
                <w:rFonts w:cstheme="minorBidi"/>
                <w:sz w:val="22"/>
                <w:szCs w:val="22"/>
                <w:highlight w:val="cyan"/>
              </w:rPr>
            </w:rPrChange>
          </w:rPr>
          <w:t xml:space="preserve">, </w:t>
        </w:r>
      </w:ins>
      <w:ins w:id="13837" w:author="Pietropaolo Rosanna (GSE)" w:date="2025-10-01T06:44:00Z">
        <w:r w:rsidR="7DE1BA62" w:rsidRPr="0C6836C9">
          <w:rPr>
            <w:rFonts w:cstheme="minorBidi"/>
            <w:sz w:val="22"/>
            <w:szCs w:val="22"/>
            <w:rPrChange w:id="13838" w:author="Pietropaolo Rosanna (GSE)" w:date="2025-10-01T06:45:00Z">
              <w:rPr>
                <w:rFonts w:cstheme="minorBidi"/>
                <w:sz w:val="22"/>
                <w:szCs w:val="22"/>
                <w:highlight w:val="cyan"/>
              </w:rPr>
            </w:rPrChange>
          </w:rPr>
          <w:t xml:space="preserve">secondo cui </w:t>
        </w:r>
      </w:ins>
      <w:ins w:id="13839" w:author="Pietropaolo Rosanna (GSE)" w:date="2025-10-01T06:40:00Z">
        <w:r w:rsidR="04C40747" w:rsidRPr="0C6836C9">
          <w:rPr>
            <w:rFonts w:cstheme="minorBidi"/>
            <w:sz w:val="22"/>
            <w:szCs w:val="22"/>
            <w:rPrChange w:id="13840" w:author="Pietropaolo Rosanna (GSE)" w:date="2025-10-01T06:45:00Z">
              <w:rPr>
                <w:rFonts w:cstheme="minorBidi"/>
                <w:sz w:val="22"/>
                <w:szCs w:val="22"/>
                <w:highlight w:val="cyan"/>
              </w:rPr>
            </w:rPrChange>
          </w:rPr>
          <w:t>gli incentivi</w:t>
        </w:r>
      </w:ins>
      <w:ins w:id="13841" w:author="Pietropaolo Rosanna (GSE)" w:date="2025-10-01T06:41:00Z">
        <w:r w:rsidR="04C40747" w:rsidRPr="0C6836C9">
          <w:rPr>
            <w:rFonts w:cstheme="minorBidi"/>
            <w:sz w:val="22"/>
            <w:szCs w:val="22"/>
            <w:rPrChange w:id="13842" w:author="Pietropaolo Rosanna (GSE)" w:date="2025-10-01T06:45:00Z">
              <w:rPr>
                <w:rFonts w:cstheme="minorBidi"/>
                <w:sz w:val="22"/>
                <w:szCs w:val="22"/>
                <w:highlight w:val="cyan"/>
              </w:rPr>
            </w:rPrChange>
          </w:rPr>
          <w:t xml:space="preserve"> concessi ai sensi del Decreto</w:t>
        </w:r>
      </w:ins>
      <w:ins w:id="13843" w:author="Pietropaolo Rosanna (GSE)" w:date="2025-10-01T06:40:00Z">
        <w:r w:rsidR="04C40747" w:rsidRPr="0C6836C9">
          <w:rPr>
            <w:rFonts w:cstheme="minorBidi"/>
            <w:sz w:val="22"/>
            <w:szCs w:val="22"/>
            <w:rPrChange w:id="13844" w:author="Pietropaolo Rosanna (GSE)" w:date="2025-10-01T06:45:00Z">
              <w:rPr>
                <w:rFonts w:cstheme="minorBidi"/>
                <w:sz w:val="22"/>
                <w:szCs w:val="22"/>
                <w:highlight w:val="cyan"/>
              </w:rPr>
            </w:rPrChange>
          </w:rPr>
          <w:t xml:space="preserve"> possono essere cumulati</w:t>
        </w:r>
      </w:ins>
      <w:ins w:id="13845" w:author="Pietropaolo Rosanna (GSE)" w:date="2025-10-01T06:42:00Z">
        <w:r w:rsidR="55AE1CCE" w:rsidRPr="0C6836C9">
          <w:rPr>
            <w:rFonts w:cstheme="minorBidi"/>
            <w:sz w:val="22"/>
            <w:szCs w:val="22"/>
            <w:rPrChange w:id="13846" w:author="Pietropaolo Rosanna (GSE)" w:date="2025-10-01T06:45:00Z">
              <w:rPr>
                <w:rFonts w:cstheme="minorBidi"/>
                <w:sz w:val="22"/>
                <w:szCs w:val="22"/>
                <w:highlight w:val="cyan"/>
              </w:rPr>
            </w:rPrChange>
          </w:rPr>
          <w:t xml:space="preserve"> </w:t>
        </w:r>
      </w:ins>
      <w:ins w:id="13847" w:author="Pietropaolo Rosanna (GSE)" w:date="2025-10-01T06:40:00Z">
        <w:r w:rsidR="04C40747" w:rsidRPr="0C6836C9">
          <w:rPr>
            <w:rFonts w:cstheme="minorBidi"/>
            <w:sz w:val="22"/>
            <w:szCs w:val="22"/>
            <w:rPrChange w:id="13848" w:author="Pietropaolo Rosanna (GSE)" w:date="2025-10-01T06:45:00Z">
              <w:rPr>
                <w:rFonts w:cstheme="minorBidi"/>
                <w:sz w:val="22"/>
                <w:szCs w:val="22"/>
                <w:highlight w:val="cyan"/>
              </w:rPr>
            </w:rPrChange>
          </w:rPr>
          <w:t xml:space="preserve">con altri </w:t>
        </w:r>
      </w:ins>
      <w:ins w:id="13849" w:author="Pietropaolo Rosanna (GSE)" w:date="2025-10-01T06:42:00Z">
        <w:r w:rsidR="364AC63E" w:rsidRPr="0C6836C9">
          <w:rPr>
            <w:rFonts w:cstheme="minorBidi"/>
            <w:sz w:val="22"/>
            <w:szCs w:val="22"/>
            <w:rPrChange w:id="13850" w:author="Pietropaolo Rosanna (GSE)" w:date="2025-10-01T06:45:00Z">
              <w:rPr>
                <w:rFonts w:cstheme="minorBidi"/>
                <w:sz w:val="22"/>
                <w:szCs w:val="22"/>
                <w:highlight w:val="cyan"/>
              </w:rPr>
            </w:rPrChange>
          </w:rPr>
          <w:t>ai</w:t>
        </w:r>
      </w:ins>
      <w:ins w:id="13851" w:author="Pietropaolo Rosanna (GSE)" w:date="2025-10-01T06:40:00Z">
        <w:r w:rsidR="04C40747" w:rsidRPr="0C6836C9">
          <w:rPr>
            <w:rFonts w:cstheme="minorBidi"/>
            <w:sz w:val="22"/>
            <w:szCs w:val="22"/>
            <w:rPrChange w:id="13852" w:author="Pietropaolo Rosanna (GSE)" w:date="2025-10-01T06:45:00Z">
              <w:rPr>
                <w:rFonts w:cstheme="minorBidi"/>
                <w:sz w:val="22"/>
                <w:szCs w:val="22"/>
                <w:highlight w:val="cyan"/>
              </w:rPr>
            </w:rPrChange>
          </w:rPr>
          <w:t>uti di Stato, in relazione agli stessi costi ammissibili</w:t>
        </w:r>
      </w:ins>
      <w:ins w:id="13853" w:author="Pietropaolo Rosanna (GSE)" w:date="2025-10-01T10:24:00Z">
        <w:r w:rsidR="36E33C32" w:rsidRPr="0F8A1FEC">
          <w:rPr>
            <w:rFonts w:cstheme="minorBidi"/>
            <w:sz w:val="22"/>
            <w:szCs w:val="22"/>
          </w:rPr>
          <w:t>,</w:t>
        </w:r>
      </w:ins>
      <w:ins w:id="13854" w:author="Pietropaolo Rosanna (GSE)" w:date="2025-10-01T06:40:00Z">
        <w:r w:rsidR="04C40747" w:rsidRPr="0C6836C9">
          <w:rPr>
            <w:rFonts w:cstheme="minorBidi"/>
            <w:sz w:val="22"/>
            <w:szCs w:val="22"/>
            <w:rPrChange w:id="13855" w:author="Pietropaolo Rosanna (GSE)" w:date="2025-10-01T06:45:00Z">
              <w:rPr>
                <w:rFonts w:cstheme="minorBidi"/>
                <w:sz w:val="22"/>
                <w:szCs w:val="22"/>
                <w:highlight w:val="cyan"/>
              </w:rPr>
            </w:rPrChange>
          </w:rPr>
          <w:t xml:space="preserve"> in tutto o in parte coincidenti, </w:t>
        </w:r>
      </w:ins>
      <w:ins w:id="13856" w:author="Pietropaolo Rosanna (GSE)" w:date="2025-10-01T06:44:00Z">
        <w:r w:rsidR="60C4449A" w:rsidRPr="0C6836C9">
          <w:rPr>
            <w:rFonts w:cstheme="minorBidi"/>
            <w:sz w:val="22"/>
            <w:szCs w:val="22"/>
            <w:rPrChange w:id="13857" w:author="Pietropaolo Rosanna (GSE)" w:date="2025-10-01T06:45:00Z">
              <w:rPr>
                <w:rFonts w:cstheme="minorBidi"/>
                <w:sz w:val="22"/>
                <w:szCs w:val="22"/>
                <w:highlight w:val="cyan"/>
              </w:rPr>
            </w:rPrChange>
          </w:rPr>
          <w:t>nei limiti delle intensità degli aiuti</w:t>
        </w:r>
      </w:ins>
      <w:ins w:id="13858" w:author="Pietropaolo Rosanna (GSE)" w:date="2025-10-01T06:45:00Z">
        <w:r w:rsidR="60C4449A" w:rsidRPr="0C6836C9">
          <w:rPr>
            <w:rFonts w:cstheme="minorBidi"/>
            <w:sz w:val="22"/>
            <w:szCs w:val="22"/>
            <w:rPrChange w:id="13859" w:author="Pietropaolo Rosanna (GSE)" w:date="2025-10-01T06:45:00Z">
              <w:rPr>
                <w:rFonts w:cstheme="minorBidi"/>
                <w:sz w:val="22"/>
                <w:szCs w:val="22"/>
                <w:highlight w:val="cyan"/>
              </w:rPr>
            </w:rPrChange>
          </w:rPr>
          <w:t xml:space="preserve"> stabilite dal medesimo articolo e richiamate al </w:t>
        </w:r>
        <w:r w:rsidR="60C4449A" w:rsidRPr="0C6836C9">
          <w:rPr>
            <w:rFonts w:cstheme="minorBidi"/>
            <w:sz w:val="22"/>
            <w:szCs w:val="22"/>
            <w:highlight w:val="yellow"/>
            <w:rPrChange w:id="13860" w:author="Pietropaolo Rosanna (GSE)" w:date="2025-10-01T06:46:00Z">
              <w:rPr>
                <w:rFonts w:cstheme="minorBidi"/>
                <w:sz w:val="22"/>
                <w:szCs w:val="22"/>
                <w:highlight w:val="cyan"/>
              </w:rPr>
            </w:rPrChange>
          </w:rPr>
          <w:t>paragrafo XXX delle presenti Regole.</w:t>
        </w:r>
      </w:ins>
    </w:p>
    <w:p w14:paraId="394FEFB5" w14:textId="20BC79AF" w:rsidR="0C6836C9" w:rsidRDefault="0C6836C9" w:rsidP="0C6836C9">
      <w:pPr>
        <w:spacing w:line="276" w:lineRule="auto"/>
        <w:jc w:val="both"/>
        <w:rPr>
          <w:ins w:id="13861" w:author="Pietropaolo Rosanna (GSE)" w:date="2025-10-01T07:31:00Z" w16du:dateUtc="2025-10-01T07:31:06Z"/>
          <w:rFonts w:cstheme="minorBidi"/>
          <w:sz w:val="22"/>
          <w:szCs w:val="22"/>
        </w:rPr>
      </w:pPr>
    </w:p>
    <w:p w14:paraId="641F036D" w14:textId="680BBE92" w:rsidR="018E792F" w:rsidRDefault="018E792F" w:rsidP="0C5B59E7">
      <w:pPr>
        <w:spacing w:line="276" w:lineRule="auto"/>
        <w:jc w:val="both"/>
        <w:rPr>
          <w:ins w:id="13862" w:author="Visone Rossana (GSE)" w:date="2025-09-24T09:41:00Z" w16du:dateUtc="2025-09-24T07:41:00Z"/>
          <w:del w:id="13863" w:author="Pietropaolo Rosanna (GSE)" w:date="2025-10-01T10:07:00Z" w16du:dateUtc="2025-10-01T10:07:06Z"/>
          <w:rFonts w:cstheme="minorBidi"/>
          <w:sz w:val="22"/>
          <w:szCs w:val="22"/>
        </w:rPr>
      </w:pPr>
      <w:ins w:id="13864" w:author="Visone Rossana (GSE)" w:date="2025-09-24T09:40:00Z">
        <w:del w:id="13865" w:author="Pietropaolo Rosanna (GSE)" w:date="2025-10-01T10:07:00Z">
          <w:r w:rsidRPr="0C5B59E7">
            <w:rPr>
              <w:rFonts w:cstheme="minorBidi"/>
              <w:sz w:val="22"/>
              <w:szCs w:val="22"/>
              <w:rPrChange w:id="13866" w:author="Visone Rossana (GSE)" w:date="2025-09-24T09:40:00Z">
                <w:rPr>
                  <w:rFonts w:cstheme="minorBidi"/>
                  <w:b/>
                  <w:bCs/>
                  <w:sz w:val="22"/>
                  <w:szCs w:val="22"/>
                  <w:highlight w:val="cyan"/>
                </w:rPr>
              </w:rPrChange>
            </w:rPr>
            <w:delText xml:space="preserve">In linea generale, </w:delText>
          </w:r>
          <w:r w:rsidRPr="0C5B59E7">
            <w:rPr>
              <w:rFonts w:cstheme="minorBidi"/>
              <w:sz w:val="22"/>
              <w:szCs w:val="22"/>
            </w:rPr>
            <w:delText>fermo</w:delText>
          </w:r>
        </w:del>
      </w:ins>
      <w:ins w:id="13867" w:author="Visone Rossana (GSE)" w:date="2025-09-24T09:41:00Z">
        <w:del w:id="13868" w:author="Pietropaolo Rosanna (GSE)" w:date="2025-10-01T10:07:00Z">
          <w:r w:rsidRPr="0C5B59E7">
            <w:rPr>
              <w:rFonts w:cstheme="minorBidi"/>
              <w:sz w:val="22"/>
              <w:szCs w:val="22"/>
            </w:rPr>
            <w:delText xml:space="preserve"> restando quanto sopra descritto, i limiti di cumulabilità devono rispettare la normativa comunitaria vigente in materia di aiuti di Stato applicabile ai Soggetti Ammessi,</w:delText>
          </w:r>
        </w:del>
      </w:ins>
      <w:ins w:id="13869" w:author="Visone Rossana (GSE)" w:date="2025-09-24T09:43:00Z">
        <w:del w:id="13870" w:author="Pietropaolo Rosanna (GSE)" w:date="2025-10-01T07:16:00Z">
          <w:r w:rsidRPr="0C5B59E7" w:rsidDel="009E010C">
            <w:rPr>
              <w:rFonts w:cstheme="minorBidi"/>
              <w:sz w:val="22"/>
              <w:szCs w:val="22"/>
            </w:rPr>
            <w:delText xml:space="preserve"> </w:delText>
          </w:r>
        </w:del>
      </w:ins>
      <w:ins w:id="13871" w:author="Visone Rossana (GSE)" w:date="2025-09-24T09:41:00Z">
        <w:del w:id="13872" w:author="Pietropaolo Rosanna (GSE)" w:date="2025-10-01T10:07:00Z">
          <w:r w:rsidRPr="0C5B59E7">
            <w:rPr>
              <w:rFonts w:cstheme="minorBidi"/>
              <w:sz w:val="22"/>
              <w:szCs w:val="22"/>
            </w:rPr>
            <w:delText>pertanto si definiscono in considerazione delle molteplici configurazioni che possono essere assunte dai seguenti elementi:</w:delText>
          </w:r>
        </w:del>
      </w:ins>
    </w:p>
    <w:p w14:paraId="5DEA6562" w14:textId="20FEF131" w:rsidR="009E010C" w:rsidRDefault="009E010C" w:rsidP="0C5B59E7">
      <w:pPr>
        <w:pStyle w:val="Paragrafoelenco"/>
        <w:numPr>
          <w:ilvl w:val="0"/>
          <w:numId w:val="146"/>
        </w:numPr>
        <w:rPr>
          <w:ins w:id="13873" w:author="Visone Rossana (GSE)" w:date="2025-09-24T09:41:00Z" w16du:dateUtc="2025-09-24T07:41:00Z"/>
          <w:rFonts w:ascii="Calibri" w:hAnsi="Calibri" w:cs="Calibri"/>
          <w:color w:val="000000" w:themeColor="text1"/>
          <w:sz w:val="22"/>
          <w:szCs w:val="22"/>
        </w:rPr>
      </w:pPr>
      <w:ins w:id="13874" w:author="Visone Rossana (GSE)" w:date="2025-09-24T09:41:00Z">
        <w:del w:id="13875" w:author="Pietropaolo Rosanna (GSE)" w:date="2025-10-01T10:06:00Z">
          <w:r w:rsidRPr="0C5B59E7">
            <w:rPr>
              <w:rFonts w:ascii="Calibri" w:hAnsi="Calibri" w:cs="Calibri"/>
              <w:color w:val="000000" w:themeColor="text1"/>
              <w:sz w:val="22"/>
              <w:szCs w:val="22"/>
            </w:rPr>
            <w:delText xml:space="preserve">tipologia di Soggetto Ammesso agli incentivi (PA o privati), </w:delText>
          </w:r>
        </w:del>
      </w:ins>
    </w:p>
    <w:p w14:paraId="20EEFE0B" w14:textId="7840F8A8" w:rsidR="009E010C" w:rsidRDefault="009E010C" w:rsidP="0C5B59E7">
      <w:pPr>
        <w:pStyle w:val="Paragrafoelenco"/>
        <w:numPr>
          <w:ilvl w:val="0"/>
          <w:numId w:val="146"/>
        </w:numPr>
        <w:spacing w:line="276" w:lineRule="auto"/>
        <w:jc w:val="both"/>
        <w:rPr>
          <w:ins w:id="13876" w:author="Visone Rossana (GSE)" w:date="2025-09-24T09:42:00Z" w16du:dateUtc="2025-09-24T07:42:00Z"/>
          <w:rFonts w:cstheme="minorBidi"/>
          <w:sz w:val="22"/>
          <w:szCs w:val="22"/>
        </w:rPr>
      </w:pPr>
      <w:ins w:id="13877" w:author="Visone Rossana (GSE)" w:date="2025-09-24T09:41:00Z">
        <w:del w:id="13878" w:author="Pietropaolo Rosanna (GSE)" w:date="2025-10-01T10:06:00Z">
          <w:r w:rsidRPr="0C5B59E7">
            <w:rPr>
              <w:rFonts w:cstheme="minorBidi"/>
              <w:sz w:val="22"/>
              <w:szCs w:val="22"/>
            </w:rPr>
            <w:delText>titolo di disponibilità dell’immobile (proprietà o diritto personale di godimento).</w:delText>
          </w:r>
        </w:del>
      </w:ins>
    </w:p>
    <w:p w14:paraId="5617101C" w14:textId="77777777" w:rsidR="009E010C" w:rsidRDefault="009E010C" w:rsidP="009E010C">
      <w:pPr>
        <w:spacing w:line="276" w:lineRule="auto"/>
        <w:jc w:val="both"/>
        <w:rPr>
          <w:ins w:id="13879" w:author="Visone Rossana (GSE)" w:date="2025-09-24T09:42:00Z" w16du:dateUtc="2025-09-24T07:42:00Z"/>
          <w:rFonts w:cstheme="minorHAnsi"/>
          <w:sz w:val="22"/>
          <w:szCs w:val="22"/>
        </w:rPr>
      </w:pPr>
    </w:p>
    <w:p w14:paraId="0925E37A" w14:textId="5CFCF0B8" w:rsidR="1CAD83E3" w:rsidRDefault="1CAD83E3" w:rsidP="0C6836C9">
      <w:pPr>
        <w:spacing w:line="276" w:lineRule="auto"/>
        <w:jc w:val="both"/>
        <w:rPr>
          <w:ins w:id="13880" w:author="Pietropaolo Rosanna (GSE)" w:date="2025-10-01T06:56:00Z" w16du:dateUtc="2025-10-01T06:56:59Z"/>
          <w:rFonts w:cstheme="minorBidi"/>
          <w:sz w:val="22"/>
          <w:szCs w:val="22"/>
        </w:rPr>
      </w:pPr>
      <w:ins w:id="13881" w:author="Pietropaolo Rosanna (GSE)" w:date="2025-10-01T06:57:00Z">
        <w:r w:rsidRPr="0C6836C9">
          <w:rPr>
            <w:rFonts w:cstheme="minorBidi"/>
            <w:sz w:val="22"/>
            <w:szCs w:val="22"/>
          </w:rPr>
          <w:t>Si precisa che alle ESCO e ai soggetti privati in ambito di PPP e alle CER/autoconsumo</w:t>
        </w:r>
      </w:ins>
      <w:ins w:id="13882" w:author="Santagata Fabiana (GSE)" w:date="2025-10-14T15:23:00Z">
        <w:r w:rsidR="118CAD28" w:rsidRPr="75838577">
          <w:rPr>
            <w:rFonts w:cstheme="minorBidi"/>
            <w:sz w:val="22"/>
            <w:szCs w:val="22"/>
          </w:rPr>
          <w:t>, trovano applicazione</w:t>
        </w:r>
      </w:ins>
      <w:ins w:id="13883" w:author="Pietropaolo Rosanna (GSE)" w:date="2025-10-01T06:57:00Z">
        <w:r w:rsidRPr="0C6836C9">
          <w:rPr>
            <w:rFonts w:cstheme="minorBidi"/>
            <w:sz w:val="22"/>
            <w:szCs w:val="22"/>
          </w:rPr>
          <w:t xml:space="preserve"> i limiti di cumulabilità previsti per il Soggetto Ammesso per il quale operano</w:t>
        </w:r>
      </w:ins>
      <w:ins w:id="13884" w:author="Pietropaolo Rosanna (GSE)" w:date="2025-10-01T10:36:00Z">
        <w:r w:rsidR="4B49C81D" w:rsidRPr="6F329B44">
          <w:rPr>
            <w:rFonts w:cstheme="minorBidi"/>
            <w:sz w:val="22"/>
            <w:szCs w:val="22"/>
          </w:rPr>
          <w:t>.</w:t>
        </w:r>
      </w:ins>
      <w:ins w:id="13885" w:author="Pietropaolo Rosanna (GSE)" w:date="2025-10-01T06:57:00Z">
        <w:r w:rsidRPr="0C6836C9">
          <w:rPr>
            <w:rFonts w:cstheme="minorBidi"/>
            <w:sz w:val="22"/>
            <w:szCs w:val="22"/>
          </w:rPr>
          <w:t xml:space="preserve">   </w:t>
        </w:r>
      </w:ins>
    </w:p>
    <w:p w14:paraId="3D4A014A" w14:textId="77858F7C" w:rsidR="0C6836C9" w:rsidRDefault="0C6836C9" w:rsidP="0C6836C9">
      <w:pPr>
        <w:spacing w:line="276" w:lineRule="auto"/>
        <w:jc w:val="both"/>
        <w:rPr>
          <w:ins w:id="13886" w:author="Pietropaolo Rosanna (GSE)" w:date="2025-10-01T06:56:00Z" w16du:dateUtc="2025-10-01T06:56:56Z"/>
          <w:rFonts w:cstheme="minorBidi"/>
          <w:sz w:val="22"/>
          <w:szCs w:val="22"/>
        </w:rPr>
      </w:pPr>
    </w:p>
    <w:p w14:paraId="351F90E6" w14:textId="0B41267A" w:rsidR="5EBC6ADD" w:rsidRDefault="2293B8FD" w:rsidP="5EBC6ADD">
      <w:pPr>
        <w:spacing w:line="276" w:lineRule="auto"/>
        <w:jc w:val="both"/>
        <w:rPr>
          <w:ins w:id="13887" w:author="Pietropaolo Rosanna (GSE)" w:date="2025-10-01T06:56:00Z" w16du:dateUtc="2025-10-01T06:56:56Z"/>
          <w:rFonts w:cstheme="minorBidi"/>
          <w:sz w:val="22"/>
          <w:szCs w:val="22"/>
        </w:rPr>
      </w:pPr>
      <w:ins w:id="13888" w:author="Pietropaolo Rosanna (GSE)" w:date="2025-10-01T10:07:00Z">
        <w:r w:rsidRPr="51EC1668">
          <w:rPr>
            <w:rFonts w:cstheme="minorBidi"/>
            <w:sz w:val="22"/>
            <w:szCs w:val="22"/>
          </w:rPr>
          <w:t>Nell’ambito dell</w:t>
        </w:r>
      </w:ins>
      <w:ins w:id="13889" w:author="Pietropaolo Rosanna (GSE)" w:date="2025-10-01T10:12:00Z">
        <w:r w:rsidR="00EBAFC5" w:rsidRPr="51EC1668">
          <w:rPr>
            <w:rFonts w:cstheme="minorBidi"/>
            <w:sz w:val="22"/>
            <w:szCs w:val="22"/>
          </w:rPr>
          <w:t xml:space="preserve">’istanza di accesso </w:t>
        </w:r>
        <w:r w:rsidR="00EBAFC5" w:rsidRPr="6D95B458">
          <w:rPr>
            <w:rFonts w:cstheme="minorBidi"/>
            <w:sz w:val="22"/>
            <w:szCs w:val="22"/>
          </w:rPr>
          <w:t xml:space="preserve">agli incentivi di cui al Decreto, il soggetto </w:t>
        </w:r>
        <w:r w:rsidR="00EBAFC5" w:rsidRPr="3AF84BFA">
          <w:rPr>
            <w:rFonts w:cstheme="minorBidi"/>
            <w:sz w:val="22"/>
            <w:szCs w:val="22"/>
          </w:rPr>
          <w:t xml:space="preserve">responsabile è tenuto </w:t>
        </w:r>
        <w:r w:rsidR="00EBAFC5" w:rsidRPr="47E3CDBE">
          <w:rPr>
            <w:rFonts w:cstheme="minorBidi"/>
            <w:sz w:val="22"/>
            <w:szCs w:val="22"/>
          </w:rPr>
          <w:t xml:space="preserve">a fornire </w:t>
        </w:r>
      </w:ins>
      <w:ins w:id="13890" w:author="Pietropaolo Rosanna (GSE)" w:date="2025-10-01T10:13:00Z">
        <w:r w:rsidR="00EBAFC5" w:rsidRPr="7E82F1E3">
          <w:rPr>
            <w:rFonts w:cstheme="minorBidi"/>
            <w:sz w:val="22"/>
            <w:szCs w:val="22"/>
          </w:rPr>
          <w:t xml:space="preserve">indicazione </w:t>
        </w:r>
        <w:r w:rsidR="00EBAFC5" w:rsidRPr="640BD937">
          <w:rPr>
            <w:rFonts w:cstheme="minorBidi"/>
            <w:sz w:val="22"/>
            <w:szCs w:val="22"/>
          </w:rPr>
          <w:t>e dettagli rispetto agli eve</w:t>
        </w:r>
        <w:r w:rsidR="616B4FD7" w:rsidRPr="640BD937">
          <w:rPr>
            <w:rFonts w:cstheme="minorBidi"/>
            <w:sz w:val="22"/>
            <w:szCs w:val="22"/>
          </w:rPr>
          <w:t xml:space="preserve">ntuali </w:t>
        </w:r>
        <w:r w:rsidR="616B4FD7" w:rsidRPr="22E5B898">
          <w:rPr>
            <w:rFonts w:cstheme="minorBidi"/>
            <w:sz w:val="22"/>
            <w:szCs w:val="22"/>
          </w:rPr>
          <w:t xml:space="preserve">ulteriori incentivi pubblici </w:t>
        </w:r>
        <w:r w:rsidR="616B4FD7" w:rsidRPr="78597770">
          <w:rPr>
            <w:rFonts w:cstheme="minorBidi"/>
            <w:sz w:val="22"/>
            <w:szCs w:val="22"/>
          </w:rPr>
          <w:t>riconosciuti</w:t>
        </w:r>
      </w:ins>
      <w:ins w:id="13891" w:author="Pietropaolo Rosanna (GSE)" w:date="2025-10-01T10:16:00Z">
        <w:r w:rsidR="494E5B91" w:rsidRPr="71AF5FF1">
          <w:rPr>
            <w:rFonts w:cstheme="minorBidi"/>
            <w:sz w:val="22"/>
            <w:szCs w:val="22"/>
          </w:rPr>
          <w:t xml:space="preserve">, tra cui, con riferimento particolare alle imprese, i </w:t>
        </w:r>
      </w:ins>
      <w:ins w:id="13892" w:author="Pietropaolo Rosanna (GSE)" w:date="2025-10-01T10:08:00Z">
        <w:r w:rsidR="10CEAFB0" w:rsidRPr="44E67415">
          <w:rPr>
            <w:rFonts w:cstheme="minorBidi"/>
            <w:sz w:val="22"/>
            <w:szCs w:val="22"/>
          </w:rPr>
          <w:t xml:space="preserve">codici COR degli altri incentivi pubblici registrati sul </w:t>
        </w:r>
      </w:ins>
      <w:ins w:id="13893" w:author="Pietropaolo Rosanna (GSE)" w:date="2025-10-01T10:17:00Z">
        <w:r w:rsidR="6D4314A0" w:rsidRPr="07EE89CE">
          <w:rPr>
            <w:rFonts w:cstheme="minorBidi"/>
            <w:sz w:val="22"/>
            <w:szCs w:val="22"/>
          </w:rPr>
          <w:t>Registro Nazionale degli Aiuti di Stato (</w:t>
        </w:r>
      </w:ins>
      <w:ins w:id="13894" w:author="Pietropaolo Rosanna (GSE)" w:date="2025-10-01T10:08:00Z">
        <w:r w:rsidR="10CEAFB0" w:rsidRPr="44E67415">
          <w:rPr>
            <w:rFonts w:cstheme="minorBidi"/>
            <w:sz w:val="22"/>
            <w:szCs w:val="22"/>
          </w:rPr>
          <w:t>RNA</w:t>
        </w:r>
      </w:ins>
      <w:ins w:id="13895" w:author="Pietropaolo Rosanna (GSE)" w:date="2025-10-01T10:17:00Z">
        <w:r w:rsidR="6D4314A0" w:rsidRPr="07EE89CE">
          <w:rPr>
            <w:rFonts w:cstheme="minorBidi"/>
            <w:sz w:val="22"/>
            <w:szCs w:val="22"/>
          </w:rPr>
          <w:t>)</w:t>
        </w:r>
      </w:ins>
      <w:ins w:id="13896" w:author="Pietropaolo Rosanna (GSE)" w:date="2025-10-01T10:08:00Z">
        <w:r w:rsidR="10CEAFB0" w:rsidRPr="44E67415">
          <w:rPr>
            <w:rFonts w:cstheme="minorBidi"/>
            <w:sz w:val="22"/>
            <w:szCs w:val="22"/>
          </w:rPr>
          <w:t xml:space="preserve"> e </w:t>
        </w:r>
      </w:ins>
      <w:ins w:id="13897" w:author="Pietropaolo Rosanna (GSE)" w:date="2025-10-01T10:17:00Z">
        <w:r w:rsidR="6D4314A0" w:rsidRPr="07EE89CE">
          <w:rPr>
            <w:rFonts w:cstheme="minorBidi"/>
            <w:sz w:val="22"/>
            <w:szCs w:val="22"/>
          </w:rPr>
          <w:t>sul Sistema Informativo Agricolo Nazionale (</w:t>
        </w:r>
      </w:ins>
      <w:ins w:id="13898" w:author="Pietropaolo Rosanna (GSE)" w:date="2025-10-01T10:08:00Z">
        <w:r w:rsidR="10CEAFB0" w:rsidRPr="44E67415">
          <w:rPr>
            <w:rFonts w:cstheme="minorBidi"/>
            <w:sz w:val="22"/>
            <w:szCs w:val="22"/>
          </w:rPr>
          <w:t>SIAN</w:t>
        </w:r>
      </w:ins>
      <w:ins w:id="13899" w:author="Pietropaolo Rosanna (GSE)" w:date="2025-10-01T10:17:00Z">
        <w:r w:rsidR="6D4314A0" w:rsidRPr="07EE89CE">
          <w:rPr>
            <w:rFonts w:cstheme="minorBidi"/>
            <w:sz w:val="22"/>
            <w:szCs w:val="22"/>
          </w:rPr>
          <w:t>)</w:t>
        </w:r>
      </w:ins>
      <w:ins w:id="13900" w:author="Pietropaolo Rosanna (GSE)" w:date="2025-10-01T10:08:00Z">
        <w:r w:rsidR="10CEAFB0" w:rsidRPr="44E67415">
          <w:rPr>
            <w:rFonts w:cstheme="minorBidi"/>
            <w:sz w:val="22"/>
            <w:szCs w:val="22"/>
          </w:rPr>
          <w:t xml:space="preserve"> associati alla P.IVA o al codice fiscale del </w:t>
        </w:r>
        <w:r w:rsidR="10CEAFB0" w:rsidRPr="44E67415">
          <w:rPr>
            <w:rFonts w:cstheme="minorBidi"/>
            <w:sz w:val="22"/>
            <w:szCs w:val="22"/>
          </w:rPr>
          <w:lastRenderedPageBreak/>
          <w:t xml:space="preserve">Soggetto </w:t>
        </w:r>
        <w:r w:rsidR="10CEAFB0" w:rsidRPr="12A079E9">
          <w:rPr>
            <w:rFonts w:cstheme="minorBidi"/>
            <w:sz w:val="22"/>
            <w:szCs w:val="22"/>
          </w:rPr>
          <w:t>R</w:t>
        </w:r>
      </w:ins>
      <w:ins w:id="13901" w:author="Pietropaolo Rosanna (GSE)" w:date="2025-10-01T10:16:00Z">
        <w:r w:rsidR="7E059F82" w:rsidRPr="12A079E9">
          <w:rPr>
            <w:rFonts w:cstheme="minorBidi"/>
            <w:sz w:val="22"/>
            <w:szCs w:val="22"/>
          </w:rPr>
          <w:t>esponsabile</w:t>
        </w:r>
      </w:ins>
      <w:ins w:id="13902" w:author="Pietropaolo Rosanna (GSE)" w:date="2025-10-01T10:08:00Z">
        <w:r w:rsidR="10CEAFB0" w:rsidRPr="44E67415">
          <w:rPr>
            <w:rFonts w:cstheme="minorBidi"/>
            <w:sz w:val="22"/>
            <w:szCs w:val="22"/>
          </w:rPr>
          <w:t xml:space="preserve">, con l’indicazione degli incentivi cumulabili o non cumulabili con il meccanismo di supporto di cui al </w:t>
        </w:r>
      </w:ins>
      <w:ins w:id="13903" w:author="Pietropaolo Rosanna (GSE)" w:date="2025-10-01T10:18:00Z">
        <w:r w:rsidR="229488C2" w:rsidRPr="07EE89CE">
          <w:rPr>
            <w:rFonts w:cstheme="minorBidi"/>
            <w:sz w:val="22"/>
            <w:szCs w:val="22"/>
          </w:rPr>
          <w:t>Decreto</w:t>
        </w:r>
      </w:ins>
      <w:ins w:id="13904" w:author="Pietropaolo Rosanna (GSE)" w:date="2025-10-01T10:16:00Z">
        <w:r w:rsidR="1E7AFF66" w:rsidRPr="07EE89CE">
          <w:rPr>
            <w:rFonts w:cstheme="minorBidi"/>
            <w:sz w:val="22"/>
            <w:szCs w:val="22"/>
          </w:rPr>
          <w:t>.</w:t>
        </w:r>
      </w:ins>
      <w:ins w:id="13905" w:author="Pietropaolo Rosanna (GSE)" w:date="2025-10-01T10:17:00Z">
        <w:r w:rsidR="1E7AFF66" w:rsidRPr="1231F06C">
          <w:rPr>
            <w:rFonts w:cstheme="minorBidi"/>
            <w:sz w:val="22"/>
            <w:szCs w:val="22"/>
          </w:rPr>
          <w:t xml:space="preserve"> </w:t>
        </w:r>
      </w:ins>
      <w:ins w:id="13906" w:author="Pietropaolo Rosanna (GSE)" w:date="2025-10-01T10:16:00Z">
        <w:r w:rsidR="1E7AFF66" w:rsidRPr="12A079E9">
          <w:rPr>
            <w:rFonts w:cstheme="minorBidi"/>
            <w:sz w:val="22"/>
            <w:szCs w:val="22"/>
          </w:rPr>
          <w:t xml:space="preserve">Il </w:t>
        </w:r>
      </w:ins>
      <w:ins w:id="13907" w:author="Pietropaolo Rosanna (GSE)" w:date="2025-10-01T10:17:00Z">
        <w:r w:rsidR="1E7AFF66" w:rsidRPr="1231F06C">
          <w:rPr>
            <w:rFonts w:cstheme="minorBidi"/>
            <w:sz w:val="22"/>
            <w:szCs w:val="22"/>
          </w:rPr>
          <w:t xml:space="preserve">GSE </w:t>
        </w:r>
      </w:ins>
      <w:ins w:id="13908" w:author="Pietropaolo Rosanna (GSE)" w:date="2025-10-01T10:09:00Z">
        <w:r w:rsidR="10CEAFB0" w:rsidRPr="38587D57">
          <w:rPr>
            <w:rFonts w:cstheme="minorBidi"/>
            <w:sz w:val="22"/>
            <w:szCs w:val="22"/>
          </w:rPr>
          <w:t xml:space="preserve">verifica, anche mediante la consultazione del </w:t>
        </w:r>
        <w:r w:rsidR="10CEAFB0" w:rsidRPr="07EE89CE">
          <w:rPr>
            <w:rFonts w:cstheme="minorBidi"/>
            <w:sz w:val="22"/>
            <w:szCs w:val="22"/>
          </w:rPr>
          <w:t>RNA e del</w:t>
        </w:r>
        <w:r w:rsidR="10CEAFB0" w:rsidRPr="38587D57">
          <w:rPr>
            <w:rFonts w:cstheme="minorBidi"/>
            <w:sz w:val="22"/>
            <w:szCs w:val="22"/>
          </w:rPr>
          <w:t xml:space="preserve"> SIAN</w:t>
        </w:r>
        <w:r w:rsidR="10CEAFB0" w:rsidRPr="2643066B">
          <w:rPr>
            <w:rFonts w:cstheme="minorBidi"/>
            <w:sz w:val="22"/>
            <w:szCs w:val="22"/>
          </w:rPr>
          <w:t>,</w:t>
        </w:r>
        <w:r w:rsidR="10CEAFB0" w:rsidRPr="38587D57">
          <w:rPr>
            <w:rFonts w:cstheme="minorBidi"/>
            <w:sz w:val="22"/>
            <w:szCs w:val="22"/>
          </w:rPr>
          <w:t xml:space="preserve"> del rispetto di quanto previsto dal </w:t>
        </w:r>
        <w:r w:rsidR="10CEAFB0" w:rsidRPr="2643066B">
          <w:rPr>
            <w:rFonts w:cstheme="minorBidi"/>
            <w:sz w:val="22"/>
            <w:szCs w:val="22"/>
          </w:rPr>
          <w:t>D</w:t>
        </w:r>
      </w:ins>
      <w:ins w:id="13909" w:author="Pietropaolo Rosanna (GSE)" w:date="2025-10-01T10:18:00Z">
        <w:r w:rsidR="5DF86ECE" w:rsidRPr="2643066B">
          <w:rPr>
            <w:rFonts w:cstheme="minorBidi"/>
            <w:sz w:val="22"/>
            <w:szCs w:val="22"/>
          </w:rPr>
          <w:t>ecreto</w:t>
        </w:r>
      </w:ins>
      <w:ins w:id="13910" w:author="Pietropaolo Rosanna (GSE)" w:date="2025-10-01T10:09:00Z">
        <w:r w:rsidR="10CEAFB0" w:rsidRPr="38587D57">
          <w:rPr>
            <w:rFonts w:cstheme="minorBidi"/>
            <w:sz w:val="22"/>
            <w:szCs w:val="22"/>
          </w:rPr>
          <w:t xml:space="preserve"> in termini di cumulabilità</w:t>
        </w:r>
      </w:ins>
      <w:ins w:id="13911" w:author="Pietropaolo Rosanna (GSE)" w:date="2025-10-01T10:18:00Z">
        <w:r w:rsidR="43FA3817" w:rsidRPr="2643066B">
          <w:rPr>
            <w:rFonts w:cstheme="minorBidi"/>
            <w:sz w:val="22"/>
            <w:szCs w:val="22"/>
          </w:rPr>
          <w:t>.</w:t>
        </w:r>
      </w:ins>
    </w:p>
    <w:p w14:paraId="1662EC3E" w14:textId="07BA9CDF" w:rsidR="009E010C" w:rsidRDefault="018E792F" w:rsidP="0C6836C9">
      <w:pPr>
        <w:spacing w:line="276" w:lineRule="auto"/>
        <w:jc w:val="both"/>
        <w:rPr>
          <w:del w:id="13912" w:author="Pietropaolo Rosanna (GSE)" w:date="2025-10-01T10:07:00Z" w16du:dateUtc="2025-10-01T10:07:02Z"/>
          <w:rFonts w:cstheme="minorBidi"/>
          <w:sz w:val="22"/>
          <w:szCs w:val="22"/>
        </w:rPr>
      </w:pPr>
      <w:del w:id="13913" w:author="Pietropaolo Rosanna (GSE)" w:date="2025-10-01T10:07:00Z">
        <w:r w:rsidRPr="0C6836C9">
          <w:rPr>
            <w:rFonts w:cstheme="minorBidi"/>
            <w:sz w:val="22"/>
            <w:szCs w:val="22"/>
          </w:rPr>
          <w:delText xml:space="preserve">Al fine della verifica del rispetto dei limiti di cumulabilità previsti all’art. 12 del Decreto, il Soggetto Responsabile dovrà trasmettere il modello di dichiarazione di provenienza delle risorse (facsmile Modello </w:delText>
        </w:r>
        <w:r w:rsidRPr="0C6836C9">
          <w:rPr>
            <w:rFonts w:cstheme="minorBidi"/>
            <w:sz w:val="22"/>
            <w:szCs w:val="22"/>
            <w:highlight w:val="yellow"/>
            <w:rPrChange w:id="13914" w:author="Visone Rossana (GSE)" w:date="2025-09-24T09:42:00Z">
              <w:rPr>
                <w:rFonts w:cstheme="minorBidi"/>
                <w:sz w:val="22"/>
                <w:szCs w:val="22"/>
              </w:rPr>
            </w:rPrChange>
          </w:rPr>
          <w:delText>XX)</w:delText>
        </w:r>
        <w:r w:rsidRPr="0C6836C9">
          <w:rPr>
            <w:rFonts w:cstheme="minorBidi"/>
            <w:sz w:val="22"/>
            <w:szCs w:val="22"/>
          </w:rPr>
          <w:delText>.</w:delText>
        </w:r>
      </w:del>
    </w:p>
    <w:p w14:paraId="560DB763" w14:textId="77777777" w:rsidR="002F003E" w:rsidRPr="00BC4D8C" w:rsidRDefault="002F003E" w:rsidP="002F003E">
      <w:pPr>
        <w:spacing w:after="120"/>
        <w:jc w:val="both"/>
      </w:pPr>
    </w:p>
    <w:tbl>
      <w:tblPr>
        <w:tblpPr w:leftFromText="141" w:rightFromText="141" w:vertAnchor="text" w:tblpX="140"/>
        <w:tblW w:w="4926" w:type="pct"/>
        <w:tblCellMar>
          <w:left w:w="0" w:type="dxa"/>
          <w:right w:w="0" w:type="dxa"/>
        </w:tblCellMar>
        <w:tblLook w:val="00A0" w:firstRow="1" w:lastRow="0" w:firstColumn="1" w:lastColumn="0" w:noHBand="0" w:noVBand="0"/>
      </w:tblPr>
      <w:tblGrid>
        <w:gridCol w:w="9450"/>
      </w:tblGrid>
      <w:tr w:rsidR="002F003E" w14:paraId="362E8964" w14:textId="77777777" w:rsidTr="0C6836C9">
        <w:trPr>
          <w:trHeight w:val="300"/>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67412482" w14:textId="2D38A96E" w:rsidR="002F003E" w:rsidRPr="002F003E" w:rsidRDefault="1DCBCE92">
            <w:pPr>
              <w:spacing w:before="60" w:after="60" w:line="276" w:lineRule="auto"/>
              <w:jc w:val="both"/>
              <w:rPr>
                <w:del w:id="13915" w:author="Pietropaolo Rosanna (GSE)" w:date="2025-10-01T10:22:00Z" w16du:dateUtc="2025-10-01T10:22:59Z"/>
                <w:rFonts w:cs="Calibri"/>
                <w:sz w:val="22"/>
                <w:szCs w:val="22"/>
                <w:rPrChange w:id="13916" w:author="Visone Rossana (GSE)" w:date="2025-09-24T09:46:00Z" w16du:dateUtc="2025-09-24T07:46:00Z">
                  <w:rPr>
                    <w:del w:id="13917" w:author="Pietropaolo Rosanna (GSE)" w:date="2025-10-01T10:22:00Z" w16du:dateUtc="2025-10-01T10:22:59Z"/>
                    <w:rFonts w:cs="Calibri"/>
                  </w:rPr>
                </w:rPrChange>
              </w:rPr>
              <w:pPrChange w:id="13918" w:author="Visone Rossana (GSE)" w:date="2025-09-24T09:46:00Z" w16du:dateUtc="2025-09-24T07:46:00Z">
                <w:pPr>
                  <w:framePr w:hSpace="141" w:wrap="around" w:vAnchor="text" w:hAnchor="text" w:x="140"/>
                  <w:spacing w:before="60" w:after="60"/>
                  <w:jc w:val="both"/>
                </w:pPr>
              </w:pPrChange>
            </w:pPr>
            <w:r w:rsidRPr="0C6836C9">
              <w:rPr>
                <w:rFonts w:cs="Calibri"/>
                <w:sz w:val="22"/>
                <w:szCs w:val="22"/>
                <w:rPrChange w:id="13919" w:author="Visone Rossana (GSE)" w:date="2025-09-24T09:46:00Z">
                  <w:rPr>
                    <w:rFonts w:cs="Calibri"/>
                  </w:rPr>
                </w:rPrChange>
              </w:rPr>
              <w:t>P</w:t>
            </w:r>
            <w:del w:id="13920" w:author="Pietropaolo Rosanna (GSE)" w:date="2025-10-01T10:22:00Z">
              <w:r w:rsidRPr="0C6836C9">
                <w:rPr>
                  <w:rFonts w:cs="Calibri"/>
                  <w:sz w:val="22"/>
                  <w:szCs w:val="22"/>
                  <w:rPrChange w:id="13921" w:author="Visone Rossana (GSE)" w:date="2025-09-24T09:46:00Z">
                    <w:rPr>
                      <w:rFonts w:cs="Calibri"/>
                    </w:rPr>
                  </w:rPrChange>
                </w:rPr>
                <w:delText>ertanto, si precisa che:</w:delText>
              </w:r>
            </w:del>
          </w:p>
          <w:p w14:paraId="49227D5F" w14:textId="59DC361C" w:rsidR="002F003E" w:rsidRPr="002F003E" w:rsidRDefault="1DCBCE92">
            <w:pPr>
              <w:numPr>
                <w:ilvl w:val="0"/>
                <w:numId w:val="147"/>
              </w:numPr>
              <w:spacing w:before="60" w:after="60" w:line="276" w:lineRule="auto"/>
              <w:ind w:left="426" w:right="99" w:hanging="426"/>
              <w:jc w:val="both"/>
              <w:rPr>
                <w:del w:id="13922" w:author="Pietropaolo Rosanna (GSE)" w:date="2025-10-01T10:22:00Z" w16du:dateUtc="2025-10-01T10:22:59Z"/>
                <w:rFonts w:cs="Calibri"/>
                <w:sz w:val="22"/>
                <w:szCs w:val="22"/>
                <w:rPrChange w:id="13923" w:author="Visone Rossana (GSE)" w:date="2025-09-24T09:46:00Z" w16du:dateUtc="2025-09-24T07:46:00Z">
                  <w:rPr>
                    <w:del w:id="13924" w:author="Pietropaolo Rosanna (GSE)" w:date="2025-10-01T10:22:00Z" w16du:dateUtc="2025-10-01T10:22:59Z"/>
                    <w:rFonts w:cs="Calibri"/>
                  </w:rPr>
                </w:rPrChange>
              </w:rPr>
              <w:pPrChange w:id="13925" w:author="Visone Rossana (GSE)" w:date="2025-09-24T09:46:00Z" w16du:dateUtc="2025-09-24T07:46:00Z">
                <w:pPr>
                  <w:framePr w:hSpace="141" w:wrap="around" w:vAnchor="text" w:hAnchor="text" w:x="140"/>
                  <w:numPr>
                    <w:numId w:val="147"/>
                  </w:numPr>
                  <w:spacing w:before="60" w:after="60" w:line="300" w:lineRule="exact"/>
                  <w:ind w:left="426" w:right="99" w:hanging="426"/>
                  <w:jc w:val="both"/>
                </w:pPr>
              </w:pPrChange>
            </w:pPr>
            <w:del w:id="13926" w:author="Pietropaolo Rosanna (GSE)" w:date="2025-10-01T10:22:00Z">
              <w:r w:rsidRPr="0C6836C9">
                <w:rPr>
                  <w:sz w:val="22"/>
                  <w:szCs w:val="22"/>
                  <w:rPrChange w:id="13927" w:author="Visone Rossana (GSE)" w:date="2025-09-24T09:46:00Z">
                    <w:rPr/>
                  </w:rPrChange>
                </w:rPr>
                <w:delText xml:space="preserve">per interventi realizzati su </w:delText>
              </w:r>
              <w:r w:rsidRPr="0C6836C9">
                <w:rPr>
                  <w:sz w:val="22"/>
                  <w:szCs w:val="22"/>
                  <w:u w:val="single"/>
                  <w:rPrChange w:id="13928" w:author="Visone Rossana (GSE)" w:date="2025-09-24T09:46:00Z">
                    <w:rPr>
                      <w:u w:val="single"/>
                    </w:rPr>
                  </w:rPrChange>
                </w:rPr>
                <w:delText>edifici pubblici ad uso pubblico</w:delText>
              </w:r>
              <w:r w:rsidRPr="0C6836C9">
                <w:rPr>
                  <w:rFonts w:cs="Calibri"/>
                  <w:sz w:val="22"/>
                  <w:szCs w:val="22"/>
                  <w:rPrChange w:id="13929" w:author="Visone Rossana (GSE)" w:date="2025-09-24T09:46:00Z">
                    <w:rPr>
                      <w:rFonts w:cs="Calibri"/>
                    </w:rPr>
                  </w:rPrChange>
                </w:rPr>
                <w:delText xml:space="preserve"> </w:delText>
              </w:r>
              <w:r w:rsidRPr="0C6836C9">
                <w:rPr>
                  <w:sz w:val="22"/>
                  <w:szCs w:val="22"/>
                  <w:rPrChange w:id="13930" w:author="Visone Rossana (GSE)" w:date="2025-09-24T09:46:00Z">
                    <w:rPr/>
                  </w:rPrChange>
                </w:rPr>
                <w:delText xml:space="preserve">dalla </w:delText>
              </w:r>
              <w:r w:rsidRPr="0C6836C9">
                <w:rPr>
                  <w:b/>
                  <w:bCs/>
                  <w:sz w:val="22"/>
                  <w:szCs w:val="22"/>
                  <w:rPrChange w:id="13931" w:author="Visone Rossana (GSE)" w:date="2025-09-24T09:46:00Z">
                    <w:rPr>
                      <w:b/>
                      <w:bCs/>
                    </w:rPr>
                  </w:rPrChange>
                </w:rPr>
                <w:delText xml:space="preserve">PA </w:delText>
              </w:r>
              <w:r w:rsidRPr="0C6836C9">
                <w:rPr>
                  <w:sz w:val="22"/>
                  <w:szCs w:val="22"/>
                  <w:rPrChange w:id="13932" w:author="Visone Rossana (GSE)" w:date="2025-09-24T09:46:00Z">
                    <w:rPr/>
                  </w:rPrChange>
                </w:rPr>
                <w:delText>in qualità di Soggetto Responsabile, o avvalendosi di una ESCo</w:delText>
              </w:r>
              <w:r w:rsidR="498CEC60" w:rsidRPr="0C6836C9">
                <w:rPr>
                  <w:sz w:val="22"/>
                  <w:szCs w:val="22"/>
                </w:rPr>
                <w:delText xml:space="preserve"> </w:delText>
              </w:r>
              <w:r w:rsidR="498CEC60" w:rsidRPr="0C6836C9">
                <w:rPr>
                  <w:sz w:val="22"/>
                  <w:szCs w:val="22"/>
                  <w:highlight w:val="cyan"/>
                  <w:rPrChange w:id="13933" w:author="Visone Rossana (GSE)" w:date="2025-09-24T10:02:00Z">
                    <w:rPr>
                      <w:sz w:val="22"/>
                      <w:szCs w:val="22"/>
                    </w:rPr>
                  </w:rPrChange>
                </w:rPr>
                <w:delText>o</w:delText>
              </w:r>
              <w:r w:rsidR="498CEC60" w:rsidRPr="0C6836C9">
                <w:rPr>
                  <w:sz w:val="22"/>
                  <w:szCs w:val="22"/>
                </w:rPr>
                <w:delText xml:space="preserve"> </w:delText>
              </w:r>
              <w:r w:rsidR="498CEC60" w:rsidRPr="0C6836C9">
                <w:rPr>
                  <w:sz w:val="22"/>
                  <w:szCs w:val="22"/>
                  <w:highlight w:val="cyan"/>
                  <w:rPrChange w:id="13934" w:author="Visone Rossana (GSE)" w:date="2025-09-24T10:02:00Z">
                    <w:rPr>
                      <w:sz w:val="22"/>
                      <w:szCs w:val="22"/>
                    </w:rPr>
                  </w:rPrChange>
                </w:rPr>
                <w:delText xml:space="preserve">degli atri soggetti </w:delText>
              </w:r>
              <w:r w:rsidR="498CEC60" w:rsidRPr="0C6836C9">
                <w:rPr>
                  <w:sz w:val="22"/>
                  <w:szCs w:val="22"/>
                  <w:highlight w:val="cyan"/>
                </w:rPr>
                <w:delText>abilitati</w:delText>
              </w:r>
              <w:r w:rsidR="498CEC60" w:rsidRPr="0C6836C9">
                <w:rPr>
                  <w:sz w:val="22"/>
                  <w:szCs w:val="22"/>
                  <w:highlight w:val="cyan"/>
                  <w:rPrChange w:id="13935" w:author="Visone Rossana (GSE)" w:date="2025-09-24T10:02:00Z">
                    <w:rPr>
                      <w:sz w:val="22"/>
                      <w:szCs w:val="22"/>
                    </w:rPr>
                  </w:rPrChange>
                </w:rPr>
                <w:delText xml:space="preserve"> ad agire per suo con</w:delText>
              </w:r>
              <w:r w:rsidR="498CEC60" w:rsidRPr="0C6836C9">
                <w:rPr>
                  <w:sz w:val="22"/>
                  <w:szCs w:val="22"/>
                  <w:highlight w:val="cyan"/>
                  <w:rPrChange w:id="13936" w:author="Visone Rossana (GSE)" w:date="2025-09-24T10:03:00Z">
                    <w:rPr>
                      <w:sz w:val="22"/>
                      <w:szCs w:val="22"/>
                    </w:rPr>
                  </w:rPrChange>
                </w:rPr>
                <w:delText>to</w:delText>
              </w:r>
              <w:r w:rsidR="498CEC60" w:rsidRPr="0C6836C9">
                <w:rPr>
                  <w:sz w:val="22"/>
                  <w:szCs w:val="22"/>
                </w:rPr>
                <w:delText xml:space="preserve"> </w:delText>
              </w:r>
              <w:r w:rsidR="498CEC60" w:rsidRPr="0C6836C9">
                <w:rPr>
                  <w:sz w:val="22"/>
                  <w:szCs w:val="22"/>
                  <w:highlight w:val="cyan"/>
                  <w:rPrChange w:id="13937" w:author="Visone Rossana (GSE)" w:date="2025-09-24T10:03:00Z">
                    <w:rPr>
                      <w:sz w:val="22"/>
                      <w:szCs w:val="22"/>
                    </w:rPr>
                  </w:rPrChange>
                </w:rPr>
                <w:delText>di cui all’art. 13 comma 1</w:delText>
              </w:r>
              <w:r w:rsidRPr="0C6836C9">
                <w:rPr>
                  <w:sz w:val="22"/>
                  <w:szCs w:val="22"/>
                  <w:rPrChange w:id="13938" w:author="Visone Rossana (GSE)" w:date="2025-09-24T09:46:00Z">
                    <w:rPr/>
                  </w:rPrChange>
                </w:rPr>
                <w:delText xml:space="preserve">, </w:delText>
              </w:r>
              <w:r w:rsidRPr="0C6836C9">
                <w:rPr>
                  <w:rFonts w:cs="Calibri"/>
                  <w:sz w:val="22"/>
                  <w:szCs w:val="22"/>
                  <w:rPrChange w:id="13939" w:author="Visone Rossana (GSE)" w:date="2025-09-24T09:46:00Z">
                    <w:rPr>
                      <w:rFonts w:cs="Calibri"/>
                    </w:rPr>
                  </w:rPrChange>
                </w:rPr>
                <w:delText xml:space="preserve">gli incentivi previsti dal Decreto sono cumulabili anche con contributi in conto capitale, </w:delText>
              </w:r>
              <w:r w:rsidRPr="0C6836C9">
                <w:rPr>
                  <w:sz w:val="22"/>
                  <w:szCs w:val="22"/>
                  <w:u w:val="single"/>
                  <w:rPrChange w:id="13940" w:author="Visone Rossana (GSE)" w:date="2025-09-24T09:46:00Z">
                    <w:rPr>
                      <w:u w:val="single"/>
                    </w:rPr>
                  </w:rPrChange>
                </w:rPr>
                <w:delText>statali e non statali</w:delText>
              </w:r>
              <w:r w:rsidRPr="0C6836C9">
                <w:rPr>
                  <w:rFonts w:cs="Calibri"/>
                  <w:sz w:val="22"/>
                  <w:szCs w:val="22"/>
                  <w:rPrChange w:id="13941" w:author="Visone Rossana (GSE)" w:date="2025-09-24T09:46:00Z">
                    <w:rPr>
                      <w:rFonts w:cs="Calibri"/>
                    </w:rPr>
                  </w:rPrChange>
                </w:rPr>
                <w:delText>, nei limiti di un finanziamento complessivo massimo pari al 100% delle spese ammissibili;</w:delText>
              </w:r>
            </w:del>
          </w:p>
          <w:p w14:paraId="4B307FCD" w14:textId="5948640C" w:rsidR="002F003E" w:rsidRPr="002F003E" w:rsidRDefault="1DCBCE92">
            <w:pPr>
              <w:numPr>
                <w:ilvl w:val="0"/>
                <w:numId w:val="147"/>
              </w:numPr>
              <w:spacing w:before="60" w:after="60" w:line="276" w:lineRule="auto"/>
              <w:ind w:left="426" w:right="99" w:hanging="426"/>
              <w:jc w:val="both"/>
              <w:rPr>
                <w:del w:id="13942" w:author="Pietropaolo Rosanna (GSE)" w:date="2025-10-01T10:22:00Z" w16du:dateUtc="2025-10-01T10:22:59Z"/>
                <w:rFonts w:cs="Calibri"/>
                <w:sz w:val="22"/>
                <w:szCs w:val="22"/>
                <w:rPrChange w:id="13943" w:author="Visone Rossana (GSE)" w:date="2025-09-24T09:46:00Z" w16du:dateUtc="2025-09-24T07:46:00Z">
                  <w:rPr>
                    <w:del w:id="13944" w:author="Pietropaolo Rosanna (GSE)" w:date="2025-10-01T10:22:00Z" w16du:dateUtc="2025-10-01T10:22:59Z"/>
                    <w:rFonts w:cs="Calibri"/>
                  </w:rPr>
                </w:rPrChange>
              </w:rPr>
              <w:pPrChange w:id="13945" w:author="Visone Rossana (GSE)" w:date="2025-09-24T09:46:00Z" w16du:dateUtc="2025-09-24T07:46:00Z">
                <w:pPr>
                  <w:framePr w:hSpace="141" w:wrap="around" w:vAnchor="text" w:hAnchor="text" w:x="140"/>
                  <w:numPr>
                    <w:numId w:val="147"/>
                  </w:numPr>
                  <w:spacing w:before="60" w:after="60" w:line="300" w:lineRule="exact"/>
                  <w:ind w:left="426" w:right="99" w:hanging="426"/>
                  <w:jc w:val="both"/>
                </w:pPr>
              </w:pPrChange>
            </w:pPr>
            <w:del w:id="13946" w:author="Pietropaolo Rosanna (GSE)" w:date="2025-10-01T10:22:00Z">
              <w:r w:rsidRPr="0C6836C9">
                <w:rPr>
                  <w:sz w:val="22"/>
                  <w:szCs w:val="22"/>
                  <w:rPrChange w:id="13947" w:author="Visone Rossana (GSE)" w:date="2025-09-24T09:46:00Z">
                    <w:rPr/>
                  </w:rPrChange>
                </w:rPr>
                <w:delText xml:space="preserve">per interventi realizzati su </w:delText>
              </w:r>
              <w:r w:rsidRPr="0C6836C9">
                <w:rPr>
                  <w:sz w:val="22"/>
                  <w:szCs w:val="22"/>
                  <w:u w:val="single"/>
                  <w:rPrChange w:id="13948" w:author="Visone Rossana (GSE)" w:date="2025-09-24T09:46:00Z">
                    <w:rPr>
                      <w:u w:val="single"/>
                    </w:rPr>
                  </w:rPrChange>
                </w:rPr>
                <w:delText>edifici privati ad uso pubblico</w:delText>
              </w:r>
              <w:r w:rsidRPr="0C6836C9">
                <w:rPr>
                  <w:rFonts w:cs="Calibri"/>
                  <w:sz w:val="22"/>
                  <w:szCs w:val="22"/>
                  <w:rPrChange w:id="13949" w:author="Visone Rossana (GSE)" w:date="2025-09-24T09:46:00Z">
                    <w:rPr>
                      <w:rFonts w:cs="Calibri"/>
                    </w:rPr>
                  </w:rPrChange>
                </w:rPr>
                <w:delText xml:space="preserve"> </w:delText>
              </w:r>
              <w:r w:rsidRPr="0C6836C9">
                <w:rPr>
                  <w:sz w:val="22"/>
                  <w:szCs w:val="22"/>
                  <w:rPrChange w:id="13950" w:author="Visone Rossana (GSE)" w:date="2025-09-24T09:46:00Z">
                    <w:rPr/>
                  </w:rPrChange>
                </w:rPr>
                <w:delText xml:space="preserve">dalla </w:delText>
              </w:r>
              <w:r w:rsidRPr="0C6836C9">
                <w:rPr>
                  <w:b/>
                  <w:bCs/>
                  <w:sz w:val="22"/>
                  <w:szCs w:val="22"/>
                  <w:rPrChange w:id="13951" w:author="Visone Rossana (GSE)" w:date="2025-09-24T09:46:00Z">
                    <w:rPr>
                      <w:b/>
                      <w:bCs/>
                    </w:rPr>
                  </w:rPrChange>
                </w:rPr>
                <w:delText xml:space="preserve">PA </w:delText>
              </w:r>
              <w:r w:rsidRPr="0C6836C9">
                <w:rPr>
                  <w:sz w:val="22"/>
                  <w:szCs w:val="22"/>
                  <w:rPrChange w:id="13952" w:author="Visone Rossana (GSE)" w:date="2025-09-24T09:46:00Z">
                    <w:rPr/>
                  </w:rPrChange>
                </w:rPr>
                <w:delText>in qualità di Soggetto Responsabile, o avvalendosi di una ESCo</w:delText>
              </w:r>
              <w:r w:rsidR="498CEC60" w:rsidRPr="0C6836C9">
                <w:rPr>
                  <w:sz w:val="22"/>
                  <w:szCs w:val="22"/>
                </w:rPr>
                <w:delText xml:space="preserve"> </w:delText>
              </w:r>
              <w:r w:rsidR="498CEC60" w:rsidRPr="0C6836C9">
                <w:rPr>
                  <w:sz w:val="22"/>
                  <w:szCs w:val="22"/>
                  <w:highlight w:val="cyan"/>
                </w:rPr>
                <w:delText xml:space="preserve"> o</w:delText>
              </w:r>
              <w:r w:rsidR="498CEC60" w:rsidRPr="0C6836C9">
                <w:rPr>
                  <w:sz w:val="22"/>
                  <w:szCs w:val="22"/>
                </w:rPr>
                <w:delText xml:space="preserve"> </w:delText>
              </w:r>
              <w:r w:rsidR="498CEC60" w:rsidRPr="0C6836C9">
                <w:rPr>
                  <w:sz w:val="22"/>
                  <w:szCs w:val="22"/>
                  <w:highlight w:val="cyan"/>
                </w:rPr>
                <w:delText>degli atri soggetti abilitati ad agire per suo conto</w:delText>
              </w:r>
              <w:r w:rsidR="498CEC60" w:rsidRPr="0C6836C9">
                <w:rPr>
                  <w:sz w:val="22"/>
                  <w:szCs w:val="22"/>
                </w:rPr>
                <w:delText xml:space="preserve"> </w:delText>
              </w:r>
              <w:r w:rsidR="498CEC60" w:rsidRPr="0C6836C9">
                <w:rPr>
                  <w:sz w:val="22"/>
                  <w:szCs w:val="22"/>
                  <w:highlight w:val="cyan"/>
                </w:rPr>
                <w:delText>di cui all’art. 13 comma 1</w:delText>
              </w:r>
              <w:r w:rsidRPr="0C6836C9">
                <w:rPr>
                  <w:sz w:val="22"/>
                  <w:szCs w:val="22"/>
                  <w:rPrChange w:id="13953" w:author="Visone Rossana (GSE)" w:date="2025-09-24T09:46:00Z">
                    <w:rPr/>
                  </w:rPrChange>
                </w:rPr>
                <w:delText xml:space="preserve">, </w:delText>
              </w:r>
              <w:r w:rsidRPr="0C6836C9">
                <w:rPr>
                  <w:rFonts w:cs="Calibri"/>
                  <w:sz w:val="22"/>
                  <w:szCs w:val="22"/>
                  <w:rPrChange w:id="13954" w:author="Visone Rossana (GSE)" w:date="2025-09-24T09:46:00Z">
                    <w:rPr>
                      <w:rFonts w:cs="Calibri"/>
                    </w:rPr>
                  </w:rPrChange>
                </w:rPr>
                <w:delText xml:space="preserve">gli incentivi previsti dal Decreto sono cumulabili anche con contributi in conto capitale, </w:delText>
              </w:r>
              <w:r w:rsidRPr="0C6836C9">
                <w:rPr>
                  <w:rFonts w:cs="Calibri"/>
                  <w:sz w:val="22"/>
                  <w:szCs w:val="22"/>
                  <w:u w:val="single"/>
                  <w:rPrChange w:id="13955" w:author="Visone Rossana (GSE)" w:date="2025-09-24T09:46:00Z">
                    <w:rPr>
                      <w:rFonts w:cs="Calibri"/>
                      <w:u w:val="single"/>
                    </w:rPr>
                  </w:rPrChange>
                </w:rPr>
                <w:delText>non statali</w:delText>
              </w:r>
              <w:r w:rsidRPr="0C6836C9">
                <w:rPr>
                  <w:rFonts w:cs="Calibri"/>
                  <w:sz w:val="22"/>
                  <w:szCs w:val="22"/>
                  <w:rPrChange w:id="13956" w:author="Visone Rossana (GSE)" w:date="2025-09-24T09:46:00Z">
                    <w:rPr>
                      <w:rFonts w:cs="Calibri"/>
                    </w:rPr>
                  </w:rPrChange>
                </w:rPr>
                <w:delText>, nei limiti di un finanziamento complessivo massimo pari al 100% delle spese ammissibili, limitatamente agli interventi di categoria 2, cui la PA può accedere in questo caso;</w:delText>
              </w:r>
            </w:del>
          </w:p>
          <w:p w14:paraId="1EA3B098" w14:textId="77777777" w:rsidR="002F003E" w:rsidRPr="002F003E" w:rsidRDefault="1DCBCE92">
            <w:pPr>
              <w:numPr>
                <w:ilvl w:val="0"/>
                <w:numId w:val="147"/>
              </w:numPr>
              <w:spacing w:before="60" w:after="60" w:line="276" w:lineRule="auto"/>
              <w:ind w:left="426" w:right="99" w:hanging="426"/>
              <w:jc w:val="both"/>
              <w:rPr>
                <w:del w:id="13957" w:author="Pietropaolo Rosanna (GSE)" w:date="2025-10-01T10:22:00Z" w16du:dateUtc="2025-10-01T10:22:59Z"/>
                <w:rFonts w:cs="Calibri"/>
                <w:sz w:val="22"/>
                <w:szCs w:val="22"/>
                <w:rPrChange w:id="13958" w:author="Visone Rossana (GSE)" w:date="2025-09-24T09:46:00Z" w16du:dateUtc="2025-09-24T07:46:00Z">
                  <w:rPr>
                    <w:del w:id="13959" w:author="Pietropaolo Rosanna (GSE)" w:date="2025-10-01T10:22:00Z" w16du:dateUtc="2025-10-01T10:22:59Z"/>
                    <w:rFonts w:cs="Calibri"/>
                  </w:rPr>
                </w:rPrChange>
              </w:rPr>
              <w:pPrChange w:id="13960" w:author="Visone Rossana (GSE)" w:date="2025-09-24T09:46:00Z" w16du:dateUtc="2025-09-24T07:46:00Z">
                <w:pPr>
                  <w:framePr w:hSpace="141" w:wrap="around" w:vAnchor="text" w:hAnchor="text" w:x="140"/>
                  <w:numPr>
                    <w:numId w:val="147"/>
                  </w:numPr>
                  <w:spacing w:before="60" w:after="60" w:line="300" w:lineRule="exact"/>
                  <w:ind w:left="426" w:right="99" w:hanging="426"/>
                  <w:jc w:val="both"/>
                </w:pPr>
              </w:pPrChange>
            </w:pPr>
            <w:del w:id="13961" w:author="Pietropaolo Rosanna (GSE)" w:date="2025-10-01T10:22:00Z">
              <w:r w:rsidRPr="0C6836C9">
                <w:rPr>
                  <w:rFonts w:cs="Calibri"/>
                  <w:sz w:val="22"/>
                  <w:szCs w:val="22"/>
                  <w:rPrChange w:id="13962" w:author="Visone Rossana (GSE)" w:date="2025-09-24T09:46:00Z">
                    <w:rPr>
                      <w:rFonts w:cs="Calibri"/>
                    </w:rPr>
                  </w:rPrChange>
                </w:rPr>
                <w:delText xml:space="preserve">con riferimento agli interventi realizzati da </w:delText>
              </w:r>
              <w:r w:rsidRPr="0C6836C9">
                <w:rPr>
                  <w:rFonts w:cs="Calibri"/>
                  <w:b/>
                  <w:bCs/>
                  <w:sz w:val="22"/>
                  <w:szCs w:val="22"/>
                  <w:rPrChange w:id="13963" w:author="Visone Rossana (GSE)" w:date="2025-09-24T09:46:00Z">
                    <w:rPr>
                      <w:rFonts w:cs="Calibri"/>
                      <w:b/>
                      <w:bCs/>
                    </w:rPr>
                  </w:rPrChange>
                </w:rPr>
                <w:delText>Soggetti privati (non imprese)</w:delText>
              </w:r>
              <w:r w:rsidRPr="0C6836C9">
                <w:rPr>
                  <w:rFonts w:cs="Calibri"/>
                  <w:sz w:val="22"/>
                  <w:szCs w:val="22"/>
                  <w:rPrChange w:id="13964" w:author="Visone Rossana (GSE)" w:date="2025-09-24T09:46:00Z">
                    <w:rPr>
                      <w:rFonts w:cs="Calibri"/>
                    </w:rPr>
                  </w:rPrChange>
                </w:rPr>
                <w:delText>, gli incentivi previsti dal Decreto non sono cumulabili con altri incentivi statali;</w:delText>
              </w:r>
            </w:del>
          </w:p>
          <w:p w14:paraId="08BA77E3" w14:textId="77777777" w:rsidR="002F003E" w:rsidRPr="002F003E" w:rsidRDefault="1DCBCE92">
            <w:pPr>
              <w:spacing w:before="60" w:after="60" w:line="276" w:lineRule="auto"/>
              <w:ind w:left="426" w:right="99"/>
              <w:jc w:val="both"/>
              <w:rPr>
                <w:del w:id="13965" w:author="Pietropaolo Rosanna (GSE)" w:date="2025-10-01T10:22:00Z" w16du:dateUtc="2025-10-01T10:22:59Z"/>
                <w:rFonts w:cs="Calibri"/>
                <w:sz w:val="22"/>
                <w:szCs w:val="22"/>
                <w:rPrChange w:id="13966" w:author="Visone Rossana (GSE)" w:date="2025-09-24T09:46:00Z" w16du:dateUtc="2025-09-24T07:46:00Z">
                  <w:rPr>
                    <w:del w:id="13967" w:author="Pietropaolo Rosanna (GSE)" w:date="2025-10-01T10:22:00Z" w16du:dateUtc="2025-10-01T10:22:59Z"/>
                    <w:rFonts w:cs="Calibri"/>
                  </w:rPr>
                </w:rPrChange>
              </w:rPr>
              <w:pPrChange w:id="13968" w:author="Visone Rossana (GSE)" w:date="2025-09-24T09:46:00Z" w16du:dateUtc="2025-09-24T07:46:00Z">
                <w:pPr>
                  <w:framePr w:hSpace="141" w:wrap="around" w:vAnchor="text" w:hAnchor="text" w:x="140"/>
                  <w:spacing w:before="60" w:after="60" w:line="300" w:lineRule="exact"/>
                  <w:ind w:left="426" w:right="99"/>
                  <w:jc w:val="both"/>
                </w:pPr>
              </w:pPrChange>
            </w:pPr>
            <w:del w:id="13969" w:author="Pietropaolo Rosanna (GSE)" w:date="2025-10-01T10:22:00Z">
              <w:r w:rsidRPr="0C6836C9">
                <w:rPr>
                  <w:rFonts w:cs="Calibri"/>
                  <w:sz w:val="22"/>
                  <w:szCs w:val="22"/>
                  <w:rPrChange w:id="13970" w:author="Visone Rossana (GSE)" w:date="2025-09-24T09:46:00Z">
                    <w:rPr>
                      <w:rFonts w:cs="Calibri"/>
                    </w:rPr>
                  </w:rPrChange>
                </w:rPr>
                <w:delText>Gli incentivi riconosciuti ai sensi del Decreto sono, invece, cumulabili con altri incentivi non statali, nei limiti di un finanziamento massimo pari al 100% delle spese ammissibili;</w:delText>
              </w:r>
            </w:del>
          </w:p>
          <w:p w14:paraId="770DA33B" w14:textId="77777777" w:rsidR="002F003E" w:rsidRPr="00486812" w:rsidRDefault="1DCBCE92" w:rsidP="002F003E">
            <w:pPr>
              <w:numPr>
                <w:ilvl w:val="0"/>
                <w:numId w:val="147"/>
              </w:numPr>
              <w:spacing w:before="60" w:after="60" w:line="276" w:lineRule="auto"/>
              <w:ind w:left="426" w:right="99" w:hanging="426"/>
              <w:jc w:val="both"/>
              <w:rPr>
                <w:del w:id="13971" w:author="Pietropaolo Rosanna (GSE)" w:date="2025-10-01T10:22:00Z" w16du:dateUtc="2025-10-01T10:22:59Z"/>
                <w:rFonts w:cs="Calibri"/>
                <w:rPrChange w:id="13972" w:author="Visone Rossana (GSE)" w:date="2025-09-24T10:06:00Z" w16du:dateUtc="2025-09-24T08:06:00Z">
                  <w:rPr>
                    <w:del w:id="13973" w:author="Pietropaolo Rosanna (GSE)" w:date="2025-10-01T10:22:00Z" w16du:dateUtc="2025-10-01T10:22:59Z"/>
                    <w:rFonts w:cs="Calibri"/>
                    <w:sz w:val="22"/>
                    <w:szCs w:val="22"/>
                  </w:rPr>
                </w:rPrChange>
              </w:rPr>
            </w:pPr>
            <w:del w:id="13974" w:author="Pietropaolo Rosanna (GSE)" w:date="2025-10-01T10:22:00Z">
              <w:r w:rsidRPr="0C6836C9">
                <w:rPr>
                  <w:rFonts w:cs="Calibri"/>
                  <w:sz w:val="22"/>
                  <w:szCs w:val="22"/>
                  <w:rPrChange w:id="13975" w:author="Visone Rossana (GSE)" w:date="2025-09-24T09:46:00Z">
                    <w:rPr>
                      <w:rFonts w:cs="Calibri"/>
                    </w:rPr>
                  </w:rPrChange>
                </w:rPr>
                <w:delText>con riferimento agli interventi realizzati da</w:delText>
              </w:r>
              <w:r w:rsidR="01B42419" w:rsidRPr="0C6836C9">
                <w:rPr>
                  <w:rFonts w:cs="Calibri"/>
                  <w:sz w:val="22"/>
                  <w:szCs w:val="22"/>
                </w:rPr>
                <w:delText xml:space="preserve"> </w:delText>
              </w:r>
              <w:r w:rsidR="01B42419" w:rsidRPr="0C6836C9">
                <w:rPr>
                  <w:rFonts w:cs="Calibri"/>
                  <w:b/>
                  <w:bCs/>
                  <w:sz w:val="22"/>
                  <w:szCs w:val="22"/>
                  <w:rPrChange w:id="13976" w:author="Visone Rossana (GSE)" w:date="2025-09-24T10:06:00Z">
                    <w:rPr>
                      <w:rFonts w:cs="Calibri"/>
                      <w:sz w:val="22"/>
                      <w:szCs w:val="22"/>
                    </w:rPr>
                  </w:rPrChange>
                </w:rPr>
                <w:delText>Imprese</w:delText>
              </w:r>
              <w:r w:rsidRPr="0C6836C9">
                <w:rPr>
                  <w:rFonts w:cs="Calibri"/>
                  <w:b/>
                  <w:bCs/>
                  <w:sz w:val="22"/>
                  <w:szCs w:val="22"/>
                  <w:rPrChange w:id="13977" w:author="Visone Rossana (GSE)" w:date="2025-09-24T10:06:00Z">
                    <w:rPr>
                      <w:rFonts w:cs="Calibri"/>
                    </w:rPr>
                  </w:rPrChange>
                </w:rPr>
                <w:delText xml:space="preserve"> </w:delText>
              </w:r>
              <w:r w:rsidRPr="0C6836C9">
                <w:rPr>
                  <w:rFonts w:cs="Calibri"/>
                  <w:b/>
                  <w:bCs/>
                  <w:strike/>
                  <w:sz w:val="22"/>
                  <w:szCs w:val="22"/>
                  <w:rPrChange w:id="13978" w:author="Visone Rossana (GSE)" w:date="2025-09-24T10:06:00Z">
                    <w:rPr>
                      <w:rFonts w:cs="Calibri"/>
                      <w:b/>
                      <w:bCs/>
                    </w:rPr>
                  </w:rPrChange>
                </w:rPr>
                <w:delText>Soggetti privati titolari di partita IVA</w:delText>
              </w:r>
              <w:r w:rsidRPr="0C6836C9">
                <w:rPr>
                  <w:rFonts w:cs="Calibri"/>
                  <w:sz w:val="22"/>
                  <w:szCs w:val="22"/>
                  <w:rPrChange w:id="13979" w:author="Visone Rossana (GSE)" w:date="2025-09-24T09:46:00Z">
                    <w:rPr>
                      <w:rFonts w:cs="Calibri"/>
                    </w:rPr>
                  </w:rPrChange>
                </w:rPr>
                <w:delText>, gli incentivi previsti dal Decreto sono cumulabili con altri incentivi non statali, nel limite previsto dalla legislazione comunitaria sugli aiuti di Stato, così come indicato nella successiva tabella</w:delText>
              </w:r>
              <w:r w:rsidR="01B42419" w:rsidRPr="0C6836C9">
                <w:rPr>
                  <w:rFonts w:cs="Calibri"/>
                  <w:sz w:val="22"/>
                  <w:szCs w:val="22"/>
                </w:rPr>
                <w:delText xml:space="preserve"> e secondo le disposizioni del Titolo V</w:delText>
              </w:r>
              <w:r w:rsidRPr="0C6836C9">
                <w:rPr>
                  <w:rFonts w:cs="Calibri"/>
                  <w:sz w:val="22"/>
                  <w:szCs w:val="22"/>
                  <w:rPrChange w:id="13980" w:author="Visone Rossana (GSE)" w:date="2025-09-24T09:46:00Z">
                    <w:rPr>
                      <w:rFonts w:cs="Calibri"/>
                    </w:rPr>
                  </w:rPrChange>
                </w:rPr>
                <w:delText>.</w:delText>
              </w:r>
            </w:del>
          </w:p>
          <w:p w14:paraId="7495E992" w14:textId="25A57A12" w:rsidR="00486812" w:rsidRPr="00BC4D8C" w:rsidRDefault="00486812">
            <w:pPr>
              <w:spacing w:before="60" w:after="60" w:line="276" w:lineRule="auto"/>
              <w:ind w:right="99"/>
              <w:jc w:val="both"/>
              <w:rPr>
                <w:rFonts w:cs="Calibri"/>
              </w:rPr>
              <w:pPrChange w:id="13981" w:author="Visone Rossana (GSE)" w:date="2025-09-24T10:06:00Z" w16du:dateUtc="2025-09-24T08:06:00Z">
                <w:pPr>
                  <w:framePr w:hSpace="141" w:wrap="around" w:vAnchor="text" w:hAnchor="text" w:x="140"/>
                  <w:numPr>
                    <w:numId w:val="147"/>
                  </w:numPr>
                  <w:spacing w:before="60" w:after="60" w:line="300" w:lineRule="exact"/>
                  <w:ind w:left="426" w:right="99" w:hanging="426"/>
                  <w:jc w:val="both"/>
                </w:pPr>
              </w:pPrChange>
            </w:pPr>
          </w:p>
        </w:tc>
      </w:tr>
    </w:tbl>
    <w:p w14:paraId="28DC3A85" w14:textId="77777777" w:rsidR="009E010C" w:rsidRDefault="009E010C" w:rsidP="0C6836C9">
      <w:pPr>
        <w:spacing w:line="276" w:lineRule="auto"/>
        <w:jc w:val="both"/>
        <w:rPr>
          <w:rFonts w:cstheme="minorBidi"/>
          <w:sz w:val="22"/>
          <w:szCs w:val="22"/>
        </w:rPr>
      </w:pPr>
    </w:p>
    <w:p w14:paraId="74CCD3C4" w14:textId="77777777" w:rsidR="0089172A" w:rsidRDefault="0089172A" w:rsidP="0C6836C9">
      <w:pPr>
        <w:spacing w:line="276" w:lineRule="auto"/>
        <w:jc w:val="both"/>
        <w:rPr>
          <w:rFonts w:cstheme="minorBidi"/>
          <w:sz w:val="22"/>
          <w:szCs w:val="22"/>
        </w:rPr>
      </w:pPr>
    </w:p>
    <w:p w14:paraId="308B77FB" w14:textId="77777777" w:rsidR="0089172A" w:rsidRDefault="0089172A" w:rsidP="0C6836C9">
      <w:pPr>
        <w:spacing w:line="276" w:lineRule="auto"/>
        <w:jc w:val="both"/>
        <w:rPr>
          <w:rFonts w:cstheme="minorBidi"/>
          <w:sz w:val="22"/>
          <w:szCs w:val="22"/>
        </w:rPr>
      </w:pPr>
    </w:p>
    <w:p w14:paraId="02B6AC07" w14:textId="77777777" w:rsidR="0089172A" w:rsidRPr="009E010C" w:rsidRDefault="0089172A">
      <w:pPr>
        <w:spacing w:line="276" w:lineRule="auto"/>
        <w:jc w:val="both"/>
        <w:rPr>
          <w:rFonts w:cstheme="minorBidi"/>
          <w:sz w:val="22"/>
          <w:szCs w:val="22"/>
          <w:rPrChange w:id="13982" w:author="Visone Rossana (GSE)" w:date="2025-09-24T09:42:00Z" w16du:dateUtc="2025-09-24T07:42:00Z">
            <w:rPr>
              <w:highlight w:val="cyan"/>
            </w:rPr>
          </w:rPrChange>
        </w:rPr>
        <w:pPrChange w:id="13983" w:author="Visone Rossana (GSE)" w:date="2025-09-24T09:42:00Z" w16du:dateUtc="2025-09-24T07:42:00Z">
          <w:pPr>
            <w:pStyle w:val="Paragrafoelenco"/>
            <w:numPr>
              <w:numId w:val="145"/>
            </w:numPr>
            <w:spacing w:line="276" w:lineRule="auto"/>
            <w:ind w:hanging="360"/>
            <w:jc w:val="both"/>
          </w:pPr>
        </w:pPrChange>
      </w:pPr>
    </w:p>
    <w:p w14:paraId="081A7CCC" w14:textId="7C046CC7" w:rsidR="002F003E" w:rsidRDefault="1DCBCE92" w:rsidP="002F003E">
      <w:pPr>
        <w:pStyle w:val="Didascalia"/>
        <w:ind w:left="284"/>
        <w:jc w:val="left"/>
        <w:rPr>
          <w:ins w:id="13984" w:author="Visone Rossana (GSE)" w:date="2025-09-24T09:46:00Z" w16du:dateUtc="2025-09-24T07:46:00Z"/>
          <w:del w:id="13985" w:author="Pietropaolo Rosanna (GSE)" w:date="2025-10-01T10:37:00Z" w16du:dateUtc="2025-10-01T10:37:18Z"/>
          <w:rStyle w:val="Rimandonotaapidipagina"/>
        </w:rPr>
      </w:pPr>
      <w:del w:id="13986" w:author="Pietropaolo Rosanna (GSE)" w:date="2025-10-01T10:37:00Z">
        <w:r>
          <w:delText>Tabella x - Intensità degli aiuti agli investimenti come parte dei costi ammissibili</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7"/>
        <w:gridCol w:w="2257"/>
        <w:gridCol w:w="2257"/>
        <w:gridCol w:w="2257"/>
      </w:tblGrid>
      <w:tr w:rsidR="002F003E" w:rsidRPr="002A5A46" w14:paraId="2A458A99" w14:textId="77777777">
        <w:trPr>
          <w:trHeight w:val="329"/>
          <w:jc w:val="center"/>
          <w:ins w:id="13987" w:author="Visone Rossana (GSE)" w:date="2025-09-24T09:46:00Z"/>
          <w:del w:id="13988" w:author="Pietropaolo Rosanna (GSE)" w:date="2025-10-01T10:37:00Z"/>
        </w:trPr>
        <w:tc>
          <w:tcPr>
            <w:tcW w:w="2257" w:type="dxa"/>
            <w:vAlign w:val="center"/>
          </w:tcPr>
          <w:p w14:paraId="7B32625E" w14:textId="77777777" w:rsidR="002F003E" w:rsidRPr="00B16982" w:rsidRDefault="002F003E">
            <w:pPr>
              <w:jc w:val="both"/>
              <w:rPr>
                <w:ins w:id="13989" w:author="Visone Rossana (GSE)" w:date="2025-09-24T09:46:00Z" w16du:dateUtc="2025-09-24T07:46:00Z"/>
                <w:b/>
              </w:rPr>
            </w:pPr>
          </w:p>
        </w:tc>
        <w:tc>
          <w:tcPr>
            <w:tcW w:w="2257" w:type="dxa"/>
            <w:vAlign w:val="center"/>
          </w:tcPr>
          <w:p w14:paraId="56F49C32" w14:textId="77777777" w:rsidR="002F003E" w:rsidRPr="002F003E" w:rsidRDefault="002F003E">
            <w:pPr>
              <w:jc w:val="center"/>
              <w:rPr>
                <w:ins w:id="13990" w:author="Visone Rossana (GSE)" w:date="2025-09-24T09:46:00Z" w16du:dateUtc="2025-09-24T07:46:00Z"/>
                <w:b/>
                <w:sz w:val="20"/>
                <w:szCs w:val="20"/>
                <w:rPrChange w:id="13991" w:author="Visone Rossana (GSE)" w:date="2025-09-24T09:47:00Z" w16du:dateUtc="2025-09-24T07:47:00Z">
                  <w:rPr>
                    <w:ins w:id="13992" w:author="Visone Rossana (GSE)" w:date="2025-09-24T09:46:00Z" w16du:dateUtc="2025-09-24T07:46:00Z"/>
                    <w:b/>
                  </w:rPr>
                </w:rPrChange>
              </w:rPr>
            </w:pPr>
            <w:ins w:id="13993" w:author="Visone Rossana (GSE)" w:date="2025-09-24T09:46:00Z" w16du:dateUtc="2025-09-24T07:46:00Z">
              <w:r w:rsidRPr="002F003E">
                <w:rPr>
                  <w:b/>
                  <w:sz w:val="20"/>
                  <w:szCs w:val="20"/>
                  <w:rPrChange w:id="13994" w:author="Visone Rossana (GSE)" w:date="2025-09-24T09:47:00Z" w16du:dateUtc="2025-09-24T07:47:00Z">
                    <w:rPr>
                      <w:b/>
                    </w:rPr>
                  </w:rPrChange>
                </w:rPr>
                <w:t>Piccola impresa</w:t>
              </w:r>
            </w:ins>
          </w:p>
        </w:tc>
        <w:tc>
          <w:tcPr>
            <w:tcW w:w="2257" w:type="dxa"/>
            <w:vAlign w:val="center"/>
          </w:tcPr>
          <w:p w14:paraId="0119014F" w14:textId="77777777" w:rsidR="002F003E" w:rsidRPr="002F003E" w:rsidRDefault="002F003E">
            <w:pPr>
              <w:jc w:val="center"/>
              <w:rPr>
                <w:ins w:id="13995" w:author="Visone Rossana (GSE)" w:date="2025-09-24T09:46:00Z" w16du:dateUtc="2025-09-24T07:46:00Z"/>
                <w:b/>
                <w:sz w:val="20"/>
                <w:szCs w:val="20"/>
                <w:rPrChange w:id="13996" w:author="Visone Rossana (GSE)" w:date="2025-09-24T09:47:00Z" w16du:dateUtc="2025-09-24T07:47:00Z">
                  <w:rPr>
                    <w:ins w:id="13997" w:author="Visone Rossana (GSE)" w:date="2025-09-24T09:46:00Z" w16du:dateUtc="2025-09-24T07:46:00Z"/>
                    <w:b/>
                  </w:rPr>
                </w:rPrChange>
              </w:rPr>
            </w:pPr>
            <w:ins w:id="13998" w:author="Visone Rossana (GSE)" w:date="2025-09-24T09:46:00Z" w16du:dateUtc="2025-09-24T07:46:00Z">
              <w:r w:rsidRPr="002F003E">
                <w:rPr>
                  <w:b/>
                  <w:sz w:val="20"/>
                  <w:szCs w:val="20"/>
                  <w:rPrChange w:id="13999" w:author="Visone Rossana (GSE)" w:date="2025-09-24T09:47:00Z" w16du:dateUtc="2025-09-24T07:47:00Z">
                    <w:rPr>
                      <w:b/>
                    </w:rPr>
                  </w:rPrChange>
                </w:rPr>
                <w:t>Media impresa</w:t>
              </w:r>
            </w:ins>
          </w:p>
        </w:tc>
        <w:tc>
          <w:tcPr>
            <w:tcW w:w="2257" w:type="dxa"/>
            <w:vAlign w:val="center"/>
          </w:tcPr>
          <w:p w14:paraId="3753F0B1" w14:textId="77777777" w:rsidR="002F003E" w:rsidRPr="002F003E" w:rsidRDefault="002F003E">
            <w:pPr>
              <w:jc w:val="center"/>
              <w:rPr>
                <w:ins w:id="14000" w:author="Visone Rossana (GSE)" w:date="2025-09-24T09:46:00Z" w16du:dateUtc="2025-09-24T07:46:00Z"/>
                <w:b/>
                <w:sz w:val="20"/>
                <w:szCs w:val="20"/>
                <w:rPrChange w:id="14001" w:author="Visone Rossana (GSE)" w:date="2025-09-24T09:47:00Z" w16du:dateUtc="2025-09-24T07:47:00Z">
                  <w:rPr>
                    <w:ins w:id="14002" w:author="Visone Rossana (GSE)" w:date="2025-09-24T09:46:00Z" w16du:dateUtc="2025-09-24T07:46:00Z"/>
                    <w:b/>
                  </w:rPr>
                </w:rPrChange>
              </w:rPr>
            </w:pPr>
            <w:ins w:id="14003" w:author="Visone Rossana (GSE)" w:date="2025-09-24T09:46:00Z" w16du:dateUtc="2025-09-24T07:46:00Z">
              <w:r w:rsidRPr="002F003E">
                <w:rPr>
                  <w:b/>
                  <w:sz w:val="20"/>
                  <w:szCs w:val="20"/>
                  <w:rPrChange w:id="14004" w:author="Visone Rossana (GSE)" w:date="2025-09-24T09:47:00Z" w16du:dateUtc="2025-09-24T07:47:00Z">
                    <w:rPr>
                      <w:b/>
                    </w:rPr>
                  </w:rPrChange>
                </w:rPr>
                <w:t>Grande impresa</w:t>
              </w:r>
            </w:ins>
          </w:p>
        </w:tc>
      </w:tr>
      <w:tr w:rsidR="002F003E" w:rsidRPr="002A5A46" w14:paraId="3AA636DD" w14:textId="77777777">
        <w:trPr>
          <w:trHeight w:val="329"/>
          <w:jc w:val="center"/>
          <w:ins w:id="14005" w:author="Visone Rossana (GSE)" w:date="2025-09-24T09:46:00Z"/>
          <w:del w:id="14006" w:author="Pietropaolo Rosanna (GSE)" w:date="2025-10-01T10:37:00Z"/>
        </w:trPr>
        <w:tc>
          <w:tcPr>
            <w:tcW w:w="2257" w:type="dxa"/>
            <w:vAlign w:val="center"/>
          </w:tcPr>
          <w:p w14:paraId="48E2DBC9" w14:textId="77777777" w:rsidR="002F003E" w:rsidRPr="002F003E" w:rsidRDefault="002F003E">
            <w:pPr>
              <w:autoSpaceDE w:val="0"/>
              <w:autoSpaceDN w:val="0"/>
              <w:adjustRightInd w:val="0"/>
              <w:jc w:val="center"/>
              <w:rPr>
                <w:ins w:id="14007" w:author="Visone Rossana (GSE)" w:date="2025-09-24T09:46:00Z" w16du:dateUtc="2025-09-24T07:46:00Z"/>
                <w:rFonts w:cs="EUAlbertina"/>
                <w:color w:val="000000"/>
                <w:sz w:val="18"/>
                <w:szCs w:val="18"/>
                <w:rPrChange w:id="14008" w:author="Visone Rossana (GSE)" w:date="2025-09-24T09:47:00Z" w16du:dateUtc="2025-09-24T07:47:00Z">
                  <w:rPr>
                    <w:ins w:id="14009" w:author="Visone Rossana (GSE)" w:date="2025-09-24T09:46:00Z" w16du:dateUtc="2025-09-24T07:46:00Z"/>
                    <w:rFonts w:cs="EUAlbertina"/>
                    <w:color w:val="000000"/>
                    <w:sz w:val="19"/>
                    <w:szCs w:val="19"/>
                  </w:rPr>
                </w:rPrChange>
              </w:rPr>
            </w:pPr>
            <w:ins w:id="14010" w:author="Visone Rossana (GSE)" w:date="2025-09-24T09:46:00Z" w16du:dateUtc="2025-09-24T07:46:00Z">
              <w:r w:rsidRPr="002F003E">
                <w:rPr>
                  <w:rFonts w:cs="EUAlbertina"/>
                  <w:color w:val="000000"/>
                  <w:sz w:val="18"/>
                  <w:szCs w:val="18"/>
                  <w:rPrChange w:id="14011" w:author="Visone Rossana (GSE)" w:date="2025-09-24T09:47:00Z" w16du:dateUtc="2025-09-24T07:47:00Z">
                    <w:rPr>
                      <w:rFonts w:cs="EUAlbertina"/>
                      <w:color w:val="000000"/>
                      <w:sz w:val="19"/>
                      <w:szCs w:val="19"/>
                    </w:rPr>
                  </w:rPrChange>
                </w:rPr>
                <w:t>Aiuti a favore delle energie rinnovabili[…]</w:t>
              </w:r>
            </w:ins>
          </w:p>
        </w:tc>
        <w:tc>
          <w:tcPr>
            <w:tcW w:w="2257" w:type="dxa"/>
            <w:vAlign w:val="center"/>
          </w:tcPr>
          <w:p w14:paraId="42167D72" w14:textId="77777777" w:rsidR="002F003E" w:rsidRPr="002F003E" w:rsidRDefault="002F003E">
            <w:pPr>
              <w:autoSpaceDE w:val="0"/>
              <w:autoSpaceDN w:val="0"/>
              <w:adjustRightInd w:val="0"/>
              <w:jc w:val="center"/>
              <w:rPr>
                <w:ins w:id="14012" w:author="Visone Rossana (GSE)" w:date="2025-09-24T09:46:00Z" w16du:dateUtc="2025-09-24T07:46:00Z"/>
                <w:rFonts w:cs="EUAlbertina"/>
                <w:color w:val="000000"/>
                <w:sz w:val="18"/>
                <w:szCs w:val="18"/>
                <w:rPrChange w:id="14013" w:author="Visone Rossana (GSE)" w:date="2025-09-24T09:47:00Z" w16du:dateUtc="2025-09-24T07:47:00Z">
                  <w:rPr>
                    <w:ins w:id="14014" w:author="Visone Rossana (GSE)" w:date="2025-09-24T09:46:00Z" w16du:dateUtc="2025-09-24T07:46:00Z"/>
                    <w:rFonts w:cs="EUAlbertina"/>
                    <w:color w:val="000000"/>
                    <w:sz w:val="19"/>
                    <w:szCs w:val="19"/>
                  </w:rPr>
                </w:rPrChange>
              </w:rPr>
            </w:pPr>
            <w:ins w:id="14015" w:author="Visone Rossana (GSE)" w:date="2025-09-24T09:46:00Z" w16du:dateUtc="2025-09-24T07:46:00Z">
              <w:r w:rsidRPr="002F003E">
                <w:rPr>
                  <w:rFonts w:cs="EUAlbertina"/>
                  <w:color w:val="000000"/>
                  <w:sz w:val="18"/>
                  <w:szCs w:val="18"/>
                  <w:rPrChange w:id="14016" w:author="Visone Rossana (GSE)" w:date="2025-09-24T09:47:00Z" w16du:dateUtc="2025-09-24T07:47:00Z">
                    <w:rPr>
                      <w:rFonts w:cs="EUAlbertina"/>
                      <w:color w:val="000000"/>
                      <w:sz w:val="19"/>
                      <w:szCs w:val="19"/>
                    </w:rPr>
                  </w:rPrChange>
                </w:rPr>
                <w:t>65 %</w:t>
              </w:r>
            </w:ins>
          </w:p>
        </w:tc>
        <w:tc>
          <w:tcPr>
            <w:tcW w:w="2257" w:type="dxa"/>
            <w:vAlign w:val="center"/>
          </w:tcPr>
          <w:p w14:paraId="73D74691" w14:textId="77777777" w:rsidR="002F003E" w:rsidRPr="002F003E" w:rsidRDefault="002F003E">
            <w:pPr>
              <w:autoSpaceDE w:val="0"/>
              <w:autoSpaceDN w:val="0"/>
              <w:adjustRightInd w:val="0"/>
              <w:jc w:val="center"/>
              <w:rPr>
                <w:ins w:id="14017" w:author="Visone Rossana (GSE)" w:date="2025-09-24T09:46:00Z" w16du:dateUtc="2025-09-24T07:46:00Z"/>
                <w:rFonts w:cs="EUAlbertina"/>
                <w:color w:val="000000"/>
                <w:sz w:val="18"/>
                <w:szCs w:val="18"/>
                <w:rPrChange w:id="14018" w:author="Visone Rossana (GSE)" w:date="2025-09-24T09:47:00Z" w16du:dateUtc="2025-09-24T07:47:00Z">
                  <w:rPr>
                    <w:ins w:id="14019" w:author="Visone Rossana (GSE)" w:date="2025-09-24T09:46:00Z" w16du:dateUtc="2025-09-24T07:46:00Z"/>
                    <w:rFonts w:cs="EUAlbertina"/>
                    <w:color w:val="000000"/>
                    <w:sz w:val="19"/>
                    <w:szCs w:val="19"/>
                  </w:rPr>
                </w:rPrChange>
              </w:rPr>
            </w:pPr>
            <w:ins w:id="14020" w:author="Visone Rossana (GSE)" w:date="2025-09-24T09:46:00Z" w16du:dateUtc="2025-09-24T07:46:00Z">
              <w:r w:rsidRPr="002F003E">
                <w:rPr>
                  <w:rFonts w:cs="EUAlbertina"/>
                  <w:color w:val="000000"/>
                  <w:sz w:val="18"/>
                  <w:szCs w:val="18"/>
                  <w:rPrChange w:id="14021" w:author="Visone Rossana (GSE)" w:date="2025-09-24T09:47:00Z" w16du:dateUtc="2025-09-24T07:47:00Z">
                    <w:rPr>
                      <w:rFonts w:cs="EUAlbertina"/>
                      <w:color w:val="000000"/>
                      <w:sz w:val="19"/>
                      <w:szCs w:val="19"/>
                    </w:rPr>
                  </w:rPrChange>
                </w:rPr>
                <w:t>55 %</w:t>
              </w:r>
            </w:ins>
          </w:p>
        </w:tc>
        <w:tc>
          <w:tcPr>
            <w:tcW w:w="2257" w:type="dxa"/>
            <w:vAlign w:val="center"/>
          </w:tcPr>
          <w:p w14:paraId="24BB25CF" w14:textId="77777777" w:rsidR="002F003E" w:rsidRPr="002F003E" w:rsidRDefault="002F003E">
            <w:pPr>
              <w:autoSpaceDE w:val="0"/>
              <w:autoSpaceDN w:val="0"/>
              <w:adjustRightInd w:val="0"/>
              <w:jc w:val="center"/>
              <w:rPr>
                <w:ins w:id="14022" w:author="Visone Rossana (GSE)" w:date="2025-09-24T09:46:00Z" w16du:dateUtc="2025-09-24T07:46:00Z"/>
                <w:rFonts w:cs="EUAlbertina"/>
                <w:color w:val="000000"/>
                <w:sz w:val="18"/>
                <w:szCs w:val="18"/>
                <w:rPrChange w:id="14023" w:author="Visone Rossana (GSE)" w:date="2025-09-24T09:47:00Z" w16du:dateUtc="2025-09-24T07:47:00Z">
                  <w:rPr>
                    <w:ins w:id="14024" w:author="Visone Rossana (GSE)" w:date="2025-09-24T09:46:00Z" w16du:dateUtc="2025-09-24T07:46:00Z"/>
                    <w:rFonts w:cs="EUAlbertina"/>
                    <w:color w:val="000000"/>
                    <w:sz w:val="19"/>
                    <w:szCs w:val="19"/>
                  </w:rPr>
                </w:rPrChange>
              </w:rPr>
            </w:pPr>
            <w:ins w:id="14025" w:author="Visone Rossana (GSE)" w:date="2025-09-24T09:46:00Z" w16du:dateUtc="2025-09-24T07:46:00Z">
              <w:r w:rsidRPr="002F003E">
                <w:rPr>
                  <w:rFonts w:cs="EUAlbertina"/>
                  <w:color w:val="000000"/>
                  <w:sz w:val="18"/>
                  <w:szCs w:val="18"/>
                  <w:rPrChange w:id="14026" w:author="Visone Rossana (GSE)" w:date="2025-09-24T09:47:00Z" w16du:dateUtc="2025-09-24T07:47:00Z">
                    <w:rPr>
                      <w:rFonts w:cs="EUAlbertina"/>
                      <w:color w:val="000000"/>
                      <w:sz w:val="19"/>
                      <w:szCs w:val="19"/>
                    </w:rPr>
                  </w:rPrChange>
                </w:rPr>
                <w:t>45 %</w:t>
              </w:r>
            </w:ins>
          </w:p>
        </w:tc>
      </w:tr>
      <w:tr w:rsidR="002F003E" w:rsidRPr="002A5A46" w14:paraId="36AF95B3" w14:textId="77777777">
        <w:trPr>
          <w:trHeight w:val="329"/>
          <w:jc w:val="center"/>
          <w:ins w:id="14027" w:author="Visone Rossana (GSE)" w:date="2025-09-24T09:46:00Z"/>
          <w:del w:id="14028" w:author="Pietropaolo Rosanna (GSE)" w:date="2025-10-01T10:37:00Z"/>
        </w:trPr>
        <w:tc>
          <w:tcPr>
            <w:tcW w:w="2257" w:type="dxa"/>
            <w:vAlign w:val="center"/>
          </w:tcPr>
          <w:p w14:paraId="15938CC3" w14:textId="77777777" w:rsidR="002F003E" w:rsidRPr="002F003E" w:rsidRDefault="002F003E">
            <w:pPr>
              <w:autoSpaceDE w:val="0"/>
              <w:autoSpaceDN w:val="0"/>
              <w:adjustRightInd w:val="0"/>
              <w:jc w:val="center"/>
              <w:rPr>
                <w:ins w:id="14029" w:author="Visone Rossana (GSE)" w:date="2025-09-24T09:46:00Z" w16du:dateUtc="2025-09-24T07:46:00Z"/>
                <w:rFonts w:cs="EUAlbertina"/>
                <w:color w:val="000000"/>
                <w:sz w:val="18"/>
                <w:szCs w:val="18"/>
                <w:rPrChange w:id="14030" w:author="Visone Rossana (GSE)" w:date="2025-09-24T09:47:00Z" w16du:dateUtc="2025-09-24T07:47:00Z">
                  <w:rPr>
                    <w:ins w:id="14031" w:author="Visone Rossana (GSE)" w:date="2025-09-24T09:46:00Z" w16du:dateUtc="2025-09-24T07:46:00Z"/>
                    <w:rFonts w:cs="EUAlbertina"/>
                    <w:color w:val="000000"/>
                    <w:sz w:val="19"/>
                    <w:szCs w:val="19"/>
                  </w:rPr>
                </w:rPrChange>
              </w:rPr>
            </w:pPr>
            <w:ins w:id="14032" w:author="Visone Rossana (GSE)" w:date="2025-09-24T09:46:00Z" w16du:dateUtc="2025-09-24T07:46:00Z">
              <w:r w:rsidRPr="002F003E">
                <w:rPr>
                  <w:rFonts w:cs="EUAlbertina"/>
                  <w:color w:val="000000"/>
                  <w:sz w:val="18"/>
                  <w:szCs w:val="18"/>
                  <w:rPrChange w:id="14033" w:author="Visone Rossana (GSE)" w:date="2025-09-24T09:47:00Z" w16du:dateUtc="2025-09-24T07:47:00Z">
                    <w:rPr>
                      <w:rFonts w:cs="EUAlbertina"/>
                      <w:color w:val="000000"/>
                      <w:sz w:val="19"/>
                      <w:szCs w:val="19"/>
                    </w:rPr>
                  </w:rPrChange>
                </w:rPr>
                <w:t>Aiuti per l’uso efficiente dell’energia</w:t>
              </w:r>
            </w:ins>
          </w:p>
        </w:tc>
        <w:tc>
          <w:tcPr>
            <w:tcW w:w="2257" w:type="dxa"/>
            <w:vAlign w:val="center"/>
          </w:tcPr>
          <w:p w14:paraId="588BCB76" w14:textId="77777777" w:rsidR="002F003E" w:rsidRPr="002F003E" w:rsidRDefault="002F003E">
            <w:pPr>
              <w:autoSpaceDE w:val="0"/>
              <w:autoSpaceDN w:val="0"/>
              <w:adjustRightInd w:val="0"/>
              <w:jc w:val="center"/>
              <w:rPr>
                <w:ins w:id="14034" w:author="Visone Rossana (GSE)" w:date="2025-09-24T09:46:00Z" w16du:dateUtc="2025-09-24T07:46:00Z"/>
                <w:rFonts w:cs="EUAlbertina"/>
                <w:color w:val="000000"/>
                <w:sz w:val="18"/>
                <w:szCs w:val="18"/>
                <w:highlight w:val="cyan"/>
                <w:rPrChange w:id="14035" w:author="Visone Rossana (GSE)" w:date="2025-09-24T09:47:00Z" w16du:dateUtc="2025-09-24T07:47:00Z">
                  <w:rPr>
                    <w:ins w:id="14036" w:author="Visone Rossana (GSE)" w:date="2025-09-24T09:46:00Z" w16du:dateUtc="2025-09-24T07:46:00Z"/>
                    <w:rFonts w:cs="EUAlbertina"/>
                    <w:color w:val="000000"/>
                    <w:sz w:val="19"/>
                    <w:szCs w:val="19"/>
                  </w:rPr>
                </w:rPrChange>
              </w:rPr>
            </w:pPr>
            <w:commentRangeStart w:id="14037"/>
            <w:ins w:id="14038" w:author="Visone Rossana (GSE)" w:date="2025-09-24T09:46:00Z" w16du:dateUtc="2025-09-24T07:46:00Z">
              <w:r w:rsidRPr="002F003E">
                <w:rPr>
                  <w:rFonts w:cs="EUAlbertina"/>
                  <w:color w:val="000000"/>
                  <w:sz w:val="18"/>
                  <w:szCs w:val="18"/>
                  <w:highlight w:val="cyan"/>
                  <w:rPrChange w:id="14039" w:author="Visone Rossana (GSE)" w:date="2025-09-24T09:47:00Z" w16du:dateUtc="2025-09-24T07:47:00Z">
                    <w:rPr>
                      <w:rFonts w:cs="EUAlbertina"/>
                      <w:color w:val="000000"/>
                      <w:sz w:val="19"/>
                      <w:szCs w:val="19"/>
                    </w:rPr>
                  </w:rPrChange>
                </w:rPr>
                <w:t>50 %</w:t>
              </w:r>
            </w:ins>
          </w:p>
        </w:tc>
        <w:tc>
          <w:tcPr>
            <w:tcW w:w="2257" w:type="dxa"/>
            <w:vAlign w:val="center"/>
          </w:tcPr>
          <w:p w14:paraId="060957AB" w14:textId="77777777" w:rsidR="002F003E" w:rsidRPr="002F003E" w:rsidRDefault="002F003E">
            <w:pPr>
              <w:autoSpaceDE w:val="0"/>
              <w:autoSpaceDN w:val="0"/>
              <w:adjustRightInd w:val="0"/>
              <w:jc w:val="center"/>
              <w:rPr>
                <w:ins w:id="14040" w:author="Visone Rossana (GSE)" w:date="2025-09-24T09:46:00Z" w16du:dateUtc="2025-09-24T07:46:00Z"/>
                <w:rFonts w:cs="EUAlbertina"/>
                <w:color w:val="000000"/>
                <w:sz w:val="18"/>
                <w:szCs w:val="18"/>
                <w:highlight w:val="cyan"/>
                <w:rPrChange w:id="14041" w:author="Visone Rossana (GSE)" w:date="2025-09-24T09:47:00Z" w16du:dateUtc="2025-09-24T07:47:00Z">
                  <w:rPr>
                    <w:ins w:id="14042" w:author="Visone Rossana (GSE)" w:date="2025-09-24T09:46:00Z" w16du:dateUtc="2025-09-24T07:46:00Z"/>
                    <w:rFonts w:cs="EUAlbertina"/>
                    <w:color w:val="000000"/>
                    <w:sz w:val="19"/>
                    <w:szCs w:val="19"/>
                  </w:rPr>
                </w:rPrChange>
              </w:rPr>
            </w:pPr>
            <w:ins w:id="14043" w:author="Visone Rossana (GSE)" w:date="2025-09-24T09:46:00Z" w16du:dateUtc="2025-09-24T07:46:00Z">
              <w:r w:rsidRPr="002F003E">
                <w:rPr>
                  <w:rFonts w:cs="EUAlbertina"/>
                  <w:color w:val="000000"/>
                  <w:sz w:val="18"/>
                  <w:szCs w:val="18"/>
                  <w:highlight w:val="cyan"/>
                  <w:rPrChange w:id="14044" w:author="Visone Rossana (GSE)" w:date="2025-09-24T09:47:00Z" w16du:dateUtc="2025-09-24T07:47:00Z">
                    <w:rPr>
                      <w:rFonts w:cs="EUAlbertina"/>
                      <w:color w:val="000000"/>
                      <w:sz w:val="19"/>
                      <w:szCs w:val="19"/>
                    </w:rPr>
                  </w:rPrChange>
                </w:rPr>
                <w:t>40 %</w:t>
              </w:r>
            </w:ins>
          </w:p>
        </w:tc>
        <w:tc>
          <w:tcPr>
            <w:tcW w:w="2257" w:type="dxa"/>
            <w:vAlign w:val="center"/>
          </w:tcPr>
          <w:p w14:paraId="2F7500E1" w14:textId="77777777" w:rsidR="002F003E" w:rsidRPr="002F003E" w:rsidRDefault="002F003E">
            <w:pPr>
              <w:autoSpaceDE w:val="0"/>
              <w:autoSpaceDN w:val="0"/>
              <w:adjustRightInd w:val="0"/>
              <w:jc w:val="center"/>
              <w:rPr>
                <w:ins w:id="14045" w:author="Visone Rossana (GSE)" w:date="2025-09-24T09:46:00Z" w16du:dateUtc="2025-09-24T07:46:00Z"/>
                <w:rFonts w:cs="EUAlbertina"/>
                <w:color w:val="000000"/>
                <w:sz w:val="18"/>
                <w:szCs w:val="18"/>
                <w:highlight w:val="cyan"/>
                <w:rPrChange w:id="14046" w:author="Visone Rossana (GSE)" w:date="2025-09-24T09:47:00Z" w16du:dateUtc="2025-09-24T07:47:00Z">
                  <w:rPr>
                    <w:ins w:id="14047" w:author="Visone Rossana (GSE)" w:date="2025-09-24T09:46:00Z" w16du:dateUtc="2025-09-24T07:46:00Z"/>
                    <w:rFonts w:cs="EUAlbertina"/>
                    <w:color w:val="000000"/>
                    <w:sz w:val="19"/>
                    <w:szCs w:val="19"/>
                  </w:rPr>
                </w:rPrChange>
              </w:rPr>
            </w:pPr>
            <w:ins w:id="14048" w:author="Visone Rossana (GSE)" w:date="2025-09-24T09:46:00Z" w16du:dateUtc="2025-09-24T07:46:00Z">
              <w:r w:rsidRPr="002F003E">
                <w:rPr>
                  <w:rFonts w:cs="EUAlbertina"/>
                  <w:color w:val="000000"/>
                  <w:sz w:val="18"/>
                  <w:szCs w:val="18"/>
                  <w:highlight w:val="cyan"/>
                  <w:rPrChange w:id="14049" w:author="Visone Rossana (GSE)" w:date="2025-09-24T09:47:00Z" w16du:dateUtc="2025-09-24T07:47:00Z">
                    <w:rPr>
                      <w:rFonts w:cs="EUAlbertina"/>
                      <w:color w:val="000000"/>
                      <w:sz w:val="19"/>
                      <w:szCs w:val="19"/>
                    </w:rPr>
                  </w:rPrChange>
                </w:rPr>
                <w:t>30 %</w:t>
              </w:r>
            </w:ins>
            <w:commentRangeEnd w:id="14037"/>
            <w:ins w:id="14050" w:author="Visone Rossana (GSE)" w:date="2025-09-24T09:48:00Z" w16du:dateUtc="2025-09-24T07:48:00Z">
              <w:r w:rsidRPr="002F003E">
                <w:rPr>
                  <w:rStyle w:val="Rimandocommento"/>
                  <w:rFonts w:cs="EUAlbertina"/>
                  <w:color w:val="000000"/>
                  <w:sz w:val="18"/>
                  <w:szCs w:val="18"/>
                  <w:highlight w:val="cyan"/>
                  <w:rPrChange w:id="14051" w:author="Visone Rossana (GSE)" w:date="2025-09-24T09:47:00Z" w16du:dateUtc="2025-09-24T07:47:00Z">
                    <w:rPr>
                      <w:rStyle w:val="Rimandocommento"/>
                      <w:rFonts w:cs="EUAlbertina"/>
                      <w:color w:val="000000"/>
                      <w:sz w:val="19"/>
                      <w:szCs w:val="19"/>
                    </w:rPr>
                  </w:rPrChange>
                </w:rPr>
                <w:commentReference w:id="14037"/>
              </w:r>
            </w:ins>
          </w:p>
        </w:tc>
      </w:tr>
    </w:tbl>
    <w:p w14:paraId="70A00B37" w14:textId="77777777" w:rsidR="002F003E" w:rsidRDefault="002F003E" w:rsidP="002F003E">
      <w:pPr>
        <w:spacing w:line="276" w:lineRule="auto"/>
        <w:jc w:val="both"/>
        <w:rPr>
          <w:ins w:id="14052" w:author="Visone Rossana (GSE)" w:date="2025-09-24T09:47:00Z" w16du:dateUtc="2025-09-24T07:47:00Z"/>
          <w:sz w:val="22"/>
          <w:szCs w:val="22"/>
        </w:rPr>
      </w:pPr>
    </w:p>
    <w:p w14:paraId="090EC554" w14:textId="4F7C5A46" w:rsidR="002F003E" w:rsidRPr="002F003E" w:rsidRDefault="002F003E">
      <w:pPr>
        <w:spacing w:line="276" w:lineRule="auto"/>
        <w:jc w:val="both"/>
        <w:rPr>
          <w:ins w:id="14053" w:author="Visone Rossana (GSE)" w:date="2025-09-24T09:46:00Z" w16du:dateUtc="2025-09-24T07:46:00Z"/>
          <w:sz w:val="22"/>
          <w:szCs w:val="22"/>
          <w:rPrChange w:id="14054" w:author="Visone Rossana (GSE)" w:date="2025-09-24T09:46:00Z" w16du:dateUtc="2025-09-24T07:46:00Z">
            <w:rPr>
              <w:ins w:id="14055" w:author="Visone Rossana (GSE)" w:date="2025-09-24T09:46:00Z" w16du:dateUtc="2025-09-24T07:46:00Z"/>
            </w:rPr>
          </w:rPrChange>
        </w:rPr>
        <w:pPrChange w:id="14056" w:author="Visone Rossana (GSE)" w:date="2025-09-24T09:47:00Z" w16du:dateUtc="2025-09-24T07:47:00Z">
          <w:pPr>
            <w:jc w:val="both"/>
          </w:pPr>
        </w:pPrChange>
      </w:pPr>
      <w:ins w:id="14057" w:author="Visone Rossana (GSE)" w:date="2025-09-24T09:46:00Z" w16du:dateUtc="2025-09-24T07:46:00Z">
        <w:r w:rsidRPr="002F003E">
          <w:rPr>
            <w:sz w:val="22"/>
            <w:szCs w:val="22"/>
            <w:rPrChange w:id="14058" w:author="Visone Rossana (GSE)" w:date="2025-09-24T09:46:00Z" w16du:dateUtc="2025-09-24T07:46:00Z">
              <w:rPr/>
            </w:rPrChange>
          </w:rPr>
          <w:t>Per intensità massima degli aiuti si intende l’importo lordo degli aiuti espresso in percentuale rispetto ai costi ammissibili, così come dichiarati dal Soggetto Responsabile. Nello specifico, i valori utilizzati devono essere considerati al lordo di qualsiasi imposta o altro onere.</w:t>
        </w:r>
      </w:ins>
    </w:p>
    <w:p w14:paraId="16B4DE11" w14:textId="77777777" w:rsidR="002F003E" w:rsidRDefault="002F003E">
      <w:pPr>
        <w:spacing w:line="276" w:lineRule="auto"/>
        <w:jc w:val="both"/>
        <w:rPr>
          <w:ins w:id="14059" w:author="Visone Rossana (GSE)" w:date="2025-09-25T11:41:00Z" w16du:dateUtc="2025-09-25T09:41:00Z"/>
          <w:sz w:val="22"/>
          <w:szCs w:val="22"/>
        </w:rPr>
      </w:pPr>
      <w:ins w:id="14060" w:author="Visone Rossana (GSE)" w:date="2025-09-24T09:46:00Z" w16du:dateUtc="2025-09-24T07:46:00Z">
        <w:r w:rsidRPr="002F003E">
          <w:rPr>
            <w:sz w:val="22"/>
            <w:szCs w:val="22"/>
            <w:rPrChange w:id="14061" w:author="Visone Rossana (GSE)" w:date="2025-09-24T09:46:00Z" w16du:dateUtc="2025-09-24T07:46:00Z">
              <w:rPr/>
            </w:rPrChange>
          </w:rPr>
          <w:t>Ai fini della valutazione delle dimensioni dell’impresa si fa riferimento alla definizione di cui alla raccomandazione della Commissione del 6 maggio 2003, relativa alla definizione di microimprese, piccole e medie imprese. In fase di richiesta di accesso agli incentivi, il SR dovrà dare evidenza mediante autodichiarazione, resa ai sensi del D.P.R n. 445/2000, della dimensione dell’impresa in funzione delle previsioni di cui alla suddetta raccomandazione.</w:t>
        </w:r>
      </w:ins>
    </w:p>
    <w:p w14:paraId="00490335" w14:textId="77777777" w:rsidR="005D6937" w:rsidRPr="002F003E" w:rsidRDefault="005D6937">
      <w:pPr>
        <w:spacing w:line="276" w:lineRule="auto"/>
        <w:jc w:val="both"/>
        <w:rPr>
          <w:ins w:id="14062" w:author="Visone Rossana (GSE)" w:date="2025-09-24T09:46:00Z" w16du:dateUtc="2025-09-24T07:46:00Z"/>
          <w:sz w:val="22"/>
          <w:szCs w:val="22"/>
          <w:rPrChange w:id="14063" w:author="Visone Rossana (GSE)" w:date="2025-09-24T09:46:00Z" w16du:dateUtc="2025-09-24T07:46:00Z">
            <w:rPr>
              <w:ins w:id="14064" w:author="Visone Rossana (GSE)" w:date="2025-09-24T09:46:00Z" w16du:dateUtc="2025-09-24T07:46:00Z"/>
            </w:rPr>
          </w:rPrChange>
        </w:rPr>
        <w:pPrChange w:id="14065" w:author="Visone Rossana (GSE)" w:date="2025-09-24T09:47:00Z" w16du:dateUtc="2025-09-24T07:47:00Z">
          <w:pPr>
            <w:jc w:val="both"/>
          </w:pPr>
        </w:pPrChange>
      </w:pPr>
    </w:p>
    <w:p w14:paraId="014D0AA7" w14:textId="204DA6BA" w:rsidR="00E737DA" w:rsidRPr="00E737DA" w:rsidDel="005D6937" w:rsidRDefault="00E737DA">
      <w:pPr>
        <w:pStyle w:val="TITOLO20"/>
        <w:numPr>
          <w:ilvl w:val="1"/>
          <w:numId w:val="292"/>
        </w:numPr>
        <w:ind w:left="567" w:hanging="567"/>
        <w:outlineLvl w:val="1"/>
        <w:rPr>
          <w:del w:id="14066" w:author="Visone Rossana (GSE)" w:date="2025-09-25T11:41:00Z" w16du:dateUtc="2025-09-25T09:41:00Z"/>
        </w:rPr>
        <w:pPrChange w:id="14067" w:author="Oliosi Francesco (GSE)" w:date="2025-10-13T18:19:00Z" w16du:dateUtc="2025-10-13T16:19:00Z">
          <w:pPr>
            <w:jc w:val="both"/>
          </w:pPr>
        </w:pPrChange>
      </w:pPr>
      <w:bookmarkStart w:id="14068" w:name="_Toc210029740"/>
      <w:bookmarkStart w:id="14069" w:name="_Toc210030072"/>
      <w:bookmarkStart w:id="14070" w:name="_Toc210312053"/>
      <w:bookmarkStart w:id="14071" w:name="_Toc210658919"/>
      <w:bookmarkStart w:id="14072" w:name="_Toc211327457"/>
      <w:bookmarkStart w:id="14073" w:name="_Toc212462494"/>
      <w:bookmarkEnd w:id="14068"/>
      <w:bookmarkEnd w:id="14069"/>
      <w:bookmarkEnd w:id="14070"/>
      <w:bookmarkEnd w:id="14071"/>
      <w:bookmarkEnd w:id="14072"/>
      <w:bookmarkEnd w:id="14073"/>
    </w:p>
    <w:p w14:paraId="45C50341" w14:textId="5B546A67" w:rsidR="00CC0F35" w:rsidRPr="008B6E8C" w:rsidRDefault="00E737DA">
      <w:pPr>
        <w:pStyle w:val="TITOLO20"/>
        <w:numPr>
          <w:ilvl w:val="1"/>
          <w:numId w:val="292"/>
        </w:numPr>
        <w:ind w:left="567" w:hanging="567"/>
        <w:outlineLvl w:val="1"/>
        <w:pPrChange w:id="14074" w:author="Oliosi Francesco (GSE)" w:date="2025-10-15T10:47:00Z" w16du:dateUtc="2025-10-15T08:47:00Z">
          <w:pPr>
            <w:pStyle w:val="TITOLO20"/>
          </w:pPr>
        </w:pPrChange>
      </w:pPr>
      <w:bookmarkStart w:id="14075" w:name="_Toc189046640"/>
      <w:ins w:id="14076" w:author="Visone Rossana (GSE)" w:date="2025-09-05T13:05:00Z" w16du:dateUtc="2025-09-05T11:05:00Z">
        <w:r>
          <w:t xml:space="preserve"> </w:t>
        </w:r>
      </w:ins>
      <w:bookmarkStart w:id="14077" w:name="_Toc212462495"/>
      <w:r w:rsidR="00CC0F35" w:rsidRPr="008B6E8C">
        <w:t>Aspetti fiscali connessi all’erogazione degli incentivi</w:t>
      </w:r>
      <w:bookmarkEnd w:id="14075"/>
      <w:bookmarkEnd w:id="14077"/>
      <w:r w:rsidR="00CC0F35" w:rsidRPr="008B6E8C">
        <w:t xml:space="preserve">  </w:t>
      </w:r>
    </w:p>
    <w:p w14:paraId="28F1227E" w14:textId="652E3197" w:rsidR="00CC0F35" w:rsidRPr="008B1DFF" w:rsidRDefault="00CC0F35">
      <w:pPr>
        <w:spacing w:line="276" w:lineRule="auto"/>
        <w:jc w:val="both"/>
        <w:rPr>
          <w:rFonts w:cstheme="minorHAnsi"/>
          <w:sz w:val="22"/>
          <w:szCs w:val="22"/>
          <w:rPrChange w:id="14078" w:author="Visone Rossana (GSE)" w:date="2025-09-09T14:37:00Z" w16du:dateUtc="2025-09-09T12:37:00Z">
            <w:rPr/>
          </w:rPrChange>
        </w:rPr>
        <w:pPrChange w:id="14079" w:author="Visone Rossana (GSE)" w:date="2025-09-09T14:37:00Z" w16du:dateUtc="2025-09-09T12:37:00Z">
          <w:pPr>
            <w:jc w:val="both"/>
          </w:pPr>
        </w:pPrChange>
      </w:pPr>
      <w:r w:rsidRPr="008B1DFF">
        <w:rPr>
          <w:rFonts w:cstheme="minorHAnsi"/>
          <w:sz w:val="22"/>
          <w:szCs w:val="22"/>
          <w:rPrChange w:id="14080" w:author="Visone Rossana (GSE)" w:date="2025-09-09T14:37:00Z" w16du:dateUtc="2025-09-09T12:37:00Z">
            <w:rPr/>
          </w:rPrChange>
        </w:rPr>
        <w:t xml:space="preserve">L’incentivo erogato ha natura di contributo in conto impianti e non è assoggettato a ritenuta del 4% ai sensi dell’art. </w:t>
      </w:r>
      <w:commentRangeStart w:id="14081"/>
      <w:r w:rsidRPr="008B1DFF">
        <w:rPr>
          <w:rFonts w:cstheme="minorHAnsi"/>
          <w:sz w:val="22"/>
          <w:szCs w:val="22"/>
          <w:rPrChange w:id="14082" w:author="Visone Rossana (GSE)" w:date="2025-09-09T14:37:00Z" w16du:dateUtc="2025-09-09T12:37:00Z">
            <w:rPr/>
          </w:rPrChange>
        </w:rPr>
        <w:t>28 del D.P.R. 600/73</w:t>
      </w:r>
      <w:commentRangeEnd w:id="14081"/>
      <w:r w:rsidRPr="008B1DFF">
        <w:rPr>
          <w:rStyle w:val="Rimandocommento"/>
          <w:rFonts w:cstheme="minorHAnsi"/>
          <w:sz w:val="22"/>
          <w:szCs w:val="22"/>
          <w:rPrChange w:id="14083" w:author="Visone Rossana (GSE)" w:date="2025-09-09T14:37:00Z" w16du:dateUtc="2025-09-09T12:37:00Z">
            <w:rPr>
              <w:rStyle w:val="Rimandocommento"/>
              <w:sz w:val="24"/>
            </w:rPr>
          </w:rPrChange>
        </w:rPr>
        <w:commentReference w:id="14081"/>
      </w:r>
      <w:r w:rsidRPr="008B1DFF">
        <w:rPr>
          <w:rFonts w:cstheme="minorHAnsi"/>
          <w:sz w:val="22"/>
          <w:szCs w:val="22"/>
          <w:rPrChange w:id="14084" w:author="Visone Rossana (GSE)" w:date="2025-09-09T14:37:00Z" w16du:dateUtc="2025-09-09T12:37:00Z">
            <w:rPr/>
          </w:rPrChange>
        </w:rPr>
        <w:t>. Inoltre, in quanto contributo privo dell’elemento sinallagmatico, è da considerarsi fuori del campo di applicazione dell’I.V.A. e conseguentemente non vi è obbligo di emissione di fattura.</w:t>
      </w:r>
    </w:p>
    <w:p w14:paraId="79947FB5" w14:textId="3FD9AE31" w:rsidR="00CC0F35" w:rsidRPr="008B6E8C" w:rsidRDefault="00CC0F35">
      <w:pPr>
        <w:pStyle w:val="TITOLO20"/>
        <w:numPr>
          <w:ilvl w:val="1"/>
          <w:numId w:val="292"/>
        </w:numPr>
        <w:ind w:left="567" w:hanging="567"/>
        <w:outlineLvl w:val="1"/>
        <w:pPrChange w:id="14085" w:author="Oliosi Francesco (GSE)" w:date="2025-10-15T10:47:00Z" w16du:dateUtc="2025-10-15T08:47:00Z">
          <w:pPr>
            <w:pStyle w:val="TITOLO20"/>
          </w:pPr>
        </w:pPrChange>
      </w:pPr>
      <w:bookmarkStart w:id="14086" w:name="_Toc450759683"/>
      <w:bookmarkStart w:id="14087" w:name="_Toc450759941"/>
      <w:bookmarkStart w:id="14088" w:name="_Toc450761080"/>
      <w:bookmarkStart w:id="14089" w:name="_Toc189046641"/>
      <w:bookmarkStart w:id="14090" w:name="_Toc212462496"/>
      <w:r w:rsidRPr="008B6E8C">
        <w:t>Copertura dei costi sostenuti per lo svolgimento delle attività</w:t>
      </w:r>
      <w:bookmarkEnd w:id="14086"/>
      <w:bookmarkEnd w:id="14087"/>
      <w:bookmarkEnd w:id="14088"/>
      <w:bookmarkEnd w:id="14089"/>
      <w:bookmarkEnd w:id="14090"/>
      <w:r w:rsidRPr="008B6E8C">
        <w:t xml:space="preserve"> </w:t>
      </w:r>
    </w:p>
    <w:p w14:paraId="281869C2" w14:textId="1255A3FA" w:rsidR="00CC0F35" w:rsidRPr="008B1DFF" w:rsidRDefault="00CC0F35">
      <w:pPr>
        <w:spacing w:line="276" w:lineRule="auto"/>
        <w:jc w:val="both"/>
        <w:rPr>
          <w:ins w:id="14091" w:author="Ferri Bernardo (GSE)" w:date="2025-10-02T13:57:00Z" w16du:dateUtc="2025-10-02T13:57:33Z"/>
          <w:rFonts w:cstheme="minorBidi"/>
          <w:sz w:val="22"/>
          <w:szCs w:val="22"/>
          <w:rPrChange w:id="14092" w:author="Unknown" w16du:dateUtc="2025-09-09T12:37:00Z">
            <w:rPr>
              <w:ins w:id="14093" w:author="Ferri Bernardo (GSE)" w:date="2025-10-02T13:57:00Z" w16du:dateUtc="2025-10-02T13:57:33Z"/>
            </w:rPr>
          </w:rPrChange>
        </w:rPr>
        <w:pPrChange w:id="14094" w:author="Visone Rossana (GSE)" w:date="2025-10-08T10:55:00Z" w16du:dateUtc="2025-10-08T08:55:00Z">
          <w:pPr>
            <w:jc w:val="both"/>
          </w:pPr>
        </w:pPrChange>
      </w:pPr>
      <w:r w:rsidRPr="6B8C612B">
        <w:rPr>
          <w:rFonts w:cstheme="minorBidi"/>
          <w:sz w:val="22"/>
          <w:szCs w:val="22"/>
          <w:rPrChange w:id="14095" w:author="Visone Rossana (GSE)" w:date="2025-09-09T14:37:00Z">
            <w:rPr/>
          </w:rPrChange>
        </w:rPr>
        <w:t xml:space="preserve">Ai fini della copertura dei costi sostenuti per lo svolgimento dell’attività di verifica tecnico-amministrativa, dei controlli e, più in generale, di tutte le attività finalizzate all’erogazione degli incentivi svolte dal GSE </w:t>
      </w:r>
      <w:del w:id="14096" w:author="Ferri Bernardo (GSE)" w:date="2025-10-02T13:40:00Z">
        <w:r w:rsidRPr="6B8C612B" w:rsidDel="00CC0F35">
          <w:rPr>
            <w:rFonts w:cstheme="minorBidi"/>
            <w:sz w:val="22"/>
            <w:szCs w:val="22"/>
            <w:rPrChange w:id="14097" w:author="Visone Rossana (GSE)" w:date="2025-09-09T14:37:00Z">
              <w:rPr/>
            </w:rPrChange>
          </w:rPr>
          <w:delText>e,</w:delText>
        </w:r>
      </w:del>
      <w:r w:rsidRPr="6B8C612B">
        <w:rPr>
          <w:rFonts w:cstheme="minorBidi"/>
          <w:sz w:val="22"/>
          <w:szCs w:val="22"/>
          <w:rPrChange w:id="14098" w:author="Visone Rossana (GSE)" w:date="2025-09-09T14:37:00Z">
            <w:rPr/>
          </w:rPrChange>
        </w:rPr>
        <w:t xml:space="preserve"> il Soggetto Responsabile è tenuto a corrispondere un corrispettivo calcolato in misura pari all’1% del valore del contributo totale riconosciuto,</w:t>
      </w:r>
      <w:ins w:id="14099" w:author="Ferri Bernardo (GSE)" w:date="2025-10-02T13:40:00Z">
        <w:r w:rsidR="1C698684" w:rsidRPr="6B8C612B">
          <w:rPr>
            <w:rFonts w:cstheme="minorBidi"/>
            <w:sz w:val="22"/>
            <w:szCs w:val="22"/>
          </w:rPr>
          <w:t xml:space="preserve"> con un massimale pari a</w:t>
        </w:r>
      </w:ins>
      <w:ins w:id="14100" w:author="Ferri Bernardo (GSE)" w:date="2025-10-02T13:41:00Z">
        <w:r w:rsidR="3E070733" w:rsidRPr="6B8C612B">
          <w:rPr>
            <w:rFonts w:cstheme="minorBidi"/>
            <w:sz w:val="22"/>
            <w:szCs w:val="22"/>
          </w:rPr>
          <w:t xml:space="preserve"> 250</w:t>
        </w:r>
      </w:ins>
      <w:ins w:id="14101" w:author="Visone Rossana (GSE)" w:date="2025-10-08T10:56:00Z" w16du:dateUtc="2025-10-08T08:56:00Z">
        <w:r w:rsidR="00BD1D8D">
          <w:rPr>
            <w:rFonts w:cstheme="minorBidi"/>
            <w:sz w:val="22"/>
            <w:szCs w:val="22"/>
          </w:rPr>
          <w:t xml:space="preserve"> </w:t>
        </w:r>
      </w:ins>
      <w:ins w:id="14102" w:author="Ferri Bernardo (GSE)" w:date="2025-10-02T13:41:00Z">
        <w:r w:rsidR="3E070733" w:rsidRPr="6B8C612B">
          <w:rPr>
            <w:rFonts w:cstheme="minorBidi"/>
            <w:sz w:val="22"/>
            <w:szCs w:val="22"/>
          </w:rPr>
          <w:t>€</w:t>
        </w:r>
      </w:ins>
      <w:ins w:id="14103" w:author="Ferri Bernardo (GSE)" w:date="2025-10-02T13:45:00Z">
        <w:r w:rsidR="09DE132B" w:rsidRPr="6B8C612B">
          <w:rPr>
            <w:rFonts w:cstheme="minorBidi"/>
            <w:sz w:val="22"/>
            <w:szCs w:val="22"/>
          </w:rPr>
          <w:t xml:space="preserve"> di imponibile</w:t>
        </w:r>
        <w:del w:id="14104" w:author="Visone Rossana (GSE)" w:date="2025-10-08T10:56:00Z" w16du:dateUtc="2025-10-08T08:56:00Z">
          <w:r w:rsidR="09DE132B" w:rsidRPr="6B8C612B" w:rsidDel="00BD1D8D">
            <w:rPr>
              <w:rFonts w:cstheme="minorBidi"/>
              <w:sz w:val="22"/>
              <w:szCs w:val="22"/>
            </w:rPr>
            <w:delText xml:space="preserve"> </w:delText>
          </w:r>
        </w:del>
      </w:ins>
      <w:ins w:id="14105" w:author="Ferri Bernardo (GSE)" w:date="2025-10-02T13:41:00Z">
        <w:r w:rsidR="6770EEFC" w:rsidRPr="6B8C612B">
          <w:rPr>
            <w:rFonts w:cstheme="minorBidi"/>
            <w:sz w:val="22"/>
            <w:szCs w:val="22"/>
          </w:rPr>
          <w:t>.</w:t>
        </w:r>
      </w:ins>
      <w:ins w:id="14106" w:author="Ferri Bernardo (GSE)" w:date="2025-10-02T13:47:00Z">
        <w:r w:rsidR="51C967D3" w:rsidRPr="6B8C612B">
          <w:rPr>
            <w:rFonts w:cstheme="minorBidi"/>
            <w:sz w:val="22"/>
            <w:szCs w:val="22"/>
          </w:rPr>
          <w:t xml:space="preserve"> </w:t>
        </w:r>
      </w:ins>
      <w:ins w:id="14107" w:author="Ferri Bernardo (GSE)" w:date="2025-10-02T13:41:00Z">
        <w:r w:rsidR="6770EEFC" w:rsidRPr="6B8C612B">
          <w:rPr>
            <w:rFonts w:cstheme="minorBidi"/>
            <w:sz w:val="22"/>
            <w:szCs w:val="22"/>
          </w:rPr>
          <w:t>Tale corrispettivo sarà</w:t>
        </w:r>
      </w:ins>
      <w:r w:rsidRPr="6B8C612B">
        <w:rPr>
          <w:rFonts w:cstheme="minorBidi"/>
          <w:sz w:val="22"/>
          <w:szCs w:val="22"/>
          <w:rPrChange w:id="14108" w:author="Visone Rossana (GSE)" w:date="2025-09-09T14:37:00Z">
            <w:rPr/>
          </w:rPrChange>
        </w:rPr>
        <w:t xml:space="preserve"> trattenuto </w:t>
      </w:r>
      <w:ins w:id="14109" w:author="Ferri Bernardo (GSE)" w:date="2025-10-02T13:38:00Z">
        <w:r w:rsidR="49EDB936" w:rsidRPr="6B8C612B">
          <w:rPr>
            <w:rFonts w:cstheme="minorBidi"/>
            <w:sz w:val="22"/>
            <w:szCs w:val="22"/>
          </w:rPr>
          <w:t xml:space="preserve"> </w:t>
        </w:r>
      </w:ins>
      <w:ins w:id="14110" w:author="Ferri Bernardo (GSE)" w:date="2025-10-02T13:39:00Z">
        <w:r w:rsidR="49EDB936" w:rsidRPr="6B8C612B">
          <w:rPr>
            <w:rFonts w:cstheme="minorBidi"/>
            <w:sz w:val="22"/>
            <w:szCs w:val="22"/>
          </w:rPr>
          <w:t>dal pagamento dell’incentivo</w:t>
        </w:r>
      </w:ins>
      <w:ins w:id="14111" w:author="Ferri Bernardo (GSE)" w:date="2025-10-02T13:57:00Z">
        <w:r w:rsidR="435E4C54" w:rsidRPr="329F4093">
          <w:rPr>
            <w:rFonts w:cstheme="minorBidi"/>
            <w:sz w:val="22"/>
            <w:szCs w:val="22"/>
          </w:rPr>
          <w:t xml:space="preserve">. </w:t>
        </w:r>
      </w:ins>
    </w:p>
    <w:p w14:paraId="03ACED00" w14:textId="384098A9" w:rsidR="00CC0F35" w:rsidRPr="008B1DFF" w:rsidDel="00FF2D70" w:rsidRDefault="44E8A4B2">
      <w:pPr>
        <w:spacing w:line="276" w:lineRule="auto"/>
        <w:jc w:val="both"/>
        <w:rPr>
          <w:del w:id="14112" w:author="Visone Rossana (GSE)" w:date="2025-10-21T15:11:00Z" w16du:dateUtc="2025-10-21T13:11:00Z"/>
          <w:rFonts w:cstheme="minorBidi"/>
          <w:sz w:val="22"/>
          <w:szCs w:val="22"/>
          <w:rPrChange w:id="14113" w:author="Visone Rossana (GSE)" w:date="2025-09-09T14:37:00Z" w16du:dateUtc="2025-09-09T12:37:00Z">
            <w:rPr>
              <w:del w:id="14114" w:author="Visone Rossana (GSE)" w:date="2025-10-21T15:11:00Z" w16du:dateUtc="2025-10-21T13:11:00Z"/>
            </w:rPr>
          </w:rPrChange>
        </w:rPr>
        <w:pPrChange w:id="14115" w:author="Visone Rossana (GSE)" w:date="2025-10-21T15:11:00Z" w16du:dateUtc="2025-10-21T13:11:00Z">
          <w:pPr>
            <w:spacing w:line="276" w:lineRule="auto"/>
            <w:jc w:val="center"/>
          </w:pPr>
        </w:pPrChange>
      </w:pPr>
      <w:ins w:id="14116" w:author="Ferri Bernardo (GSE)" w:date="2025-10-02T14:00:00Z">
        <w:r w:rsidRPr="329F4093">
          <w:rPr>
            <w:rFonts w:cstheme="minorBidi"/>
            <w:sz w:val="22"/>
            <w:szCs w:val="22"/>
          </w:rPr>
          <w:t xml:space="preserve">Qualora sia previsto </w:t>
        </w:r>
      </w:ins>
      <w:ins w:id="14117" w:author="Ferri Bernardo (GSE)" w:date="2025-10-02T14:01:00Z">
        <w:r w:rsidRPr="329F4093">
          <w:rPr>
            <w:rFonts w:cstheme="minorBidi"/>
            <w:sz w:val="22"/>
            <w:szCs w:val="22"/>
          </w:rPr>
          <w:t>il</w:t>
        </w:r>
      </w:ins>
      <w:ins w:id="14118" w:author="Ferri Bernardo (GSE)" w:date="2025-10-02T13:39:00Z">
        <w:r w:rsidR="49EDB936" w:rsidRPr="6B8C612B">
          <w:rPr>
            <w:rFonts w:cstheme="minorBidi"/>
            <w:sz w:val="22"/>
            <w:szCs w:val="22"/>
          </w:rPr>
          <w:t xml:space="preserve"> pagamento rateizzato</w:t>
        </w:r>
      </w:ins>
      <w:ins w:id="14119" w:author="Visone Rossana (GSE)" w:date="2025-10-21T15:11:00Z" w16du:dateUtc="2025-10-21T13:11:00Z">
        <w:r w:rsidR="00FF2D70">
          <w:rPr>
            <w:rFonts w:cstheme="minorBidi"/>
            <w:sz w:val="22"/>
            <w:szCs w:val="22"/>
          </w:rPr>
          <w:t>,</w:t>
        </w:r>
      </w:ins>
      <w:ins w:id="14120" w:author="Ferri Bernardo (GSE)" w:date="2025-10-02T13:39:00Z">
        <w:r w:rsidR="49EDB936" w:rsidRPr="6B8C612B">
          <w:rPr>
            <w:rFonts w:cstheme="minorBidi"/>
            <w:sz w:val="22"/>
            <w:szCs w:val="22"/>
          </w:rPr>
          <w:t xml:space="preserve"> </w:t>
        </w:r>
      </w:ins>
      <w:ins w:id="14121" w:author="Ferri Bernardo (GSE)" w:date="2025-10-02T13:58:00Z">
        <w:r w:rsidR="7F1BB13D" w:rsidRPr="329F4093">
          <w:rPr>
            <w:rFonts w:cstheme="minorBidi"/>
            <w:sz w:val="22"/>
            <w:szCs w:val="22"/>
          </w:rPr>
          <w:t>il contributo sarà trattenuto</w:t>
        </w:r>
      </w:ins>
      <w:ins w:id="14122" w:author="Ferri Bernardo (GSE)" w:date="2025-10-02T13:39:00Z">
        <w:r w:rsidR="49EDB936" w:rsidRPr="6B8C612B">
          <w:rPr>
            <w:rFonts w:cstheme="minorBidi"/>
            <w:sz w:val="22"/>
            <w:szCs w:val="22"/>
          </w:rPr>
          <w:t xml:space="preserve"> sulla prima rata </w:t>
        </w:r>
      </w:ins>
      <w:ins w:id="14123" w:author="Ferri Bernardo (GSE)" w:date="2025-10-02T13:44:00Z">
        <w:r w:rsidR="081F654F" w:rsidRPr="6B8C612B">
          <w:rPr>
            <w:rFonts w:cstheme="minorBidi"/>
            <w:sz w:val="22"/>
            <w:szCs w:val="22"/>
          </w:rPr>
          <w:t xml:space="preserve">e </w:t>
        </w:r>
      </w:ins>
      <w:ins w:id="14124" w:author="Ferri Bernardo (GSE)" w:date="2025-10-02T13:45:00Z">
        <w:r w:rsidR="081F654F" w:rsidRPr="6B8C612B">
          <w:rPr>
            <w:rFonts w:cstheme="minorBidi"/>
            <w:sz w:val="22"/>
            <w:szCs w:val="22"/>
          </w:rPr>
          <w:t xml:space="preserve">in caso di mancata capienza </w:t>
        </w:r>
      </w:ins>
      <w:ins w:id="14125" w:author="Ferri Bernardo (GSE)" w:date="2025-10-02T13:44:00Z">
        <w:r w:rsidR="081F654F" w:rsidRPr="6B8C612B">
          <w:rPr>
            <w:rFonts w:cstheme="minorBidi"/>
            <w:sz w:val="22"/>
            <w:szCs w:val="22"/>
          </w:rPr>
          <w:t>su</w:t>
        </w:r>
      </w:ins>
      <w:ins w:id="14126" w:author="Ferri Bernardo (GSE)" w:date="2025-10-02T13:45:00Z">
        <w:r w:rsidR="081F654F" w:rsidRPr="6B8C612B">
          <w:rPr>
            <w:rFonts w:cstheme="minorBidi"/>
            <w:sz w:val="22"/>
            <w:szCs w:val="22"/>
          </w:rPr>
          <w:t xml:space="preserve"> quella successiva</w:t>
        </w:r>
      </w:ins>
      <w:ins w:id="14127" w:author="Visone Rossana (GSE)" w:date="2025-10-21T15:11:00Z" w16du:dateUtc="2025-10-21T13:11:00Z">
        <w:r w:rsidR="00FF2D70">
          <w:rPr>
            <w:rFonts w:cstheme="minorBidi"/>
            <w:sz w:val="22"/>
            <w:szCs w:val="22"/>
          </w:rPr>
          <w:t>.</w:t>
        </w:r>
      </w:ins>
      <w:ins w:id="14128" w:author="Ferri Bernardo (GSE)" w:date="2025-10-02T13:45:00Z">
        <w:del w:id="14129" w:author="Visone Rossana (GSE)" w:date="2025-10-21T15:11:00Z" w16du:dateUtc="2025-10-21T13:11:00Z">
          <w:r w:rsidR="081F654F" w:rsidRPr="6B8C612B" w:rsidDel="00FF2D70">
            <w:rPr>
              <w:rFonts w:cstheme="minorBidi"/>
              <w:sz w:val="22"/>
              <w:szCs w:val="22"/>
            </w:rPr>
            <w:delText xml:space="preserve"> </w:delText>
          </w:r>
        </w:del>
      </w:ins>
      <w:ins w:id="14130" w:author="Ferri Bernardo (GSE)" w:date="2025-10-02T13:39:00Z">
        <w:del w:id="14131" w:author="Visone Rossana (GSE)" w:date="2025-10-21T15:11:00Z" w16du:dateUtc="2025-10-21T13:11:00Z">
          <w:r w:rsidR="5BA8C949" w:rsidRPr="6B8C612B" w:rsidDel="00FF2D70">
            <w:rPr>
              <w:rFonts w:cstheme="minorBidi"/>
              <w:sz w:val="22"/>
              <w:szCs w:val="22"/>
            </w:rPr>
            <w:delText xml:space="preserve"> </w:delText>
          </w:r>
        </w:del>
      </w:ins>
      <w:del w:id="14132" w:author="Visone Rossana (GSE)" w:date="2025-10-21T15:11:00Z" w16du:dateUtc="2025-10-21T13:11:00Z">
        <w:r w:rsidR="00CC0F35" w:rsidRPr="6B8C612B" w:rsidDel="00FF2D70">
          <w:rPr>
            <w:rFonts w:cstheme="minorBidi"/>
            <w:sz w:val="22"/>
            <w:szCs w:val="22"/>
            <w:rPrChange w:id="14133" w:author="Visone Rossana (GSE)" w:date="2025-09-09T14:37:00Z">
              <w:rPr/>
            </w:rPrChange>
          </w:rPr>
          <w:delText xml:space="preserve">come somma a valere sulle rate annuali, con un massimale pari a </w:delText>
        </w:r>
        <w:r w:rsidR="00CC0F35" w:rsidRPr="6B8C612B" w:rsidDel="00FF2D70">
          <w:rPr>
            <w:rFonts w:cstheme="minorBidi"/>
            <w:sz w:val="22"/>
            <w:szCs w:val="22"/>
            <w:highlight w:val="cyan"/>
            <w:rPrChange w:id="14134" w:author="Visone Rossana (GSE)" w:date="2025-09-09T14:37:00Z">
              <w:rPr>
                <w:highlight w:val="cyan"/>
              </w:rPr>
            </w:rPrChange>
          </w:rPr>
          <w:delText>250 €</w:delText>
        </w:r>
        <w:r w:rsidR="00CC0F35" w:rsidRPr="6B8C612B" w:rsidDel="00FF2D70">
          <w:rPr>
            <w:rFonts w:cstheme="minorBidi"/>
            <w:sz w:val="22"/>
            <w:szCs w:val="22"/>
            <w:rPrChange w:id="14135" w:author="Visone Rossana (GSE)" w:date="2025-09-09T14:37:00Z">
              <w:rPr/>
            </w:rPrChange>
          </w:rPr>
          <w:delText xml:space="preserve"> di imponibile. </w:delText>
        </w:r>
      </w:del>
    </w:p>
    <w:p w14:paraId="1C0CBDA4" w14:textId="38576F73" w:rsidR="00CC0F35" w:rsidRPr="008B1DFF" w:rsidRDefault="00CC0F35" w:rsidP="00F70FEF">
      <w:pPr>
        <w:spacing w:line="276" w:lineRule="auto"/>
        <w:jc w:val="both"/>
        <w:rPr>
          <w:rFonts w:cstheme="minorBidi"/>
          <w:sz w:val="22"/>
          <w:szCs w:val="22"/>
          <w:rPrChange w:id="14136" w:author="Visone Rossana (GSE)" w:date="2025-09-09T14:37:00Z" w16du:dateUtc="2025-09-09T12:37:00Z">
            <w:rPr/>
          </w:rPrChange>
        </w:rPr>
      </w:pPr>
      <w:del w:id="14137" w:author="Visone Rossana (GSE)" w:date="2025-10-21T15:11:00Z" w16du:dateUtc="2025-10-21T13:11:00Z">
        <w:r w:rsidRPr="1D9FB4F1" w:rsidDel="00FF2D70">
          <w:rPr>
            <w:rFonts w:cstheme="minorBidi"/>
            <w:sz w:val="22"/>
            <w:szCs w:val="22"/>
          </w:rPr>
          <w:delText xml:space="preserve">Per i Soggetti Responsabili non destinatari di fatture di cui al </w:delText>
        </w:r>
        <w:commentRangeStart w:id="14138"/>
        <w:commentRangeStart w:id="14139"/>
        <w:r w:rsidRPr="1D9FB4F1" w:rsidDel="00FF2D70">
          <w:rPr>
            <w:rFonts w:cstheme="minorBidi"/>
            <w:sz w:val="22"/>
            <w:szCs w:val="22"/>
          </w:rPr>
          <w:delText>DM n.55 del 3/4/2013</w:delText>
        </w:r>
        <w:commentRangeEnd w:id="14138"/>
        <w:r w:rsidR="007A5D58" w:rsidRPr="1D9FB4F1" w:rsidDel="00FF2D70">
          <w:rPr>
            <w:rStyle w:val="Rimandocommento"/>
            <w:rFonts w:cstheme="minorBidi"/>
            <w:sz w:val="22"/>
            <w:szCs w:val="22"/>
          </w:rPr>
          <w:commentReference w:id="14138"/>
        </w:r>
        <w:commentRangeEnd w:id="14139"/>
        <w:r w:rsidRPr="1D9FB4F1" w:rsidDel="00FF2D70">
          <w:rPr>
            <w:rStyle w:val="Rimandocommento"/>
            <w:rFonts w:cstheme="minorBidi"/>
            <w:sz w:val="22"/>
            <w:szCs w:val="22"/>
          </w:rPr>
          <w:commentReference w:id="14139"/>
        </w:r>
        <w:r w:rsidRPr="1D9FB4F1" w:rsidDel="00FF2D70">
          <w:rPr>
            <w:rFonts w:cstheme="minorBidi"/>
            <w:sz w:val="22"/>
            <w:szCs w:val="22"/>
          </w:rPr>
          <w:delText>, tale corrispettivo è assoggettato ad I.V.A. ad aliquota ordinaria e oggetto di fatturazione da parte del GSE.</w:delText>
        </w:r>
      </w:del>
    </w:p>
    <w:p w14:paraId="5BBDA643" w14:textId="502321D5" w:rsidR="00CC0F35" w:rsidRPr="00FF2D70" w:rsidRDefault="00CC0F35" w:rsidP="1D9FB4F1">
      <w:pPr>
        <w:spacing w:after="160" w:line="257" w:lineRule="auto"/>
        <w:jc w:val="both"/>
        <w:rPr>
          <w:ins w:id="14140" w:author="Pelosi Patrizia (GSE)" w:date="2025-10-15T11:00:00Z" w16du:dateUtc="2025-10-15T11:00:26Z"/>
          <w:rFonts w:cstheme="minorBidi"/>
          <w:sz w:val="22"/>
          <w:szCs w:val="22"/>
          <w:rPrChange w:id="14141" w:author="Visone Rossana (GSE)" w:date="2025-10-21T15:11:00Z" w16du:dateUtc="2025-10-21T13:11:00Z">
            <w:rPr>
              <w:ins w:id="14142" w:author="Pelosi Patrizia (GSE)" w:date="2025-10-15T11:00:00Z" w16du:dateUtc="2025-10-15T11:00:26Z"/>
              <w:rFonts w:ascii="Aptos" w:eastAsia="Aptos" w:hAnsi="Aptos" w:cs="Aptos"/>
              <w:sz w:val="22"/>
              <w:szCs w:val="22"/>
            </w:rPr>
          </w:rPrChange>
        </w:rPr>
      </w:pPr>
      <w:del w:id="14143" w:author="Pelosi Patrizia (GSE)" w:date="2025-10-15T11:03:00Z">
        <w:r w:rsidRPr="1D9FB4F1" w:rsidDel="00CC0F35">
          <w:rPr>
            <w:rFonts w:cstheme="minorBidi"/>
            <w:sz w:val="22"/>
            <w:szCs w:val="22"/>
          </w:rPr>
          <w:delText>La fattura emessa sarà resa disponibile sul Portaltermico</w:delText>
        </w:r>
      </w:del>
      <w:del w:id="14144" w:author="Visone Rossana (GSE)" w:date="2025-10-21T15:11:00Z" w16du:dateUtc="2025-10-21T13:11:00Z">
        <w:r w:rsidRPr="1D9FB4F1" w:rsidDel="00FF2D70">
          <w:rPr>
            <w:rFonts w:cstheme="minorBidi"/>
            <w:sz w:val="22"/>
            <w:szCs w:val="22"/>
          </w:rPr>
          <w:delText>.</w:delText>
        </w:r>
      </w:del>
      <w:ins w:id="14145" w:author="Pelosi Patrizia (GSE)" w:date="2025-10-15T11:00:00Z">
        <w:del w:id="14146" w:author="Visone Rossana (GSE)" w:date="2025-10-21T15:11:00Z" w16du:dateUtc="2025-10-21T13:11:00Z">
          <w:r w:rsidR="54E766CB" w:rsidRPr="00FF2D70" w:rsidDel="00FF2D70">
            <w:rPr>
              <w:rFonts w:cstheme="minorBidi"/>
              <w:sz w:val="22"/>
              <w:szCs w:val="22"/>
              <w:rPrChange w:id="14147" w:author="Visone Rossana (GSE)" w:date="2025-10-21T15:11:00Z" w16du:dateUtc="2025-10-21T13:11:00Z">
                <w:rPr>
                  <w:rFonts w:ascii="Aptos" w:eastAsia="Aptos" w:hAnsi="Aptos" w:cs="Aptos"/>
                  <w:sz w:val="22"/>
                  <w:szCs w:val="22"/>
                </w:rPr>
              </w:rPrChange>
            </w:rPr>
            <w:delText xml:space="preserve"> </w:delText>
          </w:r>
        </w:del>
        <w:r w:rsidR="54E766CB" w:rsidRPr="00FF2D70">
          <w:rPr>
            <w:rFonts w:cstheme="minorBidi"/>
            <w:sz w:val="22"/>
            <w:szCs w:val="22"/>
            <w:rPrChange w:id="14148" w:author="Visone Rossana (GSE)" w:date="2025-10-21T15:11:00Z" w16du:dateUtc="2025-10-21T13:11:00Z">
              <w:rPr>
                <w:rFonts w:ascii="Aptos" w:eastAsia="Aptos" w:hAnsi="Aptos" w:cs="Aptos"/>
                <w:sz w:val="22"/>
                <w:szCs w:val="22"/>
              </w:rPr>
            </w:rPrChange>
          </w:rPr>
          <w:t>Il GSE rende disponibile a ciascun soggetto beneficiario la fattura relativa ai corrispettivi a copertura dei costi del GSE, i cui importi sono maggiorati dell’aliquota IVA, se dovuta. La fattura è inviata al soggetto beneficiario tramite il Sistema di Interscambio (SDI) gestito dall’Agenzia delle Entrate e resa disponibile sul Portaltermico</w:t>
        </w:r>
      </w:ins>
      <w:ins w:id="14149" w:author="Visone Rossana (GSE)" w:date="2025-10-21T15:11:00Z" w16du:dateUtc="2025-10-21T13:11:00Z">
        <w:r w:rsidR="00FF2D70">
          <w:rPr>
            <w:rFonts w:cstheme="minorBidi"/>
            <w:sz w:val="22"/>
            <w:szCs w:val="22"/>
          </w:rPr>
          <w:t>.</w:t>
        </w:r>
      </w:ins>
    </w:p>
    <w:p w14:paraId="4DC1DCC0" w14:textId="6ED5BC72" w:rsidR="00CC0F35" w:rsidDel="00FF2D70" w:rsidRDefault="00CC0F35">
      <w:pPr>
        <w:spacing w:line="276" w:lineRule="auto"/>
        <w:jc w:val="both"/>
        <w:rPr>
          <w:ins w:id="14150" w:author="Visone Rossana (GSE)" w:date="2025-10-02T10:24:00Z" w16du:dateUtc="2025-10-02T08:24:00Z"/>
          <w:del w:id="14151" w:author="Visone Rossana (GSE)" w:date="2025-10-21T15:11:00Z" w16du:dateUtc="2025-10-21T13:11:00Z"/>
          <w:rFonts w:cstheme="minorBidi"/>
          <w:sz w:val="22"/>
          <w:szCs w:val="22"/>
        </w:rPr>
      </w:pPr>
    </w:p>
    <w:p w14:paraId="7868BAF4" w14:textId="18AB59FA" w:rsidR="006436C3" w:rsidRPr="008B1DFF" w:rsidRDefault="0ADC0032" w:rsidP="6B8C612B">
      <w:pPr>
        <w:spacing w:line="276" w:lineRule="auto"/>
        <w:jc w:val="both"/>
        <w:rPr>
          <w:rFonts w:cstheme="minorBidi"/>
          <w:sz w:val="22"/>
          <w:szCs w:val="22"/>
          <w:rPrChange w:id="14152" w:author="Visone Rossana (GSE)" w:date="2025-09-09T14:37:00Z">
            <w:rPr/>
          </w:rPrChange>
        </w:rPr>
      </w:pPr>
      <w:ins w:id="14153" w:author="Ferri Bernardo (GSE)" w:date="2025-10-02T13:38:00Z">
        <w:del w:id="14154" w:author="Visone Rossana (GSE)" w:date="2025-10-21T15:12:00Z" w16du:dateUtc="2025-10-21T13:12:00Z">
          <w:r w:rsidRPr="6B8C612B" w:rsidDel="00FF2D70">
            <w:rPr>
              <w:rFonts w:cstheme="minorBidi"/>
              <w:sz w:val="22"/>
              <w:szCs w:val="22"/>
            </w:rPr>
            <w:delText xml:space="preserve"> </w:delText>
          </w:r>
        </w:del>
      </w:ins>
    </w:p>
    <w:p w14:paraId="3D76824D" w14:textId="46CA04DA" w:rsidR="007A5D58" w:rsidRPr="00943F5E" w:rsidRDefault="007A5D58">
      <w:pPr>
        <w:pStyle w:val="TITOLO20"/>
        <w:numPr>
          <w:ilvl w:val="1"/>
          <w:numId w:val="292"/>
        </w:numPr>
        <w:ind w:left="567" w:hanging="567"/>
        <w:outlineLvl w:val="1"/>
        <w:pPrChange w:id="14155" w:author="Oliosi Francesco (GSE)" w:date="2025-10-15T10:47:00Z" w16du:dateUtc="2025-10-15T08:47:00Z">
          <w:pPr>
            <w:pStyle w:val="TITOLO20"/>
          </w:pPr>
        </w:pPrChange>
      </w:pPr>
      <w:bookmarkStart w:id="14156" w:name="_Toc189046642"/>
      <w:bookmarkStart w:id="14157" w:name="_Hlk177723711"/>
      <w:r>
        <w:t xml:space="preserve"> </w:t>
      </w:r>
      <w:bookmarkStart w:id="14158" w:name="_Toc212462497"/>
      <w:r w:rsidRPr="00943F5E">
        <w:t>Controlli e accertamenti antimafia</w:t>
      </w:r>
      <w:bookmarkEnd w:id="14156"/>
      <w:bookmarkEnd w:id="14158"/>
      <w:r w:rsidRPr="00943F5E">
        <w:t xml:space="preserve"> </w:t>
      </w:r>
    </w:p>
    <w:p w14:paraId="0671AA8E" w14:textId="3EF22A06" w:rsidR="007A5D58" w:rsidRPr="008B1DFF" w:rsidRDefault="007A5D58">
      <w:pPr>
        <w:spacing w:line="276" w:lineRule="auto"/>
        <w:jc w:val="both"/>
        <w:rPr>
          <w:rFonts w:cs="Calibri"/>
        </w:rPr>
        <w:pPrChange w:id="14159" w:author="Visone Rossana (GSE)" w:date="2025-09-09T14:37:00Z" w16du:dateUtc="2025-09-09T12:37:00Z">
          <w:pPr>
            <w:jc w:val="both"/>
          </w:pPr>
        </w:pPrChange>
      </w:pPr>
      <w:r w:rsidRPr="73E76AAF">
        <w:rPr>
          <w:rFonts w:cstheme="minorBidi"/>
          <w:sz w:val="22"/>
          <w:szCs w:val="22"/>
          <w:rPrChange w:id="14160" w:author="Visone Rossana (GSE)" w:date="2025-09-09T14:37:00Z" w16du:dateUtc="2025-09-09T12:37:00Z">
            <w:rPr>
              <w:rFonts w:cs="Calibri"/>
            </w:rPr>
          </w:rPrChange>
        </w:rPr>
        <w:t>Il GSE, in ottemperanza alla vigente normativa antimafia di cui all’ art.</w:t>
      </w:r>
      <w:ins w:id="14161" w:author="Santagata Fabiana (GSE)" w:date="2025-10-14T15:24:00Z">
        <w:r w:rsidR="10AA28AF" w:rsidRPr="782EBF25">
          <w:rPr>
            <w:rFonts w:cstheme="minorBidi"/>
            <w:sz w:val="22"/>
            <w:szCs w:val="22"/>
          </w:rPr>
          <w:t xml:space="preserve"> </w:t>
        </w:r>
      </w:ins>
      <w:r w:rsidRPr="73E76AAF">
        <w:rPr>
          <w:rFonts w:cstheme="minorBidi"/>
          <w:sz w:val="22"/>
          <w:szCs w:val="22"/>
          <w:rPrChange w:id="14162" w:author="Visone Rossana (GSE)" w:date="2025-09-09T14:37:00Z" w16du:dateUtc="2025-09-09T12:37:00Z">
            <w:rPr>
              <w:rFonts w:cs="Calibri"/>
            </w:rPr>
          </w:rPrChange>
        </w:rPr>
        <w:t xml:space="preserve">99, comma 2-bis del D.lgs. 159/2011 e ss.mm.ii. (Codice Antimafia), ha l’obbligo di acquisire d’ufficio, dalle Prefetture, l’informativa liberatoria antimafia per tutti gli Operatori con i quali stipuli convenzioni/contratti/riconoscimenti per un valore </w:t>
      </w:r>
      <w:r w:rsidRPr="73E76AAF">
        <w:rPr>
          <w:rFonts w:cstheme="minorBidi"/>
          <w:sz w:val="22"/>
          <w:szCs w:val="22"/>
          <w:rPrChange w:id="14163" w:author="Visone Rossana (GSE)" w:date="2025-09-09T14:37:00Z" w16du:dateUtc="2025-09-09T12:37:00Z">
            <w:rPr>
              <w:rFonts w:cs="Calibri"/>
            </w:rPr>
          </w:rPrChange>
        </w:rPr>
        <w:lastRenderedPageBreak/>
        <w:t xml:space="preserve">complessivo superiore a € 150.000. Fanno eccezione le ipotesi di esenzione espressamente previste dal Dlgs.159/2011 e ss.mm.ii., nonché le fattispecie individuate di volta in volta dalle Prefetture competenti. </w:t>
      </w:r>
    </w:p>
    <w:p w14:paraId="51A8B040" w14:textId="6A2A87DC" w:rsidR="007A5D58" w:rsidRPr="008B1DFF" w:rsidRDefault="007A5D58">
      <w:pPr>
        <w:spacing w:line="276" w:lineRule="auto"/>
        <w:jc w:val="both"/>
        <w:rPr>
          <w:rFonts w:cstheme="minorBidi"/>
          <w:sz w:val="22"/>
          <w:szCs w:val="22"/>
          <w:rPrChange w:id="14164" w:author="Visone Rossana (GSE)" w:date="2025-09-09T14:37:00Z" w16du:dateUtc="2025-09-09T12:37:00Z">
            <w:rPr>
              <w:rFonts w:cs="Calibri"/>
            </w:rPr>
          </w:rPrChange>
        </w:rPr>
        <w:pPrChange w:id="14165" w:author="Visone Rossana (GSE)" w:date="2025-09-09T14:37:00Z" w16du:dateUtc="2025-09-09T12:37:00Z">
          <w:pPr>
            <w:jc w:val="both"/>
          </w:pPr>
        </w:pPrChange>
      </w:pPr>
      <w:r w:rsidRPr="02A2F9E6">
        <w:rPr>
          <w:rFonts w:cstheme="minorBidi"/>
          <w:sz w:val="22"/>
          <w:szCs w:val="22"/>
          <w:rPrChange w:id="14166" w:author="Visone Rossana (GSE)" w:date="2025-09-09T14:37:00Z">
            <w:rPr>
              <w:rFonts w:cs="Calibri"/>
            </w:rPr>
          </w:rPrChange>
        </w:rPr>
        <w:t>In tale ambito,</w:t>
      </w:r>
      <w:r w:rsidRPr="02A2F9E6">
        <w:rPr>
          <w:rFonts w:cstheme="minorBidi"/>
          <w:sz w:val="22"/>
          <w:szCs w:val="22"/>
          <w:rPrChange w:id="14167" w:author="Visone Rossana (GSE)" w:date="2025-09-09T14:37:00Z">
            <w:rPr/>
          </w:rPrChange>
        </w:rPr>
        <w:t xml:space="preserve"> al fine di </w:t>
      </w:r>
      <w:r w:rsidRPr="02A2F9E6">
        <w:rPr>
          <w:rFonts w:cstheme="minorBidi"/>
          <w:sz w:val="22"/>
          <w:szCs w:val="22"/>
          <w:rPrChange w:id="14168" w:author="Visone Rossana (GSE)" w:date="2025-09-09T14:37:00Z">
            <w:rPr>
              <w:rFonts w:cs="Calibri"/>
            </w:rPr>
          </w:rPrChange>
        </w:rPr>
        <w:t>trasmettere le richieste alle Prefetture competenti, il GSE acqu</w:t>
      </w:r>
      <w:ins w:id="14169" w:author="Santagata Fabiana (GSE)" w:date="2025-10-10T10:29:00Z">
        <w:r w:rsidR="47A42673" w:rsidRPr="02A2F9E6">
          <w:rPr>
            <w:rFonts w:cstheme="minorBidi"/>
            <w:sz w:val="22"/>
            <w:szCs w:val="22"/>
          </w:rPr>
          <w:t>s</w:t>
        </w:r>
      </w:ins>
      <w:r w:rsidRPr="02A2F9E6">
        <w:rPr>
          <w:rFonts w:cstheme="minorBidi"/>
          <w:sz w:val="22"/>
          <w:szCs w:val="22"/>
          <w:rPrChange w:id="14170" w:author="Visone Rossana (GSE)" w:date="2025-09-09T14:37:00Z">
            <w:rPr>
              <w:rFonts w:cs="Calibri"/>
            </w:rPr>
          </w:rPrChange>
        </w:rPr>
        <w:t>isce dagli Operatori, esclusivamente tramite il portale informatico “Area Clienti”, nella sezione “Documentazione Antimafia”, la seguente documentazione:</w:t>
      </w:r>
    </w:p>
    <w:p w14:paraId="4F7E5699" w14:textId="45DD0964" w:rsidR="007A5D58" w:rsidRPr="008B1DFF" w:rsidRDefault="007A5D58">
      <w:pPr>
        <w:pStyle w:val="Paragrafoelenco"/>
        <w:numPr>
          <w:ilvl w:val="0"/>
          <w:numId w:val="51"/>
        </w:numPr>
        <w:spacing w:line="276" w:lineRule="auto"/>
        <w:jc w:val="both"/>
        <w:rPr>
          <w:rFonts w:cstheme="minorHAnsi"/>
          <w:sz w:val="22"/>
          <w:szCs w:val="22"/>
          <w:rPrChange w:id="14171" w:author="Visone Rossana (GSE)" w:date="2025-09-09T14:37:00Z" w16du:dateUtc="2025-09-09T12:37:00Z">
            <w:rPr>
              <w:rFonts w:cs="Calibri"/>
            </w:rPr>
          </w:rPrChange>
        </w:rPr>
        <w:pPrChange w:id="14172" w:author="Visone Rossana (GSE)" w:date="2025-09-09T14:37:00Z" w16du:dateUtc="2025-09-09T12:37:00Z">
          <w:pPr>
            <w:pStyle w:val="Paragrafoelenco"/>
            <w:numPr>
              <w:numId w:val="51"/>
            </w:numPr>
            <w:ind w:hanging="360"/>
            <w:jc w:val="both"/>
          </w:pPr>
        </w:pPrChange>
      </w:pPr>
      <w:r w:rsidRPr="008B1DFF">
        <w:rPr>
          <w:rFonts w:cstheme="minorHAnsi"/>
          <w:sz w:val="22"/>
          <w:szCs w:val="22"/>
          <w:rPrChange w:id="14173" w:author="Visone Rossana (GSE)" w:date="2025-09-09T14:37:00Z" w16du:dateUtc="2025-09-09T12:37:00Z">
            <w:rPr>
              <w:rFonts w:cs="Calibri"/>
            </w:rPr>
          </w:rPrChange>
        </w:rPr>
        <w:t>dichiarazione sostitutiva del certificato di iscrizione alla Camera di Commercio, dalla quale risultino i dati dei soggetti destinatari delle verifiche ext art. 85 del D. Lgs. 159/2011 e ss.mm.ii;</w:t>
      </w:r>
    </w:p>
    <w:p w14:paraId="3CCD1322" w14:textId="546A91B8" w:rsidR="007A5D58" w:rsidRPr="008B1DFF" w:rsidRDefault="007A5D58">
      <w:pPr>
        <w:pStyle w:val="Paragrafoelenco"/>
        <w:numPr>
          <w:ilvl w:val="0"/>
          <w:numId w:val="51"/>
        </w:numPr>
        <w:spacing w:line="276" w:lineRule="auto"/>
        <w:jc w:val="both"/>
        <w:rPr>
          <w:rFonts w:cstheme="minorHAnsi"/>
          <w:sz w:val="22"/>
          <w:szCs w:val="22"/>
          <w:rPrChange w:id="14174" w:author="Visone Rossana (GSE)" w:date="2025-09-09T14:37:00Z" w16du:dateUtc="2025-09-09T12:37:00Z">
            <w:rPr>
              <w:rFonts w:cs="Calibri"/>
            </w:rPr>
          </w:rPrChange>
        </w:rPr>
        <w:pPrChange w:id="14175" w:author="Visone Rossana (GSE)" w:date="2025-09-09T14:37:00Z" w16du:dateUtc="2025-09-09T12:37:00Z">
          <w:pPr>
            <w:pStyle w:val="Paragrafoelenco"/>
            <w:numPr>
              <w:numId w:val="51"/>
            </w:numPr>
            <w:ind w:hanging="360"/>
            <w:jc w:val="both"/>
          </w:pPr>
        </w:pPrChange>
      </w:pPr>
      <w:r w:rsidRPr="008B1DFF">
        <w:rPr>
          <w:rFonts w:cstheme="minorHAnsi"/>
          <w:sz w:val="22"/>
          <w:szCs w:val="22"/>
          <w:rPrChange w:id="14176" w:author="Visone Rossana (GSE)" w:date="2025-09-09T14:37:00Z" w16du:dateUtc="2025-09-09T12:37:00Z">
            <w:rPr>
              <w:rFonts w:cs="Calibri"/>
            </w:rPr>
          </w:rPrChange>
        </w:rPr>
        <w:t>dichiarazioni sostitutive redatte ai sensi del D.P.R. 445 del 2000, a cura dei soggetti obbligati ex art. 85 del D. Lgs. 159/2011 e ss.mm.ii, riferite ai loro familiari conviventi di maggiore età.</w:t>
      </w:r>
    </w:p>
    <w:p w14:paraId="2263DA3E" w14:textId="77777777" w:rsidR="007A5D58" w:rsidRPr="008B1DFF" w:rsidRDefault="007A5D58">
      <w:pPr>
        <w:spacing w:line="276" w:lineRule="auto"/>
        <w:jc w:val="both"/>
        <w:rPr>
          <w:rFonts w:cstheme="minorHAnsi"/>
          <w:sz w:val="22"/>
          <w:szCs w:val="22"/>
          <w:rPrChange w:id="14177" w:author="Visone Rossana (GSE)" w:date="2025-09-09T14:37:00Z" w16du:dateUtc="2025-09-09T12:37:00Z">
            <w:rPr>
              <w:rFonts w:cs="Calibri"/>
            </w:rPr>
          </w:rPrChange>
        </w:rPr>
        <w:pPrChange w:id="14178" w:author="Visone Rossana (GSE)" w:date="2025-09-09T14:37:00Z" w16du:dateUtc="2025-09-09T12:37:00Z">
          <w:pPr>
            <w:jc w:val="both"/>
          </w:pPr>
        </w:pPrChange>
      </w:pPr>
      <w:r w:rsidRPr="008B1DFF">
        <w:rPr>
          <w:rFonts w:cstheme="minorHAnsi"/>
          <w:sz w:val="22"/>
          <w:szCs w:val="22"/>
          <w:rPrChange w:id="14179" w:author="Visone Rossana (GSE)" w:date="2025-09-09T14:37:00Z" w16du:dateUtc="2025-09-09T12:37:00Z">
            <w:rPr>
              <w:rFonts w:cs="Calibri"/>
            </w:rPr>
          </w:rPrChange>
        </w:rPr>
        <w:t xml:space="preserve">La trasmissione della suddetta documentazione costituisce un adempimento necessario e propedeutico agli accertamenti previsti dal Codice Antimafia, tale per cui, l’assenza di tale documentazione costituisce motivo ostativo all’accoglimento della richiesta di incentivo Conto Termico. </w:t>
      </w:r>
    </w:p>
    <w:p w14:paraId="6BB83CA9" w14:textId="77777777" w:rsidR="007A5D58" w:rsidRDefault="007A5D58">
      <w:pPr>
        <w:spacing w:line="276" w:lineRule="auto"/>
        <w:jc w:val="both"/>
        <w:rPr>
          <w:ins w:id="14180" w:author="Visone Rossana (GSE)" w:date="2025-09-10T12:47:00Z" w16du:dateUtc="2025-09-10T10:47:00Z"/>
          <w:rFonts w:cstheme="minorHAnsi"/>
          <w:sz w:val="22"/>
          <w:szCs w:val="22"/>
        </w:rPr>
      </w:pPr>
      <w:r w:rsidRPr="008B1DFF">
        <w:rPr>
          <w:rFonts w:cstheme="minorHAnsi"/>
          <w:sz w:val="22"/>
          <w:szCs w:val="22"/>
          <w:rPrChange w:id="14181" w:author="Visone Rossana (GSE)" w:date="2025-09-09T14:37:00Z" w16du:dateUtc="2025-09-09T12:37:00Z">
            <w:rPr>
              <w:rFonts w:cs="Calibri"/>
            </w:rPr>
          </w:rPrChange>
        </w:rPr>
        <w:t>Si ricorda, infine, che l’informativa liberatoria antimafia ha una validità di dodici mesi a decorrere dalla data di emissione da parte delle Prefetture, salvo che non ricorrano modifiche in relazione ai soggetti destinatari delle verifiche ex art. 85 del D.lgs. 159/2011 e ss.mm.ii. In tal caso, è onere dell’Operatore inviare una nuova Dichiarazione Antimafia tramite il Portale dedicato.</w:t>
      </w:r>
      <w:bookmarkEnd w:id="14157"/>
    </w:p>
    <w:p w14:paraId="1AA964A8" w14:textId="51168059" w:rsidR="00EF4509" w:rsidRDefault="00EF4509" w:rsidP="02A2F9E6">
      <w:pPr>
        <w:spacing w:line="276" w:lineRule="auto"/>
        <w:jc w:val="both"/>
        <w:rPr>
          <w:ins w:id="14182" w:author="Visone Rossana (GSE)" w:date="2025-09-10T12:47:00Z" w16du:dateUtc="2025-09-10T10:47:00Z"/>
          <w:rFonts w:cstheme="minorBidi"/>
          <w:sz w:val="22"/>
          <w:szCs w:val="22"/>
        </w:rPr>
      </w:pPr>
      <w:commentRangeStart w:id="14183"/>
      <w:ins w:id="14184" w:author="Visone Rossana (GSE)" w:date="2025-09-10T12:47:00Z">
        <w:r w:rsidRPr="02A2F9E6">
          <w:rPr>
            <w:rFonts w:cstheme="minorBidi"/>
            <w:sz w:val="22"/>
            <w:szCs w:val="22"/>
            <w:highlight w:val="cyan"/>
            <w:rPrChange w:id="14185" w:author="Visone Rossana (GSE)" w:date="2025-09-10T12:48:00Z">
              <w:rPr>
                <w:rFonts w:cstheme="minorBidi"/>
                <w:sz w:val="22"/>
                <w:szCs w:val="22"/>
              </w:rPr>
            </w:rPrChange>
          </w:rPr>
          <w:t>Gli accertamenti</w:t>
        </w:r>
      </w:ins>
      <w:ins w:id="14186" w:author="Visone Rossana (GSE)" w:date="2025-09-10T12:48:00Z">
        <w:r w:rsidRPr="02A2F9E6">
          <w:rPr>
            <w:rFonts w:cstheme="minorBidi"/>
            <w:sz w:val="22"/>
            <w:szCs w:val="22"/>
            <w:highlight w:val="cyan"/>
            <w:rPrChange w:id="14187" w:author="Visone Rossana (GSE)" w:date="2025-09-10T12:48:00Z">
              <w:rPr>
                <w:rFonts w:cstheme="minorBidi"/>
                <w:sz w:val="22"/>
                <w:szCs w:val="22"/>
              </w:rPr>
            </w:rPrChange>
          </w:rPr>
          <w:t xml:space="preserve"> antimafia richiam</w:t>
        </w:r>
      </w:ins>
      <w:ins w:id="14188" w:author="Santagata Fabiana (GSE)" w:date="2025-10-10T10:29:00Z">
        <w:r w:rsidR="03D50CA4" w:rsidRPr="02A2F9E6">
          <w:rPr>
            <w:rFonts w:cstheme="minorBidi"/>
            <w:sz w:val="22"/>
            <w:szCs w:val="22"/>
            <w:highlight w:val="cyan"/>
          </w:rPr>
          <w:t>at</w:t>
        </w:r>
      </w:ins>
      <w:ins w:id="14189" w:author="Visone Rossana (GSE)" w:date="2025-09-10T12:48:00Z">
        <w:r w:rsidRPr="02A2F9E6">
          <w:rPr>
            <w:rFonts w:cstheme="minorBidi"/>
            <w:sz w:val="22"/>
            <w:szCs w:val="22"/>
            <w:highlight w:val="cyan"/>
            <w:rPrChange w:id="14190" w:author="Visone Rossana (GSE)" w:date="2025-09-10T12:48:00Z">
              <w:rPr>
                <w:rFonts w:cstheme="minorBidi"/>
                <w:sz w:val="22"/>
                <w:szCs w:val="22"/>
              </w:rPr>
            </w:rPrChange>
          </w:rPr>
          <w:t>i saranno effettuati anche nei confronti dei soggetti mandatari che agiscono nell’ambito dello strumento del mandato irrevocabile all’incasso.</w:t>
        </w:r>
      </w:ins>
      <w:ins w:id="14191" w:author="Visone Rossana (GSE)" w:date="2025-09-10T12:47:00Z">
        <w:r w:rsidRPr="02A2F9E6">
          <w:rPr>
            <w:rFonts w:cstheme="minorBidi"/>
            <w:sz w:val="22"/>
            <w:szCs w:val="22"/>
          </w:rPr>
          <w:t xml:space="preserve"> </w:t>
        </w:r>
      </w:ins>
      <w:commentRangeEnd w:id="14183"/>
      <w:r>
        <w:rPr>
          <w:rStyle w:val="Rimandocommento"/>
          <w:rFonts w:cstheme="minorBidi"/>
          <w:sz w:val="22"/>
          <w:szCs w:val="22"/>
        </w:rPr>
        <w:commentReference w:id="14183"/>
      </w:r>
    </w:p>
    <w:p w14:paraId="1B12EFF1" w14:textId="7B6CDEB9" w:rsidR="00EF4509" w:rsidRPr="008B1DFF" w:rsidRDefault="00EF4509">
      <w:pPr>
        <w:spacing w:line="276" w:lineRule="auto"/>
        <w:jc w:val="both"/>
        <w:rPr>
          <w:ins w:id="14192" w:author="Visone Rossana (GSE)" w:date="2025-09-09T10:24:00Z" w16du:dateUtc="2025-09-09T08:24:00Z"/>
          <w:rFonts w:cstheme="minorHAnsi"/>
          <w:sz w:val="22"/>
          <w:szCs w:val="22"/>
          <w:rPrChange w:id="14193" w:author="Visone Rossana (GSE)" w:date="2025-09-09T14:37:00Z" w16du:dateUtc="2025-09-09T12:37:00Z">
            <w:rPr>
              <w:ins w:id="14194" w:author="Visone Rossana (GSE)" w:date="2025-09-09T10:24:00Z" w16du:dateUtc="2025-09-09T08:24:00Z"/>
              <w:rFonts w:cs="Calibri"/>
            </w:rPr>
          </w:rPrChange>
        </w:rPr>
        <w:pPrChange w:id="14195" w:author="Visone Rossana (GSE)" w:date="2025-09-09T14:37:00Z" w16du:dateUtc="2025-09-09T12:37:00Z">
          <w:pPr>
            <w:jc w:val="both"/>
          </w:pPr>
        </w:pPrChange>
      </w:pPr>
      <w:ins w:id="14196" w:author="Visone Rossana (GSE)" w:date="2025-09-10T12:47:00Z" w16du:dateUtc="2025-09-10T10:47:00Z">
        <w:r>
          <w:rPr>
            <w:rFonts w:cstheme="minorHAnsi"/>
            <w:sz w:val="22"/>
            <w:szCs w:val="22"/>
          </w:rPr>
          <w:t xml:space="preserve"> </w:t>
        </w:r>
      </w:ins>
    </w:p>
    <w:p w14:paraId="6C078CC7" w14:textId="34078355" w:rsidR="0062632B" w:rsidRPr="008B1DFF" w:rsidRDefault="0062632B">
      <w:pPr>
        <w:spacing w:line="276" w:lineRule="auto"/>
        <w:jc w:val="both"/>
        <w:rPr>
          <w:ins w:id="14197" w:author="Visone Rossana (GSE)" w:date="2025-09-09T10:24:00Z" w16du:dateUtc="2025-09-09T08:24:00Z"/>
          <w:rFonts w:cstheme="minorHAnsi"/>
          <w:b/>
          <w:bCs/>
          <w:sz w:val="22"/>
          <w:szCs w:val="22"/>
          <w:highlight w:val="yellow"/>
          <w:rPrChange w:id="14198" w:author="Visone Rossana (GSE)" w:date="2025-09-09T14:37:00Z" w16du:dateUtc="2025-09-09T12:37:00Z">
            <w:rPr>
              <w:ins w:id="14199" w:author="Visone Rossana (GSE)" w:date="2025-09-09T10:24:00Z" w16du:dateUtc="2025-09-09T08:24:00Z"/>
              <w:rFonts w:cs="Calibri"/>
            </w:rPr>
          </w:rPrChange>
        </w:rPr>
        <w:pPrChange w:id="14200" w:author="Visone Rossana (GSE)" w:date="2025-09-09T14:37:00Z" w16du:dateUtc="2025-09-09T12:37:00Z">
          <w:pPr>
            <w:jc w:val="both"/>
          </w:pPr>
        </w:pPrChange>
      </w:pPr>
      <w:ins w:id="14201" w:author="Visone Rossana (GSE)" w:date="2025-09-09T10:24:00Z" w16du:dateUtc="2025-09-09T08:24:00Z">
        <w:r w:rsidRPr="008B1DFF">
          <w:rPr>
            <w:rFonts w:cstheme="minorHAnsi"/>
            <w:b/>
            <w:bCs/>
            <w:sz w:val="22"/>
            <w:szCs w:val="22"/>
            <w:highlight w:val="yellow"/>
            <w:rPrChange w:id="14202" w:author="Visone Rossana (GSE)" w:date="2025-09-09T14:37:00Z" w16du:dateUtc="2025-09-09T12:37:00Z">
              <w:rPr>
                <w:rFonts w:cs="Calibri"/>
              </w:rPr>
            </w:rPrChange>
          </w:rPr>
          <w:t xml:space="preserve">Soggetti non ammessi </w:t>
        </w:r>
        <w:r w:rsidRPr="008B1DFF">
          <w:rPr>
            <w:rFonts w:cstheme="minorHAnsi"/>
            <w:b/>
            <w:bCs/>
            <w:sz w:val="22"/>
            <w:szCs w:val="22"/>
            <w:highlight w:val="yellow"/>
            <w:rPrChange w:id="14203" w:author="Visone Rossana (GSE)" w:date="2025-09-09T14:37:00Z" w16du:dateUtc="2025-09-09T12:37:00Z">
              <w:rPr>
                <w:rFonts w:cs="Calibri"/>
                <w:highlight w:val="yellow"/>
              </w:rPr>
            </w:rPrChange>
          </w:rPr>
          <w:t>_art 12 Soggetti non ammessi</w:t>
        </w:r>
      </w:ins>
      <w:ins w:id="14204" w:author="Visone Rossana (GSE)" w:date="2025-09-23T18:55:00Z" w16du:dateUtc="2025-09-23T16:55:00Z">
        <w:r w:rsidR="00E43F28">
          <w:rPr>
            <w:rFonts w:cstheme="minorHAnsi"/>
            <w:b/>
            <w:bCs/>
            <w:sz w:val="22"/>
            <w:szCs w:val="22"/>
            <w:highlight w:val="yellow"/>
          </w:rPr>
          <w:t>_da inserire in paragrafo ad hoc</w:t>
        </w:r>
      </w:ins>
    </w:p>
    <w:p w14:paraId="0965089F" w14:textId="43A2CB71" w:rsidR="0062632B" w:rsidRPr="008B1DFF" w:rsidRDefault="0062632B">
      <w:pPr>
        <w:spacing w:line="276" w:lineRule="auto"/>
        <w:rPr>
          <w:ins w:id="14205" w:author="Visone Rossana (GSE)" w:date="2025-09-09T10:24:00Z" w16du:dateUtc="2025-09-09T08:24:00Z"/>
          <w:rFonts w:cstheme="minorHAnsi"/>
          <w:sz w:val="22"/>
          <w:szCs w:val="22"/>
          <w:highlight w:val="yellow"/>
          <w:rPrChange w:id="14206" w:author="Visone Rossana (GSE)" w:date="2025-09-09T14:37:00Z" w16du:dateUtc="2025-09-09T12:37:00Z">
            <w:rPr>
              <w:ins w:id="14207" w:author="Visone Rossana (GSE)" w:date="2025-09-09T10:24:00Z" w16du:dateUtc="2025-09-09T08:24:00Z"/>
              <w:rFonts w:cs="Calibri"/>
            </w:rPr>
          </w:rPrChange>
        </w:rPr>
        <w:pPrChange w:id="14208" w:author="Visone Rossana (GSE)" w:date="2025-09-09T14:37:00Z" w16du:dateUtc="2025-09-09T12:37:00Z">
          <w:pPr>
            <w:jc w:val="both"/>
          </w:pPr>
        </w:pPrChange>
      </w:pPr>
      <w:ins w:id="14209" w:author="Visone Rossana (GSE)" w:date="2025-09-09T10:24:00Z">
        <w:del w:id="14210" w:author="Santagata Fabiana (GSE)" w:date="2025-10-14T15:31:00Z">
          <w:r w:rsidRPr="008B1DFF">
            <w:rPr>
              <w:rFonts w:cstheme="minorHAnsi"/>
              <w:sz w:val="22"/>
              <w:szCs w:val="22"/>
              <w:highlight w:val="yellow"/>
              <w:rPrChange w:id="14211" w:author="Visone Rossana (GSE)" w:date="2025-09-09T14:37:00Z" w16du:dateUtc="2025-09-09T12:37:00Z">
                <w:rPr>
                  <w:rFonts w:cs="Calibri"/>
                </w:rPr>
              </w:rPrChange>
            </w:rPr>
            <w:delText xml:space="preserve">Fermo restando quanto previsto al Titolo V, </w:delText>
          </w:r>
          <w:r w:rsidRPr="4F2B79D4" w:rsidDel="0062632B">
            <w:rPr>
              <w:rFonts w:cstheme="minorBidi"/>
              <w:sz w:val="22"/>
              <w:szCs w:val="22"/>
              <w:highlight w:val="yellow"/>
              <w:rPrChange w:id="14212" w:author="Visone Rossana (GSE)" w:date="2025-09-09T14:37:00Z">
                <w:rPr>
                  <w:rFonts w:cs="Calibri"/>
                </w:rPr>
              </w:rPrChange>
            </w:rPr>
            <w:delText>n</w:delText>
          </w:r>
        </w:del>
      </w:ins>
      <w:ins w:id="14213" w:author="Santagata Fabiana (GSE)" w:date="2025-10-14T15:31:00Z">
        <w:r w:rsidR="07A6EE67" w:rsidRPr="4F2B79D4">
          <w:rPr>
            <w:rFonts w:cstheme="minorBidi"/>
            <w:sz w:val="22"/>
            <w:szCs w:val="22"/>
            <w:highlight w:val="yellow"/>
          </w:rPr>
          <w:t>N</w:t>
        </w:r>
      </w:ins>
      <w:ins w:id="14214" w:author="Visone Rossana (GSE)" w:date="2025-09-09T10:24:00Z">
        <w:r w:rsidRPr="4F2B79D4">
          <w:rPr>
            <w:rFonts w:cstheme="minorBidi"/>
            <w:sz w:val="22"/>
            <w:szCs w:val="22"/>
            <w:highlight w:val="yellow"/>
            <w:rPrChange w:id="14215" w:author="Visone Rossana (GSE)" w:date="2025-09-09T14:37:00Z">
              <w:rPr>
                <w:rFonts w:cs="Calibri"/>
              </w:rPr>
            </w:rPrChange>
          </w:rPr>
          <w:t>on</w:t>
        </w:r>
      </w:ins>
      <w:ins w:id="14216" w:author="Visone Rossana (GSE)" w:date="2025-09-09T10:24:00Z" w16du:dateUtc="2025-09-09T08:24:00Z">
        <w:r w:rsidRPr="008B1DFF">
          <w:rPr>
            <w:rFonts w:cstheme="minorHAnsi"/>
            <w:sz w:val="22"/>
            <w:szCs w:val="22"/>
            <w:highlight w:val="yellow"/>
            <w:rPrChange w:id="14217" w:author="Visone Rossana (GSE)" w:date="2025-09-09T14:37:00Z" w16du:dateUtc="2025-09-09T12:37:00Z">
              <w:rPr>
                <w:rFonts w:cs="Calibri"/>
              </w:rPr>
            </w:rPrChange>
          </w:rPr>
          <w:t xml:space="preserve"> è consentito l’accesso agli incentivi di cui al </w:t>
        </w:r>
      </w:ins>
      <w:ins w:id="14218" w:author="Visone Rossana (GSE)" w:date="2025-09-09T10:24:00Z">
        <w:del w:id="14219" w:author="Santagata Fabiana (GSE)" w:date="2025-10-14T15:31:00Z">
          <w:r w:rsidRPr="008B1DFF">
            <w:rPr>
              <w:rFonts w:cstheme="minorHAnsi"/>
              <w:sz w:val="22"/>
              <w:szCs w:val="22"/>
              <w:highlight w:val="yellow"/>
              <w:rPrChange w:id="14220" w:author="Visone Rossana (GSE)" w:date="2025-09-09T14:37:00Z" w16du:dateUtc="2025-09-09T12:37:00Z">
                <w:rPr>
                  <w:rFonts w:cs="Calibri"/>
                </w:rPr>
              </w:rPrChange>
            </w:rPr>
            <w:delText xml:space="preserve">presente </w:delText>
          </w:r>
        </w:del>
      </w:ins>
      <w:ins w:id="14221" w:author="Visone Rossana (GSE)" w:date="2025-09-09T10:24:00Z" w16du:dateUtc="2025-09-09T08:24:00Z">
        <w:r w:rsidRPr="008B1DFF">
          <w:rPr>
            <w:rFonts w:cstheme="minorHAnsi"/>
            <w:sz w:val="22"/>
            <w:szCs w:val="22"/>
            <w:highlight w:val="yellow"/>
            <w:rPrChange w:id="14222" w:author="Visone Rossana (GSE)" w:date="2025-09-09T14:37:00Z" w16du:dateUtc="2025-09-09T12:37:00Z">
              <w:rPr>
                <w:rFonts w:cs="Calibri"/>
              </w:rPr>
            </w:rPrChange>
          </w:rPr>
          <w:t>decreto:</w:t>
        </w:r>
      </w:ins>
    </w:p>
    <w:p w14:paraId="04086F3E" w14:textId="77777777" w:rsidR="0062632B" w:rsidRPr="008B1DFF" w:rsidRDefault="0062632B">
      <w:pPr>
        <w:spacing w:after="60" w:line="276" w:lineRule="auto"/>
        <w:rPr>
          <w:ins w:id="14223" w:author="Visone Rossana (GSE)" w:date="2025-09-09T10:24:00Z" w16du:dateUtc="2025-09-09T08:24:00Z"/>
          <w:rFonts w:cstheme="minorHAnsi"/>
          <w:sz w:val="22"/>
          <w:szCs w:val="22"/>
          <w:highlight w:val="yellow"/>
          <w:rPrChange w:id="14224" w:author="Visone Rossana (GSE)" w:date="2025-09-09T14:37:00Z" w16du:dateUtc="2025-09-09T12:37:00Z">
            <w:rPr>
              <w:ins w:id="14225" w:author="Visone Rossana (GSE)" w:date="2025-09-09T10:24:00Z" w16du:dateUtc="2025-09-09T08:24:00Z"/>
              <w:rFonts w:cs="Calibri"/>
            </w:rPr>
          </w:rPrChange>
        </w:rPr>
        <w:pPrChange w:id="14226" w:author="Visone Rossana (GSE)" w:date="2025-09-09T14:37:00Z" w16du:dateUtc="2025-09-09T12:37:00Z">
          <w:pPr>
            <w:jc w:val="both"/>
          </w:pPr>
        </w:pPrChange>
      </w:pPr>
      <w:ins w:id="14227" w:author="Visone Rossana (GSE)" w:date="2025-09-09T10:24:00Z" w16du:dateUtc="2025-09-09T08:24:00Z">
        <w:r w:rsidRPr="008B1DFF">
          <w:rPr>
            <w:rFonts w:cstheme="minorHAnsi"/>
            <w:sz w:val="22"/>
            <w:szCs w:val="22"/>
            <w:highlight w:val="yellow"/>
            <w:rPrChange w:id="14228" w:author="Visone Rossana (GSE)" w:date="2025-09-09T14:37:00Z" w16du:dateUtc="2025-09-09T12:37:00Z">
              <w:rPr>
                <w:rFonts w:cs="Calibri"/>
              </w:rPr>
            </w:rPrChange>
          </w:rPr>
          <w:t>a) ai soggetti richiedenti per i quali ricorre una delle cause di esclusione di cui agli articoli 94 e 95 del</w:t>
        </w:r>
      </w:ins>
    </w:p>
    <w:p w14:paraId="52A048D5" w14:textId="77777777" w:rsidR="0062632B" w:rsidRPr="008B1DFF" w:rsidRDefault="0062632B">
      <w:pPr>
        <w:spacing w:after="60" w:line="276" w:lineRule="auto"/>
        <w:rPr>
          <w:ins w:id="14229" w:author="Visone Rossana (GSE)" w:date="2025-09-09T10:24:00Z" w16du:dateUtc="2025-09-09T08:24:00Z"/>
          <w:rFonts w:cstheme="minorHAnsi"/>
          <w:sz w:val="22"/>
          <w:szCs w:val="22"/>
          <w:highlight w:val="yellow"/>
          <w:rPrChange w:id="14230" w:author="Visone Rossana (GSE)" w:date="2025-09-09T14:37:00Z" w16du:dateUtc="2025-09-09T12:37:00Z">
            <w:rPr>
              <w:ins w:id="14231" w:author="Visone Rossana (GSE)" w:date="2025-09-09T10:24:00Z" w16du:dateUtc="2025-09-09T08:24:00Z"/>
              <w:rFonts w:cs="Calibri"/>
            </w:rPr>
          </w:rPrChange>
        </w:rPr>
        <w:pPrChange w:id="14232" w:author="Visone Rossana (GSE)" w:date="2025-09-09T14:37:00Z" w16du:dateUtc="2025-09-09T12:37:00Z">
          <w:pPr>
            <w:jc w:val="both"/>
          </w:pPr>
        </w:pPrChange>
      </w:pPr>
      <w:ins w:id="14233" w:author="Visone Rossana (GSE)" w:date="2025-09-09T10:24:00Z" w16du:dateUtc="2025-09-09T08:24:00Z">
        <w:r w:rsidRPr="008B1DFF">
          <w:rPr>
            <w:rFonts w:cstheme="minorHAnsi"/>
            <w:sz w:val="22"/>
            <w:szCs w:val="22"/>
            <w:highlight w:val="yellow"/>
            <w:rPrChange w:id="14234" w:author="Visone Rossana (GSE)" w:date="2025-09-09T14:37:00Z" w16du:dateUtc="2025-09-09T12:37:00Z">
              <w:rPr>
                <w:rFonts w:cs="Calibri"/>
              </w:rPr>
            </w:rPrChange>
          </w:rPr>
          <w:t>decreto legislativo 31 marzo 2023 n. 36;</w:t>
        </w:r>
      </w:ins>
    </w:p>
    <w:p w14:paraId="6A16ECC4" w14:textId="77777777" w:rsidR="0062632B" w:rsidRPr="008B1DFF" w:rsidRDefault="0062632B">
      <w:pPr>
        <w:spacing w:after="60" w:line="276" w:lineRule="auto"/>
        <w:rPr>
          <w:ins w:id="14235" w:author="Visone Rossana (GSE)" w:date="2025-09-09T10:24:00Z" w16du:dateUtc="2025-09-09T08:24:00Z"/>
          <w:rFonts w:cstheme="minorHAnsi"/>
          <w:sz w:val="22"/>
          <w:szCs w:val="22"/>
          <w:highlight w:val="yellow"/>
          <w:rPrChange w:id="14236" w:author="Visone Rossana (GSE)" w:date="2025-09-09T14:37:00Z" w16du:dateUtc="2025-09-09T12:37:00Z">
            <w:rPr>
              <w:ins w:id="14237" w:author="Visone Rossana (GSE)" w:date="2025-09-09T10:24:00Z" w16du:dateUtc="2025-09-09T08:24:00Z"/>
              <w:rFonts w:cs="Calibri"/>
            </w:rPr>
          </w:rPrChange>
        </w:rPr>
        <w:pPrChange w:id="14238" w:author="Visone Rossana (GSE)" w:date="2025-09-09T14:37:00Z" w16du:dateUtc="2025-09-09T12:37:00Z">
          <w:pPr>
            <w:jc w:val="both"/>
          </w:pPr>
        </w:pPrChange>
      </w:pPr>
      <w:ins w:id="14239" w:author="Visone Rossana (GSE)" w:date="2025-09-09T10:24:00Z" w16du:dateUtc="2025-09-09T08:24:00Z">
        <w:r w:rsidRPr="008B1DFF">
          <w:rPr>
            <w:rFonts w:cstheme="minorHAnsi"/>
            <w:sz w:val="22"/>
            <w:szCs w:val="22"/>
            <w:highlight w:val="yellow"/>
            <w:rPrChange w:id="14240" w:author="Visone Rossana (GSE)" w:date="2025-09-09T14:37:00Z" w16du:dateUtc="2025-09-09T12:37:00Z">
              <w:rPr>
                <w:rFonts w:cs="Calibri"/>
              </w:rPr>
            </w:rPrChange>
          </w:rPr>
          <w:t>b) ai soggetti richiedenti che siano assoggettati alle cause di divieto, decadenza o sospensione di cui</w:t>
        </w:r>
      </w:ins>
    </w:p>
    <w:p w14:paraId="6E0F5A40" w14:textId="519503F1" w:rsidR="0062632B" w:rsidRDefault="0062632B">
      <w:pPr>
        <w:spacing w:after="60"/>
        <w:rPr>
          <w:ins w:id="14241" w:author="Santagata Fabiana (GSE)" w:date="2025-10-14T15:25:00Z" w16du:dateUtc="2025-10-14T15:25:09Z"/>
          <w:rFonts w:cs="Calibri"/>
        </w:rPr>
      </w:pPr>
      <w:ins w:id="14242" w:author="Visone Rossana (GSE)" w:date="2025-09-09T10:24:00Z" w16du:dateUtc="2025-09-09T08:24:00Z">
        <w:r w:rsidRPr="0062632B">
          <w:rPr>
            <w:rFonts w:cs="Calibri"/>
            <w:highlight w:val="yellow"/>
            <w:rPrChange w:id="14243" w:author="Visone Rossana (GSE)" w:date="2025-09-09T10:24:00Z" w16du:dateUtc="2025-09-09T08:24:00Z">
              <w:rPr>
                <w:rFonts w:cs="Calibri"/>
              </w:rPr>
            </w:rPrChange>
          </w:rPr>
          <w:t>all’articolo 67 del decreto legislativo 6 settembre 2011, n. 159.</w:t>
        </w:r>
      </w:ins>
    </w:p>
    <w:p w14:paraId="6B7CA9ED" w14:textId="7894B8D8" w:rsidR="6753A11C" w:rsidRDefault="3024EFFB" w:rsidP="4D6CD2B5">
      <w:pPr>
        <w:spacing w:after="60" w:line="259" w:lineRule="auto"/>
        <w:jc w:val="both"/>
        <w:rPr>
          <w:ins w:id="14244" w:author="Santagata Fabiana (GSE)" w:date="2025-10-14T15:27:00Z" w16du:dateUtc="2025-10-14T15:27:20Z"/>
          <w:rFonts w:cs="Calibri"/>
          <w:highlight w:val="yellow"/>
        </w:rPr>
      </w:pPr>
      <w:ins w:id="14245" w:author="Santagata Fabiana (GSE)" w:date="2025-10-14T15:29:00Z">
        <w:r w:rsidRPr="61B85C2F">
          <w:rPr>
            <w:rFonts w:cs="Calibri"/>
            <w:highlight w:val="yellow"/>
          </w:rPr>
          <w:t xml:space="preserve">In aggiunta a tali requisiti, </w:t>
        </w:r>
      </w:ins>
      <w:ins w:id="14246" w:author="Santagata Fabiana (GSE)" w:date="2025-10-14T15:31:00Z">
        <w:r w:rsidR="036FCD7C" w:rsidRPr="61B85C2F">
          <w:rPr>
            <w:rFonts w:cs="Calibri"/>
            <w:highlight w:val="yellow"/>
          </w:rPr>
          <w:t xml:space="preserve">se </w:t>
        </w:r>
      </w:ins>
      <w:ins w:id="14247" w:author="Santagata Fabiana (GSE)" w:date="2025-10-14T15:25:00Z">
        <w:r w:rsidR="6753A11C" w:rsidRPr="61B85C2F">
          <w:rPr>
            <w:rFonts w:cs="Calibri"/>
            <w:highlight w:val="yellow"/>
          </w:rPr>
          <w:t xml:space="preserve">il Soggetto Ammesso </w:t>
        </w:r>
      </w:ins>
      <w:ins w:id="14248" w:author="Santagata Fabiana (GSE)" w:date="2025-10-14T15:29:00Z">
        <w:r w:rsidR="66EA355A" w:rsidRPr="61B85C2F">
          <w:rPr>
            <w:rFonts w:cs="Calibri"/>
            <w:highlight w:val="yellow"/>
          </w:rPr>
          <w:t xml:space="preserve">è </w:t>
        </w:r>
      </w:ins>
      <w:ins w:id="14249" w:author="Santagata Fabiana (GSE)" w:date="2025-10-14T15:25:00Z">
        <w:r w:rsidR="6753A11C" w:rsidRPr="61B85C2F">
          <w:rPr>
            <w:rFonts w:cs="Calibri"/>
            <w:highlight w:val="yellow"/>
          </w:rPr>
          <w:t>un’impresa,</w:t>
        </w:r>
      </w:ins>
      <w:ins w:id="14250" w:author="Santagata Fabiana (GSE)" w:date="2025-10-14T15:26:00Z">
        <w:r w:rsidR="72177E6D" w:rsidRPr="61B85C2F">
          <w:rPr>
            <w:rFonts w:cs="Calibri"/>
            <w:highlight w:val="yellow"/>
          </w:rPr>
          <w:t xml:space="preserve"> </w:t>
        </w:r>
      </w:ins>
      <w:ins w:id="14251" w:author="Santagata Fabiana (GSE)" w:date="2025-10-14T15:32:00Z">
        <w:r w:rsidR="29111305" w:rsidRPr="61B85C2F">
          <w:rPr>
            <w:rFonts w:cs="Calibri"/>
            <w:highlight w:val="yellow"/>
          </w:rPr>
          <w:t xml:space="preserve">la stessa </w:t>
        </w:r>
      </w:ins>
      <w:ins w:id="14252" w:author="Santagata Fabiana (GSE)" w:date="2025-10-14T15:26:00Z">
        <w:r w:rsidR="43307E77" w:rsidRPr="61B85C2F">
          <w:rPr>
            <w:rFonts w:cs="Calibri"/>
            <w:highlight w:val="yellow"/>
          </w:rPr>
          <w:t>non deve</w:t>
        </w:r>
      </w:ins>
      <w:ins w:id="14253" w:author="Santagata Fabiana (GSE)" w:date="2025-10-14T15:30:00Z">
        <w:r w:rsidR="2DB2805C" w:rsidRPr="61B85C2F">
          <w:rPr>
            <w:rFonts w:cs="Calibri"/>
            <w:highlight w:val="yellow"/>
          </w:rPr>
          <w:t xml:space="preserve"> essere</w:t>
        </w:r>
      </w:ins>
      <w:ins w:id="14254" w:author="Santagata Fabiana (GSE)" w:date="2025-10-14T15:27:00Z">
        <w:r w:rsidR="43307E77" w:rsidRPr="61B85C2F">
          <w:rPr>
            <w:rFonts w:cs="Calibri"/>
            <w:highlight w:val="yellow"/>
          </w:rPr>
          <w:t>:</w:t>
        </w:r>
      </w:ins>
    </w:p>
    <w:p w14:paraId="626C7A99" w14:textId="13175BDF" w:rsidR="4A03BC9C" w:rsidRDefault="43307E77">
      <w:pPr>
        <w:spacing w:after="60" w:line="259" w:lineRule="auto"/>
        <w:jc w:val="both"/>
        <w:rPr>
          <w:ins w:id="14255" w:author="Santagata Fabiana (GSE)" w:date="2025-10-14T15:27:00Z" w16du:dateUtc="2025-10-14T15:27:40Z"/>
        </w:rPr>
        <w:pPrChange w:id="14256" w:author="Santagata Fabiana (GSE)" w:date="2025-10-14T15:27:00Z">
          <w:pPr>
            <w:spacing w:after="60" w:line="259" w:lineRule="auto"/>
          </w:pPr>
        </w:pPrChange>
      </w:pPr>
      <w:ins w:id="14257" w:author="Santagata Fabiana (GSE)" w:date="2025-10-14T15:28:00Z">
        <w:r w:rsidRPr="4D6CD2B5">
          <w:rPr>
            <w:rFonts w:cs="Calibri"/>
            <w:highlight w:val="yellow"/>
          </w:rPr>
          <w:t xml:space="preserve">a) </w:t>
        </w:r>
      </w:ins>
      <w:ins w:id="14258" w:author="Santagata Fabiana (GSE)" w:date="2025-10-14T15:27:00Z">
        <w:r w:rsidRPr="4D6CD2B5">
          <w:rPr>
            <w:rFonts w:cs="Calibri"/>
            <w:highlight w:val="yellow"/>
          </w:rPr>
          <w:t>impres</w:t>
        </w:r>
      </w:ins>
      <w:ins w:id="14259" w:author="Santagata Fabiana (GSE)" w:date="2025-10-14T15:29:00Z">
        <w:r w:rsidR="7F49D196" w:rsidRPr="4D6CD2B5">
          <w:rPr>
            <w:rFonts w:cs="Calibri"/>
            <w:highlight w:val="yellow"/>
          </w:rPr>
          <w:t>a</w:t>
        </w:r>
      </w:ins>
      <w:ins w:id="14260" w:author="Santagata Fabiana (GSE)" w:date="2025-10-14T15:27:00Z">
        <w:r w:rsidRPr="4D6CD2B5">
          <w:rPr>
            <w:rFonts w:cs="Calibri"/>
            <w:highlight w:val="yellow"/>
          </w:rPr>
          <w:t xml:space="preserve"> in difficoltà secondo la definizione </w:t>
        </w:r>
        <w:r>
          <w:t>riportata nella comunicazione della Commissione orientamenti sugli aiuti di Stato per il salvataggio e la ristrutturazione di imprese non finanziarie in difficoltà, pubblicata nella Gazzetta Ufficiale dell’Unione europea C 249</w:t>
        </w:r>
      </w:ins>
      <w:ins w:id="14261" w:author="Santagata Fabiana (GSE)" w:date="2025-10-14T15:28:00Z">
        <w:r>
          <w:t xml:space="preserve"> </w:t>
        </w:r>
      </w:ins>
      <w:ins w:id="14262" w:author="Santagata Fabiana (GSE)" w:date="2025-10-14T15:27:00Z">
        <w:r>
          <w:t>del 31 luglio 2014;</w:t>
        </w:r>
      </w:ins>
    </w:p>
    <w:p w14:paraId="7ACDA7B3" w14:textId="418D9BB4" w:rsidR="4A03BC9C" w:rsidRDefault="0B1095D9">
      <w:pPr>
        <w:spacing w:after="60" w:line="259" w:lineRule="auto"/>
        <w:jc w:val="both"/>
        <w:rPr>
          <w:ins w:id="14263" w:author="Visone Rossana (GSE)" w:date="2025-09-10T13:18:00Z" w16du:dateUtc="2025-09-10T11:18:00Z"/>
        </w:rPr>
        <w:pPrChange w:id="14264" w:author="Santagata Fabiana (GSE)" w:date="2025-10-14T15:27:00Z">
          <w:pPr>
            <w:spacing w:after="60" w:line="259" w:lineRule="auto"/>
          </w:pPr>
        </w:pPrChange>
      </w:pPr>
      <w:ins w:id="14265" w:author="Santagata Fabiana (GSE)" w:date="2025-10-14T15:30:00Z">
        <w:r>
          <w:t>b</w:t>
        </w:r>
      </w:ins>
      <w:ins w:id="14266" w:author="Santagata Fabiana (GSE)" w:date="2025-10-14T15:28:00Z">
        <w:r w:rsidR="43307E77">
          <w:t xml:space="preserve">) </w:t>
        </w:r>
      </w:ins>
      <w:ins w:id="14267" w:author="Santagata Fabiana (GSE)" w:date="2025-10-14T15:27:00Z">
        <w:r w:rsidR="43307E77">
          <w:t>impres</w:t>
        </w:r>
      </w:ins>
      <w:ins w:id="14268" w:author="Santagata Fabiana (GSE)" w:date="2025-10-14T15:30:00Z">
        <w:r w:rsidR="56086EE6">
          <w:t>a</w:t>
        </w:r>
      </w:ins>
      <w:ins w:id="14269" w:author="Santagata Fabiana (GSE)" w:date="2025-10-14T15:27:00Z">
        <w:r w:rsidR="43307E77">
          <w:t xml:space="preserve"> nei confronti delle quali pende un</w:t>
        </w:r>
      </w:ins>
      <w:ins w:id="14270" w:author="Santagata Fabiana (GSE)" w:date="2025-10-14T15:28:00Z">
        <w:r w:rsidR="43307E77">
          <w:t xml:space="preserve"> </w:t>
        </w:r>
      </w:ins>
      <w:ins w:id="14271" w:author="Santagata Fabiana (GSE)" w:date="2025-10-14T15:27:00Z">
        <w:r w:rsidR="43307E77">
          <w:t>ordine di recupero per effetto di una precedente decisione</w:t>
        </w:r>
      </w:ins>
      <w:ins w:id="14272" w:author="Santagata Fabiana (GSE)" w:date="2025-10-14T15:28:00Z">
        <w:r w:rsidR="43307E77">
          <w:t xml:space="preserve"> </w:t>
        </w:r>
      </w:ins>
      <w:ins w:id="14273" w:author="Santagata Fabiana (GSE)" w:date="2025-10-14T15:27:00Z">
        <w:r w:rsidR="43307E77">
          <w:t>della Commissione europea che abbia dichiarato gli</w:t>
        </w:r>
      </w:ins>
      <w:ins w:id="14274" w:author="Santagata Fabiana (GSE)" w:date="2025-10-14T15:28:00Z">
        <w:r w:rsidR="43307E77">
          <w:t xml:space="preserve"> </w:t>
        </w:r>
      </w:ins>
      <w:ins w:id="14275" w:author="Santagata Fabiana (GSE)" w:date="2025-10-14T15:27:00Z">
        <w:r w:rsidR="43307E77">
          <w:t>incentivi percepiti illegali e incompatibili con il mercato</w:t>
        </w:r>
      </w:ins>
      <w:ins w:id="14276" w:author="Santagata Fabiana (GSE)" w:date="2025-10-14T15:28:00Z">
        <w:r w:rsidR="43307E77">
          <w:t xml:space="preserve"> </w:t>
        </w:r>
      </w:ins>
      <w:ins w:id="14277" w:author="Santagata Fabiana (GSE)" w:date="2025-10-14T15:27:00Z">
        <w:r w:rsidR="43307E77">
          <w:t>interno.</w:t>
        </w:r>
      </w:ins>
    </w:p>
    <w:p w14:paraId="16579DEF" w14:textId="77777777" w:rsidR="001D35B2" w:rsidRDefault="001D35B2">
      <w:pPr>
        <w:spacing w:after="60"/>
        <w:rPr>
          <w:rFonts w:cs="Calibri"/>
        </w:rPr>
        <w:pPrChange w:id="14278" w:author="Visone Rossana (GSE)" w:date="2025-09-09T10:25:00Z" w16du:dateUtc="2025-09-09T08:25:00Z">
          <w:pPr>
            <w:jc w:val="both"/>
          </w:pPr>
        </w:pPrChange>
      </w:pPr>
    </w:p>
    <w:p w14:paraId="62E22B48" w14:textId="46CE49B7" w:rsidR="007625FB" w:rsidDel="002B7657" w:rsidRDefault="007625FB">
      <w:pPr>
        <w:numPr>
          <w:ilvl w:val="0"/>
          <w:numId w:val="289"/>
        </w:numPr>
        <w:jc w:val="both"/>
        <w:rPr>
          <w:del w:id="14279" w:author="Visone Rossana (GSE)" w:date="2025-08-01T11:03:00Z" w16du:dateUtc="2025-08-01T09:03:00Z"/>
          <w:rFonts w:cs="Calibri"/>
        </w:rPr>
        <w:pPrChange w:id="14280" w:author="Oliosi Francesco (GSE)" w:date="2025-10-15T10:47:00Z" w16du:dateUtc="2025-10-15T08:47:00Z">
          <w:pPr>
            <w:jc w:val="both"/>
          </w:pPr>
        </w:pPrChange>
      </w:pPr>
      <w:bookmarkStart w:id="14281" w:name="_Toc207969196"/>
      <w:bookmarkStart w:id="14282" w:name="_Toc207969428"/>
      <w:bookmarkStart w:id="14283" w:name="_Toc207970689"/>
      <w:bookmarkStart w:id="14284" w:name="_Toc208302347"/>
      <w:bookmarkStart w:id="14285" w:name="_Toc208307090"/>
      <w:bookmarkStart w:id="14286" w:name="_Toc208308584"/>
      <w:bookmarkStart w:id="14287" w:name="_Toc208308962"/>
      <w:bookmarkStart w:id="14288" w:name="_Toc208320686"/>
      <w:bookmarkStart w:id="14289" w:name="_Toc208321980"/>
      <w:bookmarkStart w:id="14290" w:name="_Toc208389991"/>
      <w:bookmarkStart w:id="14291" w:name="_Toc209518460"/>
      <w:bookmarkStart w:id="14292" w:name="_Toc209615428"/>
      <w:bookmarkStart w:id="14293" w:name="_Toc210029744"/>
      <w:bookmarkStart w:id="14294" w:name="_Toc210030076"/>
      <w:bookmarkStart w:id="14295" w:name="_Toc210312057"/>
      <w:bookmarkStart w:id="14296" w:name="_Toc210658923"/>
      <w:bookmarkStart w:id="14297" w:name="_Toc211327461"/>
      <w:bookmarkStart w:id="14298" w:name="_Toc212462498"/>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p>
    <w:p w14:paraId="55E41CC6" w14:textId="27BFA394" w:rsidR="00D02CFA" w:rsidRDefault="00D02CFA">
      <w:pPr>
        <w:pStyle w:val="TITOLO1-REG"/>
        <w:numPr>
          <w:ilvl w:val="0"/>
          <w:numId w:val="289"/>
        </w:numPr>
        <w:pPrChange w:id="14299" w:author="Visone Rossana (GSE)" w:date="2025-09-17T17:33:00Z" w16du:dateUtc="2025-09-17T15:33:00Z">
          <w:pPr>
            <w:pStyle w:val="TITOLO1-REG"/>
          </w:pPr>
        </w:pPrChange>
      </w:pPr>
      <w:bookmarkStart w:id="14300" w:name="_Toc212462499"/>
      <w:r>
        <w:t>PROCEDURA PER L’ACCESSO AGLI INCENTIVI</w:t>
      </w:r>
      <w:bookmarkEnd w:id="14300"/>
      <w:r w:rsidRPr="00A81A97">
        <w:t xml:space="preserve"> </w:t>
      </w:r>
    </w:p>
    <w:p w14:paraId="36343A22" w14:textId="77777777" w:rsidR="00726C50" w:rsidRPr="00726C50" w:rsidRDefault="00726C50" w:rsidP="00726C50">
      <w:pPr>
        <w:pStyle w:val="Paragrafoelenco"/>
        <w:keepNext/>
        <w:numPr>
          <w:ilvl w:val="0"/>
          <w:numId w:val="292"/>
        </w:numPr>
        <w:pBdr>
          <w:bottom w:val="single" w:sz="4" w:space="1" w:color="auto"/>
        </w:pBdr>
        <w:spacing w:before="240" w:after="120" w:line="276" w:lineRule="auto"/>
        <w:ind w:right="-142"/>
        <w:jc w:val="both"/>
        <w:outlineLvl w:val="2"/>
        <w:rPr>
          <w:ins w:id="14301" w:author="Oliosi Francesco (GSE)" w:date="2025-10-15T10:14:00Z" w16du:dateUtc="2025-10-15T08:14:00Z"/>
          <w:rFonts w:ascii="Calibri" w:eastAsiaTheme="majorEastAsia" w:hAnsi="Calibri" w:cstheme="majorBidi"/>
          <w:b/>
          <w:bCs/>
          <w:vanish/>
          <w:szCs w:val="26"/>
        </w:rPr>
      </w:pPr>
      <w:bookmarkStart w:id="14302" w:name="_Toc212462500"/>
      <w:bookmarkStart w:id="14303" w:name="_Toc450759685"/>
      <w:bookmarkStart w:id="14304" w:name="_Toc450759943"/>
      <w:bookmarkStart w:id="14305" w:name="_Toc450761082"/>
      <w:bookmarkStart w:id="14306" w:name="_Toc189046644"/>
      <w:bookmarkEnd w:id="14302"/>
    </w:p>
    <w:p w14:paraId="015FA8DD" w14:textId="5FCF7E7C" w:rsidR="00EA1FC6" w:rsidRDefault="00EA1FC6">
      <w:pPr>
        <w:pStyle w:val="TITOLO20"/>
        <w:numPr>
          <w:ilvl w:val="1"/>
          <w:numId w:val="292"/>
        </w:numPr>
        <w:ind w:left="567" w:hanging="567"/>
        <w:outlineLvl w:val="1"/>
        <w:pPrChange w:id="14307" w:author="Oliosi Francesco (GSE)" w:date="2025-10-15T10:47:00Z" w16du:dateUtc="2025-10-15T08:47:00Z">
          <w:pPr>
            <w:pStyle w:val="TITOLO20"/>
          </w:pPr>
        </w:pPrChange>
      </w:pPr>
      <w:bookmarkStart w:id="14308" w:name="_Toc212462501"/>
      <w:r>
        <w:t>I</w:t>
      </w:r>
      <w:ins w:id="14309" w:author="Visone Rossana (GSE)" w:date="2025-08-01T10:58:00Z" w16du:dateUtc="2025-08-01T08:58:00Z">
        <w:r w:rsidR="002B7657">
          <w:t>nvio dell’istanza</w:t>
        </w:r>
      </w:ins>
      <w:del w:id="14310" w:author="Visone Rossana (GSE)" w:date="2025-08-01T10:58:00Z" w16du:dateUtc="2025-08-01T08:58:00Z">
        <w:r w:rsidDel="00EA1FC6">
          <w:delText>stanze di qualifica</w:delText>
        </w:r>
      </w:del>
      <w:r>
        <w:t xml:space="preserve"> </w:t>
      </w:r>
      <w:ins w:id="14311" w:author="Santagata Fabiana (GSE)" w:date="2025-10-14T12:56:00Z">
        <w:r w:rsidR="2078A8F3">
          <w:t>di accesso</w:t>
        </w:r>
      </w:ins>
      <w:bookmarkEnd w:id="14308"/>
    </w:p>
    <w:p w14:paraId="439F2D6B" w14:textId="3CD4C73C" w:rsidR="4F74AF0E" w:rsidRDefault="4F74AF0E" w:rsidP="02A2F9E6">
      <w:pPr>
        <w:spacing w:after="120" w:line="276" w:lineRule="auto"/>
        <w:jc w:val="both"/>
        <w:rPr>
          <w:ins w:id="14312" w:author="Santagata Fabiana (GSE)" w:date="2025-10-10T10:39:00Z" w16du:dateUtc="2025-10-10T10:39:09Z"/>
          <w:rFonts w:cstheme="minorBidi"/>
          <w:sz w:val="22"/>
          <w:szCs w:val="22"/>
        </w:rPr>
      </w:pPr>
      <w:ins w:id="14313" w:author="Santagata Fabiana (GSE)" w:date="2025-10-10T10:39:00Z">
        <w:r w:rsidRPr="02A2F9E6">
          <w:rPr>
            <w:rFonts w:cstheme="minorBidi"/>
            <w:sz w:val="22"/>
            <w:szCs w:val="22"/>
          </w:rPr>
          <w:t xml:space="preserve">L’istanza di accesso agli incentivi previsti da Decreto può essere </w:t>
        </w:r>
      </w:ins>
      <w:ins w:id="14314" w:author="Santagata Fabiana (GSE)" w:date="2025-10-10T10:43:00Z">
        <w:r w:rsidR="0DD27A25" w:rsidRPr="02A2F9E6">
          <w:rPr>
            <w:rFonts w:cstheme="minorBidi"/>
            <w:sz w:val="22"/>
            <w:szCs w:val="22"/>
          </w:rPr>
          <w:t xml:space="preserve">presentata </w:t>
        </w:r>
      </w:ins>
      <w:ins w:id="14315" w:author="Santagata Fabiana (GSE)" w:date="2025-10-10T10:39:00Z">
        <w:r w:rsidRPr="02A2F9E6">
          <w:rPr>
            <w:rFonts w:cstheme="minorBidi"/>
            <w:sz w:val="22"/>
            <w:szCs w:val="22"/>
          </w:rPr>
          <w:t xml:space="preserve">esclusivamente tramite </w:t>
        </w:r>
      </w:ins>
      <w:ins w:id="14316" w:author="Santagata Fabiana (GSE)" w:date="2025-10-10T10:43:00Z">
        <w:r w:rsidR="5B0C81B4" w:rsidRPr="02A2F9E6">
          <w:rPr>
            <w:rFonts w:cstheme="minorBidi"/>
            <w:sz w:val="22"/>
            <w:szCs w:val="22"/>
          </w:rPr>
          <w:t>l’apposito Portale “</w:t>
        </w:r>
      </w:ins>
      <w:ins w:id="14317" w:author="Santagata Fabiana (GSE)" w:date="2025-10-10T10:39:00Z">
        <w:r w:rsidRPr="02A2F9E6">
          <w:rPr>
            <w:rFonts w:cstheme="minorBidi"/>
            <w:sz w:val="22"/>
            <w:szCs w:val="22"/>
          </w:rPr>
          <w:t>Poltaltermico</w:t>
        </w:r>
      </w:ins>
      <w:ins w:id="14318" w:author="Santagata Fabiana (GSE)" w:date="2025-10-10T10:44:00Z">
        <w:r w:rsidR="2D062512" w:rsidRPr="02A2F9E6">
          <w:rPr>
            <w:rFonts w:cstheme="minorBidi"/>
            <w:sz w:val="22"/>
            <w:szCs w:val="22"/>
          </w:rPr>
          <w:t>” presente sul sito istituzionale del GSE.</w:t>
        </w:r>
      </w:ins>
    </w:p>
    <w:p w14:paraId="1FA994DE" w14:textId="6F357CB2" w:rsidR="00967EA7" w:rsidRDefault="4F74AF0E" w:rsidP="02A2F9E6">
      <w:pPr>
        <w:spacing w:after="120" w:line="276" w:lineRule="auto"/>
        <w:jc w:val="both"/>
        <w:rPr>
          <w:ins w:id="14319" w:author="Visone Rossana (GSE)" w:date="2025-09-10T12:40:00Z" w16du:dateUtc="2025-09-10T10:40:00Z"/>
          <w:rFonts w:cstheme="minorBidi"/>
          <w:sz w:val="22"/>
          <w:szCs w:val="22"/>
        </w:rPr>
      </w:pPr>
      <w:ins w:id="14320" w:author="Santagata Fabiana (GSE)" w:date="2025-10-10T10:40:00Z">
        <w:r w:rsidRPr="02A2F9E6">
          <w:rPr>
            <w:rFonts w:cstheme="minorBidi"/>
            <w:sz w:val="22"/>
            <w:szCs w:val="22"/>
          </w:rPr>
          <w:t>A tal fine, i</w:t>
        </w:r>
      </w:ins>
      <w:ins w:id="14321" w:author="Visone Rossana (GSE)" w:date="2025-08-01T15:28:00Z">
        <w:del w:id="14322" w:author="Santagata Fabiana (GSE)" w:date="2025-10-10T10:40:00Z">
          <w:r w:rsidR="00967EA7" w:rsidRPr="02A2F9E6" w:rsidDel="00967EA7">
            <w:rPr>
              <w:rFonts w:cstheme="minorBidi"/>
              <w:sz w:val="22"/>
              <w:szCs w:val="22"/>
              <w:rPrChange w:id="14323" w:author="Visone Rossana (GSE)" w:date="2025-09-09T14:37:00Z">
                <w:rPr/>
              </w:rPrChange>
            </w:rPr>
            <w:delText>I</w:delText>
          </w:r>
        </w:del>
      </w:ins>
      <w:ins w:id="14324" w:author="Visone Rossana (GSE)" w:date="2025-08-01T15:27:00Z">
        <w:r w:rsidR="00967EA7" w:rsidRPr="02A2F9E6">
          <w:rPr>
            <w:rFonts w:cstheme="minorBidi"/>
            <w:sz w:val="22"/>
            <w:szCs w:val="22"/>
            <w:rPrChange w:id="14325" w:author="Visone Rossana (GSE)" w:date="2025-09-09T14:37:00Z">
              <w:rPr/>
            </w:rPrChange>
          </w:rPr>
          <w:t xml:space="preserve">l </w:t>
        </w:r>
      </w:ins>
      <w:ins w:id="14326" w:author="Santagata Fabiana (GSE)" w:date="2025-10-10T10:40:00Z">
        <w:r w:rsidR="042F3E2D" w:rsidRPr="02A2F9E6">
          <w:rPr>
            <w:rFonts w:cstheme="minorBidi"/>
            <w:sz w:val="22"/>
            <w:szCs w:val="22"/>
          </w:rPr>
          <w:t>soggetto che intenda presentare istanza (</w:t>
        </w:r>
      </w:ins>
      <w:ins w:id="14327" w:author="Santagata Fabiana (GSE)" w:date="2025-10-10T10:45:00Z">
        <w:r w:rsidR="7AF47E3C" w:rsidRPr="02A2F9E6">
          <w:rPr>
            <w:rFonts w:cstheme="minorBidi"/>
            <w:sz w:val="22"/>
            <w:szCs w:val="22"/>
          </w:rPr>
          <w:t>vale a dire</w:t>
        </w:r>
      </w:ins>
      <w:ins w:id="14328" w:author="Santagata Fabiana (GSE)" w:date="2025-10-10T10:40:00Z">
        <w:r w:rsidR="042F3E2D" w:rsidRPr="02A2F9E6">
          <w:rPr>
            <w:rFonts w:cstheme="minorBidi"/>
            <w:sz w:val="22"/>
            <w:szCs w:val="22"/>
          </w:rPr>
          <w:t xml:space="preserve">, il </w:t>
        </w:r>
      </w:ins>
      <w:ins w:id="14329" w:author="Visone Rossana (GSE)" w:date="2025-08-01T15:27:00Z">
        <w:r w:rsidR="00967EA7" w:rsidRPr="02A2F9E6">
          <w:rPr>
            <w:rFonts w:cstheme="minorBidi"/>
            <w:sz w:val="22"/>
            <w:szCs w:val="22"/>
            <w:rPrChange w:id="14330" w:author="Visone Rossana (GSE)" w:date="2025-09-09T14:37:00Z">
              <w:rPr/>
            </w:rPrChange>
          </w:rPr>
          <w:t>Soggetto Responsabile</w:t>
        </w:r>
      </w:ins>
      <w:ins w:id="14331" w:author="Santagata Fabiana (GSE)" w:date="2025-10-10T10:40:00Z">
        <w:r w:rsidR="1849AE42" w:rsidRPr="02A2F9E6">
          <w:rPr>
            <w:rFonts w:cstheme="minorBidi"/>
            <w:sz w:val="22"/>
            <w:szCs w:val="22"/>
          </w:rPr>
          <w:t>,</w:t>
        </w:r>
      </w:ins>
      <w:ins w:id="14332" w:author="Visone Rossana (GSE)" w:date="2025-08-01T15:27:00Z">
        <w:del w:id="14333" w:author="Santagata Fabiana (GSE)" w:date="2025-10-10T10:40:00Z">
          <w:r w:rsidR="00967EA7" w:rsidRPr="02A2F9E6" w:rsidDel="00967EA7">
            <w:rPr>
              <w:rFonts w:cstheme="minorBidi"/>
              <w:sz w:val="22"/>
              <w:szCs w:val="22"/>
              <w:rPrChange w:id="14334" w:author="Visone Rossana (GSE)" w:date="2025-09-09T14:37:00Z">
                <w:rPr/>
              </w:rPrChange>
            </w:rPr>
            <w:delText xml:space="preserve"> </w:delText>
          </w:r>
        </w:del>
      </w:ins>
      <w:ins w:id="14335" w:author="Visone Rossana (GSE)" w:date="2025-09-10T12:41:00Z">
        <w:del w:id="14336" w:author="Santagata Fabiana (GSE)" w:date="2025-10-10T10:40:00Z">
          <w:r w:rsidR="00967EA7" w:rsidRPr="02A2F9E6" w:rsidDel="00EF4509">
            <w:rPr>
              <w:rFonts w:cstheme="minorBidi"/>
              <w:sz w:val="22"/>
              <w:szCs w:val="22"/>
            </w:rPr>
            <w:delText>e</w:delText>
          </w:r>
        </w:del>
        <w:r w:rsidR="00EF4509" w:rsidRPr="02A2F9E6">
          <w:rPr>
            <w:rFonts w:cstheme="minorBidi"/>
            <w:sz w:val="22"/>
            <w:szCs w:val="22"/>
          </w:rPr>
          <w:t xml:space="preserve"> </w:t>
        </w:r>
        <w:r w:rsidR="00EF4509" w:rsidRPr="02A2F9E6">
          <w:rPr>
            <w:rFonts w:cstheme="minorBidi"/>
            <w:sz w:val="22"/>
            <w:szCs w:val="22"/>
            <w:highlight w:val="yellow"/>
            <w:rPrChange w:id="14337" w:author="Visone Rossana (GSE)" w:date="2025-09-10T12:41:00Z">
              <w:rPr>
                <w:rFonts w:cstheme="minorBidi"/>
                <w:sz w:val="22"/>
                <w:szCs w:val="22"/>
              </w:rPr>
            </w:rPrChange>
          </w:rPr>
          <w:t xml:space="preserve">il Soggetto </w:t>
        </w:r>
        <w:commentRangeStart w:id="14338"/>
        <w:r w:rsidR="00EF4509" w:rsidRPr="02A2F9E6">
          <w:rPr>
            <w:rFonts w:cstheme="minorBidi"/>
            <w:sz w:val="22"/>
            <w:szCs w:val="22"/>
            <w:highlight w:val="yellow"/>
            <w:rPrChange w:id="14339" w:author="Visone Rossana (GSE)" w:date="2025-09-10T12:41:00Z">
              <w:rPr>
                <w:rFonts w:cstheme="minorBidi"/>
                <w:sz w:val="22"/>
                <w:szCs w:val="22"/>
              </w:rPr>
            </w:rPrChange>
          </w:rPr>
          <w:t>Ammesso</w:t>
        </w:r>
      </w:ins>
      <w:commentRangeEnd w:id="14338"/>
      <w:ins w:id="14340" w:author="Visone Rossana (GSE)" w:date="2025-09-10T12:42:00Z" w16du:dateUtc="2025-09-10T10:42:00Z">
        <w:r w:rsidR="00EF4509" w:rsidRPr="02A2F9E6">
          <w:rPr>
            <w:rStyle w:val="Rimandocommento"/>
            <w:rFonts w:cstheme="minorBidi"/>
            <w:sz w:val="22"/>
            <w:szCs w:val="22"/>
          </w:rPr>
          <w:commentReference w:id="14338"/>
        </w:r>
        <w:r w:rsidR="00EF4509" w:rsidRPr="02A2F9E6">
          <w:rPr>
            <w:rFonts w:cstheme="minorBidi"/>
            <w:sz w:val="22"/>
            <w:szCs w:val="22"/>
          </w:rPr>
          <w:t xml:space="preserve">, </w:t>
        </w:r>
        <w:del w:id="14341" w:author="Santagata Fabiana (GSE)" w:date="2025-10-10T10:46:00Z">
          <w:r w:rsidR="00967EA7" w:rsidRPr="02A2F9E6" w:rsidDel="00EF4509">
            <w:rPr>
              <w:rFonts w:cstheme="minorBidi"/>
              <w:sz w:val="22"/>
              <w:szCs w:val="22"/>
            </w:rPr>
            <w:delText>n</w:delText>
          </w:r>
          <w:r w:rsidR="00967EA7" w:rsidRPr="02A2F9E6" w:rsidDel="00EF4509">
            <w:rPr>
              <w:rFonts w:cstheme="minorBidi"/>
              <w:sz w:val="22"/>
              <w:szCs w:val="22"/>
              <w:highlight w:val="yellow"/>
              <w:rPrChange w:id="14342" w:author="Visone Rossana (GSE)" w:date="2025-09-10T12:43:00Z">
                <w:rPr>
                  <w:rFonts w:cstheme="minorBidi"/>
                  <w:sz w:val="22"/>
                  <w:szCs w:val="22"/>
                </w:rPr>
              </w:rPrChange>
            </w:rPr>
            <w:delText xml:space="preserve">onché gli eventuali </w:delText>
          </w:r>
        </w:del>
      </w:ins>
      <w:ins w:id="14343" w:author="Santagata Fabiana (GSE)" w:date="2025-10-10T10:46:00Z" w16du:dateUtc="2025-09-10T10:42:00Z">
        <w:r w:rsidR="2AB0A580" w:rsidRPr="02A2F9E6">
          <w:rPr>
            <w:rFonts w:cstheme="minorBidi"/>
            <w:sz w:val="22"/>
            <w:szCs w:val="22"/>
            <w:highlight w:val="yellow"/>
          </w:rPr>
          <w:t xml:space="preserve">ovvero l’eventuale </w:t>
        </w:r>
      </w:ins>
      <w:commentRangeStart w:id="14344"/>
      <w:ins w:id="14345" w:author="Visone Rossana (GSE)" w:date="2025-09-10T12:42:00Z" w16du:dateUtc="2025-09-10T10:42:00Z">
        <w:r w:rsidR="00EF4509" w:rsidRPr="02A2F9E6">
          <w:rPr>
            <w:rFonts w:cstheme="minorBidi"/>
            <w:sz w:val="22"/>
            <w:szCs w:val="22"/>
            <w:highlight w:val="yellow"/>
            <w:rPrChange w:id="14346" w:author="Visone Rossana (GSE)" w:date="2025-09-10T12:43:00Z">
              <w:rPr>
                <w:rFonts w:cstheme="minorBidi"/>
                <w:sz w:val="22"/>
                <w:szCs w:val="22"/>
              </w:rPr>
            </w:rPrChange>
          </w:rPr>
          <w:t>soggett</w:t>
        </w:r>
      </w:ins>
      <w:ins w:id="14347" w:author="Santagata Fabiana (GSE)" w:date="2025-10-10T10:46:00Z">
        <w:r w:rsidR="136D70F4" w:rsidRPr="02A2F9E6">
          <w:rPr>
            <w:rFonts w:cstheme="minorBidi"/>
            <w:sz w:val="22"/>
            <w:szCs w:val="22"/>
            <w:highlight w:val="yellow"/>
          </w:rPr>
          <w:t>o</w:t>
        </w:r>
      </w:ins>
      <w:ins w:id="14348" w:author="Visone Rossana (GSE)" w:date="2025-09-10T12:42:00Z">
        <w:del w:id="14349" w:author="Santagata Fabiana (GSE)" w:date="2025-10-10T10:46:00Z">
          <w:r w:rsidR="00967EA7" w:rsidRPr="02A2F9E6" w:rsidDel="00EF4509">
            <w:rPr>
              <w:rFonts w:cstheme="minorBidi"/>
              <w:sz w:val="22"/>
              <w:szCs w:val="22"/>
              <w:highlight w:val="yellow"/>
              <w:rPrChange w:id="14350" w:author="Visone Rossana (GSE)" w:date="2025-09-10T12:43:00Z">
                <w:rPr>
                  <w:rFonts w:cstheme="minorBidi"/>
                  <w:sz w:val="22"/>
                  <w:szCs w:val="22"/>
                </w:rPr>
              </w:rPrChange>
            </w:rPr>
            <w:delText>i</w:delText>
          </w:r>
        </w:del>
        <w:r w:rsidR="00EF4509" w:rsidRPr="02A2F9E6">
          <w:rPr>
            <w:rFonts w:cstheme="minorBidi"/>
            <w:sz w:val="22"/>
            <w:szCs w:val="22"/>
            <w:highlight w:val="yellow"/>
            <w:rPrChange w:id="14351" w:author="Visone Rossana (GSE)" w:date="2025-09-10T12:43:00Z">
              <w:rPr>
                <w:rFonts w:cstheme="minorBidi"/>
                <w:sz w:val="22"/>
                <w:szCs w:val="22"/>
              </w:rPr>
            </w:rPrChange>
          </w:rPr>
          <w:t xml:space="preserve"> dele</w:t>
        </w:r>
      </w:ins>
      <w:ins w:id="14352" w:author="Visone Rossana (GSE)" w:date="2025-09-10T12:43:00Z">
        <w:r w:rsidR="00EF4509" w:rsidRPr="02A2F9E6">
          <w:rPr>
            <w:rFonts w:cstheme="minorBidi"/>
            <w:sz w:val="22"/>
            <w:szCs w:val="22"/>
            <w:highlight w:val="yellow"/>
            <w:rPrChange w:id="14353" w:author="Visone Rossana (GSE)" w:date="2025-09-10T12:44:00Z">
              <w:rPr>
                <w:rFonts w:cstheme="minorBidi"/>
                <w:sz w:val="22"/>
                <w:szCs w:val="22"/>
              </w:rPr>
            </w:rPrChange>
          </w:rPr>
          <w:t>gat</w:t>
        </w:r>
        <w:del w:id="14354" w:author="Santagata Fabiana (GSE)" w:date="2025-10-10T10:46:00Z">
          <w:r w:rsidR="00967EA7" w:rsidRPr="02A2F9E6" w:rsidDel="00EF4509">
            <w:rPr>
              <w:rFonts w:cstheme="minorBidi"/>
              <w:sz w:val="22"/>
              <w:szCs w:val="22"/>
              <w:highlight w:val="yellow"/>
              <w:rPrChange w:id="14355" w:author="Visone Rossana (GSE)" w:date="2025-09-10T12:44:00Z">
                <w:rPr>
                  <w:rFonts w:cstheme="minorBidi"/>
                  <w:sz w:val="22"/>
                  <w:szCs w:val="22"/>
                </w:rPr>
              </w:rPrChange>
            </w:rPr>
            <w:delText>i</w:delText>
          </w:r>
        </w:del>
      </w:ins>
      <w:ins w:id="14356" w:author="Santagata Fabiana (GSE)" w:date="2025-10-10T10:46:00Z">
        <w:r w:rsidR="4CA35280" w:rsidRPr="02A2F9E6">
          <w:rPr>
            <w:rFonts w:cstheme="minorBidi"/>
            <w:sz w:val="22"/>
            <w:szCs w:val="22"/>
            <w:highlight w:val="yellow"/>
          </w:rPr>
          <w:t>o</w:t>
        </w:r>
        <w:r w:rsidR="440125B0" w:rsidRPr="02A2F9E6">
          <w:rPr>
            <w:rFonts w:cstheme="minorBidi"/>
            <w:sz w:val="22"/>
            <w:szCs w:val="22"/>
            <w:highlight w:val="yellow"/>
          </w:rPr>
          <w:t xml:space="preserve"> dal Soggett</w:t>
        </w:r>
        <w:r w:rsidR="707C8BBF" w:rsidRPr="02A2F9E6">
          <w:rPr>
            <w:rFonts w:cstheme="minorBidi"/>
            <w:sz w:val="22"/>
            <w:szCs w:val="22"/>
            <w:highlight w:val="yellow"/>
          </w:rPr>
          <w:t>o</w:t>
        </w:r>
        <w:r w:rsidR="440125B0" w:rsidRPr="02A2F9E6">
          <w:rPr>
            <w:rFonts w:cstheme="minorBidi"/>
            <w:sz w:val="22"/>
            <w:szCs w:val="22"/>
            <w:highlight w:val="yellow"/>
          </w:rPr>
          <w:t xml:space="preserve"> Ammess</w:t>
        </w:r>
        <w:r w:rsidR="2ADC9F31" w:rsidRPr="02A2F9E6">
          <w:rPr>
            <w:rFonts w:cstheme="minorBidi"/>
            <w:sz w:val="22"/>
            <w:szCs w:val="22"/>
            <w:highlight w:val="yellow"/>
          </w:rPr>
          <w:t>o</w:t>
        </w:r>
        <w:r w:rsidR="440125B0" w:rsidRPr="02A2F9E6">
          <w:rPr>
            <w:rFonts w:cstheme="minorBidi"/>
            <w:sz w:val="22"/>
            <w:szCs w:val="22"/>
            <w:highlight w:val="yellow"/>
          </w:rPr>
          <w:t xml:space="preserve"> o Responsabil</w:t>
        </w:r>
        <w:r w:rsidR="7AF5276B" w:rsidRPr="02A2F9E6">
          <w:rPr>
            <w:rFonts w:cstheme="minorBidi"/>
            <w:sz w:val="22"/>
            <w:szCs w:val="22"/>
            <w:highlight w:val="yellow"/>
          </w:rPr>
          <w:t>e</w:t>
        </w:r>
      </w:ins>
      <w:commentRangeEnd w:id="14344"/>
      <w:ins w:id="14357" w:author="Visone Rossana (GSE)" w:date="2025-09-10T12:44:00Z" w16du:dateUtc="2025-09-10T10:44:00Z">
        <w:r w:rsidR="00EF4509" w:rsidRPr="02A2F9E6">
          <w:rPr>
            <w:rStyle w:val="Rimandocommento"/>
            <w:rFonts w:cstheme="minorBidi"/>
            <w:sz w:val="22"/>
            <w:szCs w:val="22"/>
            <w:highlight w:val="yellow"/>
            <w:rPrChange w:id="14358" w:author="Visone Rossana (GSE)" w:date="2025-09-10T12:44:00Z">
              <w:rPr>
                <w:rStyle w:val="Rimandocommento"/>
                <w:rFonts w:cstheme="minorBidi"/>
                <w:sz w:val="22"/>
                <w:szCs w:val="22"/>
              </w:rPr>
            </w:rPrChange>
          </w:rPr>
          <w:commentReference w:id="14344"/>
        </w:r>
        <w:r w:rsidR="00EF4509" w:rsidRPr="02A2F9E6">
          <w:rPr>
            <w:rFonts w:cstheme="minorBidi"/>
            <w:sz w:val="22"/>
            <w:szCs w:val="22"/>
            <w:highlight w:val="yellow"/>
            <w:rPrChange w:id="14359" w:author="Visone Rossana (GSE)" w:date="2025-09-10T12:44:00Z">
              <w:rPr>
                <w:rFonts w:cstheme="minorBidi"/>
                <w:sz w:val="22"/>
                <w:szCs w:val="22"/>
              </w:rPr>
            </w:rPrChange>
          </w:rPr>
          <w:t xml:space="preserve"> e </w:t>
        </w:r>
      </w:ins>
      <w:ins w:id="14360" w:author="Santagata Fabiana (GSE)" w:date="2025-10-10T10:47:00Z">
        <w:r w:rsidR="082B52A7" w:rsidRPr="02A2F9E6">
          <w:rPr>
            <w:rFonts w:cstheme="minorBidi"/>
            <w:sz w:val="22"/>
            <w:szCs w:val="22"/>
            <w:highlight w:val="yellow"/>
          </w:rPr>
          <w:t xml:space="preserve">il </w:t>
        </w:r>
      </w:ins>
      <w:ins w:id="14361" w:author="Visone Rossana (GSE)" w:date="2025-09-10T12:44:00Z">
        <w:r w:rsidR="00EF4509" w:rsidRPr="02A2F9E6">
          <w:rPr>
            <w:rFonts w:cstheme="minorBidi"/>
            <w:sz w:val="22"/>
            <w:szCs w:val="22"/>
            <w:highlight w:val="yellow"/>
            <w:rPrChange w:id="14362" w:author="Visone Rossana (GSE)" w:date="2025-09-10T12:44:00Z">
              <w:rPr>
                <w:rFonts w:cstheme="minorBidi"/>
                <w:sz w:val="22"/>
                <w:szCs w:val="22"/>
              </w:rPr>
            </w:rPrChange>
          </w:rPr>
          <w:t>mandatari</w:t>
        </w:r>
      </w:ins>
      <w:ins w:id="14363" w:author="Santagata Fabiana (GSE)" w:date="2025-10-10T10:47:00Z">
        <w:r w:rsidR="6DE48873" w:rsidRPr="02A2F9E6">
          <w:rPr>
            <w:rFonts w:cstheme="minorBidi"/>
            <w:sz w:val="22"/>
            <w:szCs w:val="22"/>
            <w:highlight w:val="yellow"/>
          </w:rPr>
          <w:t>o</w:t>
        </w:r>
      </w:ins>
      <w:ins w:id="14364" w:author="Santagata Fabiana (GSE)" w:date="2025-10-10T10:35:00Z">
        <w:r w:rsidR="4566D401" w:rsidRPr="02A2F9E6">
          <w:rPr>
            <w:rFonts w:cstheme="minorBidi"/>
            <w:sz w:val="22"/>
            <w:szCs w:val="22"/>
            <w:highlight w:val="yellow"/>
          </w:rPr>
          <w:t xml:space="preserve"> all’incasso</w:t>
        </w:r>
      </w:ins>
      <w:ins w:id="14365" w:author="Santagata Fabiana (GSE)" w:date="2025-10-10T10:40:00Z" w16du:dateUtc="2025-09-10T10:44:00Z">
        <w:r w:rsidR="106B52B8" w:rsidRPr="02A2F9E6">
          <w:rPr>
            <w:rFonts w:cstheme="minorBidi"/>
            <w:sz w:val="22"/>
            <w:szCs w:val="22"/>
            <w:highlight w:val="yellow"/>
          </w:rPr>
          <w:t>)</w:t>
        </w:r>
      </w:ins>
      <w:ins w:id="14366" w:author="Visone Rossana (GSE)" w:date="2025-09-10T12:41:00Z">
        <w:del w:id="14367" w:author="Santagata Fabiana (GSE)" w:date="2025-10-10T10:40:00Z">
          <w:r w:rsidR="00967EA7" w:rsidRPr="02A2F9E6" w:rsidDel="00EF4509">
            <w:rPr>
              <w:rFonts w:cstheme="minorBidi"/>
              <w:sz w:val="22"/>
              <w:szCs w:val="22"/>
            </w:rPr>
            <w:delText xml:space="preserve"> </w:delText>
          </w:r>
        </w:del>
      </w:ins>
      <w:ins w:id="14368" w:author="Visone Rossana (GSE)" w:date="2025-09-10T12:43:00Z">
        <w:del w:id="14369" w:author="Santagata Fabiana (GSE)" w:date="2025-10-10T10:40:00Z">
          <w:r w:rsidR="00967EA7" w:rsidRPr="02A2F9E6" w:rsidDel="00EF4509">
            <w:rPr>
              <w:rFonts w:cstheme="minorBidi"/>
              <w:sz w:val="22"/>
              <w:szCs w:val="22"/>
            </w:rPr>
            <w:delText>sono</w:delText>
          </w:r>
        </w:del>
      </w:ins>
      <w:ins w:id="14370" w:author="Santagata Fabiana (GSE)" w:date="2025-10-10T10:40:00Z" w16du:dateUtc="2025-09-10T10:43:00Z">
        <w:r w:rsidR="345D576E" w:rsidRPr="02A2F9E6">
          <w:rPr>
            <w:rFonts w:cstheme="minorBidi"/>
            <w:sz w:val="22"/>
            <w:szCs w:val="22"/>
          </w:rPr>
          <w:t xml:space="preserve"> è</w:t>
        </w:r>
      </w:ins>
      <w:ins w:id="14371" w:author="Visone Rossana (GSE)" w:date="2025-08-01T15:27:00Z">
        <w:r w:rsidR="00967EA7" w:rsidRPr="02A2F9E6">
          <w:rPr>
            <w:rFonts w:cstheme="minorBidi"/>
            <w:sz w:val="22"/>
            <w:szCs w:val="22"/>
            <w:rPrChange w:id="14372" w:author="Visone Rossana (GSE)" w:date="2025-09-09T14:37:00Z">
              <w:rPr/>
            </w:rPrChange>
          </w:rPr>
          <w:t xml:space="preserve"> tenut</w:t>
        </w:r>
      </w:ins>
      <w:ins w:id="14373" w:author="Santagata Fabiana (GSE)" w:date="2025-10-10T10:40:00Z" w16du:dateUtc="2025-08-01T13:27:00Z">
        <w:r w:rsidR="42793DF8" w:rsidRPr="02A2F9E6">
          <w:rPr>
            <w:rFonts w:cstheme="minorBidi"/>
            <w:sz w:val="22"/>
            <w:szCs w:val="22"/>
          </w:rPr>
          <w:t>o</w:t>
        </w:r>
      </w:ins>
      <w:ins w:id="14374" w:author="Visone Rossana (GSE)" w:date="2025-09-10T12:43:00Z">
        <w:del w:id="14375" w:author="Santagata Fabiana (GSE)" w:date="2025-10-10T10:40:00Z">
          <w:r w:rsidR="00967EA7" w:rsidRPr="02A2F9E6" w:rsidDel="00EF4509">
            <w:rPr>
              <w:rFonts w:cstheme="minorBidi"/>
              <w:sz w:val="22"/>
              <w:szCs w:val="22"/>
            </w:rPr>
            <w:delText>i</w:delText>
          </w:r>
        </w:del>
      </w:ins>
      <w:ins w:id="14376" w:author="Visone Rossana (GSE)" w:date="2025-08-01T15:27:00Z">
        <w:r w:rsidR="00967EA7" w:rsidRPr="02A2F9E6">
          <w:rPr>
            <w:rFonts w:cstheme="minorBidi"/>
            <w:sz w:val="22"/>
            <w:szCs w:val="22"/>
            <w:rPrChange w:id="14377" w:author="Visone Rossana (GSE)" w:date="2025-09-09T14:37:00Z">
              <w:rPr/>
            </w:rPrChange>
          </w:rPr>
          <w:t xml:space="preserve"> </w:t>
        </w:r>
      </w:ins>
      <w:ins w:id="14378" w:author="Santagata Fabiana (GSE)" w:date="2025-10-10T10:41:00Z">
        <w:r w:rsidR="69C9354E" w:rsidRPr="02A2F9E6">
          <w:rPr>
            <w:rFonts w:cstheme="minorBidi"/>
            <w:sz w:val="22"/>
            <w:szCs w:val="22"/>
          </w:rPr>
          <w:t xml:space="preserve">preliminarmente </w:t>
        </w:r>
      </w:ins>
      <w:ins w:id="14379" w:author="Visone Rossana (GSE)" w:date="2025-08-01T15:27:00Z">
        <w:r w:rsidR="00967EA7" w:rsidRPr="02A2F9E6">
          <w:rPr>
            <w:rFonts w:cstheme="minorBidi"/>
            <w:sz w:val="22"/>
            <w:szCs w:val="22"/>
            <w:rPrChange w:id="14380" w:author="Visone Rossana (GSE)" w:date="2025-09-09T14:37:00Z">
              <w:rPr/>
            </w:rPrChange>
          </w:rPr>
          <w:t xml:space="preserve">a registrarsi </w:t>
        </w:r>
        <w:del w:id="14381" w:author="Santagata Fabiana (GSE)" w:date="2025-10-10T10:41:00Z">
          <w:r w:rsidR="00967EA7" w:rsidRPr="02A2F9E6" w:rsidDel="00967EA7">
            <w:rPr>
              <w:rFonts w:cstheme="minorBidi"/>
              <w:sz w:val="22"/>
              <w:szCs w:val="22"/>
              <w:rPrChange w:id="14382" w:author="Visone Rossana (GSE)" w:date="2025-09-09T14:37:00Z">
                <w:rPr/>
              </w:rPrChange>
            </w:rPr>
            <w:delText xml:space="preserve">preliminarmente </w:delText>
          </w:r>
        </w:del>
        <w:r w:rsidR="00967EA7" w:rsidRPr="02A2F9E6">
          <w:rPr>
            <w:rFonts w:cstheme="minorBidi"/>
            <w:sz w:val="22"/>
            <w:szCs w:val="22"/>
            <w:rPrChange w:id="14383" w:author="Visone Rossana (GSE)" w:date="2025-09-09T14:37:00Z">
              <w:rPr/>
            </w:rPrChange>
          </w:rPr>
          <w:t xml:space="preserve">sul portale </w:t>
        </w:r>
        <w:r w:rsidR="00967EA7" w:rsidRPr="02A2F9E6">
          <w:rPr>
            <w:rFonts w:cstheme="minorBidi"/>
            <w:sz w:val="22"/>
            <w:szCs w:val="22"/>
            <w:highlight w:val="yellow"/>
            <w:rPrChange w:id="14384" w:author="Visone Rossana (GSE)" w:date="2025-09-09T14:37:00Z">
              <w:rPr/>
            </w:rPrChange>
          </w:rPr>
          <w:t>an</w:t>
        </w:r>
      </w:ins>
      <w:ins w:id="14385" w:author="Visone Rossana (GSE)" w:date="2025-08-01T15:28:00Z" w16du:dateUtc="2025-08-01T13:28:00Z">
        <w:r w:rsidR="00967EA7" w:rsidRPr="02A2F9E6">
          <w:rPr>
            <w:rFonts w:cstheme="minorBidi"/>
            <w:sz w:val="22"/>
            <w:szCs w:val="22"/>
            <w:highlight w:val="yellow"/>
            <w:rPrChange w:id="14386" w:author="Visone Rossana (GSE)" w:date="2025-09-09T14:37:00Z">
              <w:rPr/>
            </w:rPrChange>
          </w:rPr>
          <w:t>a</w:t>
        </w:r>
      </w:ins>
      <w:ins w:id="14387" w:author="Visone Rossana (GSE)" w:date="2025-08-01T15:27:00Z" w16du:dateUtc="2025-08-01T13:27:00Z">
        <w:r w:rsidR="00967EA7" w:rsidRPr="02A2F9E6">
          <w:rPr>
            <w:rFonts w:cstheme="minorBidi"/>
            <w:sz w:val="22"/>
            <w:szCs w:val="22"/>
            <w:highlight w:val="yellow"/>
            <w:rPrChange w:id="14388" w:author="Visone Rossana (GSE)" w:date="2025-09-09T14:37:00Z">
              <w:rPr/>
            </w:rPrChange>
          </w:rPr>
          <w:t>grafica</w:t>
        </w:r>
        <w:r w:rsidR="00967EA7" w:rsidRPr="02A2F9E6">
          <w:rPr>
            <w:rFonts w:cstheme="minorBidi"/>
            <w:sz w:val="22"/>
            <w:szCs w:val="22"/>
            <w:rPrChange w:id="14389" w:author="Visone Rossana (GSE)" w:date="2025-09-09T14:37:00Z">
              <w:rPr/>
            </w:rPrChange>
          </w:rPr>
          <w:t xml:space="preserve"> </w:t>
        </w:r>
        <w:del w:id="14390" w:author="Santagata Fabiana (GSE)" w:date="2025-10-10T10:41:00Z">
          <w:r w:rsidR="00967EA7" w:rsidRPr="02A2F9E6" w:rsidDel="00967EA7">
            <w:rPr>
              <w:rFonts w:cstheme="minorBidi"/>
              <w:sz w:val="22"/>
              <w:szCs w:val="22"/>
              <w:rPrChange w:id="14391" w:author="Visone Rossana (GSE)" w:date="2025-09-09T14:37:00Z">
                <w:rPr/>
              </w:rPrChange>
            </w:rPr>
            <w:delText xml:space="preserve">dedicato </w:delText>
          </w:r>
        </w:del>
      </w:ins>
      <w:ins w:id="14392" w:author="Santagata Fabiana (GSE)" w:date="2025-10-10T10:41:00Z">
        <w:r w:rsidR="53558C0B" w:rsidRPr="02A2F9E6">
          <w:rPr>
            <w:rFonts w:cstheme="minorBidi"/>
            <w:sz w:val="22"/>
            <w:szCs w:val="22"/>
          </w:rPr>
          <w:t xml:space="preserve">presente </w:t>
        </w:r>
      </w:ins>
      <w:ins w:id="14393" w:author="Santagata Fabiana (GSE)" w:date="2025-10-10T10:47:00Z">
        <w:r w:rsidR="6988B0D4" w:rsidRPr="02A2F9E6">
          <w:rPr>
            <w:rFonts w:cstheme="minorBidi"/>
            <w:sz w:val="22"/>
            <w:szCs w:val="22"/>
          </w:rPr>
          <w:t>nella sezione Area Clienti de</w:t>
        </w:r>
      </w:ins>
      <w:ins w:id="14394" w:author="Santagata Fabiana (GSE)" w:date="2025-10-10T10:41:00Z">
        <w:r w:rsidR="53558C0B" w:rsidRPr="02A2F9E6">
          <w:rPr>
            <w:rFonts w:cstheme="minorBidi"/>
            <w:sz w:val="22"/>
            <w:szCs w:val="22"/>
          </w:rPr>
          <w:t xml:space="preserve">l sito istituzionale </w:t>
        </w:r>
      </w:ins>
      <w:ins w:id="14395" w:author="Visone Rossana (GSE)" w:date="2025-08-01T15:27:00Z">
        <w:r w:rsidR="00967EA7" w:rsidRPr="02A2F9E6">
          <w:rPr>
            <w:rFonts w:cstheme="minorBidi"/>
            <w:sz w:val="22"/>
            <w:szCs w:val="22"/>
            <w:rPrChange w:id="14396" w:author="Visone Rossana (GSE)" w:date="2025-09-09T14:37:00Z">
              <w:rPr/>
            </w:rPrChange>
          </w:rPr>
          <w:t xml:space="preserve">del GSE </w:t>
        </w:r>
        <w:del w:id="14397" w:author="Santagata Fabiana (GSE)" w:date="2025-10-10T10:47:00Z">
          <w:r w:rsidR="00967EA7" w:rsidRPr="02A2F9E6" w:rsidDel="00967EA7">
            <w:rPr>
              <w:rFonts w:cstheme="minorBidi"/>
              <w:sz w:val="22"/>
              <w:szCs w:val="22"/>
              <w:rPrChange w:id="14398" w:author="Visone Rossana (GSE)" w:date="2025-09-09T14:37:00Z">
                <w:rPr/>
              </w:rPrChange>
            </w:rPr>
            <w:delText>nella sezione Area Clienti</w:delText>
          </w:r>
        </w:del>
        <w:r w:rsidR="00967EA7" w:rsidRPr="02A2F9E6">
          <w:rPr>
            <w:rFonts w:cstheme="minorBidi"/>
            <w:sz w:val="22"/>
            <w:szCs w:val="22"/>
            <w:rPrChange w:id="14399" w:author="Visone Rossana (GSE)" w:date="2025-09-09T14:37:00Z">
              <w:rPr/>
            </w:rPrChange>
          </w:rPr>
          <w:t xml:space="preserve"> (</w:t>
        </w:r>
        <w:r w:rsidR="00967EA7" w:rsidRPr="02A2F9E6">
          <w:rPr>
            <w:rFonts w:cstheme="minorBidi"/>
            <w:sz w:val="22"/>
            <w:szCs w:val="22"/>
          </w:rPr>
          <w:fldChar w:fldCharType="begin"/>
        </w:r>
        <w:r w:rsidR="00967EA7" w:rsidRPr="02A2F9E6">
          <w:rPr>
            <w:rFonts w:cstheme="minorBidi"/>
            <w:sz w:val="22"/>
            <w:szCs w:val="22"/>
          </w:rPr>
          <w:instrText>HYPERLINK "https://applicazioni.gse.it"</w:instrText>
        </w:r>
        <w:r w:rsidR="00967EA7" w:rsidRPr="02A2F9E6">
          <w:rPr>
            <w:rFonts w:cstheme="minorBidi"/>
            <w:sz w:val="22"/>
            <w:szCs w:val="22"/>
          </w:rPr>
        </w:r>
        <w:r w:rsidR="00967EA7" w:rsidRPr="02A2F9E6">
          <w:rPr>
            <w:rFonts w:cstheme="minorBidi"/>
            <w:sz w:val="22"/>
            <w:szCs w:val="22"/>
          </w:rPr>
          <w:fldChar w:fldCharType="separate"/>
        </w:r>
        <w:r w:rsidR="00967EA7" w:rsidRPr="02A2F9E6">
          <w:rPr>
            <w:rStyle w:val="Collegamentoipertestuale"/>
            <w:rFonts w:cstheme="minorBidi"/>
            <w:sz w:val="22"/>
            <w:szCs w:val="22"/>
            <w:rPrChange w:id="14400" w:author="Visone Rossana (GSE)" w:date="2025-09-09T14:37:00Z">
              <w:rPr>
                <w:rStyle w:val="Collegamentoipertestuale"/>
                <w:rFonts w:cs="Calibri"/>
              </w:rPr>
            </w:rPrChange>
          </w:rPr>
          <w:t>https://applicazioni.gse.it</w:t>
        </w:r>
        <w:r w:rsidR="00967EA7" w:rsidRPr="02A2F9E6">
          <w:rPr>
            <w:rFonts w:cstheme="minorBidi"/>
            <w:sz w:val="22"/>
            <w:szCs w:val="22"/>
          </w:rPr>
          <w:fldChar w:fldCharType="end"/>
        </w:r>
        <w:r w:rsidR="00967EA7" w:rsidRPr="02A2F9E6">
          <w:rPr>
            <w:rFonts w:cstheme="minorBidi"/>
            <w:sz w:val="22"/>
            <w:szCs w:val="22"/>
            <w:rPrChange w:id="14401" w:author="Visone Rossana (GSE)" w:date="2025-09-09T14:37:00Z">
              <w:rPr/>
            </w:rPrChange>
          </w:rPr>
          <w:t>)</w:t>
        </w:r>
      </w:ins>
      <w:ins w:id="14402" w:author="Santagata Fabiana (GSE)" w:date="2025-10-10T10:47:00Z">
        <w:r w:rsidR="5DFF4EE3" w:rsidRPr="02A2F9E6">
          <w:rPr>
            <w:rFonts w:cstheme="minorBidi"/>
            <w:sz w:val="22"/>
            <w:szCs w:val="22"/>
          </w:rPr>
          <w:t xml:space="preserve">. </w:t>
        </w:r>
      </w:ins>
      <w:ins w:id="14403" w:author="Santagata Fabiana (GSE)" w:date="2025-10-10T10:48:00Z">
        <w:r w:rsidR="5DFF4EE3" w:rsidRPr="02A2F9E6">
          <w:rPr>
            <w:rFonts w:cstheme="minorBidi"/>
            <w:sz w:val="22"/>
            <w:szCs w:val="22"/>
          </w:rPr>
          <w:t>Nell’ambito della registrazione, il soggetto</w:t>
        </w:r>
      </w:ins>
      <w:ins w:id="14404" w:author="Visone Rossana (GSE)" w:date="2025-08-01T15:28:00Z">
        <w:del w:id="14405" w:author="Santagata Fabiana (GSE)" w:date="2025-10-10T10:48:00Z">
          <w:r w:rsidR="00967EA7" w:rsidRPr="02A2F9E6" w:rsidDel="00967EA7">
            <w:rPr>
              <w:rFonts w:cstheme="minorBidi"/>
              <w:sz w:val="22"/>
              <w:szCs w:val="22"/>
              <w:rPrChange w:id="14406" w:author="Visone Rossana (GSE)" w:date="2025-09-09T14:37:00Z">
                <w:rPr/>
              </w:rPrChange>
            </w:rPr>
            <w:delText>,</w:delText>
          </w:r>
        </w:del>
      </w:ins>
      <w:ins w:id="14407" w:author="Santagata Fabiana (GSE)" w:date="2025-10-10T10:42:00Z">
        <w:r w:rsidR="76A29C9C" w:rsidRPr="02A2F9E6">
          <w:rPr>
            <w:rFonts w:cstheme="minorBidi"/>
            <w:sz w:val="22"/>
            <w:szCs w:val="22"/>
          </w:rPr>
          <w:t xml:space="preserve"> potrà</w:t>
        </w:r>
      </w:ins>
      <w:ins w:id="14408" w:author="Visone Rossana (GSE)" w:date="2025-08-01T15:28:00Z">
        <w:r w:rsidR="00967EA7" w:rsidRPr="02A2F9E6">
          <w:rPr>
            <w:rFonts w:cstheme="minorBidi"/>
            <w:sz w:val="22"/>
            <w:szCs w:val="22"/>
            <w:rPrChange w:id="14409" w:author="Visone Rossana (GSE)" w:date="2025-09-09T14:37:00Z">
              <w:rPr/>
            </w:rPrChange>
          </w:rPr>
          <w:t xml:space="preserve"> richiede</w:t>
        </w:r>
      </w:ins>
      <w:ins w:id="14410" w:author="Santagata Fabiana (GSE)" w:date="2025-10-10T10:36:00Z">
        <w:r w:rsidR="275592D9" w:rsidRPr="02A2F9E6">
          <w:rPr>
            <w:rFonts w:cstheme="minorBidi"/>
            <w:sz w:val="22"/>
            <w:szCs w:val="22"/>
          </w:rPr>
          <w:t>re</w:t>
        </w:r>
      </w:ins>
      <w:ins w:id="14411" w:author="Visone Rossana (GSE)" w:date="2025-08-01T15:28:00Z">
        <w:del w:id="14412" w:author="Santagata Fabiana (GSE)" w:date="2025-10-10T10:36:00Z">
          <w:r w:rsidR="00967EA7" w:rsidRPr="02A2F9E6" w:rsidDel="00967EA7">
            <w:rPr>
              <w:rFonts w:cstheme="minorBidi"/>
              <w:sz w:val="22"/>
              <w:szCs w:val="22"/>
              <w:rPrChange w:id="14413" w:author="Visone Rossana (GSE)" w:date="2025-09-09T14:37:00Z">
                <w:rPr/>
              </w:rPrChange>
            </w:rPr>
            <w:delText xml:space="preserve">ndo al contempo </w:delText>
          </w:r>
        </w:del>
      </w:ins>
      <w:ins w:id="14414" w:author="Santagata Fabiana (GSE)" w:date="2025-10-10T10:36:00Z">
        <w:r w:rsidR="6156EEF9" w:rsidRPr="02A2F9E6">
          <w:rPr>
            <w:rFonts w:cstheme="minorBidi"/>
            <w:sz w:val="22"/>
            <w:szCs w:val="22"/>
          </w:rPr>
          <w:t xml:space="preserve"> </w:t>
        </w:r>
      </w:ins>
      <w:ins w:id="14415" w:author="Visone Rossana (GSE)" w:date="2025-08-01T15:28:00Z">
        <w:r w:rsidR="00967EA7" w:rsidRPr="02A2F9E6">
          <w:rPr>
            <w:rFonts w:cstheme="minorBidi"/>
            <w:sz w:val="22"/>
            <w:szCs w:val="22"/>
            <w:rPrChange w:id="14416" w:author="Visone Rossana (GSE)" w:date="2025-09-09T14:37:00Z">
              <w:rPr/>
            </w:rPrChange>
          </w:rPr>
          <w:t>l</w:t>
        </w:r>
      </w:ins>
      <w:ins w:id="14417" w:author="Santagata Fabiana (GSE)" w:date="2025-10-10T10:48:00Z">
        <w:r w:rsidR="79D65ECA" w:rsidRPr="02A2F9E6">
          <w:rPr>
            <w:rFonts w:cstheme="minorBidi"/>
            <w:sz w:val="22"/>
            <w:szCs w:val="22"/>
          </w:rPr>
          <w:t xml:space="preserve">a necessaria </w:t>
        </w:r>
      </w:ins>
      <w:ins w:id="14418" w:author="Visone Rossana (GSE)" w:date="2025-08-01T15:28:00Z">
        <w:del w:id="14419" w:author="Santagata Fabiana (GSE)" w:date="2025-10-10T10:48:00Z">
          <w:r w:rsidR="00967EA7" w:rsidRPr="02A2F9E6" w:rsidDel="00967EA7">
            <w:rPr>
              <w:rFonts w:cstheme="minorBidi"/>
              <w:sz w:val="22"/>
              <w:szCs w:val="22"/>
              <w:rPrChange w:id="14420" w:author="Visone Rossana (GSE)" w:date="2025-09-09T14:37:00Z">
                <w:rPr/>
              </w:rPrChange>
            </w:rPr>
            <w:delText>’</w:delText>
          </w:r>
        </w:del>
        <w:r w:rsidR="00967EA7" w:rsidRPr="02A2F9E6">
          <w:rPr>
            <w:rFonts w:cstheme="minorBidi"/>
            <w:sz w:val="22"/>
            <w:szCs w:val="22"/>
            <w:rPrChange w:id="14421" w:author="Visone Rossana (GSE)" w:date="2025-09-09T14:37:00Z">
              <w:rPr/>
            </w:rPrChange>
          </w:rPr>
          <w:t>abilitazione</w:t>
        </w:r>
      </w:ins>
      <w:ins w:id="14422" w:author="Santagata Fabiana (GSE)" w:date="2025-10-10T10:48:00Z">
        <w:r w:rsidR="10E47694" w:rsidRPr="02A2F9E6">
          <w:rPr>
            <w:rFonts w:cstheme="minorBidi"/>
            <w:sz w:val="22"/>
            <w:szCs w:val="22"/>
          </w:rPr>
          <w:t xml:space="preserve"> per</w:t>
        </w:r>
      </w:ins>
      <w:ins w:id="14423" w:author="Visone Rossana (GSE)" w:date="2025-08-01T15:28:00Z">
        <w:del w:id="14424" w:author="Santagata Fabiana (GSE)" w:date="2025-10-10T10:48:00Z">
          <w:r w:rsidR="00967EA7" w:rsidRPr="02A2F9E6" w:rsidDel="00967EA7">
            <w:rPr>
              <w:rFonts w:cstheme="minorBidi"/>
              <w:sz w:val="22"/>
              <w:szCs w:val="22"/>
              <w:rPrChange w:id="14425" w:author="Visone Rossana (GSE)" w:date="2025-09-09T14:37:00Z">
                <w:rPr/>
              </w:rPrChange>
            </w:rPr>
            <w:delText xml:space="preserve"> a</w:delText>
          </w:r>
        </w:del>
      </w:ins>
      <w:ins w:id="14426" w:author="Santagata Fabiana (GSE)" w:date="2025-10-10T10:42:00Z" w16du:dateUtc="2025-08-01T13:28:00Z">
        <w:r w:rsidR="0DD5B4BE" w:rsidRPr="02A2F9E6">
          <w:rPr>
            <w:rFonts w:cstheme="minorBidi"/>
            <w:sz w:val="22"/>
            <w:szCs w:val="22"/>
          </w:rPr>
          <w:t xml:space="preserve"> accedere a</w:t>
        </w:r>
      </w:ins>
      <w:ins w:id="14427" w:author="Visone Rossana (GSE)" w:date="2025-08-01T15:28:00Z" w16du:dateUtc="2025-08-01T13:27:00Z">
        <w:r w:rsidR="00967EA7" w:rsidRPr="02A2F9E6">
          <w:rPr>
            <w:rFonts w:cstheme="minorBidi"/>
            <w:sz w:val="22"/>
            <w:szCs w:val="22"/>
            <w:rPrChange w:id="14428" w:author="Visone Rossana (GSE)" w:date="2025-09-09T14:37:00Z">
              <w:rPr/>
            </w:rPrChange>
          </w:rPr>
          <w:t>l Portaltermico</w:t>
        </w:r>
      </w:ins>
      <w:ins w:id="14429" w:author="Visone Rossana (GSE)" w:date="2025-08-01T15:27:00Z">
        <w:r w:rsidR="00967EA7" w:rsidRPr="02A2F9E6">
          <w:rPr>
            <w:rFonts w:cstheme="minorBidi"/>
            <w:sz w:val="22"/>
            <w:szCs w:val="22"/>
            <w:rPrChange w:id="14430" w:author="Visone Rossana (GSE)" w:date="2025-09-09T14:37:00Z">
              <w:rPr/>
            </w:rPrChange>
          </w:rPr>
          <w:t>.</w:t>
        </w:r>
      </w:ins>
    </w:p>
    <w:p w14:paraId="128102CE" w14:textId="74F06D27" w:rsidR="00EF4509" w:rsidRPr="008B1DFF" w:rsidRDefault="00EF4509">
      <w:pPr>
        <w:spacing w:after="120" w:line="276" w:lineRule="auto"/>
        <w:jc w:val="both"/>
        <w:rPr>
          <w:ins w:id="14431" w:author="Visone Rossana (GSE)" w:date="2025-08-01T15:27:00Z" w16du:dateUtc="2025-08-01T13:27:00Z"/>
          <w:rFonts w:cstheme="minorBidi"/>
          <w:sz w:val="22"/>
          <w:szCs w:val="22"/>
          <w:rPrChange w:id="14432" w:author="Visone Rossana (GSE)" w:date="2025-09-09T14:37:00Z" w16du:dateUtc="2025-09-09T12:37:00Z">
            <w:rPr>
              <w:ins w:id="14433" w:author="Visone Rossana (GSE)" w:date="2025-08-01T15:27:00Z" w16du:dateUtc="2025-08-01T13:27:00Z"/>
            </w:rPr>
          </w:rPrChange>
        </w:rPr>
        <w:pPrChange w:id="14434" w:author="Visone Rossana (GSE)" w:date="2025-09-09T14:37:00Z" w16du:dateUtc="2025-09-09T12:37:00Z">
          <w:pPr>
            <w:spacing w:after="120"/>
            <w:jc w:val="both"/>
          </w:pPr>
        </w:pPrChange>
      </w:pPr>
      <w:ins w:id="14435" w:author="Visone Rossana (GSE)" w:date="2025-09-10T12:40:00Z">
        <w:r w:rsidRPr="02A2F9E6">
          <w:rPr>
            <w:rFonts w:cstheme="minorBidi"/>
            <w:sz w:val="22"/>
            <w:szCs w:val="22"/>
            <w:highlight w:val="yellow"/>
          </w:rPr>
          <w:lastRenderedPageBreak/>
          <w:t>L</w:t>
        </w:r>
      </w:ins>
      <w:ins w:id="14436" w:author="Santagata Fabiana (GSE)" w:date="2025-10-10T10:42:00Z">
        <w:r w:rsidR="1D08EFBD" w:rsidRPr="02A2F9E6">
          <w:rPr>
            <w:rFonts w:cstheme="minorBidi"/>
            <w:sz w:val="22"/>
            <w:szCs w:val="22"/>
            <w:highlight w:val="yellow"/>
          </w:rPr>
          <w:t>a registrazione</w:t>
        </w:r>
        <w:commentRangeStart w:id="14437"/>
        <w:r w:rsidR="1D08EFBD" w:rsidRPr="02A2F9E6">
          <w:rPr>
            <w:rFonts w:cstheme="minorBidi"/>
            <w:sz w:val="22"/>
            <w:szCs w:val="22"/>
            <w:highlight w:val="yellow"/>
          </w:rPr>
          <w:t xml:space="preserve"> dovrà avvenire </w:t>
        </w:r>
      </w:ins>
      <w:ins w:id="14438" w:author="Santagata Fabiana (GSE)" w:date="2025-10-10T10:43:00Z">
        <w:r w:rsidR="1D08EFBD" w:rsidRPr="02A2F9E6">
          <w:rPr>
            <w:rFonts w:cstheme="minorBidi"/>
            <w:sz w:val="22"/>
            <w:szCs w:val="22"/>
            <w:highlight w:val="yellow"/>
          </w:rPr>
          <w:t>esclusivamente</w:t>
        </w:r>
      </w:ins>
      <w:commentRangeEnd w:id="14437"/>
      <w:r w:rsidR="0021711B" w:rsidRPr="02A2F9E6">
        <w:rPr>
          <w:rStyle w:val="Rimandocommento"/>
          <w:rFonts w:cstheme="minorBidi"/>
          <w:sz w:val="22"/>
          <w:szCs w:val="22"/>
          <w:highlight w:val="yellow"/>
        </w:rPr>
        <w:commentReference w:id="14437"/>
      </w:r>
      <w:ins w:id="14440" w:author="Santagata Fabiana (GSE)" w:date="2025-10-10T10:43:00Z">
        <w:r w:rsidR="1D08EFBD" w:rsidRPr="02A2F9E6">
          <w:rPr>
            <w:rFonts w:cstheme="minorBidi"/>
            <w:sz w:val="22"/>
            <w:szCs w:val="22"/>
            <w:highlight w:val="yellow"/>
          </w:rPr>
          <w:t xml:space="preserve"> </w:t>
        </w:r>
      </w:ins>
      <w:ins w:id="14441" w:author="Visone Rossana (GSE)" w:date="2025-09-10T12:40:00Z">
        <w:del w:id="14442" w:author="Santagata Fabiana (GSE)" w:date="2025-10-10T10:42:00Z">
          <w:r w:rsidRPr="02A2F9E6" w:rsidDel="00EF4509">
            <w:rPr>
              <w:rFonts w:cstheme="minorBidi"/>
              <w:sz w:val="22"/>
              <w:szCs w:val="22"/>
              <w:highlight w:val="yellow"/>
            </w:rPr>
            <w:delText xml:space="preserve">’operatore è tenuto </w:delText>
          </w:r>
          <w:commentRangeStart w:id="14443"/>
          <w:r w:rsidRPr="02A2F9E6" w:rsidDel="00EF4509">
            <w:rPr>
              <w:rFonts w:cstheme="minorBidi"/>
              <w:sz w:val="22"/>
              <w:szCs w:val="22"/>
              <w:highlight w:val="yellow"/>
            </w:rPr>
            <w:delText xml:space="preserve">a registrarsi </w:delText>
          </w:r>
        </w:del>
        <w:r w:rsidRPr="02A2F9E6">
          <w:rPr>
            <w:rFonts w:cstheme="minorBidi"/>
            <w:sz w:val="22"/>
            <w:szCs w:val="22"/>
            <w:highlight w:val="yellow"/>
          </w:rPr>
          <w:t xml:space="preserve">tramite </w:t>
        </w:r>
        <w:r w:rsidRPr="02A2F9E6">
          <w:rPr>
            <w:rFonts w:cstheme="minorBidi"/>
            <w:sz w:val="22"/>
            <w:szCs w:val="22"/>
            <w:highlight w:val="yellow"/>
            <w:rPrChange w:id="14444" w:author="Visone Rossana (GSE)" w:date="2025-09-10T12:50:00Z">
              <w:rPr>
                <w:rFonts w:cstheme="minorBidi"/>
                <w:sz w:val="22"/>
                <w:szCs w:val="22"/>
              </w:rPr>
            </w:rPrChange>
          </w:rPr>
          <w:t>SPID</w:t>
        </w:r>
      </w:ins>
      <w:ins w:id="14445" w:author="Visone Rossana (GSE)" w:date="2025-10-11T15:33:00Z" w16du:dateUtc="2025-10-11T13:33:00Z">
        <w:r w:rsidR="005E2DAD">
          <w:rPr>
            <w:rFonts w:cstheme="minorBidi"/>
            <w:sz w:val="22"/>
            <w:szCs w:val="22"/>
            <w:highlight w:val="yellow"/>
          </w:rPr>
          <w:t xml:space="preserve"> o CIE</w:t>
        </w:r>
      </w:ins>
      <w:ins w:id="14446" w:author="Visone Rossana (GSE)" w:date="2025-09-10T12:45:00Z">
        <w:r w:rsidRPr="02A2F9E6">
          <w:rPr>
            <w:rFonts w:cstheme="minorBidi"/>
            <w:sz w:val="22"/>
            <w:szCs w:val="22"/>
            <w:highlight w:val="yellow"/>
            <w:rPrChange w:id="14447" w:author="Visone Rossana (GSE)" w:date="2025-09-10T12:50:00Z">
              <w:rPr>
                <w:rFonts w:cstheme="minorBidi"/>
                <w:sz w:val="22"/>
                <w:szCs w:val="22"/>
              </w:rPr>
            </w:rPrChange>
          </w:rPr>
          <w:t xml:space="preserve">…… </w:t>
        </w:r>
      </w:ins>
      <w:commentRangeEnd w:id="14443"/>
      <w:r w:rsidRPr="02A2F9E6">
        <w:rPr>
          <w:rStyle w:val="Rimandocommento"/>
          <w:rFonts w:cstheme="minorBidi"/>
          <w:sz w:val="22"/>
          <w:szCs w:val="22"/>
          <w:highlight w:val="yellow"/>
          <w:rPrChange w:id="14448" w:author="Visone Rossana (GSE)" w:date="2025-09-10T12:50:00Z">
            <w:rPr>
              <w:rStyle w:val="Rimandocommento"/>
              <w:rFonts w:cstheme="minorBidi"/>
              <w:sz w:val="22"/>
              <w:szCs w:val="22"/>
            </w:rPr>
          </w:rPrChange>
        </w:rPr>
        <w:commentReference w:id="14443"/>
      </w:r>
      <w:ins w:id="14449" w:author="Visone Rossana (GSE)" w:date="2025-09-10T12:49:00Z">
        <w:del w:id="14450" w:author="Visone Rossana (GSE)" w:date="2025-10-11T15:33:00Z" w16du:dateUtc="2025-10-11T13:33:00Z">
          <w:r w:rsidRPr="02A2F9E6" w:rsidDel="00C464F4">
            <w:rPr>
              <w:rFonts w:cstheme="minorBidi"/>
              <w:sz w:val="22"/>
              <w:szCs w:val="22"/>
              <w:highlight w:val="yellow"/>
              <w:rPrChange w:id="14451" w:author="Visone Rossana (GSE)" w:date="2025-09-10T12:50:00Z">
                <w:rPr>
                  <w:rFonts w:cstheme="minorBidi"/>
                  <w:sz w:val="22"/>
                  <w:szCs w:val="22"/>
                </w:rPr>
              </w:rPrChange>
            </w:rPr>
            <w:delText>da appur</w:delText>
          </w:r>
        </w:del>
      </w:ins>
      <w:ins w:id="14452" w:author="Visone Rossana (GSE)" w:date="2025-09-23T18:56:00Z">
        <w:del w:id="14453" w:author="Visone Rossana (GSE)" w:date="2025-10-11T15:33:00Z" w16du:dateUtc="2025-10-11T13:33:00Z">
          <w:r w:rsidR="00E43F28" w:rsidRPr="02A2F9E6" w:rsidDel="00C464F4">
            <w:rPr>
              <w:rFonts w:cstheme="minorBidi"/>
              <w:sz w:val="22"/>
              <w:szCs w:val="22"/>
              <w:highlight w:val="yellow"/>
            </w:rPr>
            <w:delText>ar</w:delText>
          </w:r>
        </w:del>
      </w:ins>
      <w:ins w:id="14454" w:author="Visone Rossana (GSE)" w:date="2025-09-10T12:49:00Z">
        <w:del w:id="14455" w:author="Visone Rossana (GSE)" w:date="2025-10-11T15:33:00Z" w16du:dateUtc="2025-10-11T13:33:00Z">
          <w:r w:rsidRPr="02A2F9E6" w:rsidDel="00C464F4">
            <w:rPr>
              <w:rFonts w:cstheme="minorBidi"/>
              <w:sz w:val="22"/>
              <w:szCs w:val="22"/>
              <w:highlight w:val="yellow"/>
              <w:rPrChange w:id="14456" w:author="Visone Rossana (GSE)" w:date="2025-09-10T12:50:00Z">
                <w:rPr>
                  <w:rFonts w:cstheme="minorBidi"/>
                  <w:sz w:val="22"/>
                  <w:szCs w:val="22"/>
                </w:rPr>
              </w:rPrChange>
            </w:rPr>
            <w:delText>e se funzioni firma digitale</w:delText>
          </w:r>
        </w:del>
      </w:ins>
    </w:p>
    <w:p w14:paraId="0384D2F8" w14:textId="13D78D89" w:rsidR="00EA1FC6" w:rsidRPr="008B1DFF" w:rsidRDefault="00EA1FC6">
      <w:pPr>
        <w:spacing w:line="276" w:lineRule="auto"/>
        <w:jc w:val="both"/>
        <w:rPr>
          <w:ins w:id="14457" w:author="Santagata Fabiana (GSE)" w:date="2025-10-10T10:50:00Z" w16du:dateUtc="2025-10-10T10:50:49Z"/>
          <w:rFonts w:cstheme="minorBidi"/>
          <w:sz w:val="22"/>
          <w:szCs w:val="22"/>
          <w:rPrChange w:id="14458" w:author="Unknown" w16du:dateUtc="2025-09-09T12:37:00Z">
            <w:rPr>
              <w:ins w:id="14459" w:author="Santagata Fabiana (GSE)" w:date="2025-10-10T10:50:00Z" w16du:dateUtc="2025-10-10T10:50:49Z"/>
            </w:rPr>
          </w:rPrChange>
        </w:rPr>
        <w:pPrChange w:id="14460" w:author="Santagata Fabiana (GSE)" w:date="2025-10-10T10:38:00Z" w16du:dateUtc="2025-09-09T12:37:00Z">
          <w:pPr>
            <w:jc w:val="both"/>
          </w:pPr>
        </w:pPrChange>
      </w:pPr>
      <w:del w:id="14461" w:author="Santagata Fabiana (GSE)" w:date="2025-10-10T10:38:00Z">
        <w:r w:rsidRPr="02A2F9E6" w:rsidDel="00EA1FC6">
          <w:rPr>
            <w:rFonts w:cstheme="minorBidi"/>
            <w:sz w:val="22"/>
            <w:szCs w:val="22"/>
            <w:rPrChange w:id="14462" w:author="Visone Rossana (GSE)" w:date="2025-09-09T14:37:00Z">
              <w:rPr/>
            </w:rPrChange>
          </w:rPr>
          <w:delText>Ai fini dell’accesso agli incentivi previsti dal Decreto, i</w:delText>
        </w:r>
      </w:del>
      <w:ins w:id="14463" w:author="Santagata Fabiana (GSE)" w:date="2025-10-10T10:49:00Z">
        <w:r w:rsidR="4FC5B1F1" w:rsidRPr="7FB59215">
          <w:rPr>
            <w:rFonts w:cstheme="minorBidi"/>
            <w:sz w:val="22"/>
            <w:szCs w:val="22"/>
          </w:rPr>
          <w:t>Effettuate</w:t>
        </w:r>
        <w:r w:rsidR="2A6F452F" w:rsidRPr="02A2F9E6">
          <w:rPr>
            <w:rFonts w:cstheme="minorBidi"/>
            <w:sz w:val="22"/>
            <w:szCs w:val="22"/>
          </w:rPr>
          <w:t xml:space="preserve"> tali operazioni, i</w:t>
        </w:r>
      </w:ins>
      <w:r w:rsidRPr="02A2F9E6">
        <w:rPr>
          <w:rFonts w:cstheme="minorBidi"/>
          <w:sz w:val="22"/>
          <w:szCs w:val="22"/>
          <w:rPrChange w:id="14464" w:author="Visone Rossana (GSE)" w:date="2025-09-09T14:37:00Z">
            <w:rPr/>
          </w:rPrChange>
        </w:rPr>
        <w:t xml:space="preserve">l </w:t>
      </w:r>
      <w:ins w:id="14465" w:author="Santagata Fabiana (GSE)" w:date="2025-10-10T10:37:00Z">
        <w:r w:rsidR="125EBF9C" w:rsidRPr="02A2F9E6">
          <w:rPr>
            <w:rFonts w:cstheme="minorBidi"/>
            <w:sz w:val="22"/>
            <w:szCs w:val="22"/>
          </w:rPr>
          <w:t>s</w:t>
        </w:r>
      </w:ins>
      <w:del w:id="14466" w:author="Santagata Fabiana (GSE)" w:date="2025-10-10T10:37:00Z">
        <w:r w:rsidRPr="7FB59215" w:rsidDel="00EA1FC6">
          <w:rPr>
            <w:rFonts w:cstheme="minorBidi"/>
            <w:sz w:val="22"/>
            <w:szCs w:val="22"/>
            <w:rPrChange w:id="14467" w:author="Santagata Fabiana (GSE)" w:date="2025-10-14T16:21:00Z" w16du:dateUtc="2025-10-14T14:21:00Z">
              <w:rPr/>
            </w:rPrChange>
          </w:rPr>
          <w:delText>S</w:delText>
        </w:r>
      </w:del>
      <w:r w:rsidRPr="7FB59215">
        <w:rPr>
          <w:rFonts w:cstheme="minorBidi"/>
          <w:sz w:val="22"/>
          <w:szCs w:val="22"/>
          <w:rPrChange w:id="14468" w:author="Santagata Fabiana (GSE)" w:date="2025-10-14T16:21:00Z" w16du:dateUtc="2025-10-14T14:21:00Z">
            <w:rPr/>
          </w:rPrChange>
        </w:rPr>
        <w:t>oggetto</w:t>
      </w:r>
      <w:ins w:id="14469" w:author="Santagata Fabiana (GSE)" w:date="2025-10-10T10:50:00Z">
        <w:r w:rsidR="5924FD7F" w:rsidRPr="7FB59215">
          <w:rPr>
            <w:rFonts w:cstheme="minorBidi"/>
            <w:sz w:val="22"/>
            <w:szCs w:val="22"/>
            <w:rPrChange w:id="14470" w:author="Santagata Fabiana (GSE)" w:date="2025-10-14T16:21:00Z" w16du:dateUtc="2025-10-14T14:21:00Z">
              <w:rPr/>
            </w:rPrChange>
          </w:rPr>
          <w:t xml:space="preserve"> potrà accedere al Portaltermico per pr</w:t>
        </w:r>
      </w:ins>
      <w:ins w:id="14471" w:author="Santagata Fabiana (GSE)" w:date="2025-10-10T10:37:00Z">
        <w:r w:rsidR="12ECD561" w:rsidRPr="7FB59215">
          <w:rPr>
            <w:rFonts w:cstheme="minorBidi"/>
            <w:sz w:val="22"/>
            <w:szCs w:val="22"/>
            <w:rPrChange w:id="14472" w:author="Santagata Fabiana (GSE)" w:date="2025-10-14T16:21:00Z" w16du:dateUtc="2025-10-14T14:21:00Z">
              <w:rPr/>
            </w:rPrChange>
          </w:rPr>
          <w:t xml:space="preserve">esentare </w:t>
        </w:r>
      </w:ins>
      <w:ins w:id="14473" w:author="Santagata Fabiana (GSE)" w:date="2025-10-10T10:50:00Z">
        <w:r w:rsidR="5925A142" w:rsidRPr="7FB59215">
          <w:rPr>
            <w:rFonts w:cstheme="minorBidi"/>
            <w:sz w:val="22"/>
            <w:szCs w:val="22"/>
            <w:rPrChange w:id="14474" w:author="Santagata Fabiana (GSE)" w:date="2025-10-14T16:21:00Z" w16du:dateUtc="2025-10-14T14:21:00Z">
              <w:rPr/>
            </w:rPrChange>
          </w:rPr>
          <w:t>l’</w:t>
        </w:r>
      </w:ins>
      <w:ins w:id="14475" w:author="Santagata Fabiana (GSE)" w:date="2025-10-10T10:37:00Z">
        <w:r w:rsidR="12ECD561" w:rsidRPr="7FB59215">
          <w:rPr>
            <w:rFonts w:cstheme="minorBidi"/>
            <w:sz w:val="22"/>
            <w:szCs w:val="22"/>
            <w:rPrChange w:id="14476" w:author="Santagata Fabiana (GSE)" w:date="2025-10-14T16:21:00Z" w16du:dateUtc="2025-10-14T14:21:00Z">
              <w:rPr/>
            </w:rPrChange>
          </w:rPr>
          <w:t>istanza di a</w:t>
        </w:r>
      </w:ins>
      <w:ins w:id="14477" w:author="Santagata Fabiana (GSE)" w:date="2025-10-10T10:38:00Z">
        <w:r w:rsidR="12ECD561" w:rsidRPr="7FB59215">
          <w:rPr>
            <w:rFonts w:cstheme="minorBidi"/>
            <w:sz w:val="22"/>
            <w:szCs w:val="22"/>
            <w:rPrChange w:id="14478" w:author="Santagata Fabiana (GSE)" w:date="2025-10-14T16:21:00Z" w16du:dateUtc="2025-10-14T14:21:00Z">
              <w:rPr/>
            </w:rPrChange>
          </w:rPr>
          <w:t>ccesso</w:t>
        </w:r>
      </w:ins>
      <w:r w:rsidRPr="7FB59215">
        <w:rPr>
          <w:rFonts w:cstheme="minorBidi"/>
          <w:sz w:val="22"/>
          <w:szCs w:val="22"/>
          <w:rPrChange w:id="14479" w:author="Santagata Fabiana (GSE)" w:date="2025-10-14T16:21:00Z" w16du:dateUtc="2025-10-14T14:21:00Z">
            <w:rPr/>
          </w:rPrChange>
        </w:rPr>
        <w:t xml:space="preserve"> </w:t>
      </w:r>
      <w:ins w:id="14480" w:author="Santagata Fabiana (GSE)" w:date="2025-10-10T10:38:00Z">
        <w:r w:rsidR="0F7E4348" w:rsidRPr="02A2F9E6">
          <w:rPr>
            <w:rFonts w:cstheme="minorBidi"/>
            <w:sz w:val="22"/>
            <w:szCs w:val="22"/>
          </w:rPr>
          <w:t>agli incentivi previsti dal Decreto</w:t>
        </w:r>
      </w:ins>
      <w:del w:id="14481" w:author="Santagata Fabiana (GSE)" w:date="2025-10-10T10:37:00Z">
        <w:r w:rsidRPr="02A2F9E6" w:rsidDel="00EA1FC6">
          <w:rPr>
            <w:rFonts w:cstheme="minorBidi"/>
            <w:sz w:val="22"/>
            <w:szCs w:val="22"/>
            <w:rPrChange w:id="14482" w:author="Visone Rossana (GSE)" w:date="2025-09-09T14:37:00Z">
              <w:rPr/>
            </w:rPrChange>
          </w:rPr>
          <w:delText>Responsabile</w:delText>
        </w:r>
      </w:del>
      <w:del w:id="14483" w:author="Santagata Fabiana (GSE)" w:date="2025-10-10T10:50:00Z">
        <w:r w:rsidRPr="02A2F9E6" w:rsidDel="00EA1FC6">
          <w:rPr>
            <w:rFonts w:cstheme="minorBidi"/>
            <w:sz w:val="22"/>
            <w:szCs w:val="22"/>
            <w:rPrChange w:id="14484" w:author="Visone Rossana (GSE)" w:date="2025-09-09T14:37:00Z">
              <w:rPr/>
            </w:rPrChange>
          </w:rPr>
          <w:delText xml:space="preserve"> è tenuto a presentare domanda al GSE esclusivamente tramite il Portaltermico</w:delText>
        </w:r>
      </w:del>
      <w:ins w:id="14485" w:author="Visone Rossana (GSE)" w:date="2025-08-01T11:20:00Z">
        <w:r w:rsidR="008339AC" w:rsidRPr="02A2F9E6">
          <w:rPr>
            <w:rFonts w:cstheme="minorBidi"/>
            <w:sz w:val="22"/>
            <w:szCs w:val="22"/>
            <w:rPrChange w:id="14486" w:author="Visone Rossana (GSE)" w:date="2025-09-09T14:37:00Z">
              <w:rPr/>
            </w:rPrChange>
          </w:rPr>
          <w:t>.</w:t>
        </w:r>
      </w:ins>
      <w:ins w:id="14487" w:author="Visone Rossana (GSE)" w:date="2025-08-01T11:19:00Z">
        <w:r w:rsidR="008339AC" w:rsidRPr="02A2F9E6">
          <w:rPr>
            <w:rFonts w:cstheme="minorBidi"/>
            <w:sz w:val="22"/>
            <w:szCs w:val="22"/>
            <w:rPrChange w:id="14488" w:author="Visone Rossana (GSE)" w:date="2025-09-09T14:37:00Z">
              <w:rPr/>
            </w:rPrChange>
          </w:rPr>
          <w:t xml:space="preserve"> </w:t>
        </w:r>
      </w:ins>
    </w:p>
    <w:p w14:paraId="4DDDD75D" w14:textId="5A0799DC" w:rsidR="00EA1FC6" w:rsidRPr="008B1DFF" w:rsidRDefault="4C7D6F5B" w:rsidP="02A2F9E6">
      <w:pPr>
        <w:spacing w:line="276" w:lineRule="auto"/>
        <w:jc w:val="both"/>
        <w:rPr>
          <w:rFonts w:cstheme="minorBidi"/>
          <w:sz w:val="22"/>
          <w:szCs w:val="22"/>
          <w:rPrChange w:id="14489" w:author="Visone Rossana (GSE)" w:date="2025-09-09T14:37:00Z" w16du:dateUtc="2025-09-09T12:37:00Z">
            <w:rPr/>
          </w:rPrChange>
        </w:rPr>
      </w:pPr>
      <w:ins w:id="14490" w:author="Santagata Fabiana (GSE)" w:date="2025-10-10T10:50:00Z">
        <w:r w:rsidRPr="02A2F9E6">
          <w:rPr>
            <w:rFonts w:cstheme="minorBidi"/>
            <w:sz w:val="22"/>
            <w:szCs w:val="22"/>
          </w:rPr>
          <w:t xml:space="preserve">Sulla base dei dati </w:t>
        </w:r>
      </w:ins>
      <w:ins w:id="14491" w:author="Santagata Fabiana (GSE)" w:date="2025-10-10T10:51:00Z">
        <w:r w:rsidRPr="02A2F9E6">
          <w:rPr>
            <w:rFonts w:cstheme="minorBidi"/>
            <w:sz w:val="22"/>
            <w:szCs w:val="22"/>
          </w:rPr>
          <w:t xml:space="preserve">indicati, </w:t>
        </w:r>
      </w:ins>
      <w:ins w:id="14492" w:author="Santagata Fabiana (GSE)" w:date="2025-10-10T10:52:00Z">
        <w:r w:rsidR="2E9B810B" w:rsidRPr="02A2F9E6">
          <w:rPr>
            <w:rFonts w:cstheme="minorBidi"/>
            <w:sz w:val="22"/>
            <w:szCs w:val="22"/>
          </w:rPr>
          <w:t xml:space="preserve">il </w:t>
        </w:r>
        <w:r w:rsidR="14302F91" w:rsidRPr="00195326">
          <w:rPr>
            <w:rFonts w:cstheme="minorBidi"/>
            <w:sz w:val="22"/>
            <w:szCs w:val="22"/>
          </w:rPr>
          <w:t>Portal</w:t>
        </w:r>
      </w:ins>
      <w:ins w:id="14493" w:author="Santagata Fabiana (GSE)" w:date="2025-10-14T12:53:00Z">
        <w:r w:rsidR="3C9DCF17" w:rsidRPr="00195326">
          <w:rPr>
            <w:rFonts w:cstheme="minorBidi"/>
            <w:sz w:val="22"/>
            <w:szCs w:val="22"/>
          </w:rPr>
          <w:t>t</w:t>
        </w:r>
      </w:ins>
      <w:ins w:id="14494" w:author="Santagata Fabiana (GSE)" w:date="2025-10-10T10:52:00Z">
        <w:r w:rsidR="14302F91" w:rsidRPr="00195326">
          <w:rPr>
            <w:rFonts w:cstheme="minorBidi"/>
            <w:sz w:val="22"/>
            <w:szCs w:val="22"/>
          </w:rPr>
          <w:t>e</w:t>
        </w:r>
      </w:ins>
      <w:ins w:id="14495" w:author="Santagata Fabiana (GSE)" w:date="2025-10-14T12:53:00Z">
        <w:r w:rsidR="3C9DCF17" w:rsidRPr="00195326">
          <w:rPr>
            <w:rFonts w:cstheme="minorBidi"/>
            <w:sz w:val="22"/>
            <w:szCs w:val="22"/>
          </w:rPr>
          <w:t>rmico</w:t>
        </w:r>
      </w:ins>
      <w:ins w:id="14496" w:author="Santagata Fabiana (GSE)" w:date="2025-10-10T10:52:00Z">
        <w:r w:rsidR="2E9B810B" w:rsidRPr="02A2F9E6">
          <w:rPr>
            <w:rFonts w:cstheme="minorBidi"/>
            <w:sz w:val="22"/>
            <w:szCs w:val="22"/>
          </w:rPr>
          <w:t xml:space="preserve"> </w:t>
        </w:r>
      </w:ins>
      <w:ins w:id="14497" w:author="Santagata Fabiana (GSE)" w:date="2025-10-10T10:51:00Z">
        <w:r w:rsidRPr="02A2F9E6">
          <w:rPr>
            <w:rFonts w:cstheme="minorBidi"/>
            <w:sz w:val="22"/>
            <w:szCs w:val="22"/>
          </w:rPr>
          <w:t>effettu</w:t>
        </w:r>
      </w:ins>
      <w:ins w:id="14498" w:author="Santagata Fabiana (GSE)" w:date="2025-10-10T10:52:00Z">
        <w:r w:rsidR="386E3B8A" w:rsidRPr="02A2F9E6">
          <w:rPr>
            <w:rFonts w:cstheme="minorBidi"/>
            <w:sz w:val="22"/>
            <w:szCs w:val="22"/>
          </w:rPr>
          <w:t>erà</w:t>
        </w:r>
      </w:ins>
      <w:ins w:id="14499" w:author="Santagata Fabiana (GSE)" w:date="2025-10-10T10:53:00Z">
        <w:r w:rsidR="0B5164AB" w:rsidRPr="02A2F9E6">
          <w:rPr>
            <w:rFonts w:cstheme="minorBidi"/>
            <w:sz w:val="22"/>
            <w:szCs w:val="22"/>
          </w:rPr>
          <w:t xml:space="preserve"> in automatico</w:t>
        </w:r>
      </w:ins>
      <w:ins w:id="14500" w:author="Santagata Fabiana (GSE)" w:date="2025-10-10T10:51:00Z">
        <w:r w:rsidRPr="02A2F9E6">
          <w:rPr>
            <w:rFonts w:cstheme="minorBidi"/>
            <w:sz w:val="22"/>
            <w:szCs w:val="22"/>
          </w:rPr>
          <w:t xml:space="preserve"> i</w:t>
        </w:r>
      </w:ins>
      <w:ins w:id="14501" w:author="Visone Rossana (GSE)" w:date="2025-08-01T11:20:00Z">
        <w:del w:id="14502" w:author="Santagata Fabiana (GSE)" w:date="2025-10-10T10:51:00Z">
          <w:r w:rsidR="00EA1FC6" w:rsidRPr="02A2F9E6" w:rsidDel="008339AC">
            <w:rPr>
              <w:rFonts w:cstheme="minorBidi"/>
              <w:sz w:val="22"/>
              <w:szCs w:val="22"/>
              <w:rPrChange w:id="14503" w:author="Visone Rossana (GSE)" w:date="2025-09-09T14:37:00Z">
                <w:rPr/>
              </w:rPrChange>
            </w:rPr>
            <w:delText>I</w:delText>
          </w:r>
        </w:del>
      </w:ins>
      <w:ins w:id="14504" w:author="Visone Rossana (GSE)" w:date="2025-08-01T11:19:00Z">
        <w:r w:rsidR="008339AC" w:rsidRPr="02A2F9E6">
          <w:rPr>
            <w:rFonts w:cstheme="minorBidi"/>
            <w:sz w:val="22"/>
            <w:szCs w:val="22"/>
            <w:rPrChange w:id="14505" w:author="Visone Rossana (GSE)" w:date="2025-09-09T14:37:00Z">
              <w:rPr>
                <w:rFonts w:cs="Calibri"/>
              </w:rPr>
            </w:rPrChange>
          </w:rPr>
          <w:t>l calcolo degli incentivi</w:t>
        </w:r>
        <w:del w:id="14506" w:author="Santagata Fabiana (GSE)" w:date="2025-10-10T10:51:00Z">
          <w:r w:rsidR="00EA1FC6" w:rsidRPr="02A2F9E6" w:rsidDel="008339AC">
            <w:rPr>
              <w:rFonts w:cstheme="minorBidi"/>
              <w:sz w:val="22"/>
              <w:szCs w:val="22"/>
              <w:rPrChange w:id="14507" w:author="Visone Rossana (GSE)" w:date="2025-09-09T14:37:00Z">
                <w:rPr>
                  <w:rFonts w:cs="Calibri"/>
                </w:rPr>
              </w:rPrChange>
            </w:rPr>
            <w:delText>,</w:delText>
          </w:r>
        </w:del>
        <w:r w:rsidR="008339AC" w:rsidRPr="02A2F9E6">
          <w:rPr>
            <w:rFonts w:cstheme="minorBidi"/>
            <w:sz w:val="22"/>
            <w:szCs w:val="22"/>
            <w:rPrChange w:id="14508" w:author="Visone Rossana (GSE)" w:date="2025-09-09T14:37:00Z">
              <w:rPr>
                <w:rFonts w:cs="Calibri"/>
              </w:rPr>
            </w:rPrChange>
          </w:rPr>
          <w:t xml:space="preserve"> </w:t>
        </w:r>
        <w:del w:id="14509" w:author="Santagata Fabiana (GSE)" w:date="2025-10-10T10:52:00Z">
          <w:r w:rsidR="00EA1FC6" w:rsidRPr="02A2F9E6" w:rsidDel="008339AC">
            <w:rPr>
              <w:rFonts w:cstheme="minorBidi"/>
              <w:sz w:val="22"/>
              <w:szCs w:val="22"/>
              <w:rPrChange w:id="14510" w:author="Visone Rossana (GSE)" w:date="2025-09-09T14:37:00Z">
                <w:rPr>
                  <w:rFonts w:cs="Calibri"/>
                </w:rPr>
              </w:rPrChange>
            </w:rPr>
            <w:delText>da riconoscere p</w:delText>
          </w:r>
        </w:del>
      </w:ins>
      <w:ins w:id="14511" w:author="Santagata Fabiana (GSE)" w:date="2025-10-10T10:52:00Z">
        <w:r w:rsidR="272396C8" w:rsidRPr="02A2F9E6">
          <w:rPr>
            <w:rFonts w:cstheme="minorBidi"/>
            <w:sz w:val="22"/>
            <w:szCs w:val="22"/>
          </w:rPr>
          <w:t>potenzialmente ricon</w:t>
        </w:r>
      </w:ins>
      <w:ins w:id="14512" w:author="Santagata Fabiana (GSE)" w:date="2025-10-10T10:53:00Z">
        <w:r w:rsidR="272396C8" w:rsidRPr="02A2F9E6">
          <w:rPr>
            <w:rFonts w:cstheme="minorBidi"/>
            <w:sz w:val="22"/>
            <w:szCs w:val="22"/>
          </w:rPr>
          <w:t>oscibile</w:t>
        </w:r>
      </w:ins>
      <w:ins w:id="14513" w:author="Santagata Fabiana (GSE)" w:date="2025-10-10T10:54:00Z">
        <w:r w:rsidR="219779A6" w:rsidRPr="02A2F9E6">
          <w:rPr>
            <w:rFonts w:cstheme="minorBidi"/>
            <w:sz w:val="22"/>
            <w:szCs w:val="22"/>
          </w:rPr>
          <w:t xml:space="preserve"> </w:t>
        </w:r>
      </w:ins>
      <w:ins w:id="14514" w:author="Visone Rossana (GSE)" w:date="2025-08-01T11:19:00Z">
        <w:del w:id="14515" w:author="Santagata Fabiana (GSE)" w:date="2025-10-10T10:53:00Z">
          <w:r w:rsidR="00EA1FC6" w:rsidRPr="02A2F9E6" w:rsidDel="008339AC">
            <w:rPr>
              <w:rFonts w:cstheme="minorBidi"/>
              <w:sz w:val="22"/>
              <w:szCs w:val="22"/>
              <w:rPrChange w:id="14516" w:author="Visone Rossana (GSE)" w:date="2025-09-09T14:37:00Z">
                <w:rPr>
                  <w:rFonts w:cs="Calibri"/>
                </w:rPr>
              </w:rPrChange>
            </w:rPr>
            <w:delText>er specifico intervento cui si riferisce l’istanza, è ela</w:delText>
          </w:r>
        </w:del>
      </w:ins>
      <w:ins w:id="14517" w:author="Santagata Fabiana (GSE)" w:date="2025-10-10T10:54:00Z">
        <w:r w:rsidR="17AC244E" w:rsidRPr="00195326">
          <w:rPr>
            <w:rFonts w:cstheme="minorBidi"/>
            <w:sz w:val="22"/>
            <w:szCs w:val="22"/>
          </w:rPr>
          <w:t>in</w:t>
        </w:r>
        <w:r w:rsidR="6EE7B4E6" w:rsidRPr="02A2F9E6">
          <w:rPr>
            <w:rFonts w:cstheme="minorBidi"/>
            <w:sz w:val="22"/>
            <w:szCs w:val="22"/>
          </w:rPr>
          <w:t xml:space="preserve"> relazione a ciascuno degli interventi indicati nell’istanza. </w:t>
        </w:r>
        <w:r w:rsidR="6EE7B4E6" w:rsidRPr="664D68F0">
          <w:rPr>
            <w:rFonts w:cstheme="minorBidi"/>
            <w:sz w:val="22"/>
            <w:szCs w:val="22"/>
          </w:rPr>
          <w:t>Si precisa</w:t>
        </w:r>
      </w:ins>
      <w:ins w:id="14518" w:author="Santagata Fabiana (GSE)" w:date="2025-10-10T14:00:00Z">
        <w:r w:rsidR="0FF68537" w:rsidRPr="31FE2ED4">
          <w:rPr>
            <w:rFonts w:cstheme="minorBidi"/>
            <w:sz w:val="22"/>
            <w:szCs w:val="22"/>
          </w:rPr>
          <w:t xml:space="preserve"> </w:t>
        </w:r>
      </w:ins>
      <w:ins w:id="14519" w:author="Santagata Fabiana (GSE)" w:date="2025-10-10T14:14:00Z">
        <w:r w:rsidR="19A6EDA0" w:rsidRPr="207ECD97">
          <w:rPr>
            <w:rFonts w:cstheme="minorBidi"/>
            <w:sz w:val="22"/>
            <w:szCs w:val="22"/>
          </w:rPr>
          <w:t xml:space="preserve">che </w:t>
        </w:r>
      </w:ins>
      <w:ins w:id="14520" w:author="Santagata Fabiana (GSE)" w:date="2025-10-10T14:10:00Z">
        <w:r w:rsidR="74AF9CD3" w:rsidRPr="019E2DF8">
          <w:rPr>
            <w:rFonts w:cstheme="minorBidi"/>
            <w:sz w:val="22"/>
            <w:szCs w:val="22"/>
          </w:rPr>
          <w:t>l’importo</w:t>
        </w:r>
      </w:ins>
      <w:ins w:id="14521" w:author="Santagata Fabiana (GSE)" w:date="2025-10-10T14:14:00Z">
        <w:r w:rsidR="19A6EDA0" w:rsidRPr="207ECD97">
          <w:rPr>
            <w:rFonts w:cstheme="minorBidi"/>
            <w:sz w:val="22"/>
            <w:szCs w:val="22"/>
          </w:rPr>
          <w:t xml:space="preserve"> </w:t>
        </w:r>
      </w:ins>
      <w:ins w:id="14522" w:author="Santagata Fabiana (GSE)" w:date="2025-10-10T14:15:00Z">
        <w:r w:rsidR="19A6EDA0" w:rsidRPr="664D68F0">
          <w:rPr>
            <w:rFonts w:cstheme="minorBidi"/>
            <w:sz w:val="22"/>
            <w:szCs w:val="22"/>
          </w:rPr>
          <w:t>risultante dal calcolo in parola</w:t>
        </w:r>
      </w:ins>
      <w:ins w:id="14523" w:author="Santagata Fabiana (GSE)" w:date="2025-10-10T14:00:00Z">
        <w:r w:rsidR="6646AFD1" w:rsidRPr="019E2DF8">
          <w:rPr>
            <w:rFonts w:cstheme="minorBidi"/>
            <w:sz w:val="22"/>
            <w:szCs w:val="22"/>
          </w:rPr>
          <w:t xml:space="preserve"> </w:t>
        </w:r>
      </w:ins>
      <w:ins w:id="14524" w:author="Santagata Fabiana (GSE)" w:date="2025-10-10T14:10:00Z">
        <w:r w:rsidR="44084C36" w:rsidRPr="019E2DF8">
          <w:rPr>
            <w:rFonts w:cstheme="minorBidi"/>
            <w:sz w:val="22"/>
            <w:szCs w:val="22"/>
          </w:rPr>
          <w:t>potrebbe essere ridefinit</w:t>
        </w:r>
      </w:ins>
      <w:ins w:id="14525" w:author="Santagata Fabiana (GSE)" w:date="2025-10-10T14:11:00Z">
        <w:r w:rsidR="168CAFDB" w:rsidRPr="019E2DF8">
          <w:rPr>
            <w:rFonts w:cstheme="minorBidi"/>
            <w:sz w:val="22"/>
            <w:szCs w:val="22"/>
          </w:rPr>
          <w:t>o</w:t>
        </w:r>
      </w:ins>
      <w:ins w:id="14526" w:author="Santagata Fabiana (GSE)" w:date="2025-10-10T14:10:00Z">
        <w:r w:rsidR="44084C36" w:rsidRPr="019E2DF8">
          <w:rPr>
            <w:rFonts w:cstheme="minorBidi"/>
            <w:sz w:val="22"/>
            <w:szCs w:val="22"/>
          </w:rPr>
          <w:t xml:space="preserve"> all’esito dell’istruttoria effettuata dal </w:t>
        </w:r>
        <w:r w:rsidR="44084C36" w:rsidRPr="664D68F0">
          <w:rPr>
            <w:rFonts w:cstheme="minorBidi"/>
            <w:sz w:val="22"/>
            <w:szCs w:val="22"/>
          </w:rPr>
          <w:t>GSE</w:t>
        </w:r>
      </w:ins>
      <w:ins w:id="14527" w:author="Visone Rossana (GSE)" w:date="2025-08-01T11:19:00Z">
        <w:del w:id="14528" w:author="Santagata Fabiana (GSE)" w:date="2025-10-10T10:53:00Z">
          <w:r w:rsidR="00EA1FC6" w:rsidRPr="02A2F9E6" w:rsidDel="008339AC">
            <w:rPr>
              <w:rFonts w:cstheme="minorBidi"/>
              <w:sz w:val="22"/>
              <w:szCs w:val="22"/>
              <w:rPrChange w:id="14529" w:author="Visone Rossana (GSE)" w:date="2025-09-09T14:37:00Z">
                <w:rPr>
                  <w:rFonts w:cs="Calibri"/>
                </w:rPr>
              </w:rPrChange>
            </w:rPr>
            <w:delText>borato sulla base dei dati dichiarati attraverso il Portaltermico</w:delText>
          </w:r>
        </w:del>
      </w:ins>
      <w:r w:rsidR="00EA1FC6" w:rsidRPr="02A2F9E6">
        <w:rPr>
          <w:rFonts w:cstheme="minorBidi"/>
          <w:sz w:val="22"/>
          <w:szCs w:val="22"/>
          <w:rPrChange w:id="14530" w:author="Visone Rossana (GSE)" w:date="2025-09-09T14:37:00Z">
            <w:rPr/>
          </w:rPrChange>
        </w:rPr>
        <w:t xml:space="preserve">. </w:t>
      </w:r>
    </w:p>
    <w:p w14:paraId="258193BA" w14:textId="6D02BF32" w:rsidR="00EA1FC6" w:rsidRPr="008B1DFF" w:rsidRDefault="00EA1FC6">
      <w:pPr>
        <w:spacing w:after="120" w:line="276" w:lineRule="auto"/>
        <w:jc w:val="both"/>
        <w:rPr>
          <w:ins w:id="14531" w:author="Santagata Fabiana (GSE)" w:date="2025-10-10T14:34:00Z" w16du:dateUtc="2025-10-10T14:34:50Z"/>
          <w:rFonts w:cstheme="minorBidi"/>
          <w:sz w:val="22"/>
          <w:szCs w:val="22"/>
          <w:rPrChange w:id="14532" w:author="Unknown" w16du:dateUtc="2025-09-09T12:37:00Z">
            <w:rPr>
              <w:ins w:id="14533" w:author="Santagata Fabiana (GSE)" w:date="2025-10-10T14:34:00Z" w16du:dateUtc="2025-10-10T14:34:50Z"/>
            </w:rPr>
          </w:rPrChange>
        </w:rPr>
        <w:pPrChange w:id="14534" w:author="Visone Rossana (GSE)" w:date="2025-09-09T14:37:00Z" w16du:dateUtc="2025-09-09T12:37:00Z">
          <w:pPr>
            <w:spacing w:after="120"/>
            <w:jc w:val="both"/>
          </w:pPr>
        </w:pPrChange>
      </w:pPr>
      <w:del w:id="14535" w:author="Santagata Fabiana (GSE)" w:date="2025-10-10T14:11:00Z">
        <w:r w:rsidRPr="1DBA1F0D">
          <w:rPr>
            <w:rFonts w:cstheme="minorBidi"/>
            <w:sz w:val="22"/>
            <w:szCs w:val="22"/>
            <w:rPrChange w:id="14536" w:author="Visone Rossana (GSE)" w:date="2025-09-09T14:37:00Z" w16du:dateUtc="2025-09-09T12:37:00Z">
              <w:rPr/>
            </w:rPrChange>
          </w:rPr>
          <w:delText>Una volta caricata</w:delText>
        </w:r>
      </w:del>
      <w:ins w:id="14537" w:author="Santagata Fabiana (GSE)" w:date="2025-10-10T14:11:00Z">
        <w:r w:rsidR="189077D1" w:rsidRPr="2079F7E0">
          <w:rPr>
            <w:rFonts w:cstheme="minorBidi"/>
            <w:sz w:val="22"/>
            <w:szCs w:val="22"/>
          </w:rPr>
          <w:t>Dopo aver a</w:t>
        </w:r>
      </w:ins>
      <w:ins w:id="14538" w:author="Santagata Fabiana (GSE)" w:date="2025-10-10T14:12:00Z">
        <w:r w:rsidR="189077D1" w:rsidRPr="2079F7E0">
          <w:rPr>
            <w:rFonts w:cstheme="minorBidi"/>
            <w:sz w:val="22"/>
            <w:szCs w:val="22"/>
          </w:rPr>
          <w:t>llegato sul Portaltermico</w:t>
        </w:r>
      </w:ins>
      <w:r w:rsidRPr="1DBA1F0D">
        <w:rPr>
          <w:rFonts w:cstheme="minorBidi"/>
          <w:sz w:val="22"/>
          <w:szCs w:val="22"/>
          <w:rPrChange w:id="14539" w:author="Visone Rossana (GSE)" w:date="2025-09-09T14:37:00Z" w16du:dateUtc="2025-09-09T12:37:00Z">
            <w:rPr/>
          </w:rPrChange>
        </w:rPr>
        <w:t xml:space="preserve"> la documentazione </w:t>
      </w:r>
      <w:r w:rsidRPr="1DBA1F0D">
        <w:rPr>
          <w:rFonts w:cstheme="minorBidi"/>
          <w:sz w:val="22"/>
          <w:szCs w:val="22"/>
        </w:rPr>
        <w:t>necessaria</w:t>
      </w:r>
      <w:r w:rsidRPr="1DBA1F0D">
        <w:rPr>
          <w:rFonts w:cstheme="minorBidi"/>
          <w:sz w:val="22"/>
          <w:szCs w:val="22"/>
          <w:rPrChange w:id="14540" w:author="Visone Rossana (GSE)" w:date="2025-09-09T14:37:00Z" w16du:dateUtc="2025-09-09T12:37:00Z">
            <w:rPr/>
          </w:rPrChange>
        </w:rPr>
        <w:t xml:space="preserve">, secondo quanto indicato nei successivi </w:t>
      </w:r>
      <w:ins w:id="14541" w:author="Visone Rossana (GSE)" w:date="2025-08-01T10:50:00Z" w16du:dateUtc="2025-08-01T08:50:00Z">
        <w:r w:rsidRPr="1DBA1F0D">
          <w:rPr>
            <w:rFonts w:cstheme="minorBidi"/>
            <w:sz w:val="22"/>
            <w:szCs w:val="22"/>
            <w:rPrChange w:id="14542" w:author="Visone Rossana (GSE)" w:date="2025-09-09T14:37:00Z" w16du:dateUtc="2025-09-09T12:37:00Z">
              <w:rPr/>
            </w:rPrChange>
          </w:rPr>
          <w:t>p</w:t>
        </w:r>
      </w:ins>
      <w:del w:id="14543" w:author="Visone Rossana (GSE)" w:date="2025-08-01T10:50:00Z" w16du:dateUtc="2025-08-01T08:50:00Z">
        <w:r w:rsidRPr="1DBA1F0D" w:rsidDel="00EA1FC6">
          <w:rPr>
            <w:rFonts w:cstheme="minorBidi"/>
            <w:sz w:val="22"/>
            <w:szCs w:val="22"/>
            <w:rPrChange w:id="14544" w:author="Visone Rossana (GSE)" w:date="2025-09-09T14:37:00Z" w16du:dateUtc="2025-09-09T12:37:00Z">
              <w:rPr/>
            </w:rPrChange>
          </w:rPr>
          <w:delText>p</w:delText>
        </w:r>
      </w:del>
      <w:r w:rsidRPr="1DBA1F0D">
        <w:rPr>
          <w:rFonts w:cstheme="minorBidi"/>
          <w:sz w:val="22"/>
          <w:szCs w:val="22"/>
          <w:rPrChange w:id="14545" w:author="Visone Rossana (GSE)" w:date="2025-09-09T14:37:00Z" w16du:dateUtc="2025-09-09T12:37:00Z">
            <w:rPr/>
          </w:rPrChange>
        </w:rPr>
        <w:t xml:space="preserve">aragrafi delle </w:t>
      </w:r>
      <w:ins w:id="14546" w:author="Visone Rossana (GSE)" w:date="2025-08-01T10:50:00Z" w16du:dateUtc="2025-08-01T08:50:00Z">
        <w:r w:rsidRPr="1DBA1F0D">
          <w:rPr>
            <w:rFonts w:cstheme="minorBidi"/>
            <w:sz w:val="22"/>
            <w:szCs w:val="22"/>
            <w:rPrChange w:id="14547" w:author="Visone Rossana (GSE)" w:date="2025-09-09T14:37:00Z" w16du:dateUtc="2025-09-09T12:37:00Z">
              <w:rPr/>
            </w:rPrChange>
          </w:rPr>
          <w:t>m</w:t>
        </w:r>
      </w:ins>
      <w:del w:id="14548" w:author="Visone Rossana (GSE)" w:date="2025-08-01T10:50:00Z" w16du:dateUtc="2025-08-01T08:50:00Z">
        <w:r w:rsidRPr="1DBA1F0D" w:rsidDel="00EA1FC6">
          <w:rPr>
            <w:rFonts w:cstheme="minorBidi"/>
            <w:sz w:val="22"/>
            <w:szCs w:val="22"/>
            <w:rPrChange w:id="14549" w:author="Visone Rossana (GSE)" w:date="2025-09-09T14:37:00Z" w16du:dateUtc="2025-09-09T12:37:00Z">
              <w:rPr/>
            </w:rPrChange>
          </w:rPr>
          <w:delText>M</w:delText>
        </w:r>
      </w:del>
      <w:r w:rsidRPr="1DBA1F0D">
        <w:rPr>
          <w:rFonts w:cstheme="minorBidi"/>
          <w:sz w:val="22"/>
          <w:szCs w:val="22"/>
          <w:rPrChange w:id="14550" w:author="Visone Rossana (GSE)" w:date="2025-09-09T14:37:00Z" w16du:dateUtc="2025-09-09T12:37:00Z">
            <w:rPr/>
          </w:rPrChange>
        </w:rPr>
        <w:t xml:space="preserve">odalità di </w:t>
      </w:r>
      <w:ins w:id="14551" w:author="Visone Rossana (GSE)" w:date="2025-08-01T10:50:00Z" w16du:dateUtc="2025-08-01T08:50:00Z">
        <w:r w:rsidRPr="1DBA1F0D">
          <w:rPr>
            <w:rFonts w:cstheme="minorBidi"/>
            <w:sz w:val="22"/>
            <w:szCs w:val="22"/>
            <w:rPrChange w:id="14552" w:author="Visone Rossana (GSE)" w:date="2025-09-09T14:37:00Z" w16du:dateUtc="2025-09-09T12:37:00Z">
              <w:rPr/>
            </w:rPrChange>
          </w:rPr>
          <w:t>“</w:t>
        </w:r>
      </w:ins>
      <w:r w:rsidRPr="1DBA1F0D">
        <w:rPr>
          <w:rFonts w:cstheme="minorBidi"/>
          <w:sz w:val="22"/>
          <w:szCs w:val="22"/>
          <w:rPrChange w:id="14553" w:author="Visone Rossana (GSE)" w:date="2025-09-09T14:37:00Z" w16du:dateUtc="2025-09-09T12:37:00Z">
            <w:rPr/>
          </w:rPrChange>
        </w:rPr>
        <w:t>Accesso Diretto</w:t>
      </w:r>
      <w:ins w:id="14554" w:author="Visone Rossana (GSE)" w:date="2025-08-01T10:50:00Z" w16du:dateUtc="2025-08-01T08:50:00Z">
        <w:r w:rsidRPr="1DBA1F0D">
          <w:rPr>
            <w:rFonts w:cstheme="minorBidi"/>
            <w:sz w:val="22"/>
            <w:szCs w:val="22"/>
            <w:rPrChange w:id="14555" w:author="Visone Rossana (GSE)" w:date="2025-09-09T14:37:00Z" w16du:dateUtc="2025-09-09T12:37:00Z">
              <w:rPr/>
            </w:rPrChange>
          </w:rPr>
          <w:t>”</w:t>
        </w:r>
      </w:ins>
      <w:r w:rsidRPr="1DBA1F0D">
        <w:rPr>
          <w:rFonts w:cstheme="minorBidi"/>
          <w:sz w:val="22"/>
          <w:szCs w:val="22"/>
          <w:rPrChange w:id="14556" w:author="Visone Rossana (GSE)" w:date="2025-09-09T14:37:00Z" w16du:dateUtc="2025-09-09T12:37:00Z">
            <w:rPr/>
          </w:rPrChange>
        </w:rPr>
        <w:t xml:space="preserve"> e </w:t>
      </w:r>
      <w:ins w:id="14557" w:author="Visone Rossana (GSE)" w:date="2025-08-01T10:50:00Z" w16du:dateUtc="2025-08-01T08:50:00Z">
        <w:r w:rsidRPr="1DBA1F0D">
          <w:rPr>
            <w:rFonts w:cstheme="minorBidi"/>
            <w:sz w:val="22"/>
            <w:szCs w:val="22"/>
            <w:rPrChange w:id="14558" w:author="Visone Rossana (GSE)" w:date="2025-09-09T14:37:00Z" w16du:dateUtc="2025-09-09T12:37:00Z">
              <w:rPr/>
            </w:rPrChange>
          </w:rPr>
          <w:t>“</w:t>
        </w:r>
      </w:ins>
      <w:r w:rsidRPr="1DBA1F0D">
        <w:rPr>
          <w:rFonts w:cstheme="minorBidi"/>
          <w:sz w:val="22"/>
          <w:szCs w:val="22"/>
          <w:rPrChange w:id="14559" w:author="Visone Rossana (GSE)" w:date="2025-09-09T14:37:00Z" w16du:dateUtc="2025-09-09T12:37:00Z">
            <w:rPr/>
          </w:rPrChange>
        </w:rPr>
        <w:t>Prenotazione</w:t>
      </w:r>
      <w:ins w:id="14560" w:author="Visone Rossana (GSE)" w:date="2025-08-01T10:50:00Z" w16du:dateUtc="2025-08-01T08:50:00Z">
        <w:r w:rsidRPr="1DBA1F0D">
          <w:rPr>
            <w:rFonts w:cstheme="minorBidi"/>
            <w:sz w:val="22"/>
            <w:szCs w:val="22"/>
            <w:rPrChange w:id="14561" w:author="Visone Rossana (GSE)" w:date="2025-09-09T14:37:00Z" w16du:dateUtc="2025-09-09T12:37:00Z">
              <w:rPr/>
            </w:rPrChange>
          </w:rPr>
          <w:t>”</w:t>
        </w:r>
      </w:ins>
      <w:r w:rsidRPr="1DBA1F0D">
        <w:rPr>
          <w:rFonts w:cstheme="minorBidi"/>
          <w:sz w:val="22"/>
          <w:szCs w:val="22"/>
          <w:rPrChange w:id="14562" w:author="Visone Rossana (GSE)" w:date="2025-09-09T14:37:00Z" w16du:dateUtc="2025-09-09T12:37:00Z">
            <w:rPr/>
          </w:rPrChange>
        </w:rPr>
        <w:t xml:space="preserve">, </w:t>
      </w:r>
      <w:del w:id="14563" w:author="Santagata Fabiana (GSE)" w:date="2025-10-10T14:12:00Z">
        <w:r w:rsidRPr="1DBA1F0D">
          <w:rPr>
            <w:rFonts w:cstheme="minorBidi"/>
            <w:sz w:val="22"/>
            <w:szCs w:val="22"/>
            <w:rPrChange w:id="14564" w:author="Visone Rossana (GSE)" w:date="2025-09-09T14:37:00Z" w16du:dateUtc="2025-09-09T12:37:00Z">
              <w:rPr/>
            </w:rPrChange>
          </w:rPr>
          <w:delText>in esito</w:delText>
        </w:r>
      </w:del>
      <w:ins w:id="14565" w:author="Santagata Fabiana (GSE)" w:date="2025-10-10T14:12:00Z">
        <w:r w:rsidR="2653C668" w:rsidRPr="2079F7E0">
          <w:rPr>
            <w:rFonts w:cstheme="minorBidi"/>
            <w:sz w:val="22"/>
            <w:szCs w:val="22"/>
          </w:rPr>
          <w:t xml:space="preserve">e aver </w:t>
        </w:r>
      </w:ins>
      <w:ins w:id="14566" w:author="Santagata Fabiana (GSE)" w:date="2025-10-10T14:16:00Z">
        <w:r w:rsidR="4E665A7E" w:rsidRPr="78D897F3">
          <w:rPr>
            <w:rFonts w:cstheme="minorBidi"/>
            <w:sz w:val="22"/>
            <w:szCs w:val="22"/>
          </w:rPr>
          <w:t xml:space="preserve">verificato e </w:t>
        </w:r>
      </w:ins>
      <w:ins w:id="14567" w:author="Santagata Fabiana (GSE)" w:date="2025-10-10T14:12:00Z">
        <w:r w:rsidR="2653C668" w:rsidRPr="2079F7E0">
          <w:rPr>
            <w:rFonts w:cstheme="minorBidi"/>
            <w:sz w:val="22"/>
            <w:szCs w:val="22"/>
          </w:rPr>
          <w:t>confermato</w:t>
        </w:r>
      </w:ins>
      <w:ins w:id="14568" w:author="Santagata Fabiana (GSE)" w:date="2025-10-14T12:53:00Z">
        <w:r w:rsidRPr="00195326">
          <w:rPr>
            <w:rFonts w:cstheme="minorBidi"/>
            <w:sz w:val="22"/>
            <w:szCs w:val="22"/>
          </w:rPr>
          <w:t xml:space="preserve"> </w:t>
        </w:r>
      </w:ins>
      <w:del w:id="14569" w:author="Santagata Fabiana (GSE)" w:date="2025-10-10T14:12:00Z">
        <w:r w:rsidRPr="00195326" w:rsidDel="2E75E073">
          <w:rPr>
            <w:rFonts w:cstheme="minorBidi"/>
            <w:sz w:val="22"/>
            <w:szCs w:val="22"/>
            <w:rPrChange w:id="14570" w:author="Visone Rossana (GSE)" w:date="2025-09-09T14:37:00Z">
              <w:rPr/>
            </w:rPrChange>
          </w:rPr>
          <w:delText xml:space="preserve"> </w:delText>
        </w:r>
        <w:r w:rsidRPr="1DBA1F0D">
          <w:rPr>
            <w:rFonts w:cstheme="minorBidi"/>
            <w:sz w:val="22"/>
            <w:szCs w:val="22"/>
            <w:rPrChange w:id="14571" w:author="Visone Rossana (GSE)" w:date="2025-09-09T14:37:00Z" w16du:dateUtc="2025-09-09T12:37:00Z">
              <w:rPr/>
            </w:rPrChange>
          </w:rPr>
          <w:delText>all’avvenut</w:delText>
        </w:r>
      </w:del>
      <w:del w:id="14572" w:author="Santagata Fabiana (GSE)" w:date="2025-10-10T14:16:00Z">
        <w:r w:rsidRPr="1DBA1F0D">
          <w:rPr>
            <w:rFonts w:cstheme="minorBidi"/>
            <w:sz w:val="22"/>
            <w:szCs w:val="22"/>
            <w:rPrChange w:id="14573" w:author="Visone Rossana (GSE)" w:date="2025-09-09T14:37:00Z" w16du:dateUtc="2025-09-09T12:37:00Z">
              <w:rPr/>
            </w:rPrChange>
          </w:rPr>
          <w:delText>a conferma de</w:delText>
        </w:r>
      </w:del>
      <w:ins w:id="14574" w:author="Santagata Fabiana (GSE)" w:date="2025-10-10T14:16:00Z">
        <w:r w:rsidR="55803D68" w:rsidRPr="78D897F3">
          <w:rPr>
            <w:rFonts w:cstheme="minorBidi"/>
            <w:sz w:val="22"/>
            <w:szCs w:val="22"/>
          </w:rPr>
          <w:t>la correttezza de</w:t>
        </w:r>
      </w:ins>
      <w:r w:rsidRPr="78D897F3" w:rsidDel="00EA1FC6">
        <w:rPr>
          <w:rFonts w:cstheme="minorBidi"/>
          <w:sz w:val="22"/>
          <w:szCs w:val="22"/>
          <w:rPrChange w:id="14575" w:author="Visone Rossana (GSE)" w:date="2025-09-09T14:37:00Z">
            <w:rPr/>
          </w:rPrChange>
        </w:rPr>
        <w:t>i</w:t>
      </w:r>
      <w:r w:rsidRPr="1DBA1F0D">
        <w:rPr>
          <w:rFonts w:cstheme="minorBidi"/>
          <w:sz w:val="22"/>
          <w:szCs w:val="22"/>
          <w:rPrChange w:id="14576" w:author="Visone Rossana (GSE)" w:date="2025-09-09T14:37:00Z" w16du:dateUtc="2025-09-09T12:37:00Z">
            <w:rPr/>
          </w:rPrChange>
        </w:rPr>
        <w:t xml:space="preserve"> </w:t>
      </w:r>
      <w:del w:id="14577" w:author="Santagata Fabiana (GSE)" w:date="2025-10-10T14:15:00Z">
        <w:r w:rsidRPr="1DBA1F0D">
          <w:rPr>
            <w:rFonts w:cstheme="minorBidi"/>
            <w:sz w:val="22"/>
            <w:szCs w:val="22"/>
            <w:rPrChange w:id="14578" w:author="Visone Rossana (GSE)" w:date="2025-09-09T14:37:00Z">
              <w:rPr/>
            </w:rPrChange>
          </w:rPr>
          <w:delText xml:space="preserve"> </w:delText>
        </w:r>
      </w:del>
      <w:r w:rsidRPr="1DBA1F0D">
        <w:rPr>
          <w:rFonts w:cstheme="minorBidi"/>
          <w:sz w:val="22"/>
          <w:szCs w:val="22"/>
          <w:rPrChange w:id="14579" w:author="Visone Rossana (GSE)" w:date="2025-09-09T14:37:00Z" w16du:dateUtc="2025-09-09T12:37:00Z">
            <w:rPr/>
          </w:rPrChange>
        </w:rPr>
        <w:t>dati dichiarati, il Portal</w:t>
      </w:r>
      <w:ins w:id="14580" w:author="Visone Rossana (GSE)" w:date="2025-08-01T10:49:00Z" w16du:dateUtc="2025-08-01T08:49:00Z">
        <w:r w:rsidRPr="1DBA1F0D">
          <w:rPr>
            <w:rFonts w:cstheme="minorBidi"/>
            <w:sz w:val="22"/>
            <w:szCs w:val="22"/>
            <w:rPrChange w:id="14581" w:author="Visone Rossana (GSE)" w:date="2025-09-09T14:37:00Z" w16du:dateUtc="2025-09-09T12:37:00Z">
              <w:rPr/>
            </w:rPrChange>
          </w:rPr>
          <w:t>termico</w:t>
        </w:r>
      </w:ins>
      <w:del w:id="14582" w:author="Visone Rossana (GSE)" w:date="2025-08-01T10:49:00Z" w16du:dateUtc="2025-08-01T08:49:00Z">
        <w:r w:rsidRPr="1DBA1F0D" w:rsidDel="00EA1FC6">
          <w:rPr>
            <w:rFonts w:cstheme="minorBidi"/>
            <w:sz w:val="22"/>
            <w:szCs w:val="22"/>
            <w:rPrChange w:id="14583" w:author="Visone Rossana (GSE)" w:date="2025-09-09T14:37:00Z" w16du:dateUtc="2025-09-09T12:37:00Z">
              <w:rPr/>
            </w:rPrChange>
          </w:rPr>
          <w:delText>e</w:delText>
        </w:r>
      </w:del>
      <w:r w:rsidRPr="1DBA1F0D">
        <w:rPr>
          <w:rFonts w:cstheme="minorBidi"/>
          <w:sz w:val="22"/>
          <w:szCs w:val="22"/>
          <w:rPrChange w:id="14584" w:author="Visone Rossana (GSE)" w:date="2025-09-09T14:37:00Z" w16du:dateUtc="2025-09-09T12:37:00Z">
            <w:rPr/>
          </w:rPrChange>
        </w:rPr>
        <w:t xml:space="preserve"> </w:t>
      </w:r>
      <w:r w:rsidRPr="1DBA1F0D">
        <w:rPr>
          <w:rFonts w:cstheme="minorBidi"/>
          <w:sz w:val="22"/>
          <w:szCs w:val="22"/>
          <w:rPrChange w:id="14585" w:author="Visone Rossana (GSE)" w:date="2025-09-09T14:37:00Z">
            <w:rPr/>
          </w:rPrChange>
        </w:rPr>
        <w:t>rende</w:t>
      </w:r>
      <w:ins w:id="14586" w:author="Santagata Fabiana (GSE)" w:date="2025-10-10T14:12:00Z">
        <w:r w:rsidR="4AE5CB55" w:rsidRPr="1DBA1F0D">
          <w:rPr>
            <w:rFonts w:cstheme="minorBidi"/>
            <w:sz w:val="22"/>
            <w:szCs w:val="22"/>
          </w:rPr>
          <w:t>rà</w:t>
        </w:r>
      </w:ins>
      <w:r w:rsidRPr="1DBA1F0D">
        <w:rPr>
          <w:rFonts w:cstheme="minorBidi"/>
          <w:sz w:val="22"/>
          <w:szCs w:val="22"/>
          <w:rPrChange w:id="14587" w:author="Visone Rossana (GSE)" w:date="2025-09-09T14:37:00Z" w16du:dateUtc="2025-09-09T12:37:00Z">
            <w:rPr/>
          </w:rPrChange>
        </w:rPr>
        <w:t xml:space="preserve"> disponibile</w:t>
      </w:r>
      <w:ins w:id="14588" w:author="Santagata Fabiana (GSE)" w:date="2025-10-10T14:12:00Z">
        <w:r w:rsidRPr="1DBA1F0D">
          <w:rPr>
            <w:rFonts w:cstheme="minorBidi"/>
            <w:sz w:val="22"/>
            <w:szCs w:val="22"/>
          </w:rPr>
          <w:t xml:space="preserve"> </w:t>
        </w:r>
        <w:r w:rsidR="5AFB5E5E" w:rsidRPr="1DBA1F0D">
          <w:rPr>
            <w:rFonts w:cstheme="minorBidi"/>
            <w:sz w:val="22"/>
            <w:szCs w:val="22"/>
          </w:rPr>
          <w:t>al</w:t>
        </w:r>
        <w:r w:rsidR="5AFB5E5E" w:rsidRPr="78D897F3">
          <w:rPr>
            <w:rFonts w:cstheme="minorBidi"/>
            <w:sz w:val="22"/>
            <w:szCs w:val="22"/>
          </w:rPr>
          <w:t xml:space="preserve"> </w:t>
        </w:r>
      </w:ins>
      <w:ins w:id="14589" w:author="Santagata Fabiana (GSE)" w:date="2025-10-10T14:17:00Z">
        <w:r w:rsidR="11E7CA84" w:rsidRPr="78D897F3">
          <w:rPr>
            <w:rFonts w:cstheme="minorBidi"/>
            <w:sz w:val="22"/>
            <w:szCs w:val="22"/>
          </w:rPr>
          <w:t>soggetto</w:t>
        </w:r>
      </w:ins>
      <w:ins w:id="14590" w:author="Santagata Fabiana (GSE)" w:date="2025-10-10T14:12:00Z">
        <w:r w:rsidR="5AFB5E5E" w:rsidRPr="1DBA1F0D">
          <w:rPr>
            <w:rFonts w:cstheme="minorBidi"/>
            <w:sz w:val="22"/>
            <w:szCs w:val="22"/>
          </w:rPr>
          <w:t xml:space="preserve"> richiedente</w:t>
        </w:r>
      </w:ins>
      <w:r w:rsidRPr="1DBA1F0D">
        <w:rPr>
          <w:rFonts w:cstheme="minorBidi"/>
          <w:sz w:val="22"/>
          <w:szCs w:val="22"/>
          <w:rPrChange w:id="14591" w:author="Visone Rossana (GSE)" w:date="2025-09-09T14:37:00Z">
            <w:rPr/>
          </w:rPrChange>
        </w:rPr>
        <w:t xml:space="preserve"> </w:t>
      </w:r>
      <w:r w:rsidRPr="1DBA1F0D">
        <w:rPr>
          <w:rFonts w:cstheme="minorBidi"/>
          <w:sz w:val="22"/>
          <w:szCs w:val="22"/>
          <w:rPrChange w:id="14592" w:author="Visone Rossana (GSE)" w:date="2025-09-09T14:37:00Z" w16du:dateUtc="2025-09-09T12:37:00Z">
            <w:rPr/>
          </w:rPrChange>
        </w:rPr>
        <w:t>la “</w:t>
      </w:r>
      <w:r w:rsidRPr="1DBA1F0D">
        <w:rPr>
          <w:rFonts w:cstheme="minorBidi"/>
          <w:b/>
          <w:sz w:val="22"/>
          <w:szCs w:val="22"/>
          <w:rPrChange w:id="14593" w:author="Visone Rossana (GSE)" w:date="2025-09-09T14:37:00Z" w16du:dateUtc="2025-09-09T12:37:00Z">
            <w:rPr>
              <w:b/>
            </w:rPr>
          </w:rPrChange>
        </w:rPr>
        <w:t xml:space="preserve">Richiesta di concessione degli incentivi” </w:t>
      </w:r>
      <w:r w:rsidRPr="1DBA1F0D">
        <w:rPr>
          <w:rFonts w:cstheme="minorBidi"/>
          <w:sz w:val="22"/>
          <w:szCs w:val="22"/>
          <w:rPrChange w:id="14594" w:author="Visone Rossana (GSE)" w:date="2025-09-09T14:37:00Z" w16du:dateUtc="2025-09-09T12:37:00Z">
            <w:rPr/>
          </w:rPrChange>
        </w:rPr>
        <w:t>(</w:t>
      </w:r>
      <w:r w:rsidRPr="1DBA1F0D">
        <w:rPr>
          <w:rFonts w:cstheme="minorBidi"/>
          <w:i/>
          <w:sz w:val="22"/>
          <w:szCs w:val="22"/>
          <w:rPrChange w:id="14595" w:author="Visone Rossana (GSE)" w:date="2025-09-09T14:37:00Z" w16du:dateUtc="2025-09-09T12:37:00Z">
            <w:rPr>
              <w:i/>
            </w:rPr>
          </w:rPrChange>
        </w:rPr>
        <w:t>fac-simile</w:t>
      </w:r>
      <w:r w:rsidRPr="1DBA1F0D">
        <w:rPr>
          <w:rFonts w:cstheme="minorBidi"/>
          <w:sz w:val="22"/>
          <w:szCs w:val="22"/>
          <w:rPrChange w:id="14596" w:author="Visone Rossana (GSE)" w:date="2025-09-09T14:37:00Z" w16du:dateUtc="2025-09-09T12:37:00Z">
            <w:rPr/>
          </w:rPrChange>
        </w:rPr>
        <w:t xml:space="preserve"> in A</w:t>
      </w:r>
      <w:r w:rsidRPr="1DBA1F0D">
        <w:rPr>
          <w:rFonts w:cstheme="minorBidi"/>
          <w:sz w:val="22"/>
          <w:szCs w:val="22"/>
          <w:highlight w:val="yellow"/>
          <w:rPrChange w:id="14597" w:author="Visone Rossana (GSE)" w:date="2025-09-09T14:37:00Z" w16du:dateUtc="2025-09-09T12:37:00Z">
            <w:rPr>
              <w:highlight w:val="yellow"/>
            </w:rPr>
          </w:rPrChange>
        </w:rPr>
        <w:t>llegato 2</w:t>
      </w:r>
      <w:r w:rsidRPr="1DBA1F0D">
        <w:rPr>
          <w:rFonts w:cstheme="minorBidi"/>
          <w:sz w:val="22"/>
          <w:szCs w:val="22"/>
          <w:rPrChange w:id="14598" w:author="Visone Rossana (GSE)" w:date="2025-09-09T14:37:00Z" w16du:dateUtc="2025-09-09T12:37:00Z">
            <w:rPr/>
          </w:rPrChange>
        </w:rPr>
        <w:t>) precompilata</w:t>
      </w:r>
      <w:ins w:id="14599" w:author="Santagata Fabiana (GSE)" w:date="2025-10-10T14:13:00Z">
        <w:r w:rsidR="7808F311" w:rsidRPr="1DBA1F0D">
          <w:rPr>
            <w:rFonts w:cstheme="minorBidi"/>
            <w:sz w:val="22"/>
            <w:szCs w:val="22"/>
          </w:rPr>
          <w:t xml:space="preserve"> con i dati indicati</w:t>
        </w:r>
      </w:ins>
      <w:ins w:id="14600" w:author="Santagata Fabiana (GSE)" w:date="2025-10-10T14:17:00Z">
        <w:r w:rsidR="4A222519" w:rsidRPr="6E79E914">
          <w:rPr>
            <w:rFonts w:cstheme="minorBidi"/>
            <w:sz w:val="22"/>
            <w:szCs w:val="22"/>
          </w:rPr>
          <w:t xml:space="preserve"> in precedenza</w:t>
        </w:r>
      </w:ins>
      <w:r w:rsidRPr="6E79E914">
        <w:rPr>
          <w:rFonts w:cstheme="minorBidi"/>
          <w:sz w:val="22"/>
          <w:szCs w:val="22"/>
          <w:rPrChange w:id="14601" w:author="Visone Rossana (GSE)" w:date="2025-09-09T14:37:00Z">
            <w:rPr/>
          </w:rPrChange>
        </w:rPr>
        <w:t xml:space="preserve">, </w:t>
      </w:r>
      <w:ins w:id="14602" w:author="Santagata Fabiana (GSE)" w:date="2025-10-10T14:17:00Z">
        <w:r w:rsidR="69035EB2" w:rsidRPr="6E79E914">
          <w:rPr>
            <w:rFonts w:cstheme="minorBidi"/>
            <w:sz w:val="22"/>
            <w:szCs w:val="22"/>
          </w:rPr>
          <w:t xml:space="preserve">che </w:t>
        </w:r>
      </w:ins>
      <w:r w:rsidRPr="1DBA1F0D">
        <w:rPr>
          <w:rFonts w:cstheme="minorBidi"/>
          <w:sz w:val="22"/>
          <w:szCs w:val="22"/>
          <w:rPrChange w:id="14603" w:author="Visone Rossana (GSE)" w:date="2025-09-09T14:37:00Z" w16du:dateUtc="2025-09-09T12:37:00Z">
            <w:rPr/>
          </w:rPrChange>
        </w:rPr>
        <w:t>compren</w:t>
      </w:r>
      <w:del w:id="14604" w:author="Santagata Fabiana (GSE)" w:date="2025-10-10T14:17:00Z">
        <w:r w:rsidRPr="1DBA1F0D">
          <w:rPr>
            <w:rFonts w:cstheme="minorBidi"/>
            <w:sz w:val="22"/>
            <w:szCs w:val="22"/>
            <w:rPrChange w:id="14605" w:author="Visone Rossana (GSE)" w:date="2025-09-09T14:37:00Z" w16du:dateUtc="2025-09-09T12:37:00Z">
              <w:rPr/>
            </w:rPrChange>
          </w:rPr>
          <w:delText xml:space="preserve">siva </w:delText>
        </w:r>
        <w:r w:rsidRPr="6E79E914" w:rsidDel="00EA1FC6">
          <w:rPr>
            <w:rFonts w:cstheme="minorBidi"/>
            <w:sz w:val="22"/>
            <w:szCs w:val="22"/>
            <w:rPrChange w:id="14606" w:author="Visone Rossana (GSE)" w:date="2025-09-09T14:37:00Z">
              <w:rPr/>
            </w:rPrChange>
          </w:rPr>
          <w:delText>del</w:delText>
        </w:r>
      </w:del>
      <w:ins w:id="14607" w:author="Santagata Fabiana (GSE)" w:date="2025-10-10T14:17:00Z">
        <w:r w:rsidR="1D29AFBD" w:rsidRPr="6E79E914">
          <w:rPr>
            <w:rFonts w:cstheme="minorBidi"/>
            <w:sz w:val="22"/>
            <w:szCs w:val="22"/>
          </w:rPr>
          <w:t xml:space="preserve">derà </w:t>
        </w:r>
      </w:ins>
      <w:r w:rsidRPr="6E79E914">
        <w:rPr>
          <w:rFonts w:cstheme="minorBidi"/>
          <w:sz w:val="22"/>
          <w:szCs w:val="22"/>
          <w:rPrChange w:id="14608" w:author="Visone Rossana (GSE)" w:date="2025-09-09T14:37:00Z">
            <w:rPr/>
          </w:rPrChange>
        </w:rPr>
        <w:t>le</w:t>
      </w:r>
      <w:r w:rsidRPr="1DBA1F0D">
        <w:rPr>
          <w:rFonts w:cstheme="minorBidi"/>
          <w:sz w:val="22"/>
          <w:szCs w:val="22"/>
          <w:rPrChange w:id="14609" w:author="Visone Rossana (GSE)" w:date="2025-09-09T14:37:00Z" w16du:dateUtc="2025-09-09T12:37:00Z">
            <w:rPr/>
          </w:rPrChange>
        </w:rPr>
        <w:t xml:space="preserve"> condizioni contrattuali (scheda-contratto)</w:t>
      </w:r>
      <w:ins w:id="14610" w:author="Visone Rossana (GSE)" w:date="2025-08-01T11:12:00Z" w16du:dateUtc="2025-08-01T09:12:00Z">
        <w:r w:rsidR="00942D83" w:rsidRPr="1DBA1F0D">
          <w:rPr>
            <w:rFonts w:cstheme="minorBidi"/>
            <w:sz w:val="22"/>
            <w:szCs w:val="22"/>
            <w:rPrChange w:id="14611" w:author="Visone Rossana (GSE)" w:date="2025-09-09T14:37:00Z" w16du:dateUtc="2025-09-09T12:37:00Z">
              <w:rPr/>
            </w:rPrChange>
          </w:rPr>
          <w:t>,</w:t>
        </w:r>
      </w:ins>
      <w:del w:id="14612" w:author="Visone Rossana (GSE)" w:date="2025-08-01T11:12:00Z" w16du:dateUtc="2025-08-01T09:12:00Z">
        <w:r w:rsidRPr="1DBA1F0D" w:rsidDel="00942D83">
          <w:rPr>
            <w:rFonts w:cstheme="minorBidi"/>
            <w:sz w:val="22"/>
            <w:szCs w:val="22"/>
            <w:rPrChange w:id="14613" w:author="Visone Rossana (GSE)" w:date="2025-09-09T14:37:00Z" w16du:dateUtc="2025-09-09T12:37:00Z">
              <w:rPr/>
            </w:rPrChange>
          </w:rPr>
          <w:delText xml:space="preserve"> e</w:delText>
        </w:r>
      </w:del>
      <w:r w:rsidRPr="1DBA1F0D">
        <w:rPr>
          <w:rFonts w:cstheme="minorBidi"/>
          <w:sz w:val="22"/>
          <w:szCs w:val="22"/>
          <w:rPrChange w:id="14614" w:author="Visone Rossana (GSE)" w:date="2025-09-09T14:37:00Z" w16du:dateUtc="2025-09-09T12:37:00Z">
            <w:rPr/>
          </w:rPrChange>
        </w:rPr>
        <w:t xml:space="preserve"> </w:t>
      </w:r>
      <w:del w:id="14615" w:author="Santagata Fabiana (GSE)" w:date="2025-10-10T14:24:00Z">
        <w:r w:rsidRPr="1DBA1F0D">
          <w:rPr>
            <w:rFonts w:cstheme="minorBidi"/>
            <w:sz w:val="22"/>
            <w:szCs w:val="22"/>
            <w:rPrChange w:id="14616" w:author="Visone Rossana (GSE)" w:date="2025-09-09T14:37:00Z" w16du:dateUtc="2025-09-09T12:37:00Z">
              <w:rPr/>
            </w:rPrChange>
          </w:rPr>
          <w:delText>del</w:delText>
        </w:r>
      </w:del>
      <w:r w:rsidRPr="1DBA1F0D">
        <w:rPr>
          <w:rFonts w:cstheme="minorBidi"/>
          <w:sz w:val="22"/>
          <w:szCs w:val="22"/>
          <w:rPrChange w:id="14617" w:author="Visone Rossana (GSE)" w:date="2025-09-09T14:37:00Z" w16du:dateUtc="2025-09-09T12:37:00Z">
            <w:rPr/>
          </w:rPrChange>
        </w:rPr>
        <w:t>la tabella recante l’importo indicativo</w:t>
      </w:r>
      <w:del w:id="14618" w:author="Visone Rossana (GSE)" w:date="2025-08-01T10:49:00Z" w16du:dateUtc="2025-08-01T08:49:00Z">
        <w:r w:rsidRPr="008B1DFF" w:rsidDel="00EA1FC6">
          <w:rPr>
            <w:rStyle w:val="Rimandonotaapidipagina"/>
            <w:rFonts w:cstheme="minorHAnsi"/>
            <w:sz w:val="22"/>
            <w:szCs w:val="22"/>
            <w:rPrChange w:id="14619" w:author="Visone Rossana (GSE)" w:date="2025-09-09T14:37:00Z" w16du:dateUtc="2025-09-09T12:37:00Z">
              <w:rPr>
                <w:rStyle w:val="Rimandonotaapidipagina"/>
              </w:rPr>
            </w:rPrChange>
          </w:rPr>
          <w:footnoteReference w:id="6"/>
        </w:r>
      </w:del>
      <w:r w:rsidRPr="1DBA1F0D">
        <w:rPr>
          <w:rFonts w:cstheme="minorBidi"/>
          <w:sz w:val="22"/>
          <w:szCs w:val="22"/>
          <w:rPrChange w:id="14624" w:author="Visone Rossana (GSE)" w:date="2025-09-09T14:37:00Z" w16du:dateUtc="2025-09-09T12:37:00Z">
            <w:rPr/>
          </w:rPrChange>
        </w:rPr>
        <w:t xml:space="preserve"> degli incentivi</w:t>
      </w:r>
      <w:ins w:id="14625" w:author="Santagata Fabiana (GSE)" w:date="2025-10-10T14:18:00Z">
        <w:r w:rsidR="3FC3A5AB" w:rsidRPr="597DA238">
          <w:rPr>
            <w:rFonts w:cstheme="minorBidi"/>
            <w:sz w:val="22"/>
            <w:szCs w:val="22"/>
          </w:rPr>
          <w:t xml:space="preserve"> riconoscibili</w:t>
        </w:r>
      </w:ins>
      <w:ins w:id="14626" w:author="Visone Rossana (GSE)" w:date="2025-08-01T11:13:00Z" w16du:dateUtc="2025-08-01T09:13:00Z">
        <w:r w:rsidR="00942D83" w:rsidRPr="597DA238">
          <w:rPr>
            <w:rFonts w:cstheme="minorBidi"/>
            <w:sz w:val="22"/>
            <w:szCs w:val="22"/>
            <w:rPrChange w:id="14627" w:author="Visone Rossana (GSE)" w:date="2025-09-09T14:37:00Z">
              <w:rPr/>
            </w:rPrChange>
          </w:rPr>
          <w:t xml:space="preserve">, </w:t>
        </w:r>
      </w:ins>
      <w:ins w:id="14628" w:author="Visone Rossana (GSE)" w:date="2025-08-01T11:12:00Z">
        <w:r w:rsidR="00942D83" w:rsidRPr="597DA238">
          <w:rPr>
            <w:rFonts w:cstheme="minorBidi"/>
            <w:sz w:val="22"/>
            <w:szCs w:val="22"/>
            <w:rPrChange w:id="14629" w:author="Visone Rossana (GSE)" w:date="2025-09-09T14:37:00Z">
              <w:rPr>
                <w:rFonts w:cs="Calibri"/>
              </w:rPr>
            </w:rPrChange>
          </w:rPr>
          <w:t>la durata</w:t>
        </w:r>
      </w:ins>
      <w:ins w:id="14630" w:author="Santagata Fabiana (GSE)" w:date="2025-10-10T14:18:00Z">
        <w:r w:rsidR="2623C224" w:rsidRPr="597DA238">
          <w:rPr>
            <w:rFonts w:cstheme="minorBidi"/>
            <w:sz w:val="22"/>
            <w:szCs w:val="22"/>
          </w:rPr>
          <w:t xml:space="preserve"> dell’incentivazione</w:t>
        </w:r>
      </w:ins>
      <w:ins w:id="14631" w:author="Visone Rossana (GSE)" w:date="2025-08-01T11:12:00Z" w16du:dateUtc="2025-08-01T09:12:00Z">
        <w:r w:rsidR="00942D83" w:rsidRPr="1DBA1F0D">
          <w:rPr>
            <w:rFonts w:cstheme="minorBidi"/>
            <w:sz w:val="22"/>
            <w:szCs w:val="22"/>
            <w:rPrChange w:id="14632" w:author="Visone Rossana (GSE)" w:date="2025-09-09T14:37:00Z" w16du:dateUtc="2025-09-09T12:37:00Z">
              <w:rPr>
                <w:rFonts w:cs="Calibri"/>
              </w:rPr>
            </w:rPrChange>
          </w:rPr>
          <w:t xml:space="preserve"> </w:t>
        </w:r>
        <w:del w:id="14633" w:author="Santagata Fabiana (GSE)" w:date="2025-10-10T14:21:00Z">
          <w:r w:rsidR="00942D83" w:rsidRPr="1DBA1F0D">
            <w:rPr>
              <w:rFonts w:cstheme="minorBidi"/>
              <w:sz w:val="22"/>
              <w:szCs w:val="22"/>
              <w:rPrChange w:id="14634" w:author="Visone Rossana (GSE)" w:date="2025-09-09T14:37:00Z" w16du:dateUtc="2025-09-09T12:37:00Z">
                <w:rPr>
                  <w:rFonts w:cs="Calibri"/>
                </w:rPr>
              </w:rPrChange>
            </w:rPr>
            <w:delText xml:space="preserve">e </w:delText>
          </w:r>
        </w:del>
        <w:r w:rsidR="00942D83" w:rsidRPr="1DBA1F0D">
          <w:rPr>
            <w:rFonts w:cstheme="minorBidi"/>
            <w:sz w:val="22"/>
            <w:szCs w:val="22"/>
            <w:rPrChange w:id="14635" w:author="Visone Rossana (GSE)" w:date="2025-09-09T14:37:00Z" w16du:dateUtc="2025-09-09T12:37:00Z">
              <w:rPr>
                <w:rFonts w:cs="Calibri"/>
              </w:rPr>
            </w:rPrChange>
          </w:rPr>
          <w:t xml:space="preserve">l’eventuale </w:t>
        </w:r>
        <w:del w:id="14636" w:author="Santagata Fabiana (GSE)" w:date="2025-10-10T14:21:00Z">
          <w:r w:rsidRPr="7B8BE882" w:rsidDel="00EA1FC6">
            <w:rPr>
              <w:rFonts w:cstheme="minorBidi"/>
              <w:sz w:val="22"/>
              <w:szCs w:val="22"/>
              <w:rPrChange w:id="14637" w:author="Visone Rossana (GSE)" w:date="2025-09-09T14:37:00Z">
                <w:rPr>
                  <w:rFonts w:cs="Calibri"/>
                </w:rPr>
              </w:rPrChange>
            </w:rPr>
            <w:delText xml:space="preserve"> ripartiz</w:delText>
          </w:r>
        </w:del>
      </w:ins>
      <w:ins w:id="14638" w:author="Santagata Fabiana (GSE)" w:date="2025-10-10T14:21:00Z">
        <w:r w:rsidR="2CFE0B4F" w:rsidRPr="7B8BE882">
          <w:rPr>
            <w:rFonts w:cstheme="minorBidi"/>
            <w:sz w:val="22"/>
            <w:szCs w:val="22"/>
          </w:rPr>
          <w:t>indicaz</w:t>
        </w:r>
      </w:ins>
      <w:ins w:id="14639" w:author="Visone Rossana (GSE)" w:date="2025-08-01T11:12:00Z">
        <w:r w:rsidR="00942D83" w:rsidRPr="7B8BE882">
          <w:rPr>
            <w:rFonts w:cstheme="minorBidi"/>
            <w:sz w:val="22"/>
            <w:szCs w:val="22"/>
            <w:rPrChange w:id="14640" w:author="Visone Rossana (GSE)" w:date="2025-09-09T14:37:00Z">
              <w:rPr>
                <w:rFonts w:cs="Calibri"/>
              </w:rPr>
            </w:rPrChange>
          </w:rPr>
          <w:t xml:space="preserve">ione </w:t>
        </w:r>
        <w:del w:id="14641" w:author="Santagata Fabiana (GSE)" w:date="2025-10-10T14:21:00Z">
          <w:r w:rsidRPr="561D61F6" w:rsidDel="00EA1FC6">
            <w:rPr>
              <w:rFonts w:cstheme="minorBidi"/>
              <w:sz w:val="22"/>
              <w:szCs w:val="22"/>
              <w:rPrChange w:id="14642" w:author="Visone Rossana (GSE)" w:date="2025-09-09T14:37:00Z">
                <w:rPr>
                  <w:rFonts w:cs="Calibri"/>
                </w:rPr>
              </w:rPrChange>
            </w:rPr>
            <w:delText>in</w:delText>
          </w:r>
        </w:del>
      </w:ins>
      <w:ins w:id="14643" w:author="Santagata Fabiana (GSE)" w:date="2025-10-10T14:21:00Z">
        <w:r w:rsidR="28F120B2" w:rsidRPr="561D61F6">
          <w:rPr>
            <w:rFonts w:cstheme="minorBidi"/>
            <w:sz w:val="22"/>
            <w:szCs w:val="22"/>
          </w:rPr>
          <w:t>del</w:t>
        </w:r>
      </w:ins>
      <w:ins w:id="14644" w:author="Santagata Fabiana (GSE)" w:date="2025-10-10T14:22:00Z">
        <w:r w:rsidR="2DAB7265" w:rsidRPr="561D61F6">
          <w:rPr>
            <w:rFonts w:cstheme="minorBidi"/>
            <w:sz w:val="22"/>
            <w:szCs w:val="22"/>
          </w:rPr>
          <w:t xml:space="preserve"> </w:t>
        </w:r>
      </w:ins>
      <w:ins w:id="14645" w:author="Santagata Fabiana (GSE)" w:date="2025-10-10T14:23:00Z">
        <w:r w:rsidR="2DAB7265" w:rsidRPr="2E0C4A8F">
          <w:rPr>
            <w:rFonts w:cstheme="minorBidi"/>
            <w:sz w:val="22"/>
            <w:szCs w:val="22"/>
          </w:rPr>
          <w:t>numero di</w:t>
        </w:r>
      </w:ins>
      <w:ins w:id="14646" w:author="Visone Rossana (GSE)" w:date="2025-08-01T11:12:00Z">
        <w:r w:rsidR="00942D83" w:rsidRPr="2E0C4A8F">
          <w:rPr>
            <w:rFonts w:cstheme="minorBidi"/>
            <w:sz w:val="22"/>
            <w:szCs w:val="22"/>
            <w:rPrChange w:id="14647" w:author="Visone Rossana (GSE)" w:date="2025-09-09T14:37:00Z">
              <w:rPr>
                <w:rFonts w:cs="Calibri"/>
              </w:rPr>
            </w:rPrChange>
          </w:rPr>
          <w:t xml:space="preserve"> </w:t>
        </w:r>
      </w:ins>
      <w:ins w:id="14648" w:author="Visone Rossana (GSE)" w:date="2025-08-01T11:12:00Z" w16du:dateUtc="2025-08-01T09:12:00Z">
        <w:r w:rsidR="00942D83" w:rsidRPr="1DBA1F0D">
          <w:rPr>
            <w:rFonts w:cstheme="minorBidi"/>
            <w:sz w:val="22"/>
            <w:szCs w:val="22"/>
            <w:rPrChange w:id="14649" w:author="Visone Rossana (GSE)" w:date="2025-09-09T14:37:00Z" w16du:dateUtc="2025-09-09T12:37:00Z">
              <w:rPr>
                <w:rFonts w:cs="Calibri"/>
              </w:rPr>
            </w:rPrChange>
          </w:rPr>
          <w:t>rate</w:t>
        </w:r>
      </w:ins>
      <w:ins w:id="14650" w:author="Santagata Fabiana (GSE)" w:date="2025-10-10T14:23:00Z">
        <w:r w:rsidR="0C31FAD7" w:rsidRPr="2E0C4A8F">
          <w:rPr>
            <w:rFonts w:cstheme="minorBidi"/>
            <w:sz w:val="22"/>
            <w:szCs w:val="22"/>
          </w:rPr>
          <w:t xml:space="preserve"> con cui saranno erogati gli incentivi</w:t>
        </w:r>
      </w:ins>
      <w:ins w:id="14651" w:author="Visone Rossana (GSE)" w:date="2025-08-01T11:12:00Z">
        <w:del w:id="14652" w:author="Santagata Fabiana (GSE)" w:date="2025-10-10T14:34:00Z">
          <w:r w:rsidR="00942D83" w:rsidRPr="1DBA1F0D">
            <w:rPr>
              <w:rFonts w:cstheme="minorBidi"/>
              <w:sz w:val="22"/>
              <w:szCs w:val="22"/>
              <w:rPrChange w:id="14653" w:author="Visone Rossana (GSE)" w:date="2025-09-09T14:37:00Z" w16du:dateUtc="2025-09-09T12:37:00Z">
                <w:rPr>
                  <w:rFonts w:cs="Calibri"/>
                </w:rPr>
              </w:rPrChange>
            </w:rPr>
            <w:delText xml:space="preserve">, </w:delText>
          </w:r>
        </w:del>
      </w:ins>
      <w:del w:id="14654" w:author="Santagata Fabiana (GSE)" w:date="2025-10-10T14:34:00Z" w16du:dateUtc="2025-08-01T09:12:00Z">
        <w:r w:rsidRPr="1DBA1F0D" w:rsidDel="00942D83">
          <w:rPr>
            <w:rFonts w:cstheme="minorBidi"/>
            <w:sz w:val="22"/>
            <w:szCs w:val="22"/>
            <w:rPrChange w:id="14655" w:author="Visone Rossana (GSE)" w:date="2025-09-09T14:37:00Z" w16du:dateUtc="2025-09-09T12:37:00Z">
              <w:rPr/>
            </w:rPrChange>
          </w:rPr>
          <w:delText>,</w:delText>
        </w:r>
      </w:del>
      <w:del w:id="14656" w:author="Santagata Fabiana (GSE)" w:date="2025-10-10T14:34:00Z">
        <w:r w:rsidRPr="1DBA1F0D">
          <w:rPr>
            <w:rFonts w:cstheme="minorBidi"/>
            <w:sz w:val="22"/>
            <w:szCs w:val="22"/>
            <w:rPrChange w:id="14657" w:author="Visone Rossana (GSE)" w:date="2025-09-09T14:37:00Z" w16du:dateUtc="2025-09-09T12:37:00Z">
              <w:rPr/>
            </w:rPrChange>
          </w:rPr>
          <w:delText xml:space="preserve"> che </w:delText>
        </w:r>
      </w:del>
      <w:ins w:id="14658" w:author="Santagata Fabiana (GSE)" w:date="2025-10-10T14:34:00Z">
        <w:r w:rsidR="4F460D4D" w:rsidRPr="3C6A1809">
          <w:rPr>
            <w:rFonts w:cstheme="minorBidi"/>
            <w:sz w:val="22"/>
            <w:szCs w:val="22"/>
          </w:rPr>
          <w:t>.</w:t>
        </w:r>
      </w:ins>
    </w:p>
    <w:p w14:paraId="529BE3A7" w14:textId="4C760A37" w:rsidR="00EA1FC6" w:rsidRPr="008B1DFF" w:rsidRDefault="4F460D4D" w:rsidP="3C6A1809">
      <w:pPr>
        <w:spacing w:after="120" w:line="276" w:lineRule="auto"/>
        <w:jc w:val="both"/>
        <w:rPr>
          <w:ins w:id="14659" w:author="Visone Rossana (GSE)" w:date="2025-08-01T11:12:00Z" w16du:dateUtc="2025-08-01T09:12:00Z"/>
          <w:rFonts w:cstheme="minorBidi"/>
          <w:sz w:val="22"/>
          <w:szCs w:val="22"/>
          <w:rPrChange w:id="14660" w:author="Visone Rossana (GSE)" w:date="2025-09-09T14:37:00Z" w16du:dateUtc="2025-09-09T12:37:00Z">
            <w:rPr>
              <w:ins w:id="14661" w:author="Visone Rossana (GSE)" w:date="2025-08-01T11:12:00Z" w16du:dateUtc="2025-08-01T09:12:00Z"/>
            </w:rPr>
          </w:rPrChange>
        </w:rPr>
      </w:pPr>
      <w:ins w:id="14662" w:author="Santagata Fabiana (GSE)" w:date="2025-10-10T14:35:00Z">
        <w:r w:rsidRPr="3C6A1809">
          <w:rPr>
            <w:rFonts w:cstheme="minorBidi"/>
            <w:sz w:val="22"/>
            <w:szCs w:val="22"/>
          </w:rPr>
          <w:t>I</w:t>
        </w:r>
      </w:ins>
      <w:del w:id="14663" w:author="Santagata Fabiana (GSE)" w:date="2025-10-10T14:34:00Z">
        <w:r w:rsidR="00EA1FC6" w:rsidRPr="1DBA1F0D">
          <w:rPr>
            <w:rFonts w:cstheme="minorBidi"/>
            <w:sz w:val="22"/>
            <w:szCs w:val="22"/>
            <w:rPrChange w:id="14664" w:author="Visone Rossana (GSE)" w:date="2025-09-09T14:37:00Z" w16du:dateUtc="2025-09-09T12:37:00Z">
              <w:rPr/>
            </w:rPrChange>
          </w:rPr>
          <w:delText>i</w:delText>
        </w:r>
      </w:del>
      <w:r w:rsidR="00EA1FC6" w:rsidRPr="1DBA1F0D">
        <w:rPr>
          <w:rFonts w:cstheme="minorBidi"/>
          <w:sz w:val="22"/>
          <w:szCs w:val="22"/>
          <w:rPrChange w:id="14665" w:author="Visone Rossana (GSE)" w:date="2025-09-09T14:37:00Z" w16du:dateUtc="2025-09-09T12:37:00Z">
            <w:rPr/>
          </w:rPrChange>
        </w:rPr>
        <w:t xml:space="preserve">l Soggetto Responsabile </w:t>
      </w:r>
      <w:ins w:id="14666" w:author="Santagata Fabiana (GSE)" w:date="2025-10-10T14:37:00Z">
        <w:r w:rsidR="54E31716" w:rsidRPr="1D4EFD2B">
          <w:rPr>
            <w:rFonts w:cstheme="minorBidi"/>
            <w:sz w:val="22"/>
            <w:szCs w:val="22"/>
          </w:rPr>
          <w:t xml:space="preserve">richiedente </w:t>
        </w:r>
      </w:ins>
      <w:del w:id="14667" w:author="Santagata Fabiana (GSE)" w:date="2025-10-10T14:35:00Z">
        <w:r w:rsidR="00EA1FC6" w:rsidRPr="1DBA1F0D">
          <w:rPr>
            <w:rFonts w:cstheme="minorBidi"/>
            <w:sz w:val="22"/>
            <w:szCs w:val="22"/>
            <w:rPrChange w:id="14668" w:author="Visone Rossana (GSE)" w:date="2025-09-09T14:37:00Z" w16du:dateUtc="2025-09-09T12:37:00Z">
              <w:rPr/>
            </w:rPrChange>
          </w:rPr>
          <w:delText>è tenuto</w:delText>
        </w:r>
      </w:del>
      <w:ins w:id="14669" w:author="Santagata Fabiana (GSE)" w:date="2025-10-10T14:35:00Z">
        <w:r w:rsidR="51ACCCBF" w:rsidRPr="3C6A1809">
          <w:rPr>
            <w:rFonts w:cstheme="minorBidi"/>
            <w:sz w:val="22"/>
            <w:szCs w:val="22"/>
          </w:rPr>
          <w:t>dovrà</w:t>
        </w:r>
      </w:ins>
      <w:del w:id="14670" w:author="Santagata Fabiana (GSE)" w:date="2025-10-10T14:35:00Z">
        <w:r w:rsidR="00EA1FC6" w:rsidRPr="1DBA1F0D">
          <w:rPr>
            <w:rFonts w:cstheme="minorBidi"/>
            <w:sz w:val="22"/>
            <w:szCs w:val="22"/>
            <w:rPrChange w:id="14671" w:author="Visone Rossana (GSE)" w:date="2025-09-09T14:37:00Z" w16du:dateUtc="2025-09-09T12:37:00Z">
              <w:rPr/>
            </w:rPrChange>
          </w:rPr>
          <w:delText xml:space="preserve"> a</w:delText>
        </w:r>
      </w:del>
      <w:r w:rsidR="00EA1FC6" w:rsidRPr="1DBA1F0D">
        <w:rPr>
          <w:rFonts w:cstheme="minorBidi"/>
          <w:sz w:val="22"/>
          <w:szCs w:val="22"/>
          <w:rPrChange w:id="14672" w:author="Visone Rossana (GSE)" w:date="2025-09-09T14:37:00Z" w16du:dateUtc="2025-09-09T12:37:00Z">
            <w:rPr/>
          </w:rPrChange>
        </w:rPr>
        <w:t xml:space="preserve"> stampare e </w:t>
      </w:r>
      <w:r w:rsidR="1B62679F" w:rsidRPr="025581C9">
        <w:rPr>
          <w:rFonts w:cstheme="minorBidi"/>
          <w:sz w:val="22"/>
          <w:szCs w:val="22"/>
          <w:rPrChange w:id="14673" w:author="Visone Rossana (GSE)" w:date="2025-09-09T14:37:00Z">
            <w:rPr/>
          </w:rPrChange>
        </w:rPr>
        <w:t>sottoscriver</w:t>
      </w:r>
      <w:ins w:id="14674" w:author="Santagata Fabiana (GSE)" w:date="2025-10-10T14:35:00Z">
        <w:r w:rsidR="3488CC9E" w:rsidRPr="025581C9">
          <w:rPr>
            <w:rFonts w:cstheme="minorBidi"/>
            <w:sz w:val="22"/>
            <w:szCs w:val="22"/>
          </w:rPr>
          <w:t xml:space="preserve">e </w:t>
        </w:r>
      </w:ins>
      <w:ins w:id="14675" w:author="Santagata Fabiana (GSE)" w:date="2025-10-10T14:38:00Z">
        <w:r w:rsidR="6A6443C6" w:rsidRPr="7268698E">
          <w:rPr>
            <w:rFonts w:cstheme="minorBidi"/>
            <w:sz w:val="22"/>
            <w:szCs w:val="22"/>
          </w:rPr>
          <w:t>il documento</w:t>
        </w:r>
      </w:ins>
      <w:del w:id="14676" w:author="Santagata Fabiana (GSE)" w:date="2025-10-10T14:35:00Z">
        <w:r w:rsidRPr="025581C9" w:rsidDel="4F460D4D">
          <w:rPr>
            <w:rFonts w:cstheme="minorBidi"/>
            <w:sz w:val="22"/>
            <w:szCs w:val="22"/>
            <w:rPrChange w:id="14677" w:author="Visone Rossana (GSE)" w:date="2025-09-09T14:37:00Z">
              <w:rPr/>
            </w:rPrChange>
          </w:rPr>
          <w:delText>e</w:delText>
        </w:r>
      </w:del>
      <w:ins w:id="14678" w:author="Santagata Fabiana (GSE)" w:date="2025-10-10T14:25:00Z">
        <w:r w:rsidR="1D9DF8CF" w:rsidRPr="7A2A3622">
          <w:rPr>
            <w:rFonts w:cstheme="minorBidi"/>
            <w:sz w:val="22"/>
            <w:szCs w:val="22"/>
          </w:rPr>
          <w:t>,</w:t>
        </w:r>
      </w:ins>
      <w:r w:rsidR="00EA1FC6" w:rsidRPr="1DBA1F0D">
        <w:rPr>
          <w:rFonts w:cstheme="minorBidi"/>
          <w:sz w:val="22"/>
          <w:szCs w:val="22"/>
          <w:rPrChange w:id="14679" w:author="Visone Rossana (GSE)" w:date="2025-09-09T14:37:00Z" w16du:dateUtc="2025-09-09T12:37:00Z">
            <w:rPr/>
          </w:rPrChange>
        </w:rPr>
        <w:t xml:space="preserve"> anche nelle sezioni dedicate alle condizioni contrattuali e all’informativa</w:t>
      </w:r>
      <w:ins w:id="14680" w:author="Santagata Fabiana (GSE)" w:date="2025-10-10T14:25:00Z">
        <w:r w:rsidR="00EA1FC6" w:rsidRPr="7A2A3622">
          <w:rPr>
            <w:rFonts w:cstheme="minorBidi"/>
            <w:sz w:val="22"/>
            <w:szCs w:val="22"/>
          </w:rPr>
          <w:t xml:space="preserve"> </w:t>
        </w:r>
        <w:r w:rsidR="3064C894" w:rsidRPr="7A2A3622">
          <w:rPr>
            <w:rFonts w:cstheme="minorBidi"/>
            <w:sz w:val="22"/>
            <w:szCs w:val="22"/>
          </w:rPr>
          <w:t>relativa al trattamento dei dati personali</w:t>
        </w:r>
      </w:ins>
      <w:r w:rsidR="00EA1FC6" w:rsidRPr="7A2A3622">
        <w:rPr>
          <w:rFonts w:cstheme="minorBidi"/>
          <w:sz w:val="22"/>
          <w:szCs w:val="22"/>
          <w:rPrChange w:id="14681" w:author="Visone Rossana (GSE)" w:date="2025-09-09T14:37:00Z" w16du:dateUtc="2025-09-09T12:37:00Z">
            <w:rPr/>
          </w:rPrChange>
        </w:rPr>
        <w:t xml:space="preserve"> ai sensi dell’art.</w:t>
      </w:r>
      <w:r w:rsidR="00EA1FC6" w:rsidRPr="1DBA1F0D">
        <w:rPr>
          <w:rFonts w:cstheme="minorBidi"/>
          <w:sz w:val="22"/>
          <w:szCs w:val="22"/>
          <w:rPrChange w:id="14682" w:author="Visone Rossana (GSE)" w:date="2025-09-09T14:37:00Z" w16du:dateUtc="2025-09-09T12:37:00Z">
            <w:rPr/>
          </w:rPrChange>
        </w:rPr>
        <w:t xml:space="preserve"> 13 del D.Lgs. </w:t>
      </w:r>
      <w:r w:rsidR="1B62679F" w:rsidRPr="025581C9">
        <w:rPr>
          <w:rFonts w:cstheme="minorBidi"/>
          <w:sz w:val="22"/>
          <w:szCs w:val="22"/>
          <w:rPrChange w:id="14683" w:author="Visone Rossana (GSE)" w:date="2025-09-09T14:37:00Z">
            <w:rPr/>
          </w:rPrChange>
        </w:rPr>
        <w:t>196/03</w:t>
      </w:r>
      <w:ins w:id="14684" w:author="Santagata Fabiana (GSE)" w:date="2025-10-10T14:31:00Z">
        <w:r w:rsidR="7C839FEA" w:rsidRPr="025581C9">
          <w:rPr>
            <w:rFonts w:cstheme="minorBidi"/>
            <w:sz w:val="22"/>
            <w:szCs w:val="22"/>
          </w:rPr>
          <w:t>,</w:t>
        </w:r>
      </w:ins>
      <w:ins w:id="14685" w:author="Santagata Fabiana (GSE)" w:date="2025-10-10T14:35:00Z">
        <w:r w:rsidR="014F019E" w:rsidRPr="025581C9">
          <w:rPr>
            <w:rFonts w:cstheme="minorBidi"/>
            <w:sz w:val="22"/>
            <w:szCs w:val="22"/>
          </w:rPr>
          <w:t xml:space="preserve"> e </w:t>
        </w:r>
      </w:ins>
      <w:ins w:id="14686" w:author="Santagata Fabiana (GSE)" w:date="2025-10-10T14:37:00Z">
        <w:r w:rsidR="1728C4D1" w:rsidRPr="025581C9">
          <w:rPr>
            <w:rFonts w:cstheme="minorBidi"/>
            <w:sz w:val="22"/>
            <w:szCs w:val="22"/>
          </w:rPr>
          <w:t xml:space="preserve">caricarla in formato digitale sul </w:t>
        </w:r>
        <w:r w:rsidR="1728C4D1" w:rsidRPr="486BF3F4">
          <w:rPr>
            <w:rFonts w:cstheme="minorBidi"/>
            <w:sz w:val="22"/>
            <w:szCs w:val="22"/>
          </w:rPr>
          <w:t xml:space="preserve">Portaltermico, corredandola con </w:t>
        </w:r>
        <w:r w:rsidR="1728C4D1" w:rsidRPr="025581C9">
          <w:rPr>
            <w:rFonts w:cstheme="minorBidi"/>
            <w:sz w:val="22"/>
            <w:szCs w:val="22"/>
          </w:rPr>
          <w:t xml:space="preserve">copia fotostatica del </w:t>
        </w:r>
        <w:r w:rsidR="1728C4D1" w:rsidRPr="486BF3F4">
          <w:rPr>
            <w:rFonts w:cstheme="minorBidi"/>
            <w:sz w:val="22"/>
            <w:szCs w:val="22"/>
          </w:rPr>
          <w:t xml:space="preserve">proprio </w:t>
        </w:r>
        <w:r w:rsidR="1728C4D1" w:rsidRPr="025581C9">
          <w:rPr>
            <w:rFonts w:cstheme="minorBidi"/>
            <w:sz w:val="22"/>
            <w:szCs w:val="22"/>
          </w:rPr>
          <w:t>documento di identità in corso di validità</w:t>
        </w:r>
      </w:ins>
      <w:r w:rsidR="1B62679F" w:rsidRPr="486BF3F4">
        <w:rPr>
          <w:rFonts w:cstheme="minorBidi"/>
          <w:sz w:val="22"/>
          <w:szCs w:val="22"/>
          <w:rPrChange w:id="14687" w:author="Visone Rossana (GSE)" w:date="2025-09-09T14:37:00Z">
            <w:rPr/>
          </w:rPrChange>
        </w:rPr>
        <w:t>.</w:t>
      </w:r>
      <w:r w:rsidR="00EA1FC6" w:rsidRPr="1DBA1F0D">
        <w:rPr>
          <w:rFonts w:cstheme="minorBidi"/>
          <w:sz w:val="22"/>
          <w:szCs w:val="22"/>
          <w:rPrChange w:id="14688" w:author="Visone Rossana (GSE)" w:date="2025-09-09T14:37:00Z" w16du:dateUtc="2025-09-09T12:37:00Z">
            <w:rPr/>
          </w:rPrChange>
        </w:rPr>
        <w:t xml:space="preserve"> </w:t>
      </w:r>
      <w:del w:id="14689" w:author="Visone Rossana (GSE)" w:date="2025-08-01T11:00:00Z" w16du:dateUtc="2025-08-01T09:00:00Z">
        <w:r w:rsidR="00EA1FC6" w:rsidRPr="1DBA1F0D" w:rsidDel="002B7657">
          <w:rPr>
            <w:rFonts w:cstheme="minorBidi"/>
            <w:sz w:val="22"/>
            <w:szCs w:val="22"/>
            <w:rPrChange w:id="14690" w:author="Visone Rossana (GSE)" w:date="2025-09-09T14:37:00Z" w16du:dateUtc="2025-09-09T12:37:00Z">
              <w:rPr/>
            </w:rPrChange>
          </w:rPr>
          <w:delText>Con l’invio dell’istanza si precisa che le condizioni contrattuali, una volta sottoscritte, si intendono integralmente accettate e costituiscono, agli effetti, la scheda-contratto che, a valle dell’ammissione agli incentivi, sarà integrata con la lettera di ammissione agli incentivi recante gli importi effettivi da riconoscersi e determinati nell’ambito del procedimento di valutazione condotto dal GSE nel seguito descritto.</w:delText>
        </w:r>
      </w:del>
    </w:p>
    <w:p w14:paraId="661B5A13" w14:textId="0A331E2B" w:rsidR="00942D83" w:rsidRPr="008B1DFF" w:rsidRDefault="00942D83">
      <w:pPr>
        <w:spacing w:after="120" w:line="276" w:lineRule="auto"/>
        <w:jc w:val="both"/>
        <w:rPr>
          <w:ins w:id="14691" w:author="Visone Rossana (GSE)" w:date="2025-08-01T10:59:00Z" w16du:dateUtc="2025-08-01T08:59:00Z"/>
          <w:rFonts w:cstheme="minorBidi"/>
          <w:sz w:val="22"/>
          <w:szCs w:val="22"/>
          <w:rPrChange w:id="14692" w:author="Visone Rossana (GSE)" w:date="2025-09-09T14:37:00Z" w16du:dateUtc="2025-09-09T12:37:00Z">
            <w:rPr>
              <w:ins w:id="14693" w:author="Visone Rossana (GSE)" w:date="2025-08-01T10:59:00Z" w16du:dateUtc="2025-08-01T08:59:00Z"/>
            </w:rPr>
          </w:rPrChange>
        </w:rPr>
        <w:pPrChange w:id="14694" w:author="Visone Rossana (GSE)" w:date="2025-09-09T14:37:00Z" w16du:dateUtc="2025-09-09T12:37:00Z">
          <w:pPr>
            <w:spacing w:after="120"/>
            <w:jc w:val="both"/>
          </w:pPr>
        </w:pPrChange>
      </w:pPr>
      <w:ins w:id="14695" w:author="Visone Rossana (GSE)" w:date="2025-08-01T11:13:00Z" w16du:dateUtc="2025-08-01T09:13:00Z">
        <w:r w:rsidRPr="7A2A3622">
          <w:rPr>
            <w:rFonts w:cstheme="minorBidi"/>
            <w:sz w:val="22"/>
            <w:szCs w:val="22"/>
            <w:rPrChange w:id="14696" w:author="Visone Rossana (GSE)" w:date="2025-09-09T14:37:00Z" w16du:dateUtc="2025-09-09T12:37:00Z">
              <w:rPr>
                <w:rFonts w:cs="Calibri"/>
              </w:rPr>
            </w:rPrChange>
          </w:rPr>
          <w:t>In caso di multi-intervento</w:t>
        </w:r>
        <w:r w:rsidRPr="008B1DFF">
          <w:rPr>
            <w:rStyle w:val="Rimandonotaapidipagina"/>
            <w:rFonts w:cstheme="minorHAnsi"/>
            <w:sz w:val="22"/>
            <w:szCs w:val="22"/>
            <w:rPrChange w:id="14697" w:author="Visone Rossana (GSE)" w:date="2025-09-09T14:37:00Z" w16du:dateUtc="2025-09-09T12:37:00Z">
              <w:rPr>
                <w:rStyle w:val="Rimandonotaapidipagina"/>
              </w:rPr>
            </w:rPrChange>
          </w:rPr>
          <w:footnoteReference w:id="7"/>
        </w:r>
        <w:r w:rsidRPr="7A2A3622">
          <w:rPr>
            <w:rFonts w:cstheme="minorBidi"/>
            <w:sz w:val="22"/>
            <w:szCs w:val="22"/>
            <w:rPrChange w:id="14700" w:author="Visone Rossana (GSE)" w:date="2025-09-09T14:37:00Z" w16du:dateUtc="2025-09-09T12:37:00Z">
              <w:rPr>
                <w:rFonts w:cs="Calibri"/>
              </w:rPr>
            </w:rPrChange>
          </w:rPr>
          <w:t>, sono</w:t>
        </w:r>
      </w:ins>
      <w:ins w:id="14701" w:author="Santagata Fabiana (GSE)" w:date="2025-10-10T14:25:00Z">
        <w:r w:rsidR="509EAD02" w:rsidRPr="7A2A3622">
          <w:rPr>
            <w:rFonts w:cstheme="minorBidi"/>
            <w:sz w:val="22"/>
            <w:szCs w:val="22"/>
          </w:rPr>
          <w:t>aranno</w:t>
        </w:r>
      </w:ins>
      <w:ins w:id="14702" w:author="Visone Rossana (GSE)" w:date="2025-08-01T11:13:00Z" w16du:dateUtc="2025-08-01T09:13:00Z">
        <w:r w:rsidRPr="7A2A3622">
          <w:rPr>
            <w:rFonts w:cstheme="minorBidi"/>
            <w:sz w:val="22"/>
            <w:szCs w:val="22"/>
            <w:rPrChange w:id="14703" w:author="Visone Rossana (GSE)" w:date="2025-09-09T14:37:00Z" w16du:dateUtc="2025-09-09T12:37:00Z">
              <w:rPr>
                <w:rFonts w:cs="Calibri"/>
              </w:rPr>
            </w:rPrChange>
          </w:rPr>
          <w:t xml:space="preserve"> riportati gli importi indicativamente spettanti per intervento, </w:t>
        </w:r>
      </w:ins>
      <w:ins w:id="14704" w:author="Santagata Fabiana (GSE)" w:date="2025-10-10T14:26:00Z">
        <w:r w:rsidR="3702C383" w:rsidRPr="2CA1AA81">
          <w:rPr>
            <w:rFonts w:cstheme="minorBidi"/>
            <w:sz w:val="22"/>
            <w:szCs w:val="22"/>
          </w:rPr>
          <w:t xml:space="preserve">l’eventuale </w:t>
        </w:r>
        <w:r w:rsidR="3702C383" w:rsidRPr="5230EB1C">
          <w:rPr>
            <w:rFonts w:cstheme="minorBidi"/>
            <w:sz w:val="22"/>
            <w:szCs w:val="22"/>
          </w:rPr>
          <w:t>indicazione del</w:t>
        </w:r>
        <w:r w:rsidR="3702C383" w:rsidRPr="2CA1AA81">
          <w:rPr>
            <w:rFonts w:cstheme="minorBidi"/>
            <w:sz w:val="22"/>
            <w:szCs w:val="22"/>
          </w:rPr>
          <w:t xml:space="preserve"> numero di rate con cui saranno erogati gli incentivi</w:t>
        </w:r>
      </w:ins>
      <w:ins w:id="14705" w:author="Santagata Fabiana (GSE)" w:date="2025-10-10T14:27:00Z">
        <w:r w:rsidR="73198741" w:rsidRPr="549B7948">
          <w:rPr>
            <w:rFonts w:cstheme="minorBidi"/>
            <w:sz w:val="22"/>
            <w:szCs w:val="22"/>
          </w:rPr>
          <w:t xml:space="preserve"> </w:t>
        </w:r>
      </w:ins>
      <w:ins w:id="14706" w:author="Visone Rossana (GSE)" w:date="2025-08-01T11:13:00Z">
        <w:del w:id="14707" w:author="Santagata Fabiana (GSE)" w:date="2025-10-10T14:27:00Z">
          <w:r w:rsidRPr="7A2A3622">
            <w:rPr>
              <w:rFonts w:cstheme="minorBidi"/>
              <w:sz w:val="22"/>
              <w:szCs w:val="22"/>
              <w:rPrChange w:id="14708" w:author="Visone Rossana (GSE)" w:date="2025-09-09T14:37:00Z" w16du:dateUtc="2025-09-09T12:37:00Z">
                <w:rPr>
                  <w:rFonts w:cs="Calibri"/>
                </w:rPr>
              </w:rPrChange>
            </w:rPr>
            <w:delText>le relative ed eventuali ripartizioni in rate, nonché</w:delText>
          </w:r>
        </w:del>
      </w:ins>
      <w:ins w:id="14709" w:author="Santagata Fabiana (GSE)" w:date="2025-10-10T14:27:00Z">
        <w:r w:rsidR="5CADCB76" w:rsidRPr="549B7948">
          <w:rPr>
            <w:rFonts w:cstheme="minorBidi"/>
            <w:sz w:val="22"/>
            <w:szCs w:val="22"/>
          </w:rPr>
          <w:t>e</w:t>
        </w:r>
      </w:ins>
      <w:ins w:id="14710" w:author="Visone Rossana (GSE)" w:date="2025-08-01T11:13:00Z" w16du:dateUtc="2025-08-01T09:13:00Z">
        <w:r w:rsidRPr="7A2A3622">
          <w:rPr>
            <w:rFonts w:cstheme="minorBidi"/>
            <w:sz w:val="22"/>
            <w:szCs w:val="22"/>
            <w:rPrChange w:id="14711" w:author="Visone Rossana (GSE)" w:date="2025-09-09T14:37:00Z" w16du:dateUtc="2025-09-09T12:37:00Z">
              <w:rPr>
                <w:rFonts w:cs="Calibri"/>
              </w:rPr>
            </w:rPrChange>
          </w:rPr>
          <w:t xml:space="preserve"> l’importo totale annuo previsto </w:t>
        </w:r>
      </w:ins>
      <w:ins w:id="14712" w:author="Visone Rossana (GSE)" w:date="2025-08-01T11:13:00Z">
        <w:del w:id="14713" w:author="Santagata Fabiana (GSE)" w:date="2025-10-10T14:27:00Z">
          <w:r w:rsidRPr="7A2A3622">
            <w:rPr>
              <w:rFonts w:cstheme="minorBidi"/>
              <w:sz w:val="22"/>
              <w:szCs w:val="22"/>
              <w:rPrChange w:id="14714" w:author="Visone Rossana (GSE)" w:date="2025-09-09T14:37:00Z" w16du:dateUtc="2025-09-09T12:37:00Z">
                <w:rPr>
                  <w:rFonts w:cs="Calibri"/>
                </w:rPr>
              </w:rPrChange>
            </w:rPr>
            <w:delText xml:space="preserve">come </w:delText>
          </w:r>
        </w:del>
      </w:ins>
      <w:ins w:id="14715" w:author="Santagata Fabiana (GSE)" w:date="2025-10-10T14:27:00Z">
        <w:r w:rsidR="50038193" w:rsidRPr="549B7948">
          <w:rPr>
            <w:rFonts w:cstheme="minorBidi"/>
            <w:sz w:val="22"/>
            <w:szCs w:val="22"/>
          </w:rPr>
          <w:t>a titolo di</w:t>
        </w:r>
      </w:ins>
      <w:ins w:id="14716" w:author="Visone Rossana (GSE)" w:date="2025-08-01T11:13:00Z" w16du:dateUtc="2025-08-01T09:13:00Z">
        <w:r w:rsidRPr="549B7948">
          <w:rPr>
            <w:rFonts w:cstheme="minorBidi"/>
            <w:sz w:val="22"/>
            <w:szCs w:val="22"/>
            <w:rPrChange w:id="14717" w:author="Visone Rossana (GSE)" w:date="2025-09-09T14:37:00Z">
              <w:rPr>
                <w:rFonts w:cs="Calibri"/>
              </w:rPr>
            </w:rPrChange>
          </w:rPr>
          <w:t xml:space="preserve"> </w:t>
        </w:r>
        <w:r w:rsidRPr="7A2A3622">
          <w:rPr>
            <w:rFonts w:cstheme="minorBidi"/>
            <w:sz w:val="22"/>
            <w:szCs w:val="22"/>
            <w:rPrChange w:id="14718" w:author="Visone Rossana (GSE)" w:date="2025-09-09T14:37:00Z" w16du:dateUtc="2025-09-09T12:37:00Z">
              <w:rPr>
                <w:rFonts w:cs="Calibri"/>
              </w:rPr>
            </w:rPrChange>
          </w:rPr>
          <w:t>erogazione in favore del Soggetto Responsabile</w:t>
        </w:r>
        <w:r w:rsidRPr="7A2A3622">
          <w:rPr>
            <w:rFonts w:cstheme="minorBidi"/>
            <w:sz w:val="22"/>
            <w:szCs w:val="22"/>
            <w:rPrChange w:id="14719" w:author="Visone Rossana (GSE)" w:date="2025-09-09T14:37:00Z" w16du:dateUtc="2025-09-09T12:37:00Z">
              <w:rPr/>
            </w:rPrChange>
          </w:rPr>
          <w:t>.</w:t>
        </w:r>
      </w:ins>
    </w:p>
    <w:p w14:paraId="3888BF87" w14:textId="454EFECB" w:rsidR="002B7657" w:rsidRPr="008B1DFF" w:rsidRDefault="002B7657">
      <w:pPr>
        <w:spacing w:after="120" w:line="276" w:lineRule="auto"/>
        <w:jc w:val="both"/>
        <w:rPr>
          <w:ins w:id="14720" w:author="Visone Rossana (GSE)" w:date="2025-08-01T11:00:00Z" w16du:dateUtc="2025-08-01T09:00:00Z"/>
          <w:rFonts w:cstheme="minorBidi"/>
          <w:sz w:val="22"/>
          <w:szCs w:val="22"/>
          <w:rPrChange w:id="14721" w:author="Visone Rossana (GSE)" w:date="2025-09-09T14:37:00Z" w16du:dateUtc="2025-09-09T12:37:00Z">
            <w:rPr>
              <w:ins w:id="14722" w:author="Visone Rossana (GSE)" w:date="2025-08-01T11:00:00Z" w16du:dateUtc="2025-08-01T09:00:00Z"/>
            </w:rPr>
          </w:rPrChange>
        </w:rPr>
        <w:pPrChange w:id="14723" w:author="Visone Rossana (GSE)" w:date="2025-09-09T14:37:00Z" w16du:dateUtc="2025-09-09T12:37:00Z">
          <w:pPr>
            <w:spacing w:after="120"/>
            <w:jc w:val="both"/>
          </w:pPr>
        </w:pPrChange>
      </w:pPr>
      <w:ins w:id="14724" w:author="Visone Rossana (GSE)" w:date="2025-08-01T11:01:00Z">
        <w:del w:id="14725" w:author="Santagata Fabiana (GSE)" w:date="2025-10-10T14:45:00Z">
          <w:r w:rsidRPr="7111E8AB">
            <w:rPr>
              <w:rFonts w:cstheme="minorBidi"/>
              <w:sz w:val="22"/>
              <w:szCs w:val="22"/>
              <w:rPrChange w:id="14726" w:author="Visone Rossana (GSE)" w:date="2025-09-09T14:37:00Z" w16du:dateUtc="2025-09-09T12:37:00Z">
                <w:rPr/>
              </w:rPrChange>
            </w:rPr>
            <w:delText xml:space="preserve">A </w:delText>
          </w:r>
        </w:del>
      </w:ins>
      <w:ins w:id="14727" w:author="Santagata Fabiana (GSE)" w:date="2025-10-10T14:40:00Z">
        <w:r w:rsidR="7E471E78" w:rsidRPr="7111E8AB">
          <w:rPr>
            <w:rFonts w:cstheme="minorBidi"/>
            <w:sz w:val="22"/>
            <w:szCs w:val="22"/>
          </w:rPr>
          <w:t xml:space="preserve">Dopo </w:t>
        </w:r>
        <w:r w:rsidR="0E47C5D7" w:rsidRPr="1E445C9B">
          <w:rPr>
            <w:rFonts w:cstheme="minorBidi"/>
            <w:sz w:val="22"/>
            <w:szCs w:val="22"/>
          </w:rPr>
          <w:t>la</w:t>
        </w:r>
        <w:r w:rsidR="0E47C5D7" w:rsidRPr="7111E8AB">
          <w:rPr>
            <w:rFonts w:cstheme="minorBidi"/>
            <w:sz w:val="22"/>
            <w:szCs w:val="22"/>
          </w:rPr>
          <w:t xml:space="preserve"> </w:t>
        </w:r>
      </w:ins>
      <w:ins w:id="14728" w:author="Santagata Fabiana (GSE)" w:date="2025-10-10T14:42:00Z">
        <w:r w:rsidR="1E34EF04" w:rsidRPr="2E199426">
          <w:rPr>
            <w:rFonts w:cstheme="minorBidi"/>
            <w:sz w:val="22"/>
            <w:szCs w:val="22"/>
          </w:rPr>
          <w:t>trasmissione della</w:t>
        </w:r>
      </w:ins>
      <w:ins w:id="14729" w:author="Santagata Fabiana (GSE)" w:date="2025-10-10T14:40:00Z">
        <w:r w:rsidR="0E47C5D7" w:rsidRPr="2E199426">
          <w:rPr>
            <w:rFonts w:cstheme="minorBidi"/>
            <w:sz w:val="22"/>
            <w:szCs w:val="22"/>
          </w:rPr>
          <w:t xml:space="preserve"> </w:t>
        </w:r>
        <w:r w:rsidR="0E47C5D7" w:rsidRPr="7111E8AB">
          <w:rPr>
            <w:rFonts w:cstheme="minorBidi"/>
            <w:sz w:val="22"/>
            <w:szCs w:val="22"/>
          </w:rPr>
          <w:t>richiesta</w:t>
        </w:r>
      </w:ins>
      <w:ins w:id="14730" w:author="Visone Rossana (GSE)" w:date="2025-08-01T11:01:00Z">
        <w:del w:id="14731" w:author="Santagata Fabiana (GSE)" w:date="2025-10-10T14:39:00Z">
          <w:r w:rsidRPr="7111E8AB">
            <w:rPr>
              <w:rFonts w:cstheme="minorBidi"/>
              <w:sz w:val="22"/>
              <w:szCs w:val="22"/>
              <w:rPrChange w:id="14732" w:author="Visone Rossana (GSE)" w:date="2025-09-09T14:37:00Z" w16du:dateUtc="2025-09-09T12:37:00Z">
                <w:rPr/>
              </w:rPrChange>
            </w:rPr>
            <w:delText>trasmissione avvenuta</w:delText>
          </w:r>
          <w:r w:rsidRPr="7111E8AB" w:rsidDel="002B7657">
            <w:rPr>
              <w:rFonts w:cstheme="minorBidi"/>
              <w:sz w:val="22"/>
              <w:szCs w:val="22"/>
              <w:rPrChange w:id="14733" w:author="Visone Rossana (GSE)" w:date="2025-09-09T14:37:00Z">
                <w:rPr/>
              </w:rPrChange>
            </w:rPr>
            <w:delText>,,</w:delText>
          </w:r>
          <w:r w:rsidRPr="7111E8AB">
            <w:rPr>
              <w:rFonts w:cstheme="minorBidi"/>
              <w:sz w:val="22"/>
              <w:szCs w:val="22"/>
              <w:rPrChange w:id="14734" w:author="Visone Rossana (GSE)" w:date="2025-09-09T14:37:00Z" w16du:dateUtc="2025-09-09T12:37:00Z">
                <w:rPr/>
              </w:rPrChange>
            </w:rPr>
            <w:delText xml:space="preserve"> </w:delText>
          </w:r>
        </w:del>
      </w:ins>
      <w:ins w:id="14735" w:author="Visone Rossana (GSE)" w:date="2025-08-01T10:59:00Z">
        <w:del w:id="14736" w:author="Santagata Fabiana (GSE)" w:date="2025-10-10T14:39:00Z">
          <w:r w:rsidRPr="7111E8AB">
            <w:rPr>
              <w:rFonts w:cstheme="minorBidi"/>
              <w:sz w:val="22"/>
              <w:szCs w:val="22"/>
              <w:rPrChange w:id="14737" w:author="Visone Rossana (GSE)" w:date="2025-09-09T14:37:00Z" w16du:dateUtc="2025-09-09T12:37:00Z">
                <w:rPr/>
              </w:rPrChange>
            </w:rPr>
            <w:delText>i</w:delText>
          </w:r>
        </w:del>
      </w:ins>
      <w:ins w:id="14738" w:author="Santagata Fabiana (GSE)" w:date="2025-10-10T14:42:00Z">
        <w:r w:rsidR="33F06AFC" w:rsidRPr="2E199426">
          <w:rPr>
            <w:rFonts w:cstheme="minorBidi"/>
            <w:sz w:val="22"/>
            <w:szCs w:val="22"/>
          </w:rPr>
          <w:t xml:space="preserve">, </w:t>
        </w:r>
      </w:ins>
      <w:ins w:id="14739" w:author="Santagata Fabiana (GSE)" w:date="2025-10-10T14:44:00Z">
        <w:r w:rsidR="4A0EBFC0" w:rsidRPr="4AD9BF9B">
          <w:rPr>
            <w:rFonts w:cstheme="minorBidi"/>
            <w:sz w:val="22"/>
            <w:szCs w:val="22"/>
          </w:rPr>
          <w:t xml:space="preserve">l’istanza sarà associata a </w:t>
        </w:r>
      </w:ins>
      <w:ins w:id="14740" w:author="Visone Rossana (GSE)" w:date="2025-08-01T10:59:00Z">
        <w:del w:id="14741" w:author="Santagata Fabiana (GSE)" w:date="2025-10-10T14:45:00Z">
          <w:r w:rsidRPr="4AD9BF9B" w:rsidDel="579BD345">
            <w:rPr>
              <w:rFonts w:cstheme="minorBidi"/>
              <w:sz w:val="22"/>
              <w:szCs w:val="22"/>
              <w:rPrChange w:id="14742" w:author="Visone Rossana (GSE)" w:date="2025-09-09T14:37:00Z">
                <w:rPr/>
              </w:rPrChange>
            </w:rPr>
            <w:delText>il</w:delText>
          </w:r>
          <w:r w:rsidRPr="2E199426">
            <w:rPr>
              <w:rFonts w:cstheme="minorBidi"/>
              <w:sz w:val="22"/>
              <w:szCs w:val="22"/>
              <w:rPrChange w:id="14743" w:author="Visone Rossana (GSE)" w:date="2025-09-09T14:37:00Z">
                <w:rPr/>
              </w:rPrChange>
            </w:rPr>
            <w:delText xml:space="preserve"> Portaltermico </w:delText>
          </w:r>
          <w:r w:rsidRPr="4AD9BF9B" w:rsidDel="579BD345">
            <w:rPr>
              <w:rFonts w:cstheme="minorBidi"/>
              <w:sz w:val="22"/>
              <w:szCs w:val="22"/>
              <w:rPrChange w:id="14744" w:author="Visone Rossana (GSE)" w:date="2025-09-09T14:37:00Z">
                <w:rPr/>
              </w:rPrChange>
            </w:rPr>
            <w:delText>assegna</w:delText>
          </w:r>
          <w:r w:rsidRPr="7111E8AB">
            <w:rPr>
              <w:rFonts w:cstheme="minorBidi"/>
              <w:sz w:val="22"/>
              <w:szCs w:val="22"/>
              <w:rPrChange w:id="14745" w:author="Visone Rossana (GSE)" w:date="2025-09-09T14:37:00Z" w16du:dateUtc="2025-09-09T12:37:00Z">
                <w:rPr/>
              </w:rPrChange>
            </w:rPr>
            <w:delText xml:space="preserve"> </w:delText>
          </w:r>
        </w:del>
        <w:del w:id="14746" w:author="Santagata Fabiana (GSE)" w:date="2025-10-10T14:44:00Z">
          <w:r w:rsidRPr="7111E8AB">
            <w:rPr>
              <w:rFonts w:cstheme="minorBidi"/>
              <w:sz w:val="22"/>
              <w:szCs w:val="22"/>
              <w:rPrChange w:id="14747" w:author="Visone Rossana (GSE)" w:date="2025-09-09T14:37:00Z" w16du:dateUtc="2025-09-09T12:37:00Z">
                <w:rPr/>
              </w:rPrChange>
            </w:rPr>
            <w:delText xml:space="preserve">automaticamente </w:delText>
          </w:r>
        </w:del>
      </w:ins>
      <w:ins w:id="14748" w:author="Santagata Fabiana (GSE)" w:date="2025-10-10T14:44:00Z">
        <w:r w:rsidR="2C940027" w:rsidRPr="2C5CA362">
          <w:rPr>
            <w:rFonts w:cstheme="minorBidi"/>
            <w:sz w:val="22"/>
            <w:szCs w:val="22"/>
          </w:rPr>
          <w:t xml:space="preserve"> </w:t>
        </w:r>
      </w:ins>
      <w:ins w:id="14749" w:author="Visone Rossana (GSE)" w:date="2025-08-01T10:59:00Z" w16du:dateUtc="2025-08-01T08:59:00Z">
        <w:r w:rsidRPr="7111E8AB">
          <w:rPr>
            <w:rFonts w:cstheme="minorBidi"/>
            <w:sz w:val="22"/>
            <w:szCs w:val="22"/>
            <w:rPrChange w:id="14750" w:author="Visone Rossana (GSE)" w:date="2025-09-09T14:37:00Z" w16du:dateUtc="2025-09-09T12:37:00Z">
              <w:rPr/>
            </w:rPrChange>
          </w:rPr>
          <w:t xml:space="preserve">un codice richiesta numerico </w:t>
        </w:r>
      </w:ins>
      <w:ins w:id="14751" w:author="Visone Rossana (GSE)" w:date="2025-08-01T10:59:00Z">
        <w:del w:id="14752" w:author="Santagata Fabiana (GSE)" w:date="2025-10-10T14:45:00Z">
          <w:r w:rsidRPr="7111E8AB">
            <w:rPr>
              <w:rFonts w:cstheme="minorBidi"/>
              <w:sz w:val="22"/>
              <w:szCs w:val="22"/>
              <w:rPrChange w:id="14753" w:author="Visone Rossana (GSE)" w:date="2025-09-09T14:37:00Z" w16du:dateUtc="2025-09-09T12:37:00Z">
                <w:rPr/>
              </w:rPrChange>
            </w:rPr>
            <w:delText>che identifica univocamente la richiesta d’incentivo</w:delText>
          </w:r>
        </w:del>
      </w:ins>
      <w:ins w:id="14754" w:author="Visone Rossana (GSE)" w:date="2025-08-01T10:59:00Z" w16du:dateUtc="2025-08-01T08:59:00Z">
        <w:r w:rsidRPr="7111E8AB">
          <w:rPr>
            <w:rFonts w:cstheme="minorBidi"/>
            <w:sz w:val="22"/>
            <w:szCs w:val="22"/>
            <w:rPrChange w:id="14755" w:author="Visone Rossana (GSE)" w:date="2025-09-09T14:37:00Z" w16du:dateUtc="2025-09-09T12:37:00Z">
              <w:rPr/>
            </w:rPrChange>
          </w:rPr>
          <w:t xml:space="preserve"> e</w:t>
        </w:r>
      </w:ins>
      <w:ins w:id="14756" w:author="Santagata Fabiana (GSE)" w:date="2025-10-10T14:45:00Z">
        <w:r w:rsidRPr="3CC0AA95">
          <w:rPr>
            <w:rFonts w:cstheme="minorBidi"/>
            <w:sz w:val="22"/>
            <w:szCs w:val="22"/>
          </w:rPr>
          <w:t xml:space="preserve"> </w:t>
        </w:r>
        <w:r w:rsidR="69E5D3E0" w:rsidRPr="3CC0AA95">
          <w:rPr>
            <w:rFonts w:cstheme="minorBidi"/>
            <w:sz w:val="22"/>
            <w:szCs w:val="22"/>
          </w:rPr>
          <w:t>sarà</w:t>
        </w:r>
      </w:ins>
      <w:ins w:id="14757" w:author="Visone Rossana (GSE)" w:date="2025-08-01T10:59:00Z">
        <w:r w:rsidR="579BD345" w:rsidRPr="3CC0AA95">
          <w:rPr>
            <w:rFonts w:cstheme="minorBidi"/>
            <w:sz w:val="22"/>
            <w:szCs w:val="22"/>
            <w:rPrChange w:id="14758" w:author="Visone Rossana (GSE)" w:date="2025-09-09T14:37:00Z">
              <w:rPr/>
            </w:rPrChange>
          </w:rPr>
          <w:t xml:space="preserve"> rilascia</w:t>
        </w:r>
      </w:ins>
      <w:ins w:id="14759" w:author="Santagata Fabiana (GSE)" w:date="2025-10-10T14:46:00Z">
        <w:r w:rsidR="12B3354A" w:rsidRPr="3CC0AA95">
          <w:rPr>
            <w:rFonts w:cstheme="minorBidi"/>
            <w:sz w:val="22"/>
            <w:szCs w:val="22"/>
          </w:rPr>
          <w:t>ta</w:t>
        </w:r>
      </w:ins>
      <w:ins w:id="14760" w:author="Santagata Fabiana (GSE)" w:date="2025-10-10T14:47:00Z">
        <w:r w:rsidRPr="6216C09B">
          <w:rPr>
            <w:rFonts w:cstheme="minorBidi"/>
            <w:sz w:val="22"/>
            <w:szCs w:val="22"/>
          </w:rPr>
          <w:t xml:space="preserve"> </w:t>
        </w:r>
        <w:r w:rsidR="2B1FB8D8" w:rsidRPr="6216C09B">
          <w:rPr>
            <w:rFonts w:cstheme="minorBidi"/>
            <w:sz w:val="22"/>
            <w:szCs w:val="22"/>
          </w:rPr>
          <w:t>dal Portaltermico</w:t>
        </w:r>
      </w:ins>
      <w:ins w:id="14761" w:author="Visone Rossana (GSE)" w:date="2025-08-01T10:59:00Z">
        <w:r w:rsidR="579BD345" w:rsidRPr="6216C09B">
          <w:rPr>
            <w:rFonts w:cstheme="minorBidi"/>
            <w:sz w:val="22"/>
            <w:szCs w:val="22"/>
            <w:rPrChange w:id="14762" w:author="Visone Rossana (GSE)" w:date="2025-09-09T14:37:00Z">
              <w:rPr/>
            </w:rPrChange>
          </w:rPr>
          <w:t xml:space="preserve"> </w:t>
        </w:r>
      </w:ins>
      <w:ins w:id="14763" w:author="Visone Rossana (GSE)" w:date="2025-08-01T10:59:00Z" w16du:dateUtc="2025-08-01T08:59:00Z">
        <w:r w:rsidRPr="7111E8AB">
          <w:rPr>
            <w:rFonts w:cstheme="minorBidi"/>
            <w:sz w:val="22"/>
            <w:szCs w:val="22"/>
            <w:rPrChange w:id="14764" w:author="Visone Rossana (GSE)" w:date="2025-09-09T14:37:00Z" w16du:dateUtc="2025-09-09T12:37:00Z">
              <w:rPr/>
            </w:rPrChange>
          </w:rPr>
          <w:t xml:space="preserve">una ricevuta </w:t>
        </w:r>
      </w:ins>
      <w:ins w:id="14765" w:author="Visone Rossana (GSE)" w:date="2025-08-01T10:59:00Z">
        <w:del w:id="14766" w:author="Santagata Fabiana (GSE)" w:date="2025-10-10T14:46:00Z">
          <w:r w:rsidRPr="7111E8AB">
            <w:rPr>
              <w:rFonts w:cstheme="minorBidi"/>
              <w:sz w:val="22"/>
              <w:szCs w:val="22"/>
              <w:rPrChange w:id="14767" w:author="Visone Rossana (GSE)" w:date="2025-09-09T14:37:00Z" w16du:dateUtc="2025-09-09T12:37:00Z">
                <w:rPr/>
              </w:rPrChange>
            </w:rPr>
            <w:delText xml:space="preserve">che </w:delText>
          </w:r>
        </w:del>
        <w:r w:rsidR="579BD345" w:rsidRPr="3CC0AA95">
          <w:rPr>
            <w:rFonts w:cstheme="minorBidi"/>
            <w:sz w:val="22"/>
            <w:szCs w:val="22"/>
            <w:rPrChange w:id="14768" w:author="Visone Rossana (GSE)" w:date="2025-09-09T14:37:00Z">
              <w:rPr/>
            </w:rPrChange>
          </w:rPr>
          <w:t>attesta</w:t>
        </w:r>
      </w:ins>
      <w:ins w:id="14769" w:author="Santagata Fabiana (GSE)" w:date="2025-10-10T14:46:00Z">
        <w:r w:rsidR="4C71FBBA" w:rsidRPr="3CC0AA95">
          <w:rPr>
            <w:rFonts w:cstheme="minorBidi"/>
            <w:sz w:val="22"/>
            <w:szCs w:val="22"/>
          </w:rPr>
          <w:t>nte</w:t>
        </w:r>
      </w:ins>
      <w:ins w:id="14770" w:author="Visone Rossana (GSE)" w:date="2025-08-01T10:59:00Z" w16du:dateUtc="2025-08-01T08:59:00Z">
        <w:r w:rsidRPr="7111E8AB">
          <w:rPr>
            <w:rFonts w:cstheme="minorBidi"/>
            <w:sz w:val="22"/>
            <w:szCs w:val="22"/>
            <w:rPrChange w:id="14771" w:author="Visone Rossana (GSE)" w:date="2025-09-09T14:37:00Z" w16du:dateUtc="2025-09-09T12:37:00Z">
              <w:rPr/>
            </w:rPrChange>
          </w:rPr>
          <w:t xml:space="preserve"> la ricezione dell’istanza</w:t>
        </w:r>
      </w:ins>
      <w:ins w:id="14772" w:author="Visone Rossana (GSE)" w:date="2025-08-01T10:59:00Z">
        <w:del w:id="14773" w:author="Santagata Fabiana (GSE)" w:date="2025-10-10T14:46:00Z">
          <w:r w:rsidRPr="7111E8AB">
            <w:rPr>
              <w:rFonts w:cstheme="minorBidi"/>
              <w:sz w:val="22"/>
              <w:szCs w:val="22"/>
              <w:rPrChange w:id="14774" w:author="Visone Rossana (GSE)" w:date="2025-09-09T14:37:00Z" w16du:dateUtc="2025-09-09T12:37:00Z">
                <w:rPr/>
              </w:rPrChange>
            </w:rPr>
            <w:delText xml:space="preserve"> e l’apertura del procedimento amministrativo</w:delText>
          </w:r>
        </w:del>
      </w:ins>
      <w:ins w:id="14775" w:author="Visone Rossana (GSE)" w:date="2025-08-01T10:59:00Z" w16du:dateUtc="2025-08-01T08:59:00Z">
        <w:r w:rsidRPr="7111E8AB">
          <w:rPr>
            <w:rFonts w:cstheme="minorBidi"/>
            <w:sz w:val="22"/>
            <w:szCs w:val="22"/>
            <w:rPrChange w:id="14776" w:author="Visone Rossana (GSE)" w:date="2025-09-09T14:37:00Z" w16du:dateUtc="2025-09-09T12:37:00Z">
              <w:rPr/>
            </w:rPrChange>
          </w:rPr>
          <w:t>.</w:t>
        </w:r>
      </w:ins>
    </w:p>
    <w:p w14:paraId="2B0CC93E" w14:textId="55BF769F" w:rsidR="002B7657" w:rsidRPr="008B1DFF" w:rsidRDefault="002B7657">
      <w:pPr>
        <w:spacing w:after="120" w:line="276" w:lineRule="auto"/>
        <w:jc w:val="both"/>
        <w:rPr>
          <w:ins w:id="14777" w:author="Visone Rossana (GSE)" w:date="2025-08-01T11:15:00Z" w16du:dateUtc="2025-08-01T09:15:00Z"/>
          <w:rFonts w:cstheme="minorBidi"/>
          <w:b/>
          <w:sz w:val="22"/>
          <w:szCs w:val="22"/>
          <w:rPrChange w:id="14778" w:author="Visone Rossana (GSE)" w:date="2025-09-09T14:37:00Z" w16du:dateUtc="2025-09-09T12:37:00Z">
            <w:rPr>
              <w:ins w:id="14779" w:author="Visone Rossana (GSE)" w:date="2025-08-01T11:15:00Z" w16du:dateUtc="2025-08-01T09:15:00Z"/>
            </w:rPr>
          </w:rPrChange>
        </w:rPr>
        <w:pPrChange w:id="14780" w:author="Visone Rossana (GSE)" w:date="2025-09-09T14:37:00Z" w16du:dateUtc="2025-09-09T12:37:00Z">
          <w:pPr>
            <w:spacing w:after="120"/>
            <w:jc w:val="both"/>
          </w:pPr>
        </w:pPrChange>
      </w:pPr>
      <w:ins w:id="14781" w:author="Visone Rossana (GSE)" w:date="2025-08-01T11:02:00Z" w16du:dateUtc="2025-08-01T09:02:00Z">
        <w:r w:rsidRPr="31D7F600">
          <w:rPr>
            <w:rFonts w:cstheme="minorBidi"/>
            <w:sz w:val="22"/>
            <w:szCs w:val="22"/>
            <w:rPrChange w:id="14782" w:author="Visone Rossana (GSE)" w:date="2025-09-09T14:37:00Z" w16du:dateUtc="2025-09-09T12:37:00Z">
              <w:rPr/>
            </w:rPrChange>
          </w:rPr>
          <w:t xml:space="preserve">Si precisa, infine, che con l’invio dell’istanza le condizioni contrattuali, una volta sottoscritte, si intendono integralmente accettate e costituiscono, agli effetti, la scheda-contratto che, </w:t>
        </w:r>
      </w:ins>
      <w:ins w:id="14783" w:author="Visone Rossana (GSE)" w:date="2025-08-01T11:02:00Z">
        <w:del w:id="14784" w:author="Santagata Fabiana (GSE)" w:date="2025-10-10T14:48:00Z">
          <w:r w:rsidRPr="31D7F600">
            <w:rPr>
              <w:rFonts w:cstheme="minorBidi"/>
              <w:sz w:val="22"/>
              <w:szCs w:val="22"/>
              <w:rPrChange w:id="14785" w:author="Visone Rossana (GSE)" w:date="2025-09-09T14:37:00Z" w16du:dateUtc="2025-09-09T12:37:00Z">
                <w:rPr/>
              </w:rPrChange>
            </w:rPr>
            <w:delText>a valle dell’ammissione</w:delText>
          </w:r>
        </w:del>
      </w:ins>
      <w:ins w:id="14786" w:author="Santagata Fabiana (GSE)" w:date="2025-10-10T14:48:00Z">
        <w:r w:rsidR="33E670AD" w:rsidRPr="31D7F600">
          <w:rPr>
            <w:rFonts w:cstheme="minorBidi"/>
            <w:sz w:val="22"/>
            <w:szCs w:val="22"/>
          </w:rPr>
          <w:t xml:space="preserve">in caso di </w:t>
        </w:r>
      </w:ins>
      <w:ins w:id="14787" w:author="Visone Rossana (GSE)" w:date="2025-08-01T11:02:00Z">
        <w:del w:id="14788" w:author="Santagata Fabiana (GSE)" w:date="2025-10-10T14:49:00Z">
          <w:r w:rsidRPr="31D7F600" w:rsidDel="002B7657">
            <w:rPr>
              <w:rFonts w:cstheme="minorBidi"/>
              <w:sz w:val="22"/>
              <w:szCs w:val="22"/>
              <w:rPrChange w:id="14789" w:author="Visone Rossana (GSE)" w:date="2025-09-09T14:37:00Z">
                <w:rPr/>
              </w:rPrChange>
            </w:rPr>
            <w:delText xml:space="preserve"> </w:delText>
          </w:r>
        </w:del>
      </w:ins>
      <w:ins w:id="14790" w:author="Santagata Fabiana (GSE)" w:date="2025-10-10T14:49:00Z">
        <w:r w:rsidR="7B68E5A0" w:rsidRPr="31D7F600">
          <w:rPr>
            <w:rFonts w:cstheme="minorBidi"/>
            <w:sz w:val="22"/>
            <w:szCs w:val="22"/>
          </w:rPr>
          <w:t>accog</w:t>
        </w:r>
      </w:ins>
      <w:ins w:id="14791" w:author="Santagata Fabiana (GSE)" w:date="2025-10-10T14:50:00Z">
        <w:r w:rsidR="7B68E5A0" w:rsidRPr="31D7F600">
          <w:rPr>
            <w:rFonts w:cstheme="minorBidi"/>
            <w:sz w:val="22"/>
            <w:szCs w:val="22"/>
          </w:rPr>
          <w:t>limento della richiesta di accesso</w:t>
        </w:r>
        <w:r w:rsidRPr="31D7F600">
          <w:rPr>
            <w:rFonts w:cstheme="minorBidi"/>
            <w:sz w:val="22"/>
            <w:szCs w:val="22"/>
          </w:rPr>
          <w:t xml:space="preserve"> </w:t>
        </w:r>
      </w:ins>
      <w:ins w:id="14792" w:author="Visone Rossana (GSE)" w:date="2025-08-01T11:02:00Z" w16du:dateUtc="2025-08-01T09:02:00Z">
        <w:r w:rsidRPr="31D7F600">
          <w:rPr>
            <w:rFonts w:cstheme="minorBidi"/>
            <w:sz w:val="22"/>
            <w:szCs w:val="22"/>
            <w:rPrChange w:id="14793" w:author="Visone Rossana (GSE)" w:date="2025-09-09T14:37:00Z" w16du:dateUtc="2025-09-09T12:37:00Z">
              <w:rPr/>
            </w:rPrChange>
          </w:rPr>
          <w:t xml:space="preserve">agli incentivi, sarà integrata con la lettera di ammissione agli incentivi </w:t>
        </w:r>
        <w:r w:rsidRPr="31D7F600">
          <w:rPr>
            <w:rFonts w:cstheme="minorBidi"/>
            <w:b/>
            <w:sz w:val="22"/>
            <w:szCs w:val="22"/>
            <w:rPrChange w:id="14794" w:author="Visone Rossana (GSE)" w:date="2025-09-09T14:37:00Z" w16du:dateUtc="2025-09-09T12:37:00Z">
              <w:rPr/>
            </w:rPrChange>
          </w:rPr>
          <w:t>recante gli importi</w:t>
        </w:r>
      </w:ins>
      <w:ins w:id="14795" w:author="Santagata Fabiana (GSE)" w:date="2025-10-10T14:49:00Z">
        <w:r w:rsidRPr="31D7F600">
          <w:rPr>
            <w:rFonts w:cstheme="minorBidi"/>
            <w:b/>
            <w:sz w:val="22"/>
            <w:szCs w:val="22"/>
          </w:rPr>
          <w:t xml:space="preserve"> </w:t>
        </w:r>
        <w:r w:rsidR="112E3023" w:rsidRPr="31D7F600">
          <w:rPr>
            <w:rFonts w:cstheme="minorBidi"/>
            <w:b/>
            <w:bCs/>
            <w:sz w:val="22"/>
            <w:szCs w:val="22"/>
          </w:rPr>
          <w:t>degli incentivi</w:t>
        </w:r>
      </w:ins>
      <w:ins w:id="14796" w:author="Visone Rossana (GSE)" w:date="2025-08-01T11:02:00Z">
        <w:r w:rsidRPr="31D7F600">
          <w:rPr>
            <w:rFonts w:cstheme="minorBidi"/>
            <w:b/>
            <w:bCs/>
            <w:sz w:val="22"/>
            <w:szCs w:val="22"/>
            <w:rPrChange w:id="14797" w:author="Visone Rossana (GSE)" w:date="2025-09-09T14:37:00Z">
              <w:rPr/>
            </w:rPrChange>
          </w:rPr>
          <w:t xml:space="preserve"> </w:t>
        </w:r>
        <w:del w:id="14798" w:author="Santagata Fabiana (GSE)" w:date="2025-10-10T14:49:00Z">
          <w:r w:rsidRPr="31D7F600">
            <w:rPr>
              <w:rFonts w:cstheme="minorBidi"/>
              <w:b/>
              <w:sz w:val="22"/>
              <w:szCs w:val="22"/>
              <w:rPrChange w:id="14799" w:author="Visone Rossana (GSE)" w:date="2025-09-09T14:37:00Z" w16du:dateUtc="2025-09-09T12:37:00Z">
                <w:rPr/>
              </w:rPrChange>
            </w:rPr>
            <w:delText xml:space="preserve">effettivi </w:delText>
          </w:r>
        </w:del>
        <w:del w:id="14800" w:author="Santagata Fabiana (GSE)" w:date="2025-10-10T14:48:00Z">
          <w:r w:rsidRPr="31D7F600">
            <w:rPr>
              <w:rFonts w:cstheme="minorBidi"/>
              <w:b/>
              <w:sz w:val="22"/>
              <w:szCs w:val="22"/>
              <w:rPrChange w:id="14801" w:author="Visone Rossana (GSE)" w:date="2025-09-09T14:37:00Z" w16du:dateUtc="2025-09-09T12:37:00Z">
                <w:rPr/>
              </w:rPrChange>
            </w:rPr>
            <w:delText xml:space="preserve">da </w:delText>
          </w:r>
        </w:del>
        <w:r w:rsidRPr="31D7F600">
          <w:rPr>
            <w:rFonts w:cstheme="minorBidi"/>
            <w:b/>
            <w:bCs/>
            <w:sz w:val="22"/>
            <w:szCs w:val="22"/>
            <w:rPrChange w:id="14802" w:author="Visone Rossana (GSE)" w:date="2025-09-09T14:37:00Z">
              <w:rPr/>
            </w:rPrChange>
          </w:rPr>
          <w:t>riconosc</w:t>
        </w:r>
      </w:ins>
      <w:ins w:id="14803" w:author="Santagata Fabiana (GSE)" w:date="2025-10-10T14:48:00Z">
        <w:r w:rsidR="05E544C1" w:rsidRPr="31D7F600">
          <w:rPr>
            <w:rFonts w:cstheme="minorBidi"/>
            <w:b/>
            <w:bCs/>
            <w:sz w:val="22"/>
            <w:szCs w:val="22"/>
          </w:rPr>
          <w:t>iuti</w:t>
        </w:r>
      </w:ins>
      <w:ins w:id="14804" w:author="Santagata Fabiana (GSE)" w:date="2025-10-10T14:50:00Z">
        <w:r w:rsidR="515B2B92" w:rsidRPr="31D7F600">
          <w:rPr>
            <w:rFonts w:cstheme="minorBidi"/>
            <w:b/>
            <w:bCs/>
            <w:sz w:val="22"/>
            <w:szCs w:val="22"/>
          </w:rPr>
          <w:t xml:space="preserve"> in esito al procedimento condotto</w:t>
        </w:r>
      </w:ins>
      <w:ins w:id="14805" w:author="Visone Rossana (GSE)" w:date="2025-08-01T11:02:00Z">
        <w:del w:id="14806" w:author="Santagata Fabiana (GSE)" w:date="2025-10-10T14:48:00Z">
          <w:r w:rsidRPr="31D7F600" w:rsidDel="002B7657">
            <w:rPr>
              <w:rFonts w:cstheme="minorBidi"/>
              <w:b/>
              <w:bCs/>
              <w:sz w:val="22"/>
              <w:szCs w:val="22"/>
              <w:rPrChange w:id="14807" w:author="Visone Rossana (GSE)" w:date="2025-09-09T14:37:00Z">
                <w:rPr/>
              </w:rPrChange>
            </w:rPr>
            <w:delText>ersi</w:delText>
          </w:r>
          <w:r w:rsidRPr="31D7F600">
            <w:rPr>
              <w:rFonts w:cstheme="minorBidi"/>
              <w:b/>
              <w:sz w:val="22"/>
              <w:szCs w:val="22"/>
              <w:rPrChange w:id="14808" w:author="Visone Rossana (GSE)" w:date="2025-09-09T14:37:00Z" w16du:dateUtc="2025-09-09T12:37:00Z">
                <w:rPr/>
              </w:rPrChange>
            </w:rPr>
            <w:delText xml:space="preserve"> </w:delText>
          </w:r>
        </w:del>
        <w:del w:id="14809" w:author="Santagata Fabiana (GSE)" w:date="2025-10-10T14:49:00Z">
          <w:r w:rsidRPr="31D7F600">
            <w:rPr>
              <w:rFonts w:cstheme="minorBidi"/>
              <w:b/>
              <w:sz w:val="22"/>
              <w:szCs w:val="22"/>
              <w:rPrChange w:id="14810" w:author="Visone Rossana (GSE)" w:date="2025-09-09T14:37:00Z" w16du:dateUtc="2025-09-09T12:37:00Z">
                <w:rPr/>
              </w:rPrChange>
            </w:rPr>
            <w:delText>e determinati nell’ambito del procedimento di valutazione condotto dal GSE nel seguito descritto</w:delText>
          </w:r>
        </w:del>
      </w:ins>
      <w:ins w:id="14811" w:author="Visone Rossana (GSE)" w:date="2025-08-01T11:26:00Z">
        <w:del w:id="14812" w:author="Santagata Fabiana (GSE)" w:date="2025-10-10T14:49:00Z">
          <w:r w:rsidR="008339AC" w:rsidRPr="31D7F600">
            <w:rPr>
              <w:rFonts w:cstheme="minorBidi"/>
              <w:b/>
              <w:sz w:val="22"/>
              <w:szCs w:val="22"/>
              <w:rPrChange w:id="14813" w:author="Visone Rossana (GSE)" w:date="2025-09-09T14:37:00Z" w16du:dateUtc="2025-09-09T12:37:00Z">
                <w:rPr>
                  <w:b/>
                  <w:bCs/>
                </w:rPr>
              </w:rPrChange>
            </w:rPr>
            <w:delText>, i</w:delText>
          </w:r>
          <w:r w:rsidR="008339AC" w:rsidRPr="31D7F600">
            <w:rPr>
              <w:rFonts w:cstheme="minorBidi"/>
              <w:b/>
              <w:sz w:val="22"/>
              <w:szCs w:val="22"/>
              <w:rPrChange w:id="14814" w:author="Visone Rossana (GSE)" w:date="2025-09-09T14:37:00Z" w16du:dateUtc="2025-09-09T12:37:00Z">
                <w:rPr>
                  <w:sz w:val="18"/>
                </w:rPr>
              </w:rPrChange>
            </w:rPr>
            <w:delText>n caso di esito positivo dell’istruttoria</w:delText>
          </w:r>
        </w:del>
      </w:ins>
      <w:ins w:id="14815" w:author="Visone Rossana (GSE)" w:date="2025-08-01T11:02:00Z" w16du:dateUtc="2025-08-01T09:02:00Z">
        <w:r w:rsidRPr="31D7F600">
          <w:rPr>
            <w:rFonts w:cstheme="minorBidi"/>
            <w:b/>
            <w:sz w:val="22"/>
            <w:szCs w:val="22"/>
            <w:rPrChange w:id="14816" w:author="Visone Rossana (GSE)" w:date="2025-09-09T14:37:00Z" w16du:dateUtc="2025-09-09T12:37:00Z">
              <w:rPr/>
            </w:rPrChange>
          </w:rPr>
          <w:t>.</w:t>
        </w:r>
      </w:ins>
    </w:p>
    <w:tbl>
      <w:tblPr>
        <w:tblpPr w:leftFromText="141" w:rightFromText="141" w:vertAnchor="text" w:tblpX="70"/>
        <w:tblW w:w="4971" w:type="pct"/>
        <w:tblCellMar>
          <w:left w:w="0" w:type="dxa"/>
          <w:right w:w="0" w:type="dxa"/>
        </w:tblCellMar>
        <w:tblLook w:val="00A0" w:firstRow="1" w:lastRow="0" w:firstColumn="1" w:lastColumn="0" w:noHBand="0" w:noVBand="0"/>
      </w:tblPr>
      <w:tblGrid>
        <w:gridCol w:w="9536"/>
      </w:tblGrid>
      <w:tr w:rsidR="00942D83" w:rsidRPr="008B1DFF" w14:paraId="10A0C397" w14:textId="77777777">
        <w:trPr>
          <w:trHeight w:val="1489"/>
          <w:ins w:id="14817" w:author="Visone Rossana (GSE)" w:date="2025-08-01T11:15: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651FD0F9" w14:textId="77777777" w:rsidR="00942D83" w:rsidRPr="008B1DFF" w:rsidRDefault="00942D83">
            <w:pPr>
              <w:spacing w:before="60" w:after="60" w:line="276" w:lineRule="auto"/>
              <w:jc w:val="both"/>
              <w:rPr>
                <w:ins w:id="14818" w:author="Visone Rossana (GSE)" w:date="2025-08-01T11:15:00Z" w16du:dateUtc="2025-08-01T09:15:00Z"/>
                <w:rFonts w:cstheme="minorHAnsi"/>
                <w:b/>
                <w:bCs/>
                <w:sz w:val="22"/>
                <w:szCs w:val="22"/>
                <w:rPrChange w:id="14819" w:author="Visone Rossana (GSE)" w:date="2025-09-09T14:37:00Z" w16du:dateUtc="2025-09-09T12:37:00Z">
                  <w:rPr>
                    <w:ins w:id="14820" w:author="Visone Rossana (GSE)" w:date="2025-08-01T11:15:00Z" w16du:dateUtc="2025-08-01T09:15:00Z"/>
                    <w:b/>
                    <w:bCs/>
                  </w:rPr>
                </w:rPrChange>
              </w:rPr>
              <w:pPrChange w:id="14821" w:author="Visone Rossana (GSE)" w:date="2025-09-25T16:25:00Z" w16du:dateUtc="2025-09-25T14:25:00Z">
                <w:pPr>
                  <w:framePr w:hSpace="141" w:wrap="around" w:vAnchor="text" w:hAnchor="text" w:x="70"/>
                  <w:spacing w:before="60" w:after="60"/>
                  <w:jc w:val="both"/>
                </w:pPr>
              </w:pPrChange>
            </w:pPr>
            <w:ins w:id="14822" w:author="Visone Rossana (GSE)" w:date="2025-08-01T11:15:00Z" w16du:dateUtc="2025-08-01T09:15:00Z">
              <w:r w:rsidRPr="008B1DFF">
                <w:rPr>
                  <w:rFonts w:cstheme="minorHAnsi"/>
                  <w:sz w:val="22"/>
                  <w:szCs w:val="22"/>
                  <w:rPrChange w:id="14823" w:author="Visone Rossana (GSE)" w:date="2025-09-09T14:37:00Z" w16du:dateUtc="2025-09-09T12:37:00Z">
                    <w:rPr>
                      <w:rFonts w:cs="Calibri"/>
                    </w:rPr>
                  </w:rPrChange>
                </w:rPr>
                <w:t xml:space="preserve">Non sono ammessi diversi sistemi di calcolo. </w:t>
              </w:r>
              <w:r w:rsidRPr="008B1DFF">
                <w:rPr>
                  <w:rFonts w:cstheme="minorHAnsi"/>
                  <w:i/>
                  <w:sz w:val="22"/>
                  <w:szCs w:val="22"/>
                  <w:rPrChange w:id="14824" w:author="Visone Rossana (GSE)" w:date="2025-09-09T14:37:00Z" w16du:dateUtc="2025-09-09T12:37:00Z">
                    <w:rPr>
                      <w:rFonts w:cs="Calibri"/>
                      <w:i/>
                    </w:rPr>
                  </w:rPrChange>
                </w:rPr>
                <w:t>Eventuali dati e/o informazioni non corrette, inserite dal Soggetto Responsabile o da un Soggetto Delegato incaricato, in fase di caricamento dei dati, funzionali alla determinazione automatica del contributo nel Portaltermico, non consentono la possibilità di richiedere modifiche dei dati e consequenzialmente la rimodulazione dell’incentivo, a valle della comunicazione di esito positivo da parte del GSE.</w:t>
              </w:r>
            </w:ins>
          </w:p>
        </w:tc>
      </w:tr>
    </w:tbl>
    <w:p w14:paraId="128E739E" w14:textId="77777777" w:rsidR="00942D83" w:rsidRPr="008B1DFF" w:rsidRDefault="00942D83">
      <w:pPr>
        <w:spacing w:after="120" w:line="276" w:lineRule="auto"/>
        <w:jc w:val="both"/>
        <w:rPr>
          <w:ins w:id="14825" w:author="Visone Rossana (GSE)" w:date="2025-08-01T11:03:00Z" w16du:dateUtc="2025-08-01T09:03:00Z"/>
          <w:rFonts w:cstheme="minorHAnsi"/>
          <w:sz w:val="22"/>
          <w:szCs w:val="22"/>
          <w:rPrChange w:id="14826" w:author="Visone Rossana (GSE)" w:date="2025-09-09T14:37:00Z" w16du:dateUtc="2025-09-09T12:37:00Z">
            <w:rPr>
              <w:ins w:id="14827" w:author="Visone Rossana (GSE)" w:date="2025-08-01T11:03:00Z" w16du:dateUtc="2025-08-01T09:03:00Z"/>
            </w:rPr>
          </w:rPrChange>
        </w:rPr>
        <w:pPrChange w:id="14828" w:author="Visone Rossana (GSE)" w:date="2025-09-25T16:25:00Z" w16du:dateUtc="2025-09-25T14:25:00Z">
          <w:pPr>
            <w:spacing w:after="120"/>
            <w:jc w:val="both"/>
          </w:pPr>
        </w:pPrChange>
      </w:pPr>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2B7657" w:rsidRPr="008B1DFF" w14:paraId="398A708F" w14:textId="77777777">
        <w:trPr>
          <w:trHeight w:val="354"/>
          <w:ins w:id="14829" w:author="Visone Rossana (GSE)" w:date="2025-08-01T11:03: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2425ACE3" w14:textId="77777777" w:rsidR="002B7657" w:rsidRPr="002A3EB8" w:rsidRDefault="002B7657">
            <w:pPr>
              <w:spacing w:before="60" w:after="60" w:line="276" w:lineRule="auto"/>
              <w:jc w:val="both"/>
              <w:rPr>
                <w:ins w:id="14830" w:author="Visone Rossana (GSE)" w:date="2025-09-29T10:29:00Z" w16du:dateUtc="2025-09-29T08:29:00Z"/>
                <w:rFonts w:cstheme="minorHAnsi"/>
                <w:sz w:val="22"/>
                <w:szCs w:val="22"/>
              </w:rPr>
            </w:pPr>
            <w:ins w:id="14831" w:author="Visone Rossana (GSE)" w:date="2025-08-01T11:03:00Z" w16du:dateUtc="2025-08-01T09:03:00Z">
              <w:r w:rsidRPr="008B1DFF">
                <w:rPr>
                  <w:rFonts w:cstheme="minorHAnsi"/>
                  <w:sz w:val="22"/>
                  <w:szCs w:val="22"/>
                  <w:rPrChange w:id="14832" w:author="Visone Rossana (GSE)" w:date="2025-09-09T14:37:00Z" w16du:dateUtc="2025-09-09T12:37:00Z">
                    <w:rPr/>
                  </w:rPrChange>
                </w:rPr>
                <w:t>Il sistema rilascia all’Utente registrato le credenziali personali di accesso (</w:t>
              </w:r>
              <w:r w:rsidRPr="008B1DFF">
                <w:rPr>
                  <w:rFonts w:cstheme="minorHAnsi"/>
                  <w:i/>
                  <w:sz w:val="22"/>
                  <w:szCs w:val="22"/>
                  <w:rPrChange w:id="14833" w:author="Visone Rossana (GSE)" w:date="2025-09-09T14:37:00Z" w16du:dateUtc="2025-09-09T12:37:00Z">
                    <w:rPr>
                      <w:i/>
                    </w:rPr>
                  </w:rPrChange>
                </w:rPr>
                <w:t>User ID</w:t>
              </w:r>
              <w:r w:rsidRPr="008B1DFF">
                <w:rPr>
                  <w:rFonts w:cstheme="minorHAnsi"/>
                  <w:sz w:val="22"/>
                  <w:szCs w:val="22"/>
                  <w:rPrChange w:id="14834" w:author="Visone Rossana (GSE)" w:date="2025-09-09T14:37:00Z" w16du:dateUtc="2025-09-09T12:37:00Z">
                    <w:rPr/>
                  </w:rPrChange>
                </w:rPr>
                <w:t xml:space="preserve"> e </w:t>
              </w:r>
              <w:r w:rsidRPr="008B1DFF">
                <w:rPr>
                  <w:rFonts w:cstheme="minorHAnsi"/>
                  <w:i/>
                  <w:sz w:val="22"/>
                  <w:szCs w:val="22"/>
                  <w:rPrChange w:id="14835" w:author="Visone Rossana (GSE)" w:date="2025-09-09T14:37:00Z" w16du:dateUtc="2025-09-09T12:37:00Z">
                    <w:rPr>
                      <w:i/>
                    </w:rPr>
                  </w:rPrChange>
                </w:rPr>
                <w:t>Password</w:t>
              </w:r>
              <w:r w:rsidRPr="008B1DFF">
                <w:rPr>
                  <w:rFonts w:cstheme="minorHAnsi"/>
                  <w:sz w:val="22"/>
                  <w:szCs w:val="22"/>
                  <w:rPrChange w:id="14836" w:author="Visone Rossana (GSE)" w:date="2025-09-09T14:37:00Z" w16du:dateUtc="2025-09-09T12:37:00Z">
                    <w:rPr/>
                  </w:rPrChange>
                </w:rPr>
                <w:t xml:space="preserve">) nonché un codice identificativo univoco del Soggetto Responsabile </w:t>
              </w:r>
              <w:r w:rsidRPr="008B1DFF">
                <w:rPr>
                  <w:rFonts w:cstheme="minorHAnsi"/>
                  <w:sz w:val="22"/>
                  <w:szCs w:val="22"/>
                  <w:rPrChange w:id="14837" w:author="Visone Rossana (GSE)" w:date="2025-09-09T14:37:00Z" w16du:dateUtc="2025-09-09T12:37:00Z">
                    <w:rPr>
                      <w:rFonts w:cs="Calibri"/>
                    </w:rPr>
                  </w:rPrChange>
                </w:rPr>
                <w:t xml:space="preserve">(o del Soggetto Delegato) </w:t>
              </w:r>
              <w:r w:rsidRPr="008B1DFF">
                <w:rPr>
                  <w:rFonts w:cstheme="minorHAnsi"/>
                  <w:sz w:val="22"/>
                  <w:szCs w:val="22"/>
                  <w:rPrChange w:id="14838" w:author="Visone Rossana (GSE)" w:date="2025-09-09T14:37:00Z" w16du:dateUtc="2025-09-09T12:37:00Z">
                    <w:rPr/>
                  </w:rPrChange>
                </w:rPr>
                <w:t xml:space="preserve">da utilizzare per la registrazione di eventuali ulteriori Utenti. Le credenziali di accesso e il codice identificativo univoco sono personali, e non devono essere ceduti a terzi. Gli Utenti e il Soggetto Responsabile sono tenuti a conservarli con la massima diligenza, a mantenerli segreti, riservati e sotto la propria responsabilità nel rispetto dei principi di correttezza e buona fede, in modo da non arrecare danni al GSE e a terzi. Il Soggetto Responsabile e gli Utenti, consapevoli che la conoscenza delle credenziali da parte di terzi consentirebbe a questi ultimi </w:t>
              </w:r>
              <w:r w:rsidRPr="008B1DFF">
                <w:rPr>
                  <w:rFonts w:cstheme="minorHAnsi"/>
                  <w:sz w:val="22"/>
                  <w:szCs w:val="22"/>
                  <w:rPrChange w:id="14839" w:author="Visone Rossana (GSE)" w:date="2025-09-09T14:37:00Z" w16du:dateUtc="2025-09-09T12:37:00Z">
                    <w:rPr/>
                  </w:rPrChange>
                </w:rPr>
                <w:lastRenderedPageBreak/>
                <w:t xml:space="preserve">di accedere al sistema e di compiere atti direttamente imputabili al Soggetto Responsabile, esonerano il GSE da qualsivoglia responsabilità per le conseguenze pregiudizievoli di qualsiasi natura o per i danni, diretti o indiretti, che fossero arrecati a causa dell'utilizzo delle credenziali e, in generale, dell'utilizzo abusivo, improprio o comunque pregiudizievole, obbligandosi a risarcire il GSE di qualsiasi eventuale danno dovesse sopportare a seguito di tali eventi. </w:t>
              </w:r>
            </w:ins>
          </w:p>
        </w:tc>
      </w:tr>
    </w:tbl>
    <w:p w14:paraId="24DABE65" w14:textId="77777777" w:rsidR="00C87FCF" w:rsidRDefault="00C87FCF" w:rsidP="002B7657">
      <w:pPr>
        <w:spacing w:after="120"/>
        <w:jc w:val="both"/>
        <w:rPr>
          <w:ins w:id="14840" w:author="Visone Rossana (GSE)" w:date="2025-09-23T18:56:00Z" w16du:dateUtc="2025-09-23T16:56:00Z"/>
          <w:rFonts w:cstheme="minorHAnsi"/>
          <w:b/>
          <w:bCs/>
          <w:sz w:val="22"/>
          <w:szCs w:val="22"/>
        </w:rPr>
      </w:pPr>
    </w:p>
    <w:p w14:paraId="666532F5" w14:textId="53B3E5E1" w:rsidR="00137A0A" w:rsidRPr="008B1DFF" w:rsidRDefault="00137A0A" w:rsidP="002B7657">
      <w:pPr>
        <w:spacing w:after="120"/>
        <w:jc w:val="both"/>
        <w:rPr>
          <w:ins w:id="14841" w:author="Visone Rossana (GSE)" w:date="2025-08-01T11:14:00Z" w16du:dateUtc="2025-08-01T09:14:00Z"/>
          <w:rFonts w:cstheme="minorBidi"/>
          <w:b/>
          <w:sz w:val="22"/>
          <w:szCs w:val="22"/>
          <w:rPrChange w:id="14842" w:author="Visone Rossana (GSE)" w:date="2025-09-09T14:38:00Z" w16du:dateUtc="2025-09-09T12:38:00Z">
            <w:rPr>
              <w:ins w:id="14843" w:author="Visone Rossana (GSE)" w:date="2025-08-01T11:14:00Z" w16du:dateUtc="2025-08-01T09:14:00Z"/>
            </w:rPr>
          </w:rPrChange>
        </w:rPr>
      </w:pPr>
      <w:ins w:id="14844" w:author="Visone Rossana (GSE)" w:date="2025-09-05T12:59:00Z" w16du:dateUtc="2025-09-05T10:59:00Z">
        <w:r w:rsidRPr="358D1AEB">
          <w:rPr>
            <w:rFonts w:cstheme="minorBidi"/>
            <w:b/>
            <w:sz w:val="22"/>
            <w:szCs w:val="22"/>
            <w:rPrChange w:id="14845" w:author="Visone Rossana (GSE)" w:date="2025-09-09T14:38:00Z" w16du:dateUtc="2025-09-09T12:38:00Z">
              <w:rPr/>
            </w:rPrChange>
          </w:rPr>
          <w:t>Nel ca</w:t>
        </w:r>
      </w:ins>
      <w:ins w:id="14846" w:author="Visone Rossana (GSE)" w:date="2025-09-08T18:26:00Z" w16du:dateUtc="2025-09-08T16:26:00Z">
        <w:r w:rsidR="006B2BDD" w:rsidRPr="358D1AEB">
          <w:rPr>
            <w:rFonts w:cstheme="minorBidi"/>
            <w:b/>
            <w:sz w:val="22"/>
            <w:szCs w:val="22"/>
            <w:rPrChange w:id="14847" w:author="Visone Rossana (GSE)" w:date="2025-09-09T14:38:00Z" w16du:dateUtc="2025-09-09T12:38:00Z">
              <w:rPr>
                <w:b/>
                <w:bCs/>
              </w:rPr>
            </w:rPrChange>
          </w:rPr>
          <w:t>so</w:t>
        </w:r>
      </w:ins>
      <w:ins w:id="14848" w:author="Visone Rossana (GSE)" w:date="2025-09-05T12:59:00Z" w16du:dateUtc="2025-09-05T10:59:00Z">
        <w:r w:rsidRPr="358D1AEB">
          <w:rPr>
            <w:rFonts w:cstheme="minorBidi"/>
            <w:b/>
            <w:sz w:val="22"/>
            <w:szCs w:val="22"/>
            <w:rPrChange w:id="14849" w:author="Visone Rossana (GSE)" w:date="2025-09-09T14:38:00Z" w16du:dateUtc="2025-09-09T12:38:00Z">
              <w:rPr/>
            </w:rPrChange>
          </w:rPr>
          <w:t xml:space="preserve"> delle imprese si ricorda che l’invio dell’istanza deve essere effettuata con </w:t>
        </w:r>
      </w:ins>
      <w:ins w:id="14850" w:author="Visone Rossana (GSE)" w:date="2025-09-08T18:26:00Z" w16du:dateUtc="2025-09-08T16:26:00Z">
        <w:r w:rsidR="006B2BDD" w:rsidRPr="358D1AEB">
          <w:rPr>
            <w:rFonts w:cstheme="minorBidi"/>
            <w:b/>
            <w:sz w:val="22"/>
            <w:szCs w:val="22"/>
            <w:rPrChange w:id="14851" w:author="Visone Rossana (GSE)" w:date="2025-09-09T14:38:00Z" w16du:dateUtc="2025-09-09T12:38:00Z">
              <w:rPr>
                <w:b/>
                <w:bCs/>
              </w:rPr>
            </w:rPrChange>
          </w:rPr>
          <w:t xml:space="preserve">il </w:t>
        </w:r>
      </w:ins>
      <w:ins w:id="14852" w:author="Visone Rossana (GSE)" w:date="2025-09-05T12:59:00Z" w16du:dateUtc="2025-09-05T10:59:00Z">
        <w:r w:rsidRPr="358D1AEB">
          <w:rPr>
            <w:rFonts w:cstheme="minorBidi"/>
            <w:b/>
            <w:sz w:val="22"/>
            <w:szCs w:val="22"/>
            <w:rPrChange w:id="14853" w:author="Visone Rossana (GSE)" w:date="2025-09-09T14:38:00Z" w16du:dateUtc="2025-09-09T12:38:00Z">
              <w:rPr/>
            </w:rPrChange>
          </w:rPr>
          <w:t xml:space="preserve">medesimo codice </w:t>
        </w:r>
      </w:ins>
      <w:ins w:id="14854" w:author="Visone Rossana (GSE)" w:date="2025-09-05T13:00:00Z" w16du:dateUtc="2025-09-05T11:00:00Z">
        <w:r w:rsidRPr="358D1AEB">
          <w:rPr>
            <w:rFonts w:cstheme="minorBidi"/>
            <w:b/>
            <w:sz w:val="22"/>
            <w:szCs w:val="22"/>
            <w:rPrChange w:id="14855" w:author="Visone Rossana (GSE)" w:date="2025-09-09T14:38:00Z" w16du:dateUtc="2025-09-09T12:38:00Z">
              <w:rPr/>
            </w:rPrChange>
          </w:rPr>
          <w:t xml:space="preserve">ricevuto </w:t>
        </w:r>
      </w:ins>
      <w:ins w:id="14856" w:author="Visone Rossana (GSE)" w:date="2025-09-05T13:00:00Z">
        <w:del w:id="14857" w:author="Santagata Fabiana (GSE)" w:date="2025-10-10T14:52:00Z">
          <w:r w:rsidRPr="358D1AEB">
            <w:rPr>
              <w:rFonts w:cstheme="minorBidi"/>
              <w:b/>
              <w:sz w:val="22"/>
              <w:szCs w:val="22"/>
              <w:rPrChange w:id="14858" w:author="Visone Rossana (GSE)" w:date="2025-09-09T14:38:00Z" w16du:dateUtc="2025-09-09T12:38:00Z">
                <w:rPr/>
              </w:rPrChange>
            </w:rPr>
            <w:delText xml:space="preserve">all’atto </w:delText>
          </w:r>
          <w:r w:rsidRPr="3500B322" w:rsidDel="00137A0A">
            <w:rPr>
              <w:rFonts w:cstheme="minorBidi"/>
              <w:b/>
              <w:bCs/>
              <w:sz w:val="22"/>
              <w:szCs w:val="22"/>
              <w:rPrChange w:id="14859" w:author="Visone Rossana (GSE)" w:date="2025-09-09T14:38:00Z">
                <w:rPr/>
              </w:rPrChange>
            </w:rPr>
            <w:delText>del</w:delText>
          </w:r>
        </w:del>
      </w:ins>
      <w:ins w:id="14860" w:author="Santagata Fabiana (GSE)" w:date="2025-10-10T14:52:00Z">
        <w:r w:rsidR="3AEE9957" w:rsidRPr="3500B322">
          <w:rPr>
            <w:rFonts w:cstheme="minorBidi"/>
            <w:b/>
            <w:bCs/>
            <w:sz w:val="22"/>
            <w:szCs w:val="22"/>
          </w:rPr>
          <w:t xml:space="preserve">nell’ambito </w:t>
        </w:r>
      </w:ins>
      <w:ins w:id="14861" w:author="Visone Rossana (GSE)" w:date="2025-09-05T13:00:00Z">
        <w:del w:id="14862" w:author="Santagata Fabiana (GSE)" w:date="2025-10-10T14:55:00Z">
          <w:r w:rsidRPr="358D1AEB" w:rsidDel="00137A0A">
            <w:rPr>
              <w:rFonts w:cstheme="minorBidi"/>
              <w:b/>
              <w:bCs/>
              <w:sz w:val="22"/>
              <w:szCs w:val="22"/>
              <w:rPrChange w:id="14863" w:author="Visone Rossana (GSE)" w:date="2025-09-09T14:38:00Z">
                <w:rPr/>
              </w:rPrChange>
            </w:rPr>
            <w:delText>la</w:delText>
          </w:r>
          <w:r w:rsidRPr="358D1AEB">
            <w:rPr>
              <w:rFonts w:cstheme="minorBidi"/>
              <w:b/>
              <w:sz w:val="22"/>
              <w:szCs w:val="22"/>
              <w:rPrChange w:id="14864" w:author="Visone Rossana (GSE)" w:date="2025-09-09T14:38:00Z" w16du:dateUtc="2025-09-09T12:38:00Z">
                <w:rPr/>
              </w:rPrChange>
            </w:rPr>
            <w:delText xml:space="preserve"> trasmissione</w:delText>
          </w:r>
        </w:del>
      </w:ins>
      <w:ins w:id="14865" w:author="Visone Rossana (GSE)" w:date="2025-09-05T13:00:00Z" w16du:dateUtc="2025-09-05T11:00:00Z">
        <w:r w:rsidRPr="358D1AEB">
          <w:rPr>
            <w:rFonts w:cstheme="minorBidi"/>
            <w:b/>
            <w:sz w:val="22"/>
            <w:szCs w:val="22"/>
            <w:rPrChange w:id="14866" w:author="Visone Rossana (GSE)" w:date="2025-09-09T14:38:00Z" w16du:dateUtc="2025-09-09T12:38:00Z">
              <w:rPr/>
            </w:rPrChange>
          </w:rPr>
          <w:t xml:space="preserve"> </w:t>
        </w:r>
      </w:ins>
      <w:ins w:id="14867" w:author="Visone Rossana (GSE)" w:date="2025-09-05T13:00:00Z">
        <w:r w:rsidRPr="358D1AEB">
          <w:rPr>
            <w:rFonts w:cstheme="minorBidi"/>
            <w:b/>
            <w:bCs/>
            <w:sz w:val="22"/>
            <w:szCs w:val="22"/>
            <w:rPrChange w:id="14868" w:author="Visone Rossana (GSE)" w:date="2025-09-09T14:38:00Z">
              <w:rPr/>
            </w:rPrChange>
          </w:rPr>
          <w:t>d</w:t>
        </w:r>
        <w:del w:id="14869" w:author="Santagata Fabiana (GSE)" w:date="2025-10-10T14:53:00Z">
          <w:r w:rsidRPr="358D1AEB" w:rsidDel="00137A0A">
            <w:rPr>
              <w:rFonts w:cstheme="minorBidi"/>
              <w:b/>
              <w:bCs/>
              <w:sz w:val="22"/>
              <w:szCs w:val="22"/>
              <w:rPrChange w:id="14870" w:author="Visone Rossana (GSE)" w:date="2025-09-09T14:38:00Z">
                <w:rPr/>
              </w:rPrChange>
            </w:rPr>
            <w:delText>el</w:delText>
          </w:r>
        </w:del>
      </w:ins>
      <w:ins w:id="14871" w:author="Santagata Fabiana (GSE)" w:date="2025-10-10T14:55:00Z">
        <w:r w:rsidR="1D2F9435" w:rsidRPr="358D1AEB">
          <w:rPr>
            <w:rFonts w:cstheme="minorBidi"/>
            <w:b/>
            <w:bCs/>
            <w:sz w:val="22"/>
            <w:szCs w:val="22"/>
          </w:rPr>
          <w:t>el</w:t>
        </w:r>
      </w:ins>
      <w:ins w:id="14872" w:author="Visone Rossana (GSE)" w:date="2025-10-08T09:46:00Z">
        <w:r w:rsidR="00023014" w:rsidRPr="358D1AEB">
          <w:rPr>
            <w:rFonts w:cstheme="minorBidi"/>
            <w:b/>
            <w:bCs/>
            <w:sz w:val="22"/>
            <w:szCs w:val="22"/>
          </w:rPr>
          <w:t>la</w:t>
        </w:r>
      </w:ins>
      <w:ins w:id="14873" w:author="Visone Rossana (GSE)" w:date="2025-10-08T09:46:00Z" w16du:dateUtc="2025-10-08T07:46:00Z">
        <w:r w:rsidR="00023014" w:rsidRPr="358D1AEB">
          <w:rPr>
            <w:rFonts w:cstheme="minorBidi"/>
            <w:b/>
            <w:sz w:val="22"/>
            <w:szCs w:val="22"/>
          </w:rPr>
          <w:t xml:space="preserve"> “</w:t>
        </w:r>
      </w:ins>
      <w:ins w:id="14874" w:author="Visone Rossana (GSE)" w:date="2025-09-05T13:00:00Z" w16du:dateUtc="2025-09-05T11:00:00Z">
        <w:del w:id="14875" w:author="Visone Rossana (GSE)" w:date="2025-10-08T09:46:00Z" w16du:dateUtc="2025-10-08T07:46:00Z">
          <w:r w:rsidRPr="358D1AEB" w:rsidDel="00023014">
            <w:rPr>
              <w:rFonts w:cstheme="minorBidi"/>
              <w:b/>
              <w:sz w:val="22"/>
              <w:szCs w:val="22"/>
              <w:rPrChange w:id="14876" w:author="Visone Rossana (GSE)" w:date="2025-09-09T14:38:00Z" w16du:dateUtc="2025-09-09T12:38:00Z">
                <w:rPr/>
              </w:rPrChange>
            </w:rPr>
            <w:delText xml:space="preserve"> </w:delText>
          </w:r>
        </w:del>
      </w:ins>
      <w:ins w:id="14877" w:author="Visone Rossana (GSE)" w:date="2025-10-08T09:46:00Z" w16du:dateUtc="2025-10-08T07:46:00Z">
        <w:r w:rsidR="00023014" w:rsidRPr="358D1AEB">
          <w:rPr>
            <w:rFonts w:cstheme="minorBidi"/>
            <w:b/>
            <w:sz w:val="22"/>
            <w:szCs w:val="22"/>
          </w:rPr>
          <w:t>richies</w:t>
        </w:r>
      </w:ins>
      <w:ins w:id="14878" w:author="Guardascione Emiliano (GSE)" w:date="2025-10-17T11:29:00Z" w16du:dateUtc="2025-10-17T09:29:00Z">
        <w:r w:rsidR="000F0034">
          <w:rPr>
            <w:rFonts w:cstheme="minorBidi"/>
            <w:b/>
            <w:sz w:val="22"/>
            <w:szCs w:val="22"/>
          </w:rPr>
          <w:t>t</w:t>
        </w:r>
      </w:ins>
      <w:ins w:id="14879" w:author="Visone Rossana (GSE)" w:date="2025-10-08T09:46:00Z">
        <w:del w:id="14880" w:author="Santagata Fabiana (GSE)" w:date="2025-10-10T14:53:00Z">
          <w:r w:rsidR="00023014" w:rsidRPr="358D1AEB">
            <w:rPr>
              <w:rFonts w:cstheme="minorBidi"/>
              <w:b/>
              <w:sz w:val="22"/>
              <w:szCs w:val="22"/>
            </w:rPr>
            <w:delText>t</w:delText>
          </w:r>
        </w:del>
      </w:ins>
      <w:ins w:id="14881" w:author="Visone Rossana (GSE)" w:date="2025-10-08T09:46:00Z" w16du:dateUtc="2025-10-08T07:46:00Z">
        <w:r w:rsidR="00023014" w:rsidRPr="358D1AEB">
          <w:rPr>
            <w:rFonts w:cstheme="minorBidi"/>
            <w:b/>
            <w:sz w:val="22"/>
            <w:szCs w:val="22"/>
          </w:rPr>
          <w:t xml:space="preserve">a preliminare </w:t>
        </w:r>
      </w:ins>
      <w:ins w:id="14882" w:author="Visone Rossana (GSE)" w:date="2025-09-05T13:00:00Z" w16du:dateUtc="2025-09-05T11:00:00Z">
        <w:del w:id="14883" w:author="Visone Rossana (GSE)" w:date="2025-10-08T09:47:00Z" w16du:dateUtc="2025-10-08T07:47:00Z">
          <w:r w:rsidRPr="358D1AEB" w:rsidDel="00023014">
            <w:rPr>
              <w:rFonts w:cstheme="minorBidi"/>
              <w:b/>
              <w:sz w:val="22"/>
              <w:szCs w:val="22"/>
              <w:rPrChange w:id="14884" w:author="Visone Rossana (GSE)" w:date="2025-09-09T14:38:00Z" w16du:dateUtc="2025-09-09T12:38:00Z">
                <w:rPr/>
              </w:rPrChange>
            </w:rPr>
            <w:delText>progetto pr</w:delText>
          </w:r>
        </w:del>
      </w:ins>
      <w:ins w:id="14885" w:author="Visone Rossana (GSE)" w:date="2025-09-05T13:04:00Z" w16du:dateUtc="2025-09-05T11:04:00Z">
        <w:del w:id="14886" w:author="Visone Rossana (GSE)" w:date="2025-10-08T09:47:00Z" w16du:dateUtc="2025-10-08T07:47:00Z">
          <w:r w:rsidRPr="358D1AEB" w:rsidDel="00023014">
            <w:rPr>
              <w:rFonts w:cstheme="minorBidi"/>
              <w:b/>
              <w:sz w:val="22"/>
              <w:szCs w:val="22"/>
              <w:rPrChange w:id="14887" w:author="Visone Rossana (GSE)" w:date="2025-09-09T14:38:00Z" w16du:dateUtc="2025-09-09T12:38:00Z">
                <w:rPr/>
              </w:rPrChange>
            </w:rPr>
            <w:delText>elimi</w:delText>
          </w:r>
        </w:del>
      </w:ins>
      <w:ins w:id="14888" w:author="Visone Rossana (GSE)" w:date="2025-09-08T18:23:00Z" w16du:dateUtc="2025-09-08T16:23:00Z">
        <w:del w:id="14889" w:author="Visone Rossana (GSE)" w:date="2025-10-08T09:47:00Z" w16du:dateUtc="2025-10-08T07:47:00Z">
          <w:r w:rsidR="006B2BDD" w:rsidRPr="358D1AEB" w:rsidDel="00023014">
            <w:rPr>
              <w:rFonts w:cstheme="minorBidi"/>
              <w:b/>
              <w:sz w:val="22"/>
              <w:szCs w:val="22"/>
              <w:rPrChange w:id="14890" w:author="Visone Rossana (GSE)" w:date="2025-09-09T14:38:00Z" w16du:dateUtc="2025-09-09T12:38:00Z">
                <w:rPr/>
              </w:rPrChange>
            </w:rPr>
            <w:delText>n</w:delText>
          </w:r>
        </w:del>
      </w:ins>
      <w:ins w:id="14891" w:author="Visone Rossana (GSE)" w:date="2025-09-05T13:04:00Z" w16du:dateUtc="2025-09-05T11:04:00Z">
        <w:del w:id="14892" w:author="Visone Rossana (GSE)" w:date="2025-10-08T09:47:00Z" w16du:dateUtc="2025-10-08T07:47:00Z">
          <w:r w:rsidRPr="358D1AEB" w:rsidDel="00023014">
            <w:rPr>
              <w:rFonts w:cstheme="minorBidi"/>
              <w:b/>
              <w:sz w:val="22"/>
              <w:szCs w:val="22"/>
              <w:rPrChange w:id="14893" w:author="Visone Rossana (GSE)" w:date="2025-09-09T14:38:00Z" w16du:dateUtc="2025-09-09T12:38:00Z">
                <w:rPr/>
              </w:rPrChange>
            </w:rPr>
            <w:delText>a</w:delText>
          </w:r>
        </w:del>
      </w:ins>
      <w:ins w:id="14894" w:author="Visone Rossana (GSE)" w:date="2025-10-08T09:47:00Z" w16du:dateUtc="2025-10-08T07:47:00Z">
        <w:del w:id="14895" w:author="Guardascione Emiliano (GSE)" w:date="2025-10-17T11:27:00Z" w16du:dateUtc="2025-10-17T09:27:00Z">
          <w:r w:rsidR="00023014" w:rsidRPr="358D1AEB" w:rsidDel="003F4B06">
            <w:rPr>
              <w:rFonts w:cstheme="minorBidi"/>
              <w:b/>
              <w:sz w:val="22"/>
              <w:szCs w:val="22"/>
            </w:rPr>
            <w:delText>“</w:delText>
          </w:r>
        </w:del>
      </w:ins>
      <w:ins w:id="14896" w:author="Visone Rossana (GSE)" w:date="2025-10-08T09:47:00Z">
        <w:del w:id="14897" w:author="Santagata Fabiana (GSE)" w:date="2025-10-10T14:53:00Z">
          <w:r w:rsidR="00023014" w:rsidRPr="358D1AEB">
            <w:rPr>
              <w:rFonts w:cstheme="minorBidi"/>
              <w:b/>
              <w:sz w:val="22"/>
              <w:szCs w:val="22"/>
            </w:rPr>
            <w:delText xml:space="preserve"> </w:delText>
          </w:r>
        </w:del>
      </w:ins>
      <w:ins w:id="14898" w:author="Visone Rossana (GSE)" w:date="2025-09-05T13:04:00Z" w16du:dateUtc="2025-09-05T11:04:00Z">
        <w:del w:id="14899" w:author="Visone Rossana (GSE)" w:date="2025-10-08T09:47:00Z" w16du:dateUtc="2025-10-08T07:47:00Z">
          <w:r w:rsidRPr="358D1AEB" w:rsidDel="00023014">
            <w:rPr>
              <w:rFonts w:cstheme="minorBidi"/>
              <w:b/>
              <w:sz w:val="22"/>
              <w:szCs w:val="22"/>
              <w:rPrChange w:id="14900" w:author="Visone Rossana (GSE)" w:date="2025-09-09T14:38:00Z" w16du:dateUtc="2025-09-09T12:38:00Z">
                <w:rPr/>
              </w:rPrChange>
            </w:rPr>
            <w:delText>re</w:delText>
          </w:r>
        </w:del>
      </w:ins>
      <w:ins w:id="14901" w:author="Visone Rossana (GSE)" w:date="2025-10-08T09:47:00Z" w16du:dateUtc="2025-10-08T07:47:00Z">
        <w:r w:rsidR="00023014" w:rsidRPr="358D1AEB">
          <w:rPr>
            <w:rFonts w:cstheme="minorBidi"/>
            <w:b/>
            <w:sz w:val="22"/>
            <w:szCs w:val="22"/>
          </w:rPr>
          <w:t>di accesso agli incentivi</w:t>
        </w:r>
      </w:ins>
      <w:ins w:id="14902" w:author="Santagata Fabiana (GSE)" w:date="2025-10-10T14:52:00Z">
        <w:r w:rsidR="076A5862" w:rsidRPr="3500B322">
          <w:rPr>
            <w:rFonts w:cstheme="minorBidi"/>
            <w:b/>
            <w:bCs/>
            <w:sz w:val="22"/>
            <w:szCs w:val="22"/>
          </w:rPr>
          <w:t>”</w:t>
        </w:r>
      </w:ins>
      <w:ins w:id="14903" w:author="Visone Rossana (GSE)" w:date="2025-09-05T13:04:00Z">
        <w:r w:rsidRPr="3500B322">
          <w:rPr>
            <w:rFonts w:cstheme="minorBidi"/>
            <w:b/>
            <w:bCs/>
            <w:sz w:val="22"/>
            <w:szCs w:val="22"/>
            <w:rPrChange w:id="14904" w:author="Visone Rossana (GSE)" w:date="2025-09-09T14:38:00Z">
              <w:rPr/>
            </w:rPrChange>
          </w:rPr>
          <w:t>.</w:t>
        </w:r>
      </w:ins>
      <w:ins w:id="14905" w:author="Visone Rossana (GSE)" w:date="2025-09-05T12:59:00Z" w16du:dateUtc="2025-09-05T10:59:00Z">
        <w:r w:rsidRPr="358D1AEB">
          <w:rPr>
            <w:rFonts w:cstheme="minorBidi"/>
            <w:b/>
            <w:sz w:val="22"/>
            <w:szCs w:val="22"/>
            <w:rPrChange w:id="14906" w:author="Visone Rossana (GSE)" w:date="2025-09-09T14:38:00Z" w16du:dateUtc="2025-09-09T12:38:00Z">
              <w:rPr/>
            </w:rPrChange>
          </w:rPr>
          <w:t xml:space="preserve"> </w:t>
        </w:r>
      </w:ins>
    </w:p>
    <w:p w14:paraId="45CD9D67" w14:textId="4124F616" w:rsidR="002B7657" w:rsidDel="002B7657" w:rsidRDefault="002B7657">
      <w:pPr>
        <w:pStyle w:val="TITOLO20"/>
        <w:numPr>
          <w:ilvl w:val="1"/>
          <w:numId w:val="292"/>
        </w:numPr>
        <w:ind w:left="567" w:hanging="567"/>
        <w:outlineLvl w:val="1"/>
        <w:rPr>
          <w:ins w:id="14907" w:author="Visone Rossana (GSE)" w:date="2025-08-01T11:00:00Z" w16du:dateUtc="2025-08-01T09:00:00Z"/>
          <w:del w:id="14908" w:author="Visone Rossana (GSE)" w:date="2025-08-01T11:02:00Z" w16du:dateUtc="2025-08-01T09:02:00Z"/>
        </w:rPr>
        <w:pPrChange w:id="14909" w:author="Oliosi Francesco (GSE)" w:date="2025-10-13T18:19:00Z" w16du:dateUtc="2025-10-13T16:19:00Z">
          <w:pPr>
            <w:spacing w:after="120"/>
            <w:jc w:val="both"/>
          </w:pPr>
        </w:pPrChange>
      </w:pPr>
      <w:ins w:id="14910" w:author="Visone Rossana (GSE)" w:date="2025-08-01T11:00:00Z" w16du:dateUtc="2025-08-01T09:00:00Z">
        <w:del w:id="14911" w:author="Visone Rossana (GSE)" w:date="2025-08-01T11:02:00Z" w16du:dateUtc="2025-08-01T09:02:00Z">
          <w:r w:rsidRPr="0029418A" w:rsidDel="002B7657">
            <w:delText>Con l’invio dell’istanza si precisa che le condizioni contrattuali, una volta sottoscritte, si intendono integralmente accettate e costituiscono, agli effetti, la scheda-contratto che, a valle dell’ammissione agli incentivi, sarà integrata con la lettera di ammissione agli incentivi recante gli importi effettivi da riconoscersi e determinati nell’ambito del procedimento di valutazione condotto dal GSE</w:delText>
          </w:r>
          <w:r w:rsidDel="002B7657">
            <w:delText xml:space="preserve"> nel seguito descritto</w:delText>
          </w:r>
          <w:r w:rsidRPr="0029418A" w:rsidDel="002B7657">
            <w:delText>.</w:delText>
          </w:r>
          <w:bookmarkStart w:id="14912" w:name="_Toc207969199"/>
          <w:bookmarkStart w:id="14913" w:name="_Toc207969431"/>
          <w:bookmarkStart w:id="14914" w:name="_Toc207970692"/>
          <w:bookmarkStart w:id="14915" w:name="_Toc208302350"/>
          <w:bookmarkStart w:id="14916" w:name="_Toc208307093"/>
          <w:bookmarkStart w:id="14917" w:name="_Toc208308587"/>
          <w:bookmarkStart w:id="14918" w:name="_Toc208308965"/>
          <w:bookmarkStart w:id="14919" w:name="_Toc208320689"/>
          <w:bookmarkStart w:id="14920" w:name="_Toc208321983"/>
          <w:bookmarkStart w:id="14921" w:name="_Toc208389994"/>
          <w:bookmarkStart w:id="14922" w:name="_Toc209518463"/>
          <w:bookmarkStart w:id="14923" w:name="_Toc209615431"/>
          <w:bookmarkStart w:id="14924" w:name="_Toc210029747"/>
          <w:bookmarkStart w:id="14925" w:name="_Toc210030079"/>
          <w:bookmarkStart w:id="14926" w:name="_Toc210312060"/>
          <w:bookmarkStart w:id="14927" w:name="_Toc210658926"/>
          <w:bookmarkStart w:id="14928" w:name="_Toc211327464"/>
          <w:bookmarkStart w:id="14929" w:name="_Toc212462502"/>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del>
      </w:ins>
    </w:p>
    <w:p w14:paraId="33C4A59C" w14:textId="1CB2DFAA" w:rsidR="002B7657" w:rsidRPr="00987E5E" w:rsidDel="002B7657" w:rsidRDefault="002B7657">
      <w:pPr>
        <w:pStyle w:val="TITOLO20"/>
        <w:numPr>
          <w:ilvl w:val="1"/>
          <w:numId w:val="292"/>
        </w:numPr>
        <w:ind w:left="567" w:hanging="567"/>
        <w:outlineLvl w:val="1"/>
        <w:rPr>
          <w:del w:id="14930" w:author="Visone Rossana (GSE)" w:date="2025-08-01T11:03:00Z" w16du:dateUtc="2025-08-01T09:03:00Z"/>
        </w:rPr>
        <w:pPrChange w:id="14931" w:author="Oliosi Francesco (GSE)" w:date="2025-10-13T18:19:00Z" w16du:dateUtc="2025-10-13T16:19:00Z">
          <w:pPr>
            <w:spacing w:after="120"/>
            <w:jc w:val="both"/>
          </w:pPr>
        </w:pPrChange>
      </w:pPr>
      <w:bookmarkStart w:id="14932" w:name="_Toc207969200"/>
      <w:bookmarkStart w:id="14933" w:name="_Toc207969432"/>
      <w:bookmarkStart w:id="14934" w:name="_Toc207970693"/>
      <w:bookmarkStart w:id="14935" w:name="_Toc208302351"/>
      <w:bookmarkStart w:id="14936" w:name="_Toc208307094"/>
      <w:bookmarkStart w:id="14937" w:name="_Toc208308588"/>
      <w:bookmarkStart w:id="14938" w:name="_Toc208308966"/>
      <w:bookmarkStart w:id="14939" w:name="_Toc208320690"/>
      <w:bookmarkStart w:id="14940" w:name="_Toc208321984"/>
      <w:bookmarkStart w:id="14941" w:name="_Toc208389995"/>
      <w:bookmarkStart w:id="14942" w:name="_Toc209518464"/>
      <w:bookmarkStart w:id="14943" w:name="_Toc209615432"/>
      <w:bookmarkStart w:id="14944" w:name="_Toc210029748"/>
      <w:bookmarkStart w:id="14945" w:name="_Toc210030080"/>
      <w:bookmarkStart w:id="14946" w:name="_Toc210312061"/>
      <w:bookmarkStart w:id="14947" w:name="_Toc210658927"/>
      <w:bookmarkStart w:id="14948" w:name="_Toc211327465"/>
      <w:bookmarkStart w:id="14949" w:name="_Toc212462503"/>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p>
    <w:p w14:paraId="0D8663F1" w14:textId="24C0A0DC" w:rsidR="001925ED" w:rsidRPr="00336DFE" w:rsidRDefault="001925ED">
      <w:pPr>
        <w:pStyle w:val="TITOLO20"/>
        <w:numPr>
          <w:ilvl w:val="1"/>
          <w:numId w:val="292"/>
        </w:numPr>
        <w:ind w:left="567" w:hanging="567"/>
        <w:outlineLvl w:val="1"/>
        <w:pPrChange w:id="14950" w:author="Oliosi Francesco (GSE)" w:date="2025-10-15T10:47:00Z" w16du:dateUtc="2025-10-15T08:47:00Z">
          <w:pPr>
            <w:pStyle w:val="TITOLO20"/>
          </w:pPr>
        </w:pPrChange>
      </w:pPr>
      <w:del w:id="14951" w:author="Santagata Fabiana (GSE)" w:date="2025-10-10T10:34:00Z">
        <w:r w:rsidDel="001925ED">
          <w:delText xml:space="preserve">Istanze </w:delText>
        </w:r>
      </w:del>
      <w:bookmarkStart w:id="14952" w:name="_Toc212462504"/>
      <w:ins w:id="14953" w:author="Santagata Fabiana (GSE)" w:date="2025-10-10T10:34:00Z">
        <w:r w:rsidR="1A1A8E7C">
          <w:t xml:space="preserve">Procedimento </w:t>
        </w:r>
      </w:ins>
      <w:r>
        <w:t>di qualifica</w:t>
      </w:r>
      <w:bookmarkEnd w:id="14303"/>
      <w:bookmarkEnd w:id="14304"/>
      <w:bookmarkEnd w:id="14305"/>
      <w:bookmarkEnd w:id="14306"/>
      <w:bookmarkEnd w:id="14952"/>
      <w:r>
        <w:t xml:space="preserve"> </w:t>
      </w:r>
    </w:p>
    <w:p w14:paraId="77B4D237" w14:textId="3A5E4B00" w:rsidR="001925ED" w:rsidRPr="008B1DFF" w:rsidRDefault="001925ED">
      <w:pPr>
        <w:spacing w:before="120" w:after="120" w:line="276" w:lineRule="auto"/>
        <w:jc w:val="both"/>
        <w:rPr>
          <w:del w:id="14954" w:author="Santagata Fabiana (GSE)" w:date="2025-10-10T10:32:00Z" w16du:dateUtc="2025-10-10T10:32:38Z"/>
          <w:rFonts w:cstheme="minorBidi"/>
          <w:sz w:val="22"/>
          <w:szCs w:val="22"/>
          <w:rPrChange w:id="14955" w:author="Visone Rossana (GSE)" w:date="2025-09-09T14:38:00Z" w16du:dateUtc="2025-09-09T12:38:00Z">
            <w:rPr>
              <w:del w:id="14956" w:author="Santagata Fabiana (GSE)" w:date="2025-10-10T10:32:00Z" w16du:dateUtc="2025-10-10T10:32:38Z"/>
            </w:rPr>
          </w:rPrChange>
        </w:rPr>
        <w:pPrChange w:id="14957" w:author="Visone Rossana (GSE)" w:date="2025-09-09T14:38:00Z" w16du:dateUtc="2025-09-09T12:38:00Z">
          <w:pPr>
            <w:spacing w:before="120" w:after="120"/>
            <w:jc w:val="both"/>
          </w:pPr>
        </w:pPrChange>
      </w:pPr>
      <w:del w:id="14958" w:author="Visone Rossana (GSE)" w:date="2025-08-01T10:49:00Z">
        <w:r w:rsidRPr="02A2F9E6" w:rsidDel="001925ED">
          <w:rPr>
            <w:rFonts w:cstheme="minorBidi"/>
            <w:sz w:val="22"/>
            <w:szCs w:val="22"/>
            <w:rPrChange w:id="14959" w:author="Visone Rossana (GSE)" w:date="2025-09-09T14:38:00Z">
              <w:rPr/>
            </w:rPrChange>
          </w:rPr>
          <w:delText xml:space="preserve">Ai fini dell’accesso agli incentivi previsti dal Decreto, il Soggetto Responsabile è tenuto a presentare domanda al GSE esclusivamente tramite il Portaltermico. </w:delText>
        </w:r>
      </w:del>
      <w:ins w:id="14960" w:author="Santagata Fabiana (GSE)" w:date="2025-10-10T10:30:00Z">
        <w:r w:rsidR="60452A77" w:rsidRPr="02A2F9E6">
          <w:rPr>
            <w:rFonts w:cstheme="minorBidi"/>
            <w:sz w:val="22"/>
            <w:szCs w:val="22"/>
          </w:rPr>
          <w:t xml:space="preserve">Il procedimento di qualifica si avvia </w:t>
        </w:r>
      </w:ins>
      <w:del w:id="14961" w:author="Santagata Fabiana (GSE)" w:date="2025-10-10T10:30:00Z">
        <w:r w:rsidRPr="02A2F9E6" w:rsidDel="001925ED">
          <w:rPr>
            <w:rFonts w:cstheme="minorBidi"/>
            <w:sz w:val="22"/>
            <w:szCs w:val="22"/>
            <w:rPrChange w:id="14962" w:author="Visone Rossana (GSE)" w:date="2025-09-09T14:38:00Z">
              <w:rPr/>
            </w:rPrChange>
          </w:rPr>
          <w:delText>A</w:delText>
        </w:r>
      </w:del>
      <w:ins w:id="14963" w:author="Santagata Fabiana (GSE)" w:date="2025-10-10T10:30:00Z">
        <w:r w:rsidR="1294E047" w:rsidRPr="02A2F9E6">
          <w:rPr>
            <w:rFonts w:cstheme="minorBidi"/>
            <w:sz w:val="22"/>
            <w:szCs w:val="22"/>
          </w:rPr>
          <w:t>a</w:t>
        </w:r>
      </w:ins>
      <w:r w:rsidRPr="02A2F9E6">
        <w:rPr>
          <w:rFonts w:cstheme="minorBidi"/>
          <w:sz w:val="22"/>
          <w:szCs w:val="22"/>
          <w:rPrChange w:id="14964" w:author="Visone Rossana (GSE)" w:date="2025-09-09T14:38:00Z">
            <w:rPr/>
          </w:rPrChange>
        </w:rPr>
        <w:t>lla data di ricezione dell</w:t>
      </w:r>
      <w:ins w:id="14965" w:author="Santagata Fabiana (GSE)" w:date="2025-10-10T10:31:00Z">
        <w:r w:rsidR="2E560609" w:rsidRPr="02A2F9E6">
          <w:rPr>
            <w:rFonts w:cstheme="minorBidi"/>
            <w:sz w:val="22"/>
            <w:szCs w:val="22"/>
          </w:rPr>
          <w:t xml:space="preserve">’istanza </w:t>
        </w:r>
      </w:ins>
      <w:del w:id="14966" w:author="Santagata Fabiana (GSE)" w:date="2025-10-10T10:31:00Z">
        <w:r w:rsidRPr="02A2F9E6" w:rsidDel="001925ED">
          <w:rPr>
            <w:rFonts w:cstheme="minorBidi"/>
            <w:sz w:val="22"/>
            <w:szCs w:val="22"/>
            <w:rPrChange w:id="14967" w:author="Visone Rossana (GSE)" w:date="2025-09-09T14:38:00Z">
              <w:rPr/>
            </w:rPrChange>
          </w:rPr>
          <w:delText>a domanda</w:delText>
        </w:r>
      </w:del>
      <w:del w:id="14968" w:author="Santagata Fabiana (GSE)" w:date="2025-10-10T10:30:00Z">
        <w:r w:rsidRPr="02A2F9E6" w:rsidDel="001925ED">
          <w:rPr>
            <w:rFonts w:cstheme="minorBidi"/>
            <w:sz w:val="22"/>
            <w:szCs w:val="22"/>
            <w:rPrChange w:id="14969" w:author="Visone Rossana (GSE)" w:date="2025-09-09T14:38:00Z">
              <w:rPr/>
            </w:rPrChange>
          </w:rPr>
          <w:delText>, il procedimento amminis</w:delText>
        </w:r>
      </w:del>
      <w:del w:id="14970" w:author="Santagata Fabiana (GSE)" w:date="2025-10-10T10:31:00Z">
        <w:r w:rsidRPr="02A2F9E6" w:rsidDel="001925ED">
          <w:rPr>
            <w:rFonts w:cstheme="minorBidi"/>
            <w:sz w:val="22"/>
            <w:szCs w:val="22"/>
            <w:rPrChange w:id="14971" w:author="Visone Rossana (GSE)" w:date="2025-09-09T14:38:00Z">
              <w:rPr/>
            </w:rPrChange>
          </w:rPr>
          <w:delText>trativo si intende avviato in conformità a quanto previsto</w:delText>
        </w:r>
      </w:del>
      <w:ins w:id="14972" w:author="Santagata Fabiana (GSE)" w:date="2025-10-10T10:31:00Z">
        <w:r w:rsidR="56E37E4E" w:rsidRPr="02A2F9E6">
          <w:rPr>
            <w:rFonts w:cstheme="minorBidi"/>
            <w:sz w:val="22"/>
            <w:szCs w:val="22"/>
          </w:rPr>
          <w:t>ai sensi</w:t>
        </w:r>
      </w:ins>
      <w:r w:rsidRPr="02A2F9E6">
        <w:rPr>
          <w:rFonts w:cstheme="minorBidi"/>
          <w:sz w:val="22"/>
          <w:szCs w:val="22"/>
          <w:rPrChange w:id="14973" w:author="Visone Rossana (GSE)" w:date="2025-09-09T14:38:00Z">
            <w:rPr/>
          </w:rPrChange>
        </w:rPr>
        <w:t xml:space="preserve"> d</w:t>
      </w:r>
      <w:ins w:id="14974" w:author="Santagata Fabiana (GSE)" w:date="2025-10-10T10:31:00Z">
        <w:r w:rsidR="010AC414" w:rsidRPr="02A2F9E6">
          <w:rPr>
            <w:rFonts w:cstheme="minorBidi"/>
            <w:sz w:val="22"/>
            <w:szCs w:val="22"/>
          </w:rPr>
          <w:t>e</w:t>
        </w:r>
      </w:ins>
      <w:del w:id="14975" w:author="Santagata Fabiana (GSE)" w:date="2025-10-10T10:31:00Z">
        <w:r w:rsidRPr="02A2F9E6" w:rsidDel="001925ED">
          <w:rPr>
            <w:rFonts w:cstheme="minorBidi"/>
            <w:sz w:val="22"/>
            <w:szCs w:val="22"/>
            <w:rPrChange w:id="14976" w:author="Visone Rossana (GSE)" w:date="2025-09-09T14:38:00Z">
              <w:rPr/>
            </w:rPrChange>
          </w:rPr>
          <w:delText>a</w:delText>
        </w:r>
      </w:del>
      <w:r w:rsidRPr="02A2F9E6">
        <w:rPr>
          <w:rFonts w:cstheme="minorBidi"/>
          <w:sz w:val="22"/>
          <w:szCs w:val="22"/>
          <w:rPrChange w:id="14977" w:author="Visone Rossana (GSE)" w:date="2025-09-09T14:38:00Z">
            <w:rPr/>
          </w:rPrChange>
        </w:rPr>
        <w:t xml:space="preserve">lla Legge 7 agosto 1990, n. 241 </w:t>
      </w:r>
      <w:ins w:id="14978" w:author="Santagata Fabiana (GSE)" w:date="2025-10-10T10:29:00Z">
        <w:r w:rsidR="4E0AE367" w:rsidRPr="02A2F9E6">
          <w:rPr>
            <w:rFonts w:cstheme="minorBidi"/>
            <w:sz w:val="22"/>
            <w:szCs w:val="22"/>
          </w:rPr>
          <w:t>e</w:t>
        </w:r>
        <w:r w:rsidR="5ED85AD8" w:rsidRPr="02A2F9E6">
          <w:rPr>
            <w:rFonts w:cstheme="minorBidi"/>
            <w:sz w:val="22"/>
            <w:szCs w:val="22"/>
          </w:rPr>
          <w:t xml:space="preserve"> </w:t>
        </w:r>
      </w:ins>
      <w:r w:rsidRPr="02A2F9E6">
        <w:rPr>
          <w:rFonts w:cstheme="minorBidi"/>
          <w:sz w:val="22"/>
          <w:szCs w:val="22"/>
          <w:rPrChange w:id="14979" w:author="Visone Rossana (GSE)" w:date="2025-09-09T14:38:00Z">
            <w:rPr/>
          </w:rPrChange>
        </w:rPr>
        <w:t>s</w:t>
      </w:r>
      <w:ins w:id="14980" w:author="Santagata Fabiana (GSE)" w:date="2025-10-10T10:29:00Z">
        <w:r w:rsidR="556CC91B" w:rsidRPr="02A2F9E6">
          <w:rPr>
            <w:rFonts w:cstheme="minorBidi"/>
            <w:sz w:val="22"/>
            <w:szCs w:val="22"/>
          </w:rPr>
          <w:t>s</w:t>
        </w:r>
      </w:ins>
      <w:r w:rsidRPr="02A2F9E6">
        <w:rPr>
          <w:rFonts w:cstheme="minorBidi"/>
          <w:sz w:val="22"/>
          <w:szCs w:val="22"/>
          <w:rPrChange w:id="14981" w:author="Visone Rossana (GSE)" w:date="2025-09-09T14:38:00Z">
            <w:rPr/>
          </w:rPrChange>
        </w:rPr>
        <w:t>.m</w:t>
      </w:r>
      <w:ins w:id="14982" w:author="Santagata Fabiana (GSE)" w:date="2025-10-10T10:29:00Z">
        <w:r w:rsidR="0F0A964E" w:rsidRPr="02A2F9E6">
          <w:rPr>
            <w:rFonts w:cstheme="minorBidi"/>
            <w:sz w:val="22"/>
            <w:szCs w:val="22"/>
          </w:rPr>
          <w:t>m</w:t>
        </w:r>
      </w:ins>
      <w:r w:rsidRPr="02A2F9E6">
        <w:rPr>
          <w:rFonts w:cstheme="minorBidi"/>
          <w:sz w:val="22"/>
          <w:szCs w:val="22"/>
          <w:rPrChange w:id="14983" w:author="Visone Rossana (GSE)" w:date="2025-09-09T14:38:00Z">
            <w:rPr/>
          </w:rPrChange>
        </w:rPr>
        <w:t>.i</w:t>
      </w:r>
      <w:ins w:id="14984" w:author="Santagata Fabiana (GSE)" w:date="2025-10-10T10:29:00Z">
        <w:r w:rsidR="7E514C55" w:rsidRPr="02A2F9E6">
          <w:rPr>
            <w:rFonts w:cstheme="minorBidi"/>
            <w:sz w:val="22"/>
            <w:szCs w:val="22"/>
          </w:rPr>
          <w:t>i</w:t>
        </w:r>
      </w:ins>
      <w:r w:rsidRPr="02A2F9E6">
        <w:rPr>
          <w:rFonts w:cstheme="minorBidi"/>
          <w:sz w:val="22"/>
          <w:szCs w:val="22"/>
          <w:rPrChange w:id="14985" w:author="Visone Rossana (GSE)" w:date="2025-09-09T14:38:00Z">
            <w:rPr/>
          </w:rPrChange>
        </w:rPr>
        <w:t>. (nel seguito, Legge 241/90)</w:t>
      </w:r>
      <w:del w:id="14986" w:author="Santagata Fabiana (GSE)" w:date="2025-10-10T10:32:00Z">
        <w:r w:rsidRPr="02A2F9E6" w:rsidDel="001925ED">
          <w:rPr>
            <w:rFonts w:cstheme="minorBidi"/>
            <w:sz w:val="22"/>
            <w:szCs w:val="22"/>
            <w:rPrChange w:id="14987" w:author="Visone Rossana (GSE)" w:date="2025-09-09T14:38:00Z">
              <w:rPr/>
            </w:rPrChange>
          </w:rPr>
          <w:delText>.</w:delText>
        </w:r>
      </w:del>
    </w:p>
    <w:p w14:paraId="2C7DFC2F" w14:textId="671D6309" w:rsidR="001925ED" w:rsidRPr="008B1DFF" w:rsidRDefault="001925ED">
      <w:pPr>
        <w:spacing w:before="120" w:after="120" w:line="276" w:lineRule="auto"/>
        <w:jc w:val="both"/>
        <w:rPr>
          <w:ins w:id="14988" w:author="Santagata Fabiana (GSE)" w:date="2025-10-10T10:33:00Z" w16du:dateUtc="2025-10-10T10:33:08Z"/>
          <w:rFonts w:cstheme="minorBidi"/>
          <w:sz w:val="22"/>
          <w:szCs w:val="22"/>
          <w:rPrChange w:id="14989" w:author="Unknown" w16du:dateUtc="2025-09-09T12:38:00Z">
            <w:rPr>
              <w:ins w:id="14990" w:author="Santagata Fabiana (GSE)" w:date="2025-10-10T10:33:00Z" w16du:dateUtc="2025-10-10T10:33:08Z"/>
            </w:rPr>
          </w:rPrChange>
        </w:rPr>
        <w:pPrChange w:id="14991" w:author="Santagata Fabiana (GSE)" w:date="2025-10-10T10:32:00Z">
          <w:pPr>
            <w:spacing w:before="120" w:after="120"/>
            <w:jc w:val="both"/>
          </w:pPr>
        </w:pPrChange>
      </w:pPr>
      <w:del w:id="14992" w:author="Santagata Fabiana (GSE)" w:date="2025-10-10T10:32:00Z">
        <w:r w:rsidRPr="02A2F9E6" w:rsidDel="001925ED">
          <w:rPr>
            <w:rFonts w:cstheme="minorBidi"/>
            <w:sz w:val="22"/>
            <w:szCs w:val="22"/>
            <w:rPrChange w:id="14993" w:author="Visone Rossana (GSE)" w:date="2025-09-09T14:38:00Z">
              <w:rPr/>
            </w:rPrChange>
          </w:rPr>
          <w:delText>L’istruttoria</w:delText>
        </w:r>
      </w:del>
      <w:ins w:id="14994" w:author="Santagata Fabiana (GSE)" w:date="2025-10-10T14:58:00Z">
        <w:r w:rsidR="3C44CAD8" w:rsidRPr="01A83545">
          <w:rPr>
            <w:rFonts w:cstheme="minorBidi"/>
            <w:sz w:val="22"/>
            <w:szCs w:val="22"/>
          </w:rPr>
          <w:t xml:space="preserve">Il </w:t>
        </w:r>
        <w:r w:rsidR="3C44CAD8" w:rsidRPr="0CEB722E">
          <w:rPr>
            <w:rFonts w:cstheme="minorBidi"/>
            <w:sz w:val="22"/>
            <w:szCs w:val="22"/>
          </w:rPr>
          <w:t>procedim</w:t>
        </w:r>
      </w:ins>
      <w:ins w:id="14995" w:author="Santagata Fabiana (GSE)" w:date="2025-10-10T10:32:00Z">
        <w:r w:rsidR="7E6A10F0" w:rsidRPr="0CEB722E">
          <w:rPr>
            <w:rFonts w:cstheme="minorBidi"/>
            <w:sz w:val="22"/>
            <w:szCs w:val="22"/>
          </w:rPr>
          <w:t>e</w:t>
        </w:r>
      </w:ins>
      <w:ins w:id="14996" w:author="Santagata Fabiana (GSE)" w:date="2025-10-10T14:58:00Z">
        <w:r w:rsidR="417B3D79" w:rsidRPr="0CEB722E">
          <w:rPr>
            <w:rFonts w:cstheme="minorBidi"/>
            <w:sz w:val="22"/>
            <w:szCs w:val="22"/>
          </w:rPr>
          <w:t>nto</w:t>
        </w:r>
      </w:ins>
      <w:r w:rsidRPr="02A2F9E6">
        <w:rPr>
          <w:rFonts w:cstheme="minorBidi"/>
          <w:sz w:val="22"/>
          <w:szCs w:val="22"/>
          <w:rPrChange w:id="14997" w:author="Visone Rossana (GSE)" w:date="2025-09-09T14:38:00Z">
            <w:rPr/>
          </w:rPrChange>
        </w:rPr>
        <w:t xml:space="preserve"> si conclude </w:t>
      </w:r>
      <w:del w:id="14998" w:author="Santagata Fabiana (GSE)" w:date="2025-10-10T14:58:00Z">
        <w:r w:rsidRPr="02A2F9E6">
          <w:rPr>
            <w:rFonts w:cstheme="minorBidi"/>
            <w:sz w:val="22"/>
            <w:szCs w:val="22"/>
            <w:rPrChange w:id="14999" w:author="Visone Rossana (GSE)" w:date="2025-09-09T14:38:00Z">
              <w:rPr/>
            </w:rPrChange>
          </w:rPr>
          <w:delText>entro</w:delText>
        </w:r>
        <w:r w:rsidR="0D3AB72A" w:rsidRPr="0CEB722E">
          <w:rPr>
            <w:rFonts w:cstheme="minorBidi"/>
            <w:sz w:val="22"/>
            <w:szCs w:val="22"/>
          </w:rPr>
          <w:delText xml:space="preserve"> </w:delText>
        </w:r>
        <w:r w:rsidRPr="02A2F9E6">
          <w:rPr>
            <w:rFonts w:cstheme="minorBidi"/>
            <w:sz w:val="22"/>
            <w:szCs w:val="22"/>
            <w:rPrChange w:id="15000" w:author="Visone Rossana (GSE)" w:date="2025-09-09T14:38:00Z">
              <w:rPr/>
            </w:rPrChange>
          </w:rPr>
          <w:delText xml:space="preserve">60 giorni </w:delText>
        </w:r>
      </w:del>
      <w:del w:id="15001" w:author="Santagata Fabiana (GSE)" w:date="2025-10-10T10:33:00Z">
        <w:r w:rsidRPr="02A2F9E6" w:rsidDel="001925ED">
          <w:rPr>
            <w:rFonts w:cstheme="minorBidi"/>
            <w:sz w:val="22"/>
            <w:szCs w:val="22"/>
            <w:rPrChange w:id="15002" w:author="Visone Rossana (GSE)" w:date="2025-09-09T14:38:00Z">
              <w:rPr/>
            </w:rPrChange>
          </w:rPr>
          <w:delText>dal ricevimento dell’istanza</w:delText>
        </w:r>
      </w:del>
      <w:r w:rsidRPr="02A2F9E6">
        <w:rPr>
          <w:rFonts w:cstheme="minorBidi"/>
          <w:sz w:val="22"/>
          <w:szCs w:val="22"/>
          <w:rPrChange w:id="15003" w:author="Visone Rossana (GSE)" w:date="2025-09-09T14:38:00Z">
            <w:rPr/>
          </w:rPrChange>
        </w:rPr>
        <w:t xml:space="preserve">, al netto </w:t>
      </w:r>
      <w:ins w:id="15004" w:author="Santagata Fabiana (GSE)" w:date="2025-10-10T14:57:00Z">
        <w:r w:rsidR="5EB53067" w:rsidRPr="01A83545">
          <w:rPr>
            <w:rFonts w:cstheme="minorBidi"/>
            <w:sz w:val="22"/>
            <w:szCs w:val="22"/>
          </w:rPr>
          <w:t>dell’eventuale sospensione</w:t>
        </w:r>
      </w:ins>
      <w:ins w:id="15005" w:author="Santagata Fabiana (GSE)" w:date="2025-10-10T14:58:00Z">
        <w:r w:rsidR="028C651D" w:rsidRPr="01A83545">
          <w:rPr>
            <w:rFonts w:cstheme="minorBidi"/>
            <w:sz w:val="22"/>
            <w:szCs w:val="22"/>
          </w:rPr>
          <w:t xml:space="preserve"> </w:t>
        </w:r>
        <w:r w:rsidR="49CC0688" w:rsidRPr="024CAD4D">
          <w:rPr>
            <w:rFonts w:cstheme="minorBidi"/>
            <w:sz w:val="22"/>
            <w:szCs w:val="22"/>
          </w:rPr>
          <w:t>de</w:t>
        </w:r>
      </w:ins>
      <w:ins w:id="15006" w:author="Santagata Fabiana (GSE)" w:date="2025-10-10T15:07:00Z">
        <w:r w:rsidR="76DED995" w:rsidRPr="024CAD4D">
          <w:rPr>
            <w:rFonts w:cstheme="minorBidi"/>
            <w:sz w:val="22"/>
            <w:szCs w:val="22"/>
          </w:rPr>
          <w:t>i</w:t>
        </w:r>
      </w:ins>
      <w:ins w:id="15007" w:author="Santagata Fabiana (GSE)" w:date="2025-10-10T14:58:00Z">
        <w:r w:rsidR="49CC0688" w:rsidRPr="024CAD4D">
          <w:rPr>
            <w:rFonts w:cstheme="minorBidi"/>
            <w:sz w:val="22"/>
            <w:szCs w:val="22"/>
          </w:rPr>
          <w:t xml:space="preserve"> termin</w:t>
        </w:r>
      </w:ins>
      <w:ins w:id="15008" w:author="Santagata Fabiana (GSE)" w:date="2025-10-10T15:07:00Z">
        <w:r w:rsidR="01BA95A9" w:rsidRPr="024CAD4D">
          <w:rPr>
            <w:rFonts w:cstheme="minorBidi"/>
            <w:sz w:val="22"/>
            <w:szCs w:val="22"/>
          </w:rPr>
          <w:t>i</w:t>
        </w:r>
      </w:ins>
      <w:ins w:id="15009" w:author="Santagata Fabiana (GSE)" w:date="2025-10-10T14:58:00Z">
        <w:r w:rsidR="028C651D" w:rsidRPr="01A83545">
          <w:rPr>
            <w:rFonts w:cstheme="minorBidi"/>
            <w:sz w:val="22"/>
            <w:szCs w:val="22"/>
          </w:rPr>
          <w:t xml:space="preserve">, </w:t>
        </w:r>
      </w:ins>
      <w:ins w:id="15010" w:author="Santagata Fabiana (GSE)" w:date="2025-10-10T14:59:00Z">
        <w:r w:rsidR="12D18161" w:rsidRPr="0CEB722E">
          <w:rPr>
            <w:rFonts w:cstheme="minorBidi"/>
            <w:sz w:val="22"/>
            <w:szCs w:val="22"/>
          </w:rPr>
          <w:t xml:space="preserve">entro </w:t>
        </w:r>
      </w:ins>
      <w:ins w:id="15011" w:author="Santagata Fabiana (GSE)" w:date="2025-10-10T14:58:00Z">
        <w:r w:rsidR="12D18161" w:rsidRPr="0CEB722E">
          <w:rPr>
            <w:rFonts w:cstheme="minorBidi"/>
            <w:sz w:val="22"/>
            <w:szCs w:val="22"/>
          </w:rPr>
          <w:t>60 giorni</w:t>
        </w:r>
        <w:r w:rsidR="028C651D" w:rsidRPr="0CEB722E">
          <w:rPr>
            <w:rFonts w:cstheme="minorBidi"/>
            <w:sz w:val="22"/>
            <w:szCs w:val="22"/>
          </w:rPr>
          <w:t xml:space="preserve"> </w:t>
        </w:r>
      </w:ins>
      <w:del w:id="15012" w:author="Santagata Fabiana (GSE)" w:date="2025-10-10T14:57:00Z">
        <w:r w:rsidRPr="02A2F9E6">
          <w:rPr>
            <w:rFonts w:cstheme="minorBidi"/>
            <w:sz w:val="22"/>
            <w:szCs w:val="22"/>
            <w:rPrChange w:id="15013" w:author="Visone Rossana (GSE)" w:date="2025-09-09T14:38:00Z">
              <w:rPr/>
            </w:rPrChange>
          </w:rPr>
          <w:delText xml:space="preserve">dei tempi </w:delText>
        </w:r>
      </w:del>
      <w:del w:id="15014" w:author="Santagata Fabiana (GSE)" w:date="2025-10-10T14:55:00Z">
        <w:r w:rsidRPr="02A2F9E6">
          <w:rPr>
            <w:rFonts w:cstheme="minorBidi"/>
            <w:sz w:val="22"/>
            <w:szCs w:val="22"/>
            <w:rPrChange w:id="15015" w:author="Visone Rossana (GSE)" w:date="2025-09-09T14:38:00Z">
              <w:rPr/>
            </w:rPrChange>
          </w:rPr>
          <w:delText>impiegati d</w:delText>
        </w:r>
      </w:del>
      <w:del w:id="15016" w:author="Santagata Fabiana (GSE)" w:date="2025-10-10T14:58:00Z">
        <w:r w:rsidRPr="02A2F9E6">
          <w:rPr>
            <w:rFonts w:cstheme="minorBidi"/>
            <w:sz w:val="22"/>
            <w:szCs w:val="22"/>
            <w:rPrChange w:id="15017" w:author="Visone Rossana (GSE)" w:date="2025-09-09T14:38:00Z">
              <w:rPr/>
            </w:rPrChange>
          </w:rPr>
          <w:delText>al Soggetto Responsabile per fornire eventuali integrazioni e/o osservazioni</w:delText>
        </w:r>
      </w:del>
      <w:commentRangeStart w:id="15018"/>
      <w:commentRangeStart w:id="15019"/>
      <w:r w:rsidRPr="02A2F9E6">
        <w:rPr>
          <w:rFonts w:cstheme="minorBidi"/>
          <w:sz w:val="22"/>
          <w:szCs w:val="22"/>
          <w:rPrChange w:id="15020" w:author="Visone Rossana (GSE)" w:date="2025-09-09T14:38:00Z">
            <w:rPr/>
          </w:rPrChange>
        </w:rPr>
        <w:t xml:space="preserve">. </w:t>
      </w:r>
    </w:p>
    <w:p w14:paraId="6EF174A0" w14:textId="77777777" w:rsidR="001925ED" w:rsidRPr="008B1DFF" w:rsidRDefault="001925ED" w:rsidP="02A2F9E6">
      <w:pPr>
        <w:spacing w:before="120" w:after="120" w:line="276" w:lineRule="auto"/>
        <w:jc w:val="both"/>
        <w:rPr>
          <w:rFonts w:cstheme="minorBidi"/>
          <w:sz w:val="22"/>
          <w:szCs w:val="22"/>
          <w:rPrChange w:id="15021" w:author="Visone Rossana (GSE)" w:date="2025-09-09T14:38:00Z" w16du:dateUtc="2025-09-09T12:38:00Z">
            <w:rPr/>
          </w:rPrChange>
        </w:rPr>
      </w:pPr>
      <w:r w:rsidRPr="02A2F9E6">
        <w:rPr>
          <w:rFonts w:cstheme="minorBidi"/>
          <w:sz w:val="22"/>
          <w:szCs w:val="22"/>
          <w:highlight w:val="yellow"/>
          <w:rPrChange w:id="15022" w:author="Visone Rossana (GSE)" w:date="2025-09-09T14:38:00Z">
            <w:rPr>
              <w:highlight w:val="yellow"/>
            </w:rPr>
          </w:rPrChange>
        </w:rPr>
        <w:t>In caso di interventi che presentino livelli di complessità tali</w:t>
      </w:r>
      <w:r w:rsidRPr="02A2F9E6">
        <w:rPr>
          <w:rStyle w:val="Rimandonotaapidipagina"/>
          <w:rFonts w:cstheme="minorBidi"/>
          <w:sz w:val="22"/>
          <w:szCs w:val="22"/>
          <w:highlight w:val="yellow"/>
        </w:rPr>
        <w:footnoteReference w:id="8"/>
      </w:r>
      <w:r w:rsidRPr="02A2F9E6">
        <w:rPr>
          <w:rFonts w:cstheme="minorBidi"/>
          <w:sz w:val="22"/>
          <w:szCs w:val="22"/>
          <w:highlight w:val="yellow"/>
          <w:rPrChange w:id="15026" w:author="Visone Rossana (GSE)" w:date="2025-09-09T14:38:00Z">
            <w:rPr>
              <w:highlight w:val="yellow"/>
            </w:rPr>
          </w:rPrChange>
        </w:rPr>
        <w:t xml:space="preserve"> da richiedere tempi di istruttoria superiori, il GSE ne darà comunicazione al Soggetto Responsabile, specificando il termine per la conclusione del procedimento che dovrà comunque concludersi entro 120 giorni.</w:t>
      </w:r>
      <w:commentRangeEnd w:id="15018"/>
      <w:r w:rsidR="00BD4A91" w:rsidRPr="008B1DFF">
        <w:rPr>
          <w:rStyle w:val="Rimandocommento"/>
          <w:rFonts w:cstheme="minorBidi"/>
          <w:sz w:val="22"/>
          <w:szCs w:val="22"/>
          <w:rPrChange w:id="15027" w:author="Visone Rossana (GSE)" w:date="2025-09-09T14:38:00Z" w16du:dateUtc="2025-09-09T12:38:00Z">
            <w:rPr>
              <w:rStyle w:val="Rimandocommento"/>
              <w:sz w:val="24"/>
            </w:rPr>
          </w:rPrChange>
        </w:rPr>
        <w:commentReference w:id="15018"/>
      </w:r>
      <w:commentRangeEnd w:id="15019"/>
      <w:r w:rsidR="00841378" w:rsidRPr="008B1DFF">
        <w:rPr>
          <w:rStyle w:val="Rimandocommento"/>
          <w:rFonts w:cstheme="minorBidi"/>
          <w:sz w:val="22"/>
          <w:szCs w:val="22"/>
          <w:rPrChange w:id="15028" w:author="Visone Rossana (GSE)" w:date="2025-09-09T14:38:00Z" w16du:dateUtc="2025-09-09T12:38:00Z">
            <w:rPr>
              <w:rStyle w:val="Rimandocommento"/>
              <w:sz w:val="24"/>
            </w:rPr>
          </w:rPrChange>
        </w:rPr>
        <w:commentReference w:id="15019"/>
      </w:r>
    </w:p>
    <w:p w14:paraId="401406A6" w14:textId="4C96C4CA" w:rsidR="001925ED" w:rsidRPr="008B1DFF" w:rsidRDefault="001925ED">
      <w:pPr>
        <w:spacing w:before="120" w:after="120" w:line="276" w:lineRule="auto"/>
        <w:jc w:val="both"/>
        <w:rPr>
          <w:rFonts w:cstheme="minorBidi"/>
          <w:sz w:val="22"/>
          <w:szCs w:val="22"/>
          <w:rPrChange w:id="15029" w:author="Visone Rossana (GSE)" w:date="2025-09-09T14:38:00Z" w16du:dateUtc="2025-09-09T12:38:00Z">
            <w:rPr/>
          </w:rPrChange>
        </w:rPr>
        <w:pPrChange w:id="15030" w:author="Visone Rossana (GSE)" w:date="2025-09-09T14:38:00Z" w16du:dateUtc="2025-09-09T12:38:00Z">
          <w:pPr>
            <w:spacing w:before="120" w:after="120"/>
            <w:jc w:val="both"/>
          </w:pPr>
        </w:pPrChange>
      </w:pPr>
      <w:r w:rsidRPr="03B74E8A">
        <w:rPr>
          <w:rFonts w:cstheme="minorBidi"/>
          <w:sz w:val="22"/>
          <w:szCs w:val="22"/>
          <w:rPrChange w:id="15031" w:author="Visone Rossana (GSE)" w:date="2025-09-09T14:38:00Z">
            <w:rPr/>
          </w:rPrChange>
        </w:rPr>
        <w:t xml:space="preserve">Per le istanze </w:t>
      </w:r>
      <w:ins w:id="15032" w:author="Santagata Fabiana (GSE)" w:date="2025-10-10T10:34:00Z">
        <w:r w:rsidR="1C0958C1" w:rsidRPr="03B74E8A">
          <w:rPr>
            <w:rFonts w:cstheme="minorBidi"/>
            <w:sz w:val="22"/>
            <w:szCs w:val="22"/>
          </w:rPr>
          <w:t xml:space="preserve">presentate </w:t>
        </w:r>
      </w:ins>
      <w:r w:rsidRPr="03B74E8A">
        <w:rPr>
          <w:rFonts w:cstheme="minorBidi"/>
          <w:sz w:val="22"/>
          <w:szCs w:val="22"/>
          <w:rPrChange w:id="15033" w:author="Visone Rossana (GSE)" w:date="2025-09-09T14:38:00Z">
            <w:rPr/>
          </w:rPrChange>
        </w:rPr>
        <w:t xml:space="preserve">in modalità accesso diretto, laddove la domanda sia presentata oltre il termine di 90 giorni dalla data di conclusione dell’intervento, ovvero oltre i 90 giorni successivi alla data in cui è resa disponibile sul portale del GSE la relativa scheda-domanda, l’istanza sarà considerata inammissibile. Saranno, inoltre considerate inammissibili le richieste di incentivo pervenute per il tramite di </w:t>
      </w:r>
      <w:ins w:id="15034" w:author="Santagata Fabiana (GSE)" w:date="2025-10-10T15:05:00Z">
        <w:r w:rsidR="172A7443" w:rsidRPr="03B74E8A">
          <w:rPr>
            <w:rFonts w:cstheme="minorBidi"/>
            <w:sz w:val="22"/>
            <w:szCs w:val="22"/>
          </w:rPr>
          <w:t xml:space="preserve">adoperando </w:t>
        </w:r>
      </w:ins>
      <w:del w:id="15035" w:author="Santagata Fabiana (GSE)" w:date="2025-10-10T15:05:00Z">
        <w:r w:rsidRPr="03B74E8A" w:rsidDel="001925ED">
          <w:rPr>
            <w:rFonts w:cstheme="minorBidi"/>
            <w:sz w:val="22"/>
            <w:szCs w:val="22"/>
            <w:rPrChange w:id="15036" w:author="Visone Rossana (GSE)" w:date="2025-09-09T14:38:00Z">
              <w:rPr/>
            </w:rPrChange>
          </w:rPr>
          <w:delText>canali</w:delText>
        </w:r>
      </w:del>
      <w:ins w:id="15037" w:author="Santagata Fabiana (GSE)" w:date="2025-10-10T15:05:00Z">
        <w:r w:rsidR="62ECD2F8" w:rsidRPr="03B74E8A">
          <w:rPr>
            <w:rFonts w:cstheme="minorBidi"/>
            <w:sz w:val="22"/>
            <w:szCs w:val="22"/>
          </w:rPr>
          <w:t>strumenti</w:t>
        </w:r>
      </w:ins>
      <w:r w:rsidRPr="03B74E8A">
        <w:rPr>
          <w:rFonts w:cstheme="minorBidi"/>
          <w:sz w:val="22"/>
          <w:szCs w:val="22"/>
          <w:rPrChange w:id="15038" w:author="Visone Rossana (GSE)" w:date="2025-09-09T14:38:00Z">
            <w:rPr/>
          </w:rPrChange>
        </w:rPr>
        <w:t xml:space="preserve"> diversi dal Portaltermico </w:t>
      </w:r>
      <w:commentRangeStart w:id="15039"/>
      <w:r w:rsidRPr="03B74E8A">
        <w:rPr>
          <w:rFonts w:cstheme="minorBidi"/>
          <w:sz w:val="22"/>
          <w:szCs w:val="22"/>
          <w:highlight w:val="cyan"/>
          <w:rPrChange w:id="15040" w:author="Visone Rossana (GSE)" w:date="2025-09-09T14:38:00Z">
            <w:rPr>
              <w:highlight w:val="cyan"/>
            </w:rPr>
          </w:rPrChange>
        </w:rPr>
        <w:t>o che risultano sul Portaltermico nello stato con dicitura “</w:t>
      </w:r>
      <w:commentRangeStart w:id="15041"/>
      <w:r w:rsidRPr="03B74E8A">
        <w:rPr>
          <w:rFonts w:cstheme="minorBidi"/>
          <w:sz w:val="22"/>
          <w:szCs w:val="22"/>
          <w:highlight w:val="cyan"/>
          <w:rPrChange w:id="15042" w:author="Visone Rossana (GSE)" w:date="2025-09-09T14:38:00Z">
            <w:rPr>
              <w:highlight w:val="cyan"/>
            </w:rPr>
          </w:rPrChange>
        </w:rPr>
        <w:t>Congelata”.</w:t>
      </w:r>
      <w:commentRangeEnd w:id="15041"/>
      <w:r w:rsidRPr="008B1DFF">
        <w:rPr>
          <w:rStyle w:val="Rimandocommento"/>
          <w:rFonts w:cstheme="minorBidi"/>
          <w:sz w:val="22"/>
          <w:szCs w:val="22"/>
          <w:rPrChange w:id="15043" w:author="Visone Rossana (GSE)" w:date="2025-09-09T14:38:00Z" w16du:dateUtc="2025-09-09T12:38:00Z">
            <w:rPr>
              <w:rStyle w:val="Rimandocommento"/>
              <w:sz w:val="24"/>
            </w:rPr>
          </w:rPrChange>
        </w:rPr>
        <w:commentReference w:id="15041"/>
      </w:r>
      <w:commentRangeEnd w:id="15039"/>
      <w:r w:rsidRPr="008B1DFF">
        <w:rPr>
          <w:rStyle w:val="Rimandocommento"/>
          <w:rFonts w:cstheme="minorBidi"/>
          <w:sz w:val="22"/>
          <w:szCs w:val="22"/>
          <w:rPrChange w:id="15044" w:author="Visone Rossana (GSE)" w:date="2025-09-09T14:38:00Z" w16du:dateUtc="2025-09-09T12:38:00Z">
            <w:rPr>
              <w:rStyle w:val="Rimandocommento"/>
              <w:sz w:val="24"/>
            </w:rPr>
          </w:rPrChange>
        </w:rPr>
        <w:commentReference w:id="15039"/>
      </w:r>
    </w:p>
    <w:p w14:paraId="5B4FF721" w14:textId="77777777" w:rsidR="001925ED" w:rsidRPr="008B1DFF" w:rsidRDefault="001925ED">
      <w:pPr>
        <w:spacing w:before="120" w:after="120" w:line="276" w:lineRule="auto"/>
        <w:jc w:val="both"/>
        <w:rPr>
          <w:rFonts w:cstheme="minorHAnsi"/>
          <w:b/>
          <w:sz w:val="22"/>
          <w:szCs w:val="22"/>
          <w:rPrChange w:id="15045" w:author="Visone Rossana (GSE)" w:date="2025-09-09T14:38:00Z" w16du:dateUtc="2025-09-09T12:38:00Z">
            <w:rPr>
              <w:b/>
            </w:rPr>
          </w:rPrChange>
        </w:rPr>
        <w:pPrChange w:id="15046" w:author="Visone Rossana (GSE)" w:date="2025-09-09T14:38:00Z" w16du:dateUtc="2025-09-09T12:38:00Z">
          <w:pPr>
            <w:spacing w:before="120" w:after="120"/>
            <w:jc w:val="both"/>
          </w:pPr>
        </w:pPrChange>
      </w:pPr>
      <w:r w:rsidRPr="008B1DFF">
        <w:rPr>
          <w:rFonts w:cstheme="minorHAnsi"/>
          <w:sz w:val="22"/>
          <w:szCs w:val="22"/>
          <w:rPrChange w:id="15047" w:author="Visone Rossana (GSE)" w:date="2025-09-09T14:38:00Z" w16du:dateUtc="2025-09-09T12:38:00Z">
            <w:rPr/>
          </w:rPrChange>
        </w:rPr>
        <w:t>Saranno considerate improcedibili le istanze carenti dei requisiti essenziali previsti dal Decreto ai fini dell’accesso ai meccanismi di cui al Conto Termico, quali, a titolo esemplificativo e non esaustivo:</w:t>
      </w:r>
    </w:p>
    <w:p w14:paraId="25C88B40" w14:textId="1D7F7E72" w:rsidR="001925ED" w:rsidRPr="008B1DFF" w:rsidRDefault="001925ED">
      <w:pPr>
        <w:pStyle w:val="Paragrafoelenco"/>
        <w:numPr>
          <w:ilvl w:val="0"/>
          <w:numId w:val="52"/>
        </w:numPr>
        <w:spacing w:before="120" w:after="120" w:line="276" w:lineRule="auto"/>
        <w:jc w:val="both"/>
        <w:rPr>
          <w:rFonts w:cstheme="minorHAnsi"/>
          <w:b/>
          <w:sz w:val="22"/>
          <w:szCs w:val="22"/>
          <w:rPrChange w:id="15048" w:author="Visone Rossana (GSE)" w:date="2025-09-09T14:38:00Z" w16du:dateUtc="2025-09-09T12:38:00Z">
            <w:rPr>
              <w:b/>
            </w:rPr>
          </w:rPrChange>
        </w:rPr>
        <w:pPrChange w:id="15049" w:author="Visone Rossana (GSE)" w:date="2025-09-09T14:38:00Z" w16du:dateUtc="2025-09-09T12:38:00Z">
          <w:pPr>
            <w:pStyle w:val="Paragrafoelenco"/>
            <w:numPr>
              <w:numId w:val="52"/>
            </w:numPr>
            <w:spacing w:before="120" w:after="120"/>
            <w:ind w:hanging="360"/>
            <w:jc w:val="both"/>
          </w:pPr>
        </w:pPrChange>
      </w:pPr>
      <w:r w:rsidRPr="008B1DFF">
        <w:rPr>
          <w:rFonts w:cstheme="minorHAnsi"/>
          <w:sz w:val="22"/>
          <w:szCs w:val="22"/>
          <w:rPrChange w:id="15050" w:author="Visone Rossana (GSE)" w:date="2025-09-09T14:38:00Z" w16du:dateUtc="2025-09-09T12:38:00Z">
            <w:rPr/>
          </w:rPrChange>
        </w:rPr>
        <w:t>istanze relative a interventi diversi da quelli espressamente indicati agli ar</w:t>
      </w:r>
      <w:r w:rsidR="00A03A70" w:rsidRPr="008B1DFF">
        <w:rPr>
          <w:rFonts w:cstheme="minorHAnsi"/>
          <w:sz w:val="22"/>
          <w:szCs w:val="22"/>
          <w:rPrChange w:id="15051" w:author="Visone Rossana (GSE)" w:date="2025-09-09T14:38:00Z" w16du:dateUtc="2025-09-09T12:38:00Z">
            <w:rPr/>
          </w:rPrChange>
        </w:rPr>
        <w:t>t</w:t>
      </w:r>
      <w:r w:rsidRPr="008B1DFF">
        <w:rPr>
          <w:rFonts w:cstheme="minorHAnsi"/>
          <w:sz w:val="22"/>
          <w:szCs w:val="22"/>
          <w:rPrChange w:id="15052" w:author="Visone Rossana (GSE)" w:date="2025-09-09T14:38:00Z" w16du:dateUtc="2025-09-09T12:38:00Z">
            <w:rPr/>
          </w:rPrChange>
        </w:rPr>
        <w:t xml:space="preserve">t. </w:t>
      </w:r>
      <w:r w:rsidR="00A03A70" w:rsidRPr="008B1DFF">
        <w:rPr>
          <w:rFonts w:cstheme="minorHAnsi"/>
          <w:sz w:val="22"/>
          <w:szCs w:val="22"/>
          <w:rPrChange w:id="15053" w:author="Visone Rossana (GSE)" w:date="2025-09-09T14:38:00Z" w16du:dateUtc="2025-09-09T12:38:00Z">
            <w:rPr/>
          </w:rPrChange>
        </w:rPr>
        <w:t>5 e 8</w:t>
      </w:r>
      <w:r w:rsidRPr="008B1DFF">
        <w:rPr>
          <w:rFonts w:cstheme="minorHAnsi"/>
          <w:sz w:val="22"/>
          <w:szCs w:val="22"/>
          <w:rPrChange w:id="15054" w:author="Visone Rossana (GSE)" w:date="2025-09-09T14:38:00Z" w16du:dateUtc="2025-09-09T12:38:00Z">
            <w:rPr/>
          </w:rPrChange>
        </w:rPr>
        <w:t xml:space="preserve"> del Decreto;</w:t>
      </w:r>
    </w:p>
    <w:p w14:paraId="1992DD0F" w14:textId="77777777" w:rsidR="001925ED" w:rsidRPr="008B1DFF" w:rsidRDefault="001925ED">
      <w:pPr>
        <w:pStyle w:val="Paragrafoelenco"/>
        <w:numPr>
          <w:ilvl w:val="0"/>
          <w:numId w:val="52"/>
        </w:numPr>
        <w:spacing w:before="120" w:after="120" w:line="276" w:lineRule="auto"/>
        <w:jc w:val="both"/>
        <w:rPr>
          <w:rFonts w:cstheme="minorHAnsi"/>
          <w:b/>
          <w:sz w:val="22"/>
          <w:szCs w:val="22"/>
          <w:highlight w:val="yellow"/>
          <w:rPrChange w:id="15055" w:author="Visone Rossana (GSE)" w:date="2025-09-09T14:38:00Z" w16du:dateUtc="2025-09-09T12:38:00Z">
            <w:rPr>
              <w:b/>
              <w:highlight w:val="yellow"/>
            </w:rPr>
          </w:rPrChange>
        </w:rPr>
        <w:pPrChange w:id="15056" w:author="Visone Rossana (GSE)" w:date="2025-09-09T14:38:00Z" w16du:dateUtc="2025-09-09T12:38:00Z">
          <w:pPr>
            <w:pStyle w:val="Paragrafoelenco"/>
            <w:numPr>
              <w:numId w:val="52"/>
            </w:numPr>
            <w:spacing w:before="120" w:after="120"/>
            <w:ind w:hanging="360"/>
            <w:jc w:val="both"/>
          </w:pPr>
        </w:pPrChange>
      </w:pPr>
      <w:commentRangeStart w:id="15057"/>
      <w:r w:rsidRPr="008B1DFF">
        <w:rPr>
          <w:rFonts w:cstheme="minorHAnsi"/>
          <w:sz w:val="22"/>
          <w:szCs w:val="22"/>
          <w:highlight w:val="yellow"/>
          <w:rPrChange w:id="15058" w:author="Visone Rossana (GSE)" w:date="2025-09-09T14:38:00Z" w16du:dateUtc="2025-09-09T12:38:00Z">
            <w:rPr>
              <w:highlight w:val="yellow"/>
            </w:rPr>
          </w:rPrChange>
        </w:rPr>
        <w:t>istanze relative a interventi per i quali siano stati aditi i meccanismi delle detrazioni fiscali.</w:t>
      </w:r>
      <w:commentRangeEnd w:id="15057"/>
      <w:r w:rsidRPr="008B1DFF">
        <w:rPr>
          <w:rStyle w:val="Rimandocommento"/>
          <w:rFonts w:cstheme="minorHAnsi"/>
          <w:b/>
          <w:sz w:val="22"/>
          <w:szCs w:val="22"/>
          <w:highlight w:val="yellow"/>
          <w:rPrChange w:id="15059" w:author="Visone Rossana (GSE)" w:date="2025-09-09T14:38:00Z" w16du:dateUtc="2025-09-09T12:38:00Z">
            <w:rPr>
              <w:rStyle w:val="Rimandocommento"/>
              <w:b/>
              <w:sz w:val="24"/>
              <w:highlight w:val="yellow"/>
            </w:rPr>
          </w:rPrChange>
        </w:rPr>
        <w:commentReference w:id="15057"/>
      </w:r>
    </w:p>
    <w:p w14:paraId="323754E1" w14:textId="6EE3A52D" w:rsidR="001925ED" w:rsidRPr="008B1DFF" w:rsidRDefault="001925ED">
      <w:pPr>
        <w:spacing w:before="120" w:after="120" w:line="276" w:lineRule="auto"/>
        <w:jc w:val="both"/>
        <w:rPr>
          <w:rFonts w:cstheme="minorBidi"/>
          <w:b/>
          <w:bCs/>
          <w:sz w:val="22"/>
          <w:szCs w:val="22"/>
          <w:rPrChange w:id="15060" w:author="Visone Rossana (GSE)" w:date="2025-09-09T14:38:00Z" w16du:dateUtc="2025-09-09T12:38:00Z">
            <w:rPr>
              <w:b/>
            </w:rPr>
          </w:rPrChange>
        </w:rPr>
        <w:pPrChange w:id="15061" w:author="Visone Rossana (GSE)" w:date="2025-09-09T14:38:00Z" w16du:dateUtc="2025-09-09T12:38:00Z">
          <w:pPr>
            <w:spacing w:before="120" w:after="120"/>
            <w:jc w:val="both"/>
          </w:pPr>
        </w:pPrChange>
      </w:pPr>
      <w:r w:rsidRPr="024CAD4D">
        <w:rPr>
          <w:rFonts w:cstheme="minorBidi"/>
          <w:sz w:val="22"/>
          <w:szCs w:val="22"/>
          <w:rPrChange w:id="15062" w:author="Visone Rossana (GSE)" w:date="2025-09-09T14:38:00Z" w16du:dateUtc="2025-09-09T12:38:00Z">
            <w:rPr/>
          </w:rPrChange>
        </w:rPr>
        <w:t xml:space="preserve">Al di là dei casi di improcedibilità e/o inammissibilità, qualora, nell’ambito dell’istruttoria, si rendano necessari ulteriori approfondimenti, il GSE si riserva di chiedere le dovute integrazioni, anche alle Amministrazioni e/o agli Enti competenti al rilascio dei titoli autorizzativi, con conseguente sospensione dei termini del procedimento in conformità a quanto previsto dalla legge 241/1990 </w:t>
      </w:r>
      <w:r w:rsidR="01ECF56C" w:rsidRPr="024CAD4D">
        <w:rPr>
          <w:rFonts w:cstheme="minorBidi"/>
          <w:sz w:val="22"/>
          <w:szCs w:val="22"/>
          <w:rPrChange w:id="15063" w:author="Visone Rossana (GSE)" w:date="2025-09-09T14:38:00Z">
            <w:rPr/>
          </w:rPrChange>
        </w:rPr>
        <w:t>s</w:t>
      </w:r>
      <w:ins w:id="15064" w:author="Santagata Fabiana (GSE)" w:date="2025-10-10T15:08:00Z">
        <w:r w:rsidR="3F2005DD" w:rsidRPr="024CAD4D">
          <w:rPr>
            <w:rFonts w:cstheme="minorBidi"/>
            <w:sz w:val="22"/>
            <w:szCs w:val="22"/>
          </w:rPr>
          <w:t>s</w:t>
        </w:r>
      </w:ins>
      <w:r w:rsidR="01ECF56C" w:rsidRPr="024CAD4D">
        <w:rPr>
          <w:rFonts w:cstheme="minorBidi"/>
          <w:sz w:val="22"/>
          <w:szCs w:val="22"/>
          <w:rPrChange w:id="15065" w:author="Visone Rossana (GSE)" w:date="2025-09-09T14:38:00Z">
            <w:rPr/>
          </w:rPrChange>
        </w:rPr>
        <w:t>.m</w:t>
      </w:r>
      <w:ins w:id="15066" w:author="Santagata Fabiana (GSE)" w:date="2025-10-10T15:08:00Z">
        <w:r w:rsidR="79473F8C" w:rsidRPr="024CAD4D">
          <w:rPr>
            <w:rFonts w:cstheme="minorBidi"/>
            <w:sz w:val="22"/>
            <w:szCs w:val="22"/>
          </w:rPr>
          <w:t>m</w:t>
        </w:r>
      </w:ins>
      <w:r w:rsidR="01ECF56C" w:rsidRPr="024CAD4D">
        <w:rPr>
          <w:rFonts w:cstheme="minorBidi"/>
          <w:sz w:val="22"/>
          <w:szCs w:val="22"/>
          <w:rPrChange w:id="15067" w:author="Visone Rossana (GSE)" w:date="2025-09-09T14:38:00Z">
            <w:rPr/>
          </w:rPrChange>
        </w:rPr>
        <w:t>.i</w:t>
      </w:r>
      <w:ins w:id="15068" w:author="Santagata Fabiana (GSE)" w:date="2025-10-10T15:08:00Z">
        <w:r w:rsidR="4FCF2879" w:rsidRPr="024CAD4D">
          <w:rPr>
            <w:rFonts w:cstheme="minorBidi"/>
            <w:sz w:val="22"/>
            <w:szCs w:val="22"/>
          </w:rPr>
          <w:t>i</w:t>
        </w:r>
      </w:ins>
      <w:del w:id="15069" w:author="Santagata Fabiana (GSE)" w:date="2025-10-10T15:08:00Z">
        <w:r w:rsidRPr="024CAD4D">
          <w:rPr>
            <w:rFonts w:cstheme="minorBidi"/>
            <w:sz w:val="22"/>
            <w:szCs w:val="22"/>
            <w:rPrChange w:id="15070" w:author="Visone Rossana (GSE)" w:date="2025-09-09T14:38:00Z" w16du:dateUtc="2025-09-09T12:38:00Z">
              <w:rPr/>
            </w:rPrChange>
          </w:rPr>
          <w:delText>.</w:delText>
        </w:r>
      </w:del>
      <w:r w:rsidRPr="024CAD4D">
        <w:rPr>
          <w:rFonts w:cstheme="minorBidi"/>
          <w:sz w:val="22"/>
          <w:szCs w:val="22"/>
          <w:rPrChange w:id="15071" w:author="Visone Rossana (GSE)" w:date="2025-09-09T14:38:00Z" w16du:dateUtc="2025-09-09T12:38:00Z">
            <w:rPr/>
          </w:rPrChange>
        </w:rPr>
        <w:t>.</w:t>
      </w:r>
    </w:p>
    <w:p w14:paraId="0FBFF9B5" w14:textId="43CFAB5B" w:rsidR="001925ED" w:rsidRPr="008B1DFF" w:rsidRDefault="001925ED">
      <w:pPr>
        <w:spacing w:before="120" w:after="120" w:line="276" w:lineRule="auto"/>
        <w:jc w:val="both"/>
        <w:rPr>
          <w:rFonts w:cstheme="minorBidi"/>
          <w:color w:val="000000" w:themeColor="text1"/>
          <w:sz w:val="22"/>
          <w:szCs w:val="22"/>
          <w:rPrChange w:id="15072" w:author="Visone Rossana (GSE)" w:date="2025-09-09T14:38:00Z" w16du:dateUtc="2025-09-09T12:38:00Z">
            <w:rPr>
              <w:color w:val="000000" w:themeColor="text1"/>
            </w:rPr>
          </w:rPrChange>
        </w:rPr>
        <w:pPrChange w:id="15073" w:author="Visone Rossana (GSE)" w:date="2025-09-09T14:38:00Z" w16du:dateUtc="2025-09-09T12:38:00Z">
          <w:pPr>
            <w:spacing w:before="120" w:after="120"/>
            <w:jc w:val="both"/>
          </w:pPr>
        </w:pPrChange>
      </w:pPr>
      <w:r w:rsidRPr="2965A0DB">
        <w:rPr>
          <w:rFonts w:cstheme="minorBidi"/>
          <w:color w:val="000000" w:themeColor="text1"/>
          <w:sz w:val="22"/>
          <w:szCs w:val="22"/>
          <w:rPrChange w:id="15074" w:author="Visone Rossana (GSE)" w:date="2025-09-09T14:38:00Z" w16du:dateUtc="2025-09-09T12:38:00Z">
            <w:rPr>
              <w:color w:val="000000" w:themeColor="text1"/>
            </w:rPr>
          </w:rPrChange>
        </w:rPr>
        <w:t>Qualora nel corso dell’istruttoria di una istanza di qualifica o di una comunicazione di modifica siano avviati procedimenti di verifica, il procedimento di valutazione dell’istanza di accesso al Conto Termico, ovvero di verifica del mantenimento dei requisiti, è sospeso fino all’esito del procedimento di verifica.</w:t>
      </w:r>
    </w:p>
    <w:p w14:paraId="3E4AF9C4" w14:textId="0855DC94" w:rsidR="001925ED" w:rsidRPr="008B1DFF" w:rsidRDefault="001925ED">
      <w:pPr>
        <w:spacing w:before="120" w:after="120" w:line="276" w:lineRule="auto"/>
        <w:jc w:val="both"/>
        <w:rPr>
          <w:rFonts w:cstheme="minorBidi"/>
          <w:sz w:val="22"/>
          <w:szCs w:val="22"/>
          <w:rPrChange w:id="15075" w:author="Visone Rossana (GSE)" w:date="2025-09-09T14:38:00Z" w16du:dateUtc="2025-09-09T12:38:00Z">
            <w:rPr/>
          </w:rPrChange>
        </w:rPr>
        <w:pPrChange w:id="15076" w:author="Visone Rossana (GSE)" w:date="2025-09-09T14:38:00Z" w16du:dateUtc="2025-09-09T12:38:00Z">
          <w:pPr>
            <w:spacing w:before="120" w:after="120"/>
            <w:jc w:val="both"/>
          </w:pPr>
        </w:pPrChange>
      </w:pPr>
      <w:r w:rsidRPr="2965A0DB">
        <w:rPr>
          <w:rFonts w:cstheme="minorBidi"/>
          <w:sz w:val="22"/>
          <w:szCs w:val="22"/>
          <w:rPrChange w:id="15077" w:author="Visone Rossana (GSE)" w:date="2025-09-09T14:38:00Z" w16du:dateUtc="2025-09-09T12:38:00Z">
            <w:rPr/>
          </w:rPrChange>
        </w:rPr>
        <w:t xml:space="preserve">Qualora nell’ambito dell’istruttoria emergano motivi che </w:t>
      </w:r>
      <w:r w:rsidR="01ECF56C" w:rsidRPr="024CAD4D">
        <w:rPr>
          <w:rFonts w:cstheme="minorBidi"/>
          <w:sz w:val="22"/>
          <w:szCs w:val="22"/>
          <w:rPrChange w:id="15078" w:author="Visone Rossana (GSE)" w:date="2025-09-09T14:38:00Z">
            <w:rPr/>
          </w:rPrChange>
        </w:rPr>
        <w:t>ost</w:t>
      </w:r>
      <w:ins w:id="15079" w:author="Santagata Fabiana (GSE)" w:date="2025-10-10T15:09:00Z">
        <w:r w:rsidR="4676981A" w:rsidRPr="024CAD4D">
          <w:rPr>
            <w:rFonts w:cstheme="minorBidi"/>
            <w:sz w:val="22"/>
            <w:szCs w:val="22"/>
          </w:rPr>
          <w:t>i</w:t>
        </w:r>
      </w:ins>
      <w:del w:id="15080" w:author="Santagata Fabiana (GSE)" w:date="2025-10-10T15:09:00Z">
        <w:r w:rsidRPr="024CAD4D" w:rsidDel="01ECF56C">
          <w:rPr>
            <w:rFonts w:cstheme="minorBidi"/>
            <w:sz w:val="22"/>
            <w:szCs w:val="22"/>
            <w:rPrChange w:id="15081" w:author="Visone Rossana (GSE)" w:date="2025-09-09T14:38:00Z">
              <w:rPr/>
            </w:rPrChange>
          </w:rPr>
          <w:delText>a</w:delText>
        </w:r>
      </w:del>
      <w:r w:rsidR="01ECF56C" w:rsidRPr="024CAD4D">
        <w:rPr>
          <w:rFonts w:cstheme="minorBidi"/>
          <w:sz w:val="22"/>
          <w:szCs w:val="22"/>
          <w:rPrChange w:id="15082" w:author="Visone Rossana (GSE)" w:date="2025-09-09T14:38:00Z">
            <w:rPr/>
          </w:rPrChange>
        </w:rPr>
        <w:t>no</w:t>
      </w:r>
      <w:r w:rsidRPr="2965A0DB">
        <w:rPr>
          <w:rFonts w:cstheme="minorBidi"/>
          <w:sz w:val="22"/>
          <w:szCs w:val="22"/>
          <w:rPrChange w:id="15083" w:author="Visone Rossana (GSE)" w:date="2025-09-09T14:38:00Z" w16du:dateUtc="2025-09-09T12:38:00Z">
            <w:rPr/>
          </w:rPrChange>
        </w:rPr>
        <w:t xml:space="preserve"> all’ammissione all’incentivo in Conto Termico, il GSE comunica al Soggetto Responsabile i motivi ostativi all’accoglimento dell’istanza,</w:t>
      </w:r>
      <w:ins w:id="15084" w:author="Santagata Fabiana (GSE)" w:date="2025-10-10T15:09:00Z">
        <w:r w:rsidRPr="024CAD4D">
          <w:rPr>
            <w:rFonts w:cstheme="minorBidi"/>
            <w:sz w:val="22"/>
            <w:szCs w:val="22"/>
          </w:rPr>
          <w:t xml:space="preserve"> </w:t>
        </w:r>
        <w:r w:rsidR="30B60072" w:rsidRPr="024CAD4D">
          <w:rPr>
            <w:rFonts w:cstheme="minorBidi"/>
            <w:sz w:val="22"/>
            <w:szCs w:val="22"/>
          </w:rPr>
          <w:t>comunicando allo stesso il preavviso di rigetto ai sensi dell’art. 10-bis della Legge 241 del 1990</w:t>
        </w:r>
      </w:ins>
      <w:r w:rsidR="01ECF56C" w:rsidRPr="024CAD4D">
        <w:rPr>
          <w:rFonts w:cstheme="minorBidi"/>
          <w:sz w:val="22"/>
          <w:szCs w:val="22"/>
          <w:rPrChange w:id="15085" w:author="Visone Rossana (GSE)" w:date="2025-09-09T14:38:00Z">
            <w:rPr/>
          </w:rPrChange>
        </w:rPr>
        <w:t xml:space="preserve"> con </w:t>
      </w:r>
      <w:ins w:id="15086" w:author="Santagata Fabiana (GSE)" w:date="2025-10-10T15:10:00Z">
        <w:r w:rsidR="15AF34D1" w:rsidRPr="024CAD4D">
          <w:rPr>
            <w:rFonts w:cstheme="minorBidi"/>
            <w:sz w:val="22"/>
            <w:szCs w:val="22"/>
          </w:rPr>
          <w:t>cui assegna</w:t>
        </w:r>
        <w:r w:rsidRPr="024CAD4D">
          <w:rPr>
            <w:rFonts w:cstheme="minorBidi"/>
            <w:sz w:val="22"/>
            <w:szCs w:val="22"/>
          </w:rPr>
          <w:t xml:space="preserve"> </w:t>
        </w:r>
      </w:ins>
      <w:ins w:id="15087" w:author="Santagata Fabiana (GSE)" w:date="2025-10-10T15:11:00Z">
        <w:r w:rsidR="2C70F828" w:rsidRPr="4BEE0FE8">
          <w:rPr>
            <w:rFonts w:cstheme="minorBidi"/>
            <w:sz w:val="22"/>
            <w:szCs w:val="22"/>
          </w:rPr>
          <w:t xml:space="preserve">al Soggetto Responsabile </w:t>
        </w:r>
        <w:r w:rsidR="15AF34D1" w:rsidRPr="4BEE0FE8">
          <w:rPr>
            <w:rFonts w:cstheme="minorBidi"/>
            <w:sz w:val="22"/>
            <w:szCs w:val="22"/>
          </w:rPr>
          <w:t xml:space="preserve">un termine di 10 giorni per presentare le proprie osservazioni, eventualmente corredate da documenti. La comunicazione del preavviso di rigetto sospende i termini di conclusione del procedimento, che ricominciano a decorrere dieci giorni dopo la presentazione delle osservazioni o, in mancanza delle stesse, dalla scadenza del termine di dieci giorni per la presentazione delle osservazioni </w:t>
        </w:r>
        <w:r w:rsidR="15AF34D1" w:rsidRPr="4BEE0FE8">
          <w:rPr>
            <w:rFonts w:cstheme="minorBidi"/>
            <w:sz w:val="22"/>
            <w:szCs w:val="22"/>
          </w:rPr>
          <w:lastRenderedPageBreak/>
          <w:t>medesime. Nel caso in cui le osservazioni inviate permettano di sanare i motivi ostativi, il GSE adotta il provvedimento di accoglimento</w:t>
        </w:r>
      </w:ins>
      <w:del w:id="15088" w:author="Santagata Fabiana (GSE)" w:date="2025-10-10T15:11:00Z">
        <w:r w:rsidRPr="2965A0DB">
          <w:rPr>
            <w:rFonts w:cstheme="minorBidi"/>
            <w:sz w:val="22"/>
            <w:szCs w:val="22"/>
            <w:rPrChange w:id="15089" w:author="Visone Rossana (GSE)" w:date="2025-09-09T14:38:00Z" w16du:dateUtc="2025-09-09T12:38:00Z">
              <w:rPr/>
            </w:rPrChange>
          </w:rPr>
          <w:delText>conseguente sospensione dei termini del procedimento in conformità a quanto previsto dalla legge 241/1990 s.m.i..</w:delText>
        </w:r>
      </w:del>
      <w:ins w:id="15090" w:author="Santagata Fabiana (GSE)" w:date="2025-10-10T15:11:00Z">
        <w:r w:rsidR="2DF77928" w:rsidRPr="4BEE0FE8">
          <w:rPr>
            <w:rFonts w:cstheme="minorBidi"/>
            <w:sz w:val="22"/>
            <w:szCs w:val="22"/>
          </w:rPr>
          <w:t>.</w:t>
        </w:r>
      </w:ins>
    </w:p>
    <w:p w14:paraId="42ADE2C0" w14:textId="77777777" w:rsidR="001925ED" w:rsidRPr="00287AD6" w:rsidRDefault="001925ED">
      <w:pPr>
        <w:spacing w:before="120" w:after="120" w:line="276" w:lineRule="auto"/>
        <w:jc w:val="both"/>
        <w:rPr>
          <w:rFonts w:cstheme="minorHAnsi"/>
          <w:b/>
          <w:sz w:val="22"/>
          <w:szCs w:val="22"/>
          <w:rPrChange w:id="15091" w:author="Visone Rossana (GSE)" w:date="2025-09-24T10:14:00Z" w16du:dateUtc="2025-09-24T08:14:00Z">
            <w:rPr>
              <w:b/>
            </w:rPr>
          </w:rPrChange>
        </w:rPr>
        <w:pPrChange w:id="15092" w:author="Visone Rossana (GSE)" w:date="2025-09-09T14:38:00Z" w16du:dateUtc="2025-09-09T12:38:00Z">
          <w:pPr>
            <w:spacing w:before="120" w:after="120"/>
            <w:jc w:val="both"/>
          </w:pPr>
        </w:pPrChange>
      </w:pPr>
      <w:r w:rsidRPr="00287AD6">
        <w:rPr>
          <w:rFonts w:cstheme="minorHAnsi"/>
          <w:sz w:val="22"/>
          <w:szCs w:val="22"/>
          <w:rPrChange w:id="15093" w:author="Visone Rossana (GSE)" w:date="2025-09-24T10:14:00Z" w16du:dateUtc="2025-09-24T08:14:00Z">
            <w:rPr/>
          </w:rPrChange>
        </w:rPr>
        <w:t xml:space="preserve">Il Soggetto Responsabile, che dopo aver inviato l’istanza di accesso al Conto Termico, intenda </w:t>
      </w:r>
      <w:r w:rsidRPr="00287AD6">
        <w:rPr>
          <w:rFonts w:cstheme="minorHAnsi"/>
          <w:sz w:val="22"/>
          <w:szCs w:val="22"/>
          <w:u w:val="single"/>
          <w:rPrChange w:id="15094" w:author="Visone Rossana (GSE)" w:date="2025-09-24T10:14:00Z" w16du:dateUtc="2025-09-24T08:14:00Z">
            <w:rPr>
              <w:u w:val="single"/>
            </w:rPr>
          </w:rPrChange>
        </w:rPr>
        <w:t>rinunciare agli incentivi</w:t>
      </w:r>
      <w:r w:rsidRPr="00287AD6">
        <w:rPr>
          <w:rFonts w:cstheme="minorHAnsi"/>
          <w:sz w:val="22"/>
          <w:szCs w:val="22"/>
          <w:rPrChange w:id="15095" w:author="Visone Rossana (GSE)" w:date="2025-09-24T10:14:00Z" w16du:dateUtc="2025-09-24T08:14:00Z">
            <w:rPr/>
          </w:rPrChange>
        </w:rPr>
        <w:t xml:space="preserve">, può </w:t>
      </w:r>
      <w:commentRangeStart w:id="15096"/>
      <w:r w:rsidRPr="00287AD6">
        <w:rPr>
          <w:rFonts w:cstheme="minorHAnsi"/>
          <w:sz w:val="22"/>
          <w:szCs w:val="22"/>
          <w:rPrChange w:id="15097" w:author="Visone Rossana (GSE)" w:date="2025-09-24T10:14:00Z" w16du:dateUtc="2025-09-24T08:14:00Z">
            <w:rPr/>
          </w:rPrChange>
        </w:rPr>
        <w:t>avvalersi della relativa funzionalità disponibile sul Portaltermico</w:t>
      </w:r>
      <w:commentRangeEnd w:id="15096"/>
      <w:r w:rsidR="00A03A70" w:rsidRPr="00287AD6">
        <w:rPr>
          <w:rStyle w:val="Rimandocommento"/>
          <w:sz w:val="22"/>
          <w:szCs w:val="22"/>
          <w:vertAlign w:val="superscript"/>
        </w:rPr>
        <w:commentReference w:id="15096"/>
      </w:r>
      <w:r w:rsidRPr="00287AD6">
        <w:rPr>
          <w:rStyle w:val="Rimandonotaapidipagina"/>
          <w:sz w:val="22"/>
          <w:szCs w:val="22"/>
        </w:rPr>
        <w:footnoteReference w:id="9"/>
      </w:r>
      <w:r w:rsidRPr="00287AD6">
        <w:rPr>
          <w:sz w:val="22"/>
          <w:szCs w:val="22"/>
          <w:rPrChange w:id="15098" w:author="Visone Rossana (GSE)" w:date="2025-09-24T10:14:00Z" w16du:dateUtc="2025-09-24T08:14:00Z">
            <w:rPr/>
          </w:rPrChange>
        </w:rPr>
        <w:t xml:space="preserve">, ovvero dovrà darne tempestiva comunicazione al GSE esclusivamente attraverso uno dei sotto indicati indirizzi, </w:t>
      </w:r>
      <w:r w:rsidRPr="00287AD6">
        <w:rPr>
          <w:rFonts w:cstheme="minorHAnsi"/>
          <w:sz w:val="22"/>
          <w:szCs w:val="22"/>
          <w:rPrChange w:id="15099" w:author="Visone Rossana (GSE)" w:date="2025-09-24T10:14:00Z" w16du:dateUtc="2025-09-24T08:14:00Z">
            <w:rPr/>
          </w:rPrChange>
        </w:rPr>
        <w:t>specificando nell’oggetto il “</w:t>
      </w:r>
      <w:r w:rsidRPr="00287AD6">
        <w:rPr>
          <w:rFonts w:cstheme="minorHAnsi"/>
          <w:i/>
          <w:sz w:val="22"/>
          <w:szCs w:val="22"/>
          <w:rPrChange w:id="15100" w:author="Visone Rossana (GSE)" w:date="2025-09-24T10:14:00Z" w16du:dateUtc="2025-09-24T08:14:00Z">
            <w:rPr>
              <w:i/>
            </w:rPr>
          </w:rPrChange>
        </w:rPr>
        <w:t>Conto Termico - nome del SR, - Codice identificativo intervento – rinuncia agli incentivi</w:t>
      </w:r>
      <w:r w:rsidRPr="00287AD6">
        <w:rPr>
          <w:rFonts w:cstheme="minorHAnsi"/>
          <w:sz w:val="22"/>
          <w:szCs w:val="22"/>
          <w:rPrChange w:id="15101" w:author="Visone Rossana (GSE)" w:date="2025-09-24T10:14:00Z" w16du:dateUtc="2025-09-24T08:14:00Z">
            <w:rPr/>
          </w:rPrChange>
        </w:rPr>
        <w:t>”:</w:t>
      </w:r>
    </w:p>
    <w:p w14:paraId="23E0BC10" w14:textId="26855F9A" w:rsidR="001925ED" w:rsidRPr="00287AD6" w:rsidRDefault="001925ED" w:rsidP="001925ED">
      <w:pPr>
        <w:pStyle w:val="Paragrafoelenco"/>
        <w:numPr>
          <w:ilvl w:val="0"/>
          <w:numId w:val="53"/>
        </w:numPr>
        <w:spacing w:before="120" w:after="120"/>
        <w:jc w:val="both"/>
        <w:rPr>
          <w:rFonts w:cstheme="minorHAnsi"/>
          <w:b/>
          <w:sz w:val="22"/>
          <w:szCs w:val="22"/>
          <w:rPrChange w:id="15102" w:author="Visone Rossana (GSE)" w:date="2025-09-24T10:14:00Z" w16du:dateUtc="2025-09-24T08:14:00Z">
            <w:rPr>
              <w:b/>
            </w:rPr>
          </w:rPrChange>
        </w:rPr>
      </w:pPr>
      <w:r w:rsidRPr="00287AD6">
        <w:rPr>
          <w:rFonts w:cstheme="minorHAnsi"/>
          <w:sz w:val="22"/>
          <w:szCs w:val="22"/>
          <w:rPrChange w:id="15103" w:author="Visone Rossana (GSE)" w:date="2025-09-24T10:14:00Z" w16du:dateUtc="2025-09-24T08:14:00Z">
            <w:rPr/>
          </w:rPrChange>
        </w:rPr>
        <w:t xml:space="preserve">mediante posta elettronica certificata (all’indirizzo e mail: </w:t>
      </w:r>
      <w:r w:rsidR="00A03A70" w:rsidRPr="00287AD6">
        <w:rPr>
          <w:rFonts w:cstheme="minorHAnsi"/>
          <w:sz w:val="22"/>
          <w:szCs w:val="22"/>
          <w:rPrChange w:id="15104" w:author="Visone Rossana (GSE)" w:date="2025-09-24T10:14:00Z" w16du:dateUtc="2025-09-24T08:14:00Z">
            <w:rPr/>
          </w:rPrChange>
        </w:rPr>
        <w:fldChar w:fldCharType="begin"/>
      </w:r>
      <w:r w:rsidR="00A03A70" w:rsidRPr="00287AD6">
        <w:rPr>
          <w:rFonts w:cstheme="minorHAnsi"/>
          <w:sz w:val="22"/>
          <w:szCs w:val="22"/>
          <w:rPrChange w:id="15105" w:author="Visone Rossana (GSE)" w:date="2025-09-24T10:14:00Z" w16du:dateUtc="2025-09-24T08:14:00Z">
            <w:rPr/>
          </w:rPrChange>
        </w:rPr>
        <w:instrText>HYPERLINK "mailto:info@pec.gse.it"</w:instrText>
      </w:r>
      <w:r w:rsidR="00A03A70" w:rsidRPr="00287AD6">
        <w:rPr>
          <w:rFonts w:cstheme="minorHAnsi"/>
          <w:sz w:val="22"/>
          <w:szCs w:val="22"/>
          <w:rPrChange w:id="15106" w:author="Visone Rossana (GSE)" w:date="2025-10-29T15:10:00Z" w16du:dateUtc="2025-10-29T14:10:00Z">
            <w:rPr>
              <w:rFonts w:cstheme="minorHAnsi"/>
              <w:sz w:val="22"/>
              <w:szCs w:val="22"/>
            </w:rPr>
          </w:rPrChange>
        </w:rPr>
      </w:r>
      <w:r w:rsidR="00A03A70" w:rsidRPr="00287AD6">
        <w:rPr>
          <w:rFonts w:cstheme="minorHAnsi"/>
          <w:sz w:val="22"/>
          <w:szCs w:val="22"/>
          <w:rPrChange w:id="15107" w:author="Visone Rossana (GSE)" w:date="2025-09-24T10:14:00Z" w16du:dateUtc="2025-09-24T08:14:00Z">
            <w:rPr/>
          </w:rPrChange>
        </w:rPr>
        <w:fldChar w:fldCharType="separate"/>
      </w:r>
      <w:r w:rsidR="00A03A70" w:rsidRPr="00287AD6">
        <w:rPr>
          <w:rStyle w:val="Collegamentoipertestuale"/>
          <w:rFonts w:cstheme="minorHAnsi"/>
          <w:sz w:val="22"/>
          <w:szCs w:val="22"/>
          <w:rPrChange w:id="15108" w:author="Visone Rossana (GSE)" w:date="2025-09-24T10:14:00Z" w16du:dateUtc="2025-09-24T08:14:00Z">
            <w:rPr>
              <w:rStyle w:val="Collegamentoipertestuale"/>
              <w:rFonts w:cstheme="minorBidi"/>
            </w:rPr>
          </w:rPrChange>
        </w:rPr>
        <w:t>info@pec.gse.it</w:t>
      </w:r>
      <w:r w:rsidR="00A03A70" w:rsidRPr="00287AD6">
        <w:rPr>
          <w:rFonts w:cstheme="minorHAnsi"/>
          <w:sz w:val="22"/>
          <w:szCs w:val="22"/>
          <w:rPrChange w:id="15109" w:author="Visone Rossana (GSE)" w:date="2025-09-24T10:14:00Z" w16du:dateUtc="2025-09-24T08:14:00Z">
            <w:rPr/>
          </w:rPrChange>
        </w:rPr>
        <w:fldChar w:fldCharType="end"/>
      </w:r>
      <w:r w:rsidRPr="00287AD6">
        <w:rPr>
          <w:rFonts w:cstheme="minorHAnsi"/>
          <w:sz w:val="22"/>
          <w:szCs w:val="22"/>
          <w:rPrChange w:id="15110" w:author="Visone Rossana (GSE)" w:date="2025-09-24T10:14:00Z" w16du:dateUtc="2025-09-24T08:14:00Z">
            <w:rPr/>
          </w:rPrChange>
        </w:rPr>
        <w:t>);</w:t>
      </w:r>
    </w:p>
    <w:p w14:paraId="7F9B8342" w14:textId="77777777" w:rsidR="001925ED" w:rsidRPr="00287AD6" w:rsidRDefault="001925ED" w:rsidP="001925ED">
      <w:pPr>
        <w:pStyle w:val="Paragrafoelenco"/>
        <w:numPr>
          <w:ilvl w:val="0"/>
          <w:numId w:val="53"/>
        </w:numPr>
        <w:spacing w:before="120" w:after="120"/>
        <w:jc w:val="both"/>
        <w:rPr>
          <w:rFonts w:cstheme="minorHAnsi"/>
          <w:b/>
          <w:sz w:val="22"/>
          <w:szCs w:val="22"/>
          <w:rPrChange w:id="15111" w:author="Visone Rossana (GSE)" w:date="2025-09-24T10:14:00Z" w16du:dateUtc="2025-09-24T08:14:00Z">
            <w:rPr>
              <w:b/>
            </w:rPr>
          </w:rPrChange>
        </w:rPr>
      </w:pPr>
      <w:r w:rsidRPr="00287AD6">
        <w:rPr>
          <w:rFonts w:cstheme="minorHAnsi"/>
          <w:sz w:val="22"/>
          <w:szCs w:val="22"/>
          <w:rPrChange w:id="15112" w:author="Visone Rossana (GSE)" w:date="2025-09-24T10:14:00Z" w16du:dateUtc="2025-09-24T08:14:00Z">
            <w:rPr/>
          </w:rPrChange>
        </w:rPr>
        <w:t>mediante posta raccomandata A/R (all’indirizzo: Gestore dei Servizi Energetici – GSE S.p.A. – Viale Maresciallo Pilsudski, 92 – 00197 Roma).</w:t>
      </w:r>
    </w:p>
    <w:p w14:paraId="0C0765D4" w14:textId="77777777" w:rsidR="001925ED" w:rsidRPr="00287AD6" w:rsidRDefault="001925ED" w:rsidP="001925ED">
      <w:pPr>
        <w:spacing w:before="120" w:after="120"/>
        <w:jc w:val="both"/>
        <w:rPr>
          <w:rFonts w:cstheme="minorHAnsi"/>
          <w:sz w:val="22"/>
          <w:szCs w:val="22"/>
          <w:rPrChange w:id="15113" w:author="Visone Rossana (GSE)" w:date="2025-09-24T10:14:00Z" w16du:dateUtc="2025-09-24T08:14:00Z">
            <w:rPr/>
          </w:rPrChange>
        </w:rPr>
      </w:pPr>
      <w:r w:rsidRPr="00287AD6">
        <w:rPr>
          <w:rFonts w:cstheme="minorHAnsi"/>
          <w:sz w:val="22"/>
          <w:szCs w:val="22"/>
          <w:rPrChange w:id="15114" w:author="Visone Rossana (GSE)" w:date="2025-09-24T10:14:00Z" w16du:dateUtc="2025-09-24T08:14:00Z">
            <w:rPr/>
          </w:rPrChange>
        </w:rPr>
        <w:t>Eventuali somme già percepite dovranno essere restituite secondo le modalità indicate dal GSE con apposito provvedimento.</w:t>
      </w:r>
    </w:p>
    <w:p w14:paraId="2FD87A0F" w14:textId="0D1270BC" w:rsidR="00A03A70" w:rsidDel="002B7657" w:rsidRDefault="00A03A70" w:rsidP="00633B38">
      <w:pPr>
        <w:pStyle w:val="TITOLO20"/>
        <w:rPr>
          <w:del w:id="15115" w:author="Visone Rossana (GSE)" w:date="2025-08-01T11:04:00Z" w16du:dateUtc="2025-08-01T09:04:00Z"/>
        </w:rPr>
      </w:pPr>
      <w:bookmarkStart w:id="15116" w:name="_Toc189046645"/>
      <w:bookmarkStart w:id="15117" w:name="_Toc207870927"/>
      <w:del w:id="15118" w:author="Visone Rossana (GSE)" w:date="2025-08-01T11:04:00Z" w16du:dateUtc="2025-08-01T09:04:00Z">
        <w:r w:rsidDel="002B7657">
          <w:delText>Avvio del procedimento amministrativo</w:delText>
        </w:r>
        <w:bookmarkEnd w:id="15116"/>
        <w:bookmarkEnd w:id="15117"/>
      </w:del>
    </w:p>
    <w:p w14:paraId="1ECF50EA" w14:textId="3B63CB6C" w:rsidR="00A03A70" w:rsidRDefault="00A03A70" w:rsidP="00A03A70">
      <w:pPr>
        <w:jc w:val="both"/>
        <w:rPr>
          <w:ins w:id="15119" w:author="Visone Rossana (GSE)" w:date="2025-10-08T09:58:00Z" w16du:dateUtc="2025-10-08T07:58:00Z"/>
        </w:rPr>
      </w:pPr>
      <w:del w:id="15120" w:author="Visone Rossana (GSE)" w:date="2025-08-01T11:04:00Z" w16du:dateUtc="2025-08-01T09:04:00Z">
        <w:r w:rsidRPr="00676750" w:rsidDel="002B7657">
          <w:delText>Il Soggetto Responsabile inserisce sul Portaltermico i dati</w:delText>
        </w:r>
        <w:r w:rsidDel="002B7657">
          <w:delText xml:space="preserve"> </w:delText>
        </w:r>
        <w:r w:rsidRPr="00676750" w:rsidDel="002B7657">
          <w:delText>relativi agli interventi per i quali richiede l’accesso agli incentivi. Inseriti tali dati, il Portaltermico</w:delText>
        </w:r>
        <w:r w:rsidDel="002B7657">
          <w:delText xml:space="preserve"> comunica l’importo indicativo degli incentivi spettanti,</w:delText>
        </w:r>
        <w:r w:rsidRPr="00676750" w:rsidDel="002B7657">
          <w:delText xml:space="preserve"> assegna automaticamente un codice richiesta numerico che identifica univocamente la richiesta d’incentivo e rilascia una ricevuta che attesta la ricezione dell’istanza e l’apertura del procedimento amministrativo.</w:delText>
        </w:r>
        <w:r w:rsidDel="002B7657">
          <w:delText xml:space="preserve"> </w:delText>
        </w:r>
      </w:del>
    </w:p>
    <w:p w14:paraId="007B068C" w14:textId="77777777" w:rsidR="005900F0" w:rsidRPr="00340FFE" w:rsidRDefault="005900F0" w:rsidP="00A03A70">
      <w:pPr>
        <w:jc w:val="both"/>
      </w:pPr>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A03A70" w:rsidRPr="000A7EFC" w:rsidDel="005900F0" w14:paraId="0649D277" w14:textId="233CBBD8">
        <w:trPr>
          <w:trHeight w:val="354"/>
          <w:del w:id="15121" w:author="Visone Rossana (GSE)" w:date="2025-10-08T09:58: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125FF515" w14:textId="0AB6D602" w:rsidR="00A03A70" w:rsidRPr="00DF247E" w:rsidDel="005900F0" w:rsidRDefault="00A03A70">
            <w:pPr>
              <w:pStyle w:val="TITOLO20"/>
              <w:numPr>
                <w:ilvl w:val="1"/>
                <w:numId w:val="292"/>
              </w:numPr>
              <w:rPr>
                <w:del w:id="15122" w:author="Visone Rossana (GSE)" w:date="2025-10-08T09:58:00Z" w16du:dateUtc="2025-10-08T07:58:00Z"/>
              </w:rPr>
              <w:pPrChange w:id="15123" w:author="Oliosi Francesco (GSE)" w:date="2025-10-13T18:19:00Z" w16du:dateUtc="2025-10-13T16:19:00Z">
                <w:pPr>
                  <w:framePr w:hSpace="141" w:wrap="around" w:vAnchor="text" w:hAnchor="text"/>
                  <w:spacing w:before="60" w:after="60"/>
                  <w:jc w:val="both"/>
                </w:pPr>
              </w:pPrChange>
            </w:pPr>
            <w:bookmarkStart w:id="15124" w:name="_Toc207969202"/>
            <w:bookmarkStart w:id="15125" w:name="_Toc207969434"/>
            <w:bookmarkStart w:id="15126" w:name="_Toc207970695"/>
            <w:bookmarkStart w:id="15127" w:name="_Toc208302353"/>
            <w:bookmarkStart w:id="15128" w:name="_Toc208307096"/>
            <w:bookmarkStart w:id="15129" w:name="_Toc208308590"/>
            <w:bookmarkStart w:id="15130" w:name="_Toc208308968"/>
            <w:bookmarkStart w:id="15131" w:name="_Toc208320692"/>
            <w:bookmarkStart w:id="15132" w:name="_Toc208321986"/>
            <w:bookmarkStart w:id="15133" w:name="_Toc208389997"/>
            <w:bookmarkStart w:id="15134" w:name="_Toc209518466"/>
            <w:bookmarkStart w:id="15135" w:name="_Toc209615434"/>
            <w:bookmarkStart w:id="15136" w:name="_Toc210029750"/>
            <w:bookmarkStart w:id="15137" w:name="_Toc210030082"/>
            <w:bookmarkStart w:id="15138" w:name="_Toc210312063"/>
            <w:bookmarkStart w:id="15139" w:name="_Toc210658929"/>
            <w:bookmarkStart w:id="15140" w:name="_Toc211327467"/>
            <w:bookmarkStart w:id="15141" w:name="_Toc212462505"/>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p>
        </w:tc>
        <w:bookmarkStart w:id="15142" w:name="_Toc207969203"/>
        <w:bookmarkStart w:id="15143" w:name="_Toc207969435"/>
        <w:bookmarkStart w:id="15144" w:name="_Toc207970696"/>
        <w:bookmarkStart w:id="15145" w:name="_Toc208302354"/>
        <w:bookmarkStart w:id="15146" w:name="_Toc208307097"/>
        <w:bookmarkStart w:id="15147" w:name="_Toc208308591"/>
        <w:bookmarkStart w:id="15148" w:name="_Toc208308969"/>
        <w:bookmarkStart w:id="15149" w:name="_Toc208320693"/>
        <w:bookmarkStart w:id="15150" w:name="_Toc208321987"/>
        <w:bookmarkStart w:id="15151" w:name="_Toc208389998"/>
        <w:bookmarkStart w:id="15152" w:name="_Toc209518467"/>
        <w:bookmarkStart w:id="15153" w:name="_Toc209615435"/>
        <w:bookmarkStart w:id="15154" w:name="_Toc210029751"/>
        <w:bookmarkStart w:id="15155" w:name="_Toc210030083"/>
        <w:bookmarkStart w:id="15156" w:name="_Toc211327468"/>
        <w:bookmarkStart w:id="15157" w:name="_Toc212462506"/>
        <w:bookmarkEnd w:id="15142"/>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tr>
    </w:tbl>
    <w:p w14:paraId="591BDCAC" w14:textId="733E2536" w:rsidR="00A03A70" w:rsidRPr="00390F69" w:rsidRDefault="00A03A70">
      <w:pPr>
        <w:pStyle w:val="TITOLO20"/>
        <w:numPr>
          <w:ilvl w:val="1"/>
          <w:numId w:val="292"/>
        </w:numPr>
        <w:ind w:left="567" w:hanging="567"/>
        <w:outlineLvl w:val="1"/>
        <w:pPrChange w:id="15158" w:author="Oliosi Francesco (GSE)" w:date="2025-10-15T10:47:00Z" w16du:dateUtc="2025-10-15T08:47:00Z">
          <w:pPr>
            <w:pStyle w:val="TITOLO20"/>
          </w:pPr>
        </w:pPrChange>
      </w:pPr>
      <w:bookmarkStart w:id="15159" w:name="_Toc450600831"/>
      <w:bookmarkStart w:id="15160" w:name="_Toc450759686"/>
      <w:bookmarkStart w:id="15161" w:name="_Toc450759944"/>
      <w:bookmarkStart w:id="15162" w:name="_Toc450761083"/>
      <w:bookmarkStart w:id="15163" w:name="_Toc189046646"/>
      <w:bookmarkStart w:id="15164" w:name="_Toc212462507"/>
      <w:r>
        <w:t>Iter</w:t>
      </w:r>
      <w:r w:rsidRPr="00390F69">
        <w:t xml:space="preserve"> di valutazione della richiesta</w:t>
      </w:r>
      <w:bookmarkEnd w:id="15159"/>
      <w:bookmarkEnd w:id="15160"/>
      <w:bookmarkEnd w:id="15161"/>
      <w:bookmarkEnd w:id="15162"/>
      <w:bookmarkEnd w:id="15163"/>
      <w:bookmarkEnd w:id="15164"/>
    </w:p>
    <w:p w14:paraId="27774568" w14:textId="22B1A077" w:rsidR="00A03A70" w:rsidRPr="008B1DFF" w:rsidRDefault="00A03A70">
      <w:pPr>
        <w:spacing w:after="120" w:line="276" w:lineRule="auto"/>
        <w:jc w:val="both"/>
        <w:rPr>
          <w:rFonts w:cstheme="minorBidi"/>
          <w:sz w:val="22"/>
          <w:szCs w:val="22"/>
          <w:rPrChange w:id="15165" w:author="Visone Rossana (GSE)" w:date="2025-09-09T14:38:00Z" w16du:dateUtc="2025-09-09T12:38:00Z">
            <w:rPr>
              <w:rFonts w:cs="Calibri"/>
            </w:rPr>
          </w:rPrChange>
        </w:rPr>
        <w:pPrChange w:id="15166" w:author="Visone Rossana (GSE)" w:date="2025-09-09T14:38:00Z" w16du:dateUtc="2025-09-09T12:38:00Z">
          <w:pPr>
            <w:spacing w:after="120"/>
            <w:jc w:val="both"/>
          </w:pPr>
        </w:pPrChange>
      </w:pPr>
      <w:r w:rsidRPr="603F8A45">
        <w:rPr>
          <w:rFonts w:cstheme="minorBidi"/>
          <w:sz w:val="22"/>
          <w:szCs w:val="22"/>
          <w:rPrChange w:id="15167" w:author="Visone Rossana (GSE)" w:date="2025-09-09T14:38:00Z" w16du:dateUtc="2025-09-09T12:38:00Z">
            <w:rPr>
              <w:rFonts w:cs="Calibri"/>
            </w:rPr>
          </w:rPrChange>
        </w:rPr>
        <w:t>Il processo di valutazione della richiesta di accesso agli incentivi prevede la verifica tecnico-amministrativa dei dati e delle informazioni inerenti all’intervento realizzato fornite dal Soggetto Responsabile attraverso il Portaltermico. Il GSE effettua la valutazione dei requisiti nel rispetto di quanto previsto dal Decreto, dalle presenti Regole Applicative e dal quadro normativo in vigore al momento dell’invio della richiesta.</w:t>
      </w:r>
    </w:p>
    <w:p w14:paraId="5FDCA172" w14:textId="79FCDA09" w:rsidR="00A03A70" w:rsidDel="00EA1FC6" w:rsidRDefault="00A03A70" w:rsidP="00A03A70">
      <w:pPr>
        <w:spacing w:after="120"/>
        <w:jc w:val="both"/>
        <w:rPr>
          <w:del w:id="15168" w:author="Visone Rossana (GSE)" w:date="2025-08-01T10:56:00Z" w16du:dateUtc="2025-08-01T08:56:00Z"/>
          <w:rFonts w:cs="Calibri"/>
        </w:rPr>
      </w:pPr>
    </w:p>
    <w:p w14:paraId="2E2A6C1B" w14:textId="03154372" w:rsidR="00A03A70" w:rsidDel="00EA1FC6" w:rsidRDefault="00A03A70" w:rsidP="00A03A70">
      <w:pPr>
        <w:spacing w:after="120"/>
        <w:jc w:val="both"/>
        <w:rPr>
          <w:del w:id="15169" w:author="Visone Rossana (GSE)" w:date="2025-08-01T10:56:00Z" w16du:dateUtc="2025-08-01T08:56:00Z"/>
          <w:rFonts w:cs="Calibri"/>
        </w:rPr>
      </w:pPr>
    </w:p>
    <w:p w14:paraId="2C820B8C" w14:textId="30EF6D46" w:rsidR="00A03A70" w:rsidDel="00EA1FC6" w:rsidRDefault="00A03A70" w:rsidP="00A03A70">
      <w:pPr>
        <w:spacing w:after="120"/>
        <w:jc w:val="both"/>
        <w:rPr>
          <w:del w:id="15170" w:author="Visone Rossana (GSE)" w:date="2025-08-01T10:56:00Z" w16du:dateUtc="2025-08-01T08:56:00Z"/>
          <w:rFonts w:cs="Calibri"/>
        </w:rPr>
      </w:pPr>
    </w:p>
    <w:p w14:paraId="1401B521" w14:textId="3C23888E" w:rsidR="00A03A70" w:rsidDel="00EA1FC6" w:rsidRDefault="00A03A70" w:rsidP="00A03A70">
      <w:pPr>
        <w:spacing w:after="120"/>
        <w:jc w:val="both"/>
        <w:rPr>
          <w:del w:id="15171" w:author="Visone Rossana (GSE)" w:date="2025-08-01T10:56:00Z" w16du:dateUtc="2025-08-01T08:56:00Z"/>
          <w:rFonts w:cs="Calibri"/>
        </w:rPr>
      </w:pPr>
    </w:p>
    <w:p w14:paraId="208E8077" w14:textId="13C313BD" w:rsidR="00A03A70" w:rsidDel="00EA1FC6" w:rsidRDefault="00A03A70" w:rsidP="00A03A70">
      <w:pPr>
        <w:spacing w:after="120"/>
        <w:jc w:val="both"/>
        <w:rPr>
          <w:del w:id="15172" w:author="Visone Rossana (GSE)" w:date="2025-08-01T10:56:00Z" w16du:dateUtc="2025-08-01T08:56:00Z"/>
          <w:rFonts w:cs="Calibri"/>
        </w:rPr>
      </w:pPr>
    </w:p>
    <w:p w14:paraId="15E32807" w14:textId="77777777" w:rsidR="00A03A70" w:rsidRDefault="00A03A70" w:rsidP="00A03A70">
      <w:pPr>
        <w:pStyle w:val="Didascalia"/>
        <w:jc w:val="center"/>
      </w:pPr>
    </w:p>
    <w:p w14:paraId="4683635E" w14:textId="30041D64" w:rsidR="00A03A70" w:rsidRDefault="00A03A70" w:rsidP="00A03A70">
      <w:pPr>
        <w:pStyle w:val="Didascalia"/>
      </w:pPr>
      <w:r w:rsidRPr="00AE5412">
        <w:t xml:space="preserve">Figura </w:t>
      </w:r>
      <w:r>
        <w:fldChar w:fldCharType="begin"/>
      </w:r>
      <w:r>
        <w:instrText>SEQ Figura_ \* ARABIC</w:instrText>
      </w:r>
      <w:r>
        <w:fldChar w:fldCharType="separate"/>
      </w:r>
      <w:ins w:id="15173" w:author="Visone Rossana (GSE)" w:date="2025-09-24T14:09:00Z" w16du:dateUtc="2025-09-24T12:09:00Z">
        <w:del w:id="15174" w:author="Visone Rossana (GSE)" w:date="2025-10-24T11:21:00Z" w16du:dateUtc="2025-10-24T09:21:00Z">
          <w:r w:rsidR="002C67A6" w:rsidDel="00A6225C">
            <w:rPr>
              <w:noProof/>
            </w:rPr>
            <w:delText>1</w:delText>
          </w:r>
        </w:del>
      </w:ins>
      <w:del w:id="15175" w:author="Visone Rossana (GSE)" w:date="2025-10-24T11:21:00Z" w16du:dateUtc="2025-10-24T09:21:00Z">
        <w:r w:rsidDel="00A6225C">
          <w:rPr>
            <w:noProof/>
          </w:rPr>
          <w:delText>3</w:delText>
        </w:r>
      </w:del>
      <w:r>
        <w:fldChar w:fldCharType="end"/>
      </w:r>
      <w:r>
        <w:t xml:space="preserve"> -</w:t>
      </w:r>
      <w:r w:rsidRPr="00AE5412">
        <w:t xml:space="preserve"> </w:t>
      </w:r>
      <w:r w:rsidRPr="00B74FB9">
        <w:t xml:space="preserve">Schema </w:t>
      </w:r>
      <w:r>
        <w:t>del p</w:t>
      </w:r>
      <w:r w:rsidRPr="00AE5412">
        <w:t>rocesso di valutazione della richiesta di incentivazione e del rilascio degli incentivi</w:t>
      </w:r>
    </w:p>
    <w:p w14:paraId="3987EA49" w14:textId="77777777" w:rsidR="00A03A70" w:rsidRPr="00085A59" w:rsidRDefault="00A03A70" w:rsidP="00A03A70"/>
    <w:p w14:paraId="2E33C3E5" w14:textId="77777777" w:rsidR="00A03A70" w:rsidRPr="00085A59" w:rsidRDefault="00A03A70" w:rsidP="00A03A70">
      <w:pPr>
        <w:jc w:val="center"/>
      </w:pPr>
      <w:r w:rsidRPr="00085A59">
        <w:rPr>
          <w:noProof/>
        </w:rPr>
        <w:drawing>
          <wp:inline distT="0" distB="0" distL="0" distR="0" wp14:anchorId="398EA8E6" wp14:editId="30F24803">
            <wp:extent cx="4743694" cy="3645087"/>
            <wp:effectExtent l="0" t="0" r="0" b="0"/>
            <wp:docPr id="2900766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6695" name="Immagine 1" descr="Immagine che contiene testo, schermata, diagramma, Carattere&#10;&#10;Descrizione generata automaticamente"/>
                    <pic:cNvPicPr/>
                  </pic:nvPicPr>
                  <pic:blipFill>
                    <a:blip r:embed="rId21"/>
                    <a:stretch>
                      <a:fillRect/>
                    </a:stretch>
                  </pic:blipFill>
                  <pic:spPr>
                    <a:xfrm>
                      <a:off x="0" y="0"/>
                      <a:ext cx="4743694" cy="3645087"/>
                    </a:xfrm>
                    <a:prstGeom prst="rect">
                      <a:avLst/>
                    </a:prstGeom>
                  </pic:spPr>
                </pic:pic>
              </a:graphicData>
            </a:graphic>
          </wp:inline>
        </w:drawing>
      </w:r>
    </w:p>
    <w:p w14:paraId="12EEE5B6" w14:textId="4D2E489F" w:rsidR="00A03A70" w:rsidRDefault="00A03A70" w:rsidP="00A03A70">
      <w:pPr>
        <w:spacing w:after="120"/>
        <w:jc w:val="center"/>
        <w:rPr>
          <w:b/>
          <w:i/>
          <w:sz w:val="18"/>
          <w:szCs w:val="18"/>
        </w:rPr>
      </w:pPr>
    </w:p>
    <w:p w14:paraId="1281F7D4" w14:textId="7C2BDE0E" w:rsidR="00137A0A" w:rsidRDefault="00137A0A" w:rsidP="00137A0A">
      <w:pPr>
        <w:pStyle w:val="Didascalia"/>
        <w:rPr>
          <w:ins w:id="15176" w:author="Visone Rossana (GSE)" w:date="2025-09-05T12:56:00Z" w16du:dateUtc="2025-09-05T10:56:00Z"/>
        </w:rPr>
      </w:pPr>
      <w:ins w:id="15177" w:author="Visone Rossana (GSE)" w:date="2025-09-05T12:56:00Z" w16du:dateUtc="2025-09-05T10:56:00Z">
        <w:r w:rsidRPr="00AE5412">
          <w:t xml:space="preserve">Figura </w:t>
        </w:r>
        <w:r>
          <w:fldChar w:fldCharType="begin"/>
        </w:r>
        <w:r>
          <w:instrText xml:space="preserve"> SEQ Figura_ \* ARABIC </w:instrText>
        </w:r>
        <w:r>
          <w:fldChar w:fldCharType="separate"/>
        </w:r>
      </w:ins>
      <w:ins w:id="15178" w:author="Visone Rossana (GSE)" w:date="2025-10-24T11:45:00Z" w16du:dateUtc="2025-10-24T09:45:00Z">
        <w:r w:rsidR="00A6225C">
          <w:rPr>
            <w:noProof/>
          </w:rPr>
          <w:t>2</w:t>
        </w:r>
      </w:ins>
      <w:ins w:id="15179" w:author="Visone Rossana (GSE)" w:date="2025-09-05T12:56:00Z" w16du:dateUtc="2025-09-05T10:56:00Z">
        <w:r>
          <w:rPr>
            <w:noProof/>
          </w:rPr>
          <w:fldChar w:fldCharType="end"/>
        </w:r>
        <w:r>
          <w:t xml:space="preserve"> -</w:t>
        </w:r>
        <w:r w:rsidRPr="00AE5412">
          <w:t xml:space="preserve"> </w:t>
        </w:r>
        <w:r w:rsidRPr="00B74FB9">
          <w:t xml:space="preserve">Schema </w:t>
        </w:r>
        <w:r>
          <w:t>del p</w:t>
        </w:r>
        <w:r w:rsidRPr="00AE5412">
          <w:t>rocesso di valutazione della richiesta di incentivazione e del rilascio degli incentivi</w:t>
        </w:r>
        <w:r>
          <w:t xml:space="preserve"> (Imprese)</w:t>
        </w:r>
      </w:ins>
    </w:p>
    <w:p w14:paraId="58BE6325" w14:textId="74047940" w:rsidR="00137A0A" w:rsidRDefault="00137A0A" w:rsidP="00A03A70">
      <w:pPr>
        <w:spacing w:after="120"/>
        <w:jc w:val="both"/>
        <w:rPr>
          <w:ins w:id="15180" w:author="Visone Rossana (GSE)" w:date="2025-09-05T12:56:00Z" w16du:dateUtc="2025-09-05T10:56:00Z"/>
          <w:rFonts w:cs="Calibri"/>
        </w:rPr>
      </w:pPr>
      <w:ins w:id="15181" w:author="Visone Rossana (GSE)" w:date="2025-09-05T12:56:00Z" w16du:dateUtc="2025-09-05T10:56:00Z">
        <w:r w:rsidRPr="00A82360">
          <w:rPr>
            <w:b/>
            <w:i/>
            <w:sz w:val="18"/>
            <w:szCs w:val="18"/>
            <w:highlight w:val="yellow"/>
          </w:rPr>
          <w:t xml:space="preserve">DA AGGIUNGERE QUADRO </w:t>
        </w:r>
        <w:r>
          <w:rPr>
            <w:b/>
            <w:i/>
            <w:sz w:val="18"/>
            <w:szCs w:val="18"/>
            <w:highlight w:val="yellow"/>
          </w:rPr>
          <w:t xml:space="preserve">ANALOGO </w:t>
        </w:r>
        <w:r w:rsidRPr="00A82360">
          <w:rPr>
            <w:b/>
            <w:i/>
            <w:sz w:val="18"/>
            <w:szCs w:val="18"/>
            <w:highlight w:val="yellow"/>
          </w:rPr>
          <w:t>PER LE IMPRESE AGGIUNGENDO IL PEZZO DEL PROGETTO PRELIMINARE</w:t>
        </w:r>
      </w:ins>
    </w:p>
    <w:p w14:paraId="71EF2F76" w14:textId="4F866FEC" w:rsidR="00A03A70" w:rsidRPr="008B1DFF" w:rsidRDefault="00A03A70">
      <w:pPr>
        <w:spacing w:after="120" w:line="276" w:lineRule="auto"/>
        <w:jc w:val="both"/>
        <w:rPr>
          <w:rFonts w:cstheme="minorHAnsi"/>
          <w:b/>
          <w:i/>
          <w:sz w:val="22"/>
          <w:szCs w:val="22"/>
          <w:rPrChange w:id="15182" w:author="Visone Rossana (GSE)" w:date="2025-09-09T14:38:00Z" w16du:dateUtc="2025-09-09T12:38:00Z">
            <w:rPr>
              <w:b/>
              <w:i/>
              <w:sz w:val="18"/>
              <w:szCs w:val="18"/>
            </w:rPr>
          </w:rPrChange>
        </w:rPr>
        <w:pPrChange w:id="15183" w:author="Visone Rossana (GSE)" w:date="2025-09-09T14:38:00Z" w16du:dateUtc="2025-09-09T12:38:00Z">
          <w:pPr>
            <w:spacing w:after="120"/>
            <w:jc w:val="both"/>
          </w:pPr>
        </w:pPrChange>
      </w:pPr>
      <w:r w:rsidRPr="008B1DFF">
        <w:rPr>
          <w:rFonts w:cstheme="minorHAnsi"/>
          <w:sz w:val="22"/>
          <w:szCs w:val="22"/>
          <w:rPrChange w:id="15184" w:author="Visone Rossana (GSE)" w:date="2025-09-09T14:38:00Z" w16du:dateUtc="2025-09-09T12:38:00Z">
            <w:rPr>
              <w:rFonts w:cs="Calibri"/>
            </w:rPr>
          </w:rPrChange>
        </w:rPr>
        <w:lastRenderedPageBreak/>
        <w:t xml:space="preserve">Poiché la valutazione della richiesta di concessione degli incentivi operata dal GSE prevede </w:t>
      </w:r>
      <w:r w:rsidRPr="008B1DFF">
        <w:rPr>
          <w:rFonts w:cstheme="minorHAnsi"/>
          <w:b/>
          <w:sz w:val="22"/>
          <w:szCs w:val="22"/>
          <w:rPrChange w:id="15185" w:author="Visone Rossana (GSE)" w:date="2025-09-09T14:38:00Z" w16du:dateUtc="2025-09-09T12:38:00Z">
            <w:rPr>
              <w:rFonts w:cs="Calibri"/>
              <w:b/>
            </w:rPr>
          </w:rPrChange>
        </w:rPr>
        <w:t>un procedimento istruttorio unico</w:t>
      </w:r>
      <w:r w:rsidRPr="008B1DFF">
        <w:rPr>
          <w:rFonts w:cstheme="minorHAnsi"/>
          <w:sz w:val="22"/>
          <w:szCs w:val="22"/>
          <w:rPrChange w:id="15186" w:author="Visone Rossana (GSE)" w:date="2025-09-09T14:38:00Z" w16du:dateUtc="2025-09-09T12:38:00Z">
            <w:rPr>
              <w:rFonts w:cs="Calibri"/>
            </w:rPr>
          </w:rPrChange>
        </w:rPr>
        <w:t xml:space="preserve">, nel caso di multi-intervento, qualora anche per un solo intervento si rilevino delle non-conformità, </w:t>
      </w:r>
      <w:r w:rsidRPr="008B1DFF">
        <w:rPr>
          <w:rFonts w:cstheme="minorHAnsi"/>
          <w:b/>
          <w:sz w:val="22"/>
          <w:szCs w:val="22"/>
          <w:rPrChange w:id="15187" w:author="Visone Rossana (GSE)" w:date="2025-09-09T14:38:00Z" w16du:dateUtc="2025-09-09T12:38:00Z">
            <w:rPr>
              <w:rFonts w:cs="Calibri"/>
              <w:b/>
            </w:rPr>
          </w:rPrChange>
        </w:rPr>
        <w:t>l’intero procedimento verrà sospeso.</w:t>
      </w:r>
    </w:p>
    <w:p w14:paraId="7FFCB27B" w14:textId="2CD06248" w:rsidR="00A03A70" w:rsidRPr="004E52A8" w:rsidDel="00B462A0" w:rsidRDefault="00A03A70">
      <w:pPr>
        <w:pStyle w:val="TITOLO20"/>
        <w:numPr>
          <w:ilvl w:val="1"/>
          <w:numId w:val="292"/>
        </w:numPr>
        <w:ind w:left="567" w:hanging="567"/>
        <w:outlineLvl w:val="1"/>
        <w:rPr>
          <w:del w:id="15188" w:author="Visone Rossana (GSE)" w:date="2025-08-01T11:18:00Z" w16du:dateUtc="2025-08-01T09:18:00Z"/>
        </w:rPr>
        <w:pPrChange w:id="15189" w:author="Oliosi Francesco (GSE)" w:date="2025-10-15T10:47:00Z" w16du:dateUtc="2025-10-15T08:47:00Z">
          <w:pPr>
            <w:pStyle w:val="TITOLO20"/>
          </w:pPr>
        </w:pPrChange>
      </w:pPr>
      <w:bookmarkStart w:id="15190" w:name="_Toc450600832"/>
      <w:bookmarkStart w:id="15191" w:name="_Toc450759687"/>
      <w:bookmarkStart w:id="15192" w:name="_Toc450759945"/>
      <w:bookmarkStart w:id="15193" w:name="_Toc450761084"/>
      <w:bookmarkStart w:id="15194" w:name="_Toc189046647"/>
      <w:bookmarkStart w:id="15195" w:name="_Toc207870929"/>
      <w:del w:id="15196" w:author="Visone Rossana (GSE)" w:date="2025-08-01T11:18:00Z" w16du:dateUtc="2025-08-01T09:18:00Z">
        <w:r w:rsidRPr="004E52A8" w:rsidDel="00B462A0">
          <w:delText>Comunicazioni dell’esito della valutazione</w:delText>
        </w:r>
        <w:bookmarkStart w:id="15197" w:name="_Toc207969205"/>
        <w:bookmarkStart w:id="15198" w:name="_Toc207969437"/>
        <w:bookmarkStart w:id="15199" w:name="_Toc207970698"/>
        <w:bookmarkStart w:id="15200" w:name="_Toc208302356"/>
        <w:bookmarkStart w:id="15201" w:name="_Toc208307099"/>
        <w:bookmarkStart w:id="15202" w:name="_Toc208308593"/>
        <w:bookmarkStart w:id="15203" w:name="_Toc208308971"/>
        <w:bookmarkStart w:id="15204" w:name="_Toc208320695"/>
        <w:bookmarkStart w:id="15205" w:name="_Toc208321989"/>
        <w:bookmarkStart w:id="15206" w:name="_Toc208390000"/>
        <w:bookmarkStart w:id="15207" w:name="_Toc209518469"/>
        <w:bookmarkStart w:id="15208" w:name="_Toc209615437"/>
        <w:bookmarkStart w:id="15209" w:name="_Toc210029753"/>
        <w:bookmarkStart w:id="15210" w:name="_Toc210030085"/>
        <w:bookmarkStart w:id="15211" w:name="_Toc210312066"/>
        <w:bookmarkStart w:id="15212" w:name="_Toc210658932"/>
        <w:bookmarkStart w:id="15213" w:name="_Toc211327470"/>
        <w:bookmarkStart w:id="15214" w:name="_Toc212462508"/>
        <w:bookmarkEnd w:id="15190"/>
        <w:bookmarkEnd w:id="15191"/>
        <w:bookmarkEnd w:id="15192"/>
        <w:bookmarkEnd w:id="15193"/>
        <w:bookmarkEnd w:id="15194"/>
        <w:bookmarkEnd w:id="15195"/>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bookmarkEnd w:id="15213"/>
        <w:bookmarkEnd w:id="15214"/>
      </w:del>
    </w:p>
    <w:p w14:paraId="1C581930" w14:textId="387DCE2B" w:rsidR="00A03A70" w:rsidRPr="006213E3" w:rsidDel="00B462A0" w:rsidRDefault="00A03A70">
      <w:pPr>
        <w:pStyle w:val="TITOLO20"/>
        <w:numPr>
          <w:ilvl w:val="1"/>
          <w:numId w:val="292"/>
        </w:numPr>
        <w:ind w:left="567" w:hanging="567"/>
        <w:outlineLvl w:val="1"/>
        <w:rPr>
          <w:del w:id="15215" w:author="Visone Rossana (GSE)" w:date="2025-08-01T11:18:00Z" w16du:dateUtc="2025-08-01T09:18:00Z"/>
        </w:rPr>
        <w:pPrChange w:id="15216" w:author="Oliosi Francesco (GSE)" w:date="2025-10-13T18:19:00Z" w16du:dateUtc="2025-10-13T16:19:00Z">
          <w:pPr>
            <w:autoSpaceDN w:val="0"/>
            <w:spacing w:after="120"/>
            <w:jc w:val="both"/>
          </w:pPr>
        </w:pPrChange>
      </w:pPr>
      <w:del w:id="15217" w:author="Visone Rossana (GSE)" w:date="2025-08-01T11:18:00Z" w16du:dateUtc="2025-08-01T09:18:00Z">
        <w:r w:rsidRPr="00C96106" w:rsidDel="00B462A0">
          <w:delText>A conclusio</w:delText>
        </w:r>
        <w:r w:rsidDel="00B462A0">
          <w:delText>ne del processo di valutazione dell’istanza</w:delText>
        </w:r>
        <w:r w:rsidRPr="00C96106" w:rsidDel="00B462A0">
          <w:delText xml:space="preserve"> il GSE </w:delText>
        </w:r>
        <w:r w:rsidRPr="00EA1FCE" w:rsidDel="00B462A0">
          <w:delText>comunica al Soggetto Responsabile:</w:delText>
        </w:r>
        <w:bookmarkStart w:id="15218" w:name="_Toc207969206"/>
        <w:bookmarkStart w:id="15219" w:name="_Toc207969438"/>
        <w:bookmarkStart w:id="15220" w:name="_Toc207970699"/>
        <w:bookmarkStart w:id="15221" w:name="_Toc208302357"/>
        <w:bookmarkStart w:id="15222" w:name="_Toc208307100"/>
        <w:bookmarkStart w:id="15223" w:name="_Toc208308594"/>
        <w:bookmarkStart w:id="15224" w:name="_Toc208308972"/>
        <w:bookmarkStart w:id="15225" w:name="_Toc208320696"/>
        <w:bookmarkStart w:id="15226" w:name="_Toc208321990"/>
        <w:bookmarkStart w:id="15227" w:name="_Toc208390001"/>
        <w:bookmarkStart w:id="15228" w:name="_Toc209518470"/>
        <w:bookmarkStart w:id="15229" w:name="_Toc209615438"/>
        <w:bookmarkStart w:id="15230" w:name="_Toc210029754"/>
        <w:bookmarkStart w:id="15231" w:name="_Toc210030086"/>
        <w:bookmarkStart w:id="15232" w:name="_Toc210312067"/>
        <w:bookmarkStart w:id="15233" w:name="_Toc210658933"/>
        <w:bookmarkStart w:id="15234" w:name="_Toc211327471"/>
        <w:bookmarkStart w:id="15235" w:name="_Toc212462509"/>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del>
    </w:p>
    <w:p w14:paraId="7ACB0DB1" w14:textId="6B0FE9CF" w:rsidR="00A03A70" w:rsidRPr="00083857" w:rsidDel="00B462A0" w:rsidRDefault="00A03A70">
      <w:pPr>
        <w:pStyle w:val="TITOLO20"/>
        <w:numPr>
          <w:ilvl w:val="1"/>
          <w:numId w:val="292"/>
        </w:numPr>
        <w:ind w:left="567" w:hanging="567"/>
        <w:outlineLvl w:val="1"/>
        <w:rPr>
          <w:del w:id="15236" w:author="Visone Rossana (GSE)" w:date="2025-08-01T11:18:00Z" w16du:dateUtc="2025-08-01T09:18:00Z"/>
        </w:rPr>
        <w:pPrChange w:id="15237" w:author="Oliosi Francesco (GSE)" w:date="2025-10-13T18:19:00Z" w16du:dateUtc="2025-10-13T16:19:00Z">
          <w:pPr>
            <w:numPr>
              <w:numId w:val="54"/>
            </w:numPr>
            <w:tabs>
              <w:tab w:val="num" w:pos="426"/>
              <w:tab w:val="num" w:pos="2424"/>
            </w:tabs>
            <w:autoSpaceDN w:val="0"/>
            <w:spacing w:after="120"/>
            <w:ind w:left="426" w:hanging="426"/>
            <w:jc w:val="both"/>
          </w:pPr>
        </w:pPrChange>
      </w:pPr>
      <w:del w:id="15238" w:author="Visone Rossana (GSE)" w:date="2025-08-01T11:18:00Z" w16du:dateUtc="2025-08-01T09:18:00Z">
        <w:r w:rsidRPr="00657EA0" w:rsidDel="00B462A0">
          <w:delText xml:space="preserve">in caso di </w:delText>
        </w:r>
        <w:r w:rsidRPr="00726C50" w:rsidDel="00B462A0">
          <w:rPr>
            <w:rPrChange w:id="15239" w:author="Oliosi Francesco (GSE)" w:date="2025-10-15T10:47:00Z" w16du:dateUtc="2025-10-15T08:47:00Z">
              <w:rPr>
                <w:u w:val="single"/>
              </w:rPr>
            </w:rPrChange>
          </w:rPr>
          <w:delText>esito positivo</w:delText>
        </w:r>
        <w:r w:rsidRPr="00657EA0" w:rsidDel="00B462A0">
          <w:delText xml:space="preserve"> dell’istruttoria di valutazione</w:delText>
        </w:r>
        <w:r w:rsidDel="00B462A0">
          <w:delText>,</w:delText>
        </w:r>
        <w:r w:rsidRPr="00083857" w:rsidDel="00B462A0">
          <w:delText xml:space="preserve"> il riconoscimento dell’incentivo richiesto mediante la lettera di avvio incentivo;</w:delText>
        </w:r>
        <w:bookmarkStart w:id="15240" w:name="_Toc207969207"/>
        <w:bookmarkStart w:id="15241" w:name="_Toc207969439"/>
        <w:bookmarkStart w:id="15242" w:name="_Toc207970700"/>
        <w:bookmarkStart w:id="15243" w:name="_Toc208302358"/>
        <w:bookmarkStart w:id="15244" w:name="_Toc208307101"/>
        <w:bookmarkStart w:id="15245" w:name="_Toc208308595"/>
        <w:bookmarkStart w:id="15246" w:name="_Toc208308973"/>
        <w:bookmarkStart w:id="15247" w:name="_Toc208320697"/>
        <w:bookmarkStart w:id="15248" w:name="_Toc208321991"/>
        <w:bookmarkStart w:id="15249" w:name="_Toc208390002"/>
        <w:bookmarkStart w:id="15250" w:name="_Toc209518471"/>
        <w:bookmarkStart w:id="15251" w:name="_Toc209615439"/>
        <w:bookmarkStart w:id="15252" w:name="_Toc210029755"/>
        <w:bookmarkStart w:id="15253" w:name="_Toc210030087"/>
        <w:bookmarkStart w:id="15254" w:name="_Toc210312068"/>
        <w:bookmarkStart w:id="15255" w:name="_Toc210658934"/>
        <w:bookmarkStart w:id="15256" w:name="_Toc211327472"/>
        <w:bookmarkStart w:id="15257" w:name="_Toc212462510"/>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del>
    </w:p>
    <w:p w14:paraId="5AD93589" w14:textId="524A5922" w:rsidR="00A03A70" w:rsidRPr="006213E3" w:rsidDel="00B462A0" w:rsidRDefault="00A03A70">
      <w:pPr>
        <w:pStyle w:val="TITOLO20"/>
        <w:numPr>
          <w:ilvl w:val="1"/>
          <w:numId w:val="292"/>
        </w:numPr>
        <w:ind w:left="567" w:hanging="567"/>
        <w:outlineLvl w:val="1"/>
        <w:rPr>
          <w:del w:id="15258" w:author="Visone Rossana (GSE)" w:date="2025-08-01T11:18:00Z" w16du:dateUtc="2025-08-01T09:18:00Z"/>
        </w:rPr>
        <w:pPrChange w:id="15259" w:author="Oliosi Francesco (GSE)" w:date="2025-10-13T18:19:00Z" w16du:dateUtc="2025-10-13T16:19:00Z">
          <w:pPr>
            <w:numPr>
              <w:numId w:val="54"/>
            </w:numPr>
            <w:tabs>
              <w:tab w:val="num" w:pos="567"/>
              <w:tab w:val="num" w:pos="2424"/>
            </w:tabs>
            <w:autoSpaceDN w:val="0"/>
            <w:spacing w:after="120"/>
            <w:ind w:left="426" w:hanging="426"/>
            <w:jc w:val="both"/>
          </w:pPr>
        </w:pPrChange>
      </w:pPr>
      <w:del w:id="15260" w:author="Visone Rossana (GSE)" w:date="2025-08-01T11:18:00Z" w16du:dateUtc="2025-08-01T09:18:00Z">
        <w:r w:rsidDel="00B462A0">
          <w:delText>in caso di mancanza dei requisiti previsti dal Decreto, accertati a valle dell’istruttoria, il r</w:delText>
        </w:r>
        <w:r w:rsidRPr="00726C50" w:rsidDel="00B462A0">
          <w:rPr>
            <w:rPrChange w:id="15261" w:author="Oliosi Francesco (GSE)" w:date="2025-10-15T10:47:00Z" w16du:dateUtc="2025-10-15T08:47:00Z">
              <w:rPr>
                <w:u w:val="single"/>
              </w:rPr>
            </w:rPrChange>
          </w:rPr>
          <w:delText>igetto dell’istanza</w:delText>
        </w:r>
        <w:r w:rsidRPr="006213E3" w:rsidDel="00B462A0">
          <w:delText>.</w:delText>
        </w:r>
        <w:bookmarkStart w:id="15262" w:name="_Toc207969208"/>
        <w:bookmarkStart w:id="15263" w:name="_Toc207969440"/>
        <w:bookmarkStart w:id="15264" w:name="_Toc207970701"/>
        <w:bookmarkStart w:id="15265" w:name="_Toc208302359"/>
        <w:bookmarkStart w:id="15266" w:name="_Toc208307102"/>
        <w:bookmarkStart w:id="15267" w:name="_Toc208308596"/>
        <w:bookmarkStart w:id="15268" w:name="_Toc208308974"/>
        <w:bookmarkStart w:id="15269" w:name="_Toc208320698"/>
        <w:bookmarkStart w:id="15270" w:name="_Toc208321992"/>
        <w:bookmarkStart w:id="15271" w:name="_Toc208390003"/>
        <w:bookmarkStart w:id="15272" w:name="_Toc209518472"/>
        <w:bookmarkStart w:id="15273" w:name="_Toc209615440"/>
        <w:bookmarkStart w:id="15274" w:name="_Toc210029756"/>
        <w:bookmarkStart w:id="15275" w:name="_Toc210030088"/>
        <w:bookmarkStart w:id="15276" w:name="_Toc210312069"/>
        <w:bookmarkStart w:id="15277" w:name="_Toc210658935"/>
        <w:bookmarkStart w:id="15278" w:name="_Toc211327473"/>
        <w:bookmarkStart w:id="15279" w:name="_Toc21246251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bookmarkEnd w:id="15279"/>
      </w:del>
    </w:p>
    <w:p w14:paraId="59E7BAE2" w14:textId="7C86718A" w:rsidR="00A03A70" w:rsidRPr="00726C50" w:rsidDel="00B462A0" w:rsidRDefault="00A03A70">
      <w:pPr>
        <w:pStyle w:val="TITOLO20"/>
        <w:numPr>
          <w:ilvl w:val="1"/>
          <w:numId w:val="292"/>
        </w:numPr>
        <w:ind w:left="567" w:hanging="567"/>
        <w:outlineLvl w:val="1"/>
        <w:rPr>
          <w:del w:id="15280" w:author="Visone Rossana (GSE)" w:date="2025-08-01T11:18:00Z" w16du:dateUtc="2025-08-01T09:18:00Z"/>
          <w:rPrChange w:id="15281" w:author="Oliosi Francesco (GSE)" w:date="2025-10-15T10:47:00Z" w16du:dateUtc="2025-10-15T08:47:00Z">
            <w:rPr>
              <w:del w:id="15282" w:author="Visone Rossana (GSE)" w:date="2025-08-01T11:18:00Z" w16du:dateUtc="2025-08-01T09:18:00Z"/>
              <w:i/>
            </w:rPr>
          </w:rPrChange>
        </w:rPr>
        <w:pPrChange w:id="15283" w:author="Oliosi Francesco (GSE)" w:date="2025-10-13T18:19:00Z" w16du:dateUtc="2025-10-13T16:19:00Z">
          <w:pPr>
            <w:spacing w:after="120"/>
            <w:jc w:val="both"/>
          </w:pPr>
        </w:pPrChange>
      </w:pPr>
      <w:del w:id="15284" w:author="Visone Rossana (GSE)" w:date="2025-08-01T11:18:00Z" w16du:dateUtc="2025-08-01T09:18:00Z">
        <w:r w:rsidRPr="004A104F" w:rsidDel="00B462A0">
          <w:delText>L</w:delText>
        </w:r>
        <w:r w:rsidDel="00B462A0">
          <w:delText xml:space="preserve">’ammissione agli incentivi </w:delText>
        </w:r>
        <w:r w:rsidRPr="004A104F" w:rsidDel="00B462A0">
          <w:delText>è comunicat</w:delText>
        </w:r>
        <w:r w:rsidDel="00B462A0">
          <w:delText>a</w:delText>
        </w:r>
        <w:r w:rsidRPr="004A104F" w:rsidDel="00B462A0">
          <w:delText xml:space="preserve"> dal GSE al Soggetto Responsabile mediante lettera di </w:delText>
        </w:r>
        <w:r w:rsidDel="00B462A0">
          <w:delText>“</w:delText>
        </w:r>
        <w:r w:rsidRPr="004A104F" w:rsidDel="00B462A0">
          <w:delText>avvio incentivo</w:delText>
        </w:r>
        <w:r w:rsidDel="00B462A0">
          <w:delText>”</w:delText>
        </w:r>
        <w:r w:rsidRPr="004A104F" w:rsidDel="00B462A0">
          <w:delText xml:space="preserve"> notificata </w:delText>
        </w:r>
        <w:r w:rsidDel="00B462A0">
          <w:delText>all’indirizzo indicato a sistema dal SR e</w:delText>
        </w:r>
        <w:r w:rsidRPr="004A104F" w:rsidDel="00B462A0">
          <w:delText xml:space="preserve"> resa disponibile sul Portaltermico</w:delText>
        </w:r>
        <w:r w:rsidRPr="00726C50" w:rsidDel="00B462A0">
          <w:rPr>
            <w:rPrChange w:id="15285" w:author="Oliosi Francesco (GSE)" w:date="2025-10-15T10:47:00Z" w16du:dateUtc="2025-10-15T08:47:00Z">
              <w:rPr>
                <w:i/>
              </w:rPr>
            </w:rPrChange>
          </w:rPr>
          <w:delText xml:space="preserve">. </w:delText>
        </w:r>
        <w:r w:rsidRPr="004A104F" w:rsidDel="00B462A0">
          <w:delText>Nel caso di esito positivo previo accoglimento anche parziale delle eventuali osservazioni inviate dal SR (a seguito di un preavviso di rigetto da parte del GSE), la comunicazione di esito positivo è inviata all’indirizzo comunicato e attraverso i canali pec o posta Raccomandata (A/R), forniti dal Soggetto Responsabile.</w:delText>
        </w:r>
        <w:bookmarkStart w:id="15286" w:name="_Toc207969209"/>
        <w:bookmarkStart w:id="15287" w:name="_Toc207969441"/>
        <w:bookmarkStart w:id="15288" w:name="_Toc207970702"/>
        <w:bookmarkStart w:id="15289" w:name="_Toc208302360"/>
        <w:bookmarkStart w:id="15290" w:name="_Toc208307103"/>
        <w:bookmarkStart w:id="15291" w:name="_Toc208308597"/>
        <w:bookmarkStart w:id="15292" w:name="_Toc208308975"/>
        <w:bookmarkStart w:id="15293" w:name="_Toc208320699"/>
        <w:bookmarkStart w:id="15294" w:name="_Toc208321993"/>
        <w:bookmarkStart w:id="15295" w:name="_Toc208390004"/>
        <w:bookmarkStart w:id="15296" w:name="_Toc209518473"/>
        <w:bookmarkStart w:id="15297" w:name="_Toc209615441"/>
        <w:bookmarkStart w:id="15298" w:name="_Toc210029757"/>
        <w:bookmarkStart w:id="15299" w:name="_Toc210030089"/>
        <w:bookmarkStart w:id="15300" w:name="_Toc210312070"/>
        <w:bookmarkStart w:id="15301" w:name="_Toc210658936"/>
        <w:bookmarkStart w:id="15302" w:name="_Toc211327474"/>
        <w:bookmarkStart w:id="15303" w:name="_Toc212462512"/>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del>
    </w:p>
    <w:p w14:paraId="29F96272" w14:textId="48B04BD2" w:rsidR="00A03A70" w:rsidDel="00B462A0" w:rsidRDefault="00A03A70">
      <w:pPr>
        <w:pStyle w:val="TITOLO20"/>
        <w:numPr>
          <w:ilvl w:val="1"/>
          <w:numId w:val="292"/>
        </w:numPr>
        <w:ind w:left="567" w:hanging="567"/>
        <w:outlineLvl w:val="1"/>
        <w:rPr>
          <w:del w:id="15304" w:author="Visone Rossana (GSE)" w:date="2025-08-01T11:18:00Z" w16du:dateUtc="2025-08-01T09:18:00Z"/>
        </w:rPr>
        <w:pPrChange w:id="15305" w:author="Oliosi Francesco (GSE)" w:date="2025-10-13T18:19:00Z" w16du:dateUtc="2025-10-13T16:19:00Z">
          <w:pPr>
            <w:spacing w:after="120"/>
            <w:jc w:val="both"/>
          </w:pPr>
        </w:pPrChange>
      </w:pPr>
      <w:del w:id="15306" w:author="Visone Rossana (GSE)" w:date="2025-08-01T11:18:00Z" w16du:dateUtc="2025-08-01T09:18:00Z">
        <w:r w:rsidRPr="0029418A" w:rsidDel="00B462A0">
          <w:delText>Al fine della conclusione del procedimento di stipula, le condizioni contrattuali, finalizzate all’erogazione dell’incentivo, si intendono sottoscritte in fase di trasmissione dell’istanza e perfezionate con la trasmissione della lettera di avvio incentivo da parte del GSE al Soggetto Responsabile.</w:delText>
        </w:r>
        <w:bookmarkStart w:id="15307" w:name="_Toc207969210"/>
        <w:bookmarkStart w:id="15308" w:name="_Toc207969442"/>
        <w:bookmarkStart w:id="15309" w:name="_Toc207970703"/>
        <w:bookmarkStart w:id="15310" w:name="_Toc208302361"/>
        <w:bookmarkStart w:id="15311" w:name="_Toc208307104"/>
        <w:bookmarkStart w:id="15312" w:name="_Toc208308598"/>
        <w:bookmarkStart w:id="15313" w:name="_Toc208308976"/>
        <w:bookmarkStart w:id="15314" w:name="_Toc208320700"/>
        <w:bookmarkStart w:id="15315" w:name="_Toc208321994"/>
        <w:bookmarkStart w:id="15316" w:name="_Toc208390005"/>
        <w:bookmarkStart w:id="15317" w:name="_Toc209518474"/>
        <w:bookmarkStart w:id="15318" w:name="_Toc209615442"/>
        <w:bookmarkStart w:id="15319" w:name="_Toc210029758"/>
        <w:bookmarkStart w:id="15320" w:name="_Toc210030090"/>
        <w:bookmarkStart w:id="15321" w:name="_Toc210312071"/>
        <w:bookmarkStart w:id="15322" w:name="_Toc210658937"/>
        <w:bookmarkStart w:id="15323" w:name="_Toc211327475"/>
        <w:bookmarkStart w:id="15324" w:name="_Toc212462513"/>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bookmarkEnd w:id="15323"/>
        <w:bookmarkEnd w:id="15324"/>
      </w:del>
    </w:p>
    <w:p w14:paraId="5F4269EE" w14:textId="1E9DC94D" w:rsidR="00A03A70" w:rsidDel="00B462A0" w:rsidRDefault="00A03A70">
      <w:pPr>
        <w:pStyle w:val="TITOLO20"/>
        <w:numPr>
          <w:ilvl w:val="1"/>
          <w:numId w:val="292"/>
        </w:numPr>
        <w:ind w:left="567" w:hanging="567"/>
        <w:outlineLvl w:val="1"/>
        <w:rPr>
          <w:del w:id="15325" w:author="Visone Rossana (GSE)" w:date="2025-08-01T11:18:00Z" w16du:dateUtc="2025-08-01T09:18:00Z"/>
        </w:rPr>
        <w:pPrChange w:id="15326" w:author="Oliosi Francesco (GSE)" w:date="2025-10-13T18:19:00Z" w16du:dateUtc="2025-10-13T16:19:00Z">
          <w:pPr>
            <w:spacing w:after="120"/>
            <w:jc w:val="both"/>
          </w:pPr>
        </w:pPrChange>
      </w:pPr>
      <w:del w:id="15327" w:author="Visone Rossana (GSE)" w:date="2025-08-01T11:18:00Z" w16du:dateUtc="2025-08-01T09:18:00Z">
        <w:r w:rsidRPr="004A104F" w:rsidDel="00B462A0">
          <w:delText xml:space="preserve">La comunicazione di conclusione del procedimento con esito negativo sarà trasmessa dal GSE all’indirizzo comunicato e attraverso i canali </w:delText>
        </w:r>
        <w:r w:rsidDel="00B462A0">
          <w:delText>PEC</w:delText>
        </w:r>
        <w:r w:rsidRPr="004A104F" w:rsidDel="00B462A0">
          <w:delText xml:space="preserve"> o posta Raccomandata (A/R), sulla base della modalità indicata dal Soggetto Responsabile al momento della</w:delText>
        </w:r>
        <w:r w:rsidRPr="00726C50" w:rsidDel="00B462A0">
          <w:rPr>
            <w:rPrChange w:id="15328" w:author="Oliosi Francesco (GSE)" w:date="2025-10-15T10:47:00Z" w16du:dateUtc="2025-10-15T08:47:00Z">
              <w:rPr>
                <w:i/>
              </w:rPr>
            </w:rPrChange>
          </w:rPr>
          <w:delText xml:space="preserve"> </w:delText>
        </w:r>
        <w:r w:rsidRPr="004A104F" w:rsidDel="00B462A0">
          <w:delText>richiesta di concessione degli incentivi.</w:delText>
        </w:r>
        <w:bookmarkStart w:id="15329" w:name="_Toc207969211"/>
        <w:bookmarkStart w:id="15330" w:name="_Toc207969443"/>
        <w:bookmarkStart w:id="15331" w:name="_Toc207970704"/>
        <w:bookmarkStart w:id="15332" w:name="_Toc208302362"/>
        <w:bookmarkStart w:id="15333" w:name="_Toc208307105"/>
        <w:bookmarkStart w:id="15334" w:name="_Toc208308599"/>
        <w:bookmarkStart w:id="15335" w:name="_Toc208308977"/>
        <w:bookmarkStart w:id="15336" w:name="_Toc208320701"/>
        <w:bookmarkStart w:id="15337" w:name="_Toc208321995"/>
        <w:bookmarkStart w:id="15338" w:name="_Toc208390006"/>
        <w:bookmarkStart w:id="15339" w:name="_Toc209518475"/>
        <w:bookmarkStart w:id="15340" w:name="_Toc209615443"/>
        <w:bookmarkStart w:id="15341" w:name="_Toc210029759"/>
        <w:bookmarkStart w:id="15342" w:name="_Toc210030091"/>
        <w:bookmarkStart w:id="15343" w:name="_Toc210312072"/>
        <w:bookmarkStart w:id="15344" w:name="_Toc210658938"/>
        <w:bookmarkStart w:id="15345" w:name="_Toc211327476"/>
        <w:bookmarkStart w:id="15346" w:name="_Toc212462514"/>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del>
    </w:p>
    <w:p w14:paraId="6EE60B90" w14:textId="45AA6C11" w:rsidR="00A03A70" w:rsidDel="00B462A0" w:rsidRDefault="00A03A70">
      <w:pPr>
        <w:pStyle w:val="TITOLO20"/>
        <w:numPr>
          <w:ilvl w:val="1"/>
          <w:numId w:val="292"/>
        </w:numPr>
        <w:ind w:left="567" w:hanging="567"/>
        <w:outlineLvl w:val="1"/>
        <w:rPr>
          <w:del w:id="15347" w:author="Visone Rossana (GSE)" w:date="2025-08-01T11:18:00Z" w16du:dateUtc="2025-08-01T09:18:00Z"/>
        </w:rPr>
        <w:pPrChange w:id="15348" w:author="Oliosi Francesco (GSE)" w:date="2025-10-13T18:19:00Z" w16du:dateUtc="2025-10-13T16:19:00Z">
          <w:pPr>
            <w:spacing w:after="120"/>
            <w:jc w:val="both"/>
          </w:pPr>
        </w:pPrChange>
      </w:pPr>
      <w:commentRangeStart w:id="15349"/>
      <w:del w:id="15350" w:author="Visone Rossana (GSE)" w:date="2025-08-01T11:18:00Z" w16du:dateUtc="2025-08-01T09:18:00Z">
        <w:r w:rsidRPr="00726C50" w:rsidDel="00B462A0">
          <w:rPr>
            <w:rPrChange w:id="15351" w:author="Oliosi Francesco (GSE)" w:date="2025-10-15T10:47:00Z" w16du:dateUtc="2025-10-15T08:47:00Z">
              <w:rPr>
                <w:highlight w:val="cyan"/>
              </w:rPr>
            </w:rPrChange>
          </w:rPr>
          <w:delText xml:space="preserve">Al fine, pertanto, </w:delText>
        </w:r>
        <w:r w:rsidR="008B69C9" w:rsidRPr="00726C50" w:rsidDel="00B462A0">
          <w:rPr>
            <w:rPrChange w:id="15352" w:author="Oliosi Francesco (GSE)" w:date="2025-10-15T10:47:00Z" w16du:dateUtc="2025-10-15T08:47:00Z">
              <w:rPr>
                <w:highlight w:val="cyan"/>
              </w:rPr>
            </w:rPrChange>
          </w:rPr>
          <w:delText>della notifica delle comunicazioni da parte del GSE gli indirizzi pec e di corrispondenza devono essere opportunamente aggiornati dal Soggetto Responsabile.</w:delText>
        </w:r>
        <w:bookmarkStart w:id="15353" w:name="_Toc207969212"/>
        <w:bookmarkStart w:id="15354" w:name="_Toc207969444"/>
        <w:bookmarkStart w:id="15355" w:name="_Toc207970705"/>
        <w:bookmarkStart w:id="15356" w:name="_Toc208302363"/>
        <w:bookmarkStart w:id="15357" w:name="_Toc208307106"/>
        <w:bookmarkStart w:id="15358" w:name="_Toc208308600"/>
        <w:bookmarkStart w:id="15359" w:name="_Toc208308978"/>
        <w:bookmarkStart w:id="15360" w:name="_Toc208320702"/>
        <w:bookmarkStart w:id="15361" w:name="_Toc208321996"/>
        <w:bookmarkStart w:id="15362" w:name="_Toc208390007"/>
        <w:bookmarkStart w:id="15363" w:name="_Toc209518476"/>
        <w:bookmarkStart w:id="15364" w:name="_Toc209615444"/>
        <w:bookmarkStart w:id="15365" w:name="_Toc210029760"/>
        <w:bookmarkStart w:id="15366" w:name="_Toc210030092"/>
        <w:bookmarkStart w:id="15367" w:name="_Toc210312073"/>
        <w:bookmarkStart w:id="15368" w:name="_Toc210658939"/>
        <w:bookmarkStart w:id="15369" w:name="_Toc211327477"/>
        <w:bookmarkStart w:id="15370" w:name="_Toc212462515"/>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commentRangeEnd w:id="15349"/>
        <w:r w:rsidR="008B69C9" w:rsidDel="00B462A0">
          <w:rPr>
            <w:rStyle w:val="Rimandocommento"/>
            <w:rFonts w:cstheme="majorBidi"/>
            <w:sz w:val="24"/>
          </w:rPr>
          <w:commentReference w:id="15349"/>
        </w:r>
      </w:del>
    </w:p>
    <w:p w14:paraId="11E6CA59" w14:textId="77777777" w:rsidR="00A03A70" w:rsidRPr="004E52A8" w:rsidRDefault="00A03A70">
      <w:pPr>
        <w:pStyle w:val="TITOLO20"/>
        <w:numPr>
          <w:ilvl w:val="1"/>
          <w:numId w:val="292"/>
        </w:numPr>
        <w:ind w:left="567" w:hanging="567"/>
        <w:outlineLvl w:val="1"/>
        <w:pPrChange w:id="15371" w:author="Oliosi Francesco (GSE)" w:date="2025-10-15T10:47:00Z" w16du:dateUtc="2025-10-15T08:47:00Z">
          <w:pPr>
            <w:pStyle w:val="TITOLO20"/>
          </w:pPr>
        </w:pPrChange>
      </w:pPr>
      <w:bookmarkStart w:id="15372" w:name="_Toc450600833"/>
      <w:bookmarkStart w:id="15373" w:name="_Toc450759688"/>
      <w:bookmarkStart w:id="15374" w:name="_Toc450759946"/>
      <w:bookmarkStart w:id="15375" w:name="_Toc450761085"/>
      <w:bookmarkStart w:id="15376" w:name="_Toc189046648"/>
      <w:bookmarkStart w:id="15377" w:name="_Toc212462516"/>
      <w:r w:rsidRPr="004E52A8">
        <w:t xml:space="preserve">Richiesta di integrazione </w:t>
      </w:r>
      <w:r w:rsidRPr="008B69C9">
        <w:t>documentale</w:t>
      </w:r>
      <w:bookmarkEnd w:id="15372"/>
      <w:bookmarkEnd w:id="15373"/>
      <w:bookmarkEnd w:id="15374"/>
      <w:bookmarkEnd w:id="15375"/>
      <w:r w:rsidRPr="008B69C9">
        <w:t>/interlocutorio</w:t>
      </w:r>
      <w:bookmarkEnd w:id="15376"/>
      <w:bookmarkEnd w:id="15377"/>
    </w:p>
    <w:p w14:paraId="5DED679C" w14:textId="77777777" w:rsidR="00A03A70" w:rsidRPr="008B1DFF" w:rsidRDefault="00A03A70">
      <w:pPr>
        <w:spacing w:after="120" w:line="276" w:lineRule="auto"/>
        <w:jc w:val="both"/>
        <w:rPr>
          <w:rFonts w:cstheme="minorHAnsi"/>
          <w:sz w:val="22"/>
          <w:szCs w:val="22"/>
          <w:rPrChange w:id="15378" w:author="Visone Rossana (GSE)" w:date="2025-09-09T14:38:00Z" w16du:dateUtc="2025-09-09T12:38:00Z">
            <w:rPr>
              <w:rFonts w:cs="Calibri"/>
            </w:rPr>
          </w:rPrChange>
        </w:rPr>
        <w:pPrChange w:id="15379" w:author="Visone Rossana (GSE)" w:date="2025-09-09T14:38:00Z" w16du:dateUtc="2025-09-09T12:38:00Z">
          <w:pPr>
            <w:spacing w:after="120"/>
            <w:jc w:val="both"/>
          </w:pPr>
        </w:pPrChange>
      </w:pPr>
      <w:r w:rsidRPr="008B1DFF">
        <w:rPr>
          <w:rFonts w:cstheme="minorHAnsi"/>
          <w:sz w:val="22"/>
          <w:szCs w:val="22"/>
          <w:rPrChange w:id="15380" w:author="Visone Rossana (GSE)" w:date="2025-09-09T14:38:00Z" w16du:dateUtc="2025-09-09T12:38:00Z">
            <w:rPr>
              <w:rFonts w:cs="Calibri"/>
            </w:rPr>
          </w:rPrChange>
        </w:rPr>
        <w:t>Al di là delle ipotesi di manifesta improcedibiltà/inammissibilità dell’istanza, laddove la documentazione tecnica e/o amministrativa, allegata dal Soggetto Responsabile alla richiesta dell’incentivo, risulti carente o non conforme</w:t>
      </w:r>
      <w:r w:rsidRPr="008B1DFF">
        <w:rPr>
          <w:rFonts w:cstheme="minorHAnsi"/>
          <w:sz w:val="22"/>
          <w:szCs w:val="22"/>
          <w:rPrChange w:id="15381" w:author="Visone Rossana (GSE)" w:date="2025-09-09T14:38:00Z" w16du:dateUtc="2025-09-09T12:38:00Z">
            <w:rPr/>
          </w:rPrChange>
        </w:rPr>
        <w:t xml:space="preserve"> </w:t>
      </w:r>
      <w:r w:rsidRPr="008B1DFF">
        <w:rPr>
          <w:rFonts w:cstheme="minorHAnsi"/>
          <w:sz w:val="22"/>
          <w:szCs w:val="22"/>
          <w:rPrChange w:id="15382" w:author="Visone Rossana (GSE)" w:date="2025-09-09T14:38:00Z" w16du:dateUtc="2025-09-09T12:38:00Z">
            <w:rPr>
              <w:rFonts w:cs="Calibri"/>
            </w:rPr>
          </w:rPrChange>
        </w:rPr>
        <w:t xml:space="preserve">a quanto previsto dal Decreto e dalle presenti Regole Applicative, il GSE trasmette una richiesta d’integrazione </w:t>
      </w:r>
      <w:commentRangeStart w:id="15383"/>
      <w:r w:rsidRPr="008B1DFF">
        <w:rPr>
          <w:rFonts w:cstheme="minorHAnsi"/>
          <w:sz w:val="22"/>
          <w:szCs w:val="22"/>
          <w:rPrChange w:id="15384" w:author="Visone Rossana (GSE)" w:date="2025-09-09T14:38:00Z" w16du:dateUtc="2025-09-09T12:38:00Z">
            <w:rPr>
              <w:rFonts w:cs="Calibri"/>
            </w:rPr>
          </w:rPrChange>
        </w:rPr>
        <w:t>documentale/interlocutorio</w:t>
      </w:r>
      <w:commentRangeEnd w:id="15383"/>
      <w:r w:rsidR="008B69C9" w:rsidRPr="008B1DFF">
        <w:rPr>
          <w:rStyle w:val="Rimandocommento"/>
          <w:rFonts w:cstheme="minorHAnsi"/>
          <w:sz w:val="22"/>
          <w:szCs w:val="22"/>
          <w:rPrChange w:id="15385" w:author="Visone Rossana (GSE)" w:date="2025-09-09T14:38:00Z" w16du:dateUtc="2025-09-09T12:38:00Z">
            <w:rPr>
              <w:rStyle w:val="Rimandocommento"/>
              <w:rFonts w:cs="Calibri"/>
              <w:sz w:val="24"/>
            </w:rPr>
          </w:rPrChange>
        </w:rPr>
        <w:commentReference w:id="15383"/>
      </w:r>
      <w:r w:rsidRPr="008B1DFF">
        <w:rPr>
          <w:rFonts w:cstheme="minorHAnsi"/>
          <w:sz w:val="22"/>
          <w:szCs w:val="22"/>
          <w:rPrChange w:id="15386" w:author="Visone Rossana (GSE)" w:date="2025-09-09T14:38:00Z" w16du:dateUtc="2025-09-09T12:38:00Z">
            <w:rPr>
              <w:rFonts w:cs="Calibri"/>
            </w:rPr>
          </w:rPrChange>
        </w:rPr>
        <w:t>, nella quale vengono dettagliate le informazioni e/o i documenti integrativi necessari al fine del completamento dell’istruttoria.</w:t>
      </w:r>
    </w:p>
    <w:p w14:paraId="77ACBD1C" w14:textId="77777777" w:rsidR="00A03A70" w:rsidRPr="008B1DFF" w:rsidRDefault="00A03A70">
      <w:pPr>
        <w:spacing w:after="120" w:line="276" w:lineRule="auto"/>
        <w:jc w:val="both"/>
        <w:rPr>
          <w:rFonts w:cstheme="minorHAnsi"/>
          <w:sz w:val="22"/>
          <w:szCs w:val="22"/>
          <w:rPrChange w:id="15387" w:author="Visone Rossana (GSE)" w:date="2025-09-09T14:38:00Z" w16du:dateUtc="2025-09-09T12:38:00Z">
            <w:rPr>
              <w:rFonts w:cs="Calibri"/>
            </w:rPr>
          </w:rPrChange>
        </w:rPr>
        <w:pPrChange w:id="15388" w:author="Visone Rossana (GSE)" w:date="2025-09-09T14:38:00Z" w16du:dateUtc="2025-09-09T12:38:00Z">
          <w:pPr>
            <w:spacing w:after="120"/>
            <w:jc w:val="both"/>
          </w:pPr>
        </w:pPrChange>
      </w:pPr>
      <w:r w:rsidRPr="008B1DFF">
        <w:rPr>
          <w:rFonts w:cstheme="minorHAnsi"/>
          <w:sz w:val="22"/>
          <w:szCs w:val="22"/>
          <w:rPrChange w:id="15389" w:author="Visone Rossana (GSE)" w:date="2025-09-09T14:38:00Z" w16du:dateUtc="2025-09-09T12:38:00Z">
            <w:rPr>
              <w:rFonts w:cs="Calibri"/>
            </w:rPr>
          </w:rPrChange>
        </w:rPr>
        <w:t xml:space="preserve">Il SR è tenuto a inviare l’integrazione richiesta entro 30 giorni dal ricevimento della comunicazione, utilizzando l’apposita sezione del </w:t>
      </w:r>
      <w:r w:rsidRPr="008B1DFF">
        <w:rPr>
          <w:rFonts w:cstheme="minorHAnsi"/>
          <w:sz w:val="22"/>
          <w:szCs w:val="22"/>
          <w:rPrChange w:id="15390" w:author="Visone Rossana (GSE)" w:date="2025-09-09T14:38:00Z" w16du:dateUtc="2025-09-09T12:38:00Z">
            <w:rPr/>
          </w:rPrChange>
        </w:rPr>
        <w:t>Port</w:t>
      </w:r>
      <w:r w:rsidRPr="008B1DFF">
        <w:rPr>
          <w:rFonts w:cstheme="minorHAnsi"/>
          <w:i/>
          <w:sz w:val="22"/>
          <w:szCs w:val="22"/>
          <w:rPrChange w:id="15391" w:author="Visone Rossana (GSE)" w:date="2025-09-09T14:38:00Z" w16du:dateUtc="2025-09-09T12:38:00Z">
            <w:rPr>
              <w:i/>
            </w:rPr>
          </w:rPrChange>
        </w:rPr>
        <w:t>al</w:t>
      </w:r>
      <w:r w:rsidRPr="008B1DFF">
        <w:rPr>
          <w:rFonts w:cstheme="minorHAnsi"/>
          <w:sz w:val="22"/>
          <w:szCs w:val="22"/>
          <w:rPrChange w:id="15392" w:author="Visone Rossana (GSE)" w:date="2025-09-09T14:38:00Z" w16du:dateUtc="2025-09-09T12:38:00Z">
            <w:rPr/>
          </w:rPrChange>
        </w:rPr>
        <w:t>termico (“carica dati”)</w:t>
      </w:r>
      <w:r w:rsidRPr="008B1DFF">
        <w:rPr>
          <w:rFonts w:cstheme="minorHAnsi"/>
          <w:sz w:val="22"/>
          <w:szCs w:val="22"/>
          <w:rPrChange w:id="15393" w:author="Visone Rossana (GSE)" w:date="2025-09-09T14:38:00Z" w16du:dateUtc="2025-09-09T12:38:00Z">
            <w:rPr>
              <w:rFonts w:cs="Calibri"/>
            </w:rPr>
          </w:rPrChange>
        </w:rPr>
        <w:t>.</w:t>
      </w:r>
    </w:p>
    <w:p w14:paraId="38DFDB86" w14:textId="3B4AA9FE" w:rsidR="00A03A70" w:rsidRPr="008B1DFF" w:rsidRDefault="00A03A70">
      <w:pPr>
        <w:spacing w:after="120" w:line="276" w:lineRule="auto"/>
        <w:contextualSpacing/>
        <w:jc w:val="both"/>
        <w:rPr>
          <w:rFonts w:cstheme="minorBidi"/>
          <w:sz w:val="22"/>
          <w:szCs w:val="22"/>
          <w:rPrChange w:id="15394" w:author="Visone Rossana (GSE)" w:date="2025-09-09T14:38:00Z" w16du:dateUtc="2025-09-09T12:38:00Z">
            <w:rPr>
              <w:rFonts w:cs="Calibri"/>
            </w:rPr>
          </w:rPrChange>
        </w:rPr>
        <w:pPrChange w:id="15395" w:author="Visone Rossana (GSE)" w:date="2025-09-09T14:38:00Z" w16du:dateUtc="2025-09-09T12:38:00Z">
          <w:pPr>
            <w:spacing w:after="120"/>
            <w:jc w:val="both"/>
          </w:pPr>
        </w:pPrChange>
      </w:pPr>
      <w:r w:rsidRPr="2965A0DB">
        <w:rPr>
          <w:rFonts w:cstheme="minorBidi"/>
          <w:sz w:val="22"/>
          <w:szCs w:val="22"/>
          <w:rPrChange w:id="15396" w:author="Visone Rossana (GSE)" w:date="2025-09-09T14:38:00Z" w16du:dateUtc="2025-09-09T12:38:00Z">
            <w:rPr>
              <w:rFonts w:cs="Calibri"/>
            </w:rPr>
          </w:rPrChange>
        </w:rPr>
        <w:t xml:space="preserve">Nel caso in cui la documentazione risulti essere incompleta, carente o difforme, ovvero nel caso in cui il SR non invii le integrazioni richieste, il GSE si riserva di trasmette provvedimento recante i motivi ostativi all’accoglimento dell’istanza ai sensi dell’art. 10 bis della legge 241/90 s.m.i.. </w:t>
      </w:r>
    </w:p>
    <w:p w14:paraId="5D5CA007" w14:textId="4FB2E384" w:rsidR="00A03A70" w:rsidRPr="008B1DFF" w:rsidRDefault="00A03A70">
      <w:pPr>
        <w:spacing w:after="120" w:line="276" w:lineRule="auto"/>
        <w:contextualSpacing/>
        <w:jc w:val="both"/>
        <w:rPr>
          <w:rFonts w:cstheme="minorBidi"/>
          <w:sz w:val="22"/>
          <w:szCs w:val="22"/>
          <w:rPrChange w:id="15397" w:author="Visone Rossana (GSE)" w:date="2025-09-09T14:38:00Z" w16du:dateUtc="2025-09-09T12:38:00Z">
            <w:rPr>
              <w:rFonts w:cs="Calibri"/>
            </w:rPr>
          </w:rPrChange>
        </w:rPr>
        <w:pPrChange w:id="15398" w:author="Visone Rossana (GSE)" w:date="2025-09-09T14:38:00Z" w16du:dateUtc="2025-09-09T12:38:00Z">
          <w:pPr>
            <w:spacing w:after="120"/>
            <w:jc w:val="both"/>
          </w:pPr>
        </w:pPrChange>
      </w:pPr>
      <w:r w:rsidRPr="2965A0DB">
        <w:rPr>
          <w:rFonts w:cstheme="minorBidi"/>
          <w:sz w:val="22"/>
          <w:szCs w:val="22"/>
          <w:rPrChange w:id="15399" w:author="Visone Rossana (GSE)" w:date="2025-09-09T14:38:00Z" w16du:dateUtc="2025-09-09T12:38:00Z">
            <w:rPr>
              <w:rFonts w:cs="Calibri"/>
            </w:rPr>
          </w:rPrChange>
        </w:rPr>
        <w:t xml:space="preserve">In conformità a quanto previsto dalla Legge 241/90 s.m.i., laddove il Soggetto Responsabile non trasmetta le osservazioni richieste, il GSE concluderà il procedimento sulla base dei documenti in proprio possesso. </w:t>
      </w:r>
    </w:p>
    <w:p w14:paraId="2BBD5EE7" w14:textId="77777777" w:rsidR="00A03A70" w:rsidRPr="00726C50" w:rsidRDefault="00A03A70">
      <w:pPr>
        <w:pStyle w:val="TITOLO20"/>
        <w:numPr>
          <w:ilvl w:val="1"/>
          <w:numId w:val="292"/>
        </w:numPr>
        <w:ind w:left="567" w:hanging="567"/>
        <w:outlineLvl w:val="1"/>
        <w:rPr>
          <w:rPrChange w:id="15400" w:author="Oliosi Francesco (GSE)" w:date="2025-10-15T10:47:00Z" w16du:dateUtc="2025-10-15T08:47:00Z">
            <w:rPr>
              <w:strike/>
            </w:rPr>
          </w:rPrChange>
        </w:rPr>
        <w:pPrChange w:id="15401" w:author="Oliosi Francesco (GSE)" w:date="2025-10-15T10:47:00Z" w16du:dateUtc="2025-10-15T08:47:00Z">
          <w:pPr>
            <w:pStyle w:val="TITOLO20"/>
          </w:pPr>
        </w:pPrChange>
      </w:pPr>
      <w:bookmarkStart w:id="15402" w:name="_Toc189046649"/>
      <w:bookmarkStart w:id="15403" w:name="_Toc212462517"/>
      <w:bookmarkStart w:id="15404" w:name="_Toc450600834"/>
      <w:r>
        <w:t>Preavviso di rigetto</w:t>
      </w:r>
      <w:bookmarkEnd w:id="15402"/>
      <w:bookmarkEnd w:id="15403"/>
    </w:p>
    <w:bookmarkEnd w:id="15404"/>
    <w:p w14:paraId="1AEE8EC6" w14:textId="77777777" w:rsidR="00A03A70" w:rsidRPr="008B1DFF" w:rsidRDefault="00A03A70">
      <w:pPr>
        <w:spacing w:after="120" w:line="276" w:lineRule="auto"/>
        <w:jc w:val="both"/>
        <w:rPr>
          <w:rFonts w:cstheme="minorHAnsi"/>
          <w:sz w:val="22"/>
          <w:szCs w:val="22"/>
          <w:rPrChange w:id="15405" w:author="Visone Rossana (GSE)" w:date="2025-09-09T14:39:00Z" w16du:dateUtc="2025-09-09T12:39:00Z">
            <w:rPr/>
          </w:rPrChange>
        </w:rPr>
        <w:pPrChange w:id="15406" w:author="Visone Rossana (GSE)" w:date="2025-09-09T14:39:00Z" w16du:dateUtc="2025-09-09T12:39:00Z">
          <w:pPr>
            <w:spacing w:after="120"/>
            <w:jc w:val="both"/>
          </w:pPr>
        </w:pPrChange>
      </w:pPr>
      <w:r w:rsidRPr="008B1DFF">
        <w:rPr>
          <w:rFonts w:cstheme="minorHAnsi"/>
          <w:sz w:val="22"/>
          <w:szCs w:val="22"/>
          <w:rPrChange w:id="15407" w:author="Visone Rossana (GSE)" w:date="2025-09-09T14:39:00Z" w16du:dateUtc="2025-09-09T12:39:00Z">
            <w:rPr>
              <w:rFonts w:cs="Calibri"/>
            </w:rPr>
          </w:rPrChange>
        </w:rPr>
        <w:t xml:space="preserve">In conformità a quanto previsto dall’art. 10 bis della Legge 241/90 s.m.i., </w:t>
      </w:r>
      <w:r w:rsidRPr="008B1DFF">
        <w:rPr>
          <w:rFonts w:cstheme="minorHAnsi"/>
          <w:sz w:val="22"/>
          <w:szCs w:val="22"/>
          <w:rPrChange w:id="15408" w:author="Visone Rossana (GSE)" w:date="2025-09-09T14:39:00Z" w16du:dateUtc="2025-09-09T12:39:00Z">
            <w:rPr/>
          </w:rPrChange>
        </w:rPr>
        <w:t>qualora nell’ambito dell’istruttoria emergano motivi che ostano all’ammissione agli incentivi, il GSE comunica al Soggetto Responsabile i motivi ostativi all’accoglimento dell’istanza, con conseguente sospensione dei termini del procedimento.</w:t>
      </w:r>
    </w:p>
    <w:p w14:paraId="4CE80703" w14:textId="77777777" w:rsidR="00A03A70" w:rsidRPr="008B1DFF" w:rsidRDefault="00A03A70">
      <w:pPr>
        <w:spacing w:after="80" w:line="276" w:lineRule="auto"/>
        <w:jc w:val="both"/>
        <w:rPr>
          <w:rFonts w:cstheme="minorHAnsi"/>
          <w:sz w:val="22"/>
          <w:szCs w:val="22"/>
          <w:rPrChange w:id="15409" w:author="Visone Rossana (GSE)" w:date="2025-09-09T14:39:00Z" w16du:dateUtc="2025-09-09T12:39:00Z">
            <w:rPr>
              <w:rFonts w:cs="Calibri"/>
            </w:rPr>
          </w:rPrChange>
        </w:rPr>
        <w:pPrChange w:id="15410" w:author="Visone Rossana (GSE)" w:date="2025-09-09T14:39:00Z" w16du:dateUtc="2025-09-09T12:39:00Z">
          <w:pPr>
            <w:spacing w:after="80"/>
            <w:jc w:val="both"/>
          </w:pPr>
        </w:pPrChange>
      </w:pPr>
      <w:r w:rsidRPr="008B1DFF">
        <w:rPr>
          <w:rFonts w:cstheme="minorHAnsi"/>
          <w:sz w:val="22"/>
          <w:szCs w:val="22"/>
          <w:rPrChange w:id="15411" w:author="Visone Rossana (GSE)" w:date="2025-09-09T14:39:00Z" w16du:dateUtc="2025-09-09T12:39:00Z">
            <w:rPr>
              <w:rFonts w:cs="Calibri"/>
            </w:rPr>
          </w:rPrChange>
        </w:rPr>
        <w:t xml:space="preserve">Entro il termine di 10 giorni dal ricevimento della comunicazione, il Soggetto Responsabile può presentare, utilizzando l’apposita sezione del </w:t>
      </w:r>
      <w:r w:rsidRPr="008B1DFF">
        <w:rPr>
          <w:rFonts w:cstheme="minorHAnsi"/>
          <w:sz w:val="22"/>
          <w:szCs w:val="22"/>
          <w:rPrChange w:id="15412" w:author="Visone Rossana (GSE)" w:date="2025-09-09T14:39:00Z" w16du:dateUtc="2025-09-09T12:39:00Z">
            <w:rPr/>
          </w:rPrChange>
        </w:rPr>
        <w:t>Port</w:t>
      </w:r>
      <w:r w:rsidRPr="008B1DFF">
        <w:rPr>
          <w:rFonts w:cstheme="minorHAnsi"/>
          <w:i/>
          <w:sz w:val="22"/>
          <w:szCs w:val="22"/>
          <w:rPrChange w:id="15413" w:author="Visone Rossana (GSE)" w:date="2025-09-09T14:39:00Z" w16du:dateUtc="2025-09-09T12:39:00Z">
            <w:rPr>
              <w:i/>
            </w:rPr>
          </w:rPrChange>
        </w:rPr>
        <w:t>al</w:t>
      </w:r>
      <w:r w:rsidRPr="008B1DFF">
        <w:rPr>
          <w:rFonts w:cstheme="minorHAnsi"/>
          <w:sz w:val="22"/>
          <w:szCs w:val="22"/>
          <w:rPrChange w:id="15414" w:author="Visone Rossana (GSE)" w:date="2025-09-09T14:39:00Z" w16du:dateUtc="2025-09-09T12:39:00Z">
            <w:rPr/>
          </w:rPrChange>
        </w:rPr>
        <w:t>termico</w:t>
      </w:r>
      <w:r w:rsidRPr="008B1DFF">
        <w:rPr>
          <w:rFonts w:cstheme="minorHAnsi"/>
          <w:sz w:val="22"/>
          <w:szCs w:val="22"/>
          <w:rPrChange w:id="15415" w:author="Visone Rossana (GSE)" w:date="2025-09-09T14:39:00Z" w16du:dateUtc="2025-09-09T12:39:00Z">
            <w:rPr>
              <w:rFonts w:cs="Calibri"/>
            </w:rPr>
          </w:rPrChange>
        </w:rPr>
        <w:t xml:space="preserve">, le proprie osservazioni, eventualmente corredate di documenti a supporto. </w:t>
      </w:r>
    </w:p>
    <w:p w14:paraId="7C61EA0F" w14:textId="77777777" w:rsidR="00A03A70" w:rsidRPr="008B1DFF" w:rsidRDefault="00A03A70">
      <w:pPr>
        <w:spacing w:after="80" w:line="276" w:lineRule="auto"/>
        <w:jc w:val="both"/>
        <w:rPr>
          <w:rFonts w:cstheme="minorHAnsi"/>
          <w:sz w:val="22"/>
          <w:szCs w:val="22"/>
          <w:rPrChange w:id="15416" w:author="Visone Rossana (GSE)" w:date="2025-09-09T14:39:00Z" w16du:dateUtc="2025-09-09T12:39:00Z">
            <w:rPr>
              <w:rFonts w:cs="Calibri"/>
            </w:rPr>
          </w:rPrChange>
        </w:rPr>
        <w:pPrChange w:id="15417" w:author="Visone Rossana (GSE)" w:date="2025-09-09T14:39:00Z" w16du:dateUtc="2025-09-09T12:39:00Z">
          <w:pPr>
            <w:spacing w:after="80"/>
            <w:jc w:val="both"/>
          </w:pPr>
        </w:pPrChange>
      </w:pPr>
      <w:r w:rsidRPr="008B1DFF">
        <w:rPr>
          <w:rFonts w:cstheme="minorHAnsi"/>
          <w:sz w:val="22"/>
          <w:szCs w:val="22"/>
          <w:rPrChange w:id="15418" w:author="Visone Rossana (GSE)" w:date="2025-09-09T14:39:00Z" w16du:dateUtc="2025-09-09T12:39:00Z">
            <w:rPr>
              <w:rFonts w:cs="Calibri"/>
            </w:rPr>
          </w:rPrChange>
        </w:rPr>
        <w:t>Dell’eventuale accoglimento parziale o mancato accoglimento delle suddette osservazioni è dato atto nelle motivazioni del provvedimento finale.</w:t>
      </w:r>
    </w:p>
    <w:p w14:paraId="535D37D6" w14:textId="77777777" w:rsidR="00A03A70" w:rsidRPr="008B1DFF" w:rsidRDefault="00A03A70">
      <w:pPr>
        <w:spacing w:after="80" w:line="276" w:lineRule="auto"/>
        <w:jc w:val="both"/>
        <w:rPr>
          <w:rFonts w:cstheme="minorHAnsi"/>
          <w:strike/>
          <w:sz w:val="22"/>
          <w:szCs w:val="22"/>
          <w:rPrChange w:id="15419" w:author="Visone Rossana (GSE)" w:date="2025-09-09T14:39:00Z" w16du:dateUtc="2025-09-09T12:39:00Z">
            <w:rPr>
              <w:rFonts w:cs="Calibri"/>
              <w:strike/>
            </w:rPr>
          </w:rPrChange>
        </w:rPr>
        <w:pPrChange w:id="15420" w:author="Visone Rossana (GSE)" w:date="2025-09-09T14:39:00Z" w16du:dateUtc="2025-09-09T12:39:00Z">
          <w:pPr>
            <w:spacing w:after="80"/>
            <w:jc w:val="both"/>
          </w:pPr>
        </w:pPrChange>
      </w:pPr>
      <w:r w:rsidRPr="008B1DFF">
        <w:rPr>
          <w:rFonts w:cstheme="minorHAnsi"/>
          <w:sz w:val="22"/>
          <w:szCs w:val="22"/>
          <w:rPrChange w:id="15421" w:author="Visone Rossana (GSE)" w:date="2025-09-09T14:39:00Z" w16du:dateUtc="2025-09-09T12:39:00Z">
            <w:rPr>
              <w:rFonts w:cs="Calibri"/>
            </w:rPr>
          </w:rPrChange>
        </w:rPr>
        <w:t>In conformità a quanto previsto dalla Legge 241/90 s.m.i., laddove il Soggetto Responsabile non trasmetta le osservazioni nei termini, il GSE concluderà il procedimento sulla base dei documenti in proprio possesso.</w:t>
      </w:r>
    </w:p>
    <w:p w14:paraId="3A33E648" w14:textId="77777777" w:rsidR="00A03A70" w:rsidRPr="00DE4407" w:rsidRDefault="00A03A70" w:rsidP="00A03A70">
      <w:pPr>
        <w:spacing w:after="80"/>
        <w:jc w:val="both"/>
        <w:rPr>
          <w:rFonts w:cs="Calibri"/>
          <w:sz w:val="2"/>
        </w:rPr>
      </w:pPr>
    </w:p>
    <w:p w14:paraId="74163451" w14:textId="51F02A4D" w:rsidR="00A03A70" w:rsidRPr="004E52A8" w:rsidDel="00B462A0" w:rsidRDefault="00A03A70">
      <w:pPr>
        <w:pStyle w:val="TITOLO20"/>
        <w:numPr>
          <w:ilvl w:val="1"/>
          <w:numId w:val="292"/>
        </w:numPr>
        <w:ind w:left="567" w:hanging="567"/>
        <w:outlineLvl w:val="1"/>
        <w:rPr>
          <w:del w:id="15422" w:author="Visone Rossana (GSE)" w:date="2025-08-01T11:18:00Z" w16du:dateUtc="2025-08-01T09:18:00Z"/>
        </w:rPr>
        <w:pPrChange w:id="15423" w:author="Oliosi Francesco (GSE)" w:date="2025-10-15T10:47:00Z" w16du:dateUtc="2025-10-15T08:47:00Z">
          <w:pPr>
            <w:pStyle w:val="TITOLO20"/>
          </w:pPr>
        </w:pPrChange>
      </w:pPr>
      <w:bookmarkStart w:id="15424" w:name="_Toc450600835"/>
      <w:bookmarkStart w:id="15425" w:name="_Toc450759690"/>
      <w:bookmarkStart w:id="15426" w:name="_Toc450759948"/>
      <w:bookmarkStart w:id="15427" w:name="_Toc450761087"/>
      <w:bookmarkStart w:id="15428" w:name="_Toc189046650"/>
      <w:bookmarkStart w:id="15429" w:name="_Toc207870932"/>
      <w:del w:id="15430" w:author="Visone Rossana (GSE)" w:date="2025-08-01T11:18:00Z" w16du:dateUtc="2025-08-01T09:18:00Z">
        <w:r w:rsidDel="00B462A0">
          <w:delText>Determinazione</w:delText>
        </w:r>
        <w:r w:rsidRPr="004E52A8" w:rsidDel="00B462A0">
          <w:delText xml:space="preserve"> degli incentivi </w:delText>
        </w:r>
        <w:bookmarkEnd w:id="15424"/>
        <w:bookmarkEnd w:id="15425"/>
        <w:bookmarkEnd w:id="15426"/>
        <w:bookmarkEnd w:id="15427"/>
        <w:r w:rsidDel="00B462A0">
          <w:delText>spettanti</w:delText>
        </w:r>
        <w:bookmarkStart w:id="15431" w:name="_Toc207969215"/>
        <w:bookmarkStart w:id="15432" w:name="_Toc207969447"/>
        <w:bookmarkStart w:id="15433" w:name="_Toc207970708"/>
        <w:bookmarkStart w:id="15434" w:name="_Toc208302366"/>
        <w:bookmarkStart w:id="15435" w:name="_Toc208307109"/>
        <w:bookmarkStart w:id="15436" w:name="_Toc208308603"/>
        <w:bookmarkStart w:id="15437" w:name="_Toc208308981"/>
        <w:bookmarkStart w:id="15438" w:name="_Toc208320705"/>
        <w:bookmarkStart w:id="15439" w:name="_Toc208321999"/>
        <w:bookmarkStart w:id="15440" w:name="_Toc208390010"/>
        <w:bookmarkStart w:id="15441" w:name="_Toc209518479"/>
        <w:bookmarkStart w:id="15442" w:name="_Toc209615447"/>
        <w:bookmarkStart w:id="15443" w:name="_Toc210029763"/>
        <w:bookmarkStart w:id="15444" w:name="_Toc210030095"/>
        <w:bookmarkStart w:id="15445" w:name="_Toc210312076"/>
        <w:bookmarkStart w:id="15446" w:name="_Toc210658942"/>
        <w:bookmarkStart w:id="15447" w:name="_Toc211327480"/>
        <w:bookmarkStart w:id="15448" w:name="_Toc212462518"/>
        <w:bookmarkEnd w:id="15428"/>
        <w:bookmarkEnd w:id="15429"/>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del>
    </w:p>
    <w:p w14:paraId="12E1F14D" w14:textId="773ECA79" w:rsidR="00A03A70" w:rsidDel="00B462A0" w:rsidRDefault="00A03A70">
      <w:pPr>
        <w:pStyle w:val="TITOLO20"/>
        <w:numPr>
          <w:ilvl w:val="1"/>
          <w:numId w:val="292"/>
        </w:numPr>
        <w:ind w:left="567" w:hanging="567"/>
        <w:outlineLvl w:val="1"/>
        <w:rPr>
          <w:del w:id="15449" w:author="Visone Rossana (GSE)" w:date="2025-08-01T11:18:00Z" w16du:dateUtc="2025-08-01T09:18:00Z"/>
        </w:rPr>
        <w:pPrChange w:id="15450" w:author="Oliosi Francesco (GSE)" w:date="2025-10-13T18:19:00Z" w16du:dateUtc="2025-10-13T16:19:00Z">
          <w:pPr>
            <w:spacing w:after="80"/>
            <w:jc w:val="both"/>
          </w:pPr>
        </w:pPrChange>
      </w:pPr>
      <w:del w:id="15451" w:author="Visone Rossana (GSE)" w:date="2025-08-01T11:18:00Z" w16du:dateUtc="2025-08-01T09:18:00Z">
        <w:r w:rsidDel="00B462A0">
          <w:delText>I</w:delText>
        </w:r>
        <w:r w:rsidRPr="003849B7" w:rsidDel="00B462A0">
          <w:delText xml:space="preserve">l calcolo degli incentivi, da riconoscere </w:delText>
        </w:r>
        <w:r w:rsidDel="00B462A0">
          <w:delText>per</w:delText>
        </w:r>
        <w:r w:rsidRPr="003849B7" w:rsidDel="00B462A0">
          <w:delText xml:space="preserve"> specifico intervento </w:delText>
        </w:r>
        <w:r w:rsidDel="00B462A0">
          <w:delText>cui si riferisce l’istanza</w:delText>
        </w:r>
        <w:r w:rsidRPr="003849B7" w:rsidDel="00B462A0">
          <w:delText xml:space="preserve">, è elaborato sulla base dei dati dichiarati </w:delText>
        </w:r>
        <w:r w:rsidDel="00B462A0">
          <w:delText>attraverso il Portaltermico, nelle diverse fasi di interazione con GSE: prenotazione dell’incentivo o accesso a consuntivo (accesso diretto)</w:delText>
        </w:r>
        <w:r w:rsidRPr="003849B7" w:rsidDel="00B462A0">
          <w:delText xml:space="preserve">. </w:delText>
        </w:r>
        <w:bookmarkStart w:id="15452" w:name="_Toc207969216"/>
        <w:bookmarkStart w:id="15453" w:name="_Toc207969448"/>
        <w:bookmarkStart w:id="15454" w:name="_Toc207970709"/>
        <w:bookmarkStart w:id="15455" w:name="_Toc208302367"/>
        <w:bookmarkStart w:id="15456" w:name="_Toc208307110"/>
        <w:bookmarkStart w:id="15457" w:name="_Toc208308604"/>
        <w:bookmarkStart w:id="15458" w:name="_Toc208308982"/>
        <w:bookmarkStart w:id="15459" w:name="_Toc208320706"/>
        <w:bookmarkStart w:id="15460" w:name="_Toc208322000"/>
        <w:bookmarkStart w:id="15461" w:name="_Toc208390011"/>
        <w:bookmarkStart w:id="15462" w:name="_Toc209518480"/>
        <w:bookmarkStart w:id="15463" w:name="_Toc209615448"/>
        <w:bookmarkStart w:id="15464" w:name="_Toc210029764"/>
        <w:bookmarkStart w:id="15465" w:name="_Toc210030096"/>
        <w:bookmarkStart w:id="15466" w:name="_Toc210312077"/>
        <w:bookmarkStart w:id="15467" w:name="_Toc210658943"/>
        <w:bookmarkStart w:id="15468" w:name="_Toc211327481"/>
        <w:bookmarkStart w:id="15469" w:name="_Toc212462519"/>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del>
    </w:p>
    <w:p w14:paraId="5469CC72" w14:textId="77777777" w:rsidR="00B462A0" w:rsidRPr="004E52A8" w:rsidRDefault="00A03A70">
      <w:pPr>
        <w:pStyle w:val="TITOLO20"/>
        <w:numPr>
          <w:ilvl w:val="1"/>
          <w:numId w:val="292"/>
        </w:numPr>
        <w:ind w:left="567" w:hanging="567"/>
        <w:outlineLvl w:val="1"/>
        <w:rPr>
          <w:ins w:id="15470" w:author="Visone Rossana (GSE)" w:date="2025-08-01T11:18:00Z" w16du:dateUtc="2025-08-01T09:18:00Z"/>
        </w:rPr>
        <w:pPrChange w:id="15471" w:author="Oliosi Francesco (GSE)" w:date="2025-10-15T10:47:00Z" w16du:dateUtc="2025-10-15T08:47:00Z">
          <w:pPr>
            <w:pStyle w:val="TITOLO20"/>
          </w:pPr>
        </w:pPrChange>
      </w:pPr>
      <w:del w:id="15472" w:author="Visone Rossana (GSE)" w:date="2025-08-01T11:18:00Z" w16du:dateUtc="2025-08-01T09:18:00Z">
        <w:r w:rsidDel="00B462A0">
          <w:delText xml:space="preserve">Nella scheda-domanda è riportato </w:delText>
        </w:r>
        <w:r w:rsidRPr="00387996" w:rsidDel="00B462A0">
          <w:delText>l’importo indicativo</w:delText>
        </w:r>
        <w:r w:rsidDel="00B462A0">
          <w:delText xml:space="preserve"> degli incentivi, la</w:delText>
        </w:r>
        <w:r w:rsidRPr="003849B7" w:rsidDel="00B462A0">
          <w:delText xml:space="preserve"> </w:delText>
        </w:r>
        <w:r w:rsidRPr="00653E74" w:rsidDel="00B462A0">
          <w:delText>durata e l’eventuale ripartizione</w:delText>
        </w:r>
        <w:r w:rsidDel="00B462A0">
          <w:delText xml:space="preserve"> in rate</w:delText>
        </w:r>
        <w:r w:rsidRPr="0062505C" w:rsidDel="00B462A0">
          <w:delText>.</w:delText>
        </w:r>
        <w:r w:rsidDel="00B462A0">
          <w:delText xml:space="preserve"> In caso di multi-intervento</w:delText>
        </w:r>
        <w:r w:rsidRPr="00726C50" w:rsidDel="00B462A0">
          <w:rPr>
            <w:rPrChange w:id="15473" w:author="Oliosi Francesco (GSE)" w:date="2025-10-15T10:47:00Z" w16du:dateUtc="2025-10-15T08:47:00Z">
              <w:rPr>
                <w:rStyle w:val="Rimandonotaapidipagina"/>
              </w:rPr>
            </w:rPrChange>
          </w:rPr>
          <w:footnoteReference w:id="10"/>
        </w:r>
        <w:r w:rsidDel="00B462A0">
          <w:delText xml:space="preserve">, sono riportati gli importi indicativamente spettanti per intervento, le </w:delText>
        </w:r>
        <w:r w:rsidRPr="00874DD1" w:rsidDel="00B462A0">
          <w:delText>relative ed eventuali ripartizioni in rate</w:delText>
        </w:r>
        <w:r w:rsidDel="00B462A0">
          <w:delText>,</w:delText>
        </w:r>
        <w:r w:rsidRPr="00874DD1" w:rsidDel="00B462A0">
          <w:delText xml:space="preserve"> nonché </w:delText>
        </w:r>
        <w:r w:rsidDel="00B462A0">
          <w:delText>l’importo totale</w:delText>
        </w:r>
        <w:r w:rsidRPr="00874DD1" w:rsidDel="00B462A0">
          <w:delText xml:space="preserve"> annu</w:delText>
        </w:r>
        <w:r w:rsidDel="00B462A0">
          <w:delText>o</w:delText>
        </w:r>
        <w:r w:rsidRPr="00874DD1" w:rsidDel="00B462A0">
          <w:delText xml:space="preserve"> previst</w:delText>
        </w:r>
        <w:r w:rsidDel="00B462A0">
          <w:delText>o</w:delText>
        </w:r>
        <w:r w:rsidRPr="00874DD1" w:rsidDel="00B462A0">
          <w:delText xml:space="preserve"> come erogazione </w:delText>
        </w:r>
        <w:r w:rsidDel="00B462A0">
          <w:delText>in</w:delText>
        </w:r>
        <w:r w:rsidRPr="00874DD1" w:rsidDel="00B462A0">
          <w:delText xml:space="preserve"> favore del S</w:delText>
        </w:r>
        <w:r w:rsidDel="00B462A0">
          <w:delText xml:space="preserve">oggetto </w:delText>
        </w:r>
        <w:r w:rsidRPr="00874DD1" w:rsidDel="00B462A0">
          <w:delText>R</w:delText>
        </w:r>
        <w:r w:rsidDel="00B462A0">
          <w:delText>esponsabile</w:delText>
        </w:r>
        <w:r w:rsidRPr="00874DD1" w:rsidDel="00B462A0">
          <w:delText>.</w:delText>
        </w:r>
      </w:del>
      <w:r w:rsidRPr="003852D0">
        <w:t xml:space="preserve"> </w:t>
      </w:r>
      <w:bookmarkStart w:id="15476" w:name="_Toc212462520"/>
      <w:ins w:id="15477" w:author="Visone Rossana (GSE)" w:date="2025-08-01T11:18:00Z" w16du:dateUtc="2025-08-01T09:18:00Z">
        <w:r w:rsidR="00B462A0" w:rsidRPr="004E52A8">
          <w:t>Comunicazioni dell’esito della valutazione</w:t>
        </w:r>
        <w:bookmarkEnd w:id="15476"/>
      </w:ins>
    </w:p>
    <w:p w14:paraId="79D50DCC" w14:textId="77777777" w:rsidR="00B462A0" w:rsidRPr="008B1DFF" w:rsidRDefault="00B462A0">
      <w:pPr>
        <w:autoSpaceDN w:val="0"/>
        <w:spacing w:after="120" w:line="276" w:lineRule="auto"/>
        <w:jc w:val="both"/>
        <w:rPr>
          <w:ins w:id="15478" w:author="Visone Rossana (GSE)" w:date="2025-08-01T11:18:00Z" w16du:dateUtc="2025-08-01T09:18:00Z"/>
          <w:rFonts w:cstheme="minorHAnsi"/>
          <w:sz w:val="22"/>
          <w:szCs w:val="22"/>
          <w:rPrChange w:id="15479" w:author="Visone Rossana (GSE)" w:date="2025-09-09T14:39:00Z" w16du:dateUtc="2025-09-09T12:39:00Z">
            <w:rPr>
              <w:ins w:id="15480" w:author="Visone Rossana (GSE)" w:date="2025-08-01T11:18:00Z" w16du:dateUtc="2025-08-01T09:18:00Z"/>
              <w:rFonts w:cs="Calibri"/>
            </w:rPr>
          </w:rPrChange>
        </w:rPr>
        <w:pPrChange w:id="15481" w:author="Visone Rossana (GSE)" w:date="2025-09-09T14:39:00Z" w16du:dateUtc="2025-09-09T12:39:00Z">
          <w:pPr>
            <w:autoSpaceDN w:val="0"/>
            <w:spacing w:after="120"/>
            <w:jc w:val="both"/>
          </w:pPr>
        </w:pPrChange>
      </w:pPr>
      <w:ins w:id="15482" w:author="Visone Rossana (GSE)" w:date="2025-08-01T11:18:00Z" w16du:dateUtc="2025-08-01T09:18:00Z">
        <w:r w:rsidRPr="008B1DFF">
          <w:rPr>
            <w:rFonts w:cstheme="minorHAnsi"/>
            <w:sz w:val="22"/>
            <w:szCs w:val="22"/>
            <w:rPrChange w:id="15483" w:author="Visone Rossana (GSE)" w:date="2025-09-09T14:39:00Z" w16du:dateUtc="2025-09-09T12:39:00Z">
              <w:rPr>
                <w:rFonts w:cs="Calibri"/>
              </w:rPr>
            </w:rPrChange>
          </w:rPr>
          <w:t>A conclusione del processo di valutazione dell’istanza il GSE comunica al Soggetto Responsabile:</w:t>
        </w:r>
      </w:ins>
    </w:p>
    <w:p w14:paraId="7D7F49E2" w14:textId="77777777" w:rsidR="00B462A0" w:rsidRPr="008B1DFF" w:rsidRDefault="00B462A0">
      <w:pPr>
        <w:numPr>
          <w:ilvl w:val="0"/>
          <w:numId w:val="54"/>
        </w:numPr>
        <w:tabs>
          <w:tab w:val="num" w:pos="426"/>
        </w:tabs>
        <w:autoSpaceDN w:val="0"/>
        <w:spacing w:after="120" w:line="276" w:lineRule="auto"/>
        <w:ind w:left="426" w:hanging="426"/>
        <w:jc w:val="both"/>
        <w:rPr>
          <w:ins w:id="15484" w:author="Visone Rossana (GSE)" w:date="2025-08-01T11:18:00Z" w16du:dateUtc="2025-08-01T09:18:00Z"/>
          <w:rFonts w:cstheme="minorHAnsi"/>
          <w:sz w:val="22"/>
          <w:szCs w:val="22"/>
          <w:rPrChange w:id="15485" w:author="Visone Rossana (GSE)" w:date="2025-09-09T14:39:00Z" w16du:dateUtc="2025-09-09T12:39:00Z">
            <w:rPr>
              <w:ins w:id="15486" w:author="Visone Rossana (GSE)" w:date="2025-08-01T11:18:00Z" w16du:dateUtc="2025-08-01T09:18:00Z"/>
              <w:rFonts w:cs="Calibri"/>
            </w:rPr>
          </w:rPrChange>
        </w:rPr>
        <w:pPrChange w:id="15487" w:author="Visone Rossana (GSE)" w:date="2025-09-09T14:39:00Z" w16du:dateUtc="2025-09-09T12:39:00Z">
          <w:pPr>
            <w:numPr>
              <w:numId w:val="54"/>
            </w:numPr>
            <w:tabs>
              <w:tab w:val="num" w:pos="426"/>
              <w:tab w:val="num" w:pos="2424"/>
            </w:tabs>
            <w:autoSpaceDN w:val="0"/>
            <w:spacing w:after="120"/>
            <w:ind w:left="426" w:hanging="426"/>
            <w:jc w:val="both"/>
          </w:pPr>
        </w:pPrChange>
      </w:pPr>
      <w:ins w:id="15488" w:author="Visone Rossana (GSE)" w:date="2025-08-01T11:18:00Z" w16du:dateUtc="2025-08-01T09:18:00Z">
        <w:r w:rsidRPr="008B1DFF">
          <w:rPr>
            <w:rFonts w:cstheme="minorHAnsi"/>
            <w:sz w:val="22"/>
            <w:szCs w:val="22"/>
            <w:rPrChange w:id="15489" w:author="Visone Rossana (GSE)" w:date="2025-09-09T14:39:00Z" w16du:dateUtc="2025-09-09T12:39:00Z">
              <w:rPr>
                <w:rFonts w:cs="Calibri"/>
              </w:rPr>
            </w:rPrChange>
          </w:rPr>
          <w:t xml:space="preserve">in caso di </w:t>
        </w:r>
        <w:r w:rsidRPr="008B1DFF">
          <w:rPr>
            <w:rFonts w:cstheme="minorHAnsi"/>
            <w:sz w:val="22"/>
            <w:szCs w:val="22"/>
            <w:u w:val="single"/>
            <w:rPrChange w:id="15490" w:author="Visone Rossana (GSE)" w:date="2025-09-09T14:39:00Z" w16du:dateUtc="2025-09-09T12:39:00Z">
              <w:rPr>
                <w:rFonts w:cs="Calibri"/>
                <w:u w:val="single"/>
              </w:rPr>
            </w:rPrChange>
          </w:rPr>
          <w:t>esito positivo</w:t>
        </w:r>
        <w:r w:rsidRPr="008B1DFF">
          <w:rPr>
            <w:rFonts w:cstheme="minorHAnsi"/>
            <w:sz w:val="22"/>
            <w:szCs w:val="22"/>
            <w:rPrChange w:id="15491" w:author="Visone Rossana (GSE)" w:date="2025-09-09T14:39:00Z" w16du:dateUtc="2025-09-09T12:39:00Z">
              <w:rPr>
                <w:rFonts w:cs="Calibri"/>
              </w:rPr>
            </w:rPrChange>
          </w:rPr>
          <w:t xml:space="preserve"> dell’istruttoria di valutazione, il riconoscimento dell’incentivo richiesto mediante la lettera di avvio incentivo, che risulta, altresì, integrata con gli importi effettivi da riconoscersi, quantificati all’esito dell’istruttoria condotta dal GSE;</w:t>
        </w:r>
      </w:ins>
    </w:p>
    <w:p w14:paraId="17427032" w14:textId="77777777" w:rsidR="00B462A0" w:rsidRPr="008B1DFF" w:rsidRDefault="00B462A0">
      <w:pPr>
        <w:numPr>
          <w:ilvl w:val="0"/>
          <w:numId w:val="54"/>
        </w:numPr>
        <w:tabs>
          <w:tab w:val="num" w:pos="567"/>
        </w:tabs>
        <w:autoSpaceDN w:val="0"/>
        <w:spacing w:after="120" w:line="276" w:lineRule="auto"/>
        <w:ind w:left="426" w:hanging="426"/>
        <w:jc w:val="both"/>
        <w:rPr>
          <w:ins w:id="15492" w:author="Visone Rossana (GSE)" w:date="2025-08-01T11:18:00Z" w16du:dateUtc="2025-08-01T09:18:00Z"/>
          <w:rFonts w:cstheme="minorHAnsi"/>
          <w:sz w:val="22"/>
          <w:szCs w:val="22"/>
          <w:rPrChange w:id="15493" w:author="Visone Rossana (GSE)" w:date="2025-09-09T14:39:00Z" w16du:dateUtc="2025-09-09T12:39:00Z">
            <w:rPr>
              <w:ins w:id="15494" w:author="Visone Rossana (GSE)" w:date="2025-08-01T11:18:00Z" w16du:dateUtc="2025-08-01T09:18:00Z"/>
              <w:rFonts w:cs="Calibri"/>
            </w:rPr>
          </w:rPrChange>
        </w:rPr>
        <w:pPrChange w:id="15495" w:author="Visone Rossana (GSE)" w:date="2025-09-09T14:39:00Z" w16du:dateUtc="2025-09-09T12:39:00Z">
          <w:pPr>
            <w:numPr>
              <w:numId w:val="54"/>
            </w:numPr>
            <w:tabs>
              <w:tab w:val="num" w:pos="567"/>
              <w:tab w:val="num" w:pos="2424"/>
            </w:tabs>
            <w:autoSpaceDN w:val="0"/>
            <w:spacing w:after="120"/>
            <w:ind w:left="426" w:hanging="426"/>
            <w:jc w:val="both"/>
          </w:pPr>
        </w:pPrChange>
      </w:pPr>
      <w:ins w:id="15496" w:author="Visone Rossana (GSE)" w:date="2025-08-01T11:18:00Z" w16du:dateUtc="2025-08-01T09:18:00Z">
        <w:r w:rsidRPr="008B1DFF">
          <w:rPr>
            <w:rFonts w:cstheme="minorHAnsi"/>
            <w:sz w:val="22"/>
            <w:szCs w:val="22"/>
            <w:rPrChange w:id="15497" w:author="Visone Rossana (GSE)" w:date="2025-09-09T14:39:00Z" w16du:dateUtc="2025-09-09T12:39:00Z">
              <w:rPr>
                <w:rFonts w:cs="Calibri"/>
              </w:rPr>
            </w:rPrChange>
          </w:rPr>
          <w:t>in caso di mancanza dei requisiti previsti dal Decreto, accertati a valle dell’istruttoria, il r</w:t>
        </w:r>
        <w:r w:rsidRPr="008B1DFF">
          <w:rPr>
            <w:rFonts w:cstheme="minorHAnsi"/>
            <w:sz w:val="22"/>
            <w:szCs w:val="22"/>
            <w:u w:val="single"/>
            <w:rPrChange w:id="15498" w:author="Visone Rossana (GSE)" w:date="2025-09-09T14:39:00Z" w16du:dateUtc="2025-09-09T12:39:00Z">
              <w:rPr>
                <w:rFonts w:cs="Calibri"/>
                <w:u w:val="single"/>
              </w:rPr>
            </w:rPrChange>
          </w:rPr>
          <w:t>igetto dell’istanza</w:t>
        </w:r>
        <w:r w:rsidRPr="008B1DFF">
          <w:rPr>
            <w:rFonts w:cstheme="minorHAnsi"/>
            <w:sz w:val="22"/>
            <w:szCs w:val="22"/>
            <w:rPrChange w:id="15499" w:author="Visone Rossana (GSE)" w:date="2025-09-09T14:39:00Z" w16du:dateUtc="2025-09-09T12:39:00Z">
              <w:rPr>
                <w:rFonts w:cs="Calibri"/>
              </w:rPr>
            </w:rPrChange>
          </w:rPr>
          <w:t>.</w:t>
        </w:r>
      </w:ins>
    </w:p>
    <w:p w14:paraId="6AD6E2D6" w14:textId="77777777" w:rsidR="00B462A0" w:rsidRPr="008B1DFF" w:rsidRDefault="00B462A0">
      <w:pPr>
        <w:spacing w:after="120" w:line="276" w:lineRule="auto"/>
        <w:jc w:val="both"/>
        <w:rPr>
          <w:ins w:id="15500" w:author="Visone Rossana (GSE)" w:date="2025-08-01T11:18:00Z" w16du:dateUtc="2025-08-01T09:18:00Z"/>
          <w:rFonts w:cstheme="minorHAnsi"/>
          <w:i/>
          <w:sz w:val="22"/>
          <w:szCs w:val="22"/>
          <w:rPrChange w:id="15501" w:author="Visone Rossana (GSE)" w:date="2025-09-09T14:39:00Z" w16du:dateUtc="2025-09-09T12:39:00Z">
            <w:rPr>
              <w:ins w:id="15502" w:author="Visone Rossana (GSE)" w:date="2025-08-01T11:18:00Z" w16du:dateUtc="2025-08-01T09:18:00Z"/>
              <w:rFonts w:cs="Calibri"/>
              <w:i/>
            </w:rPr>
          </w:rPrChange>
        </w:rPr>
        <w:pPrChange w:id="15503" w:author="Visone Rossana (GSE)" w:date="2025-09-09T14:39:00Z" w16du:dateUtc="2025-09-09T12:39:00Z">
          <w:pPr>
            <w:spacing w:after="120"/>
            <w:jc w:val="both"/>
          </w:pPr>
        </w:pPrChange>
      </w:pPr>
      <w:ins w:id="15504" w:author="Visone Rossana (GSE)" w:date="2025-08-01T11:18:00Z" w16du:dateUtc="2025-08-01T09:18:00Z">
        <w:r w:rsidRPr="008B1DFF">
          <w:rPr>
            <w:rFonts w:cstheme="minorHAnsi"/>
            <w:sz w:val="22"/>
            <w:szCs w:val="22"/>
            <w:rPrChange w:id="15505" w:author="Visone Rossana (GSE)" w:date="2025-09-09T14:39:00Z" w16du:dateUtc="2025-09-09T12:39:00Z">
              <w:rPr>
                <w:rFonts w:cs="Calibri"/>
              </w:rPr>
            </w:rPrChange>
          </w:rPr>
          <w:t>L’ammissione agli incentivi è comunicata dal GSE al Soggetto Responsabile mediante lettera di “avvio incentivo” notificata all’indirizzo indicato a sistema dal SR e resa disponibile sul Portaltermico</w:t>
        </w:r>
        <w:r w:rsidRPr="008B1DFF">
          <w:rPr>
            <w:rFonts w:cstheme="minorHAnsi"/>
            <w:i/>
            <w:sz w:val="22"/>
            <w:szCs w:val="22"/>
            <w:rPrChange w:id="15506" w:author="Visone Rossana (GSE)" w:date="2025-09-09T14:39:00Z" w16du:dateUtc="2025-09-09T12:39:00Z">
              <w:rPr>
                <w:rFonts w:cs="Calibri"/>
                <w:i/>
              </w:rPr>
            </w:rPrChange>
          </w:rPr>
          <w:t xml:space="preserve">. </w:t>
        </w:r>
        <w:r w:rsidRPr="008B1DFF">
          <w:rPr>
            <w:rFonts w:cstheme="minorHAnsi"/>
            <w:sz w:val="22"/>
            <w:szCs w:val="22"/>
            <w:rPrChange w:id="15507" w:author="Visone Rossana (GSE)" w:date="2025-09-09T14:39:00Z" w16du:dateUtc="2025-09-09T12:39:00Z">
              <w:rPr>
                <w:rFonts w:cs="Calibri"/>
              </w:rPr>
            </w:rPrChange>
          </w:rPr>
          <w:t>Nel caso di esito positivo previo accoglimento anche parziale delle eventuali osservazioni inviate dal SR (a seguito di un preavviso di rigetto da parte del GSE), la comunicazione di esito positivo è inviata all’indirizzo comunicato e attraverso i canali pec o posta Raccomandata (A/R), forniti dal Soggetto Responsabile.</w:t>
        </w:r>
      </w:ins>
    </w:p>
    <w:p w14:paraId="50C9202E" w14:textId="77777777" w:rsidR="00B462A0" w:rsidRPr="008B1DFF" w:rsidRDefault="00B462A0">
      <w:pPr>
        <w:spacing w:after="120" w:line="276" w:lineRule="auto"/>
        <w:jc w:val="both"/>
        <w:rPr>
          <w:ins w:id="15508" w:author="Visone Rossana (GSE)" w:date="2025-08-01T11:18:00Z" w16du:dateUtc="2025-08-01T09:18:00Z"/>
          <w:rFonts w:cstheme="minorHAnsi"/>
          <w:sz w:val="22"/>
          <w:szCs w:val="22"/>
          <w:rPrChange w:id="15509" w:author="Visone Rossana (GSE)" w:date="2025-09-09T14:39:00Z" w16du:dateUtc="2025-09-09T12:39:00Z">
            <w:rPr>
              <w:ins w:id="15510" w:author="Visone Rossana (GSE)" w:date="2025-08-01T11:18:00Z" w16du:dateUtc="2025-08-01T09:18:00Z"/>
              <w:rFonts w:cs="Calibri"/>
            </w:rPr>
          </w:rPrChange>
        </w:rPr>
        <w:pPrChange w:id="15511" w:author="Visone Rossana (GSE)" w:date="2025-09-09T14:39:00Z" w16du:dateUtc="2025-09-09T12:39:00Z">
          <w:pPr>
            <w:spacing w:after="120"/>
            <w:jc w:val="both"/>
          </w:pPr>
        </w:pPrChange>
      </w:pPr>
      <w:ins w:id="15512" w:author="Visone Rossana (GSE)" w:date="2025-08-01T11:18:00Z" w16du:dateUtc="2025-08-01T09:18:00Z">
        <w:r w:rsidRPr="008B1DFF">
          <w:rPr>
            <w:rFonts w:cstheme="minorHAnsi"/>
            <w:sz w:val="22"/>
            <w:szCs w:val="22"/>
            <w:rPrChange w:id="15513" w:author="Visone Rossana (GSE)" w:date="2025-09-09T14:39:00Z" w16du:dateUtc="2025-09-09T12:39:00Z">
              <w:rPr>
                <w:rFonts w:cs="Calibri"/>
              </w:rPr>
            </w:rPrChange>
          </w:rPr>
          <w:lastRenderedPageBreak/>
          <w:t>Al fine della conclusione del procedimento di stipula, le condizioni contrattuali, finalizzate all’erogazione dell’incentivo, si intendono sottoscritte in fase di trasmissione dell’istanza e perfezionate con la trasmissione della lettera di avvio incentivo da parte del GSE al Soggetto Responsabile.</w:t>
        </w:r>
      </w:ins>
    </w:p>
    <w:p w14:paraId="4EE4690A" w14:textId="77777777" w:rsidR="00B462A0" w:rsidRPr="008B1DFF" w:rsidRDefault="00B462A0">
      <w:pPr>
        <w:spacing w:after="120" w:line="276" w:lineRule="auto"/>
        <w:jc w:val="both"/>
        <w:rPr>
          <w:ins w:id="15514" w:author="Visone Rossana (GSE)" w:date="2025-08-01T11:18:00Z" w16du:dateUtc="2025-08-01T09:18:00Z"/>
          <w:rFonts w:cstheme="minorHAnsi"/>
          <w:sz w:val="22"/>
          <w:szCs w:val="22"/>
          <w:rPrChange w:id="15515" w:author="Visone Rossana (GSE)" w:date="2025-09-09T14:39:00Z" w16du:dateUtc="2025-09-09T12:39:00Z">
            <w:rPr>
              <w:ins w:id="15516" w:author="Visone Rossana (GSE)" w:date="2025-08-01T11:18:00Z" w16du:dateUtc="2025-08-01T09:18:00Z"/>
              <w:rFonts w:cs="Calibri"/>
            </w:rPr>
          </w:rPrChange>
        </w:rPr>
        <w:pPrChange w:id="15517" w:author="Visone Rossana (GSE)" w:date="2025-09-09T14:39:00Z" w16du:dateUtc="2025-09-09T12:39:00Z">
          <w:pPr>
            <w:spacing w:after="120"/>
            <w:jc w:val="both"/>
          </w:pPr>
        </w:pPrChange>
      </w:pPr>
      <w:ins w:id="15518" w:author="Visone Rossana (GSE)" w:date="2025-08-01T11:18:00Z" w16du:dateUtc="2025-08-01T09:18:00Z">
        <w:r w:rsidRPr="008B1DFF">
          <w:rPr>
            <w:rFonts w:cstheme="minorHAnsi"/>
            <w:sz w:val="22"/>
            <w:szCs w:val="22"/>
            <w:rPrChange w:id="15519" w:author="Visone Rossana (GSE)" w:date="2025-09-09T14:39:00Z" w16du:dateUtc="2025-09-09T12:39:00Z">
              <w:rPr>
                <w:rFonts w:cs="Calibri"/>
              </w:rPr>
            </w:rPrChange>
          </w:rPr>
          <w:t>La comunicazione di conclusione del procedimento con esito negativo sarà trasmessa dal GSE all’indirizzo comunicato e attraverso i canali PEC o posta Raccomandata (A/R), sulla base della modalità indicata dal Soggetto Responsabile al momento della</w:t>
        </w:r>
        <w:r w:rsidRPr="008B1DFF">
          <w:rPr>
            <w:rFonts w:cstheme="minorHAnsi"/>
            <w:i/>
            <w:sz w:val="22"/>
            <w:szCs w:val="22"/>
            <w:rPrChange w:id="15520" w:author="Visone Rossana (GSE)" w:date="2025-09-09T14:39:00Z" w16du:dateUtc="2025-09-09T12:39:00Z">
              <w:rPr>
                <w:rFonts w:cs="Calibri"/>
                <w:i/>
              </w:rPr>
            </w:rPrChange>
          </w:rPr>
          <w:t xml:space="preserve"> </w:t>
        </w:r>
        <w:r w:rsidRPr="008B1DFF">
          <w:rPr>
            <w:rFonts w:cstheme="minorHAnsi"/>
            <w:sz w:val="22"/>
            <w:szCs w:val="22"/>
            <w:rPrChange w:id="15521" w:author="Visone Rossana (GSE)" w:date="2025-09-09T14:39:00Z" w16du:dateUtc="2025-09-09T12:39:00Z">
              <w:rPr>
                <w:rFonts w:cs="Calibri"/>
              </w:rPr>
            </w:rPrChange>
          </w:rPr>
          <w:t>richiesta di concessione degli incentivi.</w:t>
        </w:r>
      </w:ins>
    </w:p>
    <w:p w14:paraId="2B9E86CA" w14:textId="77777777" w:rsidR="00B462A0" w:rsidRDefault="00B462A0">
      <w:pPr>
        <w:spacing w:after="120" w:line="276" w:lineRule="auto"/>
        <w:jc w:val="both"/>
        <w:rPr>
          <w:ins w:id="15522" w:author="Visone Rossana (GSE)" w:date="2025-09-24T11:06:00Z" w16du:dateUtc="2025-09-24T09:06:00Z"/>
          <w:rFonts w:cs="Calibri"/>
        </w:rPr>
      </w:pPr>
      <w:commentRangeStart w:id="15523"/>
      <w:ins w:id="15524" w:author="Visone Rossana (GSE)" w:date="2025-08-01T11:18:00Z" w16du:dateUtc="2025-08-01T09:18:00Z">
        <w:r w:rsidRPr="008B1DFF">
          <w:rPr>
            <w:rFonts w:cstheme="minorHAnsi"/>
            <w:sz w:val="22"/>
            <w:szCs w:val="22"/>
            <w:highlight w:val="cyan"/>
            <w:rPrChange w:id="15525" w:author="Visone Rossana (GSE)" w:date="2025-09-09T14:39:00Z" w16du:dateUtc="2025-09-09T12:39:00Z">
              <w:rPr>
                <w:rFonts w:cs="Calibri"/>
                <w:highlight w:val="cyan"/>
              </w:rPr>
            </w:rPrChange>
          </w:rPr>
          <w:t>Al fine, pertanto, della notifica delle comunicazioni da parte del GSE gli indirizzi pec e di corrispondenza devono essere opportunamente aggiornati dal Soggetto Responsabi</w:t>
        </w:r>
        <w:r w:rsidRPr="008B69C9">
          <w:rPr>
            <w:rFonts w:cs="Calibri"/>
            <w:highlight w:val="cyan"/>
          </w:rPr>
          <w:t>le.</w:t>
        </w:r>
        <w:commentRangeEnd w:id="15523"/>
        <w:r>
          <w:rPr>
            <w:rStyle w:val="Rimandocommento"/>
            <w:rFonts w:cs="Calibri"/>
            <w:sz w:val="24"/>
          </w:rPr>
          <w:commentReference w:id="15523"/>
        </w:r>
      </w:ins>
    </w:p>
    <w:p w14:paraId="6934855A" w14:textId="39769142" w:rsidR="00E04E88" w:rsidRDefault="00E04E88" w:rsidP="00E04E88">
      <w:pPr>
        <w:spacing w:line="276" w:lineRule="auto"/>
        <w:jc w:val="both"/>
        <w:rPr>
          <w:ins w:id="15526" w:author="Visone Rossana (GSE)" w:date="2025-09-24T11:09:00Z" w16du:dateUtc="2025-09-24T09:09:00Z"/>
          <w:rFonts w:eastAsia="Aptos" w:cstheme="minorHAnsi"/>
          <w:kern w:val="2"/>
          <w:sz w:val="22"/>
          <w:szCs w:val="22"/>
          <w14:ligatures w14:val="standardContextual"/>
        </w:rPr>
      </w:pPr>
      <w:ins w:id="15527" w:author="Visone Rossana (GSE)" w:date="2025-09-24T11:06:00Z" w16du:dateUtc="2025-09-24T09:06:00Z">
        <w:r>
          <w:rPr>
            <w:rFonts w:eastAsia="Aptos" w:cstheme="minorHAnsi"/>
            <w:kern w:val="2"/>
            <w:sz w:val="22"/>
            <w:szCs w:val="22"/>
            <w14:ligatures w14:val="standardContextual"/>
          </w:rPr>
          <w:t>Con l’invio del provvedimento di accoglimento si intendono perfezionate le condizioni contrattuali e l’incentivo spettante sarà erogat</w:t>
        </w:r>
      </w:ins>
      <w:ins w:id="15528" w:author="Visone Rossana (GSE)" w:date="2025-09-24T11:07:00Z" w16du:dateUtc="2025-09-24T09:07:00Z">
        <w:r>
          <w:rPr>
            <w:rFonts w:eastAsia="Aptos" w:cstheme="minorHAnsi"/>
            <w:kern w:val="2"/>
            <w:sz w:val="22"/>
            <w:szCs w:val="22"/>
            <w14:ligatures w14:val="standardContextual"/>
          </w:rPr>
          <w:t>o</w:t>
        </w:r>
      </w:ins>
      <w:ins w:id="15529" w:author="Visone Rossana (GSE)" w:date="2025-09-24T11:06:00Z" w16du:dateUtc="2025-09-24T09:06:00Z">
        <w:r>
          <w:rPr>
            <w:rFonts w:eastAsia="Aptos" w:cstheme="minorHAnsi"/>
            <w:kern w:val="2"/>
            <w:sz w:val="22"/>
            <w:szCs w:val="22"/>
            <w14:ligatures w14:val="standardContextual"/>
          </w:rPr>
          <w:t xml:space="preserve"> </w:t>
        </w:r>
        <w:r w:rsidRPr="00837CF6">
          <w:rPr>
            <w:rFonts w:eastAsia="Aptos" w:cstheme="minorHAnsi"/>
            <w:b/>
            <w:bCs/>
            <w:kern w:val="2"/>
            <w:sz w:val="22"/>
            <w:szCs w:val="22"/>
            <w14:ligatures w14:val="standardContextual"/>
          </w:rPr>
          <w:t>entro l’ultimo giorno del mese successivo a quello della fine del bimestre in cui ricade la data di attivazione del contratto</w:t>
        </w:r>
        <w:r w:rsidRPr="00837CF6">
          <w:rPr>
            <w:rFonts w:eastAsia="Aptos" w:cstheme="minorHAnsi"/>
            <w:kern w:val="2"/>
            <w:sz w:val="22"/>
            <w:szCs w:val="22"/>
            <w14:ligatures w14:val="standardContextual"/>
          </w:rPr>
          <w:t>, da intendersi come la data di invio del provvedimento di ammissione agli incentivi</w:t>
        </w:r>
      </w:ins>
      <w:ins w:id="15530" w:author="Visone Rossana (GSE)" w:date="2025-09-24T11:12:00Z" w16du:dateUtc="2025-09-24T09:12:00Z">
        <w:r w:rsidR="007E1EFE">
          <w:rPr>
            <w:rFonts w:eastAsia="Aptos" w:cstheme="minorHAnsi"/>
            <w:kern w:val="2"/>
            <w:sz w:val="22"/>
            <w:szCs w:val="22"/>
            <w14:ligatures w14:val="standardContextual"/>
          </w:rPr>
          <w:t>, inclusivo</w:t>
        </w:r>
      </w:ins>
      <w:ins w:id="15531" w:author="Visone Rossana (GSE)" w:date="2025-09-24T11:11:00Z" w16du:dateUtc="2025-09-24T09:11:00Z">
        <w:r w:rsidR="007E1EFE">
          <w:rPr>
            <w:rFonts w:eastAsia="Aptos" w:cstheme="minorHAnsi"/>
            <w:kern w:val="2"/>
            <w:sz w:val="22"/>
            <w:szCs w:val="22"/>
            <w14:ligatures w14:val="standardContextual"/>
          </w:rPr>
          <w:t xml:space="preserve"> </w:t>
        </w:r>
      </w:ins>
      <w:ins w:id="15532" w:author="Visone Rossana (GSE)" w:date="2025-09-24T11:13:00Z" w16du:dateUtc="2025-09-24T09:13:00Z">
        <w:r w:rsidR="007E1EFE">
          <w:rPr>
            <w:rFonts w:eastAsia="Aptos" w:cstheme="minorHAnsi"/>
            <w:kern w:val="2"/>
            <w:sz w:val="22"/>
            <w:szCs w:val="22"/>
            <w14:ligatures w14:val="standardContextual"/>
          </w:rPr>
          <w:t xml:space="preserve">degli </w:t>
        </w:r>
        <w:r w:rsidR="007E1EFE" w:rsidRPr="00DA093F">
          <w:rPr>
            <w:rFonts w:cstheme="minorHAnsi"/>
            <w:sz w:val="22"/>
            <w:szCs w:val="22"/>
          </w:rPr>
          <w:t>importi effettivi da riconoscersi, quantificati all’esito dell’istruttoria condotta dal GSE</w:t>
        </w:r>
        <w:r w:rsidR="007E1EFE">
          <w:rPr>
            <w:rFonts w:cstheme="minorHAnsi"/>
            <w:sz w:val="22"/>
            <w:szCs w:val="22"/>
          </w:rPr>
          <w:t>.</w:t>
        </w:r>
      </w:ins>
    </w:p>
    <w:p w14:paraId="00F2E3C7" w14:textId="38A66CE9" w:rsidR="00A03A70" w:rsidRPr="00F06D57" w:rsidDel="00846D60" w:rsidRDefault="00A03A70" w:rsidP="00A03A70">
      <w:pPr>
        <w:spacing w:after="80"/>
        <w:jc w:val="both"/>
        <w:rPr>
          <w:del w:id="15533" w:author="Visone Rossana (GSE)" w:date="2025-09-09T10:40:00Z" w16du:dateUtc="2025-09-09T08:40:00Z"/>
          <w:rFonts w:cs="Calibri"/>
        </w:rPr>
      </w:pPr>
    </w:p>
    <w:tbl>
      <w:tblPr>
        <w:tblpPr w:leftFromText="141" w:rightFromText="141" w:vertAnchor="text" w:tblpX="70"/>
        <w:tblW w:w="4971" w:type="pct"/>
        <w:tblCellMar>
          <w:left w:w="0" w:type="dxa"/>
          <w:right w:w="0" w:type="dxa"/>
        </w:tblCellMar>
        <w:tblLook w:val="00A0" w:firstRow="1" w:lastRow="0" w:firstColumn="1" w:lastColumn="0" w:noHBand="0" w:noVBand="0"/>
      </w:tblPr>
      <w:tblGrid>
        <w:gridCol w:w="9536"/>
      </w:tblGrid>
      <w:tr w:rsidR="00A03A70" w:rsidRPr="0003716C" w:rsidDel="00942D83" w14:paraId="249FF7E2" w14:textId="00290C23">
        <w:trPr>
          <w:trHeight w:val="1489"/>
          <w:del w:id="15534" w:author="Visone Rossana (GSE)" w:date="2025-08-01T11:17: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011903BE" w14:textId="1DC81F86" w:rsidR="00A03A70" w:rsidRPr="00874DD1" w:rsidDel="00942D83" w:rsidRDefault="00A03A70">
            <w:pPr>
              <w:spacing w:after="80"/>
              <w:jc w:val="both"/>
              <w:rPr>
                <w:del w:id="15535" w:author="Visone Rossana (GSE)" w:date="2025-08-01T11:17:00Z" w16du:dateUtc="2025-08-01T09:17:00Z"/>
                <w:rFonts w:cs="Calibri"/>
              </w:rPr>
            </w:pPr>
            <w:del w:id="15536" w:author="Visone Rossana (GSE)" w:date="2025-08-01T11:17:00Z" w16du:dateUtc="2025-08-01T09:17:00Z">
              <w:r w:rsidRPr="00F44EBC" w:rsidDel="00942D83">
                <w:rPr>
                  <w:rFonts w:cs="Calibri"/>
                </w:rPr>
                <w:delText>L’</w:delText>
              </w:r>
              <w:r w:rsidRPr="00F44EBC" w:rsidDel="00942D83">
                <w:rPr>
                  <w:rFonts w:cs="Calibri"/>
                  <w:b/>
                </w:rPr>
                <w:delText>importo definitivo</w:delText>
              </w:r>
              <w:r w:rsidDel="00942D83">
                <w:rPr>
                  <w:rFonts w:cs="Calibri"/>
                </w:rPr>
                <w:delText xml:space="preserve"> </w:delText>
              </w:r>
              <w:r w:rsidRPr="00BE5285" w:rsidDel="00942D83">
                <w:rPr>
                  <w:rFonts w:cs="Calibri"/>
                </w:rPr>
                <w:delText>effettivamente riconosciuto</w:delText>
              </w:r>
              <w:r w:rsidDel="00942D83">
                <w:rPr>
                  <w:rFonts w:cs="Calibri"/>
                </w:rPr>
                <w:delText xml:space="preserve"> sarà </w:delText>
              </w:r>
              <w:r w:rsidDel="00942D83">
                <w:delText>calcolato sulla base degli algoritmi previsti dal Decreto</w:delText>
              </w:r>
              <w:r w:rsidRPr="00BE5285" w:rsidDel="00942D83">
                <w:rPr>
                  <w:rFonts w:cs="Calibri"/>
                </w:rPr>
                <w:delText xml:space="preserve"> </w:delText>
              </w:r>
              <w:r w:rsidDel="00942D83">
                <w:rPr>
                  <w:rFonts w:cs="Calibri"/>
                </w:rPr>
                <w:delText xml:space="preserve">applicati ai dati </w:delText>
              </w:r>
              <w:r w:rsidRPr="00874DD1" w:rsidDel="00942D83">
                <w:rPr>
                  <w:rFonts w:cs="Calibri"/>
                </w:rPr>
                <w:delText>dichiarati dal Soggetto Responsabile</w:delText>
              </w:r>
              <w:r w:rsidRPr="00BE5285" w:rsidDel="00942D83">
                <w:rPr>
                  <w:rFonts w:cs="Calibri"/>
                </w:rPr>
                <w:delText xml:space="preserve"> </w:delText>
              </w:r>
              <w:r w:rsidDel="00942D83">
                <w:rPr>
                  <w:rFonts w:cs="Calibri"/>
                </w:rPr>
                <w:delText xml:space="preserve">esclusivamente attraverso il </w:delText>
              </w:r>
              <w:r w:rsidRPr="00874DD1" w:rsidDel="00942D83">
                <w:delText>Port</w:delText>
              </w:r>
              <w:r w:rsidRPr="00874DD1" w:rsidDel="00942D83">
                <w:rPr>
                  <w:i/>
                </w:rPr>
                <w:delText>al</w:delText>
              </w:r>
              <w:r w:rsidRPr="00874DD1" w:rsidDel="00942D83">
                <w:delText>termico</w:delText>
              </w:r>
              <w:r w:rsidDel="00942D83">
                <w:delText>,</w:delText>
              </w:r>
              <w:r w:rsidRPr="00BE5285" w:rsidDel="00942D83">
                <w:rPr>
                  <w:rFonts w:cs="Calibri"/>
                </w:rPr>
                <w:delText xml:space="preserve"> </w:delText>
              </w:r>
              <w:r w:rsidDel="00942D83">
                <w:rPr>
                  <w:rFonts w:cs="Calibri"/>
                </w:rPr>
                <w:delText xml:space="preserve">e </w:delText>
              </w:r>
              <w:r w:rsidRPr="00BE5285" w:rsidDel="00942D83">
                <w:rPr>
                  <w:rFonts w:cs="Calibri"/>
                </w:rPr>
                <w:delText>sarà</w:delText>
              </w:r>
              <w:r w:rsidRPr="00874DD1" w:rsidDel="00942D83">
                <w:rPr>
                  <w:rFonts w:cs="Calibri"/>
                </w:rPr>
                <w:delText xml:space="preserve"> reso </w:delText>
              </w:r>
              <w:r w:rsidRPr="0029418A" w:rsidDel="00942D83">
                <w:rPr>
                  <w:rFonts w:cs="Calibri"/>
                </w:rPr>
                <w:delText>disponibile nella lettera di ammissione agli incentivi, a</w:delText>
              </w:r>
              <w:r w:rsidRPr="00874DD1" w:rsidDel="00942D83">
                <w:rPr>
                  <w:rFonts w:cs="Calibri"/>
                </w:rPr>
                <w:delText xml:space="preserve"> seguito dell’istruttoria tecnico-amministrativa effettuata dal GSE.</w:delText>
              </w:r>
            </w:del>
          </w:p>
          <w:p w14:paraId="37B13737" w14:textId="7E543959" w:rsidR="00A03A70" w:rsidRPr="0003716C" w:rsidDel="00942D83" w:rsidRDefault="00A03A70">
            <w:pPr>
              <w:spacing w:before="60" w:after="60"/>
              <w:jc w:val="both"/>
              <w:rPr>
                <w:del w:id="15537" w:author="Visone Rossana (GSE)" w:date="2025-08-01T11:17:00Z" w16du:dateUtc="2025-08-01T09:17:00Z"/>
                <w:b/>
                <w:bCs/>
              </w:rPr>
            </w:pPr>
            <w:del w:id="15538" w:author="Visone Rossana (GSE)" w:date="2025-08-01T11:17:00Z" w16du:dateUtc="2025-08-01T09:17:00Z">
              <w:r w:rsidDel="00942D83">
                <w:rPr>
                  <w:rFonts w:cs="Calibri"/>
                </w:rPr>
                <w:delText xml:space="preserve">Non sono ammessi diversi sistemi di calcolo. </w:delText>
              </w:r>
              <w:r w:rsidDel="00942D83">
                <w:rPr>
                  <w:rFonts w:cs="Calibri"/>
                  <w:i/>
                </w:rPr>
                <w:delText>E</w:delText>
              </w:r>
              <w:r w:rsidRPr="00874DD1" w:rsidDel="00942D83">
                <w:rPr>
                  <w:rFonts w:cs="Calibri"/>
                  <w:i/>
                </w:rPr>
                <w:delText xml:space="preserve">ventuali dati e/o informazioni non corrette, inserite dal Soggetto Responsabile o da </w:delText>
              </w:r>
              <w:r w:rsidDel="00942D83">
                <w:rPr>
                  <w:rFonts w:cs="Calibri"/>
                  <w:i/>
                </w:rPr>
                <w:delText>un Soggetto Delegato incaricato,</w:delText>
              </w:r>
              <w:r w:rsidRPr="00874DD1" w:rsidDel="00942D83">
                <w:rPr>
                  <w:rFonts w:cs="Calibri"/>
                  <w:i/>
                </w:rPr>
                <w:delText xml:space="preserve"> in fase di caricamento dei dati, funzionali alla determinazione automatica del contributo nel Portaltermico, non consento</w:delText>
              </w:r>
              <w:r w:rsidDel="00942D83">
                <w:rPr>
                  <w:rFonts w:cs="Calibri"/>
                  <w:i/>
                </w:rPr>
                <w:delText>no</w:delText>
              </w:r>
              <w:r w:rsidRPr="00874DD1" w:rsidDel="00942D83">
                <w:rPr>
                  <w:rFonts w:cs="Calibri"/>
                  <w:i/>
                </w:rPr>
                <w:delText xml:space="preserve"> la possibilità di richiedere modifiche dei dati e consequenzialmente la rimodulazione dell’incentivo, a valle della comunicazione di esito positivo da parte del GSE.</w:delText>
              </w:r>
            </w:del>
          </w:p>
        </w:tc>
      </w:tr>
    </w:tbl>
    <w:p w14:paraId="27F55B7D" w14:textId="77777777" w:rsidR="00A03A70" w:rsidRPr="00DE4407" w:rsidRDefault="00A03A70" w:rsidP="00A03A70">
      <w:pPr>
        <w:spacing w:after="80"/>
        <w:jc w:val="both"/>
        <w:rPr>
          <w:rFonts w:cs="Calibri"/>
          <w:sz w:val="2"/>
        </w:rPr>
      </w:pPr>
    </w:p>
    <w:p w14:paraId="4B493B82" w14:textId="48DD3624" w:rsidR="00843780" w:rsidDel="003D452D" w:rsidRDefault="00843780">
      <w:pPr>
        <w:numPr>
          <w:ilvl w:val="0"/>
          <w:numId w:val="289"/>
        </w:numPr>
        <w:spacing w:after="120"/>
        <w:jc w:val="both"/>
        <w:rPr>
          <w:del w:id="15539" w:author="Visone Rossana (GSE)" w:date="2025-09-09T10:49:00Z" w16du:dateUtc="2025-09-09T08:49:00Z"/>
        </w:rPr>
        <w:pPrChange w:id="15540" w:author="Oliosi Francesco (GSE)" w:date="2025-10-15T10:47:00Z" w16du:dateUtc="2025-10-15T08:47:00Z">
          <w:pPr>
            <w:spacing w:after="120"/>
            <w:jc w:val="both"/>
          </w:pPr>
        </w:pPrChange>
      </w:pPr>
      <w:bookmarkStart w:id="15541" w:name="_Toc207969218"/>
      <w:bookmarkStart w:id="15542" w:name="_Toc207969450"/>
      <w:bookmarkStart w:id="15543" w:name="_Toc207970711"/>
      <w:bookmarkStart w:id="15544" w:name="_Toc208302369"/>
      <w:bookmarkStart w:id="15545" w:name="_Toc208307112"/>
      <w:bookmarkStart w:id="15546" w:name="_Toc208308606"/>
      <w:bookmarkStart w:id="15547" w:name="_Toc208308984"/>
      <w:bookmarkStart w:id="15548" w:name="_Toc208320708"/>
      <w:bookmarkStart w:id="15549" w:name="_Toc208322002"/>
      <w:bookmarkStart w:id="15550" w:name="_Toc208390013"/>
      <w:bookmarkStart w:id="15551" w:name="_Toc209518482"/>
      <w:bookmarkStart w:id="15552" w:name="_Toc209615450"/>
      <w:bookmarkStart w:id="15553" w:name="_Toc210029766"/>
      <w:bookmarkStart w:id="15554" w:name="_Toc210030098"/>
      <w:bookmarkStart w:id="15555" w:name="_Toc210312079"/>
      <w:bookmarkStart w:id="15556" w:name="_Toc210658945"/>
      <w:bookmarkStart w:id="15557" w:name="_Toc208307113"/>
      <w:bookmarkStart w:id="15558" w:name="_Toc208308607"/>
      <w:bookmarkStart w:id="15559" w:name="_Toc208308985"/>
      <w:bookmarkStart w:id="15560" w:name="_Toc208320709"/>
      <w:bookmarkStart w:id="15561" w:name="_Toc208322003"/>
      <w:bookmarkStart w:id="15562" w:name="_Toc208390014"/>
      <w:bookmarkStart w:id="15563" w:name="_Toc209518483"/>
      <w:bookmarkStart w:id="15564" w:name="_Toc209615451"/>
      <w:bookmarkStart w:id="15565" w:name="_Toc210029767"/>
      <w:bookmarkStart w:id="15566" w:name="_Toc210030099"/>
      <w:bookmarkStart w:id="15567" w:name="_Toc210312080"/>
      <w:bookmarkStart w:id="15568" w:name="_Toc210658946"/>
      <w:bookmarkStart w:id="15569" w:name="_Toc208307114"/>
      <w:bookmarkStart w:id="15570" w:name="_Toc208308608"/>
      <w:bookmarkStart w:id="15571" w:name="_Toc208308986"/>
      <w:bookmarkStart w:id="15572" w:name="_Toc208320710"/>
      <w:bookmarkStart w:id="15573" w:name="_Toc208322004"/>
      <w:bookmarkStart w:id="15574" w:name="_Toc208390015"/>
      <w:bookmarkStart w:id="15575" w:name="_Toc209518484"/>
      <w:bookmarkStart w:id="15576" w:name="_Toc209615452"/>
      <w:bookmarkStart w:id="15577" w:name="_Toc210029768"/>
      <w:bookmarkStart w:id="15578" w:name="_Toc210030100"/>
      <w:bookmarkStart w:id="15579" w:name="_Toc210312081"/>
      <w:bookmarkStart w:id="15580" w:name="_Toc210658947"/>
      <w:bookmarkStart w:id="15581" w:name="_Toc208307115"/>
      <w:bookmarkStart w:id="15582" w:name="_Toc208308609"/>
      <w:bookmarkStart w:id="15583" w:name="_Toc208308987"/>
      <w:bookmarkStart w:id="15584" w:name="_Toc208320711"/>
      <w:bookmarkStart w:id="15585" w:name="_Toc208322005"/>
      <w:bookmarkStart w:id="15586" w:name="_Toc208390016"/>
      <w:bookmarkStart w:id="15587" w:name="_Toc209518485"/>
      <w:bookmarkStart w:id="15588" w:name="_Toc209615453"/>
      <w:bookmarkStart w:id="15589" w:name="_Toc210029769"/>
      <w:bookmarkStart w:id="15590" w:name="_Toc210030101"/>
      <w:bookmarkStart w:id="15591" w:name="_Toc210312082"/>
      <w:bookmarkStart w:id="15592" w:name="_Toc210658948"/>
      <w:bookmarkStart w:id="15593" w:name="_Toc208307116"/>
      <w:bookmarkStart w:id="15594" w:name="_Toc208308610"/>
      <w:bookmarkStart w:id="15595" w:name="_Toc208308988"/>
      <w:bookmarkStart w:id="15596" w:name="_Toc208320712"/>
      <w:bookmarkStart w:id="15597" w:name="_Toc208322006"/>
      <w:bookmarkStart w:id="15598" w:name="_Toc208390017"/>
      <w:bookmarkStart w:id="15599" w:name="_Toc209518486"/>
      <w:bookmarkStart w:id="15600" w:name="_Toc209615454"/>
      <w:bookmarkStart w:id="15601" w:name="_Toc210029770"/>
      <w:bookmarkStart w:id="15602" w:name="_Toc210030102"/>
      <w:bookmarkStart w:id="15603" w:name="_Toc210312083"/>
      <w:bookmarkStart w:id="15604" w:name="_Toc210658949"/>
      <w:bookmarkStart w:id="15605" w:name="_Toc208307117"/>
      <w:bookmarkStart w:id="15606" w:name="_Toc208308611"/>
      <w:bookmarkStart w:id="15607" w:name="_Toc208308989"/>
      <w:bookmarkStart w:id="15608" w:name="_Toc208320713"/>
      <w:bookmarkStart w:id="15609" w:name="_Toc208322007"/>
      <w:bookmarkStart w:id="15610" w:name="_Toc208390018"/>
      <w:bookmarkStart w:id="15611" w:name="_Toc209518487"/>
      <w:bookmarkStart w:id="15612" w:name="_Toc209615455"/>
      <w:bookmarkStart w:id="15613" w:name="_Toc210029771"/>
      <w:bookmarkStart w:id="15614" w:name="_Toc210030103"/>
      <w:bookmarkStart w:id="15615" w:name="_Toc210312084"/>
      <w:bookmarkStart w:id="15616" w:name="_Toc210658950"/>
      <w:bookmarkStart w:id="15617" w:name="_Toc208307118"/>
      <w:bookmarkStart w:id="15618" w:name="_Toc208308612"/>
      <w:bookmarkStart w:id="15619" w:name="_Toc208308990"/>
      <w:bookmarkStart w:id="15620" w:name="_Toc208320714"/>
      <w:bookmarkStart w:id="15621" w:name="_Toc208322008"/>
      <w:bookmarkStart w:id="15622" w:name="_Toc208390019"/>
      <w:bookmarkStart w:id="15623" w:name="_Toc209518488"/>
      <w:bookmarkStart w:id="15624" w:name="_Toc209615456"/>
      <w:bookmarkStart w:id="15625" w:name="_Toc210029772"/>
      <w:bookmarkStart w:id="15626" w:name="_Toc210030104"/>
      <w:bookmarkStart w:id="15627" w:name="_Toc210312085"/>
      <w:bookmarkStart w:id="15628" w:name="_Toc210658951"/>
      <w:bookmarkStart w:id="15629" w:name="_Toc208307119"/>
      <w:bookmarkStart w:id="15630" w:name="_Toc208308613"/>
      <w:bookmarkStart w:id="15631" w:name="_Toc208308991"/>
      <w:bookmarkStart w:id="15632" w:name="_Toc208320715"/>
      <w:bookmarkStart w:id="15633" w:name="_Toc208322009"/>
      <w:bookmarkStart w:id="15634" w:name="_Toc208390020"/>
      <w:bookmarkStart w:id="15635" w:name="_Toc209518489"/>
      <w:bookmarkStart w:id="15636" w:name="_Toc209615457"/>
      <w:bookmarkStart w:id="15637" w:name="_Toc210029773"/>
      <w:bookmarkStart w:id="15638" w:name="_Toc210030105"/>
      <w:bookmarkStart w:id="15639" w:name="_Toc210312086"/>
      <w:bookmarkStart w:id="15640" w:name="_Toc210658952"/>
      <w:bookmarkStart w:id="15641" w:name="_Toc208308614"/>
      <w:bookmarkStart w:id="15642" w:name="_Toc208308992"/>
      <w:bookmarkStart w:id="15643" w:name="_Toc208320716"/>
      <w:bookmarkStart w:id="15644" w:name="_Toc208322010"/>
      <w:bookmarkStart w:id="15645" w:name="_Toc208390021"/>
      <w:bookmarkStart w:id="15646" w:name="_Toc209518490"/>
      <w:bookmarkStart w:id="15647" w:name="_Toc209615458"/>
      <w:bookmarkStart w:id="15648" w:name="_Toc210029774"/>
      <w:bookmarkStart w:id="15649" w:name="_Toc210030106"/>
      <w:bookmarkStart w:id="15650" w:name="_Toc210312087"/>
      <w:bookmarkStart w:id="15651" w:name="_Toc210658953"/>
      <w:bookmarkStart w:id="15652" w:name="_Toc208308615"/>
      <w:bookmarkStart w:id="15653" w:name="_Toc208308993"/>
      <w:bookmarkStart w:id="15654" w:name="_Toc208320717"/>
      <w:bookmarkStart w:id="15655" w:name="_Toc208322011"/>
      <w:bookmarkStart w:id="15656" w:name="_Toc208390022"/>
      <w:bookmarkStart w:id="15657" w:name="_Toc209518491"/>
      <w:bookmarkStart w:id="15658" w:name="_Toc209615459"/>
      <w:bookmarkStart w:id="15659" w:name="_Toc210029775"/>
      <w:bookmarkStart w:id="15660" w:name="_Toc210030107"/>
      <w:bookmarkStart w:id="15661" w:name="_Toc210312088"/>
      <w:bookmarkStart w:id="15662" w:name="_Toc210658954"/>
      <w:bookmarkStart w:id="15663" w:name="_Toc208308616"/>
      <w:bookmarkStart w:id="15664" w:name="_Toc208308994"/>
      <w:bookmarkStart w:id="15665" w:name="_Toc208320718"/>
      <w:bookmarkStart w:id="15666" w:name="_Toc208322012"/>
      <w:bookmarkStart w:id="15667" w:name="_Toc208390023"/>
      <w:bookmarkStart w:id="15668" w:name="_Toc209518492"/>
      <w:bookmarkStart w:id="15669" w:name="_Toc209615460"/>
      <w:bookmarkStart w:id="15670" w:name="_Toc210029776"/>
      <w:bookmarkStart w:id="15671" w:name="_Toc210030108"/>
      <w:bookmarkStart w:id="15672" w:name="_Toc210312089"/>
      <w:bookmarkStart w:id="15673" w:name="_Toc210658955"/>
      <w:bookmarkStart w:id="15674" w:name="_Toc208308617"/>
      <w:bookmarkStart w:id="15675" w:name="_Toc208308995"/>
      <w:bookmarkStart w:id="15676" w:name="_Toc208320719"/>
      <w:bookmarkStart w:id="15677" w:name="_Toc208322013"/>
      <w:bookmarkStart w:id="15678" w:name="_Toc208390024"/>
      <w:bookmarkStart w:id="15679" w:name="_Toc209518493"/>
      <w:bookmarkStart w:id="15680" w:name="_Toc209615461"/>
      <w:bookmarkStart w:id="15681" w:name="_Toc210029777"/>
      <w:bookmarkStart w:id="15682" w:name="_Toc210030109"/>
      <w:bookmarkStart w:id="15683" w:name="_Toc210312090"/>
      <w:bookmarkStart w:id="15684" w:name="_Toc210658956"/>
      <w:bookmarkStart w:id="15685" w:name="_Toc208308618"/>
      <w:bookmarkStart w:id="15686" w:name="_Toc208308996"/>
      <w:bookmarkStart w:id="15687" w:name="_Toc208320720"/>
      <w:bookmarkStart w:id="15688" w:name="_Toc208322014"/>
      <w:bookmarkStart w:id="15689" w:name="_Toc208390025"/>
      <w:bookmarkStart w:id="15690" w:name="_Toc209518494"/>
      <w:bookmarkStart w:id="15691" w:name="_Toc209615462"/>
      <w:bookmarkStart w:id="15692" w:name="_Toc210029778"/>
      <w:bookmarkStart w:id="15693" w:name="_Toc210030110"/>
      <w:bookmarkStart w:id="15694" w:name="_Toc210312091"/>
      <w:bookmarkStart w:id="15695" w:name="_Toc210658957"/>
      <w:bookmarkStart w:id="15696" w:name="_Toc211327483"/>
      <w:bookmarkStart w:id="15697" w:name="_Toc212462521"/>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bookmarkEnd w:id="15678"/>
      <w:bookmarkEnd w:id="15679"/>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p>
    <w:p w14:paraId="5053205B" w14:textId="6A74FF08" w:rsidR="001925ED" w:rsidRPr="00A81A97" w:rsidDel="00BB6B45" w:rsidRDefault="001925ED">
      <w:pPr>
        <w:pStyle w:val="TITOLO1-REG"/>
        <w:numPr>
          <w:ilvl w:val="0"/>
          <w:numId w:val="289"/>
        </w:numPr>
        <w:rPr>
          <w:del w:id="15698" w:author="Visone Rossana (GSE)" w:date="2025-09-09T10:40:00Z" w16du:dateUtc="2025-09-09T08:40:00Z"/>
        </w:rPr>
        <w:pPrChange w:id="15699" w:author="Oliosi Francesco (GSE)" w:date="2025-10-15T10:47:00Z" w16du:dateUtc="2025-10-15T08:47:00Z">
          <w:pPr>
            <w:pStyle w:val="TITOLO1-REG"/>
            <w:ind w:left="431"/>
          </w:pPr>
        </w:pPrChange>
      </w:pPr>
      <w:bookmarkStart w:id="15700" w:name="_Toc208307121"/>
      <w:bookmarkStart w:id="15701" w:name="_Toc208308619"/>
      <w:bookmarkStart w:id="15702" w:name="_Toc208308997"/>
      <w:bookmarkStart w:id="15703" w:name="_Toc208320721"/>
      <w:bookmarkStart w:id="15704" w:name="_Toc208322015"/>
      <w:bookmarkStart w:id="15705" w:name="_Toc208390026"/>
      <w:bookmarkStart w:id="15706" w:name="_Toc209518495"/>
      <w:bookmarkStart w:id="15707" w:name="_Toc209615463"/>
      <w:bookmarkStart w:id="15708" w:name="_Toc210029779"/>
      <w:bookmarkStart w:id="15709" w:name="_Toc210030111"/>
      <w:bookmarkStart w:id="15710" w:name="_Toc210312092"/>
      <w:bookmarkStart w:id="15711" w:name="_Toc210658958"/>
      <w:bookmarkStart w:id="15712" w:name="_Toc208307122"/>
      <w:bookmarkStart w:id="15713" w:name="_Toc208308620"/>
      <w:bookmarkStart w:id="15714" w:name="_Toc208308998"/>
      <w:bookmarkStart w:id="15715" w:name="_Toc208320722"/>
      <w:bookmarkStart w:id="15716" w:name="_Toc208322016"/>
      <w:bookmarkStart w:id="15717" w:name="_Toc208390027"/>
      <w:bookmarkStart w:id="15718" w:name="_Toc209518496"/>
      <w:bookmarkStart w:id="15719" w:name="_Toc209615464"/>
      <w:bookmarkStart w:id="15720" w:name="_Toc210029780"/>
      <w:bookmarkStart w:id="15721" w:name="_Toc210030112"/>
      <w:bookmarkStart w:id="15722" w:name="_Toc210312093"/>
      <w:bookmarkStart w:id="15723" w:name="_Toc210658959"/>
      <w:bookmarkStart w:id="15724" w:name="_Toc208307123"/>
      <w:bookmarkStart w:id="15725" w:name="_Toc208308621"/>
      <w:bookmarkStart w:id="15726" w:name="_Toc208308999"/>
      <w:bookmarkStart w:id="15727" w:name="_Toc208320723"/>
      <w:bookmarkStart w:id="15728" w:name="_Toc208322017"/>
      <w:bookmarkStart w:id="15729" w:name="_Toc208390028"/>
      <w:bookmarkStart w:id="15730" w:name="_Toc209518497"/>
      <w:bookmarkStart w:id="15731" w:name="_Toc209615465"/>
      <w:bookmarkStart w:id="15732" w:name="_Toc210029781"/>
      <w:bookmarkStart w:id="15733" w:name="_Toc210030113"/>
      <w:bookmarkStart w:id="15734" w:name="_Toc210312094"/>
      <w:bookmarkStart w:id="15735" w:name="_Toc210658960"/>
      <w:bookmarkStart w:id="15736" w:name="_Toc208307124"/>
      <w:bookmarkStart w:id="15737" w:name="_Toc208308622"/>
      <w:bookmarkStart w:id="15738" w:name="_Toc208309000"/>
      <w:bookmarkStart w:id="15739" w:name="_Toc208320724"/>
      <w:bookmarkStart w:id="15740" w:name="_Toc208322018"/>
      <w:bookmarkStart w:id="15741" w:name="_Toc208390029"/>
      <w:bookmarkStart w:id="15742" w:name="_Toc209518498"/>
      <w:bookmarkStart w:id="15743" w:name="_Toc209615466"/>
      <w:bookmarkStart w:id="15744" w:name="_Toc210029782"/>
      <w:bookmarkStart w:id="15745" w:name="_Toc210030114"/>
      <w:bookmarkStart w:id="15746" w:name="_Toc210312095"/>
      <w:bookmarkStart w:id="15747" w:name="_Toc210658961"/>
      <w:bookmarkStart w:id="15748" w:name="_Toc208307125"/>
      <w:bookmarkStart w:id="15749" w:name="_Toc208308623"/>
      <w:bookmarkStart w:id="15750" w:name="_Toc208309001"/>
      <w:bookmarkStart w:id="15751" w:name="_Toc208320725"/>
      <w:bookmarkStart w:id="15752" w:name="_Toc208322019"/>
      <w:bookmarkStart w:id="15753" w:name="_Toc208390030"/>
      <w:bookmarkStart w:id="15754" w:name="_Toc209518499"/>
      <w:bookmarkStart w:id="15755" w:name="_Toc209615467"/>
      <w:bookmarkStart w:id="15756" w:name="_Toc210029783"/>
      <w:bookmarkStart w:id="15757" w:name="_Toc210030115"/>
      <w:bookmarkStart w:id="15758" w:name="_Toc210312096"/>
      <w:bookmarkStart w:id="15759" w:name="_Toc210658962"/>
      <w:bookmarkStart w:id="15760" w:name="_Toc208307126"/>
      <w:bookmarkStart w:id="15761" w:name="_Toc208308624"/>
      <w:bookmarkStart w:id="15762" w:name="_Toc208309002"/>
      <w:bookmarkStart w:id="15763" w:name="_Toc208320726"/>
      <w:bookmarkStart w:id="15764" w:name="_Toc208322020"/>
      <w:bookmarkStart w:id="15765" w:name="_Toc208390031"/>
      <w:bookmarkStart w:id="15766" w:name="_Toc209518500"/>
      <w:bookmarkStart w:id="15767" w:name="_Toc209615468"/>
      <w:bookmarkStart w:id="15768" w:name="_Toc210029784"/>
      <w:bookmarkStart w:id="15769" w:name="_Toc210030116"/>
      <w:bookmarkStart w:id="15770" w:name="_Toc210312097"/>
      <w:bookmarkStart w:id="15771" w:name="_Toc210658963"/>
      <w:bookmarkStart w:id="15772" w:name="_Toc208307127"/>
      <w:bookmarkStart w:id="15773" w:name="_Toc208308625"/>
      <w:bookmarkStart w:id="15774" w:name="_Toc208309003"/>
      <w:bookmarkStart w:id="15775" w:name="_Toc208320727"/>
      <w:bookmarkStart w:id="15776" w:name="_Toc208322021"/>
      <w:bookmarkStart w:id="15777" w:name="_Toc208390032"/>
      <w:bookmarkStart w:id="15778" w:name="_Toc209518501"/>
      <w:bookmarkStart w:id="15779" w:name="_Toc209615469"/>
      <w:bookmarkStart w:id="15780" w:name="_Toc210029785"/>
      <w:bookmarkStart w:id="15781" w:name="_Toc210030117"/>
      <w:bookmarkStart w:id="15782" w:name="_Toc210312098"/>
      <w:bookmarkStart w:id="15783" w:name="_Toc210658964"/>
      <w:bookmarkStart w:id="15784" w:name="_Toc208307128"/>
      <w:bookmarkStart w:id="15785" w:name="_Toc208308626"/>
      <w:bookmarkStart w:id="15786" w:name="_Toc208309004"/>
      <w:bookmarkStart w:id="15787" w:name="_Toc208320728"/>
      <w:bookmarkStart w:id="15788" w:name="_Toc208322022"/>
      <w:bookmarkStart w:id="15789" w:name="_Toc208390033"/>
      <w:bookmarkStart w:id="15790" w:name="_Toc209518502"/>
      <w:bookmarkStart w:id="15791" w:name="_Toc209615470"/>
      <w:bookmarkStart w:id="15792" w:name="_Toc210029786"/>
      <w:bookmarkStart w:id="15793" w:name="_Toc210030118"/>
      <w:bookmarkStart w:id="15794" w:name="_Toc210312099"/>
      <w:bookmarkStart w:id="15795" w:name="_Toc210658965"/>
      <w:bookmarkStart w:id="15796" w:name="_Toc208307129"/>
      <w:bookmarkStart w:id="15797" w:name="_Toc208308627"/>
      <w:bookmarkStart w:id="15798" w:name="_Toc208309005"/>
      <w:bookmarkStart w:id="15799" w:name="_Toc208320729"/>
      <w:bookmarkStart w:id="15800" w:name="_Toc208322023"/>
      <w:bookmarkStart w:id="15801" w:name="_Toc208390034"/>
      <w:bookmarkStart w:id="15802" w:name="_Toc209518503"/>
      <w:bookmarkStart w:id="15803" w:name="_Toc209615471"/>
      <w:bookmarkStart w:id="15804" w:name="_Toc210029787"/>
      <w:bookmarkStart w:id="15805" w:name="_Toc210030119"/>
      <w:bookmarkStart w:id="15806" w:name="_Toc210312100"/>
      <w:bookmarkStart w:id="15807" w:name="_Toc210658966"/>
      <w:bookmarkStart w:id="15808" w:name="_Toc208307130"/>
      <w:bookmarkStart w:id="15809" w:name="_Toc208308628"/>
      <w:bookmarkStart w:id="15810" w:name="_Toc208309006"/>
      <w:bookmarkStart w:id="15811" w:name="_Toc208320730"/>
      <w:bookmarkStart w:id="15812" w:name="_Toc208322024"/>
      <w:bookmarkStart w:id="15813" w:name="_Toc208390035"/>
      <w:bookmarkStart w:id="15814" w:name="_Toc209518504"/>
      <w:bookmarkStart w:id="15815" w:name="_Toc209615472"/>
      <w:bookmarkStart w:id="15816" w:name="_Toc210029788"/>
      <w:bookmarkStart w:id="15817" w:name="_Toc210030120"/>
      <w:bookmarkStart w:id="15818" w:name="_Toc210312101"/>
      <w:bookmarkStart w:id="15819" w:name="_Toc210658967"/>
      <w:bookmarkStart w:id="15820" w:name="_Toc208307131"/>
      <w:bookmarkStart w:id="15821" w:name="_Toc208308629"/>
      <w:bookmarkStart w:id="15822" w:name="_Toc208309007"/>
      <w:bookmarkStart w:id="15823" w:name="_Toc208320731"/>
      <w:bookmarkStart w:id="15824" w:name="_Toc208322025"/>
      <w:bookmarkStart w:id="15825" w:name="_Toc208390036"/>
      <w:bookmarkStart w:id="15826" w:name="_Toc209518505"/>
      <w:bookmarkStart w:id="15827" w:name="_Toc209615473"/>
      <w:bookmarkStart w:id="15828" w:name="_Toc210029789"/>
      <w:bookmarkStart w:id="15829" w:name="_Toc210030121"/>
      <w:bookmarkStart w:id="15830" w:name="_Toc210312102"/>
      <w:bookmarkStart w:id="15831" w:name="_Toc210658968"/>
      <w:bookmarkStart w:id="15832" w:name="_Toc208307132"/>
      <w:bookmarkStart w:id="15833" w:name="_Toc208308630"/>
      <w:bookmarkStart w:id="15834" w:name="_Toc208309008"/>
      <w:bookmarkStart w:id="15835" w:name="_Toc208320732"/>
      <w:bookmarkStart w:id="15836" w:name="_Toc208322026"/>
      <w:bookmarkStart w:id="15837" w:name="_Toc208390037"/>
      <w:bookmarkStart w:id="15838" w:name="_Toc209518506"/>
      <w:bookmarkStart w:id="15839" w:name="_Toc209615474"/>
      <w:bookmarkStart w:id="15840" w:name="_Toc210029790"/>
      <w:bookmarkStart w:id="15841" w:name="_Toc210030122"/>
      <w:bookmarkStart w:id="15842" w:name="_Toc210312103"/>
      <w:bookmarkStart w:id="15843" w:name="_Toc210658969"/>
      <w:bookmarkStart w:id="15844" w:name="_Toc208307133"/>
      <w:bookmarkStart w:id="15845" w:name="_Toc208308631"/>
      <w:bookmarkStart w:id="15846" w:name="_Toc208309009"/>
      <w:bookmarkStart w:id="15847" w:name="_Toc208320733"/>
      <w:bookmarkStart w:id="15848" w:name="_Toc208322027"/>
      <w:bookmarkStart w:id="15849" w:name="_Toc208390038"/>
      <w:bookmarkStart w:id="15850" w:name="_Toc209518507"/>
      <w:bookmarkStart w:id="15851" w:name="_Toc209615475"/>
      <w:bookmarkStart w:id="15852" w:name="_Toc210029791"/>
      <w:bookmarkStart w:id="15853" w:name="_Toc210030123"/>
      <w:bookmarkStart w:id="15854" w:name="_Toc210312104"/>
      <w:bookmarkStart w:id="15855" w:name="_Toc210658970"/>
      <w:bookmarkStart w:id="15856" w:name="_Toc211327484"/>
      <w:bookmarkStart w:id="15857" w:name="_Toc212462522"/>
      <w:bookmarkEnd w:id="15700"/>
      <w:bookmarkEnd w:id="15701"/>
      <w:bookmarkEnd w:id="15702"/>
      <w:bookmarkEnd w:id="15703"/>
      <w:bookmarkEnd w:id="15704"/>
      <w:bookmarkEnd w:id="15705"/>
      <w:bookmarkEnd w:id="15706"/>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bookmarkEnd w:id="15762"/>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bookmarkEnd w:id="15855"/>
      <w:bookmarkEnd w:id="15856"/>
      <w:bookmarkEnd w:id="15857"/>
    </w:p>
    <w:p w14:paraId="1227BDD5" w14:textId="5FAB357D" w:rsidR="00D02CFA" w:rsidRPr="00A81A97" w:rsidRDefault="00D02CFA">
      <w:pPr>
        <w:pStyle w:val="TITOLO1-REG"/>
        <w:numPr>
          <w:ilvl w:val="0"/>
          <w:numId w:val="289"/>
        </w:numPr>
        <w:pPrChange w:id="15858" w:author="Visone Rossana (GSE)" w:date="2025-09-17T17:33:00Z" w16du:dateUtc="2025-09-17T15:33:00Z">
          <w:pPr>
            <w:pStyle w:val="TITOLO1-REG"/>
          </w:pPr>
        </w:pPrChange>
      </w:pPr>
      <w:bookmarkStart w:id="15859" w:name="_Toc212462523"/>
      <w:r>
        <w:t>MODALITA’ ACCESSO DIRETTO</w:t>
      </w:r>
      <w:bookmarkEnd w:id="15859"/>
      <w:r w:rsidRPr="00A81A97">
        <w:t xml:space="preserve"> </w:t>
      </w:r>
    </w:p>
    <w:p w14:paraId="1E2C6F30" w14:textId="57E6AFE2" w:rsidR="005244AC" w:rsidRPr="008B1DFF" w:rsidRDefault="005244AC">
      <w:pPr>
        <w:spacing w:after="120" w:line="276" w:lineRule="auto"/>
        <w:jc w:val="both"/>
        <w:rPr>
          <w:rFonts w:cstheme="minorHAnsi"/>
          <w:sz w:val="22"/>
          <w:szCs w:val="22"/>
          <w:rPrChange w:id="15860" w:author="Visone Rossana (GSE)" w:date="2025-09-09T14:39:00Z" w16du:dateUtc="2025-09-09T12:39:00Z">
            <w:rPr/>
          </w:rPrChange>
        </w:rPr>
        <w:pPrChange w:id="15861" w:author="Visone Rossana (GSE)" w:date="2025-09-09T14:39:00Z" w16du:dateUtc="2025-09-09T12:39:00Z">
          <w:pPr>
            <w:spacing w:after="120"/>
            <w:jc w:val="both"/>
          </w:pPr>
        </w:pPrChange>
      </w:pPr>
      <w:r w:rsidRPr="008B1DFF">
        <w:rPr>
          <w:rFonts w:cstheme="minorHAnsi"/>
          <w:sz w:val="22"/>
          <w:szCs w:val="22"/>
          <w:rPrChange w:id="15862" w:author="Visone Rossana (GSE)" w:date="2025-09-09T14:39:00Z" w16du:dateUtc="2025-09-09T12:39:00Z">
            <w:rPr/>
          </w:rPrChange>
        </w:rPr>
        <w:t>Al fine di dare avvio alla procedura di accesso diretto, il Soggetto Responsabile è tenuto a registrarsi</w:t>
      </w:r>
      <w:ins w:id="15863" w:author="Visone Rossana (GSE)" w:date="2025-08-01T15:37:00Z" w16du:dateUtc="2025-08-01T13:37:00Z">
        <w:r w:rsidR="00321D52" w:rsidRPr="008B1DFF">
          <w:rPr>
            <w:rFonts w:cstheme="minorHAnsi"/>
            <w:sz w:val="22"/>
            <w:szCs w:val="22"/>
            <w:rPrChange w:id="15864" w:author="Visone Rossana (GSE)" w:date="2025-09-09T14:39:00Z" w16du:dateUtc="2025-09-09T12:39:00Z">
              <w:rPr/>
            </w:rPrChange>
          </w:rPr>
          <w:t>,</w:t>
        </w:r>
      </w:ins>
      <w:ins w:id="15865" w:author="Visone Rossana (GSE)" w:date="2025-08-01T15:38:00Z" w16du:dateUtc="2025-08-01T13:38:00Z">
        <w:r w:rsidR="00321D52" w:rsidRPr="008B1DFF">
          <w:rPr>
            <w:rFonts w:cstheme="minorHAnsi"/>
            <w:sz w:val="22"/>
            <w:szCs w:val="22"/>
            <w:rPrChange w:id="15866" w:author="Visone Rossana (GSE)" w:date="2025-09-09T14:39:00Z" w16du:dateUtc="2025-09-09T12:39:00Z">
              <w:rPr/>
            </w:rPrChange>
          </w:rPr>
          <w:t xml:space="preserve"> </w:t>
        </w:r>
      </w:ins>
      <w:del w:id="15867" w:author="Visone Rossana (GSE)" w:date="2025-08-01T15:37:00Z" w16du:dateUtc="2025-08-01T13:37:00Z">
        <w:r w:rsidRPr="008B1DFF" w:rsidDel="00321D52">
          <w:rPr>
            <w:rFonts w:cstheme="minorHAnsi"/>
            <w:sz w:val="22"/>
            <w:szCs w:val="22"/>
            <w:rPrChange w:id="15868" w:author="Visone Rossana (GSE)" w:date="2025-09-09T14:39:00Z" w16du:dateUtc="2025-09-09T12:39:00Z">
              <w:rPr/>
            </w:rPrChange>
          </w:rPr>
          <w:delText xml:space="preserve"> </w:delText>
        </w:r>
      </w:del>
      <w:r w:rsidRPr="008B1DFF">
        <w:rPr>
          <w:rFonts w:cstheme="minorHAnsi"/>
          <w:sz w:val="22"/>
          <w:szCs w:val="22"/>
          <w:rPrChange w:id="15869" w:author="Visone Rossana (GSE)" w:date="2025-09-09T14:39:00Z" w16du:dateUtc="2025-09-09T12:39:00Z">
            <w:rPr/>
          </w:rPrChange>
        </w:rPr>
        <w:t>preliminarmente</w:t>
      </w:r>
      <w:ins w:id="15870" w:author="Visone Rossana (GSE)" w:date="2025-08-01T15:37:00Z" w16du:dateUtc="2025-08-01T13:37:00Z">
        <w:r w:rsidR="00321D52" w:rsidRPr="008B1DFF">
          <w:rPr>
            <w:rFonts w:cstheme="minorHAnsi"/>
            <w:sz w:val="22"/>
            <w:szCs w:val="22"/>
            <w:rPrChange w:id="15871" w:author="Visone Rossana (GSE)" w:date="2025-09-09T14:39:00Z" w16du:dateUtc="2025-09-09T12:39:00Z">
              <w:rPr/>
            </w:rPrChange>
          </w:rPr>
          <w:t>,</w:t>
        </w:r>
      </w:ins>
      <w:r w:rsidRPr="008B1DFF">
        <w:rPr>
          <w:rFonts w:cstheme="minorHAnsi"/>
          <w:sz w:val="22"/>
          <w:szCs w:val="22"/>
          <w:rPrChange w:id="15872" w:author="Visone Rossana (GSE)" w:date="2025-09-09T14:39:00Z" w16du:dateUtc="2025-09-09T12:39:00Z">
            <w:rPr/>
          </w:rPrChange>
        </w:rPr>
        <w:t xml:space="preserve"> sul portale dedicato del GSE nella sezione Area Clienti (</w:t>
      </w:r>
      <w:r w:rsidRPr="008B1DFF">
        <w:rPr>
          <w:rFonts w:cstheme="minorHAnsi"/>
          <w:sz w:val="22"/>
          <w:szCs w:val="22"/>
          <w:rPrChange w:id="15873" w:author="Visone Rossana (GSE)" w:date="2025-09-09T14:39:00Z" w16du:dateUtc="2025-09-09T12:39:00Z">
            <w:rPr/>
          </w:rPrChange>
        </w:rPr>
        <w:fldChar w:fldCharType="begin"/>
      </w:r>
      <w:r w:rsidRPr="008B1DFF">
        <w:rPr>
          <w:rFonts w:cstheme="minorHAnsi"/>
          <w:sz w:val="22"/>
          <w:szCs w:val="22"/>
          <w:rPrChange w:id="15874" w:author="Visone Rossana (GSE)" w:date="2025-09-09T14:39:00Z" w16du:dateUtc="2025-09-09T12:39:00Z">
            <w:rPr/>
          </w:rPrChange>
        </w:rPr>
        <w:instrText>HYPERLINK "https://applicazioni.gse.it"</w:instrText>
      </w:r>
      <w:r w:rsidRPr="008B1DFF">
        <w:rPr>
          <w:rFonts w:cstheme="minorHAnsi"/>
          <w:sz w:val="22"/>
          <w:szCs w:val="22"/>
          <w:rPrChange w:id="15875" w:author="Visone Rossana (GSE)" w:date="2025-10-29T15:10:00Z" w16du:dateUtc="2025-10-29T14:10:00Z">
            <w:rPr>
              <w:rFonts w:cstheme="minorHAnsi"/>
              <w:sz w:val="22"/>
              <w:szCs w:val="22"/>
            </w:rPr>
          </w:rPrChange>
        </w:rPr>
      </w:r>
      <w:r w:rsidRPr="008B1DFF">
        <w:rPr>
          <w:rFonts w:cstheme="minorHAnsi"/>
          <w:sz w:val="22"/>
          <w:szCs w:val="22"/>
          <w:rPrChange w:id="15876" w:author="Visone Rossana (GSE)" w:date="2025-09-09T14:39:00Z" w16du:dateUtc="2025-09-09T12:39:00Z">
            <w:rPr/>
          </w:rPrChange>
        </w:rPr>
        <w:fldChar w:fldCharType="separate"/>
      </w:r>
      <w:r w:rsidRPr="008B1DFF">
        <w:rPr>
          <w:rStyle w:val="Collegamentoipertestuale"/>
          <w:rFonts w:cstheme="minorHAnsi"/>
          <w:sz w:val="22"/>
          <w:szCs w:val="22"/>
          <w:rPrChange w:id="15877" w:author="Visone Rossana (GSE)" w:date="2025-09-09T14:39:00Z" w16du:dateUtc="2025-09-09T12:39:00Z">
            <w:rPr>
              <w:rStyle w:val="Collegamentoipertestuale"/>
              <w:rFonts w:cs="Calibri"/>
            </w:rPr>
          </w:rPrChange>
        </w:rPr>
        <w:t>https://applicazioni.gse.it</w:t>
      </w:r>
      <w:r w:rsidRPr="008B1DFF">
        <w:rPr>
          <w:rFonts w:cstheme="minorHAnsi"/>
          <w:sz w:val="22"/>
          <w:szCs w:val="22"/>
          <w:rPrChange w:id="15878" w:author="Visone Rossana (GSE)" w:date="2025-09-09T14:39:00Z" w16du:dateUtc="2025-09-09T12:39:00Z">
            <w:rPr/>
          </w:rPrChange>
        </w:rPr>
        <w:fldChar w:fldCharType="end"/>
      </w:r>
      <w:r w:rsidRPr="008B1DFF">
        <w:rPr>
          <w:rFonts w:cstheme="minorHAnsi"/>
          <w:sz w:val="22"/>
          <w:szCs w:val="22"/>
          <w:rPrChange w:id="15879" w:author="Visone Rossana (GSE)" w:date="2025-09-09T14:39:00Z" w16du:dateUtc="2025-09-09T12:39:00Z">
            <w:rPr/>
          </w:rPrChange>
        </w:rPr>
        <w:t>).</w:t>
      </w:r>
    </w:p>
    <w:p w14:paraId="29B25297" w14:textId="520417BE" w:rsidR="005244AC" w:rsidRPr="00EB0686" w:rsidRDefault="008E3555" w:rsidP="005244AC">
      <w:pPr>
        <w:spacing w:after="120"/>
        <w:jc w:val="both"/>
        <w:rPr>
          <w:ins w:id="15880" w:author="Visone Rossana (GSE)" w:date="2025-08-01T15:40:00Z" w16du:dateUtc="2025-08-01T13:40:00Z"/>
          <w:rFonts w:cstheme="minorHAnsi"/>
          <w:sz w:val="22"/>
          <w:szCs w:val="22"/>
          <w:rPrChange w:id="15881" w:author="Visone Rossana (GSE)" w:date="2025-09-09T16:37:00Z" w16du:dateUtc="2025-09-09T14:37:00Z">
            <w:rPr>
              <w:ins w:id="15882" w:author="Visone Rossana (GSE)" w:date="2025-08-01T15:40:00Z" w16du:dateUtc="2025-08-01T13:40:00Z"/>
            </w:rPr>
          </w:rPrChange>
        </w:rPr>
      </w:pPr>
      <w:ins w:id="15883" w:author="Visone Rossana (GSE)" w:date="2025-09-09T16:37:00Z" w16du:dateUtc="2025-09-09T14:37:00Z">
        <w:r w:rsidRPr="00EB0686">
          <w:rPr>
            <w:rFonts w:cstheme="minorHAnsi"/>
            <w:sz w:val="22"/>
            <w:szCs w:val="22"/>
            <w:rPrChange w:id="15884" w:author="Visone Rossana (GSE)" w:date="2025-09-09T16:37:00Z" w16du:dateUtc="2025-09-09T14:37:00Z">
              <w:rPr/>
            </w:rPrChange>
          </w:rPr>
          <w:t>Il procedimento s</w:t>
        </w:r>
        <w:r w:rsidR="00EB0686" w:rsidRPr="00EB0686">
          <w:rPr>
            <w:rFonts w:cstheme="minorHAnsi"/>
            <w:sz w:val="22"/>
            <w:szCs w:val="22"/>
            <w:rPrChange w:id="15885" w:author="Visone Rossana (GSE)" w:date="2025-09-09T16:37:00Z" w16du:dateUtc="2025-09-09T14:37:00Z">
              <w:rPr/>
            </w:rPrChange>
          </w:rPr>
          <w:t>i articola nelle seguenti fasi</w:t>
        </w:r>
      </w:ins>
      <w:del w:id="15886" w:author="Visone Rossana (GSE)" w:date="2025-08-01T15:41:00Z" w16du:dateUtc="2025-08-01T13:41:00Z">
        <w:r w:rsidR="005244AC" w:rsidRPr="00EB0686" w:rsidDel="00321D52">
          <w:rPr>
            <w:rFonts w:cstheme="minorHAnsi"/>
            <w:sz w:val="22"/>
            <w:szCs w:val="22"/>
            <w:rPrChange w:id="15887" w:author="Visone Rossana (GSE)" w:date="2025-09-09T16:37:00Z" w16du:dateUtc="2025-09-09T14:37:00Z">
              <w:rPr/>
            </w:rPrChange>
          </w:rPr>
          <w:delText>Il procedimento informatico si articola nelle fasi di seguito descritte.</w:delText>
        </w:r>
      </w:del>
    </w:p>
    <w:tbl>
      <w:tblPr>
        <w:tblpPr w:leftFromText="141" w:rightFromText="141" w:vertAnchor="text" w:horzAnchor="margin" w:tblpY="76"/>
        <w:tblW w:w="4947" w:type="pct"/>
        <w:tblCellMar>
          <w:left w:w="0" w:type="dxa"/>
          <w:right w:w="0" w:type="dxa"/>
        </w:tblCellMar>
        <w:tblLook w:val="00A0" w:firstRow="1" w:lastRow="0" w:firstColumn="1" w:lastColumn="0" w:noHBand="0" w:noVBand="0"/>
      </w:tblPr>
      <w:tblGrid>
        <w:gridCol w:w="9490"/>
      </w:tblGrid>
      <w:tr w:rsidR="00321D52" w:rsidRPr="00C07C38" w14:paraId="4380969E" w14:textId="77777777">
        <w:trPr>
          <w:trHeight w:val="332"/>
          <w:ins w:id="15888" w:author="Visone Rossana (GSE)" w:date="2025-08-01T15:40: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vAlign w:val="center"/>
          </w:tcPr>
          <w:p w14:paraId="6BEE074C" w14:textId="77777777" w:rsidR="00321D52" w:rsidRPr="008B1DFF" w:rsidRDefault="00321D52">
            <w:pPr>
              <w:spacing w:before="60" w:after="60" w:line="276" w:lineRule="auto"/>
              <w:jc w:val="both"/>
              <w:rPr>
                <w:ins w:id="15889" w:author="Visone Rossana (GSE)" w:date="2025-08-01T15:40:00Z" w16du:dateUtc="2025-08-01T13:40:00Z"/>
                <w:rFonts w:cstheme="minorHAnsi"/>
                <w:sz w:val="22"/>
                <w:szCs w:val="22"/>
                <w:rPrChange w:id="15890" w:author="Visone Rossana (GSE)" w:date="2025-09-09T14:39:00Z" w16du:dateUtc="2025-09-09T12:39:00Z">
                  <w:rPr>
                    <w:ins w:id="15891" w:author="Visone Rossana (GSE)" w:date="2025-08-01T15:40:00Z" w16du:dateUtc="2025-08-01T13:40:00Z"/>
                  </w:rPr>
                </w:rPrChange>
              </w:rPr>
              <w:pPrChange w:id="15892" w:author="Visone Rossana (GSE)" w:date="2025-09-09T14:40:00Z" w16du:dateUtc="2025-09-09T12:40:00Z">
                <w:pPr>
                  <w:framePr w:hSpace="141" w:wrap="around" w:vAnchor="text" w:hAnchor="margin" w:y="76"/>
                  <w:spacing w:before="60" w:after="60"/>
                  <w:jc w:val="both"/>
                </w:pPr>
              </w:pPrChange>
            </w:pPr>
            <w:ins w:id="15893" w:author="Visone Rossana (GSE)" w:date="2025-08-01T15:40:00Z" w16du:dateUtc="2025-08-01T13:40:00Z">
              <w:r w:rsidRPr="008B1DFF">
                <w:rPr>
                  <w:rFonts w:cstheme="minorHAnsi"/>
                  <w:sz w:val="22"/>
                  <w:szCs w:val="22"/>
                  <w:rPrChange w:id="15894" w:author="Visone Rossana (GSE)" w:date="2025-09-09T14:39:00Z" w16du:dateUtc="2025-09-09T12:39:00Z">
                    <w:rPr/>
                  </w:rPrChange>
                </w:rPr>
                <w:t>Nel caso di realizzazione di più interventi relativi allo stesso edificio o unità immobiliare, realizzati nell’ambito di uno stesso progetto di efficienza energetica e/o di produzione di energia termica da fonti rinnovabili, il Soggetto Responsabile deve presentare al GSE una sola scheda-domanda (scheda “</w:t>
              </w:r>
              <w:r w:rsidRPr="008B1DFF">
                <w:rPr>
                  <w:rFonts w:cstheme="minorHAnsi"/>
                  <w:b/>
                  <w:sz w:val="22"/>
                  <w:szCs w:val="22"/>
                  <w:rPrChange w:id="15895" w:author="Visone Rossana (GSE)" w:date="2025-09-09T14:39:00Z" w16du:dateUtc="2025-09-09T12:39:00Z">
                    <w:rPr>
                      <w:b/>
                    </w:rPr>
                  </w:rPrChange>
                </w:rPr>
                <w:t>multi-intervento</w:t>
              </w:r>
              <w:r w:rsidRPr="008B1DFF">
                <w:rPr>
                  <w:rFonts w:cstheme="minorHAnsi"/>
                  <w:sz w:val="22"/>
                  <w:szCs w:val="22"/>
                  <w:rPrChange w:id="15896" w:author="Visone Rossana (GSE)" w:date="2025-09-09T14:39:00Z" w16du:dateUtc="2025-09-09T12:39:00Z">
                    <w:rPr/>
                  </w:rPrChange>
                </w:rPr>
                <w:t xml:space="preserve">”). </w:t>
              </w:r>
            </w:ins>
          </w:p>
          <w:p w14:paraId="259AECF1" w14:textId="77777777" w:rsidR="00321D52" w:rsidRPr="00C07C38" w:rsidRDefault="00321D52">
            <w:pPr>
              <w:spacing w:after="120" w:line="276" w:lineRule="auto"/>
              <w:jc w:val="both"/>
              <w:rPr>
                <w:ins w:id="15897" w:author="Visone Rossana (GSE)" w:date="2025-08-01T15:40:00Z" w16du:dateUtc="2025-08-01T13:40:00Z"/>
              </w:rPr>
              <w:pPrChange w:id="15898" w:author="Visone Rossana (GSE)" w:date="2025-09-09T14:40:00Z" w16du:dateUtc="2025-09-09T12:40:00Z">
                <w:pPr>
                  <w:framePr w:hSpace="141" w:wrap="around" w:vAnchor="text" w:hAnchor="margin" w:y="76"/>
                  <w:spacing w:after="120"/>
                  <w:jc w:val="both"/>
                </w:pPr>
              </w:pPrChange>
            </w:pPr>
            <w:ins w:id="15899" w:author="Visone Rossana (GSE)" w:date="2025-08-01T15:40:00Z" w16du:dateUtc="2025-08-01T13:40:00Z">
              <w:r w:rsidRPr="008B1DFF">
                <w:rPr>
                  <w:rFonts w:cstheme="minorHAnsi"/>
                  <w:b/>
                  <w:sz w:val="22"/>
                  <w:szCs w:val="22"/>
                  <w:rPrChange w:id="15900" w:author="Visone Rossana (GSE)" w:date="2025-09-09T14:39:00Z" w16du:dateUtc="2025-09-09T12:39:00Z">
                    <w:rPr>
                      <w:b/>
                    </w:rPr>
                  </w:rPrChange>
                </w:rPr>
                <w:t>In tale ipotesi la data di conclusione dell’intervento corrisponde a quella della conclusione dei lavori dell’ultimo intervento realizzato</w:t>
              </w:r>
              <w:r w:rsidRPr="008B1DFF">
                <w:rPr>
                  <w:rFonts w:cstheme="minorHAnsi"/>
                  <w:sz w:val="22"/>
                  <w:szCs w:val="22"/>
                  <w:rPrChange w:id="15901" w:author="Visone Rossana (GSE)" w:date="2025-09-09T14:39:00Z" w16du:dateUtc="2025-09-09T12:39:00Z">
                    <w:rPr/>
                  </w:rPrChange>
                </w:rPr>
                <w:t>.</w:t>
              </w:r>
            </w:ins>
          </w:p>
        </w:tc>
      </w:tr>
    </w:tbl>
    <w:p w14:paraId="7A7E776E" w14:textId="55BF93BA" w:rsidR="00321D52" w:rsidRDefault="00321D52">
      <w:pPr>
        <w:spacing w:after="120"/>
        <w:jc w:val="center"/>
        <w:pPrChange w:id="15902" w:author="Visone Rossana (GSE)" w:date="2025-08-01T15:42:00Z" w16du:dateUtc="2025-08-01T13:42:00Z">
          <w:pPr>
            <w:spacing w:after="120"/>
            <w:jc w:val="both"/>
          </w:pPr>
        </w:pPrChange>
      </w:pPr>
      <w:ins w:id="15903" w:author="Visone Rossana (GSE)" w:date="2025-08-01T15:41:00Z" w16du:dateUtc="2025-08-01T13:41:00Z">
        <w:del w:id="15904" w:author="Visone Rossana (GSE)" w:date="2025-09-09T16:36:00Z" w16du:dateUtc="2025-09-09T14:36:00Z">
          <w:r w:rsidRPr="008B1DFF" w:rsidDel="008E3555">
            <w:rPr>
              <w:rFonts w:cstheme="minorHAnsi"/>
              <w:sz w:val="22"/>
              <w:szCs w:val="22"/>
              <w:rPrChange w:id="15905" w:author="Visone Rossana (GSE)" w:date="2025-09-09T14:40:00Z" w16du:dateUtc="2025-09-09T12:40:00Z">
                <w:rPr/>
              </w:rPrChange>
            </w:rPr>
            <w:delText>Il procedimento informatico si articola nelle fasi di seguito descritte.</w:delText>
          </w:r>
        </w:del>
      </w:ins>
    </w:p>
    <w:p w14:paraId="526DF032" w14:textId="77777777" w:rsidR="00726C50" w:rsidRPr="00726C50" w:rsidRDefault="00726C50" w:rsidP="00726C50">
      <w:pPr>
        <w:pStyle w:val="Paragrafoelenco"/>
        <w:keepNext/>
        <w:numPr>
          <w:ilvl w:val="0"/>
          <w:numId w:val="292"/>
        </w:numPr>
        <w:pBdr>
          <w:bottom w:val="single" w:sz="4" w:space="1" w:color="auto"/>
        </w:pBdr>
        <w:spacing w:before="240" w:after="120" w:line="276" w:lineRule="auto"/>
        <w:ind w:right="-142"/>
        <w:jc w:val="both"/>
        <w:outlineLvl w:val="2"/>
        <w:rPr>
          <w:ins w:id="15906" w:author="Oliosi Francesco (GSE)" w:date="2025-10-15T10:15:00Z" w16du:dateUtc="2025-10-15T08:15:00Z"/>
          <w:rFonts w:ascii="Calibri" w:eastAsiaTheme="majorEastAsia" w:hAnsi="Calibri" w:cstheme="majorBidi"/>
          <w:b/>
          <w:bCs/>
          <w:vanish/>
          <w:szCs w:val="26"/>
        </w:rPr>
      </w:pPr>
      <w:bookmarkStart w:id="15907" w:name="_Toc212462524"/>
      <w:bookmarkStart w:id="15908" w:name="_Toc189046655"/>
      <w:bookmarkEnd w:id="15907"/>
    </w:p>
    <w:p w14:paraId="5E016B11" w14:textId="1A4489FA" w:rsidR="005244AC" w:rsidRDefault="005244AC">
      <w:pPr>
        <w:pStyle w:val="TITOLO20"/>
        <w:numPr>
          <w:ilvl w:val="1"/>
          <w:numId w:val="292"/>
        </w:numPr>
        <w:ind w:left="425" w:hanging="425"/>
        <w:outlineLvl w:val="1"/>
        <w:pPrChange w:id="15909" w:author="Oliosi Francesco (GSE)" w:date="2025-10-15T10:47:00Z" w16du:dateUtc="2025-10-15T08:47:00Z">
          <w:pPr>
            <w:pStyle w:val="TITOLO20"/>
          </w:pPr>
        </w:pPrChange>
      </w:pPr>
      <w:bookmarkStart w:id="15910" w:name="_Toc212462525"/>
      <w:r>
        <w:t>- FASE 1 –</w:t>
      </w:r>
      <w:r w:rsidRPr="00D04A2D">
        <w:t xml:space="preserve"> </w:t>
      </w:r>
      <w:r>
        <w:t>caricamento dati e documentazione</w:t>
      </w:r>
      <w:bookmarkEnd w:id="15908"/>
      <w:bookmarkEnd w:id="15910"/>
    </w:p>
    <w:p w14:paraId="25D480DB" w14:textId="6425FB6F" w:rsidR="00AD24DE" w:rsidRPr="008B1DFF" w:rsidRDefault="00AD24DE">
      <w:pPr>
        <w:spacing w:after="120" w:line="276" w:lineRule="auto"/>
        <w:jc w:val="both"/>
        <w:rPr>
          <w:rFonts w:cstheme="minorHAnsi"/>
          <w:sz w:val="22"/>
          <w:szCs w:val="22"/>
          <w:rPrChange w:id="15911" w:author="Visone Rossana (GSE)" w:date="2025-09-09T14:40:00Z" w16du:dateUtc="2025-09-09T12:40:00Z">
            <w:rPr/>
          </w:rPrChange>
        </w:rPr>
        <w:pPrChange w:id="15912" w:author="Visone Rossana (GSE)" w:date="2025-09-09T14:40:00Z" w16du:dateUtc="2025-09-09T12:40:00Z">
          <w:pPr>
            <w:spacing w:after="120"/>
            <w:jc w:val="both"/>
          </w:pPr>
        </w:pPrChange>
      </w:pPr>
      <w:r w:rsidRPr="008B1DFF">
        <w:rPr>
          <w:rFonts w:cstheme="minorHAnsi"/>
          <w:sz w:val="22"/>
          <w:szCs w:val="22"/>
          <w:rPrChange w:id="15913" w:author="Visone Rossana (GSE)" w:date="2025-09-09T14:40:00Z" w16du:dateUtc="2025-09-09T12:40:00Z">
            <w:rPr/>
          </w:rPrChange>
        </w:rPr>
        <w:t>Il Soggetto Responsabile inserisce sul Port</w:t>
      </w:r>
      <w:r w:rsidRPr="008B1DFF">
        <w:rPr>
          <w:rFonts w:cstheme="minorHAnsi"/>
          <w:i/>
          <w:sz w:val="22"/>
          <w:szCs w:val="22"/>
          <w:rPrChange w:id="15914" w:author="Visone Rossana (GSE)" w:date="2025-09-09T14:40:00Z" w16du:dateUtc="2025-09-09T12:40:00Z">
            <w:rPr>
              <w:i/>
            </w:rPr>
          </w:rPrChange>
        </w:rPr>
        <w:t>al</w:t>
      </w:r>
      <w:r w:rsidRPr="008B1DFF">
        <w:rPr>
          <w:rFonts w:cstheme="minorHAnsi"/>
          <w:sz w:val="22"/>
          <w:szCs w:val="22"/>
          <w:rPrChange w:id="15915" w:author="Visone Rossana (GSE)" w:date="2025-09-09T14:40:00Z" w16du:dateUtc="2025-09-09T12:40:00Z">
            <w:rPr/>
          </w:rPrChange>
        </w:rPr>
        <w:t xml:space="preserve">termico tutti i dati relativi al sistema edificio-impianto (informazioni anagrafiche sull’edificio/unità immobiliare e sugli impianti </w:t>
      </w:r>
      <w:r w:rsidRPr="008B1DFF">
        <w:rPr>
          <w:rFonts w:cstheme="minorHAnsi"/>
          <w:sz w:val="22"/>
          <w:szCs w:val="22"/>
          <w:rPrChange w:id="15916" w:author="Visone Rossana (GSE)" w:date="2025-09-09T14:40:00Z" w16du:dateUtc="2025-09-09T12:40:00Z">
            <w:rPr>
              <w:rFonts w:cs="Calibri"/>
            </w:rPr>
          </w:rPrChange>
        </w:rPr>
        <w:t>tecnologici pre-esistenti</w:t>
      </w:r>
      <w:r w:rsidRPr="008B1DFF">
        <w:rPr>
          <w:rFonts w:cstheme="minorHAnsi"/>
          <w:sz w:val="22"/>
          <w:szCs w:val="22"/>
          <w:rPrChange w:id="15917" w:author="Visone Rossana (GSE)" w:date="2025-09-09T14:40:00Z" w16du:dateUtc="2025-09-09T12:40:00Z">
            <w:rPr/>
          </w:rPrChange>
        </w:rPr>
        <w:t>) e alle caratteristiche degli interventi per i quali richiede l’accesso agli incentivi</w:t>
      </w:r>
      <w:ins w:id="15918" w:author="Visone Rossana (GSE)" w:date="2025-08-01T15:05:00Z" w16du:dateUtc="2025-08-01T13:05:00Z">
        <w:r w:rsidR="00BB6C57" w:rsidRPr="008B1DFF">
          <w:rPr>
            <w:rFonts w:cstheme="minorHAnsi"/>
            <w:sz w:val="22"/>
            <w:szCs w:val="22"/>
            <w:rPrChange w:id="15919" w:author="Visone Rossana (GSE)" w:date="2025-09-09T14:40:00Z" w16du:dateUtc="2025-09-09T12:40:00Z">
              <w:rPr/>
            </w:rPrChange>
          </w:rPr>
          <w:t xml:space="preserve">. </w:t>
        </w:r>
      </w:ins>
      <w:del w:id="15920" w:author="Visone Rossana (GSE)" w:date="2025-08-01T15:05:00Z" w16du:dateUtc="2025-08-01T13:05:00Z">
        <w:r w:rsidRPr="008B1DFF" w:rsidDel="00BB6C57">
          <w:rPr>
            <w:rFonts w:cstheme="minorHAnsi"/>
            <w:sz w:val="22"/>
            <w:szCs w:val="22"/>
            <w:rPrChange w:id="15921" w:author="Visone Rossana (GSE)" w:date="2025-09-09T14:40:00Z" w16du:dateUtc="2025-09-09T12:40:00Z">
              <w:rPr/>
            </w:rPrChange>
          </w:rPr>
          <w:delText>; i</w:delText>
        </w:r>
      </w:del>
      <w:ins w:id="15922" w:author="Visone Rossana (GSE)" w:date="2025-08-01T15:05:00Z" w16du:dateUtc="2025-08-01T13:05:00Z">
        <w:r w:rsidR="00BB6C57" w:rsidRPr="008B1DFF">
          <w:rPr>
            <w:rFonts w:cstheme="minorHAnsi"/>
            <w:sz w:val="22"/>
            <w:szCs w:val="22"/>
            <w:rPrChange w:id="15923" w:author="Visone Rossana (GSE)" w:date="2025-09-09T14:40:00Z" w16du:dateUtc="2025-09-09T12:40:00Z">
              <w:rPr/>
            </w:rPrChange>
          </w:rPr>
          <w:t>I</w:t>
        </w:r>
      </w:ins>
      <w:r w:rsidRPr="008B1DFF">
        <w:rPr>
          <w:rFonts w:cstheme="minorHAnsi"/>
          <w:sz w:val="22"/>
          <w:szCs w:val="22"/>
          <w:rPrChange w:id="15924" w:author="Visone Rossana (GSE)" w:date="2025-09-09T14:40:00Z" w16du:dateUtc="2025-09-09T12:40:00Z">
            <w:rPr/>
          </w:rPrChange>
        </w:rPr>
        <w:t>nseriti tali dati, il Port</w:t>
      </w:r>
      <w:r w:rsidRPr="008B1DFF">
        <w:rPr>
          <w:rFonts w:cstheme="minorHAnsi"/>
          <w:i/>
          <w:sz w:val="22"/>
          <w:szCs w:val="22"/>
          <w:rPrChange w:id="15925" w:author="Visone Rossana (GSE)" w:date="2025-09-09T14:40:00Z" w16du:dateUtc="2025-09-09T12:40:00Z">
            <w:rPr>
              <w:i/>
            </w:rPr>
          </w:rPrChange>
        </w:rPr>
        <w:t>al</w:t>
      </w:r>
      <w:r w:rsidRPr="008B1DFF">
        <w:rPr>
          <w:rFonts w:cstheme="minorHAnsi"/>
          <w:sz w:val="22"/>
          <w:szCs w:val="22"/>
          <w:rPrChange w:id="15926" w:author="Visone Rossana (GSE)" w:date="2025-09-09T14:40:00Z" w16du:dateUtc="2025-09-09T12:40:00Z">
            <w:rPr/>
          </w:rPrChange>
        </w:rPr>
        <w:t xml:space="preserve">termico assegna automaticamente un codice richiesta numerico che identifica univocamente la richiesta d’incentivo. </w:t>
      </w:r>
    </w:p>
    <w:p w14:paraId="646006D5" w14:textId="77777777" w:rsidR="00AD24DE" w:rsidRPr="008B1DFF" w:rsidRDefault="00AD24DE">
      <w:pPr>
        <w:pStyle w:val="Paragrafoelenco"/>
        <w:spacing w:after="120" w:line="276" w:lineRule="auto"/>
        <w:ind w:left="0"/>
        <w:jc w:val="both"/>
        <w:rPr>
          <w:rFonts w:cstheme="minorHAnsi"/>
          <w:bCs/>
          <w:sz w:val="22"/>
          <w:szCs w:val="22"/>
          <w:rPrChange w:id="15927" w:author="Visone Rossana (GSE)" w:date="2025-09-09T14:40:00Z" w16du:dateUtc="2025-09-09T12:40:00Z">
            <w:rPr>
              <w:bCs/>
            </w:rPr>
          </w:rPrChange>
        </w:rPr>
        <w:pPrChange w:id="15928" w:author="Visone Rossana (GSE)" w:date="2025-09-09T14:40:00Z" w16du:dateUtc="2025-09-09T12:40:00Z">
          <w:pPr>
            <w:pStyle w:val="Paragrafoelenco"/>
            <w:spacing w:after="120"/>
            <w:ind w:left="0"/>
            <w:jc w:val="both"/>
          </w:pPr>
        </w:pPrChange>
      </w:pPr>
      <w:r w:rsidRPr="008B1DFF">
        <w:rPr>
          <w:rFonts w:cstheme="minorHAnsi"/>
          <w:bCs/>
          <w:sz w:val="22"/>
          <w:szCs w:val="22"/>
          <w:rPrChange w:id="15929" w:author="Visone Rossana (GSE)" w:date="2025-09-09T14:40:00Z" w16du:dateUtc="2025-09-09T12:40:00Z">
            <w:rPr>
              <w:bCs/>
            </w:rPr>
          </w:rPrChange>
        </w:rPr>
        <w:t>Il Soggetto Responsabile è sempre tenuto a trasmettere:</w:t>
      </w:r>
    </w:p>
    <w:p w14:paraId="52F2F8D6" w14:textId="239753C7" w:rsidR="00AD24DE" w:rsidRPr="008B1DFF" w:rsidRDefault="00AD24DE">
      <w:pPr>
        <w:pStyle w:val="Paragrafoelenco"/>
        <w:numPr>
          <w:ilvl w:val="0"/>
          <w:numId w:val="71"/>
        </w:numPr>
        <w:spacing w:after="120" w:line="276" w:lineRule="auto"/>
        <w:jc w:val="both"/>
        <w:rPr>
          <w:rFonts w:cstheme="minorHAnsi"/>
          <w:sz w:val="22"/>
          <w:szCs w:val="22"/>
          <w:rPrChange w:id="15930" w:author="Visone Rossana (GSE)" w:date="2025-09-09T14:40:00Z" w16du:dateUtc="2025-09-09T12:40:00Z">
            <w:rPr/>
          </w:rPrChange>
        </w:rPr>
        <w:pPrChange w:id="15931" w:author="Visone Rossana (GSE)" w:date="2025-09-09T14:40:00Z" w16du:dateUtc="2025-09-09T12:40:00Z">
          <w:pPr>
            <w:pStyle w:val="Paragrafoelenco"/>
            <w:numPr>
              <w:numId w:val="71"/>
            </w:numPr>
            <w:spacing w:after="120"/>
            <w:ind w:hanging="360"/>
            <w:jc w:val="both"/>
          </w:pPr>
        </w:pPrChange>
      </w:pPr>
      <w:r w:rsidRPr="008B1DFF">
        <w:rPr>
          <w:rFonts w:cstheme="minorHAnsi"/>
          <w:b/>
          <w:sz w:val="22"/>
          <w:szCs w:val="22"/>
          <w:rPrChange w:id="15932" w:author="Visone Rossana (GSE)" w:date="2025-09-09T14:40:00Z" w16du:dateUtc="2025-09-09T12:40:00Z">
            <w:rPr>
              <w:b/>
            </w:rPr>
          </w:rPrChange>
        </w:rPr>
        <w:t>documentazione specifica per ogni tipologia di intervento</w:t>
      </w:r>
      <w:r w:rsidRPr="008B1DFF">
        <w:rPr>
          <w:rFonts w:cstheme="minorHAnsi"/>
          <w:sz w:val="22"/>
          <w:szCs w:val="22"/>
          <w:rPrChange w:id="15933" w:author="Visone Rossana (GSE)" w:date="2025-09-09T14:40:00Z" w16du:dateUtc="2025-09-09T12:40:00Z">
            <w:rPr/>
          </w:rPrChange>
        </w:rPr>
        <w:t xml:space="preserve">, così come indicato nel seguito e riepilogato nell’ Allegato </w:t>
      </w:r>
      <w:ins w:id="15934" w:author="Visone Rossana (GSE)" w:date="2025-08-01T10:17:00Z" w16du:dateUtc="2025-08-01T08:17:00Z">
        <w:r w:rsidRPr="008B1DFF">
          <w:rPr>
            <w:rFonts w:cstheme="minorHAnsi"/>
            <w:sz w:val="22"/>
            <w:szCs w:val="22"/>
            <w:highlight w:val="yellow"/>
            <w:rPrChange w:id="15935" w:author="Visone Rossana (GSE)" w:date="2025-09-09T14:40:00Z" w16du:dateUtc="2025-09-09T12:40:00Z">
              <w:rPr/>
            </w:rPrChange>
          </w:rPr>
          <w:t>x</w:t>
        </w:r>
      </w:ins>
      <w:del w:id="15936" w:author="Visone Rossana (GSE)" w:date="2025-08-01T10:17:00Z" w16du:dateUtc="2025-08-01T08:17:00Z">
        <w:r w:rsidRPr="008B1DFF" w:rsidDel="00AD24DE">
          <w:rPr>
            <w:rFonts w:cstheme="minorHAnsi"/>
            <w:sz w:val="22"/>
            <w:szCs w:val="22"/>
            <w:rPrChange w:id="15937" w:author="Visone Rossana (GSE)" w:date="2025-09-09T14:40:00Z" w16du:dateUtc="2025-09-09T12:40:00Z">
              <w:rPr/>
            </w:rPrChange>
          </w:rPr>
          <w:delText>1</w:delText>
        </w:r>
      </w:del>
      <w:r w:rsidRPr="008B1DFF">
        <w:rPr>
          <w:rFonts w:cstheme="minorHAnsi"/>
          <w:sz w:val="22"/>
          <w:szCs w:val="22"/>
          <w:rPrChange w:id="15938" w:author="Visone Rossana (GSE)" w:date="2025-09-09T14:40:00Z" w16du:dateUtc="2025-09-09T12:40:00Z">
            <w:rPr/>
          </w:rPrChange>
        </w:rPr>
        <w:t>;</w:t>
      </w:r>
    </w:p>
    <w:p w14:paraId="4E411351" w14:textId="77777777" w:rsidR="00AD24DE" w:rsidRPr="008B1DFF" w:rsidRDefault="00AD24DE">
      <w:pPr>
        <w:pStyle w:val="Paragrafoelenco"/>
        <w:numPr>
          <w:ilvl w:val="0"/>
          <w:numId w:val="71"/>
        </w:numPr>
        <w:spacing w:after="120" w:line="276" w:lineRule="auto"/>
        <w:jc w:val="both"/>
        <w:rPr>
          <w:rFonts w:cstheme="minorHAnsi"/>
          <w:sz w:val="22"/>
          <w:szCs w:val="22"/>
          <w:rPrChange w:id="15939" w:author="Visone Rossana (GSE)" w:date="2025-09-09T14:40:00Z" w16du:dateUtc="2025-09-09T12:40:00Z">
            <w:rPr/>
          </w:rPrChange>
        </w:rPr>
        <w:pPrChange w:id="15940" w:author="Visone Rossana (GSE)" w:date="2025-09-09T14:40:00Z" w16du:dateUtc="2025-09-09T12:40:00Z">
          <w:pPr>
            <w:pStyle w:val="Paragrafoelenco"/>
            <w:numPr>
              <w:numId w:val="71"/>
            </w:numPr>
            <w:spacing w:after="120"/>
            <w:ind w:hanging="360"/>
            <w:jc w:val="both"/>
          </w:pPr>
        </w:pPrChange>
      </w:pPr>
      <w:r w:rsidRPr="008B1DFF">
        <w:rPr>
          <w:rFonts w:cstheme="minorHAnsi"/>
          <w:b/>
          <w:sz w:val="22"/>
          <w:szCs w:val="22"/>
          <w:rPrChange w:id="15941" w:author="Visone Rossana (GSE)" w:date="2025-09-09T14:40:00Z" w16du:dateUtc="2025-09-09T12:40:00Z">
            <w:rPr>
              <w:b/>
            </w:rPr>
          </w:rPrChange>
        </w:rPr>
        <w:t>fatture e ulteriore documentazione idonea a dimostrare i pagamenti effettuati</w:t>
      </w:r>
      <w:r w:rsidRPr="008B1DFF">
        <w:rPr>
          <w:rFonts w:cstheme="minorHAnsi"/>
          <w:sz w:val="22"/>
          <w:szCs w:val="22"/>
          <w:rPrChange w:id="15942" w:author="Visone Rossana (GSE)" w:date="2025-09-09T14:40:00Z" w16du:dateUtc="2025-09-09T12:40:00Z">
            <w:rPr/>
          </w:rPrChange>
        </w:rPr>
        <w:t xml:space="preserve"> (quali, a titolo esemplificativo: ricevute dei bonifici, mandati di pagamento, ricevute dei pagamenti effettuati con carta di credito)</w:t>
      </w:r>
      <w:r w:rsidRPr="008B1DFF">
        <w:rPr>
          <w:rFonts w:cstheme="minorHAnsi"/>
          <w:b/>
          <w:sz w:val="22"/>
          <w:szCs w:val="22"/>
          <w:rPrChange w:id="15943" w:author="Visone Rossana (GSE)" w:date="2025-09-09T14:40:00Z" w16du:dateUtc="2025-09-09T12:40:00Z">
            <w:rPr>
              <w:b/>
            </w:rPr>
          </w:rPrChange>
        </w:rPr>
        <w:t xml:space="preserve"> </w:t>
      </w:r>
      <w:r w:rsidRPr="008B1DFF">
        <w:rPr>
          <w:rFonts w:cstheme="minorHAnsi"/>
          <w:sz w:val="22"/>
          <w:szCs w:val="22"/>
          <w:rPrChange w:id="15944" w:author="Visone Rossana (GSE)" w:date="2025-09-09T14:40:00Z" w16du:dateUtc="2025-09-09T12:40:00Z">
            <w:rPr/>
          </w:rPrChange>
        </w:rPr>
        <w:t>così come meglio dettagliato al s</w:t>
      </w:r>
      <w:r w:rsidRPr="008B1DFF">
        <w:rPr>
          <w:rFonts w:cstheme="minorHAnsi"/>
          <w:sz w:val="22"/>
          <w:szCs w:val="22"/>
          <w:highlight w:val="yellow"/>
          <w:rPrChange w:id="15945" w:author="Visone Rossana (GSE)" w:date="2025-09-09T14:40:00Z" w16du:dateUtc="2025-09-09T12:40:00Z">
            <w:rPr/>
          </w:rPrChange>
        </w:rPr>
        <w:t>uccessivo Capitolo 6</w:t>
      </w:r>
      <w:r w:rsidRPr="008B1DFF">
        <w:rPr>
          <w:rFonts w:cstheme="minorHAnsi"/>
          <w:sz w:val="22"/>
          <w:szCs w:val="22"/>
          <w:rPrChange w:id="15946" w:author="Visone Rossana (GSE)" w:date="2025-09-09T14:40:00Z" w16du:dateUtc="2025-09-09T12:40:00Z">
            <w:rPr/>
          </w:rPrChange>
        </w:rPr>
        <w:t xml:space="preserve">. </w:t>
      </w:r>
    </w:p>
    <w:p w14:paraId="318EE1A5" w14:textId="77777777" w:rsidR="00AD24DE" w:rsidRPr="008B1DFF" w:rsidRDefault="00AD24DE">
      <w:pPr>
        <w:spacing w:line="276" w:lineRule="auto"/>
        <w:jc w:val="both"/>
        <w:rPr>
          <w:rFonts w:cstheme="minorHAnsi"/>
          <w:sz w:val="22"/>
          <w:szCs w:val="22"/>
          <w:rPrChange w:id="15947" w:author="Visone Rossana (GSE)" w:date="2025-09-09T14:40:00Z" w16du:dateUtc="2025-09-09T12:40:00Z">
            <w:rPr/>
          </w:rPrChange>
        </w:rPr>
        <w:pPrChange w:id="15948" w:author="Visone Rossana (GSE)" w:date="2025-09-09T14:40:00Z" w16du:dateUtc="2025-09-09T12:40:00Z">
          <w:pPr>
            <w:jc w:val="both"/>
          </w:pPr>
        </w:pPrChange>
      </w:pPr>
      <w:r w:rsidRPr="008B1DFF">
        <w:rPr>
          <w:rFonts w:cstheme="minorHAnsi"/>
          <w:sz w:val="22"/>
          <w:szCs w:val="22"/>
          <w:rPrChange w:id="15949" w:author="Visone Rossana (GSE)" w:date="2025-09-09T14:40:00Z" w16du:dateUtc="2025-09-09T12:40:00Z">
            <w:rPr/>
          </w:rPrChange>
        </w:rPr>
        <w:t>Ove ricorrano le condizioni nel seguito descritte, il Soggetto Responsabile è tenuto a caricare sul Port</w:t>
      </w:r>
      <w:r w:rsidRPr="008B1DFF">
        <w:rPr>
          <w:rFonts w:cstheme="minorHAnsi"/>
          <w:i/>
          <w:sz w:val="22"/>
          <w:szCs w:val="22"/>
          <w:rPrChange w:id="15950" w:author="Visone Rossana (GSE)" w:date="2025-09-09T14:40:00Z" w16du:dateUtc="2025-09-09T12:40:00Z">
            <w:rPr>
              <w:i/>
            </w:rPr>
          </w:rPrChange>
        </w:rPr>
        <w:t>al</w:t>
      </w:r>
      <w:r w:rsidRPr="008B1DFF">
        <w:rPr>
          <w:rFonts w:cstheme="minorHAnsi"/>
          <w:sz w:val="22"/>
          <w:szCs w:val="22"/>
          <w:rPrChange w:id="15951" w:author="Visone Rossana (GSE)" w:date="2025-09-09T14:40:00Z" w16du:dateUtc="2025-09-09T12:40:00Z">
            <w:rPr/>
          </w:rPrChange>
        </w:rPr>
        <w:t>termico i seguenti documenti</w:t>
      </w:r>
      <w:r w:rsidRPr="2CED65DC">
        <w:rPr>
          <w:rStyle w:val="Rimandonotaapidipagina"/>
          <w:rFonts w:cstheme="minorBidi"/>
          <w:sz w:val="22"/>
          <w:szCs w:val="22"/>
        </w:rPr>
        <w:footnoteReference w:id="11"/>
      </w:r>
      <w:r w:rsidRPr="008B1DFF">
        <w:rPr>
          <w:rFonts w:cstheme="minorHAnsi"/>
          <w:sz w:val="22"/>
          <w:szCs w:val="22"/>
          <w:rPrChange w:id="15955" w:author="Visone Rossana (GSE)" w:date="2025-09-09T14:40:00Z" w16du:dateUtc="2025-09-09T12:40:00Z">
            <w:rPr/>
          </w:rPrChange>
        </w:rPr>
        <w:t xml:space="preserve">: </w:t>
      </w:r>
    </w:p>
    <w:p w14:paraId="51733AE7" w14:textId="77777777" w:rsidR="00AD24DE" w:rsidRPr="008B1DFF" w:rsidRDefault="00AD24DE">
      <w:pPr>
        <w:pStyle w:val="Paragrafoelenco"/>
        <w:numPr>
          <w:ilvl w:val="0"/>
          <w:numId w:val="70"/>
        </w:numPr>
        <w:spacing w:after="120" w:line="276" w:lineRule="auto"/>
        <w:ind w:left="709" w:hanging="357"/>
        <w:contextualSpacing w:val="0"/>
        <w:jc w:val="both"/>
        <w:rPr>
          <w:rFonts w:cstheme="minorHAnsi"/>
          <w:sz w:val="22"/>
          <w:szCs w:val="22"/>
          <w:rPrChange w:id="15956" w:author="Visone Rossana (GSE)" w:date="2025-09-09T14:40:00Z" w16du:dateUtc="2025-09-09T12:40:00Z">
            <w:rPr/>
          </w:rPrChange>
        </w:rPr>
        <w:pPrChange w:id="15957" w:author="Visone Rossana (GSE)" w:date="2025-09-09T14:40:00Z" w16du:dateUtc="2025-09-09T12:40:00Z">
          <w:pPr>
            <w:pStyle w:val="Paragrafoelenco"/>
            <w:numPr>
              <w:numId w:val="70"/>
            </w:numPr>
            <w:spacing w:after="120"/>
            <w:ind w:left="709" w:hanging="357"/>
            <w:contextualSpacing w:val="0"/>
            <w:jc w:val="both"/>
          </w:pPr>
        </w:pPrChange>
      </w:pPr>
      <w:r w:rsidRPr="008B1DFF">
        <w:rPr>
          <w:rFonts w:cstheme="minorHAnsi"/>
          <w:sz w:val="22"/>
          <w:szCs w:val="22"/>
          <w:rPrChange w:id="15958" w:author="Visone Rossana (GSE)" w:date="2025-09-09T14:40:00Z" w16du:dateUtc="2025-09-09T12:40:00Z">
            <w:rPr/>
          </w:rPrChange>
        </w:rPr>
        <w:lastRenderedPageBreak/>
        <w:t>nel caso in cui</w:t>
      </w:r>
      <w:r w:rsidRPr="008B1DFF">
        <w:rPr>
          <w:rFonts w:cstheme="minorHAnsi"/>
          <w:b/>
          <w:sz w:val="22"/>
          <w:szCs w:val="22"/>
          <w:rPrChange w:id="15959" w:author="Visone Rossana (GSE)" w:date="2025-09-09T14:40:00Z" w16du:dateUtc="2025-09-09T12:40:00Z">
            <w:rPr>
              <w:b/>
            </w:rPr>
          </w:rPrChange>
        </w:rPr>
        <w:t xml:space="preserve"> </w:t>
      </w:r>
      <w:r w:rsidRPr="008B1DFF">
        <w:rPr>
          <w:rFonts w:cstheme="minorHAnsi"/>
          <w:sz w:val="22"/>
          <w:szCs w:val="22"/>
          <w:rPrChange w:id="15960" w:author="Visone Rossana (GSE)" w:date="2025-09-09T14:40:00Z" w16du:dateUtc="2025-09-09T12:40:00Z">
            <w:rPr/>
          </w:rPrChange>
        </w:rPr>
        <w:t>il Soggetto Responsabile intenda delegare un soggetto terzo a operare sul Port</w:t>
      </w:r>
      <w:r w:rsidRPr="008B1DFF">
        <w:rPr>
          <w:rFonts w:cstheme="minorHAnsi"/>
          <w:i/>
          <w:sz w:val="22"/>
          <w:szCs w:val="22"/>
          <w:rPrChange w:id="15961" w:author="Visone Rossana (GSE)" w:date="2025-09-09T14:40:00Z" w16du:dateUtc="2025-09-09T12:40:00Z">
            <w:rPr>
              <w:i/>
            </w:rPr>
          </w:rPrChange>
        </w:rPr>
        <w:t>al</w:t>
      </w:r>
      <w:r w:rsidRPr="008B1DFF">
        <w:rPr>
          <w:rFonts w:cstheme="minorHAnsi"/>
          <w:sz w:val="22"/>
          <w:szCs w:val="22"/>
          <w:rPrChange w:id="15962" w:author="Visone Rossana (GSE)" w:date="2025-09-09T14:40:00Z" w16du:dateUtc="2025-09-09T12:40:00Z">
            <w:rPr/>
          </w:rPrChange>
        </w:rPr>
        <w:t xml:space="preserve">termico in proprio nome e per proprio conto, copia di apposita </w:t>
      </w:r>
      <w:r w:rsidRPr="008B1DFF">
        <w:rPr>
          <w:rFonts w:cstheme="minorHAnsi"/>
          <w:b/>
          <w:sz w:val="22"/>
          <w:szCs w:val="22"/>
          <w:rPrChange w:id="15963" w:author="Visone Rossana (GSE)" w:date="2025-09-09T14:40:00Z" w16du:dateUtc="2025-09-09T12:40:00Z">
            <w:rPr>
              <w:b/>
            </w:rPr>
          </w:rPrChange>
        </w:rPr>
        <w:t>delega</w:t>
      </w:r>
      <w:r w:rsidRPr="008B1DFF">
        <w:rPr>
          <w:rFonts w:cstheme="minorHAnsi"/>
          <w:sz w:val="22"/>
          <w:szCs w:val="22"/>
          <w:rPrChange w:id="15964" w:author="Visone Rossana (GSE)" w:date="2025-09-09T14:40:00Z" w16du:dateUtc="2025-09-09T12:40:00Z">
            <w:rPr/>
          </w:rPrChange>
        </w:rPr>
        <w:t>, sottoscritta dal delegante e corredata da documento di identità in corso di validità</w:t>
      </w:r>
      <w:r w:rsidRPr="008B1DFF" w:rsidDel="004F7043">
        <w:rPr>
          <w:rFonts w:cstheme="minorHAnsi"/>
          <w:sz w:val="22"/>
          <w:szCs w:val="22"/>
          <w:rPrChange w:id="15965" w:author="Visone Rossana (GSE)" w:date="2025-09-09T14:40:00Z" w16du:dateUtc="2025-09-09T12:40:00Z">
            <w:rPr/>
          </w:rPrChange>
        </w:rPr>
        <w:t xml:space="preserve"> </w:t>
      </w:r>
      <w:r w:rsidRPr="008B1DFF">
        <w:rPr>
          <w:rFonts w:cstheme="minorHAnsi"/>
          <w:sz w:val="22"/>
          <w:szCs w:val="22"/>
          <w:rPrChange w:id="15966" w:author="Visone Rossana (GSE)" w:date="2025-09-09T14:40:00Z" w16du:dateUtc="2025-09-09T12:40:00Z">
            <w:rPr/>
          </w:rPrChange>
        </w:rPr>
        <w:t>(cfr. A</w:t>
      </w:r>
      <w:r w:rsidRPr="008B1DFF">
        <w:rPr>
          <w:rFonts w:cstheme="minorHAnsi"/>
          <w:sz w:val="22"/>
          <w:szCs w:val="22"/>
          <w:highlight w:val="yellow"/>
          <w:rPrChange w:id="15967" w:author="Visone Rossana (GSE)" w:date="2025-09-09T14:40:00Z" w16du:dateUtc="2025-09-09T12:40:00Z">
            <w:rPr/>
          </w:rPrChange>
        </w:rPr>
        <w:t>llegato 2</w:t>
      </w:r>
      <w:r w:rsidRPr="008B1DFF">
        <w:rPr>
          <w:rFonts w:cstheme="minorHAnsi"/>
          <w:sz w:val="22"/>
          <w:szCs w:val="22"/>
          <w:rPrChange w:id="15968" w:author="Visone Rossana (GSE)" w:date="2025-09-09T14:40:00Z" w16du:dateUtc="2025-09-09T12:40:00Z">
            <w:rPr/>
          </w:rPrChange>
        </w:rPr>
        <w:t>);</w:t>
      </w:r>
    </w:p>
    <w:p w14:paraId="4CA78017" w14:textId="77777777" w:rsidR="00AD24DE" w:rsidRPr="008B1DFF" w:rsidRDefault="00AD24DE">
      <w:pPr>
        <w:pStyle w:val="Paragrafoelenco"/>
        <w:numPr>
          <w:ilvl w:val="0"/>
          <w:numId w:val="70"/>
        </w:numPr>
        <w:spacing w:after="120" w:line="276" w:lineRule="auto"/>
        <w:ind w:left="709" w:hanging="357"/>
        <w:contextualSpacing w:val="0"/>
        <w:jc w:val="both"/>
        <w:rPr>
          <w:ins w:id="15969" w:author="Visone Rossana (GSE)" w:date="2025-08-01T10:20:00Z" w16du:dateUtc="2025-08-01T08:20:00Z"/>
          <w:rFonts w:cstheme="minorHAnsi"/>
          <w:bCs/>
          <w:sz w:val="22"/>
          <w:szCs w:val="22"/>
          <w:rPrChange w:id="15970" w:author="Visone Rossana (GSE)" w:date="2025-09-09T14:40:00Z" w16du:dateUtc="2025-09-09T12:40:00Z">
            <w:rPr>
              <w:ins w:id="15971" w:author="Visone Rossana (GSE)" w:date="2025-08-01T10:20:00Z" w16du:dateUtc="2025-08-01T08:20:00Z"/>
              <w:bCs/>
            </w:rPr>
          </w:rPrChange>
        </w:rPr>
        <w:pPrChange w:id="15972" w:author="Visone Rossana (GSE)" w:date="2025-09-09T14:40:00Z" w16du:dateUtc="2025-09-09T12:40:00Z">
          <w:pPr>
            <w:pStyle w:val="Paragrafoelenco"/>
            <w:numPr>
              <w:numId w:val="70"/>
            </w:numPr>
            <w:spacing w:after="120"/>
            <w:ind w:left="709" w:hanging="357"/>
            <w:contextualSpacing w:val="0"/>
            <w:jc w:val="both"/>
          </w:pPr>
        </w:pPrChange>
      </w:pPr>
      <w:r w:rsidRPr="008B1DFF">
        <w:rPr>
          <w:rFonts w:cstheme="minorHAnsi"/>
          <w:sz w:val="22"/>
          <w:szCs w:val="22"/>
          <w:rPrChange w:id="15973" w:author="Visone Rossana (GSE)" w:date="2025-09-09T14:40:00Z" w16du:dateUtc="2025-09-09T12:40:00Z">
            <w:rPr/>
          </w:rPrChange>
        </w:rPr>
        <w:t xml:space="preserve">nel caso in cui il Soggetto Responsabile sia una ESCo che opera in nome e per conto di una PA o di un Soggetto privato, </w:t>
      </w:r>
      <w:r w:rsidRPr="008B1DFF">
        <w:rPr>
          <w:rFonts w:cstheme="minorHAnsi"/>
          <w:b/>
          <w:sz w:val="22"/>
          <w:szCs w:val="22"/>
          <w:rPrChange w:id="15974" w:author="Visone Rossana (GSE)" w:date="2025-09-09T14:40:00Z" w16du:dateUtc="2025-09-09T12:40:00Z">
            <w:rPr>
              <w:b/>
            </w:rPr>
          </w:rPrChange>
        </w:rPr>
        <w:t xml:space="preserve">copia del relativo </w:t>
      </w:r>
      <w:r w:rsidRPr="008B1DFF">
        <w:rPr>
          <w:rFonts w:cstheme="minorHAnsi"/>
          <w:b/>
          <w:bCs/>
          <w:sz w:val="22"/>
          <w:szCs w:val="22"/>
          <w:rPrChange w:id="15975" w:author="Visone Rossana (GSE)" w:date="2025-09-09T14:40:00Z" w16du:dateUtc="2025-09-09T12:40:00Z">
            <w:rPr>
              <w:b/>
              <w:bCs/>
            </w:rPr>
          </w:rPrChange>
        </w:rPr>
        <w:t xml:space="preserve">contratto </w:t>
      </w:r>
      <w:r w:rsidRPr="008B1DFF">
        <w:rPr>
          <w:rFonts w:cstheme="minorHAnsi"/>
          <w:b/>
          <w:sz w:val="22"/>
          <w:szCs w:val="22"/>
          <w:rPrChange w:id="15976" w:author="Visone Rossana (GSE)" w:date="2025-09-09T14:40:00Z" w16du:dateUtc="2025-09-09T12:40:00Z">
            <w:rPr>
              <w:b/>
            </w:rPr>
          </w:rPrChange>
        </w:rPr>
        <w:t>di rendimento energetico o di servizio energia</w:t>
      </w:r>
      <w:r w:rsidRPr="008B1DFF">
        <w:rPr>
          <w:rFonts w:cstheme="minorHAnsi"/>
          <w:sz w:val="22"/>
          <w:szCs w:val="22"/>
          <w:rPrChange w:id="15977" w:author="Visone Rossana (GSE)" w:date="2025-09-09T14:40:00Z" w16du:dateUtc="2025-09-09T12:40:00Z">
            <w:rPr/>
          </w:rPrChange>
        </w:rPr>
        <w:t xml:space="preserve">, corredata </w:t>
      </w:r>
      <w:r w:rsidRPr="008B1DFF">
        <w:rPr>
          <w:rFonts w:cstheme="minorHAnsi"/>
          <w:bCs/>
          <w:sz w:val="22"/>
          <w:szCs w:val="22"/>
          <w:rPrChange w:id="15978" w:author="Visone Rossana (GSE)" w:date="2025-09-09T14:40:00Z" w16du:dateUtc="2025-09-09T12:40:00Z">
            <w:rPr>
              <w:bCs/>
            </w:rPr>
          </w:rPrChange>
        </w:rPr>
        <w:t xml:space="preserve">da idonea dichiarazione di rispondenza ai requisiti minimi previsti dall’Allegato 8 del D.lgs.102/14 o dall’Allegato II del D.lgs. 115/08 </w:t>
      </w:r>
      <w:r w:rsidRPr="008B1DFF">
        <w:rPr>
          <w:rFonts w:cstheme="minorHAnsi"/>
          <w:sz w:val="22"/>
          <w:szCs w:val="22"/>
          <w:rPrChange w:id="15979" w:author="Visone Rossana (GSE)" w:date="2025-09-09T14:40:00Z" w16du:dateUtc="2025-09-09T12:40:00Z">
            <w:rPr/>
          </w:rPrChange>
        </w:rPr>
        <w:t>da cui si evinca il dettaglio delle spese sostenute (di cui all’art. 5 del Decreto),</w:t>
      </w:r>
      <w:r w:rsidRPr="008B1DFF">
        <w:rPr>
          <w:rFonts w:cstheme="minorHAnsi"/>
          <w:bCs/>
          <w:sz w:val="22"/>
          <w:szCs w:val="22"/>
          <w:rPrChange w:id="15980" w:author="Visone Rossana (GSE)" w:date="2025-09-09T14:40:00Z" w16du:dateUtc="2025-09-09T12:40:00Z">
            <w:rPr>
              <w:bCs/>
            </w:rPr>
          </w:rPrChange>
        </w:rPr>
        <w:t xml:space="preserve"> in conformità ai modelli previsti nell’Allegato 2 delle presenti Regole;</w:t>
      </w:r>
    </w:p>
    <w:p w14:paraId="4107950E" w14:textId="0CD82CC7" w:rsidR="005F0058" w:rsidRPr="008B1DFF" w:rsidRDefault="005F0058">
      <w:pPr>
        <w:pStyle w:val="Paragrafoelenco"/>
        <w:numPr>
          <w:ilvl w:val="0"/>
          <w:numId w:val="70"/>
        </w:numPr>
        <w:spacing w:after="120" w:line="276" w:lineRule="auto"/>
        <w:ind w:left="709" w:hanging="357"/>
        <w:contextualSpacing w:val="0"/>
        <w:jc w:val="both"/>
        <w:rPr>
          <w:ins w:id="15981" w:author="Visone Rossana (GSE)" w:date="2025-08-01T10:22:00Z" w16du:dateUtc="2025-08-01T08:22:00Z"/>
          <w:rFonts w:cstheme="minorHAnsi"/>
          <w:bCs/>
          <w:sz w:val="22"/>
          <w:szCs w:val="22"/>
          <w:rPrChange w:id="15982" w:author="Visone Rossana (GSE)" w:date="2025-09-09T14:40:00Z" w16du:dateUtc="2025-09-09T12:40:00Z">
            <w:rPr>
              <w:ins w:id="15983" w:author="Visone Rossana (GSE)" w:date="2025-08-01T10:22:00Z" w16du:dateUtc="2025-08-01T08:22:00Z"/>
              <w:bCs/>
            </w:rPr>
          </w:rPrChange>
        </w:rPr>
        <w:pPrChange w:id="15984" w:author="Visone Rossana (GSE)" w:date="2025-09-09T14:40:00Z" w16du:dateUtc="2025-09-09T12:40:00Z">
          <w:pPr>
            <w:pStyle w:val="Paragrafoelenco"/>
            <w:numPr>
              <w:numId w:val="70"/>
            </w:numPr>
            <w:spacing w:after="120"/>
            <w:ind w:left="709" w:hanging="357"/>
            <w:contextualSpacing w:val="0"/>
            <w:jc w:val="both"/>
          </w:pPr>
        </w:pPrChange>
      </w:pPr>
      <w:ins w:id="15985" w:author="Visone Rossana (GSE)" w:date="2025-08-01T10:20:00Z" w16du:dateUtc="2025-08-01T08:20:00Z">
        <w:r w:rsidRPr="008B1DFF">
          <w:rPr>
            <w:rFonts w:cstheme="minorHAnsi"/>
            <w:sz w:val="22"/>
            <w:szCs w:val="22"/>
            <w:rPrChange w:id="15986" w:author="Visone Rossana (GSE)" w:date="2025-09-09T14:40:00Z" w16du:dateUtc="2025-09-09T12:40:00Z">
              <w:rPr/>
            </w:rPrChange>
          </w:rPr>
          <w:t xml:space="preserve">nel caso in cui il Soggetto Responsabile sia </w:t>
        </w:r>
      </w:ins>
      <w:ins w:id="15987" w:author="Visone Rossana (GSE)" w:date="2025-08-01T10:21:00Z" w16du:dateUtc="2025-08-01T08:21:00Z">
        <w:r w:rsidRPr="008B1DFF">
          <w:rPr>
            <w:rFonts w:cstheme="minorHAnsi"/>
            <w:sz w:val="22"/>
            <w:szCs w:val="22"/>
            <w:rPrChange w:id="15988" w:author="Visone Rossana (GSE)" w:date="2025-09-09T14:40:00Z" w16du:dateUtc="2025-09-09T12:40:00Z">
              <w:rPr/>
            </w:rPrChange>
          </w:rPr>
          <w:t>un soggetto privato che opera in nome e per conto di una PA</w:t>
        </w:r>
      </w:ins>
      <w:ins w:id="15989" w:author="Visone Rossana (GSE)" w:date="2025-08-01T10:22:00Z" w16du:dateUtc="2025-08-01T08:22:00Z">
        <w:r w:rsidRPr="008B1DFF">
          <w:rPr>
            <w:rFonts w:cstheme="minorHAnsi"/>
            <w:sz w:val="22"/>
            <w:szCs w:val="22"/>
            <w:rPrChange w:id="15990" w:author="Visone Rossana (GSE)" w:date="2025-09-09T14:40:00Z" w16du:dateUtc="2025-09-09T12:40:00Z">
              <w:rPr/>
            </w:rPrChange>
          </w:rPr>
          <w:t xml:space="preserve"> nell’ambito di</w:t>
        </w:r>
      </w:ins>
      <w:ins w:id="15991" w:author="Visone Rossana (GSE)" w:date="2025-08-01T10:21:00Z" w16du:dateUtc="2025-08-01T08:21:00Z">
        <w:r w:rsidRPr="008B1DFF">
          <w:rPr>
            <w:rFonts w:cstheme="minorHAnsi"/>
            <w:sz w:val="22"/>
            <w:szCs w:val="22"/>
            <w:rPrChange w:id="15992" w:author="Visone Rossana (GSE)" w:date="2025-09-09T14:40:00Z" w16du:dateUtc="2025-09-09T12:40:00Z">
              <w:rPr/>
            </w:rPrChange>
          </w:rPr>
          <w:t xml:space="preserve"> </w:t>
        </w:r>
      </w:ins>
      <w:ins w:id="15993" w:author="Visone Rossana (GSE)" w:date="2025-08-01T10:24:00Z" w16du:dateUtc="2025-08-01T08:24:00Z">
        <w:r w:rsidRPr="008B1DFF">
          <w:rPr>
            <w:rFonts w:cstheme="minorHAnsi"/>
            <w:sz w:val="22"/>
            <w:szCs w:val="22"/>
            <w:rPrChange w:id="15994" w:author="Visone Rossana (GSE)" w:date="2025-09-09T14:40:00Z" w16du:dateUtc="2025-09-09T12:40:00Z">
              <w:rPr>
                <w:rFonts w:cstheme="minorHAnsi"/>
                <w:sz w:val="20"/>
                <w:szCs w:val="20"/>
              </w:rPr>
            </w:rPrChange>
          </w:rPr>
          <w:t xml:space="preserve">forme di </w:t>
        </w:r>
      </w:ins>
      <w:ins w:id="15995" w:author="Visone Rossana (GSE)" w:date="2025-08-01T10:26:00Z" w16du:dateUtc="2025-08-01T08:26:00Z">
        <w:r w:rsidRPr="008B1DFF">
          <w:rPr>
            <w:rFonts w:cstheme="minorHAnsi"/>
            <w:sz w:val="22"/>
            <w:szCs w:val="22"/>
            <w:rPrChange w:id="15996" w:author="Visone Rossana (GSE)" w:date="2025-09-09T14:40:00Z" w16du:dateUtc="2025-09-09T12:40:00Z">
              <w:rPr/>
            </w:rPrChange>
          </w:rPr>
          <w:t>p</w:t>
        </w:r>
      </w:ins>
      <w:ins w:id="15997" w:author="Visone Rossana (GSE)" w:date="2025-08-01T10:24:00Z" w16du:dateUtc="2025-08-01T08:24:00Z">
        <w:r w:rsidRPr="008B1DFF">
          <w:rPr>
            <w:rFonts w:cstheme="minorHAnsi"/>
            <w:sz w:val="22"/>
            <w:szCs w:val="22"/>
            <w:rPrChange w:id="15998" w:author="Visone Rossana (GSE)" w:date="2025-09-09T14:40:00Z" w16du:dateUtc="2025-09-09T12:40:00Z">
              <w:rPr>
                <w:rFonts w:cstheme="minorHAnsi"/>
                <w:sz w:val="20"/>
                <w:szCs w:val="20"/>
              </w:rPr>
            </w:rPrChange>
          </w:rPr>
          <w:t xml:space="preserve">artenariato </w:t>
        </w:r>
      </w:ins>
      <w:ins w:id="15999" w:author="Visone Rossana (GSE)" w:date="2025-08-01T10:26:00Z" w16du:dateUtc="2025-08-01T08:26:00Z">
        <w:r w:rsidRPr="008B1DFF">
          <w:rPr>
            <w:rFonts w:cstheme="minorHAnsi"/>
            <w:sz w:val="22"/>
            <w:szCs w:val="22"/>
            <w:rPrChange w:id="16000" w:author="Visone Rossana (GSE)" w:date="2025-09-09T14:40:00Z" w16du:dateUtc="2025-09-09T12:40:00Z">
              <w:rPr/>
            </w:rPrChange>
          </w:rPr>
          <w:t>p</w:t>
        </w:r>
      </w:ins>
      <w:ins w:id="16001" w:author="Visone Rossana (GSE)" w:date="2025-08-01T10:24:00Z" w16du:dateUtc="2025-08-01T08:24:00Z">
        <w:r w:rsidRPr="008B1DFF">
          <w:rPr>
            <w:rFonts w:cstheme="minorHAnsi"/>
            <w:sz w:val="22"/>
            <w:szCs w:val="22"/>
            <w:rPrChange w:id="16002" w:author="Visone Rossana (GSE)" w:date="2025-09-09T14:40:00Z" w16du:dateUtc="2025-09-09T12:40:00Z">
              <w:rPr>
                <w:rFonts w:cstheme="minorHAnsi"/>
                <w:sz w:val="20"/>
                <w:szCs w:val="20"/>
              </w:rPr>
            </w:rPrChange>
          </w:rPr>
          <w:t>ubblico</w:t>
        </w:r>
      </w:ins>
      <w:ins w:id="16003" w:author="Visone Rossana (GSE)" w:date="2025-08-01T10:25:00Z" w16du:dateUtc="2025-08-01T08:25:00Z">
        <w:r w:rsidRPr="008B1DFF">
          <w:rPr>
            <w:rFonts w:cstheme="minorHAnsi"/>
            <w:sz w:val="22"/>
            <w:szCs w:val="22"/>
            <w:rPrChange w:id="16004" w:author="Visone Rossana (GSE)" w:date="2025-09-09T14:40:00Z" w16du:dateUtc="2025-09-09T12:40:00Z">
              <w:rPr/>
            </w:rPrChange>
          </w:rPr>
          <w:t xml:space="preserve"> </w:t>
        </w:r>
      </w:ins>
      <w:ins w:id="16005" w:author="Visone Rossana (GSE)" w:date="2025-08-01T10:26:00Z" w16du:dateUtc="2025-08-01T08:26:00Z">
        <w:r w:rsidRPr="008B1DFF">
          <w:rPr>
            <w:rFonts w:cstheme="minorHAnsi"/>
            <w:sz w:val="22"/>
            <w:szCs w:val="22"/>
            <w:rPrChange w:id="16006" w:author="Visone Rossana (GSE)" w:date="2025-09-09T14:40:00Z" w16du:dateUtc="2025-09-09T12:40:00Z">
              <w:rPr/>
            </w:rPrChange>
          </w:rPr>
          <w:t>p</w:t>
        </w:r>
      </w:ins>
      <w:ins w:id="16007" w:author="Visone Rossana (GSE)" w:date="2025-08-01T10:24:00Z" w16du:dateUtc="2025-08-01T08:24:00Z">
        <w:r w:rsidRPr="008B1DFF">
          <w:rPr>
            <w:rFonts w:cstheme="minorHAnsi"/>
            <w:sz w:val="22"/>
            <w:szCs w:val="22"/>
            <w:rPrChange w:id="16008" w:author="Visone Rossana (GSE)" w:date="2025-09-09T14:40:00Z" w16du:dateUtc="2025-09-09T12:40:00Z">
              <w:rPr>
                <w:rFonts w:cstheme="minorHAnsi"/>
                <w:sz w:val="20"/>
                <w:szCs w:val="20"/>
              </w:rPr>
            </w:rPrChange>
          </w:rPr>
          <w:t>rivato</w:t>
        </w:r>
      </w:ins>
      <w:ins w:id="16009" w:author="Visone Rossana (GSE)" w:date="2025-08-01T10:25:00Z" w16du:dateUtc="2025-08-01T08:25:00Z">
        <w:r w:rsidRPr="008B1DFF">
          <w:rPr>
            <w:rFonts w:cstheme="minorHAnsi"/>
            <w:sz w:val="22"/>
            <w:szCs w:val="22"/>
            <w:rPrChange w:id="16010" w:author="Visone Rossana (GSE)" w:date="2025-09-09T14:40:00Z" w16du:dateUtc="2025-09-09T12:40:00Z">
              <w:rPr/>
            </w:rPrChange>
          </w:rPr>
          <w:t>,</w:t>
        </w:r>
        <w:r w:rsidRPr="008B1DFF">
          <w:rPr>
            <w:rFonts w:cstheme="minorHAnsi"/>
            <w:b/>
            <w:bCs/>
            <w:sz w:val="22"/>
            <w:szCs w:val="22"/>
            <w:rPrChange w:id="16011" w:author="Visone Rossana (GSE)" w:date="2025-09-09T14:40:00Z" w16du:dateUtc="2025-09-09T12:40:00Z">
              <w:rPr/>
            </w:rPrChange>
          </w:rPr>
          <w:t xml:space="preserve"> copia del contratto</w:t>
        </w:r>
      </w:ins>
      <w:ins w:id="16012" w:author="Visone Rossana (GSE)" w:date="2025-08-01T10:26:00Z" w16du:dateUtc="2025-08-01T08:26:00Z">
        <w:r w:rsidRPr="008B1DFF">
          <w:rPr>
            <w:rFonts w:cstheme="minorHAnsi"/>
            <w:b/>
            <w:bCs/>
            <w:sz w:val="22"/>
            <w:szCs w:val="22"/>
            <w:rPrChange w:id="16013" w:author="Visone Rossana (GSE)" w:date="2025-09-09T14:40:00Z" w16du:dateUtc="2025-09-09T12:40:00Z">
              <w:rPr/>
            </w:rPrChange>
          </w:rPr>
          <w:t xml:space="preserve"> di PPP</w:t>
        </w:r>
      </w:ins>
      <w:ins w:id="16014" w:author="Visone Rossana (GSE)" w:date="2025-08-01T10:28:00Z" w16du:dateUtc="2025-08-01T08:28:00Z">
        <w:r w:rsidR="00CD075D" w:rsidRPr="008B1DFF">
          <w:rPr>
            <w:rFonts w:cstheme="minorHAnsi"/>
            <w:sz w:val="22"/>
            <w:szCs w:val="22"/>
            <w:rPrChange w:id="16015" w:author="Visone Rossana (GSE)" w:date="2025-09-09T14:40:00Z" w16du:dateUtc="2025-09-09T12:40:00Z">
              <w:rPr/>
            </w:rPrChange>
          </w:rPr>
          <w:t xml:space="preserve"> </w:t>
        </w:r>
        <w:r w:rsidR="00CD075D" w:rsidRPr="008B1DFF">
          <w:rPr>
            <w:rFonts w:cstheme="minorHAnsi"/>
            <w:bCs/>
            <w:sz w:val="22"/>
            <w:szCs w:val="22"/>
            <w:rPrChange w:id="16016" w:author="Visone Rossana (GSE)" w:date="2025-09-09T14:40:00Z" w16du:dateUtc="2025-09-09T12:40:00Z">
              <w:rPr>
                <w:rFonts w:cs="Calibri"/>
                <w:bCs/>
              </w:rPr>
            </w:rPrChange>
          </w:rPr>
          <w:t xml:space="preserve">ricadente in una delle tipologie contrattuali di cui all’art. 174 e segg. del D.lgs. n. 36 del 2023 (Codice dei Contratti Pubblici) indicate al precedente paragrafo </w:t>
        </w:r>
        <w:r w:rsidR="00CD075D" w:rsidRPr="008B1DFF">
          <w:rPr>
            <w:rFonts w:cstheme="minorHAnsi"/>
            <w:bCs/>
            <w:sz w:val="22"/>
            <w:szCs w:val="22"/>
            <w:highlight w:val="yellow"/>
            <w:rPrChange w:id="16017" w:author="Visone Rossana (GSE)" w:date="2025-09-09T14:40:00Z" w16du:dateUtc="2025-09-09T12:40:00Z">
              <w:rPr>
                <w:rFonts w:cs="Calibri"/>
                <w:bCs/>
              </w:rPr>
            </w:rPrChange>
          </w:rPr>
          <w:t>1.3.3</w:t>
        </w:r>
      </w:ins>
      <w:ins w:id="16018" w:author="Visone Rossana (GSE)" w:date="2025-08-01T10:22:00Z" w16du:dateUtc="2025-08-01T08:22:00Z">
        <w:r w:rsidRPr="008B1DFF">
          <w:rPr>
            <w:rFonts w:cstheme="minorHAnsi"/>
            <w:sz w:val="22"/>
            <w:szCs w:val="22"/>
            <w:highlight w:val="yellow"/>
            <w:rPrChange w:id="16019" w:author="Visone Rossana (GSE)" w:date="2025-09-09T14:40:00Z" w16du:dateUtc="2025-09-09T12:40:00Z">
              <w:rPr/>
            </w:rPrChange>
          </w:rPr>
          <w:t>;</w:t>
        </w:r>
      </w:ins>
    </w:p>
    <w:p w14:paraId="084D465F" w14:textId="192805D7" w:rsidR="005F0058" w:rsidRPr="008B1DFF" w:rsidRDefault="00CD075D">
      <w:pPr>
        <w:pStyle w:val="Paragrafoelenco"/>
        <w:numPr>
          <w:ilvl w:val="0"/>
          <w:numId w:val="70"/>
        </w:numPr>
        <w:spacing w:after="120" w:line="276" w:lineRule="auto"/>
        <w:ind w:left="709" w:hanging="357"/>
        <w:contextualSpacing w:val="0"/>
        <w:jc w:val="both"/>
        <w:rPr>
          <w:rFonts w:cstheme="minorHAnsi"/>
          <w:sz w:val="22"/>
          <w:szCs w:val="22"/>
          <w:rPrChange w:id="16020" w:author="Visone Rossana (GSE)" w:date="2025-09-09T14:40:00Z" w16du:dateUtc="2025-09-09T12:40:00Z">
            <w:rPr/>
          </w:rPrChange>
        </w:rPr>
        <w:pPrChange w:id="16021" w:author="Visone Rossana (GSE)" w:date="2025-09-09T14:40:00Z" w16du:dateUtc="2025-09-09T12:40:00Z">
          <w:pPr>
            <w:pStyle w:val="Paragrafoelenco"/>
            <w:numPr>
              <w:numId w:val="70"/>
            </w:numPr>
            <w:spacing w:after="120"/>
            <w:ind w:left="709" w:hanging="357"/>
            <w:contextualSpacing w:val="0"/>
            <w:jc w:val="both"/>
          </w:pPr>
        </w:pPrChange>
      </w:pPr>
      <w:ins w:id="16022" w:author="Visone Rossana (GSE)" w:date="2025-08-01T10:29:00Z" w16du:dateUtc="2025-08-01T08:29:00Z">
        <w:r w:rsidRPr="008B1DFF">
          <w:rPr>
            <w:rFonts w:cstheme="minorHAnsi"/>
            <w:sz w:val="22"/>
            <w:szCs w:val="22"/>
            <w:rPrChange w:id="16023" w:author="Visone Rossana (GSE)" w:date="2025-09-09T14:40:00Z" w16du:dateUtc="2025-09-09T12:40:00Z">
              <w:rPr/>
            </w:rPrChange>
          </w:rPr>
          <w:t>nel caso in cui il Soggetto Responsabile sia un</w:t>
        </w:r>
      </w:ins>
      <w:ins w:id="16024" w:author="Visone Rossana (GSE)" w:date="2025-08-01T10:32:00Z" w16du:dateUtc="2025-08-01T08:32:00Z">
        <w:r w:rsidRPr="008B1DFF">
          <w:rPr>
            <w:rFonts w:cstheme="minorHAnsi"/>
            <w:sz w:val="22"/>
            <w:szCs w:val="22"/>
            <w:rPrChange w:id="16025" w:author="Visone Rossana (GSE)" w:date="2025-09-09T14:40:00Z" w16du:dateUtc="2025-09-09T12:40:00Z">
              <w:rPr/>
            </w:rPrChange>
          </w:rPr>
          <w:t xml:space="preserve">a </w:t>
        </w:r>
        <w:r w:rsidRPr="008B1DFF">
          <w:rPr>
            <w:rFonts w:cstheme="minorHAnsi"/>
            <w:sz w:val="22"/>
            <w:szCs w:val="22"/>
            <w:rPrChange w:id="16026" w:author="Visone Rossana (GSE)" w:date="2025-09-09T14:40:00Z" w16du:dateUtc="2025-09-09T12:40:00Z">
              <w:rPr>
                <w:rFonts w:ascii="Times New Roman" w:hAnsi="Times New Roman"/>
                <w:sz w:val="20"/>
                <w:szCs w:val="20"/>
              </w:rPr>
            </w:rPrChange>
          </w:rPr>
          <w:t>comunità energetic</w:t>
        </w:r>
      </w:ins>
      <w:ins w:id="16027" w:author="Visone Rossana (GSE)" w:date="2025-08-01T10:33:00Z" w16du:dateUtc="2025-08-01T08:33:00Z">
        <w:r w:rsidRPr="008B1DFF">
          <w:rPr>
            <w:rFonts w:cstheme="minorHAnsi"/>
            <w:sz w:val="22"/>
            <w:szCs w:val="22"/>
            <w:rPrChange w:id="16028" w:author="Visone Rossana (GSE)" w:date="2025-09-09T14:40:00Z" w16du:dateUtc="2025-09-09T12:40:00Z">
              <w:rPr>
                <w:rFonts w:ascii="Times New Roman" w:hAnsi="Times New Roman"/>
                <w:sz w:val="20"/>
                <w:szCs w:val="20"/>
              </w:rPr>
            </w:rPrChange>
          </w:rPr>
          <w:t>a</w:t>
        </w:r>
      </w:ins>
      <w:ins w:id="16029" w:author="Visone Rossana (GSE)" w:date="2025-08-01T10:34:00Z" w16du:dateUtc="2025-08-01T08:34:00Z">
        <w:r w:rsidRPr="008B1DFF">
          <w:rPr>
            <w:rFonts w:cstheme="minorHAnsi"/>
            <w:sz w:val="22"/>
            <w:szCs w:val="22"/>
            <w:rPrChange w:id="16030" w:author="Visone Rossana (GSE)" w:date="2025-09-09T14:40:00Z" w16du:dateUtc="2025-09-09T12:40:00Z">
              <w:rPr/>
            </w:rPrChange>
          </w:rPr>
          <w:t xml:space="preserve"> (CER)</w:t>
        </w:r>
      </w:ins>
      <w:ins w:id="16031" w:author="Visone Rossana (GSE)" w:date="2025-08-01T10:32:00Z" w16du:dateUtc="2025-08-01T08:32:00Z">
        <w:r w:rsidRPr="008B1DFF">
          <w:rPr>
            <w:rFonts w:cstheme="minorHAnsi"/>
            <w:sz w:val="22"/>
            <w:szCs w:val="22"/>
            <w:rPrChange w:id="16032" w:author="Visone Rossana (GSE)" w:date="2025-09-09T14:40:00Z" w16du:dateUtc="2025-09-09T12:40:00Z">
              <w:rPr>
                <w:rFonts w:ascii="Times New Roman" w:hAnsi="Times New Roman"/>
                <w:sz w:val="20"/>
                <w:szCs w:val="20"/>
              </w:rPr>
            </w:rPrChange>
          </w:rPr>
          <w:t xml:space="preserve"> ovvero una configurazion</w:t>
        </w:r>
      </w:ins>
      <w:ins w:id="16033" w:author="Visone Rossana (GSE)" w:date="2025-08-01T10:33:00Z" w16du:dateUtc="2025-08-01T08:33:00Z">
        <w:r w:rsidRPr="008B1DFF">
          <w:rPr>
            <w:rFonts w:cstheme="minorHAnsi"/>
            <w:sz w:val="22"/>
            <w:szCs w:val="22"/>
            <w:rPrChange w:id="16034" w:author="Visone Rossana (GSE)" w:date="2025-09-09T14:40:00Z" w16du:dateUtc="2025-09-09T12:40:00Z">
              <w:rPr>
                <w:rFonts w:ascii="Times New Roman" w:hAnsi="Times New Roman"/>
                <w:sz w:val="20"/>
                <w:szCs w:val="20"/>
              </w:rPr>
            </w:rPrChange>
          </w:rPr>
          <w:t>e</w:t>
        </w:r>
      </w:ins>
      <w:ins w:id="16035" w:author="Visone Rossana (GSE)" w:date="2025-08-01T10:32:00Z" w16du:dateUtc="2025-08-01T08:32:00Z">
        <w:r w:rsidRPr="008B1DFF">
          <w:rPr>
            <w:rFonts w:cstheme="minorHAnsi"/>
            <w:sz w:val="22"/>
            <w:szCs w:val="22"/>
            <w:rPrChange w:id="16036" w:author="Visone Rossana (GSE)" w:date="2025-09-09T14:40:00Z" w16du:dateUtc="2025-09-09T12:40:00Z">
              <w:rPr>
                <w:rFonts w:ascii="Times New Roman" w:hAnsi="Times New Roman"/>
                <w:sz w:val="20"/>
                <w:szCs w:val="20"/>
              </w:rPr>
            </w:rPrChange>
          </w:rPr>
          <w:t xml:space="preserve"> di autoconsumo</w:t>
        </w:r>
        <w:r w:rsidRPr="008B1DFF">
          <w:rPr>
            <w:rFonts w:cstheme="minorHAnsi"/>
            <w:sz w:val="22"/>
            <w:szCs w:val="22"/>
            <w:rPrChange w:id="16037" w:author="Visone Rossana (GSE)" w:date="2025-09-09T14:40:00Z" w16du:dateUtc="2025-09-09T12:40:00Z">
              <w:rPr/>
            </w:rPrChange>
          </w:rPr>
          <w:t xml:space="preserve"> </w:t>
        </w:r>
      </w:ins>
      <w:ins w:id="16038" w:author="Visone Rossana (GSE)" w:date="2025-08-01T10:33:00Z" w16du:dateUtc="2025-08-01T08:33:00Z">
        <w:r w:rsidRPr="008B1DFF">
          <w:rPr>
            <w:rFonts w:cstheme="minorHAnsi"/>
            <w:sz w:val="22"/>
            <w:szCs w:val="22"/>
            <w:rPrChange w:id="16039" w:author="Visone Rossana (GSE)" w:date="2025-09-09T14:40:00Z" w16du:dateUtc="2025-09-09T12:40:00Z">
              <w:rPr/>
            </w:rPrChange>
          </w:rPr>
          <w:t xml:space="preserve">di cui la PA o il soggetto privato siano membri, </w:t>
        </w:r>
      </w:ins>
      <w:ins w:id="16040" w:author="Visone Rossana (GSE)" w:date="2025-08-01T10:34:00Z" w16du:dateUtc="2025-08-01T08:34:00Z">
        <w:r w:rsidRPr="008B1DFF">
          <w:rPr>
            <w:rFonts w:cstheme="minorHAnsi"/>
            <w:sz w:val="22"/>
            <w:szCs w:val="22"/>
            <w:rPrChange w:id="16041" w:author="Visone Rossana (GSE)" w:date="2025-09-09T14:40:00Z" w16du:dateUtc="2025-09-09T12:40:00Z">
              <w:rPr/>
            </w:rPrChange>
          </w:rPr>
          <w:t>d</w:t>
        </w:r>
        <w:r w:rsidRPr="008B1DFF">
          <w:rPr>
            <w:rFonts w:cstheme="minorHAnsi"/>
            <w:sz w:val="22"/>
            <w:szCs w:val="22"/>
            <w:highlight w:val="cyan"/>
            <w:rPrChange w:id="16042" w:author="Visone Rossana (GSE)" w:date="2025-09-09T14:40:00Z" w16du:dateUtc="2025-09-09T12:40:00Z">
              <w:rPr/>
            </w:rPrChange>
          </w:rPr>
          <w:t>ocumento attestante la configurazione della CER e d</w:t>
        </w:r>
      </w:ins>
      <w:ins w:id="16043" w:author="Visone Rossana (GSE)" w:date="2025-08-01T10:35:00Z" w16du:dateUtc="2025-08-01T08:35:00Z">
        <w:r w:rsidRPr="008B1DFF">
          <w:rPr>
            <w:rFonts w:cstheme="minorHAnsi"/>
            <w:sz w:val="22"/>
            <w:szCs w:val="22"/>
            <w:highlight w:val="cyan"/>
            <w:rPrChange w:id="16044" w:author="Visone Rossana (GSE)" w:date="2025-09-09T14:40:00Z" w16du:dateUtc="2025-09-09T12:40:00Z">
              <w:rPr/>
            </w:rPrChange>
          </w:rPr>
          <w:t xml:space="preserve">ella configurazione di </w:t>
        </w:r>
      </w:ins>
      <w:ins w:id="16045" w:author="Visone Rossana (GSE)" w:date="2025-08-01T10:34:00Z" w16du:dateUtc="2025-08-01T08:34:00Z">
        <w:r w:rsidRPr="008B1DFF">
          <w:rPr>
            <w:rFonts w:cstheme="minorHAnsi"/>
            <w:sz w:val="22"/>
            <w:szCs w:val="22"/>
            <w:highlight w:val="cyan"/>
            <w:rPrChange w:id="16046" w:author="Visone Rossana (GSE)" w:date="2025-09-09T14:40:00Z" w16du:dateUtc="2025-09-09T12:40:00Z">
              <w:rPr/>
            </w:rPrChange>
          </w:rPr>
          <w:t>au</w:t>
        </w:r>
      </w:ins>
      <w:ins w:id="16047" w:author="Visone Rossana (GSE)" w:date="2025-08-01T10:35:00Z" w16du:dateUtc="2025-08-01T08:35:00Z">
        <w:r w:rsidRPr="008B1DFF">
          <w:rPr>
            <w:rFonts w:cstheme="minorHAnsi"/>
            <w:sz w:val="22"/>
            <w:szCs w:val="22"/>
            <w:highlight w:val="cyan"/>
            <w:rPrChange w:id="16048" w:author="Visone Rossana (GSE)" w:date="2025-09-09T14:40:00Z" w16du:dateUtc="2025-09-09T12:40:00Z">
              <w:rPr/>
            </w:rPrChange>
          </w:rPr>
          <w:t>toconsumo</w:t>
        </w:r>
      </w:ins>
      <w:ins w:id="16049" w:author="Visone Rossana (GSE)" w:date="2025-08-01T10:34:00Z" w16du:dateUtc="2025-08-01T08:34:00Z">
        <w:r w:rsidRPr="008B1DFF">
          <w:rPr>
            <w:rFonts w:cstheme="minorHAnsi"/>
            <w:sz w:val="22"/>
            <w:szCs w:val="22"/>
            <w:rPrChange w:id="16050" w:author="Visone Rossana (GSE)" w:date="2025-09-09T14:40:00Z" w16du:dateUtc="2025-09-09T12:40:00Z">
              <w:rPr/>
            </w:rPrChange>
          </w:rPr>
          <w:t>;</w:t>
        </w:r>
      </w:ins>
    </w:p>
    <w:p w14:paraId="50E9D9D5" w14:textId="76BFF703" w:rsidR="00AD24DE" w:rsidRPr="008B1DFF" w:rsidRDefault="00AD24DE">
      <w:pPr>
        <w:pStyle w:val="Paragrafoelenco"/>
        <w:numPr>
          <w:ilvl w:val="0"/>
          <w:numId w:val="70"/>
        </w:numPr>
        <w:spacing w:after="120" w:line="276" w:lineRule="auto"/>
        <w:ind w:left="709" w:hanging="357"/>
        <w:contextualSpacing w:val="0"/>
        <w:jc w:val="both"/>
        <w:rPr>
          <w:ins w:id="16051" w:author="Visone Rossana (GSE)" w:date="2025-08-04T10:06:00Z" w16du:dateUtc="2025-08-04T08:06:00Z"/>
          <w:rFonts w:cstheme="minorHAnsi"/>
          <w:sz w:val="22"/>
          <w:szCs w:val="22"/>
          <w:rPrChange w:id="16052" w:author="Visone Rossana (GSE)" w:date="2025-09-09T14:40:00Z" w16du:dateUtc="2025-09-09T12:40:00Z">
            <w:rPr>
              <w:ins w:id="16053" w:author="Visone Rossana (GSE)" w:date="2025-08-04T10:06:00Z" w16du:dateUtc="2025-08-04T08:06:00Z"/>
            </w:rPr>
          </w:rPrChange>
        </w:rPr>
        <w:pPrChange w:id="16054" w:author="Visone Rossana (GSE)" w:date="2025-09-09T14:40:00Z" w16du:dateUtc="2025-09-09T12:40:00Z">
          <w:pPr>
            <w:pStyle w:val="Paragrafoelenco"/>
            <w:numPr>
              <w:numId w:val="70"/>
            </w:numPr>
            <w:spacing w:after="120"/>
            <w:ind w:left="709" w:hanging="357"/>
            <w:contextualSpacing w:val="0"/>
            <w:jc w:val="both"/>
          </w:pPr>
        </w:pPrChange>
      </w:pPr>
      <w:commentRangeStart w:id="16055"/>
      <w:del w:id="16056" w:author="Visone Rossana (GSE)" w:date="2025-10-08T10:23:00Z" w16du:dateUtc="2025-10-08T08:23:00Z">
        <w:r w:rsidRPr="008B1DFF" w:rsidDel="00C22C18">
          <w:rPr>
            <w:rFonts w:cstheme="minorHAnsi"/>
            <w:b/>
            <w:sz w:val="22"/>
            <w:szCs w:val="22"/>
            <w:rPrChange w:id="16057" w:author="Visone Rossana (GSE)" w:date="2025-09-09T14:40:00Z" w16du:dateUtc="2025-09-09T12:40:00Z">
              <w:rPr>
                <w:b/>
              </w:rPr>
            </w:rPrChange>
          </w:rPr>
          <w:delText>autorizzazione del proprietario</w:delText>
        </w:r>
        <w:r w:rsidRPr="008B1DFF" w:rsidDel="00C22C18">
          <w:rPr>
            <w:rFonts w:cstheme="minorHAnsi"/>
            <w:sz w:val="22"/>
            <w:szCs w:val="22"/>
            <w:rPrChange w:id="16058" w:author="Visone Rossana (GSE)" w:date="2025-09-09T14:40:00Z" w16du:dateUtc="2025-09-09T12:40:00Z">
              <w:rPr/>
            </w:rPrChange>
          </w:rPr>
          <w:delText xml:space="preserve"> dell’edificio/immobile su cui l’intervento è realizzato</w:delText>
        </w:r>
        <w:r w:rsidRPr="008B1DFF" w:rsidDel="00C22C18">
          <w:rPr>
            <w:rFonts w:cstheme="minorHAnsi"/>
            <w:b/>
            <w:sz w:val="22"/>
            <w:szCs w:val="22"/>
            <w:rPrChange w:id="16059" w:author="Visone Rossana (GSE)" w:date="2025-09-09T14:40:00Z" w16du:dateUtc="2025-09-09T12:40:00Z">
              <w:rPr>
                <w:b/>
              </w:rPr>
            </w:rPrChange>
          </w:rPr>
          <w:delText xml:space="preserve">, </w:delText>
        </w:r>
        <w:r w:rsidRPr="008B1DFF" w:rsidDel="00C22C18">
          <w:rPr>
            <w:rFonts w:cstheme="minorHAnsi"/>
            <w:sz w:val="22"/>
            <w:szCs w:val="22"/>
            <w:rPrChange w:id="16060" w:author="Visone Rossana (GSE)" w:date="2025-09-09T14:40:00Z" w16du:dateUtc="2025-09-09T12:40:00Z">
              <w:rPr/>
            </w:rPrChange>
          </w:rPr>
          <w:delText>laddove il Soggetto Responsabile non sia il proprietario dell’edificio/immobile (cfr. A</w:delText>
        </w:r>
        <w:r w:rsidRPr="008B1DFF" w:rsidDel="00C22C18">
          <w:rPr>
            <w:rFonts w:cstheme="minorHAnsi"/>
            <w:sz w:val="22"/>
            <w:szCs w:val="22"/>
            <w:highlight w:val="yellow"/>
            <w:rPrChange w:id="16061" w:author="Visone Rossana (GSE)" w:date="2025-09-09T14:40:00Z" w16du:dateUtc="2025-09-09T12:40:00Z">
              <w:rPr/>
            </w:rPrChange>
          </w:rPr>
          <w:delText>llegato 2)</w:delText>
        </w:r>
      </w:del>
      <w:r w:rsidRPr="008B1DFF">
        <w:rPr>
          <w:rFonts w:cstheme="minorHAnsi"/>
          <w:sz w:val="22"/>
          <w:szCs w:val="22"/>
          <w:rPrChange w:id="16062" w:author="Visone Rossana (GSE)" w:date="2025-09-09T14:40:00Z" w16du:dateUtc="2025-09-09T12:40:00Z">
            <w:rPr/>
          </w:rPrChange>
        </w:rPr>
        <w:t>.</w:t>
      </w:r>
      <w:commentRangeEnd w:id="16055"/>
      <w:r w:rsidR="00C22C18" w:rsidRPr="008B1DFF">
        <w:rPr>
          <w:rStyle w:val="Rimandocommento"/>
          <w:rFonts w:cstheme="minorHAnsi"/>
          <w:sz w:val="22"/>
          <w:szCs w:val="22"/>
          <w:rPrChange w:id="16063" w:author="Visone Rossana (GSE)" w:date="2025-09-09T14:40:00Z" w16du:dateUtc="2025-09-09T12:40:00Z">
            <w:rPr>
              <w:rStyle w:val="Rimandocommento"/>
              <w:sz w:val="24"/>
            </w:rPr>
          </w:rPrChange>
        </w:rPr>
        <w:commentReference w:id="16055"/>
      </w:r>
      <w:r w:rsidRPr="008B1DFF">
        <w:rPr>
          <w:rFonts w:cstheme="minorHAnsi"/>
          <w:sz w:val="22"/>
          <w:szCs w:val="22"/>
          <w:rPrChange w:id="16064" w:author="Visone Rossana (GSE)" w:date="2025-09-09T14:40:00Z" w16du:dateUtc="2025-09-09T12:40:00Z">
            <w:rPr/>
          </w:rPrChange>
        </w:rPr>
        <w:t xml:space="preserve"> </w:t>
      </w:r>
    </w:p>
    <w:p w14:paraId="54E927A3" w14:textId="2868E22C" w:rsidR="00044951" w:rsidRPr="00CC7E67" w:rsidRDefault="00044951" w:rsidP="00CC7E67">
      <w:pPr>
        <w:pStyle w:val="Paragrafoelenco"/>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ind w:left="11"/>
        <w:jc w:val="both"/>
        <w:rPr>
          <w:rFonts w:cstheme="minorHAnsi"/>
          <w:sz w:val="22"/>
          <w:szCs w:val="22"/>
        </w:rPr>
      </w:pPr>
      <w:commentRangeStart w:id="16065"/>
      <w:r w:rsidRPr="00CC7E67">
        <w:rPr>
          <w:rFonts w:cstheme="minorHAnsi"/>
          <w:sz w:val="22"/>
          <w:szCs w:val="22"/>
        </w:rPr>
        <w:t>E’ possibile che la PA</w:t>
      </w:r>
      <w:commentRangeEnd w:id="16065"/>
      <w:r w:rsidR="0005745E">
        <w:rPr>
          <w:rStyle w:val="Rimandocommento"/>
          <w:rFonts w:cstheme="minorHAnsi"/>
          <w:sz w:val="22"/>
          <w:szCs w:val="22"/>
        </w:rPr>
        <w:commentReference w:id="16065"/>
      </w:r>
      <w:r w:rsidR="00351D5E">
        <w:rPr>
          <w:rFonts w:cstheme="minorHAnsi"/>
          <w:sz w:val="22"/>
          <w:szCs w:val="22"/>
        </w:rPr>
        <w:t xml:space="preserve"> </w:t>
      </w:r>
      <w:r w:rsidRPr="00CC7E67">
        <w:rPr>
          <w:rFonts w:cstheme="minorHAnsi"/>
          <w:sz w:val="22"/>
          <w:szCs w:val="22"/>
        </w:rPr>
        <w:t>si possa configurare come Soggetto Responsabile, in presenza di un contratto EPC sottoscritto con una ESCO</w:t>
      </w:r>
      <w:r w:rsidR="00CC7E67">
        <w:rPr>
          <w:rFonts w:cstheme="minorHAnsi"/>
          <w:sz w:val="22"/>
          <w:szCs w:val="22"/>
        </w:rPr>
        <w:t>ai sensi dell</w:t>
      </w:r>
      <w:r w:rsidRPr="00CC7E67">
        <w:rPr>
          <w:rFonts w:cstheme="minorHAnsi"/>
          <w:sz w:val="22"/>
          <w:szCs w:val="22"/>
        </w:rPr>
        <w:t xml:space="preserve">. </w:t>
      </w:r>
      <w:r w:rsidRPr="00CC7E67">
        <w:rPr>
          <w:rFonts w:cstheme="minorHAnsi"/>
          <w:i/>
          <w:sz w:val="22"/>
          <w:szCs w:val="22"/>
        </w:rPr>
        <w:t xml:space="preserve">art. 14, comma 2, lett. b) punto iii. </w:t>
      </w:r>
      <w:r w:rsidRPr="00CC7E67">
        <w:rPr>
          <w:rFonts w:cstheme="minorHAnsi"/>
          <w:iCs/>
          <w:sz w:val="22"/>
          <w:szCs w:val="22"/>
        </w:rPr>
        <w:t>del</w:t>
      </w:r>
      <w:r w:rsidRPr="00CC7E67">
        <w:rPr>
          <w:rFonts w:cstheme="minorHAnsi"/>
          <w:i/>
          <w:sz w:val="22"/>
          <w:szCs w:val="22"/>
        </w:rPr>
        <w:t xml:space="preserve"> </w:t>
      </w:r>
      <w:r w:rsidRPr="00CC7E67">
        <w:rPr>
          <w:rFonts w:cstheme="minorHAnsi"/>
          <w:sz w:val="22"/>
          <w:szCs w:val="22"/>
        </w:rPr>
        <w:t>Decreto. In tale caso, il Soggetto Responsabile dovrà fornire</w:t>
      </w:r>
      <w:r w:rsidR="008B1DFF">
        <w:rPr>
          <w:rFonts w:cstheme="minorHAnsi"/>
          <w:sz w:val="22"/>
          <w:szCs w:val="22"/>
        </w:rPr>
        <w:t>:</w:t>
      </w:r>
    </w:p>
    <w:p w14:paraId="4329DA14" w14:textId="77777777" w:rsidR="00044951" w:rsidRPr="00CC7E67" w:rsidRDefault="00044951" w:rsidP="00CC7E67">
      <w:pPr>
        <w:pStyle w:val="Paragrafoelenco"/>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ind w:left="11"/>
        <w:jc w:val="both"/>
        <w:rPr>
          <w:rFonts w:cstheme="minorHAnsi"/>
          <w:sz w:val="22"/>
          <w:szCs w:val="22"/>
        </w:rPr>
      </w:pPr>
      <w:r w:rsidRPr="00CC7E67">
        <w:rPr>
          <w:rFonts w:cstheme="minorHAnsi"/>
          <w:sz w:val="22"/>
          <w:szCs w:val="22"/>
        </w:rPr>
        <w:t>- documentazione idonea a dimostrazione delle spese da sostenere dalla ESCO, ai sensi dell’</w:t>
      </w:r>
      <w:r w:rsidRPr="00CC7E67">
        <w:rPr>
          <w:rFonts w:cstheme="minorHAnsi"/>
          <w:sz w:val="22"/>
          <w:szCs w:val="22"/>
          <w:highlight w:val="yellow"/>
        </w:rPr>
        <w:t>art. x</w:t>
      </w:r>
      <w:r w:rsidRPr="00CC7E67">
        <w:rPr>
          <w:rFonts w:cstheme="minorHAnsi"/>
          <w:sz w:val="22"/>
          <w:szCs w:val="22"/>
        </w:rPr>
        <w:t xml:space="preserve"> del Decreto, per la realizzazione delle opere, mediante un prospetto, sottoscritto da ambo le parti, riportante i costi ripartiti per tipologia di spesa ammissibile</w:t>
      </w:r>
    </w:p>
    <w:p w14:paraId="51D4011B" w14:textId="21714B19" w:rsidR="00044951" w:rsidRPr="00CC7E67" w:rsidRDefault="00044951" w:rsidP="00CC7E67">
      <w:pPr>
        <w:pStyle w:val="Paragrafoelenco"/>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ind w:left="11"/>
        <w:jc w:val="both"/>
        <w:rPr>
          <w:rFonts w:cstheme="minorHAnsi"/>
          <w:sz w:val="22"/>
          <w:szCs w:val="22"/>
        </w:rPr>
      </w:pPr>
      <w:r w:rsidRPr="00CC7E67">
        <w:rPr>
          <w:rFonts w:cstheme="minorHAnsi"/>
          <w:sz w:val="22"/>
          <w:szCs w:val="22"/>
        </w:rPr>
        <w:t>- il piano dei pagamenti previsti dal contratto e le fatture e i mandati di pagamento/ricevute di bonifico pagati fino all’invio della richiesta di incentivo.</w:t>
      </w:r>
    </w:p>
    <w:p w14:paraId="277F7599" w14:textId="3461A367" w:rsidR="00044951" w:rsidRPr="00CC7E67" w:rsidRDefault="00044951" w:rsidP="00CC7E67">
      <w:pPr>
        <w:pStyle w:val="Paragrafoelenco"/>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ind w:left="11"/>
        <w:jc w:val="both"/>
        <w:rPr>
          <w:rFonts w:cstheme="minorHAnsi"/>
          <w:sz w:val="22"/>
          <w:szCs w:val="22"/>
        </w:rPr>
      </w:pPr>
      <w:r w:rsidRPr="00CC7E67">
        <w:rPr>
          <w:rFonts w:cstheme="minorHAnsi"/>
          <w:sz w:val="22"/>
          <w:szCs w:val="22"/>
        </w:rPr>
        <w:t>Si precisa, inoltre, che dalla documentazione richiamata deve evincersi che l’incentivo del Conto Termico non costituisce parte dell’utile della ESCO e che, pertanto, tale beneficio non influisce nella determinazione del canone in capo alla PA.</w:t>
      </w:r>
    </w:p>
    <w:p w14:paraId="176D9064" w14:textId="77777777" w:rsidR="00044951" w:rsidRPr="00987E5E" w:rsidRDefault="00044951">
      <w:pPr>
        <w:spacing w:after="120"/>
        <w:jc w:val="both"/>
        <w:pPrChange w:id="16066" w:author="Visone Rossana (GSE)" w:date="2025-08-04T10:06:00Z" w16du:dateUtc="2025-08-04T08:06:00Z">
          <w:pPr>
            <w:pStyle w:val="Paragrafoelenco"/>
            <w:numPr>
              <w:numId w:val="70"/>
            </w:numPr>
            <w:spacing w:after="120"/>
            <w:ind w:left="709" w:hanging="357"/>
            <w:contextualSpacing w:val="0"/>
            <w:jc w:val="both"/>
          </w:pPr>
        </w:pPrChange>
      </w:pPr>
    </w:p>
    <w:p w14:paraId="7AD48809" w14:textId="75831FD7" w:rsidR="00CF2684" w:rsidRPr="005D42B4" w:rsidRDefault="00CF2684">
      <w:pPr>
        <w:pStyle w:val="TITOLO20"/>
        <w:numPr>
          <w:ilvl w:val="1"/>
          <w:numId w:val="292"/>
        </w:numPr>
        <w:ind w:left="425" w:hanging="425"/>
        <w:outlineLvl w:val="1"/>
        <w:pPrChange w:id="16067" w:author="Oliosi Francesco (GSE)" w:date="2025-10-15T10:47:00Z" w16du:dateUtc="2025-10-15T08:47:00Z">
          <w:pPr>
            <w:pStyle w:val="TITOLO20"/>
          </w:pPr>
        </w:pPrChange>
      </w:pPr>
      <w:bookmarkStart w:id="16068" w:name="_Toc450759697"/>
      <w:bookmarkStart w:id="16069" w:name="_Toc450759955"/>
      <w:bookmarkStart w:id="16070" w:name="_Toc450761094"/>
      <w:bookmarkStart w:id="16071" w:name="_Toc189046656"/>
      <w:bookmarkStart w:id="16072" w:name="_Toc212462526"/>
      <w:r>
        <w:t xml:space="preserve">- </w:t>
      </w:r>
      <w:r w:rsidRPr="005D42B4">
        <w:t xml:space="preserve">FASE 2 </w:t>
      </w:r>
      <w:r>
        <w:t>- invio</w:t>
      </w:r>
      <w:r w:rsidRPr="005D42B4">
        <w:t xml:space="preserve"> dell’istanza</w:t>
      </w:r>
      <w:bookmarkEnd w:id="16068"/>
      <w:bookmarkEnd w:id="16069"/>
      <w:bookmarkEnd w:id="16070"/>
      <w:bookmarkEnd w:id="16071"/>
      <w:bookmarkEnd w:id="16072"/>
    </w:p>
    <w:p w14:paraId="2236D0C2" w14:textId="77777777" w:rsidR="00306257" w:rsidRPr="008B1DFF" w:rsidRDefault="00306257">
      <w:pPr>
        <w:spacing w:after="120" w:line="276" w:lineRule="auto"/>
        <w:jc w:val="both"/>
        <w:rPr>
          <w:rFonts w:cstheme="minorHAnsi"/>
          <w:sz w:val="22"/>
          <w:szCs w:val="22"/>
          <w:rPrChange w:id="16073" w:author="Visone Rossana (GSE)" w:date="2025-09-09T14:41:00Z" w16du:dateUtc="2025-09-09T12:41:00Z">
            <w:rPr/>
          </w:rPrChange>
        </w:rPr>
        <w:pPrChange w:id="16074" w:author="Visone Rossana (GSE)" w:date="2025-09-09T14:41:00Z" w16du:dateUtc="2025-09-09T12:41:00Z">
          <w:pPr>
            <w:spacing w:after="120"/>
            <w:jc w:val="both"/>
          </w:pPr>
        </w:pPrChange>
      </w:pPr>
      <w:r w:rsidRPr="008B1DFF">
        <w:rPr>
          <w:rFonts w:cstheme="minorHAnsi"/>
          <w:sz w:val="22"/>
          <w:szCs w:val="22"/>
          <w:rPrChange w:id="16075" w:author="Visone Rossana (GSE)" w:date="2025-09-09T14:41:00Z" w16du:dateUtc="2025-09-09T12:41:00Z">
            <w:rPr/>
          </w:rPrChange>
        </w:rPr>
        <w:t xml:space="preserve">Una volta caricata la documentazione necessaria, il Soggetto Responsabile visualizza e verifica la scheda tecnica recante il riepilogo dei dati del sistema edificio-impianto e degli interventi effettuati, confermandone il contenuto </w:t>
      </w:r>
      <w:r w:rsidRPr="008B1DFF">
        <w:rPr>
          <w:rFonts w:cstheme="minorHAnsi"/>
          <w:sz w:val="22"/>
          <w:szCs w:val="22"/>
          <w:rPrChange w:id="16076" w:author="Visone Rossana (GSE)" w:date="2025-09-09T14:41:00Z" w16du:dateUtc="2025-09-09T12:41:00Z">
            <w:rPr>
              <w:rFonts w:cs="Calibri"/>
            </w:rPr>
          </w:rPrChange>
        </w:rPr>
        <w:t>tramite</w:t>
      </w:r>
      <w:r w:rsidRPr="008B1DFF">
        <w:rPr>
          <w:rFonts w:cstheme="minorHAnsi"/>
          <w:sz w:val="22"/>
          <w:szCs w:val="22"/>
          <w:rPrChange w:id="16077" w:author="Visone Rossana (GSE)" w:date="2025-09-09T14:41:00Z" w16du:dateUtc="2025-09-09T12:41:00Z">
            <w:rPr/>
          </w:rPrChange>
        </w:rPr>
        <w:t xml:space="preserve"> il Port</w:t>
      </w:r>
      <w:r w:rsidRPr="008B1DFF">
        <w:rPr>
          <w:rFonts w:cstheme="minorHAnsi"/>
          <w:i/>
          <w:sz w:val="22"/>
          <w:szCs w:val="22"/>
          <w:rPrChange w:id="16078" w:author="Visone Rossana (GSE)" w:date="2025-09-09T14:41:00Z" w16du:dateUtc="2025-09-09T12:41:00Z">
            <w:rPr>
              <w:i/>
            </w:rPr>
          </w:rPrChange>
        </w:rPr>
        <w:t>al</w:t>
      </w:r>
      <w:r w:rsidRPr="008B1DFF">
        <w:rPr>
          <w:rFonts w:cstheme="minorHAnsi"/>
          <w:sz w:val="22"/>
          <w:szCs w:val="22"/>
          <w:rPrChange w:id="16079" w:author="Visone Rossana (GSE)" w:date="2025-09-09T14:41:00Z" w16du:dateUtc="2025-09-09T12:41:00Z">
            <w:rPr/>
          </w:rPrChange>
        </w:rPr>
        <w:t>termico.</w:t>
      </w:r>
      <w:r w:rsidRPr="008B1DFF">
        <w:rPr>
          <w:rStyle w:val="Rimandonotaapidipagina"/>
          <w:rFonts w:cstheme="minorHAnsi"/>
          <w:sz w:val="22"/>
          <w:szCs w:val="22"/>
          <w:rPrChange w:id="16080" w:author="Visone Rossana (GSE)" w:date="2025-09-09T14:41:00Z" w16du:dateUtc="2025-09-09T12:41:00Z">
            <w:rPr>
              <w:rStyle w:val="Rimandonotaapidipagina"/>
            </w:rPr>
          </w:rPrChange>
        </w:rPr>
        <w:footnoteReference w:id="12"/>
      </w:r>
      <w:r w:rsidRPr="008B1DFF">
        <w:rPr>
          <w:rFonts w:cstheme="minorHAnsi"/>
          <w:sz w:val="22"/>
          <w:szCs w:val="22"/>
          <w:rPrChange w:id="16083" w:author="Visone Rossana (GSE)" w:date="2025-09-09T14:41:00Z" w16du:dateUtc="2025-09-09T12:41:00Z">
            <w:rPr/>
          </w:rPrChange>
        </w:rPr>
        <w:t xml:space="preserve"> </w:t>
      </w:r>
    </w:p>
    <w:p w14:paraId="2BF3641E" w14:textId="78FD7501" w:rsidR="00306257" w:rsidRPr="008B1DFF" w:rsidRDefault="00306257">
      <w:pPr>
        <w:spacing w:after="120" w:line="276" w:lineRule="auto"/>
        <w:jc w:val="both"/>
        <w:rPr>
          <w:rFonts w:cstheme="minorHAnsi"/>
          <w:sz w:val="22"/>
          <w:szCs w:val="22"/>
          <w:rPrChange w:id="16084" w:author="Visone Rossana (GSE)" w:date="2025-09-09T14:41:00Z" w16du:dateUtc="2025-09-09T12:41:00Z">
            <w:rPr/>
          </w:rPrChange>
        </w:rPr>
        <w:pPrChange w:id="16085" w:author="Visone Rossana (GSE)" w:date="2025-09-09T14:41:00Z" w16du:dateUtc="2025-09-09T12:41:00Z">
          <w:pPr>
            <w:spacing w:after="120"/>
            <w:jc w:val="both"/>
          </w:pPr>
        </w:pPrChange>
      </w:pPr>
      <w:r w:rsidRPr="008B1DFF">
        <w:rPr>
          <w:rFonts w:cstheme="minorHAnsi"/>
          <w:sz w:val="22"/>
          <w:szCs w:val="22"/>
          <w:rPrChange w:id="16086" w:author="Visone Rossana (GSE)" w:date="2025-09-09T14:41:00Z" w16du:dateUtc="2025-09-09T12:41:00Z">
            <w:rPr/>
          </w:rPrChange>
        </w:rPr>
        <w:t>In esito all’avvenuta conferma, il Portale rende disponibile la “</w:t>
      </w:r>
      <w:r w:rsidRPr="008B1DFF">
        <w:rPr>
          <w:rFonts w:cstheme="minorHAnsi"/>
          <w:b/>
          <w:sz w:val="22"/>
          <w:szCs w:val="22"/>
          <w:rPrChange w:id="16087" w:author="Visone Rossana (GSE)" w:date="2025-09-09T14:41:00Z" w16du:dateUtc="2025-09-09T12:41:00Z">
            <w:rPr>
              <w:b/>
            </w:rPr>
          </w:rPrChange>
        </w:rPr>
        <w:t xml:space="preserve">Richiesta di concessione degli incentivi” </w:t>
      </w:r>
      <w:r w:rsidRPr="008B1DFF">
        <w:rPr>
          <w:rFonts w:cstheme="minorHAnsi"/>
          <w:sz w:val="22"/>
          <w:szCs w:val="22"/>
          <w:rPrChange w:id="16088" w:author="Visone Rossana (GSE)" w:date="2025-09-09T14:41:00Z" w16du:dateUtc="2025-09-09T12:41:00Z">
            <w:rPr/>
          </w:rPrChange>
        </w:rPr>
        <w:t>(</w:t>
      </w:r>
      <w:r w:rsidRPr="008B1DFF">
        <w:rPr>
          <w:rFonts w:cstheme="minorHAnsi"/>
          <w:i/>
          <w:sz w:val="22"/>
          <w:szCs w:val="22"/>
          <w:rPrChange w:id="16089" w:author="Visone Rossana (GSE)" w:date="2025-09-09T14:41:00Z" w16du:dateUtc="2025-09-09T12:41:00Z">
            <w:rPr>
              <w:i/>
            </w:rPr>
          </w:rPrChange>
        </w:rPr>
        <w:t>fac-simile</w:t>
      </w:r>
      <w:r w:rsidRPr="008B1DFF">
        <w:rPr>
          <w:rFonts w:cstheme="minorHAnsi"/>
          <w:sz w:val="22"/>
          <w:szCs w:val="22"/>
          <w:rPrChange w:id="16090" w:author="Visone Rossana (GSE)" w:date="2025-09-09T14:41:00Z" w16du:dateUtc="2025-09-09T12:41:00Z">
            <w:rPr/>
          </w:rPrChange>
        </w:rPr>
        <w:t xml:space="preserve"> in Allegato 2) precompilata, comprensiva delle condizioni contrattuali (scheda-contratto) e della tabella recante l’importo indicativo degli incentivi, che il Soggetto Responsabile è tenuto a stampare e sottoscrivere</w:t>
      </w:r>
      <w:r w:rsidR="00EA1FC6" w:rsidRPr="008B1DFF">
        <w:rPr>
          <w:rFonts w:cstheme="minorHAnsi"/>
          <w:sz w:val="22"/>
          <w:szCs w:val="22"/>
          <w:rPrChange w:id="16091" w:author="Visone Rossana (GSE)" w:date="2025-09-09T14:41:00Z" w16du:dateUtc="2025-09-09T12:41:00Z">
            <w:rPr/>
          </w:rPrChange>
        </w:rPr>
        <w:t xml:space="preserve"> in ogni sua parte</w:t>
      </w:r>
      <w:r w:rsidRPr="008B1DFF">
        <w:rPr>
          <w:rFonts w:cstheme="minorHAnsi"/>
          <w:sz w:val="22"/>
          <w:szCs w:val="22"/>
          <w:rPrChange w:id="16092" w:author="Visone Rossana (GSE)" w:date="2025-09-09T14:41:00Z" w16du:dateUtc="2025-09-09T12:41:00Z">
            <w:rPr/>
          </w:rPrChange>
        </w:rPr>
        <w:t xml:space="preserve">. </w:t>
      </w:r>
    </w:p>
    <w:p w14:paraId="33548ADF" w14:textId="4C8EDA6A" w:rsidR="00306257" w:rsidRPr="008B1DFF" w:rsidRDefault="00306257">
      <w:pPr>
        <w:spacing w:after="120" w:line="276" w:lineRule="auto"/>
        <w:jc w:val="both"/>
        <w:rPr>
          <w:rFonts w:cstheme="minorHAnsi"/>
          <w:sz w:val="22"/>
          <w:szCs w:val="22"/>
          <w:rPrChange w:id="16093" w:author="Visone Rossana (GSE)" w:date="2025-09-09T14:41:00Z" w16du:dateUtc="2025-09-09T12:41:00Z">
            <w:rPr/>
          </w:rPrChange>
        </w:rPr>
        <w:pPrChange w:id="16094" w:author="Visone Rossana (GSE)" w:date="2025-09-09T14:41:00Z" w16du:dateUtc="2025-09-09T12:41:00Z">
          <w:pPr>
            <w:spacing w:after="120"/>
            <w:jc w:val="both"/>
          </w:pPr>
        </w:pPrChange>
      </w:pPr>
      <w:r w:rsidRPr="008B1DFF">
        <w:rPr>
          <w:rFonts w:cstheme="minorHAnsi"/>
          <w:sz w:val="22"/>
          <w:szCs w:val="22"/>
          <w:rPrChange w:id="16095" w:author="Visone Rossana (GSE)" w:date="2025-09-09T14:41:00Z" w16du:dateUtc="2025-09-09T12:41:00Z">
            <w:rPr/>
          </w:rPrChange>
        </w:rPr>
        <w:lastRenderedPageBreak/>
        <w:t>Una volta sottoscritta, l’istanza dovrà essere caricata sul Port</w:t>
      </w:r>
      <w:r w:rsidRPr="008B1DFF">
        <w:rPr>
          <w:rFonts w:cstheme="minorHAnsi"/>
          <w:i/>
          <w:sz w:val="22"/>
          <w:szCs w:val="22"/>
          <w:rPrChange w:id="16096" w:author="Visone Rossana (GSE)" w:date="2025-09-09T14:41:00Z" w16du:dateUtc="2025-09-09T12:41:00Z">
            <w:rPr>
              <w:i/>
            </w:rPr>
          </w:rPrChange>
        </w:rPr>
        <w:t>al</w:t>
      </w:r>
      <w:r w:rsidRPr="008B1DFF">
        <w:rPr>
          <w:rFonts w:cstheme="minorHAnsi"/>
          <w:sz w:val="22"/>
          <w:szCs w:val="22"/>
          <w:rPrChange w:id="16097" w:author="Visone Rossana (GSE)" w:date="2025-09-09T14:41:00Z" w16du:dateUtc="2025-09-09T12:41:00Z">
            <w:rPr/>
          </w:rPrChange>
        </w:rPr>
        <w:t>termico</w:t>
      </w:r>
      <w:r w:rsidR="00EA1FC6" w:rsidRPr="008B1DFF">
        <w:rPr>
          <w:rFonts w:cstheme="minorHAnsi"/>
          <w:sz w:val="22"/>
          <w:szCs w:val="22"/>
          <w:rPrChange w:id="16098" w:author="Visone Rossana (GSE)" w:date="2025-09-09T14:41:00Z" w16du:dateUtc="2025-09-09T12:41:00Z">
            <w:rPr/>
          </w:rPrChange>
        </w:rPr>
        <w:t xml:space="preserve">, </w:t>
      </w:r>
      <w:r w:rsidRPr="008B1DFF">
        <w:rPr>
          <w:rFonts w:cstheme="minorHAnsi"/>
          <w:sz w:val="22"/>
          <w:szCs w:val="22"/>
          <w:rPrChange w:id="16099" w:author="Visone Rossana (GSE)" w:date="2025-09-09T14:41:00Z" w16du:dateUtc="2025-09-09T12:41:00Z">
            <w:rPr/>
          </w:rPrChange>
        </w:rPr>
        <w:t xml:space="preserve">unitamente alla </w:t>
      </w:r>
      <w:r w:rsidRPr="008B1DFF">
        <w:rPr>
          <w:rFonts w:cstheme="minorHAnsi"/>
          <w:b/>
          <w:sz w:val="22"/>
          <w:szCs w:val="22"/>
          <w:rPrChange w:id="16100" w:author="Visone Rossana (GSE)" w:date="2025-09-09T14:41:00Z" w16du:dateUtc="2025-09-09T12:41:00Z">
            <w:rPr>
              <w:b/>
            </w:rPr>
          </w:rPrChange>
        </w:rPr>
        <w:t xml:space="preserve">copia fotostatica di un proprio documento d’identità </w:t>
      </w:r>
      <w:r w:rsidRPr="008B1DFF">
        <w:rPr>
          <w:rFonts w:cstheme="minorHAnsi"/>
          <w:sz w:val="22"/>
          <w:szCs w:val="22"/>
          <w:rPrChange w:id="16101" w:author="Visone Rossana (GSE)" w:date="2025-09-09T14:41:00Z" w16du:dateUtc="2025-09-09T12:41:00Z">
            <w:rPr/>
          </w:rPrChange>
        </w:rPr>
        <w:t>in corso di validità.</w:t>
      </w:r>
    </w:p>
    <w:p w14:paraId="4D605AC9" w14:textId="77777777" w:rsidR="00306257" w:rsidRPr="008B1DFF" w:rsidRDefault="00306257">
      <w:pPr>
        <w:spacing w:after="120" w:line="276" w:lineRule="auto"/>
        <w:jc w:val="both"/>
        <w:rPr>
          <w:rFonts w:cstheme="minorHAnsi"/>
          <w:sz w:val="22"/>
          <w:szCs w:val="22"/>
          <w:rPrChange w:id="16102" w:author="Visone Rossana (GSE)" w:date="2025-09-09T14:41:00Z" w16du:dateUtc="2025-09-09T12:41:00Z">
            <w:rPr/>
          </w:rPrChange>
        </w:rPr>
        <w:pPrChange w:id="16103" w:author="Visone Rossana (GSE)" w:date="2025-09-09T14:41:00Z" w16du:dateUtc="2025-09-09T12:41:00Z">
          <w:pPr>
            <w:spacing w:after="120"/>
            <w:jc w:val="both"/>
          </w:pPr>
        </w:pPrChange>
      </w:pPr>
      <w:r w:rsidRPr="008B1DFF">
        <w:rPr>
          <w:rFonts w:cstheme="minorHAnsi"/>
          <w:sz w:val="22"/>
          <w:szCs w:val="22"/>
          <w:rPrChange w:id="16104" w:author="Visone Rossana (GSE)" w:date="2025-09-09T14:41:00Z" w16du:dateUtc="2025-09-09T12:41:00Z">
            <w:rPr/>
          </w:rPrChange>
        </w:rPr>
        <w:t>Nel caso in cui vengano apportate manualmente modifiche integrazioni e/o alterazioni alla richiesta di concessione degli incentivi, generata automaticamente sulla base dei dati e delle informazioni fornite dal Soggetto Responsabile mediante l’applicazione informatica, la richiesta di iscrizione sarà considerata inammissibile.</w:t>
      </w:r>
    </w:p>
    <w:p w14:paraId="152219C9" w14:textId="547AD775" w:rsidR="00EA1FC6" w:rsidRPr="0029418A" w:rsidRDefault="00EA1FC6">
      <w:pPr>
        <w:pStyle w:val="TITOLO20"/>
        <w:numPr>
          <w:ilvl w:val="1"/>
          <w:numId w:val="292"/>
        </w:numPr>
        <w:ind w:left="425" w:hanging="425"/>
        <w:outlineLvl w:val="1"/>
        <w:pPrChange w:id="16105" w:author="Oliosi Francesco (GSE)" w:date="2025-10-15T10:47:00Z" w16du:dateUtc="2025-10-15T08:47:00Z">
          <w:pPr>
            <w:pStyle w:val="TITOLO20"/>
          </w:pPr>
        </w:pPrChange>
      </w:pPr>
      <w:bookmarkStart w:id="16106" w:name="_Toc450759698"/>
      <w:bookmarkStart w:id="16107" w:name="_Toc450759956"/>
      <w:bookmarkStart w:id="16108" w:name="_Toc450761095"/>
      <w:bookmarkStart w:id="16109" w:name="_Toc189046657"/>
      <w:bookmarkStart w:id="16110" w:name="_Toc212462527"/>
      <w:r w:rsidRPr="0029418A">
        <w:t xml:space="preserve">- FASE 3 - </w:t>
      </w:r>
      <w:bookmarkEnd w:id="16106"/>
      <w:bookmarkEnd w:id="16107"/>
      <w:bookmarkEnd w:id="16108"/>
      <w:r w:rsidRPr="0029418A">
        <w:t>istruttoria e attivazione/perfezionamento delle condizioni contrattuali</w:t>
      </w:r>
      <w:bookmarkEnd w:id="16109"/>
      <w:bookmarkEnd w:id="16110"/>
      <w:r w:rsidRPr="0029418A">
        <w:t xml:space="preserve"> </w:t>
      </w:r>
    </w:p>
    <w:p w14:paraId="1921E943" w14:textId="2BB9F0DA" w:rsidR="00EA1FC6" w:rsidRPr="008B1DFF" w:rsidRDefault="00EA1FC6">
      <w:pPr>
        <w:keepNext/>
        <w:spacing w:before="60" w:after="60" w:line="276" w:lineRule="auto"/>
        <w:jc w:val="both"/>
        <w:rPr>
          <w:rFonts w:cstheme="minorBidi"/>
          <w:sz w:val="22"/>
          <w:szCs w:val="22"/>
          <w:rPrChange w:id="16111" w:author="Visone Rossana (GSE)" w:date="2025-09-09T14:41:00Z" w16du:dateUtc="2025-09-09T12:41:00Z">
            <w:rPr>
              <w:rFonts w:cs="Calibri"/>
            </w:rPr>
          </w:rPrChange>
        </w:rPr>
        <w:pPrChange w:id="16112" w:author="Visone Rossana (GSE)" w:date="2025-09-09T14:41:00Z" w16du:dateUtc="2025-09-09T12:41:00Z">
          <w:pPr>
            <w:keepNext/>
            <w:spacing w:before="60" w:after="60"/>
            <w:jc w:val="both"/>
          </w:pPr>
        </w:pPrChange>
      </w:pPr>
      <w:r w:rsidRPr="06E3A86F">
        <w:rPr>
          <w:rFonts w:cstheme="minorBidi"/>
          <w:sz w:val="22"/>
          <w:szCs w:val="22"/>
          <w:rPrChange w:id="16113" w:author="Visone Rossana (GSE)" w:date="2025-09-09T14:41:00Z" w16du:dateUtc="2025-09-09T12:41:00Z">
            <w:rPr>
              <w:rFonts w:cs="Calibri"/>
            </w:rPr>
          </w:rPrChange>
        </w:rPr>
        <w:t>Una volta ricevuta la richiesta di incentivazione, il GSE avvia il relativo procedimento di valutazione.</w:t>
      </w:r>
    </w:p>
    <w:p w14:paraId="42B5668C" w14:textId="77777777" w:rsidR="00EA1FC6" w:rsidRDefault="00EA1FC6">
      <w:pPr>
        <w:spacing w:before="60" w:after="60" w:line="276" w:lineRule="auto"/>
        <w:jc w:val="both"/>
        <w:rPr>
          <w:rFonts w:cs="Calibri"/>
        </w:rPr>
        <w:pPrChange w:id="16114" w:author="Visone Rossana (GSE)" w:date="2025-09-09T14:41:00Z" w16du:dateUtc="2025-09-09T12:41:00Z">
          <w:pPr>
            <w:spacing w:before="60" w:after="60"/>
            <w:jc w:val="both"/>
          </w:pPr>
        </w:pPrChange>
      </w:pPr>
      <w:r w:rsidRPr="008B1DFF">
        <w:rPr>
          <w:rFonts w:cstheme="minorHAnsi"/>
          <w:sz w:val="22"/>
          <w:szCs w:val="22"/>
          <w:rPrChange w:id="16115" w:author="Visone Rossana (GSE)" w:date="2025-09-09T14:41:00Z" w16du:dateUtc="2025-09-09T12:41:00Z">
            <w:rPr>
              <w:rFonts w:cs="Calibri"/>
            </w:rPr>
          </w:rPrChange>
        </w:rPr>
        <w:t>Qualora ricorrano tutti i presupposti previsti dal Decreto ai fini dell’ammissione agli incentivi,</w:t>
      </w:r>
      <w:r w:rsidRPr="008B1DFF">
        <w:rPr>
          <w:rFonts w:eastAsiaTheme="minorHAnsi" w:cstheme="minorHAnsi"/>
          <w:b/>
          <w:bCs/>
          <w:sz w:val="22"/>
          <w:szCs w:val="22"/>
          <w:rPrChange w:id="16116" w:author="Visone Rossana (GSE)" w:date="2025-09-09T14:41:00Z" w16du:dateUtc="2025-09-09T12:41:00Z">
            <w:rPr>
              <w:rFonts w:eastAsiaTheme="minorHAnsi"/>
              <w:b/>
              <w:bCs/>
              <w:sz w:val="20"/>
            </w:rPr>
          </w:rPrChange>
        </w:rPr>
        <w:t xml:space="preserve"> </w:t>
      </w:r>
      <w:r w:rsidRPr="008B1DFF">
        <w:rPr>
          <w:rFonts w:cstheme="minorHAnsi"/>
          <w:sz w:val="22"/>
          <w:szCs w:val="22"/>
          <w:rPrChange w:id="16117" w:author="Visone Rossana (GSE)" w:date="2025-09-09T14:41:00Z" w16du:dateUtc="2025-09-09T12:41:00Z">
            <w:rPr>
              <w:rFonts w:cs="Calibri"/>
            </w:rPr>
          </w:rPrChange>
        </w:rPr>
        <w:t>il GSE rende disponibile al Soggetto Responsabile la lettera di avvio dell’incentivo. In tale fase, si intende perfezionata la scheda-domanda, ivi incluse le clausole contrattuali, la cui efficacia decorre dalla data di invio, da parte del GSE al Soggetto Responsabile, del provvedimento di ammissione agli incentivi e che risulta, altresì, integrata con gli importi effettivi da riconoscersi, quantificati all’esito dell’istruttoria condotta dal GSE.</w:t>
      </w:r>
      <w:r w:rsidRPr="00F9682C">
        <w:rPr>
          <w:rFonts w:cs="Calibri"/>
        </w:rPr>
        <w:t xml:space="preserve"> </w:t>
      </w:r>
    </w:p>
    <w:p w14:paraId="442BDD01" w14:textId="77777777" w:rsidR="00EA1FC6" w:rsidRPr="00FC193B" w:rsidRDefault="00EA1FC6" w:rsidP="00EA1FC6">
      <w:pPr>
        <w:spacing w:before="60" w:after="60"/>
        <w:jc w:val="both"/>
        <w:rPr>
          <w:rFonts w:cs="Calibri"/>
        </w:rPr>
      </w:pPr>
    </w:p>
    <w:tbl>
      <w:tblPr>
        <w:tblpPr w:leftFromText="141" w:rightFromText="141" w:vertAnchor="text" w:tblpX="68"/>
        <w:tblW w:w="4963" w:type="pct"/>
        <w:tblCellMar>
          <w:left w:w="0" w:type="dxa"/>
          <w:right w:w="0" w:type="dxa"/>
        </w:tblCellMar>
        <w:tblLook w:val="00A0" w:firstRow="1" w:lastRow="0" w:firstColumn="1" w:lastColumn="0" w:noHBand="0" w:noVBand="0"/>
      </w:tblPr>
      <w:tblGrid>
        <w:gridCol w:w="9521"/>
      </w:tblGrid>
      <w:tr w:rsidR="00EA1FC6" w:rsidRPr="00F0324E" w14:paraId="284D42BA" w14:textId="77777777">
        <w:trPr>
          <w:trHeight w:val="354"/>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61CA4887" w14:textId="77777777" w:rsidR="00EA1FC6" w:rsidRPr="008B1DFF" w:rsidRDefault="00EA1FC6">
            <w:pPr>
              <w:keepNext/>
              <w:keepLines/>
              <w:spacing w:before="60" w:after="60" w:line="276" w:lineRule="auto"/>
              <w:jc w:val="both"/>
              <w:rPr>
                <w:rFonts w:cstheme="minorHAnsi"/>
                <w:sz w:val="22"/>
                <w:szCs w:val="22"/>
                <w:rPrChange w:id="16118" w:author="Visone Rossana (GSE)" w:date="2025-09-09T14:41:00Z" w16du:dateUtc="2025-09-09T12:41:00Z">
                  <w:rPr/>
                </w:rPrChange>
              </w:rPr>
              <w:pPrChange w:id="16119" w:author="Visone Rossana (GSE)" w:date="2025-09-09T14:41:00Z" w16du:dateUtc="2025-09-09T12:41:00Z">
                <w:pPr>
                  <w:keepNext/>
                  <w:keepLines/>
                  <w:framePr w:hSpace="141" w:wrap="around" w:vAnchor="text" w:hAnchor="text" w:x="68"/>
                  <w:spacing w:before="60" w:after="60"/>
                  <w:jc w:val="both"/>
                </w:pPr>
              </w:pPrChange>
            </w:pPr>
            <w:r w:rsidRPr="008B1DFF">
              <w:rPr>
                <w:rFonts w:cstheme="minorHAnsi"/>
                <w:sz w:val="22"/>
                <w:szCs w:val="22"/>
                <w:rPrChange w:id="16120" w:author="Visone Rossana (GSE)" w:date="2025-09-09T14:41:00Z" w16du:dateUtc="2025-09-09T12:41:00Z">
                  <w:rPr>
                    <w:rFonts w:cs="Calibri"/>
                  </w:rPr>
                </w:rPrChange>
              </w:rPr>
              <w:t xml:space="preserve">Il GSE </w:t>
            </w:r>
            <w:r w:rsidRPr="008B1DFF">
              <w:rPr>
                <w:rFonts w:cstheme="minorHAnsi"/>
                <w:sz w:val="22"/>
                <w:szCs w:val="22"/>
                <w:rPrChange w:id="16121" w:author="Visone Rossana (GSE)" w:date="2025-09-09T14:41:00Z" w16du:dateUtc="2025-09-09T12:41:00Z">
                  <w:rPr/>
                </w:rPrChange>
              </w:rPr>
              <w:t>eroga gli incentivi successivamente all’emissione del provvedimento di ammissione agli incentivi.</w:t>
            </w:r>
          </w:p>
        </w:tc>
      </w:tr>
    </w:tbl>
    <w:p w14:paraId="3705B1B0" w14:textId="77777777" w:rsidR="00EA1FC6" w:rsidRDefault="00EA1FC6">
      <w:pPr>
        <w:pStyle w:val="TITOLO20"/>
        <w:numPr>
          <w:ilvl w:val="1"/>
          <w:numId w:val="292"/>
        </w:numPr>
        <w:ind w:left="425" w:hanging="425"/>
        <w:outlineLvl w:val="1"/>
        <w:pPrChange w:id="16122" w:author="Oliosi Francesco (GSE)" w:date="2025-10-15T10:47:00Z" w16du:dateUtc="2025-10-15T08:47:00Z">
          <w:pPr>
            <w:pStyle w:val="TITOLO20"/>
          </w:pPr>
        </w:pPrChange>
      </w:pPr>
      <w:bookmarkStart w:id="16123" w:name="_Toc189046658"/>
      <w:bookmarkStart w:id="16124" w:name="_Toc212462528"/>
      <w:r>
        <w:t>- FASE</w:t>
      </w:r>
      <w:r w:rsidRPr="005E6189">
        <w:t xml:space="preserve"> </w:t>
      </w:r>
      <w:r>
        <w:t>4 - e</w:t>
      </w:r>
      <w:r w:rsidRPr="006179A1">
        <w:t>rogazione degli incentivi</w:t>
      </w:r>
      <w:bookmarkEnd w:id="16123"/>
      <w:bookmarkEnd w:id="16124"/>
    </w:p>
    <w:p w14:paraId="707E77CA" w14:textId="2A5DDF6B" w:rsidR="00EA1FC6" w:rsidRPr="0076384E" w:rsidRDefault="00EA1FC6" w:rsidP="00AB302B">
      <w:pPr>
        <w:keepLines/>
        <w:spacing w:before="120" w:after="120" w:line="276" w:lineRule="auto"/>
        <w:jc w:val="both"/>
        <w:rPr>
          <w:rFonts w:cstheme="minorBidi"/>
          <w:sz w:val="22"/>
          <w:szCs w:val="22"/>
          <w:rPrChange w:id="16125" w:author="Visone Rossana (GSE)" w:date="2025-10-08T10:59:00Z" w16du:dateUtc="2025-10-08T08:59:00Z">
            <w:rPr>
              <w:rFonts w:cstheme="minorBidi"/>
              <w:sz w:val="22"/>
              <w:szCs w:val="22"/>
              <w:highlight w:val="yellow"/>
            </w:rPr>
          </w:rPrChange>
        </w:rPr>
      </w:pPr>
      <w:r w:rsidRPr="0076384E">
        <w:rPr>
          <w:rFonts w:cstheme="minorBidi"/>
          <w:sz w:val="22"/>
          <w:szCs w:val="22"/>
          <w:rPrChange w:id="16126" w:author="Visone Rossana (GSE)" w:date="2025-10-08T10:59:00Z" w16du:dateUtc="2025-10-08T08:59:00Z">
            <w:rPr>
              <w:rFonts w:cstheme="minorBidi"/>
              <w:sz w:val="22"/>
              <w:szCs w:val="22"/>
              <w:highlight w:val="yellow"/>
            </w:rPr>
          </w:rPrChange>
        </w:rPr>
        <w:t xml:space="preserve">Il GSE provvede, tramite bonifico bancario a favore del Soggetto Responsabile, alla liquidazione su base annuale degli importi dell’incentivo calcolato, in accordo alla tabella </w:t>
      </w:r>
      <w:r w:rsidR="00682C22" w:rsidRPr="0076384E">
        <w:rPr>
          <w:rFonts w:cstheme="minorBidi"/>
          <w:sz w:val="22"/>
          <w:szCs w:val="22"/>
          <w:rPrChange w:id="16127" w:author="Visone Rossana (GSE)" w:date="2025-10-08T10:59:00Z" w16du:dateUtc="2025-10-08T08:59:00Z">
            <w:rPr>
              <w:rFonts w:cstheme="minorBidi"/>
              <w:sz w:val="22"/>
              <w:szCs w:val="22"/>
              <w:highlight w:val="yellow"/>
            </w:rPr>
          </w:rPrChange>
        </w:rPr>
        <w:t>dell’art. 11, comma 3,</w:t>
      </w:r>
      <w:r w:rsidRPr="0076384E">
        <w:rPr>
          <w:rFonts w:cstheme="minorBidi"/>
          <w:sz w:val="22"/>
          <w:szCs w:val="22"/>
          <w:rPrChange w:id="16128" w:author="Visone Rossana (GSE)" w:date="2025-10-08T10:59:00Z" w16du:dateUtc="2025-10-08T08:59:00Z">
            <w:rPr>
              <w:rFonts w:cstheme="minorBidi"/>
              <w:sz w:val="22"/>
              <w:szCs w:val="22"/>
              <w:highlight w:val="yellow"/>
            </w:rPr>
          </w:rPrChange>
        </w:rPr>
        <w:t xml:space="preserve"> del Decreto, con la ripartizione nelle rate annuali allegata al provvedimento di ammissione agli incentivi, ovvero con un’unica rata nel caso in cui l’ammontare totale dell’incentivo non sia superiore a </w:t>
      </w:r>
      <w:r w:rsidR="00443460" w:rsidRPr="0076384E">
        <w:rPr>
          <w:rFonts w:cstheme="minorBidi"/>
          <w:sz w:val="22"/>
          <w:szCs w:val="22"/>
          <w:rPrChange w:id="16129" w:author="Visone Rossana (GSE)" w:date="2025-10-08T10:59:00Z" w16du:dateUtc="2025-10-08T08:59:00Z">
            <w:rPr>
              <w:rFonts w:cstheme="minorBidi"/>
              <w:sz w:val="22"/>
              <w:szCs w:val="22"/>
              <w:highlight w:val="yellow"/>
            </w:rPr>
          </w:rPrChange>
        </w:rPr>
        <w:t>1</w:t>
      </w:r>
      <w:r w:rsidRPr="0076384E">
        <w:rPr>
          <w:rFonts w:cstheme="minorBidi"/>
          <w:sz w:val="22"/>
          <w:szCs w:val="22"/>
          <w:rPrChange w:id="16130" w:author="Visone Rossana (GSE)" w:date="2025-10-08T10:59:00Z" w16du:dateUtc="2025-10-08T08:59:00Z">
            <w:rPr>
              <w:rFonts w:cstheme="minorBidi"/>
              <w:sz w:val="22"/>
              <w:szCs w:val="22"/>
              <w:highlight w:val="yellow"/>
            </w:rPr>
          </w:rPrChange>
        </w:rPr>
        <w:t>5.000 euro.</w:t>
      </w:r>
    </w:p>
    <w:p w14:paraId="457425DA" w14:textId="6E50E662" w:rsidR="00EA1FC6" w:rsidRPr="0076384E" w:rsidRDefault="00EA1FC6" w:rsidP="00AB302B">
      <w:pPr>
        <w:spacing w:before="120" w:after="120" w:line="276" w:lineRule="auto"/>
        <w:jc w:val="both"/>
        <w:rPr>
          <w:rFonts w:cstheme="minorBidi"/>
          <w:sz w:val="22"/>
          <w:szCs w:val="22"/>
          <w:rPrChange w:id="16131" w:author="Visone Rossana (GSE)" w:date="2025-10-08T10:59:00Z" w16du:dateUtc="2025-10-08T08:59:00Z">
            <w:rPr>
              <w:rFonts w:cstheme="minorBidi"/>
              <w:sz w:val="22"/>
              <w:szCs w:val="22"/>
              <w:highlight w:val="yellow"/>
            </w:rPr>
          </w:rPrChange>
        </w:rPr>
      </w:pPr>
      <w:r w:rsidRPr="0076384E">
        <w:rPr>
          <w:rFonts w:cstheme="minorBidi"/>
          <w:sz w:val="22"/>
          <w:szCs w:val="22"/>
          <w:rPrChange w:id="16132" w:author="Visone Rossana (GSE)" w:date="2025-10-08T10:59:00Z" w16du:dateUtc="2025-10-08T08:59:00Z">
            <w:rPr>
              <w:rFonts w:cstheme="minorBidi"/>
              <w:sz w:val="22"/>
              <w:szCs w:val="22"/>
              <w:highlight w:val="yellow"/>
            </w:rPr>
          </w:rPrChange>
        </w:rPr>
        <w:t>Gli importi dell’incentivo saranno erogati al netto del corrispettivo per la copertura dei costi sostenuti per lo svolgimento delle attività.</w:t>
      </w:r>
    </w:p>
    <w:p w14:paraId="5D239023" w14:textId="77777777" w:rsidR="00EA1FC6" w:rsidRPr="0076384E" w:rsidRDefault="00EA1FC6" w:rsidP="00AB302B">
      <w:pPr>
        <w:spacing w:before="120" w:after="120" w:line="276" w:lineRule="auto"/>
        <w:jc w:val="both"/>
        <w:rPr>
          <w:rFonts w:eastAsiaTheme="minorHAnsi" w:cstheme="minorHAnsi"/>
          <w:sz w:val="22"/>
          <w:szCs w:val="22"/>
          <w:rPrChange w:id="16133" w:author="Visone Rossana (GSE)" w:date="2025-10-08T10:59:00Z" w16du:dateUtc="2025-10-08T08:59:00Z">
            <w:rPr>
              <w:rFonts w:eastAsiaTheme="minorHAnsi" w:cstheme="minorHAnsi"/>
              <w:sz w:val="22"/>
              <w:szCs w:val="22"/>
              <w:highlight w:val="yellow"/>
            </w:rPr>
          </w:rPrChange>
        </w:rPr>
      </w:pPr>
      <w:r w:rsidRPr="0076384E">
        <w:rPr>
          <w:rFonts w:eastAsiaTheme="minorHAnsi" w:cstheme="minorHAnsi"/>
          <w:sz w:val="22"/>
          <w:szCs w:val="22"/>
          <w:rPrChange w:id="16134" w:author="Visone Rossana (GSE)" w:date="2025-10-08T10:59:00Z" w16du:dateUtc="2025-10-08T08:59:00Z">
            <w:rPr>
              <w:rFonts w:eastAsiaTheme="minorHAnsi" w:cstheme="minorHAnsi"/>
              <w:sz w:val="22"/>
              <w:szCs w:val="22"/>
              <w:highlight w:val="yellow"/>
            </w:rPr>
          </w:rPrChange>
        </w:rPr>
        <w:t>Con riferimento alle richieste multi-intervento, l’ammontare dell’incentivo è da intendersi pari alla somma degli incentivi relativi ai singoli interventi.</w:t>
      </w:r>
    </w:p>
    <w:p w14:paraId="385D6CAD" w14:textId="77777777" w:rsidR="00EA1FC6" w:rsidRPr="0076384E" w:rsidRDefault="00EA1FC6" w:rsidP="00AB302B">
      <w:pPr>
        <w:spacing w:before="120" w:after="120" w:line="276" w:lineRule="auto"/>
        <w:jc w:val="both"/>
        <w:rPr>
          <w:rFonts w:eastAsiaTheme="minorHAnsi" w:cstheme="minorHAnsi"/>
          <w:strike/>
          <w:sz w:val="22"/>
          <w:szCs w:val="22"/>
          <w:rPrChange w:id="16135" w:author="Visone Rossana (GSE)" w:date="2025-10-08T10:59:00Z" w16du:dateUtc="2025-10-08T08:59:00Z">
            <w:rPr>
              <w:rFonts w:eastAsiaTheme="minorHAnsi" w:cstheme="minorHAnsi"/>
              <w:strike/>
              <w:sz w:val="22"/>
              <w:szCs w:val="22"/>
              <w:highlight w:val="yellow"/>
            </w:rPr>
          </w:rPrChange>
        </w:rPr>
      </w:pPr>
      <w:r w:rsidRPr="0076384E">
        <w:rPr>
          <w:rFonts w:eastAsiaTheme="minorHAnsi" w:cstheme="minorHAnsi"/>
          <w:b/>
          <w:sz w:val="22"/>
          <w:szCs w:val="22"/>
          <w:rPrChange w:id="16136" w:author="Visone Rossana (GSE)" w:date="2025-10-08T10:59:00Z" w16du:dateUtc="2025-10-08T08:59:00Z">
            <w:rPr>
              <w:rFonts w:eastAsiaTheme="minorHAnsi" w:cstheme="minorHAnsi"/>
              <w:b/>
              <w:sz w:val="22"/>
              <w:szCs w:val="22"/>
              <w:highlight w:val="yellow"/>
            </w:rPr>
          </w:rPrChange>
        </w:rPr>
        <w:t xml:space="preserve">La prima rata dell’incentivo sarà erogata entro l’ultimo giorno del mese successivo al bimestre in cui ricade l’attivazione del contratto, corrispondente con la data di invio del provvedimento di ammissione agli incentivi. </w:t>
      </w:r>
    </w:p>
    <w:p w14:paraId="731EFA24" w14:textId="7E33FFDC" w:rsidR="00EA1FC6" w:rsidRPr="0076384E" w:rsidRDefault="00EA1FC6" w:rsidP="00AB302B">
      <w:pPr>
        <w:spacing w:line="276" w:lineRule="auto"/>
        <w:rPr>
          <w:rFonts w:cstheme="minorHAnsi"/>
          <w:sz w:val="22"/>
          <w:szCs w:val="22"/>
        </w:rPr>
      </w:pPr>
      <w:r w:rsidRPr="0076384E">
        <w:rPr>
          <w:rFonts w:cstheme="minorHAnsi"/>
          <w:sz w:val="22"/>
          <w:szCs w:val="22"/>
          <w:rPrChange w:id="16137" w:author="Visone Rossana (GSE)" w:date="2025-10-08T10:59:00Z" w16du:dateUtc="2025-10-08T08:59:00Z">
            <w:rPr>
              <w:rFonts w:cstheme="minorHAnsi"/>
              <w:sz w:val="22"/>
              <w:szCs w:val="22"/>
              <w:highlight w:val="yellow"/>
            </w:rPr>
          </w:rPrChange>
        </w:rPr>
        <w:t>Per gli interventi realizzati dalla PA, anche per il tramite di ESCo</w:t>
      </w:r>
      <w:r w:rsidR="00AB302B" w:rsidRPr="0076384E">
        <w:rPr>
          <w:rFonts w:cstheme="minorHAnsi"/>
          <w:sz w:val="22"/>
          <w:szCs w:val="22"/>
          <w:rPrChange w:id="16138" w:author="Visone Rossana (GSE)" w:date="2025-10-08T10:59:00Z" w16du:dateUtc="2025-10-08T08:59:00Z">
            <w:rPr>
              <w:rFonts w:cstheme="minorHAnsi"/>
              <w:sz w:val="22"/>
              <w:szCs w:val="22"/>
              <w:highlight w:val="yellow"/>
            </w:rPr>
          </w:rPrChange>
        </w:rPr>
        <w:t xml:space="preserve"> </w:t>
      </w:r>
      <w:r w:rsidR="00AB302B" w:rsidRPr="0076384E">
        <w:rPr>
          <w:sz w:val="22"/>
          <w:szCs w:val="22"/>
          <w:rPrChange w:id="16139" w:author="Visone Rossana (GSE)" w:date="2025-10-08T10:59:00Z" w16du:dateUtc="2025-10-08T08:59:00Z">
            <w:rPr>
              <w:sz w:val="22"/>
              <w:szCs w:val="22"/>
              <w:highlight w:val="cyan"/>
            </w:rPr>
          </w:rPrChange>
        </w:rPr>
        <w:t>o degli altri soggetti abilitati</w:t>
      </w:r>
      <w:r w:rsidRPr="0076384E">
        <w:rPr>
          <w:rFonts w:cstheme="minorHAnsi"/>
          <w:sz w:val="22"/>
          <w:szCs w:val="22"/>
          <w:rPrChange w:id="16140" w:author="Visone Rossana (GSE)" w:date="2025-10-08T10:59:00Z" w16du:dateUtc="2025-10-08T08:59:00Z">
            <w:rPr>
              <w:rFonts w:cstheme="minorHAnsi"/>
              <w:sz w:val="22"/>
              <w:szCs w:val="22"/>
              <w:highlight w:val="yellow"/>
            </w:rPr>
          </w:rPrChange>
        </w:rPr>
        <w:t xml:space="preserve">, è prevista l’erogazione in un’unica rata anche per incentivi di importo superiore a </w:t>
      </w:r>
      <w:r w:rsidR="00443460" w:rsidRPr="0076384E">
        <w:rPr>
          <w:rFonts w:cstheme="minorHAnsi"/>
          <w:sz w:val="22"/>
          <w:szCs w:val="22"/>
          <w:rPrChange w:id="16141" w:author="Visone Rossana (GSE)" w:date="2025-10-08T10:59:00Z" w16du:dateUtc="2025-10-08T08:59:00Z">
            <w:rPr>
              <w:rFonts w:cstheme="minorHAnsi"/>
              <w:sz w:val="22"/>
              <w:szCs w:val="22"/>
              <w:highlight w:val="yellow"/>
            </w:rPr>
          </w:rPrChange>
        </w:rPr>
        <w:t>1</w:t>
      </w:r>
      <w:r w:rsidRPr="0076384E">
        <w:rPr>
          <w:rFonts w:cstheme="minorHAnsi"/>
          <w:sz w:val="22"/>
          <w:szCs w:val="22"/>
          <w:rPrChange w:id="16142" w:author="Visone Rossana (GSE)" w:date="2025-10-08T10:59:00Z" w16du:dateUtc="2025-10-08T08:59:00Z">
            <w:rPr>
              <w:rFonts w:cstheme="minorHAnsi"/>
              <w:sz w:val="22"/>
              <w:szCs w:val="22"/>
              <w:highlight w:val="yellow"/>
            </w:rPr>
          </w:rPrChange>
        </w:rPr>
        <w:t>5.000 €.</w:t>
      </w:r>
      <w:r w:rsidRPr="0076384E">
        <w:rPr>
          <w:rFonts w:cstheme="minorHAnsi"/>
          <w:sz w:val="22"/>
          <w:szCs w:val="22"/>
        </w:rPr>
        <w:t xml:space="preserve"> </w:t>
      </w:r>
    </w:p>
    <w:p w14:paraId="387928FB" w14:textId="32C428CC" w:rsidR="00BD1D8D" w:rsidRPr="0076384E" w:rsidRDefault="0076384E" w:rsidP="00AB302B">
      <w:pPr>
        <w:spacing w:line="276" w:lineRule="auto"/>
        <w:rPr>
          <w:rFonts w:eastAsiaTheme="minorHAnsi" w:cstheme="minorHAnsi"/>
          <w:sz w:val="22"/>
          <w:szCs w:val="22"/>
        </w:rPr>
      </w:pPr>
      <w:r w:rsidRPr="0076384E">
        <w:rPr>
          <w:rFonts w:cstheme="minorHAnsi"/>
          <w:sz w:val="22"/>
          <w:szCs w:val="22"/>
        </w:rPr>
        <w:t>Per le ulteriori puntualizzazioni sulle modalità di erogazione degli incentivi si rimanda ai paragrafi 4.3 e 4.7 delle presenti Regole Applicative.</w:t>
      </w:r>
      <w:r>
        <w:rPr>
          <w:rFonts w:cstheme="minorHAnsi"/>
          <w:sz w:val="22"/>
          <w:szCs w:val="22"/>
        </w:rPr>
        <w:t xml:space="preserve"> </w:t>
      </w:r>
    </w:p>
    <w:p w14:paraId="066F3A5B" w14:textId="77777777" w:rsidR="00EA1FC6" w:rsidRDefault="00EA1FC6">
      <w:pPr>
        <w:pStyle w:val="TITOLO20"/>
        <w:numPr>
          <w:ilvl w:val="1"/>
          <w:numId w:val="292"/>
        </w:numPr>
        <w:ind w:left="425" w:hanging="425"/>
        <w:outlineLvl w:val="1"/>
        <w:pPrChange w:id="16143" w:author="Oliosi Francesco (GSE)" w:date="2025-10-15T10:47:00Z" w16du:dateUtc="2025-10-15T08:47:00Z">
          <w:pPr>
            <w:pStyle w:val="TITOLO20"/>
          </w:pPr>
        </w:pPrChange>
      </w:pPr>
      <w:bookmarkStart w:id="16144" w:name="_Toc189046659"/>
      <w:bookmarkStart w:id="16145" w:name="_Toc212462529"/>
      <w:r>
        <w:t>Procedura semplificata per gli apparecchi domestici a Catalogo</w:t>
      </w:r>
      <w:bookmarkEnd w:id="16144"/>
      <w:bookmarkEnd w:id="16145"/>
    </w:p>
    <w:p w14:paraId="3B87DD4E" w14:textId="200E7471" w:rsidR="0076384E" w:rsidRDefault="00421B78" w:rsidP="002D1E8C">
      <w:pPr>
        <w:spacing w:line="276" w:lineRule="auto"/>
        <w:jc w:val="both"/>
        <w:rPr>
          <w:rFonts w:cstheme="minorHAnsi"/>
          <w:sz w:val="22"/>
          <w:szCs w:val="22"/>
        </w:rPr>
      </w:pPr>
      <w:r>
        <w:rPr>
          <w:rFonts w:cstheme="minorHAnsi"/>
          <w:sz w:val="22"/>
          <w:szCs w:val="22"/>
        </w:rPr>
        <w:t xml:space="preserve">Ai sensi dell’art. 14, comma 5, del Decreto, è </w:t>
      </w:r>
      <w:r w:rsidR="00AA798B" w:rsidRPr="002D1E8C">
        <w:rPr>
          <w:rFonts w:cstheme="minorHAnsi"/>
          <w:sz w:val="22"/>
          <w:szCs w:val="22"/>
        </w:rPr>
        <w:t>prevista una richiesta di accesso agli incentivi semplificata</w:t>
      </w:r>
      <w:r w:rsidR="00B44071">
        <w:rPr>
          <w:rFonts w:cstheme="minorHAnsi"/>
          <w:sz w:val="22"/>
          <w:szCs w:val="22"/>
        </w:rPr>
        <w:t xml:space="preserve"> per </w:t>
      </w:r>
      <w:r w:rsidR="00AC3475">
        <w:rPr>
          <w:rFonts w:cstheme="minorHAnsi"/>
          <w:sz w:val="22"/>
          <w:szCs w:val="22"/>
        </w:rPr>
        <w:t xml:space="preserve">gli interventi </w:t>
      </w:r>
      <w:r w:rsidR="00AC3475" w:rsidRPr="00AC3475">
        <w:rPr>
          <w:rFonts w:cstheme="minorHAnsi"/>
          <w:sz w:val="22"/>
          <w:szCs w:val="22"/>
        </w:rPr>
        <w:t xml:space="preserve">riguardanti l'installazione di generatori </w:t>
      </w:r>
      <w:r w:rsidR="00702123">
        <w:rPr>
          <w:rFonts w:cstheme="minorHAnsi"/>
          <w:sz w:val="22"/>
          <w:szCs w:val="22"/>
        </w:rPr>
        <w:t xml:space="preserve">con potenza termica utile nominale </w:t>
      </w:r>
      <w:r w:rsidR="00AC3475" w:rsidRPr="00AC3475">
        <w:rPr>
          <w:rFonts w:cstheme="minorHAnsi"/>
          <w:sz w:val="22"/>
          <w:szCs w:val="22"/>
        </w:rPr>
        <w:t xml:space="preserve">fino a 35 kW e </w:t>
      </w:r>
      <w:r w:rsidR="00E833B5">
        <w:rPr>
          <w:rFonts w:cstheme="minorHAnsi"/>
          <w:sz w:val="22"/>
          <w:szCs w:val="22"/>
        </w:rPr>
        <w:t xml:space="preserve">di </w:t>
      </w:r>
      <w:r w:rsidR="00AC3475" w:rsidRPr="00AC3475">
        <w:rPr>
          <w:rFonts w:cstheme="minorHAnsi"/>
          <w:sz w:val="22"/>
          <w:szCs w:val="22"/>
        </w:rPr>
        <w:t>sistemi solari</w:t>
      </w:r>
      <w:r w:rsidR="0020697D">
        <w:rPr>
          <w:rFonts w:cstheme="minorHAnsi"/>
          <w:sz w:val="22"/>
          <w:szCs w:val="22"/>
        </w:rPr>
        <w:t>/collettori solari</w:t>
      </w:r>
      <w:r w:rsidR="00AC3475" w:rsidRPr="00AC3475">
        <w:rPr>
          <w:rFonts w:cstheme="minorHAnsi"/>
          <w:sz w:val="22"/>
          <w:szCs w:val="22"/>
        </w:rPr>
        <w:t xml:space="preserve"> </w:t>
      </w:r>
      <w:r w:rsidR="00702123">
        <w:rPr>
          <w:rFonts w:cstheme="minorHAnsi"/>
          <w:sz w:val="22"/>
          <w:szCs w:val="22"/>
        </w:rPr>
        <w:t xml:space="preserve">la cui </w:t>
      </w:r>
      <w:r w:rsidR="008F4067">
        <w:rPr>
          <w:rFonts w:cstheme="minorHAnsi"/>
          <w:sz w:val="22"/>
          <w:szCs w:val="22"/>
        </w:rPr>
        <w:t xml:space="preserve">superficie </w:t>
      </w:r>
      <w:r w:rsidR="007D4B29">
        <w:rPr>
          <w:rFonts w:cstheme="minorHAnsi"/>
          <w:sz w:val="22"/>
          <w:szCs w:val="22"/>
        </w:rPr>
        <w:t xml:space="preserve">solare lorda </w:t>
      </w:r>
      <w:r w:rsidR="008F4067">
        <w:rPr>
          <w:rFonts w:cstheme="minorHAnsi"/>
          <w:sz w:val="22"/>
          <w:szCs w:val="22"/>
        </w:rPr>
        <w:t xml:space="preserve">sia inferiore </w:t>
      </w:r>
      <w:r w:rsidR="00AC3475" w:rsidRPr="00AC3475">
        <w:rPr>
          <w:rFonts w:cstheme="minorHAnsi"/>
          <w:sz w:val="22"/>
          <w:szCs w:val="22"/>
        </w:rPr>
        <w:t>fino a 50 m</w:t>
      </w:r>
      <w:r w:rsidR="0020697D" w:rsidRPr="002D1E8C">
        <w:rPr>
          <w:rFonts w:cstheme="minorHAnsi"/>
          <w:sz w:val="22"/>
          <w:szCs w:val="22"/>
          <w:vertAlign w:val="superscript"/>
        </w:rPr>
        <w:t>2</w:t>
      </w:r>
      <w:r w:rsidR="00E833B5">
        <w:rPr>
          <w:rFonts w:cstheme="minorHAnsi"/>
          <w:sz w:val="22"/>
          <w:szCs w:val="22"/>
        </w:rPr>
        <w:t xml:space="preserve"> </w:t>
      </w:r>
      <w:r w:rsidR="00BF2553">
        <w:rPr>
          <w:rFonts w:cstheme="minorHAnsi"/>
          <w:sz w:val="22"/>
          <w:szCs w:val="22"/>
        </w:rPr>
        <w:t xml:space="preserve">i cui componenti </w:t>
      </w:r>
      <w:r w:rsidR="00520927">
        <w:rPr>
          <w:rFonts w:cstheme="minorHAnsi"/>
          <w:sz w:val="22"/>
          <w:szCs w:val="22"/>
        </w:rPr>
        <w:t xml:space="preserve">installati </w:t>
      </w:r>
      <w:r w:rsidR="00BF2553">
        <w:rPr>
          <w:rFonts w:cstheme="minorHAnsi"/>
          <w:sz w:val="22"/>
          <w:szCs w:val="22"/>
        </w:rPr>
        <w:t xml:space="preserve">siano </w:t>
      </w:r>
      <w:r w:rsidR="00E833B5">
        <w:rPr>
          <w:rFonts w:cstheme="minorHAnsi"/>
          <w:sz w:val="22"/>
          <w:szCs w:val="22"/>
        </w:rPr>
        <w:t xml:space="preserve">compresi nel Catalogo </w:t>
      </w:r>
      <w:r w:rsidR="001E55D6">
        <w:rPr>
          <w:rFonts w:cstheme="minorHAnsi"/>
          <w:sz w:val="22"/>
          <w:szCs w:val="22"/>
        </w:rPr>
        <w:t>degli a</w:t>
      </w:r>
      <w:r w:rsidR="00A66DB0">
        <w:rPr>
          <w:rFonts w:cstheme="minorHAnsi"/>
          <w:sz w:val="22"/>
          <w:szCs w:val="22"/>
        </w:rPr>
        <w:t>pparecchi</w:t>
      </w:r>
      <w:r w:rsidR="00B63FE3">
        <w:rPr>
          <w:rFonts w:cstheme="minorHAnsi"/>
          <w:sz w:val="22"/>
          <w:szCs w:val="22"/>
        </w:rPr>
        <w:t xml:space="preserve"> </w:t>
      </w:r>
      <w:r w:rsidR="00B63FE3" w:rsidRPr="00B63FE3">
        <w:rPr>
          <w:rFonts w:cstheme="minorHAnsi"/>
          <w:sz w:val="22"/>
          <w:szCs w:val="22"/>
        </w:rPr>
        <w:t>pubblicato e aggiornato periodicamente dal GSE</w:t>
      </w:r>
      <w:r>
        <w:rPr>
          <w:rFonts w:cstheme="minorHAnsi"/>
          <w:sz w:val="22"/>
          <w:szCs w:val="22"/>
        </w:rPr>
        <w:t>.</w:t>
      </w:r>
    </w:p>
    <w:p w14:paraId="43ADAA4E" w14:textId="4490825A" w:rsidR="00B63FE3" w:rsidRDefault="00B63FE3" w:rsidP="002D1E8C">
      <w:pPr>
        <w:spacing w:line="276" w:lineRule="auto"/>
        <w:jc w:val="both"/>
        <w:rPr>
          <w:rFonts w:cstheme="minorHAnsi"/>
          <w:sz w:val="22"/>
          <w:szCs w:val="22"/>
        </w:rPr>
      </w:pPr>
      <w:commentRangeStart w:id="16146"/>
      <w:r w:rsidRPr="002D1E8C">
        <w:rPr>
          <w:rFonts w:cstheme="minorHAnsi"/>
          <w:sz w:val="22"/>
          <w:szCs w:val="22"/>
        </w:rPr>
        <w:t xml:space="preserve">Per lo specifico intervento </w:t>
      </w:r>
      <w:r w:rsidR="00D37301" w:rsidRPr="002D1E8C">
        <w:rPr>
          <w:rFonts w:cstheme="minorHAnsi"/>
          <w:sz w:val="22"/>
          <w:szCs w:val="22"/>
        </w:rPr>
        <w:t>di “installazione di microcogeneratori alimentati a fonti rinnovabili”</w:t>
      </w:r>
      <w:r w:rsidRPr="002D1E8C">
        <w:rPr>
          <w:rFonts w:cstheme="minorHAnsi"/>
          <w:sz w:val="22"/>
          <w:szCs w:val="22"/>
        </w:rPr>
        <w:t>,</w:t>
      </w:r>
      <w:r w:rsidR="008D3534" w:rsidRPr="002D1E8C">
        <w:rPr>
          <w:rFonts w:cstheme="minorHAnsi"/>
          <w:sz w:val="22"/>
          <w:szCs w:val="22"/>
        </w:rPr>
        <w:t xml:space="preserve"> </w:t>
      </w:r>
      <w:r w:rsidR="008E4410" w:rsidRPr="002D1E8C">
        <w:rPr>
          <w:rFonts w:cstheme="minorHAnsi"/>
          <w:sz w:val="22"/>
          <w:szCs w:val="22"/>
        </w:rPr>
        <w:t xml:space="preserve">la soglia </w:t>
      </w:r>
      <w:r w:rsidR="00385C48" w:rsidRPr="002D1E8C">
        <w:rPr>
          <w:rFonts w:cstheme="minorHAnsi"/>
          <w:sz w:val="22"/>
          <w:szCs w:val="22"/>
        </w:rPr>
        <w:t xml:space="preserve">per l’inserimento </w:t>
      </w:r>
      <w:r w:rsidR="005669D2" w:rsidRPr="002D1E8C">
        <w:rPr>
          <w:rFonts w:cstheme="minorHAnsi"/>
          <w:sz w:val="22"/>
          <w:szCs w:val="22"/>
        </w:rPr>
        <w:t>del microcogeneratore nel Catalogo</w:t>
      </w:r>
      <w:r w:rsidR="00B00648" w:rsidRPr="002D1E8C">
        <w:rPr>
          <w:rFonts w:cstheme="minorHAnsi"/>
          <w:sz w:val="22"/>
          <w:szCs w:val="22"/>
        </w:rPr>
        <w:t xml:space="preserve"> </w:t>
      </w:r>
      <w:r w:rsidR="001E55D6">
        <w:rPr>
          <w:rFonts w:cstheme="minorHAnsi"/>
          <w:sz w:val="22"/>
          <w:szCs w:val="22"/>
        </w:rPr>
        <w:t>a</w:t>
      </w:r>
      <w:r w:rsidR="00B00648" w:rsidRPr="002D1E8C">
        <w:rPr>
          <w:rFonts w:cstheme="minorHAnsi"/>
          <w:sz w:val="22"/>
          <w:szCs w:val="22"/>
        </w:rPr>
        <w:t>pparecchi</w:t>
      </w:r>
      <w:r w:rsidR="005669D2" w:rsidRPr="002D1E8C">
        <w:rPr>
          <w:rFonts w:cstheme="minorHAnsi"/>
          <w:sz w:val="22"/>
          <w:szCs w:val="22"/>
        </w:rPr>
        <w:t xml:space="preserve"> </w:t>
      </w:r>
      <w:r w:rsidR="00B00648" w:rsidRPr="002D1E8C">
        <w:rPr>
          <w:rFonts w:cstheme="minorHAnsi"/>
          <w:sz w:val="22"/>
          <w:szCs w:val="22"/>
        </w:rPr>
        <w:t xml:space="preserve">è </w:t>
      </w:r>
      <w:r w:rsidR="00D37301" w:rsidRPr="002D1E8C">
        <w:rPr>
          <w:rFonts w:cstheme="minorHAnsi"/>
          <w:sz w:val="22"/>
          <w:szCs w:val="22"/>
        </w:rPr>
        <w:t xml:space="preserve">da intendersi </w:t>
      </w:r>
      <w:r w:rsidR="00696CA8" w:rsidRPr="002D1E8C">
        <w:rPr>
          <w:rFonts w:cstheme="minorHAnsi"/>
          <w:sz w:val="22"/>
          <w:szCs w:val="22"/>
        </w:rPr>
        <w:t xml:space="preserve">la </w:t>
      </w:r>
      <w:r w:rsidR="00D37301" w:rsidRPr="002D1E8C">
        <w:rPr>
          <w:rFonts w:cstheme="minorHAnsi"/>
          <w:sz w:val="22"/>
          <w:szCs w:val="22"/>
        </w:rPr>
        <w:t xml:space="preserve">potenza </w:t>
      </w:r>
      <w:r w:rsidR="00FE7AE4" w:rsidRPr="002D1E8C">
        <w:rPr>
          <w:rFonts w:cstheme="minorHAnsi"/>
          <w:sz w:val="22"/>
          <w:szCs w:val="22"/>
        </w:rPr>
        <w:t xml:space="preserve">elettrica nominale </w:t>
      </w:r>
      <w:r w:rsidR="00D37301" w:rsidRPr="002D1E8C">
        <w:rPr>
          <w:rFonts w:cstheme="minorHAnsi"/>
          <w:sz w:val="22"/>
          <w:szCs w:val="22"/>
        </w:rPr>
        <w:t>&lt; 50 kW</w:t>
      </w:r>
      <w:r w:rsidR="00D37301" w:rsidRPr="002D1E8C">
        <w:rPr>
          <w:rFonts w:cstheme="minorHAnsi"/>
          <w:sz w:val="22"/>
          <w:szCs w:val="22"/>
          <w:vertAlign w:val="subscript"/>
        </w:rPr>
        <w:t>e</w:t>
      </w:r>
      <w:r w:rsidR="00696CA8" w:rsidRPr="002D1E8C">
        <w:rPr>
          <w:rFonts w:cstheme="minorHAnsi"/>
          <w:sz w:val="22"/>
          <w:szCs w:val="22"/>
        </w:rPr>
        <w:t xml:space="preserve">, ai sensi delle specifiche disposizioni di cui al paragrafo 3.8 </w:t>
      </w:r>
      <w:r w:rsidR="00265748" w:rsidRPr="002D1E8C">
        <w:rPr>
          <w:rFonts w:cstheme="minorHAnsi"/>
          <w:sz w:val="22"/>
          <w:szCs w:val="22"/>
        </w:rPr>
        <w:t>dell’Allegato I del Decreto.</w:t>
      </w:r>
      <w:commentRangeEnd w:id="16146"/>
      <w:r w:rsidR="005A0D84">
        <w:rPr>
          <w:rStyle w:val="Rimandocommento"/>
          <w:rFonts w:cstheme="minorHAnsi"/>
          <w:sz w:val="22"/>
          <w:szCs w:val="22"/>
        </w:rPr>
        <w:commentReference w:id="16146"/>
      </w:r>
    </w:p>
    <w:p w14:paraId="6690A33D" w14:textId="0A90FFAC" w:rsidR="00265748" w:rsidRDefault="00615EB7" w:rsidP="005D7C3D">
      <w:pPr>
        <w:spacing w:line="276" w:lineRule="auto"/>
        <w:jc w:val="both"/>
        <w:rPr>
          <w:rFonts w:cstheme="minorHAnsi"/>
          <w:sz w:val="22"/>
          <w:szCs w:val="22"/>
        </w:rPr>
      </w:pPr>
      <w:r>
        <w:rPr>
          <w:rFonts w:cstheme="minorHAnsi"/>
          <w:sz w:val="22"/>
          <w:szCs w:val="22"/>
        </w:rPr>
        <w:lastRenderedPageBreak/>
        <w:t>Si precisa, infine, che con riferimento al</w:t>
      </w:r>
      <w:r w:rsidR="006F181A">
        <w:rPr>
          <w:rFonts w:cstheme="minorHAnsi"/>
          <w:sz w:val="22"/>
          <w:szCs w:val="22"/>
        </w:rPr>
        <w:t xml:space="preserve">l’intervento di </w:t>
      </w:r>
      <w:r w:rsidR="00E455C7">
        <w:rPr>
          <w:rFonts w:cstheme="minorHAnsi"/>
          <w:sz w:val="22"/>
          <w:szCs w:val="22"/>
        </w:rPr>
        <w:t>“</w:t>
      </w:r>
      <w:r w:rsidR="00A020D8">
        <w:rPr>
          <w:rFonts w:cstheme="minorHAnsi"/>
          <w:sz w:val="22"/>
          <w:szCs w:val="22"/>
        </w:rPr>
        <w:t xml:space="preserve">installazione </w:t>
      </w:r>
      <w:r w:rsidR="00CE5838">
        <w:rPr>
          <w:rFonts w:cstheme="minorHAnsi"/>
          <w:sz w:val="22"/>
          <w:szCs w:val="22"/>
        </w:rPr>
        <w:t xml:space="preserve">di elementi infrastrutturali </w:t>
      </w:r>
      <w:r w:rsidR="005D7C3D" w:rsidRPr="005D7C3D">
        <w:rPr>
          <w:rFonts w:cstheme="minorHAnsi"/>
          <w:sz w:val="22"/>
          <w:szCs w:val="22"/>
        </w:rPr>
        <w:t>per la ricarica dei veicoli</w:t>
      </w:r>
      <w:r w:rsidR="005D7C3D">
        <w:rPr>
          <w:rFonts w:cstheme="minorHAnsi"/>
          <w:sz w:val="22"/>
          <w:szCs w:val="22"/>
        </w:rPr>
        <w:t xml:space="preserve"> </w:t>
      </w:r>
      <w:r w:rsidR="005D7C3D" w:rsidRPr="005D7C3D">
        <w:rPr>
          <w:rFonts w:cstheme="minorHAnsi"/>
          <w:sz w:val="22"/>
          <w:szCs w:val="22"/>
        </w:rPr>
        <w:t>elettrici</w:t>
      </w:r>
      <w:r w:rsidR="00E455C7">
        <w:rPr>
          <w:rFonts w:cstheme="minorHAnsi"/>
          <w:sz w:val="22"/>
          <w:szCs w:val="22"/>
        </w:rPr>
        <w:t>”</w:t>
      </w:r>
      <w:r w:rsidR="005D7C3D">
        <w:rPr>
          <w:rFonts w:cstheme="minorHAnsi"/>
          <w:sz w:val="22"/>
          <w:szCs w:val="22"/>
        </w:rPr>
        <w:t xml:space="preserve"> di cui</w:t>
      </w:r>
      <w:r w:rsidR="00E455C7">
        <w:rPr>
          <w:rFonts w:cstheme="minorHAnsi"/>
          <w:sz w:val="22"/>
          <w:szCs w:val="22"/>
        </w:rPr>
        <w:t xml:space="preserve"> all’art. </w:t>
      </w:r>
      <w:r w:rsidR="00C749F8">
        <w:rPr>
          <w:rFonts w:cstheme="minorHAnsi"/>
          <w:sz w:val="22"/>
          <w:szCs w:val="22"/>
        </w:rPr>
        <w:t>5, comma 1, lett</w:t>
      </w:r>
      <w:r w:rsidR="00E374E9">
        <w:rPr>
          <w:rFonts w:cstheme="minorHAnsi"/>
          <w:sz w:val="22"/>
          <w:szCs w:val="22"/>
        </w:rPr>
        <w:t>. g)</w:t>
      </w:r>
      <w:r w:rsidR="003532CF">
        <w:rPr>
          <w:rFonts w:cstheme="minorHAnsi"/>
          <w:sz w:val="22"/>
          <w:szCs w:val="22"/>
        </w:rPr>
        <w:t xml:space="preserve">, </w:t>
      </w:r>
      <w:r>
        <w:rPr>
          <w:rFonts w:cstheme="minorHAnsi"/>
          <w:sz w:val="22"/>
          <w:szCs w:val="22"/>
        </w:rPr>
        <w:t xml:space="preserve">per </w:t>
      </w:r>
      <w:r w:rsidR="003532CF">
        <w:rPr>
          <w:rFonts w:cstheme="minorHAnsi"/>
          <w:sz w:val="22"/>
          <w:szCs w:val="22"/>
        </w:rPr>
        <w:t xml:space="preserve">l’inserimento </w:t>
      </w:r>
      <w:r w:rsidR="004C1A79">
        <w:rPr>
          <w:rFonts w:cstheme="minorHAnsi"/>
          <w:sz w:val="22"/>
          <w:szCs w:val="22"/>
        </w:rPr>
        <w:t xml:space="preserve">nel </w:t>
      </w:r>
      <w:r w:rsidR="007B1537">
        <w:rPr>
          <w:rFonts w:cstheme="minorHAnsi"/>
          <w:sz w:val="22"/>
          <w:szCs w:val="22"/>
        </w:rPr>
        <w:t>C</w:t>
      </w:r>
      <w:r w:rsidR="004C1A79">
        <w:rPr>
          <w:rFonts w:cstheme="minorHAnsi"/>
          <w:sz w:val="22"/>
          <w:szCs w:val="22"/>
        </w:rPr>
        <w:t>atalogo</w:t>
      </w:r>
      <w:r w:rsidR="007B1537">
        <w:rPr>
          <w:rFonts w:cstheme="minorHAnsi"/>
          <w:sz w:val="22"/>
          <w:szCs w:val="22"/>
        </w:rPr>
        <w:t xml:space="preserve"> </w:t>
      </w:r>
      <w:r w:rsidR="00247209">
        <w:rPr>
          <w:rFonts w:cstheme="minorHAnsi"/>
          <w:sz w:val="22"/>
          <w:szCs w:val="22"/>
        </w:rPr>
        <w:t xml:space="preserve">Apparecchi </w:t>
      </w:r>
      <w:r w:rsidR="00433AAF">
        <w:rPr>
          <w:rFonts w:cstheme="minorHAnsi"/>
          <w:sz w:val="22"/>
          <w:szCs w:val="22"/>
        </w:rPr>
        <w:t xml:space="preserve">non </w:t>
      </w:r>
      <w:r w:rsidR="00FC1545">
        <w:rPr>
          <w:rFonts w:cstheme="minorHAnsi"/>
          <w:sz w:val="22"/>
          <w:szCs w:val="22"/>
        </w:rPr>
        <w:t xml:space="preserve">sono </w:t>
      </w:r>
      <w:r w:rsidR="00433AAF">
        <w:rPr>
          <w:rFonts w:cstheme="minorHAnsi"/>
          <w:sz w:val="22"/>
          <w:szCs w:val="22"/>
        </w:rPr>
        <w:t>prev</w:t>
      </w:r>
      <w:r w:rsidR="00FC1545">
        <w:rPr>
          <w:rFonts w:cstheme="minorHAnsi"/>
          <w:sz w:val="22"/>
          <w:szCs w:val="22"/>
        </w:rPr>
        <w:t xml:space="preserve">isti </w:t>
      </w:r>
      <w:r w:rsidR="00433AAF">
        <w:rPr>
          <w:rFonts w:cstheme="minorHAnsi"/>
          <w:sz w:val="22"/>
          <w:szCs w:val="22"/>
        </w:rPr>
        <w:t>limiti di soglia</w:t>
      </w:r>
      <w:r>
        <w:rPr>
          <w:rFonts w:cstheme="minorHAnsi"/>
          <w:sz w:val="22"/>
          <w:szCs w:val="22"/>
        </w:rPr>
        <w:t>.</w:t>
      </w:r>
      <w:r w:rsidR="00433AAF">
        <w:rPr>
          <w:rFonts w:cstheme="minorHAnsi"/>
          <w:sz w:val="22"/>
          <w:szCs w:val="22"/>
        </w:rPr>
        <w:t xml:space="preserve"> </w:t>
      </w:r>
    </w:p>
    <w:tbl>
      <w:tblPr>
        <w:tblpPr w:leftFromText="141" w:rightFromText="141" w:vertAnchor="text" w:horzAnchor="margin" w:tblpXSpec="center" w:tblpY="24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5"/>
        <w:gridCol w:w="5915"/>
        <w:gridCol w:w="2704"/>
      </w:tblGrid>
      <w:tr w:rsidR="004527D7" w:rsidRPr="00ED34C0" w14:paraId="499E4D4B" w14:textId="77777777">
        <w:trPr>
          <w:trHeight w:val="374"/>
        </w:trPr>
        <w:tc>
          <w:tcPr>
            <w:tcW w:w="845" w:type="dxa"/>
            <w:vAlign w:val="center"/>
          </w:tcPr>
          <w:p w14:paraId="22B41882" w14:textId="77777777" w:rsidR="004527D7" w:rsidRPr="002D1E8C" w:rsidRDefault="004527D7">
            <w:pPr>
              <w:spacing w:after="60"/>
              <w:jc w:val="both"/>
              <w:rPr>
                <w:sz w:val="20"/>
                <w:szCs w:val="20"/>
              </w:rPr>
            </w:pPr>
            <w:r w:rsidRPr="002D1E8C">
              <w:rPr>
                <w:b/>
                <w:sz w:val="20"/>
                <w:szCs w:val="20"/>
              </w:rPr>
              <w:t>Sigla (*)</w:t>
            </w:r>
          </w:p>
        </w:tc>
        <w:tc>
          <w:tcPr>
            <w:tcW w:w="5915" w:type="dxa"/>
            <w:vAlign w:val="center"/>
          </w:tcPr>
          <w:p w14:paraId="721CE760" w14:textId="77777777" w:rsidR="004527D7" w:rsidRPr="002D1E8C" w:rsidRDefault="004527D7">
            <w:pPr>
              <w:keepNext/>
              <w:pageBreakBefore/>
              <w:spacing w:after="60"/>
              <w:jc w:val="both"/>
              <w:rPr>
                <w:sz w:val="20"/>
                <w:szCs w:val="20"/>
              </w:rPr>
            </w:pPr>
            <w:r w:rsidRPr="002D1E8C">
              <w:rPr>
                <w:b/>
                <w:sz w:val="20"/>
                <w:szCs w:val="20"/>
              </w:rPr>
              <w:t>Tipologia di intervento</w:t>
            </w:r>
          </w:p>
        </w:tc>
        <w:tc>
          <w:tcPr>
            <w:tcW w:w="2704" w:type="dxa"/>
            <w:vAlign w:val="center"/>
          </w:tcPr>
          <w:p w14:paraId="59E537E6" w14:textId="0BF5A4FA" w:rsidR="004527D7" w:rsidRPr="002D1E8C" w:rsidRDefault="004527D7">
            <w:pPr>
              <w:spacing w:after="60"/>
              <w:jc w:val="both"/>
              <w:rPr>
                <w:sz w:val="20"/>
                <w:szCs w:val="20"/>
              </w:rPr>
            </w:pPr>
            <w:r w:rsidRPr="002D1E8C">
              <w:rPr>
                <w:b/>
                <w:sz w:val="20"/>
                <w:szCs w:val="20"/>
              </w:rPr>
              <w:t xml:space="preserve">Riferimenti </w:t>
            </w:r>
            <w:r w:rsidR="0029356D">
              <w:rPr>
                <w:b/>
                <w:sz w:val="20"/>
                <w:szCs w:val="20"/>
              </w:rPr>
              <w:t xml:space="preserve">del </w:t>
            </w:r>
            <w:r w:rsidRPr="002D1E8C">
              <w:rPr>
                <w:b/>
                <w:sz w:val="20"/>
                <w:szCs w:val="20"/>
              </w:rPr>
              <w:t>Decreto</w:t>
            </w:r>
          </w:p>
        </w:tc>
      </w:tr>
      <w:tr w:rsidR="004B438D" w:rsidRPr="00ED34C0" w14:paraId="745A89E5" w14:textId="77777777">
        <w:trPr>
          <w:trHeight w:val="374"/>
        </w:trPr>
        <w:tc>
          <w:tcPr>
            <w:tcW w:w="845" w:type="dxa"/>
            <w:vAlign w:val="center"/>
          </w:tcPr>
          <w:p w14:paraId="251E12B0" w14:textId="335DD90A" w:rsidR="004B438D" w:rsidRDefault="004B438D">
            <w:pPr>
              <w:spacing w:after="60"/>
              <w:jc w:val="both"/>
              <w:rPr>
                <w:b/>
                <w:color w:val="000000"/>
                <w:sz w:val="20"/>
                <w:szCs w:val="20"/>
              </w:rPr>
            </w:pPr>
            <w:r>
              <w:rPr>
                <w:b/>
                <w:color w:val="000000"/>
                <w:sz w:val="20"/>
                <w:szCs w:val="20"/>
              </w:rPr>
              <w:t>II.</w:t>
            </w:r>
            <w:r w:rsidR="005232FD">
              <w:rPr>
                <w:b/>
                <w:color w:val="000000"/>
                <w:sz w:val="20"/>
                <w:szCs w:val="20"/>
              </w:rPr>
              <w:t>G</w:t>
            </w:r>
          </w:p>
        </w:tc>
        <w:tc>
          <w:tcPr>
            <w:tcW w:w="5915" w:type="dxa"/>
            <w:vAlign w:val="center"/>
          </w:tcPr>
          <w:p w14:paraId="0DBFBF22" w14:textId="0FB316DF" w:rsidR="004B438D" w:rsidRPr="002D1E8C" w:rsidRDefault="005232FD">
            <w:pPr>
              <w:spacing w:after="60"/>
              <w:jc w:val="both"/>
              <w:rPr>
                <w:color w:val="000000"/>
                <w:sz w:val="20"/>
                <w:szCs w:val="20"/>
              </w:rPr>
            </w:pPr>
            <w:r>
              <w:rPr>
                <w:sz w:val="18"/>
                <w:szCs w:val="18"/>
              </w:rPr>
              <w:t xml:space="preserve">Installazione di elementi infrastrutturali per la ricarica privata di veicoli elettrici, presso l’edificio e le relative pertinenze, </w:t>
            </w:r>
            <w:r w:rsidRPr="00BF626E">
              <w:rPr>
                <w:sz w:val="18"/>
                <w:szCs w:val="18"/>
              </w:rPr>
              <w:t>realizzato congiuntamente alla sostituzione di impianti di climatizzazione invernale esistenti con impianti di climatizzazione invernale dotati di pompe di calore elettrich</w:t>
            </w:r>
            <w:r>
              <w:rPr>
                <w:sz w:val="18"/>
                <w:szCs w:val="18"/>
              </w:rPr>
              <w:t>e</w:t>
            </w:r>
          </w:p>
        </w:tc>
        <w:tc>
          <w:tcPr>
            <w:tcW w:w="2704" w:type="dxa"/>
            <w:vAlign w:val="center"/>
          </w:tcPr>
          <w:p w14:paraId="101442FC" w14:textId="46749163" w:rsidR="004B438D" w:rsidRPr="002D1E8C" w:rsidRDefault="006F47D7">
            <w:pPr>
              <w:spacing w:after="60"/>
              <w:jc w:val="both"/>
              <w:rPr>
                <w:color w:val="000000"/>
                <w:sz w:val="20"/>
                <w:szCs w:val="20"/>
              </w:rPr>
            </w:pPr>
            <w:r w:rsidRPr="00024279">
              <w:rPr>
                <w:color w:val="000000"/>
                <w:sz w:val="18"/>
                <w:szCs w:val="18"/>
              </w:rPr>
              <w:t xml:space="preserve">Art. </w:t>
            </w:r>
            <w:r>
              <w:rPr>
                <w:color w:val="000000"/>
                <w:sz w:val="18"/>
                <w:szCs w:val="18"/>
              </w:rPr>
              <w:t>5</w:t>
            </w:r>
            <w:r w:rsidRPr="00024279">
              <w:rPr>
                <w:color w:val="000000"/>
                <w:sz w:val="18"/>
                <w:szCs w:val="18"/>
              </w:rPr>
              <w:t xml:space="preserve">, comma </w:t>
            </w:r>
            <w:r>
              <w:rPr>
                <w:color w:val="000000"/>
                <w:sz w:val="18"/>
                <w:szCs w:val="18"/>
              </w:rPr>
              <w:t>1</w:t>
            </w:r>
            <w:r w:rsidRPr="00024279">
              <w:rPr>
                <w:color w:val="000000"/>
                <w:sz w:val="18"/>
                <w:szCs w:val="18"/>
              </w:rPr>
              <w:t>, lettera</w:t>
            </w:r>
            <w:r w:rsidR="002D1E8C">
              <w:rPr>
                <w:color w:val="000000"/>
                <w:sz w:val="18"/>
                <w:szCs w:val="18"/>
              </w:rPr>
              <w:t xml:space="preserve"> g)</w:t>
            </w:r>
          </w:p>
        </w:tc>
      </w:tr>
      <w:tr w:rsidR="004527D7" w:rsidRPr="00ED34C0" w14:paraId="1612A174" w14:textId="77777777">
        <w:trPr>
          <w:trHeight w:val="374"/>
        </w:trPr>
        <w:tc>
          <w:tcPr>
            <w:tcW w:w="845" w:type="dxa"/>
            <w:vAlign w:val="center"/>
          </w:tcPr>
          <w:p w14:paraId="3B73FD63" w14:textId="506919EA" w:rsidR="004527D7" w:rsidRPr="002D1E8C" w:rsidRDefault="00340258">
            <w:pPr>
              <w:spacing w:after="60"/>
              <w:jc w:val="both"/>
              <w:rPr>
                <w:color w:val="000000"/>
                <w:sz w:val="20"/>
                <w:szCs w:val="20"/>
              </w:rPr>
            </w:pPr>
            <w:r>
              <w:rPr>
                <w:b/>
                <w:color w:val="000000"/>
                <w:sz w:val="20"/>
                <w:szCs w:val="20"/>
              </w:rPr>
              <w:t>II</w:t>
            </w:r>
            <w:r w:rsidR="004B438D">
              <w:rPr>
                <w:b/>
                <w:color w:val="000000"/>
                <w:sz w:val="20"/>
                <w:szCs w:val="20"/>
              </w:rPr>
              <w:t>I</w:t>
            </w:r>
            <w:r w:rsidR="004527D7" w:rsidRPr="002D1E8C">
              <w:rPr>
                <w:b/>
                <w:color w:val="000000"/>
                <w:sz w:val="20"/>
                <w:szCs w:val="20"/>
              </w:rPr>
              <w:t>.A</w:t>
            </w:r>
          </w:p>
        </w:tc>
        <w:tc>
          <w:tcPr>
            <w:tcW w:w="5915" w:type="dxa"/>
            <w:vAlign w:val="center"/>
          </w:tcPr>
          <w:p w14:paraId="6BCC901C" w14:textId="77777777" w:rsidR="004527D7" w:rsidRPr="002D1E8C" w:rsidRDefault="004527D7">
            <w:pPr>
              <w:spacing w:after="60"/>
              <w:jc w:val="both"/>
              <w:rPr>
                <w:color w:val="000000"/>
                <w:sz w:val="18"/>
                <w:szCs w:val="18"/>
              </w:rPr>
            </w:pPr>
            <w:r w:rsidRPr="002D1E8C">
              <w:rPr>
                <w:color w:val="000000"/>
                <w:sz w:val="18"/>
                <w:szCs w:val="18"/>
              </w:rPr>
              <w:t>Sostituzione di impianti di climatizzazione invernale esistenti con impianti di climatizzazione invernale utilizzanti pompe di calore elettriche o a gas, anche geotermiche (con potenza termica utile nominale fino a 35 kW</w:t>
            </w:r>
            <w:r w:rsidRPr="002D1E8C">
              <w:rPr>
                <w:color w:val="000000"/>
                <w:sz w:val="18"/>
                <w:szCs w:val="18"/>
                <w:vertAlign w:val="subscript"/>
              </w:rPr>
              <w:t>t</w:t>
            </w:r>
            <w:r w:rsidRPr="002D1E8C">
              <w:rPr>
                <w:color w:val="000000"/>
                <w:sz w:val="18"/>
                <w:szCs w:val="18"/>
              </w:rPr>
              <w:t>)</w:t>
            </w:r>
          </w:p>
        </w:tc>
        <w:tc>
          <w:tcPr>
            <w:tcW w:w="2704" w:type="dxa"/>
            <w:vAlign w:val="center"/>
          </w:tcPr>
          <w:p w14:paraId="21C17783" w14:textId="6D13EB30" w:rsidR="004527D7" w:rsidRPr="002D1E8C" w:rsidRDefault="004527D7">
            <w:pPr>
              <w:spacing w:after="60"/>
              <w:jc w:val="both"/>
              <w:rPr>
                <w:color w:val="000000"/>
                <w:sz w:val="18"/>
                <w:szCs w:val="18"/>
              </w:rPr>
            </w:pPr>
            <w:r w:rsidRPr="002D1E8C">
              <w:rPr>
                <w:color w:val="000000"/>
                <w:sz w:val="18"/>
                <w:szCs w:val="18"/>
              </w:rPr>
              <w:t xml:space="preserve">Art. </w:t>
            </w:r>
            <w:r w:rsidR="00251266" w:rsidRPr="002D1E8C">
              <w:rPr>
                <w:color w:val="000000"/>
                <w:sz w:val="18"/>
                <w:szCs w:val="18"/>
              </w:rPr>
              <w:t>8</w:t>
            </w:r>
            <w:r w:rsidRPr="002D1E8C">
              <w:rPr>
                <w:color w:val="000000"/>
                <w:sz w:val="18"/>
                <w:szCs w:val="18"/>
              </w:rPr>
              <w:t>, comma 2, lettera a)</w:t>
            </w:r>
          </w:p>
        </w:tc>
      </w:tr>
      <w:tr w:rsidR="00251266" w:rsidRPr="00ED34C0" w14:paraId="24026E4B" w14:textId="77777777">
        <w:trPr>
          <w:trHeight w:val="374"/>
        </w:trPr>
        <w:tc>
          <w:tcPr>
            <w:tcW w:w="845" w:type="dxa"/>
            <w:vAlign w:val="center"/>
          </w:tcPr>
          <w:p w14:paraId="4EADAE67" w14:textId="6B140C6F" w:rsidR="00251266" w:rsidRPr="002D1E8C" w:rsidRDefault="00251266">
            <w:pPr>
              <w:spacing w:after="60"/>
              <w:jc w:val="both"/>
              <w:rPr>
                <w:b/>
                <w:color w:val="000000"/>
                <w:sz w:val="20"/>
                <w:szCs w:val="20"/>
              </w:rPr>
            </w:pPr>
            <w:r>
              <w:rPr>
                <w:b/>
                <w:color w:val="000000"/>
                <w:sz w:val="20"/>
                <w:szCs w:val="20"/>
              </w:rPr>
              <w:t>II</w:t>
            </w:r>
            <w:r w:rsidR="004B438D">
              <w:rPr>
                <w:b/>
                <w:color w:val="000000"/>
                <w:sz w:val="20"/>
                <w:szCs w:val="20"/>
              </w:rPr>
              <w:t>I</w:t>
            </w:r>
            <w:r>
              <w:rPr>
                <w:b/>
                <w:color w:val="000000"/>
                <w:sz w:val="20"/>
                <w:szCs w:val="20"/>
              </w:rPr>
              <w:t>. B</w:t>
            </w:r>
          </w:p>
        </w:tc>
        <w:tc>
          <w:tcPr>
            <w:tcW w:w="5915" w:type="dxa"/>
            <w:vAlign w:val="center"/>
          </w:tcPr>
          <w:p w14:paraId="78089223" w14:textId="05540286" w:rsidR="00251266" w:rsidRPr="002D1E8C" w:rsidRDefault="00587866">
            <w:pPr>
              <w:spacing w:after="60"/>
              <w:jc w:val="both"/>
              <w:rPr>
                <w:color w:val="000000"/>
                <w:sz w:val="18"/>
                <w:szCs w:val="18"/>
              </w:rPr>
            </w:pPr>
            <w:r w:rsidRPr="002D1E8C">
              <w:rPr>
                <w:color w:val="000000"/>
                <w:sz w:val="18"/>
                <w:szCs w:val="18"/>
              </w:rPr>
              <w:t xml:space="preserve">Sostituzione di impianti di climatizzazione invernale esistenti con </w:t>
            </w:r>
            <w:r w:rsidR="00156792" w:rsidRPr="002D1E8C">
              <w:rPr>
                <w:color w:val="000000"/>
                <w:sz w:val="18"/>
                <w:szCs w:val="18"/>
              </w:rPr>
              <w:t xml:space="preserve">sistemi ibridi </w:t>
            </w:r>
            <w:r w:rsidR="00156792" w:rsidRPr="002D1E8C">
              <w:rPr>
                <w:i/>
                <w:iCs/>
                <w:color w:val="000000"/>
                <w:sz w:val="18"/>
                <w:szCs w:val="18"/>
              </w:rPr>
              <w:t>factory made</w:t>
            </w:r>
            <w:r w:rsidR="00156792" w:rsidRPr="002D1E8C">
              <w:rPr>
                <w:color w:val="000000"/>
                <w:sz w:val="18"/>
                <w:szCs w:val="18"/>
              </w:rPr>
              <w:t xml:space="preserve"> o bivalenti a pompa di calore (on potenza termica nominale </w:t>
            </w:r>
            <w:r w:rsidR="0029356D" w:rsidRPr="002D1E8C">
              <w:rPr>
                <w:color w:val="000000"/>
                <w:sz w:val="18"/>
                <w:szCs w:val="18"/>
              </w:rPr>
              <w:t>f</w:t>
            </w:r>
            <w:r w:rsidR="00156792" w:rsidRPr="002D1E8C">
              <w:rPr>
                <w:color w:val="000000"/>
                <w:sz w:val="18"/>
                <w:szCs w:val="18"/>
              </w:rPr>
              <w:t>ino a 35 kW</w:t>
            </w:r>
            <w:r w:rsidR="00156792" w:rsidRPr="002D1E8C">
              <w:rPr>
                <w:color w:val="000000"/>
                <w:sz w:val="18"/>
                <w:szCs w:val="18"/>
                <w:vertAlign w:val="subscript"/>
              </w:rPr>
              <w:t>t</w:t>
            </w:r>
            <w:r w:rsidR="00156792" w:rsidRPr="002D1E8C">
              <w:rPr>
                <w:color w:val="000000"/>
                <w:sz w:val="18"/>
                <w:szCs w:val="18"/>
              </w:rPr>
              <w:t>)</w:t>
            </w:r>
          </w:p>
        </w:tc>
        <w:tc>
          <w:tcPr>
            <w:tcW w:w="2704" w:type="dxa"/>
            <w:vAlign w:val="center"/>
          </w:tcPr>
          <w:p w14:paraId="7BDB380E" w14:textId="334950CA" w:rsidR="00251266" w:rsidRPr="002D1E8C" w:rsidRDefault="0029356D">
            <w:pPr>
              <w:spacing w:after="60"/>
              <w:jc w:val="both"/>
              <w:rPr>
                <w:color w:val="000000"/>
                <w:sz w:val="18"/>
                <w:szCs w:val="18"/>
              </w:rPr>
            </w:pPr>
            <w:r w:rsidRPr="002D1E8C">
              <w:rPr>
                <w:color w:val="000000"/>
                <w:sz w:val="18"/>
                <w:szCs w:val="18"/>
              </w:rPr>
              <w:t>Art. 8, comma 2, lettera b)</w:t>
            </w:r>
          </w:p>
        </w:tc>
      </w:tr>
      <w:tr w:rsidR="004527D7" w:rsidRPr="00ED34C0" w14:paraId="41D5F12F" w14:textId="77777777">
        <w:trPr>
          <w:trHeight w:val="374"/>
        </w:trPr>
        <w:tc>
          <w:tcPr>
            <w:tcW w:w="845" w:type="dxa"/>
            <w:vAlign w:val="center"/>
          </w:tcPr>
          <w:p w14:paraId="63C88FD8" w14:textId="3144EB9A" w:rsidR="004527D7" w:rsidRPr="002D1E8C" w:rsidRDefault="00156792">
            <w:pPr>
              <w:spacing w:after="60"/>
              <w:jc w:val="both"/>
              <w:rPr>
                <w:color w:val="000000"/>
                <w:sz w:val="20"/>
                <w:szCs w:val="20"/>
              </w:rPr>
            </w:pPr>
            <w:r>
              <w:rPr>
                <w:b/>
                <w:color w:val="000000"/>
                <w:sz w:val="20"/>
                <w:szCs w:val="20"/>
              </w:rPr>
              <w:t>III</w:t>
            </w:r>
            <w:r w:rsidR="004527D7" w:rsidRPr="002D1E8C">
              <w:rPr>
                <w:b/>
                <w:color w:val="000000"/>
                <w:sz w:val="20"/>
                <w:szCs w:val="20"/>
              </w:rPr>
              <w:t>.</w:t>
            </w:r>
            <w:r>
              <w:rPr>
                <w:b/>
                <w:color w:val="000000"/>
                <w:sz w:val="20"/>
                <w:szCs w:val="20"/>
              </w:rPr>
              <w:t>C</w:t>
            </w:r>
          </w:p>
        </w:tc>
        <w:tc>
          <w:tcPr>
            <w:tcW w:w="5915" w:type="dxa"/>
            <w:vAlign w:val="center"/>
          </w:tcPr>
          <w:p w14:paraId="20432DDC" w14:textId="603519D7" w:rsidR="004527D7" w:rsidRPr="002D1E8C" w:rsidRDefault="004527D7">
            <w:pPr>
              <w:spacing w:after="60"/>
              <w:jc w:val="both"/>
              <w:rPr>
                <w:color w:val="000000"/>
                <w:sz w:val="18"/>
                <w:szCs w:val="18"/>
              </w:rPr>
            </w:pPr>
            <w:r w:rsidRPr="002D1E8C">
              <w:rPr>
                <w:color w:val="000000"/>
                <w:sz w:val="18"/>
                <w:szCs w:val="18"/>
              </w:rPr>
              <w:t>Sostituzione di impianti di climatizzazione invernale o di riscaldamento delle serre esistenti e dei fabbricati rurali esistenti con generatori di calore alimentati da biomassa</w:t>
            </w:r>
            <w:r w:rsidR="00A429BD" w:rsidRPr="002D1E8C">
              <w:rPr>
                <w:color w:val="000000"/>
                <w:sz w:val="18"/>
                <w:szCs w:val="18"/>
              </w:rPr>
              <w:t xml:space="preserve">, compresi i sistemi ibridi </w:t>
            </w:r>
            <w:r w:rsidR="00A429BD" w:rsidRPr="002D1E8C">
              <w:rPr>
                <w:i/>
                <w:iCs/>
                <w:color w:val="000000"/>
                <w:sz w:val="18"/>
                <w:szCs w:val="18"/>
              </w:rPr>
              <w:t>factory made</w:t>
            </w:r>
            <w:r w:rsidR="00A429BD" w:rsidRPr="002D1E8C">
              <w:rPr>
                <w:color w:val="000000"/>
                <w:sz w:val="18"/>
                <w:szCs w:val="18"/>
              </w:rPr>
              <w:t xml:space="preserve"> o bivalenti a pompa di calore</w:t>
            </w:r>
            <w:r w:rsidRPr="002D1E8C">
              <w:rPr>
                <w:color w:val="000000"/>
                <w:sz w:val="18"/>
                <w:szCs w:val="18"/>
              </w:rPr>
              <w:t xml:space="preserve"> (con potenza termica nominale fino a 35 kW</w:t>
            </w:r>
            <w:r w:rsidRPr="002D1E8C">
              <w:rPr>
                <w:color w:val="000000"/>
                <w:sz w:val="18"/>
                <w:szCs w:val="18"/>
                <w:vertAlign w:val="subscript"/>
              </w:rPr>
              <w:t>t</w:t>
            </w:r>
            <w:r w:rsidRPr="002D1E8C">
              <w:rPr>
                <w:color w:val="000000"/>
                <w:sz w:val="18"/>
                <w:szCs w:val="18"/>
              </w:rPr>
              <w:t>)</w:t>
            </w:r>
          </w:p>
        </w:tc>
        <w:tc>
          <w:tcPr>
            <w:tcW w:w="2704" w:type="dxa"/>
            <w:vAlign w:val="center"/>
          </w:tcPr>
          <w:p w14:paraId="4C4302F9" w14:textId="1235A151" w:rsidR="004527D7" w:rsidRPr="002D1E8C" w:rsidRDefault="004527D7">
            <w:pPr>
              <w:spacing w:after="60"/>
              <w:jc w:val="both"/>
              <w:rPr>
                <w:color w:val="000000"/>
                <w:sz w:val="18"/>
                <w:szCs w:val="18"/>
              </w:rPr>
            </w:pPr>
            <w:r w:rsidRPr="002D1E8C">
              <w:rPr>
                <w:color w:val="000000"/>
                <w:sz w:val="18"/>
                <w:szCs w:val="18"/>
              </w:rPr>
              <w:t xml:space="preserve">Art. </w:t>
            </w:r>
            <w:r w:rsidR="00251266" w:rsidRPr="002D1E8C">
              <w:rPr>
                <w:color w:val="000000"/>
                <w:sz w:val="18"/>
                <w:szCs w:val="18"/>
              </w:rPr>
              <w:t>8</w:t>
            </w:r>
            <w:r w:rsidRPr="002D1E8C">
              <w:rPr>
                <w:color w:val="000000"/>
                <w:sz w:val="18"/>
                <w:szCs w:val="18"/>
              </w:rPr>
              <w:t xml:space="preserve">, comma 2, lettera </w:t>
            </w:r>
            <w:r w:rsidR="0029356D" w:rsidRPr="002D1E8C">
              <w:rPr>
                <w:color w:val="000000"/>
                <w:sz w:val="18"/>
                <w:szCs w:val="18"/>
              </w:rPr>
              <w:t>c</w:t>
            </w:r>
            <w:r w:rsidRPr="002D1E8C">
              <w:rPr>
                <w:color w:val="000000"/>
                <w:sz w:val="18"/>
                <w:szCs w:val="18"/>
              </w:rPr>
              <w:t>)</w:t>
            </w:r>
          </w:p>
        </w:tc>
      </w:tr>
      <w:tr w:rsidR="004527D7" w:rsidRPr="00ED34C0" w14:paraId="325EF837" w14:textId="77777777">
        <w:trPr>
          <w:trHeight w:val="374"/>
        </w:trPr>
        <w:tc>
          <w:tcPr>
            <w:tcW w:w="845" w:type="dxa"/>
            <w:vAlign w:val="center"/>
          </w:tcPr>
          <w:p w14:paraId="47927309" w14:textId="726CAD34" w:rsidR="004527D7" w:rsidRPr="002D1E8C" w:rsidRDefault="00A429BD">
            <w:pPr>
              <w:spacing w:after="60"/>
              <w:jc w:val="both"/>
              <w:rPr>
                <w:color w:val="000000"/>
                <w:sz w:val="20"/>
                <w:szCs w:val="20"/>
              </w:rPr>
            </w:pPr>
            <w:r>
              <w:rPr>
                <w:b/>
                <w:color w:val="000000"/>
                <w:sz w:val="20"/>
                <w:szCs w:val="20"/>
              </w:rPr>
              <w:t>III</w:t>
            </w:r>
            <w:r w:rsidR="004527D7" w:rsidRPr="002D1E8C">
              <w:rPr>
                <w:b/>
                <w:color w:val="000000"/>
                <w:sz w:val="20"/>
                <w:szCs w:val="20"/>
              </w:rPr>
              <w:t>.</w:t>
            </w:r>
            <w:r>
              <w:rPr>
                <w:b/>
                <w:color w:val="000000"/>
                <w:sz w:val="20"/>
                <w:szCs w:val="20"/>
              </w:rPr>
              <w:t>D</w:t>
            </w:r>
          </w:p>
        </w:tc>
        <w:tc>
          <w:tcPr>
            <w:tcW w:w="5915" w:type="dxa"/>
            <w:vAlign w:val="center"/>
          </w:tcPr>
          <w:p w14:paraId="58540DBD" w14:textId="77777777" w:rsidR="004527D7" w:rsidRPr="002D1E8C" w:rsidRDefault="004527D7">
            <w:pPr>
              <w:spacing w:after="60"/>
              <w:jc w:val="both"/>
              <w:rPr>
                <w:color w:val="000000"/>
                <w:sz w:val="18"/>
                <w:szCs w:val="18"/>
              </w:rPr>
            </w:pPr>
            <w:r w:rsidRPr="002D1E8C">
              <w:rPr>
                <w:color w:val="000000"/>
                <w:sz w:val="18"/>
                <w:szCs w:val="18"/>
              </w:rPr>
              <w:t xml:space="preserve">Installazione di collettori solari termici, anche abbinati a sistemi di </w:t>
            </w:r>
            <w:r w:rsidRPr="002D1E8C">
              <w:rPr>
                <w:i/>
                <w:color w:val="000000"/>
                <w:sz w:val="18"/>
                <w:szCs w:val="18"/>
              </w:rPr>
              <w:t xml:space="preserve">solar cooling </w:t>
            </w:r>
            <w:r w:rsidRPr="002D1E8C">
              <w:rPr>
                <w:color w:val="000000"/>
                <w:sz w:val="18"/>
                <w:szCs w:val="18"/>
              </w:rPr>
              <w:t>(con superficie solare lorda fino a 50 m</w:t>
            </w:r>
            <w:r w:rsidRPr="002D1E8C">
              <w:rPr>
                <w:color w:val="000000"/>
                <w:sz w:val="18"/>
                <w:szCs w:val="18"/>
                <w:vertAlign w:val="superscript"/>
              </w:rPr>
              <w:t>2</w:t>
            </w:r>
            <w:r w:rsidRPr="002D1E8C">
              <w:rPr>
                <w:color w:val="000000"/>
                <w:sz w:val="18"/>
                <w:szCs w:val="18"/>
              </w:rPr>
              <w:t>)</w:t>
            </w:r>
          </w:p>
        </w:tc>
        <w:tc>
          <w:tcPr>
            <w:tcW w:w="2704" w:type="dxa"/>
            <w:vAlign w:val="center"/>
          </w:tcPr>
          <w:p w14:paraId="2B9FF3F6" w14:textId="0E0B3D23" w:rsidR="004527D7" w:rsidRPr="002D1E8C" w:rsidRDefault="004527D7">
            <w:pPr>
              <w:spacing w:after="60"/>
              <w:jc w:val="both"/>
              <w:rPr>
                <w:color w:val="000000"/>
                <w:sz w:val="18"/>
                <w:szCs w:val="18"/>
              </w:rPr>
            </w:pPr>
            <w:r w:rsidRPr="002D1E8C">
              <w:rPr>
                <w:color w:val="000000"/>
                <w:sz w:val="18"/>
                <w:szCs w:val="18"/>
              </w:rPr>
              <w:t xml:space="preserve">Art. </w:t>
            </w:r>
            <w:r w:rsidR="00251266" w:rsidRPr="002D1E8C">
              <w:rPr>
                <w:color w:val="000000"/>
                <w:sz w:val="18"/>
                <w:szCs w:val="18"/>
              </w:rPr>
              <w:t>8</w:t>
            </w:r>
            <w:r w:rsidRPr="002D1E8C">
              <w:rPr>
                <w:color w:val="000000"/>
                <w:sz w:val="18"/>
                <w:szCs w:val="18"/>
              </w:rPr>
              <w:t>, comma 2, lettera</w:t>
            </w:r>
            <w:r w:rsidR="0029356D" w:rsidRPr="002D1E8C">
              <w:rPr>
                <w:color w:val="000000"/>
                <w:sz w:val="18"/>
                <w:szCs w:val="18"/>
              </w:rPr>
              <w:t xml:space="preserve"> d</w:t>
            </w:r>
            <w:r w:rsidRPr="002D1E8C">
              <w:rPr>
                <w:color w:val="000000"/>
                <w:sz w:val="18"/>
                <w:szCs w:val="18"/>
              </w:rPr>
              <w:t>)</w:t>
            </w:r>
          </w:p>
        </w:tc>
      </w:tr>
      <w:tr w:rsidR="004527D7" w:rsidRPr="00ED34C0" w14:paraId="3F05EBD6" w14:textId="77777777">
        <w:trPr>
          <w:trHeight w:val="374"/>
        </w:trPr>
        <w:tc>
          <w:tcPr>
            <w:tcW w:w="845" w:type="dxa"/>
            <w:vAlign w:val="center"/>
          </w:tcPr>
          <w:p w14:paraId="00651347" w14:textId="187EC9C3" w:rsidR="004527D7" w:rsidRPr="002D1E8C" w:rsidRDefault="0006167E">
            <w:pPr>
              <w:spacing w:after="60"/>
              <w:jc w:val="both"/>
              <w:rPr>
                <w:color w:val="000000"/>
                <w:sz w:val="20"/>
                <w:szCs w:val="20"/>
              </w:rPr>
            </w:pPr>
            <w:r>
              <w:rPr>
                <w:b/>
                <w:color w:val="000000"/>
                <w:sz w:val="20"/>
                <w:szCs w:val="20"/>
              </w:rPr>
              <w:t>III</w:t>
            </w:r>
            <w:r w:rsidR="004527D7" w:rsidRPr="002D1E8C">
              <w:rPr>
                <w:b/>
                <w:color w:val="000000"/>
                <w:sz w:val="20"/>
                <w:szCs w:val="20"/>
              </w:rPr>
              <w:t>.</w:t>
            </w:r>
            <w:r w:rsidR="0011287B">
              <w:rPr>
                <w:b/>
                <w:color w:val="000000"/>
                <w:sz w:val="20"/>
                <w:szCs w:val="20"/>
              </w:rPr>
              <w:t>E</w:t>
            </w:r>
          </w:p>
        </w:tc>
        <w:tc>
          <w:tcPr>
            <w:tcW w:w="5915" w:type="dxa"/>
            <w:vAlign w:val="center"/>
          </w:tcPr>
          <w:p w14:paraId="40A12E3C" w14:textId="530F07CB" w:rsidR="004527D7" w:rsidRPr="002D1E8C" w:rsidRDefault="004527D7">
            <w:pPr>
              <w:spacing w:after="60"/>
              <w:jc w:val="both"/>
              <w:rPr>
                <w:color w:val="000000"/>
                <w:sz w:val="18"/>
                <w:szCs w:val="18"/>
              </w:rPr>
            </w:pPr>
            <w:r w:rsidRPr="002D1E8C">
              <w:rPr>
                <w:color w:val="000000"/>
                <w:sz w:val="18"/>
                <w:szCs w:val="18"/>
              </w:rPr>
              <w:t>Sostituzione di scaldacqua elettrici</w:t>
            </w:r>
            <w:r w:rsidR="0093342D" w:rsidRPr="002D1E8C">
              <w:rPr>
                <w:color w:val="000000"/>
                <w:sz w:val="18"/>
                <w:szCs w:val="18"/>
              </w:rPr>
              <w:t xml:space="preserve"> e a gas </w:t>
            </w:r>
            <w:r w:rsidRPr="002D1E8C">
              <w:rPr>
                <w:color w:val="000000"/>
                <w:sz w:val="18"/>
                <w:szCs w:val="18"/>
              </w:rPr>
              <w:t>con scaldacqua a pompa di calore</w:t>
            </w:r>
          </w:p>
        </w:tc>
        <w:tc>
          <w:tcPr>
            <w:tcW w:w="2704" w:type="dxa"/>
            <w:vAlign w:val="center"/>
          </w:tcPr>
          <w:p w14:paraId="02778A6B" w14:textId="6396573A" w:rsidR="004527D7" w:rsidRPr="002D1E8C" w:rsidRDefault="004527D7">
            <w:pPr>
              <w:spacing w:after="60"/>
              <w:jc w:val="both"/>
              <w:rPr>
                <w:color w:val="000000"/>
                <w:sz w:val="18"/>
                <w:szCs w:val="18"/>
              </w:rPr>
            </w:pPr>
            <w:r w:rsidRPr="002D1E8C">
              <w:rPr>
                <w:color w:val="000000"/>
                <w:sz w:val="18"/>
                <w:szCs w:val="18"/>
              </w:rPr>
              <w:t xml:space="preserve">Art. </w:t>
            </w:r>
            <w:r w:rsidR="00251266" w:rsidRPr="002D1E8C">
              <w:rPr>
                <w:color w:val="000000"/>
                <w:sz w:val="18"/>
                <w:szCs w:val="18"/>
              </w:rPr>
              <w:t>8</w:t>
            </w:r>
            <w:r w:rsidRPr="002D1E8C">
              <w:rPr>
                <w:color w:val="000000"/>
                <w:sz w:val="18"/>
                <w:szCs w:val="18"/>
              </w:rPr>
              <w:t xml:space="preserve">, comma 2, lettera </w:t>
            </w:r>
            <w:r w:rsidR="0029356D" w:rsidRPr="002D1E8C">
              <w:rPr>
                <w:color w:val="000000"/>
                <w:sz w:val="18"/>
                <w:szCs w:val="18"/>
              </w:rPr>
              <w:t>e</w:t>
            </w:r>
            <w:r w:rsidRPr="002D1E8C">
              <w:rPr>
                <w:color w:val="000000"/>
                <w:sz w:val="18"/>
                <w:szCs w:val="18"/>
              </w:rPr>
              <w:t>)</w:t>
            </w:r>
          </w:p>
        </w:tc>
      </w:tr>
      <w:tr w:rsidR="004527D7" w:rsidRPr="00ED34C0" w14:paraId="27BD0F36" w14:textId="77777777">
        <w:trPr>
          <w:trHeight w:val="374"/>
        </w:trPr>
        <w:tc>
          <w:tcPr>
            <w:tcW w:w="845" w:type="dxa"/>
            <w:tcBorders>
              <w:bottom w:val="single" w:sz="4" w:space="0" w:color="auto"/>
            </w:tcBorders>
            <w:vAlign w:val="center"/>
          </w:tcPr>
          <w:p w14:paraId="613536BA" w14:textId="6F8734B8" w:rsidR="004527D7" w:rsidRPr="002D1E8C" w:rsidRDefault="0029356D">
            <w:pPr>
              <w:spacing w:after="60"/>
              <w:jc w:val="both"/>
              <w:rPr>
                <w:b/>
                <w:color w:val="000000"/>
                <w:sz w:val="20"/>
                <w:szCs w:val="20"/>
              </w:rPr>
            </w:pPr>
            <w:r>
              <w:rPr>
                <w:b/>
                <w:color w:val="000000"/>
                <w:sz w:val="20"/>
                <w:szCs w:val="20"/>
              </w:rPr>
              <w:t>III</w:t>
            </w:r>
            <w:r w:rsidR="004527D7" w:rsidRPr="002D1E8C">
              <w:rPr>
                <w:b/>
                <w:color w:val="000000"/>
                <w:sz w:val="20"/>
                <w:szCs w:val="20"/>
              </w:rPr>
              <w:t>.</w:t>
            </w:r>
            <w:r>
              <w:rPr>
                <w:b/>
                <w:color w:val="000000"/>
                <w:sz w:val="20"/>
                <w:szCs w:val="20"/>
              </w:rPr>
              <w:t>G</w:t>
            </w:r>
          </w:p>
        </w:tc>
        <w:tc>
          <w:tcPr>
            <w:tcW w:w="5915" w:type="dxa"/>
            <w:tcBorders>
              <w:bottom w:val="single" w:sz="4" w:space="0" w:color="auto"/>
            </w:tcBorders>
          </w:tcPr>
          <w:p w14:paraId="51816113" w14:textId="5F909CAC" w:rsidR="004527D7" w:rsidRPr="002D1E8C" w:rsidRDefault="004527D7">
            <w:pPr>
              <w:spacing w:after="60"/>
              <w:jc w:val="both"/>
              <w:rPr>
                <w:color w:val="000000"/>
                <w:sz w:val="18"/>
                <w:szCs w:val="18"/>
              </w:rPr>
            </w:pPr>
            <w:r w:rsidRPr="002D1E8C">
              <w:rPr>
                <w:color w:val="000000"/>
                <w:sz w:val="18"/>
                <w:szCs w:val="18"/>
              </w:rPr>
              <w:t xml:space="preserve">Sostituzione </w:t>
            </w:r>
            <w:r w:rsidR="00DD5666" w:rsidRPr="002D1E8C">
              <w:rPr>
                <w:color w:val="000000"/>
                <w:sz w:val="18"/>
                <w:szCs w:val="18"/>
              </w:rPr>
              <w:t xml:space="preserve">funzionale/totale/parziale </w:t>
            </w:r>
            <w:r w:rsidRPr="002D1E8C">
              <w:rPr>
                <w:color w:val="000000"/>
                <w:sz w:val="18"/>
                <w:szCs w:val="18"/>
              </w:rPr>
              <w:t xml:space="preserve">di impianti di climatizzazione invernale esistenti con </w:t>
            </w:r>
            <w:r w:rsidR="00E77207" w:rsidRPr="002D1E8C">
              <w:rPr>
                <w:color w:val="000000"/>
                <w:sz w:val="18"/>
                <w:szCs w:val="18"/>
              </w:rPr>
              <w:t xml:space="preserve">unità di microcogenerazione alimentate a fonti </w:t>
            </w:r>
            <w:r w:rsidR="0029356D" w:rsidRPr="002D1E8C">
              <w:rPr>
                <w:color w:val="000000"/>
                <w:sz w:val="18"/>
                <w:szCs w:val="18"/>
              </w:rPr>
              <w:t>rinnovabili</w:t>
            </w:r>
            <w:r w:rsidR="005232FD">
              <w:rPr>
                <w:color w:val="000000"/>
                <w:sz w:val="18"/>
                <w:szCs w:val="18"/>
              </w:rPr>
              <w:t xml:space="preserve"> </w:t>
            </w:r>
            <w:r w:rsidR="005232FD" w:rsidRPr="00024279">
              <w:rPr>
                <w:color w:val="000000"/>
                <w:sz w:val="18"/>
                <w:szCs w:val="18"/>
              </w:rPr>
              <w:t xml:space="preserve">(con potenza </w:t>
            </w:r>
            <w:r w:rsidR="005232FD">
              <w:rPr>
                <w:color w:val="000000"/>
                <w:sz w:val="18"/>
                <w:szCs w:val="18"/>
              </w:rPr>
              <w:t>elettrica</w:t>
            </w:r>
            <w:r w:rsidR="005232FD" w:rsidRPr="00024279">
              <w:rPr>
                <w:color w:val="000000"/>
                <w:sz w:val="18"/>
                <w:szCs w:val="18"/>
              </w:rPr>
              <w:t xml:space="preserve"> nominale fino a </w:t>
            </w:r>
            <w:r w:rsidR="005232FD">
              <w:rPr>
                <w:color w:val="000000"/>
                <w:sz w:val="18"/>
                <w:szCs w:val="18"/>
              </w:rPr>
              <w:t>50</w:t>
            </w:r>
            <w:r w:rsidR="005232FD" w:rsidRPr="00024279">
              <w:rPr>
                <w:color w:val="000000"/>
                <w:sz w:val="18"/>
                <w:szCs w:val="18"/>
              </w:rPr>
              <w:t xml:space="preserve"> kW</w:t>
            </w:r>
            <w:r w:rsidR="005232FD">
              <w:rPr>
                <w:color w:val="000000"/>
                <w:sz w:val="18"/>
                <w:szCs w:val="18"/>
                <w:vertAlign w:val="subscript"/>
              </w:rPr>
              <w:t>e</w:t>
            </w:r>
            <w:r w:rsidR="005232FD" w:rsidRPr="00024279">
              <w:rPr>
                <w:color w:val="000000"/>
                <w:sz w:val="18"/>
                <w:szCs w:val="18"/>
              </w:rPr>
              <w:t>)</w:t>
            </w:r>
          </w:p>
        </w:tc>
        <w:tc>
          <w:tcPr>
            <w:tcW w:w="2704" w:type="dxa"/>
            <w:tcBorders>
              <w:bottom w:val="single" w:sz="4" w:space="0" w:color="auto"/>
            </w:tcBorders>
            <w:vAlign w:val="center"/>
          </w:tcPr>
          <w:p w14:paraId="6B75F822" w14:textId="00B8F934" w:rsidR="004527D7" w:rsidRPr="002D1E8C" w:rsidRDefault="004527D7">
            <w:pPr>
              <w:spacing w:after="60"/>
              <w:jc w:val="both"/>
              <w:rPr>
                <w:color w:val="000000"/>
                <w:sz w:val="18"/>
                <w:szCs w:val="18"/>
              </w:rPr>
            </w:pPr>
            <w:r w:rsidRPr="002D1E8C">
              <w:rPr>
                <w:color w:val="000000"/>
                <w:sz w:val="18"/>
                <w:szCs w:val="18"/>
              </w:rPr>
              <w:t xml:space="preserve">Art. </w:t>
            </w:r>
            <w:r w:rsidR="0029356D" w:rsidRPr="002D1E8C">
              <w:rPr>
                <w:color w:val="000000"/>
                <w:sz w:val="18"/>
                <w:szCs w:val="18"/>
              </w:rPr>
              <w:t>8</w:t>
            </w:r>
            <w:r w:rsidRPr="002D1E8C">
              <w:rPr>
                <w:color w:val="000000"/>
                <w:sz w:val="18"/>
                <w:szCs w:val="18"/>
              </w:rPr>
              <w:t xml:space="preserve">, comma 2, lettera </w:t>
            </w:r>
            <w:r w:rsidR="0029356D" w:rsidRPr="002D1E8C">
              <w:rPr>
                <w:color w:val="000000"/>
                <w:sz w:val="18"/>
                <w:szCs w:val="18"/>
              </w:rPr>
              <w:t>g</w:t>
            </w:r>
            <w:r w:rsidRPr="002D1E8C">
              <w:rPr>
                <w:color w:val="000000"/>
                <w:sz w:val="18"/>
                <w:szCs w:val="18"/>
              </w:rPr>
              <w:t>)</w:t>
            </w:r>
          </w:p>
        </w:tc>
      </w:tr>
    </w:tbl>
    <w:p w14:paraId="706B8FFE" w14:textId="574D5630" w:rsidR="008C47E0" w:rsidRPr="002D1E8C" w:rsidRDefault="008C47E0" w:rsidP="002D1E8C">
      <w:pPr>
        <w:spacing w:before="240" w:after="60" w:line="276" w:lineRule="auto"/>
        <w:jc w:val="both"/>
        <w:rPr>
          <w:color w:val="000000"/>
          <w:sz w:val="22"/>
          <w:szCs w:val="22"/>
        </w:rPr>
      </w:pPr>
      <w:r w:rsidRPr="002D1E8C">
        <w:rPr>
          <w:sz w:val="22"/>
          <w:szCs w:val="22"/>
        </w:rPr>
        <w:t>II Soggetto Responsabile, attraverso il Port</w:t>
      </w:r>
      <w:r w:rsidRPr="002D1E8C">
        <w:rPr>
          <w:i/>
          <w:sz w:val="22"/>
          <w:szCs w:val="22"/>
        </w:rPr>
        <w:t>al</w:t>
      </w:r>
      <w:r w:rsidRPr="002D1E8C">
        <w:rPr>
          <w:sz w:val="22"/>
          <w:szCs w:val="22"/>
        </w:rPr>
        <w:t>termico, può accedere al C</w:t>
      </w:r>
      <w:r w:rsidRPr="002D1E8C">
        <w:rPr>
          <w:color w:val="000000"/>
          <w:sz w:val="22"/>
          <w:szCs w:val="22"/>
        </w:rPr>
        <w:t xml:space="preserve">atalogo degli apparecchi domestici, un elenco reso pubblico e aggiornato periodicamente dal GSE, contenente apparecchi, macchine e sistemi, identificati con marca e modello, conformi ai requisiti tecnici previsti dal Decreto </w:t>
      </w:r>
      <w:r>
        <w:rPr>
          <w:color w:val="000000"/>
          <w:sz w:val="22"/>
          <w:szCs w:val="22"/>
        </w:rPr>
        <w:t>7 agosto 2025</w:t>
      </w:r>
      <w:r w:rsidRPr="002D1E8C">
        <w:rPr>
          <w:color w:val="000000"/>
          <w:sz w:val="22"/>
          <w:szCs w:val="22"/>
        </w:rPr>
        <w:t xml:space="preserve">. </w:t>
      </w:r>
    </w:p>
    <w:p w14:paraId="697FE487" w14:textId="0FD9CA96" w:rsidR="008C47E0" w:rsidRPr="002D1E8C" w:rsidRDefault="008C47E0" w:rsidP="002D1E8C">
      <w:pPr>
        <w:spacing w:after="60" w:line="276" w:lineRule="auto"/>
        <w:jc w:val="both"/>
        <w:rPr>
          <w:color w:val="000000"/>
          <w:sz w:val="22"/>
          <w:szCs w:val="22"/>
        </w:rPr>
      </w:pPr>
      <w:r w:rsidRPr="002D1E8C">
        <w:rPr>
          <w:color w:val="000000"/>
          <w:sz w:val="22"/>
          <w:szCs w:val="22"/>
        </w:rPr>
        <w:t>Il popolamento del Catalogo sarà effettuato a cura del GSE, in applicazione dei criteri definiti dal Decreto e secondo modalità descritte su uno specifico Manuale</w:t>
      </w:r>
      <w:r w:rsidR="00FF52E9">
        <w:rPr>
          <w:color w:val="000000"/>
          <w:sz w:val="22"/>
          <w:szCs w:val="22"/>
        </w:rPr>
        <w:t xml:space="preserve"> </w:t>
      </w:r>
      <w:r w:rsidR="00D072D1" w:rsidRPr="002D1E8C">
        <w:rPr>
          <w:color w:val="000000"/>
          <w:sz w:val="22"/>
          <w:szCs w:val="22"/>
          <w:highlight w:val="cyan"/>
        </w:rPr>
        <w:t>e</w:t>
      </w:r>
      <w:r w:rsidR="00615EB7" w:rsidRPr="002D1E8C">
        <w:rPr>
          <w:color w:val="000000"/>
          <w:sz w:val="22"/>
          <w:szCs w:val="22"/>
          <w:highlight w:val="cyan"/>
        </w:rPr>
        <w:t>/o</w:t>
      </w:r>
      <w:r w:rsidR="00D072D1" w:rsidRPr="002D1E8C">
        <w:rPr>
          <w:color w:val="000000"/>
          <w:sz w:val="22"/>
          <w:szCs w:val="22"/>
          <w:highlight w:val="cyan"/>
        </w:rPr>
        <w:t xml:space="preserve"> </w:t>
      </w:r>
      <w:r w:rsidR="00F76B2E" w:rsidRPr="002D1E8C">
        <w:rPr>
          <w:color w:val="000000"/>
          <w:sz w:val="22"/>
          <w:szCs w:val="22"/>
          <w:highlight w:val="cyan"/>
        </w:rPr>
        <w:t>c</w:t>
      </w:r>
      <w:r w:rsidR="00FF52E9" w:rsidRPr="002D1E8C">
        <w:rPr>
          <w:color w:val="000000"/>
          <w:sz w:val="22"/>
          <w:szCs w:val="22"/>
          <w:highlight w:val="cyan"/>
        </w:rPr>
        <w:t xml:space="preserve">omunicazioni </w:t>
      </w:r>
      <w:r w:rsidR="00F76B2E" w:rsidRPr="002D1E8C">
        <w:rPr>
          <w:color w:val="000000"/>
          <w:sz w:val="22"/>
          <w:szCs w:val="22"/>
          <w:highlight w:val="cyan"/>
        </w:rPr>
        <w:t>pubblicate dal GSE, in tale ambito,</w:t>
      </w:r>
      <w:r w:rsidR="00F76B2E">
        <w:rPr>
          <w:color w:val="000000"/>
          <w:sz w:val="22"/>
          <w:szCs w:val="22"/>
        </w:rPr>
        <w:t xml:space="preserve"> sul proprio sito istituzionale</w:t>
      </w:r>
      <w:r w:rsidRPr="002D1E8C">
        <w:rPr>
          <w:color w:val="000000"/>
          <w:sz w:val="22"/>
          <w:szCs w:val="22"/>
        </w:rPr>
        <w:t>. Il Manuale sarà pubblicato sul sito web del GSE e sarà aggiornato in funzione delle eventuali modificazioni delle modalità di implementazione che il GSE adotterà in funzione dello sviluppo della tecnologia</w:t>
      </w:r>
      <w:r w:rsidR="005D7C3D">
        <w:rPr>
          <w:color w:val="000000"/>
          <w:sz w:val="22"/>
          <w:szCs w:val="22"/>
        </w:rPr>
        <w:t xml:space="preserve"> </w:t>
      </w:r>
      <w:commentRangeStart w:id="16149"/>
      <w:r w:rsidR="002C03F9" w:rsidRPr="002D1E8C">
        <w:rPr>
          <w:color w:val="000000"/>
          <w:sz w:val="22"/>
          <w:szCs w:val="22"/>
          <w:highlight w:val="cyan"/>
        </w:rPr>
        <w:t xml:space="preserve">o </w:t>
      </w:r>
      <w:r w:rsidR="00721AB9" w:rsidRPr="002D1E8C">
        <w:rPr>
          <w:color w:val="000000"/>
          <w:sz w:val="22"/>
          <w:szCs w:val="22"/>
          <w:highlight w:val="cyan"/>
        </w:rPr>
        <w:t>i</w:t>
      </w:r>
      <w:r w:rsidR="00E95CBB" w:rsidRPr="002D1E8C">
        <w:rPr>
          <w:color w:val="000000"/>
          <w:sz w:val="22"/>
          <w:szCs w:val="22"/>
          <w:highlight w:val="cyan"/>
        </w:rPr>
        <w:t>n allineamento</w:t>
      </w:r>
      <w:r w:rsidR="00721AB9" w:rsidRPr="002D1E8C">
        <w:rPr>
          <w:color w:val="000000"/>
          <w:sz w:val="22"/>
          <w:szCs w:val="22"/>
          <w:highlight w:val="cyan"/>
        </w:rPr>
        <w:t xml:space="preserve"> </w:t>
      </w:r>
      <w:r w:rsidR="00D72461" w:rsidRPr="002D1E8C">
        <w:rPr>
          <w:color w:val="000000"/>
          <w:sz w:val="22"/>
          <w:szCs w:val="22"/>
          <w:highlight w:val="cyan"/>
        </w:rPr>
        <w:t xml:space="preserve">con </w:t>
      </w:r>
      <w:r w:rsidR="00E95CBB" w:rsidRPr="002D1E8C">
        <w:rPr>
          <w:color w:val="000000"/>
          <w:sz w:val="22"/>
          <w:szCs w:val="22"/>
          <w:highlight w:val="cyan"/>
        </w:rPr>
        <w:t xml:space="preserve">la </w:t>
      </w:r>
      <w:r w:rsidR="00171C71" w:rsidRPr="002D1E8C">
        <w:rPr>
          <w:color w:val="000000"/>
          <w:sz w:val="22"/>
          <w:szCs w:val="22"/>
          <w:highlight w:val="cyan"/>
        </w:rPr>
        <w:t>q</w:t>
      </w:r>
      <w:r w:rsidR="00721AB9" w:rsidRPr="002D1E8C">
        <w:rPr>
          <w:color w:val="000000"/>
          <w:sz w:val="22"/>
          <w:szCs w:val="22"/>
          <w:highlight w:val="cyan"/>
        </w:rPr>
        <w:t>ualifica</w:t>
      </w:r>
      <w:r w:rsidR="00E95CBB" w:rsidRPr="002D1E8C">
        <w:rPr>
          <w:color w:val="000000"/>
          <w:sz w:val="22"/>
          <w:szCs w:val="22"/>
          <w:highlight w:val="cyan"/>
        </w:rPr>
        <w:t xml:space="preserve"> </w:t>
      </w:r>
      <w:r w:rsidR="00D72461" w:rsidRPr="002D1E8C">
        <w:rPr>
          <w:color w:val="000000"/>
          <w:sz w:val="22"/>
          <w:szCs w:val="22"/>
          <w:highlight w:val="cyan"/>
        </w:rPr>
        <w:t xml:space="preserve">degli </w:t>
      </w:r>
      <w:r w:rsidR="00E95CBB" w:rsidRPr="002D1E8C">
        <w:rPr>
          <w:color w:val="000000"/>
          <w:sz w:val="22"/>
          <w:szCs w:val="22"/>
          <w:highlight w:val="cyan"/>
        </w:rPr>
        <w:t>apparecchi</w:t>
      </w:r>
      <w:r w:rsidR="00721AB9" w:rsidRPr="002D1E8C">
        <w:rPr>
          <w:color w:val="000000"/>
          <w:sz w:val="22"/>
          <w:szCs w:val="22"/>
          <w:highlight w:val="cyan"/>
        </w:rPr>
        <w:t xml:space="preserve"> </w:t>
      </w:r>
      <w:r w:rsidR="00171C71" w:rsidRPr="002D1E8C">
        <w:rPr>
          <w:color w:val="000000"/>
          <w:sz w:val="22"/>
          <w:szCs w:val="22"/>
          <w:highlight w:val="cyan"/>
        </w:rPr>
        <w:t xml:space="preserve">in capo al GSE </w:t>
      </w:r>
      <w:r w:rsidR="00166915" w:rsidRPr="002D1E8C">
        <w:rPr>
          <w:color w:val="000000"/>
          <w:sz w:val="22"/>
          <w:szCs w:val="22"/>
          <w:highlight w:val="cyan"/>
        </w:rPr>
        <w:t>nell’</w:t>
      </w:r>
      <w:r w:rsidR="006E546F" w:rsidRPr="002D1E8C">
        <w:rPr>
          <w:color w:val="000000"/>
          <w:sz w:val="22"/>
          <w:szCs w:val="22"/>
          <w:highlight w:val="cyan"/>
        </w:rPr>
        <w:t xml:space="preserve">ambito di ulteriori </w:t>
      </w:r>
      <w:r w:rsidR="00EE733B" w:rsidRPr="002D1E8C">
        <w:rPr>
          <w:color w:val="000000"/>
          <w:sz w:val="22"/>
          <w:szCs w:val="22"/>
          <w:highlight w:val="cyan"/>
        </w:rPr>
        <w:t xml:space="preserve"> meccanismi incentivanti /</w:t>
      </w:r>
      <w:r w:rsidR="00AB1D53" w:rsidRPr="002D1E8C">
        <w:rPr>
          <w:color w:val="000000"/>
          <w:sz w:val="22"/>
          <w:szCs w:val="22"/>
          <w:highlight w:val="cyan"/>
        </w:rPr>
        <w:t>censimenti</w:t>
      </w:r>
      <w:r w:rsidR="00EE733B" w:rsidRPr="002D1E8C">
        <w:rPr>
          <w:color w:val="000000"/>
          <w:sz w:val="22"/>
          <w:szCs w:val="22"/>
          <w:highlight w:val="cyan"/>
        </w:rPr>
        <w:t xml:space="preserve"> </w:t>
      </w:r>
      <w:r w:rsidR="00AB1D53" w:rsidRPr="002D1E8C">
        <w:rPr>
          <w:color w:val="000000"/>
          <w:sz w:val="22"/>
          <w:szCs w:val="22"/>
          <w:highlight w:val="cyan"/>
        </w:rPr>
        <w:t xml:space="preserve">di cui il GSE risulti il </w:t>
      </w:r>
      <w:r w:rsidR="0040482B" w:rsidRPr="002D1E8C">
        <w:rPr>
          <w:color w:val="000000"/>
          <w:sz w:val="22"/>
          <w:szCs w:val="22"/>
          <w:highlight w:val="cyan"/>
        </w:rPr>
        <w:t xml:space="preserve">soggetto </w:t>
      </w:r>
      <w:r w:rsidR="0040482B">
        <w:rPr>
          <w:color w:val="000000"/>
          <w:sz w:val="22"/>
          <w:szCs w:val="22"/>
          <w:highlight w:val="cyan"/>
        </w:rPr>
        <w:t>gestore</w:t>
      </w:r>
      <w:r w:rsidR="0040482B" w:rsidRPr="002D1E8C">
        <w:rPr>
          <w:color w:val="000000"/>
          <w:sz w:val="22"/>
          <w:szCs w:val="22"/>
          <w:highlight w:val="cyan"/>
        </w:rPr>
        <w:t>.</w:t>
      </w:r>
      <w:commentRangeEnd w:id="16149"/>
      <w:r w:rsidR="0040482B" w:rsidRPr="002D1E8C">
        <w:rPr>
          <w:rStyle w:val="Rimandocommento"/>
          <w:color w:val="000000"/>
          <w:sz w:val="22"/>
          <w:szCs w:val="22"/>
        </w:rPr>
        <w:commentReference w:id="16149"/>
      </w:r>
    </w:p>
    <w:p w14:paraId="6A6F068D" w14:textId="38AAC405" w:rsidR="008C47E0" w:rsidRPr="002D1E8C" w:rsidRDefault="008C47E0" w:rsidP="002D1E8C">
      <w:pPr>
        <w:spacing w:after="60" w:line="276" w:lineRule="auto"/>
        <w:jc w:val="both"/>
        <w:rPr>
          <w:color w:val="000000"/>
          <w:sz w:val="22"/>
          <w:szCs w:val="22"/>
        </w:rPr>
      </w:pPr>
      <w:r w:rsidRPr="002D1E8C">
        <w:rPr>
          <w:color w:val="000000"/>
          <w:sz w:val="22"/>
          <w:szCs w:val="22"/>
        </w:rPr>
        <w:t>Le procedure di presentazione delle istanze di incentivi relative ad apparecchi compresi nel Catalogo</w:t>
      </w:r>
      <w:r w:rsidR="00F44755">
        <w:rPr>
          <w:color w:val="000000"/>
          <w:sz w:val="22"/>
          <w:szCs w:val="22"/>
        </w:rPr>
        <w:t>,</w:t>
      </w:r>
      <w:r w:rsidRPr="002D1E8C">
        <w:rPr>
          <w:color w:val="000000"/>
          <w:sz w:val="22"/>
          <w:szCs w:val="22"/>
        </w:rPr>
        <w:t xml:space="preserve"> </w:t>
      </w:r>
      <w:r w:rsidR="00F44755">
        <w:rPr>
          <w:rFonts w:cstheme="minorHAnsi"/>
          <w:sz w:val="22"/>
          <w:szCs w:val="22"/>
        </w:rPr>
        <w:t xml:space="preserve">previa </w:t>
      </w:r>
      <w:r w:rsidR="00F44755" w:rsidRPr="00B44071">
        <w:rPr>
          <w:rFonts w:cstheme="minorHAnsi"/>
          <w:sz w:val="22"/>
          <w:szCs w:val="22"/>
        </w:rPr>
        <w:t>precompilazione de</w:t>
      </w:r>
      <w:r w:rsidR="00F44755">
        <w:rPr>
          <w:rFonts w:cstheme="minorHAnsi"/>
          <w:sz w:val="22"/>
          <w:szCs w:val="22"/>
        </w:rPr>
        <w:t>l</w:t>
      </w:r>
      <w:r w:rsidR="00F44755" w:rsidRPr="00B44071">
        <w:rPr>
          <w:rFonts w:cstheme="minorHAnsi"/>
          <w:sz w:val="22"/>
          <w:szCs w:val="22"/>
        </w:rPr>
        <w:t xml:space="preserve"> camp</w:t>
      </w:r>
      <w:r w:rsidR="00F44755">
        <w:rPr>
          <w:rFonts w:cstheme="minorHAnsi"/>
          <w:sz w:val="22"/>
          <w:szCs w:val="22"/>
        </w:rPr>
        <w:t>o dedicato</w:t>
      </w:r>
      <w:r w:rsidR="00F44755" w:rsidRPr="00B44071">
        <w:rPr>
          <w:rFonts w:cstheme="minorHAnsi"/>
          <w:sz w:val="22"/>
          <w:szCs w:val="22"/>
        </w:rPr>
        <w:t xml:space="preserve"> della scheda</w:t>
      </w:r>
      <w:r w:rsidR="00F44755">
        <w:rPr>
          <w:rFonts w:cstheme="minorHAnsi"/>
          <w:sz w:val="22"/>
          <w:szCs w:val="22"/>
        </w:rPr>
        <w:t xml:space="preserve"> -</w:t>
      </w:r>
      <w:r w:rsidR="00F44755" w:rsidRPr="00B44071">
        <w:rPr>
          <w:rFonts w:cstheme="minorHAnsi"/>
          <w:sz w:val="22"/>
          <w:szCs w:val="22"/>
        </w:rPr>
        <w:t>domanda</w:t>
      </w:r>
      <w:r w:rsidR="00F44755">
        <w:rPr>
          <w:rFonts w:cstheme="minorHAnsi"/>
          <w:sz w:val="22"/>
          <w:szCs w:val="22"/>
        </w:rPr>
        <w:t xml:space="preserve"> sul Portaltermico, </w:t>
      </w:r>
      <w:r w:rsidRPr="002D1E8C">
        <w:rPr>
          <w:color w:val="000000"/>
          <w:sz w:val="22"/>
          <w:szCs w:val="22"/>
        </w:rPr>
        <w:t xml:space="preserve">saranno sottoposte ad iter semplificato poiché la conformità dei requisiti tecnici al dettato normativo è stata preventivamente verificata dal GSE. Il Soggetto Responsabile, pertanto, dovrà caricare sul </w:t>
      </w:r>
      <w:r w:rsidR="00006904">
        <w:rPr>
          <w:color w:val="000000"/>
          <w:sz w:val="22"/>
          <w:szCs w:val="22"/>
        </w:rPr>
        <w:t>P</w:t>
      </w:r>
      <w:r w:rsidRPr="002D1E8C">
        <w:rPr>
          <w:color w:val="000000"/>
          <w:sz w:val="22"/>
          <w:szCs w:val="22"/>
        </w:rPr>
        <w:t>ortal</w:t>
      </w:r>
      <w:r w:rsidR="00006904">
        <w:rPr>
          <w:color w:val="000000"/>
          <w:sz w:val="22"/>
          <w:szCs w:val="22"/>
        </w:rPr>
        <w:t>termico</w:t>
      </w:r>
      <w:r w:rsidRPr="002D1E8C">
        <w:rPr>
          <w:color w:val="000000"/>
          <w:sz w:val="22"/>
          <w:szCs w:val="22"/>
        </w:rPr>
        <w:t xml:space="preserve"> i dati previsti dal paragrafo </w:t>
      </w:r>
      <w:r w:rsidR="00810721">
        <w:rPr>
          <w:sz w:val="22"/>
          <w:szCs w:val="22"/>
        </w:rPr>
        <w:t>6.2</w:t>
      </w:r>
      <w:r w:rsidRPr="002D1E8C">
        <w:rPr>
          <w:color w:val="000000"/>
          <w:sz w:val="22"/>
          <w:szCs w:val="22"/>
        </w:rPr>
        <w:t xml:space="preserve"> ad eccezione dei dati tecnici riferiti all’apparecchio installato, i quali saranno inseriti automaticamente sulla base dell’apparecchio selezionato dal Catalogo. Inoltre, non dovrà essere inviata la documentazione rilasciata dal produttore o da un ente terzo relativa alla certificazione di conformità del prodotto ai parametri del D</w:t>
      </w:r>
      <w:r w:rsidR="00006904">
        <w:rPr>
          <w:color w:val="000000"/>
          <w:sz w:val="22"/>
          <w:szCs w:val="22"/>
        </w:rPr>
        <w:t>.</w:t>
      </w:r>
      <w:r w:rsidRPr="002D1E8C">
        <w:rPr>
          <w:color w:val="000000"/>
          <w:sz w:val="22"/>
          <w:szCs w:val="22"/>
        </w:rPr>
        <w:t>M</w:t>
      </w:r>
      <w:r w:rsidR="00006904">
        <w:rPr>
          <w:color w:val="000000"/>
          <w:sz w:val="22"/>
          <w:szCs w:val="22"/>
        </w:rPr>
        <w:t>.</w:t>
      </w:r>
      <w:r w:rsidRPr="002D1E8C">
        <w:rPr>
          <w:color w:val="000000"/>
          <w:sz w:val="22"/>
          <w:szCs w:val="22"/>
        </w:rPr>
        <w:t xml:space="preserve"> </w:t>
      </w:r>
      <w:r w:rsidR="00EF3879">
        <w:rPr>
          <w:color w:val="000000"/>
          <w:sz w:val="22"/>
          <w:szCs w:val="22"/>
        </w:rPr>
        <w:t>7 agosto 2025</w:t>
      </w:r>
      <w:r w:rsidRPr="002D1E8C">
        <w:rPr>
          <w:color w:val="000000"/>
          <w:sz w:val="22"/>
          <w:szCs w:val="22"/>
        </w:rPr>
        <w:t>, poiché già in possesso del GSE, né l’asseverazione di fine lavori che per questo tipo di interventi è resa dall’autodichiarazione rilasciata dal Soggetto Responsabile al momento dell’invio della scheda-domanda.</w:t>
      </w:r>
    </w:p>
    <w:p w14:paraId="463EC07F" w14:textId="77777777" w:rsidR="008C47E0" w:rsidRDefault="008C47E0" w:rsidP="00D37301">
      <w:pPr>
        <w:spacing w:line="276" w:lineRule="auto"/>
        <w:jc w:val="both"/>
        <w:rPr>
          <w:ins w:id="16151" w:author="Visone Rossana (GSE)" w:date="2025-10-08T11:31:00Z" w16du:dateUtc="2025-10-08T09:31:00Z"/>
          <w:rFonts w:cstheme="minorHAnsi"/>
          <w:sz w:val="22"/>
          <w:szCs w:val="22"/>
        </w:rPr>
      </w:pPr>
    </w:p>
    <w:p w14:paraId="268A85CC" w14:textId="77777777" w:rsidR="00265748" w:rsidRPr="00E833B5" w:rsidRDefault="00265748">
      <w:pPr>
        <w:spacing w:line="276" w:lineRule="auto"/>
        <w:jc w:val="both"/>
        <w:rPr>
          <w:ins w:id="16152" w:author="Visone Rossana (GSE)" w:date="2025-09-09T14:31:00Z" w16du:dateUtc="2025-09-09T12:31:00Z"/>
          <w:rFonts w:cstheme="minorHAnsi"/>
          <w:sz w:val="22"/>
          <w:szCs w:val="22"/>
          <w:rPrChange w:id="16153" w:author="Visone Rossana (GSE)" w:date="2025-10-08T11:12:00Z" w16du:dateUtc="2025-10-08T09:12:00Z">
            <w:rPr>
              <w:ins w:id="16154" w:author="Visone Rossana (GSE)" w:date="2025-09-09T14:31:00Z" w16du:dateUtc="2025-09-09T12:31:00Z"/>
            </w:rPr>
          </w:rPrChange>
        </w:rPr>
        <w:pPrChange w:id="16155" w:author="Visone Rossana (GSE)" w:date="2025-10-08T11:16:00Z" w16du:dateUtc="2025-10-08T09:16:00Z">
          <w:pPr/>
        </w:pPrChange>
      </w:pPr>
    </w:p>
    <w:p w14:paraId="200090FA" w14:textId="77777777" w:rsidR="008B691C" w:rsidRDefault="008B691C" w:rsidP="00BA0153"/>
    <w:p w14:paraId="0F652DDD" w14:textId="6C63665F" w:rsidR="00D02CFA" w:rsidRPr="00A81A97" w:rsidRDefault="00D02CFA">
      <w:pPr>
        <w:pStyle w:val="TITOLO1-REG"/>
        <w:numPr>
          <w:ilvl w:val="0"/>
          <w:numId w:val="289"/>
        </w:numPr>
        <w:pPrChange w:id="16156" w:author="Visone Rossana (GSE)" w:date="2025-09-17T17:33:00Z" w16du:dateUtc="2025-09-17T15:33:00Z">
          <w:pPr>
            <w:pStyle w:val="TITOLO1-REG"/>
          </w:pPr>
        </w:pPrChange>
      </w:pPr>
      <w:bookmarkStart w:id="16157" w:name="_Toc212462530"/>
      <w:r>
        <w:lastRenderedPageBreak/>
        <w:t>MODALITA’ DI ACCESSO SU PRENOTAZIONE</w:t>
      </w:r>
      <w:bookmarkEnd w:id="16157"/>
    </w:p>
    <w:p w14:paraId="056761A3" w14:textId="61E45362" w:rsidR="001F48BD" w:rsidRDefault="001F48BD">
      <w:pPr>
        <w:spacing w:after="120" w:line="276" w:lineRule="auto"/>
        <w:jc w:val="both"/>
        <w:rPr>
          <w:ins w:id="16158" w:author="Visone Rossana (GSE)" w:date="2025-09-28T19:13:00Z" w16du:dateUtc="2025-09-28T17:13:00Z"/>
          <w:rFonts w:ascii="Calibri" w:hAnsi="Calibri" w:cs="Calibri"/>
          <w:sz w:val="22"/>
          <w:szCs w:val="22"/>
        </w:rPr>
      </w:pPr>
      <w:ins w:id="16159" w:author="Visone Rossana (GSE)" w:date="2025-08-01T15:46:00Z" w16du:dateUtc="2025-08-01T13:46:00Z">
        <w:r w:rsidRPr="006412AC">
          <w:rPr>
            <w:rFonts w:ascii="Calibri" w:hAnsi="Calibri" w:cs="Calibri"/>
            <w:sz w:val="22"/>
            <w:szCs w:val="22"/>
            <w:rPrChange w:id="16160" w:author="Visone Rossana (GSE)" w:date="2025-09-28T19:13:00Z" w16du:dateUtc="2025-09-28T17:13:00Z">
              <w:rPr/>
            </w:rPrChange>
          </w:rPr>
          <w:t>Al fine di dare avvio alla procedura di accesso a prenotazione, il Soggetto Responsabile è tenuto a registrarsi, preliminarmente, sul portale dedicato del GSE nella sezione Area Clienti (</w:t>
        </w:r>
        <w:r w:rsidRPr="008F7201">
          <w:rPr>
            <w:rFonts w:ascii="Calibri" w:hAnsi="Calibri" w:cs="Calibri"/>
            <w:sz w:val="22"/>
            <w:szCs w:val="22"/>
            <w:highlight w:val="yellow"/>
            <w:rPrChange w:id="16161" w:author="Visone Rossana (GSE)" w:date="2025-10-08T12:38:00Z" w16du:dateUtc="2025-10-08T10:38:00Z">
              <w:rPr/>
            </w:rPrChange>
          </w:rPr>
          <w:fldChar w:fldCharType="begin"/>
        </w:r>
        <w:r w:rsidRPr="008F7201">
          <w:rPr>
            <w:rFonts w:ascii="Calibri" w:hAnsi="Calibri" w:cs="Calibri"/>
            <w:sz w:val="22"/>
            <w:szCs w:val="22"/>
            <w:highlight w:val="yellow"/>
            <w:rPrChange w:id="16162" w:author="Visone Rossana (GSE)" w:date="2025-10-08T12:38:00Z" w16du:dateUtc="2025-10-08T10:38:00Z">
              <w:rPr/>
            </w:rPrChange>
          </w:rPr>
          <w:instrText>HYPERLINK "https://applicazioni.gse.it"</w:instrText>
        </w:r>
        <w:r w:rsidRPr="008F7201">
          <w:rPr>
            <w:rFonts w:ascii="Calibri" w:hAnsi="Calibri" w:cs="Calibri"/>
            <w:sz w:val="22"/>
            <w:szCs w:val="22"/>
            <w:highlight w:val="yellow"/>
            <w:rPrChange w:id="16163" w:author="Visone Rossana (GSE)" w:date="2025-10-29T15:10:00Z" w16du:dateUtc="2025-10-29T14:10:00Z">
              <w:rPr>
                <w:rFonts w:ascii="Calibri" w:hAnsi="Calibri" w:cs="Calibri"/>
                <w:sz w:val="22"/>
                <w:szCs w:val="22"/>
                <w:highlight w:val="yellow"/>
              </w:rPr>
            </w:rPrChange>
          </w:rPr>
        </w:r>
        <w:r w:rsidRPr="008F7201">
          <w:rPr>
            <w:rFonts w:ascii="Calibri" w:hAnsi="Calibri" w:cs="Calibri"/>
            <w:sz w:val="22"/>
            <w:szCs w:val="22"/>
            <w:highlight w:val="yellow"/>
            <w:rPrChange w:id="16164" w:author="Visone Rossana (GSE)" w:date="2025-10-08T12:38:00Z" w16du:dateUtc="2025-10-08T10:38:00Z">
              <w:rPr/>
            </w:rPrChange>
          </w:rPr>
          <w:fldChar w:fldCharType="separate"/>
        </w:r>
        <w:r w:rsidRPr="008F7201">
          <w:rPr>
            <w:rStyle w:val="Collegamentoipertestuale"/>
            <w:rFonts w:ascii="Calibri" w:hAnsi="Calibri" w:cs="Calibri"/>
            <w:sz w:val="22"/>
            <w:szCs w:val="22"/>
            <w:highlight w:val="yellow"/>
            <w:rPrChange w:id="16165" w:author="Visone Rossana (GSE)" w:date="2025-10-08T12:38:00Z" w16du:dateUtc="2025-10-08T10:38:00Z">
              <w:rPr>
                <w:rStyle w:val="Collegamentoipertestuale"/>
                <w:rFonts w:cs="Calibri"/>
              </w:rPr>
            </w:rPrChange>
          </w:rPr>
          <w:t>https://applicazioni.gse.it</w:t>
        </w:r>
        <w:r w:rsidRPr="008F7201">
          <w:rPr>
            <w:rFonts w:ascii="Calibri" w:hAnsi="Calibri" w:cs="Calibri"/>
            <w:sz w:val="22"/>
            <w:szCs w:val="22"/>
            <w:highlight w:val="yellow"/>
            <w:rPrChange w:id="16166" w:author="Visone Rossana (GSE)" w:date="2025-10-08T12:38:00Z" w16du:dateUtc="2025-10-08T10:38:00Z">
              <w:rPr/>
            </w:rPrChange>
          </w:rPr>
          <w:fldChar w:fldCharType="end"/>
        </w:r>
        <w:r w:rsidRPr="006412AC">
          <w:rPr>
            <w:rFonts w:ascii="Calibri" w:hAnsi="Calibri" w:cs="Calibri"/>
            <w:sz w:val="22"/>
            <w:szCs w:val="22"/>
            <w:rPrChange w:id="16167" w:author="Visone Rossana (GSE)" w:date="2025-09-28T19:13:00Z" w16du:dateUtc="2025-09-28T17:13:00Z">
              <w:rPr/>
            </w:rPrChange>
          </w:rPr>
          <w:t>).</w:t>
        </w:r>
      </w:ins>
    </w:p>
    <w:p w14:paraId="3596A7EA" w14:textId="68AA95F7" w:rsidR="00CC2F12" w:rsidRDefault="00D90C4D">
      <w:pPr>
        <w:spacing w:after="120" w:line="276" w:lineRule="auto"/>
        <w:jc w:val="both"/>
        <w:rPr>
          <w:rFonts w:ascii="Calibri" w:hAnsi="Calibri" w:cs="Calibri"/>
          <w:sz w:val="22"/>
          <w:szCs w:val="22"/>
        </w:rPr>
      </w:pPr>
      <w:r>
        <w:rPr>
          <w:rFonts w:ascii="Calibri" w:hAnsi="Calibri" w:cs="Calibri"/>
          <w:sz w:val="22"/>
          <w:szCs w:val="22"/>
        </w:rPr>
        <w:t xml:space="preserve">Nel presente Capitolo saranno descritte le modalità di accesso alla prenotazione </w:t>
      </w:r>
      <w:r w:rsidR="00F817B6">
        <w:rPr>
          <w:rFonts w:ascii="Calibri" w:hAnsi="Calibri" w:cs="Calibri"/>
          <w:sz w:val="22"/>
          <w:szCs w:val="22"/>
        </w:rPr>
        <w:t xml:space="preserve">per la </w:t>
      </w:r>
      <w:r w:rsidR="00211CC0">
        <w:rPr>
          <w:rFonts w:ascii="Calibri" w:hAnsi="Calibri" w:cs="Calibri"/>
          <w:sz w:val="22"/>
          <w:szCs w:val="22"/>
        </w:rPr>
        <w:t>Pubblica Amministrazione</w:t>
      </w:r>
      <w:r w:rsidR="00F817B6">
        <w:rPr>
          <w:rFonts w:ascii="Calibri" w:hAnsi="Calibri" w:cs="Calibri"/>
          <w:sz w:val="22"/>
          <w:szCs w:val="22"/>
        </w:rPr>
        <w:t>, direttamente,</w:t>
      </w:r>
      <w:r w:rsidR="00211CC0">
        <w:rPr>
          <w:rFonts w:ascii="Calibri" w:hAnsi="Calibri" w:cs="Calibri"/>
          <w:sz w:val="22"/>
          <w:szCs w:val="22"/>
        </w:rPr>
        <w:t xml:space="preserve"> </w:t>
      </w:r>
      <w:r w:rsidR="00FC73D9">
        <w:rPr>
          <w:rFonts w:ascii="Calibri" w:hAnsi="Calibri" w:cs="Calibri"/>
          <w:sz w:val="22"/>
          <w:szCs w:val="22"/>
        </w:rPr>
        <w:t xml:space="preserve">o avvalendosi della ESCO </w:t>
      </w:r>
      <w:r w:rsidR="00C4084F">
        <w:rPr>
          <w:rFonts w:ascii="Calibri" w:hAnsi="Calibri" w:cs="Calibri"/>
          <w:sz w:val="22"/>
          <w:szCs w:val="22"/>
        </w:rPr>
        <w:t>c</w:t>
      </w:r>
      <w:r w:rsidR="00FC73D9">
        <w:rPr>
          <w:rFonts w:ascii="Calibri" w:hAnsi="Calibri" w:cs="Calibri"/>
          <w:sz w:val="22"/>
          <w:szCs w:val="22"/>
        </w:rPr>
        <w:t>he agi</w:t>
      </w:r>
      <w:r w:rsidR="00F817B6">
        <w:rPr>
          <w:rFonts w:ascii="Calibri" w:hAnsi="Calibri" w:cs="Calibri"/>
          <w:sz w:val="22"/>
          <w:szCs w:val="22"/>
        </w:rPr>
        <w:t>rà per suo conto come Soggetto Respon</w:t>
      </w:r>
      <w:r w:rsidR="00F012D0">
        <w:rPr>
          <w:rFonts w:ascii="Calibri" w:hAnsi="Calibri" w:cs="Calibri"/>
          <w:sz w:val="22"/>
          <w:szCs w:val="22"/>
        </w:rPr>
        <w:t>sabile</w:t>
      </w:r>
      <w:r w:rsidR="00CC2F12">
        <w:rPr>
          <w:rFonts w:ascii="Calibri" w:hAnsi="Calibri" w:cs="Calibri"/>
          <w:sz w:val="22"/>
          <w:szCs w:val="22"/>
        </w:rPr>
        <w:t>:</w:t>
      </w:r>
    </w:p>
    <w:p w14:paraId="05852DDA" w14:textId="56268B99" w:rsidR="006412AC" w:rsidRPr="006412AC" w:rsidRDefault="00FB7F44">
      <w:pPr>
        <w:spacing w:after="120" w:line="276" w:lineRule="auto"/>
        <w:jc w:val="both"/>
        <w:rPr>
          <w:rFonts w:ascii="Calibri" w:hAnsi="Calibri" w:cs="Calibri"/>
          <w:sz w:val="22"/>
          <w:szCs w:val="22"/>
          <w:rPrChange w:id="16168" w:author="Visone Rossana (GSE)" w:date="2025-09-28T19:13:00Z" w16du:dateUtc="2025-09-28T17:13:00Z">
            <w:rPr/>
          </w:rPrChange>
        </w:rPr>
        <w:pPrChange w:id="16169" w:author="Visone Rossana (GSE)" w:date="2025-09-09T14:42:00Z" w16du:dateUtc="2025-09-09T12:42:00Z">
          <w:pPr>
            <w:spacing w:after="120"/>
            <w:jc w:val="both"/>
          </w:pPr>
        </w:pPrChange>
      </w:pPr>
      <w:ins w:id="16170" w:author="Visone Rossana (GSE)" w:date="2025-09-28T19:15:00Z" w16du:dateUtc="2025-09-28T17:15:00Z">
        <w:del w:id="16171" w:author="Visone Rossana (GSE)" w:date="2025-10-08T13:05:00Z" w16du:dateUtc="2025-10-08T11:05:00Z">
          <w:r w:rsidDel="00F012D0">
            <w:rPr>
              <w:rFonts w:ascii="Calibri" w:hAnsi="Calibri" w:cs="Calibri"/>
              <w:sz w:val="22"/>
              <w:szCs w:val="22"/>
            </w:rPr>
            <w:delText xml:space="preserve"> </w:delText>
          </w:r>
        </w:del>
      </w:ins>
    </w:p>
    <w:p w14:paraId="5073F22C" w14:textId="21DE2866" w:rsidR="001F48BD" w:rsidRPr="008E3555" w:rsidDel="00D90C4D" w:rsidRDefault="001F48BD">
      <w:pPr>
        <w:pStyle w:val="Paragrafoelenco"/>
        <w:spacing w:before="120" w:after="120" w:line="276" w:lineRule="auto"/>
        <w:ind w:left="709"/>
        <w:jc w:val="both"/>
        <w:rPr>
          <w:del w:id="16172" w:author="Visone Rossana (GSE)" w:date="2025-09-28T19:14:00Z" w16du:dateUtc="2025-09-28T17:14:00Z"/>
          <w:rFonts w:ascii="Calibri" w:hAnsi="Calibri" w:cs="Calibri"/>
          <w:strike/>
          <w:sz w:val="22"/>
          <w:szCs w:val="22"/>
          <w:rPrChange w:id="16173" w:author="Visone Rossana (GSE)" w:date="2025-09-09T16:33:00Z" w16du:dateUtc="2025-09-09T14:33:00Z">
            <w:rPr>
              <w:del w:id="16174" w:author="Visone Rossana (GSE)" w:date="2025-09-28T19:14:00Z" w16du:dateUtc="2025-09-28T17:14:00Z"/>
              <w:strike/>
            </w:rPr>
          </w:rPrChange>
        </w:rPr>
        <w:pPrChange w:id="16175" w:author="Visone Rossana (GSE)" w:date="2025-09-09T14:42:00Z" w16du:dateUtc="2025-09-09T12:42:00Z">
          <w:pPr>
            <w:pStyle w:val="Paragrafoelenco"/>
            <w:spacing w:before="120" w:after="120"/>
            <w:ind w:left="709"/>
            <w:jc w:val="both"/>
          </w:pPr>
        </w:pPrChange>
      </w:pPr>
      <w:del w:id="16176" w:author="Visone Rossana (GSE)" w:date="2025-09-28T19:14:00Z" w16du:dateUtc="2025-09-28T17:14:00Z">
        <w:r w:rsidRPr="008E3555" w:rsidDel="00D90C4D">
          <w:rPr>
            <w:rFonts w:ascii="Calibri" w:hAnsi="Calibri" w:cs="Calibri"/>
            <w:strike/>
            <w:sz w:val="22"/>
            <w:szCs w:val="22"/>
            <w:rPrChange w:id="16177" w:author="Visone Rossana (GSE)" w:date="2025-09-09T16:33:00Z" w16du:dateUtc="2025-09-09T14:33:00Z">
              <w:rPr>
                <w:strike/>
              </w:rPr>
            </w:rPrChange>
          </w:rPr>
          <w:delText xml:space="preserve"> </w:delText>
        </w:r>
      </w:del>
    </w:p>
    <w:p w14:paraId="644566A9" w14:textId="4CF2DA33" w:rsidR="001F48BD" w:rsidRPr="008B1DFF" w:rsidRDefault="001F48BD">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ins w:id="16178" w:author="Visone Rossana (GSE)" w:date="2025-08-01T15:45:00Z" w16du:dateUtc="2025-08-01T13:45:00Z"/>
          <w:rFonts w:ascii="Calibri" w:hAnsi="Calibri" w:cs="Calibri"/>
          <w:sz w:val="22"/>
          <w:szCs w:val="22"/>
          <w:rPrChange w:id="16179" w:author="Visone Rossana (GSE)" w:date="2025-09-09T14:42:00Z" w16du:dateUtc="2025-09-09T12:42:00Z">
            <w:rPr>
              <w:ins w:id="16180" w:author="Visone Rossana (GSE)" w:date="2025-08-01T15:45:00Z" w16du:dateUtc="2025-08-01T13:45:00Z"/>
            </w:rPr>
          </w:rPrChange>
        </w:rPr>
        <w:pPrChange w:id="16181" w:author="Visone Rossana (GSE)" w:date="2025-09-09T14:42:00Z" w16du:dateUtc="2025-09-09T12:42:00Z">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pPr>
        </w:pPrChange>
      </w:pPr>
      <w:ins w:id="16182" w:author="Visone Rossana (GSE)" w:date="2025-08-01T15:45:00Z" w16du:dateUtc="2025-08-01T13:45:00Z">
        <w:del w:id="16183" w:author="Visone Rossana (GSE)" w:date="2025-10-28T12:20:00Z" w16du:dateUtc="2025-10-28T11:20:00Z">
          <w:r w:rsidRPr="008B1DFF" w:rsidDel="006065D4">
            <w:rPr>
              <w:rFonts w:ascii="Calibri" w:hAnsi="Calibri" w:cs="Calibri"/>
              <w:sz w:val="22"/>
              <w:szCs w:val="22"/>
              <w:highlight w:val="yellow"/>
              <w:rPrChange w:id="16184" w:author="Visone Rossana (GSE)" w:date="2025-09-09T14:42:00Z" w16du:dateUtc="2025-09-09T12:42:00Z">
                <w:rPr/>
              </w:rPrChange>
            </w:rPr>
            <w:delText>In caso di accettazione della richiesta di prenotazione, il GSE procede a impegnare a favore del richiedente la somma corrispondente all’incentivo spettante da intendersi come massimale a preventivo. L’atto di conferma della prenotazione rilasciato dal GSE costituisce impegno all’erogazione delle risorse fermo restando, a tal fine, il rispetto delle condizioni previste dal Decreto</w:delText>
          </w:r>
        </w:del>
        <w:r w:rsidRPr="008B1DFF">
          <w:rPr>
            <w:rFonts w:ascii="Calibri" w:hAnsi="Calibri" w:cs="Calibri"/>
            <w:sz w:val="22"/>
            <w:szCs w:val="22"/>
            <w:highlight w:val="yellow"/>
            <w:rPrChange w:id="16185" w:author="Visone Rossana (GSE)" w:date="2025-09-09T14:42:00Z" w16du:dateUtc="2025-09-09T12:42:00Z">
              <w:rPr/>
            </w:rPrChange>
          </w:rPr>
          <w:t>.</w:t>
        </w:r>
        <w:r w:rsidRPr="008B1DFF">
          <w:rPr>
            <w:rFonts w:ascii="Calibri" w:hAnsi="Calibri" w:cs="Calibri"/>
            <w:sz w:val="22"/>
            <w:szCs w:val="22"/>
            <w:rPrChange w:id="16186" w:author="Visone Rossana (GSE)" w:date="2025-09-09T14:42:00Z" w16du:dateUtc="2025-09-09T12:42:00Z">
              <w:rPr/>
            </w:rPrChange>
          </w:rPr>
          <w:t xml:space="preserve"> </w:t>
        </w:r>
      </w:ins>
      <w:ins w:id="16187" w:author="Visone Rossana (GSE)" w:date="2025-08-01T16:51:00Z" w16du:dateUtc="2025-08-01T14:51:00Z">
        <w:r w:rsidR="00421580" w:rsidRPr="008B1DFF">
          <w:rPr>
            <w:rFonts w:ascii="Calibri" w:hAnsi="Calibri" w:cs="Calibri"/>
            <w:sz w:val="22"/>
            <w:szCs w:val="22"/>
            <w:rPrChange w:id="16188" w:author="Visone Rossana (GSE)" w:date="2025-09-09T14:42:00Z" w16du:dateUtc="2025-09-09T12:42:00Z">
              <w:rPr/>
            </w:rPrChange>
          </w:rPr>
          <w:t>_</w:t>
        </w:r>
        <w:del w:id="16189" w:author="Visone Rossana (GSE)" w:date="2025-10-08T14:52:00Z" w16du:dateUtc="2025-10-08T12:52:00Z">
          <w:r w:rsidR="00421580" w:rsidRPr="008B1DFF" w:rsidDel="00117091">
            <w:rPr>
              <w:rFonts w:ascii="Calibri" w:hAnsi="Calibri" w:cs="Calibri"/>
              <w:sz w:val="22"/>
              <w:szCs w:val="22"/>
              <w:rPrChange w:id="16190" w:author="Visone Rossana (GSE)" w:date="2025-09-09T14:42:00Z" w16du:dateUtc="2025-09-09T12:42:00Z">
                <w:rPr/>
              </w:rPrChange>
            </w:rPr>
            <w:delText>mettere d</w:delText>
          </w:r>
        </w:del>
      </w:ins>
      <w:ins w:id="16191" w:author="Visone Rossana (GSE)" w:date="2025-08-01T16:52:00Z" w16du:dateUtc="2025-08-01T14:52:00Z">
        <w:del w:id="16192" w:author="Visone Rossana (GSE)" w:date="2025-10-08T14:52:00Z" w16du:dateUtc="2025-10-08T12:52:00Z">
          <w:r w:rsidR="00421580" w:rsidRPr="008B1DFF" w:rsidDel="00117091">
            <w:rPr>
              <w:rFonts w:ascii="Calibri" w:hAnsi="Calibri" w:cs="Calibri"/>
              <w:sz w:val="22"/>
              <w:szCs w:val="22"/>
              <w:rPrChange w:id="16193" w:author="Visone Rossana (GSE)" w:date="2025-09-09T14:42:00Z" w16du:dateUtc="2025-09-09T12:42:00Z">
                <w:rPr/>
              </w:rPrChange>
            </w:rPr>
            <w:delText>opo</w:delText>
          </w:r>
        </w:del>
      </w:ins>
    </w:p>
    <w:p w14:paraId="55805BE7" w14:textId="77777777" w:rsidR="001F48BD" w:rsidRDefault="001F48BD" w:rsidP="008B1DFF">
      <w:pPr>
        <w:spacing w:after="120" w:line="276" w:lineRule="auto"/>
        <w:jc w:val="both"/>
        <w:rPr>
          <w:ins w:id="16194" w:author="Visone Rossana (GSE)" w:date="2025-09-09T15:13:00Z" w16du:dateUtc="2025-09-09T13:13:00Z"/>
          <w:rFonts w:ascii="Calibri" w:hAnsi="Calibri" w:cs="Calibri"/>
          <w:sz w:val="22"/>
          <w:szCs w:val="22"/>
        </w:rPr>
      </w:pPr>
      <w:commentRangeStart w:id="16195"/>
      <w:ins w:id="16196" w:author="Visone Rossana (GSE)" w:date="2025-08-01T15:45:00Z" w16du:dateUtc="2025-08-01T13:45:00Z">
        <w:r w:rsidRPr="008B1DFF">
          <w:rPr>
            <w:rFonts w:ascii="Calibri" w:hAnsi="Calibri" w:cs="Calibri"/>
            <w:sz w:val="22"/>
            <w:szCs w:val="22"/>
            <w:highlight w:val="yellow"/>
            <w:rPrChange w:id="16197" w:author="Visone Rossana (GSE)" w:date="2025-09-09T14:42:00Z" w16du:dateUtc="2025-09-09T12:42:00Z">
              <w:rPr/>
            </w:rPrChange>
          </w:rPr>
          <w:t>La richiesta di accesso a preventivo per interventi in cui figuri un terzo soggetto finanziatore (es. istituto bancario) dovrà essere presentata al GSE dal Soggetto Responsabile, PA ovvero ESCo, che sostiene direttamente le spese degli interventi in questione.</w:t>
        </w:r>
        <w:r w:rsidRPr="008B1DFF">
          <w:rPr>
            <w:rFonts w:ascii="Calibri" w:hAnsi="Calibri" w:cs="Calibri"/>
            <w:sz w:val="22"/>
            <w:szCs w:val="22"/>
            <w:rPrChange w:id="16198" w:author="Visone Rossana (GSE)" w:date="2025-09-09T14:42:00Z" w16du:dateUtc="2025-09-09T12:42:00Z">
              <w:rPr/>
            </w:rPrChange>
          </w:rPr>
          <w:t xml:space="preserve"> </w:t>
        </w:r>
      </w:ins>
      <w:commentRangeEnd w:id="16195"/>
      <w:ins w:id="16199" w:author="Visone Rossana (GSE)" w:date="2025-08-01T16:26:00Z" w16du:dateUtc="2025-08-01T14:26:00Z">
        <w:r w:rsidR="00704283">
          <w:rPr>
            <w:rStyle w:val="Rimandocommento"/>
            <w:rFonts w:ascii="Calibri" w:hAnsi="Calibri" w:cs="Calibri"/>
            <w:sz w:val="22"/>
            <w:szCs w:val="22"/>
          </w:rPr>
          <w:commentReference w:id="16195"/>
        </w:r>
      </w:ins>
    </w:p>
    <w:p w14:paraId="27FB64C6" w14:textId="77777777" w:rsidR="007103D1" w:rsidDel="00B47B23" w:rsidRDefault="007103D1">
      <w:pPr>
        <w:pStyle w:val="TITOLO20"/>
        <w:numPr>
          <w:ilvl w:val="1"/>
          <w:numId w:val="292"/>
        </w:numPr>
        <w:ind w:left="567" w:hanging="567"/>
        <w:outlineLvl w:val="1"/>
        <w:rPr>
          <w:ins w:id="16200" w:author="Visone Rossana (GSE)" w:date="2025-09-09T15:13:00Z" w16du:dateUtc="2025-09-09T13:13:00Z"/>
          <w:del w:id="16201" w:author="Visone Rossana (GSE)" w:date="2025-10-08T14:53:00Z" w16du:dateUtc="2025-10-08T12:53:00Z"/>
        </w:rPr>
        <w:pPrChange w:id="16202" w:author="Oliosi Francesco (GSE)" w:date="2025-10-13T18:19:00Z" w16du:dateUtc="2025-10-13T16:19:00Z">
          <w:pPr>
            <w:spacing w:after="120" w:line="276" w:lineRule="auto"/>
            <w:jc w:val="both"/>
          </w:pPr>
        </w:pPrChange>
      </w:pPr>
      <w:bookmarkStart w:id="16203" w:name="_Toc212462531"/>
      <w:bookmarkEnd w:id="16203"/>
    </w:p>
    <w:p w14:paraId="0E88A648" w14:textId="3B39219C" w:rsidR="00FF75DC" w:rsidRPr="00C07C38" w:rsidDel="00B47B23" w:rsidRDefault="00FF75DC">
      <w:pPr>
        <w:pStyle w:val="TITOLO20"/>
        <w:numPr>
          <w:ilvl w:val="1"/>
          <w:numId w:val="292"/>
        </w:numPr>
        <w:ind w:left="567" w:hanging="567"/>
        <w:outlineLvl w:val="1"/>
        <w:rPr>
          <w:ins w:id="16204" w:author="Visone Rossana (GSE)" w:date="2025-08-01T17:21:00Z" w16du:dateUtc="2025-08-01T15:21:00Z"/>
          <w:del w:id="16205" w:author="Visone Rossana (GSE)" w:date="2025-10-08T14:53:00Z" w16du:dateUtc="2025-10-08T12:53:00Z"/>
        </w:rPr>
        <w:pPrChange w:id="16206" w:author="Oliosi Francesco (GSE)" w:date="2025-10-13T18:19:00Z" w16du:dateUtc="2025-10-13T16:19:00Z">
          <w:pPr>
            <w:spacing w:after="60"/>
            <w:jc w:val="center"/>
          </w:pPr>
        </w:pPrChange>
      </w:pPr>
      <w:bookmarkStart w:id="16207" w:name="_Toc212462532"/>
      <w:bookmarkEnd w:id="16207"/>
    </w:p>
    <w:p w14:paraId="675BE9A1"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567"/>
        <w:jc w:val="both"/>
        <w:outlineLvl w:val="1"/>
        <w:rPr>
          <w:ins w:id="16208" w:author="Oliosi Francesco (GSE)" w:date="2025-10-15T10:16:00Z" w16du:dateUtc="2025-10-15T08:16:00Z"/>
          <w:rFonts w:ascii="Calibri" w:eastAsiaTheme="majorEastAsia" w:hAnsi="Calibri" w:cstheme="majorBidi"/>
          <w:b/>
          <w:bCs/>
          <w:vanish/>
          <w:szCs w:val="26"/>
        </w:rPr>
        <w:pPrChange w:id="16209" w:author="Oliosi Francesco (GSE)" w:date="2025-10-15T10:41:00Z" w16du:dateUtc="2025-10-15T08:41: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16210" w:name="_Toc212462533"/>
      <w:bookmarkEnd w:id="16210"/>
    </w:p>
    <w:p w14:paraId="0B6BE790" w14:textId="7EC14A91" w:rsidR="00421580" w:rsidRPr="00C07C38" w:rsidRDefault="00421580">
      <w:pPr>
        <w:pStyle w:val="TITOLO20"/>
        <w:numPr>
          <w:ilvl w:val="1"/>
          <w:numId w:val="292"/>
        </w:numPr>
        <w:ind w:left="567" w:hanging="567"/>
        <w:outlineLvl w:val="1"/>
        <w:pPrChange w:id="16211" w:author="Oliosi Francesco (GSE)" w:date="2025-10-13T18:19:00Z" w16du:dateUtc="2025-10-13T16:19:00Z">
          <w:pPr>
            <w:pStyle w:val="TITOLO40"/>
          </w:pPr>
        </w:pPrChange>
      </w:pPr>
      <w:bookmarkStart w:id="16212" w:name="_Toc212462534"/>
      <w:r w:rsidRPr="00C07C38">
        <w:t>Il ruolo di Soggetto Responsabile è ricoperto da</w:t>
      </w:r>
      <w:r>
        <w:t>lla PA</w:t>
      </w:r>
      <w:bookmarkEnd w:id="16212"/>
      <w:r w:rsidR="00760FFB">
        <w:t xml:space="preserve"> </w:t>
      </w:r>
    </w:p>
    <w:p w14:paraId="2AFB416F" w14:textId="5C41FDD5" w:rsidR="00421580" w:rsidRPr="00B57DD1" w:rsidRDefault="00421580" w:rsidP="00B57DD1">
      <w:pPr>
        <w:spacing w:after="60" w:line="276" w:lineRule="auto"/>
        <w:jc w:val="both"/>
        <w:rPr>
          <w:rFonts w:cstheme="minorHAnsi"/>
          <w:sz w:val="22"/>
          <w:szCs w:val="22"/>
        </w:rPr>
      </w:pPr>
      <w:r w:rsidRPr="00B57DD1">
        <w:rPr>
          <w:rFonts w:cstheme="minorHAnsi"/>
          <w:sz w:val="22"/>
          <w:szCs w:val="22"/>
        </w:rPr>
        <w:t>La Pubblica Amministrazione</w:t>
      </w:r>
      <w:r w:rsidR="005F3968">
        <w:rPr>
          <w:rFonts w:cstheme="minorHAnsi"/>
          <w:sz w:val="22"/>
          <w:szCs w:val="22"/>
        </w:rPr>
        <w:t xml:space="preserve"> </w:t>
      </w:r>
      <w:r w:rsidR="003C3A3D">
        <w:rPr>
          <w:rFonts w:cstheme="minorHAnsi"/>
          <w:sz w:val="22"/>
          <w:szCs w:val="22"/>
        </w:rPr>
        <w:t xml:space="preserve">può </w:t>
      </w:r>
      <w:r w:rsidRPr="00B57DD1">
        <w:rPr>
          <w:rFonts w:cstheme="minorHAnsi"/>
          <w:sz w:val="22"/>
          <w:szCs w:val="22"/>
        </w:rPr>
        <w:t>effettuare la richiesta di prenotazione</w:t>
      </w:r>
      <w:r w:rsidR="000C53C8">
        <w:rPr>
          <w:rFonts w:cstheme="minorHAnsi"/>
          <w:sz w:val="22"/>
          <w:szCs w:val="22"/>
        </w:rPr>
        <w:t>,</w:t>
      </w:r>
      <w:r w:rsidRPr="00B57DD1">
        <w:rPr>
          <w:rFonts w:cstheme="minorHAnsi"/>
          <w:sz w:val="22"/>
          <w:szCs w:val="22"/>
        </w:rPr>
        <w:t xml:space="preserve"> in qualità di Soggetto Responsabile</w:t>
      </w:r>
      <w:r w:rsidR="000C53C8">
        <w:rPr>
          <w:rFonts w:cstheme="minorHAnsi"/>
          <w:sz w:val="22"/>
          <w:szCs w:val="22"/>
        </w:rPr>
        <w:t xml:space="preserve">, </w:t>
      </w:r>
      <w:r w:rsidRPr="00B57DD1">
        <w:rPr>
          <w:rFonts w:cstheme="minorHAnsi"/>
          <w:sz w:val="22"/>
          <w:szCs w:val="22"/>
        </w:rPr>
        <w:t>nei casi in cui sostenga direttamente le spese di realizzazione degli interventi e ricorra almeno una delle circostanze di seguito indicate:</w:t>
      </w:r>
    </w:p>
    <w:p w14:paraId="040A01DD" w14:textId="3E18407D" w:rsidR="00421580" w:rsidRPr="006C2C03" w:rsidRDefault="00421580" w:rsidP="006C2C03">
      <w:pPr>
        <w:pStyle w:val="Paragrafoelenco"/>
        <w:numPr>
          <w:ilvl w:val="0"/>
          <w:numId w:val="80"/>
        </w:numPr>
        <w:spacing w:after="60" w:line="276" w:lineRule="auto"/>
        <w:contextualSpacing w:val="0"/>
        <w:jc w:val="both"/>
        <w:rPr>
          <w:rFonts w:cstheme="minorHAnsi"/>
          <w:sz w:val="22"/>
          <w:szCs w:val="22"/>
        </w:rPr>
      </w:pPr>
      <w:r w:rsidRPr="006C2C03">
        <w:rPr>
          <w:rFonts w:cstheme="minorHAnsi"/>
          <w:sz w:val="22"/>
          <w:szCs w:val="22"/>
        </w:rPr>
        <w:t xml:space="preserve">sia in possesso di una </w:t>
      </w:r>
      <w:r w:rsidRPr="006C2C03">
        <w:rPr>
          <w:rFonts w:cstheme="minorHAnsi"/>
          <w:b/>
          <w:sz w:val="22"/>
          <w:szCs w:val="22"/>
        </w:rPr>
        <w:t>diagnosi energetica</w:t>
      </w:r>
      <w:r w:rsidRPr="006C2C03">
        <w:rPr>
          <w:rFonts w:cstheme="minorHAnsi"/>
          <w:sz w:val="22"/>
          <w:szCs w:val="22"/>
        </w:rPr>
        <w:t xml:space="preserve"> sull’edificio e abbia emesso un</w:t>
      </w:r>
      <w:r w:rsidR="00666408" w:rsidRPr="006C2C03">
        <w:rPr>
          <w:rFonts w:cstheme="minorHAnsi"/>
          <w:sz w:val="22"/>
          <w:szCs w:val="22"/>
        </w:rPr>
        <w:t xml:space="preserve"> provvedimento o</w:t>
      </w:r>
      <w:r w:rsidRPr="006C2C03">
        <w:rPr>
          <w:rFonts w:cstheme="minorHAnsi"/>
          <w:sz w:val="22"/>
          <w:szCs w:val="22"/>
        </w:rPr>
        <w:t xml:space="preserve"> atto </w:t>
      </w:r>
      <w:r w:rsidR="00666408" w:rsidRPr="006C2C03">
        <w:rPr>
          <w:rFonts w:cstheme="minorHAnsi"/>
          <w:sz w:val="22"/>
          <w:szCs w:val="22"/>
        </w:rPr>
        <w:t xml:space="preserve">un </w:t>
      </w:r>
      <w:r w:rsidRPr="006C2C03">
        <w:rPr>
          <w:rFonts w:cstheme="minorHAnsi"/>
          <w:sz w:val="22"/>
          <w:szCs w:val="22"/>
        </w:rPr>
        <w:t>amministrativo di impegno alla realizzazione di almeno uno degli interventi indicati nella diagnosi (art.</w:t>
      </w:r>
      <w:r w:rsidR="00666408" w:rsidRPr="006C2C03">
        <w:rPr>
          <w:rFonts w:cstheme="minorHAnsi"/>
          <w:sz w:val="22"/>
          <w:szCs w:val="22"/>
        </w:rPr>
        <w:t xml:space="preserve"> 14, comma 2, lett. b</w:t>
      </w:r>
      <w:r w:rsidR="00D77574">
        <w:rPr>
          <w:rFonts w:cstheme="minorHAnsi"/>
          <w:sz w:val="22"/>
          <w:szCs w:val="22"/>
        </w:rPr>
        <w:t>)</w:t>
      </w:r>
      <w:r w:rsidR="00666408" w:rsidRPr="006C2C03">
        <w:rPr>
          <w:rFonts w:cstheme="minorHAnsi"/>
          <w:sz w:val="22"/>
          <w:szCs w:val="22"/>
        </w:rPr>
        <w:t>, punto i.</w:t>
      </w:r>
      <w:r w:rsidRPr="006C2C03">
        <w:rPr>
          <w:rFonts w:cstheme="minorHAnsi"/>
          <w:sz w:val="22"/>
          <w:szCs w:val="22"/>
        </w:rPr>
        <w:t>)</w:t>
      </w:r>
      <w:ins w:id="16213" w:author="Visone Rossana (GSE)" w:date="2025-10-28T12:02:00Z" w16du:dateUtc="2025-10-28T11:02:00Z">
        <w:r w:rsidR="00A66DFB">
          <w:rPr>
            <w:rFonts w:cstheme="minorHAnsi"/>
            <w:sz w:val="22"/>
            <w:szCs w:val="22"/>
          </w:rPr>
          <w:t xml:space="preserve"> o</w:t>
        </w:r>
      </w:ins>
      <w:ins w:id="16214" w:author="Visone Rossana (GSE)" w:date="2025-10-28T12:03:00Z" w16du:dateUtc="2025-10-28T11:03:00Z">
        <w:r w:rsidR="002445B2">
          <w:rPr>
            <w:rFonts w:cstheme="minorHAnsi"/>
            <w:sz w:val="22"/>
            <w:szCs w:val="22"/>
          </w:rPr>
          <w:t xml:space="preserve"> si</w:t>
        </w:r>
      </w:ins>
      <w:ins w:id="16215" w:author="Visone Rossana (GSE)" w:date="2025-10-28T12:02:00Z" w16du:dateUtc="2025-10-28T11:02:00Z">
        <w:r w:rsidR="00A66DFB">
          <w:rPr>
            <w:rFonts w:cstheme="minorHAnsi"/>
            <w:sz w:val="22"/>
            <w:szCs w:val="22"/>
          </w:rPr>
          <w:t xml:space="preserve"> sia </w:t>
        </w:r>
        <w:r w:rsidR="002445B2">
          <w:rPr>
            <w:rFonts w:cstheme="minorHAnsi"/>
            <w:sz w:val="22"/>
            <w:szCs w:val="22"/>
          </w:rPr>
          <w:t xml:space="preserve">avvalsa </w:t>
        </w:r>
      </w:ins>
      <w:ins w:id="16216" w:author="Visone Rossana (GSE)" w:date="2025-10-28T12:03:00Z" w16du:dateUtc="2025-10-28T11:03:00Z">
        <w:r w:rsidR="002445B2">
          <w:rPr>
            <w:rFonts w:cstheme="minorHAnsi"/>
            <w:sz w:val="22"/>
            <w:szCs w:val="22"/>
          </w:rPr>
          <w:t xml:space="preserve">di </w:t>
        </w:r>
      </w:ins>
      <w:ins w:id="16217" w:author="Visone Rossana (GSE)" w:date="2025-10-28T12:02:00Z" w16du:dateUtc="2025-10-28T11:02:00Z">
        <w:r w:rsidR="002445B2" w:rsidRPr="1552E9CF">
          <w:rPr>
            <w:rFonts w:ascii="Calibri" w:hAnsi="Calibri" w:cs="Calibri"/>
            <w:sz w:val="22"/>
            <w:szCs w:val="22"/>
          </w:rPr>
          <w:t>un contratto di prestazione energetica</w:t>
        </w:r>
      </w:ins>
      <w:ins w:id="16218" w:author="Visone Rossana (GSE)" w:date="2025-10-28T12:03:00Z" w16du:dateUtc="2025-10-28T11:03:00Z">
        <w:r w:rsidR="009F69DC">
          <w:rPr>
            <w:rFonts w:ascii="Calibri" w:hAnsi="Calibri" w:cs="Calibri"/>
            <w:sz w:val="22"/>
            <w:szCs w:val="22"/>
          </w:rPr>
          <w:t xml:space="preserve"> il cui schema </w:t>
        </w:r>
      </w:ins>
      <w:ins w:id="16219" w:author="Visone Rossana (GSE)" w:date="2025-10-28T12:02:00Z" w16du:dateUtc="2025-10-28T11:02:00Z">
        <w:r w:rsidR="002445B2" w:rsidRPr="1552E9CF">
          <w:rPr>
            <w:rFonts w:ascii="Calibri" w:hAnsi="Calibri" w:cs="Calibri"/>
            <w:sz w:val="22"/>
            <w:szCs w:val="22"/>
          </w:rPr>
          <w:t xml:space="preserve">tipo </w:t>
        </w:r>
      </w:ins>
      <w:ins w:id="16220" w:author="Visone Rossana (GSE)" w:date="2025-10-28T12:04:00Z" w16du:dateUtc="2025-10-28T11:04:00Z">
        <w:r w:rsidR="00554636">
          <w:rPr>
            <w:rFonts w:ascii="Calibri" w:hAnsi="Calibri" w:cs="Calibri"/>
            <w:sz w:val="22"/>
            <w:szCs w:val="22"/>
          </w:rPr>
          <w:t>è al</w:t>
        </w:r>
      </w:ins>
      <w:ins w:id="16221" w:author="Visone Rossana (GSE)" w:date="2025-10-28T12:02:00Z" w16du:dateUtc="2025-10-28T11:02:00Z">
        <w:r w:rsidR="002445B2" w:rsidRPr="1552E9CF">
          <w:rPr>
            <w:rFonts w:ascii="Calibri" w:hAnsi="Calibri" w:cs="Calibri"/>
            <w:sz w:val="22"/>
            <w:szCs w:val="22"/>
          </w:rPr>
          <w:t>legato all’atto amministrativo</w:t>
        </w:r>
      </w:ins>
      <w:r w:rsidR="006C2C03" w:rsidRPr="006C2C03">
        <w:rPr>
          <w:rFonts w:cstheme="minorHAnsi"/>
          <w:sz w:val="22"/>
          <w:szCs w:val="22"/>
        </w:rPr>
        <w:t>;</w:t>
      </w:r>
    </w:p>
    <w:p w14:paraId="1721ACDB" w14:textId="34DBF302" w:rsidR="00421580" w:rsidRPr="005A5297" w:rsidRDefault="00421580" w:rsidP="006C2C03">
      <w:pPr>
        <w:pStyle w:val="Paragrafoelenco"/>
        <w:numPr>
          <w:ilvl w:val="0"/>
          <w:numId w:val="80"/>
        </w:numPr>
        <w:spacing w:after="60" w:line="276" w:lineRule="auto"/>
        <w:contextualSpacing w:val="0"/>
        <w:jc w:val="both"/>
        <w:rPr>
          <w:rFonts w:cstheme="minorHAnsi"/>
          <w:strike/>
          <w:sz w:val="22"/>
          <w:szCs w:val="22"/>
        </w:rPr>
      </w:pPr>
      <w:r w:rsidRPr="005A5297">
        <w:rPr>
          <w:rFonts w:cstheme="minorHAnsi"/>
          <w:sz w:val="22"/>
          <w:szCs w:val="22"/>
        </w:rPr>
        <w:t>abbia</w:t>
      </w:r>
      <w:r w:rsidR="000C53C8" w:rsidRPr="005A5297">
        <w:rPr>
          <w:rFonts w:cstheme="minorHAnsi"/>
          <w:sz w:val="22"/>
          <w:szCs w:val="22"/>
        </w:rPr>
        <w:t>no</w:t>
      </w:r>
      <w:r w:rsidRPr="005A5297">
        <w:rPr>
          <w:rFonts w:cstheme="minorHAnsi"/>
          <w:sz w:val="22"/>
          <w:szCs w:val="22"/>
        </w:rPr>
        <w:t xml:space="preserve"> stipulato un </w:t>
      </w:r>
      <w:r w:rsidRPr="005A5297">
        <w:rPr>
          <w:rFonts w:cstheme="minorHAnsi"/>
          <w:b/>
          <w:sz w:val="22"/>
          <w:szCs w:val="22"/>
        </w:rPr>
        <w:t>contratto di prestazione energetica</w:t>
      </w:r>
      <w:r w:rsidRPr="005A5297">
        <w:rPr>
          <w:rFonts w:cstheme="minorHAnsi"/>
          <w:sz w:val="22"/>
          <w:szCs w:val="22"/>
        </w:rPr>
        <w:t xml:space="preserve"> </w:t>
      </w:r>
      <w:r w:rsidR="00666408" w:rsidRPr="005A5297">
        <w:rPr>
          <w:rFonts w:cstheme="minorHAnsi"/>
          <w:sz w:val="22"/>
          <w:szCs w:val="22"/>
        </w:rPr>
        <w:t>o u</w:t>
      </w:r>
      <w:r w:rsidR="00666408" w:rsidRPr="005A5297">
        <w:rPr>
          <w:rFonts w:cstheme="minorHAnsi"/>
          <w:b/>
          <w:bCs/>
          <w:spacing w:val="4"/>
          <w:sz w:val="22"/>
          <w:szCs w:val="22"/>
        </w:rPr>
        <w:t>n altro contratto di fornitura integrato per la riqualificazione energetica</w:t>
      </w:r>
      <w:r w:rsidR="002571A9">
        <w:rPr>
          <w:rFonts w:cstheme="minorHAnsi"/>
          <w:b/>
          <w:bCs/>
          <w:spacing w:val="4"/>
          <w:sz w:val="22"/>
          <w:szCs w:val="22"/>
        </w:rPr>
        <w:t xml:space="preserve"> </w:t>
      </w:r>
      <w:r w:rsidR="002571A9" w:rsidRPr="005A5297">
        <w:rPr>
          <w:rFonts w:cstheme="minorHAnsi"/>
          <w:spacing w:val="4"/>
          <w:sz w:val="22"/>
          <w:szCs w:val="22"/>
        </w:rPr>
        <w:t>dei sistemi interessati</w:t>
      </w:r>
      <w:r w:rsidRPr="005A5297">
        <w:rPr>
          <w:rFonts w:cstheme="minorHAnsi"/>
          <w:strike/>
          <w:sz w:val="22"/>
          <w:szCs w:val="22"/>
        </w:rPr>
        <w:t xml:space="preserve"> </w:t>
      </w:r>
      <w:r w:rsidRPr="006C2C03">
        <w:rPr>
          <w:rFonts w:cstheme="minorHAnsi"/>
          <w:sz w:val="22"/>
          <w:szCs w:val="22"/>
        </w:rPr>
        <w:t>(</w:t>
      </w:r>
      <w:r w:rsidR="00666408" w:rsidRPr="006C2C03">
        <w:rPr>
          <w:rFonts w:cstheme="minorHAnsi"/>
          <w:sz w:val="22"/>
          <w:szCs w:val="22"/>
        </w:rPr>
        <w:t>art. 14, comma 2, lett. b</w:t>
      </w:r>
      <w:r w:rsidR="00927430">
        <w:rPr>
          <w:rFonts w:cstheme="minorHAnsi"/>
          <w:sz w:val="22"/>
          <w:szCs w:val="22"/>
        </w:rPr>
        <w:t>)</w:t>
      </w:r>
      <w:r w:rsidR="00666408" w:rsidRPr="006C2C03">
        <w:rPr>
          <w:rFonts w:cstheme="minorHAnsi"/>
          <w:sz w:val="22"/>
          <w:szCs w:val="22"/>
        </w:rPr>
        <w:t>, punto</w:t>
      </w:r>
      <w:r w:rsidR="00A065F6" w:rsidRPr="006C2C03">
        <w:rPr>
          <w:rFonts w:cstheme="minorHAnsi"/>
          <w:sz w:val="22"/>
          <w:szCs w:val="22"/>
        </w:rPr>
        <w:t xml:space="preserve"> </w:t>
      </w:r>
      <w:r w:rsidR="00666408" w:rsidRPr="006C2C03">
        <w:rPr>
          <w:rFonts w:cstheme="minorHAnsi"/>
          <w:sz w:val="22"/>
          <w:szCs w:val="22"/>
        </w:rPr>
        <w:t>iii</w:t>
      </w:r>
      <w:r w:rsidRPr="006C2C03">
        <w:rPr>
          <w:rFonts w:cstheme="minorHAnsi"/>
          <w:sz w:val="22"/>
          <w:szCs w:val="22"/>
        </w:rPr>
        <w:t>);</w:t>
      </w:r>
    </w:p>
    <w:p w14:paraId="01F11A5D" w14:textId="1C46B9E4" w:rsidR="00421580" w:rsidRDefault="00421580">
      <w:pPr>
        <w:pStyle w:val="Paragrafoelenco"/>
        <w:numPr>
          <w:ilvl w:val="0"/>
          <w:numId w:val="80"/>
        </w:numPr>
        <w:spacing w:after="60" w:line="276" w:lineRule="auto"/>
        <w:contextualSpacing w:val="0"/>
        <w:jc w:val="both"/>
        <w:rPr>
          <w:rFonts w:cstheme="minorHAnsi"/>
          <w:sz w:val="22"/>
          <w:szCs w:val="22"/>
        </w:rPr>
      </w:pPr>
      <w:r w:rsidRPr="00B47B23">
        <w:rPr>
          <w:rFonts w:cstheme="minorHAnsi"/>
          <w:sz w:val="22"/>
          <w:szCs w:val="22"/>
        </w:rPr>
        <w:t>abbia</w:t>
      </w:r>
      <w:r w:rsidR="000C53C8">
        <w:rPr>
          <w:rFonts w:cstheme="minorHAnsi"/>
          <w:sz w:val="22"/>
          <w:szCs w:val="22"/>
        </w:rPr>
        <w:t>no</w:t>
      </w:r>
      <w:r w:rsidRPr="00B47B23">
        <w:rPr>
          <w:rFonts w:cstheme="minorHAnsi"/>
          <w:sz w:val="22"/>
          <w:szCs w:val="22"/>
        </w:rPr>
        <w:t xml:space="preserve"> emanato un atto amministrativo per </w:t>
      </w:r>
      <w:r w:rsidRPr="00B47B23">
        <w:rPr>
          <w:rFonts w:cstheme="minorHAnsi"/>
          <w:b/>
          <w:sz w:val="22"/>
          <w:szCs w:val="22"/>
        </w:rPr>
        <w:t>l’assegnazione dei lavori</w:t>
      </w:r>
      <w:r w:rsidRPr="00B47B23">
        <w:rPr>
          <w:rFonts w:cstheme="minorHAnsi"/>
          <w:sz w:val="22"/>
          <w:szCs w:val="22"/>
        </w:rPr>
        <w:t xml:space="preserve"> oggetto della richiesta di incentivo e sia in possesso del </w:t>
      </w:r>
      <w:r w:rsidRPr="00B47B23">
        <w:rPr>
          <w:rFonts w:cstheme="minorHAnsi"/>
          <w:b/>
          <w:sz w:val="22"/>
          <w:szCs w:val="22"/>
        </w:rPr>
        <w:t>verbale di consegna lavori</w:t>
      </w:r>
      <w:r w:rsidRPr="00B47B23">
        <w:rPr>
          <w:rFonts w:cstheme="minorHAnsi"/>
          <w:sz w:val="22"/>
          <w:szCs w:val="22"/>
        </w:rPr>
        <w:t xml:space="preserve"> redatto dal Direttore dei Lavori </w:t>
      </w:r>
      <w:r w:rsidR="00666408" w:rsidRPr="00B47B23">
        <w:rPr>
          <w:rFonts w:cstheme="minorHAnsi"/>
          <w:sz w:val="22"/>
          <w:szCs w:val="22"/>
        </w:rPr>
        <w:t xml:space="preserve">secondo quanto prescritto dal decreto legislativo 31 marzo 2023, n.36 </w:t>
      </w:r>
      <w:r w:rsidRPr="00B47B23">
        <w:rPr>
          <w:rFonts w:cstheme="minorHAnsi"/>
          <w:sz w:val="22"/>
          <w:szCs w:val="22"/>
        </w:rPr>
        <w:t>(</w:t>
      </w:r>
      <w:r w:rsidR="00666408" w:rsidRPr="00B47B23">
        <w:rPr>
          <w:rFonts w:cstheme="minorHAnsi"/>
          <w:sz w:val="22"/>
          <w:szCs w:val="22"/>
        </w:rPr>
        <w:t>art. 14, comma 2</w:t>
      </w:r>
      <w:r w:rsidR="00666408" w:rsidRPr="005009EF">
        <w:rPr>
          <w:rFonts w:cstheme="minorHAnsi"/>
          <w:sz w:val="22"/>
          <w:szCs w:val="22"/>
        </w:rPr>
        <w:t>, lett. b</w:t>
      </w:r>
      <w:r w:rsidR="005009EF">
        <w:rPr>
          <w:rFonts w:cstheme="minorHAnsi"/>
          <w:sz w:val="22"/>
          <w:szCs w:val="22"/>
        </w:rPr>
        <w:t>)</w:t>
      </w:r>
      <w:r w:rsidR="00666408" w:rsidRPr="005009EF">
        <w:rPr>
          <w:rFonts w:cstheme="minorHAnsi"/>
          <w:sz w:val="22"/>
          <w:szCs w:val="22"/>
        </w:rPr>
        <w:t>, punto iv.</w:t>
      </w:r>
      <w:r w:rsidRPr="005009EF">
        <w:rPr>
          <w:rFonts w:cstheme="minorHAnsi"/>
          <w:sz w:val="22"/>
          <w:szCs w:val="22"/>
        </w:rPr>
        <w:t>)</w:t>
      </w:r>
      <w:r w:rsidR="00666408" w:rsidRPr="005009EF">
        <w:rPr>
          <w:rFonts w:cstheme="minorHAnsi"/>
          <w:sz w:val="22"/>
          <w:szCs w:val="22"/>
        </w:rPr>
        <w:t>.</w:t>
      </w:r>
      <w:r w:rsidR="00F22310" w:rsidRPr="00F22310">
        <w:rPr>
          <w:rFonts w:cstheme="minorHAnsi"/>
          <w:sz w:val="22"/>
          <w:szCs w:val="22"/>
          <w:highlight w:val="yellow"/>
        </w:rPr>
        <w:t xml:space="preserve"> </w:t>
      </w:r>
    </w:p>
    <w:p w14:paraId="30699E15" w14:textId="77777777" w:rsidR="00FC2EE4" w:rsidRDefault="00FC2EE4">
      <w:pPr>
        <w:spacing w:after="60" w:line="276" w:lineRule="auto"/>
        <w:jc w:val="both"/>
        <w:rPr>
          <w:ins w:id="16222" w:author="Visone Rossana (GSE)" w:date="2025-10-08T14:51:00Z" w16du:dateUtc="2025-10-08T12:51:00Z"/>
          <w:rFonts w:cstheme="minorHAnsi"/>
          <w:sz w:val="22"/>
          <w:szCs w:val="22"/>
        </w:rPr>
      </w:pPr>
    </w:p>
    <w:p w14:paraId="2FEBE32F" w14:textId="77777777" w:rsidR="00117091" w:rsidRDefault="00117091">
      <w:pPr>
        <w:spacing w:after="60" w:line="276" w:lineRule="auto"/>
        <w:jc w:val="both"/>
        <w:rPr>
          <w:ins w:id="16223" w:author="Visone Rossana (GSE)" w:date="2025-10-08T14:51:00Z" w16du:dateUtc="2025-10-08T12:51:00Z"/>
          <w:rFonts w:cstheme="minorHAnsi"/>
          <w:sz w:val="22"/>
          <w:szCs w:val="22"/>
        </w:rPr>
      </w:pPr>
    </w:p>
    <w:p w14:paraId="24E37FD5" w14:textId="77777777" w:rsidR="00117091" w:rsidRPr="00082D33" w:rsidRDefault="00117091" w:rsidP="00117091">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ascii="Calibri" w:hAnsi="Calibri" w:cs="Calibri"/>
          <w:b/>
          <w:bCs/>
          <w:sz w:val="22"/>
          <w:szCs w:val="22"/>
        </w:rPr>
      </w:pPr>
      <w:r>
        <w:rPr>
          <w:rFonts w:ascii="Calibri" w:hAnsi="Calibri" w:cs="Calibri"/>
          <w:b/>
          <w:bCs/>
          <w:sz w:val="22"/>
          <w:szCs w:val="22"/>
        </w:rPr>
        <w:t xml:space="preserve">Richiesta di prenotazione degli incentivi </w:t>
      </w:r>
      <w:r w:rsidRPr="00082D33">
        <w:rPr>
          <w:rFonts w:ascii="Calibri" w:hAnsi="Calibri" w:cs="Calibri"/>
          <w:b/>
          <w:bCs/>
          <w:sz w:val="22"/>
          <w:szCs w:val="22"/>
        </w:rPr>
        <w:t xml:space="preserve">per interventi nei Comuni del Cratere Sisma 2016 - Legge di conversione 2 febbraio 2024, n. 11 del Decreto Legge n. 181/2023 (c.d. DL Energia). </w:t>
      </w:r>
    </w:p>
    <w:p w14:paraId="46ABCDB1" w14:textId="77777777" w:rsidR="00117091" w:rsidRPr="00053299" w:rsidRDefault="00117091" w:rsidP="00117091">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ascii="Calibri" w:hAnsi="Calibri" w:cs="Calibri"/>
          <w:strike/>
          <w:sz w:val="22"/>
          <w:szCs w:val="22"/>
        </w:rPr>
      </w:pPr>
      <w:r w:rsidRPr="00053299">
        <w:rPr>
          <w:rFonts w:ascii="Calibri" w:hAnsi="Calibri" w:cs="Calibri"/>
          <w:sz w:val="22"/>
          <w:szCs w:val="22"/>
        </w:rPr>
        <w:t xml:space="preserve">Le Pubbliche Amministrazioni, per la realizzazione di interventi del presente Decreto su edifici ricadenti nei comuni del cratere sisma 2016 di cui al Decreto Legge n. 189 del 2016, possono avvalersi degli Uffici speciali per la ricostruzione, in qualità di Soggetto Responsabile, ai sensi delle disposizioni previste dall’art. 4 quinquies, comma 1, della legge di conversione 2 febbraio 2024, n. 11 del Decreto Legge n. 181/2023 (c.d. DL Energia). </w:t>
      </w:r>
    </w:p>
    <w:p w14:paraId="20D7ED82" w14:textId="77777777" w:rsidR="00117091" w:rsidRPr="00107088" w:rsidRDefault="00117091">
      <w:pPr>
        <w:spacing w:after="60" w:line="276" w:lineRule="auto"/>
        <w:jc w:val="both"/>
        <w:rPr>
          <w:ins w:id="16224" w:author="Visone Rossana (GSE)" w:date="2025-08-01T16:55:00Z" w16du:dateUtc="2025-08-01T14:55:00Z"/>
          <w:rFonts w:cstheme="minorHAnsi"/>
          <w:sz w:val="22"/>
          <w:szCs w:val="22"/>
          <w:rPrChange w:id="16225" w:author="Visone Rossana (GSE)" w:date="2025-09-25T18:41:00Z" w16du:dateUtc="2025-09-25T16:41:00Z">
            <w:rPr>
              <w:ins w:id="16226" w:author="Visone Rossana (GSE)" w:date="2025-08-01T16:55:00Z" w16du:dateUtc="2025-08-01T14:55:00Z"/>
            </w:rPr>
          </w:rPrChange>
        </w:rPr>
        <w:pPrChange w:id="16227" w:author="Visone Rossana (GSE)" w:date="2025-09-25T18:41:00Z" w16du:dateUtc="2025-09-25T16:41:00Z">
          <w:pPr>
            <w:pStyle w:val="Paragrafoelenco"/>
            <w:numPr>
              <w:numId w:val="80"/>
            </w:numPr>
            <w:spacing w:after="60"/>
            <w:ind w:hanging="360"/>
            <w:contextualSpacing w:val="0"/>
            <w:jc w:val="both"/>
          </w:pPr>
        </w:pPrChange>
      </w:pPr>
    </w:p>
    <w:p w14:paraId="4F0BEA26" w14:textId="6BB6B162" w:rsidR="00704283" w:rsidRPr="00C07C38" w:rsidRDefault="00032B43">
      <w:pPr>
        <w:pStyle w:val="TITOLO20"/>
        <w:numPr>
          <w:ilvl w:val="1"/>
          <w:numId w:val="292"/>
        </w:numPr>
        <w:ind w:left="567" w:hanging="567"/>
        <w:outlineLvl w:val="1"/>
        <w:rPr>
          <w:ins w:id="16228" w:author="Visone Rossana (GSE)" w:date="2025-08-01T16:27:00Z" w16du:dateUtc="2025-08-01T14:27:00Z"/>
        </w:rPr>
        <w:pPrChange w:id="16229" w:author="Oliosi Francesco (GSE)" w:date="2025-10-15T10:47:00Z" w16du:dateUtc="2025-10-15T08:47:00Z">
          <w:pPr>
            <w:pStyle w:val="TITOLO40"/>
            <w:ind w:left="5103" w:hanging="4819"/>
          </w:pPr>
        </w:pPrChange>
      </w:pPr>
      <w:del w:id="16230" w:author="Oliosi Francesco (GSE)" w:date="2025-10-15T10:17:00Z" w16du:dateUtc="2025-10-15T08:17:00Z">
        <w:r>
          <w:lastRenderedPageBreak/>
          <w:delText>7</w:delText>
        </w:r>
      </w:del>
      <w:bookmarkStart w:id="16231" w:name="_Toc212462535"/>
      <w:ins w:id="16232" w:author="Oliosi Francesco (GSE)" w:date="2025-10-13T18:35:00Z" w16du:dateUtc="2025-10-13T16:35:00Z">
        <w:r w:rsidR="00DD703E">
          <w:t xml:space="preserve">Il </w:t>
        </w:r>
        <w:r w:rsidR="00DD703E" w:rsidRPr="00C07C38">
          <w:t>Soggetto Responsabile è ricoperto da una ESCo</w:t>
        </w:r>
      </w:ins>
      <w:bookmarkEnd w:id="16231"/>
      <w:ins w:id="16233" w:author="Visone Rossana (GSE)" w:date="2025-08-01T16:27:00Z" w16du:dateUtc="2025-08-01T14:27:00Z">
        <w:r w:rsidR="00704283" w:rsidRPr="00C07C38">
          <w:t xml:space="preserve"> </w:t>
        </w:r>
      </w:ins>
    </w:p>
    <w:p w14:paraId="24438A52" w14:textId="7F0771E5" w:rsidR="00704283" w:rsidRPr="009F0230" w:rsidRDefault="00704283" w:rsidP="009F0230">
      <w:pPr>
        <w:spacing w:after="60" w:line="276" w:lineRule="auto"/>
        <w:jc w:val="both"/>
        <w:rPr>
          <w:rFonts w:cstheme="minorHAnsi"/>
          <w:sz w:val="22"/>
          <w:szCs w:val="22"/>
        </w:rPr>
      </w:pPr>
      <w:r w:rsidRPr="009F0230">
        <w:rPr>
          <w:rFonts w:cstheme="minorHAnsi"/>
          <w:sz w:val="22"/>
          <w:szCs w:val="22"/>
        </w:rPr>
        <w:t>La ESCo (Energy Service Company) può effettuare la richiesta di prenotazione</w:t>
      </w:r>
      <w:r w:rsidR="006779A6" w:rsidRPr="009F0230">
        <w:rPr>
          <w:rFonts w:cstheme="minorHAnsi"/>
          <w:sz w:val="22"/>
          <w:szCs w:val="22"/>
        </w:rPr>
        <w:t>,</w:t>
      </w:r>
      <w:r w:rsidRPr="009F0230">
        <w:rPr>
          <w:rFonts w:cstheme="minorHAnsi"/>
          <w:sz w:val="22"/>
          <w:szCs w:val="22"/>
        </w:rPr>
        <w:t xml:space="preserve"> in qualità di Soggetto Responsabile</w:t>
      </w:r>
      <w:r w:rsidR="006779A6" w:rsidRPr="009F0230">
        <w:rPr>
          <w:rFonts w:cstheme="minorHAnsi"/>
          <w:sz w:val="22"/>
          <w:szCs w:val="22"/>
        </w:rPr>
        <w:t>,</w:t>
      </w:r>
      <w:r w:rsidRPr="009F0230">
        <w:rPr>
          <w:rFonts w:cstheme="minorHAnsi"/>
          <w:sz w:val="22"/>
          <w:szCs w:val="22"/>
        </w:rPr>
        <w:t xml:space="preserve"> nei casi in cui sostenga direttamente le spese di realizzazione degli interventi su immobili della PA, ai sensi </w:t>
      </w:r>
      <w:r w:rsidR="006779A6" w:rsidRPr="009F0230">
        <w:rPr>
          <w:rFonts w:cstheme="minorHAnsi"/>
          <w:sz w:val="22"/>
          <w:szCs w:val="22"/>
        </w:rPr>
        <w:t>dell’art.</w:t>
      </w:r>
      <w:r w:rsidR="006779A6" w:rsidRPr="009F0230">
        <w:rPr>
          <w:rFonts w:cstheme="minorHAnsi"/>
          <w:i/>
          <w:sz w:val="22"/>
          <w:szCs w:val="22"/>
        </w:rPr>
        <w:t xml:space="preserve"> </w:t>
      </w:r>
      <w:r w:rsidR="006779A6" w:rsidRPr="009F0230">
        <w:rPr>
          <w:rFonts w:cstheme="minorHAnsi"/>
          <w:iCs/>
          <w:sz w:val="22"/>
          <w:szCs w:val="22"/>
        </w:rPr>
        <w:t>14, comma 2, lett. b)</w:t>
      </w:r>
      <w:r w:rsidR="006779A6" w:rsidRPr="009F0230">
        <w:rPr>
          <w:rFonts w:cstheme="minorHAnsi"/>
          <w:i/>
          <w:sz w:val="22"/>
          <w:szCs w:val="22"/>
        </w:rPr>
        <w:t xml:space="preserve"> del </w:t>
      </w:r>
      <w:r w:rsidRPr="009F0230">
        <w:rPr>
          <w:rFonts w:cstheme="minorHAnsi"/>
          <w:sz w:val="22"/>
          <w:szCs w:val="22"/>
        </w:rPr>
        <w:t>Decreto</w:t>
      </w:r>
      <w:r w:rsidR="006779A6" w:rsidRPr="009F0230">
        <w:rPr>
          <w:rFonts w:cstheme="minorHAnsi"/>
          <w:sz w:val="22"/>
          <w:szCs w:val="22"/>
        </w:rPr>
        <w:t xml:space="preserve">, </w:t>
      </w:r>
      <w:r w:rsidRPr="009F0230">
        <w:rPr>
          <w:rFonts w:cstheme="minorHAnsi"/>
          <w:sz w:val="22"/>
          <w:szCs w:val="22"/>
        </w:rPr>
        <w:t>nelle due seguenti casistiche:</w:t>
      </w:r>
    </w:p>
    <w:p w14:paraId="15FFEDB7" w14:textId="097AAC95" w:rsidR="00704283" w:rsidRPr="009A604F" w:rsidRDefault="00704283" w:rsidP="009A604F">
      <w:pPr>
        <w:pStyle w:val="Paragrafoelenco"/>
        <w:numPr>
          <w:ilvl w:val="0"/>
          <w:numId w:val="78"/>
        </w:numPr>
        <w:spacing w:after="60" w:line="276" w:lineRule="auto"/>
        <w:jc w:val="both"/>
        <w:rPr>
          <w:rFonts w:cstheme="minorHAnsi"/>
          <w:sz w:val="22"/>
          <w:szCs w:val="22"/>
        </w:rPr>
      </w:pPr>
      <w:r w:rsidRPr="009A604F">
        <w:rPr>
          <w:rFonts w:cstheme="minorHAnsi"/>
          <w:sz w:val="22"/>
          <w:szCs w:val="22"/>
        </w:rPr>
        <w:t xml:space="preserve">in presenza di un contratto EPC integrato con la riqualificazione energetica dei sistemi interessati </w:t>
      </w:r>
      <w:r w:rsidRPr="009A604F">
        <w:rPr>
          <w:rFonts w:cstheme="minorHAnsi"/>
          <w:i/>
          <w:sz w:val="22"/>
          <w:szCs w:val="22"/>
        </w:rPr>
        <w:t>(</w:t>
      </w:r>
      <w:r w:rsidR="006779A6" w:rsidRPr="009A604F">
        <w:rPr>
          <w:rFonts w:cstheme="minorHAnsi"/>
          <w:i/>
          <w:sz w:val="22"/>
          <w:szCs w:val="22"/>
        </w:rPr>
        <w:t xml:space="preserve">art. 14, comma 2, lett. b) </w:t>
      </w:r>
      <w:r w:rsidR="00421580" w:rsidRPr="009A604F">
        <w:rPr>
          <w:rFonts w:cstheme="minorHAnsi"/>
          <w:i/>
          <w:sz w:val="22"/>
          <w:szCs w:val="22"/>
        </w:rPr>
        <w:t>punto</w:t>
      </w:r>
      <w:r w:rsidR="006779A6" w:rsidRPr="009A604F">
        <w:rPr>
          <w:rFonts w:cstheme="minorHAnsi"/>
          <w:i/>
          <w:sz w:val="22"/>
          <w:szCs w:val="22"/>
        </w:rPr>
        <w:t xml:space="preserve"> ii.</w:t>
      </w:r>
      <w:r w:rsidRPr="009A604F">
        <w:rPr>
          <w:rFonts w:cstheme="minorHAnsi"/>
          <w:i/>
          <w:sz w:val="22"/>
          <w:szCs w:val="22"/>
        </w:rPr>
        <w:t>);</w:t>
      </w:r>
    </w:p>
    <w:p w14:paraId="164F336A" w14:textId="7C085816" w:rsidR="00704283" w:rsidRPr="00B71BFF" w:rsidRDefault="00704283" w:rsidP="00B71BFF">
      <w:pPr>
        <w:pStyle w:val="Paragrafoelenco"/>
        <w:numPr>
          <w:ilvl w:val="0"/>
          <w:numId w:val="165"/>
        </w:numPr>
        <w:spacing w:after="60" w:line="276" w:lineRule="auto"/>
        <w:jc w:val="both"/>
        <w:rPr>
          <w:rFonts w:cstheme="minorHAnsi"/>
          <w:sz w:val="22"/>
          <w:szCs w:val="22"/>
        </w:rPr>
      </w:pPr>
      <w:r w:rsidRPr="00B71BFF">
        <w:rPr>
          <w:rFonts w:cstheme="minorHAnsi"/>
          <w:sz w:val="22"/>
          <w:szCs w:val="22"/>
        </w:rPr>
        <w:t xml:space="preserve">in presenza di un provvedimento o un altro atto amministrativo attestante l’avvenuta assegnazione dei lavori oggetto della scheda-domanda, unitamente al verbale di consegna dei lavori redatto dal direttore dei lavori, secondo quanto prescritto dal Decreto del Presidente della Repubblica 5 ottobre 2010, n. 207 </w:t>
      </w:r>
      <w:r w:rsidRPr="00B71BFF">
        <w:rPr>
          <w:rFonts w:cstheme="minorHAnsi"/>
          <w:i/>
          <w:sz w:val="22"/>
          <w:szCs w:val="22"/>
        </w:rPr>
        <w:t>(</w:t>
      </w:r>
      <w:r w:rsidR="006779A6" w:rsidRPr="00B71BFF">
        <w:rPr>
          <w:rFonts w:cstheme="minorHAnsi"/>
          <w:i/>
          <w:sz w:val="22"/>
          <w:szCs w:val="22"/>
        </w:rPr>
        <w:t>art. 14, comma 2, lett. b)</w:t>
      </w:r>
      <w:r w:rsidR="00421580" w:rsidRPr="00B71BFF">
        <w:rPr>
          <w:rFonts w:cstheme="minorHAnsi"/>
          <w:i/>
          <w:sz w:val="22"/>
          <w:szCs w:val="22"/>
        </w:rPr>
        <w:t xml:space="preserve"> punto</w:t>
      </w:r>
      <w:r w:rsidR="006779A6" w:rsidRPr="00B71BFF">
        <w:rPr>
          <w:rFonts w:cstheme="minorHAnsi"/>
          <w:i/>
          <w:sz w:val="22"/>
          <w:szCs w:val="22"/>
        </w:rPr>
        <w:t xml:space="preserve"> iv.)</w:t>
      </w:r>
      <w:r w:rsidRPr="00B71BFF">
        <w:rPr>
          <w:rFonts w:cstheme="minorHAnsi"/>
          <w:sz w:val="22"/>
          <w:szCs w:val="22"/>
        </w:rPr>
        <w:t xml:space="preserve">. </w:t>
      </w:r>
    </w:p>
    <w:p w14:paraId="1722985C" w14:textId="790FF2B4" w:rsidR="00704283" w:rsidRPr="002D595B" w:rsidRDefault="006779A6" w:rsidP="002D595B">
      <w:pPr>
        <w:spacing w:after="60" w:line="276" w:lineRule="auto"/>
        <w:jc w:val="both"/>
        <w:rPr>
          <w:rFonts w:cstheme="minorHAnsi"/>
          <w:sz w:val="22"/>
          <w:szCs w:val="22"/>
        </w:rPr>
      </w:pPr>
      <w:r w:rsidRPr="002D595B">
        <w:rPr>
          <w:rFonts w:cstheme="minorHAnsi"/>
          <w:sz w:val="22"/>
          <w:szCs w:val="22"/>
        </w:rPr>
        <w:t>In tali casistiche</w:t>
      </w:r>
      <w:r w:rsidR="00421580" w:rsidRPr="002D595B">
        <w:rPr>
          <w:rFonts w:cstheme="minorHAnsi"/>
          <w:sz w:val="22"/>
          <w:szCs w:val="22"/>
        </w:rPr>
        <w:t>, si richiamano gli specifici ulteriori requisiti di ammissibilità</w:t>
      </w:r>
      <w:r w:rsidR="00704283" w:rsidRPr="002D595B">
        <w:rPr>
          <w:rFonts w:cstheme="minorHAnsi"/>
          <w:sz w:val="22"/>
          <w:szCs w:val="22"/>
        </w:rPr>
        <w:t xml:space="preserve">: </w:t>
      </w:r>
    </w:p>
    <w:p w14:paraId="253BD21F" w14:textId="0C86FA8F" w:rsidR="00704283" w:rsidRPr="002D595B" w:rsidRDefault="00704283" w:rsidP="002D595B">
      <w:pPr>
        <w:pStyle w:val="Paragrafoelenco"/>
        <w:numPr>
          <w:ilvl w:val="0"/>
          <w:numId w:val="75"/>
        </w:numPr>
        <w:spacing w:after="60" w:line="276" w:lineRule="auto"/>
        <w:jc w:val="both"/>
        <w:rPr>
          <w:rFonts w:cstheme="minorHAnsi"/>
          <w:i/>
          <w:sz w:val="22"/>
          <w:szCs w:val="22"/>
        </w:rPr>
      </w:pPr>
      <w:r w:rsidRPr="002D595B">
        <w:rPr>
          <w:rFonts w:cstheme="minorHAnsi"/>
          <w:sz w:val="22"/>
          <w:szCs w:val="22"/>
        </w:rPr>
        <w:t>presenza di un contratto di prestazione energetica</w:t>
      </w:r>
      <w:r w:rsidR="00A41AB2">
        <w:rPr>
          <w:rFonts w:cstheme="minorHAnsi"/>
          <w:sz w:val="22"/>
          <w:szCs w:val="22"/>
        </w:rPr>
        <w:t xml:space="preserve"> EPC</w:t>
      </w:r>
      <w:r w:rsidRPr="002D595B">
        <w:rPr>
          <w:rFonts w:cstheme="minorHAnsi"/>
          <w:sz w:val="22"/>
          <w:szCs w:val="22"/>
        </w:rPr>
        <w:t xml:space="preserve"> stipulato con la PA nel rispetto dei requisiti minimi </w:t>
      </w:r>
      <w:r w:rsidR="00A41AB2">
        <w:rPr>
          <w:rFonts w:cstheme="minorHAnsi"/>
          <w:sz w:val="22"/>
          <w:szCs w:val="22"/>
        </w:rPr>
        <w:t xml:space="preserve">indicati nel </w:t>
      </w:r>
      <w:r w:rsidR="003C0640">
        <w:rPr>
          <w:rFonts w:cstheme="minorHAnsi"/>
          <w:sz w:val="22"/>
          <w:szCs w:val="22"/>
        </w:rPr>
        <w:t xml:space="preserve">Paragrafo </w:t>
      </w:r>
      <w:r w:rsidR="003C0640" w:rsidRPr="002D595B">
        <w:rPr>
          <w:rFonts w:cstheme="minorHAnsi"/>
          <w:sz w:val="22"/>
          <w:szCs w:val="22"/>
          <w:highlight w:val="yellow"/>
        </w:rPr>
        <w:t>xx</w:t>
      </w:r>
      <w:r w:rsidRPr="002D595B">
        <w:rPr>
          <w:rFonts w:cstheme="minorHAnsi"/>
          <w:sz w:val="22"/>
          <w:szCs w:val="22"/>
        </w:rPr>
        <w:t>. In tale ipotesi, è necessario che le parti stipulino, a pena di improcedibilità della domanda, una formale obbligazione solidale a garanzia dell’erogazione degli acconti, secondo il modello indicato all’allegato 2 delle presenti Regole.</w:t>
      </w:r>
    </w:p>
    <w:p w14:paraId="02F8BACB" w14:textId="4967C60C" w:rsidR="00704283" w:rsidRPr="002D595B" w:rsidRDefault="00704283" w:rsidP="002D595B">
      <w:pPr>
        <w:pStyle w:val="Paragrafoelenco"/>
        <w:numPr>
          <w:ilvl w:val="0"/>
          <w:numId w:val="75"/>
        </w:numPr>
        <w:spacing w:after="60" w:line="276" w:lineRule="auto"/>
        <w:ind w:left="714" w:hanging="357"/>
        <w:contextualSpacing w:val="0"/>
        <w:jc w:val="both"/>
        <w:rPr>
          <w:rFonts w:cstheme="minorHAnsi"/>
          <w:sz w:val="22"/>
          <w:szCs w:val="22"/>
        </w:rPr>
      </w:pPr>
      <w:r w:rsidRPr="002D595B">
        <w:rPr>
          <w:rFonts w:cstheme="minorHAnsi"/>
          <w:sz w:val="22"/>
          <w:szCs w:val="22"/>
        </w:rPr>
        <w:t>possesso della certificazione, in corso di validità, secondo la norma UNI CEI 11352, per interventi realizzati in virtù di contratti con i Soggetti Ammessi ai benefici del Conto Termico</w:t>
      </w:r>
      <w:r w:rsidR="00421580" w:rsidRPr="002D595B">
        <w:rPr>
          <w:rFonts w:cstheme="minorHAnsi"/>
          <w:sz w:val="22"/>
          <w:szCs w:val="22"/>
        </w:rPr>
        <w:t>.</w:t>
      </w:r>
    </w:p>
    <w:p w14:paraId="34D1B6C0" w14:textId="3E167EF6" w:rsidR="00421580" w:rsidRPr="00C07C38" w:rsidRDefault="00421580" w:rsidP="00554636">
      <w:pPr>
        <w:spacing w:after="60" w:line="276" w:lineRule="auto"/>
        <w:jc w:val="both"/>
        <w:rPr>
          <w:rFonts w:eastAsiaTheme="minorHAnsi"/>
        </w:rPr>
      </w:pPr>
      <w:r w:rsidRPr="00554636">
        <w:rPr>
          <w:rFonts w:cstheme="minorHAnsi"/>
          <w:sz w:val="22"/>
          <w:szCs w:val="22"/>
          <w:highlight w:val="yellow"/>
        </w:rPr>
        <w:t xml:space="preserve">Nei casi di interventi realizzati dalla PA, per il tramite di una ESCo, ove il contratto lo preveda, la PA può chiedere che le somme prenotate a proprio favore siano erogate, anche parzialmente, alla ESCo firmataria del contratto, previa </w:t>
      </w:r>
      <w:r w:rsidRPr="00554636">
        <w:rPr>
          <w:rFonts w:eastAsiaTheme="minorHAnsi" w:cstheme="minorHAnsi"/>
          <w:sz w:val="22"/>
          <w:szCs w:val="22"/>
          <w:highlight w:val="yellow"/>
        </w:rPr>
        <w:t xml:space="preserve">sottoscrizione di una formale obbligazione solidale tra le parti, redatta secondo il modello </w:t>
      </w:r>
      <w:r w:rsidR="00554636">
        <w:rPr>
          <w:rFonts w:eastAsiaTheme="minorHAnsi" w:cstheme="minorHAnsi"/>
          <w:sz w:val="22"/>
          <w:szCs w:val="22"/>
          <w:highlight w:val="yellow"/>
        </w:rPr>
        <w:t xml:space="preserve">xxx </w:t>
      </w:r>
      <w:r w:rsidRPr="00554636">
        <w:rPr>
          <w:rFonts w:eastAsiaTheme="minorHAnsi" w:cstheme="minorHAnsi"/>
          <w:sz w:val="22"/>
          <w:szCs w:val="22"/>
          <w:highlight w:val="yellow"/>
        </w:rPr>
        <w:t xml:space="preserve">indicato </w:t>
      </w:r>
      <w:r w:rsidRPr="00554636">
        <w:rPr>
          <w:rFonts w:cstheme="minorHAnsi"/>
          <w:sz w:val="22"/>
          <w:szCs w:val="22"/>
          <w:highlight w:val="yellow"/>
        </w:rPr>
        <w:t xml:space="preserve">in Allegato </w:t>
      </w:r>
      <w:r w:rsidR="00554636">
        <w:rPr>
          <w:rFonts w:cstheme="minorHAnsi"/>
          <w:sz w:val="22"/>
          <w:szCs w:val="22"/>
          <w:highlight w:val="yellow"/>
        </w:rPr>
        <w:t>x</w:t>
      </w:r>
      <w:r w:rsidRPr="00554636">
        <w:rPr>
          <w:rFonts w:eastAsiaTheme="minorHAnsi" w:cstheme="minorHAnsi"/>
          <w:sz w:val="22"/>
          <w:szCs w:val="22"/>
          <w:highlight w:val="yellow"/>
        </w:rPr>
        <w:t>, e</w:t>
      </w:r>
      <w:r w:rsidRPr="00554636">
        <w:rPr>
          <w:rFonts w:cstheme="minorHAnsi"/>
          <w:sz w:val="22"/>
          <w:szCs w:val="22"/>
          <w:highlight w:val="yellow"/>
        </w:rPr>
        <w:t xml:space="preserve"> ferma restando la propria responsabilità</w:t>
      </w:r>
      <w:r w:rsidRPr="00554636" w:rsidDel="006C609E">
        <w:rPr>
          <w:rFonts w:cstheme="minorHAnsi"/>
          <w:sz w:val="22"/>
          <w:szCs w:val="22"/>
          <w:highlight w:val="yellow"/>
        </w:rPr>
        <w:t xml:space="preserve"> </w:t>
      </w:r>
      <w:r w:rsidRPr="00554636">
        <w:rPr>
          <w:rFonts w:cstheme="minorHAnsi"/>
          <w:sz w:val="22"/>
          <w:szCs w:val="22"/>
          <w:highlight w:val="yellow"/>
        </w:rPr>
        <w:t>circa la corretta esecuzione dei lavori e la quantificazione dell’importo da erogare alla ESCo</w:t>
      </w:r>
      <w:r w:rsidRPr="00554636">
        <w:rPr>
          <w:highlight w:val="yellow"/>
        </w:rPr>
        <w:t>.</w:t>
      </w:r>
      <w:r w:rsidRPr="00C07C38">
        <w:rPr>
          <w:rFonts w:eastAsiaTheme="minorHAnsi"/>
        </w:rPr>
        <w:t xml:space="preserve"> </w:t>
      </w:r>
    </w:p>
    <w:p w14:paraId="3E917DBA" w14:textId="77777777" w:rsidR="00FC2EE4" w:rsidRDefault="00FC2EE4">
      <w:pPr>
        <w:spacing w:after="60" w:line="276" w:lineRule="auto"/>
        <w:jc w:val="both"/>
        <w:rPr>
          <w:ins w:id="16234" w:author="Oliosi Francesco (GSE)" w:date="2025-10-15T10:17:00Z" w16du:dateUtc="2025-10-15T08:17:00Z"/>
          <w:rFonts w:eastAsiaTheme="minorHAnsi" w:cstheme="minorHAnsi"/>
          <w:b/>
          <w:sz w:val="22"/>
          <w:szCs w:val="22"/>
        </w:rPr>
      </w:pPr>
    </w:p>
    <w:p w14:paraId="3549F036" w14:textId="3036F410" w:rsidR="00726C50" w:rsidRPr="00C07C38" w:rsidRDefault="00726C50">
      <w:pPr>
        <w:pStyle w:val="TITOLO20"/>
        <w:numPr>
          <w:ilvl w:val="1"/>
          <w:numId w:val="292"/>
        </w:numPr>
        <w:ind w:left="567" w:hanging="567"/>
        <w:outlineLvl w:val="1"/>
        <w:rPr>
          <w:ins w:id="16235" w:author="Oliosi Francesco (GSE)" w:date="2025-10-15T10:17:00Z" w16du:dateUtc="2025-10-15T08:17:00Z"/>
        </w:rPr>
        <w:pPrChange w:id="16236" w:author="Oliosi Francesco (GSE)" w:date="2025-10-15T10:41:00Z" w16du:dateUtc="2025-10-15T08:41:00Z">
          <w:pPr>
            <w:pStyle w:val="TITOLO20"/>
            <w:numPr>
              <w:ilvl w:val="1"/>
              <w:numId w:val="332"/>
            </w:numPr>
            <w:ind w:left="792" w:hanging="432"/>
          </w:pPr>
        </w:pPrChange>
      </w:pPr>
      <w:bookmarkStart w:id="16237" w:name="_Toc212462536"/>
      <w:ins w:id="16238" w:author="Oliosi Francesco (GSE)" w:date="2025-10-15T10:17:00Z" w16du:dateUtc="2025-10-15T08:17:00Z">
        <w:r>
          <w:t>Fasi dell’istruttoria accesso con prenotazione</w:t>
        </w:r>
        <w:bookmarkEnd w:id="16237"/>
      </w:ins>
    </w:p>
    <w:p w14:paraId="74106D9C" w14:textId="11128933" w:rsidR="00726C50" w:rsidDel="007379FA" w:rsidRDefault="00726C50">
      <w:pPr>
        <w:spacing w:after="60" w:line="276" w:lineRule="auto"/>
        <w:jc w:val="both"/>
        <w:rPr>
          <w:ins w:id="16239" w:author="Oliosi Francesco (GSE)" w:date="2025-10-15T10:18:00Z" w16du:dateUtc="2025-10-15T08:18:00Z"/>
          <w:del w:id="16240" w:author="Visone Rossana (GSE)" w:date="2025-10-27T18:54:00Z" w16du:dateUtc="2025-10-27T17:54:00Z"/>
          <w:rFonts w:eastAsiaTheme="minorHAnsi" w:cstheme="minorHAnsi"/>
          <w:b/>
          <w:bCs/>
          <w:sz w:val="22"/>
          <w:szCs w:val="22"/>
        </w:rPr>
      </w:pPr>
    </w:p>
    <w:p w14:paraId="7B25DB53" w14:textId="77777777" w:rsidR="00726C50" w:rsidRDefault="00726C50">
      <w:pPr>
        <w:spacing w:after="60" w:line="276" w:lineRule="auto"/>
        <w:jc w:val="both"/>
        <w:rPr>
          <w:ins w:id="16241" w:author="Oliosi Francesco (GSE)" w:date="2025-10-15T10:18:00Z" w16du:dateUtc="2025-10-15T08:18:00Z"/>
          <w:rFonts w:eastAsiaTheme="minorHAnsi" w:cstheme="minorHAnsi"/>
          <w:b/>
          <w:bCs/>
          <w:sz w:val="22"/>
          <w:szCs w:val="22"/>
        </w:rPr>
      </w:pPr>
    </w:p>
    <w:p w14:paraId="4138050D" w14:textId="77777777" w:rsidR="00726C50" w:rsidRPr="008B1DFF" w:rsidRDefault="00726C50">
      <w:pPr>
        <w:spacing w:after="60" w:line="276" w:lineRule="auto"/>
        <w:jc w:val="both"/>
        <w:rPr>
          <w:ins w:id="16242" w:author="Visone Rossana (GSE)" w:date="2025-08-01T17:19:00Z" w16du:dateUtc="2025-08-01T15:19:00Z"/>
          <w:rFonts w:eastAsiaTheme="minorHAnsi" w:cstheme="minorHAnsi"/>
          <w:b/>
          <w:bCs/>
          <w:sz w:val="22"/>
          <w:szCs w:val="22"/>
          <w:rPrChange w:id="16243" w:author="Visone Rossana (GSE)" w:date="2025-09-09T14:42:00Z" w16du:dateUtc="2025-09-09T12:42:00Z">
            <w:rPr>
              <w:ins w:id="16244" w:author="Visone Rossana (GSE)" w:date="2025-08-01T17:19:00Z" w16du:dateUtc="2025-08-01T15:19:00Z"/>
              <w:rFonts w:eastAsiaTheme="minorHAnsi"/>
            </w:rPr>
          </w:rPrChange>
        </w:rPr>
        <w:pPrChange w:id="16245" w:author="Visone Rossana (GSE)" w:date="2025-09-09T14:42:00Z" w16du:dateUtc="2025-09-09T12:42:00Z">
          <w:pPr>
            <w:spacing w:after="60"/>
            <w:jc w:val="both"/>
          </w:pPr>
        </w:pPrChange>
      </w:pPr>
    </w:p>
    <w:p w14:paraId="7524704F"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46" w:author="Oliosi Francesco (GSE)" w:date="2025-10-15T10:20:00Z" w16du:dateUtc="2025-10-15T08:20:00Z"/>
          <w:rFonts w:ascii="Calibri" w:eastAsiaTheme="majorEastAsia" w:hAnsi="Calibri" w:cstheme="majorBidi"/>
          <w:b/>
          <w:bCs/>
          <w:vanish/>
          <w:szCs w:val="26"/>
        </w:rPr>
      </w:pPr>
      <w:bookmarkStart w:id="16247" w:name="_Toc212462537"/>
      <w:bookmarkStart w:id="16248" w:name="_Toc189046661"/>
      <w:bookmarkStart w:id="16249" w:name="_Toc450759704"/>
      <w:bookmarkStart w:id="16250" w:name="_Toc450759962"/>
      <w:bookmarkStart w:id="16251" w:name="_Toc450760714"/>
      <w:bookmarkStart w:id="16252" w:name="_Toc450761101"/>
      <w:bookmarkEnd w:id="16247"/>
    </w:p>
    <w:p w14:paraId="13731B99"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53" w:author="Oliosi Francesco (GSE)" w:date="2025-10-15T10:20:00Z" w16du:dateUtc="2025-10-15T08:20:00Z"/>
          <w:rFonts w:ascii="Calibri" w:eastAsiaTheme="majorEastAsia" w:hAnsi="Calibri" w:cstheme="majorBidi"/>
          <w:b/>
          <w:bCs/>
          <w:vanish/>
          <w:szCs w:val="26"/>
        </w:rPr>
      </w:pPr>
      <w:bookmarkStart w:id="16254" w:name="_Toc212462538"/>
      <w:bookmarkEnd w:id="16254"/>
    </w:p>
    <w:p w14:paraId="28CDC340"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55" w:author="Oliosi Francesco (GSE)" w:date="2025-10-15T10:20:00Z" w16du:dateUtc="2025-10-15T08:20:00Z"/>
          <w:rFonts w:ascii="Calibri" w:eastAsiaTheme="majorEastAsia" w:hAnsi="Calibri" w:cstheme="majorBidi"/>
          <w:b/>
          <w:bCs/>
          <w:vanish/>
          <w:szCs w:val="26"/>
        </w:rPr>
      </w:pPr>
      <w:bookmarkStart w:id="16256" w:name="_Toc212462539"/>
      <w:bookmarkEnd w:id="16256"/>
    </w:p>
    <w:p w14:paraId="31C282BC"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57" w:author="Oliosi Francesco (GSE)" w:date="2025-10-15T10:20:00Z" w16du:dateUtc="2025-10-15T08:20:00Z"/>
          <w:rFonts w:ascii="Calibri" w:eastAsiaTheme="majorEastAsia" w:hAnsi="Calibri" w:cstheme="majorBidi"/>
          <w:b/>
          <w:bCs/>
          <w:vanish/>
          <w:szCs w:val="26"/>
        </w:rPr>
      </w:pPr>
      <w:bookmarkStart w:id="16258" w:name="_Toc212462540"/>
      <w:bookmarkEnd w:id="16258"/>
    </w:p>
    <w:p w14:paraId="3647F627"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59" w:author="Oliosi Francesco (GSE)" w:date="2025-10-15T10:20:00Z" w16du:dateUtc="2025-10-15T08:20:00Z"/>
          <w:rFonts w:ascii="Calibri" w:eastAsiaTheme="majorEastAsia" w:hAnsi="Calibri" w:cstheme="majorBidi"/>
          <w:b/>
          <w:bCs/>
          <w:vanish/>
          <w:szCs w:val="26"/>
        </w:rPr>
      </w:pPr>
      <w:bookmarkStart w:id="16260" w:name="_Toc212462541"/>
      <w:bookmarkEnd w:id="16260"/>
    </w:p>
    <w:p w14:paraId="7CAD5913"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61" w:author="Oliosi Francesco (GSE)" w:date="2025-10-15T10:20:00Z" w16du:dateUtc="2025-10-15T08:20:00Z"/>
          <w:rFonts w:ascii="Calibri" w:eastAsiaTheme="majorEastAsia" w:hAnsi="Calibri" w:cstheme="majorBidi"/>
          <w:b/>
          <w:bCs/>
          <w:vanish/>
          <w:szCs w:val="26"/>
        </w:rPr>
      </w:pPr>
      <w:bookmarkStart w:id="16262" w:name="_Toc212462542"/>
      <w:bookmarkEnd w:id="16262"/>
    </w:p>
    <w:p w14:paraId="0C9CCFBC" w14:textId="77777777" w:rsidR="00726C50" w:rsidRPr="00726C50" w:rsidRDefault="00726C50" w:rsidP="00726C50">
      <w:pPr>
        <w:pStyle w:val="Paragrafoelenco"/>
        <w:keepNext/>
        <w:numPr>
          <w:ilvl w:val="0"/>
          <w:numId w:val="334"/>
        </w:numPr>
        <w:pBdr>
          <w:bottom w:val="single" w:sz="4" w:space="1" w:color="auto"/>
        </w:pBdr>
        <w:spacing w:before="240" w:after="120" w:line="276" w:lineRule="auto"/>
        <w:ind w:right="-142"/>
        <w:jc w:val="both"/>
        <w:outlineLvl w:val="2"/>
        <w:rPr>
          <w:ins w:id="16263" w:author="Oliosi Francesco (GSE)" w:date="2025-10-15T10:20:00Z" w16du:dateUtc="2025-10-15T08:20:00Z"/>
          <w:rFonts w:ascii="Calibri" w:eastAsiaTheme="majorEastAsia" w:hAnsi="Calibri" w:cstheme="majorBidi"/>
          <w:b/>
          <w:bCs/>
          <w:vanish/>
          <w:szCs w:val="26"/>
        </w:rPr>
      </w:pPr>
      <w:bookmarkStart w:id="16264" w:name="_Toc212462543"/>
      <w:bookmarkEnd w:id="16264"/>
    </w:p>
    <w:p w14:paraId="2545FC2B" w14:textId="77777777" w:rsidR="00726C50" w:rsidRPr="00726C50" w:rsidRDefault="00726C50" w:rsidP="00726C50">
      <w:pPr>
        <w:pStyle w:val="Paragrafoelenco"/>
        <w:keepNext/>
        <w:numPr>
          <w:ilvl w:val="1"/>
          <w:numId w:val="334"/>
        </w:numPr>
        <w:pBdr>
          <w:bottom w:val="single" w:sz="4" w:space="1" w:color="auto"/>
        </w:pBdr>
        <w:spacing w:before="240" w:after="120" w:line="276" w:lineRule="auto"/>
        <w:ind w:right="-142"/>
        <w:jc w:val="both"/>
        <w:outlineLvl w:val="2"/>
        <w:rPr>
          <w:ins w:id="16265" w:author="Oliosi Francesco (GSE)" w:date="2025-10-15T10:20:00Z" w16du:dateUtc="2025-10-15T08:20:00Z"/>
          <w:rFonts w:ascii="Calibri" w:eastAsiaTheme="majorEastAsia" w:hAnsi="Calibri" w:cstheme="majorBidi"/>
          <w:b/>
          <w:bCs/>
          <w:vanish/>
          <w:szCs w:val="26"/>
        </w:rPr>
      </w:pPr>
      <w:bookmarkStart w:id="16266" w:name="_Toc212462544"/>
      <w:bookmarkEnd w:id="16266"/>
    </w:p>
    <w:p w14:paraId="3BE95919" w14:textId="77777777" w:rsidR="00726C50" w:rsidRPr="00726C50" w:rsidRDefault="00726C50" w:rsidP="00726C50">
      <w:pPr>
        <w:pStyle w:val="Paragrafoelenco"/>
        <w:keepNext/>
        <w:numPr>
          <w:ilvl w:val="1"/>
          <w:numId w:val="334"/>
        </w:numPr>
        <w:pBdr>
          <w:bottom w:val="single" w:sz="4" w:space="1" w:color="auto"/>
        </w:pBdr>
        <w:spacing w:before="240" w:after="120" w:line="276" w:lineRule="auto"/>
        <w:ind w:right="-142"/>
        <w:jc w:val="both"/>
        <w:outlineLvl w:val="2"/>
        <w:rPr>
          <w:ins w:id="16267" w:author="Oliosi Francesco (GSE)" w:date="2025-10-15T10:20:00Z" w16du:dateUtc="2025-10-15T08:20:00Z"/>
          <w:rFonts w:ascii="Calibri" w:eastAsiaTheme="majorEastAsia" w:hAnsi="Calibri" w:cstheme="majorBidi"/>
          <w:b/>
          <w:bCs/>
          <w:vanish/>
          <w:szCs w:val="26"/>
        </w:rPr>
      </w:pPr>
      <w:bookmarkStart w:id="16268" w:name="_Toc212462545"/>
      <w:bookmarkEnd w:id="16268"/>
    </w:p>
    <w:p w14:paraId="1F658064" w14:textId="77777777" w:rsidR="00726C50" w:rsidRPr="00726C50" w:rsidRDefault="00726C50" w:rsidP="00726C50">
      <w:pPr>
        <w:pStyle w:val="Paragrafoelenco"/>
        <w:keepNext/>
        <w:numPr>
          <w:ilvl w:val="1"/>
          <w:numId w:val="334"/>
        </w:numPr>
        <w:pBdr>
          <w:bottom w:val="single" w:sz="4" w:space="1" w:color="auto"/>
        </w:pBdr>
        <w:spacing w:before="240" w:after="120" w:line="276" w:lineRule="auto"/>
        <w:ind w:right="-142"/>
        <w:jc w:val="both"/>
        <w:outlineLvl w:val="2"/>
        <w:rPr>
          <w:ins w:id="16269" w:author="Oliosi Francesco (GSE)" w:date="2025-10-15T10:20:00Z" w16du:dateUtc="2025-10-15T08:20:00Z"/>
          <w:rFonts w:ascii="Calibri" w:eastAsiaTheme="majorEastAsia" w:hAnsi="Calibri" w:cstheme="majorBidi"/>
          <w:b/>
          <w:bCs/>
          <w:vanish/>
          <w:szCs w:val="26"/>
        </w:rPr>
      </w:pPr>
      <w:bookmarkStart w:id="16270" w:name="_Toc212462546"/>
      <w:bookmarkEnd w:id="16270"/>
    </w:p>
    <w:p w14:paraId="3E2E8E9C" w14:textId="615A3799" w:rsidR="00453E7E" w:rsidRPr="0048585F" w:rsidRDefault="00453E7E">
      <w:pPr>
        <w:pStyle w:val="TITOLO20"/>
        <w:numPr>
          <w:ilvl w:val="2"/>
          <w:numId w:val="292"/>
        </w:numPr>
        <w:ind w:left="1134" w:hanging="708"/>
        <w:pPrChange w:id="16271" w:author="Oliosi Francesco (GSE)" w:date="2025-10-15T10:47:00Z" w16du:dateUtc="2025-10-15T08:47:00Z">
          <w:pPr>
            <w:pStyle w:val="TITOLO3GSE"/>
          </w:pPr>
        </w:pPrChange>
      </w:pPr>
      <w:bookmarkStart w:id="16272" w:name="_Toc212462547"/>
      <w:r w:rsidRPr="0048585F">
        <w:t>- FASE 1 – caricamento dati e documentazione</w:t>
      </w:r>
      <w:bookmarkEnd w:id="16248"/>
      <w:bookmarkEnd w:id="16272"/>
      <w:r w:rsidRPr="0048585F">
        <w:t xml:space="preserve"> </w:t>
      </w:r>
      <w:bookmarkEnd w:id="16249"/>
      <w:bookmarkEnd w:id="16250"/>
      <w:bookmarkEnd w:id="16251"/>
      <w:bookmarkEnd w:id="16252"/>
    </w:p>
    <w:p w14:paraId="50588057" w14:textId="2D63E5D4" w:rsidR="00EA658B" w:rsidRPr="008B1DFF" w:rsidRDefault="00453E7E">
      <w:pPr>
        <w:keepNext/>
        <w:spacing w:after="120" w:line="276" w:lineRule="auto"/>
        <w:jc w:val="both"/>
        <w:rPr>
          <w:rFonts w:cstheme="minorHAnsi"/>
          <w:sz w:val="22"/>
          <w:szCs w:val="22"/>
          <w:rPrChange w:id="16273" w:author="Visone Rossana (GSE)" w:date="2025-09-09T14:42:00Z" w16du:dateUtc="2025-09-09T12:42:00Z">
            <w:rPr>
              <w:rFonts w:cs="Calibri"/>
            </w:rPr>
          </w:rPrChange>
        </w:rPr>
        <w:pPrChange w:id="16274" w:author="Visone Rossana (GSE)" w:date="2025-09-09T14:42:00Z" w16du:dateUtc="2025-09-09T12:42:00Z">
          <w:pPr>
            <w:keepNext/>
            <w:spacing w:after="120"/>
            <w:jc w:val="both"/>
          </w:pPr>
        </w:pPrChange>
      </w:pPr>
      <w:r w:rsidRPr="008B1DFF">
        <w:rPr>
          <w:rFonts w:cstheme="minorHAnsi"/>
          <w:sz w:val="22"/>
          <w:szCs w:val="22"/>
          <w:rPrChange w:id="16275" w:author="Visone Rossana (GSE)" w:date="2025-09-09T14:42:00Z" w16du:dateUtc="2025-09-09T12:42:00Z">
            <w:rPr>
              <w:rFonts w:cs="Calibri"/>
            </w:rPr>
          </w:rPrChange>
        </w:rPr>
        <w:t xml:space="preserve">ll </w:t>
      </w:r>
      <w:r w:rsidRPr="008B1DFF">
        <w:rPr>
          <w:rFonts w:cstheme="minorHAnsi"/>
          <w:sz w:val="22"/>
          <w:szCs w:val="22"/>
          <w:rPrChange w:id="16276" w:author="Visone Rossana (GSE)" w:date="2025-09-09T14:42:00Z" w16du:dateUtc="2025-09-09T12:42:00Z">
            <w:rPr/>
          </w:rPrChange>
        </w:rPr>
        <w:t>Soggetto Responsabile</w:t>
      </w:r>
      <w:r w:rsidRPr="008B1DFF">
        <w:rPr>
          <w:rStyle w:val="Rimandonotaapidipagina"/>
          <w:rFonts w:cstheme="minorHAnsi"/>
          <w:sz w:val="22"/>
          <w:szCs w:val="22"/>
          <w:rPrChange w:id="16277" w:author="Visone Rossana (GSE)" w:date="2025-09-09T14:42:00Z" w16du:dateUtc="2025-09-09T12:42:00Z">
            <w:rPr>
              <w:rStyle w:val="Rimandonotaapidipagina"/>
            </w:rPr>
          </w:rPrChange>
        </w:rPr>
        <w:footnoteReference w:id="13"/>
      </w:r>
      <w:r w:rsidRPr="008B1DFF">
        <w:rPr>
          <w:rFonts w:cstheme="minorHAnsi"/>
          <w:sz w:val="22"/>
          <w:szCs w:val="22"/>
          <w:rPrChange w:id="16279" w:author="Visone Rossana (GSE)" w:date="2025-09-09T14:42:00Z" w16du:dateUtc="2025-09-09T12:42:00Z">
            <w:rPr/>
          </w:rPrChange>
        </w:rPr>
        <w:t xml:space="preserve"> </w:t>
      </w:r>
      <w:r w:rsidRPr="008B1DFF">
        <w:rPr>
          <w:rFonts w:cstheme="minorHAnsi"/>
          <w:sz w:val="22"/>
          <w:szCs w:val="22"/>
          <w:rPrChange w:id="16280" w:author="Visone Rossana (GSE)" w:date="2025-09-09T14:42:00Z" w16du:dateUtc="2025-09-09T12:42:00Z">
            <w:rPr>
              <w:rFonts w:cs="Calibri"/>
            </w:rPr>
          </w:rPrChange>
        </w:rPr>
        <w:t>carica sul Port</w:t>
      </w:r>
      <w:r w:rsidRPr="008B1DFF">
        <w:rPr>
          <w:rFonts w:cstheme="minorHAnsi"/>
          <w:i/>
          <w:sz w:val="22"/>
          <w:szCs w:val="22"/>
          <w:rPrChange w:id="16281" w:author="Visone Rossana (GSE)" w:date="2025-09-09T14:42:00Z" w16du:dateUtc="2025-09-09T12:42:00Z">
            <w:rPr>
              <w:rFonts w:cs="Calibri"/>
              <w:i/>
            </w:rPr>
          </w:rPrChange>
        </w:rPr>
        <w:t>al</w:t>
      </w:r>
      <w:r w:rsidRPr="008B1DFF">
        <w:rPr>
          <w:rFonts w:cstheme="minorHAnsi"/>
          <w:sz w:val="22"/>
          <w:szCs w:val="22"/>
          <w:rPrChange w:id="16282" w:author="Visone Rossana (GSE)" w:date="2025-09-09T14:42:00Z" w16du:dateUtc="2025-09-09T12:42:00Z">
            <w:rPr>
              <w:rFonts w:cs="Calibri"/>
            </w:rPr>
          </w:rPrChange>
        </w:rPr>
        <w:t xml:space="preserve">termico tutti i dati necessari alla prenotazione dell’incentivo, tra cui quelli relativi al sistema edificio-impianto e alla tipologia di intervento che si intende realizzare. </w:t>
      </w:r>
      <w:r w:rsidR="00EA658B" w:rsidRPr="008B1DFF">
        <w:rPr>
          <w:rFonts w:cstheme="minorHAnsi"/>
          <w:sz w:val="22"/>
          <w:szCs w:val="22"/>
          <w:rPrChange w:id="16283" w:author="Visone Rossana (GSE)" w:date="2025-09-09T14:42:00Z" w16du:dateUtc="2025-09-09T12:42:00Z">
            <w:rPr/>
          </w:rPrChange>
        </w:rPr>
        <w:t>Inseriti tali dati, il Port</w:t>
      </w:r>
      <w:r w:rsidR="00EA658B" w:rsidRPr="008B1DFF">
        <w:rPr>
          <w:rFonts w:cstheme="minorHAnsi"/>
          <w:i/>
          <w:sz w:val="22"/>
          <w:szCs w:val="22"/>
          <w:rPrChange w:id="16284" w:author="Visone Rossana (GSE)" w:date="2025-09-09T14:42:00Z" w16du:dateUtc="2025-09-09T12:42:00Z">
            <w:rPr>
              <w:i/>
            </w:rPr>
          </w:rPrChange>
        </w:rPr>
        <w:t>al</w:t>
      </w:r>
      <w:r w:rsidR="00EA658B" w:rsidRPr="008B1DFF">
        <w:rPr>
          <w:rFonts w:cstheme="minorHAnsi"/>
          <w:sz w:val="22"/>
          <w:szCs w:val="22"/>
          <w:rPrChange w:id="16285" w:author="Visone Rossana (GSE)" w:date="2025-09-09T14:42:00Z" w16du:dateUtc="2025-09-09T12:42:00Z">
            <w:rPr/>
          </w:rPrChange>
        </w:rPr>
        <w:t>termico assegna automaticamente un codice richiesta numerico che identifica univocamente la richiesta d’incentivo.</w:t>
      </w:r>
    </w:p>
    <w:p w14:paraId="1B21BF94" w14:textId="19D14CEA" w:rsidR="00453E7E" w:rsidRPr="008B1DFF" w:rsidRDefault="00B10422">
      <w:pPr>
        <w:keepNext/>
        <w:spacing w:after="120" w:line="276" w:lineRule="auto"/>
        <w:jc w:val="both"/>
        <w:rPr>
          <w:rFonts w:cstheme="minorHAnsi"/>
          <w:sz w:val="22"/>
          <w:szCs w:val="22"/>
          <w:rPrChange w:id="16286" w:author="Visone Rossana (GSE)" w:date="2025-09-09T14:42:00Z" w16du:dateUtc="2025-09-09T12:42:00Z">
            <w:rPr>
              <w:rFonts w:cs="Calibri"/>
            </w:rPr>
          </w:rPrChange>
        </w:rPr>
        <w:pPrChange w:id="16287" w:author="Visone Rossana (GSE)" w:date="2025-09-09T14:42:00Z" w16du:dateUtc="2025-09-09T12:42:00Z">
          <w:pPr>
            <w:keepNext/>
            <w:spacing w:after="120"/>
            <w:jc w:val="both"/>
          </w:pPr>
        </w:pPrChange>
      </w:pPr>
      <w:r w:rsidRPr="008B1DFF">
        <w:rPr>
          <w:rFonts w:cstheme="minorHAnsi"/>
          <w:sz w:val="22"/>
          <w:szCs w:val="22"/>
          <w:rPrChange w:id="16288" w:author="Visone Rossana (GSE)" w:date="2025-09-09T14:42:00Z" w16du:dateUtc="2025-09-09T12:42:00Z">
            <w:rPr/>
          </w:rPrChange>
        </w:rPr>
        <w:t>I</w:t>
      </w:r>
      <w:r w:rsidR="00453E7E" w:rsidRPr="008B1DFF">
        <w:rPr>
          <w:rFonts w:cstheme="minorHAnsi"/>
          <w:sz w:val="22"/>
          <w:szCs w:val="22"/>
          <w:rPrChange w:id="16289" w:author="Visone Rossana (GSE)" w:date="2025-09-09T14:42:00Z" w16du:dateUtc="2025-09-09T12:42:00Z">
            <w:rPr/>
          </w:rPrChange>
        </w:rPr>
        <w:t xml:space="preserve">l Soggetto Responsabile deve caricare i seguenti documenti: </w:t>
      </w:r>
    </w:p>
    <w:p w14:paraId="60E57F70" w14:textId="24473C48" w:rsidR="00453E7E" w:rsidRPr="006C6C23" w:rsidRDefault="00453E7E" w:rsidP="006C6C23">
      <w:pPr>
        <w:pStyle w:val="Paragrafoelenco"/>
        <w:numPr>
          <w:ilvl w:val="0"/>
          <w:numId w:val="83"/>
        </w:numPr>
        <w:spacing w:after="120" w:line="276" w:lineRule="auto"/>
        <w:contextualSpacing w:val="0"/>
        <w:jc w:val="both"/>
        <w:rPr>
          <w:rFonts w:cstheme="minorHAnsi"/>
          <w:sz w:val="22"/>
          <w:szCs w:val="22"/>
        </w:rPr>
      </w:pPr>
      <w:r w:rsidRPr="006C6C23">
        <w:rPr>
          <w:rFonts w:cstheme="minorHAnsi"/>
          <w:b/>
          <w:sz w:val="22"/>
          <w:szCs w:val="22"/>
        </w:rPr>
        <w:t>dichiarazione delle spese da sostenere</w:t>
      </w:r>
      <w:r w:rsidRPr="006C6C23">
        <w:rPr>
          <w:rFonts w:cstheme="minorHAnsi"/>
          <w:sz w:val="22"/>
          <w:szCs w:val="22"/>
        </w:rPr>
        <w:t xml:space="preserve"> (vedi Allegato </w:t>
      </w:r>
      <w:r w:rsidR="00EA658B" w:rsidRPr="006C6C23">
        <w:rPr>
          <w:rFonts w:cstheme="minorHAnsi"/>
          <w:sz w:val="22"/>
          <w:szCs w:val="22"/>
          <w:highlight w:val="yellow"/>
        </w:rPr>
        <w:t>x</w:t>
      </w:r>
      <w:r w:rsidRPr="006C6C23">
        <w:rPr>
          <w:rFonts w:cstheme="minorHAnsi"/>
          <w:sz w:val="22"/>
          <w:szCs w:val="22"/>
        </w:rPr>
        <w:t>)</w:t>
      </w:r>
      <w:ins w:id="16290" w:author="Visone Rossana (GSE)" w:date="2025-10-08T15:20:00Z" w16du:dateUtc="2025-10-08T13:20:00Z">
        <w:r w:rsidR="006C6C23">
          <w:rPr>
            <w:rFonts w:cstheme="minorHAnsi"/>
            <w:sz w:val="22"/>
            <w:szCs w:val="22"/>
          </w:rPr>
          <w:t>;</w:t>
        </w:r>
      </w:ins>
    </w:p>
    <w:p w14:paraId="5C61359D" w14:textId="42F9BBF5" w:rsidR="006C6C23" w:rsidRDefault="006C6C23">
      <w:pPr>
        <w:pStyle w:val="Paragrafoelenco"/>
        <w:numPr>
          <w:ilvl w:val="0"/>
          <w:numId w:val="83"/>
        </w:numPr>
        <w:spacing w:after="120" w:line="276" w:lineRule="auto"/>
        <w:contextualSpacing w:val="0"/>
        <w:jc w:val="both"/>
        <w:rPr>
          <w:rFonts w:cstheme="minorHAnsi"/>
          <w:sz w:val="22"/>
          <w:szCs w:val="22"/>
        </w:rPr>
      </w:pPr>
      <w:r w:rsidRPr="00053299">
        <w:rPr>
          <w:rFonts w:cstheme="minorHAnsi"/>
          <w:sz w:val="22"/>
          <w:szCs w:val="22"/>
        </w:rPr>
        <w:t xml:space="preserve">documentazione specifica in funzione della casistica di prenotazione per il quale il Soggetto </w:t>
      </w:r>
      <w:r>
        <w:rPr>
          <w:rFonts w:cstheme="minorHAnsi"/>
          <w:sz w:val="22"/>
          <w:szCs w:val="22"/>
        </w:rPr>
        <w:t>R</w:t>
      </w:r>
      <w:r w:rsidRPr="00053299">
        <w:rPr>
          <w:rFonts w:cstheme="minorHAnsi"/>
          <w:sz w:val="22"/>
          <w:szCs w:val="22"/>
        </w:rPr>
        <w:t>esponsabile sta trasmettendo la richiesta di prenotazione, come nel seguito descritto</w:t>
      </w:r>
      <w:r>
        <w:rPr>
          <w:rFonts w:cstheme="minorHAnsi"/>
          <w:sz w:val="22"/>
          <w:szCs w:val="22"/>
        </w:rPr>
        <w:t>;</w:t>
      </w:r>
    </w:p>
    <w:p w14:paraId="4E97F6D5" w14:textId="28CC67FA" w:rsidR="006C6C23" w:rsidRDefault="006C6C23">
      <w:pPr>
        <w:pStyle w:val="Paragrafoelenco"/>
        <w:numPr>
          <w:ilvl w:val="0"/>
          <w:numId w:val="83"/>
        </w:numPr>
        <w:spacing w:after="120" w:line="276" w:lineRule="auto"/>
        <w:contextualSpacing w:val="0"/>
        <w:jc w:val="both"/>
        <w:rPr>
          <w:rFonts w:cstheme="minorHAnsi"/>
          <w:sz w:val="22"/>
          <w:szCs w:val="22"/>
        </w:rPr>
      </w:pPr>
      <w:r>
        <w:rPr>
          <w:rFonts w:cstheme="minorHAnsi"/>
          <w:sz w:val="22"/>
          <w:szCs w:val="22"/>
        </w:rPr>
        <w:lastRenderedPageBreak/>
        <w:t xml:space="preserve">laddove </w:t>
      </w:r>
      <w:r w:rsidRPr="00053299">
        <w:rPr>
          <w:rFonts w:cstheme="minorHAnsi"/>
          <w:sz w:val="22"/>
          <w:szCs w:val="22"/>
        </w:rPr>
        <w:t xml:space="preserve">il Soggetto Responsabile intenda delegare terzi a operare in proprio nome e per proprio conto sul Portale, specifica </w:t>
      </w:r>
      <w:r w:rsidRPr="00053299">
        <w:rPr>
          <w:rFonts w:cstheme="minorHAnsi"/>
          <w:b/>
          <w:sz w:val="22"/>
          <w:szCs w:val="22"/>
        </w:rPr>
        <w:t>delega</w:t>
      </w:r>
      <w:r w:rsidRPr="00053299">
        <w:rPr>
          <w:rFonts w:cstheme="minorHAnsi"/>
          <w:sz w:val="22"/>
          <w:szCs w:val="22"/>
        </w:rPr>
        <w:t xml:space="preserve"> rilasciata al Soggetto Delegato (Allegato 2) completa di sottoscrizione e di documento di identità in corso di validità del soggetto delegante</w:t>
      </w:r>
      <w:r>
        <w:rPr>
          <w:rFonts w:cstheme="minorHAnsi"/>
          <w:sz w:val="22"/>
          <w:szCs w:val="22"/>
        </w:rPr>
        <w:t>.</w:t>
      </w:r>
    </w:p>
    <w:p w14:paraId="4BCB82E1" w14:textId="34ADFD59" w:rsidR="00B754B8" w:rsidRPr="00721997" w:rsidRDefault="006D280A" w:rsidP="00721997">
      <w:pPr>
        <w:spacing w:after="120" w:line="276" w:lineRule="auto"/>
        <w:jc w:val="both"/>
        <w:rPr>
          <w:rFonts w:cstheme="minorHAnsi"/>
          <w:sz w:val="22"/>
          <w:szCs w:val="22"/>
        </w:rPr>
      </w:pPr>
      <w:r w:rsidRPr="00721997">
        <w:rPr>
          <w:rFonts w:cstheme="minorHAnsi"/>
          <w:sz w:val="22"/>
          <w:szCs w:val="22"/>
        </w:rPr>
        <w:t xml:space="preserve">Ai sensi delle disposizioni previste all’art. 13, comma 3, del Decreto, </w:t>
      </w:r>
      <w:r w:rsidR="003B54B7" w:rsidRPr="00721997">
        <w:rPr>
          <w:rFonts w:cstheme="minorHAnsi"/>
          <w:sz w:val="22"/>
          <w:szCs w:val="22"/>
        </w:rPr>
        <w:t xml:space="preserve">la scheda-domanda </w:t>
      </w:r>
      <w:r w:rsidR="002A2776" w:rsidRPr="00721997">
        <w:rPr>
          <w:rFonts w:cstheme="minorHAnsi"/>
          <w:sz w:val="22"/>
          <w:szCs w:val="22"/>
        </w:rPr>
        <w:t>firmata dal Soggetto Responsabile</w:t>
      </w:r>
      <w:r w:rsidR="005E61E8" w:rsidRPr="00721997">
        <w:rPr>
          <w:rFonts w:cstheme="minorHAnsi"/>
          <w:sz w:val="22"/>
          <w:szCs w:val="22"/>
        </w:rPr>
        <w:t xml:space="preserve">, redatta in conformità al Modello </w:t>
      </w:r>
      <w:r w:rsidR="005E61E8" w:rsidRPr="00721997">
        <w:rPr>
          <w:rFonts w:cstheme="minorHAnsi"/>
          <w:sz w:val="22"/>
          <w:szCs w:val="22"/>
          <w:highlight w:val="yellow"/>
        </w:rPr>
        <w:t>X</w:t>
      </w:r>
      <w:r w:rsidR="005E61E8" w:rsidRPr="00721997">
        <w:rPr>
          <w:rFonts w:cstheme="minorHAnsi"/>
          <w:sz w:val="22"/>
          <w:szCs w:val="22"/>
        </w:rPr>
        <w:t>,</w:t>
      </w:r>
      <w:r w:rsidR="002A2776" w:rsidRPr="00721997">
        <w:rPr>
          <w:rFonts w:cstheme="minorHAnsi"/>
          <w:sz w:val="22"/>
          <w:szCs w:val="22"/>
        </w:rPr>
        <w:t xml:space="preserve"> dovrà </w:t>
      </w:r>
      <w:commentRangeStart w:id="16291"/>
      <w:r w:rsidR="002A2776" w:rsidRPr="00721997">
        <w:rPr>
          <w:rFonts w:cstheme="minorHAnsi"/>
          <w:sz w:val="22"/>
          <w:szCs w:val="22"/>
        </w:rPr>
        <w:t>contenere</w:t>
      </w:r>
      <w:r w:rsidR="006C6C23">
        <w:rPr>
          <w:rFonts w:cstheme="minorHAnsi"/>
          <w:sz w:val="22"/>
          <w:szCs w:val="22"/>
        </w:rPr>
        <w:t xml:space="preserve"> </w:t>
      </w:r>
      <w:r w:rsidR="00B754B8" w:rsidRPr="00721997">
        <w:rPr>
          <w:rFonts w:cstheme="minorHAnsi"/>
          <w:sz w:val="22"/>
          <w:szCs w:val="22"/>
        </w:rPr>
        <w:t>l'impegno ad eseguire o affidare i lavor</w:t>
      </w:r>
      <w:commentRangeEnd w:id="16291"/>
      <w:r w:rsidR="00721997" w:rsidRPr="00721997">
        <w:rPr>
          <w:rStyle w:val="Rimandocommento"/>
          <w:rFonts w:cstheme="minorHAnsi"/>
          <w:sz w:val="22"/>
          <w:szCs w:val="22"/>
        </w:rPr>
        <w:commentReference w:id="16291"/>
      </w:r>
      <w:r w:rsidR="00B754B8" w:rsidRPr="00721997">
        <w:rPr>
          <w:rFonts w:cstheme="minorHAnsi"/>
          <w:sz w:val="22"/>
          <w:szCs w:val="22"/>
        </w:rPr>
        <w:t>i nei termini previsti dal contratto o dal provvedimento o altro atto amministrativo</w:t>
      </w:r>
      <w:r w:rsidR="008B19BF" w:rsidRPr="00721997">
        <w:rPr>
          <w:rFonts w:cstheme="minorHAnsi"/>
          <w:sz w:val="22"/>
          <w:szCs w:val="22"/>
        </w:rPr>
        <w:t xml:space="preserve"> della Pubblica Amministrazione </w:t>
      </w:r>
      <w:r w:rsidR="00721997" w:rsidRPr="00721997">
        <w:rPr>
          <w:rFonts w:cstheme="minorHAnsi"/>
          <w:sz w:val="22"/>
          <w:szCs w:val="22"/>
        </w:rPr>
        <w:t>precedentemente richiamati</w:t>
      </w:r>
      <w:r w:rsidR="00B754B8" w:rsidRPr="00721997">
        <w:rPr>
          <w:rFonts w:cstheme="minorHAnsi"/>
          <w:sz w:val="22"/>
          <w:szCs w:val="22"/>
        </w:rPr>
        <w:t>.</w:t>
      </w:r>
    </w:p>
    <w:p w14:paraId="7FB2512E" w14:textId="77777777" w:rsidR="00B10422" w:rsidRPr="00C84944" w:rsidRDefault="00B10422" w:rsidP="00C84944">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cstheme="minorHAnsi"/>
          <w:sz w:val="22"/>
          <w:szCs w:val="22"/>
        </w:rPr>
      </w:pPr>
      <w:r w:rsidRPr="00C84944">
        <w:rPr>
          <w:rFonts w:cstheme="minorHAnsi"/>
          <w:sz w:val="22"/>
          <w:szCs w:val="22"/>
        </w:rPr>
        <w:t xml:space="preserve">I dati inseriti nell’ambito della procedura di prenotazione permetteranno al GSE di determinare l’incentivo massimo erogabile a consuntivo (c.d. massimale a preventivo). Al riguardo si precisa che: </w:t>
      </w:r>
    </w:p>
    <w:p w14:paraId="30348EEB" w14:textId="50D7329B" w:rsidR="00C84944" w:rsidRPr="00C84944" w:rsidRDefault="00B10422" w:rsidP="00C84944">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cstheme="minorHAnsi"/>
          <w:sz w:val="22"/>
          <w:szCs w:val="22"/>
        </w:rPr>
      </w:pPr>
      <w:r w:rsidRPr="00C84944">
        <w:rPr>
          <w:rFonts w:cstheme="minorHAnsi"/>
          <w:sz w:val="22"/>
          <w:szCs w:val="22"/>
        </w:rPr>
        <w:t>•qualora l’importo dell’incentivo consuntivato al termine dei lavori risulti essere superiore al massimale indicato in fase di prenotazione, sarà erogato l’importo definito a preventivo</w:t>
      </w:r>
    </w:p>
    <w:p w14:paraId="44C97CBC" w14:textId="3EC35176" w:rsidR="00B10422" w:rsidRDefault="00B10422" w:rsidP="00C84944">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cstheme="minorHAnsi"/>
          <w:sz w:val="22"/>
          <w:szCs w:val="22"/>
        </w:rPr>
      </w:pPr>
      <w:r w:rsidRPr="00C84944">
        <w:rPr>
          <w:rFonts w:cstheme="minorHAnsi"/>
          <w:sz w:val="22"/>
          <w:szCs w:val="22"/>
        </w:rPr>
        <w:t>•qualora l’importo dell’incentivo consuntivato al termine dei lavori risulti inferiore al massimale indicato in fase di prenotazione, sarà erogato l’importo a consuntivo.</w:t>
      </w:r>
    </w:p>
    <w:p w14:paraId="046EFD27" w14:textId="1B73E1BE" w:rsidR="00466F62" w:rsidRPr="00BC6DAF" w:rsidRDefault="00466F62" w:rsidP="00C84944">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rFonts w:ascii="Calibri" w:hAnsi="Calibri" w:cs="Calibri"/>
          <w:sz w:val="22"/>
          <w:szCs w:val="22"/>
        </w:rPr>
      </w:pPr>
      <w:r w:rsidRPr="00BC6DAF">
        <w:rPr>
          <w:rFonts w:ascii="Calibri" w:hAnsi="Calibri" w:cs="Calibri"/>
          <w:sz w:val="22"/>
          <w:szCs w:val="22"/>
        </w:rPr>
        <w:t xml:space="preserve">Pertanto, in caso di accettazione della richiesta di prenotazione, l’atto di conferma della prenotazione rilasciato dal GSE costituisce </w:t>
      </w:r>
      <w:r w:rsidR="00695F6B">
        <w:rPr>
          <w:rFonts w:ascii="Calibri" w:hAnsi="Calibri" w:cs="Calibri"/>
          <w:sz w:val="22"/>
          <w:szCs w:val="22"/>
        </w:rPr>
        <w:t xml:space="preserve">un </w:t>
      </w:r>
      <w:r w:rsidRPr="00BC6DAF">
        <w:rPr>
          <w:rFonts w:ascii="Calibri" w:hAnsi="Calibri" w:cs="Calibri"/>
          <w:sz w:val="22"/>
          <w:szCs w:val="22"/>
        </w:rPr>
        <w:t>impegno all’erogazione delle risorse fermo restando, a tal fine, il rispetto delle condizioni previste dal Decreto</w:t>
      </w:r>
      <w:r w:rsidR="0042340D" w:rsidRPr="0042340D">
        <w:rPr>
          <w:rFonts w:ascii="Calibri" w:hAnsi="Calibri" w:cs="Calibri"/>
          <w:sz w:val="22"/>
          <w:szCs w:val="22"/>
        </w:rPr>
        <w:t xml:space="preserve"> e del massimale a preventivo erogabile come precedentemente descritto</w:t>
      </w:r>
      <w:r w:rsidRPr="0042340D">
        <w:rPr>
          <w:rFonts w:ascii="Calibri" w:hAnsi="Calibri" w:cs="Calibri"/>
          <w:sz w:val="22"/>
          <w:szCs w:val="22"/>
        </w:rPr>
        <w:t>.</w:t>
      </w:r>
    </w:p>
    <w:p w14:paraId="2D8B3F83" w14:textId="5E54FDB8" w:rsidR="00466F62" w:rsidRPr="00C84944" w:rsidDel="0042340D" w:rsidRDefault="00466F62" w:rsidP="00C84944">
      <w:pPr>
        <w:pBdr>
          <w:top w:val="single" w:sz="18" w:space="1" w:color="C2D69B" w:themeColor="accent3" w:themeTint="99"/>
          <w:left w:val="single" w:sz="18" w:space="0" w:color="C2D69B" w:themeColor="accent3" w:themeTint="99"/>
          <w:bottom w:val="single" w:sz="18" w:space="0" w:color="C2D69B" w:themeColor="accent3" w:themeTint="99"/>
          <w:right w:val="single" w:sz="18" w:space="4" w:color="C2D69B" w:themeColor="accent3" w:themeTint="99"/>
        </w:pBdr>
        <w:spacing w:before="120" w:after="120" w:line="276" w:lineRule="auto"/>
        <w:jc w:val="both"/>
        <w:rPr>
          <w:del w:id="16292" w:author="Visone Rossana (GSE)" w:date="2025-10-08T15:00:00Z" w16du:dateUtc="2025-10-08T13:00:00Z"/>
          <w:rFonts w:cstheme="minorHAnsi"/>
          <w:sz w:val="22"/>
          <w:szCs w:val="22"/>
        </w:rPr>
      </w:pPr>
    </w:p>
    <w:p w14:paraId="689418D7" w14:textId="77777777" w:rsidR="005C156C" w:rsidRDefault="005C156C">
      <w:pPr>
        <w:spacing w:after="120" w:line="276" w:lineRule="auto"/>
        <w:jc w:val="both"/>
        <w:rPr>
          <w:ins w:id="16293" w:author="Visone Rossana (GSE)" w:date="2025-09-28T20:12:00Z" w16du:dateUtc="2025-09-28T18:12:00Z"/>
          <w:rFonts w:cstheme="minorHAnsi"/>
          <w:b/>
          <w:bCs/>
          <w:sz w:val="22"/>
          <w:szCs w:val="22"/>
          <w:u w:val="single"/>
        </w:rPr>
      </w:pPr>
    </w:p>
    <w:p w14:paraId="103E170A" w14:textId="7B222937" w:rsidR="00B10422" w:rsidRPr="006C6C23" w:rsidRDefault="00B10422" w:rsidP="006C6C23">
      <w:pPr>
        <w:spacing w:after="120" w:line="276" w:lineRule="auto"/>
        <w:jc w:val="both"/>
        <w:rPr>
          <w:rFonts w:cstheme="minorHAnsi"/>
          <w:b/>
          <w:bCs/>
          <w:sz w:val="22"/>
          <w:szCs w:val="22"/>
          <w:u w:val="single"/>
        </w:rPr>
      </w:pPr>
      <w:r w:rsidRPr="006C6C23">
        <w:rPr>
          <w:rFonts w:cstheme="minorHAnsi"/>
          <w:b/>
          <w:bCs/>
          <w:sz w:val="22"/>
          <w:szCs w:val="22"/>
          <w:u w:val="single"/>
        </w:rPr>
        <w:t>Documentazione specifica da allegare per tipologia di richiesta di prenotazione e Soggetto Responsabile</w:t>
      </w:r>
    </w:p>
    <w:p w14:paraId="6256F9A0" w14:textId="77777777" w:rsidR="00384E04" w:rsidRDefault="00857CD2" w:rsidP="00384E04">
      <w:pPr>
        <w:spacing w:after="120" w:line="276" w:lineRule="auto"/>
        <w:jc w:val="both"/>
        <w:rPr>
          <w:ins w:id="16294" w:author="Visone Rossana (GSE)" w:date="2025-10-08T15:21:00Z" w16du:dateUtc="2025-10-08T13:21:00Z"/>
          <w:rFonts w:cstheme="minorHAnsi"/>
          <w:sz w:val="22"/>
          <w:szCs w:val="22"/>
        </w:rPr>
      </w:pPr>
      <w:r w:rsidRPr="006C6C23">
        <w:rPr>
          <w:rFonts w:cstheme="minorHAnsi"/>
          <w:b/>
          <w:sz w:val="22"/>
          <w:szCs w:val="22"/>
        </w:rPr>
        <w:t>Nel caso in cui il S</w:t>
      </w:r>
      <w:r w:rsidR="00B10422" w:rsidRPr="006C6C23">
        <w:rPr>
          <w:rFonts w:cstheme="minorHAnsi"/>
          <w:b/>
          <w:sz w:val="22"/>
          <w:szCs w:val="22"/>
        </w:rPr>
        <w:t>oggetto Responsabile sia una Pubblica Amministrazione</w:t>
      </w:r>
      <w:r w:rsidR="00B10422" w:rsidRPr="006C6C23">
        <w:rPr>
          <w:rFonts w:cstheme="minorHAnsi"/>
          <w:b/>
          <w:bCs/>
          <w:sz w:val="22"/>
          <w:szCs w:val="22"/>
        </w:rPr>
        <w:t xml:space="preserve">, </w:t>
      </w:r>
      <w:r w:rsidR="00B10422" w:rsidRPr="006C6C23">
        <w:rPr>
          <w:rFonts w:cstheme="minorHAnsi"/>
          <w:sz w:val="22"/>
          <w:szCs w:val="22"/>
        </w:rPr>
        <w:t>in base ai requisiti per l’ammissibilità della richiesta di accesso su prenotazione, dovranno essere caricati su Porta</w:t>
      </w:r>
      <w:r w:rsidR="00B10422" w:rsidRPr="006C6C23">
        <w:rPr>
          <w:rFonts w:cstheme="minorHAnsi"/>
          <w:i/>
          <w:sz w:val="22"/>
          <w:szCs w:val="22"/>
        </w:rPr>
        <w:t>l</w:t>
      </w:r>
      <w:r w:rsidR="00B10422" w:rsidRPr="006C6C23">
        <w:rPr>
          <w:rFonts w:cstheme="minorHAnsi"/>
          <w:sz w:val="22"/>
          <w:szCs w:val="22"/>
        </w:rPr>
        <w:t>termico, in fase di invio dell’istanza:</w:t>
      </w:r>
    </w:p>
    <w:p w14:paraId="6EB21FEE" w14:textId="791F817D" w:rsidR="00683C4A" w:rsidRPr="0033191C" w:rsidRDefault="00FD5EA9" w:rsidP="00BE47F3">
      <w:pPr>
        <w:pStyle w:val="Paragrafoelenco"/>
        <w:numPr>
          <w:ilvl w:val="0"/>
          <w:numId w:val="243"/>
        </w:numPr>
        <w:spacing w:after="120" w:line="276" w:lineRule="auto"/>
        <w:jc w:val="both"/>
        <w:rPr>
          <w:rFonts w:cstheme="minorHAnsi"/>
          <w:sz w:val="22"/>
          <w:szCs w:val="22"/>
        </w:rPr>
      </w:pPr>
      <w:r w:rsidRPr="00BE47F3">
        <w:rPr>
          <w:rFonts w:cstheme="minorHAnsi"/>
          <w:b/>
          <w:bCs/>
          <w:sz w:val="22"/>
          <w:szCs w:val="22"/>
          <w:u w:val="single"/>
        </w:rPr>
        <w:t>caso</w:t>
      </w:r>
      <w:r w:rsidR="00850DFD" w:rsidRPr="00BE47F3">
        <w:rPr>
          <w:rFonts w:cstheme="minorHAnsi"/>
          <w:b/>
          <w:bCs/>
          <w:sz w:val="22"/>
          <w:szCs w:val="22"/>
          <w:u w:val="single"/>
        </w:rPr>
        <w:t xml:space="preserve"> i.</w:t>
      </w:r>
      <w:r w:rsidR="00384E04" w:rsidRPr="00BE47F3">
        <w:rPr>
          <w:rFonts w:cstheme="minorHAnsi"/>
          <w:sz w:val="22"/>
          <w:szCs w:val="22"/>
        </w:rPr>
        <w:t xml:space="preserve">: </w:t>
      </w:r>
      <w:r w:rsidR="00B10422" w:rsidRPr="00BE47F3">
        <w:rPr>
          <w:rFonts w:cstheme="minorHAnsi"/>
          <w:b/>
          <w:bCs/>
          <w:sz w:val="22"/>
          <w:szCs w:val="22"/>
        </w:rPr>
        <w:t>diagnosi energetica</w:t>
      </w:r>
      <w:r w:rsidR="00B10422" w:rsidRPr="00BE47F3">
        <w:rPr>
          <w:rFonts w:cstheme="minorHAnsi"/>
          <w:sz w:val="22"/>
          <w:szCs w:val="22"/>
        </w:rPr>
        <w:t>,</w:t>
      </w:r>
      <w:r w:rsidR="00850DFD" w:rsidRPr="00BE47F3">
        <w:rPr>
          <w:rFonts w:cstheme="minorHAnsi"/>
          <w:sz w:val="22"/>
          <w:szCs w:val="22"/>
        </w:rPr>
        <w:t xml:space="preserve"> eseguita </w:t>
      </w:r>
      <w:r w:rsidR="002711B7" w:rsidRPr="00BE47F3">
        <w:rPr>
          <w:rFonts w:cstheme="minorHAnsi"/>
          <w:sz w:val="22"/>
          <w:szCs w:val="22"/>
        </w:rPr>
        <w:t xml:space="preserve">secondo i </w:t>
      </w:r>
      <w:r w:rsidR="00B96F98" w:rsidRPr="00BE47F3">
        <w:rPr>
          <w:rFonts w:cstheme="minorHAnsi"/>
          <w:sz w:val="22"/>
          <w:szCs w:val="22"/>
        </w:rPr>
        <w:t>requisiti</w:t>
      </w:r>
      <w:r w:rsidR="002711B7" w:rsidRPr="00BE47F3">
        <w:rPr>
          <w:rFonts w:cstheme="minorHAnsi"/>
          <w:sz w:val="22"/>
          <w:szCs w:val="22"/>
        </w:rPr>
        <w:t xml:space="preserve"> di cui al paragrafo 9.16 delle presenti Regole</w:t>
      </w:r>
      <w:r w:rsidR="007379FA" w:rsidRPr="0033191C">
        <w:rPr>
          <w:rFonts w:cstheme="minorHAnsi"/>
          <w:sz w:val="22"/>
          <w:szCs w:val="22"/>
        </w:rPr>
        <w:t xml:space="preserve">, contenente gli interventi </w:t>
      </w:r>
      <w:r w:rsidR="007379FA" w:rsidRPr="0033191C">
        <w:rPr>
          <w:rFonts w:ascii="Calibri" w:hAnsi="Calibri" w:cs="Calibri"/>
          <w:sz w:val="22"/>
          <w:szCs w:val="22"/>
        </w:rPr>
        <w:t>coerenti con quanto previsto dagli artt. 5 e 8 del Decreto</w:t>
      </w:r>
      <w:r w:rsidR="00850DFD" w:rsidRPr="00BE47F3">
        <w:rPr>
          <w:rFonts w:cstheme="minorHAnsi"/>
          <w:sz w:val="22"/>
          <w:szCs w:val="22"/>
        </w:rPr>
        <w:t>,</w:t>
      </w:r>
      <w:r w:rsidR="00B10422" w:rsidRPr="00BE47F3">
        <w:rPr>
          <w:rFonts w:cstheme="minorHAnsi"/>
          <w:sz w:val="22"/>
          <w:szCs w:val="22"/>
        </w:rPr>
        <w:t xml:space="preserve"> unitamente </w:t>
      </w:r>
      <w:r w:rsidRPr="00BE47F3">
        <w:rPr>
          <w:rFonts w:cstheme="minorHAnsi"/>
          <w:sz w:val="22"/>
          <w:szCs w:val="22"/>
        </w:rPr>
        <w:t xml:space="preserve">all’atto amministrativo o </w:t>
      </w:r>
      <w:r w:rsidR="00B10422" w:rsidRPr="00BE47F3">
        <w:rPr>
          <w:rFonts w:cstheme="minorHAnsi"/>
          <w:sz w:val="22"/>
          <w:szCs w:val="22"/>
        </w:rPr>
        <w:t>un atto di impegno della PA all’esecuzione di uno degli interventi prescritti dalla diagnosi</w:t>
      </w:r>
      <w:r w:rsidR="007379FA" w:rsidRPr="0033191C">
        <w:rPr>
          <w:rFonts w:cstheme="minorHAnsi"/>
          <w:sz w:val="22"/>
          <w:szCs w:val="22"/>
        </w:rPr>
        <w:t xml:space="preserve">. </w:t>
      </w:r>
      <w:r w:rsidR="007379FA" w:rsidRPr="0033191C">
        <w:rPr>
          <w:rFonts w:ascii="Calibri" w:hAnsi="Calibri" w:cs="Calibri"/>
          <w:sz w:val="22"/>
          <w:szCs w:val="22"/>
        </w:rPr>
        <w:t>Laddove la PA si avvalga di un contratto di prestazione energetica</w:t>
      </w:r>
      <w:r w:rsidR="00594BB4">
        <w:rPr>
          <w:rFonts w:ascii="Calibri" w:hAnsi="Calibri" w:cs="Calibri"/>
          <w:sz w:val="22"/>
          <w:szCs w:val="22"/>
        </w:rPr>
        <w:t>, in aggiunta ai documenti richiamati</w:t>
      </w:r>
      <w:r w:rsidR="00683C4A">
        <w:rPr>
          <w:rFonts w:ascii="Calibri" w:hAnsi="Calibri" w:cs="Calibri"/>
          <w:sz w:val="22"/>
          <w:szCs w:val="22"/>
        </w:rPr>
        <w:t xml:space="preserve"> dovranno essere trasmessi:</w:t>
      </w:r>
    </w:p>
    <w:p w14:paraId="523432C8" w14:textId="77777777" w:rsidR="00683C4A" w:rsidRDefault="007379FA" w:rsidP="00683C4A">
      <w:pPr>
        <w:pStyle w:val="Paragrafoelenco"/>
        <w:numPr>
          <w:ilvl w:val="0"/>
          <w:numId w:val="626"/>
        </w:numPr>
        <w:spacing w:after="120" w:line="276" w:lineRule="auto"/>
        <w:jc w:val="both"/>
        <w:rPr>
          <w:rFonts w:ascii="Calibri" w:hAnsi="Calibri" w:cs="Calibri"/>
          <w:sz w:val="22"/>
          <w:szCs w:val="22"/>
        </w:rPr>
      </w:pPr>
      <w:r w:rsidRPr="0033191C">
        <w:rPr>
          <w:rFonts w:ascii="Calibri" w:hAnsi="Calibri" w:cs="Calibri"/>
          <w:sz w:val="22"/>
          <w:szCs w:val="22"/>
        </w:rPr>
        <w:t xml:space="preserve">lo schema tipo </w:t>
      </w:r>
      <w:r w:rsidR="00683C4A">
        <w:rPr>
          <w:rFonts w:ascii="Calibri" w:hAnsi="Calibri" w:cs="Calibri"/>
          <w:sz w:val="22"/>
          <w:szCs w:val="22"/>
        </w:rPr>
        <w:t xml:space="preserve">del contratto </w:t>
      </w:r>
      <w:r w:rsidRPr="0033191C">
        <w:rPr>
          <w:rFonts w:ascii="Calibri" w:hAnsi="Calibri" w:cs="Calibri"/>
          <w:sz w:val="22"/>
          <w:szCs w:val="22"/>
        </w:rPr>
        <w:t>allegato all’atto amministrativo</w:t>
      </w:r>
      <w:r w:rsidR="00683C4A">
        <w:rPr>
          <w:rFonts w:ascii="Calibri" w:hAnsi="Calibri" w:cs="Calibri"/>
          <w:sz w:val="22"/>
          <w:szCs w:val="22"/>
        </w:rPr>
        <w:t>;</w:t>
      </w:r>
    </w:p>
    <w:p w14:paraId="501D0AEF" w14:textId="38A34F85" w:rsidR="003E2C53" w:rsidRDefault="00C4347D" w:rsidP="0033191C">
      <w:pPr>
        <w:pStyle w:val="Paragrafoelenco"/>
        <w:numPr>
          <w:ilvl w:val="0"/>
          <w:numId w:val="626"/>
        </w:numPr>
        <w:spacing w:after="120" w:line="276" w:lineRule="auto"/>
        <w:jc w:val="both"/>
        <w:rPr>
          <w:rFonts w:ascii="Calibri" w:hAnsi="Calibri" w:cs="Calibri"/>
          <w:sz w:val="22"/>
          <w:szCs w:val="22"/>
        </w:rPr>
      </w:pPr>
      <w:r w:rsidRPr="00C4347D">
        <w:rPr>
          <w:rFonts w:ascii="Calibri" w:hAnsi="Calibri" w:cs="Calibri"/>
          <w:sz w:val="22"/>
          <w:szCs w:val="22"/>
        </w:rPr>
        <w:t xml:space="preserve">documentazione idonea a dimostrazione delle spese da sostenere dalla </w:t>
      </w:r>
      <w:r w:rsidRPr="0033191C">
        <w:rPr>
          <w:rFonts w:ascii="Calibri" w:hAnsi="Calibri" w:cs="Calibri"/>
          <w:sz w:val="22"/>
          <w:szCs w:val="22"/>
          <w:highlight w:val="yellow"/>
        </w:rPr>
        <w:t>ESCO</w:t>
      </w:r>
      <w:r w:rsidR="0033191C">
        <w:rPr>
          <w:rFonts w:ascii="Calibri" w:hAnsi="Calibri" w:cs="Calibri"/>
          <w:sz w:val="22"/>
          <w:szCs w:val="22"/>
        </w:rPr>
        <w:t xml:space="preserve"> </w:t>
      </w:r>
      <w:r w:rsidRPr="00C4347D">
        <w:rPr>
          <w:rFonts w:ascii="Calibri" w:hAnsi="Calibri" w:cs="Calibri"/>
          <w:sz w:val="22"/>
          <w:szCs w:val="22"/>
        </w:rPr>
        <w:t>ai sensi de</w:t>
      </w:r>
      <w:r w:rsidR="0033191C">
        <w:rPr>
          <w:rFonts w:ascii="Calibri" w:hAnsi="Calibri" w:cs="Calibri"/>
          <w:sz w:val="22"/>
          <w:szCs w:val="22"/>
        </w:rPr>
        <w:t xml:space="preserve">gli </w:t>
      </w:r>
      <w:r w:rsidRPr="00C4347D">
        <w:rPr>
          <w:rFonts w:ascii="Calibri" w:hAnsi="Calibri" w:cs="Calibri"/>
          <w:sz w:val="22"/>
          <w:szCs w:val="22"/>
        </w:rPr>
        <w:t>art</w:t>
      </w:r>
      <w:r w:rsidR="0033191C">
        <w:rPr>
          <w:rFonts w:ascii="Calibri" w:hAnsi="Calibri" w:cs="Calibri"/>
          <w:sz w:val="22"/>
          <w:szCs w:val="22"/>
        </w:rPr>
        <w:t>t</w:t>
      </w:r>
      <w:r w:rsidRPr="00C4347D">
        <w:rPr>
          <w:rFonts w:ascii="Calibri" w:hAnsi="Calibri" w:cs="Calibri"/>
          <w:sz w:val="22"/>
          <w:szCs w:val="22"/>
        </w:rPr>
        <w:t xml:space="preserve">. </w:t>
      </w:r>
      <w:r w:rsidR="0033191C">
        <w:rPr>
          <w:rFonts w:ascii="Calibri" w:hAnsi="Calibri" w:cs="Calibri"/>
          <w:sz w:val="22"/>
          <w:szCs w:val="22"/>
        </w:rPr>
        <w:t>6 e 9</w:t>
      </w:r>
      <w:r w:rsidRPr="00C4347D">
        <w:rPr>
          <w:rFonts w:ascii="Calibri" w:hAnsi="Calibri" w:cs="Calibri"/>
          <w:sz w:val="22"/>
          <w:szCs w:val="22"/>
        </w:rPr>
        <w:t xml:space="preserve"> del Decreto, per la realizzazione delle opere, mediante un prospetto, sottoscritto da ambo le parti, riportante i costi ripartiti per tipologia di spesa ammissibile.</w:t>
      </w:r>
    </w:p>
    <w:p w14:paraId="1E579ABB" w14:textId="7ABBE638" w:rsidR="00B10422" w:rsidRPr="00F34AAC" w:rsidRDefault="00FD5EA9" w:rsidP="00F34AAC">
      <w:pPr>
        <w:pStyle w:val="Paragrafoelenco"/>
        <w:numPr>
          <w:ilvl w:val="0"/>
          <w:numId w:val="243"/>
        </w:numPr>
        <w:spacing w:after="120" w:line="276" w:lineRule="auto"/>
        <w:jc w:val="both"/>
        <w:rPr>
          <w:rFonts w:cstheme="minorHAnsi"/>
          <w:sz w:val="22"/>
          <w:szCs w:val="22"/>
        </w:rPr>
      </w:pPr>
      <w:r w:rsidRPr="00F34AAC">
        <w:rPr>
          <w:rFonts w:cstheme="minorHAnsi"/>
          <w:b/>
          <w:bCs/>
          <w:sz w:val="22"/>
          <w:szCs w:val="22"/>
          <w:u w:val="single"/>
        </w:rPr>
        <w:t xml:space="preserve">caso </w:t>
      </w:r>
      <w:r w:rsidR="00A065F6" w:rsidRPr="00F34AAC">
        <w:rPr>
          <w:rFonts w:cstheme="minorHAnsi"/>
          <w:b/>
          <w:bCs/>
          <w:sz w:val="22"/>
          <w:szCs w:val="22"/>
          <w:u w:val="single"/>
        </w:rPr>
        <w:t>iii</w:t>
      </w:r>
      <w:r w:rsidR="003D548C" w:rsidRPr="00F34AAC">
        <w:rPr>
          <w:rFonts w:cstheme="minorHAnsi"/>
          <w:b/>
          <w:bCs/>
          <w:sz w:val="22"/>
          <w:szCs w:val="22"/>
          <w:u w:val="single"/>
        </w:rPr>
        <w:t>.</w:t>
      </w:r>
      <w:r w:rsidR="00384E04" w:rsidRPr="00F34AAC">
        <w:rPr>
          <w:rFonts w:cstheme="minorHAnsi"/>
          <w:b/>
          <w:bCs/>
          <w:sz w:val="22"/>
          <w:szCs w:val="22"/>
          <w:u w:val="single"/>
        </w:rPr>
        <w:t>:</w:t>
      </w:r>
      <w:r w:rsidR="002953E3" w:rsidRPr="00F34AAC">
        <w:rPr>
          <w:rFonts w:cstheme="minorHAnsi"/>
          <w:sz w:val="22"/>
          <w:szCs w:val="22"/>
          <w:u w:val="single"/>
        </w:rPr>
        <w:t xml:space="preserve"> </w:t>
      </w:r>
      <w:r w:rsidR="00A065F6" w:rsidRPr="00F34AAC">
        <w:rPr>
          <w:rFonts w:cstheme="minorHAnsi"/>
          <w:b/>
          <w:bCs/>
          <w:sz w:val="22"/>
          <w:szCs w:val="22"/>
        </w:rPr>
        <w:t>contratto di prestazione energetica EPC</w:t>
      </w:r>
      <w:r w:rsidR="00A065F6" w:rsidRPr="00F34AAC">
        <w:rPr>
          <w:rFonts w:cstheme="minorHAnsi"/>
          <w:sz w:val="22"/>
          <w:szCs w:val="22"/>
        </w:rPr>
        <w:t xml:space="preserve"> che rispetta </w:t>
      </w:r>
      <w:r w:rsidR="00DC546C" w:rsidRPr="00F34AAC">
        <w:rPr>
          <w:rFonts w:cstheme="minorHAnsi"/>
          <w:sz w:val="22"/>
          <w:szCs w:val="22"/>
        </w:rPr>
        <w:t xml:space="preserve">i requisiti </w:t>
      </w:r>
      <w:r w:rsidR="00A065F6" w:rsidRPr="00F34AAC">
        <w:rPr>
          <w:rFonts w:cstheme="minorHAnsi"/>
          <w:sz w:val="22"/>
          <w:szCs w:val="22"/>
        </w:rPr>
        <w:t>previst</w:t>
      </w:r>
      <w:r w:rsidR="00DC546C" w:rsidRPr="00F34AAC">
        <w:rPr>
          <w:rFonts w:cstheme="minorHAnsi"/>
          <w:sz w:val="22"/>
          <w:szCs w:val="22"/>
        </w:rPr>
        <w:t xml:space="preserve">i al Paragrafo </w:t>
      </w:r>
      <w:r w:rsidR="00DC546C" w:rsidRPr="00F34AAC">
        <w:rPr>
          <w:rFonts w:cstheme="minorHAnsi"/>
          <w:sz w:val="22"/>
          <w:szCs w:val="22"/>
          <w:highlight w:val="yellow"/>
        </w:rPr>
        <w:t>X</w:t>
      </w:r>
      <w:r w:rsidR="00A065F6" w:rsidRPr="00F34AAC">
        <w:rPr>
          <w:rFonts w:cstheme="minorHAnsi"/>
          <w:sz w:val="22"/>
          <w:szCs w:val="22"/>
        </w:rPr>
        <w:t xml:space="preserve"> , </w:t>
      </w:r>
      <w:r w:rsidR="00A065F6" w:rsidRPr="00F34AAC">
        <w:rPr>
          <w:rFonts w:cstheme="minorHAnsi"/>
          <w:b/>
          <w:bCs/>
          <w:sz w:val="22"/>
          <w:szCs w:val="22"/>
        </w:rPr>
        <w:t>o altro contratto di fornitura integrato per la riqualificazione e</w:t>
      </w:r>
      <w:r w:rsidR="00A065F6" w:rsidRPr="00F34AAC">
        <w:rPr>
          <w:rFonts w:cstheme="minorHAnsi"/>
          <w:sz w:val="22"/>
          <w:szCs w:val="22"/>
        </w:rPr>
        <w:t>nerg</w:t>
      </w:r>
      <w:r w:rsidR="00A065F6" w:rsidRPr="00F34AAC">
        <w:rPr>
          <w:rFonts w:cstheme="minorHAnsi"/>
          <w:b/>
          <w:bCs/>
          <w:sz w:val="22"/>
          <w:szCs w:val="22"/>
        </w:rPr>
        <w:t xml:space="preserve">etica dei sistemi interessati </w:t>
      </w:r>
      <w:r w:rsidR="00A065F6" w:rsidRPr="00F34AAC">
        <w:rPr>
          <w:rFonts w:cstheme="minorHAnsi"/>
          <w:spacing w:val="4"/>
          <w:sz w:val="22"/>
          <w:szCs w:val="22"/>
        </w:rPr>
        <w:t>da cui poter desumere le spese ammissibili previste per l’intervento proposto</w:t>
      </w:r>
      <w:r w:rsidR="00A065F6" w:rsidRPr="00F34AAC">
        <w:rPr>
          <w:rFonts w:cstheme="minorHAnsi"/>
          <w:sz w:val="22"/>
          <w:szCs w:val="22"/>
        </w:rPr>
        <w:t>. I</w:t>
      </w:r>
      <w:r w:rsidR="00A065F6" w:rsidRPr="00F34AAC">
        <w:rPr>
          <w:rFonts w:cstheme="minorHAnsi"/>
          <w:color w:val="EE0000"/>
          <w:sz w:val="22"/>
          <w:szCs w:val="22"/>
        </w:rPr>
        <w:t>n tale caso, unitamente allo specifico contratto, il Soggetto Responsabile dovrà fornire, documentazione idonea a dimostrazione delle spese da sostenere dalla ESCO</w:t>
      </w:r>
      <w:r w:rsidR="00D21BCD" w:rsidRPr="00F34AAC">
        <w:rPr>
          <w:rFonts w:cstheme="minorHAnsi"/>
          <w:color w:val="EE0000"/>
          <w:sz w:val="22"/>
          <w:szCs w:val="22"/>
        </w:rPr>
        <w:t>/</w:t>
      </w:r>
      <w:del w:id="16295" w:author="Visone Rossana (GSE)" w:date="2025-10-28T12:09:00Z" w16du:dateUtc="2025-10-28T11:09:00Z">
        <w:r w:rsidR="00A065F6" w:rsidRPr="00F34AAC" w:rsidDel="00683C4A">
          <w:rPr>
            <w:rFonts w:cstheme="minorHAnsi"/>
            <w:color w:val="EE0000"/>
            <w:sz w:val="22"/>
            <w:szCs w:val="22"/>
          </w:rPr>
          <w:delText>,</w:delText>
        </w:r>
      </w:del>
      <w:r w:rsidR="00A065F6" w:rsidRPr="00F34AAC">
        <w:rPr>
          <w:rFonts w:cstheme="minorHAnsi"/>
          <w:color w:val="EE0000"/>
          <w:sz w:val="22"/>
          <w:szCs w:val="22"/>
        </w:rPr>
        <w:t xml:space="preserve"> ai sensi dell’ar</w:t>
      </w:r>
      <w:r w:rsidR="00A065F6" w:rsidRPr="00F34AAC">
        <w:rPr>
          <w:rFonts w:cstheme="minorHAnsi"/>
          <w:color w:val="EE0000"/>
          <w:sz w:val="22"/>
          <w:szCs w:val="22"/>
          <w:highlight w:val="yellow"/>
        </w:rPr>
        <w:t>t. x</w:t>
      </w:r>
      <w:r w:rsidR="00A065F6" w:rsidRPr="00F34AAC">
        <w:rPr>
          <w:rFonts w:cstheme="minorHAnsi"/>
          <w:color w:val="EE0000"/>
          <w:sz w:val="22"/>
          <w:szCs w:val="22"/>
        </w:rPr>
        <w:t xml:space="preserve"> del Decreto, per la realizzazione delle opere, mediante un prospetto, sottoscritto da ambo le parti, riportante i costi ripartiti per tipologia di spesa ammissibile. Si precisa, inoltre, che dalla documentazione richiamata deve evincersi che l’incentivo del Conto Termico non costituisce parte dell’utile della ESCO e che, pertanto, tale beneficio non influisce nella determinazione del canone in capo alla PA</w:t>
      </w:r>
      <w:r w:rsidR="00B10422" w:rsidRPr="00F34AAC">
        <w:rPr>
          <w:rFonts w:cstheme="minorHAnsi"/>
          <w:sz w:val="22"/>
          <w:szCs w:val="22"/>
        </w:rPr>
        <w:t xml:space="preserve">; </w:t>
      </w:r>
    </w:p>
    <w:p w14:paraId="4A4A39A6" w14:textId="59692ED2" w:rsidR="00925896" w:rsidRPr="00F34AAC" w:rsidRDefault="00FD5EA9" w:rsidP="00F34AAC">
      <w:pPr>
        <w:pStyle w:val="Paragrafoelenco"/>
        <w:numPr>
          <w:ilvl w:val="0"/>
          <w:numId w:val="243"/>
        </w:numPr>
        <w:spacing w:after="120" w:line="276" w:lineRule="auto"/>
        <w:jc w:val="both"/>
        <w:rPr>
          <w:rFonts w:cstheme="minorHAnsi"/>
          <w:b/>
          <w:sz w:val="22"/>
          <w:szCs w:val="22"/>
        </w:rPr>
      </w:pPr>
      <w:r w:rsidRPr="00F34AAC">
        <w:rPr>
          <w:rFonts w:cstheme="minorHAnsi"/>
          <w:b/>
          <w:bCs/>
          <w:sz w:val="22"/>
          <w:szCs w:val="22"/>
          <w:u w:val="single"/>
        </w:rPr>
        <w:t>caso</w:t>
      </w:r>
      <w:r w:rsidR="00857CD2" w:rsidRPr="00F34AAC">
        <w:rPr>
          <w:rFonts w:cstheme="minorHAnsi"/>
          <w:b/>
          <w:bCs/>
          <w:sz w:val="22"/>
          <w:szCs w:val="22"/>
          <w:u w:val="single"/>
        </w:rPr>
        <w:t xml:space="preserve"> i</w:t>
      </w:r>
      <w:r w:rsidR="002953E3" w:rsidRPr="00F34AAC">
        <w:rPr>
          <w:rFonts w:cstheme="minorHAnsi"/>
          <w:b/>
          <w:bCs/>
          <w:sz w:val="22"/>
          <w:szCs w:val="22"/>
          <w:u w:val="single"/>
        </w:rPr>
        <w:t>v</w:t>
      </w:r>
      <w:r w:rsidR="00857CD2" w:rsidRPr="00F34AAC">
        <w:rPr>
          <w:rFonts w:cstheme="minorHAnsi"/>
          <w:b/>
          <w:bCs/>
          <w:sz w:val="22"/>
          <w:szCs w:val="22"/>
        </w:rPr>
        <w:t>.</w:t>
      </w:r>
      <w:r w:rsidR="00384E04" w:rsidRPr="00F34AAC">
        <w:rPr>
          <w:rFonts w:cstheme="minorHAnsi"/>
          <w:sz w:val="22"/>
          <w:szCs w:val="22"/>
        </w:rPr>
        <w:t>:</w:t>
      </w:r>
      <w:r w:rsidR="00857CD2" w:rsidRPr="00F34AAC">
        <w:rPr>
          <w:rFonts w:cstheme="minorHAnsi"/>
          <w:sz w:val="22"/>
          <w:szCs w:val="22"/>
        </w:rPr>
        <w:t xml:space="preserve"> il provvedimento di assegnazione </w:t>
      </w:r>
      <w:r w:rsidR="00384E04" w:rsidRPr="00F34AAC">
        <w:rPr>
          <w:rFonts w:cstheme="minorHAnsi"/>
          <w:sz w:val="22"/>
          <w:szCs w:val="22"/>
        </w:rPr>
        <w:t xml:space="preserve">dei </w:t>
      </w:r>
      <w:r w:rsidR="00857CD2" w:rsidRPr="00F34AAC">
        <w:rPr>
          <w:rFonts w:cstheme="minorHAnsi"/>
          <w:sz w:val="22"/>
          <w:szCs w:val="22"/>
        </w:rPr>
        <w:t>lavori e il verbale di consegna lavori predisposto dal direttore dei lavori</w:t>
      </w:r>
    </w:p>
    <w:p w14:paraId="3BDCC069" w14:textId="77777777" w:rsidR="00925896" w:rsidRDefault="00925896" w:rsidP="00925896">
      <w:pPr>
        <w:keepNext/>
        <w:spacing w:after="120" w:line="276" w:lineRule="auto"/>
        <w:jc w:val="both"/>
        <w:rPr>
          <w:ins w:id="16296" w:author="Visone Rossana (GSE)" w:date="2025-10-08T15:23:00Z" w16du:dateUtc="2025-10-08T13:23:00Z"/>
          <w:rFonts w:cstheme="minorHAnsi"/>
          <w:b/>
          <w:sz w:val="22"/>
          <w:szCs w:val="22"/>
        </w:rPr>
      </w:pPr>
    </w:p>
    <w:p w14:paraId="272BD369" w14:textId="5001481A" w:rsidR="00453E7E" w:rsidRPr="00925896" w:rsidRDefault="00857CD2" w:rsidP="00925896">
      <w:pPr>
        <w:keepNext/>
        <w:spacing w:after="120" w:line="276" w:lineRule="auto"/>
        <w:jc w:val="both"/>
        <w:rPr>
          <w:rFonts w:cstheme="minorHAnsi"/>
          <w:sz w:val="22"/>
          <w:szCs w:val="22"/>
        </w:rPr>
      </w:pPr>
      <w:r w:rsidRPr="00925896">
        <w:rPr>
          <w:rFonts w:cstheme="minorHAnsi"/>
          <w:b/>
          <w:sz w:val="22"/>
          <w:szCs w:val="22"/>
        </w:rPr>
        <w:t>Nel caso in cui il</w:t>
      </w:r>
      <w:r w:rsidR="00453E7E" w:rsidRPr="00925896">
        <w:rPr>
          <w:rFonts w:cstheme="minorHAnsi"/>
          <w:b/>
          <w:sz w:val="22"/>
          <w:szCs w:val="22"/>
        </w:rPr>
        <w:t xml:space="preserve"> Soggetto Responsabile sia una ESCo, </w:t>
      </w:r>
      <w:r w:rsidR="00453E7E" w:rsidRPr="00925896">
        <w:rPr>
          <w:rFonts w:cstheme="minorHAnsi"/>
          <w:sz w:val="22"/>
          <w:szCs w:val="22"/>
        </w:rPr>
        <w:t>in base ai requisiti per l’ammissibilità della richiesta di accesso su prenotazione, dovranno essere caricati su Porta</w:t>
      </w:r>
      <w:r w:rsidR="00453E7E" w:rsidRPr="00925896">
        <w:rPr>
          <w:rFonts w:cstheme="minorHAnsi"/>
          <w:i/>
          <w:sz w:val="22"/>
          <w:szCs w:val="22"/>
        </w:rPr>
        <w:t>l</w:t>
      </w:r>
      <w:r w:rsidR="00453E7E" w:rsidRPr="00925896">
        <w:rPr>
          <w:rFonts w:cstheme="minorHAnsi"/>
          <w:sz w:val="22"/>
          <w:szCs w:val="22"/>
        </w:rPr>
        <w:t>termico, in fase di invio dell’istanza:</w:t>
      </w:r>
    </w:p>
    <w:p w14:paraId="575A295B" w14:textId="3FDE1386" w:rsidR="00453E7E" w:rsidRPr="00593825" w:rsidRDefault="00F3088C" w:rsidP="00593825">
      <w:pPr>
        <w:pStyle w:val="Paragrafoelenco"/>
        <w:numPr>
          <w:ilvl w:val="0"/>
          <w:numId w:val="244"/>
        </w:numPr>
        <w:spacing w:after="120" w:line="276" w:lineRule="auto"/>
        <w:jc w:val="both"/>
        <w:rPr>
          <w:rFonts w:cstheme="minorHAnsi"/>
          <w:sz w:val="22"/>
          <w:szCs w:val="22"/>
        </w:rPr>
      </w:pPr>
      <w:r w:rsidRPr="00593825">
        <w:rPr>
          <w:rFonts w:cstheme="minorHAnsi"/>
          <w:b/>
          <w:bCs/>
          <w:sz w:val="22"/>
          <w:szCs w:val="22"/>
          <w:u w:val="single"/>
        </w:rPr>
        <w:t xml:space="preserve">caso </w:t>
      </w:r>
      <w:r w:rsidR="00857CD2" w:rsidRPr="00593825">
        <w:rPr>
          <w:rFonts w:cstheme="minorHAnsi"/>
          <w:b/>
          <w:bCs/>
          <w:sz w:val="22"/>
          <w:szCs w:val="22"/>
          <w:u w:val="single"/>
        </w:rPr>
        <w:t>ii</w:t>
      </w:r>
      <w:r w:rsidRPr="00593825">
        <w:rPr>
          <w:rFonts w:cstheme="minorHAnsi"/>
          <w:b/>
          <w:bCs/>
          <w:sz w:val="22"/>
          <w:szCs w:val="22"/>
          <w:u w:val="single"/>
        </w:rPr>
        <w:t>.</w:t>
      </w:r>
      <w:r w:rsidR="00925896" w:rsidRPr="00593825">
        <w:rPr>
          <w:rFonts w:cstheme="minorHAnsi"/>
          <w:b/>
          <w:bCs/>
          <w:sz w:val="22"/>
          <w:szCs w:val="22"/>
          <w:u w:val="single"/>
        </w:rPr>
        <w:t>:</w:t>
      </w:r>
      <w:r w:rsidR="00925896" w:rsidRPr="00593825">
        <w:rPr>
          <w:rFonts w:cstheme="minorHAnsi"/>
          <w:sz w:val="22"/>
          <w:szCs w:val="22"/>
          <w:u w:val="single"/>
        </w:rPr>
        <w:t xml:space="preserve"> </w:t>
      </w:r>
      <w:r w:rsidR="00453E7E" w:rsidRPr="00593825">
        <w:rPr>
          <w:rFonts w:cstheme="minorHAnsi"/>
          <w:b/>
          <w:bCs/>
          <w:sz w:val="22"/>
          <w:szCs w:val="22"/>
        </w:rPr>
        <w:t xml:space="preserve">copia del contratto di rendimento energetico (EPC) tra </w:t>
      </w:r>
      <w:r w:rsidR="00925896" w:rsidRPr="00593825">
        <w:rPr>
          <w:rFonts w:cstheme="minorHAnsi"/>
          <w:b/>
          <w:bCs/>
          <w:sz w:val="22"/>
          <w:szCs w:val="22"/>
        </w:rPr>
        <w:t xml:space="preserve">la </w:t>
      </w:r>
      <w:r w:rsidR="00453E7E" w:rsidRPr="00593825">
        <w:rPr>
          <w:rFonts w:cstheme="minorHAnsi"/>
          <w:b/>
          <w:bCs/>
          <w:sz w:val="22"/>
          <w:szCs w:val="22"/>
        </w:rPr>
        <w:t>ESC</w:t>
      </w:r>
      <w:r w:rsidR="00453E7E" w:rsidRPr="00593825">
        <w:rPr>
          <w:rFonts w:cstheme="minorHAnsi"/>
          <w:sz w:val="22"/>
          <w:szCs w:val="22"/>
        </w:rPr>
        <w:t xml:space="preserve">o e </w:t>
      </w:r>
      <w:r w:rsidR="00925896" w:rsidRPr="00593825">
        <w:rPr>
          <w:rFonts w:cstheme="minorHAnsi"/>
          <w:sz w:val="22"/>
          <w:szCs w:val="22"/>
        </w:rPr>
        <w:t xml:space="preserve">la </w:t>
      </w:r>
      <w:r w:rsidR="00453E7E" w:rsidRPr="00593825">
        <w:rPr>
          <w:rFonts w:cstheme="minorHAnsi"/>
          <w:sz w:val="22"/>
          <w:szCs w:val="22"/>
        </w:rPr>
        <w:t>Pubblica Amministrazione integrato con la riqualificazione energetica dei sistemi interessati,</w:t>
      </w:r>
      <w:r w:rsidR="00DC546C" w:rsidRPr="00593825">
        <w:rPr>
          <w:rFonts w:cstheme="minorHAnsi"/>
          <w:sz w:val="22"/>
          <w:szCs w:val="22"/>
        </w:rPr>
        <w:t xml:space="preserve"> che rispetta i requisiti previsti al Paragrafo </w:t>
      </w:r>
      <w:r w:rsidR="00DC546C" w:rsidRPr="00593825">
        <w:rPr>
          <w:rFonts w:cstheme="minorHAnsi"/>
          <w:sz w:val="22"/>
          <w:szCs w:val="22"/>
          <w:highlight w:val="yellow"/>
        </w:rPr>
        <w:t>X</w:t>
      </w:r>
      <w:r w:rsidR="00DC546C" w:rsidRPr="00593825">
        <w:rPr>
          <w:rFonts w:cstheme="minorHAnsi"/>
          <w:sz w:val="22"/>
          <w:szCs w:val="22"/>
        </w:rPr>
        <w:t>, unitamente</w:t>
      </w:r>
      <w:r w:rsidR="00453E7E" w:rsidRPr="00593825">
        <w:rPr>
          <w:rFonts w:cstheme="minorHAnsi"/>
          <w:sz w:val="22"/>
          <w:szCs w:val="22"/>
        </w:rPr>
        <w:t xml:space="preserve"> </w:t>
      </w:r>
      <w:r w:rsidR="00DC546C" w:rsidRPr="00593825">
        <w:rPr>
          <w:rFonts w:cstheme="minorHAnsi"/>
          <w:sz w:val="22"/>
          <w:szCs w:val="22"/>
        </w:rPr>
        <w:t>al</w:t>
      </w:r>
      <w:r w:rsidR="00453E7E" w:rsidRPr="00593825">
        <w:rPr>
          <w:rFonts w:cstheme="minorHAnsi"/>
          <w:sz w:val="22"/>
          <w:szCs w:val="22"/>
        </w:rPr>
        <w:t xml:space="preserve">la dichiarazione di rispondenza ai requisiti del contratto di rendimento energetico (EPC) </w:t>
      </w:r>
      <w:r w:rsidR="00857CD2" w:rsidRPr="00593825">
        <w:rPr>
          <w:rFonts w:cstheme="minorHAnsi"/>
          <w:sz w:val="22"/>
          <w:szCs w:val="22"/>
        </w:rPr>
        <w:t>di cu</w:t>
      </w:r>
      <w:commentRangeStart w:id="16297"/>
      <w:r w:rsidR="00857CD2" w:rsidRPr="00593825">
        <w:rPr>
          <w:rFonts w:cstheme="minorHAnsi"/>
          <w:sz w:val="22"/>
          <w:szCs w:val="22"/>
        </w:rPr>
        <w:t>i a</w:t>
      </w:r>
      <w:r w:rsidR="00857CD2" w:rsidRPr="00593825">
        <w:rPr>
          <w:rFonts w:cstheme="minorHAnsi"/>
          <w:sz w:val="22"/>
          <w:szCs w:val="22"/>
          <w:highlight w:val="yellow"/>
        </w:rPr>
        <w:t>ll’allegato 8 del Decreto legislativo 102/2014</w:t>
      </w:r>
      <w:r w:rsidR="00453E7E" w:rsidRPr="00593825">
        <w:rPr>
          <w:rFonts w:cstheme="minorHAnsi"/>
          <w:sz w:val="22"/>
          <w:szCs w:val="22"/>
          <w:highlight w:val="yellow"/>
        </w:rPr>
        <w:t>.</w:t>
      </w:r>
      <w:commentRangeEnd w:id="16297"/>
      <w:r w:rsidR="00593825" w:rsidRPr="00593825">
        <w:rPr>
          <w:rStyle w:val="Rimandocommento"/>
          <w:rFonts w:cstheme="minorHAnsi"/>
          <w:sz w:val="22"/>
          <w:szCs w:val="22"/>
        </w:rPr>
        <w:commentReference w:id="16297"/>
      </w:r>
    </w:p>
    <w:p w14:paraId="38F15A1B" w14:textId="3E2F83BF" w:rsidR="00453E7E" w:rsidRPr="00925896" w:rsidRDefault="00453E7E" w:rsidP="0033191C">
      <w:pPr>
        <w:spacing w:after="120" w:line="276" w:lineRule="auto"/>
        <w:ind w:left="709"/>
        <w:jc w:val="both"/>
        <w:rPr>
          <w:rFonts w:cstheme="minorHAnsi"/>
          <w:sz w:val="22"/>
          <w:szCs w:val="22"/>
        </w:rPr>
      </w:pPr>
      <w:r w:rsidRPr="00925896">
        <w:rPr>
          <w:rFonts w:cstheme="minorHAnsi"/>
          <w:sz w:val="22"/>
          <w:szCs w:val="22"/>
        </w:rPr>
        <w:t>In tale ipotesi, a garanzia dell’erogazione degli acconti</w:t>
      </w:r>
      <w:r w:rsidR="00D958B1">
        <w:rPr>
          <w:rFonts w:cstheme="minorHAnsi"/>
          <w:sz w:val="22"/>
          <w:szCs w:val="22"/>
        </w:rPr>
        <w:t xml:space="preserve"> </w:t>
      </w:r>
      <w:r w:rsidR="00D958B1" w:rsidRPr="0033191C">
        <w:rPr>
          <w:rFonts w:cstheme="minorHAnsi"/>
          <w:sz w:val="22"/>
          <w:szCs w:val="22"/>
          <w:highlight w:val="cyan"/>
        </w:rPr>
        <w:t xml:space="preserve">e </w:t>
      </w:r>
      <w:r w:rsidR="00925896" w:rsidRPr="0033191C">
        <w:rPr>
          <w:rFonts w:cstheme="minorHAnsi"/>
          <w:sz w:val="22"/>
          <w:szCs w:val="22"/>
          <w:highlight w:val="cyan"/>
        </w:rPr>
        <w:t xml:space="preserve">della </w:t>
      </w:r>
      <w:r w:rsidR="00D958B1" w:rsidRPr="0033191C">
        <w:rPr>
          <w:rFonts w:cstheme="minorHAnsi"/>
          <w:sz w:val="22"/>
          <w:szCs w:val="22"/>
          <w:highlight w:val="cyan"/>
        </w:rPr>
        <w:t>eventuale rata intermedia</w:t>
      </w:r>
      <w:r w:rsidRPr="0033191C">
        <w:rPr>
          <w:rFonts w:cstheme="minorHAnsi"/>
          <w:sz w:val="22"/>
          <w:szCs w:val="22"/>
          <w:highlight w:val="cyan"/>
        </w:rPr>
        <w:t>,</w:t>
      </w:r>
      <w:r w:rsidRPr="00925896">
        <w:rPr>
          <w:rFonts w:cstheme="minorHAnsi"/>
          <w:sz w:val="22"/>
          <w:szCs w:val="22"/>
        </w:rPr>
        <w:t xml:space="preserve"> è richiesta una formale obbligazione solidale tra la parti, redatta secondo il modello </w:t>
      </w:r>
      <w:r w:rsidR="0033191C" w:rsidRPr="0033191C">
        <w:rPr>
          <w:rFonts w:cstheme="minorHAnsi"/>
          <w:sz w:val="22"/>
          <w:szCs w:val="22"/>
          <w:highlight w:val="yellow"/>
        </w:rPr>
        <w:t>xx</w:t>
      </w:r>
      <w:r w:rsidR="0033191C">
        <w:rPr>
          <w:rFonts w:cstheme="minorHAnsi"/>
          <w:sz w:val="22"/>
          <w:szCs w:val="22"/>
        </w:rPr>
        <w:t xml:space="preserve"> </w:t>
      </w:r>
      <w:r w:rsidRPr="00925896">
        <w:rPr>
          <w:rFonts w:cstheme="minorHAnsi"/>
          <w:sz w:val="22"/>
          <w:szCs w:val="22"/>
        </w:rPr>
        <w:t xml:space="preserve">indicato nell’allegato </w:t>
      </w:r>
      <w:r w:rsidRPr="00925896">
        <w:rPr>
          <w:rFonts w:cstheme="minorHAnsi"/>
          <w:sz w:val="22"/>
          <w:szCs w:val="22"/>
          <w:highlight w:val="yellow"/>
        </w:rPr>
        <w:t>2.</w:t>
      </w:r>
      <w:r w:rsidRPr="00925896">
        <w:rPr>
          <w:rFonts w:cstheme="minorHAnsi"/>
          <w:sz w:val="22"/>
          <w:szCs w:val="22"/>
        </w:rPr>
        <w:t xml:space="preserve"> In assenza, l’istanza verrà considerata improcedibile;</w:t>
      </w:r>
    </w:p>
    <w:p w14:paraId="7CA033D4" w14:textId="74239EA9" w:rsidR="00453E7E" w:rsidRPr="00593825" w:rsidRDefault="00925896" w:rsidP="00593825">
      <w:pPr>
        <w:pStyle w:val="Paragrafoelenco"/>
        <w:numPr>
          <w:ilvl w:val="0"/>
          <w:numId w:val="244"/>
        </w:numPr>
        <w:spacing w:after="120" w:line="276" w:lineRule="auto"/>
        <w:jc w:val="both"/>
        <w:rPr>
          <w:rFonts w:cstheme="minorHAnsi"/>
          <w:sz w:val="22"/>
          <w:szCs w:val="22"/>
        </w:rPr>
      </w:pPr>
      <w:r w:rsidRPr="00593825">
        <w:rPr>
          <w:rFonts w:cstheme="minorHAnsi"/>
          <w:b/>
          <w:bCs/>
          <w:sz w:val="22"/>
          <w:szCs w:val="22"/>
          <w:u w:val="single"/>
        </w:rPr>
        <w:t xml:space="preserve">caso </w:t>
      </w:r>
      <w:r w:rsidR="002953E3" w:rsidRPr="00593825">
        <w:rPr>
          <w:rFonts w:cstheme="minorHAnsi"/>
          <w:b/>
          <w:bCs/>
          <w:sz w:val="22"/>
          <w:szCs w:val="22"/>
          <w:u w:val="single"/>
        </w:rPr>
        <w:t>iv.,</w:t>
      </w:r>
      <w:r w:rsidR="002953E3" w:rsidRPr="00593825">
        <w:rPr>
          <w:rFonts w:cstheme="minorHAnsi"/>
          <w:sz w:val="22"/>
          <w:szCs w:val="22"/>
        </w:rPr>
        <w:t xml:space="preserve"> </w:t>
      </w:r>
      <w:r w:rsidR="00453E7E" w:rsidRPr="00593825">
        <w:rPr>
          <w:rFonts w:cstheme="minorHAnsi"/>
          <w:b/>
          <w:bCs/>
          <w:sz w:val="22"/>
          <w:szCs w:val="22"/>
        </w:rPr>
        <w:t>provvedimento o altro atto amministrativo di assegnazione dei lavori oggetto della richiesta di incentivo e verbale di consegna lavori redatto dal Direttore dei Lavor</w:t>
      </w:r>
      <w:r w:rsidR="00453E7E" w:rsidRPr="00593825">
        <w:rPr>
          <w:rFonts w:cstheme="minorHAnsi"/>
          <w:sz w:val="22"/>
          <w:szCs w:val="22"/>
        </w:rPr>
        <w:t>i</w:t>
      </w:r>
      <w:r w:rsidR="002953E3" w:rsidRPr="00593825">
        <w:rPr>
          <w:rFonts w:cstheme="minorHAnsi"/>
          <w:sz w:val="22"/>
          <w:szCs w:val="22"/>
        </w:rPr>
        <w:t xml:space="preserve">, unitamente al contratto </w:t>
      </w:r>
      <w:r w:rsidR="002953E3" w:rsidRPr="00593825">
        <w:rPr>
          <w:rFonts w:cstheme="minorHAnsi"/>
          <w:b/>
          <w:bCs/>
          <w:sz w:val="22"/>
          <w:szCs w:val="22"/>
        </w:rPr>
        <w:t>rendimento energetico (EPC) tra ESC</w:t>
      </w:r>
      <w:r w:rsidR="002953E3" w:rsidRPr="00593825">
        <w:rPr>
          <w:rFonts w:cstheme="minorHAnsi"/>
          <w:sz w:val="22"/>
          <w:szCs w:val="22"/>
        </w:rPr>
        <w:t>o e Pubblica Amministrazione</w:t>
      </w:r>
      <w:r w:rsidR="00593825">
        <w:rPr>
          <w:rFonts w:cstheme="minorHAnsi"/>
          <w:sz w:val="22"/>
          <w:szCs w:val="22"/>
        </w:rPr>
        <w:t>.</w:t>
      </w:r>
      <w:r w:rsidR="00593825" w:rsidRPr="00593825" w:rsidDel="00593825">
        <w:rPr>
          <w:rFonts w:cstheme="minorHAnsi"/>
          <w:sz w:val="22"/>
          <w:szCs w:val="22"/>
        </w:rPr>
        <w:t xml:space="preserve"> </w:t>
      </w:r>
    </w:p>
    <w:p w14:paraId="5990D5EE" w14:textId="64482A7E" w:rsidR="00857CD2" w:rsidRPr="00593825" w:rsidRDefault="00857CD2">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cstheme="minorHAnsi"/>
          <w:sz w:val="22"/>
          <w:szCs w:val="22"/>
        </w:rPr>
        <w:pPrChange w:id="16298" w:author="Visone Rossana (GSE)" w:date="2025-09-09T14:42:00Z" w16du:dateUtc="2025-09-09T12:42:00Z">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pPr>
        </w:pPrChange>
      </w:pPr>
      <w:r w:rsidRPr="00593825">
        <w:rPr>
          <w:rFonts w:cstheme="minorHAnsi"/>
          <w:sz w:val="22"/>
          <w:szCs w:val="22"/>
        </w:rPr>
        <w:t>Per tutte le casistiche richiamate</w:t>
      </w:r>
      <w:r w:rsidR="002953E3" w:rsidRPr="00593825">
        <w:rPr>
          <w:rFonts w:cstheme="minorHAnsi"/>
          <w:sz w:val="22"/>
          <w:szCs w:val="22"/>
        </w:rPr>
        <w:t>,</w:t>
      </w:r>
      <w:del w:id="16299" w:author="Visone Rossana (GSE)" w:date="2025-10-08T15:35:00Z" w16du:dateUtc="2025-10-08T13:35:00Z">
        <w:r w:rsidR="002953E3" w:rsidRPr="00593825" w:rsidDel="00593825">
          <w:rPr>
            <w:rFonts w:cstheme="minorHAnsi"/>
            <w:sz w:val="22"/>
            <w:szCs w:val="22"/>
          </w:rPr>
          <w:delText xml:space="preserve"> </w:delText>
        </w:r>
      </w:del>
      <w:r w:rsidR="002953E3" w:rsidRPr="00593825">
        <w:rPr>
          <w:rFonts w:cstheme="minorHAnsi"/>
          <w:sz w:val="22"/>
          <w:szCs w:val="22"/>
        </w:rPr>
        <w:t xml:space="preserve">in cui il Soggetto Responsabile sia una ESCO, </w:t>
      </w:r>
      <w:r w:rsidRPr="00593825">
        <w:rPr>
          <w:rFonts w:cstheme="minorHAnsi"/>
          <w:sz w:val="22"/>
          <w:szCs w:val="22"/>
        </w:rPr>
        <w:t>deve essere sempre trasmessa la certificazione UNI CEI 11352 in corso di validità.</w:t>
      </w:r>
    </w:p>
    <w:p w14:paraId="2ACAD5C7" w14:textId="77777777" w:rsidR="005F42E0" w:rsidDel="004F10C2" w:rsidRDefault="005F42E0">
      <w:pPr>
        <w:spacing w:after="120" w:line="276" w:lineRule="auto"/>
        <w:ind w:left="170"/>
        <w:jc w:val="both"/>
        <w:rPr>
          <w:ins w:id="16300" w:author="Visone Rossana (GSE)" w:date="2025-09-28T19:52:00Z" w16du:dateUtc="2025-09-28T17:52:00Z"/>
          <w:del w:id="16301" w:author="Visone Rossana (GSE)" w:date="2025-09-29T10:27:00Z" w16du:dateUtc="2025-09-29T08:27:00Z"/>
          <w:rFonts w:cstheme="minorHAnsi"/>
          <w:sz w:val="22"/>
          <w:szCs w:val="22"/>
        </w:rPr>
      </w:pPr>
    </w:p>
    <w:p w14:paraId="65AC0B19" w14:textId="5D637321" w:rsidR="00453E7E" w:rsidRPr="00D41B39" w:rsidRDefault="00453E7E" w:rsidP="00CC5533">
      <w:pPr>
        <w:spacing w:after="120" w:line="276" w:lineRule="auto"/>
        <w:ind w:left="170"/>
        <w:jc w:val="both"/>
        <w:rPr>
          <w:rFonts w:cstheme="minorHAnsi"/>
          <w:sz w:val="22"/>
          <w:szCs w:val="22"/>
        </w:rPr>
      </w:pPr>
      <w:r w:rsidRPr="00D41B39">
        <w:rPr>
          <w:rFonts w:cstheme="minorHAnsi"/>
          <w:sz w:val="22"/>
          <w:szCs w:val="22"/>
        </w:rPr>
        <w:t>Si precisa, infine, che</w:t>
      </w:r>
      <w:r w:rsidR="00850DFD" w:rsidRPr="00D41B39">
        <w:rPr>
          <w:rFonts w:cstheme="minorHAnsi"/>
          <w:sz w:val="22"/>
          <w:szCs w:val="22"/>
        </w:rPr>
        <w:t xml:space="preserve"> ai sensi delle disposizioni indicate all’art. 15, comma 4, del Decreto,</w:t>
      </w:r>
      <w:r w:rsidRPr="00D41B39">
        <w:rPr>
          <w:rFonts w:cstheme="minorHAnsi"/>
          <w:sz w:val="22"/>
          <w:szCs w:val="22"/>
        </w:rPr>
        <w:t xml:space="preserve"> per le prenotazioni trasmesse secondo la modalità di cui all’</w:t>
      </w:r>
      <w:r w:rsidR="00850DFD" w:rsidRPr="00D41B39">
        <w:rPr>
          <w:rFonts w:cstheme="minorHAnsi"/>
          <w:sz w:val="22"/>
          <w:szCs w:val="22"/>
        </w:rPr>
        <w:t>a</w:t>
      </w:r>
      <w:r w:rsidRPr="00D41B39">
        <w:rPr>
          <w:rFonts w:cstheme="minorHAnsi"/>
          <w:sz w:val="22"/>
          <w:szCs w:val="22"/>
        </w:rPr>
        <w:t xml:space="preserve">rt. </w:t>
      </w:r>
      <w:r w:rsidR="00850DFD" w:rsidRPr="00D41B39">
        <w:rPr>
          <w:rFonts w:cstheme="minorHAnsi"/>
          <w:sz w:val="22"/>
          <w:szCs w:val="22"/>
        </w:rPr>
        <w:t>14</w:t>
      </w:r>
      <w:r w:rsidRPr="00D41B39">
        <w:rPr>
          <w:rFonts w:cstheme="minorHAnsi"/>
          <w:sz w:val="22"/>
          <w:szCs w:val="22"/>
        </w:rPr>
        <w:t xml:space="preserve">, comma </w:t>
      </w:r>
      <w:r w:rsidR="00850DFD" w:rsidRPr="00D41B39">
        <w:rPr>
          <w:rFonts w:cstheme="minorHAnsi"/>
          <w:sz w:val="22"/>
          <w:szCs w:val="22"/>
        </w:rPr>
        <w:t>2</w:t>
      </w:r>
      <w:r w:rsidRPr="00D41B39">
        <w:rPr>
          <w:rFonts w:cstheme="minorHAnsi"/>
          <w:sz w:val="22"/>
          <w:szCs w:val="22"/>
        </w:rPr>
        <w:t xml:space="preserve">, lett. b) </w:t>
      </w:r>
      <w:r w:rsidR="00850DFD" w:rsidRPr="00D41B39">
        <w:rPr>
          <w:rFonts w:cstheme="minorHAnsi"/>
          <w:sz w:val="22"/>
          <w:szCs w:val="22"/>
        </w:rPr>
        <w:t>punti ii., iii., iv.</w:t>
      </w:r>
      <w:r w:rsidRPr="00D41B39">
        <w:rPr>
          <w:rFonts w:cstheme="minorHAnsi"/>
          <w:sz w:val="22"/>
          <w:szCs w:val="22"/>
        </w:rPr>
        <w:t>, le istanze dovranno essere corredate di diagnosi energetic</w:t>
      </w:r>
      <w:r w:rsidRPr="00CC5533">
        <w:rPr>
          <w:rFonts w:cstheme="minorHAnsi"/>
          <w:sz w:val="22"/>
          <w:szCs w:val="22"/>
        </w:rPr>
        <w:t xml:space="preserve">a, </w:t>
      </w:r>
      <w:r w:rsidR="00CC5533">
        <w:rPr>
          <w:rFonts w:cstheme="minorHAnsi"/>
          <w:sz w:val="22"/>
          <w:szCs w:val="22"/>
        </w:rPr>
        <w:t xml:space="preserve">redatte in conformità ai requisiti del paragrafo </w:t>
      </w:r>
      <w:r w:rsidR="00CC5533" w:rsidRPr="00D41B39">
        <w:rPr>
          <w:rFonts w:cstheme="minorHAnsi"/>
          <w:sz w:val="22"/>
          <w:szCs w:val="22"/>
          <w:highlight w:val="yellow"/>
        </w:rPr>
        <w:t>9.16</w:t>
      </w:r>
      <w:r w:rsidR="00CC5533">
        <w:rPr>
          <w:rFonts w:cstheme="minorHAnsi"/>
          <w:sz w:val="22"/>
          <w:szCs w:val="22"/>
        </w:rPr>
        <w:t xml:space="preserve">, </w:t>
      </w:r>
      <w:r w:rsidRPr="00D41B39">
        <w:rPr>
          <w:rFonts w:cstheme="minorHAnsi"/>
          <w:sz w:val="22"/>
          <w:szCs w:val="22"/>
        </w:rPr>
        <w:t xml:space="preserve">per interventi </w:t>
      </w:r>
      <w:r w:rsidR="00597A85">
        <w:rPr>
          <w:rFonts w:cstheme="minorHAnsi"/>
          <w:sz w:val="22"/>
          <w:szCs w:val="22"/>
          <w:highlight w:val="yellow"/>
        </w:rPr>
        <w:t>II</w:t>
      </w:r>
      <w:r w:rsidRPr="00D41B39">
        <w:rPr>
          <w:rFonts w:cstheme="minorHAnsi"/>
          <w:sz w:val="22"/>
          <w:szCs w:val="22"/>
          <w:highlight w:val="yellow"/>
        </w:rPr>
        <w:t>.</w:t>
      </w:r>
      <w:r w:rsidR="00597A85">
        <w:rPr>
          <w:rFonts w:cstheme="minorHAnsi"/>
          <w:sz w:val="22"/>
          <w:szCs w:val="22"/>
          <w:highlight w:val="yellow"/>
        </w:rPr>
        <w:t>A</w:t>
      </w:r>
      <w:r w:rsidRPr="00D41B39">
        <w:rPr>
          <w:rFonts w:cstheme="minorHAnsi"/>
          <w:sz w:val="22"/>
          <w:szCs w:val="22"/>
          <w:highlight w:val="yellow"/>
        </w:rPr>
        <w:t xml:space="preserve"> e </w:t>
      </w:r>
      <w:r w:rsidR="00E42CCA">
        <w:rPr>
          <w:rFonts w:cstheme="minorHAnsi"/>
          <w:sz w:val="22"/>
          <w:szCs w:val="22"/>
          <w:highlight w:val="yellow"/>
        </w:rPr>
        <w:t>II. D</w:t>
      </w:r>
      <w:r w:rsidRPr="00D41B39">
        <w:rPr>
          <w:rFonts w:cstheme="minorHAnsi"/>
          <w:sz w:val="22"/>
          <w:szCs w:val="22"/>
        </w:rPr>
        <w:t xml:space="preserve"> e per interventi </w:t>
      </w:r>
      <w:r w:rsidR="00684873">
        <w:rPr>
          <w:rFonts w:cstheme="minorHAnsi"/>
          <w:sz w:val="22"/>
          <w:szCs w:val="22"/>
          <w:highlight w:val="yellow"/>
        </w:rPr>
        <w:t>II</w:t>
      </w:r>
      <w:r w:rsidRPr="00D41B39">
        <w:rPr>
          <w:rFonts w:cstheme="minorHAnsi"/>
          <w:sz w:val="22"/>
          <w:szCs w:val="22"/>
          <w:highlight w:val="yellow"/>
        </w:rPr>
        <w:t>.</w:t>
      </w:r>
      <w:r w:rsidR="00684873">
        <w:rPr>
          <w:rFonts w:cstheme="minorHAnsi"/>
          <w:sz w:val="22"/>
          <w:szCs w:val="22"/>
          <w:highlight w:val="yellow"/>
        </w:rPr>
        <w:t>B</w:t>
      </w:r>
      <w:r w:rsidRPr="00D41B39">
        <w:rPr>
          <w:rFonts w:cstheme="minorHAnsi"/>
          <w:sz w:val="22"/>
          <w:szCs w:val="22"/>
          <w:highlight w:val="yellow"/>
        </w:rPr>
        <w:t xml:space="preserve">), </w:t>
      </w:r>
      <w:r w:rsidR="00684873">
        <w:rPr>
          <w:rFonts w:cstheme="minorHAnsi"/>
          <w:sz w:val="22"/>
          <w:szCs w:val="22"/>
          <w:highlight w:val="yellow"/>
        </w:rPr>
        <w:t>II</w:t>
      </w:r>
      <w:r w:rsidRPr="00D41B39">
        <w:rPr>
          <w:rFonts w:cstheme="minorHAnsi"/>
          <w:sz w:val="22"/>
          <w:szCs w:val="22"/>
          <w:highlight w:val="yellow"/>
        </w:rPr>
        <w:t>.</w:t>
      </w:r>
      <w:r w:rsidR="00684873">
        <w:rPr>
          <w:rFonts w:cstheme="minorHAnsi"/>
          <w:sz w:val="22"/>
          <w:szCs w:val="22"/>
          <w:highlight w:val="yellow"/>
        </w:rPr>
        <w:t>C</w:t>
      </w:r>
      <w:r w:rsidRPr="00D41B39">
        <w:rPr>
          <w:rFonts w:cstheme="minorHAnsi"/>
          <w:sz w:val="22"/>
          <w:szCs w:val="22"/>
          <w:highlight w:val="yellow"/>
        </w:rPr>
        <w:t xml:space="preserve">), </w:t>
      </w:r>
      <w:r w:rsidR="00902176">
        <w:rPr>
          <w:rFonts w:cstheme="minorHAnsi"/>
          <w:sz w:val="22"/>
          <w:szCs w:val="22"/>
          <w:highlight w:val="yellow"/>
        </w:rPr>
        <w:t>III. A- III</w:t>
      </w:r>
      <w:r w:rsidRPr="00D41B39">
        <w:rPr>
          <w:rFonts w:cstheme="minorHAnsi"/>
          <w:sz w:val="22"/>
          <w:szCs w:val="22"/>
          <w:highlight w:val="yellow"/>
        </w:rPr>
        <w:t>.</w:t>
      </w:r>
      <w:r w:rsidR="00902176">
        <w:rPr>
          <w:rFonts w:cstheme="minorHAnsi"/>
          <w:sz w:val="22"/>
          <w:szCs w:val="22"/>
          <w:highlight w:val="yellow"/>
        </w:rPr>
        <w:t xml:space="preserve">G </w:t>
      </w:r>
      <w:r w:rsidRPr="00D41B39">
        <w:rPr>
          <w:rFonts w:cstheme="minorHAnsi"/>
          <w:sz w:val="22"/>
          <w:szCs w:val="22"/>
        </w:rPr>
        <w:t>da realizzare su interi edifici con impianti di riscaldamento di potenza nominale totale del focolare maggiori o uguali a 200 kW.</w:t>
      </w:r>
      <w:r w:rsidR="00850DFD" w:rsidRPr="00D41B39">
        <w:rPr>
          <w:rFonts w:cstheme="minorHAnsi"/>
          <w:sz w:val="22"/>
          <w:szCs w:val="22"/>
        </w:rPr>
        <w:t xml:space="preserve"> Per gli altri interventi la diagnosi energetica è sostituita da una relazione tecnica descrittiva dell’intervento atta a dimostrare l’ammissibilità dell’intervento al meccanismo di incentivazione.</w:t>
      </w:r>
    </w:p>
    <w:p w14:paraId="1432A08A" w14:textId="0191D685" w:rsidR="00453E7E" w:rsidRPr="00442345" w:rsidRDefault="00453E7E" w:rsidP="00CC5533">
      <w:pPr>
        <w:spacing w:after="120" w:line="276" w:lineRule="auto"/>
        <w:ind w:left="170"/>
        <w:jc w:val="both"/>
        <w:rPr>
          <w:rFonts w:cstheme="minorHAnsi"/>
          <w:sz w:val="22"/>
          <w:szCs w:val="22"/>
        </w:rPr>
      </w:pPr>
      <w:r w:rsidRPr="00442345">
        <w:rPr>
          <w:rFonts w:cstheme="minorHAnsi"/>
          <w:sz w:val="22"/>
          <w:szCs w:val="22"/>
        </w:rPr>
        <w:t xml:space="preserve"> Il GSE si riserva, in fase istruttoria, di richiedere relazioni tecniche progettuali atte a dimostrare la realizzazione degli interventi in conformità ai requisiti previsti dal Decreto e il “</w:t>
      </w:r>
      <w:r w:rsidRPr="00442345">
        <w:rPr>
          <w:rFonts w:cstheme="minorHAnsi"/>
          <w:i/>
          <w:iCs/>
          <w:sz w:val="22"/>
          <w:szCs w:val="22"/>
        </w:rPr>
        <w:t xml:space="preserve">Modello </w:t>
      </w:r>
      <w:r w:rsidR="00442345" w:rsidRPr="00442345">
        <w:rPr>
          <w:rFonts w:cstheme="minorHAnsi"/>
          <w:i/>
          <w:iCs/>
          <w:sz w:val="22"/>
          <w:szCs w:val="22"/>
        </w:rPr>
        <w:t xml:space="preserve">di dichiarazione di provenienza delle risorse - </w:t>
      </w:r>
      <w:r w:rsidRPr="00442345">
        <w:rPr>
          <w:rFonts w:cstheme="minorHAnsi"/>
          <w:i/>
          <w:iCs/>
          <w:sz w:val="22"/>
          <w:szCs w:val="22"/>
        </w:rPr>
        <w:t>1X</w:t>
      </w:r>
      <w:r w:rsidRPr="00442345">
        <w:rPr>
          <w:rFonts w:cstheme="minorHAnsi"/>
          <w:sz w:val="22"/>
          <w:szCs w:val="22"/>
        </w:rPr>
        <w:t>” per accertare il rispetto della cumulabilità di cui al</w:t>
      </w:r>
      <w:r w:rsidRPr="00CC5533">
        <w:rPr>
          <w:rFonts w:cstheme="minorHAnsi"/>
          <w:sz w:val="22"/>
          <w:szCs w:val="22"/>
        </w:rPr>
        <w:t xml:space="preserve">l’art. </w:t>
      </w:r>
      <w:r w:rsidRPr="00442345">
        <w:rPr>
          <w:rFonts w:cstheme="minorHAnsi"/>
          <w:sz w:val="22"/>
          <w:szCs w:val="22"/>
          <w:highlight w:val="cyan"/>
        </w:rPr>
        <w:t>1</w:t>
      </w:r>
      <w:r w:rsidR="005F42E0" w:rsidRPr="00442345">
        <w:rPr>
          <w:rFonts w:cstheme="minorHAnsi"/>
          <w:sz w:val="22"/>
          <w:szCs w:val="22"/>
          <w:highlight w:val="cyan"/>
        </w:rPr>
        <w:t>7</w:t>
      </w:r>
      <w:r w:rsidRPr="00CC5533">
        <w:rPr>
          <w:rFonts w:cstheme="minorHAnsi"/>
          <w:sz w:val="22"/>
          <w:szCs w:val="22"/>
        </w:rPr>
        <w:t xml:space="preserve"> del Decreto. </w:t>
      </w:r>
    </w:p>
    <w:p w14:paraId="75459B88" w14:textId="6339ED45" w:rsidR="00453E7E" w:rsidRPr="00442345" w:rsidRDefault="00453E7E" w:rsidP="00453E7E">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rPr>
          <w:rFonts w:cstheme="minorHAnsi"/>
          <w:b/>
          <w:bCs/>
          <w:sz w:val="22"/>
          <w:szCs w:val="22"/>
        </w:rPr>
      </w:pPr>
      <w:r w:rsidRPr="00442345">
        <w:rPr>
          <w:rFonts w:cstheme="minorHAnsi"/>
          <w:b/>
          <w:bCs/>
          <w:sz w:val="22"/>
          <w:szCs w:val="22"/>
        </w:rPr>
        <w:t>Interventi d</w:t>
      </w:r>
      <w:r w:rsidR="00850DFD" w:rsidRPr="00442345">
        <w:rPr>
          <w:rFonts w:cstheme="minorHAnsi"/>
          <w:b/>
          <w:bCs/>
          <w:sz w:val="22"/>
          <w:szCs w:val="22"/>
        </w:rPr>
        <w:t xml:space="preserve">a realizzare su edifici </w:t>
      </w:r>
      <w:r w:rsidR="008B1DFF">
        <w:rPr>
          <w:rFonts w:cstheme="minorHAnsi"/>
          <w:b/>
          <w:bCs/>
          <w:sz w:val="22"/>
          <w:szCs w:val="22"/>
        </w:rPr>
        <w:t xml:space="preserve">con </w:t>
      </w:r>
      <w:r w:rsidR="00850DFD" w:rsidRPr="00442345">
        <w:rPr>
          <w:rFonts w:cstheme="minorHAnsi"/>
          <w:b/>
          <w:bCs/>
          <w:sz w:val="22"/>
          <w:szCs w:val="22"/>
        </w:rPr>
        <w:t>calamità</w:t>
      </w:r>
      <w:r w:rsidR="007379FA">
        <w:rPr>
          <w:rFonts w:cstheme="minorHAnsi"/>
          <w:b/>
          <w:bCs/>
          <w:sz w:val="22"/>
          <w:szCs w:val="22"/>
        </w:rPr>
        <w:t xml:space="preserve"> naturale</w:t>
      </w:r>
      <w:r w:rsidRPr="00442345">
        <w:rPr>
          <w:rFonts w:cstheme="minorHAnsi"/>
          <w:b/>
          <w:bCs/>
          <w:sz w:val="22"/>
          <w:szCs w:val="22"/>
        </w:rPr>
        <w:t xml:space="preserve">. </w:t>
      </w:r>
    </w:p>
    <w:p w14:paraId="04A69A88" w14:textId="1CF5ED50" w:rsidR="00453E7E" w:rsidRPr="00442345" w:rsidRDefault="00453E7E" w:rsidP="00453E7E">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rPr>
          <w:rFonts w:cstheme="minorHAnsi"/>
          <w:sz w:val="22"/>
          <w:szCs w:val="22"/>
        </w:rPr>
      </w:pPr>
      <w:r w:rsidRPr="00442345">
        <w:rPr>
          <w:rFonts w:cstheme="minorHAnsi"/>
          <w:sz w:val="22"/>
          <w:szCs w:val="22"/>
        </w:rPr>
        <w:t>In tale ambito,</w:t>
      </w:r>
      <w:r w:rsidR="00807B47">
        <w:rPr>
          <w:rFonts w:cstheme="minorHAnsi"/>
          <w:sz w:val="22"/>
          <w:szCs w:val="22"/>
        </w:rPr>
        <w:t xml:space="preserve"> in </w:t>
      </w:r>
      <w:r w:rsidR="007379FA">
        <w:rPr>
          <w:rFonts w:cstheme="minorHAnsi"/>
          <w:sz w:val="22"/>
          <w:szCs w:val="22"/>
        </w:rPr>
        <w:t xml:space="preserve">deroga all’invio </w:t>
      </w:r>
      <w:r w:rsidR="00807B47">
        <w:rPr>
          <w:rFonts w:cstheme="minorHAnsi"/>
          <w:sz w:val="22"/>
          <w:szCs w:val="22"/>
        </w:rPr>
        <w:t>della Diagnosi energetica,</w:t>
      </w:r>
      <w:r w:rsidRPr="00442345">
        <w:rPr>
          <w:rFonts w:cstheme="minorHAnsi"/>
          <w:sz w:val="22"/>
          <w:szCs w:val="22"/>
        </w:rPr>
        <w:t xml:space="preserve"> al fine di accertare il possesso dei requisiti minimi per l’accesso all’incentivo, in fase di </w:t>
      </w:r>
      <w:r w:rsidR="007379FA">
        <w:rPr>
          <w:rFonts w:cstheme="minorHAnsi"/>
          <w:sz w:val="22"/>
          <w:szCs w:val="22"/>
        </w:rPr>
        <w:t xml:space="preserve">trasmissione </w:t>
      </w:r>
      <w:r w:rsidRPr="00442345">
        <w:rPr>
          <w:rFonts w:cstheme="minorHAnsi"/>
          <w:sz w:val="22"/>
          <w:szCs w:val="22"/>
        </w:rPr>
        <w:t>dell’istanza è necessario allegare:</w:t>
      </w:r>
    </w:p>
    <w:p w14:paraId="068309CF" w14:textId="77777777" w:rsidR="00453E7E" w:rsidRPr="00442345" w:rsidRDefault="00453E7E" w:rsidP="00453E7E">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rPr>
          <w:rFonts w:cstheme="minorHAnsi"/>
          <w:sz w:val="22"/>
          <w:szCs w:val="22"/>
        </w:rPr>
      </w:pPr>
      <w:r w:rsidRPr="00442345">
        <w:rPr>
          <w:rFonts w:cstheme="minorHAnsi"/>
          <w:sz w:val="22"/>
          <w:szCs w:val="22"/>
        </w:rPr>
        <w:t>a)  una relazione tecnica progettuale atta a dimostrare la realizzazione dei singoli interventi oggetto della richiesta, in conformità ai requisiti previsti dal Decreto;</w:t>
      </w:r>
    </w:p>
    <w:p w14:paraId="6C1BF8BA" w14:textId="306A639A" w:rsidR="00453E7E" w:rsidRPr="00442345" w:rsidRDefault="00453E7E" w:rsidP="00453E7E">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rPr>
          <w:rFonts w:cstheme="minorHAnsi"/>
          <w:sz w:val="22"/>
          <w:szCs w:val="22"/>
        </w:rPr>
      </w:pPr>
      <w:r w:rsidRPr="00442345">
        <w:rPr>
          <w:rFonts w:cstheme="minorHAnsi"/>
          <w:sz w:val="22"/>
          <w:szCs w:val="22"/>
        </w:rPr>
        <w:t>b) provvedimento o altro atto amministrativo di impegno dell’amministrazione a realizzare l’intervento oggetto della richiesta</w:t>
      </w:r>
      <w:r w:rsidR="00632B3A" w:rsidRPr="00442345">
        <w:rPr>
          <w:rFonts w:cstheme="minorHAnsi"/>
          <w:sz w:val="22"/>
          <w:szCs w:val="22"/>
        </w:rPr>
        <w:t>.</w:t>
      </w:r>
    </w:p>
    <w:p w14:paraId="4C512690" w14:textId="220C54A3" w:rsidR="00632B3A" w:rsidRPr="0048585F" w:rsidRDefault="00632B3A">
      <w:pPr>
        <w:pStyle w:val="TITOLO20"/>
        <w:numPr>
          <w:ilvl w:val="2"/>
          <w:numId w:val="292"/>
        </w:numPr>
        <w:ind w:left="1134" w:hanging="708"/>
        <w:pPrChange w:id="16302" w:author="Oliosi Francesco (GSE)" w:date="2025-10-13T18:19:00Z" w16du:dateUtc="2025-10-13T16:19:00Z">
          <w:pPr>
            <w:pStyle w:val="TITOLO3GSE"/>
            <w:numPr>
              <w:ilvl w:val="2"/>
              <w:numId w:val="87"/>
            </w:numPr>
            <w:ind w:left="1715" w:hanging="504"/>
          </w:pPr>
        </w:pPrChange>
      </w:pPr>
      <w:bookmarkStart w:id="16303" w:name="_Toc450759705"/>
      <w:bookmarkStart w:id="16304" w:name="_Toc450759963"/>
      <w:bookmarkStart w:id="16305" w:name="_Toc450760715"/>
      <w:bookmarkStart w:id="16306" w:name="_Toc450761102"/>
      <w:bookmarkStart w:id="16307" w:name="_Toc189046662"/>
      <w:bookmarkStart w:id="16308" w:name="_Toc212462548"/>
      <w:r w:rsidRPr="0048585F">
        <w:t>- FASE 2 - invio dell’istanza</w:t>
      </w:r>
      <w:bookmarkEnd w:id="16303"/>
      <w:bookmarkEnd w:id="16304"/>
      <w:bookmarkEnd w:id="16305"/>
      <w:bookmarkEnd w:id="16306"/>
      <w:r w:rsidRPr="0048585F">
        <w:t xml:space="preserve"> a prenotazione</w:t>
      </w:r>
      <w:bookmarkEnd w:id="16307"/>
      <w:bookmarkEnd w:id="16308"/>
    </w:p>
    <w:p w14:paraId="6041357B" w14:textId="77777777" w:rsidR="00632B3A" w:rsidRPr="008B1DFF" w:rsidRDefault="00632B3A">
      <w:pPr>
        <w:spacing w:before="240" w:after="120" w:line="276" w:lineRule="auto"/>
        <w:jc w:val="both"/>
        <w:rPr>
          <w:rFonts w:cstheme="minorHAnsi"/>
          <w:b/>
          <w:sz w:val="22"/>
          <w:szCs w:val="22"/>
          <w:rPrChange w:id="16309" w:author="Visone Rossana (GSE)" w:date="2025-09-09T14:43:00Z" w16du:dateUtc="2025-09-09T12:43:00Z">
            <w:rPr>
              <w:b/>
            </w:rPr>
          </w:rPrChange>
        </w:rPr>
        <w:pPrChange w:id="16310" w:author="Visone Rossana (GSE)" w:date="2025-09-09T14:43:00Z" w16du:dateUtc="2025-09-09T12:43:00Z">
          <w:pPr>
            <w:spacing w:before="240" w:after="120"/>
            <w:jc w:val="both"/>
          </w:pPr>
        </w:pPrChange>
      </w:pPr>
      <w:r w:rsidRPr="008B1DFF">
        <w:rPr>
          <w:rFonts w:cstheme="minorHAnsi"/>
          <w:sz w:val="22"/>
          <w:szCs w:val="22"/>
          <w:rPrChange w:id="16311" w:author="Visone Rossana (GSE)" w:date="2025-09-09T14:43:00Z" w16du:dateUtc="2025-09-09T12:43:00Z">
            <w:rPr/>
          </w:rPrChange>
        </w:rPr>
        <w:t xml:space="preserve">Il Soggetto Responsabile visualizza e verifica il riepilogo dei dati inseriti, confermandone il contenuto </w:t>
      </w:r>
      <w:r w:rsidRPr="008B1DFF">
        <w:rPr>
          <w:rFonts w:cstheme="minorHAnsi"/>
          <w:sz w:val="22"/>
          <w:szCs w:val="22"/>
          <w:rPrChange w:id="16312" w:author="Visone Rossana (GSE)" w:date="2025-09-09T14:43:00Z" w16du:dateUtc="2025-09-09T12:43:00Z">
            <w:rPr>
              <w:rFonts w:cs="Calibri"/>
            </w:rPr>
          </w:rPrChange>
        </w:rPr>
        <w:t>tramite</w:t>
      </w:r>
      <w:r w:rsidRPr="008B1DFF">
        <w:rPr>
          <w:rFonts w:cstheme="minorHAnsi"/>
          <w:sz w:val="22"/>
          <w:szCs w:val="22"/>
          <w:rPrChange w:id="16313" w:author="Visone Rossana (GSE)" w:date="2025-09-09T14:43:00Z" w16du:dateUtc="2025-09-09T12:43:00Z">
            <w:rPr/>
          </w:rPrChange>
        </w:rPr>
        <w:t xml:space="preserve"> il </w:t>
      </w:r>
      <w:r w:rsidRPr="008B1DFF">
        <w:rPr>
          <w:rFonts w:cstheme="minorHAnsi"/>
          <w:sz w:val="22"/>
          <w:szCs w:val="22"/>
          <w:rPrChange w:id="16314" w:author="Visone Rossana (GSE)" w:date="2025-09-09T14:43:00Z" w16du:dateUtc="2025-09-09T12:43:00Z">
            <w:rPr>
              <w:rFonts w:cs="Calibri"/>
            </w:rPr>
          </w:rPrChange>
        </w:rPr>
        <w:t>Port</w:t>
      </w:r>
      <w:r w:rsidRPr="008B1DFF">
        <w:rPr>
          <w:rFonts w:cstheme="minorHAnsi"/>
          <w:i/>
          <w:sz w:val="22"/>
          <w:szCs w:val="22"/>
          <w:rPrChange w:id="16315" w:author="Visone Rossana (GSE)" w:date="2025-09-09T14:43:00Z" w16du:dateUtc="2025-09-09T12:43:00Z">
            <w:rPr>
              <w:rFonts w:cs="Calibri"/>
              <w:i/>
            </w:rPr>
          </w:rPrChange>
        </w:rPr>
        <w:t>al</w:t>
      </w:r>
      <w:r w:rsidRPr="008B1DFF">
        <w:rPr>
          <w:rFonts w:cstheme="minorHAnsi"/>
          <w:sz w:val="22"/>
          <w:szCs w:val="22"/>
          <w:rPrChange w:id="16316" w:author="Visone Rossana (GSE)" w:date="2025-09-09T14:43:00Z" w16du:dateUtc="2025-09-09T12:43:00Z">
            <w:rPr>
              <w:rFonts w:cs="Calibri"/>
            </w:rPr>
          </w:rPrChange>
        </w:rPr>
        <w:t>termico</w:t>
      </w:r>
      <w:r w:rsidRPr="008B1DFF">
        <w:rPr>
          <w:rFonts w:cstheme="minorHAnsi"/>
          <w:sz w:val="22"/>
          <w:szCs w:val="22"/>
          <w:rPrChange w:id="16317" w:author="Visone Rossana (GSE)" w:date="2025-09-09T14:43:00Z" w16du:dateUtc="2025-09-09T12:43:00Z">
            <w:rPr/>
          </w:rPrChange>
        </w:rPr>
        <w:t>.</w:t>
      </w:r>
      <w:r w:rsidRPr="008B1DFF">
        <w:rPr>
          <w:rStyle w:val="Rimandonotaapidipagina"/>
          <w:rFonts w:cstheme="minorHAnsi"/>
          <w:sz w:val="22"/>
          <w:szCs w:val="22"/>
          <w:rPrChange w:id="16318" w:author="Visone Rossana (GSE)" w:date="2025-09-09T14:43:00Z" w16du:dateUtc="2025-09-09T12:43:00Z">
            <w:rPr>
              <w:rStyle w:val="Rimandonotaapidipagina"/>
            </w:rPr>
          </w:rPrChange>
        </w:rPr>
        <w:footnoteReference w:id="14"/>
      </w:r>
      <w:r w:rsidRPr="008B1DFF">
        <w:rPr>
          <w:rFonts w:cstheme="minorHAnsi"/>
          <w:sz w:val="22"/>
          <w:szCs w:val="22"/>
          <w:rPrChange w:id="16320" w:author="Visone Rossana (GSE)" w:date="2025-09-09T14:43:00Z" w16du:dateUtc="2025-09-09T12:43:00Z">
            <w:rPr/>
          </w:rPrChange>
        </w:rPr>
        <w:t xml:space="preserve"> Il Portale rende disponibile la </w:t>
      </w:r>
      <w:r w:rsidRPr="008B1DFF">
        <w:rPr>
          <w:rFonts w:cstheme="minorHAnsi"/>
          <w:b/>
          <w:sz w:val="22"/>
          <w:szCs w:val="22"/>
          <w:rPrChange w:id="16321" w:author="Visone Rossana (GSE)" w:date="2025-09-09T14:43:00Z" w16du:dateUtc="2025-09-09T12:43:00Z">
            <w:rPr>
              <w:b/>
            </w:rPr>
          </w:rPrChange>
        </w:rPr>
        <w:t xml:space="preserve">Richiesta di prenotazione degli incentivi </w:t>
      </w:r>
      <w:r w:rsidRPr="008B1DFF">
        <w:rPr>
          <w:rFonts w:cstheme="minorHAnsi"/>
          <w:sz w:val="22"/>
          <w:szCs w:val="22"/>
          <w:rPrChange w:id="16322" w:author="Visone Rossana (GSE)" w:date="2025-09-09T14:43:00Z" w16du:dateUtc="2025-09-09T12:43:00Z">
            <w:rPr/>
          </w:rPrChange>
        </w:rPr>
        <w:t>(</w:t>
      </w:r>
      <w:r w:rsidRPr="008B1DFF">
        <w:rPr>
          <w:rFonts w:cstheme="minorHAnsi"/>
          <w:i/>
          <w:sz w:val="22"/>
          <w:szCs w:val="22"/>
          <w:rPrChange w:id="16323" w:author="Visone Rossana (GSE)" w:date="2025-09-09T14:43:00Z" w16du:dateUtc="2025-09-09T12:43:00Z">
            <w:rPr>
              <w:i/>
            </w:rPr>
          </w:rPrChange>
        </w:rPr>
        <w:t>fac-simile</w:t>
      </w:r>
      <w:r w:rsidRPr="008B1DFF">
        <w:rPr>
          <w:rFonts w:cstheme="minorHAnsi"/>
          <w:sz w:val="22"/>
          <w:szCs w:val="22"/>
          <w:rPrChange w:id="16324" w:author="Visone Rossana (GSE)" w:date="2025-09-09T14:43:00Z" w16du:dateUtc="2025-09-09T12:43:00Z">
            <w:rPr/>
          </w:rPrChange>
        </w:rPr>
        <w:t xml:space="preserve"> in Allegato </w:t>
      </w:r>
      <w:r w:rsidRPr="00442345">
        <w:rPr>
          <w:rFonts w:cstheme="minorHAnsi"/>
          <w:sz w:val="22"/>
          <w:szCs w:val="22"/>
          <w:highlight w:val="yellow"/>
          <w:rPrChange w:id="16325" w:author="Visone Rossana (GSE)" w:date="2025-10-08T15:46:00Z" w16du:dateUtc="2025-10-08T13:46:00Z">
            <w:rPr/>
          </w:rPrChange>
        </w:rPr>
        <w:t>2</w:t>
      </w:r>
      <w:r w:rsidRPr="008B1DFF">
        <w:rPr>
          <w:rFonts w:cstheme="minorHAnsi"/>
          <w:sz w:val="22"/>
          <w:szCs w:val="22"/>
          <w:rPrChange w:id="16326" w:author="Visone Rossana (GSE)" w:date="2025-09-09T14:43:00Z" w16du:dateUtc="2025-09-09T12:43:00Z">
            <w:rPr/>
          </w:rPrChange>
        </w:rPr>
        <w:t xml:space="preserve">) precompilata sulla base dei dati inseriti dal Soggetto Responsabile o dal Soggetto dallo stesso espressamente delegato, comprensiva delle condizioni contrattuali e della tabella riportante l’importo indicativo degli incentivi. Il Soggetto Responsabile è tenuto a stampare e sottoscrivere la Richiesta, ivi incluse </w:t>
      </w:r>
      <w:r w:rsidRPr="008B1DFF">
        <w:rPr>
          <w:rFonts w:cstheme="minorHAnsi"/>
          <w:sz w:val="22"/>
          <w:szCs w:val="22"/>
          <w:rPrChange w:id="16327" w:author="Visone Rossana (GSE)" w:date="2025-09-09T14:43:00Z" w16du:dateUtc="2025-09-09T12:43:00Z">
            <w:rPr/>
          </w:rPrChange>
        </w:rPr>
        <w:lastRenderedPageBreak/>
        <w:t xml:space="preserve">le sezioni dedicate alle condizioni contrattuali e all’informativa ai sensi dell’art. 13 del D.Lgs. 196/03, caricarla sul </w:t>
      </w:r>
      <w:r w:rsidRPr="008B1DFF">
        <w:rPr>
          <w:rFonts w:cstheme="minorHAnsi"/>
          <w:sz w:val="22"/>
          <w:szCs w:val="22"/>
          <w:rPrChange w:id="16328" w:author="Visone Rossana (GSE)" w:date="2025-09-09T14:43:00Z" w16du:dateUtc="2025-09-09T12:43:00Z">
            <w:rPr>
              <w:rFonts w:cs="Calibri"/>
            </w:rPr>
          </w:rPrChange>
        </w:rPr>
        <w:t>Port</w:t>
      </w:r>
      <w:r w:rsidRPr="008B1DFF">
        <w:rPr>
          <w:rFonts w:cstheme="minorHAnsi"/>
          <w:i/>
          <w:sz w:val="22"/>
          <w:szCs w:val="22"/>
          <w:rPrChange w:id="16329" w:author="Visone Rossana (GSE)" w:date="2025-09-09T14:43:00Z" w16du:dateUtc="2025-09-09T12:43:00Z">
            <w:rPr>
              <w:rFonts w:cs="Calibri"/>
              <w:i/>
            </w:rPr>
          </w:rPrChange>
        </w:rPr>
        <w:t>al</w:t>
      </w:r>
      <w:r w:rsidRPr="008B1DFF">
        <w:rPr>
          <w:rFonts w:cstheme="minorHAnsi"/>
          <w:sz w:val="22"/>
          <w:szCs w:val="22"/>
          <w:rPrChange w:id="16330" w:author="Visone Rossana (GSE)" w:date="2025-09-09T14:43:00Z" w16du:dateUtc="2025-09-09T12:43:00Z">
            <w:rPr>
              <w:rFonts w:cs="Calibri"/>
            </w:rPr>
          </w:rPrChange>
        </w:rPr>
        <w:t>termico,</w:t>
      </w:r>
      <w:r w:rsidRPr="008B1DFF">
        <w:rPr>
          <w:rFonts w:cstheme="minorHAnsi"/>
          <w:sz w:val="22"/>
          <w:szCs w:val="22"/>
          <w:rPrChange w:id="16331" w:author="Visone Rossana (GSE)" w:date="2025-09-09T14:43:00Z" w16du:dateUtc="2025-09-09T12:43:00Z">
            <w:rPr/>
          </w:rPrChange>
        </w:rPr>
        <w:t xml:space="preserve"> unitamente alla </w:t>
      </w:r>
      <w:r w:rsidRPr="008B1DFF">
        <w:rPr>
          <w:rFonts w:cstheme="minorHAnsi"/>
          <w:b/>
          <w:sz w:val="22"/>
          <w:szCs w:val="22"/>
          <w:rPrChange w:id="16332" w:author="Visone Rossana (GSE)" w:date="2025-09-09T14:43:00Z" w16du:dateUtc="2025-09-09T12:43:00Z">
            <w:rPr>
              <w:b/>
            </w:rPr>
          </w:rPrChange>
        </w:rPr>
        <w:t xml:space="preserve">copia fotostatica di un proprio documento d’identità in corso di validità. </w:t>
      </w:r>
    </w:p>
    <w:p w14:paraId="40ADA15A" w14:textId="77777777" w:rsidR="00632B3A" w:rsidRPr="008B1DFF" w:rsidRDefault="00632B3A">
      <w:pPr>
        <w:spacing w:after="120" w:line="276" w:lineRule="auto"/>
        <w:jc w:val="both"/>
        <w:rPr>
          <w:rFonts w:cstheme="minorHAnsi"/>
          <w:sz w:val="22"/>
          <w:szCs w:val="22"/>
          <w:rPrChange w:id="16333" w:author="Visone Rossana (GSE)" w:date="2025-09-09T14:43:00Z" w16du:dateUtc="2025-09-09T12:43:00Z">
            <w:rPr/>
          </w:rPrChange>
        </w:rPr>
        <w:pPrChange w:id="16334" w:author="Visone Rossana (GSE)" w:date="2025-09-09T14:43:00Z" w16du:dateUtc="2025-09-09T12:43:00Z">
          <w:pPr>
            <w:spacing w:after="120"/>
            <w:jc w:val="both"/>
          </w:pPr>
        </w:pPrChange>
      </w:pPr>
      <w:r w:rsidRPr="008B1DFF">
        <w:rPr>
          <w:rFonts w:cstheme="minorHAnsi"/>
          <w:b/>
          <w:sz w:val="22"/>
          <w:szCs w:val="22"/>
          <w:rPrChange w:id="16335" w:author="Visone Rossana (GSE)" w:date="2025-09-09T14:43:00Z" w16du:dateUtc="2025-09-09T12:43:00Z">
            <w:rPr>
              <w:b/>
            </w:rPr>
          </w:rPrChange>
        </w:rPr>
        <w:t xml:space="preserve">L’istanza si intende perfezionata al momento dell’invio tramite Portale della richiamata documentazione. </w:t>
      </w:r>
      <w:r w:rsidRPr="008B1DFF">
        <w:rPr>
          <w:rFonts w:cstheme="minorHAnsi"/>
          <w:bCs/>
          <w:sz w:val="22"/>
          <w:szCs w:val="22"/>
          <w:rPrChange w:id="16336" w:author="Visone Rossana (GSE)" w:date="2025-09-09T14:43:00Z" w16du:dateUtc="2025-09-09T12:43:00Z">
            <w:rPr>
              <w:bCs/>
            </w:rPr>
          </w:rPrChange>
        </w:rPr>
        <w:t>Si</w:t>
      </w:r>
      <w:r w:rsidRPr="008B1DFF">
        <w:rPr>
          <w:rFonts w:cstheme="minorHAnsi"/>
          <w:sz w:val="22"/>
          <w:szCs w:val="22"/>
          <w:rPrChange w:id="16337" w:author="Visone Rossana (GSE)" w:date="2025-09-09T14:43:00Z" w16du:dateUtc="2025-09-09T12:43:00Z">
            <w:rPr/>
          </w:rPrChange>
        </w:rPr>
        <w:t xml:space="preserve"> precisa che con l’invio dell’istanza, le condizioni contrattuali, una volta sottoscritte, si intendono integralmente accettate. Attraverso il provvedimento di ammissione agli incentivi, saranno comunicati gli importi effettivi da riconoscersi e determinati nell’ambito del procedimento di valutazione condotto dal GSE.</w:t>
      </w:r>
    </w:p>
    <w:p w14:paraId="1DA88A7D" w14:textId="1A09895A" w:rsidR="00632B3A" w:rsidRPr="00F7250A" w:rsidRDefault="00632B3A">
      <w:pPr>
        <w:pStyle w:val="TITOLO20"/>
        <w:numPr>
          <w:ilvl w:val="2"/>
          <w:numId w:val="292"/>
        </w:numPr>
        <w:ind w:left="1134" w:hanging="708"/>
        <w:pPrChange w:id="16338" w:author="Oliosi Francesco (GSE)" w:date="2025-10-13T18:19:00Z" w16du:dateUtc="2025-10-13T16:19:00Z">
          <w:pPr>
            <w:pStyle w:val="TITOLO3GSE"/>
            <w:numPr>
              <w:ilvl w:val="2"/>
              <w:numId w:val="88"/>
            </w:numPr>
            <w:ind w:left="1715" w:hanging="504"/>
          </w:pPr>
        </w:pPrChange>
      </w:pPr>
      <w:bookmarkStart w:id="16339" w:name="_Toc450759706"/>
      <w:bookmarkStart w:id="16340" w:name="_Toc450759964"/>
      <w:bookmarkStart w:id="16341" w:name="_Toc450760716"/>
      <w:bookmarkStart w:id="16342" w:name="_Toc450761103"/>
      <w:bookmarkStart w:id="16343" w:name="_Toc189046663"/>
      <w:bookmarkStart w:id="16344" w:name="_Toc212462549"/>
      <w:r w:rsidRPr="00F7250A">
        <w:t xml:space="preserve">- FASE 3 - </w:t>
      </w:r>
      <w:bookmarkEnd w:id="16339"/>
      <w:bookmarkEnd w:id="16340"/>
      <w:bookmarkEnd w:id="16341"/>
      <w:bookmarkEnd w:id="16342"/>
      <w:r w:rsidRPr="00F7250A">
        <w:t>istruttoria e perfezionamento delle condizioni contrattuali</w:t>
      </w:r>
      <w:bookmarkEnd w:id="16343"/>
      <w:bookmarkEnd w:id="16344"/>
      <w:r w:rsidRPr="00F7250A">
        <w:t xml:space="preserve"> </w:t>
      </w:r>
    </w:p>
    <w:p w14:paraId="44DFA955" w14:textId="757AF9BC" w:rsidR="00F2308E" w:rsidRPr="001719DD" w:rsidRDefault="00F2308E" w:rsidP="001719DD">
      <w:pPr>
        <w:keepNext/>
        <w:spacing w:before="60" w:after="60" w:line="276" w:lineRule="auto"/>
        <w:jc w:val="both"/>
        <w:rPr>
          <w:rFonts w:cstheme="minorHAnsi"/>
          <w:sz w:val="22"/>
          <w:szCs w:val="22"/>
        </w:rPr>
      </w:pPr>
      <w:r w:rsidRPr="001719DD">
        <w:rPr>
          <w:rFonts w:cstheme="minorHAnsi"/>
          <w:sz w:val="22"/>
          <w:szCs w:val="22"/>
        </w:rPr>
        <w:t>Una volta ricevuta la richiesta di incentivazione, il GSE avvia il relativo procedimento di valutazione</w:t>
      </w:r>
      <w:r w:rsidR="0035792A">
        <w:rPr>
          <w:rFonts w:cstheme="minorHAnsi"/>
          <w:sz w:val="22"/>
          <w:szCs w:val="22"/>
        </w:rPr>
        <w:t>, secondo le modalità indicate al precedente Capitolo 5.</w:t>
      </w:r>
    </w:p>
    <w:p w14:paraId="7BFF49FD" w14:textId="77777777" w:rsidR="00F2308E" w:rsidRPr="001719DD" w:rsidRDefault="00F2308E" w:rsidP="001719DD">
      <w:pPr>
        <w:spacing w:after="120" w:line="276" w:lineRule="auto"/>
        <w:jc w:val="both"/>
        <w:rPr>
          <w:rFonts w:cstheme="minorHAnsi"/>
          <w:sz w:val="22"/>
          <w:szCs w:val="22"/>
        </w:rPr>
      </w:pPr>
      <w:r w:rsidRPr="001719DD">
        <w:rPr>
          <w:rFonts w:cstheme="minorHAnsi"/>
          <w:sz w:val="22"/>
          <w:szCs w:val="22"/>
        </w:rPr>
        <w:t>Qualora ricorrano tutti i presupposti per l’accettazione della richiesta,</w:t>
      </w:r>
      <w:r w:rsidRPr="001719DD">
        <w:rPr>
          <w:rFonts w:eastAsiaTheme="minorHAnsi" w:cstheme="minorHAnsi"/>
          <w:b/>
          <w:bCs/>
          <w:sz w:val="22"/>
          <w:szCs w:val="22"/>
        </w:rPr>
        <w:t xml:space="preserve"> </w:t>
      </w:r>
      <w:r w:rsidRPr="001719DD">
        <w:rPr>
          <w:rFonts w:cstheme="minorHAnsi"/>
          <w:sz w:val="22"/>
          <w:szCs w:val="22"/>
        </w:rPr>
        <w:t xml:space="preserve">il GSE rende disponibile al Soggetto Responsabile, tramite portale, il provvedimento recante l’ammissione della prenotazione dell’incentivo, nell’ambito del quale è riportato, tra l’altro, l’importo massimale degli incentivi e l’eventuale ripartizione in rate. </w:t>
      </w:r>
    </w:p>
    <w:p w14:paraId="607EE735" w14:textId="7517145D" w:rsidR="00F2308E" w:rsidRDefault="00F2308E">
      <w:pPr>
        <w:spacing w:after="120" w:line="276" w:lineRule="auto"/>
        <w:jc w:val="both"/>
        <w:rPr>
          <w:rFonts w:cstheme="minorHAnsi"/>
          <w:sz w:val="22"/>
          <w:szCs w:val="22"/>
        </w:rPr>
      </w:pPr>
      <w:r w:rsidRPr="001719DD">
        <w:rPr>
          <w:rFonts w:cstheme="minorHAnsi"/>
          <w:sz w:val="22"/>
          <w:szCs w:val="22"/>
        </w:rPr>
        <w:t>In tale fase, si intende perfezionata la scheda-domanda, ivi incluse le clausole contrattuali, la cui efficacia decorre dalla data di invio, da parte del GSE al Soggetto Responsabile, del provvedimento di ammissione agli incentivi e che risulta, altresì, integrata con gli importi effettivi da riconoscersi, quantificati all’esito dell’istruttoria condotta dal GSE.</w:t>
      </w:r>
    </w:p>
    <w:p w14:paraId="0DA7490F" w14:textId="4B3D89B5" w:rsidR="003B44C9" w:rsidRPr="00020008" w:rsidRDefault="003B44C9" w:rsidP="003B44C9">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ascii="Calibri" w:hAnsi="Calibri" w:cs="Calibri"/>
          <w:sz w:val="22"/>
          <w:szCs w:val="22"/>
        </w:rPr>
      </w:pPr>
      <w:r w:rsidRPr="0035792A">
        <w:rPr>
          <w:rFonts w:ascii="Calibri" w:hAnsi="Calibri" w:cs="Calibri"/>
          <w:sz w:val="22"/>
          <w:szCs w:val="22"/>
        </w:rPr>
        <w:t>In caso di accettazione della richiesta di prenotazione, il GSE procede a impegnare a favore del richiedente la somma corrispondente all’incentivo spettante da intendersi come massimale a preventivo. L’atto di conferma della prenotazione rilasciato dal GSE costituisce impegno all’erogazione delle risorse fermo restando, a tal fine, il rispetto delle condizioni previste dal Decreto.</w:t>
      </w:r>
      <w:r w:rsidRPr="00020008">
        <w:rPr>
          <w:rFonts w:ascii="Calibri" w:hAnsi="Calibri" w:cs="Calibri"/>
          <w:sz w:val="22"/>
          <w:szCs w:val="22"/>
        </w:rPr>
        <w:t xml:space="preserve"> </w:t>
      </w:r>
    </w:p>
    <w:p w14:paraId="24DEAD33" w14:textId="77777777" w:rsidR="003B44C9" w:rsidRDefault="003B44C9">
      <w:pPr>
        <w:spacing w:after="120" w:line="276" w:lineRule="auto"/>
        <w:jc w:val="both"/>
        <w:rPr>
          <w:rFonts w:cstheme="minorHAnsi"/>
          <w:sz w:val="22"/>
          <w:szCs w:val="22"/>
        </w:rPr>
      </w:pPr>
    </w:p>
    <w:p w14:paraId="6E5883B1" w14:textId="0B0040DD" w:rsidR="00244E2F" w:rsidRPr="001719DD" w:rsidRDefault="00244E2F" w:rsidP="001719DD">
      <w:pPr>
        <w:spacing w:after="120" w:line="276" w:lineRule="auto"/>
        <w:jc w:val="both"/>
        <w:rPr>
          <w:rFonts w:cstheme="minorHAnsi"/>
          <w:sz w:val="22"/>
          <w:szCs w:val="22"/>
        </w:rPr>
      </w:pPr>
      <w:r>
        <w:rPr>
          <w:rFonts w:cstheme="minorHAnsi"/>
          <w:sz w:val="22"/>
          <w:szCs w:val="22"/>
        </w:rPr>
        <w:t xml:space="preserve">L’erogazione dell’incentivo spettante sarà effettuata </w:t>
      </w:r>
      <w:r w:rsidR="00765D1F">
        <w:rPr>
          <w:rFonts w:cstheme="minorHAnsi"/>
          <w:sz w:val="22"/>
          <w:szCs w:val="22"/>
        </w:rPr>
        <w:t xml:space="preserve">tramite un </w:t>
      </w:r>
      <w:r w:rsidR="00DB1796">
        <w:rPr>
          <w:rFonts w:cstheme="minorHAnsi"/>
          <w:sz w:val="22"/>
          <w:szCs w:val="22"/>
        </w:rPr>
        <w:t xml:space="preserve">acconto, </w:t>
      </w:r>
      <w:r w:rsidR="00025825">
        <w:rPr>
          <w:rFonts w:cstheme="minorHAnsi"/>
          <w:sz w:val="22"/>
          <w:szCs w:val="22"/>
        </w:rPr>
        <w:t>un’</w:t>
      </w:r>
      <w:r w:rsidR="00DB1796">
        <w:rPr>
          <w:rFonts w:cstheme="minorHAnsi"/>
          <w:sz w:val="22"/>
          <w:szCs w:val="22"/>
        </w:rPr>
        <w:t xml:space="preserve">eventuale rata intermedia, </w:t>
      </w:r>
      <w:r w:rsidR="00765D1F">
        <w:rPr>
          <w:rFonts w:cstheme="minorHAnsi"/>
          <w:sz w:val="22"/>
          <w:szCs w:val="22"/>
        </w:rPr>
        <w:t>un saldo</w:t>
      </w:r>
      <w:r w:rsidR="00104D00">
        <w:rPr>
          <w:rFonts w:cstheme="minorHAnsi"/>
          <w:sz w:val="22"/>
          <w:szCs w:val="22"/>
        </w:rPr>
        <w:t xml:space="preserve">, rispettivamente </w:t>
      </w:r>
      <w:r w:rsidR="00765D1F">
        <w:rPr>
          <w:rFonts w:cstheme="minorHAnsi"/>
          <w:sz w:val="22"/>
          <w:szCs w:val="22"/>
        </w:rPr>
        <w:t xml:space="preserve">nella fase di </w:t>
      </w:r>
      <w:r w:rsidR="00104D00">
        <w:rPr>
          <w:rFonts w:cstheme="minorHAnsi"/>
          <w:sz w:val="22"/>
          <w:szCs w:val="22"/>
        </w:rPr>
        <w:t>avvio/</w:t>
      </w:r>
      <w:r w:rsidR="00765D1F">
        <w:rPr>
          <w:rFonts w:cstheme="minorHAnsi"/>
          <w:sz w:val="22"/>
          <w:szCs w:val="22"/>
        </w:rPr>
        <w:t>stato avanzamento/</w:t>
      </w:r>
      <w:r w:rsidR="00AB4130">
        <w:rPr>
          <w:rFonts w:cstheme="minorHAnsi"/>
          <w:sz w:val="22"/>
          <w:szCs w:val="22"/>
        </w:rPr>
        <w:t>conclusione lavori, secondo le modalità descritte ne</w:t>
      </w:r>
      <w:r w:rsidR="006D1C40">
        <w:rPr>
          <w:rFonts w:cstheme="minorHAnsi"/>
          <w:sz w:val="22"/>
          <w:szCs w:val="22"/>
        </w:rPr>
        <w:t>l</w:t>
      </w:r>
      <w:r w:rsidR="00FC33DF">
        <w:rPr>
          <w:rFonts w:cstheme="minorHAnsi"/>
          <w:sz w:val="22"/>
          <w:szCs w:val="22"/>
        </w:rPr>
        <w:t xml:space="preserve"> successiv</w:t>
      </w:r>
      <w:r w:rsidR="006D1C40">
        <w:rPr>
          <w:rFonts w:cstheme="minorHAnsi"/>
          <w:sz w:val="22"/>
          <w:szCs w:val="22"/>
        </w:rPr>
        <w:t>o</w:t>
      </w:r>
      <w:r w:rsidR="00FC33DF">
        <w:rPr>
          <w:rFonts w:cstheme="minorHAnsi"/>
          <w:sz w:val="22"/>
          <w:szCs w:val="22"/>
        </w:rPr>
        <w:t xml:space="preserve"> paragraf</w:t>
      </w:r>
      <w:r w:rsidR="006D1C40">
        <w:rPr>
          <w:rFonts w:cstheme="minorHAnsi"/>
          <w:sz w:val="22"/>
          <w:szCs w:val="22"/>
        </w:rPr>
        <w:t>o</w:t>
      </w:r>
      <w:r w:rsidR="00FC33DF">
        <w:rPr>
          <w:rFonts w:cstheme="minorHAnsi"/>
          <w:sz w:val="22"/>
          <w:szCs w:val="22"/>
        </w:rPr>
        <w:t xml:space="preserve"> </w:t>
      </w:r>
      <w:r w:rsidR="001719DD">
        <w:rPr>
          <w:rFonts w:cstheme="minorHAnsi"/>
          <w:sz w:val="22"/>
          <w:szCs w:val="22"/>
        </w:rPr>
        <w:t>7.3</w:t>
      </w:r>
      <w:r w:rsidR="00340052">
        <w:rPr>
          <w:rFonts w:cstheme="minorHAnsi"/>
          <w:sz w:val="22"/>
          <w:szCs w:val="22"/>
        </w:rPr>
        <w:t>.5</w:t>
      </w:r>
      <w:r w:rsidR="001719DD">
        <w:rPr>
          <w:rFonts w:cstheme="minorHAnsi"/>
          <w:sz w:val="22"/>
          <w:szCs w:val="22"/>
        </w:rPr>
        <w:t xml:space="preserve"> </w:t>
      </w:r>
      <w:r w:rsidR="00FC33DF">
        <w:rPr>
          <w:rFonts w:cstheme="minorHAnsi"/>
          <w:sz w:val="22"/>
          <w:szCs w:val="22"/>
        </w:rPr>
        <w:t>“</w:t>
      </w:r>
      <w:r w:rsidR="006D1C40">
        <w:rPr>
          <w:rFonts w:cstheme="minorHAnsi"/>
          <w:sz w:val="22"/>
          <w:szCs w:val="22"/>
        </w:rPr>
        <w:t>Erogazione degli incentivi”.</w:t>
      </w:r>
    </w:p>
    <w:p w14:paraId="25B710F7" w14:textId="77777777" w:rsidR="00487AA6" w:rsidRDefault="00487AA6">
      <w:pPr>
        <w:rPr>
          <w:ins w:id="16345" w:author="Visone Rossana (GSE)" w:date="2025-10-14T15:42:00Z" w16du:dateUtc="2025-10-14T13:42:00Z"/>
        </w:rPr>
        <w:pPrChange w:id="16346" w:author="Oliosi Francesco (GSE)" w:date="2025-10-15T10:47:00Z" w16du:dateUtc="2025-10-15T08:47:00Z">
          <w:pPr>
            <w:pStyle w:val="TITOLO3GSE"/>
          </w:pPr>
        </w:pPrChange>
      </w:pPr>
    </w:p>
    <w:p w14:paraId="28C460B6" w14:textId="39E768F2" w:rsidR="00F2308E" w:rsidRPr="004A104F" w:rsidRDefault="00F2308E">
      <w:pPr>
        <w:pStyle w:val="TITOLO20"/>
        <w:numPr>
          <w:ilvl w:val="2"/>
          <w:numId w:val="292"/>
        </w:numPr>
        <w:ind w:left="1134" w:hanging="708"/>
        <w:pPrChange w:id="16347" w:author="Oliosi Francesco (GSE)" w:date="2025-10-15T10:47:00Z" w16du:dateUtc="2025-10-15T08:47:00Z">
          <w:pPr>
            <w:pStyle w:val="TITOLO3GSE"/>
          </w:pPr>
        </w:pPrChange>
      </w:pPr>
      <w:bookmarkStart w:id="16348" w:name="_Toc212462550"/>
      <w:r>
        <w:t>F</w:t>
      </w:r>
      <w:r w:rsidRPr="0002430F">
        <w:t>ASE 4 - adempimenti in fase di avvio lavori</w:t>
      </w:r>
      <w:bookmarkEnd w:id="16348"/>
      <w:r w:rsidRPr="004A104F">
        <w:t xml:space="preserve"> </w:t>
      </w:r>
    </w:p>
    <w:p w14:paraId="10BEE4E9" w14:textId="11E4DF11" w:rsidR="00F2308E" w:rsidRPr="0095654C" w:rsidRDefault="00F2308E" w:rsidP="0095654C">
      <w:pPr>
        <w:spacing w:after="120" w:line="276" w:lineRule="auto"/>
        <w:jc w:val="both"/>
        <w:rPr>
          <w:rFonts w:cstheme="minorHAnsi"/>
          <w:b/>
          <w:sz w:val="22"/>
          <w:szCs w:val="22"/>
        </w:rPr>
      </w:pPr>
      <w:r w:rsidRPr="0095654C">
        <w:rPr>
          <w:rFonts w:cstheme="minorHAnsi"/>
          <w:sz w:val="22"/>
          <w:szCs w:val="22"/>
        </w:rPr>
        <w:t>In riferimento alle tempistiche che il Soggetto Responsabile deve rispettare</w:t>
      </w:r>
      <w:r w:rsidR="00F12D1A">
        <w:rPr>
          <w:rFonts w:cstheme="minorHAnsi"/>
          <w:sz w:val="22"/>
          <w:szCs w:val="22"/>
        </w:rPr>
        <w:t xml:space="preserve"> ai sensi dell’art. 14</w:t>
      </w:r>
      <w:r w:rsidR="0095654C">
        <w:rPr>
          <w:rFonts w:cstheme="minorHAnsi"/>
          <w:sz w:val="22"/>
          <w:szCs w:val="22"/>
        </w:rPr>
        <w:t>,</w:t>
      </w:r>
      <w:r w:rsidR="00F12D1A">
        <w:rPr>
          <w:rFonts w:cstheme="minorHAnsi"/>
          <w:sz w:val="22"/>
          <w:szCs w:val="22"/>
        </w:rPr>
        <w:t xml:space="preserve"> commi 3 e 4</w:t>
      </w:r>
      <w:r w:rsidRPr="0095654C">
        <w:rPr>
          <w:rFonts w:cstheme="minorHAnsi"/>
          <w:sz w:val="22"/>
          <w:szCs w:val="22"/>
        </w:rPr>
        <w:t>,</w:t>
      </w:r>
      <w:r w:rsidR="001438F6">
        <w:rPr>
          <w:rFonts w:cstheme="minorHAnsi"/>
          <w:sz w:val="22"/>
          <w:szCs w:val="22"/>
        </w:rPr>
        <w:t xml:space="preserve"> </w:t>
      </w:r>
      <w:r w:rsidR="0095654C">
        <w:rPr>
          <w:rFonts w:cstheme="minorHAnsi"/>
          <w:sz w:val="22"/>
          <w:szCs w:val="22"/>
        </w:rPr>
        <w:t>del Decreto</w:t>
      </w:r>
      <w:r w:rsidR="001438F6">
        <w:rPr>
          <w:rFonts w:cstheme="minorHAnsi"/>
          <w:sz w:val="22"/>
          <w:szCs w:val="22"/>
        </w:rPr>
        <w:t>,</w:t>
      </w:r>
      <w:r w:rsidRPr="0095654C">
        <w:rPr>
          <w:rFonts w:cstheme="minorHAnsi"/>
          <w:sz w:val="22"/>
          <w:szCs w:val="22"/>
        </w:rPr>
        <w:t xml:space="preserve"> </w:t>
      </w:r>
      <w:r w:rsidRPr="0095654C">
        <w:rPr>
          <w:rFonts w:cstheme="minorHAnsi"/>
          <w:b/>
          <w:bCs/>
          <w:sz w:val="22"/>
          <w:szCs w:val="22"/>
        </w:rPr>
        <w:t>a pena di esclusione dagli incentivi e del venir meno dell’impegno assunto dal GSE di accantonare le relative risorse</w:t>
      </w:r>
      <w:r w:rsidRPr="0095654C">
        <w:rPr>
          <w:rFonts w:cstheme="minorHAnsi"/>
          <w:sz w:val="22"/>
          <w:szCs w:val="22"/>
        </w:rPr>
        <w:t>, si distinguono i tre casi previsti</w:t>
      </w:r>
      <w:r w:rsidR="0038124F" w:rsidRPr="0095654C">
        <w:rPr>
          <w:rFonts w:cstheme="minorHAnsi"/>
          <w:sz w:val="22"/>
          <w:szCs w:val="22"/>
        </w:rPr>
        <w:t>:</w:t>
      </w:r>
    </w:p>
    <w:p w14:paraId="06607A5E" w14:textId="519EC566" w:rsidR="00F2308E" w:rsidRPr="0095654C" w:rsidRDefault="00F2308E" w:rsidP="0095654C">
      <w:pPr>
        <w:spacing w:after="120" w:line="276" w:lineRule="auto"/>
        <w:ind w:left="992" w:hanging="992"/>
        <w:jc w:val="both"/>
        <w:rPr>
          <w:rFonts w:cstheme="minorHAnsi"/>
          <w:sz w:val="22"/>
          <w:szCs w:val="22"/>
          <w:u w:val="single"/>
        </w:rPr>
      </w:pPr>
      <w:r w:rsidRPr="0095654C">
        <w:rPr>
          <w:rFonts w:cstheme="minorHAnsi"/>
          <w:b/>
          <w:bCs/>
          <w:sz w:val="22"/>
          <w:szCs w:val="22"/>
        </w:rPr>
        <w:t xml:space="preserve">Caso </w:t>
      </w:r>
      <w:r w:rsidR="0038124F" w:rsidRPr="0095654C">
        <w:rPr>
          <w:rFonts w:cstheme="minorHAnsi"/>
          <w:b/>
          <w:bCs/>
          <w:sz w:val="22"/>
          <w:szCs w:val="22"/>
        </w:rPr>
        <w:t>i</w:t>
      </w:r>
      <w:r w:rsidRPr="0095654C">
        <w:rPr>
          <w:rFonts w:cstheme="minorHAnsi"/>
          <w:b/>
          <w:bCs/>
          <w:sz w:val="22"/>
          <w:szCs w:val="22"/>
        </w:rPr>
        <w:t>:</w:t>
      </w:r>
      <w:r w:rsidRPr="0095654C">
        <w:rPr>
          <w:rFonts w:cstheme="minorHAnsi"/>
          <w:sz w:val="22"/>
          <w:szCs w:val="22"/>
        </w:rPr>
        <w:t xml:space="preserve"> </w:t>
      </w:r>
      <w:r w:rsidRPr="0095654C">
        <w:rPr>
          <w:rFonts w:cstheme="minorHAnsi"/>
          <w:sz w:val="22"/>
          <w:szCs w:val="22"/>
        </w:rPr>
        <w:tab/>
      </w:r>
      <w:r w:rsidRPr="0095654C">
        <w:rPr>
          <w:rFonts w:cstheme="minorHAnsi"/>
          <w:sz w:val="22"/>
          <w:szCs w:val="22"/>
          <w:u w:val="single"/>
        </w:rPr>
        <w:t xml:space="preserve">presenza di una diagnosi energetica e di un atto amministrativo di impegno all’esecuzione di uno degli interventi indicati nella diagnosi energetica -Art </w:t>
      </w:r>
      <w:r w:rsidR="0038124F" w:rsidRPr="0095654C">
        <w:rPr>
          <w:rFonts w:cstheme="minorHAnsi"/>
          <w:sz w:val="22"/>
          <w:szCs w:val="22"/>
          <w:u w:val="single"/>
        </w:rPr>
        <w:t>1</w:t>
      </w:r>
      <w:r w:rsidR="00B754B8" w:rsidRPr="0095654C">
        <w:rPr>
          <w:rFonts w:cstheme="minorHAnsi"/>
          <w:sz w:val="22"/>
          <w:szCs w:val="22"/>
          <w:u w:val="single"/>
        </w:rPr>
        <w:t>4</w:t>
      </w:r>
      <w:r w:rsidRPr="0095654C">
        <w:rPr>
          <w:rFonts w:cstheme="minorHAnsi"/>
          <w:sz w:val="22"/>
          <w:szCs w:val="22"/>
          <w:u w:val="single"/>
        </w:rPr>
        <w:t xml:space="preserve">, comma </w:t>
      </w:r>
      <w:r w:rsidR="0038124F" w:rsidRPr="0095654C">
        <w:rPr>
          <w:rFonts w:cstheme="minorHAnsi"/>
          <w:sz w:val="22"/>
          <w:szCs w:val="22"/>
          <w:u w:val="single"/>
        </w:rPr>
        <w:t>2</w:t>
      </w:r>
      <w:r w:rsidRPr="0095654C">
        <w:rPr>
          <w:rFonts w:cstheme="minorHAnsi"/>
          <w:sz w:val="22"/>
          <w:szCs w:val="22"/>
          <w:u w:val="single"/>
        </w:rPr>
        <w:t>, lettera</w:t>
      </w:r>
      <w:r w:rsidR="00B754B8" w:rsidRPr="0095654C">
        <w:rPr>
          <w:rFonts w:cstheme="minorHAnsi"/>
          <w:sz w:val="22"/>
          <w:szCs w:val="22"/>
          <w:u w:val="single"/>
        </w:rPr>
        <w:t xml:space="preserve"> b</w:t>
      </w:r>
      <w:r w:rsidRPr="0095654C">
        <w:rPr>
          <w:rFonts w:cstheme="minorHAnsi"/>
          <w:sz w:val="22"/>
          <w:szCs w:val="22"/>
          <w:u w:val="single"/>
        </w:rPr>
        <w:t>)</w:t>
      </w:r>
      <w:r w:rsidR="00B754B8" w:rsidRPr="0095654C">
        <w:rPr>
          <w:rFonts w:cstheme="minorHAnsi"/>
          <w:sz w:val="22"/>
          <w:szCs w:val="22"/>
          <w:u w:val="single"/>
        </w:rPr>
        <w:t xml:space="preserve"> punto i</w:t>
      </w:r>
      <w:r w:rsidRPr="0095654C">
        <w:rPr>
          <w:rFonts w:cstheme="minorHAnsi"/>
          <w:sz w:val="22"/>
          <w:szCs w:val="22"/>
          <w:u w:val="single"/>
        </w:rPr>
        <w:t>:</w:t>
      </w:r>
    </w:p>
    <w:p w14:paraId="564223C9" w14:textId="52010F4B" w:rsidR="00B754B8" w:rsidRPr="008B1DFF" w:rsidRDefault="00F2308E" w:rsidP="008B1DFF">
      <w:pPr>
        <w:pStyle w:val="Default0"/>
        <w:numPr>
          <w:ilvl w:val="0"/>
          <w:numId w:val="89"/>
        </w:numPr>
        <w:spacing w:after="120" w:line="276" w:lineRule="auto"/>
        <w:ind w:left="993"/>
        <w:jc w:val="both"/>
        <w:rPr>
          <w:rFonts w:asciiTheme="minorHAnsi" w:hAnsiTheme="minorHAnsi" w:cstheme="minorHAnsi"/>
          <w:color w:val="auto"/>
          <w:sz w:val="22"/>
          <w:szCs w:val="22"/>
        </w:rPr>
      </w:pPr>
      <w:r w:rsidRPr="008B1DFF">
        <w:rPr>
          <w:rFonts w:asciiTheme="minorHAnsi" w:hAnsiTheme="minorHAnsi" w:cstheme="minorHAnsi"/>
          <w:color w:val="auto"/>
          <w:sz w:val="22"/>
          <w:szCs w:val="22"/>
        </w:rPr>
        <w:t xml:space="preserve">entro </w:t>
      </w:r>
      <w:r w:rsidR="00B754B8" w:rsidRPr="008B1DFF">
        <w:rPr>
          <w:rFonts w:asciiTheme="minorHAnsi" w:hAnsiTheme="minorHAnsi" w:cstheme="minorHAnsi"/>
          <w:color w:val="auto"/>
          <w:sz w:val="22"/>
          <w:szCs w:val="22"/>
        </w:rPr>
        <w:t xml:space="preserve">18 mesi </w:t>
      </w:r>
      <w:r w:rsidRPr="008B1DFF">
        <w:rPr>
          <w:rFonts w:asciiTheme="minorHAnsi" w:hAnsiTheme="minorHAnsi" w:cstheme="minorHAnsi"/>
          <w:color w:val="auto"/>
          <w:sz w:val="22"/>
          <w:szCs w:val="22"/>
        </w:rPr>
        <w:t>dalla data di accettazione della prenotazione comunicata dal GSE, il S</w:t>
      </w:r>
      <w:r w:rsidR="006B4BEA">
        <w:rPr>
          <w:rFonts w:asciiTheme="minorHAnsi" w:hAnsiTheme="minorHAnsi" w:cstheme="minorHAnsi"/>
          <w:color w:val="auto"/>
          <w:sz w:val="22"/>
          <w:szCs w:val="22"/>
        </w:rPr>
        <w:t xml:space="preserve">oggetto </w:t>
      </w:r>
      <w:r w:rsidRPr="008B1DFF">
        <w:rPr>
          <w:rFonts w:asciiTheme="minorHAnsi" w:hAnsiTheme="minorHAnsi" w:cstheme="minorHAnsi"/>
          <w:color w:val="auto"/>
          <w:sz w:val="22"/>
          <w:szCs w:val="22"/>
        </w:rPr>
        <w:t>R</w:t>
      </w:r>
      <w:r w:rsidR="006B4BEA">
        <w:rPr>
          <w:rFonts w:asciiTheme="minorHAnsi" w:hAnsiTheme="minorHAnsi" w:cstheme="minorHAnsi"/>
          <w:color w:val="auto"/>
          <w:sz w:val="22"/>
          <w:szCs w:val="22"/>
        </w:rPr>
        <w:t>esponsabile</w:t>
      </w:r>
      <w:r w:rsidRPr="008B1DFF">
        <w:rPr>
          <w:rFonts w:asciiTheme="minorHAnsi" w:hAnsiTheme="minorHAnsi" w:cstheme="minorHAnsi"/>
          <w:color w:val="auto"/>
          <w:sz w:val="22"/>
          <w:szCs w:val="22"/>
        </w:rPr>
        <w:t xml:space="preserve"> presenta, attraverso il Portaltermico, la dichiarazione sostitutiva di atto di notorietà, resa ai sensi del D.P.R. 445/00, attestante </w:t>
      </w:r>
      <w:r w:rsidRPr="008B1DFF">
        <w:rPr>
          <w:rFonts w:asciiTheme="minorHAnsi" w:hAnsiTheme="minorHAnsi" w:cstheme="minorHAnsi"/>
          <w:b/>
          <w:color w:val="auto"/>
          <w:sz w:val="22"/>
          <w:szCs w:val="22"/>
        </w:rPr>
        <w:t>l’avvio dei lavori (AVL)</w:t>
      </w:r>
      <w:r w:rsidRPr="008B1DFF">
        <w:rPr>
          <w:rFonts w:asciiTheme="minorHAnsi" w:hAnsiTheme="minorHAnsi" w:cstheme="minorHAnsi"/>
          <w:color w:val="auto"/>
          <w:sz w:val="22"/>
          <w:szCs w:val="22"/>
        </w:rPr>
        <w:t xml:space="preserve"> per la realizzazione dell’intervento previsto.</w:t>
      </w:r>
      <w:r w:rsidR="00B754B8" w:rsidRPr="008B1DFF">
        <w:rPr>
          <w:rFonts w:asciiTheme="minorHAnsi" w:hAnsiTheme="minorHAnsi" w:cstheme="minorHAnsi"/>
          <w:color w:val="auto"/>
          <w:sz w:val="22"/>
          <w:szCs w:val="22"/>
        </w:rPr>
        <w:t xml:space="preserve"> In tale fase</w:t>
      </w:r>
      <w:r w:rsidR="006B4BEA">
        <w:rPr>
          <w:rFonts w:asciiTheme="minorHAnsi" w:hAnsiTheme="minorHAnsi" w:cstheme="minorHAnsi"/>
          <w:color w:val="auto"/>
          <w:sz w:val="22"/>
          <w:szCs w:val="22"/>
        </w:rPr>
        <w:t xml:space="preserve"> </w:t>
      </w:r>
      <w:r w:rsidR="006B4BEA" w:rsidRPr="008B1DFF">
        <w:rPr>
          <w:rFonts w:asciiTheme="minorHAnsi" w:hAnsiTheme="minorHAnsi" w:cstheme="minorHAnsi"/>
          <w:color w:val="auto"/>
          <w:sz w:val="22"/>
          <w:szCs w:val="22"/>
        </w:rPr>
        <w:t>S</w:t>
      </w:r>
      <w:r w:rsidR="006B4BEA">
        <w:rPr>
          <w:rFonts w:asciiTheme="minorHAnsi" w:hAnsiTheme="minorHAnsi" w:cstheme="minorHAnsi"/>
          <w:color w:val="auto"/>
          <w:sz w:val="22"/>
          <w:szCs w:val="22"/>
        </w:rPr>
        <w:t xml:space="preserve">oggetto </w:t>
      </w:r>
      <w:r w:rsidR="006B4BEA" w:rsidRPr="008B1DFF">
        <w:rPr>
          <w:rFonts w:asciiTheme="minorHAnsi" w:hAnsiTheme="minorHAnsi" w:cstheme="minorHAnsi"/>
          <w:color w:val="auto"/>
          <w:sz w:val="22"/>
          <w:szCs w:val="22"/>
        </w:rPr>
        <w:t>R</w:t>
      </w:r>
      <w:r w:rsidR="006B4BEA">
        <w:rPr>
          <w:rFonts w:asciiTheme="minorHAnsi" w:hAnsiTheme="minorHAnsi" w:cstheme="minorHAnsi"/>
          <w:color w:val="auto"/>
          <w:sz w:val="22"/>
          <w:szCs w:val="22"/>
        </w:rPr>
        <w:t>esponsabile</w:t>
      </w:r>
      <w:r w:rsidR="00B754B8" w:rsidRPr="008B1DFF">
        <w:rPr>
          <w:rFonts w:asciiTheme="minorHAnsi" w:hAnsiTheme="minorHAnsi" w:cstheme="minorHAnsi"/>
          <w:color w:val="auto"/>
          <w:sz w:val="22"/>
          <w:szCs w:val="22"/>
        </w:rPr>
        <w:t xml:space="preserve"> </w:t>
      </w:r>
      <w:r w:rsidR="007F4978">
        <w:rPr>
          <w:rFonts w:asciiTheme="minorHAnsi" w:hAnsiTheme="minorHAnsi" w:cstheme="minorHAnsi"/>
          <w:color w:val="auto"/>
          <w:sz w:val="22"/>
          <w:szCs w:val="22"/>
        </w:rPr>
        <w:t>dovrà</w:t>
      </w:r>
      <w:r w:rsidR="00B754B8" w:rsidRPr="008B1DFF">
        <w:rPr>
          <w:rFonts w:asciiTheme="minorHAnsi" w:hAnsiTheme="minorHAnsi" w:cstheme="minorHAnsi"/>
          <w:color w:val="auto"/>
          <w:sz w:val="22"/>
          <w:szCs w:val="22"/>
        </w:rPr>
        <w:t>, altresì, trasme</w:t>
      </w:r>
      <w:r w:rsidR="006B4BEA">
        <w:rPr>
          <w:rFonts w:asciiTheme="minorHAnsi" w:hAnsiTheme="minorHAnsi" w:cstheme="minorHAnsi"/>
          <w:color w:val="auto"/>
          <w:sz w:val="22"/>
          <w:szCs w:val="22"/>
        </w:rPr>
        <w:t>ttere:</w:t>
      </w:r>
    </w:p>
    <w:p w14:paraId="515770F0" w14:textId="22005863" w:rsidR="00B754B8" w:rsidRPr="00103D1C" w:rsidRDefault="00B754B8" w:rsidP="008B1DFF">
      <w:pPr>
        <w:pStyle w:val="Default0"/>
        <w:numPr>
          <w:ilvl w:val="0"/>
          <w:numId w:val="91"/>
        </w:numPr>
        <w:spacing w:after="120" w:line="276" w:lineRule="auto"/>
        <w:jc w:val="both"/>
        <w:rPr>
          <w:rFonts w:asciiTheme="minorHAnsi" w:hAnsiTheme="minorHAnsi" w:cstheme="minorHAnsi"/>
          <w:color w:val="auto"/>
          <w:sz w:val="22"/>
          <w:szCs w:val="22"/>
        </w:rPr>
      </w:pPr>
      <w:r w:rsidRPr="00103D1C">
        <w:rPr>
          <w:rFonts w:asciiTheme="minorHAnsi" w:hAnsiTheme="minorHAnsi" w:cstheme="minorHAnsi"/>
          <w:color w:val="auto"/>
          <w:sz w:val="22"/>
          <w:szCs w:val="22"/>
        </w:rPr>
        <w:t>la documentazione attestante</w:t>
      </w:r>
      <w:r w:rsidR="00F2308E" w:rsidRPr="00103D1C">
        <w:rPr>
          <w:rFonts w:asciiTheme="minorHAnsi" w:hAnsiTheme="minorHAnsi" w:cstheme="minorHAnsi"/>
          <w:color w:val="auto"/>
          <w:sz w:val="22"/>
          <w:szCs w:val="22"/>
        </w:rPr>
        <w:t xml:space="preserve"> </w:t>
      </w:r>
      <w:r w:rsidRPr="00103D1C">
        <w:rPr>
          <w:rFonts w:asciiTheme="minorHAnsi" w:hAnsiTheme="minorHAnsi" w:cstheme="minorHAnsi"/>
          <w:b/>
          <w:color w:val="auto"/>
          <w:sz w:val="22"/>
          <w:szCs w:val="22"/>
        </w:rPr>
        <w:t xml:space="preserve">l’avvenuta assegnazione dei lavori </w:t>
      </w:r>
      <w:r w:rsidR="0095654C">
        <w:rPr>
          <w:rFonts w:asciiTheme="minorHAnsi" w:hAnsiTheme="minorHAnsi" w:cstheme="minorHAnsi"/>
          <w:color w:val="auto"/>
          <w:sz w:val="22"/>
          <w:szCs w:val="22"/>
        </w:rPr>
        <w:t xml:space="preserve">degli interventi </w:t>
      </w:r>
      <w:r w:rsidRPr="00103D1C">
        <w:rPr>
          <w:rFonts w:asciiTheme="minorHAnsi" w:hAnsiTheme="minorHAnsi" w:cstheme="minorHAnsi"/>
          <w:color w:val="auto"/>
          <w:sz w:val="22"/>
          <w:szCs w:val="22"/>
        </w:rPr>
        <w:t>oggetto della scheda-domanda, nonché copia del contratto da cui si evinca l’importo di aggiudicazione dei lavori assegnati</w:t>
      </w:r>
      <w:r w:rsidR="001438F6">
        <w:rPr>
          <w:rFonts w:asciiTheme="minorHAnsi" w:hAnsiTheme="minorHAnsi" w:cstheme="minorHAnsi"/>
          <w:color w:val="auto"/>
          <w:sz w:val="22"/>
          <w:szCs w:val="22"/>
        </w:rPr>
        <w:t>;</w:t>
      </w:r>
    </w:p>
    <w:p w14:paraId="2E318A30" w14:textId="27117DE6" w:rsidR="00F2308E" w:rsidRPr="00103D1C" w:rsidRDefault="00B754B8" w:rsidP="001438F6">
      <w:pPr>
        <w:pStyle w:val="Default0"/>
        <w:numPr>
          <w:ilvl w:val="0"/>
          <w:numId w:val="91"/>
        </w:numPr>
        <w:spacing w:after="120" w:line="276" w:lineRule="auto"/>
        <w:jc w:val="both"/>
        <w:rPr>
          <w:rFonts w:asciiTheme="minorHAnsi" w:hAnsiTheme="minorHAnsi" w:cstheme="minorHAnsi"/>
          <w:color w:val="auto"/>
          <w:sz w:val="22"/>
          <w:szCs w:val="22"/>
        </w:rPr>
      </w:pPr>
      <w:r w:rsidRPr="00103D1C">
        <w:rPr>
          <w:rFonts w:asciiTheme="minorHAnsi" w:hAnsiTheme="minorHAnsi" w:cstheme="minorHAnsi"/>
          <w:color w:val="auto"/>
          <w:sz w:val="22"/>
          <w:szCs w:val="22"/>
        </w:rPr>
        <w:lastRenderedPageBreak/>
        <w:t>verbale di consegna dei lavori redatto dal direttore dei lavori secondo quanto prescritto dal Decreto del Presidente della Repubblica 5 ottobre 2010, n. 207</w:t>
      </w:r>
      <w:r w:rsidR="00103D1C" w:rsidRPr="001438F6">
        <w:rPr>
          <w:rFonts w:asciiTheme="minorHAnsi" w:hAnsiTheme="minorHAnsi" w:cstheme="minorHAnsi"/>
          <w:color w:val="auto"/>
          <w:sz w:val="22"/>
          <w:szCs w:val="22"/>
        </w:rPr>
        <w:t>.</w:t>
      </w:r>
    </w:p>
    <w:p w14:paraId="3D8F2483" w14:textId="4CB61574" w:rsidR="00F2308E" w:rsidRPr="002F7FF6" w:rsidRDefault="00F2308E" w:rsidP="002F7FF6">
      <w:pPr>
        <w:keepNext/>
        <w:spacing w:after="120" w:line="276" w:lineRule="auto"/>
        <w:ind w:left="357" w:hanging="357"/>
        <w:contextualSpacing/>
        <w:jc w:val="both"/>
        <w:rPr>
          <w:rFonts w:cstheme="minorHAnsi"/>
          <w:sz w:val="22"/>
          <w:szCs w:val="22"/>
          <w:u w:val="single"/>
        </w:rPr>
      </w:pPr>
      <w:r w:rsidRPr="002F7FF6">
        <w:rPr>
          <w:rFonts w:cstheme="minorHAnsi"/>
          <w:b/>
          <w:bCs/>
          <w:sz w:val="22"/>
          <w:szCs w:val="22"/>
        </w:rPr>
        <w:t xml:space="preserve">Casi </w:t>
      </w:r>
      <w:r w:rsidR="00B754B8" w:rsidRPr="002F7FF6">
        <w:rPr>
          <w:rFonts w:cstheme="minorHAnsi"/>
          <w:b/>
          <w:bCs/>
          <w:sz w:val="22"/>
          <w:szCs w:val="22"/>
        </w:rPr>
        <w:t>ii., iii., iv</w:t>
      </w:r>
      <w:r w:rsidR="00B65BAB" w:rsidRPr="002F7FF6">
        <w:rPr>
          <w:rFonts w:cstheme="minorHAnsi"/>
          <w:b/>
          <w:bCs/>
          <w:sz w:val="22"/>
          <w:szCs w:val="22"/>
        </w:rPr>
        <w:t>.</w:t>
      </w:r>
      <w:r w:rsidR="00B754B8" w:rsidRPr="002F7FF6">
        <w:rPr>
          <w:rFonts w:cstheme="minorHAnsi"/>
          <w:b/>
          <w:bCs/>
          <w:sz w:val="22"/>
          <w:szCs w:val="22"/>
        </w:rPr>
        <w:t xml:space="preserve">, </w:t>
      </w:r>
      <w:r w:rsidR="00B754B8" w:rsidRPr="002F7FF6">
        <w:rPr>
          <w:rFonts w:cstheme="minorHAnsi"/>
          <w:sz w:val="22"/>
          <w:szCs w:val="22"/>
          <w:u w:val="single"/>
        </w:rPr>
        <w:t>presenza di contratto di rendimento energetico (</w:t>
      </w:r>
      <w:r w:rsidR="00B754B8" w:rsidRPr="002F7FF6">
        <w:rPr>
          <w:rFonts w:cstheme="minorHAnsi"/>
          <w:i/>
          <w:iCs/>
          <w:sz w:val="22"/>
          <w:szCs w:val="22"/>
          <w:u w:val="single"/>
        </w:rPr>
        <w:t>energy performance contract</w:t>
      </w:r>
      <w:r w:rsidR="00B754B8" w:rsidRPr="002F7FF6">
        <w:rPr>
          <w:rFonts w:cstheme="minorHAnsi"/>
          <w:sz w:val="22"/>
          <w:szCs w:val="22"/>
          <w:u w:val="single"/>
        </w:rPr>
        <w:t xml:space="preserve"> EPC) con la ESCo o altro contratto di fornitura integrato per la riqualificazione energetica dei sistemi o un provvedimento o altro atto amministrativo attestante l'avvenuta assegnazione dei lavori Art</w:t>
      </w:r>
      <w:r w:rsidR="006D4571">
        <w:rPr>
          <w:rFonts w:cstheme="minorHAnsi"/>
          <w:sz w:val="22"/>
          <w:szCs w:val="22"/>
          <w:u w:val="single"/>
        </w:rPr>
        <w:t>.</w:t>
      </w:r>
      <w:r w:rsidR="00B754B8" w:rsidRPr="002F7FF6">
        <w:rPr>
          <w:rFonts w:cstheme="minorHAnsi"/>
          <w:sz w:val="22"/>
          <w:szCs w:val="22"/>
          <w:u w:val="single"/>
        </w:rPr>
        <w:t xml:space="preserve"> 14, comma 2, lettera b) punto i., ii.</w:t>
      </w:r>
      <w:r w:rsidR="00B65BAB" w:rsidRPr="002F7FF6">
        <w:rPr>
          <w:rFonts w:cstheme="minorHAnsi"/>
          <w:sz w:val="22"/>
          <w:szCs w:val="22"/>
          <w:u w:val="single"/>
        </w:rPr>
        <w:t xml:space="preserve">, </w:t>
      </w:r>
      <w:r w:rsidR="00B754B8" w:rsidRPr="002F7FF6">
        <w:rPr>
          <w:rFonts w:cstheme="minorHAnsi"/>
          <w:sz w:val="22"/>
          <w:szCs w:val="22"/>
          <w:u w:val="single"/>
        </w:rPr>
        <w:t>iii</w:t>
      </w:r>
      <w:r w:rsidR="00B65BAB" w:rsidRPr="002F7FF6">
        <w:rPr>
          <w:rFonts w:cstheme="minorHAnsi"/>
          <w:sz w:val="22"/>
          <w:szCs w:val="22"/>
          <w:u w:val="single"/>
        </w:rPr>
        <w:t>.</w:t>
      </w:r>
      <w:r w:rsidRPr="002F7FF6">
        <w:rPr>
          <w:rFonts w:cstheme="minorHAnsi"/>
          <w:sz w:val="22"/>
          <w:szCs w:val="22"/>
          <w:u w:val="single"/>
        </w:rPr>
        <w:t xml:space="preserve">: </w:t>
      </w:r>
    </w:p>
    <w:p w14:paraId="08FCEE44" w14:textId="72AA4B34" w:rsidR="00F2308E" w:rsidRPr="008B1DFF" w:rsidRDefault="00F2308E" w:rsidP="008B1DFF">
      <w:pPr>
        <w:pStyle w:val="Default0"/>
        <w:numPr>
          <w:ilvl w:val="0"/>
          <w:numId w:val="89"/>
        </w:numPr>
        <w:spacing w:after="120" w:line="276" w:lineRule="auto"/>
        <w:ind w:left="993"/>
        <w:jc w:val="both"/>
        <w:rPr>
          <w:rFonts w:asciiTheme="minorHAnsi" w:hAnsiTheme="minorHAnsi" w:cstheme="minorHAnsi"/>
          <w:color w:val="auto"/>
          <w:sz w:val="22"/>
          <w:szCs w:val="22"/>
        </w:rPr>
      </w:pPr>
      <w:r w:rsidRPr="008B1DFF">
        <w:rPr>
          <w:rFonts w:asciiTheme="minorHAnsi" w:hAnsiTheme="minorHAnsi" w:cstheme="minorHAnsi"/>
          <w:color w:val="auto"/>
          <w:sz w:val="22"/>
          <w:szCs w:val="22"/>
        </w:rPr>
        <w:t xml:space="preserve">entro </w:t>
      </w:r>
      <w:r w:rsidR="0024622F" w:rsidRPr="002F7FF6">
        <w:rPr>
          <w:rFonts w:asciiTheme="minorHAnsi" w:hAnsiTheme="minorHAnsi" w:cstheme="minorHAnsi"/>
          <w:color w:val="auto"/>
          <w:sz w:val="22"/>
          <w:szCs w:val="22"/>
        </w:rPr>
        <w:t>90 giorni</w:t>
      </w:r>
      <w:r w:rsidR="00B65BAB" w:rsidRPr="008B1DFF">
        <w:rPr>
          <w:rFonts w:asciiTheme="minorHAnsi" w:hAnsiTheme="minorHAnsi" w:cstheme="minorHAnsi"/>
          <w:color w:val="auto"/>
          <w:sz w:val="22"/>
          <w:szCs w:val="22"/>
        </w:rPr>
        <w:t xml:space="preserve"> dalla</w:t>
      </w:r>
      <w:r w:rsidRPr="008B1DFF">
        <w:rPr>
          <w:rFonts w:asciiTheme="minorHAnsi" w:hAnsiTheme="minorHAnsi" w:cstheme="minorHAnsi"/>
          <w:color w:val="auto"/>
          <w:sz w:val="22"/>
          <w:szCs w:val="22"/>
        </w:rPr>
        <w:t xml:space="preserve"> data di accettazione della prenotazione comunicata dal GSE, il SR presenta, attraverso il Portaltermico, la dichiarazione sostitutiva di atto di notorietà, resa ai sensi del D.P.R. 445/00, attestante </w:t>
      </w:r>
      <w:r w:rsidRPr="008B1DFF">
        <w:rPr>
          <w:rFonts w:asciiTheme="minorHAnsi" w:hAnsiTheme="minorHAnsi" w:cstheme="minorHAnsi"/>
          <w:b/>
          <w:color w:val="auto"/>
          <w:sz w:val="22"/>
          <w:szCs w:val="22"/>
        </w:rPr>
        <w:t xml:space="preserve">l’avvio dei lavori (AVL) </w:t>
      </w:r>
      <w:r w:rsidRPr="008B1DFF">
        <w:rPr>
          <w:rFonts w:asciiTheme="minorHAnsi" w:hAnsiTheme="minorHAnsi" w:cstheme="minorHAnsi"/>
          <w:color w:val="auto"/>
          <w:sz w:val="22"/>
          <w:szCs w:val="22"/>
        </w:rPr>
        <w:t xml:space="preserve">per la realizzazione dell’intervento previsto. </w:t>
      </w:r>
    </w:p>
    <w:p w14:paraId="53600EEC" w14:textId="10FF16CD" w:rsidR="0019242C" w:rsidRDefault="00026D2A">
      <w:pPr>
        <w:pStyle w:val="Default0"/>
        <w:spacing w:after="120" w:line="276" w:lineRule="auto"/>
        <w:ind w:left="993"/>
        <w:jc w:val="both"/>
        <w:rPr>
          <w:ins w:id="16349" w:author="Visone Rossana (GSE)" w:date="2025-10-28T11:51:00Z" w16du:dateUtc="2025-10-28T10:51:00Z"/>
          <w:rFonts w:asciiTheme="minorHAnsi" w:hAnsiTheme="minorHAnsi" w:cstheme="minorHAnsi"/>
          <w:color w:val="auto"/>
          <w:sz w:val="22"/>
          <w:szCs w:val="22"/>
        </w:rPr>
      </w:pPr>
      <w:ins w:id="16350" w:author="Oliosi Francesco (GSE)" w:date="2025-10-28T08:05:00Z" w16du:dateUtc="2025-10-28T07:05:00Z">
        <w:r w:rsidRPr="00026D2A">
          <w:rPr>
            <w:rFonts w:asciiTheme="minorHAnsi" w:hAnsiTheme="minorHAnsi" w:cstheme="minorHAnsi"/>
            <w:noProof/>
            <w:color w:val="auto"/>
            <w:sz w:val="22"/>
            <w:szCs w:val="22"/>
          </w:rPr>
          <w:drawing>
            <wp:anchor distT="0" distB="0" distL="114300" distR="114300" simplePos="0" relativeHeight="251658248" behindDoc="0" locked="0" layoutInCell="1" allowOverlap="1" wp14:anchorId="30A372E5" wp14:editId="2E21011C">
              <wp:simplePos x="0" y="0"/>
              <wp:positionH relativeFrom="column">
                <wp:posOffset>200660</wp:posOffset>
              </wp:positionH>
              <wp:positionV relativeFrom="paragraph">
                <wp:posOffset>372745</wp:posOffset>
              </wp:positionV>
              <wp:extent cx="5949315" cy="3295650"/>
              <wp:effectExtent l="0" t="0" r="0" b="0"/>
              <wp:wrapSquare wrapText="bothSides"/>
              <wp:docPr id="346240727" name="Immagine 1" descr="Immagine che contiene testo, diagramma, Parallel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0727" name="Immagine 1" descr="Immagine che contiene testo, diagramma, Parallelo, schermata&#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5949315" cy="3295650"/>
                      </a:xfrm>
                      <a:prstGeom prst="rect">
                        <a:avLst/>
                      </a:prstGeom>
                    </pic:spPr>
                  </pic:pic>
                </a:graphicData>
              </a:graphic>
              <wp14:sizeRelH relativeFrom="margin">
                <wp14:pctWidth>0</wp14:pctWidth>
              </wp14:sizeRelH>
              <wp14:sizeRelV relativeFrom="margin">
                <wp14:pctHeight>0</wp14:pctHeight>
              </wp14:sizeRelV>
            </wp:anchor>
          </w:drawing>
        </w:r>
      </w:ins>
      <w:ins w:id="16351" w:author="Visone Rossana (GSE)" w:date="2025-08-04T17:02:00Z" w16du:dateUtc="2025-08-04T15:02:00Z">
        <w:del w:id="16352" w:author="Visone Rossana (GSE)" w:date="2025-10-28T11:51:00Z" w16du:dateUtc="2025-10-28T10:51:00Z">
          <w:r w:rsidR="0019242C" w:rsidRPr="008B1DFF" w:rsidDel="00941528">
            <w:rPr>
              <w:rFonts w:asciiTheme="minorHAnsi" w:hAnsiTheme="minorHAnsi" w:cstheme="minorHAnsi"/>
              <w:color w:val="auto"/>
              <w:sz w:val="22"/>
              <w:szCs w:val="22"/>
              <w:highlight w:val="yellow"/>
              <w:rPrChange w:id="16353" w:author="Visone Rossana (GSE)" w:date="2025-09-09T14:43:00Z" w16du:dateUtc="2025-09-09T12:43:00Z">
                <w:rPr>
                  <w:rFonts w:asciiTheme="minorHAnsi" w:hAnsiTheme="minorHAnsi"/>
                  <w:color w:val="auto"/>
                  <w:sz w:val="22"/>
                  <w:szCs w:val="22"/>
                </w:rPr>
              </w:rPrChange>
            </w:rPr>
            <w:delText>RIFARE SCHEMA</w:delText>
          </w:r>
        </w:del>
      </w:ins>
    </w:p>
    <w:p w14:paraId="283EE08A" w14:textId="77777777" w:rsidR="00941528" w:rsidRDefault="00941528">
      <w:pPr>
        <w:pStyle w:val="Default0"/>
        <w:spacing w:after="120" w:line="276" w:lineRule="auto"/>
        <w:ind w:left="993"/>
        <w:jc w:val="both"/>
        <w:rPr>
          <w:ins w:id="16354" w:author="Visone Rossana (GSE)" w:date="2025-10-28T11:51:00Z" w16du:dateUtc="2025-10-28T10:51:00Z"/>
          <w:rFonts w:asciiTheme="minorHAnsi" w:hAnsiTheme="minorHAnsi" w:cstheme="minorHAnsi"/>
          <w:color w:val="auto"/>
          <w:sz w:val="22"/>
          <w:szCs w:val="22"/>
        </w:rPr>
      </w:pPr>
    </w:p>
    <w:p w14:paraId="03C3A568" w14:textId="77777777" w:rsidR="00941528" w:rsidRDefault="00941528">
      <w:pPr>
        <w:pStyle w:val="Default0"/>
        <w:spacing w:after="120" w:line="276" w:lineRule="auto"/>
        <w:ind w:left="993"/>
        <w:jc w:val="both"/>
        <w:rPr>
          <w:ins w:id="16355" w:author="Visone Rossana (GSE)" w:date="2025-10-28T11:51:00Z" w16du:dateUtc="2025-10-28T10:51:00Z"/>
          <w:rFonts w:asciiTheme="minorHAnsi" w:hAnsiTheme="minorHAnsi" w:cstheme="minorHAnsi"/>
          <w:color w:val="auto"/>
          <w:sz w:val="22"/>
          <w:szCs w:val="22"/>
        </w:rPr>
      </w:pPr>
    </w:p>
    <w:p w14:paraId="33541A83" w14:textId="77777777" w:rsidR="00941528" w:rsidRDefault="00941528">
      <w:pPr>
        <w:pStyle w:val="Default0"/>
        <w:spacing w:after="120" w:line="276" w:lineRule="auto"/>
        <w:ind w:left="993"/>
        <w:jc w:val="both"/>
        <w:rPr>
          <w:rFonts w:asciiTheme="minorHAnsi" w:hAnsiTheme="minorHAnsi" w:cstheme="minorHAnsi"/>
          <w:color w:val="auto"/>
          <w:sz w:val="22"/>
          <w:szCs w:val="22"/>
        </w:rPr>
      </w:pPr>
    </w:p>
    <w:p w14:paraId="5FAF9DC8" w14:textId="77777777" w:rsidR="00340052" w:rsidRDefault="00340052">
      <w:pPr>
        <w:pStyle w:val="Default0"/>
        <w:spacing w:after="120" w:line="276" w:lineRule="auto"/>
        <w:ind w:left="993"/>
        <w:jc w:val="both"/>
        <w:rPr>
          <w:ins w:id="16356" w:author="Visone Rossana (GSE)" w:date="2025-10-28T11:50:00Z" w16du:dateUtc="2025-10-28T10:50:00Z"/>
          <w:rFonts w:asciiTheme="minorHAnsi" w:hAnsiTheme="minorHAnsi" w:cstheme="minorHAnsi"/>
          <w:color w:val="auto"/>
          <w:sz w:val="22"/>
          <w:szCs w:val="22"/>
        </w:rPr>
      </w:pPr>
    </w:p>
    <w:p w14:paraId="4190BC78" w14:textId="2D6B4E0B" w:rsidR="00A57F50" w:rsidRDefault="00026D2A">
      <w:pPr>
        <w:pStyle w:val="Default0"/>
        <w:spacing w:after="120" w:line="276" w:lineRule="auto"/>
        <w:jc w:val="both"/>
        <w:rPr>
          <w:ins w:id="16357" w:author="Visone Rossana (GSE)" w:date="2025-10-08T16:01:00Z" w16du:dateUtc="2025-10-08T14:01:00Z"/>
          <w:rFonts w:eastAsiaTheme="minorHAnsi"/>
          <w:highlight w:val="yellow"/>
        </w:rPr>
        <w:pPrChange w:id="16358" w:author="Oliosi Francesco (GSE)" w:date="2025-10-28T08:06:00Z" w16du:dateUtc="2025-10-28T07:06:00Z">
          <w:pPr>
            <w:spacing w:after="120" w:line="276" w:lineRule="auto"/>
            <w:jc w:val="both"/>
          </w:pPr>
        </w:pPrChange>
      </w:pPr>
      <w:del w:id="16359" w:author="Visone Rossana (GSE)" w:date="2025-10-28T11:50:00Z" w16du:dateUtc="2025-10-28T10:50:00Z">
        <w:r w:rsidDel="00340052">
          <w:rPr>
            <w:noProof/>
          </w:rPr>
          <w:drawing>
            <wp:inline distT="0" distB="0" distL="0" distR="0" wp14:anchorId="4CFC0F7C" wp14:editId="29BE3E26">
              <wp:extent cx="6120130" cy="2625090"/>
              <wp:effectExtent l="0" t="0" r="0" b="3810"/>
              <wp:docPr id="316714833" name="Immagine 316714833"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diagramma, schermata, Piano&#10;&#10;Il contenuto generato dall'IA potrebbe non essere corretto."/>
                      <pic:cNvPicPr/>
                    </pic:nvPicPr>
                    <pic:blipFill>
                      <a:blip r:embed="rId23" cstate="print"/>
                      <a:stretch>
                        <a:fillRect/>
                      </a:stretch>
                    </pic:blipFill>
                    <pic:spPr>
                      <a:xfrm>
                        <a:off x="0" y="0"/>
                        <a:ext cx="6120130" cy="2625090"/>
                      </a:xfrm>
                      <a:prstGeom prst="rect">
                        <a:avLst/>
                      </a:prstGeom>
                    </pic:spPr>
                  </pic:pic>
                </a:graphicData>
              </a:graphic>
            </wp:inline>
          </w:drawing>
        </w:r>
      </w:del>
    </w:p>
    <w:p w14:paraId="27841FBC" w14:textId="77777777" w:rsidR="00F2308E" w:rsidRPr="008B1DFF" w:rsidRDefault="00F2308E">
      <w:pPr>
        <w:spacing w:after="120" w:line="276" w:lineRule="auto"/>
        <w:jc w:val="both"/>
        <w:rPr>
          <w:ins w:id="16360" w:author="Visone Rossana (GSE)" w:date="2025-08-04T16:25:00Z" w16du:dateUtc="2025-08-04T14:25:00Z"/>
          <w:rFonts w:eastAsiaTheme="minorHAnsi" w:cstheme="minorHAnsi"/>
          <w:sz w:val="22"/>
          <w:szCs w:val="22"/>
          <w:rPrChange w:id="16361" w:author="Visone Rossana (GSE)" w:date="2025-09-09T14:43:00Z" w16du:dateUtc="2025-09-09T12:43:00Z">
            <w:rPr>
              <w:ins w:id="16362" w:author="Visone Rossana (GSE)" w:date="2025-08-04T16:25:00Z" w16du:dateUtc="2025-08-04T14:25:00Z"/>
              <w:rFonts w:eastAsiaTheme="minorHAnsi"/>
            </w:rPr>
          </w:rPrChange>
        </w:rPr>
        <w:pPrChange w:id="16363" w:author="Visone Rossana (GSE)" w:date="2025-09-24T10:21:00Z" w16du:dateUtc="2025-09-24T08:21:00Z">
          <w:pPr>
            <w:spacing w:after="120"/>
            <w:jc w:val="both"/>
          </w:pPr>
        </w:pPrChange>
      </w:pPr>
      <w:ins w:id="16364" w:author="Visone Rossana (GSE)" w:date="2025-08-04T16:25:00Z" w16du:dateUtc="2025-08-04T14:25:00Z">
        <w:r w:rsidRPr="00963281">
          <w:rPr>
            <w:rFonts w:eastAsiaTheme="minorHAnsi" w:cstheme="minorHAnsi"/>
            <w:sz w:val="22"/>
            <w:szCs w:val="22"/>
            <w:highlight w:val="yellow"/>
            <w:rPrChange w:id="16365" w:author="Visone Rossana (GSE)" w:date="2025-10-08T16:00:00Z" w16du:dateUtc="2025-10-08T14:00:00Z">
              <w:rPr>
                <w:rFonts w:eastAsiaTheme="minorHAnsi"/>
              </w:rPr>
            </w:rPrChange>
          </w:rPr>
          <w:t>Qualora, come previsto dall’art. 6 comma 4, la PA, in qualità di Soggetto Responsabile, richieda che il pagamento, anche parziale, dell’incentivo sia erogato a favore della ESCo firmataria del contratto, dovrà essere sottoscritta una formale obbligazione solidale tra le parti. La richiesta di accredito a favore della ESCo, dovrà essere effettuata al momento della trasmissione della comunicazione attestante l’avvio dei lavori.</w:t>
        </w:r>
      </w:ins>
    </w:p>
    <w:p w14:paraId="3797EFB5" w14:textId="41CC0B0B" w:rsidR="00B65BAB" w:rsidRPr="00F460E6" w:rsidRDefault="00B65BAB" w:rsidP="00F460E6">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cstheme="minorHAnsi"/>
          <w:b/>
          <w:bCs/>
          <w:sz w:val="22"/>
          <w:szCs w:val="22"/>
        </w:rPr>
      </w:pPr>
      <w:r w:rsidRPr="00F460E6">
        <w:rPr>
          <w:rFonts w:cstheme="minorHAnsi"/>
          <w:b/>
          <w:bCs/>
          <w:sz w:val="22"/>
          <w:szCs w:val="22"/>
        </w:rPr>
        <w:t xml:space="preserve">Richieste di prenotazioni </w:t>
      </w:r>
      <w:r w:rsidR="0050581A">
        <w:rPr>
          <w:rFonts w:cstheme="minorHAnsi"/>
          <w:b/>
          <w:bCs/>
          <w:sz w:val="22"/>
          <w:szCs w:val="22"/>
        </w:rPr>
        <w:t xml:space="preserve">trasmesse </w:t>
      </w:r>
      <w:r w:rsidR="00671C42">
        <w:rPr>
          <w:rFonts w:cstheme="minorHAnsi"/>
          <w:b/>
          <w:bCs/>
          <w:sz w:val="22"/>
          <w:szCs w:val="22"/>
        </w:rPr>
        <w:t xml:space="preserve">dagli </w:t>
      </w:r>
      <w:r w:rsidRPr="00F460E6">
        <w:rPr>
          <w:rFonts w:cstheme="minorHAnsi"/>
          <w:b/>
          <w:bCs/>
          <w:sz w:val="22"/>
          <w:szCs w:val="22"/>
        </w:rPr>
        <w:t>Uffici speciali per la ricostruzione:</w:t>
      </w:r>
      <w:r w:rsidR="007103D1">
        <w:rPr>
          <w:rFonts w:cstheme="minorHAnsi"/>
          <w:b/>
          <w:bCs/>
          <w:sz w:val="22"/>
          <w:szCs w:val="22"/>
        </w:rPr>
        <w:t xml:space="preserve"> </w:t>
      </w:r>
      <w:r w:rsidRPr="00F460E6">
        <w:rPr>
          <w:rFonts w:cstheme="minorHAnsi"/>
          <w:b/>
          <w:bCs/>
          <w:sz w:val="22"/>
          <w:szCs w:val="22"/>
        </w:rPr>
        <w:t>disposizioni dall’articolo 4-quinquies del decreto-legge 9 dicembre 2023, n. 181 (c.d. DL Energia)</w:t>
      </w:r>
    </w:p>
    <w:p w14:paraId="5AD3B9DC" w14:textId="11085859" w:rsidR="00B65BAB" w:rsidRPr="00F460E6" w:rsidRDefault="00B65BAB" w:rsidP="00F460E6">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cstheme="minorHAnsi"/>
          <w:b/>
          <w:bCs/>
          <w:sz w:val="22"/>
          <w:szCs w:val="22"/>
        </w:rPr>
      </w:pPr>
      <w:r w:rsidRPr="00F460E6">
        <w:rPr>
          <w:rFonts w:cstheme="minorHAnsi"/>
          <w:sz w:val="22"/>
          <w:szCs w:val="22"/>
        </w:rPr>
        <w:t xml:space="preserve">Per le richieste di prenotazione di incentivo ricadenti nell’ambito di applicazione del c.d. DL Energia, in applicazione delle disposizioni di cui all’art. 4 </w:t>
      </w:r>
      <w:r w:rsidRPr="00F460E6">
        <w:rPr>
          <w:rFonts w:cstheme="minorHAnsi"/>
          <w:i/>
          <w:iCs/>
          <w:sz w:val="22"/>
          <w:szCs w:val="22"/>
        </w:rPr>
        <w:t>quinquies</w:t>
      </w:r>
      <w:r w:rsidRPr="00F460E6">
        <w:rPr>
          <w:rFonts w:cstheme="minorHAnsi"/>
          <w:sz w:val="22"/>
          <w:szCs w:val="22"/>
        </w:rPr>
        <w:t>, comma 3, il Soggetto Responsabile deve rispettare, a pena di esclusione dagli incentivi le seguenti tempistiche, ai sensi dell’art. 14, comma 3, lett. c) del Decreto:</w:t>
      </w:r>
    </w:p>
    <w:p w14:paraId="078E153A" w14:textId="503CEC67" w:rsidR="00B65BAB" w:rsidRPr="00F460E6" w:rsidRDefault="00B65BAB" w:rsidP="00F460E6">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cstheme="minorHAnsi"/>
          <w:sz w:val="22"/>
          <w:szCs w:val="22"/>
        </w:rPr>
      </w:pPr>
      <w:r w:rsidRPr="00F460E6">
        <w:rPr>
          <w:rFonts w:cstheme="minorHAnsi"/>
          <w:sz w:val="22"/>
          <w:szCs w:val="22"/>
        </w:rPr>
        <w:lastRenderedPageBreak/>
        <w:t xml:space="preserve">a) </w:t>
      </w:r>
      <w:r w:rsidRPr="00F460E6">
        <w:rPr>
          <w:rFonts w:cstheme="minorHAnsi"/>
          <w:b/>
          <w:bCs/>
          <w:sz w:val="22"/>
          <w:szCs w:val="22"/>
        </w:rPr>
        <w:t>entro 18 mesi</w:t>
      </w:r>
      <w:r w:rsidRPr="00F460E6">
        <w:rPr>
          <w:rFonts w:cstheme="minorHAnsi"/>
          <w:sz w:val="22"/>
          <w:szCs w:val="22"/>
        </w:rPr>
        <w:t xml:space="preserve"> dalla data di accettazione della prenotazione comunicata dal GSE, il SR presenta, attraverso il Portaltermico, la dichiarazione sostitutiva di atto di notorietà, resa ai sensi del D.P.R. 445/00 e la dichiarazione sostitutiva di atto di notorietà, resa ai sensi del D.P.R. 445/00, attestante </w:t>
      </w:r>
      <w:r w:rsidRPr="00F460E6">
        <w:rPr>
          <w:rFonts w:cstheme="minorHAnsi"/>
          <w:b/>
          <w:sz w:val="22"/>
          <w:szCs w:val="22"/>
        </w:rPr>
        <w:t xml:space="preserve">l’avvio dei lavori (AVL) </w:t>
      </w:r>
      <w:r w:rsidRPr="00F460E6">
        <w:rPr>
          <w:rFonts w:cstheme="minorHAnsi"/>
          <w:sz w:val="22"/>
          <w:szCs w:val="22"/>
        </w:rPr>
        <w:t xml:space="preserve">per la realizzazione dell’intervento previsto. In tale fase sarà trasmessa la documentazione attestante </w:t>
      </w:r>
      <w:r w:rsidRPr="00F460E6">
        <w:rPr>
          <w:rFonts w:cstheme="minorHAnsi"/>
          <w:b/>
          <w:bCs/>
          <w:sz w:val="22"/>
          <w:szCs w:val="22"/>
        </w:rPr>
        <w:t>l’avvenuta assegnazione dei lavori (ASL</w:t>
      </w:r>
      <w:r w:rsidRPr="00F460E6">
        <w:rPr>
          <w:rFonts w:cstheme="minorHAnsi"/>
          <w:sz w:val="22"/>
          <w:szCs w:val="22"/>
        </w:rPr>
        <w:t>) oggetto della scheda-domanda nonché copia del contratto da cui si evinca l’importo di aggiudicazione dei lavori assegnati, unitamente al verbale di consegna dei lavori redatto dal direttore dei lavori- secondo quanto prescritto dal decreto legislativo 31 marzo 2023, n.36;</w:t>
      </w:r>
    </w:p>
    <w:p w14:paraId="70D0FF8D" w14:textId="43DD76B6" w:rsidR="00B65BAB" w:rsidRPr="00F460E6" w:rsidRDefault="00B65BAB" w:rsidP="00F460E6">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line="276" w:lineRule="auto"/>
        <w:jc w:val="both"/>
        <w:rPr>
          <w:rFonts w:cstheme="minorHAnsi"/>
          <w:sz w:val="22"/>
          <w:szCs w:val="22"/>
        </w:rPr>
      </w:pPr>
      <w:r w:rsidRPr="00F460E6">
        <w:rPr>
          <w:rFonts w:cstheme="minorHAnsi"/>
          <w:sz w:val="22"/>
          <w:szCs w:val="22"/>
        </w:rPr>
        <w:t xml:space="preserve">b) </w:t>
      </w:r>
      <w:r w:rsidRPr="00F460E6">
        <w:rPr>
          <w:rFonts w:cstheme="minorHAnsi"/>
          <w:b/>
          <w:bCs/>
          <w:sz w:val="22"/>
          <w:szCs w:val="22"/>
        </w:rPr>
        <w:t>entro 48 mesi</w:t>
      </w:r>
      <w:r w:rsidRPr="00F460E6">
        <w:rPr>
          <w:rFonts w:cstheme="minorHAnsi"/>
          <w:sz w:val="22"/>
          <w:szCs w:val="22"/>
        </w:rPr>
        <w:t xml:space="preserve"> dalla data di presentazione al GSE della dichiarazione che attesti l’avvio dei lavori, il SR presenta, attraverso il Portaltermico, la documentazione dichiarazione sostitutiva di atto di notorietà, resa ai sensi del D.P.R. 445/00, attestante la </w:t>
      </w:r>
      <w:r w:rsidRPr="00F460E6">
        <w:rPr>
          <w:rFonts w:cstheme="minorHAnsi"/>
          <w:b/>
          <w:sz w:val="22"/>
          <w:szCs w:val="22"/>
        </w:rPr>
        <w:t>conclusione dei lavori</w:t>
      </w:r>
      <w:r w:rsidRPr="00F460E6">
        <w:rPr>
          <w:rFonts w:cstheme="minorHAnsi"/>
          <w:sz w:val="22"/>
          <w:szCs w:val="22"/>
        </w:rPr>
        <w:t xml:space="preserve"> </w:t>
      </w:r>
      <w:r w:rsidRPr="00F460E6">
        <w:rPr>
          <w:rFonts w:cstheme="minorHAnsi"/>
          <w:b/>
          <w:sz w:val="22"/>
          <w:szCs w:val="22"/>
        </w:rPr>
        <w:t>(CL)</w:t>
      </w:r>
      <w:r w:rsidRPr="00F460E6">
        <w:rPr>
          <w:rFonts w:cstheme="minorHAnsi"/>
          <w:sz w:val="22"/>
          <w:szCs w:val="22"/>
        </w:rPr>
        <w:t xml:space="preserve"> di realizzazione dell’intervento previsto.</w:t>
      </w:r>
    </w:p>
    <w:p w14:paraId="194EDDA5" w14:textId="77777777" w:rsidR="00F2308E" w:rsidRDefault="00F2308E" w:rsidP="00F2308E">
      <w:pPr>
        <w:spacing w:after="120"/>
        <w:jc w:val="both"/>
        <w:rPr>
          <w:ins w:id="16366" w:author="Visone Rossana (GSE)" w:date="2025-08-04T16:55:00Z" w16du:dateUtc="2025-08-04T14:55:00Z"/>
          <w:rFonts w:cs="Calibri"/>
        </w:rPr>
      </w:pPr>
    </w:p>
    <w:p w14:paraId="582F060B" w14:textId="79A54DBF" w:rsidR="00B65BAB" w:rsidRPr="00C07C38" w:rsidRDefault="00B65BAB">
      <w:pPr>
        <w:pStyle w:val="TITOLO20"/>
        <w:numPr>
          <w:ilvl w:val="2"/>
          <w:numId w:val="292"/>
        </w:numPr>
        <w:ind w:left="1134" w:hanging="708"/>
        <w:pPrChange w:id="16367" w:author="Oliosi Francesco (GSE)" w:date="2025-10-15T10:47:00Z" w16du:dateUtc="2025-10-15T08:47:00Z">
          <w:pPr>
            <w:pStyle w:val="TITOLO3GSE"/>
          </w:pPr>
        </w:pPrChange>
      </w:pPr>
      <w:bookmarkStart w:id="16368" w:name="_Toc189046665"/>
      <w:bookmarkStart w:id="16369" w:name="_Toc212462551"/>
      <w:r w:rsidRPr="00C07C38">
        <w:t xml:space="preserve">- FASE 5 - </w:t>
      </w:r>
      <w:r w:rsidRPr="00F7250A">
        <w:t>Erogazione degli incentivi: acconto</w:t>
      </w:r>
      <w:bookmarkEnd w:id="16368"/>
      <w:r>
        <w:t xml:space="preserve"> e rata intermedia</w:t>
      </w:r>
      <w:bookmarkEnd w:id="16369"/>
    </w:p>
    <w:p w14:paraId="52A17D4B" w14:textId="54888EC6" w:rsidR="0019242C" w:rsidRPr="004C1C24" w:rsidRDefault="0019242C" w:rsidP="004C1C24">
      <w:pPr>
        <w:spacing w:after="60" w:line="276" w:lineRule="auto"/>
        <w:jc w:val="both"/>
        <w:rPr>
          <w:rFonts w:cstheme="minorHAnsi"/>
          <w:sz w:val="22"/>
          <w:szCs w:val="22"/>
        </w:rPr>
      </w:pPr>
      <w:r w:rsidRPr="008B1DFF">
        <w:rPr>
          <w:rFonts w:cstheme="minorHAnsi"/>
          <w:sz w:val="22"/>
          <w:szCs w:val="22"/>
          <w:rPrChange w:id="16370" w:author="Visone Rossana (GSE)" w:date="2025-09-09T14:44:00Z" w16du:dateUtc="2025-09-09T12:44:00Z">
            <w:rPr/>
          </w:rPrChange>
        </w:rPr>
        <w:t xml:space="preserve">Ai sensi dell’art. 11, comma 5, del Decreto, le </w:t>
      </w:r>
      <w:r w:rsidR="00103D1C">
        <w:rPr>
          <w:rFonts w:cstheme="minorHAnsi"/>
          <w:sz w:val="22"/>
          <w:szCs w:val="22"/>
        </w:rPr>
        <w:t>P</w:t>
      </w:r>
      <w:r w:rsidRPr="008B1DFF">
        <w:rPr>
          <w:rFonts w:cstheme="minorHAnsi"/>
          <w:sz w:val="22"/>
          <w:szCs w:val="22"/>
          <w:rPrChange w:id="16371" w:author="Visone Rossana (GSE)" w:date="2025-09-09T14:44:00Z" w16du:dateUtc="2025-09-09T12:44:00Z">
            <w:rPr/>
          </w:rPrChange>
        </w:rPr>
        <w:t>ubbliche</w:t>
      </w:r>
      <w:r w:rsidR="00103D1C">
        <w:rPr>
          <w:rFonts w:cstheme="minorHAnsi"/>
          <w:sz w:val="22"/>
          <w:szCs w:val="22"/>
        </w:rPr>
        <w:t xml:space="preserve"> Amministrazioni</w:t>
      </w:r>
      <w:r w:rsidRPr="008B1DFF">
        <w:rPr>
          <w:rFonts w:cstheme="minorHAnsi"/>
          <w:sz w:val="22"/>
          <w:szCs w:val="22"/>
          <w:rPrChange w:id="16372" w:author="Visone Rossana (GSE)" w:date="2025-09-09T14:44:00Z" w16du:dateUtc="2025-09-09T12:44:00Z">
            <w:rPr/>
          </w:rPrChange>
        </w:rPr>
        <w:t xml:space="preserve">, in caso di accesso agli incentivi </w:t>
      </w:r>
      <w:r w:rsidRPr="004C1C24">
        <w:rPr>
          <w:rFonts w:cstheme="minorHAnsi"/>
          <w:sz w:val="22"/>
          <w:szCs w:val="22"/>
        </w:rPr>
        <w:t xml:space="preserve">mediante prenotazione, </w:t>
      </w:r>
      <w:commentRangeStart w:id="16373"/>
      <w:r w:rsidRPr="004C1C24">
        <w:rPr>
          <w:rFonts w:cstheme="minorHAnsi"/>
          <w:sz w:val="22"/>
          <w:szCs w:val="22"/>
        </w:rPr>
        <w:t xml:space="preserve"> </w:t>
      </w:r>
      <w:commentRangeEnd w:id="16373"/>
      <w:r w:rsidRPr="004C1C24">
        <w:rPr>
          <w:rStyle w:val="Rimandocommento"/>
          <w:rFonts w:cstheme="minorHAnsi"/>
          <w:sz w:val="22"/>
          <w:szCs w:val="22"/>
        </w:rPr>
        <w:commentReference w:id="16373"/>
      </w:r>
      <w:r w:rsidRPr="004C1C24">
        <w:rPr>
          <w:rFonts w:cstheme="minorHAnsi"/>
          <w:sz w:val="22"/>
          <w:szCs w:val="22"/>
        </w:rPr>
        <w:t xml:space="preserve">anche per il tramite di ESCo </w:t>
      </w:r>
      <w:r w:rsidR="00103D1C">
        <w:rPr>
          <w:rFonts w:cstheme="minorHAnsi"/>
          <w:sz w:val="22"/>
          <w:szCs w:val="22"/>
        </w:rPr>
        <w:t xml:space="preserve">per </w:t>
      </w:r>
      <w:r w:rsidR="00033081" w:rsidRPr="004C1C24">
        <w:rPr>
          <w:rFonts w:cstheme="minorHAnsi"/>
          <w:sz w:val="22"/>
          <w:szCs w:val="22"/>
        </w:rPr>
        <w:t xml:space="preserve">l’incentivo prenotato </w:t>
      </w:r>
      <w:r w:rsidRPr="004C1C24">
        <w:rPr>
          <w:rFonts w:cstheme="minorHAnsi"/>
          <w:sz w:val="22"/>
          <w:szCs w:val="22"/>
        </w:rPr>
        <w:t>saranno previste le erogazioni di:</w:t>
      </w:r>
    </w:p>
    <w:p w14:paraId="1850809D" w14:textId="77777777" w:rsidR="0019242C" w:rsidRPr="004C1C24" w:rsidRDefault="0019242C" w:rsidP="004C1C24">
      <w:pPr>
        <w:pStyle w:val="Paragrafoelenco"/>
        <w:numPr>
          <w:ilvl w:val="0"/>
          <w:numId w:val="49"/>
        </w:numPr>
        <w:spacing w:after="60" w:line="276" w:lineRule="auto"/>
        <w:jc w:val="both"/>
        <w:rPr>
          <w:rFonts w:cstheme="minorHAnsi"/>
          <w:sz w:val="22"/>
          <w:szCs w:val="22"/>
        </w:rPr>
      </w:pPr>
      <w:r w:rsidRPr="004C1C24">
        <w:rPr>
          <w:rFonts w:cstheme="minorHAnsi"/>
          <w:sz w:val="22"/>
          <w:szCs w:val="22"/>
        </w:rPr>
        <w:t>una rata di acconto, al momento di comunicazione degli adempimenti di avvio dei lavori;</w:t>
      </w:r>
    </w:p>
    <w:p w14:paraId="5DF04161" w14:textId="77777777" w:rsidR="0019242C" w:rsidRDefault="0019242C">
      <w:pPr>
        <w:pStyle w:val="Paragrafoelenco"/>
        <w:numPr>
          <w:ilvl w:val="0"/>
          <w:numId w:val="49"/>
        </w:numPr>
        <w:spacing w:after="60" w:line="276" w:lineRule="auto"/>
        <w:jc w:val="both"/>
        <w:rPr>
          <w:rFonts w:cstheme="minorHAnsi"/>
          <w:sz w:val="22"/>
          <w:szCs w:val="22"/>
        </w:rPr>
      </w:pPr>
      <w:r w:rsidRPr="004C1C24">
        <w:rPr>
          <w:rFonts w:cstheme="minorHAnsi"/>
          <w:sz w:val="22"/>
          <w:szCs w:val="22"/>
        </w:rPr>
        <w:t xml:space="preserve">una rata di saldo alla conclusione dell’intervento, a seguito dell’invio dell’istanza di accesso diretto post prenotazione. </w:t>
      </w:r>
    </w:p>
    <w:p w14:paraId="5F2A37E5" w14:textId="168DBA4D" w:rsidR="001D3655" w:rsidRPr="004C1C24" w:rsidRDefault="001D3655" w:rsidP="004C1C24">
      <w:pPr>
        <w:spacing w:after="60" w:line="276" w:lineRule="auto"/>
        <w:jc w:val="both"/>
        <w:rPr>
          <w:rFonts w:cstheme="minorHAnsi"/>
          <w:sz w:val="22"/>
          <w:szCs w:val="22"/>
        </w:rPr>
      </w:pPr>
      <w:r>
        <w:rPr>
          <w:rFonts w:cstheme="minorHAnsi"/>
          <w:sz w:val="22"/>
          <w:szCs w:val="22"/>
        </w:rPr>
        <w:t xml:space="preserve">E’ prevista </w:t>
      </w:r>
      <w:r w:rsidR="004C1C24">
        <w:rPr>
          <w:rFonts w:cstheme="minorHAnsi"/>
          <w:sz w:val="22"/>
          <w:szCs w:val="22"/>
        </w:rPr>
        <w:t xml:space="preserve">una eventuale </w:t>
      </w:r>
      <w:r w:rsidR="004C1C24" w:rsidRPr="00053299">
        <w:rPr>
          <w:rFonts w:cstheme="minorHAnsi"/>
          <w:sz w:val="22"/>
          <w:szCs w:val="22"/>
        </w:rPr>
        <w:t>rata intermedia, successiva all’avvio lavori e previa dimostrazione dello stato di avanzamento dei lavori</w:t>
      </w:r>
      <w:r w:rsidR="004C1C24">
        <w:rPr>
          <w:rFonts w:cstheme="minorHAnsi"/>
          <w:sz w:val="22"/>
          <w:szCs w:val="22"/>
        </w:rPr>
        <w:t>, previa specifica richiesta da parte del Soggetto Responsabile.</w:t>
      </w:r>
    </w:p>
    <w:p w14:paraId="256FAA4E" w14:textId="7611C38A" w:rsidR="0019242C" w:rsidRPr="008B1DFF" w:rsidRDefault="0019242C">
      <w:pPr>
        <w:spacing w:before="120" w:after="60" w:line="276" w:lineRule="auto"/>
        <w:jc w:val="both"/>
        <w:rPr>
          <w:rFonts w:cstheme="minorHAnsi"/>
          <w:b/>
          <w:sz w:val="22"/>
          <w:szCs w:val="22"/>
          <w:u w:val="single"/>
          <w:rPrChange w:id="16374" w:author="Visone Rossana (GSE)" w:date="2025-09-09T14:44:00Z" w16du:dateUtc="2025-09-09T12:44:00Z">
            <w:rPr>
              <w:b/>
            </w:rPr>
          </w:rPrChange>
        </w:rPr>
        <w:pPrChange w:id="16375" w:author="Visone Rossana (GSE)" w:date="2025-09-09T14:44:00Z" w16du:dateUtc="2025-09-09T12:44:00Z">
          <w:pPr>
            <w:spacing w:before="120" w:after="60"/>
            <w:jc w:val="both"/>
          </w:pPr>
        </w:pPrChange>
      </w:pPr>
      <w:r w:rsidRPr="008B1DFF">
        <w:rPr>
          <w:rFonts w:cstheme="minorHAnsi"/>
          <w:b/>
          <w:sz w:val="22"/>
          <w:szCs w:val="22"/>
          <w:u w:val="single"/>
          <w:rPrChange w:id="16376" w:author="Visone Rossana (GSE)" w:date="2025-09-09T14:44:00Z" w16du:dateUtc="2025-09-09T12:44:00Z">
            <w:rPr>
              <w:b/>
            </w:rPr>
          </w:rPrChange>
        </w:rPr>
        <w:t>Acconto</w:t>
      </w:r>
    </w:p>
    <w:p w14:paraId="1C4C54BA" w14:textId="224376FC" w:rsidR="007E1EFE" w:rsidRDefault="00B65BAB" w:rsidP="007E1EFE">
      <w:pPr>
        <w:spacing w:before="120" w:after="60" w:line="276" w:lineRule="auto"/>
        <w:jc w:val="both"/>
        <w:rPr>
          <w:rFonts w:eastAsiaTheme="minorHAnsi" w:cstheme="minorHAnsi"/>
          <w:sz w:val="22"/>
          <w:szCs w:val="22"/>
        </w:rPr>
      </w:pPr>
      <w:r w:rsidRPr="008B1DFF">
        <w:rPr>
          <w:rFonts w:cstheme="minorHAnsi"/>
          <w:b/>
          <w:sz w:val="22"/>
          <w:szCs w:val="22"/>
          <w:rPrChange w:id="16377" w:author="Visone Rossana (GSE)" w:date="2025-09-09T14:44:00Z" w16du:dateUtc="2025-09-09T12:44:00Z">
            <w:rPr>
              <w:b/>
            </w:rPr>
          </w:rPrChange>
        </w:rPr>
        <w:t xml:space="preserve">Entro 60 giorni dalla ricezione della comunicazione di avvio dei lavori, </w:t>
      </w:r>
      <w:r w:rsidRPr="008B1DFF">
        <w:rPr>
          <w:rFonts w:cstheme="minorHAnsi"/>
          <w:bCs/>
          <w:sz w:val="22"/>
          <w:szCs w:val="22"/>
          <w:rPrChange w:id="16378" w:author="Visone Rossana (GSE)" w:date="2025-09-09T14:44:00Z" w16du:dateUtc="2025-09-09T12:44:00Z">
            <w:rPr>
              <w:bCs/>
            </w:rPr>
          </w:rPrChange>
        </w:rPr>
        <w:t>il GSE</w:t>
      </w:r>
      <w:r w:rsidRPr="008B1DFF">
        <w:rPr>
          <w:rFonts w:cstheme="minorHAnsi"/>
          <w:sz w:val="22"/>
          <w:szCs w:val="22"/>
          <w:rPrChange w:id="16379" w:author="Visone Rossana (GSE)" w:date="2025-09-09T14:44:00Z" w16du:dateUtc="2025-09-09T12:44:00Z">
            <w:rPr/>
          </w:rPrChange>
        </w:rPr>
        <w:t xml:space="preserve"> effettua l’istruttoria tecnico-amministrativa della documentazione ricevuta</w:t>
      </w:r>
      <w:r w:rsidR="007E1EFE">
        <w:rPr>
          <w:rFonts w:cstheme="minorHAnsi"/>
          <w:sz w:val="22"/>
          <w:szCs w:val="22"/>
        </w:rPr>
        <w:t xml:space="preserve"> secondo le modalità e termini indicate al Paragrafo 5</w:t>
      </w:r>
      <w:r w:rsidRPr="008B1DFF">
        <w:rPr>
          <w:rFonts w:cstheme="minorHAnsi"/>
          <w:sz w:val="22"/>
          <w:szCs w:val="22"/>
          <w:rPrChange w:id="16380" w:author="Visone Rossana (GSE)" w:date="2025-09-09T14:44:00Z" w16du:dateUtc="2025-09-09T12:44:00Z">
            <w:rPr/>
          </w:rPrChange>
        </w:rPr>
        <w:t xml:space="preserve"> e, qualora ne ricorrano i presupposti, rende disponibile al Soggetto Responsabile il provvedimento di ammissione agli incentivi, finalizzato all’erogazione </w:t>
      </w:r>
      <w:r w:rsidRPr="008B1DFF">
        <w:rPr>
          <w:rFonts w:cstheme="minorHAnsi"/>
          <w:b/>
          <w:sz w:val="22"/>
          <w:szCs w:val="22"/>
          <w:rPrChange w:id="16381" w:author="Visone Rossana (GSE)" w:date="2025-09-09T14:44:00Z" w16du:dateUtc="2025-09-09T12:44:00Z">
            <w:rPr>
              <w:b/>
            </w:rPr>
          </w:rPrChange>
        </w:rPr>
        <w:t>l’acconto</w:t>
      </w:r>
      <w:r w:rsidR="007E1EFE">
        <w:rPr>
          <w:rFonts w:cstheme="minorHAnsi"/>
          <w:sz w:val="22"/>
          <w:szCs w:val="22"/>
        </w:rPr>
        <w:t xml:space="preserve"> </w:t>
      </w:r>
      <w:r w:rsidRPr="008B1DFF">
        <w:rPr>
          <w:rFonts w:eastAsiaTheme="minorHAnsi" w:cstheme="minorHAnsi"/>
          <w:sz w:val="22"/>
          <w:szCs w:val="22"/>
          <w:rPrChange w:id="16382" w:author="Visone Rossana (GSE)" w:date="2025-09-09T14:44:00Z" w16du:dateUtc="2025-09-09T12:44:00Z">
            <w:rPr>
              <w:rFonts w:eastAsiaTheme="minorHAnsi"/>
            </w:rPr>
          </w:rPrChange>
        </w:rPr>
        <w:t>per un ammontare pari</w:t>
      </w:r>
      <w:r w:rsidR="006D03A6">
        <w:rPr>
          <w:rFonts w:eastAsiaTheme="minorHAnsi" w:cstheme="minorHAnsi"/>
          <w:sz w:val="22"/>
          <w:szCs w:val="22"/>
        </w:rPr>
        <w:t>:</w:t>
      </w:r>
    </w:p>
    <w:p w14:paraId="79F6DAFD" w14:textId="3ED19DE8" w:rsidR="007E1EFE" w:rsidRDefault="00B65BAB" w:rsidP="007E1EFE">
      <w:pPr>
        <w:pStyle w:val="Paragrafoelenco"/>
        <w:numPr>
          <w:ilvl w:val="0"/>
          <w:numId w:val="150"/>
        </w:numPr>
        <w:spacing w:before="120" w:after="60" w:line="276" w:lineRule="auto"/>
        <w:jc w:val="both"/>
        <w:rPr>
          <w:rFonts w:eastAsiaTheme="minorHAnsi" w:cstheme="minorHAnsi"/>
          <w:sz w:val="22"/>
          <w:szCs w:val="22"/>
        </w:rPr>
      </w:pPr>
      <w:r w:rsidRPr="007E1EFE">
        <w:rPr>
          <w:rFonts w:eastAsiaTheme="minorHAnsi" w:cstheme="minorHAnsi"/>
          <w:sz w:val="22"/>
          <w:szCs w:val="22"/>
          <w:rPrChange w:id="16383" w:author="Visone Rossana (GSE)" w:date="2025-09-24T11:16:00Z" w16du:dateUtc="2025-09-24T09:16:00Z">
            <w:rPr>
              <w:rFonts w:eastAsiaTheme="minorHAnsi"/>
            </w:rPr>
          </w:rPrChange>
        </w:rPr>
        <w:t>ai due quinti dell’incentivo per interventi per i quali sia prevista l’erogazione in 5 anni</w:t>
      </w:r>
      <w:r w:rsidR="006D03A6">
        <w:rPr>
          <w:rFonts w:eastAsiaTheme="minorHAnsi" w:cstheme="minorHAnsi"/>
          <w:sz w:val="22"/>
          <w:szCs w:val="22"/>
        </w:rPr>
        <w:t>;</w:t>
      </w:r>
    </w:p>
    <w:p w14:paraId="5DC7BD58" w14:textId="669D9D27" w:rsidR="00B65BAB" w:rsidRPr="007E1EFE" w:rsidRDefault="006D03A6" w:rsidP="004C1C24">
      <w:pPr>
        <w:pStyle w:val="Paragrafoelenco"/>
        <w:numPr>
          <w:ilvl w:val="0"/>
          <w:numId w:val="150"/>
        </w:numPr>
        <w:spacing w:before="120" w:after="60" w:line="276" w:lineRule="auto"/>
        <w:jc w:val="both"/>
        <w:rPr>
          <w:rFonts w:eastAsiaTheme="minorHAnsi" w:cstheme="minorHAnsi"/>
          <w:sz w:val="22"/>
          <w:szCs w:val="22"/>
          <w:rPrChange w:id="16384" w:author="Visone Rossana (GSE)" w:date="2025-09-24T11:16:00Z" w16du:dateUtc="2025-09-24T09:16:00Z">
            <w:rPr>
              <w:rFonts w:eastAsiaTheme="minorHAnsi"/>
            </w:rPr>
          </w:rPrChange>
        </w:rPr>
      </w:pPr>
      <w:r>
        <w:rPr>
          <w:rFonts w:eastAsiaTheme="minorHAnsi" w:cstheme="minorHAnsi"/>
          <w:sz w:val="22"/>
          <w:szCs w:val="22"/>
        </w:rPr>
        <w:t>a</w:t>
      </w:r>
      <w:r w:rsidR="00B65BAB" w:rsidRPr="007E1EFE">
        <w:rPr>
          <w:rFonts w:eastAsiaTheme="minorHAnsi" w:cstheme="minorHAnsi"/>
          <w:sz w:val="22"/>
          <w:szCs w:val="22"/>
          <w:rPrChange w:id="16385" w:author="Visone Rossana (GSE)" w:date="2025-09-24T11:16:00Z" w16du:dateUtc="2025-09-24T09:16:00Z">
            <w:rPr>
              <w:rFonts w:eastAsiaTheme="minorHAnsi"/>
            </w:rPr>
          </w:rPrChange>
        </w:rPr>
        <w:t>l 50% nel caso in cui la durata prevista dell’incentivo sia pari a 2 anni.</w:t>
      </w:r>
    </w:p>
    <w:p w14:paraId="52B7D0DA" w14:textId="1788634E" w:rsidR="00B65BAB" w:rsidRPr="008B1DFF" w:rsidRDefault="00B65BAB">
      <w:pPr>
        <w:spacing w:after="120" w:line="276" w:lineRule="auto"/>
        <w:jc w:val="both"/>
        <w:rPr>
          <w:rFonts w:eastAsiaTheme="minorHAnsi" w:cstheme="minorHAnsi"/>
          <w:sz w:val="22"/>
          <w:szCs w:val="22"/>
          <w:rPrChange w:id="16386" w:author="Visone Rossana (GSE)" w:date="2025-09-09T14:44:00Z" w16du:dateUtc="2025-09-09T12:44:00Z">
            <w:rPr>
              <w:rFonts w:eastAsiaTheme="minorHAnsi"/>
            </w:rPr>
          </w:rPrChange>
        </w:rPr>
        <w:pPrChange w:id="16387" w:author="Visone Rossana (GSE)" w:date="2025-09-09T14:44:00Z" w16du:dateUtc="2025-09-09T12:44:00Z">
          <w:pPr>
            <w:spacing w:after="120"/>
            <w:jc w:val="both"/>
          </w:pPr>
        </w:pPrChange>
      </w:pPr>
      <w:r w:rsidRPr="008B1DFF">
        <w:rPr>
          <w:rFonts w:eastAsiaTheme="minorHAnsi" w:cstheme="minorHAnsi"/>
          <w:sz w:val="22"/>
          <w:szCs w:val="22"/>
          <w:rPrChange w:id="16388" w:author="Visone Rossana (GSE)" w:date="2025-09-09T14:44:00Z" w16du:dateUtc="2025-09-09T12:44:00Z">
            <w:rPr>
              <w:rFonts w:eastAsiaTheme="minorHAnsi"/>
            </w:rPr>
          </w:rPrChange>
        </w:rPr>
        <w:t>Si precisa, infine che, l’importo da erogare in acconto sarà calcolato sulla base dell’importo di aggiudicazione dei lavori rilevato sul contratto inviato</w:t>
      </w:r>
      <w:r w:rsidR="00103D1C">
        <w:rPr>
          <w:rFonts w:eastAsiaTheme="minorHAnsi" w:cstheme="minorHAnsi"/>
          <w:sz w:val="22"/>
          <w:szCs w:val="22"/>
        </w:rPr>
        <w:t xml:space="preserve"> e/o sulla determina di assegnazione lavori</w:t>
      </w:r>
      <w:r w:rsidRPr="008B1DFF">
        <w:rPr>
          <w:rFonts w:eastAsiaTheme="minorHAnsi" w:cstheme="minorHAnsi"/>
          <w:sz w:val="22"/>
          <w:szCs w:val="22"/>
          <w:rPrChange w:id="16389" w:author="Visone Rossana (GSE)" w:date="2025-09-09T14:44:00Z" w16du:dateUtc="2025-09-09T12:44:00Z">
            <w:rPr>
              <w:rFonts w:eastAsiaTheme="minorHAnsi"/>
            </w:rPr>
          </w:rPrChange>
        </w:rPr>
        <w:t>, al riguardo si precisa che:</w:t>
      </w:r>
    </w:p>
    <w:p w14:paraId="70D42D02" w14:textId="77777777" w:rsidR="00B65BAB" w:rsidRPr="008B1DFF" w:rsidRDefault="00B65BAB">
      <w:pPr>
        <w:pStyle w:val="Paragrafoelenco"/>
        <w:numPr>
          <w:ilvl w:val="0"/>
          <w:numId w:val="82"/>
        </w:numPr>
        <w:spacing w:after="120" w:line="276" w:lineRule="auto"/>
        <w:ind w:left="426"/>
        <w:contextualSpacing w:val="0"/>
        <w:jc w:val="both"/>
        <w:rPr>
          <w:rFonts w:cstheme="minorHAnsi"/>
          <w:sz w:val="22"/>
          <w:szCs w:val="22"/>
          <w:rPrChange w:id="16390" w:author="Visone Rossana (GSE)" w:date="2025-09-09T14:44:00Z" w16du:dateUtc="2025-09-09T12:44:00Z">
            <w:rPr/>
          </w:rPrChange>
        </w:rPr>
        <w:pPrChange w:id="16391" w:author="Visone Rossana (GSE)" w:date="2025-09-09T14:44:00Z" w16du:dateUtc="2025-09-09T12:44:00Z">
          <w:pPr>
            <w:pStyle w:val="Paragrafoelenco"/>
            <w:numPr>
              <w:numId w:val="82"/>
            </w:numPr>
            <w:spacing w:after="120"/>
            <w:ind w:left="426" w:hanging="360"/>
            <w:contextualSpacing w:val="0"/>
            <w:jc w:val="both"/>
          </w:pPr>
        </w:pPrChange>
      </w:pPr>
      <w:r w:rsidRPr="008B1DFF">
        <w:rPr>
          <w:rFonts w:cstheme="minorHAnsi"/>
          <w:sz w:val="22"/>
          <w:szCs w:val="22"/>
          <w:rPrChange w:id="16392" w:author="Visone Rossana (GSE)" w:date="2025-09-09T14:44:00Z" w16du:dateUtc="2025-09-09T12:44:00Z">
            <w:rPr/>
          </w:rPrChange>
        </w:rPr>
        <w:t xml:space="preserve">qualora l’importo contrattualizzato risulti essere </w:t>
      </w:r>
      <w:r w:rsidRPr="008B1DFF">
        <w:rPr>
          <w:rFonts w:cstheme="minorHAnsi"/>
          <w:b/>
          <w:sz w:val="22"/>
          <w:szCs w:val="22"/>
          <w:rPrChange w:id="16393" w:author="Visone Rossana (GSE)" w:date="2025-09-09T14:44:00Z" w16du:dateUtc="2025-09-09T12:44:00Z">
            <w:rPr>
              <w:b/>
            </w:rPr>
          </w:rPrChange>
        </w:rPr>
        <w:t>superiore</w:t>
      </w:r>
      <w:r w:rsidRPr="008B1DFF">
        <w:rPr>
          <w:rFonts w:cstheme="minorHAnsi"/>
          <w:sz w:val="22"/>
          <w:szCs w:val="22"/>
          <w:rPrChange w:id="16394" w:author="Visone Rossana (GSE)" w:date="2025-09-09T14:44:00Z" w16du:dateUtc="2025-09-09T12:44:00Z">
            <w:rPr/>
          </w:rPrChange>
        </w:rPr>
        <w:t xml:space="preserve"> al massimale indicato in fase di prenotazione, l’acconto sarà determinato sulla base dell’importo definito a preventivo;</w:t>
      </w:r>
    </w:p>
    <w:p w14:paraId="16CFA28F" w14:textId="77777777" w:rsidR="00B65BAB" w:rsidRPr="00ED533A" w:rsidRDefault="00B65BAB">
      <w:pPr>
        <w:pStyle w:val="Paragrafoelenco"/>
        <w:numPr>
          <w:ilvl w:val="0"/>
          <w:numId w:val="82"/>
        </w:numPr>
        <w:spacing w:after="120" w:line="276" w:lineRule="auto"/>
        <w:ind w:left="426"/>
        <w:contextualSpacing w:val="0"/>
        <w:jc w:val="both"/>
        <w:rPr>
          <w:rFonts w:cstheme="minorHAnsi"/>
          <w:sz w:val="22"/>
          <w:szCs w:val="22"/>
          <w:rPrChange w:id="16395" w:author="Visone Rossana (GSE)" w:date="2025-09-24T10:30:00Z" w16du:dateUtc="2025-09-24T08:30:00Z">
            <w:rPr/>
          </w:rPrChange>
        </w:rPr>
        <w:pPrChange w:id="16396" w:author="Visone Rossana (GSE)" w:date="2025-09-09T14:44:00Z" w16du:dateUtc="2025-09-09T12:44:00Z">
          <w:pPr>
            <w:pStyle w:val="Paragrafoelenco"/>
            <w:numPr>
              <w:numId w:val="82"/>
            </w:numPr>
            <w:spacing w:after="120"/>
            <w:ind w:left="426" w:hanging="360"/>
            <w:contextualSpacing w:val="0"/>
            <w:jc w:val="both"/>
          </w:pPr>
        </w:pPrChange>
      </w:pPr>
      <w:commentRangeStart w:id="16397"/>
      <w:r w:rsidRPr="00ED533A">
        <w:rPr>
          <w:rFonts w:cstheme="minorHAnsi"/>
          <w:sz w:val="22"/>
          <w:szCs w:val="22"/>
          <w:rPrChange w:id="16398" w:author="Visone Rossana (GSE)" w:date="2025-09-24T10:30:00Z" w16du:dateUtc="2025-09-24T08:30:00Z">
            <w:rPr/>
          </w:rPrChange>
        </w:rPr>
        <w:t xml:space="preserve">qualora l’importo contrattualizzato risulti </w:t>
      </w:r>
      <w:r w:rsidRPr="00ED533A">
        <w:rPr>
          <w:rFonts w:cstheme="minorHAnsi"/>
          <w:b/>
          <w:sz w:val="22"/>
          <w:szCs w:val="22"/>
          <w:rPrChange w:id="16399" w:author="Visone Rossana (GSE)" w:date="2025-09-24T10:30:00Z" w16du:dateUtc="2025-09-24T08:30:00Z">
            <w:rPr>
              <w:b/>
            </w:rPr>
          </w:rPrChange>
        </w:rPr>
        <w:t>inferiore</w:t>
      </w:r>
      <w:r w:rsidRPr="00ED533A">
        <w:rPr>
          <w:rFonts w:cstheme="minorHAnsi"/>
          <w:sz w:val="22"/>
          <w:szCs w:val="22"/>
          <w:rPrChange w:id="16400" w:author="Visone Rossana (GSE)" w:date="2025-09-24T10:30:00Z" w16du:dateUtc="2025-09-24T08:30:00Z">
            <w:rPr/>
          </w:rPrChange>
        </w:rPr>
        <w:t xml:space="preserve"> al massimale indicato in fase di prenotazione, sarà erogato l’importo determinato sulla base dell’importo contrattualizzato. </w:t>
      </w:r>
      <w:commentRangeEnd w:id="16397"/>
      <w:r w:rsidR="0019242C" w:rsidRPr="00ED533A">
        <w:rPr>
          <w:rStyle w:val="Rimandocommento"/>
          <w:rFonts w:cstheme="minorHAnsi"/>
          <w:sz w:val="22"/>
          <w:szCs w:val="22"/>
          <w:rPrChange w:id="16401" w:author="Visone Rossana (GSE)" w:date="2025-09-24T10:30:00Z" w16du:dateUtc="2025-09-24T08:30:00Z">
            <w:rPr>
              <w:rStyle w:val="Rimandocommento"/>
              <w:sz w:val="24"/>
            </w:rPr>
          </w:rPrChange>
        </w:rPr>
        <w:commentReference w:id="16397"/>
      </w:r>
    </w:p>
    <w:p w14:paraId="02FBC34F" w14:textId="77777777" w:rsidR="00E91C55" w:rsidRDefault="00E91C55" w:rsidP="009B2B99">
      <w:pPr>
        <w:spacing w:after="120" w:line="276" w:lineRule="auto"/>
        <w:jc w:val="both"/>
        <w:rPr>
          <w:ins w:id="16402" w:author="Visone Rossana (GSE)" w:date="2025-10-20T11:11:00Z" w16du:dateUtc="2025-10-20T09:11:00Z"/>
          <w:rFonts w:eastAsiaTheme="minorHAnsi" w:cstheme="minorHAnsi"/>
          <w:b/>
          <w:bCs/>
          <w:sz w:val="22"/>
          <w:szCs w:val="22"/>
          <w:u w:val="single"/>
        </w:rPr>
      </w:pPr>
    </w:p>
    <w:p w14:paraId="4C2820FE" w14:textId="77777777" w:rsidR="00E91C55" w:rsidRDefault="00E91C55" w:rsidP="009B2B99">
      <w:pPr>
        <w:spacing w:after="120" w:line="276" w:lineRule="auto"/>
        <w:jc w:val="both"/>
        <w:rPr>
          <w:ins w:id="16403" w:author="Visone Rossana (GSE)" w:date="2025-10-20T11:11:00Z" w16du:dateUtc="2025-10-20T09:11:00Z"/>
          <w:rFonts w:eastAsiaTheme="minorHAnsi" w:cstheme="minorHAnsi"/>
          <w:b/>
          <w:bCs/>
          <w:sz w:val="22"/>
          <w:szCs w:val="22"/>
          <w:u w:val="single"/>
        </w:rPr>
      </w:pPr>
    </w:p>
    <w:p w14:paraId="2A87F10F" w14:textId="0F806826" w:rsidR="0019242C" w:rsidRPr="009B2B99" w:rsidRDefault="0019242C" w:rsidP="009B2B99">
      <w:pPr>
        <w:spacing w:after="120" w:line="276" w:lineRule="auto"/>
        <w:jc w:val="both"/>
        <w:rPr>
          <w:rFonts w:eastAsiaTheme="minorHAnsi" w:cstheme="minorHAnsi"/>
          <w:b/>
          <w:bCs/>
          <w:sz w:val="22"/>
          <w:szCs w:val="22"/>
          <w:u w:val="single"/>
        </w:rPr>
      </w:pPr>
      <w:r w:rsidRPr="009B2B99">
        <w:rPr>
          <w:rFonts w:eastAsiaTheme="minorHAnsi" w:cstheme="minorHAnsi"/>
          <w:b/>
          <w:bCs/>
          <w:sz w:val="22"/>
          <w:szCs w:val="22"/>
          <w:u w:val="single"/>
        </w:rPr>
        <w:t>Rata intermedia</w:t>
      </w:r>
      <w:r w:rsidR="00033081" w:rsidRPr="009B2B99">
        <w:rPr>
          <w:rFonts w:eastAsiaTheme="minorHAnsi" w:cstheme="minorHAnsi"/>
          <w:b/>
          <w:bCs/>
          <w:sz w:val="22"/>
          <w:szCs w:val="22"/>
          <w:u w:val="single"/>
        </w:rPr>
        <w:t xml:space="preserve"> </w:t>
      </w:r>
    </w:p>
    <w:p w14:paraId="01621FF0" w14:textId="57B86688" w:rsidR="00ED533A" w:rsidRPr="009B2B99" w:rsidRDefault="003C053E">
      <w:pPr>
        <w:spacing w:after="120" w:line="276" w:lineRule="auto"/>
        <w:jc w:val="both"/>
      </w:pPr>
      <w:r>
        <w:rPr>
          <w:rFonts w:eastAsiaTheme="minorHAnsi" w:cstheme="minorHAnsi"/>
          <w:sz w:val="22"/>
          <w:szCs w:val="22"/>
        </w:rPr>
        <w:t>I</w:t>
      </w:r>
      <w:r w:rsidR="00ED533A">
        <w:rPr>
          <w:rFonts w:eastAsiaTheme="minorHAnsi" w:cstheme="minorHAnsi"/>
          <w:sz w:val="22"/>
          <w:szCs w:val="22"/>
        </w:rPr>
        <w:t xml:space="preserve">l SR </w:t>
      </w:r>
      <w:r>
        <w:rPr>
          <w:rFonts w:eastAsiaTheme="minorHAnsi" w:cstheme="minorHAnsi"/>
          <w:sz w:val="22"/>
          <w:szCs w:val="22"/>
        </w:rPr>
        <w:t xml:space="preserve">potrà beneficiare della “rata intermedia” </w:t>
      </w:r>
      <w:r w:rsidRPr="009B2B99">
        <w:rPr>
          <w:rFonts w:cstheme="minorHAnsi"/>
          <w:sz w:val="22"/>
          <w:szCs w:val="22"/>
        </w:rPr>
        <w:t xml:space="preserve">al raggiungimento </w:t>
      </w:r>
      <w:r w:rsidRPr="009B2B99">
        <w:rPr>
          <w:rFonts w:cstheme="minorHAnsi"/>
          <w:b/>
          <w:bCs/>
          <w:sz w:val="22"/>
          <w:szCs w:val="22"/>
        </w:rPr>
        <w:t>del 50%</w:t>
      </w:r>
      <w:r>
        <w:rPr>
          <w:rFonts w:cstheme="minorHAnsi"/>
          <w:sz w:val="22"/>
          <w:szCs w:val="22"/>
        </w:rPr>
        <w:t xml:space="preserve"> </w:t>
      </w:r>
      <w:r w:rsidRPr="009B2B99">
        <w:rPr>
          <w:rFonts w:cstheme="minorHAnsi"/>
          <w:sz w:val="22"/>
          <w:szCs w:val="22"/>
        </w:rPr>
        <w:t>dell’importo delle spese ammissibili</w:t>
      </w:r>
      <w:r>
        <w:rPr>
          <w:rFonts w:cstheme="minorHAnsi"/>
          <w:sz w:val="22"/>
          <w:szCs w:val="22"/>
        </w:rPr>
        <w:t xml:space="preserve"> previste per la realizzazione dell’intervento/i oggetto della prenotazione</w:t>
      </w:r>
      <w:r w:rsidR="0028021F">
        <w:rPr>
          <w:rFonts w:cstheme="minorHAnsi"/>
          <w:sz w:val="22"/>
          <w:szCs w:val="22"/>
        </w:rPr>
        <w:t>, previa trasmissione di specifica richiesta</w:t>
      </w:r>
      <w:r w:rsidRPr="009B2B99">
        <w:rPr>
          <w:rFonts w:cstheme="minorHAnsi"/>
          <w:sz w:val="22"/>
          <w:szCs w:val="22"/>
        </w:rPr>
        <w:t>.</w:t>
      </w:r>
    </w:p>
    <w:p w14:paraId="770B471B" w14:textId="54DB08C8" w:rsidR="00ED533A" w:rsidRDefault="003C053E">
      <w:pPr>
        <w:spacing w:after="120" w:line="276" w:lineRule="auto"/>
        <w:jc w:val="both"/>
        <w:rPr>
          <w:sz w:val="22"/>
          <w:szCs w:val="22"/>
        </w:rPr>
      </w:pPr>
      <w:r w:rsidRPr="009B2B99">
        <w:rPr>
          <w:sz w:val="22"/>
          <w:szCs w:val="22"/>
        </w:rPr>
        <w:lastRenderedPageBreak/>
        <w:t>La richiesta deve essere trasmessa esclusivamente</w:t>
      </w:r>
      <w:r>
        <w:rPr>
          <w:sz w:val="22"/>
          <w:szCs w:val="22"/>
        </w:rPr>
        <w:t xml:space="preserve"> tramite il Portaltermico, </w:t>
      </w:r>
      <w:r w:rsidRPr="009B2B99">
        <w:rPr>
          <w:rFonts w:eastAsiaTheme="minorHAnsi" w:cstheme="minorHAnsi"/>
          <w:sz w:val="22"/>
          <w:szCs w:val="22"/>
        </w:rPr>
        <w:t>accedendo con il codice identificativo richiesta della prenotazione accolta</w:t>
      </w:r>
      <w:r w:rsidRPr="009B2B99">
        <w:rPr>
          <w:sz w:val="22"/>
          <w:szCs w:val="22"/>
        </w:rPr>
        <w:t xml:space="preserve">, e </w:t>
      </w:r>
      <w:r>
        <w:rPr>
          <w:sz w:val="22"/>
          <w:szCs w:val="22"/>
        </w:rPr>
        <w:t>i</w:t>
      </w:r>
      <w:r w:rsidRPr="009B2B99">
        <w:rPr>
          <w:sz w:val="22"/>
          <w:szCs w:val="22"/>
        </w:rPr>
        <w:t>n fase di caricamento dovrà:</w:t>
      </w:r>
    </w:p>
    <w:p w14:paraId="6AD986A5" w14:textId="34A3A2D8" w:rsidR="003C053E" w:rsidRDefault="009A3371" w:rsidP="003C053E">
      <w:pPr>
        <w:pStyle w:val="Paragrafoelenco"/>
        <w:numPr>
          <w:ilvl w:val="0"/>
          <w:numId w:val="149"/>
        </w:numPr>
        <w:spacing w:after="120" w:line="276" w:lineRule="auto"/>
        <w:jc w:val="both"/>
        <w:rPr>
          <w:rFonts w:eastAsiaTheme="minorHAnsi" w:cstheme="minorHAnsi"/>
          <w:sz w:val="22"/>
          <w:szCs w:val="22"/>
        </w:rPr>
      </w:pPr>
      <w:r w:rsidRPr="009A3371">
        <w:rPr>
          <w:rFonts w:eastAsiaTheme="minorHAnsi" w:cstheme="minorHAnsi"/>
          <w:sz w:val="22"/>
          <w:szCs w:val="22"/>
        </w:rPr>
        <w:t>confermare tutte le informazioni inserite in fase di richiesta di ammissione</w:t>
      </w:r>
      <w:r>
        <w:rPr>
          <w:rFonts w:eastAsiaTheme="minorHAnsi" w:cstheme="minorHAnsi"/>
          <w:sz w:val="22"/>
          <w:szCs w:val="22"/>
        </w:rPr>
        <w:t>;</w:t>
      </w:r>
    </w:p>
    <w:p w14:paraId="14B517CC" w14:textId="2186E9A6" w:rsidR="009A3371" w:rsidRPr="009B2B99" w:rsidRDefault="009A3371" w:rsidP="003C053E">
      <w:pPr>
        <w:pStyle w:val="Paragrafoelenco"/>
        <w:numPr>
          <w:ilvl w:val="0"/>
          <w:numId w:val="149"/>
        </w:numPr>
        <w:spacing w:after="120" w:line="276" w:lineRule="auto"/>
        <w:jc w:val="both"/>
        <w:rPr>
          <w:rFonts w:eastAsiaTheme="minorHAnsi" w:cstheme="minorHAnsi"/>
          <w:sz w:val="22"/>
          <w:szCs w:val="22"/>
        </w:rPr>
      </w:pPr>
      <w:r>
        <w:rPr>
          <w:rFonts w:eastAsiaTheme="minorHAnsi" w:cstheme="minorHAnsi"/>
          <w:sz w:val="22"/>
          <w:szCs w:val="22"/>
        </w:rPr>
        <w:t xml:space="preserve">trasmettere la documentazione contabile </w:t>
      </w:r>
      <w:r w:rsidRPr="009A3371">
        <w:rPr>
          <w:rFonts w:eastAsiaTheme="minorHAnsi" w:cstheme="minorHAnsi"/>
          <w:sz w:val="22"/>
          <w:szCs w:val="22"/>
        </w:rPr>
        <w:t>(Stato di avanzamento lavori (SAL) e/o Registro di contabilità</w:t>
      </w:r>
      <w:r>
        <w:rPr>
          <w:rFonts w:eastAsiaTheme="minorHAnsi" w:cstheme="minorHAnsi"/>
          <w:sz w:val="22"/>
          <w:szCs w:val="22"/>
        </w:rPr>
        <w:t>)</w:t>
      </w:r>
      <w:r w:rsidRPr="009A3371">
        <w:rPr>
          <w:rFonts w:eastAsiaTheme="minorHAnsi" w:cstheme="minorHAnsi"/>
          <w:sz w:val="22"/>
          <w:szCs w:val="22"/>
        </w:rPr>
        <w:t xml:space="preserve"> attestante la spesa sostenuta per la realizzazione degli interventi rappresentanti almeno il 50% della spesa ammissibile </w:t>
      </w:r>
      <w:r w:rsidR="0028021F">
        <w:rPr>
          <w:rFonts w:cstheme="minorHAnsi"/>
          <w:sz w:val="22"/>
          <w:szCs w:val="22"/>
        </w:rPr>
        <w:t xml:space="preserve">dichiarata. </w:t>
      </w:r>
    </w:p>
    <w:p w14:paraId="27AA059D" w14:textId="221F5843" w:rsidR="0028021F" w:rsidRPr="009B2B99" w:rsidRDefault="0028021F" w:rsidP="0028021F">
      <w:pPr>
        <w:spacing w:after="120" w:line="276" w:lineRule="auto"/>
        <w:jc w:val="both"/>
        <w:rPr>
          <w:rFonts w:eastAsiaTheme="minorHAnsi" w:cstheme="minorHAnsi"/>
          <w:sz w:val="22"/>
          <w:szCs w:val="22"/>
        </w:rPr>
      </w:pPr>
      <w:r w:rsidRPr="00DA093F">
        <w:rPr>
          <w:rFonts w:eastAsia="Aptos" w:cstheme="minorHAnsi"/>
          <w:kern w:val="2"/>
          <w:sz w:val="22"/>
          <w:szCs w:val="22"/>
          <w14:ligatures w14:val="standardContextual"/>
        </w:rPr>
        <w:t xml:space="preserve">Una volta </w:t>
      </w:r>
      <w:r>
        <w:rPr>
          <w:rFonts w:eastAsia="Aptos" w:cstheme="minorHAnsi"/>
          <w:kern w:val="2"/>
          <w:sz w:val="22"/>
          <w:szCs w:val="22"/>
          <w14:ligatures w14:val="standardContextual"/>
        </w:rPr>
        <w:t xml:space="preserve">dichiarati i vari dati e </w:t>
      </w:r>
      <w:r w:rsidRPr="00DA093F">
        <w:rPr>
          <w:rFonts w:eastAsia="Aptos" w:cstheme="minorHAnsi"/>
          <w:kern w:val="2"/>
          <w:sz w:val="22"/>
          <w:szCs w:val="22"/>
          <w14:ligatures w14:val="standardContextual"/>
        </w:rPr>
        <w:t xml:space="preserve">caricata la documentazione </w:t>
      </w:r>
      <w:r>
        <w:rPr>
          <w:rFonts w:eastAsia="Aptos" w:cstheme="minorHAnsi"/>
          <w:kern w:val="2"/>
          <w:sz w:val="22"/>
          <w:szCs w:val="22"/>
          <w14:ligatures w14:val="standardContextual"/>
        </w:rPr>
        <w:t>necessaria, il Portale rende disponibile “</w:t>
      </w:r>
      <w:r w:rsidRPr="00DA093F">
        <w:rPr>
          <w:rFonts w:eastAsia="Aptos" w:cstheme="minorHAnsi"/>
          <w:b/>
          <w:bCs/>
          <w:kern w:val="2"/>
          <w:sz w:val="22"/>
          <w:szCs w:val="22"/>
          <w14:ligatures w14:val="standardContextual"/>
        </w:rPr>
        <w:t xml:space="preserve">la richiesta di </w:t>
      </w:r>
      <w:r>
        <w:rPr>
          <w:rFonts w:eastAsia="Aptos" w:cstheme="minorHAnsi"/>
          <w:b/>
          <w:bCs/>
          <w:kern w:val="2"/>
          <w:sz w:val="22"/>
          <w:szCs w:val="22"/>
          <w14:ligatures w14:val="standardContextual"/>
        </w:rPr>
        <w:t>rata intermedia</w:t>
      </w:r>
      <w:r>
        <w:rPr>
          <w:rFonts w:eastAsia="Aptos" w:cstheme="minorHAnsi"/>
          <w:kern w:val="2"/>
          <w:sz w:val="22"/>
          <w:szCs w:val="22"/>
          <w14:ligatures w14:val="standardContextual"/>
        </w:rPr>
        <w:t xml:space="preserve">” (il cui facsimile è riportato in allegato xx), </w:t>
      </w:r>
      <w:r w:rsidRPr="0028021F">
        <w:rPr>
          <w:rFonts w:eastAsia="Aptos" w:cstheme="minorHAnsi"/>
          <w:kern w:val="2"/>
          <w:sz w:val="22"/>
          <w:szCs w:val="22"/>
          <w14:ligatures w14:val="standardContextual"/>
        </w:rPr>
        <w:t>c</w:t>
      </w:r>
      <w:r w:rsidRPr="009B2B99">
        <w:rPr>
          <w:rFonts w:eastAsia="Aptos" w:cstheme="minorHAnsi"/>
          <w:kern w:val="2"/>
          <w:sz w:val="22"/>
          <w:szCs w:val="22"/>
          <w14:ligatures w14:val="standardContextual"/>
        </w:rPr>
        <w:t xml:space="preserve">omprensiva </w:t>
      </w:r>
      <w:r>
        <w:rPr>
          <w:rFonts w:eastAsia="Aptos" w:cstheme="minorHAnsi"/>
          <w:kern w:val="2"/>
          <w:sz w:val="22"/>
          <w:szCs w:val="22"/>
          <w14:ligatures w14:val="standardContextual"/>
        </w:rPr>
        <w:t>dell’indicazione del contributo spettante che il Soggetto Responsabile è tenuto a sottoscriver</w:t>
      </w:r>
      <w:r w:rsidR="008F17FD">
        <w:rPr>
          <w:rFonts w:eastAsia="Aptos" w:cstheme="minorHAnsi"/>
          <w:kern w:val="2"/>
          <w:sz w:val="22"/>
          <w:szCs w:val="22"/>
          <w14:ligatures w14:val="standardContextual"/>
        </w:rPr>
        <w:t>e</w:t>
      </w:r>
      <w:r>
        <w:rPr>
          <w:rFonts w:eastAsia="Aptos" w:cstheme="minorHAnsi"/>
          <w:kern w:val="2"/>
          <w:sz w:val="22"/>
          <w:szCs w:val="22"/>
          <w14:ligatures w14:val="standardContextual"/>
        </w:rPr>
        <w:t xml:space="preserve"> in ogni sua parte, </w:t>
      </w:r>
      <w:commentRangeStart w:id="16404"/>
      <w:r w:rsidRPr="009B2B99">
        <w:rPr>
          <w:rFonts w:eastAsia="Aptos" w:cstheme="minorHAnsi"/>
          <w:kern w:val="2"/>
          <w:sz w:val="22"/>
          <w:szCs w:val="22"/>
          <w:highlight w:val="yellow"/>
          <w14:ligatures w14:val="standardContextual"/>
        </w:rPr>
        <w:t>ivi incluse le condizioni contrattuali</w:t>
      </w:r>
      <w:commentRangeEnd w:id="16404"/>
      <w:r w:rsidR="00CF1603">
        <w:rPr>
          <w:rStyle w:val="Rimandocommento"/>
          <w:rFonts w:eastAsia="Aptos" w:cstheme="minorHAnsi"/>
          <w:kern w:val="2"/>
          <w:sz w:val="22"/>
          <w:szCs w:val="22"/>
          <w14:ligatures w14:val="standardContextual"/>
        </w:rPr>
        <w:commentReference w:id="16404"/>
      </w:r>
      <w:r>
        <w:rPr>
          <w:rFonts w:eastAsia="Aptos" w:cstheme="minorHAnsi"/>
          <w:kern w:val="2"/>
          <w:sz w:val="22"/>
          <w:szCs w:val="22"/>
          <w14:ligatures w14:val="standardContextual"/>
        </w:rPr>
        <w:t>,e caricarla sul Portaltermico.</w:t>
      </w:r>
    </w:p>
    <w:p w14:paraId="18210DAF" w14:textId="6A168920" w:rsidR="0028021F" w:rsidRPr="0030011E" w:rsidRDefault="0028021F" w:rsidP="0028021F">
      <w:pPr>
        <w:spacing w:line="276" w:lineRule="auto"/>
        <w:contextualSpacing/>
        <w:jc w:val="both"/>
        <w:rPr>
          <w:rFonts w:eastAsia="Aptos" w:cstheme="minorHAnsi"/>
          <w:kern w:val="2"/>
          <w:sz w:val="22"/>
          <w:szCs w:val="22"/>
          <w14:ligatures w14:val="standardContextual"/>
        </w:rPr>
      </w:pPr>
      <w:r>
        <w:rPr>
          <w:rFonts w:eastAsia="Aptos" w:cstheme="minorHAnsi"/>
          <w:kern w:val="2"/>
          <w:sz w:val="22"/>
          <w:szCs w:val="22"/>
          <w14:ligatures w14:val="standardContextual"/>
        </w:rPr>
        <w:t xml:space="preserve">Alla ricezione della richiesta di contributo </w:t>
      </w:r>
      <w:r w:rsidR="008F17FD">
        <w:rPr>
          <w:rFonts w:eastAsia="Aptos" w:cstheme="minorHAnsi"/>
          <w:kern w:val="2"/>
          <w:sz w:val="22"/>
          <w:szCs w:val="22"/>
          <w14:ligatures w14:val="standardContextual"/>
        </w:rPr>
        <w:t>“rata intermedia”,</w:t>
      </w:r>
      <w:r>
        <w:rPr>
          <w:rFonts w:eastAsia="Aptos" w:cstheme="minorHAnsi"/>
          <w:kern w:val="2"/>
          <w:sz w:val="22"/>
          <w:szCs w:val="22"/>
          <w14:ligatures w14:val="standardContextual"/>
        </w:rPr>
        <w:t xml:space="preserve"> il GSE avvia il procedimento di valutazione</w:t>
      </w:r>
      <w:r w:rsidR="008F17FD">
        <w:rPr>
          <w:rFonts w:eastAsia="Aptos" w:cstheme="minorHAnsi"/>
          <w:kern w:val="2"/>
          <w:sz w:val="22"/>
          <w:szCs w:val="22"/>
          <w14:ligatures w14:val="standardContextual"/>
        </w:rPr>
        <w:t>, secondo l’iter istruttorio di cui alle modalità e tempistiche indicate al precedente Paragrafo 5.</w:t>
      </w:r>
    </w:p>
    <w:p w14:paraId="4716AE24" w14:textId="6EE52BAE" w:rsidR="0028021F" w:rsidRDefault="0028021F" w:rsidP="0028021F">
      <w:pPr>
        <w:spacing w:line="276" w:lineRule="auto"/>
        <w:contextualSpacing/>
        <w:jc w:val="both"/>
        <w:rPr>
          <w:rFonts w:eastAsia="Aptos" w:cstheme="minorHAnsi"/>
          <w:kern w:val="2"/>
          <w:sz w:val="22"/>
          <w:szCs w:val="22"/>
          <w14:ligatures w14:val="standardContextual"/>
        </w:rPr>
      </w:pPr>
      <w:r>
        <w:rPr>
          <w:rFonts w:eastAsia="Aptos" w:cstheme="minorHAnsi"/>
          <w:kern w:val="2"/>
          <w:sz w:val="22"/>
          <w:szCs w:val="22"/>
          <w14:ligatures w14:val="standardContextual"/>
        </w:rPr>
        <w:t>A conclusione del processo di valutazione:</w:t>
      </w:r>
    </w:p>
    <w:p w14:paraId="4C23846D" w14:textId="67EA8ED4" w:rsidR="0028021F" w:rsidRDefault="0028021F" w:rsidP="0028021F">
      <w:pPr>
        <w:pStyle w:val="Paragrafoelenco"/>
        <w:numPr>
          <w:ilvl w:val="0"/>
          <w:numId w:val="132"/>
        </w:numPr>
        <w:spacing w:line="276" w:lineRule="auto"/>
        <w:jc w:val="both"/>
        <w:rPr>
          <w:rFonts w:eastAsia="Aptos" w:cstheme="minorHAnsi"/>
          <w:kern w:val="2"/>
          <w:sz w:val="22"/>
          <w:szCs w:val="22"/>
          <w14:ligatures w14:val="standardContextual"/>
        </w:rPr>
      </w:pPr>
      <w:r>
        <w:rPr>
          <w:rFonts w:eastAsia="Aptos" w:cstheme="minorHAnsi"/>
          <w:kern w:val="2"/>
          <w:sz w:val="22"/>
          <w:szCs w:val="22"/>
          <w14:ligatures w14:val="standardContextual"/>
        </w:rPr>
        <w:t xml:space="preserve">in caso di esito positivo dell’istruttoria, il </w:t>
      </w:r>
      <w:r w:rsidRPr="00DA093F">
        <w:rPr>
          <w:rFonts w:eastAsia="Aptos" w:cstheme="minorHAnsi"/>
          <w:kern w:val="2"/>
          <w:sz w:val="22"/>
          <w:szCs w:val="22"/>
          <w14:ligatures w14:val="standardContextual"/>
        </w:rPr>
        <w:t>GSE trasmette il provvedimento di accoglimento</w:t>
      </w:r>
      <w:r>
        <w:rPr>
          <w:rFonts w:eastAsia="Aptos" w:cstheme="minorHAnsi"/>
          <w:kern w:val="2"/>
          <w:sz w:val="22"/>
          <w:szCs w:val="22"/>
          <w14:ligatures w14:val="standardContextual"/>
        </w:rPr>
        <w:t>,</w:t>
      </w:r>
      <w:r w:rsidRPr="00DA093F">
        <w:rPr>
          <w:rFonts w:eastAsia="Aptos" w:cstheme="minorHAnsi"/>
          <w:kern w:val="2"/>
          <w:sz w:val="22"/>
          <w:szCs w:val="22"/>
          <w14:ligatures w14:val="standardContextual"/>
        </w:rPr>
        <w:t xml:space="preserve"> finalizzato all’erogazione dell</w:t>
      </w:r>
      <w:r w:rsidR="008F17FD">
        <w:rPr>
          <w:rFonts w:eastAsia="Aptos" w:cstheme="minorHAnsi"/>
          <w:kern w:val="2"/>
          <w:sz w:val="22"/>
          <w:szCs w:val="22"/>
          <w14:ligatures w14:val="standardContextual"/>
        </w:rPr>
        <w:t>a rata intermedia</w:t>
      </w:r>
      <w:r>
        <w:rPr>
          <w:rFonts w:eastAsia="Aptos" w:cstheme="minorHAnsi"/>
          <w:kern w:val="2"/>
          <w:sz w:val="22"/>
          <w:szCs w:val="22"/>
          <w14:ligatures w14:val="standardContextual"/>
        </w:rPr>
        <w:t>;</w:t>
      </w:r>
    </w:p>
    <w:p w14:paraId="099C3247" w14:textId="23B1EB77" w:rsidR="0028021F" w:rsidRDefault="0028021F" w:rsidP="0028021F">
      <w:pPr>
        <w:pStyle w:val="Paragrafoelenco"/>
        <w:numPr>
          <w:ilvl w:val="0"/>
          <w:numId w:val="132"/>
        </w:numPr>
        <w:spacing w:line="276" w:lineRule="auto"/>
        <w:jc w:val="both"/>
        <w:rPr>
          <w:rFonts w:eastAsia="Aptos" w:cstheme="minorHAnsi"/>
          <w:kern w:val="2"/>
          <w:sz w:val="22"/>
          <w:szCs w:val="22"/>
          <w14:ligatures w14:val="standardContextual"/>
        </w:rPr>
      </w:pPr>
      <w:r w:rsidRPr="00DA093F">
        <w:rPr>
          <w:rFonts w:eastAsia="Aptos" w:cstheme="minorHAnsi"/>
          <w:kern w:val="2"/>
          <w:sz w:val="22"/>
          <w:szCs w:val="22"/>
          <w14:ligatures w14:val="standardContextual"/>
        </w:rPr>
        <w:t xml:space="preserve"> </w:t>
      </w:r>
      <w:r>
        <w:rPr>
          <w:rFonts w:eastAsia="Aptos" w:cstheme="minorHAnsi"/>
          <w:kern w:val="2"/>
          <w:sz w:val="22"/>
          <w:szCs w:val="22"/>
          <w14:ligatures w14:val="standardContextual"/>
        </w:rPr>
        <w:t>in caso in cui la documentazione si confermi incompleta, carente o difforme ai requisiti previsti dal Decreto</w:t>
      </w:r>
      <w:r w:rsidR="008F17FD">
        <w:rPr>
          <w:rFonts w:eastAsia="Aptos" w:cstheme="minorHAnsi"/>
          <w:kern w:val="2"/>
          <w:sz w:val="22"/>
          <w:szCs w:val="22"/>
          <w14:ligatures w14:val="standardContextual"/>
        </w:rPr>
        <w:t xml:space="preserve"> </w:t>
      </w:r>
      <w:r>
        <w:rPr>
          <w:rFonts w:eastAsia="Aptos" w:cstheme="minorHAnsi"/>
          <w:kern w:val="2"/>
          <w:sz w:val="22"/>
          <w:szCs w:val="22"/>
          <w14:ligatures w14:val="standardContextual"/>
        </w:rPr>
        <w:t>o per mancata trasmissione delle integrazioni richieste, il GSE trasmette il provvedimento di rigetto dell’istanza</w:t>
      </w:r>
      <w:r w:rsidR="008F17FD">
        <w:rPr>
          <w:rFonts w:eastAsia="Aptos" w:cstheme="minorHAnsi"/>
          <w:kern w:val="2"/>
          <w:sz w:val="22"/>
          <w:szCs w:val="22"/>
          <w14:ligatures w14:val="standardContextual"/>
        </w:rPr>
        <w:t xml:space="preserve">, demandando </w:t>
      </w:r>
      <w:r w:rsidR="00E04E88">
        <w:rPr>
          <w:rFonts w:eastAsia="Aptos" w:cstheme="minorHAnsi"/>
          <w:kern w:val="2"/>
          <w:sz w:val="22"/>
          <w:szCs w:val="22"/>
          <w14:ligatures w14:val="standardContextual"/>
        </w:rPr>
        <w:t xml:space="preserve">direttamente </w:t>
      </w:r>
      <w:r w:rsidR="008F17FD">
        <w:rPr>
          <w:rFonts w:eastAsia="Aptos" w:cstheme="minorHAnsi"/>
          <w:kern w:val="2"/>
          <w:sz w:val="22"/>
          <w:szCs w:val="22"/>
          <w14:ligatures w14:val="standardContextual"/>
        </w:rPr>
        <w:t>alla successiva fase di saldo, a lavori ultimati, per la consuntivazione degli incentivi spettanti</w:t>
      </w:r>
      <w:r>
        <w:rPr>
          <w:rFonts w:eastAsia="Aptos" w:cstheme="minorHAnsi"/>
          <w:kern w:val="2"/>
          <w:sz w:val="22"/>
          <w:szCs w:val="22"/>
          <w14:ligatures w14:val="standardContextual"/>
        </w:rPr>
        <w:t xml:space="preserve">. </w:t>
      </w:r>
    </w:p>
    <w:p w14:paraId="54A0D0F4" w14:textId="2789C70D" w:rsidR="0028021F" w:rsidRDefault="002D105C">
      <w:pPr>
        <w:spacing w:after="120" w:line="276" w:lineRule="auto"/>
        <w:jc w:val="both"/>
        <w:rPr>
          <w:rFonts w:eastAsiaTheme="minorHAnsi" w:cstheme="minorHAnsi"/>
          <w:sz w:val="22"/>
          <w:szCs w:val="22"/>
        </w:rPr>
      </w:pPr>
      <w:r>
        <w:rPr>
          <w:rFonts w:eastAsiaTheme="minorHAnsi" w:cstheme="minorHAnsi"/>
          <w:sz w:val="22"/>
          <w:szCs w:val="22"/>
        </w:rPr>
        <w:t>La rata intermedia è quantificata in funzione dell’incentivo massimale prenotato, con decurtazione dell’acconto erogato, e distribuendo uniformemente la restante quota spettante in misura pari al 50% tra la rata intermedia e il saldo da consuntivare alla fine dei lavori.</w:t>
      </w:r>
      <w:r w:rsidR="006A0433">
        <w:rPr>
          <w:rFonts w:eastAsiaTheme="minorHAnsi" w:cstheme="minorHAnsi"/>
          <w:sz w:val="22"/>
          <w:szCs w:val="22"/>
        </w:rPr>
        <w:t xml:space="preserve"> </w:t>
      </w:r>
      <w:del w:id="16406" w:author="Visone Rossana (GSE)" w:date="2025-10-20T11:12:00Z" w16du:dateUtc="2025-10-20T09:12:00Z">
        <w:r w:rsidR="006A0433" w:rsidDel="00E91C55">
          <w:rPr>
            <w:rFonts w:eastAsiaTheme="minorHAnsi" w:cstheme="minorHAnsi"/>
            <w:sz w:val="22"/>
            <w:szCs w:val="22"/>
          </w:rPr>
          <w:delText>_</w:delText>
        </w:r>
      </w:del>
    </w:p>
    <w:p w14:paraId="4C5D1945" w14:textId="25F1105B" w:rsidR="00E23830" w:rsidRPr="00C07C38" w:rsidRDefault="00E23830">
      <w:pPr>
        <w:pStyle w:val="TITOLO20"/>
        <w:numPr>
          <w:ilvl w:val="2"/>
          <w:numId w:val="292"/>
        </w:numPr>
        <w:ind w:left="1134" w:hanging="708"/>
        <w:pPrChange w:id="16407" w:author="Oliosi Francesco (GSE)" w:date="2025-10-15T10:47:00Z" w16du:dateUtc="2025-10-15T08:47:00Z">
          <w:pPr>
            <w:pStyle w:val="TITOLO3GSE"/>
          </w:pPr>
        </w:pPrChange>
      </w:pPr>
      <w:bookmarkStart w:id="16408" w:name="_Toc212462552"/>
      <w:r w:rsidRPr="00C07C38">
        <w:t xml:space="preserve">- FASE 5 - </w:t>
      </w:r>
      <w:r w:rsidRPr="00E23830">
        <w:t>adempimenti in fase di conclusione dei lavori</w:t>
      </w:r>
      <w:bookmarkEnd w:id="16408"/>
    </w:p>
    <w:p w14:paraId="2CDCE27D" w14:textId="77777777" w:rsidR="00E23830" w:rsidRPr="00560F08" w:rsidRDefault="00E23830" w:rsidP="00560F08">
      <w:pPr>
        <w:spacing w:after="120" w:line="276" w:lineRule="auto"/>
        <w:jc w:val="both"/>
        <w:rPr>
          <w:rFonts w:eastAsiaTheme="minorHAnsi" w:cstheme="minorHAnsi"/>
          <w:sz w:val="22"/>
          <w:szCs w:val="22"/>
        </w:rPr>
      </w:pPr>
      <w:r w:rsidRPr="00560F08">
        <w:rPr>
          <w:rFonts w:eastAsiaTheme="minorHAnsi" w:cstheme="minorHAnsi"/>
          <w:sz w:val="22"/>
          <w:szCs w:val="22"/>
        </w:rPr>
        <w:t xml:space="preserve">In riferimento alle tempistiche che il Soggetto Responsabile deve rispettare nell’espletamento degli adempimenti propedeutici all’accesso al Conto Termico, a pena di: </w:t>
      </w:r>
    </w:p>
    <w:p w14:paraId="30E995ED" w14:textId="390E4264" w:rsidR="00E23830" w:rsidRPr="00560F08" w:rsidRDefault="00E23830" w:rsidP="00560F08">
      <w:pPr>
        <w:pStyle w:val="Paragrafoelenco"/>
        <w:numPr>
          <w:ilvl w:val="0"/>
          <w:numId w:val="104"/>
        </w:numPr>
        <w:spacing w:after="120" w:line="276" w:lineRule="auto"/>
        <w:jc w:val="both"/>
        <w:rPr>
          <w:rFonts w:eastAsiaTheme="minorHAnsi" w:cstheme="minorHAnsi"/>
          <w:sz w:val="22"/>
          <w:szCs w:val="22"/>
        </w:rPr>
      </w:pPr>
      <w:r w:rsidRPr="00560F08">
        <w:rPr>
          <w:rFonts w:eastAsiaTheme="minorHAnsi" w:cstheme="minorHAnsi"/>
          <w:sz w:val="22"/>
          <w:szCs w:val="22"/>
        </w:rPr>
        <w:t>esclusione dagli incentivi a prenotazione</w:t>
      </w:r>
      <w:r w:rsidR="00560F08">
        <w:rPr>
          <w:rFonts w:eastAsiaTheme="minorHAnsi" w:cstheme="minorHAnsi"/>
          <w:sz w:val="22"/>
          <w:szCs w:val="22"/>
        </w:rPr>
        <w:t>;</w:t>
      </w:r>
    </w:p>
    <w:p w14:paraId="0C2967A3" w14:textId="7B103D82" w:rsidR="00E23830" w:rsidRPr="00560F08" w:rsidRDefault="00E23830" w:rsidP="00560F08">
      <w:pPr>
        <w:pStyle w:val="Paragrafoelenco"/>
        <w:numPr>
          <w:ilvl w:val="0"/>
          <w:numId w:val="104"/>
        </w:numPr>
        <w:spacing w:after="120" w:line="276" w:lineRule="auto"/>
        <w:jc w:val="both"/>
        <w:rPr>
          <w:rFonts w:eastAsiaTheme="minorHAnsi" w:cstheme="minorHAnsi"/>
          <w:sz w:val="22"/>
          <w:szCs w:val="22"/>
        </w:rPr>
      </w:pPr>
      <w:r w:rsidRPr="00560F08">
        <w:rPr>
          <w:rFonts w:eastAsiaTheme="minorHAnsi" w:cstheme="minorHAnsi"/>
          <w:sz w:val="22"/>
          <w:szCs w:val="22"/>
        </w:rPr>
        <w:t xml:space="preserve">venir meno dell’impegno assunto dal GSE di accantonare le relative risorse, </w:t>
      </w:r>
    </w:p>
    <w:p w14:paraId="0ED3E0E7" w14:textId="1F088570" w:rsidR="00E23830" w:rsidRPr="00560F08" w:rsidRDefault="00E23830" w:rsidP="00560F08">
      <w:pPr>
        <w:spacing w:after="120" w:line="276" w:lineRule="auto"/>
        <w:jc w:val="both"/>
        <w:rPr>
          <w:rFonts w:eastAsiaTheme="minorHAnsi" w:cstheme="minorHAnsi"/>
          <w:sz w:val="22"/>
          <w:szCs w:val="22"/>
        </w:rPr>
      </w:pPr>
      <w:r w:rsidRPr="00560F08">
        <w:rPr>
          <w:rFonts w:eastAsiaTheme="minorHAnsi" w:cstheme="minorHAnsi"/>
          <w:sz w:val="22"/>
          <w:szCs w:val="22"/>
        </w:rPr>
        <w:t>Caso i.</w:t>
      </w:r>
      <w:r w:rsidR="0016306B">
        <w:rPr>
          <w:rFonts w:eastAsiaTheme="minorHAnsi" w:cstheme="minorHAnsi"/>
          <w:sz w:val="22"/>
          <w:szCs w:val="22"/>
        </w:rPr>
        <w:t>, ii., iii., iv.</w:t>
      </w:r>
      <w:r w:rsidRPr="00560F08">
        <w:rPr>
          <w:rFonts w:eastAsiaTheme="minorHAnsi" w:cstheme="minorHAnsi"/>
          <w:sz w:val="22"/>
          <w:szCs w:val="22"/>
        </w:rPr>
        <w:t xml:space="preserve">: entro </w:t>
      </w:r>
      <w:r w:rsidR="00B407DF">
        <w:rPr>
          <w:rFonts w:eastAsiaTheme="minorHAnsi" w:cstheme="minorHAnsi"/>
          <w:sz w:val="22"/>
          <w:szCs w:val="22"/>
        </w:rPr>
        <w:t>12</w:t>
      </w:r>
      <w:r w:rsidRPr="00560F08">
        <w:rPr>
          <w:rFonts w:eastAsiaTheme="minorHAnsi" w:cstheme="minorHAnsi"/>
          <w:sz w:val="22"/>
          <w:szCs w:val="22"/>
        </w:rPr>
        <w:t xml:space="preserve"> mesi dalla </w:t>
      </w:r>
      <w:r w:rsidR="0016306B">
        <w:rPr>
          <w:rFonts w:eastAsiaTheme="minorHAnsi" w:cstheme="minorHAnsi"/>
          <w:sz w:val="22"/>
          <w:szCs w:val="22"/>
        </w:rPr>
        <w:t>presentazione al</w:t>
      </w:r>
      <w:r w:rsidRPr="00560F08">
        <w:rPr>
          <w:rFonts w:eastAsiaTheme="minorHAnsi" w:cstheme="minorHAnsi"/>
          <w:sz w:val="22"/>
          <w:szCs w:val="22"/>
        </w:rPr>
        <w:t xml:space="preserve"> GSE</w:t>
      </w:r>
      <w:r w:rsidR="0016306B">
        <w:rPr>
          <w:rFonts w:eastAsiaTheme="minorHAnsi" w:cstheme="minorHAnsi"/>
          <w:sz w:val="22"/>
          <w:szCs w:val="22"/>
        </w:rPr>
        <w:t xml:space="preserve"> della documentazione attestante l’avvio lavori</w:t>
      </w:r>
      <w:r w:rsidRPr="00560F08">
        <w:rPr>
          <w:rFonts w:eastAsiaTheme="minorHAnsi" w:cstheme="minorHAnsi"/>
          <w:sz w:val="22"/>
          <w:szCs w:val="22"/>
        </w:rPr>
        <w:t>, il Soggetto Responsabile presenta, attraverso il Portaltermico, la dichiarazione sostitutiva di atto di notorietà, resa ai sensi del D.P.R. 445/00, attestante la conclusione dei lavori (CL) di realizzazione dell’intervento previsto (entro 36 mesi nel caso degli interventi per edifici nZEB di cui all’articolo</w:t>
      </w:r>
      <w:r w:rsidR="00B407DF">
        <w:rPr>
          <w:rFonts w:eastAsiaTheme="minorHAnsi" w:cstheme="minorHAnsi"/>
          <w:sz w:val="22"/>
          <w:szCs w:val="22"/>
        </w:rPr>
        <w:t xml:space="preserve"> 5</w:t>
      </w:r>
      <w:r w:rsidRPr="00560F08">
        <w:rPr>
          <w:rFonts w:eastAsiaTheme="minorHAnsi" w:cstheme="minorHAnsi"/>
          <w:sz w:val="22"/>
          <w:szCs w:val="22"/>
        </w:rPr>
        <w:t xml:space="preserve">, comma </w:t>
      </w:r>
      <w:r w:rsidR="00B407DF">
        <w:rPr>
          <w:rFonts w:eastAsiaTheme="minorHAnsi" w:cstheme="minorHAnsi"/>
          <w:sz w:val="22"/>
          <w:szCs w:val="22"/>
        </w:rPr>
        <w:t>1</w:t>
      </w:r>
      <w:r w:rsidRPr="00560F08">
        <w:rPr>
          <w:rFonts w:eastAsiaTheme="minorHAnsi" w:cstheme="minorHAnsi"/>
          <w:sz w:val="22"/>
          <w:szCs w:val="22"/>
        </w:rPr>
        <w:t xml:space="preserve">, lettera </w:t>
      </w:r>
      <w:r w:rsidR="00B407DF">
        <w:rPr>
          <w:rFonts w:eastAsiaTheme="minorHAnsi" w:cstheme="minorHAnsi"/>
          <w:sz w:val="22"/>
          <w:szCs w:val="22"/>
        </w:rPr>
        <w:t>d)</w:t>
      </w:r>
      <w:r w:rsidRPr="00560F08">
        <w:rPr>
          <w:rFonts w:eastAsiaTheme="minorHAnsi" w:cstheme="minorHAnsi"/>
          <w:sz w:val="22"/>
          <w:szCs w:val="22"/>
        </w:rPr>
        <w:t>).</w:t>
      </w:r>
    </w:p>
    <w:p w14:paraId="371FA328" w14:textId="7CDA8FC0" w:rsidR="00602E63" w:rsidRPr="00C07C38" w:rsidRDefault="00602E63">
      <w:pPr>
        <w:pStyle w:val="TITOLO20"/>
        <w:numPr>
          <w:ilvl w:val="2"/>
          <w:numId w:val="292"/>
        </w:numPr>
        <w:ind w:left="1134" w:hanging="708"/>
        <w:pPrChange w:id="16409" w:author="Oliosi Francesco (GSE)" w:date="2025-10-15T10:47:00Z" w16du:dateUtc="2025-10-15T08:47:00Z">
          <w:pPr>
            <w:pStyle w:val="TITOLO3GSE"/>
          </w:pPr>
        </w:pPrChange>
      </w:pPr>
      <w:bookmarkStart w:id="16410" w:name="_Toc212462553"/>
      <w:r w:rsidRPr="00C07C38">
        <w:t xml:space="preserve">- FASE 5 - </w:t>
      </w:r>
      <w:r w:rsidR="004C35D2" w:rsidRPr="004C35D2">
        <w:t>adempimenti conclusivi - richiesta di accesso diretto per erogazione saldo</w:t>
      </w:r>
      <w:bookmarkEnd w:id="16410"/>
    </w:p>
    <w:p w14:paraId="1FF9A4E4" w14:textId="77777777" w:rsidR="00602E63" w:rsidRPr="00390944" w:rsidRDefault="00602E63" w:rsidP="00602E63">
      <w:pPr>
        <w:spacing w:after="120"/>
        <w:jc w:val="both"/>
        <w:rPr>
          <w:rFonts w:eastAsiaTheme="minorHAnsi"/>
          <w:b/>
          <w:bCs/>
          <w:sz w:val="22"/>
          <w:szCs w:val="22"/>
        </w:rPr>
      </w:pPr>
      <w:r w:rsidRPr="00390944">
        <w:rPr>
          <w:rFonts w:eastAsiaTheme="minorHAnsi"/>
          <w:b/>
          <w:bCs/>
          <w:sz w:val="22"/>
          <w:szCs w:val="22"/>
        </w:rPr>
        <w:t>Saldo</w:t>
      </w:r>
    </w:p>
    <w:p w14:paraId="47378ABB" w14:textId="1600D594" w:rsidR="00602E63" w:rsidRPr="00390944" w:rsidRDefault="00602E63" w:rsidP="00390944">
      <w:pPr>
        <w:spacing w:after="120" w:line="276" w:lineRule="auto"/>
        <w:jc w:val="both"/>
        <w:rPr>
          <w:rFonts w:eastAsiaTheme="minorHAnsi"/>
          <w:strike/>
          <w:sz w:val="22"/>
          <w:szCs w:val="22"/>
        </w:rPr>
      </w:pPr>
      <w:r w:rsidRPr="00390944">
        <w:rPr>
          <w:rFonts w:eastAsiaTheme="minorHAnsi"/>
          <w:sz w:val="22"/>
          <w:szCs w:val="22"/>
        </w:rPr>
        <w:t xml:space="preserve">A conclusione dei lavori, </w:t>
      </w:r>
      <w:r w:rsidR="00B407DF" w:rsidRPr="00390944">
        <w:rPr>
          <w:rFonts w:eastAsiaTheme="minorHAnsi"/>
          <w:sz w:val="22"/>
          <w:szCs w:val="22"/>
        </w:rPr>
        <w:t>i</w:t>
      </w:r>
      <w:r w:rsidRPr="00390944">
        <w:rPr>
          <w:rFonts w:eastAsiaTheme="minorHAnsi"/>
          <w:sz w:val="22"/>
          <w:szCs w:val="22"/>
        </w:rPr>
        <w:t>l GSE eroga, in un’unica rata a saldo, la parte residua dell’incentivo previa trasmissione dell’istanza alla conclusione dei lavori</w:t>
      </w:r>
      <w:r w:rsidR="0016306B">
        <w:rPr>
          <w:rFonts w:eastAsiaTheme="minorHAnsi"/>
          <w:sz w:val="22"/>
          <w:szCs w:val="22"/>
        </w:rPr>
        <w:t xml:space="preserve"> (in modalità accesso diretto</w:t>
      </w:r>
      <w:r w:rsidR="00AE6885">
        <w:rPr>
          <w:rFonts w:eastAsiaTheme="minorHAnsi"/>
          <w:sz w:val="22"/>
          <w:szCs w:val="22"/>
        </w:rPr>
        <w:t>)</w:t>
      </w:r>
      <w:r w:rsidR="0016306B">
        <w:rPr>
          <w:rFonts w:eastAsiaTheme="minorHAnsi"/>
          <w:sz w:val="22"/>
          <w:szCs w:val="22"/>
        </w:rPr>
        <w:t>, utilizzando il medesimo codice identificativo della</w:t>
      </w:r>
      <w:r w:rsidR="0016306B" w:rsidRPr="0016306B">
        <w:rPr>
          <w:rFonts w:eastAsiaTheme="minorHAnsi"/>
          <w:sz w:val="22"/>
          <w:szCs w:val="22"/>
        </w:rPr>
        <w:t xml:space="preserve"> </w:t>
      </w:r>
      <w:r w:rsidR="0016306B">
        <w:rPr>
          <w:rFonts w:eastAsiaTheme="minorHAnsi"/>
          <w:sz w:val="22"/>
          <w:szCs w:val="22"/>
        </w:rPr>
        <w:t>richiesta di prenotazione</w:t>
      </w:r>
      <w:r w:rsidRPr="00390944">
        <w:rPr>
          <w:rFonts w:eastAsiaTheme="minorHAnsi"/>
          <w:sz w:val="22"/>
          <w:szCs w:val="22"/>
        </w:rPr>
        <w:t>.</w:t>
      </w:r>
    </w:p>
    <w:p w14:paraId="38D201D9" w14:textId="77777777" w:rsidR="00602E63" w:rsidRDefault="00602E63" w:rsidP="00390944">
      <w:pPr>
        <w:spacing w:after="120" w:line="276" w:lineRule="auto"/>
        <w:jc w:val="both"/>
        <w:rPr>
          <w:rFonts w:eastAsiaTheme="minorHAnsi"/>
          <w:sz w:val="22"/>
          <w:szCs w:val="22"/>
        </w:rPr>
      </w:pPr>
      <w:r w:rsidRPr="00390944">
        <w:rPr>
          <w:rFonts w:eastAsiaTheme="minorHAnsi"/>
          <w:sz w:val="22"/>
          <w:szCs w:val="22"/>
        </w:rPr>
        <w:t>Con riferimento alle richieste multi-intervento, l’ammontare dell’incentivo è da intendersi pari alla somma degli incentivi relativi ai singoli interventi.</w:t>
      </w:r>
    </w:p>
    <w:p w14:paraId="18821970" w14:textId="523E7489" w:rsidR="003042AE" w:rsidRPr="008B1DFF" w:rsidRDefault="00390944" w:rsidP="00390944">
      <w:pPr>
        <w:spacing w:after="120" w:line="276" w:lineRule="auto"/>
        <w:jc w:val="both"/>
        <w:rPr>
          <w:ins w:id="16411" w:author="Visone Rossana (GSE)" w:date="2025-09-05T11:37:00Z" w16du:dateUtc="2025-09-05T09:37:00Z"/>
          <w:rFonts w:eastAsiaTheme="minorHAnsi"/>
          <w:sz w:val="22"/>
          <w:szCs w:val="22"/>
          <w:rPrChange w:id="16412" w:author="Visone Rossana (GSE)" w:date="2025-09-09T14:44:00Z" w16du:dateUtc="2025-09-09T12:44:00Z">
            <w:rPr>
              <w:ins w:id="16413" w:author="Visone Rossana (GSE)" w:date="2025-09-05T11:37:00Z" w16du:dateUtc="2025-09-05T09:37:00Z"/>
              <w:rFonts w:eastAsiaTheme="minorHAnsi"/>
            </w:rPr>
          </w:rPrChange>
        </w:rPr>
      </w:pPr>
      <w:r>
        <w:rPr>
          <w:rFonts w:eastAsiaTheme="minorHAnsi"/>
          <w:sz w:val="22"/>
          <w:szCs w:val="22"/>
        </w:rPr>
        <w:t>Gli importi relativi al saldo dell’incentivo saranno erogati al netto del corrispettivo per la copertura dei costi sostenuti per lo svolgimento delle attività istruttorie.</w:t>
      </w:r>
      <w:ins w:id="16414" w:author="Visone Rossana (GSE)" w:date="2025-10-08T16:16:00Z" w16du:dateUtc="2025-10-08T14:16:00Z">
        <w:r>
          <w:rPr>
            <w:rFonts w:eastAsiaTheme="minorHAnsi"/>
            <w:sz w:val="22"/>
            <w:szCs w:val="22"/>
          </w:rPr>
          <w:t xml:space="preserve"> </w:t>
        </w:r>
      </w:ins>
    </w:p>
    <w:p w14:paraId="72DB25D4" w14:textId="59A60030" w:rsidR="004C35D2" w:rsidRPr="0048585F" w:rsidRDefault="004C35D2">
      <w:pPr>
        <w:pStyle w:val="TITOLO20"/>
        <w:numPr>
          <w:ilvl w:val="1"/>
          <w:numId w:val="292"/>
        </w:numPr>
        <w:ind w:left="567" w:hanging="567"/>
        <w:outlineLvl w:val="1"/>
        <w:pPrChange w:id="16415" w:author="Oliosi Francesco (GSE)" w:date="2025-10-15T10:47:00Z" w16du:dateUtc="2025-10-15T08:47:00Z">
          <w:pPr>
            <w:pStyle w:val="TITOLO3GSE"/>
          </w:pPr>
        </w:pPrChange>
      </w:pPr>
      <w:del w:id="16416" w:author="Oliosi Francesco (GSE)" w:date="2025-10-15T10:22:00Z" w16du:dateUtc="2025-10-15T08:22:00Z">
        <w:r w:rsidRPr="0048585F">
          <w:lastRenderedPageBreak/>
          <w:delText>-</w:delText>
        </w:r>
      </w:del>
      <w:bookmarkStart w:id="16417" w:name="_Toc212462554"/>
      <w:r>
        <w:t>Decadenza dalla prenotazione</w:t>
      </w:r>
      <w:bookmarkEnd w:id="16417"/>
      <w:r>
        <w:t xml:space="preserve"> </w:t>
      </w:r>
      <w:r w:rsidRPr="0048585F">
        <w:t xml:space="preserve"> </w:t>
      </w:r>
    </w:p>
    <w:p w14:paraId="25CAA7A6" w14:textId="2DF5480C" w:rsidR="00C63623" w:rsidRDefault="00321F01" w:rsidP="005B226A">
      <w:pPr>
        <w:spacing w:line="276" w:lineRule="auto"/>
        <w:rPr>
          <w:rFonts w:cstheme="minorHAnsi"/>
          <w:sz w:val="22"/>
          <w:szCs w:val="22"/>
        </w:rPr>
      </w:pPr>
      <w:r w:rsidRPr="005B226A">
        <w:rPr>
          <w:rFonts w:cstheme="minorHAnsi"/>
          <w:sz w:val="22"/>
          <w:szCs w:val="22"/>
        </w:rPr>
        <w:t>Ai</w:t>
      </w:r>
      <w:r>
        <w:rPr>
          <w:rFonts w:cstheme="minorHAnsi"/>
          <w:sz w:val="22"/>
          <w:szCs w:val="22"/>
        </w:rPr>
        <w:t xml:space="preserve"> sensi dell’art. 14, comma 4, i</w:t>
      </w:r>
      <w:r w:rsidR="004C35D2" w:rsidRPr="005B226A">
        <w:rPr>
          <w:rFonts w:cstheme="minorHAnsi"/>
          <w:sz w:val="22"/>
          <w:szCs w:val="22"/>
        </w:rPr>
        <w:t>l Soggetto Responsabile</w:t>
      </w:r>
      <w:r w:rsidR="0016306B">
        <w:rPr>
          <w:rFonts w:cstheme="minorHAnsi"/>
          <w:sz w:val="22"/>
          <w:szCs w:val="22"/>
        </w:rPr>
        <w:t xml:space="preserve"> decade dal diritto della prenotazione,</w:t>
      </w:r>
      <w:r w:rsidR="00C63623">
        <w:rPr>
          <w:rFonts w:cstheme="minorHAnsi"/>
          <w:sz w:val="22"/>
          <w:szCs w:val="22"/>
        </w:rPr>
        <w:t xml:space="preserve"> </w:t>
      </w:r>
      <w:r w:rsidR="0016306B">
        <w:rPr>
          <w:rFonts w:cstheme="minorHAnsi"/>
          <w:sz w:val="22"/>
          <w:szCs w:val="22"/>
        </w:rPr>
        <w:t>nel caso in cui</w:t>
      </w:r>
      <w:r w:rsidR="004C35D2" w:rsidRPr="005B226A">
        <w:rPr>
          <w:rFonts w:cstheme="minorHAnsi"/>
          <w:sz w:val="22"/>
          <w:szCs w:val="22"/>
        </w:rPr>
        <w:t xml:space="preserve"> non rispetti i termini previsti per l’avvio </w:t>
      </w:r>
      <w:r w:rsidR="00C63623">
        <w:rPr>
          <w:rFonts w:cstheme="minorHAnsi"/>
          <w:sz w:val="22"/>
          <w:szCs w:val="22"/>
        </w:rPr>
        <w:t>e/o</w:t>
      </w:r>
      <w:r w:rsidR="004C35D2" w:rsidRPr="005B226A">
        <w:rPr>
          <w:rFonts w:cstheme="minorHAnsi"/>
          <w:sz w:val="22"/>
          <w:szCs w:val="22"/>
        </w:rPr>
        <w:t xml:space="preserve"> conclusione dell’intervento previsti dal Decreto</w:t>
      </w:r>
      <w:r w:rsidR="00C63623">
        <w:rPr>
          <w:rFonts w:cstheme="minorHAnsi"/>
          <w:sz w:val="22"/>
          <w:szCs w:val="22"/>
        </w:rPr>
        <w:t xml:space="preserve"> e il GSE comunica la </w:t>
      </w:r>
      <w:r w:rsidR="00C320AF">
        <w:rPr>
          <w:rFonts w:cstheme="minorHAnsi"/>
          <w:sz w:val="22"/>
          <w:szCs w:val="22"/>
        </w:rPr>
        <w:t xml:space="preserve">decadenza dal diritto della prenotazione, avviando le azioni di recupero di quanto già erogato a titolo di acconto e </w:t>
      </w:r>
      <w:r w:rsidR="0096349C">
        <w:rPr>
          <w:rFonts w:cstheme="minorHAnsi"/>
          <w:sz w:val="22"/>
          <w:szCs w:val="22"/>
        </w:rPr>
        <w:t xml:space="preserve">di </w:t>
      </w:r>
      <w:r w:rsidR="00BE0CDD">
        <w:rPr>
          <w:rFonts w:cstheme="minorHAnsi"/>
          <w:sz w:val="22"/>
          <w:szCs w:val="22"/>
        </w:rPr>
        <w:t xml:space="preserve">eventuale </w:t>
      </w:r>
      <w:r w:rsidR="00C320AF">
        <w:rPr>
          <w:rFonts w:cstheme="minorHAnsi"/>
          <w:sz w:val="22"/>
          <w:szCs w:val="22"/>
        </w:rPr>
        <w:t>rata intermedia.</w:t>
      </w:r>
    </w:p>
    <w:p w14:paraId="69423C7D" w14:textId="64ED86F3" w:rsidR="004B6A86" w:rsidRDefault="00321F01" w:rsidP="00C63623">
      <w:pPr>
        <w:spacing w:after="120" w:line="276" w:lineRule="auto"/>
        <w:jc w:val="both"/>
        <w:rPr>
          <w:rFonts w:cstheme="minorHAnsi"/>
          <w:sz w:val="22"/>
          <w:szCs w:val="22"/>
        </w:rPr>
      </w:pPr>
      <w:r>
        <w:rPr>
          <w:rFonts w:cstheme="minorHAnsi"/>
          <w:sz w:val="22"/>
          <w:szCs w:val="22"/>
        </w:rPr>
        <w:t xml:space="preserve">Nella determinazione di tali termini </w:t>
      </w:r>
      <w:r w:rsidR="005E01C8">
        <w:rPr>
          <w:rFonts w:cstheme="minorHAnsi"/>
          <w:sz w:val="22"/>
          <w:szCs w:val="22"/>
        </w:rPr>
        <w:t>non sono imputati i tempi di fermo derivanti da eventi calamitosi che risultino attestat</w:t>
      </w:r>
      <w:r w:rsidR="0078525D">
        <w:rPr>
          <w:rFonts w:cstheme="minorHAnsi"/>
          <w:sz w:val="22"/>
          <w:szCs w:val="22"/>
        </w:rPr>
        <w:t>i</w:t>
      </w:r>
      <w:r w:rsidR="005E01C8">
        <w:rPr>
          <w:rFonts w:cstheme="minorHAnsi"/>
          <w:sz w:val="22"/>
          <w:szCs w:val="22"/>
        </w:rPr>
        <w:t xml:space="preserve"> dalle autorità competenti</w:t>
      </w:r>
      <w:r w:rsidR="004B6A86">
        <w:rPr>
          <w:rFonts w:cstheme="minorHAnsi"/>
          <w:sz w:val="22"/>
          <w:szCs w:val="22"/>
        </w:rPr>
        <w:t xml:space="preserve"> e,</w:t>
      </w:r>
      <w:r w:rsidR="004B6A86" w:rsidRPr="004B6A86">
        <w:rPr>
          <w:bCs/>
          <w:sz w:val="22"/>
          <w:szCs w:val="22"/>
        </w:rPr>
        <w:t xml:space="preserve"> </w:t>
      </w:r>
      <w:r w:rsidR="004B6A86">
        <w:rPr>
          <w:bCs/>
          <w:sz w:val="22"/>
          <w:szCs w:val="22"/>
        </w:rPr>
        <w:t>previa trasmissione al GSE di richiesta di proroga,</w:t>
      </w:r>
      <w:r w:rsidR="004B6A86">
        <w:rPr>
          <w:rFonts w:cstheme="minorHAnsi"/>
          <w:sz w:val="22"/>
          <w:szCs w:val="22"/>
        </w:rPr>
        <w:t xml:space="preserve"> sono fatte </w:t>
      </w:r>
      <w:r w:rsidR="0096349C">
        <w:rPr>
          <w:rFonts w:cstheme="minorHAnsi"/>
          <w:sz w:val="22"/>
          <w:szCs w:val="22"/>
        </w:rPr>
        <w:t xml:space="preserve">inoltre, </w:t>
      </w:r>
      <w:r w:rsidR="004B6A86">
        <w:rPr>
          <w:rFonts w:cstheme="minorHAnsi"/>
          <w:sz w:val="22"/>
          <w:szCs w:val="22"/>
        </w:rPr>
        <w:t xml:space="preserve">salve le </w:t>
      </w:r>
      <w:r w:rsidR="0096349C">
        <w:rPr>
          <w:rFonts w:cstheme="minorHAnsi"/>
          <w:sz w:val="22"/>
          <w:szCs w:val="22"/>
        </w:rPr>
        <w:t xml:space="preserve">seguenti </w:t>
      </w:r>
      <w:r w:rsidR="004B6A86">
        <w:rPr>
          <w:rFonts w:cstheme="minorHAnsi"/>
          <w:sz w:val="22"/>
          <w:szCs w:val="22"/>
        </w:rPr>
        <w:t>ragion</w:t>
      </w:r>
      <w:r w:rsidR="0096349C">
        <w:rPr>
          <w:rFonts w:cstheme="minorHAnsi"/>
          <w:sz w:val="22"/>
          <w:szCs w:val="22"/>
        </w:rPr>
        <w:t xml:space="preserve">i </w:t>
      </w:r>
      <w:r w:rsidR="004B6A86" w:rsidRPr="00DA093F">
        <w:rPr>
          <w:bCs/>
          <w:sz w:val="22"/>
          <w:szCs w:val="22"/>
        </w:rPr>
        <w:t>oggettive di impedimento al rispetto de</w:t>
      </w:r>
      <w:r w:rsidR="004B6A86">
        <w:rPr>
          <w:bCs/>
          <w:sz w:val="22"/>
          <w:szCs w:val="22"/>
        </w:rPr>
        <w:t>lle tempistiche</w:t>
      </w:r>
      <w:r w:rsidR="0078525D">
        <w:rPr>
          <w:bCs/>
          <w:sz w:val="22"/>
          <w:szCs w:val="22"/>
        </w:rPr>
        <w:t xml:space="preserve"> richiamate</w:t>
      </w:r>
      <w:r w:rsidR="004B6A86">
        <w:rPr>
          <w:bCs/>
          <w:sz w:val="22"/>
          <w:szCs w:val="22"/>
        </w:rPr>
        <w:t>:</w:t>
      </w:r>
    </w:p>
    <w:p w14:paraId="33703B74" w14:textId="77777777" w:rsidR="00C63623" w:rsidRPr="00DA093F" w:rsidRDefault="00C63623" w:rsidP="00C63623">
      <w:pPr>
        <w:pStyle w:val="Paragrafoelenco"/>
        <w:numPr>
          <w:ilvl w:val="0"/>
          <w:numId w:val="20"/>
        </w:numPr>
        <w:spacing w:line="276" w:lineRule="auto"/>
        <w:jc w:val="both"/>
        <w:rPr>
          <w:bCs/>
          <w:sz w:val="22"/>
          <w:szCs w:val="22"/>
        </w:rPr>
      </w:pPr>
      <w:r w:rsidRPr="00DA093F">
        <w:rPr>
          <w:bCs/>
          <w:sz w:val="22"/>
          <w:szCs w:val="22"/>
        </w:rPr>
        <w:t xml:space="preserve">Varianti in corso d’opera funzionali e migliorative per la realizzazione dell’intervento; </w:t>
      </w:r>
    </w:p>
    <w:p w14:paraId="73A59F23" w14:textId="77777777" w:rsidR="00C63623" w:rsidRPr="00DA093F" w:rsidRDefault="00C63623" w:rsidP="00C63623">
      <w:pPr>
        <w:pStyle w:val="Paragrafoelenco"/>
        <w:numPr>
          <w:ilvl w:val="0"/>
          <w:numId w:val="20"/>
        </w:numPr>
        <w:spacing w:line="276" w:lineRule="auto"/>
        <w:jc w:val="both"/>
        <w:rPr>
          <w:bCs/>
          <w:sz w:val="22"/>
          <w:szCs w:val="22"/>
        </w:rPr>
      </w:pPr>
      <w:r w:rsidRPr="00DA093F">
        <w:rPr>
          <w:bCs/>
          <w:sz w:val="22"/>
          <w:szCs w:val="22"/>
        </w:rPr>
        <w:t>Eventuali contenziosi avviati dalla Pubblica amministrazione nei confronti dell’impresa assegnataria per la realizzazione dell’intervento;</w:t>
      </w:r>
    </w:p>
    <w:p w14:paraId="33D7054A" w14:textId="77777777" w:rsidR="00C63623" w:rsidRPr="00DA093F" w:rsidRDefault="00C63623" w:rsidP="00C63623">
      <w:pPr>
        <w:pStyle w:val="Paragrafoelenco"/>
        <w:numPr>
          <w:ilvl w:val="0"/>
          <w:numId w:val="20"/>
        </w:numPr>
        <w:spacing w:line="276" w:lineRule="auto"/>
        <w:jc w:val="both"/>
        <w:rPr>
          <w:bCs/>
          <w:sz w:val="22"/>
          <w:szCs w:val="22"/>
        </w:rPr>
      </w:pPr>
      <w:r w:rsidRPr="00DA093F">
        <w:rPr>
          <w:bCs/>
          <w:sz w:val="22"/>
          <w:szCs w:val="22"/>
        </w:rPr>
        <w:t xml:space="preserve">Frammentazione degli interventi in lotti/stralci, così come previsto nell’ambito dell’appalto integrato, funzionale alla garanzia dell’operatività degli edifici sui quali vengono realizzati gli interventi oggetto della richiesta d’incentivo; </w:t>
      </w:r>
    </w:p>
    <w:p w14:paraId="5AF2C039" w14:textId="709B3979" w:rsidR="00C63623" w:rsidRPr="00DA093F" w:rsidRDefault="00C63623" w:rsidP="00C63623">
      <w:pPr>
        <w:pStyle w:val="Paragrafoelenco"/>
        <w:numPr>
          <w:ilvl w:val="0"/>
          <w:numId w:val="20"/>
        </w:numPr>
        <w:spacing w:line="276" w:lineRule="auto"/>
        <w:jc w:val="both"/>
        <w:rPr>
          <w:bCs/>
          <w:sz w:val="22"/>
          <w:szCs w:val="22"/>
        </w:rPr>
      </w:pPr>
      <w:r w:rsidRPr="00DA093F">
        <w:rPr>
          <w:bCs/>
          <w:sz w:val="22"/>
          <w:szCs w:val="22"/>
        </w:rPr>
        <w:t>Cause di forza maggiore sopraggiunte durante la realizzazione dell’intervento</w:t>
      </w:r>
      <w:r w:rsidR="004B6A86">
        <w:rPr>
          <w:bCs/>
          <w:sz w:val="22"/>
          <w:szCs w:val="22"/>
        </w:rPr>
        <w:t>, opportunamente documentate</w:t>
      </w:r>
      <w:r w:rsidRPr="00DA093F">
        <w:rPr>
          <w:bCs/>
          <w:sz w:val="22"/>
          <w:szCs w:val="22"/>
        </w:rPr>
        <w:t>.</w:t>
      </w:r>
    </w:p>
    <w:p w14:paraId="5FF07D50" w14:textId="14C19592" w:rsidR="004C35D2" w:rsidRDefault="00C63623" w:rsidP="00C63623">
      <w:pPr>
        <w:spacing w:after="120" w:line="276" w:lineRule="auto"/>
        <w:jc w:val="both"/>
        <w:rPr>
          <w:rFonts w:cs="Calibri"/>
          <w:sz w:val="22"/>
          <w:szCs w:val="22"/>
        </w:rPr>
      </w:pPr>
      <w:r w:rsidRPr="00C57803">
        <w:rPr>
          <w:rFonts w:cs="Calibri"/>
          <w:sz w:val="22"/>
          <w:szCs w:val="22"/>
        </w:rPr>
        <w:t xml:space="preserve">La richiesta di proroga dovrà essere trasmessa alla pec </w:t>
      </w:r>
      <w:hyperlink r:id="rId24" w:history="1">
        <w:r w:rsidRPr="00C57803">
          <w:rPr>
            <w:rStyle w:val="Collegamentoipertestuale"/>
            <w:rFonts w:cs="Calibri"/>
            <w:sz w:val="22"/>
            <w:szCs w:val="22"/>
          </w:rPr>
          <w:t>info@pec.gse.it</w:t>
        </w:r>
      </w:hyperlink>
      <w:r w:rsidRPr="00C57803">
        <w:rPr>
          <w:rFonts w:cs="Calibri"/>
          <w:sz w:val="22"/>
          <w:szCs w:val="22"/>
        </w:rPr>
        <w:t>, inserendo in oggetto il codice richiesta</w:t>
      </w:r>
      <w:r w:rsidR="004B6A86" w:rsidRPr="00C57803">
        <w:rPr>
          <w:rFonts w:cs="Calibri"/>
          <w:sz w:val="22"/>
          <w:szCs w:val="22"/>
        </w:rPr>
        <w:t xml:space="preserve"> di prenotazione, allegando la documentazione amministrativa atta a dimostrare la riconduzione a una delle precedenti </w:t>
      </w:r>
      <w:r w:rsidR="008301A0" w:rsidRPr="00C57803">
        <w:rPr>
          <w:rFonts w:cs="Calibri"/>
          <w:sz w:val="22"/>
          <w:szCs w:val="22"/>
        </w:rPr>
        <w:t>cause di forza maggiore sopraggiunte.</w:t>
      </w:r>
    </w:p>
    <w:p w14:paraId="1C62BB3F" w14:textId="408BA41B" w:rsidR="004B6A86" w:rsidRPr="00C57803" w:rsidRDefault="004B6A86" w:rsidP="00C57803">
      <w:pPr>
        <w:spacing w:after="120" w:line="276" w:lineRule="auto"/>
        <w:jc w:val="both"/>
        <w:rPr>
          <w:rFonts w:cstheme="minorHAnsi"/>
          <w:sz w:val="22"/>
          <w:szCs w:val="22"/>
        </w:rPr>
      </w:pPr>
      <w:r>
        <w:rPr>
          <w:rFonts w:cs="Calibri"/>
          <w:sz w:val="22"/>
          <w:szCs w:val="22"/>
        </w:rPr>
        <w:t xml:space="preserve">Il GSE si riserva di appurare l’effettiva riconduzione della sospensione dei lavori alle casistiche di oggettivo impedimento richiamate. </w:t>
      </w:r>
    </w:p>
    <w:p w14:paraId="39E75EF1" w14:textId="3E436C6A" w:rsidR="004C35D2" w:rsidRPr="008B1DFF" w:rsidRDefault="004C35D2">
      <w:pPr>
        <w:spacing w:after="120" w:line="276" w:lineRule="auto"/>
        <w:jc w:val="both"/>
        <w:rPr>
          <w:ins w:id="16418" w:author="Visone Rossana (GSE)" w:date="2025-09-05T11:50:00Z" w16du:dateUtc="2025-09-05T09:50:00Z"/>
          <w:rFonts w:cstheme="minorHAnsi"/>
          <w:sz w:val="22"/>
          <w:szCs w:val="22"/>
          <w:rPrChange w:id="16419" w:author="Visone Rossana (GSE)" w:date="2025-09-09T14:44:00Z" w16du:dateUtc="2025-09-09T12:44:00Z">
            <w:rPr>
              <w:ins w:id="16420" w:author="Visone Rossana (GSE)" w:date="2025-09-05T11:50:00Z" w16du:dateUtc="2025-09-05T09:50:00Z"/>
              <w:rFonts w:cs="Calibri"/>
            </w:rPr>
          </w:rPrChange>
        </w:rPr>
        <w:pPrChange w:id="16421" w:author="Visone Rossana (GSE)" w:date="2025-09-09T14:44:00Z" w16du:dateUtc="2025-09-09T12:44:00Z">
          <w:pPr>
            <w:spacing w:after="120"/>
            <w:jc w:val="both"/>
          </w:pPr>
        </w:pPrChange>
      </w:pPr>
      <w:r w:rsidRPr="008B1DFF">
        <w:rPr>
          <w:rFonts w:cstheme="minorHAnsi"/>
          <w:sz w:val="22"/>
          <w:szCs w:val="22"/>
          <w:rPrChange w:id="16422" w:author="Visone Rossana (GSE)" w:date="2025-09-09T14:44:00Z" w16du:dateUtc="2025-09-09T12:44:00Z">
            <w:rPr>
              <w:rFonts w:cs="Calibri"/>
            </w:rPr>
          </w:rPrChange>
        </w:rPr>
        <w:t xml:space="preserve">In caso di mancato rispetto dei termini previsti nelle </w:t>
      </w:r>
      <w:r w:rsidRPr="004B6A86">
        <w:rPr>
          <w:rFonts w:cstheme="minorHAnsi"/>
          <w:sz w:val="22"/>
          <w:szCs w:val="22"/>
          <w:highlight w:val="cyan"/>
          <w:rPrChange w:id="16423" w:author="Visone Rossana (GSE)" w:date="2025-09-24T12:59:00Z" w16du:dateUtc="2025-09-24T10:59:00Z">
            <w:rPr>
              <w:rFonts w:cs="Calibri"/>
            </w:rPr>
          </w:rPrChange>
        </w:rPr>
        <w:t>fasi 4 e 6</w:t>
      </w:r>
      <w:r w:rsidRPr="008B1DFF">
        <w:rPr>
          <w:rFonts w:cstheme="minorHAnsi"/>
          <w:sz w:val="22"/>
          <w:szCs w:val="22"/>
          <w:rPrChange w:id="16424" w:author="Visone Rossana (GSE)" w:date="2025-09-09T14:44:00Z" w16du:dateUtc="2025-09-09T12:44:00Z">
            <w:rPr>
              <w:rFonts w:cs="Calibri"/>
            </w:rPr>
          </w:rPrChange>
        </w:rPr>
        <w:t xml:space="preserve"> (avvio dei lavori </w:t>
      </w:r>
      <w:r w:rsidRPr="004B6A86">
        <w:rPr>
          <w:rFonts w:cstheme="minorHAnsi"/>
          <w:sz w:val="22"/>
          <w:szCs w:val="22"/>
          <w:rPrChange w:id="16425" w:author="Visone Rossana (GSE)" w:date="2025-09-24T12:55:00Z" w16du:dateUtc="2025-09-24T10:55:00Z">
            <w:rPr>
              <w:rFonts w:cs="Calibri"/>
            </w:rPr>
          </w:rPrChange>
        </w:rPr>
        <w:t>e relativa conclusione</w:t>
      </w:r>
      <w:r w:rsidRPr="008B1DFF">
        <w:rPr>
          <w:rFonts w:cstheme="minorHAnsi"/>
          <w:sz w:val="22"/>
          <w:szCs w:val="22"/>
          <w:rPrChange w:id="16426" w:author="Visone Rossana (GSE)" w:date="2025-09-09T14:44:00Z" w16du:dateUtc="2025-09-09T12:44:00Z">
            <w:rPr>
              <w:rFonts w:cs="Calibri"/>
            </w:rPr>
          </w:rPrChange>
        </w:rPr>
        <w:t xml:space="preserve">), il Soggetto Responsabile può comunque procedere, entro 60 giorni dalla conclusione dell’intervento, con la richiesta di concessione dell’incentivo per accesso diretto, nei limiti della disponibilità di spesa annua cumulata di cui all’art. </w:t>
      </w:r>
      <w:r w:rsidR="008301A0">
        <w:rPr>
          <w:rFonts w:cstheme="minorHAnsi"/>
          <w:sz w:val="22"/>
          <w:szCs w:val="22"/>
        </w:rPr>
        <w:t>3</w:t>
      </w:r>
      <w:ins w:id="16427" w:author="Visone Rossana (GSE)" w:date="2025-09-24T13:02:00Z" w16du:dateUtc="2025-09-24T11:02:00Z">
        <w:r w:rsidR="008301A0">
          <w:rPr>
            <w:rFonts w:cstheme="minorHAnsi"/>
            <w:sz w:val="22"/>
            <w:szCs w:val="22"/>
          </w:rPr>
          <w:t xml:space="preserve"> </w:t>
        </w:r>
      </w:ins>
      <w:ins w:id="16428" w:author="Visone Rossana (GSE)" w:date="2025-09-05T11:50:00Z" w16du:dateUtc="2025-09-05T09:50:00Z">
        <w:r w:rsidRPr="00483BC8">
          <w:rPr>
            <w:rFonts w:cstheme="minorHAnsi"/>
            <w:sz w:val="22"/>
            <w:szCs w:val="22"/>
            <w:highlight w:val="yellow"/>
            <w:rPrChange w:id="16429" w:author="Visone Rossana (GSE)" w:date="2025-10-08T16:23:00Z" w16du:dateUtc="2025-10-08T14:23:00Z">
              <w:rPr>
                <w:rFonts w:cs="Calibri"/>
              </w:rPr>
            </w:rPrChange>
          </w:rPr>
          <w:t xml:space="preserve">comma </w:t>
        </w:r>
      </w:ins>
      <w:ins w:id="16430" w:author="Visone Rossana (GSE)" w:date="2025-09-24T13:02:00Z" w16du:dateUtc="2025-09-24T11:02:00Z">
        <w:r w:rsidR="008301A0" w:rsidRPr="00483BC8">
          <w:rPr>
            <w:rFonts w:cstheme="minorHAnsi"/>
            <w:sz w:val="22"/>
            <w:szCs w:val="22"/>
            <w:highlight w:val="yellow"/>
            <w:rPrChange w:id="16431" w:author="Visone Rossana (GSE)" w:date="2025-10-08T16:23:00Z" w16du:dateUtc="2025-10-08T14:23:00Z">
              <w:rPr>
                <w:rFonts w:cstheme="minorHAnsi"/>
                <w:sz w:val="22"/>
                <w:szCs w:val="22"/>
              </w:rPr>
            </w:rPrChange>
          </w:rPr>
          <w:t>1</w:t>
        </w:r>
      </w:ins>
      <w:ins w:id="16432" w:author="Visone Rossana (GSE)" w:date="2025-09-05T11:50:00Z" w16du:dateUtc="2025-09-05T09:50:00Z">
        <w:r w:rsidRPr="00483BC8">
          <w:rPr>
            <w:rFonts w:cstheme="minorHAnsi"/>
            <w:sz w:val="22"/>
            <w:szCs w:val="22"/>
            <w:highlight w:val="yellow"/>
            <w:rPrChange w:id="16433" w:author="Visone Rossana (GSE)" w:date="2025-10-08T16:23:00Z" w16du:dateUtc="2025-10-08T14:23:00Z">
              <w:rPr>
                <w:rFonts w:cs="Calibri"/>
              </w:rPr>
            </w:rPrChange>
          </w:rPr>
          <w:t xml:space="preserve"> e all’art. </w:t>
        </w:r>
      </w:ins>
      <w:ins w:id="16434" w:author="Visone Rossana (GSE)" w:date="2025-09-24T13:04:00Z" w16du:dateUtc="2025-09-24T11:04:00Z">
        <w:r w:rsidR="008301A0" w:rsidRPr="00483BC8">
          <w:rPr>
            <w:rFonts w:cstheme="minorHAnsi"/>
            <w:sz w:val="22"/>
            <w:szCs w:val="22"/>
            <w:highlight w:val="yellow"/>
            <w:rPrChange w:id="16435" w:author="Visone Rossana (GSE)" w:date="2025-10-08T16:23:00Z" w16du:dateUtc="2025-10-08T14:23:00Z">
              <w:rPr>
                <w:rFonts w:cstheme="minorHAnsi"/>
                <w:sz w:val="22"/>
                <w:szCs w:val="22"/>
              </w:rPr>
            </w:rPrChange>
          </w:rPr>
          <w:t xml:space="preserve">14 </w:t>
        </w:r>
      </w:ins>
      <w:ins w:id="16436" w:author="Visone Rossana (GSE)" w:date="2025-09-05T11:50:00Z" w16du:dateUtc="2025-09-05T09:50:00Z">
        <w:r w:rsidRPr="00483BC8">
          <w:rPr>
            <w:rFonts w:cstheme="minorHAnsi"/>
            <w:sz w:val="22"/>
            <w:szCs w:val="22"/>
            <w:highlight w:val="yellow"/>
            <w:rPrChange w:id="16437" w:author="Visone Rossana (GSE)" w:date="2025-10-08T16:23:00Z" w16du:dateUtc="2025-10-08T14:23:00Z">
              <w:rPr>
                <w:rFonts w:cs="Calibri"/>
              </w:rPr>
            </w:rPrChange>
          </w:rPr>
          <w:t xml:space="preserve">comma </w:t>
        </w:r>
      </w:ins>
      <w:ins w:id="16438" w:author="Visone Rossana (GSE)" w:date="2025-09-24T13:04:00Z" w16du:dateUtc="2025-09-24T11:04:00Z">
        <w:r w:rsidR="008301A0" w:rsidRPr="00483BC8">
          <w:rPr>
            <w:rFonts w:cstheme="minorHAnsi"/>
            <w:sz w:val="22"/>
            <w:szCs w:val="22"/>
            <w:highlight w:val="yellow"/>
            <w:rPrChange w:id="16439" w:author="Visone Rossana (GSE)" w:date="2025-10-08T16:23:00Z" w16du:dateUtc="2025-10-08T14:23:00Z">
              <w:rPr>
                <w:rFonts w:cstheme="minorHAnsi"/>
                <w:sz w:val="22"/>
                <w:szCs w:val="22"/>
              </w:rPr>
            </w:rPrChange>
          </w:rPr>
          <w:t>2</w:t>
        </w:r>
      </w:ins>
      <w:ins w:id="16440" w:author="Visone Rossana (GSE)" w:date="2025-09-05T11:50:00Z" w16du:dateUtc="2025-09-05T09:50:00Z">
        <w:r w:rsidRPr="00483BC8">
          <w:rPr>
            <w:rFonts w:cstheme="minorHAnsi"/>
            <w:sz w:val="22"/>
            <w:szCs w:val="22"/>
            <w:highlight w:val="yellow"/>
            <w:rPrChange w:id="16441" w:author="Visone Rossana (GSE)" w:date="2025-10-08T16:23:00Z" w16du:dateUtc="2025-10-08T14:23:00Z">
              <w:rPr>
                <w:rFonts w:cs="Calibri"/>
              </w:rPr>
            </w:rPrChange>
          </w:rPr>
          <w:t xml:space="preserve"> del Decreto</w:t>
        </w:r>
        <w:r w:rsidRPr="008B1DFF">
          <w:rPr>
            <w:rFonts w:cstheme="minorHAnsi"/>
            <w:sz w:val="22"/>
            <w:szCs w:val="22"/>
            <w:rPrChange w:id="16442" w:author="Visone Rossana (GSE)" w:date="2025-09-09T14:44:00Z" w16du:dateUtc="2025-09-09T12:44:00Z">
              <w:rPr>
                <w:rFonts w:cs="Calibri"/>
              </w:rPr>
            </w:rPrChange>
          </w:rPr>
          <w:t>.</w:t>
        </w:r>
      </w:ins>
    </w:p>
    <w:p w14:paraId="0730040A" w14:textId="776FF69E" w:rsidR="00AB3B60" w:rsidDel="00F2308E" w:rsidRDefault="00AB3B60">
      <w:pPr>
        <w:numPr>
          <w:ilvl w:val="0"/>
          <w:numId w:val="289"/>
        </w:numPr>
        <w:jc w:val="both"/>
        <w:rPr>
          <w:del w:id="16443" w:author="Visone Rossana (GSE)" w:date="2025-08-04T16:16:00Z" w16du:dateUtc="2025-08-04T14:16:00Z"/>
        </w:rPr>
        <w:pPrChange w:id="16444" w:author="Visone Rossana (GSE)" w:date="2025-08-01T17:11:00Z" w16du:dateUtc="2025-08-01T15:11:00Z">
          <w:pPr/>
        </w:pPrChange>
      </w:pPr>
      <w:bookmarkStart w:id="16445" w:name="_Toc207969240"/>
      <w:bookmarkStart w:id="16446" w:name="_Toc207969472"/>
      <w:bookmarkStart w:id="16447" w:name="_Toc207970733"/>
      <w:bookmarkStart w:id="16448" w:name="_Toc208302391"/>
      <w:bookmarkStart w:id="16449" w:name="_Toc208307152"/>
      <w:bookmarkStart w:id="16450" w:name="_Toc208308650"/>
      <w:bookmarkStart w:id="16451" w:name="_Toc208309028"/>
      <w:bookmarkStart w:id="16452" w:name="_Toc208320752"/>
      <w:bookmarkStart w:id="16453" w:name="_Toc208322046"/>
      <w:bookmarkStart w:id="16454" w:name="_Toc208390057"/>
      <w:bookmarkStart w:id="16455" w:name="_Toc209518526"/>
      <w:bookmarkStart w:id="16456" w:name="_Toc209615494"/>
      <w:bookmarkStart w:id="16457" w:name="_Toc210029812"/>
      <w:bookmarkStart w:id="16458" w:name="_Toc210030144"/>
      <w:bookmarkStart w:id="16459" w:name="_Toc210312125"/>
      <w:bookmarkStart w:id="16460" w:name="_Toc210658991"/>
      <w:bookmarkStart w:id="16461" w:name="_Toc211327502"/>
      <w:bookmarkStart w:id="16462" w:name="_Toc212462555"/>
      <w:bookmarkEnd w:id="16445"/>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p>
    <w:p w14:paraId="446F3374" w14:textId="00CB329F" w:rsidR="00D02CFA" w:rsidRPr="00A81A97" w:rsidRDefault="00E470A4">
      <w:pPr>
        <w:pStyle w:val="TITOLO1-REG"/>
        <w:numPr>
          <w:ilvl w:val="0"/>
          <w:numId w:val="289"/>
        </w:numPr>
        <w:pPrChange w:id="16463" w:author="Visone Rossana (GSE)" w:date="2025-09-16T14:45:00Z" w16du:dateUtc="2025-09-16T12:45:00Z">
          <w:pPr>
            <w:pStyle w:val="TITOLO1-REG"/>
          </w:pPr>
        </w:pPrChange>
      </w:pPr>
      <w:bookmarkStart w:id="16464" w:name="_Toc212462556"/>
      <w:ins w:id="16465" w:author="Visone Rossana (GSE)" w:date="2025-09-09T09:54:00Z" w16du:dateUtc="2025-09-09T07:54:00Z">
        <w:r>
          <w:t xml:space="preserve">REQUISITI </w:t>
        </w:r>
      </w:ins>
      <w:del w:id="16466" w:author="Visone Rossana (GSE)" w:date="2025-09-09T09:54:00Z" w16du:dateUtc="2025-09-09T07:54:00Z">
        <w:r w:rsidR="00D02CFA" w:rsidDel="00E470A4">
          <w:delText xml:space="preserve">CRITERI DI AMMISSIBILITA’ </w:delText>
        </w:r>
      </w:del>
      <w:del w:id="16467" w:author="Visone Rossana (GSE)" w:date="2025-09-05T11:52:00Z" w16du:dateUtc="2025-09-05T09:52:00Z">
        <w:r w:rsidR="00D02CFA" w:rsidDel="00D64668">
          <w:delText>E CALCOLO DEGLI INCENTIVI PER TIPOLOGIA DI INTERVENTO</w:delText>
        </w:r>
      </w:del>
      <w:ins w:id="16468" w:author="Visone Rossana (GSE)" w:date="2025-09-09T09:54:00Z" w16du:dateUtc="2025-09-09T07:54:00Z">
        <w:r>
          <w:t xml:space="preserve">PER L’ACCESSO AGLI INCENTIVI </w:t>
        </w:r>
      </w:ins>
      <w:ins w:id="16469" w:author="Visone Rossana (GSE)" w:date="2025-09-09T09:55:00Z" w16du:dateUtc="2025-09-09T07:55:00Z">
        <w:r>
          <w:t>E IL MANTENIMENTO DEI REQUISITI</w:t>
        </w:r>
      </w:ins>
      <w:bookmarkEnd w:id="16464"/>
    </w:p>
    <w:p w14:paraId="567B9AA2" w14:textId="1F044D24" w:rsidR="007739A3" w:rsidRPr="007739A3" w:rsidRDefault="00B3212F" w:rsidP="00B3212F">
      <w:pPr>
        <w:spacing w:after="120"/>
        <w:jc w:val="both"/>
        <w:rPr>
          <w:ins w:id="16470" w:author="Visone Rossana (GSE)" w:date="2025-09-02T10:28:00Z" w16du:dateUtc="2025-09-02T08:28:00Z"/>
          <w:rFonts w:ascii="Calibri" w:hAnsi="Calibri"/>
          <w:b/>
          <w:bCs/>
          <w:rPrChange w:id="16471" w:author="Visone Rossana (GSE)" w:date="2025-09-02T10:28:00Z" w16du:dateUtc="2025-09-02T08:28:00Z">
            <w:rPr>
              <w:ins w:id="16472" w:author="Visone Rossana (GSE)" w:date="2025-09-02T10:28:00Z" w16du:dateUtc="2025-09-02T08:28:00Z"/>
              <w:rFonts w:ascii="Calibri" w:hAnsi="Calibri"/>
            </w:rPr>
          </w:rPrChange>
        </w:rPr>
      </w:pPr>
      <w:del w:id="16473" w:author="Visone Rossana (GSE)" w:date="2025-09-09T09:58:00Z" w16du:dateUtc="2025-09-09T07:58:00Z">
        <w:r w:rsidRPr="007739A3" w:rsidDel="00E470A4">
          <w:rPr>
            <w:rFonts w:ascii="Calibri" w:hAnsi="Calibri"/>
            <w:b/>
            <w:bCs/>
            <w:rPrChange w:id="16474" w:author="Visone Rossana (GSE)" w:date="2025-09-02T10:28:00Z" w16du:dateUtc="2025-09-02T08:28:00Z">
              <w:rPr>
                <w:rFonts w:ascii="Calibri" w:hAnsi="Calibri"/>
              </w:rPr>
            </w:rPrChange>
          </w:rPr>
          <w:delText xml:space="preserve"> </w:delText>
        </w:r>
      </w:del>
      <w:ins w:id="16475" w:author="Visone Rossana (GSE)" w:date="2025-09-02T10:28:00Z" w16du:dateUtc="2025-09-02T08:28:00Z">
        <w:r w:rsidR="007739A3" w:rsidRPr="007739A3">
          <w:rPr>
            <w:rFonts w:ascii="Calibri" w:hAnsi="Calibri"/>
            <w:b/>
            <w:bCs/>
            <w:rPrChange w:id="16476" w:author="Visone Rossana (GSE)" w:date="2025-09-02T10:28:00Z" w16du:dateUtc="2025-09-02T08:28:00Z">
              <w:rPr>
                <w:rFonts w:ascii="Calibri" w:hAnsi="Calibri"/>
              </w:rPr>
            </w:rPrChange>
          </w:rPr>
          <w:t>Requisiti generali di ammissibilità</w:t>
        </w:r>
      </w:ins>
    </w:p>
    <w:p w14:paraId="4C1DB596" w14:textId="507939BC" w:rsidR="00B3212F" w:rsidRPr="008B1DFF" w:rsidRDefault="00DC5515">
      <w:pPr>
        <w:pStyle w:val="NORMALEGSE"/>
        <w:spacing w:after="120" w:line="276" w:lineRule="auto"/>
        <w:jc w:val="both"/>
        <w:rPr>
          <w:ins w:id="16477" w:author="Visone Rossana (GSE)" w:date="2025-09-05T10:59:00Z" w16du:dateUtc="2025-09-05T08:59:00Z"/>
          <w:rFonts w:asciiTheme="minorHAnsi" w:hAnsiTheme="minorHAnsi" w:cstheme="minorHAnsi"/>
          <w:sz w:val="22"/>
          <w:szCs w:val="22"/>
          <w:rPrChange w:id="16478" w:author="Visone Rossana (GSE)" w:date="2025-09-09T14:44:00Z" w16du:dateUtc="2025-09-09T12:44:00Z">
            <w:rPr>
              <w:ins w:id="16479" w:author="Visone Rossana (GSE)" w:date="2025-09-05T10:59:00Z" w16du:dateUtc="2025-09-05T08:59:00Z"/>
              <w:rFonts w:asciiTheme="minorHAnsi" w:hAnsiTheme="minorHAnsi" w:cs="Calibri"/>
            </w:rPr>
          </w:rPrChange>
        </w:rPr>
        <w:pPrChange w:id="16480" w:author="Visone Rossana (GSE)" w:date="2025-09-09T14:44:00Z" w16du:dateUtc="2025-09-09T12:44:00Z">
          <w:pPr>
            <w:pStyle w:val="NORMALEGSE"/>
            <w:spacing w:after="120"/>
            <w:jc w:val="both"/>
          </w:pPr>
        </w:pPrChange>
      </w:pPr>
      <w:ins w:id="16481" w:author="Visone Rossana (GSE)" w:date="2025-09-05T10:51:00Z" w16du:dateUtc="2025-09-05T08:51:00Z">
        <w:r w:rsidRPr="008B1DFF">
          <w:rPr>
            <w:rFonts w:asciiTheme="minorHAnsi" w:hAnsiTheme="minorHAnsi" w:cstheme="minorHAnsi"/>
            <w:sz w:val="22"/>
            <w:szCs w:val="22"/>
            <w:rPrChange w:id="16482" w:author="Visone Rossana (GSE)" w:date="2025-09-09T14:44:00Z" w16du:dateUtc="2025-09-09T12:44:00Z">
              <w:rPr/>
            </w:rPrChange>
          </w:rPr>
          <w:t>Nella sezione</w:t>
        </w:r>
      </w:ins>
      <w:ins w:id="16483" w:author="Visone Rossana (GSE)" w:date="2025-09-05T11:02:00Z" w16du:dateUtc="2025-09-05T09:02:00Z">
        <w:r w:rsidR="005B22A7" w:rsidRPr="008B1DFF">
          <w:rPr>
            <w:rFonts w:asciiTheme="minorHAnsi" w:hAnsiTheme="minorHAnsi" w:cstheme="minorHAnsi"/>
            <w:sz w:val="22"/>
            <w:szCs w:val="22"/>
            <w:rPrChange w:id="16484" w:author="Visone Rossana (GSE)" w:date="2025-09-09T14:44:00Z" w16du:dateUtc="2025-09-09T12:44:00Z">
              <w:rPr>
                <w:rFonts w:asciiTheme="minorHAnsi" w:hAnsiTheme="minorHAnsi" w:cs="Calibri"/>
              </w:rPr>
            </w:rPrChange>
          </w:rPr>
          <w:t xml:space="preserve"> </w:t>
        </w:r>
      </w:ins>
      <w:ins w:id="16485" w:author="Visone Rossana (GSE)" w:date="2025-09-05T10:59:00Z" w16du:dateUtc="2025-09-05T08:59:00Z">
        <w:r w:rsidR="005B22A7" w:rsidRPr="008B1DFF">
          <w:rPr>
            <w:rFonts w:asciiTheme="minorHAnsi" w:hAnsiTheme="minorHAnsi" w:cstheme="minorHAnsi"/>
            <w:sz w:val="22"/>
            <w:szCs w:val="22"/>
            <w:rPrChange w:id="16486" w:author="Visone Rossana (GSE)" w:date="2025-09-09T14:44:00Z" w16du:dateUtc="2025-09-09T12:44:00Z">
              <w:rPr>
                <w:rFonts w:asciiTheme="minorHAnsi" w:hAnsiTheme="minorHAnsi" w:cs="Calibri"/>
              </w:rPr>
            </w:rPrChange>
          </w:rPr>
          <w:t>in esame</w:t>
        </w:r>
      </w:ins>
      <w:ins w:id="16487" w:author="Visone Rossana (GSE)" w:date="2025-09-05T10:51:00Z" w16du:dateUtc="2025-09-05T08:51:00Z">
        <w:r w:rsidRPr="008B1DFF">
          <w:rPr>
            <w:rFonts w:asciiTheme="minorHAnsi" w:hAnsiTheme="minorHAnsi" w:cstheme="minorHAnsi"/>
            <w:sz w:val="22"/>
            <w:szCs w:val="22"/>
            <w:rPrChange w:id="16488" w:author="Visone Rossana (GSE)" w:date="2025-09-09T14:44:00Z" w16du:dateUtc="2025-09-09T12:44:00Z">
              <w:rPr/>
            </w:rPrChange>
          </w:rPr>
          <w:t xml:space="preserve"> </w:t>
        </w:r>
      </w:ins>
      <w:ins w:id="16489" w:author="Visone Rossana (GSE)" w:date="2025-09-05T10:58:00Z" w16du:dateUtc="2025-09-05T08:58:00Z">
        <w:r w:rsidRPr="008B1DFF">
          <w:rPr>
            <w:rFonts w:asciiTheme="minorHAnsi" w:hAnsiTheme="minorHAnsi" w:cstheme="minorHAnsi"/>
            <w:sz w:val="22"/>
            <w:szCs w:val="22"/>
            <w:rPrChange w:id="16490" w:author="Visone Rossana (GSE)" w:date="2025-09-09T14:44:00Z" w16du:dateUtc="2025-09-09T12:44:00Z">
              <w:rPr>
                <w:rFonts w:asciiTheme="minorHAnsi" w:hAnsiTheme="minorHAnsi" w:cs="Calibri"/>
              </w:rPr>
            </w:rPrChange>
          </w:rPr>
          <w:t>sono richiamati dei macro</w:t>
        </w:r>
      </w:ins>
      <w:ins w:id="16491" w:author="Visone Rossana (GSE)" w:date="2025-09-05T11:11:00Z" w16du:dateUtc="2025-09-05T09:11:00Z">
        <w:r w:rsidR="00544E81" w:rsidRPr="008B1DFF">
          <w:rPr>
            <w:rFonts w:asciiTheme="minorHAnsi" w:hAnsiTheme="minorHAnsi" w:cstheme="minorHAnsi"/>
            <w:sz w:val="22"/>
            <w:szCs w:val="22"/>
            <w:rPrChange w:id="16492" w:author="Visone Rossana (GSE)" w:date="2025-09-09T14:44:00Z" w16du:dateUtc="2025-09-09T12:44:00Z">
              <w:rPr>
                <w:rFonts w:asciiTheme="minorHAnsi" w:hAnsiTheme="minorHAnsi" w:cs="Calibri"/>
              </w:rPr>
            </w:rPrChange>
          </w:rPr>
          <w:t>-</w:t>
        </w:r>
      </w:ins>
      <w:ins w:id="16493" w:author="Visone Rossana (GSE)" w:date="2025-09-05T10:58:00Z" w16du:dateUtc="2025-09-05T08:58:00Z">
        <w:r w:rsidRPr="008B1DFF">
          <w:rPr>
            <w:rFonts w:asciiTheme="minorHAnsi" w:hAnsiTheme="minorHAnsi" w:cstheme="minorHAnsi"/>
            <w:sz w:val="22"/>
            <w:szCs w:val="22"/>
            <w:rPrChange w:id="16494" w:author="Visone Rossana (GSE)" w:date="2025-09-09T14:44:00Z" w16du:dateUtc="2025-09-09T12:44:00Z">
              <w:rPr>
                <w:rFonts w:asciiTheme="minorHAnsi" w:hAnsiTheme="minorHAnsi" w:cs="Calibri"/>
              </w:rPr>
            </w:rPrChange>
          </w:rPr>
          <w:t>requisiti generali di ammissibilità</w:t>
        </w:r>
      </w:ins>
      <w:ins w:id="16495" w:author="Visone Rossana (GSE)" w:date="2025-09-05T11:03:00Z" w16du:dateUtc="2025-09-05T09:03:00Z">
        <w:r w:rsidR="005B22A7" w:rsidRPr="008B1DFF">
          <w:rPr>
            <w:rFonts w:asciiTheme="minorHAnsi" w:hAnsiTheme="minorHAnsi" w:cstheme="minorHAnsi"/>
            <w:sz w:val="22"/>
            <w:szCs w:val="22"/>
            <w:rPrChange w:id="16496" w:author="Visone Rossana (GSE)" w:date="2025-09-09T14:44:00Z" w16du:dateUtc="2025-09-09T12:44:00Z">
              <w:rPr>
                <w:rFonts w:asciiTheme="minorHAnsi" w:hAnsiTheme="minorHAnsi" w:cs="Calibri"/>
              </w:rPr>
            </w:rPrChange>
          </w:rPr>
          <w:t>:</w:t>
        </w:r>
      </w:ins>
      <w:del w:id="16497" w:author="Visone Rossana (GSE)" w:date="2025-09-05T10:50:00Z" w16du:dateUtc="2025-09-05T08:50:00Z">
        <w:r w:rsidR="00B3212F" w:rsidRPr="008B1DFF" w:rsidDel="00DC5515">
          <w:rPr>
            <w:rFonts w:asciiTheme="minorHAnsi" w:hAnsiTheme="minorHAnsi" w:cstheme="minorHAnsi"/>
            <w:sz w:val="22"/>
            <w:szCs w:val="22"/>
            <w:rPrChange w:id="16498" w:author="Visone Rossana (GSE)" w:date="2025-09-09T14:44:00Z" w16du:dateUtc="2025-09-09T12:44:00Z">
              <w:rPr/>
            </w:rPrChange>
          </w:rPr>
          <w:delText>Per ciascun intervento incentivabile dal Decreto sono</w:delText>
        </w:r>
        <w:r w:rsidR="005534E8" w:rsidRPr="008B1DFF" w:rsidDel="00DC5515">
          <w:rPr>
            <w:rFonts w:asciiTheme="minorHAnsi" w:hAnsiTheme="minorHAnsi" w:cstheme="minorHAnsi"/>
            <w:sz w:val="22"/>
            <w:szCs w:val="22"/>
            <w:rPrChange w:id="16499" w:author="Visone Rossana (GSE)" w:date="2025-09-09T14:44:00Z" w16du:dateUtc="2025-09-09T12:44:00Z">
              <w:rPr/>
            </w:rPrChange>
          </w:rPr>
          <w:delText xml:space="preserve"> indicati,</w:delText>
        </w:r>
        <w:r w:rsidR="00B3212F" w:rsidRPr="008B1DFF" w:rsidDel="00DC5515">
          <w:rPr>
            <w:rFonts w:asciiTheme="minorHAnsi" w:hAnsiTheme="minorHAnsi" w:cstheme="minorHAnsi"/>
            <w:sz w:val="22"/>
            <w:szCs w:val="22"/>
            <w:rPrChange w:id="16500" w:author="Visone Rossana (GSE)" w:date="2025-09-09T14:44:00Z" w16du:dateUtc="2025-09-09T12:44:00Z">
              <w:rPr/>
            </w:rPrChange>
          </w:rPr>
          <w:delText xml:space="preserve"> </w:delText>
        </w:r>
        <w:r w:rsidR="005534E8" w:rsidRPr="008B1DFF" w:rsidDel="00DC5515">
          <w:rPr>
            <w:rFonts w:asciiTheme="minorHAnsi" w:hAnsiTheme="minorHAnsi" w:cstheme="minorHAnsi"/>
            <w:sz w:val="22"/>
            <w:szCs w:val="22"/>
            <w:rPrChange w:id="16501" w:author="Visone Rossana (GSE)" w:date="2025-09-09T14:44:00Z" w16du:dateUtc="2025-09-09T12:44:00Z">
              <w:rPr/>
            </w:rPrChange>
          </w:rPr>
          <w:delText xml:space="preserve">nella sezione in esame, </w:delText>
        </w:r>
        <w:r w:rsidR="00B3212F" w:rsidRPr="008B1DFF" w:rsidDel="00DC5515">
          <w:rPr>
            <w:rFonts w:asciiTheme="minorHAnsi" w:hAnsiTheme="minorHAnsi" w:cstheme="minorHAnsi"/>
            <w:sz w:val="22"/>
            <w:szCs w:val="22"/>
            <w:rPrChange w:id="16502" w:author="Visone Rossana (GSE)" w:date="2025-09-09T14:44:00Z" w16du:dateUtc="2025-09-09T12:44:00Z">
              <w:rPr/>
            </w:rPrChange>
          </w:rPr>
          <w:delText>gli aspetti salienti relativi a:</w:delText>
        </w:r>
      </w:del>
    </w:p>
    <w:p w14:paraId="1BF98B11" w14:textId="2C48AA49" w:rsidR="005B22A7" w:rsidRPr="008B1DFF" w:rsidRDefault="00544E81">
      <w:pPr>
        <w:pStyle w:val="NORMALEGSE"/>
        <w:numPr>
          <w:ilvl w:val="0"/>
          <w:numId w:val="101"/>
        </w:numPr>
        <w:spacing w:after="120" w:line="276" w:lineRule="auto"/>
        <w:jc w:val="both"/>
        <w:rPr>
          <w:ins w:id="16503" w:author="Visone Rossana (GSE)" w:date="2025-09-09T10:53:00Z" w16du:dateUtc="2025-09-09T08:53:00Z"/>
          <w:rFonts w:asciiTheme="minorHAnsi" w:hAnsiTheme="minorHAnsi" w:cstheme="minorHAnsi"/>
          <w:sz w:val="22"/>
          <w:szCs w:val="22"/>
          <w:rPrChange w:id="16504" w:author="Visone Rossana (GSE)" w:date="2025-09-09T14:44:00Z" w16du:dateUtc="2025-09-09T12:44:00Z">
            <w:rPr>
              <w:ins w:id="16505" w:author="Visone Rossana (GSE)" w:date="2025-09-09T10:53:00Z" w16du:dateUtc="2025-09-09T08:53:00Z"/>
              <w:rFonts w:asciiTheme="minorHAnsi" w:hAnsiTheme="minorHAnsi" w:cs="Calibri"/>
            </w:rPr>
          </w:rPrChange>
        </w:rPr>
        <w:pPrChange w:id="16506" w:author="Visone Rossana (GSE)" w:date="2025-09-09T14:44:00Z" w16du:dateUtc="2025-09-09T12:44:00Z">
          <w:pPr>
            <w:pStyle w:val="NORMALEGSE"/>
            <w:numPr>
              <w:numId w:val="101"/>
            </w:numPr>
            <w:spacing w:after="120"/>
            <w:ind w:left="720" w:hanging="360"/>
            <w:jc w:val="both"/>
          </w:pPr>
        </w:pPrChange>
      </w:pPr>
      <w:ins w:id="16507" w:author="Visone Rossana (GSE)" w:date="2025-09-05T11:09:00Z" w16du:dateUtc="2025-09-05T09:09:00Z">
        <w:r w:rsidRPr="008B1DFF">
          <w:rPr>
            <w:rFonts w:asciiTheme="minorHAnsi" w:hAnsiTheme="minorHAnsi" w:cstheme="minorHAnsi"/>
            <w:sz w:val="22"/>
            <w:szCs w:val="22"/>
            <w:rPrChange w:id="16508" w:author="Visone Rossana (GSE)" w:date="2025-09-09T14:44:00Z" w16du:dateUtc="2025-09-09T12:44:00Z">
              <w:rPr>
                <w:rFonts w:asciiTheme="minorHAnsi" w:hAnsiTheme="minorHAnsi" w:cs="Calibri"/>
              </w:rPr>
            </w:rPrChange>
          </w:rPr>
          <w:t>la richiesta di incentivo deve</w:t>
        </w:r>
      </w:ins>
      <w:ins w:id="16509" w:author="Visone Rossana (GSE)" w:date="2025-09-05T11:06:00Z" w16du:dateUtc="2025-09-05T09:06:00Z">
        <w:r w:rsidRPr="008B1DFF">
          <w:rPr>
            <w:rFonts w:asciiTheme="minorHAnsi" w:hAnsiTheme="minorHAnsi" w:cstheme="minorHAnsi"/>
            <w:sz w:val="22"/>
            <w:szCs w:val="22"/>
            <w:rPrChange w:id="16510" w:author="Visone Rossana (GSE)" w:date="2025-09-09T14:44:00Z" w16du:dateUtc="2025-09-09T12:44:00Z">
              <w:rPr>
                <w:rFonts w:cs="Calibri"/>
              </w:rPr>
            </w:rPrChange>
          </w:rPr>
          <w:t xml:space="preserve"> essere inviata dal Soggetto Responsabile</w:t>
        </w:r>
      </w:ins>
      <w:ins w:id="16511" w:author="Visone Rossana (GSE)" w:date="2025-09-05T11:07:00Z" w16du:dateUtc="2025-09-05T09:07:00Z">
        <w:r w:rsidRPr="008B1DFF">
          <w:rPr>
            <w:rFonts w:asciiTheme="minorHAnsi" w:hAnsiTheme="minorHAnsi" w:cstheme="minorHAnsi"/>
            <w:sz w:val="22"/>
            <w:szCs w:val="22"/>
            <w:rPrChange w:id="16512" w:author="Visone Rossana (GSE)" w:date="2025-09-09T14:44:00Z" w16du:dateUtc="2025-09-09T12:44:00Z">
              <w:rPr>
                <w:rFonts w:asciiTheme="minorHAnsi" w:hAnsiTheme="minorHAnsi" w:cs="Calibri"/>
              </w:rPr>
            </w:rPrChange>
          </w:rPr>
          <w:t xml:space="preserve"> </w:t>
        </w:r>
        <w:r w:rsidRPr="008B1DFF">
          <w:rPr>
            <w:rFonts w:asciiTheme="minorHAnsi" w:hAnsiTheme="minorHAnsi" w:cstheme="minorHAnsi"/>
            <w:sz w:val="22"/>
            <w:szCs w:val="22"/>
            <w:rPrChange w:id="16513" w:author="Visone Rossana (GSE)" w:date="2025-09-09T14:44:00Z" w16du:dateUtc="2025-09-09T12:44:00Z">
              <w:rPr>
                <w:rFonts w:cs="Calibri"/>
              </w:rPr>
            </w:rPrChange>
          </w:rPr>
          <w:t>risultandone responsabile in riferimento alla veridicità, completezza e conformità alla normativa di riferimento</w:t>
        </w:r>
      </w:ins>
      <w:ins w:id="16514" w:author="Visone Rossana (GSE)" w:date="2025-09-05T11:08:00Z" w16du:dateUtc="2025-09-05T09:08:00Z">
        <w:r w:rsidRPr="008B1DFF">
          <w:rPr>
            <w:rFonts w:asciiTheme="minorHAnsi" w:hAnsiTheme="minorHAnsi" w:cstheme="minorHAnsi"/>
            <w:sz w:val="22"/>
            <w:szCs w:val="22"/>
            <w:rPrChange w:id="16515" w:author="Visone Rossana (GSE)" w:date="2025-09-09T14:44:00Z" w16du:dateUtc="2025-09-09T12:44:00Z">
              <w:rPr>
                <w:rFonts w:asciiTheme="minorHAnsi" w:hAnsiTheme="minorHAnsi" w:cs="Calibri"/>
              </w:rPr>
            </w:rPrChange>
          </w:rPr>
          <w:t xml:space="preserve">, nonché </w:t>
        </w:r>
      </w:ins>
      <w:ins w:id="16516" w:author="Visone Rossana (GSE)" w:date="2025-09-05T11:09:00Z" w16du:dateUtc="2025-09-05T09:09:00Z">
        <w:r w:rsidRPr="008B1DFF">
          <w:rPr>
            <w:rFonts w:asciiTheme="minorHAnsi" w:hAnsiTheme="minorHAnsi" w:cstheme="minorHAnsi"/>
            <w:sz w:val="22"/>
            <w:szCs w:val="22"/>
            <w:rPrChange w:id="16517" w:author="Visone Rossana (GSE)" w:date="2025-09-09T14:44:00Z" w16du:dateUtc="2025-09-09T12:44:00Z">
              <w:rPr>
                <w:rFonts w:asciiTheme="minorHAnsi" w:hAnsiTheme="minorHAnsi" w:cs="Calibri"/>
              </w:rPr>
            </w:rPrChange>
          </w:rPr>
          <w:t>il</w:t>
        </w:r>
        <w:r w:rsidRPr="008B1DFF">
          <w:rPr>
            <w:rFonts w:asciiTheme="minorHAnsi" w:hAnsiTheme="minorHAnsi" w:cstheme="minorHAnsi"/>
            <w:sz w:val="22"/>
            <w:szCs w:val="22"/>
            <w:rPrChange w:id="16518" w:author="Visone Rossana (GSE)" w:date="2025-09-09T14:44:00Z" w16du:dateUtc="2025-09-09T12:44:00Z">
              <w:rPr>
                <w:rFonts w:cs="Calibri"/>
              </w:rPr>
            </w:rPrChange>
          </w:rPr>
          <w:t xml:space="preserve"> </w:t>
        </w:r>
      </w:ins>
      <w:ins w:id="16519" w:author="Visone Rossana (GSE)" w:date="2025-09-05T11:10:00Z" w16du:dateUtc="2025-09-05T09:10:00Z">
        <w:r w:rsidRPr="008B1DFF">
          <w:rPr>
            <w:rFonts w:asciiTheme="minorHAnsi" w:hAnsiTheme="minorHAnsi" w:cstheme="minorHAnsi"/>
            <w:sz w:val="22"/>
            <w:szCs w:val="22"/>
            <w:rPrChange w:id="16520" w:author="Visone Rossana (GSE)" w:date="2025-09-09T14:44:00Z" w16du:dateUtc="2025-09-09T12:44:00Z">
              <w:rPr>
                <w:rFonts w:cs="Calibri"/>
              </w:rPr>
            </w:rPrChange>
          </w:rPr>
          <w:t xml:space="preserve">Soggetto che ha </w:t>
        </w:r>
      </w:ins>
      <w:ins w:id="16521" w:author="Visone Rossana (GSE)" w:date="2025-09-05T11:09:00Z" w16du:dateUtc="2025-09-05T09:09:00Z">
        <w:r w:rsidRPr="008B1DFF">
          <w:rPr>
            <w:rFonts w:asciiTheme="minorHAnsi" w:hAnsiTheme="minorHAnsi" w:cstheme="minorHAnsi"/>
            <w:sz w:val="22"/>
            <w:szCs w:val="22"/>
            <w:rPrChange w:id="16522" w:author="Visone Rossana (GSE)" w:date="2025-09-09T14:44:00Z" w16du:dateUtc="2025-09-09T12:44:00Z">
              <w:rPr>
                <w:rFonts w:cs="Calibri"/>
              </w:rPr>
            </w:rPrChange>
          </w:rPr>
          <w:t>direttamente</w:t>
        </w:r>
      </w:ins>
      <w:ins w:id="16523" w:author="Visone Rossana (GSE)" w:date="2025-09-05T11:10:00Z" w16du:dateUtc="2025-09-05T09:10:00Z">
        <w:r w:rsidRPr="008B1DFF">
          <w:rPr>
            <w:rFonts w:asciiTheme="minorHAnsi" w:hAnsiTheme="minorHAnsi" w:cstheme="minorHAnsi"/>
            <w:sz w:val="22"/>
            <w:szCs w:val="22"/>
            <w:rPrChange w:id="16524" w:author="Visone Rossana (GSE)" w:date="2025-09-09T14:44:00Z" w16du:dateUtc="2025-09-09T12:44:00Z">
              <w:rPr>
                <w:rFonts w:cs="Calibri"/>
              </w:rPr>
            </w:rPrChange>
          </w:rPr>
          <w:t xml:space="preserve"> sostenuto</w:t>
        </w:r>
      </w:ins>
      <w:ins w:id="16525" w:author="Visone Rossana (GSE)" w:date="2025-09-05T11:09:00Z" w16du:dateUtc="2025-09-05T09:09:00Z">
        <w:r w:rsidRPr="008B1DFF">
          <w:rPr>
            <w:rFonts w:asciiTheme="minorHAnsi" w:hAnsiTheme="minorHAnsi" w:cstheme="minorHAnsi"/>
            <w:sz w:val="22"/>
            <w:szCs w:val="22"/>
            <w:rPrChange w:id="16526" w:author="Visone Rossana (GSE)" w:date="2025-09-09T14:44:00Z" w16du:dateUtc="2025-09-09T12:44:00Z">
              <w:rPr>
                <w:rFonts w:cs="Calibri"/>
              </w:rPr>
            </w:rPrChange>
          </w:rPr>
          <w:t xml:space="preserve"> le spese per l’esecuzione degli interventi</w:t>
        </w:r>
      </w:ins>
      <w:ins w:id="16527" w:author="Visone Rossana (GSE)" w:date="2025-09-05T11:10:00Z" w16du:dateUtc="2025-09-05T09:10:00Z">
        <w:r w:rsidRPr="008B1DFF">
          <w:rPr>
            <w:rFonts w:asciiTheme="minorHAnsi" w:hAnsiTheme="minorHAnsi" w:cstheme="minorHAnsi"/>
            <w:sz w:val="22"/>
            <w:szCs w:val="22"/>
            <w:rPrChange w:id="16528" w:author="Visone Rossana (GSE)" w:date="2025-09-09T14:44:00Z" w16du:dateUtc="2025-09-09T12:44:00Z">
              <w:rPr>
                <w:rFonts w:asciiTheme="minorHAnsi" w:hAnsiTheme="minorHAnsi" w:cs="Calibri"/>
              </w:rPr>
            </w:rPrChange>
          </w:rPr>
          <w:t>;</w:t>
        </w:r>
      </w:ins>
    </w:p>
    <w:p w14:paraId="3BFCD6B1" w14:textId="266FB93B" w:rsidR="00E608AB" w:rsidRPr="008B1DFF" w:rsidRDefault="001F5FE0">
      <w:pPr>
        <w:pStyle w:val="NORMALEGSE"/>
        <w:numPr>
          <w:ilvl w:val="0"/>
          <w:numId w:val="101"/>
        </w:numPr>
        <w:spacing w:after="120" w:line="276" w:lineRule="auto"/>
        <w:jc w:val="both"/>
        <w:rPr>
          <w:ins w:id="16529" w:author="Visone Rossana (GSE)" w:date="2025-09-05T11:06:00Z" w16du:dateUtc="2025-09-05T09:06:00Z"/>
          <w:rFonts w:asciiTheme="minorHAnsi" w:hAnsiTheme="minorHAnsi" w:cstheme="minorHAnsi"/>
          <w:sz w:val="22"/>
          <w:szCs w:val="22"/>
          <w:rPrChange w:id="16530" w:author="Visone Rossana (GSE)" w:date="2025-09-09T14:44:00Z" w16du:dateUtc="2025-09-09T12:44:00Z">
            <w:rPr>
              <w:ins w:id="16531" w:author="Visone Rossana (GSE)" w:date="2025-09-05T11:06:00Z" w16du:dateUtc="2025-09-05T09:06:00Z"/>
              <w:rFonts w:cs="Calibri"/>
            </w:rPr>
          </w:rPrChange>
        </w:rPr>
        <w:pPrChange w:id="16532" w:author="Visone Rossana (GSE)" w:date="2025-09-09T14:44:00Z" w16du:dateUtc="2025-09-09T12:44:00Z">
          <w:pPr>
            <w:pStyle w:val="NORMALEGSE"/>
            <w:spacing w:after="120"/>
            <w:jc w:val="both"/>
          </w:pPr>
        </w:pPrChange>
      </w:pPr>
      <w:ins w:id="16533" w:author="Visone Rossana (GSE)" w:date="2025-10-15T15:22:00Z" w16du:dateUtc="2025-10-15T13:22:00Z">
        <w:r>
          <w:rPr>
            <w:rFonts w:asciiTheme="minorHAnsi" w:hAnsiTheme="minorHAnsi" w:cstheme="minorHAnsi"/>
            <w:sz w:val="22"/>
            <w:szCs w:val="22"/>
          </w:rPr>
          <w:t>l’edificio</w:t>
        </w:r>
      </w:ins>
      <w:ins w:id="16534" w:author="Visone Rossana (GSE)" w:date="2025-09-09T10:53:00Z" w16du:dateUtc="2025-09-09T08:53:00Z">
        <w:del w:id="16535" w:author="Visone Rossana (GSE)" w:date="2025-10-15T15:22:00Z" w16du:dateUtc="2025-10-15T13:22:00Z">
          <w:r w:rsidR="00E608AB" w:rsidRPr="008B1DFF">
            <w:rPr>
              <w:rFonts w:asciiTheme="minorHAnsi" w:hAnsiTheme="minorHAnsi" w:cstheme="minorHAnsi"/>
              <w:sz w:val="22"/>
              <w:szCs w:val="22"/>
              <w:rPrChange w:id="16536" w:author="Visone Rossana (GSE)" w:date="2025-09-09T14:44:00Z" w16du:dateUtc="2025-09-09T12:44:00Z">
                <w:rPr>
                  <w:rFonts w:asciiTheme="minorHAnsi" w:hAnsiTheme="minorHAnsi" w:cs="Calibri"/>
                </w:rPr>
              </w:rPrChange>
            </w:rPr>
            <w:delText>gli edifici</w:delText>
          </w:r>
        </w:del>
      </w:ins>
      <w:ins w:id="16537" w:author="Visone Rossana (GSE)" w:date="2025-10-15T15:21:00Z" w16du:dateUtc="2025-10-15T13:21:00Z">
        <w:r w:rsidR="0057283A">
          <w:rPr>
            <w:rFonts w:asciiTheme="minorHAnsi" w:hAnsiTheme="minorHAnsi" w:cstheme="minorHAnsi"/>
            <w:sz w:val="22"/>
            <w:szCs w:val="22"/>
          </w:rPr>
          <w:t>/unità immobilia</w:t>
        </w:r>
      </w:ins>
      <w:ins w:id="16538" w:author="Visone Rossana (GSE)" w:date="2025-10-15T15:22:00Z" w16du:dateUtc="2025-10-15T13:22:00Z">
        <w:r w:rsidR="000563F3">
          <w:rPr>
            <w:rFonts w:asciiTheme="minorHAnsi" w:hAnsiTheme="minorHAnsi" w:cstheme="minorHAnsi"/>
            <w:sz w:val="22"/>
            <w:szCs w:val="22"/>
          </w:rPr>
          <w:t>r</w:t>
        </w:r>
        <w:r>
          <w:rPr>
            <w:rFonts w:asciiTheme="minorHAnsi" w:hAnsiTheme="minorHAnsi" w:cstheme="minorHAnsi"/>
            <w:sz w:val="22"/>
            <w:szCs w:val="22"/>
          </w:rPr>
          <w:t>e</w:t>
        </w:r>
      </w:ins>
      <w:ins w:id="16539" w:author="Visone Rossana (GSE)" w:date="2025-09-09T10:53:00Z" w16du:dateUtc="2025-09-09T08:53:00Z">
        <w:r w:rsidR="00E608AB" w:rsidRPr="008B1DFF">
          <w:rPr>
            <w:rFonts w:asciiTheme="minorHAnsi" w:hAnsiTheme="minorHAnsi" w:cstheme="minorHAnsi"/>
            <w:sz w:val="22"/>
            <w:szCs w:val="22"/>
            <w:rPrChange w:id="16540" w:author="Visone Rossana (GSE)" w:date="2025-09-09T14:44:00Z" w16du:dateUtc="2025-09-09T12:44:00Z">
              <w:rPr>
                <w:rFonts w:asciiTheme="minorHAnsi" w:hAnsiTheme="minorHAnsi" w:cs="Calibri"/>
              </w:rPr>
            </w:rPrChange>
          </w:rPr>
          <w:t xml:space="preserve"> oggetto degli interventi devono essere nella proprietà o disponibilità dei Soggetti Ammessi agli incentivi;</w:t>
        </w:r>
      </w:ins>
    </w:p>
    <w:p w14:paraId="3E31DE7B" w14:textId="77777777" w:rsidR="00544E81" w:rsidRPr="008B1DFF" w:rsidDel="00DC5515" w:rsidRDefault="00544E81">
      <w:pPr>
        <w:spacing w:after="120" w:line="276" w:lineRule="auto"/>
        <w:jc w:val="both"/>
        <w:rPr>
          <w:del w:id="16541" w:author="Visone Rossana (GSE)" w:date="2025-09-05T10:50:00Z" w16du:dateUtc="2025-09-05T08:50:00Z"/>
          <w:rFonts w:cstheme="minorHAnsi"/>
          <w:sz w:val="22"/>
          <w:szCs w:val="22"/>
          <w:rPrChange w:id="16542" w:author="Visone Rossana (GSE)" w:date="2025-09-09T14:44:00Z" w16du:dateUtc="2025-09-09T12:44:00Z">
            <w:rPr>
              <w:del w:id="16543" w:author="Visone Rossana (GSE)" w:date="2025-09-05T10:50:00Z" w16du:dateUtc="2025-09-05T08:50:00Z"/>
              <w:rFonts w:cs="Calibri"/>
            </w:rPr>
          </w:rPrChange>
        </w:rPr>
        <w:pPrChange w:id="16544" w:author="Visone Rossana (GSE)" w:date="2025-09-09T14:44:00Z" w16du:dateUtc="2025-09-09T12:44:00Z">
          <w:pPr>
            <w:spacing w:after="120"/>
            <w:jc w:val="both"/>
          </w:pPr>
        </w:pPrChange>
      </w:pPr>
    </w:p>
    <w:p w14:paraId="2ACC2285" w14:textId="115E66C3" w:rsidR="00B3212F" w:rsidRPr="008B1DFF" w:rsidDel="00DC5515" w:rsidRDefault="00B3212F">
      <w:pPr>
        <w:spacing w:after="60" w:line="276" w:lineRule="auto"/>
        <w:jc w:val="both"/>
        <w:rPr>
          <w:del w:id="16545" w:author="Visone Rossana (GSE)" w:date="2025-09-05T10:50:00Z" w16du:dateUtc="2025-09-05T08:50:00Z"/>
          <w:rFonts w:cstheme="minorHAnsi"/>
          <w:sz w:val="22"/>
          <w:szCs w:val="22"/>
          <w:rPrChange w:id="16546" w:author="Visone Rossana (GSE)" w:date="2025-09-09T14:44:00Z" w16du:dateUtc="2025-09-09T12:44:00Z">
            <w:rPr>
              <w:del w:id="16547" w:author="Visone Rossana (GSE)" w:date="2025-09-05T10:50:00Z" w16du:dateUtc="2025-09-05T08:50:00Z"/>
              <w:rFonts w:cs="Calibri"/>
            </w:rPr>
          </w:rPrChange>
        </w:rPr>
        <w:pPrChange w:id="16548" w:author="Visone Rossana (GSE)" w:date="2025-09-09T14:44:00Z" w16du:dateUtc="2025-09-09T12:44:00Z">
          <w:pPr>
            <w:numPr>
              <w:numId w:val="28"/>
            </w:numPr>
            <w:spacing w:after="60"/>
            <w:ind w:left="641" w:hanging="357"/>
            <w:jc w:val="both"/>
          </w:pPr>
        </w:pPrChange>
      </w:pPr>
      <w:del w:id="16549" w:author="Visone Rossana (GSE)" w:date="2025-09-05T10:50:00Z" w16du:dateUtc="2025-09-05T08:50:00Z">
        <w:r w:rsidRPr="008B1DFF" w:rsidDel="00DC5515">
          <w:rPr>
            <w:rFonts w:cstheme="minorHAnsi"/>
            <w:sz w:val="22"/>
            <w:szCs w:val="22"/>
            <w:rPrChange w:id="16550" w:author="Visone Rossana (GSE)" w:date="2025-09-09T14:44:00Z" w16du:dateUtc="2025-09-09T12:44:00Z">
              <w:rPr>
                <w:rFonts w:cs="Calibri"/>
              </w:rPr>
            </w:rPrChange>
          </w:rPr>
          <w:delText>i Soggetti che possono farne richiesta;</w:delText>
        </w:r>
      </w:del>
    </w:p>
    <w:p w14:paraId="745518C9" w14:textId="24991B21" w:rsidR="00B3212F" w:rsidRPr="008B1DFF" w:rsidDel="00DC5515" w:rsidRDefault="00B3212F">
      <w:pPr>
        <w:spacing w:after="60" w:line="276" w:lineRule="auto"/>
        <w:jc w:val="both"/>
        <w:rPr>
          <w:del w:id="16551" w:author="Visone Rossana (GSE)" w:date="2025-09-05T10:50:00Z" w16du:dateUtc="2025-09-05T08:50:00Z"/>
          <w:rFonts w:cstheme="minorHAnsi"/>
          <w:sz w:val="22"/>
          <w:szCs w:val="22"/>
          <w:rPrChange w:id="16552" w:author="Visone Rossana (GSE)" w:date="2025-09-09T14:44:00Z" w16du:dateUtc="2025-09-09T12:44:00Z">
            <w:rPr>
              <w:del w:id="16553" w:author="Visone Rossana (GSE)" w:date="2025-09-05T10:50:00Z" w16du:dateUtc="2025-09-05T08:50:00Z"/>
              <w:rFonts w:cs="Calibri"/>
            </w:rPr>
          </w:rPrChange>
        </w:rPr>
        <w:pPrChange w:id="16554" w:author="Visone Rossana (GSE)" w:date="2025-09-09T14:44:00Z" w16du:dateUtc="2025-09-09T12:44:00Z">
          <w:pPr>
            <w:numPr>
              <w:numId w:val="28"/>
            </w:numPr>
            <w:spacing w:after="60"/>
            <w:ind w:left="641" w:hanging="357"/>
            <w:jc w:val="both"/>
          </w:pPr>
        </w:pPrChange>
      </w:pPr>
      <w:del w:id="16555" w:author="Visone Rossana (GSE)" w:date="2025-09-05T10:50:00Z" w16du:dateUtc="2025-09-05T08:50:00Z">
        <w:r w:rsidRPr="008B1DFF" w:rsidDel="00DC5515">
          <w:rPr>
            <w:rFonts w:cstheme="minorHAnsi"/>
            <w:sz w:val="22"/>
            <w:szCs w:val="22"/>
            <w:rPrChange w:id="16556" w:author="Visone Rossana (GSE)" w:date="2025-09-09T14:44:00Z" w16du:dateUtc="2025-09-09T12:44:00Z">
              <w:rPr>
                <w:rFonts w:cs="Calibri"/>
              </w:rPr>
            </w:rPrChange>
          </w:rPr>
          <w:delText>i requisiti tecnici previsti dal decreto;</w:delText>
        </w:r>
      </w:del>
    </w:p>
    <w:p w14:paraId="7FA4DA5E" w14:textId="7BDCABDC" w:rsidR="00B3212F" w:rsidRPr="008B1DFF" w:rsidDel="00DC5515" w:rsidRDefault="00B3212F">
      <w:pPr>
        <w:spacing w:after="60" w:line="276" w:lineRule="auto"/>
        <w:jc w:val="both"/>
        <w:rPr>
          <w:del w:id="16557" w:author="Visone Rossana (GSE)" w:date="2025-09-05T10:50:00Z" w16du:dateUtc="2025-09-05T08:50:00Z"/>
          <w:rFonts w:cstheme="minorHAnsi"/>
          <w:sz w:val="22"/>
          <w:szCs w:val="22"/>
          <w:rPrChange w:id="16558" w:author="Visone Rossana (GSE)" w:date="2025-09-09T14:44:00Z" w16du:dateUtc="2025-09-09T12:44:00Z">
            <w:rPr>
              <w:del w:id="16559" w:author="Visone Rossana (GSE)" w:date="2025-09-05T10:50:00Z" w16du:dateUtc="2025-09-05T08:50:00Z"/>
              <w:rFonts w:cs="Calibri"/>
            </w:rPr>
          </w:rPrChange>
        </w:rPr>
        <w:pPrChange w:id="16560" w:author="Visone Rossana (GSE)" w:date="2025-09-09T14:44:00Z" w16du:dateUtc="2025-09-09T12:44:00Z">
          <w:pPr>
            <w:numPr>
              <w:numId w:val="28"/>
            </w:numPr>
            <w:spacing w:after="60"/>
            <w:ind w:left="641" w:hanging="357"/>
            <w:jc w:val="both"/>
          </w:pPr>
        </w:pPrChange>
      </w:pPr>
      <w:del w:id="16561" w:author="Visone Rossana (GSE)" w:date="2025-09-05T10:50:00Z" w16du:dateUtc="2025-09-05T08:50:00Z">
        <w:r w:rsidRPr="008B1DFF" w:rsidDel="00DC5515">
          <w:rPr>
            <w:rFonts w:cstheme="minorHAnsi"/>
            <w:sz w:val="22"/>
            <w:szCs w:val="22"/>
            <w:rPrChange w:id="16562" w:author="Visone Rossana (GSE)" w:date="2025-09-09T14:44:00Z" w16du:dateUtc="2025-09-09T12:44:00Z">
              <w:rPr>
                <w:rFonts w:cs="Calibri"/>
              </w:rPr>
            </w:rPrChange>
          </w:rPr>
          <w:delText>le spese ammesse al calcolo dell’incentivo;</w:delText>
        </w:r>
      </w:del>
    </w:p>
    <w:p w14:paraId="725A3205" w14:textId="0E46AAAB" w:rsidR="00B3212F" w:rsidRPr="008B1DFF" w:rsidDel="00DC5515" w:rsidRDefault="00B3212F">
      <w:pPr>
        <w:spacing w:after="60" w:line="276" w:lineRule="auto"/>
        <w:jc w:val="both"/>
        <w:rPr>
          <w:del w:id="16563" w:author="Visone Rossana (GSE)" w:date="2025-09-05T10:50:00Z" w16du:dateUtc="2025-09-05T08:50:00Z"/>
          <w:rFonts w:cstheme="minorHAnsi"/>
          <w:sz w:val="22"/>
          <w:szCs w:val="22"/>
          <w:rPrChange w:id="16564" w:author="Visone Rossana (GSE)" w:date="2025-09-09T14:44:00Z" w16du:dateUtc="2025-09-09T12:44:00Z">
            <w:rPr>
              <w:del w:id="16565" w:author="Visone Rossana (GSE)" w:date="2025-09-05T10:50:00Z" w16du:dateUtc="2025-09-05T08:50:00Z"/>
              <w:rFonts w:cs="Calibri"/>
            </w:rPr>
          </w:rPrChange>
        </w:rPr>
        <w:pPrChange w:id="16566" w:author="Visone Rossana (GSE)" w:date="2025-09-09T14:44:00Z" w16du:dateUtc="2025-09-09T12:44:00Z">
          <w:pPr>
            <w:numPr>
              <w:numId w:val="28"/>
            </w:numPr>
            <w:spacing w:after="60"/>
            <w:ind w:left="641" w:hanging="357"/>
            <w:jc w:val="both"/>
          </w:pPr>
        </w:pPrChange>
      </w:pPr>
      <w:del w:id="16567" w:author="Visone Rossana (GSE)" w:date="2025-09-05T10:50:00Z" w16du:dateUtc="2025-09-05T08:50:00Z">
        <w:r w:rsidRPr="008B1DFF" w:rsidDel="00DC5515">
          <w:rPr>
            <w:rFonts w:cstheme="minorHAnsi"/>
            <w:sz w:val="22"/>
            <w:szCs w:val="22"/>
            <w:rPrChange w:id="16568" w:author="Visone Rossana (GSE)" w:date="2025-09-09T14:44:00Z" w16du:dateUtc="2025-09-09T12:44:00Z">
              <w:rPr>
                <w:rFonts w:cs="Calibri"/>
              </w:rPr>
            </w:rPrChange>
          </w:rPr>
          <w:delText>l’algoritmo di calcolo dell’incentivo;</w:delText>
        </w:r>
      </w:del>
    </w:p>
    <w:p w14:paraId="093DDCFC" w14:textId="5E204E9C" w:rsidR="00B3212F" w:rsidRPr="008B1DFF" w:rsidDel="00DC5515" w:rsidRDefault="00B3212F">
      <w:pPr>
        <w:spacing w:after="60" w:line="276" w:lineRule="auto"/>
        <w:jc w:val="both"/>
        <w:rPr>
          <w:del w:id="16569" w:author="Visone Rossana (GSE)" w:date="2025-09-05T10:50:00Z" w16du:dateUtc="2025-09-05T08:50:00Z"/>
          <w:rFonts w:cstheme="minorHAnsi"/>
          <w:sz w:val="22"/>
          <w:szCs w:val="22"/>
          <w:rPrChange w:id="16570" w:author="Visone Rossana (GSE)" w:date="2025-09-09T14:44:00Z" w16du:dateUtc="2025-09-09T12:44:00Z">
            <w:rPr>
              <w:del w:id="16571" w:author="Visone Rossana (GSE)" w:date="2025-09-05T10:50:00Z" w16du:dateUtc="2025-09-05T08:50:00Z"/>
              <w:rFonts w:cs="Calibri"/>
            </w:rPr>
          </w:rPrChange>
        </w:rPr>
        <w:pPrChange w:id="16572" w:author="Visone Rossana (GSE)" w:date="2025-09-09T14:44:00Z" w16du:dateUtc="2025-09-09T12:44:00Z">
          <w:pPr>
            <w:numPr>
              <w:numId w:val="28"/>
            </w:numPr>
            <w:spacing w:after="60"/>
            <w:ind w:left="641" w:hanging="357"/>
            <w:jc w:val="both"/>
          </w:pPr>
        </w:pPrChange>
      </w:pPr>
      <w:del w:id="16573" w:author="Visone Rossana (GSE)" w:date="2025-09-05T10:50:00Z" w16du:dateUtc="2025-09-05T08:50:00Z">
        <w:r w:rsidRPr="008B1DFF" w:rsidDel="00DC5515">
          <w:rPr>
            <w:rFonts w:cstheme="minorHAnsi"/>
            <w:sz w:val="22"/>
            <w:szCs w:val="22"/>
            <w:rPrChange w:id="16574" w:author="Visone Rossana (GSE)" w:date="2025-09-09T14:44:00Z" w16du:dateUtc="2025-09-09T12:44:00Z">
              <w:rPr>
                <w:rFonts w:cs="Calibri"/>
              </w:rPr>
            </w:rPrChange>
          </w:rPr>
          <w:delText>la documentazione da allegare alla scheda-domanda ad accesso diretto;</w:delText>
        </w:r>
      </w:del>
    </w:p>
    <w:p w14:paraId="25536A11" w14:textId="4A576915" w:rsidR="00B3212F" w:rsidRPr="008B1DFF" w:rsidDel="00DC5515" w:rsidRDefault="00B3212F">
      <w:pPr>
        <w:spacing w:after="120" w:line="276" w:lineRule="auto"/>
        <w:jc w:val="both"/>
        <w:rPr>
          <w:del w:id="16575" w:author="Visone Rossana (GSE)" w:date="2025-09-05T10:50:00Z" w16du:dateUtc="2025-09-05T08:50:00Z"/>
          <w:rFonts w:cstheme="minorHAnsi"/>
          <w:sz w:val="22"/>
          <w:szCs w:val="22"/>
          <w:rPrChange w:id="16576" w:author="Visone Rossana (GSE)" w:date="2025-09-09T14:44:00Z" w16du:dateUtc="2025-09-09T12:44:00Z">
            <w:rPr>
              <w:del w:id="16577" w:author="Visone Rossana (GSE)" w:date="2025-09-05T10:50:00Z" w16du:dateUtc="2025-09-05T08:50:00Z"/>
              <w:rFonts w:cs="Calibri"/>
            </w:rPr>
          </w:rPrChange>
        </w:rPr>
        <w:pPrChange w:id="16578" w:author="Visone Rossana (GSE)" w:date="2025-09-09T14:44:00Z" w16du:dateUtc="2025-09-09T12:44:00Z">
          <w:pPr>
            <w:numPr>
              <w:numId w:val="28"/>
            </w:numPr>
            <w:spacing w:after="120"/>
            <w:ind w:left="641" w:hanging="357"/>
            <w:jc w:val="both"/>
          </w:pPr>
        </w:pPrChange>
      </w:pPr>
      <w:del w:id="16579" w:author="Visone Rossana (GSE)" w:date="2025-09-05T10:50:00Z" w16du:dateUtc="2025-09-05T08:50:00Z">
        <w:r w:rsidRPr="008B1DFF" w:rsidDel="00DC5515">
          <w:rPr>
            <w:rFonts w:cstheme="minorHAnsi"/>
            <w:sz w:val="22"/>
            <w:szCs w:val="22"/>
            <w:rPrChange w:id="16580" w:author="Visone Rossana (GSE)" w:date="2025-09-09T14:44:00Z" w16du:dateUtc="2025-09-09T12:44:00Z">
              <w:rPr>
                <w:rFonts w:cs="Calibri"/>
              </w:rPr>
            </w:rPrChange>
          </w:rPr>
          <w:delText xml:space="preserve">la documentazione da conservare a cura del Soggetto Responsabile. </w:delText>
        </w:r>
      </w:del>
    </w:p>
    <w:p w14:paraId="13BBEFBC" w14:textId="4AC5D1CA" w:rsidR="005534E8" w:rsidRPr="008B1DFF" w:rsidRDefault="005534E8">
      <w:pPr>
        <w:pStyle w:val="NORMALEGSE"/>
        <w:numPr>
          <w:ilvl w:val="0"/>
          <w:numId w:val="101"/>
        </w:numPr>
        <w:spacing w:after="120" w:line="276" w:lineRule="auto"/>
        <w:jc w:val="both"/>
        <w:rPr>
          <w:rFonts w:asciiTheme="minorHAnsi" w:hAnsiTheme="minorHAnsi" w:cstheme="minorHAnsi"/>
          <w:sz w:val="22"/>
          <w:szCs w:val="22"/>
          <w:rPrChange w:id="16581" w:author="Visone Rossana (GSE)" w:date="2025-09-09T14:44:00Z" w16du:dateUtc="2025-09-09T12:44:00Z">
            <w:rPr>
              <w:rFonts w:asciiTheme="minorHAnsi" w:hAnsiTheme="minorHAnsi" w:cs="Calibri"/>
            </w:rPr>
          </w:rPrChange>
        </w:rPr>
        <w:pPrChange w:id="16582" w:author="Visone Rossana (GSE)" w:date="2025-09-09T14:44:00Z" w16du:dateUtc="2025-09-09T12:44:00Z">
          <w:pPr>
            <w:pStyle w:val="NORMALEGSE"/>
            <w:spacing w:after="120"/>
            <w:jc w:val="both"/>
          </w:pPr>
        </w:pPrChange>
      </w:pPr>
      <w:del w:id="16583" w:author="Visone Rossana (GSE)" w:date="2025-09-05T10:58:00Z" w16du:dateUtc="2025-09-05T08:58:00Z">
        <w:r w:rsidRPr="008B1DFF" w:rsidDel="005B22A7">
          <w:rPr>
            <w:rFonts w:asciiTheme="minorHAnsi" w:hAnsiTheme="minorHAnsi" w:cstheme="minorHAnsi"/>
            <w:sz w:val="22"/>
            <w:szCs w:val="22"/>
            <w:rPrChange w:id="16584" w:author="Visone Rossana (GSE)" w:date="2025-09-09T14:44:00Z" w16du:dateUtc="2025-09-09T12:44:00Z">
              <w:rPr>
                <w:rFonts w:asciiTheme="minorHAnsi" w:hAnsiTheme="minorHAnsi" w:cs="Calibri"/>
              </w:rPr>
            </w:rPrChange>
          </w:rPr>
          <w:delText>T</w:delText>
        </w:r>
      </w:del>
      <w:del w:id="16585" w:author="Visone Rossana (GSE)" w:date="2025-09-05T11:01:00Z" w16du:dateUtc="2025-09-05T09:01:00Z">
        <w:r w:rsidRPr="008B1DFF" w:rsidDel="005B22A7">
          <w:rPr>
            <w:rFonts w:asciiTheme="minorHAnsi" w:hAnsiTheme="minorHAnsi" w:cstheme="minorHAnsi"/>
            <w:sz w:val="22"/>
            <w:szCs w:val="22"/>
            <w:rPrChange w:id="16586" w:author="Visone Rossana (GSE)" w:date="2025-09-09T14:44:00Z" w16du:dateUtc="2025-09-09T12:44:00Z">
              <w:rPr>
                <w:rFonts w:asciiTheme="minorHAnsi" w:hAnsiTheme="minorHAnsi" w:cs="Calibri"/>
              </w:rPr>
            </w:rPrChange>
          </w:rPr>
          <w:delText xml:space="preserve">utti </w:delText>
        </w:r>
      </w:del>
      <w:r w:rsidRPr="008B1DFF">
        <w:rPr>
          <w:rFonts w:asciiTheme="minorHAnsi" w:hAnsiTheme="minorHAnsi" w:cstheme="minorHAnsi"/>
          <w:sz w:val="22"/>
          <w:szCs w:val="22"/>
          <w:rPrChange w:id="16587" w:author="Visone Rossana (GSE)" w:date="2025-09-09T14:44:00Z" w16du:dateUtc="2025-09-09T12:44:00Z">
            <w:rPr>
              <w:rFonts w:asciiTheme="minorHAnsi" w:hAnsiTheme="minorHAnsi" w:cs="Calibri"/>
            </w:rPr>
          </w:rPrChange>
        </w:rPr>
        <w:t>gli interventi incentivabili di efficienza energetica (Titolo II) e di piccole dimensioni per la produzione di energia termica da fonti rinnovabili (Titolo III) devono essere realizzati</w:t>
      </w:r>
      <w:del w:id="16588" w:author="Visone Rossana (GSE)" w:date="2025-09-30T17:40:00Z" w16du:dateUtc="2025-09-30T15:40:00Z">
        <w:r w:rsidR="001265DA" w:rsidRPr="008B1DFF" w:rsidDel="00E07F9D">
          <w:rPr>
            <w:rFonts w:asciiTheme="minorHAnsi" w:hAnsiTheme="minorHAnsi" w:cstheme="minorHAnsi"/>
            <w:sz w:val="22"/>
            <w:szCs w:val="22"/>
            <w:rPrChange w:id="16589" w:author="Visone Rossana (GSE)" w:date="2025-09-09T14:44:00Z" w16du:dateUtc="2025-09-09T12:44:00Z">
              <w:rPr>
                <w:rFonts w:asciiTheme="minorHAnsi" w:hAnsiTheme="minorHAnsi" w:cs="Calibri"/>
              </w:rPr>
            </w:rPrChange>
          </w:rPr>
          <w:delText>, nel rispetto dei seguenti requisiti generali</w:delText>
        </w:r>
      </w:del>
      <w:r w:rsidR="00A76188" w:rsidRPr="008B1DFF">
        <w:rPr>
          <w:rFonts w:asciiTheme="minorHAnsi" w:hAnsiTheme="minorHAnsi" w:cstheme="minorHAnsi"/>
          <w:sz w:val="22"/>
          <w:szCs w:val="22"/>
          <w:rPrChange w:id="16590" w:author="Visone Rossana (GSE)" w:date="2025-09-09T14:44:00Z" w16du:dateUtc="2025-09-09T12:44:00Z">
            <w:rPr>
              <w:rFonts w:asciiTheme="minorHAnsi" w:hAnsiTheme="minorHAnsi" w:cs="Calibri"/>
            </w:rPr>
          </w:rPrChange>
        </w:rPr>
        <w:t>:</w:t>
      </w:r>
    </w:p>
    <w:p w14:paraId="548F945C" w14:textId="7948348E" w:rsidR="005534E8" w:rsidRPr="00904011" w:rsidRDefault="005534E8" w:rsidP="00904011">
      <w:pPr>
        <w:pStyle w:val="NORMALEGSE"/>
        <w:numPr>
          <w:ilvl w:val="0"/>
          <w:numId w:val="29"/>
        </w:numPr>
        <w:spacing w:after="120" w:line="276" w:lineRule="auto"/>
        <w:jc w:val="both"/>
        <w:rPr>
          <w:ins w:id="16591" w:author="Visone Rossana (GSE)" w:date="2025-09-30T17:31:00Z" w16du:dateUtc="2025-09-30T15:31:00Z"/>
          <w:rFonts w:asciiTheme="minorHAnsi" w:hAnsiTheme="minorHAnsi" w:cstheme="minorHAnsi"/>
          <w:sz w:val="22"/>
          <w:szCs w:val="22"/>
        </w:rPr>
      </w:pPr>
      <w:r w:rsidRPr="004218D1">
        <w:rPr>
          <w:rFonts w:asciiTheme="minorHAnsi" w:hAnsiTheme="minorHAnsi" w:cstheme="minorHAnsi"/>
          <w:sz w:val="22"/>
          <w:szCs w:val="22"/>
          <w:rPrChange w:id="16592" w:author="Visone Rossana (GSE)" w:date="2025-10-06T15:43:00Z" w16du:dateUtc="2025-10-06T13:43:00Z">
            <w:rPr>
              <w:rFonts w:asciiTheme="minorHAnsi" w:hAnsiTheme="minorHAnsi" w:cs="Calibri"/>
            </w:rPr>
          </w:rPrChange>
        </w:rPr>
        <w:t xml:space="preserve">in edifici esistenti, parti di edifici esistenti o unità immobiliari esistenti, </w:t>
      </w:r>
      <w:r w:rsidR="001A5B4B" w:rsidRPr="004218D1">
        <w:rPr>
          <w:rFonts w:asciiTheme="minorHAnsi" w:hAnsiTheme="minorHAnsi" w:cstheme="minorHAnsi"/>
          <w:b/>
          <w:bCs/>
          <w:sz w:val="22"/>
          <w:szCs w:val="22"/>
          <w:rPrChange w:id="16593" w:author="Visone Rossana (GSE)" w:date="2025-10-06T15:43:00Z" w16du:dateUtc="2025-10-06T13:43:00Z">
            <w:rPr>
              <w:rFonts w:asciiTheme="minorHAnsi" w:hAnsiTheme="minorHAnsi" w:cs="Calibri"/>
            </w:rPr>
          </w:rPrChange>
        </w:rPr>
        <w:t>iscritti al catasto edilizio urbano</w:t>
      </w:r>
      <w:r w:rsidR="001A5B4B" w:rsidRPr="004218D1">
        <w:rPr>
          <w:rFonts w:asciiTheme="minorHAnsi" w:hAnsiTheme="minorHAnsi" w:cstheme="minorHAnsi"/>
          <w:sz w:val="22"/>
          <w:szCs w:val="22"/>
          <w:rPrChange w:id="16594" w:author="Visone Rossana (GSE)" w:date="2025-10-06T15:43:00Z" w16du:dateUtc="2025-10-06T13:43:00Z">
            <w:rPr>
              <w:rFonts w:asciiTheme="minorHAnsi" w:hAnsiTheme="minorHAnsi" w:cs="Calibri"/>
            </w:rPr>
          </w:rPrChange>
        </w:rPr>
        <w:t xml:space="preserve"> alla data di presentazione dell'istanza di incentivazione, </w:t>
      </w:r>
      <w:r w:rsidRPr="004218D1">
        <w:rPr>
          <w:rFonts w:asciiTheme="minorHAnsi" w:hAnsiTheme="minorHAnsi" w:cstheme="minorHAnsi"/>
          <w:sz w:val="22"/>
          <w:szCs w:val="22"/>
          <w:rPrChange w:id="16595" w:author="Visone Rossana (GSE)" w:date="2025-10-06T15:43:00Z" w16du:dateUtc="2025-10-06T13:43:00Z">
            <w:rPr>
              <w:rFonts w:asciiTheme="minorHAnsi" w:hAnsiTheme="minorHAnsi" w:cs="Calibri"/>
            </w:rPr>
          </w:rPrChange>
        </w:rPr>
        <w:t>ad esclusione di quelli in costruzione (categoria F</w:t>
      </w:r>
      <w:r w:rsidR="001A5B4B" w:rsidRPr="004218D1">
        <w:rPr>
          <w:rFonts w:asciiTheme="minorHAnsi" w:hAnsiTheme="minorHAnsi" w:cstheme="minorHAnsi"/>
          <w:sz w:val="22"/>
          <w:szCs w:val="22"/>
          <w:rPrChange w:id="16596" w:author="Visone Rossana (GSE)" w:date="2025-10-06T15:43:00Z" w16du:dateUtc="2025-10-06T13:43:00Z">
            <w:rPr>
              <w:rFonts w:asciiTheme="minorHAnsi" w:hAnsiTheme="minorHAnsi" w:cs="Calibri"/>
            </w:rPr>
          </w:rPrChange>
        </w:rPr>
        <w:t xml:space="preserve">) e che siano </w:t>
      </w:r>
      <w:r w:rsidRPr="004218D1">
        <w:rPr>
          <w:rFonts w:asciiTheme="minorHAnsi" w:hAnsiTheme="minorHAnsi" w:cstheme="minorHAnsi"/>
          <w:b/>
          <w:bCs/>
          <w:sz w:val="22"/>
          <w:szCs w:val="22"/>
          <w:rPrChange w:id="16597" w:author="Visone Rossana (GSE)" w:date="2025-10-06T15:43:00Z" w16du:dateUtc="2025-10-06T13:43:00Z">
            <w:rPr>
              <w:rFonts w:asciiTheme="minorHAnsi" w:hAnsiTheme="minorHAnsi" w:cs="Calibri"/>
              <w:b/>
              <w:bCs/>
            </w:rPr>
          </w:rPrChange>
        </w:rPr>
        <w:t>dotati di impianto di climatizzazione</w:t>
      </w:r>
      <w:r w:rsidR="001265DA" w:rsidRPr="004218D1">
        <w:rPr>
          <w:rFonts w:asciiTheme="minorHAnsi" w:hAnsiTheme="minorHAnsi" w:cstheme="minorHAnsi"/>
          <w:b/>
          <w:bCs/>
          <w:sz w:val="22"/>
          <w:szCs w:val="22"/>
          <w:rPrChange w:id="16598" w:author="Visone Rossana (GSE)" w:date="2025-10-06T15:43:00Z" w16du:dateUtc="2025-10-06T13:43:00Z">
            <w:rPr>
              <w:rFonts w:asciiTheme="minorHAnsi" w:hAnsiTheme="minorHAnsi" w:cs="Calibri"/>
              <w:b/>
              <w:bCs/>
            </w:rPr>
          </w:rPrChange>
        </w:rPr>
        <w:t xml:space="preserve"> invernale</w:t>
      </w:r>
      <w:r w:rsidR="00A76188" w:rsidRPr="004218D1">
        <w:rPr>
          <w:rFonts w:asciiTheme="minorHAnsi" w:hAnsiTheme="minorHAnsi" w:cstheme="minorHAnsi"/>
          <w:sz w:val="22"/>
          <w:szCs w:val="22"/>
          <w:rPrChange w:id="16599" w:author="Visone Rossana (GSE)" w:date="2025-10-06T15:43:00Z" w16du:dateUtc="2025-10-06T13:43:00Z">
            <w:rPr>
              <w:rFonts w:asciiTheme="minorHAnsi" w:hAnsiTheme="minorHAnsi" w:cs="Calibri"/>
            </w:rPr>
          </w:rPrChange>
        </w:rPr>
        <w:t>;</w:t>
      </w:r>
    </w:p>
    <w:p w14:paraId="4A74CF2E" w14:textId="42F9EB9D" w:rsidR="00293ACB" w:rsidRPr="008B1DFF" w:rsidRDefault="00E07F9D">
      <w:pPr>
        <w:pStyle w:val="NORMALEGSE"/>
        <w:numPr>
          <w:ilvl w:val="0"/>
          <w:numId w:val="101"/>
        </w:numPr>
        <w:spacing w:after="120" w:line="276" w:lineRule="auto"/>
        <w:jc w:val="both"/>
        <w:rPr>
          <w:rFonts w:asciiTheme="minorHAnsi" w:hAnsiTheme="minorHAnsi" w:cstheme="minorHAnsi"/>
          <w:sz w:val="22"/>
          <w:szCs w:val="22"/>
          <w:rPrChange w:id="16600" w:author="Visone Rossana (GSE)" w:date="2025-09-09T14:44:00Z" w16du:dateUtc="2025-09-09T12:44:00Z">
            <w:rPr>
              <w:rFonts w:asciiTheme="minorHAnsi" w:hAnsiTheme="minorHAnsi" w:cs="Calibri"/>
            </w:rPr>
          </w:rPrChange>
        </w:rPr>
        <w:pPrChange w:id="16601" w:author="Visone Rossana (GSE)" w:date="2025-09-30T17:31:00Z" w16du:dateUtc="2025-09-30T15:31:00Z">
          <w:pPr>
            <w:pStyle w:val="NORMALEGSE"/>
            <w:numPr>
              <w:numId w:val="29"/>
            </w:numPr>
            <w:spacing w:after="120"/>
            <w:ind w:left="720" w:hanging="360"/>
            <w:jc w:val="both"/>
          </w:pPr>
        </w:pPrChange>
      </w:pPr>
      <w:ins w:id="16602" w:author="Visone Rossana (GSE)" w:date="2025-09-30T17:40:00Z" w16du:dateUtc="2025-09-30T15:40:00Z">
        <w:r w:rsidRPr="00D8783D">
          <w:rPr>
            <w:rFonts w:asciiTheme="minorHAnsi" w:hAnsiTheme="minorHAnsi" w:cstheme="minorHAnsi"/>
            <w:sz w:val="22"/>
            <w:szCs w:val="22"/>
          </w:rPr>
          <w:t>gli interventi incentivabili di piccole dimensioni per la produzione di energia termica da fonti rinnovabili (Titolo III) devono essere realizzati</w:t>
        </w:r>
        <w:r>
          <w:rPr>
            <w:rFonts w:asciiTheme="minorHAnsi" w:hAnsiTheme="minorHAnsi" w:cstheme="minorHAnsi"/>
            <w:sz w:val="22"/>
            <w:szCs w:val="22"/>
          </w:rPr>
          <w:t>, nel rispe</w:t>
        </w:r>
      </w:ins>
      <w:ins w:id="16603" w:author="Visone Rossana (GSE)" w:date="2025-09-30T17:41:00Z" w16du:dateUtc="2025-09-30T15:41:00Z">
        <w:r>
          <w:rPr>
            <w:rFonts w:asciiTheme="minorHAnsi" w:hAnsiTheme="minorHAnsi" w:cstheme="minorHAnsi"/>
            <w:sz w:val="22"/>
            <w:szCs w:val="22"/>
          </w:rPr>
          <w:t>tto dei seguenti requisiti</w:t>
        </w:r>
      </w:ins>
      <w:ins w:id="16604" w:author="Visone Rossana (GSE)" w:date="2025-09-30T17:40:00Z" w16du:dateUtc="2025-09-30T15:40:00Z">
        <w:r>
          <w:rPr>
            <w:rFonts w:asciiTheme="minorHAnsi" w:hAnsiTheme="minorHAnsi" w:cstheme="minorHAnsi"/>
            <w:sz w:val="22"/>
            <w:szCs w:val="22"/>
          </w:rPr>
          <w:t>:</w:t>
        </w:r>
      </w:ins>
    </w:p>
    <w:p w14:paraId="67E46289" w14:textId="1E506887" w:rsidR="00A76188" w:rsidRPr="008B1DFF" w:rsidRDefault="00A76188">
      <w:pPr>
        <w:pStyle w:val="NORMALEGSE"/>
        <w:numPr>
          <w:ilvl w:val="0"/>
          <w:numId w:val="29"/>
        </w:numPr>
        <w:spacing w:after="120" w:line="276" w:lineRule="auto"/>
        <w:jc w:val="both"/>
        <w:rPr>
          <w:ins w:id="16605" w:author="Visone Rossana (GSE)" w:date="2025-09-05T12:49:00Z" w16du:dateUtc="2025-09-05T10:49:00Z"/>
          <w:rFonts w:asciiTheme="minorHAnsi" w:hAnsiTheme="minorHAnsi" w:cstheme="minorHAnsi"/>
          <w:sz w:val="22"/>
          <w:szCs w:val="22"/>
          <w:rPrChange w:id="16606" w:author="Visone Rossana (GSE)" w:date="2025-09-09T14:44:00Z" w16du:dateUtc="2025-09-09T12:44:00Z">
            <w:rPr>
              <w:ins w:id="16607" w:author="Visone Rossana (GSE)" w:date="2025-09-05T12:49:00Z" w16du:dateUtc="2025-09-05T10:49:00Z"/>
              <w:rFonts w:asciiTheme="minorHAnsi" w:hAnsiTheme="minorHAnsi" w:cs="Calibri"/>
            </w:rPr>
          </w:rPrChange>
        </w:rPr>
        <w:pPrChange w:id="16608" w:author="Visone Rossana (GSE)" w:date="2025-09-09T14:44:00Z" w16du:dateUtc="2025-09-09T12:44:00Z">
          <w:pPr>
            <w:pStyle w:val="NORMALEGSE"/>
            <w:numPr>
              <w:numId w:val="29"/>
            </w:numPr>
            <w:spacing w:after="120"/>
            <w:ind w:left="720" w:hanging="360"/>
            <w:jc w:val="both"/>
          </w:pPr>
        </w:pPrChange>
      </w:pPr>
      <w:r w:rsidRPr="008B1DFF">
        <w:rPr>
          <w:rFonts w:asciiTheme="minorHAnsi" w:hAnsiTheme="minorHAnsi" w:cstheme="minorHAnsi"/>
          <w:sz w:val="22"/>
          <w:szCs w:val="22"/>
          <w:rPrChange w:id="16609" w:author="Visone Rossana (GSE)" w:date="2025-09-09T14:44:00Z" w16du:dateUtc="2025-09-09T12:44:00Z">
            <w:rPr>
              <w:rFonts w:asciiTheme="minorHAnsi" w:hAnsiTheme="minorHAnsi" w:cs="Calibri"/>
            </w:rPr>
          </w:rPrChange>
        </w:rPr>
        <w:lastRenderedPageBreak/>
        <w:t xml:space="preserve">utilizzando esclusivamente apparecchi e componenti di nuova costruzione </w:t>
      </w:r>
      <w:r w:rsidRPr="008B1DFF">
        <w:rPr>
          <w:rFonts w:asciiTheme="minorHAnsi" w:hAnsiTheme="minorHAnsi" w:cstheme="minorHAnsi"/>
          <w:sz w:val="22"/>
          <w:szCs w:val="22"/>
          <w:highlight w:val="cyan"/>
          <w:rPrChange w:id="16610" w:author="Visone Rossana (GSE)" w:date="2025-09-09T14:44:00Z" w16du:dateUtc="2025-09-09T12:44:00Z">
            <w:rPr>
              <w:rFonts w:asciiTheme="minorHAnsi" w:hAnsiTheme="minorHAnsi" w:cs="Calibri"/>
              <w:highlight w:val="cyan"/>
            </w:rPr>
          </w:rPrChange>
        </w:rPr>
        <w:t>o ricondizionati</w:t>
      </w:r>
      <w:r w:rsidRPr="008B1DFF">
        <w:rPr>
          <w:rFonts w:asciiTheme="minorHAnsi" w:hAnsiTheme="minorHAnsi" w:cstheme="minorHAnsi"/>
          <w:sz w:val="22"/>
          <w:szCs w:val="22"/>
          <w:rPrChange w:id="16611" w:author="Visone Rossana (GSE)" w:date="2025-09-09T14:44:00Z" w16du:dateUtc="2025-09-09T12:44:00Z">
            <w:rPr>
              <w:rFonts w:asciiTheme="minorHAnsi" w:hAnsiTheme="minorHAnsi" w:cs="Calibri"/>
            </w:rPr>
          </w:rPrChange>
        </w:rPr>
        <w:t>, correttamente dimensionati sulla base dei reali fabbisogni di energia termica e nel rispetto della normativa tecnica di settore</w:t>
      </w:r>
      <w:ins w:id="16612" w:author="Visone Rossana (GSE)" w:date="2025-09-05T12:49:00Z" w16du:dateUtc="2025-09-05T10:49:00Z">
        <w:r w:rsidR="0035262C" w:rsidRPr="008B1DFF">
          <w:rPr>
            <w:rFonts w:asciiTheme="minorHAnsi" w:hAnsiTheme="minorHAnsi" w:cstheme="minorHAnsi"/>
            <w:sz w:val="22"/>
            <w:szCs w:val="22"/>
            <w:rPrChange w:id="16613" w:author="Visone Rossana (GSE)" w:date="2025-09-09T14:44:00Z" w16du:dateUtc="2025-09-09T12:44:00Z">
              <w:rPr>
                <w:rFonts w:asciiTheme="minorHAnsi" w:hAnsiTheme="minorHAnsi" w:cs="Calibri"/>
              </w:rPr>
            </w:rPrChange>
          </w:rPr>
          <w:t>;</w:t>
        </w:r>
      </w:ins>
      <w:del w:id="16614" w:author="Visone Rossana (GSE)" w:date="2025-09-05T11:10:00Z" w16du:dateUtc="2025-09-05T09:10:00Z">
        <w:r w:rsidR="001265DA" w:rsidRPr="008B1DFF" w:rsidDel="00544E81">
          <w:rPr>
            <w:rFonts w:asciiTheme="minorHAnsi" w:hAnsiTheme="minorHAnsi" w:cstheme="minorHAnsi"/>
            <w:sz w:val="22"/>
            <w:szCs w:val="22"/>
            <w:rPrChange w:id="16615" w:author="Visone Rossana (GSE)" w:date="2025-09-09T14:44:00Z" w16du:dateUtc="2025-09-09T12:44:00Z">
              <w:rPr>
                <w:rFonts w:asciiTheme="minorHAnsi" w:hAnsiTheme="minorHAnsi" w:cs="Calibri"/>
              </w:rPr>
            </w:rPrChange>
          </w:rPr>
          <w:delText>;</w:delText>
        </w:r>
      </w:del>
    </w:p>
    <w:p w14:paraId="366B6F78" w14:textId="5B8F277D" w:rsidR="0035262C" w:rsidRPr="008B1DFF" w:rsidRDefault="0035262C">
      <w:pPr>
        <w:pStyle w:val="NORMALEGSE"/>
        <w:numPr>
          <w:ilvl w:val="0"/>
          <w:numId w:val="29"/>
        </w:numPr>
        <w:spacing w:after="120" w:line="276" w:lineRule="auto"/>
        <w:jc w:val="both"/>
        <w:rPr>
          <w:ins w:id="16616" w:author="Visone Rossana (GSE)" w:date="2025-09-05T11:12:00Z" w16du:dateUtc="2025-09-05T09:12:00Z"/>
          <w:rFonts w:asciiTheme="minorHAnsi" w:hAnsiTheme="minorHAnsi" w:cstheme="minorHAnsi"/>
          <w:sz w:val="22"/>
          <w:szCs w:val="22"/>
          <w:rPrChange w:id="16617" w:author="Visone Rossana (GSE)" w:date="2025-09-09T14:44:00Z" w16du:dateUtc="2025-09-09T12:44:00Z">
            <w:rPr>
              <w:ins w:id="16618" w:author="Visone Rossana (GSE)" w:date="2025-09-05T11:12:00Z" w16du:dateUtc="2025-09-05T09:12:00Z"/>
              <w:rFonts w:asciiTheme="minorHAnsi" w:hAnsiTheme="minorHAnsi" w:cs="Calibri"/>
            </w:rPr>
          </w:rPrChange>
        </w:rPr>
        <w:pPrChange w:id="16619" w:author="Visone Rossana (GSE)" w:date="2025-09-09T14:44:00Z" w16du:dateUtc="2025-09-09T12:44:00Z">
          <w:pPr>
            <w:pStyle w:val="NORMALEGSE"/>
            <w:numPr>
              <w:numId w:val="29"/>
            </w:numPr>
            <w:spacing w:after="120"/>
            <w:ind w:left="720" w:hanging="360"/>
            <w:jc w:val="both"/>
          </w:pPr>
        </w:pPrChange>
      </w:pPr>
      <w:commentRangeStart w:id="16620"/>
      <w:commentRangeStart w:id="16621"/>
      <w:ins w:id="16622" w:author="Visone Rossana (GSE)" w:date="2025-09-05T12:49:00Z" w16du:dateUtc="2025-09-05T10:49:00Z">
        <w:del w:id="16623" w:author="Visone Rossana (GSE)" w:date="2025-10-17T14:36:00Z" w16du:dateUtc="2025-10-17T12:36:00Z">
          <w:r w:rsidRPr="004B0370" w:rsidDel="00C05A1A">
            <w:rPr>
              <w:rFonts w:asciiTheme="minorHAnsi" w:hAnsiTheme="minorHAnsi" w:cstheme="minorHAnsi"/>
              <w:strike/>
              <w:sz w:val="22"/>
              <w:szCs w:val="22"/>
              <w:highlight w:val="yellow"/>
              <w:rPrChange w:id="16624" w:author="Visone Rossana (GSE)" w:date="2025-09-30T16:17:00Z" w16du:dateUtc="2025-09-30T14:17:00Z">
                <w:rPr>
                  <w:rFonts w:asciiTheme="minorHAnsi" w:hAnsiTheme="minorHAnsi" w:cs="Calibri"/>
                </w:rPr>
              </w:rPrChange>
            </w:rPr>
            <w:delText>ciascun generatore preesistente deve essere compatibile con le condizioni previste agli allegati I e II al presente decreto</w:delText>
          </w:r>
        </w:del>
      </w:ins>
      <w:commentRangeEnd w:id="16621"/>
      <w:del w:id="16625" w:author="Visone Rossana (GSE)" w:date="2025-10-17T14:36:00Z" w16du:dateUtc="2025-10-17T12:36:00Z">
        <w:r w:rsidR="002A3EB8" w:rsidRPr="008B1DFF" w:rsidDel="00C05A1A">
          <w:rPr>
            <w:rStyle w:val="Rimandocommento"/>
            <w:rFonts w:asciiTheme="minorHAnsi" w:hAnsiTheme="minorHAnsi" w:cstheme="minorHAnsi"/>
            <w:sz w:val="22"/>
            <w:szCs w:val="22"/>
            <w:rPrChange w:id="16626" w:author="Visone Rossana (GSE)" w:date="2025-09-09T14:44:00Z" w16du:dateUtc="2025-09-09T12:44:00Z">
              <w:rPr>
                <w:rStyle w:val="Rimandocommento"/>
                <w:rFonts w:asciiTheme="minorHAnsi" w:hAnsiTheme="minorHAnsi" w:cs="Calibri"/>
                <w:sz w:val="24"/>
              </w:rPr>
            </w:rPrChange>
          </w:rPr>
          <w:commentReference w:id="16621"/>
        </w:r>
        <w:commentRangeEnd w:id="16620"/>
        <w:r w:rsidR="00374EF6" w:rsidRPr="008B1DFF" w:rsidDel="00C05A1A">
          <w:rPr>
            <w:rStyle w:val="Rimandocommento"/>
            <w:rFonts w:asciiTheme="minorHAnsi" w:hAnsiTheme="minorHAnsi" w:cstheme="minorHAnsi"/>
            <w:sz w:val="22"/>
            <w:szCs w:val="22"/>
            <w:rPrChange w:id="16627" w:author="Visone Rossana (GSE)" w:date="2025-09-09T14:44:00Z" w16du:dateUtc="2025-09-09T12:44:00Z">
              <w:rPr>
                <w:rStyle w:val="Rimandocommento"/>
                <w:rFonts w:asciiTheme="minorHAnsi" w:hAnsiTheme="minorHAnsi" w:cs="Calibri"/>
                <w:sz w:val="24"/>
              </w:rPr>
            </w:rPrChange>
          </w:rPr>
          <w:commentReference w:id="16620"/>
        </w:r>
      </w:del>
      <w:ins w:id="16628" w:author="Visone Rossana (GSE)" w:date="2025-09-05T12:49:00Z" w16du:dateUtc="2025-09-05T10:49:00Z">
        <w:del w:id="16629" w:author="Visone Rossana (GSE)" w:date="2025-10-17T14:36:00Z" w16du:dateUtc="2025-10-17T12:36:00Z">
          <w:r w:rsidRPr="008B1DFF" w:rsidDel="00C05A1A">
            <w:rPr>
              <w:rFonts w:asciiTheme="minorHAnsi" w:hAnsiTheme="minorHAnsi" w:cstheme="minorHAnsi"/>
              <w:sz w:val="22"/>
              <w:szCs w:val="22"/>
              <w:rPrChange w:id="16630" w:author="Visone Rossana (GSE)" w:date="2025-09-09T14:44:00Z" w16du:dateUtc="2025-09-09T12:44:00Z">
                <w:rPr>
                  <w:rFonts w:asciiTheme="minorHAnsi" w:hAnsiTheme="minorHAnsi" w:cs="Calibri"/>
                </w:rPr>
              </w:rPrChange>
            </w:rPr>
            <w:delText xml:space="preserve">. </w:delText>
          </w:r>
        </w:del>
        <w:del w:id="16631" w:author="Visone Rossana (GSE)" w:date="2025-10-17T14:37:00Z" w16du:dateUtc="2025-10-17T12:37:00Z">
          <w:r w:rsidRPr="008B1DFF" w:rsidDel="00C05A1A">
            <w:rPr>
              <w:rFonts w:asciiTheme="minorHAnsi" w:hAnsiTheme="minorHAnsi" w:cstheme="minorHAnsi"/>
              <w:sz w:val="22"/>
              <w:szCs w:val="22"/>
              <w:rPrChange w:id="16632" w:author="Visone Rossana (GSE)" w:date="2025-09-09T14:44:00Z" w16du:dateUtc="2025-09-09T12:44:00Z">
                <w:rPr>
                  <w:rFonts w:asciiTheme="minorHAnsi" w:hAnsiTheme="minorHAnsi" w:cs="Calibri"/>
                </w:rPr>
              </w:rPrChange>
            </w:rPr>
            <w:delText>L</w:delText>
          </w:r>
        </w:del>
      </w:ins>
      <w:ins w:id="16633" w:author="Visone Rossana (GSE)" w:date="2025-10-17T14:37:00Z" w16du:dateUtc="2025-10-17T12:37:00Z">
        <w:r w:rsidR="00C05A1A">
          <w:rPr>
            <w:rFonts w:asciiTheme="minorHAnsi" w:hAnsiTheme="minorHAnsi" w:cstheme="minorHAnsi"/>
            <w:sz w:val="22"/>
            <w:szCs w:val="22"/>
          </w:rPr>
          <w:t>l</w:t>
        </w:r>
      </w:ins>
      <w:commentRangeStart w:id="16634"/>
      <w:ins w:id="16635" w:author="Visone Rossana (GSE)" w:date="2025-09-05T12:49:00Z" w16du:dateUtc="2025-09-05T10:49:00Z">
        <w:r w:rsidRPr="008B1DFF">
          <w:rPr>
            <w:rFonts w:asciiTheme="minorHAnsi" w:hAnsiTheme="minorHAnsi" w:cstheme="minorHAnsi"/>
            <w:sz w:val="22"/>
            <w:szCs w:val="22"/>
            <w:rPrChange w:id="16636" w:author="Visone Rossana (GSE)" w:date="2025-09-09T14:44:00Z" w16du:dateUtc="2025-09-09T12:44:00Z">
              <w:rPr>
                <w:rFonts w:asciiTheme="minorHAnsi" w:hAnsiTheme="minorHAnsi" w:cs="Calibri"/>
              </w:rPr>
            </w:rPrChange>
          </w:rPr>
          <w:t xml:space="preserve">’impianto </w:t>
        </w:r>
      </w:ins>
      <w:ins w:id="16637" w:author="Visone Rossana (GSE)" w:date="2025-09-17T17:37:00Z" w16du:dateUtc="2025-09-17T15:37:00Z">
        <w:r w:rsidR="00C311B8">
          <w:rPr>
            <w:rFonts w:asciiTheme="minorHAnsi" w:hAnsiTheme="minorHAnsi" w:cstheme="minorHAnsi"/>
            <w:sz w:val="22"/>
            <w:szCs w:val="22"/>
          </w:rPr>
          <w:t>installato deve essere</w:t>
        </w:r>
      </w:ins>
      <w:ins w:id="16638" w:author="Visone Rossana (GSE)" w:date="2025-09-05T12:49:00Z" w16du:dateUtc="2025-09-05T10:49:00Z">
        <w:r w:rsidRPr="008B1DFF">
          <w:rPr>
            <w:rFonts w:asciiTheme="minorHAnsi" w:hAnsiTheme="minorHAnsi" w:cstheme="minorHAnsi"/>
            <w:sz w:val="22"/>
            <w:szCs w:val="22"/>
            <w:rPrChange w:id="16639" w:author="Visone Rossana (GSE)" w:date="2025-09-09T14:44:00Z" w16du:dateUtc="2025-09-09T12:44:00Z">
              <w:rPr>
                <w:rFonts w:asciiTheme="minorHAnsi" w:hAnsiTheme="minorHAnsi" w:cs="Calibri"/>
              </w:rPr>
            </w:rPrChange>
          </w:rPr>
          <w:t xml:space="preserve"> registrato presso i pertinenti catasti regionali, ove present</w:t>
        </w:r>
      </w:ins>
      <w:commentRangeEnd w:id="16634"/>
      <w:ins w:id="16640" w:author="Visone Rossana (GSE)" w:date="2025-09-05T12:50:00Z" w16du:dateUtc="2025-09-05T10:50:00Z">
        <w:r w:rsidRPr="008B1DFF">
          <w:rPr>
            <w:rStyle w:val="Rimandocommento"/>
            <w:rFonts w:asciiTheme="minorHAnsi" w:hAnsiTheme="minorHAnsi" w:cstheme="minorHAnsi"/>
            <w:sz w:val="22"/>
            <w:szCs w:val="22"/>
            <w:rPrChange w:id="16641" w:author="Visone Rossana (GSE)" w:date="2025-09-09T14:44:00Z" w16du:dateUtc="2025-09-09T12:44:00Z">
              <w:rPr>
                <w:rStyle w:val="Rimandocommento"/>
                <w:rFonts w:asciiTheme="minorHAnsi" w:hAnsiTheme="minorHAnsi" w:cs="Calibri"/>
                <w:sz w:val="24"/>
              </w:rPr>
            </w:rPrChange>
          </w:rPr>
          <w:commentReference w:id="16634"/>
        </w:r>
      </w:ins>
      <w:ins w:id="16642" w:author="Visone Rossana (GSE)" w:date="2025-09-05T12:49:00Z" w16du:dateUtc="2025-09-05T10:49:00Z">
        <w:r w:rsidRPr="008B1DFF">
          <w:rPr>
            <w:rFonts w:asciiTheme="minorHAnsi" w:hAnsiTheme="minorHAnsi" w:cstheme="minorHAnsi"/>
            <w:sz w:val="22"/>
            <w:szCs w:val="22"/>
            <w:rPrChange w:id="16643" w:author="Visone Rossana (GSE)" w:date="2025-09-09T14:44:00Z" w16du:dateUtc="2025-09-09T12:44:00Z">
              <w:rPr>
                <w:rFonts w:asciiTheme="minorHAnsi" w:hAnsiTheme="minorHAnsi" w:cs="Calibri"/>
              </w:rPr>
            </w:rPrChange>
          </w:rPr>
          <w:t>i;</w:t>
        </w:r>
      </w:ins>
    </w:p>
    <w:p w14:paraId="1CDD7FCE" w14:textId="71FB9E9A" w:rsidR="00544E81" w:rsidRPr="001A23A8" w:rsidRDefault="00544E81">
      <w:pPr>
        <w:pStyle w:val="NORMALEGSE"/>
        <w:numPr>
          <w:ilvl w:val="0"/>
          <w:numId w:val="29"/>
        </w:numPr>
        <w:spacing w:after="120" w:line="276" w:lineRule="auto"/>
        <w:jc w:val="both"/>
        <w:rPr>
          <w:rFonts w:asciiTheme="minorHAnsi" w:hAnsiTheme="minorHAnsi" w:cstheme="minorHAnsi"/>
          <w:sz w:val="22"/>
          <w:szCs w:val="22"/>
          <w:rPrChange w:id="16644" w:author="Visone Rossana (GSE)" w:date="2025-10-06T17:10:00Z" w16du:dateUtc="2025-10-06T15:10:00Z">
            <w:rPr>
              <w:rFonts w:asciiTheme="minorHAnsi" w:hAnsiTheme="minorHAnsi" w:cs="Calibri"/>
            </w:rPr>
          </w:rPrChange>
        </w:rPr>
        <w:pPrChange w:id="16645" w:author="Visone Rossana (GSE)" w:date="2025-09-09T14:44:00Z" w16du:dateUtc="2025-09-09T12:44:00Z">
          <w:pPr>
            <w:pStyle w:val="NORMALEGSE"/>
            <w:numPr>
              <w:numId w:val="29"/>
            </w:numPr>
            <w:spacing w:after="120"/>
            <w:ind w:left="720" w:hanging="360"/>
            <w:jc w:val="both"/>
          </w:pPr>
        </w:pPrChange>
      </w:pPr>
      <w:commentRangeStart w:id="16646"/>
      <w:ins w:id="16647" w:author="Visone Rossana (GSE)" w:date="2025-09-05T11:12:00Z" w16du:dateUtc="2025-09-05T09:12:00Z">
        <w:del w:id="16648" w:author="Visone Rossana (GSE)" w:date="2025-09-30T17:41:00Z" w16du:dateUtc="2025-09-30T15:41:00Z">
          <w:r w:rsidRPr="001A23A8" w:rsidDel="00E07F9D">
            <w:rPr>
              <w:rFonts w:asciiTheme="minorHAnsi" w:hAnsiTheme="minorHAnsi" w:cstheme="minorHAnsi"/>
              <w:sz w:val="22"/>
              <w:szCs w:val="22"/>
              <w:rPrChange w:id="16649" w:author="Visone Rossana (GSE)" w:date="2025-10-06T17:10:00Z" w16du:dateUtc="2025-10-06T15:10:00Z">
                <w:rPr>
                  <w:rFonts w:asciiTheme="minorHAnsi" w:hAnsiTheme="minorHAnsi" w:cs="Calibri"/>
                </w:rPr>
              </w:rPrChange>
            </w:rPr>
            <w:delText xml:space="preserve">per </w:delText>
          </w:r>
        </w:del>
      </w:ins>
      <w:ins w:id="16650" w:author="Visone Rossana (GSE)" w:date="2025-09-05T11:13:00Z" w16du:dateUtc="2025-09-05T09:13:00Z">
        <w:del w:id="16651" w:author="Visone Rossana (GSE)" w:date="2025-09-30T17:41:00Z" w16du:dateUtc="2025-09-30T15:41:00Z">
          <w:r w:rsidRPr="001A23A8" w:rsidDel="00E07F9D">
            <w:rPr>
              <w:rFonts w:asciiTheme="minorHAnsi" w:hAnsiTheme="minorHAnsi" w:cstheme="minorHAnsi"/>
              <w:sz w:val="22"/>
              <w:szCs w:val="22"/>
              <w:rPrChange w:id="16652" w:author="Visone Rossana (GSE)" w:date="2025-10-06T17:10:00Z" w16du:dateUtc="2025-10-06T15:10:00Z">
                <w:rPr>
                  <w:rFonts w:asciiTheme="minorHAnsi" w:hAnsiTheme="minorHAnsi" w:cs="Calibri"/>
                </w:rPr>
              </w:rPrChange>
            </w:rPr>
            <w:delText xml:space="preserve">gli </w:delText>
          </w:r>
        </w:del>
      </w:ins>
      <w:ins w:id="16653" w:author="Visone Rossana (GSE)" w:date="2025-09-05T11:12:00Z" w16du:dateUtc="2025-09-05T09:12:00Z">
        <w:del w:id="16654" w:author="Visone Rossana (GSE)" w:date="2025-09-30T17:41:00Z" w16du:dateUtc="2025-09-30T15:41:00Z">
          <w:r w:rsidRPr="001A23A8" w:rsidDel="00E07F9D">
            <w:rPr>
              <w:rFonts w:asciiTheme="minorHAnsi" w:hAnsiTheme="minorHAnsi" w:cstheme="minorHAnsi"/>
              <w:sz w:val="22"/>
              <w:szCs w:val="22"/>
              <w:rPrChange w:id="16655" w:author="Visone Rossana (GSE)" w:date="2025-10-06T17:10:00Z" w16du:dateUtc="2025-10-06T15:10:00Z">
                <w:rPr>
                  <w:rFonts w:asciiTheme="minorHAnsi" w:hAnsiTheme="minorHAnsi" w:cs="Calibri"/>
                </w:rPr>
              </w:rPrChange>
            </w:rPr>
            <w:delText>interventi del Titolo III,</w:delText>
          </w:r>
        </w:del>
      </w:ins>
      <w:ins w:id="16656" w:author="Visone Rossana (GSE)" w:date="2025-09-05T11:13:00Z" w16du:dateUtc="2025-09-05T09:13:00Z">
        <w:del w:id="16657" w:author="Visone Rossana (GSE)" w:date="2025-09-30T17:41:00Z" w16du:dateUtc="2025-09-30T15:41:00Z">
          <w:r w:rsidRPr="001A23A8" w:rsidDel="00E07F9D">
            <w:rPr>
              <w:rFonts w:asciiTheme="minorHAnsi" w:hAnsiTheme="minorHAnsi" w:cstheme="minorHAnsi"/>
              <w:sz w:val="22"/>
              <w:szCs w:val="22"/>
              <w:rPrChange w:id="16658" w:author="Visone Rossana (GSE)" w:date="2025-10-06T17:10:00Z" w16du:dateUtc="2025-10-06T15:10:00Z">
                <w:rPr>
                  <w:rFonts w:asciiTheme="minorHAnsi" w:hAnsiTheme="minorHAnsi" w:cs="Calibri"/>
                </w:rPr>
              </w:rPrChange>
            </w:rPr>
            <w:delText xml:space="preserve"> è sempre </w:delText>
          </w:r>
        </w:del>
        <w:r w:rsidRPr="001A23A8">
          <w:rPr>
            <w:rFonts w:asciiTheme="minorHAnsi" w:hAnsiTheme="minorHAnsi" w:cstheme="minorHAnsi"/>
            <w:sz w:val="22"/>
            <w:szCs w:val="22"/>
            <w:rPrChange w:id="16659" w:author="Visone Rossana (GSE)" w:date="2025-10-06T17:10:00Z" w16du:dateUtc="2025-10-06T15:10:00Z">
              <w:rPr>
                <w:rFonts w:asciiTheme="minorHAnsi" w:hAnsiTheme="minorHAnsi" w:cs="Calibri"/>
              </w:rPr>
            </w:rPrChange>
          </w:rPr>
          <w:t>previ</w:t>
        </w:r>
        <w:del w:id="16660" w:author="Visone Rossana (GSE)" w:date="2025-09-30T17:41:00Z" w16du:dateUtc="2025-09-30T15:41:00Z">
          <w:r w:rsidRPr="001A23A8" w:rsidDel="00E07F9D">
            <w:rPr>
              <w:rFonts w:asciiTheme="minorHAnsi" w:hAnsiTheme="minorHAnsi" w:cstheme="minorHAnsi"/>
              <w:sz w:val="22"/>
              <w:szCs w:val="22"/>
              <w:rPrChange w:id="16661" w:author="Visone Rossana (GSE)" w:date="2025-10-06T17:10:00Z" w16du:dateUtc="2025-10-06T15:10:00Z">
                <w:rPr>
                  <w:rFonts w:asciiTheme="minorHAnsi" w:hAnsiTheme="minorHAnsi" w:cs="Calibri"/>
                </w:rPr>
              </w:rPrChange>
            </w:rPr>
            <w:delText>st</w:delText>
          </w:r>
        </w:del>
      </w:ins>
      <w:ins w:id="16662" w:author="Visone Rossana (GSE)" w:date="2025-09-30T17:41:00Z" w16du:dateUtc="2025-09-30T15:41:00Z">
        <w:r w:rsidR="00E07F9D" w:rsidRPr="001A23A8">
          <w:rPr>
            <w:rFonts w:asciiTheme="minorHAnsi" w:hAnsiTheme="minorHAnsi" w:cstheme="minorHAnsi"/>
            <w:sz w:val="22"/>
            <w:szCs w:val="22"/>
            <w:rPrChange w:id="16663" w:author="Visone Rossana (GSE)" w:date="2025-10-06T17:10:00Z" w16du:dateUtc="2025-10-06T15:10:00Z">
              <w:rPr>
                <w:rFonts w:asciiTheme="minorHAnsi" w:hAnsiTheme="minorHAnsi" w:cstheme="minorHAnsi"/>
                <w:sz w:val="22"/>
                <w:szCs w:val="22"/>
                <w:highlight w:val="yellow"/>
              </w:rPr>
            </w:rPrChange>
          </w:rPr>
          <w:t>a</w:t>
        </w:r>
      </w:ins>
      <w:ins w:id="16664" w:author="Visone Rossana (GSE)" w:date="2025-09-05T11:13:00Z" w16du:dateUtc="2025-09-05T09:13:00Z">
        <w:del w:id="16665" w:author="Visone Rossana (GSE)" w:date="2025-09-30T17:41:00Z" w16du:dateUtc="2025-09-30T15:41:00Z">
          <w:r w:rsidRPr="001A23A8" w:rsidDel="00E07F9D">
            <w:rPr>
              <w:rFonts w:asciiTheme="minorHAnsi" w:hAnsiTheme="minorHAnsi" w:cstheme="minorHAnsi"/>
              <w:sz w:val="22"/>
              <w:szCs w:val="22"/>
              <w:rPrChange w:id="16666" w:author="Visone Rossana (GSE)" w:date="2025-10-06T17:10:00Z" w16du:dateUtc="2025-10-06T15:10:00Z">
                <w:rPr>
                  <w:rFonts w:asciiTheme="minorHAnsi" w:hAnsiTheme="minorHAnsi" w:cs="Calibri"/>
                </w:rPr>
              </w:rPrChange>
            </w:rPr>
            <w:delText>a</w:delText>
          </w:r>
        </w:del>
        <w:r w:rsidRPr="001A23A8">
          <w:rPr>
            <w:rFonts w:asciiTheme="minorHAnsi" w:hAnsiTheme="minorHAnsi" w:cstheme="minorHAnsi"/>
            <w:sz w:val="22"/>
            <w:szCs w:val="22"/>
            <w:rPrChange w:id="16667" w:author="Visone Rossana (GSE)" w:date="2025-10-06T17:10:00Z" w16du:dateUtc="2025-10-06T15:10:00Z">
              <w:rPr>
                <w:rFonts w:asciiTheme="minorHAnsi" w:hAnsiTheme="minorHAnsi" w:cs="Calibri"/>
              </w:rPr>
            </w:rPrChange>
          </w:rPr>
          <w:t xml:space="preserve"> </w:t>
        </w:r>
        <w:del w:id="16668" w:author="Visone Rossana (GSE)" w:date="2025-09-30T17:41:00Z" w16du:dateUtc="2025-09-30T15:41:00Z">
          <w:r w:rsidRPr="001A23A8" w:rsidDel="00E07F9D">
            <w:rPr>
              <w:rFonts w:asciiTheme="minorHAnsi" w:hAnsiTheme="minorHAnsi" w:cstheme="minorHAnsi"/>
              <w:sz w:val="22"/>
              <w:szCs w:val="22"/>
              <w:rPrChange w:id="16669" w:author="Visone Rossana (GSE)" w:date="2025-10-06T17:10:00Z" w16du:dateUtc="2025-10-06T15:10:00Z">
                <w:rPr>
                  <w:rFonts w:asciiTheme="minorHAnsi" w:hAnsiTheme="minorHAnsi" w:cs="Calibri"/>
                </w:rPr>
              </w:rPrChange>
            </w:rPr>
            <w:delText xml:space="preserve">la </w:delText>
          </w:r>
        </w:del>
        <w:r w:rsidRPr="001A23A8">
          <w:rPr>
            <w:rFonts w:asciiTheme="minorHAnsi" w:hAnsiTheme="minorHAnsi" w:cstheme="minorHAnsi"/>
            <w:sz w:val="22"/>
            <w:szCs w:val="22"/>
            <w:rPrChange w:id="16670" w:author="Visone Rossana (GSE)" w:date="2025-10-06T17:10:00Z" w16du:dateUtc="2025-10-06T15:10:00Z">
              <w:rPr>
                <w:rFonts w:asciiTheme="minorHAnsi" w:hAnsiTheme="minorHAnsi" w:cs="Calibri"/>
              </w:rPr>
            </w:rPrChange>
          </w:rPr>
          <w:t>sostituzione dell’impianto pre</w:t>
        </w:r>
      </w:ins>
      <w:ins w:id="16671" w:author="Visone Rossana (GSE)" w:date="2025-09-08T18:20:00Z" w16du:dateUtc="2025-09-08T16:20:00Z">
        <w:r w:rsidR="006B2BDD" w:rsidRPr="001A23A8">
          <w:rPr>
            <w:rFonts w:asciiTheme="minorHAnsi" w:hAnsiTheme="minorHAnsi" w:cstheme="minorHAnsi"/>
            <w:sz w:val="22"/>
            <w:szCs w:val="22"/>
            <w:rPrChange w:id="16672" w:author="Visone Rossana (GSE)" w:date="2025-10-06T17:10:00Z" w16du:dateUtc="2025-10-06T15:10:00Z">
              <w:rPr>
                <w:rFonts w:asciiTheme="minorHAnsi" w:hAnsiTheme="minorHAnsi" w:cs="Calibri"/>
                <w:highlight w:val="yellow"/>
              </w:rPr>
            </w:rPrChange>
          </w:rPr>
          <w:t>e</w:t>
        </w:r>
      </w:ins>
      <w:ins w:id="16673" w:author="Visone Rossana (GSE)" w:date="2025-09-05T11:13:00Z" w16du:dateUtc="2025-09-05T09:13:00Z">
        <w:r w:rsidRPr="001A23A8">
          <w:rPr>
            <w:rFonts w:asciiTheme="minorHAnsi" w:hAnsiTheme="minorHAnsi" w:cstheme="minorHAnsi"/>
            <w:sz w:val="22"/>
            <w:szCs w:val="22"/>
            <w:rPrChange w:id="16674" w:author="Visone Rossana (GSE)" w:date="2025-10-06T17:10:00Z" w16du:dateUtc="2025-10-06T15:10:00Z">
              <w:rPr>
                <w:rFonts w:asciiTheme="minorHAnsi" w:hAnsiTheme="minorHAnsi" w:cs="Calibri"/>
              </w:rPr>
            </w:rPrChange>
          </w:rPr>
          <w:t>sistente</w:t>
        </w:r>
      </w:ins>
      <w:ins w:id="16675" w:author="Visone Rossana (GSE)" w:date="2025-09-30T16:17:00Z" w16du:dateUtc="2025-09-30T14:17:00Z">
        <w:r w:rsidR="00374EF6" w:rsidRPr="001A23A8">
          <w:rPr>
            <w:rFonts w:asciiTheme="minorHAnsi" w:hAnsiTheme="minorHAnsi" w:cstheme="minorHAnsi"/>
            <w:sz w:val="22"/>
            <w:szCs w:val="22"/>
            <w:rPrChange w:id="16676" w:author="Visone Rossana (GSE)" w:date="2025-10-06T17:10:00Z" w16du:dateUtc="2025-10-06T15:10:00Z">
              <w:rPr>
                <w:rFonts w:asciiTheme="minorHAnsi" w:hAnsiTheme="minorHAnsi" w:cstheme="minorHAnsi"/>
                <w:sz w:val="22"/>
                <w:szCs w:val="22"/>
                <w:highlight w:val="yellow"/>
              </w:rPr>
            </w:rPrChange>
          </w:rPr>
          <w:t>,</w:t>
        </w:r>
      </w:ins>
      <w:ins w:id="16677" w:author="Visone Rossana (GSE)" w:date="2025-09-05T11:13:00Z" w16du:dateUtc="2025-09-05T09:13:00Z">
        <w:r w:rsidRPr="001A23A8">
          <w:rPr>
            <w:rFonts w:asciiTheme="minorHAnsi" w:hAnsiTheme="minorHAnsi" w:cstheme="minorHAnsi"/>
            <w:sz w:val="22"/>
            <w:szCs w:val="22"/>
            <w:rPrChange w:id="16678" w:author="Visone Rossana (GSE)" w:date="2025-10-06T17:10:00Z" w16du:dateUtc="2025-10-06T15:10:00Z">
              <w:rPr>
                <w:rFonts w:asciiTheme="minorHAnsi" w:hAnsiTheme="minorHAnsi" w:cs="Calibri"/>
              </w:rPr>
            </w:rPrChange>
          </w:rPr>
          <w:t xml:space="preserve"> </w:t>
        </w:r>
      </w:ins>
      <w:ins w:id="16679" w:author="Visone Rossana (GSE)" w:date="2025-09-05T11:14:00Z" w16du:dateUtc="2025-09-05T09:14:00Z">
        <w:r w:rsidRPr="001A23A8">
          <w:rPr>
            <w:rFonts w:asciiTheme="minorHAnsi" w:hAnsiTheme="minorHAnsi" w:cstheme="minorHAnsi"/>
            <w:sz w:val="22"/>
            <w:szCs w:val="22"/>
            <w:rPrChange w:id="16680" w:author="Visone Rossana (GSE)" w:date="2025-10-06T17:10:00Z" w16du:dateUtc="2025-10-06T15:10:00Z">
              <w:rPr>
                <w:rFonts w:asciiTheme="minorHAnsi" w:hAnsiTheme="minorHAnsi" w:cs="Calibri"/>
              </w:rPr>
            </w:rPrChange>
          </w:rPr>
          <w:t>salvo l</w:t>
        </w:r>
        <w:del w:id="16681" w:author="Visone Rossana (GSE)" w:date="2025-10-06T17:11:00Z" w16du:dateUtc="2025-10-06T15:11:00Z">
          <w:r w:rsidRPr="001A23A8" w:rsidDel="007B22E9">
            <w:rPr>
              <w:rFonts w:asciiTheme="minorHAnsi" w:hAnsiTheme="minorHAnsi" w:cstheme="minorHAnsi"/>
              <w:sz w:val="22"/>
              <w:szCs w:val="22"/>
              <w:rPrChange w:id="16682" w:author="Visone Rossana (GSE)" w:date="2025-10-06T17:10:00Z" w16du:dateUtc="2025-10-06T15:10:00Z">
                <w:rPr>
                  <w:rFonts w:asciiTheme="minorHAnsi" w:hAnsiTheme="minorHAnsi" w:cs="Calibri"/>
                </w:rPr>
              </w:rPrChange>
            </w:rPr>
            <w:delText>e disposizioni specifich</w:delText>
          </w:r>
        </w:del>
        <w:r w:rsidRPr="001A23A8">
          <w:rPr>
            <w:rFonts w:asciiTheme="minorHAnsi" w:hAnsiTheme="minorHAnsi" w:cstheme="minorHAnsi"/>
            <w:sz w:val="22"/>
            <w:szCs w:val="22"/>
            <w:rPrChange w:id="16683" w:author="Visone Rossana (GSE)" w:date="2025-10-06T17:10:00Z" w16du:dateUtc="2025-10-06T15:10:00Z">
              <w:rPr>
                <w:rFonts w:asciiTheme="minorHAnsi" w:hAnsiTheme="minorHAnsi" w:cs="Calibri"/>
              </w:rPr>
            </w:rPrChange>
          </w:rPr>
          <w:t xml:space="preserve">e </w:t>
        </w:r>
      </w:ins>
      <w:ins w:id="16684" w:author="Visone Rossana (GSE)" w:date="2025-10-06T17:11:00Z" w16du:dateUtc="2025-10-06T15:11:00Z">
        <w:r w:rsidR="007B22E9">
          <w:rPr>
            <w:rFonts w:asciiTheme="minorHAnsi" w:hAnsiTheme="minorHAnsi" w:cstheme="minorHAnsi"/>
            <w:sz w:val="22"/>
            <w:szCs w:val="22"/>
          </w:rPr>
          <w:t xml:space="preserve">deroghe </w:t>
        </w:r>
      </w:ins>
      <w:ins w:id="16685" w:author="Visone Rossana (GSE)" w:date="2025-09-05T11:14:00Z" w16du:dateUtc="2025-09-05T09:14:00Z">
        <w:r w:rsidRPr="001A23A8">
          <w:rPr>
            <w:rFonts w:asciiTheme="minorHAnsi" w:hAnsiTheme="minorHAnsi" w:cstheme="minorHAnsi"/>
            <w:sz w:val="22"/>
            <w:szCs w:val="22"/>
            <w:rPrChange w:id="16686" w:author="Visone Rossana (GSE)" w:date="2025-10-06T17:10:00Z" w16du:dateUtc="2025-10-06T15:10:00Z">
              <w:rPr>
                <w:rFonts w:asciiTheme="minorHAnsi" w:hAnsiTheme="minorHAnsi" w:cs="Calibri"/>
              </w:rPr>
            </w:rPrChange>
          </w:rPr>
          <w:t>previste</w:t>
        </w:r>
        <w:del w:id="16687" w:author="Visone Rossana (GSE)" w:date="2025-10-17T14:42:00Z" w16du:dateUtc="2025-10-17T12:42:00Z">
          <w:r w:rsidRPr="001A23A8" w:rsidDel="00AF2090">
            <w:rPr>
              <w:rFonts w:asciiTheme="minorHAnsi" w:hAnsiTheme="minorHAnsi" w:cstheme="minorHAnsi"/>
              <w:sz w:val="22"/>
              <w:szCs w:val="22"/>
              <w:rPrChange w:id="16688" w:author="Visone Rossana (GSE)" w:date="2025-10-06T17:10:00Z" w16du:dateUtc="2025-10-06T15:10:00Z">
                <w:rPr>
                  <w:rFonts w:asciiTheme="minorHAnsi" w:hAnsiTheme="minorHAnsi" w:cs="Calibri"/>
                </w:rPr>
              </w:rPrChange>
            </w:rPr>
            <w:delText xml:space="preserve"> in ambito di sostituzione funzionale</w:delText>
          </w:r>
        </w:del>
      </w:ins>
      <w:ins w:id="16689" w:author="Visone Rossana (GSE)" w:date="2025-09-30T16:18:00Z" w16du:dateUtc="2025-09-30T14:18:00Z">
        <w:del w:id="16690" w:author="Visone Rossana (GSE)" w:date="2025-10-17T14:42:00Z" w16du:dateUtc="2025-10-17T12:42:00Z">
          <w:r w:rsidR="00374EF6" w:rsidRPr="001A23A8" w:rsidDel="00AF2090">
            <w:rPr>
              <w:rFonts w:asciiTheme="minorHAnsi" w:hAnsiTheme="minorHAnsi" w:cstheme="minorHAnsi"/>
              <w:sz w:val="22"/>
              <w:szCs w:val="22"/>
              <w:rPrChange w:id="16691" w:author="Visone Rossana (GSE)" w:date="2025-10-06T17:10:00Z" w16du:dateUtc="2025-10-06T15:10:00Z">
                <w:rPr>
                  <w:rFonts w:asciiTheme="minorHAnsi" w:hAnsiTheme="minorHAnsi" w:cstheme="minorHAnsi"/>
                  <w:sz w:val="22"/>
                  <w:szCs w:val="22"/>
                  <w:highlight w:val="yellow"/>
                </w:rPr>
              </w:rPrChange>
            </w:rPr>
            <w:delText xml:space="preserve"> </w:delText>
          </w:r>
        </w:del>
      </w:ins>
      <w:ins w:id="16692" w:author="Visone Rossana (GSE)" w:date="2025-10-06T17:11:00Z" w16du:dateUtc="2025-10-06T15:11:00Z">
        <w:del w:id="16693" w:author="Visone Rossana (GSE)" w:date="2025-10-17T14:38:00Z" w16du:dateUtc="2025-10-17T12:38:00Z">
          <w:r w:rsidR="007B22E9" w:rsidDel="000D42EE">
            <w:rPr>
              <w:rFonts w:asciiTheme="minorHAnsi" w:hAnsiTheme="minorHAnsi" w:cstheme="minorHAnsi"/>
              <w:sz w:val="22"/>
              <w:szCs w:val="22"/>
            </w:rPr>
            <w:delText xml:space="preserve"> </w:delText>
          </w:r>
        </w:del>
        <w:del w:id="16694" w:author="Visone Rossana (GSE)" w:date="2025-10-17T14:42:00Z" w16du:dateUtc="2025-10-17T12:42:00Z">
          <w:r w:rsidR="007B22E9" w:rsidDel="00AF2090">
            <w:rPr>
              <w:rFonts w:asciiTheme="minorHAnsi" w:hAnsiTheme="minorHAnsi" w:cstheme="minorHAnsi"/>
              <w:sz w:val="22"/>
              <w:szCs w:val="22"/>
            </w:rPr>
            <w:delText>per l’intervento III.G,</w:delText>
          </w:r>
        </w:del>
        <w:r w:rsidR="007B22E9">
          <w:rPr>
            <w:rFonts w:asciiTheme="minorHAnsi" w:hAnsiTheme="minorHAnsi" w:cstheme="minorHAnsi"/>
            <w:sz w:val="22"/>
            <w:szCs w:val="22"/>
          </w:rPr>
          <w:t xml:space="preserve"> </w:t>
        </w:r>
      </w:ins>
      <w:ins w:id="16695" w:author="Visone Rossana (GSE)" w:date="2025-10-17T14:39:00Z" w16du:dateUtc="2025-10-17T12:39:00Z">
        <w:r w:rsidR="00BF05E0">
          <w:rPr>
            <w:rFonts w:asciiTheme="minorHAnsi" w:hAnsiTheme="minorHAnsi" w:cstheme="minorHAnsi"/>
            <w:sz w:val="22"/>
            <w:szCs w:val="22"/>
          </w:rPr>
          <w:t xml:space="preserve">per l’intervento II. B in caso di </w:t>
        </w:r>
      </w:ins>
      <w:ins w:id="16696" w:author="Visone Rossana (GSE)" w:date="2025-10-17T14:38:00Z" w16du:dateUtc="2025-10-17T12:38:00Z">
        <w:r w:rsidR="00C11446" w:rsidRPr="00C11446">
          <w:rPr>
            <w:rFonts w:asciiTheme="minorHAnsi" w:hAnsiTheme="minorHAnsi" w:cstheme="minorHAnsi"/>
            <w:sz w:val="22"/>
            <w:szCs w:val="22"/>
            <w:rPrChange w:id="16697" w:author="Visone Rossana (GSE)" w:date="2025-10-17T14:38:00Z" w16du:dateUtc="2025-10-17T12:38:00Z">
              <w:rPr>
                <w:rFonts w:ascii="Calibri" w:hAnsi="Calibri" w:cs="Calibri"/>
                <w:sz w:val="20"/>
                <w:szCs w:val="20"/>
              </w:rPr>
            </w:rPrChange>
          </w:rPr>
          <w:t>installazione di una pompa di calore “</w:t>
        </w:r>
        <w:r w:rsidR="00C11446" w:rsidRPr="00C11446">
          <w:rPr>
            <w:rFonts w:asciiTheme="minorHAnsi" w:hAnsiTheme="minorHAnsi" w:cstheme="minorHAnsi"/>
            <w:sz w:val="22"/>
            <w:szCs w:val="22"/>
            <w:rPrChange w:id="16698" w:author="Visone Rossana (GSE)" w:date="2025-10-17T14:38:00Z" w16du:dateUtc="2025-10-17T12:38:00Z">
              <w:rPr>
                <w:rFonts w:ascii="Calibri" w:hAnsi="Calibri" w:cs="Calibri"/>
                <w:i/>
                <w:iCs/>
                <w:sz w:val="20"/>
                <w:szCs w:val="20"/>
              </w:rPr>
            </w:rPrChange>
          </w:rPr>
          <w:t>add on</w:t>
        </w:r>
        <w:r w:rsidR="00C11446" w:rsidRPr="00C11446">
          <w:rPr>
            <w:rFonts w:asciiTheme="minorHAnsi" w:hAnsiTheme="minorHAnsi" w:cstheme="minorHAnsi"/>
            <w:sz w:val="22"/>
            <w:szCs w:val="22"/>
            <w:rPrChange w:id="16699" w:author="Visone Rossana (GSE)" w:date="2025-10-17T14:38:00Z" w16du:dateUtc="2025-10-17T12:38:00Z">
              <w:rPr>
                <w:rFonts w:ascii="Calibri" w:hAnsi="Calibri" w:cs="Calibri"/>
                <w:sz w:val="20"/>
                <w:szCs w:val="20"/>
              </w:rPr>
            </w:rPrChange>
          </w:rPr>
          <w:t>”</w:t>
        </w:r>
      </w:ins>
      <w:ins w:id="16700" w:author="Visone Rossana (GSE)" w:date="2025-09-30T16:18:00Z" w16du:dateUtc="2025-09-30T14:18:00Z">
        <w:del w:id="16701" w:author="Visone Rossana (GSE)" w:date="2025-10-06T17:11:00Z" w16du:dateUtc="2025-10-06T15:11:00Z">
          <w:r w:rsidR="00374EF6" w:rsidRPr="001A23A8" w:rsidDel="007B22E9">
            <w:rPr>
              <w:rFonts w:asciiTheme="minorHAnsi" w:hAnsiTheme="minorHAnsi" w:cstheme="minorHAnsi"/>
              <w:sz w:val="22"/>
              <w:szCs w:val="22"/>
              <w:rPrChange w:id="16702" w:author="Visone Rossana (GSE)" w:date="2025-10-06T17:10:00Z" w16du:dateUtc="2025-10-06T15:10:00Z">
                <w:rPr>
                  <w:rFonts w:asciiTheme="minorHAnsi" w:hAnsiTheme="minorHAnsi" w:cstheme="minorHAnsi"/>
                  <w:sz w:val="22"/>
                  <w:szCs w:val="22"/>
                  <w:highlight w:val="yellow"/>
                </w:rPr>
              </w:rPrChange>
            </w:rPr>
            <w:delText xml:space="preserve">e </w:delText>
          </w:r>
        </w:del>
        <w:del w:id="16703" w:author="Visone Rossana (GSE)" w:date="2025-10-17T14:38:00Z" w16du:dateUtc="2025-10-17T12:38:00Z">
          <w:r w:rsidR="00374EF6" w:rsidRPr="001A23A8" w:rsidDel="00C11446">
            <w:rPr>
              <w:rFonts w:asciiTheme="minorHAnsi" w:hAnsiTheme="minorHAnsi" w:cstheme="minorHAnsi"/>
              <w:sz w:val="22"/>
              <w:szCs w:val="22"/>
              <w:rPrChange w:id="16704" w:author="Visone Rossana (GSE)" w:date="2025-10-06T17:10:00Z" w16du:dateUtc="2025-10-06T15:10:00Z">
                <w:rPr>
                  <w:rFonts w:asciiTheme="minorHAnsi" w:hAnsiTheme="minorHAnsi" w:cstheme="minorHAnsi"/>
                  <w:sz w:val="22"/>
                  <w:szCs w:val="22"/>
                  <w:highlight w:val="yellow"/>
                </w:rPr>
              </w:rPrChange>
            </w:rPr>
            <w:delText xml:space="preserve">per </w:delText>
          </w:r>
        </w:del>
      </w:ins>
      <w:ins w:id="16705" w:author="Visone Rossana (GSE)" w:date="2025-09-30T17:44:00Z" w16du:dateUtc="2025-09-30T15:44:00Z">
        <w:del w:id="16706" w:author="Visone Rossana (GSE)" w:date="2025-10-17T14:38:00Z" w16du:dateUtc="2025-10-17T12:38:00Z">
          <w:r w:rsidR="000042D8" w:rsidRPr="001A23A8" w:rsidDel="00C11446">
            <w:rPr>
              <w:rFonts w:asciiTheme="minorHAnsi" w:hAnsiTheme="minorHAnsi" w:cstheme="minorHAnsi"/>
              <w:sz w:val="22"/>
              <w:szCs w:val="22"/>
              <w:rPrChange w:id="16707" w:author="Visone Rossana (GSE)" w:date="2025-10-06T17:10:00Z" w16du:dateUtc="2025-10-06T15:10:00Z">
                <w:rPr>
                  <w:rFonts w:asciiTheme="minorHAnsi" w:hAnsiTheme="minorHAnsi" w:cstheme="minorHAnsi"/>
                  <w:sz w:val="22"/>
                  <w:szCs w:val="22"/>
                  <w:highlight w:val="yellow"/>
                </w:rPr>
              </w:rPrChange>
            </w:rPr>
            <w:delText xml:space="preserve">gli </w:delText>
          </w:r>
        </w:del>
      </w:ins>
      <w:ins w:id="16708" w:author="Visone Rossana (GSE)" w:date="2025-09-30T16:18:00Z" w16du:dateUtc="2025-09-30T14:18:00Z">
        <w:del w:id="16709" w:author="Visone Rossana (GSE)" w:date="2025-10-17T14:38:00Z" w16du:dateUtc="2025-10-17T12:38:00Z">
          <w:r w:rsidR="00374EF6" w:rsidRPr="001A23A8" w:rsidDel="00C11446">
            <w:rPr>
              <w:rFonts w:asciiTheme="minorHAnsi" w:hAnsiTheme="minorHAnsi" w:cstheme="minorHAnsi"/>
              <w:sz w:val="22"/>
              <w:szCs w:val="22"/>
              <w:rPrChange w:id="16710" w:author="Visone Rossana (GSE)" w:date="2025-10-06T17:10:00Z" w16du:dateUtc="2025-10-06T15:10:00Z">
                <w:rPr>
                  <w:rFonts w:asciiTheme="minorHAnsi" w:hAnsiTheme="minorHAnsi" w:cstheme="minorHAnsi"/>
                  <w:sz w:val="22"/>
                  <w:szCs w:val="22"/>
                  <w:highlight w:val="yellow"/>
                </w:rPr>
              </w:rPrChange>
            </w:rPr>
            <w:delText xml:space="preserve">impianti </w:delText>
          </w:r>
        </w:del>
      </w:ins>
      <w:ins w:id="16711" w:author="Visone Rossana (GSE)" w:date="2025-09-05T11:14:00Z" w16du:dateUtc="2025-09-05T09:14:00Z">
        <w:del w:id="16712" w:author="Visone Rossana (GSE)" w:date="2025-10-17T14:38:00Z" w16du:dateUtc="2025-10-17T12:38:00Z">
          <w:r w:rsidRPr="00CC0E63" w:rsidDel="00C11446">
            <w:rPr>
              <w:rFonts w:asciiTheme="minorHAnsi" w:hAnsiTheme="minorHAnsi" w:cstheme="minorHAnsi"/>
              <w:i/>
              <w:iCs/>
              <w:sz w:val="22"/>
              <w:szCs w:val="22"/>
              <w:rPrChange w:id="16713" w:author="Visone Rossana (GSE)" w:date="2025-10-06T17:11:00Z" w16du:dateUtc="2025-10-06T15:11:00Z">
                <w:rPr>
                  <w:rFonts w:asciiTheme="minorHAnsi" w:hAnsiTheme="minorHAnsi" w:cs="Calibri"/>
                </w:rPr>
              </w:rPrChange>
            </w:rPr>
            <w:delText>/add on</w:delText>
          </w:r>
        </w:del>
      </w:ins>
      <w:ins w:id="16714" w:author="Visone Rossana (GSE)" w:date="2025-09-30T17:42:00Z" w16du:dateUtc="2025-09-30T15:42:00Z">
        <w:del w:id="16715" w:author="Visone Rossana (GSE)" w:date="2025-10-17T14:41:00Z" w16du:dateUtc="2025-10-17T12:41:00Z">
          <w:r w:rsidR="00722072" w:rsidRPr="001A23A8" w:rsidDel="00AF2090">
            <w:rPr>
              <w:rFonts w:asciiTheme="minorHAnsi" w:hAnsiTheme="minorHAnsi" w:cstheme="minorHAnsi"/>
              <w:sz w:val="22"/>
              <w:szCs w:val="22"/>
            </w:rPr>
            <w:delText xml:space="preserve"> </w:delText>
          </w:r>
        </w:del>
      </w:ins>
      <w:ins w:id="16716" w:author="Visone Rossana (GSE)" w:date="2025-10-17T14:41:00Z" w16du:dateUtc="2025-10-17T12:41:00Z">
        <w:r w:rsidR="00AF2090">
          <w:rPr>
            <w:rFonts w:asciiTheme="minorHAnsi" w:hAnsiTheme="minorHAnsi" w:cstheme="minorHAnsi"/>
            <w:sz w:val="22"/>
            <w:szCs w:val="22"/>
          </w:rPr>
          <w:t xml:space="preserve">, per </w:t>
        </w:r>
      </w:ins>
      <w:ins w:id="16717" w:author="Visone Rossana (GSE)" w:date="2025-09-30T17:42:00Z" w16du:dateUtc="2025-09-30T15:42:00Z">
        <w:del w:id="16718" w:author="Visone Rossana (GSE)" w:date="2025-10-17T14:41:00Z" w16du:dateUtc="2025-10-17T12:41:00Z">
          <w:r w:rsidR="00722072" w:rsidRPr="001A23A8" w:rsidDel="00AF2090">
            <w:rPr>
              <w:rFonts w:asciiTheme="minorHAnsi" w:hAnsiTheme="minorHAnsi" w:cstheme="minorHAnsi"/>
              <w:sz w:val="22"/>
              <w:szCs w:val="22"/>
            </w:rPr>
            <w:delText xml:space="preserve">e </w:delText>
          </w:r>
        </w:del>
      </w:ins>
      <w:ins w:id="16719" w:author="Visone Rossana (GSE)" w:date="2025-09-30T17:44:00Z" w16du:dateUtc="2025-09-30T15:44:00Z">
        <w:del w:id="16720" w:author="Visone Rossana (GSE)" w:date="2025-10-17T14:39:00Z" w16du:dateUtc="2025-10-17T12:39:00Z">
          <w:r w:rsidR="00D56B5F" w:rsidRPr="001A23A8" w:rsidDel="009A0A3F">
            <w:rPr>
              <w:rFonts w:asciiTheme="minorHAnsi" w:hAnsiTheme="minorHAnsi" w:cstheme="minorHAnsi"/>
              <w:sz w:val="22"/>
              <w:szCs w:val="22"/>
            </w:rPr>
            <w:delText xml:space="preserve">per </w:delText>
          </w:r>
          <w:r w:rsidR="000042D8" w:rsidRPr="001A23A8" w:rsidDel="009A0A3F">
            <w:rPr>
              <w:rFonts w:asciiTheme="minorHAnsi" w:hAnsiTheme="minorHAnsi" w:cstheme="minorHAnsi"/>
              <w:sz w:val="22"/>
              <w:szCs w:val="22"/>
            </w:rPr>
            <w:delText xml:space="preserve">lo specifico </w:delText>
          </w:r>
        </w:del>
      </w:ins>
      <w:ins w:id="16721" w:author="Visone Rossana (GSE)" w:date="2025-10-17T14:39:00Z" w16du:dateUtc="2025-10-17T12:39:00Z">
        <w:r w:rsidR="009A0A3F">
          <w:rPr>
            <w:rFonts w:asciiTheme="minorHAnsi" w:hAnsiTheme="minorHAnsi" w:cstheme="minorHAnsi"/>
            <w:sz w:val="22"/>
            <w:szCs w:val="22"/>
          </w:rPr>
          <w:t>l’</w:t>
        </w:r>
      </w:ins>
      <w:ins w:id="16722" w:author="Visone Rossana (GSE)" w:date="2025-09-30T17:44:00Z" w16du:dateUtc="2025-09-30T15:44:00Z">
        <w:r w:rsidR="00D56B5F" w:rsidRPr="001A23A8">
          <w:rPr>
            <w:rFonts w:asciiTheme="minorHAnsi" w:hAnsiTheme="minorHAnsi" w:cstheme="minorHAnsi"/>
            <w:sz w:val="22"/>
            <w:szCs w:val="22"/>
          </w:rPr>
          <w:t>intervento</w:t>
        </w:r>
      </w:ins>
      <w:ins w:id="16723" w:author="Visone Rossana (GSE)" w:date="2025-10-17T14:41:00Z" w16du:dateUtc="2025-10-17T12:41:00Z">
        <w:r w:rsidR="00AF2090">
          <w:rPr>
            <w:rFonts w:asciiTheme="minorHAnsi" w:hAnsiTheme="minorHAnsi" w:cstheme="minorHAnsi"/>
            <w:sz w:val="22"/>
            <w:szCs w:val="22"/>
          </w:rPr>
          <w:t xml:space="preserve"> </w:t>
        </w:r>
        <w:r w:rsidR="00AF2090" w:rsidRPr="001A23A8">
          <w:rPr>
            <w:rFonts w:asciiTheme="minorHAnsi" w:hAnsiTheme="minorHAnsi" w:cstheme="minorHAnsi"/>
            <w:sz w:val="22"/>
            <w:szCs w:val="22"/>
          </w:rPr>
          <w:t>III. D</w:t>
        </w:r>
      </w:ins>
      <w:ins w:id="16724" w:author="Visone Rossana (GSE)" w:date="2025-09-30T17:44:00Z" w16du:dateUtc="2025-09-30T15:44:00Z">
        <w:r w:rsidR="00D56B5F" w:rsidRPr="001A23A8">
          <w:rPr>
            <w:rFonts w:asciiTheme="minorHAnsi" w:hAnsiTheme="minorHAnsi" w:cstheme="minorHAnsi"/>
            <w:sz w:val="22"/>
            <w:szCs w:val="22"/>
          </w:rPr>
          <w:t xml:space="preserve"> di installazione </w:t>
        </w:r>
        <w:r w:rsidR="000042D8" w:rsidRPr="001A23A8">
          <w:rPr>
            <w:rFonts w:asciiTheme="minorHAnsi" w:hAnsiTheme="minorHAnsi" w:cstheme="minorHAnsi"/>
            <w:sz w:val="22"/>
            <w:szCs w:val="22"/>
          </w:rPr>
          <w:t>di impianti solari termici</w:t>
        </w:r>
      </w:ins>
      <w:ins w:id="16725" w:author="Visone Rossana (GSE)" w:date="2025-10-17T14:41:00Z" w16du:dateUtc="2025-10-17T12:41:00Z">
        <w:r w:rsidR="00AF2090">
          <w:rPr>
            <w:rFonts w:asciiTheme="minorHAnsi" w:hAnsiTheme="minorHAnsi" w:cstheme="minorHAnsi"/>
            <w:sz w:val="22"/>
            <w:szCs w:val="22"/>
          </w:rPr>
          <w:t xml:space="preserve"> e in </w:t>
        </w:r>
      </w:ins>
      <w:ins w:id="16726" w:author="Visone Rossana (GSE)" w:date="2025-10-17T14:42:00Z" w16du:dateUtc="2025-10-17T12:42:00Z">
        <w:r w:rsidR="00AF2090" w:rsidRPr="00007283">
          <w:rPr>
            <w:rFonts w:asciiTheme="minorHAnsi" w:hAnsiTheme="minorHAnsi" w:cstheme="minorHAnsi"/>
            <w:sz w:val="22"/>
            <w:szCs w:val="22"/>
          </w:rPr>
          <w:t xml:space="preserve">ambito di sostituzione funzionale </w:t>
        </w:r>
        <w:r w:rsidR="00AF2090">
          <w:rPr>
            <w:rFonts w:asciiTheme="minorHAnsi" w:hAnsiTheme="minorHAnsi" w:cstheme="minorHAnsi"/>
            <w:sz w:val="22"/>
            <w:szCs w:val="22"/>
          </w:rPr>
          <w:t>per l’intervento III.G</w:t>
        </w:r>
      </w:ins>
      <w:ins w:id="16727" w:author="Visone Rossana (GSE)" w:date="2025-09-30T17:44:00Z" w16du:dateUtc="2025-09-30T15:44:00Z">
        <w:del w:id="16728" w:author="Visone Rossana (GSE)" w:date="2025-10-17T14:41:00Z" w16du:dateUtc="2025-10-17T12:41:00Z">
          <w:r w:rsidR="000042D8" w:rsidRPr="001A23A8" w:rsidDel="00AF2090">
            <w:rPr>
              <w:rFonts w:asciiTheme="minorHAnsi" w:hAnsiTheme="minorHAnsi" w:cstheme="minorHAnsi"/>
              <w:sz w:val="22"/>
              <w:szCs w:val="22"/>
            </w:rPr>
            <w:delText xml:space="preserve"> III. D</w:delText>
          </w:r>
        </w:del>
        <w:r w:rsidR="000042D8" w:rsidRPr="001A23A8">
          <w:rPr>
            <w:rFonts w:asciiTheme="minorHAnsi" w:hAnsiTheme="minorHAnsi" w:cstheme="minorHAnsi"/>
            <w:sz w:val="22"/>
            <w:szCs w:val="22"/>
          </w:rPr>
          <w:t>.</w:t>
        </w:r>
      </w:ins>
      <w:ins w:id="16729" w:author="Visone Rossana (GSE)" w:date="2025-09-30T17:27:00Z" w16du:dateUtc="2025-09-30T15:27:00Z">
        <w:del w:id="16730" w:author="Visone Rossana (GSE)" w:date="2025-09-30T17:42:00Z" w16du:dateUtc="2025-09-30T15:42:00Z">
          <w:r w:rsidR="009B265D" w:rsidRPr="001A23A8" w:rsidDel="00722072">
            <w:rPr>
              <w:rFonts w:asciiTheme="minorHAnsi" w:hAnsiTheme="minorHAnsi" w:cstheme="minorHAnsi"/>
              <w:sz w:val="22"/>
              <w:szCs w:val="22"/>
            </w:rPr>
            <w:delText xml:space="preserve">, </w:delText>
          </w:r>
        </w:del>
      </w:ins>
      <w:ins w:id="16731" w:author="Visone Rossana (GSE)" w:date="2025-09-05T11:14:00Z" w16du:dateUtc="2025-09-05T09:14:00Z">
        <w:r w:rsidRPr="001A23A8">
          <w:rPr>
            <w:rFonts w:asciiTheme="minorHAnsi" w:hAnsiTheme="minorHAnsi" w:cstheme="minorHAnsi"/>
            <w:sz w:val="22"/>
            <w:szCs w:val="22"/>
            <w:rPrChange w:id="16732" w:author="Visone Rossana (GSE)" w:date="2025-10-06T17:10:00Z" w16du:dateUtc="2025-10-06T15:10:00Z">
              <w:rPr>
                <w:rFonts w:asciiTheme="minorHAnsi" w:hAnsiTheme="minorHAnsi" w:cs="Calibri"/>
              </w:rPr>
            </w:rPrChange>
          </w:rPr>
          <w:t xml:space="preserve"> </w:t>
        </w:r>
      </w:ins>
      <w:ins w:id="16733" w:author="Visone Rossana (GSE)" w:date="2025-09-05T11:12:00Z" w16du:dateUtc="2025-09-05T09:12:00Z">
        <w:r w:rsidRPr="001A23A8">
          <w:rPr>
            <w:rFonts w:asciiTheme="minorHAnsi" w:hAnsiTheme="minorHAnsi" w:cstheme="minorHAnsi"/>
            <w:sz w:val="22"/>
            <w:szCs w:val="22"/>
            <w:rPrChange w:id="16734" w:author="Visone Rossana (GSE)" w:date="2025-10-06T17:10:00Z" w16du:dateUtc="2025-10-06T15:10:00Z">
              <w:rPr>
                <w:rFonts w:asciiTheme="minorHAnsi" w:hAnsiTheme="minorHAnsi" w:cs="Calibri"/>
              </w:rPr>
            </w:rPrChange>
          </w:rPr>
          <w:t xml:space="preserve"> </w:t>
        </w:r>
      </w:ins>
      <w:commentRangeEnd w:id="16646"/>
      <w:ins w:id="16735" w:author="Visone Rossana (GSE)" w:date="2025-09-05T11:15:00Z" w16du:dateUtc="2025-09-05T09:15:00Z">
        <w:r w:rsidRPr="001A23A8">
          <w:rPr>
            <w:rStyle w:val="Rimandocommento"/>
            <w:rFonts w:asciiTheme="minorHAnsi" w:hAnsiTheme="minorHAnsi" w:cstheme="minorHAnsi"/>
            <w:sz w:val="22"/>
            <w:szCs w:val="22"/>
            <w:rPrChange w:id="16736" w:author="Visone Rossana (GSE)" w:date="2025-10-06T17:10:00Z" w16du:dateUtc="2025-10-06T15:10:00Z">
              <w:rPr>
                <w:rStyle w:val="Rimandocommento"/>
                <w:rFonts w:asciiTheme="minorHAnsi" w:hAnsiTheme="minorHAnsi" w:cs="Calibri"/>
                <w:sz w:val="24"/>
              </w:rPr>
            </w:rPrChange>
          </w:rPr>
          <w:commentReference w:id="16646"/>
        </w:r>
      </w:ins>
    </w:p>
    <w:p w14:paraId="48A7A2B7" w14:textId="7A5E6CE9" w:rsidR="001265DA" w:rsidRPr="008B1DFF" w:rsidRDefault="001265DA">
      <w:pPr>
        <w:pStyle w:val="NORMALEGSE"/>
        <w:spacing w:after="120" w:line="276" w:lineRule="auto"/>
        <w:jc w:val="both"/>
        <w:rPr>
          <w:rFonts w:asciiTheme="minorHAnsi" w:hAnsiTheme="minorHAnsi" w:cstheme="minorHAnsi"/>
          <w:sz w:val="22"/>
          <w:szCs w:val="22"/>
          <w:rPrChange w:id="16737" w:author="Visone Rossana (GSE)" w:date="2025-09-09T14:44:00Z" w16du:dateUtc="2025-09-09T12:44:00Z">
            <w:rPr>
              <w:rFonts w:asciiTheme="minorHAnsi" w:hAnsiTheme="minorHAnsi" w:cs="Calibri"/>
            </w:rPr>
          </w:rPrChange>
        </w:rPr>
        <w:pPrChange w:id="16738" w:author="Visone Rossana (GSE)" w:date="2025-09-09T14:44:00Z" w16du:dateUtc="2025-09-09T12:44:00Z">
          <w:pPr>
            <w:pStyle w:val="NORMALEGSE"/>
            <w:spacing w:after="120"/>
            <w:jc w:val="both"/>
          </w:pPr>
        </w:pPrChange>
      </w:pPr>
      <w:r w:rsidRPr="008B1DFF">
        <w:rPr>
          <w:rFonts w:asciiTheme="minorHAnsi" w:hAnsiTheme="minorHAnsi" w:cstheme="minorHAnsi"/>
          <w:sz w:val="22"/>
          <w:szCs w:val="22"/>
          <w:rPrChange w:id="16739" w:author="Visone Rossana (GSE)" w:date="2025-09-09T14:44:00Z" w16du:dateUtc="2025-09-09T12:44:00Z">
            <w:rPr>
              <w:rFonts w:asciiTheme="minorHAnsi" w:hAnsiTheme="minorHAnsi" w:cs="Calibri"/>
            </w:rPr>
          </w:rPrChange>
        </w:rPr>
        <w:t>Per i requisiti specifici di ammissibilità</w:t>
      </w:r>
      <w:ins w:id="16740" w:author="Visone Rossana (GSE)" w:date="2025-09-08T18:20:00Z" w16du:dateUtc="2025-09-08T16:20:00Z">
        <w:del w:id="16741" w:author="Visone Rossana (GSE)" w:date="2025-09-30T17:42:00Z" w16du:dateUtc="2025-09-30T15:42:00Z">
          <w:r w:rsidR="006B2BDD" w:rsidRPr="008B1DFF" w:rsidDel="009409A9">
            <w:rPr>
              <w:rFonts w:asciiTheme="minorHAnsi" w:hAnsiTheme="minorHAnsi" w:cstheme="minorHAnsi"/>
              <w:sz w:val="22"/>
              <w:szCs w:val="22"/>
              <w:rPrChange w:id="16742" w:author="Visone Rossana (GSE)" w:date="2025-09-09T14:44:00Z" w16du:dateUtc="2025-09-09T12:44:00Z">
                <w:rPr>
                  <w:rFonts w:asciiTheme="minorHAnsi" w:hAnsiTheme="minorHAnsi" w:cs="Calibri"/>
                </w:rPr>
              </w:rPrChange>
            </w:rPr>
            <w:delText xml:space="preserve"> ai singoli interventi</w:delText>
          </w:r>
        </w:del>
      </w:ins>
      <w:del w:id="16743" w:author="Visone Rossana (GSE)" w:date="2025-09-30T17:42:00Z" w16du:dateUtc="2025-09-30T15:42:00Z">
        <w:r w:rsidRPr="008B1DFF" w:rsidDel="009409A9">
          <w:rPr>
            <w:rFonts w:asciiTheme="minorHAnsi" w:hAnsiTheme="minorHAnsi" w:cstheme="minorHAnsi"/>
            <w:sz w:val="22"/>
            <w:szCs w:val="22"/>
            <w:rPrChange w:id="16744" w:author="Visone Rossana (GSE)" w:date="2025-09-09T14:44:00Z" w16du:dateUtc="2025-09-09T12:44:00Z">
              <w:rPr>
                <w:rFonts w:asciiTheme="minorHAnsi" w:hAnsiTheme="minorHAnsi" w:cs="Calibri"/>
              </w:rPr>
            </w:rPrChange>
          </w:rPr>
          <w:delText>,</w:delText>
        </w:r>
      </w:del>
      <w:r w:rsidRPr="008B1DFF">
        <w:rPr>
          <w:rFonts w:asciiTheme="minorHAnsi" w:hAnsiTheme="minorHAnsi" w:cstheme="minorHAnsi"/>
          <w:sz w:val="22"/>
          <w:szCs w:val="22"/>
          <w:rPrChange w:id="16745" w:author="Visone Rossana (GSE)" w:date="2025-09-09T14:44:00Z" w16du:dateUtc="2025-09-09T12:44:00Z">
            <w:rPr>
              <w:rFonts w:asciiTheme="minorHAnsi" w:hAnsiTheme="minorHAnsi" w:cs="Calibri"/>
            </w:rPr>
          </w:rPrChange>
        </w:rPr>
        <w:t xml:space="preserve"> si rimanda ai successivi paragrafi previsti per singoli interventi</w:t>
      </w:r>
      <w:ins w:id="16746" w:author="Visone Rossana (GSE)" w:date="2025-09-05T11:02:00Z" w16du:dateUtc="2025-09-05T09:02:00Z">
        <w:del w:id="16747" w:author="Visone Rossana (GSE)" w:date="2025-09-30T17:43:00Z" w16du:dateUtc="2025-09-30T15:43:00Z">
          <w:r w:rsidR="005B22A7" w:rsidRPr="008B1DFF" w:rsidDel="004F4CFB">
            <w:rPr>
              <w:rFonts w:asciiTheme="minorHAnsi" w:hAnsiTheme="minorHAnsi" w:cstheme="minorHAnsi"/>
              <w:sz w:val="22"/>
              <w:szCs w:val="22"/>
              <w:rPrChange w:id="16748" w:author="Visone Rossana (GSE)" w:date="2025-09-09T14:44:00Z" w16du:dateUtc="2025-09-09T12:44:00Z">
                <w:rPr>
                  <w:rFonts w:asciiTheme="minorHAnsi" w:hAnsiTheme="minorHAnsi" w:cs="Calibri"/>
                </w:rPr>
              </w:rPrChange>
            </w:rPr>
            <w:delText xml:space="preserve">, nonché agli ulteriori </w:delText>
          </w:r>
        </w:del>
        <w:del w:id="16749" w:author="Visone Rossana (GSE)" w:date="2025-09-30T17:42:00Z" w16du:dateUtc="2025-09-30T15:42:00Z">
          <w:r w:rsidR="005B22A7" w:rsidRPr="008B1DFF" w:rsidDel="009409A9">
            <w:rPr>
              <w:rFonts w:asciiTheme="minorHAnsi" w:hAnsiTheme="minorHAnsi" w:cstheme="minorHAnsi"/>
              <w:sz w:val="22"/>
              <w:szCs w:val="22"/>
              <w:rPrChange w:id="16750" w:author="Visone Rossana (GSE)" w:date="2025-09-09T14:44:00Z" w16du:dateUtc="2025-09-09T12:44:00Z">
                <w:rPr>
                  <w:rFonts w:asciiTheme="minorHAnsi" w:hAnsiTheme="minorHAnsi" w:cs="Calibri"/>
                </w:rPr>
              </w:rPrChange>
            </w:rPr>
            <w:delText xml:space="preserve">requisiti </w:delText>
          </w:r>
        </w:del>
      </w:ins>
      <w:ins w:id="16751" w:author="Visone Rossana (GSE)" w:date="2025-09-05T11:03:00Z" w16du:dateUtc="2025-09-05T09:03:00Z">
        <w:del w:id="16752" w:author="Visone Rossana (GSE)" w:date="2025-09-30T17:42:00Z" w16du:dateUtc="2025-09-30T15:42:00Z">
          <w:r w:rsidR="005B22A7" w:rsidRPr="008B1DFF" w:rsidDel="009409A9">
            <w:rPr>
              <w:rFonts w:asciiTheme="minorHAnsi" w:hAnsiTheme="minorHAnsi" w:cstheme="minorHAnsi"/>
              <w:sz w:val="22"/>
              <w:szCs w:val="22"/>
              <w:rPrChange w:id="16753" w:author="Visone Rossana (GSE)" w:date="2025-09-09T14:44:00Z" w16du:dateUtc="2025-09-09T12:44:00Z">
                <w:rPr>
                  <w:rFonts w:asciiTheme="minorHAnsi" w:hAnsiTheme="minorHAnsi" w:cs="Calibri"/>
                </w:rPr>
              </w:rPrChange>
            </w:rPr>
            <w:delText>specifici</w:delText>
          </w:r>
        </w:del>
        <w:del w:id="16754" w:author="Visone Rossana (GSE)" w:date="2025-09-30T17:43:00Z" w16du:dateUtc="2025-09-30T15:43:00Z">
          <w:r w:rsidR="005B22A7" w:rsidRPr="008B1DFF" w:rsidDel="004F4CFB">
            <w:rPr>
              <w:rFonts w:asciiTheme="minorHAnsi" w:hAnsiTheme="minorHAnsi" w:cstheme="minorHAnsi"/>
              <w:sz w:val="22"/>
              <w:szCs w:val="22"/>
              <w:rPrChange w:id="16755" w:author="Visone Rossana (GSE)" w:date="2025-09-09T14:44:00Z" w16du:dateUtc="2025-09-09T12:44:00Z">
                <w:rPr>
                  <w:rFonts w:asciiTheme="minorHAnsi" w:hAnsiTheme="minorHAnsi" w:cs="Calibri"/>
                </w:rPr>
              </w:rPrChange>
            </w:rPr>
            <w:delText xml:space="preserve"> </w:delText>
          </w:r>
        </w:del>
      </w:ins>
      <w:ins w:id="16756" w:author="Visone Rossana (GSE)" w:date="2025-09-05T11:02:00Z" w16du:dateUtc="2025-09-05T09:02:00Z">
        <w:del w:id="16757" w:author="Visone Rossana (GSE)" w:date="2025-09-30T17:43:00Z" w16du:dateUtc="2025-09-30T15:43:00Z">
          <w:r w:rsidR="005B22A7" w:rsidRPr="008B1DFF" w:rsidDel="004F4CFB">
            <w:rPr>
              <w:rFonts w:asciiTheme="minorHAnsi" w:hAnsiTheme="minorHAnsi" w:cstheme="minorHAnsi"/>
              <w:sz w:val="22"/>
              <w:szCs w:val="22"/>
              <w:rPrChange w:id="16758" w:author="Visone Rossana (GSE)" w:date="2025-09-09T14:44:00Z" w16du:dateUtc="2025-09-09T12:44:00Z">
                <w:rPr>
                  <w:rFonts w:asciiTheme="minorHAnsi" w:hAnsiTheme="minorHAnsi" w:cs="Calibri"/>
                </w:rPr>
              </w:rPrChange>
            </w:rPr>
            <w:delText xml:space="preserve">indicati nei </w:delText>
          </w:r>
        </w:del>
      </w:ins>
      <w:ins w:id="16759" w:author="Visone Rossana (GSE)" w:date="2025-09-05T11:03:00Z" w16du:dateUtc="2025-09-05T09:03:00Z">
        <w:del w:id="16760" w:author="Visone Rossana (GSE)" w:date="2025-09-30T17:43:00Z" w16du:dateUtc="2025-09-30T15:43:00Z">
          <w:r w:rsidR="005B22A7" w:rsidRPr="008B1DFF" w:rsidDel="004F4CFB">
            <w:rPr>
              <w:rFonts w:asciiTheme="minorHAnsi" w:hAnsiTheme="minorHAnsi" w:cstheme="minorHAnsi"/>
              <w:sz w:val="22"/>
              <w:szCs w:val="22"/>
              <w:rPrChange w:id="16761" w:author="Visone Rossana (GSE)" w:date="2025-09-09T14:44:00Z" w16du:dateUtc="2025-09-09T12:44:00Z">
                <w:rPr>
                  <w:rFonts w:asciiTheme="minorHAnsi" w:hAnsiTheme="minorHAnsi" w:cs="Calibri"/>
                </w:rPr>
              </w:rPrChange>
            </w:rPr>
            <w:delText xml:space="preserve">precedenti </w:delText>
          </w:r>
        </w:del>
      </w:ins>
      <w:ins w:id="16762" w:author="Visone Rossana (GSE)" w:date="2025-09-05T11:02:00Z" w16du:dateUtc="2025-09-05T09:02:00Z">
        <w:del w:id="16763" w:author="Visone Rossana (GSE)" w:date="2025-09-30T17:43:00Z" w16du:dateUtc="2025-09-30T15:43:00Z">
          <w:r w:rsidR="005B22A7" w:rsidRPr="008B1DFF" w:rsidDel="004F4CFB">
            <w:rPr>
              <w:rFonts w:asciiTheme="minorHAnsi" w:hAnsiTheme="minorHAnsi" w:cstheme="minorHAnsi"/>
              <w:sz w:val="22"/>
              <w:szCs w:val="22"/>
              <w:rPrChange w:id="16764" w:author="Visone Rossana (GSE)" w:date="2025-09-09T14:44:00Z" w16du:dateUtc="2025-09-09T12:44:00Z">
                <w:rPr>
                  <w:rFonts w:asciiTheme="minorHAnsi" w:hAnsiTheme="minorHAnsi" w:cs="Calibri"/>
                </w:rPr>
              </w:rPrChange>
            </w:rPr>
            <w:delText xml:space="preserve">paragrafi </w:delText>
          </w:r>
        </w:del>
      </w:ins>
      <w:ins w:id="16765" w:author="Visone Rossana (GSE)" w:date="2025-09-05T11:03:00Z" w16du:dateUtc="2025-09-05T09:03:00Z">
        <w:del w:id="16766" w:author="Visone Rossana (GSE)" w:date="2025-09-30T17:43:00Z" w16du:dateUtc="2025-09-30T15:43:00Z">
          <w:r w:rsidR="005B22A7" w:rsidRPr="008B1DFF" w:rsidDel="004F4CFB">
            <w:rPr>
              <w:rFonts w:asciiTheme="minorHAnsi" w:hAnsiTheme="minorHAnsi" w:cstheme="minorHAnsi"/>
              <w:sz w:val="22"/>
              <w:szCs w:val="22"/>
              <w:rPrChange w:id="16767" w:author="Visone Rossana (GSE)" w:date="2025-09-09T14:44:00Z" w16du:dateUtc="2025-09-09T12:44:00Z">
                <w:rPr>
                  <w:rFonts w:asciiTheme="minorHAnsi" w:hAnsiTheme="minorHAnsi" w:cs="Calibri"/>
                </w:rPr>
              </w:rPrChange>
            </w:rPr>
            <w:delText>ai quali si rimanda puntualmente</w:delText>
          </w:r>
        </w:del>
      </w:ins>
      <w:ins w:id="16768" w:author="Visone Rossana (GSE)" w:date="2025-09-30T17:43:00Z" w16du:dateUtc="2025-09-30T15:43:00Z">
        <w:r w:rsidR="005062E8">
          <w:rPr>
            <w:rFonts w:asciiTheme="minorHAnsi" w:hAnsiTheme="minorHAnsi" w:cstheme="minorHAnsi"/>
            <w:sz w:val="22"/>
            <w:szCs w:val="22"/>
          </w:rPr>
          <w:t>, alla precisazioni</w:t>
        </w:r>
      </w:ins>
      <w:r w:rsidRPr="008B1DFF">
        <w:rPr>
          <w:rFonts w:asciiTheme="minorHAnsi" w:hAnsiTheme="minorHAnsi" w:cstheme="minorHAnsi"/>
          <w:sz w:val="22"/>
          <w:szCs w:val="22"/>
          <w:rPrChange w:id="16769" w:author="Visone Rossana (GSE)" w:date="2025-09-09T14:44:00Z" w16du:dateUtc="2025-09-09T12:44:00Z">
            <w:rPr>
              <w:rFonts w:asciiTheme="minorHAnsi" w:hAnsiTheme="minorHAnsi" w:cs="Calibri"/>
            </w:rPr>
          </w:rPrChange>
        </w:rPr>
        <w:t>.</w:t>
      </w:r>
    </w:p>
    <w:p w14:paraId="2631A913" w14:textId="430CD5CD" w:rsidR="008F02FE" w:rsidRPr="008B1DFF" w:rsidRDefault="00466837">
      <w:pPr>
        <w:pStyle w:val="NORMALEGSE"/>
        <w:spacing w:after="120" w:line="276" w:lineRule="auto"/>
        <w:jc w:val="both"/>
        <w:rPr>
          <w:ins w:id="16770" w:author="Visone Rossana (GSE)" w:date="2025-09-02T10:28:00Z" w16du:dateUtc="2025-09-02T08:28:00Z"/>
          <w:rFonts w:asciiTheme="minorHAnsi" w:hAnsiTheme="minorHAnsi" w:cstheme="minorHAnsi"/>
          <w:sz w:val="22"/>
          <w:szCs w:val="22"/>
          <w:rPrChange w:id="16771" w:author="Visone Rossana (GSE)" w:date="2025-09-09T14:44:00Z" w16du:dateUtc="2025-09-09T12:44:00Z">
            <w:rPr>
              <w:ins w:id="16772" w:author="Visone Rossana (GSE)" w:date="2025-09-02T10:28:00Z" w16du:dateUtc="2025-09-02T08:28:00Z"/>
              <w:rFonts w:asciiTheme="minorHAnsi" w:hAnsiTheme="minorHAnsi" w:cs="Calibri"/>
            </w:rPr>
          </w:rPrChange>
        </w:rPr>
        <w:pPrChange w:id="16773" w:author="Visone Rossana (GSE)" w:date="2025-09-09T14:44:00Z" w16du:dateUtc="2025-09-09T12:44:00Z">
          <w:pPr>
            <w:pStyle w:val="NORMALEGSE"/>
            <w:spacing w:after="120"/>
            <w:jc w:val="both"/>
          </w:pPr>
        </w:pPrChange>
      </w:pPr>
      <w:r w:rsidRPr="008B1DFF">
        <w:rPr>
          <w:rFonts w:asciiTheme="minorHAnsi" w:hAnsiTheme="minorHAnsi" w:cstheme="minorHAnsi"/>
          <w:sz w:val="22"/>
          <w:szCs w:val="22"/>
          <w:rPrChange w:id="16774" w:author="Visone Rossana (GSE)" w:date="2025-09-09T14:44:00Z" w16du:dateUtc="2025-09-09T12:44:00Z">
            <w:rPr>
              <w:rFonts w:asciiTheme="minorHAnsi" w:hAnsiTheme="minorHAnsi" w:cs="Calibri"/>
            </w:rPr>
          </w:rPrChange>
        </w:rPr>
        <w:t xml:space="preserve">Il </w:t>
      </w:r>
      <w:r w:rsidR="005534E8" w:rsidRPr="008B1DFF">
        <w:rPr>
          <w:rFonts w:asciiTheme="minorHAnsi" w:hAnsiTheme="minorHAnsi" w:cstheme="minorHAnsi"/>
          <w:sz w:val="22"/>
          <w:szCs w:val="22"/>
          <w:rPrChange w:id="16775" w:author="Visone Rossana (GSE)" w:date="2025-09-09T14:44:00Z" w16du:dateUtc="2025-09-09T12:44:00Z">
            <w:rPr>
              <w:rFonts w:asciiTheme="minorHAnsi" w:hAnsiTheme="minorHAnsi" w:cs="Calibri"/>
            </w:rPr>
          </w:rPrChange>
        </w:rPr>
        <w:t>Soggetto Responsabile predispone la documentazione</w:t>
      </w:r>
      <w:r w:rsidR="00A76188" w:rsidRPr="008B1DFF">
        <w:rPr>
          <w:rFonts w:asciiTheme="minorHAnsi" w:hAnsiTheme="minorHAnsi" w:cstheme="minorHAnsi"/>
          <w:sz w:val="22"/>
          <w:szCs w:val="22"/>
          <w:rPrChange w:id="16776" w:author="Visone Rossana (GSE)" w:date="2025-09-09T14:44:00Z" w16du:dateUtc="2025-09-09T12:44:00Z">
            <w:rPr>
              <w:rFonts w:asciiTheme="minorHAnsi" w:hAnsiTheme="minorHAnsi" w:cs="Calibri"/>
            </w:rPr>
          </w:rPrChange>
        </w:rPr>
        <w:t xml:space="preserve"> </w:t>
      </w:r>
      <w:r w:rsidRPr="008B1DFF">
        <w:rPr>
          <w:rFonts w:asciiTheme="minorHAnsi" w:hAnsiTheme="minorHAnsi" w:cstheme="minorHAnsi"/>
          <w:sz w:val="22"/>
          <w:szCs w:val="22"/>
          <w:rPrChange w:id="16777" w:author="Visone Rossana (GSE)" w:date="2025-09-09T14:44:00Z" w16du:dateUtc="2025-09-09T12:44:00Z">
            <w:rPr>
              <w:rFonts w:asciiTheme="minorHAnsi" w:hAnsiTheme="minorHAnsi" w:cs="Calibri"/>
            </w:rPr>
          </w:rPrChange>
        </w:rPr>
        <w:t xml:space="preserve">finalizzata alla trasmissione della richiesta d’incentivo, </w:t>
      </w:r>
      <w:r w:rsidR="00A76188" w:rsidRPr="008B1DFF">
        <w:rPr>
          <w:rFonts w:asciiTheme="minorHAnsi" w:hAnsiTheme="minorHAnsi" w:cstheme="minorHAnsi"/>
          <w:sz w:val="22"/>
          <w:szCs w:val="22"/>
          <w:rPrChange w:id="16778" w:author="Visone Rossana (GSE)" w:date="2025-09-09T14:44:00Z" w16du:dateUtc="2025-09-09T12:44:00Z">
            <w:rPr>
              <w:rFonts w:asciiTheme="minorHAnsi" w:hAnsiTheme="minorHAnsi" w:cs="Calibri"/>
            </w:rPr>
          </w:rPrChange>
        </w:rPr>
        <w:t>c</w:t>
      </w:r>
      <w:r w:rsidR="005534E8" w:rsidRPr="008B1DFF">
        <w:rPr>
          <w:rFonts w:asciiTheme="minorHAnsi" w:hAnsiTheme="minorHAnsi" w:cstheme="minorHAnsi"/>
          <w:sz w:val="22"/>
          <w:szCs w:val="22"/>
          <w:rPrChange w:id="16779" w:author="Visone Rossana (GSE)" w:date="2025-09-09T14:44:00Z" w16du:dateUtc="2025-09-09T12:44:00Z">
            <w:rPr>
              <w:rFonts w:asciiTheme="minorHAnsi" w:hAnsiTheme="minorHAnsi" w:cs="Calibri"/>
            </w:rPr>
          </w:rPrChange>
        </w:rPr>
        <w:t>onserva</w:t>
      </w:r>
      <w:r w:rsidR="00A76188" w:rsidRPr="008B1DFF">
        <w:rPr>
          <w:rFonts w:asciiTheme="minorHAnsi" w:hAnsiTheme="minorHAnsi" w:cstheme="minorHAnsi"/>
          <w:sz w:val="22"/>
          <w:szCs w:val="22"/>
          <w:rPrChange w:id="16780" w:author="Visone Rossana (GSE)" w:date="2025-09-09T14:44:00Z" w16du:dateUtc="2025-09-09T12:44:00Z">
            <w:rPr>
              <w:rFonts w:asciiTheme="minorHAnsi" w:hAnsiTheme="minorHAnsi" w:cs="Calibri"/>
            </w:rPr>
          </w:rPrChange>
        </w:rPr>
        <w:t>ndola</w:t>
      </w:r>
      <w:r w:rsidR="005534E8" w:rsidRPr="008B1DFF">
        <w:rPr>
          <w:rFonts w:asciiTheme="minorHAnsi" w:hAnsiTheme="minorHAnsi" w:cstheme="minorHAnsi"/>
          <w:sz w:val="22"/>
          <w:szCs w:val="22"/>
          <w:rPrChange w:id="16781" w:author="Visone Rossana (GSE)" w:date="2025-09-09T14:44:00Z" w16du:dateUtc="2025-09-09T12:44:00Z">
            <w:rPr>
              <w:rFonts w:asciiTheme="minorHAnsi" w:hAnsiTheme="minorHAnsi" w:cs="Calibri"/>
            </w:rPr>
          </w:rPrChange>
        </w:rPr>
        <w:t xml:space="preserve"> in originale per tutta la durata dell’incentivo </w:t>
      </w:r>
      <w:r w:rsidR="005534E8" w:rsidRPr="008B1DFF">
        <w:rPr>
          <w:rFonts w:asciiTheme="minorHAnsi" w:hAnsiTheme="minorHAnsi" w:cstheme="minorHAnsi"/>
          <w:sz w:val="22"/>
          <w:szCs w:val="22"/>
          <w:highlight w:val="yellow"/>
          <w:rPrChange w:id="16782" w:author="Visone Rossana (GSE)" w:date="2025-09-09T14:44:00Z" w16du:dateUtc="2025-09-09T12:44:00Z">
            <w:rPr>
              <w:rFonts w:asciiTheme="minorHAnsi" w:hAnsiTheme="minorHAnsi" w:cs="Calibri"/>
              <w:highlight w:val="yellow"/>
            </w:rPr>
          </w:rPrChange>
        </w:rPr>
        <w:t>e per i 5 anni successivi all’erogazione dell’ultima rata.</w:t>
      </w:r>
      <w:r w:rsidR="005534E8" w:rsidRPr="008B1DFF">
        <w:rPr>
          <w:rFonts w:asciiTheme="minorHAnsi" w:hAnsiTheme="minorHAnsi" w:cstheme="minorHAnsi"/>
          <w:sz w:val="22"/>
          <w:szCs w:val="22"/>
          <w:rPrChange w:id="16783" w:author="Visone Rossana (GSE)" w:date="2025-09-09T14:44:00Z" w16du:dateUtc="2025-09-09T12:44:00Z">
            <w:rPr>
              <w:rFonts w:asciiTheme="minorHAnsi" w:hAnsiTheme="minorHAnsi" w:cs="Calibri"/>
            </w:rPr>
          </w:rPrChange>
        </w:rPr>
        <w:t xml:space="preserve"> </w:t>
      </w:r>
      <w:del w:id="16784" w:author="Visone Rossana (GSE)" w:date="2025-09-17T17:37:00Z" w16du:dateUtc="2025-09-17T15:37:00Z">
        <w:r w:rsidR="005534E8" w:rsidRPr="008B1DFF" w:rsidDel="00C311B8">
          <w:rPr>
            <w:rFonts w:asciiTheme="minorHAnsi" w:hAnsiTheme="minorHAnsi" w:cstheme="minorHAnsi"/>
            <w:strike/>
            <w:sz w:val="22"/>
            <w:szCs w:val="22"/>
            <w:rPrChange w:id="16785" w:author="Visone Rossana (GSE)" w:date="2025-09-09T14:44:00Z" w16du:dateUtc="2025-09-09T12:44:00Z">
              <w:rPr>
                <w:rFonts w:asciiTheme="minorHAnsi" w:hAnsiTheme="minorHAnsi" w:cs="Calibri"/>
                <w:strike/>
              </w:rPr>
            </w:rPrChange>
          </w:rPr>
          <w:delText xml:space="preserve">Alcuni </w:delText>
        </w:r>
        <w:r w:rsidR="00A76188" w:rsidRPr="008B1DFF" w:rsidDel="00C311B8">
          <w:rPr>
            <w:rFonts w:asciiTheme="minorHAnsi" w:hAnsiTheme="minorHAnsi" w:cstheme="minorHAnsi"/>
            <w:strike/>
            <w:sz w:val="22"/>
            <w:szCs w:val="22"/>
            <w:rPrChange w:id="16786" w:author="Visone Rossana (GSE)" w:date="2025-09-09T14:44:00Z" w16du:dateUtc="2025-09-09T12:44:00Z">
              <w:rPr>
                <w:rFonts w:asciiTheme="minorHAnsi" w:hAnsiTheme="minorHAnsi" w:cs="Calibri"/>
                <w:strike/>
              </w:rPr>
            </w:rPrChange>
          </w:rPr>
          <w:delText xml:space="preserve">di tali </w:delText>
        </w:r>
        <w:r w:rsidR="005534E8" w:rsidRPr="008B1DFF" w:rsidDel="00C311B8">
          <w:rPr>
            <w:rFonts w:asciiTheme="minorHAnsi" w:hAnsiTheme="minorHAnsi" w:cstheme="minorHAnsi"/>
            <w:strike/>
            <w:sz w:val="22"/>
            <w:szCs w:val="22"/>
            <w:rPrChange w:id="16787" w:author="Visone Rossana (GSE)" w:date="2025-09-09T14:44:00Z" w16du:dateUtc="2025-09-09T12:44:00Z">
              <w:rPr>
                <w:rFonts w:asciiTheme="minorHAnsi" w:hAnsiTheme="minorHAnsi" w:cs="Calibri"/>
                <w:strike/>
              </w:rPr>
            </w:rPrChange>
          </w:rPr>
          <w:delText>documenti devono essere presentati unitamente alla richiesta di accesso all’incentivo (in formato PDF), caricandoli sul Portaltermico</w:delText>
        </w:r>
        <w:r w:rsidRPr="008B1DFF" w:rsidDel="00C311B8">
          <w:rPr>
            <w:rFonts w:asciiTheme="minorHAnsi" w:hAnsiTheme="minorHAnsi" w:cstheme="minorHAnsi"/>
            <w:strike/>
            <w:sz w:val="22"/>
            <w:szCs w:val="22"/>
            <w:rPrChange w:id="16788" w:author="Visone Rossana (GSE)" w:date="2025-09-09T14:44:00Z" w16du:dateUtc="2025-09-09T12:44:00Z">
              <w:rPr>
                <w:rFonts w:asciiTheme="minorHAnsi" w:hAnsiTheme="minorHAnsi" w:cs="Calibri"/>
                <w:strike/>
              </w:rPr>
            </w:rPrChange>
          </w:rPr>
          <w:delText>,</w:delText>
        </w:r>
        <w:r w:rsidR="005534E8" w:rsidRPr="008B1DFF" w:rsidDel="00C311B8">
          <w:rPr>
            <w:rFonts w:asciiTheme="minorHAnsi" w:hAnsiTheme="minorHAnsi" w:cstheme="minorHAnsi"/>
            <w:strike/>
            <w:sz w:val="22"/>
            <w:szCs w:val="22"/>
            <w:rPrChange w:id="16789" w:author="Visone Rossana (GSE)" w:date="2025-09-09T14:44:00Z" w16du:dateUtc="2025-09-09T12:44:00Z">
              <w:rPr>
                <w:rFonts w:asciiTheme="minorHAnsi" w:hAnsiTheme="minorHAnsi" w:cs="Calibri"/>
                <w:strike/>
              </w:rPr>
            </w:rPrChange>
          </w:rPr>
          <w:delText xml:space="preserve"> all’atto della presentazione della richiesta medesima; altri devono essere conservati a cura del Soggetto Responsabile</w:delText>
        </w:r>
        <w:r w:rsidR="005534E8" w:rsidRPr="008B1DFF" w:rsidDel="00C311B8">
          <w:rPr>
            <w:rFonts w:asciiTheme="minorHAnsi" w:hAnsiTheme="minorHAnsi" w:cstheme="minorHAnsi"/>
            <w:sz w:val="22"/>
            <w:szCs w:val="22"/>
            <w:rPrChange w:id="16790" w:author="Visone Rossana (GSE)" w:date="2025-09-09T14:44:00Z" w16du:dateUtc="2025-09-09T12:44:00Z">
              <w:rPr>
                <w:rFonts w:asciiTheme="minorHAnsi" w:hAnsiTheme="minorHAnsi" w:cs="Calibri"/>
              </w:rPr>
            </w:rPrChange>
          </w:rPr>
          <w:delText xml:space="preserve">. </w:delText>
        </w:r>
      </w:del>
      <w:r w:rsidR="005534E8" w:rsidRPr="008B1DFF">
        <w:rPr>
          <w:rFonts w:asciiTheme="minorHAnsi" w:hAnsiTheme="minorHAnsi" w:cstheme="minorHAnsi"/>
          <w:sz w:val="22"/>
          <w:szCs w:val="22"/>
          <w:rPrChange w:id="16791" w:author="Visone Rossana (GSE)" w:date="2025-09-09T14:44:00Z" w16du:dateUtc="2025-09-09T12:44:00Z">
            <w:rPr>
              <w:rFonts w:asciiTheme="minorHAnsi" w:hAnsiTheme="minorHAnsi" w:cs="Calibri"/>
            </w:rPr>
          </w:rPrChange>
        </w:rPr>
        <w:t xml:space="preserve">Il GSE potrà richiedere copia di tutti i documenti in qualsiasi momento </w:t>
      </w:r>
      <w:r w:rsidRPr="008B1DFF">
        <w:rPr>
          <w:rFonts w:asciiTheme="minorHAnsi" w:hAnsiTheme="minorHAnsi" w:cstheme="minorHAnsi"/>
          <w:sz w:val="22"/>
          <w:szCs w:val="22"/>
          <w:rPrChange w:id="16792" w:author="Visone Rossana (GSE)" w:date="2025-09-09T14:44:00Z" w16du:dateUtc="2025-09-09T12:44:00Z">
            <w:rPr>
              <w:rFonts w:asciiTheme="minorHAnsi" w:hAnsiTheme="minorHAnsi" w:cs="Calibri"/>
            </w:rPr>
          </w:rPrChange>
        </w:rPr>
        <w:t xml:space="preserve">dell’istruttoria </w:t>
      </w:r>
      <w:r w:rsidR="005534E8" w:rsidRPr="008B1DFF">
        <w:rPr>
          <w:rFonts w:asciiTheme="minorHAnsi" w:hAnsiTheme="minorHAnsi" w:cstheme="minorHAnsi"/>
          <w:sz w:val="22"/>
          <w:szCs w:val="22"/>
          <w:rPrChange w:id="16793" w:author="Visone Rossana (GSE)" w:date="2025-09-09T14:44:00Z" w16du:dateUtc="2025-09-09T12:44:00Z">
            <w:rPr>
              <w:rFonts w:asciiTheme="minorHAnsi" w:hAnsiTheme="minorHAnsi" w:cs="Calibri"/>
            </w:rPr>
          </w:rPrChange>
        </w:rPr>
        <w:t xml:space="preserve">e la stessa documentazione dovrà essere mostrata in originale in caso di verifica in </w:t>
      </w:r>
      <w:r w:rsidR="005534E8" w:rsidRPr="008B1DFF">
        <w:rPr>
          <w:rFonts w:asciiTheme="minorHAnsi" w:hAnsiTheme="minorHAnsi" w:cstheme="minorHAnsi"/>
          <w:i/>
          <w:iCs/>
          <w:sz w:val="22"/>
          <w:szCs w:val="22"/>
          <w:rPrChange w:id="16794" w:author="Visone Rossana (GSE)" w:date="2025-09-09T14:44:00Z" w16du:dateUtc="2025-09-09T12:44:00Z">
            <w:rPr>
              <w:rFonts w:asciiTheme="minorHAnsi" w:hAnsiTheme="minorHAnsi" w:cs="Calibri"/>
              <w:i/>
              <w:iCs/>
            </w:rPr>
          </w:rPrChange>
        </w:rPr>
        <w:t>situ</w:t>
      </w:r>
      <w:r w:rsidR="005534E8" w:rsidRPr="008B1DFF">
        <w:rPr>
          <w:rFonts w:asciiTheme="minorHAnsi" w:hAnsiTheme="minorHAnsi" w:cstheme="minorHAnsi"/>
          <w:sz w:val="22"/>
          <w:szCs w:val="22"/>
          <w:rPrChange w:id="16795" w:author="Visone Rossana (GSE)" w:date="2025-09-09T14:44:00Z" w16du:dateUtc="2025-09-09T12:44:00Z">
            <w:rPr>
              <w:rFonts w:asciiTheme="minorHAnsi" w:hAnsiTheme="minorHAnsi" w:cs="Calibri"/>
            </w:rPr>
          </w:rPrChange>
        </w:rPr>
        <w:t>.</w:t>
      </w:r>
    </w:p>
    <w:p w14:paraId="0BD8B61F" w14:textId="73D52157" w:rsidR="001666C9" w:rsidRPr="008B1DFF" w:rsidRDefault="001666C9">
      <w:pPr>
        <w:spacing w:after="120" w:line="276" w:lineRule="auto"/>
        <w:jc w:val="both"/>
        <w:rPr>
          <w:ins w:id="16796" w:author="Visone Rossana (GSE)" w:date="2025-09-05T11:16:00Z" w16du:dateUtc="2025-09-05T09:16:00Z"/>
          <w:rFonts w:cstheme="minorHAnsi"/>
          <w:b/>
          <w:bCs/>
          <w:sz w:val="22"/>
          <w:szCs w:val="22"/>
          <w:rPrChange w:id="16797" w:author="Visone Rossana (GSE)" w:date="2025-09-09T14:44:00Z" w16du:dateUtc="2025-09-09T12:44:00Z">
            <w:rPr>
              <w:ins w:id="16798" w:author="Visone Rossana (GSE)" w:date="2025-09-05T11:16:00Z" w16du:dateUtc="2025-09-05T09:16:00Z"/>
              <w:rFonts w:ascii="Calibri" w:hAnsi="Calibri"/>
              <w:b/>
              <w:bCs/>
            </w:rPr>
          </w:rPrChange>
        </w:rPr>
        <w:pPrChange w:id="16799" w:author="Visone Rossana (GSE)" w:date="2025-09-09T14:44:00Z" w16du:dateUtc="2025-09-09T12:44:00Z">
          <w:pPr>
            <w:spacing w:after="120"/>
            <w:jc w:val="both"/>
          </w:pPr>
        </w:pPrChange>
      </w:pPr>
      <w:ins w:id="16800" w:author="Visone Rossana (GSE)" w:date="2025-09-05T10:45:00Z" w16du:dateUtc="2025-09-05T08:45:00Z">
        <w:r w:rsidRPr="008B1DFF">
          <w:rPr>
            <w:rFonts w:cstheme="minorHAnsi"/>
            <w:b/>
            <w:bCs/>
            <w:sz w:val="22"/>
            <w:szCs w:val="22"/>
            <w:rPrChange w:id="16801" w:author="Visone Rossana (GSE)" w:date="2025-09-09T14:44:00Z" w16du:dateUtc="2025-09-09T12:44:00Z">
              <w:rPr>
                <w:rFonts w:ascii="Calibri" w:hAnsi="Calibri"/>
                <w:b/>
                <w:bCs/>
              </w:rPr>
            </w:rPrChange>
          </w:rPr>
          <w:t xml:space="preserve">Requisiti </w:t>
        </w:r>
      </w:ins>
      <w:ins w:id="16802" w:author="Visone Rossana (GSE)" w:date="2025-09-05T11:16:00Z" w16du:dateUtc="2025-09-05T09:16:00Z">
        <w:r w:rsidR="00EC586F" w:rsidRPr="008B1DFF">
          <w:rPr>
            <w:rFonts w:cstheme="minorHAnsi"/>
            <w:b/>
            <w:bCs/>
            <w:sz w:val="22"/>
            <w:szCs w:val="22"/>
            <w:rPrChange w:id="16803" w:author="Visone Rossana (GSE)" w:date="2025-09-09T14:44:00Z" w16du:dateUtc="2025-09-09T12:44:00Z">
              <w:rPr>
                <w:rFonts w:ascii="Calibri" w:hAnsi="Calibri"/>
                <w:b/>
                <w:bCs/>
              </w:rPr>
            </w:rPrChange>
          </w:rPr>
          <w:t xml:space="preserve">specifici di </w:t>
        </w:r>
      </w:ins>
      <w:ins w:id="16804" w:author="Visone Rossana (GSE)" w:date="2025-09-05T10:45:00Z" w16du:dateUtc="2025-09-05T08:45:00Z">
        <w:r w:rsidRPr="008B1DFF">
          <w:rPr>
            <w:rFonts w:cstheme="minorHAnsi"/>
            <w:b/>
            <w:bCs/>
            <w:sz w:val="22"/>
            <w:szCs w:val="22"/>
            <w:rPrChange w:id="16805" w:author="Visone Rossana (GSE)" w:date="2025-09-09T14:44:00Z" w16du:dateUtc="2025-09-09T12:44:00Z">
              <w:rPr>
                <w:rFonts w:ascii="Calibri" w:hAnsi="Calibri"/>
                <w:b/>
                <w:bCs/>
              </w:rPr>
            </w:rPrChange>
          </w:rPr>
          <w:t xml:space="preserve">ammissibilità </w:t>
        </w:r>
      </w:ins>
      <w:ins w:id="16806" w:author="Visone Rossana (GSE)" w:date="2025-09-05T11:16:00Z" w16du:dateUtc="2025-09-05T09:16:00Z">
        <w:r w:rsidR="00EC586F" w:rsidRPr="008B1DFF">
          <w:rPr>
            <w:rFonts w:cstheme="minorHAnsi"/>
            <w:b/>
            <w:bCs/>
            <w:sz w:val="22"/>
            <w:szCs w:val="22"/>
            <w:rPrChange w:id="16807" w:author="Visone Rossana (GSE)" w:date="2025-09-09T14:44:00Z" w16du:dateUtc="2025-09-09T12:44:00Z">
              <w:rPr>
                <w:rFonts w:ascii="Calibri" w:hAnsi="Calibri"/>
                <w:b/>
                <w:bCs/>
              </w:rPr>
            </w:rPrChange>
          </w:rPr>
          <w:t xml:space="preserve">previsti </w:t>
        </w:r>
      </w:ins>
      <w:ins w:id="16808" w:author="Visone Rossana (GSE)" w:date="2025-09-05T10:45:00Z" w16du:dateUtc="2025-09-05T08:45:00Z">
        <w:r w:rsidRPr="008B1DFF">
          <w:rPr>
            <w:rFonts w:cstheme="minorHAnsi"/>
            <w:b/>
            <w:bCs/>
            <w:sz w:val="22"/>
            <w:szCs w:val="22"/>
            <w:rPrChange w:id="16809" w:author="Visone Rossana (GSE)" w:date="2025-09-09T14:44:00Z" w16du:dateUtc="2025-09-09T12:44:00Z">
              <w:rPr>
                <w:rFonts w:ascii="Calibri" w:hAnsi="Calibri"/>
                <w:b/>
                <w:bCs/>
              </w:rPr>
            </w:rPrChange>
          </w:rPr>
          <w:t xml:space="preserve">per </w:t>
        </w:r>
      </w:ins>
      <w:ins w:id="16810" w:author="Visone Rossana (GSE)" w:date="2025-09-09T10:01:00Z" w16du:dateUtc="2025-09-09T08:01:00Z">
        <w:r w:rsidR="00D72044" w:rsidRPr="008B1DFF">
          <w:rPr>
            <w:rFonts w:cstheme="minorHAnsi"/>
            <w:b/>
            <w:bCs/>
            <w:sz w:val="22"/>
            <w:szCs w:val="22"/>
            <w:rPrChange w:id="16811" w:author="Visone Rossana (GSE)" w:date="2025-09-09T14:44:00Z" w16du:dateUtc="2025-09-09T12:44:00Z">
              <w:rPr>
                <w:rFonts w:ascii="Calibri" w:hAnsi="Calibri"/>
                <w:b/>
                <w:bCs/>
              </w:rPr>
            </w:rPrChange>
          </w:rPr>
          <w:t>interventi realizzati</w:t>
        </w:r>
      </w:ins>
      <w:ins w:id="16812" w:author="Visone Rossana (GSE)" w:date="2025-09-09T10:02:00Z" w16du:dateUtc="2025-09-09T08:02:00Z">
        <w:r w:rsidR="00D72044" w:rsidRPr="008B1DFF">
          <w:rPr>
            <w:rFonts w:cstheme="minorHAnsi"/>
            <w:b/>
            <w:bCs/>
            <w:sz w:val="22"/>
            <w:szCs w:val="22"/>
            <w:rPrChange w:id="16813" w:author="Visone Rossana (GSE)" w:date="2025-09-09T14:44:00Z" w16du:dateUtc="2025-09-09T12:44:00Z">
              <w:rPr>
                <w:rFonts w:ascii="Calibri" w:hAnsi="Calibri"/>
                <w:b/>
                <w:bCs/>
              </w:rPr>
            </w:rPrChange>
          </w:rPr>
          <w:t xml:space="preserve"> dal</w:t>
        </w:r>
      </w:ins>
      <w:ins w:id="16814" w:author="Visone Rossana (GSE)" w:date="2025-09-05T10:45:00Z" w16du:dateUtc="2025-09-05T08:45:00Z">
        <w:r w:rsidRPr="008B1DFF">
          <w:rPr>
            <w:rFonts w:cstheme="minorHAnsi"/>
            <w:b/>
            <w:bCs/>
            <w:sz w:val="22"/>
            <w:szCs w:val="22"/>
            <w:rPrChange w:id="16815" w:author="Visone Rossana (GSE)" w:date="2025-09-09T14:44:00Z" w16du:dateUtc="2025-09-09T12:44:00Z">
              <w:rPr>
                <w:rFonts w:ascii="Calibri" w:hAnsi="Calibri"/>
                <w:b/>
                <w:bCs/>
              </w:rPr>
            </w:rPrChange>
          </w:rPr>
          <w:t>le imprese: attuazioni delle disposizioni del Titolo V</w:t>
        </w:r>
      </w:ins>
      <w:ins w:id="16816" w:author="Visone Rossana (GSE)" w:date="2025-09-29T10:56:00Z" w16du:dateUtc="2025-09-29T08:56:00Z">
        <w:r w:rsidR="002A3EB8">
          <w:rPr>
            <w:rFonts w:cstheme="minorHAnsi"/>
            <w:b/>
            <w:bCs/>
            <w:sz w:val="22"/>
            <w:szCs w:val="22"/>
          </w:rPr>
          <w:t xml:space="preserve"> del Decreto</w:t>
        </w:r>
      </w:ins>
      <w:ins w:id="16817" w:author="Visone Rossana (GSE)" w:date="2025-09-05T11:18:00Z" w16du:dateUtc="2025-09-05T09:18:00Z">
        <w:del w:id="16818" w:author="Visone Rossana (GSE)" w:date="2025-09-29T10:56:00Z" w16du:dateUtc="2025-09-29T08:56:00Z">
          <w:r w:rsidR="00933BAF" w:rsidRPr="008B1DFF" w:rsidDel="002A3EB8">
            <w:rPr>
              <w:rFonts w:cstheme="minorHAnsi"/>
              <w:b/>
              <w:bCs/>
              <w:sz w:val="22"/>
              <w:szCs w:val="22"/>
              <w:rPrChange w:id="16819" w:author="Visone Rossana (GSE)" w:date="2025-09-09T14:44:00Z" w16du:dateUtc="2025-09-09T12:44:00Z">
                <w:rPr>
                  <w:rFonts w:ascii="Calibri" w:hAnsi="Calibri"/>
                  <w:b/>
                  <w:bCs/>
                </w:rPr>
              </w:rPrChange>
            </w:rPr>
            <w:delText>_</w:delText>
          </w:r>
          <w:r w:rsidR="00933BAF" w:rsidRPr="008B1DFF" w:rsidDel="002A3EB8">
            <w:rPr>
              <w:rFonts w:cstheme="minorHAnsi"/>
              <w:b/>
              <w:bCs/>
              <w:sz w:val="22"/>
              <w:szCs w:val="22"/>
              <w:highlight w:val="yellow"/>
              <w:rPrChange w:id="16820" w:author="Visone Rossana (GSE)" w:date="2025-09-09T14:44:00Z" w16du:dateUtc="2025-09-09T12:44:00Z">
                <w:rPr>
                  <w:rFonts w:ascii="Calibri" w:hAnsi="Calibri"/>
                  <w:b/>
                  <w:bCs/>
                </w:rPr>
              </w:rPrChange>
            </w:rPr>
            <w:delText xml:space="preserve">da riscrivere indicati </w:delText>
          </w:r>
          <w:r w:rsidR="00933BAF" w:rsidRPr="008B1DFF" w:rsidDel="002A3EB8">
            <w:rPr>
              <w:rFonts w:cstheme="minorHAnsi"/>
              <w:b/>
              <w:bCs/>
              <w:sz w:val="22"/>
              <w:szCs w:val="22"/>
              <w:highlight w:val="yellow"/>
              <w:rPrChange w:id="16821" w:author="Visone Rossana (GSE)" w:date="2025-09-09T14:44:00Z" w16du:dateUtc="2025-09-09T12:44:00Z">
                <w:rPr>
                  <w:rFonts w:ascii="Calibri" w:hAnsi="Calibri"/>
                  <w:b/>
                  <w:bCs/>
                  <w:highlight w:val="yellow"/>
                </w:rPr>
              </w:rPrChange>
            </w:rPr>
            <w:delText xml:space="preserve">solo i </w:delText>
          </w:r>
          <w:r w:rsidR="00933BAF" w:rsidRPr="008B1DFF" w:rsidDel="002A3EB8">
            <w:rPr>
              <w:rFonts w:cstheme="minorHAnsi"/>
              <w:b/>
              <w:bCs/>
              <w:sz w:val="22"/>
              <w:szCs w:val="22"/>
              <w:highlight w:val="yellow"/>
              <w:rPrChange w:id="16822" w:author="Visone Rossana (GSE)" w:date="2025-09-09T14:44:00Z" w16du:dateUtc="2025-09-09T12:44:00Z">
                <w:rPr>
                  <w:rFonts w:ascii="Calibri" w:hAnsi="Calibri"/>
                  <w:b/>
                  <w:bCs/>
                </w:rPr>
              </w:rPrChange>
            </w:rPr>
            <w:delText>concetti</w:delText>
          </w:r>
        </w:del>
        <w:r w:rsidR="00933BAF" w:rsidRPr="008B1DFF">
          <w:rPr>
            <w:rFonts w:cstheme="minorHAnsi"/>
            <w:b/>
            <w:bCs/>
            <w:sz w:val="22"/>
            <w:szCs w:val="22"/>
            <w:rPrChange w:id="16823" w:author="Visone Rossana (GSE)" w:date="2025-09-09T14:44:00Z" w16du:dateUtc="2025-09-09T12:44:00Z">
              <w:rPr>
                <w:rFonts w:ascii="Calibri" w:hAnsi="Calibri"/>
                <w:b/>
                <w:bCs/>
              </w:rPr>
            </w:rPrChange>
          </w:rPr>
          <w:t xml:space="preserve"> </w:t>
        </w:r>
      </w:ins>
    </w:p>
    <w:p w14:paraId="2EF788C2" w14:textId="77777777" w:rsidR="00F13DD4" w:rsidRPr="008B1DFF" w:rsidRDefault="00F13DD4">
      <w:pPr>
        <w:spacing w:after="120" w:line="276" w:lineRule="auto"/>
        <w:jc w:val="both"/>
        <w:rPr>
          <w:ins w:id="16824" w:author="Visone Rossana (GSE)" w:date="2025-09-05T11:19:00Z" w16du:dateUtc="2025-09-05T09:19:00Z"/>
          <w:rFonts w:cstheme="minorHAnsi"/>
          <w:sz w:val="22"/>
          <w:szCs w:val="22"/>
          <w:rPrChange w:id="16825" w:author="Visone Rossana (GSE)" w:date="2025-09-09T14:44:00Z" w16du:dateUtc="2025-09-09T12:44:00Z">
            <w:rPr>
              <w:ins w:id="16826" w:author="Visone Rossana (GSE)" w:date="2025-09-05T11:19:00Z" w16du:dateUtc="2025-09-05T09:19:00Z"/>
              <w:rFonts w:ascii="Calibri" w:hAnsi="Calibri"/>
            </w:rPr>
          </w:rPrChange>
        </w:rPr>
        <w:pPrChange w:id="16827" w:author="Visone Rossana (GSE)" w:date="2025-09-09T14:44:00Z" w16du:dateUtc="2025-09-09T12:44:00Z">
          <w:pPr>
            <w:spacing w:after="120"/>
            <w:jc w:val="both"/>
          </w:pPr>
        </w:pPrChange>
      </w:pPr>
      <w:ins w:id="16828" w:author="Visone Rossana (GSE)" w:date="2025-09-05T11:19:00Z" w16du:dateUtc="2025-09-05T09:19:00Z">
        <w:r w:rsidRPr="008B1DFF">
          <w:rPr>
            <w:rFonts w:cstheme="minorHAnsi"/>
            <w:sz w:val="22"/>
            <w:szCs w:val="22"/>
            <w:rPrChange w:id="16829" w:author="Visone Rossana (GSE)" w:date="2025-09-09T14:44:00Z" w16du:dateUtc="2025-09-09T12:44:00Z">
              <w:rPr>
                <w:rFonts w:ascii="Calibri" w:hAnsi="Calibri"/>
              </w:rPr>
            </w:rPrChange>
          </w:rPr>
          <w:t>In aggiunta ai requisiti precedentemente indicati:</w:t>
        </w:r>
      </w:ins>
    </w:p>
    <w:p w14:paraId="407BC1D0" w14:textId="6018A48B" w:rsidR="00EC586F" w:rsidRPr="008B1DFF" w:rsidRDefault="00F13DD4">
      <w:pPr>
        <w:pStyle w:val="Paragrafoelenco"/>
        <w:numPr>
          <w:ilvl w:val="0"/>
          <w:numId w:val="24"/>
        </w:numPr>
        <w:spacing w:after="120" w:line="276" w:lineRule="auto"/>
        <w:jc w:val="both"/>
        <w:rPr>
          <w:ins w:id="16830" w:author="Visone Rossana (GSE)" w:date="2025-09-05T11:21:00Z" w16du:dateUtc="2025-09-05T09:21:00Z"/>
          <w:rFonts w:cstheme="minorHAnsi"/>
          <w:sz w:val="22"/>
          <w:szCs w:val="22"/>
          <w:rPrChange w:id="16831" w:author="Visone Rossana (GSE)" w:date="2025-09-09T14:44:00Z" w16du:dateUtc="2025-09-09T12:44:00Z">
            <w:rPr>
              <w:ins w:id="16832" w:author="Visone Rossana (GSE)" w:date="2025-09-05T11:21:00Z" w16du:dateUtc="2025-09-05T09:21:00Z"/>
              <w:rFonts w:ascii="Calibri" w:hAnsi="Calibri"/>
            </w:rPr>
          </w:rPrChange>
        </w:rPr>
        <w:pPrChange w:id="16833" w:author="Visone Rossana (GSE)" w:date="2025-09-09T14:44:00Z" w16du:dateUtc="2025-09-09T12:44:00Z">
          <w:pPr>
            <w:pStyle w:val="Paragrafoelenco"/>
            <w:numPr>
              <w:numId w:val="24"/>
            </w:numPr>
            <w:spacing w:after="120"/>
            <w:ind w:hanging="360"/>
            <w:jc w:val="both"/>
          </w:pPr>
        </w:pPrChange>
      </w:pPr>
      <w:ins w:id="16834" w:author="Visone Rossana (GSE)" w:date="2025-09-05T11:20:00Z" w16du:dateUtc="2025-09-05T09:20:00Z">
        <w:r w:rsidRPr="008B1DFF">
          <w:rPr>
            <w:rFonts w:cstheme="minorHAnsi"/>
            <w:sz w:val="22"/>
            <w:szCs w:val="22"/>
            <w:rPrChange w:id="16835" w:author="Visone Rossana (GSE)" w:date="2025-09-09T14:44:00Z" w16du:dateUtc="2025-09-09T12:44:00Z">
              <w:rPr>
                <w:rFonts w:ascii="Calibri" w:hAnsi="Calibri"/>
              </w:rPr>
            </w:rPrChange>
          </w:rPr>
          <w:t>le imprese devono trasmettere la</w:t>
        </w:r>
      </w:ins>
      <w:ins w:id="16836" w:author="Visone Rossana (GSE)" w:date="2025-09-05T11:20:00Z">
        <w:r w:rsidRPr="008B1DFF">
          <w:rPr>
            <w:rFonts w:cstheme="minorHAnsi"/>
            <w:sz w:val="22"/>
            <w:szCs w:val="22"/>
            <w:rPrChange w:id="16837" w:author="Visone Rossana (GSE)" w:date="2025-09-09T14:44:00Z" w16du:dateUtc="2025-09-09T12:44:00Z">
              <w:rPr>
                <w:rFonts w:ascii="Calibri" w:hAnsi="Calibri"/>
              </w:rPr>
            </w:rPrChange>
          </w:rPr>
          <w:t xml:space="preserve"> richiesta preliminare di accesso agli incentivi</w:t>
        </w:r>
      </w:ins>
      <w:ins w:id="16838" w:author="Visone Rossana (GSE)" w:date="2025-09-05T11:20:00Z" w16du:dateUtc="2025-09-05T09:20:00Z">
        <w:r w:rsidRPr="008B1DFF">
          <w:rPr>
            <w:rFonts w:cstheme="minorHAnsi"/>
            <w:sz w:val="22"/>
            <w:szCs w:val="22"/>
            <w:rPrChange w:id="16839" w:author="Visone Rossana (GSE)" w:date="2025-09-09T14:44:00Z" w16du:dateUtc="2025-09-09T12:44:00Z">
              <w:rPr>
                <w:rFonts w:ascii="Calibri" w:hAnsi="Calibri"/>
              </w:rPr>
            </w:rPrChange>
          </w:rPr>
          <w:t>, prima dell’avvio dei lavori</w:t>
        </w:r>
      </w:ins>
      <w:ins w:id="16840" w:author="Visone Rossana (GSE)" w:date="2025-09-05T11:21:00Z" w16du:dateUtc="2025-09-05T09:21:00Z">
        <w:r w:rsidRPr="008B1DFF">
          <w:rPr>
            <w:rFonts w:cstheme="minorHAnsi"/>
            <w:sz w:val="22"/>
            <w:szCs w:val="22"/>
            <w:rPrChange w:id="16841" w:author="Visone Rossana (GSE)" w:date="2025-09-09T14:44:00Z" w16du:dateUtc="2025-09-09T12:44:00Z">
              <w:rPr>
                <w:rFonts w:ascii="Calibri" w:hAnsi="Calibri"/>
              </w:rPr>
            </w:rPrChange>
          </w:rPr>
          <w:t>, ai sensi dell’art. 25, comma 3</w:t>
        </w:r>
      </w:ins>
      <w:ins w:id="16842" w:author="Visone Rossana (GSE)" w:date="2025-10-17T14:42:00Z" w16du:dateUtc="2025-10-17T12:42:00Z">
        <w:r w:rsidR="00871901">
          <w:rPr>
            <w:rFonts w:cstheme="minorHAnsi"/>
            <w:sz w:val="22"/>
            <w:szCs w:val="22"/>
          </w:rPr>
          <w:t>,</w:t>
        </w:r>
      </w:ins>
      <w:ins w:id="16843" w:author="Visone Rossana (GSE)" w:date="2025-09-05T11:21:00Z" w16du:dateUtc="2025-09-05T09:21:00Z">
        <w:r w:rsidRPr="008B1DFF">
          <w:rPr>
            <w:rFonts w:cstheme="minorHAnsi"/>
            <w:sz w:val="22"/>
            <w:szCs w:val="22"/>
            <w:rPrChange w:id="16844" w:author="Visone Rossana (GSE)" w:date="2025-09-09T14:44:00Z" w16du:dateUtc="2025-09-09T12:44:00Z">
              <w:rPr>
                <w:rFonts w:ascii="Calibri" w:hAnsi="Calibri"/>
              </w:rPr>
            </w:rPrChange>
          </w:rPr>
          <w:t xml:space="preserve"> del Dec</w:t>
        </w:r>
      </w:ins>
      <w:ins w:id="16845" w:author="Visone Rossana (GSE)" w:date="2025-09-05T11:22:00Z" w16du:dateUtc="2025-09-05T09:22:00Z">
        <w:r w:rsidRPr="008B1DFF">
          <w:rPr>
            <w:rFonts w:cstheme="minorHAnsi"/>
            <w:sz w:val="22"/>
            <w:szCs w:val="22"/>
            <w:rPrChange w:id="16846" w:author="Visone Rossana (GSE)" w:date="2025-09-09T14:44:00Z" w16du:dateUtc="2025-09-09T12:44:00Z">
              <w:rPr>
                <w:rFonts w:ascii="Calibri" w:hAnsi="Calibri"/>
              </w:rPr>
            </w:rPrChange>
          </w:rPr>
          <w:t xml:space="preserve">reto, a pena di inammissibilità </w:t>
        </w:r>
      </w:ins>
      <w:ins w:id="16847" w:author="Visone Rossana (GSE)" w:date="2025-09-05T11:23:00Z" w16du:dateUtc="2025-09-05T09:23:00Z">
        <w:r w:rsidRPr="008B1DFF">
          <w:rPr>
            <w:rFonts w:cstheme="minorHAnsi"/>
            <w:sz w:val="22"/>
            <w:szCs w:val="22"/>
            <w:rPrChange w:id="16848" w:author="Visone Rossana (GSE)" w:date="2025-09-09T14:44:00Z" w16du:dateUtc="2025-09-09T12:44:00Z">
              <w:rPr>
                <w:rFonts w:ascii="Calibri" w:hAnsi="Calibri"/>
              </w:rPr>
            </w:rPrChange>
          </w:rPr>
          <w:t>agli incentivi</w:t>
        </w:r>
      </w:ins>
      <w:ins w:id="16849" w:author="Visone Rossana (GSE)" w:date="2025-09-05T11:21:00Z" w16du:dateUtc="2025-09-05T09:21:00Z">
        <w:r w:rsidRPr="008B1DFF">
          <w:rPr>
            <w:rFonts w:cstheme="minorHAnsi"/>
            <w:sz w:val="22"/>
            <w:szCs w:val="22"/>
            <w:rPrChange w:id="16850" w:author="Visone Rossana (GSE)" w:date="2025-09-09T14:44:00Z" w16du:dateUtc="2025-09-09T12:44:00Z">
              <w:rPr>
                <w:rFonts w:ascii="Calibri" w:hAnsi="Calibri"/>
              </w:rPr>
            </w:rPrChange>
          </w:rPr>
          <w:t>;</w:t>
        </w:r>
      </w:ins>
    </w:p>
    <w:p w14:paraId="09D1911D" w14:textId="47A6A364" w:rsidR="00F13DD4" w:rsidRPr="008B1DFF" w:rsidRDefault="00F13DD4">
      <w:pPr>
        <w:pStyle w:val="Paragrafoelenco"/>
        <w:numPr>
          <w:ilvl w:val="0"/>
          <w:numId w:val="24"/>
        </w:numPr>
        <w:spacing w:after="120" w:line="276" w:lineRule="auto"/>
        <w:jc w:val="both"/>
        <w:rPr>
          <w:ins w:id="16851" w:author="Visone Rossana (GSE)" w:date="2025-09-05T11:24:00Z" w16du:dateUtc="2025-09-05T09:24:00Z"/>
          <w:rFonts w:cstheme="minorHAnsi"/>
          <w:sz w:val="22"/>
          <w:szCs w:val="22"/>
          <w:rPrChange w:id="16852" w:author="Visone Rossana (GSE)" w:date="2025-09-09T14:44:00Z" w16du:dateUtc="2025-09-09T12:44:00Z">
            <w:rPr>
              <w:ins w:id="16853" w:author="Visone Rossana (GSE)" w:date="2025-09-05T11:24:00Z" w16du:dateUtc="2025-09-05T09:24:00Z"/>
              <w:rFonts w:ascii="Calibri" w:hAnsi="Calibri"/>
            </w:rPr>
          </w:rPrChange>
        </w:rPr>
        <w:pPrChange w:id="16854" w:author="Visone Rossana (GSE)" w:date="2025-09-09T14:44:00Z" w16du:dateUtc="2025-09-09T12:44:00Z">
          <w:pPr>
            <w:pStyle w:val="Paragrafoelenco"/>
            <w:numPr>
              <w:numId w:val="24"/>
            </w:numPr>
            <w:spacing w:after="120"/>
            <w:ind w:hanging="360"/>
            <w:jc w:val="both"/>
          </w:pPr>
        </w:pPrChange>
      </w:pPr>
      <w:ins w:id="16855" w:author="Visone Rossana (GSE)" w:date="2025-09-05T11:22:00Z" w16du:dateUtc="2025-09-05T09:22:00Z">
        <w:r w:rsidRPr="008B1DFF">
          <w:rPr>
            <w:rFonts w:cstheme="minorHAnsi"/>
            <w:sz w:val="22"/>
            <w:szCs w:val="22"/>
            <w:rPrChange w:id="16856" w:author="Visone Rossana (GSE)" w:date="2025-09-09T14:44:00Z" w16du:dateUtc="2025-09-09T12:44:00Z">
              <w:rPr>
                <w:rFonts w:ascii="Calibri" w:hAnsi="Calibri"/>
              </w:rPr>
            </w:rPrChange>
          </w:rPr>
          <w:t xml:space="preserve">le imprese </w:t>
        </w:r>
      </w:ins>
      <w:ins w:id="16857" w:author="Visone Rossana (GSE)" w:date="2025-09-29T10:54:00Z" w16du:dateUtc="2025-09-29T08:54:00Z">
        <w:r w:rsidR="00EB0276">
          <w:rPr>
            <w:rFonts w:cstheme="minorHAnsi"/>
            <w:sz w:val="22"/>
            <w:szCs w:val="22"/>
          </w:rPr>
          <w:t xml:space="preserve">per interventi realizzati </w:t>
        </w:r>
        <w:del w:id="16858" w:author="Visone Rossana (GSE)" w:date="2025-10-06T15:44:00Z" w16du:dateUtc="2025-10-06T13:44:00Z">
          <w:r w:rsidR="00EB0276" w:rsidDel="00904011">
            <w:rPr>
              <w:rFonts w:cstheme="minorHAnsi"/>
              <w:sz w:val="22"/>
              <w:szCs w:val="22"/>
            </w:rPr>
            <w:delText xml:space="preserve">in </w:delText>
          </w:r>
        </w:del>
      </w:ins>
      <w:ins w:id="16859" w:author="Visone Rossana (GSE)" w:date="2025-10-05T19:04:00Z" w16du:dateUtc="2025-10-05T17:04:00Z">
        <w:r w:rsidR="002D52E8">
          <w:rPr>
            <w:rFonts w:cstheme="minorHAnsi"/>
            <w:sz w:val="22"/>
            <w:szCs w:val="22"/>
          </w:rPr>
          <w:t xml:space="preserve">su edifici </w:t>
        </w:r>
        <w:r w:rsidR="002D52E8" w:rsidRPr="00904011">
          <w:rPr>
            <w:rFonts w:cstheme="minorHAnsi"/>
            <w:sz w:val="22"/>
            <w:szCs w:val="22"/>
          </w:rPr>
          <w:t>dell’</w:t>
        </w:r>
      </w:ins>
      <w:commentRangeStart w:id="16860"/>
      <w:ins w:id="16861" w:author="Visone Rossana (GSE)" w:date="2025-09-05T11:22:00Z" w16du:dateUtc="2025-09-05T09:22:00Z">
        <w:del w:id="16862" w:author="Visone Rossana (GSE)" w:date="2025-09-29T10:55:00Z" w16du:dateUtc="2025-09-29T08:55:00Z">
          <w:r w:rsidRPr="00904011" w:rsidDel="00EB0276">
            <w:rPr>
              <w:rFonts w:cstheme="minorHAnsi"/>
              <w:sz w:val="22"/>
              <w:szCs w:val="22"/>
              <w:rPrChange w:id="16863" w:author="Visone Rossana (GSE)" w:date="2025-10-06T15:44:00Z" w16du:dateUtc="2025-10-06T13:44:00Z">
                <w:rPr>
                  <w:rFonts w:ascii="Calibri" w:hAnsi="Calibri"/>
                </w:rPr>
              </w:rPrChange>
            </w:rPr>
            <w:delText>del settore</w:delText>
          </w:r>
        </w:del>
      </w:ins>
      <w:ins w:id="16864" w:author="Visone Rossana (GSE)" w:date="2025-09-29T10:55:00Z" w16du:dateUtc="2025-09-29T08:55:00Z">
        <w:r w:rsidR="00EB0276" w:rsidRPr="00904011">
          <w:rPr>
            <w:rFonts w:cstheme="minorHAnsi"/>
            <w:sz w:val="22"/>
            <w:szCs w:val="22"/>
            <w:rPrChange w:id="16865" w:author="Visone Rossana (GSE)" w:date="2025-10-06T15:44:00Z" w16du:dateUtc="2025-10-06T13:44:00Z">
              <w:rPr>
                <w:rFonts w:cstheme="minorHAnsi"/>
                <w:sz w:val="22"/>
                <w:szCs w:val="22"/>
                <w:highlight w:val="yellow"/>
              </w:rPr>
            </w:rPrChange>
          </w:rPr>
          <w:t>ambito</w:t>
        </w:r>
      </w:ins>
      <w:ins w:id="16866" w:author="Visone Rossana (GSE)" w:date="2025-09-05T11:22:00Z" w16du:dateUtc="2025-09-05T09:22:00Z">
        <w:r w:rsidRPr="00904011">
          <w:rPr>
            <w:rFonts w:cstheme="minorHAnsi"/>
            <w:sz w:val="22"/>
            <w:szCs w:val="22"/>
            <w:rPrChange w:id="16867" w:author="Visone Rossana (GSE)" w:date="2025-10-06T15:44:00Z" w16du:dateUtc="2025-10-06T13:44:00Z">
              <w:rPr>
                <w:rFonts w:ascii="Calibri" w:hAnsi="Calibri"/>
              </w:rPr>
            </w:rPrChange>
          </w:rPr>
          <w:t xml:space="preserve"> terziario,</w:t>
        </w:r>
      </w:ins>
      <w:commentRangeEnd w:id="16860"/>
      <w:ins w:id="16868" w:author="Visone Rossana (GSE)" w:date="2025-09-05T11:32:00Z" w16du:dateUtc="2025-09-05T09:32:00Z">
        <w:r w:rsidR="00BF1BDA" w:rsidRPr="008B1DFF">
          <w:rPr>
            <w:rStyle w:val="Rimandocommento"/>
            <w:rFonts w:cstheme="minorHAnsi"/>
            <w:sz w:val="22"/>
            <w:szCs w:val="22"/>
            <w:rPrChange w:id="16869" w:author="Visone Rossana (GSE)" w:date="2025-09-09T14:44:00Z" w16du:dateUtc="2025-09-09T12:44:00Z">
              <w:rPr>
                <w:rStyle w:val="Rimandocommento"/>
                <w:rFonts w:ascii="Calibri" w:hAnsi="Calibri"/>
                <w:sz w:val="24"/>
              </w:rPr>
            </w:rPrChange>
          </w:rPr>
          <w:commentReference w:id="16860"/>
        </w:r>
      </w:ins>
      <w:ins w:id="16870" w:author="Visone Rossana (GSE)" w:date="2025-09-05T11:22:00Z" w16du:dateUtc="2025-09-05T09:22:00Z">
        <w:r w:rsidRPr="008B1DFF">
          <w:rPr>
            <w:rFonts w:cstheme="minorHAnsi"/>
            <w:sz w:val="22"/>
            <w:szCs w:val="22"/>
            <w:rPrChange w:id="16871" w:author="Visone Rossana (GSE)" w:date="2025-09-09T14:44:00Z" w16du:dateUtc="2025-09-09T12:44:00Z">
              <w:rPr>
                <w:rFonts w:ascii="Calibri" w:hAnsi="Calibri"/>
              </w:rPr>
            </w:rPrChange>
          </w:rPr>
          <w:t xml:space="preserve"> al fine dell’accesso </w:t>
        </w:r>
      </w:ins>
      <w:ins w:id="16872" w:author="Visone Rossana (GSE)" w:date="2025-09-29T10:57:00Z" w16du:dateUtc="2025-09-29T08:57:00Z">
        <w:r w:rsidR="00C12494">
          <w:rPr>
            <w:rFonts w:cstheme="minorHAnsi"/>
            <w:sz w:val="22"/>
            <w:szCs w:val="22"/>
          </w:rPr>
          <w:t xml:space="preserve">gli </w:t>
        </w:r>
      </w:ins>
      <w:ins w:id="16873" w:author="Visone Rossana (GSE)" w:date="2025-09-05T11:22:00Z" w16du:dateUtc="2025-09-05T09:22:00Z">
        <w:del w:id="16874" w:author="Visone Rossana (GSE)" w:date="2025-09-29T10:57:00Z" w16du:dateUtc="2025-09-29T08:57:00Z">
          <w:r w:rsidRPr="008B1DFF" w:rsidDel="00C12494">
            <w:rPr>
              <w:rFonts w:cstheme="minorHAnsi"/>
              <w:sz w:val="22"/>
              <w:szCs w:val="22"/>
              <w:rPrChange w:id="16875" w:author="Visone Rossana (GSE)" w:date="2025-09-09T14:44:00Z" w16du:dateUtc="2025-09-09T12:44:00Z">
                <w:rPr>
                  <w:rFonts w:ascii="Calibri" w:hAnsi="Calibri"/>
                </w:rPr>
              </w:rPrChange>
            </w:rPr>
            <w:delText>a</w:delText>
          </w:r>
        </w:del>
      </w:ins>
      <w:ins w:id="16876" w:author="Visone Rossana (GSE)" w:date="2025-09-05T11:24:00Z" w16du:dateUtc="2025-09-05T09:24:00Z">
        <w:del w:id="16877" w:author="Visone Rossana (GSE)" w:date="2025-09-29T10:57:00Z" w16du:dateUtc="2025-09-29T08:57:00Z">
          <w:r w:rsidRPr="008B1DFF" w:rsidDel="00C12494">
            <w:rPr>
              <w:rFonts w:cstheme="minorHAnsi"/>
              <w:sz w:val="22"/>
              <w:szCs w:val="22"/>
              <w:rPrChange w:id="16878" w:author="Visone Rossana (GSE)" w:date="2025-09-09T14:44:00Z" w16du:dateUtc="2025-09-09T12:44:00Z">
                <w:rPr>
                  <w:rFonts w:ascii="Calibri" w:hAnsi="Calibri"/>
                </w:rPr>
              </w:rPrChange>
            </w:rPr>
            <w:delText>gl</w:delText>
          </w:r>
        </w:del>
        <w:r w:rsidRPr="008B1DFF">
          <w:rPr>
            <w:rFonts w:cstheme="minorHAnsi"/>
            <w:sz w:val="22"/>
            <w:szCs w:val="22"/>
            <w:rPrChange w:id="16879" w:author="Visone Rossana (GSE)" w:date="2025-09-09T14:44:00Z" w16du:dateUtc="2025-09-09T12:44:00Z">
              <w:rPr>
                <w:rFonts w:ascii="Calibri" w:hAnsi="Calibri"/>
              </w:rPr>
            </w:rPrChange>
          </w:rPr>
          <w:t>i</w:t>
        </w:r>
      </w:ins>
      <w:ins w:id="16880" w:author="Visone Rossana (GSE)" w:date="2025-09-29T10:57:00Z" w16du:dateUtc="2025-09-29T08:57:00Z">
        <w:r w:rsidR="00C12494">
          <w:rPr>
            <w:rFonts w:cstheme="minorHAnsi"/>
            <w:sz w:val="22"/>
            <w:szCs w:val="22"/>
          </w:rPr>
          <w:t>ncentivi per gli</w:t>
        </w:r>
      </w:ins>
      <w:ins w:id="16881" w:author="Visone Rossana (GSE)" w:date="2025-09-05T11:24:00Z" w16du:dateUtc="2025-09-05T09:24:00Z">
        <w:r w:rsidRPr="008B1DFF">
          <w:rPr>
            <w:rFonts w:cstheme="minorHAnsi"/>
            <w:sz w:val="22"/>
            <w:szCs w:val="22"/>
            <w:rPrChange w:id="16882" w:author="Visone Rossana (GSE)" w:date="2025-09-09T14:44:00Z" w16du:dateUtc="2025-09-09T12:44:00Z">
              <w:rPr>
                <w:rFonts w:ascii="Calibri" w:hAnsi="Calibri"/>
              </w:rPr>
            </w:rPrChange>
          </w:rPr>
          <w:t xml:space="preserve"> interventi del </w:t>
        </w:r>
      </w:ins>
      <w:ins w:id="16883" w:author="Visone Rossana (GSE)" w:date="2025-09-29T10:56:00Z" w16du:dateUtc="2025-09-29T08:56:00Z">
        <w:r w:rsidR="00C12494">
          <w:rPr>
            <w:rFonts w:cstheme="minorHAnsi"/>
            <w:sz w:val="22"/>
            <w:szCs w:val="22"/>
          </w:rPr>
          <w:t>T</w:t>
        </w:r>
      </w:ins>
      <w:ins w:id="16884" w:author="Visone Rossana (GSE)" w:date="2025-09-05T11:24:00Z" w16du:dateUtc="2025-09-05T09:24:00Z">
        <w:del w:id="16885" w:author="Visone Rossana (GSE)" w:date="2025-09-29T10:55:00Z" w16du:dateUtc="2025-09-29T08:55:00Z">
          <w:r w:rsidRPr="008B1DFF" w:rsidDel="00EB0276">
            <w:rPr>
              <w:rFonts w:cstheme="minorHAnsi"/>
              <w:sz w:val="22"/>
              <w:szCs w:val="22"/>
              <w:rPrChange w:id="16886" w:author="Visone Rossana (GSE)" w:date="2025-09-09T14:44:00Z" w16du:dateUtc="2025-09-09T12:44:00Z">
                <w:rPr>
                  <w:rFonts w:ascii="Calibri" w:hAnsi="Calibri"/>
                </w:rPr>
              </w:rPrChange>
            </w:rPr>
            <w:delText>T</w:delText>
          </w:r>
        </w:del>
        <w:r w:rsidRPr="008B1DFF">
          <w:rPr>
            <w:rFonts w:cstheme="minorHAnsi"/>
            <w:sz w:val="22"/>
            <w:szCs w:val="22"/>
            <w:rPrChange w:id="16887" w:author="Visone Rossana (GSE)" w:date="2025-09-09T14:44:00Z" w16du:dateUtc="2025-09-09T12:44:00Z">
              <w:rPr>
                <w:rFonts w:ascii="Calibri" w:hAnsi="Calibri"/>
              </w:rPr>
            </w:rPrChange>
          </w:rPr>
          <w:t>itolo II devono garantire</w:t>
        </w:r>
      </w:ins>
      <w:ins w:id="16888" w:author="Visone Rossana (GSE)" w:date="2025-09-05T11:25:00Z" w16du:dateUtc="2025-09-05T09:25:00Z">
        <w:r w:rsidRPr="008B1DFF">
          <w:rPr>
            <w:rFonts w:cstheme="minorHAnsi"/>
            <w:sz w:val="22"/>
            <w:szCs w:val="22"/>
            <w:rPrChange w:id="16889" w:author="Visone Rossana (GSE)" w:date="2025-09-09T14:44:00Z" w16du:dateUtc="2025-09-09T12:44:00Z">
              <w:rPr>
                <w:rFonts w:ascii="Calibri" w:hAnsi="Calibri"/>
              </w:rPr>
            </w:rPrChange>
          </w:rPr>
          <w:t>:</w:t>
        </w:r>
      </w:ins>
    </w:p>
    <w:p w14:paraId="3FC4EBE4" w14:textId="77777777" w:rsidR="00B70CA4" w:rsidRPr="008B1DFF" w:rsidRDefault="00F13DD4">
      <w:pPr>
        <w:pStyle w:val="Paragrafoelenco"/>
        <w:numPr>
          <w:ilvl w:val="0"/>
          <w:numId w:val="102"/>
        </w:numPr>
        <w:spacing w:after="120" w:line="276" w:lineRule="auto"/>
        <w:jc w:val="both"/>
        <w:rPr>
          <w:ins w:id="16890" w:author="Visone Rossana (GSE)" w:date="2025-09-05T11:26:00Z" w16du:dateUtc="2025-09-05T09:26:00Z"/>
          <w:rFonts w:cstheme="minorHAnsi"/>
          <w:sz w:val="22"/>
          <w:szCs w:val="22"/>
          <w:rPrChange w:id="16891" w:author="Visone Rossana (GSE)" w:date="2025-09-09T14:44:00Z" w16du:dateUtc="2025-09-09T12:44:00Z">
            <w:rPr>
              <w:ins w:id="16892" w:author="Visone Rossana (GSE)" w:date="2025-09-05T11:26:00Z" w16du:dateUtc="2025-09-05T09:26:00Z"/>
              <w:rFonts w:ascii="Calibri" w:hAnsi="Calibri"/>
            </w:rPr>
          </w:rPrChange>
        </w:rPr>
        <w:pPrChange w:id="16893" w:author="Visone Rossana (GSE)" w:date="2025-09-09T14:44:00Z" w16du:dateUtc="2025-09-09T12:44:00Z">
          <w:pPr>
            <w:pStyle w:val="Paragrafoelenco"/>
            <w:numPr>
              <w:numId w:val="102"/>
            </w:numPr>
            <w:spacing w:after="120"/>
            <w:ind w:left="1440" w:hanging="360"/>
            <w:jc w:val="both"/>
          </w:pPr>
        </w:pPrChange>
      </w:pPr>
      <w:ins w:id="16894" w:author="Visone Rossana (GSE)" w:date="2025-09-05T11:25:00Z" w16du:dateUtc="2025-09-05T09:25:00Z">
        <w:r w:rsidRPr="008B1DFF">
          <w:rPr>
            <w:rFonts w:cstheme="minorHAnsi"/>
            <w:sz w:val="22"/>
            <w:szCs w:val="22"/>
            <w:rPrChange w:id="16895" w:author="Visone Rossana (GSE)" w:date="2025-09-09T14:44:00Z" w16du:dateUtc="2025-09-09T12:44:00Z">
              <w:rPr>
                <w:rFonts w:ascii="Calibri" w:hAnsi="Calibri"/>
              </w:rPr>
            </w:rPrChange>
          </w:rPr>
          <w:t>una riduzione della domanda di energia primaria di almeno il 10% rispetto alla situazione precedente all'investimento</w:t>
        </w:r>
      </w:ins>
      <w:ins w:id="16896" w:author="Visone Rossana (GSE)" w:date="2025-09-05T11:26:00Z" w16du:dateUtc="2025-09-05T09:26:00Z">
        <w:r w:rsidR="00B70CA4" w:rsidRPr="008B1DFF">
          <w:rPr>
            <w:rFonts w:cstheme="minorHAnsi"/>
            <w:sz w:val="22"/>
            <w:szCs w:val="22"/>
            <w:rPrChange w:id="16897" w:author="Visone Rossana (GSE)" w:date="2025-09-09T14:44:00Z" w16du:dateUtc="2025-09-09T12:44:00Z">
              <w:rPr>
                <w:rFonts w:ascii="Calibri" w:hAnsi="Calibri"/>
              </w:rPr>
            </w:rPrChange>
          </w:rPr>
          <w:t>, in caso di realizzazione di intervento singolo;</w:t>
        </w:r>
      </w:ins>
    </w:p>
    <w:p w14:paraId="11AD7FD6" w14:textId="1EF4CC1F" w:rsidR="00F13DD4" w:rsidRPr="008B1DFF" w:rsidRDefault="00F13DD4">
      <w:pPr>
        <w:pStyle w:val="Paragrafoelenco"/>
        <w:numPr>
          <w:ilvl w:val="0"/>
          <w:numId w:val="102"/>
        </w:numPr>
        <w:spacing w:after="120" w:line="276" w:lineRule="auto"/>
        <w:jc w:val="both"/>
        <w:rPr>
          <w:ins w:id="16898" w:author="Visone Rossana (GSE)" w:date="2025-09-05T11:26:00Z" w16du:dateUtc="2025-09-05T09:26:00Z"/>
          <w:rFonts w:cstheme="minorHAnsi"/>
          <w:sz w:val="22"/>
          <w:szCs w:val="22"/>
          <w:rPrChange w:id="16899" w:author="Visone Rossana (GSE)" w:date="2025-09-09T14:44:00Z" w16du:dateUtc="2025-09-09T12:44:00Z">
            <w:rPr>
              <w:ins w:id="16900" w:author="Visone Rossana (GSE)" w:date="2025-09-05T11:26:00Z" w16du:dateUtc="2025-09-05T09:26:00Z"/>
              <w:rFonts w:ascii="Calibri" w:hAnsi="Calibri"/>
            </w:rPr>
          </w:rPrChange>
        </w:rPr>
        <w:pPrChange w:id="16901" w:author="Visone Rossana (GSE)" w:date="2025-09-09T14:44:00Z" w16du:dateUtc="2025-09-09T12:44:00Z">
          <w:pPr>
            <w:pStyle w:val="Paragrafoelenco"/>
            <w:numPr>
              <w:numId w:val="102"/>
            </w:numPr>
            <w:spacing w:after="120"/>
            <w:ind w:left="1440" w:hanging="360"/>
            <w:jc w:val="both"/>
          </w:pPr>
        </w:pPrChange>
      </w:pPr>
      <w:ins w:id="16902" w:author="Visone Rossana (GSE)" w:date="2025-09-05T11:25:00Z" w16du:dateUtc="2025-09-05T09:25:00Z">
        <w:r w:rsidRPr="008B1DFF">
          <w:rPr>
            <w:rFonts w:cstheme="minorHAnsi"/>
            <w:sz w:val="22"/>
            <w:szCs w:val="22"/>
            <w:rPrChange w:id="16903" w:author="Visone Rossana (GSE)" w:date="2025-09-09T14:44:00Z" w16du:dateUtc="2025-09-09T12:44:00Z">
              <w:rPr>
                <w:rFonts w:ascii="Calibri" w:hAnsi="Calibri"/>
              </w:rPr>
            </w:rPrChange>
          </w:rPr>
          <w:t xml:space="preserve"> </w:t>
        </w:r>
      </w:ins>
      <w:ins w:id="16904" w:author="Visone Rossana (GSE)" w:date="2025-09-05T11:26:00Z" w16du:dateUtc="2025-09-05T09:26:00Z">
        <w:r w:rsidR="00B70CA4" w:rsidRPr="008B1DFF">
          <w:rPr>
            <w:rFonts w:cstheme="minorHAnsi"/>
            <w:sz w:val="22"/>
            <w:szCs w:val="22"/>
            <w:rPrChange w:id="16905" w:author="Visone Rossana (GSE)" w:date="2025-09-09T14:44:00Z" w16du:dateUtc="2025-09-09T12:44:00Z">
              <w:rPr>
                <w:rFonts w:ascii="Calibri" w:hAnsi="Calibri"/>
              </w:rPr>
            </w:rPrChange>
          </w:rPr>
          <w:t>una riduzione della domanda di energia primaria di almeno il 20% rispetto alla situazione precedente all'investimento, in caso</w:t>
        </w:r>
      </w:ins>
      <w:ins w:id="16906" w:author="Visone Rossana (GSE)" w:date="2025-10-06T15:50:00Z" w16du:dateUtc="2025-10-06T13:50:00Z">
        <w:r w:rsidR="00576437">
          <w:rPr>
            <w:rFonts w:cstheme="minorHAnsi"/>
            <w:sz w:val="22"/>
            <w:szCs w:val="22"/>
          </w:rPr>
          <w:t xml:space="preserve"> di</w:t>
        </w:r>
      </w:ins>
      <w:ins w:id="16907" w:author="Visone Rossana (GSE)" w:date="2025-09-05T11:26:00Z" w16du:dateUtc="2025-09-05T09:26:00Z">
        <w:del w:id="16908" w:author="Visone Rossana (GSE)" w:date="2025-10-06T15:50:00Z" w16du:dateUtc="2025-10-06T13:50:00Z">
          <w:r w:rsidR="00B70CA4" w:rsidRPr="008B1DFF" w:rsidDel="00576437">
            <w:rPr>
              <w:rFonts w:cstheme="minorHAnsi"/>
              <w:sz w:val="22"/>
              <w:szCs w:val="22"/>
              <w:rPrChange w:id="16909" w:author="Visone Rossana (GSE)" w:date="2025-09-09T14:44:00Z" w16du:dateUtc="2025-09-09T12:44:00Z">
                <w:rPr>
                  <w:rFonts w:ascii="Calibri" w:hAnsi="Calibri"/>
                </w:rPr>
              </w:rPrChange>
            </w:rPr>
            <w:delText xml:space="preserve"> di realizzazione di</w:delText>
          </w:r>
        </w:del>
        <w:r w:rsidR="00B70CA4" w:rsidRPr="008B1DFF">
          <w:rPr>
            <w:rFonts w:cstheme="minorHAnsi"/>
            <w:sz w:val="22"/>
            <w:szCs w:val="22"/>
            <w:rPrChange w:id="16910" w:author="Visone Rossana (GSE)" w:date="2025-09-09T14:44:00Z" w16du:dateUtc="2025-09-09T12:44:00Z">
              <w:rPr>
                <w:rFonts w:ascii="Calibri" w:hAnsi="Calibri"/>
              </w:rPr>
            </w:rPrChange>
          </w:rPr>
          <w:t xml:space="preserve"> multi</w:t>
        </w:r>
      </w:ins>
      <w:ins w:id="16911" w:author="Visone Rossana (GSE)" w:date="2025-10-06T15:54:00Z" w16du:dateUtc="2025-10-06T13:54:00Z">
        <w:r w:rsidR="00A0193A">
          <w:rPr>
            <w:rFonts w:cstheme="minorHAnsi"/>
            <w:sz w:val="22"/>
            <w:szCs w:val="22"/>
          </w:rPr>
          <w:t>-i</w:t>
        </w:r>
      </w:ins>
      <w:ins w:id="16912" w:author="Visone Rossana (GSE)" w:date="2025-09-05T11:26:00Z" w16du:dateUtc="2025-09-05T09:26:00Z">
        <w:r w:rsidR="00B70CA4" w:rsidRPr="008B1DFF">
          <w:rPr>
            <w:rFonts w:cstheme="minorHAnsi"/>
            <w:sz w:val="22"/>
            <w:szCs w:val="22"/>
            <w:rPrChange w:id="16913" w:author="Visone Rossana (GSE)" w:date="2025-09-09T14:44:00Z" w16du:dateUtc="2025-09-09T12:44:00Z">
              <w:rPr>
                <w:rFonts w:ascii="Calibri" w:hAnsi="Calibri"/>
              </w:rPr>
            </w:rPrChange>
          </w:rPr>
          <w:t>ntervent</w:t>
        </w:r>
      </w:ins>
      <w:ins w:id="16914" w:author="Visone Rossana (GSE)" w:date="2025-10-06T15:53:00Z" w16du:dateUtc="2025-10-06T13:53:00Z">
        <w:r w:rsidR="00A57866">
          <w:rPr>
            <w:rFonts w:cstheme="minorHAnsi"/>
            <w:sz w:val="22"/>
            <w:szCs w:val="22"/>
          </w:rPr>
          <w:t>o</w:t>
        </w:r>
      </w:ins>
      <w:ins w:id="16915" w:author="Visone Rossana (GSE)" w:date="2025-09-05T11:26:00Z" w16du:dateUtc="2025-09-05T09:26:00Z">
        <w:del w:id="16916" w:author="Visone Rossana (GSE)" w:date="2025-10-06T15:53:00Z" w16du:dateUtc="2025-10-06T13:53:00Z">
          <w:r w:rsidR="00B70CA4" w:rsidRPr="008B1DFF" w:rsidDel="00A57866">
            <w:rPr>
              <w:rFonts w:cstheme="minorHAnsi"/>
              <w:sz w:val="22"/>
              <w:szCs w:val="22"/>
              <w:rPrChange w:id="16917" w:author="Visone Rossana (GSE)" w:date="2025-09-09T14:44:00Z" w16du:dateUtc="2025-09-09T12:44:00Z">
                <w:rPr>
                  <w:rFonts w:ascii="Calibri" w:hAnsi="Calibri"/>
                </w:rPr>
              </w:rPrChange>
            </w:rPr>
            <w:delText>i</w:delText>
          </w:r>
        </w:del>
      </w:ins>
      <w:ins w:id="16918" w:author="Visone Rossana (GSE)" w:date="2025-10-06T15:50:00Z" w16du:dateUtc="2025-10-06T13:50:00Z">
        <w:r w:rsidR="00206F40">
          <w:rPr>
            <w:rFonts w:cstheme="minorHAnsi"/>
            <w:sz w:val="22"/>
            <w:szCs w:val="22"/>
          </w:rPr>
          <w:t xml:space="preserve"> </w:t>
        </w:r>
        <w:r w:rsidR="00576437">
          <w:rPr>
            <w:rFonts w:cstheme="minorHAnsi"/>
            <w:sz w:val="22"/>
            <w:szCs w:val="22"/>
          </w:rPr>
          <w:t>intes</w:t>
        </w:r>
      </w:ins>
      <w:ins w:id="16919" w:author="Visone Rossana (GSE)" w:date="2025-10-06T15:54:00Z" w16du:dateUtc="2025-10-06T13:54:00Z">
        <w:r w:rsidR="00A0193A">
          <w:rPr>
            <w:rFonts w:cstheme="minorHAnsi"/>
            <w:sz w:val="22"/>
            <w:szCs w:val="22"/>
          </w:rPr>
          <w:t>o</w:t>
        </w:r>
      </w:ins>
      <w:ins w:id="16920" w:author="Visone Rossana (GSE)" w:date="2025-10-06T15:50:00Z" w16du:dateUtc="2025-10-06T13:50:00Z">
        <w:r w:rsidR="00576437">
          <w:rPr>
            <w:rFonts w:cstheme="minorHAnsi"/>
            <w:sz w:val="22"/>
            <w:szCs w:val="22"/>
          </w:rPr>
          <w:t xml:space="preserve"> come </w:t>
        </w:r>
        <w:r w:rsidR="00206F40" w:rsidRPr="00206F40">
          <w:rPr>
            <w:rFonts w:cstheme="minorHAnsi"/>
            <w:sz w:val="22"/>
            <w:szCs w:val="22"/>
          </w:rPr>
          <w:t xml:space="preserve">realizzazione contestuale di </w:t>
        </w:r>
      </w:ins>
      <w:ins w:id="16921" w:author="Visone Rossana (GSE)" w:date="2025-10-06T15:54:00Z" w16du:dateUtc="2025-10-06T13:54:00Z">
        <w:r w:rsidR="00F76CAD">
          <w:rPr>
            <w:rFonts w:cstheme="minorHAnsi"/>
            <w:sz w:val="22"/>
            <w:szCs w:val="22"/>
          </w:rPr>
          <w:t xml:space="preserve">due o </w:t>
        </w:r>
      </w:ins>
      <w:ins w:id="16922" w:author="Visone Rossana (GSE)" w:date="2025-10-06T15:50:00Z" w16du:dateUtc="2025-10-06T13:50:00Z">
        <w:r w:rsidR="00206F40" w:rsidRPr="00206F40">
          <w:rPr>
            <w:rFonts w:cstheme="minorHAnsi"/>
            <w:sz w:val="22"/>
            <w:szCs w:val="22"/>
          </w:rPr>
          <w:t xml:space="preserve">più interventi </w:t>
        </w:r>
      </w:ins>
      <w:ins w:id="16923" w:author="Visone Rossana (GSE)" w:date="2025-10-06T15:51:00Z" w16du:dateUtc="2025-10-06T13:51:00Z">
        <w:r w:rsidR="00576437">
          <w:rPr>
            <w:rFonts w:cstheme="minorHAnsi"/>
            <w:sz w:val="22"/>
            <w:szCs w:val="22"/>
          </w:rPr>
          <w:t>ricadenti nel Titolo II</w:t>
        </w:r>
      </w:ins>
      <w:ins w:id="16924" w:author="Visone Rossana (GSE)" w:date="2025-10-05T19:04:00Z" w16du:dateUtc="2025-10-05T17:04:00Z">
        <w:del w:id="16925" w:author="Visone Rossana (GSE)" w:date="2025-10-06T15:51:00Z" w16du:dateUtc="2025-10-06T13:51:00Z">
          <w:r w:rsidR="00A039ED" w:rsidDel="00576437">
            <w:rPr>
              <w:rFonts w:cstheme="minorHAnsi"/>
              <w:sz w:val="22"/>
              <w:szCs w:val="22"/>
            </w:rPr>
            <w:delText xml:space="preserve"> </w:delText>
          </w:r>
        </w:del>
        <w:del w:id="16926" w:author="Visone Rossana (GSE)" w:date="2025-10-06T15:45:00Z" w16du:dateUtc="2025-10-06T13:45:00Z">
          <w:r w:rsidR="00A039ED" w:rsidDel="00904011">
            <w:rPr>
              <w:rFonts w:cstheme="minorHAnsi"/>
              <w:sz w:val="22"/>
              <w:szCs w:val="22"/>
            </w:rPr>
            <w:delText xml:space="preserve">di cui </w:delText>
          </w:r>
        </w:del>
      </w:ins>
      <w:ins w:id="16927" w:author="Visone Rossana (GSE)" w:date="2025-09-05T11:26:00Z" w16du:dateUtc="2025-09-05T09:26:00Z">
        <w:r w:rsidR="00B70CA4" w:rsidRPr="008B1DFF">
          <w:rPr>
            <w:rFonts w:cstheme="minorHAnsi"/>
            <w:sz w:val="22"/>
            <w:szCs w:val="22"/>
            <w:rPrChange w:id="16928" w:author="Visone Rossana (GSE)" w:date="2025-09-09T14:44:00Z" w16du:dateUtc="2025-09-09T12:44:00Z">
              <w:rPr>
                <w:rFonts w:ascii="Calibri" w:hAnsi="Calibri"/>
              </w:rPr>
            </w:rPrChange>
          </w:rPr>
          <w:t>;</w:t>
        </w:r>
      </w:ins>
    </w:p>
    <w:p w14:paraId="109531A9" w14:textId="335EB658" w:rsidR="001666C9" w:rsidRPr="008B1DFF" w:rsidRDefault="00B70CA4">
      <w:pPr>
        <w:pStyle w:val="Paragrafoelenco"/>
        <w:numPr>
          <w:ilvl w:val="0"/>
          <w:numId w:val="102"/>
        </w:numPr>
        <w:spacing w:after="120" w:line="276" w:lineRule="auto"/>
        <w:jc w:val="both"/>
        <w:rPr>
          <w:ins w:id="16929" w:author="Visone Rossana (GSE)" w:date="2025-09-09T10:01:00Z" w16du:dateUtc="2025-09-09T08:01:00Z"/>
          <w:rFonts w:cstheme="minorHAnsi"/>
          <w:b/>
          <w:bCs/>
          <w:sz w:val="22"/>
          <w:szCs w:val="22"/>
          <w:rPrChange w:id="16930" w:author="Visone Rossana (GSE)" w:date="2025-09-09T14:44:00Z" w16du:dateUtc="2025-09-09T12:44:00Z">
            <w:rPr>
              <w:ins w:id="16931" w:author="Visone Rossana (GSE)" w:date="2025-09-09T10:01:00Z" w16du:dateUtc="2025-09-09T08:01:00Z"/>
              <w:rFonts w:cs="Calibri"/>
            </w:rPr>
          </w:rPrChange>
        </w:rPr>
        <w:pPrChange w:id="16932" w:author="Visone Rossana (GSE)" w:date="2025-09-09T14:44:00Z" w16du:dateUtc="2025-09-09T12:44:00Z">
          <w:pPr>
            <w:pStyle w:val="Paragrafoelenco"/>
            <w:numPr>
              <w:numId w:val="102"/>
            </w:numPr>
            <w:spacing w:after="120"/>
            <w:ind w:left="1440" w:hanging="360"/>
            <w:jc w:val="both"/>
          </w:pPr>
        </w:pPrChange>
      </w:pPr>
      <w:ins w:id="16933" w:author="Visone Rossana (GSE)" w:date="2025-09-05T11:26:00Z" w16du:dateUtc="2025-09-05T09:26:00Z">
        <w:r w:rsidRPr="008B1DFF">
          <w:rPr>
            <w:rFonts w:cstheme="minorHAnsi"/>
            <w:sz w:val="22"/>
            <w:szCs w:val="22"/>
            <w:rPrChange w:id="16934" w:author="Visone Rossana (GSE)" w:date="2025-09-09T14:44:00Z" w16du:dateUtc="2025-09-09T12:44:00Z">
              <w:rPr>
                <w:rFonts w:ascii="Calibri" w:hAnsi="Calibri"/>
              </w:rPr>
            </w:rPrChange>
          </w:rPr>
          <w:t xml:space="preserve">in relazione ai precedenti alinea, </w:t>
        </w:r>
      </w:ins>
      <w:ins w:id="16935" w:author="Visone Rossana (GSE)" w:date="2025-09-05T11:27:00Z" w16du:dateUtc="2025-09-05T09:27:00Z">
        <w:r w:rsidRPr="008B1DFF">
          <w:rPr>
            <w:rFonts w:cstheme="minorHAnsi"/>
            <w:sz w:val="22"/>
            <w:szCs w:val="22"/>
            <w:rPrChange w:id="16936" w:author="Visone Rossana (GSE)" w:date="2025-09-09T14:44:00Z" w16du:dateUtc="2025-09-09T12:44:00Z">
              <w:rPr>
                <w:rFonts w:ascii="Calibri" w:hAnsi="Calibri"/>
              </w:rPr>
            </w:rPrChange>
          </w:rPr>
          <w:t xml:space="preserve">il requisito </w:t>
        </w:r>
      </w:ins>
      <w:ins w:id="16937" w:author="Visone Rossana (GSE)" w:date="2025-09-08T18:31:00Z" w16du:dateUtc="2025-09-08T16:31:00Z">
        <w:r w:rsidR="00390D37" w:rsidRPr="008B1DFF">
          <w:rPr>
            <w:rFonts w:cstheme="minorHAnsi"/>
            <w:sz w:val="22"/>
            <w:szCs w:val="22"/>
            <w:rPrChange w:id="16938" w:author="Visone Rossana (GSE)" w:date="2025-09-09T14:44:00Z" w16du:dateUtc="2025-09-09T12:44:00Z">
              <w:rPr>
                <w:rFonts w:ascii="Calibri" w:hAnsi="Calibri"/>
              </w:rPr>
            </w:rPrChange>
          </w:rPr>
          <w:t xml:space="preserve">dovrà essere </w:t>
        </w:r>
      </w:ins>
      <w:ins w:id="16939" w:author="Visone Rossana (GSE)" w:date="2025-09-05T11:27:00Z" w16du:dateUtc="2025-09-05T09:27:00Z">
        <w:r w:rsidRPr="008B1DFF">
          <w:rPr>
            <w:rFonts w:cstheme="minorHAnsi"/>
            <w:sz w:val="22"/>
            <w:szCs w:val="22"/>
            <w:rPrChange w:id="16940" w:author="Visone Rossana (GSE)" w:date="2025-09-09T14:44:00Z" w16du:dateUtc="2025-09-09T12:44:00Z">
              <w:rPr>
                <w:rFonts w:ascii="Calibri" w:hAnsi="Calibri"/>
              </w:rPr>
            </w:rPrChange>
          </w:rPr>
          <w:t xml:space="preserve">dimostrato tramite la trasmissione dell’attestato </w:t>
        </w:r>
      </w:ins>
      <w:ins w:id="16941" w:author="Visone Rossana (GSE)" w:date="2025-09-08T18:31:00Z" w16du:dateUtc="2025-09-08T16:31:00Z">
        <w:r w:rsidR="00390D37" w:rsidRPr="008B1DFF">
          <w:rPr>
            <w:rFonts w:cstheme="minorHAnsi"/>
            <w:sz w:val="22"/>
            <w:szCs w:val="22"/>
            <w:rPrChange w:id="16942" w:author="Visone Rossana (GSE)" w:date="2025-09-09T14:44:00Z" w16du:dateUtc="2025-09-09T12:44:00Z">
              <w:rPr>
                <w:rFonts w:ascii="Calibri" w:hAnsi="Calibri"/>
              </w:rPr>
            </w:rPrChange>
          </w:rPr>
          <w:t xml:space="preserve">di prestazione energetica </w:t>
        </w:r>
      </w:ins>
      <w:ins w:id="16943" w:author="Visone Rossana (GSE)" w:date="2025-09-05T11:27:00Z" w16du:dateUtc="2025-09-05T09:27:00Z">
        <w:r w:rsidRPr="008F441F">
          <w:rPr>
            <w:rFonts w:cstheme="minorHAnsi"/>
            <w:i/>
            <w:iCs/>
            <w:sz w:val="22"/>
            <w:szCs w:val="22"/>
            <w:rPrChange w:id="16944" w:author="Visone Rossana (GSE)" w:date="2025-09-29T10:57:00Z" w16du:dateUtc="2025-09-29T08:57:00Z">
              <w:rPr>
                <w:rFonts w:ascii="Calibri" w:hAnsi="Calibri"/>
              </w:rPr>
            </w:rPrChange>
          </w:rPr>
          <w:t>ante</w:t>
        </w:r>
      </w:ins>
      <w:ins w:id="16945" w:author="Visone Rossana (GSE)" w:date="2025-09-08T18:31:00Z" w16du:dateUtc="2025-09-08T16:31:00Z">
        <w:r w:rsidR="00390D37" w:rsidRPr="008F441F">
          <w:rPr>
            <w:rFonts w:cstheme="minorHAnsi"/>
            <w:i/>
            <w:iCs/>
            <w:sz w:val="22"/>
            <w:szCs w:val="22"/>
            <w:rPrChange w:id="16946" w:author="Visone Rossana (GSE)" w:date="2025-09-29T10:57:00Z" w16du:dateUtc="2025-09-29T08:57:00Z">
              <w:rPr>
                <w:rFonts w:ascii="Calibri" w:hAnsi="Calibri"/>
              </w:rPr>
            </w:rPrChange>
          </w:rPr>
          <w:t xml:space="preserve"> operam</w:t>
        </w:r>
      </w:ins>
      <w:ins w:id="16947" w:author="Visone Rossana (GSE)" w:date="2025-09-05T11:27:00Z" w16du:dateUtc="2025-09-05T09:27:00Z">
        <w:r w:rsidRPr="008B1DFF">
          <w:rPr>
            <w:rFonts w:cstheme="minorHAnsi"/>
            <w:sz w:val="22"/>
            <w:szCs w:val="22"/>
            <w:rPrChange w:id="16948" w:author="Visone Rossana (GSE)" w:date="2025-09-09T14:44:00Z" w16du:dateUtc="2025-09-09T12:44:00Z">
              <w:rPr>
                <w:rFonts w:ascii="Calibri" w:hAnsi="Calibri"/>
              </w:rPr>
            </w:rPrChange>
          </w:rPr>
          <w:t xml:space="preserve"> e </w:t>
        </w:r>
        <w:r w:rsidRPr="008F441F">
          <w:rPr>
            <w:rFonts w:cstheme="minorHAnsi"/>
            <w:i/>
            <w:iCs/>
            <w:sz w:val="22"/>
            <w:szCs w:val="22"/>
            <w:rPrChange w:id="16949" w:author="Visone Rossana (GSE)" w:date="2025-09-29T10:57:00Z" w16du:dateUtc="2025-09-29T08:57:00Z">
              <w:rPr>
                <w:rFonts w:ascii="Calibri" w:hAnsi="Calibri"/>
              </w:rPr>
            </w:rPrChange>
          </w:rPr>
          <w:t>post</w:t>
        </w:r>
      </w:ins>
      <w:ins w:id="16950" w:author="Visone Rossana (GSE)" w:date="2025-09-08T18:31:00Z" w16du:dateUtc="2025-09-08T16:31:00Z">
        <w:r w:rsidR="00390D37" w:rsidRPr="008F441F">
          <w:rPr>
            <w:rFonts w:cstheme="minorHAnsi"/>
            <w:i/>
            <w:iCs/>
            <w:sz w:val="22"/>
            <w:szCs w:val="22"/>
            <w:rPrChange w:id="16951" w:author="Visone Rossana (GSE)" w:date="2025-09-29T10:57:00Z" w16du:dateUtc="2025-09-29T08:57:00Z">
              <w:rPr>
                <w:rFonts w:ascii="Calibri" w:hAnsi="Calibri"/>
              </w:rPr>
            </w:rPrChange>
          </w:rPr>
          <w:t xml:space="preserve"> operam</w:t>
        </w:r>
      </w:ins>
      <w:ins w:id="16952" w:author="Visone Rossana (GSE)" w:date="2025-09-05T11:27:00Z" w16du:dateUtc="2025-09-05T09:27:00Z">
        <w:r w:rsidRPr="008B1DFF">
          <w:rPr>
            <w:rFonts w:cstheme="minorHAnsi"/>
            <w:sz w:val="22"/>
            <w:szCs w:val="22"/>
            <w:rPrChange w:id="16953" w:author="Visone Rossana (GSE)" w:date="2025-09-09T14:44:00Z" w16du:dateUtc="2025-09-09T12:44:00Z">
              <w:rPr>
                <w:rFonts w:ascii="Calibri" w:hAnsi="Calibri"/>
              </w:rPr>
            </w:rPrChange>
          </w:rPr>
          <w:t>.</w:t>
        </w:r>
      </w:ins>
      <w:ins w:id="16954" w:author="Visone Rossana (GSE)" w:date="2025-09-05T11:26:00Z" w16du:dateUtc="2025-09-05T09:26:00Z">
        <w:r w:rsidRPr="008B1DFF">
          <w:rPr>
            <w:rFonts w:cstheme="minorHAnsi"/>
            <w:sz w:val="22"/>
            <w:szCs w:val="22"/>
            <w:rPrChange w:id="16955" w:author="Visone Rossana (GSE)" w:date="2025-09-09T14:44:00Z" w16du:dateUtc="2025-09-09T12:44:00Z">
              <w:rPr>
                <w:rFonts w:ascii="Calibri" w:hAnsi="Calibri"/>
              </w:rPr>
            </w:rPrChange>
          </w:rPr>
          <w:t xml:space="preserve"> </w:t>
        </w:r>
      </w:ins>
      <w:ins w:id="16956" w:author="Visone Rossana (GSE)" w:date="2025-09-08T18:35:00Z" w16du:dateUtc="2025-09-08T16:35:00Z">
        <w:r w:rsidR="00155BA1" w:rsidRPr="008B1DFF">
          <w:rPr>
            <w:rFonts w:cstheme="minorHAnsi"/>
            <w:sz w:val="22"/>
            <w:szCs w:val="22"/>
            <w:rPrChange w:id="16957" w:author="Visone Rossana (GSE)" w:date="2025-09-09T14:44:00Z" w16du:dateUtc="2025-09-09T12:44:00Z">
              <w:rPr>
                <w:rFonts w:ascii="Calibri" w:hAnsi="Calibri"/>
              </w:rPr>
            </w:rPrChange>
          </w:rPr>
          <w:t>La verifica verrà effettuata con l’accertamento della riduzione della domanda di energia primaria, attraverso l’indice di prestazione energetica globale non rinnovabile risultante nei rispettivi attestati di prestazione energetica</w:t>
        </w:r>
      </w:ins>
      <w:ins w:id="16958" w:author="Visone Rossana (GSE)" w:date="2025-09-08T18:36:00Z" w16du:dateUtc="2025-09-08T16:36:00Z">
        <w:r w:rsidR="00155BA1" w:rsidRPr="008B1DFF">
          <w:rPr>
            <w:rFonts w:cstheme="minorHAnsi"/>
            <w:sz w:val="22"/>
            <w:szCs w:val="22"/>
            <w:rPrChange w:id="16959" w:author="Visone Rossana (GSE)" w:date="2025-09-09T14:44:00Z" w16du:dateUtc="2025-09-09T12:44:00Z">
              <w:rPr>
                <w:rFonts w:ascii="Calibri" w:hAnsi="Calibri"/>
              </w:rPr>
            </w:rPrChange>
          </w:rPr>
          <w:t>,</w:t>
        </w:r>
        <w:r w:rsidR="00155BA1" w:rsidRPr="008B1DFF">
          <w:rPr>
            <w:rFonts w:cstheme="minorHAnsi"/>
            <w:sz w:val="22"/>
            <w:szCs w:val="22"/>
            <w:rPrChange w:id="16960" w:author="Visone Rossana (GSE)" w:date="2025-09-09T14:44:00Z" w16du:dateUtc="2025-09-09T12:44:00Z">
              <w:rPr>
                <w:rFonts w:ascii="Calibri" w:hAnsi="Calibri" w:cs="Calibri"/>
              </w:rPr>
            </w:rPrChange>
          </w:rPr>
          <w:t xml:space="preserve"> registrati ai sensi del </w:t>
        </w:r>
        <w:r w:rsidR="00155BA1" w:rsidRPr="008B1DFF">
          <w:rPr>
            <w:rFonts w:cstheme="minorHAnsi"/>
            <w:sz w:val="22"/>
            <w:szCs w:val="22"/>
            <w:rPrChange w:id="16961" w:author="Visone Rossana (GSE)" w:date="2025-09-09T14:44:00Z" w16du:dateUtc="2025-09-09T12:44:00Z">
              <w:rPr>
                <w:rFonts w:cs="Calibri"/>
              </w:rPr>
            </w:rPrChange>
          </w:rPr>
          <w:t>Decreto legislativo 19 agosto 2005, n. 192 e successive modificazioni</w:t>
        </w:r>
      </w:ins>
      <w:ins w:id="16962" w:author="Visone Rossana (GSE)" w:date="2025-09-17T17:39:00Z" w16du:dateUtc="2025-09-17T15:39:00Z">
        <w:r w:rsidR="00C311B8">
          <w:rPr>
            <w:rFonts w:cstheme="minorHAnsi"/>
            <w:sz w:val="22"/>
            <w:szCs w:val="22"/>
          </w:rPr>
          <w:t>.</w:t>
        </w:r>
      </w:ins>
    </w:p>
    <w:p w14:paraId="6ED07E05" w14:textId="06C59B33" w:rsidR="00F55E79" w:rsidRPr="004A72B4" w:rsidRDefault="00B4210D" w:rsidP="00F1489A">
      <w:pPr>
        <w:spacing w:after="200" w:line="276" w:lineRule="auto"/>
        <w:jc w:val="both"/>
        <w:rPr>
          <w:rFonts w:cstheme="minorHAnsi"/>
          <w:sz w:val="22"/>
          <w:szCs w:val="22"/>
        </w:rPr>
      </w:pPr>
      <w:r>
        <w:rPr>
          <w:rFonts w:cstheme="minorHAnsi"/>
          <w:sz w:val="22"/>
          <w:szCs w:val="22"/>
        </w:rPr>
        <w:t>Si precisa, infine che, a</w:t>
      </w:r>
      <w:r w:rsidRPr="00216548">
        <w:rPr>
          <w:rFonts w:cstheme="minorHAnsi"/>
          <w:sz w:val="22"/>
          <w:szCs w:val="22"/>
        </w:rPr>
        <w:t>i sensi delle</w:t>
      </w:r>
      <w:r>
        <w:rPr>
          <w:rFonts w:cstheme="minorHAnsi"/>
          <w:sz w:val="22"/>
          <w:szCs w:val="22"/>
        </w:rPr>
        <w:t xml:space="preserve"> disposizioni di cui all’art. 2</w:t>
      </w:r>
      <w:r w:rsidR="001171A5">
        <w:rPr>
          <w:rFonts w:cstheme="minorHAnsi"/>
          <w:sz w:val="22"/>
          <w:szCs w:val="22"/>
        </w:rPr>
        <w:t>5</w:t>
      </w:r>
      <w:r>
        <w:rPr>
          <w:rFonts w:cstheme="minorHAnsi"/>
          <w:sz w:val="22"/>
          <w:szCs w:val="22"/>
        </w:rPr>
        <w:t>, comma 2,</w:t>
      </w:r>
      <w:r w:rsidR="00F1489A">
        <w:rPr>
          <w:rFonts w:cstheme="minorHAnsi"/>
          <w:sz w:val="22"/>
          <w:szCs w:val="22"/>
        </w:rPr>
        <w:t xml:space="preserve"> del Decreto</w:t>
      </w:r>
      <w:r>
        <w:rPr>
          <w:rFonts w:cstheme="minorHAnsi"/>
          <w:sz w:val="22"/>
          <w:szCs w:val="22"/>
        </w:rPr>
        <w:t xml:space="preserve"> </w:t>
      </w:r>
      <w:r w:rsidR="00F1489A">
        <w:rPr>
          <w:rFonts w:cstheme="minorHAnsi"/>
          <w:sz w:val="22"/>
          <w:szCs w:val="22"/>
        </w:rPr>
        <w:t xml:space="preserve">per le imprese </w:t>
      </w:r>
      <w:ins w:id="16963" w:author="Visone Rossana (GSE)" w:date="2025-10-17T14:40:00Z" w16du:dateUtc="2025-10-17T12:40:00Z">
        <w:r w:rsidR="009A0A3F" w:rsidRPr="009A0A3F">
          <w:rPr>
            <w:rFonts w:cstheme="minorHAnsi"/>
            <w:sz w:val="22"/>
            <w:szCs w:val="22"/>
            <w:highlight w:val="cyan"/>
            <w:rPrChange w:id="16964" w:author="Visone Rossana (GSE)" w:date="2025-10-17T14:40:00Z" w16du:dateUtc="2025-10-17T12:40:00Z">
              <w:rPr>
                <w:rFonts w:cstheme="minorHAnsi"/>
                <w:sz w:val="22"/>
                <w:szCs w:val="22"/>
              </w:rPr>
            </w:rPrChange>
          </w:rPr>
          <w:t>e gli ETS economici</w:t>
        </w:r>
        <w:r w:rsidR="009A0A3F">
          <w:rPr>
            <w:rFonts w:cstheme="minorHAnsi"/>
            <w:sz w:val="22"/>
            <w:szCs w:val="22"/>
          </w:rPr>
          <w:t xml:space="preserve"> </w:t>
        </w:r>
      </w:ins>
      <w:r w:rsidR="00F1489A">
        <w:rPr>
          <w:rFonts w:cstheme="minorHAnsi"/>
          <w:sz w:val="22"/>
          <w:szCs w:val="22"/>
        </w:rPr>
        <w:t xml:space="preserve">non sono ammessi </w:t>
      </w:r>
      <w:r w:rsidR="00F1489A" w:rsidRPr="00F1489A">
        <w:rPr>
          <w:rFonts w:cstheme="minorHAnsi"/>
          <w:sz w:val="22"/>
          <w:szCs w:val="22"/>
        </w:rPr>
        <w:t>gli interventi che prevedono l'installazione di</w:t>
      </w:r>
      <w:r w:rsidR="00F1489A">
        <w:rPr>
          <w:rFonts w:cstheme="minorHAnsi"/>
          <w:sz w:val="22"/>
          <w:szCs w:val="22"/>
        </w:rPr>
        <w:t xml:space="preserve"> </w:t>
      </w:r>
      <w:r w:rsidR="00F1489A" w:rsidRPr="00F1489A">
        <w:rPr>
          <w:rFonts w:cstheme="minorHAnsi"/>
          <w:sz w:val="22"/>
          <w:szCs w:val="22"/>
        </w:rPr>
        <w:t>apparecchiature energetiche alimentate a combustibili fossili, compreso il gas naturale</w:t>
      </w:r>
      <w:r w:rsidR="00F1489A">
        <w:rPr>
          <w:rFonts w:cstheme="minorHAnsi"/>
          <w:sz w:val="22"/>
          <w:szCs w:val="22"/>
        </w:rPr>
        <w:t xml:space="preserve">. Conseguentemente, non sono incentivabili: </w:t>
      </w:r>
    </w:p>
    <w:p w14:paraId="43842DC9" w14:textId="3E76853B" w:rsidR="00F1489A" w:rsidRDefault="00F1489A" w:rsidP="00F1489A">
      <w:pPr>
        <w:pStyle w:val="Paragrafoelenco"/>
        <w:numPr>
          <w:ilvl w:val="0"/>
          <w:numId w:val="446"/>
        </w:numPr>
        <w:spacing w:after="200" w:line="276" w:lineRule="auto"/>
        <w:jc w:val="both"/>
        <w:rPr>
          <w:rFonts w:cstheme="minorHAnsi"/>
          <w:sz w:val="22"/>
          <w:szCs w:val="22"/>
        </w:rPr>
      </w:pPr>
      <w:r>
        <w:rPr>
          <w:rFonts w:cstheme="minorHAnsi"/>
          <w:sz w:val="22"/>
          <w:szCs w:val="22"/>
        </w:rPr>
        <w:t>le pompe di calore a gas;</w:t>
      </w:r>
    </w:p>
    <w:p w14:paraId="70F9A38A" w14:textId="0C2C32D9" w:rsidR="00F1489A" w:rsidRDefault="00216548" w:rsidP="00216548">
      <w:pPr>
        <w:pStyle w:val="Paragrafoelenco"/>
        <w:numPr>
          <w:ilvl w:val="0"/>
          <w:numId w:val="446"/>
        </w:numPr>
        <w:spacing w:after="200" w:line="276" w:lineRule="auto"/>
        <w:jc w:val="both"/>
        <w:rPr>
          <w:ins w:id="16965" w:author="Visone Rossana (GSE)" w:date="2025-10-17T17:21:00Z" w16du:dateUtc="2025-10-17T15:21:00Z"/>
          <w:rFonts w:cstheme="minorHAnsi"/>
          <w:sz w:val="22"/>
          <w:szCs w:val="22"/>
        </w:rPr>
      </w:pPr>
      <w:r>
        <w:rPr>
          <w:rFonts w:cstheme="minorHAnsi"/>
          <w:sz w:val="22"/>
          <w:szCs w:val="22"/>
        </w:rPr>
        <w:t>i sistemi ibridi che integrano caldaie a gas e/o pompe di calore a gas</w:t>
      </w:r>
      <w:ins w:id="16966" w:author="Visone Rossana (GSE)" w:date="2025-10-17T17:25:00Z" w16du:dateUtc="2025-10-17T15:25:00Z">
        <w:r w:rsidR="00A96EE7">
          <w:rPr>
            <w:rFonts w:cstheme="minorHAnsi"/>
            <w:sz w:val="22"/>
            <w:szCs w:val="22"/>
          </w:rPr>
          <w:t>.</w:t>
        </w:r>
      </w:ins>
      <w:del w:id="16967" w:author="Visone Rossana (GSE)" w:date="2025-10-17T17:21:00Z" w16du:dateUtc="2025-10-17T15:21:00Z">
        <w:r w:rsidDel="00F258FA">
          <w:rPr>
            <w:rFonts w:cstheme="minorHAnsi"/>
            <w:sz w:val="22"/>
            <w:szCs w:val="22"/>
          </w:rPr>
          <w:delText xml:space="preserve">. </w:delText>
        </w:r>
      </w:del>
    </w:p>
    <w:p w14:paraId="602288BD" w14:textId="4CB3533C" w:rsidR="00F258FA" w:rsidRPr="00216548" w:rsidDel="00A96EE7" w:rsidRDefault="00F258FA" w:rsidP="00216548">
      <w:pPr>
        <w:pStyle w:val="Paragrafoelenco"/>
        <w:numPr>
          <w:ilvl w:val="0"/>
          <w:numId w:val="446"/>
        </w:numPr>
        <w:spacing w:after="200" w:line="276" w:lineRule="auto"/>
        <w:jc w:val="both"/>
        <w:rPr>
          <w:del w:id="16968" w:author="Visone Rossana (GSE)" w:date="2025-10-17T17:25:00Z" w16du:dateUtc="2025-10-17T15:25:00Z"/>
          <w:rFonts w:cstheme="minorHAnsi"/>
          <w:sz w:val="22"/>
          <w:szCs w:val="22"/>
        </w:rPr>
      </w:pPr>
    </w:p>
    <w:p w14:paraId="25AD3BD5" w14:textId="116306DE" w:rsidR="008F441F" w:rsidDel="00C54D64" w:rsidRDefault="008F441F">
      <w:pPr>
        <w:pStyle w:val="Paragrafoelenco"/>
        <w:spacing w:after="200" w:line="276" w:lineRule="auto"/>
        <w:rPr>
          <w:ins w:id="16969" w:author="Visone Rossana (GSE)" w:date="2025-09-29T10:58:00Z" w16du:dateUtc="2025-09-29T08:58:00Z"/>
          <w:del w:id="16970" w:author="Visone Rossana (GSE)" w:date="2025-10-06T15:56:00Z" w16du:dateUtc="2025-10-06T13:56:00Z"/>
          <w:rFonts w:cstheme="minorHAnsi"/>
          <w:sz w:val="22"/>
          <w:szCs w:val="22"/>
        </w:rPr>
      </w:pPr>
    </w:p>
    <w:p w14:paraId="0267EF4C" w14:textId="1F0B2CB8" w:rsidR="008F441F" w:rsidDel="00C54D64" w:rsidRDefault="008F441F">
      <w:pPr>
        <w:pStyle w:val="Paragrafoelenco"/>
        <w:spacing w:after="200" w:line="276" w:lineRule="auto"/>
        <w:rPr>
          <w:ins w:id="16971" w:author="Visone Rossana (GSE)" w:date="2025-09-29T10:58:00Z" w16du:dateUtc="2025-09-29T08:58:00Z"/>
          <w:del w:id="16972" w:author="Visone Rossana (GSE)" w:date="2025-10-06T15:56:00Z" w16du:dateUtc="2025-10-06T13:56:00Z"/>
          <w:rFonts w:cstheme="minorHAnsi"/>
          <w:sz w:val="22"/>
          <w:szCs w:val="22"/>
        </w:rPr>
      </w:pPr>
    </w:p>
    <w:p w14:paraId="2C3B9601" w14:textId="0ABF5FEB" w:rsidR="008F441F" w:rsidDel="00C54D64" w:rsidRDefault="008F441F">
      <w:pPr>
        <w:pStyle w:val="Paragrafoelenco"/>
        <w:spacing w:after="200" w:line="276" w:lineRule="auto"/>
        <w:rPr>
          <w:ins w:id="16973" w:author="Visone Rossana (GSE)" w:date="2025-09-29T10:58:00Z" w16du:dateUtc="2025-09-29T08:58:00Z"/>
          <w:del w:id="16974" w:author="Visone Rossana (GSE)" w:date="2025-10-06T15:56:00Z" w16du:dateUtc="2025-10-06T13:56:00Z"/>
          <w:rFonts w:cstheme="minorHAnsi"/>
          <w:sz w:val="22"/>
          <w:szCs w:val="22"/>
        </w:rPr>
      </w:pPr>
    </w:p>
    <w:p w14:paraId="7BAA13CD" w14:textId="6ACF8260" w:rsidR="008F441F" w:rsidDel="00C54D64" w:rsidRDefault="008F441F">
      <w:pPr>
        <w:pStyle w:val="Paragrafoelenco"/>
        <w:spacing w:after="200" w:line="276" w:lineRule="auto"/>
        <w:rPr>
          <w:ins w:id="16975" w:author="Visone Rossana (GSE)" w:date="2025-09-29T10:58:00Z" w16du:dateUtc="2025-09-29T08:58:00Z"/>
          <w:del w:id="16976" w:author="Visone Rossana (GSE)" w:date="2025-10-06T15:56:00Z" w16du:dateUtc="2025-10-06T13:56:00Z"/>
          <w:rFonts w:cstheme="minorHAnsi"/>
          <w:sz w:val="22"/>
          <w:szCs w:val="22"/>
        </w:rPr>
      </w:pPr>
    </w:p>
    <w:p w14:paraId="7E0FDDE2" w14:textId="35C98C12" w:rsidR="008F441F" w:rsidRPr="008B1DFF" w:rsidDel="00C54D64" w:rsidRDefault="008F441F">
      <w:pPr>
        <w:pStyle w:val="Paragrafoelenco"/>
        <w:spacing w:after="200" w:line="276" w:lineRule="auto"/>
        <w:rPr>
          <w:ins w:id="16977" w:author="Visone Rossana (GSE)" w:date="2025-09-09T10:11:00Z" w16du:dateUtc="2025-09-09T08:11:00Z"/>
          <w:del w:id="16978" w:author="Visone Rossana (GSE)" w:date="2025-10-06T15:56:00Z" w16du:dateUtc="2025-10-06T13:56:00Z"/>
          <w:rFonts w:cstheme="minorHAnsi"/>
          <w:sz w:val="22"/>
          <w:szCs w:val="22"/>
          <w:rPrChange w:id="16979" w:author="Visone Rossana (GSE)" w:date="2025-09-09T14:44:00Z" w16du:dateUtc="2025-09-09T12:44:00Z">
            <w:rPr>
              <w:ins w:id="16980" w:author="Visone Rossana (GSE)" w:date="2025-09-09T10:11:00Z" w16du:dateUtc="2025-09-09T08:11:00Z"/>
              <w:del w:id="16981" w:author="Visone Rossana (GSE)" w:date="2025-10-06T15:56:00Z" w16du:dateUtc="2025-10-06T13:56:00Z"/>
              <w:b/>
              <w:bCs/>
            </w:rPr>
          </w:rPrChange>
        </w:rPr>
        <w:pPrChange w:id="16982" w:author="Visone Rossana (GSE)" w:date="2025-09-09T14:44:00Z" w16du:dateUtc="2025-09-09T12:44:00Z">
          <w:pPr>
            <w:pStyle w:val="Paragrafoelenco"/>
            <w:numPr>
              <w:numId w:val="113"/>
            </w:num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ind w:hanging="360"/>
            <w:jc w:val="both"/>
          </w:pPr>
        </w:pPrChange>
      </w:pPr>
    </w:p>
    <w:tbl>
      <w:tblPr>
        <w:tblpPr w:leftFromText="141" w:rightFromText="141" w:topFromText="100" w:bottomFromText="100" w:vertAnchor="text" w:tblpX="140"/>
        <w:tblW w:w="4926"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450"/>
      </w:tblGrid>
      <w:tr w:rsidR="00F55E79" w:rsidRPr="008B1DFF" w:rsidDel="008F441F" w14:paraId="1DF81952" w14:textId="1537189D">
        <w:trPr>
          <w:trHeight w:val="354"/>
          <w:ins w:id="16983" w:author="Visone Rossana (GSE)" w:date="2025-09-09T10:17:00Z"/>
          <w:del w:id="16984" w:author="Visone Rossana (GSE)" w:date="2025-09-29T10:58:00Z"/>
        </w:trPr>
        <w:tc>
          <w:tcPr>
            <w:tcW w:w="5000" w:type="pct"/>
            <w:tcMar>
              <w:top w:w="0" w:type="dxa"/>
              <w:left w:w="70" w:type="dxa"/>
              <w:bottom w:w="0" w:type="dxa"/>
              <w:right w:w="70" w:type="dxa"/>
            </w:tcMar>
          </w:tcPr>
          <w:p w14:paraId="1D516A54" w14:textId="35DC8E38" w:rsidR="00F55E79" w:rsidRPr="008B1DFF" w:rsidDel="008F441F" w:rsidRDefault="00F55E79">
            <w:pPr>
              <w:spacing w:before="60" w:after="60" w:line="276" w:lineRule="auto"/>
              <w:jc w:val="both"/>
              <w:rPr>
                <w:ins w:id="16985" w:author="Visone Rossana (GSE)" w:date="2025-09-09T10:17:00Z" w16du:dateUtc="2025-09-09T08:17:00Z"/>
                <w:del w:id="16986" w:author="Visone Rossana (GSE)" w:date="2025-09-29T10:58:00Z" w16du:dateUtc="2025-09-29T08:58:00Z"/>
                <w:rFonts w:cstheme="minorHAnsi"/>
                <w:sz w:val="22"/>
                <w:szCs w:val="22"/>
                <w:rPrChange w:id="16987" w:author="Visone Rossana (GSE)" w:date="2025-09-09T14:44:00Z" w16du:dateUtc="2025-09-09T12:44:00Z">
                  <w:rPr>
                    <w:ins w:id="16988" w:author="Visone Rossana (GSE)" w:date="2025-09-09T10:17:00Z" w16du:dateUtc="2025-09-09T08:17:00Z"/>
                    <w:del w:id="16989" w:author="Visone Rossana (GSE)" w:date="2025-09-29T10:58:00Z" w16du:dateUtc="2025-09-29T08:58:00Z"/>
                    <w:rFonts w:cs="Calibri"/>
                    <w:b/>
                    <w:bCs/>
                  </w:rPr>
                </w:rPrChange>
              </w:rPr>
              <w:pPrChange w:id="16990" w:author="Visone Rossana (GSE)" w:date="2025-09-09T14:44:00Z" w16du:dateUtc="2025-09-09T12:44:00Z">
                <w:pPr>
                  <w:framePr w:hSpace="141" w:vSpace="100" w:wrap="around" w:vAnchor="text" w:hAnchor="text" w:x="140"/>
                  <w:spacing w:before="60" w:after="60"/>
                  <w:jc w:val="both"/>
                </w:pPr>
              </w:pPrChange>
            </w:pPr>
            <w:ins w:id="16991" w:author="Visone Rossana (GSE)" w:date="2025-09-09T10:18:00Z" w16du:dateUtc="2025-09-09T08:18:00Z">
              <w:del w:id="16992" w:author="Visone Rossana (GSE)" w:date="2025-09-29T10:58:00Z" w16du:dateUtc="2025-09-29T08:58:00Z">
                <w:r w:rsidRPr="008B1DFF" w:rsidDel="008F441F">
                  <w:rPr>
                    <w:rFonts w:cstheme="minorHAnsi"/>
                    <w:sz w:val="22"/>
                    <w:szCs w:val="22"/>
                    <w:rPrChange w:id="16993" w:author="Visone Rossana (GSE)" w:date="2025-09-09T14:44:00Z" w16du:dateUtc="2025-09-09T12:44:00Z">
                      <w:rPr>
                        <w:rFonts w:cs="Calibri"/>
                        <w:b/>
                        <w:bCs/>
                      </w:rPr>
                    </w:rPrChange>
                  </w:rPr>
                  <w:delText xml:space="preserve">Le disposizioni del </w:delText>
                </w:r>
              </w:del>
            </w:ins>
            <w:ins w:id="16994" w:author="Visone Rossana (GSE)" w:date="2025-09-09T10:18:00Z">
              <w:del w:id="16995" w:author="Visone Rossana (GSE)" w:date="2025-09-29T10:58:00Z" w16du:dateUtc="2025-09-29T08:58:00Z">
                <w:r w:rsidRPr="008B1DFF" w:rsidDel="008F441F">
                  <w:rPr>
                    <w:rFonts w:cstheme="minorHAnsi"/>
                    <w:sz w:val="22"/>
                    <w:szCs w:val="22"/>
                    <w:rPrChange w:id="16996" w:author="Visone Rossana (GSE)" w:date="2025-09-09T14:44:00Z" w16du:dateUtc="2025-09-09T12:44:00Z">
                      <w:rPr>
                        <w:rFonts w:cs="Calibri"/>
                        <w:b/>
                        <w:bCs/>
                      </w:rPr>
                    </w:rPrChange>
                  </w:rPr>
                  <w:delText xml:space="preserve">Titolo </w:delText>
                </w:r>
              </w:del>
            </w:ins>
            <w:ins w:id="16997" w:author="Visone Rossana (GSE)" w:date="2025-09-09T10:18:00Z" w16du:dateUtc="2025-09-09T08:18:00Z">
              <w:del w:id="16998" w:author="Visone Rossana (GSE)" w:date="2025-09-29T10:58:00Z" w16du:dateUtc="2025-09-29T08:58:00Z">
                <w:r w:rsidRPr="008B1DFF" w:rsidDel="008F441F">
                  <w:rPr>
                    <w:rFonts w:cstheme="minorHAnsi"/>
                    <w:sz w:val="22"/>
                    <w:szCs w:val="22"/>
                    <w:rPrChange w:id="16999" w:author="Visone Rossana (GSE)" w:date="2025-09-09T14:44:00Z" w16du:dateUtc="2025-09-09T12:44:00Z">
                      <w:rPr>
                        <w:rFonts w:cs="Calibri"/>
                        <w:b/>
                        <w:bCs/>
                      </w:rPr>
                    </w:rPrChange>
                  </w:rPr>
                  <w:delText>V richiamate, ai sensi dell’art</w:delText>
                </w:r>
              </w:del>
            </w:ins>
            <w:ins w:id="17000" w:author="Visone Rossana (GSE)" w:date="2025-09-09T10:19:00Z" w16du:dateUtc="2025-09-09T08:19:00Z">
              <w:del w:id="17001" w:author="Visone Rossana (GSE)" w:date="2025-09-29T10:58:00Z" w16du:dateUtc="2025-09-29T08:58:00Z">
                <w:r w:rsidRPr="008B1DFF" w:rsidDel="008F441F">
                  <w:rPr>
                    <w:rFonts w:cstheme="minorHAnsi"/>
                    <w:sz w:val="22"/>
                    <w:szCs w:val="22"/>
                    <w:rPrChange w:id="17002" w:author="Visone Rossana (GSE)" w:date="2025-09-09T14:44:00Z" w16du:dateUtc="2025-09-09T12:44:00Z">
                      <w:rPr>
                        <w:rFonts w:cs="Calibri"/>
                        <w:b/>
                        <w:bCs/>
                      </w:rPr>
                    </w:rPrChange>
                  </w:rPr>
                  <w:delText xml:space="preserve">. 24, comma 2, </w:delText>
                </w:r>
              </w:del>
            </w:ins>
            <w:ins w:id="17003" w:author="Visone Rossana (GSE)" w:date="2025-09-09T10:18:00Z">
              <w:del w:id="17004" w:author="Visone Rossana (GSE)" w:date="2025-09-29T10:58:00Z" w16du:dateUtc="2025-09-29T08:58:00Z">
                <w:r w:rsidRPr="008B1DFF" w:rsidDel="008F441F">
                  <w:rPr>
                    <w:rFonts w:cstheme="minorHAnsi"/>
                    <w:sz w:val="22"/>
                    <w:szCs w:val="22"/>
                    <w:rPrChange w:id="17005" w:author="Visone Rossana (GSE)" w:date="2025-09-09T14:44:00Z" w16du:dateUtc="2025-09-09T12:44:00Z">
                      <w:rPr>
                        <w:rFonts w:cs="Calibri"/>
                        <w:b/>
                        <w:bCs/>
                      </w:rPr>
                    </w:rPrChange>
                  </w:rPr>
                  <w:delText>non si applica</w:delText>
                </w:r>
              </w:del>
            </w:ins>
            <w:ins w:id="17006" w:author="Visone Rossana (GSE)" w:date="2025-09-09T10:20:00Z" w16du:dateUtc="2025-09-09T08:20:00Z">
              <w:del w:id="17007" w:author="Visone Rossana (GSE)" w:date="2025-09-29T10:58:00Z" w16du:dateUtc="2025-09-29T08:58:00Z">
                <w:r w:rsidRPr="008B1DFF" w:rsidDel="008F441F">
                  <w:rPr>
                    <w:rFonts w:cstheme="minorHAnsi"/>
                    <w:sz w:val="22"/>
                    <w:szCs w:val="22"/>
                    <w:rPrChange w:id="17008" w:author="Visone Rossana (GSE)" w:date="2025-09-09T14:44:00Z" w16du:dateUtc="2025-09-09T12:44:00Z">
                      <w:rPr>
                        <w:rFonts w:cs="Calibri"/>
                        <w:b/>
                        <w:bCs/>
                      </w:rPr>
                    </w:rPrChange>
                  </w:rPr>
                  <w:delText>:</w:delText>
                </w:r>
              </w:del>
            </w:ins>
          </w:p>
          <w:p w14:paraId="6C214D07" w14:textId="4808BF20" w:rsidR="00F55E79" w:rsidRPr="008B1DFF" w:rsidDel="008F441F" w:rsidRDefault="00F55E79">
            <w:pPr>
              <w:pStyle w:val="Paragrafoelenco"/>
              <w:numPr>
                <w:ilvl w:val="0"/>
                <w:numId w:val="116"/>
              </w:numPr>
              <w:spacing w:before="60" w:after="60" w:line="276" w:lineRule="auto"/>
              <w:ind w:left="761"/>
              <w:jc w:val="both"/>
              <w:rPr>
                <w:ins w:id="17009" w:author="Visone Rossana (GSE)" w:date="2025-09-09T10:17:00Z" w16du:dateUtc="2025-09-09T08:17:00Z"/>
                <w:del w:id="17010" w:author="Visone Rossana (GSE)" w:date="2025-09-29T10:58:00Z" w16du:dateUtc="2025-09-29T08:58:00Z"/>
                <w:rFonts w:cstheme="minorHAnsi"/>
                <w:sz w:val="22"/>
                <w:szCs w:val="22"/>
                <w:highlight w:val="yellow"/>
                <w:rPrChange w:id="17011" w:author="Visone Rossana (GSE)" w:date="2025-09-09T14:44:00Z" w16du:dateUtc="2025-09-09T12:44:00Z">
                  <w:rPr>
                    <w:ins w:id="17012" w:author="Visone Rossana (GSE)" w:date="2025-09-09T10:17:00Z" w16du:dateUtc="2025-09-09T08:17:00Z"/>
                    <w:del w:id="17013" w:author="Visone Rossana (GSE)" w:date="2025-09-29T10:58:00Z" w16du:dateUtc="2025-09-29T08:58:00Z"/>
                    <w:highlight w:val="yellow"/>
                  </w:rPr>
                </w:rPrChange>
              </w:rPr>
              <w:pPrChange w:id="17014" w:author="Visone Rossana (GSE)" w:date="2025-09-09T14:44:00Z" w16du:dateUtc="2025-09-09T12:44:00Z">
                <w:pPr>
                  <w:pStyle w:val="Paragrafoelenco"/>
                  <w:framePr w:hSpace="141" w:vSpace="100" w:wrap="around" w:vAnchor="text" w:hAnchor="text" w:x="140"/>
                  <w:numPr>
                    <w:numId w:val="26"/>
                  </w:numPr>
                  <w:spacing w:before="60" w:after="60"/>
                  <w:ind w:left="761" w:hanging="360"/>
                  <w:jc w:val="both"/>
                </w:pPr>
              </w:pPrChange>
            </w:pPr>
            <w:ins w:id="17015" w:author="Visone Rossana (GSE)" w:date="2025-09-09T10:19:00Z" w16du:dateUtc="2025-09-09T08:19:00Z">
              <w:del w:id="17016" w:author="Visone Rossana (GSE)" w:date="2025-09-29T10:58:00Z" w16du:dateUtc="2025-09-29T08:58:00Z">
                <w:r w:rsidRPr="008B1DFF" w:rsidDel="008F441F">
                  <w:rPr>
                    <w:rFonts w:cstheme="minorHAnsi"/>
                    <w:sz w:val="22"/>
                    <w:szCs w:val="22"/>
                    <w:rPrChange w:id="17017" w:author="Visone Rossana (GSE)" w:date="2025-09-09T14:44:00Z" w16du:dateUtc="2025-09-09T12:44:00Z">
                      <w:rPr/>
                    </w:rPrChange>
                  </w:rPr>
                  <w:delText>alle imprese in difficoltà secondo la definizione riportata nella Comunicazione della Commissione Orientamenti sugli aiuti di Stato per il salvataggio e la ristrutturazione di imprese non finanziarie in difficoltà, pubblicata nella Gazzetta Ufficiale dell’Unione europea C 249 del 31 luglio 2014</w:delText>
                </w:r>
              </w:del>
            </w:ins>
            <w:ins w:id="17018" w:author="Visone Rossana (GSE)" w:date="2025-09-09T10:17:00Z" w16du:dateUtc="2025-09-09T08:17:00Z">
              <w:del w:id="17019" w:author="Visone Rossana (GSE)" w:date="2025-09-29T10:58:00Z" w16du:dateUtc="2025-09-29T08:58:00Z">
                <w:r w:rsidRPr="008B1DFF" w:rsidDel="008F441F">
                  <w:rPr>
                    <w:rFonts w:cstheme="minorHAnsi"/>
                    <w:sz w:val="22"/>
                    <w:szCs w:val="22"/>
                    <w:rPrChange w:id="17020" w:author="Visone Rossana (GSE)" w:date="2025-09-09T14:44:00Z" w16du:dateUtc="2025-09-09T12:44:00Z">
                      <w:rPr/>
                    </w:rPrChange>
                  </w:rPr>
                  <w:delText>;</w:delText>
                </w:r>
              </w:del>
            </w:ins>
          </w:p>
          <w:p w14:paraId="14766B1E" w14:textId="089FD322" w:rsidR="00F55E79" w:rsidRPr="008B1DFF" w:rsidDel="008F441F" w:rsidRDefault="00F55E79">
            <w:pPr>
              <w:pStyle w:val="Paragrafoelenco"/>
              <w:numPr>
                <w:ilvl w:val="0"/>
                <w:numId w:val="116"/>
              </w:numPr>
              <w:spacing w:before="60" w:after="60" w:line="276" w:lineRule="auto"/>
              <w:ind w:left="761"/>
              <w:jc w:val="both"/>
              <w:rPr>
                <w:ins w:id="17021" w:author="Visone Rossana (GSE)" w:date="2025-09-09T10:17:00Z" w16du:dateUtc="2025-09-09T08:17:00Z"/>
                <w:del w:id="17022" w:author="Visone Rossana (GSE)" w:date="2025-09-29T10:58:00Z" w16du:dateUtc="2025-09-29T08:58:00Z"/>
                <w:rFonts w:cstheme="minorHAnsi"/>
                <w:sz w:val="22"/>
                <w:szCs w:val="22"/>
                <w:rPrChange w:id="17023" w:author="Visone Rossana (GSE)" w:date="2025-09-09T14:44:00Z" w16du:dateUtc="2025-09-09T12:44:00Z">
                  <w:rPr>
                    <w:ins w:id="17024" w:author="Visone Rossana (GSE)" w:date="2025-09-09T10:17:00Z" w16du:dateUtc="2025-09-09T08:17:00Z"/>
                    <w:del w:id="17025" w:author="Visone Rossana (GSE)" w:date="2025-09-29T10:58:00Z" w16du:dateUtc="2025-09-29T08:58:00Z"/>
                  </w:rPr>
                </w:rPrChange>
              </w:rPr>
              <w:pPrChange w:id="17026" w:author="Visone Rossana (GSE)" w:date="2025-09-09T14:44:00Z" w16du:dateUtc="2025-09-09T12:44:00Z">
                <w:pPr>
                  <w:framePr w:hSpace="141" w:vSpace="100" w:wrap="around" w:vAnchor="text" w:hAnchor="text" w:x="140"/>
                  <w:spacing w:before="60" w:after="60"/>
                  <w:jc w:val="both"/>
                </w:pPr>
              </w:pPrChange>
            </w:pPr>
            <w:ins w:id="17027" w:author="Visone Rossana (GSE)" w:date="2025-09-09T10:20:00Z" w16du:dateUtc="2025-09-09T08:20:00Z">
              <w:del w:id="17028" w:author="Visone Rossana (GSE)" w:date="2025-09-29T10:58:00Z" w16du:dateUtc="2025-09-29T08:58:00Z">
                <w:r w:rsidRPr="008B1DFF" w:rsidDel="008F441F">
                  <w:rPr>
                    <w:rFonts w:cstheme="minorHAnsi"/>
                    <w:sz w:val="22"/>
                    <w:szCs w:val="22"/>
                    <w:rPrChange w:id="17029" w:author="Visone Rossana (GSE)" w:date="2025-09-09T14:44:00Z" w16du:dateUtc="2025-09-09T12:44:00Z">
                      <w:rPr/>
                    </w:rPrChange>
                  </w:rPr>
                  <w:delText>alle imprese nei confronti delle quali pende un ordine di recupero per effetto di una precedente decisione della Commissione Europea che abbia dichiarato gli incentivi percepiti illegali e incompatibili con il mercato interno.</w:delText>
                </w:r>
              </w:del>
            </w:ins>
          </w:p>
        </w:tc>
      </w:tr>
    </w:tbl>
    <w:p w14:paraId="71835E96" w14:textId="77777777" w:rsidR="007D4B8B" w:rsidRDefault="007D4B8B">
      <w:pPr>
        <w:spacing w:after="120" w:line="276" w:lineRule="auto"/>
        <w:jc w:val="both"/>
        <w:rPr>
          <w:ins w:id="17030" w:author="Visone Rossana (GSE)" w:date="2025-10-17T17:23:00Z" w16du:dateUtc="2025-10-17T15:23:00Z"/>
          <w:rFonts w:cstheme="minorHAnsi"/>
          <w:b/>
          <w:bCs/>
          <w:sz w:val="22"/>
          <w:szCs w:val="22"/>
        </w:rPr>
      </w:pPr>
    </w:p>
    <w:p w14:paraId="7689E2D3" w14:textId="77777777" w:rsidR="007D4B8B" w:rsidRDefault="007D4B8B">
      <w:pPr>
        <w:spacing w:after="120" w:line="276" w:lineRule="auto"/>
        <w:jc w:val="both"/>
        <w:rPr>
          <w:ins w:id="17031" w:author="Visone Rossana (GSE)" w:date="2025-10-17T17:23:00Z" w16du:dateUtc="2025-10-17T15:23:00Z"/>
          <w:rFonts w:cstheme="minorHAnsi"/>
          <w:b/>
          <w:bCs/>
          <w:sz w:val="22"/>
          <w:szCs w:val="22"/>
        </w:rPr>
      </w:pPr>
    </w:p>
    <w:p w14:paraId="66D458EC" w14:textId="77777777" w:rsidR="00040955" w:rsidRDefault="00040955">
      <w:pPr>
        <w:spacing w:after="120" w:line="276" w:lineRule="auto"/>
        <w:jc w:val="both"/>
        <w:rPr>
          <w:ins w:id="17032" w:author="Visone Rossana (GSE)" w:date="2025-10-17T17:23:00Z" w16du:dateUtc="2025-10-17T15:23:00Z"/>
          <w:rFonts w:cstheme="minorHAnsi"/>
          <w:b/>
          <w:bCs/>
          <w:sz w:val="22"/>
          <w:szCs w:val="22"/>
        </w:rPr>
      </w:pPr>
    </w:p>
    <w:p w14:paraId="6174244E" w14:textId="57D08BA3" w:rsidR="00E34848" w:rsidRPr="008B1DFF" w:rsidRDefault="00E34848">
      <w:pPr>
        <w:spacing w:after="120" w:line="276" w:lineRule="auto"/>
        <w:jc w:val="both"/>
        <w:rPr>
          <w:ins w:id="17033" w:author="Visone Rossana (GSE)" w:date="2025-09-09T10:43:00Z" w16du:dateUtc="2025-09-09T08:43:00Z"/>
          <w:rFonts w:cstheme="minorHAnsi"/>
          <w:b/>
          <w:bCs/>
          <w:sz w:val="22"/>
          <w:szCs w:val="22"/>
          <w:rPrChange w:id="17034" w:author="Visone Rossana (GSE)" w:date="2025-09-09T14:44:00Z" w16du:dateUtc="2025-09-09T12:44:00Z">
            <w:rPr>
              <w:ins w:id="17035" w:author="Visone Rossana (GSE)" w:date="2025-09-09T10:43:00Z" w16du:dateUtc="2025-09-09T08:43:00Z"/>
            </w:rPr>
          </w:rPrChange>
        </w:rPr>
        <w:pPrChange w:id="17036" w:author="Visone Rossana (GSE)" w:date="2025-09-09T14:44:00Z" w16du:dateUtc="2025-09-09T12:44:00Z">
          <w:pPr>
            <w:spacing w:after="120"/>
            <w:jc w:val="both"/>
          </w:pPr>
        </w:pPrChange>
      </w:pPr>
      <w:ins w:id="17037" w:author="Visone Rossana (GSE)" w:date="2025-09-09T10:43:00Z" w16du:dateUtc="2025-09-09T08:43:00Z">
        <w:r w:rsidRPr="008B1DFF">
          <w:rPr>
            <w:rFonts w:cstheme="minorHAnsi"/>
            <w:b/>
            <w:bCs/>
            <w:sz w:val="22"/>
            <w:szCs w:val="22"/>
            <w:rPrChange w:id="17038" w:author="Visone Rossana (GSE)" w:date="2025-09-09T14:44:00Z" w16du:dateUtc="2025-09-09T12:44:00Z">
              <w:rPr/>
            </w:rPrChange>
          </w:rPr>
          <w:t>Reiterazione degli interventi</w:t>
        </w:r>
      </w:ins>
    </w:p>
    <w:p w14:paraId="015FFC64" w14:textId="011A1A6B" w:rsidR="00846D60" w:rsidRPr="008B1DFF" w:rsidRDefault="00846D60">
      <w:pPr>
        <w:spacing w:after="120" w:line="276" w:lineRule="auto"/>
        <w:jc w:val="both"/>
        <w:rPr>
          <w:ins w:id="17039" w:author="Visone Rossana (GSE)" w:date="2025-09-09T10:41:00Z" w16du:dateUtc="2025-09-09T08:41:00Z"/>
          <w:rFonts w:cstheme="minorHAnsi"/>
          <w:i/>
          <w:sz w:val="22"/>
          <w:szCs w:val="22"/>
          <w:rPrChange w:id="17040" w:author="Visone Rossana (GSE)" w:date="2025-09-09T14:44:00Z" w16du:dateUtc="2025-09-09T12:44:00Z">
            <w:rPr>
              <w:ins w:id="17041" w:author="Visone Rossana (GSE)" w:date="2025-09-09T10:41:00Z" w16du:dateUtc="2025-09-09T08:41:00Z"/>
              <w:i/>
              <w:sz w:val="18"/>
              <w:szCs w:val="18"/>
            </w:rPr>
          </w:rPrChange>
        </w:rPr>
        <w:pPrChange w:id="17042" w:author="Visone Rossana (GSE)" w:date="2025-09-09T14:44:00Z" w16du:dateUtc="2025-09-09T12:44:00Z">
          <w:pPr>
            <w:spacing w:after="120"/>
            <w:jc w:val="both"/>
          </w:pPr>
        </w:pPrChange>
      </w:pPr>
      <w:ins w:id="17043" w:author="Visone Rossana (GSE)" w:date="2025-09-09T10:41:00Z" w16du:dateUtc="2025-09-09T08:41:00Z">
        <w:r w:rsidRPr="008B1DFF">
          <w:rPr>
            <w:rFonts w:cstheme="minorHAnsi"/>
            <w:sz w:val="22"/>
            <w:szCs w:val="22"/>
            <w:rPrChange w:id="17044" w:author="Visone Rossana (GSE)" w:date="2025-09-09T14:44:00Z" w16du:dateUtc="2025-09-09T12:44:00Z">
              <w:rPr/>
            </w:rPrChange>
          </w:rPr>
          <w:lastRenderedPageBreak/>
          <w:t>Per interventi di produzione di energia termica da fonti rinnovabili (</w:t>
        </w:r>
        <w:commentRangeStart w:id="17045"/>
        <w:r w:rsidRPr="008B1DFF">
          <w:rPr>
            <w:rFonts w:cstheme="minorHAnsi"/>
            <w:b/>
            <w:sz w:val="22"/>
            <w:szCs w:val="22"/>
            <w:rPrChange w:id="17046" w:author="Visone Rossana (GSE)" w:date="2025-09-09T14:44:00Z" w16du:dateUtc="2025-09-09T12:44:00Z">
              <w:rPr>
                <w:b/>
              </w:rPr>
            </w:rPrChange>
          </w:rPr>
          <w:t>Titolo 3</w:t>
        </w:r>
        <w:r w:rsidRPr="008B1DFF">
          <w:rPr>
            <w:rFonts w:cstheme="minorHAnsi"/>
            <w:sz w:val="22"/>
            <w:szCs w:val="22"/>
            <w:rPrChange w:id="17047" w:author="Visone Rossana (GSE)" w:date="2025-09-09T14:44:00Z" w16du:dateUtc="2025-09-09T12:44:00Z">
              <w:rPr/>
            </w:rPrChange>
          </w:rPr>
          <w:t xml:space="preserve">), </w:t>
        </w:r>
        <w:commentRangeEnd w:id="17045"/>
        <w:r w:rsidRPr="008B1DFF">
          <w:rPr>
            <w:rStyle w:val="Rimandocommento"/>
            <w:rFonts w:cstheme="minorHAnsi"/>
            <w:sz w:val="22"/>
            <w:szCs w:val="22"/>
            <w:rPrChange w:id="17048" w:author="Visone Rossana (GSE)" w:date="2025-09-09T14:44:00Z" w16du:dateUtc="2025-09-09T12:44:00Z">
              <w:rPr>
                <w:rStyle w:val="Rimandocommento"/>
                <w:sz w:val="24"/>
              </w:rPr>
            </w:rPrChange>
          </w:rPr>
          <w:commentReference w:id="17045"/>
        </w:r>
        <w:r w:rsidRPr="008B1DFF">
          <w:rPr>
            <w:rFonts w:cstheme="minorHAnsi"/>
            <w:sz w:val="22"/>
            <w:szCs w:val="22"/>
            <w:rPrChange w:id="17049" w:author="Visone Rossana (GSE)" w:date="2025-09-09T14:44:00Z" w16du:dateUtc="2025-09-09T12:44:00Z">
              <w:rPr/>
            </w:rPrChange>
          </w:rPr>
          <w:t>non sono incentivabili ulteriori interventi della medesima tipologia, compresi eventuali potenziamenti, realizzati nello stesso edificio o unità immobiliare, fabbricato rurale o serra, ivi comprese le loro relative pertinenze, per almeno 1 anno dalla data di stipula del contratto con GSE relativo al precedente ultimo intervento incentivato</w:t>
        </w:r>
        <w:r w:rsidRPr="008B1DFF">
          <w:rPr>
            <w:rFonts w:cstheme="minorHAnsi"/>
            <w:i/>
            <w:sz w:val="22"/>
            <w:szCs w:val="22"/>
            <w:rPrChange w:id="17050" w:author="Visone Rossana (GSE)" w:date="2025-09-09T14:44:00Z" w16du:dateUtc="2025-09-09T12:44:00Z">
              <w:rPr>
                <w:i/>
                <w:sz w:val="18"/>
                <w:szCs w:val="18"/>
              </w:rPr>
            </w:rPrChange>
          </w:rPr>
          <w:t xml:space="preserve">. </w:t>
        </w:r>
      </w:ins>
    </w:p>
    <w:p w14:paraId="5A624757" w14:textId="77777777" w:rsidR="00846D60" w:rsidRPr="008B1DFF" w:rsidRDefault="00846D60">
      <w:pPr>
        <w:spacing w:after="120" w:line="276" w:lineRule="auto"/>
        <w:jc w:val="both"/>
        <w:rPr>
          <w:ins w:id="17051" w:author="Visone Rossana (GSE)" w:date="2025-09-09T10:41:00Z" w16du:dateUtc="2025-09-09T08:41:00Z"/>
          <w:rFonts w:cstheme="minorHAnsi"/>
          <w:bCs/>
          <w:sz w:val="22"/>
          <w:szCs w:val="22"/>
          <w:rPrChange w:id="17052" w:author="Visone Rossana (GSE)" w:date="2025-09-09T14:44:00Z" w16du:dateUtc="2025-09-09T12:44:00Z">
            <w:rPr>
              <w:ins w:id="17053" w:author="Visone Rossana (GSE)" w:date="2025-09-09T10:41:00Z" w16du:dateUtc="2025-09-09T08:41:00Z"/>
              <w:bCs/>
            </w:rPr>
          </w:rPrChange>
        </w:rPr>
        <w:pPrChange w:id="17054" w:author="Visone Rossana (GSE)" w:date="2025-09-09T14:44:00Z" w16du:dateUtc="2025-09-09T12:44:00Z">
          <w:pPr>
            <w:spacing w:after="120"/>
            <w:jc w:val="both"/>
          </w:pPr>
        </w:pPrChange>
      </w:pPr>
      <w:ins w:id="17055" w:author="Visone Rossana (GSE)" w:date="2025-09-09T10:41:00Z" w16du:dateUtc="2025-09-09T08:41:00Z">
        <w:r w:rsidRPr="008B1DFF">
          <w:rPr>
            <w:rFonts w:cstheme="minorHAnsi"/>
            <w:b/>
            <w:bCs/>
            <w:sz w:val="22"/>
            <w:szCs w:val="22"/>
            <w:rPrChange w:id="17056" w:author="Visone Rossana (GSE)" w:date="2025-09-09T14:44:00Z" w16du:dateUtc="2025-09-09T12:44:00Z">
              <w:rPr>
                <w:b/>
                <w:bCs/>
              </w:rPr>
            </w:rPrChange>
          </w:rPr>
          <w:t>Non sono ammissibili più richieste di incentivazione sullo stesso componente, impianto o parte di impianto realizzato o sostituito, per cui sia già stato riconosciuto l’incentivo previsto dal Decreto</w:t>
        </w:r>
        <w:r w:rsidRPr="008B1DFF">
          <w:rPr>
            <w:rFonts w:cstheme="minorHAnsi"/>
            <w:bCs/>
            <w:sz w:val="22"/>
            <w:szCs w:val="22"/>
            <w:rPrChange w:id="17057" w:author="Visone Rossana (GSE)" w:date="2025-09-09T14:44:00Z" w16du:dateUtc="2025-09-09T12:44:00Z">
              <w:rPr>
                <w:bCs/>
              </w:rPr>
            </w:rPrChange>
          </w:rPr>
          <w:t xml:space="preserve">. </w:t>
        </w:r>
      </w:ins>
    </w:p>
    <w:p w14:paraId="6DE9DEF0" w14:textId="0757CB99" w:rsidR="00D72044" w:rsidRDefault="00846D60">
      <w:pPr>
        <w:spacing w:after="200" w:line="276" w:lineRule="auto"/>
        <w:rPr>
          <w:ins w:id="17058" w:author="Visone Rossana (GSE)" w:date="2025-10-08T10:10:00Z" w16du:dateUtc="2025-10-08T08:10:00Z"/>
          <w:rFonts w:cstheme="minorHAnsi"/>
          <w:bCs/>
          <w:sz w:val="22"/>
          <w:szCs w:val="22"/>
        </w:rPr>
      </w:pPr>
      <w:commentRangeStart w:id="17059"/>
      <w:ins w:id="17060" w:author="Visone Rossana (GSE)" w:date="2025-09-09T10:41:00Z" w16du:dateUtc="2025-09-09T08:41:00Z">
        <w:r w:rsidRPr="008B1DFF">
          <w:rPr>
            <w:rFonts w:cstheme="minorHAnsi"/>
            <w:sz w:val="22"/>
            <w:szCs w:val="22"/>
            <w:highlight w:val="yellow"/>
            <w:rPrChange w:id="17061" w:author="Visone Rossana (GSE)" w:date="2025-09-09T14:44:00Z" w16du:dateUtc="2025-09-09T12:44:00Z">
              <w:rPr>
                <w:highlight w:val="yellow"/>
              </w:rPr>
            </w:rPrChange>
          </w:rPr>
          <w:t xml:space="preserve">Per interventi di incremento </w:t>
        </w:r>
        <w:commentRangeEnd w:id="17059"/>
        <w:r w:rsidRPr="008B1DFF">
          <w:rPr>
            <w:rStyle w:val="Rimandocommento"/>
            <w:rFonts w:cstheme="minorHAnsi"/>
            <w:sz w:val="22"/>
            <w:szCs w:val="22"/>
            <w:highlight w:val="yellow"/>
            <w:rPrChange w:id="17062" w:author="Visone Rossana (GSE)" w:date="2025-09-09T14:44:00Z" w16du:dateUtc="2025-09-09T12:44:00Z">
              <w:rPr>
                <w:rStyle w:val="Rimandocommento"/>
                <w:sz w:val="24"/>
                <w:highlight w:val="yellow"/>
              </w:rPr>
            </w:rPrChange>
          </w:rPr>
          <w:commentReference w:id="17059"/>
        </w:r>
        <w:r w:rsidRPr="008B1DFF">
          <w:rPr>
            <w:rFonts w:cstheme="minorHAnsi"/>
            <w:sz w:val="22"/>
            <w:szCs w:val="22"/>
            <w:highlight w:val="yellow"/>
            <w:rPrChange w:id="17063" w:author="Visone Rossana (GSE)" w:date="2025-09-09T14:44:00Z" w16du:dateUtc="2025-09-09T12:44:00Z">
              <w:rPr>
                <w:highlight w:val="yellow"/>
              </w:rPr>
            </w:rPrChange>
          </w:rPr>
          <w:t>dell’efficienza energetica (</w:t>
        </w:r>
        <w:r w:rsidRPr="008B1DFF">
          <w:rPr>
            <w:rFonts w:cstheme="minorHAnsi"/>
            <w:b/>
            <w:sz w:val="22"/>
            <w:szCs w:val="22"/>
            <w:highlight w:val="yellow"/>
            <w:rPrChange w:id="17064" w:author="Visone Rossana (GSE)" w:date="2025-09-09T14:44:00Z" w16du:dateUtc="2025-09-09T12:44:00Z">
              <w:rPr>
                <w:b/>
                <w:highlight w:val="yellow"/>
              </w:rPr>
            </w:rPrChange>
          </w:rPr>
          <w:t>Titolo II</w:t>
        </w:r>
        <w:r w:rsidRPr="008B1DFF">
          <w:rPr>
            <w:rFonts w:cstheme="minorHAnsi"/>
            <w:sz w:val="22"/>
            <w:szCs w:val="22"/>
            <w:highlight w:val="yellow"/>
            <w:rPrChange w:id="17065" w:author="Visone Rossana (GSE)" w:date="2025-09-09T14:44:00Z" w16du:dateUtc="2025-09-09T12:44:00Z">
              <w:rPr>
                <w:highlight w:val="yellow"/>
              </w:rPr>
            </w:rPrChange>
          </w:rPr>
          <w:t>), i</w:t>
        </w:r>
        <w:r w:rsidRPr="008B1DFF">
          <w:rPr>
            <w:rFonts w:cstheme="minorHAnsi"/>
            <w:bCs/>
            <w:sz w:val="22"/>
            <w:szCs w:val="22"/>
            <w:highlight w:val="yellow"/>
            <w:rPrChange w:id="17066" w:author="Visone Rossana (GSE)" w:date="2025-09-09T14:44:00Z" w16du:dateUtc="2025-09-09T12:44:00Z">
              <w:rPr>
                <w:bCs/>
                <w:highlight w:val="yellow"/>
              </w:rPr>
            </w:rPrChange>
          </w:rPr>
          <w:t xml:space="preserve">l Soggetto Responsabile può presentare in momenti diversi più richieste di concessione degli incentivi </w:t>
        </w:r>
        <w:r w:rsidRPr="008B1DFF">
          <w:rPr>
            <w:rFonts w:cstheme="minorHAnsi"/>
            <w:sz w:val="22"/>
            <w:szCs w:val="22"/>
            <w:highlight w:val="yellow"/>
            <w:rPrChange w:id="17067" w:author="Visone Rossana (GSE)" w:date="2025-09-09T14:44:00Z" w16du:dateUtc="2025-09-09T12:44:00Z">
              <w:rPr>
                <w:highlight w:val="yellow"/>
              </w:rPr>
            </w:rPrChange>
          </w:rPr>
          <w:t>relative allo stesso edificio o unità immobiliare</w:t>
        </w:r>
        <w:r w:rsidRPr="008B1DFF">
          <w:rPr>
            <w:rFonts w:cstheme="minorHAnsi"/>
            <w:bCs/>
            <w:sz w:val="22"/>
            <w:szCs w:val="22"/>
            <w:highlight w:val="yellow"/>
            <w:rPrChange w:id="17068" w:author="Visone Rossana (GSE)" w:date="2025-09-09T14:44:00Z" w16du:dateUtc="2025-09-09T12:44:00Z">
              <w:rPr>
                <w:bCs/>
                <w:highlight w:val="yellow"/>
              </w:rPr>
            </w:rPrChange>
          </w:rPr>
          <w:t xml:space="preserve"> per la stessa tipologia di intervento, nel rispetto dei limiti previsti dai massimali di spesa complessiva per la specifica tipologia di intervento</w:t>
        </w:r>
      </w:ins>
    </w:p>
    <w:p w14:paraId="6AF76BF8" w14:textId="11BA1493" w:rsidR="00855313" w:rsidRPr="008B1DFF" w:rsidRDefault="006A2DC5">
      <w:pPr>
        <w:spacing w:after="200" w:line="276" w:lineRule="auto"/>
        <w:jc w:val="both"/>
        <w:rPr>
          <w:ins w:id="17069" w:author="Visone Rossana (GSE)" w:date="2025-09-09T10:10:00Z" w16du:dateUtc="2025-09-09T08:10:00Z"/>
          <w:rFonts w:cstheme="minorHAnsi"/>
          <w:sz w:val="22"/>
          <w:szCs w:val="22"/>
          <w:rPrChange w:id="17070" w:author="Visone Rossana (GSE)" w:date="2025-09-09T14:44:00Z" w16du:dateUtc="2025-09-09T12:44:00Z">
            <w:rPr>
              <w:ins w:id="17071" w:author="Visone Rossana (GSE)" w:date="2025-09-09T10:10:00Z" w16du:dateUtc="2025-09-09T08:10:00Z"/>
            </w:rPr>
          </w:rPrChange>
        </w:rPr>
        <w:pPrChange w:id="17072" w:author="Visone Rossana (GSE)" w:date="2025-10-08T10:15:00Z" w16du:dateUtc="2025-10-08T08:15:00Z">
          <w:pPr>
            <w:pBdr>
              <w:top w:val="single" w:sz="18" w:space="1" w:color="C2D69B" w:themeColor="accent3" w:themeTint="99"/>
              <w:left w:val="single" w:sz="18" w:space="0" w:color="C2D69B" w:themeColor="accent3" w:themeTint="99"/>
              <w:bottom w:val="single" w:sz="18" w:space="1" w:color="C2D69B" w:themeColor="accent3" w:themeTint="99"/>
              <w:right w:val="single" w:sz="18" w:space="4" w:color="C2D69B" w:themeColor="accent3" w:themeTint="99"/>
            </w:pBdr>
            <w:spacing w:before="120" w:after="120"/>
            <w:jc w:val="both"/>
          </w:pPr>
        </w:pPrChange>
      </w:pPr>
      <w:ins w:id="17073" w:author="Visone Rossana (GSE)" w:date="2025-10-08T10:14:00Z" w16du:dateUtc="2025-10-08T08:14:00Z">
        <w:r>
          <w:rPr>
            <w:rFonts w:cstheme="minorHAnsi"/>
            <w:bCs/>
            <w:sz w:val="22"/>
            <w:szCs w:val="22"/>
          </w:rPr>
          <w:t xml:space="preserve">Per le modalità di accesso agli incentivi per </w:t>
        </w:r>
      </w:ins>
      <w:ins w:id="17074" w:author="Visone Rossana (GSE)" w:date="2025-10-08T10:10:00Z" w16du:dateUtc="2025-10-08T08:10:00Z">
        <w:r w:rsidR="00855313">
          <w:rPr>
            <w:rFonts w:cstheme="minorHAnsi"/>
            <w:bCs/>
            <w:sz w:val="22"/>
            <w:szCs w:val="22"/>
          </w:rPr>
          <w:t>interventi realizz</w:t>
        </w:r>
      </w:ins>
      <w:ins w:id="17075" w:author="Visone Rossana (GSE)" w:date="2025-10-08T10:11:00Z" w16du:dateUtc="2025-10-08T08:11:00Z">
        <w:r w:rsidR="00855313">
          <w:rPr>
            <w:rFonts w:cstheme="minorHAnsi"/>
            <w:bCs/>
            <w:sz w:val="22"/>
            <w:szCs w:val="22"/>
          </w:rPr>
          <w:t>ati ai fini dell’assolvimento de</w:t>
        </w:r>
      </w:ins>
      <w:ins w:id="17076" w:author="Visone Rossana (GSE)" w:date="2025-10-08T10:13:00Z" w16du:dateUtc="2025-10-08T08:13:00Z">
        <w:r w:rsidR="004A759C">
          <w:rPr>
            <w:rFonts w:cstheme="minorHAnsi"/>
            <w:bCs/>
            <w:sz w:val="22"/>
            <w:szCs w:val="22"/>
          </w:rPr>
          <w:t>ll’obbligo d’integrazione delle fonti rinnovabili negli edifici</w:t>
        </w:r>
        <w:r w:rsidR="006405CD">
          <w:rPr>
            <w:rFonts w:cstheme="minorHAnsi"/>
            <w:bCs/>
            <w:sz w:val="22"/>
            <w:szCs w:val="22"/>
          </w:rPr>
          <w:t xml:space="preserve"> </w:t>
        </w:r>
      </w:ins>
      <w:ins w:id="17077" w:author="Visone Rossana (GSE)" w:date="2025-10-08T10:16:00Z" w16du:dateUtc="2025-10-08T08:16:00Z">
        <w:r w:rsidR="00047E91">
          <w:rPr>
            <w:rFonts w:cstheme="minorHAnsi"/>
            <w:bCs/>
            <w:sz w:val="22"/>
            <w:szCs w:val="22"/>
          </w:rPr>
          <w:t>di cui al</w:t>
        </w:r>
      </w:ins>
      <w:ins w:id="17078" w:author="Visone Rossana (GSE)" w:date="2025-10-08T10:14:00Z" w16du:dateUtc="2025-10-08T08:14:00Z">
        <w:r w:rsidR="006405CD">
          <w:rPr>
            <w:rFonts w:cstheme="minorHAnsi"/>
            <w:bCs/>
            <w:sz w:val="22"/>
            <w:szCs w:val="22"/>
          </w:rPr>
          <w:t>l’art. 26, comma 1, del D.Lgs. 199/21</w:t>
        </w:r>
        <w:r>
          <w:rPr>
            <w:rFonts w:cstheme="minorHAnsi"/>
            <w:bCs/>
            <w:sz w:val="22"/>
            <w:szCs w:val="22"/>
          </w:rPr>
          <w:t xml:space="preserve">, si rimanda alle </w:t>
        </w:r>
        <w:r w:rsidR="00D2143E">
          <w:rPr>
            <w:rFonts w:cstheme="minorHAnsi"/>
            <w:bCs/>
            <w:sz w:val="22"/>
            <w:szCs w:val="22"/>
          </w:rPr>
          <w:t>s</w:t>
        </w:r>
      </w:ins>
      <w:ins w:id="17079" w:author="Visone Rossana (GSE)" w:date="2025-10-08T10:15:00Z" w16du:dateUtc="2025-10-08T08:15:00Z">
        <w:r w:rsidR="00D2143E">
          <w:rPr>
            <w:rFonts w:cstheme="minorHAnsi"/>
            <w:bCs/>
            <w:sz w:val="22"/>
            <w:szCs w:val="22"/>
          </w:rPr>
          <w:t xml:space="preserve">pecifiche </w:t>
        </w:r>
      </w:ins>
      <w:ins w:id="17080" w:author="Visone Rossana (GSE)" w:date="2025-10-08T10:16:00Z" w16du:dateUtc="2025-10-08T08:16:00Z">
        <w:r w:rsidR="00047E91">
          <w:rPr>
            <w:rFonts w:cstheme="minorHAnsi"/>
            <w:bCs/>
            <w:sz w:val="22"/>
            <w:szCs w:val="22"/>
          </w:rPr>
          <w:t xml:space="preserve">disposizioni indicate al Paragrafo </w:t>
        </w:r>
        <w:r w:rsidR="00047E91" w:rsidRPr="00047E91">
          <w:rPr>
            <w:rFonts w:cstheme="minorHAnsi"/>
            <w:bCs/>
            <w:sz w:val="22"/>
            <w:szCs w:val="22"/>
            <w:highlight w:val="yellow"/>
            <w:rPrChange w:id="17081" w:author="Visone Rossana (GSE)" w:date="2025-10-08T10:16:00Z" w16du:dateUtc="2025-10-08T08:16:00Z">
              <w:rPr>
                <w:rFonts w:cstheme="minorHAnsi"/>
                <w:bCs/>
                <w:sz w:val="22"/>
                <w:szCs w:val="22"/>
              </w:rPr>
            </w:rPrChange>
          </w:rPr>
          <w:t>12.11</w:t>
        </w:r>
        <w:r w:rsidR="00047E91">
          <w:rPr>
            <w:rFonts w:cstheme="minorHAnsi"/>
            <w:bCs/>
            <w:sz w:val="22"/>
            <w:szCs w:val="22"/>
          </w:rPr>
          <w:t>.</w:t>
        </w:r>
      </w:ins>
    </w:p>
    <w:p w14:paraId="59EDFB64" w14:textId="73E98034" w:rsidR="001666C9" w:rsidRPr="00A81A97" w:rsidRDefault="001666C9">
      <w:pPr>
        <w:pStyle w:val="TITOLO1-REG"/>
        <w:numPr>
          <w:ilvl w:val="0"/>
          <w:numId w:val="289"/>
        </w:numPr>
        <w:rPr>
          <w:ins w:id="17082" w:author="Visone Rossana (GSE)" w:date="2025-09-05T10:46:00Z" w16du:dateUtc="2025-09-05T08:46:00Z"/>
        </w:rPr>
        <w:pPrChange w:id="17083" w:author="Visone Rossana (GSE)" w:date="2025-09-16T14:46:00Z" w16du:dateUtc="2025-09-16T12:46:00Z">
          <w:pPr>
            <w:pStyle w:val="TITOLO1-REG"/>
          </w:pPr>
        </w:pPrChange>
      </w:pPr>
      <w:bookmarkStart w:id="17084" w:name="_Toc212462557"/>
      <w:ins w:id="17085" w:author="Visone Rossana (GSE)" w:date="2025-09-05T10:46:00Z" w16du:dateUtc="2025-09-05T08:46:00Z">
        <w:r>
          <w:t>INTERVENTI INCENTIVABILI</w:t>
        </w:r>
        <w:bookmarkEnd w:id="17084"/>
      </w:ins>
    </w:p>
    <w:p w14:paraId="5475DE65" w14:textId="5BBB86A8" w:rsidR="00DC5515" w:rsidRPr="008B1DFF" w:rsidRDefault="00DC5515">
      <w:pPr>
        <w:spacing w:after="120" w:line="276" w:lineRule="auto"/>
        <w:jc w:val="both"/>
        <w:rPr>
          <w:ins w:id="17086" w:author="Visone Rossana (GSE)" w:date="2025-09-05T10:50:00Z" w16du:dateUtc="2025-09-05T08:50:00Z"/>
          <w:rFonts w:cstheme="minorHAnsi"/>
          <w:sz w:val="22"/>
          <w:szCs w:val="22"/>
          <w:rPrChange w:id="17087" w:author="Visone Rossana (GSE)" w:date="2025-09-09T14:45:00Z" w16du:dateUtc="2025-09-09T12:45:00Z">
            <w:rPr>
              <w:ins w:id="17088" w:author="Visone Rossana (GSE)" w:date="2025-09-05T10:50:00Z" w16du:dateUtc="2025-09-05T08:50:00Z"/>
            </w:rPr>
          </w:rPrChange>
        </w:rPr>
        <w:pPrChange w:id="17089" w:author="Visone Rossana (GSE)" w:date="2025-09-09T14:44:00Z" w16du:dateUtc="2025-09-09T12:44:00Z">
          <w:pPr>
            <w:spacing w:after="120"/>
            <w:jc w:val="both"/>
          </w:pPr>
        </w:pPrChange>
      </w:pPr>
      <w:ins w:id="17090" w:author="Visone Rossana (GSE)" w:date="2025-09-05T10:50:00Z" w16du:dateUtc="2025-09-05T08:50:00Z">
        <w:r w:rsidRPr="008B1DFF">
          <w:rPr>
            <w:rFonts w:cstheme="minorHAnsi"/>
            <w:sz w:val="22"/>
            <w:szCs w:val="22"/>
            <w:rPrChange w:id="17091" w:author="Visone Rossana (GSE)" w:date="2025-09-09T14:45:00Z" w16du:dateUtc="2025-09-09T12:45:00Z">
              <w:rPr/>
            </w:rPrChange>
          </w:rPr>
          <w:t>Per ciascun intervento incentivabile dal Decreto sono indicati</w:t>
        </w:r>
        <w:del w:id="17092" w:author="Visone Rossana (GSE)" w:date="2025-09-05T10:52:00Z" w16du:dateUtc="2025-09-05T08:52:00Z">
          <w:r w:rsidRPr="008B1DFF" w:rsidDel="00DC5515">
            <w:rPr>
              <w:rFonts w:cstheme="minorHAnsi"/>
              <w:sz w:val="22"/>
              <w:szCs w:val="22"/>
              <w:rPrChange w:id="17093" w:author="Visone Rossana (GSE)" w:date="2025-09-09T14:45:00Z" w16du:dateUtc="2025-09-09T12:45:00Z">
                <w:rPr/>
              </w:rPrChange>
            </w:rPr>
            <w:delText>,</w:delText>
          </w:r>
        </w:del>
        <w:r w:rsidRPr="008B1DFF">
          <w:rPr>
            <w:rFonts w:cstheme="minorHAnsi"/>
            <w:sz w:val="22"/>
            <w:szCs w:val="22"/>
            <w:rPrChange w:id="17094" w:author="Visone Rossana (GSE)" w:date="2025-09-09T14:45:00Z" w16du:dateUtc="2025-09-09T12:45:00Z">
              <w:rPr/>
            </w:rPrChange>
          </w:rPr>
          <w:t xml:space="preserve"> nella sezione in esame</w:t>
        </w:r>
      </w:ins>
      <w:ins w:id="17095" w:author="Visone Rossana (GSE)" w:date="2025-09-05T10:52:00Z" w16du:dateUtc="2025-09-05T08:52:00Z">
        <w:r w:rsidRPr="008B1DFF">
          <w:rPr>
            <w:rFonts w:cstheme="minorHAnsi"/>
            <w:sz w:val="22"/>
            <w:szCs w:val="22"/>
            <w:rPrChange w:id="17096" w:author="Visone Rossana (GSE)" w:date="2025-09-09T14:45:00Z" w16du:dateUtc="2025-09-09T12:45:00Z">
              <w:rPr/>
            </w:rPrChange>
          </w:rPr>
          <w:t xml:space="preserve"> sono indicati</w:t>
        </w:r>
      </w:ins>
      <w:ins w:id="17097" w:author="Visone Rossana (GSE)" w:date="2025-09-05T10:50:00Z" w16du:dateUtc="2025-09-05T08:50:00Z">
        <w:del w:id="17098" w:author="Visone Rossana (GSE)" w:date="2025-09-05T10:52:00Z" w16du:dateUtc="2025-09-05T08:52:00Z">
          <w:r w:rsidRPr="008B1DFF" w:rsidDel="00DC5515">
            <w:rPr>
              <w:rFonts w:cstheme="minorHAnsi"/>
              <w:sz w:val="22"/>
              <w:szCs w:val="22"/>
              <w:rPrChange w:id="17099" w:author="Visone Rossana (GSE)" w:date="2025-09-09T14:45:00Z" w16du:dateUtc="2025-09-09T12:45:00Z">
                <w:rPr/>
              </w:rPrChange>
            </w:rPr>
            <w:delText>, gli aspetti salienti relativi a</w:delText>
          </w:r>
        </w:del>
        <w:r w:rsidRPr="008B1DFF">
          <w:rPr>
            <w:rFonts w:cstheme="minorHAnsi"/>
            <w:sz w:val="22"/>
            <w:szCs w:val="22"/>
            <w:rPrChange w:id="17100" w:author="Visone Rossana (GSE)" w:date="2025-09-09T14:45:00Z" w16du:dateUtc="2025-09-09T12:45:00Z">
              <w:rPr/>
            </w:rPrChange>
          </w:rPr>
          <w:t>:</w:t>
        </w:r>
      </w:ins>
    </w:p>
    <w:p w14:paraId="48E1B483" w14:textId="77777777" w:rsidR="00DC5515" w:rsidRPr="008B1DFF" w:rsidRDefault="00DC5515">
      <w:pPr>
        <w:numPr>
          <w:ilvl w:val="0"/>
          <w:numId w:val="28"/>
        </w:numPr>
        <w:spacing w:after="60" w:line="276" w:lineRule="auto"/>
        <w:ind w:left="641" w:hanging="357"/>
        <w:jc w:val="both"/>
        <w:rPr>
          <w:ins w:id="17101" w:author="Visone Rossana (GSE)" w:date="2025-09-05T10:50:00Z" w16du:dateUtc="2025-09-05T08:50:00Z"/>
          <w:rFonts w:cstheme="minorHAnsi"/>
          <w:sz w:val="22"/>
          <w:szCs w:val="22"/>
          <w:rPrChange w:id="17102" w:author="Visone Rossana (GSE)" w:date="2025-09-09T14:45:00Z" w16du:dateUtc="2025-09-09T12:45:00Z">
            <w:rPr>
              <w:ins w:id="17103" w:author="Visone Rossana (GSE)" w:date="2025-09-05T10:50:00Z" w16du:dateUtc="2025-09-05T08:50:00Z"/>
              <w:rFonts w:cs="Calibri"/>
            </w:rPr>
          </w:rPrChange>
        </w:rPr>
        <w:pPrChange w:id="17104" w:author="Visone Rossana (GSE)" w:date="2025-09-09T14:44:00Z" w16du:dateUtc="2025-09-09T12:44:00Z">
          <w:pPr>
            <w:numPr>
              <w:numId w:val="28"/>
            </w:numPr>
            <w:spacing w:after="60"/>
            <w:ind w:left="641" w:hanging="357"/>
            <w:jc w:val="both"/>
          </w:pPr>
        </w:pPrChange>
      </w:pPr>
      <w:ins w:id="17105" w:author="Visone Rossana (GSE)" w:date="2025-09-05T10:50:00Z" w16du:dateUtc="2025-09-05T08:50:00Z">
        <w:r w:rsidRPr="008B1DFF">
          <w:rPr>
            <w:rFonts w:cstheme="minorHAnsi"/>
            <w:sz w:val="22"/>
            <w:szCs w:val="22"/>
            <w:rPrChange w:id="17106" w:author="Visone Rossana (GSE)" w:date="2025-09-09T14:45:00Z" w16du:dateUtc="2025-09-09T12:45:00Z">
              <w:rPr>
                <w:rFonts w:cs="Calibri"/>
              </w:rPr>
            </w:rPrChange>
          </w:rPr>
          <w:t>i Soggetti che possono farne richiesta;</w:t>
        </w:r>
      </w:ins>
    </w:p>
    <w:p w14:paraId="15D6EE0B" w14:textId="77777777" w:rsidR="00DC5515" w:rsidRPr="008B1DFF" w:rsidRDefault="00DC5515">
      <w:pPr>
        <w:numPr>
          <w:ilvl w:val="0"/>
          <w:numId w:val="28"/>
        </w:numPr>
        <w:spacing w:after="60" w:line="276" w:lineRule="auto"/>
        <w:ind w:left="641" w:hanging="357"/>
        <w:jc w:val="both"/>
        <w:rPr>
          <w:ins w:id="17107" w:author="Visone Rossana (GSE)" w:date="2025-09-05T10:50:00Z" w16du:dateUtc="2025-09-05T08:50:00Z"/>
          <w:rFonts w:cstheme="minorHAnsi"/>
          <w:sz w:val="22"/>
          <w:szCs w:val="22"/>
          <w:rPrChange w:id="17108" w:author="Visone Rossana (GSE)" w:date="2025-09-09T14:45:00Z" w16du:dateUtc="2025-09-09T12:45:00Z">
            <w:rPr>
              <w:ins w:id="17109" w:author="Visone Rossana (GSE)" w:date="2025-09-05T10:50:00Z" w16du:dateUtc="2025-09-05T08:50:00Z"/>
              <w:rFonts w:cs="Calibri"/>
            </w:rPr>
          </w:rPrChange>
        </w:rPr>
        <w:pPrChange w:id="17110" w:author="Visone Rossana (GSE)" w:date="2025-09-09T14:44:00Z" w16du:dateUtc="2025-09-09T12:44:00Z">
          <w:pPr>
            <w:numPr>
              <w:numId w:val="28"/>
            </w:numPr>
            <w:spacing w:after="60"/>
            <w:ind w:left="641" w:hanging="357"/>
            <w:jc w:val="both"/>
          </w:pPr>
        </w:pPrChange>
      </w:pPr>
      <w:ins w:id="17111" w:author="Visone Rossana (GSE)" w:date="2025-09-05T10:50:00Z" w16du:dateUtc="2025-09-05T08:50:00Z">
        <w:r w:rsidRPr="008B1DFF">
          <w:rPr>
            <w:rFonts w:cstheme="minorHAnsi"/>
            <w:sz w:val="22"/>
            <w:szCs w:val="22"/>
            <w:rPrChange w:id="17112" w:author="Visone Rossana (GSE)" w:date="2025-09-09T14:45:00Z" w16du:dateUtc="2025-09-09T12:45:00Z">
              <w:rPr>
                <w:rFonts w:cs="Calibri"/>
              </w:rPr>
            </w:rPrChange>
          </w:rPr>
          <w:t>i requisiti tecnici previsti dal decreto;</w:t>
        </w:r>
      </w:ins>
    </w:p>
    <w:p w14:paraId="7176D769" w14:textId="77777777" w:rsidR="00DC5515" w:rsidRPr="008B1DFF" w:rsidRDefault="00DC5515">
      <w:pPr>
        <w:numPr>
          <w:ilvl w:val="0"/>
          <w:numId w:val="28"/>
        </w:numPr>
        <w:spacing w:after="60" w:line="276" w:lineRule="auto"/>
        <w:ind w:left="641" w:hanging="357"/>
        <w:jc w:val="both"/>
        <w:rPr>
          <w:ins w:id="17113" w:author="Visone Rossana (GSE)" w:date="2025-09-05T10:50:00Z" w16du:dateUtc="2025-09-05T08:50:00Z"/>
          <w:rFonts w:cstheme="minorHAnsi"/>
          <w:sz w:val="22"/>
          <w:szCs w:val="22"/>
          <w:rPrChange w:id="17114" w:author="Visone Rossana (GSE)" w:date="2025-09-09T14:45:00Z" w16du:dateUtc="2025-09-09T12:45:00Z">
            <w:rPr>
              <w:ins w:id="17115" w:author="Visone Rossana (GSE)" w:date="2025-09-05T10:50:00Z" w16du:dateUtc="2025-09-05T08:50:00Z"/>
              <w:rFonts w:cs="Calibri"/>
            </w:rPr>
          </w:rPrChange>
        </w:rPr>
        <w:pPrChange w:id="17116" w:author="Visone Rossana (GSE)" w:date="2025-09-09T14:44:00Z" w16du:dateUtc="2025-09-09T12:44:00Z">
          <w:pPr>
            <w:numPr>
              <w:numId w:val="28"/>
            </w:numPr>
            <w:spacing w:after="60"/>
            <w:ind w:left="641" w:hanging="357"/>
            <w:jc w:val="both"/>
          </w:pPr>
        </w:pPrChange>
      </w:pPr>
      <w:ins w:id="17117" w:author="Visone Rossana (GSE)" w:date="2025-09-05T10:50:00Z" w16du:dateUtc="2025-09-05T08:50:00Z">
        <w:r w:rsidRPr="008B1DFF">
          <w:rPr>
            <w:rFonts w:cstheme="minorHAnsi"/>
            <w:sz w:val="22"/>
            <w:szCs w:val="22"/>
            <w:rPrChange w:id="17118" w:author="Visone Rossana (GSE)" w:date="2025-09-09T14:45:00Z" w16du:dateUtc="2025-09-09T12:45:00Z">
              <w:rPr>
                <w:rFonts w:cs="Calibri"/>
              </w:rPr>
            </w:rPrChange>
          </w:rPr>
          <w:t>le spese ammesse al calcolo dell’incentivo;</w:t>
        </w:r>
      </w:ins>
    </w:p>
    <w:p w14:paraId="7732D8EB" w14:textId="77777777" w:rsidR="00DC5515" w:rsidRPr="008B1DFF" w:rsidRDefault="00DC5515">
      <w:pPr>
        <w:numPr>
          <w:ilvl w:val="0"/>
          <w:numId w:val="28"/>
        </w:numPr>
        <w:spacing w:after="60" w:line="276" w:lineRule="auto"/>
        <w:ind w:left="641" w:hanging="357"/>
        <w:jc w:val="both"/>
        <w:rPr>
          <w:ins w:id="17119" w:author="Visone Rossana (GSE)" w:date="2025-09-05T10:50:00Z" w16du:dateUtc="2025-09-05T08:50:00Z"/>
          <w:rFonts w:cstheme="minorHAnsi"/>
          <w:sz w:val="22"/>
          <w:szCs w:val="22"/>
          <w:rPrChange w:id="17120" w:author="Visone Rossana (GSE)" w:date="2025-09-09T14:45:00Z" w16du:dateUtc="2025-09-09T12:45:00Z">
            <w:rPr>
              <w:ins w:id="17121" w:author="Visone Rossana (GSE)" w:date="2025-09-05T10:50:00Z" w16du:dateUtc="2025-09-05T08:50:00Z"/>
              <w:rFonts w:cs="Calibri"/>
            </w:rPr>
          </w:rPrChange>
        </w:rPr>
        <w:pPrChange w:id="17122" w:author="Visone Rossana (GSE)" w:date="2025-09-09T14:44:00Z" w16du:dateUtc="2025-09-09T12:44:00Z">
          <w:pPr>
            <w:numPr>
              <w:numId w:val="28"/>
            </w:numPr>
            <w:spacing w:after="60"/>
            <w:ind w:left="641" w:hanging="357"/>
            <w:jc w:val="both"/>
          </w:pPr>
        </w:pPrChange>
      </w:pPr>
      <w:ins w:id="17123" w:author="Visone Rossana (GSE)" w:date="2025-09-05T10:50:00Z" w16du:dateUtc="2025-09-05T08:50:00Z">
        <w:r w:rsidRPr="008B1DFF">
          <w:rPr>
            <w:rFonts w:cstheme="minorHAnsi"/>
            <w:sz w:val="22"/>
            <w:szCs w:val="22"/>
            <w:rPrChange w:id="17124" w:author="Visone Rossana (GSE)" w:date="2025-09-09T14:45:00Z" w16du:dateUtc="2025-09-09T12:45:00Z">
              <w:rPr>
                <w:rFonts w:cs="Calibri"/>
              </w:rPr>
            </w:rPrChange>
          </w:rPr>
          <w:t>l’algoritmo di calcolo dell’incentivo;</w:t>
        </w:r>
      </w:ins>
    </w:p>
    <w:p w14:paraId="74B8A049" w14:textId="77777777" w:rsidR="00DC5515" w:rsidRPr="008B1DFF" w:rsidRDefault="00DC5515">
      <w:pPr>
        <w:numPr>
          <w:ilvl w:val="0"/>
          <w:numId w:val="28"/>
        </w:numPr>
        <w:spacing w:after="60" w:line="276" w:lineRule="auto"/>
        <w:ind w:left="641" w:hanging="357"/>
        <w:jc w:val="both"/>
        <w:rPr>
          <w:ins w:id="17125" w:author="Visone Rossana (GSE)" w:date="2025-09-05T10:50:00Z" w16du:dateUtc="2025-09-05T08:50:00Z"/>
          <w:rFonts w:cstheme="minorHAnsi"/>
          <w:sz w:val="22"/>
          <w:szCs w:val="22"/>
          <w:rPrChange w:id="17126" w:author="Visone Rossana (GSE)" w:date="2025-09-09T14:45:00Z" w16du:dateUtc="2025-09-09T12:45:00Z">
            <w:rPr>
              <w:ins w:id="17127" w:author="Visone Rossana (GSE)" w:date="2025-09-05T10:50:00Z" w16du:dateUtc="2025-09-05T08:50:00Z"/>
              <w:rFonts w:cs="Calibri"/>
            </w:rPr>
          </w:rPrChange>
        </w:rPr>
        <w:pPrChange w:id="17128" w:author="Visone Rossana (GSE)" w:date="2025-09-09T14:44:00Z" w16du:dateUtc="2025-09-09T12:44:00Z">
          <w:pPr>
            <w:numPr>
              <w:numId w:val="28"/>
            </w:numPr>
            <w:spacing w:after="60"/>
            <w:ind w:left="641" w:hanging="357"/>
            <w:jc w:val="both"/>
          </w:pPr>
        </w:pPrChange>
      </w:pPr>
      <w:ins w:id="17129" w:author="Visone Rossana (GSE)" w:date="2025-09-05T10:50:00Z" w16du:dateUtc="2025-09-05T08:50:00Z">
        <w:r w:rsidRPr="008B1DFF">
          <w:rPr>
            <w:rFonts w:cstheme="minorHAnsi"/>
            <w:sz w:val="22"/>
            <w:szCs w:val="22"/>
            <w:rPrChange w:id="17130" w:author="Visone Rossana (GSE)" w:date="2025-09-09T14:45:00Z" w16du:dateUtc="2025-09-09T12:45:00Z">
              <w:rPr>
                <w:rFonts w:cs="Calibri"/>
              </w:rPr>
            </w:rPrChange>
          </w:rPr>
          <w:t>la documentazione da allegare alla scheda-domanda ad accesso diretto;</w:t>
        </w:r>
      </w:ins>
    </w:p>
    <w:p w14:paraId="69EA0688" w14:textId="77777777" w:rsidR="00DC5515" w:rsidRPr="008B1DFF" w:rsidRDefault="00DC5515">
      <w:pPr>
        <w:numPr>
          <w:ilvl w:val="0"/>
          <w:numId w:val="28"/>
        </w:numPr>
        <w:spacing w:after="120" w:line="276" w:lineRule="auto"/>
        <w:ind w:left="641" w:hanging="357"/>
        <w:jc w:val="both"/>
        <w:rPr>
          <w:ins w:id="17131" w:author="Visone Rossana (GSE)" w:date="2025-09-05T11:11:00Z" w16du:dateUtc="2025-09-05T09:11:00Z"/>
          <w:rFonts w:cstheme="minorHAnsi"/>
          <w:sz w:val="22"/>
          <w:szCs w:val="22"/>
          <w:rPrChange w:id="17132" w:author="Visone Rossana (GSE)" w:date="2025-09-09T14:45:00Z" w16du:dateUtc="2025-09-09T12:45:00Z">
            <w:rPr>
              <w:ins w:id="17133" w:author="Visone Rossana (GSE)" w:date="2025-09-05T11:11:00Z" w16du:dateUtc="2025-09-05T09:11:00Z"/>
              <w:rFonts w:cs="Calibri"/>
            </w:rPr>
          </w:rPrChange>
        </w:rPr>
        <w:pPrChange w:id="17134" w:author="Visone Rossana (GSE)" w:date="2025-09-09T14:44:00Z" w16du:dateUtc="2025-09-09T12:44:00Z">
          <w:pPr>
            <w:numPr>
              <w:numId w:val="28"/>
            </w:numPr>
            <w:spacing w:after="120"/>
            <w:ind w:left="641" w:hanging="357"/>
            <w:jc w:val="both"/>
          </w:pPr>
        </w:pPrChange>
      </w:pPr>
      <w:ins w:id="17135" w:author="Visone Rossana (GSE)" w:date="2025-09-05T10:50:00Z" w16du:dateUtc="2025-09-05T08:50:00Z">
        <w:r w:rsidRPr="008B1DFF">
          <w:rPr>
            <w:rFonts w:cstheme="minorHAnsi"/>
            <w:sz w:val="22"/>
            <w:szCs w:val="22"/>
            <w:rPrChange w:id="17136" w:author="Visone Rossana (GSE)" w:date="2025-09-09T14:45:00Z" w16du:dateUtc="2025-09-09T12:45:00Z">
              <w:rPr>
                <w:rFonts w:cs="Calibri"/>
              </w:rPr>
            </w:rPrChange>
          </w:rPr>
          <w:t xml:space="preserve">la documentazione da conservare a cura del Soggetto Responsabile. </w:t>
        </w:r>
      </w:ins>
    </w:p>
    <w:p w14:paraId="4F026A64" w14:textId="77777777" w:rsidR="00544E81" w:rsidDel="004676AC" w:rsidRDefault="00544E81">
      <w:pPr>
        <w:spacing w:after="120"/>
        <w:jc w:val="both"/>
        <w:rPr>
          <w:del w:id="17137" w:author="Visone Rossana (GSE)" w:date="2025-10-06T14:52:00Z" w16du:dateUtc="2025-10-06T12:52:00Z"/>
          <w:rFonts w:ascii="Arial" w:hAnsi="Arial" w:cstheme="minorHAnsi"/>
          <w:b/>
          <w:sz w:val="22"/>
          <w:szCs w:val="22"/>
          <w:highlight w:val="yellow"/>
        </w:rPr>
      </w:pPr>
      <w:ins w:id="17138" w:author="Visone Rossana (GSE)" w:date="2025-09-05T11:11:00Z" w16du:dateUtc="2025-09-05T09:11:00Z">
        <w:del w:id="17139" w:author="Visone Rossana (GSE)" w:date="2025-10-06T14:52:00Z" w16du:dateUtc="2025-10-06T12:52:00Z">
          <w:r w:rsidRPr="008B1DFF" w:rsidDel="005C6619">
            <w:rPr>
              <w:rFonts w:ascii="Arial" w:hAnsi="Arial" w:cstheme="minorHAnsi"/>
              <w:b/>
              <w:sz w:val="22"/>
              <w:szCs w:val="22"/>
              <w:highlight w:val="yellow"/>
              <w:rPrChange w:id="17140" w:author="Visone Rossana (GSE)" w:date="2025-09-09T14:45:00Z" w16du:dateUtc="2025-09-09T12:45:00Z">
                <w:rPr>
                  <w:rFonts w:ascii="Arial" w:hAnsi="Arial" w:cs="Calibri"/>
                  <w:b/>
                  <w:bCs/>
                  <w:highlight w:val="yellow"/>
                </w:rPr>
              </w:rPrChange>
            </w:rPr>
            <w:delText>Calcolo degli incentivi</w:delText>
          </w:r>
        </w:del>
      </w:ins>
    </w:p>
    <w:p w14:paraId="68518440" w14:textId="3959128E" w:rsidR="004676AC" w:rsidRDefault="004676AC">
      <w:pPr>
        <w:pStyle w:val="NORMALEGSE"/>
        <w:spacing w:after="120" w:line="276" w:lineRule="auto"/>
        <w:jc w:val="both"/>
        <w:rPr>
          <w:ins w:id="17141" w:author="Visone Rossana (GSE)" w:date="2025-10-12T18:16:00Z" w16du:dateUtc="2025-10-12T16:16:00Z"/>
          <w:del w:id="17142" w:author="Visone Rossana (GSE)" w:date="2025-10-14T09:40:00Z" w16du:dateUtc="2025-10-14T07:40:00Z"/>
          <w:rFonts w:cstheme="minorHAnsi"/>
          <w:b/>
          <w:sz w:val="22"/>
          <w:szCs w:val="22"/>
          <w:highlight w:val="yellow"/>
        </w:rPr>
      </w:pPr>
    </w:p>
    <w:p w14:paraId="5B0742CB" w14:textId="0BCDE153" w:rsidR="004676AC" w:rsidRDefault="004676AC">
      <w:pPr>
        <w:pStyle w:val="NORMALEGSE"/>
        <w:spacing w:after="120" w:line="276" w:lineRule="auto"/>
        <w:jc w:val="both"/>
        <w:rPr>
          <w:ins w:id="17143" w:author="Visone Rossana (GSE)" w:date="2025-10-12T18:16:00Z" w16du:dateUtc="2025-10-12T16:16:00Z"/>
          <w:del w:id="17144" w:author="Visone Rossana (GSE)" w:date="2025-10-14T09:40:00Z" w16du:dateUtc="2025-10-14T07:40:00Z"/>
          <w:rFonts w:cstheme="minorHAnsi"/>
          <w:b/>
          <w:sz w:val="22"/>
          <w:szCs w:val="22"/>
          <w:highlight w:val="yellow"/>
        </w:rPr>
      </w:pPr>
    </w:p>
    <w:p w14:paraId="779D59A3" w14:textId="1886D727" w:rsidR="004676AC" w:rsidRDefault="004676AC">
      <w:pPr>
        <w:pStyle w:val="NORMALEGSE"/>
        <w:spacing w:after="120" w:line="276" w:lineRule="auto"/>
        <w:jc w:val="both"/>
        <w:rPr>
          <w:ins w:id="17145" w:author="Visone Rossana (GSE)" w:date="2025-10-12T18:16:00Z" w16du:dateUtc="2025-10-12T16:16:00Z"/>
          <w:del w:id="17146" w:author="Visone Rossana (GSE)" w:date="2025-10-14T09:40:00Z" w16du:dateUtc="2025-10-14T07:40:00Z"/>
          <w:rFonts w:cstheme="minorHAnsi"/>
          <w:b/>
          <w:sz w:val="22"/>
          <w:szCs w:val="22"/>
          <w:highlight w:val="yellow"/>
        </w:rPr>
      </w:pPr>
    </w:p>
    <w:p w14:paraId="005A491C" w14:textId="2AD0F246" w:rsidR="004676AC" w:rsidRPr="008B1DFF" w:rsidRDefault="004676AC">
      <w:pPr>
        <w:pStyle w:val="NORMALEGSE"/>
        <w:spacing w:after="120" w:line="276" w:lineRule="auto"/>
        <w:jc w:val="both"/>
        <w:rPr>
          <w:ins w:id="17147" w:author="Visone Rossana (GSE)" w:date="2025-10-12T18:16:00Z" w16du:dateUtc="2025-10-12T16:16:00Z"/>
          <w:del w:id="17148" w:author="Visone Rossana (GSE)" w:date="2025-10-14T09:40:00Z" w16du:dateUtc="2025-10-14T07:40:00Z"/>
          <w:rFonts w:asciiTheme="minorHAnsi" w:hAnsiTheme="minorHAnsi" w:cstheme="minorHAnsi"/>
          <w:b/>
          <w:bCs/>
          <w:sz w:val="22"/>
          <w:szCs w:val="22"/>
          <w:highlight w:val="yellow"/>
          <w:rPrChange w:id="17149" w:author="Visone Rossana (GSE)" w:date="2025-09-09T14:45:00Z" w16du:dateUtc="2025-09-09T12:45:00Z">
            <w:rPr>
              <w:ins w:id="17150" w:author="Visone Rossana (GSE)" w:date="2025-10-12T18:16:00Z" w16du:dateUtc="2025-10-12T16:16:00Z"/>
              <w:del w:id="17151" w:author="Visone Rossana (GSE)" w:date="2025-10-14T09:40:00Z" w16du:dateUtc="2025-10-14T07:40:00Z"/>
              <w:rFonts w:asciiTheme="minorHAnsi" w:hAnsiTheme="minorHAnsi" w:cs="Calibri"/>
              <w:b/>
              <w:bCs/>
              <w:highlight w:val="yellow"/>
            </w:rPr>
          </w:rPrChange>
        </w:rPr>
        <w:pPrChange w:id="17152" w:author="Visone Rossana (GSE)" w:date="2025-09-09T14:44:00Z" w16du:dateUtc="2025-09-09T12:44:00Z">
          <w:pPr>
            <w:pStyle w:val="NORMALEGSE"/>
            <w:numPr>
              <w:numId w:val="28"/>
            </w:numPr>
            <w:spacing w:after="120"/>
            <w:ind w:left="720" w:hanging="360"/>
            <w:jc w:val="both"/>
          </w:pPr>
        </w:pPrChange>
      </w:pPr>
    </w:p>
    <w:p w14:paraId="2AB8710C" w14:textId="3CD0ADDC" w:rsidR="00544E81" w:rsidRPr="008B1DFF" w:rsidDel="005C6619" w:rsidRDefault="00544E81">
      <w:pPr>
        <w:pStyle w:val="NORMALEGSE"/>
        <w:spacing w:after="120" w:line="276" w:lineRule="auto"/>
        <w:jc w:val="both"/>
        <w:rPr>
          <w:ins w:id="17153" w:author="Visone Rossana (GSE)" w:date="2025-09-05T11:11:00Z" w16du:dateUtc="2025-09-05T09:11:00Z"/>
          <w:del w:id="17154" w:author="Visone Rossana (GSE)" w:date="2025-10-06T14:52:00Z" w16du:dateUtc="2025-10-06T12:52:00Z"/>
          <w:rFonts w:asciiTheme="minorHAnsi" w:hAnsiTheme="minorHAnsi" w:cstheme="minorHAnsi"/>
          <w:sz w:val="22"/>
          <w:szCs w:val="22"/>
          <w:rPrChange w:id="17155" w:author="Visone Rossana (GSE)" w:date="2025-09-09T14:45:00Z" w16du:dateUtc="2025-09-09T12:45:00Z">
            <w:rPr>
              <w:ins w:id="17156" w:author="Visone Rossana (GSE)" w:date="2025-09-05T11:11:00Z" w16du:dateUtc="2025-09-05T09:11:00Z"/>
              <w:del w:id="17157" w:author="Visone Rossana (GSE)" w:date="2025-10-06T14:52:00Z" w16du:dateUtc="2025-10-06T12:52:00Z"/>
              <w:rFonts w:asciiTheme="minorHAnsi" w:hAnsiTheme="minorHAnsi" w:cs="Calibri"/>
            </w:rPr>
          </w:rPrChange>
        </w:rPr>
        <w:pPrChange w:id="17158" w:author="Visone Rossana (GSE)" w:date="2025-09-09T14:44:00Z" w16du:dateUtc="2025-09-09T12:44:00Z">
          <w:pPr>
            <w:pStyle w:val="NORMALEGSE"/>
            <w:numPr>
              <w:numId w:val="28"/>
            </w:numPr>
            <w:spacing w:after="120"/>
            <w:ind w:left="720" w:hanging="360"/>
            <w:jc w:val="both"/>
          </w:pPr>
        </w:pPrChange>
      </w:pPr>
      <w:ins w:id="17159" w:author="Visone Rossana (GSE)" w:date="2025-09-05T11:11:00Z" w16du:dateUtc="2025-09-05T09:11:00Z">
        <w:del w:id="17160" w:author="Visone Rossana (GSE)" w:date="2025-10-06T14:52:00Z" w16du:dateUtc="2025-10-06T12:52:00Z">
          <w:r w:rsidRPr="008B1DFF" w:rsidDel="005C6619">
            <w:rPr>
              <w:rFonts w:cstheme="minorHAnsi"/>
              <w:sz w:val="22"/>
              <w:szCs w:val="22"/>
              <w:highlight w:val="yellow"/>
              <w:rPrChange w:id="17161" w:author="Visone Rossana (GSE)" w:date="2025-09-09T14:45:00Z" w16du:dateUtc="2025-09-09T12:45:00Z">
                <w:rPr>
                  <w:rFonts w:cs="Calibri"/>
                  <w:highlight w:val="yellow"/>
                </w:rPr>
              </w:rPrChange>
            </w:rPr>
            <w:delText xml:space="preserve">Inserire tabella riepilogativa da valutare se mettere qui o nel paragrafo generale “Quantificazione incentivo” </w:delText>
          </w:r>
        </w:del>
      </w:ins>
    </w:p>
    <w:p w14:paraId="04D4BD41" w14:textId="6C683972" w:rsidR="00544E81" w:rsidRDefault="00544E81">
      <w:pPr>
        <w:spacing w:after="120"/>
        <w:jc w:val="both"/>
        <w:rPr>
          <w:ins w:id="17162" w:author="Visone Rossana (GSE)" w:date="2025-10-06T14:52:00Z" w16du:dateUtc="2025-10-06T12:52:00Z"/>
          <w:del w:id="17163" w:author="Visone Rossana (GSE)" w:date="2025-10-14T09:40:00Z" w16du:dateUtc="2025-10-14T07:40:00Z"/>
          <w:rFonts w:cs="Calibri"/>
        </w:rPr>
      </w:pPr>
    </w:p>
    <w:p w14:paraId="126E9A1D" w14:textId="27C5C458" w:rsidR="005C6619" w:rsidRDefault="005C6619">
      <w:pPr>
        <w:spacing w:after="120"/>
        <w:jc w:val="both"/>
        <w:rPr>
          <w:ins w:id="17164" w:author="Visone Rossana (GSE)" w:date="2025-10-06T14:52:00Z" w16du:dateUtc="2025-10-06T12:52:00Z"/>
          <w:del w:id="17165" w:author="Visone Rossana (GSE)" w:date="2025-10-14T09:40:00Z" w16du:dateUtc="2025-10-14T07:40:00Z"/>
          <w:rFonts w:cs="Calibri"/>
        </w:rPr>
      </w:pPr>
    </w:p>
    <w:p w14:paraId="7E6D0C4F" w14:textId="6C2D581E" w:rsidR="005C6619" w:rsidRDefault="005C6619">
      <w:pPr>
        <w:spacing w:after="120"/>
        <w:jc w:val="both"/>
        <w:rPr>
          <w:ins w:id="17166" w:author="Visone Rossana (GSE)" w:date="2025-10-06T14:52:00Z" w16du:dateUtc="2025-10-06T12:52:00Z"/>
          <w:del w:id="17167" w:author="Visone Rossana (GSE)" w:date="2025-10-14T09:40:00Z" w16du:dateUtc="2025-10-14T07:40:00Z"/>
          <w:rFonts w:cs="Calibri"/>
        </w:rPr>
      </w:pPr>
    </w:p>
    <w:p w14:paraId="5E0BC74D" w14:textId="77777777" w:rsidR="005C6619" w:rsidRDefault="005C6619">
      <w:pPr>
        <w:spacing w:after="120"/>
        <w:jc w:val="both"/>
        <w:rPr>
          <w:ins w:id="17168" w:author="Visone Rossana (GSE)" w:date="2025-10-14T09:41:00Z" w16du:dateUtc="2025-10-14T07:41:00Z"/>
          <w:rFonts w:cs="Calibri"/>
        </w:rPr>
      </w:pPr>
    </w:p>
    <w:p w14:paraId="2D0D9034" w14:textId="77777777" w:rsidR="0075065F" w:rsidRDefault="0075065F">
      <w:pPr>
        <w:spacing w:after="120"/>
        <w:jc w:val="both"/>
        <w:rPr>
          <w:ins w:id="17169" w:author="Visone Rossana (GSE)" w:date="2025-10-14T09:41:00Z" w16du:dateUtc="2025-10-14T07:41:00Z"/>
          <w:rFonts w:cs="Calibri"/>
        </w:rPr>
      </w:pPr>
      <w:bookmarkStart w:id="17170" w:name="_Toc207969243"/>
      <w:bookmarkStart w:id="17171" w:name="_Toc207969475"/>
      <w:bookmarkStart w:id="17172" w:name="_Toc207970736"/>
      <w:bookmarkStart w:id="17173" w:name="_Toc208302394"/>
      <w:bookmarkStart w:id="17174" w:name="_Toc208307155"/>
      <w:bookmarkStart w:id="17175" w:name="_Toc208308653"/>
      <w:bookmarkStart w:id="17176" w:name="_Toc208309031"/>
      <w:bookmarkStart w:id="17177" w:name="_Toc208320755"/>
      <w:bookmarkStart w:id="17178" w:name="_Toc208322049"/>
      <w:bookmarkStart w:id="17179" w:name="_Toc208390060"/>
      <w:bookmarkStart w:id="17180" w:name="_Toc209518529"/>
      <w:bookmarkStart w:id="17181" w:name="_Toc209615497"/>
      <w:bookmarkStart w:id="17182" w:name="_Toc210029815"/>
      <w:bookmarkStart w:id="17183" w:name="_Toc210030147"/>
      <w:bookmarkStart w:id="17184" w:name="_Toc210312128"/>
      <w:bookmarkStart w:id="17185" w:name="_Toc210658994"/>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p>
    <w:p w14:paraId="47798AE1" w14:textId="77777777" w:rsidR="0075065F" w:rsidRDefault="0075065F">
      <w:pPr>
        <w:spacing w:after="120"/>
        <w:jc w:val="both"/>
        <w:rPr>
          <w:ins w:id="17186" w:author="Visone Rossana (GSE)" w:date="2025-10-14T09:41:00Z" w16du:dateUtc="2025-10-14T07:41:00Z"/>
          <w:rFonts w:cs="Calibri"/>
        </w:rPr>
      </w:pPr>
    </w:p>
    <w:p w14:paraId="1CE39CE3" w14:textId="5FD68C47" w:rsidR="0075065F" w:rsidRDefault="0075065F">
      <w:pPr>
        <w:spacing w:after="120"/>
        <w:jc w:val="both"/>
        <w:rPr>
          <w:ins w:id="17187" w:author="Visone Rossana (GSE)" w:date="2025-10-14T09:41:00Z" w16du:dateUtc="2025-10-14T07:41:00Z"/>
          <w:del w:id="17188" w:author="Oliosi Francesco (GSE)" w:date="2025-10-15T10:22:00Z" w16du:dateUtc="2025-10-15T08:22:00Z"/>
          <w:rFonts w:cs="Calibri"/>
        </w:rPr>
      </w:pPr>
    </w:p>
    <w:p w14:paraId="4A0CD591" w14:textId="583711D8" w:rsidR="0075065F" w:rsidRDefault="0075065F">
      <w:pPr>
        <w:spacing w:after="120"/>
        <w:jc w:val="both"/>
        <w:rPr>
          <w:ins w:id="17189" w:author="Visone Rossana (GSE)" w:date="2025-10-14T09:41:00Z" w16du:dateUtc="2025-10-14T07:41:00Z"/>
          <w:del w:id="17190" w:author="Oliosi Francesco (GSE)" w:date="2025-10-15T10:22:00Z" w16du:dateUtc="2025-10-15T08:22:00Z"/>
          <w:rFonts w:cs="Calibri"/>
        </w:rPr>
      </w:pPr>
    </w:p>
    <w:p w14:paraId="746F7BA8" w14:textId="73DAE63E" w:rsidR="0075065F" w:rsidRDefault="0075065F">
      <w:pPr>
        <w:spacing w:after="120"/>
        <w:jc w:val="both"/>
        <w:rPr>
          <w:ins w:id="17191" w:author="Visone Rossana (GSE)" w:date="2025-10-14T09:41:00Z" w16du:dateUtc="2025-10-14T07:41:00Z"/>
          <w:del w:id="17192" w:author="Oliosi Francesco (GSE)" w:date="2025-10-15T10:22:00Z" w16du:dateUtc="2025-10-15T08:22:00Z"/>
          <w:rFonts w:cs="Calibri"/>
        </w:rPr>
      </w:pPr>
    </w:p>
    <w:p w14:paraId="15E8F914" w14:textId="2FBFCF5C" w:rsidR="0075065F" w:rsidRDefault="0075065F">
      <w:pPr>
        <w:spacing w:after="120"/>
        <w:jc w:val="both"/>
        <w:rPr>
          <w:ins w:id="17193" w:author="Visone Rossana (GSE)" w:date="2025-10-14T09:41:00Z" w16du:dateUtc="2025-10-14T07:41:00Z"/>
          <w:del w:id="17194" w:author="Oliosi Francesco (GSE)" w:date="2025-10-15T10:22:00Z" w16du:dateUtc="2025-10-15T08:22:00Z"/>
          <w:rFonts w:cs="Calibri"/>
        </w:rPr>
      </w:pPr>
    </w:p>
    <w:p w14:paraId="7A67E6EB" w14:textId="3FD571D2" w:rsidR="0075065F" w:rsidRDefault="0075065F">
      <w:pPr>
        <w:spacing w:after="120"/>
        <w:jc w:val="both"/>
        <w:rPr>
          <w:ins w:id="17195" w:author="Visone Rossana (GSE)" w:date="2025-10-14T09:41:00Z" w16du:dateUtc="2025-10-14T07:41:00Z"/>
          <w:del w:id="17196" w:author="Oliosi Francesco (GSE)" w:date="2025-10-15T10:22:00Z" w16du:dateUtc="2025-10-15T08:22:00Z"/>
          <w:rFonts w:cs="Calibri"/>
        </w:rPr>
      </w:pPr>
    </w:p>
    <w:p w14:paraId="6E746E90" w14:textId="72D20F5C" w:rsidR="0075065F" w:rsidRDefault="0075065F">
      <w:pPr>
        <w:spacing w:after="120"/>
        <w:jc w:val="both"/>
        <w:rPr>
          <w:ins w:id="17197" w:author="Visone Rossana (GSE)" w:date="2025-10-14T09:41:00Z" w16du:dateUtc="2025-10-14T07:41:00Z"/>
          <w:del w:id="17198" w:author="Oliosi Francesco (GSE)" w:date="2025-10-15T10:22:00Z" w16du:dateUtc="2025-10-15T08:22:00Z"/>
          <w:rFonts w:cs="Calibri"/>
        </w:rPr>
      </w:pPr>
    </w:p>
    <w:p w14:paraId="5DF7D814" w14:textId="208CAF1B" w:rsidR="0075065F" w:rsidRDefault="0075065F">
      <w:pPr>
        <w:spacing w:after="120"/>
        <w:jc w:val="both"/>
        <w:rPr>
          <w:ins w:id="17199" w:author="Visone Rossana (GSE)" w:date="2025-10-14T09:41:00Z" w16du:dateUtc="2025-10-14T07:41:00Z"/>
          <w:del w:id="17200" w:author="Oliosi Francesco (GSE)" w:date="2025-10-15T10:22:00Z" w16du:dateUtc="2025-10-15T08:22:00Z"/>
          <w:rFonts w:cs="Calibri"/>
        </w:rPr>
      </w:pPr>
    </w:p>
    <w:p w14:paraId="3D731E8D" w14:textId="405D8BFE" w:rsidR="0075065F" w:rsidRDefault="0075065F">
      <w:pPr>
        <w:spacing w:after="120"/>
        <w:jc w:val="both"/>
        <w:rPr>
          <w:ins w:id="17201" w:author="Visone Rossana (GSE)" w:date="2025-10-14T09:41:00Z" w16du:dateUtc="2025-10-14T07:41:00Z"/>
          <w:del w:id="17202" w:author="Oliosi Francesco (GSE)" w:date="2025-10-15T10:22:00Z" w16du:dateUtc="2025-10-15T08:22:00Z"/>
          <w:rFonts w:cs="Calibri"/>
        </w:rPr>
      </w:pPr>
    </w:p>
    <w:p w14:paraId="4B9AE768" w14:textId="7B681294" w:rsidR="0075065F" w:rsidRDefault="0075065F">
      <w:pPr>
        <w:spacing w:after="120"/>
        <w:jc w:val="both"/>
        <w:rPr>
          <w:ins w:id="17203" w:author="Visone Rossana (GSE)" w:date="2025-10-14T09:41:00Z" w16du:dateUtc="2025-10-14T07:41:00Z"/>
          <w:del w:id="17204" w:author="Oliosi Francesco (GSE)" w:date="2025-10-15T10:22:00Z" w16du:dateUtc="2025-10-15T08:22:00Z"/>
          <w:rFonts w:cs="Calibri"/>
        </w:rPr>
      </w:pPr>
    </w:p>
    <w:p w14:paraId="417B19C2" w14:textId="5863E23B" w:rsidR="0075065F" w:rsidRDefault="0075065F">
      <w:pPr>
        <w:spacing w:after="120"/>
        <w:jc w:val="both"/>
        <w:rPr>
          <w:ins w:id="17205" w:author="Visone Rossana (GSE)" w:date="2025-10-14T09:41:00Z" w16du:dateUtc="2025-10-14T07:41:00Z"/>
          <w:del w:id="17206" w:author="Oliosi Francesco (GSE)" w:date="2025-10-15T10:22:00Z" w16du:dateUtc="2025-10-15T08:22:00Z"/>
          <w:rFonts w:cs="Calibri"/>
        </w:rPr>
      </w:pPr>
    </w:p>
    <w:p w14:paraId="09D2E0AB" w14:textId="7805A09B" w:rsidR="0075065F" w:rsidRDefault="0075065F">
      <w:pPr>
        <w:spacing w:after="120"/>
        <w:jc w:val="both"/>
        <w:rPr>
          <w:ins w:id="17207" w:author="Visone Rossana (GSE)" w:date="2025-10-14T09:41:00Z" w16du:dateUtc="2025-10-14T07:41:00Z"/>
          <w:del w:id="17208" w:author="Oliosi Francesco (GSE)" w:date="2025-10-15T10:22:00Z" w16du:dateUtc="2025-10-15T08:22:00Z"/>
          <w:rFonts w:cs="Calibri"/>
        </w:rPr>
      </w:pPr>
    </w:p>
    <w:p w14:paraId="0C8E5702" w14:textId="77777777" w:rsidR="0075065F" w:rsidRPr="00E9795E" w:rsidRDefault="0075065F">
      <w:pPr>
        <w:rPr>
          <w:ins w:id="17209" w:author="Visone Rossana (GSE)" w:date="2025-09-05T10:52:00Z" w16du:dateUtc="2025-09-05T08:52:00Z"/>
        </w:rPr>
        <w:pPrChange w:id="17210" w:author="Visone Rossana (GSE)" w:date="2025-09-05T11:11:00Z" w16du:dateUtc="2025-09-05T09:11:00Z">
          <w:pPr>
            <w:numPr>
              <w:numId w:val="28"/>
            </w:numPr>
            <w:spacing w:after="120"/>
            <w:ind w:left="641" w:hanging="357"/>
            <w:jc w:val="both"/>
          </w:pPr>
        </w:pPrChange>
      </w:pPr>
    </w:p>
    <w:p w14:paraId="2490DD1C" w14:textId="3EE20BF8" w:rsidR="00DC5515" w:rsidRPr="00C07C38" w:rsidDel="00544E81" w:rsidRDefault="00DC5515">
      <w:pPr>
        <w:pStyle w:val="TITOLO20"/>
        <w:numPr>
          <w:ilvl w:val="1"/>
          <w:numId w:val="292"/>
        </w:numPr>
        <w:ind w:left="567" w:hanging="425"/>
        <w:outlineLvl w:val="1"/>
        <w:rPr>
          <w:ins w:id="17211" w:author="Visone Rossana (GSE)" w:date="2025-09-05T10:50:00Z" w16du:dateUtc="2025-09-05T08:50:00Z"/>
          <w:del w:id="17212" w:author="Visone Rossana (GSE)" w:date="2025-09-05T11:06:00Z" w16du:dateUtc="2025-09-05T09:06:00Z"/>
        </w:rPr>
        <w:pPrChange w:id="17213" w:author="Oliosi Francesco (GSE)" w:date="2025-10-13T18:19:00Z" w16du:dateUtc="2025-10-13T16:19:00Z">
          <w:pPr>
            <w:numPr>
              <w:numId w:val="28"/>
            </w:numPr>
            <w:spacing w:after="120"/>
            <w:ind w:left="641" w:hanging="357"/>
            <w:jc w:val="both"/>
          </w:pPr>
        </w:pPrChange>
      </w:pPr>
      <w:bookmarkStart w:id="17214" w:name="_Toc211327505"/>
      <w:bookmarkStart w:id="17215" w:name="_Toc212462558"/>
      <w:bookmarkEnd w:id="17214"/>
      <w:bookmarkEnd w:id="17215"/>
    </w:p>
    <w:p w14:paraId="19AF412B" w14:textId="016B6BE0" w:rsidR="00B33E66" w:rsidRPr="00B33E66" w:rsidDel="00DC5515" w:rsidRDefault="00B33E66">
      <w:pPr>
        <w:pStyle w:val="TITOLO20"/>
        <w:numPr>
          <w:ilvl w:val="1"/>
          <w:numId w:val="292"/>
        </w:numPr>
        <w:ind w:left="567" w:hanging="425"/>
        <w:outlineLvl w:val="1"/>
        <w:rPr>
          <w:del w:id="17216" w:author="Visone Rossana (GSE)" w:date="2025-09-05T10:51:00Z" w16du:dateUtc="2025-09-05T08:51:00Z"/>
          <w:rPrChange w:id="17217" w:author="Visone Rossana (GSE)" w:date="2025-09-02T11:25:00Z" w16du:dateUtc="2025-09-02T09:25:00Z">
            <w:rPr>
              <w:del w:id="17218" w:author="Visone Rossana (GSE)" w:date="2025-09-05T10:51:00Z" w16du:dateUtc="2025-09-05T08:51:00Z"/>
              <w:rFonts w:asciiTheme="minorHAnsi" w:hAnsiTheme="minorHAnsi" w:cs="Calibri"/>
            </w:rPr>
          </w:rPrChange>
        </w:rPr>
        <w:pPrChange w:id="17219" w:author="Oliosi Francesco (GSE)" w:date="2025-10-13T18:19:00Z" w16du:dateUtc="2025-10-13T16:19:00Z">
          <w:pPr>
            <w:pStyle w:val="NORMALEGSE"/>
            <w:spacing w:after="120"/>
            <w:jc w:val="both"/>
          </w:pPr>
        </w:pPrChange>
      </w:pPr>
      <w:bookmarkStart w:id="17220" w:name="_Toc207969244"/>
      <w:bookmarkStart w:id="17221" w:name="_Toc207969476"/>
      <w:bookmarkStart w:id="17222" w:name="_Toc207970737"/>
      <w:bookmarkStart w:id="17223" w:name="_Toc208302395"/>
      <w:bookmarkStart w:id="17224" w:name="_Toc208307156"/>
      <w:bookmarkStart w:id="17225" w:name="_Toc208308654"/>
      <w:bookmarkStart w:id="17226" w:name="_Toc208309032"/>
      <w:bookmarkStart w:id="17227" w:name="_Toc208320756"/>
      <w:bookmarkStart w:id="17228" w:name="_Toc208322050"/>
      <w:bookmarkStart w:id="17229" w:name="_Toc208390061"/>
      <w:bookmarkStart w:id="17230" w:name="_Toc209518530"/>
      <w:bookmarkStart w:id="17231" w:name="_Toc209615498"/>
      <w:bookmarkStart w:id="17232" w:name="_Toc210029816"/>
      <w:bookmarkStart w:id="17233" w:name="_Toc210030148"/>
      <w:bookmarkStart w:id="17234" w:name="_Toc210312129"/>
      <w:bookmarkStart w:id="17235" w:name="_Toc210658995"/>
      <w:bookmarkStart w:id="17236" w:name="_Toc211327506"/>
      <w:bookmarkStart w:id="17237" w:name="_Toc21246255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bookmarkEnd w:id="17236"/>
      <w:bookmarkEnd w:id="17237"/>
    </w:p>
    <w:p w14:paraId="6A671B62"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425"/>
        <w:jc w:val="both"/>
        <w:outlineLvl w:val="1"/>
        <w:rPr>
          <w:ins w:id="17238" w:author="Oliosi Francesco (GSE)" w:date="2025-10-15T10:22:00Z" w16du:dateUtc="2025-10-15T08:22:00Z"/>
          <w:rFonts w:ascii="Calibri" w:eastAsiaTheme="majorEastAsia" w:hAnsi="Calibri" w:cstheme="majorBidi"/>
          <w:b/>
          <w:bCs/>
          <w:vanish/>
          <w:szCs w:val="26"/>
        </w:rPr>
        <w:pPrChange w:id="17239" w:author="Oliosi Francesco (GSE)" w:date="2025-10-15T10:27:00Z" w16du:dateUtc="2025-10-15T08:27: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17240" w:name="_Toc212462560"/>
      <w:bookmarkStart w:id="17241" w:name="_Toc90649920"/>
      <w:bookmarkStart w:id="17242" w:name="_Toc189046670"/>
      <w:bookmarkEnd w:id="17240"/>
    </w:p>
    <w:p w14:paraId="5C6880E1" w14:textId="77777777" w:rsidR="00726C50" w:rsidRPr="00726C50" w:rsidRDefault="00726C50">
      <w:pPr>
        <w:pStyle w:val="Paragrafoelenco"/>
        <w:keepNext/>
        <w:numPr>
          <w:ilvl w:val="0"/>
          <w:numId w:val="292"/>
        </w:numPr>
        <w:pBdr>
          <w:bottom w:val="single" w:sz="4" w:space="1" w:color="auto"/>
        </w:pBdr>
        <w:spacing w:before="240" w:after="120" w:line="276" w:lineRule="auto"/>
        <w:ind w:left="567" w:right="-142" w:hanging="425"/>
        <w:jc w:val="both"/>
        <w:outlineLvl w:val="1"/>
        <w:rPr>
          <w:ins w:id="17243" w:author="Oliosi Francesco (GSE)" w:date="2025-10-15T10:22:00Z" w16du:dateUtc="2025-10-15T08:22:00Z"/>
          <w:rFonts w:ascii="Calibri" w:eastAsiaTheme="majorEastAsia" w:hAnsi="Calibri" w:cstheme="majorBidi"/>
          <w:b/>
          <w:bCs/>
          <w:vanish/>
          <w:szCs w:val="26"/>
        </w:rPr>
        <w:pPrChange w:id="17244" w:author="Oliosi Francesco (GSE)" w:date="2025-10-15T10:27:00Z" w16du:dateUtc="2025-10-15T08:27:00Z">
          <w:pPr>
            <w:pStyle w:val="Paragrafoelenco"/>
            <w:keepNext/>
            <w:numPr>
              <w:numId w:val="292"/>
            </w:numPr>
            <w:pBdr>
              <w:bottom w:val="single" w:sz="4" w:space="1" w:color="auto"/>
            </w:pBdr>
            <w:spacing w:before="240" w:after="120" w:line="276" w:lineRule="auto"/>
            <w:ind w:left="851" w:right="-142" w:hanging="360"/>
            <w:jc w:val="both"/>
            <w:outlineLvl w:val="2"/>
          </w:pPr>
        </w:pPrChange>
      </w:pPr>
      <w:bookmarkStart w:id="17245" w:name="_Toc212462561"/>
      <w:bookmarkEnd w:id="17245"/>
    </w:p>
    <w:p w14:paraId="4652AE41" w14:textId="10926CE7" w:rsidR="00483B62" w:rsidRPr="00923DC6" w:rsidRDefault="00483B62">
      <w:pPr>
        <w:pStyle w:val="TITOLO20"/>
        <w:numPr>
          <w:ilvl w:val="1"/>
          <w:numId w:val="292"/>
        </w:numPr>
        <w:ind w:left="567" w:hanging="425"/>
        <w:outlineLvl w:val="1"/>
        <w:pPrChange w:id="17246" w:author="Oliosi Francesco (GSE)" w:date="2025-10-15T10:47:00Z" w16du:dateUtc="2025-10-15T08:47:00Z">
          <w:pPr>
            <w:pStyle w:val="TITOLO20"/>
          </w:pPr>
        </w:pPrChange>
      </w:pPr>
      <w:bookmarkStart w:id="17247" w:name="_Toc212462562"/>
      <w:r w:rsidRPr="00923DC6">
        <w:t xml:space="preserve">Isolamento termico di superfici opache delimitanti il volume climatizzato (intervento </w:t>
      </w:r>
      <w:ins w:id="17248" w:author="Visone Rossana (GSE)" w:date="2025-09-02T11:16:00Z" w16du:dateUtc="2025-09-02T09:16:00Z">
        <w:r w:rsidR="00572F4B">
          <w:t>I</w:t>
        </w:r>
      </w:ins>
      <w:ins w:id="17249" w:author="Visone Rossana (GSE)" w:date="2025-09-02T11:26:00Z" w16du:dateUtc="2025-09-02T09:26:00Z">
        <w:r w:rsidR="00B33E66">
          <w:t>I</w:t>
        </w:r>
      </w:ins>
      <w:del w:id="17250" w:author="Visone Rossana (GSE)" w:date="2025-09-02T11:16:00Z" w16du:dateUtc="2025-09-02T09:16:00Z">
        <w:r w:rsidRPr="00923DC6" w:rsidDel="00572F4B">
          <w:delText>1</w:delText>
        </w:r>
      </w:del>
      <w:r w:rsidRPr="00923DC6">
        <w:t xml:space="preserve">.A - art. </w:t>
      </w:r>
      <w:ins w:id="17251" w:author="Visone Rossana (GSE)" w:date="2025-09-02T10:49:00Z" w16du:dateUtc="2025-09-02T08:49:00Z">
        <w:r w:rsidR="002B321D">
          <w:t>5</w:t>
        </w:r>
      </w:ins>
      <w:del w:id="17252" w:author="Visone Rossana (GSE)" w:date="2025-09-02T10:49:00Z" w16du:dateUtc="2025-09-02T08:49:00Z">
        <w:r w:rsidRPr="00923DC6" w:rsidDel="002B321D">
          <w:delText>4</w:delText>
        </w:r>
      </w:del>
      <w:r w:rsidRPr="00923DC6">
        <w:t>, comma 1, lettera a)</w:t>
      </w:r>
      <w:bookmarkEnd w:id="17241"/>
      <w:bookmarkEnd w:id="17242"/>
      <w:bookmarkEnd w:id="17247"/>
      <w:r w:rsidRPr="00923DC6">
        <w:t xml:space="preserve"> </w:t>
      </w:r>
    </w:p>
    <w:p w14:paraId="2A958D18" w14:textId="1B71326C" w:rsidR="00483B62" w:rsidRPr="00E92860" w:rsidRDefault="003F6374">
      <w:pPr>
        <w:pStyle w:val="NORMALEGSE"/>
        <w:spacing w:after="120" w:line="276" w:lineRule="auto"/>
        <w:jc w:val="both"/>
        <w:rPr>
          <w:ins w:id="17253" w:author="Visone Rossana (GSE)" w:date="2025-10-05T18:11:00Z" w16du:dateUtc="2025-10-05T16:11:00Z"/>
          <w:rFonts w:ascii="Calibri" w:eastAsia="Aptos" w:hAnsi="Calibri" w:cs="Calibri"/>
          <w:kern w:val="2"/>
          <w:sz w:val="22"/>
          <w:szCs w:val="22"/>
          <w:rPrChange w:id="17254" w:author="Visone Rossana (GSE)" w:date="2025-10-05T18:11:00Z" w16du:dateUtc="2025-10-05T16:11:00Z">
            <w:rPr>
              <w:ins w:id="17255" w:author="Visone Rossana (GSE)" w:date="2025-10-05T18:11:00Z" w16du:dateUtc="2025-10-05T16:11:00Z"/>
              <w:rFonts w:asciiTheme="minorHAnsi" w:hAnsiTheme="minorHAnsi" w:cs="Calibri"/>
            </w:rPr>
          </w:rPrChange>
        </w:rPr>
        <w:pPrChange w:id="17256" w:author="Visone Rossana (GSE)" w:date="2025-10-05T18:11:00Z" w16du:dateUtc="2025-10-05T16:11:00Z">
          <w:pPr>
            <w:pStyle w:val="NORMALEGSE"/>
            <w:spacing w:after="120"/>
            <w:jc w:val="both"/>
          </w:pPr>
        </w:pPrChange>
      </w:pPr>
      <w:ins w:id="17257" w:author="Visone Rossana (GSE)" w:date="2025-10-05T18:10:00Z">
        <w:r w:rsidRPr="00E92860">
          <w:rPr>
            <w:rFonts w:ascii="Calibri" w:eastAsia="Aptos" w:hAnsi="Calibri" w:cs="Calibri"/>
            <w:kern w:val="2"/>
            <w:sz w:val="22"/>
            <w:szCs w:val="22"/>
            <w:rPrChange w:id="17258" w:author="Visone Rossana (GSE)" w:date="2025-10-05T18:11:00Z" w16du:dateUtc="2025-10-05T16:11:00Z">
              <w:rPr>
                <w:rFonts w:asciiTheme="minorHAnsi" w:hAnsiTheme="minorHAnsi" w:cs="Calibri"/>
              </w:rPr>
            </w:rPrChange>
          </w:rPr>
          <w:t>L’intervento incentivabile consiste nell’isolamento di coperture, pavimenti/solai e pareti perimetrali di edifici esistenti, parti di edifici esistenti o unità immobiliari esistenti</w:t>
        </w:r>
        <w:del w:id="17259" w:author="Visone Rossana (GSE)" w:date="2025-10-17T16:39:00Z" w16du:dateUtc="2025-10-17T14:39:00Z">
          <w:r w:rsidRPr="00E92860" w:rsidDel="00EC2DDC">
            <w:rPr>
              <w:rFonts w:ascii="Calibri" w:eastAsia="Aptos" w:hAnsi="Calibri" w:cs="Calibri"/>
              <w:kern w:val="2"/>
              <w:sz w:val="22"/>
              <w:szCs w:val="22"/>
              <w:rPrChange w:id="17260" w:author="Visone Rossana (GSE)" w:date="2025-10-05T18:11:00Z" w16du:dateUtc="2025-10-05T16:11:00Z">
                <w:rPr>
                  <w:rFonts w:asciiTheme="minorHAnsi" w:hAnsiTheme="minorHAnsi" w:cs="Calibri"/>
                </w:rPr>
              </w:rPrChange>
            </w:rPr>
            <w:delText xml:space="preserve"> </w:delText>
          </w:r>
        </w:del>
        <w:del w:id="17261" w:author="Visone Rossana (GSE)" w:date="2025-10-12T17:51:00Z" w16du:dateUtc="2025-10-12T15:51:00Z">
          <w:r w:rsidRPr="00E92860" w:rsidDel="00851CFB">
            <w:rPr>
              <w:rFonts w:ascii="Calibri" w:eastAsia="Aptos" w:hAnsi="Calibri" w:cs="Calibri"/>
              <w:kern w:val="2"/>
              <w:sz w:val="22"/>
              <w:szCs w:val="22"/>
              <w:rPrChange w:id="17262" w:author="Visone Rossana (GSE)" w:date="2025-10-05T18:11:00Z" w16du:dateUtc="2025-10-05T16:11:00Z">
                <w:rPr>
                  <w:rFonts w:asciiTheme="minorHAnsi" w:hAnsiTheme="minorHAnsi" w:cs="Calibri"/>
                </w:rPr>
              </w:rPrChange>
            </w:rPr>
            <w:delText>di qualsiasi categoria catastale</w:delText>
          </w:r>
        </w:del>
        <w:r w:rsidRPr="00E92860">
          <w:rPr>
            <w:rFonts w:ascii="Calibri" w:eastAsia="Aptos" w:hAnsi="Calibri" w:cs="Calibri"/>
            <w:kern w:val="2"/>
            <w:sz w:val="22"/>
            <w:szCs w:val="22"/>
            <w:rPrChange w:id="17263" w:author="Visone Rossana (GSE)" w:date="2025-10-05T18:11:00Z" w16du:dateUtc="2025-10-05T16:11:00Z">
              <w:rPr>
                <w:rFonts w:asciiTheme="minorHAnsi" w:hAnsiTheme="minorHAnsi" w:cs="Calibri"/>
              </w:rPr>
            </w:rPrChange>
          </w:rPr>
          <w:t>, dotati di impianto di climatizzazione.</w:t>
        </w:r>
      </w:ins>
    </w:p>
    <w:p w14:paraId="54E3D477" w14:textId="6E9A2B0A" w:rsidR="003F6374" w:rsidRPr="005505F6" w:rsidRDefault="003F6374">
      <w:pPr>
        <w:pStyle w:val="TITOLO20"/>
        <w:numPr>
          <w:ilvl w:val="2"/>
          <w:numId w:val="292"/>
        </w:numPr>
        <w:ind w:left="1134" w:hanging="708"/>
        <w:rPr>
          <w:ins w:id="17264" w:author="Visone Rossana (GSE)" w:date="2025-10-05T18:11:00Z" w16du:dateUtc="2025-10-05T16:11:00Z"/>
        </w:rPr>
        <w:pPrChange w:id="17265" w:author="Oliosi Francesco (GSE)" w:date="2025-10-13T18:39:00Z" w16du:dateUtc="2025-10-13T16:39:00Z">
          <w:pPr>
            <w:pStyle w:val="TITOLO3GSE"/>
          </w:pPr>
        </w:pPrChange>
      </w:pPr>
      <w:bookmarkStart w:id="17266" w:name="_Toc212462563"/>
      <w:ins w:id="17267" w:author="Visone Rossana (GSE)" w:date="2025-10-05T18:11:00Z" w16du:dateUtc="2025-10-05T16:11:00Z">
        <w:r w:rsidRPr="005505F6">
          <w:t>Soggetti che possono richiedere l’incentivo</w:t>
        </w:r>
        <w:bookmarkEnd w:id="17266"/>
      </w:ins>
    </w:p>
    <w:p w14:paraId="435AAB34" w14:textId="45964181" w:rsidR="003F6374" w:rsidRPr="005750B8" w:rsidRDefault="003F6374" w:rsidP="003F6374">
      <w:pPr>
        <w:spacing w:line="276" w:lineRule="auto"/>
        <w:jc w:val="both"/>
        <w:rPr>
          <w:ins w:id="17268" w:author="Visone Rossana (GSE)" w:date="2025-10-05T18:11:00Z" w16du:dateUtc="2025-10-05T16:11:00Z"/>
          <w:rFonts w:ascii="Calibri" w:eastAsia="Aptos" w:hAnsi="Calibri" w:cs="Calibri"/>
          <w:kern w:val="2"/>
          <w:sz w:val="22"/>
          <w:szCs w:val="22"/>
        </w:rPr>
      </w:pPr>
      <w:ins w:id="17269" w:author="Visone Rossana (GSE)" w:date="2025-10-05T18:11:00Z" w16du:dateUtc="2025-10-05T16:11:00Z">
        <w:r w:rsidRPr="005750B8">
          <w:rPr>
            <w:rFonts w:ascii="Calibri" w:eastAsia="Aptos" w:hAnsi="Calibri" w:cs="Calibri"/>
            <w:kern w:val="2"/>
            <w:sz w:val="22"/>
            <w:szCs w:val="22"/>
          </w:rPr>
          <w:t>Possono accedere all’intervento</w:t>
        </w:r>
      </w:ins>
      <w:ins w:id="17270" w:author="Visone Rossana (GSE)" w:date="2025-10-21T18:42:00Z" w16du:dateUtc="2025-10-21T16:42:00Z">
        <w:r w:rsidR="00C34F30" w:rsidRPr="00C34F30">
          <w:rPr>
            <w:rFonts w:ascii="Calibri" w:eastAsia="Aptos" w:hAnsi="Calibri" w:cs="Calibri"/>
            <w:kern w:val="2"/>
            <w:sz w:val="22"/>
            <w:szCs w:val="22"/>
          </w:rPr>
          <w:t xml:space="preserve"> </w:t>
        </w:r>
        <w:r w:rsidR="00C34F30">
          <w:rPr>
            <w:rFonts w:ascii="Calibri" w:eastAsia="Aptos" w:hAnsi="Calibri" w:cs="Calibri"/>
            <w:kern w:val="2"/>
            <w:sz w:val="22"/>
            <w:szCs w:val="22"/>
          </w:rPr>
          <w:t>direttamente, o indirettamente tramite ESCO ed altri soggetti abilitati nelle modalità indicate al paragrafo 3.5, i seguenti soggetti:</w:t>
        </w:r>
      </w:ins>
      <w:ins w:id="17271" w:author="Visone Rossana (GSE)" w:date="2025-10-05T18:11:00Z" w16du:dateUtc="2025-10-05T16:11:00Z">
        <w:del w:id="17272" w:author="Visone Rossana (GSE)" w:date="2025-10-21T18:42:00Z" w16du:dateUtc="2025-10-21T16:42:00Z">
          <w:r w:rsidRPr="005750B8" w:rsidDel="00C34F30">
            <w:rPr>
              <w:rFonts w:ascii="Calibri" w:eastAsia="Aptos" w:hAnsi="Calibri" w:cs="Calibri"/>
              <w:kern w:val="2"/>
              <w:sz w:val="22"/>
              <w:szCs w:val="22"/>
            </w:rPr>
            <w:delText>:</w:delText>
          </w:r>
        </w:del>
      </w:ins>
    </w:p>
    <w:p w14:paraId="0866B8CB" w14:textId="77777777" w:rsidR="003F6374" w:rsidRPr="005750B8" w:rsidRDefault="003F6374" w:rsidP="003F6374">
      <w:pPr>
        <w:pStyle w:val="Paragrafoelenco"/>
        <w:numPr>
          <w:ilvl w:val="0"/>
          <w:numId w:val="142"/>
        </w:numPr>
        <w:spacing w:line="276" w:lineRule="auto"/>
        <w:ind w:hanging="294"/>
        <w:jc w:val="both"/>
        <w:rPr>
          <w:ins w:id="17273" w:author="Visone Rossana (GSE)" w:date="2025-10-05T18:11:00Z" w16du:dateUtc="2025-10-05T16:11:00Z"/>
          <w:rFonts w:ascii="Calibri" w:eastAsia="Aptos" w:hAnsi="Calibri" w:cs="Calibri"/>
          <w:sz w:val="22"/>
          <w:szCs w:val="22"/>
          <w:rPrChange w:id="17274" w:author="Rivera Cordero Daybeth Gabriela (GSE)" w:date="2025-10-08T14:37:00Z" w16du:dateUtc="2025-10-08T12:37:00Z">
            <w:rPr>
              <w:ins w:id="17275" w:author="Visone Rossana (GSE)" w:date="2025-10-05T18:11:00Z" w16du:dateUtc="2025-10-05T16:11:00Z"/>
              <w:rFonts w:ascii="Calibri" w:eastAsia="Aptos" w:hAnsi="Calibri" w:cs="Calibri"/>
              <w:kern w:val="2"/>
              <w:sz w:val="22"/>
              <w:szCs w:val="22"/>
            </w:rPr>
          </w:rPrChange>
        </w:rPr>
      </w:pPr>
      <w:ins w:id="17276" w:author="Visone Rossana (GSE)" w:date="2025-10-05T18:11:00Z" w16du:dateUtc="2025-10-05T16:11:00Z">
        <w:r w:rsidRPr="085252C3">
          <w:rPr>
            <w:rFonts w:ascii="Calibri" w:eastAsia="Aptos" w:hAnsi="Calibri" w:cs="Calibri"/>
            <w:sz w:val="22"/>
            <w:szCs w:val="22"/>
          </w:rPr>
          <w:t xml:space="preserve">le Amministrazioni Pubbliche, ivi compresi gli ETS non economici; </w:t>
        </w:r>
      </w:ins>
    </w:p>
    <w:p w14:paraId="67CC017C" w14:textId="03159CDE" w:rsidR="003F6374" w:rsidRPr="005750B8" w:rsidRDefault="003F6374" w:rsidP="003F6374">
      <w:pPr>
        <w:pStyle w:val="Paragrafoelenco"/>
        <w:numPr>
          <w:ilvl w:val="0"/>
          <w:numId w:val="142"/>
        </w:numPr>
        <w:spacing w:line="276" w:lineRule="auto"/>
        <w:ind w:hanging="294"/>
        <w:jc w:val="both"/>
        <w:rPr>
          <w:ins w:id="17277" w:author="Visone Rossana (GSE)" w:date="2025-10-05T18:11:00Z" w16du:dateUtc="2025-10-05T16:11:00Z"/>
          <w:rFonts w:ascii="Calibri" w:eastAsia="Aptos" w:hAnsi="Calibri" w:cs="Calibri"/>
          <w:kern w:val="2"/>
          <w:sz w:val="22"/>
          <w:szCs w:val="22"/>
        </w:rPr>
      </w:pPr>
      <w:ins w:id="17278" w:author="Visone Rossana (GSE)" w:date="2025-10-05T18:11:00Z" w16du:dateUtc="2025-10-05T16:11:00Z">
        <w:r w:rsidRPr="005750B8">
          <w:rPr>
            <w:rFonts w:ascii="Calibri" w:eastAsia="Aptos" w:hAnsi="Calibri" w:cs="Calibri"/>
            <w:kern w:val="2"/>
            <w:sz w:val="22"/>
            <w:szCs w:val="22"/>
          </w:rPr>
          <w:t xml:space="preserve">i soggetti </w:t>
        </w:r>
        <w:r>
          <w:rPr>
            <w:rFonts w:ascii="Calibri" w:eastAsia="Aptos" w:hAnsi="Calibri" w:cs="Calibri"/>
            <w:kern w:val="2"/>
            <w:sz w:val="22"/>
            <w:szCs w:val="22"/>
          </w:rPr>
          <w:t>p</w:t>
        </w:r>
        <w:r w:rsidRPr="005750B8">
          <w:rPr>
            <w:rFonts w:ascii="Calibri" w:eastAsia="Aptos" w:hAnsi="Calibri" w:cs="Calibri"/>
            <w:kern w:val="2"/>
            <w:sz w:val="22"/>
            <w:szCs w:val="22"/>
          </w:rPr>
          <w:t xml:space="preserve">rivati </w:t>
        </w:r>
      </w:ins>
      <w:ins w:id="17279" w:author="Visone Rossana (GSE)" w:date="2025-10-17T16:40:00Z" w16du:dateUtc="2025-10-17T14:40:00Z">
        <w:r w:rsidR="00BC13F8">
          <w:rPr>
            <w:rFonts w:ascii="Calibri" w:eastAsia="Aptos" w:hAnsi="Calibri" w:cs="Calibri"/>
            <w:kern w:val="2"/>
            <w:sz w:val="22"/>
            <w:szCs w:val="22"/>
          </w:rPr>
          <w:t>(</w:t>
        </w:r>
        <w:r w:rsidR="00BC13F8" w:rsidRPr="00BC13F8">
          <w:rPr>
            <w:rFonts w:ascii="Calibri" w:eastAsia="Aptos" w:hAnsi="Calibri" w:cs="Calibri"/>
            <w:kern w:val="2"/>
            <w:sz w:val="22"/>
            <w:szCs w:val="22"/>
            <w:highlight w:val="cyan"/>
            <w:rPrChange w:id="17280" w:author="Visone Rossana (GSE)" w:date="2025-10-17T16:40:00Z" w16du:dateUtc="2025-10-17T14:40:00Z">
              <w:rPr>
                <w:rFonts w:ascii="Calibri" w:eastAsia="Aptos" w:hAnsi="Calibri" w:cs="Calibri"/>
                <w:kern w:val="2"/>
                <w:sz w:val="22"/>
                <w:szCs w:val="22"/>
              </w:rPr>
            </w:rPrChange>
          </w:rPr>
          <w:t>ivi inclusi gli ETS economici</w:t>
        </w:r>
        <w:r w:rsidR="00BC13F8">
          <w:rPr>
            <w:rFonts w:ascii="Calibri" w:eastAsia="Aptos" w:hAnsi="Calibri" w:cs="Calibri"/>
            <w:kern w:val="2"/>
            <w:sz w:val="22"/>
            <w:szCs w:val="22"/>
          </w:rPr>
          <w:t xml:space="preserve">) </w:t>
        </w:r>
      </w:ins>
      <w:ins w:id="17281" w:author="Visone Rossana (GSE)" w:date="2025-10-05T18:12:00Z" w16du:dateUtc="2025-10-05T16:12:00Z">
        <w:r w:rsidR="00E92860" w:rsidRPr="00E92860">
          <w:rPr>
            <w:rFonts w:ascii="Calibri" w:eastAsia="Aptos" w:hAnsi="Calibri" w:cs="Calibri"/>
            <w:kern w:val="2"/>
            <w:sz w:val="22"/>
            <w:szCs w:val="22"/>
          </w:rPr>
          <w:t>per interventi eseguiti su edifici</w:t>
        </w:r>
      </w:ins>
      <w:ins w:id="17282" w:author="Visone Rossana (GSE)" w:date="2025-10-15T15:23:00Z" w16du:dateUtc="2025-10-15T13:23:00Z">
        <w:r w:rsidR="00FD0329">
          <w:rPr>
            <w:rFonts w:ascii="Calibri" w:eastAsia="Aptos" w:hAnsi="Calibri" w:cs="Calibri"/>
            <w:kern w:val="2"/>
            <w:sz w:val="22"/>
            <w:szCs w:val="22"/>
          </w:rPr>
          <w:t>/unità immobiliari</w:t>
        </w:r>
      </w:ins>
      <w:ins w:id="17283" w:author="Visone Rossana (GSE)" w:date="2025-10-05T18:12:00Z" w16du:dateUtc="2025-10-05T16:12:00Z">
        <w:r w:rsidR="00E92860" w:rsidRPr="00E92860">
          <w:rPr>
            <w:rFonts w:ascii="Calibri" w:eastAsia="Aptos" w:hAnsi="Calibri" w:cs="Calibri"/>
            <w:kern w:val="2"/>
            <w:sz w:val="22"/>
            <w:szCs w:val="22"/>
          </w:rPr>
          <w:t xml:space="preserve"> appartenenti</w:t>
        </w:r>
        <w:r w:rsidR="00E92860">
          <w:rPr>
            <w:rFonts w:ascii="Calibri" w:eastAsia="Aptos" w:hAnsi="Calibri" w:cs="Calibri"/>
            <w:kern w:val="2"/>
            <w:sz w:val="22"/>
            <w:szCs w:val="22"/>
          </w:rPr>
          <w:t xml:space="preserve"> all’ambito </w:t>
        </w:r>
      </w:ins>
      <w:ins w:id="17284" w:author="Visone Rossana (GSE)" w:date="2025-10-05T18:11:00Z" w16du:dateUtc="2025-10-05T16:11:00Z">
        <w:r w:rsidRPr="005750B8">
          <w:rPr>
            <w:rFonts w:ascii="Calibri" w:eastAsia="Aptos" w:hAnsi="Calibri" w:cs="Calibri"/>
            <w:kern w:val="2"/>
            <w:sz w:val="22"/>
            <w:szCs w:val="22"/>
          </w:rPr>
          <w:t>terziario</w:t>
        </w:r>
        <w:r>
          <w:rPr>
            <w:rFonts w:ascii="Calibri" w:eastAsia="Aptos" w:hAnsi="Calibri" w:cs="Calibri"/>
            <w:kern w:val="2"/>
            <w:sz w:val="22"/>
            <w:szCs w:val="22"/>
          </w:rPr>
          <w:t>.</w:t>
        </w:r>
      </w:ins>
    </w:p>
    <w:p w14:paraId="1861E5AA" w14:textId="77777777" w:rsidR="003F6374" w:rsidRPr="005750B8" w:rsidRDefault="003F6374" w:rsidP="003F6374">
      <w:pPr>
        <w:spacing w:line="276" w:lineRule="auto"/>
        <w:jc w:val="both"/>
        <w:rPr>
          <w:ins w:id="17285" w:author="Visone Rossana (GSE)" w:date="2025-10-05T18:11:00Z" w16du:dateUtc="2025-10-05T16:11:00Z"/>
          <w:rFonts w:ascii="Calibri" w:eastAsia="Aptos" w:hAnsi="Calibri" w:cs="Calibri"/>
          <w:kern w:val="2"/>
          <w:sz w:val="22"/>
          <w:szCs w:val="22"/>
        </w:rPr>
      </w:pPr>
    </w:p>
    <w:p w14:paraId="7C592C94" w14:textId="5A491104" w:rsidR="00B953C0" w:rsidDel="00B9024E" w:rsidRDefault="003F6374" w:rsidP="003F6374">
      <w:pPr>
        <w:spacing w:line="276" w:lineRule="auto"/>
        <w:jc w:val="both"/>
        <w:rPr>
          <w:ins w:id="17286" w:author="Visone Rossana (GSE)" w:date="2025-10-05T18:21:00Z" w16du:dateUtc="2025-10-05T16:21:00Z"/>
          <w:del w:id="17287" w:author="Visone Rossana (GSE)" w:date="2025-10-17T16:40:00Z" w16du:dateUtc="2025-10-17T14:40:00Z"/>
          <w:rFonts w:ascii="Calibri" w:eastAsia="Aptos" w:hAnsi="Calibri" w:cs="Calibri"/>
          <w:kern w:val="2"/>
          <w:sz w:val="22"/>
          <w:szCs w:val="22"/>
        </w:rPr>
      </w:pPr>
      <w:ins w:id="17288" w:author="Visone Rossana (GSE)" w:date="2025-10-05T18:11:00Z" w16du:dateUtc="2025-10-05T16:11:00Z">
        <w:del w:id="17289" w:author="Visone Rossana (GSE)" w:date="2025-10-17T16:40:00Z" w16du:dateUtc="2025-10-17T14:40:00Z">
          <w:r w:rsidRPr="005750B8" w:rsidDel="00B9024E">
            <w:rPr>
              <w:rFonts w:ascii="Calibri" w:eastAsia="Aptos" w:hAnsi="Calibri" w:cs="Calibri"/>
              <w:kern w:val="2"/>
              <w:sz w:val="22"/>
              <w:szCs w:val="22"/>
            </w:rPr>
            <w:delText xml:space="preserve">Per le Pubbliche </w:delText>
          </w:r>
          <w:r w:rsidDel="00B9024E">
            <w:rPr>
              <w:rFonts w:ascii="Calibri" w:eastAsia="Aptos" w:hAnsi="Calibri" w:cs="Calibri"/>
              <w:kern w:val="2"/>
              <w:sz w:val="22"/>
              <w:szCs w:val="22"/>
            </w:rPr>
            <w:delText>A</w:delText>
          </w:r>
          <w:r w:rsidRPr="005750B8" w:rsidDel="00B9024E">
            <w:rPr>
              <w:rFonts w:ascii="Calibri" w:eastAsia="Aptos" w:hAnsi="Calibri" w:cs="Calibri"/>
              <w:kern w:val="2"/>
              <w:sz w:val="22"/>
              <w:szCs w:val="22"/>
            </w:rPr>
            <w:delText>mministrazioni, la modalità di accesso può essere effettuata direttamente o</w:delText>
          </w:r>
        </w:del>
      </w:ins>
      <w:ins w:id="17290" w:author="Visone Rossana (GSE)" w:date="2025-10-05T18:15:00Z" w16du:dateUtc="2025-10-05T16:15:00Z">
        <w:del w:id="17291" w:author="Visone Rossana (GSE)" w:date="2025-10-17T16:40:00Z" w16du:dateUtc="2025-10-17T14:40:00Z">
          <w:r w:rsidR="00FE0A4D" w:rsidDel="00B9024E">
            <w:rPr>
              <w:rFonts w:ascii="Calibri" w:eastAsia="Aptos" w:hAnsi="Calibri" w:cs="Calibri"/>
              <w:kern w:val="2"/>
              <w:sz w:val="22"/>
              <w:szCs w:val="22"/>
            </w:rPr>
            <w:delText>,</w:delText>
          </w:r>
        </w:del>
      </w:ins>
      <w:ins w:id="17292" w:author="Visone Rossana (GSE)" w:date="2025-10-05T18:11:00Z" w16du:dateUtc="2025-10-05T16:11:00Z">
        <w:del w:id="17293" w:author="Visone Rossana (GSE)" w:date="2025-10-17T16:40:00Z" w16du:dateUtc="2025-10-17T14:40:00Z">
          <w:r w:rsidRPr="005750B8" w:rsidDel="00B9024E">
            <w:rPr>
              <w:rFonts w:ascii="Calibri" w:eastAsia="Aptos" w:hAnsi="Calibri" w:cs="Calibri"/>
              <w:kern w:val="2"/>
              <w:sz w:val="22"/>
              <w:szCs w:val="22"/>
            </w:rPr>
            <w:delText xml:space="preserve"> indirettamente</w:delText>
          </w:r>
        </w:del>
      </w:ins>
      <w:ins w:id="17294" w:author="Visone Rossana (GSE)" w:date="2025-10-05T18:15:00Z" w16du:dateUtc="2025-10-05T16:15:00Z">
        <w:del w:id="17295" w:author="Visone Rossana (GSE)" w:date="2025-10-17T16:40:00Z" w16du:dateUtc="2025-10-17T14:40:00Z">
          <w:r w:rsidR="00FE0A4D" w:rsidDel="00B9024E">
            <w:rPr>
              <w:rFonts w:ascii="Calibri" w:eastAsia="Aptos" w:hAnsi="Calibri" w:cs="Calibri"/>
              <w:kern w:val="2"/>
              <w:sz w:val="22"/>
              <w:szCs w:val="22"/>
            </w:rPr>
            <w:delText>,</w:delText>
          </w:r>
        </w:del>
      </w:ins>
      <w:ins w:id="17296" w:author="Visone Rossana (GSE)" w:date="2025-10-05T18:11:00Z" w16du:dateUtc="2025-10-05T16:11:00Z">
        <w:del w:id="17297" w:author="Visone Rossana (GSE)" w:date="2025-10-17T16:40:00Z" w16du:dateUtc="2025-10-17T14:40:00Z">
          <w:r w:rsidRPr="005750B8" w:rsidDel="00B9024E">
            <w:rPr>
              <w:rFonts w:ascii="Calibri" w:eastAsia="Aptos" w:hAnsi="Calibri" w:cs="Calibri"/>
              <w:kern w:val="2"/>
              <w:sz w:val="22"/>
              <w:szCs w:val="22"/>
            </w:rPr>
            <w:delText xml:space="preserve"> tramite una ESCo</w:delText>
          </w:r>
        </w:del>
      </w:ins>
      <w:ins w:id="17298" w:author="Visone Rossana (GSE)" w:date="2025-10-05T18:17:00Z" w16du:dateUtc="2025-10-05T16:17:00Z">
        <w:del w:id="17299" w:author="Visone Rossana (GSE)" w:date="2025-10-17T16:40:00Z" w16du:dateUtc="2025-10-17T14:40:00Z">
          <w:r w:rsidR="00F61AE8" w:rsidDel="00B9024E">
            <w:rPr>
              <w:rFonts w:ascii="Calibri" w:eastAsia="Aptos" w:hAnsi="Calibri" w:cs="Calibri"/>
              <w:kern w:val="2"/>
              <w:sz w:val="22"/>
              <w:szCs w:val="22"/>
            </w:rPr>
            <w:delText xml:space="preserve"> o gli altri soggetti abilitati </w:delText>
          </w:r>
          <w:r w:rsidR="00193064" w:rsidDel="00B9024E">
            <w:rPr>
              <w:rFonts w:ascii="Calibri" w:eastAsia="Aptos" w:hAnsi="Calibri" w:cs="Calibri"/>
              <w:kern w:val="2"/>
              <w:sz w:val="22"/>
              <w:szCs w:val="22"/>
            </w:rPr>
            <w:delText xml:space="preserve">di cui all’art. 13, comma 1, </w:delText>
          </w:r>
        </w:del>
      </w:ins>
      <w:ins w:id="17300" w:author="Visone Rossana (GSE)" w:date="2025-10-05T18:18:00Z" w16du:dateUtc="2025-10-05T16:18:00Z">
        <w:del w:id="17301" w:author="Visone Rossana (GSE)" w:date="2025-10-17T16:40:00Z" w16du:dateUtc="2025-10-17T14:40:00Z">
          <w:r w:rsidR="00193064" w:rsidDel="00B9024E">
            <w:rPr>
              <w:rFonts w:ascii="Calibri" w:eastAsia="Aptos" w:hAnsi="Calibri" w:cs="Calibri"/>
              <w:kern w:val="2"/>
              <w:sz w:val="22"/>
              <w:szCs w:val="22"/>
            </w:rPr>
            <w:delText xml:space="preserve">del Decreto </w:delText>
          </w:r>
        </w:del>
      </w:ins>
      <w:ins w:id="17302" w:author="Visone Rossana (GSE)" w:date="2025-10-05T18:20:00Z" w16du:dateUtc="2025-10-05T16:20:00Z">
        <w:del w:id="17303" w:author="Visone Rossana (GSE)" w:date="2025-10-17T16:40:00Z" w16du:dateUtc="2025-10-17T14:40:00Z">
          <w:r w:rsidR="00B76BF2" w:rsidDel="00B9024E">
            <w:rPr>
              <w:rFonts w:ascii="Calibri" w:eastAsia="Aptos" w:hAnsi="Calibri" w:cs="Calibri"/>
              <w:kern w:val="2"/>
              <w:sz w:val="22"/>
              <w:szCs w:val="22"/>
            </w:rPr>
            <w:delText>(</w:delText>
          </w:r>
        </w:del>
      </w:ins>
      <w:ins w:id="17304" w:author="Visone Rossana (GSE)" w:date="2025-10-05T18:18:00Z" w16du:dateUtc="2025-10-05T16:18:00Z">
        <w:del w:id="17305" w:author="Visone Rossana (GSE)" w:date="2025-10-17T16:40:00Z" w16du:dateUtc="2025-10-17T14:40:00Z">
          <w:r w:rsidR="00193064" w:rsidDel="00B9024E">
            <w:rPr>
              <w:rFonts w:ascii="Calibri" w:eastAsia="Aptos" w:hAnsi="Calibri" w:cs="Calibri"/>
              <w:kern w:val="2"/>
              <w:sz w:val="22"/>
              <w:szCs w:val="22"/>
            </w:rPr>
            <w:delText xml:space="preserve">quali </w:delText>
          </w:r>
        </w:del>
      </w:ins>
      <w:ins w:id="17306" w:author="Visone Rossana (GSE)" w:date="2025-10-05T18:20:00Z" w16du:dateUtc="2025-10-05T16:20:00Z">
        <w:del w:id="17307" w:author="Visone Rossana (GSE)" w:date="2025-10-17T16:40:00Z" w16du:dateUtc="2025-10-17T14:40:00Z">
          <w:r w:rsidR="00B76BF2" w:rsidDel="00B9024E">
            <w:rPr>
              <w:rFonts w:ascii="Calibri" w:eastAsia="Aptos" w:hAnsi="Calibri" w:cs="Calibri"/>
              <w:kern w:val="2"/>
              <w:sz w:val="22"/>
              <w:szCs w:val="22"/>
            </w:rPr>
            <w:delText xml:space="preserve">altro soggetto pubblico </w:delText>
          </w:r>
          <w:r w:rsidR="003A6131" w:rsidDel="00B9024E">
            <w:rPr>
              <w:rFonts w:ascii="Calibri" w:eastAsia="Aptos" w:hAnsi="Calibri" w:cs="Calibri"/>
              <w:kern w:val="2"/>
              <w:sz w:val="22"/>
              <w:szCs w:val="22"/>
            </w:rPr>
            <w:delText xml:space="preserve">deputato alla gestione dell’edificio oggetto dell’intervento ai sensi della normativa vigente, </w:delText>
          </w:r>
        </w:del>
      </w:ins>
      <w:ins w:id="17308" w:author="Visone Rossana (GSE)" w:date="2025-10-05T18:11:00Z" w16du:dateUtc="2025-10-05T16:11:00Z">
        <w:del w:id="17309" w:author="Visone Rossana (GSE)" w:date="2025-10-17T16:40:00Z" w16du:dateUtc="2025-10-17T14:40:00Z">
          <w:r w:rsidRPr="005750B8" w:rsidDel="00B9024E">
            <w:rPr>
              <w:rFonts w:ascii="Calibri" w:eastAsia="Aptos" w:hAnsi="Calibri" w:cs="Calibri"/>
              <w:kern w:val="2"/>
              <w:sz w:val="22"/>
              <w:szCs w:val="22"/>
            </w:rPr>
            <w:delText xml:space="preserve">un soggetto privato in ambito di forme di PPP o </w:delText>
          </w:r>
          <w:r w:rsidDel="00B9024E">
            <w:rPr>
              <w:rFonts w:ascii="Calibri" w:eastAsia="Aptos" w:hAnsi="Calibri" w:cs="Calibri"/>
              <w:kern w:val="2"/>
              <w:sz w:val="22"/>
              <w:szCs w:val="22"/>
            </w:rPr>
            <w:delText xml:space="preserve">la </w:delText>
          </w:r>
          <w:r w:rsidRPr="005750B8" w:rsidDel="00B9024E">
            <w:rPr>
              <w:rFonts w:ascii="Calibri" w:eastAsia="Aptos" w:hAnsi="Calibri" w:cs="Calibri"/>
              <w:kern w:val="2"/>
              <w:sz w:val="22"/>
              <w:szCs w:val="22"/>
            </w:rPr>
            <w:delText>CER</w:delText>
          </w:r>
          <w:r w:rsidDel="00B9024E">
            <w:rPr>
              <w:rFonts w:ascii="Calibri" w:eastAsia="Aptos" w:hAnsi="Calibri" w:cs="Calibri"/>
              <w:kern w:val="2"/>
              <w:sz w:val="22"/>
              <w:szCs w:val="22"/>
            </w:rPr>
            <w:delText xml:space="preserve">/configurazione di </w:delText>
          </w:r>
          <w:r w:rsidRPr="005750B8" w:rsidDel="00B9024E">
            <w:rPr>
              <w:rFonts w:ascii="Calibri" w:eastAsia="Aptos" w:hAnsi="Calibri" w:cs="Calibri"/>
              <w:kern w:val="2"/>
              <w:sz w:val="22"/>
              <w:szCs w:val="22"/>
            </w:rPr>
            <w:delText>autoconsumo</w:delText>
          </w:r>
          <w:r w:rsidDel="00B9024E">
            <w:rPr>
              <w:rFonts w:ascii="Calibri" w:eastAsia="Aptos" w:hAnsi="Calibri" w:cs="Calibri"/>
              <w:kern w:val="2"/>
              <w:sz w:val="22"/>
              <w:szCs w:val="22"/>
            </w:rPr>
            <w:delText xml:space="preserve"> di cui la PA sia membro</w:delText>
          </w:r>
        </w:del>
      </w:ins>
      <w:ins w:id="17310" w:author="Visone Rossana (GSE)" w:date="2025-10-05T18:20:00Z" w16du:dateUtc="2025-10-05T16:20:00Z">
        <w:del w:id="17311" w:author="Visone Rossana (GSE)" w:date="2025-10-17T16:40:00Z" w16du:dateUtc="2025-10-17T14:40:00Z">
          <w:r w:rsidR="003A6131" w:rsidDel="00B9024E">
            <w:rPr>
              <w:rFonts w:ascii="Calibri" w:eastAsia="Aptos" w:hAnsi="Calibri" w:cs="Calibri"/>
              <w:kern w:val="2"/>
              <w:sz w:val="22"/>
              <w:szCs w:val="22"/>
            </w:rPr>
            <w:delText>)</w:delText>
          </w:r>
        </w:del>
      </w:ins>
      <w:ins w:id="17312" w:author="Visone Rossana (GSE)" w:date="2025-10-05T18:11:00Z" w16du:dateUtc="2025-10-05T16:11:00Z">
        <w:del w:id="17313" w:author="Visone Rossana (GSE)" w:date="2025-10-17T16:40:00Z" w16du:dateUtc="2025-10-17T14:40:00Z">
          <w:r w:rsidRPr="005750B8" w:rsidDel="00B9024E">
            <w:rPr>
              <w:rFonts w:ascii="Calibri" w:eastAsia="Aptos" w:hAnsi="Calibri" w:cs="Calibri"/>
              <w:kern w:val="2"/>
              <w:sz w:val="22"/>
              <w:szCs w:val="22"/>
            </w:rPr>
            <w:delText xml:space="preserve">. </w:delText>
          </w:r>
        </w:del>
      </w:ins>
    </w:p>
    <w:p w14:paraId="7EB468A5" w14:textId="54D4B0C0" w:rsidR="003F6374" w:rsidRPr="005750B8" w:rsidDel="00B9024E" w:rsidRDefault="003F6374" w:rsidP="003F6374">
      <w:pPr>
        <w:spacing w:line="276" w:lineRule="auto"/>
        <w:jc w:val="both"/>
        <w:rPr>
          <w:ins w:id="17314" w:author="Visone Rossana (GSE)" w:date="2025-10-05T18:11:00Z" w16du:dateUtc="2025-10-05T16:11:00Z"/>
          <w:del w:id="17315" w:author="Visone Rossana (GSE)" w:date="2025-10-17T16:40:00Z" w16du:dateUtc="2025-10-17T14:40:00Z"/>
          <w:rFonts w:ascii="Calibri" w:eastAsia="Aptos" w:hAnsi="Calibri" w:cs="Calibri"/>
          <w:kern w:val="2"/>
          <w:sz w:val="22"/>
          <w:szCs w:val="22"/>
        </w:rPr>
      </w:pPr>
      <w:ins w:id="17316" w:author="Visone Rossana (GSE)" w:date="2025-10-05T18:11:00Z" w16du:dateUtc="2025-10-05T16:11:00Z">
        <w:del w:id="17317" w:author="Visone Rossana (GSE)" w:date="2025-10-17T16:40:00Z" w16du:dateUtc="2025-10-17T14:40:00Z">
          <w:r w:rsidRPr="005750B8" w:rsidDel="00B9024E">
            <w:rPr>
              <w:rFonts w:ascii="Calibri" w:eastAsia="Aptos" w:hAnsi="Calibri" w:cs="Calibri"/>
              <w:kern w:val="2"/>
              <w:sz w:val="22"/>
              <w:szCs w:val="22"/>
            </w:rPr>
            <w:delText xml:space="preserve">Nel </w:delText>
          </w:r>
        </w:del>
      </w:ins>
      <w:ins w:id="17318" w:author="Visone Rossana (GSE)" w:date="2025-10-05T18:15:00Z" w16du:dateUtc="2025-10-05T16:15:00Z">
        <w:del w:id="17319" w:author="Visone Rossana (GSE)" w:date="2025-10-17T16:40:00Z" w16du:dateUtc="2025-10-17T14:40:00Z">
          <w:r w:rsidR="009C0C15" w:rsidDel="00B9024E">
            <w:rPr>
              <w:rFonts w:ascii="Calibri" w:eastAsia="Aptos" w:hAnsi="Calibri" w:cs="Calibri"/>
              <w:kern w:val="2"/>
              <w:sz w:val="22"/>
              <w:szCs w:val="22"/>
            </w:rPr>
            <w:delText xml:space="preserve">primo </w:delText>
          </w:r>
        </w:del>
      </w:ins>
      <w:ins w:id="17320" w:author="Visone Rossana (GSE)" w:date="2025-10-05T18:16:00Z" w16du:dateUtc="2025-10-05T16:16:00Z">
        <w:del w:id="17321" w:author="Visone Rossana (GSE)" w:date="2025-10-17T16:40:00Z" w16du:dateUtc="2025-10-17T14:40:00Z">
          <w:r w:rsidR="009C0C15" w:rsidDel="00B9024E">
            <w:rPr>
              <w:rFonts w:ascii="Calibri" w:eastAsia="Aptos" w:hAnsi="Calibri" w:cs="Calibri"/>
              <w:kern w:val="2"/>
              <w:sz w:val="22"/>
              <w:szCs w:val="22"/>
            </w:rPr>
            <w:delText xml:space="preserve">caso </w:delText>
          </w:r>
        </w:del>
      </w:ins>
      <w:ins w:id="17322" w:author="Visone Rossana (GSE)" w:date="2025-10-05T18:11:00Z" w16du:dateUtc="2025-10-05T16:11:00Z">
        <w:del w:id="17323" w:author="Visone Rossana (GSE)" w:date="2025-10-17T16:40:00Z" w16du:dateUtc="2025-10-17T14:40:00Z">
          <w:r w:rsidRPr="005750B8" w:rsidDel="00B9024E">
            <w:rPr>
              <w:rFonts w:ascii="Calibri" w:eastAsia="Aptos" w:hAnsi="Calibri" w:cs="Calibri"/>
              <w:kern w:val="2"/>
              <w:sz w:val="22"/>
              <w:szCs w:val="22"/>
            </w:rPr>
            <w:delText xml:space="preserve">la Pubblica Amministrazione si configura come Soggetto Responsabile, mentre nel </w:delText>
          </w:r>
        </w:del>
      </w:ins>
      <w:ins w:id="17324" w:author="Visone Rossana (GSE)" w:date="2025-10-05T18:16:00Z" w16du:dateUtc="2025-10-05T16:16:00Z">
        <w:del w:id="17325" w:author="Visone Rossana (GSE)" w:date="2025-10-17T16:40:00Z" w16du:dateUtc="2025-10-17T14:40:00Z">
          <w:r w:rsidR="009C0C15" w:rsidDel="00B9024E">
            <w:rPr>
              <w:rFonts w:ascii="Calibri" w:eastAsia="Aptos" w:hAnsi="Calibri" w:cs="Calibri"/>
              <w:kern w:val="2"/>
              <w:sz w:val="22"/>
              <w:szCs w:val="22"/>
            </w:rPr>
            <w:delText xml:space="preserve">secondo </w:delText>
          </w:r>
        </w:del>
      </w:ins>
      <w:ins w:id="17326" w:author="Visone Rossana (GSE)" w:date="2025-10-05T18:11:00Z" w16du:dateUtc="2025-10-05T16:11:00Z">
        <w:del w:id="17327" w:author="Visone Rossana (GSE)" w:date="2025-10-17T16:40:00Z" w16du:dateUtc="2025-10-17T14:40:00Z">
          <w:r w:rsidRPr="005750B8" w:rsidDel="00B9024E">
            <w:rPr>
              <w:rFonts w:ascii="Calibri" w:eastAsia="Aptos" w:hAnsi="Calibri" w:cs="Calibri"/>
              <w:kern w:val="2"/>
              <w:sz w:val="22"/>
              <w:szCs w:val="22"/>
            </w:rPr>
            <w:delText xml:space="preserve">caso, il Soggetto Responsabile si identica in uno degli altri soggetti </w:delText>
          </w:r>
        </w:del>
      </w:ins>
      <w:ins w:id="17328" w:author="Visone Rossana (GSE)" w:date="2025-10-05T18:18:00Z" w16du:dateUtc="2025-10-05T16:18:00Z">
        <w:del w:id="17329" w:author="Visone Rossana (GSE)" w:date="2025-10-17T16:40:00Z" w16du:dateUtc="2025-10-17T14:40:00Z">
          <w:r w:rsidR="00912859" w:rsidDel="00B9024E">
            <w:rPr>
              <w:rFonts w:ascii="Calibri" w:eastAsia="Aptos" w:hAnsi="Calibri" w:cs="Calibri"/>
              <w:kern w:val="2"/>
              <w:sz w:val="22"/>
              <w:szCs w:val="22"/>
            </w:rPr>
            <w:delText>abilita</w:delText>
          </w:r>
        </w:del>
      </w:ins>
      <w:ins w:id="17330" w:author="Visone Rossana (GSE)" w:date="2025-10-05T18:11:00Z" w16du:dateUtc="2025-10-05T16:11:00Z">
        <w:del w:id="17331" w:author="Visone Rossana (GSE)" w:date="2025-10-17T16:40:00Z" w16du:dateUtc="2025-10-17T14:40:00Z">
          <w:r w:rsidRPr="005750B8" w:rsidDel="00B9024E">
            <w:rPr>
              <w:rFonts w:ascii="Calibri" w:eastAsia="Aptos" w:hAnsi="Calibri" w:cs="Calibri"/>
              <w:kern w:val="2"/>
              <w:sz w:val="22"/>
              <w:szCs w:val="22"/>
            </w:rPr>
            <w:delText>ti richiamati.</w:delText>
          </w:r>
        </w:del>
      </w:ins>
    </w:p>
    <w:p w14:paraId="6A1F837D" w14:textId="7E8D9235" w:rsidR="003F6374" w:rsidRPr="005750B8" w:rsidDel="00B9024E" w:rsidRDefault="003F6374" w:rsidP="003F6374">
      <w:pPr>
        <w:spacing w:line="276" w:lineRule="auto"/>
        <w:jc w:val="both"/>
        <w:rPr>
          <w:ins w:id="17332" w:author="Visone Rossana (GSE)" w:date="2025-10-05T18:11:00Z" w16du:dateUtc="2025-10-05T16:11:00Z"/>
          <w:del w:id="17333" w:author="Visone Rossana (GSE)" w:date="2025-10-17T16:40:00Z" w16du:dateUtc="2025-10-17T14:40:00Z"/>
          <w:rFonts w:ascii="Calibri" w:eastAsia="Aptos" w:hAnsi="Calibri" w:cs="Calibri"/>
          <w:kern w:val="2"/>
          <w:sz w:val="22"/>
          <w:szCs w:val="22"/>
        </w:rPr>
      </w:pPr>
    </w:p>
    <w:p w14:paraId="5F67F6F2" w14:textId="7A80A577" w:rsidR="00B953C0" w:rsidDel="00B9024E" w:rsidRDefault="003F6374" w:rsidP="003F6374">
      <w:pPr>
        <w:spacing w:line="276" w:lineRule="auto"/>
        <w:jc w:val="both"/>
        <w:rPr>
          <w:ins w:id="17334" w:author="Visone Rossana (GSE)" w:date="2025-10-05T18:21:00Z" w16du:dateUtc="2025-10-05T16:21:00Z"/>
          <w:del w:id="17335" w:author="Visone Rossana (GSE)" w:date="2025-10-17T16:40:00Z" w16du:dateUtc="2025-10-17T14:40:00Z"/>
          <w:rFonts w:ascii="Calibri" w:eastAsia="Aptos" w:hAnsi="Calibri" w:cs="Calibri"/>
          <w:kern w:val="2"/>
          <w:sz w:val="22"/>
          <w:szCs w:val="22"/>
        </w:rPr>
      </w:pPr>
      <w:ins w:id="17336" w:author="Visone Rossana (GSE)" w:date="2025-10-05T18:11:00Z" w16du:dateUtc="2025-10-05T16:11:00Z">
        <w:del w:id="17337" w:author="Visone Rossana (GSE)" w:date="2025-10-17T16:40:00Z" w16du:dateUtc="2025-10-17T14:40:00Z">
          <w:r w:rsidRPr="005750B8" w:rsidDel="00B9024E">
            <w:rPr>
              <w:rFonts w:ascii="Calibri" w:eastAsia="Aptos" w:hAnsi="Calibri" w:cs="Calibri"/>
              <w:kern w:val="2"/>
              <w:sz w:val="22"/>
              <w:szCs w:val="22"/>
            </w:rPr>
            <w:delText xml:space="preserve">Per i Soggetti Privati, la modalità di accesso alla richiesta di incentivo può essere effettuata direttamente o indirettamente tramite una ESCo o </w:delText>
          </w:r>
          <w:r w:rsidDel="00B9024E">
            <w:rPr>
              <w:rFonts w:ascii="Calibri" w:eastAsia="Aptos" w:hAnsi="Calibri" w:cs="Calibri"/>
              <w:kern w:val="2"/>
              <w:sz w:val="22"/>
              <w:szCs w:val="22"/>
            </w:rPr>
            <w:delText xml:space="preserve">la </w:delText>
          </w:r>
          <w:r w:rsidRPr="009C0AAE" w:rsidDel="00B9024E">
            <w:rPr>
              <w:rFonts w:ascii="Calibri" w:eastAsia="Aptos" w:hAnsi="Calibri" w:cs="Calibri"/>
              <w:kern w:val="2"/>
              <w:sz w:val="22"/>
              <w:szCs w:val="22"/>
            </w:rPr>
            <w:delText>CER</w:delText>
          </w:r>
          <w:r w:rsidDel="00B9024E">
            <w:rPr>
              <w:rFonts w:ascii="Calibri" w:eastAsia="Aptos" w:hAnsi="Calibri" w:cs="Calibri"/>
              <w:kern w:val="2"/>
              <w:sz w:val="22"/>
              <w:szCs w:val="22"/>
            </w:rPr>
            <w:delText xml:space="preserve">/configurazione di </w:delText>
          </w:r>
          <w:r w:rsidRPr="009C0AAE" w:rsidDel="00B9024E">
            <w:rPr>
              <w:rFonts w:ascii="Calibri" w:eastAsia="Aptos" w:hAnsi="Calibri" w:cs="Calibri"/>
              <w:kern w:val="2"/>
              <w:sz w:val="22"/>
              <w:szCs w:val="22"/>
            </w:rPr>
            <w:delText>autoconsumo</w:delText>
          </w:r>
          <w:r w:rsidDel="00B9024E">
            <w:rPr>
              <w:rFonts w:ascii="Calibri" w:eastAsia="Aptos" w:hAnsi="Calibri" w:cs="Calibri"/>
              <w:kern w:val="2"/>
              <w:sz w:val="22"/>
              <w:szCs w:val="22"/>
            </w:rPr>
            <w:delText xml:space="preserve"> di cui il privato sia membro</w:delText>
          </w:r>
        </w:del>
      </w:ins>
      <w:ins w:id="17338" w:author="Visone Rossana (GSE)" w:date="2025-10-05T18:20:00Z" w16du:dateUtc="2025-10-05T16:20:00Z">
        <w:del w:id="17339" w:author="Visone Rossana (GSE)" w:date="2025-10-17T16:40:00Z" w16du:dateUtc="2025-10-17T14:40:00Z">
          <w:r w:rsidR="003A6131" w:rsidDel="00B9024E">
            <w:rPr>
              <w:rFonts w:ascii="Calibri" w:eastAsia="Aptos" w:hAnsi="Calibri" w:cs="Calibri"/>
              <w:kern w:val="2"/>
              <w:sz w:val="22"/>
              <w:szCs w:val="22"/>
            </w:rPr>
            <w:delText xml:space="preserve">. </w:delText>
          </w:r>
        </w:del>
      </w:ins>
    </w:p>
    <w:p w14:paraId="560454DC" w14:textId="1DA04B5C" w:rsidR="003F6374" w:rsidDel="00B9024E" w:rsidRDefault="003A6131" w:rsidP="003F6374">
      <w:pPr>
        <w:spacing w:line="276" w:lineRule="auto"/>
        <w:jc w:val="both"/>
        <w:rPr>
          <w:ins w:id="17340" w:author="Visone Rossana (GSE)" w:date="2025-10-12T17:36:00Z" w16du:dateUtc="2025-10-12T15:36:00Z"/>
          <w:del w:id="17341" w:author="Visone Rossana (GSE)" w:date="2025-10-17T16:40:00Z" w16du:dateUtc="2025-10-17T14:40:00Z"/>
          <w:rFonts w:ascii="Calibri" w:eastAsia="Aptos" w:hAnsi="Calibri" w:cs="Calibri"/>
          <w:kern w:val="2"/>
        </w:rPr>
      </w:pPr>
      <w:ins w:id="17342" w:author="Visone Rossana (GSE)" w:date="2025-10-05T18:20:00Z" w16du:dateUtc="2025-10-05T16:20:00Z">
        <w:del w:id="17343" w:author="Visone Rossana (GSE)" w:date="2025-10-17T16:40:00Z" w16du:dateUtc="2025-10-17T14:40:00Z">
          <w:r w:rsidDel="00B9024E">
            <w:rPr>
              <w:rFonts w:ascii="Calibri" w:eastAsia="Aptos" w:hAnsi="Calibri" w:cs="Calibri"/>
              <w:kern w:val="2"/>
              <w:sz w:val="22"/>
              <w:szCs w:val="22"/>
            </w:rPr>
            <w:delText>N</w:delText>
          </w:r>
        </w:del>
      </w:ins>
      <w:ins w:id="17344" w:author="Visone Rossana (GSE)" w:date="2025-10-05T18:11:00Z" w16du:dateUtc="2025-10-05T16:11:00Z">
        <w:del w:id="17345" w:author="Visone Rossana (GSE)" w:date="2025-10-17T16:40:00Z" w16du:dateUtc="2025-10-17T14:40:00Z">
          <w:r w:rsidR="003F6374" w:rsidRPr="005750B8" w:rsidDel="00B9024E">
            <w:rPr>
              <w:rFonts w:ascii="Calibri" w:eastAsia="Aptos" w:hAnsi="Calibri" w:cs="Calibri"/>
              <w:kern w:val="2"/>
              <w:sz w:val="22"/>
              <w:szCs w:val="22"/>
            </w:rPr>
            <w:delText xml:space="preserve">el </w:delText>
          </w:r>
        </w:del>
      </w:ins>
      <w:ins w:id="17346" w:author="Visone Rossana (GSE)" w:date="2025-10-05T18:21:00Z" w16du:dateUtc="2025-10-05T16:21:00Z">
        <w:del w:id="17347" w:author="Visone Rossana (GSE)" w:date="2025-10-17T16:40:00Z" w16du:dateUtc="2025-10-17T14:40:00Z">
          <w:r w:rsidR="00B953C0" w:rsidDel="00B9024E">
            <w:rPr>
              <w:rFonts w:ascii="Calibri" w:eastAsia="Aptos" w:hAnsi="Calibri" w:cs="Calibri"/>
              <w:kern w:val="2"/>
              <w:sz w:val="22"/>
              <w:szCs w:val="22"/>
            </w:rPr>
            <w:delText xml:space="preserve">primo </w:delText>
          </w:r>
        </w:del>
      </w:ins>
      <w:ins w:id="17348" w:author="Visone Rossana (GSE)" w:date="2025-10-05T18:11:00Z" w16du:dateUtc="2025-10-05T16:11:00Z">
        <w:del w:id="17349" w:author="Visone Rossana (GSE)" w:date="2025-10-17T16:40:00Z" w16du:dateUtc="2025-10-17T14:40:00Z">
          <w:r w:rsidR="003F6374" w:rsidRPr="005750B8" w:rsidDel="00B9024E">
            <w:rPr>
              <w:rFonts w:ascii="Calibri" w:eastAsia="Aptos" w:hAnsi="Calibri" w:cs="Calibri"/>
              <w:kern w:val="2"/>
              <w:sz w:val="22"/>
              <w:szCs w:val="22"/>
            </w:rPr>
            <w:delText>caso il Soggetto Privato si configura come Soggetto Responsabile, mentre nell’altro caso quest’ultimo viene identificato in uno degli altri soggetti deputati richiamati</w:delText>
          </w:r>
          <w:r w:rsidR="003F6374" w:rsidRPr="00AA5D2C" w:rsidDel="00B9024E">
            <w:rPr>
              <w:rFonts w:ascii="Calibri" w:eastAsia="Aptos" w:hAnsi="Calibri" w:cs="Calibri"/>
              <w:kern w:val="2"/>
            </w:rPr>
            <w:delText>.</w:delText>
          </w:r>
        </w:del>
      </w:ins>
    </w:p>
    <w:p w14:paraId="4F63BF35" w14:textId="2E07352C" w:rsidR="00A341B4" w:rsidDel="00C34F30" w:rsidRDefault="00A341B4" w:rsidP="00A341B4">
      <w:pPr>
        <w:spacing w:line="276" w:lineRule="auto"/>
        <w:jc w:val="both"/>
        <w:rPr>
          <w:ins w:id="17350" w:author="Visone Rossana (GSE)" w:date="2025-10-17T16:58:00Z" w16du:dateUtc="2025-10-17T14:58:00Z"/>
          <w:del w:id="17351" w:author="Visone Rossana (GSE)" w:date="2025-10-21T18:42:00Z" w16du:dateUtc="2025-10-21T16:42:00Z"/>
          <w:rFonts w:eastAsia="Aptos" w:cstheme="minorHAnsi"/>
          <w:kern w:val="2"/>
          <w:sz w:val="22"/>
          <w:szCs w:val="22"/>
        </w:rPr>
      </w:pPr>
      <w:ins w:id="17352" w:author="Visone Rossana (GSE)" w:date="2025-10-12T17:36:00Z" w16du:dateUtc="2025-10-12T15:36:00Z">
        <w:del w:id="17353" w:author="Visone Rossana (GSE)" w:date="2025-10-21T18:42:00Z" w16du:dateUtc="2025-10-21T16:42:00Z">
          <w:r w:rsidRPr="009A7E3B" w:rsidDel="00C34F30">
            <w:rPr>
              <w:rFonts w:eastAsia="Aptos" w:cstheme="minorHAnsi"/>
              <w:kern w:val="2"/>
              <w:sz w:val="22"/>
              <w:szCs w:val="22"/>
            </w:rPr>
            <w:delText xml:space="preserve">Per la puntuale ammissibilità </w:delText>
          </w:r>
          <w:r w:rsidDel="00C34F30">
            <w:rPr>
              <w:rFonts w:eastAsia="Aptos" w:cstheme="minorHAnsi"/>
              <w:kern w:val="2"/>
              <w:sz w:val="22"/>
              <w:szCs w:val="22"/>
            </w:rPr>
            <w:delText>al meccanismo incentivante</w:delText>
          </w:r>
        </w:del>
      </w:ins>
      <w:ins w:id="17354" w:author="Visone Rossana (GSE)" w:date="2025-10-17T16:58:00Z" w16du:dateUtc="2025-10-17T14:58:00Z">
        <w:del w:id="17355" w:author="Visone Rossana (GSE)" w:date="2025-10-21T18:42:00Z" w16du:dateUtc="2025-10-21T16:42:00Z">
          <w:r w:rsidR="000437F1" w:rsidDel="00C34F30">
            <w:rPr>
              <w:rFonts w:eastAsia="Aptos" w:cstheme="minorHAnsi"/>
              <w:kern w:val="2"/>
              <w:sz w:val="22"/>
              <w:szCs w:val="22"/>
            </w:rPr>
            <w:delText>, eventualmente,</w:delText>
          </w:r>
        </w:del>
      </w:ins>
      <w:ins w:id="17356" w:author="Visone Rossana (GSE)" w:date="2025-10-12T17:36:00Z" w16du:dateUtc="2025-10-12T15:36:00Z">
        <w:del w:id="17357" w:author="Visone Rossana (GSE)" w:date="2025-10-21T18:42:00Z" w16du:dateUtc="2025-10-21T16:42:00Z">
          <w:r w:rsidDel="00C34F30">
            <w:rPr>
              <w:rFonts w:eastAsia="Aptos" w:cstheme="minorHAnsi"/>
              <w:kern w:val="2"/>
              <w:sz w:val="22"/>
              <w:szCs w:val="22"/>
            </w:rPr>
            <w:delText xml:space="preserve"> tramite i </w:delText>
          </w:r>
          <w:r w:rsidRPr="009A7E3B" w:rsidDel="00C34F30">
            <w:rPr>
              <w:rFonts w:eastAsia="Aptos" w:cstheme="minorHAnsi"/>
              <w:kern w:val="2"/>
              <w:sz w:val="22"/>
              <w:szCs w:val="22"/>
            </w:rPr>
            <w:delText xml:space="preserve">soggetti </w:delText>
          </w:r>
          <w:r w:rsidDel="00C34F30">
            <w:rPr>
              <w:rFonts w:eastAsia="Aptos" w:cstheme="minorHAnsi"/>
              <w:kern w:val="2"/>
              <w:sz w:val="22"/>
              <w:szCs w:val="22"/>
            </w:rPr>
            <w:delText>abilit</w:delText>
          </w:r>
          <w:r w:rsidRPr="00BE0499" w:rsidDel="00C34F30">
            <w:rPr>
              <w:rFonts w:eastAsia="Aptos" w:cstheme="minorHAnsi"/>
              <w:kern w:val="2"/>
              <w:sz w:val="22"/>
              <w:szCs w:val="22"/>
            </w:rPr>
            <w:delText xml:space="preserve">ati </w:delText>
          </w:r>
        </w:del>
      </w:ins>
      <w:ins w:id="17358" w:author="Visone Rossana (GSE)" w:date="2025-10-17T16:58:00Z" w16du:dateUtc="2025-10-17T14:58:00Z">
        <w:del w:id="17359" w:author="Visone Rossana (GSE)" w:date="2025-10-21T18:42:00Z" w16du:dateUtc="2025-10-21T16:42:00Z">
          <w:r w:rsidR="003C40A4" w:rsidDel="00C34F30">
            <w:rPr>
              <w:rFonts w:eastAsia="Aptos" w:cstheme="minorHAnsi"/>
              <w:kern w:val="2"/>
              <w:sz w:val="22"/>
              <w:szCs w:val="22"/>
            </w:rPr>
            <w:delText xml:space="preserve">previsti dal Decreto </w:delText>
          </w:r>
        </w:del>
      </w:ins>
      <w:ins w:id="17360" w:author="Visone Rossana (GSE)" w:date="2025-10-12T17:36:00Z" w16du:dateUtc="2025-10-12T15:36:00Z">
        <w:del w:id="17361" w:author="Visone Rossana (GSE)" w:date="2025-10-21T18:42:00Z" w16du:dateUtc="2025-10-21T16:42:00Z">
          <w:r w:rsidRPr="009A7E3B" w:rsidDel="00C34F30">
            <w:rPr>
              <w:rFonts w:eastAsia="Aptos" w:cstheme="minorHAnsi"/>
              <w:kern w:val="2"/>
              <w:sz w:val="22"/>
              <w:szCs w:val="22"/>
            </w:rPr>
            <w:delText>si rimanda al paragrafo 3.5</w:delText>
          </w:r>
          <w:r w:rsidDel="00C34F30">
            <w:rPr>
              <w:rFonts w:eastAsia="Aptos" w:cstheme="minorHAnsi"/>
              <w:kern w:val="2"/>
              <w:sz w:val="22"/>
              <w:szCs w:val="22"/>
            </w:rPr>
            <w:delText>.</w:delText>
          </w:r>
        </w:del>
      </w:ins>
    </w:p>
    <w:p w14:paraId="2CE7C5A4" w14:textId="77777777" w:rsidR="003C40A4" w:rsidRPr="009A7E3B" w:rsidRDefault="003C40A4" w:rsidP="00A341B4">
      <w:pPr>
        <w:spacing w:line="276" w:lineRule="auto"/>
        <w:jc w:val="both"/>
        <w:rPr>
          <w:ins w:id="17362" w:author="Visone Rossana (GSE)" w:date="2025-10-12T17:36:00Z" w16du:dateUtc="2025-10-12T15:36:00Z"/>
          <w:rFonts w:eastAsia="Aptos" w:cstheme="minorHAnsi"/>
          <w:kern w:val="2"/>
          <w:sz w:val="22"/>
          <w:szCs w:val="22"/>
        </w:rPr>
      </w:pPr>
    </w:p>
    <w:p w14:paraId="5C98077A" w14:textId="03059588" w:rsidR="00A341B4" w:rsidDel="00A341B4" w:rsidRDefault="00A341B4">
      <w:pPr>
        <w:pStyle w:val="TITOLO20"/>
        <w:numPr>
          <w:ilvl w:val="2"/>
          <w:numId w:val="292"/>
        </w:numPr>
        <w:ind w:left="1134" w:hanging="708"/>
        <w:rPr>
          <w:ins w:id="17363" w:author="Visone Rossana (GSE)" w:date="2025-10-05T18:22:00Z" w16du:dateUtc="2025-10-05T16:22:00Z"/>
          <w:del w:id="17364" w:author="Visone Rossana (GSE)" w:date="2025-10-12T17:36:00Z" w16du:dateUtc="2025-10-12T15:36:00Z"/>
        </w:rPr>
        <w:pPrChange w:id="17365" w:author="Oliosi Francesco (GSE)" w:date="2025-10-13T18:19:00Z" w16du:dateUtc="2025-10-13T16:19:00Z">
          <w:pPr>
            <w:spacing w:line="276" w:lineRule="auto"/>
            <w:jc w:val="both"/>
          </w:pPr>
        </w:pPrChange>
      </w:pPr>
      <w:bookmarkStart w:id="17366" w:name="_Toc211327509"/>
      <w:bookmarkStart w:id="17367" w:name="_Toc212462564"/>
      <w:bookmarkEnd w:id="17366"/>
      <w:bookmarkEnd w:id="17367"/>
    </w:p>
    <w:p w14:paraId="5336EF3D" w14:textId="295581EA" w:rsidR="00E653A2" w:rsidRPr="00923DC6" w:rsidRDefault="00E653A2">
      <w:pPr>
        <w:pStyle w:val="TITOLO20"/>
        <w:numPr>
          <w:ilvl w:val="2"/>
          <w:numId w:val="292"/>
        </w:numPr>
        <w:ind w:left="1134" w:hanging="708"/>
        <w:rPr>
          <w:ins w:id="17368" w:author="Visone Rossana (GSE)" w:date="2025-10-05T18:22:00Z" w16du:dateUtc="2025-10-05T16:22:00Z"/>
        </w:rPr>
        <w:pPrChange w:id="17369" w:author="Oliosi Francesco (GSE)" w:date="2025-10-13T18:39:00Z" w16du:dateUtc="2025-10-13T16:39:00Z">
          <w:pPr>
            <w:pStyle w:val="TITOLO3GSE"/>
            <w:numPr>
              <w:ilvl w:val="2"/>
              <w:numId w:val="218"/>
            </w:numPr>
            <w:ind w:left="1715" w:hanging="504"/>
          </w:pPr>
        </w:pPrChange>
      </w:pPr>
      <w:bookmarkStart w:id="17370" w:name="_Toc212462565"/>
      <w:ins w:id="17371" w:author="Visone Rossana (GSE)" w:date="2025-10-05T18:22:00Z" w16du:dateUtc="2025-10-05T16:22:00Z">
        <w:r w:rsidRPr="00923DC6">
          <w:t xml:space="preserve">Requisiti tecnici per l’accesso all’incentivo (Allegato </w:t>
        </w:r>
        <w:r w:rsidRPr="00721EAE">
          <w:rPr>
            <w:rPrChange w:id="17372" w:author="Visone Rossana (GSE)" w:date="2025-10-05T18:25:00Z" w16du:dateUtc="2025-10-05T16:25:00Z">
              <w:rPr>
                <w:highlight w:val="yellow"/>
              </w:rPr>
            </w:rPrChange>
          </w:rPr>
          <w:t>I</w:t>
        </w:r>
      </w:ins>
      <w:ins w:id="17373" w:author="Visone Rossana (GSE)" w:date="2025-10-05T18:25:00Z" w16du:dateUtc="2025-10-05T16:25:00Z">
        <w:del w:id="17374" w:author="Visone Rossana (GSE)" w:date="2025-10-20T15:25:00Z" w16du:dateUtc="2025-10-20T13:25:00Z">
          <w:r w:rsidR="00721EAE" w:rsidRPr="00365F81" w:rsidDel="00854379">
            <w:delText>I</w:delText>
          </w:r>
        </w:del>
      </w:ins>
      <w:ins w:id="17375" w:author="Visone Rossana (GSE)" w:date="2025-10-05T18:22:00Z" w16du:dateUtc="2025-10-05T16:22:00Z">
        <w:r w:rsidRPr="00923DC6">
          <w:t xml:space="preserve"> del Decreto)</w:t>
        </w:r>
        <w:bookmarkEnd w:id="17370"/>
      </w:ins>
    </w:p>
    <w:p w14:paraId="509A86EC" w14:textId="5AE20170" w:rsidR="00E653A2" w:rsidRDefault="009A32E4" w:rsidP="003F6374">
      <w:pPr>
        <w:spacing w:line="276" w:lineRule="auto"/>
        <w:jc w:val="both"/>
        <w:rPr>
          <w:ins w:id="17376" w:author="Visone Rossana (GSE)" w:date="2025-10-05T18:11:00Z" w16du:dateUtc="2025-10-05T16:11:00Z"/>
          <w:rFonts w:ascii="Calibri" w:eastAsia="Aptos" w:hAnsi="Calibri" w:cs="Calibri"/>
          <w:kern w:val="2"/>
        </w:rPr>
      </w:pPr>
      <w:ins w:id="17377" w:author="Visone Rossana (GSE)" w:date="2025-10-05T18:23:00Z">
        <w:r w:rsidRPr="009A32E4">
          <w:rPr>
            <w:rFonts w:cstheme="minorHAnsi"/>
            <w:sz w:val="22"/>
            <w:szCs w:val="22"/>
          </w:rPr>
          <w:t>Per ogni tipologia di superficie opaca (copertura, pavimento o parete) è definito un valore limite massimo di trasmittanza, in funzione della zona climatica come specificato nella seguente tabella:</w:t>
        </w:r>
      </w:ins>
    </w:p>
    <w:p w14:paraId="68694B96" w14:textId="77777777" w:rsidR="002E2D66" w:rsidRDefault="002E2D66" w:rsidP="002E2D66">
      <w:pPr>
        <w:spacing w:after="120"/>
        <w:jc w:val="both"/>
        <w:rPr>
          <w:ins w:id="17378" w:author="Visone Rossana (GSE)" w:date="2025-10-05T18:29:00Z" w16du:dateUtc="2025-10-05T16:29:00Z"/>
          <w:b/>
          <w:bCs/>
          <w:sz w:val="20"/>
        </w:rPr>
      </w:pPr>
    </w:p>
    <w:p w14:paraId="7F2D0B91" w14:textId="63D17426" w:rsidR="002E2D66" w:rsidRPr="00CA0C37" w:rsidRDefault="002E2D66" w:rsidP="002E2D66">
      <w:pPr>
        <w:spacing w:after="120"/>
        <w:jc w:val="both"/>
        <w:rPr>
          <w:ins w:id="17379" w:author="Visone Rossana (GSE)" w:date="2025-10-05T18:29:00Z" w16du:dateUtc="2025-10-05T16:29:00Z"/>
          <w:b/>
          <w:bCs/>
          <w:sz w:val="20"/>
        </w:rPr>
      </w:pPr>
      <w:ins w:id="17380" w:author="Visone Rossana (GSE)" w:date="2025-10-05T18:29:00Z" w16du:dateUtc="2025-10-05T16:29:00Z">
        <w:r w:rsidRPr="00CA0C37">
          <w:rPr>
            <w:b/>
            <w:bCs/>
            <w:sz w:val="20"/>
          </w:rPr>
          <w:t xml:space="preserve">Tabella </w:t>
        </w:r>
        <w:r w:rsidRPr="002E2D66">
          <w:rPr>
            <w:b/>
            <w:bCs/>
            <w:sz w:val="20"/>
            <w:highlight w:val="yellow"/>
            <w:rPrChange w:id="17381" w:author="Visone Rossana (GSE)" w:date="2025-10-05T18:30:00Z" w16du:dateUtc="2025-10-05T16:30:00Z">
              <w:rPr>
                <w:b/>
                <w:bCs/>
                <w:sz w:val="20"/>
              </w:rPr>
            </w:rPrChange>
          </w:rPr>
          <w:t>x</w:t>
        </w:r>
        <w:r w:rsidRPr="00CA0C37">
          <w:rPr>
            <w:b/>
            <w:bCs/>
            <w:sz w:val="20"/>
          </w:rPr>
          <w:t xml:space="preserve"> - Strutture opache: valori limite massimi di trasmittanza termica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20"/>
        <w:gridCol w:w="1976"/>
        <w:gridCol w:w="1710"/>
      </w:tblGrid>
      <w:tr w:rsidR="00433936" w:rsidRPr="00DF23CE" w14:paraId="56373332" w14:textId="77777777" w:rsidTr="00E8075C">
        <w:trPr>
          <w:jc w:val="center"/>
          <w:ins w:id="17382" w:author="Visone Rossana (GSE)" w:date="2025-10-05T18:29:00Z"/>
        </w:trPr>
        <w:tc>
          <w:tcPr>
            <w:tcW w:w="0" w:type="auto"/>
            <w:gridSpan w:val="3"/>
            <w:shd w:val="clear" w:color="auto" w:fill="D9D9D9"/>
            <w:vAlign w:val="center"/>
          </w:tcPr>
          <w:p w14:paraId="15075AE8" w14:textId="3E409F62" w:rsidR="00433936" w:rsidRPr="00DF23CE" w:rsidRDefault="00433936" w:rsidP="00E8075C">
            <w:pPr>
              <w:spacing w:before="60" w:after="60"/>
              <w:jc w:val="both"/>
              <w:rPr>
                <w:ins w:id="17383" w:author="Visone Rossana (GSE)" w:date="2025-10-05T18:29:00Z" w16du:dateUtc="2025-10-05T16:29:00Z"/>
                <w:rFonts w:cs="Calibri"/>
                <w:b/>
                <w:sz w:val="20"/>
                <w:szCs w:val="20"/>
              </w:rPr>
            </w:pPr>
            <w:ins w:id="17384" w:author="Visone Rossana (GSE)" w:date="2025-10-05T18:29:00Z" w16du:dateUtc="2025-10-05T16:29:00Z">
              <w:r w:rsidRPr="00DF23CE">
                <w:rPr>
                  <w:rFonts w:cs="Calibri"/>
                  <w:b/>
                  <w:sz w:val="20"/>
                  <w:szCs w:val="20"/>
                </w:rPr>
                <w:t xml:space="preserve">[Tabella </w:t>
              </w:r>
              <w:r>
                <w:rPr>
                  <w:rFonts w:cs="Calibri"/>
                  <w:b/>
                  <w:sz w:val="20"/>
                  <w:szCs w:val="20"/>
                </w:rPr>
                <w:t>2</w:t>
              </w:r>
              <w:r w:rsidRPr="00DF23CE">
                <w:rPr>
                  <w:rFonts w:cs="Calibri"/>
                  <w:b/>
                  <w:sz w:val="20"/>
                  <w:szCs w:val="20"/>
                </w:rPr>
                <w:t xml:space="preserve"> – Allegato</w:t>
              </w:r>
              <w:r>
                <w:rPr>
                  <w:rFonts w:cs="Calibri"/>
                  <w:b/>
                  <w:sz w:val="20"/>
                  <w:szCs w:val="20"/>
                </w:rPr>
                <w:t xml:space="preserve"> </w:t>
              </w:r>
              <w:r w:rsidRPr="00DF23CE">
                <w:rPr>
                  <w:rFonts w:cs="Calibri"/>
                  <w:b/>
                  <w:sz w:val="20"/>
                  <w:szCs w:val="20"/>
                </w:rPr>
                <w:t>I</w:t>
              </w:r>
              <w:del w:id="17385" w:author="Visone Rossana (GSE)" w:date="2025-10-20T11:34:00Z" w16du:dateUtc="2025-10-20T09:34:00Z">
                <w:r w:rsidDel="0092321A">
                  <w:rPr>
                    <w:rFonts w:cs="Calibri"/>
                    <w:b/>
                    <w:sz w:val="20"/>
                    <w:szCs w:val="20"/>
                  </w:rPr>
                  <w:delText>I</w:delText>
                </w:r>
              </w:del>
              <w:r w:rsidRPr="00DF23CE">
                <w:rPr>
                  <w:rFonts w:cs="Calibri"/>
                  <w:b/>
                  <w:sz w:val="20"/>
                  <w:szCs w:val="20"/>
                </w:rPr>
                <w:t xml:space="preserve"> – D</w:t>
              </w:r>
            </w:ins>
            <w:ins w:id="17386" w:author="Visone Rossana (GSE)" w:date="2025-10-05T18:30:00Z" w16du:dateUtc="2025-10-05T16:30:00Z">
              <w:r w:rsidR="002E2D66">
                <w:rPr>
                  <w:rFonts w:cs="Calibri"/>
                  <w:b/>
                  <w:sz w:val="20"/>
                  <w:szCs w:val="20"/>
                </w:rPr>
                <w:t>.</w:t>
              </w:r>
            </w:ins>
            <w:ins w:id="17387" w:author="Visone Rossana (GSE)" w:date="2025-10-05T18:29:00Z" w16du:dateUtc="2025-10-05T16:29:00Z">
              <w:r w:rsidRPr="00DF23CE">
                <w:rPr>
                  <w:rFonts w:cs="Calibri"/>
                  <w:b/>
                  <w:sz w:val="20"/>
                  <w:szCs w:val="20"/>
                </w:rPr>
                <w:t>M</w:t>
              </w:r>
            </w:ins>
            <w:ins w:id="17388" w:author="Visone Rossana (GSE)" w:date="2025-10-05T18:30:00Z" w16du:dateUtc="2025-10-05T16:30:00Z">
              <w:r w:rsidR="002E2D66">
                <w:rPr>
                  <w:rFonts w:cs="Calibri"/>
                  <w:b/>
                  <w:sz w:val="20"/>
                  <w:szCs w:val="20"/>
                </w:rPr>
                <w:t>.</w:t>
              </w:r>
            </w:ins>
            <w:ins w:id="17389" w:author="Visone Rossana (GSE)" w:date="2025-10-05T18:29:00Z" w16du:dateUtc="2025-10-05T16:29:00Z">
              <w:r w:rsidRPr="00DF23CE">
                <w:rPr>
                  <w:rFonts w:cs="Calibri"/>
                  <w:b/>
                  <w:sz w:val="20"/>
                  <w:szCs w:val="20"/>
                </w:rPr>
                <w:t xml:space="preserve"> </w:t>
              </w:r>
              <w:r>
                <w:rPr>
                  <w:rFonts w:cs="Calibri"/>
                  <w:b/>
                  <w:sz w:val="20"/>
                  <w:szCs w:val="20"/>
                </w:rPr>
                <w:t>7 agosto 2025</w:t>
              </w:r>
              <w:r w:rsidRPr="00DF23CE">
                <w:rPr>
                  <w:rFonts w:cs="Calibri"/>
                  <w:b/>
                  <w:sz w:val="20"/>
                  <w:szCs w:val="20"/>
                </w:rPr>
                <w:t>]</w:t>
              </w:r>
            </w:ins>
          </w:p>
        </w:tc>
      </w:tr>
      <w:tr w:rsidR="00433936" w:rsidRPr="00DF23CE" w14:paraId="405615F0" w14:textId="77777777" w:rsidTr="00E8075C">
        <w:trPr>
          <w:jc w:val="center"/>
          <w:ins w:id="17390" w:author="Visone Rossana (GSE)" w:date="2025-10-05T18:29:00Z"/>
        </w:trPr>
        <w:tc>
          <w:tcPr>
            <w:tcW w:w="0" w:type="auto"/>
            <w:vAlign w:val="center"/>
          </w:tcPr>
          <w:p w14:paraId="1EB3F8DB" w14:textId="77777777" w:rsidR="00433936" w:rsidRPr="00DF23CE" w:rsidRDefault="00433936" w:rsidP="00E8075C">
            <w:pPr>
              <w:spacing w:before="60" w:after="60"/>
              <w:jc w:val="both"/>
              <w:rPr>
                <w:ins w:id="17391" w:author="Visone Rossana (GSE)" w:date="2025-10-05T18:29:00Z" w16du:dateUtc="2025-10-05T16:29:00Z"/>
                <w:rFonts w:cs="Calibri"/>
                <w:b/>
                <w:sz w:val="20"/>
                <w:szCs w:val="20"/>
              </w:rPr>
            </w:pPr>
            <w:ins w:id="17392" w:author="Visone Rossana (GSE)" w:date="2025-10-05T18:29:00Z" w16du:dateUtc="2025-10-05T16:29:00Z">
              <w:r w:rsidRPr="00DF23CE">
                <w:rPr>
                  <w:rFonts w:cs="Calibri"/>
                  <w:b/>
                  <w:sz w:val="20"/>
                  <w:szCs w:val="20"/>
                </w:rPr>
                <w:t>Tipologia di intervento</w:t>
              </w:r>
            </w:ins>
          </w:p>
        </w:tc>
        <w:tc>
          <w:tcPr>
            <w:tcW w:w="0" w:type="auto"/>
            <w:gridSpan w:val="2"/>
            <w:vAlign w:val="center"/>
          </w:tcPr>
          <w:p w14:paraId="795EAE6A" w14:textId="77777777" w:rsidR="00433936" w:rsidRPr="00DF23CE" w:rsidRDefault="00433936" w:rsidP="00E8075C">
            <w:pPr>
              <w:spacing w:before="60" w:after="60"/>
              <w:jc w:val="both"/>
              <w:rPr>
                <w:ins w:id="17393" w:author="Visone Rossana (GSE)" w:date="2025-10-05T18:29:00Z" w16du:dateUtc="2025-10-05T16:29:00Z"/>
                <w:rFonts w:cs="Calibri"/>
                <w:b/>
                <w:sz w:val="20"/>
                <w:szCs w:val="20"/>
              </w:rPr>
            </w:pPr>
            <w:ins w:id="17394" w:author="Visone Rossana (GSE)" w:date="2025-10-05T18:29:00Z" w16du:dateUtc="2025-10-05T16:29:00Z">
              <w:r w:rsidRPr="00DF23CE">
                <w:rPr>
                  <w:rFonts w:cs="Calibri"/>
                  <w:b/>
                  <w:sz w:val="20"/>
                  <w:szCs w:val="20"/>
                </w:rPr>
                <w:t>Requisiti tecnici di soglia per la tecnologia</w:t>
              </w:r>
            </w:ins>
          </w:p>
        </w:tc>
      </w:tr>
      <w:tr w:rsidR="00433936" w:rsidRPr="00DF23CE" w14:paraId="3F676091" w14:textId="77777777" w:rsidTr="00E8075C">
        <w:trPr>
          <w:jc w:val="center"/>
          <w:ins w:id="17395" w:author="Visone Rossana (GSE)" w:date="2025-10-05T18:29:00Z"/>
        </w:trPr>
        <w:tc>
          <w:tcPr>
            <w:tcW w:w="0" w:type="auto"/>
            <w:vMerge w:val="restart"/>
            <w:vAlign w:val="center"/>
          </w:tcPr>
          <w:p w14:paraId="419474B9" w14:textId="77777777" w:rsidR="00433936" w:rsidRPr="00DF23CE" w:rsidRDefault="00433936" w:rsidP="00433936">
            <w:pPr>
              <w:numPr>
                <w:ilvl w:val="0"/>
                <w:numId w:val="219"/>
              </w:numPr>
              <w:spacing w:before="60" w:after="60" w:line="276" w:lineRule="auto"/>
              <w:ind w:left="284"/>
              <w:jc w:val="both"/>
              <w:rPr>
                <w:ins w:id="17396" w:author="Visone Rossana (GSE)" w:date="2025-10-05T18:29:00Z" w16du:dateUtc="2025-10-05T16:29:00Z"/>
                <w:rFonts w:cs="Calibri"/>
                <w:sz w:val="20"/>
                <w:szCs w:val="20"/>
              </w:rPr>
            </w:pPr>
            <w:ins w:id="17397" w:author="Visone Rossana (GSE)" w:date="2025-10-05T18:29:00Z" w16du:dateUtc="2025-10-05T16:29:00Z">
              <w:r w:rsidRPr="00DF23CE">
                <w:rPr>
                  <w:rFonts w:cs="Calibri"/>
                  <w:sz w:val="20"/>
                  <w:szCs w:val="20"/>
                </w:rPr>
                <w:t xml:space="preserve">Strutture opache orizzontali: isolamento coperture       </w:t>
              </w:r>
            </w:ins>
          </w:p>
          <w:p w14:paraId="774EC38E" w14:textId="47A6D232" w:rsidR="00433936" w:rsidRPr="00DF23CE" w:rsidRDefault="004F6806">
            <w:pPr>
              <w:spacing w:before="60" w:after="60"/>
              <w:ind w:left="284"/>
              <w:jc w:val="center"/>
              <w:rPr>
                <w:ins w:id="17398" w:author="Visone Rossana (GSE)" w:date="2025-10-05T18:29:00Z" w16du:dateUtc="2025-10-05T16:29:00Z"/>
                <w:rFonts w:cs="Calibri"/>
                <w:sz w:val="20"/>
                <w:szCs w:val="20"/>
              </w:rPr>
              <w:pPrChange w:id="17399" w:author="Visone Rossana (GSE)" w:date="2025-10-05T18:33:00Z" w16du:dateUtc="2025-10-05T16:33:00Z">
                <w:pPr>
                  <w:spacing w:before="60" w:after="60"/>
                  <w:ind w:left="284"/>
                  <w:jc w:val="both"/>
                </w:pPr>
              </w:pPrChange>
            </w:pPr>
            <w:ins w:id="17400" w:author="Visone Rossana (GSE)" w:date="2025-10-05T18:33:00Z" w16du:dateUtc="2025-10-05T16:33:00Z">
              <w:r w:rsidRPr="004F6806">
                <w:rPr>
                  <w:rFonts w:cs="Calibri"/>
                  <w:sz w:val="20"/>
                  <w:szCs w:val="20"/>
                  <w:rPrChange w:id="17401" w:author="Visone Rossana (GSE)" w:date="2025-10-05T18:33:00Z" w16du:dateUtc="2025-10-05T16:33:00Z">
                    <w:rPr>
                      <w:sz w:val="18"/>
                    </w:rPr>
                  </w:rPrChange>
                </w:rPr>
                <w:t>(calcolo secondo le norme UNI EN ISO 6946)</w:t>
              </w:r>
            </w:ins>
          </w:p>
        </w:tc>
        <w:tc>
          <w:tcPr>
            <w:tcW w:w="0" w:type="auto"/>
            <w:vAlign w:val="center"/>
          </w:tcPr>
          <w:p w14:paraId="23B12370" w14:textId="77777777" w:rsidR="00433936" w:rsidRPr="00DF23CE" w:rsidRDefault="00433936" w:rsidP="00E8075C">
            <w:pPr>
              <w:spacing w:before="60" w:after="60"/>
              <w:jc w:val="both"/>
              <w:rPr>
                <w:ins w:id="17402" w:author="Visone Rossana (GSE)" w:date="2025-10-05T18:29:00Z" w16du:dateUtc="2025-10-05T16:29:00Z"/>
                <w:rFonts w:cs="Calibri"/>
                <w:sz w:val="20"/>
                <w:szCs w:val="20"/>
              </w:rPr>
            </w:pPr>
            <w:ins w:id="17403" w:author="Visone Rossana (GSE)" w:date="2025-10-05T18:29:00Z" w16du:dateUtc="2025-10-05T16:29:00Z">
              <w:r w:rsidRPr="00DF23CE">
                <w:rPr>
                  <w:rFonts w:cs="Calibri"/>
                  <w:sz w:val="20"/>
                  <w:szCs w:val="20"/>
                </w:rPr>
                <w:t>Zona climatica A</w:t>
              </w:r>
            </w:ins>
          </w:p>
        </w:tc>
        <w:tc>
          <w:tcPr>
            <w:tcW w:w="0" w:type="auto"/>
            <w:vAlign w:val="center"/>
          </w:tcPr>
          <w:p w14:paraId="5DA9351C" w14:textId="77777777" w:rsidR="00433936" w:rsidRPr="00DF23CE" w:rsidRDefault="00433936" w:rsidP="00E8075C">
            <w:pPr>
              <w:spacing w:before="60" w:after="60"/>
              <w:jc w:val="both"/>
              <w:rPr>
                <w:ins w:id="17404" w:author="Visone Rossana (GSE)" w:date="2025-10-05T18:29:00Z" w16du:dateUtc="2025-10-05T16:29:00Z"/>
                <w:rFonts w:cs="Calibri"/>
                <w:sz w:val="20"/>
                <w:szCs w:val="20"/>
              </w:rPr>
            </w:pPr>
            <w:ins w:id="17405" w:author="Visone Rossana (GSE)" w:date="2025-10-05T18:29:00Z" w16du:dateUtc="2025-10-05T16:29:00Z">
              <w:r w:rsidRPr="00DF23CE">
                <w:rPr>
                  <w:rFonts w:cs="Calibri"/>
                  <w:sz w:val="20"/>
                  <w:szCs w:val="20"/>
                </w:rPr>
                <w:t>≤ 0,27 W/m</w:t>
              </w:r>
              <w:r w:rsidRPr="00DF23CE">
                <w:rPr>
                  <w:rFonts w:cs="Calibri"/>
                  <w:sz w:val="20"/>
                  <w:szCs w:val="20"/>
                  <w:vertAlign w:val="superscript"/>
                </w:rPr>
                <w:t>2</w:t>
              </w:r>
              <w:r w:rsidRPr="00DF23CE">
                <w:rPr>
                  <w:rFonts w:cs="Calibri"/>
                  <w:sz w:val="20"/>
                  <w:szCs w:val="20"/>
                </w:rPr>
                <w:t>K</w:t>
              </w:r>
            </w:ins>
          </w:p>
        </w:tc>
      </w:tr>
      <w:tr w:rsidR="00433936" w:rsidRPr="00DF23CE" w14:paraId="1F87B633" w14:textId="77777777" w:rsidTr="00E8075C">
        <w:trPr>
          <w:jc w:val="center"/>
          <w:ins w:id="17406" w:author="Visone Rossana (GSE)" w:date="2025-10-05T18:29:00Z"/>
        </w:trPr>
        <w:tc>
          <w:tcPr>
            <w:tcW w:w="0" w:type="auto"/>
            <w:vMerge/>
            <w:vAlign w:val="center"/>
          </w:tcPr>
          <w:p w14:paraId="7BF07C01" w14:textId="77777777" w:rsidR="00433936" w:rsidRPr="00DF23CE" w:rsidRDefault="00433936" w:rsidP="00E8075C">
            <w:pPr>
              <w:spacing w:before="60" w:after="60"/>
              <w:jc w:val="both"/>
              <w:rPr>
                <w:ins w:id="17407" w:author="Visone Rossana (GSE)" w:date="2025-10-05T18:29:00Z" w16du:dateUtc="2025-10-05T16:29:00Z"/>
                <w:rFonts w:cs="Calibri"/>
                <w:sz w:val="20"/>
                <w:szCs w:val="20"/>
              </w:rPr>
            </w:pPr>
          </w:p>
        </w:tc>
        <w:tc>
          <w:tcPr>
            <w:tcW w:w="0" w:type="auto"/>
            <w:vAlign w:val="center"/>
          </w:tcPr>
          <w:p w14:paraId="53D230B1" w14:textId="77777777" w:rsidR="00433936" w:rsidRPr="00DF23CE" w:rsidRDefault="00433936" w:rsidP="00E8075C">
            <w:pPr>
              <w:spacing w:before="60" w:after="60"/>
              <w:jc w:val="both"/>
              <w:rPr>
                <w:ins w:id="17408" w:author="Visone Rossana (GSE)" w:date="2025-10-05T18:29:00Z" w16du:dateUtc="2025-10-05T16:29:00Z"/>
                <w:rFonts w:cs="Calibri"/>
                <w:sz w:val="20"/>
                <w:szCs w:val="20"/>
              </w:rPr>
            </w:pPr>
            <w:ins w:id="17409" w:author="Visone Rossana (GSE)" w:date="2025-10-05T18:29:00Z" w16du:dateUtc="2025-10-05T16:29:00Z">
              <w:r w:rsidRPr="00DF23CE">
                <w:rPr>
                  <w:rFonts w:cs="Calibri"/>
                  <w:sz w:val="20"/>
                  <w:szCs w:val="20"/>
                </w:rPr>
                <w:t>Zona climatica B</w:t>
              </w:r>
            </w:ins>
          </w:p>
        </w:tc>
        <w:tc>
          <w:tcPr>
            <w:tcW w:w="0" w:type="auto"/>
            <w:vAlign w:val="center"/>
          </w:tcPr>
          <w:p w14:paraId="41A2D9BB" w14:textId="77777777" w:rsidR="00433936" w:rsidRPr="00DF23CE" w:rsidRDefault="00433936" w:rsidP="00E8075C">
            <w:pPr>
              <w:spacing w:before="60" w:after="60"/>
              <w:jc w:val="both"/>
              <w:rPr>
                <w:ins w:id="17410" w:author="Visone Rossana (GSE)" w:date="2025-10-05T18:29:00Z" w16du:dateUtc="2025-10-05T16:29:00Z"/>
                <w:rFonts w:cs="Calibri"/>
                <w:sz w:val="20"/>
                <w:szCs w:val="20"/>
              </w:rPr>
            </w:pPr>
            <w:ins w:id="17411" w:author="Visone Rossana (GSE)" w:date="2025-10-05T18:29:00Z" w16du:dateUtc="2025-10-05T16:29:00Z">
              <w:r w:rsidRPr="00DF23CE">
                <w:rPr>
                  <w:rFonts w:cs="Calibri"/>
                  <w:sz w:val="20"/>
                  <w:szCs w:val="20"/>
                </w:rPr>
                <w:t>≤ 0,27 W/m</w:t>
              </w:r>
              <w:r w:rsidRPr="00DF23CE">
                <w:rPr>
                  <w:rFonts w:cs="Calibri"/>
                  <w:sz w:val="20"/>
                  <w:szCs w:val="20"/>
                  <w:vertAlign w:val="superscript"/>
                </w:rPr>
                <w:t>2</w:t>
              </w:r>
              <w:r w:rsidRPr="00DF23CE">
                <w:rPr>
                  <w:rFonts w:cs="Calibri"/>
                  <w:sz w:val="20"/>
                  <w:szCs w:val="20"/>
                </w:rPr>
                <w:t>K</w:t>
              </w:r>
            </w:ins>
          </w:p>
        </w:tc>
      </w:tr>
      <w:tr w:rsidR="00433936" w:rsidRPr="00DF23CE" w14:paraId="018A8A5C" w14:textId="77777777" w:rsidTr="00E8075C">
        <w:trPr>
          <w:jc w:val="center"/>
          <w:ins w:id="17412" w:author="Visone Rossana (GSE)" w:date="2025-10-05T18:29:00Z"/>
        </w:trPr>
        <w:tc>
          <w:tcPr>
            <w:tcW w:w="0" w:type="auto"/>
            <w:vMerge/>
            <w:vAlign w:val="center"/>
          </w:tcPr>
          <w:p w14:paraId="34657F25" w14:textId="77777777" w:rsidR="00433936" w:rsidRPr="00DF23CE" w:rsidRDefault="00433936" w:rsidP="00E8075C">
            <w:pPr>
              <w:spacing w:before="60" w:after="60"/>
              <w:jc w:val="both"/>
              <w:rPr>
                <w:ins w:id="17413" w:author="Visone Rossana (GSE)" w:date="2025-10-05T18:29:00Z" w16du:dateUtc="2025-10-05T16:29:00Z"/>
                <w:rFonts w:cs="Calibri"/>
                <w:sz w:val="20"/>
                <w:szCs w:val="20"/>
              </w:rPr>
            </w:pPr>
          </w:p>
        </w:tc>
        <w:tc>
          <w:tcPr>
            <w:tcW w:w="0" w:type="auto"/>
            <w:vAlign w:val="center"/>
          </w:tcPr>
          <w:p w14:paraId="34CB8642" w14:textId="77777777" w:rsidR="00433936" w:rsidRPr="00DF23CE" w:rsidRDefault="00433936" w:rsidP="00E8075C">
            <w:pPr>
              <w:spacing w:before="60" w:after="60"/>
              <w:jc w:val="both"/>
              <w:rPr>
                <w:ins w:id="17414" w:author="Visone Rossana (GSE)" w:date="2025-10-05T18:29:00Z" w16du:dateUtc="2025-10-05T16:29:00Z"/>
                <w:rFonts w:cs="Calibri"/>
                <w:sz w:val="20"/>
                <w:szCs w:val="20"/>
              </w:rPr>
            </w:pPr>
            <w:ins w:id="17415" w:author="Visone Rossana (GSE)" w:date="2025-10-05T18:29:00Z" w16du:dateUtc="2025-10-05T16:29:00Z">
              <w:r w:rsidRPr="00DF23CE">
                <w:rPr>
                  <w:rFonts w:cs="Calibri"/>
                  <w:sz w:val="20"/>
                  <w:szCs w:val="20"/>
                </w:rPr>
                <w:t>Zona climatica C</w:t>
              </w:r>
            </w:ins>
          </w:p>
        </w:tc>
        <w:tc>
          <w:tcPr>
            <w:tcW w:w="0" w:type="auto"/>
            <w:vAlign w:val="center"/>
          </w:tcPr>
          <w:p w14:paraId="7EEA6751" w14:textId="77777777" w:rsidR="00433936" w:rsidRPr="00DF23CE" w:rsidRDefault="00433936" w:rsidP="00E8075C">
            <w:pPr>
              <w:spacing w:before="60" w:after="60"/>
              <w:jc w:val="both"/>
              <w:rPr>
                <w:ins w:id="17416" w:author="Visone Rossana (GSE)" w:date="2025-10-05T18:29:00Z" w16du:dateUtc="2025-10-05T16:29:00Z"/>
                <w:rFonts w:cs="Calibri"/>
                <w:sz w:val="20"/>
                <w:szCs w:val="20"/>
              </w:rPr>
            </w:pPr>
            <w:ins w:id="17417" w:author="Visone Rossana (GSE)" w:date="2025-10-05T18:29:00Z" w16du:dateUtc="2025-10-05T16:29:00Z">
              <w:r w:rsidRPr="00DF23CE">
                <w:rPr>
                  <w:rFonts w:cs="Calibri"/>
                  <w:sz w:val="20"/>
                  <w:szCs w:val="20"/>
                </w:rPr>
                <w:t>≤ 0,27 W/m</w:t>
              </w:r>
              <w:r w:rsidRPr="00DF23CE">
                <w:rPr>
                  <w:rFonts w:cs="Calibri"/>
                  <w:sz w:val="20"/>
                  <w:szCs w:val="20"/>
                  <w:vertAlign w:val="superscript"/>
                </w:rPr>
                <w:t>2</w:t>
              </w:r>
              <w:r w:rsidRPr="00DF23CE">
                <w:rPr>
                  <w:rFonts w:cs="Calibri"/>
                  <w:sz w:val="20"/>
                  <w:szCs w:val="20"/>
                </w:rPr>
                <w:t>K</w:t>
              </w:r>
            </w:ins>
          </w:p>
        </w:tc>
      </w:tr>
      <w:tr w:rsidR="00433936" w:rsidRPr="00DF23CE" w14:paraId="6CF5FFB9" w14:textId="77777777" w:rsidTr="00E8075C">
        <w:trPr>
          <w:jc w:val="center"/>
          <w:ins w:id="17418" w:author="Visone Rossana (GSE)" w:date="2025-10-05T18:29:00Z"/>
        </w:trPr>
        <w:tc>
          <w:tcPr>
            <w:tcW w:w="0" w:type="auto"/>
            <w:vMerge/>
            <w:vAlign w:val="center"/>
          </w:tcPr>
          <w:p w14:paraId="3AEAAFAF" w14:textId="77777777" w:rsidR="00433936" w:rsidRPr="00DF23CE" w:rsidRDefault="00433936" w:rsidP="00E8075C">
            <w:pPr>
              <w:spacing w:before="60" w:after="60"/>
              <w:jc w:val="both"/>
              <w:rPr>
                <w:ins w:id="17419" w:author="Visone Rossana (GSE)" w:date="2025-10-05T18:29:00Z" w16du:dateUtc="2025-10-05T16:29:00Z"/>
                <w:rFonts w:cs="Calibri"/>
                <w:sz w:val="20"/>
                <w:szCs w:val="20"/>
              </w:rPr>
            </w:pPr>
          </w:p>
        </w:tc>
        <w:tc>
          <w:tcPr>
            <w:tcW w:w="0" w:type="auto"/>
            <w:vAlign w:val="center"/>
          </w:tcPr>
          <w:p w14:paraId="58629242" w14:textId="77777777" w:rsidR="00433936" w:rsidRPr="00DF23CE" w:rsidRDefault="00433936" w:rsidP="00E8075C">
            <w:pPr>
              <w:spacing w:before="60" w:after="60"/>
              <w:jc w:val="both"/>
              <w:rPr>
                <w:ins w:id="17420" w:author="Visone Rossana (GSE)" w:date="2025-10-05T18:29:00Z" w16du:dateUtc="2025-10-05T16:29:00Z"/>
                <w:rFonts w:cs="Calibri"/>
                <w:sz w:val="20"/>
                <w:szCs w:val="20"/>
              </w:rPr>
            </w:pPr>
            <w:ins w:id="17421" w:author="Visone Rossana (GSE)" w:date="2025-10-05T18:29:00Z" w16du:dateUtc="2025-10-05T16:29:00Z">
              <w:r w:rsidRPr="00DF23CE">
                <w:rPr>
                  <w:rFonts w:cs="Calibri"/>
                  <w:sz w:val="20"/>
                  <w:szCs w:val="20"/>
                </w:rPr>
                <w:t>Zona climatica D</w:t>
              </w:r>
            </w:ins>
          </w:p>
        </w:tc>
        <w:tc>
          <w:tcPr>
            <w:tcW w:w="0" w:type="auto"/>
            <w:vAlign w:val="center"/>
          </w:tcPr>
          <w:p w14:paraId="5891D06E" w14:textId="77777777" w:rsidR="00433936" w:rsidRPr="00DF23CE" w:rsidRDefault="00433936" w:rsidP="00E8075C">
            <w:pPr>
              <w:spacing w:before="60" w:after="60"/>
              <w:jc w:val="both"/>
              <w:rPr>
                <w:ins w:id="17422" w:author="Visone Rossana (GSE)" w:date="2025-10-05T18:29:00Z" w16du:dateUtc="2025-10-05T16:29:00Z"/>
                <w:rFonts w:cs="Calibri"/>
                <w:sz w:val="20"/>
                <w:szCs w:val="20"/>
              </w:rPr>
            </w:pPr>
            <w:ins w:id="17423" w:author="Visone Rossana (GSE)" w:date="2025-10-05T18:29:00Z" w16du:dateUtc="2025-10-05T16:29:00Z">
              <w:r w:rsidRPr="00DF23CE">
                <w:rPr>
                  <w:rFonts w:cs="Calibri"/>
                  <w:sz w:val="20"/>
                  <w:szCs w:val="20"/>
                </w:rPr>
                <w:t>≤ 0,22 W/m</w:t>
              </w:r>
              <w:r w:rsidRPr="00DF23CE">
                <w:rPr>
                  <w:rFonts w:cs="Calibri"/>
                  <w:sz w:val="20"/>
                  <w:szCs w:val="20"/>
                  <w:vertAlign w:val="superscript"/>
                </w:rPr>
                <w:t>2</w:t>
              </w:r>
              <w:r w:rsidRPr="00DF23CE">
                <w:rPr>
                  <w:rFonts w:cs="Calibri"/>
                  <w:sz w:val="20"/>
                  <w:szCs w:val="20"/>
                </w:rPr>
                <w:t>K</w:t>
              </w:r>
            </w:ins>
          </w:p>
        </w:tc>
      </w:tr>
      <w:tr w:rsidR="00433936" w:rsidRPr="00DF23CE" w14:paraId="520D7BE2" w14:textId="77777777" w:rsidTr="00E8075C">
        <w:trPr>
          <w:jc w:val="center"/>
          <w:ins w:id="17424" w:author="Visone Rossana (GSE)" w:date="2025-10-05T18:29:00Z"/>
        </w:trPr>
        <w:tc>
          <w:tcPr>
            <w:tcW w:w="0" w:type="auto"/>
            <w:vMerge/>
            <w:vAlign w:val="center"/>
          </w:tcPr>
          <w:p w14:paraId="34604E66" w14:textId="77777777" w:rsidR="00433936" w:rsidRPr="00DF23CE" w:rsidRDefault="00433936" w:rsidP="00E8075C">
            <w:pPr>
              <w:spacing w:before="60" w:after="60"/>
              <w:jc w:val="both"/>
              <w:rPr>
                <w:ins w:id="17425" w:author="Visone Rossana (GSE)" w:date="2025-10-05T18:29:00Z" w16du:dateUtc="2025-10-05T16:29:00Z"/>
                <w:rFonts w:cs="Calibri"/>
                <w:sz w:val="20"/>
                <w:szCs w:val="20"/>
              </w:rPr>
            </w:pPr>
          </w:p>
        </w:tc>
        <w:tc>
          <w:tcPr>
            <w:tcW w:w="0" w:type="auto"/>
            <w:vAlign w:val="center"/>
          </w:tcPr>
          <w:p w14:paraId="6DAC71FF" w14:textId="77777777" w:rsidR="00433936" w:rsidRPr="00DF23CE" w:rsidRDefault="00433936" w:rsidP="00E8075C">
            <w:pPr>
              <w:spacing w:before="60" w:after="60"/>
              <w:jc w:val="both"/>
              <w:rPr>
                <w:ins w:id="17426" w:author="Visone Rossana (GSE)" w:date="2025-10-05T18:29:00Z" w16du:dateUtc="2025-10-05T16:29:00Z"/>
                <w:rFonts w:cs="Calibri"/>
                <w:sz w:val="20"/>
                <w:szCs w:val="20"/>
              </w:rPr>
            </w:pPr>
            <w:ins w:id="17427" w:author="Visone Rossana (GSE)" w:date="2025-10-05T18:29:00Z" w16du:dateUtc="2025-10-05T16:29:00Z">
              <w:r w:rsidRPr="00DF23CE">
                <w:rPr>
                  <w:rFonts w:cs="Calibri"/>
                  <w:sz w:val="20"/>
                  <w:szCs w:val="20"/>
                </w:rPr>
                <w:t>Zona climatica E</w:t>
              </w:r>
            </w:ins>
          </w:p>
        </w:tc>
        <w:tc>
          <w:tcPr>
            <w:tcW w:w="0" w:type="auto"/>
            <w:vAlign w:val="center"/>
          </w:tcPr>
          <w:p w14:paraId="0B9E46C4" w14:textId="77777777" w:rsidR="00433936" w:rsidRPr="00DF23CE" w:rsidRDefault="00433936" w:rsidP="00E8075C">
            <w:pPr>
              <w:spacing w:before="60" w:after="60"/>
              <w:jc w:val="both"/>
              <w:rPr>
                <w:ins w:id="17428" w:author="Visone Rossana (GSE)" w:date="2025-10-05T18:29:00Z" w16du:dateUtc="2025-10-05T16:29:00Z"/>
                <w:rFonts w:cs="Calibri"/>
                <w:sz w:val="20"/>
                <w:szCs w:val="20"/>
              </w:rPr>
            </w:pPr>
            <w:ins w:id="17429" w:author="Visone Rossana (GSE)" w:date="2025-10-05T18:29:00Z" w16du:dateUtc="2025-10-05T16:29:00Z">
              <w:r w:rsidRPr="00DF23CE">
                <w:rPr>
                  <w:rFonts w:cs="Calibri"/>
                  <w:sz w:val="20"/>
                  <w:szCs w:val="20"/>
                </w:rPr>
                <w:t>≤ 0,20 W/m</w:t>
              </w:r>
              <w:r w:rsidRPr="00DF23CE">
                <w:rPr>
                  <w:rFonts w:cs="Calibri"/>
                  <w:sz w:val="20"/>
                  <w:szCs w:val="20"/>
                  <w:vertAlign w:val="superscript"/>
                </w:rPr>
                <w:t>2</w:t>
              </w:r>
              <w:r w:rsidRPr="00DF23CE">
                <w:rPr>
                  <w:rFonts w:cs="Calibri"/>
                  <w:sz w:val="20"/>
                  <w:szCs w:val="20"/>
                </w:rPr>
                <w:t>K</w:t>
              </w:r>
            </w:ins>
          </w:p>
        </w:tc>
      </w:tr>
      <w:tr w:rsidR="00433936" w:rsidRPr="00DF23CE" w14:paraId="20AA8724" w14:textId="77777777" w:rsidTr="00E8075C">
        <w:trPr>
          <w:jc w:val="center"/>
          <w:ins w:id="17430" w:author="Visone Rossana (GSE)" w:date="2025-10-05T18:29:00Z"/>
        </w:trPr>
        <w:tc>
          <w:tcPr>
            <w:tcW w:w="0" w:type="auto"/>
            <w:vMerge/>
            <w:vAlign w:val="center"/>
          </w:tcPr>
          <w:p w14:paraId="6A566D28" w14:textId="77777777" w:rsidR="00433936" w:rsidRPr="00DF23CE" w:rsidRDefault="00433936" w:rsidP="00E8075C">
            <w:pPr>
              <w:spacing w:before="60" w:after="60"/>
              <w:jc w:val="both"/>
              <w:rPr>
                <w:ins w:id="17431" w:author="Visone Rossana (GSE)" w:date="2025-10-05T18:29:00Z" w16du:dateUtc="2025-10-05T16:29:00Z"/>
                <w:rFonts w:cs="Calibri"/>
                <w:sz w:val="20"/>
                <w:szCs w:val="20"/>
              </w:rPr>
            </w:pPr>
          </w:p>
        </w:tc>
        <w:tc>
          <w:tcPr>
            <w:tcW w:w="0" w:type="auto"/>
            <w:vAlign w:val="center"/>
          </w:tcPr>
          <w:p w14:paraId="10A6927E" w14:textId="77777777" w:rsidR="00433936" w:rsidRPr="00DF23CE" w:rsidRDefault="00433936" w:rsidP="00E8075C">
            <w:pPr>
              <w:spacing w:before="60" w:after="60"/>
              <w:jc w:val="both"/>
              <w:rPr>
                <w:ins w:id="17432" w:author="Visone Rossana (GSE)" w:date="2025-10-05T18:29:00Z" w16du:dateUtc="2025-10-05T16:29:00Z"/>
                <w:rFonts w:cs="Calibri"/>
                <w:sz w:val="20"/>
                <w:szCs w:val="20"/>
              </w:rPr>
            </w:pPr>
            <w:ins w:id="17433" w:author="Visone Rossana (GSE)" w:date="2025-10-05T18:29:00Z" w16du:dateUtc="2025-10-05T16:29:00Z">
              <w:r w:rsidRPr="00DF23CE">
                <w:rPr>
                  <w:rFonts w:cs="Calibri"/>
                  <w:sz w:val="20"/>
                  <w:szCs w:val="20"/>
                </w:rPr>
                <w:t>Zona climatica F</w:t>
              </w:r>
            </w:ins>
          </w:p>
        </w:tc>
        <w:tc>
          <w:tcPr>
            <w:tcW w:w="0" w:type="auto"/>
            <w:vAlign w:val="center"/>
          </w:tcPr>
          <w:p w14:paraId="614EA205" w14:textId="77777777" w:rsidR="00433936" w:rsidRPr="00DF23CE" w:rsidRDefault="00433936" w:rsidP="00E8075C">
            <w:pPr>
              <w:spacing w:before="60" w:after="60"/>
              <w:jc w:val="both"/>
              <w:rPr>
                <w:ins w:id="17434" w:author="Visone Rossana (GSE)" w:date="2025-10-05T18:29:00Z" w16du:dateUtc="2025-10-05T16:29:00Z"/>
                <w:rFonts w:cs="Calibri"/>
                <w:sz w:val="20"/>
                <w:szCs w:val="20"/>
              </w:rPr>
            </w:pPr>
            <w:ins w:id="17435" w:author="Visone Rossana (GSE)" w:date="2025-10-05T18:29:00Z" w16du:dateUtc="2025-10-05T16:29:00Z">
              <w:r w:rsidRPr="00DF23CE">
                <w:rPr>
                  <w:rFonts w:cs="Calibri"/>
                  <w:sz w:val="20"/>
                  <w:szCs w:val="20"/>
                </w:rPr>
                <w:t>≤ 0,19 W/m</w:t>
              </w:r>
              <w:r w:rsidRPr="00DF23CE">
                <w:rPr>
                  <w:rFonts w:cs="Calibri"/>
                  <w:sz w:val="20"/>
                  <w:szCs w:val="20"/>
                  <w:vertAlign w:val="superscript"/>
                </w:rPr>
                <w:t>2</w:t>
              </w:r>
              <w:r w:rsidRPr="00DF23CE">
                <w:rPr>
                  <w:rFonts w:cs="Calibri"/>
                  <w:sz w:val="20"/>
                  <w:szCs w:val="20"/>
                </w:rPr>
                <w:t>K</w:t>
              </w:r>
            </w:ins>
          </w:p>
        </w:tc>
      </w:tr>
      <w:tr w:rsidR="00433936" w:rsidRPr="00DF23CE" w14:paraId="14245B37" w14:textId="77777777" w:rsidTr="00E8075C">
        <w:trPr>
          <w:trHeight w:val="360"/>
          <w:jc w:val="center"/>
          <w:ins w:id="17436" w:author="Visone Rossana (GSE)" w:date="2025-10-05T18:29:00Z"/>
        </w:trPr>
        <w:tc>
          <w:tcPr>
            <w:tcW w:w="0" w:type="auto"/>
            <w:vMerge w:val="restart"/>
            <w:vAlign w:val="center"/>
          </w:tcPr>
          <w:p w14:paraId="490F2414" w14:textId="77777777" w:rsidR="00433936" w:rsidRPr="00DF23CE" w:rsidRDefault="00433936" w:rsidP="00433936">
            <w:pPr>
              <w:numPr>
                <w:ilvl w:val="0"/>
                <w:numId w:val="219"/>
              </w:numPr>
              <w:spacing w:before="60" w:after="60" w:line="276" w:lineRule="auto"/>
              <w:ind w:left="284"/>
              <w:jc w:val="both"/>
              <w:rPr>
                <w:ins w:id="17437" w:author="Visone Rossana (GSE)" w:date="2025-10-05T18:29:00Z" w16du:dateUtc="2025-10-05T16:29:00Z"/>
                <w:rFonts w:cs="Calibri"/>
                <w:sz w:val="20"/>
                <w:szCs w:val="20"/>
              </w:rPr>
            </w:pPr>
            <w:ins w:id="17438" w:author="Visone Rossana (GSE)" w:date="2025-10-05T18:29:00Z" w16du:dateUtc="2025-10-05T16:29:00Z">
              <w:r w:rsidRPr="00DF23CE">
                <w:rPr>
                  <w:rFonts w:cs="Calibri"/>
                  <w:sz w:val="20"/>
                  <w:szCs w:val="20"/>
                </w:rPr>
                <w:t xml:space="preserve">Strutture opache orizzontali: isolamento pavimenti        </w:t>
              </w:r>
            </w:ins>
          </w:p>
          <w:p w14:paraId="64E7EF5A" w14:textId="603E248F" w:rsidR="00433936" w:rsidRPr="00F43284" w:rsidRDefault="004F6806">
            <w:pPr>
              <w:spacing w:before="60" w:after="60"/>
              <w:ind w:left="284"/>
              <w:jc w:val="center"/>
              <w:rPr>
                <w:ins w:id="17439" w:author="Visone Rossana (GSE)" w:date="2025-10-05T18:29:00Z" w16du:dateUtc="2025-10-05T16:29:00Z"/>
                <w:rFonts w:cs="Calibri"/>
                <w:sz w:val="20"/>
                <w:szCs w:val="20"/>
              </w:rPr>
              <w:pPrChange w:id="17440" w:author="Visone Rossana (GSE)" w:date="2025-10-05T18:34:00Z" w16du:dateUtc="2025-10-05T16:34:00Z">
                <w:pPr>
                  <w:spacing w:before="60" w:after="60"/>
                  <w:ind w:left="284"/>
                  <w:jc w:val="both"/>
                </w:pPr>
              </w:pPrChange>
            </w:pPr>
            <w:ins w:id="17441" w:author="Visone Rossana (GSE)" w:date="2025-10-05T18:33:00Z" w16du:dateUtc="2025-10-05T16:33:00Z">
              <w:r w:rsidRPr="00F43284">
                <w:rPr>
                  <w:rFonts w:cs="Calibri"/>
                  <w:sz w:val="20"/>
                  <w:szCs w:val="20"/>
                </w:rPr>
                <w:t>(calcolo secondo le norme UNI EN ISO 6946)</w:t>
              </w:r>
            </w:ins>
          </w:p>
        </w:tc>
        <w:tc>
          <w:tcPr>
            <w:tcW w:w="0" w:type="auto"/>
            <w:vAlign w:val="center"/>
          </w:tcPr>
          <w:p w14:paraId="30D6329A" w14:textId="77777777" w:rsidR="00433936" w:rsidRPr="00DF23CE" w:rsidRDefault="00433936" w:rsidP="00E8075C">
            <w:pPr>
              <w:spacing w:before="60" w:after="60"/>
              <w:jc w:val="both"/>
              <w:rPr>
                <w:ins w:id="17442" w:author="Visone Rossana (GSE)" w:date="2025-10-05T18:29:00Z" w16du:dateUtc="2025-10-05T16:29:00Z"/>
                <w:rFonts w:cs="Calibri"/>
                <w:sz w:val="20"/>
                <w:szCs w:val="20"/>
              </w:rPr>
            </w:pPr>
            <w:ins w:id="17443" w:author="Visone Rossana (GSE)" w:date="2025-10-05T18:29:00Z" w16du:dateUtc="2025-10-05T16:29:00Z">
              <w:r w:rsidRPr="00DF23CE">
                <w:rPr>
                  <w:rFonts w:cs="Calibri"/>
                  <w:sz w:val="20"/>
                  <w:szCs w:val="20"/>
                </w:rPr>
                <w:t>Zona climatica A</w:t>
              </w:r>
            </w:ins>
          </w:p>
        </w:tc>
        <w:tc>
          <w:tcPr>
            <w:tcW w:w="0" w:type="auto"/>
            <w:vAlign w:val="center"/>
          </w:tcPr>
          <w:p w14:paraId="24600ECC" w14:textId="0CEC28FE" w:rsidR="00433936" w:rsidRPr="00DF23CE" w:rsidRDefault="00433936" w:rsidP="00E8075C">
            <w:pPr>
              <w:spacing w:before="60" w:after="60"/>
              <w:jc w:val="both"/>
              <w:rPr>
                <w:ins w:id="17444" w:author="Visone Rossana (GSE)" w:date="2025-10-05T18:29:00Z" w16du:dateUtc="2025-10-05T16:29:00Z"/>
                <w:rFonts w:cs="Calibri"/>
                <w:sz w:val="20"/>
                <w:szCs w:val="20"/>
              </w:rPr>
            </w:pPr>
            <w:ins w:id="17445" w:author="Visone Rossana (GSE)" w:date="2025-10-05T18:29:00Z" w16du:dateUtc="2025-10-05T16:29:00Z">
              <w:r w:rsidRPr="00DF23CE">
                <w:rPr>
                  <w:rFonts w:cs="Calibri"/>
                  <w:sz w:val="20"/>
                  <w:szCs w:val="20"/>
                </w:rPr>
                <w:t>≤ 0,4</w:t>
              </w:r>
            </w:ins>
            <w:ins w:id="17446" w:author="Visone Rossana (GSE)" w:date="2025-10-05T18:31:00Z" w16du:dateUtc="2025-10-05T16:31:00Z">
              <w:r w:rsidR="00487AB6">
                <w:rPr>
                  <w:rFonts w:cs="Calibri"/>
                  <w:sz w:val="20"/>
                  <w:szCs w:val="20"/>
                </w:rPr>
                <w:t>0</w:t>
              </w:r>
            </w:ins>
            <w:ins w:id="17447" w:author="Visone Rossana (GSE)" w:date="2025-10-05T18:29:00Z" w16du:dateUtc="2025-10-05T16:29:00Z">
              <w:r w:rsidRPr="00DF23CE">
                <w:rPr>
                  <w:rFonts w:cs="Calibri"/>
                  <w:sz w:val="20"/>
                  <w:szCs w:val="20"/>
                </w:rPr>
                <w:t xml:space="preserve"> W/m</w:t>
              </w:r>
              <w:r w:rsidRPr="00DF23CE">
                <w:rPr>
                  <w:rFonts w:cs="Calibri"/>
                  <w:sz w:val="20"/>
                  <w:szCs w:val="20"/>
                  <w:vertAlign w:val="superscript"/>
                </w:rPr>
                <w:t>2</w:t>
              </w:r>
              <w:r w:rsidRPr="00DF23CE">
                <w:rPr>
                  <w:rFonts w:cs="Calibri"/>
                  <w:sz w:val="20"/>
                  <w:szCs w:val="20"/>
                </w:rPr>
                <w:t>K</w:t>
              </w:r>
            </w:ins>
          </w:p>
        </w:tc>
      </w:tr>
      <w:tr w:rsidR="00433936" w:rsidRPr="00DF23CE" w14:paraId="5F783950" w14:textId="77777777" w:rsidTr="00E8075C">
        <w:trPr>
          <w:jc w:val="center"/>
          <w:ins w:id="17448" w:author="Visone Rossana (GSE)" w:date="2025-10-05T18:29:00Z"/>
        </w:trPr>
        <w:tc>
          <w:tcPr>
            <w:tcW w:w="0" w:type="auto"/>
            <w:vMerge/>
            <w:vAlign w:val="center"/>
          </w:tcPr>
          <w:p w14:paraId="51CBFBCF" w14:textId="77777777" w:rsidR="00433936" w:rsidRPr="00DF23CE" w:rsidRDefault="00433936" w:rsidP="00E8075C">
            <w:pPr>
              <w:spacing w:before="60" w:after="60"/>
              <w:jc w:val="both"/>
              <w:rPr>
                <w:ins w:id="17449" w:author="Visone Rossana (GSE)" w:date="2025-10-05T18:29:00Z" w16du:dateUtc="2025-10-05T16:29:00Z"/>
                <w:rFonts w:cs="Calibri"/>
                <w:sz w:val="20"/>
                <w:szCs w:val="20"/>
              </w:rPr>
            </w:pPr>
          </w:p>
        </w:tc>
        <w:tc>
          <w:tcPr>
            <w:tcW w:w="0" w:type="auto"/>
            <w:vAlign w:val="center"/>
          </w:tcPr>
          <w:p w14:paraId="19882232" w14:textId="77777777" w:rsidR="00433936" w:rsidRPr="00DF23CE" w:rsidRDefault="00433936" w:rsidP="00E8075C">
            <w:pPr>
              <w:spacing w:before="60" w:after="60"/>
              <w:jc w:val="both"/>
              <w:rPr>
                <w:ins w:id="17450" w:author="Visone Rossana (GSE)" w:date="2025-10-05T18:29:00Z" w16du:dateUtc="2025-10-05T16:29:00Z"/>
                <w:rFonts w:cs="Calibri"/>
                <w:sz w:val="20"/>
                <w:szCs w:val="20"/>
              </w:rPr>
            </w:pPr>
            <w:ins w:id="17451" w:author="Visone Rossana (GSE)" w:date="2025-10-05T18:29:00Z" w16du:dateUtc="2025-10-05T16:29:00Z">
              <w:r w:rsidRPr="00DF23CE">
                <w:rPr>
                  <w:rFonts w:cs="Calibri"/>
                  <w:sz w:val="20"/>
                  <w:szCs w:val="20"/>
                </w:rPr>
                <w:t>Zona climatica B</w:t>
              </w:r>
            </w:ins>
          </w:p>
        </w:tc>
        <w:tc>
          <w:tcPr>
            <w:tcW w:w="0" w:type="auto"/>
            <w:vAlign w:val="center"/>
          </w:tcPr>
          <w:p w14:paraId="1694A485" w14:textId="77777777" w:rsidR="00433936" w:rsidRPr="00DF23CE" w:rsidRDefault="00433936" w:rsidP="00E8075C">
            <w:pPr>
              <w:spacing w:before="60" w:after="60"/>
              <w:jc w:val="both"/>
              <w:rPr>
                <w:ins w:id="17452" w:author="Visone Rossana (GSE)" w:date="2025-10-05T18:29:00Z" w16du:dateUtc="2025-10-05T16:29:00Z"/>
                <w:rFonts w:cs="Calibri"/>
                <w:sz w:val="20"/>
                <w:szCs w:val="20"/>
              </w:rPr>
            </w:pPr>
            <w:ins w:id="17453" w:author="Visone Rossana (GSE)" w:date="2025-10-05T18:29:00Z" w16du:dateUtc="2025-10-05T16:29:00Z">
              <w:r w:rsidRPr="00DF23CE">
                <w:rPr>
                  <w:rFonts w:cs="Calibri"/>
                  <w:sz w:val="20"/>
                  <w:szCs w:val="20"/>
                </w:rPr>
                <w:t>≤ 0,40 W/m</w:t>
              </w:r>
              <w:r w:rsidRPr="00DF23CE">
                <w:rPr>
                  <w:rFonts w:cs="Calibri"/>
                  <w:sz w:val="20"/>
                  <w:szCs w:val="20"/>
                  <w:vertAlign w:val="superscript"/>
                </w:rPr>
                <w:t>2</w:t>
              </w:r>
              <w:r w:rsidRPr="00DF23CE">
                <w:rPr>
                  <w:rFonts w:cs="Calibri"/>
                  <w:sz w:val="20"/>
                  <w:szCs w:val="20"/>
                </w:rPr>
                <w:t>K</w:t>
              </w:r>
            </w:ins>
          </w:p>
        </w:tc>
      </w:tr>
      <w:tr w:rsidR="00433936" w:rsidRPr="00DF23CE" w14:paraId="4D8470C5" w14:textId="77777777" w:rsidTr="00E8075C">
        <w:trPr>
          <w:jc w:val="center"/>
          <w:ins w:id="17454" w:author="Visone Rossana (GSE)" w:date="2025-10-05T18:29:00Z"/>
        </w:trPr>
        <w:tc>
          <w:tcPr>
            <w:tcW w:w="0" w:type="auto"/>
            <w:vMerge/>
            <w:vAlign w:val="center"/>
          </w:tcPr>
          <w:p w14:paraId="223B9857" w14:textId="77777777" w:rsidR="00433936" w:rsidRPr="00DF23CE" w:rsidRDefault="00433936" w:rsidP="00E8075C">
            <w:pPr>
              <w:spacing w:before="60" w:after="60"/>
              <w:jc w:val="both"/>
              <w:rPr>
                <w:ins w:id="17455" w:author="Visone Rossana (GSE)" w:date="2025-10-05T18:29:00Z" w16du:dateUtc="2025-10-05T16:29:00Z"/>
                <w:rFonts w:cs="Calibri"/>
                <w:sz w:val="20"/>
                <w:szCs w:val="20"/>
              </w:rPr>
            </w:pPr>
          </w:p>
        </w:tc>
        <w:tc>
          <w:tcPr>
            <w:tcW w:w="0" w:type="auto"/>
            <w:vAlign w:val="center"/>
          </w:tcPr>
          <w:p w14:paraId="6350191F" w14:textId="77777777" w:rsidR="00433936" w:rsidRPr="00DF23CE" w:rsidRDefault="00433936" w:rsidP="00E8075C">
            <w:pPr>
              <w:spacing w:before="60" w:after="60"/>
              <w:jc w:val="both"/>
              <w:rPr>
                <w:ins w:id="17456" w:author="Visone Rossana (GSE)" w:date="2025-10-05T18:29:00Z" w16du:dateUtc="2025-10-05T16:29:00Z"/>
                <w:rFonts w:cs="Calibri"/>
                <w:sz w:val="20"/>
                <w:szCs w:val="20"/>
              </w:rPr>
            </w:pPr>
            <w:ins w:id="17457" w:author="Visone Rossana (GSE)" w:date="2025-10-05T18:29:00Z" w16du:dateUtc="2025-10-05T16:29:00Z">
              <w:r w:rsidRPr="00DF23CE">
                <w:rPr>
                  <w:rFonts w:cs="Calibri"/>
                  <w:sz w:val="20"/>
                  <w:szCs w:val="20"/>
                </w:rPr>
                <w:t>Zona climatica C</w:t>
              </w:r>
            </w:ins>
          </w:p>
        </w:tc>
        <w:tc>
          <w:tcPr>
            <w:tcW w:w="0" w:type="auto"/>
            <w:vAlign w:val="center"/>
          </w:tcPr>
          <w:p w14:paraId="12E09A19" w14:textId="77777777" w:rsidR="00433936" w:rsidRPr="00DF23CE" w:rsidRDefault="00433936" w:rsidP="00E8075C">
            <w:pPr>
              <w:spacing w:before="60" w:after="60"/>
              <w:jc w:val="both"/>
              <w:rPr>
                <w:ins w:id="17458" w:author="Visone Rossana (GSE)" w:date="2025-10-05T18:29:00Z" w16du:dateUtc="2025-10-05T16:29:00Z"/>
                <w:rFonts w:cs="Calibri"/>
                <w:sz w:val="20"/>
                <w:szCs w:val="20"/>
              </w:rPr>
            </w:pPr>
            <w:ins w:id="17459" w:author="Visone Rossana (GSE)" w:date="2025-10-05T18:29:00Z" w16du:dateUtc="2025-10-05T16:29:00Z">
              <w:r w:rsidRPr="00DF23CE">
                <w:rPr>
                  <w:rFonts w:cs="Calibri"/>
                  <w:sz w:val="20"/>
                  <w:szCs w:val="20"/>
                </w:rPr>
                <w:t>≤ 0,30 W/m</w:t>
              </w:r>
              <w:r w:rsidRPr="00DF23CE">
                <w:rPr>
                  <w:rFonts w:cs="Calibri"/>
                  <w:sz w:val="20"/>
                  <w:szCs w:val="20"/>
                  <w:vertAlign w:val="superscript"/>
                </w:rPr>
                <w:t>2</w:t>
              </w:r>
              <w:r w:rsidRPr="00DF23CE">
                <w:rPr>
                  <w:rFonts w:cs="Calibri"/>
                  <w:sz w:val="20"/>
                  <w:szCs w:val="20"/>
                </w:rPr>
                <w:t>K</w:t>
              </w:r>
            </w:ins>
          </w:p>
        </w:tc>
      </w:tr>
      <w:tr w:rsidR="00433936" w:rsidRPr="00DF23CE" w14:paraId="27A911AB" w14:textId="77777777" w:rsidTr="00E8075C">
        <w:trPr>
          <w:jc w:val="center"/>
          <w:ins w:id="17460" w:author="Visone Rossana (GSE)" w:date="2025-10-05T18:29:00Z"/>
        </w:trPr>
        <w:tc>
          <w:tcPr>
            <w:tcW w:w="0" w:type="auto"/>
            <w:vMerge/>
            <w:vAlign w:val="center"/>
          </w:tcPr>
          <w:p w14:paraId="6CE71E8A" w14:textId="77777777" w:rsidR="00433936" w:rsidRPr="00DF23CE" w:rsidRDefault="00433936" w:rsidP="00E8075C">
            <w:pPr>
              <w:spacing w:before="60" w:after="60"/>
              <w:jc w:val="both"/>
              <w:rPr>
                <w:ins w:id="17461" w:author="Visone Rossana (GSE)" w:date="2025-10-05T18:29:00Z" w16du:dateUtc="2025-10-05T16:29:00Z"/>
                <w:rFonts w:cs="Calibri"/>
                <w:sz w:val="20"/>
                <w:szCs w:val="20"/>
              </w:rPr>
            </w:pPr>
          </w:p>
        </w:tc>
        <w:tc>
          <w:tcPr>
            <w:tcW w:w="0" w:type="auto"/>
            <w:vAlign w:val="center"/>
          </w:tcPr>
          <w:p w14:paraId="798B8053" w14:textId="77777777" w:rsidR="00433936" w:rsidRPr="00DF23CE" w:rsidRDefault="00433936" w:rsidP="00E8075C">
            <w:pPr>
              <w:spacing w:before="60" w:after="60"/>
              <w:jc w:val="both"/>
              <w:rPr>
                <w:ins w:id="17462" w:author="Visone Rossana (GSE)" w:date="2025-10-05T18:29:00Z" w16du:dateUtc="2025-10-05T16:29:00Z"/>
                <w:rFonts w:cs="Calibri"/>
                <w:sz w:val="20"/>
                <w:szCs w:val="20"/>
              </w:rPr>
            </w:pPr>
            <w:ins w:id="17463" w:author="Visone Rossana (GSE)" w:date="2025-10-05T18:29:00Z" w16du:dateUtc="2025-10-05T16:29:00Z">
              <w:r w:rsidRPr="00DF23CE">
                <w:rPr>
                  <w:rFonts w:cs="Calibri"/>
                  <w:sz w:val="20"/>
                  <w:szCs w:val="20"/>
                </w:rPr>
                <w:t>Zona climatica D</w:t>
              </w:r>
            </w:ins>
          </w:p>
        </w:tc>
        <w:tc>
          <w:tcPr>
            <w:tcW w:w="0" w:type="auto"/>
            <w:vAlign w:val="center"/>
          </w:tcPr>
          <w:p w14:paraId="77C6FB71" w14:textId="77777777" w:rsidR="00433936" w:rsidRPr="00DF23CE" w:rsidRDefault="00433936" w:rsidP="00E8075C">
            <w:pPr>
              <w:spacing w:before="60" w:after="60"/>
              <w:jc w:val="both"/>
              <w:rPr>
                <w:ins w:id="17464" w:author="Visone Rossana (GSE)" w:date="2025-10-05T18:29:00Z" w16du:dateUtc="2025-10-05T16:29:00Z"/>
                <w:rFonts w:cs="Calibri"/>
                <w:sz w:val="20"/>
                <w:szCs w:val="20"/>
              </w:rPr>
            </w:pPr>
            <w:ins w:id="17465" w:author="Visone Rossana (GSE)" w:date="2025-10-05T18:29:00Z" w16du:dateUtc="2025-10-05T16:29:00Z">
              <w:r w:rsidRPr="00DF23CE">
                <w:rPr>
                  <w:rFonts w:cs="Calibri"/>
                  <w:sz w:val="20"/>
                  <w:szCs w:val="20"/>
                </w:rPr>
                <w:t>≤ 0,28 W/m</w:t>
              </w:r>
              <w:r w:rsidRPr="00DF23CE">
                <w:rPr>
                  <w:rFonts w:cs="Calibri"/>
                  <w:sz w:val="20"/>
                  <w:szCs w:val="20"/>
                  <w:vertAlign w:val="superscript"/>
                </w:rPr>
                <w:t>2</w:t>
              </w:r>
              <w:r w:rsidRPr="00DF23CE">
                <w:rPr>
                  <w:rFonts w:cs="Calibri"/>
                  <w:sz w:val="20"/>
                  <w:szCs w:val="20"/>
                </w:rPr>
                <w:t>K</w:t>
              </w:r>
            </w:ins>
          </w:p>
        </w:tc>
      </w:tr>
      <w:tr w:rsidR="00433936" w:rsidRPr="00DF23CE" w14:paraId="36F122FA" w14:textId="77777777" w:rsidTr="00E8075C">
        <w:trPr>
          <w:jc w:val="center"/>
          <w:ins w:id="17466" w:author="Visone Rossana (GSE)" w:date="2025-10-05T18:29:00Z"/>
        </w:trPr>
        <w:tc>
          <w:tcPr>
            <w:tcW w:w="0" w:type="auto"/>
            <w:vMerge/>
            <w:vAlign w:val="center"/>
          </w:tcPr>
          <w:p w14:paraId="1C178B17" w14:textId="77777777" w:rsidR="00433936" w:rsidRPr="00DF23CE" w:rsidRDefault="00433936" w:rsidP="00E8075C">
            <w:pPr>
              <w:spacing w:before="60" w:after="60"/>
              <w:jc w:val="both"/>
              <w:rPr>
                <w:ins w:id="17467" w:author="Visone Rossana (GSE)" w:date="2025-10-05T18:29:00Z" w16du:dateUtc="2025-10-05T16:29:00Z"/>
                <w:rFonts w:cs="Calibri"/>
                <w:sz w:val="20"/>
                <w:szCs w:val="20"/>
              </w:rPr>
            </w:pPr>
          </w:p>
        </w:tc>
        <w:tc>
          <w:tcPr>
            <w:tcW w:w="0" w:type="auto"/>
            <w:vAlign w:val="center"/>
          </w:tcPr>
          <w:p w14:paraId="4E3FAD26" w14:textId="77777777" w:rsidR="00433936" w:rsidRPr="00DF23CE" w:rsidRDefault="00433936" w:rsidP="00E8075C">
            <w:pPr>
              <w:spacing w:before="60" w:after="60"/>
              <w:jc w:val="both"/>
              <w:rPr>
                <w:ins w:id="17468" w:author="Visone Rossana (GSE)" w:date="2025-10-05T18:29:00Z" w16du:dateUtc="2025-10-05T16:29:00Z"/>
                <w:rFonts w:cs="Calibri"/>
                <w:sz w:val="20"/>
                <w:szCs w:val="20"/>
              </w:rPr>
            </w:pPr>
            <w:ins w:id="17469" w:author="Visone Rossana (GSE)" w:date="2025-10-05T18:29:00Z" w16du:dateUtc="2025-10-05T16:29:00Z">
              <w:r w:rsidRPr="00DF23CE">
                <w:rPr>
                  <w:rFonts w:cs="Calibri"/>
                  <w:sz w:val="20"/>
                  <w:szCs w:val="20"/>
                </w:rPr>
                <w:t>Zona climatica E</w:t>
              </w:r>
            </w:ins>
          </w:p>
        </w:tc>
        <w:tc>
          <w:tcPr>
            <w:tcW w:w="0" w:type="auto"/>
            <w:vAlign w:val="center"/>
          </w:tcPr>
          <w:p w14:paraId="7BE262B1" w14:textId="77777777" w:rsidR="00433936" w:rsidRPr="00DF23CE" w:rsidRDefault="00433936" w:rsidP="00E8075C">
            <w:pPr>
              <w:spacing w:before="60" w:after="60"/>
              <w:jc w:val="both"/>
              <w:rPr>
                <w:ins w:id="17470" w:author="Visone Rossana (GSE)" w:date="2025-10-05T18:29:00Z" w16du:dateUtc="2025-10-05T16:29:00Z"/>
                <w:rFonts w:cs="Calibri"/>
                <w:sz w:val="20"/>
                <w:szCs w:val="20"/>
              </w:rPr>
            </w:pPr>
            <w:ins w:id="17471" w:author="Visone Rossana (GSE)" w:date="2025-10-05T18:29:00Z" w16du:dateUtc="2025-10-05T16:29:00Z">
              <w:r w:rsidRPr="00DF23CE">
                <w:rPr>
                  <w:rFonts w:cs="Calibri"/>
                  <w:sz w:val="20"/>
                  <w:szCs w:val="20"/>
                </w:rPr>
                <w:t>≤ 0,25 W/m</w:t>
              </w:r>
              <w:r w:rsidRPr="00DF23CE">
                <w:rPr>
                  <w:rFonts w:cs="Calibri"/>
                  <w:sz w:val="20"/>
                  <w:szCs w:val="20"/>
                  <w:vertAlign w:val="superscript"/>
                </w:rPr>
                <w:t>2</w:t>
              </w:r>
              <w:r w:rsidRPr="00DF23CE">
                <w:rPr>
                  <w:rFonts w:cs="Calibri"/>
                  <w:sz w:val="20"/>
                  <w:szCs w:val="20"/>
                </w:rPr>
                <w:t>K</w:t>
              </w:r>
            </w:ins>
          </w:p>
        </w:tc>
      </w:tr>
      <w:tr w:rsidR="00433936" w:rsidRPr="00DF23CE" w14:paraId="429F8244" w14:textId="77777777" w:rsidTr="00E8075C">
        <w:trPr>
          <w:jc w:val="center"/>
          <w:ins w:id="17472" w:author="Visone Rossana (GSE)" w:date="2025-10-05T18:29:00Z"/>
        </w:trPr>
        <w:tc>
          <w:tcPr>
            <w:tcW w:w="0" w:type="auto"/>
            <w:vMerge/>
            <w:vAlign w:val="center"/>
          </w:tcPr>
          <w:p w14:paraId="5BD7A244" w14:textId="77777777" w:rsidR="00433936" w:rsidRPr="00DF23CE" w:rsidRDefault="00433936" w:rsidP="00E8075C">
            <w:pPr>
              <w:spacing w:before="60" w:after="60"/>
              <w:jc w:val="both"/>
              <w:rPr>
                <w:ins w:id="17473" w:author="Visone Rossana (GSE)" w:date="2025-10-05T18:29:00Z" w16du:dateUtc="2025-10-05T16:29:00Z"/>
                <w:rFonts w:cs="Calibri"/>
                <w:sz w:val="20"/>
                <w:szCs w:val="20"/>
              </w:rPr>
            </w:pPr>
          </w:p>
        </w:tc>
        <w:tc>
          <w:tcPr>
            <w:tcW w:w="0" w:type="auto"/>
            <w:vAlign w:val="center"/>
          </w:tcPr>
          <w:p w14:paraId="7A78F58C" w14:textId="77777777" w:rsidR="00433936" w:rsidRPr="00DF23CE" w:rsidRDefault="00433936" w:rsidP="00E8075C">
            <w:pPr>
              <w:spacing w:before="60" w:after="60"/>
              <w:jc w:val="both"/>
              <w:rPr>
                <w:ins w:id="17474" w:author="Visone Rossana (GSE)" w:date="2025-10-05T18:29:00Z" w16du:dateUtc="2025-10-05T16:29:00Z"/>
                <w:rFonts w:cs="Calibri"/>
                <w:sz w:val="20"/>
                <w:szCs w:val="20"/>
              </w:rPr>
            </w:pPr>
            <w:ins w:id="17475" w:author="Visone Rossana (GSE)" w:date="2025-10-05T18:29:00Z" w16du:dateUtc="2025-10-05T16:29:00Z">
              <w:r w:rsidRPr="00DF23CE">
                <w:rPr>
                  <w:rFonts w:cs="Calibri"/>
                  <w:sz w:val="20"/>
                  <w:szCs w:val="20"/>
                </w:rPr>
                <w:t>Zona climatica F</w:t>
              </w:r>
            </w:ins>
          </w:p>
        </w:tc>
        <w:tc>
          <w:tcPr>
            <w:tcW w:w="0" w:type="auto"/>
            <w:vAlign w:val="center"/>
          </w:tcPr>
          <w:p w14:paraId="0D70FCD0" w14:textId="77777777" w:rsidR="00433936" w:rsidRPr="00DF23CE" w:rsidRDefault="00433936" w:rsidP="00E8075C">
            <w:pPr>
              <w:spacing w:before="60" w:after="60"/>
              <w:jc w:val="both"/>
              <w:rPr>
                <w:ins w:id="17476" w:author="Visone Rossana (GSE)" w:date="2025-10-05T18:29:00Z" w16du:dateUtc="2025-10-05T16:29:00Z"/>
                <w:rFonts w:cs="Calibri"/>
                <w:sz w:val="20"/>
                <w:szCs w:val="20"/>
              </w:rPr>
            </w:pPr>
            <w:ins w:id="17477" w:author="Visone Rossana (GSE)" w:date="2025-10-05T18:29:00Z" w16du:dateUtc="2025-10-05T16:29:00Z">
              <w:r w:rsidRPr="00DF23CE">
                <w:rPr>
                  <w:rFonts w:cs="Calibri"/>
                  <w:sz w:val="20"/>
                  <w:szCs w:val="20"/>
                </w:rPr>
                <w:t>≤ 0,23 W/m</w:t>
              </w:r>
              <w:r w:rsidRPr="00DF23CE">
                <w:rPr>
                  <w:rFonts w:cs="Calibri"/>
                  <w:sz w:val="20"/>
                  <w:szCs w:val="20"/>
                  <w:vertAlign w:val="superscript"/>
                </w:rPr>
                <w:t>2</w:t>
              </w:r>
              <w:r w:rsidRPr="00DF23CE">
                <w:rPr>
                  <w:rFonts w:cs="Calibri"/>
                  <w:sz w:val="20"/>
                  <w:szCs w:val="20"/>
                </w:rPr>
                <w:t>K</w:t>
              </w:r>
            </w:ins>
          </w:p>
        </w:tc>
      </w:tr>
      <w:tr w:rsidR="00433936" w:rsidRPr="00DF23CE" w14:paraId="0277B406" w14:textId="77777777" w:rsidTr="00E8075C">
        <w:trPr>
          <w:jc w:val="center"/>
          <w:ins w:id="17478" w:author="Visone Rossana (GSE)" w:date="2025-10-05T18:29:00Z"/>
        </w:trPr>
        <w:tc>
          <w:tcPr>
            <w:tcW w:w="0" w:type="auto"/>
            <w:vMerge w:val="restart"/>
            <w:vAlign w:val="center"/>
          </w:tcPr>
          <w:p w14:paraId="7C554836" w14:textId="77777777" w:rsidR="00433936" w:rsidRPr="00DF23CE" w:rsidRDefault="00433936" w:rsidP="00433936">
            <w:pPr>
              <w:numPr>
                <w:ilvl w:val="0"/>
                <w:numId w:val="219"/>
              </w:numPr>
              <w:spacing w:before="60" w:after="60" w:line="276" w:lineRule="auto"/>
              <w:ind w:left="284"/>
              <w:jc w:val="both"/>
              <w:rPr>
                <w:ins w:id="17479" w:author="Visone Rossana (GSE)" w:date="2025-10-05T18:29:00Z" w16du:dateUtc="2025-10-05T16:29:00Z"/>
                <w:rFonts w:cs="Calibri"/>
                <w:sz w:val="20"/>
                <w:szCs w:val="20"/>
              </w:rPr>
            </w:pPr>
            <w:ins w:id="17480" w:author="Visone Rossana (GSE)" w:date="2025-10-05T18:29:00Z" w16du:dateUtc="2025-10-05T16:29:00Z">
              <w:r w:rsidRPr="00DF23CE">
                <w:rPr>
                  <w:rFonts w:cs="Calibri"/>
                  <w:sz w:val="20"/>
                  <w:szCs w:val="20"/>
                </w:rPr>
                <w:t xml:space="preserve">Strutture opache verticali: isolamento pareti perimetrali </w:t>
              </w:r>
            </w:ins>
          </w:p>
          <w:p w14:paraId="6EC033D4" w14:textId="4B0D63F4" w:rsidR="00433936" w:rsidRPr="00DF23CE" w:rsidRDefault="004F6806">
            <w:pPr>
              <w:spacing w:before="60" w:after="60"/>
              <w:ind w:left="284"/>
              <w:jc w:val="center"/>
              <w:rPr>
                <w:ins w:id="17481" w:author="Visone Rossana (GSE)" w:date="2025-10-05T18:29:00Z" w16du:dateUtc="2025-10-05T16:29:00Z"/>
                <w:rFonts w:cs="Calibri"/>
                <w:sz w:val="20"/>
                <w:szCs w:val="20"/>
              </w:rPr>
              <w:pPrChange w:id="17482" w:author="Visone Rossana (GSE)" w:date="2025-10-05T18:34:00Z" w16du:dateUtc="2025-10-05T16:34:00Z">
                <w:pPr>
                  <w:spacing w:before="60" w:after="60"/>
                  <w:ind w:left="284"/>
                  <w:jc w:val="both"/>
                </w:pPr>
              </w:pPrChange>
            </w:pPr>
            <w:ins w:id="17483" w:author="Visone Rossana (GSE)" w:date="2025-10-05T18:34:00Z" w16du:dateUtc="2025-10-05T16:34:00Z">
              <w:r w:rsidRPr="005750B8">
                <w:rPr>
                  <w:rFonts w:cs="Calibri"/>
                  <w:sz w:val="20"/>
                  <w:szCs w:val="20"/>
                </w:rPr>
                <w:t>(calcolo secondo le norme UNI EN ISO 6946)</w:t>
              </w:r>
            </w:ins>
          </w:p>
        </w:tc>
        <w:tc>
          <w:tcPr>
            <w:tcW w:w="0" w:type="auto"/>
            <w:vAlign w:val="center"/>
          </w:tcPr>
          <w:p w14:paraId="5E9141BA" w14:textId="77777777" w:rsidR="00433936" w:rsidRPr="00DF23CE" w:rsidRDefault="00433936" w:rsidP="00E8075C">
            <w:pPr>
              <w:spacing w:before="60" w:after="60"/>
              <w:jc w:val="both"/>
              <w:rPr>
                <w:ins w:id="17484" w:author="Visone Rossana (GSE)" w:date="2025-10-05T18:29:00Z" w16du:dateUtc="2025-10-05T16:29:00Z"/>
                <w:rFonts w:cs="Calibri"/>
                <w:sz w:val="20"/>
                <w:szCs w:val="20"/>
              </w:rPr>
            </w:pPr>
            <w:ins w:id="17485" w:author="Visone Rossana (GSE)" w:date="2025-10-05T18:29:00Z" w16du:dateUtc="2025-10-05T16:29:00Z">
              <w:r w:rsidRPr="00DF23CE">
                <w:rPr>
                  <w:rFonts w:cs="Calibri"/>
                  <w:sz w:val="20"/>
                  <w:szCs w:val="20"/>
                </w:rPr>
                <w:t>Zona climatica A</w:t>
              </w:r>
            </w:ins>
          </w:p>
        </w:tc>
        <w:tc>
          <w:tcPr>
            <w:tcW w:w="0" w:type="auto"/>
            <w:vAlign w:val="center"/>
          </w:tcPr>
          <w:p w14:paraId="05936433" w14:textId="77777777" w:rsidR="00433936" w:rsidRPr="00DF23CE" w:rsidRDefault="00433936" w:rsidP="00E8075C">
            <w:pPr>
              <w:spacing w:before="60" w:after="60"/>
              <w:jc w:val="both"/>
              <w:rPr>
                <w:ins w:id="17486" w:author="Visone Rossana (GSE)" w:date="2025-10-05T18:29:00Z" w16du:dateUtc="2025-10-05T16:29:00Z"/>
                <w:rFonts w:cs="Calibri"/>
                <w:sz w:val="20"/>
                <w:szCs w:val="20"/>
              </w:rPr>
            </w:pPr>
            <w:ins w:id="17487" w:author="Visone Rossana (GSE)" w:date="2025-10-05T18:29:00Z" w16du:dateUtc="2025-10-05T16:29:00Z">
              <w:r w:rsidRPr="00DF23CE">
                <w:rPr>
                  <w:rFonts w:cs="Calibri"/>
                  <w:sz w:val="20"/>
                  <w:szCs w:val="20"/>
                </w:rPr>
                <w:t>≤ 0,38 W/m</w:t>
              </w:r>
              <w:r w:rsidRPr="00DF23CE">
                <w:rPr>
                  <w:rFonts w:cs="Calibri"/>
                  <w:sz w:val="20"/>
                  <w:szCs w:val="20"/>
                  <w:vertAlign w:val="superscript"/>
                </w:rPr>
                <w:t>2</w:t>
              </w:r>
              <w:r w:rsidRPr="00DF23CE">
                <w:rPr>
                  <w:rFonts w:cs="Calibri"/>
                  <w:sz w:val="20"/>
                  <w:szCs w:val="20"/>
                </w:rPr>
                <w:t>K</w:t>
              </w:r>
            </w:ins>
          </w:p>
        </w:tc>
      </w:tr>
      <w:tr w:rsidR="00433936" w:rsidRPr="00DF23CE" w14:paraId="2B889F4C" w14:textId="77777777" w:rsidTr="00E8075C">
        <w:trPr>
          <w:jc w:val="center"/>
          <w:ins w:id="17488" w:author="Visone Rossana (GSE)" w:date="2025-10-05T18:29:00Z"/>
        </w:trPr>
        <w:tc>
          <w:tcPr>
            <w:tcW w:w="0" w:type="auto"/>
            <w:vMerge/>
            <w:vAlign w:val="center"/>
          </w:tcPr>
          <w:p w14:paraId="45420632" w14:textId="77777777" w:rsidR="00433936" w:rsidRPr="00DF23CE" w:rsidRDefault="00433936" w:rsidP="00E8075C">
            <w:pPr>
              <w:spacing w:before="60" w:after="60"/>
              <w:jc w:val="both"/>
              <w:rPr>
                <w:ins w:id="17489" w:author="Visone Rossana (GSE)" w:date="2025-10-05T18:29:00Z" w16du:dateUtc="2025-10-05T16:29:00Z"/>
                <w:rFonts w:cs="Calibri"/>
                <w:sz w:val="20"/>
                <w:szCs w:val="20"/>
              </w:rPr>
            </w:pPr>
          </w:p>
        </w:tc>
        <w:tc>
          <w:tcPr>
            <w:tcW w:w="0" w:type="auto"/>
            <w:vAlign w:val="center"/>
          </w:tcPr>
          <w:p w14:paraId="10F498F7" w14:textId="77777777" w:rsidR="00433936" w:rsidRPr="00DF23CE" w:rsidRDefault="00433936" w:rsidP="00E8075C">
            <w:pPr>
              <w:spacing w:before="60" w:after="60"/>
              <w:jc w:val="both"/>
              <w:rPr>
                <w:ins w:id="17490" w:author="Visone Rossana (GSE)" w:date="2025-10-05T18:29:00Z" w16du:dateUtc="2025-10-05T16:29:00Z"/>
                <w:rFonts w:cs="Calibri"/>
                <w:sz w:val="20"/>
                <w:szCs w:val="20"/>
              </w:rPr>
            </w:pPr>
            <w:ins w:id="17491" w:author="Visone Rossana (GSE)" w:date="2025-10-05T18:29:00Z" w16du:dateUtc="2025-10-05T16:29:00Z">
              <w:r w:rsidRPr="00DF23CE">
                <w:rPr>
                  <w:rFonts w:cs="Calibri"/>
                  <w:sz w:val="20"/>
                  <w:szCs w:val="20"/>
                </w:rPr>
                <w:t>Zona climatica B</w:t>
              </w:r>
            </w:ins>
          </w:p>
        </w:tc>
        <w:tc>
          <w:tcPr>
            <w:tcW w:w="0" w:type="auto"/>
            <w:vAlign w:val="center"/>
          </w:tcPr>
          <w:p w14:paraId="129CFC52" w14:textId="77777777" w:rsidR="00433936" w:rsidRPr="00DF23CE" w:rsidRDefault="00433936" w:rsidP="00E8075C">
            <w:pPr>
              <w:spacing w:before="60" w:after="60"/>
              <w:jc w:val="both"/>
              <w:rPr>
                <w:ins w:id="17492" w:author="Visone Rossana (GSE)" w:date="2025-10-05T18:29:00Z" w16du:dateUtc="2025-10-05T16:29:00Z"/>
                <w:rFonts w:cs="Calibri"/>
                <w:sz w:val="20"/>
                <w:szCs w:val="20"/>
              </w:rPr>
            </w:pPr>
            <w:ins w:id="17493" w:author="Visone Rossana (GSE)" w:date="2025-10-05T18:29:00Z" w16du:dateUtc="2025-10-05T16:29:00Z">
              <w:r w:rsidRPr="00DF23CE">
                <w:rPr>
                  <w:rFonts w:cs="Calibri"/>
                  <w:sz w:val="20"/>
                  <w:szCs w:val="20"/>
                </w:rPr>
                <w:t>≤ 0,38 W/m</w:t>
              </w:r>
              <w:r w:rsidRPr="00DF23CE">
                <w:rPr>
                  <w:rFonts w:cs="Calibri"/>
                  <w:sz w:val="20"/>
                  <w:szCs w:val="20"/>
                  <w:vertAlign w:val="superscript"/>
                </w:rPr>
                <w:t>2</w:t>
              </w:r>
              <w:r w:rsidRPr="00DF23CE">
                <w:rPr>
                  <w:rFonts w:cs="Calibri"/>
                  <w:sz w:val="20"/>
                  <w:szCs w:val="20"/>
                </w:rPr>
                <w:t>K</w:t>
              </w:r>
            </w:ins>
          </w:p>
        </w:tc>
      </w:tr>
      <w:tr w:rsidR="00433936" w:rsidRPr="00DF23CE" w14:paraId="613E11B2" w14:textId="77777777" w:rsidTr="00E8075C">
        <w:trPr>
          <w:jc w:val="center"/>
          <w:ins w:id="17494" w:author="Visone Rossana (GSE)" w:date="2025-10-05T18:29:00Z"/>
        </w:trPr>
        <w:tc>
          <w:tcPr>
            <w:tcW w:w="0" w:type="auto"/>
            <w:vMerge/>
            <w:vAlign w:val="center"/>
          </w:tcPr>
          <w:p w14:paraId="3353E15B" w14:textId="77777777" w:rsidR="00433936" w:rsidRPr="00DF23CE" w:rsidRDefault="00433936" w:rsidP="00E8075C">
            <w:pPr>
              <w:spacing w:before="60" w:after="60"/>
              <w:jc w:val="both"/>
              <w:rPr>
                <w:ins w:id="17495" w:author="Visone Rossana (GSE)" w:date="2025-10-05T18:29:00Z" w16du:dateUtc="2025-10-05T16:29:00Z"/>
                <w:rFonts w:cs="Calibri"/>
                <w:sz w:val="20"/>
                <w:szCs w:val="20"/>
              </w:rPr>
            </w:pPr>
          </w:p>
        </w:tc>
        <w:tc>
          <w:tcPr>
            <w:tcW w:w="0" w:type="auto"/>
            <w:vAlign w:val="center"/>
          </w:tcPr>
          <w:p w14:paraId="33F9231F" w14:textId="77777777" w:rsidR="00433936" w:rsidRPr="00DF23CE" w:rsidRDefault="00433936" w:rsidP="00E8075C">
            <w:pPr>
              <w:spacing w:before="60" w:after="60"/>
              <w:jc w:val="both"/>
              <w:rPr>
                <w:ins w:id="17496" w:author="Visone Rossana (GSE)" w:date="2025-10-05T18:29:00Z" w16du:dateUtc="2025-10-05T16:29:00Z"/>
                <w:rFonts w:cs="Calibri"/>
                <w:sz w:val="20"/>
                <w:szCs w:val="20"/>
              </w:rPr>
            </w:pPr>
            <w:ins w:id="17497" w:author="Visone Rossana (GSE)" w:date="2025-10-05T18:29:00Z" w16du:dateUtc="2025-10-05T16:29:00Z">
              <w:r w:rsidRPr="00DF23CE">
                <w:rPr>
                  <w:rFonts w:cs="Calibri"/>
                  <w:sz w:val="20"/>
                  <w:szCs w:val="20"/>
                </w:rPr>
                <w:t>Zona climatica C</w:t>
              </w:r>
            </w:ins>
          </w:p>
        </w:tc>
        <w:tc>
          <w:tcPr>
            <w:tcW w:w="0" w:type="auto"/>
            <w:vAlign w:val="center"/>
          </w:tcPr>
          <w:p w14:paraId="77C5258A" w14:textId="77777777" w:rsidR="00433936" w:rsidRPr="00DF23CE" w:rsidRDefault="00433936" w:rsidP="00E8075C">
            <w:pPr>
              <w:spacing w:before="60" w:after="60"/>
              <w:jc w:val="both"/>
              <w:rPr>
                <w:ins w:id="17498" w:author="Visone Rossana (GSE)" w:date="2025-10-05T18:29:00Z" w16du:dateUtc="2025-10-05T16:29:00Z"/>
                <w:rFonts w:cs="Calibri"/>
                <w:sz w:val="20"/>
                <w:szCs w:val="20"/>
              </w:rPr>
            </w:pPr>
            <w:ins w:id="17499" w:author="Visone Rossana (GSE)" w:date="2025-10-05T18:29:00Z" w16du:dateUtc="2025-10-05T16:29:00Z">
              <w:r w:rsidRPr="00DF23CE">
                <w:rPr>
                  <w:rFonts w:cs="Calibri"/>
                  <w:sz w:val="20"/>
                  <w:szCs w:val="20"/>
                </w:rPr>
                <w:t>≤ 0,30 W/m</w:t>
              </w:r>
              <w:r w:rsidRPr="00DF23CE">
                <w:rPr>
                  <w:rFonts w:cs="Calibri"/>
                  <w:sz w:val="20"/>
                  <w:szCs w:val="20"/>
                  <w:vertAlign w:val="superscript"/>
                </w:rPr>
                <w:t>2</w:t>
              </w:r>
              <w:r w:rsidRPr="00DF23CE">
                <w:rPr>
                  <w:rFonts w:cs="Calibri"/>
                  <w:sz w:val="20"/>
                  <w:szCs w:val="20"/>
                </w:rPr>
                <w:t>K</w:t>
              </w:r>
            </w:ins>
          </w:p>
        </w:tc>
      </w:tr>
      <w:tr w:rsidR="00433936" w:rsidRPr="00DF23CE" w14:paraId="755AB0F4" w14:textId="77777777" w:rsidTr="00E8075C">
        <w:trPr>
          <w:jc w:val="center"/>
          <w:ins w:id="17500" w:author="Visone Rossana (GSE)" w:date="2025-10-05T18:29:00Z"/>
        </w:trPr>
        <w:tc>
          <w:tcPr>
            <w:tcW w:w="0" w:type="auto"/>
            <w:vMerge/>
            <w:vAlign w:val="center"/>
          </w:tcPr>
          <w:p w14:paraId="2539CF87" w14:textId="77777777" w:rsidR="00433936" w:rsidRPr="00DF23CE" w:rsidRDefault="00433936" w:rsidP="00E8075C">
            <w:pPr>
              <w:spacing w:before="60" w:after="60"/>
              <w:jc w:val="both"/>
              <w:rPr>
                <w:ins w:id="17501" w:author="Visone Rossana (GSE)" w:date="2025-10-05T18:29:00Z" w16du:dateUtc="2025-10-05T16:29:00Z"/>
                <w:rFonts w:cs="Calibri"/>
                <w:sz w:val="20"/>
                <w:szCs w:val="20"/>
              </w:rPr>
            </w:pPr>
          </w:p>
        </w:tc>
        <w:tc>
          <w:tcPr>
            <w:tcW w:w="0" w:type="auto"/>
            <w:vAlign w:val="center"/>
          </w:tcPr>
          <w:p w14:paraId="35DB3D2B" w14:textId="77777777" w:rsidR="00433936" w:rsidRPr="00DF23CE" w:rsidRDefault="00433936" w:rsidP="00E8075C">
            <w:pPr>
              <w:spacing w:before="60" w:after="60"/>
              <w:jc w:val="both"/>
              <w:rPr>
                <w:ins w:id="17502" w:author="Visone Rossana (GSE)" w:date="2025-10-05T18:29:00Z" w16du:dateUtc="2025-10-05T16:29:00Z"/>
                <w:rFonts w:cs="Calibri"/>
                <w:sz w:val="20"/>
                <w:szCs w:val="20"/>
              </w:rPr>
            </w:pPr>
            <w:ins w:id="17503" w:author="Visone Rossana (GSE)" w:date="2025-10-05T18:29:00Z" w16du:dateUtc="2025-10-05T16:29:00Z">
              <w:r w:rsidRPr="00DF23CE">
                <w:rPr>
                  <w:rFonts w:cs="Calibri"/>
                  <w:sz w:val="20"/>
                  <w:szCs w:val="20"/>
                </w:rPr>
                <w:t>Zona climatica D</w:t>
              </w:r>
            </w:ins>
          </w:p>
        </w:tc>
        <w:tc>
          <w:tcPr>
            <w:tcW w:w="0" w:type="auto"/>
            <w:vAlign w:val="center"/>
          </w:tcPr>
          <w:p w14:paraId="36C66D45" w14:textId="77777777" w:rsidR="00433936" w:rsidRPr="00DF23CE" w:rsidRDefault="00433936" w:rsidP="00E8075C">
            <w:pPr>
              <w:spacing w:before="60" w:after="60"/>
              <w:jc w:val="both"/>
              <w:rPr>
                <w:ins w:id="17504" w:author="Visone Rossana (GSE)" w:date="2025-10-05T18:29:00Z" w16du:dateUtc="2025-10-05T16:29:00Z"/>
                <w:rFonts w:cs="Calibri"/>
                <w:sz w:val="20"/>
                <w:szCs w:val="20"/>
              </w:rPr>
            </w:pPr>
            <w:ins w:id="17505" w:author="Visone Rossana (GSE)" w:date="2025-10-05T18:29:00Z" w16du:dateUtc="2025-10-05T16:29:00Z">
              <w:r w:rsidRPr="00DF23CE">
                <w:rPr>
                  <w:rFonts w:cs="Calibri"/>
                  <w:sz w:val="20"/>
                  <w:szCs w:val="20"/>
                </w:rPr>
                <w:t>≤ 0,26 W/m</w:t>
              </w:r>
              <w:r w:rsidRPr="00DF23CE">
                <w:rPr>
                  <w:rFonts w:cs="Calibri"/>
                  <w:sz w:val="20"/>
                  <w:szCs w:val="20"/>
                  <w:vertAlign w:val="superscript"/>
                </w:rPr>
                <w:t>2</w:t>
              </w:r>
              <w:r w:rsidRPr="00DF23CE">
                <w:rPr>
                  <w:rFonts w:cs="Calibri"/>
                  <w:sz w:val="20"/>
                  <w:szCs w:val="20"/>
                </w:rPr>
                <w:t>K</w:t>
              </w:r>
            </w:ins>
          </w:p>
        </w:tc>
      </w:tr>
      <w:tr w:rsidR="00433936" w:rsidRPr="00DF23CE" w14:paraId="36BDC11F" w14:textId="77777777" w:rsidTr="00E8075C">
        <w:trPr>
          <w:jc w:val="center"/>
          <w:ins w:id="17506" w:author="Visone Rossana (GSE)" w:date="2025-10-05T18:29:00Z"/>
        </w:trPr>
        <w:tc>
          <w:tcPr>
            <w:tcW w:w="0" w:type="auto"/>
            <w:vMerge/>
            <w:vAlign w:val="center"/>
          </w:tcPr>
          <w:p w14:paraId="33436605" w14:textId="77777777" w:rsidR="00433936" w:rsidRPr="00DF23CE" w:rsidRDefault="00433936" w:rsidP="00E8075C">
            <w:pPr>
              <w:spacing w:before="60" w:after="60"/>
              <w:jc w:val="both"/>
              <w:rPr>
                <w:ins w:id="17507" w:author="Visone Rossana (GSE)" w:date="2025-10-05T18:29:00Z" w16du:dateUtc="2025-10-05T16:29:00Z"/>
                <w:rFonts w:cs="Calibri"/>
                <w:sz w:val="20"/>
                <w:szCs w:val="20"/>
              </w:rPr>
            </w:pPr>
          </w:p>
        </w:tc>
        <w:tc>
          <w:tcPr>
            <w:tcW w:w="0" w:type="auto"/>
            <w:vAlign w:val="center"/>
          </w:tcPr>
          <w:p w14:paraId="3BAD9E84" w14:textId="77777777" w:rsidR="00433936" w:rsidRPr="00DF23CE" w:rsidRDefault="00433936" w:rsidP="00E8075C">
            <w:pPr>
              <w:spacing w:before="60" w:after="60"/>
              <w:jc w:val="both"/>
              <w:rPr>
                <w:ins w:id="17508" w:author="Visone Rossana (GSE)" w:date="2025-10-05T18:29:00Z" w16du:dateUtc="2025-10-05T16:29:00Z"/>
                <w:rFonts w:cs="Calibri"/>
                <w:sz w:val="20"/>
                <w:szCs w:val="20"/>
              </w:rPr>
            </w:pPr>
            <w:ins w:id="17509" w:author="Visone Rossana (GSE)" w:date="2025-10-05T18:29:00Z" w16du:dateUtc="2025-10-05T16:29:00Z">
              <w:r w:rsidRPr="00DF23CE">
                <w:rPr>
                  <w:rFonts w:cs="Calibri"/>
                  <w:sz w:val="20"/>
                  <w:szCs w:val="20"/>
                </w:rPr>
                <w:t>Zona climatica E</w:t>
              </w:r>
            </w:ins>
          </w:p>
        </w:tc>
        <w:tc>
          <w:tcPr>
            <w:tcW w:w="0" w:type="auto"/>
            <w:vAlign w:val="center"/>
          </w:tcPr>
          <w:p w14:paraId="0EA6F97C" w14:textId="77777777" w:rsidR="00433936" w:rsidRPr="00DF23CE" w:rsidRDefault="00433936" w:rsidP="00E8075C">
            <w:pPr>
              <w:spacing w:before="60" w:after="60"/>
              <w:jc w:val="both"/>
              <w:rPr>
                <w:ins w:id="17510" w:author="Visone Rossana (GSE)" w:date="2025-10-05T18:29:00Z" w16du:dateUtc="2025-10-05T16:29:00Z"/>
                <w:rFonts w:cs="Calibri"/>
                <w:sz w:val="20"/>
                <w:szCs w:val="20"/>
              </w:rPr>
            </w:pPr>
            <w:ins w:id="17511" w:author="Visone Rossana (GSE)" w:date="2025-10-05T18:29:00Z" w16du:dateUtc="2025-10-05T16:29:00Z">
              <w:r w:rsidRPr="00DF23CE">
                <w:rPr>
                  <w:rFonts w:cs="Calibri"/>
                  <w:sz w:val="20"/>
                  <w:szCs w:val="20"/>
                </w:rPr>
                <w:t>≤ 0,23 W/m</w:t>
              </w:r>
              <w:r w:rsidRPr="00DF23CE">
                <w:rPr>
                  <w:rFonts w:cs="Calibri"/>
                  <w:sz w:val="20"/>
                  <w:szCs w:val="20"/>
                  <w:vertAlign w:val="superscript"/>
                </w:rPr>
                <w:t>2</w:t>
              </w:r>
              <w:r w:rsidRPr="00DF23CE">
                <w:rPr>
                  <w:rFonts w:cs="Calibri"/>
                  <w:sz w:val="20"/>
                  <w:szCs w:val="20"/>
                </w:rPr>
                <w:t>K</w:t>
              </w:r>
            </w:ins>
          </w:p>
        </w:tc>
      </w:tr>
      <w:tr w:rsidR="00433936" w:rsidRPr="00DF23CE" w14:paraId="6A6554CE" w14:textId="77777777" w:rsidTr="00E8075C">
        <w:trPr>
          <w:jc w:val="center"/>
          <w:ins w:id="17512" w:author="Visone Rossana (GSE)" w:date="2025-10-05T18:29:00Z"/>
        </w:trPr>
        <w:tc>
          <w:tcPr>
            <w:tcW w:w="0" w:type="auto"/>
            <w:vMerge/>
            <w:vAlign w:val="center"/>
          </w:tcPr>
          <w:p w14:paraId="28A68925" w14:textId="77777777" w:rsidR="00433936" w:rsidRPr="00DF23CE" w:rsidRDefault="00433936" w:rsidP="00E8075C">
            <w:pPr>
              <w:spacing w:before="60" w:after="60"/>
              <w:jc w:val="both"/>
              <w:rPr>
                <w:ins w:id="17513" w:author="Visone Rossana (GSE)" w:date="2025-10-05T18:29:00Z" w16du:dateUtc="2025-10-05T16:29:00Z"/>
                <w:rFonts w:cs="Calibri"/>
                <w:sz w:val="20"/>
                <w:szCs w:val="20"/>
              </w:rPr>
            </w:pPr>
          </w:p>
        </w:tc>
        <w:tc>
          <w:tcPr>
            <w:tcW w:w="0" w:type="auto"/>
            <w:vAlign w:val="center"/>
          </w:tcPr>
          <w:p w14:paraId="17E823D7" w14:textId="77777777" w:rsidR="00433936" w:rsidRPr="00DF23CE" w:rsidRDefault="00433936" w:rsidP="00E8075C">
            <w:pPr>
              <w:spacing w:before="60" w:after="60"/>
              <w:jc w:val="both"/>
              <w:rPr>
                <w:ins w:id="17514" w:author="Visone Rossana (GSE)" w:date="2025-10-05T18:29:00Z" w16du:dateUtc="2025-10-05T16:29:00Z"/>
                <w:rFonts w:cs="Calibri"/>
                <w:sz w:val="20"/>
                <w:szCs w:val="20"/>
              </w:rPr>
            </w:pPr>
            <w:ins w:id="17515" w:author="Visone Rossana (GSE)" w:date="2025-10-05T18:29:00Z" w16du:dateUtc="2025-10-05T16:29:00Z">
              <w:r w:rsidRPr="00DF23CE">
                <w:rPr>
                  <w:rFonts w:cs="Calibri"/>
                  <w:sz w:val="20"/>
                  <w:szCs w:val="20"/>
                </w:rPr>
                <w:t>Zona climatica F</w:t>
              </w:r>
            </w:ins>
          </w:p>
        </w:tc>
        <w:tc>
          <w:tcPr>
            <w:tcW w:w="0" w:type="auto"/>
            <w:vAlign w:val="center"/>
          </w:tcPr>
          <w:p w14:paraId="3FB3A8F3" w14:textId="77777777" w:rsidR="00433936" w:rsidRPr="00DF23CE" w:rsidRDefault="00433936" w:rsidP="00E8075C">
            <w:pPr>
              <w:spacing w:before="60" w:after="60"/>
              <w:jc w:val="both"/>
              <w:rPr>
                <w:ins w:id="17516" w:author="Visone Rossana (GSE)" w:date="2025-10-05T18:29:00Z" w16du:dateUtc="2025-10-05T16:29:00Z"/>
                <w:rFonts w:cs="Calibri"/>
                <w:sz w:val="20"/>
                <w:szCs w:val="20"/>
              </w:rPr>
            </w:pPr>
            <w:ins w:id="17517" w:author="Visone Rossana (GSE)" w:date="2025-10-05T18:29:00Z" w16du:dateUtc="2025-10-05T16:29:00Z">
              <w:r w:rsidRPr="00DF23CE">
                <w:rPr>
                  <w:rFonts w:cs="Calibri"/>
                  <w:sz w:val="20"/>
                  <w:szCs w:val="20"/>
                </w:rPr>
                <w:t>≤ 0,22 W/m</w:t>
              </w:r>
              <w:r w:rsidRPr="00DF23CE">
                <w:rPr>
                  <w:rFonts w:cs="Calibri"/>
                  <w:sz w:val="20"/>
                  <w:szCs w:val="20"/>
                  <w:vertAlign w:val="superscript"/>
                </w:rPr>
                <w:t>2</w:t>
              </w:r>
              <w:r w:rsidRPr="00DF23CE">
                <w:rPr>
                  <w:rFonts w:cs="Calibri"/>
                  <w:sz w:val="20"/>
                  <w:szCs w:val="20"/>
                </w:rPr>
                <w:t>K</w:t>
              </w:r>
            </w:ins>
          </w:p>
        </w:tc>
      </w:tr>
    </w:tbl>
    <w:p w14:paraId="12828104" w14:textId="77777777" w:rsidR="00365F81" w:rsidRDefault="00365F81" w:rsidP="005534E8">
      <w:pPr>
        <w:pStyle w:val="NORMALEGSE"/>
        <w:spacing w:after="120"/>
        <w:jc w:val="both"/>
        <w:rPr>
          <w:ins w:id="17518" w:author="Visone Rossana (GSE)" w:date="2025-10-05T18:27:00Z" w16du:dateUtc="2025-10-05T16:27:00Z"/>
          <w:rFonts w:asciiTheme="minorHAnsi" w:hAnsiTheme="minorHAnsi" w:cs="Calibri"/>
        </w:rPr>
      </w:pPr>
    </w:p>
    <w:p w14:paraId="55CF5972" w14:textId="4C74BE44" w:rsidR="009B2DDF" w:rsidRPr="009B2DDF" w:rsidRDefault="009B2DDF">
      <w:pPr>
        <w:pStyle w:val="Corpotesto"/>
        <w:jc w:val="both"/>
        <w:rPr>
          <w:ins w:id="17519" w:author="Visone Rossana (GSE)" w:date="2025-10-05T18:34:00Z" w16du:dateUtc="2025-10-05T16:34:00Z"/>
          <w:rFonts w:asciiTheme="minorHAnsi" w:hAnsiTheme="minorHAnsi" w:cstheme="minorHAnsi"/>
          <w:sz w:val="22"/>
          <w:szCs w:val="22"/>
          <w:rPrChange w:id="17520" w:author="Visone Rossana (GSE)" w:date="2025-10-05T18:34:00Z" w16du:dateUtc="2025-10-05T16:34:00Z">
            <w:rPr>
              <w:ins w:id="17521" w:author="Visone Rossana (GSE)" w:date="2025-10-05T18:34:00Z" w16du:dateUtc="2025-10-05T16:34:00Z"/>
            </w:rPr>
          </w:rPrChange>
        </w:rPr>
        <w:pPrChange w:id="17522" w:author="Visone Rossana (GSE)" w:date="2025-10-05T18:34:00Z" w16du:dateUtc="2025-10-05T16:34:00Z">
          <w:pPr>
            <w:pStyle w:val="Corpotesto"/>
            <w:ind w:left="567"/>
            <w:jc w:val="both"/>
          </w:pPr>
        </w:pPrChange>
      </w:pPr>
      <w:ins w:id="17523" w:author="Visone Rossana (GSE)" w:date="2025-10-05T18:34:00Z" w16du:dateUtc="2025-10-05T16:34:00Z">
        <w:r w:rsidRPr="009B2DDF">
          <w:rPr>
            <w:rFonts w:asciiTheme="minorHAnsi" w:hAnsiTheme="minorHAnsi" w:cstheme="minorHAnsi"/>
            <w:sz w:val="22"/>
            <w:szCs w:val="22"/>
            <w:rPrChange w:id="17524" w:author="Visone Rossana (GSE)" w:date="2025-10-05T18:34:00Z" w16du:dateUtc="2025-10-05T16:34:00Z">
              <w:rPr>
                <w:bCs/>
              </w:rPr>
            </w:rPrChange>
          </w:rPr>
          <w:t>Ai sensi delle norme UNI EN ISO 6946, il calcolo della trasmittanza delle strutture opache non include il contributo dei ponti termici.</w:t>
        </w:r>
      </w:ins>
    </w:p>
    <w:p w14:paraId="6887777A" w14:textId="0A086686" w:rsidR="002D769A" w:rsidRPr="0042126E" w:rsidRDefault="002D769A">
      <w:pPr>
        <w:spacing w:before="120" w:after="120" w:line="276" w:lineRule="auto"/>
        <w:jc w:val="both"/>
        <w:rPr>
          <w:ins w:id="17525" w:author="Visone Rossana (GSE)" w:date="2025-10-05T18:38:00Z" w16du:dateUtc="2025-10-05T16:38:00Z"/>
          <w:sz w:val="22"/>
          <w:szCs w:val="22"/>
          <w:rPrChange w:id="17526" w:author="Visone Rossana (GSE)" w:date="2025-10-05T18:39:00Z" w16du:dateUtc="2025-10-05T16:39:00Z">
            <w:rPr>
              <w:ins w:id="17527" w:author="Visone Rossana (GSE)" w:date="2025-10-05T18:38:00Z" w16du:dateUtc="2025-10-05T16:38:00Z"/>
            </w:rPr>
          </w:rPrChange>
        </w:rPr>
        <w:pPrChange w:id="17528" w:author="Visone Rossana (GSE)" w:date="2025-10-05T18:39:00Z" w16du:dateUtc="2025-10-05T16:39:00Z">
          <w:pPr>
            <w:spacing w:before="120" w:after="120"/>
            <w:jc w:val="both"/>
          </w:pPr>
        </w:pPrChange>
      </w:pPr>
      <w:ins w:id="17529" w:author="Visone Rossana (GSE)" w:date="2025-10-05T18:36:00Z" w16du:dateUtc="2025-10-05T16:36:00Z">
        <w:r w:rsidRPr="0042126E">
          <w:rPr>
            <w:sz w:val="22"/>
            <w:szCs w:val="22"/>
            <w:rPrChange w:id="17530" w:author="Visone Rossana (GSE)" w:date="2025-10-05T18:39:00Z" w16du:dateUtc="2025-10-05T16:39:00Z">
              <w:rPr/>
            </w:rPrChange>
          </w:rPr>
          <w:t xml:space="preserve">Nei casi di isolamento termico dall’interno o nell’intercapedine, i valori di trasmittanza previsti nella Tabella </w:t>
        </w:r>
      </w:ins>
      <w:ins w:id="17531" w:author="Visone Rossana (GSE)" w:date="2025-10-05T18:38:00Z" w16du:dateUtc="2025-10-05T16:38:00Z">
        <w:r w:rsidR="00F273D8" w:rsidRPr="0042126E">
          <w:rPr>
            <w:sz w:val="22"/>
            <w:szCs w:val="22"/>
            <w:rPrChange w:id="17532" w:author="Visone Rossana (GSE)" w:date="2025-10-05T18:39:00Z" w16du:dateUtc="2025-10-05T16:39:00Z">
              <w:rPr/>
            </w:rPrChange>
          </w:rPr>
          <w:t>2</w:t>
        </w:r>
      </w:ins>
      <w:ins w:id="17533" w:author="Visone Rossana (GSE)" w:date="2025-10-05T18:36:00Z" w16du:dateUtc="2025-10-05T16:36:00Z">
        <w:r w:rsidRPr="0042126E">
          <w:rPr>
            <w:sz w:val="22"/>
            <w:szCs w:val="22"/>
            <w:rPrChange w:id="17534" w:author="Visone Rossana (GSE)" w:date="2025-10-05T18:39:00Z" w16du:dateUtc="2025-10-05T16:39:00Z">
              <w:rPr/>
            </w:rPrChange>
          </w:rPr>
          <w:t xml:space="preserve"> del Decreto sono incrementati del 30%, comunque nel rispetto delle prescrizioni del Decreto 26 giugno 2015 concernente le metodologie di calcolo della prestazione energetica e definizione delle prescrizioni e dei requisiti minimi degli edifici.</w:t>
        </w:r>
      </w:ins>
    </w:p>
    <w:p w14:paraId="2DBF7203" w14:textId="77777777" w:rsidR="0042126E" w:rsidRPr="0042126E" w:rsidRDefault="0042126E">
      <w:pPr>
        <w:spacing w:after="120" w:line="276" w:lineRule="auto"/>
        <w:jc w:val="both"/>
        <w:rPr>
          <w:ins w:id="17535" w:author="Visone Rossana (GSE)" w:date="2025-10-05T18:38:00Z" w16du:dateUtc="2025-10-05T16:38:00Z"/>
          <w:sz w:val="22"/>
          <w:szCs w:val="22"/>
          <w:highlight w:val="yellow"/>
          <w:rPrChange w:id="17536" w:author="Visone Rossana (GSE)" w:date="2025-10-05T18:39:00Z" w16du:dateUtc="2025-10-05T16:39:00Z">
            <w:rPr>
              <w:ins w:id="17537" w:author="Visone Rossana (GSE)" w:date="2025-10-05T18:38:00Z" w16du:dateUtc="2025-10-05T16:38:00Z"/>
              <w:highlight w:val="yellow"/>
            </w:rPr>
          </w:rPrChange>
        </w:rPr>
        <w:pPrChange w:id="17538" w:author="Visone Rossana (GSE)" w:date="2025-10-05T18:39:00Z" w16du:dateUtc="2025-10-05T16:39:00Z">
          <w:pPr>
            <w:spacing w:after="120"/>
            <w:jc w:val="both"/>
          </w:pPr>
        </w:pPrChange>
      </w:pPr>
      <w:ins w:id="17539" w:author="Visone Rossana (GSE)" w:date="2025-10-05T18:38:00Z" w16du:dateUtc="2025-10-05T16:38:00Z">
        <w:r w:rsidRPr="0042126E">
          <w:rPr>
            <w:sz w:val="22"/>
            <w:szCs w:val="22"/>
            <w:rPrChange w:id="17540" w:author="Visone Rossana (GSE)" w:date="2025-10-05T18:39:00Z" w16du:dateUtc="2025-10-05T16:39:00Z">
              <w:rPr/>
            </w:rPrChange>
          </w:rPr>
          <w:t xml:space="preserve">Ai fini della richiesta di incentivo </w:t>
        </w:r>
        <w:r w:rsidRPr="0042126E">
          <w:rPr>
            <w:sz w:val="22"/>
            <w:szCs w:val="22"/>
            <w:u w:val="single"/>
            <w:rPrChange w:id="17541" w:author="Visone Rossana (GSE)" w:date="2025-10-05T18:39:00Z" w16du:dateUtc="2025-10-05T16:39:00Z">
              <w:rPr>
                <w:u w:val="single"/>
              </w:rPr>
            </w:rPrChange>
          </w:rPr>
          <w:t xml:space="preserve">è obbligatoria la redazione della </w:t>
        </w:r>
        <w:r w:rsidRPr="0042126E">
          <w:rPr>
            <w:sz w:val="22"/>
            <w:szCs w:val="22"/>
            <w:rPrChange w:id="17542" w:author="Visone Rossana (GSE)" w:date="2025-10-05T18:39:00Z" w16du:dateUtc="2025-10-05T16:39:00Z">
              <w:rPr/>
            </w:rPrChange>
          </w:rPr>
          <w:t>diagnosi energetica precedente l’intervento e dell’attestato di prestazione energetica (APE) successiva, a pena di decadenza del riconoscimento degli incentivi. Per gli interventi di isolamento delle superfici opache, nella diagnosi energetica è richiesta un’analisi dei ponti termici dell’edificio e la correzione degli stessi in fase di progettazione e realizzazione dell’intervento, ove possibile; qualora la correzione dei ponti termici non sia tecnicamente possibile, il tecnico che redige la diagnosi deve fornire adeguata motivazione.</w:t>
        </w:r>
      </w:ins>
    </w:p>
    <w:p w14:paraId="7C184C7A" w14:textId="3963365C" w:rsidR="00F273D8" w:rsidRDefault="00F273D8" w:rsidP="0042126E">
      <w:pPr>
        <w:spacing w:after="120" w:line="276" w:lineRule="auto"/>
        <w:jc w:val="both"/>
        <w:rPr>
          <w:ins w:id="17543" w:author="Visone Rossana (GSE)" w:date="2025-10-05T18:40:00Z" w16du:dateUtc="2025-10-05T16:40:00Z"/>
          <w:sz w:val="22"/>
          <w:szCs w:val="22"/>
        </w:rPr>
      </w:pPr>
      <w:ins w:id="17544" w:author="Visone Rossana (GSE)" w:date="2025-10-05T18:38:00Z" w16du:dateUtc="2025-10-05T16:38:00Z">
        <w:r w:rsidRPr="0042126E">
          <w:rPr>
            <w:sz w:val="22"/>
            <w:szCs w:val="22"/>
            <w:rPrChange w:id="17545" w:author="Visone Rossana (GSE)" w:date="2025-10-05T18:39:00Z" w16du:dateUtc="2025-10-05T16:39:00Z">
              <w:rPr/>
            </w:rPrChange>
          </w:rPr>
          <w:t xml:space="preserve">Nel caso in cui per l’edificio oggetto dell’intervento sia stata dichiarata la fine lavori e sia stata presentata la richiesta di iscrizione al Catasto edilizio urbano prima del 29 ottobre 1993, in alternativa al rispetto delle </w:t>
        </w:r>
        <w:r w:rsidRPr="0042126E">
          <w:rPr>
            <w:sz w:val="22"/>
            <w:szCs w:val="22"/>
            <w:rPrChange w:id="17546" w:author="Visone Rossana (GSE)" w:date="2025-10-05T18:39:00Z" w16du:dateUtc="2025-10-05T16:39:00Z">
              <w:rPr/>
            </w:rPrChange>
          </w:rPr>
          <w:lastRenderedPageBreak/>
          <w:t xml:space="preserve">trasmittanze previste nella </w:t>
        </w:r>
        <w:r w:rsidR="002C0200" w:rsidRPr="0042126E">
          <w:rPr>
            <w:sz w:val="22"/>
            <w:szCs w:val="22"/>
            <w:rPrChange w:id="17547" w:author="Visone Rossana (GSE)" w:date="2025-10-05T18:39:00Z" w16du:dateUtc="2025-10-05T16:39:00Z">
              <w:rPr/>
            </w:rPrChange>
          </w:rPr>
          <w:t>T</w:t>
        </w:r>
        <w:r w:rsidRPr="0042126E">
          <w:rPr>
            <w:sz w:val="22"/>
            <w:szCs w:val="22"/>
            <w:rPrChange w:id="17548" w:author="Visone Rossana (GSE)" w:date="2025-10-05T18:39:00Z" w16du:dateUtc="2025-10-05T16:39:00Z">
              <w:rPr/>
            </w:rPrChange>
          </w:rPr>
          <w:t xml:space="preserve">abella </w:t>
        </w:r>
        <w:r w:rsidR="002C0200" w:rsidRPr="0042126E">
          <w:rPr>
            <w:sz w:val="22"/>
            <w:szCs w:val="22"/>
            <w:rPrChange w:id="17549" w:author="Visone Rossana (GSE)" w:date="2025-10-05T18:39:00Z" w16du:dateUtc="2025-10-05T16:39:00Z">
              <w:rPr/>
            </w:rPrChange>
          </w:rPr>
          <w:t>2</w:t>
        </w:r>
        <w:r w:rsidRPr="0042126E">
          <w:rPr>
            <w:sz w:val="22"/>
            <w:szCs w:val="22"/>
            <w:rPrChange w:id="17550" w:author="Visone Rossana (GSE)" w:date="2025-10-05T18:39:00Z" w16du:dateUtc="2025-10-05T16:39:00Z">
              <w:rPr/>
            </w:rPrChange>
          </w:rPr>
          <w:t xml:space="preserve"> del Decreto, si può scegliere di ridurre l’indice di prestazione energetica globale almeno del 50% rispetto al valore precedente alla realizzazione dell’intervento. In questo caso </w:t>
        </w:r>
        <w:r w:rsidRPr="0042126E">
          <w:rPr>
            <w:b/>
            <w:sz w:val="22"/>
            <w:szCs w:val="22"/>
            <w:rPrChange w:id="17551" w:author="Visone Rossana (GSE)" w:date="2025-10-05T18:39:00Z" w16du:dateUtc="2025-10-05T16:39:00Z">
              <w:rPr>
                <w:b/>
              </w:rPr>
            </w:rPrChange>
          </w:rPr>
          <w:t>l’intervento complessivo deve comprendere comunque un intervento di isolamento delle superfici opache che ne migliori le prestazioni energetiche,</w:t>
        </w:r>
        <w:r w:rsidRPr="0042126E">
          <w:rPr>
            <w:sz w:val="22"/>
            <w:szCs w:val="22"/>
            <w:rPrChange w:id="17552" w:author="Visone Rossana (GSE)" w:date="2025-10-05T18:39:00Z" w16du:dateUtc="2025-10-05T16:39:00Z">
              <w:rPr/>
            </w:rPrChange>
          </w:rPr>
          <w:t xml:space="preserve"> e deve essere redatto l’</w:t>
        </w:r>
        <w:r w:rsidRPr="0042126E">
          <w:rPr>
            <w:b/>
            <w:sz w:val="22"/>
            <w:szCs w:val="22"/>
            <w:rPrChange w:id="17553" w:author="Visone Rossana (GSE)" w:date="2025-10-05T18:39:00Z" w16du:dateUtc="2025-10-05T16:39:00Z">
              <w:rPr>
                <w:b/>
              </w:rPr>
            </w:rPrChange>
          </w:rPr>
          <w:t xml:space="preserve">attestato di certificazione energetica sia </w:t>
        </w:r>
        <w:r w:rsidRPr="0042126E">
          <w:rPr>
            <w:b/>
            <w:i/>
            <w:sz w:val="22"/>
            <w:szCs w:val="22"/>
            <w:rPrChange w:id="17554" w:author="Visone Rossana (GSE)" w:date="2025-10-05T18:39:00Z" w16du:dateUtc="2025-10-05T16:39:00Z">
              <w:rPr>
                <w:b/>
                <w:i/>
              </w:rPr>
            </w:rPrChange>
          </w:rPr>
          <w:t>ante-</w:t>
        </w:r>
        <w:r w:rsidRPr="0042126E">
          <w:rPr>
            <w:b/>
            <w:i/>
            <w:sz w:val="22"/>
            <w:szCs w:val="22"/>
            <w:lang w:val="la-Latn"/>
            <w:rPrChange w:id="17555" w:author="Visone Rossana (GSE)" w:date="2025-10-05T18:39:00Z" w16du:dateUtc="2025-10-05T16:39:00Z">
              <w:rPr>
                <w:b/>
                <w:i/>
                <w:lang w:val="la-Latn"/>
              </w:rPr>
            </w:rPrChange>
          </w:rPr>
          <w:t>operam</w:t>
        </w:r>
        <w:r w:rsidRPr="0042126E">
          <w:rPr>
            <w:b/>
            <w:sz w:val="22"/>
            <w:szCs w:val="22"/>
            <w:rPrChange w:id="17556" w:author="Visone Rossana (GSE)" w:date="2025-10-05T18:39:00Z" w16du:dateUtc="2025-10-05T16:39:00Z">
              <w:rPr>
                <w:b/>
              </w:rPr>
            </w:rPrChange>
          </w:rPr>
          <w:t xml:space="preserve"> sia </w:t>
        </w:r>
        <w:r w:rsidRPr="0042126E">
          <w:rPr>
            <w:b/>
            <w:i/>
            <w:sz w:val="22"/>
            <w:szCs w:val="22"/>
            <w:rPrChange w:id="17557" w:author="Visone Rossana (GSE)" w:date="2025-10-05T18:39:00Z" w16du:dateUtc="2025-10-05T16:39:00Z">
              <w:rPr>
                <w:b/>
                <w:i/>
              </w:rPr>
            </w:rPrChange>
          </w:rPr>
          <w:t>post-</w:t>
        </w:r>
        <w:r w:rsidRPr="0042126E">
          <w:rPr>
            <w:b/>
            <w:i/>
            <w:sz w:val="22"/>
            <w:szCs w:val="22"/>
            <w:lang w:val="la-Latn"/>
            <w:rPrChange w:id="17558" w:author="Visone Rossana (GSE)" w:date="2025-10-05T18:39:00Z" w16du:dateUtc="2025-10-05T16:39:00Z">
              <w:rPr>
                <w:b/>
                <w:i/>
                <w:lang w:val="la-Latn"/>
              </w:rPr>
            </w:rPrChange>
          </w:rPr>
          <w:t>operam</w:t>
        </w:r>
        <w:r w:rsidRPr="0042126E">
          <w:rPr>
            <w:sz w:val="22"/>
            <w:szCs w:val="22"/>
            <w:rPrChange w:id="17559" w:author="Visone Rossana (GSE)" w:date="2025-10-05T18:39:00Z" w16du:dateUtc="2025-10-05T16:39:00Z">
              <w:rPr/>
            </w:rPrChange>
          </w:rPr>
          <w:t>, effettuato con lo stesso programma di calcolo, oltre alla diagnosi energetica precedente l’intervento.</w:t>
        </w:r>
      </w:ins>
    </w:p>
    <w:p w14:paraId="04B54F3D" w14:textId="2C49FFD7" w:rsidR="00E556C2" w:rsidRPr="00E556C2" w:rsidRDefault="00E556C2">
      <w:pPr>
        <w:spacing w:after="120" w:line="276" w:lineRule="auto"/>
        <w:jc w:val="both"/>
        <w:rPr>
          <w:ins w:id="17560" w:author="Visone Rossana (GSE)" w:date="2025-10-05T18:38:00Z" w16du:dateUtc="2025-10-05T16:38:00Z"/>
          <w:b/>
          <w:bCs/>
          <w:sz w:val="22"/>
          <w:szCs w:val="22"/>
          <w:rPrChange w:id="17561" w:author="Visone Rossana (GSE)" w:date="2025-10-05T18:40:00Z" w16du:dateUtc="2025-10-05T16:40:00Z">
            <w:rPr>
              <w:ins w:id="17562" w:author="Visone Rossana (GSE)" w:date="2025-10-05T18:38:00Z" w16du:dateUtc="2025-10-05T16:38:00Z"/>
            </w:rPr>
          </w:rPrChange>
        </w:rPr>
        <w:pPrChange w:id="17563" w:author="Visone Rossana (GSE)" w:date="2025-10-05T18:39:00Z" w16du:dateUtc="2025-10-05T16:39:00Z">
          <w:pPr>
            <w:spacing w:after="120"/>
            <w:jc w:val="both"/>
          </w:pPr>
        </w:pPrChange>
      </w:pPr>
      <w:ins w:id="17564" w:author="Visone Rossana (GSE)" w:date="2025-10-05T18:40:00Z" w16du:dateUtc="2025-10-05T16:40:00Z">
        <w:r w:rsidRPr="00E556C2">
          <w:rPr>
            <w:b/>
            <w:bCs/>
            <w:sz w:val="22"/>
            <w:szCs w:val="22"/>
            <w:rPrChange w:id="17565" w:author="Visone Rossana (GSE)" w:date="2025-10-05T18:40:00Z" w16du:dateUtc="2025-10-05T16:40:00Z">
              <w:rPr>
                <w:sz w:val="22"/>
                <w:szCs w:val="22"/>
              </w:rPr>
            </w:rPrChange>
          </w:rPr>
          <w:t xml:space="preserve">Per interventi realizzati </w:t>
        </w:r>
      </w:ins>
      <w:ins w:id="17566" w:author="Visone Rossana (GSE)" w:date="2025-10-05T18:41:00Z" w16du:dateUtc="2025-10-05T16:41:00Z">
        <w:r w:rsidR="0024049C">
          <w:rPr>
            <w:b/>
            <w:bCs/>
            <w:sz w:val="22"/>
            <w:szCs w:val="22"/>
          </w:rPr>
          <w:t xml:space="preserve">da imprese </w:t>
        </w:r>
        <w:r w:rsidR="00AD424A">
          <w:rPr>
            <w:b/>
            <w:bCs/>
            <w:sz w:val="22"/>
            <w:szCs w:val="22"/>
          </w:rPr>
          <w:t>e</w:t>
        </w:r>
      </w:ins>
      <w:ins w:id="17567" w:author="Visone Rossana (GSE)" w:date="2025-10-05T18:42:00Z" w16du:dateUtc="2025-10-05T16:42:00Z">
        <w:r w:rsidR="00AD424A">
          <w:rPr>
            <w:b/>
            <w:bCs/>
            <w:sz w:val="22"/>
            <w:szCs w:val="22"/>
          </w:rPr>
          <w:t xml:space="preserve"> da</w:t>
        </w:r>
      </w:ins>
      <w:ins w:id="17568" w:author="Visone Rossana (GSE)" w:date="2025-10-05T18:41:00Z" w16du:dateUtc="2025-10-05T16:41:00Z">
        <w:r w:rsidR="00AD424A">
          <w:rPr>
            <w:b/>
            <w:bCs/>
            <w:sz w:val="22"/>
            <w:szCs w:val="22"/>
          </w:rPr>
          <w:t xml:space="preserve"> ETS </w:t>
        </w:r>
        <w:del w:id="17569" w:author="Visone Rossana (GSE)" w:date="2025-10-17T16:41:00Z" w16du:dateUtc="2025-10-17T14:41:00Z">
          <w:r w:rsidR="00AD424A" w:rsidDel="00D11DD3">
            <w:rPr>
              <w:b/>
              <w:bCs/>
              <w:sz w:val="22"/>
              <w:szCs w:val="22"/>
            </w:rPr>
            <w:delText xml:space="preserve">non </w:delText>
          </w:r>
        </w:del>
        <w:r w:rsidR="00AD424A">
          <w:rPr>
            <w:b/>
            <w:bCs/>
            <w:sz w:val="22"/>
            <w:szCs w:val="22"/>
          </w:rPr>
          <w:t>economici</w:t>
        </w:r>
        <w:r w:rsidRPr="00E92860">
          <w:rPr>
            <w:rFonts w:ascii="Calibri" w:eastAsia="Aptos" w:hAnsi="Calibri" w:cs="Calibri"/>
            <w:kern w:val="2"/>
            <w:sz w:val="22"/>
            <w:szCs w:val="22"/>
          </w:rPr>
          <w:t xml:space="preserve"> su edifici appartenenti</w:t>
        </w:r>
        <w:r>
          <w:rPr>
            <w:rFonts w:ascii="Calibri" w:eastAsia="Aptos" w:hAnsi="Calibri" w:cs="Calibri"/>
            <w:kern w:val="2"/>
            <w:sz w:val="22"/>
            <w:szCs w:val="22"/>
          </w:rPr>
          <w:t xml:space="preserve"> all’ambito </w:t>
        </w:r>
        <w:r w:rsidRPr="005750B8">
          <w:rPr>
            <w:rFonts w:ascii="Calibri" w:eastAsia="Aptos" w:hAnsi="Calibri" w:cs="Calibri"/>
            <w:kern w:val="2"/>
            <w:sz w:val="22"/>
            <w:szCs w:val="22"/>
          </w:rPr>
          <w:t>terziario</w:t>
        </w:r>
      </w:ins>
      <w:ins w:id="17570" w:author="Visone Rossana (GSE)" w:date="2025-10-05T18:42:00Z" w16du:dateUtc="2025-10-05T16:42:00Z">
        <w:r w:rsidR="00AD424A">
          <w:rPr>
            <w:b/>
            <w:bCs/>
            <w:sz w:val="22"/>
            <w:szCs w:val="22"/>
          </w:rPr>
          <w:t xml:space="preserve">, </w:t>
        </w:r>
        <w:r w:rsidR="00F43284" w:rsidRPr="00E21022">
          <w:rPr>
            <w:sz w:val="22"/>
            <w:szCs w:val="22"/>
            <w:rPrChange w:id="17571" w:author="Visone Rossana (GSE)" w:date="2025-10-05T18:45:00Z" w16du:dateUtc="2025-10-05T16:45:00Z">
              <w:rPr>
                <w:b/>
                <w:bCs/>
                <w:sz w:val="22"/>
                <w:szCs w:val="22"/>
              </w:rPr>
            </w:rPrChange>
          </w:rPr>
          <w:t xml:space="preserve">l’intervento </w:t>
        </w:r>
      </w:ins>
      <w:ins w:id="17572" w:author="Visone Rossana (GSE)" w:date="2025-10-05T18:43:00Z" w16du:dateUtc="2025-10-05T16:43:00Z">
        <w:r w:rsidR="00974A9C" w:rsidRPr="00E21022">
          <w:rPr>
            <w:sz w:val="22"/>
            <w:szCs w:val="22"/>
            <w:rPrChange w:id="17573" w:author="Visone Rossana (GSE)" w:date="2025-10-05T18:45:00Z" w16du:dateUtc="2025-10-05T16:45:00Z">
              <w:rPr>
                <w:b/>
                <w:bCs/>
                <w:sz w:val="22"/>
                <w:szCs w:val="22"/>
              </w:rPr>
            </w:rPrChange>
          </w:rPr>
          <w:t>di isolamento termico deve determinare una riduzione della domanda di energia primaria di almeno il 10% della configurazione ante operam</w:t>
        </w:r>
        <w:r w:rsidR="004A30EF" w:rsidRPr="00E21022">
          <w:rPr>
            <w:sz w:val="22"/>
            <w:szCs w:val="22"/>
            <w:rPrChange w:id="17574" w:author="Visone Rossana (GSE)" w:date="2025-10-05T18:45:00Z" w16du:dateUtc="2025-10-05T16:45:00Z">
              <w:rPr>
                <w:b/>
                <w:bCs/>
                <w:sz w:val="22"/>
                <w:szCs w:val="22"/>
              </w:rPr>
            </w:rPrChange>
          </w:rPr>
          <w:t>, ovve</w:t>
        </w:r>
      </w:ins>
      <w:ins w:id="17575" w:author="Visone Rossana (GSE)" w:date="2025-10-05T18:44:00Z" w16du:dateUtc="2025-10-05T16:44:00Z">
        <w:r w:rsidR="004A30EF" w:rsidRPr="00E21022">
          <w:rPr>
            <w:sz w:val="22"/>
            <w:szCs w:val="22"/>
            <w:rPrChange w:id="17576" w:author="Visone Rossana (GSE)" w:date="2025-10-05T18:45:00Z" w16du:dateUtc="2025-10-05T16:45:00Z">
              <w:rPr>
                <w:b/>
                <w:bCs/>
                <w:sz w:val="22"/>
                <w:szCs w:val="22"/>
              </w:rPr>
            </w:rPrChange>
          </w:rPr>
          <w:t xml:space="preserve">ro del 20% </w:t>
        </w:r>
      </w:ins>
      <w:ins w:id="17577" w:author="Visone Rossana (GSE)" w:date="2025-10-21T12:41:00Z" w16du:dateUtc="2025-10-21T10:41:00Z">
        <w:r w:rsidR="00945B03">
          <w:rPr>
            <w:sz w:val="22"/>
            <w:szCs w:val="22"/>
          </w:rPr>
          <w:t xml:space="preserve">per multi-interventi con </w:t>
        </w:r>
      </w:ins>
      <w:ins w:id="17578" w:author="Visone Rossana (GSE)" w:date="2025-10-05T18:44:00Z" w16du:dateUtc="2025-10-05T16:44:00Z">
        <w:del w:id="17579" w:author="Visone Rossana (GSE)" w:date="2025-10-21T12:41:00Z" w16du:dateUtc="2025-10-21T10:41:00Z">
          <w:r w:rsidR="004A30EF" w:rsidRPr="00E21022" w:rsidDel="00945B03">
            <w:rPr>
              <w:sz w:val="22"/>
              <w:szCs w:val="22"/>
              <w:rPrChange w:id="17580" w:author="Visone Rossana (GSE)" w:date="2025-10-05T18:45:00Z" w16du:dateUtc="2025-10-05T16:45:00Z">
                <w:rPr>
                  <w:b/>
                  <w:bCs/>
                  <w:sz w:val="22"/>
                  <w:szCs w:val="22"/>
                </w:rPr>
              </w:rPrChange>
            </w:rPr>
            <w:delText>in caso di</w:delText>
          </w:r>
        </w:del>
      </w:ins>
      <w:ins w:id="17581" w:author="Visone Rossana (GSE)" w:date="2025-10-05T18:45:00Z" w16du:dateUtc="2025-10-05T16:45:00Z">
        <w:del w:id="17582" w:author="Visone Rossana (GSE)" w:date="2025-10-21T12:41:00Z" w16du:dateUtc="2025-10-21T10:41:00Z">
          <w:r w:rsidR="00464250" w:rsidDel="00945B03">
            <w:rPr>
              <w:sz w:val="22"/>
              <w:szCs w:val="22"/>
            </w:rPr>
            <w:delText xml:space="preserve"> r</w:delText>
          </w:r>
        </w:del>
      </w:ins>
      <w:ins w:id="17583" w:author="Visone Rossana (GSE)" w:date="2025-10-21T12:42:00Z" w16du:dateUtc="2025-10-21T10:42:00Z">
        <w:r w:rsidR="00945B03">
          <w:rPr>
            <w:sz w:val="22"/>
            <w:szCs w:val="22"/>
          </w:rPr>
          <w:t>r</w:t>
        </w:r>
      </w:ins>
      <w:ins w:id="17584" w:author="Visone Rossana (GSE)" w:date="2025-10-05T18:45:00Z" w16du:dateUtc="2025-10-05T16:45:00Z">
        <w:r w:rsidR="00464250">
          <w:rPr>
            <w:sz w:val="22"/>
            <w:szCs w:val="22"/>
          </w:rPr>
          <w:t xml:space="preserve">ealizzazione </w:t>
        </w:r>
      </w:ins>
      <w:ins w:id="17585" w:author="Visone Rossana (GSE)" w:date="2025-10-05T18:47:00Z" w16du:dateUtc="2025-10-05T16:47:00Z">
        <w:r w:rsidR="005845FB">
          <w:rPr>
            <w:sz w:val="22"/>
            <w:szCs w:val="22"/>
          </w:rPr>
          <w:t xml:space="preserve">oltre </w:t>
        </w:r>
      </w:ins>
      <w:ins w:id="17586" w:author="Visone Rossana (GSE)" w:date="2025-10-05T18:48:00Z" w16du:dateUtc="2025-10-05T16:48:00Z">
        <w:del w:id="17587" w:author="Visone Rossana (GSE)" w:date="2025-10-21T12:41:00Z" w16du:dateUtc="2025-10-21T10:41:00Z">
          <w:r w:rsidR="00CB587B" w:rsidDel="00C247FF">
            <w:rPr>
              <w:sz w:val="22"/>
              <w:szCs w:val="22"/>
            </w:rPr>
            <w:delText xml:space="preserve">all’isolamento termico di superfici opache </w:delText>
          </w:r>
        </w:del>
      </w:ins>
      <w:ins w:id="17588" w:author="Visone Rossana (GSE)" w:date="2025-10-21T12:41:00Z" w16du:dateUtc="2025-10-21T10:41:00Z">
        <w:r w:rsidR="00C247FF">
          <w:rPr>
            <w:sz w:val="22"/>
            <w:szCs w:val="22"/>
          </w:rPr>
          <w:t xml:space="preserve">all’intervento II.A </w:t>
        </w:r>
      </w:ins>
      <w:ins w:id="17589" w:author="Visone Rossana (GSE)" w:date="2025-10-05T18:48:00Z" w16du:dateUtc="2025-10-05T16:48:00Z">
        <w:r w:rsidR="00CB587B">
          <w:rPr>
            <w:sz w:val="22"/>
            <w:szCs w:val="22"/>
          </w:rPr>
          <w:t xml:space="preserve">anche </w:t>
        </w:r>
      </w:ins>
      <w:ins w:id="17590" w:author="Visone Rossana (GSE)" w:date="2025-10-05T18:49:00Z" w16du:dateUtc="2025-10-05T16:49:00Z">
        <w:r w:rsidR="000265FB">
          <w:rPr>
            <w:sz w:val="22"/>
            <w:szCs w:val="22"/>
          </w:rPr>
          <w:t xml:space="preserve">di </w:t>
        </w:r>
        <w:r w:rsidR="00CD3BD5">
          <w:rPr>
            <w:sz w:val="22"/>
            <w:szCs w:val="22"/>
          </w:rPr>
          <w:t>un ulteriore intervento</w:t>
        </w:r>
        <w:del w:id="17591" w:author="Visone Rossana (GSE)" w:date="2025-10-21T12:41:00Z" w16du:dateUtc="2025-10-21T10:41:00Z">
          <w:r w:rsidR="00CD3BD5" w:rsidDel="00C247FF">
            <w:rPr>
              <w:sz w:val="22"/>
              <w:szCs w:val="22"/>
            </w:rPr>
            <w:delText xml:space="preserve"> di cui all’art. 5, comma 1,</w:delText>
          </w:r>
        </w:del>
      </w:ins>
      <w:ins w:id="17592" w:author="Visone Rossana (GSE)" w:date="2025-10-21T12:41:00Z" w16du:dateUtc="2025-10-21T10:41:00Z">
        <w:r w:rsidR="00C247FF">
          <w:rPr>
            <w:sz w:val="22"/>
            <w:szCs w:val="22"/>
          </w:rPr>
          <w:t xml:space="preserve"> del Titolo II</w:t>
        </w:r>
      </w:ins>
      <w:ins w:id="17593" w:author="Visone Rossana (GSE)" w:date="2025-10-05T18:49:00Z" w16du:dateUtc="2025-10-05T16:49:00Z">
        <w:r w:rsidR="00CD3BD5">
          <w:rPr>
            <w:sz w:val="22"/>
            <w:szCs w:val="22"/>
          </w:rPr>
          <w:t xml:space="preserve"> </w:t>
        </w:r>
      </w:ins>
      <w:ins w:id="17594" w:author="Visone Rossana (GSE)" w:date="2025-10-21T12:42:00Z" w16du:dateUtc="2025-10-21T10:42:00Z">
        <w:r w:rsidR="001F229F">
          <w:rPr>
            <w:sz w:val="22"/>
            <w:szCs w:val="22"/>
          </w:rPr>
          <w:t xml:space="preserve">di cui alle </w:t>
        </w:r>
      </w:ins>
      <w:ins w:id="17595" w:author="Visone Rossana (GSE)" w:date="2025-10-05T18:50:00Z" w16du:dateUtc="2025-10-05T16:50:00Z">
        <w:r w:rsidR="00BA133F">
          <w:rPr>
            <w:sz w:val="22"/>
            <w:szCs w:val="22"/>
          </w:rPr>
          <w:t>lett</w:t>
        </w:r>
      </w:ins>
      <w:ins w:id="17596" w:author="Visone Rossana (GSE)" w:date="2025-10-21T12:42:00Z" w16du:dateUtc="2025-10-21T10:42:00Z">
        <w:r w:rsidR="001F229F">
          <w:rPr>
            <w:sz w:val="22"/>
            <w:szCs w:val="22"/>
          </w:rPr>
          <w:t>ere</w:t>
        </w:r>
      </w:ins>
      <w:ins w:id="17597" w:author="Visone Rossana (GSE)" w:date="2025-10-05T18:50:00Z" w16du:dateUtc="2025-10-05T16:50:00Z">
        <w:del w:id="17598" w:author="Visone Rossana (GSE)" w:date="2025-10-21T12:42:00Z" w16du:dateUtc="2025-10-21T10:42:00Z">
          <w:r w:rsidR="00BA133F" w:rsidDel="001F229F">
            <w:rPr>
              <w:sz w:val="22"/>
              <w:szCs w:val="22"/>
            </w:rPr>
            <w:delText>.</w:delText>
          </w:r>
        </w:del>
        <w:r w:rsidR="00BA133F">
          <w:rPr>
            <w:sz w:val="22"/>
            <w:szCs w:val="22"/>
          </w:rPr>
          <w:t xml:space="preserve"> </w:t>
        </w:r>
        <w:del w:id="17599" w:author="Visone Rossana (GSE)" w:date="2025-10-21T12:42:00Z" w16du:dateUtc="2025-10-21T10:42:00Z">
          <w:r w:rsidR="00BA133F" w:rsidDel="001F229F">
            <w:rPr>
              <w:sz w:val="22"/>
              <w:szCs w:val="22"/>
            </w:rPr>
            <w:delText>a</w:delText>
          </w:r>
        </w:del>
      </w:ins>
      <w:ins w:id="17600" w:author="Visone Rossana (GSE)" w:date="2025-10-21T12:42:00Z" w16du:dateUtc="2025-10-21T10:42:00Z">
        <w:r w:rsidR="001F229F">
          <w:rPr>
            <w:sz w:val="22"/>
            <w:szCs w:val="22"/>
          </w:rPr>
          <w:t>b</w:t>
        </w:r>
      </w:ins>
      <w:ins w:id="17601" w:author="Visone Rossana (GSE)" w:date="2025-10-05T18:50:00Z" w16du:dateUtc="2025-10-05T16:50:00Z">
        <w:r w:rsidR="00BA133F">
          <w:rPr>
            <w:sz w:val="22"/>
            <w:szCs w:val="22"/>
          </w:rPr>
          <w:t>)-c</w:t>
        </w:r>
      </w:ins>
      <w:ins w:id="17602" w:author="Visone Rossana (GSE)" w:date="2025-10-21T12:42:00Z" w16du:dateUtc="2025-10-21T10:42:00Z">
        <w:r w:rsidR="001F229F">
          <w:rPr>
            <w:sz w:val="22"/>
            <w:szCs w:val="22"/>
          </w:rPr>
          <w:t>)</w:t>
        </w:r>
      </w:ins>
      <w:ins w:id="17603" w:author="Visone Rossana (GSE)" w:date="2025-10-05T18:50:00Z" w16du:dateUtc="2025-10-05T16:50:00Z">
        <w:r w:rsidR="00BA133F">
          <w:rPr>
            <w:sz w:val="22"/>
            <w:szCs w:val="22"/>
          </w:rPr>
          <w:t xml:space="preserve"> e </w:t>
        </w:r>
      </w:ins>
      <w:ins w:id="17604" w:author="Visone Rossana (GSE)" w:date="2025-10-21T12:43:00Z" w16du:dateUtc="2025-10-21T10:43:00Z">
        <w:r w:rsidR="00637300">
          <w:rPr>
            <w:sz w:val="22"/>
            <w:szCs w:val="22"/>
          </w:rPr>
          <w:t>f</w:t>
        </w:r>
      </w:ins>
      <w:ins w:id="17605" w:author="Visone Rossana (GSE)" w:date="2025-10-05T18:50:00Z" w16du:dateUtc="2025-10-05T16:50:00Z">
        <w:del w:id="17606" w:author="Visone Rossana (GSE)" w:date="2025-10-21T12:43:00Z" w16du:dateUtc="2025-10-21T10:43:00Z">
          <w:r w:rsidR="00BA133F" w:rsidDel="00637300">
            <w:rPr>
              <w:sz w:val="22"/>
              <w:szCs w:val="22"/>
            </w:rPr>
            <w:delText>e</w:delText>
          </w:r>
        </w:del>
        <w:r w:rsidR="00BA133F">
          <w:rPr>
            <w:sz w:val="22"/>
            <w:szCs w:val="22"/>
          </w:rPr>
          <w:t>)-h)</w:t>
        </w:r>
      </w:ins>
      <w:ins w:id="17607" w:author="Visone Rossana (GSE)" w:date="2025-10-21T12:41:00Z" w16du:dateUtc="2025-10-21T10:41:00Z">
        <w:r w:rsidR="00C247FF">
          <w:rPr>
            <w:sz w:val="22"/>
            <w:szCs w:val="22"/>
          </w:rPr>
          <w:t>)</w:t>
        </w:r>
      </w:ins>
      <w:ins w:id="17608" w:author="Visone Rossana (GSE)" w:date="2025-10-05T18:50:00Z" w16du:dateUtc="2025-10-05T16:50:00Z">
        <w:r w:rsidR="00BA133F">
          <w:rPr>
            <w:sz w:val="22"/>
            <w:szCs w:val="22"/>
          </w:rPr>
          <w:t>.</w:t>
        </w:r>
      </w:ins>
      <w:ins w:id="17609" w:author="Visone Rossana (GSE)" w:date="2025-10-05T18:44:00Z" w16du:dateUtc="2025-10-05T16:44:00Z">
        <w:r w:rsidR="004A30EF" w:rsidRPr="00E21022">
          <w:rPr>
            <w:sz w:val="22"/>
            <w:szCs w:val="22"/>
            <w:rPrChange w:id="17610" w:author="Visone Rossana (GSE)" w:date="2025-10-05T18:45:00Z" w16du:dateUtc="2025-10-05T16:45:00Z">
              <w:rPr>
                <w:b/>
                <w:bCs/>
                <w:sz w:val="22"/>
                <w:szCs w:val="22"/>
              </w:rPr>
            </w:rPrChange>
          </w:rPr>
          <w:t xml:space="preserve"> </w:t>
        </w:r>
      </w:ins>
      <w:ins w:id="17611" w:author="Visone Rossana (GSE)" w:date="2025-10-05T19:03:00Z" w16du:dateUtc="2025-10-05T17:03:00Z">
        <w:r w:rsidR="00FC40E2">
          <w:rPr>
            <w:sz w:val="22"/>
            <w:szCs w:val="22"/>
          </w:rPr>
          <w:t>Al fine di tale verifica, deve essere redatto</w:t>
        </w:r>
        <w:r w:rsidR="002D52E8">
          <w:rPr>
            <w:sz w:val="22"/>
            <w:szCs w:val="22"/>
          </w:rPr>
          <w:t xml:space="preserve"> </w:t>
        </w:r>
        <w:r w:rsidR="002D52E8" w:rsidRPr="005750B8">
          <w:rPr>
            <w:sz w:val="22"/>
            <w:szCs w:val="22"/>
          </w:rPr>
          <w:t>l’</w:t>
        </w:r>
        <w:r w:rsidR="002D52E8" w:rsidRPr="005750B8">
          <w:rPr>
            <w:b/>
            <w:sz w:val="22"/>
            <w:szCs w:val="22"/>
          </w:rPr>
          <w:t xml:space="preserve">attestato di </w:t>
        </w:r>
        <w:del w:id="17612" w:author="Visone Rossana (GSE)" w:date="2025-10-12T17:41:00Z" w16du:dateUtc="2025-10-12T15:41:00Z">
          <w:r w:rsidR="002D52E8" w:rsidRPr="005750B8" w:rsidDel="00A923C1">
            <w:rPr>
              <w:b/>
              <w:sz w:val="22"/>
              <w:szCs w:val="22"/>
            </w:rPr>
            <w:delText>certificazione</w:delText>
          </w:r>
        </w:del>
      </w:ins>
      <w:ins w:id="17613" w:author="Visone Rossana (GSE)" w:date="2025-10-12T17:41:00Z" w16du:dateUtc="2025-10-12T15:41:00Z">
        <w:r w:rsidR="00A923C1">
          <w:rPr>
            <w:b/>
            <w:sz w:val="22"/>
            <w:szCs w:val="22"/>
          </w:rPr>
          <w:t xml:space="preserve">prestazione </w:t>
        </w:r>
      </w:ins>
      <w:ins w:id="17614" w:author="Visone Rossana (GSE)" w:date="2025-10-05T19:03:00Z" w16du:dateUtc="2025-10-05T17:03:00Z">
        <w:del w:id="17615" w:author="Visone Rossana (GSE)" w:date="2025-10-12T17:41:00Z" w16du:dateUtc="2025-10-12T15:41:00Z">
          <w:r w:rsidR="002D52E8" w:rsidRPr="005750B8" w:rsidDel="00A923C1">
            <w:rPr>
              <w:b/>
              <w:sz w:val="22"/>
              <w:szCs w:val="22"/>
            </w:rPr>
            <w:delText xml:space="preserve"> </w:delText>
          </w:r>
        </w:del>
        <w:r w:rsidR="002D52E8" w:rsidRPr="005750B8">
          <w:rPr>
            <w:b/>
            <w:sz w:val="22"/>
            <w:szCs w:val="22"/>
          </w:rPr>
          <w:t xml:space="preserve">energetica sia </w:t>
        </w:r>
        <w:r w:rsidR="002D52E8" w:rsidRPr="005750B8">
          <w:rPr>
            <w:b/>
            <w:i/>
            <w:sz w:val="22"/>
            <w:szCs w:val="22"/>
          </w:rPr>
          <w:t>ante-</w:t>
        </w:r>
        <w:r w:rsidR="002D52E8" w:rsidRPr="005750B8">
          <w:rPr>
            <w:b/>
            <w:i/>
            <w:sz w:val="22"/>
            <w:szCs w:val="22"/>
            <w:lang w:val="la-Latn"/>
          </w:rPr>
          <w:t>operam</w:t>
        </w:r>
        <w:r w:rsidR="002D52E8" w:rsidRPr="005750B8">
          <w:rPr>
            <w:b/>
            <w:sz w:val="22"/>
            <w:szCs w:val="22"/>
          </w:rPr>
          <w:t xml:space="preserve"> sia </w:t>
        </w:r>
        <w:r w:rsidR="002D52E8" w:rsidRPr="005750B8">
          <w:rPr>
            <w:b/>
            <w:i/>
            <w:sz w:val="22"/>
            <w:szCs w:val="22"/>
          </w:rPr>
          <w:t>post-</w:t>
        </w:r>
        <w:r w:rsidR="002D52E8" w:rsidRPr="005750B8">
          <w:rPr>
            <w:b/>
            <w:i/>
            <w:sz w:val="22"/>
            <w:szCs w:val="22"/>
            <w:lang w:val="la-Latn"/>
          </w:rPr>
          <w:t>operam</w:t>
        </w:r>
      </w:ins>
      <w:ins w:id="17616" w:author="Visone Rossana (GSE)" w:date="2025-10-05T19:04:00Z" w16du:dateUtc="2025-10-05T17:04:00Z">
        <w:r w:rsidR="00A039ED">
          <w:rPr>
            <w:sz w:val="22"/>
            <w:szCs w:val="22"/>
          </w:rPr>
          <w:t>.</w:t>
        </w:r>
      </w:ins>
    </w:p>
    <w:p w14:paraId="5F61E6BA" w14:textId="68E7AC95" w:rsidR="0042126E" w:rsidRPr="00923DC6" w:rsidRDefault="003C4B85">
      <w:pPr>
        <w:pStyle w:val="TITOLO20"/>
        <w:numPr>
          <w:ilvl w:val="2"/>
          <w:numId w:val="292"/>
        </w:numPr>
        <w:ind w:left="1134" w:hanging="708"/>
        <w:rPr>
          <w:ins w:id="17617" w:author="Visone Rossana (GSE)" w:date="2025-10-05T18:39:00Z" w16du:dateUtc="2025-10-05T16:39:00Z"/>
        </w:rPr>
        <w:pPrChange w:id="17618" w:author="Oliosi Francesco (GSE)" w:date="2025-10-13T18:39:00Z" w16du:dateUtc="2025-10-13T16:39:00Z">
          <w:pPr>
            <w:pStyle w:val="TITOLO3GSE"/>
            <w:numPr>
              <w:ilvl w:val="2"/>
              <w:numId w:val="220"/>
            </w:numPr>
            <w:ind w:left="1715" w:hanging="504"/>
          </w:pPr>
        </w:pPrChange>
      </w:pPr>
      <w:bookmarkStart w:id="17619" w:name="_Toc212462566"/>
      <w:ins w:id="17620" w:author="Visone Rossana (GSE)" w:date="2025-10-05T19:05:00Z" w16du:dateUtc="2025-10-05T17:05:00Z">
        <w:r>
          <w:t>Spese ammissibili ai fini del calcolo dell’incentivazione (</w:t>
        </w:r>
      </w:ins>
      <w:ins w:id="17621" w:author="Visone Rossana (GSE)" w:date="2025-10-05T19:06:00Z" w16du:dateUtc="2025-10-05T17:06:00Z">
        <w:r w:rsidR="003B33FE">
          <w:t>art. 6</w:t>
        </w:r>
        <w:r w:rsidR="00D9616A">
          <w:t>- comma 1)</w:t>
        </w:r>
      </w:ins>
      <w:bookmarkEnd w:id="17619"/>
    </w:p>
    <w:p w14:paraId="0EF8453C" w14:textId="77777777" w:rsidR="00357E5D" w:rsidRPr="0087626C" w:rsidRDefault="00357E5D">
      <w:pPr>
        <w:spacing w:after="120" w:line="276" w:lineRule="auto"/>
        <w:jc w:val="both"/>
        <w:rPr>
          <w:ins w:id="17622" w:author="Visone Rossana (GSE)" w:date="2025-10-05T19:10:00Z" w16du:dateUtc="2025-10-05T17:10:00Z"/>
          <w:bCs/>
          <w:sz w:val="22"/>
          <w:szCs w:val="22"/>
          <w:rPrChange w:id="17623" w:author="Visone Rossana (GSE)" w:date="2025-10-12T18:08:00Z" w16du:dateUtc="2025-10-12T16:08:00Z">
            <w:rPr>
              <w:ins w:id="17624" w:author="Visone Rossana (GSE)" w:date="2025-10-05T19:10:00Z" w16du:dateUtc="2025-10-05T17:10:00Z"/>
              <w:bCs/>
            </w:rPr>
          </w:rPrChange>
        </w:rPr>
        <w:pPrChange w:id="17625" w:author="Visone Rossana (GSE)" w:date="2025-10-05T19:10:00Z" w16du:dateUtc="2025-10-05T17:10:00Z">
          <w:pPr>
            <w:spacing w:after="120"/>
            <w:jc w:val="both"/>
          </w:pPr>
        </w:pPrChange>
      </w:pPr>
      <w:ins w:id="17626" w:author="Visone Rossana (GSE)" w:date="2025-10-05T19:10:00Z" w16du:dateUtc="2025-10-05T17:10:00Z">
        <w:r w:rsidRPr="0087626C">
          <w:rPr>
            <w:bCs/>
            <w:sz w:val="22"/>
            <w:szCs w:val="22"/>
            <w:rPrChange w:id="17627" w:author="Visone Rossana (GSE)" w:date="2025-10-12T18:08:00Z" w16du:dateUtc="2025-10-12T16:08:00Z">
              <w:rPr>
                <w:bCs/>
              </w:rPr>
            </w:rPrChange>
          </w:rPr>
          <w:t>Sono di seguito elencate le spese ammesse ai fini del calcolo dell’incentivo, che dovranno essere riportate, se pertinenti, nelle fatture attestanti gli interventi effettuati:</w:t>
        </w:r>
      </w:ins>
    </w:p>
    <w:p w14:paraId="6584CF4F" w14:textId="77777777" w:rsidR="00357E5D" w:rsidRPr="0087626C" w:rsidRDefault="00357E5D" w:rsidP="009C6152">
      <w:pPr>
        <w:numPr>
          <w:ilvl w:val="0"/>
          <w:numId w:val="221"/>
        </w:numPr>
        <w:tabs>
          <w:tab w:val="num" w:pos="284"/>
        </w:tabs>
        <w:spacing w:after="120" w:line="276" w:lineRule="auto"/>
        <w:ind w:left="284"/>
        <w:jc w:val="both"/>
        <w:rPr>
          <w:ins w:id="17628" w:author="Visone Rossana (GSE)" w:date="2025-10-05T19:10:00Z" w16du:dateUtc="2025-10-05T17:10:00Z"/>
          <w:rFonts w:cs="Calibri"/>
          <w:sz w:val="22"/>
          <w:szCs w:val="22"/>
          <w:rPrChange w:id="17629" w:author="Visone Rossana (GSE)" w:date="2025-10-12T18:08:00Z" w16du:dateUtc="2025-10-12T16:08:00Z">
            <w:rPr>
              <w:ins w:id="17630" w:author="Visone Rossana (GSE)" w:date="2025-10-05T19:10:00Z" w16du:dateUtc="2025-10-05T17:10:00Z"/>
              <w:rFonts w:cs="Calibri"/>
            </w:rPr>
          </w:rPrChange>
        </w:rPr>
      </w:pPr>
      <w:ins w:id="17631" w:author="Visone Rossana (GSE)" w:date="2025-10-05T19:10:00Z" w16du:dateUtc="2025-10-05T17:10:00Z">
        <w:r w:rsidRPr="0087626C">
          <w:rPr>
            <w:rFonts w:cs="Calibri"/>
            <w:sz w:val="22"/>
            <w:szCs w:val="22"/>
            <w:rPrChange w:id="17632" w:author="Visone Rossana (GSE)" w:date="2025-10-12T18:08:00Z" w16du:dateUtc="2025-10-12T16:08:00Z">
              <w:rPr>
                <w:rFonts w:cs="Calibri"/>
              </w:rPr>
            </w:rPrChange>
          </w:rPr>
          <w:t xml:space="preserve">fornitura e messa in opera di materiale coibente per il miglioramento delle caratteristiche termiche delle strutture esistenti, </w:t>
        </w:r>
        <w:r w:rsidRPr="0087626C">
          <w:rPr>
            <w:rFonts w:cs="Calibri"/>
            <w:bCs/>
            <w:sz w:val="22"/>
            <w:szCs w:val="22"/>
            <w:rPrChange w:id="17633" w:author="Visone Rossana (GSE)" w:date="2025-10-12T18:08:00Z" w16du:dateUtc="2025-10-12T16:08:00Z">
              <w:rPr>
                <w:rFonts w:cs="Calibri"/>
                <w:bCs/>
              </w:rPr>
            </w:rPrChange>
          </w:rPr>
          <w:t>comprensiva dei costi sostenuti per le opere provvisionali e accessorie;</w:t>
        </w:r>
      </w:ins>
    </w:p>
    <w:p w14:paraId="3311F29A" w14:textId="77777777" w:rsidR="00357E5D" w:rsidRPr="0087626C" w:rsidRDefault="00357E5D" w:rsidP="009C6152">
      <w:pPr>
        <w:numPr>
          <w:ilvl w:val="0"/>
          <w:numId w:val="221"/>
        </w:numPr>
        <w:tabs>
          <w:tab w:val="num" w:pos="284"/>
        </w:tabs>
        <w:spacing w:after="120" w:line="276" w:lineRule="auto"/>
        <w:ind w:left="284"/>
        <w:jc w:val="both"/>
        <w:rPr>
          <w:ins w:id="17634" w:author="Visone Rossana (GSE)" w:date="2025-10-05T19:10:00Z" w16du:dateUtc="2025-10-05T17:10:00Z"/>
          <w:rFonts w:cs="Calibri"/>
          <w:bCs/>
          <w:sz w:val="22"/>
          <w:szCs w:val="22"/>
          <w:rPrChange w:id="17635" w:author="Visone Rossana (GSE)" w:date="2025-10-12T18:08:00Z" w16du:dateUtc="2025-10-12T16:08:00Z">
            <w:rPr>
              <w:ins w:id="17636" w:author="Visone Rossana (GSE)" w:date="2025-10-05T19:10:00Z" w16du:dateUtc="2025-10-05T17:10:00Z"/>
              <w:rFonts w:cs="Calibri"/>
              <w:bCs/>
            </w:rPr>
          </w:rPrChange>
        </w:rPr>
      </w:pPr>
      <w:ins w:id="17637" w:author="Visone Rossana (GSE)" w:date="2025-10-05T19:10:00Z" w16du:dateUtc="2025-10-05T17:10:00Z">
        <w:r w:rsidRPr="0087626C">
          <w:rPr>
            <w:rFonts w:cs="Calibri"/>
            <w:sz w:val="22"/>
            <w:szCs w:val="22"/>
            <w:rPrChange w:id="17638" w:author="Visone Rossana (GSE)" w:date="2025-10-12T18:08:00Z" w16du:dateUtc="2025-10-12T16:08:00Z">
              <w:rPr>
                <w:rFonts w:cs="Calibri"/>
              </w:rPr>
            </w:rPrChange>
          </w:rPr>
          <w:t>fornitura e messa in opera di materiali ordinari, necessari alla realizzazione di ulteriori strutture murarie a ridosso di quelle preesistenti realizzate contestualmente alle opere di cui al punto precedente, per il miglioramento delle caratteristiche termiche delle strutture esistenti;</w:t>
        </w:r>
      </w:ins>
    </w:p>
    <w:p w14:paraId="5294BCCF" w14:textId="77777777" w:rsidR="00357E5D" w:rsidRPr="0087626C" w:rsidRDefault="00357E5D" w:rsidP="00357E5D">
      <w:pPr>
        <w:numPr>
          <w:ilvl w:val="0"/>
          <w:numId w:val="221"/>
        </w:numPr>
        <w:tabs>
          <w:tab w:val="num" w:pos="284"/>
        </w:tabs>
        <w:spacing w:after="120" w:line="276" w:lineRule="auto"/>
        <w:ind w:left="284"/>
        <w:jc w:val="both"/>
        <w:rPr>
          <w:ins w:id="17639" w:author="Visone Rossana (GSE)" w:date="2025-10-05T19:10:00Z" w16du:dateUtc="2025-10-05T17:10:00Z"/>
          <w:rFonts w:cs="Calibri"/>
          <w:sz w:val="22"/>
          <w:szCs w:val="22"/>
          <w:rPrChange w:id="17640" w:author="Visone Rossana (GSE)" w:date="2025-10-12T18:08:00Z" w16du:dateUtc="2025-10-12T16:08:00Z">
            <w:rPr>
              <w:ins w:id="17641" w:author="Visone Rossana (GSE)" w:date="2025-10-05T19:10:00Z" w16du:dateUtc="2025-10-05T17:10:00Z"/>
              <w:rFonts w:cs="Calibri"/>
            </w:rPr>
          </w:rPrChange>
        </w:rPr>
      </w:pPr>
      <w:ins w:id="17642" w:author="Visone Rossana (GSE)" w:date="2025-10-05T19:10:00Z" w16du:dateUtc="2025-10-05T17:10:00Z">
        <w:r w:rsidRPr="0087626C">
          <w:rPr>
            <w:rFonts w:cs="Calibri"/>
            <w:sz w:val="22"/>
            <w:szCs w:val="22"/>
            <w:rPrChange w:id="17643" w:author="Visone Rossana (GSE)" w:date="2025-10-12T18:08:00Z" w16du:dateUtc="2025-10-12T16:08:00Z">
              <w:rPr>
                <w:rFonts w:cs="Calibri"/>
              </w:rPr>
            </w:rPrChange>
          </w:rPr>
          <w:t>demolizione e ricostruzione dell’elemento costruttivo, ove coerente con gli strumenti urbanistici vigenti;</w:t>
        </w:r>
      </w:ins>
    </w:p>
    <w:p w14:paraId="7EABB210" w14:textId="04A3EE74" w:rsidR="00CD6480" w:rsidRPr="0087626C" w:rsidRDefault="000F173D">
      <w:pPr>
        <w:numPr>
          <w:ilvl w:val="0"/>
          <w:numId w:val="221"/>
        </w:numPr>
        <w:spacing w:after="120" w:line="276" w:lineRule="auto"/>
        <w:jc w:val="both"/>
        <w:rPr>
          <w:ins w:id="17644" w:author="Visone Rossana (GSE)" w:date="2025-10-05T19:10:00Z" w16du:dateUtc="2025-10-05T17:10:00Z"/>
          <w:rFonts w:cs="Calibri"/>
          <w:sz w:val="22"/>
          <w:szCs w:val="22"/>
          <w:rPrChange w:id="17645" w:author="Visone Rossana (GSE)" w:date="2025-10-12T18:08:00Z" w16du:dateUtc="2025-10-12T16:08:00Z">
            <w:rPr>
              <w:ins w:id="17646" w:author="Visone Rossana (GSE)" w:date="2025-10-05T19:10:00Z" w16du:dateUtc="2025-10-05T17:10:00Z"/>
              <w:rFonts w:cs="Calibri"/>
            </w:rPr>
          </w:rPrChange>
        </w:rPr>
        <w:pPrChange w:id="17647" w:author="Visone Rossana (GSE)" w:date="2025-10-05T19:10:00Z" w16du:dateUtc="2025-10-05T17:10:00Z">
          <w:pPr>
            <w:numPr>
              <w:numId w:val="221"/>
            </w:numPr>
            <w:tabs>
              <w:tab w:val="num" w:pos="284"/>
              <w:tab w:val="num" w:pos="360"/>
            </w:tabs>
            <w:spacing w:after="120" w:line="276" w:lineRule="auto"/>
            <w:ind w:left="284" w:hanging="360"/>
            <w:jc w:val="both"/>
          </w:pPr>
        </w:pPrChange>
      </w:pPr>
      <w:ins w:id="17648" w:author="Visone Rossana (GSE)" w:date="2025-10-05T19:11:00Z" w16du:dateUtc="2025-10-05T17:11:00Z">
        <w:r w:rsidRPr="0087626C">
          <w:rPr>
            <w:rFonts w:cs="Calibri"/>
            <w:sz w:val="22"/>
            <w:szCs w:val="22"/>
            <w:rPrChange w:id="17649" w:author="Visone Rossana (GSE)" w:date="2025-10-12T18:08:00Z" w16du:dateUtc="2025-10-12T16:08:00Z">
              <w:rPr>
                <w:rFonts w:cs="Calibri"/>
              </w:rPr>
            </w:rPrChange>
          </w:rPr>
          <w:t>l’installazione di sistemi di ventilazione meccanica qualora gli stessi risultino l’unica soluzione tecnica o la più conveniente, a seguito della verifica di formazioni di muffe e condensazioni</w:t>
        </w:r>
      </w:ins>
      <w:ins w:id="17650" w:author="Visone Rossana (GSE)" w:date="2025-10-05T19:12:00Z" w16du:dateUtc="2025-10-05T17:12:00Z">
        <w:r w:rsidRPr="0087626C">
          <w:rPr>
            <w:rFonts w:cs="Calibri"/>
            <w:sz w:val="22"/>
            <w:szCs w:val="22"/>
            <w:rPrChange w:id="17651" w:author="Visone Rossana (GSE)" w:date="2025-10-12T18:08:00Z" w16du:dateUtc="2025-10-12T16:08:00Z">
              <w:rPr>
                <w:rFonts w:cs="Calibri"/>
              </w:rPr>
            </w:rPrChange>
          </w:rPr>
          <w:t xml:space="preserve"> </w:t>
        </w:r>
      </w:ins>
      <w:ins w:id="17652" w:author="Visone Rossana (GSE)" w:date="2025-10-05T19:11:00Z" w16du:dateUtc="2025-10-05T17:11:00Z">
        <w:r w:rsidRPr="0087626C">
          <w:rPr>
            <w:rFonts w:cs="Calibri"/>
            <w:sz w:val="22"/>
            <w:szCs w:val="22"/>
            <w:rPrChange w:id="17653" w:author="Visone Rossana (GSE)" w:date="2025-10-12T18:08:00Z" w16du:dateUtc="2025-10-12T16:08:00Z">
              <w:rPr>
                <w:rFonts w:cs="Calibri"/>
              </w:rPr>
            </w:rPrChange>
          </w:rPr>
          <w:t>interstiziali, secondo la UNI EN ISO 13788, così come previsto dal decreto del Ministro dello</w:t>
        </w:r>
      </w:ins>
      <w:ins w:id="17654" w:author="Visone Rossana (GSE)" w:date="2025-10-05T19:12:00Z" w16du:dateUtc="2025-10-05T17:12:00Z">
        <w:r w:rsidRPr="0087626C">
          <w:rPr>
            <w:rFonts w:cs="Calibri"/>
            <w:sz w:val="22"/>
            <w:szCs w:val="22"/>
            <w:rPrChange w:id="17655" w:author="Visone Rossana (GSE)" w:date="2025-10-12T18:08:00Z" w16du:dateUtc="2025-10-12T16:08:00Z">
              <w:rPr>
                <w:rFonts w:cs="Calibri"/>
              </w:rPr>
            </w:rPrChange>
          </w:rPr>
          <w:t xml:space="preserve"> </w:t>
        </w:r>
      </w:ins>
      <w:ins w:id="17656" w:author="Visone Rossana (GSE)" w:date="2025-10-05T19:11:00Z" w16du:dateUtc="2025-10-05T17:11:00Z">
        <w:r w:rsidRPr="0087626C">
          <w:rPr>
            <w:rFonts w:cs="Calibri"/>
            <w:sz w:val="22"/>
            <w:szCs w:val="22"/>
            <w:rPrChange w:id="17657" w:author="Visone Rossana (GSE)" w:date="2025-10-12T18:08:00Z" w16du:dateUtc="2025-10-12T16:08:00Z">
              <w:rPr>
                <w:rFonts w:cs="Calibri"/>
              </w:rPr>
            </w:rPrChange>
          </w:rPr>
          <w:t>sviluppo economico 26 giugno 2015</w:t>
        </w:r>
      </w:ins>
      <w:ins w:id="17658" w:author="Visone Rossana (GSE)" w:date="2025-10-05T19:12:00Z" w16du:dateUtc="2025-10-05T17:12:00Z">
        <w:r w:rsidRPr="0087626C">
          <w:rPr>
            <w:rFonts w:cs="Calibri"/>
            <w:sz w:val="22"/>
            <w:szCs w:val="22"/>
            <w:rPrChange w:id="17659" w:author="Visone Rossana (GSE)" w:date="2025-10-12T18:08:00Z" w16du:dateUtc="2025-10-12T16:08:00Z">
              <w:rPr>
                <w:rFonts w:cs="Calibri"/>
              </w:rPr>
            </w:rPrChange>
          </w:rPr>
          <w:t>;</w:t>
        </w:r>
      </w:ins>
    </w:p>
    <w:p w14:paraId="2F1C3A40" w14:textId="77777777" w:rsidR="00357E5D" w:rsidRDefault="00357E5D" w:rsidP="009C6152">
      <w:pPr>
        <w:numPr>
          <w:ilvl w:val="0"/>
          <w:numId w:val="221"/>
        </w:numPr>
        <w:tabs>
          <w:tab w:val="num" w:pos="284"/>
        </w:tabs>
        <w:spacing w:after="120" w:line="276" w:lineRule="auto"/>
        <w:ind w:left="284"/>
        <w:jc w:val="both"/>
        <w:rPr>
          <w:ins w:id="17660" w:author="Rivera Cordero Daybeth Gabriela (GSE)" w:date="2025-10-15T11:27:00Z" w16du:dateUtc="2025-10-15T09:27:00Z"/>
          <w:rFonts w:cs="Calibri"/>
          <w:sz w:val="22"/>
          <w:szCs w:val="22"/>
        </w:rPr>
      </w:pPr>
      <w:ins w:id="17661" w:author="Visone Rossana (GSE)" w:date="2025-10-05T19:10:00Z" w16du:dateUtc="2025-10-05T17:10:00Z">
        <w:r w:rsidRPr="0087626C">
          <w:rPr>
            <w:rFonts w:cs="Calibri"/>
            <w:sz w:val="22"/>
            <w:szCs w:val="22"/>
            <w:rPrChange w:id="17662" w:author="Visone Rossana (GSE)" w:date="2025-10-12T18:08:00Z" w16du:dateUtc="2025-10-12T16:08:00Z">
              <w:rPr>
                <w:rFonts w:cs="Calibri"/>
              </w:rPr>
            </w:rPrChange>
          </w:rPr>
          <w:t>prestazioni professionali connesse alla realizzazione degli interventi.</w:t>
        </w:r>
      </w:ins>
    </w:p>
    <w:p w14:paraId="7C35033F" w14:textId="0523AD92" w:rsidR="00363D7D" w:rsidDel="005542D3" w:rsidRDefault="00363D7D">
      <w:pPr>
        <w:spacing w:after="120" w:line="276" w:lineRule="auto"/>
        <w:jc w:val="both"/>
        <w:rPr>
          <w:del w:id="17663" w:author="Rivera Cordero Daybeth Gabriela (GSE)" w:date="2025-10-15T11:28:00Z" w16du:dateUtc="2025-10-15T09:28:00Z"/>
          <w:rFonts w:cs="Calibri"/>
          <w:sz w:val="22"/>
          <w:szCs w:val="22"/>
        </w:rPr>
      </w:pPr>
      <w:ins w:id="17664" w:author="Rivera Cordero Daybeth Gabriela (GSE)" w:date="2025-10-15T11:27:00Z" w16du:dateUtc="2025-10-15T09:27:00Z">
        <w:r w:rsidRPr="00C11B50">
          <w:rPr>
            <w:rFonts w:cs="Calibri"/>
            <w:sz w:val="22"/>
            <w:szCs w:val="22"/>
            <w:rPrChange w:id="17665" w:author="Visone Rossana (GSE)" w:date="2025-10-17T16:42:00Z" w16du:dateUtc="2025-10-17T14:42:00Z">
              <w:rPr>
                <w:highlight w:val="green"/>
              </w:rPr>
            </w:rPrChange>
          </w:rPr>
          <w:t>Con riferimento ai ‘costi sostenuti per le opere provvisionali ed accessorie’ si possono computare anche le opere che, pur non contribuendo alla riduzione del fabbisogno energetico, sono necessarie per l’esecuzione degli interventi di rifacimento (massetti, pavimenti, intonacature, tinteggiature etc.), purché le soluzioni adottate siano in linea, in termini di costi, con quelle offerte dal mercato e dai relativi prezzi medi.</w:t>
        </w:r>
      </w:ins>
      <w:ins w:id="17666" w:author="Visone Rossana (GSE)" w:date="2025-10-17T16:42:00Z" w16du:dateUtc="2025-10-17T14:42:00Z">
        <w:r w:rsidR="00C11B50">
          <w:rPr>
            <w:rFonts w:cs="Calibri"/>
            <w:sz w:val="22"/>
            <w:szCs w:val="22"/>
          </w:rPr>
          <w:t xml:space="preserve"> </w:t>
        </w:r>
      </w:ins>
    </w:p>
    <w:p w14:paraId="1974EF8B" w14:textId="77777777" w:rsidR="005542D3" w:rsidRPr="00C11B50" w:rsidRDefault="005542D3">
      <w:pPr>
        <w:spacing w:after="120" w:line="276" w:lineRule="auto"/>
        <w:jc w:val="both"/>
        <w:rPr>
          <w:ins w:id="17667" w:author="Visone Rossana (GSE)" w:date="2025-10-22T12:11:00Z" w16du:dateUtc="2025-10-22T10:11:00Z"/>
          <w:rFonts w:cs="Calibri"/>
          <w:sz w:val="22"/>
          <w:szCs w:val="22"/>
          <w:rPrChange w:id="17668" w:author="Visone Rossana (GSE)" w:date="2025-10-17T16:42:00Z" w16du:dateUtc="2025-10-17T14:42:00Z">
            <w:rPr>
              <w:ins w:id="17669" w:author="Visone Rossana (GSE)" w:date="2025-10-22T12:11:00Z" w16du:dateUtc="2025-10-22T10:11:00Z"/>
            </w:rPr>
          </w:rPrChange>
        </w:rPr>
        <w:pPrChange w:id="17670" w:author="Visone Rossana (GSE)" w:date="2025-10-17T16:42:00Z" w16du:dateUtc="2025-10-17T14:42:00Z">
          <w:pPr>
            <w:numPr>
              <w:numId w:val="221"/>
            </w:numPr>
            <w:tabs>
              <w:tab w:val="num" w:pos="284"/>
              <w:tab w:val="num" w:pos="360"/>
            </w:tabs>
            <w:spacing w:after="120" w:line="276" w:lineRule="auto"/>
            <w:ind w:left="284" w:hanging="360"/>
            <w:jc w:val="both"/>
          </w:pPr>
        </w:pPrChange>
      </w:pPr>
    </w:p>
    <w:p w14:paraId="23ED468B" w14:textId="77777777" w:rsidR="00357E5D" w:rsidRPr="00C11B50" w:rsidRDefault="00357E5D">
      <w:pPr>
        <w:spacing w:after="120" w:line="276" w:lineRule="auto"/>
        <w:jc w:val="both"/>
        <w:rPr>
          <w:ins w:id="17671" w:author="Visone Rossana (GSE)" w:date="2025-10-05T19:10:00Z" w16du:dateUtc="2025-10-05T17:10:00Z"/>
          <w:rFonts w:cs="Calibri"/>
          <w:sz w:val="22"/>
          <w:szCs w:val="22"/>
          <w:rPrChange w:id="17672" w:author="Visone Rossana (GSE)" w:date="2025-10-17T16:42:00Z" w16du:dateUtc="2025-10-17T14:42:00Z">
            <w:rPr>
              <w:ins w:id="17673" w:author="Visone Rossana (GSE)" w:date="2025-10-05T19:10:00Z" w16du:dateUtc="2025-10-05T17:10:00Z"/>
              <w:bCs/>
            </w:rPr>
          </w:rPrChange>
        </w:rPr>
        <w:pPrChange w:id="17674" w:author="Visone Rossana (GSE)" w:date="2025-10-17T16:42:00Z" w16du:dateUtc="2025-10-17T14:42:00Z">
          <w:pPr>
            <w:spacing w:after="120"/>
            <w:jc w:val="both"/>
          </w:pPr>
        </w:pPrChange>
      </w:pPr>
      <w:ins w:id="17675" w:author="Visone Rossana (GSE)" w:date="2025-10-05T19:10:00Z" w16du:dateUtc="2025-10-05T17:10:00Z">
        <w:r w:rsidRPr="00C11B50">
          <w:rPr>
            <w:rFonts w:cs="Calibri"/>
            <w:sz w:val="22"/>
            <w:szCs w:val="22"/>
            <w:rPrChange w:id="17676" w:author="Visone Rossana (GSE)" w:date="2025-10-17T16:42:00Z" w16du:dateUtc="2025-10-17T14:42:00Z">
              <w:rPr>
                <w:bCs/>
              </w:rPr>
            </w:rPrChange>
          </w:rPr>
          <w:t>Le spese ammissibili sono comprensive di IVA dove essa costituisce un costo. Il trasporto rientra tra le spese ammissibili perché facente parte della fornitura.</w:t>
        </w:r>
      </w:ins>
    </w:p>
    <w:p w14:paraId="0A11C6F8" w14:textId="77777777" w:rsidR="00486605" w:rsidRPr="00923DC6" w:rsidRDefault="00486605">
      <w:pPr>
        <w:pStyle w:val="TITOLO20"/>
        <w:numPr>
          <w:ilvl w:val="2"/>
          <w:numId w:val="292"/>
        </w:numPr>
        <w:ind w:left="1134" w:hanging="708"/>
        <w:rPr>
          <w:ins w:id="17677" w:author="Visone Rossana (GSE)" w:date="2025-10-05T19:13:00Z" w16du:dateUtc="2025-10-05T17:13:00Z"/>
        </w:rPr>
        <w:pPrChange w:id="17678" w:author="Oliosi Francesco (GSE)" w:date="2025-10-13T18:39:00Z" w16du:dateUtc="2025-10-13T16:39:00Z">
          <w:pPr>
            <w:pStyle w:val="TITOLO3GSE"/>
          </w:pPr>
        </w:pPrChange>
      </w:pPr>
      <w:bookmarkStart w:id="17679" w:name="_Toc90649924"/>
      <w:bookmarkStart w:id="17680" w:name="_Toc189046674"/>
      <w:bookmarkStart w:id="17681" w:name="_Toc212462567"/>
      <w:ins w:id="17682" w:author="Visone Rossana (GSE)" w:date="2025-10-05T19:13:00Z" w16du:dateUtc="2025-10-05T17:13:00Z">
        <w:r w:rsidRPr="00923DC6">
          <w:t>Calcolo dell’incentivo (Allegato II – 1 del Decreto)</w:t>
        </w:r>
        <w:bookmarkEnd w:id="17679"/>
        <w:bookmarkEnd w:id="17680"/>
        <w:bookmarkEnd w:id="17681"/>
      </w:ins>
    </w:p>
    <w:p w14:paraId="468A2924" w14:textId="77777777" w:rsidR="00486605" w:rsidRPr="0087626C" w:rsidRDefault="00486605">
      <w:pPr>
        <w:spacing w:after="120" w:line="276" w:lineRule="auto"/>
        <w:jc w:val="both"/>
        <w:rPr>
          <w:ins w:id="17683" w:author="Visone Rossana (GSE)" w:date="2025-10-05T19:13:00Z" w16du:dateUtc="2025-10-05T17:13:00Z"/>
          <w:sz w:val="22"/>
          <w:szCs w:val="22"/>
          <w:rPrChange w:id="17684" w:author="Visone Rossana (GSE)" w:date="2025-10-12T18:08:00Z" w16du:dateUtc="2025-10-12T16:08:00Z">
            <w:rPr>
              <w:ins w:id="17685" w:author="Visone Rossana (GSE)" w:date="2025-10-05T19:13:00Z" w16du:dateUtc="2025-10-05T17:13:00Z"/>
            </w:rPr>
          </w:rPrChange>
        </w:rPr>
        <w:pPrChange w:id="17686" w:author="Visone Rossana (GSE)" w:date="2025-10-05T19:14:00Z" w16du:dateUtc="2025-10-05T17:14:00Z">
          <w:pPr>
            <w:spacing w:after="120"/>
            <w:jc w:val="both"/>
          </w:pPr>
        </w:pPrChange>
      </w:pPr>
      <w:ins w:id="17687" w:author="Visone Rossana (GSE)" w:date="2025-10-05T19:13:00Z" w16du:dateUtc="2025-10-05T17:13:00Z">
        <w:r w:rsidRPr="0087626C">
          <w:rPr>
            <w:sz w:val="22"/>
            <w:szCs w:val="22"/>
            <w:rPrChange w:id="17688" w:author="Visone Rossana (GSE)" w:date="2025-10-12T18:08:00Z" w16du:dateUtc="2025-10-12T16:08:00Z">
              <w:rPr/>
            </w:rPrChange>
          </w:rPr>
          <w:t>Per gli interventi di isolamento termico delle superfici opache l’incentivo totale cumulato per gli anni di godimento è pari al 40% delle spese sostenute ammissibili, che può ammontare al 50% o al 55% così come successivamente indicato, fermo restando il rispetto di costi massimi unitari e del ma</w:t>
        </w:r>
      </w:ins>
    </w:p>
    <w:p w14:paraId="3EA3B6FC" w14:textId="77777777" w:rsidR="00486605" w:rsidRPr="0087626C" w:rsidRDefault="00486605">
      <w:pPr>
        <w:spacing w:after="120" w:line="276" w:lineRule="auto"/>
        <w:jc w:val="both"/>
        <w:rPr>
          <w:ins w:id="17689" w:author="Visone Rossana (GSE)" w:date="2025-10-05T19:13:00Z" w16du:dateUtc="2025-10-05T17:13:00Z"/>
          <w:sz w:val="22"/>
          <w:szCs w:val="22"/>
          <w:rPrChange w:id="17690" w:author="Visone Rossana (GSE)" w:date="2025-10-12T18:08:00Z" w16du:dateUtc="2025-10-12T16:08:00Z">
            <w:rPr>
              <w:ins w:id="17691" w:author="Visone Rossana (GSE)" w:date="2025-10-05T19:13:00Z" w16du:dateUtc="2025-10-05T17:13:00Z"/>
            </w:rPr>
          </w:rPrChange>
        </w:rPr>
        <w:pPrChange w:id="17692" w:author="Visone Rossana (GSE)" w:date="2025-10-05T19:14:00Z" w16du:dateUtc="2025-10-05T17:14:00Z">
          <w:pPr>
            <w:spacing w:after="120"/>
            <w:jc w:val="both"/>
          </w:pPr>
        </w:pPrChange>
      </w:pPr>
      <w:ins w:id="17693" w:author="Visone Rossana (GSE)" w:date="2025-10-05T19:13:00Z" w16du:dateUtc="2025-10-05T17:13:00Z">
        <w:r w:rsidRPr="0087626C">
          <w:rPr>
            <w:sz w:val="22"/>
            <w:szCs w:val="22"/>
            <w:rPrChange w:id="17694" w:author="Visone Rossana (GSE)" w:date="2025-10-12T18:08:00Z" w16du:dateUtc="2025-10-12T16:08:00Z">
              <w:rPr/>
            </w:rPrChange>
          </w:rPr>
          <w:t>simale di incentivo previsto:</w:t>
        </w:r>
      </w:ins>
    </w:p>
    <w:p w14:paraId="22C36223" w14:textId="77777777" w:rsidR="00486605" w:rsidRPr="00CA0C37" w:rsidRDefault="00486605" w:rsidP="00486605">
      <w:pPr>
        <w:jc w:val="center"/>
        <w:rPr>
          <w:ins w:id="17695" w:author="Visone Rossana (GSE)" w:date="2025-10-05T19:13:00Z" w16du:dateUtc="2025-10-05T17:13:00Z"/>
          <w:rFonts w:cs="Calibri"/>
          <w:i/>
          <w:sz w:val="28"/>
          <w:szCs w:val="28"/>
          <w:vertAlign w:val="subscript"/>
        </w:rPr>
      </w:pPr>
      <w:ins w:id="17696" w:author="Visone Rossana (GSE)" w:date="2025-10-05T19:13:00Z" w16du:dateUtc="2025-10-05T17:13:00Z">
        <w:r w:rsidRPr="00CA0C37">
          <w:rPr>
            <w:rFonts w:cs="Calibri"/>
            <w:i/>
            <w:sz w:val="28"/>
            <w:szCs w:val="28"/>
          </w:rPr>
          <w:t>I</w:t>
        </w:r>
        <w:r w:rsidRPr="00CA0C37">
          <w:rPr>
            <w:rFonts w:cs="Calibri"/>
            <w:i/>
            <w:sz w:val="28"/>
            <w:szCs w:val="28"/>
            <w:vertAlign w:val="subscript"/>
          </w:rPr>
          <w:t>tot</w:t>
        </w:r>
        <w:r w:rsidRPr="00CA0C37">
          <w:rPr>
            <w:rFonts w:cs="Calibri"/>
            <w:i/>
            <w:sz w:val="28"/>
            <w:szCs w:val="28"/>
          </w:rPr>
          <w:t xml:space="preserve"> = %</w:t>
        </w:r>
        <w:r w:rsidRPr="00CA0C37">
          <w:rPr>
            <w:rFonts w:cs="Calibri"/>
            <w:i/>
            <w:sz w:val="28"/>
            <w:szCs w:val="28"/>
            <w:vertAlign w:val="subscript"/>
          </w:rPr>
          <w:t>spesa</w:t>
        </w:r>
        <w:r w:rsidRPr="00CA0C37">
          <w:rPr>
            <w:rFonts w:cs="Calibri"/>
            <w:i/>
            <w:sz w:val="28"/>
            <w:szCs w:val="28"/>
          </w:rPr>
          <w:t xml:space="preserve"> · C · S</w:t>
        </w:r>
        <w:r w:rsidRPr="00CA0C37">
          <w:rPr>
            <w:rFonts w:cs="Calibri"/>
            <w:i/>
            <w:sz w:val="28"/>
            <w:szCs w:val="28"/>
            <w:vertAlign w:val="subscript"/>
          </w:rPr>
          <w:t>int</w:t>
        </w:r>
      </w:ins>
    </w:p>
    <w:p w14:paraId="3C98A465" w14:textId="77777777" w:rsidR="00486605" w:rsidRPr="00CA0C37" w:rsidRDefault="00486605" w:rsidP="00486605">
      <w:pPr>
        <w:jc w:val="both"/>
        <w:rPr>
          <w:ins w:id="17697" w:author="Visone Rossana (GSE)" w:date="2025-10-05T19:13:00Z" w16du:dateUtc="2025-10-05T17:13:00Z"/>
          <w:sz w:val="20"/>
        </w:rPr>
      </w:pPr>
      <w:ins w:id="17698" w:author="Visone Rossana (GSE)" w:date="2025-10-05T19:13:00Z" w16du:dateUtc="2025-10-05T17:13:00Z">
        <w:r w:rsidRPr="00CA0C37">
          <w:rPr>
            <w:sz w:val="20"/>
          </w:rPr>
          <w:t>con</w:t>
        </w:r>
        <w:r w:rsidRPr="00CA0C37">
          <w:rPr>
            <w:sz w:val="20"/>
          </w:rPr>
          <w:tab/>
          <w:t>I</w:t>
        </w:r>
        <w:r w:rsidRPr="00CA0C37">
          <w:rPr>
            <w:sz w:val="20"/>
            <w:vertAlign w:val="subscript"/>
          </w:rPr>
          <w:t>tot</w:t>
        </w:r>
        <w:r w:rsidRPr="00CA0C37">
          <w:rPr>
            <w:sz w:val="20"/>
          </w:rPr>
          <w:t xml:space="preserve"> ≤ I</w:t>
        </w:r>
        <w:r w:rsidRPr="00CA0C37">
          <w:rPr>
            <w:sz w:val="20"/>
            <w:vertAlign w:val="subscript"/>
          </w:rPr>
          <w:t>max</w:t>
        </w:r>
        <w:r w:rsidRPr="00CA0C37">
          <w:rPr>
            <w:sz w:val="20"/>
          </w:rPr>
          <w:t xml:space="preserve"> </w:t>
        </w:r>
      </w:ins>
    </w:p>
    <w:p w14:paraId="46E77BB3" w14:textId="0491D47B" w:rsidR="00486605" w:rsidRPr="00CA0C37" w:rsidRDefault="00486605" w:rsidP="00486605">
      <w:pPr>
        <w:tabs>
          <w:tab w:val="left" w:pos="567"/>
        </w:tabs>
        <w:ind w:left="567" w:hanging="567"/>
        <w:jc w:val="both"/>
        <w:rPr>
          <w:ins w:id="17699" w:author="Visone Rossana (GSE)" w:date="2025-10-05T19:13:00Z" w16du:dateUtc="2025-10-05T17:13:00Z"/>
          <w:sz w:val="20"/>
        </w:rPr>
      </w:pPr>
      <w:ins w:id="17700" w:author="Visone Rossana (GSE)" w:date="2025-10-05T19:13:00Z" w16du:dateUtc="2025-10-05T17:13:00Z">
        <w:r w:rsidRPr="00CA0C37">
          <w:rPr>
            <w:sz w:val="20"/>
          </w:rPr>
          <w:t>I</w:t>
        </w:r>
        <w:r w:rsidRPr="00CA0C37">
          <w:rPr>
            <w:sz w:val="20"/>
            <w:vertAlign w:val="subscript"/>
          </w:rPr>
          <w:t>tot</w:t>
        </w:r>
        <w:r w:rsidRPr="00CA0C37" w:rsidDel="0061012C">
          <w:rPr>
            <w:sz w:val="20"/>
          </w:rPr>
          <w:t xml:space="preserve"> </w:t>
        </w:r>
        <w:r w:rsidRPr="00CA0C37">
          <w:rPr>
            <w:sz w:val="20"/>
          </w:rPr>
          <w:t>:</w:t>
        </w:r>
        <w:r>
          <w:rPr>
            <w:sz w:val="20"/>
          </w:rPr>
          <w:tab/>
        </w:r>
        <w:r w:rsidRPr="00CA0C37">
          <w:rPr>
            <w:sz w:val="20"/>
          </w:rPr>
          <w:t>incentivo totale dell’intervento cumulato per l’intera durata</w:t>
        </w:r>
      </w:ins>
      <w:ins w:id="17701" w:author="Visone Rossana (GSE)" w:date="2025-10-16T10:43:00Z" w16du:dateUtc="2025-10-16T08:43:00Z">
        <w:r w:rsidR="00764C68">
          <w:rPr>
            <w:sz w:val="20"/>
          </w:rPr>
          <w:t xml:space="preserve"> </w:t>
        </w:r>
      </w:ins>
      <w:ins w:id="17702" w:author="Visone Rossana (GSE)" w:date="2025-10-05T19:13:00Z" w16du:dateUtc="2025-10-05T17:13:00Z">
        <w:del w:id="17703" w:author="Visone Rossana (GSE)" w:date="2025-10-16T10:43:00Z" w16du:dateUtc="2025-10-16T08:43:00Z">
          <w:r w:rsidRPr="00CA0C37" w:rsidDel="00764C68">
            <w:rPr>
              <w:sz w:val="20"/>
            </w:rPr>
            <w:delText xml:space="preserve">, </w:delText>
          </w:r>
        </w:del>
        <w:r w:rsidRPr="00CA0C37">
          <w:rPr>
            <w:sz w:val="20"/>
          </w:rPr>
          <w:t xml:space="preserve">che verrà ripartito e corrisposto in 5 rate annuali costanti, oppure, in un’unica soluzione </w:t>
        </w:r>
      </w:ins>
      <w:ins w:id="17704" w:author="Visone Rossana (GSE)" w:date="2025-10-15T16:09:00Z" w16du:dateUtc="2025-10-15T14:09:00Z">
        <w:r w:rsidR="001C6F66" w:rsidRPr="00ED63DF">
          <w:rPr>
            <w:rFonts w:ascii="Calibri" w:hAnsi="Calibri" w:cs="Calibri"/>
            <w:sz w:val="20"/>
            <w:szCs w:val="20"/>
          </w:rPr>
          <w:t>se</w:t>
        </w:r>
        <w:r w:rsidR="00F46886">
          <w:rPr>
            <w:rFonts w:ascii="Calibri" w:hAnsi="Calibri" w:cs="Calibri"/>
            <w:sz w:val="20"/>
            <w:szCs w:val="20"/>
          </w:rPr>
          <w:t xml:space="preserve"> l’ammontare totale dell</w:t>
        </w:r>
        <w:r w:rsidR="009A55A4">
          <w:rPr>
            <w:rFonts w:ascii="Calibri" w:hAnsi="Calibri" w:cs="Calibri"/>
            <w:sz w:val="20"/>
            <w:szCs w:val="20"/>
          </w:rPr>
          <w:t>’incentivo sia</w:t>
        </w:r>
        <w:r w:rsidR="001C6F66" w:rsidRPr="00ED63DF">
          <w:rPr>
            <w:rFonts w:ascii="Calibri" w:hAnsi="Calibri" w:cs="Calibri"/>
            <w:sz w:val="20"/>
            <w:szCs w:val="20"/>
          </w:rPr>
          <w:t xml:space="preserve"> inferiore o uguale a euro 15.000</w:t>
        </w:r>
        <w:r w:rsidR="009A55A4">
          <w:rPr>
            <w:rFonts w:ascii="Calibri" w:hAnsi="Calibri" w:cs="Calibri"/>
            <w:sz w:val="20"/>
            <w:szCs w:val="20"/>
          </w:rPr>
          <w:t xml:space="preserve"> </w:t>
        </w:r>
        <w:r w:rsidR="009A55A4">
          <w:rPr>
            <w:rFonts w:ascii="Calibri" w:hAnsi="Calibri" w:cs="Calibri"/>
            <w:sz w:val="20"/>
            <w:szCs w:val="20"/>
          </w:rPr>
          <w:lastRenderedPageBreak/>
          <w:t xml:space="preserve">o </w:t>
        </w:r>
      </w:ins>
      <w:ins w:id="17705" w:author="Visone Rossana (GSE)" w:date="2025-10-05T19:13:00Z" w16du:dateUtc="2025-10-05T17:13:00Z">
        <w:r w:rsidRPr="00CA0C37">
          <w:rPr>
            <w:sz w:val="20"/>
          </w:rPr>
          <w:t xml:space="preserve">per gli aventi diritto (le </w:t>
        </w:r>
        <w:r>
          <w:rPr>
            <w:sz w:val="20"/>
          </w:rPr>
          <w:t>PA</w:t>
        </w:r>
      </w:ins>
      <w:ins w:id="17706" w:author="Visone Rossana (GSE)" w:date="2025-10-12T18:13:00Z" w16du:dateUtc="2025-10-12T16:13:00Z">
        <w:r w:rsidR="001576F5">
          <w:rPr>
            <w:sz w:val="20"/>
          </w:rPr>
          <w:t xml:space="preserve">, </w:t>
        </w:r>
        <w:commentRangeStart w:id="17707"/>
        <w:r w:rsidR="001576F5">
          <w:rPr>
            <w:sz w:val="20"/>
          </w:rPr>
          <w:t>gli ETS</w:t>
        </w:r>
      </w:ins>
      <w:commentRangeEnd w:id="17707"/>
      <w:ins w:id="17708" w:author="Visone Rossana (GSE)" w:date="2025-10-12T18:14:00Z" w16du:dateUtc="2025-10-12T16:14:00Z">
        <w:r w:rsidR="00FA7206">
          <w:rPr>
            <w:rStyle w:val="Rimandocommento"/>
            <w:sz w:val="20"/>
          </w:rPr>
          <w:commentReference w:id="17707"/>
        </w:r>
      </w:ins>
      <w:ins w:id="17709" w:author="Visone Rossana (GSE)" w:date="2025-10-17T16:44:00Z" w16du:dateUtc="2025-10-17T14:44:00Z">
        <w:r w:rsidR="00210C54">
          <w:rPr>
            <w:sz w:val="20"/>
          </w:rPr>
          <w:t xml:space="preserve"> </w:t>
        </w:r>
        <w:r w:rsidR="00210C54" w:rsidRPr="00655861">
          <w:rPr>
            <w:sz w:val="20"/>
            <w:highlight w:val="cyan"/>
            <w:rPrChange w:id="17710" w:author="Visone Rossana (GSE)" w:date="2025-10-17T16:45:00Z" w16du:dateUtc="2025-10-17T14:45:00Z">
              <w:rPr>
                <w:sz w:val="20"/>
              </w:rPr>
            </w:rPrChange>
          </w:rPr>
          <w:t>non economici</w:t>
        </w:r>
      </w:ins>
      <w:ins w:id="17711" w:author="Visone Rossana (GSE)" w:date="2025-10-05T19:14:00Z" w16du:dateUtc="2025-10-05T17:14:00Z">
        <w:r>
          <w:rPr>
            <w:sz w:val="20"/>
          </w:rPr>
          <w:t xml:space="preserve"> </w:t>
        </w:r>
      </w:ins>
      <w:ins w:id="17712" w:author="Visone Rossana (GSE)" w:date="2025-10-05T19:13:00Z" w16du:dateUtc="2025-10-05T17:13:00Z">
        <w:r w:rsidRPr="00CA0C37">
          <w:rPr>
            <w:sz w:val="20"/>
          </w:rPr>
          <w:t>e le ESC</w:t>
        </w:r>
        <w:r>
          <w:rPr>
            <w:sz w:val="20"/>
          </w:rPr>
          <w:t>o</w:t>
        </w:r>
      </w:ins>
      <w:ins w:id="17713" w:author="Visone Rossana (GSE)" w:date="2025-10-05T19:15:00Z" w16du:dateUtc="2025-10-05T17:15:00Z">
        <w:r w:rsidR="001D1125">
          <w:rPr>
            <w:sz w:val="20"/>
          </w:rPr>
          <w:t xml:space="preserve"> o gli altri soggetti abilitati di cui all’art. 13, comma 1</w:t>
        </w:r>
      </w:ins>
      <w:ins w:id="17714" w:author="Visone Rossana (GSE)" w:date="2025-10-05T19:16:00Z" w16du:dateUtc="2025-10-05T17:16:00Z">
        <w:r w:rsidR="001D1125">
          <w:rPr>
            <w:sz w:val="20"/>
          </w:rPr>
          <w:t xml:space="preserve">, </w:t>
        </w:r>
      </w:ins>
      <w:ins w:id="17715" w:author="Visone Rossana (GSE)" w:date="2025-10-05T19:13:00Z" w16du:dateUtc="2025-10-05T17:13:00Z">
        <w:r w:rsidRPr="00CA0C37">
          <w:rPr>
            <w:sz w:val="20"/>
          </w:rPr>
          <w:t xml:space="preserve">che operano per </w:t>
        </w:r>
        <w:del w:id="17716" w:author="Visone Rossana (GSE)" w:date="2025-10-15T16:10:00Z" w16du:dateUtc="2025-10-15T14:10:00Z">
          <w:r w:rsidRPr="00CA0C37">
            <w:rPr>
              <w:sz w:val="20"/>
            </w:rPr>
            <w:delText xml:space="preserve">loro </w:delText>
          </w:r>
        </w:del>
        <w:r w:rsidRPr="00CA0C37">
          <w:rPr>
            <w:sz w:val="20"/>
          </w:rPr>
          <w:t>conto</w:t>
        </w:r>
      </w:ins>
      <w:ins w:id="17717" w:author="Visone Rossana (GSE)" w:date="2025-10-15T16:10:00Z" w16du:dateUtc="2025-10-15T14:10:00Z">
        <w:r w:rsidR="009A55A4">
          <w:rPr>
            <w:sz w:val="20"/>
          </w:rPr>
          <w:t xml:space="preserve"> della PA</w:t>
        </w:r>
      </w:ins>
      <w:ins w:id="17718" w:author="Visone Rossana (GSE)" w:date="2025-10-05T19:13:00Z" w16du:dateUtc="2025-10-05T17:13:00Z">
        <w:r w:rsidRPr="00CA0C37">
          <w:rPr>
            <w:sz w:val="20"/>
          </w:rPr>
          <w:t>).</w:t>
        </w:r>
      </w:ins>
    </w:p>
    <w:p w14:paraId="39816708" w14:textId="0C3087BD" w:rsidR="00486605" w:rsidRPr="00CA0C37" w:rsidRDefault="00486605" w:rsidP="00486605">
      <w:pPr>
        <w:tabs>
          <w:tab w:val="left" w:pos="567"/>
        </w:tabs>
        <w:ind w:left="567" w:hanging="567"/>
        <w:jc w:val="both"/>
        <w:rPr>
          <w:ins w:id="17719" w:author="Visone Rossana (GSE)" w:date="2025-10-05T19:13:00Z" w16du:dateUtc="2025-10-05T17:13:00Z"/>
          <w:sz w:val="20"/>
          <w:vertAlign w:val="subscript"/>
        </w:rPr>
      </w:pPr>
      <w:ins w:id="17720" w:author="Visone Rossana (GSE)" w:date="2025-10-05T19:13:00Z" w16du:dateUtc="2025-10-05T17:13:00Z">
        <w:r w:rsidRPr="00CA0C37">
          <w:rPr>
            <w:sz w:val="20"/>
          </w:rPr>
          <w:t>I</w:t>
        </w:r>
        <w:r w:rsidRPr="00CA0C37">
          <w:rPr>
            <w:sz w:val="20"/>
            <w:vertAlign w:val="subscript"/>
          </w:rPr>
          <w:t>max</w:t>
        </w:r>
        <w:r w:rsidRPr="00CA0C37">
          <w:rPr>
            <w:sz w:val="20"/>
          </w:rPr>
          <w:t xml:space="preserve"> : </w:t>
        </w:r>
        <w:r>
          <w:rPr>
            <w:sz w:val="20"/>
          </w:rPr>
          <w:tab/>
        </w:r>
        <w:r w:rsidRPr="00CA0C37">
          <w:rPr>
            <w:sz w:val="20"/>
          </w:rPr>
          <w:t>valore massimo raggiungibile dall’incentivo totale (</w:t>
        </w:r>
        <w:r>
          <w:rPr>
            <w:sz w:val="20"/>
          </w:rPr>
          <w:t>t</w:t>
        </w:r>
        <w:r w:rsidRPr="00CA0C37">
          <w:rPr>
            <w:sz w:val="20"/>
          </w:rPr>
          <w:t xml:space="preserve">abella </w:t>
        </w:r>
      </w:ins>
      <w:ins w:id="17721" w:author="Visone Rossana (GSE)" w:date="2025-10-05T19:18:00Z" w16du:dateUtc="2025-10-05T17:18:00Z">
        <w:r w:rsidR="00D40905">
          <w:rPr>
            <w:sz w:val="20"/>
          </w:rPr>
          <w:t>7</w:t>
        </w:r>
      </w:ins>
      <w:ins w:id="17722" w:author="Visone Rossana (GSE)" w:date="2025-10-05T19:13:00Z" w16du:dateUtc="2025-10-05T17:13:00Z">
        <w:r w:rsidRPr="00CA0C37">
          <w:rPr>
            <w:sz w:val="20"/>
          </w:rPr>
          <w:t xml:space="preserve"> del Decreto)</w:t>
        </w:r>
      </w:ins>
    </w:p>
    <w:p w14:paraId="345A720D" w14:textId="39E249BB" w:rsidR="00486605" w:rsidRPr="00CA0C37" w:rsidRDefault="00486605" w:rsidP="00486605">
      <w:pPr>
        <w:tabs>
          <w:tab w:val="left" w:pos="567"/>
        </w:tabs>
        <w:ind w:left="567" w:hanging="567"/>
        <w:jc w:val="both"/>
        <w:rPr>
          <w:ins w:id="17723" w:author="Visone Rossana (GSE)" w:date="2025-10-05T19:13:00Z" w16du:dateUtc="2025-10-05T17:13:00Z"/>
          <w:sz w:val="20"/>
          <w:vertAlign w:val="subscript"/>
        </w:rPr>
      </w:pPr>
      <w:ins w:id="17724" w:author="Visone Rossana (GSE)" w:date="2025-10-05T19:13:00Z" w16du:dateUtc="2025-10-05T17:13:00Z">
        <w:r w:rsidRPr="00CA0C37">
          <w:rPr>
            <w:sz w:val="20"/>
          </w:rPr>
          <w:t>%</w:t>
        </w:r>
        <w:r w:rsidRPr="00CA0C37">
          <w:rPr>
            <w:sz w:val="20"/>
            <w:vertAlign w:val="subscript"/>
          </w:rPr>
          <w:t xml:space="preserve">spesa </w:t>
        </w:r>
        <w:r w:rsidRPr="00CA0C37">
          <w:rPr>
            <w:sz w:val="20"/>
          </w:rPr>
          <w:t>: percentuale incentivata della spesa totale sostenuta per l’intervento (</w:t>
        </w:r>
        <w:r>
          <w:rPr>
            <w:sz w:val="20"/>
          </w:rPr>
          <w:t>t</w:t>
        </w:r>
        <w:r w:rsidRPr="00CA0C37">
          <w:rPr>
            <w:sz w:val="20"/>
          </w:rPr>
          <w:t>abella</w:t>
        </w:r>
      </w:ins>
      <w:ins w:id="17725" w:author="Visone Rossana (GSE)" w:date="2025-10-05T19:18:00Z" w16du:dateUtc="2025-10-05T17:18:00Z">
        <w:r w:rsidR="00D40905">
          <w:rPr>
            <w:sz w:val="20"/>
          </w:rPr>
          <w:t>7</w:t>
        </w:r>
      </w:ins>
      <w:ins w:id="17726" w:author="Visone Rossana (GSE)" w:date="2025-10-05T19:13:00Z" w16du:dateUtc="2025-10-05T17:13:00Z">
        <w:r w:rsidRPr="00CA0C37">
          <w:rPr>
            <w:sz w:val="20"/>
          </w:rPr>
          <w:t xml:space="preserve"> del Decreto).</w:t>
        </w:r>
      </w:ins>
    </w:p>
    <w:p w14:paraId="0CD635E4" w14:textId="77777777" w:rsidR="00486605" w:rsidRPr="00CA0C37" w:rsidRDefault="00486605" w:rsidP="00486605">
      <w:pPr>
        <w:tabs>
          <w:tab w:val="left" w:pos="567"/>
        </w:tabs>
        <w:ind w:left="567" w:hanging="567"/>
        <w:jc w:val="both"/>
        <w:rPr>
          <w:ins w:id="17727" w:author="Visone Rossana (GSE)" w:date="2025-10-05T19:13:00Z" w16du:dateUtc="2025-10-05T17:13:00Z"/>
          <w:sz w:val="20"/>
        </w:rPr>
      </w:pPr>
      <w:ins w:id="17728" w:author="Visone Rossana (GSE)" w:date="2025-10-05T19:13:00Z" w16du:dateUtc="2025-10-05T17:13:00Z">
        <w:r w:rsidRPr="00CA0C37">
          <w:rPr>
            <w:i/>
            <w:sz w:val="20"/>
          </w:rPr>
          <w:t>S</w:t>
        </w:r>
        <w:r w:rsidRPr="00CA0C37">
          <w:rPr>
            <w:i/>
            <w:sz w:val="20"/>
            <w:vertAlign w:val="subscript"/>
          </w:rPr>
          <w:t>int</w:t>
        </w:r>
        <w:r w:rsidRPr="00CA0C37">
          <w:rPr>
            <w:sz w:val="20"/>
          </w:rPr>
          <w:t xml:space="preserve"> : </w:t>
        </w:r>
        <w:r>
          <w:rPr>
            <w:sz w:val="20"/>
          </w:rPr>
          <w:tab/>
        </w:r>
        <w:r w:rsidRPr="00CA0C37">
          <w:rPr>
            <w:sz w:val="20"/>
          </w:rPr>
          <w:t>superficie</w:t>
        </w:r>
        <w:r w:rsidRPr="00CA0C37">
          <w:rPr>
            <w:vertAlign w:val="superscript"/>
          </w:rPr>
          <w:footnoteReference w:id="15"/>
        </w:r>
        <w:r w:rsidRPr="00CA0C37">
          <w:rPr>
            <w:sz w:val="20"/>
          </w:rPr>
          <w:t xml:space="preserve"> oggetto dell’intervento (m</w:t>
        </w:r>
        <w:r w:rsidRPr="00CA0C37">
          <w:rPr>
            <w:sz w:val="20"/>
            <w:vertAlign w:val="superscript"/>
          </w:rPr>
          <w:t>2</w:t>
        </w:r>
        <w:r w:rsidRPr="00CA0C37">
          <w:rPr>
            <w:sz w:val="20"/>
          </w:rPr>
          <w:t>)</w:t>
        </w:r>
      </w:ins>
    </w:p>
    <w:p w14:paraId="10DE2527" w14:textId="77777777" w:rsidR="00486605" w:rsidRPr="00CA0C37" w:rsidRDefault="00486605" w:rsidP="00486605">
      <w:pPr>
        <w:tabs>
          <w:tab w:val="left" w:pos="567"/>
        </w:tabs>
        <w:ind w:left="567" w:hanging="567"/>
        <w:jc w:val="both"/>
        <w:rPr>
          <w:ins w:id="17731" w:author="Visone Rossana (GSE)" w:date="2025-10-05T19:13:00Z" w16du:dateUtc="2025-10-05T17:13:00Z"/>
          <w:sz w:val="20"/>
        </w:rPr>
      </w:pPr>
      <w:ins w:id="17732" w:author="Visone Rossana (GSE)" w:date="2025-10-05T19:13:00Z" w16du:dateUtc="2025-10-05T17:13:00Z">
        <w:r w:rsidRPr="00CA0C37">
          <w:rPr>
            <w:sz w:val="20"/>
          </w:rPr>
          <w:fldChar w:fldCharType="begin"/>
        </w:r>
        <w:r w:rsidRPr="00CA0C37">
          <w:rPr>
            <w:sz w:val="20"/>
          </w:rPr>
          <w:instrText xml:space="preserve"> QUOTE </w:instrText>
        </w:r>
        <w:r w:rsidRPr="00CA0C37">
          <w:rPr>
            <w:noProof/>
            <w:sz w:val="20"/>
            <w:lang w:eastAsia="it-IT"/>
          </w:rPr>
          <w:drawing>
            <wp:inline distT="0" distB="0" distL="0" distR="0" wp14:anchorId="703EB723" wp14:editId="3104B9FE">
              <wp:extent cx="144145" cy="144145"/>
              <wp:effectExtent l="0" t="0" r="0" b="8255"/>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Pr="00CA0C37">
          <w:rPr>
            <w:sz w:val="20"/>
          </w:rPr>
          <w:instrText xml:space="preserve"> </w:instrText>
        </w:r>
        <w:r w:rsidRPr="00CA0C37">
          <w:rPr>
            <w:sz w:val="20"/>
          </w:rPr>
          <w:fldChar w:fldCharType="separate"/>
        </w:r>
        <w:r w:rsidRPr="00CA0C37">
          <w:rPr>
            <w:sz w:val="20"/>
          </w:rPr>
          <w:t>C</w:t>
        </w:r>
        <w:r w:rsidRPr="00CA0C37">
          <w:rPr>
            <w:sz w:val="20"/>
          </w:rPr>
          <w:fldChar w:fldCharType="end"/>
        </w:r>
        <w:r w:rsidRPr="00CA0C37">
          <w:rPr>
            <w:sz w:val="20"/>
          </w:rPr>
          <w:t xml:space="preserve"> =</w:t>
        </w:r>
        <w:r>
          <w:rPr>
            <w:sz w:val="20"/>
          </w:rPr>
          <w:tab/>
        </w:r>
        <w:r w:rsidRPr="00CA0C37">
          <w:rPr>
            <w:sz w:val="20"/>
          </w:rPr>
          <w:t xml:space="preserve"> </w:t>
        </w:r>
      </w:ins>
      <m:oMath>
        <m:f>
          <m:fPr>
            <m:ctrlPr>
              <w:ins w:id="17733" w:author="Visone Rossana (GSE)" w:date="2025-10-05T19:13:00Z" w16du:dateUtc="2025-10-05T17:13:00Z">
                <w:rPr>
                  <w:rFonts w:ascii="Cambria Math" w:hAnsi="Cambria Math"/>
                  <w:sz w:val="20"/>
                </w:rPr>
              </w:ins>
            </m:ctrlPr>
          </m:fPr>
          <m:num>
            <m:r>
              <w:ins w:id="17734" w:author="Visone Rossana (GSE)" w:date="2025-10-05T19:13:00Z" w16du:dateUtc="2025-10-05T17:13:00Z">
                <w:rPr>
                  <w:rFonts w:ascii="Cambria Math" w:hAnsi="Cambria Math"/>
                  <w:sz w:val="20"/>
                </w:rPr>
                <m:t>spesa</m:t>
              </w:ins>
            </m:r>
            <m:r>
              <w:ins w:id="17735" w:author="Visone Rossana (GSE)" w:date="2025-10-05T19:13:00Z" w16du:dateUtc="2025-10-05T17:13:00Z">
                <m:rPr>
                  <m:sty m:val="p"/>
                </m:rPr>
                <w:rPr>
                  <w:rFonts w:ascii="Cambria Math"/>
                  <w:sz w:val="20"/>
                </w:rPr>
                <m:t xml:space="preserve"> </m:t>
              </w:ins>
            </m:r>
            <m:r>
              <w:ins w:id="17736" w:author="Visone Rossana (GSE)" w:date="2025-10-05T19:13:00Z" w16du:dateUtc="2025-10-05T17:13:00Z">
                <w:rPr>
                  <w:rFonts w:ascii="Cambria Math" w:hAnsi="Cambria Math"/>
                  <w:sz w:val="20"/>
                </w:rPr>
                <m:t>sostenuta</m:t>
              </w:ins>
            </m:r>
            <m:r>
              <w:ins w:id="17737" w:author="Visone Rossana (GSE)" w:date="2025-10-05T19:13:00Z" w16du:dateUtc="2025-10-05T17:13:00Z">
                <m:rPr>
                  <m:sty m:val="p"/>
                </m:rPr>
                <w:rPr>
                  <w:rFonts w:ascii="Cambria Math"/>
                  <w:sz w:val="20"/>
                </w:rPr>
                <m:t xml:space="preserve"> </m:t>
              </w:ins>
            </m:r>
            <m:r>
              <w:ins w:id="17738" w:author="Visone Rossana (GSE)" w:date="2025-10-05T19:13:00Z" w16du:dateUtc="2025-10-05T17:13:00Z">
                <w:rPr>
                  <w:rFonts w:ascii="Cambria Math" w:hAnsi="Cambria Math"/>
                  <w:sz w:val="20"/>
                </w:rPr>
                <m:t>in</m:t>
              </w:ins>
            </m:r>
            <m:r>
              <w:ins w:id="17739" w:author="Visone Rossana (GSE)" w:date="2025-10-05T19:13:00Z" w16du:dateUtc="2025-10-05T17:13:00Z">
                <m:rPr>
                  <m:sty m:val="p"/>
                </m:rPr>
                <w:rPr>
                  <w:rFonts w:ascii="Cambria Math"/>
                  <w:sz w:val="20"/>
                </w:rPr>
                <m:t xml:space="preserve"> </m:t>
              </w:ins>
            </m:r>
            <m:r>
              <w:ins w:id="17740" w:author="Visone Rossana (GSE)" w:date="2025-10-05T19:13:00Z" w16du:dateUtc="2025-10-05T17:13:00Z">
                <m:rPr>
                  <m:sty m:val="p"/>
                </m:rPr>
                <w:rPr>
                  <w:rFonts w:ascii="Cambria Math" w:hAnsi="Cambria Math"/>
                  <w:sz w:val="20"/>
                </w:rPr>
                <m:t>€</m:t>
              </w:ins>
            </m:r>
            <m:r>
              <w:ins w:id="17741" w:author="Visone Rossana (GSE)" w:date="2025-10-05T19:13:00Z" w16du:dateUtc="2025-10-05T17:13:00Z">
                <m:rPr>
                  <m:sty m:val="p"/>
                </m:rPr>
                <w:rPr>
                  <w:rFonts w:ascii="Cambria Math"/>
                  <w:sz w:val="20"/>
                </w:rPr>
                <m:t xml:space="preserve"> </m:t>
              </w:ins>
            </m:r>
          </m:num>
          <m:den>
            <m:r>
              <w:ins w:id="17742" w:author="Visone Rossana (GSE)" w:date="2025-10-05T19:13:00Z" w16du:dateUtc="2025-10-05T17:13:00Z">
                <w:rPr>
                  <w:rFonts w:ascii="Cambria Math" w:hAnsi="Cambria Math"/>
                  <w:sz w:val="20"/>
                </w:rPr>
                <m:t>superficie</m:t>
              </w:ins>
            </m:r>
            <m:r>
              <w:ins w:id="17743" w:author="Visone Rossana (GSE)" w:date="2025-10-05T19:13:00Z" w16du:dateUtc="2025-10-05T17:13:00Z">
                <m:rPr>
                  <m:sty m:val="p"/>
                </m:rPr>
                <w:rPr>
                  <w:rFonts w:ascii="Cambria Math"/>
                  <w:sz w:val="20"/>
                </w:rPr>
                <m:t xml:space="preserve"> </m:t>
              </w:ins>
            </m:r>
            <m:r>
              <w:ins w:id="17744" w:author="Visone Rossana (GSE)" w:date="2025-10-05T19:13:00Z" w16du:dateUtc="2025-10-05T17:13:00Z">
                <w:rPr>
                  <w:rFonts w:ascii="Cambria Math" w:hAnsi="Cambria Math"/>
                  <w:sz w:val="20"/>
                </w:rPr>
                <m:t>oggetto</m:t>
              </w:ins>
            </m:r>
            <m:r>
              <w:ins w:id="17745" w:author="Visone Rossana (GSE)" w:date="2025-10-05T19:13:00Z" w16du:dateUtc="2025-10-05T17:13:00Z">
                <m:rPr>
                  <m:sty m:val="p"/>
                </m:rPr>
                <w:rPr>
                  <w:rFonts w:ascii="Cambria Math"/>
                  <w:sz w:val="20"/>
                </w:rPr>
                <m:t xml:space="preserve"> </m:t>
              </w:ins>
            </m:r>
            <m:r>
              <w:ins w:id="17746" w:author="Visone Rossana (GSE)" w:date="2025-10-05T19:13:00Z" w16du:dateUtc="2025-10-05T17:13:00Z">
                <w:rPr>
                  <w:rFonts w:ascii="Cambria Math" w:hAnsi="Cambria Math"/>
                  <w:sz w:val="20"/>
                </w:rPr>
                <m:t>di</m:t>
              </w:ins>
            </m:r>
            <m:r>
              <w:ins w:id="17747" w:author="Visone Rossana (GSE)" w:date="2025-10-05T19:13:00Z" w16du:dateUtc="2025-10-05T17:13:00Z">
                <m:rPr>
                  <m:sty m:val="p"/>
                </m:rPr>
                <w:rPr>
                  <w:rFonts w:ascii="Cambria Math"/>
                  <w:sz w:val="20"/>
                </w:rPr>
                <m:t xml:space="preserve"> </m:t>
              </w:ins>
            </m:r>
            <m:r>
              <w:ins w:id="17748" w:author="Visone Rossana (GSE)" w:date="2025-10-05T19:13:00Z" w16du:dateUtc="2025-10-05T17:13:00Z">
                <w:rPr>
                  <w:rFonts w:ascii="Cambria Math" w:hAnsi="Cambria Math"/>
                  <w:sz w:val="20"/>
                </w:rPr>
                <m:t>intervento</m:t>
              </w:ins>
            </m:r>
          </m:den>
        </m:f>
      </m:oMath>
      <w:ins w:id="17749" w:author="Visone Rossana (GSE)" w:date="2025-10-05T19:13:00Z" w16du:dateUtc="2025-10-05T17:13:00Z">
        <w:r w:rsidRPr="00CA0C37">
          <w:rPr>
            <w:sz w:val="20"/>
          </w:rPr>
          <w:t xml:space="preserve"> , costo specifico sostenuto</w:t>
        </w:r>
      </w:ins>
    </w:p>
    <w:p w14:paraId="3543FAEC" w14:textId="4767EF8B" w:rsidR="00486605" w:rsidRPr="00CA0C37" w:rsidRDefault="00486605" w:rsidP="00486605">
      <w:pPr>
        <w:tabs>
          <w:tab w:val="left" w:pos="567"/>
        </w:tabs>
        <w:ind w:left="567" w:hanging="567"/>
        <w:jc w:val="both"/>
        <w:rPr>
          <w:ins w:id="17750" w:author="Visone Rossana (GSE)" w:date="2025-10-05T19:13:00Z" w16du:dateUtc="2025-10-05T17:13:00Z"/>
          <w:sz w:val="20"/>
        </w:rPr>
      </w:pPr>
      <w:ins w:id="17751" w:author="Visone Rossana (GSE)" w:date="2025-10-05T19:13:00Z" w16du:dateUtc="2025-10-05T17:13:00Z">
        <w:r w:rsidRPr="00CA0C37">
          <w:rPr>
            <w:sz w:val="20"/>
          </w:rPr>
          <w:t>C</w:t>
        </w:r>
        <w:r w:rsidRPr="00CA0C37">
          <w:rPr>
            <w:sz w:val="20"/>
            <w:vertAlign w:val="subscript"/>
          </w:rPr>
          <w:t xml:space="preserve">max </w:t>
        </w:r>
        <w:r w:rsidRPr="00CA0C37">
          <w:rPr>
            <w:sz w:val="20"/>
          </w:rPr>
          <w:t xml:space="preserve">: </w:t>
        </w:r>
        <w:r>
          <w:rPr>
            <w:sz w:val="20"/>
          </w:rPr>
          <w:tab/>
        </w:r>
        <w:r w:rsidRPr="00CA0C37">
          <w:rPr>
            <w:sz w:val="20"/>
          </w:rPr>
          <w:t xml:space="preserve">è il valore massimo di C ed è definito dalla </w:t>
        </w:r>
        <w:r>
          <w:rPr>
            <w:sz w:val="20"/>
          </w:rPr>
          <w:t>t</w:t>
        </w:r>
        <w:r w:rsidRPr="00CA0C37">
          <w:rPr>
            <w:sz w:val="20"/>
          </w:rPr>
          <w:t xml:space="preserve">abella </w:t>
        </w:r>
      </w:ins>
      <w:ins w:id="17752" w:author="Visone Rossana (GSE)" w:date="2025-10-05T19:18:00Z" w16du:dateUtc="2025-10-05T17:18:00Z">
        <w:r w:rsidR="00D40905">
          <w:rPr>
            <w:sz w:val="20"/>
          </w:rPr>
          <w:t>7</w:t>
        </w:r>
      </w:ins>
      <w:ins w:id="17753" w:author="Visone Rossana (GSE)" w:date="2025-10-05T19:13:00Z" w16du:dateUtc="2025-10-05T17:13:00Z">
        <w:r w:rsidRPr="00CA0C37">
          <w:rPr>
            <w:sz w:val="20"/>
          </w:rPr>
          <w:t xml:space="preserve"> del</w:t>
        </w:r>
      </w:ins>
      <w:ins w:id="17754" w:author="Visone Rossana (GSE)" w:date="2025-10-17T17:08:00Z" w16du:dateUtc="2025-10-17T15:08:00Z">
        <w:r w:rsidR="00920769">
          <w:rPr>
            <w:sz w:val="20"/>
          </w:rPr>
          <w:t>l’Allegato II del</w:t>
        </w:r>
      </w:ins>
      <w:ins w:id="17755" w:author="Visone Rossana (GSE)" w:date="2025-10-05T19:13:00Z" w16du:dateUtc="2025-10-05T17:13:00Z">
        <w:r w:rsidRPr="00CA0C37">
          <w:rPr>
            <w:sz w:val="20"/>
          </w:rPr>
          <w:t xml:space="preserve"> Decreto.</w:t>
        </w:r>
      </w:ins>
    </w:p>
    <w:p w14:paraId="0BFDFA97" w14:textId="77777777" w:rsidR="00486605" w:rsidRPr="00CA0C37" w:rsidRDefault="00486605" w:rsidP="00486605">
      <w:pPr>
        <w:tabs>
          <w:tab w:val="left" w:pos="567"/>
        </w:tabs>
        <w:ind w:left="567" w:hanging="567"/>
        <w:jc w:val="both"/>
        <w:rPr>
          <w:ins w:id="17756" w:author="Visone Rossana (GSE)" w:date="2025-10-05T19:13:00Z" w16du:dateUtc="2025-10-05T17:13:00Z"/>
          <w:sz w:val="20"/>
        </w:rPr>
      </w:pPr>
      <w:ins w:id="17757" w:author="Visone Rossana (GSE)" w:date="2025-10-05T19:13:00Z" w16du:dateUtc="2025-10-05T17:13:00Z">
        <w:r>
          <w:rPr>
            <w:sz w:val="20"/>
          </w:rPr>
          <w:tab/>
        </w:r>
        <w:r w:rsidRPr="00CA0C37">
          <w:rPr>
            <w:sz w:val="20"/>
          </w:rPr>
          <w:t>Qualora il costo specifico dell’intervento (C) superi il valore di C</w:t>
        </w:r>
        <w:r w:rsidRPr="00CA0C37">
          <w:rPr>
            <w:sz w:val="20"/>
            <w:vertAlign w:val="subscript"/>
          </w:rPr>
          <w:t>max</w:t>
        </w:r>
        <w:r w:rsidRPr="00CA0C37">
          <w:rPr>
            <w:sz w:val="20"/>
          </w:rPr>
          <w:t>, il calcolo dell’incentivo (I</w:t>
        </w:r>
        <w:r w:rsidRPr="00CA0C37">
          <w:rPr>
            <w:sz w:val="20"/>
            <w:vertAlign w:val="subscript"/>
          </w:rPr>
          <w:t>tot</w:t>
        </w:r>
        <w:r w:rsidRPr="00CA0C37">
          <w:rPr>
            <w:sz w:val="20"/>
          </w:rPr>
          <w:t>) viene effettuato con C</w:t>
        </w:r>
        <w:r w:rsidRPr="00CA0C37">
          <w:rPr>
            <w:sz w:val="20"/>
            <w:vertAlign w:val="subscript"/>
          </w:rPr>
          <w:t>max</w:t>
        </w:r>
        <w:r w:rsidRPr="00CA0C37">
          <w:rPr>
            <w:sz w:val="20"/>
          </w:rPr>
          <w:t>.</w:t>
        </w:r>
      </w:ins>
    </w:p>
    <w:p w14:paraId="298337F1" w14:textId="173B8D21" w:rsidR="00486605" w:rsidRPr="00CA0C37" w:rsidRDefault="00486605" w:rsidP="00486605">
      <w:pPr>
        <w:spacing w:after="120"/>
        <w:jc w:val="both"/>
        <w:rPr>
          <w:ins w:id="17758" w:author="Visone Rossana (GSE)" w:date="2025-10-05T19:13:00Z" w16du:dateUtc="2025-10-05T17:13:00Z"/>
          <w:b/>
          <w:bCs/>
          <w:sz w:val="20"/>
        </w:rPr>
      </w:pPr>
      <w:ins w:id="17759" w:author="Visone Rossana (GSE)" w:date="2025-10-05T19:13:00Z" w16du:dateUtc="2025-10-05T17:13:00Z">
        <w:r w:rsidRPr="00CA0C37">
          <w:rPr>
            <w:b/>
            <w:bCs/>
            <w:sz w:val="20"/>
          </w:rPr>
          <w:t xml:space="preserve">Tabella </w:t>
        </w:r>
      </w:ins>
      <w:ins w:id="17760" w:author="Visone Rossana (GSE)" w:date="2025-10-05T19:17:00Z" w16du:dateUtc="2025-10-05T17:17:00Z">
        <w:r w:rsidR="009C6152" w:rsidRPr="009C6152">
          <w:rPr>
            <w:b/>
            <w:bCs/>
            <w:sz w:val="20"/>
            <w:highlight w:val="yellow"/>
            <w:rPrChange w:id="17761" w:author="Visone Rossana (GSE)" w:date="2025-10-05T19:17:00Z" w16du:dateUtc="2025-10-05T17:17:00Z">
              <w:rPr>
                <w:b/>
                <w:bCs/>
                <w:sz w:val="20"/>
              </w:rPr>
            </w:rPrChange>
          </w:rPr>
          <w:t>x</w:t>
        </w:r>
      </w:ins>
      <w:ins w:id="17762" w:author="Visone Rossana (GSE)" w:date="2025-10-05T19:13:00Z" w16du:dateUtc="2025-10-05T17:13:00Z">
        <w:r w:rsidRPr="00CA0C37">
          <w:rPr>
            <w:b/>
            <w:bCs/>
            <w:sz w:val="20"/>
          </w:rPr>
          <w:t xml:space="preserve"> - Strutture opache: valori necessari per il calcolo dell'incentivo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06"/>
        <w:gridCol w:w="1626"/>
        <w:gridCol w:w="1208"/>
        <w:gridCol w:w="2465"/>
        <w:tblGridChange w:id="17763">
          <w:tblGrid>
            <w:gridCol w:w="4106"/>
            <w:gridCol w:w="418"/>
            <w:gridCol w:w="1208"/>
            <w:gridCol w:w="1208"/>
            <w:gridCol w:w="2465"/>
          </w:tblGrid>
        </w:tblGridChange>
      </w:tblGrid>
      <w:tr w:rsidR="00486605" w:rsidRPr="00CA0C37" w14:paraId="3E289AEB" w14:textId="77777777" w:rsidTr="00E8075C">
        <w:trPr>
          <w:jc w:val="center"/>
          <w:ins w:id="17764" w:author="Visone Rossana (GSE)" w:date="2025-10-05T19:13:00Z"/>
        </w:trPr>
        <w:tc>
          <w:tcPr>
            <w:tcW w:w="9405" w:type="dxa"/>
            <w:gridSpan w:val="4"/>
            <w:shd w:val="clear" w:color="auto" w:fill="D9D9D9"/>
          </w:tcPr>
          <w:p w14:paraId="2A05DE29" w14:textId="2E1A5D77" w:rsidR="00486605" w:rsidRPr="00CA0C37" w:rsidRDefault="00486605" w:rsidP="00E8075C">
            <w:pPr>
              <w:spacing w:before="60" w:after="60"/>
              <w:jc w:val="both"/>
              <w:rPr>
                <w:ins w:id="17765" w:author="Visone Rossana (GSE)" w:date="2025-10-05T19:13:00Z" w16du:dateUtc="2025-10-05T17:13:00Z"/>
                <w:rFonts w:cs="Calibri"/>
                <w:b/>
                <w:sz w:val="18"/>
                <w:szCs w:val="18"/>
              </w:rPr>
            </w:pPr>
            <w:ins w:id="17766" w:author="Visone Rossana (GSE)" w:date="2025-10-05T19:13:00Z" w16du:dateUtc="2025-10-05T17:13:00Z">
              <w:r w:rsidRPr="00CA0C37">
                <w:rPr>
                  <w:rFonts w:cs="Calibri"/>
                  <w:b/>
                  <w:sz w:val="18"/>
                  <w:szCs w:val="18"/>
                </w:rPr>
                <w:t xml:space="preserve">[Tabella </w:t>
              </w:r>
            </w:ins>
            <w:ins w:id="17767" w:author="Visone Rossana (GSE)" w:date="2025-10-05T19:18:00Z" w16du:dateUtc="2025-10-05T17:18:00Z">
              <w:r w:rsidR="00D40905">
                <w:rPr>
                  <w:rFonts w:cs="Calibri"/>
                  <w:b/>
                  <w:sz w:val="18"/>
                  <w:szCs w:val="18"/>
                </w:rPr>
                <w:t>7</w:t>
              </w:r>
            </w:ins>
            <w:ins w:id="17768" w:author="Visone Rossana (GSE)" w:date="2025-10-05T19:13:00Z" w16du:dateUtc="2025-10-05T17:13:00Z">
              <w:r w:rsidRPr="00CA0C37">
                <w:rPr>
                  <w:rFonts w:cs="Calibri"/>
                  <w:b/>
                  <w:sz w:val="18"/>
                  <w:szCs w:val="18"/>
                </w:rPr>
                <w:t xml:space="preserve"> – Allegato II - DM </w:t>
              </w:r>
            </w:ins>
            <w:ins w:id="17769" w:author="Visone Rossana (GSE)" w:date="2025-10-05T19:18:00Z" w16du:dateUtc="2025-10-05T17:18:00Z">
              <w:r w:rsidR="00D40905">
                <w:rPr>
                  <w:rFonts w:cs="Calibri"/>
                  <w:b/>
                  <w:sz w:val="18"/>
                  <w:szCs w:val="18"/>
                </w:rPr>
                <w:t>7 agosto 2025</w:t>
              </w:r>
            </w:ins>
            <w:ins w:id="17770" w:author="Visone Rossana (GSE)" w:date="2025-10-05T19:13:00Z" w16du:dateUtc="2025-10-05T17:13:00Z">
              <w:r w:rsidRPr="00CA0C37">
                <w:rPr>
                  <w:rFonts w:cs="Calibri"/>
                  <w:b/>
                  <w:sz w:val="18"/>
                  <w:szCs w:val="18"/>
                </w:rPr>
                <w:t>]</w:t>
              </w:r>
            </w:ins>
          </w:p>
        </w:tc>
      </w:tr>
      <w:tr w:rsidR="00486605" w:rsidRPr="00CA0C37" w14:paraId="50B1D108" w14:textId="77777777" w:rsidTr="004E4842">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17771" w:author="Visone Rossana (GSE)" w:date="2025-10-05T19:20:00Z" w16du:dateUtc="2025-10-05T17:20: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trHeight w:val="472"/>
          <w:jc w:val="center"/>
          <w:ins w:id="17772" w:author="Visone Rossana (GSE)" w:date="2025-10-05T19:13:00Z"/>
          <w:trPrChange w:id="17773" w:author="Visone Rossana (GSE)" w:date="2025-10-05T19:20:00Z" w16du:dateUtc="2025-10-05T17:20:00Z">
            <w:trPr>
              <w:trHeight w:val="472"/>
              <w:jc w:val="center"/>
            </w:trPr>
          </w:trPrChange>
        </w:trPr>
        <w:tc>
          <w:tcPr>
            <w:tcW w:w="4106" w:type="dxa"/>
            <w:vAlign w:val="center"/>
            <w:tcPrChange w:id="17774" w:author="Visone Rossana (GSE)" w:date="2025-10-05T19:20:00Z" w16du:dateUtc="2025-10-05T17:20:00Z">
              <w:tcPr>
                <w:tcW w:w="4524" w:type="dxa"/>
                <w:gridSpan w:val="2"/>
                <w:vAlign w:val="center"/>
              </w:tcPr>
            </w:tcPrChange>
          </w:tcPr>
          <w:p w14:paraId="36CC02E9" w14:textId="77777777" w:rsidR="00486605" w:rsidRPr="00CA0C37" w:rsidRDefault="00486605" w:rsidP="00E8075C">
            <w:pPr>
              <w:spacing w:before="60" w:after="60"/>
              <w:jc w:val="both"/>
              <w:rPr>
                <w:ins w:id="17775" w:author="Visone Rossana (GSE)" w:date="2025-10-05T19:13:00Z" w16du:dateUtc="2025-10-05T17:13:00Z"/>
                <w:rFonts w:cs="Calibri"/>
                <w:b/>
                <w:sz w:val="18"/>
                <w:szCs w:val="18"/>
              </w:rPr>
            </w:pPr>
            <w:ins w:id="17776" w:author="Visone Rossana (GSE)" w:date="2025-10-05T19:13:00Z" w16du:dateUtc="2025-10-05T17:13:00Z">
              <w:r w:rsidRPr="00CA0C37">
                <w:rPr>
                  <w:rFonts w:cs="Calibri"/>
                  <w:b/>
                  <w:sz w:val="18"/>
                  <w:szCs w:val="18"/>
                </w:rPr>
                <w:t>Tipologia di intervento</w:t>
              </w:r>
            </w:ins>
          </w:p>
        </w:tc>
        <w:tc>
          <w:tcPr>
            <w:tcW w:w="1626" w:type="dxa"/>
            <w:tcPrChange w:id="17777" w:author="Visone Rossana (GSE)" w:date="2025-10-05T19:20:00Z" w16du:dateUtc="2025-10-05T17:20:00Z">
              <w:tcPr>
                <w:tcW w:w="1208" w:type="dxa"/>
              </w:tcPr>
            </w:tcPrChange>
          </w:tcPr>
          <w:p w14:paraId="4B9880CE" w14:textId="77777777" w:rsidR="00486605" w:rsidRPr="00CA0C37" w:rsidRDefault="00486605" w:rsidP="00E8075C">
            <w:pPr>
              <w:spacing w:before="60" w:after="60"/>
              <w:jc w:val="both"/>
              <w:rPr>
                <w:ins w:id="17778" w:author="Visone Rossana (GSE)" w:date="2025-10-05T19:13:00Z" w16du:dateUtc="2025-10-05T17:13:00Z"/>
                <w:rFonts w:cs="Calibri"/>
                <w:b/>
                <w:sz w:val="18"/>
                <w:szCs w:val="18"/>
              </w:rPr>
            </w:pPr>
            <w:ins w:id="17779" w:author="Visone Rossana (GSE)" w:date="2025-10-05T19:13:00Z" w16du:dateUtc="2025-10-05T17:13:00Z">
              <w:r w:rsidRPr="00CA0C37">
                <w:rPr>
                  <w:rFonts w:cs="Calibri"/>
                  <w:b/>
                  <w:sz w:val="18"/>
                  <w:szCs w:val="18"/>
                </w:rPr>
                <w:t>Percentuale incentivata della spesa ammissibile</w:t>
              </w:r>
            </w:ins>
          </w:p>
          <w:p w14:paraId="349248B6" w14:textId="77777777" w:rsidR="00486605" w:rsidRPr="00CA0C37" w:rsidRDefault="00486605" w:rsidP="00E8075C">
            <w:pPr>
              <w:spacing w:before="60" w:after="60"/>
              <w:jc w:val="both"/>
              <w:rPr>
                <w:ins w:id="17780" w:author="Visone Rossana (GSE)" w:date="2025-10-05T19:13:00Z" w16du:dateUtc="2025-10-05T17:13:00Z"/>
                <w:rFonts w:cs="Calibri"/>
                <w:b/>
                <w:sz w:val="18"/>
                <w:szCs w:val="18"/>
              </w:rPr>
            </w:pPr>
            <w:ins w:id="17781" w:author="Visone Rossana (GSE)" w:date="2025-10-05T19:13:00Z" w16du:dateUtc="2025-10-05T17:13:00Z">
              <w:r w:rsidRPr="00CA0C37">
                <w:rPr>
                  <w:rFonts w:cs="Calibri"/>
                  <w:b/>
                  <w:sz w:val="18"/>
                  <w:szCs w:val="18"/>
                </w:rPr>
                <w:t>(%</w:t>
              </w:r>
              <w:r w:rsidRPr="00CA0C37">
                <w:rPr>
                  <w:rFonts w:cs="Calibri"/>
                  <w:b/>
                  <w:sz w:val="18"/>
                  <w:szCs w:val="18"/>
                  <w:vertAlign w:val="subscript"/>
                </w:rPr>
                <w:t>spesa</w:t>
              </w:r>
              <w:r w:rsidRPr="00CA0C37">
                <w:rPr>
                  <w:rFonts w:cs="Calibri"/>
                  <w:b/>
                  <w:sz w:val="18"/>
                  <w:szCs w:val="18"/>
                </w:rPr>
                <w:t>)</w:t>
              </w:r>
            </w:ins>
          </w:p>
        </w:tc>
        <w:tc>
          <w:tcPr>
            <w:tcW w:w="1208" w:type="dxa"/>
            <w:vAlign w:val="center"/>
            <w:tcPrChange w:id="17782" w:author="Visone Rossana (GSE)" w:date="2025-10-05T19:20:00Z" w16du:dateUtc="2025-10-05T17:20:00Z">
              <w:tcPr>
                <w:tcW w:w="1208" w:type="dxa"/>
                <w:vAlign w:val="center"/>
              </w:tcPr>
            </w:tcPrChange>
          </w:tcPr>
          <w:p w14:paraId="6AFC3AD7" w14:textId="77777777" w:rsidR="00486605" w:rsidRPr="00CA0C37" w:rsidRDefault="00486605" w:rsidP="00E8075C">
            <w:pPr>
              <w:spacing w:before="60" w:after="60"/>
              <w:jc w:val="both"/>
              <w:rPr>
                <w:ins w:id="17783" w:author="Visone Rossana (GSE)" w:date="2025-10-05T19:13:00Z" w16du:dateUtc="2025-10-05T17:13:00Z"/>
                <w:rFonts w:cs="Calibri"/>
                <w:b/>
                <w:sz w:val="18"/>
                <w:szCs w:val="18"/>
              </w:rPr>
            </w:pPr>
            <w:ins w:id="17784" w:author="Visone Rossana (GSE)" w:date="2025-10-05T19:13:00Z" w16du:dateUtc="2025-10-05T17:13:00Z">
              <w:r w:rsidRPr="00CA0C37">
                <w:rPr>
                  <w:rFonts w:cs="Calibri"/>
                  <w:b/>
                  <w:sz w:val="18"/>
                  <w:szCs w:val="18"/>
                </w:rPr>
                <w:t>Costo massimo ammissibile</w:t>
              </w:r>
            </w:ins>
          </w:p>
          <w:p w14:paraId="696A4A4E" w14:textId="77777777" w:rsidR="00486605" w:rsidRPr="00CA0C37" w:rsidRDefault="00486605" w:rsidP="00E8075C">
            <w:pPr>
              <w:spacing w:before="60" w:after="60"/>
              <w:jc w:val="both"/>
              <w:rPr>
                <w:ins w:id="17785" w:author="Visone Rossana (GSE)" w:date="2025-10-05T19:13:00Z" w16du:dateUtc="2025-10-05T17:13:00Z"/>
                <w:rFonts w:cs="Calibri"/>
                <w:b/>
                <w:sz w:val="18"/>
                <w:szCs w:val="18"/>
              </w:rPr>
            </w:pPr>
            <w:ins w:id="17786" w:author="Visone Rossana (GSE)" w:date="2025-10-05T19:13:00Z" w16du:dateUtc="2025-10-05T17:13:00Z">
              <w:r w:rsidRPr="00CA0C37">
                <w:rPr>
                  <w:rFonts w:cs="Calibri"/>
                  <w:b/>
                  <w:sz w:val="18"/>
                  <w:szCs w:val="18"/>
                </w:rPr>
                <w:t>(C</w:t>
              </w:r>
              <w:r w:rsidRPr="00CA0C37">
                <w:rPr>
                  <w:rFonts w:cs="Calibri"/>
                  <w:b/>
                  <w:sz w:val="18"/>
                  <w:szCs w:val="18"/>
                  <w:vertAlign w:val="subscript"/>
                </w:rPr>
                <w:t>max</w:t>
              </w:r>
              <w:r w:rsidRPr="00CA0C37">
                <w:rPr>
                  <w:rFonts w:cs="Calibri"/>
                  <w:b/>
                  <w:sz w:val="18"/>
                  <w:szCs w:val="18"/>
                </w:rPr>
                <w:t>)</w:t>
              </w:r>
            </w:ins>
          </w:p>
        </w:tc>
        <w:tc>
          <w:tcPr>
            <w:tcW w:w="0" w:type="auto"/>
            <w:vAlign w:val="center"/>
            <w:tcPrChange w:id="17787" w:author="Visone Rossana (GSE)" w:date="2025-10-05T19:20:00Z" w16du:dateUtc="2025-10-05T17:20:00Z">
              <w:tcPr>
                <w:tcW w:w="0" w:type="auto"/>
                <w:vAlign w:val="center"/>
              </w:tcPr>
            </w:tcPrChange>
          </w:tcPr>
          <w:p w14:paraId="2DB18A73" w14:textId="77777777" w:rsidR="00486605" w:rsidRPr="00CA0C37" w:rsidRDefault="00486605" w:rsidP="00E8075C">
            <w:pPr>
              <w:spacing w:before="60" w:after="60"/>
              <w:jc w:val="both"/>
              <w:rPr>
                <w:ins w:id="17788" w:author="Visone Rossana (GSE)" w:date="2025-10-05T19:13:00Z" w16du:dateUtc="2025-10-05T17:13:00Z"/>
                <w:rFonts w:cs="Calibri"/>
                <w:b/>
                <w:sz w:val="18"/>
                <w:szCs w:val="18"/>
              </w:rPr>
            </w:pPr>
            <w:ins w:id="17789" w:author="Visone Rossana (GSE)" w:date="2025-10-05T19:13:00Z" w16du:dateUtc="2025-10-05T17:13:00Z">
              <w:r w:rsidRPr="00CA0C37">
                <w:rPr>
                  <w:rFonts w:cs="Calibri"/>
                  <w:b/>
                  <w:sz w:val="18"/>
                  <w:szCs w:val="18"/>
                </w:rPr>
                <w:t>Valore massimo dell'incentivo</w:t>
              </w:r>
            </w:ins>
          </w:p>
          <w:p w14:paraId="0F1917C6" w14:textId="77777777" w:rsidR="00486605" w:rsidRPr="00CA0C37" w:rsidRDefault="00486605" w:rsidP="00E8075C">
            <w:pPr>
              <w:spacing w:before="60" w:after="60"/>
              <w:jc w:val="both"/>
              <w:rPr>
                <w:ins w:id="17790" w:author="Visone Rossana (GSE)" w:date="2025-10-05T19:13:00Z" w16du:dateUtc="2025-10-05T17:13:00Z"/>
                <w:rFonts w:cs="Calibri"/>
                <w:b/>
                <w:sz w:val="18"/>
                <w:szCs w:val="18"/>
              </w:rPr>
            </w:pPr>
            <w:ins w:id="17791" w:author="Visone Rossana (GSE)" w:date="2025-10-05T19:13:00Z" w16du:dateUtc="2025-10-05T17:13:00Z">
              <w:r w:rsidRPr="00CA0C37">
                <w:rPr>
                  <w:rFonts w:cs="Calibri"/>
                  <w:b/>
                  <w:sz w:val="18"/>
                  <w:szCs w:val="18"/>
                </w:rPr>
                <w:t>(I</w:t>
              </w:r>
              <w:r w:rsidRPr="00CA0C37">
                <w:rPr>
                  <w:rFonts w:cs="Calibri"/>
                  <w:b/>
                  <w:sz w:val="18"/>
                  <w:szCs w:val="18"/>
                  <w:vertAlign w:val="subscript"/>
                </w:rPr>
                <w:t>max</w:t>
              </w:r>
              <w:r w:rsidRPr="00CA0C37">
                <w:rPr>
                  <w:rFonts w:cs="Calibri"/>
                  <w:b/>
                  <w:sz w:val="18"/>
                  <w:szCs w:val="18"/>
                </w:rPr>
                <w:t>) [€]</w:t>
              </w:r>
            </w:ins>
          </w:p>
        </w:tc>
      </w:tr>
      <w:tr w:rsidR="005520A5" w:rsidRPr="00CA0C37" w14:paraId="1A1CD509" w14:textId="77777777" w:rsidTr="004E4842">
        <w:trPr>
          <w:trHeight w:val="254"/>
          <w:jc w:val="center"/>
          <w:ins w:id="17792" w:author="Visone Rossana (GSE)" w:date="2025-10-05T19:13:00Z"/>
        </w:trPr>
        <w:tc>
          <w:tcPr>
            <w:tcW w:w="4106" w:type="dxa"/>
            <w:shd w:val="clear" w:color="auto" w:fill="F2F2F2"/>
            <w:vAlign w:val="center"/>
          </w:tcPr>
          <w:p w14:paraId="50AD1265" w14:textId="77777777" w:rsidR="00486605" w:rsidRPr="00CA0C37" w:rsidRDefault="00486605" w:rsidP="00486605">
            <w:pPr>
              <w:numPr>
                <w:ilvl w:val="0"/>
                <w:numId w:val="222"/>
              </w:numPr>
              <w:spacing w:before="60" w:after="60" w:line="276" w:lineRule="auto"/>
              <w:ind w:left="284" w:hanging="158"/>
              <w:jc w:val="both"/>
              <w:rPr>
                <w:ins w:id="17793" w:author="Visone Rossana (GSE)" w:date="2025-10-05T19:13:00Z" w16du:dateUtc="2025-10-05T17:13:00Z"/>
                <w:rFonts w:cs="Calibri"/>
                <w:sz w:val="18"/>
                <w:szCs w:val="18"/>
              </w:rPr>
            </w:pPr>
            <w:ins w:id="17794" w:author="Visone Rossana (GSE)" w:date="2025-10-05T19:13:00Z" w16du:dateUtc="2025-10-05T17:13:00Z">
              <w:r w:rsidRPr="00CA0C37">
                <w:rPr>
                  <w:rFonts w:cs="Calibri"/>
                  <w:sz w:val="18"/>
                  <w:szCs w:val="18"/>
                </w:rPr>
                <w:t>Strutture opache orizzontali</w:t>
              </w:r>
              <w:r w:rsidRPr="00CA0C37">
                <w:rPr>
                  <w:vertAlign w:val="superscript"/>
                </w:rPr>
                <w:footnoteReference w:id="16"/>
              </w:r>
              <w:r w:rsidRPr="00CA0C37">
                <w:rPr>
                  <w:rFonts w:cs="Calibri"/>
                  <w:sz w:val="18"/>
                  <w:szCs w:val="18"/>
                </w:rPr>
                <w:t xml:space="preserve">: </w:t>
              </w:r>
              <w:r w:rsidRPr="00CA0C37">
                <w:rPr>
                  <w:rFonts w:cs="Calibri"/>
                  <w:b/>
                  <w:sz w:val="18"/>
                  <w:szCs w:val="18"/>
                </w:rPr>
                <w:t>isolamento coperture</w:t>
              </w:r>
            </w:ins>
          </w:p>
        </w:tc>
        <w:tc>
          <w:tcPr>
            <w:tcW w:w="1626" w:type="dxa"/>
          </w:tcPr>
          <w:p w14:paraId="1AA79B83" w14:textId="77777777" w:rsidR="00486605" w:rsidRPr="00CA0C37" w:rsidRDefault="00486605" w:rsidP="00E8075C">
            <w:pPr>
              <w:spacing w:before="60" w:after="60"/>
              <w:jc w:val="both"/>
              <w:rPr>
                <w:ins w:id="17797" w:author="Visone Rossana (GSE)" w:date="2025-10-05T19:13:00Z" w16du:dateUtc="2025-10-05T17:13:00Z"/>
                <w:rFonts w:cs="Calibri"/>
                <w:sz w:val="18"/>
                <w:szCs w:val="18"/>
              </w:rPr>
            </w:pPr>
          </w:p>
        </w:tc>
        <w:tc>
          <w:tcPr>
            <w:tcW w:w="1208" w:type="dxa"/>
            <w:vAlign w:val="center"/>
          </w:tcPr>
          <w:p w14:paraId="2B05BCDE" w14:textId="77777777" w:rsidR="00486605" w:rsidRPr="00CA0C37" w:rsidRDefault="00486605" w:rsidP="00E8075C">
            <w:pPr>
              <w:spacing w:before="60" w:after="60"/>
              <w:jc w:val="both"/>
              <w:rPr>
                <w:ins w:id="17798" w:author="Visone Rossana (GSE)" w:date="2025-10-05T19:13:00Z" w16du:dateUtc="2025-10-05T17:13:00Z"/>
                <w:rFonts w:cs="Calibri"/>
                <w:sz w:val="18"/>
                <w:szCs w:val="18"/>
              </w:rPr>
            </w:pPr>
          </w:p>
        </w:tc>
        <w:tc>
          <w:tcPr>
            <w:tcW w:w="0" w:type="auto"/>
            <w:vMerge w:val="restart"/>
            <w:vAlign w:val="center"/>
          </w:tcPr>
          <w:p w14:paraId="162B670B" w14:textId="4B5D90E2" w:rsidR="00486605" w:rsidRPr="00CA0C37" w:rsidRDefault="00486605" w:rsidP="00E8075C">
            <w:pPr>
              <w:spacing w:before="60" w:after="60"/>
              <w:jc w:val="both"/>
              <w:rPr>
                <w:ins w:id="17799" w:author="Visone Rossana (GSE)" w:date="2025-10-05T19:13:00Z" w16du:dateUtc="2025-10-05T17:13:00Z"/>
                <w:rFonts w:cs="Calibri"/>
                <w:sz w:val="18"/>
                <w:szCs w:val="18"/>
              </w:rPr>
            </w:pPr>
            <w:ins w:id="17800" w:author="Visone Rossana (GSE)" w:date="2025-10-05T19:13:00Z" w16du:dateUtc="2025-10-05T17:13:00Z">
              <w:r w:rsidRPr="00CA0C37">
                <w:rPr>
                  <w:rFonts w:cs="Calibri"/>
                  <w:i/>
                  <w:sz w:val="18"/>
                  <w:szCs w:val="18"/>
                </w:rPr>
                <w:t>(i+ii+iii)</w:t>
              </w:r>
              <w:r w:rsidRPr="00CA0C37">
                <w:rPr>
                  <w:rFonts w:cs="Calibri"/>
                  <w:sz w:val="18"/>
                  <w:szCs w:val="18"/>
                </w:rPr>
                <w:t xml:space="preserve"> ≤ </w:t>
              </w:r>
            </w:ins>
            <w:ins w:id="17801" w:author="Visone Rossana (GSE)" w:date="2025-10-05T19:23:00Z" w16du:dateUtc="2025-10-05T17:23:00Z">
              <w:r w:rsidR="00E20B44">
                <w:rPr>
                  <w:rFonts w:cs="Calibri"/>
                  <w:sz w:val="18"/>
                  <w:szCs w:val="18"/>
                </w:rPr>
                <w:t>1.0</w:t>
              </w:r>
            </w:ins>
            <w:ins w:id="17802" w:author="Visone Rossana (GSE)" w:date="2025-10-05T19:13:00Z" w16du:dateUtc="2025-10-05T17:13:00Z">
              <w:r w:rsidRPr="00CA0C37">
                <w:rPr>
                  <w:rFonts w:cs="Calibri"/>
                  <w:sz w:val="18"/>
                  <w:szCs w:val="18"/>
                </w:rPr>
                <w:t>00.000</w:t>
              </w:r>
            </w:ins>
          </w:p>
        </w:tc>
      </w:tr>
      <w:tr w:rsidR="00545636" w:rsidRPr="00CA0C37" w14:paraId="6DCC7758" w14:textId="77777777" w:rsidTr="004E4842">
        <w:trPr>
          <w:trHeight w:hRule="exact" w:val="227"/>
          <w:jc w:val="center"/>
          <w:ins w:id="17803" w:author="Visone Rossana (GSE)" w:date="2025-10-05T19:13:00Z"/>
        </w:trPr>
        <w:tc>
          <w:tcPr>
            <w:tcW w:w="4106" w:type="dxa"/>
            <w:vAlign w:val="center"/>
          </w:tcPr>
          <w:p w14:paraId="5F256B0C" w14:textId="77777777" w:rsidR="00486605" w:rsidRPr="00CA0C37" w:rsidRDefault="00486605" w:rsidP="00E8075C">
            <w:pPr>
              <w:spacing w:after="120"/>
              <w:ind w:left="567"/>
              <w:jc w:val="both"/>
              <w:rPr>
                <w:ins w:id="17804" w:author="Visone Rossana (GSE)" w:date="2025-10-05T19:13:00Z" w16du:dateUtc="2025-10-05T17:13:00Z"/>
                <w:rFonts w:cs="Calibri"/>
                <w:sz w:val="18"/>
                <w:szCs w:val="18"/>
              </w:rPr>
            </w:pPr>
            <w:ins w:id="17805" w:author="Visone Rossana (GSE)" w:date="2025-10-05T19:13:00Z" w16du:dateUtc="2025-10-05T17:13:00Z">
              <w:r w:rsidRPr="00CA0C37">
                <w:rPr>
                  <w:rFonts w:cs="Calibri"/>
                  <w:sz w:val="18"/>
                  <w:szCs w:val="18"/>
                </w:rPr>
                <w:t>Esterno</w:t>
              </w:r>
            </w:ins>
          </w:p>
        </w:tc>
        <w:tc>
          <w:tcPr>
            <w:tcW w:w="1626" w:type="dxa"/>
          </w:tcPr>
          <w:p w14:paraId="39888EB7" w14:textId="7DC0FC4B" w:rsidR="00486605" w:rsidRPr="00CA0C37" w:rsidRDefault="00486605" w:rsidP="00E8075C">
            <w:pPr>
              <w:spacing w:after="120"/>
              <w:jc w:val="both"/>
              <w:rPr>
                <w:ins w:id="17806" w:author="Visone Rossana (GSE)" w:date="2025-10-05T19:13:00Z" w16du:dateUtc="2025-10-05T17:13:00Z"/>
                <w:rFonts w:cs="Calibri"/>
                <w:sz w:val="18"/>
                <w:szCs w:val="18"/>
              </w:rPr>
            </w:pPr>
            <w:ins w:id="17807" w:author="Visone Rossana (GSE)" w:date="2025-10-05T19:13:00Z" w16du:dateUtc="2025-10-05T17:13:00Z">
              <w:r w:rsidRPr="00CA0C37">
                <w:rPr>
                  <w:rFonts w:cs="Calibri"/>
                  <w:sz w:val="18"/>
                  <w:szCs w:val="18"/>
                </w:rPr>
                <w:t>40(*)(**)</w:t>
              </w:r>
            </w:ins>
            <w:ins w:id="17808" w:author="Visone Rossana (GSE)" w:date="2025-10-05T19:20:00Z" w16du:dateUtc="2025-10-05T17:20:00Z">
              <w:r w:rsidR="004E4842">
                <w:rPr>
                  <w:rFonts w:cs="Calibri"/>
                  <w:sz w:val="18"/>
                  <w:szCs w:val="18"/>
                </w:rPr>
                <w:t>(***)</w:t>
              </w:r>
            </w:ins>
            <w:ins w:id="17809" w:author="Visone Rossana (GSE)" w:date="2025-10-05T19:19:00Z" w16du:dateUtc="2025-10-05T17:19:00Z">
              <w:r w:rsidR="00AF64CE">
                <w:rPr>
                  <w:rFonts w:cs="Calibri"/>
                  <w:sz w:val="18"/>
                  <w:szCs w:val="18"/>
                </w:rPr>
                <w:t xml:space="preserve"> (***)</w:t>
              </w:r>
            </w:ins>
          </w:p>
        </w:tc>
        <w:tc>
          <w:tcPr>
            <w:tcW w:w="1208" w:type="dxa"/>
            <w:vAlign w:val="center"/>
          </w:tcPr>
          <w:p w14:paraId="46D7D6C6" w14:textId="2D63DE58" w:rsidR="00486605" w:rsidRPr="00CA0C37" w:rsidRDefault="00B93607" w:rsidP="00E8075C">
            <w:pPr>
              <w:spacing w:after="120"/>
              <w:jc w:val="both"/>
              <w:rPr>
                <w:ins w:id="17810" w:author="Visone Rossana (GSE)" w:date="2025-10-05T19:13:00Z" w16du:dateUtc="2025-10-05T17:13:00Z"/>
                <w:rFonts w:cs="Calibri"/>
                <w:sz w:val="18"/>
                <w:szCs w:val="18"/>
              </w:rPr>
            </w:pPr>
            <w:ins w:id="17811" w:author="Visone Rossana (GSE)" w:date="2025-10-05T19:21:00Z" w16du:dateUtc="2025-10-05T17:21:00Z">
              <w:r>
                <w:rPr>
                  <w:rFonts w:cs="Calibri"/>
                  <w:sz w:val="18"/>
                  <w:szCs w:val="18"/>
                </w:rPr>
                <w:t>3</w:t>
              </w:r>
            </w:ins>
            <w:ins w:id="17812" w:author="Visone Rossana (GSE)" w:date="2025-10-05T19:13:00Z" w16du:dateUtc="2025-10-05T17:13:00Z">
              <w:r w:rsidR="00486605" w:rsidRPr="00CA0C37">
                <w:rPr>
                  <w:rFonts w:cs="Calibri"/>
                  <w:sz w:val="18"/>
                  <w:szCs w:val="18"/>
                </w:rPr>
                <w:t>00 €/m</w:t>
              </w:r>
              <w:r w:rsidR="00486605" w:rsidRPr="00CA0C37">
                <w:rPr>
                  <w:rFonts w:cs="Calibri"/>
                  <w:sz w:val="18"/>
                  <w:szCs w:val="18"/>
                  <w:vertAlign w:val="superscript"/>
                </w:rPr>
                <w:t>2</w:t>
              </w:r>
            </w:ins>
          </w:p>
        </w:tc>
        <w:tc>
          <w:tcPr>
            <w:tcW w:w="0" w:type="auto"/>
            <w:vMerge/>
            <w:vAlign w:val="center"/>
          </w:tcPr>
          <w:p w14:paraId="61575108" w14:textId="77777777" w:rsidR="00486605" w:rsidRPr="00CA0C37" w:rsidRDefault="00486605" w:rsidP="00E8075C">
            <w:pPr>
              <w:spacing w:after="120"/>
              <w:jc w:val="both"/>
              <w:rPr>
                <w:ins w:id="17813" w:author="Visone Rossana (GSE)" w:date="2025-10-05T19:13:00Z" w16du:dateUtc="2025-10-05T17:13:00Z"/>
                <w:rFonts w:cs="Calibri"/>
                <w:sz w:val="18"/>
                <w:szCs w:val="18"/>
              </w:rPr>
            </w:pPr>
          </w:p>
        </w:tc>
      </w:tr>
      <w:tr w:rsidR="00545636" w:rsidRPr="00CA0C37" w14:paraId="65B3323A" w14:textId="77777777" w:rsidTr="004E4842">
        <w:trPr>
          <w:trHeight w:hRule="exact" w:val="227"/>
          <w:jc w:val="center"/>
          <w:ins w:id="17814" w:author="Visone Rossana (GSE)" w:date="2025-10-05T19:13:00Z"/>
        </w:trPr>
        <w:tc>
          <w:tcPr>
            <w:tcW w:w="4106" w:type="dxa"/>
            <w:vAlign w:val="center"/>
          </w:tcPr>
          <w:p w14:paraId="580B6A32" w14:textId="77777777" w:rsidR="00486605" w:rsidRPr="00CA0C37" w:rsidRDefault="00486605" w:rsidP="00E8075C">
            <w:pPr>
              <w:spacing w:after="120"/>
              <w:ind w:left="567"/>
              <w:jc w:val="both"/>
              <w:rPr>
                <w:ins w:id="17815" w:author="Visone Rossana (GSE)" w:date="2025-10-05T19:13:00Z" w16du:dateUtc="2025-10-05T17:13:00Z"/>
                <w:rFonts w:cs="Calibri"/>
                <w:sz w:val="18"/>
                <w:szCs w:val="18"/>
              </w:rPr>
            </w:pPr>
            <w:ins w:id="17816" w:author="Visone Rossana (GSE)" w:date="2025-10-05T19:13:00Z" w16du:dateUtc="2025-10-05T17:13:00Z">
              <w:r w:rsidRPr="00CA0C37">
                <w:rPr>
                  <w:rFonts w:cs="Calibri"/>
                  <w:sz w:val="18"/>
                  <w:szCs w:val="18"/>
                </w:rPr>
                <w:t>Interno</w:t>
              </w:r>
            </w:ins>
          </w:p>
        </w:tc>
        <w:tc>
          <w:tcPr>
            <w:tcW w:w="1626" w:type="dxa"/>
          </w:tcPr>
          <w:p w14:paraId="48F5EA7D" w14:textId="2EF85DEA" w:rsidR="00486605" w:rsidRPr="00CA0C37" w:rsidRDefault="00486605" w:rsidP="00E8075C">
            <w:pPr>
              <w:spacing w:after="120"/>
              <w:jc w:val="both"/>
              <w:rPr>
                <w:ins w:id="17817" w:author="Visone Rossana (GSE)" w:date="2025-10-05T19:13:00Z" w16du:dateUtc="2025-10-05T17:13:00Z"/>
                <w:rFonts w:cs="Calibri"/>
                <w:sz w:val="18"/>
                <w:szCs w:val="18"/>
              </w:rPr>
            </w:pPr>
            <w:ins w:id="17818" w:author="Visone Rossana (GSE)" w:date="2025-10-05T19:13:00Z" w16du:dateUtc="2025-10-05T17:13:00Z">
              <w:r w:rsidRPr="00CA0C37">
                <w:rPr>
                  <w:rFonts w:cs="Calibri"/>
                  <w:sz w:val="18"/>
                  <w:szCs w:val="18"/>
                </w:rPr>
                <w:t>40 (*) (**)</w:t>
              </w:r>
            </w:ins>
            <w:ins w:id="17819" w:author="Visone Rossana (GSE)" w:date="2025-10-05T19:21:00Z" w16du:dateUtc="2025-10-05T17:21:00Z">
              <w:r w:rsidR="004E4842">
                <w:rPr>
                  <w:rFonts w:cs="Calibri"/>
                  <w:sz w:val="18"/>
                  <w:szCs w:val="18"/>
                </w:rPr>
                <w:t>(***)</w:t>
              </w:r>
            </w:ins>
          </w:p>
        </w:tc>
        <w:tc>
          <w:tcPr>
            <w:tcW w:w="1208" w:type="dxa"/>
            <w:vAlign w:val="center"/>
          </w:tcPr>
          <w:p w14:paraId="1D318D96" w14:textId="518E46A3" w:rsidR="00486605" w:rsidRPr="00CA0C37" w:rsidRDefault="00486605" w:rsidP="00E8075C">
            <w:pPr>
              <w:spacing w:after="120"/>
              <w:jc w:val="both"/>
              <w:rPr>
                <w:ins w:id="17820" w:author="Visone Rossana (GSE)" w:date="2025-10-05T19:13:00Z" w16du:dateUtc="2025-10-05T17:13:00Z"/>
                <w:rFonts w:cs="Calibri"/>
                <w:sz w:val="18"/>
                <w:szCs w:val="18"/>
              </w:rPr>
            </w:pPr>
            <w:ins w:id="17821" w:author="Visone Rossana (GSE)" w:date="2025-10-05T19:13:00Z" w16du:dateUtc="2025-10-05T17:13:00Z">
              <w:r w:rsidRPr="00CA0C37">
                <w:rPr>
                  <w:rFonts w:cs="Calibri"/>
                  <w:sz w:val="18"/>
                  <w:szCs w:val="18"/>
                </w:rPr>
                <w:t>1</w:t>
              </w:r>
            </w:ins>
            <w:ins w:id="17822" w:author="Visone Rossana (GSE)" w:date="2025-10-05T19:21:00Z" w16du:dateUtc="2025-10-05T17:21:00Z">
              <w:r w:rsidR="00B93607">
                <w:rPr>
                  <w:rFonts w:cs="Calibri"/>
                  <w:sz w:val="18"/>
                  <w:szCs w:val="18"/>
                </w:rPr>
                <w:t>5</w:t>
              </w:r>
            </w:ins>
            <w:ins w:id="17823" w:author="Visone Rossana (GSE)" w:date="2025-10-05T19:13:00Z" w16du:dateUtc="2025-10-05T17:13:00Z">
              <w:r w:rsidRPr="00CA0C37">
                <w:rPr>
                  <w:rFonts w:cs="Calibri"/>
                  <w:sz w:val="18"/>
                  <w:szCs w:val="18"/>
                </w:rPr>
                <w:t>0 €/m</w:t>
              </w:r>
              <w:r w:rsidRPr="00CA0C37">
                <w:rPr>
                  <w:rFonts w:cs="Calibri"/>
                  <w:sz w:val="18"/>
                  <w:szCs w:val="18"/>
                  <w:vertAlign w:val="superscript"/>
                </w:rPr>
                <w:t>2</w:t>
              </w:r>
            </w:ins>
          </w:p>
        </w:tc>
        <w:tc>
          <w:tcPr>
            <w:tcW w:w="0" w:type="auto"/>
            <w:vMerge/>
            <w:vAlign w:val="center"/>
          </w:tcPr>
          <w:p w14:paraId="1111749C" w14:textId="77777777" w:rsidR="00486605" w:rsidRPr="00CA0C37" w:rsidRDefault="00486605" w:rsidP="00E8075C">
            <w:pPr>
              <w:spacing w:after="120"/>
              <w:jc w:val="both"/>
              <w:rPr>
                <w:ins w:id="17824" w:author="Visone Rossana (GSE)" w:date="2025-10-05T19:13:00Z" w16du:dateUtc="2025-10-05T17:13:00Z"/>
                <w:rFonts w:cs="Calibri"/>
                <w:sz w:val="18"/>
                <w:szCs w:val="18"/>
              </w:rPr>
            </w:pPr>
          </w:p>
        </w:tc>
      </w:tr>
      <w:tr w:rsidR="00545636" w:rsidRPr="00CA0C37" w14:paraId="19C83294" w14:textId="77777777" w:rsidTr="004E4842">
        <w:trPr>
          <w:trHeight w:hRule="exact" w:val="227"/>
          <w:jc w:val="center"/>
          <w:ins w:id="17825" w:author="Visone Rossana (GSE)" w:date="2025-10-05T19:13:00Z"/>
        </w:trPr>
        <w:tc>
          <w:tcPr>
            <w:tcW w:w="4106" w:type="dxa"/>
            <w:vAlign w:val="center"/>
          </w:tcPr>
          <w:p w14:paraId="269AC5B2" w14:textId="77777777" w:rsidR="00486605" w:rsidRPr="00CA0C37" w:rsidRDefault="00486605" w:rsidP="00E8075C">
            <w:pPr>
              <w:spacing w:after="120"/>
              <w:ind w:left="567"/>
              <w:jc w:val="both"/>
              <w:rPr>
                <w:ins w:id="17826" w:author="Visone Rossana (GSE)" w:date="2025-10-05T19:13:00Z" w16du:dateUtc="2025-10-05T17:13:00Z"/>
                <w:rFonts w:cs="Calibri"/>
                <w:sz w:val="18"/>
                <w:szCs w:val="18"/>
              </w:rPr>
            </w:pPr>
            <w:ins w:id="17827" w:author="Visone Rossana (GSE)" w:date="2025-10-05T19:13:00Z" w16du:dateUtc="2025-10-05T17:13:00Z">
              <w:r w:rsidRPr="00CA0C37">
                <w:rPr>
                  <w:rFonts w:cs="Calibri"/>
                  <w:sz w:val="18"/>
                  <w:szCs w:val="18"/>
                </w:rPr>
                <w:t>Copertura ventilata</w:t>
              </w:r>
            </w:ins>
          </w:p>
        </w:tc>
        <w:tc>
          <w:tcPr>
            <w:tcW w:w="1626" w:type="dxa"/>
          </w:tcPr>
          <w:p w14:paraId="1A9F035A" w14:textId="2381779B" w:rsidR="00486605" w:rsidRPr="00CA0C37" w:rsidRDefault="00486605" w:rsidP="00E8075C">
            <w:pPr>
              <w:spacing w:after="120"/>
              <w:jc w:val="both"/>
              <w:rPr>
                <w:ins w:id="17828" w:author="Visone Rossana (GSE)" w:date="2025-10-05T19:13:00Z" w16du:dateUtc="2025-10-05T17:13:00Z"/>
                <w:rFonts w:cs="Calibri"/>
                <w:sz w:val="18"/>
                <w:szCs w:val="18"/>
              </w:rPr>
            </w:pPr>
            <w:ins w:id="17829" w:author="Visone Rossana (GSE)" w:date="2025-10-05T19:13:00Z" w16du:dateUtc="2025-10-05T17:13:00Z">
              <w:r w:rsidRPr="00CA0C37">
                <w:rPr>
                  <w:rFonts w:cs="Calibri"/>
                  <w:sz w:val="18"/>
                  <w:szCs w:val="18"/>
                </w:rPr>
                <w:t>40 (*) (**)</w:t>
              </w:r>
            </w:ins>
            <w:ins w:id="17830" w:author="Visone Rossana (GSE)" w:date="2025-10-05T19:21:00Z" w16du:dateUtc="2025-10-05T17:21:00Z">
              <w:r w:rsidR="004E4842">
                <w:rPr>
                  <w:rFonts w:cs="Calibri"/>
                  <w:sz w:val="18"/>
                  <w:szCs w:val="18"/>
                </w:rPr>
                <w:t>(***)</w:t>
              </w:r>
            </w:ins>
          </w:p>
        </w:tc>
        <w:tc>
          <w:tcPr>
            <w:tcW w:w="1208" w:type="dxa"/>
            <w:vAlign w:val="center"/>
          </w:tcPr>
          <w:p w14:paraId="61504452" w14:textId="4E471795" w:rsidR="00486605" w:rsidRPr="00CA0C37" w:rsidRDefault="00B93607" w:rsidP="00E8075C">
            <w:pPr>
              <w:spacing w:after="120"/>
              <w:jc w:val="both"/>
              <w:rPr>
                <w:ins w:id="17831" w:author="Visone Rossana (GSE)" w:date="2025-10-05T19:13:00Z" w16du:dateUtc="2025-10-05T17:13:00Z"/>
                <w:rFonts w:cs="Calibri"/>
                <w:sz w:val="18"/>
                <w:szCs w:val="18"/>
              </w:rPr>
            </w:pPr>
            <w:ins w:id="17832" w:author="Visone Rossana (GSE)" w:date="2025-10-05T19:22:00Z" w16du:dateUtc="2025-10-05T17:22:00Z">
              <w:r>
                <w:rPr>
                  <w:rFonts w:cs="Calibri"/>
                  <w:sz w:val="18"/>
                  <w:szCs w:val="18"/>
                </w:rPr>
                <w:t>3</w:t>
              </w:r>
            </w:ins>
            <w:ins w:id="17833" w:author="Visone Rossana (GSE)" w:date="2025-10-05T19:13:00Z" w16du:dateUtc="2025-10-05T17:13:00Z">
              <w:r w:rsidR="00486605" w:rsidRPr="00CA0C37">
                <w:rPr>
                  <w:rFonts w:cs="Calibri"/>
                  <w:sz w:val="18"/>
                  <w:szCs w:val="18"/>
                </w:rPr>
                <w:t>50 €/m</w:t>
              </w:r>
              <w:r w:rsidR="00486605" w:rsidRPr="00CA0C37">
                <w:rPr>
                  <w:rFonts w:cs="Calibri"/>
                  <w:sz w:val="18"/>
                  <w:szCs w:val="18"/>
                  <w:vertAlign w:val="superscript"/>
                </w:rPr>
                <w:t>2</w:t>
              </w:r>
            </w:ins>
          </w:p>
        </w:tc>
        <w:tc>
          <w:tcPr>
            <w:tcW w:w="0" w:type="auto"/>
            <w:vMerge/>
            <w:vAlign w:val="center"/>
          </w:tcPr>
          <w:p w14:paraId="5F59F992" w14:textId="77777777" w:rsidR="00486605" w:rsidRPr="00CA0C37" w:rsidRDefault="00486605" w:rsidP="00E8075C">
            <w:pPr>
              <w:spacing w:after="120"/>
              <w:jc w:val="both"/>
              <w:rPr>
                <w:ins w:id="17834" w:author="Visone Rossana (GSE)" w:date="2025-10-05T19:13:00Z" w16du:dateUtc="2025-10-05T17:13:00Z"/>
                <w:rFonts w:cs="Calibri"/>
                <w:sz w:val="18"/>
                <w:szCs w:val="18"/>
              </w:rPr>
            </w:pPr>
          </w:p>
        </w:tc>
      </w:tr>
      <w:tr w:rsidR="005520A5" w:rsidRPr="00CA0C37" w14:paraId="52168AC7" w14:textId="77777777" w:rsidTr="00445E93">
        <w:trPr>
          <w:trHeight w:hRule="exact" w:val="514"/>
          <w:jc w:val="center"/>
          <w:ins w:id="17835" w:author="Visone Rossana (GSE)" w:date="2025-10-05T19:13:00Z"/>
        </w:trPr>
        <w:tc>
          <w:tcPr>
            <w:tcW w:w="4106" w:type="dxa"/>
            <w:shd w:val="clear" w:color="auto" w:fill="F2F2F2"/>
            <w:vAlign w:val="center"/>
          </w:tcPr>
          <w:p w14:paraId="304917C1" w14:textId="77777777" w:rsidR="00486605" w:rsidRPr="00CA0C37" w:rsidRDefault="00486605" w:rsidP="00486605">
            <w:pPr>
              <w:numPr>
                <w:ilvl w:val="0"/>
                <w:numId w:val="222"/>
              </w:numPr>
              <w:spacing w:after="120" w:line="276" w:lineRule="auto"/>
              <w:ind w:left="284" w:hanging="130"/>
              <w:jc w:val="both"/>
              <w:rPr>
                <w:ins w:id="17836" w:author="Visone Rossana (GSE)" w:date="2025-10-05T19:13:00Z" w16du:dateUtc="2025-10-05T17:13:00Z"/>
                <w:rFonts w:cs="Calibri"/>
                <w:sz w:val="18"/>
                <w:szCs w:val="18"/>
              </w:rPr>
            </w:pPr>
            <w:ins w:id="17837" w:author="Visone Rossana (GSE)" w:date="2025-10-05T19:13:00Z" w16du:dateUtc="2025-10-05T17:13:00Z">
              <w:r w:rsidRPr="00CA0C37">
                <w:rPr>
                  <w:rFonts w:cs="Calibri"/>
                  <w:sz w:val="18"/>
                  <w:szCs w:val="18"/>
                </w:rPr>
                <w:t xml:space="preserve">Strutture opache orizzontali: </w:t>
              </w:r>
              <w:r w:rsidRPr="00CA0C37">
                <w:rPr>
                  <w:rFonts w:cs="Calibri"/>
                  <w:b/>
                  <w:sz w:val="18"/>
                  <w:szCs w:val="18"/>
                </w:rPr>
                <w:t>isolamento pavimenti</w:t>
              </w:r>
            </w:ins>
          </w:p>
          <w:p w14:paraId="7F212598" w14:textId="77777777" w:rsidR="00486605" w:rsidRPr="00CA0C37" w:rsidRDefault="00486605" w:rsidP="00E8075C">
            <w:pPr>
              <w:spacing w:after="120"/>
              <w:jc w:val="both"/>
              <w:rPr>
                <w:ins w:id="17838" w:author="Visone Rossana (GSE)" w:date="2025-10-05T19:13:00Z" w16du:dateUtc="2025-10-05T17:13:00Z"/>
                <w:rFonts w:cs="Calibri"/>
                <w:sz w:val="18"/>
                <w:szCs w:val="18"/>
              </w:rPr>
            </w:pPr>
            <w:ins w:id="17839" w:author="Visone Rossana (GSE)" w:date="2025-10-05T19:13:00Z" w16du:dateUtc="2025-10-05T17:13:00Z">
              <w:r w:rsidRPr="00CA0C37">
                <w:rPr>
                  <w:rFonts w:cs="Calibri"/>
                  <w:sz w:val="18"/>
                  <w:szCs w:val="18"/>
                </w:rPr>
                <w:t xml:space="preserve">   </w:t>
              </w:r>
            </w:ins>
          </w:p>
        </w:tc>
        <w:tc>
          <w:tcPr>
            <w:tcW w:w="1626" w:type="dxa"/>
          </w:tcPr>
          <w:p w14:paraId="35AC3A4C" w14:textId="77777777" w:rsidR="00486605" w:rsidRPr="00CA0C37" w:rsidRDefault="00486605" w:rsidP="00E8075C">
            <w:pPr>
              <w:spacing w:after="120"/>
              <w:jc w:val="both"/>
              <w:rPr>
                <w:ins w:id="17840" w:author="Visone Rossana (GSE)" w:date="2025-10-05T19:13:00Z" w16du:dateUtc="2025-10-05T17:13:00Z"/>
                <w:rFonts w:cs="Calibri"/>
                <w:sz w:val="18"/>
                <w:szCs w:val="18"/>
              </w:rPr>
            </w:pPr>
          </w:p>
        </w:tc>
        <w:tc>
          <w:tcPr>
            <w:tcW w:w="1208" w:type="dxa"/>
            <w:vAlign w:val="center"/>
          </w:tcPr>
          <w:p w14:paraId="2B4535AD" w14:textId="77777777" w:rsidR="00486605" w:rsidRPr="00CA0C37" w:rsidRDefault="00486605" w:rsidP="00E8075C">
            <w:pPr>
              <w:spacing w:after="120"/>
              <w:jc w:val="both"/>
              <w:rPr>
                <w:ins w:id="17841" w:author="Visone Rossana (GSE)" w:date="2025-10-05T19:13:00Z" w16du:dateUtc="2025-10-05T17:13:00Z"/>
                <w:rFonts w:cs="Calibri"/>
                <w:sz w:val="18"/>
                <w:szCs w:val="18"/>
              </w:rPr>
            </w:pPr>
          </w:p>
        </w:tc>
        <w:tc>
          <w:tcPr>
            <w:tcW w:w="0" w:type="auto"/>
            <w:vMerge/>
            <w:vAlign w:val="center"/>
          </w:tcPr>
          <w:p w14:paraId="1928ECF1" w14:textId="77777777" w:rsidR="00486605" w:rsidRPr="00CA0C37" w:rsidRDefault="00486605" w:rsidP="00E8075C">
            <w:pPr>
              <w:spacing w:after="120"/>
              <w:jc w:val="both"/>
              <w:rPr>
                <w:ins w:id="17842" w:author="Visone Rossana (GSE)" w:date="2025-10-05T19:13:00Z" w16du:dateUtc="2025-10-05T17:13:00Z"/>
                <w:rFonts w:cs="Calibri"/>
                <w:sz w:val="18"/>
                <w:szCs w:val="18"/>
              </w:rPr>
            </w:pPr>
          </w:p>
        </w:tc>
      </w:tr>
      <w:tr w:rsidR="00545636" w:rsidRPr="00CA0C37" w14:paraId="1193D14C" w14:textId="77777777" w:rsidTr="004E4842">
        <w:trPr>
          <w:trHeight w:hRule="exact" w:val="227"/>
          <w:jc w:val="center"/>
          <w:ins w:id="17843" w:author="Visone Rossana (GSE)" w:date="2025-10-05T19:13:00Z"/>
        </w:trPr>
        <w:tc>
          <w:tcPr>
            <w:tcW w:w="4106" w:type="dxa"/>
            <w:vAlign w:val="center"/>
          </w:tcPr>
          <w:p w14:paraId="45D6DB18" w14:textId="77777777" w:rsidR="00486605" w:rsidRPr="00CA0C37" w:rsidRDefault="00486605" w:rsidP="00E8075C">
            <w:pPr>
              <w:spacing w:after="120"/>
              <w:ind w:left="567"/>
              <w:jc w:val="both"/>
              <w:rPr>
                <w:ins w:id="17844" w:author="Visone Rossana (GSE)" w:date="2025-10-05T19:13:00Z" w16du:dateUtc="2025-10-05T17:13:00Z"/>
                <w:rFonts w:cs="Calibri"/>
                <w:sz w:val="18"/>
                <w:szCs w:val="18"/>
              </w:rPr>
            </w:pPr>
            <w:ins w:id="17845" w:author="Visone Rossana (GSE)" w:date="2025-10-05T19:13:00Z" w16du:dateUtc="2025-10-05T17:13:00Z">
              <w:r w:rsidRPr="00CA0C37">
                <w:rPr>
                  <w:rFonts w:cs="Calibri"/>
                  <w:sz w:val="18"/>
                  <w:szCs w:val="18"/>
                </w:rPr>
                <w:t>Esterno</w:t>
              </w:r>
            </w:ins>
          </w:p>
        </w:tc>
        <w:tc>
          <w:tcPr>
            <w:tcW w:w="1626" w:type="dxa"/>
          </w:tcPr>
          <w:p w14:paraId="5EA009A6" w14:textId="6F9BD117" w:rsidR="00486605" w:rsidRPr="00CA0C37" w:rsidRDefault="00486605" w:rsidP="00E8075C">
            <w:pPr>
              <w:spacing w:after="120"/>
              <w:jc w:val="both"/>
              <w:rPr>
                <w:ins w:id="17846" w:author="Visone Rossana (GSE)" w:date="2025-10-05T19:13:00Z" w16du:dateUtc="2025-10-05T17:13:00Z"/>
                <w:rFonts w:cs="Calibri"/>
                <w:sz w:val="18"/>
                <w:szCs w:val="18"/>
              </w:rPr>
            </w:pPr>
            <w:ins w:id="17847" w:author="Visone Rossana (GSE)" w:date="2025-10-05T19:13:00Z" w16du:dateUtc="2025-10-05T17:13:00Z">
              <w:r w:rsidRPr="00CA0C37">
                <w:rPr>
                  <w:rFonts w:cs="Calibri"/>
                  <w:sz w:val="18"/>
                  <w:szCs w:val="18"/>
                </w:rPr>
                <w:t>40 (*) (**)</w:t>
              </w:r>
            </w:ins>
            <w:ins w:id="17848" w:author="Visone Rossana (GSE)" w:date="2025-10-05T19:21:00Z" w16du:dateUtc="2025-10-05T17:21:00Z">
              <w:r w:rsidR="004E4842">
                <w:rPr>
                  <w:rFonts w:cs="Calibri"/>
                  <w:sz w:val="18"/>
                  <w:szCs w:val="18"/>
                </w:rPr>
                <w:t>(***)</w:t>
              </w:r>
            </w:ins>
          </w:p>
        </w:tc>
        <w:tc>
          <w:tcPr>
            <w:tcW w:w="1208" w:type="dxa"/>
            <w:vAlign w:val="center"/>
          </w:tcPr>
          <w:p w14:paraId="3C9F0EA8" w14:textId="19A0BFA8" w:rsidR="00486605" w:rsidRPr="00CA0C37" w:rsidRDefault="00486605" w:rsidP="00E8075C">
            <w:pPr>
              <w:spacing w:after="120"/>
              <w:jc w:val="both"/>
              <w:rPr>
                <w:ins w:id="17849" w:author="Visone Rossana (GSE)" w:date="2025-10-05T19:13:00Z" w16du:dateUtc="2025-10-05T17:13:00Z"/>
                <w:rFonts w:cs="Calibri"/>
                <w:sz w:val="18"/>
                <w:szCs w:val="18"/>
              </w:rPr>
            </w:pPr>
            <w:ins w:id="17850" w:author="Visone Rossana (GSE)" w:date="2025-10-05T19:13:00Z" w16du:dateUtc="2025-10-05T17:13:00Z">
              <w:r w:rsidRPr="00CA0C37">
                <w:rPr>
                  <w:rFonts w:cs="Calibri"/>
                  <w:sz w:val="18"/>
                  <w:szCs w:val="18"/>
                </w:rPr>
                <w:t>1</w:t>
              </w:r>
            </w:ins>
            <w:ins w:id="17851" w:author="Visone Rossana (GSE)" w:date="2025-10-05T19:23:00Z" w16du:dateUtc="2025-10-05T17:23:00Z">
              <w:r w:rsidR="00E20B44">
                <w:rPr>
                  <w:rFonts w:cs="Calibri"/>
                  <w:sz w:val="18"/>
                  <w:szCs w:val="18"/>
                </w:rPr>
                <w:t>7</w:t>
              </w:r>
            </w:ins>
            <w:ins w:id="17852" w:author="Visone Rossana (GSE)" w:date="2025-10-05T19:13:00Z" w16du:dateUtc="2025-10-05T17:13:00Z">
              <w:r w:rsidRPr="00CA0C37">
                <w:rPr>
                  <w:rFonts w:cs="Calibri"/>
                  <w:sz w:val="18"/>
                  <w:szCs w:val="18"/>
                </w:rPr>
                <w:t>0 €/m</w:t>
              </w:r>
              <w:r w:rsidRPr="00CA0C37">
                <w:rPr>
                  <w:rFonts w:cs="Calibri"/>
                  <w:sz w:val="18"/>
                  <w:szCs w:val="18"/>
                  <w:vertAlign w:val="superscript"/>
                </w:rPr>
                <w:t>2</w:t>
              </w:r>
            </w:ins>
          </w:p>
        </w:tc>
        <w:tc>
          <w:tcPr>
            <w:tcW w:w="0" w:type="auto"/>
            <w:vMerge/>
            <w:vAlign w:val="center"/>
          </w:tcPr>
          <w:p w14:paraId="3D020558" w14:textId="77777777" w:rsidR="00486605" w:rsidRPr="00CA0C37" w:rsidRDefault="00486605" w:rsidP="00E8075C">
            <w:pPr>
              <w:spacing w:after="120"/>
              <w:jc w:val="both"/>
              <w:rPr>
                <w:ins w:id="17853" w:author="Visone Rossana (GSE)" w:date="2025-10-05T19:13:00Z" w16du:dateUtc="2025-10-05T17:13:00Z"/>
                <w:rFonts w:cs="Calibri"/>
                <w:sz w:val="18"/>
                <w:szCs w:val="18"/>
              </w:rPr>
            </w:pPr>
          </w:p>
        </w:tc>
      </w:tr>
      <w:tr w:rsidR="00545636" w:rsidRPr="00CA0C37" w14:paraId="71712D4D" w14:textId="77777777" w:rsidTr="004E4842">
        <w:trPr>
          <w:trHeight w:hRule="exact" w:val="227"/>
          <w:jc w:val="center"/>
          <w:ins w:id="17854" w:author="Visone Rossana (GSE)" w:date="2025-10-05T19:13:00Z"/>
        </w:trPr>
        <w:tc>
          <w:tcPr>
            <w:tcW w:w="4106" w:type="dxa"/>
            <w:vAlign w:val="center"/>
          </w:tcPr>
          <w:p w14:paraId="6ED0F94B" w14:textId="77777777" w:rsidR="00486605" w:rsidRPr="00CA0C37" w:rsidRDefault="00486605" w:rsidP="00E8075C">
            <w:pPr>
              <w:spacing w:after="120"/>
              <w:ind w:left="567"/>
              <w:jc w:val="both"/>
              <w:rPr>
                <w:ins w:id="17855" w:author="Visone Rossana (GSE)" w:date="2025-10-05T19:13:00Z" w16du:dateUtc="2025-10-05T17:13:00Z"/>
                <w:rFonts w:cs="Calibri"/>
                <w:sz w:val="18"/>
                <w:szCs w:val="18"/>
              </w:rPr>
            </w:pPr>
            <w:ins w:id="17856" w:author="Visone Rossana (GSE)" w:date="2025-10-05T19:13:00Z" w16du:dateUtc="2025-10-05T17:13:00Z">
              <w:r w:rsidRPr="00CA0C37">
                <w:rPr>
                  <w:rFonts w:cs="Calibri"/>
                  <w:sz w:val="18"/>
                  <w:szCs w:val="18"/>
                </w:rPr>
                <w:t>Interno</w:t>
              </w:r>
            </w:ins>
          </w:p>
        </w:tc>
        <w:tc>
          <w:tcPr>
            <w:tcW w:w="1626" w:type="dxa"/>
          </w:tcPr>
          <w:p w14:paraId="61F8A449" w14:textId="47B14555" w:rsidR="00486605" w:rsidRPr="00CA0C37" w:rsidRDefault="00486605" w:rsidP="00E8075C">
            <w:pPr>
              <w:spacing w:after="120"/>
              <w:jc w:val="both"/>
              <w:rPr>
                <w:ins w:id="17857" w:author="Visone Rossana (GSE)" w:date="2025-10-05T19:13:00Z" w16du:dateUtc="2025-10-05T17:13:00Z"/>
                <w:rFonts w:cs="Calibri"/>
                <w:sz w:val="18"/>
                <w:szCs w:val="18"/>
              </w:rPr>
            </w:pPr>
            <w:ins w:id="17858" w:author="Visone Rossana (GSE)" w:date="2025-10-05T19:13:00Z" w16du:dateUtc="2025-10-05T17:13:00Z">
              <w:r w:rsidRPr="00CA0C37">
                <w:rPr>
                  <w:rFonts w:cs="Calibri"/>
                  <w:sz w:val="18"/>
                  <w:szCs w:val="18"/>
                </w:rPr>
                <w:t>40 (*) (**)</w:t>
              </w:r>
            </w:ins>
            <w:ins w:id="17859" w:author="Visone Rossana (GSE)" w:date="2025-10-05T19:21:00Z" w16du:dateUtc="2025-10-05T17:21:00Z">
              <w:r w:rsidR="004E4842">
                <w:rPr>
                  <w:rFonts w:cs="Calibri"/>
                  <w:sz w:val="18"/>
                  <w:szCs w:val="18"/>
                </w:rPr>
                <w:t>(***)</w:t>
              </w:r>
            </w:ins>
          </w:p>
        </w:tc>
        <w:tc>
          <w:tcPr>
            <w:tcW w:w="1208" w:type="dxa"/>
            <w:vAlign w:val="center"/>
          </w:tcPr>
          <w:p w14:paraId="1AC3700B" w14:textId="673B82CA" w:rsidR="00486605" w:rsidRPr="00CA0C37" w:rsidRDefault="00486605" w:rsidP="00E8075C">
            <w:pPr>
              <w:spacing w:after="120"/>
              <w:jc w:val="both"/>
              <w:rPr>
                <w:ins w:id="17860" w:author="Visone Rossana (GSE)" w:date="2025-10-05T19:13:00Z" w16du:dateUtc="2025-10-05T17:13:00Z"/>
                <w:rFonts w:cs="Calibri"/>
                <w:sz w:val="18"/>
                <w:szCs w:val="18"/>
              </w:rPr>
            </w:pPr>
            <w:ins w:id="17861" w:author="Visone Rossana (GSE)" w:date="2025-10-05T19:13:00Z" w16du:dateUtc="2025-10-05T17:13:00Z">
              <w:r w:rsidRPr="00CA0C37">
                <w:rPr>
                  <w:rFonts w:cs="Calibri"/>
                  <w:sz w:val="18"/>
                  <w:szCs w:val="18"/>
                </w:rPr>
                <w:t>1</w:t>
              </w:r>
            </w:ins>
            <w:ins w:id="17862" w:author="Visone Rossana (GSE)" w:date="2025-10-05T19:23:00Z" w16du:dateUtc="2025-10-05T17:23:00Z">
              <w:r w:rsidR="00E20B44">
                <w:rPr>
                  <w:rFonts w:cs="Calibri"/>
                  <w:sz w:val="18"/>
                  <w:szCs w:val="18"/>
                </w:rPr>
                <w:t>5</w:t>
              </w:r>
            </w:ins>
            <w:ins w:id="17863" w:author="Visone Rossana (GSE)" w:date="2025-10-05T19:13:00Z" w16du:dateUtc="2025-10-05T17:13:00Z">
              <w:r w:rsidRPr="00CA0C37">
                <w:rPr>
                  <w:rFonts w:cs="Calibri"/>
                  <w:sz w:val="18"/>
                  <w:szCs w:val="18"/>
                </w:rPr>
                <w:t>0 €/m</w:t>
              </w:r>
              <w:r w:rsidRPr="00CA0C37">
                <w:rPr>
                  <w:rFonts w:cs="Calibri"/>
                  <w:sz w:val="18"/>
                  <w:szCs w:val="18"/>
                  <w:vertAlign w:val="superscript"/>
                </w:rPr>
                <w:t>2</w:t>
              </w:r>
            </w:ins>
          </w:p>
        </w:tc>
        <w:tc>
          <w:tcPr>
            <w:tcW w:w="0" w:type="auto"/>
            <w:vMerge/>
            <w:vAlign w:val="center"/>
          </w:tcPr>
          <w:p w14:paraId="56AE2292" w14:textId="77777777" w:rsidR="00486605" w:rsidRPr="00CA0C37" w:rsidRDefault="00486605" w:rsidP="00E8075C">
            <w:pPr>
              <w:spacing w:after="120"/>
              <w:jc w:val="both"/>
              <w:rPr>
                <w:ins w:id="17864" w:author="Visone Rossana (GSE)" w:date="2025-10-05T19:13:00Z" w16du:dateUtc="2025-10-05T17:13:00Z"/>
                <w:rFonts w:cs="Calibri"/>
                <w:sz w:val="18"/>
                <w:szCs w:val="18"/>
              </w:rPr>
            </w:pPr>
          </w:p>
        </w:tc>
      </w:tr>
      <w:tr w:rsidR="005520A5" w:rsidRPr="00CA0C37" w14:paraId="7288B8CD" w14:textId="77777777" w:rsidTr="004E4842">
        <w:trPr>
          <w:trHeight w:hRule="exact" w:val="552"/>
          <w:jc w:val="center"/>
          <w:ins w:id="17865" w:author="Visone Rossana (GSE)" w:date="2025-10-05T19:13:00Z"/>
        </w:trPr>
        <w:tc>
          <w:tcPr>
            <w:tcW w:w="4106" w:type="dxa"/>
            <w:shd w:val="clear" w:color="auto" w:fill="F2F2F2"/>
            <w:vAlign w:val="center"/>
          </w:tcPr>
          <w:p w14:paraId="1DE3E341" w14:textId="77777777" w:rsidR="00486605" w:rsidRPr="00CA0C37" w:rsidRDefault="00486605" w:rsidP="00486605">
            <w:pPr>
              <w:numPr>
                <w:ilvl w:val="0"/>
                <w:numId w:val="222"/>
              </w:numPr>
              <w:spacing w:after="120" w:line="276" w:lineRule="auto"/>
              <w:ind w:left="284" w:hanging="82"/>
              <w:jc w:val="both"/>
              <w:rPr>
                <w:ins w:id="17866" w:author="Visone Rossana (GSE)" w:date="2025-10-05T19:13:00Z" w16du:dateUtc="2025-10-05T17:13:00Z"/>
                <w:rFonts w:cs="Calibri"/>
                <w:sz w:val="18"/>
                <w:szCs w:val="18"/>
              </w:rPr>
            </w:pPr>
            <w:ins w:id="17867" w:author="Visone Rossana (GSE)" w:date="2025-10-05T19:13:00Z" w16du:dateUtc="2025-10-05T17:13:00Z">
              <w:r w:rsidRPr="00CA0C37">
                <w:rPr>
                  <w:rFonts w:cs="Calibri"/>
                  <w:sz w:val="18"/>
                  <w:szCs w:val="18"/>
                </w:rPr>
                <w:t xml:space="preserve">Strutture opache verticali: </w:t>
              </w:r>
              <w:r w:rsidRPr="00CA0C37">
                <w:rPr>
                  <w:rFonts w:cs="Calibri"/>
                  <w:b/>
                  <w:sz w:val="18"/>
                  <w:szCs w:val="18"/>
                </w:rPr>
                <w:t>isolamento pareti perimetrali</w:t>
              </w:r>
            </w:ins>
          </w:p>
        </w:tc>
        <w:tc>
          <w:tcPr>
            <w:tcW w:w="1626" w:type="dxa"/>
          </w:tcPr>
          <w:p w14:paraId="4A91E6E4" w14:textId="77777777" w:rsidR="00486605" w:rsidRPr="00CA0C37" w:rsidRDefault="00486605" w:rsidP="00E8075C">
            <w:pPr>
              <w:spacing w:after="120"/>
              <w:jc w:val="both"/>
              <w:rPr>
                <w:ins w:id="17868" w:author="Visone Rossana (GSE)" w:date="2025-10-05T19:13:00Z" w16du:dateUtc="2025-10-05T17:13:00Z"/>
                <w:rFonts w:cs="Calibri"/>
                <w:sz w:val="18"/>
                <w:szCs w:val="18"/>
              </w:rPr>
            </w:pPr>
          </w:p>
        </w:tc>
        <w:tc>
          <w:tcPr>
            <w:tcW w:w="1208" w:type="dxa"/>
            <w:vAlign w:val="center"/>
          </w:tcPr>
          <w:p w14:paraId="5A538E18" w14:textId="77777777" w:rsidR="00486605" w:rsidRPr="00CA0C37" w:rsidRDefault="00486605" w:rsidP="00E8075C">
            <w:pPr>
              <w:spacing w:after="120"/>
              <w:jc w:val="both"/>
              <w:rPr>
                <w:ins w:id="17869" w:author="Visone Rossana (GSE)" w:date="2025-10-05T19:13:00Z" w16du:dateUtc="2025-10-05T17:13:00Z"/>
                <w:rFonts w:cs="Calibri"/>
                <w:sz w:val="18"/>
                <w:szCs w:val="18"/>
              </w:rPr>
            </w:pPr>
          </w:p>
        </w:tc>
        <w:tc>
          <w:tcPr>
            <w:tcW w:w="0" w:type="auto"/>
            <w:vMerge/>
            <w:vAlign w:val="center"/>
          </w:tcPr>
          <w:p w14:paraId="527F23AE" w14:textId="77777777" w:rsidR="00486605" w:rsidRPr="00CA0C37" w:rsidRDefault="00486605" w:rsidP="00E8075C">
            <w:pPr>
              <w:spacing w:after="120"/>
              <w:jc w:val="both"/>
              <w:rPr>
                <w:ins w:id="17870" w:author="Visone Rossana (GSE)" w:date="2025-10-05T19:13:00Z" w16du:dateUtc="2025-10-05T17:13:00Z"/>
                <w:rFonts w:cs="Calibri"/>
                <w:sz w:val="18"/>
                <w:szCs w:val="18"/>
              </w:rPr>
            </w:pPr>
          </w:p>
        </w:tc>
      </w:tr>
      <w:tr w:rsidR="00545636" w:rsidRPr="00CA0C37" w14:paraId="69908E9F" w14:textId="77777777" w:rsidTr="004E4842">
        <w:trPr>
          <w:trHeight w:hRule="exact" w:val="227"/>
          <w:jc w:val="center"/>
          <w:ins w:id="17871" w:author="Visone Rossana (GSE)" w:date="2025-10-05T19:13:00Z"/>
        </w:trPr>
        <w:tc>
          <w:tcPr>
            <w:tcW w:w="4106" w:type="dxa"/>
            <w:vAlign w:val="center"/>
          </w:tcPr>
          <w:p w14:paraId="02269493" w14:textId="77777777" w:rsidR="00486605" w:rsidRPr="00CA0C37" w:rsidRDefault="00486605" w:rsidP="00E8075C">
            <w:pPr>
              <w:spacing w:after="120"/>
              <w:ind w:left="567"/>
              <w:jc w:val="both"/>
              <w:rPr>
                <w:ins w:id="17872" w:author="Visone Rossana (GSE)" w:date="2025-10-05T19:13:00Z" w16du:dateUtc="2025-10-05T17:13:00Z"/>
                <w:rFonts w:cs="Calibri"/>
                <w:sz w:val="18"/>
                <w:szCs w:val="18"/>
              </w:rPr>
            </w:pPr>
            <w:ins w:id="17873" w:author="Visone Rossana (GSE)" w:date="2025-10-05T19:13:00Z" w16du:dateUtc="2025-10-05T17:13:00Z">
              <w:r w:rsidRPr="00CA0C37">
                <w:rPr>
                  <w:rFonts w:cs="Calibri"/>
                  <w:sz w:val="18"/>
                  <w:szCs w:val="18"/>
                </w:rPr>
                <w:t>Esterno</w:t>
              </w:r>
            </w:ins>
          </w:p>
        </w:tc>
        <w:tc>
          <w:tcPr>
            <w:tcW w:w="1626" w:type="dxa"/>
          </w:tcPr>
          <w:p w14:paraId="1D1E87DF" w14:textId="76BDAFF5" w:rsidR="00486605" w:rsidRPr="00CA0C37" w:rsidRDefault="00486605" w:rsidP="00E8075C">
            <w:pPr>
              <w:spacing w:after="120"/>
              <w:jc w:val="both"/>
              <w:rPr>
                <w:ins w:id="17874" w:author="Visone Rossana (GSE)" w:date="2025-10-05T19:13:00Z" w16du:dateUtc="2025-10-05T17:13:00Z"/>
                <w:rFonts w:cs="Calibri"/>
                <w:sz w:val="18"/>
                <w:szCs w:val="18"/>
              </w:rPr>
            </w:pPr>
            <w:ins w:id="17875" w:author="Visone Rossana (GSE)" w:date="2025-10-05T19:13:00Z" w16du:dateUtc="2025-10-05T17:13:00Z">
              <w:r w:rsidRPr="00CA0C37">
                <w:rPr>
                  <w:rFonts w:cs="Calibri"/>
                  <w:sz w:val="18"/>
                  <w:szCs w:val="18"/>
                </w:rPr>
                <w:t>40 (*) (**)</w:t>
              </w:r>
            </w:ins>
            <w:ins w:id="17876" w:author="Visone Rossana (GSE)" w:date="2025-10-05T19:21:00Z" w16du:dateUtc="2025-10-05T17:21:00Z">
              <w:r w:rsidR="004E4842">
                <w:rPr>
                  <w:rFonts w:cs="Calibri"/>
                  <w:sz w:val="18"/>
                  <w:szCs w:val="18"/>
                </w:rPr>
                <w:t>(***)</w:t>
              </w:r>
            </w:ins>
          </w:p>
        </w:tc>
        <w:tc>
          <w:tcPr>
            <w:tcW w:w="1208" w:type="dxa"/>
            <w:vAlign w:val="center"/>
          </w:tcPr>
          <w:p w14:paraId="374F3FE5" w14:textId="1A1687F9" w:rsidR="00486605" w:rsidRPr="00CA0C37" w:rsidRDefault="008105B4" w:rsidP="00E8075C">
            <w:pPr>
              <w:spacing w:after="120"/>
              <w:jc w:val="both"/>
              <w:rPr>
                <w:ins w:id="17877" w:author="Visone Rossana (GSE)" w:date="2025-10-05T19:13:00Z" w16du:dateUtc="2025-10-05T17:13:00Z"/>
                <w:rFonts w:cs="Calibri"/>
                <w:sz w:val="18"/>
                <w:szCs w:val="18"/>
              </w:rPr>
            </w:pPr>
            <w:ins w:id="17878" w:author="Visone Rossana (GSE)" w:date="2025-10-05T19:23:00Z" w16du:dateUtc="2025-10-05T17:23:00Z">
              <w:r>
                <w:rPr>
                  <w:rFonts w:cs="Calibri"/>
                  <w:sz w:val="18"/>
                  <w:szCs w:val="18"/>
                </w:rPr>
                <w:t>2</w:t>
              </w:r>
            </w:ins>
            <w:ins w:id="17879" w:author="Visone Rossana (GSE)" w:date="2025-10-05T19:13:00Z" w16du:dateUtc="2025-10-05T17:13:00Z">
              <w:r w:rsidR="00486605" w:rsidRPr="00CA0C37">
                <w:rPr>
                  <w:rFonts w:cs="Calibri"/>
                  <w:sz w:val="18"/>
                  <w:szCs w:val="18"/>
                </w:rPr>
                <w:t>00 €/m</w:t>
              </w:r>
              <w:r w:rsidR="00486605" w:rsidRPr="00CA0C37">
                <w:rPr>
                  <w:rFonts w:cs="Calibri"/>
                  <w:sz w:val="18"/>
                  <w:szCs w:val="18"/>
                  <w:vertAlign w:val="superscript"/>
                </w:rPr>
                <w:t>2</w:t>
              </w:r>
            </w:ins>
          </w:p>
        </w:tc>
        <w:tc>
          <w:tcPr>
            <w:tcW w:w="0" w:type="auto"/>
            <w:vMerge/>
            <w:vAlign w:val="center"/>
          </w:tcPr>
          <w:p w14:paraId="7653026A" w14:textId="77777777" w:rsidR="00486605" w:rsidRPr="00CA0C37" w:rsidRDefault="00486605" w:rsidP="00E8075C">
            <w:pPr>
              <w:spacing w:after="120"/>
              <w:jc w:val="both"/>
              <w:rPr>
                <w:ins w:id="17880" w:author="Visone Rossana (GSE)" w:date="2025-10-05T19:13:00Z" w16du:dateUtc="2025-10-05T17:13:00Z"/>
                <w:rFonts w:cs="Calibri"/>
                <w:sz w:val="18"/>
                <w:szCs w:val="18"/>
              </w:rPr>
            </w:pPr>
          </w:p>
        </w:tc>
      </w:tr>
      <w:tr w:rsidR="00545636" w:rsidRPr="00CA0C37" w14:paraId="60914653" w14:textId="77777777" w:rsidTr="004E4842">
        <w:trPr>
          <w:trHeight w:hRule="exact" w:val="227"/>
          <w:jc w:val="center"/>
          <w:ins w:id="17881" w:author="Visone Rossana (GSE)" w:date="2025-10-05T19:13:00Z"/>
        </w:trPr>
        <w:tc>
          <w:tcPr>
            <w:tcW w:w="4106" w:type="dxa"/>
            <w:vAlign w:val="center"/>
          </w:tcPr>
          <w:p w14:paraId="69BC5C2D" w14:textId="77777777" w:rsidR="00486605" w:rsidRPr="00CA0C37" w:rsidRDefault="00486605" w:rsidP="00E8075C">
            <w:pPr>
              <w:spacing w:after="120"/>
              <w:ind w:left="567"/>
              <w:jc w:val="both"/>
              <w:rPr>
                <w:ins w:id="17882" w:author="Visone Rossana (GSE)" w:date="2025-10-05T19:13:00Z" w16du:dateUtc="2025-10-05T17:13:00Z"/>
                <w:rFonts w:cs="Calibri"/>
                <w:sz w:val="18"/>
                <w:szCs w:val="18"/>
              </w:rPr>
            </w:pPr>
            <w:ins w:id="17883" w:author="Visone Rossana (GSE)" w:date="2025-10-05T19:13:00Z" w16du:dateUtc="2025-10-05T17:13:00Z">
              <w:r w:rsidRPr="00CA0C37">
                <w:rPr>
                  <w:rFonts w:cs="Calibri"/>
                  <w:sz w:val="18"/>
                  <w:szCs w:val="18"/>
                </w:rPr>
                <w:t>Interno</w:t>
              </w:r>
            </w:ins>
          </w:p>
        </w:tc>
        <w:tc>
          <w:tcPr>
            <w:tcW w:w="1626" w:type="dxa"/>
          </w:tcPr>
          <w:p w14:paraId="7A291232" w14:textId="6614414A" w:rsidR="00486605" w:rsidRPr="00CA0C37" w:rsidRDefault="00486605" w:rsidP="00E8075C">
            <w:pPr>
              <w:spacing w:after="120"/>
              <w:jc w:val="both"/>
              <w:rPr>
                <w:ins w:id="17884" w:author="Visone Rossana (GSE)" w:date="2025-10-05T19:13:00Z" w16du:dateUtc="2025-10-05T17:13:00Z"/>
                <w:rFonts w:cs="Calibri"/>
                <w:sz w:val="18"/>
                <w:szCs w:val="18"/>
              </w:rPr>
            </w:pPr>
            <w:ins w:id="17885" w:author="Visone Rossana (GSE)" w:date="2025-10-05T19:13:00Z" w16du:dateUtc="2025-10-05T17:13:00Z">
              <w:r w:rsidRPr="00CA0C37">
                <w:rPr>
                  <w:rFonts w:cs="Calibri"/>
                  <w:sz w:val="18"/>
                  <w:szCs w:val="18"/>
                </w:rPr>
                <w:t>40 (*) (**)</w:t>
              </w:r>
            </w:ins>
            <w:ins w:id="17886" w:author="Visone Rossana (GSE)" w:date="2025-10-05T19:21:00Z" w16du:dateUtc="2025-10-05T17:21:00Z">
              <w:r w:rsidR="004E4842">
                <w:rPr>
                  <w:rFonts w:cs="Calibri"/>
                  <w:sz w:val="18"/>
                  <w:szCs w:val="18"/>
                </w:rPr>
                <w:t>(***)</w:t>
              </w:r>
            </w:ins>
          </w:p>
        </w:tc>
        <w:tc>
          <w:tcPr>
            <w:tcW w:w="1208" w:type="dxa"/>
            <w:vAlign w:val="center"/>
          </w:tcPr>
          <w:p w14:paraId="14ABFEEE" w14:textId="3D185562" w:rsidR="00486605" w:rsidRPr="00CA0C37" w:rsidRDefault="008105B4" w:rsidP="00E8075C">
            <w:pPr>
              <w:spacing w:after="120"/>
              <w:jc w:val="both"/>
              <w:rPr>
                <w:ins w:id="17887" w:author="Visone Rossana (GSE)" w:date="2025-10-05T19:13:00Z" w16du:dateUtc="2025-10-05T17:13:00Z"/>
                <w:rFonts w:cs="Calibri"/>
                <w:sz w:val="18"/>
                <w:szCs w:val="18"/>
              </w:rPr>
            </w:pPr>
            <w:ins w:id="17888" w:author="Visone Rossana (GSE)" w:date="2025-10-05T19:23:00Z" w16du:dateUtc="2025-10-05T17:23:00Z">
              <w:r>
                <w:rPr>
                  <w:rFonts w:cs="Calibri"/>
                  <w:sz w:val="18"/>
                  <w:szCs w:val="18"/>
                </w:rPr>
                <w:t>10</w:t>
              </w:r>
            </w:ins>
            <w:ins w:id="17889" w:author="Visone Rossana (GSE)" w:date="2025-10-05T19:13:00Z" w16du:dateUtc="2025-10-05T17:13:00Z">
              <w:r w:rsidR="00486605" w:rsidRPr="00CA0C37">
                <w:rPr>
                  <w:rFonts w:cs="Calibri"/>
                  <w:sz w:val="18"/>
                  <w:szCs w:val="18"/>
                </w:rPr>
                <w:t>0 €/m</w:t>
              </w:r>
              <w:r w:rsidR="00486605" w:rsidRPr="00CA0C37">
                <w:rPr>
                  <w:rFonts w:cs="Calibri"/>
                  <w:sz w:val="18"/>
                  <w:szCs w:val="18"/>
                  <w:vertAlign w:val="superscript"/>
                </w:rPr>
                <w:t>2</w:t>
              </w:r>
            </w:ins>
          </w:p>
        </w:tc>
        <w:tc>
          <w:tcPr>
            <w:tcW w:w="0" w:type="auto"/>
            <w:vMerge/>
            <w:vAlign w:val="center"/>
          </w:tcPr>
          <w:p w14:paraId="255FA031" w14:textId="77777777" w:rsidR="00486605" w:rsidRPr="00CA0C37" w:rsidRDefault="00486605" w:rsidP="00E8075C">
            <w:pPr>
              <w:spacing w:after="120"/>
              <w:jc w:val="both"/>
              <w:rPr>
                <w:ins w:id="17890" w:author="Visone Rossana (GSE)" w:date="2025-10-05T19:13:00Z" w16du:dateUtc="2025-10-05T17:13:00Z"/>
                <w:rFonts w:cs="Calibri"/>
                <w:sz w:val="18"/>
                <w:szCs w:val="18"/>
              </w:rPr>
            </w:pPr>
          </w:p>
        </w:tc>
      </w:tr>
      <w:tr w:rsidR="00545636" w:rsidRPr="00CA0C37" w14:paraId="68FF99F6" w14:textId="77777777" w:rsidTr="004E4842">
        <w:trPr>
          <w:trHeight w:hRule="exact" w:val="227"/>
          <w:jc w:val="center"/>
          <w:ins w:id="17891" w:author="Visone Rossana (GSE)" w:date="2025-10-05T19:13:00Z"/>
        </w:trPr>
        <w:tc>
          <w:tcPr>
            <w:tcW w:w="4106" w:type="dxa"/>
            <w:vAlign w:val="center"/>
          </w:tcPr>
          <w:p w14:paraId="4043C5C7" w14:textId="77777777" w:rsidR="00486605" w:rsidRPr="00CA0C37" w:rsidRDefault="00486605" w:rsidP="00E8075C">
            <w:pPr>
              <w:spacing w:after="120"/>
              <w:ind w:left="567"/>
              <w:jc w:val="both"/>
              <w:rPr>
                <w:ins w:id="17892" w:author="Visone Rossana (GSE)" w:date="2025-10-05T19:13:00Z" w16du:dateUtc="2025-10-05T17:13:00Z"/>
                <w:rFonts w:cs="Calibri"/>
                <w:sz w:val="18"/>
                <w:szCs w:val="18"/>
              </w:rPr>
            </w:pPr>
            <w:ins w:id="17893" w:author="Visone Rossana (GSE)" w:date="2025-10-05T19:13:00Z" w16du:dateUtc="2025-10-05T17:13:00Z">
              <w:r w:rsidRPr="00CA0C37">
                <w:rPr>
                  <w:rFonts w:cs="Calibri"/>
                  <w:sz w:val="18"/>
                  <w:szCs w:val="18"/>
                </w:rPr>
                <w:t>Parete ventilata</w:t>
              </w:r>
            </w:ins>
          </w:p>
        </w:tc>
        <w:tc>
          <w:tcPr>
            <w:tcW w:w="1626" w:type="dxa"/>
          </w:tcPr>
          <w:p w14:paraId="03074527" w14:textId="32199451" w:rsidR="00486605" w:rsidRPr="00CA0C37" w:rsidRDefault="00486605" w:rsidP="00E8075C">
            <w:pPr>
              <w:spacing w:after="120"/>
              <w:jc w:val="both"/>
              <w:rPr>
                <w:ins w:id="17894" w:author="Visone Rossana (GSE)" w:date="2025-10-05T19:13:00Z" w16du:dateUtc="2025-10-05T17:13:00Z"/>
                <w:rFonts w:cs="Calibri"/>
                <w:sz w:val="18"/>
                <w:szCs w:val="18"/>
              </w:rPr>
            </w:pPr>
            <w:ins w:id="17895" w:author="Visone Rossana (GSE)" w:date="2025-10-05T19:13:00Z" w16du:dateUtc="2025-10-05T17:13:00Z">
              <w:r w:rsidRPr="00CA0C37">
                <w:rPr>
                  <w:rFonts w:cs="Calibri"/>
                  <w:sz w:val="18"/>
                  <w:szCs w:val="18"/>
                </w:rPr>
                <w:t>40 (*) (**)</w:t>
              </w:r>
            </w:ins>
            <w:ins w:id="17896" w:author="Visone Rossana (GSE)" w:date="2025-10-05T19:21:00Z" w16du:dateUtc="2025-10-05T17:21:00Z">
              <w:r w:rsidR="004E4842">
                <w:rPr>
                  <w:rFonts w:cs="Calibri"/>
                  <w:sz w:val="18"/>
                  <w:szCs w:val="18"/>
                </w:rPr>
                <w:t>(***)</w:t>
              </w:r>
            </w:ins>
          </w:p>
        </w:tc>
        <w:tc>
          <w:tcPr>
            <w:tcW w:w="1208" w:type="dxa"/>
            <w:vAlign w:val="center"/>
          </w:tcPr>
          <w:p w14:paraId="48F4A52F" w14:textId="61D4FF4D" w:rsidR="00486605" w:rsidRPr="00CA0C37" w:rsidRDefault="008105B4" w:rsidP="00E8075C">
            <w:pPr>
              <w:spacing w:after="120"/>
              <w:jc w:val="both"/>
              <w:rPr>
                <w:ins w:id="17897" w:author="Visone Rossana (GSE)" w:date="2025-10-05T19:13:00Z" w16du:dateUtc="2025-10-05T17:13:00Z"/>
                <w:rFonts w:cs="Calibri"/>
                <w:sz w:val="18"/>
                <w:szCs w:val="18"/>
              </w:rPr>
            </w:pPr>
            <w:ins w:id="17898" w:author="Visone Rossana (GSE)" w:date="2025-10-05T19:23:00Z" w16du:dateUtc="2025-10-05T17:23:00Z">
              <w:r>
                <w:rPr>
                  <w:rFonts w:cs="Calibri"/>
                  <w:sz w:val="18"/>
                  <w:szCs w:val="18"/>
                </w:rPr>
                <w:t>2</w:t>
              </w:r>
            </w:ins>
            <w:ins w:id="17899" w:author="Visone Rossana (GSE)" w:date="2025-10-05T19:13:00Z" w16du:dateUtc="2025-10-05T17:13:00Z">
              <w:r w:rsidR="00486605" w:rsidRPr="00CA0C37">
                <w:rPr>
                  <w:rFonts w:cs="Calibri"/>
                  <w:sz w:val="18"/>
                  <w:szCs w:val="18"/>
                </w:rPr>
                <w:t>50 €/m</w:t>
              </w:r>
              <w:r w:rsidR="00486605" w:rsidRPr="00CA0C37">
                <w:rPr>
                  <w:rFonts w:cs="Calibri"/>
                  <w:sz w:val="18"/>
                  <w:szCs w:val="18"/>
                  <w:vertAlign w:val="superscript"/>
                </w:rPr>
                <w:t>2</w:t>
              </w:r>
            </w:ins>
          </w:p>
        </w:tc>
        <w:tc>
          <w:tcPr>
            <w:tcW w:w="0" w:type="auto"/>
            <w:vMerge/>
            <w:vAlign w:val="center"/>
          </w:tcPr>
          <w:p w14:paraId="6C71E8DF" w14:textId="77777777" w:rsidR="00486605" w:rsidRPr="00CA0C37" w:rsidRDefault="00486605" w:rsidP="00E8075C">
            <w:pPr>
              <w:spacing w:after="120"/>
              <w:jc w:val="both"/>
              <w:rPr>
                <w:ins w:id="17900" w:author="Visone Rossana (GSE)" w:date="2025-10-05T19:13:00Z" w16du:dateUtc="2025-10-05T17:13:00Z"/>
                <w:rFonts w:cs="Calibri"/>
                <w:sz w:val="18"/>
                <w:szCs w:val="18"/>
              </w:rPr>
            </w:pPr>
          </w:p>
        </w:tc>
      </w:tr>
    </w:tbl>
    <w:p w14:paraId="30C26263" w14:textId="77777777" w:rsidR="00486605" w:rsidRPr="00CA0C37" w:rsidRDefault="00486605" w:rsidP="00486605">
      <w:pPr>
        <w:spacing w:after="120"/>
        <w:jc w:val="both"/>
        <w:rPr>
          <w:ins w:id="17901" w:author="Visone Rossana (GSE)" w:date="2025-10-05T19:13:00Z" w16du:dateUtc="2025-10-05T17:13:00Z"/>
          <w:bCs/>
          <w:color w:val="000000"/>
          <w:sz w:val="18"/>
          <w:szCs w:val="18"/>
        </w:rPr>
      </w:pPr>
      <w:ins w:id="17902" w:author="Visone Rossana (GSE)" w:date="2025-10-05T19:13:00Z" w16du:dateUtc="2025-10-05T17:13:00Z">
        <w:r w:rsidRPr="00CA0C37">
          <w:rPr>
            <w:bCs/>
            <w:color w:val="000000"/>
            <w:sz w:val="18"/>
            <w:szCs w:val="18"/>
          </w:rPr>
          <w:t>(*) Per interventi realizzati nelle zone climatiche E e F la percentuale incentivata della spesa ammissibile è pari al 50%.</w:t>
        </w:r>
      </w:ins>
    </w:p>
    <w:p w14:paraId="2C4538A6" w14:textId="11FDA086" w:rsidR="00486605" w:rsidRPr="00CA0C37" w:rsidRDefault="00486605" w:rsidP="00486605">
      <w:pPr>
        <w:spacing w:after="120"/>
        <w:jc w:val="both"/>
        <w:rPr>
          <w:ins w:id="17903" w:author="Visone Rossana (GSE)" w:date="2025-10-05T19:13:00Z" w16du:dateUtc="2025-10-05T17:13:00Z"/>
          <w:bCs/>
          <w:sz w:val="18"/>
          <w:szCs w:val="18"/>
        </w:rPr>
      </w:pPr>
      <w:ins w:id="17904" w:author="Visone Rossana (GSE)" w:date="2025-10-05T19:13:00Z" w16du:dateUtc="2025-10-05T17:13:00Z">
        <w:r w:rsidRPr="00CA0C37">
          <w:rPr>
            <w:bCs/>
            <w:color w:val="000000"/>
            <w:sz w:val="18"/>
            <w:szCs w:val="18"/>
          </w:rPr>
          <w:t xml:space="preserve">(**) Per interventi che prevedano, oltre all’isolamento termico delle superfici opache, almeno un intervento, a scelta, tra le tipologie  </w:t>
        </w:r>
      </w:ins>
      <w:commentRangeStart w:id="17905"/>
      <w:ins w:id="17906" w:author="Visone Rossana (GSE)" w:date="2025-10-05T19:24:00Z" w16du:dateUtc="2025-10-05T17:24:00Z">
        <w:r w:rsidR="00F33E31" w:rsidRPr="00204C42">
          <w:rPr>
            <w:bCs/>
            <w:color w:val="000000"/>
            <w:sz w:val="18"/>
            <w:szCs w:val="18"/>
            <w:highlight w:val="yellow"/>
            <w:rPrChange w:id="17907" w:author="Visone Rossana (GSE)" w:date="2025-10-05T19:28:00Z" w16du:dateUtc="2025-10-05T17:28:00Z">
              <w:rPr>
                <w:bCs/>
                <w:color w:val="000000"/>
                <w:sz w:val="18"/>
                <w:szCs w:val="18"/>
              </w:rPr>
            </w:rPrChange>
          </w:rPr>
          <w:t>I</w:t>
        </w:r>
        <w:commentRangeStart w:id="17908"/>
        <w:r w:rsidR="00F33E31" w:rsidRPr="00204C42">
          <w:rPr>
            <w:bCs/>
            <w:color w:val="000000"/>
            <w:sz w:val="18"/>
            <w:szCs w:val="18"/>
            <w:highlight w:val="yellow"/>
            <w:rPrChange w:id="17909" w:author="Visone Rossana (GSE)" w:date="2025-10-05T19:28:00Z" w16du:dateUtc="2025-10-05T17:28:00Z">
              <w:rPr>
                <w:bCs/>
                <w:color w:val="000000"/>
                <w:sz w:val="18"/>
                <w:szCs w:val="18"/>
              </w:rPr>
            </w:rPrChange>
          </w:rPr>
          <w:t>II</w:t>
        </w:r>
      </w:ins>
      <w:ins w:id="17910" w:author="Visone Rossana (GSE)" w:date="2025-10-05T19:13:00Z" w16du:dateUtc="2025-10-05T17:13:00Z">
        <w:r w:rsidRPr="00204C42">
          <w:rPr>
            <w:bCs/>
            <w:color w:val="000000"/>
            <w:sz w:val="18"/>
            <w:szCs w:val="18"/>
            <w:highlight w:val="yellow"/>
            <w:rPrChange w:id="17911" w:author="Visone Rossana (GSE)" w:date="2025-10-05T19:28:00Z" w16du:dateUtc="2025-10-05T17:28:00Z">
              <w:rPr>
                <w:bCs/>
                <w:color w:val="000000"/>
                <w:sz w:val="18"/>
                <w:szCs w:val="18"/>
              </w:rPr>
            </w:rPrChange>
          </w:rPr>
          <w:t xml:space="preserve">.A, </w:t>
        </w:r>
      </w:ins>
      <w:ins w:id="17912" w:author="Visone Rossana (GSE)" w:date="2025-10-05T19:24:00Z" w16du:dateUtc="2025-10-05T17:24:00Z">
        <w:r w:rsidR="00F33E31" w:rsidRPr="00204C42">
          <w:rPr>
            <w:bCs/>
            <w:color w:val="000000"/>
            <w:sz w:val="18"/>
            <w:szCs w:val="18"/>
            <w:highlight w:val="yellow"/>
            <w:rPrChange w:id="17913" w:author="Visone Rossana (GSE)" w:date="2025-10-05T19:28:00Z" w16du:dateUtc="2025-10-05T17:28:00Z">
              <w:rPr>
                <w:bCs/>
                <w:color w:val="000000"/>
                <w:sz w:val="18"/>
                <w:szCs w:val="18"/>
              </w:rPr>
            </w:rPrChange>
          </w:rPr>
          <w:t>III</w:t>
        </w:r>
      </w:ins>
      <w:ins w:id="17914" w:author="Visone Rossana (GSE)" w:date="2025-10-05T19:13:00Z" w16du:dateUtc="2025-10-05T17:13:00Z">
        <w:r w:rsidRPr="00204C42">
          <w:rPr>
            <w:bCs/>
            <w:color w:val="000000"/>
            <w:sz w:val="18"/>
            <w:szCs w:val="18"/>
            <w:highlight w:val="yellow"/>
            <w:rPrChange w:id="17915" w:author="Visone Rossana (GSE)" w:date="2025-10-05T19:28:00Z" w16du:dateUtc="2025-10-05T17:28:00Z">
              <w:rPr>
                <w:bCs/>
                <w:color w:val="000000"/>
                <w:sz w:val="18"/>
                <w:szCs w:val="18"/>
              </w:rPr>
            </w:rPrChange>
          </w:rPr>
          <w:t xml:space="preserve">.B, </w:t>
        </w:r>
      </w:ins>
      <w:ins w:id="17916" w:author="Visone Rossana (GSE)" w:date="2025-10-05T19:24:00Z" w16du:dateUtc="2025-10-05T17:24:00Z">
        <w:r w:rsidR="00AD4661" w:rsidRPr="00204C42">
          <w:rPr>
            <w:bCs/>
            <w:color w:val="000000"/>
            <w:sz w:val="18"/>
            <w:szCs w:val="18"/>
            <w:highlight w:val="yellow"/>
            <w:rPrChange w:id="17917" w:author="Visone Rossana (GSE)" w:date="2025-10-05T19:28:00Z" w16du:dateUtc="2025-10-05T17:28:00Z">
              <w:rPr>
                <w:bCs/>
                <w:color w:val="000000"/>
                <w:sz w:val="18"/>
                <w:szCs w:val="18"/>
              </w:rPr>
            </w:rPrChange>
          </w:rPr>
          <w:t>III</w:t>
        </w:r>
      </w:ins>
      <w:ins w:id="17918" w:author="Visone Rossana (GSE)" w:date="2025-10-05T19:13:00Z" w16du:dateUtc="2025-10-05T17:13:00Z">
        <w:r w:rsidRPr="00204C42">
          <w:rPr>
            <w:bCs/>
            <w:color w:val="000000"/>
            <w:sz w:val="18"/>
            <w:szCs w:val="18"/>
            <w:highlight w:val="yellow"/>
            <w:rPrChange w:id="17919" w:author="Visone Rossana (GSE)" w:date="2025-10-05T19:28:00Z" w16du:dateUtc="2025-10-05T17:28:00Z">
              <w:rPr>
                <w:bCs/>
                <w:color w:val="000000"/>
                <w:sz w:val="18"/>
                <w:szCs w:val="18"/>
              </w:rPr>
            </w:rPrChange>
          </w:rPr>
          <w:t xml:space="preserve">.C, </w:t>
        </w:r>
      </w:ins>
      <w:ins w:id="17920" w:author="Visone Rossana (GSE)" w:date="2025-10-05T19:24:00Z" w16du:dateUtc="2025-10-05T17:24:00Z">
        <w:r w:rsidR="00AD4661" w:rsidRPr="00204C42">
          <w:rPr>
            <w:bCs/>
            <w:color w:val="000000"/>
            <w:sz w:val="18"/>
            <w:szCs w:val="18"/>
            <w:highlight w:val="yellow"/>
            <w:rPrChange w:id="17921" w:author="Visone Rossana (GSE)" w:date="2025-10-05T19:28:00Z" w16du:dateUtc="2025-10-05T17:28:00Z">
              <w:rPr>
                <w:bCs/>
                <w:color w:val="000000"/>
                <w:sz w:val="18"/>
                <w:szCs w:val="18"/>
              </w:rPr>
            </w:rPrChange>
          </w:rPr>
          <w:t>II</w:t>
        </w:r>
      </w:ins>
      <w:ins w:id="17922" w:author="Visone Rossana (GSE)" w:date="2025-10-05T19:25:00Z" w16du:dateUtc="2025-10-05T17:25:00Z">
        <w:r w:rsidR="00AD4661" w:rsidRPr="00204C42">
          <w:rPr>
            <w:bCs/>
            <w:color w:val="000000"/>
            <w:sz w:val="18"/>
            <w:szCs w:val="18"/>
            <w:highlight w:val="yellow"/>
            <w:rPrChange w:id="17923" w:author="Visone Rossana (GSE)" w:date="2025-10-05T19:28:00Z" w16du:dateUtc="2025-10-05T17:28:00Z">
              <w:rPr>
                <w:bCs/>
                <w:color w:val="000000"/>
                <w:sz w:val="18"/>
                <w:szCs w:val="18"/>
              </w:rPr>
            </w:rPrChange>
          </w:rPr>
          <w:t>I</w:t>
        </w:r>
      </w:ins>
      <w:ins w:id="17924" w:author="Visone Rossana (GSE)" w:date="2025-10-05T19:13:00Z" w16du:dateUtc="2025-10-05T17:13:00Z">
        <w:r w:rsidRPr="00204C42">
          <w:rPr>
            <w:bCs/>
            <w:color w:val="000000"/>
            <w:sz w:val="18"/>
            <w:szCs w:val="18"/>
            <w:highlight w:val="yellow"/>
            <w:rPrChange w:id="17925" w:author="Visone Rossana (GSE)" w:date="2025-10-05T19:28:00Z" w16du:dateUtc="2025-10-05T17:28:00Z">
              <w:rPr>
                <w:bCs/>
                <w:color w:val="000000"/>
                <w:sz w:val="18"/>
                <w:szCs w:val="18"/>
              </w:rPr>
            </w:rPrChange>
          </w:rPr>
          <w:t>.E</w:t>
        </w:r>
        <w:r w:rsidRPr="00CA0C37">
          <w:rPr>
            <w:bCs/>
            <w:color w:val="000000"/>
            <w:sz w:val="18"/>
            <w:szCs w:val="18"/>
          </w:rPr>
          <w:t>,</w:t>
        </w:r>
      </w:ins>
      <w:commentRangeEnd w:id="17908"/>
      <w:r w:rsidR="00CF2B6D" w:rsidRPr="00CA0C37">
        <w:rPr>
          <w:rStyle w:val="Rimandocommento"/>
          <w:bCs/>
          <w:color w:val="000000"/>
          <w:sz w:val="18"/>
          <w:szCs w:val="18"/>
        </w:rPr>
        <w:commentReference w:id="17908"/>
      </w:r>
      <w:ins w:id="17926" w:author="Visone Rossana (GSE)" w:date="2025-10-05T19:13:00Z" w16du:dateUtc="2025-10-05T17:13:00Z">
        <w:r w:rsidRPr="00CA0C37">
          <w:rPr>
            <w:bCs/>
            <w:color w:val="000000"/>
            <w:sz w:val="18"/>
            <w:szCs w:val="18"/>
          </w:rPr>
          <w:t xml:space="preserve"> </w:t>
        </w:r>
      </w:ins>
      <w:commentRangeEnd w:id="17905"/>
      <w:ins w:id="17927" w:author="Visone Rossana (GSE)" w:date="2025-10-05T19:28:00Z" w16du:dateUtc="2025-10-05T17:28:00Z">
        <w:r w:rsidR="00204C42" w:rsidRPr="00CA0C37">
          <w:rPr>
            <w:rStyle w:val="Rimandocommento"/>
            <w:bCs/>
            <w:color w:val="000000"/>
            <w:sz w:val="18"/>
            <w:szCs w:val="18"/>
          </w:rPr>
          <w:commentReference w:id="17905"/>
        </w:r>
      </w:ins>
      <w:ins w:id="17928" w:author="Visone Rossana (GSE)" w:date="2025-10-05T19:13:00Z" w16du:dateUtc="2025-10-05T17:13:00Z">
        <w:r w:rsidRPr="00CA0C37">
          <w:rPr>
            <w:bCs/>
            <w:color w:val="000000"/>
            <w:sz w:val="18"/>
            <w:szCs w:val="18"/>
          </w:rPr>
          <w:t xml:space="preserve">la percentuale incentivata della spesa ammissibile è pari al 55%. </w:t>
        </w:r>
      </w:ins>
    </w:p>
    <w:p w14:paraId="769AF31F" w14:textId="6D2718AC" w:rsidR="00486605" w:rsidRDefault="00486605" w:rsidP="00486605">
      <w:pPr>
        <w:spacing w:after="120"/>
        <w:jc w:val="both"/>
        <w:rPr>
          <w:ins w:id="17929" w:author="Visone Rossana (GSE)" w:date="2025-10-05T19:38:00Z" w16du:dateUtc="2025-10-05T17:38:00Z"/>
          <w:i/>
          <w:sz w:val="18"/>
          <w:szCs w:val="18"/>
        </w:rPr>
      </w:pPr>
      <w:ins w:id="17930" w:author="Visone Rossana (GSE)" w:date="2025-10-05T19:13:00Z" w16du:dateUtc="2025-10-05T17:13:00Z">
        <w:r w:rsidRPr="00CA0C37">
          <w:rPr>
            <w:i/>
            <w:sz w:val="18"/>
            <w:szCs w:val="18"/>
          </w:rPr>
          <w:t xml:space="preserve">[I </w:t>
        </w:r>
        <w:r w:rsidRPr="00CA0C37">
          <w:rPr>
            <w:i/>
            <w:sz w:val="18"/>
            <w:szCs w:val="18"/>
            <w:vertAlign w:val="subscript"/>
          </w:rPr>
          <w:t>totale</w:t>
        </w:r>
        <w:r w:rsidRPr="00CA0C37">
          <w:rPr>
            <w:i/>
            <w:sz w:val="18"/>
            <w:szCs w:val="18"/>
          </w:rPr>
          <w:t xml:space="preserve"> = 55% delle spese per l’isolamento termico + (a scelta) </w:t>
        </w:r>
        <w:del w:id="17931" w:author="Visone Rossana (GSE)" w:date="2025-10-17T16:51:00Z" w16du:dateUtc="2025-10-17T14:51:00Z">
          <w:r w:rsidRPr="00CA0C37" w:rsidDel="008C3B41">
            <w:rPr>
              <w:i/>
              <w:sz w:val="18"/>
              <w:szCs w:val="18"/>
            </w:rPr>
            <w:delText xml:space="preserve">55% delle spese per il generatore a condensazione, oppure, + </w:delText>
          </w:r>
        </w:del>
        <w:r w:rsidRPr="00CA0C37">
          <w:rPr>
            <w:i/>
            <w:sz w:val="18"/>
            <w:szCs w:val="18"/>
          </w:rPr>
          <w:t>il contributo secondo lo specifico algoritmo per uno degli interventi</w:t>
        </w:r>
        <w:del w:id="17932" w:author="Visone Rossana (GSE)" w:date="2025-10-17T16:47:00Z" w16du:dateUtc="2025-10-17T14:47:00Z">
          <w:r w:rsidRPr="00CA0C37" w:rsidDel="00546D57">
            <w:rPr>
              <w:i/>
              <w:sz w:val="18"/>
              <w:szCs w:val="18"/>
            </w:rPr>
            <w:delText xml:space="preserve"> di categoria 2</w:delText>
          </w:r>
        </w:del>
      </w:ins>
      <w:ins w:id="17933" w:author="Visone Rossana (GSE)" w:date="2025-10-17T16:47:00Z" w16du:dateUtc="2025-10-17T14:47:00Z">
        <w:r w:rsidR="00546D57">
          <w:rPr>
            <w:i/>
            <w:sz w:val="18"/>
            <w:szCs w:val="18"/>
          </w:rPr>
          <w:t xml:space="preserve"> del Titolo III</w:t>
        </w:r>
        <w:r w:rsidR="008349CB">
          <w:rPr>
            <w:i/>
            <w:sz w:val="18"/>
            <w:szCs w:val="18"/>
          </w:rPr>
          <w:t xml:space="preserve"> nello sp</w:t>
        </w:r>
      </w:ins>
      <w:ins w:id="17934" w:author="Visone Rossana (GSE)" w:date="2025-10-17T16:51:00Z" w16du:dateUtc="2025-10-17T14:51:00Z">
        <w:r w:rsidR="008C3B41">
          <w:rPr>
            <w:i/>
            <w:sz w:val="18"/>
            <w:szCs w:val="18"/>
          </w:rPr>
          <w:t>ecifico</w:t>
        </w:r>
        <w:r w:rsidR="00BC68D1" w:rsidRPr="00BC68D1">
          <w:rPr>
            <w:bCs/>
            <w:color w:val="000000"/>
            <w:sz w:val="18"/>
            <w:szCs w:val="18"/>
            <w:highlight w:val="yellow"/>
          </w:rPr>
          <w:t xml:space="preserve"> </w:t>
        </w:r>
        <w:r w:rsidR="00BC68D1" w:rsidRPr="004A76F1">
          <w:rPr>
            <w:bCs/>
            <w:color w:val="000000"/>
            <w:sz w:val="18"/>
            <w:szCs w:val="18"/>
            <w:highlight w:val="yellow"/>
          </w:rPr>
          <w:t>III.A, III.B, III.C, III.E</w:t>
        </w:r>
      </w:ins>
      <w:ins w:id="17935" w:author="Visone Rossana (GSE)" w:date="2025-10-05T19:13:00Z" w16du:dateUtc="2025-10-05T17:13:00Z">
        <w:r w:rsidRPr="00CA0C37">
          <w:rPr>
            <w:i/>
            <w:sz w:val="18"/>
            <w:szCs w:val="18"/>
          </w:rPr>
          <w:t>]</w:t>
        </w:r>
      </w:ins>
    </w:p>
    <w:p w14:paraId="55367800" w14:textId="575BD557" w:rsidR="009C552F" w:rsidRDefault="001056FE" w:rsidP="009C552F">
      <w:pPr>
        <w:spacing w:after="120"/>
        <w:jc w:val="both"/>
        <w:rPr>
          <w:ins w:id="17936" w:author="Visone Rossana (GSE)" w:date="2025-10-05T19:40:00Z" w16du:dateUtc="2025-10-05T17:40:00Z"/>
          <w:i/>
          <w:sz w:val="18"/>
          <w:szCs w:val="18"/>
        </w:rPr>
      </w:pPr>
      <w:ins w:id="17937" w:author="Visone Rossana (GSE)" w:date="2025-10-05T19:39:00Z" w16du:dateUtc="2025-10-05T17:39:00Z">
        <w:r>
          <w:rPr>
            <w:i/>
            <w:sz w:val="18"/>
            <w:szCs w:val="18"/>
          </w:rPr>
          <w:t>(***)</w:t>
        </w:r>
        <w:r w:rsidR="00270B63">
          <w:rPr>
            <w:i/>
            <w:sz w:val="18"/>
            <w:szCs w:val="18"/>
          </w:rPr>
          <w:t xml:space="preserve"> Per gli interventi realizzati su edifici pubblici di cui all’art. 11, comma 2, del Decreto </w:t>
        </w:r>
        <w:r w:rsidR="002A304F">
          <w:rPr>
            <w:i/>
            <w:sz w:val="18"/>
            <w:szCs w:val="18"/>
          </w:rPr>
          <w:t xml:space="preserve">la percentuale incentivata della spesa ammissibile è </w:t>
        </w:r>
      </w:ins>
      <w:ins w:id="17938" w:author="Visone Rossana (GSE)" w:date="2025-10-05T19:40:00Z" w16du:dateUtc="2025-10-05T17:40:00Z">
        <w:r w:rsidR="002A304F">
          <w:rPr>
            <w:i/>
            <w:sz w:val="18"/>
            <w:szCs w:val="18"/>
          </w:rPr>
          <w:t>pari al 100%</w:t>
        </w:r>
      </w:ins>
      <w:ins w:id="17939" w:author="Visone Rossana (GSE)" w:date="2025-10-23T13:04:00Z" w16du:dateUtc="2025-10-23T11:04:00Z">
        <w:r w:rsidR="00045750">
          <w:rPr>
            <w:i/>
            <w:sz w:val="18"/>
            <w:szCs w:val="18"/>
          </w:rPr>
          <w:t>.</w:t>
        </w:r>
      </w:ins>
      <w:ins w:id="17940" w:author="Visone Rossana (GSE)" w:date="2025-10-05T19:40:00Z" w16du:dateUtc="2025-10-05T17:40:00Z">
        <w:del w:id="17941" w:author="Visone Rossana (GSE)" w:date="2025-10-23T13:04:00Z" w16du:dateUtc="2025-10-23T11:04:00Z">
          <w:r w:rsidR="002A304F" w:rsidDel="00045750">
            <w:rPr>
              <w:i/>
              <w:sz w:val="18"/>
              <w:szCs w:val="18"/>
            </w:rPr>
            <w:delText>,</w:delText>
          </w:r>
          <w:r w:rsidR="002A304F">
            <w:rPr>
              <w:i/>
              <w:sz w:val="18"/>
              <w:szCs w:val="18"/>
            </w:rPr>
            <w:delText xml:space="preserve"> secondo le specificità indicate al precedente paragrafo 4.2</w:delText>
          </w:r>
        </w:del>
        <w:r w:rsidR="002A304F">
          <w:rPr>
            <w:i/>
            <w:sz w:val="18"/>
            <w:szCs w:val="18"/>
          </w:rPr>
          <w:t xml:space="preserve"> </w:t>
        </w:r>
      </w:ins>
    </w:p>
    <w:p w14:paraId="631FF6B6" w14:textId="4D02263D" w:rsidR="00996537" w:rsidRDefault="001056FE">
      <w:pPr>
        <w:spacing w:after="120"/>
        <w:jc w:val="both"/>
        <w:rPr>
          <w:ins w:id="17942" w:author="Visone Rossana (GSE)" w:date="2025-10-23T12:51:00Z" w16du:dateUtc="2025-10-23T10:51:00Z"/>
          <w:sz w:val="22"/>
          <w:szCs w:val="22"/>
        </w:rPr>
      </w:pPr>
      <w:ins w:id="17943" w:author="Visone Rossana (GSE)" w:date="2025-10-05T19:38:00Z" w16du:dateUtc="2025-10-05T17:38:00Z">
        <w:r w:rsidRPr="008120E6">
          <w:rPr>
            <w:sz w:val="22"/>
            <w:szCs w:val="22"/>
            <w:highlight w:val="yellow"/>
            <w:rPrChange w:id="17944" w:author="Visone Rossana (GSE)" w:date="2025-10-05T19:53:00Z" w16du:dateUtc="2025-10-05T17:53:00Z">
              <w:rPr>
                <w:sz w:val="22"/>
                <w:szCs w:val="22"/>
              </w:rPr>
            </w:rPrChange>
          </w:rPr>
          <w:t xml:space="preserve">Si applica, inoltre, </w:t>
        </w:r>
      </w:ins>
      <w:ins w:id="17945" w:author="Visone Rossana (GSE)" w:date="2025-10-05T19:44:00Z" w16du:dateUtc="2025-10-05T17:44:00Z">
        <w:r w:rsidR="00A913D3" w:rsidRPr="008120E6">
          <w:rPr>
            <w:sz w:val="22"/>
            <w:szCs w:val="22"/>
            <w:highlight w:val="yellow"/>
            <w:rPrChange w:id="17946" w:author="Visone Rossana (GSE)" w:date="2025-10-05T19:53:00Z" w16du:dateUtc="2025-10-05T17:53:00Z">
              <w:rPr>
                <w:sz w:val="22"/>
                <w:szCs w:val="22"/>
              </w:rPr>
            </w:rPrChange>
          </w:rPr>
          <w:t xml:space="preserve">una maggiorazione del 10% </w:t>
        </w:r>
      </w:ins>
      <w:ins w:id="17947" w:author="Visone Rossana (GSE)" w:date="2025-10-05T19:46:00Z" w16du:dateUtc="2025-10-05T17:46:00Z">
        <w:r w:rsidR="001C638E" w:rsidRPr="008120E6">
          <w:rPr>
            <w:sz w:val="22"/>
            <w:szCs w:val="22"/>
            <w:highlight w:val="yellow"/>
            <w:rPrChange w:id="17948" w:author="Visone Rossana (GSE)" w:date="2025-10-05T19:53:00Z" w16du:dateUtc="2025-10-05T17:53:00Z">
              <w:rPr>
                <w:sz w:val="22"/>
                <w:szCs w:val="22"/>
              </w:rPr>
            </w:rPrChange>
          </w:rPr>
          <w:t xml:space="preserve">nel caso in cui </w:t>
        </w:r>
      </w:ins>
      <w:ins w:id="17949" w:author="Visone Rossana (GSE)" w:date="2025-10-12T17:38:00Z" w16du:dateUtc="2025-10-12T15:38:00Z">
        <w:r w:rsidR="00385CBE">
          <w:rPr>
            <w:sz w:val="22"/>
            <w:szCs w:val="22"/>
            <w:highlight w:val="yellow"/>
          </w:rPr>
          <w:t xml:space="preserve">gli </w:t>
        </w:r>
        <w:r w:rsidR="00385CBE" w:rsidRPr="00445E93">
          <w:rPr>
            <w:b/>
            <w:bCs/>
            <w:sz w:val="22"/>
            <w:szCs w:val="22"/>
            <w:highlight w:val="yellow"/>
            <w:rPrChange w:id="17950" w:author="Visone Rossana (GSE)" w:date="2025-10-12T17:39:00Z" w16du:dateUtc="2025-10-12T15:39:00Z">
              <w:rPr>
                <w:sz w:val="22"/>
                <w:szCs w:val="22"/>
                <w:highlight w:val="yellow"/>
              </w:rPr>
            </w:rPrChange>
          </w:rPr>
          <w:t xml:space="preserve">isolanti </w:t>
        </w:r>
        <w:r w:rsidR="00385CBE">
          <w:rPr>
            <w:sz w:val="22"/>
            <w:szCs w:val="22"/>
            <w:highlight w:val="yellow"/>
          </w:rPr>
          <w:t>installati</w:t>
        </w:r>
      </w:ins>
      <w:ins w:id="17951" w:author="Visone Rossana (GSE)" w:date="2025-10-12T17:40:00Z" w16du:dateUtc="2025-10-12T15:40:00Z">
        <w:r w:rsidR="00445E93">
          <w:rPr>
            <w:sz w:val="22"/>
            <w:szCs w:val="22"/>
            <w:highlight w:val="yellow"/>
          </w:rPr>
          <w:t>,</w:t>
        </w:r>
      </w:ins>
      <w:ins w:id="17952" w:author="Visone Rossana (GSE)" w:date="2025-10-12T17:38:00Z" w16du:dateUtc="2025-10-12T15:38:00Z">
        <w:r w:rsidR="00385CBE">
          <w:rPr>
            <w:sz w:val="22"/>
            <w:szCs w:val="22"/>
            <w:highlight w:val="yellow"/>
          </w:rPr>
          <w:t xml:space="preserve"> </w:t>
        </w:r>
      </w:ins>
      <w:ins w:id="17953" w:author="Visone Rossana (GSE)" w:date="2025-10-12T17:39:00Z" w16du:dateUtc="2025-10-12T15:39:00Z">
        <w:r w:rsidR="00445E93" w:rsidRPr="009A7E3B">
          <w:rPr>
            <w:sz w:val="22"/>
            <w:szCs w:val="22"/>
            <w:highlight w:val="yellow"/>
          </w:rPr>
          <w:t>sulle strutture opache orizzontali</w:t>
        </w:r>
        <w:r w:rsidR="00445E93">
          <w:rPr>
            <w:sz w:val="22"/>
            <w:szCs w:val="22"/>
            <w:highlight w:val="yellow"/>
          </w:rPr>
          <w:t>/</w:t>
        </w:r>
        <w:r w:rsidR="00445E93" w:rsidRPr="009A7E3B">
          <w:rPr>
            <w:sz w:val="22"/>
            <w:szCs w:val="22"/>
            <w:highlight w:val="yellow"/>
          </w:rPr>
          <w:t>verticali oggetto di isolament</w:t>
        </w:r>
        <w:r w:rsidR="00445E93">
          <w:rPr>
            <w:sz w:val="22"/>
            <w:szCs w:val="22"/>
            <w:highlight w:val="yellow"/>
          </w:rPr>
          <w:t xml:space="preserve">o </w:t>
        </w:r>
      </w:ins>
      <w:ins w:id="17954" w:author="Visone Rossana (GSE)" w:date="2025-10-12T17:40:00Z" w16du:dateUtc="2025-10-12T15:40:00Z">
        <w:r w:rsidR="00445E93">
          <w:rPr>
            <w:sz w:val="22"/>
            <w:szCs w:val="22"/>
            <w:highlight w:val="yellow"/>
          </w:rPr>
          <w:t xml:space="preserve">termico, </w:t>
        </w:r>
      </w:ins>
      <w:ins w:id="17955" w:author="Visone Rossana (GSE)" w:date="2025-10-05T19:46:00Z" w16du:dateUtc="2025-10-05T17:46:00Z">
        <w:del w:id="17956" w:author="Visone Rossana (GSE)" w:date="2025-10-12T17:38:00Z" w16du:dateUtc="2025-10-12T15:38:00Z">
          <w:r w:rsidR="001C638E" w:rsidRPr="008120E6" w:rsidDel="00385CBE">
            <w:rPr>
              <w:sz w:val="22"/>
              <w:szCs w:val="22"/>
              <w:highlight w:val="yellow"/>
              <w:rPrChange w:id="17957" w:author="Visone Rossana (GSE)" w:date="2025-10-05T19:53:00Z" w16du:dateUtc="2025-10-05T17:53:00Z">
                <w:rPr>
                  <w:sz w:val="22"/>
                  <w:szCs w:val="22"/>
                </w:rPr>
              </w:rPrChange>
            </w:rPr>
            <w:delText xml:space="preserve">i </w:delText>
          </w:r>
        </w:del>
        <w:del w:id="17958" w:author="Visone Rossana (GSE)" w:date="2025-10-12T17:39:00Z" w16du:dateUtc="2025-10-12T15:39:00Z">
          <w:r w:rsidR="001C638E" w:rsidRPr="008120E6" w:rsidDel="00445E93">
            <w:rPr>
              <w:sz w:val="22"/>
              <w:szCs w:val="22"/>
              <w:highlight w:val="yellow"/>
              <w:rPrChange w:id="17959" w:author="Visone Rossana (GSE)" w:date="2025-10-05T19:53:00Z" w16du:dateUtc="2025-10-05T17:53:00Z">
                <w:rPr>
                  <w:sz w:val="22"/>
                  <w:szCs w:val="22"/>
                </w:rPr>
              </w:rPrChange>
            </w:rPr>
            <w:delText xml:space="preserve">componenti utilizzati </w:delText>
          </w:r>
        </w:del>
      </w:ins>
      <w:ins w:id="17960" w:author="Visone Rossana (GSE)" w:date="2025-10-05T19:48:00Z" w16du:dateUtc="2025-10-05T17:48:00Z">
        <w:del w:id="17961" w:author="Visone Rossana (GSE)" w:date="2025-10-12T17:37:00Z" w16du:dateUtc="2025-10-12T15:37:00Z">
          <w:r w:rsidR="009300B9" w:rsidRPr="008120E6" w:rsidDel="00FB1F52">
            <w:rPr>
              <w:sz w:val="22"/>
              <w:szCs w:val="22"/>
              <w:highlight w:val="yellow"/>
              <w:rPrChange w:id="17962" w:author="Visone Rossana (GSE)" w:date="2025-10-05T19:53:00Z" w16du:dateUtc="2025-10-05T17:53:00Z">
                <w:rPr>
                  <w:sz w:val="22"/>
                  <w:szCs w:val="22"/>
                </w:rPr>
              </w:rPrChange>
            </w:rPr>
            <w:delText>(</w:delText>
          </w:r>
        </w:del>
      </w:ins>
      <w:ins w:id="17963" w:author="Visone Rossana (GSE)" w:date="2025-10-05T19:49:00Z" w16du:dateUtc="2025-10-05T17:49:00Z">
        <w:del w:id="17964" w:author="Visone Rossana (GSE)" w:date="2025-10-12T17:39:00Z" w16du:dateUtc="2025-10-12T15:39:00Z">
          <w:r w:rsidR="006E09D9" w:rsidRPr="008120E6" w:rsidDel="00445E93">
            <w:rPr>
              <w:sz w:val="22"/>
              <w:szCs w:val="22"/>
              <w:highlight w:val="yellow"/>
              <w:rPrChange w:id="17965" w:author="Visone Rossana (GSE)" w:date="2025-10-05T19:53:00Z" w16du:dateUtc="2025-10-05T17:53:00Z">
                <w:rPr>
                  <w:sz w:val="22"/>
                  <w:szCs w:val="22"/>
                </w:rPr>
              </w:rPrChange>
            </w:rPr>
            <w:delText xml:space="preserve">quali </w:delText>
          </w:r>
        </w:del>
      </w:ins>
      <w:ins w:id="17966" w:author="Visone Rossana (GSE)" w:date="2025-10-05T19:51:00Z" w16du:dateUtc="2025-10-05T17:51:00Z">
        <w:del w:id="17967" w:author="Visone Rossana (GSE)" w:date="2025-10-12T17:39:00Z" w16du:dateUtc="2025-10-12T15:39:00Z">
          <w:r w:rsidR="00B77873" w:rsidRPr="008120E6" w:rsidDel="00445E93">
            <w:rPr>
              <w:sz w:val="22"/>
              <w:szCs w:val="22"/>
              <w:highlight w:val="yellow"/>
              <w:rPrChange w:id="17968" w:author="Visone Rossana (GSE)" w:date="2025-10-05T19:53:00Z" w16du:dateUtc="2025-10-05T17:53:00Z">
                <w:rPr>
                  <w:sz w:val="22"/>
                  <w:szCs w:val="22"/>
                </w:rPr>
              </w:rPrChange>
            </w:rPr>
            <w:delText>“</w:delText>
          </w:r>
        </w:del>
      </w:ins>
      <w:ins w:id="17969" w:author="Visone Rossana (GSE)" w:date="2025-10-05T19:48:00Z" w16du:dateUtc="2025-10-05T17:48:00Z">
        <w:del w:id="17970" w:author="Visone Rossana (GSE)" w:date="2025-10-12T17:39:00Z" w16du:dateUtc="2025-10-12T15:39:00Z">
          <w:r w:rsidR="009300B9" w:rsidRPr="008120E6" w:rsidDel="00445E93">
            <w:rPr>
              <w:sz w:val="22"/>
              <w:szCs w:val="22"/>
              <w:highlight w:val="yellow"/>
              <w:rPrChange w:id="17971" w:author="Visone Rossana (GSE)" w:date="2025-10-05T19:53:00Z" w16du:dateUtc="2025-10-05T17:53:00Z">
                <w:rPr>
                  <w:sz w:val="22"/>
                  <w:szCs w:val="22"/>
                </w:rPr>
              </w:rPrChange>
            </w:rPr>
            <w:delText>isolanti</w:delText>
          </w:r>
        </w:del>
      </w:ins>
      <w:ins w:id="17972" w:author="Visone Rossana (GSE)" w:date="2025-10-05T19:51:00Z" w16du:dateUtc="2025-10-05T17:51:00Z">
        <w:del w:id="17973" w:author="Visone Rossana (GSE)" w:date="2025-10-12T17:39:00Z" w16du:dateUtc="2025-10-12T15:39:00Z">
          <w:r w:rsidR="00B77873" w:rsidRPr="008120E6" w:rsidDel="00445E93">
            <w:rPr>
              <w:sz w:val="22"/>
              <w:szCs w:val="22"/>
              <w:highlight w:val="yellow"/>
              <w:rPrChange w:id="17974" w:author="Visone Rossana (GSE)" w:date="2025-10-05T19:53:00Z" w16du:dateUtc="2025-10-05T17:53:00Z">
                <w:rPr>
                  <w:sz w:val="22"/>
                  <w:szCs w:val="22"/>
                </w:rPr>
              </w:rPrChange>
            </w:rPr>
            <w:delText xml:space="preserve">” materiali </w:delText>
          </w:r>
        </w:del>
      </w:ins>
      <w:ins w:id="17975" w:author="Visone Rossana (GSE)" w:date="2025-10-05T19:52:00Z" w16du:dateUtc="2025-10-05T17:52:00Z">
        <w:del w:id="17976" w:author="Visone Rossana (GSE)" w:date="2025-10-12T17:39:00Z" w16du:dateUtc="2025-10-12T15:39:00Z">
          <w:r w:rsidR="00B77873" w:rsidRPr="008120E6" w:rsidDel="00445E93">
            <w:rPr>
              <w:sz w:val="22"/>
              <w:szCs w:val="22"/>
              <w:highlight w:val="yellow"/>
              <w:rPrChange w:id="17977" w:author="Visone Rossana (GSE)" w:date="2025-10-05T19:53:00Z" w16du:dateUtc="2025-10-05T17:53:00Z">
                <w:rPr>
                  <w:sz w:val="22"/>
                  <w:szCs w:val="22"/>
                </w:rPr>
              </w:rPrChange>
            </w:rPr>
            <w:delText>di bassa conducibilità termica</w:delText>
          </w:r>
          <w:r w:rsidR="008120E6" w:rsidRPr="008120E6" w:rsidDel="00445E93">
            <w:rPr>
              <w:sz w:val="22"/>
              <w:szCs w:val="22"/>
              <w:highlight w:val="yellow"/>
              <w:rPrChange w:id="17978" w:author="Visone Rossana (GSE)" w:date="2025-10-05T19:53:00Z" w16du:dateUtc="2025-10-05T17:53:00Z">
                <w:rPr>
                  <w:sz w:val="22"/>
                  <w:szCs w:val="22"/>
                </w:rPr>
              </w:rPrChange>
            </w:rPr>
            <w:delText xml:space="preserve"> installati sulle strutture opache orizzontali e/o verticali</w:delText>
          </w:r>
        </w:del>
      </w:ins>
      <w:ins w:id="17979" w:author="Visone Rossana (GSE)" w:date="2025-10-05T19:53:00Z" w16du:dateUtc="2025-10-05T17:53:00Z">
        <w:del w:id="17980" w:author="Visone Rossana (GSE)" w:date="2025-10-12T17:39:00Z" w16du:dateUtc="2025-10-12T15:39:00Z">
          <w:r w:rsidR="008120E6" w:rsidRPr="008120E6" w:rsidDel="00445E93">
            <w:rPr>
              <w:sz w:val="22"/>
              <w:szCs w:val="22"/>
              <w:highlight w:val="yellow"/>
              <w:rPrChange w:id="17981" w:author="Visone Rossana (GSE)" w:date="2025-10-05T19:53:00Z" w16du:dateUtc="2025-10-05T17:53:00Z">
                <w:rPr>
                  <w:sz w:val="22"/>
                  <w:szCs w:val="22"/>
                </w:rPr>
              </w:rPrChange>
            </w:rPr>
            <w:delText xml:space="preserve"> oggetto di isolamento</w:delText>
          </w:r>
        </w:del>
      </w:ins>
      <w:ins w:id="17982" w:author="Visone Rossana (GSE)" w:date="2025-10-05T19:51:00Z" w16du:dateUtc="2025-10-05T17:51:00Z">
        <w:del w:id="17983" w:author="Visone Rossana (GSE)" w:date="2025-10-12T17:39:00Z" w16du:dateUtc="2025-10-12T15:39:00Z">
          <w:r w:rsidR="00AD0AAA" w:rsidRPr="008120E6" w:rsidDel="00445E93">
            <w:rPr>
              <w:sz w:val="22"/>
              <w:szCs w:val="22"/>
              <w:highlight w:val="yellow"/>
              <w:rPrChange w:id="17984" w:author="Visone Rossana (GSE)" w:date="2025-10-05T19:53:00Z" w16du:dateUtc="2025-10-05T17:53:00Z">
                <w:rPr>
                  <w:sz w:val="22"/>
                  <w:szCs w:val="22"/>
                </w:rPr>
              </w:rPrChange>
            </w:rPr>
            <w:delText xml:space="preserve"> </w:delText>
          </w:r>
        </w:del>
      </w:ins>
      <w:ins w:id="17985" w:author="Visone Rossana (GSE)" w:date="2025-10-05T19:48:00Z" w16du:dateUtc="2025-10-05T17:48:00Z">
        <w:del w:id="17986" w:author="Visone Rossana (GSE)" w:date="2025-10-12T17:39:00Z" w16du:dateUtc="2025-10-12T15:39:00Z">
          <w:r w:rsidR="009300B9" w:rsidRPr="008120E6" w:rsidDel="00445E93">
            <w:rPr>
              <w:sz w:val="22"/>
              <w:szCs w:val="22"/>
              <w:highlight w:val="yellow"/>
              <w:rPrChange w:id="17987" w:author="Visone Rossana (GSE)" w:date="2025-10-05T19:53:00Z" w16du:dateUtc="2025-10-05T17:53:00Z">
                <w:rPr>
                  <w:sz w:val="22"/>
                  <w:szCs w:val="22"/>
                </w:rPr>
              </w:rPrChange>
            </w:rPr>
            <w:delText xml:space="preserve">) </w:delText>
          </w:r>
        </w:del>
      </w:ins>
      <w:ins w:id="17988" w:author="Visone Rossana (GSE)" w:date="2025-10-05T19:46:00Z" w16du:dateUtc="2025-10-05T17:46:00Z">
        <w:r w:rsidR="00CC48F7" w:rsidRPr="008120E6">
          <w:rPr>
            <w:sz w:val="22"/>
            <w:szCs w:val="22"/>
            <w:highlight w:val="yellow"/>
            <w:rPrChange w:id="17989" w:author="Visone Rossana (GSE)" w:date="2025-10-05T19:53:00Z" w16du:dateUtc="2025-10-05T17:53:00Z">
              <w:rPr>
                <w:sz w:val="22"/>
                <w:szCs w:val="22"/>
              </w:rPr>
            </w:rPrChange>
          </w:rPr>
          <w:t>sian</w:t>
        </w:r>
      </w:ins>
      <w:ins w:id="17990" w:author="Visone Rossana (GSE)" w:date="2025-10-05T19:47:00Z" w16du:dateUtc="2025-10-05T17:47:00Z">
        <w:r w:rsidR="00CC48F7" w:rsidRPr="008120E6">
          <w:rPr>
            <w:sz w:val="22"/>
            <w:szCs w:val="22"/>
            <w:highlight w:val="yellow"/>
            <w:rPrChange w:id="17991" w:author="Visone Rossana (GSE)" w:date="2025-10-05T19:53:00Z" w16du:dateUtc="2025-10-05T17:53:00Z">
              <w:rPr>
                <w:sz w:val="22"/>
                <w:szCs w:val="22"/>
              </w:rPr>
            </w:rPrChange>
          </w:rPr>
          <w:t>o prodotti nell’Unione Europea</w:t>
        </w:r>
      </w:ins>
      <w:ins w:id="17992" w:author="Visone Rossana (GSE)" w:date="2025-10-05T19:53:00Z" w16du:dateUtc="2025-10-05T17:53:00Z">
        <w:r w:rsidR="008120E6">
          <w:rPr>
            <w:sz w:val="22"/>
            <w:szCs w:val="22"/>
          </w:rPr>
          <w:t>.</w:t>
        </w:r>
      </w:ins>
    </w:p>
    <w:p w14:paraId="65F0178D" w14:textId="409FB7A1" w:rsidR="00241A4D" w:rsidRPr="00D93419" w:rsidRDefault="00BC6826">
      <w:pPr>
        <w:spacing w:after="120"/>
        <w:jc w:val="both"/>
        <w:rPr>
          <w:ins w:id="17993" w:author="Visone Rossana (GSE)" w:date="2025-10-23T13:00:00Z" w16du:dateUtc="2025-10-23T11:00:00Z"/>
          <w:rFonts w:ascii="Calibri" w:hAnsi="Calibri" w:cs="Calibri"/>
          <w:sz w:val="22"/>
          <w:szCs w:val="22"/>
        </w:rPr>
        <w:pPrChange w:id="17994" w:author="Visone Rossana (GSE)" w:date="2025-10-23T13:01:00Z" w16du:dateUtc="2025-10-23T11:01:00Z">
          <w:pPr>
            <w:spacing w:after="120" w:line="276" w:lineRule="auto"/>
            <w:jc w:val="both"/>
          </w:pPr>
        </w:pPrChange>
      </w:pPr>
      <w:ins w:id="17995" w:author="Visone Rossana (GSE)" w:date="2025-10-23T12:56:00Z">
        <w:r w:rsidRPr="00BC6826">
          <w:rPr>
            <w:sz w:val="22"/>
            <w:szCs w:val="22"/>
          </w:rPr>
          <w:t>A</w:t>
        </w:r>
      </w:ins>
      <w:ins w:id="17996" w:author="Visone Rossana (GSE)" w:date="2025-10-23T13:00:00Z" w16du:dateUtc="2025-10-23T11:00:00Z">
        <w:r w:rsidR="00DE0A9C">
          <w:rPr>
            <w:sz w:val="22"/>
            <w:szCs w:val="22"/>
          </w:rPr>
          <w:t xml:space="preserve">nche con </w:t>
        </w:r>
      </w:ins>
      <w:ins w:id="17997" w:author="Visone Rossana (GSE)" w:date="2025-10-23T12:56:00Z">
        <w:del w:id="17998" w:author="Visone Rossana (GSE)" w:date="2025-10-23T13:00:00Z" w16du:dateUtc="2025-10-23T11:00:00Z">
          <w:r w:rsidRPr="00BC6826" w:rsidDel="00DE0A9C">
            <w:rPr>
              <w:sz w:val="22"/>
              <w:szCs w:val="22"/>
            </w:rPr>
            <w:delText xml:space="preserve"> prescindere delle </w:delText>
          </w:r>
        </w:del>
      </w:ins>
      <w:ins w:id="17999" w:author="Visone Rossana (GSE)" w:date="2025-10-23T13:00:00Z" w16du:dateUtc="2025-10-23T11:00:00Z">
        <w:r w:rsidR="00DE0A9C">
          <w:rPr>
            <w:sz w:val="22"/>
            <w:szCs w:val="22"/>
          </w:rPr>
          <w:t xml:space="preserve">l’applicazione delle </w:t>
        </w:r>
      </w:ins>
      <w:ins w:id="18000" w:author="Visone Rossana (GSE)" w:date="2025-10-23T12:56:00Z">
        <w:r w:rsidRPr="00BC6826">
          <w:rPr>
            <w:sz w:val="22"/>
            <w:szCs w:val="22"/>
          </w:rPr>
          <w:t>premialità previste</w:t>
        </w:r>
      </w:ins>
      <w:ins w:id="18001" w:author="Visone Rossana (GSE)" w:date="2025-10-23T13:01:00Z" w16du:dateUtc="2025-10-23T11:01:00Z">
        <w:r w:rsidR="00DE0A9C">
          <w:rPr>
            <w:sz w:val="22"/>
            <w:szCs w:val="22"/>
          </w:rPr>
          <w:t xml:space="preserve">, </w:t>
        </w:r>
      </w:ins>
      <w:ins w:id="18002" w:author="Visone Rossana (GSE)" w:date="2025-10-23T12:56:00Z">
        <w:del w:id="18003" w:author="Visone Rossana (GSE)" w:date="2025-10-23T13:01:00Z" w16du:dateUtc="2025-10-23T11:01:00Z">
          <w:r w:rsidRPr="00BC6826" w:rsidDel="00DE0A9C">
            <w:rPr>
              <w:sz w:val="22"/>
              <w:szCs w:val="22"/>
            </w:rPr>
            <w:delText>, permane il CAP del 65% massimo di incentivazione delle spese ammissibili e del 100 %</w:delText>
          </w:r>
        </w:del>
      </w:ins>
      <w:ins w:id="18004" w:author="Visone Rossana (GSE)" w:date="2025-10-23T12:57:00Z" w16du:dateUtc="2025-10-23T10:57:00Z">
        <w:del w:id="18005" w:author="Visone Rossana (GSE)" w:date="2025-10-23T13:01:00Z" w16du:dateUtc="2025-10-23T11:01:00Z">
          <w:r w:rsidR="009614F5" w:rsidDel="00DE0A9C">
            <w:rPr>
              <w:sz w:val="22"/>
              <w:szCs w:val="22"/>
            </w:rPr>
            <w:delText xml:space="preserve"> </w:delText>
          </w:r>
        </w:del>
      </w:ins>
      <w:ins w:id="18006" w:author="Visone Rossana (GSE)" w:date="2025-10-23T13:01:00Z" w16du:dateUtc="2025-10-23T11:01:00Z">
        <w:r w:rsidR="00DE0A9C">
          <w:rPr>
            <w:sz w:val="22"/>
            <w:szCs w:val="22"/>
          </w:rPr>
          <w:t>l</w:t>
        </w:r>
      </w:ins>
      <w:ins w:id="18007" w:author="Visone Rossana (GSE)" w:date="2025-10-23T13:00:00Z" w16du:dateUtc="2025-10-23T11:00:00Z">
        <w:r w:rsidR="00241A4D" w:rsidRPr="00D93419">
          <w:rPr>
            <w:rFonts w:ascii="Calibri" w:hAnsi="Calibri" w:cs="Calibri"/>
            <w:sz w:val="22"/>
            <w:szCs w:val="22"/>
          </w:rPr>
          <w:t>’ammontare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sidR="00241A4D">
          <w:rPr>
            <w:rFonts w:ascii="Calibri" w:hAnsi="Calibri" w:cs="Calibri"/>
            <w:sz w:val="22"/>
            <w:szCs w:val="22"/>
          </w:rPr>
          <w:t xml:space="preserve"> e agli ETS economici</w:t>
        </w:r>
        <w:r w:rsidR="00241A4D" w:rsidRPr="00D93419">
          <w:rPr>
            <w:rFonts w:ascii="Calibri" w:hAnsi="Calibri" w:cs="Calibri"/>
            <w:sz w:val="22"/>
            <w:szCs w:val="22"/>
          </w:rPr>
          <w:t>.</w:t>
        </w:r>
      </w:ins>
    </w:p>
    <w:p w14:paraId="46C4675F" w14:textId="77777777" w:rsidR="00241A4D" w:rsidRPr="00D93419" w:rsidRDefault="00241A4D" w:rsidP="00241A4D">
      <w:pPr>
        <w:spacing w:line="276" w:lineRule="auto"/>
        <w:jc w:val="both"/>
        <w:rPr>
          <w:ins w:id="18008" w:author="Visone Rossana (GSE)" w:date="2025-10-23T13:00:00Z" w16du:dateUtc="2025-10-23T11:00:00Z"/>
          <w:rFonts w:ascii="Calibri" w:hAnsi="Calibri" w:cs="Calibri"/>
          <w:sz w:val="22"/>
          <w:szCs w:val="22"/>
        </w:rPr>
      </w:pPr>
      <w:ins w:id="18009" w:author="Visone Rossana (GSE)" w:date="2025-10-23T13:00:00Z" w16du:dateUtc="2025-10-23T11:00:00Z">
        <w:r w:rsidRPr="00D93419">
          <w:rPr>
            <w:rFonts w:ascii="Calibri" w:hAnsi="Calibri" w:cs="Calibri"/>
            <w:sz w:val="22"/>
            <w:szCs w:val="22"/>
          </w:rPr>
          <w:t xml:space="preserve">Per gli interventi realizzati su edifici pubblici di cui all’art. 11, comma 2, del Decreto la percentuale incentivata della spesa ammissibile è pari al 100%, </w:t>
        </w:r>
        <w:r w:rsidRPr="00DB3E5A">
          <w:rPr>
            <w:rFonts w:ascii="Calibri" w:hAnsi="Calibri" w:cs="Calibri"/>
            <w:sz w:val="22"/>
            <w:szCs w:val="22"/>
            <w:u w:val="single"/>
            <w:rPrChange w:id="18010" w:author="Visone Rossana (GSE)" w:date="2025-10-23T13:04:00Z" w16du:dateUtc="2025-10-23T11:04:00Z">
              <w:rPr>
                <w:rFonts w:ascii="Calibri" w:hAnsi="Calibri" w:cs="Calibri"/>
                <w:sz w:val="22"/>
                <w:szCs w:val="22"/>
              </w:rPr>
            </w:rPrChange>
          </w:rPr>
          <w:t>secondo le specificità indicate al paragrafo 4.2 delle presenti Regole Applicative</w:t>
        </w:r>
        <w:r w:rsidRPr="00D93419">
          <w:rPr>
            <w:rFonts w:ascii="Calibri" w:hAnsi="Calibri" w:cs="Calibri"/>
            <w:sz w:val="22"/>
            <w:szCs w:val="22"/>
          </w:rPr>
          <w:t>.</w:t>
        </w:r>
      </w:ins>
    </w:p>
    <w:p w14:paraId="282AA744" w14:textId="77777777" w:rsidR="00241A4D" w:rsidRDefault="00241A4D">
      <w:pPr>
        <w:spacing w:after="120"/>
        <w:jc w:val="both"/>
        <w:rPr>
          <w:ins w:id="18011" w:author="Visone Rossana (GSE)" w:date="2025-10-05T19:38:00Z" w16du:dateUtc="2025-10-05T17:38:00Z"/>
          <w:sz w:val="22"/>
          <w:szCs w:val="22"/>
        </w:rPr>
        <w:pPrChange w:id="18012" w:author="Visone Rossana (GSE)" w:date="2025-10-05T19:40:00Z" w16du:dateUtc="2025-10-05T17:40:00Z">
          <w:pPr>
            <w:spacing w:after="120" w:line="276" w:lineRule="auto"/>
            <w:jc w:val="both"/>
          </w:pPr>
        </w:pPrChange>
      </w:pPr>
    </w:p>
    <w:p w14:paraId="3C71818C" w14:textId="21648B5B" w:rsidR="00740A23" w:rsidRDefault="00486605" w:rsidP="00740A23">
      <w:pPr>
        <w:spacing w:after="120" w:line="276" w:lineRule="auto"/>
        <w:jc w:val="both"/>
        <w:rPr>
          <w:ins w:id="18013" w:author="Visone Rossana (GSE)" w:date="2025-10-12T17:40:00Z" w16du:dateUtc="2025-10-12T15:40:00Z"/>
          <w:bCs/>
          <w:sz w:val="22"/>
          <w:szCs w:val="22"/>
        </w:rPr>
      </w:pPr>
      <w:ins w:id="18014" w:author="Visone Rossana (GSE)" w:date="2025-10-05T19:13:00Z" w16du:dateUtc="2025-10-05T17:13:00Z">
        <w:r w:rsidRPr="00AE0DE4">
          <w:rPr>
            <w:sz w:val="22"/>
            <w:szCs w:val="22"/>
            <w:rPrChange w:id="18015" w:author="Visone Rossana (GSE)" w:date="2025-10-05T19:29:00Z" w16du:dateUtc="2025-10-05T17:29:00Z">
              <w:rPr/>
            </w:rPrChange>
          </w:rPr>
          <w:lastRenderedPageBreak/>
          <w:t>Le spese sostenute per la redazione della diagnosi e dell’Attestato di Prestazione Energetica sono incentivate nella misura del 100%</w:t>
        </w:r>
      </w:ins>
      <w:ins w:id="18016" w:author="Visone Rossana (GSE)" w:date="2025-10-17T17:30:00Z" w16du:dateUtc="2025-10-17T15:30:00Z">
        <w:r w:rsidR="003233C7">
          <w:rPr>
            <w:sz w:val="22"/>
            <w:szCs w:val="22"/>
          </w:rPr>
          <w:t xml:space="preserve"> nei limiti indicati nell’Allegato II del Decreto</w:t>
        </w:r>
      </w:ins>
      <w:ins w:id="18017" w:author="Visone Rossana (GSE)" w:date="2025-10-05T19:30:00Z" w16du:dateUtc="2025-10-05T17:30:00Z">
        <w:r w:rsidR="00834192">
          <w:rPr>
            <w:sz w:val="22"/>
            <w:szCs w:val="22"/>
          </w:rPr>
          <w:t xml:space="preserve">, </w:t>
        </w:r>
      </w:ins>
      <w:ins w:id="18018" w:author="Visone Rossana (GSE)" w:date="2025-10-05T19:13:00Z" w16du:dateUtc="2025-10-05T17:13:00Z">
        <w:r w:rsidRPr="00AE0DE4">
          <w:rPr>
            <w:bCs/>
            <w:sz w:val="22"/>
            <w:szCs w:val="22"/>
            <w:u w:val="single"/>
            <w:rPrChange w:id="18019" w:author="Visone Rossana (GSE)" w:date="2025-10-05T19:29:00Z" w16du:dateUtc="2025-10-05T17:29:00Z">
              <w:rPr>
                <w:bCs/>
                <w:u w:val="single"/>
              </w:rPr>
            </w:rPrChange>
          </w:rPr>
          <w:t>ad esclusione de</w:t>
        </w:r>
      </w:ins>
      <w:ins w:id="18020" w:author="Visone Rossana (GSE)" w:date="2025-10-05T19:30:00Z" w16du:dateUtc="2025-10-05T17:30:00Z">
        <w:r w:rsidR="002B375A">
          <w:rPr>
            <w:bCs/>
            <w:sz w:val="22"/>
            <w:szCs w:val="22"/>
            <w:u w:val="single"/>
          </w:rPr>
          <w:t>i sog</w:t>
        </w:r>
      </w:ins>
      <w:ins w:id="18021" w:author="Visone Rossana (GSE)" w:date="2025-10-05T19:31:00Z" w16du:dateUtc="2025-10-05T17:31:00Z">
        <w:r w:rsidR="002B375A">
          <w:rPr>
            <w:bCs/>
            <w:sz w:val="22"/>
            <w:szCs w:val="22"/>
            <w:u w:val="single"/>
          </w:rPr>
          <w:t>getti privati e delle</w:t>
        </w:r>
      </w:ins>
      <w:ins w:id="18022" w:author="Visone Rossana (GSE)" w:date="2025-10-05T19:13:00Z" w16du:dateUtc="2025-10-05T17:13:00Z">
        <w:r w:rsidRPr="00AE0DE4">
          <w:rPr>
            <w:bCs/>
            <w:sz w:val="22"/>
            <w:szCs w:val="22"/>
            <w:u w:val="single"/>
            <w:rPrChange w:id="18023" w:author="Visone Rossana (GSE)" w:date="2025-10-05T19:29:00Z" w16du:dateUtc="2025-10-05T17:29:00Z">
              <w:rPr>
                <w:bCs/>
                <w:u w:val="single"/>
              </w:rPr>
            </w:rPrChange>
          </w:rPr>
          <w:t xml:space="preserve"> Cooperative di abitanti e delle Cooperative sociali per le quali è previsto un ristoro del 50% delle spese</w:t>
        </w:r>
        <w:r w:rsidRPr="00AE0DE4">
          <w:rPr>
            <w:bCs/>
            <w:sz w:val="22"/>
            <w:szCs w:val="22"/>
            <w:rPrChange w:id="18024" w:author="Visone Rossana (GSE)" w:date="2025-10-05T19:29:00Z" w16du:dateUtc="2025-10-05T17:29:00Z">
              <w:rPr>
                <w:bCs/>
              </w:rPr>
            </w:rPrChange>
          </w:rPr>
          <w:t xml:space="preserve">. </w:t>
        </w:r>
      </w:ins>
    </w:p>
    <w:p w14:paraId="14C188FE" w14:textId="21CFD029" w:rsidR="00740A23" w:rsidRPr="009A7E3B" w:rsidRDefault="00740A23" w:rsidP="00740A23">
      <w:pPr>
        <w:spacing w:after="120" w:line="276" w:lineRule="auto"/>
        <w:jc w:val="both"/>
        <w:rPr>
          <w:ins w:id="18025" w:author="Visone Rossana (GSE)" w:date="2025-10-12T17:40:00Z" w16du:dateUtc="2025-10-12T15:40:00Z"/>
          <w:bCs/>
          <w:sz w:val="22"/>
          <w:szCs w:val="22"/>
        </w:rPr>
      </w:pPr>
      <w:ins w:id="18026" w:author="Visone Rossana (GSE)" w:date="2025-10-12T17:40:00Z" w16du:dateUtc="2025-10-12T15:40:00Z">
        <w:r w:rsidRPr="009A7E3B">
          <w:rPr>
            <w:bCs/>
            <w:sz w:val="22"/>
            <w:szCs w:val="22"/>
          </w:rPr>
          <w:t xml:space="preserve">Si precisa che i suddetti contributi non concorrono alla formazione di </w:t>
        </w:r>
        <w:r w:rsidRPr="009A7E3B">
          <w:rPr>
            <w:sz w:val="22"/>
            <w:szCs w:val="22"/>
          </w:rPr>
          <w:t>I</w:t>
        </w:r>
        <w:r w:rsidRPr="009A7E3B">
          <w:rPr>
            <w:sz w:val="22"/>
            <w:szCs w:val="22"/>
            <w:vertAlign w:val="subscript"/>
          </w:rPr>
          <w:t xml:space="preserve">tot </w:t>
        </w:r>
        <w:r w:rsidRPr="009A7E3B">
          <w:rPr>
            <w:sz w:val="22"/>
            <w:szCs w:val="22"/>
          </w:rPr>
          <w:t>previsto per lo specifico intervento</w:t>
        </w:r>
        <w:r w:rsidRPr="009A7E3B">
          <w:rPr>
            <w:bCs/>
            <w:sz w:val="22"/>
            <w:szCs w:val="22"/>
          </w:rPr>
          <w:t xml:space="preserve">.  </w:t>
        </w:r>
      </w:ins>
    </w:p>
    <w:p w14:paraId="3F704E0F" w14:textId="6983AABA" w:rsidR="009B7C29" w:rsidDel="00740A23" w:rsidRDefault="009B7C29" w:rsidP="00486605">
      <w:pPr>
        <w:spacing w:after="120" w:line="276" w:lineRule="auto"/>
        <w:jc w:val="both"/>
        <w:rPr>
          <w:ins w:id="18027" w:author="Visone Rossana (GSE)" w:date="2025-10-05T19:34:00Z" w16du:dateUtc="2025-10-05T17:34:00Z"/>
          <w:del w:id="18028" w:author="Visone Rossana (GSE)" w:date="2025-10-12T17:40:00Z" w16du:dateUtc="2025-10-12T15:40:00Z"/>
          <w:bCs/>
          <w:sz w:val="22"/>
          <w:szCs w:val="22"/>
        </w:rPr>
      </w:pPr>
    </w:p>
    <w:p w14:paraId="731853D8" w14:textId="38A357FC" w:rsidR="00740A23" w:rsidRDefault="00AC4B03">
      <w:pPr>
        <w:spacing w:after="120" w:line="276" w:lineRule="auto"/>
        <w:jc w:val="both"/>
        <w:rPr>
          <w:ins w:id="18029" w:author="Visone Rossana (GSE)" w:date="2025-10-12T17:40:00Z" w16du:dateUtc="2025-10-12T15:40:00Z"/>
          <w:bCs/>
          <w:sz w:val="22"/>
          <w:szCs w:val="22"/>
        </w:rPr>
      </w:pPr>
      <w:ins w:id="18030" w:author="Visone Rossana (GSE)" w:date="2025-10-05T19:32:00Z" w16du:dateUtc="2025-10-05T17:32:00Z">
        <w:r w:rsidRPr="009B7C29">
          <w:rPr>
            <w:bCs/>
            <w:sz w:val="22"/>
            <w:szCs w:val="22"/>
            <w:highlight w:val="yellow"/>
            <w:rPrChange w:id="18031" w:author="Visone Rossana (GSE)" w:date="2025-10-05T19:34:00Z" w16du:dateUtc="2025-10-05T17:34:00Z">
              <w:rPr>
                <w:bCs/>
                <w:sz w:val="22"/>
                <w:szCs w:val="22"/>
              </w:rPr>
            </w:rPrChange>
          </w:rPr>
          <w:t>Per le grandi imprese</w:t>
        </w:r>
      </w:ins>
      <w:ins w:id="18032" w:author="Visone Rossana (GSE)" w:date="2025-10-17T17:15:00Z" w16du:dateUtc="2025-10-17T15:15:00Z">
        <w:r w:rsidR="00C10C1D">
          <w:rPr>
            <w:bCs/>
            <w:sz w:val="22"/>
            <w:szCs w:val="22"/>
            <w:highlight w:val="yellow"/>
          </w:rPr>
          <w:t>, ivi inclusi gli ETS economici con tale dimensione</w:t>
        </w:r>
      </w:ins>
      <w:ins w:id="18033" w:author="Visone Rossana (GSE)" w:date="2025-10-17T17:16:00Z" w16du:dateUtc="2025-10-17T15:16:00Z">
        <w:r w:rsidR="00C10C1D">
          <w:rPr>
            <w:bCs/>
            <w:sz w:val="22"/>
            <w:szCs w:val="22"/>
            <w:highlight w:val="yellow"/>
          </w:rPr>
          <w:t xml:space="preserve"> di impresa</w:t>
        </w:r>
      </w:ins>
      <w:ins w:id="18034" w:author="Visone Rossana (GSE)" w:date="2025-10-17T17:15:00Z" w16du:dateUtc="2025-10-17T15:15:00Z">
        <w:r w:rsidR="00C10C1D">
          <w:rPr>
            <w:bCs/>
            <w:sz w:val="22"/>
            <w:szCs w:val="22"/>
            <w:highlight w:val="yellow"/>
          </w:rPr>
          <w:t>,</w:t>
        </w:r>
      </w:ins>
      <w:ins w:id="18035" w:author="Visone Rossana (GSE)" w:date="2025-10-05T19:34:00Z" w16du:dateUtc="2025-10-05T17:34:00Z">
        <w:r w:rsidR="009B7C29" w:rsidRPr="009B7C29">
          <w:rPr>
            <w:bCs/>
            <w:sz w:val="22"/>
            <w:szCs w:val="22"/>
            <w:highlight w:val="yellow"/>
            <w:rPrChange w:id="18036" w:author="Visone Rossana (GSE)" w:date="2025-10-05T19:34:00Z" w16du:dateUtc="2025-10-05T17:34:00Z">
              <w:rPr>
                <w:bCs/>
                <w:sz w:val="22"/>
                <w:szCs w:val="22"/>
              </w:rPr>
            </w:rPrChange>
          </w:rPr>
          <w:t xml:space="preserve"> </w:t>
        </w:r>
      </w:ins>
      <w:ins w:id="18037" w:author="Visone Rossana (GSE)" w:date="2025-10-05T19:35:00Z" w16du:dateUtc="2025-10-05T17:35:00Z">
        <w:r w:rsidR="009B7C29">
          <w:rPr>
            <w:bCs/>
            <w:sz w:val="22"/>
            <w:szCs w:val="22"/>
            <w:highlight w:val="yellow"/>
          </w:rPr>
          <w:t xml:space="preserve">non costituisce una spesa ammissibile il costo sostenuto per la redazione </w:t>
        </w:r>
        <w:r w:rsidR="008C0EDA">
          <w:rPr>
            <w:bCs/>
            <w:sz w:val="22"/>
            <w:szCs w:val="22"/>
            <w:highlight w:val="yellow"/>
          </w:rPr>
          <w:t>dell’attestato di prestazione energetica ante e post intervento, ai sensi</w:t>
        </w:r>
        <w:commentRangeStart w:id="18038"/>
        <w:r w:rsidR="008C0EDA">
          <w:rPr>
            <w:bCs/>
            <w:sz w:val="22"/>
            <w:szCs w:val="22"/>
            <w:highlight w:val="yellow"/>
          </w:rPr>
          <w:t xml:space="preserve"> dell’ar</w:t>
        </w:r>
      </w:ins>
      <w:ins w:id="18039" w:author="Visone Rossana (GSE)" w:date="2025-10-05T19:36:00Z" w16du:dateUtc="2025-10-05T17:36:00Z">
        <w:r w:rsidR="008C0EDA">
          <w:rPr>
            <w:bCs/>
            <w:sz w:val="22"/>
            <w:szCs w:val="22"/>
            <w:highlight w:val="yellow"/>
          </w:rPr>
          <w:t>t. 26, comma 2 del Decreto</w:t>
        </w:r>
      </w:ins>
      <w:commentRangeEnd w:id="18038"/>
      <w:ins w:id="18040" w:author="Visone Rossana (GSE)" w:date="2025-10-05T19:37:00Z" w16du:dateUtc="2025-10-05T17:37:00Z">
        <w:r w:rsidR="003A1A0D">
          <w:rPr>
            <w:rStyle w:val="Rimandocommento"/>
            <w:bCs/>
            <w:sz w:val="22"/>
            <w:szCs w:val="22"/>
            <w:highlight w:val="yellow"/>
          </w:rPr>
          <w:commentReference w:id="18038"/>
        </w:r>
      </w:ins>
      <w:ins w:id="18042" w:author="Visone Rossana (GSE)" w:date="2025-10-05T19:36:00Z" w16du:dateUtc="2025-10-05T17:36:00Z">
        <w:r w:rsidR="008C0EDA">
          <w:rPr>
            <w:bCs/>
            <w:sz w:val="22"/>
            <w:szCs w:val="22"/>
            <w:highlight w:val="yellow"/>
          </w:rPr>
          <w:t xml:space="preserve">. </w:t>
        </w:r>
      </w:ins>
    </w:p>
    <w:p w14:paraId="5EB6DE30" w14:textId="74FC792C" w:rsidR="00486605" w:rsidRPr="00AE0DE4" w:rsidDel="00740A23" w:rsidRDefault="00486605">
      <w:pPr>
        <w:spacing w:after="120" w:line="276" w:lineRule="auto"/>
        <w:jc w:val="both"/>
        <w:rPr>
          <w:ins w:id="18043" w:author="Visone Rossana (GSE)" w:date="2025-10-05T19:13:00Z" w16du:dateUtc="2025-10-05T17:13:00Z"/>
          <w:del w:id="18044" w:author="Visone Rossana (GSE)" w:date="2025-10-12T17:40:00Z" w16du:dateUtc="2025-10-12T15:40:00Z"/>
          <w:bCs/>
          <w:sz w:val="22"/>
          <w:szCs w:val="22"/>
          <w:rPrChange w:id="18045" w:author="Visone Rossana (GSE)" w:date="2025-10-05T19:29:00Z" w16du:dateUtc="2025-10-05T17:29:00Z">
            <w:rPr>
              <w:ins w:id="18046" w:author="Visone Rossana (GSE)" w:date="2025-10-05T19:13:00Z" w16du:dateUtc="2025-10-05T17:13:00Z"/>
              <w:del w:id="18047" w:author="Visone Rossana (GSE)" w:date="2025-10-12T17:40:00Z" w16du:dateUtc="2025-10-12T15:40:00Z"/>
              <w:bCs/>
            </w:rPr>
          </w:rPrChange>
        </w:rPr>
        <w:pPrChange w:id="18048" w:author="Visone Rossana (GSE)" w:date="2025-10-05T19:13:00Z" w16du:dateUtc="2025-10-05T17:13:00Z">
          <w:pPr>
            <w:spacing w:after="120"/>
            <w:jc w:val="both"/>
          </w:pPr>
        </w:pPrChange>
      </w:pPr>
      <w:ins w:id="18049" w:author="Visone Rossana (GSE)" w:date="2025-10-05T19:13:00Z" w16du:dateUtc="2025-10-05T17:13:00Z">
        <w:del w:id="18050" w:author="Visone Rossana (GSE)" w:date="2025-10-12T17:40:00Z" w16du:dateUtc="2025-10-12T15:40:00Z">
          <w:r w:rsidRPr="00AE0DE4" w:rsidDel="00740A23">
            <w:rPr>
              <w:bCs/>
              <w:sz w:val="22"/>
              <w:szCs w:val="22"/>
              <w:rPrChange w:id="18051" w:author="Visone Rossana (GSE)" w:date="2025-10-05T19:29:00Z" w16du:dateUtc="2025-10-05T17:29:00Z">
                <w:rPr>
                  <w:bCs/>
                </w:rPr>
              </w:rPrChange>
            </w:rPr>
            <w:delText xml:space="preserve">Si precisa che i suddetti contributi non concorrono alla formazione di </w:delText>
          </w:r>
          <w:r w:rsidRPr="00AE0DE4" w:rsidDel="00740A23">
            <w:rPr>
              <w:sz w:val="22"/>
              <w:szCs w:val="22"/>
              <w:rPrChange w:id="18052" w:author="Visone Rossana (GSE)" w:date="2025-10-05T19:29:00Z" w16du:dateUtc="2025-10-05T17:29:00Z">
                <w:rPr>
                  <w:sz w:val="20"/>
                </w:rPr>
              </w:rPrChange>
            </w:rPr>
            <w:delText>I</w:delText>
          </w:r>
          <w:r w:rsidRPr="00AE0DE4" w:rsidDel="00740A23">
            <w:rPr>
              <w:sz w:val="22"/>
              <w:szCs w:val="22"/>
              <w:vertAlign w:val="subscript"/>
              <w:rPrChange w:id="18053" w:author="Visone Rossana (GSE)" w:date="2025-10-05T19:29:00Z" w16du:dateUtc="2025-10-05T17:29:00Z">
                <w:rPr>
                  <w:sz w:val="20"/>
                  <w:vertAlign w:val="subscript"/>
                </w:rPr>
              </w:rPrChange>
            </w:rPr>
            <w:delText xml:space="preserve">tot </w:delText>
          </w:r>
          <w:r w:rsidRPr="00AE0DE4" w:rsidDel="00740A23">
            <w:rPr>
              <w:sz w:val="22"/>
              <w:szCs w:val="22"/>
              <w:rPrChange w:id="18054" w:author="Visone Rossana (GSE)" w:date="2025-10-05T19:29:00Z" w16du:dateUtc="2025-10-05T17:29:00Z">
                <w:rPr/>
              </w:rPrChange>
            </w:rPr>
            <w:delText>previsto per lo specifico intervento</w:delText>
          </w:r>
          <w:r w:rsidRPr="00AE0DE4" w:rsidDel="00740A23">
            <w:rPr>
              <w:bCs/>
              <w:sz w:val="22"/>
              <w:szCs w:val="22"/>
              <w:rPrChange w:id="18055" w:author="Visone Rossana (GSE)" w:date="2025-10-05T19:29:00Z" w16du:dateUtc="2025-10-05T17:29:00Z">
                <w:rPr>
                  <w:bCs/>
                </w:rPr>
              </w:rPrChange>
            </w:rPr>
            <w:delText xml:space="preserve">.  </w:delText>
          </w:r>
        </w:del>
      </w:ins>
    </w:p>
    <w:p w14:paraId="2876CA61" w14:textId="5934D51F" w:rsidR="00486605" w:rsidRPr="00AE0DE4" w:rsidRDefault="00486605">
      <w:pPr>
        <w:spacing w:after="120" w:line="276" w:lineRule="auto"/>
        <w:jc w:val="both"/>
        <w:rPr>
          <w:ins w:id="18056" w:author="Visone Rossana (GSE)" w:date="2025-10-05T19:13:00Z" w16du:dateUtc="2025-10-05T17:13:00Z"/>
          <w:sz w:val="22"/>
          <w:szCs w:val="22"/>
          <w:rPrChange w:id="18057" w:author="Visone Rossana (GSE)" w:date="2025-10-05T19:29:00Z" w16du:dateUtc="2025-10-05T17:29:00Z">
            <w:rPr>
              <w:ins w:id="18058" w:author="Visone Rossana (GSE)" w:date="2025-10-05T19:13:00Z" w16du:dateUtc="2025-10-05T17:13:00Z"/>
            </w:rPr>
          </w:rPrChange>
        </w:rPr>
        <w:pPrChange w:id="18059" w:author="Visone Rossana (GSE)" w:date="2025-10-05T19:13:00Z" w16du:dateUtc="2025-10-05T17:13:00Z">
          <w:pPr>
            <w:spacing w:after="120"/>
            <w:jc w:val="both"/>
          </w:pPr>
        </w:pPrChange>
      </w:pPr>
      <w:ins w:id="18060" w:author="Visone Rossana (GSE)" w:date="2025-10-05T19:13:00Z" w16du:dateUtc="2025-10-05T17:13:00Z">
        <w:r w:rsidRPr="00AE0DE4">
          <w:rPr>
            <w:sz w:val="22"/>
            <w:szCs w:val="22"/>
            <w:rPrChange w:id="18061" w:author="Visone Rossana (GSE)" w:date="2025-10-05T19:29:00Z" w16du:dateUtc="2025-10-05T17:29:00Z">
              <w:rPr/>
            </w:rPrChange>
          </w:rPr>
          <w:t>L’intervento di isolamento di un sottotetto praticabile e non riscaldato, in cui la coibentazione è posizionata all’estradosso del solaio piano,  quindi tra solaio piano e ambiente non riscaldato del sottotetto, è incentivato come “isolamento pavimento interno” (C</w:t>
        </w:r>
        <w:r w:rsidRPr="00AE0DE4">
          <w:rPr>
            <w:sz w:val="22"/>
            <w:szCs w:val="22"/>
            <w:vertAlign w:val="subscript"/>
            <w:rPrChange w:id="18062" w:author="Visone Rossana (GSE)" w:date="2025-10-05T19:29:00Z" w16du:dateUtc="2025-10-05T17:29:00Z">
              <w:rPr>
                <w:vertAlign w:val="subscript"/>
              </w:rPr>
            </w:rPrChange>
          </w:rPr>
          <w:t xml:space="preserve">max </w:t>
        </w:r>
        <w:r w:rsidRPr="00AE0DE4">
          <w:rPr>
            <w:sz w:val="22"/>
            <w:szCs w:val="22"/>
            <w:rPrChange w:id="18063" w:author="Visone Rossana (GSE)" w:date="2025-10-05T19:29:00Z" w16du:dateUtc="2025-10-05T17:29:00Z">
              <w:rPr/>
            </w:rPrChange>
          </w:rPr>
          <w:t>= 1</w:t>
        </w:r>
      </w:ins>
      <w:ins w:id="18064" w:author="Visone Rossana (GSE)" w:date="2025-10-05T19:29:00Z" w16du:dateUtc="2025-10-05T17:29:00Z">
        <w:r w:rsidR="00AE0DE4" w:rsidRPr="00AE0DE4">
          <w:rPr>
            <w:sz w:val="22"/>
            <w:szCs w:val="22"/>
            <w:rPrChange w:id="18065" w:author="Visone Rossana (GSE)" w:date="2025-10-05T19:29:00Z" w16du:dateUtc="2025-10-05T17:29:00Z">
              <w:rPr/>
            </w:rPrChange>
          </w:rPr>
          <w:t>5</w:t>
        </w:r>
      </w:ins>
      <w:ins w:id="18066" w:author="Visone Rossana (GSE)" w:date="2025-10-05T19:13:00Z" w16du:dateUtc="2025-10-05T17:13:00Z">
        <w:r w:rsidRPr="00AE0DE4">
          <w:rPr>
            <w:sz w:val="22"/>
            <w:szCs w:val="22"/>
            <w:rPrChange w:id="18067" w:author="Visone Rossana (GSE)" w:date="2025-10-05T19:29:00Z" w16du:dateUtc="2025-10-05T17:29:00Z">
              <w:rPr/>
            </w:rPrChange>
          </w:rPr>
          <w:t>0 €/m</w:t>
        </w:r>
        <w:r w:rsidRPr="00AE0DE4">
          <w:rPr>
            <w:sz w:val="22"/>
            <w:szCs w:val="22"/>
            <w:vertAlign w:val="superscript"/>
            <w:rPrChange w:id="18068" w:author="Visone Rossana (GSE)" w:date="2025-10-05T19:29:00Z" w16du:dateUtc="2025-10-05T17:29:00Z">
              <w:rPr>
                <w:vertAlign w:val="superscript"/>
              </w:rPr>
            </w:rPrChange>
          </w:rPr>
          <w:t>2</w:t>
        </w:r>
        <w:r w:rsidRPr="00AE0DE4">
          <w:rPr>
            <w:sz w:val="22"/>
            <w:szCs w:val="22"/>
            <w:rPrChange w:id="18069" w:author="Visone Rossana (GSE)" w:date="2025-10-05T19:29:00Z" w16du:dateUtc="2025-10-05T17:29:00Z">
              <w:rPr/>
            </w:rPrChange>
          </w:rPr>
          <w:t xml:space="preserve">) in quanto, pur essendo posizionato sul lato esterno del solaio, non necessita di una finitura equivalente a quella un isolamento esterno. </w:t>
        </w:r>
      </w:ins>
    </w:p>
    <w:p w14:paraId="23D2D3E7" w14:textId="77777777" w:rsidR="00755C3C" w:rsidRPr="008633E6" w:rsidRDefault="00755C3C">
      <w:pPr>
        <w:pStyle w:val="TITOLO20"/>
        <w:numPr>
          <w:ilvl w:val="2"/>
          <w:numId w:val="292"/>
        </w:numPr>
        <w:ind w:left="1134" w:hanging="708"/>
        <w:rPr>
          <w:ins w:id="18070" w:author="Visone Rossana (GSE)" w:date="2025-10-05T19:54:00Z" w16du:dateUtc="2025-10-05T17:54:00Z"/>
        </w:rPr>
        <w:pPrChange w:id="18071" w:author="Oliosi Francesco (GSE)" w:date="2025-10-13T18:39:00Z" w16du:dateUtc="2025-10-13T16:39:00Z">
          <w:pPr>
            <w:pStyle w:val="TITOLO3GSE"/>
          </w:pPr>
        </w:pPrChange>
      </w:pPr>
      <w:bookmarkStart w:id="18072" w:name="_Toc90649925"/>
      <w:bookmarkStart w:id="18073" w:name="_Toc189046675"/>
      <w:bookmarkStart w:id="18074" w:name="_Toc212462568"/>
      <w:ins w:id="18075" w:author="Visone Rossana (GSE)" w:date="2025-10-05T19:54:00Z" w16du:dateUtc="2025-10-05T17:54:00Z">
        <w:r w:rsidRPr="008633E6">
          <w:t>Documentazione necessaria per l’accesso all’incentivo</w:t>
        </w:r>
        <w:bookmarkEnd w:id="18072"/>
        <w:bookmarkEnd w:id="18073"/>
        <w:bookmarkEnd w:id="18074"/>
        <w:r w:rsidRPr="008633E6">
          <w:t xml:space="preserve"> </w:t>
        </w:r>
      </w:ins>
    </w:p>
    <w:p w14:paraId="6A17FA7D" w14:textId="77777777" w:rsidR="00755C3C" w:rsidRPr="00755C3C" w:rsidRDefault="00755C3C">
      <w:pPr>
        <w:keepNext/>
        <w:spacing w:after="120" w:line="276" w:lineRule="auto"/>
        <w:jc w:val="both"/>
        <w:rPr>
          <w:ins w:id="18076" w:author="Visone Rossana (GSE)" w:date="2025-10-05T19:54:00Z" w16du:dateUtc="2025-10-05T17:54:00Z"/>
          <w:rFonts w:cstheme="minorHAnsi"/>
          <w:sz w:val="22"/>
          <w:szCs w:val="22"/>
          <w:rPrChange w:id="18077" w:author="Visone Rossana (GSE)" w:date="2025-10-05T19:54:00Z" w16du:dateUtc="2025-10-05T17:54:00Z">
            <w:rPr>
              <w:ins w:id="18078" w:author="Visone Rossana (GSE)" w:date="2025-10-05T19:54:00Z" w16du:dateUtc="2025-10-05T17:54:00Z"/>
            </w:rPr>
          </w:rPrChange>
        </w:rPr>
        <w:pPrChange w:id="18079" w:author="Visone Rossana (GSE)" w:date="2025-10-05T19:54:00Z" w16du:dateUtc="2025-10-05T17:54:00Z">
          <w:pPr>
            <w:keepNext/>
            <w:spacing w:after="120"/>
            <w:jc w:val="both"/>
          </w:pPr>
        </w:pPrChange>
      </w:pPr>
      <w:ins w:id="18080" w:author="Visone Rossana (GSE)" w:date="2025-10-05T19:54:00Z" w16du:dateUtc="2025-10-05T17:54:00Z">
        <w:r w:rsidRPr="00755C3C">
          <w:rPr>
            <w:rFonts w:cstheme="minorHAnsi"/>
            <w:sz w:val="22"/>
            <w:szCs w:val="22"/>
            <w:rPrChange w:id="18081" w:author="Visone Rossana (GSE)" w:date="2025-10-05T19:54:00Z" w16du:dateUtc="2025-10-05T17:54:00Z">
              <w:rPr/>
            </w:rPrChange>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755C3C">
          <w:rPr>
            <w:rFonts w:cstheme="minorHAnsi"/>
            <w:sz w:val="22"/>
            <w:szCs w:val="22"/>
            <w:rPrChange w:id="18082" w:author="Visone Rossana (GSE)" w:date="2025-10-05T19:54:00Z" w16du:dateUtc="2025-10-05T17:54:00Z">
              <w:rPr>
                <w:rFonts w:cs="Calibri"/>
              </w:rPr>
            </w:rPrChange>
          </w:rPr>
          <w:t>Port</w:t>
        </w:r>
        <w:r w:rsidRPr="00755C3C">
          <w:rPr>
            <w:rFonts w:cstheme="minorHAnsi"/>
            <w:i/>
            <w:sz w:val="22"/>
            <w:szCs w:val="22"/>
            <w:rPrChange w:id="18083" w:author="Visone Rossana (GSE)" w:date="2025-10-05T19:54:00Z" w16du:dateUtc="2025-10-05T17:54:00Z">
              <w:rPr>
                <w:rFonts w:cs="Calibri"/>
                <w:i/>
              </w:rPr>
            </w:rPrChange>
          </w:rPr>
          <w:t>al</w:t>
        </w:r>
        <w:r w:rsidRPr="00755C3C">
          <w:rPr>
            <w:rFonts w:cstheme="minorHAnsi"/>
            <w:sz w:val="22"/>
            <w:szCs w:val="22"/>
            <w:rPrChange w:id="18084" w:author="Visone Rossana (GSE)" w:date="2025-10-05T19:54:00Z" w16du:dateUtc="2025-10-05T17:54:00Z">
              <w:rPr>
                <w:rFonts w:cs="Calibri"/>
              </w:rPr>
            </w:rPrChange>
          </w:rPr>
          <w:t>termico</w:t>
        </w:r>
        <w:r w:rsidRPr="00755C3C">
          <w:rPr>
            <w:rFonts w:cstheme="minorHAnsi"/>
            <w:sz w:val="22"/>
            <w:szCs w:val="22"/>
            <w:rPrChange w:id="18085" w:author="Visone Rossana (GSE)" w:date="2025-10-05T19:54:00Z" w16du:dateUtc="2025-10-05T17:54:00Z">
              <w:rPr/>
            </w:rPrChange>
          </w:rPr>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755C3C">
          <w:rPr>
            <w:rFonts w:cstheme="minorHAnsi"/>
            <w:i/>
            <w:sz w:val="22"/>
            <w:szCs w:val="22"/>
            <w:rPrChange w:id="18086" w:author="Visone Rossana (GSE)" w:date="2025-10-05T19:54:00Z" w16du:dateUtc="2025-10-05T17:54:00Z">
              <w:rPr>
                <w:i/>
              </w:rPr>
            </w:rPrChange>
          </w:rPr>
          <w:t>in situ</w:t>
        </w:r>
        <w:r w:rsidRPr="00755C3C">
          <w:rPr>
            <w:rFonts w:cstheme="minorHAnsi"/>
            <w:sz w:val="22"/>
            <w:szCs w:val="22"/>
            <w:rPrChange w:id="18087" w:author="Visone Rossana (GSE)" w:date="2025-10-05T19:54:00Z" w16du:dateUtc="2025-10-05T17:54:00Z">
              <w:rPr/>
            </w:rPrChange>
          </w:rPr>
          <w:t>.</w:t>
        </w:r>
      </w:ins>
    </w:p>
    <w:p w14:paraId="34F188BE" w14:textId="77777777" w:rsidR="00755C3C" w:rsidRPr="00755C3C" w:rsidRDefault="00755C3C">
      <w:pPr>
        <w:spacing w:after="120" w:line="276" w:lineRule="auto"/>
        <w:jc w:val="both"/>
        <w:rPr>
          <w:ins w:id="18088" w:author="Visone Rossana (GSE)" w:date="2025-10-05T19:54:00Z" w16du:dateUtc="2025-10-05T17:54:00Z"/>
          <w:rFonts w:cstheme="minorHAnsi"/>
          <w:b/>
          <w:sz w:val="22"/>
          <w:szCs w:val="22"/>
          <w:u w:val="single"/>
          <w:rPrChange w:id="18089" w:author="Visone Rossana (GSE)" w:date="2025-10-05T19:54:00Z" w16du:dateUtc="2025-10-05T17:54:00Z">
            <w:rPr>
              <w:ins w:id="18090" w:author="Visone Rossana (GSE)" w:date="2025-10-05T19:54:00Z" w16du:dateUtc="2025-10-05T17:54:00Z"/>
              <w:b/>
              <w:u w:val="single"/>
            </w:rPr>
          </w:rPrChange>
        </w:rPr>
        <w:pPrChange w:id="18091" w:author="Visone Rossana (GSE)" w:date="2025-10-05T19:54:00Z" w16du:dateUtc="2025-10-05T17:54:00Z">
          <w:pPr>
            <w:spacing w:after="120"/>
            <w:jc w:val="both"/>
          </w:pPr>
        </w:pPrChange>
      </w:pPr>
      <w:ins w:id="18092" w:author="Visone Rossana (GSE)" w:date="2025-10-05T19:54:00Z" w16du:dateUtc="2025-10-05T17:54:00Z">
        <w:r w:rsidRPr="00755C3C">
          <w:rPr>
            <w:rFonts w:cstheme="minorHAnsi"/>
            <w:b/>
            <w:sz w:val="22"/>
            <w:szCs w:val="22"/>
            <w:u w:val="single"/>
            <w:rPrChange w:id="18093" w:author="Visone Rossana (GSE)" w:date="2025-10-05T19:54:00Z" w16du:dateUtc="2025-10-05T17:54:00Z">
              <w:rPr>
                <w:b/>
                <w:u w:val="single"/>
              </w:rPr>
            </w:rPrChange>
          </w:rPr>
          <w:t>Documentazione da allegare alla richiesta di accesso all’incentivo:</w:t>
        </w:r>
      </w:ins>
    </w:p>
    <w:p w14:paraId="3117BA1D" w14:textId="0D92ECD5" w:rsidR="00755C3C" w:rsidRPr="00755C3C" w:rsidRDefault="00755C3C" w:rsidP="00755C3C">
      <w:pPr>
        <w:numPr>
          <w:ilvl w:val="0"/>
          <w:numId w:val="224"/>
        </w:numPr>
        <w:spacing w:after="120" w:line="276" w:lineRule="auto"/>
        <w:ind w:left="208" w:hanging="284"/>
        <w:jc w:val="both"/>
        <w:rPr>
          <w:ins w:id="18094" w:author="Visone Rossana (GSE)" w:date="2025-10-05T19:54:00Z" w16du:dateUtc="2025-10-05T17:54:00Z"/>
          <w:rFonts w:cstheme="minorHAnsi"/>
          <w:sz w:val="22"/>
          <w:szCs w:val="22"/>
          <w:rPrChange w:id="18095" w:author="Visone Rossana (GSE)" w:date="2025-10-05T19:54:00Z" w16du:dateUtc="2025-10-05T17:54:00Z">
            <w:rPr>
              <w:ins w:id="18096" w:author="Visone Rossana (GSE)" w:date="2025-10-05T19:54:00Z" w16du:dateUtc="2025-10-05T17:54:00Z"/>
              <w:rFonts w:cs="Calibri"/>
            </w:rPr>
          </w:rPrChange>
        </w:rPr>
      </w:pPr>
      <w:ins w:id="18097" w:author="Visone Rossana (GSE)" w:date="2025-10-05T19:54:00Z" w16du:dateUtc="2025-10-05T17:54:00Z">
        <w:r w:rsidRPr="00755C3C">
          <w:rPr>
            <w:rFonts w:cstheme="minorHAnsi"/>
            <w:sz w:val="22"/>
            <w:szCs w:val="22"/>
            <w:rPrChange w:id="18098" w:author="Visone Rossana (GSE)" w:date="2025-10-05T19:54:00Z" w16du:dateUtc="2025-10-05T17:54:00Z">
              <w:rPr>
                <w:rFonts w:cs="Calibri"/>
              </w:rPr>
            </w:rPrChange>
          </w:rPr>
          <w:t xml:space="preserve">documentazione comune a tutte le tipologie di interventi, come specificatamente indicato nell’Allegato </w:t>
        </w:r>
      </w:ins>
      <w:ins w:id="18099" w:author="Visone Rossana (GSE)" w:date="2025-10-05T19:55:00Z" w16du:dateUtc="2025-10-05T17:55:00Z">
        <w:r w:rsidRPr="00755C3C">
          <w:rPr>
            <w:rFonts w:cstheme="minorHAnsi"/>
            <w:sz w:val="22"/>
            <w:szCs w:val="22"/>
            <w:highlight w:val="yellow"/>
            <w:rPrChange w:id="18100" w:author="Visone Rossana (GSE)" w:date="2025-10-05T19:55:00Z" w16du:dateUtc="2025-10-05T17:55:00Z">
              <w:rPr>
                <w:rFonts w:cstheme="minorHAnsi"/>
                <w:sz w:val="22"/>
                <w:szCs w:val="22"/>
              </w:rPr>
            </w:rPrChange>
          </w:rPr>
          <w:t>x</w:t>
        </w:r>
      </w:ins>
      <w:ins w:id="18101" w:author="Visone Rossana (GSE)" w:date="2025-10-05T19:54:00Z" w16du:dateUtc="2025-10-05T17:54:00Z">
        <w:r w:rsidRPr="00755C3C">
          <w:rPr>
            <w:rFonts w:cstheme="minorHAnsi"/>
            <w:sz w:val="22"/>
            <w:szCs w:val="22"/>
            <w:rPrChange w:id="18102" w:author="Visone Rossana (GSE)" w:date="2025-10-05T19:54:00Z" w16du:dateUtc="2025-10-05T17:54:00Z">
              <w:rPr>
                <w:rFonts w:cs="Calibri"/>
              </w:rPr>
            </w:rPrChange>
          </w:rPr>
          <w:t xml:space="preserve">; </w:t>
        </w:r>
      </w:ins>
    </w:p>
    <w:p w14:paraId="764BC33F" w14:textId="2D59C018" w:rsidR="00755C3C" w:rsidRPr="00755C3C" w:rsidRDefault="00755C3C" w:rsidP="00755C3C">
      <w:pPr>
        <w:numPr>
          <w:ilvl w:val="0"/>
          <w:numId w:val="224"/>
        </w:numPr>
        <w:spacing w:after="120" w:line="276" w:lineRule="auto"/>
        <w:ind w:left="208" w:hanging="284"/>
        <w:jc w:val="both"/>
        <w:rPr>
          <w:ins w:id="18103" w:author="Visone Rossana (GSE)" w:date="2025-10-05T19:54:00Z" w16du:dateUtc="2025-10-05T17:54:00Z"/>
          <w:rFonts w:cstheme="minorHAnsi"/>
          <w:sz w:val="22"/>
          <w:szCs w:val="22"/>
          <w:rPrChange w:id="18104" w:author="Visone Rossana (GSE)" w:date="2025-10-05T19:54:00Z" w16du:dateUtc="2025-10-05T17:54:00Z">
            <w:rPr>
              <w:ins w:id="18105" w:author="Visone Rossana (GSE)" w:date="2025-10-05T19:54:00Z" w16du:dateUtc="2025-10-05T17:54:00Z"/>
              <w:rFonts w:cs="Calibri"/>
            </w:rPr>
          </w:rPrChange>
        </w:rPr>
      </w:pPr>
      <w:ins w:id="18106" w:author="Visone Rossana (GSE)" w:date="2025-10-05T19:54:00Z" w16du:dateUtc="2025-10-05T17:54:00Z">
        <w:r w:rsidRPr="00755C3C">
          <w:rPr>
            <w:rFonts w:cstheme="minorHAnsi"/>
            <w:sz w:val="22"/>
            <w:szCs w:val="22"/>
            <w:rPrChange w:id="18107" w:author="Visone Rossana (GSE)" w:date="2025-10-05T19:54:00Z" w16du:dateUtc="2025-10-05T17:54:00Z">
              <w:rPr>
                <w:rFonts w:cs="Calibri"/>
              </w:rPr>
            </w:rPrChange>
          </w:rPr>
          <w:t xml:space="preserve">asseverazione di un tecnico abilitato secondo quanto indicato nel paragrafo </w:t>
        </w:r>
        <w:del w:id="18108" w:author="Visone Rossana (GSE)" w:date="2025-10-12T17:44:00Z" w16du:dateUtc="2025-10-12T15:44:00Z">
          <w:r w:rsidRPr="00755C3C" w:rsidDel="00BF6042">
            <w:rPr>
              <w:rFonts w:cstheme="minorHAnsi"/>
              <w:sz w:val="22"/>
              <w:szCs w:val="22"/>
              <w:highlight w:val="yellow"/>
              <w:rPrChange w:id="18109" w:author="Visone Rossana (GSE)" w:date="2025-10-05T19:55:00Z" w16du:dateUtc="2025-10-05T17:55:00Z">
                <w:rPr>
                  <w:rFonts w:cs="Calibri"/>
                </w:rPr>
              </w:rPrChange>
            </w:rPr>
            <w:delText>6.2</w:delText>
          </w:r>
        </w:del>
      </w:ins>
      <w:ins w:id="18110" w:author="Visone Rossana (GSE)" w:date="2025-10-12T17:44:00Z" w16du:dateUtc="2025-10-12T15:44:00Z">
        <w:r w:rsidR="00BF6042">
          <w:rPr>
            <w:rFonts w:cstheme="minorHAnsi"/>
            <w:sz w:val="22"/>
            <w:szCs w:val="22"/>
            <w:highlight w:val="yellow"/>
          </w:rPr>
          <w:t>12.7</w:t>
        </w:r>
      </w:ins>
      <w:ins w:id="18111" w:author="Visone Rossana (GSE)" w:date="2025-10-05T19:54:00Z" w16du:dateUtc="2025-10-05T17:54:00Z">
        <w:r w:rsidRPr="00755C3C">
          <w:rPr>
            <w:rFonts w:cstheme="minorHAnsi"/>
            <w:sz w:val="22"/>
            <w:szCs w:val="22"/>
            <w:highlight w:val="yellow"/>
            <w:rPrChange w:id="18112" w:author="Visone Rossana (GSE)" w:date="2025-10-05T19:55:00Z" w16du:dateUtc="2025-10-05T17:55:00Z">
              <w:rPr>
                <w:rFonts w:cs="Calibri"/>
              </w:rPr>
            </w:rPrChange>
          </w:rPr>
          <w:t>;</w:t>
        </w:r>
        <w:r w:rsidRPr="00755C3C">
          <w:rPr>
            <w:rFonts w:cstheme="minorHAnsi"/>
            <w:sz w:val="22"/>
            <w:szCs w:val="22"/>
            <w:rPrChange w:id="18113" w:author="Visone Rossana (GSE)" w:date="2025-10-05T19:54:00Z" w16du:dateUtc="2025-10-05T17:54:00Z">
              <w:rPr>
                <w:rFonts w:cs="Calibri"/>
              </w:rPr>
            </w:rPrChange>
          </w:rPr>
          <w:t xml:space="preserve"> </w:t>
        </w:r>
      </w:ins>
    </w:p>
    <w:p w14:paraId="538E4A7C" w14:textId="3C3623ED" w:rsidR="00755C3C" w:rsidRPr="00755C3C" w:rsidRDefault="00755C3C" w:rsidP="00755C3C">
      <w:pPr>
        <w:numPr>
          <w:ilvl w:val="0"/>
          <w:numId w:val="224"/>
        </w:numPr>
        <w:spacing w:after="120" w:line="276" w:lineRule="auto"/>
        <w:ind w:left="208" w:hanging="284"/>
        <w:jc w:val="both"/>
        <w:rPr>
          <w:ins w:id="18114" w:author="Visone Rossana (GSE)" w:date="2025-10-05T19:54:00Z" w16du:dateUtc="2025-10-05T17:54:00Z"/>
          <w:rFonts w:cstheme="minorHAnsi"/>
          <w:sz w:val="22"/>
          <w:szCs w:val="22"/>
          <w:rPrChange w:id="18115" w:author="Visone Rossana (GSE)" w:date="2025-10-05T19:54:00Z" w16du:dateUtc="2025-10-05T17:54:00Z">
            <w:rPr>
              <w:ins w:id="18116" w:author="Visone Rossana (GSE)" w:date="2025-10-05T19:54:00Z" w16du:dateUtc="2025-10-05T17:54:00Z"/>
              <w:rFonts w:cs="Calibri"/>
            </w:rPr>
          </w:rPrChange>
        </w:rPr>
      </w:pPr>
      <w:ins w:id="18117" w:author="Visone Rossana (GSE)" w:date="2025-10-05T19:54:00Z" w16du:dateUtc="2025-10-05T17:54:00Z">
        <w:del w:id="18118" w:author="Visone Rossana (GSE)" w:date="2025-10-29T15:08:00Z" w16du:dateUtc="2025-10-29T14:08:00Z">
          <w:r w:rsidRPr="00755C3C" w:rsidDel="00E05FD3">
            <w:rPr>
              <w:rFonts w:cstheme="minorHAnsi"/>
              <w:sz w:val="22"/>
              <w:szCs w:val="22"/>
              <w:rPrChange w:id="18119" w:author="Visone Rossana (GSE)" w:date="2025-10-05T19:54:00Z" w16du:dateUtc="2025-10-05T17:54:00Z">
                <w:rPr>
                  <w:rFonts w:cs="Calibri"/>
                </w:rPr>
              </w:rPrChange>
            </w:rPr>
            <w:delText>per edifici con impianto termico di potenza nominale maggiore o uguale a 100 kW</w:delText>
          </w:r>
          <w:r w:rsidRPr="00755C3C" w:rsidDel="00E05FD3">
            <w:rPr>
              <w:rFonts w:cstheme="minorHAnsi"/>
              <w:sz w:val="22"/>
              <w:szCs w:val="22"/>
              <w:vertAlign w:val="subscript"/>
              <w:rPrChange w:id="18120" w:author="Visone Rossana (GSE)" w:date="2025-10-05T19:54:00Z" w16du:dateUtc="2025-10-05T17:54:00Z">
                <w:rPr>
                  <w:rFonts w:cs="Calibri"/>
                  <w:vertAlign w:val="subscript"/>
                </w:rPr>
              </w:rPrChange>
            </w:rPr>
            <w:delText>t</w:delText>
          </w:r>
          <w:r w:rsidRPr="00755C3C" w:rsidDel="00E05FD3">
            <w:rPr>
              <w:rFonts w:cstheme="minorHAnsi"/>
              <w:sz w:val="22"/>
              <w:szCs w:val="22"/>
              <w:rPrChange w:id="18121" w:author="Visone Rossana (GSE)" w:date="2025-10-05T19:54:00Z" w16du:dateUtc="2025-10-05T17:54:00Z">
                <w:rPr>
                  <w:rFonts w:cs="Calibri"/>
                </w:rPr>
              </w:rPrChange>
            </w:rPr>
            <w:delText xml:space="preserve">, allegare </w:delText>
          </w:r>
        </w:del>
        <w:r w:rsidRPr="00755C3C">
          <w:rPr>
            <w:rFonts w:cstheme="minorHAnsi"/>
            <w:sz w:val="22"/>
            <w:szCs w:val="22"/>
            <w:rPrChange w:id="18122" w:author="Visone Rossana (GSE)" w:date="2025-10-05T19:54:00Z" w16du:dateUtc="2025-10-05T17:54:00Z">
              <w:rPr>
                <w:rFonts w:cs="Calibri"/>
              </w:rPr>
            </w:rPrChange>
          </w:rPr>
          <w:t>la relazione tecnica di progetto timbrata e firmata dal progettista</w:t>
        </w:r>
        <w:r w:rsidRPr="00755C3C">
          <w:rPr>
            <w:rFonts w:eastAsia="Calibri" w:cstheme="minorHAnsi"/>
            <w:sz w:val="22"/>
            <w:szCs w:val="22"/>
            <w:rPrChange w:id="18123" w:author="Visone Rossana (GSE)" w:date="2025-10-05T19:54:00Z" w16du:dateUtc="2025-10-05T17:54:00Z">
              <w:rPr>
                <w:rFonts w:eastAsia="Calibri" w:cs="Calibri"/>
              </w:rPr>
            </w:rPrChange>
          </w:rPr>
          <w:t>, contenente almeno i seguenti elementi:</w:t>
        </w:r>
      </w:ins>
    </w:p>
    <w:p w14:paraId="14CC67F7" w14:textId="77777777" w:rsidR="00755C3C" w:rsidRPr="00755C3C" w:rsidRDefault="00755C3C" w:rsidP="00755C3C">
      <w:pPr>
        <w:numPr>
          <w:ilvl w:val="1"/>
          <w:numId w:val="224"/>
        </w:numPr>
        <w:spacing w:after="120" w:line="276" w:lineRule="auto"/>
        <w:ind w:left="491" w:hanging="283"/>
        <w:jc w:val="both"/>
        <w:rPr>
          <w:ins w:id="18124" w:author="Visone Rossana (GSE)" w:date="2025-10-05T19:54:00Z" w16du:dateUtc="2025-10-05T17:54:00Z"/>
          <w:rFonts w:cstheme="minorHAnsi"/>
          <w:sz w:val="22"/>
          <w:szCs w:val="22"/>
          <w:rPrChange w:id="18125" w:author="Visone Rossana (GSE)" w:date="2025-10-05T19:54:00Z" w16du:dateUtc="2025-10-05T17:54:00Z">
            <w:rPr>
              <w:ins w:id="18126" w:author="Visone Rossana (GSE)" w:date="2025-10-05T19:54:00Z" w16du:dateUtc="2025-10-05T17:54:00Z"/>
            </w:rPr>
          </w:rPrChange>
        </w:rPr>
      </w:pPr>
      <w:ins w:id="18127" w:author="Visone Rossana (GSE)" w:date="2025-10-05T19:54:00Z" w16du:dateUtc="2025-10-05T17:54:00Z">
        <w:r w:rsidRPr="00755C3C">
          <w:rPr>
            <w:rFonts w:cstheme="minorHAnsi"/>
            <w:sz w:val="22"/>
            <w:szCs w:val="22"/>
            <w:rPrChange w:id="18128" w:author="Visone Rossana (GSE)" w:date="2025-10-05T19:54:00Z" w16du:dateUtc="2025-10-05T17:54:00Z">
              <w:rPr/>
            </w:rPrChange>
          </w:rPr>
          <w:t xml:space="preserve">i dettagli costruttivi dei ponti termici </w:t>
        </w:r>
        <w:r w:rsidRPr="00755C3C">
          <w:rPr>
            <w:rFonts w:cstheme="minorHAnsi"/>
            <w:i/>
            <w:iCs/>
            <w:sz w:val="22"/>
            <w:szCs w:val="22"/>
            <w:rPrChange w:id="18129" w:author="Visone Rossana (GSE)" w:date="2025-10-05T19:54:00Z" w16du:dateUtc="2025-10-05T17:54:00Z">
              <w:rPr>
                <w:i/>
                <w:iCs/>
              </w:rPr>
            </w:rPrChange>
          </w:rPr>
          <w:t>ante-operam</w:t>
        </w:r>
        <w:r w:rsidRPr="00755C3C">
          <w:rPr>
            <w:rFonts w:cstheme="minorHAnsi"/>
            <w:sz w:val="22"/>
            <w:szCs w:val="22"/>
            <w:rPrChange w:id="18130" w:author="Visone Rossana (GSE)" w:date="2025-10-05T19:54:00Z" w16du:dateUtc="2025-10-05T17:54:00Z">
              <w:rPr/>
            </w:rPrChange>
          </w:rPr>
          <w:t xml:space="preserve"> e </w:t>
        </w:r>
        <w:r w:rsidRPr="00755C3C">
          <w:rPr>
            <w:rFonts w:cstheme="minorHAnsi"/>
            <w:i/>
            <w:iCs/>
            <w:sz w:val="22"/>
            <w:szCs w:val="22"/>
            <w:rPrChange w:id="18131" w:author="Visone Rossana (GSE)" w:date="2025-10-05T19:54:00Z" w16du:dateUtc="2025-10-05T17:54:00Z">
              <w:rPr>
                <w:i/>
                <w:iCs/>
              </w:rPr>
            </w:rPrChange>
          </w:rPr>
          <w:t>post-operam</w:t>
        </w:r>
        <w:r w:rsidRPr="00755C3C">
          <w:rPr>
            <w:rFonts w:cstheme="minorHAnsi"/>
            <w:sz w:val="22"/>
            <w:szCs w:val="22"/>
            <w:rPrChange w:id="18132" w:author="Visone Rossana (GSE)" w:date="2025-10-05T19:54:00Z" w16du:dateUtc="2025-10-05T17:54:00Z">
              <w:rPr/>
            </w:rPrChange>
          </w:rPr>
          <w:t xml:space="preserve"> della struttura oggetto di intervento;</w:t>
        </w:r>
      </w:ins>
    </w:p>
    <w:p w14:paraId="00BD3E4F" w14:textId="77777777" w:rsidR="00755C3C" w:rsidRPr="00755C3C" w:rsidRDefault="00755C3C" w:rsidP="00755C3C">
      <w:pPr>
        <w:numPr>
          <w:ilvl w:val="1"/>
          <w:numId w:val="224"/>
        </w:numPr>
        <w:spacing w:after="120" w:line="276" w:lineRule="auto"/>
        <w:ind w:left="491" w:hanging="283"/>
        <w:jc w:val="both"/>
        <w:rPr>
          <w:ins w:id="18133" w:author="Visone Rossana (GSE)" w:date="2025-10-05T19:54:00Z" w16du:dateUtc="2025-10-05T17:54:00Z"/>
          <w:rFonts w:cstheme="minorHAnsi"/>
          <w:sz w:val="22"/>
          <w:szCs w:val="22"/>
          <w:rPrChange w:id="18134" w:author="Visone Rossana (GSE)" w:date="2025-10-05T19:54:00Z" w16du:dateUtc="2025-10-05T17:54:00Z">
            <w:rPr>
              <w:ins w:id="18135" w:author="Visone Rossana (GSE)" w:date="2025-10-05T19:54:00Z" w16du:dateUtc="2025-10-05T17:54:00Z"/>
            </w:rPr>
          </w:rPrChange>
        </w:rPr>
      </w:pPr>
      <w:ins w:id="18136" w:author="Visone Rossana (GSE)" w:date="2025-10-05T19:54:00Z" w16du:dateUtc="2025-10-05T17:54:00Z">
        <w:r w:rsidRPr="00755C3C">
          <w:rPr>
            <w:rFonts w:cstheme="minorHAnsi"/>
            <w:sz w:val="22"/>
            <w:szCs w:val="22"/>
            <w:rPrChange w:id="18137" w:author="Visone Rossana (GSE)" w:date="2025-10-05T19:54:00Z" w16du:dateUtc="2025-10-05T17:54:00Z">
              <w:rPr/>
            </w:rPrChange>
          </w:rPr>
          <w:t xml:space="preserve">stratigrafia della struttura oggetto dell’intervento, </w:t>
        </w:r>
        <w:r w:rsidRPr="00755C3C">
          <w:rPr>
            <w:rFonts w:cstheme="minorHAnsi"/>
            <w:i/>
            <w:iCs/>
            <w:sz w:val="22"/>
            <w:szCs w:val="22"/>
            <w:rPrChange w:id="18138" w:author="Visone Rossana (GSE)" w:date="2025-10-05T19:54:00Z" w16du:dateUtc="2025-10-05T17:54:00Z">
              <w:rPr>
                <w:i/>
                <w:iCs/>
              </w:rPr>
            </w:rPrChange>
          </w:rPr>
          <w:t>ante-operam</w:t>
        </w:r>
        <w:r w:rsidRPr="00755C3C">
          <w:rPr>
            <w:rFonts w:cstheme="minorHAnsi"/>
            <w:sz w:val="22"/>
            <w:szCs w:val="22"/>
            <w:rPrChange w:id="18139" w:author="Visone Rossana (GSE)" w:date="2025-10-05T19:54:00Z" w16du:dateUtc="2025-10-05T17:54:00Z">
              <w:rPr/>
            </w:rPrChange>
          </w:rPr>
          <w:t xml:space="preserve"> e </w:t>
        </w:r>
        <w:r w:rsidRPr="00755C3C">
          <w:rPr>
            <w:rFonts w:cstheme="minorHAnsi"/>
            <w:i/>
            <w:iCs/>
            <w:sz w:val="22"/>
            <w:szCs w:val="22"/>
            <w:rPrChange w:id="18140" w:author="Visone Rossana (GSE)" w:date="2025-10-05T19:54:00Z" w16du:dateUtc="2025-10-05T17:54:00Z">
              <w:rPr>
                <w:i/>
                <w:iCs/>
              </w:rPr>
            </w:rPrChange>
          </w:rPr>
          <w:t>post-operam</w:t>
        </w:r>
        <w:r w:rsidRPr="00755C3C">
          <w:rPr>
            <w:rFonts w:cstheme="minorHAnsi"/>
            <w:sz w:val="22"/>
            <w:szCs w:val="22"/>
            <w:rPrChange w:id="18141" w:author="Visone Rossana (GSE)" w:date="2025-10-05T19:54:00Z" w16du:dateUtc="2025-10-05T17:54:00Z">
              <w:rPr/>
            </w:rPrChange>
          </w:rPr>
          <w:t>, riportante gli elementi caratterizzanti i vari strati (tipologia materiale, spessori, trasmittanze, ecc.);</w:t>
        </w:r>
      </w:ins>
    </w:p>
    <w:p w14:paraId="770C0C6D" w14:textId="77777777" w:rsidR="00755C3C" w:rsidRPr="00755C3C" w:rsidRDefault="00755C3C" w:rsidP="00755C3C">
      <w:pPr>
        <w:numPr>
          <w:ilvl w:val="1"/>
          <w:numId w:val="224"/>
        </w:numPr>
        <w:spacing w:after="120" w:line="276" w:lineRule="auto"/>
        <w:ind w:left="491" w:hanging="283"/>
        <w:jc w:val="both"/>
        <w:rPr>
          <w:ins w:id="18142" w:author="Visone Rossana (GSE)" w:date="2025-10-05T19:54:00Z" w16du:dateUtc="2025-10-05T17:54:00Z"/>
          <w:rFonts w:cstheme="minorHAnsi"/>
          <w:sz w:val="22"/>
          <w:szCs w:val="22"/>
          <w:rPrChange w:id="18143" w:author="Visone Rossana (GSE)" w:date="2025-10-05T19:54:00Z" w16du:dateUtc="2025-10-05T17:54:00Z">
            <w:rPr>
              <w:ins w:id="18144" w:author="Visone Rossana (GSE)" w:date="2025-10-05T19:54:00Z" w16du:dateUtc="2025-10-05T17:54:00Z"/>
            </w:rPr>
          </w:rPrChange>
        </w:rPr>
      </w:pPr>
      <w:ins w:id="18145" w:author="Visone Rossana (GSE)" w:date="2025-10-05T19:54:00Z" w16du:dateUtc="2025-10-05T17:54:00Z">
        <w:r w:rsidRPr="00755C3C">
          <w:rPr>
            <w:rFonts w:cstheme="minorHAnsi"/>
            <w:sz w:val="22"/>
            <w:szCs w:val="22"/>
            <w:rPrChange w:id="18146" w:author="Visone Rossana (GSE)" w:date="2025-10-05T19:54:00Z" w16du:dateUtc="2025-10-05T17:54:00Z">
              <w:rPr/>
            </w:rPrChange>
          </w:rPr>
          <w:t>elaborati grafici dell’edificio da cui si evincano le superfici oggetto dell’intervento;</w:t>
        </w:r>
      </w:ins>
    </w:p>
    <w:p w14:paraId="2445A67D" w14:textId="77777777" w:rsidR="00755C3C" w:rsidRPr="00755C3C" w:rsidRDefault="00755C3C" w:rsidP="00755C3C">
      <w:pPr>
        <w:numPr>
          <w:ilvl w:val="0"/>
          <w:numId w:val="224"/>
        </w:numPr>
        <w:spacing w:after="120" w:line="276" w:lineRule="auto"/>
        <w:ind w:left="208" w:hanging="284"/>
        <w:jc w:val="both"/>
        <w:rPr>
          <w:ins w:id="18147" w:author="Visone Rossana (GSE)" w:date="2025-10-05T19:54:00Z" w16du:dateUtc="2025-10-05T17:54:00Z"/>
          <w:rFonts w:cstheme="minorHAnsi"/>
          <w:sz w:val="22"/>
          <w:szCs w:val="22"/>
          <w:rPrChange w:id="18148" w:author="Visone Rossana (GSE)" w:date="2025-10-05T19:54:00Z" w16du:dateUtc="2025-10-05T17:54:00Z">
            <w:rPr>
              <w:ins w:id="18149" w:author="Visone Rossana (GSE)" w:date="2025-10-05T19:54:00Z" w16du:dateUtc="2025-10-05T17:54:00Z"/>
              <w:rFonts w:cs="Calibri"/>
            </w:rPr>
          </w:rPrChange>
        </w:rPr>
      </w:pPr>
      <w:ins w:id="18150" w:author="Visone Rossana (GSE)" w:date="2025-10-05T19:54:00Z" w16du:dateUtc="2025-10-05T17:54:00Z">
        <w:r w:rsidRPr="00755C3C">
          <w:rPr>
            <w:rFonts w:cstheme="minorHAnsi"/>
            <w:sz w:val="22"/>
            <w:szCs w:val="22"/>
            <w:rPrChange w:id="18151" w:author="Visone Rossana (GSE)" w:date="2025-10-05T19:54:00Z" w16du:dateUtc="2025-10-05T17:54:00Z">
              <w:rPr>
                <w:rFonts w:cs="Calibri"/>
              </w:rPr>
            </w:rPrChange>
          </w:rPr>
          <w:t>documentazione fotografica attestante l’intervento, raccolta in documento elettronico in formato PDF, con un minimo di 7 foto riportanti:</w:t>
        </w:r>
      </w:ins>
    </w:p>
    <w:p w14:paraId="1F10D637" w14:textId="77777777" w:rsidR="00755C3C" w:rsidRPr="00755C3C" w:rsidRDefault="00755C3C" w:rsidP="00755C3C">
      <w:pPr>
        <w:numPr>
          <w:ilvl w:val="0"/>
          <w:numId w:val="226"/>
        </w:numPr>
        <w:tabs>
          <w:tab w:val="left" w:pos="567"/>
        </w:tabs>
        <w:spacing w:after="120" w:line="276" w:lineRule="auto"/>
        <w:ind w:left="491" w:hanging="284"/>
        <w:jc w:val="both"/>
        <w:rPr>
          <w:ins w:id="18152" w:author="Visone Rossana (GSE)" w:date="2025-10-05T19:54:00Z" w16du:dateUtc="2025-10-05T17:54:00Z"/>
          <w:rFonts w:cstheme="minorHAnsi"/>
          <w:sz w:val="22"/>
          <w:szCs w:val="22"/>
          <w:rPrChange w:id="18153" w:author="Visone Rossana (GSE)" w:date="2025-10-05T19:54:00Z" w16du:dateUtc="2025-10-05T17:54:00Z">
            <w:rPr>
              <w:ins w:id="18154" w:author="Visone Rossana (GSE)" w:date="2025-10-05T19:54:00Z" w16du:dateUtc="2025-10-05T17:54:00Z"/>
              <w:rFonts w:cs="Calibri"/>
            </w:rPr>
          </w:rPrChange>
        </w:rPr>
      </w:pPr>
      <w:ins w:id="18155" w:author="Visone Rossana (GSE)" w:date="2025-10-05T19:54:00Z" w16du:dateUtc="2025-10-05T17:54:00Z">
        <w:r w:rsidRPr="00755C3C">
          <w:rPr>
            <w:rFonts w:cstheme="minorHAnsi"/>
            <w:sz w:val="22"/>
            <w:szCs w:val="22"/>
            <w:rPrChange w:id="18156" w:author="Visone Rossana (GSE)" w:date="2025-10-05T19:54:00Z" w16du:dateUtc="2025-10-05T17:54:00Z">
              <w:rPr>
                <w:rFonts w:cs="Calibri"/>
              </w:rPr>
            </w:rPrChange>
          </w:rPr>
          <w:t xml:space="preserve">vista d’insieme della superficie oggetto d’intervento </w:t>
        </w:r>
        <w:r w:rsidRPr="00755C3C">
          <w:rPr>
            <w:rFonts w:cstheme="minorHAnsi"/>
            <w:i/>
            <w:sz w:val="22"/>
            <w:szCs w:val="22"/>
            <w:rPrChange w:id="18157" w:author="Visone Rossana (GSE)" w:date="2025-10-05T19:54:00Z" w16du:dateUtc="2025-10-05T17:54:00Z">
              <w:rPr>
                <w:rFonts w:cs="Calibri"/>
                <w:i/>
              </w:rPr>
            </w:rPrChange>
          </w:rPr>
          <w:t>ante-operam</w:t>
        </w:r>
        <w:r w:rsidRPr="00755C3C">
          <w:rPr>
            <w:rFonts w:cstheme="minorHAnsi"/>
            <w:sz w:val="22"/>
            <w:szCs w:val="22"/>
            <w:rPrChange w:id="18158" w:author="Visone Rossana (GSE)" w:date="2025-10-05T19:54:00Z" w16du:dateUtc="2025-10-05T17:54:00Z">
              <w:rPr>
                <w:rFonts w:cs="Calibri"/>
              </w:rPr>
            </w:rPrChange>
          </w:rPr>
          <w:t>;</w:t>
        </w:r>
      </w:ins>
    </w:p>
    <w:p w14:paraId="63F6B66C" w14:textId="77777777" w:rsidR="00755C3C" w:rsidRPr="00755C3C" w:rsidRDefault="00755C3C" w:rsidP="00755C3C">
      <w:pPr>
        <w:numPr>
          <w:ilvl w:val="0"/>
          <w:numId w:val="226"/>
        </w:numPr>
        <w:tabs>
          <w:tab w:val="left" w:pos="567"/>
        </w:tabs>
        <w:spacing w:after="120" w:line="276" w:lineRule="auto"/>
        <w:ind w:left="491" w:hanging="283"/>
        <w:jc w:val="both"/>
        <w:rPr>
          <w:ins w:id="18159" w:author="Visone Rossana (GSE)" w:date="2025-10-05T19:54:00Z" w16du:dateUtc="2025-10-05T17:54:00Z"/>
          <w:rFonts w:cstheme="minorHAnsi"/>
          <w:sz w:val="22"/>
          <w:szCs w:val="22"/>
          <w:rPrChange w:id="18160" w:author="Visone Rossana (GSE)" w:date="2025-10-05T19:54:00Z" w16du:dateUtc="2025-10-05T17:54:00Z">
            <w:rPr>
              <w:ins w:id="18161" w:author="Visone Rossana (GSE)" w:date="2025-10-05T19:54:00Z" w16du:dateUtc="2025-10-05T17:54:00Z"/>
              <w:rFonts w:cs="Calibri"/>
            </w:rPr>
          </w:rPrChange>
        </w:rPr>
      </w:pPr>
      <w:ins w:id="18162" w:author="Visone Rossana (GSE)" w:date="2025-10-05T19:54:00Z" w16du:dateUtc="2025-10-05T17:54:00Z">
        <w:r w:rsidRPr="00755C3C">
          <w:rPr>
            <w:rFonts w:cstheme="minorHAnsi"/>
            <w:sz w:val="22"/>
            <w:szCs w:val="22"/>
            <w:rPrChange w:id="18163" w:author="Visone Rossana (GSE)" w:date="2025-10-05T19:54:00Z" w16du:dateUtc="2025-10-05T17:54:00Z">
              <w:rPr>
                <w:rFonts w:cs="Calibri"/>
              </w:rPr>
            </w:rPrChange>
          </w:rPr>
          <w:t xml:space="preserve">vista di dettaglio della struttura oggetto d’intervento </w:t>
        </w:r>
        <w:r w:rsidRPr="00755C3C">
          <w:rPr>
            <w:rFonts w:cstheme="minorHAnsi"/>
            <w:i/>
            <w:sz w:val="22"/>
            <w:szCs w:val="22"/>
            <w:rPrChange w:id="18164" w:author="Visone Rossana (GSE)" w:date="2025-10-05T19:54:00Z" w16du:dateUtc="2025-10-05T17:54:00Z">
              <w:rPr>
                <w:rFonts w:cs="Calibri"/>
                <w:i/>
              </w:rPr>
            </w:rPrChange>
          </w:rPr>
          <w:t>ante-operam</w:t>
        </w:r>
        <w:r w:rsidRPr="00755C3C">
          <w:rPr>
            <w:rFonts w:cstheme="minorHAnsi"/>
            <w:sz w:val="22"/>
            <w:szCs w:val="22"/>
            <w:rPrChange w:id="18165" w:author="Visone Rossana (GSE)" w:date="2025-10-05T19:54:00Z" w16du:dateUtc="2025-10-05T17:54:00Z">
              <w:rPr>
                <w:rFonts w:cs="Calibri"/>
              </w:rPr>
            </w:rPrChange>
          </w:rPr>
          <w:t>, posizionando un metro di riferimento che ne accerti lo spessore, quando possibile;</w:t>
        </w:r>
      </w:ins>
    </w:p>
    <w:p w14:paraId="0AC14127" w14:textId="77777777" w:rsidR="00755C3C" w:rsidRPr="00755C3C" w:rsidRDefault="00755C3C" w:rsidP="00755C3C">
      <w:pPr>
        <w:numPr>
          <w:ilvl w:val="0"/>
          <w:numId w:val="226"/>
        </w:numPr>
        <w:tabs>
          <w:tab w:val="left" w:pos="567"/>
        </w:tabs>
        <w:spacing w:after="120" w:line="276" w:lineRule="auto"/>
        <w:ind w:left="491" w:hanging="283"/>
        <w:jc w:val="both"/>
        <w:rPr>
          <w:ins w:id="18166" w:author="Visone Rossana (GSE)" w:date="2025-10-05T19:54:00Z" w16du:dateUtc="2025-10-05T17:54:00Z"/>
          <w:rFonts w:cstheme="minorHAnsi"/>
          <w:sz w:val="22"/>
          <w:szCs w:val="22"/>
          <w:rPrChange w:id="18167" w:author="Visone Rossana (GSE)" w:date="2025-10-05T19:54:00Z" w16du:dateUtc="2025-10-05T17:54:00Z">
            <w:rPr>
              <w:ins w:id="18168" w:author="Visone Rossana (GSE)" w:date="2025-10-05T19:54:00Z" w16du:dateUtc="2025-10-05T17:54:00Z"/>
              <w:rFonts w:cs="Calibri"/>
            </w:rPr>
          </w:rPrChange>
        </w:rPr>
      </w:pPr>
      <w:ins w:id="18169" w:author="Visone Rossana (GSE)" w:date="2025-10-05T19:54:00Z" w16du:dateUtc="2025-10-05T17:54:00Z">
        <w:r w:rsidRPr="00755C3C">
          <w:rPr>
            <w:rFonts w:cstheme="minorHAnsi"/>
            <w:sz w:val="22"/>
            <w:szCs w:val="22"/>
            <w:rPrChange w:id="18170" w:author="Visone Rossana (GSE)" w:date="2025-10-05T19:54:00Z" w16du:dateUtc="2025-10-05T17:54:00Z">
              <w:rPr>
                <w:rFonts w:cs="Calibri"/>
              </w:rPr>
            </w:rPrChange>
          </w:rPr>
          <w:t>vista di dettaglio in fase di posa in opera del materiale isolante, prima dell’intonacatura;</w:t>
        </w:r>
      </w:ins>
    </w:p>
    <w:p w14:paraId="32ED2892" w14:textId="77777777" w:rsidR="00755C3C" w:rsidRPr="00755C3C" w:rsidRDefault="00755C3C" w:rsidP="00755C3C">
      <w:pPr>
        <w:numPr>
          <w:ilvl w:val="0"/>
          <w:numId w:val="226"/>
        </w:numPr>
        <w:tabs>
          <w:tab w:val="left" w:pos="567"/>
        </w:tabs>
        <w:spacing w:after="120" w:line="276" w:lineRule="auto"/>
        <w:ind w:left="491" w:hanging="283"/>
        <w:jc w:val="both"/>
        <w:rPr>
          <w:ins w:id="18171" w:author="Visone Rossana (GSE)" w:date="2025-10-05T19:54:00Z" w16du:dateUtc="2025-10-05T17:54:00Z"/>
          <w:rFonts w:cstheme="minorHAnsi"/>
          <w:sz w:val="22"/>
          <w:szCs w:val="22"/>
          <w:rPrChange w:id="18172" w:author="Visone Rossana (GSE)" w:date="2025-10-05T19:54:00Z" w16du:dateUtc="2025-10-05T17:54:00Z">
            <w:rPr>
              <w:ins w:id="18173" w:author="Visone Rossana (GSE)" w:date="2025-10-05T19:54:00Z" w16du:dateUtc="2025-10-05T17:54:00Z"/>
              <w:rFonts w:cs="Calibri"/>
            </w:rPr>
          </w:rPrChange>
        </w:rPr>
      </w:pPr>
      <w:ins w:id="18174" w:author="Visone Rossana (GSE)" w:date="2025-10-05T19:54:00Z" w16du:dateUtc="2025-10-05T17:54:00Z">
        <w:r w:rsidRPr="00755C3C">
          <w:rPr>
            <w:rFonts w:cstheme="minorHAnsi"/>
            <w:sz w:val="22"/>
            <w:szCs w:val="22"/>
            <w:rPrChange w:id="18175" w:author="Visone Rossana (GSE)" w:date="2025-10-05T19:54:00Z" w16du:dateUtc="2025-10-05T17:54:00Z">
              <w:rPr>
                <w:rFonts w:cs="Calibri"/>
              </w:rPr>
            </w:rPrChange>
          </w:rPr>
          <w:t>vista di dettaglio del pannello isolante, posizionando un metro di riferimento che ne accerti lo spessore;</w:t>
        </w:r>
      </w:ins>
    </w:p>
    <w:p w14:paraId="4F3A33BE" w14:textId="77777777" w:rsidR="00755C3C" w:rsidRPr="00755C3C" w:rsidRDefault="00755C3C" w:rsidP="00755C3C">
      <w:pPr>
        <w:numPr>
          <w:ilvl w:val="0"/>
          <w:numId w:val="226"/>
        </w:numPr>
        <w:tabs>
          <w:tab w:val="left" w:pos="567"/>
        </w:tabs>
        <w:spacing w:after="120" w:line="276" w:lineRule="auto"/>
        <w:ind w:left="491" w:hanging="283"/>
        <w:jc w:val="both"/>
        <w:rPr>
          <w:ins w:id="18176" w:author="Visone Rossana (GSE)" w:date="2025-10-05T19:54:00Z" w16du:dateUtc="2025-10-05T17:54:00Z"/>
          <w:rFonts w:cstheme="minorHAnsi"/>
          <w:sz w:val="22"/>
          <w:szCs w:val="22"/>
          <w:rPrChange w:id="18177" w:author="Visone Rossana (GSE)" w:date="2025-10-05T19:54:00Z" w16du:dateUtc="2025-10-05T17:54:00Z">
            <w:rPr>
              <w:ins w:id="18178" w:author="Visone Rossana (GSE)" w:date="2025-10-05T19:54:00Z" w16du:dateUtc="2025-10-05T17:54:00Z"/>
              <w:rFonts w:cs="Calibri"/>
            </w:rPr>
          </w:rPrChange>
        </w:rPr>
      </w:pPr>
      <w:ins w:id="18179" w:author="Visone Rossana (GSE)" w:date="2025-10-05T19:54:00Z" w16du:dateUtc="2025-10-05T17:54:00Z">
        <w:r w:rsidRPr="00755C3C">
          <w:rPr>
            <w:rFonts w:cstheme="minorHAnsi"/>
            <w:sz w:val="22"/>
            <w:szCs w:val="22"/>
            <w:rPrChange w:id="18180" w:author="Visone Rossana (GSE)" w:date="2025-10-05T19:54:00Z" w16du:dateUtc="2025-10-05T17:54:00Z">
              <w:rPr>
                <w:rFonts w:cs="Calibri"/>
              </w:rPr>
            </w:rPrChange>
          </w:rPr>
          <w:t>vista d’insieme in fase di lavorazione della superficie oggetto di intervento, con il materiale isolante posato;</w:t>
        </w:r>
      </w:ins>
    </w:p>
    <w:p w14:paraId="06DFDD8A" w14:textId="77777777" w:rsidR="00755C3C" w:rsidRPr="00755C3C" w:rsidRDefault="00755C3C" w:rsidP="00755C3C">
      <w:pPr>
        <w:numPr>
          <w:ilvl w:val="0"/>
          <w:numId w:val="226"/>
        </w:numPr>
        <w:tabs>
          <w:tab w:val="left" w:pos="567"/>
        </w:tabs>
        <w:spacing w:after="120" w:line="276" w:lineRule="auto"/>
        <w:ind w:left="491" w:hanging="283"/>
        <w:jc w:val="both"/>
        <w:rPr>
          <w:ins w:id="18181" w:author="Visone Rossana (GSE)" w:date="2025-10-05T19:54:00Z" w16du:dateUtc="2025-10-05T17:54:00Z"/>
          <w:rFonts w:cstheme="minorHAnsi"/>
          <w:sz w:val="22"/>
          <w:szCs w:val="22"/>
          <w:rPrChange w:id="18182" w:author="Visone Rossana (GSE)" w:date="2025-10-05T19:54:00Z" w16du:dateUtc="2025-10-05T17:54:00Z">
            <w:rPr>
              <w:ins w:id="18183" w:author="Visone Rossana (GSE)" w:date="2025-10-05T19:54:00Z" w16du:dateUtc="2025-10-05T17:54:00Z"/>
              <w:rFonts w:cs="Calibri"/>
            </w:rPr>
          </w:rPrChange>
        </w:rPr>
      </w:pPr>
      <w:ins w:id="18184" w:author="Visone Rossana (GSE)" w:date="2025-10-05T19:54:00Z" w16du:dateUtc="2025-10-05T17:54:00Z">
        <w:r w:rsidRPr="00755C3C">
          <w:rPr>
            <w:rFonts w:cstheme="minorHAnsi"/>
            <w:sz w:val="22"/>
            <w:szCs w:val="22"/>
            <w:rPrChange w:id="18185" w:author="Visone Rossana (GSE)" w:date="2025-10-05T19:54:00Z" w16du:dateUtc="2025-10-05T17:54:00Z">
              <w:rPr>
                <w:rFonts w:cs="Calibri"/>
              </w:rPr>
            </w:rPrChange>
          </w:rPr>
          <w:t>vista d’insieme della superficie oggetto d’intervento, a lavoro concluso (</w:t>
        </w:r>
        <w:r w:rsidRPr="00755C3C">
          <w:rPr>
            <w:rFonts w:cstheme="minorHAnsi"/>
            <w:i/>
            <w:sz w:val="22"/>
            <w:szCs w:val="22"/>
            <w:rPrChange w:id="18186" w:author="Visone Rossana (GSE)" w:date="2025-10-05T19:54:00Z" w16du:dateUtc="2025-10-05T17:54:00Z">
              <w:rPr>
                <w:rFonts w:cs="Calibri"/>
                <w:i/>
              </w:rPr>
            </w:rPrChange>
          </w:rPr>
          <w:t>post-operam</w:t>
        </w:r>
        <w:r w:rsidRPr="00755C3C">
          <w:rPr>
            <w:rFonts w:cstheme="minorHAnsi"/>
            <w:sz w:val="22"/>
            <w:szCs w:val="22"/>
            <w:rPrChange w:id="18187" w:author="Visone Rossana (GSE)" w:date="2025-10-05T19:54:00Z" w16du:dateUtc="2025-10-05T17:54:00Z">
              <w:rPr>
                <w:rFonts w:cs="Calibri"/>
              </w:rPr>
            </w:rPrChange>
          </w:rPr>
          <w:t>);</w:t>
        </w:r>
      </w:ins>
    </w:p>
    <w:p w14:paraId="55429E9E" w14:textId="3EB1F903" w:rsidR="00755C3C" w:rsidRDefault="00755C3C" w:rsidP="00755C3C">
      <w:pPr>
        <w:numPr>
          <w:ilvl w:val="0"/>
          <w:numId w:val="226"/>
        </w:numPr>
        <w:tabs>
          <w:tab w:val="left" w:pos="567"/>
        </w:tabs>
        <w:spacing w:after="120" w:line="276" w:lineRule="auto"/>
        <w:ind w:left="491" w:hanging="283"/>
        <w:jc w:val="both"/>
        <w:rPr>
          <w:ins w:id="18188" w:author="Visone Rossana (GSE)" w:date="2025-10-05T19:55:00Z" w16du:dateUtc="2025-10-05T17:55:00Z"/>
          <w:rFonts w:cstheme="minorHAnsi"/>
          <w:sz w:val="22"/>
          <w:szCs w:val="22"/>
        </w:rPr>
      </w:pPr>
      <w:ins w:id="18189" w:author="Visone Rossana (GSE)" w:date="2025-10-05T19:54:00Z" w16du:dateUtc="2025-10-05T17:54:00Z">
        <w:r w:rsidRPr="00755C3C">
          <w:rPr>
            <w:rFonts w:cstheme="minorHAnsi"/>
            <w:sz w:val="22"/>
            <w:szCs w:val="22"/>
            <w:rPrChange w:id="18190" w:author="Visone Rossana (GSE)" w:date="2025-10-05T19:54:00Z" w16du:dateUtc="2025-10-05T17:54:00Z">
              <w:rPr>
                <w:rFonts w:cs="Calibri"/>
              </w:rPr>
            </w:rPrChange>
          </w:rPr>
          <w:lastRenderedPageBreak/>
          <w:t>vista di dettaglio</w:t>
        </w:r>
        <w:r w:rsidRPr="00755C3C">
          <w:rPr>
            <w:rFonts w:cstheme="minorHAnsi"/>
            <w:i/>
            <w:sz w:val="22"/>
            <w:szCs w:val="22"/>
            <w:rPrChange w:id="18191" w:author="Visone Rossana (GSE)" w:date="2025-10-05T19:54:00Z" w16du:dateUtc="2025-10-05T17:54:00Z">
              <w:rPr>
                <w:rFonts w:cs="Calibri"/>
                <w:i/>
              </w:rPr>
            </w:rPrChange>
          </w:rPr>
          <w:t xml:space="preserve"> post-operam</w:t>
        </w:r>
        <w:r w:rsidRPr="00755C3C">
          <w:rPr>
            <w:rFonts w:cstheme="minorHAnsi"/>
            <w:sz w:val="22"/>
            <w:szCs w:val="22"/>
            <w:rPrChange w:id="18192" w:author="Visone Rossana (GSE)" w:date="2025-10-05T19:54:00Z" w16du:dateUtc="2025-10-05T17:54:00Z">
              <w:rPr>
                <w:rFonts w:cs="Calibri"/>
              </w:rPr>
            </w:rPrChange>
          </w:rPr>
          <w:t xml:space="preserve"> della struttura oggetto d’intervento, posizionando un metro di riferimento che ne accerti lo spessore, quando possibile</w:t>
        </w:r>
      </w:ins>
      <w:ins w:id="18193" w:author="Visone Rossana (GSE)" w:date="2025-10-05T19:55:00Z" w16du:dateUtc="2025-10-05T17:55:00Z">
        <w:r>
          <w:rPr>
            <w:rFonts w:cstheme="minorHAnsi"/>
            <w:sz w:val="22"/>
            <w:szCs w:val="22"/>
          </w:rPr>
          <w:t>;</w:t>
        </w:r>
      </w:ins>
    </w:p>
    <w:p w14:paraId="1E80236D" w14:textId="6C6DC99D" w:rsidR="00755C3C" w:rsidRPr="00C63772" w:rsidRDefault="00CA634E">
      <w:pPr>
        <w:numPr>
          <w:ilvl w:val="0"/>
          <w:numId w:val="224"/>
        </w:numPr>
        <w:spacing w:after="120" w:line="276" w:lineRule="auto"/>
        <w:ind w:left="208" w:hanging="284"/>
        <w:jc w:val="both"/>
        <w:rPr>
          <w:ins w:id="18194" w:author="Visone Rossana (GSE)" w:date="2025-10-05T19:54:00Z" w16du:dateUtc="2025-10-05T17:54:00Z"/>
          <w:rFonts w:cstheme="minorHAnsi"/>
          <w:sz w:val="22"/>
          <w:szCs w:val="22"/>
          <w:rPrChange w:id="18195" w:author="Visone Rossana (GSE)" w:date="2025-10-05T19:56:00Z" w16du:dateUtc="2025-10-05T17:56:00Z">
            <w:rPr>
              <w:ins w:id="18196" w:author="Visone Rossana (GSE)" w:date="2025-10-05T19:54:00Z" w16du:dateUtc="2025-10-05T17:54:00Z"/>
              <w:rFonts w:cs="Calibri"/>
            </w:rPr>
          </w:rPrChange>
        </w:rPr>
        <w:pPrChange w:id="18197" w:author="Rivera Cordero Daybeth Gabriela (GSE)" w:date="2025-10-15T11:47:00Z" w16du:dateUtc="2025-10-15T09:47:00Z">
          <w:pPr>
            <w:numPr>
              <w:numId w:val="226"/>
            </w:numPr>
            <w:tabs>
              <w:tab w:val="left" w:pos="567"/>
            </w:tabs>
            <w:spacing w:after="120" w:line="276" w:lineRule="auto"/>
            <w:ind w:left="491" w:hanging="283"/>
            <w:jc w:val="both"/>
          </w:pPr>
        </w:pPrChange>
      </w:pPr>
      <w:ins w:id="18198" w:author="Rivera Cordero Daybeth Gabriela (GSE)" w:date="2025-10-15T11:46:00Z" w16du:dateUtc="2025-10-15T09:46:00Z">
        <w:r>
          <w:rPr>
            <w:rFonts w:cstheme="minorHAnsi"/>
            <w:sz w:val="22"/>
            <w:szCs w:val="22"/>
          </w:rPr>
          <w:t>per interventi realizzati dalle imprese</w:t>
        </w:r>
      </w:ins>
      <w:ins w:id="18199" w:author="Visone Rossana (GSE)" w:date="2025-10-17T16:53:00Z" w16du:dateUtc="2025-10-17T14:53:00Z">
        <w:r w:rsidR="000074D7">
          <w:rPr>
            <w:rFonts w:cstheme="minorHAnsi"/>
            <w:sz w:val="22"/>
            <w:szCs w:val="22"/>
          </w:rPr>
          <w:t xml:space="preserve"> (</w:t>
        </w:r>
        <w:r w:rsidR="000074D7" w:rsidRPr="000074D7">
          <w:rPr>
            <w:rFonts w:cstheme="minorHAnsi"/>
            <w:sz w:val="22"/>
            <w:szCs w:val="22"/>
            <w:highlight w:val="cyan"/>
            <w:rPrChange w:id="18200" w:author="Visone Rossana (GSE)" w:date="2025-10-17T16:53:00Z" w16du:dateUtc="2025-10-17T14:53:00Z">
              <w:rPr>
                <w:rFonts w:cstheme="minorHAnsi"/>
                <w:sz w:val="22"/>
                <w:szCs w:val="22"/>
              </w:rPr>
            </w:rPrChange>
          </w:rPr>
          <w:t>ivi inclusi gli ETS economici</w:t>
        </w:r>
        <w:r w:rsidR="000074D7">
          <w:rPr>
            <w:rFonts w:cstheme="minorHAnsi"/>
            <w:sz w:val="22"/>
            <w:szCs w:val="22"/>
          </w:rPr>
          <w:t>)</w:t>
        </w:r>
      </w:ins>
      <w:ins w:id="18201" w:author="Visone Rossana (GSE)" w:date="2025-10-17T16:56:00Z" w16du:dateUtc="2025-10-17T14:56:00Z">
        <w:r w:rsidR="00367822">
          <w:rPr>
            <w:rFonts w:cstheme="minorHAnsi"/>
            <w:sz w:val="22"/>
            <w:szCs w:val="22"/>
          </w:rPr>
          <w:t xml:space="preserve"> su edifici ricadenti nell’ambito terziario</w:t>
        </w:r>
      </w:ins>
      <w:ins w:id="18202" w:author="Rivera Cordero Daybeth Gabriela (GSE)" w:date="2025-10-15T11:46:00Z" w16du:dateUtc="2025-10-15T09:46:00Z">
        <w:del w:id="18203" w:author="Visone Rossana (GSE)" w:date="2025-10-17T16:54:00Z" w16du:dateUtc="2025-10-17T14:54:00Z">
          <w:r w:rsidDel="000074D7">
            <w:rPr>
              <w:rFonts w:cstheme="minorHAnsi"/>
              <w:sz w:val="22"/>
              <w:szCs w:val="22"/>
            </w:rPr>
            <w:delText xml:space="preserve"> su edifici in ambito terziario</w:delText>
          </w:r>
        </w:del>
        <w:r>
          <w:rPr>
            <w:rFonts w:cstheme="minorHAnsi"/>
            <w:sz w:val="22"/>
            <w:szCs w:val="22"/>
          </w:rPr>
          <w:t xml:space="preserve">, </w:t>
        </w:r>
      </w:ins>
      <w:ins w:id="18204" w:author="Visone Rossana (GSE)" w:date="2025-10-17T16:53:00Z" w16du:dateUtc="2025-10-17T14:53:00Z">
        <w:r w:rsidR="00B16A08">
          <w:rPr>
            <w:rFonts w:cstheme="minorHAnsi"/>
            <w:sz w:val="22"/>
            <w:szCs w:val="22"/>
          </w:rPr>
          <w:t>a</w:t>
        </w:r>
      </w:ins>
      <w:ins w:id="18205" w:author="Visone Rossana (GSE)" w:date="2025-10-05T19:56:00Z" w16du:dateUtc="2025-10-05T17:56:00Z">
        <w:del w:id="18206" w:author="Rivera Cordero Daybeth Gabriela (GSE)" w:date="2025-10-15T11:46:00Z" w16du:dateUtc="2025-10-15T09:46:00Z">
          <w:r w:rsidR="00C63772" w:rsidDel="00CA634E">
            <w:rPr>
              <w:rFonts w:cstheme="minorHAnsi"/>
              <w:sz w:val="22"/>
              <w:szCs w:val="22"/>
            </w:rPr>
            <w:delText>A</w:delText>
          </w:r>
        </w:del>
        <w:r w:rsidR="00C63772" w:rsidRPr="005750B8">
          <w:rPr>
            <w:rFonts w:cstheme="minorHAnsi"/>
            <w:sz w:val="22"/>
            <w:szCs w:val="22"/>
          </w:rPr>
          <w:t xml:space="preserve">ttestato di </w:t>
        </w:r>
        <w:del w:id="18207" w:author="Visone Rossana (GSE)" w:date="2025-10-17T16:54:00Z" w16du:dateUtc="2025-10-17T14:54:00Z">
          <w:r w:rsidR="00C63772" w:rsidRPr="005750B8" w:rsidDel="000074D7">
            <w:rPr>
              <w:rFonts w:cstheme="minorHAnsi"/>
              <w:sz w:val="22"/>
              <w:szCs w:val="22"/>
            </w:rPr>
            <w:delText>P</w:delText>
          </w:r>
        </w:del>
      </w:ins>
      <w:ins w:id="18208" w:author="Visone Rossana (GSE)" w:date="2025-10-17T16:54:00Z" w16du:dateUtc="2025-10-17T14:54:00Z">
        <w:r w:rsidR="000074D7">
          <w:rPr>
            <w:rFonts w:cstheme="minorHAnsi"/>
            <w:sz w:val="22"/>
            <w:szCs w:val="22"/>
          </w:rPr>
          <w:t>p</w:t>
        </w:r>
      </w:ins>
      <w:ins w:id="18209" w:author="Visone Rossana (GSE)" w:date="2025-10-05T19:56:00Z" w16du:dateUtc="2025-10-05T17:56:00Z">
        <w:r w:rsidR="00C63772" w:rsidRPr="005750B8">
          <w:rPr>
            <w:rFonts w:cstheme="minorHAnsi"/>
            <w:sz w:val="22"/>
            <w:szCs w:val="22"/>
          </w:rPr>
          <w:t xml:space="preserve">restazione </w:t>
        </w:r>
        <w:del w:id="18210" w:author="Visone Rossana (GSE)" w:date="2025-10-17T16:54:00Z" w16du:dateUtc="2025-10-17T14:54:00Z">
          <w:r w:rsidR="00C63772" w:rsidRPr="005750B8" w:rsidDel="000074D7">
            <w:rPr>
              <w:rFonts w:cstheme="minorHAnsi"/>
              <w:sz w:val="22"/>
              <w:szCs w:val="22"/>
            </w:rPr>
            <w:delText>E</w:delText>
          </w:r>
        </w:del>
      </w:ins>
      <w:ins w:id="18211" w:author="Visone Rossana (GSE)" w:date="2025-10-17T16:54:00Z" w16du:dateUtc="2025-10-17T14:54:00Z">
        <w:r w:rsidR="000074D7">
          <w:rPr>
            <w:rFonts w:cstheme="minorHAnsi"/>
            <w:sz w:val="22"/>
            <w:szCs w:val="22"/>
          </w:rPr>
          <w:t>e</w:t>
        </w:r>
      </w:ins>
      <w:ins w:id="18212" w:author="Visone Rossana (GSE)" w:date="2025-10-05T19:56:00Z" w16du:dateUtc="2025-10-05T17:56:00Z">
        <w:r w:rsidR="00C63772" w:rsidRPr="005750B8">
          <w:rPr>
            <w:rFonts w:cstheme="minorHAnsi"/>
            <w:sz w:val="22"/>
            <w:szCs w:val="22"/>
          </w:rPr>
          <w:t xml:space="preserve">nergetica </w:t>
        </w:r>
        <w:r w:rsidR="00C63772">
          <w:rPr>
            <w:rFonts w:cstheme="minorHAnsi"/>
            <w:sz w:val="22"/>
            <w:szCs w:val="22"/>
          </w:rPr>
          <w:t xml:space="preserve">ante </w:t>
        </w:r>
      </w:ins>
      <w:ins w:id="18213" w:author="Visone Rossana (GSE)" w:date="2025-10-05T19:57:00Z" w16du:dateUtc="2025-10-05T17:57:00Z">
        <w:r w:rsidR="00350571">
          <w:rPr>
            <w:rFonts w:cstheme="minorHAnsi"/>
            <w:sz w:val="22"/>
            <w:szCs w:val="22"/>
          </w:rPr>
          <w:t>operam e post operam (</w:t>
        </w:r>
        <w:r w:rsidR="00350571" w:rsidRPr="005750B8">
          <w:rPr>
            <w:rFonts w:cstheme="minorHAnsi"/>
            <w:sz w:val="22"/>
            <w:szCs w:val="22"/>
          </w:rPr>
          <w:t>redatto secondo D.Lgs. 192/05 e s.m.i. e disposizioni regionali vigenti ove presenti</w:t>
        </w:r>
        <w:r w:rsidR="00350571">
          <w:rPr>
            <w:rFonts w:cstheme="minorHAnsi"/>
            <w:sz w:val="22"/>
            <w:szCs w:val="22"/>
          </w:rPr>
          <w:t xml:space="preserve">), </w:t>
        </w:r>
        <w:del w:id="18214" w:author="Visone Rossana (GSE)" w:date="2025-10-17T16:56:00Z" w16du:dateUtc="2025-10-17T14:56:00Z">
          <w:r w:rsidR="00350571" w:rsidDel="00367822">
            <w:rPr>
              <w:rFonts w:cstheme="minorHAnsi"/>
              <w:sz w:val="22"/>
              <w:szCs w:val="22"/>
            </w:rPr>
            <w:delText xml:space="preserve">per interventi realizzati </w:delText>
          </w:r>
        </w:del>
        <w:del w:id="18215" w:author="Visone Rossana (GSE)" w:date="2025-10-17T16:54:00Z" w16du:dateUtc="2025-10-17T14:54:00Z">
          <w:r w:rsidR="00350571" w:rsidDel="000074D7">
            <w:rPr>
              <w:rFonts w:cstheme="minorHAnsi"/>
              <w:sz w:val="22"/>
              <w:szCs w:val="22"/>
            </w:rPr>
            <w:delText xml:space="preserve">dalle imprese </w:delText>
          </w:r>
        </w:del>
      </w:ins>
      <w:ins w:id="18216" w:author="Visone Rossana (GSE)" w:date="2025-10-05T19:58:00Z" w16du:dateUtc="2025-10-05T17:58:00Z">
        <w:del w:id="18217" w:author="Visone Rossana (GSE)" w:date="2025-10-17T16:55:00Z" w16du:dateUtc="2025-10-17T14:55:00Z">
          <w:r w:rsidR="00393146" w:rsidDel="00367822">
            <w:rPr>
              <w:rFonts w:cstheme="minorHAnsi"/>
              <w:sz w:val="22"/>
              <w:szCs w:val="22"/>
            </w:rPr>
            <w:delText>su edifici in ambito terziario</w:delText>
          </w:r>
        </w:del>
      </w:ins>
      <w:ins w:id="18218" w:author="Rivera Cordero Daybeth Gabriela (GSE)" w:date="2025-10-15T11:46:00Z" w16du:dateUtc="2025-10-15T09:46:00Z">
        <w:del w:id="18219" w:author="Visone Rossana (GSE)" w:date="2025-10-17T16:56:00Z" w16du:dateUtc="2025-10-17T14:56:00Z">
          <w:r w:rsidR="00793811" w:rsidDel="00367822">
            <w:rPr>
              <w:rFonts w:cstheme="minorHAnsi"/>
              <w:sz w:val="22"/>
              <w:szCs w:val="22"/>
            </w:rPr>
            <w:delText xml:space="preserve">, </w:delText>
          </w:r>
        </w:del>
        <w:r>
          <w:rPr>
            <w:rFonts w:cstheme="minorHAnsi"/>
            <w:sz w:val="22"/>
            <w:szCs w:val="22"/>
          </w:rPr>
          <w:t>ai fini della verifica della riduzione della domanda di energia primaria.</w:t>
        </w:r>
      </w:ins>
    </w:p>
    <w:p w14:paraId="77CC0908" w14:textId="77777777" w:rsidR="00755C3C" w:rsidRPr="00755C3C" w:rsidRDefault="00755C3C">
      <w:pPr>
        <w:spacing w:after="120" w:line="276" w:lineRule="auto"/>
        <w:jc w:val="both"/>
        <w:rPr>
          <w:ins w:id="18220" w:author="Visone Rossana (GSE)" w:date="2025-10-05T19:54:00Z" w16du:dateUtc="2025-10-05T17:54:00Z"/>
          <w:rFonts w:cstheme="minorHAnsi"/>
          <w:b/>
          <w:sz w:val="22"/>
          <w:szCs w:val="22"/>
          <w:u w:val="single"/>
          <w:rPrChange w:id="18221" w:author="Visone Rossana (GSE)" w:date="2025-10-05T19:54:00Z" w16du:dateUtc="2025-10-05T17:54:00Z">
            <w:rPr>
              <w:ins w:id="18222" w:author="Visone Rossana (GSE)" w:date="2025-10-05T19:54:00Z" w16du:dateUtc="2025-10-05T17:54:00Z"/>
              <w:b/>
              <w:u w:val="single"/>
            </w:rPr>
          </w:rPrChange>
        </w:rPr>
        <w:pPrChange w:id="18223" w:author="Visone Rossana (GSE)" w:date="2025-10-05T19:54:00Z" w16du:dateUtc="2025-10-05T17:54:00Z">
          <w:pPr>
            <w:spacing w:after="120"/>
            <w:jc w:val="both"/>
          </w:pPr>
        </w:pPrChange>
      </w:pPr>
      <w:ins w:id="18224" w:author="Visone Rossana (GSE)" w:date="2025-10-05T19:54:00Z" w16du:dateUtc="2025-10-05T17:54:00Z">
        <w:r w:rsidRPr="00755C3C">
          <w:rPr>
            <w:rFonts w:cstheme="minorHAnsi"/>
            <w:b/>
            <w:sz w:val="22"/>
            <w:szCs w:val="22"/>
            <w:u w:val="single"/>
            <w:rPrChange w:id="18225" w:author="Visone Rossana (GSE)" w:date="2025-10-05T19:54:00Z" w16du:dateUtc="2025-10-05T17:54:00Z">
              <w:rPr>
                <w:b/>
                <w:u w:val="single"/>
              </w:rPr>
            </w:rPrChange>
          </w:rPr>
          <w:t>Documentazione da conservare a cura del Soggetto Responsabile:</w:t>
        </w:r>
      </w:ins>
    </w:p>
    <w:p w14:paraId="69837EDA" w14:textId="77777777" w:rsidR="00755C3C" w:rsidRPr="00755C3C" w:rsidRDefault="00755C3C" w:rsidP="00755C3C">
      <w:pPr>
        <w:numPr>
          <w:ilvl w:val="0"/>
          <w:numId w:val="225"/>
        </w:numPr>
        <w:tabs>
          <w:tab w:val="num" w:pos="284"/>
        </w:tabs>
        <w:spacing w:after="120" w:line="276" w:lineRule="auto"/>
        <w:ind w:left="284"/>
        <w:jc w:val="both"/>
        <w:rPr>
          <w:ins w:id="18226" w:author="Visone Rossana (GSE)" w:date="2025-10-05T19:54:00Z" w16du:dateUtc="2025-10-05T17:54:00Z"/>
          <w:rFonts w:cstheme="minorHAnsi"/>
          <w:sz w:val="22"/>
          <w:szCs w:val="22"/>
          <w:rPrChange w:id="18227" w:author="Visone Rossana (GSE)" w:date="2025-10-05T19:54:00Z" w16du:dateUtc="2025-10-05T17:54:00Z">
            <w:rPr>
              <w:ins w:id="18228" w:author="Visone Rossana (GSE)" w:date="2025-10-05T19:54:00Z" w16du:dateUtc="2025-10-05T17:54:00Z"/>
              <w:rFonts w:cs="Calibri"/>
            </w:rPr>
          </w:rPrChange>
        </w:rPr>
      </w:pPr>
      <w:ins w:id="18229" w:author="Visone Rossana (GSE)" w:date="2025-10-05T19:54:00Z" w16du:dateUtc="2025-10-05T17:54:00Z">
        <w:r w:rsidRPr="00755C3C">
          <w:rPr>
            <w:rFonts w:cstheme="minorHAnsi"/>
            <w:sz w:val="22"/>
            <w:szCs w:val="22"/>
            <w:rPrChange w:id="18230" w:author="Visone Rossana (GSE)" w:date="2025-10-05T19:54:00Z" w16du:dateUtc="2025-10-05T17:54:00Z">
              <w:rPr>
                <w:rFonts w:cs="Calibri"/>
              </w:rPr>
            </w:rPrChange>
          </w:rPr>
          <w:t xml:space="preserve">diagnosi energetica precedente l’intervento; </w:t>
        </w:r>
      </w:ins>
    </w:p>
    <w:p w14:paraId="74A65047" w14:textId="77777777" w:rsidR="00755C3C" w:rsidRPr="00755C3C" w:rsidRDefault="00755C3C" w:rsidP="00755C3C">
      <w:pPr>
        <w:numPr>
          <w:ilvl w:val="0"/>
          <w:numId w:val="225"/>
        </w:numPr>
        <w:tabs>
          <w:tab w:val="num" w:pos="284"/>
        </w:tabs>
        <w:spacing w:after="120" w:line="276" w:lineRule="auto"/>
        <w:ind w:left="284"/>
        <w:jc w:val="both"/>
        <w:rPr>
          <w:ins w:id="18231" w:author="Visone Rossana (GSE)" w:date="2025-10-05T19:54:00Z" w16du:dateUtc="2025-10-05T17:54:00Z"/>
          <w:rFonts w:cstheme="minorHAnsi"/>
          <w:sz w:val="22"/>
          <w:szCs w:val="22"/>
          <w:rPrChange w:id="18232" w:author="Visone Rossana (GSE)" w:date="2025-10-05T19:54:00Z" w16du:dateUtc="2025-10-05T17:54:00Z">
            <w:rPr>
              <w:ins w:id="18233" w:author="Visone Rossana (GSE)" w:date="2025-10-05T19:54:00Z" w16du:dateUtc="2025-10-05T17:54:00Z"/>
              <w:rFonts w:cs="Calibri"/>
            </w:rPr>
          </w:rPrChange>
        </w:rPr>
      </w:pPr>
      <w:ins w:id="18234" w:author="Visone Rossana (GSE)" w:date="2025-10-05T19:54:00Z" w16du:dateUtc="2025-10-05T17:54:00Z">
        <w:r w:rsidRPr="00755C3C">
          <w:rPr>
            <w:rFonts w:cstheme="minorHAnsi"/>
            <w:sz w:val="22"/>
            <w:szCs w:val="22"/>
            <w:rPrChange w:id="18235" w:author="Visone Rossana (GSE)" w:date="2025-10-05T19:54:00Z" w16du:dateUtc="2025-10-05T17:54:00Z">
              <w:rPr>
                <w:rFonts w:cs="Calibri"/>
              </w:rPr>
            </w:rPrChange>
          </w:rPr>
          <w:t>per edifici con impianto termico di potenza nominale maggiore o uguale di 35 kW</w:t>
        </w:r>
        <w:r w:rsidRPr="00755C3C">
          <w:rPr>
            <w:rFonts w:cstheme="minorHAnsi"/>
            <w:sz w:val="22"/>
            <w:szCs w:val="22"/>
            <w:vertAlign w:val="subscript"/>
            <w:rPrChange w:id="18236" w:author="Visone Rossana (GSE)" w:date="2025-10-05T19:54:00Z" w16du:dateUtc="2025-10-05T17:54:00Z">
              <w:rPr>
                <w:rFonts w:cs="Calibri"/>
                <w:vertAlign w:val="subscript"/>
              </w:rPr>
            </w:rPrChange>
          </w:rPr>
          <w:t>t</w:t>
        </w:r>
        <w:r w:rsidRPr="00755C3C">
          <w:rPr>
            <w:rFonts w:cstheme="minorHAnsi"/>
            <w:sz w:val="22"/>
            <w:szCs w:val="22"/>
            <w:rPrChange w:id="18237" w:author="Visone Rossana (GSE)" w:date="2025-10-05T19:54:00Z" w16du:dateUtc="2025-10-05T17:54:00Z">
              <w:rPr>
                <w:rFonts w:cs="Calibri"/>
              </w:rPr>
            </w:rPrChange>
          </w:rPr>
          <w:t xml:space="preserve"> e inferiore a 100 kW</w:t>
        </w:r>
        <w:r w:rsidRPr="00755C3C">
          <w:rPr>
            <w:rFonts w:cstheme="minorHAnsi"/>
            <w:sz w:val="22"/>
            <w:szCs w:val="22"/>
            <w:vertAlign w:val="subscript"/>
            <w:rPrChange w:id="18238" w:author="Visone Rossana (GSE)" w:date="2025-10-05T19:54:00Z" w16du:dateUtc="2025-10-05T17:54:00Z">
              <w:rPr>
                <w:rFonts w:cs="Calibri"/>
                <w:vertAlign w:val="subscript"/>
              </w:rPr>
            </w:rPrChange>
          </w:rPr>
          <w:t>t</w:t>
        </w:r>
        <w:r w:rsidRPr="00755C3C">
          <w:rPr>
            <w:rFonts w:cstheme="minorHAnsi"/>
            <w:sz w:val="22"/>
            <w:szCs w:val="22"/>
            <w:rPrChange w:id="18239" w:author="Visone Rossana (GSE)" w:date="2025-10-05T19:54:00Z" w16du:dateUtc="2025-10-05T17:54:00Z">
              <w:rPr>
                <w:rFonts w:cs="Calibri"/>
              </w:rPr>
            </w:rPrChange>
          </w:rPr>
          <w:t>, la relazione tecnica di progetto timbrata e firmata dal progettista,</w:t>
        </w:r>
        <w:r w:rsidRPr="00755C3C">
          <w:rPr>
            <w:rFonts w:eastAsia="Calibri" w:cstheme="minorHAnsi"/>
            <w:sz w:val="22"/>
            <w:szCs w:val="22"/>
            <w:rPrChange w:id="18240" w:author="Visone Rossana (GSE)" w:date="2025-10-05T19:54:00Z" w16du:dateUtc="2025-10-05T17:54:00Z">
              <w:rPr>
                <w:rFonts w:eastAsia="Calibri" w:cs="Calibri"/>
              </w:rPr>
            </w:rPrChange>
          </w:rPr>
          <w:t xml:space="preserve"> contenente almeno i seguenti elementi:</w:t>
        </w:r>
      </w:ins>
    </w:p>
    <w:p w14:paraId="2B62A0E4" w14:textId="77777777" w:rsidR="00755C3C" w:rsidRPr="00755C3C" w:rsidRDefault="00755C3C" w:rsidP="00755C3C">
      <w:pPr>
        <w:numPr>
          <w:ilvl w:val="1"/>
          <w:numId w:val="227"/>
        </w:numPr>
        <w:spacing w:after="120" w:line="276" w:lineRule="auto"/>
        <w:ind w:left="491" w:hanging="283"/>
        <w:jc w:val="both"/>
        <w:rPr>
          <w:ins w:id="18241" w:author="Visone Rossana (GSE)" w:date="2025-10-05T19:54:00Z" w16du:dateUtc="2025-10-05T17:54:00Z"/>
          <w:rFonts w:cstheme="minorHAnsi"/>
          <w:sz w:val="22"/>
          <w:szCs w:val="22"/>
          <w:rPrChange w:id="18242" w:author="Visone Rossana (GSE)" w:date="2025-10-05T19:54:00Z" w16du:dateUtc="2025-10-05T17:54:00Z">
            <w:rPr>
              <w:ins w:id="18243" w:author="Visone Rossana (GSE)" w:date="2025-10-05T19:54:00Z" w16du:dateUtc="2025-10-05T17:54:00Z"/>
            </w:rPr>
          </w:rPrChange>
        </w:rPr>
      </w:pPr>
      <w:ins w:id="18244" w:author="Visone Rossana (GSE)" w:date="2025-10-05T19:54:00Z" w16du:dateUtc="2025-10-05T17:54:00Z">
        <w:r w:rsidRPr="00755C3C">
          <w:rPr>
            <w:rFonts w:cstheme="minorHAnsi"/>
            <w:sz w:val="22"/>
            <w:szCs w:val="22"/>
            <w:rPrChange w:id="18245" w:author="Visone Rossana (GSE)" w:date="2025-10-05T19:54:00Z" w16du:dateUtc="2025-10-05T17:54:00Z">
              <w:rPr/>
            </w:rPrChange>
          </w:rPr>
          <w:t xml:space="preserve">i dettagli costruttivi dei ponti termici </w:t>
        </w:r>
        <w:r w:rsidRPr="00755C3C">
          <w:rPr>
            <w:rFonts w:cstheme="minorHAnsi"/>
            <w:i/>
            <w:iCs/>
            <w:sz w:val="22"/>
            <w:szCs w:val="22"/>
            <w:rPrChange w:id="18246" w:author="Visone Rossana (GSE)" w:date="2025-10-05T19:54:00Z" w16du:dateUtc="2025-10-05T17:54:00Z">
              <w:rPr>
                <w:i/>
                <w:iCs/>
              </w:rPr>
            </w:rPrChange>
          </w:rPr>
          <w:t>ante-operam</w:t>
        </w:r>
        <w:r w:rsidRPr="00755C3C">
          <w:rPr>
            <w:rFonts w:cstheme="minorHAnsi"/>
            <w:sz w:val="22"/>
            <w:szCs w:val="22"/>
            <w:rPrChange w:id="18247" w:author="Visone Rossana (GSE)" w:date="2025-10-05T19:54:00Z" w16du:dateUtc="2025-10-05T17:54:00Z">
              <w:rPr/>
            </w:rPrChange>
          </w:rPr>
          <w:t xml:space="preserve"> e </w:t>
        </w:r>
        <w:r w:rsidRPr="00755C3C">
          <w:rPr>
            <w:rFonts w:cstheme="minorHAnsi"/>
            <w:i/>
            <w:iCs/>
            <w:sz w:val="22"/>
            <w:szCs w:val="22"/>
            <w:rPrChange w:id="18248" w:author="Visone Rossana (GSE)" w:date="2025-10-05T19:54:00Z" w16du:dateUtc="2025-10-05T17:54:00Z">
              <w:rPr>
                <w:i/>
                <w:iCs/>
              </w:rPr>
            </w:rPrChange>
          </w:rPr>
          <w:t>post-operam</w:t>
        </w:r>
        <w:r w:rsidRPr="00755C3C">
          <w:rPr>
            <w:rFonts w:cstheme="minorHAnsi"/>
            <w:sz w:val="22"/>
            <w:szCs w:val="22"/>
            <w:rPrChange w:id="18249" w:author="Visone Rossana (GSE)" w:date="2025-10-05T19:54:00Z" w16du:dateUtc="2025-10-05T17:54:00Z">
              <w:rPr/>
            </w:rPrChange>
          </w:rPr>
          <w:t xml:space="preserve"> della struttura oggetto di intervento;</w:t>
        </w:r>
      </w:ins>
    </w:p>
    <w:p w14:paraId="01C3104A" w14:textId="77777777" w:rsidR="00755C3C" w:rsidRPr="00755C3C" w:rsidRDefault="00755C3C" w:rsidP="00755C3C">
      <w:pPr>
        <w:numPr>
          <w:ilvl w:val="1"/>
          <w:numId w:val="227"/>
        </w:numPr>
        <w:spacing w:after="120" w:line="276" w:lineRule="auto"/>
        <w:ind w:left="491" w:hanging="283"/>
        <w:jc w:val="both"/>
        <w:rPr>
          <w:ins w:id="18250" w:author="Visone Rossana (GSE)" w:date="2025-10-05T19:54:00Z" w16du:dateUtc="2025-10-05T17:54:00Z"/>
          <w:rFonts w:cstheme="minorHAnsi"/>
          <w:sz w:val="22"/>
          <w:szCs w:val="22"/>
          <w:rPrChange w:id="18251" w:author="Visone Rossana (GSE)" w:date="2025-10-05T19:54:00Z" w16du:dateUtc="2025-10-05T17:54:00Z">
            <w:rPr>
              <w:ins w:id="18252" w:author="Visone Rossana (GSE)" w:date="2025-10-05T19:54:00Z" w16du:dateUtc="2025-10-05T17:54:00Z"/>
            </w:rPr>
          </w:rPrChange>
        </w:rPr>
      </w:pPr>
      <w:ins w:id="18253" w:author="Visone Rossana (GSE)" w:date="2025-10-05T19:54:00Z" w16du:dateUtc="2025-10-05T17:54:00Z">
        <w:r w:rsidRPr="00755C3C">
          <w:rPr>
            <w:rFonts w:cstheme="minorHAnsi"/>
            <w:sz w:val="22"/>
            <w:szCs w:val="22"/>
            <w:rPrChange w:id="18254" w:author="Visone Rossana (GSE)" w:date="2025-10-05T19:54:00Z" w16du:dateUtc="2025-10-05T17:54:00Z">
              <w:rPr/>
            </w:rPrChange>
          </w:rPr>
          <w:t xml:space="preserve">stratigrafia della struttura oggetto dell’intervento, </w:t>
        </w:r>
        <w:r w:rsidRPr="00755C3C">
          <w:rPr>
            <w:rFonts w:cstheme="minorHAnsi"/>
            <w:i/>
            <w:iCs/>
            <w:sz w:val="22"/>
            <w:szCs w:val="22"/>
            <w:rPrChange w:id="18255" w:author="Visone Rossana (GSE)" w:date="2025-10-05T19:54:00Z" w16du:dateUtc="2025-10-05T17:54:00Z">
              <w:rPr>
                <w:i/>
                <w:iCs/>
              </w:rPr>
            </w:rPrChange>
          </w:rPr>
          <w:t>ante-operam</w:t>
        </w:r>
        <w:r w:rsidRPr="00755C3C">
          <w:rPr>
            <w:rFonts w:cstheme="minorHAnsi"/>
            <w:sz w:val="22"/>
            <w:szCs w:val="22"/>
            <w:rPrChange w:id="18256" w:author="Visone Rossana (GSE)" w:date="2025-10-05T19:54:00Z" w16du:dateUtc="2025-10-05T17:54:00Z">
              <w:rPr/>
            </w:rPrChange>
          </w:rPr>
          <w:t xml:space="preserve"> e </w:t>
        </w:r>
        <w:r w:rsidRPr="00755C3C">
          <w:rPr>
            <w:rFonts w:cstheme="minorHAnsi"/>
            <w:i/>
            <w:iCs/>
            <w:sz w:val="22"/>
            <w:szCs w:val="22"/>
            <w:rPrChange w:id="18257" w:author="Visone Rossana (GSE)" w:date="2025-10-05T19:54:00Z" w16du:dateUtc="2025-10-05T17:54:00Z">
              <w:rPr>
                <w:i/>
                <w:iCs/>
              </w:rPr>
            </w:rPrChange>
          </w:rPr>
          <w:t>post-operam</w:t>
        </w:r>
        <w:r w:rsidRPr="00755C3C">
          <w:rPr>
            <w:rFonts w:cstheme="minorHAnsi"/>
            <w:sz w:val="22"/>
            <w:szCs w:val="22"/>
            <w:rPrChange w:id="18258" w:author="Visone Rossana (GSE)" w:date="2025-10-05T19:54:00Z" w16du:dateUtc="2025-10-05T17:54:00Z">
              <w:rPr/>
            </w:rPrChange>
          </w:rPr>
          <w:t>, riportante gli elementi caratterizzanti i vari strati (tipologia materiale, spessori, trasmittanze, ecc.);</w:t>
        </w:r>
      </w:ins>
    </w:p>
    <w:p w14:paraId="3354A8F8" w14:textId="77777777" w:rsidR="00755C3C" w:rsidRPr="00755C3C" w:rsidRDefault="00755C3C" w:rsidP="00755C3C">
      <w:pPr>
        <w:numPr>
          <w:ilvl w:val="1"/>
          <w:numId w:val="227"/>
        </w:numPr>
        <w:spacing w:after="120" w:line="276" w:lineRule="auto"/>
        <w:ind w:left="491" w:hanging="283"/>
        <w:jc w:val="both"/>
        <w:rPr>
          <w:ins w:id="18259" w:author="Visone Rossana (GSE)" w:date="2025-10-05T19:54:00Z" w16du:dateUtc="2025-10-05T17:54:00Z"/>
          <w:rFonts w:cstheme="minorHAnsi"/>
          <w:sz w:val="22"/>
          <w:szCs w:val="22"/>
          <w:rPrChange w:id="18260" w:author="Visone Rossana (GSE)" w:date="2025-10-05T19:54:00Z" w16du:dateUtc="2025-10-05T17:54:00Z">
            <w:rPr>
              <w:ins w:id="18261" w:author="Visone Rossana (GSE)" w:date="2025-10-05T19:54:00Z" w16du:dateUtc="2025-10-05T17:54:00Z"/>
            </w:rPr>
          </w:rPrChange>
        </w:rPr>
      </w:pPr>
      <w:ins w:id="18262" w:author="Visone Rossana (GSE)" w:date="2025-10-05T19:54:00Z" w16du:dateUtc="2025-10-05T17:54:00Z">
        <w:r w:rsidRPr="00755C3C">
          <w:rPr>
            <w:rFonts w:cstheme="minorHAnsi"/>
            <w:sz w:val="22"/>
            <w:szCs w:val="22"/>
            <w:rPrChange w:id="18263" w:author="Visone Rossana (GSE)" w:date="2025-10-05T19:54:00Z" w16du:dateUtc="2025-10-05T17:54:00Z">
              <w:rPr/>
            </w:rPrChange>
          </w:rPr>
          <w:t>elaborati grafici dell’edificio da cui si evincano le superfici oggetto dell’intervento;</w:t>
        </w:r>
      </w:ins>
    </w:p>
    <w:p w14:paraId="51E313E0" w14:textId="77777777" w:rsidR="00755C3C" w:rsidRPr="00755C3C" w:rsidRDefault="00755C3C" w:rsidP="00755C3C">
      <w:pPr>
        <w:numPr>
          <w:ilvl w:val="0"/>
          <w:numId w:val="225"/>
        </w:numPr>
        <w:tabs>
          <w:tab w:val="num" w:pos="0"/>
        </w:tabs>
        <w:spacing w:after="120" w:line="276" w:lineRule="auto"/>
        <w:ind w:left="284"/>
        <w:jc w:val="both"/>
        <w:rPr>
          <w:ins w:id="18264" w:author="Visone Rossana (GSE)" w:date="2025-10-05T19:54:00Z" w16du:dateUtc="2025-10-05T17:54:00Z"/>
          <w:rFonts w:cstheme="minorHAnsi"/>
          <w:sz w:val="22"/>
          <w:szCs w:val="22"/>
          <w:rPrChange w:id="18265" w:author="Visone Rossana (GSE)" w:date="2025-10-05T19:54:00Z" w16du:dateUtc="2025-10-05T17:54:00Z">
            <w:rPr>
              <w:ins w:id="18266" w:author="Visone Rossana (GSE)" w:date="2025-10-05T19:54:00Z" w16du:dateUtc="2025-10-05T17:54:00Z"/>
              <w:rFonts w:cs="Calibri"/>
            </w:rPr>
          </w:rPrChange>
        </w:rPr>
      </w:pPr>
      <w:ins w:id="18267" w:author="Visone Rossana (GSE)" w:date="2025-10-05T19:54:00Z" w16du:dateUtc="2025-10-05T17:54:00Z">
        <w:r w:rsidRPr="00755C3C">
          <w:rPr>
            <w:rFonts w:cstheme="minorHAnsi"/>
            <w:sz w:val="22"/>
            <w:szCs w:val="22"/>
            <w:rPrChange w:id="18268" w:author="Visone Rossana (GSE)" w:date="2025-10-05T19:54:00Z" w16du:dateUtc="2025-10-05T17:54:00Z">
              <w:rPr>
                <w:rFonts w:cs="Calibri"/>
              </w:rPr>
            </w:rPrChange>
          </w:rPr>
          <w:t>per edifici con impianto termico di potenza nominale inferiore a 35 kW</w:t>
        </w:r>
        <w:r w:rsidRPr="00755C3C">
          <w:rPr>
            <w:rFonts w:cstheme="minorHAnsi"/>
            <w:sz w:val="22"/>
            <w:szCs w:val="22"/>
            <w:vertAlign w:val="subscript"/>
            <w:rPrChange w:id="18269" w:author="Visone Rossana (GSE)" w:date="2025-10-05T19:54:00Z" w16du:dateUtc="2025-10-05T17:54:00Z">
              <w:rPr>
                <w:rFonts w:cs="Calibri"/>
                <w:vertAlign w:val="subscript"/>
              </w:rPr>
            </w:rPrChange>
          </w:rPr>
          <w:t>t</w:t>
        </w:r>
        <w:r w:rsidRPr="00755C3C">
          <w:rPr>
            <w:rFonts w:cstheme="minorHAnsi"/>
            <w:sz w:val="22"/>
            <w:szCs w:val="22"/>
            <w:rPrChange w:id="18270" w:author="Visone Rossana (GSE)" w:date="2025-10-05T19:54:00Z" w16du:dateUtc="2025-10-05T17:54:00Z">
              <w:rPr>
                <w:rFonts w:cs="Calibri"/>
              </w:rPr>
            </w:rPrChange>
          </w:rPr>
          <w:t xml:space="preserve">, stratigrafia della struttura oggetto dell’intervento, </w:t>
        </w:r>
        <w:r w:rsidRPr="00755C3C">
          <w:rPr>
            <w:rFonts w:cstheme="minorHAnsi"/>
            <w:i/>
            <w:sz w:val="22"/>
            <w:szCs w:val="22"/>
            <w:rPrChange w:id="18271" w:author="Visone Rossana (GSE)" w:date="2025-10-05T19:54:00Z" w16du:dateUtc="2025-10-05T17:54:00Z">
              <w:rPr>
                <w:rFonts w:cs="Calibri"/>
                <w:i/>
              </w:rPr>
            </w:rPrChange>
          </w:rPr>
          <w:t>ante-operam</w:t>
        </w:r>
        <w:r w:rsidRPr="00755C3C">
          <w:rPr>
            <w:rFonts w:cstheme="minorHAnsi"/>
            <w:sz w:val="22"/>
            <w:szCs w:val="22"/>
            <w:rPrChange w:id="18272" w:author="Visone Rossana (GSE)" w:date="2025-10-05T19:54:00Z" w16du:dateUtc="2025-10-05T17:54:00Z">
              <w:rPr>
                <w:rFonts w:cs="Calibri"/>
              </w:rPr>
            </w:rPrChange>
          </w:rPr>
          <w:t xml:space="preserve"> e </w:t>
        </w:r>
        <w:r w:rsidRPr="00755C3C">
          <w:rPr>
            <w:rFonts w:cstheme="minorHAnsi"/>
            <w:i/>
            <w:sz w:val="22"/>
            <w:szCs w:val="22"/>
            <w:rPrChange w:id="18273" w:author="Visone Rossana (GSE)" w:date="2025-10-05T19:54:00Z" w16du:dateUtc="2025-10-05T17:54:00Z">
              <w:rPr>
                <w:rFonts w:cs="Calibri"/>
                <w:i/>
              </w:rPr>
            </w:rPrChange>
          </w:rPr>
          <w:t>post-operam</w:t>
        </w:r>
        <w:r w:rsidRPr="00755C3C">
          <w:rPr>
            <w:rFonts w:cstheme="minorHAnsi"/>
            <w:sz w:val="22"/>
            <w:szCs w:val="22"/>
            <w:rPrChange w:id="18274" w:author="Visone Rossana (GSE)" w:date="2025-10-05T19:54:00Z" w16du:dateUtc="2025-10-05T17:54:00Z">
              <w:rPr>
                <w:rFonts w:cs="Calibri"/>
              </w:rPr>
            </w:rPrChange>
          </w:rPr>
          <w:t>, riportante gli elementi caratterizzanti i vari strati (tipologia materiale, spessori, trasmittanze, ecc.), timbrata e firmata dal progettista;</w:t>
        </w:r>
      </w:ins>
    </w:p>
    <w:p w14:paraId="0F7E6ACB" w14:textId="77777777" w:rsidR="00755C3C" w:rsidRPr="00755C3C" w:rsidRDefault="00755C3C" w:rsidP="00755C3C">
      <w:pPr>
        <w:numPr>
          <w:ilvl w:val="0"/>
          <w:numId w:val="225"/>
        </w:numPr>
        <w:tabs>
          <w:tab w:val="num" w:pos="284"/>
        </w:tabs>
        <w:spacing w:after="120" w:line="276" w:lineRule="auto"/>
        <w:ind w:left="284"/>
        <w:jc w:val="both"/>
        <w:rPr>
          <w:ins w:id="18275" w:author="Visone Rossana (GSE)" w:date="2025-10-05T19:54:00Z" w16du:dateUtc="2025-10-05T17:54:00Z"/>
          <w:rFonts w:cstheme="minorHAnsi"/>
          <w:sz w:val="22"/>
          <w:szCs w:val="22"/>
          <w:rPrChange w:id="18276" w:author="Visone Rossana (GSE)" w:date="2025-10-05T19:54:00Z" w16du:dateUtc="2025-10-05T17:54:00Z">
            <w:rPr>
              <w:ins w:id="18277" w:author="Visone Rossana (GSE)" w:date="2025-10-05T19:54:00Z" w16du:dateUtc="2025-10-05T17:54:00Z"/>
              <w:rFonts w:cs="Calibri"/>
            </w:rPr>
          </w:rPrChange>
        </w:rPr>
      </w:pPr>
      <w:ins w:id="18278" w:author="Visone Rossana (GSE)" w:date="2025-10-05T19:54:00Z" w16du:dateUtc="2025-10-05T17:54:00Z">
        <w:r w:rsidRPr="00755C3C">
          <w:rPr>
            <w:rFonts w:cstheme="minorHAnsi"/>
            <w:sz w:val="22"/>
            <w:szCs w:val="22"/>
            <w:rPrChange w:id="18279" w:author="Visone Rossana (GSE)" w:date="2025-10-05T19:54:00Z" w16du:dateUtc="2025-10-05T17:54:00Z">
              <w:rPr>
                <w:rFonts w:cs="Calibri"/>
              </w:rPr>
            </w:rPrChange>
          </w:rPr>
          <w:t xml:space="preserve">Attestato di Prestazione Energetica </w:t>
        </w:r>
        <w:r w:rsidRPr="00755C3C">
          <w:rPr>
            <w:rFonts w:cstheme="minorHAnsi"/>
            <w:i/>
            <w:sz w:val="22"/>
            <w:szCs w:val="22"/>
            <w:rPrChange w:id="18280" w:author="Visone Rossana (GSE)" w:date="2025-10-05T19:54:00Z" w16du:dateUtc="2025-10-05T17:54:00Z">
              <w:rPr>
                <w:rFonts w:cs="Calibri"/>
                <w:i/>
              </w:rPr>
            </w:rPrChange>
          </w:rPr>
          <w:t>post-operam</w:t>
        </w:r>
        <w:r w:rsidRPr="00755C3C">
          <w:rPr>
            <w:rFonts w:cstheme="minorHAnsi"/>
            <w:sz w:val="22"/>
            <w:szCs w:val="22"/>
            <w:rPrChange w:id="18281" w:author="Visone Rossana (GSE)" w:date="2025-10-05T19:54:00Z" w16du:dateUtc="2025-10-05T17:54:00Z">
              <w:rPr>
                <w:rFonts w:cs="Calibri"/>
              </w:rPr>
            </w:rPrChange>
          </w:rPr>
          <w:t xml:space="preserve"> (redatto secondo D.Lgs. 192/05 e s.m.i. e disposizioni regionali vigenti ove presenti); nel caso in cui il SR, in alternativa al rispetto delle trasmittanze, scelga di procedere con la riduzione dell’indice di prestazione energetica globale almeno del 50% rispetto al valore precedente alla realizzazione dell’intervento, anche attestato di prestazione energetica </w:t>
        </w:r>
        <w:r w:rsidRPr="00755C3C">
          <w:rPr>
            <w:rFonts w:cstheme="minorHAnsi"/>
            <w:i/>
            <w:sz w:val="22"/>
            <w:szCs w:val="22"/>
            <w:rPrChange w:id="18282" w:author="Visone Rossana (GSE)" w:date="2025-10-05T19:54:00Z" w16du:dateUtc="2025-10-05T17:54:00Z">
              <w:rPr>
                <w:rFonts w:cs="Calibri"/>
                <w:i/>
              </w:rPr>
            </w:rPrChange>
          </w:rPr>
          <w:t>ante-operam</w:t>
        </w:r>
        <w:r w:rsidRPr="00755C3C">
          <w:rPr>
            <w:rFonts w:cstheme="minorHAnsi"/>
            <w:sz w:val="22"/>
            <w:szCs w:val="22"/>
            <w:rPrChange w:id="18283" w:author="Visone Rossana (GSE)" w:date="2025-10-05T19:54:00Z" w16du:dateUtc="2025-10-05T17:54:00Z">
              <w:rPr>
                <w:rFonts w:cs="Calibri"/>
              </w:rPr>
            </w:rPrChange>
          </w:rPr>
          <w:t xml:space="preserve">; </w:t>
        </w:r>
      </w:ins>
    </w:p>
    <w:p w14:paraId="7FD3AF3B" w14:textId="77777777" w:rsidR="00755C3C" w:rsidRPr="00755C3C" w:rsidRDefault="00755C3C" w:rsidP="00755C3C">
      <w:pPr>
        <w:numPr>
          <w:ilvl w:val="0"/>
          <w:numId w:val="225"/>
        </w:numPr>
        <w:tabs>
          <w:tab w:val="num" w:pos="284"/>
        </w:tabs>
        <w:spacing w:after="120" w:line="276" w:lineRule="auto"/>
        <w:ind w:left="284"/>
        <w:jc w:val="both"/>
        <w:rPr>
          <w:ins w:id="18284" w:author="Visone Rossana (GSE)" w:date="2025-10-05T19:54:00Z" w16du:dateUtc="2025-10-05T17:54:00Z"/>
          <w:rFonts w:cstheme="minorHAnsi"/>
          <w:sz w:val="22"/>
          <w:szCs w:val="22"/>
          <w:rPrChange w:id="18285" w:author="Visone Rossana (GSE)" w:date="2025-10-05T19:54:00Z" w16du:dateUtc="2025-10-05T17:54:00Z">
            <w:rPr>
              <w:ins w:id="18286" w:author="Visone Rossana (GSE)" w:date="2025-10-05T19:54:00Z" w16du:dateUtc="2025-10-05T17:54:00Z"/>
              <w:rFonts w:cs="Calibri"/>
            </w:rPr>
          </w:rPrChange>
        </w:rPr>
      </w:pPr>
      <w:ins w:id="18287" w:author="Visone Rossana (GSE)" w:date="2025-10-05T19:54:00Z" w16du:dateUtc="2025-10-05T17:54:00Z">
        <w:r w:rsidRPr="00755C3C">
          <w:rPr>
            <w:rFonts w:cstheme="minorHAnsi"/>
            <w:sz w:val="22"/>
            <w:szCs w:val="22"/>
            <w:rPrChange w:id="18288" w:author="Visone Rossana (GSE)" w:date="2025-10-05T19:54:00Z" w16du:dateUtc="2025-10-05T17:54:00Z">
              <w:rPr>
                <w:rFonts w:cs="Calibri"/>
              </w:rPr>
            </w:rPrChange>
          </w:rPr>
          <w:t>schede tecniche dei componenti installati fornite dal produttore dei materiali isolanti o del sistema di isolamento termico, dalle quali risulti l’osservanza dei requisiti prescritti dal Decreto (allegato I);</w:t>
        </w:r>
      </w:ins>
    </w:p>
    <w:p w14:paraId="61E13440" w14:textId="76F66131" w:rsidR="00365F81" w:rsidRPr="00755C3C" w:rsidRDefault="00755C3C">
      <w:pPr>
        <w:pStyle w:val="NORMALEGSE"/>
        <w:numPr>
          <w:ilvl w:val="0"/>
          <w:numId w:val="225"/>
        </w:numPr>
        <w:spacing w:after="120" w:line="276" w:lineRule="auto"/>
        <w:jc w:val="both"/>
        <w:rPr>
          <w:rFonts w:asciiTheme="minorHAnsi" w:hAnsiTheme="minorHAnsi" w:cstheme="minorHAnsi"/>
          <w:sz w:val="22"/>
          <w:szCs w:val="22"/>
          <w:rPrChange w:id="18289" w:author="Visone Rossana (GSE)" w:date="2025-10-05T19:54:00Z" w16du:dateUtc="2025-10-05T17:54:00Z">
            <w:rPr>
              <w:rFonts w:asciiTheme="minorHAnsi" w:hAnsiTheme="minorHAnsi" w:cs="Calibri"/>
            </w:rPr>
          </w:rPrChange>
        </w:rPr>
        <w:pPrChange w:id="18290" w:author="Visone Rossana (GSE)" w:date="2025-10-05T19:58:00Z" w16du:dateUtc="2025-10-05T17:58:00Z">
          <w:pPr>
            <w:pStyle w:val="NORMALEGSE"/>
            <w:spacing w:after="120"/>
            <w:jc w:val="both"/>
          </w:pPr>
        </w:pPrChange>
      </w:pPr>
      <w:ins w:id="18291" w:author="Visone Rossana (GSE)" w:date="2025-10-05T19:54:00Z" w16du:dateUtc="2025-10-05T17:54:00Z">
        <w:r w:rsidRPr="00755C3C">
          <w:rPr>
            <w:rFonts w:asciiTheme="minorHAnsi" w:hAnsiTheme="minorHAnsi" w:cstheme="minorHAnsi"/>
            <w:sz w:val="22"/>
            <w:szCs w:val="22"/>
            <w:rPrChange w:id="18292" w:author="Visone Rossana (GSE)" w:date="2025-10-05T19:54:00Z" w16du:dateUtc="2025-10-05T17:54:00Z">
              <w:rPr>
                <w:rFonts w:cs="Calibri"/>
              </w:rPr>
            </w:rPrChange>
          </w:rPr>
          <w:t>pertinente titolo autorizzativo e/o abilitativo, ove previsto dalla vigente legislazione/normativa nazionale e locale.</w:t>
        </w:r>
      </w:ins>
    </w:p>
    <w:p w14:paraId="413B49FC" w14:textId="50399B78" w:rsidR="00483B62" w:rsidRDefault="00483B62">
      <w:pPr>
        <w:pStyle w:val="TITOLO20"/>
        <w:numPr>
          <w:ilvl w:val="1"/>
          <w:numId w:val="292"/>
        </w:numPr>
        <w:ind w:left="567" w:hanging="425"/>
        <w:outlineLvl w:val="1"/>
        <w:rPr>
          <w:ins w:id="18293" w:author="Visone Rossana (GSE)" w:date="2025-10-12T17:50:00Z" w16du:dateUtc="2025-10-12T15:50:00Z"/>
        </w:rPr>
        <w:pPrChange w:id="18294" w:author="Oliosi Francesco (GSE)" w:date="2025-10-15T10:47:00Z" w16du:dateUtc="2025-10-15T08:47:00Z">
          <w:pPr>
            <w:keepNext/>
            <w:numPr>
              <w:ilvl w:val="1"/>
              <w:numId w:val="7"/>
            </w:numPr>
            <w:pBdr>
              <w:bottom w:val="single" w:sz="4" w:space="1" w:color="auto"/>
            </w:pBdr>
            <w:spacing w:before="240" w:after="120"/>
            <w:ind w:left="355" w:right="-143" w:hanging="432"/>
            <w:jc w:val="both"/>
            <w:outlineLvl w:val="2"/>
          </w:pPr>
        </w:pPrChange>
      </w:pPr>
      <w:bookmarkStart w:id="18295" w:name="_Toc90649938"/>
      <w:bookmarkStart w:id="18296" w:name="_Toc189046688"/>
      <w:del w:id="18297" w:author="Visone Rossana (GSE)" w:date="2025-09-02T10:50:00Z" w16du:dateUtc="2025-09-02T08:50:00Z">
        <w:r w:rsidDel="002B321D">
          <w:delText xml:space="preserve">Sostituzione chiusure trasparenti </w:delText>
        </w:r>
      </w:del>
      <w:bookmarkStart w:id="18298" w:name="_Toc212462569"/>
      <w:ins w:id="18299" w:author="Visone Rossana (GSE)" w:date="2025-09-02T10:50:00Z">
        <w:r w:rsidR="002B321D" w:rsidRPr="008633E6">
          <w:t>Sostituzione di chiusure trasparenti comprensive di infissi delimitanti il volume climatizzato</w:t>
        </w:r>
      </w:ins>
      <w:ins w:id="18300" w:author="Visone Rossana (GSE)" w:date="2025-09-02T10:50:00Z" w16du:dateUtc="2025-09-02T08:50:00Z">
        <w:r w:rsidR="002B321D" w:rsidRPr="008633E6">
          <w:t xml:space="preserve"> (intervento </w:t>
        </w:r>
      </w:ins>
      <w:ins w:id="18301" w:author="Visone Rossana (GSE)" w:date="2025-09-02T11:16:00Z" w16du:dateUtc="2025-09-02T09:16:00Z">
        <w:r w:rsidR="00572F4B" w:rsidRPr="008633E6">
          <w:t>I</w:t>
        </w:r>
      </w:ins>
      <w:ins w:id="18302" w:author="Visone Rossana (GSE)" w:date="2025-09-02T11:26:00Z" w16du:dateUtc="2025-09-02T09:26:00Z">
        <w:r w:rsidR="00B33E66" w:rsidRPr="008633E6">
          <w:t>I</w:t>
        </w:r>
      </w:ins>
      <w:ins w:id="18303" w:author="Visone Rossana (GSE)" w:date="2025-09-02T10:50:00Z" w16du:dateUtc="2025-09-02T08:50:00Z">
        <w:r w:rsidR="002B321D" w:rsidRPr="008633E6">
          <w:t xml:space="preserve">.B- art. 5, comma 1, lettera </w:t>
        </w:r>
      </w:ins>
      <w:ins w:id="18304" w:author="Visone Rossana (GSE)" w:date="2025-09-02T10:51:00Z" w16du:dateUtc="2025-09-02T08:51:00Z">
        <w:r w:rsidR="002B321D" w:rsidRPr="008633E6">
          <w:t>b)</w:t>
        </w:r>
      </w:ins>
      <w:bookmarkEnd w:id="18298"/>
    </w:p>
    <w:p w14:paraId="0A3569BA" w14:textId="07E2DB8E" w:rsidR="001102FE" w:rsidRPr="00CA0C37" w:rsidRDefault="001102FE">
      <w:pPr>
        <w:spacing w:after="120" w:line="276" w:lineRule="auto"/>
        <w:jc w:val="both"/>
        <w:rPr>
          <w:ins w:id="18305" w:author="Visone Rossana (GSE)" w:date="2025-10-12T17:50:00Z" w16du:dateUtc="2025-10-12T15:50:00Z"/>
        </w:rPr>
        <w:pPrChange w:id="18306" w:author="Visone Rossana (GSE)" w:date="2025-10-12T17:50:00Z" w16du:dateUtc="2025-10-12T15:50:00Z">
          <w:pPr>
            <w:spacing w:after="120"/>
            <w:jc w:val="both"/>
          </w:pPr>
        </w:pPrChange>
      </w:pPr>
      <w:ins w:id="18307" w:author="Visone Rossana (GSE)" w:date="2025-10-12T17:50:00Z" w16du:dateUtc="2025-10-12T15:50:00Z">
        <w:r w:rsidRPr="00CA0C37">
          <w:t>L’interve</w:t>
        </w:r>
        <w:r w:rsidRPr="001102FE">
          <w:rPr>
            <w:rFonts w:cstheme="minorHAnsi"/>
            <w:sz w:val="22"/>
            <w:szCs w:val="22"/>
            <w:rPrChange w:id="18308" w:author="Visone Rossana (GSE)" w:date="2025-10-12T17:50:00Z" w16du:dateUtc="2025-10-12T15:50:00Z">
              <w:rPr/>
            </w:rPrChange>
          </w:rPr>
          <w:t>nto incentivabile consiste nella sostituzione di chiusure trasparenti comprensive di infissi, in edifici esistenti, parti di edifici esistenti o unità immobiliari esistenti, dotati di impianto di climatizzazione. Le chiusure trasparenti possono anche essere chiusure assimilabili, quali porte vetrate, finestre e vetrate, anche se non apribili. Sono ammessi anche interventi di miglioramento delle caratteristiche dei componenti vetrati esistenti, con integrazioni e sostituzioni.</w:t>
        </w:r>
      </w:ins>
    </w:p>
    <w:p w14:paraId="3E25C10A" w14:textId="793BFC8A" w:rsidR="001102FE" w:rsidRPr="00923DC6" w:rsidRDefault="001102FE">
      <w:pPr>
        <w:pStyle w:val="TITOLO20"/>
        <w:numPr>
          <w:ilvl w:val="2"/>
          <w:numId w:val="292"/>
        </w:numPr>
        <w:ind w:left="1134" w:hanging="708"/>
        <w:rPr>
          <w:ins w:id="18309" w:author="Visone Rossana (GSE)" w:date="2025-10-12T17:50:00Z" w16du:dateUtc="2025-10-12T15:50:00Z"/>
        </w:rPr>
        <w:pPrChange w:id="18310" w:author="Oliosi Francesco (GSE)" w:date="2025-10-13T18:39:00Z" w16du:dateUtc="2025-10-13T16:39:00Z">
          <w:pPr>
            <w:pStyle w:val="TITOLO3GSE"/>
            <w:numPr>
              <w:ilvl w:val="2"/>
              <w:numId w:val="7"/>
            </w:numPr>
            <w:ind w:left="426" w:hanging="504"/>
          </w:pPr>
        </w:pPrChange>
      </w:pPr>
      <w:bookmarkStart w:id="18311" w:name="_Toc90649927"/>
      <w:bookmarkStart w:id="18312" w:name="_Toc189046677"/>
      <w:bookmarkStart w:id="18313" w:name="_Toc212462570"/>
      <w:ins w:id="18314" w:author="Visone Rossana (GSE)" w:date="2025-10-12T17:50:00Z" w16du:dateUtc="2025-10-12T15:50:00Z">
        <w:r w:rsidRPr="00923DC6">
          <w:t>Soggetti che possono richiedere l’incentivo</w:t>
        </w:r>
        <w:bookmarkEnd w:id="18311"/>
        <w:bookmarkEnd w:id="18312"/>
        <w:bookmarkEnd w:id="18313"/>
      </w:ins>
    </w:p>
    <w:p w14:paraId="53263ABF" w14:textId="09AEA7C0" w:rsidR="00FE2EA2" w:rsidRPr="005750B8" w:rsidRDefault="00FE2EA2" w:rsidP="00FE2EA2">
      <w:pPr>
        <w:spacing w:line="276" w:lineRule="auto"/>
        <w:jc w:val="both"/>
        <w:rPr>
          <w:ins w:id="18315" w:author="Visone Rossana (GSE)" w:date="2025-10-12T17:53:00Z" w16du:dateUtc="2025-10-12T15:53:00Z"/>
          <w:rFonts w:ascii="Calibri" w:eastAsia="Aptos" w:hAnsi="Calibri" w:cs="Calibri"/>
          <w:kern w:val="2"/>
          <w:sz w:val="22"/>
          <w:szCs w:val="22"/>
        </w:rPr>
      </w:pPr>
      <w:ins w:id="18316" w:author="Visone Rossana (GSE)" w:date="2025-10-12T17:53:00Z" w16du:dateUtc="2025-10-12T15:53:00Z">
        <w:r w:rsidRPr="005750B8">
          <w:rPr>
            <w:rFonts w:ascii="Calibri" w:eastAsia="Aptos" w:hAnsi="Calibri" w:cs="Calibri"/>
            <w:kern w:val="2"/>
            <w:sz w:val="22"/>
            <w:szCs w:val="22"/>
          </w:rPr>
          <w:t>Possono accedere all’intervento</w:t>
        </w:r>
      </w:ins>
      <w:ins w:id="18317" w:author="Visone Rossana (GSE)" w:date="2025-10-21T18:42:00Z" w16du:dateUtc="2025-10-21T16:42:00Z">
        <w:r w:rsidR="00C34F30">
          <w:rPr>
            <w:rFonts w:ascii="Calibri" w:eastAsia="Aptos" w:hAnsi="Calibri" w:cs="Calibri"/>
            <w:kern w:val="2"/>
            <w:sz w:val="22"/>
            <w:szCs w:val="22"/>
          </w:rPr>
          <w:t xml:space="preserve"> direttamente, o indirettamente tramite ESCO ed altri soggetti abilitati nelle modalità indicate al paragrafo 3.5, i seguenti soggetti:</w:t>
        </w:r>
      </w:ins>
      <w:ins w:id="18318" w:author="Visone Rossana (GSE)" w:date="2025-10-12T17:53:00Z" w16du:dateUtc="2025-10-12T15:53:00Z">
        <w:del w:id="18319" w:author="Visone Rossana (GSE)" w:date="2025-10-21T18:42:00Z" w16du:dateUtc="2025-10-21T16:42:00Z">
          <w:r w:rsidRPr="005750B8" w:rsidDel="00C34F30">
            <w:rPr>
              <w:rFonts w:ascii="Calibri" w:eastAsia="Aptos" w:hAnsi="Calibri" w:cs="Calibri"/>
              <w:kern w:val="2"/>
              <w:sz w:val="22"/>
              <w:szCs w:val="22"/>
            </w:rPr>
            <w:delText>:</w:delText>
          </w:r>
        </w:del>
      </w:ins>
    </w:p>
    <w:p w14:paraId="7CA89CFB" w14:textId="77777777" w:rsidR="00FE2EA2" w:rsidRPr="009A7E3B" w:rsidRDefault="00FE2EA2" w:rsidP="00FE2EA2">
      <w:pPr>
        <w:pStyle w:val="Paragrafoelenco"/>
        <w:numPr>
          <w:ilvl w:val="0"/>
          <w:numId w:val="142"/>
        </w:numPr>
        <w:spacing w:line="276" w:lineRule="auto"/>
        <w:ind w:hanging="294"/>
        <w:jc w:val="both"/>
        <w:rPr>
          <w:ins w:id="18320" w:author="Visone Rossana (GSE)" w:date="2025-10-12T17:53:00Z" w16du:dateUtc="2025-10-12T15:53:00Z"/>
          <w:rFonts w:ascii="Calibri" w:eastAsia="Aptos" w:hAnsi="Calibri" w:cs="Calibri"/>
          <w:sz w:val="22"/>
          <w:szCs w:val="22"/>
        </w:rPr>
      </w:pPr>
      <w:ins w:id="18321" w:author="Visone Rossana (GSE)" w:date="2025-10-12T17:53:00Z" w16du:dateUtc="2025-10-12T15:53:00Z">
        <w:r w:rsidRPr="085252C3">
          <w:rPr>
            <w:rFonts w:ascii="Calibri" w:eastAsia="Aptos" w:hAnsi="Calibri" w:cs="Calibri"/>
            <w:sz w:val="22"/>
            <w:szCs w:val="22"/>
          </w:rPr>
          <w:t xml:space="preserve">le Amministrazioni Pubbliche, ivi compresi gli ETS non economici; </w:t>
        </w:r>
      </w:ins>
    </w:p>
    <w:p w14:paraId="6B9B4317" w14:textId="6EFEAB03" w:rsidR="00FE2EA2" w:rsidRPr="005750B8" w:rsidRDefault="00FE2EA2" w:rsidP="00FE2EA2">
      <w:pPr>
        <w:pStyle w:val="Paragrafoelenco"/>
        <w:numPr>
          <w:ilvl w:val="0"/>
          <w:numId w:val="142"/>
        </w:numPr>
        <w:spacing w:line="276" w:lineRule="auto"/>
        <w:ind w:hanging="294"/>
        <w:jc w:val="both"/>
        <w:rPr>
          <w:ins w:id="18322" w:author="Visone Rossana (GSE)" w:date="2025-10-12T17:53:00Z" w16du:dateUtc="2025-10-12T15:53:00Z"/>
          <w:rFonts w:ascii="Calibri" w:eastAsia="Aptos" w:hAnsi="Calibri" w:cs="Calibri"/>
          <w:kern w:val="2"/>
          <w:sz w:val="22"/>
          <w:szCs w:val="22"/>
        </w:rPr>
      </w:pPr>
      <w:ins w:id="18323" w:author="Visone Rossana (GSE)" w:date="2025-10-12T17:53:00Z" w16du:dateUtc="2025-10-12T15:53:00Z">
        <w:r w:rsidRPr="005750B8">
          <w:rPr>
            <w:rFonts w:ascii="Calibri" w:eastAsia="Aptos" w:hAnsi="Calibri" w:cs="Calibri"/>
            <w:kern w:val="2"/>
            <w:sz w:val="22"/>
            <w:szCs w:val="22"/>
          </w:rPr>
          <w:t xml:space="preserve">i soggetti </w:t>
        </w:r>
        <w:r>
          <w:rPr>
            <w:rFonts w:ascii="Calibri" w:eastAsia="Aptos" w:hAnsi="Calibri" w:cs="Calibri"/>
            <w:kern w:val="2"/>
            <w:sz w:val="22"/>
            <w:szCs w:val="22"/>
          </w:rPr>
          <w:t>p</w:t>
        </w:r>
        <w:r w:rsidRPr="005750B8">
          <w:rPr>
            <w:rFonts w:ascii="Calibri" w:eastAsia="Aptos" w:hAnsi="Calibri" w:cs="Calibri"/>
            <w:kern w:val="2"/>
            <w:sz w:val="22"/>
            <w:szCs w:val="22"/>
          </w:rPr>
          <w:t xml:space="preserve">rivati </w:t>
        </w:r>
      </w:ins>
      <w:ins w:id="18324" w:author="Visone Rossana (GSE)" w:date="2025-10-17T16:56:00Z" w16du:dateUtc="2025-10-17T14:56:00Z">
        <w:r w:rsidR="00367822">
          <w:rPr>
            <w:rFonts w:ascii="Calibri" w:eastAsia="Aptos" w:hAnsi="Calibri" w:cs="Calibri"/>
            <w:kern w:val="2"/>
            <w:sz w:val="22"/>
            <w:szCs w:val="22"/>
          </w:rPr>
          <w:t>(</w:t>
        </w:r>
        <w:r w:rsidR="00367822" w:rsidRPr="004A76F1">
          <w:rPr>
            <w:rFonts w:ascii="Calibri" w:eastAsia="Aptos" w:hAnsi="Calibri" w:cs="Calibri"/>
            <w:kern w:val="2"/>
            <w:sz w:val="22"/>
            <w:szCs w:val="22"/>
            <w:highlight w:val="cyan"/>
          </w:rPr>
          <w:t>ivi inclusi gli ETS economici</w:t>
        </w:r>
        <w:r w:rsidR="00367822">
          <w:rPr>
            <w:rFonts w:ascii="Calibri" w:eastAsia="Aptos" w:hAnsi="Calibri" w:cs="Calibri"/>
            <w:kern w:val="2"/>
            <w:sz w:val="22"/>
            <w:szCs w:val="22"/>
          </w:rPr>
          <w:t xml:space="preserve">) </w:t>
        </w:r>
      </w:ins>
      <w:ins w:id="18325" w:author="Visone Rossana (GSE)" w:date="2025-10-12T17:53:00Z" w16du:dateUtc="2025-10-12T15:53:00Z">
        <w:r w:rsidRPr="00E92860">
          <w:rPr>
            <w:rFonts w:ascii="Calibri" w:eastAsia="Aptos" w:hAnsi="Calibri" w:cs="Calibri"/>
            <w:kern w:val="2"/>
            <w:sz w:val="22"/>
            <w:szCs w:val="22"/>
          </w:rPr>
          <w:t>per interventi eseguiti su edifici</w:t>
        </w:r>
      </w:ins>
      <w:ins w:id="18326" w:author="Visone Rossana (GSE)" w:date="2025-10-15T15:24:00Z" w16du:dateUtc="2025-10-15T13:24:00Z">
        <w:r w:rsidR="00F937F0">
          <w:rPr>
            <w:rFonts w:ascii="Calibri" w:eastAsia="Aptos" w:hAnsi="Calibri" w:cs="Calibri"/>
            <w:kern w:val="2"/>
            <w:sz w:val="22"/>
            <w:szCs w:val="22"/>
          </w:rPr>
          <w:t>/unità immobiliari</w:t>
        </w:r>
      </w:ins>
      <w:ins w:id="18327" w:author="Visone Rossana (GSE)" w:date="2025-10-12T17:53:00Z" w16du:dateUtc="2025-10-12T15:53:00Z">
        <w:r w:rsidRPr="00E92860">
          <w:rPr>
            <w:rFonts w:ascii="Calibri" w:eastAsia="Aptos" w:hAnsi="Calibri" w:cs="Calibri"/>
            <w:kern w:val="2"/>
            <w:sz w:val="22"/>
            <w:szCs w:val="22"/>
          </w:rPr>
          <w:t xml:space="preserve"> appartenenti</w:t>
        </w:r>
        <w:r>
          <w:rPr>
            <w:rFonts w:ascii="Calibri" w:eastAsia="Aptos" w:hAnsi="Calibri" w:cs="Calibri"/>
            <w:kern w:val="2"/>
            <w:sz w:val="22"/>
            <w:szCs w:val="22"/>
          </w:rPr>
          <w:t xml:space="preserve"> all’ambito </w:t>
        </w:r>
        <w:r w:rsidRPr="005750B8">
          <w:rPr>
            <w:rFonts w:ascii="Calibri" w:eastAsia="Aptos" w:hAnsi="Calibri" w:cs="Calibri"/>
            <w:kern w:val="2"/>
            <w:sz w:val="22"/>
            <w:szCs w:val="22"/>
          </w:rPr>
          <w:t>terziario</w:t>
        </w:r>
        <w:r>
          <w:rPr>
            <w:rFonts w:ascii="Calibri" w:eastAsia="Aptos" w:hAnsi="Calibri" w:cs="Calibri"/>
            <w:kern w:val="2"/>
            <w:sz w:val="22"/>
            <w:szCs w:val="22"/>
          </w:rPr>
          <w:t>.</w:t>
        </w:r>
      </w:ins>
    </w:p>
    <w:p w14:paraId="3E69B793" w14:textId="77777777" w:rsidR="00FE2EA2" w:rsidRPr="005750B8" w:rsidRDefault="00FE2EA2" w:rsidP="00FE2EA2">
      <w:pPr>
        <w:spacing w:line="276" w:lineRule="auto"/>
        <w:jc w:val="both"/>
        <w:rPr>
          <w:ins w:id="18328" w:author="Visone Rossana (GSE)" w:date="2025-10-12T17:53:00Z" w16du:dateUtc="2025-10-12T15:53:00Z"/>
          <w:rFonts w:ascii="Calibri" w:eastAsia="Aptos" w:hAnsi="Calibri" w:cs="Calibri"/>
          <w:kern w:val="2"/>
          <w:sz w:val="22"/>
          <w:szCs w:val="22"/>
        </w:rPr>
      </w:pPr>
    </w:p>
    <w:p w14:paraId="78B463BB" w14:textId="66DA9CDD" w:rsidR="00FE2EA2" w:rsidDel="00367822" w:rsidRDefault="00FE2EA2" w:rsidP="00FE2EA2">
      <w:pPr>
        <w:spacing w:line="276" w:lineRule="auto"/>
        <w:jc w:val="both"/>
        <w:rPr>
          <w:ins w:id="18329" w:author="Visone Rossana (GSE)" w:date="2025-10-12T17:53:00Z" w16du:dateUtc="2025-10-12T15:53:00Z"/>
          <w:del w:id="18330" w:author="Visone Rossana (GSE)" w:date="2025-10-17T16:57:00Z" w16du:dateUtc="2025-10-17T14:57:00Z"/>
          <w:rFonts w:ascii="Calibri" w:eastAsia="Aptos" w:hAnsi="Calibri" w:cs="Calibri"/>
          <w:kern w:val="2"/>
          <w:sz w:val="22"/>
          <w:szCs w:val="22"/>
        </w:rPr>
      </w:pPr>
      <w:ins w:id="18331" w:author="Visone Rossana (GSE)" w:date="2025-10-12T17:53:00Z" w16du:dateUtc="2025-10-12T15:53:00Z">
        <w:del w:id="18332" w:author="Visone Rossana (GSE)" w:date="2025-10-17T16:57:00Z" w16du:dateUtc="2025-10-17T14:57:00Z">
          <w:r w:rsidRPr="005750B8" w:rsidDel="00367822">
            <w:rPr>
              <w:rFonts w:ascii="Calibri" w:eastAsia="Aptos" w:hAnsi="Calibri" w:cs="Calibri"/>
              <w:kern w:val="2"/>
              <w:sz w:val="22"/>
              <w:szCs w:val="22"/>
            </w:rPr>
            <w:lastRenderedPageBreak/>
            <w:delText xml:space="preserve">Per le Pubbliche </w:delText>
          </w:r>
          <w:r w:rsidDel="00367822">
            <w:rPr>
              <w:rFonts w:ascii="Calibri" w:eastAsia="Aptos" w:hAnsi="Calibri" w:cs="Calibri"/>
              <w:kern w:val="2"/>
              <w:sz w:val="22"/>
              <w:szCs w:val="22"/>
            </w:rPr>
            <w:delText>A</w:delText>
          </w:r>
          <w:r w:rsidRPr="005750B8" w:rsidDel="00367822">
            <w:rPr>
              <w:rFonts w:ascii="Calibri" w:eastAsia="Aptos" w:hAnsi="Calibri" w:cs="Calibri"/>
              <w:kern w:val="2"/>
              <w:sz w:val="22"/>
              <w:szCs w:val="22"/>
            </w:rPr>
            <w:delText>mministrazioni, la modalità di accesso può essere effettuata direttamente o</w:delText>
          </w:r>
          <w:r w:rsidDel="00367822">
            <w:rPr>
              <w:rFonts w:ascii="Calibri" w:eastAsia="Aptos" w:hAnsi="Calibri" w:cs="Calibri"/>
              <w:kern w:val="2"/>
              <w:sz w:val="22"/>
              <w:szCs w:val="22"/>
            </w:rPr>
            <w:delText>,</w:delText>
          </w:r>
          <w:r w:rsidRPr="005750B8" w:rsidDel="00367822">
            <w:rPr>
              <w:rFonts w:ascii="Calibri" w:eastAsia="Aptos" w:hAnsi="Calibri" w:cs="Calibri"/>
              <w:kern w:val="2"/>
              <w:sz w:val="22"/>
              <w:szCs w:val="22"/>
            </w:rPr>
            <w:delText xml:space="preserve"> indirettamente</w:delText>
          </w:r>
          <w:r w:rsidDel="00367822">
            <w:rPr>
              <w:rFonts w:ascii="Calibri" w:eastAsia="Aptos" w:hAnsi="Calibri" w:cs="Calibri"/>
              <w:kern w:val="2"/>
              <w:sz w:val="22"/>
              <w:szCs w:val="22"/>
            </w:rPr>
            <w:delText>,</w:delText>
          </w:r>
          <w:r w:rsidRPr="005750B8" w:rsidDel="00367822">
            <w:rPr>
              <w:rFonts w:ascii="Calibri" w:eastAsia="Aptos" w:hAnsi="Calibri" w:cs="Calibri"/>
              <w:kern w:val="2"/>
              <w:sz w:val="22"/>
              <w:szCs w:val="22"/>
            </w:rPr>
            <w:delText xml:space="preserve"> tramite una ESCo</w:delText>
          </w:r>
          <w:r w:rsidDel="00367822">
            <w:rPr>
              <w:rFonts w:ascii="Calibri" w:eastAsia="Aptos" w:hAnsi="Calibri" w:cs="Calibri"/>
              <w:kern w:val="2"/>
              <w:sz w:val="22"/>
              <w:szCs w:val="22"/>
            </w:rPr>
            <w:delText xml:space="preserve"> o gli altri soggetti abilitati di cui all’art. 13, comma 1, del Decreto (quali altro soggetto pubblico deputato alla gestione dell’edificio oggetto dell’intervento ai sensi della normativa vigente, </w:delText>
          </w:r>
          <w:r w:rsidRPr="005750B8" w:rsidDel="00367822">
            <w:rPr>
              <w:rFonts w:ascii="Calibri" w:eastAsia="Aptos" w:hAnsi="Calibri" w:cs="Calibri"/>
              <w:kern w:val="2"/>
              <w:sz w:val="22"/>
              <w:szCs w:val="22"/>
            </w:rPr>
            <w:delText xml:space="preserve">un soggetto privato in ambito di forme di PPP o </w:delText>
          </w:r>
          <w:r w:rsidDel="00367822">
            <w:rPr>
              <w:rFonts w:ascii="Calibri" w:eastAsia="Aptos" w:hAnsi="Calibri" w:cs="Calibri"/>
              <w:kern w:val="2"/>
              <w:sz w:val="22"/>
              <w:szCs w:val="22"/>
            </w:rPr>
            <w:delText xml:space="preserve">la </w:delText>
          </w:r>
          <w:r w:rsidRPr="005750B8" w:rsidDel="00367822">
            <w:rPr>
              <w:rFonts w:ascii="Calibri" w:eastAsia="Aptos" w:hAnsi="Calibri" w:cs="Calibri"/>
              <w:kern w:val="2"/>
              <w:sz w:val="22"/>
              <w:szCs w:val="22"/>
            </w:rPr>
            <w:delText>CER</w:delText>
          </w:r>
          <w:r w:rsidDel="00367822">
            <w:rPr>
              <w:rFonts w:ascii="Calibri" w:eastAsia="Aptos" w:hAnsi="Calibri" w:cs="Calibri"/>
              <w:kern w:val="2"/>
              <w:sz w:val="22"/>
              <w:szCs w:val="22"/>
            </w:rPr>
            <w:delText xml:space="preserve">/configurazione di </w:delText>
          </w:r>
          <w:r w:rsidRPr="005750B8" w:rsidDel="00367822">
            <w:rPr>
              <w:rFonts w:ascii="Calibri" w:eastAsia="Aptos" w:hAnsi="Calibri" w:cs="Calibri"/>
              <w:kern w:val="2"/>
              <w:sz w:val="22"/>
              <w:szCs w:val="22"/>
            </w:rPr>
            <w:delText>autoconsumo</w:delText>
          </w:r>
          <w:r w:rsidDel="00367822">
            <w:rPr>
              <w:rFonts w:ascii="Calibri" w:eastAsia="Aptos" w:hAnsi="Calibri" w:cs="Calibri"/>
              <w:kern w:val="2"/>
              <w:sz w:val="22"/>
              <w:szCs w:val="22"/>
            </w:rPr>
            <w:delText xml:space="preserve"> di cui la PA sia membro)</w:delText>
          </w:r>
          <w:r w:rsidRPr="005750B8" w:rsidDel="00367822">
            <w:rPr>
              <w:rFonts w:ascii="Calibri" w:eastAsia="Aptos" w:hAnsi="Calibri" w:cs="Calibri"/>
              <w:kern w:val="2"/>
              <w:sz w:val="22"/>
              <w:szCs w:val="22"/>
            </w:rPr>
            <w:delText xml:space="preserve">. </w:delText>
          </w:r>
          <w:bookmarkStart w:id="18333" w:name="_Toc212462571"/>
          <w:bookmarkEnd w:id="18333"/>
        </w:del>
      </w:ins>
    </w:p>
    <w:p w14:paraId="3B62FB43" w14:textId="6E50995E" w:rsidR="00FE2EA2" w:rsidRPr="005750B8" w:rsidDel="00367822" w:rsidRDefault="00FE2EA2" w:rsidP="00FE2EA2">
      <w:pPr>
        <w:spacing w:line="276" w:lineRule="auto"/>
        <w:jc w:val="both"/>
        <w:rPr>
          <w:ins w:id="18334" w:author="Visone Rossana (GSE)" w:date="2025-10-12T17:53:00Z" w16du:dateUtc="2025-10-12T15:53:00Z"/>
          <w:del w:id="18335" w:author="Visone Rossana (GSE)" w:date="2025-10-17T16:57:00Z" w16du:dateUtc="2025-10-17T14:57:00Z"/>
          <w:rFonts w:ascii="Calibri" w:eastAsia="Aptos" w:hAnsi="Calibri" w:cs="Calibri"/>
          <w:kern w:val="2"/>
          <w:sz w:val="22"/>
          <w:szCs w:val="22"/>
        </w:rPr>
      </w:pPr>
      <w:ins w:id="18336" w:author="Visone Rossana (GSE)" w:date="2025-10-12T17:53:00Z" w16du:dateUtc="2025-10-12T15:53:00Z">
        <w:del w:id="18337" w:author="Visone Rossana (GSE)" w:date="2025-10-17T16:57:00Z" w16du:dateUtc="2025-10-17T14:57:00Z">
          <w:r w:rsidRPr="005750B8" w:rsidDel="00367822">
            <w:rPr>
              <w:rFonts w:ascii="Calibri" w:eastAsia="Aptos" w:hAnsi="Calibri" w:cs="Calibri"/>
              <w:kern w:val="2"/>
              <w:sz w:val="22"/>
              <w:szCs w:val="22"/>
            </w:rPr>
            <w:delText xml:space="preserve">Nel </w:delText>
          </w:r>
          <w:r w:rsidDel="00367822">
            <w:rPr>
              <w:rFonts w:ascii="Calibri" w:eastAsia="Aptos" w:hAnsi="Calibri" w:cs="Calibri"/>
              <w:kern w:val="2"/>
              <w:sz w:val="22"/>
              <w:szCs w:val="22"/>
            </w:rPr>
            <w:delText xml:space="preserve">primo caso </w:delText>
          </w:r>
          <w:r w:rsidRPr="005750B8" w:rsidDel="00367822">
            <w:rPr>
              <w:rFonts w:ascii="Calibri" w:eastAsia="Aptos" w:hAnsi="Calibri" w:cs="Calibri"/>
              <w:kern w:val="2"/>
              <w:sz w:val="22"/>
              <w:szCs w:val="22"/>
            </w:rPr>
            <w:delText xml:space="preserve">la Pubblica Amministrazione si configura come Soggetto Responsabile, mentre nel </w:delText>
          </w:r>
          <w:r w:rsidDel="00367822">
            <w:rPr>
              <w:rFonts w:ascii="Calibri" w:eastAsia="Aptos" w:hAnsi="Calibri" w:cs="Calibri"/>
              <w:kern w:val="2"/>
              <w:sz w:val="22"/>
              <w:szCs w:val="22"/>
            </w:rPr>
            <w:delText xml:space="preserve">secondo </w:delText>
          </w:r>
          <w:r w:rsidRPr="005750B8" w:rsidDel="00367822">
            <w:rPr>
              <w:rFonts w:ascii="Calibri" w:eastAsia="Aptos" w:hAnsi="Calibri" w:cs="Calibri"/>
              <w:kern w:val="2"/>
              <w:sz w:val="22"/>
              <w:szCs w:val="22"/>
            </w:rPr>
            <w:delText xml:space="preserve">caso, il Soggetto Responsabile si identica in uno degli altri soggetti </w:delText>
          </w:r>
          <w:r w:rsidDel="00367822">
            <w:rPr>
              <w:rFonts w:ascii="Calibri" w:eastAsia="Aptos" w:hAnsi="Calibri" w:cs="Calibri"/>
              <w:kern w:val="2"/>
              <w:sz w:val="22"/>
              <w:szCs w:val="22"/>
            </w:rPr>
            <w:delText>abilita</w:delText>
          </w:r>
          <w:r w:rsidRPr="005750B8" w:rsidDel="00367822">
            <w:rPr>
              <w:rFonts w:ascii="Calibri" w:eastAsia="Aptos" w:hAnsi="Calibri" w:cs="Calibri"/>
              <w:kern w:val="2"/>
              <w:sz w:val="22"/>
              <w:szCs w:val="22"/>
            </w:rPr>
            <w:delText>ti richiamati.</w:delText>
          </w:r>
          <w:bookmarkStart w:id="18338" w:name="_Toc212462572"/>
          <w:bookmarkEnd w:id="18338"/>
        </w:del>
      </w:ins>
    </w:p>
    <w:p w14:paraId="5F4E1CC5" w14:textId="2518A85B" w:rsidR="00FE2EA2" w:rsidRPr="005750B8" w:rsidDel="00367822" w:rsidRDefault="00FE2EA2" w:rsidP="00FE2EA2">
      <w:pPr>
        <w:spacing w:line="276" w:lineRule="auto"/>
        <w:jc w:val="both"/>
        <w:rPr>
          <w:ins w:id="18339" w:author="Visone Rossana (GSE)" w:date="2025-10-12T17:53:00Z" w16du:dateUtc="2025-10-12T15:53:00Z"/>
          <w:del w:id="18340" w:author="Visone Rossana (GSE)" w:date="2025-10-17T16:57:00Z" w16du:dateUtc="2025-10-17T14:57:00Z"/>
          <w:rFonts w:ascii="Calibri" w:eastAsia="Aptos" w:hAnsi="Calibri" w:cs="Calibri"/>
          <w:kern w:val="2"/>
          <w:sz w:val="22"/>
          <w:szCs w:val="22"/>
        </w:rPr>
      </w:pPr>
      <w:bookmarkStart w:id="18341" w:name="_Toc212462573"/>
      <w:bookmarkEnd w:id="18341"/>
    </w:p>
    <w:p w14:paraId="52B28CD4" w14:textId="5978BD05" w:rsidR="00FE2EA2" w:rsidDel="00367822" w:rsidRDefault="00FE2EA2" w:rsidP="00FE2EA2">
      <w:pPr>
        <w:spacing w:line="276" w:lineRule="auto"/>
        <w:jc w:val="both"/>
        <w:rPr>
          <w:ins w:id="18342" w:author="Visone Rossana (GSE)" w:date="2025-10-12T17:53:00Z" w16du:dateUtc="2025-10-12T15:53:00Z"/>
          <w:del w:id="18343" w:author="Visone Rossana (GSE)" w:date="2025-10-17T16:57:00Z" w16du:dateUtc="2025-10-17T14:57:00Z"/>
          <w:rFonts w:ascii="Calibri" w:eastAsia="Aptos" w:hAnsi="Calibri" w:cs="Calibri"/>
          <w:kern w:val="2"/>
          <w:sz w:val="22"/>
          <w:szCs w:val="22"/>
        </w:rPr>
      </w:pPr>
      <w:ins w:id="18344" w:author="Visone Rossana (GSE)" w:date="2025-10-12T17:53:00Z" w16du:dateUtc="2025-10-12T15:53:00Z">
        <w:del w:id="18345" w:author="Visone Rossana (GSE)" w:date="2025-10-17T16:57:00Z" w16du:dateUtc="2025-10-17T14:57:00Z">
          <w:r w:rsidRPr="005750B8" w:rsidDel="00367822">
            <w:rPr>
              <w:rFonts w:ascii="Calibri" w:eastAsia="Aptos" w:hAnsi="Calibri" w:cs="Calibri"/>
              <w:kern w:val="2"/>
              <w:sz w:val="22"/>
              <w:szCs w:val="22"/>
            </w:rPr>
            <w:delText xml:space="preserve">Per i Soggetti Privati, la modalità di accesso alla richiesta di incentivo può essere effettuata direttamente o indirettamente tramite una ESCo o </w:delText>
          </w:r>
          <w:r w:rsidDel="00367822">
            <w:rPr>
              <w:rFonts w:ascii="Calibri" w:eastAsia="Aptos" w:hAnsi="Calibri" w:cs="Calibri"/>
              <w:kern w:val="2"/>
              <w:sz w:val="22"/>
              <w:szCs w:val="22"/>
            </w:rPr>
            <w:delText xml:space="preserve">la </w:delText>
          </w:r>
          <w:r w:rsidRPr="009C0AAE" w:rsidDel="00367822">
            <w:rPr>
              <w:rFonts w:ascii="Calibri" w:eastAsia="Aptos" w:hAnsi="Calibri" w:cs="Calibri"/>
              <w:kern w:val="2"/>
              <w:sz w:val="22"/>
              <w:szCs w:val="22"/>
            </w:rPr>
            <w:delText>CER</w:delText>
          </w:r>
          <w:r w:rsidDel="00367822">
            <w:rPr>
              <w:rFonts w:ascii="Calibri" w:eastAsia="Aptos" w:hAnsi="Calibri" w:cs="Calibri"/>
              <w:kern w:val="2"/>
              <w:sz w:val="22"/>
              <w:szCs w:val="22"/>
            </w:rPr>
            <w:delText xml:space="preserve">/configurazione di </w:delText>
          </w:r>
          <w:r w:rsidRPr="009C0AAE" w:rsidDel="00367822">
            <w:rPr>
              <w:rFonts w:ascii="Calibri" w:eastAsia="Aptos" w:hAnsi="Calibri" w:cs="Calibri"/>
              <w:kern w:val="2"/>
              <w:sz w:val="22"/>
              <w:szCs w:val="22"/>
            </w:rPr>
            <w:delText>autoconsumo</w:delText>
          </w:r>
          <w:r w:rsidDel="00367822">
            <w:rPr>
              <w:rFonts w:ascii="Calibri" w:eastAsia="Aptos" w:hAnsi="Calibri" w:cs="Calibri"/>
              <w:kern w:val="2"/>
              <w:sz w:val="22"/>
              <w:szCs w:val="22"/>
            </w:rPr>
            <w:delText xml:space="preserve"> di cui il privato sia membro. </w:delText>
          </w:r>
          <w:bookmarkStart w:id="18346" w:name="_Toc212462574"/>
          <w:bookmarkEnd w:id="18346"/>
        </w:del>
      </w:ins>
    </w:p>
    <w:p w14:paraId="26D183FF" w14:textId="4F5F708D" w:rsidR="00FE2EA2" w:rsidDel="00367822" w:rsidRDefault="00FE2EA2" w:rsidP="00FE2EA2">
      <w:pPr>
        <w:spacing w:line="276" w:lineRule="auto"/>
        <w:jc w:val="both"/>
        <w:rPr>
          <w:ins w:id="18347" w:author="Visone Rossana (GSE)" w:date="2025-10-12T17:53:00Z" w16du:dateUtc="2025-10-12T15:53:00Z"/>
          <w:del w:id="18348" w:author="Visone Rossana (GSE)" w:date="2025-10-17T16:57:00Z" w16du:dateUtc="2025-10-17T14:57:00Z"/>
          <w:rFonts w:ascii="Calibri" w:eastAsia="Aptos" w:hAnsi="Calibri" w:cs="Calibri"/>
          <w:kern w:val="2"/>
        </w:rPr>
      </w:pPr>
      <w:ins w:id="18349" w:author="Visone Rossana (GSE)" w:date="2025-10-12T17:53:00Z" w16du:dateUtc="2025-10-12T15:53:00Z">
        <w:del w:id="18350" w:author="Visone Rossana (GSE)" w:date="2025-10-17T16:57:00Z" w16du:dateUtc="2025-10-17T14:57:00Z">
          <w:r w:rsidDel="00367822">
            <w:rPr>
              <w:rFonts w:ascii="Calibri" w:eastAsia="Aptos" w:hAnsi="Calibri" w:cs="Calibri"/>
              <w:kern w:val="2"/>
              <w:sz w:val="22"/>
              <w:szCs w:val="22"/>
            </w:rPr>
            <w:delText>N</w:delText>
          </w:r>
          <w:r w:rsidRPr="005750B8" w:rsidDel="00367822">
            <w:rPr>
              <w:rFonts w:ascii="Calibri" w:eastAsia="Aptos" w:hAnsi="Calibri" w:cs="Calibri"/>
              <w:kern w:val="2"/>
              <w:sz w:val="22"/>
              <w:szCs w:val="22"/>
            </w:rPr>
            <w:delText xml:space="preserve">el </w:delText>
          </w:r>
          <w:r w:rsidDel="00367822">
            <w:rPr>
              <w:rFonts w:ascii="Calibri" w:eastAsia="Aptos" w:hAnsi="Calibri" w:cs="Calibri"/>
              <w:kern w:val="2"/>
              <w:sz w:val="22"/>
              <w:szCs w:val="22"/>
            </w:rPr>
            <w:delText xml:space="preserve">primo </w:delText>
          </w:r>
          <w:r w:rsidRPr="005750B8" w:rsidDel="00367822">
            <w:rPr>
              <w:rFonts w:ascii="Calibri" w:eastAsia="Aptos" w:hAnsi="Calibri" w:cs="Calibri"/>
              <w:kern w:val="2"/>
              <w:sz w:val="22"/>
              <w:szCs w:val="22"/>
            </w:rPr>
            <w:delText>caso il Soggetto Privato si configura come Soggetto Responsabile, mentre nell’altro caso quest’ultimo viene identificato in uno degli altri soggetti deputati richiamati</w:delText>
          </w:r>
          <w:r w:rsidRPr="00AA5D2C" w:rsidDel="00367822">
            <w:rPr>
              <w:rFonts w:ascii="Calibri" w:eastAsia="Aptos" w:hAnsi="Calibri" w:cs="Calibri"/>
              <w:kern w:val="2"/>
            </w:rPr>
            <w:delText>.</w:delText>
          </w:r>
          <w:bookmarkStart w:id="18351" w:name="_Toc212462575"/>
          <w:bookmarkEnd w:id="18351"/>
        </w:del>
      </w:ins>
    </w:p>
    <w:p w14:paraId="4EC1A574" w14:textId="30332EB6" w:rsidR="00FE2EA2" w:rsidRPr="009A7E3B" w:rsidDel="00C34F30" w:rsidRDefault="00FE2EA2" w:rsidP="00FE2EA2">
      <w:pPr>
        <w:spacing w:line="276" w:lineRule="auto"/>
        <w:jc w:val="both"/>
        <w:rPr>
          <w:ins w:id="18352" w:author="Visone Rossana (GSE)" w:date="2025-10-12T17:53:00Z" w16du:dateUtc="2025-10-12T15:53:00Z"/>
          <w:del w:id="18353" w:author="Visone Rossana (GSE)" w:date="2025-10-21T18:43:00Z" w16du:dateUtc="2025-10-21T16:43:00Z"/>
          <w:rFonts w:eastAsia="Aptos" w:cstheme="minorHAnsi"/>
          <w:kern w:val="2"/>
          <w:sz w:val="22"/>
          <w:szCs w:val="22"/>
        </w:rPr>
      </w:pPr>
      <w:ins w:id="18354" w:author="Visone Rossana (GSE)" w:date="2025-10-12T17:53:00Z" w16du:dateUtc="2025-10-12T15:53:00Z">
        <w:del w:id="18355" w:author="Visone Rossana (GSE)" w:date="2025-10-21T18:43:00Z" w16du:dateUtc="2025-10-21T16:43:00Z">
          <w:r w:rsidRPr="009A7E3B" w:rsidDel="00C34F30">
            <w:rPr>
              <w:rFonts w:eastAsia="Aptos" w:cstheme="minorHAnsi"/>
              <w:kern w:val="2"/>
              <w:sz w:val="22"/>
              <w:szCs w:val="22"/>
            </w:rPr>
            <w:delText xml:space="preserve">Per la puntuale ammissibilità </w:delText>
          </w:r>
          <w:r w:rsidDel="00C34F30">
            <w:rPr>
              <w:rFonts w:eastAsia="Aptos" w:cstheme="minorHAnsi"/>
              <w:kern w:val="2"/>
              <w:sz w:val="22"/>
              <w:szCs w:val="22"/>
            </w:rPr>
            <w:delText>al meccanismo incentivante</w:delText>
          </w:r>
        </w:del>
      </w:ins>
      <w:ins w:id="18356" w:author="Visone Rossana (GSE)" w:date="2025-10-17T16:58:00Z" w16du:dateUtc="2025-10-17T14:58:00Z">
        <w:del w:id="18357" w:author="Visone Rossana (GSE)" w:date="2025-10-21T18:43:00Z" w16du:dateUtc="2025-10-21T16:43:00Z">
          <w:r w:rsidR="003C40A4" w:rsidDel="00C34F30">
            <w:rPr>
              <w:rFonts w:eastAsia="Aptos" w:cstheme="minorHAnsi"/>
              <w:kern w:val="2"/>
              <w:sz w:val="22"/>
              <w:szCs w:val="22"/>
            </w:rPr>
            <w:delText>, eventualmente,</w:delText>
          </w:r>
        </w:del>
      </w:ins>
      <w:ins w:id="18358" w:author="Visone Rossana (GSE)" w:date="2025-10-12T17:53:00Z" w16du:dateUtc="2025-10-12T15:53:00Z">
        <w:del w:id="18359" w:author="Visone Rossana (GSE)" w:date="2025-10-21T18:43:00Z" w16du:dateUtc="2025-10-21T16:43:00Z">
          <w:r w:rsidDel="00C34F30">
            <w:rPr>
              <w:rFonts w:eastAsia="Aptos" w:cstheme="minorHAnsi"/>
              <w:kern w:val="2"/>
              <w:sz w:val="22"/>
              <w:szCs w:val="22"/>
            </w:rPr>
            <w:delText xml:space="preserve"> tramite i </w:delText>
          </w:r>
          <w:r w:rsidRPr="009A7E3B" w:rsidDel="00C34F30">
            <w:rPr>
              <w:rFonts w:eastAsia="Aptos" w:cstheme="minorHAnsi"/>
              <w:kern w:val="2"/>
              <w:sz w:val="22"/>
              <w:szCs w:val="22"/>
            </w:rPr>
            <w:delText xml:space="preserve">soggetti </w:delText>
          </w:r>
          <w:r w:rsidDel="00C34F30">
            <w:rPr>
              <w:rFonts w:eastAsia="Aptos" w:cstheme="minorHAnsi"/>
              <w:kern w:val="2"/>
              <w:sz w:val="22"/>
              <w:szCs w:val="22"/>
            </w:rPr>
            <w:delText>abilit</w:delText>
          </w:r>
          <w:r w:rsidRPr="00BE0499" w:rsidDel="00C34F30">
            <w:rPr>
              <w:rFonts w:eastAsia="Aptos" w:cstheme="minorHAnsi"/>
              <w:kern w:val="2"/>
              <w:sz w:val="22"/>
              <w:szCs w:val="22"/>
            </w:rPr>
            <w:delText xml:space="preserve">ati </w:delText>
          </w:r>
          <w:r w:rsidRPr="009A7E3B" w:rsidDel="00C34F30">
            <w:rPr>
              <w:rFonts w:eastAsia="Aptos" w:cstheme="minorHAnsi"/>
              <w:kern w:val="2"/>
              <w:sz w:val="22"/>
              <w:szCs w:val="22"/>
            </w:rPr>
            <w:delText xml:space="preserve">si </w:delText>
          </w:r>
        </w:del>
      </w:ins>
      <w:ins w:id="18360" w:author="Visone Rossana (GSE)" w:date="2025-10-17T16:58:00Z" w16du:dateUtc="2025-10-17T14:58:00Z">
        <w:del w:id="18361" w:author="Visone Rossana (GSE)" w:date="2025-10-21T18:43:00Z" w16du:dateUtc="2025-10-21T16:43:00Z">
          <w:r w:rsidR="003C40A4" w:rsidDel="00C34F30">
            <w:rPr>
              <w:rFonts w:eastAsia="Aptos" w:cstheme="minorHAnsi"/>
              <w:kern w:val="2"/>
              <w:sz w:val="22"/>
              <w:szCs w:val="22"/>
            </w:rPr>
            <w:delText xml:space="preserve">previsti dal Decreto si </w:delText>
          </w:r>
        </w:del>
      </w:ins>
      <w:ins w:id="18362" w:author="Visone Rossana (GSE)" w:date="2025-10-12T17:53:00Z" w16du:dateUtc="2025-10-12T15:53:00Z">
        <w:del w:id="18363" w:author="Visone Rossana (GSE)" w:date="2025-10-21T18:43:00Z" w16du:dateUtc="2025-10-21T16:43:00Z">
          <w:r w:rsidRPr="009A7E3B" w:rsidDel="00C34F30">
            <w:rPr>
              <w:rFonts w:eastAsia="Aptos" w:cstheme="minorHAnsi"/>
              <w:kern w:val="2"/>
              <w:sz w:val="22"/>
              <w:szCs w:val="22"/>
            </w:rPr>
            <w:delText>rimanda al paragrafo 3.5</w:delText>
          </w:r>
          <w:r w:rsidDel="00C34F30">
            <w:rPr>
              <w:rFonts w:eastAsia="Aptos" w:cstheme="minorHAnsi"/>
              <w:kern w:val="2"/>
              <w:sz w:val="22"/>
              <w:szCs w:val="22"/>
            </w:rPr>
            <w:delText>.</w:delText>
          </w:r>
          <w:bookmarkStart w:id="18364" w:name="_Toc212462576"/>
          <w:bookmarkEnd w:id="18364"/>
        </w:del>
      </w:ins>
    </w:p>
    <w:p w14:paraId="68D8373E" w14:textId="76E7BFF6" w:rsidR="00811624" w:rsidRPr="00923DC6" w:rsidRDefault="00811624">
      <w:pPr>
        <w:pStyle w:val="TITOLO20"/>
        <w:numPr>
          <w:ilvl w:val="2"/>
          <w:numId w:val="292"/>
        </w:numPr>
        <w:ind w:left="1134" w:hanging="708"/>
        <w:rPr>
          <w:ins w:id="18365" w:author="Visone Rossana (GSE)" w:date="2025-10-12T17:58:00Z" w16du:dateUtc="2025-10-12T15:58:00Z"/>
        </w:rPr>
        <w:pPrChange w:id="18366" w:author="Oliosi Francesco (GSE)" w:date="2025-10-13T18:39:00Z" w16du:dateUtc="2025-10-13T16:39:00Z">
          <w:pPr>
            <w:pStyle w:val="TITOLO3GSE"/>
            <w:numPr>
              <w:ilvl w:val="2"/>
              <w:numId w:val="7"/>
            </w:numPr>
            <w:ind w:left="426" w:hanging="504"/>
          </w:pPr>
        </w:pPrChange>
      </w:pPr>
      <w:bookmarkStart w:id="18367" w:name="_Toc212462577"/>
      <w:ins w:id="18368" w:author="Visone Rossana (GSE)" w:date="2025-10-12T17:59:00Z" w16du:dateUtc="2025-10-12T15:59:00Z">
        <w:r>
          <w:t xml:space="preserve">Requisiti tecnici per l’accesso all’incentivo (Allegato </w:t>
        </w:r>
        <w:r w:rsidR="00E77F5B">
          <w:t>I del Decreto)</w:t>
        </w:r>
        <w:bookmarkEnd w:id="18367"/>
        <w:r w:rsidR="00E77F5B">
          <w:t xml:space="preserve"> </w:t>
        </w:r>
      </w:ins>
    </w:p>
    <w:p w14:paraId="4D826E1E" w14:textId="661C6BA2" w:rsidR="00F149C5" w:rsidRPr="00F149C5" w:rsidRDefault="00F149C5">
      <w:pPr>
        <w:spacing w:after="120" w:line="276" w:lineRule="auto"/>
        <w:jc w:val="both"/>
        <w:rPr>
          <w:ins w:id="18369" w:author="Visone Rossana (GSE)" w:date="2025-10-12T18:00:00Z" w16du:dateUtc="2025-10-12T16:00:00Z"/>
          <w:sz w:val="22"/>
          <w:szCs w:val="22"/>
          <w:rPrChange w:id="18370" w:author="Visone Rossana (GSE)" w:date="2025-10-12T18:00:00Z" w16du:dateUtc="2025-10-12T16:00:00Z">
            <w:rPr>
              <w:ins w:id="18371" w:author="Visone Rossana (GSE)" w:date="2025-10-12T18:00:00Z" w16du:dateUtc="2025-10-12T16:00:00Z"/>
            </w:rPr>
          </w:rPrChange>
        </w:rPr>
        <w:pPrChange w:id="18372" w:author="Visone Rossana (GSE)" w:date="2025-10-12T18:00:00Z" w16du:dateUtc="2025-10-12T16:00:00Z">
          <w:pPr>
            <w:spacing w:after="120"/>
            <w:jc w:val="both"/>
          </w:pPr>
        </w:pPrChange>
      </w:pPr>
      <w:ins w:id="18373" w:author="Visone Rossana (GSE)" w:date="2025-10-12T18:00:00Z" w16du:dateUtc="2025-10-12T16:00:00Z">
        <w:r w:rsidRPr="00F149C5">
          <w:rPr>
            <w:sz w:val="22"/>
            <w:szCs w:val="22"/>
            <w:rPrChange w:id="18374" w:author="Visone Rossana (GSE)" w:date="2025-10-12T18:00:00Z" w16du:dateUtc="2025-10-12T16:00:00Z">
              <w:rPr/>
            </w:rPrChange>
          </w:rPr>
          <w:t xml:space="preserve">Le chiusure trasparenti sostituite devono rispettare i valori limite massimi di trasmittanza in funzione della zona climatica (Tabella </w:t>
        </w:r>
        <w:r w:rsidR="001A21AA">
          <w:rPr>
            <w:sz w:val="22"/>
            <w:szCs w:val="22"/>
          </w:rPr>
          <w:t>2</w:t>
        </w:r>
        <w:r w:rsidRPr="00F149C5">
          <w:rPr>
            <w:sz w:val="22"/>
            <w:szCs w:val="22"/>
            <w:rPrChange w:id="18375" w:author="Visone Rossana (GSE)" w:date="2025-10-12T18:00:00Z" w16du:dateUtc="2025-10-12T16:00:00Z">
              <w:rPr/>
            </w:rPrChange>
          </w:rPr>
          <w:t xml:space="preserve">del Decreto): </w:t>
        </w:r>
      </w:ins>
    </w:p>
    <w:p w14:paraId="1FC754F6" w14:textId="28E83FC6" w:rsidR="00F149C5" w:rsidRPr="00CA0C37" w:rsidRDefault="00F149C5" w:rsidP="00F149C5">
      <w:pPr>
        <w:spacing w:after="120"/>
        <w:jc w:val="both"/>
        <w:rPr>
          <w:ins w:id="18376" w:author="Visone Rossana (GSE)" w:date="2025-10-12T18:00:00Z" w16du:dateUtc="2025-10-12T16:00:00Z"/>
          <w:b/>
          <w:bCs/>
          <w:sz w:val="20"/>
        </w:rPr>
      </w:pPr>
      <w:ins w:id="18377" w:author="Visone Rossana (GSE)" w:date="2025-10-12T18:00:00Z" w16du:dateUtc="2025-10-12T16:00:00Z">
        <w:r w:rsidRPr="00CA0C37">
          <w:rPr>
            <w:b/>
            <w:bCs/>
            <w:sz w:val="20"/>
          </w:rPr>
          <w:t xml:space="preserve">Tabella </w:t>
        </w:r>
      </w:ins>
      <w:ins w:id="18378" w:author="Oliosi Francesco (GSE)" w:date="2025-10-22T15:20:00Z" w16du:dateUtc="2025-10-22T13:20:00Z">
        <w:r>
          <w:rPr>
            <w:b/>
            <w:bCs/>
            <w:sz w:val="20"/>
          </w:rPr>
          <w:fldChar w:fldCharType="begin"/>
        </w:r>
        <w:r>
          <w:rPr>
            <w:b/>
            <w:bCs/>
            <w:sz w:val="20"/>
          </w:rPr>
          <w:instrText xml:space="preserve"> SEQ Tabella \* ARABIC </w:instrText>
        </w:r>
      </w:ins>
      <w:r>
        <w:rPr>
          <w:b/>
          <w:bCs/>
          <w:sz w:val="20"/>
        </w:rPr>
        <w:fldChar w:fldCharType="separate"/>
      </w:r>
      <w:ins w:id="18379" w:author="Oliosi Francesco (GSE)" w:date="2025-10-22T15:20:00Z" w16du:dateUtc="2025-10-22T13:20:00Z">
        <w:r>
          <w:rPr>
            <w:b/>
            <w:bCs/>
            <w:sz w:val="20"/>
          </w:rPr>
          <w:fldChar w:fldCharType="end"/>
        </w:r>
      </w:ins>
      <w:ins w:id="18380" w:author="Visone Rossana (GSE)" w:date="2025-10-12T18:00:00Z" w16du:dateUtc="2025-10-12T16:00:00Z">
        <w:del w:id="18381" w:author="Oliosi Francesco (GSE)" w:date="2025-10-22T15:20:00Z" w16du:dateUtc="2025-10-22T13:20:00Z">
          <w:r w:rsidDel="00BF60F4">
            <w:rPr>
              <w:b/>
              <w:bCs/>
              <w:sz w:val="20"/>
            </w:rPr>
            <w:fldChar w:fldCharType="begin"/>
          </w:r>
          <w:r w:rsidDel="00BF60F4">
            <w:rPr>
              <w:b/>
              <w:bCs/>
              <w:sz w:val="20"/>
            </w:rPr>
            <w:delInstrText xml:space="preserve"> SEQ Tabella \* ARABIC </w:delInstrText>
          </w:r>
          <w:r w:rsidDel="00BF60F4">
            <w:rPr>
              <w:b/>
              <w:bCs/>
              <w:sz w:val="20"/>
            </w:rPr>
            <w:fldChar w:fldCharType="separate"/>
          </w:r>
          <w:r w:rsidDel="00BF60F4">
            <w:rPr>
              <w:b/>
              <w:bCs/>
              <w:noProof/>
              <w:sz w:val="20"/>
            </w:rPr>
            <w:delText>6</w:delText>
          </w:r>
          <w:r w:rsidDel="00BF60F4">
            <w:rPr>
              <w:b/>
              <w:bCs/>
              <w:sz w:val="20"/>
            </w:rPr>
            <w:fldChar w:fldCharType="end"/>
          </w:r>
        </w:del>
        <w:r w:rsidRPr="00CA0C37">
          <w:rPr>
            <w:b/>
            <w:bCs/>
            <w:sz w:val="20"/>
          </w:rPr>
          <w:t xml:space="preserve"> - Chiusure trasparenti: valori limite massimi di trasmittanza termica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70"/>
        <w:gridCol w:w="2007"/>
        <w:gridCol w:w="2007"/>
      </w:tblGrid>
      <w:tr w:rsidR="00F149C5" w:rsidRPr="00CA0C37" w14:paraId="22BCB57E" w14:textId="77777777">
        <w:trPr>
          <w:jc w:val="center"/>
          <w:ins w:id="18382" w:author="Visone Rossana (GSE)" w:date="2025-10-12T18:00:00Z"/>
        </w:trPr>
        <w:tc>
          <w:tcPr>
            <w:tcW w:w="9084" w:type="dxa"/>
            <w:gridSpan w:val="3"/>
            <w:shd w:val="clear" w:color="auto" w:fill="BFBFBF"/>
            <w:vAlign w:val="center"/>
          </w:tcPr>
          <w:p w14:paraId="3D13269A" w14:textId="77B01391" w:rsidR="00F149C5" w:rsidRPr="00CA0C37" w:rsidRDefault="00F149C5">
            <w:pPr>
              <w:spacing w:before="60" w:after="60"/>
              <w:jc w:val="both"/>
              <w:rPr>
                <w:ins w:id="18383" w:author="Visone Rossana (GSE)" w:date="2025-10-12T18:00:00Z" w16du:dateUtc="2025-10-12T16:00:00Z"/>
                <w:rFonts w:cs="Calibri"/>
                <w:b/>
                <w:sz w:val="18"/>
                <w:szCs w:val="18"/>
              </w:rPr>
            </w:pPr>
            <w:ins w:id="18384" w:author="Visone Rossana (GSE)" w:date="2025-10-12T18:00:00Z" w16du:dateUtc="2025-10-12T16:00:00Z">
              <w:r w:rsidRPr="00CA0C37">
                <w:rPr>
                  <w:rFonts w:cs="Calibri"/>
                  <w:b/>
                  <w:sz w:val="18"/>
                  <w:szCs w:val="18"/>
                </w:rPr>
                <w:t xml:space="preserve">[Tabella </w:t>
              </w:r>
              <w:r w:rsidR="001A21AA">
                <w:rPr>
                  <w:rFonts w:cs="Calibri"/>
                  <w:b/>
                  <w:sz w:val="18"/>
                  <w:szCs w:val="18"/>
                </w:rPr>
                <w:t>2</w:t>
              </w:r>
              <w:r w:rsidRPr="00CA0C37">
                <w:rPr>
                  <w:rFonts w:cs="Calibri"/>
                  <w:b/>
                  <w:sz w:val="18"/>
                  <w:szCs w:val="18"/>
                </w:rPr>
                <w:t xml:space="preserve"> – Allegato I – DM </w:t>
              </w:r>
              <w:r w:rsidR="001A21AA">
                <w:rPr>
                  <w:rFonts w:cs="Calibri"/>
                  <w:b/>
                  <w:sz w:val="18"/>
                  <w:szCs w:val="18"/>
                </w:rPr>
                <w:t>7 agosto 2025</w:t>
              </w:r>
              <w:r w:rsidRPr="00CA0C37">
                <w:rPr>
                  <w:rFonts w:cs="Calibri"/>
                  <w:b/>
                  <w:sz w:val="18"/>
                  <w:szCs w:val="18"/>
                </w:rPr>
                <w:t>]</w:t>
              </w:r>
            </w:ins>
          </w:p>
        </w:tc>
      </w:tr>
      <w:tr w:rsidR="00F149C5" w:rsidRPr="00CA0C37" w14:paraId="14329D7F" w14:textId="77777777">
        <w:trPr>
          <w:jc w:val="center"/>
          <w:ins w:id="18385" w:author="Visone Rossana (GSE)" w:date="2025-10-12T18:00:00Z"/>
        </w:trPr>
        <w:tc>
          <w:tcPr>
            <w:tcW w:w="0" w:type="auto"/>
            <w:vAlign w:val="center"/>
          </w:tcPr>
          <w:p w14:paraId="3C8B6A8E" w14:textId="77777777" w:rsidR="00F149C5" w:rsidRPr="00CA0C37" w:rsidRDefault="00F149C5">
            <w:pPr>
              <w:spacing w:before="60" w:after="60"/>
              <w:jc w:val="both"/>
              <w:rPr>
                <w:ins w:id="18386" w:author="Visone Rossana (GSE)" w:date="2025-10-12T18:00:00Z" w16du:dateUtc="2025-10-12T16:00:00Z"/>
                <w:rFonts w:cs="Calibri"/>
                <w:b/>
                <w:sz w:val="18"/>
                <w:szCs w:val="18"/>
              </w:rPr>
            </w:pPr>
            <w:ins w:id="18387" w:author="Visone Rossana (GSE)" w:date="2025-10-12T18:00:00Z" w16du:dateUtc="2025-10-12T16:00:00Z">
              <w:r w:rsidRPr="00CA0C37">
                <w:rPr>
                  <w:rFonts w:cs="Calibri"/>
                  <w:b/>
                  <w:sz w:val="18"/>
                  <w:szCs w:val="18"/>
                </w:rPr>
                <w:t>Tipologia di intervento</w:t>
              </w:r>
            </w:ins>
          </w:p>
        </w:tc>
        <w:tc>
          <w:tcPr>
            <w:tcW w:w="4014" w:type="dxa"/>
            <w:gridSpan w:val="2"/>
            <w:vAlign w:val="center"/>
          </w:tcPr>
          <w:p w14:paraId="4B83A3E0" w14:textId="77777777" w:rsidR="00F149C5" w:rsidRPr="00CA0C37" w:rsidRDefault="00F149C5">
            <w:pPr>
              <w:spacing w:before="60" w:after="60"/>
              <w:jc w:val="both"/>
              <w:rPr>
                <w:ins w:id="18388" w:author="Visone Rossana (GSE)" w:date="2025-10-12T18:00:00Z" w16du:dateUtc="2025-10-12T16:00:00Z"/>
                <w:rFonts w:cs="Calibri"/>
                <w:b/>
                <w:sz w:val="18"/>
                <w:szCs w:val="18"/>
              </w:rPr>
            </w:pPr>
            <w:ins w:id="18389" w:author="Visone Rossana (GSE)" w:date="2025-10-12T18:00:00Z" w16du:dateUtc="2025-10-12T16:00:00Z">
              <w:r w:rsidRPr="00CA0C37">
                <w:rPr>
                  <w:rFonts w:cs="Calibri"/>
                  <w:b/>
                  <w:sz w:val="18"/>
                  <w:szCs w:val="18"/>
                </w:rPr>
                <w:t>Requisiti tecnici di soglia per la tecnologia</w:t>
              </w:r>
            </w:ins>
          </w:p>
        </w:tc>
      </w:tr>
      <w:tr w:rsidR="00F149C5" w:rsidRPr="00CA0C37" w14:paraId="65BF9E18" w14:textId="77777777">
        <w:trPr>
          <w:jc w:val="center"/>
          <w:ins w:id="18390" w:author="Visone Rossana (GSE)" w:date="2025-10-12T18:00:00Z"/>
        </w:trPr>
        <w:tc>
          <w:tcPr>
            <w:tcW w:w="5070" w:type="dxa"/>
            <w:vMerge w:val="restart"/>
            <w:vAlign w:val="center"/>
          </w:tcPr>
          <w:p w14:paraId="74D0D1CC" w14:textId="77777777" w:rsidR="00F149C5" w:rsidRPr="00CA0C37" w:rsidRDefault="00F149C5">
            <w:pPr>
              <w:spacing w:before="60" w:after="60"/>
              <w:jc w:val="both"/>
              <w:rPr>
                <w:ins w:id="18391" w:author="Visone Rossana (GSE)" w:date="2025-10-12T18:00:00Z" w16du:dateUtc="2025-10-12T16:00:00Z"/>
                <w:sz w:val="18"/>
                <w:szCs w:val="18"/>
              </w:rPr>
            </w:pPr>
            <w:ins w:id="18392" w:author="Visone Rossana (GSE)" w:date="2025-10-12T18:00:00Z" w16du:dateUtc="2025-10-12T16:00:00Z">
              <w:r w:rsidRPr="00CA0C37">
                <w:rPr>
                  <w:sz w:val="18"/>
                  <w:szCs w:val="18"/>
                </w:rPr>
                <w:t>Sostituzione di chiusure trasparenti, comprensive di infissi (calcolato secondo le norme UNI ENISO 10077-1), se installate congiuntamente a sistemi di termoregolazione o valvole termostatiche ovvero in presenza di detti sistemi al momento dell’intervento</w:t>
              </w:r>
            </w:ins>
          </w:p>
        </w:tc>
        <w:tc>
          <w:tcPr>
            <w:tcW w:w="2007" w:type="dxa"/>
            <w:vAlign w:val="center"/>
          </w:tcPr>
          <w:p w14:paraId="0A0D75F3" w14:textId="77777777" w:rsidR="00F149C5" w:rsidRPr="00CA0C37" w:rsidRDefault="00F149C5">
            <w:pPr>
              <w:spacing w:before="60" w:after="60"/>
              <w:jc w:val="both"/>
              <w:rPr>
                <w:ins w:id="18393" w:author="Visone Rossana (GSE)" w:date="2025-10-12T18:00:00Z" w16du:dateUtc="2025-10-12T16:00:00Z"/>
                <w:rFonts w:cs="Calibri"/>
                <w:sz w:val="18"/>
                <w:szCs w:val="18"/>
              </w:rPr>
            </w:pPr>
            <w:ins w:id="18394" w:author="Visone Rossana (GSE)" w:date="2025-10-12T18:00:00Z" w16du:dateUtc="2025-10-12T16:00:00Z">
              <w:r w:rsidRPr="00CA0C37">
                <w:rPr>
                  <w:rFonts w:cs="Calibri"/>
                  <w:sz w:val="18"/>
                  <w:szCs w:val="18"/>
                </w:rPr>
                <w:t>Zona climatica A</w:t>
              </w:r>
            </w:ins>
          </w:p>
        </w:tc>
        <w:tc>
          <w:tcPr>
            <w:tcW w:w="2007" w:type="dxa"/>
            <w:vAlign w:val="center"/>
          </w:tcPr>
          <w:p w14:paraId="4172A20D" w14:textId="77777777" w:rsidR="00F149C5" w:rsidRPr="00CA0C37" w:rsidRDefault="00F149C5">
            <w:pPr>
              <w:spacing w:before="60" w:after="60"/>
              <w:jc w:val="both"/>
              <w:rPr>
                <w:ins w:id="18395" w:author="Visone Rossana (GSE)" w:date="2025-10-12T18:00:00Z" w16du:dateUtc="2025-10-12T16:00:00Z"/>
                <w:rFonts w:cs="Calibri"/>
                <w:sz w:val="18"/>
                <w:szCs w:val="18"/>
              </w:rPr>
            </w:pPr>
            <w:ins w:id="18396" w:author="Visone Rossana (GSE)" w:date="2025-10-12T18:00:00Z" w16du:dateUtc="2025-10-12T16:00:00Z">
              <w:r w:rsidRPr="00CA0C37">
                <w:rPr>
                  <w:rFonts w:cs="Calibri"/>
                  <w:sz w:val="18"/>
                  <w:szCs w:val="18"/>
                </w:rPr>
                <w:t>≤ 2,60 W/m</w:t>
              </w:r>
              <w:r w:rsidRPr="00CA0C37">
                <w:rPr>
                  <w:rFonts w:cs="Calibri"/>
                  <w:sz w:val="18"/>
                  <w:szCs w:val="18"/>
                  <w:vertAlign w:val="superscript"/>
                </w:rPr>
                <w:t>2</w:t>
              </w:r>
              <w:r w:rsidRPr="00CA0C37">
                <w:rPr>
                  <w:rFonts w:cs="Calibri"/>
                  <w:sz w:val="18"/>
                  <w:szCs w:val="18"/>
                </w:rPr>
                <w:t>K</w:t>
              </w:r>
            </w:ins>
          </w:p>
        </w:tc>
      </w:tr>
      <w:tr w:rsidR="00F149C5" w:rsidRPr="00CA0C37" w14:paraId="7AD04090" w14:textId="77777777">
        <w:trPr>
          <w:jc w:val="center"/>
          <w:ins w:id="18397" w:author="Visone Rossana (GSE)" w:date="2025-10-12T18:00:00Z"/>
        </w:trPr>
        <w:tc>
          <w:tcPr>
            <w:tcW w:w="5070" w:type="dxa"/>
            <w:vMerge/>
            <w:vAlign w:val="center"/>
          </w:tcPr>
          <w:p w14:paraId="0320E29A" w14:textId="77777777" w:rsidR="00F149C5" w:rsidRPr="00CA0C37" w:rsidRDefault="00F149C5">
            <w:pPr>
              <w:spacing w:before="60" w:after="60"/>
              <w:jc w:val="both"/>
              <w:rPr>
                <w:ins w:id="18398" w:author="Visone Rossana (GSE)" w:date="2025-10-12T18:00:00Z" w16du:dateUtc="2025-10-12T16:00:00Z"/>
                <w:rFonts w:cs="Calibri"/>
                <w:sz w:val="18"/>
                <w:szCs w:val="18"/>
              </w:rPr>
            </w:pPr>
          </w:p>
        </w:tc>
        <w:tc>
          <w:tcPr>
            <w:tcW w:w="2007" w:type="dxa"/>
            <w:vAlign w:val="center"/>
          </w:tcPr>
          <w:p w14:paraId="1FA1E64B" w14:textId="77777777" w:rsidR="00F149C5" w:rsidRPr="00CA0C37" w:rsidRDefault="00F149C5">
            <w:pPr>
              <w:spacing w:before="60" w:after="60"/>
              <w:jc w:val="both"/>
              <w:rPr>
                <w:ins w:id="18399" w:author="Visone Rossana (GSE)" w:date="2025-10-12T18:00:00Z" w16du:dateUtc="2025-10-12T16:00:00Z"/>
                <w:rFonts w:cs="Calibri"/>
                <w:sz w:val="18"/>
                <w:szCs w:val="18"/>
              </w:rPr>
            </w:pPr>
            <w:ins w:id="18400" w:author="Visone Rossana (GSE)" w:date="2025-10-12T18:00:00Z" w16du:dateUtc="2025-10-12T16:00:00Z">
              <w:r w:rsidRPr="00CA0C37">
                <w:rPr>
                  <w:rFonts w:cs="Calibri"/>
                  <w:sz w:val="18"/>
                  <w:szCs w:val="18"/>
                </w:rPr>
                <w:t>Zona climatica B</w:t>
              </w:r>
            </w:ins>
          </w:p>
        </w:tc>
        <w:tc>
          <w:tcPr>
            <w:tcW w:w="2007" w:type="dxa"/>
            <w:vAlign w:val="center"/>
          </w:tcPr>
          <w:p w14:paraId="210C9581" w14:textId="77777777" w:rsidR="00F149C5" w:rsidRPr="00CA0C37" w:rsidRDefault="00F149C5">
            <w:pPr>
              <w:spacing w:before="60" w:after="60"/>
              <w:jc w:val="both"/>
              <w:rPr>
                <w:ins w:id="18401" w:author="Visone Rossana (GSE)" w:date="2025-10-12T18:00:00Z" w16du:dateUtc="2025-10-12T16:00:00Z"/>
                <w:rFonts w:cs="Calibri"/>
                <w:sz w:val="18"/>
                <w:szCs w:val="18"/>
              </w:rPr>
            </w:pPr>
            <w:ins w:id="18402" w:author="Visone Rossana (GSE)" w:date="2025-10-12T18:00:00Z" w16du:dateUtc="2025-10-12T16:00:00Z">
              <w:r w:rsidRPr="00CA0C37">
                <w:rPr>
                  <w:rFonts w:cs="Calibri"/>
                  <w:sz w:val="18"/>
                  <w:szCs w:val="18"/>
                </w:rPr>
                <w:t>≤ 2,60 W/m</w:t>
              </w:r>
              <w:r w:rsidRPr="00CA0C37">
                <w:rPr>
                  <w:rFonts w:cs="Calibri"/>
                  <w:sz w:val="18"/>
                  <w:szCs w:val="18"/>
                  <w:vertAlign w:val="superscript"/>
                </w:rPr>
                <w:t>2</w:t>
              </w:r>
              <w:r w:rsidRPr="00CA0C37">
                <w:rPr>
                  <w:rFonts w:cs="Calibri"/>
                  <w:sz w:val="18"/>
                  <w:szCs w:val="18"/>
                </w:rPr>
                <w:t>K</w:t>
              </w:r>
            </w:ins>
          </w:p>
        </w:tc>
      </w:tr>
      <w:tr w:rsidR="00F149C5" w:rsidRPr="00CA0C37" w14:paraId="2A0CDC1E" w14:textId="77777777">
        <w:trPr>
          <w:jc w:val="center"/>
          <w:ins w:id="18403" w:author="Visone Rossana (GSE)" w:date="2025-10-12T18:00:00Z"/>
        </w:trPr>
        <w:tc>
          <w:tcPr>
            <w:tcW w:w="5070" w:type="dxa"/>
            <w:vMerge/>
            <w:vAlign w:val="center"/>
          </w:tcPr>
          <w:p w14:paraId="2249D830" w14:textId="77777777" w:rsidR="00F149C5" w:rsidRPr="00CA0C37" w:rsidRDefault="00F149C5">
            <w:pPr>
              <w:spacing w:before="60" w:after="60"/>
              <w:jc w:val="both"/>
              <w:rPr>
                <w:ins w:id="18404" w:author="Visone Rossana (GSE)" w:date="2025-10-12T18:00:00Z" w16du:dateUtc="2025-10-12T16:00:00Z"/>
                <w:rFonts w:cs="Calibri"/>
                <w:sz w:val="18"/>
                <w:szCs w:val="18"/>
              </w:rPr>
            </w:pPr>
          </w:p>
        </w:tc>
        <w:tc>
          <w:tcPr>
            <w:tcW w:w="2007" w:type="dxa"/>
            <w:vAlign w:val="center"/>
          </w:tcPr>
          <w:p w14:paraId="05F7774B" w14:textId="77777777" w:rsidR="00F149C5" w:rsidRPr="00CA0C37" w:rsidRDefault="00F149C5">
            <w:pPr>
              <w:spacing w:before="60" w:after="60"/>
              <w:jc w:val="both"/>
              <w:rPr>
                <w:ins w:id="18405" w:author="Visone Rossana (GSE)" w:date="2025-10-12T18:00:00Z" w16du:dateUtc="2025-10-12T16:00:00Z"/>
                <w:rFonts w:cs="Calibri"/>
                <w:sz w:val="18"/>
                <w:szCs w:val="18"/>
              </w:rPr>
            </w:pPr>
            <w:ins w:id="18406" w:author="Visone Rossana (GSE)" w:date="2025-10-12T18:00:00Z" w16du:dateUtc="2025-10-12T16:00:00Z">
              <w:r w:rsidRPr="00CA0C37">
                <w:rPr>
                  <w:rFonts w:cs="Calibri"/>
                  <w:sz w:val="18"/>
                  <w:szCs w:val="18"/>
                </w:rPr>
                <w:t>Zona climatica C</w:t>
              </w:r>
            </w:ins>
          </w:p>
        </w:tc>
        <w:tc>
          <w:tcPr>
            <w:tcW w:w="2007" w:type="dxa"/>
            <w:vAlign w:val="center"/>
          </w:tcPr>
          <w:p w14:paraId="01A82129" w14:textId="77777777" w:rsidR="00F149C5" w:rsidRPr="00CA0C37" w:rsidRDefault="00F149C5">
            <w:pPr>
              <w:spacing w:before="60" w:after="60"/>
              <w:jc w:val="both"/>
              <w:rPr>
                <w:ins w:id="18407" w:author="Visone Rossana (GSE)" w:date="2025-10-12T18:00:00Z" w16du:dateUtc="2025-10-12T16:00:00Z"/>
                <w:rFonts w:cs="Calibri"/>
                <w:sz w:val="18"/>
                <w:szCs w:val="18"/>
              </w:rPr>
            </w:pPr>
            <w:ins w:id="18408" w:author="Visone Rossana (GSE)" w:date="2025-10-12T18:00:00Z" w16du:dateUtc="2025-10-12T16:00:00Z">
              <w:r w:rsidRPr="00CA0C37">
                <w:rPr>
                  <w:rFonts w:cs="Calibri"/>
                  <w:sz w:val="18"/>
                  <w:szCs w:val="18"/>
                </w:rPr>
                <w:t>≤ 1,75 W/m</w:t>
              </w:r>
              <w:r w:rsidRPr="00CA0C37">
                <w:rPr>
                  <w:rFonts w:cs="Calibri"/>
                  <w:sz w:val="18"/>
                  <w:szCs w:val="18"/>
                  <w:vertAlign w:val="superscript"/>
                </w:rPr>
                <w:t>2</w:t>
              </w:r>
              <w:r w:rsidRPr="00CA0C37">
                <w:rPr>
                  <w:rFonts w:cs="Calibri"/>
                  <w:sz w:val="18"/>
                  <w:szCs w:val="18"/>
                </w:rPr>
                <w:t>K</w:t>
              </w:r>
            </w:ins>
          </w:p>
        </w:tc>
      </w:tr>
      <w:tr w:rsidR="00F149C5" w:rsidRPr="00CA0C37" w14:paraId="55CD5F9E" w14:textId="77777777">
        <w:trPr>
          <w:jc w:val="center"/>
          <w:ins w:id="18409" w:author="Visone Rossana (GSE)" w:date="2025-10-12T18:00:00Z"/>
        </w:trPr>
        <w:tc>
          <w:tcPr>
            <w:tcW w:w="5070" w:type="dxa"/>
            <w:vMerge/>
            <w:vAlign w:val="center"/>
          </w:tcPr>
          <w:p w14:paraId="4A65238C" w14:textId="77777777" w:rsidR="00F149C5" w:rsidRPr="00CA0C37" w:rsidRDefault="00F149C5">
            <w:pPr>
              <w:spacing w:before="60" w:after="60"/>
              <w:jc w:val="both"/>
              <w:rPr>
                <w:ins w:id="18410" w:author="Visone Rossana (GSE)" w:date="2025-10-12T18:00:00Z" w16du:dateUtc="2025-10-12T16:00:00Z"/>
                <w:rFonts w:cs="Calibri"/>
                <w:sz w:val="18"/>
                <w:szCs w:val="18"/>
              </w:rPr>
            </w:pPr>
          </w:p>
        </w:tc>
        <w:tc>
          <w:tcPr>
            <w:tcW w:w="2007" w:type="dxa"/>
            <w:vAlign w:val="center"/>
          </w:tcPr>
          <w:p w14:paraId="25117D20" w14:textId="77777777" w:rsidR="00F149C5" w:rsidRPr="00CA0C37" w:rsidRDefault="00F149C5">
            <w:pPr>
              <w:spacing w:before="60" w:after="60"/>
              <w:jc w:val="both"/>
              <w:rPr>
                <w:ins w:id="18411" w:author="Visone Rossana (GSE)" w:date="2025-10-12T18:00:00Z" w16du:dateUtc="2025-10-12T16:00:00Z"/>
                <w:rFonts w:cs="Calibri"/>
                <w:sz w:val="18"/>
                <w:szCs w:val="18"/>
              </w:rPr>
            </w:pPr>
            <w:ins w:id="18412" w:author="Visone Rossana (GSE)" w:date="2025-10-12T18:00:00Z" w16du:dateUtc="2025-10-12T16:00:00Z">
              <w:r w:rsidRPr="00CA0C37">
                <w:rPr>
                  <w:rFonts w:cs="Calibri"/>
                  <w:sz w:val="18"/>
                  <w:szCs w:val="18"/>
                </w:rPr>
                <w:t>Zona climatica D</w:t>
              </w:r>
            </w:ins>
          </w:p>
        </w:tc>
        <w:tc>
          <w:tcPr>
            <w:tcW w:w="2007" w:type="dxa"/>
            <w:vAlign w:val="center"/>
          </w:tcPr>
          <w:p w14:paraId="2AFA0CE4" w14:textId="77777777" w:rsidR="00F149C5" w:rsidRPr="00CA0C37" w:rsidRDefault="00F149C5">
            <w:pPr>
              <w:spacing w:before="60" w:after="60"/>
              <w:jc w:val="both"/>
              <w:rPr>
                <w:ins w:id="18413" w:author="Visone Rossana (GSE)" w:date="2025-10-12T18:00:00Z" w16du:dateUtc="2025-10-12T16:00:00Z"/>
                <w:rFonts w:cs="Calibri"/>
                <w:sz w:val="18"/>
                <w:szCs w:val="18"/>
              </w:rPr>
            </w:pPr>
            <w:ins w:id="18414" w:author="Visone Rossana (GSE)" w:date="2025-10-12T18:00:00Z" w16du:dateUtc="2025-10-12T16:00:00Z">
              <w:r w:rsidRPr="00CA0C37">
                <w:rPr>
                  <w:rFonts w:cs="Calibri"/>
                  <w:sz w:val="18"/>
                  <w:szCs w:val="18"/>
                </w:rPr>
                <w:t>≤ 1,67 W/m</w:t>
              </w:r>
              <w:r w:rsidRPr="00CA0C37">
                <w:rPr>
                  <w:rFonts w:cs="Calibri"/>
                  <w:sz w:val="18"/>
                  <w:szCs w:val="18"/>
                  <w:vertAlign w:val="superscript"/>
                </w:rPr>
                <w:t>2</w:t>
              </w:r>
              <w:r w:rsidRPr="00CA0C37">
                <w:rPr>
                  <w:rFonts w:cs="Calibri"/>
                  <w:sz w:val="18"/>
                  <w:szCs w:val="18"/>
                </w:rPr>
                <w:t>K</w:t>
              </w:r>
            </w:ins>
          </w:p>
        </w:tc>
      </w:tr>
      <w:tr w:rsidR="00F149C5" w:rsidRPr="00CA0C37" w14:paraId="64F94023" w14:textId="77777777">
        <w:trPr>
          <w:jc w:val="center"/>
          <w:ins w:id="18415" w:author="Visone Rossana (GSE)" w:date="2025-10-12T18:00:00Z"/>
        </w:trPr>
        <w:tc>
          <w:tcPr>
            <w:tcW w:w="5070" w:type="dxa"/>
            <w:vMerge/>
            <w:vAlign w:val="center"/>
          </w:tcPr>
          <w:p w14:paraId="42DA139B" w14:textId="77777777" w:rsidR="00F149C5" w:rsidRPr="00CA0C37" w:rsidRDefault="00F149C5">
            <w:pPr>
              <w:spacing w:before="60" w:after="60"/>
              <w:jc w:val="both"/>
              <w:rPr>
                <w:ins w:id="18416" w:author="Visone Rossana (GSE)" w:date="2025-10-12T18:00:00Z" w16du:dateUtc="2025-10-12T16:00:00Z"/>
                <w:rFonts w:cs="Calibri"/>
                <w:sz w:val="18"/>
                <w:szCs w:val="18"/>
              </w:rPr>
            </w:pPr>
          </w:p>
        </w:tc>
        <w:tc>
          <w:tcPr>
            <w:tcW w:w="2007" w:type="dxa"/>
            <w:vAlign w:val="center"/>
          </w:tcPr>
          <w:p w14:paraId="432EE7AB" w14:textId="77777777" w:rsidR="00F149C5" w:rsidRPr="00CA0C37" w:rsidRDefault="00F149C5">
            <w:pPr>
              <w:spacing w:before="60" w:after="60"/>
              <w:jc w:val="both"/>
              <w:rPr>
                <w:ins w:id="18417" w:author="Visone Rossana (GSE)" w:date="2025-10-12T18:00:00Z" w16du:dateUtc="2025-10-12T16:00:00Z"/>
                <w:rFonts w:cs="Calibri"/>
                <w:sz w:val="18"/>
                <w:szCs w:val="18"/>
              </w:rPr>
            </w:pPr>
            <w:ins w:id="18418" w:author="Visone Rossana (GSE)" w:date="2025-10-12T18:00:00Z" w16du:dateUtc="2025-10-12T16:00:00Z">
              <w:r w:rsidRPr="00CA0C37">
                <w:rPr>
                  <w:rFonts w:cs="Calibri"/>
                  <w:sz w:val="18"/>
                  <w:szCs w:val="18"/>
                </w:rPr>
                <w:t>Zona climatica E</w:t>
              </w:r>
            </w:ins>
          </w:p>
        </w:tc>
        <w:tc>
          <w:tcPr>
            <w:tcW w:w="2007" w:type="dxa"/>
            <w:vAlign w:val="center"/>
          </w:tcPr>
          <w:p w14:paraId="797A5419" w14:textId="77777777" w:rsidR="00F149C5" w:rsidRPr="00CA0C37" w:rsidRDefault="00F149C5">
            <w:pPr>
              <w:spacing w:before="60" w:after="60"/>
              <w:jc w:val="both"/>
              <w:rPr>
                <w:ins w:id="18419" w:author="Visone Rossana (GSE)" w:date="2025-10-12T18:00:00Z" w16du:dateUtc="2025-10-12T16:00:00Z"/>
                <w:rFonts w:cs="Calibri"/>
                <w:sz w:val="18"/>
                <w:szCs w:val="18"/>
              </w:rPr>
            </w:pPr>
            <w:ins w:id="18420" w:author="Visone Rossana (GSE)" w:date="2025-10-12T18:00:00Z" w16du:dateUtc="2025-10-12T16:00:00Z">
              <w:r w:rsidRPr="00CA0C37">
                <w:rPr>
                  <w:rFonts w:cs="Calibri"/>
                  <w:sz w:val="18"/>
                  <w:szCs w:val="18"/>
                </w:rPr>
                <w:t>≤ 1,30 W/m</w:t>
              </w:r>
              <w:r w:rsidRPr="00CA0C37">
                <w:rPr>
                  <w:rFonts w:cs="Calibri"/>
                  <w:sz w:val="18"/>
                  <w:szCs w:val="18"/>
                  <w:vertAlign w:val="superscript"/>
                </w:rPr>
                <w:t>2</w:t>
              </w:r>
              <w:r w:rsidRPr="00CA0C37">
                <w:rPr>
                  <w:rFonts w:cs="Calibri"/>
                  <w:sz w:val="18"/>
                  <w:szCs w:val="18"/>
                </w:rPr>
                <w:t>K</w:t>
              </w:r>
            </w:ins>
          </w:p>
        </w:tc>
      </w:tr>
      <w:tr w:rsidR="00F149C5" w:rsidRPr="00CA0C37" w14:paraId="2C6F9700" w14:textId="77777777">
        <w:trPr>
          <w:jc w:val="center"/>
          <w:ins w:id="18421" w:author="Visone Rossana (GSE)" w:date="2025-10-12T18:00:00Z"/>
        </w:trPr>
        <w:tc>
          <w:tcPr>
            <w:tcW w:w="5070" w:type="dxa"/>
            <w:vMerge/>
            <w:vAlign w:val="center"/>
          </w:tcPr>
          <w:p w14:paraId="491E5EB3" w14:textId="77777777" w:rsidR="00F149C5" w:rsidRPr="00CA0C37" w:rsidRDefault="00F149C5">
            <w:pPr>
              <w:spacing w:before="60" w:after="60"/>
              <w:jc w:val="both"/>
              <w:rPr>
                <w:ins w:id="18422" w:author="Visone Rossana (GSE)" w:date="2025-10-12T18:00:00Z" w16du:dateUtc="2025-10-12T16:00:00Z"/>
                <w:rFonts w:cs="Calibri"/>
                <w:sz w:val="18"/>
                <w:szCs w:val="18"/>
              </w:rPr>
            </w:pPr>
          </w:p>
        </w:tc>
        <w:tc>
          <w:tcPr>
            <w:tcW w:w="2007" w:type="dxa"/>
            <w:vAlign w:val="center"/>
          </w:tcPr>
          <w:p w14:paraId="2D23C6A8" w14:textId="77777777" w:rsidR="00F149C5" w:rsidRPr="00CA0C37" w:rsidRDefault="00F149C5">
            <w:pPr>
              <w:spacing w:before="60" w:after="60"/>
              <w:jc w:val="both"/>
              <w:rPr>
                <w:ins w:id="18423" w:author="Visone Rossana (GSE)" w:date="2025-10-12T18:00:00Z" w16du:dateUtc="2025-10-12T16:00:00Z"/>
                <w:rFonts w:cs="Calibri"/>
                <w:sz w:val="18"/>
                <w:szCs w:val="18"/>
              </w:rPr>
            </w:pPr>
            <w:ins w:id="18424" w:author="Visone Rossana (GSE)" w:date="2025-10-12T18:00:00Z" w16du:dateUtc="2025-10-12T16:00:00Z">
              <w:r w:rsidRPr="00CA0C37">
                <w:rPr>
                  <w:rFonts w:cs="Calibri"/>
                  <w:sz w:val="18"/>
                  <w:szCs w:val="18"/>
                </w:rPr>
                <w:t>Zona climatica F</w:t>
              </w:r>
            </w:ins>
          </w:p>
        </w:tc>
        <w:tc>
          <w:tcPr>
            <w:tcW w:w="2007" w:type="dxa"/>
            <w:vAlign w:val="center"/>
          </w:tcPr>
          <w:p w14:paraId="5088D566" w14:textId="77777777" w:rsidR="00F149C5" w:rsidRPr="00CA0C37" w:rsidRDefault="00F149C5">
            <w:pPr>
              <w:spacing w:before="60" w:after="60"/>
              <w:jc w:val="both"/>
              <w:rPr>
                <w:ins w:id="18425" w:author="Visone Rossana (GSE)" w:date="2025-10-12T18:00:00Z" w16du:dateUtc="2025-10-12T16:00:00Z"/>
                <w:rFonts w:cs="Calibri"/>
                <w:sz w:val="18"/>
                <w:szCs w:val="18"/>
              </w:rPr>
            </w:pPr>
            <w:ins w:id="18426" w:author="Visone Rossana (GSE)" w:date="2025-10-12T18:00:00Z" w16du:dateUtc="2025-10-12T16:00:00Z">
              <w:r w:rsidRPr="00CA0C37">
                <w:rPr>
                  <w:rFonts w:cs="Calibri"/>
                  <w:sz w:val="18"/>
                  <w:szCs w:val="18"/>
                </w:rPr>
                <w:t>≤ 1,00 W/m</w:t>
              </w:r>
              <w:r w:rsidRPr="00CA0C37">
                <w:rPr>
                  <w:rFonts w:cs="Calibri"/>
                  <w:sz w:val="18"/>
                  <w:szCs w:val="18"/>
                  <w:vertAlign w:val="superscript"/>
                </w:rPr>
                <w:t>2</w:t>
              </w:r>
              <w:r w:rsidRPr="00CA0C37">
                <w:rPr>
                  <w:rFonts w:cs="Calibri"/>
                  <w:sz w:val="18"/>
                  <w:szCs w:val="18"/>
                </w:rPr>
                <w:t>K</w:t>
              </w:r>
            </w:ins>
          </w:p>
        </w:tc>
      </w:tr>
    </w:tbl>
    <w:p w14:paraId="3A1D90CD" w14:textId="77777777" w:rsidR="001D6DE9" w:rsidRDefault="001D6DE9" w:rsidP="00F149C5">
      <w:pPr>
        <w:spacing w:after="120"/>
        <w:jc w:val="both"/>
        <w:rPr>
          <w:ins w:id="18427" w:author="Visone Rossana (GSE)" w:date="2025-10-12T18:01:00Z" w16du:dateUtc="2025-10-12T16:01:00Z"/>
        </w:rPr>
      </w:pPr>
    </w:p>
    <w:p w14:paraId="5000B8E2" w14:textId="77777777" w:rsidR="00F149C5" w:rsidRPr="001D6DE9" w:rsidRDefault="00F149C5">
      <w:pPr>
        <w:spacing w:after="120" w:line="276" w:lineRule="auto"/>
        <w:jc w:val="both"/>
        <w:rPr>
          <w:ins w:id="18428" w:author="Visone Rossana (GSE)" w:date="2025-10-12T18:00:00Z" w16du:dateUtc="2025-10-12T16:00:00Z"/>
          <w:sz w:val="22"/>
          <w:szCs w:val="22"/>
          <w:rPrChange w:id="18429" w:author="Visone Rossana (GSE)" w:date="2025-10-12T18:01:00Z" w16du:dateUtc="2025-10-12T16:01:00Z">
            <w:rPr>
              <w:ins w:id="18430" w:author="Visone Rossana (GSE)" w:date="2025-10-12T18:00:00Z" w16du:dateUtc="2025-10-12T16:00:00Z"/>
            </w:rPr>
          </w:rPrChange>
        </w:rPr>
        <w:pPrChange w:id="18431" w:author="Visone Rossana (GSE)" w:date="2025-10-12T18:01:00Z" w16du:dateUtc="2025-10-12T16:01:00Z">
          <w:pPr>
            <w:spacing w:after="120"/>
            <w:jc w:val="both"/>
          </w:pPr>
        </w:pPrChange>
      </w:pPr>
      <w:ins w:id="18432" w:author="Visone Rossana (GSE)" w:date="2025-10-12T18:00:00Z" w16du:dateUtc="2025-10-12T16:00:00Z">
        <w:r w:rsidRPr="001D6DE9">
          <w:rPr>
            <w:sz w:val="22"/>
            <w:szCs w:val="22"/>
            <w:rPrChange w:id="18433" w:author="Visone Rossana (GSE)" w:date="2025-10-12T18:01:00Z" w16du:dateUtc="2025-10-12T16:01:00Z">
              <w:rPr/>
            </w:rPrChange>
          </w:rPr>
          <w:t>Ai fini del rilascio dell’incentivo devono essere congiuntamente installati dei sistemi di termoregolazione o valvole termostatiche o devono essere già presenti al momento dell’intervento.</w:t>
        </w:r>
      </w:ins>
    </w:p>
    <w:p w14:paraId="46C1A6CB" w14:textId="1A02E504" w:rsidR="00F149C5" w:rsidRDefault="00F149C5" w:rsidP="001D6DE9">
      <w:pPr>
        <w:spacing w:after="120" w:line="276" w:lineRule="auto"/>
        <w:jc w:val="both"/>
        <w:rPr>
          <w:ins w:id="18434" w:author="Visone Rossana (GSE)" w:date="2025-10-12T18:01:00Z" w16du:dateUtc="2025-10-12T16:01:00Z"/>
          <w:sz w:val="22"/>
          <w:szCs w:val="22"/>
        </w:rPr>
      </w:pPr>
      <w:ins w:id="18435" w:author="Visone Rossana (GSE)" w:date="2025-10-12T18:00:00Z" w16du:dateUtc="2025-10-12T16:00:00Z">
        <w:r w:rsidRPr="001D6DE9">
          <w:rPr>
            <w:sz w:val="22"/>
            <w:szCs w:val="22"/>
            <w:rPrChange w:id="18436" w:author="Visone Rossana (GSE)" w:date="2025-10-12T18:01:00Z" w16du:dateUtc="2025-10-12T16:01:00Z">
              <w:rPr/>
            </w:rPrChange>
          </w:rPr>
          <w:t>Per gli interventi realizzati in interi edifici con impianto di riscaldamento di potenza nominale totale del focolare (se non applicabile, da intendersi potenza nominale totale utile) maggiore o uguali a 200 kW</w:t>
        </w:r>
        <w:r w:rsidRPr="001D6DE9">
          <w:rPr>
            <w:sz w:val="22"/>
            <w:szCs w:val="22"/>
            <w:vertAlign w:val="subscript"/>
            <w:rPrChange w:id="18437" w:author="Visone Rossana (GSE)" w:date="2025-10-12T18:01:00Z" w16du:dateUtc="2025-10-12T16:01:00Z">
              <w:rPr>
                <w:vertAlign w:val="subscript"/>
              </w:rPr>
            </w:rPrChange>
          </w:rPr>
          <w:t>t</w:t>
        </w:r>
        <w:r w:rsidRPr="001D6DE9">
          <w:rPr>
            <w:sz w:val="22"/>
            <w:szCs w:val="22"/>
            <w:rPrChange w:id="18438" w:author="Visone Rossana (GSE)" w:date="2025-10-12T18:01:00Z" w16du:dateUtc="2025-10-12T16:01:00Z">
              <w:rPr/>
            </w:rPrChange>
          </w:rPr>
          <w:t>, ai fini della richiesta di incentivo</w:t>
        </w:r>
        <w:r w:rsidRPr="001D6DE9">
          <w:rPr>
            <w:b/>
            <w:sz w:val="22"/>
            <w:szCs w:val="22"/>
            <w:rPrChange w:id="18439" w:author="Visone Rossana (GSE)" w:date="2025-10-12T18:01:00Z" w16du:dateUtc="2025-10-12T16:01:00Z">
              <w:rPr>
                <w:b/>
              </w:rPr>
            </w:rPrChange>
          </w:rPr>
          <w:t xml:space="preserve"> </w:t>
        </w:r>
        <w:r w:rsidRPr="001D6DE9">
          <w:rPr>
            <w:sz w:val="22"/>
            <w:szCs w:val="22"/>
            <w:rPrChange w:id="18440" w:author="Visone Rossana (GSE)" w:date="2025-10-12T18:01:00Z" w16du:dateUtc="2025-10-12T16:01:00Z">
              <w:rPr/>
            </w:rPrChange>
          </w:rPr>
          <w:t xml:space="preserve">la diagnosi energetica </w:t>
        </w:r>
        <w:r w:rsidRPr="001D6DE9">
          <w:rPr>
            <w:i/>
            <w:iCs/>
            <w:sz w:val="22"/>
            <w:szCs w:val="22"/>
            <w:rPrChange w:id="18441" w:author="Visone Rossana (GSE)" w:date="2025-10-12T18:01:00Z" w16du:dateUtc="2025-10-12T16:01:00Z">
              <w:rPr>
                <w:i/>
                <w:iCs/>
              </w:rPr>
            </w:rPrChange>
          </w:rPr>
          <w:t>ante operam</w:t>
        </w:r>
        <w:r w:rsidRPr="001D6DE9">
          <w:rPr>
            <w:sz w:val="22"/>
            <w:szCs w:val="22"/>
            <w:rPrChange w:id="18442" w:author="Visone Rossana (GSE)" w:date="2025-10-12T18:01:00Z" w16du:dateUtc="2025-10-12T16:01:00Z">
              <w:rPr/>
            </w:rPrChange>
          </w:rPr>
          <w:t xml:space="preserve"> e l’attestato di prestazione energetica </w:t>
        </w:r>
        <w:r w:rsidRPr="001D6DE9">
          <w:rPr>
            <w:i/>
            <w:iCs/>
            <w:sz w:val="22"/>
            <w:szCs w:val="22"/>
            <w:rPrChange w:id="18443" w:author="Visone Rossana (GSE)" w:date="2025-10-12T18:01:00Z" w16du:dateUtc="2025-10-12T16:01:00Z">
              <w:rPr>
                <w:i/>
                <w:iCs/>
              </w:rPr>
            </w:rPrChange>
          </w:rPr>
          <w:t xml:space="preserve">post operam </w:t>
        </w:r>
        <w:r w:rsidRPr="001D6DE9">
          <w:rPr>
            <w:sz w:val="22"/>
            <w:szCs w:val="22"/>
            <w:rPrChange w:id="18444" w:author="Visone Rossana (GSE)" w:date="2025-10-12T18:01:00Z" w16du:dateUtc="2025-10-12T16:01:00Z">
              <w:rPr/>
            </w:rPrChange>
          </w:rPr>
          <w:t>sono obbligatorie, a pena di decadenza, per il riconoscimento degli incentivi.</w:t>
        </w:r>
      </w:ins>
      <w:ins w:id="18445" w:author="Visone Rossana (GSE)" w:date="2025-10-12T18:01:00Z" w16du:dateUtc="2025-10-12T16:01:00Z">
        <w:r w:rsidR="001D6DE9">
          <w:rPr>
            <w:sz w:val="22"/>
            <w:szCs w:val="22"/>
          </w:rPr>
          <w:t xml:space="preserve"> </w:t>
        </w:r>
      </w:ins>
    </w:p>
    <w:p w14:paraId="1B65DB99" w14:textId="7D2C1120" w:rsidR="00250AA7" w:rsidRPr="001D6DE9" w:rsidRDefault="002B28BC">
      <w:pPr>
        <w:spacing w:after="120" w:line="276" w:lineRule="auto"/>
        <w:jc w:val="both"/>
        <w:rPr>
          <w:ins w:id="18446" w:author="Visone Rossana (GSE)" w:date="2025-10-12T18:00:00Z" w16du:dateUtc="2025-10-12T16:00:00Z"/>
          <w:sz w:val="22"/>
          <w:szCs w:val="22"/>
          <w:rPrChange w:id="18447" w:author="Visone Rossana (GSE)" w:date="2025-10-12T18:01:00Z" w16du:dateUtc="2025-10-12T16:01:00Z">
            <w:rPr>
              <w:ins w:id="18448" w:author="Visone Rossana (GSE)" w:date="2025-10-12T18:00:00Z" w16du:dateUtc="2025-10-12T16:00:00Z"/>
            </w:rPr>
          </w:rPrChange>
        </w:rPr>
        <w:pPrChange w:id="18449" w:author="Visone Rossana (GSE)" w:date="2025-10-12T18:01:00Z" w16du:dateUtc="2025-10-12T16:01:00Z">
          <w:pPr>
            <w:spacing w:after="120"/>
            <w:jc w:val="both"/>
          </w:pPr>
        </w:pPrChange>
      </w:pPr>
      <w:ins w:id="18450" w:author="Visone Rossana (GSE)" w:date="2025-10-12T18:02:00Z" w16du:dateUtc="2025-10-12T16:02:00Z">
        <w:r w:rsidRPr="009A7E3B">
          <w:rPr>
            <w:b/>
            <w:bCs/>
            <w:sz w:val="22"/>
            <w:szCs w:val="22"/>
          </w:rPr>
          <w:t xml:space="preserve">Per interventi realizzati </w:t>
        </w:r>
        <w:r>
          <w:rPr>
            <w:b/>
            <w:bCs/>
            <w:sz w:val="22"/>
            <w:szCs w:val="22"/>
          </w:rPr>
          <w:t xml:space="preserve">da imprese e da ETS </w:t>
        </w:r>
        <w:del w:id="18451" w:author="Visone Rossana (GSE)" w:date="2025-10-17T17:00:00Z" w16du:dateUtc="2025-10-17T15:00:00Z">
          <w:r w:rsidDel="006821AD">
            <w:rPr>
              <w:b/>
              <w:bCs/>
              <w:sz w:val="22"/>
              <w:szCs w:val="22"/>
            </w:rPr>
            <w:delText xml:space="preserve">non </w:delText>
          </w:r>
        </w:del>
        <w:r>
          <w:rPr>
            <w:b/>
            <w:bCs/>
            <w:sz w:val="22"/>
            <w:szCs w:val="22"/>
          </w:rPr>
          <w:t>economici</w:t>
        </w:r>
        <w:r w:rsidRPr="00E92860">
          <w:rPr>
            <w:rFonts w:ascii="Calibri" w:eastAsia="Aptos" w:hAnsi="Calibri" w:cs="Calibri"/>
            <w:kern w:val="2"/>
            <w:sz w:val="22"/>
            <w:szCs w:val="22"/>
          </w:rPr>
          <w:t xml:space="preserve"> su edifici appartenenti</w:t>
        </w:r>
        <w:r>
          <w:rPr>
            <w:rFonts w:ascii="Calibri" w:eastAsia="Aptos" w:hAnsi="Calibri" w:cs="Calibri"/>
            <w:kern w:val="2"/>
            <w:sz w:val="22"/>
            <w:szCs w:val="22"/>
          </w:rPr>
          <w:t xml:space="preserve"> all’ambito </w:t>
        </w:r>
        <w:r w:rsidRPr="005750B8">
          <w:rPr>
            <w:rFonts w:ascii="Calibri" w:eastAsia="Aptos" w:hAnsi="Calibri" w:cs="Calibri"/>
            <w:kern w:val="2"/>
            <w:sz w:val="22"/>
            <w:szCs w:val="22"/>
          </w:rPr>
          <w:t>terziario</w:t>
        </w:r>
        <w:r>
          <w:rPr>
            <w:b/>
            <w:bCs/>
            <w:sz w:val="22"/>
            <w:szCs w:val="22"/>
          </w:rPr>
          <w:t xml:space="preserve">, </w:t>
        </w:r>
        <w:r w:rsidRPr="009A7E3B">
          <w:rPr>
            <w:sz w:val="22"/>
            <w:szCs w:val="22"/>
          </w:rPr>
          <w:t xml:space="preserve">l’intervento di </w:t>
        </w:r>
      </w:ins>
      <w:ins w:id="18452" w:author="Visone Rossana (GSE)" w:date="2025-10-12T18:03:00Z" w16du:dateUtc="2025-10-12T16:03:00Z">
        <w:r w:rsidR="00D17357">
          <w:rPr>
            <w:sz w:val="22"/>
            <w:szCs w:val="22"/>
          </w:rPr>
          <w:t>sostituzione delle chiusure trasparenti</w:t>
        </w:r>
      </w:ins>
      <w:ins w:id="18453" w:author="Visone Rossana (GSE)" w:date="2025-10-12T18:02:00Z" w16du:dateUtc="2025-10-12T16:02:00Z">
        <w:r w:rsidRPr="009A7E3B">
          <w:rPr>
            <w:sz w:val="22"/>
            <w:szCs w:val="22"/>
          </w:rPr>
          <w:t xml:space="preserve"> deve determinare una riduzione della domanda di energia primaria di almeno il 10% </w:t>
        </w:r>
      </w:ins>
      <w:ins w:id="18454" w:author="Visone Rossana (GSE)" w:date="2025-10-17T17:01:00Z" w16du:dateUtc="2025-10-17T15:01:00Z">
        <w:r w:rsidR="00811B56">
          <w:rPr>
            <w:sz w:val="22"/>
            <w:szCs w:val="22"/>
          </w:rPr>
          <w:t xml:space="preserve">rispetto </w:t>
        </w:r>
      </w:ins>
      <w:ins w:id="18455" w:author="Visone Rossana (GSE)" w:date="2025-10-12T18:02:00Z" w16du:dateUtc="2025-10-12T16:02:00Z">
        <w:del w:id="18456" w:author="Visone Rossana (GSE)" w:date="2025-10-17T17:01:00Z" w16du:dateUtc="2025-10-17T15:01:00Z">
          <w:r w:rsidRPr="009A7E3B" w:rsidDel="00811B56">
            <w:rPr>
              <w:sz w:val="22"/>
              <w:szCs w:val="22"/>
            </w:rPr>
            <w:delText xml:space="preserve">della </w:delText>
          </w:r>
        </w:del>
      </w:ins>
      <w:ins w:id="18457" w:author="Visone Rossana (GSE)" w:date="2025-10-17T17:01:00Z" w16du:dateUtc="2025-10-17T15:01:00Z">
        <w:r w:rsidR="00811B56">
          <w:rPr>
            <w:sz w:val="22"/>
            <w:szCs w:val="22"/>
          </w:rPr>
          <w:t xml:space="preserve">alla </w:t>
        </w:r>
      </w:ins>
      <w:ins w:id="18458" w:author="Visone Rossana (GSE)" w:date="2025-10-12T18:02:00Z" w16du:dateUtc="2025-10-12T16:02:00Z">
        <w:r w:rsidRPr="009A7E3B">
          <w:rPr>
            <w:sz w:val="22"/>
            <w:szCs w:val="22"/>
          </w:rPr>
          <w:t xml:space="preserve">configurazione ante operam, ovvero del 20% in caso </w:t>
        </w:r>
      </w:ins>
      <w:ins w:id="18459" w:author="Visone Rossana (GSE)" w:date="2025-10-21T12:43:00Z" w16du:dateUtc="2025-10-21T10:43:00Z">
        <w:r w:rsidR="00CA2093">
          <w:rPr>
            <w:sz w:val="22"/>
            <w:szCs w:val="22"/>
          </w:rPr>
          <w:t>multi-in</w:t>
        </w:r>
      </w:ins>
      <w:ins w:id="18460" w:author="Visone Rossana (GSE)" w:date="2025-10-21T12:44:00Z" w16du:dateUtc="2025-10-21T10:44:00Z">
        <w:r w:rsidR="00CA2093">
          <w:rPr>
            <w:sz w:val="22"/>
            <w:szCs w:val="22"/>
          </w:rPr>
          <w:t xml:space="preserve">terventi con </w:t>
        </w:r>
      </w:ins>
      <w:ins w:id="18461" w:author="Visone Rossana (GSE)" w:date="2025-10-12T18:02:00Z" w16du:dateUtc="2025-10-12T16:02:00Z">
        <w:del w:id="18462" w:author="Visone Rossana (GSE)" w:date="2025-10-21T12:44:00Z" w16du:dateUtc="2025-10-21T10:44:00Z">
          <w:r w:rsidRPr="009A7E3B" w:rsidDel="00CA2093">
            <w:rPr>
              <w:sz w:val="22"/>
              <w:szCs w:val="22"/>
            </w:rPr>
            <w:delText>di</w:delText>
          </w:r>
          <w:r w:rsidDel="00CA2093">
            <w:rPr>
              <w:sz w:val="22"/>
              <w:szCs w:val="22"/>
            </w:rPr>
            <w:delText xml:space="preserve"> re</w:delText>
          </w:r>
        </w:del>
      </w:ins>
      <w:ins w:id="18463" w:author="Visone Rossana (GSE)" w:date="2025-10-21T12:44:00Z" w16du:dateUtc="2025-10-21T10:44:00Z">
        <w:r w:rsidR="00CA2093">
          <w:rPr>
            <w:sz w:val="22"/>
            <w:szCs w:val="22"/>
          </w:rPr>
          <w:t>re</w:t>
        </w:r>
      </w:ins>
      <w:ins w:id="18464" w:author="Visone Rossana (GSE)" w:date="2025-10-12T18:02:00Z" w16du:dateUtc="2025-10-12T16:02:00Z">
        <w:r>
          <w:rPr>
            <w:sz w:val="22"/>
            <w:szCs w:val="22"/>
          </w:rPr>
          <w:t xml:space="preserve">alizzazione </w:t>
        </w:r>
      </w:ins>
      <w:ins w:id="18465" w:author="Visone Rossana (GSE)" w:date="2025-10-12T18:04:00Z" w16du:dateUtc="2025-10-12T16:04:00Z">
        <w:del w:id="18466" w:author="Visone Rossana (GSE)" w:date="2025-10-21T12:44:00Z" w16du:dateUtc="2025-10-21T10:44:00Z">
          <w:r w:rsidR="008633E6" w:rsidDel="00CA2093">
            <w:rPr>
              <w:sz w:val="22"/>
              <w:szCs w:val="22"/>
            </w:rPr>
            <w:delText>di multi-intervento (so</w:delText>
          </w:r>
          <w:r w:rsidR="0024479C" w:rsidDel="00CA2093">
            <w:rPr>
              <w:sz w:val="22"/>
              <w:szCs w:val="22"/>
            </w:rPr>
            <w:delText xml:space="preserve">stituzione di chiusure trasparenti </w:delText>
          </w:r>
        </w:del>
      </w:ins>
      <w:ins w:id="18467" w:author="Visone Rossana (GSE)" w:date="2025-10-21T12:44:00Z" w16du:dateUtc="2025-10-21T10:44:00Z">
        <w:r w:rsidR="00CA2093">
          <w:rPr>
            <w:sz w:val="22"/>
            <w:szCs w:val="22"/>
          </w:rPr>
          <w:t xml:space="preserve">dell’intervento II.B </w:t>
        </w:r>
      </w:ins>
      <w:ins w:id="18468" w:author="Visone Rossana (GSE)" w:date="2025-10-12T18:05:00Z" w16du:dateUtc="2025-10-12T16:05:00Z">
        <w:r w:rsidR="0024479C">
          <w:rPr>
            <w:sz w:val="22"/>
            <w:szCs w:val="22"/>
          </w:rPr>
          <w:t xml:space="preserve">combinato con </w:t>
        </w:r>
      </w:ins>
      <w:ins w:id="18469" w:author="Visone Rossana (GSE)" w:date="2025-10-12T18:02:00Z" w16du:dateUtc="2025-10-12T16:02:00Z">
        <w:r>
          <w:rPr>
            <w:sz w:val="22"/>
            <w:szCs w:val="22"/>
          </w:rPr>
          <w:t>un ulteriore intervento d</w:t>
        </w:r>
      </w:ins>
      <w:ins w:id="18470" w:author="Visone Rossana (GSE)" w:date="2025-10-21T12:44:00Z" w16du:dateUtc="2025-10-21T10:44:00Z">
        <w:r w:rsidR="00CA2093">
          <w:rPr>
            <w:sz w:val="22"/>
            <w:szCs w:val="22"/>
          </w:rPr>
          <w:t>el Titolo II d</w:t>
        </w:r>
      </w:ins>
      <w:ins w:id="18471" w:author="Visone Rossana (GSE)" w:date="2025-10-12T18:02:00Z" w16du:dateUtc="2025-10-12T16:02:00Z">
        <w:r>
          <w:rPr>
            <w:sz w:val="22"/>
            <w:szCs w:val="22"/>
          </w:rPr>
          <w:t xml:space="preserve">i cui </w:t>
        </w:r>
        <w:del w:id="18472" w:author="Visone Rossana (GSE)" w:date="2025-10-21T12:44:00Z" w16du:dateUtc="2025-10-21T10:44:00Z">
          <w:r w:rsidDel="00CA2093">
            <w:rPr>
              <w:sz w:val="22"/>
              <w:szCs w:val="22"/>
            </w:rPr>
            <w:delText xml:space="preserve">all’art. 5, comma 1, </w:delText>
          </w:r>
        </w:del>
      </w:ins>
      <w:ins w:id="18473" w:author="Visone Rossana (GSE)" w:date="2025-10-21T12:44:00Z" w16du:dateUtc="2025-10-21T10:44:00Z">
        <w:r w:rsidR="00CA2093">
          <w:rPr>
            <w:sz w:val="22"/>
            <w:szCs w:val="22"/>
          </w:rPr>
          <w:t xml:space="preserve">alle </w:t>
        </w:r>
      </w:ins>
      <w:ins w:id="18474" w:author="Visone Rossana (GSE)" w:date="2025-10-12T18:02:00Z" w16du:dateUtc="2025-10-12T16:02:00Z">
        <w:r>
          <w:rPr>
            <w:sz w:val="22"/>
            <w:szCs w:val="22"/>
          </w:rPr>
          <w:t>lett</w:t>
        </w:r>
      </w:ins>
      <w:ins w:id="18475" w:author="Visone Rossana (GSE)" w:date="2025-10-21T12:45:00Z" w16du:dateUtc="2025-10-21T10:45:00Z">
        <w:r w:rsidR="00441595">
          <w:rPr>
            <w:sz w:val="22"/>
            <w:szCs w:val="22"/>
          </w:rPr>
          <w:t>ere</w:t>
        </w:r>
      </w:ins>
      <w:ins w:id="18476" w:author="Visone Rossana (GSE)" w:date="2025-10-12T18:02:00Z" w16du:dateUtc="2025-10-12T16:02:00Z">
        <w:del w:id="18477" w:author="Visone Rossana (GSE)" w:date="2025-10-21T12:45:00Z" w16du:dateUtc="2025-10-21T10:45:00Z">
          <w:r w:rsidDel="00441595">
            <w:rPr>
              <w:sz w:val="22"/>
              <w:szCs w:val="22"/>
            </w:rPr>
            <w:delText>.</w:delText>
          </w:r>
        </w:del>
        <w:r>
          <w:rPr>
            <w:sz w:val="22"/>
            <w:szCs w:val="22"/>
          </w:rPr>
          <w:t xml:space="preserve"> a)</w:t>
        </w:r>
      </w:ins>
      <w:ins w:id="18478" w:author="Visone Rossana (GSE)" w:date="2025-10-12T18:05:00Z" w16du:dateUtc="2025-10-12T16:05:00Z">
        <w:r w:rsidR="003B3B45">
          <w:rPr>
            <w:sz w:val="22"/>
            <w:szCs w:val="22"/>
          </w:rPr>
          <w:t xml:space="preserve">, </w:t>
        </w:r>
        <w:r w:rsidR="00E10427">
          <w:rPr>
            <w:sz w:val="22"/>
            <w:szCs w:val="22"/>
          </w:rPr>
          <w:t>c)</w:t>
        </w:r>
      </w:ins>
      <w:ins w:id="18479" w:author="Visone Rossana (GSE)" w:date="2025-10-12T18:06:00Z" w16du:dateUtc="2025-10-12T16:06:00Z">
        <w:r w:rsidR="00952B57">
          <w:rPr>
            <w:sz w:val="22"/>
            <w:szCs w:val="22"/>
          </w:rPr>
          <w:t>,</w:t>
        </w:r>
      </w:ins>
      <w:ins w:id="18480" w:author="Visone Rossana (GSE)" w:date="2025-10-12T18:02:00Z" w16du:dateUtc="2025-10-12T16:02:00Z">
        <w:r>
          <w:rPr>
            <w:sz w:val="22"/>
            <w:szCs w:val="22"/>
          </w:rPr>
          <w:t xml:space="preserve"> e)-h).</w:t>
        </w:r>
        <w:r w:rsidRPr="009A7E3B">
          <w:rPr>
            <w:sz w:val="22"/>
            <w:szCs w:val="22"/>
          </w:rPr>
          <w:t xml:space="preserve"> </w:t>
        </w:r>
        <w:r>
          <w:rPr>
            <w:sz w:val="22"/>
            <w:szCs w:val="22"/>
          </w:rPr>
          <w:t xml:space="preserve">Al fine di tale verifica, deve essere redatto </w:t>
        </w:r>
        <w:r w:rsidRPr="005750B8">
          <w:rPr>
            <w:sz w:val="22"/>
            <w:szCs w:val="22"/>
          </w:rPr>
          <w:t>l’</w:t>
        </w:r>
        <w:r w:rsidRPr="005750B8">
          <w:rPr>
            <w:b/>
            <w:sz w:val="22"/>
            <w:szCs w:val="22"/>
          </w:rPr>
          <w:t xml:space="preserve">attestato di </w:t>
        </w:r>
        <w:r>
          <w:rPr>
            <w:b/>
            <w:sz w:val="22"/>
            <w:szCs w:val="22"/>
          </w:rPr>
          <w:t xml:space="preserve">prestazione </w:t>
        </w:r>
        <w:r w:rsidRPr="005750B8">
          <w:rPr>
            <w:b/>
            <w:sz w:val="22"/>
            <w:szCs w:val="22"/>
          </w:rPr>
          <w:t xml:space="preserve">energetica sia </w:t>
        </w:r>
        <w:r w:rsidRPr="005750B8">
          <w:rPr>
            <w:b/>
            <w:i/>
            <w:sz w:val="22"/>
            <w:szCs w:val="22"/>
          </w:rPr>
          <w:t>ante-</w:t>
        </w:r>
        <w:r w:rsidRPr="005750B8">
          <w:rPr>
            <w:b/>
            <w:i/>
            <w:sz w:val="22"/>
            <w:szCs w:val="22"/>
            <w:lang w:val="la-Latn"/>
          </w:rPr>
          <w:t>operam</w:t>
        </w:r>
        <w:r w:rsidRPr="005750B8">
          <w:rPr>
            <w:b/>
            <w:sz w:val="22"/>
            <w:szCs w:val="22"/>
          </w:rPr>
          <w:t xml:space="preserve"> sia </w:t>
        </w:r>
        <w:r w:rsidRPr="005750B8">
          <w:rPr>
            <w:b/>
            <w:i/>
            <w:sz w:val="22"/>
            <w:szCs w:val="22"/>
          </w:rPr>
          <w:t>post-</w:t>
        </w:r>
        <w:r w:rsidRPr="005750B8">
          <w:rPr>
            <w:b/>
            <w:i/>
            <w:sz w:val="22"/>
            <w:szCs w:val="22"/>
            <w:lang w:val="la-Latn"/>
          </w:rPr>
          <w:t>operam</w:t>
        </w:r>
        <w:r>
          <w:rPr>
            <w:sz w:val="22"/>
            <w:szCs w:val="22"/>
          </w:rPr>
          <w:t>.</w:t>
        </w:r>
      </w:ins>
    </w:p>
    <w:p w14:paraId="0E289AC8" w14:textId="77777777" w:rsidR="00F149C5" w:rsidRPr="001D6DE9" w:rsidRDefault="00F149C5">
      <w:pPr>
        <w:spacing w:after="120" w:line="276" w:lineRule="auto"/>
        <w:jc w:val="both"/>
        <w:rPr>
          <w:ins w:id="18481" w:author="Visone Rossana (GSE)" w:date="2025-10-12T18:00:00Z" w16du:dateUtc="2025-10-12T16:00:00Z"/>
          <w:bCs/>
          <w:sz w:val="22"/>
          <w:szCs w:val="22"/>
          <w:rPrChange w:id="18482" w:author="Visone Rossana (GSE)" w:date="2025-10-12T18:01:00Z" w16du:dateUtc="2025-10-12T16:01:00Z">
            <w:rPr>
              <w:ins w:id="18483" w:author="Visone Rossana (GSE)" w:date="2025-10-12T18:00:00Z" w16du:dateUtc="2025-10-12T16:00:00Z"/>
              <w:bCs/>
            </w:rPr>
          </w:rPrChange>
        </w:rPr>
        <w:pPrChange w:id="18484" w:author="Visone Rossana (GSE)" w:date="2025-10-12T18:01:00Z" w16du:dateUtc="2025-10-12T16:01:00Z">
          <w:pPr>
            <w:spacing w:after="120"/>
            <w:jc w:val="both"/>
          </w:pPr>
        </w:pPrChange>
      </w:pPr>
      <w:ins w:id="18485" w:author="Visone Rossana (GSE)" w:date="2025-10-12T18:00:00Z" w16du:dateUtc="2025-10-12T16:00:00Z">
        <w:r w:rsidRPr="001D6DE9">
          <w:rPr>
            <w:bCs/>
            <w:sz w:val="22"/>
            <w:szCs w:val="22"/>
            <w:rPrChange w:id="18486" w:author="Visone Rossana (GSE)" w:date="2025-10-12T18:01:00Z" w16du:dateUtc="2025-10-12T16:01:00Z">
              <w:rPr>
                <w:bCs/>
              </w:rPr>
            </w:rPrChange>
          </w:rPr>
          <w:t>Si precisa, infine, che è incentivabile la sostituzione di chiusure trasparenti in policarbonato nei casi in cui:</w:t>
        </w:r>
      </w:ins>
    </w:p>
    <w:p w14:paraId="46C6A6C0" w14:textId="77777777" w:rsidR="00F149C5" w:rsidRPr="001D6DE9" w:rsidRDefault="00F149C5" w:rsidP="008633E6">
      <w:pPr>
        <w:numPr>
          <w:ilvl w:val="0"/>
          <w:numId w:val="258"/>
        </w:numPr>
        <w:spacing w:after="120" w:line="276" w:lineRule="auto"/>
        <w:ind w:left="851"/>
        <w:jc w:val="both"/>
        <w:rPr>
          <w:ins w:id="18487" w:author="Visone Rossana (GSE)" w:date="2025-10-12T18:00:00Z" w16du:dateUtc="2025-10-12T16:00:00Z"/>
          <w:bCs/>
          <w:sz w:val="22"/>
          <w:szCs w:val="22"/>
          <w:rPrChange w:id="18488" w:author="Visone Rossana (GSE)" w:date="2025-10-12T18:01:00Z" w16du:dateUtc="2025-10-12T16:01:00Z">
            <w:rPr>
              <w:ins w:id="18489" w:author="Visone Rossana (GSE)" w:date="2025-10-12T18:00:00Z" w16du:dateUtc="2025-10-12T16:00:00Z"/>
              <w:bCs/>
            </w:rPr>
          </w:rPrChange>
        </w:rPr>
      </w:pPr>
      <w:ins w:id="18490" w:author="Visone Rossana (GSE)" w:date="2025-10-12T18:00:00Z" w16du:dateUtc="2025-10-12T16:00:00Z">
        <w:r w:rsidRPr="001D6DE9">
          <w:rPr>
            <w:bCs/>
            <w:sz w:val="22"/>
            <w:szCs w:val="22"/>
            <w:rPrChange w:id="18491" w:author="Visone Rossana (GSE)" w:date="2025-10-12T18:01:00Z" w16du:dateUtc="2025-10-12T16:01:00Z">
              <w:rPr>
                <w:bCs/>
              </w:rPr>
            </w:rPrChange>
          </w:rPr>
          <w:t xml:space="preserve">siano rispettate, nella configurazione </w:t>
        </w:r>
        <w:r w:rsidRPr="001D6DE9">
          <w:rPr>
            <w:bCs/>
            <w:i/>
            <w:sz w:val="22"/>
            <w:szCs w:val="22"/>
            <w:rPrChange w:id="18492" w:author="Visone Rossana (GSE)" w:date="2025-10-12T18:01:00Z" w16du:dateUtc="2025-10-12T16:01:00Z">
              <w:rPr>
                <w:bCs/>
                <w:i/>
              </w:rPr>
            </w:rPrChange>
          </w:rPr>
          <w:t>post operam,</w:t>
        </w:r>
        <w:r w:rsidRPr="001D6DE9">
          <w:rPr>
            <w:bCs/>
            <w:sz w:val="22"/>
            <w:szCs w:val="22"/>
            <w:rPrChange w:id="18493" w:author="Visone Rossana (GSE)" w:date="2025-10-12T18:01:00Z" w16du:dateUtc="2025-10-12T16:01:00Z">
              <w:rPr>
                <w:bCs/>
              </w:rPr>
            </w:rPrChange>
          </w:rPr>
          <w:t xml:space="preserve"> le trasmittanze indicate nella richiamata tabella 1;</w:t>
        </w:r>
      </w:ins>
    </w:p>
    <w:p w14:paraId="4DF7E127" w14:textId="77777777" w:rsidR="00F149C5" w:rsidRPr="001D6DE9" w:rsidRDefault="00F149C5" w:rsidP="008633E6">
      <w:pPr>
        <w:numPr>
          <w:ilvl w:val="0"/>
          <w:numId w:val="258"/>
        </w:numPr>
        <w:spacing w:after="120" w:line="276" w:lineRule="auto"/>
        <w:ind w:left="851"/>
        <w:jc w:val="both"/>
        <w:rPr>
          <w:ins w:id="18494" w:author="Visone Rossana (GSE)" w:date="2025-10-12T18:00:00Z" w16du:dateUtc="2025-10-12T16:00:00Z"/>
          <w:bCs/>
          <w:sz w:val="22"/>
          <w:szCs w:val="22"/>
          <w:rPrChange w:id="18495" w:author="Visone Rossana (GSE)" w:date="2025-10-12T18:01:00Z" w16du:dateUtc="2025-10-12T16:01:00Z">
            <w:rPr>
              <w:ins w:id="18496" w:author="Visone Rossana (GSE)" w:date="2025-10-12T18:00:00Z" w16du:dateUtc="2025-10-12T16:00:00Z"/>
              <w:bCs/>
            </w:rPr>
          </w:rPrChange>
        </w:rPr>
      </w:pPr>
      <w:ins w:id="18497" w:author="Visone Rossana (GSE)" w:date="2025-10-12T18:00:00Z" w16du:dateUtc="2025-10-12T16:00:00Z">
        <w:r w:rsidRPr="001D6DE9">
          <w:rPr>
            <w:bCs/>
            <w:sz w:val="22"/>
            <w:szCs w:val="22"/>
            <w:rPrChange w:id="18498" w:author="Visone Rossana (GSE)" w:date="2025-10-12T18:01:00Z" w16du:dateUtc="2025-10-12T16:01:00Z">
              <w:rPr>
                <w:bCs/>
              </w:rPr>
            </w:rPrChange>
          </w:rPr>
          <w:t>il valore di trasmissione luminosa τ</w:t>
        </w:r>
        <w:r w:rsidRPr="001D6DE9">
          <w:rPr>
            <w:bCs/>
            <w:i/>
            <w:iCs/>
            <w:sz w:val="22"/>
            <w:szCs w:val="22"/>
            <w:vertAlign w:val="subscript"/>
            <w:rPrChange w:id="18499" w:author="Visone Rossana (GSE)" w:date="2025-10-12T18:01:00Z" w16du:dateUtc="2025-10-12T16:01:00Z">
              <w:rPr>
                <w:bCs/>
                <w:i/>
                <w:iCs/>
                <w:vertAlign w:val="subscript"/>
              </w:rPr>
            </w:rPrChange>
          </w:rPr>
          <w:t>v</w:t>
        </w:r>
        <w:r w:rsidRPr="001D6DE9">
          <w:rPr>
            <w:bCs/>
            <w:sz w:val="22"/>
            <w:szCs w:val="22"/>
            <w:rPrChange w:id="18500" w:author="Visone Rossana (GSE)" w:date="2025-10-12T18:01:00Z" w16du:dateUtc="2025-10-12T16:01:00Z">
              <w:rPr>
                <w:bCs/>
              </w:rPr>
            </w:rPrChange>
          </w:rPr>
          <w:t xml:space="preserve"> deve essere uguale o maggiore al 60%, sia nella configurazione </w:t>
        </w:r>
        <w:r w:rsidRPr="001D6DE9">
          <w:rPr>
            <w:bCs/>
            <w:i/>
            <w:iCs/>
            <w:sz w:val="22"/>
            <w:szCs w:val="22"/>
            <w:rPrChange w:id="18501" w:author="Visone Rossana (GSE)" w:date="2025-10-12T18:01:00Z" w16du:dateUtc="2025-10-12T16:01:00Z">
              <w:rPr>
                <w:bCs/>
                <w:i/>
                <w:iCs/>
              </w:rPr>
            </w:rPrChange>
          </w:rPr>
          <w:t>ante operam</w:t>
        </w:r>
        <w:r w:rsidRPr="001D6DE9">
          <w:rPr>
            <w:bCs/>
            <w:sz w:val="22"/>
            <w:szCs w:val="22"/>
            <w:rPrChange w:id="18502" w:author="Visone Rossana (GSE)" w:date="2025-10-12T18:01:00Z" w16du:dateUtc="2025-10-12T16:01:00Z">
              <w:rPr>
                <w:bCs/>
              </w:rPr>
            </w:rPrChange>
          </w:rPr>
          <w:t xml:space="preserve"> che </w:t>
        </w:r>
        <w:r w:rsidRPr="001D6DE9">
          <w:rPr>
            <w:bCs/>
            <w:i/>
            <w:iCs/>
            <w:sz w:val="22"/>
            <w:szCs w:val="22"/>
            <w:rPrChange w:id="18503" w:author="Visone Rossana (GSE)" w:date="2025-10-12T18:01:00Z" w16du:dateUtc="2025-10-12T16:01:00Z">
              <w:rPr>
                <w:bCs/>
                <w:i/>
                <w:iCs/>
              </w:rPr>
            </w:rPrChange>
          </w:rPr>
          <w:t>post operam</w:t>
        </w:r>
        <w:r w:rsidRPr="001D6DE9">
          <w:rPr>
            <w:bCs/>
            <w:sz w:val="22"/>
            <w:szCs w:val="22"/>
            <w:rPrChange w:id="18504" w:author="Visone Rossana (GSE)" w:date="2025-10-12T18:01:00Z" w16du:dateUtc="2025-10-12T16:01:00Z">
              <w:rPr>
                <w:bCs/>
              </w:rPr>
            </w:rPrChange>
          </w:rPr>
          <w:t xml:space="preserve">. </w:t>
        </w:r>
      </w:ins>
    </w:p>
    <w:p w14:paraId="60FDACF9" w14:textId="5616CD56" w:rsidR="00A405FD" w:rsidDel="00A415A5" w:rsidRDefault="00A415A5">
      <w:pPr>
        <w:pStyle w:val="TITOLO20"/>
        <w:numPr>
          <w:ilvl w:val="2"/>
          <w:numId w:val="292"/>
        </w:numPr>
        <w:ind w:left="1134" w:hanging="708"/>
        <w:rPr>
          <w:del w:id="18505" w:author="Visone Rossana (GSE)" w:date="2025-10-12T17:51:00Z" w16du:dateUtc="2025-10-12T15:51:00Z"/>
        </w:rPr>
        <w:pPrChange w:id="18506" w:author="Oliosi Francesco (GSE)" w:date="2025-10-13T18:39:00Z" w16du:dateUtc="2025-10-13T16:39:00Z">
          <w:pPr>
            <w:pStyle w:val="TITOLO1-REG"/>
            <w:ind w:left="851"/>
          </w:pPr>
        </w:pPrChange>
      </w:pPr>
      <w:bookmarkStart w:id="18507" w:name="_Toc212462578"/>
      <w:ins w:id="18508" w:author="Visone Rossana (GSE)" w:date="2025-10-12T18:07:00Z" w16du:dateUtc="2025-10-12T16:07:00Z">
        <w:r>
          <w:t>Spese ammissibili ai fini del calcolo</w:t>
        </w:r>
        <w:bookmarkEnd w:id="18507"/>
        <w:r>
          <w:t xml:space="preserve"> </w:t>
        </w:r>
      </w:ins>
    </w:p>
    <w:p w14:paraId="6FB59DF5" w14:textId="60DD199B" w:rsidR="004F735A" w:rsidRPr="003A48CC" w:rsidRDefault="00BC2309">
      <w:pPr>
        <w:pStyle w:val="TITOLO20"/>
        <w:numPr>
          <w:ilvl w:val="2"/>
          <w:numId w:val="292"/>
        </w:numPr>
        <w:ind w:left="1134" w:hanging="708"/>
        <w:rPr>
          <w:ins w:id="18509" w:author="Visone Rossana (GSE)" w:date="2025-10-12T18:08:00Z" w16du:dateUtc="2025-10-12T16:08:00Z"/>
        </w:rPr>
        <w:pPrChange w:id="18510" w:author="Oliosi Francesco (GSE)" w:date="2025-10-13T18:19:00Z" w16du:dateUtc="2025-10-13T16:19:00Z">
          <w:pPr>
            <w:pStyle w:val="TITOLO1-REG"/>
          </w:pPr>
        </w:pPrChange>
      </w:pPr>
      <w:bookmarkStart w:id="18511" w:name="_Toc212462579"/>
      <w:ins w:id="18512" w:author="Visone Rossana (GSE)" w:date="2025-10-12T18:07:00Z" w16du:dateUtc="2025-10-12T16:07:00Z">
        <w:r>
          <w:t>dell’incentivazione (art. 6- comma 1)</w:t>
        </w:r>
      </w:ins>
      <w:bookmarkEnd w:id="18511"/>
      <w:ins w:id="18513" w:author="Visone Rossana (GSE)" w:date="2025-10-12T18:09:00Z" w16du:dateUtc="2025-10-12T16:09:00Z">
        <w:r w:rsidR="008455D8">
          <w:t xml:space="preserve"> </w:t>
        </w:r>
      </w:ins>
    </w:p>
    <w:p w14:paraId="2A0470D1" w14:textId="77777777" w:rsidR="008455D8" w:rsidRPr="00726C50" w:rsidDel="004B50B5" w:rsidRDefault="008455D8">
      <w:pPr>
        <w:rPr>
          <w:ins w:id="18514" w:author="Visone Rossana (GSE)" w:date="2025-10-12T18:10:00Z" w16du:dateUtc="2025-10-12T16:10:00Z"/>
          <w:del w:id="18515" w:author="Visone Rossana (GSE)" w:date="2025-10-17T17:02:00Z" w16du:dateUtc="2025-10-17T15:02:00Z"/>
          <w:sz w:val="22"/>
          <w:szCs w:val="22"/>
          <w:rPrChange w:id="18516" w:author="Oliosi Francesco (GSE)" w:date="2025-10-15T10:47:00Z" w16du:dateUtc="2025-10-15T08:47:00Z">
            <w:rPr>
              <w:ins w:id="18517" w:author="Visone Rossana (GSE)" w:date="2025-10-12T18:10:00Z" w16du:dateUtc="2025-10-12T16:10:00Z"/>
              <w:del w:id="18518" w:author="Visone Rossana (GSE)" w:date="2025-10-17T17:02:00Z" w16du:dateUtc="2025-10-17T15:02:00Z"/>
            </w:rPr>
          </w:rPrChange>
        </w:rPr>
        <w:pPrChange w:id="18519" w:author="Oliosi Francesco (GSE)" w:date="2025-10-15T10:47:00Z" w16du:dateUtc="2025-10-15T08:47:00Z">
          <w:pPr>
            <w:pStyle w:val="TITOLO3GSE"/>
          </w:pPr>
        </w:pPrChange>
      </w:pPr>
    </w:p>
    <w:p w14:paraId="202099EF" w14:textId="017614B1" w:rsidR="008455D8" w:rsidRPr="00726C50" w:rsidRDefault="008455D8">
      <w:pPr>
        <w:spacing w:line="276" w:lineRule="auto"/>
        <w:rPr>
          <w:ins w:id="18520" w:author="Visone Rossana (GSE)" w:date="2025-10-12T18:11:00Z" w16du:dateUtc="2025-10-12T16:11:00Z"/>
          <w:sz w:val="22"/>
          <w:szCs w:val="22"/>
          <w:rPrChange w:id="18521" w:author="Oliosi Francesco (GSE)" w:date="2025-10-15T10:47:00Z" w16du:dateUtc="2025-10-15T08:47:00Z">
            <w:rPr>
              <w:ins w:id="18522" w:author="Visone Rossana (GSE)" w:date="2025-10-12T18:11:00Z" w16du:dateUtc="2025-10-12T16:11:00Z"/>
            </w:rPr>
          </w:rPrChange>
        </w:rPr>
        <w:pPrChange w:id="18523" w:author="Visone Rossana (GSE)" w:date="2025-10-17T17:02:00Z" w16du:dateUtc="2025-10-17T15:02:00Z">
          <w:pPr>
            <w:pStyle w:val="TITOLO3GSE"/>
          </w:pPr>
        </w:pPrChange>
      </w:pPr>
      <w:ins w:id="18524" w:author="Visone Rossana (GSE)" w:date="2025-10-12T18:09:00Z" w16du:dateUtc="2025-10-12T16:09:00Z">
        <w:r w:rsidRPr="00726C50">
          <w:rPr>
            <w:sz w:val="22"/>
            <w:szCs w:val="22"/>
            <w:rPrChange w:id="18525" w:author="Oliosi Francesco (GSE)" w:date="2025-10-15T10:47:00Z" w16du:dateUtc="2025-10-15T08:47:00Z">
              <w:rPr/>
            </w:rPrChange>
          </w:rPr>
          <w:t>Sono di seguito elencate le spese ammesse ai fini del calcolo dell’incentivo, che dovranno essere riportate, se pertinenti, nelle fatture attestanti gli interventi effettuati:</w:t>
        </w:r>
      </w:ins>
    </w:p>
    <w:p w14:paraId="0E2F2D70" w14:textId="77777777" w:rsidR="0022377F" w:rsidRPr="0022377F" w:rsidRDefault="0022377F" w:rsidP="00D32928">
      <w:pPr>
        <w:numPr>
          <w:ilvl w:val="0"/>
          <w:numId w:val="260"/>
        </w:numPr>
        <w:tabs>
          <w:tab w:val="clear" w:pos="360"/>
          <w:tab w:val="num" w:pos="284"/>
        </w:tabs>
        <w:spacing w:after="120" w:line="276" w:lineRule="auto"/>
        <w:ind w:left="284"/>
        <w:jc w:val="both"/>
        <w:rPr>
          <w:ins w:id="18526" w:author="Visone Rossana (GSE)" w:date="2025-10-12T18:11:00Z" w16du:dateUtc="2025-10-12T16:11:00Z"/>
          <w:bCs/>
          <w:sz w:val="22"/>
          <w:szCs w:val="22"/>
          <w:rPrChange w:id="18527" w:author="Visone Rossana (GSE)" w:date="2025-10-12T18:11:00Z" w16du:dateUtc="2025-10-12T16:11:00Z">
            <w:rPr>
              <w:ins w:id="18528" w:author="Visone Rossana (GSE)" w:date="2025-10-12T18:11:00Z" w16du:dateUtc="2025-10-12T16:11:00Z"/>
              <w:rFonts w:cs="Calibri"/>
            </w:rPr>
          </w:rPrChange>
        </w:rPr>
      </w:pPr>
      <w:ins w:id="18529" w:author="Visone Rossana (GSE)" w:date="2025-10-12T18:11:00Z" w16du:dateUtc="2025-10-12T16:11:00Z">
        <w:r w:rsidRPr="0022377F">
          <w:rPr>
            <w:bCs/>
            <w:sz w:val="22"/>
            <w:szCs w:val="22"/>
            <w:rPrChange w:id="18530" w:author="Visone Rossana (GSE)" w:date="2025-10-12T18:11:00Z" w16du:dateUtc="2025-10-12T16:11:00Z">
              <w:rPr>
                <w:rFonts w:cs="Calibri"/>
              </w:rPr>
            </w:rPrChange>
          </w:rPr>
          <w:t>fornitura e messa in opera di nuove chiusure apribili o assimilabili, comprensive di infissi e di eventuali sistemi di schermatura e/o ombreggiamento integrati nell’infisso stesso;</w:t>
        </w:r>
      </w:ins>
    </w:p>
    <w:p w14:paraId="42EEEB44" w14:textId="77777777" w:rsidR="0022377F" w:rsidRPr="0022377F" w:rsidRDefault="0022377F" w:rsidP="00D32928">
      <w:pPr>
        <w:numPr>
          <w:ilvl w:val="0"/>
          <w:numId w:val="260"/>
        </w:numPr>
        <w:tabs>
          <w:tab w:val="clear" w:pos="360"/>
          <w:tab w:val="num" w:pos="284"/>
        </w:tabs>
        <w:spacing w:after="120" w:line="276" w:lineRule="auto"/>
        <w:ind w:left="284"/>
        <w:jc w:val="both"/>
        <w:rPr>
          <w:ins w:id="18531" w:author="Visone Rossana (GSE)" w:date="2025-10-12T18:11:00Z" w16du:dateUtc="2025-10-12T16:11:00Z"/>
          <w:bCs/>
          <w:sz w:val="22"/>
          <w:szCs w:val="22"/>
          <w:rPrChange w:id="18532" w:author="Visone Rossana (GSE)" w:date="2025-10-12T18:11:00Z" w16du:dateUtc="2025-10-12T16:11:00Z">
            <w:rPr>
              <w:ins w:id="18533" w:author="Visone Rossana (GSE)" w:date="2025-10-12T18:11:00Z" w16du:dateUtc="2025-10-12T16:11:00Z"/>
              <w:rFonts w:cs="Calibri"/>
            </w:rPr>
          </w:rPrChange>
        </w:rPr>
      </w:pPr>
      <w:ins w:id="18534" w:author="Visone Rossana (GSE)" w:date="2025-10-12T18:11:00Z" w16du:dateUtc="2025-10-12T16:11:00Z">
        <w:r w:rsidRPr="0022377F">
          <w:rPr>
            <w:bCs/>
            <w:sz w:val="22"/>
            <w:szCs w:val="22"/>
            <w:rPrChange w:id="18535" w:author="Visone Rossana (GSE)" w:date="2025-10-12T18:11:00Z" w16du:dateUtc="2025-10-12T16:11:00Z">
              <w:rPr>
                <w:rFonts w:cs="Calibri"/>
              </w:rPr>
            </w:rPrChange>
          </w:rPr>
          <w:t>miglioramento delle caratteristiche termiche dei componenti vetrati esistenti, con integrazioni e sostituzioni;</w:t>
        </w:r>
      </w:ins>
    </w:p>
    <w:p w14:paraId="62C477C7" w14:textId="77777777" w:rsidR="0022377F" w:rsidRPr="0022377F" w:rsidRDefault="0022377F" w:rsidP="00D32928">
      <w:pPr>
        <w:numPr>
          <w:ilvl w:val="0"/>
          <w:numId w:val="260"/>
        </w:numPr>
        <w:tabs>
          <w:tab w:val="clear" w:pos="360"/>
          <w:tab w:val="num" w:pos="284"/>
        </w:tabs>
        <w:spacing w:after="120" w:line="276" w:lineRule="auto"/>
        <w:ind w:left="284"/>
        <w:jc w:val="both"/>
        <w:rPr>
          <w:ins w:id="18536" w:author="Visone Rossana (GSE)" w:date="2025-10-12T18:11:00Z" w16du:dateUtc="2025-10-12T16:11:00Z"/>
          <w:bCs/>
          <w:sz w:val="22"/>
          <w:szCs w:val="22"/>
          <w:rPrChange w:id="18537" w:author="Visone Rossana (GSE)" w:date="2025-10-12T18:11:00Z" w16du:dateUtc="2025-10-12T16:11:00Z">
            <w:rPr>
              <w:ins w:id="18538" w:author="Visone Rossana (GSE)" w:date="2025-10-12T18:11:00Z" w16du:dateUtc="2025-10-12T16:11:00Z"/>
              <w:rFonts w:cs="Calibri"/>
            </w:rPr>
          </w:rPrChange>
        </w:rPr>
      </w:pPr>
      <w:ins w:id="18539" w:author="Visone Rossana (GSE)" w:date="2025-10-12T18:11:00Z" w16du:dateUtc="2025-10-12T16:11:00Z">
        <w:r w:rsidRPr="0022377F">
          <w:rPr>
            <w:bCs/>
            <w:sz w:val="22"/>
            <w:szCs w:val="22"/>
            <w:rPrChange w:id="18540" w:author="Visone Rossana (GSE)" w:date="2025-10-12T18:11:00Z" w16du:dateUtc="2025-10-12T16:11:00Z">
              <w:rPr>
                <w:rFonts w:cs="Calibri"/>
              </w:rPr>
            </w:rPrChange>
          </w:rPr>
          <w:t>smontaggio e dismissione delle chiusure preesistenti;</w:t>
        </w:r>
      </w:ins>
    </w:p>
    <w:p w14:paraId="2633F299" w14:textId="77777777" w:rsidR="0022377F" w:rsidRPr="0022377F" w:rsidRDefault="0022377F" w:rsidP="00D32928">
      <w:pPr>
        <w:numPr>
          <w:ilvl w:val="0"/>
          <w:numId w:val="260"/>
        </w:numPr>
        <w:tabs>
          <w:tab w:val="clear" w:pos="360"/>
          <w:tab w:val="num" w:pos="284"/>
        </w:tabs>
        <w:spacing w:after="120" w:line="276" w:lineRule="auto"/>
        <w:ind w:left="284"/>
        <w:jc w:val="both"/>
        <w:rPr>
          <w:ins w:id="18541" w:author="Visone Rossana (GSE)" w:date="2025-10-12T18:11:00Z" w16du:dateUtc="2025-10-12T16:11:00Z"/>
          <w:bCs/>
          <w:sz w:val="22"/>
          <w:szCs w:val="22"/>
          <w:rPrChange w:id="18542" w:author="Visone Rossana (GSE)" w:date="2025-10-12T18:11:00Z" w16du:dateUtc="2025-10-12T16:11:00Z">
            <w:rPr>
              <w:ins w:id="18543" w:author="Visone Rossana (GSE)" w:date="2025-10-12T18:11:00Z" w16du:dateUtc="2025-10-12T16:11:00Z"/>
              <w:rFonts w:cs="Calibri"/>
            </w:rPr>
          </w:rPrChange>
        </w:rPr>
      </w:pPr>
      <w:ins w:id="18544" w:author="Visone Rossana (GSE)" w:date="2025-10-12T18:11:00Z" w16du:dateUtc="2025-10-12T16:11:00Z">
        <w:r w:rsidRPr="0022377F">
          <w:rPr>
            <w:bCs/>
            <w:sz w:val="22"/>
            <w:szCs w:val="22"/>
            <w:rPrChange w:id="18545" w:author="Visone Rossana (GSE)" w:date="2025-10-12T18:11:00Z" w16du:dateUtc="2025-10-12T16:11:00Z">
              <w:rPr>
                <w:rFonts w:cs="Calibri"/>
              </w:rPr>
            </w:rPrChange>
          </w:rPr>
          <w:t>prestazioni professionali connesse alla realizzazione degli interventi.</w:t>
        </w:r>
      </w:ins>
    </w:p>
    <w:p w14:paraId="31EEA13D" w14:textId="77777777" w:rsidR="0022377F" w:rsidRPr="0022377F" w:rsidRDefault="0022377F">
      <w:pPr>
        <w:spacing w:after="120" w:line="276" w:lineRule="auto"/>
        <w:jc w:val="both"/>
        <w:rPr>
          <w:ins w:id="18546" w:author="Visone Rossana (GSE)" w:date="2025-10-12T18:11:00Z" w16du:dateUtc="2025-10-12T16:11:00Z"/>
          <w:bCs/>
          <w:sz w:val="22"/>
          <w:szCs w:val="22"/>
          <w:rPrChange w:id="18547" w:author="Visone Rossana (GSE)" w:date="2025-10-12T18:11:00Z" w16du:dateUtc="2025-10-12T16:11:00Z">
            <w:rPr>
              <w:ins w:id="18548" w:author="Visone Rossana (GSE)" w:date="2025-10-12T18:11:00Z" w16du:dateUtc="2025-10-12T16:11:00Z"/>
              <w:bCs/>
            </w:rPr>
          </w:rPrChange>
        </w:rPr>
        <w:pPrChange w:id="18549" w:author="Visone Rossana (GSE)" w:date="2025-10-17T17:02:00Z" w16du:dateUtc="2025-10-17T15:02:00Z">
          <w:pPr>
            <w:spacing w:after="120"/>
            <w:jc w:val="both"/>
          </w:pPr>
        </w:pPrChange>
      </w:pPr>
      <w:ins w:id="18550" w:author="Visone Rossana (GSE)" w:date="2025-10-12T18:11:00Z" w16du:dateUtc="2025-10-12T16:11:00Z">
        <w:r w:rsidRPr="0022377F">
          <w:rPr>
            <w:bCs/>
            <w:sz w:val="22"/>
            <w:szCs w:val="22"/>
            <w:rPrChange w:id="18551" w:author="Visone Rossana (GSE)" w:date="2025-10-12T18:11:00Z" w16du:dateUtc="2025-10-12T16:11:00Z">
              <w:rPr>
                <w:bCs/>
              </w:rPr>
            </w:rPrChange>
          </w:rPr>
          <w:lastRenderedPageBreak/>
          <w:t>Rientra tra le spese ammissibili la fornitura e la posa in opera dei sistemi di termoregolazione o delle valvole termostatiche.</w:t>
        </w:r>
      </w:ins>
    </w:p>
    <w:p w14:paraId="2AAC69D8" w14:textId="77777777" w:rsidR="0022377F" w:rsidRPr="0022377F" w:rsidRDefault="0022377F">
      <w:pPr>
        <w:spacing w:after="120" w:line="276" w:lineRule="auto"/>
        <w:jc w:val="both"/>
        <w:rPr>
          <w:ins w:id="18552" w:author="Visone Rossana (GSE)" w:date="2025-10-12T18:11:00Z" w16du:dateUtc="2025-10-12T16:11:00Z"/>
          <w:bCs/>
          <w:sz w:val="22"/>
          <w:szCs w:val="22"/>
          <w:rPrChange w:id="18553" w:author="Visone Rossana (GSE)" w:date="2025-10-12T18:11:00Z" w16du:dateUtc="2025-10-12T16:11:00Z">
            <w:rPr>
              <w:ins w:id="18554" w:author="Visone Rossana (GSE)" w:date="2025-10-12T18:11:00Z" w16du:dateUtc="2025-10-12T16:11:00Z"/>
              <w:bCs/>
            </w:rPr>
          </w:rPrChange>
        </w:rPr>
        <w:pPrChange w:id="18555" w:author="Visone Rossana (GSE)" w:date="2025-10-17T17:02:00Z" w16du:dateUtc="2025-10-17T15:02:00Z">
          <w:pPr>
            <w:spacing w:after="120"/>
            <w:jc w:val="both"/>
          </w:pPr>
        </w:pPrChange>
      </w:pPr>
      <w:ins w:id="18556" w:author="Visone Rossana (GSE)" w:date="2025-10-12T18:11:00Z" w16du:dateUtc="2025-10-12T16:11:00Z">
        <w:r w:rsidRPr="0022377F">
          <w:rPr>
            <w:bCs/>
            <w:sz w:val="22"/>
            <w:szCs w:val="22"/>
            <w:rPrChange w:id="18557" w:author="Visone Rossana (GSE)" w:date="2025-10-12T18:11:00Z" w16du:dateUtc="2025-10-12T16:11:00Z">
              <w:rPr>
                <w:bCs/>
              </w:rPr>
            </w:rPrChange>
          </w:rPr>
          <w:t>Le spese ammissibili sono comprensive di IVA dove essa costituisce un costo. Il trasporto rientra tra le spese ammissibili perché facente parte della fornitura.</w:t>
        </w:r>
      </w:ins>
    </w:p>
    <w:p w14:paraId="6ECCB6F3" w14:textId="77777777" w:rsidR="00FA7206" w:rsidRPr="00923DC6" w:rsidRDefault="00FA7206">
      <w:pPr>
        <w:pStyle w:val="TITOLO20"/>
        <w:numPr>
          <w:ilvl w:val="2"/>
          <w:numId w:val="292"/>
        </w:numPr>
        <w:ind w:left="1134" w:hanging="708"/>
        <w:rPr>
          <w:ins w:id="18558" w:author="Visone Rossana (GSE)" w:date="2025-10-12T18:14:00Z" w16du:dateUtc="2025-10-12T16:14:00Z"/>
        </w:rPr>
        <w:pPrChange w:id="18559" w:author="Oliosi Francesco (GSE)" w:date="2025-10-13T18:19:00Z" w16du:dateUtc="2025-10-13T16:19:00Z">
          <w:pPr>
            <w:pStyle w:val="TITOLO3GSE"/>
            <w:numPr>
              <w:ilvl w:val="2"/>
              <w:numId w:val="261"/>
            </w:numPr>
            <w:ind w:left="1715" w:hanging="504"/>
          </w:pPr>
        </w:pPrChange>
      </w:pPr>
      <w:bookmarkStart w:id="18560" w:name="_Toc212462580"/>
      <w:ins w:id="18561" w:author="Visone Rossana (GSE)" w:date="2025-10-12T18:14:00Z" w16du:dateUtc="2025-10-12T16:14:00Z">
        <w:r w:rsidRPr="00923DC6">
          <w:t>Calcolo dell’incentivo (Allegato II – 1 del Decreto)</w:t>
        </w:r>
        <w:bookmarkEnd w:id="18560"/>
      </w:ins>
    </w:p>
    <w:p w14:paraId="3E938B54" w14:textId="62B6B581" w:rsidR="00FA7206" w:rsidRPr="009A7E3B" w:rsidRDefault="00FA7206" w:rsidP="00FA7206">
      <w:pPr>
        <w:spacing w:after="120" w:line="276" w:lineRule="auto"/>
        <w:jc w:val="both"/>
        <w:rPr>
          <w:ins w:id="18562" w:author="Visone Rossana (GSE)" w:date="2025-10-12T18:14:00Z" w16du:dateUtc="2025-10-12T16:14:00Z"/>
          <w:sz w:val="22"/>
          <w:szCs w:val="22"/>
        </w:rPr>
      </w:pPr>
      <w:ins w:id="18563" w:author="Visone Rossana (GSE)" w:date="2025-10-12T18:14:00Z" w16du:dateUtc="2025-10-12T16:14:00Z">
        <w:r w:rsidRPr="009A7E3B">
          <w:rPr>
            <w:sz w:val="22"/>
            <w:szCs w:val="22"/>
          </w:rPr>
          <w:t xml:space="preserve">Per gli interventi </w:t>
        </w:r>
      </w:ins>
      <w:ins w:id="18564" w:author="Visone Rossana (GSE)" w:date="2025-10-12T18:17:00Z" w16du:dateUtc="2025-10-12T16:17:00Z">
        <w:r w:rsidR="00883F22">
          <w:rPr>
            <w:sz w:val="22"/>
            <w:szCs w:val="22"/>
          </w:rPr>
          <w:t xml:space="preserve">relativi alla sostituzione </w:t>
        </w:r>
        <w:r w:rsidR="00037C78">
          <w:rPr>
            <w:sz w:val="22"/>
            <w:szCs w:val="22"/>
          </w:rPr>
          <w:t>di chiusure trasparent</w:t>
        </w:r>
      </w:ins>
      <w:ins w:id="18565" w:author="Visone Rossana (GSE)" w:date="2025-10-12T18:18:00Z" w16du:dateUtc="2025-10-12T16:18:00Z">
        <w:r w:rsidR="00037C78">
          <w:rPr>
            <w:sz w:val="22"/>
            <w:szCs w:val="22"/>
          </w:rPr>
          <w:t xml:space="preserve">i l’incentivo totale </w:t>
        </w:r>
      </w:ins>
      <w:ins w:id="18566" w:author="Visone Rossana (GSE)" w:date="2025-10-12T18:14:00Z" w16du:dateUtc="2025-10-12T16:14:00Z">
        <w:r w:rsidRPr="009A7E3B">
          <w:rPr>
            <w:sz w:val="22"/>
            <w:szCs w:val="22"/>
          </w:rPr>
          <w:t xml:space="preserve">cumulato per gli anni di godimento è pari al 40% delle spese sostenute ammissibili, che può ammontare </w:t>
        </w:r>
        <w:del w:id="18567" w:author="Visone Rossana (GSE)" w:date="2025-10-17T17:02:00Z" w16du:dateUtc="2025-10-17T15:02:00Z">
          <w:r w:rsidRPr="009A7E3B" w:rsidDel="004B50B5">
            <w:rPr>
              <w:sz w:val="22"/>
              <w:szCs w:val="22"/>
            </w:rPr>
            <w:delText xml:space="preserve">al </w:delText>
          </w:r>
        </w:del>
        <w:r w:rsidRPr="009A7E3B">
          <w:rPr>
            <w:sz w:val="22"/>
            <w:szCs w:val="22"/>
          </w:rPr>
          <w:t>al 55% così come successivamente indicato, fermo restando il rispetto di costi massimi unitari e del massimale di incentivo previsto:</w:t>
        </w:r>
      </w:ins>
    </w:p>
    <w:p w14:paraId="3D54E384" w14:textId="77777777" w:rsidR="00FA7206" w:rsidRPr="00CA0C37" w:rsidRDefault="00FA7206" w:rsidP="00FA7206">
      <w:pPr>
        <w:jc w:val="center"/>
        <w:rPr>
          <w:ins w:id="18568" w:author="Visone Rossana (GSE)" w:date="2025-10-12T18:14:00Z" w16du:dateUtc="2025-10-12T16:14:00Z"/>
          <w:rFonts w:cs="Calibri"/>
          <w:i/>
          <w:sz w:val="28"/>
          <w:szCs w:val="28"/>
          <w:vertAlign w:val="subscript"/>
        </w:rPr>
      </w:pPr>
      <w:ins w:id="18569" w:author="Visone Rossana (GSE)" w:date="2025-10-12T18:14:00Z" w16du:dateUtc="2025-10-12T16:14:00Z">
        <w:r w:rsidRPr="00CA0C37">
          <w:rPr>
            <w:rFonts w:cs="Calibri"/>
            <w:i/>
            <w:sz w:val="28"/>
            <w:szCs w:val="28"/>
          </w:rPr>
          <w:t>I</w:t>
        </w:r>
        <w:r w:rsidRPr="00CA0C37">
          <w:rPr>
            <w:rFonts w:cs="Calibri"/>
            <w:i/>
            <w:sz w:val="28"/>
            <w:szCs w:val="28"/>
            <w:vertAlign w:val="subscript"/>
          </w:rPr>
          <w:t>tot</w:t>
        </w:r>
        <w:r w:rsidRPr="00CA0C37">
          <w:rPr>
            <w:rFonts w:cs="Calibri"/>
            <w:i/>
            <w:sz w:val="28"/>
            <w:szCs w:val="28"/>
          </w:rPr>
          <w:t xml:space="preserve"> = %</w:t>
        </w:r>
        <w:r w:rsidRPr="00CA0C37">
          <w:rPr>
            <w:rFonts w:cs="Calibri"/>
            <w:i/>
            <w:sz w:val="28"/>
            <w:szCs w:val="28"/>
            <w:vertAlign w:val="subscript"/>
          </w:rPr>
          <w:t>spesa</w:t>
        </w:r>
        <w:r w:rsidRPr="00CA0C37">
          <w:rPr>
            <w:rFonts w:cs="Calibri"/>
            <w:i/>
            <w:sz w:val="28"/>
            <w:szCs w:val="28"/>
          </w:rPr>
          <w:t xml:space="preserve"> · C · S</w:t>
        </w:r>
        <w:r w:rsidRPr="00CA0C37">
          <w:rPr>
            <w:rFonts w:cs="Calibri"/>
            <w:i/>
            <w:sz w:val="28"/>
            <w:szCs w:val="28"/>
            <w:vertAlign w:val="subscript"/>
          </w:rPr>
          <w:t>int</w:t>
        </w:r>
      </w:ins>
    </w:p>
    <w:p w14:paraId="7CA91C29" w14:textId="77777777" w:rsidR="00FA7206" w:rsidRPr="00CA0C37" w:rsidRDefault="00FA7206" w:rsidP="00FA7206">
      <w:pPr>
        <w:jc w:val="both"/>
        <w:rPr>
          <w:ins w:id="18570" w:author="Visone Rossana (GSE)" w:date="2025-10-12T18:14:00Z" w16du:dateUtc="2025-10-12T16:14:00Z"/>
          <w:sz w:val="20"/>
        </w:rPr>
      </w:pPr>
      <w:ins w:id="18571" w:author="Visone Rossana (GSE)" w:date="2025-10-12T18:14:00Z" w16du:dateUtc="2025-10-12T16:14:00Z">
        <w:r w:rsidRPr="00CA0C37">
          <w:rPr>
            <w:sz w:val="20"/>
          </w:rPr>
          <w:t>con</w:t>
        </w:r>
        <w:r w:rsidRPr="00CA0C37">
          <w:rPr>
            <w:sz w:val="20"/>
          </w:rPr>
          <w:tab/>
          <w:t>I</w:t>
        </w:r>
        <w:r w:rsidRPr="00CA0C37">
          <w:rPr>
            <w:sz w:val="20"/>
            <w:vertAlign w:val="subscript"/>
          </w:rPr>
          <w:t>tot</w:t>
        </w:r>
        <w:r w:rsidRPr="00CA0C37">
          <w:rPr>
            <w:sz w:val="20"/>
          </w:rPr>
          <w:t xml:space="preserve"> ≤ I</w:t>
        </w:r>
        <w:r w:rsidRPr="00CA0C37">
          <w:rPr>
            <w:sz w:val="20"/>
            <w:vertAlign w:val="subscript"/>
          </w:rPr>
          <w:t>max</w:t>
        </w:r>
        <w:r w:rsidRPr="00CA0C37">
          <w:rPr>
            <w:sz w:val="20"/>
          </w:rPr>
          <w:t xml:space="preserve"> </w:t>
        </w:r>
      </w:ins>
    </w:p>
    <w:p w14:paraId="7EAA4F98" w14:textId="670EB454" w:rsidR="00FA7206" w:rsidRPr="00CA0C37" w:rsidRDefault="00FA7206" w:rsidP="00FA7206">
      <w:pPr>
        <w:tabs>
          <w:tab w:val="left" w:pos="567"/>
        </w:tabs>
        <w:ind w:left="567" w:hanging="567"/>
        <w:jc w:val="both"/>
        <w:rPr>
          <w:ins w:id="18572" w:author="Visone Rossana (GSE)" w:date="2025-10-12T18:14:00Z" w16du:dateUtc="2025-10-12T16:14:00Z"/>
          <w:sz w:val="20"/>
        </w:rPr>
      </w:pPr>
      <w:ins w:id="18573" w:author="Visone Rossana (GSE)" w:date="2025-10-12T18:14:00Z" w16du:dateUtc="2025-10-12T16:14:00Z">
        <w:r w:rsidRPr="00CA0C37">
          <w:rPr>
            <w:sz w:val="20"/>
          </w:rPr>
          <w:t>I</w:t>
        </w:r>
        <w:r w:rsidRPr="00CA0C37">
          <w:rPr>
            <w:sz w:val="20"/>
            <w:vertAlign w:val="subscript"/>
          </w:rPr>
          <w:t>tot</w:t>
        </w:r>
        <w:r w:rsidRPr="00CA0C37" w:rsidDel="0061012C">
          <w:rPr>
            <w:sz w:val="20"/>
          </w:rPr>
          <w:t xml:space="preserve"> </w:t>
        </w:r>
        <w:r w:rsidRPr="00CA0C37">
          <w:rPr>
            <w:sz w:val="20"/>
          </w:rPr>
          <w:t>:</w:t>
        </w:r>
        <w:r>
          <w:rPr>
            <w:sz w:val="20"/>
          </w:rPr>
          <w:tab/>
        </w:r>
        <w:r w:rsidRPr="00CA0C37">
          <w:rPr>
            <w:sz w:val="20"/>
          </w:rPr>
          <w:t>incentivo totale dell’intervento cumulato per l’intera durata, che verrà ripartito e corrisposto in 5 rate annuali costanti, oppure, in un’unica soluzione</w:t>
        </w:r>
      </w:ins>
      <w:ins w:id="18574" w:author="Visone Rossana (GSE)" w:date="2025-10-17T17:07:00Z" w16du:dateUtc="2025-10-17T15:07:00Z">
        <w:r w:rsidR="00AE7855">
          <w:rPr>
            <w:sz w:val="20"/>
          </w:rPr>
          <w:t xml:space="preserve"> </w:t>
        </w:r>
        <w:r w:rsidR="00AE7855" w:rsidRPr="00ED63DF">
          <w:rPr>
            <w:rFonts w:ascii="Calibri" w:hAnsi="Calibri" w:cs="Calibri"/>
            <w:sz w:val="20"/>
            <w:szCs w:val="20"/>
          </w:rPr>
          <w:t>se</w:t>
        </w:r>
        <w:r w:rsidR="00AE7855">
          <w:rPr>
            <w:rFonts w:ascii="Calibri" w:hAnsi="Calibri" w:cs="Calibri"/>
            <w:sz w:val="20"/>
            <w:szCs w:val="20"/>
          </w:rPr>
          <w:t xml:space="preserve"> l’ammontare totale dell’incentivo sia</w:t>
        </w:r>
        <w:r w:rsidR="00AE7855" w:rsidRPr="00ED63DF">
          <w:rPr>
            <w:rFonts w:ascii="Calibri" w:hAnsi="Calibri" w:cs="Calibri"/>
            <w:sz w:val="20"/>
            <w:szCs w:val="20"/>
          </w:rPr>
          <w:t xml:space="preserve"> inferiore o uguale a euro 15.000</w:t>
        </w:r>
      </w:ins>
      <w:ins w:id="18575" w:author="Visone Rossana (GSE)" w:date="2025-10-12T18:14:00Z" w16du:dateUtc="2025-10-12T16:14:00Z">
        <w:r w:rsidRPr="00CA0C37">
          <w:rPr>
            <w:sz w:val="20"/>
          </w:rPr>
          <w:t xml:space="preserve"> </w:t>
        </w:r>
      </w:ins>
      <w:ins w:id="18576" w:author="Visone Rossana (GSE)" w:date="2025-10-17T17:07:00Z" w16du:dateUtc="2025-10-17T15:07:00Z">
        <w:r w:rsidR="00AE7855">
          <w:rPr>
            <w:sz w:val="20"/>
          </w:rPr>
          <w:t xml:space="preserve">o </w:t>
        </w:r>
      </w:ins>
      <w:ins w:id="18577" w:author="Visone Rossana (GSE)" w:date="2025-10-12T18:14:00Z" w16du:dateUtc="2025-10-12T16:14:00Z">
        <w:r w:rsidRPr="00CA0C37">
          <w:rPr>
            <w:sz w:val="20"/>
          </w:rPr>
          <w:t xml:space="preserve">per gli aventi diritto (le </w:t>
        </w:r>
        <w:r>
          <w:rPr>
            <w:sz w:val="20"/>
          </w:rPr>
          <w:t xml:space="preserve">PA, </w:t>
        </w:r>
        <w:commentRangeStart w:id="18578"/>
        <w:r>
          <w:rPr>
            <w:sz w:val="20"/>
          </w:rPr>
          <w:t>gli ETS</w:t>
        </w:r>
        <w:commentRangeEnd w:id="18578"/>
        <w:r>
          <w:rPr>
            <w:rStyle w:val="Rimandocommento"/>
            <w:sz w:val="20"/>
          </w:rPr>
          <w:commentReference w:id="18578"/>
        </w:r>
      </w:ins>
      <w:ins w:id="18579" w:author="Visone Rossana (GSE)" w:date="2025-10-17T17:04:00Z" w16du:dateUtc="2025-10-17T15:04:00Z">
        <w:r w:rsidR="00810178">
          <w:rPr>
            <w:sz w:val="20"/>
          </w:rPr>
          <w:t xml:space="preserve"> non economici</w:t>
        </w:r>
      </w:ins>
      <w:ins w:id="18580" w:author="Visone Rossana (GSE)" w:date="2025-10-12T18:14:00Z" w16du:dateUtc="2025-10-12T16:14:00Z">
        <w:r>
          <w:rPr>
            <w:sz w:val="20"/>
          </w:rPr>
          <w:t xml:space="preserve"> </w:t>
        </w:r>
        <w:r w:rsidRPr="00CA0C37">
          <w:rPr>
            <w:sz w:val="20"/>
          </w:rPr>
          <w:t>e le ESC</w:t>
        </w:r>
        <w:r>
          <w:rPr>
            <w:sz w:val="20"/>
          </w:rPr>
          <w:t xml:space="preserve">o o gli altri soggetti abilitati di cui all’art. 13, comma 1, </w:t>
        </w:r>
      </w:ins>
      <w:ins w:id="18581" w:author="Visone Rossana (GSE)" w:date="2025-10-17T17:07:00Z" w16du:dateUtc="2025-10-17T15:07:00Z">
        <w:r w:rsidR="00AE7855">
          <w:rPr>
            <w:sz w:val="20"/>
          </w:rPr>
          <w:t xml:space="preserve">del decreto </w:t>
        </w:r>
      </w:ins>
      <w:ins w:id="18582" w:author="Visone Rossana (GSE)" w:date="2025-10-12T18:14:00Z" w16du:dateUtc="2025-10-12T16:14:00Z">
        <w:r w:rsidRPr="00CA0C37">
          <w:rPr>
            <w:sz w:val="20"/>
          </w:rPr>
          <w:t>che operano per loro conto).</w:t>
        </w:r>
      </w:ins>
    </w:p>
    <w:p w14:paraId="66BC806A" w14:textId="652AC838" w:rsidR="00FA7206" w:rsidRPr="00CA0C37" w:rsidRDefault="00FA7206" w:rsidP="00FA7206">
      <w:pPr>
        <w:tabs>
          <w:tab w:val="left" w:pos="567"/>
        </w:tabs>
        <w:ind w:left="567" w:hanging="567"/>
        <w:jc w:val="both"/>
        <w:rPr>
          <w:ins w:id="18583" w:author="Visone Rossana (GSE)" w:date="2025-10-12T18:14:00Z" w16du:dateUtc="2025-10-12T16:14:00Z"/>
          <w:sz w:val="20"/>
          <w:vertAlign w:val="subscript"/>
        </w:rPr>
      </w:pPr>
      <w:ins w:id="18584" w:author="Visone Rossana (GSE)" w:date="2025-10-12T18:14:00Z" w16du:dateUtc="2025-10-12T16:14:00Z">
        <w:r w:rsidRPr="00CA0C37">
          <w:rPr>
            <w:sz w:val="20"/>
          </w:rPr>
          <w:t>I</w:t>
        </w:r>
        <w:r w:rsidRPr="00CA0C37">
          <w:rPr>
            <w:sz w:val="20"/>
            <w:vertAlign w:val="subscript"/>
          </w:rPr>
          <w:t>max</w:t>
        </w:r>
        <w:r w:rsidRPr="00CA0C37">
          <w:rPr>
            <w:sz w:val="20"/>
          </w:rPr>
          <w:t xml:space="preserve"> : </w:t>
        </w:r>
        <w:r>
          <w:rPr>
            <w:sz w:val="20"/>
          </w:rPr>
          <w:tab/>
        </w:r>
        <w:r w:rsidRPr="00CA0C37">
          <w:rPr>
            <w:sz w:val="20"/>
          </w:rPr>
          <w:t>valore massimo raggiungibile dall’incentivo totale (</w:t>
        </w:r>
        <w:r>
          <w:rPr>
            <w:sz w:val="20"/>
          </w:rPr>
          <w:t>t</w:t>
        </w:r>
        <w:r w:rsidRPr="00CA0C37">
          <w:rPr>
            <w:sz w:val="20"/>
          </w:rPr>
          <w:t xml:space="preserve">abella </w:t>
        </w:r>
        <w:r>
          <w:rPr>
            <w:sz w:val="20"/>
          </w:rPr>
          <w:t>7</w:t>
        </w:r>
        <w:r w:rsidRPr="00CA0C37">
          <w:rPr>
            <w:sz w:val="20"/>
          </w:rPr>
          <w:t xml:space="preserve"> </w:t>
        </w:r>
        <w:del w:id="18585" w:author="Visone Rossana (GSE)" w:date="2025-10-17T17:08:00Z" w16du:dateUtc="2025-10-17T15:08:00Z">
          <w:r w:rsidRPr="00CA0C37" w:rsidDel="00920769">
            <w:rPr>
              <w:sz w:val="20"/>
            </w:rPr>
            <w:delText>del</w:delText>
          </w:r>
        </w:del>
      </w:ins>
      <w:ins w:id="18586" w:author="Visone Rossana (GSE)" w:date="2025-10-17T17:08:00Z" w16du:dateUtc="2025-10-17T15:08:00Z">
        <w:r w:rsidR="00920769" w:rsidRPr="00CA0C37">
          <w:rPr>
            <w:sz w:val="20"/>
          </w:rPr>
          <w:t>del</w:t>
        </w:r>
        <w:r w:rsidR="00920769">
          <w:rPr>
            <w:sz w:val="20"/>
          </w:rPr>
          <w:t xml:space="preserve">l’Allegato II del </w:t>
        </w:r>
      </w:ins>
      <w:ins w:id="18587" w:author="Visone Rossana (GSE)" w:date="2025-10-12T18:14:00Z" w16du:dateUtc="2025-10-12T16:14:00Z">
        <w:del w:id="18588" w:author="Visone Rossana (GSE)" w:date="2025-10-17T17:08:00Z" w16du:dateUtc="2025-10-17T15:08:00Z">
          <w:r w:rsidRPr="00CA0C37" w:rsidDel="00920769">
            <w:rPr>
              <w:sz w:val="20"/>
            </w:rPr>
            <w:delText xml:space="preserve"> </w:delText>
          </w:r>
        </w:del>
        <w:r w:rsidRPr="00CA0C37">
          <w:rPr>
            <w:sz w:val="20"/>
          </w:rPr>
          <w:t>Decreto)</w:t>
        </w:r>
      </w:ins>
    </w:p>
    <w:p w14:paraId="689748A2" w14:textId="6743E4FE" w:rsidR="00FA7206" w:rsidRPr="00CA0C37" w:rsidRDefault="00FA7206" w:rsidP="00FA7206">
      <w:pPr>
        <w:tabs>
          <w:tab w:val="left" w:pos="567"/>
        </w:tabs>
        <w:ind w:left="567" w:hanging="567"/>
        <w:jc w:val="both"/>
        <w:rPr>
          <w:ins w:id="18589" w:author="Visone Rossana (GSE)" w:date="2025-10-12T18:14:00Z" w16du:dateUtc="2025-10-12T16:14:00Z"/>
          <w:sz w:val="20"/>
          <w:vertAlign w:val="subscript"/>
        </w:rPr>
      </w:pPr>
      <w:ins w:id="18590" w:author="Visone Rossana (GSE)" w:date="2025-10-12T18:14:00Z" w16du:dateUtc="2025-10-12T16:14:00Z">
        <w:r w:rsidRPr="00CA0C37">
          <w:rPr>
            <w:sz w:val="20"/>
          </w:rPr>
          <w:t>%</w:t>
        </w:r>
        <w:r w:rsidRPr="00CA0C37">
          <w:rPr>
            <w:sz w:val="20"/>
            <w:vertAlign w:val="subscript"/>
          </w:rPr>
          <w:t xml:space="preserve">spesa </w:t>
        </w:r>
        <w:r w:rsidRPr="00CA0C37">
          <w:rPr>
            <w:sz w:val="20"/>
          </w:rPr>
          <w:t>: percentuale incentivata della spesa totale sostenuta per l’intervento (</w:t>
        </w:r>
        <w:r>
          <w:rPr>
            <w:sz w:val="20"/>
          </w:rPr>
          <w:t>t</w:t>
        </w:r>
        <w:r w:rsidRPr="00CA0C37">
          <w:rPr>
            <w:sz w:val="20"/>
          </w:rPr>
          <w:t>abella</w:t>
        </w:r>
      </w:ins>
      <w:ins w:id="18591" w:author="Visone Rossana (GSE)" w:date="2025-10-17T17:08:00Z" w16du:dateUtc="2025-10-17T15:08:00Z">
        <w:r w:rsidR="00920769">
          <w:rPr>
            <w:sz w:val="20"/>
          </w:rPr>
          <w:t xml:space="preserve"> </w:t>
        </w:r>
      </w:ins>
      <w:ins w:id="18592" w:author="Visone Rossana (GSE)" w:date="2025-10-12T18:14:00Z" w16du:dateUtc="2025-10-12T16:14:00Z">
        <w:r>
          <w:rPr>
            <w:sz w:val="20"/>
          </w:rPr>
          <w:t>7</w:t>
        </w:r>
      </w:ins>
      <w:ins w:id="18593" w:author="Visone Rossana (GSE)" w:date="2025-10-17T17:08:00Z" w16du:dateUtc="2025-10-17T15:08:00Z">
        <w:r w:rsidR="00920769">
          <w:rPr>
            <w:sz w:val="20"/>
          </w:rPr>
          <w:t xml:space="preserve"> </w:t>
        </w:r>
        <w:r w:rsidR="00920769" w:rsidRPr="00CA0C37">
          <w:rPr>
            <w:sz w:val="20"/>
          </w:rPr>
          <w:t>del</w:t>
        </w:r>
        <w:r w:rsidR="00920769">
          <w:rPr>
            <w:sz w:val="20"/>
          </w:rPr>
          <w:t xml:space="preserve">l’Allegato II </w:t>
        </w:r>
      </w:ins>
      <w:ins w:id="18594" w:author="Visone Rossana (GSE)" w:date="2025-10-12T18:14:00Z" w16du:dateUtc="2025-10-12T16:14:00Z">
        <w:del w:id="18595" w:author="Visone Rossana (GSE)" w:date="2025-10-17T17:09:00Z" w16du:dateUtc="2025-10-17T15:09:00Z">
          <w:r w:rsidRPr="00CA0C37" w:rsidDel="005830CA">
            <w:rPr>
              <w:sz w:val="20"/>
            </w:rPr>
            <w:delText xml:space="preserve"> </w:delText>
          </w:r>
        </w:del>
        <w:r w:rsidRPr="00CA0C37">
          <w:rPr>
            <w:sz w:val="20"/>
          </w:rPr>
          <w:t>del Decreto).</w:t>
        </w:r>
      </w:ins>
    </w:p>
    <w:p w14:paraId="0ECA5ECC" w14:textId="2D43FE25" w:rsidR="00FA7206" w:rsidRPr="00CA0C37" w:rsidRDefault="00FA7206" w:rsidP="00FA7206">
      <w:pPr>
        <w:tabs>
          <w:tab w:val="left" w:pos="567"/>
        </w:tabs>
        <w:ind w:left="567" w:hanging="567"/>
        <w:jc w:val="both"/>
        <w:rPr>
          <w:ins w:id="18596" w:author="Visone Rossana (GSE)" w:date="2025-10-12T18:14:00Z" w16du:dateUtc="2025-10-12T16:14:00Z"/>
          <w:sz w:val="20"/>
        </w:rPr>
      </w:pPr>
      <w:ins w:id="18597" w:author="Visone Rossana (GSE)" w:date="2025-10-12T18:14:00Z" w16du:dateUtc="2025-10-12T16:14:00Z">
        <w:r w:rsidRPr="3BABAA76">
          <w:rPr>
            <w:i/>
            <w:sz w:val="20"/>
            <w:szCs w:val="20"/>
          </w:rPr>
          <w:t>S</w:t>
        </w:r>
        <w:r w:rsidRPr="3BABAA76">
          <w:rPr>
            <w:i/>
            <w:sz w:val="20"/>
            <w:szCs w:val="20"/>
            <w:vertAlign w:val="subscript"/>
          </w:rPr>
          <w:t>int</w:t>
        </w:r>
        <w:r w:rsidRPr="3BABAA76">
          <w:rPr>
            <w:sz w:val="20"/>
            <w:szCs w:val="20"/>
          </w:rPr>
          <w:t xml:space="preserve"> : </w:t>
        </w:r>
        <w:r>
          <w:tab/>
        </w:r>
        <w:r w:rsidRPr="3BABAA76">
          <w:rPr>
            <w:sz w:val="20"/>
            <w:szCs w:val="20"/>
          </w:rPr>
          <w:t>superficie</w:t>
        </w:r>
        <w:del w:id="18598" w:author="Visone Rossana (GSE)" w:date="2025-10-17T17:09:00Z" w16du:dateUtc="2025-10-17T15:09:00Z">
          <w:r w:rsidRPr="00CA0C37" w:rsidDel="005757A5">
            <w:rPr>
              <w:vertAlign w:val="superscript"/>
            </w:rPr>
            <w:footnoteReference w:id="17"/>
          </w:r>
        </w:del>
        <w:r w:rsidRPr="3BABAA76">
          <w:rPr>
            <w:sz w:val="20"/>
            <w:szCs w:val="20"/>
          </w:rPr>
          <w:t xml:space="preserve"> oggetto dell’intervento (m</w:t>
        </w:r>
        <w:r w:rsidRPr="3BABAA76">
          <w:rPr>
            <w:sz w:val="20"/>
            <w:szCs w:val="20"/>
            <w:vertAlign w:val="superscript"/>
          </w:rPr>
          <w:t>2</w:t>
        </w:r>
        <w:r w:rsidRPr="3BABAA76">
          <w:rPr>
            <w:sz w:val="20"/>
            <w:szCs w:val="20"/>
          </w:rPr>
          <w:t>)</w:t>
        </w:r>
      </w:ins>
    </w:p>
    <w:p w14:paraId="04A379D3" w14:textId="77777777" w:rsidR="00FA7206" w:rsidRPr="00CA0C37" w:rsidRDefault="00FA7206" w:rsidP="00FA7206">
      <w:pPr>
        <w:tabs>
          <w:tab w:val="left" w:pos="567"/>
        </w:tabs>
        <w:ind w:left="567" w:hanging="567"/>
        <w:jc w:val="both"/>
        <w:rPr>
          <w:ins w:id="18611" w:author="Visone Rossana (GSE)" w:date="2025-10-12T18:14:00Z" w16du:dateUtc="2025-10-12T16:14:00Z"/>
          <w:sz w:val="20"/>
        </w:rPr>
      </w:pPr>
      <w:ins w:id="18612" w:author="Visone Rossana (GSE)" w:date="2025-10-12T18:14:00Z" w16du:dateUtc="2025-10-12T16:14:00Z">
        <w:r w:rsidRPr="00CA0C37">
          <w:rPr>
            <w:sz w:val="20"/>
          </w:rPr>
          <w:fldChar w:fldCharType="begin"/>
        </w:r>
        <w:r w:rsidRPr="00CA0C37">
          <w:rPr>
            <w:sz w:val="20"/>
          </w:rPr>
          <w:instrText xml:space="preserve"> QUOTE </w:instrText>
        </w:r>
        <w:r w:rsidRPr="00CA0C37">
          <w:rPr>
            <w:noProof/>
            <w:sz w:val="20"/>
            <w:lang w:eastAsia="it-IT"/>
          </w:rPr>
          <w:drawing>
            <wp:inline distT="0" distB="0" distL="0" distR="0" wp14:anchorId="63285644" wp14:editId="1D825F19">
              <wp:extent cx="144145" cy="144145"/>
              <wp:effectExtent l="0" t="0" r="0" b="8255"/>
              <wp:docPr id="205208003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Pr="00CA0C37">
          <w:rPr>
            <w:sz w:val="20"/>
          </w:rPr>
          <w:instrText xml:space="preserve"> </w:instrText>
        </w:r>
        <w:r w:rsidRPr="00CA0C37">
          <w:rPr>
            <w:sz w:val="20"/>
          </w:rPr>
          <w:fldChar w:fldCharType="separate"/>
        </w:r>
        <w:r w:rsidRPr="00CA0C37">
          <w:rPr>
            <w:sz w:val="20"/>
          </w:rPr>
          <w:t>C</w:t>
        </w:r>
        <w:r w:rsidRPr="00CA0C37">
          <w:rPr>
            <w:sz w:val="20"/>
          </w:rPr>
          <w:fldChar w:fldCharType="end"/>
        </w:r>
        <w:r w:rsidRPr="00CA0C37">
          <w:rPr>
            <w:sz w:val="20"/>
          </w:rPr>
          <w:t xml:space="preserve"> =</w:t>
        </w:r>
        <w:r>
          <w:rPr>
            <w:sz w:val="20"/>
          </w:rPr>
          <w:tab/>
        </w:r>
        <w:r w:rsidRPr="00CA0C37">
          <w:rPr>
            <w:sz w:val="20"/>
          </w:rPr>
          <w:t xml:space="preserve"> </w:t>
        </w:r>
      </w:ins>
      <m:oMath>
        <m:f>
          <m:fPr>
            <m:ctrlPr>
              <w:ins w:id="18613" w:author="Visone Rossana (GSE)" w:date="2025-10-12T18:14:00Z" w16du:dateUtc="2025-10-12T16:14:00Z">
                <w:rPr>
                  <w:rFonts w:ascii="Cambria Math" w:hAnsi="Cambria Math"/>
                  <w:sz w:val="20"/>
                </w:rPr>
              </w:ins>
            </m:ctrlPr>
          </m:fPr>
          <m:num>
            <m:r>
              <w:ins w:id="18614" w:author="Visone Rossana (GSE)" w:date="2025-10-12T18:14:00Z" w16du:dateUtc="2025-10-12T16:14:00Z">
                <w:rPr>
                  <w:rFonts w:ascii="Cambria Math" w:hAnsi="Cambria Math"/>
                  <w:sz w:val="20"/>
                </w:rPr>
                <m:t>spesa</m:t>
              </w:ins>
            </m:r>
            <m:r>
              <w:ins w:id="18615" w:author="Visone Rossana (GSE)" w:date="2025-10-12T18:14:00Z" w16du:dateUtc="2025-10-12T16:14:00Z">
                <m:rPr>
                  <m:sty m:val="p"/>
                </m:rPr>
                <w:rPr>
                  <w:rFonts w:ascii="Cambria Math"/>
                  <w:sz w:val="20"/>
                </w:rPr>
                <m:t xml:space="preserve"> </m:t>
              </w:ins>
            </m:r>
            <m:r>
              <w:ins w:id="18616" w:author="Visone Rossana (GSE)" w:date="2025-10-12T18:14:00Z" w16du:dateUtc="2025-10-12T16:14:00Z">
                <w:rPr>
                  <w:rFonts w:ascii="Cambria Math" w:hAnsi="Cambria Math"/>
                  <w:sz w:val="20"/>
                </w:rPr>
                <m:t>sostenuta</m:t>
              </w:ins>
            </m:r>
            <m:r>
              <w:ins w:id="18617" w:author="Visone Rossana (GSE)" w:date="2025-10-12T18:14:00Z" w16du:dateUtc="2025-10-12T16:14:00Z">
                <m:rPr>
                  <m:sty m:val="p"/>
                </m:rPr>
                <w:rPr>
                  <w:rFonts w:ascii="Cambria Math"/>
                  <w:sz w:val="20"/>
                </w:rPr>
                <m:t xml:space="preserve"> </m:t>
              </w:ins>
            </m:r>
            <m:r>
              <w:ins w:id="18618" w:author="Visone Rossana (GSE)" w:date="2025-10-12T18:14:00Z" w16du:dateUtc="2025-10-12T16:14:00Z">
                <w:rPr>
                  <w:rFonts w:ascii="Cambria Math" w:hAnsi="Cambria Math"/>
                  <w:sz w:val="20"/>
                </w:rPr>
                <m:t>in</m:t>
              </w:ins>
            </m:r>
            <m:r>
              <w:ins w:id="18619" w:author="Visone Rossana (GSE)" w:date="2025-10-12T18:14:00Z" w16du:dateUtc="2025-10-12T16:14:00Z">
                <m:rPr>
                  <m:sty m:val="p"/>
                </m:rPr>
                <w:rPr>
                  <w:rFonts w:ascii="Cambria Math"/>
                  <w:sz w:val="20"/>
                </w:rPr>
                <m:t xml:space="preserve"> </m:t>
              </w:ins>
            </m:r>
            <m:r>
              <w:ins w:id="18620" w:author="Visone Rossana (GSE)" w:date="2025-10-12T18:14:00Z" w16du:dateUtc="2025-10-12T16:14:00Z">
                <m:rPr>
                  <m:sty m:val="p"/>
                </m:rPr>
                <w:rPr>
                  <w:rFonts w:ascii="Cambria Math" w:hAnsi="Cambria Math"/>
                  <w:sz w:val="20"/>
                </w:rPr>
                <m:t>€</m:t>
              </w:ins>
            </m:r>
            <m:r>
              <w:ins w:id="18621" w:author="Visone Rossana (GSE)" w:date="2025-10-12T18:14:00Z" w16du:dateUtc="2025-10-12T16:14:00Z">
                <m:rPr>
                  <m:sty m:val="p"/>
                </m:rPr>
                <w:rPr>
                  <w:rFonts w:ascii="Cambria Math"/>
                  <w:sz w:val="20"/>
                </w:rPr>
                <m:t xml:space="preserve"> </m:t>
              </w:ins>
            </m:r>
          </m:num>
          <m:den>
            <m:r>
              <w:ins w:id="18622" w:author="Visone Rossana (GSE)" w:date="2025-10-12T18:14:00Z" w16du:dateUtc="2025-10-12T16:14:00Z">
                <w:rPr>
                  <w:rFonts w:ascii="Cambria Math" w:hAnsi="Cambria Math"/>
                  <w:sz w:val="20"/>
                </w:rPr>
                <m:t>superficie</m:t>
              </w:ins>
            </m:r>
            <m:r>
              <w:ins w:id="18623" w:author="Visone Rossana (GSE)" w:date="2025-10-12T18:14:00Z" w16du:dateUtc="2025-10-12T16:14:00Z">
                <m:rPr>
                  <m:sty m:val="p"/>
                </m:rPr>
                <w:rPr>
                  <w:rFonts w:ascii="Cambria Math"/>
                  <w:sz w:val="20"/>
                </w:rPr>
                <m:t xml:space="preserve"> </m:t>
              </w:ins>
            </m:r>
            <m:r>
              <w:ins w:id="18624" w:author="Visone Rossana (GSE)" w:date="2025-10-12T18:14:00Z" w16du:dateUtc="2025-10-12T16:14:00Z">
                <w:rPr>
                  <w:rFonts w:ascii="Cambria Math" w:hAnsi="Cambria Math"/>
                  <w:sz w:val="20"/>
                </w:rPr>
                <m:t>oggetto</m:t>
              </w:ins>
            </m:r>
            <m:r>
              <w:ins w:id="18625" w:author="Visone Rossana (GSE)" w:date="2025-10-12T18:14:00Z" w16du:dateUtc="2025-10-12T16:14:00Z">
                <m:rPr>
                  <m:sty m:val="p"/>
                </m:rPr>
                <w:rPr>
                  <w:rFonts w:ascii="Cambria Math"/>
                  <w:sz w:val="20"/>
                </w:rPr>
                <m:t xml:space="preserve"> </m:t>
              </w:ins>
            </m:r>
            <m:r>
              <w:ins w:id="18626" w:author="Visone Rossana (GSE)" w:date="2025-10-12T18:14:00Z" w16du:dateUtc="2025-10-12T16:14:00Z">
                <w:rPr>
                  <w:rFonts w:ascii="Cambria Math" w:hAnsi="Cambria Math"/>
                  <w:sz w:val="20"/>
                </w:rPr>
                <m:t>di</m:t>
              </w:ins>
            </m:r>
            <m:r>
              <w:ins w:id="18627" w:author="Visone Rossana (GSE)" w:date="2025-10-12T18:14:00Z" w16du:dateUtc="2025-10-12T16:14:00Z">
                <m:rPr>
                  <m:sty m:val="p"/>
                </m:rPr>
                <w:rPr>
                  <w:rFonts w:ascii="Cambria Math"/>
                  <w:sz w:val="20"/>
                </w:rPr>
                <m:t xml:space="preserve"> </m:t>
              </w:ins>
            </m:r>
            <m:r>
              <w:ins w:id="18628" w:author="Visone Rossana (GSE)" w:date="2025-10-12T18:14:00Z" w16du:dateUtc="2025-10-12T16:14:00Z">
                <w:rPr>
                  <w:rFonts w:ascii="Cambria Math" w:hAnsi="Cambria Math"/>
                  <w:sz w:val="20"/>
                </w:rPr>
                <m:t>intervento</m:t>
              </w:ins>
            </m:r>
          </m:den>
        </m:f>
      </m:oMath>
      <w:ins w:id="18629" w:author="Visone Rossana (GSE)" w:date="2025-10-12T18:14:00Z" w16du:dateUtc="2025-10-12T16:14:00Z">
        <w:r w:rsidRPr="00CA0C37">
          <w:rPr>
            <w:sz w:val="20"/>
          </w:rPr>
          <w:t xml:space="preserve"> , costo specifico sostenuto</w:t>
        </w:r>
      </w:ins>
    </w:p>
    <w:p w14:paraId="0E855298" w14:textId="333F86F8" w:rsidR="00FA7206" w:rsidRPr="00CA0C37" w:rsidRDefault="00FA7206" w:rsidP="00FA7206">
      <w:pPr>
        <w:tabs>
          <w:tab w:val="left" w:pos="567"/>
        </w:tabs>
        <w:ind w:left="567" w:hanging="567"/>
        <w:jc w:val="both"/>
        <w:rPr>
          <w:ins w:id="18630" w:author="Visone Rossana (GSE)" w:date="2025-10-12T18:14:00Z" w16du:dateUtc="2025-10-12T16:14:00Z"/>
          <w:sz w:val="20"/>
        </w:rPr>
      </w:pPr>
      <w:ins w:id="18631" w:author="Visone Rossana (GSE)" w:date="2025-10-12T18:14:00Z" w16du:dateUtc="2025-10-12T16:14:00Z">
        <w:r w:rsidRPr="00CA0C37">
          <w:rPr>
            <w:sz w:val="20"/>
          </w:rPr>
          <w:t>C</w:t>
        </w:r>
        <w:r w:rsidRPr="00CA0C37">
          <w:rPr>
            <w:sz w:val="20"/>
            <w:vertAlign w:val="subscript"/>
          </w:rPr>
          <w:t xml:space="preserve">max </w:t>
        </w:r>
        <w:r w:rsidRPr="00CA0C37">
          <w:rPr>
            <w:sz w:val="20"/>
          </w:rPr>
          <w:t xml:space="preserve">: </w:t>
        </w:r>
        <w:r>
          <w:rPr>
            <w:sz w:val="20"/>
          </w:rPr>
          <w:tab/>
        </w:r>
        <w:r w:rsidRPr="00CA0C37">
          <w:rPr>
            <w:sz w:val="20"/>
          </w:rPr>
          <w:t xml:space="preserve">è il valore massimo di C ed è definito dalla </w:t>
        </w:r>
        <w:r>
          <w:rPr>
            <w:sz w:val="20"/>
          </w:rPr>
          <w:t>t</w:t>
        </w:r>
        <w:r w:rsidRPr="00CA0C37">
          <w:rPr>
            <w:sz w:val="20"/>
          </w:rPr>
          <w:t xml:space="preserve">abella </w:t>
        </w:r>
        <w:r>
          <w:rPr>
            <w:sz w:val="20"/>
          </w:rPr>
          <w:t>7</w:t>
        </w:r>
        <w:r w:rsidRPr="00CA0C37">
          <w:rPr>
            <w:sz w:val="20"/>
          </w:rPr>
          <w:t xml:space="preserve"> </w:t>
        </w:r>
      </w:ins>
      <w:ins w:id="18632" w:author="Visone Rossana (GSE)" w:date="2025-10-17T17:09:00Z" w16du:dateUtc="2025-10-17T15:09:00Z">
        <w:r w:rsidR="005830CA" w:rsidRPr="00CA0C37">
          <w:rPr>
            <w:sz w:val="20"/>
          </w:rPr>
          <w:t>del</w:t>
        </w:r>
        <w:r w:rsidR="005830CA">
          <w:rPr>
            <w:sz w:val="20"/>
          </w:rPr>
          <w:t>l’Allegato II</w:t>
        </w:r>
        <w:r w:rsidR="005830CA" w:rsidRPr="00CA0C37">
          <w:rPr>
            <w:sz w:val="20"/>
          </w:rPr>
          <w:t xml:space="preserve"> </w:t>
        </w:r>
      </w:ins>
      <w:ins w:id="18633" w:author="Visone Rossana (GSE)" w:date="2025-10-12T18:14:00Z" w16du:dateUtc="2025-10-12T16:14:00Z">
        <w:del w:id="18634" w:author="Visone Rossana (GSE)" w:date="2025-10-17T17:09:00Z" w16du:dateUtc="2025-10-17T15:09:00Z">
          <w:r w:rsidRPr="00CA0C37" w:rsidDel="005830CA">
            <w:rPr>
              <w:sz w:val="20"/>
            </w:rPr>
            <w:delText>del</w:delText>
          </w:r>
        </w:del>
      </w:ins>
      <w:ins w:id="18635" w:author="Visone Rossana (GSE)" w:date="2025-10-17T17:09:00Z" w16du:dateUtc="2025-10-17T15:09:00Z">
        <w:r w:rsidR="005830CA">
          <w:rPr>
            <w:sz w:val="20"/>
          </w:rPr>
          <w:t>del</w:t>
        </w:r>
      </w:ins>
      <w:ins w:id="18636" w:author="Visone Rossana (GSE)" w:date="2025-10-12T18:14:00Z" w16du:dateUtc="2025-10-12T16:14:00Z">
        <w:r w:rsidRPr="00CA0C37">
          <w:rPr>
            <w:sz w:val="20"/>
          </w:rPr>
          <w:t xml:space="preserve"> Decreto.</w:t>
        </w:r>
      </w:ins>
    </w:p>
    <w:p w14:paraId="2BBE5AE0" w14:textId="77777777" w:rsidR="00FA7206" w:rsidRPr="00CA0C37" w:rsidRDefault="00FA7206" w:rsidP="00FA7206">
      <w:pPr>
        <w:tabs>
          <w:tab w:val="left" w:pos="567"/>
        </w:tabs>
        <w:ind w:left="567" w:hanging="567"/>
        <w:jc w:val="both"/>
        <w:rPr>
          <w:ins w:id="18637" w:author="Visone Rossana (GSE)" w:date="2025-10-12T18:14:00Z" w16du:dateUtc="2025-10-12T16:14:00Z"/>
          <w:sz w:val="20"/>
        </w:rPr>
      </w:pPr>
      <w:ins w:id="18638" w:author="Visone Rossana (GSE)" w:date="2025-10-12T18:14:00Z" w16du:dateUtc="2025-10-12T16:14:00Z">
        <w:r>
          <w:rPr>
            <w:sz w:val="20"/>
          </w:rPr>
          <w:tab/>
        </w:r>
        <w:r w:rsidRPr="00CA0C37">
          <w:rPr>
            <w:sz w:val="20"/>
          </w:rPr>
          <w:t>Qualora il costo specifico dell’intervento (C) superi il valore di C</w:t>
        </w:r>
        <w:r w:rsidRPr="00CA0C37">
          <w:rPr>
            <w:sz w:val="20"/>
            <w:vertAlign w:val="subscript"/>
          </w:rPr>
          <w:t>max</w:t>
        </w:r>
        <w:r w:rsidRPr="00CA0C37">
          <w:rPr>
            <w:sz w:val="20"/>
          </w:rPr>
          <w:t>, il calcolo dell’incentivo (I</w:t>
        </w:r>
        <w:r w:rsidRPr="00CA0C37">
          <w:rPr>
            <w:sz w:val="20"/>
            <w:vertAlign w:val="subscript"/>
          </w:rPr>
          <w:t>tot</w:t>
        </w:r>
        <w:r w:rsidRPr="00CA0C37">
          <w:rPr>
            <w:sz w:val="20"/>
          </w:rPr>
          <w:t>) viene effettuato con C</w:t>
        </w:r>
        <w:r w:rsidRPr="00CA0C37">
          <w:rPr>
            <w:sz w:val="20"/>
            <w:vertAlign w:val="subscript"/>
          </w:rPr>
          <w:t>max</w:t>
        </w:r>
        <w:r w:rsidRPr="00CA0C37">
          <w:rPr>
            <w:sz w:val="20"/>
          </w:rPr>
          <w:t>.</w:t>
        </w:r>
      </w:ins>
    </w:p>
    <w:p w14:paraId="62E7C904" w14:textId="77777777" w:rsidR="00FF4DB4" w:rsidRDefault="00FF4DB4">
      <w:pPr>
        <w:rPr>
          <w:ins w:id="18639" w:author="Visone Rossana (GSE)" w:date="2025-10-17T17:05:00Z" w16du:dateUtc="2025-10-17T15:05:00Z"/>
          <w:sz w:val="22"/>
          <w:szCs w:val="22"/>
        </w:rPr>
      </w:pPr>
    </w:p>
    <w:p w14:paraId="088F29CA" w14:textId="4730DB2A" w:rsidR="00FD16D2" w:rsidRPr="00CA0C37" w:rsidRDefault="00FD16D2" w:rsidP="00FD16D2">
      <w:pPr>
        <w:keepNext/>
        <w:spacing w:after="120"/>
        <w:jc w:val="both"/>
        <w:rPr>
          <w:ins w:id="18640" w:author="Visone Rossana (GSE)" w:date="2025-10-17T17:10:00Z" w16du:dateUtc="2025-10-17T15:10:00Z"/>
          <w:b/>
          <w:bCs/>
          <w:sz w:val="20"/>
        </w:rPr>
      </w:pPr>
      <w:ins w:id="18641" w:author="Visone Rossana (GSE)" w:date="2025-10-17T17:10:00Z" w16du:dateUtc="2025-10-17T15:10:00Z">
        <w:r w:rsidRPr="00CA0C37">
          <w:rPr>
            <w:b/>
            <w:bCs/>
            <w:sz w:val="20"/>
          </w:rPr>
          <w:t xml:space="preserve">Tabella </w:t>
        </w:r>
      </w:ins>
      <w:ins w:id="18642" w:author="Visone Rossana (GSE)" w:date="2025-10-17T17:12:00Z" w16du:dateUtc="2025-10-17T15:12:00Z">
        <w:r w:rsidR="00AD7F37" w:rsidRPr="00AD7F37">
          <w:rPr>
            <w:b/>
            <w:bCs/>
            <w:sz w:val="20"/>
            <w:highlight w:val="yellow"/>
            <w:rPrChange w:id="18643" w:author="Visone Rossana (GSE)" w:date="2025-10-17T17:12:00Z" w16du:dateUtc="2025-10-17T15:12:00Z">
              <w:rPr>
                <w:b/>
                <w:bCs/>
                <w:sz w:val="20"/>
              </w:rPr>
            </w:rPrChange>
          </w:rPr>
          <w:t>x</w:t>
        </w:r>
      </w:ins>
      <w:ins w:id="18644" w:author="Visone Rossana (GSE)" w:date="2025-10-17T17:10:00Z" w16du:dateUtc="2025-10-17T15:10:00Z">
        <w:r w:rsidRPr="00CA0C37">
          <w:rPr>
            <w:b/>
            <w:bCs/>
            <w:sz w:val="20"/>
          </w:rPr>
          <w:t xml:space="preserve"> - Chiusure trasparenti: valori necessari per il calcolo dell'incentivo </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8"/>
        <w:gridCol w:w="1896"/>
        <w:gridCol w:w="2052"/>
        <w:gridCol w:w="2482"/>
      </w:tblGrid>
      <w:tr w:rsidR="00FD16D2" w:rsidRPr="00CA0C37" w14:paraId="5D4E5B2F" w14:textId="77777777">
        <w:trPr>
          <w:jc w:val="center"/>
          <w:ins w:id="18645" w:author="Visone Rossana (GSE)" w:date="2025-10-17T17:10:00Z"/>
        </w:trPr>
        <w:tc>
          <w:tcPr>
            <w:tcW w:w="9960" w:type="dxa"/>
            <w:gridSpan w:val="4"/>
            <w:shd w:val="clear" w:color="auto" w:fill="BFBFBF"/>
          </w:tcPr>
          <w:p w14:paraId="7742EB6B" w14:textId="5506FA74" w:rsidR="00FD16D2" w:rsidRPr="00CA0C37" w:rsidRDefault="00FD16D2">
            <w:pPr>
              <w:keepNext/>
              <w:spacing w:before="60" w:after="60"/>
              <w:jc w:val="both"/>
              <w:rPr>
                <w:ins w:id="18646" w:author="Visone Rossana (GSE)" w:date="2025-10-17T17:10:00Z" w16du:dateUtc="2025-10-17T15:10:00Z"/>
                <w:rFonts w:cs="Calibri"/>
                <w:b/>
                <w:sz w:val="18"/>
                <w:szCs w:val="18"/>
              </w:rPr>
            </w:pPr>
            <w:ins w:id="18647" w:author="Visone Rossana (GSE)" w:date="2025-10-17T17:10:00Z" w16du:dateUtc="2025-10-17T15:10:00Z">
              <w:r w:rsidRPr="00CA0C37">
                <w:rPr>
                  <w:rFonts w:cs="Calibri"/>
                  <w:b/>
                  <w:sz w:val="18"/>
                  <w:szCs w:val="18"/>
                </w:rPr>
                <w:t xml:space="preserve">[Tabella </w:t>
              </w:r>
              <w:r>
                <w:rPr>
                  <w:rFonts w:cs="Calibri"/>
                  <w:b/>
                  <w:sz w:val="18"/>
                  <w:szCs w:val="18"/>
                </w:rPr>
                <w:t>7</w:t>
              </w:r>
              <w:r w:rsidRPr="00CA0C37">
                <w:rPr>
                  <w:rFonts w:cs="Calibri"/>
                  <w:b/>
                  <w:sz w:val="18"/>
                  <w:szCs w:val="18"/>
                </w:rPr>
                <w:t xml:space="preserve"> – Allegato II - DM </w:t>
              </w:r>
              <w:r>
                <w:rPr>
                  <w:rFonts w:cs="Calibri"/>
                  <w:b/>
                  <w:sz w:val="18"/>
                  <w:szCs w:val="18"/>
                </w:rPr>
                <w:t>7</w:t>
              </w:r>
            </w:ins>
            <w:ins w:id="18648" w:author="Visone Rossana (GSE)" w:date="2025-10-17T17:11:00Z" w16du:dateUtc="2025-10-17T15:11:00Z">
              <w:r>
                <w:rPr>
                  <w:rFonts w:cs="Calibri"/>
                  <w:b/>
                  <w:sz w:val="18"/>
                  <w:szCs w:val="18"/>
                </w:rPr>
                <w:t xml:space="preserve"> agosto 2025</w:t>
              </w:r>
            </w:ins>
            <w:ins w:id="18649" w:author="Visone Rossana (GSE)" w:date="2025-10-17T17:10:00Z" w16du:dateUtc="2025-10-17T15:10:00Z">
              <w:r w:rsidRPr="00CA0C37">
                <w:rPr>
                  <w:rFonts w:cs="Calibri"/>
                  <w:b/>
                  <w:sz w:val="18"/>
                  <w:szCs w:val="18"/>
                </w:rPr>
                <w:t>]</w:t>
              </w:r>
            </w:ins>
          </w:p>
        </w:tc>
      </w:tr>
      <w:tr w:rsidR="00FD16D2" w:rsidRPr="00CA0C37" w14:paraId="2C6A8812" w14:textId="77777777">
        <w:trPr>
          <w:jc w:val="center"/>
          <w:ins w:id="18650" w:author="Visone Rossana (GSE)" w:date="2025-10-17T17:10:00Z"/>
        </w:trPr>
        <w:tc>
          <w:tcPr>
            <w:tcW w:w="3314" w:type="dxa"/>
            <w:vAlign w:val="center"/>
          </w:tcPr>
          <w:p w14:paraId="220D08E5" w14:textId="77777777" w:rsidR="00FD16D2" w:rsidRPr="00CA0C37" w:rsidRDefault="00FD16D2">
            <w:pPr>
              <w:keepNext/>
              <w:spacing w:before="60" w:after="60"/>
              <w:jc w:val="both"/>
              <w:rPr>
                <w:ins w:id="18651" w:author="Visone Rossana (GSE)" w:date="2025-10-17T17:10:00Z" w16du:dateUtc="2025-10-17T15:10:00Z"/>
                <w:rFonts w:cs="Calibri"/>
                <w:b/>
                <w:sz w:val="18"/>
                <w:szCs w:val="18"/>
              </w:rPr>
            </w:pPr>
            <w:ins w:id="18652" w:author="Visone Rossana (GSE)" w:date="2025-10-17T17:10:00Z" w16du:dateUtc="2025-10-17T15:10:00Z">
              <w:r w:rsidRPr="00CA0C37">
                <w:rPr>
                  <w:rFonts w:cs="Calibri"/>
                  <w:b/>
                  <w:sz w:val="18"/>
                  <w:szCs w:val="18"/>
                </w:rPr>
                <w:t>Tipologia di intervento</w:t>
              </w:r>
            </w:ins>
          </w:p>
        </w:tc>
        <w:tc>
          <w:tcPr>
            <w:tcW w:w="1950" w:type="dxa"/>
          </w:tcPr>
          <w:p w14:paraId="691B0577" w14:textId="77777777" w:rsidR="00FD16D2" w:rsidRPr="00CA0C37" w:rsidRDefault="00FD16D2">
            <w:pPr>
              <w:keepNext/>
              <w:spacing w:before="60" w:after="60"/>
              <w:jc w:val="both"/>
              <w:rPr>
                <w:ins w:id="18653" w:author="Visone Rossana (GSE)" w:date="2025-10-17T17:10:00Z" w16du:dateUtc="2025-10-17T15:10:00Z"/>
                <w:rFonts w:cs="Calibri"/>
                <w:b/>
                <w:sz w:val="18"/>
                <w:szCs w:val="18"/>
              </w:rPr>
            </w:pPr>
            <w:ins w:id="18654" w:author="Visone Rossana (GSE)" w:date="2025-10-17T17:10:00Z" w16du:dateUtc="2025-10-17T15:10:00Z">
              <w:r w:rsidRPr="00CA0C37">
                <w:rPr>
                  <w:rFonts w:cs="Calibri"/>
                  <w:b/>
                  <w:sz w:val="18"/>
                  <w:szCs w:val="18"/>
                </w:rPr>
                <w:t>Percentuale incentivata della spesa ammissibile</w:t>
              </w:r>
            </w:ins>
          </w:p>
          <w:p w14:paraId="4CADA2FC" w14:textId="77777777" w:rsidR="00FD16D2" w:rsidRPr="00CA0C37" w:rsidRDefault="00FD16D2">
            <w:pPr>
              <w:keepNext/>
              <w:spacing w:before="60" w:after="60"/>
              <w:jc w:val="both"/>
              <w:rPr>
                <w:ins w:id="18655" w:author="Visone Rossana (GSE)" w:date="2025-10-17T17:10:00Z" w16du:dateUtc="2025-10-17T15:10:00Z"/>
                <w:rFonts w:cs="Calibri"/>
                <w:b/>
                <w:sz w:val="18"/>
                <w:szCs w:val="18"/>
              </w:rPr>
            </w:pPr>
            <w:ins w:id="18656" w:author="Visone Rossana (GSE)" w:date="2025-10-17T17:10:00Z" w16du:dateUtc="2025-10-17T15:10:00Z">
              <w:r w:rsidRPr="00CA0C37">
                <w:rPr>
                  <w:rFonts w:cs="Calibri"/>
                  <w:b/>
                  <w:sz w:val="18"/>
                  <w:szCs w:val="18"/>
                </w:rPr>
                <w:t>(%</w:t>
              </w:r>
              <w:r w:rsidRPr="00CA0C37">
                <w:rPr>
                  <w:rFonts w:cs="Calibri"/>
                  <w:b/>
                  <w:sz w:val="18"/>
                  <w:szCs w:val="18"/>
                  <w:vertAlign w:val="subscript"/>
                </w:rPr>
                <w:t>spesa</w:t>
              </w:r>
              <w:r w:rsidRPr="00CA0C37">
                <w:rPr>
                  <w:rFonts w:cs="Calibri"/>
                  <w:b/>
                  <w:sz w:val="18"/>
                  <w:szCs w:val="18"/>
                </w:rPr>
                <w:t>)</w:t>
              </w:r>
            </w:ins>
          </w:p>
        </w:tc>
        <w:tc>
          <w:tcPr>
            <w:tcW w:w="2127" w:type="dxa"/>
            <w:vAlign w:val="center"/>
          </w:tcPr>
          <w:p w14:paraId="3C5287F2" w14:textId="77777777" w:rsidR="00FD16D2" w:rsidRPr="00CA0C37" w:rsidRDefault="00FD16D2">
            <w:pPr>
              <w:keepNext/>
              <w:spacing w:before="60" w:after="60"/>
              <w:jc w:val="both"/>
              <w:rPr>
                <w:ins w:id="18657" w:author="Visone Rossana (GSE)" w:date="2025-10-17T17:10:00Z" w16du:dateUtc="2025-10-17T15:10:00Z"/>
                <w:rFonts w:cs="Calibri"/>
                <w:b/>
                <w:sz w:val="18"/>
                <w:szCs w:val="18"/>
              </w:rPr>
            </w:pPr>
            <w:ins w:id="18658" w:author="Visone Rossana (GSE)" w:date="2025-10-17T17:10:00Z" w16du:dateUtc="2025-10-17T15:10:00Z">
              <w:r w:rsidRPr="00CA0C37">
                <w:rPr>
                  <w:rFonts w:cs="Calibri"/>
                  <w:b/>
                  <w:sz w:val="18"/>
                  <w:szCs w:val="18"/>
                </w:rPr>
                <w:t>Costo massimo</w:t>
              </w:r>
            </w:ins>
          </w:p>
          <w:p w14:paraId="4536260E" w14:textId="77777777" w:rsidR="00FD16D2" w:rsidRPr="00CA0C37" w:rsidRDefault="00FD16D2">
            <w:pPr>
              <w:keepNext/>
              <w:spacing w:before="60" w:after="60"/>
              <w:jc w:val="both"/>
              <w:rPr>
                <w:ins w:id="18659" w:author="Visone Rossana (GSE)" w:date="2025-10-17T17:10:00Z" w16du:dateUtc="2025-10-17T15:10:00Z"/>
                <w:rFonts w:cs="Calibri"/>
                <w:b/>
                <w:sz w:val="18"/>
                <w:szCs w:val="18"/>
              </w:rPr>
            </w:pPr>
            <w:ins w:id="18660" w:author="Visone Rossana (GSE)" w:date="2025-10-17T17:10:00Z" w16du:dateUtc="2025-10-17T15:10:00Z">
              <w:r w:rsidRPr="00CA0C37">
                <w:rPr>
                  <w:rFonts w:cs="Calibri"/>
                  <w:b/>
                  <w:sz w:val="18"/>
                  <w:szCs w:val="18"/>
                </w:rPr>
                <w:t>(C</w:t>
              </w:r>
              <w:r w:rsidRPr="00CA0C37">
                <w:rPr>
                  <w:rFonts w:cs="Calibri"/>
                  <w:b/>
                  <w:sz w:val="18"/>
                  <w:szCs w:val="18"/>
                  <w:vertAlign w:val="subscript"/>
                </w:rPr>
                <w:t>max</w:t>
              </w:r>
              <w:r w:rsidRPr="00CA0C37">
                <w:rPr>
                  <w:rFonts w:cs="Calibri"/>
                  <w:b/>
                  <w:sz w:val="18"/>
                  <w:szCs w:val="18"/>
                </w:rPr>
                <w:t>)</w:t>
              </w:r>
            </w:ins>
          </w:p>
        </w:tc>
        <w:tc>
          <w:tcPr>
            <w:tcW w:w="2569" w:type="dxa"/>
            <w:vAlign w:val="center"/>
          </w:tcPr>
          <w:p w14:paraId="495ECA71" w14:textId="77777777" w:rsidR="00FD16D2" w:rsidRPr="00CA0C37" w:rsidRDefault="00FD16D2">
            <w:pPr>
              <w:keepNext/>
              <w:spacing w:before="60" w:after="60"/>
              <w:jc w:val="both"/>
              <w:rPr>
                <w:ins w:id="18661" w:author="Visone Rossana (GSE)" w:date="2025-10-17T17:10:00Z" w16du:dateUtc="2025-10-17T15:10:00Z"/>
                <w:rFonts w:cs="Calibri"/>
                <w:b/>
                <w:sz w:val="18"/>
                <w:szCs w:val="18"/>
              </w:rPr>
            </w:pPr>
            <w:ins w:id="18662" w:author="Visone Rossana (GSE)" w:date="2025-10-17T17:10:00Z" w16du:dateUtc="2025-10-17T15:10:00Z">
              <w:r w:rsidRPr="00CA0C37">
                <w:rPr>
                  <w:rFonts w:cs="Calibri"/>
                  <w:b/>
                  <w:sz w:val="18"/>
                  <w:szCs w:val="18"/>
                </w:rPr>
                <w:t>Valore massimo dell'incentivo</w:t>
              </w:r>
            </w:ins>
          </w:p>
          <w:p w14:paraId="54892558" w14:textId="77777777" w:rsidR="00FD16D2" w:rsidRPr="00CA0C37" w:rsidRDefault="00FD16D2">
            <w:pPr>
              <w:keepNext/>
              <w:spacing w:before="60" w:after="60"/>
              <w:jc w:val="both"/>
              <w:rPr>
                <w:ins w:id="18663" w:author="Visone Rossana (GSE)" w:date="2025-10-17T17:10:00Z" w16du:dateUtc="2025-10-17T15:10:00Z"/>
                <w:rFonts w:cs="Calibri"/>
                <w:b/>
                <w:sz w:val="18"/>
                <w:szCs w:val="18"/>
              </w:rPr>
            </w:pPr>
            <w:ins w:id="18664" w:author="Visone Rossana (GSE)" w:date="2025-10-17T17:10:00Z" w16du:dateUtc="2025-10-17T15:10:00Z">
              <w:r w:rsidRPr="00CA0C37">
                <w:rPr>
                  <w:rFonts w:cs="Calibri"/>
                  <w:b/>
                  <w:sz w:val="18"/>
                  <w:szCs w:val="18"/>
                </w:rPr>
                <w:t>I</w:t>
              </w:r>
              <w:r w:rsidRPr="00CA0C37">
                <w:rPr>
                  <w:rFonts w:cs="Calibri"/>
                  <w:b/>
                  <w:sz w:val="18"/>
                  <w:szCs w:val="18"/>
                  <w:vertAlign w:val="subscript"/>
                </w:rPr>
                <w:t>max</w:t>
              </w:r>
              <w:r w:rsidRPr="00CA0C37">
                <w:rPr>
                  <w:rFonts w:cs="Calibri"/>
                  <w:b/>
                  <w:sz w:val="18"/>
                  <w:szCs w:val="18"/>
                </w:rPr>
                <w:t xml:space="preserve"> [€]</w:t>
              </w:r>
            </w:ins>
          </w:p>
        </w:tc>
      </w:tr>
      <w:tr w:rsidR="00FD16D2" w:rsidRPr="00CA0C37" w14:paraId="4485ED15" w14:textId="77777777">
        <w:trPr>
          <w:trHeight w:val="640"/>
          <w:jc w:val="center"/>
          <w:ins w:id="18665" w:author="Visone Rossana (GSE)" w:date="2025-10-17T17:10:00Z"/>
        </w:trPr>
        <w:tc>
          <w:tcPr>
            <w:tcW w:w="3314" w:type="dxa"/>
            <w:vMerge w:val="restart"/>
            <w:vAlign w:val="center"/>
          </w:tcPr>
          <w:p w14:paraId="0DF2F1FC" w14:textId="77777777" w:rsidR="00FD16D2" w:rsidRPr="00CA0C37" w:rsidRDefault="00FD16D2">
            <w:pPr>
              <w:keepNext/>
              <w:spacing w:before="60" w:after="60"/>
              <w:jc w:val="both"/>
              <w:rPr>
                <w:ins w:id="18666" w:author="Visone Rossana (GSE)" w:date="2025-10-17T17:10:00Z" w16du:dateUtc="2025-10-17T15:10:00Z"/>
                <w:sz w:val="18"/>
                <w:szCs w:val="18"/>
              </w:rPr>
            </w:pPr>
            <w:ins w:id="18667" w:author="Visone Rossana (GSE)" w:date="2025-10-17T17:10:00Z" w16du:dateUtc="2025-10-17T15:10:00Z">
              <w:r w:rsidRPr="00CA0C37">
                <w:rPr>
                  <w:sz w:val="18"/>
                  <w:szCs w:val="18"/>
                </w:rPr>
                <w:t>Sostituzione di chiusure trasparenti, comprensive di infissi, se installate congiuntamente a sistemi di termoregolazione o valvole termostatiche ovvero in presenza di detti sistemi al momento dell'intervento</w:t>
              </w:r>
            </w:ins>
          </w:p>
        </w:tc>
        <w:tc>
          <w:tcPr>
            <w:tcW w:w="1950" w:type="dxa"/>
            <w:vAlign w:val="center"/>
          </w:tcPr>
          <w:p w14:paraId="3C3A030D" w14:textId="6CAD8025" w:rsidR="00FD16D2" w:rsidRPr="00CA0C37" w:rsidRDefault="00FD16D2">
            <w:pPr>
              <w:keepNext/>
              <w:spacing w:before="60" w:after="60"/>
              <w:jc w:val="both"/>
              <w:rPr>
                <w:ins w:id="18668" w:author="Visone Rossana (GSE)" w:date="2025-10-17T17:10:00Z" w16du:dateUtc="2025-10-17T15:10:00Z"/>
                <w:rFonts w:cs="Calibri"/>
                <w:sz w:val="18"/>
                <w:szCs w:val="18"/>
              </w:rPr>
            </w:pPr>
            <w:ins w:id="18669" w:author="Visone Rossana (GSE)" w:date="2025-10-17T17:10:00Z" w16du:dateUtc="2025-10-17T15:10:00Z">
              <w:r w:rsidRPr="00CA0C37">
                <w:rPr>
                  <w:rFonts w:cs="Calibri"/>
                  <w:sz w:val="18"/>
                  <w:szCs w:val="18"/>
                </w:rPr>
                <w:t>40 (**)</w:t>
              </w:r>
            </w:ins>
            <w:ins w:id="18670" w:author="Visone Rossana (GSE)" w:date="2025-10-17T17:14:00Z" w16du:dateUtc="2025-10-17T15:14:00Z">
              <w:r w:rsidR="00ED4537" w:rsidRPr="00CA0C37">
                <w:rPr>
                  <w:rFonts w:cs="Calibri"/>
                  <w:sz w:val="18"/>
                  <w:szCs w:val="18"/>
                </w:rPr>
                <w:t>(**</w:t>
              </w:r>
              <w:r w:rsidR="00ED4537">
                <w:rPr>
                  <w:rFonts w:cs="Calibri"/>
                  <w:sz w:val="18"/>
                  <w:szCs w:val="18"/>
                </w:rPr>
                <w:t>*</w:t>
              </w:r>
              <w:r w:rsidR="00ED4537" w:rsidRPr="00CA0C37">
                <w:rPr>
                  <w:rFonts w:cs="Calibri"/>
                  <w:sz w:val="18"/>
                  <w:szCs w:val="18"/>
                </w:rPr>
                <w:t>)</w:t>
              </w:r>
            </w:ins>
          </w:p>
        </w:tc>
        <w:tc>
          <w:tcPr>
            <w:tcW w:w="2127" w:type="dxa"/>
            <w:vAlign w:val="center"/>
          </w:tcPr>
          <w:p w14:paraId="1893CD89" w14:textId="2CB8A626" w:rsidR="00FD16D2" w:rsidRPr="00CA0C37" w:rsidRDefault="00E8455F">
            <w:pPr>
              <w:keepNext/>
              <w:spacing w:before="60" w:after="60"/>
              <w:jc w:val="both"/>
              <w:rPr>
                <w:ins w:id="18671" w:author="Visone Rossana (GSE)" w:date="2025-10-17T17:10:00Z" w16du:dateUtc="2025-10-17T15:10:00Z"/>
                <w:rFonts w:cs="Calibri"/>
                <w:sz w:val="18"/>
                <w:szCs w:val="18"/>
              </w:rPr>
            </w:pPr>
            <w:ins w:id="18672" w:author="Visone Rossana (GSE)" w:date="2025-10-17T17:11:00Z" w16du:dateUtc="2025-10-17T15:11:00Z">
              <w:r>
                <w:rPr>
                  <w:rFonts w:cs="Calibri"/>
                  <w:sz w:val="18"/>
                  <w:szCs w:val="18"/>
                </w:rPr>
                <w:t>700</w:t>
              </w:r>
            </w:ins>
            <w:ins w:id="18673" w:author="Visone Rossana (GSE)" w:date="2025-10-17T17:10:00Z" w16du:dateUtc="2025-10-17T15:10:00Z">
              <w:r w:rsidR="00FD16D2" w:rsidRPr="00CA0C37">
                <w:rPr>
                  <w:rFonts w:cs="Calibri"/>
                  <w:sz w:val="18"/>
                  <w:szCs w:val="18"/>
                </w:rPr>
                <w:t xml:space="preserve"> €/m</w:t>
              </w:r>
              <w:r w:rsidR="00FD16D2" w:rsidRPr="00CA0C37">
                <w:rPr>
                  <w:rFonts w:cs="Calibri"/>
                  <w:sz w:val="18"/>
                  <w:szCs w:val="18"/>
                  <w:vertAlign w:val="superscript"/>
                </w:rPr>
                <w:t>2</w:t>
              </w:r>
              <w:r w:rsidR="00FD16D2" w:rsidRPr="00CA0C37">
                <w:rPr>
                  <w:rFonts w:cs="Calibri"/>
                  <w:sz w:val="18"/>
                  <w:szCs w:val="18"/>
                </w:rPr>
                <w:t xml:space="preserve"> per le zone climatiche A, B, C</w:t>
              </w:r>
            </w:ins>
          </w:p>
        </w:tc>
        <w:tc>
          <w:tcPr>
            <w:tcW w:w="2569" w:type="dxa"/>
            <w:vAlign w:val="center"/>
          </w:tcPr>
          <w:p w14:paraId="7940C301" w14:textId="5167DB66" w:rsidR="00FD16D2" w:rsidRPr="00CA0C37" w:rsidRDefault="00CD3C01">
            <w:pPr>
              <w:keepNext/>
              <w:spacing w:before="60" w:after="60"/>
              <w:jc w:val="both"/>
              <w:rPr>
                <w:ins w:id="18674" w:author="Visone Rossana (GSE)" w:date="2025-10-17T17:10:00Z" w16du:dateUtc="2025-10-17T15:10:00Z"/>
                <w:rFonts w:cs="Calibri"/>
                <w:sz w:val="18"/>
                <w:szCs w:val="18"/>
              </w:rPr>
            </w:pPr>
            <w:ins w:id="18675" w:author="Visone Rossana (GSE)" w:date="2025-10-17T17:11:00Z" w16du:dateUtc="2025-10-17T15:11:00Z">
              <w:r>
                <w:rPr>
                  <w:rFonts w:cs="Calibri"/>
                  <w:sz w:val="18"/>
                  <w:szCs w:val="18"/>
                </w:rPr>
                <w:t>500</w:t>
              </w:r>
            </w:ins>
            <w:ins w:id="18676" w:author="Visone Rossana (GSE)" w:date="2025-10-17T17:10:00Z" w16du:dateUtc="2025-10-17T15:10:00Z">
              <w:r w:rsidR="00FD16D2" w:rsidRPr="00CA0C37">
                <w:rPr>
                  <w:rFonts w:cs="Calibri"/>
                  <w:sz w:val="18"/>
                  <w:szCs w:val="18"/>
                </w:rPr>
                <w:t>.000</w:t>
              </w:r>
            </w:ins>
          </w:p>
        </w:tc>
      </w:tr>
      <w:tr w:rsidR="00FD16D2" w:rsidRPr="00CA0C37" w14:paraId="2BEB8832" w14:textId="77777777">
        <w:trPr>
          <w:trHeight w:val="809"/>
          <w:jc w:val="center"/>
          <w:ins w:id="18677" w:author="Visone Rossana (GSE)" w:date="2025-10-17T17:10:00Z"/>
        </w:trPr>
        <w:tc>
          <w:tcPr>
            <w:tcW w:w="3314" w:type="dxa"/>
            <w:vMerge/>
            <w:vAlign w:val="center"/>
          </w:tcPr>
          <w:p w14:paraId="60E511DF" w14:textId="77777777" w:rsidR="00FD16D2" w:rsidRPr="00CA0C37" w:rsidRDefault="00FD16D2" w:rsidP="00FD16D2">
            <w:pPr>
              <w:keepNext/>
              <w:numPr>
                <w:ilvl w:val="0"/>
                <w:numId w:val="454"/>
              </w:numPr>
              <w:spacing w:before="60" w:after="60" w:line="276" w:lineRule="auto"/>
              <w:ind w:left="284" w:hanging="284"/>
              <w:jc w:val="both"/>
              <w:rPr>
                <w:ins w:id="18678" w:author="Visone Rossana (GSE)" w:date="2025-10-17T17:10:00Z" w16du:dateUtc="2025-10-17T15:10:00Z"/>
                <w:rFonts w:cs="Calibri"/>
                <w:sz w:val="18"/>
                <w:szCs w:val="18"/>
              </w:rPr>
            </w:pPr>
          </w:p>
        </w:tc>
        <w:tc>
          <w:tcPr>
            <w:tcW w:w="1950" w:type="dxa"/>
            <w:vAlign w:val="center"/>
          </w:tcPr>
          <w:p w14:paraId="4EEB90A5" w14:textId="00A1315D" w:rsidR="00FD16D2" w:rsidRPr="00CA0C37" w:rsidRDefault="00FD16D2">
            <w:pPr>
              <w:keepNext/>
              <w:spacing w:before="60" w:after="60"/>
              <w:jc w:val="both"/>
              <w:rPr>
                <w:ins w:id="18679" w:author="Visone Rossana (GSE)" w:date="2025-10-17T17:10:00Z" w16du:dateUtc="2025-10-17T15:10:00Z"/>
                <w:rFonts w:cs="Calibri"/>
                <w:sz w:val="18"/>
                <w:szCs w:val="18"/>
              </w:rPr>
            </w:pPr>
            <w:ins w:id="18680" w:author="Visone Rossana (GSE)" w:date="2025-10-17T17:10:00Z" w16du:dateUtc="2025-10-17T15:10:00Z">
              <w:r w:rsidRPr="00CA0C37">
                <w:rPr>
                  <w:rFonts w:cs="Calibri"/>
                  <w:sz w:val="18"/>
                  <w:szCs w:val="18"/>
                </w:rPr>
                <w:t>40 (**)</w:t>
              </w:r>
            </w:ins>
            <w:ins w:id="18681" w:author="Visone Rossana (GSE)" w:date="2025-10-17T17:14:00Z" w16du:dateUtc="2025-10-17T15:14:00Z">
              <w:r w:rsidR="00ED4537" w:rsidRPr="00CA0C37">
                <w:rPr>
                  <w:rFonts w:cs="Calibri"/>
                  <w:sz w:val="18"/>
                  <w:szCs w:val="18"/>
                </w:rPr>
                <w:t>(**</w:t>
              </w:r>
              <w:r w:rsidR="00ED4537">
                <w:rPr>
                  <w:rFonts w:cs="Calibri"/>
                  <w:sz w:val="18"/>
                  <w:szCs w:val="18"/>
                </w:rPr>
                <w:t>*</w:t>
              </w:r>
              <w:r w:rsidR="00ED4537" w:rsidRPr="00CA0C37">
                <w:rPr>
                  <w:rFonts w:cs="Calibri"/>
                  <w:sz w:val="18"/>
                  <w:szCs w:val="18"/>
                </w:rPr>
                <w:t>)</w:t>
              </w:r>
            </w:ins>
          </w:p>
        </w:tc>
        <w:tc>
          <w:tcPr>
            <w:tcW w:w="2127" w:type="dxa"/>
            <w:vAlign w:val="center"/>
          </w:tcPr>
          <w:p w14:paraId="3E18F4B7" w14:textId="6ECF4FAD" w:rsidR="00FD16D2" w:rsidRPr="00CA0C37" w:rsidRDefault="00E8455F">
            <w:pPr>
              <w:keepNext/>
              <w:spacing w:before="60" w:after="60"/>
              <w:jc w:val="both"/>
              <w:rPr>
                <w:ins w:id="18682" w:author="Visone Rossana (GSE)" w:date="2025-10-17T17:10:00Z" w16du:dateUtc="2025-10-17T15:10:00Z"/>
                <w:rFonts w:cs="Calibri"/>
                <w:sz w:val="18"/>
                <w:szCs w:val="18"/>
              </w:rPr>
            </w:pPr>
            <w:ins w:id="18683" w:author="Visone Rossana (GSE)" w:date="2025-10-17T17:11:00Z" w16du:dateUtc="2025-10-17T15:11:00Z">
              <w:r>
                <w:rPr>
                  <w:rFonts w:cs="Calibri"/>
                  <w:sz w:val="18"/>
                  <w:szCs w:val="18"/>
                </w:rPr>
                <w:t>800</w:t>
              </w:r>
            </w:ins>
            <w:ins w:id="18684" w:author="Visone Rossana (GSE)" w:date="2025-10-17T17:10:00Z" w16du:dateUtc="2025-10-17T15:10:00Z">
              <w:r w:rsidR="00FD16D2" w:rsidRPr="00CA0C37">
                <w:rPr>
                  <w:rFonts w:cs="Calibri"/>
                  <w:sz w:val="18"/>
                  <w:szCs w:val="18"/>
                </w:rPr>
                <w:t xml:space="preserve"> €/m</w:t>
              </w:r>
              <w:r w:rsidR="00FD16D2" w:rsidRPr="00CA0C37">
                <w:rPr>
                  <w:rFonts w:cs="Calibri"/>
                  <w:sz w:val="18"/>
                  <w:szCs w:val="18"/>
                  <w:vertAlign w:val="superscript"/>
                </w:rPr>
                <w:t>2</w:t>
              </w:r>
              <w:r w:rsidR="00FD16D2" w:rsidRPr="00CA0C37">
                <w:rPr>
                  <w:rFonts w:cs="Calibri"/>
                  <w:sz w:val="18"/>
                  <w:szCs w:val="18"/>
                </w:rPr>
                <w:t xml:space="preserve"> per le zone climatiche D, E, F</w:t>
              </w:r>
            </w:ins>
          </w:p>
        </w:tc>
        <w:tc>
          <w:tcPr>
            <w:tcW w:w="2569" w:type="dxa"/>
            <w:vAlign w:val="center"/>
          </w:tcPr>
          <w:p w14:paraId="5E70E419" w14:textId="1ECA0310" w:rsidR="00FD16D2" w:rsidRPr="00CA0C37" w:rsidRDefault="00CD3C01">
            <w:pPr>
              <w:keepNext/>
              <w:spacing w:before="60" w:after="60"/>
              <w:jc w:val="both"/>
              <w:rPr>
                <w:ins w:id="18685" w:author="Visone Rossana (GSE)" w:date="2025-10-17T17:10:00Z" w16du:dateUtc="2025-10-17T15:10:00Z"/>
                <w:rFonts w:cs="Calibri"/>
                <w:sz w:val="18"/>
                <w:szCs w:val="18"/>
              </w:rPr>
            </w:pPr>
            <w:ins w:id="18686" w:author="Visone Rossana (GSE)" w:date="2025-10-17T17:12:00Z" w16du:dateUtc="2025-10-17T15:12:00Z">
              <w:r>
                <w:rPr>
                  <w:rFonts w:cs="Calibri"/>
                  <w:sz w:val="18"/>
                  <w:szCs w:val="18"/>
                </w:rPr>
                <w:t>5</w:t>
              </w:r>
            </w:ins>
            <w:ins w:id="18687" w:author="Visone Rossana (GSE)" w:date="2025-10-17T17:10:00Z" w16du:dateUtc="2025-10-17T15:10:00Z">
              <w:r w:rsidR="00FD16D2" w:rsidRPr="00CA0C37">
                <w:rPr>
                  <w:rFonts w:cs="Calibri"/>
                  <w:sz w:val="18"/>
                  <w:szCs w:val="18"/>
                </w:rPr>
                <w:t>00.000</w:t>
              </w:r>
            </w:ins>
          </w:p>
        </w:tc>
      </w:tr>
    </w:tbl>
    <w:p w14:paraId="38A8170F" w14:textId="77777777" w:rsidR="00AD7F37" w:rsidRDefault="00AD7F37" w:rsidP="00FD16D2">
      <w:pPr>
        <w:keepNext/>
        <w:jc w:val="both"/>
        <w:rPr>
          <w:ins w:id="18688" w:author="Visone Rossana (GSE)" w:date="2025-10-17T17:13:00Z" w16du:dateUtc="2025-10-17T15:13:00Z"/>
          <w:bCs/>
          <w:color w:val="000000"/>
          <w:sz w:val="18"/>
          <w:szCs w:val="18"/>
        </w:rPr>
      </w:pPr>
    </w:p>
    <w:p w14:paraId="05D4BC56" w14:textId="2F5F3085" w:rsidR="00FD16D2" w:rsidRPr="00CA0C37" w:rsidRDefault="00FD16D2" w:rsidP="00FD16D2">
      <w:pPr>
        <w:keepNext/>
        <w:jc w:val="both"/>
        <w:rPr>
          <w:ins w:id="18689" w:author="Visone Rossana (GSE)" w:date="2025-10-17T17:10:00Z" w16du:dateUtc="2025-10-17T15:10:00Z"/>
          <w:bCs/>
          <w:color w:val="000000"/>
          <w:sz w:val="18"/>
          <w:szCs w:val="18"/>
        </w:rPr>
      </w:pPr>
      <w:ins w:id="18690" w:author="Visone Rossana (GSE)" w:date="2025-10-17T17:10:00Z" w16du:dateUtc="2025-10-17T15:10:00Z">
        <w:r w:rsidRPr="00CA0C37">
          <w:rPr>
            <w:bCs/>
            <w:color w:val="000000"/>
            <w:sz w:val="18"/>
            <w:szCs w:val="18"/>
          </w:rPr>
          <w:t>(**) Per interventi che prevedano, oltre alla sostituzione di chiusure trasparenti (</w:t>
        </w:r>
      </w:ins>
      <w:ins w:id="18691" w:author="Visone Rossana (GSE)" w:date="2025-10-17T17:14:00Z" w16du:dateUtc="2025-10-17T15:14:00Z">
        <w:r w:rsidR="00ED4537">
          <w:rPr>
            <w:bCs/>
            <w:color w:val="000000"/>
            <w:sz w:val="18"/>
            <w:szCs w:val="18"/>
          </w:rPr>
          <w:t>II</w:t>
        </w:r>
      </w:ins>
      <w:ins w:id="18692" w:author="Visone Rossana (GSE)" w:date="2025-10-17T17:10:00Z" w16du:dateUtc="2025-10-17T15:10:00Z">
        <w:r w:rsidRPr="00CA0C37">
          <w:rPr>
            <w:bCs/>
            <w:color w:val="000000"/>
            <w:sz w:val="18"/>
            <w:szCs w:val="18"/>
          </w:rPr>
          <w:t>.B), anche l’isolamento termico delle superfici opache (</w:t>
        </w:r>
      </w:ins>
      <w:ins w:id="18693" w:author="Visone Rossana (GSE)" w:date="2025-10-17T17:11:00Z" w16du:dateUtc="2025-10-17T15:11:00Z">
        <w:r>
          <w:rPr>
            <w:bCs/>
            <w:color w:val="000000"/>
            <w:sz w:val="18"/>
            <w:szCs w:val="18"/>
          </w:rPr>
          <w:t>II</w:t>
        </w:r>
      </w:ins>
      <w:ins w:id="18694" w:author="Visone Rossana (GSE)" w:date="2025-10-17T17:10:00Z" w16du:dateUtc="2025-10-17T15:10:00Z">
        <w:r w:rsidRPr="00CA0C37">
          <w:rPr>
            <w:bCs/>
            <w:color w:val="000000"/>
            <w:sz w:val="18"/>
            <w:szCs w:val="18"/>
          </w:rPr>
          <w:t xml:space="preserve">.A) e almeno un intervento, a scelta, tra le tipologie, la percentuale incentivata della spesa ammissibile è pari al 55%. </w:t>
        </w:r>
      </w:ins>
    </w:p>
    <w:p w14:paraId="4D49DE5F" w14:textId="3F43FF6E" w:rsidR="00FD16D2" w:rsidRDefault="00FD16D2" w:rsidP="00FD16D2">
      <w:pPr>
        <w:keepNext/>
        <w:autoSpaceDE w:val="0"/>
        <w:autoSpaceDN w:val="0"/>
        <w:adjustRightInd w:val="0"/>
        <w:spacing w:after="120"/>
        <w:jc w:val="both"/>
        <w:rPr>
          <w:ins w:id="18695" w:author="Visone Rossana (GSE)" w:date="2025-10-17T17:13:00Z" w16du:dateUtc="2025-10-17T15:13:00Z"/>
          <w:i/>
          <w:color w:val="000000"/>
          <w:sz w:val="18"/>
          <w:szCs w:val="18"/>
        </w:rPr>
      </w:pPr>
      <w:ins w:id="18696" w:author="Visone Rossana (GSE)" w:date="2025-10-17T17:10:00Z" w16du:dateUtc="2025-10-17T15:10:00Z">
        <w:r w:rsidRPr="00CA0C37">
          <w:rPr>
            <w:i/>
            <w:color w:val="000000"/>
            <w:sz w:val="18"/>
            <w:szCs w:val="18"/>
          </w:rPr>
          <w:t xml:space="preserve">[I </w:t>
        </w:r>
        <w:r w:rsidRPr="00CA0C37">
          <w:rPr>
            <w:i/>
            <w:color w:val="000000"/>
            <w:sz w:val="18"/>
            <w:szCs w:val="18"/>
            <w:vertAlign w:val="subscript"/>
          </w:rPr>
          <w:t>totale</w:t>
        </w:r>
        <w:r w:rsidRPr="00CA0C37">
          <w:rPr>
            <w:i/>
            <w:color w:val="000000"/>
            <w:sz w:val="18"/>
            <w:szCs w:val="18"/>
          </w:rPr>
          <w:t xml:space="preserve"> = 55% delle spese per la sostituzione delle chiusure trasparenti + 55% delle spese per l’isolamento termico, + (a scelta) il contributo secondo lo specifico algoritmo per uno degli interventi </w:t>
        </w:r>
      </w:ins>
      <w:ins w:id="18697" w:author="Visone Rossana (GSE)" w:date="2025-10-17T17:12:00Z" w16du:dateUtc="2025-10-17T15:12:00Z">
        <w:r w:rsidR="00CD3C01">
          <w:rPr>
            <w:i/>
            <w:color w:val="000000"/>
            <w:sz w:val="18"/>
            <w:szCs w:val="18"/>
          </w:rPr>
          <w:t>del Titolo III</w:t>
        </w:r>
      </w:ins>
      <w:ins w:id="18698" w:author="Visone Rossana (GSE)" w:date="2025-10-17T17:13:00Z" w16du:dateUtc="2025-10-17T15:13:00Z">
        <w:r w:rsidR="00AD7F37">
          <w:rPr>
            <w:i/>
            <w:color w:val="000000"/>
            <w:sz w:val="18"/>
            <w:szCs w:val="18"/>
          </w:rPr>
          <w:t xml:space="preserve"> nello specifico </w:t>
        </w:r>
        <w:commentRangeStart w:id="18699"/>
        <w:r w:rsidR="00AD7F37" w:rsidRPr="004A76F1">
          <w:rPr>
            <w:bCs/>
            <w:color w:val="000000"/>
            <w:sz w:val="18"/>
            <w:szCs w:val="18"/>
            <w:highlight w:val="yellow"/>
          </w:rPr>
          <w:t>III.A, III.B, III.C, III.E</w:t>
        </w:r>
      </w:ins>
      <w:ins w:id="18700" w:author="Visone Rossana (GSE)" w:date="2025-10-17T17:10:00Z" w16du:dateUtc="2025-10-17T15:10:00Z">
        <w:r w:rsidRPr="00CA0C37">
          <w:rPr>
            <w:i/>
            <w:color w:val="000000"/>
            <w:sz w:val="18"/>
            <w:szCs w:val="18"/>
          </w:rPr>
          <w:t>]</w:t>
        </w:r>
      </w:ins>
      <w:commentRangeEnd w:id="18699"/>
      <w:ins w:id="18701" w:author="Visone Rossana (GSE)" w:date="2025-10-17T17:15:00Z" w16du:dateUtc="2025-10-17T15:15:00Z">
        <w:r w:rsidR="00ED4537">
          <w:rPr>
            <w:rStyle w:val="Rimandocommento"/>
            <w:i/>
            <w:color w:val="000000"/>
            <w:sz w:val="18"/>
            <w:szCs w:val="18"/>
          </w:rPr>
          <w:commentReference w:id="18699"/>
        </w:r>
      </w:ins>
    </w:p>
    <w:p w14:paraId="3A8BEDFC" w14:textId="77777777" w:rsidR="00AD7F37" w:rsidRDefault="00AD7F37" w:rsidP="00AD7F37">
      <w:pPr>
        <w:spacing w:after="120"/>
        <w:jc w:val="both"/>
        <w:rPr>
          <w:ins w:id="18702" w:author="Visone Rossana (GSE)" w:date="2025-10-17T17:13:00Z" w16du:dateUtc="2025-10-17T15:13:00Z"/>
          <w:i/>
          <w:sz w:val="18"/>
          <w:szCs w:val="18"/>
        </w:rPr>
      </w:pPr>
      <w:ins w:id="18703" w:author="Visone Rossana (GSE)" w:date="2025-10-17T17:13:00Z" w16du:dateUtc="2025-10-17T15:13:00Z">
        <w:r>
          <w:rPr>
            <w:i/>
            <w:sz w:val="18"/>
            <w:szCs w:val="18"/>
          </w:rPr>
          <w:t xml:space="preserve">(***) Per gli interventi realizzati su edifici pubblici di cui all’art. 11, comma 2, del Decreto la percentuale incentivata della spesa ammissibile è pari al 100%, </w:t>
        </w:r>
        <w:del w:id="18704" w:author="Rivera Cordero Daybeth Gabriela (GSE)" w:date="2025-10-23T15:39:00Z" w16du:dateUtc="2025-10-23T13:39:00Z">
          <w:r w:rsidDel="00E252E8">
            <w:rPr>
              <w:i/>
              <w:sz w:val="18"/>
              <w:szCs w:val="18"/>
            </w:rPr>
            <w:delText xml:space="preserve">secondo le specificità indicate al precedente paragrafo 4.2 </w:delText>
          </w:r>
        </w:del>
      </w:ins>
    </w:p>
    <w:p w14:paraId="5B5A8422" w14:textId="77777777" w:rsidR="00AD7F37" w:rsidRPr="00CA0C37" w:rsidRDefault="00AD7F37" w:rsidP="00FD16D2">
      <w:pPr>
        <w:keepNext/>
        <w:autoSpaceDE w:val="0"/>
        <w:autoSpaceDN w:val="0"/>
        <w:adjustRightInd w:val="0"/>
        <w:spacing w:after="120"/>
        <w:jc w:val="both"/>
        <w:rPr>
          <w:ins w:id="18705" w:author="Visone Rossana (GSE)" w:date="2025-10-17T17:10:00Z" w16du:dateUtc="2025-10-17T15:10:00Z"/>
          <w:i/>
          <w:color w:val="000000"/>
          <w:sz w:val="18"/>
          <w:szCs w:val="18"/>
        </w:rPr>
      </w:pPr>
    </w:p>
    <w:p w14:paraId="75EC344C" w14:textId="177242A8" w:rsidR="00C10C1D" w:rsidRDefault="00C10C1D" w:rsidP="00C10C1D">
      <w:pPr>
        <w:spacing w:after="120"/>
        <w:jc w:val="both"/>
        <w:rPr>
          <w:ins w:id="18706" w:author="Rivera Cordero Daybeth Gabriela (GSE)" w:date="2025-10-23T15:38:00Z" w16du:dateUtc="2025-10-23T13:38:00Z"/>
          <w:sz w:val="22"/>
          <w:szCs w:val="22"/>
        </w:rPr>
      </w:pPr>
      <w:commentRangeStart w:id="18707"/>
      <w:ins w:id="18708" w:author="Visone Rossana (GSE)" w:date="2025-10-17T17:16:00Z" w16du:dateUtc="2025-10-17T15:16:00Z">
        <w:r w:rsidRPr="004A76F1">
          <w:rPr>
            <w:sz w:val="22"/>
            <w:szCs w:val="22"/>
            <w:highlight w:val="yellow"/>
          </w:rPr>
          <w:t xml:space="preserve">Si applica, inoltre, una maggiorazione del 10% nel caso in cui </w:t>
        </w:r>
      </w:ins>
      <w:ins w:id="18709" w:author="Visone Rossana (GSE)" w:date="2025-10-17T17:18:00Z" w16du:dateUtc="2025-10-17T15:18:00Z">
        <w:r w:rsidR="00EC756E">
          <w:rPr>
            <w:sz w:val="22"/>
            <w:szCs w:val="22"/>
            <w:highlight w:val="yellow"/>
          </w:rPr>
          <w:t xml:space="preserve">per </w:t>
        </w:r>
      </w:ins>
      <w:ins w:id="18710" w:author="Visone Rossana (GSE)" w:date="2025-10-17T17:16:00Z" w16du:dateUtc="2025-10-17T15:16:00Z">
        <w:r w:rsidR="00946532">
          <w:rPr>
            <w:sz w:val="22"/>
            <w:szCs w:val="22"/>
            <w:highlight w:val="yellow"/>
          </w:rPr>
          <w:t xml:space="preserve">le chiusure trasparenti </w:t>
        </w:r>
        <w:r>
          <w:rPr>
            <w:sz w:val="22"/>
            <w:szCs w:val="22"/>
            <w:highlight w:val="yellow"/>
          </w:rPr>
          <w:t>installat</w:t>
        </w:r>
        <w:r w:rsidR="00946532">
          <w:rPr>
            <w:sz w:val="22"/>
            <w:szCs w:val="22"/>
            <w:highlight w:val="yellow"/>
          </w:rPr>
          <w:t xml:space="preserve">e </w:t>
        </w:r>
      </w:ins>
      <w:ins w:id="18711" w:author="Visone Rossana (GSE)" w:date="2025-10-17T17:18:00Z" w16du:dateUtc="2025-10-17T15:18:00Z">
        <w:r w:rsidR="00EC756E">
          <w:rPr>
            <w:sz w:val="22"/>
            <w:szCs w:val="22"/>
            <w:highlight w:val="yellow"/>
          </w:rPr>
          <w:t>i componenti</w:t>
        </w:r>
      </w:ins>
      <w:ins w:id="18712" w:author="Visone Rossana (GSE)" w:date="2025-10-17T17:19:00Z" w16du:dateUtc="2025-10-17T15:19:00Z">
        <w:r w:rsidR="00EC756E">
          <w:rPr>
            <w:sz w:val="22"/>
            <w:szCs w:val="22"/>
            <w:highlight w:val="yellow"/>
          </w:rPr>
          <w:t>,</w:t>
        </w:r>
      </w:ins>
      <w:ins w:id="18713" w:author="Visone Rossana (GSE)" w:date="2025-10-17T17:18:00Z" w16du:dateUtc="2025-10-17T15:18:00Z">
        <w:r w:rsidR="00EC756E">
          <w:rPr>
            <w:sz w:val="22"/>
            <w:szCs w:val="22"/>
            <w:highlight w:val="yellow"/>
          </w:rPr>
          <w:t xml:space="preserve"> </w:t>
        </w:r>
      </w:ins>
      <w:ins w:id="18714" w:author="Visone Rossana (GSE)" w:date="2025-10-17T17:16:00Z" w16du:dateUtc="2025-10-17T15:16:00Z">
        <w:r w:rsidR="00946532">
          <w:rPr>
            <w:sz w:val="22"/>
            <w:szCs w:val="22"/>
            <w:highlight w:val="yellow"/>
          </w:rPr>
          <w:t>intes</w:t>
        </w:r>
      </w:ins>
      <w:ins w:id="18715" w:author="Visone Rossana (GSE)" w:date="2025-10-17T17:19:00Z" w16du:dateUtc="2025-10-17T15:19:00Z">
        <w:r w:rsidR="00EC756E">
          <w:rPr>
            <w:sz w:val="22"/>
            <w:szCs w:val="22"/>
            <w:highlight w:val="yellow"/>
          </w:rPr>
          <w:t>i</w:t>
        </w:r>
      </w:ins>
      <w:ins w:id="18716" w:author="Visone Rossana (GSE)" w:date="2025-10-17T17:16:00Z" w16du:dateUtc="2025-10-17T15:16:00Z">
        <w:r w:rsidR="00946532">
          <w:rPr>
            <w:sz w:val="22"/>
            <w:szCs w:val="22"/>
            <w:highlight w:val="yellow"/>
          </w:rPr>
          <w:t xml:space="preserve"> </w:t>
        </w:r>
      </w:ins>
      <w:ins w:id="18717" w:author="Visone Rossana (GSE)" w:date="2025-10-17T17:18:00Z" w16du:dateUtc="2025-10-17T15:18:00Z">
        <w:r w:rsidR="00EC756E" w:rsidRPr="00EC756E">
          <w:rPr>
            <w:sz w:val="22"/>
            <w:szCs w:val="22"/>
            <w:highlight w:val="yellow"/>
            <w:rPrChange w:id="18718" w:author="Visone Rossana (GSE)" w:date="2025-10-17T17:19:00Z" w16du:dateUtc="2025-10-17T15:19:00Z">
              <w:rPr>
                <w:i/>
              </w:rPr>
            </w:rPrChange>
          </w:rPr>
          <w:t xml:space="preserve">elementi opachi (telaio e controtelaio) in legno, metallo, materiale plastico, ecc. </w:t>
        </w:r>
      </w:ins>
      <w:ins w:id="18719" w:author="Visone Rossana (GSE)" w:date="2025-10-17T17:16:00Z" w16du:dateUtc="2025-10-17T15:16:00Z">
        <w:r w:rsidRPr="004A76F1">
          <w:rPr>
            <w:sz w:val="22"/>
            <w:szCs w:val="22"/>
            <w:highlight w:val="yellow"/>
          </w:rPr>
          <w:t>siano prodotti nell’Unione Europea</w:t>
        </w:r>
        <w:r w:rsidRPr="00EC756E">
          <w:rPr>
            <w:sz w:val="22"/>
            <w:szCs w:val="22"/>
            <w:highlight w:val="yellow"/>
            <w:rPrChange w:id="18720" w:author="Visone Rossana (GSE)" w:date="2025-10-17T17:19:00Z" w16du:dateUtc="2025-10-17T15:19:00Z">
              <w:rPr>
                <w:sz w:val="22"/>
                <w:szCs w:val="22"/>
              </w:rPr>
            </w:rPrChange>
          </w:rPr>
          <w:t>.</w:t>
        </w:r>
      </w:ins>
      <w:commentRangeEnd w:id="18707"/>
      <w:ins w:id="18721" w:author="Visone Rossana (GSE)" w:date="2025-10-17T17:19:00Z" w16du:dateUtc="2025-10-17T15:19:00Z">
        <w:r w:rsidR="00EC756E">
          <w:rPr>
            <w:rStyle w:val="Rimandocommento"/>
            <w:sz w:val="22"/>
            <w:szCs w:val="22"/>
          </w:rPr>
          <w:commentReference w:id="18707"/>
        </w:r>
      </w:ins>
    </w:p>
    <w:p w14:paraId="1F5E2E99" w14:textId="77777777" w:rsidR="00C36840" w:rsidRPr="00D93419" w:rsidRDefault="00C36840" w:rsidP="00C36840">
      <w:pPr>
        <w:spacing w:after="120"/>
        <w:jc w:val="both"/>
        <w:rPr>
          <w:ins w:id="18722" w:author="Rivera Cordero Daybeth Gabriela (GSE)" w:date="2025-10-23T15:39:00Z" w16du:dateUtc="2025-10-23T13:39:00Z"/>
          <w:rFonts w:ascii="Calibri" w:hAnsi="Calibri" w:cs="Calibri"/>
          <w:sz w:val="22"/>
          <w:szCs w:val="22"/>
        </w:rPr>
      </w:pPr>
      <w:ins w:id="18723" w:author="Rivera Cordero Daybeth Gabriela (GSE)" w:date="2025-10-23T15:39:00Z" w16du:dateUtc="2025-10-23T13:39:00Z">
        <w:r w:rsidRPr="00BC6826">
          <w:rPr>
            <w:sz w:val="22"/>
            <w:szCs w:val="22"/>
          </w:rPr>
          <w:t>A</w:t>
        </w:r>
        <w:r>
          <w:rPr>
            <w:sz w:val="22"/>
            <w:szCs w:val="22"/>
          </w:rPr>
          <w:t xml:space="preserve">nche con l’applicazione delle </w:t>
        </w:r>
        <w:r w:rsidRPr="00BC6826">
          <w:rPr>
            <w:sz w:val="22"/>
            <w:szCs w:val="22"/>
          </w:rPr>
          <w:t>premialità previste</w:t>
        </w:r>
        <w:r>
          <w:rPr>
            <w:sz w:val="22"/>
            <w:szCs w:val="22"/>
          </w:rPr>
          <w:t>, l</w:t>
        </w:r>
        <w:r w:rsidRPr="00D93419">
          <w:rPr>
            <w:rFonts w:ascii="Calibri" w:hAnsi="Calibri" w:cs="Calibri"/>
            <w:sz w:val="22"/>
            <w:szCs w:val="22"/>
          </w:rPr>
          <w:t xml:space="preserve">’ammontare dell’incentivo erogato al Soggetto Responsabile ai sensi del presente Decreto non può eccedere, in nessun caso, il 65% delle spese sostenute </w:t>
        </w:r>
        <w:r w:rsidRPr="00D93419">
          <w:rPr>
            <w:rFonts w:ascii="Calibri" w:hAnsi="Calibri" w:cs="Calibri"/>
            <w:sz w:val="22"/>
            <w:szCs w:val="22"/>
          </w:rPr>
          <w:lastRenderedPageBreak/>
          <w:t>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D93419">
          <w:rPr>
            <w:rFonts w:ascii="Calibri" w:hAnsi="Calibri" w:cs="Calibri"/>
            <w:sz w:val="22"/>
            <w:szCs w:val="22"/>
          </w:rPr>
          <w:t>.</w:t>
        </w:r>
      </w:ins>
    </w:p>
    <w:p w14:paraId="6EB73D1D" w14:textId="17E87A0B" w:rsidR="00C36840" w:rsidDel="00E252E8" w:rsidRDefault="00C36840">
      <w:pPr>
        <w:spacing w:line="276" w:lineRule="auto"/>
        <w:jc w:val="both"/>
        <w:rPr>
          <w:del w:id="18724" w:author="Rivera Cordero Daybeth Gabriela (GSE)" w:date="2025-10-23T15:38:00Z" w16du:dateUtc="2025-10-23T13:38:00Z"/>
          <w:rFonts w:ascii="Calibri" w:hAnsi="Calibri" w:cs="Calibri"/>
          <w:sz w:val="22"/>
          <w:szCs w:val="22"/>
        </w:rPr>
      </w:pPr>
      <w:ins w:id="18725" w:author="Rivera Cordero Daybeth Gabriela (GSE)" w:date="2025-10-23T15:39:00Z" w16du:dateUtc="2025-10-23T13:39:00Z">
        <w:r w:rsidRPr="00D93419">
          <w:rPr>
            <w:rFonts w:ascii="Calibri" w:hAnsi="Calibri" w:cs="Calibri"/>
            <w:sz w:val="22"/>
            <w:szCs w:val="22"/>
          </w:rPr>
          <w:t xml:space="preserve">Per gli interventi realizzati su edifici pubblici di cui all’art. 11, comma 2, del Decreto la percentuale incentivata della spesa ammissibile è pari al 100%, </w:t>
        </w:r>
        <w:r w:rsidRPr="000A3916">
          <w:rPr>
            <w:rFonts w:ascii="Calibri" w:hAnsi="Calibri" w:cs="Calibri"/>
            <w:sz w:val="22"/>
            <w:szCs w:val="22"/>
            <w:u w:val="single"/>
          </w:rPr>
          <w:t>secondo le specificità indicate al paragrafo 4.2 delle presenti Regole Applicative</w:t>
        </w:r>
        <w:r w:rsidRPr="00D93419">
          <w:rPr>
            <w:rFonts w:ascii="Calibri" w:hAnsi="Calibri" w:cs="Calibri"/>
            <w:sz w:val="22"/>
            <w:szCs w:val="22"/>
          </w:rPr>
          <w:t>.</w:t>
        </w:r>
      </w:ins>
    </w:p>
    <w:p w14:paraId="0094D692" w14:textId="77777777" w:rsidR="00E252E8" w:rsidRPr="00E252E8" w:rsidRDefault="00E252E8">
      <w:pPr>
        <w:spacing w:line="276" w:lineRule="auto"/>
        <w:jc w:val="both"/>
        <w:rPr>
          <w:ins w:id="18726" w:author="Rivera Cordero Daybeth Gabriela (GSE)" w:date="2025-10-23T15:39:00Z" w16du:dateUtc="2025-10-23T13:39:00Z"/>
          <w:rFonts w:ascii="Calibri" w:hAnsi="Calibri" w:cs="Calibri"/>
          <w:sz w:val="22"/>
          <w:szCs w:val="22"/>
          <w:rPrChange w:id="18727" w:author="Rivera Cordero Daybeth Gabriela (GSE)" w:date="2025-10-23T15:39:00Z" w16du:dateUtc="2025-10-23T13:39:00Z">
            <w:rPr>
              <w:ins w:id="18728" w:author="Rivera Cordero Daybeth Gabriela (GSE)" w:date="2025-10-23T15:39:00Z" w16du:dateUtc="2025-10-23T13:39:00Z"/>
              <w:sz w:val="22"/>
              <w:szCs w:val="22"/>
            </w:rPr>
          </w:rPrChange>
        </w:rPr>
        <w:pPrChange w:id="18729" w:author="Rivera Cordero Daybeth Gabriela (GSE)" w:date="2025-10-23T15:39:00Z" w16du:dateUtc="2025-10-23T13:39:00Z">
          <w:pPr>
            <w:spacing w:after="120"/>
            <w:jc w:val="both"/>
          </w:pPr>
        </w:pPrChange>
      </w:pPr>
    </w:p>
    <w:p w14:paraId="019F2E7D" w14:textId="41C4821A" w:rsidR="00C10C1D" w:rsidRDefault="00C10C1D" w:rsidP="00C10C1D">
      <w:pPr>
        <w:spacing w:after="120" w:line="276" w:lineRule="auto"/>
        <w:jc w:val="both"/>
        <w:rPr>
          <w:ins w:id="18730" w:author="Visone Rossana (GSE)" w:date="2025-10-17T17:16:00Z" w16du:dateUtc="2025-10-17T15:16:00Z"/>
          <w:bCs/>
          <w:sz w:val="22"/>
          <w:szCs w:val="22"/>
        </w:rPr>
      </w:pPr>
      <w:ins w:id="18731" w:author="Visone Rossana (GSE)" w:date="2025-10-17T17:16:00Z" w16du:dateUtc="2025-10-17T15:16:00Z">
        <w:r w:rsidRPr="004A76F1">
          <w:rPr>
            <w:sz w:val="22"/>
            <w:szCs w:val="22"/>
          </w:rPr>
          <w:t>Le spese sostenute per la redazione della diagnosi e dell’Attestato di Prestazione Energetica sono incentivate nella misura del 100%</w:t>
        </w:r>
      </w:ins>
      <w:ins w:id="18732" w:author="Visone Rossana (GSE)" w:date="2025-10-17T17:29:00Z" w16du:dateUtc="2025-10-17T15:29:00Z">
        <w:r w:rsidR="00F72BCA">
          <w:rPr>
            <w:sz w:val="22"/>
            <w:szCs w:val="22"/>
          </w:rPr>
          <w:t xml:space="preserve"> nei limiti </w:t>
        </w:r>
      </w:ins>
      <w:ins w:id="18733" w:author="Visone Rossana (GSE)" w:date="2025-10-17T17:30:00Z" w16du:dateUtc="2025-10-17T15:30:00Z">
        <w:r w:rsidR="00750A8D">
          <w:rPr>
            <w:sz w:val="22"/>
            <w:szCs w:val="22"/>
          </w:rPr>
          <w:t>indicati nell’Allegato II del Decreto</w:t>
        </w:r>
      </w:ins>
      <w:ins w:id="18734" w:author="Visone Rossana (GSE)" w:date="2025-10-17T17:16:00Z" w16du:dateUtc="2025-10-17T15:16:00Z">
        <w:r>
          <w:rPr>
            <w:sz w:val="22"/>
            <w:szCs w:val="22"/>
          </w:rPr>
          <w:t xml:space="preserve">, </w:t>
        </w:r>
        <w:r w:rsidRPr="004A76F1">
          <w:rPr>
            <w:bCs/>
            <w:sz w:val="22"/>
            <w:szCs w:val="22"/>
            <w:u w:val="single"/>
          </w:rPr>
          <w:t>ad esclusione de</w:t>
        </w:r>
        <w:r>
          <w:rPr>
            <w:bCs/>
            <w:sz w:val="22"/>
            <w:szCs w:val="22"/>
            <w:u w:val="single"/>
          </w:rPr>
          <w:t>i soggetti privati e delle</w:t>
        </w:r>
        <w:r w:rsidRPr="004A76F1">
          <w:rPr>
            <w:bCs/>
            <w:sz w:val="22"/>
            <w:szCs w:val="22"/>
            <w:u w:val="single"/>
          </w:rPr>
          <w:t xml:space="preserve"> Cooperative di abitanti e delle Cooperative sociali per le quali è previsto un ristoro del 50% delle spese</w:t>
        </w:r>
        <w:r w:rsidRPr="004A76F1">
          <w:rPr>
            <w:bCs/>
            <w:sz w:val="22"/>
            <w:szCs w:val="22"/>
          </w:rPr>
          <w:t xml:space="preserve">. </w:t>
        </w:r>
      </w:ins>
    </w:p>
    <w:p w14:paraId="52C73405" w14:textId="77777777" w:rsidR="00C10C1D" w:rsidRPr="009A7E3B" w:rsidRDefault="00C10C1D" w:rsidP="00C10C1D">
      <w:pPr>
        <w:spacing w:after="120" w:line="276" w:lineRule="auto"/>
        <w:jc w:val="both"/>
        <w:rPr>
          <w:ins w:id="18735" w:author="Visone Rossana (GSE)" w:date="2025-10-17T17:16:00Z" w16du:dateUtc="2025-10-17T15:16:00Z"/>
          <w:bCs/>
          <w:sz w:val="22"/>
          <w:szCs w:val="22"/>
        </w:rPr>
      </w:pPr>
      <w:ins w:id="18736" w:author="Visone Rossana (GSE)" w:date="2025-10-17T17:16:00Z" w16du:dateUtc="2025-10-17T15:16:00Z">
        <w:r w:rsidRPr="009A7E3B">
          <w:rPr>
            <w:bCs/>
            <w:sz w:val="22"/>
            <w:szCs w:val="22"/>
          </w:rPr>
          <w:t xml:space="preserve">Si precisa che i suddetti contributi non concorrono alla formazione di </w:t>
        </w:r>
        <w:r w:rsidRPr="009A7E3B">
          <w:rPr>
            <w:sz w:val="22"/>
            <w:szCs w:val="22"/>
          </w:rPr>
          <w:t>I</w:t>
        </w:r>
        <w:r w:rsidRPr="009A7E3B">
          <w:rPr>
            <w:sz w:val="22"/>
            <w:szCs w:val="22"/>
            <w:vertAlign w:val="subscript"/>
          </w:rPr>
          <w:t xml:space="preserve">tot </w:t>
        </w:r>
        <w:r w:rsidRPr="009A7E3B">
          <w:rPr>
            <w:sz w:val="22"/>
            <w:szCs w:val="22"/>
          </w:rPr>
          <w:t>previsto per lo specifico intervento</w:t>
        </w:r>
        <w:r w:rsidRPr="009A7E3B">
          <w:rPr>
            <w:bCs/>
            <w:sz w:val="22"/>
            <w:szCs w:val="22"/>
          </w:rPr>
          <w:t xml:space="preserve">.  </w:t>
        </w:r>
      </w:ins>
    </w:p>
    <w:p w14:paraId="3F239004" w14:textId="299FCED2" w:rsidR="00C10C1D" w:rsidRDefault="00C10C1D" w:rsidP="00C10C1D">
      <w:pPr>
        <w:spacing w:after="120" w:line="276" w:lineRule="auto"/>
        <w:jc w:val="both"/>
        <w:rPr>
          <w:ins w:id="18737" w:author="Oliosi Francesco (GSE)" w:date="2025-10-20T11:02:00Z" w16du:dateUtc="2025-10-20T09:02:00Z"/>
          <w:bCs/>
          <w:sz w:val="22"/>
          <w:szCs w:val="22"/>
        </w:rPr>
      </w:pPr>
      <w:ins w:id="18738" w:author="Visone Rossana (GSE)" w:date="2025-10-17T17:16:00Z" w16du:dateUtc="2025-10-17T15:16:00Z">
        <w:r w:rsidRPr="004A76F1">
          <w:rPr>
            <w:bCs/>
            <w:sz w:val="22"/>
            <w:szCs w:val="22"/>
            <w:highlight w:val="yellow"/>
          </w:rPr>
          <w:t>Per le grandi imprese</w:t>
        </w:r>
        <w:r>
          <w:rPr>
            <w:bCs/>
            <w:sz w:val="22"/>
            <w:szCs w:val="22"/>
            <w:highlight w:val="yellow"/>
          </w:rPr>
          <w:t>, ivi inclusi gli ETS economici con tale dimensione di impresa, non costituisce una spesa ammissibile il costo sostenuto per la redazione dell’attestato di prestazione energetica ante e post intervento, ai sensi</w:t>
        </w:r>
        <w:commentRangeStart w:id="18739"/>
        <w:r>
          <w:rPr>
            <w:bCs/>
            <w:sz w:val="22"/>
            <w:szCs w:val="22"/>
            <w:highlight w:val="yellow"/>
          </w:rPr>
          <w:t xml:space="preserve"> dell’art. 26, comma 2</w:t>
        </w:r>
      </w:ins>
      <w:ins w:id="18740" w:author="Visone Rossana (GSE)" w:date="2025-10-17T17:17:00Z" w16du:dateUtc="2025-10-17T15:17:00Z">
        <w:r w:rsidR="00946532">
          <w:rPr>
            <w:bCs/>
            <w:sz w:val="22"/>
            <w:szCs w:val="22"/>
            <w:highlight w:val="yellow"/>
          </w:rPr>
          <w:t>,</w:t>
        </w:r>
      </w:ins>
      <w:ins w:id="18741" w:author="Visone Rossana (GSE)" w:date="2025-10-17T17:16:00Z" w16du:dateUtc="2025-10-17T15:16:00Z">
        <w:r>
          <w:rPr>
            <w:bCs/>
            <w:sz w:val="22"/>
            <w:szCs w:val="22"/>
            <w:highlight w:val="yellow"/>
          </w:rPr>
          <w:t xml:space="preserve"> del Decreto</w:t>
        </w:r>
        <w:commentRangeEnd w:id="18739"/>
        <w:r>
          <w:rPr>
            <w:rStyle w:val="Rimandocommento"/>
            <w:bCs/>
            <w:sz w:val="22"/>
            <w:szCs w:val="22"/>
            <w:highlight w:val="yellow"/>
          </w:rPr>
          <w:commentReference w:id="18739"/>
        </w:r>
        <w:r>
          <w:rPr>
            <w:bCs/>
            <w:sz w:val="22"/>
            <w:szCs w:val="22"/>
            <w:highlight w:val="yellow"/>
          </w:rPr>
          <w:t xml:space="preserve">. </w:t>
        </w:r>
      </w:ins>
    </w:p>
    <w:p w14:paraId="7757D0DE" w14:textId="2820F4B8" w:rsidR="00BC13C6" w:rsidRPr="00BC13C6" w:rsidRDefault="00BC13C6">
      <w:pPr>
        <w:pStyle w:val="TITOLO20"/>
        <w:numPr>
          <w:ilvl w:val="2"/>
          <w:numId w:val="292"/>
        </w:numPr>
        <w:ind w:left="1134" w:hanging="708"/>
        <w:rPr>
          <w:ins w:id="18743" w:author="Visone Rossana (GSE)" w:date="2025-10-17T17:16:00Z" w16du:dateUtc="2025-10-17T15:16:00Z"/>
          <w:bCs w:val="0"/>
          <w:rPrChange w:id="18744" w:author="Oliosi Francesco (GSE)" w:date="2025-10-20T11:03:00Z" w16du:dateUtc="2025-10-20T09:03:00Z">
            <w:rPr>
              <w:ins w:id="18745" w:author="Visone Rossana (GSE)" w:date="2025-10-17T17:16:00Z" w16du:dateUtc="2025-10-17T15:16:00Z"/>
              <w:bCs/>
              <w:sz w:val="22"/>
              <w:szCs w:val="22"/>
            </w:rPr>
          </w:rPrChange>
        </w:rPr>
        <w:pPrChange w:id="18746" w:author="Oliosi Francesco (GSE)" w:date="2025-10-20T11:03:00Z" w16du:dateUtc="2025-10-20T09:03:00Z">
          <w:pPr>
            <w:spacing w:after="120" w:line="276" w:lineRule="auto"/>
            <w:jc w:val="both"/>
          </w:pPr>
        </w:pPrChange>
      </w:pPr>
      <w:bookmarkStart w:id="18747" w:name="_Toc212462581"/>
      <w:ins w:id="18748" w:author="Oliosi Francesco (GSE)" w:date="2025-10-20T11:03:00Z" w16du:dateUtc="2025-10-20T09:03:00Z">
        <w:r>
          <w:t>Documentazione necessaria per l’accesso all’incentivo</w:t>
        </w:r>
      </w:ins>
      <w:bookmarkEnd w:id="18747"/>
    </w:p>
    <w:p w14:paraId="3BF07BFE" w14:textId="05706FD6" w:rsidR="00CC090A" w:rsidRPr="00F95DBE" w:rsidDel="00FF4DB4" w:rsidRDefault="00F71C59">
      <w:pPr>
        <w:rPr>
          <w:ins w:id="18749" w:author="Visone Rossana (GSE)" w:date="2025-10-12T18:10:00Z" w16du:dateUtc="2025-10-12T16:10:00Z"/>
          <w:del w:id="18750" w:author="Oliosi Francesco (GSE)" w:date="2025-10-20T11:03:00Z" w16du:dateUtc="2025-10-20T09:03:00Z"/>
          <w:szCs w:val="26"/>
          <w:rPrChange w:id="18751" w:author="Visone Rossana (GSE)" w:date="2025-10-17T17:32:00Z" w16du:dateUtc="2025-10-17T15:32:00Z">
            <w:rPr>
              <w:ins w:id="18752" w:author="Visone Rossana (GSE)" w:date="2025-10-12T18:10:00Z" w16du:dateUtc="2025-10-12T16:10:00Z"/>
              <w:del w:id="18753" w:author="Oliosi Francesco (GSE)" w:date="2025-10-20T11:03:00Z" w16du:dateUtc="2025-10-20T09:03:00Z"/>
              <w:sz w:val="22"/>
              <w:szCs w:val="22"/>
            </w:rPr>
          </w:rPrChange>
        </w:rPr>
        <w:pPrChange w:id="18754" w:author="Visone Rossana (GSE)" w:date="2025-10-17T17:38:00Z" w16du:dateUtc="2025-10-17T15:38:00Z">
          <w:pPr>
            <w:pStyle w:val="TITOLO3GSE"/>
          </w:pPr>
        </w:pPrChange>
      </w:pPr>
      <w:ins w:id="18755" w:author="Visone Rossana (GSE)" w:date="2025-10-17T17:38:00Z" w16du:dateUtc="2025-10-17T15:38:00Z">
        <w:del w:id="18756" w:author="Oliosi Francesco (GSE)" w:date="2025-10-20T11:01:00Z" w16du:dateUtc="2025-10-20T09:01:00Z">
          <w:r w:rsidRPr="00741E63">
            <w:delText xml:space="preserve">9.2.5 </w:delText>
          </w:r>
        </w:del>
      </w:ins>
      <w:ins w:id="18757" w:author="Visone Rossana (GSE)" w:date="2025-10-17T17:32:00Z" w16du:dateUtc="2025-10-17T15:32:00Z">
        <w:del w:id="18758" w:author="Oliosi Francesco (GSE)" w:date="2025-10-20T11:03:00Z" w16du:dateUtc="2025-10-20T09:03:00Z">
          <w:r w:rsidR="00F95DBE" w:rsidRPr="00BC13C6">
            <w:rPr>
              <w:rPrChange w:id="18759" w:author="Visone Rossana (GSE)" w:date="2025-10-17T17:32:00Z" w16du:dateUtc="2025-10-17T15:32:00Z">
                <w:rPr>
                  <w:sz w:val="22"/>
                  <w:szCs w:val="22"/>
                </w:rPr>
              </w:rPrChange>
            </w:rPr>
            <w:delText xml:space="preserve">Documentazione </w:delText>
          </w:r>
        </w:del>
      </w:ins>
      <w:ins w:id="18760" w:author="Visone Rossana (GSE)" w:date="2025-10-17T17:33:00Z" w16du:dateUtc="2025-10-17T15:33:00Z">
        <w:del w:id="18761" w:author="Oliosi Francesco (GSE)" w:date="2025-10-20T11:03:00Z" w16du:dateUtc="2025-10-20T09:03:00Z">
          <w:r w:rsidR="00FB453D" w:rsidRPr="00741E63">
            <w:delText>necessaria per l’accesso all’incentivo</w:delText>
          </w:r>
        </w:del>
      </w:ins>
      <w:ins w:id="18762" w:author="Visone Rossana (GSE)" w:date="2025-10-12T18:14:00Z" w16du:dateUtc="2025-10-12T16:14:00Z">
        <w:del w:id="18763" w:author="Oliosi Francesco (GSE)" w:date="2025-10-20T11:03:00Z" w16du:dateUtc="2025-10-20T09:03:00Z">
          <w:r w:rsidR="00FA7206" w:rsidRPr="003C24B8" w:rsidDel="00FF4DB4">
            <w:delText xml:space="preserve">Tabella </w:delText>
          </w:r>
          <w:r w:rsidR="00FA7206" w:rsidRPr="00BC13C6" w:rsidDel="00FF4DB4">
            <w:rPr>
              <w:rPrChange w:id="18764" w:author="Visone Rossana (GSE)" w:date="2025-10-17T17:32:00Z" w16du:dateUtc="2025-10-17T15:32:00Z">
                <w:rPr>
                  <w:highlight w:val="yellow"/>
                </w:rPr>
              </w:rPrChange>
            </w:rPr>
            <w:delText>x</w:delText>
          </w:r>
          <w:r w:rsidR="00FA7206" w:rsidRPr="003C24B8" w:rsidDel="00FF4DB4">
            <w:delText xml:space="preserve"> - Strutture opache: valori necessari per il calcolo dell'incentivo</w:delText>
          </w:r>
        </w:del>
      </w:ins>
    </w:p>
    <w:p w14:paraId="2BD3EAD5" w14:textId="1E4B4337" w:rsidR="008455D8" w:rsidRPr="00741E63" w:rsidDel="009B6421" w:rsidRDefault="008455D8">
      <w:pPr>
        <w:rPr>
          <w:ins w:id="18765" w:author="Visone Rossana (GSE)" w:date="2025-10-12T18:10:00Z" w16du:dateUtc="2025-10-12T16:10:00Z"/>
          <w:del w:id="18766" w:author="Visone Rossana (GSE)" w:date="2025-10-17T17:32:00Z" w16du:dateUtc="2025-10-17T15:32:00Z"/>
        </w:rPr>
        <w:pPrChange w:id="18767" w:author="Visone Rossana (GSE)" w:date="2025-10-17T17:37:00Z" w16du:dateUtc="2025-10-17T15:37:00Z">
          <w:pPr>
            <w:pStyle w:val="TITOLO3GSE"/>
          </w:pPr>
        </w:pPrChange>
      </w:pPr>
    </w:p>
    <w:p w14:paraId="338F15F8" w14:textId="262BFA5E" w:rsidR="009B6421" w:rsidRPr="00741E63" w:rsidRDefault="009B6421">
      <w:pPr>
        <w:rPr>
          <w:ins w:id="18768" w:author="Visone Rossana (GSE)" w:date="2025-10-17T17:32:00Z" w16du:dateUtc="2025-10-17T15:32:00Z"/>
          <w:del w:id="18769" w:author="Oliosi Francesco (GSE)" w:date="2025-10-20T11:03:00Z" w16du:dateUtc="2025-10-20T09:03:00Z"/>
        </w:rPr>
        <w:pPrChange w:id="18770" w:author="Visone Rossana (GSE)" w:date="2025-10-17T17:37:00Z" w16du:dateUtc="2025-10-17T15:37:00Z">
          <w:pPr>
            <w:pStyle w:val="TITOLO20"/>
            <w:numPr>
              <w:ilvl w:val="2"/>
              <w:numId w:val="455"/>
            </w:numPr>
            <w:ind w:left="1715" w:hanging="504"/>
          </w:pPr>
        </w:pPrChange>
      </w:pPr>
    </w:p>
    <w:p w14:paraId="54548A04" w14:textId="77777777" w:rsidR="008455D8" w:rsidRPr="00726C50" w:rsidDel="009B4163" w:rsidRDefault="008455D8">
      <w:pPr>
        <w:rPr>
          <w:ins w:id="18771" w:author="Visone Rossana (GSE)" w:date="2025-10-12T18:10:00Z" w16du:dateUtc="2025-10-12T16:10:00Z"/>
          <w:del w:id="18772" w:author="Visone Rossana (GSE)" w:date="2025-10-17T17:37:00Z" w16du:dateUtc="2025-10-17T15:37:00Z"/>
          <w:sz w:val="22"/>
          <w:szCs w:val="22"/>
          <w:rPrChange w:id="18773" w:author="Oliosi Francesco (GSE)" w:date="2025-10-15T10:47:00Z" w16du:dateUtc="2025-10-15T08:47:00Z">
            <w:rPr>
              <w:ins w:id="18774" w:author="Visone Rossana (GSE)" w:date="2025-10-12T18:10:00Z" w16du:dateUtc="2025-10-12T16:10:00Z"/>
              <w:del w:id="18775" w:author="Visone Rossana (GSE)" w:date="2025-10-17T17:37:00Z" w16du:dateUtc="2025-10-17T15:37:00Z"/>
            </w:rPr>
          </w:rPrChange>
        </w:rPr>
        <w:pPrChange w:id="18776" w:author="Oliosi Francesco (GSE)" w:date="2025-10-15T10:47:00Z" w16du:dateUtc="2025-10-15T08:47:00Z">
          <w:pPr>
            <w:pStyle w:val="TITOLO3GSE"/>
          </w:pPr>
        </w:pPrChange>
      </w:pPr>
    </w:p>
    <w:p w14:paraId="34B09ACC" w14:textId="77777777" w:rsidR="00E111FC" w:rsidRPr="00E111FC" w:rsidRDefault="00E111FC">
      <w:pPr>
        <w:spacing w:after="120" w:line="276" w:lineRule="auto"/>
        <w:jc w:val="both"/>
        <w:rPr>
          <w:ins w:id="18777" w:author="Visone Rossana (GSE)" w:date="2025-10-17T17:36:00Z" w16du:dateUtc="2025-10-17T15:36:00Z"/>
          <w:sz w:val="22"/>
          <w:szCs w:val="22"/>
          <w:rPrChange w:id="18778" w:author="Visone Rossana (GSE)" w:date="2025-10-17T17:37:00Z" w16du:dateUtc="2025-10-17T15:37:00Z">
            <w:rPr>
              <w:ins w:id="18779" w:author="Visone Rossana (GSE)" w:date="2025-10-17T17:36:00Z" w16du:dateUtc="2025-10-17T15:36:00Z"/>
            </w:rPr>
          </w:rPrChange>
        </w:rPr>
        <w:pPrChange w:id="18780" w:author="Visone Rossana (GSE)" w:date="2025-10-17T17:37:00Z" w16du:dateUtc="2025-10-17T15:37:00Z">
          <w:pPr>
            <w:spacing w:after="120"/>
            <w:jc w:val="both"/>
          </w:pPr>
        </w:pPrChange>
      </w:pPr>
      <w:ins w:id="18781" w:author="Visone Rossana (GSE)" w:date="2025-10-17T17:36:00Z" w16du:dateUtc="2025-10-17T15:36:00Z">
        <w:r w:rsidRPr="00E111FC">
          <w:rPr>
            <w:sz w:val="22"/>
            <w:szCs w:val="22"/>
            <w:rPrChange w:id="18782" w:author="Visone Rossana (GSE)" w:date="2025-10-17T17:37:00Z" w16du:dateUtc="2025-10-17T15:37:00Z">
              <w:rPr/>
            </w:rPrChange>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E111FC">
          <w:rPr>
            <w:rFonts w:cs="Calibri"/>
            <w:sz w:val="22"/>
            <w:szCs w:val="22"/>
            <w:rPrChange w:id="18783" w:author="Visone Rossana (GSE)" w:date="2025-10-17T17:37:00Z" w16du:dateUtc="2025-10-17T15:37:00Z">
              <w:rPr>
                <w:rFonts w:cs="Calibri"/>
              </w:rPr>
            </w:rPrChange>
          </w:rPr>
          <w:t>Port</w:t>
        </w:r>
        <w:r w:rsidRPr="00E111FC">
          <w:rPr>
            <w:rFonts w:cs="Calibri"/>
            <w:i/>
            <w:sz w:val="22"/>
            <w:szCs w:val="22"/>
            <w:rPrChange w:id="18784" w:author="Visone Rossana (GSE)" w:date="2025-10-17T17:37:00Z" w16du:dateUtc="2025-10-17T15:37:00Z">
              <w:rPr>
                <w:rFonts w:cs="Calibri"/>
                <w:i/>
              </w:rPr>
            </w:rPrChange>
          </w:rPr>
          <w:t>al</w:t>
        </w:r>
        <w:r w:rsidRPr="00E111FC">
          <w:rPr>
            <w:rFonts w:cs="Calibri"/>
            <w:sz w:val="22"/>
            <w:szCs w:val="22"/>
            <w:rPrChange w:id="18785" w:author="Visone Rossana (GSE)" w:date="2025-10-17T17:37:00Z" w16du:dateUtc="2025-10-17T15:37:00Z">
              <w:rPr>
                <w:rFonts w:cs="Calibri"/>
              </w:rPr>
            </w:rPrChange>
          </w:rPr>
          <w:t>termico</w:t>
        </w:r>
        <w:r w:rsidRPr="00E111FC">
          <w:rPr>
            <w:sz w:val="22"/>
            <w:szCs w:val="22"/>
            <w:rPrChange w:id="18786" w:author="Visone Rossana (GSE)" w:date="2025-10-17T17:37:00Z" w16du:dateUtc="2025-10-17T15:37:00Z">
              <w:rPr/>
            </w:rPrChange>
          </w:rPr>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E111FC">
          <w:rPr>
            <w:i/>
            <w:sz w:val="22"/>
            <w:szCs w:val="22"/>
            <w:rPrChange w:id="18787" w:author="Visone Rossana (GSE)" w:date="2025-10-17T17:37:00Z" w16du:dateUtc="2025-10-17T15:37:00Z">
              <w:rPr>
                <w:i/>
              </w:rPr>
            </w:rPrChange>
          </w:rPr>
          <w:t>in situ</w:t>
        </w:r>
        <w:r w:rsidRPr="00E111FC">
          <w:rPr>
            <w:sz w:val="22"/>
            <w:szCs w:val="22"/>
            <w:rPrChange w:id="18788" w:author="Visone Rossana (GSE)" w:date="2025-10-17T17:37:00Z" w16du:dateUtc="2025-10-17T15:37:00Z">
              <w:rPr/>
            </w:rPrChange>
          </w:rPr>
          <w:t>.</w:t>
        </w:r>
      </w:ins>
    </w:p>
    <w:p w14:paraId="762F6151" w14:textId="77777777" w:rsidR="00E111FC" w:rsidRPr="00E111FC" w:rsidRDefault="00E111FC">
      <w:pPr>
        <w:spacing w:after="120" w:line="276" w:lineRule="auto"/>
        <w:jc w:val="both"/>
        <w:rPr>
          <w:ins w:id="18789" w:author="Visone Rossana (GSE)" w:date="2025-10-17T17:36:00Z" w16du:dateUtc="2025-10-17T15:36:00Z"/>
          <w:b/>
          <w:sz w:val="22"/>
          <w:szCs w:val="22"/>
          <w:u w:val="single"/>
          <w:rPrChange w:id="18790" w:author="Visone Rossana (GSE)" w:date="2025-10-17T17:37:00Z" w16du:dateUtc="2025-10-17T15:37:00Z">
            <w:rPr>
              <w:ins w:id="18791" w:author="Visone Rossana (GSE)" w:date="2025-10-17T17:36:00Z" w16du:dateUtc="2025-10-17T15:36:00Z"/>
              <w:b/>
              <w:u w:val="single"/>
            </w:rPr>
          </w:rPrChange>
        </w:rPr>
        <w:pPrChange w:id="18792" w:author="Visone Rossana (GSE)" w:date="2025-10-17T17:37:00Z" w16du:dateUtc="2025-10-17T15:37:00Z">
          <w:pPr>
            <w:spacing w:after="120"/>
            <w:jc w:val="both"/>
          </w:pPr>
        </w:pPrChange>
      </w:pPr>
      <w:ins w:id="18793" w:author="Visone Rossana (GSE)" w:date="2025-10-17T17:36:00Z" w16du:dateUtc="2025-10-17T15:36:00Z">
        <w:r w:rsidRPr="00E111FC">
          <w:rPr>
            <w:b/>
            <w:sz w:val="22"/>
            <w:szCs w:val="22"/>
            <w:u w:val="single"/>
            <w:rPrChange w:id="18794" w:author="Visone Rossana (GSE)" w:date="2025-10-17T17:37:00Z" w16du:dateUtc="2025-10-17T15:37:00Z">
              <w:rPr>
                <w:b/>
                <w:u w:val="single"/>
              </w:rPr>
            </w:rPrChange>
          </w:rPr>
          <w:t>Documentazione da allegare alla richiesta di accesso all’incentivo:</w:t>
        </w:r>
      </w:ins>
    </w:p>
    <w:p w14:paraId="12B55F22" w14:textId="77777777" w:rsidR="00E111FC" w:rsidRPr="008A50B1" w:rsidRDefault="00E111FC" w:rsidP="00615EB3">
      <w:pPr>
        <w:numPr>
          <w:ilvl w:val="0"/>
          <w:numId w:val="459"/>
        </w:numPr>
        <w:tabs>
          <w:tab w:val="num" w:pos="284"/>
        </w:tabs>
        <w:spacing w:after="120" w:line="276" w:lineRule="auto"/>
        <w:ind w:left="284"/>
        <w:jc w:val="both"/>
        <w:rPr>
          <w:ins w:id="18795" w:author="Visone Rossana (GSE)" w:date="2025-10-17T17:36:00Z" w16du:dateUtc="2025-10-17T15:36:00Z"/>
          <w:rFonts w:cs="Calibri"/>
          <w:sz w:val="22"/>
          <w:szCs w:val="22"/>
          <w:rPrChange w:id="18796" w:author="Visone Rossana (GSE)" w:date="2025-10-17T17:51:00Z" w16du:dateUtc="2025-10-17T15:51:00Z">
            <w:rPr>
              <w:ins w:id="18797" w:author="Visone Rossana (GSE)" w:date="2025-10-17T17:36:00Z" w16du:dateUtc="2025-10-17T15:36:00Z"/>
              <w:rFonts w:cs="Calibri"/>
            </w:rPr>
          </w:rPrChange>
        </w:rPr>
      </w:pPr>
      <w:ins w:id="18798" w:author="Visone Rossana (GSE)" w:date="2025-10-17T17:36:00Z" w16du:dateUtc="2025-10-17T15:36:00Z">
        <w:r w:rsidRPr="008A50B1">
          <w:rPr>
            <w:rFonts w:cs="Calibri"/>
            <w:sz w:val="22"/>
            <w:szCs w:val="22"/>
            <w:rPrChange w:id="18799" w:author="Visone Rossana (GSE)" w:date="2025-10-17T17:51:00Z" w16du:dateUtc="2025-10-17T15:51:00Z">
              <w:rPr>
                <w:rFonts w:cs="Calibri"/>
              </w:rPr>
            </w:rPrChange>
          </w:rPr>
          <w:t xml:space="preserve">documentazione comune a tutte le tipologie di interventi, come specificatamente indicato nell’Allegato </w:t>
        </w:r>
        <w:r w:rsidRPr="008A50B1">
          <w:rPr>
            <w:rFonts w:cs="Calibri"/>
            <w:sz w:val="22"/>
            <w:szCs w:val="22"/>
            <w:highlight w:val="yellow"/>
            <w:rPrChange w:id="18800" w:author="Visone Rossana (GSE)" w:date="2025-10-17T17:51:00Z" w16du:dateUtc="2025-10-17T15:51:00Z">
              <w:rPr>
                <w:rFonts w:cs="Calibri"/>
              </w:rPr>
            </w:rPrChange>
          </w:rPr>
          <w:t>1</w:t>
        </w:r>
        <w:r w:rsidRPr="008A50B1">
          <w:rPr>
            <w:rFonts w:cs="Calibri"/>
            <w:sz w:val="22"/>
            <w:szCs w:val="22"/>
            <w:rPrChange w:id="18801" w:author="Visone Rossana (GSE)" w:date="2025-10-17T17:51:00Z" w16du:dateUtc="2025-10-17T15:51:00Z">
              <w:rPr>
                <w:rFonts w:cs="Calibri"/>
              </w:rPr>
            </w:rPrChange>
          </w:rPr>
          <w:t xml:space="preserve">; </w:t>
        </w:r>
      </w:ins>
    </w:p>
    <w:p w14:paraId="530F54D2" w14:textId="77777777" w:rsidR="00E111FC" w:rsidRPr="008A50B1" w:rsidRDefault="00E111FC" w:rsidP="008478D0">
      <w:pPr>
        <w:numPr>
          <w:ilvl w:val="0"/>
          <w:numId w:val="459"/>
        </w:numPr>
        <w:tabs>
          <w:tab w:val="num" w:pos="284"/>
        </w:tabs>
        <w:spacing w:after="120" w:line="276" w:lineRule="auto"/>
        <w:ind w:left="284"/>
        <w:jc w:val="both"/>
        <w:rPr>
          <w:ins w:id="18802" w:author="Visone Rossana (GSE)" w:date="2025-10-17T17:36:00Z" w16du:dateUtc="2025-10-17T15:36:00Z"/>
          <w:rFonts w:cs="Calibri"/>
          <w:sz w:val="22"/>
          <w:szCs w:val="22"/>
          <w:rPrChange w:id="18803" w:author="Visone Rossana (GSE)" w:date="2025-10-17T17:51:00Z" w16du:dateUtc="2025-10-17T15:51:00Z">
            <w:rPr>
              <w:ins w:id="18804" w:author="Visone Rossana (GSE)" w:date="2025-10-17T17:36:00Z" w16du:dateUtc="2025-10-17T15:36:00Z"/>
              <w:rFonts w:cs="Calibri"/>
            </w:rPr>
          </w:rPrChange>
        </w:rPr>
      </w:pPr>
      <w:ins w:id="18805" w:author="Visone Rossana (GSE)" w:date="2025-10-17T17:36:00Z" w16du:dateUtc="2025-10-17T15:36:00Z">
        <w:r w:rsidRPr="008A50B1">
          <w:rPr>
            <w:rFonts w:cs="Calibri"/>
            <w:sz w:val="22"/>
            <w:szCs w:val="22"/>
            <w:rPrChange w:id="18806" w:author="Visone Rossana (GSE)" w:date="2025-10-17T17:51:00Z" w16du:dateUtc="2025-10-17T15:51:00Z">
              <w:rPr>
                <w:rFonts w:cs="Calibri"/>
              </w:rPr>
            </w:rPrChange>
          </w:rPr>
          <w:t xml:space="preserve">asseverazione di un tecnico abilitato secondo quanto indicato nel paragrafo </w:t>
        </w:r>
        <w:r w:rsidRPr="008A50B1">
          <w:rPr>
            <w:rFonts w:cs="Calibri"/>
            <w:sz w:val="22"/>
            <w:szCs w:val="22"/>
            <w:highlight w:val="yellow"/>
            <w:rPrChange w:id="18807" w:author="Visone Rossana (GSE)" w:date="2025-10-17T17:51:00Z" w16du:dateUtc="2025-10-17T15:51:00Z">
              <w:rPr>
                <w:rFonts w:cs="Calibri"/>
              </w:rPr>
            </w:rPrChange>
          </w:rPr>
          <w:t>6.2</w:t>
        </w:r>
        <w:r w:rsidRPr="008A50B1">
          <w:rPr>
            <w:rFonts w:cs="Calibri"/>
            <w:sz w:val="22"/>
            <w:szCs w:val="22"/>
            <w:rPrChange w:id="18808" w:author="Visone Rossana (GSE)" w:date="2025-10-17T17:51:00Z" w16du:dateUtc="2025-10-17T15:51:00Z">
              <w:rPr>
                <w:rFonts w:cs="Calibri"/>
              </w:rPr>
            </w:rPrChange>
          </w:rPr>
          <w:t xml:space="preserve">; </w:t>
        </w:r>
      </w:ins>
    </w:p>
    <w:p w14:paraId="0E35E258" w14:textId="77777777" w:rsidR="00E111FC" w:rsidRPr="008A50B1" w:rsidRDefault="00E111FC" w:rsidP="008478D0">
      <w:pPr>
        <w:numPr>
          <w:ilvl w:val="0"/>
          <w:numId w:val="459"/>
        </w:numPr>
        <w:tabs>
          <w:tab w:val="num" w:pos="284"/>
        </w:tabs>
        <w:spacing w:after="120" w:line="276" w:lineRule="auto"/>
        <w:ind w:left="284"/>
        <w:jc w:val="both"/>
        <w:rPr>
          <w:ins w:id="18809" w:author="Visone Rossana (GSE)" w:date="2025-10-17T17:36:00Z" w16du:dateUtc="2025-10-17T15:36:00Z"/>
          <w:rFonts w:cs="Calibri"/>
          <w:sz w:val="22"/>
          <w:szCs w:val="22"/>
          <w:rPrChange w:id="18810" w:author="Visone Rossana (GSE)" w:date="2025-10-17T17:51:00Z" w16du:dateUtc="2025-10-17T15:51:00Z">
            <w:rPr>
              <w:ins w:id="18811" w:author="Visone Rossana (GSE)" w:date="2025-10-17T17:36:00Z" w16du:dateUtc="2025-10-17T15:36:00Z"/>
              <w:rFonts w:cs="Calibri"/>
            </w:rPr>
          </w:rPrChange>
        </w:rPr>
      </w:pPr>
      <w:ins w:id="18812" w:author="Visone Rossana (GSE)" w:date="2025-10-17T17:36:00Z" w16du:dateUtc="2025-10-17T15:36:00Z">
        <w:r w:rsidRPr="008A50B1">
          <w:rPr>
            <w:rFonts w:cs="Calibri"/>
            <w:sz w:val="22"/>
            <w:szCs w:val="22"/>
            <w:rPrChange w:id="18813" w:author="Visone Rossana (GSE)" w:date="2025-10-17T17:51:00Z" w16du:dateUtc="2025-10-17T15:51:00Z">
              <w:rPr>
                <w:rFonts w:cs="Calibri"/>
              </w:rPr>
            </w:rPrChange>
          </w:rPr>
          <w:t xml:space="preserve">documentazione fotografica attestante l’intervento, raccolta in documento elettronico in formato PDF con un numero minimo di 7 foto delle facciate oggetto di intervento, </w:t>
        </w:r>
        <w:r w:rsidRPr="008A50B1">
          <w:rPr>
            <w:rFonts w:cs="Calibri"/>
            <w:i/>
            <w:sz w:val="22"/>
            <w:szCs w:val="22"/>
            <w:rPrChange w:id="18814" w:author="Visone Rossana (GSE)" w:date="2025-10-17T17:51:00Z" w16du:dateUtc="2025-10-17T15:51:00Z">
              <w:rPr>
                <w:rFonts w:cs="Calibri"/>
                <w:i/>
              </w:rPr>
            </w:rPrChange>
          </w:rPr>
          <w:t>ante-operam</w:t>
        </w:r>
        <w:r w:rsidRPr="008A50B1">
          <w:rPr>
            <w:rFonts w:cs="Calibri"/>
            <w:sz w:val="22"/>
            <w:szCs w:val="22"/>
            <w:rPrChange w:id="18815" w:author="Visone Rossana (GSE)" w:date="2025-10-17T17:51:00Z" w16du:dateUtc="2025-10-17T15:51:00Z">
              <w:rPr>
                <w:rFonts w:cs="Calibri"/>
              </w:rPr>
            </w:rPrChange>
          </w:rPr>
          <w:t xml:space="preserve"> e </w:t>
        </w:r>
        <w:r w:rsidRPr="008A50B1">
          <w:rPr>
            <w:rFonts w:cs="Calibri"/>
            <w:i/>
            <w:sz w:val="22"/>
            <w:szCs w:val="22"/>
            <w:rPrChange w:id="18816" w:author="Visone Rossana (GSE)" w:date="2025-10-17T17:51:00Z" w16du:dateUtc="2025-10-17T15:51:00Z">
              <w:rPr>
                <w:rFonts w:cs="Calibri"/>
                <w:i/>
              </w:rPr>
            </w:rPrChange>
          </w:rPr>
          <w:t>post-operam</w:t>
        </w:r>
        <w:r w:rsidRPr="008A50B1">
          <w:rPr>
            <w:rFonts w:cs="Calibri"/>
            <w:sz w:val="22"/>
            <w:szCs w:val="22"/>
            <w:rPrChange w:id="18817" w:author="Visone Rossana (GSE)" w:date="2025-10-17T17:51:00Z" w16du:dateUtc="2025-10-17T15:51:00Z">
              <w:rPr>
                <w:rFonts w:cs="Calibri"/>
              </w:rPr>
            </w:rPrChange>
          </w:rPr>
          <w:t xml:space="preserve"> e in fase di lavorazione, oltre ai sistemi di termoregolazione o valvole termostatiche. Qualora l’intervento non venga realizzato sull’intera facciata, indicare sulle foto le chiusure trasparenti oggetto d’intervento;</w:t>
        </w:r>
      </w:ins>
    </w:p>
    <w:p w14:paraId="44390C94" w14:textId="77777777" w:rsidR="00E111FC" w:rsidRPr="008A50B1" w:rsidRDefault="00E111FC" w:rsidP="0003273B">
      <w:pPr>
        <w:numPr>
          <w:ilvl w:val="0"/>
          <w:numId w:val="459"/>
        </w:numPr>
        <w:tabs>
          <w:tab w:val="num" w:pos="284"/>
        </w:tabs>
        <w:spacing w:after="120" w:line="276" w:lineRule="auto"/>
        <w:ind w:left="284"/>
        <w:jc w:val="both"/>
        <w:rPr>
          <w:ins w:id="18818" w:author="Visone Rossana (GSE)" w:date="2025-10-17T17:36:00Z" w16du:dateUtc="2025-10-17T15:36:00Z"/>
          <w:rFonts w:cs="Calibri"/>
          <w:sz w:val="22"/>
          <w:szCs w:val="22"/>
          <w:rPrChange w:id="18819" w:author="Visone Rossana (GSE)" w:date="2025-10-17T17:51:00Z" w16du:dateUtc="2025-10-17T15:51:00Z">
            <w:rPr>
              <w:ins w:id="18820" w:author="Visone Rossana (GSE)" w:date="2025-10-17T17:36:00Z" w16du:dateUtc="2025-10-17T15:36:00Z"/>
              <w:rFonts w:cs="Calibri"/>
            </w:rPr>
          </w:rPrChange>
        </w:rPr>
      </w:pPr>
      <w:ins w:id="18821" w:author="Visone Rossana (GSE)" w:date="2025-10-17T17:36:00Z" w16du:dateUtc="2025-10-17T15:36:00Z">
        <w:r w:rsidRPr="008A50B1">
          <w:rPr>
            <w:rFonts w:cs="Calibri"/>
            <w:sz w:val="22"/>
            <w:szCs w:val="22"/>
            <w:rPrChange w:id="18822" w:author="Visone Rossana (GSE)" w:date="2025-10-17T17:51:00Z" w16du:dateUtc="2025-10-17T15:51:00Z">
              <w:rPr>
                <w:rFonts w:cs="Calibri"/>
              </w:rPr>
            </w:rPrChange>
          </w:rPr>
          <w:t xml:space="preserve">relazione tecnica illustrativa dell’intervento, redatta da progettista o dalla ditta installatrice/produttrice </w:t>
        </w:r>
        <w:r w:rsidRPr="008A50B1">
          <w:rPr>
            <w:rFonts w:eastAsia="Calibri" w:cs="Calibri"/>
            <w:sz w:val="22"/>
            <w:szCs w:val="22"/>
            <w:rPrChange w:id="18823" w:author="Visone Rossana (GSE)" w:date="2025-10-17T17:51:00Z" w16du:dateUtc="2025-10-17T15:51:00Z">
              <w:rPr>
                <w:rFonts w:eastAsia="Calibri" w:cs="Calibri"/>
              </w:rPr>
            </w:rPrChange>
          </w:rPr>
          <w:t xml:space="preserve">dei componenti installati, con calcolo delle trasmittante </w:t>
        </w:r>
        <w:r w:rsidRPr="008A50B1">
          <w:rPr>
            <w:rFonts w:eastAsia="Calibri" w:cs="Calibri"/>
            <w:i/>
            <w:iCs/>
            <w:sz w:val="22"/>
            <w:szCs w:val="22"/>
            <w:rPrChange w:id="18824" w:author="Visone Rossana (GSE)" w:date="2025-10-17T17:51:00Z" w16du:dateUtc="2025-10-17T15:51:00Z">
              <w:rPr>
                <w:rFonts w:eastAsia="Calibri" w:cs="Calibri"/>
                <w:i/>
                <w:iCs/>
              </w:rPr>
            </w:rPrChange>
          </w:rPr>
          <w:t>ante operam</w:t>
        </w:r>
        <w:r w:rsidRPr="008A50B1">
          <w:rPr>
            <w:rFonts w:eastAsia="Calibri" w:cs="Calibri"/>
            <w:sz w:val="22"/>
            <w:szCs w:val="22"/>
            <w:rPrChange w:id="18825" w:author="Visone Rossana (GSE)" w:date="2025-10-17T17:51:00Z" w16du:dateUtc="2025-10-17T15:51:00Z">
              <w:rPr>
                <w:rFonts w:eastAsia="Calibri" w:cs="Calibri"/>
              </w:rPr>
            </w:rPrChange>
          </w:rPr>
          <w:t xml:space="preserve"> e </w:t>
        </w:r>
        <w:r w:rsidRPr="008A50B1">
          <w:rPr>
            <w:rFonts w:eastAsia="Calibri" w:cs="Calibri"/>
            <w:i/>
            <w:iCs/>
            <w:sz w:val="22"/>
            <w:szCs w:val="22"/>
            <w:rPrChange w:id="18826" w:author="Visone Rossana (GSE)" w:date="2025-10-17T17:51:00Z" w16du:dateUtc="2025-10-17T15:51:00Z">
              <w:rPr>
                <w:rFonts w:eastAsia="Calibri" w:cs="Calibri"/>
                <w:i/>
                <w:iCs/>
              </w:rPr>
            </w:rPrChange>
          </w:rPr>
          <w:t>post op</w:t>
        </w:r>
        <w:r w:rsidRPr="008A50B1">
          <w:rPr>
            <w:rFonts w:eastAsia="Calibri" w:cs="Calibri"/>
            <w:sz w:val="22"/>
            <w:szCs w:val="22"/>
            <w:rPrChange w:id="18827" w:author="Visone Rossana (GSE)" w:date="2025-10-17T17:51:00Z" w16du:dateUtc="2025-10-17T15:51:00Z">
              <w:rPr>
                <w:rFonts w:eastAsia="Calibri" w:cs="Calibri"/>
              </w:rPr>
            </w:rPrChange>
          </w:rPr>
          <w:t xml:space="preserve">eram e con indicazione delle superfici oggetto di intervento </w:t>
        </w:r>
        <w:r w:rsidRPr="008A50B1">
          <w:rPr>
            <w:rFonts w:eastAsia="Calibri" w:cs="Calibri"/>
            <w:i/>
            <w:iCs/>
            <w:sz w:val="22"/>
            <w:szCs w:val="22"/>
            <w:rPrChange w:id="18828" w:author="Visone Rossana (GSE)" w:date="2025-10-17T17:51:00Z" w16du:dateUtc="2025-10-17T15:51:00Z">
              <w:rPr>
                <w:rFonts w:eastAsia="Calibri" w:cs="Calibri"/>
                <w:i/>
                <w:iCs/>
              </w:rPr>
            </w:rPrChange>
          </w:rPr>
          <w:t>ante operam</w:t>
        </w:r>
        <w:r w:rsidRPr="008A50B1">
          <w:rPr>
            <w:rFonts w:eastAsia="Calibri" w:cs="Calibri"/>
            <w:sz w:val="22"/>
            <w:szCs w:val="22"/>
            <w:rPrChange w:id="18829" w:author="Visone Rossana (GSE)" w:date="2025-10-17T17:51:00Z" w16du:dateUtc="2025-10-17T15:51:00Z">
              <w:rPr>
                <w:rFonts w:eastAsia="Calibri" w:cs="Calibri"/>
              </w:rPr>
            </w:rPrChange>
          </w:rPr>
          <w:t xml:space="preserve"> e </w:t>
        </w:r>
        <w:r w:rsidRPr="008A50B1">
          <w:rPr>
            <w:rFonts w:eastAsia="Calibri" w:cs="Calibri"/>
            <w:i/>
            <w:iCs/>
            <w:sz w:val="22"/>
            <w:szCs w:val="22"/>
            <w:rPrChange w:id="18830" w:author="Visone Rossana (GSE)" w:date="2025-10-17T17:51:00Z" w16du:dateUtc="2025-10-17T15:51:00Z">
              <w:rPr>
                <w:rFonts w:eastAsia="Calibri" w:cs="Calibri"/>
                <w:i/>
                <w:iCs/>
              </w:rPr>
            </w:rPrChange>
          </w:rPr>
          <w:t>post operam</w:t>
        </w:r>
        <w:r w:rsidRPr="008A50B1">
          <w:rPr>
            <w:rFonts w:eastAsia="Calibri" w:cs="Calibri"/>
            <w:sz w:val="22"/>
            <w:szCs w:val="22"/>
            <w:rPrChange w:id="18831" w:author="Visone Rossana (GSE)" w:date="2025-10-17T17:51:00Z" w16du:dateUtc="2025-10-17T15:51:00Z">
              <w:rPr>
                <w:rFonts w:eastAsia="Calibri" w:cs="Calibri"/>
              </w:rPr>
            </w:rPrChange>
          </w:rPr>
          <w:t>. Per gli interventi che prevedono la sostituzione e installazione di infissi in policarbonato, a corredo della relazione tecnica devono essere allegate:</w:t>
        </w:r>
      </w:ins>
    </w:p>
    <w:p w14:paraId="5BA475F6" w14:textId="77777777" w:rsidR="00E111FC" w:rsidRPr="008A50B1" w:rsidRDefault="00E111FC" w:rsidP="00395BBA">
      <w:pPr>
        <w:pStyle w:val="Paragrafoelenco"/>
        <w:numPr>
          <w:ilvl w:val="0"/>
          <w:numId w:val="460"/>
        </w:numPr>
        <w:spacing w:after="120" w:line="276" w:lineRule="auto"/>
        <w:jc w:val="both"/>
        <w:rPr>
          <w:ins w:id="18832" w:author="Visone Rossana (GSE)" w:date="2025-10-17T17:36:00Z" w16du:dateUtc="2025-10-17T15:36:00Z"/>
          <w:rFonts w:cs="Calibri"/>
          <w:sz w:val="22"/>
          <w:szCs w:val="22"/>
          <w:rPrChange w:id="18833" w:author="Visone Rossana (GSE)" w:date="2025-10-17T17:51:00Z" w16du:dateUtc="2025-10-17T15:51:00Z">
            <w:rPr>
              <w:ins w:id="18834" w:author="Visone Rossana (GSE)" w:date="2025-10-17T17:36:00Z" w16du:dateUtc="2025-10-17T15:36:00Z"/>
              <w:rFonts w:cs="Calibri"/>
            </w:rPr>
          </w:rPrChange>
        </w:rPr>
      </w:pPr>
      <w:ins w:id="18835" w:author="Visone Rossana (GSE)" w:date="2025-10-17T17:36:00Z" w16du:dateUtc="2025-10-17T15:36:00Z">
        <w:r w:rsidRPr="008A50B1">
          <w:rPr>
            <w:rFonts w:cs="Calibri"/>
            <w:sz w:val="22"/>
            <w:szCs w:val="22"/>
            <w:rPrChange w:id="18836" w:author="Visone Rossana (GSE)" w:date="2025-10-17T17:51:00Z" w16du:dateUtc="2025-10-17T15:51:00Z">
              <w:rPr>
                <w:rFonts w:cs="Calibri"/>
              </w:rPr>
            </w:rPrChange>
          </w:rPr>
          <w:t>la scheda tecnica del componente installato (</w:t>
        </w:r>
        <w:r w:rsidRPr="008A50B1">
          <w:rPr>
            <w:rFonts w:cs="Calibri"/>
            <w:i/>
            <w:iCs/>
            <w:sz w:val="22"/>
            <w:szCs w:val="22"/>
            <w:rPrChange w:id="18837" w:author="Visone Rossana (GSE)" w:date="2025-10-17T17:51:00Z" w16du:dateUtc="2025-10-17T15:51:00Z">
              <w:rPr>
                <w:rFonts w:cs="Calibri"/>
                <w:i/>
                <w:iCs/>
              </w:rPr>
            </w:rPrChange>
          </w:rPr>
          <w:t>post operam</w:t>
        </w:r>
        <w:r w:rsidRPr="008A50B1">
          <w:rPr>
            <w:rFonts w:cs="Calibri"/>
            <w:sz w:val="22"/>
            <w:szCs w:val="22"/>
            <w:rPrChange w:id="18838" w:author="Visone Rossana (GSE)" w:date="2025-10-17T17:51:00Z" w16du:dateUtc="2025-10-17T15:51:00Z">
              <w:rPr>
                <w:rFonts w:cs="Calibri"/>
              </w:rPr>
            </w:rPrChange>
          </w:rPr>
          <w:t>) riportante il valore τv ≥ 60% del policarbonato oggetto di installazione;</w:t>
        </w:r>
      </w:ins>
    </w:p>
    <w:p w14:paraId="4F4E434C" w14:textId="77777777" w:rsidR="00E111FC" w:rsidRPr="00615EB3" w:rsidRDefault="00E111FC" w:rsidP="00395BBA">
      <w:pPr>
        <w:pStyle w:val="Paragrafoelenco"/>
        <w:numPr>
          <w:ilvl w:val="0"/>
          <w:numId w:val="460"/>
        </w:numPr>
        <w:spacing w:after="120" w:line="276" w:lineRule="auto"/>
        <w:jc w:val="both"/>
        <w:rPr>
          <w:ins w:id="18839" w:author="Visone Rossana (GSE)" w:date="2025-10-17T17:36:00Z" w16du:dateUtc="2025-10-17T15:36:00Z"/>
          <w:rFonts w:cs="Calibri"/>
          <w:sz w:val="22"/>
          <w:szCs w:val="22"/>
        </w:rPr>
      </w:pPr>
      <w:ins w:id="18840" w:author="Visone Rossana (GSE)" w:date="2025-10-17T17:36:00Z" w16du:dateUtc="2025-10-17T15:36:00Z">
        <w:r w:rsidRPr="008A50B1">
          <w:rPr>
            <w:rFonts w:cs="Calibri"/>
            <w:sz w:val="22"/>
            <w:szCs w:val="22"/>
            <w:rPrChange w:id="18841" w:author="Visone Rossana (GSE)" w:date="2025-10-17T17:51:00Z" w16du:dateUtc="2025-10-17T15:51:00Z">
              <w:rPr>
                <w:rFonts w:cs="Calibri"/>
              </w:rPr>
            </w:rPrChange>
          </w:rPr>
          <w:t>scheda tecnica del componente sostituito (</w:t>
        </w:r>
        <w:r w:rsidRPr="008A50B1">
          <w:rPr>
            <w:rFonts w:cs="Calibri"/>
            <w:i/>
            <w:iCs/>
            <w:sz w:val="22"/>
            <w:szCs w:val="22"/>
            <w:rPrChange w:id="18842" w:author="Visone Rossana (GSE)" w:date="2025-10-17T17:51:00Z" w16du:dateUtc="2025-10-17T15:51:00Z">
              <w:rPr>
                <w:rFonts w:cs="Calibri"/>
                <w:i/>
                <w:iCs/>
              </w:rPr>
            </w:rPrChange>
          </w:rPr>
          <w:t>ante operam</w:t>
        </w:r>
        <w:r w:rsidRPr="008A50B1">
          <w:rPr>
            <w:rFonts w:cs="Calibri"/>
            <w:sz w:val="22"/>
            <w:szCs w:val="22"/>
            <w:rPrChange w:id="18843" w:author="Visone Rossana (GSE)" w:date="2025-10-17T17:51:00Z" w16du:dateUtc="2025-10-17T15:51:00Z">
              <w:rPr>
                <w:rFonts w:cs="Calibri"/>
              </w:rPr>
            </w:rPrChange>
          </w:rPr>
          <w:t>) riportante il valore τv ≥ 60%, nel caso in cui nella configurazione ante-operam sia sostituito un componente in policarbonato. In alternativa, laddove la scheda tecnica non fosse reperibile, trasmettere l’asseverazione del tecnico abilitato attestante il valore della trasmissione luminosa τv ≥ a 60% del componente sostituito.</w:t>
        </w:r>
      </w:ins>
    </w:p>
    <w:p w14:paraId="184693C2" w14:textId="3313C498" w:rsidR="00E24A77" w:rsidRPr="008A50B1" w:rsidRDefault="00E24A77">
      <w:pPr>
        <w:pStyle w:val="Paragrafoelenco"/>
        <w:numPr>
          <w:ilvl w:val="0"/>
          <w:numId w:val="459"/>
        </w:numPr>
        <w:spacing w:after="120" w:line="276" w:lineRule="auto"/>
        <w:jc w:val="both"/>
        <w:rPr>
          <w:ins w:id="18844" w:author="Visone Rossana (GSE)" w:date="2025-10-17T17:49:00Z" w16du:dateUtc="2025-10-17T15:49:00Z"/>
          <w:rFonts w:cstheme="minorHAnsi"/>
          <w:sz w:val="22"/>
          <w:szCs w:val="22"/>
          <w:rPrChange w:id="18845" w:author="Visone Rossana (GSE)" w:date="2025-10-17T17:51:00Z" w16du:dateUtc="2025-10-17T15:51:00Z">
            <w:rPr>
              <w:ins w:id="18846" w:author="Visone Rossana (GSE)" w:date="2025-10-17T17:49:00Z" w16du:dateUtc="2025-10-17T15:49:00Z"/>
            </w:rPr>
          </w:rPrChange>
        </w:rPr>
        <w:pPrChange w:id="18847" w:author="Visone Rossana (GSE)" w:date="2025-10-17T17:51:00Z" w16du:dateUtc="2025-10-17T15:51:00Z">
          <w:pPr>
            <w:numPr>
              <w:numId w:val="460"/>
            </w:numPr>
            <w:spacing w:after="120" w:line="276" w:lineRule="auto"/>
            <w:ind w:left="1004" w:hanging="360"/>
            <w:jc w:val="both"/>
          </w:pPr>
        </w:pPrChange>
      </w:pPr>
      <w:ins w:id="18848" w:author="Visone Rossana (GSE)" w:date="2025-10-17T17:49:00Z" w16du:dateUtc="2025-10-17T15:49:00Z">
        <w:r w:rsidRPr="008A50B1">
          <w:rPr>
            <w:rFonts w:cstheme="minorHAnsi"/>
            <w:sz w:val="22"/>
            <w:szCs w:val="22"/>
            <w:rPrChange w:id="18849" w:author="Visone Rossana (GSE)" w:date="2025-10-17T17:51:00Z" w16du:dateUtc="2025-10-17T15:51:00Z">
              <w:rPr/>
            </w:rPrChange>
          </w:rPr>
          <w:t>per interventi realizzati dalle imprese (</w:t>
        </w:r>
        <w:r w:rsidRPr="008A50B1">
          <w:rPr>
            <w:rFonts w:cstheme="minorHAnsi"/>
            <w:sz w:val="22"/>
            <w:szCs w:val="22"/>
            <w:highlight w:val="cyan"/>
            <w:rPrChange w:id="18850" w:author="Visone Rossana (GSE)" w:date="2025-10-17T17:51:00Z" w16du:dateUtc="2025-10-17T15:51:00Z">
              <w:rPr>
                <w:highlight w:val="cyan"/>
              </w:rPr>
            </w:rPrChange>
          </w:rPr>
          <w:t>ivi inclusi gli ETS economici</w:t>
        </w:r>
        <w:r w:rsidRPr="008A50B1">
          <w:rPr>
            <w:rFonts w:cstheme="minorHAnsi"/>
            <w:sz w:val="22"/>
            <w:szCs w:val="22"/>
            <w:rPrChange w:id="18851" w:author="Visone Rossana (GSE)" w:date="2025-10-17T17:51:00Z" w16du:dateUtc="2025-10-17T15:51:00Z">
              <w:rPr/>
            </w:rPrChange>
          </w:rPr>
          <w:t xml:space="preserve">) su edifici ricadenti nell’ambito terziario, attestato di prestazione energetica ante operam e post operam (redatto secondo D.Lgs. 192/05 </w:t>
        </w:r>
        <w:r w:rsidRPr="008A50B1">
          <w:rPr>
            <w:rFonts w:cstheme="minorHAnsi"/>
            <w:sz w:val="22"/>
            <w:szCs w:val="22"/>
            <w:rPrChange w:id="18852" w:author="Visone Rossana (GSE)" w:date="2025-10-17T17:51:00Z" w16du:dateUtc="2025-10-17T15:51:00Z">
              <w:rPr/>
            </w:rPrChange>
          </w:rPr>
          <w:lastRenderedPageBreak/>
          <w:t>e s.m.i. e disposizioni regionali vigenti ove presenti), ai fini della verifica della riduzione della domanda di energia primaria.</w:t>
        </w:r>
      </w:ins>
    </w:p>
    <w:p w14:paraId="087887CA" w14:textId="77777777" w:rsidR="00E111FC" w:rsidRPr="008A50B1" w:rsidRDefault="00E111FC">
      <w:pPr>
        <w:keepNext/>
        <w:spacing w:after="120" w:line="276" w:lineRule="auto"/>
        <w:jc w:val="both"/>
        <w:rPr>
          <w:ins w:id="18853" w:author="Visone Rossana (GSE)" w:date="2025-10-17T17:36:00Z" w16du:dateUtc="2025-10-17T15:36:00Z"/>
          <w:b/>
          <w:sz w:val="22"/>
          <w:szCs w:val="22"/>
          <w:u w:val="single"/>
          <w:rPrChange w:id="18854" w:author="Visone Rossana (GSE)" w:date="2025-10-17T17:51:00Z" w16du:dateUtc="2025-10-17T15:51:00Z">
            <w:rPr>
              <w:ins w:id="18855" w:author="Visone Rossana (GSE)" w:date="2025-10-17T17:36:00Z" w16du:dateUtc="2025-10-17T15:36:00Z"/>
              <w:b/>
              <w:u w:val="single"/>
            </w:rPr>
          </w:rPrChange>
        </w:rPr>
        <w:pPrChange w:id="18856" w:author="Visone Rossana (GSE)" w:date="2025-10-17T17:51:00Z" w16du:dateUtc="2025-10-17T15:51:00Z">
          <w:pPr>
            <w:keepNext/>
            <w:spacing w:after="120"/>
            <w:jc w:val="both"/>
          </w:pPr>
        </w:pPrChange>
      </w:pPr>
      <w:ins w:id="18857" w:author="Visone Rossana (GSE)" w:date="2025-10-17T17:36:00Z" w16du:dateUtc="2025-10-17T15:36:00Z">
        <w:r w:rsidRPr="008A50B1">
          <w:rPr>
            <w:b/>
            <w:sz w:val="22"/>
            <w:szCs w:val="22"/>
            <w:u w:val="single"/>
            <w:rPrChange w:id="18858" w:author="Visone Rossana (GSE)" w:date="2025-10-17T17:51:00Z" w16du:dateUtc="2025-10-17T15:51:00Z">
              <w:rPr>
                <w:b/>
                <w:u w:val="single"/>
              </w:rPr>
            </w:rPrChange>
          </w:rPr>
          <w:t>Documentazione da conservare a cura del Soggetto Responsabile:</w:t>
        </w:r>
      </w:ins>
    </w:p>
    <w:p w14:paraId="12FE074F" w14:textId="77777777" w:rsidR="00E111FC" w:rsidRPr="008A50B1" w:rsidRDefault="00E111FC" w:rsidP="00615EB3">
      <w:pPr>
        <w:keepNext/>
        <w:numPr>
          <w:ilvl w:val="0"/>
          <w:numId w:val="457"/>
        </w:numPr>
        <w:tabs>
          <w:tab w:val="num" w:pos="284"/>
        </w:tabs>
        <w:spacing w:after="120" w:line="276" w:lineRule="auto"/>
        <w:ind w:left="284"/>
        <w:jc w:val="both"/>
        <w:rPr>
          <w:ins w:id="18859" w:author="Visone Rossana (GSE)" w:date="2025-10-17T17:36:00Z" w16du:dateUtc="2025-10-17T15:36:00Z"/>
          <w:rFonts w:cs="Calibri"/>
          <w:sz w:val="22"/>
          <w:szCs w:val="22"/>
          <w:rPrChange w:id="18860" w:author="Visone Rossana (GSE)" w:date="2025-10-17T17:51:00Z" w16du:dateUtc="2025-10-17T15:51:00Z">
            <w:rPr>
              <w:ins w:id="18861" w:author="Visone Rossana (GSE)" w:date="2025-10-17T17:36:00Z" w16du:dateUtc="2025-10-17T15:36:00Z"/>
              <w:rFonts w:cs="Calibri"/>
            </w:rPr>
          </w:rPrChange>
        </w:rPr>
      </w:pPr>
      <w:ins w:id="18862" w:author="Visone Rossana (GSE)" w:date="2025-10-17T17:36:00Z" w16du:dateUtc="2025-10-17T15:36:00Z">
        <w:r w:rsidRPr="008A50B1">
          <w:rPr>
            <w:rFonts w:cs="Calibri"/>
            <w:bCs/>
            <w:sz w:val="22"/>
            <w:szCs w:val="22"/>
            <w:rPrChange w:id="18863" w:author="Visone Rossana (GSE)" w:date="2025-10-17T17:51:00Z" w16du:dateUtc="2025-10-17T15:51:00Z">
              <w:rPr>
                <w:rFonts w:cs="Calibri"/>
                <w:bCs/>
              </w:rPr>
            </w:rPrChange>
          </w:rPr>
          <w:t xml:space="preserve">schede tecniche del produttore </w:t>
        </w:r>
        <w:r w:rsidRPr="008A50B1">
          <w:rPr>
            <w:rFonts w:cs="Calibri"/>
            <w:sz w:val="22"/>
            <w:szCs w:val="22"/>
            <w:rPrChange w:id="18864" w:author="Visone Rossana (GSE)" w:date="2025-10-17T17:51:00Z" w16du:dateUtc="2025-10-17T15:51:00Z">
              <w:rPr>
                <w:rFonts w:cs="Calibri"/>
              </w:rPr>
            </w:rPrChange>
          </w:rPr>
          <w:t>dei serramenti</w:t>
        </w:r>
        <w:r w:rsidRPr="008A50B1">
          <w:rPr>
            <w:sz w:val="22"/>
            <w:szCs w:val="22"/>
            <w:vertAlign w:val="superscript"/>
            <w:rPrChange w:id="18865" w:author="Visone Rossana (GSE)" w:date="2025-10-17T17:51:00Z" w16du:dateUtc="2025-10-17T15:51:00Z">
              <w:rPr>
                <w:vertAlign w:val="superscript"/>
              </w:rPr>
            </w:rPrChange>
          </w:rPr>
          <w:footnoteReference w:id="18"/>
        </w:r>
        <w:r w:rsidRPr="008A50B1">
          <w:rPr>
            <w:rFonts w:cs="Calibri"/>
            <w:sz w:val="22"/>
            <w:szCs w:val="22"/>
            <w:rPrChange w:id="18869" w:author="Visone Rossana (GSE)" w:date="2025-10-17T17:51:00Z" w16du:dateUtc="2025-10-17T15:51:00Z">
              <w:rPr>
                <w:rFonts w:cs="Calibri"/>
              </w:rPr>
            </w:rPrChange>
          </w:rPr>
          <w:t xml:space="preserve"> (finestre, vetrine, ecc.) che attesti il valore di trasmittanza di ogni tipologia di serramento installato, e dei sistemi di termoregolazione o valvole termostatiche, se di nuova installazione; nel caso di interventi di miglioramento delle caratteristiche dei componenti vetrati esistenti con integrazioni e sostituzioni, la scheda tecnica del componente vetrato nuovo, in caso di sostituzione, o aggiuntivo, in caso di integrazione;</w:t>
        </w:r>
      </w:ins>
    </w:p>
    <w:p w14:paraId="49FCDD7A" w14:textId="4137380F" w:rsidR="00E111FC" w:rsidRPr="00E111FC" w:rsidRDefault="00E111FC" w:rsidP="008478D0">
      <w:pPr>
        <w:numPr>
          <w:ilvl w:val="0"/>
          <w:numId w:val="457"/>
        </w:numPr>
        <w:tabs>
          <w:tab w:val="num" w:pos="284"/>
        </w:tabs>
        <w:spacing w:after="120" w:line="276" w:lineRule="auto"/>
        <w:ind w:left="284"/>
        <w:jc w:val="both"/>
        <w:rPr>
          <w:ins w:id="18870" w:author="Visone Rossana (GSE)" w:date="2025-10-17T17:36:00Z" w16du:dateUtc="2025-10-17T15:36:00Z"/>
          <w:rFonts w:cs="Calibri"/>
          <w:sz w:val="22"/>
          <w:szCs w:val="22"/>
          <w:rPrChange w:id="18871" w:author="Visone Rossana (GSE)" w:date="2025-10-17T17:37:00Z" w16du:dateUtc="2025-10-17T15:37:00Z">
            <w:rPr>
              <w:ins w:id="18872" w:author="Visone Rossana (GSE)" w:date="2025-10-17T17:36:00Z" w16du:dateUtc="2025-10-17T15:36:00Z"/>
              <w:rFonts w:cs="Calibri"/>
            </w:rPr>
          </w:rPrChange>
        </w:rPr>
      </w:pPr>
      <w:ins w:id="18873" w:author="Visone Rossana (GSE)" w:date="2025-10-17T17:36:00Z" w16du:dateUtc="2025-10-17T15:36:00Z">
        <w:r w:rsidRPr="105A0AC6">
          <w:rPr>
            <w:rFonts w:cs="Calibri"/>
            <w:sz w:val="22"/>
            <w:szCs w:val="22"/>
            <w:rPrChange w:id="18874" w:author="Visone Rossana (GSE)" w:date="2025-10-17T17:37:00Z" w16du:dateUtc="2025-10-17T15:37:00Z">
              <w:rPr>
                <w:rFonts w:cs="Calibri"/>
              </w:rPr>
            </w:rPrChange>
          </w:rPr>
          <w:t>pertinente titolo autorizzativo e/o abilitativo, ove previsto dalla vigente legislazione/normativa nazionale e locale;lnel caso in cui l’intervento sia realizzato su interi edifici con impianti di riscaldamento di potenza nominale del focolare (se non applicabile, da intendersi potenza nominale totale utile) maggiore o uguale a 200 kW</w:t>
        </w:r>
        <w:r w:rsidRPr="105A0AC6">
          <w:rPr>
            <w:rFonts w:cs="Calibri"/>
            <w:sz w:val="22"/>
            <w:szCs w:val="22"/>
            <w:vertAlign w:val="subscript"/>
            <w:rPrChange w:id="18875" w:author="Visone Rossana (GSE)" w:date="2025-10-17T17:37:00Z" w16du:dateUtc="2025-10-17T15:37:00Z">
              <w:rPr>
                <w:rFonts w:cs="Calibri"/>
                <w:vertAlign w:val="subscript"/>
              </w:rPr>
            </w:rPrChange>
          </w:rPr>
          <w:t>t</w:t>
        </w:r>
        <w:r w:rsidRPr="105A0AC6">
          <w:rPr>
            <w:rFonts w:cs="Calibri"/>
            <w:sz w:val="22"/>
            <w:szCs w:val="22"/>
            <w:rPrChange w:id="18876" w:author="Visone Rossana (GSE)" w:date="2025-10-17T17:37:00Z" w16du:dateUtc="2025-10-17T15:37:00Z">
              <w:rPr>
                <w:rFonts w:cs="Calibri"/>
              </w:rPr>
            </w:rPrChange>
          </w:rPr>
          <w:t xml:space="preserve"> (art. 15, </w:t>
        </w:r>
        <w:r w:rsidRPr="105A0AC6">
          <w:rPr>
            <w:rFonts w:cs="Calibri"/>
            <w:sz w:val="22"/>
            <w:szCs w:val="22"/>
            <w:rPrChange w:id="18877" w:author="Visone Rossana (GSE)" w:date="2025-10-17T17:51:00Z" w16du:dateUtc="2025-10-17T15:51:00Z">
              <w:rPr>
                <w:rFonts w:cs="Calibri"/>
              </w:rPr>
            </w:rPrChange>
          </w:rPr>
          <w:t>c</w:t>
        </w:r>
      </w:ins>
      <w:ins w:id="18878" w:author="Visone Rossana (GSE)" w:date="2025-10-17T17:50:00Z" w16du:dateUtc="2025-10-17T15:50:00Z">
        <w:r w:rsidR="008A50B1" w:rsidRPr="105A0AC6">
          <w:rPr>
            <w:rFonts w:cs="Calibri"/>
            <w:sz w:val="22"/>
            <w:szCs w:val="22"/>
          </w:rPr>
          <w:t xml:space="preserve">omma, </w:t>
        </w:r>
      </w:ins>
      <w:ins w:id="18879" w:author="Visone Rossana (GSE)" w:date="2025-10-17T17:36:00Z" w16du:dateUtc="2025-10-17T15:36:00Z">
        <w:r w:rsidRPr="105A0AC6">
          <w:rPr>
            <w:rFonts w:cs="Calibri"/>
            <w:sz w:val="22"/>
            <w:szCs w:val="22"/>
            <w:rPrChange w:id="18880" w:author="Visone Rossana (GSE)" w:date="2025-10-17T17:37:00Z" w16du:dateUtc="2025-10-17T15:37:00Z">
              <w:rPr>
                <w:rFonts w:cs="Calibri"/>
              </w:rPr>
            </w:rPrChange>
          </w:rPr>
          <w:t>1):</w:t>
        </w:r>
        <w:r w:rsidRPr="00E111FC">
          <w:t>l</w:t>
        </w:r>
        <w:r w:rsidRPr="008A50B1">
          <w:rPr>
            <w:sz w:val="22"/>
            <w:szCs w:val="22"/>
            <w:rPrChange w:id="18881" w:author="Visone Rossana (GSE)" w:date="2025-10-17T17:51:00Z" w16du:dateUtc="2025-10-17T15:51:00Z">
              <w:rPr/>
            </w:rPrChange>
          </w:rPr>
          <w:t xml:space="preserve">attestato di prestazione energetica </w:t>
        </w:r>
        <w:r w:rsidRPr="008A50B1">
          <w:rPr>
            <w:i/>
            <w:sz w:val="22"/>
            <w:szCs w:val="22"/>
            <w:rPrChange w:id="18882" w:author="Visone Rossana (GSE)" w:date="2025-10-17T17:51:00Z" w16du:dateUtc="2025-10-17T15:51:00Z">
              <w:rPr>
                <w:i/>
              </w:rPr>
            </w:rPrChange>
          </w:rPr>
          <w:t>post-operam</w:t>
        </w:r>
        <w:r w:rsidRPr="008A50B1">
          <w:rPr>
            <w:sz w:val="22"/>
            <w:szCs w:val="22"/>
            <w:rPrChange w:id="18883" w:author="Visone Rossana (GSE)" w:date="2025-10-17T17:51:00Z" w16du:dateUtc="2025-10-17T15:51:00Z">
              <w:rPr/>
            </w:rPrChange>
          </w:rPr>
          <w:t xml:space="preserve"> (redatto secondo D.Lgs. 192/05 e s.m.i. e disposizioni regionali vigenti ove presenti);</w:t>
        </w:r>
      </w:ins>
    </w:p>
    <w:p w14:paraId="18044967" w14:textId="0FA9AC49" w:rsidR="008455D8" w:rsidRPr="008A50B1" w:rsidRDefault="00E111FC">
      <w:pPr>
        <w:pStyle w:val="Paragrafoelenco"/>
        <w:numPr>
          <w:ilvl w:val="0"/>
          <w:numId w:val="458"/>
        </w:numPr>
        <w:spacing w:line="276" w:lineRule="auto"/>
        <w:rPr>
          <w:ins w:id="18884" w:author="Visone Rossana (GSE)" w:date="2025-10-12T18:09:00Z" w16du:dateUtc="2025-10-12T16:09:00Z"/>
          <w:sz w:val="22"/>
          <w:szCs w:val="22"/>
          <w:rPrChange w:id="18885" w:author="Visone Rossana (GSE)" w:date="2025-10-17T17:51:00Z" w16du:dateUtc="2025-10-17T15:51:00Z">
            <w:rPr>
              <w:ins w:id="18886" w:author="Visone Rossana (GSE)" w:date="2025-10-12T18:09:00Z" w16du:dateUtc="2025-10-12T16:09:00Z"/>
            </w:rPr>
          </w:rPrChange>
        </w:rPr>
        <w:pPrChange w:id="18887" w:author="Visone Rossana (GSE)" w:date="2025-10-17T17:51:00Z" w16du:dateUtc="2025-10-17T15:51:00Z">
          <w:pPr>
            <w:pStyle w:val="TITOLO3GSE"/>
            <w:numPr>
              <w:ilvl w:val="2"/>
              <w:numId w:val="7"/>
            </w:numPr>
            <w:ind w:left="426" w:hanging="504"/>
          </w:pPr>
        </w:pPrChange>
      </w:pPr>
      <w:ins w:id="18888" w:author="Visone Rossana (GSE)" w:date="2025-10-17T17:36:00Z" w16du:dateUtc="2025-10-17T15:36:00Z">
        <w:r w:rsidRPr="008A50B1">
          <w:rPr>
            <w:sz w:val="22"/>
            <w:szCs w:val="22"/>
            <w:rPrChange w:id="18889" w:author="Visone Rossana (GSE)" w:date="2025-10-17T17:51:00Z" w16du:dateUtc="2025-10-17T15:51:00Z">
              <w:rPr/>
            </w:rPrChange>
          </w:rPr>
          <w:t>diagnosi energetica precedente l’intervento.</w:t>
        </w:r>
      </w:ins>
    </w:p>
    <w:p w14:paraId="4B6F9952" w14:textId="77777777" w:rsidR="008455D8" w:rsidRPr="00726C50" w:rsidRDefault="008455D8">
      <w:pPr>
        <w:rPr>
          <w:ins w:id="18890" w:author="Visone Rossana (GSE)" w:date="2025-10-12T18:09:00Z" w16du:dateUtc="2025-10-12T16:09:00Z"/>
          <w:sz w:val="22"/>
          <w:szCs w:val="22"/>
          <w:rPrChange w:id="18891" w:author="Oliosi Francesco (GSE)" w:date="2025-10-15T10:47:00Z" w16du:dateUtc="2025-10-15T08:47:00Z">
            <w:rPr>
              <w:ins w:id="18892" w:author="Visone Rossana (GSE)" w:date="2025-10-12T18:09:00Z" w16du:dateUtc="2025-10-12T16:09:00Z"/>
            </w:rPr>
          </w:rPrChange>
        </w:rPr>
        <w:pPrChange w:id="18893" w:author="Oliosi Francesco (GSE)" w:date="2025-10-15T10:47:00Z" w16du:dateUtc="2025-10-15T08:47:00Z">
          <w:pPr>
            <w:pStyle w:val="TITOLO1-REG"/>
          </w:pPr>
        </w:pPrChange>
      </w:pPr>
    </w:p>
    <w:p w14:paraId="55BF2ED6" w14:textId="14478D72" w:rsidR="00FE2EA2" w:rsidRPr="00CA0C37" w:rsidRDefault="00633E90">
      <w:pPr>
        <w:pStyle w:val="TITOLO20"/>
        <w:numPr>
          <w:ilvl w:val="1"/>
          <w:numId w:val="292"/>
        </w:numPr>
        <w:ind w:left="567" w:hanging="425"/>
        <w:outlineLvl w:val="1"/>
        <w:rPr>
          <w:ins w:id="18894" w:author="Visone Rossana (GSE)" w:date="2025-10-12T17:53:00Z" w16du:dateUtc="2025-10-12T15:53:00Z"/>
        </w:rPr>
        <w:pPrChange w:id="18895"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bookmarkStart w:id="18896" w:name="_Toc212462582"/>
      <w:ins w:id="18897" w:author="Visone Rossana (GSE)" w:date="2025-10-12T17:56:00Z" w16du:dateUtc="2025-10-12T15:56:00Z">
        <w:r>
          <w:t xml:space="preserve">Installazione di </w:t>
        </w:r>
        <w:r w:rsidR="0029762B">
          <w:t xml:space="preserve">sistemi di schermatura e/o ombreggiamento e/o </w:t>
        </w:r>
      </w:ins>
      <w:ins w:id="18898" w:author="Visone Rossana (GSE)" w:date="2025-10-12T17:57:00Z" w16du:dateUtc="2025-10-12T15:57:00Z">
        <w:r w:rsidR="0029762B">
          <w:t xml:space="preserve">sistemi di filtrazione solare esterni per chiusure trasparenti </w:t>
        </w:r>
        <w:r w:rsidR="00B266BC">
          <w:t>con esposizione da Est-sud-est a Ovest, fissi o mobili</w:t>
        </w:r>
        <w:r w:rsidR="00F46776">
          <w:t xml:space="preserve">, non trasportabili </w:t>
        </w:r>
      </w:ins>
      <w:ins w:id="18899" w:author="Visone Rossana (GSE)" w:date="2025-10-12T17:53:00Z" w16du:dateUtc="2025-10-12T15:53:00Z">
        <w:r w:rsidR="00FE2EA2" w:rsidRPr="00CA0C37">
          <w:t xml:space="preserve">(intervento </w:t>
        </w:r>
        <w:r w:rsidR="00FE2EA2">
          <w:t>II</w:t>
        </w:r>
        <w:r w:rsidR="00FE2EA2" w:rsidRPr="00CA0C37">
          <w:t>.</w:t>
        </w:r>
      </w:ins>
      <w:ins w:id="18900" w:author="Visone Rossana (GSE)" w:date="2025-10-12T17:56:00Z" w16du:dateUtc="2025-10-12T15:56:00Z">
        <w:r w:rsidR="0029762B">
          <w:t>C</w:t>
        </w:r>
      </w:ins>
      <w:ins w:id="18901" w:author="Visone Rossana (GSE)" w:date="2025-10-12T17:53:00Z" w16du:dateUtc="2025-10-12T15:53:00Z">
        <w:r w:rsidR="00FE2EA2" w:rsidRPr="00CA0C37">
          <w:t xml:space="preserve"> - art. </w:t>
        </w:r>
        <w:r w:rsidR="00FE2EA2">
          <w:t>5</w:t>
        </w:r>
        <w:r w:rsidR="00FE2EA2" w:rsidRPr="00CA0C37">
          <w:t xml:space="preserve">, comma 1, lettera </w:t>
        </w:r>
      </w:ins>
      <w:ins w:id="18902" w:author="Visone Rossana (GSE)" w:date="2025-10-12T17:56:00Z" w16du:dateUtc="2025-10-12T15:56:00Z">
        <w:r w:rsidR="0029762B">
          <w:t>c</w:t>
        </w:r>
      </w:ins>
      <w:ins w:id="18903" w:author="Visone Rossana (GSE)" w:date="2025-10-12T17:53:00Z" w16du:dateUtc="2025-10-12T15:53:00Z">
        <w:r w:rsidR="00FE2EA2" w:rsidRPr="00CA0C37">
          <w:t>)</w:t>
        </w:r>
        <w:bookmarkEnd w:id="18896"/>
        <w:r w:rsidR="00FE2EA2" w:rsidRPr="00CA0C37">
          <w:t xml:space="preserve"> </w:t>
        </w:r>
      </w:ins>
    </w:p>
    <w:p w14:paraId="1A921FB1" w14:textId="13AD7631" w:rsidR="00483B62" w:rsidDel="00C952FD" w:rsidRDefault="00C952FD">
      <w:pPr>
        <w:rPr>
          <w:del w:id="18904" w:author="Visone Rossana (GSE)" w:date="2025-10-12T17:49:00Z" w16du:dateUtc="2025-10-12T15:49:00Z"/>
        </w:rPr>
      </w:pPr>
      <w:ins w:id="18905" w:author="Visone Rossana (GSE)" w:date="2025-10-27T12:56:00Z" w16du:dateUtc="2025-10-27T11:56:00Z">
        <w:r>
          <w:t>Xxxx</w:t>
        </w:r>
      </w:ins>
    </w:p>
    <w:p w14:paraId="36A86400" w14:textId="77777777" w:rsidR="00C952FD" w:rsidRPr="00FE2EA2" w:rsidRDefault="00C952FD">
      <w:pPr>
        <w:rPr>
          <w:ins w:id="18906" w:author="Visone Rossana (GSE)" w:date="2025-10-27T12:56:00Z" w16du:dateUtc="2025-10-27T11:56:00Z"/>
        </w:rPr>
        <w:pPrChange w:id="18907" w:author="Visone Rossana (GSE)" w:date="2025-10-12T17:53:00Z" w16du:dateUtc="2025-10-12T15:53:00Z">
          <w:pPr>
            <w:pStyle w:val="Paragrafoelenco"/>
          </w:pPr>
        </w:pPrChange>
      </w:pPr>
    </w:p>
    <w:p w14:paraId="0A879060" w14:textId="426721E3" w:rsidR="00483B62" w:rsidDel="006B167B" w:rsidRDefault="00483B62">
      <w:pPr>
        <w:rPr>
          <w:del w:id="18908" w:author="Oliosi Francesco (GSE)" w:date="2025-10-15T10:28:00Z" w16du:dateUtc="2025-10-15T08:28:00Z"/>
        </w:rPr>
        <w:pPrChange w:id="18909" w:author="Oliosi Francesco (GSE)" w:date="2025-10-15T10:47:00Z" w16du:dateUtc="2025-10-15T08:47:00Z">
          <w:pPr>
            <w:pStyle w:val="TITOLO1-REG"/>
            <w:ind w:left="284"/>
          </w:pPr>
        </w:pPrChange>
      </w:pPr>
      <w:del w:id="18910" w:author="Oliosi Francesco (GSE)" w:date="2025-10-15T10:28:00Z" w16du:dateUtc="2025-10-15T08:28:00Z">
        <w:r w:rsidRPr="00FE2EA2">
          <w:rPr>
            <w:b/>
            <w:rPrChange w:id="18911" w:author="Visone Rossana (GSE)" w:date="2025-10-12T17:53:00Z" w16du:dateUtc="2025-10-12T15:53:00Z">
              <w:rPr/>
            </w:rPrChange>
          </w:rPr>
          <w:delText>I</w:delText>
        </w:r>
        <w:r w:rsidRPr="00FE2EA2" w:rsidDel="00FE2EA2">
          <w:rPr>
            <w:b/>
            <w:rPrChange w:id="18912" w:author="Visone Rossana (GSE)" w:date="2025-10-12T17:53:00Z" w16du:dateUtc="2025-10-12T15:53:00Z">
              <w:rPr/>
            </w:rPrChange>
          </w:rPr>
          <w:delText xml:space="preserve">nstallazione di sistemi di schermatura e/o ombreggiamento di chiusure trasparenti </w:delText>
        </w:r>
      </w:del>
      <w:ins w:id="18913" w:author="Visone Rossana (GSE)" w:date="2025-09-02T10:52:00Z" w16du:dateUtc="2025-09-02T08:52:00Z">
        <w:del w:id="18914" w:author="Oliosi Francesco (GSE)" w:date="2025-10-15T10:28:00Z" w16du:dateUtc="2025-10-15T08:28:00Z">
          <w:r w:rsidR="002B321D" w:rsidRPr="00FE2EA2" w:rsidDel="00FE2EA2">
            <w:rPr>
              <w:rPrChange w:id="18915" w:author="Visone Rossana (GSE)" w:date="2025-10-12T17:53:00Z" w16du:dateUtc="2025-10-12T15:53:00Z">
                <w:rPr>
                  <w:rFonts w:ascii="Times New Roman" w:hAnsi="Times New Roman"/>
                  <w:sz w:val="20"/>
                  <w:szCs w:val="20"/>
                </w:rPr>
              </w:rPrChange>
            </w:rPr>
            <w:delText xml:space="preserve">e/o sistemi di filtrazione solare </w:delText>
          </w:r>
        </w:del>
      </w:ins>
      <w:ins w:id="18916" w:author="Visone Rossana (GSE)" w:date="2025-09-02T10:53:00Z" w16du:dateUtc="2025-09-02T08:53:00Z">
        <w:del w:id="18917" w:author="Oliosi Francesco (GSE)" w:date="2025-10-15T10:28:00Z" w16du:dateUtc="2025-10-15T08:28:00Z">
          <w:r w:rsidR="002B321D" w:rsidRPr="0022546F" w:rsidDel="00FE2EA2">
            <w:delText xml:space="preserve">esterni di chiusure trasparenti </w:delText>
          </w:r>
        </w:del>
      </w:ins>
      <w:del w:id="18918" w:author="Oliosi Francesco (GSE)" w:date="2025-10-15T10:28:00Z" w16du:dateUtc="2025-10-15T08:28:00Z">
        <w:r w:rsidRPr="0022546F" w:rsidDel="00FE2EA2">
          <w:delText>con esposizione da Est-Sud-Est a Ovest, fissi o mobili, non trasportabili (intervento 1</w:delText>
        </w:r>
      </w:del>
      <w:ins w:id="18919" w:author="Visone Rossana (GSE)" w:date="2025-09-02T11:16:00Z" w16du:dateUtc="2025-09-02T09:16:00Z">
        <w:del w:id="18920" w:author="Oliosi Francesco (GSE)" w:date="2025-10-15T10:28:00Z" w16du:dateUtc="2025-10-15T08:28:00Z">
          <w:r w:rsidR="00572F4B" w:rsidRPr="0022546F" w:rsidDel="00FE2EA2">
            <w:delText>I</w:delText>
          </w:r>
        </w:del>
      </w:ins>
      <w:ins w:id="18921" w:author="Visone Rossana (GSE)" w:date="2025-09-02T11:26:00Z" w16du:dateUtc="2025-09-02T09:26:00Z">
        <w:del w:id="18922" w:author="Oliosi Francesco (GSE)" w:date="2025-10-15T10:28:00Z" w16du:dateUtc="2025-10-15T08:28:00Z">
          <w:r w:rsidR="00B33E66" w:rsidRPr="0022546F" w:rsidDel="00FE2EA2">
            <w:delText>I</w:delText>
          </w:r>
        </w:del>
      </w:ins>
      <w:del w:id="18923" w:author="Oliosi Francesco (GSE)" w:date="2025-10-15T10:28:00Z" w16du:dateUtc="2025-10-15T08:28:00Z">
        <w:r w:rsidRPr="0022546F" w:rsidDel="00FE2EA2">
          <w:delText>.D</w:delText>
        </w:r>
      </w:del>
      <w:ins w:id="18924" w:author="Visone Rossana (GSE)" w:date="2025-09-02T10:54:00Z" w16du:dateUtc="2025-09-02T08:54:00Z">
        <w:del w:id="18925" w:author="Oliosi Francesco (GSE)" w:date="2025-10-15T10:28:00Z" w16du:dateUtc="2025-10-15T08:28:00Z">
          <w:r w:rsidR="00DD14DA" w:rsidRPr="0022546F" w:rsidDel="00FE2EA2">
            <w:delText>C</w:delText>
          </w:r>
        </w:del>
      </w:ins>
      <w:del w:id="18926" w:author="Oliosi Francesco (GSE)" w:date="2025-10-15T10:28:00Z" w16du:dateUtc="2025-10-15T08:28:00Z">
        <w:r w:rsidRPr="0022546F" w:rsidDel="00FE2EA2">
          <w:delText xml:space="preserve"> - art. 4</w:delText>
        </w:r>
      </w:del>
      <w:ins w:id="18927" w:author="Visone Rossana (GSE)" w:date="2025-09-02T10:54:00Z" w16du:dateUtc="2025-09-02T08:54:00Z">
        <w:del w:id="18928" w:author="Oliosi Francesco (GSE)" w:date="2025-10-15T10:28:00Z" w16du:dateUtc="2025-10-15T08:28:00Z">
          <w:r w:rsidR="00DD14DA" w:rsidRPr="0022546F" w:rsidDel="00FE2EA2">
            <w:delText>5</w:delText>
          </w:r>
        </w:del>
      </w:ins>
      <w:del w:id="18929" w:author="Oliosi Francesco (GSE)" w:date="2025-10-15T10:28:00Z" w16du:dateUtc="2025-10-15T08:28:00Z">
        <w:r w:rsidRPr="0022546F" w:rsidDel="00FE2EA2">
          <w:delText>, comma 1, lettera d</w:delText>
        </w:r>
      </w:del>
      <w:ins w:id="18930" w:author="Visone Rossana (GSE)" w:date="2025-09-02T10:54:00Z" w16du:dateUtc="2025-09-02T08:54:00Z">
        <w:del w:id="18931" w:author="Oliosi Francesco (GSE)" w:date="2025-10-15T10:28:00Z" w16du:dateUtc="2025-10-15T08:28:00Z">
          <w:r w:rsidR="00DD14DA" w:rsidRPr="0022546F" w:rsidDel="00FE2EA2">
            <w:delText>c</w:delText>
          </w:r>
        </w:del>
      </w:ins>
      <w:del w:id="18932" w:author="Oliosi Francesco (GSE)" w:date="2025-10-15T10:28:00Z" w16du:dateUtc="2025-10-15T08:28:00Z">
        <w:r w:rsidRPr="0022546F" w:rsidDel="00FE2EA2">
          <w:delText>)</w:delText>
        </w:r>
        <w:bookmarkEnd w:id="18295"/>
        <w:bookmarkEnd w:id="18296"/>
      </w:del>
    </w:p>
    <w:p w14:paraId="0C6042EB" w14:textId="77777777" w:rsidR="006B167B" w:rsidRPr="00FE2EA2" w:rsidRDefault="006B167B">
      <w:pPr>
        <w:rPr>
          <w:ins w:id="18933" w:author="Visone Rossana (GSE)" w:date="2025-10-12T17:54:00Z" w16du:dateUtc="2025-10-12T15:54:00Z"/>
        </w:rPr>
        <w:pPrChange w:id="18934" w:author="Visone Rossana (GSE)" w:date="2025-10-12T17:53:00Z" w16du:dateUtc="2025-10-12T15:53:00Z">
          <w:pPr>
            <w:keepNext/>
            <w:numPr>
              <w:ilvl w:val="1"/>
              <w:numId w:val="7"/>
            </w:numPr>
            <w:pBdr>
              <w:bottom w:val="single" w:sz="4" w:space="1" w:color="auto"/>
            </w:pBdr>
            <w:spacing w:before="240" w:after="120"/>
            <w:ind w:left="355" w:right="-143" w:hanging="432"/>
            <w:jc w:val="both"/>
            <w:outlineLvl w:val="2"/>
          </w:pPr>
        </w:pPrChange>
      </w:pPr>
    </w:p>
    <w:p w14:paraId="33539F33" w14:textId="1490F005" w:rsidR="00483B62" w:rsidRPr="00726C50" w:rsidRDefault="006B167B">
      <w:pPr>
        <w:numPr>
          <w:ilvl w:val="0"/>
          <w:numId w:val="292"/>
        </w:numPr>
        <w:rPr>
          <w:ins w:id="18935" w:author="Rivera Cordero Daybeth Gabriela (GSE)" w:date="2025-10-13T10:53:00Z" w16du:dateUtc="2025-10-13T08:53:00Z"/>
          <w:del w:id="18936" w:author="Oliosi Francesco (GSE)" w:date="2025-10-15T10:28:00Z" w16du:dateUtc="2025-10-15T08:28:00Z"/>
          <w:bCs/>
          <w:sz w:val="22"/>
          <w:szCs w:val="22"/>
          <w:rPrChange w:id="18937" w:author="Oliosi Francesco (GSE)" w:date="2025-10-15T10:47:00Z" w16du:dateUtc="2025-10-15T08:47:00Z">
            <w:rPr>
              <w:ins w:id="18938" w:author="Rivera Cordero Daybeth Gabriela (GSE)" w:date="2025-10-13T10:53:00Z" w16du:dateUtc="2025-10-13T08:53:00Z"/>
              <w:del w:id="18939" w:author="Oliosi Francesco (GSE)" w:date="2025-10-15T10:28:00Z" w16du:dateUtc="2025-10-15T08:28:00Z"/>
              <w:rFonts w:asciiTheme="minorHAnsi" w:eastAsiaTheme="minorEastAsia" w:hAnsiTheme="minorHAnsi" w:cs="Times New Roman"/>
              <w:bCs w:val="0"/>
              <w:kern w:val="0"/>
              <w:sz w:val="24"/>
              <w:szCs w:val="24"/>
            </w:rPr>
          </w:rPrChange>
        </w:rPr>
        <w:pPrChange w:id="18940" w:author="Visone Rossana (GSE)" w:date="2025-10-17T17:32:00Z" w16du:dateUtc="2025-10-17T15:32:00Z">
          <w:pPr>
            <w:pStyle w:val="TITOLO1-REG"/>
            <w:ind w:left="-142"/>
          </w:pPr>
        </w:pPrChange>
      </w:pPr>
      <w:bookmarkStart w:id="18941" w:name="_Toc90649944"/>
      <w:bookmarkStart w:id="18942" w:name="_Toc189046694"/>
      <w:ins w:id="18943" w:author="Visone Rossana (GSE)" w:date="2025-10-12T17:55:00Z" w16du:dateUtc="2025-10-12T15:55:00Z">
        <w:del w:id="18944" w:author="Oliosi Francesco (GSE)" w:date="2025-10-15T10:28:00Z" w16du:dateUtc="2025-10-15T08:28:00Z">
          <w:r>
            <w:delText xml:space="preserve">9.4 </w:delText>
          </w:r>
        </w:del>
      </w:ins>
      <w:del w:id="18945" w:author="Oliosi Francesco (GSE)" w:date="2025-10-15T10:28:00Z" w16du:dateUtc="2025-10-15T08:28:00Z">
        <w:r w:rsidR="00483B62" w:rsidRPr="006B167B">
          <w:delText xml:space="preserve">Trasformazione degli edifici esistenti in “edifici a energia quasi zero” (intervento </w:delText>
        </w:r>
        <w:r w:rsidR="00483B62" w:rsidRPr="006B167B" w:rsidDel="00572F4B">
          <w:delText>1</w:delText>
        </w:r>
      </w:del>
      <w:ins w:id="18946" w:author="Visone Rossana (GSE)" w:date="2025-09-02T11:16:00Z" w16du:dateUtc="2025-09-02T09:16:00Z">
        <w:del w:id="18947" w:author="Oliosi Francesco (GSE)" w:date="2025-10-15T10:28:00Z" w16du:dateUtc="2025-10-15T08:28:00Z">
          <w:r w:rsidR="00572F4B" w:rsidRPr="006B167B">
            <w:delText>I</w:delText>
          </w:r>
        </w:del>
      </w:ins>
      <w:ins w:id="18948" w:author="Visone Rossana (GSE)" w:date="2025-09-02T11:26:00Z" w16du:dateUtc="2025-09-02T09:26:00Z">
        <w:del w:id="18949" w:author="Oliosi Francesco (GSE)" w:date="2025-10-15T10:28:00Z" w16du:dateUtc="2025-10-15T08:28:00Z">
          <w:r w:rsidR="00B33E66" w:rsidRPr="006B167B">
            <w:delText>I</w:delText>
          </w:r>
        </w:del>
      </w:ins>
      <w:del w:id="18950" w:author="Oliosi Francesco (GSE)" w:date="2025-10-15T10:28:00Z" w16du:dateUtc="2025-10-15T08:28:00Z">
        <w:r w:rsidR="00483B62" w:rsidRPr="006B167B">
          <w:delText>.</w:delText>
        </w:r>
      </w:del>
      <w:ins w:id="18951" w:author="Visone Rossana (GSE)" w:date="2025-09-02T10:54:00Z" w16du:dateUtc="2025-09-02T08:54:00Z">
        <w:del w:id="18952" w:author="Oliosi Francesco (GSE)" w:date="2025-10-15T10:28:00Z" w16du:dateUtc="2025-10-15T08:28:00Z">
          <w:r w:rsidR="00DD14DA" w:rsidRPr="006B167B">
            <w:delText>D</w:delText>
          </w:r>
        </w:del>
      </w:ins>
      <w:del w:id="18953" w:author="Oliosi Francesco (GSE)" w:date="2025-10-15T10:28:00Z" w16du:dateUtc="2025-10-15T08:28:00Z">
        <w:r w:rsidR="00483B62" w:rsidRPr="006B167B" w:rsidDel="00DD14DA">
          <w:delText>E</w:delText>
        </w:r>
        <w:r w:rsidR="00483B62" w:rsidRPr="006B167B">
          <w:delText xml:space="preserve"> - art. </w:delText>
        </w:r>
        <w:r w:rsidR="00483B62" w:rsidRPr="006B167B" w:rsidDel="00DD14DA">
          <w:delText>4</w:delText>
        </w:r>
      </w:del>
      <w:ins w:id="18954" w:author="Visone Rossana (GSE)" w:date="2025-09-02T10:54:00Z" w16du:dateUtc="2025-09-02T08:54:00Z">
        <w:del w:id="18955" w:author="Oliosi Francesco (GSE)" w:date="2025-10-15T10:28:00Z" w16du:dateUtc="2025-10-15T08:28:00Z">
          <w:r w:rsidR="00DD14DA" w:rsidRPr="006B167B">
            <w:delText>5</w:delText>
          </w:r>
        </w:del>
      </w:ins>
      <w:del w:id="18956" w:author="Oliosi Francesco (GSE)" w:date="2025-10-15T10:28:00Z" w16du:dateUtc="2025-10-15T08:28:00Z">
        <w:r w:rsidR="00483B62" w:rsidRPr="006B167B">
          <w:delText xml:space="preserve">, comma 1, lettera </w:delText>
        </w:r>
        <w:r w:rsidR="00483B62" w:rsidRPr="006B167B" w:rsidDel="00DD14DA">
          <w:delText>e</w:delText>
        </w:r>
      </w:del>
      <w:ins w:id="18957" w:author="Visone Rossana (GSE)" w:date="2025-09-02T10:55:00Z" w16du:dateUtc="2025-09-02T08:55:00Z">
        <w:del w:id="18958" w:author="Oliosi Francesco (GSE)" w:date="2025-10-15T10:28:00Z" w16du:dateUtc="2025-10-15T08:28:00Z">
          <w:r w:rsidR="00DD14DA" w:rsidRPr="006B167B">
            <w:delText>d</w:delText>
          </w:r>
        </w:del>
      </w:ins>
      <w:del w:id="18959" w:author="Oliosi Francesco (GSE)" w:date="2025-10-15T10:28:00Z" w16du:dateUtc="2025-10-15T08:28:00Z">
        <w:r w:rsidR="00483B62" w:rsidRPr="006B167B">
          <w:delText>)</w:delText>
        </w:r>
        <w:bookmarkEnd w:id="18941"/>
        <w:bookmarkEnd w:id="18942"/>
        <w:r w:rsidR="00483B62" w:rsidRPr="006B167B">
          <w:delText xml:space="preserve"> </w:delText>
        </w:r>
      </w:del>
      <w:bookmarkStart w:id="18960" w:name="_Toc212462583"/>
      <w:bookmarkEnd w:id="18960"/>
    </w:p>
    <w:p w14:paraId="0FCFC3F1" w14:textId="2FB07FB2" w:rsidR="00C96B85" w:rsidRPr="00CA0C37" w:rsidRDefault="00C96B85">
      <w:pPr>
        <w:pStyle w:val="TITOLO20"/>
        <w:numPr>
          <w:ilvl w:val="1"/>
          <w:numId w:val="292"/>
        </w:numPr>
        <w:ind w:left="567" w:hanging="425"/>
        <w:outlineLvl w:val="1"/>
        <w:rPr>
          <w:ins w:id="18961" w:author="Rivera Cordero Daybeth Gabriela (GSE)" w:date="2025-10-13T10:53:00Z" w16du:dateUtc="2025-10-13T08:53:00Z"/>
        </w:rPr>
        <w:pPrChange w:id="18962" w:author="Visone Rossana (GSE)" w:date="2025-10-17T17:32:00Z" w16du:dateUtc="2025-10-17T15:32:00Z">
          <w:pPr>
            <w:keepNext/>
            <w:pBdr>
              <w:bottom w:val="single" w:sz="4" w:space="1" w:color="auto"/>
            </w:pBdr>
            <w:spacing w:before="240" w:after="120"/>
            <w:ind w:right="-143"/>
            <w:jc w:val="both"/>
            <w:outlineLvl w:val="2"/>
          </w:pPr>
        </w:pPrChange>
      </w:pPr>
      <w:ins w:id="18963" w:author="Rivera Cordero Daybeth Gabriela (GSE)" w:date="2025-10-13T10:53:00Z" w16du:dateUtc="2025-10-13T08:53:00Z">
        <w:del w:id="18964" w:author="Oliosi Francesco (GSE)" w:date="2025-10-15T10:28:00Z" w16du:dateUtc="2025-10-15T08:28:00Z">
          <w:r>
            <w:delText xml:space="preserve">9.4. </w:delText>
          </w:r>
        </w:del>
        <w:bookmarkStart w:id="18965" w:name="_Toc212462584"/>
        <w:r w:rsidRPr="00636DEA">
          <w:t>Trasformazione degli edifici esistenti in “edifici a energia quasi zero” (intervento II.D - art. 5, comma 1, lettera d)</w:t>
        </w:r>
        <w:bookmarkEnd w:id="18965"/>
      </w:ins>
    </w:p>
    <w:p w14:paraId="309CAAE0" w14:textId="77777777" w:rsidR="00C96B85" w:rsidRDefault="00C96B85" w:rsidP="00C96B85">
      <w:pPr>
        <w:spacing w:after="120"/>
        <w:jc w:val="both"/>
        <w:rPr>
          <w:ins w:id="18966" w:author="Rivera Cordero Daybeth Gabriela (GSE)" w:date="2025-10-13T10:53:00Z" w16du:dateUtc="2025-10-13T08:53:00Z"/>
        </w:rPr>
      </w:pPr>
      <w:ins w:id="18967" w:author="Rivera Cordero Daybeth Gabriela (GSE)" w:date="2025-10-13T10:53:00Z" w16du:dateUtc="2025-10-13T08:53:00Z">
        <w:r w:rsidRPr="00CA0C37">
          <w:t>L’intervento incentivabile consiste nella trasformazione degli edifici esistenti</w:t>
        </w:r>
        <w:r>
          <w:t xml:space="preserve"> </w:t>
        </w:r>
        <w:r w:rsidRPr="009A255D">
          <w:t>di qualsiasi categoria catastale</w:t>
        </w:r>
        <w:r w:rsidRPr="00CA0C37">
          <w:t xml:space="preserve">, dotati di impianto di climatizzazione, in </w:t>
        </w:r>
        <w:r w:rsidRPr="00CA0C37">
          <w:rPr>
            <w:i/>
          </w:rPr>
          <w:t>“edifici a energia quasi zero”</w:t>
        </w:r>
        <w:r>
          <w:rPr>
            <w:i/>
          </w:rPr>
          <w:t xml:space="preserve"> (nZEB)</w:t>
        </w:r>
        <w:r w:rsidRPr="00CA0C37">
          <w:t>:</w:t>
        </w:r>
        <w:r>
          <w:t xml:space="preserve"> l’</w:t>
        </w:r>
        <w:r w:rsidRPr="00CA0C37">
          <w:t xml:space="preserve">intervento prevede la possibilità di ampliamento fino a un massimo del 25% della volumetria </w:t>
        </w:r>
        <w:r>
          <w:t xml:space="preserve">complessiva </w:t>
        </w:r>
        <w:r w:rsidRPr="00CA0C37">
          <w:t xml:space="preserve">iniziale, nel rispetto degli strumenti urbanistici vigenti. </w:t>
        </w:r>
      </w:ins>
    </w:p>
    <w:p w14:paraId="0554214E" w14:textId="77777777" w:rsidR="00C96B85" w:rsidRPr="00CA0C37" w:rsidRDefault="00C96B85" w:rsidP="00C96B85">
      <w:pPr>
        <w:spacing w:after="120"/>
        <w:jc w:val="both"/>
        <w:rPr>
          <w:ins w:id="18968" w:author="Rivera Cordero Daybeth Gabriela (GSE)" w:date="2025-10-13T10:53:00Z" w16du:dateUtc="2025-10-13T08:53:00Z"/>
        </w:rPr>
      </w:pPr>
      <w:ins w:id="18969" w:author="Rivera Cordero Daybeth Gabriela (GSE)" w:date="2025-10-13T10:53:00Z" w16du:dateUtc="2025-10-13T08:53:00Z">
        <w:r w:rsidRPr="00B2118D">
          <w:rPr>
            <w:highlight w:val="cyan"/>
          </w:rPr>
          <w:t xml:space="preserve">Limitatamente agli edifici, o gruppi di edifici di proprietà dell’amministrazione pubblica, è ammessa la demolizione degli edifici esistenti e la conseguente ricostruzione degli edifici </w:t>
        </w:r>
        <w:r>
          <w:rPr>
            <w:highlight w:val="cyan"/>
          </w:rPr>
          <w:t>n</w:t>
        </w:r>
        <w:r w:rsidRPr="00B2118D">
          <w:rPr>
            <w:highlight w:val="cyan"/>
          </w:rPr>
          <w:t>ZEB, nel rispetto del limite di incremento delle volumetrie totali del 25%, anche in una localizzazione differente, purché nell’ambito di un «progetto integrato» e nel medesimo territorio comunale.</w:t>
        </w:r>
      </w:ins>
    </w:p>
    <w:p w14:paraId="078E5D38" w14:textId="05EE6838" w:rsidR="00C96B85" w:rsidRPr="00923DC6" w:rsidRDefault="00C96B85">
      <w:pPr>
        <w:pStyle w:val="TITOLO20"/>
        <w:numPr>
          <w:ilvl w:val="2"/>
          <w:numId w:val="292"/>
        </w:numPr>
        <w:ind w:left="1134" w:hanging="708"/>
        <w:rPr>
          <w:ins w:id="18970" w:author="Rivera Cordero Daybeth Gabriela (GSE)" w:date="2025-10-13T10:53:00Z" w16du:dateUtc="2025-10-13T08:53:00Z"/>
        </w:rPr>
        <w:pPrChange w:id="18971" w:author="Rivera Cordero Daybeth Gabriela (GSE)" w:date="2025-10-23T15:11:00Z" w16du:dateUtc="2025-10-23T13:11:00Z">
          <w:pPr>
            <w:pStyle w:val="TITOLO3GSE"/>
            <w:ind w:left="857" w:hanging="431"/>
          </w:pPr>
        </w:pPrChange>
      </w:pPr>
      <w:bookmarkStart w:id="18972" w:name="_Toc90649945"/>
      <w:bookmarkStart w:id="18973" w:name="_Toc178585520"/>
      <w:ins w:id="18974" w:author="Rivera Cordero Daybeth Gabriela (GSE)" w:date="2025-10-13T10:53:00Z" w16du:dateUtc="2025-10-13T08:53:00Z">
        <w:del w:id="18975" w:author="Oliosi Francesco (GSE)" w:date="2025-10-13T18:16:00Z" w16du:dateUtc="2025-10-13T16:16:00Z">
          <w:r w:rsidDel="00633B38">
            <w:delText xml:space="preserve">9.4.1 </w:delText>
          </w:r>
        </w:del>
        <w:bookmarkStart w:id="18976" w:name="_Toc212462585"/>
        <w:r w:rsidRPr="00923DC6">
          <w:t>Soggetti che possono richiedere l’incentivo</w:t>
        </w:r>
        <w:bookmarkEnd w:id="18972"/>
        <w:bookmarkEnd w:id="18973"/>
        <w:bookmarkEnd w:id="18976"/>
      </w:ins>
    </w:p>
    <w:p w14:paraId="70725C28" w14:textId="77777777" w:rsidR="00C96B85" w:rsidRPr="00C34F30" w:rsidDel="00C34F30" w:rsidRDefault="00C96B85">
      <w:pPr>
        <w:spacing w:after="120"/>
        <w:jc w:val="both"/>
        <w:rPr>
          <w:ins w:id="18977" w:author="Rivera Cordero Daybeth Gabriela (GSE)" w:date="2025-10-13T10:53:00Z" w16du:dateUtc="2025-10-13T08:53:00Z"/>
          <w:del w:id="18978" w:author="Visone Rossana (GSE)" w:date="2025-10-21T18:43:00Z" w16du:dateUtc="2025-10-21T16:43:00Z"/>
          <w:sz w:val="22"/>
          <w:szCs w:val="22"/>
          <w:rPrChange w:id="18979" w:author="Visone Rossana (GSE)" w:date="2025-10-21T18:43:00Z" w16du:dateUtc="2025-10-21T16:43:00Z">
            <w:rPr>
              <w:ins w:id="18980" w:author="Rivera Cordero Daybeth Gabriela (GSE)" w:date="2025-10-13T10:53:00Z" w16du:dateUtc="2025-10-13T08:53:00Z"/>
              <w:del w:id="18981" w:author="Visone Rossana (GSE)" w:date="2025-10-21T18:43:00Z" w16du:dateUtc="2025-10-21T16:43:00Z"/>
            </w:rPr>
          </w:rPrChange>
        </w:rPr>
      </w:pPr>
      <w:ins w:id="18982" w:author="Rivera Cordero Daybeth Gabriela (GSE)" w:date="2025-10-13T10:53:00Z" w16du:dateUtc="2025-10-13T08:53:00Z">
        <w:del w:id="18983" w:author="Visone Rossana (GSE)" w:date="2025-10-21T18:43:00Z" w16du:dateUtc="2025-10-21T16:43:00Z">
          <w:r w:rsidRPr="00C34F30" w:rsidDel="00C34F30">
            <w:rPr>
              <w:sz w:val="22"/>
              <w:szCs w:val="22"/>
              <w:rPrChange w:id="18984" w:author="Visone Rossana (GSE)" w:date="2025-10-21T18:43:00Z" w16du:dateUtc="2025-10-21T16:43:00Z">
                <w:rPr/>
              </w:rPrChange>
            </w:rPr>
            <w:delText>Le Amministrazioni Pubbliche direttamente o indirettamente tramite una ESCo, sugli edifici di proprietà della PA.</w:delText>
          </w:r>
        </w:del>
      </w:ins>
    </w:p>
    <w:p w14:paraId="00144570" w14:textId="40223CC3" w:rsidR="00C96B85" w:rsidRPr="00C34F30" w:rsidDel="00C34F30" w:rsidRDefault="00C96B85">
      <w:pPr>
        <w:spacing w:after="120"/>
        <w:jc w:val="both"/>
        <w:rPr>
          <w:ins w:id="18985" w:author="Rivera Cordero Daybeth Gabriela (GSE)" w:date="2025-10-13T10:53:00Z" w16du:dateUtc="2025-10-13T08:53:00Z"/>
          <w:del w:id="18986" w:author="Visone Rossana (GSE)" w:date="2025-10-21T18:43:00Z" w16du:dateUtc="2025-10-21T16:43:00Z"/>
          <w:sz w:val="22"/>
          <w:szCs w:val="22"/>
          <w:rPrChange w:id="18987" w:author="Visone Rossana (GSE)" w:date="2025-10-21T18:43:00Z" w16du:dateUtc="2025-10-21T16:43:00Z">
            <w:rPr>
              <w:ins w:id="18988" w:author="Rivera Cordero Daybeth Gabriela (GSE)" w:date="2025-10-13T10:53:00Z" w16du:dateUtc="2025-10-13T08:53:00Z"/>
              <w:del w:id="18989" w:author="Visone Rossana (GSE)" w:date="2025-10-21T18:43:00Z" w16du:dateUtc="2025-10-21T16:43:00Z"/>
            </w:rPr>
          </w:rPrChange>
        </w:rPr>
      </w:pPr>
      <w:ins w:id="18990" w:author="Rivera Cordero Daybeth Gabriela (GSE)" w:date="2025-10-13T10:53:00Z" w16du:dateUtc="2025-10-13T08:53:00Z">
        <w:del w:id="18991" w:author="Visone Rossana (GSE)" w:date="2025-10-21T18:43:00Z" w16du:dateUtc="2025-10-21T16:43:00Z">
          <w:r w:rsidRPr="00C34F30" w:rsidDel="00C34F30">
            <w:rPr>
              <w:sz w:val="22"/>
              <w:szCs w:val="22"/>
              <w:rPrChange w:id="18992" w:author="Visone Rossana (GSE)" w:date="2025-10-21T18:43:00Z" w16du:dateUtc="2025-10-21T16:43:00Z">
                <w:rPr/>
              </w:rPrChange>
            </w:rPr>
            <w:delText>Nel primo caso il Soggetto Responsabile dell’intervento è l’Amministrazione Pubblica, mentre nel secondo caso il Soggetto Responsabile è la ESCo.</w:delText>
          </w:r>
        </w:del>
      </w:ins>
    </w:p>
    <w:p w14:paraId="24B89602" w14:textId="666D1D12" w:rsidR="00C96B85" w:rsidRPr="00C34F30" w:rsidRDefault="00C96B85" w:rsidP="00C96B85">
      <w:pPr>
        <w:spacing w:after="120"/>
        <w:jc w:val="both"/>
        <w:rPr>
          <w:ins w:id="18993" w:author="Rivera Cordero Daybeth Gabriela (GSE)" w:date="2025-10-13T10:53:00Z" w16du:dateUtc="2025-10-13T08:53:00Z"/>
          <w:sz w:val="22"/>
          <w:szCs w:val="22"/>
          <w:rPrChange w:id="18994" w:author="Visone Rossana (GSE)" w:date="2025-10-21T18:43:00Z" w16du:dateUtc="2025-10-21T16:43:00Z">
            <w:rPr>
              <w:ins w:id="18995" w:author="Rivera Cordero Daybeth Gabriela (GSE)" w:date="2025-10-13T10:53:00Z" w16du:dateUtc="2025-10-13T08:53:00Z"/>
            </w:rPr>
          </w:rPrChange>
        </w:rPr>
      </w:pPr>
      <w:ins w:id="18996" w:author="Rivera Cordero Daybeth Gabriela (GSE)" w:date="2025-10-13T10:53:00Z" w16du:dateUtc="2025-10-13T08:53:00Z">
        <w:r w:rsidRPr="00C34F30">
          <w:rPr>
            <w:sz w:val="22"/>
            <w:szCs w:val="22"/>
            <w:rPrChange w:id="18997" w:author="Visone Rossana (GSE)" w:date="2025-10-21T18:43:00Z" w16du:dateUtc="2025-10-21T16:43:00Z">
              <w:rPr/>
            </w:rPrChange>
          </w:rPr>
          <w:t>Possono accedere all’intervento</w:t>
        </w:r>
      </w:ins>
      <w:ins w:id="18998" w:author="Visone Rossana (GSE)" w:date="2025-10-21T18:43:00Z" w16du:dateUtc="2025-10-21T16:43:00Z">
        <w:r w:rsidR="00C34F30">
          <w:rPr>
            <w:sz w:val="22"/>
            <w:szCs w:val="22"/>
          </w:rPr>
          <w:t>,</w:t>
        </w:r>
        <w:r w:rsidR="00C34F30" w:rsidRPr="002E7BD0">
          <w:rPr>
            <w:rFonts w:ascii="Calibri" w:eastAsia="Aptos" w:hAnsi="Calibri" w:cs="Calibri"/>
            <w:kern w:val="2"/>
            <w:sz w:val="22"/>
            <w:szCs w:val="22"/>
          </w:rPr>
          <w:t>direttamente, o indirettamente tramite ESCO ed altri soggetti abilitati nelle modalità indicate al paragrafo 3.5, i seguenti soggetti:</w:t>
        </w:r>
      </w:ins>
      <w:ins w:id="18999" w:author="Rivera Cordero Daybeth Gabriela (GSE)" w:date="2025-10-13T10:53:00Z" w16du:dateUtc="2025-10-13T08:53:00Z">
        <w:del w:id="19000" w:author="Visone Rossana (GSE)" w:date="2025-10-21T18:43:00Z" w16du:dateUtc="2025-10-21T16:43:00Z">
          <w:r w:rsidRPr="00C34F30" w:rsidDel="00C34F30">
            <w:rPr>
              <w:sz w:val="22"/>
              <w:szCs w:val="22"/>
              <w:rPrChange w:id="19001" w:author="Visone Rossana (GSE)" w:date="2025-10-21T18:43:00Z" w16du:dateUtc="2025-10-21T16:43:00Z">
                <w:rPr/>
              </w:rPrChange>
            </w:rPr>
            <w:delText xml:space="preserve">: </w:delText>
          </w:r>
        </w:del>
      </w:ins>
    </w:p>
    <w:p w14:paraId="585F86AB" w14:textId="77777777" w:rsidR="00C96B85" w:rsidRPr="00C34F30" w:rsidRDefault="00C96B85" w:rsidP="00C96B85">
      <w:pPr>
        <w:numPr>
          <w:ilvl w:val="1"/>
          <w:numId w:val="227"/>
        </w:numPr>
        <w:spacing w:after="120" w:line="276" w:lineRule="auto"/>
        <w:ind w:left="491" w:hanging="283"/>
        <w:jc w:val="both"/>
        <w:rPr>
          <w:ins w:id="19002" w:author="Rivera Cordero Daybeth Gabriela (GSE)" w:date="2025-10-13T10:53:00Z" w16du:dateUtc="2025-10-13T08:53:00Z"/>
          <w:sz w:val="22"/>
          <w:szCs w:val="22"/>
          <w:rPrChange w:id="19003" w:author="Visone Rossana (GSE)" w:date="2025-10-21T18:43:00Z" w16du:dateUtc="2025-10-21T16:43:00Z">
            <w:rPr>
              <w:ins w:id="19004" w:author="Rivera Cordero Daybeth Gabriela (GSE)" w:date="2025-10-13T10:53:00Z" w16du:dateUtc="2025-10-13T08:53:00Z"/>
            </w:rPr>
          </w:rPrChange>
        </w:rPr>
      </w:pPr>
      <w:ins w:id="19005" w:author="Rivera Cordero Daybeth Gabriela (GSE)" w:date="2025-10-13T10:53:00Z" w16du:dateUtc="2025-10-13T08:53:00Z">
        <w:r w:rsidRPr="00C34F30">
          <w:rPr>
            <w:sz w:val="22"/>
            <w:szCs w:val="22"/>
            <w:rPrChange w:id="19006" w:author="Visone Rossana (GSE)" w:date="2025-10-21T18:43:00Z" w16du:dateUtc="2025-10-21T16:43:00Z">
              <w:rPr/>
            </w:rPrChange>
          </w:rPr>
          <w:t xml:space="preserve">le Amministrazioni Pubbliche, ivi compresi gli ETS non economici;  </w:t>
        </w:r>
      </w:ins>
    </w:p>
    <w:p w14:paraId="63BE4195" w14:textId="77777777" w:rsidR="00C96B85" w:rsidRPr="00C34F30" w:rsidRDefault="00C96B85" w:rsidP="00C96B85">
      <w:pPr>
        <w:numPr>
          <w:ilvl w:val="1"/>
          <w:numId w:val="227"/>
        </w:numPr>
        <w:spacing w:after="120" w:line="276" w:lineRule="auto"/>
        <w:ind w:left="491" w:hanging="283"/>
        <w:jc w:val="both"/>
        <w:rPr>
          <w:ins w:id="19007" w:author="Rivera Cordero Daybeth Gabriela (GSE)" w:date="2025-10-13T10:53:00Z" w16du:dateUtc="2025-10-13T08:53:00Z"/>
          <w:sz w:val="22"/>
          <w:szCs w:val="22"/>
          <w:rPrChange w:id="19008" w:author="Visone Rossana (GSE)" w:date="2025-10-21T18:43:00Z" w16du:dateUtc="2025-10-21T16:43:00Z">
            <w:rPr>
              <w:ins w:id="19009" w:author="Rivera Cordero Daybeth Gabriela (GSE)" w:date="2025-10-13T10:53:00Z" w16du:dateUtc="2025-10-13T08:53:00Z"/>
            </w:rPr>
          </w:rPrChange>
        </w:rPr>
      </w:pPr>
      <w:ins w:id="19010" w:author="Rivera Cordero Daybeth Gabriela (GSE)" w:date="2025-10-13T10:53:00Z" w16du:dateUtc="2025-10-13T08:53:00Z">
        <w:r w:rsidRPr="00C34F30">
          <w:rPr>
            <w:sz w:val="22"/>
            <w:szCs w:val="22"/>
            <w:rPrChange w:id="19011" w:author="Visone Rossana (GSE)" w:date="2025-10-21T18:43:00Z" w16du:dateUtc="2025-10-21T16:43:00Z">
              <w:rPr/>
            </w:rPrChange>
          </w:rPr>
          <w:t xml:space="preserve">i soggetti privati per interventi eseguiti su edifici appartenenti all’ambito terziario. </w:t>
        </w:r>
      </w:ins>
    </w:p>
    <w:p w14:paraId="14E6EDD0" w14:textId="5C1A3C80" w:rsidR="00C96B85" w:rsidDel="00C34F30" w:rsidRDefault="00C96B85" w:rsidP="00C96B85">
      <w:pPr>
        <w:spacing w:after="120"/>
        <w:jc w:val="both"/>
        <w:rPr>
          <w:ins w:id="19012" w:author="Rivera Cordero Daybeth Gabriela (GSE)" w:date="2025-10-13T10:53:00Z" w16du:dateUtc="2025-10-13T08:53:00Z"/>
          <w:del w:id="19013" w:author="Visone Rossana (GSE)" w:date="2025-10-21T18:43:00Z" w16du:dateUtc="2025-10-21T16:43:00Z"/>
        </w:rPr>
      </w:pPr>
      <w:ins w:id="19014" w:author="Rivera Cordero Daybeth Gabriela (GSE)" w:date="2025-10-13T10:53:00Z" w16du:dateUtc="2025-10-13T08:53:00Z">
        <w:del w:id="19015" w:author="Visone Rossana (GSE)" w:date="2025-10-21T18:43:00Z" w16du:dateUtc="2025-10-21T16:43:00Z">
          <w:r w:rsidDel="00C34F30">
            <w:lastRenderedPageBreak/>
            <w:delText xml:space="preserve">Per le Pubbliche Amministrazioni, la modalità di accesso può essere effettuata direttamente o, indirettamente, tramite una ESCo o gli altri soggetti abilitati di cui all’art. 13, comma 1, del Decreto (quali altro soggetto pubblico deputato alla gestione dell’edificio oggetto dell’intervento ai sensi della normativa vigente, un soggetto privato in ambito di forme di PPP o la CER/configurazione di autoconsumo di cui la PA sia membro).  </w:delText>
          </w:r>
          <w:bookmarkStart w:id="19016" w:name="_Toc212462586"/>
          <w:bookmarkEnd w:id="19016"/>
        </w:del>
      </w:ins>
    </w:p>
    <w:p w14:paraId="7A3E01A0" w14:textId="2AFFB1B3" w:rsidR="00C96B85" w:rsidDel="00C34F30" w:rsidRDefault="00C96B85" w:rsidP="00C96B85">
      <w:pPr>
        <w:spacing w:after="120"/>
        <w:jc w:val="both"/>
        <w:rPr>
          <w:ins w:id="19017" w:author="Rivera Cordero Daybeth Gabriela (GSE)" w:date="2025-10-13T10:53:00Z" w16du:dateUtc="2025-10-13T08:53:00Z"/>
          <w:del w:id="19018" w:author="Visone Rossana (GSE)" w:date="2025-10-21T18:43:00Z" w16du:dateUtc="2025-10-21T16:43:00Z"/>
        </w:rPr>
      </w:pPr>
      <w:ins w:id="19019" w:author="Rivera Cordero Daybeth Gabriela (GSE)" w:date="2025-10-13T10:53:00Z" w16du:dateUtc="2025-10-13T08:53:00Z">
        <w:del w:id="19020" w:author="Visone Rossana (GSE)" w:date="2025-10-21T18:43:00Z" w16du:dateUtc="2025-10-21T16:43:00Z">
          <w:r w:rsidDel="00C34F30">
            <w:delText xml:space="preserve">Nel primo caso la Pubblica Amministrazione si configura come Soggetto Responsabile, mentre nel secondo caso, il Soggetto Responsabile si identica in uno degli altri soggetti abilitati richiamati. </w:delText>
          </w:r>
          <w:bookmarkStart w:id="19021" w:name="_Toc212462587"/>
          <w:bookmarkEnd w:id="19021"/>
        </w:del>
      </w:ins>
    </w:p>
    <w:p w14:paraId="37D158C0" w14:textId="71E51E75" w:rsidR="00C96B85" w:rsidDel="00C34F30" w:rsidRDefault="00C96B85" w:rsidP="00C96B85">
      <w:pPr>
        <w:spacing w:after="120"/>
        <w:jc w:val="both"/>
        <w:rPr>
          <w:ins w:id="19022" w:author="Rivera Cordero Daybeth Gabriela (GSE)" w:date="2025-10-13T10:53:00Z" w16du:dateUtc="2025-10-13T08:53:00Z"/>
          <w:del w:id="19023" w:author="Visone Rossana (GSE)" w:date="2025-10-21T18:43:00Z" w16du:dateUtc="2025-10-21T16:43:00Z"/>
        </w:rPr>
      </w:pPr>
      <w:ins w:id="19024" w:author="Rivera Cordero Daybeth Gabriela (GSE)" w:date="2025-10-13T10:53:00Z" w16du:dateUtc="2025-10-13T08:53:00Z">
        <w:del w:id="19025" w:author="Visone Rossana (GSE)" w:date="2025-10-21T18:43:00Z" w16du:dateUtc="2025-10-21T16:43:00Z">
          <w:r w:rsidDel="00C34F30">
            <w:delText xml:space="preserve">Per i Soggetti Privati, la modalità di accesso alla richiesta di incentivo può essere effettuata direttamente o indirettamente tramite una ESCo o la CER/configurazione di autoconsumo di cui il privato sia membro.  </w:delText>
          </w:r>
          <w:bookmarkStart w:id="19026" w:name="_Toc212462588"/>
          <w:bookmarkEnd w:id="19026"/>
        </w:del>
      </w:ins>
    </w:p>
    <w:p w14:paraId="7546A0E1" w14:textId="72D32F00" w:rsidR="00C96B85" w:rsidRPr="00CA0C37" w:rsidDel="00C34F30" w:rsidRDefault="00C96B85" w:rsidP="00C96B85">
      <w:pPr>
        <w:spacing w:after="120"/>
        <w:jc w:val="both"/>
        <w:rPr>
          <w:ins w:id="19027" w:author="Rivera Cordero Daybeth Gabriela (GSE)" w:date="2025-10-13T10:53:00Z" w16du:dateUtc="2025-10-13T08:53:00Z"/>
          <w:del w:id="19028" w:author="Visone Rossana (GSE)" w:date="2025-10-21T18:43:00Z" w16du:dateUtc="2025-10-21T16:43:00Z"/>
        </w:rPr>
      </w:pPr>
      <w:ins w:id="19029" w:author="Rivera Cordero Daybeth Gabriela (GSE)" w:date="2025-10-13T10:53:00Z" w16du:dateUtc="2025-10-13T08:53:00Z">
        <w:del w:id="19030" w:author="Visone Rossana (GSE)" w:date="2025-10-21T18:43:00Z" w16du:dateUtc="2025-10-21T16:43:00Z">
          <w:r w:rsidDel="00C34F30">
            <w:delText>Nel primo caso il Soggetto Privato si configura come Soggetto Responsabile, mentre nell’altro caso quest’ultimo viene identificato in uno degli altri soggetti deputati richiamati.</w:delText>
          </w:r>
          <w:bookmarkStart w:id="19031" w:name="_Toc212462589"/>
          <w:bookmarkEnd w:id="19031"/>
        </w:del>
      </w:ins>
    </w:p>
    <w:p w14:paraId="3196BD7E" w14:textId="77777777" w:rsidR="00C96B85" w:rsidRPr="00923DC6" w:rsidRDefault="00C96B85">
      <w:pPr>
        <w:pStyle w:val="TITOLO20"/>
        <w:numPr>
          <w:ilvl w:val="2"/>
          <w:numId w:val="292"/>
        </w:numPr>
        <w:ind w:left="1134" w:hanging="708"/>
        <w:rPr>
          <w:ins w:id="19032" w:author="Rivera Cordero Daybeth Gabriela (GSE)" w:date="2025-10-13T10:53:00Z" w16du:dateUtc="2025-10-13T08:53:00Z"/>
        </w:rPr>
        <w:pPrChange w:id="19033" w:author="Visone Rossana (GSE)" w:date="2025-10-17T17:32:00Z" w16du:dateUtc="2025-10-17T15:32:00Z">
          <w:pPr>
            <w:pStyle w:val="TITOLO3GSE"/>
            <w:numPr>
              <w:ilvl w:val="2"/>
              <w:numId w:val="265"/>
            </w:numPr>
            <w:ind w:left="857" w:hanging="431"/>
          </w:pPr>
        </w:pPrChange>
      </w:pPr>
      <w:bookmarkStart w:id="19034" w:name="_Toc90649946"/>
      <w:bookmarkStart w:id="19035" w:name="_Toc178585521"/>
      <w:bookmarkStart w:id="19036" w:name="_Toc212462590"/>
      <w:ins w:id="19037" w:author="Rivera Cordero Daybeth Gabriela (GSE)" w:date="2025-10-13T10:53:00Z" w16du:dateUtc="2025-10-13T08:53:00Z">
        <w:r w:rsidRPr="00923DC6">
          <w:t>Requisiti tecnici per l’accesso all’incentivo (Allegato I del Decreto)</w:t>
        </w:r>
        <w:bookmarkEnd w:id="19034"/>
        <w:bookmarkEnd w:id="19035"/>
        <w:bookmarkEnd w:id="19036"/>
      </w:ins>
    </w:p>
    <w:p w14:paraId="7EF05805" w14:textId="77777777" w:rsidR="00C96B85" w:rsidRDefault="00C96B85" w:rsidP="00C96B85">
      <w:pPr>
        <w:spacing w:after="120"/>
        <w:jc w:val="both"/>
        <w:rPr>
          <w:ins w:id="19038" w:author="Rivera Cordero Daybeth Gabriela (GSE)" w:date="2025-10-13T10:53:00Z" w16du:dateUtc="2025-10-13T08:53:00Z"/>
        </w:rPr>
      </w:pPr>
      <w:ins w:id="19039" w:author="Rivera Cordero Daybeth Gabriela (GSE)" w:date="2025-10-13T10:53:00Z" w16du:dateUtc="2025-10-13T08:53:00Z">
        <w:r w:rsidRPr="00CA0C37">
          <w:t xml:space="preserve">Per interventi di ristrutturazione importante o riqualificazione, tali da trasformare gli edifici esistenti in </w:t>
        </w:r>
        <w:r w:rsidRPr="00CA0C37">
          <w:rPr>
            <w:i/>
          </w:rPr>
          <w:t>“edifici a energia quasi zero”</w:t>
        </w:r>
        <w:r w:rsidRPr="00CA0C37">
          <w:t xml:space="preserve">, si rappresenta che, al fine del rilascio dell’incentivo di cui alla </w:t>
        </w:r>
        <w:r>
          <w:t>t</w:t>
        </w:r>
        <w:r w:rsidRPr="00CA0C37">
          <w:t xml:space="preserve">abella </w:t>
        </w:r>
        <w:r>
          <w:t>7</w:t>
        </w:r>
        <w:r w:rsidRPr="00CA0C37">
          <w:t xml:space="preserve"> del Decreto, l’attestato di prestazione energetica redatto successivamente alla realizzazione degli interventi deve riportare la classificazione di </w:t>
        </w:r>
        <w:r w:rsidRPr="00CA0C37">
          <w:rPr>
            <w:i/>
          </w:rPr>
          <w:t>“edifici a energia quasi zero”</w:t>
        </w:r>
        <w:r w:rsidRPr="00CA0C37">
          <w:t xml:space="preserve">, ovvero l’edificio deve rispettare i requisiti indicati al paragrafo 3.4, del decreto del Ministro dello sviluppo economico 26 giugno 2015 concernente le metodologie di calcolo della prestazione energetica e </w:t>
        </w:r>
        <w:r>
          <w:t xml:space="preserve">la </w:t>
        </w:r>
        <w:r w:rsidRPr="00CA0C37">
          <w:t>definizione delle prescrizioni e dei requisiti minimi degli edifici.</w:t>
        </w:r>
      </w:ins>
    </w:p>
    <w:p w14:paraId="656DC26F" w14:textId="4DD04149" w:rsidR="00C96B85" w:rsidRDefault="00C96B85" w:rsidP="00C96B85">
      <w:pPr>
        <w:spacing w:after="120"/>
        <w:jc w:val="both"/>
        <w:rPr>
          <w:ins w:id="19040" w:author="Rivera Cordero Daybeth Gabriela (GSE)" w:date="2025-10-13T10:53:00Z" w16du:dateUtc="2025-10-13T08:53:00Z"/>
        </w:rPr>
      </w:pPr>
      <w:ins w:id="19041" w:author="Rivera Cordero Daybeth Gabriela (GSE)" w:date="2025-10-13T10:53:00Z" w16du:dateUtc="2025-10-13T08:53:00Z">
        <w:r w:rsidRPr="00D53A9E">
          <w:rPr>
            <w:highlight w:val="green"/>
          </w:rPr>
          <w:t xml:space="preserve">In merito ai requisiti indicati nel citato decreto, ed in particolare agli obblighi di integrazione delle fonti rinnovabili, per gli interventi di trasformazione di edifici esistenti in </w:t>
        </w:r>
        <w:r w:rsidRPr="00D53A9E">
          <w:rPr>
            <w:i/>
            <w:highlight w:val="green"/>
          </w:rPr>
          <w:t>“edifici a energia quasi zero”</w:t>
        </w:r>
        <w:r w:rsidRPr="00D53A9E">
          <w:rPr>
            <w:highlight w:val="green"/>
          </w:rPr>
          <w:t xml:space="preserve"> per i quali la richiesta del </w:t>
        </w:r>
        <w:r w:rsidRPr="00D53A9E">
          <w:rPr>
            <w:rFonts w:cs="Calibri"/>
            <w:bCs/>
            <w:iCs/>
            <w:highlight w:val="green"/>
          </w:rPr>
          <w:t xml:space="preserve">titolo autorizzativo e/o abilitativo sia presentata </w:t>
        </w:r>
        <w:r w:rsidRPr="00D53A9E">
          <w:rPr>
            <w:rFonts w:cs="Calibri"/>
            <w:b/>
            <w:iCs/>
            <w:highlight w:val="green"/>
          </w:rPr>
          <w:t>successivamente al 13 giugno 2022</w:t>
        </w:r>
        <w:r w:rsidRPr="00D53A9E">
          <w:rPr>
            <w:rFonts w:cs="Calibri"/>
            <w:bCs/>
            <w:iCs/>
            <w:highlight w:val="green"/>
          </w:rPr>
          <w:t xml:space="preserve">, </w:t>
        </w:r>
        <w:r w:rsidRPr="00D53A9E">
          <w:rPr>
            <w:rFonts w:cs="Calibri"/>
            <w:bCs/>
            <w:iCs/>
            <w:strike/>
            <w:highlight w:val="green"/>
          </w:rPr>
          <w:t>in abrogazione delle precedenti disposizioni di cui al D.Lgs. 28/11,</w:t>
        </w:r>
        <w:r w:rsidRPr="00D53A9E">
          <w:rPr>
            <w:rFonts w:cs="Calibri"/>
            <w:bCs/>
            <w:iCs/>
            <w:highlight w:val="green"/>
          </w:rPr>
          <w:t xml:space="preserve"> </w:t>
        </w:r>
        <w:r w:rsidRPr="00D53A9E">
          <w:rPr>
            <w:rFonts w:cs="Calibri"/>
            <w:bCs/>
            <w:iCs/>
            <w:highlight w:val="cyan"/>
          </w:rPr>
          <w:t xml:space="preserve">dovranno essere applicate le </w:t>
        </w:r>
        <w:r w:rsidRPr="005D1639">
          <w:rPr>
            <w:rFonts w:cs="Calibri"/>
            <w:bCs/>
            <w:iCs/>
            <w:strike/>
            <w:highlight w:val="green"/>
          </w:rPr>
          <w:t xml:space="preserve">nuove </w:t>
        </w:r>
        <w:r w:rsidRPr="00D53A9E">
          <w:rPr>
            <w:rFonts w:cs="Calibri"/>
            <w:bCs/>
            <w:iCs/>
            <w:highlight w:val="green"/>
          </w:rPr>
          <w:t xml:space="preserve">disposizioni </w:t>
        </w:r>
        <w:bookmarkStart w:id="19042" w:name="_Hlk211237360"/>
        <w:r w:rsidRPr="00D53A9E">
          <w:rPr>
            <w:rFonts w:cs="Calibri"/>
            <w:bCs/>
            <w:iCs/>
            <w:highlight w:val="green"/>
          </w:rPr>
          <w:t xml:space="preserve">dell’art. 26, comma 1, del D.Lgs. 199/2021 </w:t>
        </w:r>
      </w:ins>
      <w:ins w:id="19043" w:author="Rivera Cordero Daybeth Gabriela (GSE)" w:date="2025-10-16T19:08:00Z" w16du:dateUtc="2025-10-16T17:08:00Z">
        <w:r w:rsidR="003F316F" w:rsidRPr="003F316F">
          <w:rPr>
            <w:rFonts w:cs="Calibri"/>
            <w:bCs/>
            <w:iCs/>
            <w:highlight w:val="green"/>
            <w:rPrChange w:id="19044" w:author="Rivera Cordero Daybeth Gabriela (GSE)" w:date="2025-10-16T19:08:00Z" w16du:dateUtc="2025-10-16T17:08:00Z">
              <w:rPr>
                <w:rFonts w:ascii="Arial" w:hAnsi="Arial" w:cs="Arial"/>
                <w:sz w:val="22"/>
                <w:szCs w:val="22"/>
              </w:rPr>
            </w:rPrChange>
          </w:rPr>
          <w:t xml:space="preserve">e s.m.i </w:t>
        </w:r>
      </w:ins>
      <w:ins w:id="19045" w:author="Rivera Cordero Daybeth Gabriela (GSE)" w:date="2025-10-13T10:53:00Z" w16du:dateUtc="2025-10-13T08:53:00Z">
        <w:r w:rsidRPr="00D53A9E">
          <w:rPr>
            <w:rFonts w:cs="Calibri"/>
            <w:bCs/>
            <w:iCs/>
            <w:highlight w:val="green"/>
          </w:rPr>
          <w:t>e ai relativi obblighi contenuti nell’allegato 3.</w:t>
        </w:r>
      </w:ins>
    </w:p>
    <w:bookmarkEnd w:id="19042"/>
    <w:p w14:paraId="3EC8F7AA" w14:textId="41E1C25A" w:rsidR="00C96B85" w:rsidRPr="00CA0C37" w:rsidRDefault="00C96B85" w:rsidP="00C96B85">
      <w:pPr>
        <w:spacing w:after="120"/>
        <w:jc w:val="both"/>
        <w:rPr>
          <w:ins w:id="19046" w:author="Rivera Cordero Daybeth Gabriela (GSE)" w:date="2025-10-13T10:53:00Z" w16du:dateUtc="2025-10-13T08:53:00Z"/>
        </w:rPr>
      </w:pPr>
      <w:ins w:id="19047" w:author="Rivera Cordero Daybeth Gabriela (GSE)" w:date="2025-10-13T10:53:00Z" w16du:dateUtc="2025-10-13T08:53:00Z">
        <w:r w:rsidRPr="00CA0C37">
          <w:t xml:space="preserve">Ai fini dell’accesso all’incentivo </w:t>
        </w:r>
        <w:r>
          <w:t xml:space="preserve">indicato nel DM </w:t>
        </w:r>
      </w:ins>
      <w:ins w:id="19048" w:author="Rivera Cordero Daybeth Gabriela (GSE)" w:date="2025-10-14T12:49:00Z" w16du:dateUtc="2025-10-14T10:49:00Z">
        <w:r w:rsidR="00C240A1">
          <w:t>7 agosto 2025</w:t>
        </w:r>
      </w:ins>
      <w:ins w:id="19049" w:author="Rivera Cordero Daybeth Gabriela (GSE)" w:date="2025-10-13T10:53:00Z" w16du:dateUtc="2025-10-13T08:53:00Z">
        <w:r w:rsidRPr="00CA0C37">
          <w:t xml:space="preserve">, per il raggiungimento della classificazione di </w:t>
        </w:r>
        <w:r w:rsidRPr="00CA0C37">
          <w:rPr>
            <w:i/>
          </w:rPr>
          <w:t xml:space="preserve">“edifici a energia quasi zero” </w:t>
        </w:r>
        <w:r w:rsidRPr="00CA0C37">
          <w:t>sono ammissibili gli interventi di incremento dell’efficienza energetica volti alla riduzione dei fabbisogni di energia per la climatizzazione invernale ed estiva, l’illuminazione degli interni e delle pertinenze esterne degli edifici, la produzione di acqua calda sanitaria, nonché gli interventi di produzione di energia termica ed elettrica da fonti rinnovabili, destinata alla copertura dei fabbisogni medesimi.</w:t>
        </w:r>
      </w:ins>
    </w:p>
    <w:p w14:paraId="3ED1F858" w14:textId="77777777" w:rsidR="00C96B85" w:rsidRDefault="00C96B85" w:rsidP="00C96B85">
      <w:pPr>
        <w:spacing w:after="120"/>
        <w:jc w:val="both"/>
        <w:rPr>
          <w:ins w:id="19050" w:author="Rivera Cordero Daybeth Gabriela (GSE)" w:date="2025-10-13T10:53:00Z" w16du:dateUtc="2025-10-13T08:53:00Z"/>
        </w:rPr>
      </w:pPr>
      <w:ins w:id="19051" w:author="Rivera Cordero Daybeth Gabriela (GSE)" w:date="2025-10-13T10:53:00Z" w16du:dateUtc="2025-10-13T08:53:00Z">
        <w:r w:rsidRPr="00A22638">
          <w:t>Nel caso di demolizione e ricostruzione, l’edificio da demolire deve essere necessariamente climatizzato, pena la non ammissione agli incentivi.</w:t>
        </w:r>
      </w:ins>
    </w:p>
    <w:p w14:paraId="18311BAB" w14:textId="77777777" w:rsidR="00C96B85" w:rsidRDefault="00C96B85" w:rsidP="00C96B85">
      <w:pPr>
        <w:spacing w:after="120"/>
        <w:jc w:val="both"/>
        <w:rPr>
          <w:ins w:id="19052" w:author="Rivera Cordero Daybeth Gabriela (GSE)" w:date="2025-10-13T10:53:00Z" w16du:dateUtc="2025-10-13T08:53:00Z"/>
        </w:rPr>
      </w:pPr>
      <w:ins w:id="19053" w:author="Rivera Cordero Daybeth Gabriela (GSE)" w:date="2025-10-13T10:53:00Z" w16du:dateUtc="2025-10-13T08:53:00Z">
        <w:r>
          <w:t>S</w:t>
        </w:r>
        <w:r w:rsidRPr="00F17E58">
          <w:t>i rappresenta inoltre che l’incentivo (o il saldo finale, nel caso di accesso post prenotazione) sarà erogato solo dopo aver appurato la demolizione dell’edificio oggetto di intervento.</w:t>
        </w:r>
      </w:ins>
    </w:p>
    <w:p w14:paraId="2EFF1E7A" w14:textId="11557B9F" w:rsidR="00C96B85" w:rsidRPr="00A22638" w:rsidRDefault="00C96B85" w:rsidP="00C96B85">
      <w:pPr>
        <w:spacing w:after="120"/>
        <w:jc w:val="both"/>
        <w:rPr>
          <w:ins w:id="19054" w:author="Rivera Cordero Daybeth Gabriela (GSE)" w:date="2025-10-13T10:53:00Z" w16du:dateUtc="2025-10-13T08:53:00Z"/>
        </w:rPr>
      </w:pPr>
      <w:ins w:id="19055" w:author="Rivera Cordero Daybeth Gabriela (GSE)" w:date="2025-10-13T10:53:00Z" w16du:dateUtc="2025-10-13T08:53:00Z">
        <w:r w:rsidRPr="00A22638">
          <w:t xml:space="preserve">Nel caso di ampliamento della volumetria, è necessario verificare il rispetto dell’aumento del volume entro il limite del 25% della volumetria complessiva iniziale. Si rappresenta che il rispetto del requisito relativo alle volumetrie </w:t>
        </w:r>
        <w:r w:rsidRPr="00A22638">
          <w:rPr>
            <w:i/>
            <w:iCs/>
          </w:rPr>
          <w:t>ante-operam</w:t>
        </w:r>
        <w:r w:rsidRPr="00A22638">
          <w:t xml:space="preserve"> e </w:t>
        </w:r>
        <w:r w:rsidRPr="00A22638">
          <w:rPr>
            <w:i/>
            <w:iCs/>
          </w:rPr>
          <w:t>post-operam</w:t>
        </w:r>
        <w:r w:rsidRPr="00A22638">
          <w:t xml:space="preserve"> è valutato sulla base dei volumi lordi, comprensivi di eventuali ambienti non riscaldati. </w:t>
        </w:r>
      </w:ins>
      <w:commentRangeStart w:id="19056"/>
      <w:ins w:id="19057" w:author="Rivera Cordero Daybeth Gabriela (GSE)" w:date="2025-10-17T16:57:00Z" w16du:dateUtc="2025-10-17T14:57:00Z">
        <w:r w:rsidR="008C523C" w:rsidRPr="00D53A9E">
          <w:rPr>
            <w:highlight w:val="green"/>
          </w:rPr>
          <w:t>Si precisa, infine, che non sono ammissibili interventi realizzati su porzioni di edificio.</w:t>
        </w:r>
        <w:commentRangeEnd w:id="19056"/>
        <w:r w:rsidR="008C523C" w:rsidRPr="00A22638">
          <w:rPr>
            <w:rStyle w:val="Rimandocommento"/>
            <w:sz w:val="24"/>
          </w:rPr>
          <w:commentReference w:id="19056"/>
        </w:r>
      </w:ins>
    </w:p>
    <w:p w14:paraId="0C41005F" w14:textId="1B331D24" w:rsidR="00C96B85" w:rsidRDefault="00D97830" w:rsidP="00C96B85">
      <w:pPr>
        <w:spacing w:after="120"/>
        <w:jc w:val="both"/>
        <w:rPr>
          <w:ins w:id="19058" w:author="Rivera Cordero Daybeth Gabriela (GSE)" w:date="2025-10-13T10:53:00Z" w16du:dateUtc="2025-10-13T08:53:00Z"/>
        </w:rPr>
      </w:pPr>
      <w:ins w:id="19059" w:author="Rivera Cordero Daybeth Gabriela (GSE)" w:date="2025-10-17T16:54:00Z" w16du:dateUtc="2025-10-17T14:54:00Z">
        <w:r w:rsidRPr="00B2118D">
          <w:rPr>
            <w:highlight w:val="cyan"/>
          </w:rPr>
          <w:t>Limitatamente agli edifici, o gruppi di edifici di proprietà dell’amministrazione pubblica</w:t>
        </w:r>
        <w:r>
          <w:t>, n</w:t>
        </w:r>
      </w:ins>
      <w:ins w:id="19060" w:author="Rivera Cordero Daybeth Gabriela (GSE)" w:date="2025-10-13T10:53:00Z" w16du:dateUtc="2025-10-13T08:53:00Z">
        <w:r w:rsidR="00C96B85" w:rsidRPr="00A22638">
          <w:t>el rispetto del limite di incremento della volumetria totale del 25%, è consentita la demolizione di un unico edificio e ricostruzione di più di un edificio o, analogamente, la demolizione di più edifici e ricostruzione di un unico edificio, esclusivamente in presenza di un’unica attività progettuale pianificata a priori, dimostrata tramite l’invio della relazione tecnica progettuale e del provvedimento emesso dalla pubblica amministrazione recante l’approvazione del progetto</w:t>
        </w:r>
        <w:r w:rsidR="00C96B85" w:rsidRPr="00D53A9E">
          <w:rPr>
            <w:highlight w:val="green"/>
          </w:rPr>
          <w:t xml:space="preserve">.  </w:t>
        </w:r>
      </w:ins>
    </w:p>
    <w:p w14:paraId="34B7EC04" w14:textId="5224D062" w:rsidR="00C96B85" w:rsidRDefault="00E814FC" w:rsidP="00C96B85">
      <w:pPr>
        <w:spacing w:after="120"/>
        <w:jc w:val="both"/>
        <w:rPr>
          <w:ins w:id="19061" w:author="Rivera Cordero Daybeth Gabriela (GSE)" w:date="2025-10-13T10:53:00Z" w16du:dateUtc="2025-10-13T08:53:00Z"/>
        </w:rPr>
      </w:pPr>
      <w:ins w:id="19062" w:author="Rivera Cordero Daybeth Gabriela (GSE)" w:date="2025-10-17T16:59:00Z" w16du:dateUtc="2025-10-17T14:59:00Z">
        <w:r>
          <w:rPr>
            <w:highlight w:val="cyan"/>
          </w:rPr>
          <w:t>Solo per</w:t>
        </w:r>
      </w:ins>
      <w:ins w:id="19063" w:author="Rivera Cordero Daybeth Gabriela (GSE)" w:date="2025-10-17T16:58:00Z" w16du:dateUtc="2025-10-17T14:58:00Z">
        <w:r w:rsidR="00CD67F0" w:rsidRPr="00B2118D">
          <w:rPr>
            <w:highlight w:val="cyan"/>
          </w:rPr>
          <w:t xml:space="preserve"> edifici di proprietà dell’amministrazione pubblica</w:t>
        </w:r>
      </w:ins>
      <w:ins w:id="19064" w:author="Rivera Cordero Daybeth Gabriela (GSE)" w:date="2025-10-17T16:59:00Z" w16du:dateUtc="2025-10-17T14:59:00Z">
        <w:r>
          <w:rPr>
            <w:highlight w:val="cyan"/>
          </w:rPr>
          <w:t>,</w:t>
        </w:r>
      </w:ins>
      <w:ins w:id="19065" w:author="Rivera Cordero Daybeth Gabriela (GSE)" w:date="2025-10-17T16:58:00Z" w16du:dateUtc="2025-10-17T14:58:00Z">
        <w:r w:rsidR="00CD67F0">
          <w:rPr>
            <w:highlight w:val="cyan"/>
          </w:rPr>
          <w:t xml:space="preserve"> </w:t>
        </w:r>
      </w:ins>
      <w:ins w:id="19066" w:author="Rivera Cordero Daybeth Gabriela (GSE)" w:date="2025-10-17T16:59:00Z" w16du:dateUtc="2025-10-17T14:59:00Z">
        <w:r>
          <w:rPr>
            <w:highlight w:val="cyan"/>
          </w:rPr>
          <w:t>n</w:t>
        </w:r>
      </w:ins>
      <w:ins w:id="19067" w:author="Rivera Cordero Daybeth Gabriela (GSE)" w:date="2025-10-13T10:53:00Z" w16du:dateUtc="2025-10-13T08:53:00Z">
        <w:r w:rsidR="00C96B85" w:rsidRPr="00D53A9E">
          <w:rPr>
            <w:highlight w:val="cyan"/>
          </w:rPr>
          <w:t>el</w:t>
        </w:r>
        <w:r w:rsidR="00C96B85" w:rsidRPr="00F17E58">
          <w:t xml:space="preserve"> caso di demolizione e ricostruzione dell’edificio, laddove la riedificazione non avvenga nella medesima ubicazione dell’edificio oggetto di demolizione, </w:t>
        </w:r>
        <w:r w:rsidR="00C96B85">
          <w:t xml:space="preserve">ai fini di </w:t>
        </w:r>
        <w:r w:rsidR="00C96B85" w:rsidRPr="00F17E58">
          <w:t xml:space="preserve">accertare il diritto a poter beneficiare dei contributi </w:t>
        </w:r>
        <w:r w:rsidR="00C96B85">
          <w:t xml:space="preserve">previsti </w:t>
        </w:r>
        <w:r w:rsidR="00C96B85" w:rsidRPr="00F17E58">
          <w:t>d</w:t>
        </w:r>
        <w:r w:rsidR="00C96B85">
          <w:t>a</w:t>
        </w:r>
        <w:r w:rsidR="00C96B85" w:rsidRPr="00F17E58">
          <w:t xml:space="preserve">l </w:t>
        </w:r>
        <w:r w:rsidR="00C96B85" w:rsidRPr="00E326AD">
          <w:rPr>
            <w:highlight w:val="yellow"/>
          </w:rPr>
          <w:t>Decreto</w:t>
        </w:r>
        <w:r w:rsidR="00C96B85" w:rsidRPr="00F17E58">
          <w:t>, è necessario verificare quanto specificato nel pertinente titolo autorizzativo</w:t>
        </w:r>
        <w:r w:rsidR="00C96B85">
          <w:t>.</w:t>
        </w:r>
        <w:r w:rsidR="00C96B85" w:rsidRPr="00F17E58">
          <w:t xml:space="preserve"> </w:t>
        </w:r>
        <w:r w:rsidR="00C96B85" w:rsidRPr="00D53A9E">
          <w:rPr>
            <w:highlight w:val="cyan"/>
          </w:rPr>
          <w:t xml:space="preserve">Inoltre, è ammissibile la demolizione parziale di un edificio e la ricostruzione di uno </w:t>
        </w:r>
      </w:ins>
      <w:ins w:id="19068" w:author="Rivera Cordero Daybeth Gabriela (GSE)" w:date="2025-10-17T17:00:00Z" w16du:dateUtc="2025-10-17T15:00:00Z">
        <w:r w:rsidR="004B56CB">
          <w:rPr>
            <w:highlight w:val="cyan"/>
          </w:rPr>
          <w:t xml:space="preserve">o più edifici, </w:t>
        </w:r>
      </w:ins>
      <w:ins w:id="19069" w:author="Rivera Cordero Daybeth Gabriela (GSE)" w:date="2025-10-13T10:53:00Z" w16du:dateUtc="2025-10-13T08:53:00Z">
        <w:r w:rsidR="00C96B85" w:rsidRPr="004B56CB">
          <w:rPr>
            <w:strike/>
            <w:highlight w:val="cyan"/>
            <w:rPrChange w:id="19070" w:author="Rivera Cordero Daybeth Gabriela (GSE)" w:date="2025-10-17T17:01:00Z" w16du:dateUtc="2025-10-17T15:01:00Z">
              <w:rPr>
                <w:highlight w:val="cyan"/>
              </w:rPr>
            </w:rPrChange>
          </w:rPr>
          <w:t>nuovo</w:t>
        </w:r>
        <w:r w:rsidR="00C96B85" w:rsidRPr="00D53A9E">
          <w:rPr>
            <w:highlight w:val="cyan"/>
          </w:rPr>
          <w:t xml:space="preserve"> purché venga dimostrata l’indipendenza funzionale, strutturale e impiantistica del corpo a demolire.</w:t>
        </w:r>
        <w:r w:rsidR="00C96B85">
          <w:t xml:space="preserve"> </w:t>
        </w:r>
      </w:ins>
    </w:p>
    <w:p w14:paraId="0EE63571" w14:textId="77777777" w:rsidR="00C96B85" w:rsidRDefault="00C96B85" w:rsidP="00C96B85">
      <w:pPr>
        <w:spacing w:after="120"/>
        <w:jc w:val="both"/>
        <w:rPr>
          <w:ins w:id="19071" w:author="Rivera Cordero Daybeth Gabriela (GSE)" w:date="2025-10-13T10:53:00Z" w16du:dateUtc="2025-10-13T08:53:00Z"/>
        </w:rPr>
      </w:pPr>
      <w:ins w:id="19072" w:author="Rivera Cordero Daybeth Gabriela (GSE)" w:date="2025-10-13T10:53:00Z" w16du:dateUtc="2025-10-13T08:53:00Z">
        <w:r w:rsidRPr="00CA0C37">
          <w:t>Ai fini della richiesta di incentivo è obbligatoria la redazione della diagnosi energetica precedente l’intervento e dell’APE successiva, a pena di decadenza</w:t>
        </w:r>
        <w:r>
          <w:t xml:space="preserve"> del</w:t>
        </w:r>
        <w:r w:rsidRPr="00CA0C37">
          <w:t xml:space="preserve"> riconoscimento degli incentivi.</w:t>
        </w:r>
      </w:ins>
    </w:p>
    <w:p w14:paraId="3584E35F" w14:textId="77777777" w:rsidR="004F2093" w:rsidRDefault="00C96B85" w:rsidP="004F2093">
      <w:pPr>
        <w:spacing w:after="120"/>
        <w:jc w:val="both"/>
        <w:rPr>
          <w:ins w:id="19073" w:author="Rivera Cordero Daybeth Gabriela (GSE)" w:date="2025-10-17T17:33:00Z" w16du:dateUtc="2025-10-17T15:33:00Z"/>
          <w:highlight w:val="cyan"/>
        </w:rPr>
      </w:pPr>
      <w:ins w:id="19074" w:author="Rivera Cordero Daybeth Gabriela (GSE)" w:date="2025-10-13T10:53:00Z" w16du:dateUtc="2025-10-13T08:53:00Z">
        <w:r w:rsidRPr="00A22638">
          <w:lastRenderedPageBreak/>
          <w:t>Non è possibile presentare una richiesta di multi intervento che comprenda anche l’interve</w:t>
        </w:r>
        <w:r>
          <w:t xml:space="preserve">nto </w:t>
        </w:r>
        <w:r>
          <w:rPr>
            <w:i/>
          </w:rPr>
          <w:t>nZEB</w:t>
        </w:r>
        <w:r w:rsidRPr="00A22638">
          <w:t xml:space="preserve"> perché questo già comprende tutte le categorie di intervento previste dal </w:t>
        </w:r>
        <w:r w:rsidRPr="00415635">
          <w:rPr>
            <w:highlight w:val="cyan"/>
          </w:rPr>
          <w:t xml:space="preserve">7 agosto 2025 né richieste dove per il raggiungimento della classificazione di </w:t>
        </w:r>
        <w:r w:rsidRPr="00415635">
          <w:rPr>
            <w:i/>
            <w:highlight w:val="cyan"/>
          </w:rPr>
          <w:t>“edifici a energia quasi zero”</w:t>
        </w:r>
        <w:r w:rsidRPr="00415635">
          <w:rPr>
            <w:highlight w:val="cyan"/>
          </w:rPr>
          <w:t>, vengano installati</w:t>
        </w:r>
      </w:ins>
      <w:ins w:id="19075" w:author="Rivera Cordero Daybeth Gabriela (GSE)" w:date="2025-10-17T17:33:00Z" w16du:dateUtc="2025-10-17T15:33:00Z">
        <w:r w:rsidR="004F2093">
          <w:rPr>
            <w:highlight w:val="cyan"/>
          </w:rPr>
          <w:t>:</w:t>
        </w:r>
        <w:r w:rsidR="004F2093" w:rsidRPr="00415635">
          <w:rPr>
            <w:highlight w:val="cyan"/>
          </w:rPr>
          <w:t xml:space="preserve"> </w:t>
        </w:r>
      </w:ins>
    </w:p>
    <w:p w14:paraId="461389FB" w14:textId="020A4255" w:rsidR="004F2093" w:rsidRDefault="0007475A" w:rsidP="004F2093">
      <w:pPr>
        <w:pStyle w:val="Paragrafoelenco"/>
        <w:numPr>
          <w:ilvl w:val="0"/>
          <w:numId w:val="250"/>
        </w:numPr>
        <w:spacing w:line="276" w:lineRule="auto"/>
        <w:rPr>
          <w:ins w:id="19076" w:author="Rivera Cordero Daybeth Gabriela (GSE)" w:date="2025-10-17T17:33:00Z" w16du:dateUtc="2025-10-17T15:33:00Z"/>
        </w:rPr>
      </w:pPr>
      <w:ins w:id="19077" w:author="Rivera Cordero Daybeth Gabriela (GSE)" w:date="2025-10-17T17:48:00Z" w16du:dateUtc="2025-10-17T15:48:00Z">
        <w:r>
          <w:rPr>
            <w:b/>
            <w:bCs/>
            <w:sz w:val="22"/>
            <w:szCs w:val="22"/>
          </w:rPr>
          <w:t>per la Pubblica Amministrazione, ETS non economici</w:t>
        </w:r>
        <w:r>
          <w:rPr>
            <w:b/>
            <w:bCs/>
          </w:rPr>
          <w:t xml:space="preserve"> e imprese: </w:t>
        </w:r>
      </w:ins>
      <w:ins w:id="19078" w:author="Rivera Cordero Daybeth Gabriela (GSE)" w:date="2025-10-17T17:33:00Z" w16du:dateUtc="2025-10-17T15:33:00Z">
        <w:r w:rsidR="004F2093" w:rsidRPr="00D5613D">
          <w:t>impianti di climatizzazione invernale utilizzanti generatori di calore</w:t>
        </w:r>
      </w:ins>
      <w:ins w:id="19079" w:author="Rivera Cordero Daybeth Gabriela (GSE)" w:date="2025-10-13T10:53:00Z" w16du:dateUtc="2025-10-13T08:53:00Z">
        <w:r w:rsidR="00C96B85" w:rsidRPr="00D5613D">
          <w:t xml:space="preserve"> a condensazione</w:t>
        </w:r>
      </w:ins>
      <w:ins w:id="19080" w:author="Rivera Cordero Daybeth Gabriela (GSE)" w:date="2025-10-17T17:33:00Z" w16du:dateUtc="2025-10-17T15:33:00Z">
        <w:r w:rsidR="004F2093">
          <w:t>;</w:t>
        </w:r>
      </w:ins>
    </w:p>
    <w:p w14:paraId="309CD751" w14:textId="4598AAF4" w:rsidR="00C96B85" w:rsidRDefault="004F2093" w:rsidP="00E062F3">
      <w:pPr>
        <w:pStyle w:val="Paragrafoelenco"/>
        <w:numPr>
          <w:ilvl w:val="0"/>
          <w:numId w:val="250"/>
        </w:numPr>
        <w:spacing w:line="276" w:lineRule="auto"/>
        <w:rPr>
          <w:ins w:id="19081" w:author="Rivera Cordero Daybeth Gabriela (GSE)" w:date="2025-10-15T11:31:00Z" w16du:dateUtc="2025-10-15T09:31:00Z"/>
        </w:rPr>
      </w:pPr>
      <w:ins w:id="19082" w:author="Rivera Cordero Daybeth Gabriela (GSE)" w:date="2025-10-17T17:33:00Z" w16du:dateUtc="2025-10-17T15:33:00Z">
        <w:r w:rsidRPr="0007475A">
          <w:rPr>
            <w:b/>
          </w:rPr>
          <w:t xml:space="preserve">per le </w:t>
        </w:r>
        <w:r w:rsidRPr="0007475A">
          <w:rPr>
            <w:b/>
            <w:rPrChange w:id="19083" w:author="Rivera Cordero Daybeth Gabriela (GSE)" w:date="2025-10-17T17:50:00Z" w16du:dateUtc="2025-10-17T15:50:00Z">
              <w:rPr/>
            </w:rPrChange>
          </w:rPr>
          <w:t>imprese</w:t>
        </w:r>
      </w:ins>
      <w:ins w:id="19084" w:author="Rivera Cordero Daybeth Gabriela (GSE)" w:date="2025-10-17T17:49:00Z" w16du:dateUtc="2025-10-17T15:49:00Z">
        <w:r w:rsidR="0007475A">
          <w:t>:</w:t>
        </w:r>
      </w:ins>
      <w:ins w:id="19085" w:author="Rivera Cordero Daybeth Gabriela (GSE)" w:date="2025-10-17T17:33:00Z" w16du:dateUtc="2025-10-17T15:33:00Z">
        <w:r>
          <w:t xml:space="preserve"> </w:t>
        </w:r>
        <w:r w:rsidRPr="0050244E">
          <w:t>apparecchiature energetiche alimentate a combustibili fossili, compreso il gas naturale,come previsto dall’art. 25, comma 2, del Decreto.</w:t>
        </w:r>
      </w:ins>
    </w:p>
    <w:p w14:paraId="4B72B714" w14:textId="77777777" w:rsidR="00893C62" w:rsidRDefault="00893C62">
      <w:pPr>
        <w:pStyle w:val="Paragrafoelenco"/>
        <w:spacing w:line="276" w:lineRule="auto"/>
        <w:rPr>
          <w:ins w:id="19086" w:author="Rivera Cordero Daybeth Gabriela (GSE)" w:date="2025-10-17T17:33:00Z" w16du:dateUtc="2025-10-17T15:33:00Z"/>
        </w:rPr>
        <w:pPrChange w:id="19087" w:author="Rivera Cordero Daybeth Gabriela (GSE)" w:date="2025-10-17T17:38:00Z" w16du:dateUtc="2025-10-17T15:38:00Z">
          <w:pPr>
            <w:spacing w:after="120" w:line="276" w:lineRule="auto"/>
            <w:jc w:val="both"/>
          </w:pPr>
        </w:pPrChange>
      </w:pPr>
    </w:p>
    <w:p w14:paraId="12386D60" w14:textId="2712CB9A" w:rsidR="003A0EF2" w:rsidRPr="003A0EF2" w:rsidRDefault="003A0EF2">
      <w:pPr>
        <w:spacing w:after="120" w:line="276" w:lineRule="auto"/>
        <w:jc w:val="both"/>
        <w:rPr>
          <w:ins w:id="19088" w:author="Rivera Cordero Daybeth Gabriela (GSE)" w:date="2025-10-13T10:53:00Z" w16du:dateUtc="2025-10-13T08:53:00Z"/>
          <w:b/>
          <w:bCs/>
          <w:sz w:val="22"/>
          <w:szCs w:val="22"/>
          <w:rPrChange w:id="19089" w:author="Rivera Cordero Daybeth Gabriela (GSE)" w:date="2025-10-15T11:32:00Z" w16du:dateUtc="2025-10-15T09:32:00Z">
            <w:rPr>
              <w:ins w:id="19090" w:author="Rivera Cordero Daybeth Gabriela (GSE)" w:date="2025-10-13T10:53:00Z" w16du:dateUtc="2025-10-13T08:53:00Z"/>
            </w:rPr>
          </w:rPrChange>
        </w:rPr>
        <w:pPrChange w:id="19091" w:author="Rivera Cordero Daybeth Gabriela (GSE)" w:date="2025-10-15T11:32:00Z" w16du:dateUtc="2025-10-15T09:32:00Z">
          <w:pPr>
            <w:spacing w:after="120"/>
            <w:jc w:val="both"/>
          </w:pPr>
        </w:pPrChange>
      </w:pPr>
      <w:ins w:id="19092" w:author="Rivera Cordero Daybeth Gabriela (GSE)" w:date="2025-10-15T11:31:00Z" w16du:dateUtc="2025-10-15T09:31:00Z">
        <w:r w:rsidRPr="00A65E8A">
          <w:rPr>
            <w:b/>
            <w:bCs/>
            <w:sz w:val="22"/>
            <w:szCs w:val="22"/>
            <w:highlight w:val="yellow"/>
            <w:rPrChange w:id="19093" w:author="Rivera Cordero Daybeth Gabriela (GSE)" w:date="2025-10-15T11:34:00Z" w16du:dateUtc="2025-10-15T09:34:00Z">
              <w:rPr>
                <w:b/>
                <w:bCs/>
                <w:sz w:val="22"/>
                <w:szCs w:val="22"/>
              </w:rPr>
            </w:rPrChange>
          </w:rPr>
          <w:t>Per interventi realizzati da imprese e da ETS non economici</w:t>
        </w:r>
        <w:r w:rsidRPr="00A65E8A">
          <w:rPr>
            <w:rFonts w:ascii="Calibri" w:eastAsia="Aptos" w:hAnsi="Calibri" w:cs="Calibri"/>
            <w:kern w:val="2"/>
            <w:sz w:val="22"/>
            <w:szCs w:val="22"/>
            <w:highlight w:val="yellow"/>
            <w:rPrChange w:id="19094" w:author="Rivera Cordero Daybeth Gabriela (GSE)" w:date="2025-10-15T11:34:00Z" w16du:dateUtc="2025-10-15T09:34:00Z">
              <w:rPr>
                <w:rFonts w:ascii="Calibri" w:eastAsia="Aptos" w:hAnsi="Calibri" w:cs="Calibri"/>
                <w:kern w:val="2"/>
                <w:sz w:val="22"/>
                <w:szCs w:val="22"/>
              </w:rPr>
            </w:rPrChange>
          </w:rPr>
          <w:t xml:space="preserve"> su edifici appartenenti all’ambito terziario</w:t>
        </w:r>
        <w:r w:rsidRPr="00A65E8A">
          <w:rPr>
            <w:b/>
            <w:bCs/>
            <w:sz w:val="22"/>
            <w:szCs w:val="22"/>
            <w:highlight w:val="yellow"/>
            <w:rPrChange w:id="19095" w:author="Rivera Cordero Daybeth Gabriela (GSE)" w:date="2025-10-15T11:34:00Z" w16du:dateUtc="2025-10-15T09:34:00Z">
              <w:rPr>
                <w:b/>
                <w:bCs/>
                <w:sz w:val="22"/>
                <w:szCs w:val="22"/>
              </w:rPr>
            </w:rPrChange>
          </w:rPr>
          <w:t xml:space="preserve">, </w:t>
        </w:r>
        <w:r w:rsidRPr="00A65E8A">
          <w:rPr>
            <w:sz w:val="22"/>
            <w:szCs w:val="22"/>
            <w:highlight w:val="yellow"/>
            <w:rPrChange w:id="19096" w:author="Rivera Cordero Daybeth Gabriela (GSE)" w:date="2025-10-15T11:34:00Z" w16du:dateUtc="2025-10-15T09:34:00Z">
              <w:rPr>
                <w:sz w:val="22"/>
                <w:szCs w:val="22"/>
              </w:rPr>
            </w:rPrChange>
          </w:rPr>
          <w:t xml:space="preserve">l’intervento </w:t>
        </w:r>
      </w:ins>
      <w:ins w:id="19097" w:author="Rivera Cordero Daybeth Gabriela (GSE)" w:date="2025-10-15T11:33:00Z" w16du:dateUtc="2025-10-15T09:33:00Z">
        <w:r w:rsidR="00A65E8A" w:rsidRPr="00A65E8A">
          <w:rPr>
            <w:i/>
            <w:iCs/>
            <w:sz w:val="22"/>
            <w:szCs w:val="22"/>
            <w:highlight w:val="yellow"/>
            <w:rPrChange w:id="19098" w:author="Rivera Cordero Daybeth Gabriela (GSE)" w:date="2025-10-15T11:34:00Z" w16du:dateUtc="2025-10-15T09:34:00Z">
              <w:rPr>
                <w:sz w:val="22"/>
                <w:szCs w:val="22"/>
              </w:rPr>
            </w:rPrChange>
          </w:rPr>
          <w:t>nZEB</w:t>
        </w:r>
      </w:ins>
      <w:ins w:id="19099" w:author="Rivera Cordero Daybeth Gabriela (GSE)" w:date="2025-10-15T11:31:00Z" w16du:dateUtc="2025-10-15T09:31:00Z">
        <w:r w:rsidRPr="00A65E8A">
          <w:rPr>
            <w:sz w:val="22"/>
            <w:szCs w:val="22"/>
            <w:highlight w:val="yellow"/>
            <w:rPrChange w:id="19100" w:author="Rivera Cordero Daybeth Gabriela (GSE)" w:date="2025-10-15T11:34:00Z" w16du:dateUtc="2025-10-15T09:34:00Z">
              <w:rPr>
                <w:sz w:val="22"/>
                <w:szCs w:val="22"/>
              </w:rPr>
            </w:rPrChange>
          </w:rPr>
          <w:t xml:space="preserve"> deve determinare una riduzione della domanda di energia primaria di almeno il </w:t>
        </w:r>
      </w:ins>
      <w:ins w:id="19101" w:author="Rivera Cordero Daybeth Gabriela (GSE)" w:date="2025-10-15T11:33:00Z" w16du:dateUtc="2025-10-15T09:33:00Z">
        <w:r w:rsidR="00A65E8A" w:rsidRPr="00A65E8A">
          <w:rPr>
            <w:sz w:val="22"/>
            <w:szCs w:val="22"/>
            <w:highlight w:val="yellow"/>
            <w:rPrChange w:id="19102" w:author="Rivera Cordero Daybeth Gabriela (GSE)" w:date="2025-10-15T11:34:00Z" w16du:dateUtc="2025-10-15T09:34:00Z">
              <w:rPr>
                <w:sz w:val="22"/>
                <w:szCs w:val="22"/>
              </w:rPr>
            </w:rPrChange>
          </w:rPr>
          <w:t>2</w:t>
        </w:r>
      </w:ins>
      <w:ins w:id="19103" w:author="Rivera Cordero Daybeth Gabriela (GSE)" w:date="2025-10-15T11:31:00Z" w16du:dateUtc="2025-10-15T09:31:00Z">
        <w:r w:rsidRPr="00A65E8A">
          <w:rPr>
            <w:sz w:val="22"/>
            <w:szCs w:val="22"/>
            <w:highlight w:val="yellow"/>
            <w:rPrChange w:id="19104" w:author="Rivera Cordero Daybeth Gabriela (GSE)" w:date="2025-10-15T11:34:00Z" w16du:dateUtc="2025-10-15T09:34:00Z">
              <w:rPr>
                <w:sz w:val="22"/>
                <w:szCs w:val="22"/>
              </w:rPr>
            </w:rPrChange>
          </w:rPr>
          <w:t>0% della configurazione ante operam. Al fine di tale verifica, deve essere redatto l’</w:t>
        </w:r>
        <w:r w:rsidRPr="00A65E8A">
          <w:rPr>
            <w:b/>
            <w:sz w:val="22"/>
            <w:szCs w:val="22"/>
            <w:highlight w:val="yellow"/>
            <w:rPrChange w:id="19105" w:author="Rivera Cordero Daybeth Gabriela (GSE)" w:date="2025-10-15T11:34:00Z" w16du:dateUtc="2025-10-15T09:34:00Z">
              <w:rPr>
                <w:b/>
                <w:sz w:val="22"/>
                <w:szCs w:val="22"/>
              </w:rPr>
            </w:rPrChange>
          </w:rPr>
          <w:t xml:space="preserve">attestato di prestazione energetica sia </w:t>
        </w:r>
        <w:r w:rsidRPr="00A65E8A">
          <w:rPr>
            <w:b/>
            <w:i/>
            <w:sz w:val="22"/>
            <w:szCs w:val="22"/>
            <w:highlight w:val="yellow"/>
            <w:rPrChange w:id="19106" w:author="Rivera Cordero Daybeth Gabriela (GSE)" w:date="2025-10-15T11:34:00Z" w16du:dateUtc="2025-10-15T09:34:00Z">
              <w:rPr>
                <w:b/>
                <w:i/>
                <w:sz w:val="22"/>
                <w:szCs w:val="22"/>
              </w:rPr>
            </w:rPrChange>
          </w:rPr>
          <w:t>ante-</w:t>
        </w:r>
        <w:r w:rsidRPr="00A65E8A">
          <w:rPr>
            <w:b/>
            <w:i/>
            <w:sz w:val="22"/>
            <w:szCs w:val="22"/>
            <w:highlight w:val="yellow"/>
            <w:lang w:val="la-Latn"/>
            <w:rPrChange w:id="19107" w:author="Rivera Cordero Daybeth Gabriela (GSE)" w:date="2025-10-15T11:34:00Z" w16du:dateUtc="2025-10-15T09:34:00Z">
              <w:rPr>
                <w:b/>
                <w:i/>
                <w:sz w:val="22"/>
                <w:szCs w:val="22"/>
                <w:lang w:val="la-Latn"/>
              </w:rPr>
            </w:rPrChange>
          </w:rPr>
          <w:t>operam</w:t>
        </w:r>
        <w:r w:rsidRPr="00A65E8A">
          <w:rPr>
            <w:b/>
            <w:sz w:val="22"/>
            <w:szCs w:val="22"/>
            <w:highlight w:val="yellow"/>
            <w:rPrChange w:id="19108" w:author="Rivera Cordero Daybeth Gabriela (GSE)" w:date="2025-10-15T11:34:00Z" w16du:dateUtc="2025-10-15T09:34:00Z">
              <w:rPr>
                <w:b/>
                <w:sz w:val="22"/>
                <w:szCs w:val="22"/>
              </w:rPr>
            </w:rPrChange>
          </w:rPr>
          <w:t xml:space="preserve"> sia </w:t>
        </w:r>
        <w:r w:rsidRPr="00A65E8A">
          <w:rPr>
            <w:b/>
            <w:i/>
            <w:sz w:val="22"/>
            <w:szCs w:val="22"/>
            <w:highlight w:val="yellow"/>
            <w:rPrChange w:id="19109" w:author="Rivera Cordero Daybeth Gabriela (GSE)" w:date="2025-10-15T11:34:00Z" w16du:dateUtc="2025-10-15T09:34:00Z">
              <w:rPr>
                <w:b/>
                <w:i/>
                <w:sz w:val="22"/>
                <w:szCs w:val="22"/>
              </w:rPr>
            </w:rPrChange>
          </w:rPr>
          <w:t>post-</w:t>
        </w:r>
        <w:commentRangeStart w:id="19110"/>
        <w:r w:rsidRPr="00A65E8A">
          <w:rPr>
            <w:b/>
            <w:i/>
            <w:sz w:val="22"/>
            <w:szCs w:val="22"/>
            <w:highlight w:val="yellow"/>
            <w:lang w:val="la-Latn"/>
            <w:rPrChange w:id="19111" w:author="Rivera Cordero Daybeth Gabriela (GSE)" w:date="2025-10-15T11:34:00Z" w16du:dateUtc="2025-10-15T09:34:00Z">
              <w:rPr>
                <w:b/>
                <w:i/>
                <w:sz w:val="22"/>
                <w:szCs w:val="22"/>
                <w:lang w:val="la-Latn"/>
              </w:rPr>
            </w:rPrChange>
          </w:rPr>
          <w:t>operam</w:t>
        </w:r>
      </w:ins>
      <w:commentRangeEnd w:id="19110"/>
      <w:ins w:id="19112" w:author="Rivera Cordero Daybeth Gabriela (GSE)" w:date="2025-10-15T11:35:00Z" w16du:dateUtc="2025-10-15T09:35:00Z">
        <w:r w:rsidR="005D4810" w:rsidRPr="00A65E8A">
          <w:rPr>
            <w:rStyle w:val="Rimandocommento"/>
            <w:sz w:val="22"/>
            <w:szCs w:val="22"/>
            <w:highlight w:val="yellow"/>
            <w:rPrChange w:id="19113" w:author="Rivera Cordero Daybeth Gabriela (GSE)" w:date="2025-10-15T11:34:00Z" w16du:dateUtc="2025-10-15T09:34:00Z">
              <w:rPr>
                <w:rStyle w:val="Rimandocommento"/>
                <w:sz w:val="22"/>
                <w:szCs w:val="22"/>
              </w:rPr>
            </w:rPrChange>
          </w:rPr>
          <w:commentReference w:id="19110"/>
        </w:r>
      </w:ins>
      <w:ins w:id="19116" w:author="Rivera Cordero Daybeth Gabriela (GSE)" w:date="2025-10-15T11:31:00Z" w16du:dateUtc="2025-10-15T09:31:00Z">
        <w:r w:rsidRPr="00A65E8A">
          <w:rPr>
            <w:sz w:val="22"/>
            <w:szCs w:val="22"/>
            <w:highlight w:val="yellow"/>
            <w:rPrChange w:id="19117" w:author="Rivera Cordero Daybeth Gabriela (GSE)" w:date="2025-10-15T11:34:00Z" w16du:dateUtc="2025-10-15T09:34:00Z">
              <w:rPr>
                <w:sz w:val="22"/>
                <w:szCs w:val="22"/>
              </w:rPr>
            </w:rPrChange>
          </w:rPr>
          <w:t>.</w:t>
        </w:r>
      </w:ins>
    </w:p>
    <w:p w14:paraId="0BFCF8CC" w14:textId="77777777" w:rsidR="00C96B85" w:rsidRPr="00923DC6" w:rsidRDefault="00C96B85">
      <w:pPr>
        <w:pStyle w:val="TITOLO20"/>
        <w:numPr>
          <w:ilvl w:val="2"/>
          <w:numId w:val="292"/>
        </w:numPr>
        <w:ind w:left="1134" w:hanging="708"/>
        <w:rPr>
          <w:ins w:id="19118" w:author="Rivera Cordero Daybeth Gabriela (GSE)" w:date="2025-10-13T10:53:00Z" w16du:dateUtc="2025-10-13T08:53:00Z"/>
        </w:rPr>
        <w:pPrChange w:id="19119" w:author="Visone Rossana (GSE)" w:date="2025-10-17T17:32:00Z" w16du:dateUtc="2025-10-17T15:32:00Z">
          <w:pPr>
            <w:pStyle w:val="TITOLO3GSE"/>
            <w:numPr>
              <w:ilvl w:val="2"/>
              <w:numId w:val="265"/>
            </w:numPr>
            <w:ind w:left="857" w:hanging="431"/>
          </w:pPr>
        </w:pPrChange>
      </w:pPr>
      <w:bookmarkStart w:id="19120" w:name="_Toc90649947"/>
      <w:bookmarkStart w:id="19121" w:name="_Toc178585522"/>
      <w:bookmarkStart w:id="19122" w:name="_Toc212462591"/>
      <w:ins w:id="19123" w:author="Rivera Cordero Daybeth Gabriela (GSE)" w:date="2025-10-13T10:53:00Z" w16du:dateUtc="2025-10-13T08:53:00Z">
        <w:r w:rsidRPr="00923DC6">
          <w:t>Spese ammissibili ai fini del calcolo dell’incentivazione (art. 5)</w:t>
        </w:r>
        <w:bookmarkEnd w:id="19120"/>
        <w:bookmarkEnd w:id="19121"/>
        <w:bookmarkEnd w:id="19122"/>
      </w:ins>
    </w:p>
    <w:p w14:paraId="02E170B2" w14:textId="77777777" w:rsidR="00C96B85" w:rsidRPr="00CA0C37" w:rsidRDefault="00C96B85" w:rsidP="00C96B85">
      <w:pPr>
        <w:spacing w:after="120"/>
        <w:jc w:val="both"/>
        <w:rPr>
          <w:ins w:id="19124" w:author="Rivera Cordero Daybeth Gabriela (GSE)" w:date="2025-10-13T10:53:00Z" w16du:dateUtc="2025-10-13T08:53:00Z"/>
          <w:bCs/>
        </w:rPr>
      </w:pPr>
      <w:ins w:id="19125" w:author="Rivera Cordero Daybeth Gabriela (GSE)" w:date="2025-10-13T10:53:00Z" w16du:dateUtc="2025-10-13T08:53:00Z">
        <w:r>
          <w:rPr>
            <w:bCs/>
          </w:rPr>
          <w:t>S</w:t>
        </w:r>
        <w:r w:rsidRPr="00CA0C37">
          <w:rPr>
            <w:bCs/>
          </w:rPr>
          <w:t xml:space="preserve">ono </w:t>
        </w:r>
        <w:r>
          <w:rPr>
            <w:bCs/>
          </w:rPr>
          <w:t>d</w:t>
        </w:r>
        <w:r w:rsidRPr="00CA0C37">
          <w:rPr>
            <w:bCs/>
          </w:rPr>
          <w:t>i seguito elencate le spese ammesse ai fini del calcolo dell’incentivo, che dovranno essere riportate, se pertinenti, nelle fatture attestanti gli interventi effettuati:</w:t>
        </w:r>
      </w:ins>
    </w:p>
    <w:p w14:paraId="1DAD1430" w14:textId="77777777" w:rsidR="00C96B85" w:rsidRPr="006F0DAE" w:rsidRDefault="00C96B85" w:rsidP="00C96B85">
      <w:pPr>
        <w:pStyle w:val="Paragrafoelenco"/>
        <w:numPr>
          <w:ilvl w:val="0"/>
          <w:numId w:val="266"/>
        </w:numPr>
        <w:spacing w:after="120" w:line="276" w:lineRule="auto"/>
        <w:jc w:val="both"/>
        <w:rPr>
          <w:ins w:id="19126" w:author="Rivera Cordero Daybeth Gabriela (GSE)" w:date="2025-10-13T10:53:00Z" w16du:dateUtc="2025-10-13T08:53:00Z"/>
          <w:rFonts w:cs="Calibri"/>
          <w:bCs/>
        </w:rPr>
      </w:pPr>
      <w:ins w:id="19127" w:author="Rivera Cordero Daybeth Gabriela (GSE)" w:date="2025-10-13T10:53:00Z" w16du:dateUtc="2025-10-13T08:53:00Z">
        <w:r w:rsidRPr="006F0DAE">
          <w:rPr>
            <w:rFonts w:cs="Calibri"/>
            <w:bCs/>
          </w:rPr>
          <w:t>la fornitura e la messa in opera di materiali e tecnologie finalizzati al conseguimento della qualifica di «edifici a energia quasi zero»;</w:t>
        </w:r>
      </w:ins>
    </w:p>
    <w:p w14:paraId="13EC3FC6" w14:textId="77777777" w:rsidR="00C96B85" w:rsidRPr="006F0DAE" w:rsidRDefault="00C96B85" w:rsidP="00C96B85">
      <w:pPr>
        <w:numPr>
          <w:ilvl w:val="0"/>
          <w:numId w:val="266"/>
        </w:numPr>
        <w:spacing w:after="120" w:line="276" w:lineRule="auto"/>
        <w:jc w:val="both"/>
        <w:rPr>
          <w:ins w:id="19128" w:author="Rivera Cordero Daybeth Gabriela (GSE)" w:date="2025-10-13T10:53:00Z" w16du:dateUtc="2025-10-13T08:53:00Z"/>
          <w:rFonts w:cs="Calibri"/>
          <w:bCs/>
        </w:rPr>
      </w:pPr>
      <w:ins w:id="19129" w:author="Rivera Cordero Daybeth Gabriela (GSE)" w:date="2025-10-13T10:53:00Z" w16du:dateUtc="2025-10-13T08:53:00Z">
        <w:r w:rsidRPr="006F0DAE">
          <w:rPr>
            <w:rFonts w:cs="Calibri"/>
            <w:bCs/>
          </w:rPr>
          <w:t>la demolizione, il recupero o lo smaltimento e ricostruzione degli elementi costruttivi dell'involucro e degli impianti per i servizi di riscaldamento, raffrescamento, produzione di acqua calda e illuminazione (ove considerata per il calcolo della prestazione energetica), ove coerente con gli strumenti urbanistici vigenti;</w:t>
        </w:r>
      </w:ins>
    </w:p>
    <w:p w14:paraId="69573A3C" w14:textId="77777777" w:rsidR="00C96B85" w:rsidRPr="006F0DAE" w:rsidRDefault="00C96B85" w:rsidP="00C96B85">
      <w:pPr>
        <w:numPr>
          <w:ilvl w:val="0"/>
          <w:numId w:val="266"/>
        </w:numPr>
        <w:spacing w:after="120" w:line="276" w:lineRule="auto"/>
        <w:jc w:val="both"/>
        <w:rPr>
          <w:ins w:id="19130" w:author="Rivera Cordero Daybeth Gabriela (GSE)" w:date="2025-10-13T10:53:00Z" w16du:dateUtc="2025-10-13T08:53:00Z"/>
          <w:rFonts w:cs="Calibri"/>
          <w:bCs/>
        </w:rPr>
      </w:pPr>
      <w:ins w:id="19131" w:author="Rivera Cordero Daybeth Gabriela (GSE)" w:date="2025-10-13T10:53:00Z" w16du:dateUtc="2025-10-13T08:53:00Z">
        <w:r w:rsidRPr="006F0DAE">
          <w:rPr>
            <w:rFonts w:cs="Calibri"/>
            <w:bCs/>
          </w:rPr>
          <w:t>la demolizione e la ricostruzione delle strutture dell'edificio, incluso gli eventuali costi aggiuntivi derivanti dall’applicazione di pratiche di demolizione selettiva in linea con la strategia per la circolarità materica nel settore dell’edilizia e delle costruzioni;</w:t>
        </w:r>
      </w:ins>
    </w:p>
    <w:p w14:paraId="52620F8C" w14:textId="77777777" w:rsidR="00C96B85" w:rsidRDefault="00C96B85" w:rsidP="00C96B85">
      <w:pPr>
        <w:numPr>
          <w:ilvl w:val="0"/>
          <w:numId w:val="266"/>
        </w:numPr>
        <w:spacing w:after="120" w:line="276" w:lineRule="auto"/>
        <w:jc w:val="both"/>
        <w:rPr>
          <w:ins w:id="19132" w:author="Rivera Cordero Daybeth Gabriela (GSE)" w:date="2025-10-13T10:53:00Z" w16du:dateUtc="2025-10-13T08:53:00Z"/>
          <w:rFonts w:cs="Calibri"/>
          <w:bCs/>
        </w:rPr>
      </w:pPr>
      <w:ins w:id="19133" w:author="Rivera Cordero Daybeth Gabriela (GSE)" w:date="2025-10-13T10:53:00Z" w16du:dateUtc="2025-10-13T08:53:00Z">
        <w:r w:rsidRPr="006F0DAE">
          <w:rPr>
            <w:rFonts w:cs="Calibri"/>
            <w:bCs/>
          </w:rPr>
          <w:t>gli eventuali interventi per l'adeguamento sismico delle strutture dell'edificio, rafforzate o ricostruite, che contribuiscono anche all'isolamento termico;</w:t>
        </w:r>
      </w:ins>
    </w:p>
    <w:p w14:paraId="16FB6273" w14:textId="77777777" w:rsidR="00C96B85" w:rsidRPr="006F0DAE" w:rsidRDefault="00C96B85" w:rsidP="00C96B85">
      <w:pPr>
        <w:numPr>
          <w:ilvl w:val="0"/>
          <w:numId w:val="266"/>
        </w:numPr>
        <w:spacing w:after="120" w:line="276" w:lineRule="auto"/>
        <w:jc w:val="both"/>
        <w:rPr>
          <w:ins w:id="19134" w:author="Rivera Cordero Daybeth Gabriela (GSE)" w:date="2025-10-13T10:53:00Z" w16du:dateUtc="2025-10-13T08:53:00Z"/>
          <w:rFonts w:cs="Calibri"/>
        </w:rPr>
      </w:pPr>
      <w:ins w:id="19135" w:author="Rivera Cordero Daybeth Gabriela (GSE)" w:date="2025-10-13T10:53:00Z" w16du:dateUtc="2025-10-13T08:53:00Z">
        <w:r w:rsidRPr="00CA0C37">
          <w:rPr>
            <w:rFonts w:cs="Calibri"/>
          </w:rPr>
          <w:t>prestazioni professionali connesse alla realizzazione degli interventi.</w:t>
        </w:r>
      </w:ins>
    </w:p>
    <w:p w14:paraId="44FCA188" w14:textId="77777777" w:rsidR="00C96B85" w:rsidRPr="006F0DAE" w:rsidRDefault="00C96B85" w:rsidP="00C96B85">
      <w:pPr>
        <w:spacing w:after="120"/>
        <w:jc w:val="both"/>
        <w:rPr>
          <w:ins w:id="19136" w:author="Rivera Cordero Daybeth Gabriela (GSE)" w:date="2025-10-13T10:53:00Z" w16du:dateUtc="2025-10-13T08:53:00Z"/>
          <w:bCs/>
        </w:rPr>
      </w:pPr>
      <w:ins w:id="19137" w:author="Rivera Cordero Daybeth Gabriela (GSE)" w:date="2025-10-13T10:53:00Z" w16du:dateUtc="2025-10-13T08:53:00Z">
        <w:r w:rsidRPr="006F0DAE">
          <w:rPr>
            <w:bCs/>
          </w:rPr>
          <w:t>Le spese ammissibili sono comprensive di IVA dove essa costituisce un costo. Il trasporto rientra tra le spese ammissibili perché facente parte della fornitura.</w:t>
        </w:r>
      </w:ins>
    </w:p>
    <w:p w14:paraId="2ACDAA63" w14:textId="77777777" w:rsidR="00C96B85" w:rsidRPr="00D718AE" w:rsidRDefault="00C96B85" w:rsidP="00C96B85">
      <w:pPr>
        <w:spacing w:after="120"/>
        <w:jc w:val="both"/>
        <w:rPr>
          <w:ins w:id="19138" w:author="Rivera Cordero Daybeth Gabriela (GSE)" w:date="2025-10-13T10:53:00Z" w16du:dateUtc="2025-10-13T08:53:00Z"/>
        </w:rPr>
      </w:pPr>
      <w:ins w:id="19139" w:author="Rivera Cordero Daybeth Gabriela (GSE)" w:date="2025-10-13T10:53:00Z" w16du:dateUtc="2025-10-13T08:53:00Z">
        <w:r w:rsidRPr="00415635">
          <w:rPr>
            <w:highlight w:val="green"/>
          </w:rPr>
          <w:t>Con riferimento ai ‘costi sostenuti per le opere provvisionali ed accessorie’ si possono computare anche le opere che, pur non contribuendo alla riduzione del fabbisogno energetico, sono necessarie per l’esecuzione degli interventi di rifacimento (massetti, pavimenti, intonacature, tinteggiature etc.), purché le soluzioni adottate siano in linea, in termini di costi, con quelle offerte dal mercato e dai relativi prezzi medi.</w:t>
        </w:r>
      </w:ins>
    </w:p>
    <w:p w14:paraId="71D0A899" w14:textId="77777777" w:rsidR="002D210B" w:rsidRDefault="002D210B">
      <w:pPr>
        <w:pStyle w:val="TITOLO20"/>
        <w:numPr>
          <w:ilvl w:val="2"/>
          <w:numId w:val="292"/>
        </w:numPr>
        <w:ind w:left="1134" w:hanging="708"/>
        <w:rPr>
          <w:ins w:id="19140" w:author="Rivera Cordero Daybeth Gabriela (GSE)" w:date="2025-10-20T16:58:00Z" w16du:dateUtc="2025-10-20T14:58:00Z"/>
        </w:rPr>
      </w:pPr>
      <w:bookmarkStart w:id="19141" w:name="_Toc212462592"/>
      <w:bookmarkStart w:id="19142" w:name="_Toc90649948"/>
      <w:bookmarkStart w:id="19143" w:name="_Toc178585523"/>
      <w:bookmarkEnd w:id="19141"/>
    </w:p>
    <w:p w14:paraId="2F0E527C" w14:textId="77777777" w:rsidR="00C96B85" w:rsidRPr="00923DC6" w:rsidRDefault="00C96B85">
      <w:pPr>
        <w:pStyle w:val="TITOLO20"/>
        <w:numPr>
          <w:ilvl w:val="2"/>
          <w:numId w:val="292"/>
        </w:numPr>
        <w:ind w:left="1134" w:hanging="708"/>
        <w:rPr>
          <w:ins w:id="19144" w:author="Rivera Cordero Daybeth Gabriela (GSE)" w:date="2025-10-13T10:53:00Z" w16du:dateUtc="2025-10-13T08:53:00Z"/>
        </w:rPr>
        <w:pPrChange w:id="19145" w:author="Visone Rossana (GSE)" w:date="2025-10-17T17:32:00Z" w16du:dateUtc="2025-10-17T15:32:00Z">
          <w:pPr>
            <w:pStyle w:val="TITOLO3GSE"/>
            <w:numPr>
              <w:ilvl w:val="2"/>
              <w:numId w:val="265"/>
            </w:numPr>
            <w:ind w:left="857" w:hanging="431"/>
          </w:pPr>
        </w:pPrChange>
      </w:pPr>
      <w:bookmarkStart w:id="19146" w:name="_Toc212462593"/>
      <w:ins w:id="19147" w:author="Rivera Cordero Daybeth Gabriela (GSE)" w:date="2025-10-13T10:53:00Z" w16du:dateUtc="2025-10-13T08:53:00Z">
        <w:r w:rsidRPr="00923DC6">
          <w:t>Calcolo dell’incentivo (Allegato II – 1 del Decreto)</w:t>
        </w:r>
        <w:bookmarkEnd w:id="19142"/>
        <w:bookmarkEnd w:id="19143"/>
        <w:bookmarkEnd w:id="19146"/>
      </w:ins>
    </w:p>
    <w:p w14:paraId="537F3391" w14:textId="77777777" w:rsidR="00C96B85" w:rsidRDefault="00C96B85" w:rsidP="00C96B85">
      <w:pPr>
        <w:spacing w:after="120"/>
        <w:jc w:val="both"/>
        <w:rPr>
          <w:ins w:id="19148" w:author="Rivera Cordero Daybeth Gabriela (GSE)" w:date="2025-10-13T10:53:00Z" w16du:dateUtc="2025-10-13T08:53:00Z"/>
        </w:rPr>
      </w:pPr>
      <w:ins w:id="19149" w:author="Rivera Cordero Daybeth Gabriela (GSE)" w:date="2025-10-13T10:53:00Z" w16du:dateUtc="2025-10-13T08:53:00Z">
        <w:r w:rsidRPr="00CA0C37">
          <w:t xml:space="preserve">Per interventi di ristrutturazione importante o riqualificazione, tali da trasformare gli edifici esistenti in «edifici a energia quasi zero», l’incentivo totale cumulato per gli anni di godimento è pari al 65% </w:t>
        </w:r>
        <w:r w:rsidRPr="00CA0C37">
          <w:lastRenderedPageBreak/>
          <w:t>delle spese sostenute ammissibili, fermo restando il rispetto dei costi massimi unitari e dei massimali di incentivo previsti:</w:t>
        </w:r>
      </w:ins>
    </w:p>
    <w:p w14:paraId="51EA1751" w14:textId="77777777" w:rsidR="00C96B85" w:rsidRPr="001D6EAB" w:rsidRDefault="00C96B85" w:rsidP="00C96B85">
      <w:pPr>
        <w:jc w:val="center"/>
        <w:rPr>
          <w:ins w:id="19150" w:author="Rivera Cordero Daybeth Gabriela (GSE)" w:date="2025-10-13T10:53:00Z" w16du:dateUtc="2025-10-13T08:53:00Z"/>
          <w:rFonts w:cs="Calibri"/>
          <w:i/>
          <w:sz w:val="28"/>
          <w:szCs w:val="28"/>
          <w:u w:val="single"/>
          <w:rPrChange w:id="19151" w:author="Rivera Cordero Daybeth Gabriela (GSE)" w:date="2025-10-13T11:05:00Z" w16du:dateUtc="2025-10-13T09:05:00Z">
            <w:rPr>
              <w:ins w:id="19152" w:author="Rivera Cordero Daybeth Gabriela (GSE)" w:date="2025-10-13T10:53:00Z" w16du:dateUtc="2025-10-13T08:53:00Z"/>
              <w:rFonts w:cs="Calibri"/>
              <w:i/>
              <w:iCs/>
            </w:rPr>
          </w:rPrChange>
        </w:rPr>
      </w:pPr>
      <w:ins w:id="19153" w:author="Rivera Cordero Daybeth Gabriela (GSE)" w:date="2025-10-13T10:53:00Z" w16du:dateUtc="2025-10-13T08:53:00Z">
        <w:r w:rsidRPr="001D6EAB">
          <w:rPr>
            <w:rFonts w:cs="Calibri"/>
            <w:i/>
            <w:sz w:val="28"/>
            <w:szCs w:val="28"/>
            <w:u w:val="single"/>
            <w:rPrChange w:id="19154" w:author="Rivera Cordero Daybeth Gabriela (GSE)" w:date="2025-10-13T11:05:00Z" w16du:dateUtc="2025-10-13T09:05:00Z">
              <w:rPr>
                <w:rFonts w:cs="Calibri"/>
                <w:i/>
                <w:iCs/>
                <w:w w:val="105"/>
                <w:position w:val="5"/>
              </w:rPr>
            </w:rPrChange>
          </w:rPr>
          <w:t>I</w:t>
        </w:r>
        <w:r w:rsidRPr="001D6EAB">
          <w:rPr>
            <w:rFonts w:cs="Calibri"/>
            <w:i/>
            <w:sz w:val="28"/>
            <w:szCs w:val="28"/>
            <w:u w:val="single"/>
            <w:vertAlign w:val="subscript"/>
            <w:rPrChange w:id="19155" w:author="Rivera Cordero Daybeth Gabriela (GSE)" w:date="2025-10-13T11:05:00Z" w16du:dateUtc="2025-10-13T09:05:00Z">
              <w:rPr>
                <w:rFonts w:cs="Calibri"/>
                <w:i/>
                <w:iCs/>
                <w:w w:val="105"/>
              </w:rPr>
            </w:rPrChange>
          </w:rPr>
          <w:t>tot</w:t>
        </w:r>
        <w:r w:rsidRPr="001D6EAB">
          <w:rPr>
            <w:rFonts w:cs="Calibri"/>
            <w:i/>
            <w:sz w:val="28"/>
            <w:szCs w:val="28"/>
            <w:u w:val="single"/>
            <w:rPrChange w:id="19156" w:author="Rivera Cordero Daybeth Gabriela (GSE)" w:date="2025-10-13T11:05:00Z" w16du:dateUtc="2025-10-13T09:05:00Z">
              <w:rPr>
                <w:rFonts w:cs="Calibri"/>
                <w:i/>
                <w:iCs/>
                <w:w w:val="105"/>
              </w:rPr>
            </w:rPrChange>
          </w:rPr>
          <w:t xml:space="preserve"> </w:t>
        </w:r>
        <w:r w:rsidRPr="001D6EAB">
          <w:rPr>
            <w:rFonts w:cs="Calibri"/>
            <w:i/>
            <w:sz w:val="28"/>
            <w:szCs w:val="28"/>
            <w:u w:val="single"/>
            <w:rPrChange w:id="19157" w:author="Rivera Cordero Daybeth Gabriela (GSE)" w:date="2025-10-13T11:05:00Z" w16du:dateUtc="2025-10-13T09:05:00Z">
              <w:rPr>
                <w:rFonts w:cs="Calibri"/>
                <w:i/>
                <w:iCs/>
                <w:w w:val="115"/>
                <w:position w:val="5"/>
              </w:rPr>
            </w:rPrChange>
          </w:rPr>
          <w:t xml:space="preserve">= </w:t>
        </w:r>
        <w:r w:rsidRPr="001D6EAB">
          <w:rPr>
            <w:rFonts w:cs="Calibri"/>
            <w:i/>
            <w:sz w:val="28"/>
            <w:szCs w:val="28"/>
            <w:u w:val="single"/>
            <w:rPrChange w:id="19158" w:author="Rivera Cordero Daybeth Gabriela (GSE)" w:date="2025-10-13T11:05:00Z" w16du:dateUtc="2025-10-13T09:05:00Z">
              <w:rPr>
                <w:rFonts w:cs="Calibri"/>
                <w:i/>
                <w:iCs/>
                <w:w w:val="105"/>
                <w:position w:val="5"/>
              </w:rPr>
            </w:rPrChange>
          </w:rPr>
          <w:t>%</w:t>
        </w:r>
        <w:r w:rsidRPr="001D6EAB">
          <w:rPr>
            <w:rFonts w:cs="Calibri"/>
            <w:i/>
            <w:sz w:val="28"/>
            <w:szCs w:val="28"/>
            <w:u w:val="single"/>
            <w:vertAlign w:val="subscript"/>
            <w:rPrChange w:id="19159" w:author="Rivera Cordero Daybeth Gabriela (GSE)" w:date="2025-10-13T11:05:00Z" w16du:dateUtc="2025-10-13T09:05:00Z">
              <w:rPr>
                <w:rFonts w:cs="Calibri"/>
                <w:i/>
                <w:iCs/>
                <w:w w:val="105"/>
              </w:rPr>
            </w:rPrChange>
          </w:rPr>
          <w:t>spesa</w:t>
        </w:r>
        <w:r w:rsidRPr="001D6EAB">
          <w:rPr>
            <w:rFonts w:cs="Calibri"/>
            <w:i/>
            <w:sz w:val="28"/>
            <w:szCs w:val="28"/>
            <w:u w:val="single"/>
            <w:rPrChange w:id="19160" w:author="Rivera Cordero Daybeth Gabriela (GSE)" w:date="2025-10-13T11:05:00Z" w16du:dateUtc="2025-10-13T09:05:00Z">
              <w:rPr>
                <w:rFonts w:cs="Calibri"/>
                <w:i/>
                <w:iCs/>
                <w:w w:val="105"/>
              </w:rPr>
            </w:rPrChange>
          </w:rPr>
          <w:t xml:space="preserve"> </w:t>
        </w:r>
        <w:r w:rsidRPr="001D6EAB">
          <w:rPr>
            <w:rFonts w:cs="Calibri"/>
            <w:i/>
            <w:sz w:val="28"/>
            <w:szCs w:val="28"/>
            <w:u w:val="single"/>
            <w:rPrChange w:id="19161" w:author="Rivera Cordero Daybeth Gabriela (GSE)" w:date="2025-10-13T11:05:00Z" w16du:dateUtc="2025-10-13T09:05:00Z">
              <w:rPr>
                <w:rFonts w:cs="Calibri"/>
                <w:i/>
                <w:iCs/>
                <w:position w:val="5"/>
              </w:rPr>
            </w:rPrChange>
          </w:rPr>
          <w:t xml:space="preserve">∙ </w:t>
        </w:r>
        <w:r w:rsidRPr="001D6EAB">
          <w:rPr>
            <w:rFonts w:cs="Calibri"/>
            <w:i/>
            <w:sz w:val="28"/>
            <w:szCs w:val="28"/>
            <w:u w:val="single"/>
            <w:rPrChange w:id="19162" w:author="Rivera Cordero Daybeth Gabriela (GSE)" w:date="2025-10-13T11:05:00Z" w16du:dateUtc="2025-10-13T09:05:00Z">
              <w:rPr>
                <w:rFonts w:cs="Calibri"/>
                <w:i/>
                <w:iCs/>
                <w:w w:val="105"/>
                <w:position w:val="5"/>
              </w:rPr>
            </w:rPrChange>
          </w:rPr>
          <w:t xml:space="preserve">C </w:t>
        </w:r>
        <w:r w:rsidRPr="001D6EAB">
          <w:rPr>
            <w:rFonts w:cs="Calibri"/>
            <w:i/>
            <w:sz w:val="28"/>
            <w:szCs w:val="28"/>
            <w:u w:val="single"/>
            <w:rPrChange w:id="19163" w:author="Rivera Cordero Daybeth Gabriela (GSE)" w:date="2025-10-13T11:05:00Z" w16du:dateUtc="2025-10-13T09:05:00Z">
              <w:rPr>
                <w:rFonts w:cs="Calibri"/>
                <w:i/>
                <w:iCs/>
                <w:position w:val="5"/>
              </w:rPr>
            </w:rPrChange>
          </w:rPr>
          <w:t xml:space="preserve">∙ </w:t>
        </w:r>
        <w:r w:rsidRPr="001D6EAB">
          <w:rPr>
            <w:rFonts w:cs="Calibri"/>
            <w:i/>
            <w:sz w:val="28"/>
            <w:szCs w:val="28"/>
            <w:u w:val="single"/>
            <w:rPrChange w:id="19164" w:author="Rivera Cordero Daybeth Gabriela (GSE)" w:date="2025-10-13T11:05:00Z" w16du:dateUtc="2025-10-13T09:05:00Z">
              <w:rPr>
                <w:rFonts w:cs="Calibri"/>
                <w:i/>
                <w:iCs/>
                <w:w w:val="105"/>
                <w:position w:val="5"/>
              </w:rPr>
            </w:rPrChange>
          </w:rPr>
          <w:t>S</w:t>
        </w:r>
        <w:r w:rsidRPr="001D6EAB">
          <w:rPr>
            <w:rFonts w:cs="Calibri"/>
            <w:i/>
            <w:sz w:val="28"/>
            <w:szCs w:val="28"/>
            <w:u w:val="single"/>
            <w:vertAlign w:val="subscript"/>
            <w:rPrChange w:id="19165" w:author="Rivera Cordero Daybeth Gabriela (GSE)" w:date="2025-10-13T11:05:00Z" w16du:dateUtc="2025-10-13T09:05:00Z">
              <w:rPr>
                <w:rFonts w:cs="Calibri"/>
                <w:i/>
                <w:iCs/>
                <w:w w:val="105"/>
              </w:rPr>
            </w:rPrChange>
          </w:rPr>
          <w:t>ed</w:t>
        </w:r>
        <w:r w:rsidRPr="001D6EAB">
          <w:rPr>
            <w:rFonts w:cs="Calibri"/>
            <w:i/>
            <w:sz w:val="28"/>
            <w:szCs w:val="28"/>
            <w:u w:val="single"/>
            <w:rPrChange w:id="19166" w:author="Rivera Cordero Daybeth Gabriela (GSE)" w:date="2025-10-13T11:05:00Z" w16du:dateUtc="2025-10-13T09:05:00Z">
              <w:rPr>
                <w:rFonts w:cs="Calibri"/>
                <w:i/>
                <w:iCs/>
                <w:w w:val="105"/>
              </w:rPr>
            </w:rPrChange>
          </w:rPr>
          <w:t xml:space="preserve"> </w:t>
        </w:r>
      </w:ins>
    </w:p>
    <w:p w14:paraId="1C8D6FDF" w14:textId="77777777" w:rsidR="00C96B85" w:rsidRPr="002E6B31" w:rsidRDefault="00C96B85" w:rsidP="00C96B85">
      <w:pPr>
        <w:pStyle w:val="Corpotesto"/>
        <w:spacing w:before="111"/>
        <w:ind w:left="561"/>
        <w:rPr>
          <w:ins w:id="19167" w:author="Rivera Cordero Daybeth Gabriela (GSE)" w:date="2025-10-13T10:53:00Z" w16du:dateUtc="2025-10-13T08:53:00Z"/>
          <w:rFonts w:asciiTheme="minorHAnsi" w:hAnsiTheme="minorHAnsi" w:cs="Calibri"/>
          <w:i/>
          <w:iCs/>
          <w:sz w:val="24"/>
        </w:rPr>
      </w:pPr>
      <w:ins w:id="19168" w:author="Rivera Cordero Daybeth Gabriela (GSE)" w:date="2025-10-13T10:53:00Z" w16du:dateUtc="2025-10-13T08:53:00Z">
        <w:r w:rsidRPr="002E6B31">
          <w:rPr>
            <w:rFonts w:asciiTheme="minorHAnsi" w:hAnsiTheme="minorHAnsi" w:cs="Calibri"/>
            <w:i/>
            <w:iCs/>
            <w:sz w:val="24"/>
          </w:rPr>
          <w:t>con</w:t>
        </w:r>
      </w:ins>
    </w:p>
    <w:p w14:paraId="790971A2" w14:textId="77777777" w:rsidR="00C96B85" w:rsidRPr="001D6EAB" w:rsidRDefault="00C96B85">
      <w:pPr>
        <w:jc w:val="center"/>
        <w:rPr>
          <w:ins w:id="19169" w:author="Rivera Cordero Daybeth Gabriela (GSE)" w:date="2025-10-13T10:53:00Z" w16du:dateUtc="2025-10-13T08:53:00Z"/>
          <w:rFonts w:cs="Calibri"/>
          <w:i/>
          <w:sz w:val="28"/>
          <w:szCs w:val="28"/>
          <w:u w:val="single"/>
          <w:rPrChange w:id="19170" w:author="Rivera Cordero Daybeth Gabriela (GSE)" w:date="2025-10-13T11:05:00Z" w16du:dateUtc="2025-10-13T09:05:00Z">
            <w:rPr>
              <w:ins w:id="19171" w:author="Rivera Cordero Daybeth Gabriela (GSE)" w:date="2025-10-13T10:53:00Z" w16du:dateUtc="2025-10-13T08:53:00Z"/>
              <w:rFonts w:cs="Calibri"/>
              <w:i/>
              <w:iCs/>
            </w:rPr>
          </w:rPrChange>
        </w:rPr>
        <w:pPrChange w:id="19172" w:author="Rivera Cordero Daybeth Gabriela (GSE)" w:date="2025-10-13T11:03:00Z" w16du:dateUtc="2025-10-13T09:03:00Z">
          <w:pPr>
            <w:spacing w:before="165"/>
            <w:jc w:val="center"/>
          </w:pPr>
        </w:pPrChange>
      </w:pPr>
      <w:ins w:id="19173" w:author="Rivera Cordero Daybeth Gabriela (GSE)" w:date="2025-10-13T10:53:00Z" w16du:dateUtc="2025-10-13T08:53:00Z">
        <w:r w:rsidRPr="001D6EAB">
          <w:rPr>
            <w:rFonts w:cs="Calibri"/>
            <w:i/>
            <w:sz w:val="28"/>
            <w:szCs w:val="28"/>
            <w:u w:val="single"/>
            <w:rPrChange w:id="19174" w:author="Rivera Cordero Daybeth Gabriela (GSE)" w:date="2025-10-13T11:05:00Z" w16du:dateUtc="2025-10-13T09:05:00Z">
              <w:rPr>
                <w:rFonts w:cs="Calibri"/>
                <w:i/>
                <w:iCs/>
                <w:w w:val="130"/>
                <w:position w:val="5"/>
              </w:rPr>
            </w:rPrChange>
          </w:rPr>
          <w:t>I</w:t>
        </w:r>
        <w:r w:rsidRPr="001D6EAB">
          <w:rPr>
            <w:rFonts w:cs="Calibri"/>
            <w:i/>
            <w:sz w:val="28"/>
            <w:szCs w:val="28"/>
            <w:u w:val="single"/>
            <w:vertAlign w:val="subscript"/>
            <w:rPrChange w:id="19175" w:author="Rivera Cordero Daybeth Gabriela (GSE)" w:date="2025-10-13T11:05:00Z" w16du:dateUtc="2025-10-13T09:05:00Z">
              <w:rPr>
                <w:rFonts w:cs="Calibri"/>
                <w:i/>
                <w:iCs/>
                <w:w w:val="130"/>
              </w:rPr>
            </w:rPrChange>
          </w:rPr>
          <w:t>tot</w:t>
        </w:r>
        <w:r w:rsidRPr="001D6EAB">
          <w:rPr>
            <w:rFonts w:cs="Calibri"/>
            <w:i/>
            <w:sz w:val="28"/>
            <w:szCs w:val="28"/>
            <w:u w:val="single"/>
            <w:rPrChange w:id="19176" w:author="Rivera Cordero Daybeth Gabriela (GSE)" w:date="2025-10-13T11:05:00Z" w16du:dateUtc="2025-10-13T09:05:00Z">
              <w:rPr>
                <w:rFonts w:cs="Calibri"/>
                <w:i/>
                <w:iCs/>
                <w:w w:val="130"/>
              </w:rPr>
            </w:rPrChange>
          </w:rPr>
          <w:t xml:space="preserve"> </w:t>
        </w:r>
        <w:r w:rsidRPr="001D6EAB">
          <w:rPr>
            <w:rFonts w:cs="Calibri"/>
            <w:i/>
            <w:sz w:val="28"/>
            <w:szCs w:val="28"/>
            <w:u w:val="single"/>
            <w:rPrChange w:id="19177" w:author="Rivera Cordero Daybeth Gabriela (GSE)" w:date="2025-10-13T11:05:00Z" w16du:dateUtc="2025-10-13T09:05:00Z">
              <w:rPr>
                <w:rFonts w:cs="Calibri"/>
                <w:i/>
                <w:iCs/>
                <w:w w:val="130"/>
                <w:position w:val="5"/>
              </w:rPr>
            </w:rPrChange>
          </w:rPr>
          <w:t>≤ I</w:t>
        </w:r>
        <w:r w:rsidRPr="001D6EAB">
          <w:rPr>
            <w:rFonts w:cs="Calibri"/>
            <w:i/>
            <w:sz w:val="28"/>
            <w:szCs w:val="28"/>
            <w:u w:val="single"/>
            <w:vertAlign w:val="subscript"/>
            <w:rPrChange w:id="19178" w:author="Rivera Cordero Daybeth Gabriela (GSE)" w:date="2025-10-13T11:06:00Z" w16du:dateUtc="2025-10-13T09:06:00Z">
              <w:rPr>
                <w:rFonts w:cs="Calibri"/>
                <w:i/>
                <w:iCs/>
                <w:w w:val="130"/>
              </w:rPr>
            </w:rPrChange>
          </w:rPr>
          <w:t>max</w:t>
        </w:r>
      </w:ins>
    </w:p>
    <w:p w14:paraId="7A5959D2" w14:textId="77777777" w:rsidR="00C96B85" w:rsidRPr="002E6B31" w:rsidRDefault="00C96B85" w:rsidP="00C96B85">
      <w:pPr>
        <w:pStyle w:val="Corpotesto"/>
        <w:spacing w:before="4"/>
        <w:jc w:val="center"/>
        <w:rPr>
          <w:ins w:id="19179" w:author="Rivera Cordero Daybeth Gabriela (GSE)" w:date="2025-10-13T10:53:00Z" w16du:dateUtc="2025-10-13T08:53:00Z"/>
          <w:rFonts w:asciiTheme="minorHAnsi" w:hAnsiTheme="minorHAnsi" w:cs="Calibri"/>
          <w:i/>
          <w:iCs/>
          <w:sz w:val="24"/>
        </w:rPr>
      </w:pPr>
    </w:p>
    <w:p w14:paraId="50D7C4CD" w14:textId="77777777" w:rsidR="00C96B85" w:rsidRPr="002E6B31" w:rsidRDefault="00C96B85" w:rsidP="00C96B85">
      <w:pPr>
        <w:pStyle w:val="Corpotesto"/>
        <w:ind w:left="561"/>
        <w:rPr>
          <w:ins w:id="19180" w:author="Rivera Cordero Daybeth Gabriela (GSE)" w:date="2025-10-13T10:53:00Z" w16du:dateUtc="2025-10-13T08:53:00Z"/>
          <w:rFonts w:asciiTheme="minorHAnsi" w:hAnsiTheme="minorHAnsi" w:cs="Calibri"/>
          <w:sz w:val="24"/>
        </w:rPr>
      </w:pPr>
      <w:ins w:id="19181" w:author="Rivera Cordero Daybeth Gabriela (GSE)" w:date="2025-10-13T10:53:00Z" w16du:dateUtc="2025-10-13T08:53:00Z">
        <w:r w:rsidRPr="002E6B31">
          <w:rPr>
            <w:rFonts w:asciiTheme="minorHAnsi" w:hAnsiTheme="minorHAnsi" w:cs="Calibri"/>
            <w:sz w:val="24"/>
          </w:rPr>
          <w:t xml:space="preserve">dove  </w:t>
        </w:r>
      </w:ins>
    </w:p>
    <w:p w14:paraId="00A5BB87" w14:textId="77777777" w:rsidR="00C96B85" w:rsidRPr="002E6B31" w:rsidRDefault="00C96B85" w:rsidP="00C96B85">
      <w:pPr>
        <w:rPr>
          <w:ins w:id="19182" w:author="Rivera Cordero Daybeth Gabriela (GSE)" w:date="2025-10-13T10:53:00Z" w16du:dateUtc="2025-10-13T08:53:00Z"/>
          <w:rFonts w:ascii="Calibri" w:hAnsi="Calibri" w:cs="Calibri"/>
        </w:rPr>
      </w:pPr>
    </w:p>
    <w:p w14:paraId="7117CF5B" w14:textId="09E60BF1" w:rsidR="00C96B85" w:rsidRPr="00B621CA" w:rsidRDefault="00C96B85">
      <w:pPr>
        <w:tabs>
          <w:tab w:val="left" w:pos="567"/>
        </w:tabs>
        <w:ind w:left="567" w:hanging="567"/>
        <w:jc w:val="both"/>
        <w:rPr>
          <w:ins w:id="19183" w:author="Rivera Cordero Daybeth Gabriela (GSE)" w:date="2025-10-13T10:53:00Z" w16du:dateUtc="2025-10-13T08:53:00Z"/>
          <w:sz w:val="20"/>
          <w:rPrChange w:id="19184" w:author="Rivera Cordero Daybeth Gabriela (GSE)" w:date="2025-10-13T11:01:00Z" w16du:dateUtc="2025-10-13T09:01:00Z">
            <w:rPr>
              <w:ins w:id="19185" w:author="Rivera Cordero Daybeth Gabriela (GSE)" w:date="2025-10-13T10:53:00Z" w16du:dateUtc="2025-10-13T08:53:00Z"/>
              <w:rFonts w:cs="Calibri"/>
            </w:rPr>
          </w:rPrChange>
        </w:rPr>
        <w:pPrChange w:id="19186" w:author="Rivera Cordero Daybeth Gabriela (GSE)" w:date="2025-10-13T10:54:00Z" w16du:dateUtc="2025-10-13T08:54:00Z">
          <w:pPr>
            <w:pStyle w:val="Corpotesto"/>
            <w:tabs>
              <w:tab w:val="left" w:pos="1979"/>
              <w:tab w:val="left" w:pos="2296"/>
              <w:tab w:val="left" w:pos="2675"/>
              <w:tab w:val="left" w:pos="3760"/>
              <w:tab w:val="left" w:pos="4367"/>
              <w:tab w:val="left" w:pos="5627"/>
              <w:tab w:val="left" w:pos="6919"/>
              <w:tab w:val="left" w:pos="7872"/>
              <w:tab w:val="left" w:pos="8299"/>
              <w:tab w:val="left" w:pos="9463"/>
            </w:tabs>
            <w:spacing w:before="125" w:line="237" w:lineRule="auto"/>
            <w:ind w:left="1980" w:hanging="1419"/>
            <w:jc w:val="both"/>
          </w:pPr>
        </w:pPrChange>
      </w:pPr>
      <w:ins w:id="19187" w:author="Rivera Cordero Daybeth Gabriela (GSE)" w:date="2025-10-13T10:53:00Z" w16du:dateUtc="2025-10-13T08:53:00Z">
        <w:r w:rsidRPr="002F1049">
          <w:rPr>
            <w:sz w:val="20"/>
            <w:rPrChange w:id="19188" w:author="Rivera Cordero Daybeth Gabriela (GSE)" w:date="2025-10-13T10:54:00Z" w16du:dateUtc="2025-10-13T08:54:00Z">
              <w:rPr>
                <w:rFonts w:cs="Calibri"/>
                <w:spacing w:val="-4"/>
              </w:rPr>
            </w:rPrChange>
          </w:rPr>
          <w:t>S</w:t>
        </w:r>
        <w:r w:rsidRPr="002E6B31">
          <w:rPr>
            <w:rFonts w:cs="Calibri"/>
            <w:spacing w:val="-4"/>
            <w:vertAlign w:val="subscript"/>
          </w:rPr>
          <w:t>ed</w:t>
        </w:r>
        <w:r w:rsidRPr="002E6B31">
          <w:rPr>
            <w:rFonts w:cs="Calibri"/>
            <w:spacing w:val="-4"/>
          </w:rPr>
          <w:tab/>
        </w:r>
        <w:r w:rsidRPr="00B621CA">
          <w:rPr>
            <w:sz w:val="20"/>
            <w:rPrChange w:id="19189" w:author="Rivera Cordero Daybeth Gabriela (GSE)" w:date="2025-10-13T11:01:00Z" w16du:dateUtc="2025-10-13T09:01:00Z">
              <w:rPr>
                <w:rFonts w:cs="Calibri"/>
              </w:rPr>
            </w:rPrChange>
          </w:rPr>
          <w:t xml:space="preserve">è la superficie utile </w:t>
        </w:r>
      </w:ins>
      <w:ins w:id="19190" w:author="Rivera Cordero Daybeth Gabriela (GSE)" w:date="2025-10-13T11:18:00Z" w16du:dateUtc="2025-10-13T09:18:00Z">
        <w:r w:rsidR="00696F95">
          <w:rPr>
            <w:rStyle w:val="Rimandonotaapidipagina"/>
            <w:sz w:val="20"/>
          </w:rPr>
          <w:footnoteReference w:id="19"/>
        </w:r>
      </w:ins>
      <w:ins w:id="19194" w:author="Rivera Cordero Daybeth Gabriela (GSE)" w:date="2025-10-13T10:53:00Z" w16du:dateUtc="2025-10-13T08:53:00Z">
        <w:r w:rsidRPr="00B621CA">
          <w:rPr>
            <w:sz w:val="20"/>
            <w:rPrChange w:id="19195" w:author="Rivera Cordero Daybeth Gabriela (GSE)" w:date="2025-10-13T11:01:00Z" w16du:dateUtc="2025-10-13T09:01:00Z">
              <w:rPr>
                <w:rFonts w:cs="Calibri"/>
              </w:rPr>
            </w:rPrChange>
          </w:rPr>
          <w:t>dell’edificio soggetta ad intervento, in metri quadrati;</w:t>
        </w:r>
      </w:ins>
    </w:p>
    <w:p w14:paraId="397AC16F" w14:textId="3621D8C0" w:rsidR="00C96B85" w:rsidRPr="00B621CA" w:rsidRDefault="00C96B85">
      <w:pPr>
        <w:tabs>
          <w:tab w:val="left" w:pos="567"/>
        </w:tabs>
        <w:ind w:left="567" w:hanging="567"/>
        <w:jc w:val="both"/>
        <w:rPr>
          <w:ins w:id="19196" w:author="Rivera Cordero Daybeth Gabriela (GSE)" w:date="2025-10-13T10:53:00Z" w16du:dateUtc="2025-10-13T08:53:00Z"/>
          <w:sz w:val="20"/>
          <w:rPrChange w:id="19197" w:author="Rivera Cordero Daybeth Gabriela (GSE)" w:date="2025-10-13T11:02:00Z" w16du:dateUtc="2025-10-13T09:02:00Z">
            <w:rPr>
              <w:ins w:id="19198" w:author="Rivera Cordero Daybeth Gabriela (GSE)" w:date="2025-10-13T10:53:00Z" w16du:dateUtc="2025-10-13T08:53:00Z"/>
              <w:rFonts w:cs="Calibri"/>
            </w:rPr>
          </w:rPrChange>
        </w:rPr>
        <w:pPrChange w:id="19199" w:author="Rivera Cordero Daybeth Gabriela (GSE)" w:date="2025-10-13T10:54:00Z" w16du:dateUtc="2025-10-13T08:54:00Z">
          <w:pPr>
            <w:pStyle w:val="Corpotesto"/>
            <w:tabs>
              <w:tab w:val="left" w:pos="1979"/>
            </w:tabs>
            <w:spacing w:before="126"/>
            <w:ind w:left="1980" w:hanging="1419"/>
            <w:jc w:val="both"/>
          </w:pPr>
        </w:pPrChange>
      </w:pPr>
      <w:ins w:id="19200" w:author="Rivera Cordero Daybeth Gabriela (GSE)" w:date="2025-10-13T10:53:00Z" w16du:dateUtc="2025-10-13T08:53:00Z">
        <w:r w:rsidRPr="002F1049">
          <w:rPr>
            <w:sz w:val="20"/>
            <w:rPrChange w:id="19201" w:author="Rivera Cordero Daybeth Gabriela (GSE)" w:date="2025-10-13T10:54:00Z" w16du:dateUtc="2025-10-13T08:54:00Z">
              <w:rPr>
                <w:rFonts w:cs="Calibri"/>
              </w:rPr>
            </w:rPrChange>
          </w:rPr>
          <w:t>C</w:t>
        </w:r>
        <w:r w:rsidRPr="002F1049">
          <w:rPr>
            <w:sz w:val="20"/>
            <w:rPrChange w:id="19202" w:author="Rivera Cordero Daybeth Gabriela (GSE)" w:date="2025-10-13T10:54:00Z" w16du:dateUtc="2025-10-13T08:54:00Z">
              <w:rPr>
                <w:rFonts w:cs="Calibri"/>
              </w:rPr>
            </w:rPrChange>
          </w:rPr>
          <w:tab/>
          <w:t xml:space="preserve">è il costo specifico effettivamente sostenuto per la tecnologia utilizzata nell’intervento definito dal rapporto tra spesa sostenuta in euro e superficie utile calpestabile dell’edificio in metri quadrati; è inferiore o pari alla superficie utilizzata per il calcolo della prestazione energetica dell’edificio. I valori massimi di </w:t>
        </w:r>
        <w:r w:rsidRPr="00B621CA">
          <w:rPr>
            <w:sz w:val="20"/>
            <w:rPrChange w:id="19203" w:author="Rivera Cordero Daybeth Gabriela (GSE)" w:date="2025-10-13T11:02:00Z" w16du:dateUtc="2025-10-13T09:02:00Z">
              <w:rPr>
                <w:rFonts w:cs="Calibri"/>
                <w:spacing w:val="4"/>
              </w:rPr>
            </w:rPrChange>
          </w:rPr>
          <w:t xml:space="preserve">C, </w:t>
        </w:r>
        <w:r w:rsidRPr="00B621CA">
          <w:rPr>
            <w:sz w:val="20"/>
            <w:rPrChange w:id="19204" w:author="Rivera Cordero Daybeth Gabriela (GSE)" w:date="2025-10-13T11:02:00Z" w16du:dateUtc="2025-10-13T09:02:00Z">
              <w:rPr>
                <w:rFonts w:cs="Calibri"/>
              </w:rPr>
            </w:rPrChange>
          </w:rPr>
          <w:t>ai fini del calcolo dell’incentivo massimo, sono indicati in tabella</w:t>
        </w:r>
        <w:r w:rsidRPr="00B621CA">
          <w:rPr>
            <w:sz w:val="20"/>
            <w:rPrChange w:id="19205" w:author="Rivera Cordero Daybeth Gabriela (GSE)" w:date="2025-10-13T11:02:00Z" w16du:dateUtc="2025-10-13T09:02:00Z">
              <w:rPr>
                <w:rFonts w:cs="Calibri"/>
                <w:spacing w:val="-8"/>
              </w:rPr>
            </w:rPrChange>
          </w:rPr>
          <w:t xml:space="preserve"> </w:t>
        </w:r>
        <w:r w:rsidRPr="00B621CA">
          <w:rPr>
            <w:sz w:val="20"/>
            <w:rPrChange w:id="19206" w:author="Rivera Cordero Daybeth Gabriela (GSE)" w:date="2025-10-13T11:02:00Z" w16du:dateUtc="2025-10-13T09:02:00Z">
              <w:rPr>
                <w:rFonts w:cs="Calibri"/>
              </w:rPr>
            </w:rPrChange>
          </w:rPr>
          <w:t>7</w:t>
        </w:r>
      </w:ins>
      <w:ins w:id="19207" w:author="Rivera Cordero Daybeth Gabriela (GSE)" w:date="2025-10-20T19:24:00Z" w16du:dateUtc="2025-10-20T17:24:00Z">
        <w:r w:rsidR="00790F80">
          <w:rPr>
            <w:sz w:val="20"/>
          </w:rPr>
          <w:t xml:space="preserve"> </w:t>
        </w:r>
        <w:r w:rsidR="00790F80" w:rsidRPr="00CA0C37">
          <w:rPr>
            <w:sz w:val="20"/>
          </w:rPr>
          <w:t>del</w:t>
        </w:r>
        <w:r w:rsidR="00790F80">
          <w:rPr>
            <w:sz w:val="20"/>
          </w:rPr>
          <w:t>l’Allegato II</w:t>
        </w:r>
        <w:r w:rsidR="00790F80" w:rsidRPr="00CA0C37">
          <w:rPr>
            <w:sz w:val="20"/>
          </w:rPr>
          <w:t xml:space="preserve"> </w:t>
        </w:r>
        <w:r w:rsidR="00790F80">
          <w:rPr>
            <w:sz w:val="20"/>
          </w:rPr>
          <w:t>del</w:t>
        </w:r>
        <w:r w:rsidR="00790F80" w:rsidRPr="00CA0C37">
          <w:rPr>
            <w:sz w:val="20"/>
          </w:rPr>
          <w:t xml:space="preserve"> Decreto</w:t>
        </w:r>
      </w:ins>
      <w:ins w:id="19208" w:author="Rivera Cordero Daybeth Gabriela (GSE)" w:date="2025-10-13T10:53:00Z" w16du:dateUtc="2025-10-13T08:53:00Z">
        <w:r w:rsidRPr="00B621CA">
          <w:rPr>
            <w:sz w:val="20"/>
            <w:rPrChange w:id="19209" w:author="Rivera Cordero Daybeth Gabriela (GSE)" w:date="2025-10-13T11:02:00Z" w16du:dateUtc="2025-10-13T09:02:00Z">
              <w:rPr>
                <w:rFonts w:cs="Calibri"/>
              </w:rPr>
            </w:rPrChange>
          </w:rPr>
          <w:t>;</w:t>
        </w:r>
      </w:ins>
    </w:p>
    <w:p w14:paraId="355B8994" w14:textId="382EFE65" w:rsidR="00C96B85" w:rsidRPr="00B621CA" w:rsidRDefault="00C96B85">
      <w:pPr>
        <w:tabs>
          <w:tab w:val="left" w:pos="567"/>
        </w:tabs>
        <w:ind w:left="567" w:hanging="567"/>
        <w:jc w:val="both"/>
        <w:rPr>
          <w:ins w:id="19210" w:author="Rivera Cordero Daybeth Gabriela (GSE)" w:date="2025-10-13T10:53:00Z" w16du:dateUtc="2025-10-13T08:53:00Z"/>
          <w:sz w:val="20"/>
          <w:rPrChange w:id="19211" w:author="Rivera Cordero Daybeth Gabriela (GSE)" w:date="2025-10-13T11:02:00Z" w16du:dateUtc="2025-10-13T09:02:00Z">
            <w:rPr>
              <w:ins w:id="19212" w:author="Rivera Cordero Daybeth Gabriela (GSE)" w:date="2025-10-13T10:53:00Z" w16du:dateUtc="2025-10-13T08:53:00Z"/>
              <w:rFonts w:cs="Calibri"/>
            </w:rPr>
          </w:rPrChange>
        </w:rPr>
        <w:pPrChange w:id="19213" w:author="Rivera Cordero Daybeth Gabriela (GSE)" w:date="2025-10-13T10:54:00Z" w16du:dateUtc="2025-10-13T08:54:00Z">
          <w:pPr>
            <w:pStyle w:val="Corpotesto"/>
            <w:tabs>
              <w:tab w:val="left" w:pos="1979"/>
            </w:tabs>
            <w:spacing w:before="127" w:line="261" w:lineRule="auto"/>
            <w:ind w:left="1980" w:hanging="1419"/>
          </w:pPr>
        </w:pPrChange>
      </w:pPr>
      <w:ins w:id="19214" w:author="Rivera Cordero Daybeth Gabriela (GSE)" w:date="2025-10-13T10:53:00Z" w16du:dateUtc="2025-10-13T08:53:00Z">
        <w:r w:rsidRPr="002F1049">
          <w:rPr>
            <w:sz w:val="20"/>
            <w:rPrChange w:id="19215" w:author="Rivera Cordero Daybeth Gabriela (GSE)" w:date="2025-10-13T10:54:00Z" w16du:dateUtc="2025-10-13T08:54:00Z">
              <w:rPr>
                <w:rFonts w:cs="Calibri"/>
              </w:rPr>
            </w:rPrChange>
          </w:rPr>
          <w:t>%</w:t>
        </w:r>
        <w:r w:rsidRPr="002E6B31">
          <w:rPr>
            <w:rFonts w:cs="Calibri"/>
            <w:vertAlign w:val="subscript"/>
          </w:rPr>
          <w:t>spesa</w:t>
        </w:r>
        <w:r w:rsidRPr="002E6B31">
          <w:rPr>
            <w:rFonts w:cs="Calibri"/>
          </w:rPr>
          <w:tab/>
        </w:r>
        <w:r w:rsidRPr="00B621CA">
          <w:rPr>
            <w:sz w:val="20"/>
            <w:rPrChange w:id="19216" w:author="Rivera Cordero Daybeth Gabriela (GSE)" w:date="2025-10-13T11:02:00Z" w16du:dateUtc="2025-10-13T09:02:00Z">
              <w:rPr>
                <w:rFonts w:cs="Calibri"/>
              </w:rPr>
            </w:rPrChange>
          </w:rPr>
          <w:t>è la percentuale incentivata della spesa totale sostenuta per l’intervento, come espressa in tabella</w:t>
        </w:r>
        <w:r w:rsidRPr="00B621CA">
          <w:rPr>
            <w:sz w:val="20"/>
            <w:rPrChange w:id="19217" w:author="Rivera Cordero Daybeth Gabriela (GSE)" w:date="2025-10-13T11:02:00Z" w16du:dateUtc="2025-10-13T09:02:00Z">
              <w:rPr>
                <w:rFonts w:cs="Calibri"/>
                <w:spacing w:val="-4"/>
              </w:rPr>
            </w:rPrChange>
          </w:rPr>
          <w:t xml:space="preserve"> </w:t>
        </w:r>
        <w:r w:rsidRPr="00B621CA">
          <w:rPr>
            <w:sz w:val="20"/>
            <w:rPrChange w:id="19218" w:author="Rivera Cordero Daybeth Gabriela (GSE)" w:date="2025-10-13T11:02:00Z" w16du:dateUtc="2025-10-13T09:02:00Z">
              <w:rPr>
                <w:rFonts w:cs="Calibri"/>
              </w:rPr>
            </w:rPrChange>
          </w:rPr>
          <w:t>7</w:t>
        </w:r>
      </w:ins>
      <w:ins w:id="19219" w:author="Rivera Cordero Daybeth Gabriela (GSE)" w:date="2025-10-20T19:24:00Z" w16du:dateUtc="2025-10-20T17:24:00Z">
        <w:r w:rsidR="00790F80">
          <w:rPr>
            <w:sz w:val="20"/>
          </w:rPr>
          <w:t xml:space="preserve"> </w:t>
        </w:r>
        <w:r w:rsidR="00790F80" w:rsidRPr="00CA0C37">
          <w:rPr>
            <w:sz w:val="20"/>
          </w:rPr>
          <w:t>del</w:t>
        </w:r>
        <w:r w:rsidR="00790F80">
          <w:rPr>
            <w:sz w:val="20"/>
          </w:rPr>
          <w:t>l’Allegato II</w:t>
        </w:r>
        <w:r w:rsidR="00790F80" w:rsidRPr="00CA0C37">
          <w:rPr>
            <w:sz w:val="20"/>
          </w:rPr>
          <w:t xml:space="preserve"> </w:t>
        </w:r>
        <w:r w:rsidR="00790F80">
          <w:rPr>
            <w:sz w:val="20"/>
          </w:rPr>
          <w:t>del</w:t>
        </w:r>
        <w:r w:rsidR="00790F80" w:rsidRPr="00CA0C37">
          <w:rPr>
            <w:sz w:val="20"/>
          </w:rPr>
          <w:t xml:space="preserve"> Decreto</w:t>
        </w:r>
      </w:ins>
      <w:ins w:id="19220" w:author="Rivera Cordero Daybeth Gabriela (GSE)" w:date="2025-10-13T10:53:00Z" w16du:dateUtc="2025-10-13T08:53:00Z">
        <w:r w:rsidRPr="00B621CA">
          <w:rPr>
            <w:sz w:val="20"/>
            <w:rPrChange w:id="19221" w:author="Rivera Cordero Daybeth Gabriela (GSE)" w:date="2025-10-13T11:02:00Z" w16du:dateUtc="2025-10-13T09:02:00Z">
              <w:rPr>
                <w:rFonts w:cs="Calibri"/>
              </w:rPr>
            </w:rPrChange>
          </w:rPr>
          <w:t>;</w:t>
        </w:r>
      </w:ins>
    </w:p>
    <w:p w14:paraId="13B9CCD5" w14:textId="77777777" w:rsidR="00C96B85" w:rsidRPr="00B621CA" w:rsidRDefault="00C96B85">
      <w:pPr>
        <w:tabs>
          <w:tab w:val="left" w:pos="567"/>
        </w:tabs>
        <w:ind w:left="567" w:hanging="567"/>
        <w:jc w:val="both"/>
        <w:rPr>
          <w:ins w:id="19222" w:author="Rivera Cordero Daybeth Gabriela (GSE)" w:date="2025-10-13T10:53:00Z" w16du:dateUtc="2025-10-13T08:53:00Z"/>
          <w:sz w:val="20"/>
          <w:rPrChange w:id="19223" w:author="Rivera Cordero Daybeth Gabriela (GSE)" w:date="2025-10-13T11:02:00Z" w16du:dateUtc="2025-10-13T09:02:00Z">
            <w:rPr>
              <w:ins w:id="19224" w:author="Rivera Cordero Daybeth Gabriela (GSE)" w:date="2025-10-13T10:53:00Z" w16du:dateUtc="2025-10-13T08:53:00Z"/>
              <w:rFonts w:cs="Calibri"/>
            </w:rPr>
          </w:rPrChange>
        </w:rPr>
        <w:pPrChange w:id="19225" w:author="Rivera Cordero Daybeth Gabriela (GSE)" w:date="2025-10-13T10:54:00Z" w16du:dateUtc="2025-10-13T08:54:00Z">
          <w:pPr>
            <w:pStyle w:val="Corpotesto"/>
            <w:tabs>
              <w:tab w:val="left" w:pos="1979"/>
            </w:tabs>
            <w:spacing w:before="103" w:line="237" w:lineRule="auto"/>
            <w:ind w:left="1980" w:hanging="1419"/>
          </w:pPr>
        </w:pPrChange>
      </w:pPr>
      <w:ins w:id="19226" w:author="Rivera Cordero Daybeth Gabriela (GSE)" w:date="2025-10-13T10:53:00Z" w16du:dateUtc="2025-10-13T08:53:00Z">
        <w:r w:rsidRPr="002F1049">
          <w:rPr>
            <w:sz w:val="20"/>
            <w:rPrChange w:id="19227" w:author="Rivera Cordero Daybeth Gabriela (GSE)" w:date="2025-10-13T10:54:00Z" w16du:dateUtc="2025-10-13T08:54:00Z">
              <w:rPr>
                <w:rFonts w:cs="Calibri"/>
                <w:spacing w:val="-4"/>
              </w:rPr>
            </w:rPrChange>
          </w:rPr>
          <w:t>I</w:t>
        </w:r>
        <w:r w:rsidRPr="002E6B31">
          <w:rPr>
            <w:rFonts w:cs="Calibri"/>
            <w:spacing w:val="-4"/>
            <w:vertAlign w:val="subscript"/>
          </w:rPr>
          <w:t>tot</w:t>
        </w:r>
        <w:r w:rsidRPr="002E6B31">
          <w:rPr>
            <w:rFonts w:cs="Calibri"/>
            <w:spacing w:val="-4"/>
          </w:rPr>
          <w:tab/>
        </w:r>
        <w:r w:rsidRPr="00B621CA">
          <w:rPr>
            <w:sz w:val="20"/>
            <w:rPrChange w:id="19228" w:author="Rivera Cordero Daybeth Gabriela (GSE)" w:date="2025-10-13T11:02:00Z" w16du:dateUtc="2025-10-13T09:02:00Z">
              <w:rPr>
                <w:rFonts w:cs="Calibri"/>
              </w:rPr>
            </w:rPrChange>
          </w:rPr>
          <w:t>è l’incentivo totale, cumulato per gli anni di godimento, connesso all’intervento in oggetto;</w:t>
        </w:r>
      </w:ins>
    </w:p>
    <w:p w14:paraId="59F3C797" w14:textId="77777777" w:rsidR="00C96B85" w:rsidRPr="00B621CA" w:rsidRDefault="00C96B85">
      <w:pPr>
        <w:tabs>
          <w:tab w:val="left" w:pos="567"/>
        </w:tabs>
        <w:ind w:left="567" w:hanging="567"/>
        <w:jc w:val="both"/>
        <w:rPr>
          <w:ins w:id="19229" w:author="Rivera Cordero Daybeth Gabriela (GSE)" w:date="2025-10-13T10:53:00Z" w16du:dateUtc="2025-10-13T08:53:00Z"/>
          <w:sz w:val="20"/>
          <w:rPrChange w:id="19230" w:author="Rivera Cordero Daybeth Gabriela (GSE)" w:date="2025-10-13T11:02:00Z" w16du:dateUtc="2025-10-13T09:02:00Z">
            <w:rPr>
              <w:ins w:id="19231" w:author="Rivera Cordero Daybeth Gabriela (GSE)" w:date="2025-10-13T10:53:00Z" w16du:dateUtc="2025-10-13T08:53:00Z"/>
              <w:rFonts w:cs="Calibri"/>
            </w:rPr>
          </w:rPrChange>
        </w:rPr>
        <w:pPrChange w:id="19232" w:author="Rivera Cordero Daybeth Gabriela (GSE)" w:date="2025-10-13T10:54:00Z" w16du:dateUtc="2025-10-13T08:54:00Z">
          <w:pPr>
            <w:pStyle w:val="Corpotesto"/>
            <w:tabs>
              <w:tab w:val="left" w:pos="1979"/>
            </w:tabs>
            <w:spacing w:before="126"/>
            <w:ind w:left="561"/>
          </w:pPr>
        </w:pPrChange>
      </w:pPr>
      <w:ins w:id="19233" w:author="Rivera Cordero Daybeth Gabriela (GSE)" w:date="2025-10-13T10:53:00Z" w16du:dateUtc="2025-10-13T08:53:00Z">
        <w:r w:rsidRPr="002F1049">
          <w:rPr>
            <w:sz w:val="20"/>
            <w:rPrChange w:id="19234" w:author="Rivera Cordero Daybeth Gabriela (GSE)" w:date="2025-10-13T10:54:00Z" w16du:dateUtc="2025-10-13T08:54:00Z">
              <w:rPr>
                <w:rFonts w:cs="Calibri"/>
                <w:spacing w:val="-4"/>
              </w:rPr>
            </w:rPrChange>
          </w:rPr>
          <w:t>I</w:t>
        </w:r>
        <w:r w:rsidRPr="002E6B31">
          <w:rPr>
            <w:rFonts w:cs="Calibri"/>
            <w:spacing w:val="-4"/>
            <w:vertAlign w:val="subscript"/>
          </w:rPr>
          <w:t>mas</w:t>
        </w:r>
        <w:r w:rsidRPr="002E6B31">
          <w:rPr>
            <w:rFonts w:cs="Calibri"/>
            <w:spacing w:val="-4"/>
          </w:rPr>
          <w:tab/>
        </w:r>
        <w:r w:rsidRPr="00B621CA">
          <w:rPr>
            <w:sz w:val="20"/>
            <w:rPrChange w:id="19235" w:author="Rivera Cordero Daybeth Gabriela (GSE)" w:date="2025-10-13T11:02:00Z" w16du:dateUtc="2025-10-13T09:02:00Z">
              <w:rPr>
                <w:rFonts w:cs="Calibri"/>
              </w:rPr>
            </w:rPrChange>
          </w:rPr>
          <w:t>è il valore massimo raggiungibile dall’incentivo</w:t>
        </w:r>
        <w:r w:rsidRPr="00B621CA">
          <w:rPr>
            <w:sz w:val="20"/>
            <w:rPrChange w:id="19236" w:author="Rivera Cordero Daybeth Gabriela (GSE)" w:date="2025-10-13T11:02:00Z" w16du:dateUtc="2025-10-13T09:02:00Z">
              <w:rPr>
                <w:rFonts w:cs="Calibri"/>
                <w:spacing w:val="-5"/>
              </w:rPr>
            </w:rPrChange>
          </w:rPr>
          <w:t xml:space="preserve"> </w:t>
        </w:r>
        <w:r w:rsidRPr="00B621CA">
          <w:rPr>
            <w:sz w:val="20"/>
            <w:rPrChange w:id="19237" w:author="Rivera Cordero Daybeth Gabriela (GSE)" w:date="2025-10-13T11:02:00Z" w16du:dateUtc="2025-10-13T09:02:00Z">
              <w:rPr>
                <w:rFonts w:cs="Calibri"/>
              </w:rPr>
            </w:rPrChange>
          </w:rPr>
          <w:t>totale.</w:t>
        </w:r>
      </w:ins>
    </w:p>
    <w:p w14:paraId="783CDF3E" w14:textId="1E494E2A" w:rsidR="00C96B85" w:rsidRDefault="00C96B85" w:rsidP="00C96B85">
      <w:pPr>
        <w:spacing w:after="120"/>
        <w:jc w:val="both"/>
        <w:rPr>
          <w:ins w:id="19238" w:author="Rivera Cordero Daybeth Gabriela (GSE)" w:date="2025-10-13T10:53:00Z" w16du:dateUtc="2025-10-13T08:53:00Z"/>
          <w:b/>
          <w:sz w:val="20"/>
          <w:szCs w:val="20"/>
        </w:rPr>
      </w:pPr>
    </w:p>
    <w:p w14:paraId="524D433C" w14:textId="77777777" w:rsidR="00C96B85" w:rsidRPr="00C44E8A" w:rsidRDefault="00C96B85" w:rsidP="00C96B85">
      <w:pPr>
        <w:spacing w:after="120"/>
        <w:jc w:val="both"/>
        <w:rPr>
          <w:ins w:id="19239" w:author="Rivera Cordero Daybeth Gabriela (GSE)" w:date="2025-10-13T10:53:00Z" w16du:dateUtc="2025-10-13T08:53:00Z"/>
          <w:b/>
          <w:bCs/>
          <w:sz w:val="20"/>
        </w:rPr>
      </w:pPr>
      <w:ins w:id="19240" w:author="Rivera Cordero Daybeth Gabriela (GSE)" w:date="2025-10-13T10:53:00Z" w16du:dateUtc="2025-10-13T08:53:00Z">
        <w:r w:rsidRPr="00CA0C37">
          <w:rPr>
            <w:b/>
            <w:bCs/>
            <w:sz w:val="20"/>
          </w:rPr>
          <w:t xml:space="preserve">Tabella </w:t>
        </w:r>
        <w:r w:rsidRPr="00A52B9A">
          <w:rPr>
            <w:b/>
            <w:bCs/>
            <w:sz w:val="20"/>
            <w:highlight w:val="yellow"/>
          </w:rPr>
          <w:t>x</w:t>
        </w:r>
        <w:r w:rsidRPr="00CA0C37">
          <w:rPr>
            <w:b/>
            <w:bCs/>
            <w:sz w:val="20"/>
          </w:rPr>
          <w:t xml:space="preserve"> : valori necessari per il calcolo dell'incentivo </w:t>
        </w:r>
      </w:ins>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71"/>
        <w:gridCol w:w="870"/>
        <w:gridCol w:w="2170"/>
        <w:gridCol w:w="2170"/>
        <w:gridCol w:w="2247"/>
      </w:tblGrid>
      <w:tr w:rsidR="00C96B85" w:rsidRPr="00CA0C37" w14:paraId="3F419DE3" w14:textId="77777777">
        <w:trPr>
          <w:trHeight w:val="280"/>
          <w:jc w:val="center"/>
          <w:ins w:id="19241" w:author="Rivera Cordero Daybeth Gabriela (GSE)" w:date="2025-10-13T10:53:00Z"/>
        </w:trPr>
        <w:tc>
          <w:tcPr>
            <w:tcW w:w="1127" w:type="pct"/>
          </w:tcPr>
          <w:p w14:paraId="79193C6B" w14:textId="77777777" w:rsidR="00C96B85" w:rsidRPr="00CA0C37" w:rsidRDefault="00C96B85">
            <w:pPr>
              <w:keepNext/>
              <w:keepLines/>
              <w:spacing w:after="60"/>
              <w:jc w:val="both"/>
              <w:rPr>
                <w:ins w:id="19242" w:author="Rivera Cordero Daybeth Gabriela (GSE)" w:date="2025-10-13T10:53:00Z" w16du:dateUtc="2025-10-13T08:53:00Z"/>
                <w:b/>
                <w:sz w:val="18"/>
                <w:szCs w:val="18"/>
              </w:rPr>
            </w:pPr>
          </w:p>
        </w:tc>
        <w:tc>
          <w:tcPr>
            <w:tcW w:w="3873" w:type="pct"/>
            <w:gridSpan w:val="4"/>
            <w:shd w:val="clear" w:color="auto" w:fill="D9D9D9"/>
          </w:tcPr>
          <w:p w14:paraId="582FDD17" w14:textId="77777777" w:rsidR="00C96B85" w:rsidRPr="00CA0C37" w:rsidRDefault="00C96B85">
            <w:pPr>
              <w:keepNext/>
              <w:keepLines/>
              <w:spacing w:after="60"/>
              <w:jc w:val="both"/>
              <w:rPr>
                <w:ins w:id="19243" w:author="Rivera Cordero Daybeth Gabriela (GSE)" w:date="2025-10-13T10:53:00Z" w16du:dateUtc="2025-10-13T08:53:00Z"/>
                <w:b/>
                <w:sz w:val="18"/>
                <w:szCs w:val="18"/>
              </w:rPr>
            </w:pPr>
            <w:ins w:id="19244" w:author="Rivera Cordero Daybeth Gabriela (GSE)" w:date="2025-10-13T10:53:00Z" w16du:dateUtc="2025-10-13T08:53:00Z">
              <w:r w:rsidRPr="00CA0C37">
                <w:rPr>
                  <w:b/>
                  <w:sz w:val="18"/>
                  <w:szCs w:val="18"/>
                </w:rPr>
                <w:t xml:space="preserve">Tabella </w:t>
              </w:r>
              <w:r>
                <w:rPr>
                  <w:b/>
                  <w:sz w:val="18"/>
                  <w:szCs w:val="18"/>
                </w:rPr>
                <w:t>7</w:t>
              </w:r>
              <w:r w:rsidRPr="00CA0C37">
                <w:rPr>
                  <w:b/>
                  <w:sz w:val="18"/>
                  <w:szCs w:val="18"/>
                </w:rPr>
                <w:t xml:space="preserve"> – Allegato II - </w:t>
              </w:r>
              <w:r w:rsidRPr="00CA0C37">
                <w:rPr>
                  <w:rFonts w:cs="Calibri"/>
                  <w:b/>
                  <w:sz w:val="18"/>
                  <w:szCs w:val="18"/>
                </w:rPr>
                <w:t xml:space="preserve">DM </w:t>
              </w:r>
              <w:r>
                <w:rPr>
                  <w:rFonts w:cs="Calibri"/>
                  <w:b/>
                  <w:sz w:val="18"/>
                  <w:szCs w:val="18"/>
                </w:rPr>
                <w:t>7 agosto 2025</w:t>
              </w:r>
            </w:ins>
          </w:p>
        </w:tc>
      </w:tr>
      <w:tr w:rsidR="00C96B85" w:rsidRPr="006675D3" w14:paraId="203EEF21" w14:textId="77777777" w:rsidTr="002D210B">
        <w:trPr>
          <w:trHeight w:val="662"/>
          <w:jc w:val="center"/>
          <w:ins w:id="19245" w:author="Rivera Cordero Daybeth Gabriela (GSE)" w:date="2025-10-13T10:53:00Z"/>
        </w:trPr>
        <w:tc>
          <w:tcPr>
            <w:tcW w:w="1579" w:type="pct"/>
            <w:gridSpan w:val="2"/>
            <w:vAlign w:val="center"/>
          </w:tcPr>
          <w:p w14:paraId="5352E1D5" w14:textId="77777777" w:rsidR="00C96B85" w:rsidRPr="006675D3" w:rsidRDefault="00C96B85">
            <w:pPr>
              <w:keepNext/>
              <w:keepLines/>
              <w:jc w:val="both"/>
              <w:rPr>
                <w:ins w:id="19246" w:author="Rivera Cordero Daybeth Gabriela (GSE)" w:date="2025-10-13T10:53:00Z" w16du:dateUtc="2025-10-13T08:53:00Z"/>
                <w:b/>
                <w:sz w:val="16"/>
                <w:szCs w:val="18"/>
              </w:rPr>
            </w:pPr>
            <w:ins w:id="19247" w:author="Rivera Cordero Daybeth Gabriela (GSE)" w:date="2025-10-13T10:53:00Z" w16du:dateUtc="2025-10-13T08:53:00Z">
              <w:r w:rsidRPr="006675D3">
                <w:rPr>
                  <w:b/>
                  <w:sz w:val="16"/>
                  <w:szCs w:val="18"/>
                </w:rPr>
                <w:t>Tipologia di Intervento</w:t>
              </w:r>
            </w:ins>
          </w:p>
        </w:tc>
        <w:tc>
          <w:tcPr>
            <w:tcW w:w="1127" w:type="pct"/>
          </w:tcPr>
          <w:p w14:paraId="2DAE9673" w14:textId="77777777" w:rsidR="00C96B85" w:rsidRPr="00C44E8A" w:rsidRDefault="00C96B85">
            <w:pPr>
              <w:keepNext/>
              <w:keepLines/>
              <w:jc w:val="center"/>
              <w:rPr>
                <w:ins w:id="19248" w:author="Rivera Cordero Daybeth Gabriela (GSE)" w:date="2025-10-13T10:53:00Z" w16du:dateUtc="2025-10-13T08:53:00Z"/>
                <w:b/>
                <w:sz w:val="16"/>
                <w:szCs w:val="18"/>
              </w:rPr>
            </w:pPr>
            <w:ins w:id="19249" w:author="Rivera Cordero Daybeth Gabriela (GSE)" w:date="2025-10-13T10:53:00Z" w16du:dateUtc="2025-10-13T08:53:00Z">
              <w:r w:rsidRPr="00C44E8A">
                <w:rPr>
                  <w:b/>
                  <w:sz w:val="16"/>
                  <w:szCs w:val="18"/>
                </w:rPr>
                <w:t>Percentuale incentivata della spesa ammissibile</w:t>
              </w:r>
            </w:ins>
          </w:p>
          <w:p w14:paraId="1DCE8D1A" w14:textId="77777777" w:rsidR="00C96B85" w:rsidRPr="006675D3" w:rsidRDefault="00C96B85">
            <w:pPr>
              <w:keepNext/>
              <w:keepLines/>
              <w:jc w:val="center"/>
              <w:rPr>
                <w:ins w:id="19250" w:author="Rivera Cordero Daybeth Gabriela (GSE)" w:date="2025-10-13T10:53:00Z" w16du:dateUtc="2025-10-13T08:53:00Z"/>
                <w:b/>
                <w:sz w:val="16"/>
                <w:szCs w:val="18"/>
              </w:rPr>
            </w:pPr>
            <w:ins w:id="19251" w:author="Rivera Cordero Daybeth Gabriela (GSE)" w:date="2025-10-13T10:53:00Z" w16du:dateUtc="2025-10-13T08:53:00Z">
              <w:r w:rsidRPr="00C44E8A">
                <w:rPr>
                  <w:b/>
                  <w:sz w:val="16"/>
                  <w:szCs w:val="18"/>
                </w:rPr>
                <w:t>(% spesa)</w:t>
              </w:r>
            </w:ins>
          </w:p>
        </w:tc>
        <w:tc>
          <w:tcPr>
            <w:tcW w:w="1127" w:type="pct"/>
            <w:vAlign w:val="center"/>
          </w:tcPr>
          <w:p w14:paraId="1807D153" w14:textId="77777777" w:rsidR="00C96B85" w:rsidRPr="006675D3" w:rsidRDefault="00C96B85">
            <w:pPr>
              <w:keepNext/>
              <w:keepLines/>
              <w:jc w:val="center"/>
              <w:rPr>
                <w:ins w:id="19252" w:author="Rivera Cordero Daybeth Gabriela (GSE)" w:date="2025-10-13T10:53:00Z" w16du:dateUtc="2025-10-13T08:53:00Z"/>
                <w:b/>
                <w:sz w:val="16"/>
                <w:szCs w:val="18"/>
              </w:rPr>
            </w:pPr>
            <w:ins w:id="19253" w:author="Rivera Cordero Daybeth Gabriela (GSE)" w:date="2025-10-13T10:53:00Z" w16du:dateUtc="2025-10-13T08:53:00Z">
              <w:r w:rsidRPr="006675D3">
                <w:rPr>
                  <w:b/>
                  <w:sz w:val="16"/>
                  <w:szCs w:val="18"/>
                </w:rPr>
                <w:t>Costo</w:t>
              </w:r>
            </w:ins>
          </w:p>
          <w:p w14:paraId="7EF61D70" w14:textId="77777777" w:rsidR="00C96B85" w:rsidRPr="006675D3" w:rsidRDefault="00C96B85">
            <w:pPr>
              <w:keepNext/>
              <w:keepLines/>
              <w:jc w:val="center"/>
              <w:rPr>
                <w:ins w:id="19254" w:author="Rivera Cordero Daybeth Gabriela (GSE)" w:date="2025-10-13T10:53:00Z" w16du:dateUtc="2025-10-13T08:53:00Z"/>
                <w:b/>
                <w:sz w:val="16"/>
                <w:szCs w:val="18"/>
              </w:rPr>
            </w:pPr>
            <w:ins w:id="19255" w:author="Rivera Cordero Daybeth Gabriela (GSE)" w:date="2025-10-13T10:53:00Z" w16du:dateUtc="2025-10-13T08:53:00Z">
              <w:r w:rsidRPr="006675D3">
                <w:rPr>
                  <w:b/>
                  <w:sz w:val="16"/>
                  <w:szCs w:val="18"/>
                </w:rPr>
                <w:t>massimo ammissibile</w:t>
              </w:r>
            </w:ins>
          </w:p>
          <w:p w14:paraId="42D44C0C" w14:textId="77777777" w:rsidR="00C96B85" w:rsidRPr="006675D3" w:rsidRDefault="00C96B85">
            <w:pPr>
              <w:keepNext/>
              <w:keepLines/>
              <w:jc w:val="center"/>
              <w:rPr>
                <w:ins w:id="19256" w:author="Rivera Cordero Daybeth Gabriela (GSE)" w:date="2025-10-13T10:53:00Z" w16du:dateUtc="2025-10-13T08:53:00Z"/>
                <w:b/>
                <w:sz w:val="16"/>
                <w:szCs w:val="18"/>
              </w:rPr>
            </w:pPr>
            <w:ins w:id="19257" w:author="Rivera Cordero Daybeth Gabriela (GSE)" w:date="2025-10-13T10:53:00Z" w16du:dateUtc="2025-10-13T08:53:00Z">
              <w:r w:rsidRPr="006675D3">
                <w:rPr>
                  <w:b/>
                  <w:sz w:val="16"/>
                  <w:szCs w:val="18"/>
                </w:rPr>
                <w:t>(C</w:t>
              </w:r>
              <w:r w:rsidRPr="006675D3">
                <w:rPr>
                  <w:b/>
                  <w:sz w:val="16"/>
                  <w:szCs w:val="18"/>
                  <w:vertAlign w:val="subscript"/>
                </w:rPr>
                <w:t>max</w:t>
              </w:r>
              <w:r w:rsidRPr="006675D3">
                <w:rPr>
                  <w:b/>
                  <w:sz w:val="16"/>
                  <w:szCs w:val="18"/>
                </w:rPr>
                <w:t>)</w:t>
              </w:r>
            </w:ins>
          </w:p>
        </w:tc>
        <w:tc>
          <w:tcPr>
            <w:tcW w:w="1168" w:type="pct"/>
            <w:vAlign w:val="center"/>
          </w:tcPr>
          <w:p w14:paraId="657633A9" w14:textId="77777777" w:rsidR="00C96B85" w:rsidRPr="006675D3" w:rsidRDefault="00C96B85">
            <w:pPr>
              <w:keepNext/>
              <w:keepLines/>
              <w:jc w:val="center"/>
              <w:rPr>
                <w:ins w:id="19258" w:author="Rivera Cordero Daybeth Gabriela (GSE)" w:date="2025-10-13T10:53:00Z" w16du:dateUtc="2025-10-13T08:53:00Z"/>
                <w:b/>
                <w:sz w:val="16"/>
                <w:szCs w:val="18"/>
              </w:rPr>
            </w:pPr>
            <w:ins w:id="19259" w:author="Rivera Cordero Daybeth Gabriela (GSE)" w:date="2025-10-13T10:53:00Z" w16du:dateUtc="2025-10-13T08:53:00Z">
              <w:r w:rsidRPr="006675D3">
                <w:rPr>
                  <w:b/>
                  <w:sz w:val="16"/>
                  <w:szCs w:val="18"/>
                </w:rPr>
                <w:t>Valore massimo dell'incentivo</w:t>
              </w:r>
            </w:ins>
          </w:p>
          <w:p w14:paraId="02A8C94B" w14:textId="77777777" w:rsidR="00C96B85" w:rsidRPr="006675D3" w:rsidRDefault="00C96B85">
            <w:pPr>
              <w:keepNext/>
              <w:keepLines/>
              <w:jc w:val="center"/>
              <w:rPr>
                <w:ins w:id="19260" w:author="Rivera Cordero Daybeth Gabriela (GSE)" w:date="2025-10-13T10:53:00Z" w16du:dateUtc="2025-10-13T08:53:00Z"/>
                <w:b/>
                <w:sz w:val="16"/>
                <w:szCs w:val="18"/>
              </w:rPr>
            </w:pPr>
            <w:ins w:id="19261" w:author="Rivera Cordero Daybeth Gabriela (GSE)" w:date="2025-10-13T10:53:00Z" w16du:dateUtc="2025-10-13T08:53:00Z">
              <w:r w:rsidRPr="006675D3">
                <w:rPr>
                  <w:b/>
                  <w:sz w:val="16"/>
                  <w:szCs w:val="18"/>
                </w:rPr>
                <w:t>I</w:t>
              </w:r>
              <w:r w:rsidRPr="006675D3">
                <w:rPr>
                  <w:b/>
                  <w:sz w:val="16"/>
                  <w:szCs w:val="18"/>
                  <w:vertAlign w:val="subscript"/>
                </w:rPr>
                <w:t>max</w:t>
              </w:r>
              <w:r w:rsidRPr="006675D3">
                <w:rPr>
                  <w:b/>
                  <w:sz w:val="16"/>
                  <w:szCs w:val="18"/>
                </w:rPr>
                <w:t xml:space="preserve"> [€]</w:t>
              </w:r>
            </w:ins>
          </w:p>
        </w:tc>
      </w:tr>
      <w:tr w:rsidR="00C96B85" w:rsidRPr="006675D3" w14:paraId="02347BC3" w14:textId="77777777" w:rsidTr="002D210B">
        <w:trPr>
          <w:trHeight w:val="402"/>
          <w:jc w:val="center"/>
          <w:ins w:id="19262" w:author="Rivera Cordero Daybeth Gabriela (GSE)" w:date="2025-10-13T10:53:00Z"/>
        </w:trPr>
        <w:tc>
          <w:tcPr>
            <w:tcW w:w="1579" w:type="pct"/>
            <w:gridSpan w:val="2"/>
            <w:vAlign w:val="center"/>
          </w:tcPr>
          <w:p w14:paraId="29689743" w14:textId="77777777" w:rsidR="00C96B85" w:rsidRPr="006675D3" w:rsidRDefault="00C96B85" w:rsidP="00C96B85">
            <w:pPr>
              <w:keepNext/>
              <w:keepLines/>
              <w:numPr>
                <w:ilvl w:val="0"/>
                <w:numId w:val="263"/>
              </w:numPr>
              <w:ind w:left="0" w:hanging="142"/>
              <w:jc w:val="both"/>
              <w:rPr>
                <w:ins w:id="19263" w:author="Rivera Cordero Daybeth Gabriela (GSE)" w:date="2025-10-13T10:53:00Z" w16du:dateUtc="2025-10-13T08:53:00Z"/>
                <w:rFonts w:cs="Calibri"/>
                <w:sz w:val="16"/>
                <w:szCs w:val="18"/>
              </w:rPr>
            </w:pPr>
            <w:ins w:id="19264" w:author="Rivera Cordero Daybeth Gabriela (GSE)" w:date="2025-10-13T10:53:00Z" w16du:dateUtc="2025-10-13T08:53:00Z">
              <w:r w:rsidRPr="006675D3">
                <w:rPr>
                  <w:rFonts w:cs="Calibri"/>
                  <w:sz w:val="16"/>
                  <w:szCs w:val="18"/>
                </w:rPr>
                <w:t>Trasformazione di edifici esistenti in “edifici a energia quasi zero nZEB” – zona climatica A, B, C</w:t>
              </w:r>
            </w:ins>
          </w:p>
        </w:tc>
        <w:tc>
          <w:tcPr>
            <w:tcW w:w="1127" w:type="pct"/>
            <w:vAlign w:val="center"/>
          </w:tcPr>
          <w:p w14:paraId="2C7FC0C1" w14:textId="77777777" w:rsidR="00C96B85" w:rsidRPr="006675D3" w:rsidRDefault="00C96B85">
            <w:pPr>
              <w:keepNext/>
              <w:keepLines/>
              <w:jc w:val="center"/>
              <w:rPr>
                <w:ins w:id="19265" w:author="Rivera Cordero Daybeth Gabriela (GSE)" w:date="2025-10-13T10:53:00Z" w16du:dateUtc="2025-10-13T08:53:00Z"/>
                <w:sz w:val="16"/>
                <w:szCs w:val="18"/>
              </w:rPr>
            </w:pPr>
            <w:ins w:id="19266" w:author="Rivera Cordero Daybeth Gabriela (GSE)" w:date="2025-10-13T10:53:00Z" w16du:dateUtc="2025-10-13T08:53:00Z">
              <w:r w:rsidRPr="000B27AB">
                <w:rPr>
                  <w:sz w:val="18"/>
                </w:rPr>
                <w:t>65(***)</w:t>
              </w:r>
            </w:ins>
          </w:p>
        </w:tc>
        <w:tc>
          <w:tcPr>
            <w:tcW w:w="1127" w:type="pct"/>
            <w:vAlign w:val="center"/>
          </w:tcPr>
          <w:p w14:paraId="3C1276AB" w14:textId="77777777" w:rsidR="00C96B85" w:rsidRPr="006675D3" w:rsidRDefault="00C96B85">
            <w:pPr>
              <w:keepNext/>
              <w:keepLines/>
              <w:jc w:val="center"/>
              <w:rPr>
                <w:ins w:id="19267" w:author="Rivera Cordero Daybeth Gabriela (GSE)" w:date="2025-10-13T10:53:00Z" w16du:dateUtc="2025-10-13T08:53:00Z"/>
                <w:sz w:val="16"/>
                <w:szCs w:val="18"/>
              </w:rPr>
            </w:pPr>
            <w:ins w:id="19268" w:author="Rivera Cordero Daybeth Gabriela (GSE)" w:date="2025-10-13T10:53:00Z" w16du:dateUtc="2025-10-13T08:53:00Z">
              <w:r w:rsidRPr="000B27AB">
                <w:rPr>
                  <w:sz w:val="18"/>
                </w:rPr>
                <w:t>1.000 €/m</w:t>
              </w:r>
              <w:r w:rsidRPr="000B27AB">
                <w:rPr>
                  <w:sz w:val="18"/>
                  <w:vertAlign w:val="superscript"/>
                </w:rPr>
                <w:t>2</w:t>
              </w:r>
            </w:ins>
          </w:p>
        </w:tc>
        <w:tc>
          <w:tcPr>
            <w:tcW w:w="1168" w:type="pct"/>
            <w:vAlign w:val="center"/>
          </w:tcPr>
          <w:p w14:paraId="2B5F4DB2" w14:textId="77777777" w:rsidR="00C96B85" w:rsidRPr="006675D3" w:rsidRDefault="00C96B85">
            <w:pPr>
              <w:keepNext/>
              <w:keepLines/>
              <w:jc w:val="center"/>
              <w:rPr>
                <w:ins w:id="19269" w:author="Rivera Cordero Daybeth Gabriela (GSE)" w:date="2025-10-13T10:53:00Z" w16du:dateUtc="2025-10-13T08:53:00Z"/>
                <w:sz w:val="16"/>
                <w:szCs w:val="18"/>
              </w:rPr>
            </w:pPr>
            <w:ins w:id="19270" w:author="Rivera Cordero Daybeth Gabriela (GSE)" w:date="2025-10-13T10:53:00Z" w16du:dateUtc="2025-10-13T08:53:00Z">
              <w:r w:rsidRPr="000B27AB">
                <w:rPr>
                  <w:sz w:val="18"/>
                </w:rPr>
                <w:t>2.500.000</w:t>
              </w:r>
            </w:ins>
          </w:p>
        </w:tc>
      </w:tr>
      <w:tr w:rsidR="00C96B85" w:rsidRPr="006675D3" w14:paraId="7AC18669" w14:textId="77777777" w:rsidTr="002D210B">
        <w:trPr>
          <w:trHeight w:val="410"/>
          <w:jc w:val="center"/>
          <w:ins w:id="19271" w:author="Rivera Cordero Daybeth Gabriela (GSE)" w:date="2025-10-13T10:53:00Z"/>
        </w:trPr>
        <w:tc>
          <w:tcPr>
            <w:tcW w:w="1579" w:type="pct"/>
            <w:gridSpan w:val="2"/>
            <w:vAlign w:val="center"/>
          </w:tcPr>
          <w:p w14:paraId="327C9001" w14:textId="77777777" w:rsidR="00C96B85" w:rsidRPr="006675D3" w:rsidRDefault="00C96B85" w:rsidP="00C96B85">
            <w:pPr>
              <w:keepNext/>
              <w:keepLines/>
              <w:numPr>
                <w:ilvl w:val="0"/>
                <w:numId w:val="263"/>
              </w:numPr>
              <w:ind w:left="0" w:hanging="142"/>
              <w:jc w:val="both"/>
              <w:rPr>
                <w:ins w:id="19272" w:author="Rivera Cordero Daybeth Gabriela (GSE)" w:date="2025-10-13T10:53:00Z" w16du:dateUtc="2025-10-13T08:53:00Z"/>
                <w:rFonts w:cs="Calibri"/>
                <w:sz w:val="16"/>
                <w:szCs w:val="18"/>
              </w:rPr>
            </w:pPr>
            <w:ins w:id="19273" w:author="Rivera Cordero Daybeth Gabriela (GSE)" w:date="2025-10-13T10:53:00Z" w16du:dateUtc="2025-10-13T08:53:00Z">
              <w:r w:rsidRPr="006675D3">
                <w:rPr>
                  <w:rFonts w:cs="Calibri"/>
                  <w:sz w:val="16"/>
                  <w:szCs w:val="18"/>
                </w:rPr>
                <w:t>Trasformazione di edifici esistenti in “edifici a energia quasi zero nZEB” – zona climatica D, E, F</w:t>
              </w:r>
            </w:ins>
          </w:p>
        </w:tc>
        <w:tc>
          <w:tcPr>
            <w:tcW w:w="1127" w:type="pct"/>
            <w:vAlign w:val="center"/>
          </w:tcPr>
          <w:p w14:paraId="6FAD37A0" w14:textId="77777777" w:rsidR="00C96B85" w:rsidRPr="006675D3" w:rsidRDefault="00C96B85">
            <w:pPr>
              <w:keepNext/>
              <w:keepLines/>
              <w:jc w:val="center"/>
              <w:rPr>
                <w:ins w:id="19274" w:author="Rivera Cordero Daybeth Gabriela (GSE)" w:date="2025-10-13T10:53:00Z" w16du:dateUtc="2025-10-13T08:53:00Z"/>
                <w:sz w:val="16"/>
                <w:szCs w:val="18"/>
              </w:rPr>
            </w:pPr>
            <w:ins w:id="19275" w:author="Rivera Cordero Daybeth Gabriela (GSE)" w:date="2025-10-13T10:53:00Z" w16du:dateUtc="2025-10-13T08:53:00Z">
              <w:r w:rsidRPr="004E2A48">
                <w:rPr>
                  <w:sz w:val="18"/>
                </w:rPr>
                <w:t>65</w:t>
              </w:r>
              <w:r w:rsidRPr="000B27AB">
                <w:rPr>
                  <w:sz w:val="18"/>
                </w:rPr>
                <w:t>(***)</w:t>
              </w:r>
            </w:ins>
          </w:p>
        </w:tc>
        <w:tc>
          <w:tcPr>
            <w:tcW w:w="1127" w:type="pct"/>
            <w:vAlign w:val="center"/>
          </w:tcPr>
          <w:p w14:paraId="633BEDFC" w14:textId="77777777" w:rsidR="00C96B85" w:rsidRPr="006675D3" w:rsidRDefault="00C96B85">
            <w:pPr>
              <w:keepNext/>
              <w:keepLines/>
              <w:jc w:val="center"/>
              <w:rPr>
                <w:ins w:id="19276" w:author="Rivera Cordero Daybeth Gabriela (GSE)" w:date="2025-10-13T10:53:00Z" w16du:dateUtc="2025-10-13T08:53:00Z"/>
                <w:sz w:val="16"/>
                <w:szCs w:val="18"/>
              </w:rPr>
            </w:pPr>
            <w:ins w:id="19277" w:author="Rivera Cordero Daybeth Gabriela (GSE)" w:date="2025-10-13T10:53:00Z" w16du:dateUtc="2025-10-13T08:53:00Z">
              <w:r w:rsidRPr="000B27AB">
                <w:rPr>
                  <w:sz w:val="18"/>
                </w:rPr>
                <w:t>1.300 €/m</w:t>
              </w:r>
              <w:r w:rsidRPr="000B27AB">
                <w:rPr>
                  <w:sz w:val="18"/>
                  <w:vertAlign w:val="superscript"/>
                </w:rPr>
                <w:t>2</w:t>
              </w:r>
            </w:ins>
          </w:p>
        </w:tc>
        <w:tc>
          <w:tcPr>
            <w:tcW w:w="1168" w:type="pct"/>
            <w:vAlign w:val="center"/>
          </w:tcPr>
          <w:p w14:paraId="0D25B5F1" w14:textId="77777777" w:rsidR="00C96B85" w:rsidRPr="006675D3" w:rsidRDefault="00C96B85">
            <w:pPr>
              <w:keepNext/>
              <w:keepLines/>
              <w:jc w:val="center"/>
              <w:rPr>
                <w:ins w:id="19278" w:author="Rivera Cordero Daybeth Gabriela (GSE)" w:date="2025-10-13T10:53:00Z" w16du:dateUtc="2025-10-13T08:53:00Z"/>
                <w:sz w:val="16"/>
                <w:szCs w:val="18"/>
              </w:rPr>
            </w:pPr>
            <w:ins w:id="19279" w:author="Rivera Cordero Daybeth Gabriela (GSE)" w:date="2025-10-13T10:53:00Z" w16du:dateUtc="2025-10-13T08:53:00Z">
              <w:r w:rsidRPr="000B27AB">
                <w:rPr>
                  <w:sz w:val="18"/>
                </w:rPr>
                <w:t>3.000.000</w:t>
              </w:r>
            </w:ins>
          </w:p>
        </w:tc>
      </w:tr>
    </w:tbl>
    <w:p w14:paraId="0F910FC1" w14:textId="77D212EF" w:rsidR="002D210B" w:rsidRPr="00E252E8" w:rsidRDefault="002D210B">
      <w:pPr>
        <w:spacing w:after="120"/>
        <w:jc w:val="both"/>
        <w:rPr>
          <w:ins w:id="19280" w:author="Rivera Cordero Daybeth Gabriela (GSE)" w:date="2025-10-20T16:59:00Z" w16du:dateUtc="2025-10-20T14:59:00Z"/>
          <w:i/>
          <w:sz w:val="18"/>
          <w:szCs w:val="18"/>
          <w:rPrChange w:id="19281" w:author="Rivera Cordero Daybeth Gabriela (GSE)" w:date="2025-10-23T15:39:00Z" w16du:dateUtc="2025-10-23T13:39:00Z">
            <w:rPr>
              <w:ins w:id="19282" w:author="Rivera Cordero Daybeth Gabriela (GSE)" w:date="2025-10-20T16:59:00Z" w16du:dateUtc="2025-10-20T14:59:00Z"/>
              <w:bCs/>
              <w:highlight w:val="yellow"/>
            </w:rPr>
          </w:rPrChange>
        </w:rPr>
        <w:pPrChange w:id="19283" w:author="Rivera Cordero Daybeth Gabriela (GSE)" w:date="2025-10-23T15:39:00Z" w16du:dateUtc="2025-10-23T13:39:00Z">
          <w:pPr>
            <w:spacing w:before="240" w:after="120"/>
            <w:jc w:val="both"/>
          </w:pPr>
        </w:pPrChange>
      </w:pPr>
      <w:ins w:id="19284" w:author="Rivera Cordero Daybeth Gabriela (GSE)" w:date="2025-10-20T16:59:00Z" w16du:dateUtc="2025-10-20T14:59:00Z">
        <w:r>
          <w:rPr>
            <w:i/>
            <w:sz w:val="18"/>
            <w:szCs w:val="18"/>
          </w:rPr>
          <w:t xml:space="preserve">(***) Per gli interventi realizzati su edifici pubblici di cui all’art. 11, comma 2, del Decreto la percentuale incentivata della spesa ammissibile è pari al 100%, secondo le specificità indicate al precedente paragrafo 4.2 </w:t>
        </w:r>
      </w:ins>
    </w:p>
    <w:p w14:paraId="7DBCBB89" w14:textId="0B4CDE19" w:rsidR="00A750E4" w:rsidRPr="00C44E8A" w:rsidRDefault="00A750E4" w:rsidP="00A750E4">
      <w:pPr>
        <w:spacing w:before="240" w:after="120"/>
        <w:jc w:val="both"/>
        <w:rPr>
          <w:ins w:id="19285" w:author="Rivera Cordero Daybeth Gabriela (GSE)" w:date="2025-10-23T15:52:00Z" w16du:dateUtc="2025-10-23T13:52:00Z"/>
          <w:bCs/>
        </w:rPr>
      </w:pPr>
      <w:ins w:id="19286" w:author="Rivera Cordero Daybeth Gabriela (GSE)" w:date="2025-10-23T15:52:00Z" w16du:dateUtc="2025-10-23T13:52:00Z">
        <w:r w:rsidRPr="00C44E8A">
          <w:rPr>
            <w:bCs/>
            <w:highlight w:val="yellow"/>
          </w:rPr>
          <w:t xml:space="preserve">Si applica, inoltre, una maggiorazione del 10% nel caso in cui i componenti utilizzati </w:t>
        </w:r>
      </w:ins>
      <w:ins w:id="19287" w:author="Rivera Cordero Daybeth Gabriela (GSE)" w:date="2025-10-23T15:53:00Z" w16du:dateUtc="2025-10-23T13:53:00Z">
        <w:r w:rsidR="00F15E9B">
          <w:rPr>
            <w:bCs/>
            <w:highlight w:val="yellow"/>
          </w:rPr>
          <w:t xml:space="preserve">per l’intervento </w:t>
        </w:r>
      </w:ins>
      <w:ins w:id="19288" w:author="Rivera Cordero Daybeth Gabriela (GSE)" w:date="2025-10-23T15:52:00Z" w16du:dateUtc="2025-10-23T13:52:00Z">
        <w:r w:rsidRPr="00C44E8A">
          <w:rPr>
            <w:bCs/>
            <w:highlight w:val="yellow"/>
          </w:rPr>
          <w:t>siano prodotti nell’Unione Europea.</w:t>
        </w:r>
      </w:ins>
    </w:p>
    <w:p w14:paraId="5399933E" w14:textId="77777777" w:rsidR="009855B2" w:rsidRPr="00D93419" w:rsidRDefault="009855B2" w:rsidP="009855B2">
      <w:pPr>
        <w:spacing w:after="120"/>
        <w:jc w:val="both"/>
        <w:rPr>
          <w:ins w:id="19289" w:author="Rivera Cordero Daybeth Gabriela (GSE)" w:date="2025-10-23T15:49:00Z" w16du:dateUtc="2025-10-23T13:49:00Z"/>
          <w:rFonts w:ascii="Calibri" w:hAnsi="Calibri" w:cs="Calibri"/>
          <w:sz w:val="22"/>
          <w:szCs w:val="22"/>
        </w:rPr>
      </w:pPr>
      <w:ins w:id="19290" w:author="Rivera Cordero Daybeth Gabriela (GSE)" w:date="2025-10-23T15:49:00Z" w16du:dateUtc="2025-10-23T13:49:00Z">
        <w:r w:rsidRPr="00F15E9B">
          <w:rPr>
            <w:sz w:val="22"/>
            <w:szCs w:val="22"/>
            <w:highlight w:val="yellow"/>
            <w:rPrChange w:id="19291" w:author="Rivera Cordero Daybeth Gabriela (GSE)" w:date="2025-10-23T15:53:00Z" w16du:dateUtc="2025-10-23T13:53:00Z">
              <w:rPr>
                <w:sz w:val="22"/>
                <w:szCs w:val="22"/>
              </w:rPr>
            </w:rPrChange>
          </w:rPr>
          <w:t>Anche con l’applicazione delle premialità previste, l</w:t>
        </w:r>
        <w:r w:rsidRPr="00F15E9B">
          <w:rPr>
            <w:rFonts w:ascii="Calibri" w:hAnsi="Calibri" w:cs="Calibri"/>
            <w:sz w:val="22"/>
            <w:szCs w:val="22"/>
            <w:highlight w:val="yellow"/>
            <w:rPrChange w:id="19292" w:author="Rivera Cordero Daybeth Gabriela (GSE)" w:date="2025-10-23T15:53:00Z" w16du:dateUtc="2025-10-23T13:53:00Z">
              <w:rPr>
                <w:rFonts w:ascii="Calibri" w:hAnsi="Calibri" w:cs="Calibri"/>
                <w:sz w:val="22"/>
                <w:szCs w:val="22"/>
              </w:rPr>
            </w:rPrChange>
          </w:rPr>
          <w:t>’ammontare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 e agli ETS economici.</w:t>
        </w:r>
      </w:ins>
    </w:p>
    <w:p w14:paraId="6E08E15F" w14:textId="45B284C5" w:rsidR="001A7C4F" w:rsidRPr="00C44E8A" w:rsidRDefault="009855B2" w:rsidP="009855B2">
      <w:pPr>
        <w:spacing w:before="240" w:after="120"/>
        <w:jc w:val="both"/>
        <w:rPr>
          <w:ins w:id="19293" w:author="Rivera Cordero Daybeth Gabriela (GSE)" w:date="2025-10-13T10:53:00Z" w16du:dateUtc="2025-10-13T08:53:00Z"/>
          <w:bCs/>
        </w:rPr>
      </w:pPr>
      <w:ins w:id="19294" w:author="Rivera Cordero Daybeth Gabriela (GSE)" w:date="2025-10-23T15:49:00Z" w16du:dateUtc="2025-10-23T13:49:00Z">
        <w:r w:rsidRPr="00D93419">
          <w:rPr>
            <w:rFonts w:ascii="Calibri" w:hAnsi="Calibri" w:cs="Calibri"/>
            <w:sz w:val="22"/>
            <w:szCs w:val="22"/>
          </w:rPr>
          <w:t xml:space="preserve">Per gli interventi realizzati su edifici pubblici di cui all’art. 11, comma 2, del Decreto la percentuale incentivata della spesa ammissibile è pari al 100%, </w:t>
        </w:r>
        <w:r w:rsidRPr="000A3916">
          <w:rPr>
            <w:rFonts w:ascii="Calibri" w:hAnsi="Calibri" w:cs="Calibri"/>
            <w:sz w:val="22"/>
            <w:szCs w:val="22"/>
            <w:u w:val="single"/>
          </w:rPr>
          <w:t>secondo le specificità indicate al paragrafo 4.2 delle presenti Regole Applicative</w:t>
        </w:r>
        <w:r w:rsidRPr="00D93419">
          <w:rPr>
            <w:rFonts w:ascii="Calibri" w:hAnsi="Calibri" w:cs="Calibri"/>
            <w:sz w:val="22"/>
            <w:szCs w:val="22"/>
          </w:rPr>
          <w:t>.</w:t>
        </w:r>
      </w:ins>
    </w:p>
    <w:p w14:paraId="72364264" w14:textId="77777777" w:rsidR="00C96B85" w:rsidRPr="00C44E8A" w:rsidRDefault="00C96B85" w:rsidP="00C96B85">
      <w:pPr>
        <w:spacing w:before="240" w:after="120"/>
        <w:jc w:val="both"/>
        <w:rPr>
          <w:ins w:id="19295" w:author="Rivera Cordero Daybeth Gabriela (GSE)" w:date="2025-10-13T10:53:00Z" w16du:dateUtc="2025-10-13T08:53:00Z"/>
          <w:bCs/>
        </w:rPr>
      </w:pPr>
      <w:ins w:id="19296" w:author="Rivera Cordero Daybeth Gabriela (GSE)" w:date="2025-10-13T10:53:00Z" w16du:dateUtc="2025-10-13T08:53:00Z">
        <w:r w:rsidRPr="00C44E8A">
          <w:rPr>
            <w:bCs/>
          </w:rPr>
          <w:t xml:space="preserve">Le spese sostenute per la redazione della diagnosi e dell’Attestato di Prestazione Energetica sono incentivate nella misura del 100%, ad esclusione dei soggetti privati e delle Cooperative di abitanti e delle Cooperative sociali per le quali è previsto un ristoro del 50% delle spese. </w:t>
        </w:r>
      </w:ins>
    </w:p>
    <w:p w14:paraId="269DDE41" w14:textId="77777777" w:rsidR="00C96B85" w:rsidRDefault="00C96B85" w:rsidP="00C96B85">
      <w:pPr>
        <w:spacing w:before="240" w:after="120"/>
        <w:jc w:val="both"/>
        <w:rPr>
          <w:ins w:id="19297" w:author="Rivera Cordero Daybeth Gabriela (GSE)" w:date="2025-10-13T10:53:00Z" w16du:dateUtc="2025-10-13T08:53:00Z"/>
          <w:bCs/>
        </w:rPr>
      </w:pPr>
      <w:ins w:id="19298" w:author="Rivera Cordero Daybeth Gabriela (GSE)" w:date="2025-10-13T10:53:00Z" w16du:dateUtc="2025-10-13T08:53:00Z">
        <w:r w:rsidRPr="00C44E8A">
          <w:rPr>
            <w:bCs/>
          </w:rPr>
          <w:t xml:space="preserve">Per le grandi imprese non costituisce una spesa ammissibile il costo sostenuto per la redazione dell’attestato di prestazione energetica ante e post intervento, ai sensi dell’art. 26, comma 2 del </w:t>
        </w:r>
        <w:r w:rsidRPr="00C44E8A">
          <w:rPr>
            <w:bCs/>
          </w:rPr>
          <w:lastRenderedPageBreak/>
          <w:t xml:space="preserve">Decreto. Si precisa che i suddetti contributi non concorrono alla formazione di Itot previsto per lo specifico intervento.  </w:t>
        </w:r>
      </w:ins>
    </w:p>
    <w:p w14:paraId="11643B0F" w14:textId="77777777" w:rsidR="00C96B85" w:rsidRPr="00CA0C37" w:rsidRDefault="00C96B85" w:rsidP="00C96B85">
      <w:pPr>
        <w:spacing w:before="240" w:after="120"/>
        <w:jc w:val="both"/>
        <w:rPr>
          <w:ins w:id="19299" w:author="Rivera Cordero Daybeth Gabriela (GSE)" w:date="2025-10-13T10:53:00Z" w16du:dateUtc="2025-10-13T08:53:00Z"/>
          <w:bCs/>
        </w:rPr>
      </w:pPr>
    </w:p>
    <w:p w14:paraId="4D3A60F3" w14:textId="77777777" w:rsidR="00C96B85" w:rsidRPr="00923DC6" w:rsidRDefault="00C96B85">
      <w:pPr>
        <w:pStyle w:val="TITOLO20"/>
        <w:numPr>
          <w:ilvl w:val="2"/>
          <w:numId w:val="292"/>
        </w:numPr>
        <w:ind w:left="1134" w:hanging="708"/>
        <w:rPr>
          <w:ins w:id="19300" w:author="Rivera Cordero Daybeth Gabriela (GSE)" w:date="2025-10-13T10:53:00Z" w16du:dateUtc="2025-10-13T08:53:00Z"/>
        </w:rPr>
        <w:pPrChange w:id="19301" w:author="Visone Rossana (GSE)" w:date="2025-10-17T17:32:00Z" w16du:dateUtc="2025-10-17T15:32:00Z">
          <w:pPr>
            <w:pStyle w:val="TITOLO3GSE"/>
            <w:numPr>
              <w:ilvl w:val="2"/>
              <w:numId w:val="265"/>
            </w:numPr>
            <w:ind w:left="857" w:hanging="431"/>
          </w:pPr>
        </w:pPrChange>
      </w:pPr>
      <w:bookmarkStart w:id="19302" w:name="_Toc90649949"/>
      <w:bookmarkStart w:id="19303" w:name="_Toc178585524"/>
      <w:bookmarkStart w:id="19304" w:name="_Toc212462594"/>
      <w:ins w:id="19305" w:author="Rivera Cordero Daybeth Gabriela (GSE)" w:date="2025-10-13T10:53:00Z" w16du:dateUtc="2025-10-13T08:53:00Z">
        <w:r w:rsidRPr="00923DC6">
          <w:t>Documentazione necessaria per l’accesso all’incentivo</w:t>
        </w:r>
        <w:bookmarkEnd w:id="19302"/>
        <w:bookmarkEnd w:id="19303"/>
        <w:bookmarkEnd w:id="19304"/>
        <w:r w:rsidRPr="00923DC6">
          <w:t xml:space="preserve"> </w:t>
        </w:r>
      </w:ins>
    </w:p>
    <w:p w14:paraId="53A63473" w14:textId="77777777" w:rsidR="00C96B85" w:rsidRPr="00CA0C37" w:rsidRDefault="00C96B85" w:rsidP="00C96B85">
      <w:pPr>
        <w:spacing w:after="120"/>
        <w:jc w:val="both"/>
        <w:rPr>
          <w:ins w:id="19306" w:author="Rivera Cordero Daybeth Gabriela (GSE)" w:date="2025-10-13T10:53:00Z" w16du:dateUtc="2025-10-13T08:53:00Z"/>
        </w:rPr>
      </w:pPr>
      <w:ins w:id="19307" w:author="Rivera Cordero Daybeth Gabriela (GSE)" w:date="2025-10-13T10:53:00Z" w16du:dateUtc="2025-10-13T08:53:00Z">
        <w:r w:rsidRPr="00CA0C37">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CA0C37">
          <w:rPr>
            <w:rFonts w:cs="Calibri"/>
          </w:rPr>
          <w:t>Port</w:t>
        </w:r>
        <w:r w:rsidRPr="00CA0C37">
          <w:rPr>
            <w:rFonts w:cs="Calibri"/>
            <w:i/>
          </w:rPr>
          <w:t>al</w:t>
        </w:r>
        <w:r w:rsidRPr="00CA0C37">
          <w:rPr>
            <w:rFonts w:cs="Calibri"/>
          </w:rPr>
          <w:t>termico</w:t>
        </w:r>
        <w:r w:rsidRPr="00CA0C37">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CA0C37">
          <w:rPr>
            <w:i/>
          </w:rPr>
          <w:t>in situ</w:t>
        </w:r>
        <w:r w:rsidRPr="00CA0C37">
          <w:t>.</w:t>
        </w:r>
      </w:ins>
    </w:p>
    <w:p w14:paraId="2A370861" w14:textId="77777777" w:rsidR="00C96B85" w:rsidRPr="00CA0C37" w:rsidRDefault="00C96B85" w:rsidP="00C96B85">
      <w:pPr>
        <w:spacing w:after="120"/>
        <w:jc w:val="both"/>
        <w:rPr>
          <w:ins w:id="19308" w:author="Rivera Cordero Daybeth Gabriela (GSE)" w:date="2025-10-13T10:53:00Z" w16du:dateUtc="2025-10-13T08:53:00Z"/>
          <w:b/>
          <w:u w:val="single"/>
        </w:rPr>
      </w:pPr>
      <w:ins w:id="19309" w:author="Rivera Cordero Daybeth Gabriela (GSE)" w:date="2025-10-13T10:53:00Z" w16du:dateUtc="2025-10-13T08:53:00Z">
        <w:r w:rsidRPr="00CA0C37">
          <w:rPr>
            <w:b/>
            <w:u w:val="single"/>
          </w:rPr>
          <w:t>Documentazione da allegare alla richiesta di accesso all’incentivo:</w:t>
        </w:r>
      </w:ins>
    </w:p>
    <w:p w14:paraId="1C493A98" w14:textId="77777777" w:rsidR="00C96B85" w:rsidRDefault="00C96B85" w:rsidP="00C96B85">
      <w:pPr>
        <w:numPr>
          <w:ilvl w:val="0"/>
          <w:numId w:val="262"/>
        </w:numPr>
        <w:tabs>
          <w:tab w:val="num" w:pos="284"/>
        </w:tabs>
        <w:spacing w:after="120" w:line="276" w:lineRule="auto"/>
        <w:ind w:left="284" w:hanging="284"/>
        <w:jc w:val="both"/>
        <w:rPr>
          <w:ins w:id="19310" w:author="Rivera Cordero Daybeth Gabriela (GSE)" w:date="2025-10-13T10:53:00Z" w16du:dateUtc="2025-10-13T08:53:00Z"/>
          <w:rFonts w:cs="Calibri"/>
        </w:rPr>
      </w:pPr>
      <w:ins w:id="19311" w:author="Rivera Cordero Daybeth Gabriela (GSE)" w:date="2025-10-13T10:53:00Z" w16du:dateUtc="2025-10-13T08:53:00Z">
        <w:r w:rsidRPr="00CA0C37">
          <w:rPr>
            <w:rFonts w:cs="Calibri"/>
          </w:rPr>
          <w:t xml:space="preserve">documentazione comune a tutte le tipologie di interventi, </w:t>
        </w:r>
        <w:r>
          <w:rPr>
            <w:rFonts w:cs="Calibri"/>
          </w:rPr>
          <w:t xml:space="preserve">come </w:t>
        </w:r>
        <w:r w:rsidRPr="00CA0C37">
          <w:rPr>
            <w:rFonts w:cs="Calibri"/>
          </w:rPr>
          <w:t>specificata</w:t>
        </w:r>
        <w:r>
          <w:rPr>
            <w:rFonts w:cs="Calibri"/>
          </w:rPr>
          <w:t xml:space="preserve">mente indicato </w:t>
        </w:r>
        <w:r w:rsidRPr="00B02687">
          <w:rPr>
            <w:rFonts w:cs="Calibri"/>
            <w:highlight w:val="cyan"/>
          </w:rPr>
          <w:t>nell’Allegato X</w:t>
        </w:r>
        <w:r>
          <w:rPr>
            <w:rFonts w:cs="Calibri"/>
          </w:rPr>
          <w:t>;</w:t>
        </w:r>
      </w:ins>
    </w:p>
    <w:p w14:paraId="4059AC64" w14:textId="77777777" w:rsidR="00C96B85" w:rsidRPr="00B02687" w:rsidRDefault="00C96B85" w:rsidP="00C96B85">
      <w:pPr>
        <w:numPr>
          <w:ilvl w:val="0"/>
          <w:numId w:val="262"/>
        </w:numPr>
        <w:tabs>
          <w:tab w:val="num" w:pos="284"/>
        </w:tabs>
        <w:spacing w:after="120" w:line="276" w:lineRule="auto"/>
        <w:ind w:left="284" w:hanging="284"/>
        <w:jc w:val="both"/>
        <w:rPr>
          <w:ins w:id="19312" w:author="Rivera Cordero Daybeth Gabriela (GSE)" w:date="2025-10-13T10:53:00Z" w16du:dateUtc="2025-10-13T08:53:00Z"/>
          <w:rFonts w:cs="Calibri"/>
          <w:highlight w:val="cyan"/>
        </w:rPr>
      </w:pPr>
      <w:ins w:id="19313" w:author="Rivera Cordero Daybeth Gabriela (GSE)" w:date="2025-10-13T10:53:00Z" w16du:dateUtc="2025-10-13T08:53:00Z">
        <w:r w:rsidRPr="00F276D7">
          <w:rPr>
            <w:rFonts w:cs="Calibri"/>
          </w:rPr>
          <w:t xml:space="preserve">asseverazione di un tecnico abilitato secondo quanto </w:t>
        </w:r>
        <w:r w:rsidRPr="002D70BB">
          <w:rPr>
            <w:rFonts w:cs="Calibri"/>
          </w:rPr>
          <w:t xml:space="preserve">indicato </w:t>
        </w:r>
        <w:r w:rsidRPr="009847AB">
          <w:rPr>
            <w:rFonts w:cs="Calibri"/>
          </w:rPr>
          <w:t xml:space="preserve">nel </w:t>
        </w:r>
        <w:r w:rsidRPr="00B02687">
          <w:rPr>
            <w:rFonts w:cs="Calibri"/>
            <w:highlight w:val="cyan"/>
          </w:rPr>
          <w:t>paragrafo XX;</w:t>
        </w:r>
      </w:ins>
    </w:p>
    <w:p w14:paraId="4B3743A1" w14:textId="77777777" w:rsidR="00C96B85" w:rsidRPr="00CA0C37" w:rsidRDefault="00C96B85" w:rsidP="00C96B85">
      <w:pPr>
        <w:numPr>
          <w:ilvl w:val="0"/>
          <w:numId w:val="262"/>
        </w:numPr>
        <w:tabs>
          <w:tab w:val="num" w:pos="568"/>
        </w:tabs>
        <w:spacing w:after="120" w:line="276" w:lineRule="auto"/>
        <w:ind w:left="208" w:hanging="208"/>
        <w:jc w:val="both"/>
        <w:rPr>
          <w:ins w:id="19314" w:author="Rivera Cordero Daybeth Gabriela (GSE)" w:date="2025-10-13T10:53:00Z" w16du:dateUtc="2025-10-13T08:53:00Z"/>
          <w:rFonts w:cs="Calibri"/>
        </w:rPr>
      </w:pPr>
      <w:ins w:id="19315" w:author="Rivera Cordero Daybeth Gabriela (GSE)" w:date="2025-10-13T10:53:00Z" w16du:dateUtc="2025-10-13T08:53:00Z">
        <w:r>
          <w:rPr>
            <w:rFonts w:cs="Calibri"/>
          </w:rPr>
          <w:t xml:space="preserve"> r</w:t>
        </w:r>
        <w:r w:rsidRPr="00CA0C37">
          <w:rPr>
            <w:rFonts w:cs="Calibri"/>
          </w:rPr>
          <w:t>elazione tecnica di progetto timbrata e firmata dal progettista, contenente almeno i seguenti elementi:</w:t>
        </w:r>
      </w:ins>
    </w:p>
    <w:p w14:paraId="222A6662" w14:textId="3E4DFCD0" w:rsidR="00C96B85" w:rsidRPr="0077728E" w:rsidRDefault="00C96B85" w:rsidP="00C96B85">
      <w:pPr>
        <w:numPr>
          <w:ilvl w:val="1"/>
          <w:numId w:val="227"/>
        </w:numPr>
        <w:spacing w:after="120" w:line="276" w:lineRule="auto"/>
        <w:ind w:left="491" w:hanging="283"/>
        <w:jc w:val="both"/>
        <w:rPr>
          <w:ins w:id="19316" w:author="Rivera Cordero Daybeth Gabriela (GSE)" w:date="2025-10-13T10:53:00Z" w16du:dateUtc="2025-10-13T08:53:00Z"/>
          <w:highlight w:val="cyan"/>
        </w:rPr>
      </w:pPr>
      <w:ins w:id="19317" w:author="Rivera Cordero Daybeth Gabriela (GSE)" w:date="2025-10-13T10:53:00Z" w16du:dateUtc="2025-10-13T08:53:00Z">
        <w:r w:rsidRPr="00CA0C37">
          <w:t xml:space="preserve">descrizione dettagliata del progetto, con caratterizzazione </w:t>
        </w:r>
        <w:r w:rsidRPr="00CA0C37">
          <w:rPr>
            <w:i/>
            <w:iCs/>
          </w:rPr>
          <w:t>ante-operam</w:t>
        </w:r>
        <w:r w:rsidRPr="00CA0C37">
          <w:t xml:space="preserve"> della struttura originaria (comprensiva dei riferimenti catastali con visura planimetrica) degli impianti esistenti e degli originari consumi energetici, e </w:t>
        </w:r>
        <w:r w:rsidRPr="00CA0C37">
          <w:rPr>
            <w:i/>
            <w:iCs/>
          </w:rPr>
          <w:t xml:space="preserve">post-operam </w:t>
        </w:r>
        <w:r w:rsidRPr="00CA0C37">
          <w:rPr>
            <w:iCs/>
          </w:rPr>
          <w:t xml:space="preserve">(specificando eventuali variazioni catastali </w:t>
        </w:r>
        <w:r w:rsidRPr="00CA0C37">
          <w:t>con relativa planimetria</w:t>
        </w:r>
        <w:r w:rsidRPr="00CA0C37">
          <w:rPr>
            <w:iCs/>
          </w:rPr>
          <w:t>)</w:t>
        </w:r>
        <w:r w:rsidRPr="00CA0C37">
          <w:t xml:space="preserve">; descrizione delle soluzioni individuate sulla struttura, sulle parti impiantistiche </w:t>
        </w:r>
        <w:r w:rsidRPr="006974F1">
          <w:rPr>
            <w:strike/>
          </w:rPr>
          <w:t>e delle</w:t>
        </w:r>
        <w:r w:rsidRPr="006974F1">
          <w:t xml:space="preserve"> </w:t>
        </w:r>
        <w:r>
          <w:t xml:space="preserve"> </w:t>
        </w:r>
        <w:r w:rsidRPr="00D55333">
          <w:rPr>
            <w:highlight w:val="yellow"/>
            <w:rPrChange w:id="19318" w:author="Rivera Cordero Daybeth Gabriela (GSE)" w:date="2025-10-13T11:20:00Z" w16du:dateUtc="2025-10-13T09:20:00Z">
              <w:rPr>
                <w:highlight w:val="magenta"/>
              </w:rPr>
            </w:rPrChange>
          </w:rPr>
          <w:t>e le tecnologie impiegate ai fini del raggiungimento dei consumi caratteristici per gli edifici nZEB</w:t>
        </w:r>
        <w:r w:rsidRPr="00D55333">
          <w:rPr>
            <w:highlight w:val="yellow"/>
            <w:rPrChange w:id="19319" w:author="Rivera Cordero Daybeth Gabriela (GSE)" w:date="2025-10-13T11:20:00Z" w16du:dateUtc="2025-10-13T09:20:00Z">
              <w:rPr/>
            </w:rPrChange>
          </w:rPr>
          <w:t>, nonché</w:t>
        </w:r>
        <w:r>
          <w:t xml:space="preserve"> </w:t>
        </w:r>
        <w:r w:rsidRPr="0077728E">
          <w:rPr>
            <w:rFonts w:cstheme="minorBidi"/>
            <w:highlight w:val="cyan"/>
          </w:rPr>
          <w:t xml:space="preserve">le verifiche previste della norma dimostranti il raggiungimento della classe energetica nZEB </w:t>
        </w:r>
        <w:r w:rsidRPr="0077728E">
          <w:rPr>
            <w:highlight w:val="cyan"/>
          </w:rPr>
          <w:t>(previste al paragrafo 3.4, del decreto del Ministro dello sviluppo economico 26 giugno 2015 e dell’art. 26, comma 1, del D.Lgs. 199/2021</w:t>
        </w:r>
      </w:ins>
      <w:ins w:id="19320" w:author="Rivera Cordero Daybeth Gabriela (GSE)" w:date="2025-10-16T19:08:00Z" w16du:dateUtc="2025-10-16T17:08:00Z">
        <w:r w:rsidR="003F316F">
          <w:rPr>
            <w:highlight w:val="cyan"/>
          </w:rPr>
          <w:t xml:space="preserve"> e</w:t>
        </w:r>
      </w:ins>
      <w:ins w:id="19321" w:author="Rivera Cordero Daybeth Gabriela (GSE)" w:date="2025-10-13T10:53:00Z" w16du:dateUtc="2025-10-13T08:53:00Z">
        <w:r w:rsidRPr="0077728E">
          <w:rPr>
            <w:highlight w:val="cyan"/>
          </w:rPr>
          <w:t xml:space="preserve"> </w:t>
        </w:r>
      </w:ins>
      <w:ins w:id="19322" w:author="Rivera Cordero Daybeth Gabriela (GSE)" w:date="2025-10-16T19:08:00Z" w16du:dateUtc="2025-10-16T17:08:00Z">
        <w:r w:rsidR="003F316F" w:rsidRPr="003F316F">
          <w:rPr>
            <w:highlight w:val="cyan"/>
            <w:rPrChange w:id="19323" w:author="Rivera Cordero Daybeth Gabriela (GSE)" w:date="2025-10-16T19:08:00Z" w16du:dateUtc="2025-10-16T17:08:00Z">
              <w:rPr/>
            </w:rPrChange>
          </w:rPr>
          <w:t>e s.m.i</w:t>
        </w:r>
        <w:r w:rsidR="003F316F" w:rsidRPr="003F316F">
          <w:t xml:space="preserve"> </w:t>
        </w:r>
      </w:ins>
      <w:ins w:id="19324" w:author="Rivera Cordero Daybeth Gabriela (GSE)" w:date="2025-10-13T10:53:00Z" w16du:dateUtc="2025-10-13T08:53:00Z">
        <w:r w:rsidRPr="0077728E">
          <w:rPr>
            <w:highlight w:val="cyan"/>
          </w:rPr>
          <w:t xml:space="preserve">e ai relativi obblighi contenuti nell’allegato 3); </w:t>
        </w:r>
      </w:ins>
    </w:p>
    <w:p w14:paraId="4FA690D9" w14:textId="77777777" w:rsidR="00C96B85" w:rsidRPr="00CA0C37" w:rsidRDefault="00C96B85" w:rsidP="00C96B85">
      <w:pPr>
        <w:numPr>
          <w:ilvl w:val="1"/>
          <w:numId w:val="227"/>
        </w:numPr>
        <w:spacing w:after="120" w:line="276" w:lineRule="auto"/>
        <w:ind w:left="491" w:hanging="283"/>
        <w:jc w:val="both"/>
        <w:rPr>
          <w:ins w:id="19325" w:author="Rivera Cordero Daybeth Gabriela (GSE)" w:date="2025-10-13T10:53:00Z" w16du:dateUtc="2025-10-13T08:53:00Z"/>
        </w:rPr>
      </w:pPr>
      <w:ins w:id="19326" w:author="Rivera Cordero Daybeth Gabriela (GSE)" w:date="2025-10-13T10:53:00Z" w16du:dateUtc="2025-10-13T08:53:00Z">
        <w:r w:rsidRPr="00CA0C37">
          <w:t xml:space="preserve">stratigrafie delle strutture oggetto dell’intervento, </w:t>
        </w:r>
        <w:r w:rsidRPr="00CA0C37">
          <w:rPr>
            <w:i/>
            <w:iCs/>
          </w:rPr>
          <w:t>ante-operam</w:t>
        </w:r>
        <w:r w:rsidRPr="00CA0C37">
          <w:t xml:space="preserve"> e </w:t>
        </w:r>
        <w:r w:rsidRPr="00CA0C37">
          <w:rPr>
            <w:i/>
            <w:iCs/>
          </w:rPr>
          <w:t>post-operam</w:t>
        </w:r>
        <w:r w:rsidRPr="00CA0C37">
          <w:t>, riportanti gli elementi caratterizzanti i vari strati (tipologia materiale, spessori, trasmittanze, ecc.);</w:t>
        </w:r>
      </w:ins>
    </w:p>
    <w:p w14:paraId="440FA71A" w14:textId="77777777" w:rsidR="00C96B85" w:rsidRPr="00CA0C37" w:rsidRDefault="00C96B85" w:rsidP="00C96B85">
      <w:pPr>
        <w:numPr>
          <w:ilvl w:val="1"/>
          <w:numId w:val="227"/>
        </w:numPr>
        <w:spacing w:after="120" w:line="276" w:lineRule="auto"/>
        <w:ind w:left="491" w:hanging="283"/>
        <w:jc w:val="both"/>
        <w:rPr>
          <w:ins w:id="19327" w:author="Rivera Cordero Daybeth Gabriela (GSE)" w:date="2025-10-13T10:53:00Z" w16du:dateUtc="2025-10-13T08:53:00Z"/>
        </w:rPr>
      </w:pPr>
      <w:ins w:id="19328" w:author="Rivera Cordero Daybeth Gabriela (GSE)" w:date="2025-10-13T10:53:00Z" w16du:dateUtc="2025-10-13T08:53:00Z">
        <w:r w:rsidRPr="00CA0C37">
          <w:t xml:space="preserve">i dettagli costruttivi dei ponti termici </w:t>
        </w:r>
        <w:r w:rsidRPr="00CA0C37">
          <w:rPr>
            <w:i/>
            <w:iCs/>
          </w:rPr>
          <w:t>ante-operam</w:t>
        </w:r>
        <w:r w:rsidRPr="00CA0C37">
          <w:t xml:space="preserve"> e </w:t>
        </w:r>
        <w:r w:rsidRPr="00CA0C37">
          <w:rPr>
            <w:i/>
            <w:iCs/>
          </w:rPr>
          <w:t>post-operam</w:t>
        </w:r>
        <w:r w:rsidRPr="00CA0C37">
          <w:t xml:space="preserve"> della struttura oggetto di intervento;</w:t>
        </w:r>
      </w:ins>
    </w:p>
    <w:p w14:paraId="278A7B38" w14:textId="77777777" w:rsidR="00C96B85" w:rsidRDefault="00C96B85" w:rsidP="00C96B85">
      <w:pPr>
        <w:numPr>
          <w:ilvl w:val="1"/>
          <w:numId w:val="227"/>
        </w:numPr>
        <w:spacing w:after="120" w:line="276" w:lineRule="auto"/>
        <w:ind w:left="492" w:hanging="284"/>
        <w:jc w:val="both"/>
        <w:rPr>
          <w:ins w:id="19329" w:author="Rivera Cordero Daybeth Gabriela (GSE)" w:date="2025-10-13T10:53:00Z" w16du:dateUtc="2025-10-13T08:53:00Z"/>
        </w:rPr>
      </w:pPr>
      <w:ins w:id="19330" w:author="Rivera Cordero Daybeth Gabriela (GSE)" w:date="2025-10-13T10:53:00Z" w16du:dateUtc="2025-10-13T08:53:00Z">
        <w:r w:rsidRPr="00CA0C37">
          <w:t>elaborati grafici dell’edificio da cui si evincano le superfici oggetto dell’intervento e gli impianti realizzati;</w:t>
        </w:r>
      </w:ins>
    </w:p>
    <w:p w14:paraId="06A5E6F8" w14:textId="77777777" w:rsidR="00C96B85" w:rsidRDefault="00C96B85" w:rsidP="00C96B85">
      <w:pPr>
        <w:numPr>
          <w:ilvl w:val="1"/>
          <w:numId w:val="227"/>
        </w:numPr>
        <w:spacing w:after="120" w:line="276" w:lineRule="auto"/>
        <w:ind w:left="492" w:hanging="284"/>
        <w:jc w:val="both"/>
        <w:rPr>
          <w:ins w:id="19331" w:author="Rivera Cordero Daybeth Gabriela (GSE)" w:date="2025-10-13T10:53:00Z" w16du:dateUtc="2025-10-13T08:53:00Z"/>
        </w:rPr>
      </w:pPr>
      <w:ins w:id="19332" w:author="Rivera Cordero Daybeth Gabriela (GSE)" w:date="2025-10-13T10:53:00Z" w16du:dateUtc="2025-10-13T08:53:00Z">
        <w:r w:rsidRPr="00A22638">
          <w:t>schemi funzionali d’impianto;</w:t>
        </w:r>
      </w:ins>
    </w:p>
    <w:p w14:paraId="259A607B" w14:textId="77777777" w:rsidR="00C96B85" w:rsidRPr="000C5878" w:rsidRDefault="00C96B85" w:rsidP="00C96B85">
      <w:pPr>
        <w:numPr>
          <w:ilvl w:val="1"/>
          <w:numId w:val="227"/>
        </w:numPr>
        <w:spacing w:after="120" w:line="276" w:lineRule="auto"/>
        <w:ind w:left="492" w:hanging="284"/>
        <w:jc w:val="both"/>
        <w:rPr>
          <w:ins w:id="19333" w:author="Rivera Cordero Daybeth Gabriela (GSE)" w:date="2025-10-13T10:53:00Z" w16du:dateUtc="2025-10-13T08:53:00Z"/>
          <w:strike/>
          <w:highlight w:val="cyan"/>
        </w:rPr>
      </w:pPr>
      <w:ins w:id="19334" w:author="Rivera Cordero Daybeth Gabriela (GSE)" w:date="2025-10-13T10:53:00Z" w16du:dateUtc="2025-10-13T08:53:00Z">
        <w:r w:rsidRPr="000C5878">
          <w:rPr>
            <w:rFonts w:cstheme="minorBidi"/>
            <w:strike/>
            <w:sz w:val="22"/>
            <w:szCs w:val="22"/>
            <w:highlight w:val="cyan"/>
          </w:rPr>
          <w:t>descrizione degli impianti per la produzione di energia da fonte rinnovabile, previsti ai sensi del DM 26/06/2015</w:t>
        </w:r>
        <w:r w:rsidRPr="000C5878">
          <w:rPr>
            <w:strike/>
            <w:highlight w:val="cyan"/>
          </w:rPr>
          <w:t>;</w:t>
        </w:r>
      </w:ins>
    </w:p>
    <w:p w14:paraId="5EC5BEB9" w14:textId="77777777" w:rsidR="00615EB3" w:rsidRPr="00615EB3" w:rsidRDefault="00C96B85" w:rsidP="006A192B">
      <w:pPr>
        <w:pStyle w:val="Paragrafoelenco"/>
        <w:numPr>
          <w:ilvl w:val="0"/>
          <w:numId w:val="262"/>
        </w:numPr>
        <w:spacing w:after="120" w:line="276" w:lineRule="auto"/>
        <w:jc w:val="both"/>
        <w:rPr>
          <w:ins w:id="19335" w:author="Rivera Cordero Daybeth Gabriela (GSE)" w:date="2025-10-17T17:59:00Z" w16du:dateUtc="2025-10-17T15:59:00Z"/>
          <w:highlight w:val="cyan"/>
          <w:rPrChange w:id="19336" w:author="Rivera Cordero Daybeth Gabriela (GSE)" w:date="2025-10-17T17:59:00Z" w16du:dateUtc="2025-10-17T15:59:00Z">
            <w:rPr>
              <w:ins w:id="19337" w:author="Rivera Cordero Daybeth Gabriela (GSE)" w:date="2025-10-17T17:59:00Z" w16du:dateUtc="2025-10-17T15:59:00Z"/>
            </w:rPr>
          </w:rPrChange>
        </w:rPr>
      </w:pPr>
      <w:ins w:id="19338" w:author="Rivera Cordero Daybeth Gabriela (GSE)" w:date="2025-10-13T10:53:00Z" w16du:dateUtc="2025-10-13T08:53:00Z">
        <w:r w:rsidRPr="00D35583">
          <w:rPr>
            <w:highlight w:val="cyan"/>
            <w:rPrChange w:id="19339" w:author="Rivera Cordero Daybeth Gabriela (GSE)" w:date="2025-10-17T18:24:00Z" w16du:dateUtc="2025-10-17T16:24:00Z">
              <w:rPr>
                <w:highlight w:val="green"/>
              </w:rPr>
            </w:rPrChange>
          </w:rPr>
          <w:t xml:space="preserve">nel caso di ampliamento della volumetria iniziale </w:t>
        </w:r>
        <w:r w:rsidRPr="00415635">
          <w:rPr>
            <w:highlight w:val="cyan"/>
          </w:rPr>
          <w:t>e nel caso di demolizione e ricostruzione dell’edifici</w:t>
        </w:r>
        <w:r w:rsidRPr="00D35583">
          <w:rPr>
            <w:highlight w:val="cyan"/>
            <w:rPrChange w:id="19340" w:author="Rivera Cordero Daybeth Gabriela (GSE)" w:date="2025-10-17T18:24:00Z" w16du:dateUtc="2025-10-17T16:24:00Z">
              <w:rPr/>
            </w:rPrChange>
          </w:rPr>
          <w:t>o</w:t>
        </w:r>
      </w:ins>
      <w:ins w:id="19341" w:author="Rivera Cordero Daybeth Gabriela (GSE)" w:date="2025-10-17T17:59:00Z" w16du:dateUtc="2025-10-17T15:59:00Z">
        <w:r w:rsidR="00615EB3" w:rsidRPr="00D35583">
          <w:rPr>
            <w:highlight w:val="cyan"/>
            <w:rPrChange w:id="19342" w:author="Rivera Cordero Daybeth Gabriela (GSE)" w:date="2025-10-17T18:24:00Z" w16du:dateUtc="2025-10-17T16:24:00Z">
              <w:rPr/>
            </w:rPrChange>
          </w:rPr>
          <w:t>:</w:t>
        </w:r>
      </w:ins>
    </w:p>
    <w:p w14:paraId="5313F5E1" w14:textId="20857492" w:rsidR="008478D0" w:rsidRPr="00D35583" w:rsidRDefault="00C96B85">
      <w:pPr>
        <w:numPr>
          <w:ilvl w:val="1"/>
          <w:numId w:val="227"/>
        </w:numPr>
        <w:spacing w:after="120" w:line="276" w:lineRule="auto"/>
        <w:ind w:left="491" w:hanging="283"/>
        <w:jc w:val="both"/>
        <w:rPr>
          <w:ins w:id="19343" w:author="Rivera Cordero Daybeth Gabriela (GSE)" w:date="2025-10-17T17:59:00Z" w16du:dateUtc="2025-10-17T15:59:00Z"/>
          <w:rFonts w:cstheme="minorHAnsi"/>
          <w:highlight w:val="cyan"/>
          <w:rPrChange w:id="19344" w:author="Rivera Cordero Daybeth Gabriela (GSE)" w:date="2025-10-17T18:11:00Z" w16du:dateUtc="2025-10-17T16:11:00Z">
            <w:rPr>
              <w:ins w:id="19345" w:author="Rivera Cordero Daybeth Gabriela (GSE)" w:date="2025-10-17T17:59:00Z" w16du:dateUtc="2025-10-17T15:59:00Z"/>
              <w:rFonts w:ascii="Arial" w:hAnsi="Arial" w:cs="Arial"/>
              <w:bCs/>
              <w:sz w:val="22"/>
              <w:szCs w:val="22"/>
            </w:rPr>
          </w:rPrChange>
        </w:rPr>
        <w:pPrChange w:id="19346" w:author="Rivera Cordero Daybeth Gabriela (GSE)" w:date="2025-10-17T18:11:00Z" w16du:dateUtc="2025-10-17T16:11:00Z">
          <w:pPr>
            <w:pStyle w:val="Paragrafoelenco"/>
            <w:numPr>
              <w:numId w:val="154"/>
            </w:numPr>
            <w:spacing w:after="120"/>
            <w:ind w:right="-1" w:hanging="360"/>
            <w:jc w:val="both"/>
          </w:pPr>
        </w:pPrChange>
      </w:pPr>
      <w:ins w:id="19347" w:author="Rivera Cordero Daybeth Gabriela (GSE)" w:date="2025-10-13T10:53:00Z" w16du:dateUtc="2025-10-13T08:53:00Z">
        <w:r w:rsidRPr="00D35583">
          <w:rPr>
            <w:rFonts w:cstheme="minorHAnsi"/>
            <w:highlight w:val="cyan"/>
            <w:rPrChange w:id="19348" w:author="Rivera Cordero Daybeth Gabriela (GSE)" w:date="2025-10-17T18:24:00Z" w16du:dateUtc="2025-10-17T16:24:00Z">
              <w:rPr>
                <w:rFonts w:cstheme="minorHAnsi"/>
              </w:rPr>
            </w:rPrChange>
          </w:rPr>
          <w:lastRenderedPageBreak/>
          <w:t>tabella riepilogativa riportante</w:t>
        </w:r>
      </w:ins>
      <w:ins w:id="19349" w:author="Rivera Cordero Daybeth Gabriela (GSE)" w:date="2025-10-17T17:59:00Z" w16du:dateUtc="2025-10-17T15:59:00Z">
        <w:r w:rsidR="008478D0" w:rsidRPr="00D35583">
          <w:rPr>
            <w:rFonts w:cstheme="minorHAnsi"/>
            <w:highlight w:val="cyan"/>
            <w:rPrChange w:id="19350" w:author="Rivera Cordero Daybeth Gabriela (GSE)" w:date="2025-10-17T18:24:00Z" w16du:dateUtc="2025-10-17T16:24:00Z">
              <w:rPr>
                <w:rFonts w:cstheme="minorHAnsi"/>
              </w:rPr>
            </w:rPrChange>
          </w:rPr>
          <w:t xml:space="preserve"> </w:t>
        </w:r>
        <w:r w:rsidR="008478D0" w:rsidRPr="00D35583">
          <w:rPr>
            <w:rFonts w:cstheme="minorHAnsi"/>
            <w:highlight w:val="cyan"/>
            <w:rPrChange w:id="19351" w:author="Rivera Cordero Daybeth Gabriela (GSE)" w:date="2025-10-17T18:11:00Z" w16du:dateUtc="2025-10-17T16:11:00Z">
              <w:rPr>
                <w:rFonts w:ascii="Arial" w:hAnsi="Arial" w:cs="Arial"/>
                <w:bCs/>
                <w:sz w:val="22"/>
                <w:szCs w:val="22"/>
              </w:rPr>
            </w:rPrChange>
          </w:rPr>
          <w:t>superfici e volumetrie riscaldate nette e lorde</w:t>
        </w:r>
      </w:ins>
      <w:ins w:id="19352" w:author="Rivera Cordero Daybeth Gabriela (GSE)" w:date="2025-10-17T18:12:00Z" w16du:dateUtc="2025-10-17T16:12:00Z">
        <w:r w:rsidR="00395BBA" w:rsidRPr="00D35583">
          <w:rPr>
            <w:rFonts w:cstheme="minorHAnsi"/>
            <w:highlight w:val="cyan"/>
            <w:rPrChange w:id="19353" w:author="Rivera Cordero Daybeth Gabriela (GSE)" w:date="2025-10-17T18:24:00Z" w16du:dateUtc="2025-10-17T16:24:00Z">
              <w:rPr>
                <w:rFonts w:cstheme="minorHAnsi"/>
              </w:rPr>
            </w:rPrChange>
          </w:rPr>
          <w:t xml:space="preserve"> ante e post operam</w:t>
        </w:r>
      </w:ins>
      <w:ins w:id="19354" w:author="Rivera Cordero Daybeth Gabriela (GSE)" w:date="2025-10-17T17:59:00Z" w16du:dateUtc="2025-10-17T15:59:00Z">
        <w:r w:rsidR="008478D0" w:rsidRPr="00D35583">
          <w:rPr>
            <w:rFonts w:cstheme="minorHAnsi"/>
            <w:highlight w:val="cyan"/>
            <w:rPrChange w:id="19355" w:author="Rivera Cordero Daybeth Gabriela (GSE)" w:date="2025-10-17T18:11:00Z" w16du:dateUtc="2025-10-17T16:11:00Z">
              <w:rPr>
                <w:rFonts w:ascii="Arial" w:hAnsi="Arial" w:cs="Arial"/>
                <w:bCs/>
                <w:sz w:val="22"/>
                <w:szCs w:val="22"/>
              </w:rPr>
            </w:rPrChange>
          </w:rPr>
          <w:t>, comprensive degli ambienti non riscaldati – distinguendo le eventuali strutture non oggetto di intervento e/o di richiesta di contributo;</w:t>
        </w:r>
      </w:ins>
    </w:p>
    <w:p w14:paraId="3532432C" w14:textId="03218F3A" w:rsidR="00395BBA" w:rsidRPr="00D35583" w:rsidRDefault="00395BBA" w:rsidP="00395BBA">
      <w:pPr>
        <w:numPr>
          <w:ilvl w:val="1"/>
          <w:numId w:val="227"/>
        </w:numPr>
        <w:spacing w:after="120" w:line="276" w:lineRule="auto"/>
        <w:ind w:left="491" w:hanging="283"/>
        <w:jc w:val="both"/>
        <w:rPr>
          <w:ins w:id="19356" w:author="Rivera Cordero Daybeth Gabriela (GSE)" w:date="2025-10-17T18:11:00Z" w16du:dateUtc="2025-10-17T16:11:00Z"/>
          <w:highlight w:val="cyan"/>
        </w:rPr>
      </w:pPr>
      <w:ins w:id="19357" w:author="Rivera Cordero Daybeth Gabriela (GSE)" w:date="2025-10-17T18:11:00Z" w16du:dateUtc="2025-10-17T16:11:00Z">
        <w:r w:rsidRPr="00706C10">
          <w:rPr>
            <w:rFonts w:cstheme="minorBidi"/>
            <w:highlight w:val="cyan"/>
          </w:rPr>
          <w:t xml:space="preserve">elaborati grafici di progetto dimostranti le superfici/volume ante e post operam </w:t>
        </w:r>
        <w:r w:rsidRPr="00D35583">
          <w:rPr>
            <w:highlight w:val="cyan"/>
          </w:rPr>
          <w:t>dell’</w:t>
        </w:r>
        <w:r w:rsidRPr="00D35583">
          <w:rPr>
            <w:rFonts w:cstheme="minorBidi"/>
            <w:highlight w:val="cyan"/>
          </w:rPr>
          <w:t>edificio da demolire e ricostruire</w:t>
        </w:r>
      </w:ins>
      <w:ins w:id="19358" w:author="Rivera Cordero Daybeth Gabriela (GSE)" w:date="2025-10-17T18:15:00Z" w16du:dateUtc="2025-10-17T16:15:00Z">
        <w:r w:rsidR="006220DD" w:rsidRPr="00D35583">
          <w:rPr>
            <w:rFonts w:cstheme="minorBidi"/>
            <w:highlight w:val="cyan"/>
          </w:rPr>
          <w:t xml:space="preserve"> (pianta e prospetto)</w:t>
        </w:r>
      </w:ins>
      <w:ins w:id="19359" w:author="Rivera Cordero Daybeth Gabriela (GSE)" w:date="2025-10-17T18:11:00Z" w16du:dateUtc="2025-10-17T16:11:00Z">
        <w:r w:rsidRPr="00D35583">
          <w:rPr>
            <w:highlight w:val="cyan"/>
          </w:rPr>
          <w:t xml:space="preserve">, al fine di appurare </w:t>
        </w:r>
        <w:r w:rsidRPr="00D35583">
          <w:rPr>
            <w:strike/>
            <w:highlight w:val="cyan"/>
          </w:rPr>
          <w:t xml:space="preserve">i requisiti imposti dal Decreto </w:t>
        </w:r>
        <w:r w:rsidRPr="00D35583">
          <w:rPr>
            <w:highlight w:val="cyan"/>
          </w:rPr>
          <w:t xml:space="preserve">il rispetto </w:t>
        </w:r>
        <w:r w:rsidRPr="00D35583">
          <w:rPr>
            <w:rFonts w:cstheme="minorBidi"/>
            <w:highlight w:val="cyan"/>
          </w:rPr>
          <w:t>del vincolo decadenziale del 25% di incremento volumetrico rispetto allo stato ante operam</w:t>
        </w:r>
        <w:r w:rsidRPr="00D35583">
          <w:rPr>
            <w:highlight w:val="cyan"/>
          </w:rPr>
          <w:t xml:space="preserve"> e il corretto riconoscimento dell’incentivo spettante;</w:t>
        </w:r>
      </w:ins>
    </w:p>
    <w:p w14:paraId="33DCC03E" w14:textId="3E59CBCC" w:rsidR="00706C10" w:rsidRPr="00D35583" w:rsidRDefault="00462793">
      <w:pPr>
        <w:numPr>
          <w:ilvl w:val="1"/>
          <w:numId w:val="227"/>
        </w:numPr>
        <w:spacing w:after="120" w:line="276" w:lineRule="auto"/>
        <w:ind w:left="491" w:hanging="283"/>
        <w:jc w:val="both"/>
        <w:rPr>
          <w:ins w:id="19360" w:author="Rivera Cordero Daybeth Gabriela (GSE)" w:date="2025-10-17T17:58:00Z" w16du:dateUtc="2025-10-17T15:58:00Z"/>
          <w:rFonts w:cstheme="minorHAnsi"/>
          <w:highlight w:val="cyan"/>
          <w:rPrChange w:id="19361" w:author="Rivera Cordero Daybeth Gabriela (GSE)" w:date="2025-10-17T18:24:00Z" w16du:dateUtc="2025-10-17T16:24:00Z">
            <w:rPr>
              <w:ins w:id="19362" w:author="Rivera Cordero Daybeth Gabriela (GSE)" w:date="2025-10-17T17:58:00Z" w16du:dateUtc="2025-10-17T15:58:00Z"/>
              <w:rFonts w:cstheme="minorHAnsi"/>
            </w:rPr>
          </w:rPrChange>
        </w:rPr>
        <w:pPrChange w:id="19363" w:author="Rivera Cordero Daybeth Gabriela (GSE)" w:date="2025-10-17T17:59:00Z" w16du:dateUtc="2025-10-17T15:59:00Z">
          <w:pPr>
            <w:pStyle w:val="Paragrafoelenco"/>
            <w:numPr>
              <w:numId w:val="262"/>
            </w:numPr>
            <w:tabs>
              <w:tab w:val="num" w:pos="360"/>
            </w:tabs>
            <w:spacing w:after="120" w:line="276" w:lineRule="auto"/>
            <w:ind w:left="360" w:hanging="360"/>
            <w:jc w:val="both"/>
          </w:pPr>
        </w:pPrChange>
      </w:pPr>
      <w:ins w:id="19364" w:author="Rivera Cordero Daybeth Gabriela (GSE)" w:date="2025-10-17T18:16:00Z" w16du:dateUtc="2025-10-17T16:16:00Z">
        <w:r w:rsidRPr="00D35583">
          <w:rPr>
            <w:rFonts w:cstheme="minorBidi"/>
            <w:highlight w:val="cyan"/>
          </w:rPr>
          <w:t xml:space="preserve">elaborati grafici di progetto </w:t>
        </w:r>
        <w:r w:rsidRPr="00D35583">
          <w:rPr>
            <w:rFonts w:cstheme="minorBidi"/>
            <w:highlight w:val="cyan"/>
            <w:rPrChange w:id="19365" w:author="Rivera Cordero Daybeth Gabriela (GSE)" w:date="2025-10-17T18:24:00Z" w16du:dateUtc="2025-10-17T16:24:00Z">
              <w:rPr>
                <w:rFonts w:cstheme="minorBidi"/>
              </w:rPr>
            </w:rPrChange>
          </w:rPr>
          <w:t xml:space="preserve">riportante </w:t>
        </w:r>
      </w:ins>
      <w:ins w:id="19366" w:author="Rivera Cordero Daybeth Gabriela (GSE)" w:date="2025-10-17T18:13:00Z" w16du:dateUtc="2025-10-17T16:13:00Z">
        <w:r w:rsidR="00E3660D" w:rsidRPr="00D35583">
          <w:rPr>
            <w:rFonts w:cstheme="minorHAnsi"/>
            <w:highlight w:val="cyan"/>
            <w:rPrChange w:id="19367" w:author="Rivera Cordero Daybeth Gabriela (GSE)" w:date="2025-10-17T18:19:00Z" w16du:dateUtc="2025-10-17T16:19:00Z">
              <w:rPr>
                <w:rFonts w:ascii="Arial" w:hAnsi="Arial" w:cs="Arial"/>
                <w:b/>
                <w:sz w:val="22"/>
                <w:szCs w:val="22"/>
              </w:rPr>
            </w:rPrChange>
          </w:rPr>
          <w:t>l’ubicazione del</w:t>
        </w:r>
      </w:ins>
      <w:ins w:id="19368" w:author="Rivera Cordero Daybeth Gabriela (GSE)" w:date="2025-10-17T18:17:00Z" w16du:dateUtc="2025-10-17T16:17:00Z">
        <w:r w:rsidR="003E145F" w:rsidRPr="00D35583">
          <w:rPr>
            <w:rFonts w:cstheme="minorHAnsi"/>
            <w:highlight w:val="cyan"/>
            <w:rPrChange w:id="19369" w:author="Rivera Cordero Daybeth Gabriela (GSE)" w:date="2025-10-17T18:19:00Z" w16du:dateUtc="2025-10-17T16:19:00Z">
              <w:rPr>
                <w:rFonts w:ascii="Arial" w:hAnsi="Arial" w:cs="Arial"/>
                <w:b/>
                <w:sz w:val="22"/>
                <w:szCs w:val="22"/>
              </w:rPr>
            </w:rPrChange>
          </w:rPr>
          <w:t xml:space="preserve"> </w:t>
        </w:r>
      </w:ins>
      <w:ins w:id="19370" w:author="Rivera Cordero Daybeth Gabriela (GSE)" w:date="2025-10-23T15:17:00Z" w16du:dateUtc="2025-10-23T13:17:00Z">
        <w:r w:rsidR="00076997" w:rsidRPr="00076997">
          <w:rPr>
            <w:rFonts w:cstheme="minorHAnsi"/>
            <w:highlight w:val="cyan"/>
          </w:rPr>
          <w:t>sedime</w:t>
        </w:r>
      </w:ins>
      <w:ins w:id="19371" w:author="Rivera Cordero Daybeth Gabriela (GSE)" w:date="2025-10-17T18:17:00Z" w16du:dateUtc="2025-10-17T16:17:00Z">
        <w:r w:rsidR="003E145F" w:rsidRPr="00D35583">
          <w:rPr>
            <w:rFonts w:cstheme="minorHAnsi"/>
            <w:highlight w:val="cyan"/>
            <w:rPrChange w:id="19372" w:author="Rivera Cordero Daybeth Gabriela (GSE)" w:date="2025-10-17T18:19:00Z" w16du:dateUtc="2025-10-17T16:19:00Z">
              <w:rPr>
                <w:rFonts w:ascii="Arial" w:hAnsi="Arial" w:cs="Arial"/>
                <w:b/>
                <w:sz w:val="22"/>
                <w:szCs w:val="22"/>
              </w:rPr>
            </w:rPrChange>
          </w:rPr>
          <w:t xml:space="preserve"> </w:t>
        </w:r>
      </w:ins>
      <w:ins w:id="19373" w:author="Rivera Cordero Daybeth Gabriela (GSE)" w:date="2025-10-17T18:13:00Z" w16du:dateUtc="2025-10-17T16:13:00Z">
        <w:r w:rsidR="00E3660D" w:rsidRPr="00D35583">
          <w:rPr>
            <w:rFonts w:cstheme="minorHAnsi"/>
            <w:highlight w:val="cyan"/>
            <w:rPrChange w:id="19374" w:author="Rivera Cordero Daybeth Gabriela (GSE)" w:date="2025-10-17T18:19:00Z" w16du:dateUtc="2025-10-17T16:19:00Z">
              <w:rPr>
                <w:rFonts w:ascii="Arial" w:hAnsi="Arial" w:cs="Arial"/>
                <w:b/>
                <w:sz w:val="22"/>
                <w:szCs w:val="22"/>
              </w:rPr>
            </w:rPrChange>
          </w:rPr>
          <w:t xml:space="preserve">dell’edificio </w:t>
        </w:r>
      </w:ins>
      <w:ins w:id="19375" w:author="Rivera Cordero Daybeth Gabriela (GSE)" w:date="2025-10-17T18:17:00Z" w16du:dateUtc="2025-10-17T16:17:00Z">
        <w:r w:rsidR="003E145F" w:rsidRPr="00D35583">
          <w:rPr>
            <w:rFonts w:cstheme="minorHAnsi"/>
            <w:highlight w:val="cyan"/>
            <w:rPrChange w:id="19376" w:author="Rivera Cordero Daybeth Gabriela (GSE)" w:date="2025-10-17T18:19:00Z" w16du:dateUtc="2025-10-17T16:19:00Z">
              <w:rPr>
                <w:rFonts w:ascii="Arial" w:hAnsi="Arial" w:cs="Arial"/>
                <w:b/>
                <w:sz w:val="22"/>
                <w:szCs w:val="22"/>
              </w:rPr>
            </w:rPrChange>
          </w:rPr>
          <w:t>d</w:t>
        </w:r>
      </w:ins>
      <w:ins w:id="19377" w:author="Rivera Cordero Daybeth Gabriela (GSE)" w:date="2025-10-17T18:13:00Z" w16du:dateUtc="2025-10-17T16:13:00Z">
        <w:r w:rsidR="00E3660D" w:rsidRPr="00D35583">
          <w:rPr>
            <w:rFonts w:cstheme="minorHAnsi"/>
            <w:highlight w:val="cyan"/>
            <w:rPrChange w:id="19378" w:author="Rivera Cordero Daybeth Gabriela (GSE)" w:date="2025-10-17T18:19:00Z" w16du:dateUtc="2025-10-17T16:19:00Z">
              <w:rPr>
                <w:rFonts w:ascii="Arial" w:hAnsi="Arial" w:cs="Arial"/>
                <w:b/>
                <w:sz w:val="22"/>
                <w:szCs w:val="22"/>
              </w:rPr>
            </w:rPrChange>
          </w:rPr>
          <w:t xml:space="preserve">a demolire e </w:t>
        </w:r>
      </w:ins>
      <w:ins w:id="19379" w:author="Rivera Cordero Daybeth Gabriela (GSE)" w:date="2025-10-17T18:17:00Z" w16du:dateUtc="2025-10-17T16:17:00Z">
        <w:r w:rsidR="003E145F" w:rsidRPr="00D35583">
          <w:rPr>
            <w:rFonts w:cstheme="minorHAnsi"/>
            <w:highlight w:val="cyan"/>
            <w:rPrChange w:id="19380" w:author="Rivera Cordero Daybeth Gabriela (GSE)" w:date="2025-10-17T18:19:00Z" w16du:dateUtc="2025-10-17T16:19:00Z">
              <w:rPr>
                <w:rFonts w:ascii="Arial" w:hAnsi="Arial" w:cs="Arial"/>
                <w:b/>
                <w:sz w:val="22"/>
                <w:szCs w:val="22"/>
              </w:rPr>
            </w:rPrChange>
          </w:rPr>
          <w:t>dell’edifico a</w:t>
        </w:r>
      </w:ins>
      <w:ins w:id="19381" w:author="Rivera Cordero Daybeth Gabriela (GSE)" w:date="2025-10-17T18:13:00Z" w16du:dateUtc="2025-10-17T16:13:00Z">
        <w:r w:rsidR="00E3660D" w:rsidRPr="00D35583">
          <w:rPr>
            <w:rFonts w:cstheme="minorHAnsi"/>
            <w:highlight w:val="cyan"/>
            <w:rPrChange w:id="19382" w:author="Rivera Cordero Daybeth Gabriela (GSE)" w:date="2025-10-17T18:19:00Z" w16du:dateUtc="2025-10-17T16:19:00Z">
              <w:rPr>
                <w:rFonts w:ascii="Arial" w:hAnsi="Arial" w:cs="Arial"/>
                <w:b/>
                <w:sz w:val="22"/>
                <w:szCs w:val="22"/>
              </w:rPr>
            </w:rPrChange>
          </w:rPr>
          <w:t xml:space="preserve"> riscostruire</w:t>
        </w:r>
      </w:ins>
      <w:ins w:id="19383" w:author="Rivera Cordero Daybeth Gabriela (GSE)" w:date="2025-10-17T18:19:00Z" w16du:dateUtc="2025-10-17T16:19:00Z">
        <w:r w:rsidR="007F5FD2" w:rsidRPr="00D35583">
          <w:rPr>
            <w:rFonts w:cstheme="minorHAnsi"/>
            <w:highlight w:val="cyan"/>
            <w:rPrChange w:id="19384" w:author="Rivera Cordero Daybeth Gabriela (GSE)" w:date="2025-10-17T18:24:00Z" w16du:dateUtc="2025-10-17T16:24:00Z">
              <w:rPr>
                <w:rFonts w:cstheme="minorHAnsi"/>
              </w:rPr>
            </w:rPrChange>
          </w:rPr>
          <w:t>;</w:t>
        </w:r>
      </w:ins>
    </w:p>
    <w:p w14:paraId="2E7424DA" w14:textId="094BA035" w:rsidR="00C96B85" w:rsidRPr="00395BBA" w:rsidRDefault="00C96B85">
      <w:pPr>
        <w:spacing w:after="120" w:line="276" w:lineRule="auto"/>
        <w:jc w:val="both"/>
        <w:rPr>
          <w:ins w:id="19385" w:author="Rivera Cordero Daybeth Gabriela (GSE)" w:date="2025-10-15T11:42:00Z" w16du:dateUtc="2025-10-15T09:42:00Z"/>
          <w:highlight w:val="cyan"/>
        </w:rPr>
        <w:pPrChange w:id="19386" w:author="Rivera Cordero Daybeth Gabriela (GSE)" w:date="2025-10-17T17:57:00Z" w16du:dateUtc="2025-10-17T15:57:00Z">
          <w:pPr>
            <w:numPr>
              <w:ilvl w:val="1"/>
              <w:numId w:val="227"/>
            </w:numPr>
            <w:spacing w:after="120" w:line="276" w:lineRule="auto"/>
            <w:ind w:left="492" w:hanging="284"/>
            <w:jc w:val="both"/>
          </w:pPr>
        </w:pPrChange>
      </w:pPr>
    </w:p>
    <w:p w14:paraId="38B694B0" w14:textId="77777777" w:rsidR="00C96B85" w:rsidRPr="00CA0C37" w:rsidRDefault="00C96B85" w:rsidP="00C96B85">
      <w:pPr>
        <w:numPr>
          <w:ilvl w:val="0"/>
          <w:numId w:val="262"/>
        </w:numPr>
        <w:tabs>
          <w:tab w:val="num" w:pos="568"/>
        </w:tabs>
        <w:spacing w:before="120" w:after="120" w:line="276" w:lineRule="auto"/>
        <w:ind w:left="208" w:hanging="208"/>
        <w:jc w:val="both"/>
        <w:rPr>
          <w:ins w:id="19387" w:author="Rivera Cordero Daybeth Gabriela (GSE)" w:date="2025-10-13T10:53:00Z" w16du:dateUtc="2025-10-13T08:53:00Z"/>
          <w:rFonts w:cs="Calibri"/>
        </w:rPr>
      </w:pPr>
      <w:ins w:id="19388" w:author="Rivera Cordero Daybeth Gabriela (GSE)" w:date="2025-10-13T10:53:00Z" w16du:dateUtc="2025-10-13T08:53:00Z">
        <w:r w:rsidRPr="00F276D7">
          <w:rPr>
            <w:rFonts w:cs="Calibri"/>
          </w:rPr>
          <w:t xml:space="preserve">documentazione fotografica attestante l’intervento, raccolta in </w:t>
        </w:r>
        <w:r>
          <w:rPr>
            <w:rFonts w:cs="Calibri"/>
          </w:rPr>
          <w:t xml:space="preserve">un </w:t>
        </w:r>
        <w:r w:rsidRPr="00F276D7">
          <w:rPr>
            <w:rFonts w:cs="Calibri"/>
          </w:rPr>
          <w:t>documento elettronico in formato PDF: per ogni singola tipologia</w:t>
        </w:r>
        <w:r w:rsidRPr="00CA0C37">
          <w:rPr>
            <w:rFonts w:cs="Calibri"/>
          </w:rPr>
          <w:t xml:space="preserve"> di intervento realizzato, allegare un dossier fotografico con vista d’insieme </w:t>
        </w:r>
        <w:r w:rsidRPr="009847AB">
          <w:rPr>
            <w:rFonts w:cs="Calibri"/>
            <w:i/>
          </w:rPr>
          <w:t>ante operam</w:t>
        </w:r>
        <w:r w:rsidRPr="00CA0C37">
          <w:rPr>
            <w:rFonts w:cs="Calibri"/>
          </w:rPr>
          <w:t xml:space="preserve">, durante le fasi di lavorazione e </w:t>
        </w:r>
        <w:r w:rsidRPr="009847AB">
          <w:rPr>
            <w:rFonts w:cs="Calibri"/>
            <w:i/>
          </w:rPr>
          <w:t>post operam</w:t>
        </w:r>
        <w:r w:rsidRPr="00CA0C37">
          <w:rPr>
            <w:rFonts w:cs="Calibri"/>
          </w:rPr>
          <w:t>.</w:t>
        </w:r>
      </w:ins>
    </w:p>
    <w:p w14:paraId="4F730771" w14:textId="217FEBD5" w:rsidR="00C96B85" w:rsidRPr="00CA0C37" w:rsidRDefault="00C96B85" w:rsidP="00C96B85">
      <w:pPr>
        <w:spacing w:before="120" w:after="120"/>
        <w:ind w:left="142"/>
        <w:jc w:val="both"/>
        <w:rPr>
          <w:ins w:id="19389" w:author="Rivera Cordero Daybeth Gabriela (GSE)" w:date="2025-10-13T10:53:00Z" w16du:dateUtc="2025-10-13T08:53:00Z"/>
          <w:rFonts w:cs="Calibri"/>
        </w:rPr>
      </w:pPr>
      <w:ins w:id="19390" w:author="Rivera Cordero Daybeth Gabriela (GSE)" w:date="2025-10-13T10:53:00Z" w16du:dateUtc="2025-10-13T08:53:00Z">
        <w:r w:rsidRPr="00CA0C37">
          <w:rPr>
            <w:rFonts w:cs="Calibri"/>
          </w:rPr>
          <w:t xml:space="preserve">In riferimento alla realizzazione dei singoli interventi </w:t>
        </w:r>
        <w:r>
          <w:rPr>
            <w:rFonts w:cs="Calibri"/>
          </w:rPr>
          <w:t>previsti dal</w:t>
        </w:r>
        <w:r w:rsidRPr="00CA0C37">
          <w:rPr>
            <w:rFonts w:cs="Calibri"/>
          </w:rPr>
          <w:t xml:space="preserve"> Decreto (</w:t>
        </w:r>
      </w:ins>
      <w:ins w:id="19391" w:author="Rivera Cordero Daybeth Gabriela (GSE)" w:date="2025-10-15T11:40:00Z" w16du:dateUtc="2025-10-15T09:40:00Z">
        <w:r w:rsidR="00D73235" w:rsidRPr="002B5057">
          <w:rPr>
            <w:rFonts w:cs="Calibri"/>
            <w:highlight w:val="cyan"/>
          </w:rPr>
          <w:t>Titolo II e Titolo III</w:t>
        </w:r>
      </w:ins>
      <w:ins w:id="19392" w:author="Rivera Cordero Daybeth Gabriela (GSE)" w:date="2025-10-13T10:53:00Z" w16du:dateUtc="2025-10-13T08:53:00Z">
        <w:r w:rsidRPr="00CA0C37">
          <w:rPr>
            <w:rFonts w:cs="Calibri"/>
          </w:rPr>
          <w:t>), si chiede di far riferimento a quanto previsto nei relativi paragrafi del presente documento. Nel caso di installazione di impianti per la produzione di energia da fonte rinnovabile, non inclusi tra quelli di cui al Decreto, si richiede, tra l’altro, una vista della targa degli apparecchi installati.</w:t>
        </w:r>
      </w:ins>
    </w:p>
    <w:p w14:paraId="0AF15C49" w14:textId="77777777" w:rsidR="00C96B85" w:rsidRPr="00CA0C37" w:rsidRDefault="00C96B85" w:rsidP="00C96B85">
      <w:pPr>
        <w:numPr>
          <w:ilvl w:val="0"/>
          <w:numId w:val="262"/>
        </w:numPr>
        <w:tabs>
          <w:tab w:val="num" w:pos="568"/>
        </w:tabs>
        <w:spacing w:after="120" w:line="276" w:lineRule="auto"/>
        <w:ind w:left="208" w:hanging="208"/>
        <w:jc w:val="both"/>
        <w:rPr>
          <w:ins w:id="19393" w:author="Rivera Cordero Daybeth Gabriela (GSE)" w:date="2025-10-13T10:53:00Z" w16du:dateUtc="2025-10-13T08:53:00Z"/>
          <w:rFonts w:cs="Calibri"/>
        </w:rPr>
      </w:pPr>
      <w:ins w:id="19394" w:author="Rivera Cordero Daybeth Gabriela (GSE)" w:date="2025-10-13T10:53:00Z" w16du:dateUtc="2025-10-13T08:53:00Z">
        <w:r w:rsidRPr="00CA0C37">
          <w:rPr>
            <w:rFonts w:cs="Calibri"/>
          </w:rPr>
          <w:t xml:space="preserve">diagnosi energetica precedente </w:t>
        </w:r>
        <w:r w:rsidRPr="00A22638">
          <w:rPr>
            <w:rFonts w:cs="Calibri"/>
          </w:rPr>
          <w:t xml:space="preserve">l’intervento, </w:t>
        </w:r>
        <w:r w:rsidRPr="00A22638">
          <w:t xml:space="preserve">eseguita ai sensi dell’Allegato 2 al D.lgs. n. 102/2014 e completa di tutti gli Allegati, contenente una descrizione dettagliata del progetto post-operam, con </w:t>
        </w:r>
        <w:r w:rsidRPr="008512FB">
          <w:rPr>
            <w:highlight w:val="yellow"/>
            <w:rPrChange w:id="19395" w:author="Rivera Cordero Daybeth Gabriela (GSE)" w:date="2025-10-13T11:21:00Z" w16du:dateUtc="2025-10-13T09:21:00Z">
              <w:rPr>
                <w:highlight w:val="magenta"/>
              </w:rPr>
            </w:rPrChange>
          </w:rPr>
          <w:t>la descrizione degli interventi adottati atti al raggiungimento</w:t>
        </w:r>
        <w:r w:rsidRPr="00A22638">
          <w:t xml:space="preserve"> dei consumi caratteristici per gli edifici </w:t>
        </w:r>
        <w:r w:rsidRPr="00A22638">
          <w:rPr>
            <w:i/>
          </w:rPr>
          <w:t>nZEB</w:t>
        </w:r>
        <w:r w:rsidRPr="00A22638">
          <w:t>, in conformità ai dettami del DM 26 giugno 2015, debitamente timbrata e firmata dal tecnico competente</w:t>
        </w:r>
        <w:r w:rsidRPr="00A22638">
          <w:rPr>
            <w:rFonts w:cs="Calibri"/>
          </w:rPr>
          <w:t>;</w:t>
        </w:r>
        <w:r w:rsidRPr="00CA0C37">
          <w:rPr>
            <w:rFonts w:cs="Calibri"/>
          </w:rPr>
          <w:t xml:space="preserve"> </w:t>
        </w:r>
      </w:ins>
    </w:p>
    <w:p w14:paraId="686E1503" w14:textId="77777777" w:rsidR="00C96B85" w:rsidRPr="00F67F5B" w:rsidRDefault="00C96B85" w:rsidP="00C96B85">
      <w:pPr>
        <w:numPr>
          <w:ilvl w:val="0"/>
          <w:numId w:val="262"/>
        </w:numPr>
        <w:tabs>
          <w:tab w:val="num" w:pos="568"/>
        </w:tabs>
        <w:spacing w:after="120" w:line="276" w:lineRule="auto"/>
        <w:ind w:left="208" w:hanging="208"/>
        <w:jc w:val="both"/>
        <w:rPr>
          <w:ins w:id="19396" w:author="Rivera Cordero Daybeth Gabriela (GSE)" w:date="2025-10-15T11:48:00Z" w16du:dateUtc="2025-10-15T09:48:00Z"/>
          <w:rFonts w:cs="Calibri"/>
          <w:rPrChange w:id="19397" w:author="Rivera Cordero Daybeth Gabriela (GSE)" w:date="2025-10-15T11:48:00Z" w16du:dateUtc="2025-10-15T09:48:00Z">
            <w:rPr>
              <w:ins w:id="19398" w:author="Rivera Cordero Daybeth Gabriela (GSE)" w:date="2025-10-15T11:48:00Z" w16du:dateUtc="2025-10-15T09:48:00Z"/>
              <w:rFonts w:cs="Calibri"/>
              <w:i/>
            </w:rPr>
          </w:rPrChange>
        </w:rPr>
      </w:pPr>
      <w:ins w:id="19399" w:author="Rivera Cordero Daybeth Gabriela (GSE)" w:date="2025-10-13T10:53:00Z" w16du:dateUtc="2025-10-13T08:53:00Z">
        <w:r>
          <w:rPr>
            <w:rFonts w:cs="Calibri"/>
          </w:rPr>
          <w:t>A</w:t>
        </w:r>
        <w:r w:rsidRPr="00CA0C37">
          <w:rPr>
            <w:rFonts w:cs="Calibri"/>
          </w:rPr>
          <w:t xml:space="preserve">ttestato </w:t>
        </w:r>
        <w:r w:rsidRPr="00F276D7">
          <w:rPr>
            <w:rFonts w:cs="Calibri"/>
          </w:rPr>
          <w:t xml:space="preserve">di </w:t>
        </w:r>
        <w:r>
          <w:rPr>
            <w:rFonts w:cs="Calibri"/>
          </w:rPr>
          <w:t>P</w:t>
        </w:r>
        <w:r w:rsidRPr="00F276D7">
          <w:rPr>
            <w:rFonts w:cs="Calibri"/>
          </w:rPr>
          <w:t xml:space="preserve">restazione </w:t>
        </w:r>
        <w:r>
          <w:rPr>
            <w:rFonts w:cs="Calibri"/>
          </w:rPr>
          <w:t>E</w:t>
        </w:r>
        <w:r w:rsidRPr="00F276D7">
          <w:rPr>
            <w:rFonts w:cs="Calibri"/>
          </w:rPr>
          <w:t>nergetica</w:t>
        </w:r>
        <w:r w:rsidRPr="00CA0C37">
          <w:rPr>
            <w:rFonts w:cs="Calibri"/>
          </w:rPr>
          <w:t xml:space="preserve"> </w:t>
        </w:r>
        <w:r w:rsidRPr="00CA0C37">
          <w:rPr>
            <w:rFonts w:cs="Calibri"/>
            <w:i/>
          </w:rPr>
          <w:t>post-operam</w:t>
        </w:r>
        <w:r w:rsidRPr="00CA0C37">
          <w:rPr>
            <w:rFonts w:cs="Calibri"/>
          </w:rPr>
          <w:t xml:space="preserve"> (redatto secondo D.Lgs. 192/05 e s.m.i. e disposizioni regionali vigenti ove presenti)</w:t>
        </w:r>
        <w:r>
          <w:rPr>
            <w:rFonts w:cs="Calibri"/>
          </w:rPr>
          <w:t xml:space="preserve"> </w:t>
        </w:r>
        <w:r w:rsidRPr="009A255D">
          <w:rPr>
            <w:rFonts w:cs="Calibri"/>
          </w:rPr>
          <w:t>riportante la classificazione di “edifici a energia quasi zero”</w:t>
        </w:r>
        <w:r>
          <w:rPr>
            <w:rFonts w:cs="Calibri"/>
          </w:rPr>
          <w:t xml:space="preserve">. </w:t>
        </w:r>
        <w:r w:rsidRPr="00B02687">
          <w:rPr>
            <w:rFonts w:cs="Calibri"/>
            <w:highlight w:val="cyan"/>
          </w:rPr>
          <w:t xml:space="preserve">Nel caso di richieste a prenotazione si richiede l’invio del fac simile dell’attestato di Prestazione Energetica </w:t>
        </w:r>
        <w:r w:rsidRPr="00B02687">
          <w:rPr>
            <w:rFonts w:cs="Calibri"/>
            <w:i/>
            <w:highlight w:val="cyan"/>
          </w:rPr>
          <w:t>post-operam;</w:t>
        </w:r>
      </w:ins>
    </w:p>
    <w:p w14:paraId="01B430F9" w14:textId="20994095" w:rsidR="00F67F5B" w:rsidRPr="00F67F5B" w:rsidRDefault="00F67F5B">
      <w:pPr>
        <w:numPr>
          <w:ilvl w:val="0"/>
          <w:numId w:val="262"/>
        </w:numPr>
        <w:spacing w:after="120" w:line="276" w:lineRule="auto"/>
        <w:jc w:val="both"/>
        <w:rPr>
          <w:ins w:id="19400" w:author="Rivera Cordero Daybeth Gabriela (GSE)" w:date="2025-10-13T10:53:00Z" w16du:dateUtc="2025-10-13T08:53:00Z"/>
          <w:rFonts w:cstheme="minorHAnsi"/>
          <w:sz w:val="22"/>
          <w:szCs w:val="22"/>
          <w:rPrChange w:id="19401" w:author="Rivera Cordero Daybeth Gabriela (GSE)" w:date="2025-10-15T11:48:00Z" w16du:dateUtc="2025-10-15T09:48:00Z">
            <w:rPr>
              <w:ins w:id="19402" w:author="Rivera Cordero Daybeth Gabriela (GSE)" w:date="2025-10-13T10:53:00Z" w16du:dateUtc="2025-10-13T08:53:00Z"/>
              <w:rFonts w:cs="Calibri"/>
            </w:rPr>
          </w:rPrChange>
        </w:rPr>
        <w:pPrChange w:id="19403" w:author="Rivera Cordero Daybeth Gabriela (GSE)" w:date="2025-10-15T11:48:00Z" w16du:dateUtc="2025-10-15T09:48:00Z">
          <w:pPr>
            <w:numPr>
              <w:numId w:val="262"/>
            </w:numPr>
            <w:tabs>
              <w:tab w:val="num" w:pos="360"/>
              <w:tab w:val="num" w:pos="568"/>
            </w:tabs>
            <w:spacing w:after="120" w:line="276" w:lineRule="auto"/>
            <w:ind w:left="208" w:hanging="208"/>
            <w:jc w:val="both"/>
          </w:pPr>
        </w:pPrChange>
      </w:pPr>
      <w:ins w:id="19404" w:author="Rivera Cordero Daybeth Gabriela (GSE)" w:date="2025-10-15T11:48:00Z" w16du:dateUtc="2025-10-15T09:48:00Z">
        <w:r>
          <w:rPr>
            <w:rFonts w:cstheme="minorHAnsi"/>
            <w:sz w:val="22"/>
            <w:szCs w:val="22"/>
          </w:rPr>
          <w:t xml:space="preserve">per interventi realizzati dalle imprese su edifici in ambito terziario, </w:t>
        </w:r>
        <w:r w:rsidRPr="005750B8">
          <w:rPr>
            <w:rFonts w:cstheme="minorHAnsi"/>
            <w:sz w:val="22"/>
            <w:szCs w:val="22"/>
          </w:rPr>
          <w:t xml:space="preserve">ttestato di Prestazione Energetica </w:t>
        </w:r>
        <w:r>
          <w:rPr>
            <w:rFonts w:cstheme="minorHAnsi"/>
            <w:sz w:val="22"/>
            <w:szCs w:val="22"/>
          </w:rPr>
          <w:t>ante operam e post operam (</w:t>
        </w:r>
        <w:r w:rsidRPr="005750B8">
          <w:rPr>
            <w:rFonts w:cstheme="minorHAnsi"/>
            <w:sz w:val="22"/>
            <w:szCs w:val="22"/>
          </w:rPr>
          <w:t>redatto secondo D.Lgs. 192/05 e s.m.i. e disposizioni regionali vigenti ove presenti</w:t>
        </w:r>
        <w:r>
          <w:rPr>
            <w:rFonts w:cstheme="minorHAnsi"/>
            <w:sz w:val="22"/>
            <w:szCs w:val="22"/>
          </w:rPr>
          <w:t>), per interventi realizzati dalle imprese su edifici in ambito terziario, ai fini della verifica della riduzione della domanda di energia primaria.</w:t>
        </w:r>
      </w:ins>
    </w:p>
    <w:p w14:paraId="622912A4" w14:textId="77777777" w:rsidR="00C96B85" w:rsidRPr="00CA0C37" w:rsidRDefault="00C96B85" w:rsidP="00C96B85">
      <w:pPr>
        <w:numPr>
          <w:ilvl w:val="0"/>
          <w:numId w:val="262"/>
        </w:numPr>
        <w:tabs>
          <w:tab w:val="num" w:pos="568"/>
        </w:tabs>
        <w:spacing w:after="120" w:line="276" w:lineRule="auto"/>
        <w:ind w:left="208" w:hanging="208"/>
        <w:jc w:val="both"/>
        <w:rPr>
          <w:ins w:id="19405" w:author="Rivera Cordero Daybeth Gabriela (GSE)" w:date="2025-10-13T10:53:00Z" w16du:dateUtc="2025-10-13T08:53:00Z"/>
          <w:rFonts w:cs="Calibri"/>
        </w:rPr>
      </w:pPr>
      <w:commentRangeStart w:id="19406"/>
      <w:ins w:id="19407" w:author="Rivera Cordero Daybeth Gabriela (GSE)" w:date="2025-10-13T10:53:00Z" w16du:dateUtc="2025-10-13T08:53:00Z">
        <w:r w:rsidRPr="00CA0C37">
          <w:rPr>
            <w:rFonts w:cs="Calibri"/>
          </w:rPr>
          <w:t>pertinente titolo autorizzativo e/o abilitativo, ove previsto dalla vigente legislazione/normativa nazionale e locale.</w:t>
        </w:r>
      </w:ins>
      <w:commentRangeEnd w:id="19406"/>
      <w:ins w:id="19408" w:author="Rivera Cordero Daybeth Gabriela (GSE)" w:date="2025-10-15T18:52:00Z" w16du:dateUtc="2025-10-15T16:52:00Z">
        <w:r w:rsidR="005D0133" w:rsidRPr="00CA0C37">
          <w:rPr>
            <w:rStyle w:val="Rimandocommento"/>
            <w:rFonts w:cs="Calibri"/>
            <w:sz w:val="24"/>
          </w:rPr>
          <w:commentReference w:id="19406"/>
        </w:r>
      </w:ins>
    </w:p>
    <w:p w14:paraId="5CBD15C3" w14:textId="77777777" w:rsidR="00C96B85" w:rsidRPr="00CA0C37" w:rsidRDefault="00C96B85" w:rsidP="00C96B85">
      <w:pPr>
        <w:spacing w:after="120"/>
        <w:jc w:val="both"/>
        <w:rPr>
          <w:ins w:id="19409" w:author="Rivera Cordero Daybeth Gabriela (GSE)" w:date="2025-10-13T10:53:00Z" w16du:dateUtc="2025-10-13T08:53:00Z"/>
          <w:b/>
          <w:u w:val="single"/>
        </w:rPr>
      </w:pPr>
      <w:ins w:id="19410" w:author="Rivera Cordero Daybeth Gabriela (GSE)" w:date="2025-10-13T10:53:00Z" w16du:dateUtc="2025-10-13T08:53:00Z">
        <w:r w:rsidRPr="00CA0C37">
          <w:rPr>
            <w:b/>
            <w:u w:val="single"/>
          </w:rPr>
          <w:t>Documentazione da conservare a cura del Soggetto Responsabile:</w:t>
        </w:r>
      </w:ins>
    </w:p>
    <w:p w14:paraId="5CF8C12A" w14:textId="77777777" w:rsidR="00C96B85" w:rsidRPr="00CA0C37" w:rsidRDefault="00C96B85" w:rsidP="00C96B85">
      <w:pPr>
        <w:numPr>
          <w:ilvl w:val="0"/>
          <w:numId w:val="264"/>
        </w:numPr>
        <w:spacing w:after="120" w:line="276" w:lineRule="auto"/>
        <w:jc w:val="both"/>
        <w:rPr>
          <w:ins w:id="19411" w:author="Rivera Cordero Daybeth Gabriela (GSE)" w:date="2025-10-13T10:53:00Z" w16du:dateUtc="2025-10-13T08:53:00Z"/>
          <w:rFonts w:cs="Calibri"/>
        </w:rPr>
      </w:pPr>
      <w:ins w:id="19412" w:author="Rivera Cordero Daybeth Gabriela (GSE)" w:date="2025-10-13T10:53:00Z" w16du:dateUtc="2025-10-13T08:53:00Z">
        <w:r w:rsidRPr="00CA0C37">
          <w:rPr>
            <w:rFonts w:cs="Calibri"/>
          </w:rPr>
          <w:t>schede tecniche dei componenti installati fornite dal produttore dei materiali isolanti o del sistema di isolamento termico;</w:t>
        </w:r>
      </w:ins>
    </w:p>
    <w:p w14:paraId="4E17549B" w14:textId="77777777" w:rsidR="00C96B85" w:rsidRPr="007800BD" w:rsidRDefault="00C96B85" w:rsidP="00C96B85">
      <w:pPr>
        <w:numPr>
          <w:ilvl w:val="0"/>
          <w:numId w:val="264"/>
        </w:numPr>
        <w:spacing w:after="120" w:line="276" w:lineRule="auto"/>
        <w:jc w:val="both"/>
        <w:rPr>
          <w:ins w:id="19413" w:author="Rivera Cordero Daybeth Gabriela (GSE)" w:date="2025-10-13T10:53:00Z" w16du:dateUtc="2025-10-13T08:53:00Z"/>
          <w:rFonts w:cs="Calibri"/>
        </w:rPr>
      </w:pPr>
      <w:ins w:id="19414" w:author="Rivera Cordero Daybeth Gabriela (GSE)" w:date="2025-10-13T10:53:00Z" w16du:dateUtc="2025-10-13T08:53:00Z">
        <w:r w:rsidRPr="00C07C38">
          <w:rPr>
            <w:rFonts w:cs="Calibri"/>
          </w:rPr>
          <w:t xml:space="preserve">schede tecniche dei sistemi/tecnologie installate che contribuiscono al raggiungimento della qualifica di </w:t>
        </w:r>
        <w:r w:rsidRPr="00C07C38">
          <w:rPr>
            <w:rFonts w:cs="Calibri"/>
            <w:i/>
          </w:rPr>
          <w:t>“edifici a energia quasi zero”;</w:t>
        </w:r>
      </w:ins>
    </w:p>
    <w:p w14:paraId="70158ACF" w14:textId="77777777" w:rsidR="00C96B85" w:rsidRDefault="00C96B85" w:rsidP="00C96B85">
      <w:pPr>
        <w:numPr>
          <w:ilvl w:val="0"/>
          <w:numId w:val="264"/>
        </w:numPr>
        <w:spacing w:after="120" w:line="276" w:lineRule="auto"/>
        <w:ind w:left="284"/>
        <w:jc w:val="both"/>
        <w:rPr>
          <w:ins w:id="19415" w:author="Rivera Cordero Daybeth Gabriela (GSE)" w:date="2025-10-13T10:53:00Z" w16du:dateUtc="2025-10-13T08:53:00Z"/>
          <w:rFonts w:cs="Calibri"/>
        </w:rPr>
      </w:pPr>
      <w:ins w:id="19416" w:author="Rivera Cordero Daybeth Gabriela (GSE)" w:date="2025-10-13T10:53:00Z" w16du:dateUtc="2025-10-13T08:53:00Z">
        <w:r w:rsidRPr="00C07C38">
          <w:rPr>
            <w:rFonts w:cs="Calibri"/>
          </w:rPr>
          <w:lastRenderedPageBreak/>
          <w:t>Per ogni singola tipologia di intervento realizzato, in riferimento a quelli previsti dal Decreto (</w:t>
        </w:r>
        <w:r w:rsidRPr="0027295F">
          <w:rPr>
            <w:rFonts w:cs="Calibri"/>
            <w:strike/>
            <w:highlight w:val="green"/>
          </w:rPr>
          <w:t>art. 4, comma 1</w:t>
        </w:r>
        <w:r>
          <w:rPr>
            <w:rFonts w:cs="Calibri"/>
            <w:strike/>
          </w:rPr>
          <w:t xml:space="preserve"> </w:t>
        </w:r>
        <w:r w:rsidRPr="004A4B82">
          <w:rPr>
            <w:rFonts w:cs="Calibri"/>
            <w:highlight w:val="cyan"/>
            <w:rPrChange w:id="19417" w:author="Rivera Cordero Daybeth Gabriela (GSE)" w:date="2025-10-13T11:21:00Z" w16du:dateUtc="2025-10-13T09:21:00Z">
              <w:rPr>
                <w:rFonts w:cs="Calibri"/>
              </w:rPr>
            </w:rPrChange>
          </w:rPr>
          <w:t>Titolo II e Titolo III</w:t>
        </w:r>
        <w:r w:rsidRPr="00C07C38">
          <w:rPr>
            <w:rFonts w:cs="Calibri"/>
          </w:rPr>
          <w:t>), si chiede di far riferimento a quanto già previsto debba essere conservato, così come indicato nei relativi paragrafi del presente documento.</w:t>
        </w:r>
      </w:ins>
    </w:p>
    <w:p w14:paraId="6A55429C" w14:textId="77777777" w:rsidR="00DC4DF6" w:rsidRPr="00726C50" w:rsidRDefault="00DC4DF6">
      <w:pPr>
        <w:rPr>
          <w:sz w:val="22"/>
          <w:szCs w:val="22"/>
          <w:rPrChange w:id="19418" w:author="Oliosi Francesco (GSE)" w:date="2025-10-15T10:47:00Z" w16du:dateUtc="2025-10-15T08:47:00Z">
            <w:rPr/>
          </w:rPrChange>
        </w:rPr>
        <w:pPrChange w:id="19419" w:author="Visone Rossana (GSE)" w:date="2025-10-12T17:55:00Z" w16du:dateUtc="2025-10-12T15:55:00Z">
          <w:pPr>
            <w:keepNext/>
            <w:numPr>
              <w:ilvl w:val="1"/>
              <w:numId w:val="7"/>
            </w:numPr>
            <w:pBdr>
              <w:bottom w:val="single" w:sz="4" w:space="1" w:color="auto"/>
            </w:pBdr>
            <w:spacing w:before="240" w:after="120"/>
            <w:ind w:left="355" w:right="-143" w:hanging="432"/>
            <w:jc w:val="both"/>
            <w:outlineLvl w:val="2"/>
          </w:pPr>
        </w:pPrChange>
      </w:pPr>
    </w:p>
    <w:p w14:paraId="3EF36289" w14:textId="148AC86B" w:rsidR="00DD14DA" w:rsidRPr="00CA0C37" w:rsidRDefault="00DD14DA">
      <w:pPr>
        <w:pStyle w:val="TITOLO20"/>
        <w:numPr>
          <w:ilvl w:val="1"/>
          <w:numId w:val="292"/>
        </w:numPr>
        <w:ind w:left="567" w:hanging="425"/>
        <w:outlineLvl w:val="1"/>
        <w:rPr>
          <w:ins w:id="19420" w:author="Visone Rossana (GSE)" w:date="2025-09-02T10:54:00Z" w16du:dateUtc="2025-09-02T08:54:00Z"/>
        </w:rPr>
        <w:pPrChange w:id="19421"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bookmarkStart w:id="19422" w:name="_Toc212462595"/>
      <w:ins w:id="19423" w:author="Visone Rossana (GSE)" w:date="2025-09-02T10:55:00Z" w16du:dateUtc="2025-09-02T08:55:00Z">
        <w:r>
          <w:t>Sostituzione</w:t>
        </w:r>
      </w:ins>
      <w:ins w:id="19424" w:author="Visone Rossana (GSE)" w:date="2025-09-02T10:54:00Z" w16du:dateUtc="2025-09-02T08:54:00Z">
        <w:r w:rsidRPr="00CA0C37">
          <w:t xml:space="preserve"> </w:t>
        </w:r>
      </w:ins>
      <w:ins w:id="19425" w:author="Visone Rossana (GSE)" w:date="2025-09-02T10:55:00Z" w16du:dateUtc="2025-09-02T08:55:00Z">
        <w:r w:rsidRPr="00DD14DA">
          <w:t xml:space="preserve">di sistemi per l’illuminazione d’interni e delle pertinenze esterne degli edifici esistenti con sistemi efficienti di illuminazione </w:t>
        </w:r>
      </w:ins>
      <w:ins w:id="19426" w:author="Visone Rossana (GSE)" w:date="2025-09-02T10:54:00Z" w16du:dateUtc="2025-09-02T08:54:00Z">
        <w:r w:rsidRPr="00CA0C37">
          <w:t xml:space="preserve">(intervento </w:t>
        </w:r>
      </w:ins>
      <w:ins w:id="19427" w:author="Visone Rossana (GSE)" w:date="2025-09-02T11:17:00Z" w16du:dateUtc="2025-09-02T09:17:00Z">
        <w:r w:rsidR="00572F4B">
          <w:t>I</w:t>
        </w:r>
      </w:ins>
      <w:ins w:id="19428" w:author="Visone Rossana (GSE)" w:date="2025-09-02T11:26:00Z" w16du:dateUtc="2025-09-02T09:26:00Z">
        <w:r w:rsidR="00B33E66">
          <w:t>I</w:t>
        </w:r>
      </w:ins>
      <w:ins w:id="19429" w:author="Visone Rossana (GSE)" w:date="2025-09-02T10:54:00Z" w16du:dateUtc="2025-09-02T08:54:00Z">
        <w:r w:rsidRPr="00CA0C37">
          <w:t>.</w:t>
        </w:r>
      </w:ins>
      <w:ins w:id="19430" w:author="Visone Rossana (GSE)" w:date="2025-09-02T10:56:00Z" w16du:dateUtc="2025-09-02T08:56:00Z">
        <w:r>
          <w:t>E</w:t>
        </w:r>
      </w:ins>
      <w:ins w:id="19431" w:author="Visone Rossana (GSE)" w:date="2025-09-02T10:54:00Z" w16du:dateUtc="2025-09-02T08:54:00Z">
        <w:r w:rsidRPr="00CA0C37">
          <w:t xml:space="preserve"> - art. </w:t>
        </w:r>
        <w:r>
          <w:t>5</w:t>
        </w:r>
        <w:r w:rsidRPr="00CA0C37">
          <w:t xml:space="preserve">, comma 1, lettera </w:t>
        </w:r>
      </w:ins>
      <w:ins w:id="19432" w:author="Visone Rossana (GSE)" w:date="2025-09-02T10:56:00Z" w16du:dateUtc="2025-09-02T08:56:00Z">
        <w:r>
          <w:t>e</w:t>
        </w:r>
      </w:ins>
      <w:ins w:id="19433" w:author="Visone Rossana (GSE)" w:date="2025-09-02T10:54:00Z" w16du:dateUtc="2025-09-02T08:54:00Z">
        <w:r w:rsidRPr="00CA0C37">
          <w:t>)</w:t>
        </w:r>
        <w:bookmarkEnd w:id="19422"/>
        <w:r w:rsidRPr="00CA0C37">
          <w:t xml:space="preserve"> </w:t>
        </w:r>
      </w:ins>
    </w:p>
    <w:p w14:paraId="34CBE3A3" w14:textId="77777777" w:rsidR="002D1C86" w:rsidRDefault="002D1C86" w:rsidP="002D1C86">
      <w:pPr>
        <w:spacing w:after="120"/>
        <w:jc w:val="both"/>
        <w:rPr>
          <w:ins w:id="19434" w:author="Rivera Cordero Daybeth Gabriela (GSE)" w:date="2025-10-20T19:01:00Z" w16du:dateUtc="2025-10-20T17:01:00Z"/>
        </w:rPr>
      </w:pPr>
      <w:bookmarkStart w:id="19435" w:name="_Toc90649951"/>
      <w:ins w:id="19436" w:author="Rivera Cordero Daybeth Gabriela (GSE)" w:date="2025-10-20T19:01:00Z" w16du:dateUtc="2025-10-20T17:01:00Z">
        <w:r w:rsidRPr="00CA0C37">
          <w:t>L’intervento incentivabile consiste nella sostituzione di sistemi per l’illuminazione d’interni e delle pertinenze esterne degli edifici esistenti, parti di edifici esistenti o unità immobiliari esistenti di qualsiasi categoria catastale, dotati di impianto di climatizzazione, con sistemi a led o a più alta efficienza.</w:t>
        </w:r>
      </w:ins>
    </w:p>
    <w:p w14:paraId="0CE8AE8C" w14:textId="77777777" w:rsidR="002D1C86" w:rsidRPr="00CA0C37" w:rsidRDefault="002D1C86" w:rsidP="002D1C86">
      <w:pPr>
        <w:spacing w:after="120"/>
        <w:jc w:val="both"/>
        <w:rPr>
          <w:ins w:id="19437" w:author="Rivera Cordero Daybeth Gabriela (GSE)" w:date="2025-10-20T19:01:00Z" w16du:dateUtc="2025-10-20T17:01:00Z"/>
        </w:rPr>
      </w:pPr>
      <w:ins w:id="19438" w:author="Rivera Cordero Daybeth Gabriela (GSE)" w:date="2025-10-20T19:01:00Z" w16du:dateUtc="2025-10-20T17:01:00Z">
        <w:r w:rsidRPr="0034432F">
          <w:t>Ai fini del presente intervento, sono incentivabili sia le sostituzioni degli interi sistemi per l’illuminazione, intesi come corpi illuminanti comprensivi di lampade, che quelle relative alle singole lampade.</w:t>
        </w:r>
      </w:ins>
    </w:p>
    <w:p w14:paraId="557CEB87" w14:textId="77777777" w:rsidR="002D1C86" w:rsidRPr="00923DC6" w:rsidRDefault="002D1C86">
      <w:pPr>
        <w:pStyle w:val="TITOLO20"/>
        <w:numPr>
          <w:ilvl w:val="2"/>
          <w:numId w:val="292"/>
        </w:numPr>
        <w:ind w:left="1134" w:hanging="708"/>
        <w:rPr>
          <w:ins w:id="19439" w:author="Rivera Cordero Daybeth Gabriela (GSE)" w:date="2025-10-20T19:01:00Z" w16du:dateUtc="2025-10-20T17:01:00Z"/>
        </w:rPr>
        <w:pPrChange w:id="19440" w:author="Rivera Cordero Daybeth Gabriela (GSE)" w:date="2025-10-20T19:03:00Z" w16du:dateUtc="2025-10-20T17:03:00Z">
          <w:pPr>
            <w:pStyle w:val="TITOLO3GSE"/>
            <w:numPr>
              <w:numId w:val="7"/>
            </w:numPr>
            <w:ind w:left="851" w:hanging="360"/>
          </w:pPr>
        </w:pPrChange>
      </w:pPr>
      <w:bookmarkStart w:id="19441" w:name="_Toc178585526"/>
      <w:bookmarkStart w:id="19442" w:name="_Toc212462596"/>
      <w:ins w:id="19443" w:author="Rivera Cordero Daybeth Gabriela (GSE)" w:date="2025-10-20T19:01:00Z" w16du:dateUtc="2025-10-20T17:01:00Z">
        <w:r w:rsidRPr="00923DC6">
          <w:t>Soggetti che possono richiedere l’incentivo</w:t>
        </w:r>
        <w:bookmarkEnd w:id="19435"/>
        <w:bookmarkEnd w:id="19441"/>
        <w:bookmarkEnd w:id="19442"/>
      </w:ins>
    </w:p>
    <w:p w14:paraId="34647C80" w14:textId="72CF1DD3" w:rsidR="002D1C86" w:rsidRPr="00C34F30" w:rsidDel="00C34F30" w:rsidRDefault="002D1C86">
      <w:pPr>
        <w:spacing w:after="120" w:line="276" w:lineRule="auto"/>
        <w:jc w:val="both"/>
        <w:rPr>
          <w:ins w:id="19444" w:author="Rivera Cordero Daybeth Gabriela (GSE)" w:date="2025-10-20T19:01:00Z" w16du:dateUtc="2025-10-20T17:01:00Z"/>
          <w:del w:id="19445" w:author="Visone Rossana (GSE)" w:date="2025-10-21T18:44:00Z" w16du:dateUtc="2025-10-21T16:44:00Z"/>
          <w:sz w:val="22"/>
          <w:szCs w:val="22"/>
          <w:rPrChange w:id="19446" w:author="Visone Rossana (GSE)" w:date="2025-10-21T18:44:00Z" w16du:dateUtc="2025-10-21T16:44:00Z">
            <w:rPr>
              <w:ins w:id="19447" w:author="Rivera Cordero Daybeth Gabriela (GSE)" w:date="2025-10-20T19:01:00Z" w16du:dateUtc="2025-10-20T17:01:00Z"/>
              <w:del w:id="19448" w:author="Visone Rossana (GSE)" w:date="2025-10-21T18:44:00Z" w16du:dateUtc="2025-10-21T16:44:00Z"/>
            </w:rPr>
          </w:rPrChange>
        </w:rPr>
        <w:pPrChange w:id="19449" w:author="Visone Rossana (GSE)" w:date="2025-10-21T18:44:00Z" w16du:dateUtc="2025-10-21T16:44:00Z">
          <w:pPr>
            <w:spacing w:after="120"/>
            <w:jc w:val="both"/>
          </w:pPr>
        </w:pPrChange>
      </w:pPr>
      <w:bookmarkStart w:id="19450" w:name="_Toc90649952"/>
      <w:bookmarkStart w:id="19451" w:name="_Toc178585527"/>
      <w:ins w:id="19452" w:author="Rivera Cordero Daybeth Gabriela (GSE)" w:date="2025-10-20T19:01:00Z" w16du:dateUtc="2025-10-20T17:01:00Z">
        <w:del w:id="19453" w:author="Visone Rossana (GSE)" w:date="2025-10-21T18:44:00Z" w16du:dateUtc="2025-10-21T16:44:00Z">
          <w:r w:rsidRPr="00C34F30" w:rsidDel="00C34F30">
            <w:rPr>
              <w:sz w:val="22"/>
              <w:szCs w:val="22"/>
              <w:rPrChange w:id="19454" w:author="Visone Rossana (GSE)" w:date="2025-10-21T18:44:00Z" w16du:dateUtc="2025-10-21T16:44:00Z">
                <w:rPr/>
              </w:rPrChange>
            </w:rPr>
            <w:delText>Le Amministrazioni Pubbliche direttamente o indirettamente tramite una ESCo, sugli edifici di proprietà della PA.</w:delText>
          </w:r>
        </w:del>
      </w:ins>
    </w:p>
    <w:p w14:paraId="0E0907E8" w14:textId="2E06692C" w:rsidR="002D1C86" w:rsidRPr="00C34F30" w:rsidDel="00C34F30" w:rsidRDefault="002D1C86">
      <w:pPr>
        <w:spacing w:after="120" w:line="276" w:lineRule="auto"/>
        <w:jc w:val="both"/>
        <w:rPr>
          <w:ins w:id="19455" w:author="Rivera Cordero Daybeth Gabriela (GSE)" w:date="2025-10-20T19:01:00Z" w16du:dateUtc="2025-10-20T17:01:00Z"/>
          <w:del w:id="19456" w:author="Visone Rossana (GSE)" w:date="2025-10-21T18:44:00Z" w16du:dateUtc="2025-10-21T16:44:00Z"/>
          <w:sz w:val="22"/>
          <w:szCs w:val="22"/>
          <w:rPrChange w:id="19457" w:author="Visone Rossana (GSE)" w:date="2025-10-21T18:44:00Z" w16du:dateUtc="2025-10-21T16:44:00Z">
            <w:rPr>
              <w:ins w:id="19458" w:author="Rivera Cordero Daybeth Gabriela (GSE)" w:date="2025-10-20T19:01:00Z" w16du:dateUtc="2025-10-20T17:01:00Z"/>
              <w:del w:id="19459" w:author="Visone Rossana (GSE)" w:date="2025-10-21T18:44:00Z" w16du:dateUtc="2025-10-21T16:44:00Z"/>
            </w:rPr>
          </w:rPrChange>
        </w:rPr>
        <w:pPrChange w:id="19460" w:author="Visone Rossana (GSE)" w:date="2025-10-21T18:44:00Z" w16du:dateUtc="2025-10-21T16:44:00Z">
          <w:pPr>
            <w:spacing w:after="120"/>
            <w:jc w:val="both"/>
          </w:pPr>
        </w:pPrChange>
      </w:pPr>
      <w:ins w:id="19461" w:author="Rivera Cordero Daybeth Gabriela (GSE)" w:date="2025-10-20T19:01:00Z" w16du:dateUtc="2025-10-20T17:01:00Z">
        <w:del w:id="19462" w:author="Visone Rossana (GSE)" w:date="2025-10-21T18:44:00Z" w16du:dateUtc="2025-10-21T16:44:00Z">
          <w:r w:rsidRPr="00C34F30" w:rsidDel="00C34F30">
            <w:rPr>
              <w:sz w:val="22"/>
              <w:szCs w:val="22"/>
              <w:rPrChange w:id="19463" w:author="Visone Rossana (GSE)" w:date="2025-10-21T18:44:00Z" w16du:dateUtc="2025-10-21T16:44:00Z">
                <w:rPr/>
              </w:rPrChange>
            </w:rPr>
            <w:delText>Nel primo caso il Soggetto Responsabile dell’intervento è l’Amministrazione Pubblica, mentre nel secondo caso il Soggetto Responsabile è la ESCo.</w:delText>
          </w:r>
        </w:del>
      </w:ins>
    </w:p>
    <w:p w14:paraId="0B80F4C0" w14:textId="4048E07E" w:rsidR="002D1C86" w:rsidRPr="00C34F30" w:rsidRDefault="002D1C86">
      <w:pPr>
        <w:spacing w:after="120" w:line="276" w:lineRule="auto"/>
        <w:jc w:val="both"/>
        <w:rPr>
          <w:ins w:id="19464" w:author="Rivera Cordero Daybeth Gabriela (GSE)" w:date="2025-10-20T19:01:00Z" w16du:dateUtc="2025-10-20T17:01:00Z"/>
          <w:sz w:val="22"/>
          <w:szCs w:val="22"/>
          <w:rPrChange w:id="19465" w:author="Visone Rossana (GSE)" w:date="2025-10-21T18:44:00Z" w16du:dateUtc="2025-10-21T16:44:00Z">
            <w:rPr>
              <w:ins w:id="19466" w:author="Rivera Cordero Daybeth Gabriela (GSE)" w:date="2025-10-20T19:01:00Z" w16du:dateUtc="2025-10-20T17:01:00Z"/>
            </w:rPr>
          </w:rPrChange>
        </w:rPr>
        <w:pPrChange w:id="19467" w:author="Visone Rossana (GSE)" w:date="2025-10-21T18:44:00Z" w16du:dateUtc="2025-10-21T16:44:00Z">
          <w:pPr>
            <w:spacing w:after="120"/>
            <w:jc w:val="both"/>
          </w:pPr>
        </w:pPrChange>
      </w:pPr>
      <w:ins w:id="19468" w:author="Rivera Cordero Daybeth Gabriela (GSE)" w:date="2025-10-20T19:01:00Z" w16du:dateUtc="2025-10-20T17:01:00Z">
        <w:r w:rsidRPr="00C34F30">
          <w:rPr>
            <w:sz w:val="22"/>
            <w:szCs w:val="22"/>
            <w:rPrChange w:id="19469" w:author="Visone Rossana (GSE)" w:date="2025-10-21T18:44:00Z" w16du:dateUtc="2025-10-21T16:44:00Z">
              <w:rPr/>
            </w:rPrChange>
          </w:rPr>
          <w:t>Possono accedere all’intervento</w:t>
        </w:r>
      </w:ins>
      <w:ins w:id="19470" w:author="Visone Rossana (GSE)" w:date="2025-10-21T18:44:00Z" w16du:dateUtc="2025-10-21T16:44:00Z">
        <w:r w:rsidR="00C34F30" w:rsidRPr="00C34F30">
          <w:rPr>
            <w:sz w:val="22"/>
            <w:szCs w:val="22"/>
            <w:rPrChange w:id="19471" w:author="Visone Rossana (GSE)" w:date="2025-10-21T18:44:00Z" w16du:dateUtc="2025-10-21T16:44:00Z">
              <w:rPr/>
            </w:rPrChange>
          </w:rPr>
          <w:t xml:space="preserve"> </w:t>
        </w:r>
        <w:r w:rsidR="00C34F30" w:rsidRPr="002E7BD0">
          <w:rPr>
            <w:rFonts w:ascii="Calibri" w:eastAsia="Aptos" w:hAnsi="Calibri" w:cs="Calibri"/>
            <w:kern w:val="2"/>
            <w:sz w:val="22"/>
            <w:szCs w:val="22"/>
          </w:rPr>
          <w:t>direttamente, o indirettamente tramite ESCO ed altri soggetti abilitati nelle modalità indicate al paragrafo 3.5, i seguenti soggetti:</w:t>
        </w:r>
      </w:ins>
      <w:ins w:id="19472" w:author="Rivera Cordero Daybeth Gabriela (GSE)" w:date="2025-10-20T19:01:00Z" w16du:dateUtc="2025-10-20T17:01:00Z">
        <w:del w:id="19473" w:author="Visone Rossana (GSE)" w:date="2025-10-21T18:44:00Z" w16du:dateUtc="2025-10-21T16:44:00Z">
          <w:r w:rsidRPr="00C34F30" w:rsidDel="00C34F30">
            <w:rPr>
              <w:sz w:val="22"/>
              <w:szCs w:val="22"/>
              <w:rPrChange w:id="19474" w:author="Visone Rossana (GSE)" w:date="2025-10-21T18:44:00Z" w16du:dateUtc="2025-10-21T16:44:00Z">
                <w:rPr/>
              </w:rPrChange>
            </w:rPr>
            <w:delText>:</w:delText>
          </w:r>
        </w:del>
        <w:r w:rsidRPr="00C34F30">
          <w:rPr>
            <w:sz w:val="22"/>
            <w:szCs w:val="22"/>
            <w:rPrChange w:id="19475" w:author="Visone Rossana (GSE)" w:date="2025-10-21T18:44:00Z" w16du:dateUtc="2025-10-21T16:44:00Z">
              <w:rPr/>
            </w:rPrChange>
          </w:rPr>
          <w:t xml:space="preserve"> </w:t>
        </w:r>
      </w:ins>
    </w:p>
    <w:p w14:paraId="6D3A1654" w14:textId="77777777" w:rsidR="002D1C86" w:rsidRPr="00C34F30" w:rsidRDefault="002D1C86" w:rsidP="002E7BD0">
      <w:pPr>
        <w:numPr>
          <w:ilvl w:val="1"/>
          <w:numId w:val="227"/>
        </w:numPr>
        <w:spacing w:after="120" w:line="276" w:lineRule="auto"/>
        <w:ind w:left="491" w:hanging="283"/>
        <w:jc w:val="both"/>
        <w:rPr>
          <w:ins w:id="19476" w:author="Rivera Cordero Daybeth Gabriela (GSE)" w:date="2025-10-20T19:01:00Z" w16du:dateUtc="2025-10-20T17:01:00Z"/>
          <w:sz w:val="22"/>
          <w:szCs w:val="22"/>
          <w:rPrChange w:id="19477" w:author="Visone Rossana (GSE)" w:date="2025-10-21T18:44:00Z" w16du:dateUtc="2025-10-21T16:44:00Z">
            <w:rPr>
              <w:ins w:id="19478" w:author="Rivera Cordero Daybeth Gabriela (GSE)" w:date="2025-10-20T19:01:00Z" w16du:dateUtc="2025-10-20T17:01:00Z"/>
            </w:rPr>
          </w:rPrChange>
        </w:rPr>
      </w:pPr>
      <w:ins w:id="19479" w:author="Rivera Cordero Daybeth Gabriela (GSE)" w:date="2025-10-20T19:01:00Z" w16du:dateUtc="2025-10-20T17:01:00Z">
        <w:r w:rsidRPr="00C34F30">
          <w:rPr>
            <w:sz w:val="22"/>
            <w:szCs w:val="22"/>
            <w:rPrChange w:id="19480" w:author="Visone Rossana (GSE)" w:date="2025-10-21T18:44:00Z" w16du:dateUtc="2025-10-21T16:44:00Z">
              <w:rPr/>
            </w:rPrChange>
          </w:rPr>
          <w:t xml:space="preserve">le Amministrazioni Pubbliche, ivi compresi gli ETS non economici;  </w:t>
        </w:r>
      </w:ins>
    </w:p>
    <w:p w14:paraId="687797A3" w14:textId="77777777" w:rsidR="002D1C86" w:rsidRPr="00C34F30" w:rsidRDefault="002D1C86" w:rsidP="002E7BD0">
      <w:pPr>
        <w:numPr>
          <w:ilvl w:val="1"/>
          <w:numId w:val="227"/>
        </w:numPr>
        <w:spacing w:after="120" w:line="276" w:lineRule="auto"/>
        <w:ind w:left="491" w:hanging="283"/>
        <w:jc w:val="both"/>
        <w:rPr>
          <w:ins w:id="19481" w:author="Rivera Cordero Daybeth Gabriela (GSE)" w:date="2025-10-20T19:01:00Z" w16du:dateUtc="2025-10-20T17:01:00Z"/>
          <w:sz w:val="22"/>
          <w:szCs w:val="22"/>
          <w:rPrChange w:id="19482" w:author="Visone Rossana (GSE)" w:date="2025-10-21T18:44:00Z" w16du:dateUtc="2025-10-21T16:44:00Z">
            <w:rPr>
              <w:ins w:id="19483" w:author="Rivera Cordero Daybeth Gabriela (GSE)" w:date="2025-10-20T19:01:00Z" w16du:dateUtc="2025-10-20T17:01:00Z"/>
            </w:rPr>
          </w:rPrChange>
        </w:rPr>
      </w:pPr>
      <w:ins w:id="19484" w:author="Rivera Cordero Daybeth Gabriela (GSE)" w:date="2025-10-20T19:01:00Z" w16du:dateUtc="2025-10-20T17:01:00Z">
        <w:r w:rsidRPr="00C34F30">
          <w:rPr>
            <w:sz w:val="22"/>
            <w:szCs w:val="22"/>
            <w:rPrChange w:id="19485" w:author="Visone Rossana (GSE)" w:date="2025-10-21T18:44:00Z" w16du:dateUtc="2025-10-21T16:44:00Z">
              <w:rPr/>
            </w:rPrChange>
          </w:rPr>
          <w:t xml:space="preserve">i soggetti privati per interventi eseguiti su edifici appartenenti all’ambito terziario. </w:t>
        </w:r>
      </w:ins>
    </w:p>
    <w:p w14:paraId="4F01439F" w14:textId="5D082B9D" w:rsidR="002D1C86" w:rsidDel="00C34F30" w:rsidRDefault="002D1C86" w:rsidP="002D1C86">
      <w:pPr>
        <w:spacing w:after="120"/>
        <w:jc w:val="both"/>
        <w:rPr>
          <w:ins w:id="19486" w:author="Rivera Cordero Daybeth Gabriela (GSE)" w:date="2025-10-20T19:01:00Z" w16du:dateUtc="2025-10-20T17:01:00Z"/>
          <w:del w:id="19487" w:author="Visone Rossana (GSE)" w:date="2025-10-21T18:44:00Z" w16du:dateUtc="2025-10-21T16:44:00Z"/>
        </w:rPr>
      </w:pPr>
      <w:ins w:id="19488" w:author="Rivera Cordero Daybeth Gabriela (GSE)" w:date="2025-10-20T19:01:00Z" w16du:dateUtc="2025-10-20T17:01:00Z">
        <w:del w:id="19489" w:author="Visone Rossana (GSE)" w:date="2025-10-21T18:44:00Z" w16du:dateUtc="2025-10-21T16:44:00Z">
          <w:r w:rsidDel="00C34F30">
            <w:delText xml:space="preserve">Per le Pubbliche Amministrazioni, la modalità di accesso può essere effettuata direttamente o, indirettamente, tramite una ESCo o gli altri soggetti abilitati di cui all’art. 13, comma 1, del Decreto (quali altro soggetto pubblico deputato alla gestione dell’edificio oggetto dell’intervento ai sensi della normativa vigente, un soggetto privato in ambito di forme di PPP o la CER/configurazione di autoconsumo di cui la PA sia membro).  </w:delText>
          </w:r>
          <w:bookmarkStart w:id="19490" w:name="_Toc212462597"/>
          <w:bookmarkEnd w:id="19490"/>
        </w:del>
      </w:ins>
    </w:p>
    <w:p w14:paraId="7E8C0AD1" w14:textId="0868FF0D" w:rsidR="002D1C86" w:rsidDel="00C34F30" w:rsidRDefault="002D1C86" w:rsidP="002D1C86">
      <w:pPr>
        <w:spacing w:after="120"/>
        <w:jc w:val="both"/>
        <w:rPr>
          <w:ins w:id="19491" w:author="Rivera Cordero Daybeth Gabriela (GSE)" w:date="2025-10-20T19:01:00Z" w16du:dateUtc="2025-10-20T17:01:00Z"/>
          <w:del w:id="19492" w:author="Visone Rossana (GSE)" w:date="2025-10-21T18:44:00Z" w16du:dateUtc="2025-10-21T16:44:00Z"/>
        </w:rPr>
      </w:pPr>
      <w:ins w:id="19493" w:author="Rivera Cordero Daybeth Gabriela (GSE)" w:date="2025-10-20T19:01:00Z" w16du:dateUtc="2025-10-20T17:01:00Z">
        <w:del w:id="19494" w:author="Visone Rossana (GSE)" w:date="2025-10-21T18:44:00Z" w16du:dateUtc="2025-10-21T16:44:00Z">
          <w:r w:rsidDel="00C34F30">
            <w:delText xml:space="preserve">Nel primo caso la Pubblica Amministrazione si configura come Soggetto Responsabile, mentre nel secondo caso, il Soggetto Responsabile si identica in uno degli altri soggetti abilitati richiamati. </w:delText>
          </w:r>
          <w:bookmarkStart w:id="19495" w:name="_Toc212462598"/>
          <w:bookmarkEnd w:id="19495"/>
        </w:del>
      </w:ins>
    </w:p>
    <w:p w14:paraId="5D87EEE2" w14:textId="7AC3E673" w:rsidR="002D1C86" w:rsidDel="00C34F30" w:rsidRDefault="002D1C86" w:rsidP="002D1C86">
      <w:pPr>
        <w:spacing w:after="120"/>
        <w:jc w:val="both"/>
        <w:rPr>
          <w:ins w:id="19496" w:author="Rivera Cordero Daybeth Gabriela (GSE)" w:date="2025-10-20T19:01:00Z" w16du:dateUtc="2025-10-20T17:01:00Z"/>
          <w:del w:id="19497" w:author="Visone Rossana (GSE)" w:date="2025-10-21T18:44:00Z" w16du:dateUtc="2025-10-21T16:44:00Z"/>
        </w:rPr>
      </w:pPr>
      <w:ins w:id="19498" w:author="Rivera Cordero Daybeth Gabriela (GSE)" w:date="2025-10-20T19:01:00Z" w16du:dateUtc="2025-10-20T17:01:00Z">
        <w:del w:id="19499" w:author="Visone Rossana (GSE)" w:date="2025-10-21T18:44:00Z" w16du:dateUtc="2025-10-21T16:44:00Z">
          <w:r w:rsidDel="00C34F30">
            <w:delText xml:space="preserve">Per i Soggetti Privati, la modalità di accesso alla richiesta di incentivo può essere effettuata direttamente o indirettamente tramite una ESCo o la CER/configurazione di autoconsumo di cui il privato sia membro.  </w:delText>
          </w:r>
          <w:bookmarkStart w:id="19500" w:name="_Toc212462599"/>
          <w:bookmarkEnd w:id="19500"/>
        </w:del>
      </w:ins>
    </w:p>
    <w:p w14:paraId="42E430CA" w14:textId="0CB9401C" w:rsidR="002D1C86" w:rsidRPr="00CA0C37" w:rsidDel="00C34F30" w:rsidRDefault="002D1C86" w:rsidP="002D1C86">
      <w:pPr>
        <w:spacing w:after="120"/>
        <w:jc w:val="both"/>
        <w:rPr>
          <w:ins w:id="19501" w:author="Rivera Cordero Daybeth Gabriela (GSE)" w:date="2025-10-20T19:01:00Z" w16du:dateUtc="2025-10-20T17:01:00Z"/>
          <w:del w:id="19502" w:author="Visone Rossana (GSE)" w:date="2025-10-21T18:44:00Z" w16du:dateUtc="2025-10-21T16:44:00Z"/>
        </w:rPr>
      </w:pPr>
      <w:ins w:id="19503" w:author="Rivera Cordero Daybeth Gabriela (GSE)" w:date="2025-10-20T19:01:00Z" w16du:dateUtc="2025-10-20T17:01:00Z">
        <w:del w:id="19504" w:author="Visone Rossana (GSE)" w:date="2025-10-21T18:44:00Z" w16du:dateUtc="2025-10-21T16:44:00Z">
          <w:r w:rsidDel="00C34F30">
            <w:delText>Nel primo caso il Soggetto Privato si configura come Soggetto Responsabile, mentre nell’altro caso quest’ultimo viene identificato in uno degli altri soggetti deputati richiamati.</w:delText>
          </w:r>
          <w:bookmarkStart w:id="19505" w:name="_Toc212462600"/>
          <w:bookmarkEnd w:id="19505"/>
        </w:del>
      </w:ins>
    </w:p>
    <w:p w14:paraId="4730834F" w14:textId="77777777" w:rsidR="002D1C86" w:rsidRPr="00C72AD8" w:rsidRDefault="002D1C86">
      <w:pPr>
        <w:pStyle w:val="TITOLO20"/>
        <w:numPr>
          <w:ilvl w:val="2"/>
          <w:numId w:val="292"/>
        </w:numPr>
        <w:ind w:left="1134" w:hanging="708"/>
        <w:rPr>
          <w:ins w:id="19506" w:author="Rivera Cordero Daybeth Gabriela (GSE)" w:date="2025-10-20T19:01:00Z" w16du:dateUtc="2025-10-20T17:01:00Z"/>
        </w:rPr>
        <w:pPrChange w:id="19507" w:author="Rivera Cordero Daybeth Gabriela (GSE)" w:date="2025-10-20T19:13:00Z" w16du:dateUtc="2025-10-20T17:13:00Z">
          <w:pPr>
            <w:pStyle w:val="TITOLO3GSE"/>
            <w:numPr>
              <w:numId w:val="7"/>
            </w:numPr>
            <w:ind w:left="851" w:hanging="360"/>
            <w:jc w:val="left"/>
          </w:pPr>
        </w:pPrChange>
      </w:pPr>
      <w:bookmarkStart w:id="19508" w:name="_Toc212462601"/>
      <w:ins w:id="19509" w:author="Rivera Cordero Daybeth Gabriela (GSE)" w:date="2025-10-20T19:01:00Z" w16du:dateUtc="2025-10-20T17:01:00Z">
        <w:r w:rsidRPr="00923DC6">
          <w:t>Requisiti tecnici per l’accesso all’incentivo (Allegato I del Decreto)</w:t>
        </w:r>
        <w:bookmarkEnd w:id="19450"/>
        <w:bookmarkEnd w:id="19451"/>
        <w:bookmarkEnd w:id="19508"/>
      </w:ins>
    </w:p>
    <w:p w14:paraId="2B2A43F1" w14:textId="77777777" w:rsidR="002D1C86" w:rsidRPr="00832AA0" w:rsidRDefault="002D1C86" w:rsidP="002D1C86">
      <w:pPr>
        <w:spacing w:after="120"/>
        <w:jc w:val="both"/>
        <w:rPr>
          <w:ins w:id="19510" w:author="Rivera Cordero Daybeth Gabriela (GSE)" w:date="2025-10-20T19:01:00Z" w16du:dateUtc="2025-10-20T17:01:00Z"/>
          <w:bCs/>
        </w:rPr>
      </w:pPr>
      <w:ins w:id="19511" w:author="Rivera Cordero Daybeth Gabriela (GSE)" w:date="2025-10-20T19:01:00Z" w16du:dateUtc="2025-10-20T17:01:00Z">
        <w:r w:rsidRPr="00832AA0">
          <w:rPr>
            <w:bCs/>
          </w:rPr>
          <w:t>Per interventi di sostituzione di sistemi di illuminazione d’interni e delle pertinenze esterne degli edifici esistenti con sistemi a led o a più alta efficienza:</w:t>
        </w:r>
      </w:ins>
    </w:p>
    <w:p w14:paraId="0F7D5104" w14:textId="77777777" w:rsidR="002D1C86" w:rsidRPr="00832AA0" w:rsidRDefault="002D1C86" w:rsidP="002D1C86">
      <w:pPr>
        <w:spacing w:after="120"/>
        <w:jc w:val="both"/>
        <w:rPr>
          <w:ins w:id="19512" w:author="Rivera Cordero Daybeth Gabriela (GSE)" w:date="2025-10-20T19:01:00Z" w16du:dateUtc="2025-10-20T17:01:00Z"/>
          <w:bCs/>
        </w:rPr>
      </w:pPr>
      <w:ins w:id="19513" w:author="Rivera Cordero Daybeth Gabriela (GSE)" w:date="2025-10-20T19:01:00Z" w16du:dateUtc="2025-10-20T17:01:00Z">
        <w:r w:rsidRPr="00832AA0">
          <w:rPr>
            <w:bCs/>
          </w:rPr>
          <w:t>a)</w:t>
        </w:r>
        <w:r w:rsidRPr="00832AA0">
          <w:rPr>
            <w:bCs/>
          </w:rPr>
          <w:tab/>
          <w:t>le lampade devono essere certificate da laboratori accreditati anche per quanto riguarda le caratteristiche fotometriche (solido fotometrico, resa cromatica, flusso luminoso, efficienza), nonché per la loro conformità ai criteri di sicurezza e di compatibilità elettromagnetica previsti dalle norme tecniche vigenti e recanti la marcatura CE;</w:t>
        </w:r>
      </w:ins>
    </w:p>
    <w:p w14:paraId="5599BF79" w14:textId="77777777" w:rsidR="002D1C86" w:rsidRPr="00832AA0" w:rsidRDefault="002D1C86" w:rsidP="002D1C86">
      <w:pPr>
        <w:spacing w:after="120"/>
        <w:jc w:val="both"/>
        <w:rPr>
          <w:ins w:id="19514" w:author="Rivera Cordero Daybeth Gabriela (GSE)" w:date="2025-10-20T19:01:00Z" w16du:dateUtc="2025-10-20T17:01:00Z"/>
          <w:bCs/>
        </w:rPr>
      </w:pPr>
      <w:ins w:id="19515" w:author="Rivera Cordero Daybeth Gabriela (GSE)" w:date="2025-10-20T19:01:00Z" w16du:dateUtc="2025-10-20T17:01:00Z">
        <w:r w:rsidRPr="00832AA0">
          <w:rPr>
            <w:bCs/>
          </w:rPr>
          <w:t>b)</w:t>
        </w:r>
        <w:r w:rsidRPr="00832AA0">
          <w:rPr>
            <w:bCs/>
          </w:rPr>
          <w:tab/>
          <w:t>le lampade devono rispettare i seguenti requisiti tecnici:</w:t>
        </w:r>
      </w:ins>
    </w:p>
    <w:p w14:paraId="06536791" w14:textId="77777777" w:rsidR="002D1C86" w:rsidRPr="00832AA0" w:rsidRDefault="002D1C86" w:rsidP="002D1C86">
      <w:pPr>
        <w:spacing w:after="120"/>
        <w:ind w:left="1353"/>
        <w:jc w:val="both"/>
        <w:rPr>
          <w:ins w:id="19516" w:author="Rivera Cordero Daybeth Gabriela (GSE)" w:date="2025-10-20T19:01:00Z" w16du:dateUtc="2025-10-20T17:01:00Z"/>
          <w:bCs/>
        </w:rPr>
      </w:pPr>
      <w:ins w:id="19517" w:author="Rivera Cordero Daybeth Gabriela (GSE)" w:date="2025-10-20T19:01:00Z" w16du:dateUtc="2025-10-20T17:01:00Z">
        <w:r w:rsidRPr="00832AA0">
          <w:rPr>
            <w:bCs/>
          </w:rPr>
          <w:t>i.</w:t>
        </w:r>
        <w:r>
          <w:rPr>
            <w:bCs/>
          </w:rPr>
          <w:t xml:space="preserve"> </w:t>
        </w:r>
        <w:r w:rsidRPr="00832AA0">
          <w:rPr>
            <w:bCs/>
          </w:rPr>
          <w:t>indice di resa cromatica &gt;80 per l’illuminazione d’interni e &gt;60 per l’illuminazione delle pertinenze esterne degli edifici;</w:t>
        </w:r>
      </w:ins>
    </w:p>
    <w:p w14:paraId="48B8DAA6" w14:textId="77777777" w:rsidR="002D1C86" w:rsidRPr="00832AA0" w:rsidRDefault="002D1C86" w:rsidP="002D1C86">
      <w:pPr>
        <w:spacing w:after="120"/>
        <w:ind w:left="1353"/>
        <w:jc w:val="both"/>
        <w:rPr>
          <w:ins w:id="19518" w:author="Rivera Cordero Daybeth Gabriela (GSE)" w:date="2025-10-20T19:01:00Z" w16du:dateUtc="2025-10-20T17:01:00Z"/>
          <w:bCs/>
        </w:rPr>
      </w:pPr>
      <w:ins w:id="19519" w:author="Rivera Cordero Daybeth Gabriela (GSE)" w:date="2025-10-20T19:01:00Z" w16du:dateUtc="2025-10-20T17:01:00Z">
        <w:r w:rsidRPr="00832AA0">
          <w:rPr>
            <w:bCs/>
          </w:rPr>
          <w:t>ii.</w:t>
        </w:r>
        <w:r>
          <w:rPr>
            <w:bCs/>
          </w:rPr>
          <w:t xml:space="preserve"> </w:t>
        </w:r>
        <w:r w:rsidRPr="00832AA0">
          <w:rPr>
            <w:bCs/>
          </w:rPr>
          <w:t>efficienza luminosa minima: 80 lm/W.</w:t>
        </w:r>
      </w:ins>
    </w:p>
    <w:p w14:paraId="76A8FC40" w14:textId="77777777" w:rsidR="002D1C86" w:rsidRPr="00832AA0" w:rsidRDefault="002D1C86" w:rsidP="002D1C86">
      <w:pPr>
        <w:spacing w:after="120"/>
        <w:jc w:val="both"/>
        <w:rPr>
          <w:ins w:id="19520" w:author="Rivera Cordero Daybeth Gabriela (GSE)" w:date="2025-10-20T19:01:00Z" w16du:dateUtc="2025-10-20T17:01:00Z"/>
          <w:bCs/>
        </w:rPr>
      </w:pPr>
      <w:ins w:id="19521" w:author="Rivera Cordero Daybeth Gabriela (GSE)" w:date="2025-10-20T19:01:00Z" w16du:dateUtc="2025-10-20T17:01:00Z">
        <w:r w:rsidRPr="00832AA0">
          <w:rPr>
            <w:bCs/>
          </w:rPr>
          <w:t>c)</w:t>
        </w:r>
        <w:r w:rsidRPr="00832AA0">
          <w:rPr>
            <w:bCs/>
          </w:rPr>
          <w:tab/>
          <w:t>la potenza installata delle lampade non deve superare il 50% della potenza sostituita, nel rispetto dei criteri illuminotecnici previsti dalla normativa vigente; laddove tale limite non sia rispettato a causa del sottodimensionamento dell’impianto ante-operam imputabile al mancato rispetto dei criteri illuminotecnici previsti dalla normativa vigente UNI EN 12464-1 l’incentivo è ammissibile esclusivamente per la quota potenza pari al 50% della potenza sostituita. Nei casi di ambienti residenziali il criterio illuminotecnico minimo è definito dalla condizione ante operam;</w:t>
        </w:r>
      </w:ins>
    </w:p>
    <w:p w14:paraId="4BE21D4F" w14:textId="77777777" w:rsidR="002D1C86" w:rsidRPr="00832AA0" w:rsidRDefault="002D1C86" w:rsidP="002D1C86">
      <w:pPr>
        <w:spacing w:after="120"/>
        <w:jc w:val="both"/>
        <w:rPr>
          <w:ins w:id="19522" w:author="Rivera Cordero Daybeth Gabriela (GSE)" w:date="2025-10-20T19:01:00Z" w16du:dateUtc="2025-10-20T17:01:00Z"/>
          <w:bCs/>
        </w:rPr>
      </w:pPr>
      <w:ins w:id="19523" w:author="Rivera Cordero Daybeth Gabriela (GSE)" w:date="2025-10-20T19:01:00Z" w16du:dateUtc="2025-10-20T17:01:00Z">
        <w:r w:rsidRPr="00832AA0">
          <w:rPr>
            <w:bCs/>
          </w:rPr>
          <w:t>d)</w:t>
        </w:r>
        <w:r w:rsidRPr="00832AA0">
          <w:rPr>
            <w:bCs/>
          </w:rPr>
          <w:tab/>
        </w:r>
        <w:r w:rsidRPr="008044ED">
          <w:rPr>
            <w:bCs/>
          </w:rPr>
          <w:t xml:space="preserve">gli apparecchi di illuminazione devono rispettare i requisiti minimi definiti dai regolamenti UE 2017/1369 e dai regolamenti comunitari emanati ai sensi della direttiva 2009/125/CE e successive modifiche di cui alla Direttiva 2012/27/UE. Gli apparecchi di illuminazione devono avere </w:t>
        </w:r>
        <w:r w:rsidRPr="008044ED">
          <w:rPr>
            <w:bCs/>
          </w:rPr>
          <w:lastRenderedPageBreak/>
          <w:t>almeno le stesse caratteristiche tecnico funzionali di quelli sostituiti e permettere il rispetto dei requisiti normativi d’impianto previsti dalle norme UNI e CEI vigenti;</w:t>
        </w:r>
      </w:ins>
    </w:p>
    <w:p w14:paraId="3C8B357E" w14:textId="77777777" w:rsidR="002D1C86" w:rsidRDefault="002D1C86" w:rsidP="002D1C86">
      <w:pPr>
        <w:spacing w:after="120"/>
        <w:jc w:val="both"/>
        <w:rPr>
          <w:ins w:id="19524" w:author="Rivera Cordero Daybeth Gabriela (GSE)" w:date="2025-10-20T19:01:00Z" w16du:dateUtc="2025-10-20T17:01:00Z"/>
          <w:bCs/>
        </w:rPr>
      </w:pPr>
      <w:ins w:id="19525" w:author="Rivera Cordero Daybeth Gabriela (GSE)" w:date="2025-10-20T19:01:00Z" w16du:dateUtc="2025-10-20T17:01:00Z">
        <w:r w:rsidRPr="00832AA0">
          <w:rPr>
            <w:bCs/>
          </w:rPr>
          <w:t>e)</w:t>
        </w:r>
        <w:r w:rsidRPr="00832AA0">
          <w:rPr>
            <w:bCs/>
          </w:rPr>
          <w:tab/>
          <w:t>i sistemi di illuminazione esterni o emittenti verso l’esterno sono realizzati in conformità alla normativa sull’inquinamento luminoso e sulla sicurezza, ove presente.</w:t>
        </w:r>
      </w:ins>
    </w:p>
    <w:p w14:paraId="438FFBCA" w14:textId="77777777" w:rsidR="002D1C86" w:rsidRPr="00923DC6" w:rsidRDefault="002D1C86">
      <w:pPr>
        <w:pStyle w:val="TITOLO20"/>
        <w:numPr>
          <w:ilvl w:val="2"/>
          <w:numId w:val="292"/>
        </w:numPr>
        <w:ind w:left="1134" w:hanging="708"/>
        <w:rPr>
          <w:ins w:id="19526" w:author="Rivera Cordero Daybeth Gabriela (GSE)" w:date="2025-10-20T19:01:00Z" w16du:dateUtc="2025-10-20T17:01:00Z"/>
        </w:rPr>
        <w:pPrChange w:id="19527" w:author="Rivera Cordero Daybeth Gabriela (GSE)" w:date="2025-10-20T19:14:00Z" w16du:dateUtc="2025-10-20T17:14:00Z">
          <w:pPr>
            <w:pStyle w:val="TITOLO3GSE"/>
            <w:numPr>
              <w:numId w:val="7"/>
            </w:numPr>
            <w:ind w:left="851" w:hanging="360"/>
          </w:pPr>
        </w:pPrChange>
      </w:pPr>
      <w:bookmarkStart w:id="19528" w:name="_Toc90649953"/>
      <w:bookmarkStart w:id="19529" w:name="_Toc178585528"/>
      <w:bookmarkStart w:id="19530" w:name="_Toc212462602"/>
      <w:ins w:id="19531" w:author="Rivera Cordero Daybeth Gabriela (GSE)" w:date="2025-10-20T19:01:00Z" w16du:dateUtc="2025-10-20T17:01:00Z">
        <w:r w:rsidRPr="00923DC6">
          <w:t>Spese ammissibili ai fini del calcolo dell’incentivazione (art. 5)</w:t>
        </w:r>
        <w:bookmarkEnd w:id="19528"/>
        <w:bookmarkEnd w:id="19529"/>
        <w:bookmarkEnd w:id="19530"/>
      </w:ins>
    </w:p>
    <w:p w14:paraId="05BB4622" w14:textId="77777777" w:rsidR="002D1C86" w:rsidRPr="00CA0C37" w:rsidRDefault="002D1C86" w:rsidP="002D1C86">
      <w:pPr>
        <w:spacing w:after="120"/>
        <w:jc w:val="both"/>
        <w:rPr>
          <w:ins w:id="19532" w:author="Rivera Cordero Daybeth Gabriela (GSE)" w:date="2025-10-20T19:01:00Z" w16du:dateUtc="2025-10-20T17:01:00Z"/>
          <w:bCs/>
        </w:rPr>
      </w:pPr>
      <w:ins w:id="19533" w:author="Rivera Cordero Daybeth Gabriela (GSE)" w:date="2025-10-20T19:01:00Z" w16du:dateUtc="2025-10-20T17:01:00Z">
        <w:r>
          <w:rPr>
            <w:bCs/>
          </w:rPr>
          <w:t>S</w:t>
        </w:r>
        <w:r w:rsidRPr="00CA0C37">
          <w:rPr>
            <w:bCs/>
          </w:rPr>
          <w:t xml:space="preserve">ono </w:t>
        </w:r>
        <w:r>
          <w:rPr>
            <w:bCs/>
          </w:rPr>
          <w:t>d</w:t>
        </w:r>
        <w:r w:rsidRPr="00CA0C37">
          <w:rPr>
            <w:bCs/>
          </w:rPr>
          <w:t>i seguito elencate le spese ammesse ai fini del calcolo dell’incentivo, che dovranno essere riportate, se pertinenti, nelle fatture attestanti gli interventi effettuati:</w:t>
        </w:r>
      </w:ins>
    </w:p>
    <w:p w14:paraId="7C7E4058" w14:textId="77777777" w:rsidR="002D1C86" w:rsidRPr="00CA0C37" w:rsidRDefault="002D1C86" w:rsidP="002D1C86">
      <w:pPr>
        <w:numPr>
          <w:ilvl w:val="0"/>
          <w:numId w:val="500"/>
        </w:numPr>
        <w:tabs>
          <w:tab w:val="clear" w:pos="360"/>
          <w:tab w:val="num" w:pos="568"/>
        </w:tabs>
        <w:spacing w:after="120" w:line="276" w:lineRule="auto"/>
        <w:ind w:left="567"/>
        <w:jc w:val="both"/>
        <w:rPr>
          <w:ins w:id="19534" w:author="Rivera Cordero Daybeth Gabriela (GSE)" w:date="2025-10-20T19:01:00Z" w16du:dateUtc="2025-10-20T17:01:00Z"/>
          <w:rFonts w:cs="Calibri"/>
        </w:rPr>
      </w:pPr>
      <w:ins w:id="19535" w:author="Rivera Cordero Daybeth Gabriela (GSE)" w:date="2025-10-20T19:01:00Z" w16du:dateUtc="2025-10-20T17:01:00Z">
        <w:r w:rsidRPr="00CA0C37">
          <w:rPr>
            <w:rFonts w:cs="Calibri"/>
          </w:rPr>
          <w:t>fornitura e messa in opera di sistemi efficienti di illuminazione conformi ai requisiti minimi sopra riportati</w:t>
        </w:r>
        <w:r w:rsidRPr="00CA0C37">
          <w:rPr>
            <w:rFonts w:cs="Calibri"/>
            <w:bCs/>
          </w:rPr>
          <w:t>;</w:t>
        </w:r>
      </w:ins>
    </w:p>
    <w:p w14:paraId="12776070" w14:textId="77777777" w:rsidR="002D1C86" w:rsidRPr="00CA0C37" w:rsidRDefault="002D1C86" w:rsidP="002D1C86">
      <w:pPr>
        <w:numPr>
          <w:ilvl w:val="0"/>
          <w:numId w:val="500"/>
        </w:numPr>
        <w:tabs>
          <w:tab w:val="clear" w:pos="360"/>
          <w:tab w:val="num" w:pos="568"/>
        </w:tabs>
        <w:spacing w:after="120" w:line="276" w:lineRule="auto"/>
        <w:ind w:left="567"/>
        <w:jc w:val="both"/>
        <w:rPr>
          <w:ins w:id="19536" w:author="Rivera Cordero Daybeth Gabriela (GSE)" w:date="2025-10-20T19:01:00Z" w16du:dateUtc="2025-10-20T17:01:00Z"/>
          <w:rFonts w:cs="Calibri"/>
          <w:bCs/>
        </w:rPr>
      </w:pPr>
      <w:ins w:id="19537" w:author="Rivera Cordero Daybeth Gabriela (GSE)" w:date="2025-10-20T19:01:00Z" w16du:dateUtc="2025-10-20T17:01:00Z">
        <w:r w:rsidRPr="00CA0C37">
          <w:rPr>
            <w:rFonts w:cs="Calibri"/>
            <w:bCs/>
          </w:rPr>
          <w:t>adeguamenti dell’impianto elettrico, ivi compresa la messa a norma</w:t>
        </w:r>
        <w:r w:rsidRPr="00CA0C37">
          <w:rPr>
            <w:rFonts w:cs="Calibri"/>
          </w:rPr>
          <w:t>;</w:t>
        </w:r>
      </w:ins>
    </w:p>
    <w:p w14:paraId="08BB74E5" w14:textId="77777777" w:rsidR="002D1C86" w:rsidRPr="00CA0C37" w:rsidRDefault="002D1C86" w:rsidP="002D1C86">
      <w:pPr>
        <w:numPr>
          <w:ilvl w:val="0"/>
          <w:numId w:val="500"/>
        </w:numPr>
        <w:tabs>
          <w:tab w:val="clear" w:pos="360"/>
          <w:tab w:val="num" w:pos="568"/>
        </w:tabs>
        <w:spacing w:after="120" w:line="276" w:lineRule="auto"/>
        <w:ind w:left="567"/>
        <w:jc w:val="both"/>
        <w:rPr>
          <w:ins w:id="19538" w:author="Rivera Cordero Daybeth Gabriela (GSE)" w:date="2025-10-20T19:01:00Z" w16du:dateUtc="2025-10-20T17:01:00Z"/>
          <w:rFonts w:cs="Calibri"/>
        </w:rPr>
      </w:pPr>
      <w:ins w:id="19539" w:author="Rivera Cordero Daybeth Gabriela (GSE)" w:date="2025-10-20T19:01:00Z" w16du:dateUtc="2025-10-20T17:01:00Z">
        <w:r w:rsidRPr="00CA0C37">
          <w:rPr>
            <w:rFonts w:cs="Calibri"/>
          </w:rPr>
          <w:t>eventuale smontaggio e dismissione dei sistemi per l’illuminazione preesistenti;</w:t>
        </w:r>
      </w:ins>
    </w:p>
    <w:p w14:paraId="1A801E41" w14:textId="77777777" w:rsidR="002D1C86" w:rsidRPr="00CA0C37" w:rsidRDefault="002D1C86" w:rsidP="002D1C86">
      <w:pPr>
        <w:numPr>
          <w:ilvl w:val="0"/>
          <w:numId w:val="500"/>
        </w:numPr>
        <w:tabs>
          <w:tab w:val="clear" w:pos="360"/>
          <w:tab w:val="num" w:pos="568"/>
        </w:tabs>
        <w:spacing w:after="120" w:line="276" w:lineRule="auto"/>
        <w:ind w:left="567"/>
        <w:jc w:val="both"/>
        <w:rPr>
          <w:ins w:id="19540" w:author="Rivera Cordero Daybeth Gabriela (GSE)" w:date="2025-10-20T19:01:00Z" w16du:dateUtc="2025-10-20T17:01:00Z"/>
          <w:rFonts w:cs="Calibri"/>
        </w:rPr>
      </w:pPr>
      <w:ins w:id="19541" w:author="Rivera Cordero Daybeth Gabriela (GSE)" w:date="2025-10-20T19:01:00Z" w16du:dateUtc="2025-10-20T17:01:00Z">
        <w:r w:rsidRPr="00CA0C37">
          <w:rPr>
            <w:rFonts w:cs="Calibri"/>
          </w:rPr>
          <w:t>prestazioni professionali connesse alla realizzazione degli interventi.</w:t>
        </w:r>
      </w:ins>
    </w:p>
    <w:p w14:paraId="40156BC5" w14:textId="77777777" w:rsidR="002D1C86" w:rsidRDefault="002D1C86" w:rsidP="002D1C86">
      <w:pPr>
        <w:spacing w:after="120"/>
        <w:jc w:val="both"/>
        <w:rPr>
          <w:ins w:id="19542" w:author="Rivera Cordero Daybeth Gabriela (GSE)" w:date="2025-10-20T19:01:00Z" w16du:dateUtc="2025-10-20T17:01:00Z"/>
          <w:bCs/>
        </w:rPr>
      </w:pPr>
      <w:ins w:id="19543" w:author="Rivera Cordero Daybeth Gabriela (GSE)" w:date="2025-10-20T19:01:00Z" w16du:dateUtc="2025-10-20T17:01:00Z">
        <w:r w:rsidRPr="00CA0C37">
          <w:rPr>
            <w:bCs/>
          </w:rPr>
          <w:t>Le spese ammissibili sono comprensive di IVA dove essa costituisce un costo. Il trasporto rientra tra le spese ammissibili perché facente parte della fornitura.</w:t>
        </w:r>
      </w:ins>
    </w:p>
    <w:p w14:paraId="10D43B56" w14:textId="77777777" w:rsidR="002D1C86" w:rsidRDefault="002D1C86" w:rsidP="002D1C86">
      <w:pPr>
        <w:jc w:val="both"/>
        <w:rPr>
          <w:ins w:id="19544" w:author="Rivera Cordero Daybeth Gabriela (GSE)" w:date="2025-10-20T19:01:00Z" w16du:dateUtc="2025-10-20T17:01:00Z"/>
          <w:rFonts w:cs="Calibri"/>
        </w:rPr>
      </w:pPr>
      <w:ins w:id="19545" w:author="Rivera Cordero Daybeth Gabriela (GSE)" w:date="2025-10-20T19:01:00Z" w16du:dateUtc="2025-10-20T17:01:00Z">
        <w:r w:rsidRPr="00D673A9">
          <w:rPr>
            <w:rFonts w:cs="Calibri"/>
          </w:rPr>
          <w:t>Per i soli interventi di sostituzione dei sistemi di illuminazione ove la potenza ante-operam era inferiore al limite minimo di norma, le spese ammissibili dovranno essere ridotte per tener conto delle spese imputabili alla sola potenza incentivabile.</w:t>
        </w:r>
      </w:ins>
    </w:p>
    <w:p w14:paraId="38F512C2" w14:textId="77777777" w:rsidR="002D1C86" w:rsidRPr="00923DC6" w:rsidRDefault="002D1C86">
      <w:pPr>
        <w:pStyle w:val="TITOLO20"/>
        <w:numPr>
          <w:ilvl w:val="2"/>
          <w:numId w:val="292"/>
        </w:numPr>
        <w:ind w:left="1134" w:hanging="708"/>
        <w:rPr>
          <w:ins w:id="19546" w:author="Rivera Cordero Daybeth Gabriela (GSE)" w:date="2025-10-20T19:01:00Z" w16du:dateUtc="2025-10-20T17:01:00Z"/>
        </w:rPr>
        <w:pPrChange w:id="19547" w:author="Rivera Cordero Daybeth Gabriela (GSE)" w:date="2025-10-20T19:15:00Z" w16du:dateUtc="2025-10-20T17:15:00Z">
          <w:pPr>
            <w:pStyle w:val="TITOLO3GSE"/>
            <w:numPr>
              <w:numId w:val="7"/>
            </w:numPr>
            <w:ind w:left="851" w:hanging="360"/>
          </w:pPr>
        </w:pPrChange>
      </w:pPr>
      <w:ins w:id="19548" w:author="Rivera Cordero Daybeth Gabriela (GSE)" w:date="2025-10-20T19:01:00Z" w16du:dateUtc="2025-10-20T17:01:00Z">
        <w:r w:rsidRPr="00923DC6">
          <w:t xml:space="preserve"> </w:t>
        </w:r>
        <w:bookmarkStart w:id="19549" w:name="_Toc90649954"/>
        <w:bookmarkStart w:id="19550" w:name="_Toc178585529"/>
        <w:bookmarkStart w:id="19551" w:name="_Toc212462603"/>
        <w:r w:rsidRPr="00923DC6">
          <w:t>Calcolo dell’incentivo (Allegato II – 1 del Decreto)</w:t>
        </w:r>
        <w:bookmarkEnd w:id="19549"/>
        <w:bookmarkEnd w:id="19550"/>
        <w:bookmarkEnd w:id="19551"/>
      </w:ins>
    </w:p>
    <w:p w14:paraId="2CDD5F04" w14:textId="77777777" w:rsidR="002D1C86" w:rsidRDefault="002D1C86" w:rsidP="002D1C86">
      <w:pPr>
        <w:spacing w:after="120"/>
        <w:jc w:val="both"/>
        <w:rPr>
          <w:ins w:id="19552" w:author="Rivera Cordero Daybeth Gabriela (GSE)" w:date="2025-10-20T19:01:00Z" w16du:dateUtc="2025-10-20T17:01:00Z"/>
        </w:rPr>
      </w:pPr>
      <w:ins w:id="19553" w:author="Rivera Cordero Daybeth Gabriela (GSE)" w:date="2025-10-20T19:01:00Z" w16du:dateUtc="2025-10-20T17:01:00Z">
        <w:r w:rsidRPr="00C72AD8">
          <w:t>Per interventi di sostituzione di sistemi per l’illuminazione d’interni e delle pertinenze esterne degli edifici esistenti con sistemi efficienti di illuminazione, l’incentivo totale cumulato per gli anni di godimento è pari al 40% delle spese sostenute ammissibili, fermo restando il rispetto dei costi massimi unitari e dei massimali di incentivo previsti:</w:t>
        </w:r>
      </w:ins>
    </w:p>
    <w:p w14:paraId="4392DB51" w14:textId="77777777" w:rsidR="002D1C86" w:rsidRPr="00C72AD8" w:rsidRDefault="002D1C86" w:rsidP="002D1C86">
      <w:pPr>
        <w:spacing w:before="122"/>
        <w:jc w:val="center"/>
        <w:rPr>
          <w:ins w:id="19554" w:author="Rivera Cordero Daybeth Gabriela (GSE)" w:date="2025-10-20T19:01:00Z" w16du:dateUtc="2025-10-20T17:01:00Z"/>
          <w:sz w:val="16"/>
        </w:rPr>
      </w:pPr>
      <w:ins w:id="19555" w:author="Rivera Cordero Daybeth Gabriela (GSE)" w:date="2025-10-20T19:01:00Z" w16du:dateUtc="2025-10-20T17:01:00Z">
        <w:r w:rsidRPr="00C72AD8">
          <w:rPr>
            <w:w w:val="105"/>
            <w:position w:val="5"/>
          </w:rPr>
          <w:t>I</w:t>
        </w:r>
        <w:r w:rsidRPr="00C72AD8">
          <w:rPr>
            <w:w w:val="105"/>
            <w:sz w:val="16"/>
          </w:rPr>
          <w:t xml:space="preserve">tot </w:t>
        </w:r>
        <w:r w:rsidRPr="00C72AD8">
          <w:rPr>
            <w:w w:val="115"/>
            <w:position w:val="5"/>
          </w:rPr>
          <w:t>=</w:t>
        </w:r>
        <w:r>
          <w:rPr>
            <w:w w:val="115"/>
            <w:position w:val="5"/>
          </w:rPr>
          <w:t xml:space="preserve"> </w:t>
        </w:r>
        <w:r w:rsidRPr="004E59E6">
          <w:rPr>
            <w:rFonts w:cs="Calibri"/>
            <w:i/>
            <w:sz w:val="28"/>
            <w:szCs w:val="28"/>
            <w:rPrChange w:id="19556" w:author="Di Lorenzo Michele (GSE)" w:date="2025-10-29T12:03:00Z" w16du:dateUtc="2025-10-29T11:03:00Z">
              <w:rPr>
                <w:rFonts w:cs="Calibri"/>
                <w:i/>
                <w:sz w:val="28"/>
                <w:szCs w:val="28"/>
                <w:lang w:val="en-US"/>
              </w:rPr>
            </w:rPrChange>
          </w:rPr>
          <w:t>40</w:t>
        </w:r>
        <w:r w:rsidRPr="00C72AD8">
          <w:rPr>
            <w:w w:val="115"/>
            <w:position w:val="5"/>
          </w:rPr>
          <w:t xml:space="preserve"> </w:t>
        </w:r>
        <w:r w:rsidRPr="00C72AD8">
          <w:rPr>
            <w:w w:val="105"/>
            <w:position w:val="5"/>
          </w:rPr>
          <w:t>%</w:t>
        </w:r>
        <w:r w:rsidRPr="00C72AD8">
          <w:rPr>
            <w:w w:val="105"/>
            <w:sz w:val="16"/>
          </w:rPr>
          <w:t xml:space="preserve">spesa </w:t>
        </w:r>
        <w:r w:rsidRPr="00C72AD8">
          <w:rPr>
            <w:position w:val="5"/>
          </w:rPr>
          <w:t xml:space="preserve">∙ </w:t>
        </w:r>
        <w:r w:rsidRPr="00C72AD8">
          <w:rPr>
            <w:w w:val="105"/>
            <w:position w:val="5"/>
          </w:rPr>
          <w:t xml:space="preserve">C </w:t>
        </w:r>
        <w:r w:rsidRPr="00C72AD8">
          <w:rPr>
            <w:position w:val="5"/>
          </w:rPr>
          <w:t xml:space="preserve">∙ </w:t>
        </w:r>
        <w:r w:rsidRPr="00C72AD8">
          <w:rPr>
            <w:w w:val="105"/>
            <w:position w:val="5"/>
          </w:rPr>
          <w:t>S</w:t>
        </w:r>
        <w:r w:rsidRPr="00C72AD8">
          <w:rPr>
            <w:w w:val="105"/>
            <w:sz w:val="16"/>
          </w:rPr>
          <w:t xml:space="preserve">ed </w:t>
        </w:r>
      </w:ins>
    </w:p>
    <w:p w14:paraId="73F49B79" w14:textId="77777777" w:rsidR="002D1C86" w:rsidRPr="00C72AD8" w:rsidRDefault="002D1C86" w:rsidP="002D1C86">
      <w:pPr>
        <w:pStyle w:val="Corpotesto"/>
        <w:spacing w:before="111"/>
        <w:ind w:left="561"/>
        <w:rPr>
          <w:ins w:id="19557" w:author="Rivera Cordero Daybeth Gabriela (GSE)" w:date="2025-10-20T19:01:00Z" w16du:dateUtc="2025-10-20T17:01:00Z"/>
          <w:rFonts w:asciiTheme="minorHAnsi" w:hAnsiTheme="minorHAnsi"/>
        </w:rPr>
      </w:pPr>
      <w:ins w:id="19558" w:author="Rivera Cordero Daybeth Gabriela (GSE)" w:date="2025-10-20T19:01:00Z" w16du:dateUtc="2025-10-20T17:01:00Z">
        <w:r w:rsidRPr="00C72AD8">
          <w:rPr>
            <w:rFonts w:asciiTheme="minorHAnsi" w:hAnsiTheme="minorHAnsi"/>
          </w:rPr>
          <w:t>con</w:t>
        </w:r>
      </w:ins>
    </w:p>
    <w:p w14:paraId="09FD6420" w14:textId="77777777" w:rsidR="002D1C86" w:rsidRPr="00C72AD8" w:rsidRDefault="002D1C86" w:rsidP="002D1C86">
      <w:pPr>
        <w:spacing w:before="165"/>
        <w:jc w:val="center"/>
        <w:rPr>
          <w:ins w:id="19559" w:author="Rivera Cordero Daybeth Gabriela (GSE)" w:date="2025-10-20T19:01:00Z" w16du:dateUtc="2025-10-20T17:01:00Z"/>
          <w:sz w:val="16"/>
        </w:rPr>
      </w:pPr>
      <w:ins w:id="19560" w:author="Rivera Cordero Daybeth Gabriela (GSE)" w:date="2025-10-20T19:01:00Z" w16du:dateUtc="2025-10-20T17:01:00Z">
        <w:r w:rsidRPr="00C72AD8">
          <w:rPr>
            <w:w w:val="130"/>
            <w:position w:val="5"/>
          </w:rPr>
          <w:t>I</w:t>
        </w:r>
        <w:r w:rsidRPr="00C72AD8">
          <w:rPr>
            <w:w w:val="130"/>
            <w:sz w:val="16"/>
          </w:rPr>
          <w:t xml:space="preserve">tot </w:t>
        </w:r>
        <w:r w:rsidRPr="00C72AD8">
          <w:rPr>
            <w:w w:val="130"/>
            <w:position w:val="5"/>
          </w:rPr>
          <w:t>≤ I</w:t>
        </w:r>
        <w:r w:rsidRPr="00C72AD8">
          <w:rPr>
            <w:w w:val="130"/>
            <w:sz w:val="16"/>
          </w:rPr>
          <w:t>max</w:t>
        </w:r>
      </w:ins>
    </w:p>
    <w:p w14:paraId="58F6DA25" w14:textId="77777777" w:rsidR="002D1C86" w:rsidRPr="00C72AD8" w:rsidRDefault="002D1C86" w:rsidP="002D1C86">
      <w:pPr>
        <w:pStyle w:val="Corpotesto"/>
        <w:spacing w:before="4"/>
        <w:jc w:val="center"/>
        <w:rPr>
          <w:ins w:id="19561" w:author="Rivera Cordero Daybeth Gabriela (GSE)" w:date="2025-10-20T19:01:00Z" w16du:dateUtc="2025-10-20T17:01:00Z"/>
          <w:rFonts w:asciiTheme="minorHAnsi" w:hAnsiTheme="minorHAnsi"/>
          <w:sz w:val="19"/>
        </w:rPr>
      </w:pPr>
    </w:p>
    <w:p w14:paraId="111B91F7" w14:textId="77777777" w:rsidR="002D1C86" w:rsidRPr="00453E13" w:rsidRDefault="002D1C86" w:rsidP="002D1C86">
      <w:pPr>
        <w:pStyle w:val="Corpotesto"/>
        <w:ind w:left="561"/>
        <w:rPr>
          <w:ins w:id="19562" w:author="Rivera Cordero Daybeth Gabriela (GSE)" w:date="2025-10-20T19:01:00Z" w16du:dateUtc="2025-10-20T17:01:00Z"/>
          <w:rFonts w:asciiTheme="minorHAnsi" w:hAnsiTheme="minorHAnsi"/>
          <w:sz w:val="20"/>
        </w:rPr>
      </w:pPr>
      <w:ins w:id="19563" w:author="Rivera Cordero Daybeth Gabriela (GSE)" w:date="2025-10-20T19:01:00Z" w16du:dateUtc="2025-10-20T17:01:00Z">
        <w:r w:rsidRPr="00C72AD8">
          <w:rPr>
            <w:rFonts w:asciiTheme="minorHAnsi" w:hAnsiTheme="minorHAnsi"/>
          </w:rPr>
          <w:t xml:space="preserve">dove </w:t>
        </w:r>
      </w:ins>
    </w:p>
    <w:p w14:paraId="69BB6002" w14:textId="2566B60C" w:rsidR="002D1C86" w:rsidRPr="00150416" w:rsidRDefault="002D1C86">
      <w:pPr>
        <w:pStyle w:val="Corpotesto"/>
        <w:tabs>
          <w:tab w:val="left" w:pos="1979"/>
        </w:tabs>
        <w:spacing w:before="126"/>
        <w:ind w:left="1980" w:hanging="1419"/>
        <w:jc w:val="both"/>
        <w:rPr>
          <w:ins w:id="19564" w:author="Rivera Cordero Daybeth Gabriela (GSE)" w:date="2025-10-20T19:01:00Z" w16du:dateUtc="2025-10-20T17:01:00Z"/>
          <w:rFonts w:asciiTheme="minorHAnsi" w:hAnsiTheme="minorHAnsi"/>
          <w:strike/>
          <w:sz w:val="20"/>
          <w:szCs w:val="20"/>
        </w:rPr>
      </w:pPr>
      <w:ins w:id="19565" w:author="Rivera Cordero Daybeth Gabriela (GSE)" w:date="2025-10-20T19:01:00Z" w16du:dateUtc="2025-10-20T17:01:00Z">
        <w:r w:rsidRPr="00C72AD8">
          <w:rPr>
            <w:rFonts w:asciiTheme="minorHAnsi" w:hAnsiTheme="minorHAnsi"/>
            <w:spacing w:val="-4"/>
          </w:rPr>
          <w:t>S</w:t>
        </w:r>
        <w:r w:rsidRPr="00C72AD8">
          <w:rPr>
            <w:rFonts w:asciiTheme="minorHAnsi" w:hAnsiTheme="minorHAnsi"/>
            <w:spacing w:val="-4"/>
            <w:vertAlign w:val="subscript"/>
          </w:rPr>
          <w:t>ed</w:t>
        </w:r>
        <w:r>
          <w:rPr>
            <w:rFonts w:asciiTheme="minorHAnsi" w:hAnsiTheme="minorHAnsi"/>
            <w:spacing w:val="-4"/>
          </w:rPr>
          <w:t xml:space="preserve">            </w:t>
        </w:r>
      </w:ins>
      <w:ins w:id="19566" w:author="Rivera Cordero Daybeth Gabriela (GSE)" w:date="2025-10-20T19:20:00Z" w16du:dateUtc="2025-10-20T17:20:00Z">
        <w:r w:rsidR="003C24B8">
          <w:rPr>
            <w:rFonts w:asciiTheme="minorHAnsi" w:hAnsiTheme="minorHAnsi"/>
            <w:spacing w:val="-4"/>
          </w:rPr>
          <w:t xml:space="preserve">  </w:t>
        </w:r>
      </w:ins>
      <w:ins w:id="19567" w:author="Rivera Cordero Daybeth Gabriela (GSE)" w:date="2025-10-20T19:21:00Z" w16du:dateUtc="2025-10-20T17:21:00Z">
        <w:r w:rsidR="003C24B8">
          <w:rPr>
            <w:rFonts w:asciiTheme="minorHAnsi" w:hAnsiTheme="minorHAnsi"/>
            <w:spacing w:val="-4"/>
          </w:rPr>
          <w:t xml:space="preserve"> </w:t>
        </w:r>
      </w:ins>
      <w:ins w:id="19568" w:author="Rivera Cordero Daybeth Gabriela (GSE)" w:date="2025-10-20T19:01:00Z" w16du:dateUtc="2025-10-20T17:01:00Z">
        <w:r w:rsidRPr="00150416">
          <w:rPr>
            <w:rFonts w:asciiTheme="minorHAnsi" w:eastAsia="Times New Roman" w:hAnsiTheme="minorHAnsi"/>
            <w:sz w:val="20"/>
            <w:szCs w:val="22"/>
          </w:rPr>
          <w:t>è la superficie utile dell’edificio soggetta ad intervento, in metri quadrati.</w:t>
        </w:r>
        <w:r w:rsidRPr="00150416">
          <w:rPr>
            <w:rFonts w:asciiTheme="minorHAnsi" w:hAnsiTheme="minorHAnsi"/>
            <w:sz w:val="20"/>
            <w:szCs w:val="20"/>
          </w:rPr>
          <w:t xml:space="preserve"> </w:t>
        </w:r>
        <w:r w:rsidRPr="00150416">
          <w:rPr>
            <w:strike/>
            <w:sz w:val="20"/>
            <w:szCs w:val="20"/>
            <w:highlight w:val="yellow"/>
          </w:rPr>
          <w:t>Nel caso dove</w:t>
        </w:r>
        <w:r w:rsidRPr="00150416">
          <w:rPr>
            <w:rFonts w:asciiTheme="minorHAnsi" w:hAnsiTheme="minorHAnsi"/>
            <w:strike/>
            <w:sz w:val="20"/>
            <w:szCs w:val="20"/>
            <w:highlight w:val="yellow"/>
          </w:rPr>
          <w:t xml:space="preserve"> </w:t>
        </w:r>
        <w:r w:rsidRPr="00150416">
          <w:rPr>
            <w:strike/>
            <w:sz w:val="20"/>
            <w:szCs w:val="20"/>
            <w:highlight w:val="yellow"/>
          </w:rPr>
          <w:t xml:space="preserve">l’intervento </w:t>
        </w:r>
        <w:r w:rsidRPr="00150416">
          <w:rPr>
            <w:rFonts w:asciiTheme="minorHAnsi" w:hAnsiTheme="minorHAnsi"/>
            <w:strike/>
            <w:sz w:val="20"/>
            <w:szCs w:val="20"/>
            <w:highlight w:val="yellow"/>
          </w:rPr>
          <w:t>sia eseguito sulle pertinenze, per superficie utile (S</w:t>
        </w:r>
        <w:r w:rsidRPr="00150416">
          <w:rPr>
            <w:rFonts w:asciiTheme="minorHAnsi" w:hAnsiTheme="minorHAnsi"/>
            <w:strike/>
            <w:sz w:val="20"/>
            <w:szCs w:val="20"/>
            <w:highlight w:val="yellow"/>
            <w:vertAlign w:val="subscript"/>
          </w:rPr>
          <w:t>ed</w:t>
        </w:r>
        <w:r w:rsidRPr="00150416">
          <w:rPr>
            <w:rFonts w:asciiTheme="minorHAnsi" w:hAnsiTheme="minorHAnsi"/>
            <w:strike/>
            <w:sz w:val="20"/>
            <w:szCs w:val="20"/>
            <w:highlight w:val="yellow"/>
          </w:rPr>
          <w:t>) è da intendersi la Superficie della pertinenza effettivamente oggetto dell’intervento, sino al raggiungimento di un valore pari a due volte quella della superficie utile dell’edificio di cui l’ambiente costituisce pertinenza;</w:t>
        </w:r>
      </w:ins>
    </w:p>
    <w:p w14:paraId="545F1E2B" w14:textId="0CDB2381" w:rsidR="002D1C86" w:rsidRPr="00363E7C" w:rsidRDefault="002D1C86" w:rsidP="002D1C86">
      <w:pPr>
        <w:pStyle w:val="Corpotesto"/>
        <w:tabs>
          <w:tab w:val="left" w:pos="1979"/>
        </w:tabs>
        <w:spacing w:before="126"/>
        <w:ind w:left="1980" w:hanging="1419"/>
        <w:jc w:val="both"/>
        <w:rPr>
          <w:ins w:id="19569" w:author="Rivera Cordero Daybeth Gabriela (GSE)" w:date="2025-10-20T19:01:00Z" w16du:dateUtc="2025-10-20T17:01:00Z"/>
          <w:rFonts w:asciiTheme="minorHAnsi" w:eastAsia="Times New Roman" w:hAnsiTheme="minorHAnsi" w:cstheme="minorHAnsi"/>
          <w:sz w:val="20"/>
          <w:szCs w:val="22"/>
          <w:rPrChange w:id="19570" w:author="Rivera Cordero Daybeth Gabriela (GSE)" w:date="2025-10-20T19:23:00Z" w16du:dateUtc="2025-10-20T17:23:00Z">
            <w:rPr>
              <w:ins w:id="19571" w:author="Rivera Cordero Daybeth Gabriela (GSE)" w:date="2025-10-20T19:01:00Z" w16du:dateUtc="2025-10-20T17:01:00Z"/>
              <w:rFonts w:asciiTheme="minorHAnsi" w:hAnsiTheme="minorHAnsi"/>
            </w:rPr>
          </w:rPrChange>
        </w:rPr>
      </w:pPr>
      <w:ins w:id="19572" w:author="Rivera Cordero Daybeth Gabriela (GSE)" w:date="2025-10-20T19:01:00Z" w16du:dateUtc="2025-10-20T17:01:00Z">
        <w:r w:rsidRPr="00C72AD8">
          <w:rPr>
            <w:rFonts w:asciiTheme="minorHAnsi" w:hAnsiTheme="minorHAnsi"/>
          </w:rPr>
          <w:t>C</w:t>
        </w:r>
        <w:r w:rsidRPr="00C72AD8">
          <w:rPr>
            <w:rFonts w:asciiTheme="minorHAnsi" w:hAnsiTheme="minorHAnsi"/>
          </w:rPr>
          <w:tab/>
        </w:r>
        <w:r w:rsidRPr="008E1D45">
          <w:rPr>
            <w:rFonts w:asciiTheme="minorHAnsi" w:eastAsia="Times New Roman" w:hAnsiTheme="minorHAnsi"/>
            <w:sz w:val="20"/>
            <w:szCs w:val="22"/>
            <w:rPrChange w:id="19573" w:author="Rivera Cordero Daybeth Gabriela (GSE)" w:date="2025-10-20T19:02:00Z" w16du:dateUtc="2025-10-20T17:02:00Z">
              <w:rPr>
                <w:rFonts w:asciiTheme="minorHAnsi" w:hAnsiTheme="minorHAnsi"/>
              </w:rPr>
            </w:rPrChange>
          </w:rPr>
          <w:t xml:space="preserve">è il costo specifico effettivamente sostenuto per la tecnologia utilizzata nell’intervento definito dal rapporto tra spesa sostenuta in euro e superficie utile calpestabile dell’edificio in metri quadrati; è inferiore o pari alla superficie utilizzata per il calcolo della prestazione energetica dell’edificio. I valori massimi di </w:t>
        </w:r>
        <w:r w:rsidRPr="008E1D45">
          <w:rPr>
            <w:rFonts w:asciiTheme="minorHAnsi" w:eastAsia="Times New Roman" w:hAnsiTheme="minorHAnsi"/>
            <w:sz w:val="20"/>
            <w:szCs w:val="22"/>
            <w:rPrChange w:id="19574" w:author="Rivera Cordero Daybeth Gabriela (GSE)" w:date="2025-10-20T19:02:00Z" w16du:dateUtc="2025-10-20T17:02:00Z">
              <w:rPr>
                <w:rFonts w:asciiTheme="minorHAnsi" w:hAnsiTheme="minorHAnsi"/>
                <w:spacing w:val="4"/>
              </w:rPr>
            </w:rPrChange>
          </w:rPr>
          <w:t xml:space="preserve">C, </w:t>
        </w:r>
        <w:r w:rsidRPr="008E1D45">
          <w:rPr>
            <w:rFonts w:asciiTheme="minorHAnsi" w:eastAsia="Times New Roman" w:hAnsiTheme="minorHAnsi"/>
            <w:sz w:val="20"/>
            <w:szCs w:val="22"/>
            <w:rPrChange w:id="19575" w:author="Rivera Cordero Daybeth Gabriela (GSE)" w:date="2025-10-20T19:02:00Z" w16du:dateUtc="2025-10-20T17:02:00Z">
              <w:rPr>
                <w:rFonts w:asciiTheme="minorHAnsi" w:hAnsiTheme="minorHAnsi"/>
              </w:rPr>
            </w:rPrChange>
          </w:rPr>
          <w:t>ai fini del calcolo dell’incentivo massimo, sono indicati in tabella</w:t>
        </w:r>
        <w:r w:rsidRPr="008E1D45">
          <w:rPr>
            <w:rFonts w:asciiTheme="minorHAnsi" w:eastAsia="Times New Roman" w:hAnsiTheme="minorHAnsi"/>
            <w:sz w:val="20"/>
            <w:szCs w:val="22"/>
            <w:rPrChange w:id="19576" w:author="Rivera Cordero Daybeth Gabriela (GSE)" w:date="2025-10-20T19:02:00Z" w16du:dateUtc="2025-10-20T17:02:00Z">
              <w:rPr>
                <w:rFonts w:asciiTheme="minorHAnsi" w:hAnsiTheme="minorHAnsi"/>
                <w:spacing w:val="-8"/>
              </w:rPr>
            </w:rPrChange>
          </w:rPr>
          <w:t xml:space="preserve"> </w:t>
        </w:r>
        <w:r w:rsidRPr="00363E7C">
          <w:rPr>
            <w:rFonts w:asciiTheme="minorHAnsi" w:eastAsia="Times New Roman" w:hAnsiTheme="minorHAnsi" w:cstheme="minorHAnsi"/>
            <w:sz w:val="20"/>
            <w:szCs w:val="22"/>
            <w:rPrChange w:id="19577" w:author="Rivera Cordero Daybeth Gabriela (GSE)" w:date="2025-10-20T19:23:00Z" w16du:dateUtc="2025-10-20T17:23:00Z">
              <w:rPr>
                <w:rFonts w:asciiTheme="minorHAnsi" w:hAnsiTheme="minorHAnsi" w:cs="Times"/>
              </w:rPr>
            </w:rPrChange>
          </w:rPr>
          <w:t>7</w:t>
        </w:r>
      </w:ins>
      <w:ins w:id="19578" w:author="Rivera Cordero Daybeth Gabriela (GSE)" w:date="2025-10-20T19:23:00Z" w16du:dateUtc="2025-10-20T17:23:00Z">
        <w:r w:rsidR="00363E7C" w:rsidRPr="00363E7C">
          <w:rPr>
            <w:rFonts w:asciiTheme="minorHAnsi" w:eastAsia="Times New Roman" w:hAnsiTheme="minorHAnsi" w:cstheme="minorHAnsi"/>
            <w:sz w:val="20"/>
            <w:szCs w:val="22"/>
          </w:rPr>
          <w:t xml:space="preserve"> </w:t>
        </w:r>
        <w:r w:rsidR="00363E7C" w:rsidRPr="00363E7C">
          <w:rPr>
            <w:rFonts w:asciiTheme="minorHAnsi" w:hAnsiTheme="minorHAnsi" w:cstheme="minorHAnsi"/>
            <w:sz w:val="20"/>
            <w:rPrChange w:id="19579" w:author="Rivera Cordero Daybeth Gabriela (GSE)" w:date="2025-10-20T19:23:00Z" w16du:dateUtc="2025-10-20T17:23:00Z">
              <w:rPr>
                <w:sz w:val="20"/>
              </w:rPr>
            </w:rPrChange>
          </w:rPr>
          <w:t>dell’Allegato II del Decreto</w:t>
        </w:r>
      </w:ins>
      <w:ins w:id="19580" w:author="Rivera Cordero Daybeth Gabriela (GSE)" w:date="2025-10-20T19:01:00Z" w16du:dateUtc="2025-10-20T17:01:00Z">
        <w:r w:rsidRPr="00363E7C">
          <w:rPr>
            <w:rFonts w:asciiTheme="minorHAnsi" w:eastAsia="Times New Roman" w:hAnsiTheme="minorHAnsi" w:cstheme="minorHAnsi"/>
            <w:sz w:val="20"/>
            <w:szCs w:val="22"/>
            <w:rPrChange w:id="19581" w:author="Rivera Cordero Daybeth Gabriela (GSE)" w:date="2025-10-20T19:23:00Z" w16du:dateUtc="2025-10-20T17:23:00Z">
              <w:rPr>
                <w:rFonts w:asciiTheme="minorHAnsi" w:hAnsiTheme="minorHAnsi"/>
              </w:rPr>
            </w:rPrChange>
          </w:rPr>
          <w:t>;</w:t>
        </w:r>
      </w:ins>
    </w:p>
    <w:p w14:paraId="6015319C" w14:textId="02F7987C" w:rsidR="002D1C86" w:rsidRPr="003C24B8" w:rsidRDefault="002D1C86" w:rsidP="002D1C86">
      <w:pPr>
        <w:pStyle w:val="Corpotesto"/>
        <w:tabs>
          <w:tab w:val="left" w:pos="1979"/>
        </w:tabs>
        <w:spacing w:before="127" w:line="261" w:lineRule="auto"/>
        <w:ind w:left="1980" w:hanging="1419"/>
        <w:rPr>
          <w:ins w:id="19582" w:author="Rivera Cordero Daybeth Gabriela (GSE)" w:date="2025-10-20T19:01:00Z" w16du:dateUtc="2025-10-20T17:01:00Z"/>
          <w:rFonts w:asciiTheme="minorHAnsi" w:hAnsiTheme="minorHAnsi"/>
          <w:sz w:val="20"/>
          <w:szCs w:val="20"/>
          <w:rPrChange w:id="19583" w:author="Rivera Cordero Daybeth Gabriela (GSE)" w:date="2025-10-20T19:21:00Z" w16du:dateUtc="2025-10-20T17:21:00Z">
            <w:rPr>
              <w:ins w:id="19584" w:author="Rivera Cordero Daybeth Gabriela (GSE)" w:date="2025-10-20T19:01:00Z" w16du:dateUtc="2025-10-20T17:01:00Z"/>
              <w:rFonts w:asciiTheme="minorHAnsi" w:hAnsiTheme="minorHAnsi"/>
            </w:rPr>
          </w:rPrChange>
        </w:rPr>
      </w:pPr>
      <w:ins w:id="19585" w:author="Rivera Cordero Daybeth Gabriela (GSE)" w:date="2025-10-20T19:01:00Z" w16du:dateUtc="2025-10-20T17:01:00Z">
        <w:r w:rsidRPr="00C72AD8">
          <w:rPr>
            <w:rFonts w:asciiTheme="minorHAnsi" w:hAnsiTheme="minorHAnsi"/>
          </w:rPr>
          <w:t>%</w:t>
        </w:r>
        <w:r w:rsidRPr="00C72AD8">
          <w:rPr>
            <w:rFonts w:asciiTheme="minorHAnsi" w:hAnsiTheme="minorHAnsi"/>
            <w:vertAlign w:val="subscript"/>
          </w:rPr>
          <w:t>spesa</w:t>
        </w:r>
        <w:r w:rsidRPr="00C72AD8">
          <w:rPr>
            <w:rFonts w:asciiTheme="minorHAnsi" w:hAnsiTheme="minorHAnsi"/>
          </w:rPr>
          <w:tab/>
        </w:r>
        <w:r w:rsidRPr="003C24B8">
          <w:rPr>
            <w:rFonts w:asciiTheme="minorHAnsi" w:hAnsiTheme="minorHAnsi"/>
            <w:sz w:val="20"/>
            <w:szCs w:val="20"/>
            <w:rPrChange w:id="19586" w:author="Rivera Cordero Daybeth Gabriela (GSE)" w:date="2025-10-20T19:21:00Z" w16du:dateUtc="2025-10-20T17:21:00Z">
              <w:rPr>
                <w:rFonts w:asciiTheme="minorHAnsi" w:hAnsiTheme="minorHAnsi"/>
              </w:rPr>
            </w:rPrChange>
          </w:rPr>
          <w:t xml:space="preserve">è la </w:t>
        </w:r>
        <w:r w:rsidRPr="00363E7C">
          <w:rPr>
            <w:rFonts w:asciiTheme="minorHAnsi" w:hAnsiTheme="minorHAnsi" w:cstheme="minorHAnsi"/>
            <w:sz w:val="20"/>
            <w:szCs w:val="20"/>
            <w:rPrChange w:id="19587" w:author="Rivera Cordero Daybeth Gabriela (GSE)" w:date="2025-10-20T19:23:00Z" w16du:dateUtc="2025-10-20T17:23:00Z">
              <w:rPr>
                <w:rFonts w:asciiTheme="minorHAnsi" w:hAnsiTheme="minorHAnsi"/>
              </w:rPr>
            </w:rPrChange>
          </w:rPr>
          <w:t>percentuale incentivata della spesa totale sostenuta per</w:t>
        </w:r>
        <w:r w:rsidRPr="00363E7C">
          <w:rPr>
            <w:rFonts w:asciiTheme="minorHAnsi" w:hAnsiTheme="minorHAnsi" w:cstheme="minorHAnsi"/>
          </w:rPr>
          <w:t xml:space="preserve"> </w:t>
        </w:r>
        <w:r w:rsidRPr="00363E7C">
          <w:rPr>
            <w:rFonts w:asciiTheme="minorHAnsi" w:hAnsiTheme="minorHAnsi" w:cstheme="minorHAnsi"/>
            <w:sz w:val="20"/>
            <w:szCs w:val="20"/>
            <w:rPrChange w:id="19588" w:author="Rivera Cordero Daybeth Gabriela (GSE)" w:date="2025-10-20T19:23:00Z" w16du:dateUtc="2025-10-20T17:23:00Z">
              <w:rPr>
                <w:rFonts w:asciiTheme="minorHAnsi" w:hAnsiTheme="minorHAnsi"/>
              </w:rPr>
            </w:rPrChange>
          </w:rPr>
          <w:t>l’intervento, come espressa in tabella</w:t>
        </w:r>
        <w:r w:rsidRPr="00363E7C">
          <w:rPr>
            <w:rFonts w:asciiTheme="minorHAnsi" w:hAnsiTheme="minorHAnsi" w:cstheme="minorHAnsi"/>
            <w:spacing w:val="-4"/>
            <w:sz w:val="20"/>
            <w:szCs w:val="20"/>
            <w:rPrChange w:id="19589" w:author="Rivera Cordero Daybeth Gabriela (GSE)" w:date="2025-10-20T19:23:00Z" w16du:dateUtc="2025-10-20T17:23:00Z">
              <w:rPr>
                <w:rFonts w:asciiTheme="minorHAnsi" w:hAnsiTheme="minorHAnsi"/>
                <w:spacing w:val="-4"/>
              </w:rPr>
            </w:rPrChange>
          </w:rPr>
          <w:t xml:space="preserve"> </w:t>
        </w:r>
        <w:r w:rsidRPr="00363E7C">
          <w:rPr>
            <w:rFonts w:asciiTheme="minorHAnsi" w:hAnsiTheme="minorHAnsi" w:cstheme="minorHAnsi"/>
            <w:sz w:val="20"/>
            <w:szCs w:val="20"/>
            <w:rPrChange w:id="19590" w:author="Rivera Cordero Daybeth Gabriela (GSE)" w:date="2025-10-20T19:23:00Z" w16du:dateUtc="2025-10-20T17:23:00Z">
              <w:rPr>
                <w:rFonts w:asciiTheme="minorHAnsi" w:hAnsiTheme="minorHAnsi" w:cs="Times"/>
              </w:rPr>
            </w:rPrChange>
          </w:rPr>
          <w:t>7</w:t>
        </w:r>
      </w:ins>
      <w:ins w:id="19591" w:author="Rivera Cordero Daybeth Gabriela (GSE)" w:date="2025-10-20T19:23:00Z" w16du:dateUtc="2025-10-20T17:23:00Z">
        <w:r w:rsidR="00363E7C" w:rsidRPr="00363E7C">
          <w:rPr>
            <w:rFonts w:asciiTheme="minorHAnsi" w:hAnsiTheme="minorHAnsi" w:cstheme="minorHAnsi"/>
            <w:sz w:val="20"/>
            <w:szCs w:val="20"/>
          </w:rPr>
          <w:t xml:space="preserve"> </w:t>
        </w:r>
        <w:r w:rsidR="00363E7C" w:rsidRPr="00363E7C">
          <w:rPr>
            <w:rFonts w:asciiTheme="minorHAnsi" w:hAnsiTheme="minorHAnsi" w:cstheme="minorHAnsi"/>
            <w:sz w:val="20"/>
            <w:rPrChange w:id="19592" w:author="Rivera Cordero Daybeth Gabriela (GSE)" w:date="2025-10-20T19:23:00Z" w16du:dateUtc="2025-10-20T17:23:00Z">
              <w:rPr>
                <w:sz w:val="20"/>
              </w:rPr>
            </w:rPrChange>
          </w:rPr>
          <w:t>dell’Allegato II del Decreto</w:t>
        </w:r>
      </w:ins>
      <w:ins w:id="19593" w:author="Rivera Cordero Daybeth Gabriela (GSE)" w:date="2025-10-20T19:01:00Z" w16du:dateUtc="2025-10-20T17:01:00Z">
        <w:r w:rsidRPr="00363E7C">
          <w:rPr>
            <w:rFonts w:asciiTheme="minorHAnsi" w:hAnsiTheme="minorHAnsi" w:cstheme="minorHAnsi"/>
            <w:sz w:val="20"/>
            <w:szCs w:val="20"/>
            <w:rPrChange w:id="19594" w:author="Rivera Cordero Daybeth Gabriela (GSE)" w:date="2025-10-20T19:23:00Z" w16du:dateUtc="2025-10-20T17:23:00Z">
              <w:rPr>
                <w:rFonts w:asciiTheme="minorHAnsi" w:hAnsiTheme="minorHAnsi"/>
              </w:rPr>
            </w:rPrChange>
          </w:rPr>
          <w:t>;</w:t>
        </w:r>
      </w:ins>
    </w:p>
    <w:p w14:paraId="281D0D48" w14:textId="77777777" w:rsidR="002D1C86" w:rsidRPr="00363E7C" w:rsidRDefault="002D1C86" w:rsidP="002D1C86">
      <w:pPr>
        <w:pStyle w:val="Corpotesto"/>
        <w:tabs>
          <w:tab w:val="left" w:pos="1979"/>
        </w:tabs>
        <w:spacing w:before="103" w:line="237" w:lineRule="auto"/>
        <w:ind w:left="1980" w:hanging="1419"/>
        <w:rPr>
          <w:ins w:id="19595" w:author="Rivera Cordero Daybeth Gabriela (GSE)" w:date="2025-10-20T19:01:00Z" w16du:dateUtc="2025-10-20T17:01:00Z"/>
          <w:rFonts w:asciiTheme="minorHAnsi" w:hAnsiTheme="minorHAnsi"/>
          <w:sz w:val="20"/>
          <w:szCs w:val="20"/>
          <w:rPrChange w:id="19596" w:author="Rivera Cordero Daybeth Gabriela (GSE)" w:date="2025-10-20T19:24:00Z" w16du:dateUtc="2025-10-20T17:24:00Z">
            <w:rPr>
              <w:ins w:id="19597" w:author="Rivera Cordero Daybeth Gabriela (GSE)" w:date="2025-10-20T19:01:00Z" w16du:dateUtc="2025-10-20T17:01:00Z"/>
              <w:rFonts w:asciiTheme="minorHAnsi" w:hAnsiTheme="minorHAnsi"/>
            </w:rPr>
          </w:rPrChange>
        </w:rPr>
      </w:pPr>
      <w:ins w:id="19598" w:author="Rivera Cordero Daybeth Gabriela (GSE)" w:date="2025-10-20T19:01:00Z" w16du:dateUtc="2025-10-20T17:01:00Z">
        <w:r w:rsidRPr="00C72AD8">
          <w:rPr>
            <w:rFonts w:asciiTheme="minorHAnsi" w:hAnsiTheme="minorHAnsi"/>
            <w:spacing w:val="-4"/>
          </w:rPr>
          <w:t>I</w:t>
        </w:r>
        <w:r w:rsidRPr="00C72AD8">
          <w:rPr>
            <w:rFonts w:asciiTheme="minorHAnsi" w:hAnsiTheme="minorHAnsi"/>
            <w:spacing w:val="-4"/>
            <w:vertAlign w:val="subscript"/>
          </w:rPr>
          <w:t>tot</w:t>
        </w:r>
        <w:r w:rsidRPr="00C72AD8">
          <w:rPr>
            <w:rFonts w:asciiTheme="minorHAnsi" w:hAnsiTheme="minorHAnsi"/>
            <w:spacing w:val="-4"/>
          </w:rPr>
          <w:tab/>
        </w:r>
        <w:r w:rsidRPr="00363E7C">
          <w:rPr>
            <w:rFonts w:asciiTheme="minorHAnsi" w:hAnsiTheme="minorHAnsi"/>
            <w:sz w:val="20"/>
            <w:szCs w:val="20"/>
            <w:rPrChange w:id="19599" w:author="Rivera Cordero Daybeth Gabriela (GSE)" w:date="2025-10-20T19:24:00Z" w16du:dateUtc="2025-10-20T17:24:00Z">
              <w:rPr>
                <w:rFonts w:asciiTheme="minorHAnsi" w:hAnsiTheme="minorHAnsi"/>
              </w:rPr>
            </w:rPrChange>
          </w:rPr>
          <w:t>è l’incentivo totale, cumulato per gli anni di godimento, connesso all’intervento in oggetto;</w:t>
        </w:r>
      </w:ins>
    </w:p>
    <w:p w14:paraId="7D93544D" w14:textId="77777777" w:rsidR="002D1C86" w:rsidRPr="00363E7C" w:rsidRDefault="002D1C86" w:rsidP="002D1C86">
      <w:pPr>
        <w:pStyle w:val="Corpotesto"/>
        <w:tabs>
          <w:tab w:val="left" w:pos="1979"/>
        </w:tabs>
        <w:spacing w:before="126"/>
        <w:ind w:left="561"/>
        <w:rPr>
          <w:ins w:id="19600" w:author="Rivera Cordero Daybeth Gabriela (GSE)" w:date="2025-10-20T19:01:00Z" w16du:dateUtc="2025-10-20T17:01:00Z"/>
          <w:rFonts w:asciiTheme="minorHAnsi" w:hAnsiTheme="minorHAnsi"/>
          <w:sz w:val="20"/>
          <w:szCs w:val="20"/>
          <w:rPrChange w:id="19601" w:author="Rivera Cordero Daybeth Gabriela (GSE)" w:date="2025-10-20T19:24:00Z" w16du:dateUtc="2025-10-20T17:24:00Z">
            <w:rPr>
              <w:ins w:id="19602" w:author="Rivera Cordero Daybeth Gabriela (GSE)" w:date="2025-10-20T19:01:00Z" w16du:dateUtc="2025-10-20T17:01:00Z"/>
              <w:rFonts w:asciiTheme="minorHAnsi" w:hAnsiTheme="minorHAnsi"/>
            </w:rPr>
          </w:rPrChange>
        </w:rPr>
      </w:pPr>
      <w:ins w:id="19603" w:author="Rivera Cordero Daybeth Gabriela (GSE)" w:date="2025-10-20T19:01:00Z" w16du:dateUtc="2025-10-20T17:01:00Z">
        <w:r w:rsidRPr="00C72AD8">
          <w:rPr>
            <w:rFonts w:asciiTheme="minorHAnsi" w:hAnsiTheme="minorHAnsi"/>
            <w:spacing w:val="-4"/>
          </w:rPr>
          <w:lastRenderedPageBreak/>
          <w:t>I</w:t>
        </w:r>
        <w:r w:rsidRPr="00C72AD8">
          <w:rPr>
            <w:rFonts w:asciiTheme="minorHAnsi" w:hAnsiTheme="minorHAnsi"/>
            <w:spacing w:val="-4"/>
            <w:vertAlign w:val="subscript"/>
          </w:rPr>
          <w:t>mas</w:t>
        </w:r>
        <w:r w:rsidRPr="00C72AD8">
          <w:rPr>
            <w:rFonts w:asciiTheme="minorHAnsi" w:hAnsiTheme="minorHAnsi"/>
            <w:spacing w:val="-4"/>
          </w:rPr>
          <w:tab/>
        </w:r>
        <w:r w:rsidRPr="00363E7C">
          <w:rPr>
            <w:rFonts w:asciiTheme="minorHAnsi" w:hAnsiTheme="minorHAnsi"/>
            <w:sz w:val="20"/>
            <w:szCs w:val="20"/>
            <w:rPrChange w:id="19604" w:author="Rivera Cordero Daybeth Gabriela (GSE)" w:date="2025-10-20T19:24:00Z" w16du:dateUtc="2025-10-20T17:24:00Z">
              <w:rPr>
                <w:rFonts w:asciiTheme="minorHAnsi" w:hAnsiTheme="minorHAnsi"/>
              </w:rPr>
            </w:rPrChange>
          </w:rPr>
          <w:t>è il valore massimo raggiungibile dall’incentivo</w:t>
        </w:r>
        <w:r w:rsidRPr="00363E7C">
          <w:rPr>
            <w:rFonts w:asciiTheme="minorHAnsi" w:hAnsiTheme="minorHAnsi"/>
            <w:spacing w:val="-5"/>
            <w:sz w:val="20"/>
            <w:szCs w:val="20"/>
            <w:rPrChange w:id="19605" w:author="Rivera Cordero Daybeth Gabriela (GSE)" w:date="2025-10-20T19:24:00Z" w16du:dateUtc="2025-10-20T17:24:00Z">
              <w:rPr>
                <w:rFonts w:asciiTheme="minorHAnsi" w:hAnsiTheme="minorHAnsi"/>
                <w:spacing w:val="-5"/>
              </w:rPr>
            </w:rPrChange>
          </w:rPr>
          <w:t xml:space="preserve"> </w:t>
        </w:r>
        <w:r w:rsidRPr="00363E7C">
          <w:rPr>
            <w:rFonts w:asciiTheme="minorHAnsi" w:hAnsiTheme="minorHAnsi"/>
            <w:sz w:val="20"/>
            <w:szCs w:val="20"/>
            <w:rPrChange w:id="19606" w:author="Rivera Cordero Daybeth Gabriela (GSE)" w:date="2025-10-20T19:24:00Z" w16du:dateUtc="2025-10-20T17:24:00Z">
              <w:rPr>
                <w:rFonts w:asciiTheme="minorHAnsi" w:hAnsiTheme="minorHAnsi"/>
              </w:rPr>
            </w:rPrChange>
          </w:rPr>
          <w:t>totale.</w:t>
        </w:r>
      </w:ins>
    </w:p>
    <w:p w14:paraId="303CF60D" w14:textId="77777777" w:rsidR="00363E7C" w:rsidRDefault="00363E7C" w:rsidP="00363E7C">
      <w:pPr>
        <w:spacing w:after="120"/>
        <w:jc w:val="both"/>
        <w:rPr>
          <w:ins w:id="19607" w:author="Rivera Cordero Daybeth Gabriela (GSE)" w:date="2025-10-20T19:24:00Z" w16du:dateUtc="2025-10-20T17:24:00Z"/>
        </w:rPr>
      </w:pPr>
    </w:p>
    <w:p w14:paraId="1F89D8ED" w14:textId="638B5913" w:rsidR="002D1C86" w:rsidRPr="00C72AD8" w:rsidRDefault="002D1C86" w:rsidP="002D1C86">
      <w:pPr>
        <w:spacing w:after="120"/>
        <w:jc w:val="both"/>
        <w:rPr>
          <w:ins w:id="19608" w:author="Rivera Cordero Daybeth Gabriela (GSE)" w:date="2025-10-20T19:01:00Z" w16du:dateUtc="2025-10-20T17:01:00Z"/>
        </w:rPr>
      </w:pPr>
      <w:ins w:id="19609" w:author="Rivera Cordero Daybeth Gabriela (GSE)" w:date="2025-10-20T19:01:00Z" w16du:dateUtc="2025-10-20T17:01:00Z">
        <w:r w:rsidRPr="00C72AD8">
          <w:t xml:space="preserve">Per gli interventi di cui all’articolo </w:t>
        </w:r>
        <w:r w:rsidRPr="00363E7C">
          <w:t>5</w:t>
        </w:r>
        <w:r w:rsidRPr="00C72AD8">
          <w:t>, comma 1, alle lettere d), e) e f) si applica una maggiorazione del 10% nel caso in cui i componenti utilizzati siano prodotti nell’Unione Europea.</w:t>
        </w:r>
      </w:ins>
    </w:p>
    <w:p w14:paraId="0653ACCE" w14:textId="77777777" w:rsidR="002D1C86" w:rsidRDefault="002D1C86" w:rsidP="002D1C86">
      <w:pPr>
        <w:jc w:val="both"/>
        <w:rPr>
          <w:ins w:id="19610" w:author="Rivera Cordero Daybeth Gabriela (GSE)" w:date="2025-10-20T19:01:00Z" w16du:dateUtc="2025-10-20T17:01:00Z"/>
        </w:rPr>
      </w:pPr>
      <w:ins w:id="19611" w:author="Rivera Cordero Daybeth Gabriela (GSE)" w:date="2025-10-20T19:01:00Z" w16du:dateUtc="2025-10-20T17:01:00Z">
        <w:r w:rsidRPr="00A22638">
          <w:t xml:space="preserve">Nel caso l’intervento riguardi la sostituzione di sistemi di illuminazione interni all’edificio, la </w:t>
        </w:r>
        <w:r w:rsidRPr="00453E13">
          <w:rPr>
            <w:highlight w:val="yellow"/>
          </w:rPr>
          <w:t>S</w:t>
        </w:r>
        <w:r w:rsidRPr="00453E13">
          <w:rPr>
            <w:highlight w:val="yellow"/>
            <w:vertAlign w:val="subscript"/>
          </w:rPr>
          <w:t>ed</w:t>
        </w:r>
        <w:r w:rsidRPr="00A22638">
          <w:t xml:space="preserve"> deve essere intesa come “superficie utile calpestabile della porzione di edificio soggetta ad intervento”; nel caso l’intervento riguardi la sostituzione di sistemi di illuminazione al servizio delle pertinenze esterne dell’edificio, la </w:t>
        </w:r>
        <w:r w:rsidRPr="00453E13">
          <w:rPr>
            <w:highlight w:val="yellow"/>
          </w:rPr>
          <w:t>S</w:t>
        </w:r>
        <w:r w:rsidRPr="00453E13">
          <w:rPr>
            <w:highlight w:val="yellow"/>
            <w:vertAlign w:val="subscript"/>
          </w:rPr>
          <w:t>ed</w:t>
        </w:r>
        <w:r w:rsidRPr="00A22638">
          <w:t xml:space="preserve"> deve essere intesa come superficie utile calpestabile dell’edificio a cui le pertinenze afferiscono. In questa circostanza dovrà essere fornita una prova oggettiva volta a dimostrare che l’ambiente esterno interessato sia, fattualmente, una pertinenza dell’edificio.</w:t>
        </w:r>
      </w:ins>
    </w:p>
    <w:p w14:paraId="531910DC" w14:textId="77777777" w:rsidR="002D1C86" w:rsidRDefault="002D1C86" w:rsidP="002D1C86">
      <w:pPr>
        <w:pStyle w:val="Didascalia"/>
        <w:jc w:val="center"/>
        <w:rPr>
          <w:ins w:id="19612" w:author="Rivera Cordero Daybeth Gabriela (GSE)" w:date="2025-10-20T19:01:00Z" w16du:dateUtc="2025-10-20T17:01:00Z"/>
          <w:highlight w:val="yellow"/>
        </w:rPr>
      </w:pPr>
    </w:p>
    <w:p w14:paraId="03A8A057" w14:textId="23A4F4F6" w:rsidR="002D1C86" w:rsidRDefault="002D1C86" w:rsidP="002D1C86">
      <w:pPr>
        <w:pStyle w:val="Didascalia"/>
        <w:jc w:val="center"/>
        <w:rPr>
          <w:ins w:id="19613" w:author="Rivera Cordero Daybeth Gabriela (GSE)" w:date="2025-10-20T19:01:00Z" w16du:dateUtc="2025-10-20T17:01:00Z"/>
        </w:rPr>
      </w:pPr>
    </w:p>
    <w:tbl>
      <w:tblPr>
        <w:tblpPr w:leftFromText="141" w:rightFromText="141" w:vertAnchor="text" w:horzAnchor="margin" w:tblpXSpec="center" w:tblpYSpec="top"/>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70"/>
        <w:gridCol w:w="1695"/>
        <w:gridCol w:w="1695"/>
        <w:gridCol w:w="2368"/>
      </w:tblGrid>
      <w:tr w:rsidR="002D1C86" w:rsidRPr="00CA0C37" w14:paraId="04EBAA10" w14:textId="77777777">
        <w:trPr>
          <w:trHeight w:val="248"/>
          <w:ins w:id="19614" w:author="Rivera Cordero Daybeth Gabriela (GSE)" w:date="2025-10-20T19:01:00Z"/>
        </w:trPr>
        <w:tc>
          <w:tcPr>
            <w:tcW w:w="5000" w:type="pct"/>
            <w:gridSpan w:val="4"/>
          </w:tcPr>
          <w:p w14:paraId="771BE9F7" w14:textId="77777777" w:rsidR="002D1C86" w:rsidRPr="00CA0C37" w:rsidRDefault="002D1C86" w:rsidP="003654F2">
            <w:pPr>
              <w:spacing w:before="60" w:after="60"/>
              <w:jc w:val="both"/>
              <w:rPr>
                <w:ins w:id="19615" w:author="Rivera Cordero Daybeth Gabriela (GSE)" w:date="2025-10-20T19:01:00Z" w16du:dateUtc="2025-10-20T17:01:00Z"/>
                <w:b/>
                <w:sz w:val="18"/>
                <w:szCs w:val="18"/>
              </w:rPr>
            </w:pPr>
            <w:ins w:id="19616" w:author="Rivera Cordero Daybeth Gabriela (GSE)" w:date="2025-10-20T19:01:00Z" w16du:dateUtc="2025-10-20T17:01:00Z">
              <w:r w:rsidRPr="00CA0C37">
                <w:rPr>
                  <w:b/>
                  <w:sz w:val="18"/>
                  <w:szCs w:val="18"/>
                </w:rPr>
                <w:t xml:space="preserve">[Tabella </w:t>
              </w:r>
              <w:r>
                <w:rPr>
                  <w:b/>
                  <w:sz w:val="18"/>
                  <w:szCs w:val="18"/>
                </w:rPr>
                <w:t xml:space="preserve">X </w:t>
              </w:r>
              <w:r w:rsidRPr="00CA0C37">
                <w:rPr>
                  <w:b/>
                  <w:sz w:val="18"/>
                  <w:szCs w:val="18"/>
                </w:rPr>
                <w:t xml:space="preserve">– Allegato II - </w:t>
              </w:r>
              <w:r w:rsidRPr="00CA0C37">
                <w:rPr>
                  <w:rFonts w:cs="Calibri"/>
                  <w:b/>
                  <w:sz w:val="18"/>
                  <w:szCs w:val="18"/>
                </w:rPr>
                <w:t xml:space="preserve">DM </w:t>
              </w:r>
              <w:r>
                <w:rPr>
                  <w:rFonts w:cs="Calibri"/>
                  <w:b/>
                  <w:sz w:val="18"/>
                  <w:szCs w:val="18"/>
                </w:rPr>
                <w:t>7 agosto 2025</w:t>
              </w:r>
            </w:ins>
          </w:p>
        </w:tc>
      </w:tr>
      <w:tr w:rsidR="002D1C86" w:rsidRPr="00CA0C37" w14:paraId="789D8019" w14:textId="77777777" w:rsidTr="003654F2">
        <w:trPr>
          <w:trHeight w:val="746"/>
          <w:ins w:id="19617" w:author="Rivera Cordero Daybeth Gabriela (GSE)" w:date="2025-10-20T19:01:00Z"/>
        </w:trPr>
        <w:tc>
          <w:tcPr>
            <w:tcW w:w="2010" w:type="pct"/>
            <w:vAlign w:val="center"/>
          </w:tcPr>
          <w:p w14:paraId="5FE7C8B4" w14:textId="77777777" w:rsidR="002D1C86" w:rsidRPr="00CA0C37" w:rsidRDefault="002D1C86" w:rsidP="003654F2">
            <w:pPr>
              <w:spacing w:before="60" w:after="60"/>
              <w:jc w:val="both"/>
              <w:rPr>
                <w:ins w:id="19618" w:author="Rivera Cordero Daybeth Gabriela (GSE)" w:date="2025-10-20T19:01:00Z" w16du:dateUtc="2025-10-20T17:01:00Z"/>
                <w:b/>
                <w:sz w:val="18"/>
                <w:szCs w:val="18"/>
              </w:rPr>
            </w:pPr>
            <w:ins w:id="19619" w:author="Rivera Cordero Daybeth Gabriela (GSE)" w:date="2025-10-20T19:01:00Z" w16du:dateUtc="2025-10-20T17:01:00Z">
              <w:r w:rsidRPr="00CA0C37">
                <w:rPr>
                  <w:b/>
                  <w:sz w:val="18"/>
                  <w:szCs w:val="18"/>
                </w:rPr>
                <w:t>Tipologia di Intervento</w:t>
              </w:r>
            </w:ins>
          </w:p>
        </w:tc>
        <w:tc>
          <w:tcPr>
            <w:tcW w:w="880" w:type="pct"/>
          </w:tcPr>
          <w:p w14:paraId="5A0B97A0" w14:textId="77777777" w:rsidR="002D1C86" w:rsidRPr="0053028B" w:rsidRDefault="002D1C86" w:rsidP="003654F2">
            <w:pPr>
              <w:jc w:val="center"/>
              <w:rPr>
                <w:ins w:id="19620" w:author="Rivera Cordero Daybeth Gabriela (GSE)" w:date="2025-10-20T19:01:00Z" w16du:dateUtc="2025-10-20T17:01:00Z"/>
                <w:b/>
                <w:sz w:val="18"/>
                <w:szCs w:val="18"/>
              </w:rPr>
            </w:pPr>
            <w:ins w:id="19621" w:author="Rivera Cordero Daybeth Gabriela (GSE)" w:date="2025-10-20T19:01:00Z" w16du:dateUtc="2025-10-20T17:01:00Z">
              <w:r w:rsidRPr="0053028B">
                <w:rPr>
                  <w:b/>
                  <w:sz w:val="18"/>
                  <w:szCs w:val="18"/>
                </w:rPr>
                <w:t>Percentuale incentivata della spesa ammissibile</w:t>
              </w:r>
            </w:ins>
          </w:p>
          <w:p w14:paraId="09C4C718" w14:textId="77777777" w:rsidR="002D1C86" w:rsidRPr="00CA0C37" w:rsidRDefault="002D1C86" w:rsidP="003654F2">
            <w:pPr>
              <w:jc w:val="center"/>
              <w:rPr>
                <w:ins w:id="19622" w:author="Rivera Cordero Daybeth Gabriela (GSE)" w:date="2025-10-20T19:01:00Z" w16du:dateUtc="2025-10-20T17:01:00Z"/>
                <w:b/>
                <w:sz w:val="18"/>
                <w:szCs w:val="18"/>
              </w:rPr>
            </w:pPr>
            <w:ins w:id="19623" w:author="Rivera Cordero Daybeth Gabriela (GSE)" w:date="2025-10-20T19:01:00Z" w16du:dateUtc="2025-10-20T17:01:00Z">
              <w:r w:rsidRPr="0053028B">
                <w:rPr>
                  <w:b/>
                  <w:sz w:val="18"/>
                  <w:szCs w:val="18"/>
                </w:rPr>
                <w:t>(% spesa)</w:t>
              </w:r>
            </w:ins>
          </w:p>
        </w:tc>
        <w:tc>
          <w:tcPr>
            <w:tcW w:w="880" w:type="pct"/>
            <w:vAlign w:val="center"/>
          </w:tcPr>
          <w:p w14:paraId="5D16A1C2" w14:textId="77777777" w:rsidR="002D1C86" w:rsidRPr="00CA0C37" w:rsidRDefault="002D1C86" w:rsidP="003654F2">
            <w:pPr>
              <w:jc w:val="center"/>
              <w:rPr>
                <w:ins w:id="19624" w:author="Rivera Cordero Daybeth Gabriela (GSE)" w:date="2025-10-20T19:01:00Z" w16du:dateUtc="2025-10-20T17:01:00Z"/>
                <w:b/>
                <w:sz w:val="18"/>
                <w:szCs w:val="18"/>
              </w:rPr>
            </w:pPr>
            <w:ins w:id="19625" w:author="Rivera Cordero Daybeth Gabriela (GSE)" w:date="2025-10-20T19:01:00Z" w16du:dateUtc="2025-10-20T17:01:00Z">
              <w:r w:rsidRPr="00CA0C37">
                <w:rPr>
                  <w:b/>
                  <w:sz w:val="18"/>
                  <w:szCs w:val="18"/>
                </w:rPr>
                <w:t>Costo</w:t>
              </w:r>
            </w:ins>
          </w:p>
          <w:p w14:paraId="4848789A" w14:textId="77777777" w:rsidR="002D1C86" w:rsidRPr="00CA0C37" w:rsidRDefault="002D1C86" w:rsidP="003654F2">
            <w:pPr>
              <w:jc w:val="center"/>
              <w:rPr>
                <w:ins w:id="19626" w:author="Rivera Cordero Daybeth Gabriela (GSE)" w:date="2025-10-20T19:01:00Z" w16du:dateUtc="2025-10-20T17:01:00Z"/>
                <w:b/>
                <w:sz w:val="18"/>
                <w:szCs w:val="18"/>
              </w:rPr>
            </w:pPr>
            <w:ins w:id="19627" w:author="Rivera Cordero Daybeth Gabriela (GSE)" w:date="2025-10-20T19:01:00Z" w16du:dateUtc="2025-10-20T17:01:00Z">
              <w:r w:rsidRPr="00CA0C37">
                <w:rPr>
                  <w:b/>
                  <w:sz w:val="18"/>
                  <w:szCs w:val="18"/>
                </w:rPr>
                <w:t>massimo ammissibile</w:t>
              </w:r>
            </w:ins>
          </w:p>
          <w:p w14:paraId="1F477FB8" w14:textId="77777777" w:rsidR="002D1C86" w:rsidRPr="00CA0C37" w:rsidRDefault="002D1C86" w:rsidP="003654F2">
            <w:pPr>
              <w:jc w:val="center"/>
              <w:rPr>
                <w:ins w:id="19628" w:author="Rivera Cordero Daybeth Gabriela (GSE)" w:date="2025-10-20T19:01:00Z" w16du:dateUtc="2025-10-20T17:01:00Z"/>
                <w:b/>
                <w:sz w:val="18"/>
                <w:szCs w:val="18"/>
              </w:rPr>
            </w:pPr>
            <w:ins w:id="19629" w:author="Rivera Cordero Daybeth Gabriela (GSE)" w:date="2025-10-20T19:01:00Z" w16du:dateUtc="2025-10-20T17:01:00Z">
              <w:r w:rsidRPr="00CA0C37">
                <w:rPr>
                  <w:b/>
                  <w:sz w:val="18"/>
                  <w:szCs w:val="18"/>
                </w:rPr>
                <w:t>(C</w:t>
              </w:r>
              <w:r w:rsidRPr="00CA0C37">
                <w:rPr>
                  <w:b/>
                  <w:sz w:val="18"/>
                  <w:szCs w:val="18"/>
                  <w:vertAlign w:val="subscript"/>
                </w:rPr>
                <w:t>max</w:t>
              </w:r>
              <w:r w:rsidRPr="00CA0C37">
                <w:rPr>
                  <w:b/>
                  <w:sz w:val="18"/>
                  <w:szCs w:val="18"/>
                </w:rPr>
                <w:t>)</w:t>
              </w:r>
            </w:ins>
          </w:p>
        </w:tc>
        <w:tc>
          <w:tcPr>
            <w:tcW w:w="1230" w:type="pct"/>
            <w:vAlign w:val="center"/>
          </w:tcPr>
          <w:p w14:paraId="14FB6C2B" w14:textId="77777777" w:rsidR="002D1C86" w:rsidRPr="00CA0C37" w:rsidRDefault="002D1C86" w:rsidP="003654F2">
            <w:pPr>
              <w:jc w:val="center"/>
              <w:rPr>
                <w:ins w:id="19630" w:author="Rivera Cordero Daybeth Gabriela (GSE)" w:date="2025-10-20T19:01:00Z" w16du:dateUtc="2025-10-20T17:01:00Z"/>
                <w:b/>
                <w:sz w:val="18"/>
                <w:szCs w:val="18"/>
              </w:rPr>
            </w:pPr>
            <w:ins w:id="19631" w:author="Rivera Cordero Daybeth Gabriela (GSE)" w:date="2025-10-20T19:01:00Z" w16du:dateUtc="2025-10-20T17:01:00Z">
              <w:r w:rsidRPr="00CA0C37">
                <w:rPr>
                  <w:b/>
                  <w:sz w:val="18"/>
                  <w:szCs w:val="18"/>
                </w:rPr>
                <w:t>Valore massimo dell'incentivo</w:t>
              </w:r>
            </w:ins>
          </w:p>
          <w:p w14:paraId="0C717B8D" w14:textId="77777777" w:rsidR="002D1C86" w:rsidRPr="00CA0C37" w:rsidRDefault="002D1C86" w:rsidP="003654F2">
            <w:pPr>
              <w:jc w:val="center"/>
              <w:rPr>
                <w:ins w:id="19632" w:author="Rivera Cordero Daybeth Gabriela (GSE)" w:date="2025-10-20T19:01:00Z" w16du:dateUtc="2025-10-20T17:01:00Z"/>
                <w:b/>
                <w:sz w:val="18"/>
                <w:szCs w:val="18"/>
              </w:rPr>
            </w:pPr>
            <w:ins w:id="19633" w:author="Rivera Cordero Daybeth Gabriela (GSE)" w:date="2025-10-20T19:01:00Z" w16du:dateUtc="2025-10-20T17:01:00Z">
              <w:r w:rsidRPr="00CA0C37">
                <w:rPr>
                  <w:b/>
                  <w:sz w:val="18"/>
                  <w:szCs w:val="18"/>
                </w:rPr>
                <w:t>I</w:t>
              </w:r>
              <w:r w:rsidRPr="00CA0C37">
                <w:rPr>
                  <w:b/>
                  <w:sz w:val="18"/>
                  <w:szCs w:val="18"/>
                  <w:vertAlign w:val="subscript"/>
                </w:rPr>
                <w:t>max</w:t>
              </w:r>
              <w:r w:rsidRPr="00CA0C37">
                <w:rPr>
                  <w:b/>
                  <w:sz w:val="18"/>
                  <w:szCs w:val="18"/>
                </w:rPr>
                <w:t xml:space="preserve"> [€]</w:t>
              </w:r>
            </w:ins>
          </w:p>
        </w:tc>
      </w:tr>
      <w:tr w:rsidR="002D1C86" w:rsidRPr="00CA0C37" w14:paraId="7792FC0C" w14:textId="77777777" w:rsidTr="003654F2">
        <w:trPr>
          <w:trHeight w:val="628"/>
          <w:ins w:id="19634" w:author="Rivera Cordero Daybeth Gabriela (GSE)" w:date="2025-10-20T19:01:00Z"/>
        </w:trPr>
        <w:tc>
          <w:tcPr>
            <w:tcW w:w="2010" w:type="pct"/>
            <w:vAlign w:val="center"/>
          </w:tcPr>
          <w:p w14:paraId="4D4841E8" w14:textId="77777777" w:rsidR="002D1C86" w:rsidRPr="00CA0C37" w:rsidRDefault="002D1C86" w:rsidP="002D1C86">
            <w:pPr>
              <w:numPr>
                <w:ilvl w:val="0"/>
                <w:numId w:val="263"/>
              </w:numPr>
              <w:spacing w:before="60" w:after="60"/>
              <w:ind w:left="0" w:hanging="142"/>
              <w:jc w:val="both"/>
              <w:rPr>
                <w:ins w:id="19635" w:author="Rivera Cordero Daybeth Gabriela (GSE)" w:date="2025-10-20T19:01:00Z" w16du:dateUtc="2025-10-20T17:01:00Z"/>
                <w:rFonts w:cs="Calibri"/>
                <w:sz w:val="18"/>
                <w:szCs w:val="18"/>
              </w:rPr>
            </w:pPr>
            <w:ins w:id="19636" w:author="Rivera Cordero Daybeth Gabriela (GSE)" w:date="2025-10-20T19:01:00Z" w16du:dateUtc="2025-10-20T17:01:00Z">
              <w:r w:rsidRPr="00CA0C37">
                <w:rPr>
                  <w:rFonts w:cs="Calibri"/>
                  <w:sz w:val="18"/>
                  <w:szCs w:val="18"/>
                </w:rPr>
                <w:t>Sostituzione di corpi illuminanti comprensivi di lampade per l’illuminazione degli interni e delle pertinenze esterne – installazione di lampade ad alta efficienza</w:t>
              </w:r>
            </w:ins>
          </w:p>
        </w:tc>
        <w:tc>
          <w:tcPr>
            <w:tcW w:w="880" w:type="pct"/>
          </w:tcPr>
          <w:p w14:paraId="681540D0" w14:textId="77777777" w:rsidR="002D1C86" w:rsidRDefault="002D1C86" w:rsidP="003654F2">
            <w:pPr>
              <w:spacing w:before="60" w:after="60"/>
              <w:jc w:val="center"/>
              <w:rPr>
                <w:ins w:id="19637" w:author="Rivera Cordero Daybeth Gabriela (GSE)" w:date="2025-10-20T19:01:00Z" w16du:dateUtc="2025-10-20T17:01:00Z"/>
                <w:sz w:val="18"/>
              </w:rPr>
            </w:pPr>
          </w:p>
          <w:p w14:paraId="12645C1C" w14:textId="77777777" w:rsidR="002D1C86" w:rsidRPr="00CA0C37" w:rsidRDefault="002D1C86" w:rsidP="003654F2">
            <w:pPr>
              <w:spacing w:before="60" w:after="60"/>
              <w:jc w:val="center"/>
              <w:rPr>
                <w:ins w:id="19638" w:author="Rivera Cordero Daybeth Gabriela (GSE)" w:date="2025-10-20T19:01:00Z" w16du:dateUtc="2025-10-20T17:01:00Z"/>
                <w:sz w:val="18"/>
                <w:szCs w:val="18"/>
              </w:rPr>
            </w:pPr>
            <w:ins w:id="19639" w:author="Rivera Cordero Daybeth Gabriela (GSE)" w:date="2025-10-20T19:01:00Z" w16du:dateUtc="2025-10-20T17:01:00Z">
              <w:r>
                <w:rPr>
                  <w:sz w:val="18"/>
                </w:rPr>
                <w:t>40</w:t>
              </w:r>
              <w:r w:rsidRPr="000B27AB">
                <w:rPr>
                  <w:sz w:val="18"/>
                </w:rPr>
                <w:t>(***)</w:t>
              </w:r>
            </w:ins>
          </w:p>
        </w:tc>
        <w:tc>
          <w:tcPr>
            <w:tcW w:w="880" w:type="pct"/>
            <w:vAlign w:val="center"/>
          </w:tcPr>
          <w:p w14:paraId="2F2E4AE8" w14:textId="77777777" w:rsidR="002D1C86" w:rsidRPr="00CA0C37" w:rsidRDefault="002D1C86" w:rsidP="003654F2">
            <w:pPr>
              <w:spacing w:before="60" w:after="60"/>
              <w:jc w:val="center"/>
              <w:rPr>
                <w:ins w:id="19640" w:author="Rivera Cordero Daybeth Gabriela (GSE)" w:date="2025-10-20T19:01:00Z" w16du:dateUtc="2025-10-20T17:01:00Z"/>
                <w:sz w:val="18"/>
                <w:szCs w:val="18"/>
              </w:rPr>
            </w:pPr>
            <w:ins w:id="19641" w:author="Rivera Cordero Daybeth Gabriela (GSE)" w:date="2025-10-20T19:01:00Z" w16du:dateUtc="2025-10-20T17:01:00Z">
              <w:r w:rsidRPr="00CA0C37">
                <w:rPr>
                  <w:sz w:val="18"/>
                  <w:szCs w:val="18"/>
                </w:rPr>
                <w:t>15 €/m</w:t>
              </w:r>
              <w:r w:rsidRPr="00CA0C37">
                <w:rPr>
                  <w:sz w:val="18"/>
                  <w:szCs w:val="18"/>
                  <w:vertAlign w:val="superscript"/>
                </w:rPr>
                <w:t>2</w:t>
              </w:r>
            </w:ins>
          </w:p>
        </w:tc>
        <w:tc>
          <w:tcPr>
            <w:tcW w:w="1230" w:type="pct"/>
            <w:vAlign w:val="center"/>
          </w:tcPr>
          <w:p w14:paraId="1DFC6A9E" w14:textId="77777777" w:rsidR="002D1C86" w:rsidRPr="00CA0C37" w:rsidRDefault="002D1C86" w:rsidP="003654F2">
            <w:pPr>
              <w:spacing w:before="60" w:after="60"/>
              <w:jc w:val="center"/>
              <w:rPr>
                <w:ins w:id="19642" w:author="Rivera Cordero Daybeth Gabriela (GSE)" w:date="2025-10-20T19:01:00Z" w16du:dateUtc="2025-10-20T17:01:00Z"/>
                <w:sz w:val="18"/>
                <w:szCs w:val="18"/>
              </w:rPr>
            </w:pPr>
            <w:ins w:id="19643" w:author="Rivera Cordero Daybeth Gabriela (GSE)" w:date="2025-10-20T19:01:00Z" w16du:dateUtc="2025-10-20T17:01:00Z">
              <w:r>
                <w:rPr>
                  <w:sz w:val="18"/>
                  <w:szCs w:val="18"/>
                </w:rPr>
                <w:t>5</w:t>
              </w:r>
              <w:r w:rsidRPr="00CA0C37">
                <w:rPr>
                  <w:sz w:val="18"/>
                  <w:szCs w:val="18"/>
                </w:rPr>
                <w:t>0.000</w:t>
              </w:r>
            </w:ins>
          </w:p>
        </w:tc>
      </w:tr>
      <w:tr w:rsidR="002D1C86" w:rsidRPr="00CA0C37" w14:paraId="1004EF5A" w14:textId="77777777" w:rsidTr="003654F2">
        <w:trPr>
          <w:trHeight w:val="828"/>
          <w:ins w:id="19644" w:author="Rivera Cordero Daybeth Gabriela (GSE)" w:date="2025-10-20T19:01:00Z"/>
        </w:trPr>
        <w:tc>
          <w:tcPr>
            <w:tcW w:w="2010" w:type="pct"/>
            <w:vAlign w:val="center"/>
          </w:tcPr>
          <w:p w14:paraId="5CDC5198" w14:textId="77777777" w:rsidR="002D1C86" w:rsidRPr="00CA0C37" w:rsidRDefault="002D1C86" w:rsidP="002D1C86">
            <w:pPr>
              <w:numPr>
                <w:ilvl w:val="0"/>
                <w:numId w:val="263"/>
              </w:numPr>
              <w:spacing w:before="60" w:after="60"/>
              <w:ind w:left="0" w:hanging="142"/>
              <w:jc w:val="both"/>
              <w:rPr>
                <w:ins w:id="19645" w:author="Rivera Cordero Daybeth Gabriela (GSE)" w:date="2025-10-20T19:01:00Z" w16du:dateUtc="2025-10-20T17:01:00Z"/>
                <w:rFonts w:cs="Calibri"/>
                <w:sz w:val="18"/>
                <w:szCs w:val="18"/>
              </w:rPr>
            </w:pPr>
            <w:ins w:id="19646" w:author="Rivera Cordero Daybeth Gabriela (GSE)" w:date="2025-10-20T19:01:00Z" w16du:dateUtc="2025-10-20T17:01:00Z">
              <w:r w:rsidRPr="00CA0C37">
                <w:rPr>
                  <w:rFonts w:cs="Calibri"/>
                  <w:sz w:val="18"/>
                  <w:szCs w:val="18"/>
                </w:rPr>
                <w:t>Sostituzione di corpi illuminanti comprensivi di lampade per l’illuminazione degli interni e delle pertinenze esterne – installazione di lampade a led</w:t>
              </w:r>
            </w:ins>
          </w:p>
        </w:tc>
        <w:tc>
          <w:tcPr>
            <w:tcW w:w="880" w:type="pct"/>
          </w:tcPr>
          <w:p w14:paraId="0B330A2A" w14:textId="77777777" w:rsidR="002D1C86" w:rsidRPr="00CA0C37" w:rsidRDefault="002D1C86" w:rsidP="003654F2">
            <w:pPr>
              <w:spacing w:before="60" w:after="60"/>
              <w:jc w:val="center"/>
              <w:rPr>
                <w:ins w:id="19647" w:author="Rivera Cordero Daybeth Gabriela (GSE)" w:date="2025-10-20T19:01:00Z" w16du:dateUtc="2025-10-20T17:01:00Z"/>
                <w:sz w:val="18"/>
                <w:szCs w:val="18"/>
              </w:rPr>
            </w:pPr>
            <w:ins w:id="19648" w:author="Rivera Cordero Daybeth Gabriela (GSE)" w:date="2025-10-20T19:01:00Z" w16du:dateUtc="2025-10-20T17:01:00Z">
              <w:r w:rsidRPr="000B27AB">
                <w:rPr>
                  <w:sz w:val="18"/>
                </w:rPr>
                <w:t>40(***)</w:t>
              </w:r>
            </w:ins>
          </w:p>
        </w:tc>
        <w:tc>
          <w:tcPr>
            <w:tcW w:w="880" w:type="pct"/>
            <w:vAlign w:val="center"/>
          </w:tcPr>
          <w:p w14:paraId="4019ADD9" w14:textId="77777777" w:rsidR="002D1C86" w:rsidRPr="00CA0C37" w:rsidRDefault="002D1C86" w:rsidP="003654F2">
            <w:pPr>
              <w:spacing w:before="60" w:after="60"/>
              <w:jc w:val="center"/>
              <w:rPr>
                <w:ins w:id="19649" w:author="Rivera Cordero Daybeth Gabriela (GSE)" w:date="2025-10-20T19:01:00Z" w16du:dateUtc="2025-10-20T17:01:00Z"/>
                <w:sz w:val="18"/>
                <w:szCs w:val="18"/>
              </w:rPr>
            </w:pPr>
            <w:ins w:id="19650" w:author="Rivera Cordero Daybeth Gabriela (GSE)" w:date="2025-10-20T19:01:00Z" w16du:dateUtc="2025-10-20T17:01:00Z">
              <w:r w:rsidRPr="00CA0C37">
                <w:rPr>
                  <w:sz w:val="18"/>
                  <w:szCs w:val="18"/>
                </w:rPr>
                <w:t>35 €/m</w:t>
              </w:r>
              <w:r w:rsidRPr="00CA0C37">
                <w:rPr>
                  <w:sz w:val="18"/>
                  <w:szCs w:val="18"/>
                  <w:vertAlign w:val="superscript"/>
                </w:rPr>
                <w:t>2</w:t>
              </w:r>
            </w:ins>
          </w:p>
        </w:tc>
        <w:tc>
          <w:tcPr>
            <w:tcW w:w="1230" w:type="pct"/>
            <w:vAlign w:val="center"/>
          </w:tcPr>
          <w:p w14:paraId="342F2756" w14:textId="77777777" w:rsidR="002D1C86" w:rsidRPr="00CA0C37" w:rsidRDefault="002D1C86" w:rsidP="003654F2">
            <w:pPr>
              <w:spacing w:before="60" w:after="60"/>
              <w:jc w:val="center"/>
              <w:rPr>
                <w:ins w:id="19651" w:author="Rivera Cordero Daybeth Gabriela (GSE)" w:date="2025-10-20T19:01:00Z" w16du:dateUtc="2025-10-20T17:01:00Z"/>
                <w:sz w:val="18"/>
                <w:szCs w:val="18"/>
              </w:rPr>
            </w:pPr>
            <w:ins w:id="19652" w:author="Rivera Cordero Daybeth Gabriela (GSE)" w:date="2025-10-20T19:01:00Z" w16du:dateUtc="2025-10-20T17:01:00Z">
              <w:r>
                <w:rPr>
                  <w:sz w:val="18"/>
                  <w:szCs w:val="18"/>
                </w:rPr>
                <w:t>140</w:t>
              </w:r>
              <w:r w:rsidRPr="00CA0C37">
                <w:rPr>
                  <w:sz w:val="18"/>
                  <w:szCs w:val="18"/>
                </w:rPr>
                <w:t>.000</w:t>
              </w:r>
            </w:ins>
          </w:p>
        </w:tc>
      </w:tr>
    </w:tbl>
    <w:p w14:paraId="285F12C2" w14:textId="77777777" w:rsidR="002D1C86" w:rsidRDefault="002D1C86" w:rsidP="002D1C86">
      <w:pPr>
        <w:spacing w:after="120"/>
        <w:jc w:val="both"/>
        <w:rPr>
          <w:ins w:id="19653" w:author="Rivera Cordero Daybeth Gabriela (GSE)" w:date="2025-10-20T19:01:00Z" w16du:dateUtc="2025-10-20T17:01:00Z"/>
          <w:i/>
          <w:sz w:val="18"/>
          <w:szCs w:val="18"/>
        </w:rPr>
      </w:pPr>
      <w:bookmarkStart w:id="19654" w:name="_Toc90649955"/>
      <w:bookmarkStart w:id="19655" w:name="_Toc178585530"/>
    </w:p>
    <w:p w14:paraId="625F65C1" w14:textId="77777777" w:rsidR="002D1C86" w:rsidRDefault="002D1C86" w:rsidP="002D1C86">
      <w:pPr>
        <w:spacing w:after="120"/>
        <w:jc w:val="both"/>
        <w:rPr>
          <w:ins w:id="19656" w:author="Rivera Cordero Daybeth Gabriela (GSE)" w:date="2025-10-23T16:07:00Z" w16du:dateUtc="2025-10-23T14:07:00Z"/>
          <w:i/>
          <w:sz w:val="18"/>
          <w:szCs w:val="18"/>
        </w:rPr>
      </w:pPr>
      <w:ins w:id="19657" w:author="Rivera Cordero Daybeth Gabriela (GSE)" w:date="2025-10-20T19:01:00Z" w16du:dateUtc="2025-10-20T17:01:00Z">
        <w:r>
          <w:rPr>
            <w:i/>
            <w:sz w:val="18"/>
            <w:szCs w:val="18"/>
          </w:rPr>
          <w:t xml:space="preserve">(***) Per gli interventi realizzati su edifici pubblici di cui all’art. 11, comma 2, del Decreto la percentuale incentivata della spesa ammissibile è pari al 100%, </w:t>
        </w:r>
        <w:r w:rsidRPr="008D2B04">
          <w:rPr>
            <w:i/>
            <w:strike/>
            <w:sz w:val="18"/>
            <w:szCs w:val="18"/>
            <w:rPrChange w:id="19658" w:author="Rivera Cordero Daybeth Gabriela (GSE)" w:date="2025-10-23T16:28:00Z" w16du:dateUtc="2025-10-23T14:28:00Z">
              <w:rPr>
                <w:i/>
                <w:sz w:val="18"/>
                <w:szCs w:val="18"/>
              </w:rPr>
            </w:rPrChange>
          </w:rPr>
          <w:t>secondo le specificità indicate al precedente paragrafo 4.2</w:t>
        </w:r>
        <w:r>
          <w:rPr>
            <w:i/>
            <w:sz w:val="18"/>
            <w:szCs w:val="18"/>
          </w:rPr>
          <w:t xml:space="preserve"> </w:t>
        </w:r>
      </w:ins>
    </w:p>
    <w:p w14:paraId="622F4E8B" w14:textId="77777777" w:rsidR="000B2519" w:rsidRDefault="000B2519" w:rsidP="002D1C86">
      <w:pPr>
        <w:spacing w:after="120"/>
        <w:jc w:val="both"/>
        <w:rPr>
          <w:ins w:id="19659" w:author="Rivera Cordero Daybeth Gabriela (GSE)" w:date="2025-10-23T16:07:00Z" w16du:dateUtc="2025-10-23T14:07:00Z"/>
          <w:i/>
          <w:sz w:val="18"/>
          <w:szCs w:val="18"/>
        </w:rPr>
      </w:pPr>
    </w:p>
    <w:p w14:paraId="713D289D" w14:textId="7CE58027" w:rsidR="003A6132" w:rsidRDefault="003A6132" w:rsidP="003A6132">
      <w:pPr>
        <w:spacing w:after="120"/>
        <w:jc w:val="both"/>
        <w:rPr>
          <w:ins w:id="19660" w:author="Rivera Cordero Daybeth Gabriela (GSE)" w:date="2025-10-23T16:08:00Z" w16du:dateUtc="2025-10-23T14:08:00Z"/>
          <w:sz w:val="22"/>
          <w:szCs w:val="22"/>
        </w:rPr>
      </w:pPr>
      <w:commentRangeStart w:id="19661"/>
      <w:ins w:id="19662" w:author="Rivera Cordero Daybeth Gabriela (GSE)" w:date="2025-10-23T16:08:00Z" w16du:dateUtc="2025-10-23T14:08:00Z">
        <w:r w:rsidRPr="004A76F1">
          <w:rPr>
            <w:sz w:val="22"/>
            <w:szCs w:val="22"/>
            <w:highlight w:val="yellow"/>
          </w:rPr>
          <w:t xml:space="preserve">Si applica, inoltre, una maggiorazione del 10% nel caso in cui </w:t>
        </w:r>
        <w:r>
          <w:rPr>
            <w:sz w:val="22"/>
            <w:szCs w:val="22"/>
            <w:highlight w:val="yellow"/>
          </w:rPr>
          <w:t xml:space="preserve">per </w:t>
        </w:r>
      </w:ins>
      <w:ins w:id="19663" w:author="Rivera Cordero Daybeth Gabriela (GSE)" w:date="2025-10-23T16:19:00Z" w16du:dateUtc="2025-10-23T14:19:00Z">
        <w:r w:rsidR="00A13C92">
          <w:rPr>
            <w:sz w:val="22"/>
            <w:szCs w:val="22"/>
          </w:rPr>
          <w:t xml:space="preserve">i </w:t>
        </w:r>
        <w:r w:rsidR="00B85BB1" w:rsidRPr="00C72AD8">
          <w:t>sistemi di illuminazione</w:t>
        </w:r>
      </w:ins>
      <w:ins w:id="19664" w:author="Rivera Cordero Daybeth Gabriela (GSE)" w:date="2025-10-23T16:08:00Z" w16du:dateUtc="2025-10-23T14:08:00Z">
        <w:r>
          <w:rPr>
            <w:sz w:val="22"/>
            <w:szCs w:val="22"/>
            <w:highlight w:val="yellow"/>
          </w:rPr>
          <w:t xml:space="preserve"> installat</w:t>
        </w:r>
      </w:ins>
      <w:ins w:id="19665" w:author="Rivera Cordero Daybeth Gabriela (GSE)" w:date="2025-10-23T16:19:00Z" w16du:dateUtc="2025-10-23T14:19:00Z">
        <w:r w:rsidR="00B85BB1">
          <w:rPr>
            <w:sz w:val="22"/>
            <w:szCs w:val="22"/>
            <w:highlight w:val="yellow"/>
          </w:rPr>
          <w:t>i</w:t>
        </w:r>
      </w:ins>
      <w:ins w:id="19666" w:author="Rivera Cordero Daybeth Gabriela (GSE)" w:date="2025-10-23T16:08:00Z" w16du:dateUtc="2025-10-23T14:08:00Z">
        <w:r>
          <w:rPr>
            <w:sz w:val="22"/>
            <w:szCs w:val="22"/>
            <w:highlight w:val="yellow"/>
          </w:rPr>
          <w:t xml:space="preserve"> i componenti</w:t>
        </w:r>
        <w:r w:rsidRPr="000A3916">
          <w:rPr>
            <w:sz w:val="22"/>
            <w:szCs w:val="22"/>
            <w:highlight w:val="yellow"/>
          </w:rPr>
          <w:t xml:space="preserve"> (</w:t>
        </w:r>
      </w:ins>
      <w:ins w:id="19667" w:author="Rivera Cordero Daybeth Gabriela (GSE)" w:date="2025-10-23T16:19:00Z" w16du:dateUtc="2025-10-23T14:19:00Z">
        <w:r w:rsidR="00A13C92">
          <w:rPr>
            <w:sz w:val="22"/>
            <w:szCs w:val="22"/>
            <w:highlight w:val="yellow"/>
          </w:rPr>
          <w:t>co</w:t>
        </w:r>
      </w:ins>
      <w:ins w:id="19668" w:author="Rivera Cordero Daybeth Gabriela (GSE)" w:date="2025-10-23T16:20:00Z" w16du:dateUtc="2025-10-23T14:20:00Z">
        <w:r w:rsidR="00A13C92">
          <w:rPr>
            <w:sz w:val="22"/>
            <w:szCs w:val="22"/>
            <w:highlight w:val="yellow"/>
          </w:rPr>
          <w:t xml:space="preserve">rpi illuminanti </w:t>
        </w:r>
        <w:r w:rsidR="00B5563C">
          <w:rPr>
            <w:sz w:val="22"/>
            <w:szCs w:val="22"/>
            <w:highlight w:val="yellow"/>
          </w:rPr>
          <w:t>o</w:t>
        </w:r>
      </w:ins>
      <w:ins w:id="19669" w:author="Rivera Cordero Daybeth Gabriela (GSE)" w:date="2025-10-23T16:28:00Z" w16du:dateUtc="2025-10-23T14:28:00Z">
        <w:r w:rsidR="0078593A">
          <w:rPr>
            <w:sz w:val="22"/>
            <w:szCs w:val="22"/>
            <w:highlight w:val="yellow"/>
          </w:rPr>
          <w:t xml:space="preserve"> </w:t>
        </w:r>
      </w:ins>
      <w:ins w:id="19670" w:author="Rivera Cordero Daybeth Gabriela (GSE)" w:date="2025-10-23T16:20:00Z" w16du:dateUtc="2025-10-23T14:20:00Z">
        <w:r w:rsidR="00B5563C">
          <w:rPr>
            <w:sz w:val="22"/>
            <w:szCs w:val="22"/>
            <w:highlight w:val="yellow"/>
          </w:rPr>
          <w:t>lampade</w:t>
        </w:r>
      </w:ins>
      <w:ins w:id="19671" w:author="Rivera Cordero Daybeth Gabriela (GSE)" w:date="2025-10-23T16:28:00Z" w16du:dateUtc="2025-10-23T14:28:00Z">
        <w:r w:rsidR="0078593A">
          <w:rPr>
            <w:sz w:val="22"/>
            <w:szCs w:val="22"/>
            <w:highlight w:val="yellow"/>
          </w:rPr>
          <w:t xml:space="preserve"> </w:t>
        </w:r>
      </w:ins>
      <w:ins w:id="19672" w:author="Rivera Cordero Daybeth Gabriela (GSE)" w:date="2025-10-23T16:27:00Z" w16du:dateUtc="2025-10-23T14:27:00Z">
        <w:r w:rsidR="00503775">
          <w:rPr>
            <w:sz w:val="22"/>
            <w:szCs w:val="22"/>
            <w:highlight w:val="yellow"/>
          </w:rPr>
          <w:t xml:space="preserve">ad </w:t>
        </w:r>
        <w:r w:rsidR="0078593A">
          <w:rPr>
            <w:sz w:val="22"/>
            <w:szCs w:val="22"/>
            <w:highlight w:val="yellow"/>
          </w:rPr>
          <w:t>alta efficienza</w:t>
        </w:r>
      </w:ins>
      <w:ins w:id="19673" w:author="Rivera Cordero Daybeth Gabriela (GSE)" w:date="2025-10-23T16:08:00Z" w16du:dateUtc="2025-10-23T14:08:00Z">
        <w:r w:rsidRPr="000A3916">
          <w:rPr>
            <w:sz w:val="22"/>
            <w:szCs w:val="22"/>
            <w:highlight w:val="yellow"/>
          </w:rPr>
          <w:t xml:space="preserve">) </w:t>
        </w:r>
        <w:r w:rsidRPr="004A76F1">
          <w:rPr>
            <w:sz w:val="22"/>
            <w:szCs w:val="22"/>
            <w:highlight w:val="yellow"/>
          </w:rPr>
          <w:t>siano prodotti nell’Unione Europea</w:t>
        </w:r>
        <w:r w:rsidRPr="000A3916">
          <w:rPr>
            <w:sz w:val="22"/>
            <w:szCs w:val="22"/>
            <w:highlight w:val="yellow"/>
          </w:rPr>
          <w:t>.</w:t>
        </w:r>
        <w:commentRangeEnd w:id="19661"/>
        <w:r>
          <w:rPr>
            <w:rStyle w:val="Rimandocommento"/>
            <w:sz w:val="22"/>
            <w:szCs w:val="22"/>
          </w:rPr>
          <w:commentReference w:id="19661"/>
        </w:r>
      </w:ins>
    </w:p>
    <w:p w14:paraId="524BEFEB" w14:textId="77777777" w:rsidR="003A6132" w:rsidRPr="00D93419" w:rsidRDefault="003A6132" w:rsidP="003A6132">
      <w:pPr>
        <w:spacing w:after="120"/>
        <w:jc w:val="both"/>
        <w:rPr>
          <w:ins w:id="19674" w:author="Rivera Cordero Daybeth Gabriela (GSE)" w:date="2025-10-23T16:08:00Z" w16du:dateUtc="2025-10-23T14:08:00Z"/>
          <w:rFonts w:ascii="Calibri" w:hAnsi="Calibri" w:cs="Calibri"/>
          <w:sz w:val="22"/>
          <w:szCs w:val="22"/>
        </w:rPr>
      </w:pPr>
      <w:ins w:id="19675" w:author="Rivera Cordero Daybeth Gabriela (GSE)" w:date="2025-10-23T16:08:00Z" w16du:dateUtc="2025-10-23T14:08:00Z">
        <w:r w:rsidRPr="00BC6826">
          <w:rPr>
            <w:sz w:val="22"/>
            <w:szCs w:val="22"/>
          </w:rPr>
          <w:t>A</w:t>
        </w:r>
        <w:r>
          <w:rPr>
            <w:sz w:val="22"/>
            <w:szCs w:val="22"/>
          </w:rPr>
          <w:t xml:space="preserve">nche con l’applicazione delle </w:t>
        </w:r>
        <w:r w:rsidRPr="00BC6826">
          <w:rPr>
            <w:sz w:val="22"/>
            <w:szCs w:val="22"/>
          </w:rPr>
          <w:t>premialità previste</w:t>
        </w:r>
        <w:r>
          <w:rPr>
            <w:sz w:val="22"/>
            <w:szCs w:val="22"/>
          </w:rPr>
          <w:t>, l</w:t>
        </w:r>
        <w:r w:rsidRPr="00D93419">
          <w:rPr>
            <w:rFonts w:ascii="Calibri" w:hAnsi="Calibri" w:cs="Calibri"/>
            <w:sz w:val="22"/>
            <w:szCs w:val="22"/>
          </w:rPr>
          <w:t>’ammontare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D93419">
          <w:rPr>
            <w:rFonts w:ascii="Calibri" w:hAnsi="Calibri" w:cs="Calibri"/>
            <w:sz w:val="22"/>
            <w:szCs w:val="22"/>
          </w:rPr>
          <w:t>.</w:t>
        </w:r>
      </w:ins>
    </w:p>
    <w:p w14:paraId="463FEA81" w14:textId="77777777" w:rsidR="003A6132" w:rsidRPr="000A3916" w:rsidRDefault="003A6132" w:rsidP="003A6132">
      <w:pPr>
        <w:spacing w:line="276" w:lineRule="auto"/>
        <w:jc w:val="both"/>
        <w:rPr>
          <w:ins w:id="19676" w:author="Rivera Cordero Daybeth Gabriela (GSE)" w:date="2025-10-23T16:08:00Z" w16du:dateUtc="2025-10-23T14:08:00Z"/>
          <w:rFonts w:ascii="Calibri" w:hAnsi="Calibri" w:cs="Calibri"/>
          <w:sz w:val="22"/>
          <w:szCs w:val="22"/>
        </w:rPr>
      </w:pPr>
      <w:ins w:id="19677" w:author="Rivera Cordero Daybeth Gabriela (GSE)" w:date="2025-10-23T16:08:00Z" w16du:dateUtc="2025-10-23T14:08:00Z">
        <w:r w:rsidRPr="00D93419">
          <w:rPr>
            <w:rFonts w:ascii="Calibri" w:hAnsi="Calibri" w:cs="Calibri"/>
            <w:sz w:val="22"/>
            <w:szCs w:val="22"/>
          </w:rPr>
          <w:t xml:space="preserve">Per gli interventi realizzati su edifici pubblici di cui all’art. 11, comma 2, del Decreto la percentuale incentivata della spesa ammissibile è pari al 100%, </w:t>
        </w:r>
        <w:r w:rsidRPr="000A3916">
          <w:rPr>
            <w:rFonts w:ascii="Calibri" w:hAnsi="Calibri" w:cs="Calibri"/>
            <w:sz w:val="22"/>
            <w:szCs w:val="22"/>
            <w:u w:val="single"/>
          </w:rPr>
          <w:t>secondo le specificità indicate al paragrafo 4.2 delle presenti Regole Applicative</w:t>
        </w:r>
        <w:r w:rsidRPr="00D93419">
          <w:rPr>
            <w:rFonts w:ascii="Calibri" w:hAnsi="Calibri" w:cs="Calibri"/>
            <w:sz w:val="22"/>
            <w:szCs w:val="22"/>
          </w:rPr>
          <w:t>.</w:t>
        </w:r>
      </w:ins>
    </w:p>
    <w:p w14:paraId="1D14326E" w14:textId="77777777" w:rsidR="003A6132" w:rsidRDefault="003A6132" w:rsidP="003A6132">
      <w:pPr>
        <w:spacing w:after="120" w:line="276" w:lineRule="auto"/>
        <w:jc w:val="both"/>
        <w:rPr>
          <w:ins w:id="19678" w:author="Rivera Cordero Daybeth Gabriela (GSE)" w:date="2025-10-23T16:08:00Z" w16du:dateUtc="2025-10-23T14:08:00Z"/>
          <w:bCs/>
          <w:sz w:val="22"/>
          <w:szCs w:val="22"/>
        </w:rPr>
      </w:pPr>
      <w:ins w:id="19679" w:author="Rivera Cordero Daybeth Gabriela (GSE)" w:date="2025-10-23T16:08:00Z" w16du:dateUtc="2025-10-23T14:08:00Z">
        <w:r w:rsidRPr="004A76F1">
          <w:rPr>
            <w:sz w:val="22"/>
            <w:szCs w:val="22"/>
          </w:rPr>
          <w:t>Le spese sostenute per la redazione della diagnosi e dell’Attestato di Prestazione Energetica sono incentivate nella misura del 100%</w:t>
        </w:r>
        <w:r>
          <w:rPr>
            <w:sz w:val="22"/>
            <w:szCs w:val="22"/>
          </w:rPr>
          <w:t xml:space="preserve"> nei limiti indicati nell’Allegato II del Decreto, </w:t>
        </w:r>
        <w:r w:rsidRPr="004A76F1">
          <w:rPr>
            <w:bCs/>
            <w:sz w:val="22"/>
            <w:szCs w:val="22"/>
            <w:u w:val="single"/>
          </w:rPr>
          <w:t>ad esclusione de</w:t>
        </w:r>
        <w:r>
          <w:rPr>
            <w:bCs/>
            <w:sz w:val="22"/>
            <w:szCs w:val="22"/>
            <w:u w:val="single"/>
          </w:rPr>
          <w:t>i soggetti privati e delle</w:t>
        </w:r>
        <w:r w:rsidRPr="004A76F1">
          <w:rPr>
            <w:bCs/>
            <w:sz w:val="22"/>
            <w:szCs w:val="22"/>
            <w:u w:val="single"/>
          </w:rPr>
          <w:t xml:space="preserve"> Cooperative di abitanti e delle Cooperative sociali per le quali è previsto un ristoro del 50% delle spese</w:t>
        </w:r>
        <w:r w:rsidRPr="004A76F1">
          <w:rPr>
            <w:bCs/>
            <w:sz w:val="22"/>
            <w:szCs w:val="22"/>
          </w:rPr>
          <w:t xml:space="preserve">. </w:t>
        </w:r>
      </w:ins>
    </w:p>
    <w:p w14:paraId="2ADF5817" w14:textId="77777777" w:rsidR="003A6132" w:rsidRPr="009A7E3B" w:rsidRDefault="003A6132" w:rsidP="003A6132">
      <w:pPr>
        <w:spacing w:after="120" w:line="276" w:lineRule="auto"/>
        <w:jc w:val="both"/>
        <w:rPr>
          <w:ins w:id="19680" w:author="Rivera Cordero Daybeth Gabriela (GSE)" w:date="2025-10-23T16:08:00Z" w16du:dateUtc="2025-10-23T14:08:00Z"/>
          <w:bCs/>
          <w:sz w:val="22"/>
          <w:szCs w:val="22"/>
        </w:rPr>
      </w:pPr>
      <w:ins w:id="19681" w:author="Rivera Cordero Daybeth Gabriela (GSE)" w:date="2025-10-23T16:08:00Z" w16du:dateUtc="2025-10-23T14:08:00Z">
        <w:r w:rsidRPr="009A7E3B">
          <w:rPr>
            <w:bCs/>
            <w:sz w:val="22"/>
            <w:szCs w:val="22"/>
          </w:rPr>
          <w:t xml:space="preserve">Si precisa che i suddetti contributi non concorrono alla formazione di </w:t>
        </w:r>
        <w:r w:rsidRPr="009A7E3B">
          <w:rPr>
            <w:sz w:val="22"/>
            <w:szCs w:val="22"/>
          </w:rPr>
          <w:t>I</w:t>
        </w:r>
        <w:r w:rsidRPr="009A7E3B">
          <w:rPr>
            <w:sz w:val="22"/>
            <w:szCs w:val="22"/>
            <w:vertAlign w:val="subscript"/>
          </w:rPr>
          <w:t xml:space="preserve">tot </w:t>
        </w:r>
        <w:r w:rsidRPr="009A7E3B">
          <w:rPr>
            <w:sz w:val="22"/>
            <w:szCs w:val="22"/>
          </w:rPr>
          <w:t>previsto per lo specifico intervento</w:t>
        </w:r>
        <w:r w:rsidRPr="009A7E3B">
          <w:rPr>
            <w:bCs/>
            <w:sz w:val="22"/>
            <w:szCs w:val="22"/>
          </w:rPr>
          <w:t xml:space="preserve">.  </w:t>
        </w:r>
      </w:ins>
    </w:p>
    <w:p w14:paraId="554331B0" w14:textId="77777777" w:rsidR="003A6132" w:rsidRDefault="003A6132" w:rsidP="003A6132">
      <w:pPr>
        <w:spacing w:after="120" w:line="276" w:lineRule="auto"/>
        <w:jc w:val="both"/>
        <w:rPr>
          <w:ins w:id="19682" w:author="Rivera Cordero Daybeth Gabriela (GSE)" w:date="2025-10-23T16:08:00Z" w16du:dateUtc="2025-10-23T14:08:00Z"/>
          <w:bCs/>
          <w:sz w:val="22"/>
          <w:szCs w:val="22"/>
        </w:rPr>
      </w:pPr>
      <w:ins w:id="19683" w:author="Rivera Cordero Daybeth Gabriela (GSE)" w:date="2025-10-23T16:08:00Z" w16du:dateUtc="2025-10-23T14:08:00Z">
        <w:r w:rsidRPr="004A76F1">
          <w:rPr>
            <w:bCs/>
            <w:sz w:val="22"/>
            <w:szCs w:val="22"/>
            <w:highlight w:val="yellow"/>
          </w:rPr>
          <w:t>Per le grandi imprese</w:t>
        </w:r>
        <w:r>
          <w:rPr>
            <w:bCs/>
            <w:sz w:val="22"/>
            <w:szCs w:val="22"/>
            <w:highlight w:val="yellow"/>
          </w:rPr>
          <w:t>, ivi inclusi gli ETS economici con tale dimensione di impresa, non costituisce una spesa ammissibile il costo sostenuto per la redazione dell’attestato di prestazione energetica ante e post intervento, ai sensi</w:t>
        </w:r>
        <w:commentRangeStart w:id="19684"/>
        <w:r>
          <w:rPr>
            <w:bCs/>
            <w:sz w:val="22"/>
            <w:szCs w:val="22"/>
            <w:highlight w:val="yellow"/>
          </w:rPr>
          <w:t xml:space="preserve"> dell’art. 26, comma 2, del Decreto</w:t>
        </w:r>
        <w:commentRangeEnd w:id="19684"/>
        <w:r>
          <w:rPr>
            <w:rStyle w:val="Rimandocommento"/>
            <w:bCs/>
            <w:sz w:val="22"/>
            <w:szCs w:val="22"/>
            <w:highlight w:val="yellow"/>
          </w:rPr>
          <w:commentReference w:id="19684"/>
        </w:r>
        <w:r>
          <w:rPr>
            <w:bCs/>
            <w:sz w:val="22"/>
            <w:szCs w:val="22"/>
            <w:highlight w:val="yellow"/>
          </w:rPr>
          <w:t xml:space="preserve">. </w:t>
        </w:r>
      </w:ins>
    </w:p>
    <w:p w14:paraId="2C2645F1" w14:textId="77777777" w:rsidR="000B2519" w:rsidRDefault="000B2519" w:rsidP="002D1C86">
      <w:pPr>
        <w:spacing w:after="120"/>
        <w:jc w:val="both"/>
        <w:rPr>
          <w:ins w:id="19686" w:author="Rivera Cordero Daybeth Gabriela (GSE)" w:date="2025-10-23T16:14:00Z" w16du:dateUtc="2025-10-23T14:14:00Z"/>
          <w:i/>
          <w:sz w:val="18"/>
          <w:szCs w:val="18"/>
        </w:rPr>
      </w:pPr>
    </w:p>
    <w:p w14:paraId="01337C25" w14:textId="77777777" w:rsidR="00105566" w:rsidRDefault="00105566" w:rsidP="002D1C86">
      <w:pPr>
        <w:spacing w:after="120"/>
        <w:jc w:val="both"/>
        <w:rPr>
          <w:ins w:id="19687" w:author="Rivera Cordero Daybeth Gabriela (GSE)" w:date="2025-10-20T19:01:00Z" w16du:dateUtc="2025-10-20T17:01:00Z"/>
          <w:i/>
          <w:sz w:val="18"/>
          <w:szCs w:val="18"/>
        </w:rPr>
      </w:pPr>
    </w:p>
    <w:p w14:paraId="00CF8FAF" w14:textId="77777777" w:rsidR="002D1C86" w:rsidRPr="00923DC6" w:rsidRDefault="002D1C86">
      <w:pPr>
        <w:pStyle w:val="TITOLO20"/>
        <w:numPr>
          <w:ilvl w:val="2"/>
          <w:numId w:val="292"/>
        </w:numPr>
        <w:ind w:left="1134" w:hanging="708"/>
        <w:rPr>
          <w:ins w:id="19688" w:author="Rivera Cordero Daybeth Gabriela (GSE)" w:date="2025-10-20T19:01:00Z" w16du:dateUtc="2025-10-20T17:01:00Z"/>
        </w:rPr>
        <w:pPrChange w:id="19689" w:author="Rivera Cordero Daybeth Gabriela (GSE)" w:date="2025-10-20T19:17:00Z" w16du:dateUtc="2025-10-20T17:17:00Z">
          <w:pPr>
            <w:pStyle w:val="TITOLO3GSE"/>
            <w:numPr>
              <w:numId w:val="7"/>
            </w:numPr>
            <w:ind w:left="851" w:hanging="360"/>
          </w:pPr>
        </w:pPrChange>
      </w:pPr>
      <w:bookmarkStart w:id="19690" w:name="_Toc212462604"/>
      <w:ins w:id="19691" w:author="Rivera Cordero Daybeth Gabriela (GSE)" w:date="2025-10-20T19:01:00Z" w16du:dateUtc="2025-10-20T17:01:00Z">
        <w:r w:rsidRPr="00923DC6">
          <w:lastRenderedPageBreak/>
          <w:t>Documentazione necessaria per l’accesso all’incentivo</w:t>
        </w:r>
        <w:bookmarkEnd w:id="19690"/>
        <w:r w:rsidRPr="00923DC6">
          <w:t xml:space="preserve"> </w:t>
        </w:r>
      </w:ins>
    </w:p>
    <w:p w14:paraId="35C7D5A3" w14:textId="77777777" w:rsidR="002D1C86" w:rsidRPr="00CA0C37" w:rsidRDefault="002D1C86" w:rsidP="002D1C86">
      <w:pPr>
        <w:spacing w:after="120"/>
        <w:jc w:val="both"/>
        <w:rPr>
          <w:ins w:id="19692" w:author="Rivera Cordero Daybeth Gabriela (GSE)" w:date="2025-10-20T19:01:00Z" w16du:dateUtc="2025-10-20T17:01:00Z"/>
        </w:rPr>
      </w:pPr>
      <w:ins w:id="19693" w:author="Rivera Cordero Daybeth Gabriela (GSE)" w:date="2025-10-20T19:01:00Z" w16du:dateUtc="2025-10-20T17:01:00Z">
        <w:r w:rsidRPr="00CA0C37">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CA0C37">
          <w:rPr>
            <w:rFonts w:cs="Calibri"/>
          </w:rPr>
          <w:t>Port</w:t>
        </w:r>
        <w:r w:rsidRPr="00CA0C37">
          <w:rPr>
            <w:rFonts w:cs="Calibri"/>
            <w:i/>
          </w:rPr>
          <w:t>al</w:t>
        </w:r>
        <w:r w:rsidRPr="00CA0C37">
          <w:rPr>
            <w:rFonts w:cs="Calibri"/>
          </w:rPr>
          <w:t>termico</w:t>
        </w:r>
        <w:r w:rsidRPr="00CA0C37">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CA0C37">
          <w:rPr>
            <w:i/>
          </w:rPr>
          <w:t>in situ</w:t>
        </w:r>
        <w:r w:rsidRPr="00CA0C37">
          <w:t>.</w:t>
        </w:r>
      </w:ins>
    </w:p>
    <w:p w14:paraId="4E5B965F" w14:textId="77777777" w:rsidR="002D1C86" w:rsidRPr="00CA0C37" w:rsidRDefault="002D1C86" w:rsidP="002D1C86">
      <w:pPr>
        <w:spacing w:after="120"/>
        <w:jc w:val="both"/>
        <w:rPr>
          <w:ins w:id="19694" w:author="Rivera Cordero Daybeth Gabriela (GSE)" w:date="2025-10-20T19:01:00Z" w16du:dateUtc="2025-10-20T17:01:00Z"/>
          <w:b/>
          <w:u w:val="single"/>
        </w:rPr>
      </w:pPr>
      <w:ins w:id="19695" w:author="Rivera Cordero Daybeth Gabriela (GSE)" w:date="2025-10-20T19:01:00Z" w16du:dateUtc="2025-10-20T17:01:00Z">
        <w:r w:rsidRPr="00CA0C37">
          <w:rPr>
            <w:b/>
            <w:u w:val="single"/>
          </w:rPr>
          <w:t>Documentazione da allegare alla richiesta di accesso all’incentivo:</w:t>
        </w:r>
      </w:ins>
    </w:p>
    <w:p w14:paraId="2AA49CBF" w14:textId="77777777" w:rsidR="002D1C86" w:rsidRPr="00CA0C37" w:rsidRDefault="002D1C86" w:rsidP="002D1C86">
      <w:pPr>
        <w:numPr>
          <w:ilvl w:val="0"/>
          <w:numId w:val="501"/>
        </w:numPr>
        <w:tabs>
          <w:tab w:val="num" w:pos="284"/>
        </w:tabs>
        <w:spacing w:after="120" w:line="276" w:lineRule="auto"/>
        <w:ind w:left="284"/>
        <w:jc w:val="both"/>
        <w:rPr>
          <w:ins w:id="19696" w:author="Rivera Cordero Daybeth Gabriela (GSE)" w:date="2025-10-20T19:01:00Z" w16du:dateUtc="2025-10-20T17:01:00Z"/>
          <w:rFonts w:cs="Calibri"/>
        </w:rPr>
      </w:pPr>
      <w:ins w:id="19697" w:author="Rivera Cordero Daybeth Gabriela (GSE)" w:date="2025-10-20T19:01:00Z" w16du:dateUtc="2025-10-20T17:01:00Z">
        <w:r w:rsidRPr="00CA0C37">
          <w:rPr>
            <w:rFonts w:cs="Calibri"/>
          </w:rPr>
          <w:t xml:space="preserve">documentazione comune a tutte le tipologie di interventi, </w:t>
        </w:r>
        <w:r>
          <w:rPr>
            <w:rFonts w:cs="Calibri"/>
          </w:rPr>
          <w:t xml:space="preserve">come </w:t>
        </w:r>
        <w:r w:rsidRPr="00CA0C37">
          <w:rPr>
            <w:rFonts w:cs="Calibri"/>
          </w:rPr>
          <w:t>specificatamente indicat</w:t>
        </w:r>
        <w:r>
          <w:rPr>
            <w:rFonts w:cs="Calibri"/>
          </w:rPr>
          <w:t>o</w:t>
        </w:r>
        <w:r w:rsidRPr="00CA0C37">
          <w:rPr>
            <w:rFonts w:cs="Calibri"/>
          </w:rPr>
          <w:t xml:space="preserve"> nell’Allegato 1; </w:t>
        </w:r>
      </w:ins>
    </w:p>
    <w:p w14:paraId="081E03E3" w14:textId="77777777" w:rsidR="002D1C86" w:rsidRPr="00CA0C37" w:rsidRDefault="002D1C86" w:rsidP="002D1C86">
      <w:pPr>
        <w:numPr>
          <w:ilvl w:val="0"/>
          <w:numId w:val="501"/>
        </w:numPr>
        <w:tabs>
          <w:tab w:val="num" w:pos="284"/>
        </w:tabs>
        <w:spacing w:after="120" w:line="276" w:lineRule="auto"/>
        <w:ind w:left="284"/>
        <w:jc w:val="both"/>
        <w:rPr>
          <w:ins w:id="19698" w:author="Rivera Cordero Daybeth Gabriela (GSE)" w:date="2025-10-20T19:01:00Z" w16du:dateUtc="2025-10-20T17:01:00Z"/>
          <w:rFonts w:cs="Calibri"/>
        </w:rPr>
      </w:pPr>
      <w:ins w:id="19699" w:author="Rivera Cordero Daybeth Gabriela (GSE)" w:date="2025-10-20T19:01:00Z" w16du:dateUtc="2025-10-20T17:01:00Z">
        <w:r w:rsidRPr="00CA0C37">
          <w:rPr>
            <w:rFonts w:cs="Calibri"/>
          </w:rPr>
          <w:t xml:space="preserve">asseverazione di un tecnico abilitato secondo quanto </w:t>
        </w:r>
        <w:r w:rsidRPr="00E2452D">
          <w:rPr>
            <w:rFonts w:cs="Calibri"/>
          </w:rPr>
          <w:t xml:space="preserve">indicato </w:t>
        </w:r>
        <w:r w:rsidRPr="004159A9">
          <w:rPr>
            <w:rFonts w:cs="Calibri"/>
          </w:rPr>
          <w:t xml:space="preserve">nel paragrafo </w:t>
        </w:r>
        <w:r>
          <w:rPr>
            <w:rFonts w:cs="Calibri"/>
          </w:rPr>
          <w:t>XX</w:t>
        </w:r>
        <w:r w:rsidRPr="00E2452D">
          <w:rPr>
            <w:rFonts w:cs="Calibri"/>
          </w:rPr>
          <w:t>;</w:t>
        </w:r>
        <w:r w:rsidRPr="00CA0C37">
          <w:rPr>
            <w:rFonts w:cs="Calibri"/>
          </w:rPr>
          <w:t xml:space="preserve"> </w:t>
        </w:r>
      </w:ins>
    </w:p>
    <w:p w14:paraId="0287CD4C" w14:textId="77777777" w:rsidR="002D1C86" w:rsidRPr="00CA0C37" w:rsidRDefault="002D1C86" w:rsidP="002D1C86">
      <w:pPr>
        <w:numPr>
          <w:ilvl w:val="0"/>
          <w:numId w:val="501"/>
        </w:numPr>
        <w:tabs>
          <w:tab w:val="num" w:pos="568"/>
        </w:tabs>
        <w:spacing w:after="120" w:line="276" w:lineRule="auto"/>
        <w:ind w:left="208" w:hanging="284"/>
        <w:jc w:val="both"/>
        <w:rPr>
          <w:ins w:id="19700" w:author="Rivera Cordero Daybeth Gabriela (GSE)" w:date="2025-10-20T19:01:00Z" w16du:dateUtc="2025-10-20T17:01:00Z"/>
          <w:rFonts w:cs="Calibri"/>
        </w:rPr>
      </w:pPr>
      <w:ins w:id="19701" w:author="Rivera Cordero Daybeth Gabriela (GSE)" w:date="2025-10-20T19:01:00Z" w16du:dateUtc="2025-10-20T17:01:00Z">
        <w:r>
          <w:rPr>
            <w:rFonts w:cs="Calibri"/>
          </w:rPr>
          <w:t xml:space="preserve"> r</w:t>
        </w:r>
        <w:r w:rsidRPr="00CA0C37">
          <w:rPr>
            <w:rFonts w:cs="Calibri"/>
          </w:rPr>
          <w:t>elazione tecnica di progetto timbrata e firmata dal progettista, contenente almeno i seguenti elementi:</w:t>
        </w:r>
      </w:ins>
    </w:p>
    <w:p w14:paraId="2EDB8812" w14:textId="77777777" w:rsidR="002D1C86" w:rsidRPr="00CA0C37" w:rsidRDefault="002D1C86" w:rsidP="002D1C86">
      <w:pPr>
        <w:numPr>
          <w:ilvl w:val="1"/>
          <w:numId w:val="227"/>
        </w:numPr>
        <w:spacing w:after="120" w:line="276" w:lineRule="auto"/>
        <w:ind w:left="567" w:hanging="283"/>
        <w:jc w:val="both"/>
        <w:rPr>
          <w:ins w:id="19702" w:author="Rivera Cordero Daybeth Gabriela (GSE)" w:date="2025-10-20T19:01:00Z" w16du:dateUtc="2025-10-20T17:01:00Z"/>
        </w:rPr>
      </w:pPr>
      <w:ins w:id="19703" w:author="Rivera Cordero Daybeth Gabriela (GSE)" w:date="2025-10-20T19:01:00Z" w16du:dateUtc="2025-10-20T17:01:00Z">
        <w:r w:rsidRPr="00CA0C37">
          <w:t xml:space="preserve">descrizione dell’immobile oggetto dell’intervento, con indicazione della </w:t>
        </w:r>
        <w:r w:rsidRPr="00980CFE">
          <w:rPr>
            <w:u w:val="single"/>
          </w:rPr>
          <w:t>destinazione d’uso</w:t>
        </w:r>
        <w:r w:rsidRPr="00CA0C37">
          <w:t xml:space="preserve"> e della caratterizzazione delle singole zone in base alle attività svolte, dando evidenza di eventuali cambiamenti della destinazione d’uso della superficie illuminata tra la situazione ex-ante e quella ex-post;</w:t>
        </w:r>
      </w:ins>
    </w:p>
    <w:p w14:paraId="36FFDB81" w14:textId="77777777" w:rsidR="002D1C86" w:rsidRPr="001A45A9" w:rsidRDefault="002D1C86" w:rsidP="002D1C86">
      <w:pPr>
        <w:numPr>
          <w:ilvl w:val="1"/>
          <w:numId w:val="227"/>
        </w:numPr>
        <w:spacing w:after="120" w:line="276" w:lineRule="auto"/>
        <w:ind w:left="567" w:hanging="283"/>
        <w:jc w:val="both"/>
        <w:rPr>
          <w:ins w:id="19704" w:author="Rivera Cordero Daybeth Gabriela (GSE)" w:date="2025-10-20T19:01:00Z" w16du:dateUtc="2025-10-20T17:01:00Z"/>
          <w:highlight w:val="cyan"/>
        </w:rPr>
      </w:pPr>
      <w:ins w:id="19705" w:author="Rivera Cordero Daybeth Gabriela (GSE)" w:date="2025-10-20T19:01:00Z" w16du:dateUtc="2025-10-20T17:01:00Z">
        <w:r w:rsidRPr="00CA0C37">
          <w:t xml:space="preserve">descrizione degli ambienti interni e/o delle relative pertinenze esterne oggetto di intervento, con </w:t>
        </w:r>
        <w:r w:rsidRPr="00024DD3">
          <w:rPr>
            <w:u w:val="single"/>
          </w:rPr>
          <w:t>indicazione del totale e delle singole superfici coinvolte</w:t>
        </w:r>
        <w:r w:rsidRPr="00CA0C37">
          <w:t xml:space="preserve"> (m</w:t>
        </w:r>
        <w:r w:rsidRPr="00CA0C37">
          <w:rPr>
            <w:vertAlign w:val="superscript"/>
          </w:rPr>
          <w:t>2</w:t>
        </w:r>
        <w:r w:rsidRPr="00CA0C37">
          <w:t xml:space="preserve">), </w:t>
        </w:r>
        <w:r w:rsidRPr="001A45A9">
          <w:rPr>
            <w:strike/>
          </w:rPr>
          <w:t>anche mediante planimetrie</w:t>
        </w:r>
        <w:r w:rsidRPr="00CA0C37">
          <w:t xml:space="preserve"> </w:t>
        </w:r>
        <w:r w:rsidRPr="001A45A9">
          <w:rPr>
            <w:highlight w:val="cyan"/>
          </w:rPr>
          <w:t>insieme a elaborati grafici di dettaglio ripo</w:t>
        </w:r>
        <w:r>
          <w:rPr>
            <w:highlight w:val="cyan"/>
          </w:rPr>
          <w:t>rtante</w:t>
        </w:r>
        <w:r w:rsidRPr="001A45A9">
          <w:rPr>
            <w:highlight w:val="cyan"/>
          </w:rPr>
          <w:t xml:space="preserve"> le superficie oggetto di intervento con individuazione dei singoli locali interni e/o delle pertinenze esterne;</w:t>
        </w:r>
      </w:ins>
    </w:p>
    <w:p w14:paraId="1094C0DA" w14:textId="77777777" w:rsidR="002D1C86" w:rsidRPr="00CA0C37" w:rsidRDefault="002D1C86" w:rsidP="002D1C86">
      <w:pPr>
        <w:numPr>
          <w:ilvl w:val="1"/>
          <w:numId w:val="227"/>
        </w:numPr>
        <w:spacing w:after="120" w:line="276" w:lineRule="auto"/>
        <w:ind w:left="567" w:hanging="283"/>
        <w:jc w:val="both"/>
        <w:rPr>
          <w:ins w:id="19706" w:author="Rivera Cordero Daybeth Gabriela (GSE)" w:date="2025-10-20T19:01:00Z" w16du:dateUtc="2025-10-20T17:01:00Z"/>
        </w:rPr>
      </w:pPr>
      <w:ins w:id="19707" w:author="Rivera Cordero Daybeth Gabriela (GSE)" w:date="2025-10-20T19:01:00Z" w16du:dateUtc="2025-10-20T17:01:00Z">
        <w:r w:rsidRPr="00024DD3">
          <w:rPr>
            <w:u w:val="single"/>
          </w:rPr>
          <w:t>descrizione del sistema d’illuminazione</w:t>
        </w:r>
        <w:r w:rsidRPr="00CA0C37">
          <w:t xml:space="preserve">, anche </w:t>
        </w:r>
        <w:r>
          <w:t>mediante</w:t>
        </w:r>
        <w:r w:rsidRPr="00CA0C37">
          <w:t xml:space="preserve"> uno schema elettrico in cui è segnata la posizione degli eventuali strumenti di misura, con indicazione e descrizione dei corpi illuminanti e delle lampade usate (</w:t>
        </w:r>
        <w:r>
          <w:t xml:space="preserve">numero dei corpi illuminanti, </w:t>
        </w:r>
        <w:r w:rsidRPr="00CA0C37">
          <w:t>marca, modello, flusso luminoso, resa cromatica, efficienza, potenza assorbita)</w:t>
        </w:r>
        <w:r>
          <w:t>, sia in riferimento alla</w:t>
        </w:r>
        <w:r w:rsidRPr="00CA0C37">
          <w:t xml:space="preserve"> situazione </w:t>
        </w:r>
        <w:r w:rsidRPr="0034432F">
          <w:rPr>
            <w:i/>
          </w:rPr>
          <w:t>ex-ante</w:t>
        </w:r>
        <w:r w:rsidRPr="00CA0C37">
          <w:t xml:space="preserve"> </w:t>
        </w:r>
        <w:r>
          <w:t>ch</w:t>
        </w:r>
        <w:r w:rsidRPr="00CA0C37">
          <w:t xml:space="preserve">e </w:t>
        </w:r>
        <w:r>
          <w:t xml:space="preserve">a </w:t>
        </w:r>
        <w:r w:rsidRPr="00CA0C37">
          <w:t xml:space="preserve">quella </w:t>
        </w:r>
        <w:r w:rsidRPr="0034432F">
          <w:rPr>
            <w:i/>
          </w:rPr>
          <w:t>ex-post</w:t>
        </w:r>
        <w:r w:rsidRPr="00CA0C37">
          <w:t>;</w:t>
        </w:r>
      </w:ins>
    </w:p>
    <w:p w14:paraId="35B72EA2" w14:textId="77777777" w:rsidR="002D1C86" w:rsidRDefault="002D1C86" w:rsidP="002D1C86">
      <w:pPr>
        <w:numPr>
          <w:ilvl w:val="1"/>
          <w:numId w:val="227"/>
        </w:numPr>
        <w:spacing w:after="200" w:line="276" w:lineRule="auto"/>
        <w:ind w:left="567" w:hanging="283"/>
        <w:jc w:val="both"/>
        <w:rPr>
          <w:ins w:id="19708" w:author="Rivera Cordero Daybeth Gabriela (GSE)" w:date="2025-10-20T19:01:00Z" w16du:dateUtc="2025-10-20T17:01:00Z"/>
        </w:rPr>
      </w:pPr>
      <w:ins w:id="19709" w:author="Rivera Cordero Daybeth Gabriela (GSE)" w:date="2025-10-20T19:01:00Z" w16du:dateUtc="2025-10-20T17:01:00Z">
        <w:r w:rsidRPr="00AE24A0">
          <w:rPr>
            <w:highlight w:val="cyan"/>
          </w:rPr>
          <w:t>nel caso l’intervento riguardi la sostituzione di sistemi di illuminazione interni all’edificio</w:t>
        </w:r>
        <w:r w:rsidRPr="00CA0C37">
          <w:t xml:space="preserve"> risultati del </w:t>
        </w:r>
        <w:r w:rsidRPr="00024DD3">
          <w:rPr>
            <w:u w:val="single"/>
          </w:rPr>
          <w:t>calcolo illuminotecnico</w:t>
        </w:r>
        <w:r w:rsidRPr="00CA0C37">
          <w:t xml:space="preserve"> per ciascuna zona oggetto dell’intervento, in base alle attività svolte. Nello specifico</w:t>
        </w:r>
        <w:r>
          <w:t>,</w:t>
        </w:r>
        <w:r w:rsidRPr="00CA0C37">
          <w:t xml:space="preserve"> è necessario che vengano rispettati i livelli di illuminamento minimi previsti dalla norma UNI EN 12464-1 – Illuminazione dei posti di lavoro, o della presenza di condizioni di sovra-illuminamento o sotto-illuminamento, sia nella situazione ex-ante che in quella ex-post.</w:t>
        </w:r>
      </w:ins>
    </w:p>
    <w:p w14:paraId="4F84C29C" w14:textId="77777777" w:rsidR="002D1C86" w:rsidRPr="00AE24A0" w:rsidRDefault="002D1C86" w:rsidP="002D1C86">
      <w:pPr>
        <w:numPr>
          <w:ilvl w:val="0"/>
          <w:numId w:val="501"/>
        </w:numPr>
        <w:tabs>
          <w:tab w:val="num" w:pos="568"/>
        </w:tabs>
        <w:spacing w:after="120" w:line="276" w:lineRule="auto"/>
        <w:ind w:left="208" w:hanging="284"/>
        <w:jc w:val="both"/>
        <w:rPr>
          <w:ins w:id="19710" w:author="Rivera Cordero Daybeth Gabriela (GSE)" w:date="2025-10-20T19:01:00Z" w16du:dateUtc="2025-10-20T17:01:00Z"/>
          <w:rFonts w:cs="Calibri"/>
          <w:highlight w:val="cyan"/>
        </w:rPr>
      </w:pPr>
      <w:ins w:id="19711" w:author="Rivera Cordero Daybeth Gabriela (GSE)" w:date="2025-10-20T19:01:00Z" w16du:dateUtc="2025-10-20T17:01:00Z">
        <w:r w:rsidRPr="00AE24A0">
          <w:rPr>
            <w:rFonts w:cs="Calibri"/>
            <w:highlight w:val="cyan"/>
          </w:rPr>
          <w:t>tabella riepilogativa riportante l’elenco dei corpi illuminanti/lampade sostituiti e installati (post-operam), riportante i valori di efficienza luminosa, indice di resa cromatica, marca, modello, flusso luminoso, potenza assorbita e numero di corpi illuminanti sostituiti per tutte le lampade oggetto dell’intervento. La tabella deve essere suddivisa per i singoli locali interni ed eventuali pertinenze esterne</w:t>
        </w:r>
        <w:r>
          <w:rPr>
            <w:rFonts w:cs="Calibri"/>
            <w:highlight w:val="cyan"/>
          </w:rPr>
          <w:t>;</w:t>
        </w:r>
      </w:ins>
    </w:p>
    <w:p w14:paraId="332AB8A2" w14:textId="77777777" w:rsidR="002D1C86" w:rsidRPr="008044ED" w:rsidRDefault="002D1C86" w:rsidP="002D1C86">
      <w:pPr>
        <w:numPr>
          <w:ilvl w:val="0"/>
          <w:numId w:val="501"/>
        </w:numPr>
        <w:tabs>
          <w:tab w:val="num" w:pos="568"/>
        </w:tabs>
        <w:spacing w:after="120" w:line="276" w:lineRule="auto"/>
        <w:ind w:left="208" w:hanging="284"/>
        <w:jc w:val="both"/>
        <w:rPr>
          <w:ins w:id="19712" w:author="Rivera Cordero Daybeth Gabriela (GSE)" w:date="2025-10-20T19:01:00Z" w16du:dateUtc="2025-10-20T17:01:00Z"/>
          <w:rFonts w:cs="Calibri"/>
        </w:rPr>
      </w:pPr>
      <w:ins w:id="19713" w:author="Rivera Cordero Daybeth Gabriela (GSE)" w:date="2025-10-20T19:01:00Z" w16du:dateUtc="2025-10-20T17:01:00Z">
        <w:r w:rsidRPr="00CA0C37">
          <w:rPr>
            <w:rFonts w:cs="Calibri"/>
          </w:rPr>
          <w:lastRenderedPageBreak/>
          <w:t>documentazione fotografica attestante l’intervento, raccolta in documento elettronico in formato PDF, con un minimo di 7 foto riportanti:</w:t>
        </w:r>
      </w:ins>
    </w:p>
    <w:p w14:paraId="08F9F027" w14:textId="77777777" w:rsidR="002D1C86" w:rsidRPr="00CA0C37" w:rsidRDefault="002D1C86" w:rsidP="002D1C86">
      <w:pPr>
        <w:numPr>
          <w:ilvl w:val="0"/>
          <w:numId w:val="226"/>
        </w:numPr>
        <w:tabs>
          <w:tab w:val="left" w:pos="567"/>
        </w:tabs>
        <w:spacing w:after="120" w:line="276" w:lineRule="auto"/>
        <w:ind w:left="491" w:hanging="284"/>
        <w:jc w:val="both"/>
        <w:rPr>
          <w:ins w:id="19714" w:author="Rivera Cordero Daybeth Gabriela (GSE)" w:date="2025-10-20T19:01:00Z" w16du:dateUtc="2025-10-20T17:01:00Z"/>
          <w:rFonts w:cs="Calibri"/>
        </w:rPr>
      </w:pPr>
      <w:ins w:id="19715" w:author="Rivera Cordero Daybeth Gabriela (GSE)" w:date="2025-10-20T19:01:00Z" w16du:dateUtc="2025-10-20T17:01:00Z">
        <w:r w:rsidRPr="00CA0C37">
          <w:rPr>
            <w:rFonts w:cs="Calibri"/>
          </w:rPr>
          <w:t xml:space="preserve">vista d’insieme dei locali interni e/o delle pertinenze interessanti dall’intervento con inquadratura dei sistemi di illuminazione </w:t>
        </w:r>
        <w:r w:rsidRPr="00CA0C37">
          <w:rPr>
            <w:rFonts w:cs="Calibri"/>
            <w:i/>
          </w:rPr>
          <w:t>ante-operam</w:t>
        </w:r>
        <w:r w:rsidRPr="00CA0C37">
          <w:rPr>
            <w:rFonts w:cs="Calibri"/>
          </w:rPr>
          <w:t>;</w:t>
        </w:r>
      </w:ins>
    </w:p>
    <w:p w14:paraId="777EBEB6" w14:textId="77777777" w:rsidR="002D1C86" w:rsidRPr="00CA0C37" w:rsidRDefault="002D1C86" w:rsidP="002D1C86">
      <w:pPr>
        <w:numPr>
          <w:ilvl w:val="0"/>
          <w:numId w:val="226"/>
        </w:numPr>
        <w:tabs>
          <w:tab w:val="left" w:pos="567"/>
        </w:tabs>
        <w:spacing w:after="120" w:line="276" w:lineRule="auto"/>
        <w:ind w:left="491" w:hanging="284"/>
        <w:jc w:val="both"/>
        <w:rPr>
          <w:ins w:id="19716" w:author="Rivera Cordero Daybeth Gabriela (GSE)" w:date="2025-10-20T19:01:00Z" w16du:dateUtc="2025-10-20T17:01:00Z"/>
          <w:rFonts w:cs="Calibri"/>
        </w:rPr>
      </w:pPr>
      <w:ins w:id="19717" w:author="Rivera Cordero Daybeth Gabriela (GSE)" w:date="2025-10-20T19:01:00Z" w16du:dateUtc="2025-10-20T17:01:00Z">
        <w:r w:rsidRPr="00CA0C37">
          <w:rPr>
            <w:rFonts w:cs="Calibri"/>
          </w:rPr>
          <w:t>vista d’insieme dei locali interni e/o delle pertinenze interessanti dall’intervento con inquadratura dei sistemi di illuminazione post</w:t>
        </w:r>
        <w:r w:rsidRPr="00CA0C37">
          <w:rPr>
            <w:rFonts w:cs="Calibri"/>
            <w:i/>
          </w:rPr>
          <w:t>-operam</w:t>
        </w:r>
        <w:r w:rsidRPr="00CA0C37">
          <w:rPr>
            <w:rFonts w:cs="Calibri"/>
          </w:rPr>
          <w:t>;</w:t>
        </w:r>
      </w:ins>
    </w:p>
    <w:p w14:paraId="5467554F" w14:textId="77777777" w:rsidR="002D1C86" w:rsidRPr="00E2452D" w:rsidRDefault="002D1C86" w:rsidP="002D1C86">
      <w:pPr>
        <w:numPr>
          <w:ilvl w:val="0"/>
          <w:numId w:val="226"/>
        </w:numPr>
        <w:tabs>
          <w:tab w:val="left" w:pos="567"/>
        </w:tabs>
        <w:spacing w:after="120" w:line="276" w:lineRule="auto"/>
        <w:ind w:left="491" w:hanging="283"/>
        <w:jc w:val="both"/>
        <w:rPr>
          <w:ins w:id="19718" w:author="Rivera Cordero Daybeth Gabriela (GSE)" w:date="2025-10-20T19:01:00Z" w16du:dateUtc="2025-10-20T17:01:00Z"/>
          <w:rFonts w:cs="Calibri"/>
        </w:rPr>
      </w:pPr>
      <w:ins w:id="19719" w:author="Rivera Cordero Daybeth Gabriela (GSE)" w:date="2025-10-20T19:01:00Z" w16du:dateUtc="2025-10-20T17:01:00Z">
        <w:r w:rsidRPr="00CA0C37">
          <w:rPr>
            <w:rFonts w:cs="Calibri"/>
          </w:rPr>
          <w:t xml:space="preserve">vista di dettaglio dei sistemi di </w:t>
        </w:r>
        <w:r w:rsidRPr="00E2452D">
          <w:rPr>
            <w:rFonts w:cs="Calibri"/>
          </w:rPr>
          <w:t xml:space="preserve">illuminazione </w:t>
        </w:r>
        <w:r w:rsidRPr="004159A9">
          <w:rPr>
            <w:rFonts w:cs="Calibri"/>
          </w:rPr>
          <w:t>(corpi illuminanti e lampade)</w:t>
        </w:r>
        <w:r w:rsidRPr="00E2452D">
          <w:rPr>
            <w:rFonts w:cs="Calibri"/>
          </w:rPr>
          <w:t xml:space="preserve"> </w:t>
        </w:r>
        <w:r w:rsidRPr="00E2452D">
          <w:rPr>
            <w:rFonts w:cs="Calibri"/>
            <w:i/>
          </w:rPr>
          <w:t>ante-operam</w:t>
        </w:r>
        <w:r w:rsidRPr="00E2452D">
          <w:rPr>
            <w:rFonts w:cs="Calibri"/>
          </w:rPr>
          <w:t>;</w:t>
        </w:r>
      </w:ins>
    </w:p>
    <w:p w14:paraId="1B40A805" w14:textId="77777777" w:rsidR="002D1C86" w:rsidRPr="00E2452D" w:rsidRDefault="002D1C86" w:rsidP="002D1C86">
      <w:pPr>
        <w:numPr>
          <w:ilvl w:val="0"/>
          <w:numId w:val="226"/>
        </w:numPr>
        <w:tabs>
          <w:tab w:val="left" w:pos="567"/>
        </w:tabs>
        <w:spacing w:after="120" w:line="276" w:lineRule="auto"/>
        <w:ind w:left="491" w:hanging="283"/>
        <w:jc w:val="both"/>
        <w:rPr>
          <w:ins w:id="19720" w:author="Rivera Cordero Daybeth Gabriela (GSE)" w:date="2025-10-20T19:01:00Z" w16du:dateUtc="2025-10-20T17:01:00Z"/>
          <w:rFonts w:cs="Calibri"/>
        </w:rPr>
      </w:pPr>
      <w:ins w:id="19721" w:author="Rivera Cordero Daybeth Gabriela (GSE)" w:date="2025-10-20T19:01:00Z" w16du:dateUtc="2025-10-20T17:01:00Z">
        <w:r w:rsidRPr="00E2452D">
          <w:rPr>
            <w:rFonts w:cs="Calibri"/>
          </w:rPr>
          <w:t>vista di dettaglio dei sistemi di illuminazione</w:t>
        </w:r>
        <w:r w:rsidRPr="00E2452D">
          <w:rPr>
            <w:rFonts w:cs="Calibri"/>
            <w:i/>
          </w:rPr>
          <w:t xml:space="preserve"> </w:t>
        </w:r>
        <w:r w:rsidRPr="004159A9">
          <w:rPr>
            <w:rFonts w:cs="Calibri"/>
          </w:rPr>
          <w:t>(corpi illuminanti e lampade, con vista delle caratteristiche tecniche indicate nelle medesime)</w:t>
        </w:r>
        <w:r w:rsidRPr="00E2452D">
          <w:rPr>
            <w:rFonts w:cs="Calibri"/>
          </w:rPr>
          <w:t xml:space="preserve"> </w:t>
        </w:r>
        <w:r w:rsidRPr="00E2452D">
          <w:rPr>
            <w:rFonts w:cs="Calibri"/>
            <w:i/>
          </w:rPr>
          <w:t>post-operam</w:t>
        </w:r>
        <w:r w:rsidRPr="00E2452D">
          <w:rPr>
            <w:rFonts w:cs="Calibri"/>
          </w:rPr>
          <w:t>;</w:t>
        </w:r>
      </w:ins>
    </w:p>
    <w:p w14:paraId="1A7A8602" w14:textId="77777777" w:rsidR="002D1C86" w:rsidRDefault="002D1C86" w:rsidP="002D1C86">
      <w:pPr>
        <w:numPr>
          <w:ilvl w:val="0"/>
          <w:numId w:val="226"/>
        </w:numPr>
        <w:tabs>
          <w:tab w:val="left" w:pos="567"/>
        </w:tabs>
        <w:spacing w:after="120" w:line="276" w:lineRule="auto"/>
        <w:ind w:left="491" w:hanging="283"/>
        <w:jc w:val="both"/>
        <w:rPr>
          <w:ins w:id="19722" w:author="Rivera Cordero Daybeth Gabriela (GSE)" w:date="2025-10-20T19:01:00Z" w16du:dateUtc="2025-10-20T17:01:00Z"/>
          <w:rFonts w:cs="Calibri"/>
        </w:rPr>
      </w:pPr>
      <w:ins w:id="19723" w:author="Rivera Cordero Daybeth Gabriela (GSE)" w:date="2025-10-20T19:01:00Z" w16du:dateUtc="2025-10-20T17:01:00Z">
        <w:r w:rsidRPr="00CA0C37">
          <w:rPr>
            <w:rFonts w:cs="Calibri"/>
          </w:rPr>
          <w:t>vista d’insieme in fase di lavorazione</w:t>
        </w:r>
        <w:r>
          <w:rPr>
            <w:rFonts w:cs="Calibri"/>
          </w:rPr>
          <w:t>.</w:t>
        </w:r>
      </w:ins>
    </w:p>
    <w:p w14:paraId="6973CB6C" w14:textId="77777777" w:rsidR="002D1C86" w:rsidRPr="00A22638" w:rsidRDefault="002D1C86" w:rsidP="002D1C86">
      <w:pPr>
        <w:tabs>
          <w:tab w:val="left" w:pos="567"/>
        </w:tabs>
        <w:spacing w:after="120"/>
        <w:jc w:val="both"/>
        <w:rPr>
          <w:ins w:id="19724" w:author="Rivera Cordero Daybeth Gabriela (GSE)" w:date="2025-10-20T19:01:00Z" w16du:dateUtc="2025-10-20T17:01:00Z"/>
          <w:rFonts w:cs="Calibri"/>
        </w:rPr>
      </w:pPr>
      <w:ins w:id="19725" w:author="Rivera Cordero Daybeth Gabriela (GSE)" w:date="2025-10-20T19:01:00Z" w16du:dateUtc="2025-10-20T17:01:00Z">
        <w:r w:rsidRPr="00CA775E">
          <w:rPr>
            <w:rFonts w:cs="Calibri"/>
            <w:highlight w:val="cyan"/>
          </w:rPr>
          <w:t>In merito ai calcoli illuminotecnici e la documentazione fotografica</w:t>
        </w:r>
        <w:r>
          <w:rPr>
            <w:rFonts w:cs="Calibri"/>
          </w:rPr>
          <w:t>,</w:t>
        </w:r>
        <w:r w:rsidRPr="00CA0C37">
          <w:rPr>
            <w:rFonts w:cs="Calibri"/>
          </w:rPr>
          <w:t xml:space="preserve"> </w:t>
        </w:r>
        <w:r>
          <w:rPr>
            <w:rFonts w:cs="Calibri"/>
          </w:rPr>
          <w:t>n</w:t>
        </w:r>
        <w:r w:rsidRPr="00A22638">
          <w:rPr>
            <w:rFonts w:cs="Calibri"/>
          </w:rPr>
          <w:t xml:space="preserve">el caso di intervento in edificio pubblico con locali similari (esempio scuola con aule di dimensioni pressoché identiche), è sufficiente inviare </w:t>
        </w:r>
        <w:r>
          <w:rPr>
            <w:rFonts w:cs="Calibri"/>
          </w:rPr>
          <w:t xml:space="preserve">i calcoli illuminotecnici e </w:t>
        </w:r>
        <w:r w:rsidRPr="00A22638">
          <w:rPr>
            <w:rFonts w:cs="Calibri"/>
          </w:rPr>
          <w:t>le viste d’insieme dei locali interni rappresentativi di ogni singola zona (identificata in base all’attività svolta).</w:t>
        </w:r>
      </w:ins>
    </w:p>
    <w:p w14:paraId="1A4FE021" w14:textId="77777777" w:rsidR="002D1C86" w:rsidRDefault="002D1C86" w:rsidP="002D1C86">
      <w:pPr>
        <w:tabs>
          <w:tab w:val="left" w:pos="567"/>
        </w:tabs>
        <w:spacing w:after="120"/>
        <w:jc w:val="both"/>
        <w:rPr>
          <w:ins w:id="19726" w:author="Rivera Cordero Daybeth Gabriela (GSE)" w:date="2025-10-20T19:01:00Z" w16du:dateUtc="2025-10-20T17:01:00Z"/>
          <w:rFonts w:cs="Calibri"/>
        </w:rPr>
      </w:pPr>
      <w:ins w:id="19727" w:author="Rivera Cordero Daybeth Gabriela (GSE)" w:date="2025-10-20T19:01:00Z" w16du:dateUtc="2025-10-20T17:01:00Z">
        <w:r w:rsidRPr="00A22638">
          <w:rPr>
            <w:rFonts w:cs="Calibri"/>
          </w:rPr>
          <w:t xml:space="preserve">Nel caso di intervento su pertinenze esterne dovrà essere fornita documentazione volta a dimostrare </w:t>
        </w:r>
        <w:r w:rsidRPr="00A22638">
          <w:rPr>
            <w:bCs/>
          </w:rPr>
          <w:t>che l’ambiente esterno interessato sia, fattualmente, una pertinenza dell’edificio.</w:t>
        </w:r>
      </w:ins>
    </w:p>
    <w:p w14:paraId="05560911" w14:textId="77777777" w:rsidR="002D1C86" w:rsidRPr="00E2452D" w:rsidRDefault="002D1C86" w:rsidP="002D1C86">
      <w:pPr>
        <w:keepNext/>
        <w:spacing w:after="120"/>
        <w:jc w:val="both"/>
        <w:rPr>
          <w:ins w:id="19728" w:author="Rivera Cordero Daybeth Gabriela (GSE)" w:date="2025-10-20T19:01:00Z" w16du:dateUtc="2025-10-20T17:01:00Z"/>
          <w:b/>
          <w:u w:val="single"/>
        </w:rPr>
      </w:pPr>
      <w:ins w:id="19729" w:author="Rivera Cordero Daybeth Gabriela (GSE)" w:date="2025-10-20T19:01:00Z" w16du:dateUtc="2025-10-20T17:01:00Z">
        <w:r w:rsidRPr="00E2452D">
          <w:rPr>
            <w:b/>
            <w:u w:val="single"/>
          </w:rPr>
          <w:t>Documentazione da conservare a cura del Soggetto Responsabile:</w:t>
        </w:r>
      </w:ins>
    </w:p>
    <w:p w14:paraId="50A671B2" w14:textId="77777777" w:rsidR="002D1C86" w:rsidRPr="004159A9" w:rsidRDefault="002D1C86" w:rsidP="002D1C86">
      <w:pPr>
        <w:keepNext/>
        <w:numPr>
          <w:ilvl w:val="0"/>
          <w:numId w:val="502"/>
        </w:numPr>
        <w:spacing w:after="120" w:line="276" w:lineRule="auto"/>
        <w:jc w:val="both"/>
        <w:rPr>
          <w:ins w:id="19730" w:author="Rivera Cordero Daybeth Gabriela (GSE)" w:date="2025-10-20T19:01:00Z" w16du:dateUtc="2025-10-20T17:01:00Z"/>
          <w:rFonts w:cs="Calibri"/>
        </w:rPr>
      </w:pPr>
      <w:ins w:id="19731" w:author="Rivera Cordero Daybeth Gabriela (GSE)" w:date="2025-10-20T19:01:00Z" w16du:dateUtc="2025-10-20T17:01:00Z">
        <w:r w:rsidRPr="00E2452D">
          <w:rPr>
            <w:rFonts w:cs="Calibri"/>
          </w:rPr>
          <w:t xml:space="preserve">schede tecniche dei componenti oggetto dell’intervento fornite dal produttore dei sistemi/corpi illuminanti e/o lampade sia ante-operam sia </w:t>
        </w:r>
        <w:r w:rsidRPr="00E2452D">
          <w:rPr>
            <w:rFonts w:cs="Calibri"/>
            <w:i/>
          </w:rPr>
          <w:t>post-operam</w:t>
        </w:r>
        <w:r w:rsidRPr="00E2452D">
          <w:rPr>
            <w:rFonts w:cs="Calibri"/>
          </w:rPr>
          <w:t>; nelle schede relative a componenti installati deve essere</w:t>
        </w:r>
        <w:r w:rsidRPr="004159A9">
          <w:rPr>
            <w:rFonts w:cs="Calibri"/>
          </w:rPr>
          <w:t xml:space="preserve"> riscontrabile la rispondenza ai requisiti minimi imposti dal Decreto;</w:t>
        </w:r>
      </w:ins>
    </w:p>
    <w:p w14:paraId="1C648D10" w14:textId="77777777" w:rsidR="002D1C86" w:rsidRPr="00CA0C37" w:rsidRDefault="002D1C86" w:rsidP="002D1C86">
      <w:pPr>
        <w:numPr>
          <w:ilvl w:val="0"/>
          <w:numId w:val="502"/>
        </w:numPr>
        <w:spacing w:after="120" w:line="276" w:lineRule="auto"/>
        <w:jc w:val="both"/>
        <w:rPr>
          <w:ins w:id="19732" w:author="Rivera Cordero Daybeth Gabriela (GSE)" w:date="2025-10-20T19:01:00Z" w16du:dateUtc="2025-10-20T17:01:00Z"/>
          <w:rFonts w:cs="Calibri"/>
        </w:rPr>
      </w:pPr>
      <w:ins w:id="19733" w:author="Rivera Cordero Daybeth Gabriela (GSE)" w:date="2025-10-20T19:01:00Z" w16du:dateUtc="2025-10-20T17:01:00Z">
        <w:r w:rsidRPr="00CA0C37">
          <w:rPr>
            <w:rFonts w:cs="Calibri"/>
          </w:rPr>
          <w:t>pertinente titolo autorizzativo e/o abilitativo, ove previsto dalla vigente legislazione/normativa nazionale e locale;</w:t>
        </w:r>
      </w:ins>
    </w:p>
    <w:p w14:paraId="588458A8" w14:textId="77777777" w:rsidR="002D1C86" w:rsidRPr="00CA0C37" w:rsidRDefault="002D1C86" w:rsidP="002D1C86">
      <w:pPr>
        <w:numPr>
          <w:ilvl w:val="0"/>
          <w:numId w:val="502"/>
        </w:numPr>
        <w:spacing w:after="120" w:line="276" w:lineRule="auto"/>
        <w:jc w:val="both"/>
        <w:rPr>
          <w:ins w:id="19734" w:author="Rivera Cordero Daybeth Gabriela (GSE)" w:date="2025-10-20T19:01:00Z" w16du:dateUtc="2025-10-20T17:01:00Z"/>
          <w:rFonts w:cs="Calibri"/>
        </w:rPr>
      </w:pPr>
      <w:ins w:id="19735" w:author="Rivera Cordero Daybeth Gabriela (GSE)" w:date="2025-10-20T19:01:00Z" w16du:dateUtc="2025-10-20T17:01:00Z">
        <w:r w:rsidRPr="00CA0C37">
          <w:rPr>
            <w:rFonts w:cs="Calibri"/>
          </w:rPr>
          <w:t xml:space="preserve">eventuale documentazione comprovante la progettazione </w:t>
        </w:r>
        <w:r>
          <w:rPr>
            <w:rFonts w:cs="Calibri"/>
          </w:rPr>
          <w:t xml:space="preserve">del rifacimento </w:t>
        </w:r>
        <w:r w:rsidRPr="00CA0C37">
          <w:rPr>
            <w:rFonts w:cs="Calibri"/>
          </w:rPr>
          <w:t>dell’impianto di illuminazione;</w:t>
        </w:r>
      </w:ins>
    </w:p>
    <w:p w14:paraId="684A078F" w14:textId="77777777" w:rsidR="002D1C86" w:rsidRPr="00CA0C37" w:rsidRDefault="002D1C86" w:rsidP="002D1C86">
      <w:pPr>
        <w:numPr>
          <w:ilvl w:val="0"/>
          <w:numId w:val="502"/>
        </w:numPr>
        <w:spacing w:after="120" w:line="276" w:lineRule="auto"/>
        <w:jc w:val="both"/>
        <w:rPr>
          <w:ins w:id="19736" w:author="Rivera Cordero Daybeth Gabriela (GSE)" w:date="2025-10-20T19:01:00Z" w16du:dateUtc="2025-10-20T17:01:00Z"/>
          <w:rFonts w:cs="Calibri"/>
        </w:rPr>
      </w:pPr>
      <w:ins w:id="19737" w:author="Rivera Cordero Daybeth Gabriela (GSE)" w:date="2025-10-20T19:01:00Z" w16du:dateUtc="2025-10-20T17:01:00Z">
        <w:r w:rsidRPr="00CA0C37">
          <w:rPr>
            <w:rFonts w:cs="Calibri"/>
          </w:rPr>
          <w:t>relazione di collaudo illuminotecnico di tutte le aree oggetto dell’intervento nella situazione ex-ante e in quella ex-post. È opportuno che sia presente, per confronto, anche una tabella riepilogativa dei risultati del calcolo illuminotecnico;</w:t>
        </w:r>
      </w:ins>
    </w:p>
    <w:p w14:paraId="7B10F3AE" w14:textId="77777777" w:rsidR="002D1C86" w:rsidRPr="00CA0C37" w:rsidRDefault="002D1C86" w:rsidP="002D1C86">
      <w:pPr>
        <w:numPr>
          <w:ilvl w:val="0"/>
          <w:numId w:val="502"/>
        </w:numPr>
        <w:spacing w:after="120" w:line="276" w:lineRule="auto"/>
        <w:jc w:val="both"/>
        <w:rPr>
          <w:ins w:id="19738" w:author="Rivera Cordero Daybeth Gabriela (GSE)" w:date="2025-10-20T19:01:00Z" w16du:dateUtc="2025-10-20T17:01:00Z"/>
          <w:rFonts w:cs="Calibri"/>
        </w:rPr>
      </w:pPr>
      <w:ins w:id="19739" w:author="Rivera Cordero Daybeth Gabriela (GSE)" w:date="2025-10-20T19:01:00Z" w16du:dateUtc="2025-10-20T17:01:00Z">
        <w:r>
          <w:rPr>
            <w:rFonts w:cs="Calibri"/>
          </w:rPr>
          <w:t>c</w:t>
        </w:r>
        <w:r w:rsidRPr="00CA0C37">
          <w:rPr>
            <w:rFonts w:cs="Calibri"/>
          </w:rPr>
          <w:t>ertificato di collaudo dell’impianto;</w:t>
        </w:r>
      </w:ins>
    </w:p>
    <w:p w14:paraId="54614848" w14:textId="77777777" w:rsidR="002D1C86" w:rsidRPr="00CA0C37" w:rsidRDefault="002D1C86" w:rsidP="002D1C86">
      <w:pPr>
        <w:numPr>
          <w:ilvl w:val="0"/>
          <w:numId w:val="502"/>
        </w:numPr>
        <w:spacing w:after="120" w:line="276" w:lineRule="auto"/>
        <w:jc w:val="both"/>
        <w:rPr>
          <w:ins w:id="19740" w:author="Rivera Cordero Daybeth Gabriela (GSE)" w:date="2025-10-20T19:01:00Z" w16du:dateUtc="2025-10-20T17:01:00Z"/>
          <w:rFonts w:cs="Calibri"/>
        </w:rPr>
      </w:pPr>
      <w:ins w:id="19741" w:author="Rivera Cordero Daybeth Gabriela (GSE)" w:date="2025-10-20T19:01:00Z" w16du:dateUtc="2025-10-20T17:01:00Z">
        <w:r>
          <w:rPr>
            <w:rFonts w:cs="Calibri"/>
          </w:rPr>
          <w:t>c</w:t>
        </w:r>
        <w:r w:rsidRPr="00CA0C37">
          <w:rPr>
            <w:rFonts w:cs="Calibri"/>
          </w:rPr>
          <w:t>ertificato di collaudo illuminotecnico;</w:t>
        </w:r>
      </w:ins>
    </w:p>
    <w:p w14:paraId="331EC58D" w14:textId="77777777" w:rsidR="002D1C86" w:rsidRPr="00CA0C37" w:rsidRDefault="002D1C86" w:rsidP="002D1C86">
      <w:pPr>
        <w:numPr>
          <w:ilvl w:val="0"/>
          <w:numId w:val="502"/>
        </w:numPr>
        <w:spacing w:after="120" w:line="276" w:lineRule="auto"/>
        <w:jc w:val="both"/>
        <w:rPr>
          <w:ins w:id="19742" w:author="Rivera Cordero Daybeth Gabriela (GSE)" w:date="2025-10-20T19:01:00Z" w16du:dateUtc="2025-10-20T17:01:00Z"/>
          <w:rFonts w:cs="Calibri"/>
        </w:rPr>
      </w:pPr>
      <w:ins w:id="19743" w:author="Rivera Cordero Daybeth Gabriela (GSE)" w:date="2025-10-20T19:01:00Z" w16du:dateUtc="2025-10-20T17:01:00Z">
        <w:r>
          <w:rPr>
            <w:rFonts w:cs="Calibri"/>
          </w:rPr>
          <w:t>v</w:t>
        </w:r>
        <w:r w:rsidRPr="00CA0C37">
          <w:rPr>
            <w:rFonts w:cs="Calibri"/>
          </w:rPr>
          <w:t>erifica del livello di illuminamento.</w:t>
        </w:r>
      </w:ins>
    </w:p>
    <w:p w14:paraId="3E8D926E" w14:textId="3829137B" w:rsidR="002D1C86" w:rsidRPr="00CA0C37" w:rsidRDefault="00D61CF5">
      <w:pPr>
        <w:rPr>
          <w:ins w:id="19744" w:author="Oliosi Francesco (GSE)" w:date="2025-10-22T14:33:00Z" w16du:dateUtc="2025-10-22T12:33:00Z"/>
          <w:strike/>
        </w:rPr>
      </w:pPr>
      <w:ins w:id="19745" w:author="Oliosi Francesco (GSE)" w:date="2025-10-22T14:33:00Z" w16du:dateUtc="2025-10-22T12:33:00Z">
        <w:r>
          <w:rPr>
            <w:strike/>
          </w:rPr>
          <w:br w:type="page"/>
        </w:r>
      </w:ins>
    </w:p>
    <w:bookmarkEnd w:id="19654"/>
    <w:bookmarkEnd w:id="19655"/>
    <w:p w14:paraId="1ADD2D81" w14:textId="77777777" w:rsidR="002D1C86" w:rsidRPr="00CA0C37" w:rsidRDefault="002D1C86" w:rsidP="002D1C86">
      <w:pPr>
        <w:jc w:val="both"/>
        <w:rPr>
          <w:ins w:id="19746" w:author="Rivera Cordero Daybeth Gabriela (GSE)" w:date="2025-10-20T19:01:00Z" w16du:dateUtc="2025-10-20T17:01:00Z"/>
          <w:strike/>
        </w:rPr>
      </w:pPr>
    </w:p>
    <w:p w14:paraId="694D4862" w14:textId="5258EA80" w:rsidR="00483B62" w:rsidRDefault="00483B62" w:rsidP="005534E8">
      <w:pPr>
        <w:pStyle w:val="NORMALEGSE"/>
        <w:spacing w:after="120"/>
        <w:jc w:val="both"/>
        <w:rPr>
          <w:ins w:id="19747" w:author="Visone Rossana (GSE)" w:date="2025-09-02T10:59:00Z" w16du:dateUtc="2025-09-02T08:59:00Z"/>
          <w:del w:id="19748" w:author="Oliosi Francesco (GSE)" w:date="2025-10-22T14:33:00Z" w16du:dateUtc="2025-10-22T12:33:00Z"/>
          <w:rFonts w:asciiTheme="minorHAnsi" w:hAnsiTheme="minorHAnsi" w:cs="Calibri"/>
        </w:rPr>
      </w:pPr>
      <w:bookmarkStart w:id="19749" w:name="_Toc212462605"/>
      <w:bookmarkEnd w:id="19749"/>
    </w:p>
    <w:p w14:paraId="3E19E1C8" w14:textId="34D3B251" w:rsidR="00DD14DA" w:rsidRDefault="00D33483">
      <w:pPr>
        <w:pStyle w:val="TITOLO20"/>
        <w:numPr>
          <w:ilvl w:val="1"/>
          <w:numId w:val="292"/>
        </w:numPr>
        <w:ind w:left="567" w:hanging="425"/>
        <w:outlineLvl w:val="1"/>
        <w:rPr>
          <w:ins w:id="19750" w:author="Visone Rossana (GSE)" w:date="2025-09-02T11:03:00Z" w16du:dateUtc="2025-09-02T09:03:00Z"/>
        </w:rPr>
        <w:pPrChange w:id="19751"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bookmarkStart w:id="19752" w:name="_Toc212462606"/>
      <w:ins w:id="19753" w:author="Oliosi Francesco (GSE)" w:date="2025-10-22T15:55:00Z" w16du:dateUtc="2025-10-22T13:55:00Z">
        <w:r>
          <w:t>I</w:t>
        </w:r>
      </w:ins>
      <w:ins w:id="19754" w:author="Oliosi Francesco (GSE)" w:date="2025-10-22T14:30:00Z">
        <w:r w:rsidR="00D61CF5" w:rsidRPr="00D61CF5">
          <w:t>nstallazione di tecnologie di gestione e controllo automatico (</w:t>
        </w:r>
        <w:r w:rsidR="00D61CF5" w:rsidRPr="00D33483">
          <w:rPr>
            <w:i/>
            <w:rPrChange w:id="19755" w:author="Oliosi Francesco (GSE)" w:date="2025-10-22T15:58:00Z" w16du:dateUtc="2025-10-22T13:58:00Z">
              <w:rPr>
                <w:b/>
                <w:bCs/>
              </w:rPr>
            </w:rPrChange>
          </w:rPr>
          <w:t>building automation</w:t>
        </w:r>
        <w:r w:rsidR="00D61CF5" w:rsidRPr="00D61CF5">
          <w:t>) degli impianti termici ed elettrici degli edifici, ivi compresa l’installazione di sistemi di termoregolazione e contabilizzazione del calore, trasmissione ed elaborazione dei dati stessi</w:t>
        </w:r>
      </w:ins>
      <w:ins w:id="19756" w:author="Visone Rossana (GSE)" w:date="2025-09-02T11:00:00Z">
        <w:del w:id="19757" w:author="Oliosi Francesco (GSE)" w:date="2025-10-22T14:30:00Z" w16du:dateUtc="2025-10-22T12:30:00Z">
          <w:r w:rsidR="00DD14DA" w:rsidRPr="00DD14DA">
            <w:delText xml:space="preserve">Installazione di tecnologie di gestione e controllo automatico </w:delText>
          </w:r>
          <w:r w:rsidR="00DD14DA" w:rsidRPr="00DD14DA">
            <w:rPr>
              <w:i/>
              <w:iCs/>
            </w:rPr>
            <w:delText xml:space="preserve">(building automation) </w:delText>
          </w:r>
          <w:r w:rsidR="00DD14DA" w:rsidRPr="00DD14DA">
            <w:delText>degli impianti termici ed elettrici degli edifici, ivi compresa l’installazione di sistemi di termoregolazione e contabilizzazione del calore</w:delText>
          </w:r>
        </w:del>
      </w:ins>
      <w:ins w:id="19758" w:author="Visone Rossana (GSE)" w:date="2025-09-02T11:09:00Z" w16du:dateUtc="2025-09-02T09:09:00Z">
        <w:r w:rsidR="00613716">
          <w:t xml:space="preserve"> </w:t>
        </w:r>
      </w:ins>
      <w:ins w:id="19759" w:author="Visone Rossana (GSE)" w:date="2025-09-02T11:00:00Z">
        <w:r w:rsidR="00DD14DA" w:rsidRPr="00DD14DA">
          <w:t xml:space="preserve">(intervento </w:t>
        </w:r>
      </w:ins>
      <w:ins w:id="19760" w:author="Visone Rossana (GSE)" w:date="2025-09-02T11:17:00Z" w16du:dateUtc="2025-09-02T09:17:00Z">
        <w:r w:rsidR="00572F4B">
          <w:t>I</w:t>
        </w:r>
      </w:ins>
      <w:ins w:id="19761" w:author="Visone Rossana (GSE)" w:date="2025-09-02T11:26:00Z" w16du:dateUtc="2025-09-02T09:26:00Z">
        <w:r w:rsidR="00B33E66">
          <w:t>I</w:t>
        </w:r>
      </w:ins>
      <w:ins w:id="19762" w:author="Visone Rossana (GSE)" w:date="2025-09-02T11:00:00Z">
        <w:r w:rsidR="00DD14DA" w:rsidRPr="00DD14DA">
          <w:t>.</w:t>
        </w:r>
      </w:ins>
      <w:ins w:id="19763" w:author="Visone Rossana (GSE)" w:date="2025-09-02T11:00:00Z" w16du:dateUtc="2025-09-02T09:00:00Z">
        <w:r w:rsidR="00DD14DA">
          <w:t>F</w:t>
        </w:r>
      </w:ins>
      <w:ins w:id="19764" w:author="Visone Rossana (GSE)" w:date="2025-09-02T11:00:00Z">
        <w:r w:rsidR="00DD14DA" w:rsidRPr="00DD14DA">
          <w:t xml:space="preserve"> - art. </w:t>
        </w:r>
      </w:ins>
      <w:ins w:id="19765" w:author="Visone Rossana (GSE)" w:date="2025-09-02T11:00:00Z" w16du:dateUtc="2025-09-02T09:00:00Z">
        <w:r w:rsidR="00DD14DA">
          <w:t>5</w:t>
        </w:r>
      </w:ins>
      <w:ins w:id="19766" w:author="Visone Rossana (GSE)" w:date="2025-09-02T11:00:00Z">
        <w:r w:rsidR="00DD14DA" w:rsidRPr="00DD14DA">
          <w:t xml:space="preserve">, comma 1, lettera </w:t>
        </w:r>
      </w:ins>
      <w:ins w:id="19767" w:author="Visone Rossana (GSE)" w:date="2025-09-02T11:00:00Z" w16du:dateUtc="2025-09-02T09:00:00Z">
        <w:r w:rsidR="00DD14DA">
          <w:t>f</w:t>
        </w:r>
      </w:ins>
      <w:ins w:id="19768" w:author="Visone Rossana (GSE)" w:date="2025-09-02T11:00:00Z">
        <w:r w:rsidR="00DD14DA" w:rsidRPr="00DD14DA">
          <w:t>)</w:t>
        </w:r>
        <w:bookmarkEnd w:id="19752"/>
        <w:r w:rsidR="00DD14DA" w:rsidRPr="00DD14DA">
          <w:t xml:space="preserve"> </w:t>
        </w:r>
      </w:ins>
      <w:ins w:id="19769" w:author="Visone Rossana (GSE)" w:date="2025-09-02T10:59:00Z" w16du:dateUtc="2025-09-02T08:59:00Z">
        <w:r w:rsidR="00DD14DA" w:rsidRPr="00CA0C37">
          <w:t xml:space="preserve"> </w:t>
        </w:r>
      </w:ins>
    </w:p>
    <w:p w14:paraId="721461CE" w14:textId="21087B3C" w:rsidR="00DD14DA" w:rsidRPr="00CD73B9" w:rsidDel="00DD14DA" w:rsidRDefault="00D61CF5">
      <w:pPr>
        <w:numPr>
          <w:ilvl w:val="2"/>
          <w:numId w:val="292"/>
        </w:numPr>
        <w:ind w:left="1134" w:hanging="708"/>
        <w:rPr>
          <w:del w:id="19770" w:author="Oliosi Francesco (GSE)" w:date="2025-10-22T14:29:00Z" w16du:dateUtc="2025-10-22T12:29:00Z"/>
          <w:sz w:val="22"/>
          <w:szCs w:val="22"/>
          <w:rPrChange w:id="19771" w:author="Oliosi Francesco (GSE)" w:date="2025-10-22T15:45:00Z" w16du:dateUtc="2025-10-22T13:45:00Z">
            <w:rPr>
              <w:del w:id="19772" w:author="Oliosi Francesco (GSE)" w:date="2025-10-22T14:29:00Z" w16du:dateUtc="2025-10-22T12:29:00Z"/>
            </w:rPr>
          </w:rPrChange>
        </w:rPr>
        <w:pPrChange w:id="19773" w:author="Oliosi Francesco (GSE)" w:date="2025-10-13T18:19:00Z" w16du:dateUtc="2025-10-13T16:19:00Z">
          <w:pPr>
            <w:pStyle w:val="TITOLO20"/>
            <w:ind w:left="284"/>
          </w:pPr>
        </w:pPrChange>
      </w:pPr>
      <w:bookmarkStart w:id="19774" w:name="_Toc207870959"/>
      <w:bookmarkEnd w:id="19774"/>
      <w:ins w:id="19775" w:author="Oliosi Francesco (GSE)" w:date="2025-10-22T14:30:00Z" w16du:dateUtc="2025-10-22T12:30:00Z">
        <w:r w:rsidRPr="00CD73B9">
          <w:rPr>
            <w:sz w:val="22"/>
            <w:szCs w:val="22"/>
            <w:rPrChange w:id="19776" w:author="Oliosi Francesco (GSE)" w:date="2025-10-22T15:45:00Z" w16du:dateUtc="2025-10-22T13:45:00Z">
              <w:rPr>
                <w:b w:val="0"/>
                <w:bCs w:val="0"/>
              </w:rPr>
            </w:rPrChange>
          </w:rPr>
          <w:t>L’intervento incentivabile consiste nell’installazi</w:t>
        </w:r>
      </w:ins>
      <w:ins w:id="19777" w:author="Oliosi Francesco (GSE)" w:date="2025-10-22T14:31:00Z" w16du:dateUtc="2025-10-22T12:31:00Z">
        <w:r w:rsidRPr="00CD73B9">
          <w:rPr>
            <w:sz w:val="22"/>
            <w:szCs w:val="22"/>
            <w:rPrChange w:id="19778" w:author="Oliosi Francesco (GSE)" w:date="2025-10-22T15:45:00Z" w16du:dateUtc="2025-10-22T13:45:00Z">
              <w:rPr>
                <w:b w:val="0"/>
                <w:bCs w:val="0"/>
              </w:rPr>
            </w:rPrChange>
          </w:rPr>
          <w:t>one di tecnologie di gestione e controllo automatico (</w:t>
        </w:r>
        <w:r w:rsidRPr="00CD73B9">
          <w:rPr>
            <w:i/>
            <w:sz w:val="22"/>
            <w:szCs w:val="22"/>
            <w:rPrChange w:id="19779" w:author="Oliosi Francesco (GSE)" w:date="2025-10-22T14:33:00Z" w16du:dateUtc="2025-10-22T12:33:00Z">
              <w:rPr>
                <w:b w:val="0"/>
                <w:bCs w:val="0"/>
              </w:rPr>
            </w:rPrChange>
          </w:rPr>
          <w:t>Building Automation -</w:t>
        </w:r>
      </w:ins>
      <w:ins w:id="19780" w:author="Oliosi Francesco (GSE)" w:date="2025-10-22T14:33:00Z" w16du:dateUtc="2025-10-22T12:33:00Z">
        <w:r w:rsidRPr="00CD73B9">
          <w:rPr>
            <w:i/>
            <w:sz w:val="22"/>
            <w:szCs w:val="22"/>
            <w:rPrChange w:id="19781" w:author="Oliosi Francesco (GSE)" w:date="2025-10-22T15:45:00Z" w16du:dateUtc="2025-10-22T13:45:00Z">
              <w:rPr>
                <w:b w:val="0"/>
                <w:bCs w:val="0"/>
                <w:i/>
                <w:iCs/>
              </w:rPr>
            </w:rPrChange>
          </w:rPr>
          <w:t xml:space="preserve"> </w:t>
        </w:r>
      </w:ins>
      <w:ins w:id="19782" w:author="Oliosi Francesco (GSE)" w:date="2025-10-22T14:31:00Z" w16du:dateUtc="2025-10-22T12:31:00Z">
        <w:r w:rsidRPr="00CD73B9">
          <w:rPr>
            <w:i/>
            <w:sz w:val="22"/>
            <w:szCs w:val="22"/>
            <w:rPrChange w:id="19783" w:author="Oliosi Francesco (GSE)" w:date="2025-10-22T14:33:00Z" w16du:dateUtc="2025-10-22T12:33:00Z">
              <w:rPr>
                <w:b w:val="0"/>
                <w:bCs w:val="0"/>
              </w:rPr>
            </w:rPrChange>
          </w:rPr>
          <w:t>BA</w:t>
        </w:r>
        <w:r w:rsidRPr="00CD73B9">
          <w:rPr>
            <w:sz w:val="22"/>
            <w:szCs w:val="22"/>
            <w:rPrChange w:id="19784" w:author="Oliosi Francesco (GSE)" w:date="2025-10-22T15:45:00Z" w16du:dateUtc="2025-10-22T13:45:00Z">
              <w:rPr>
                <w:b w:val="0"/>
                <w:bCs w:val="0"/>
              </w:rPr>
            </w:rPrChange>
          </w:rPr>
          <w:t>) degli impianti termici ed elettrici degli edifici esistenti, parti di</w:t>
        </w:r>
      </w:ins>
      <w:ins w:id="19785" w:author="Oliosi Francesco (GSE)" w:date="2025-10-22T14:32:00Z" w16du:dateUtc="2025-10-22T12:32:00Z">
        <w:r w:rsidRPr="00CD73B9">
          <w:rPr>
            <w:sz w:val="22"/>
            <w:szCs w:val="22"/>
            <w:rPrChange w:id="19786" w:author="Oliosi Francesco (GSE)" w:date="2025-10-22T15:45:00Z" w16du:dateUtc="2025-10-22T13:45:00Z">
              <w:rPr>
                <w:b w:val="0"/>
                <w:bCs w:val="0"/>
              </w:rPr>
            </w:rPrChange>
          </w:rPr>
          <w:t xml:space="preserve"> edifici esistenti o unità immobiliari esistenti di qualsiasi categoria catastale, dotati di impianto di climatizzazione, compresa l’installazione di sistemi di termoregolazione </w:t>
        </w:r>
      </w:ins>
      <w:ins w:id="19787" w:author="Oliosi Francesco (GSE)" w:date="2025-10-22T14:33:00Z" w16du:dateUtc="2025-10-22T12:33:00Z">
        <w:r w:rsidRPr="00CD73B9">
          <w:rPr>
            <w:sz w:val="22"/>
            <w:szCs w:val="22"/>
            <w:rPrChange w:id="19788" w:author="Oliosi Francesco (GSE)" w:date="2025-10-22T15:45:00Z" w16du:dateUtc="2025-10-22T13:45:00Z">
              <w:rPr>
                <w:b w:val="0"/>
                <w:bCs w:val="0"/>
              </w:rPr>
            </w:rPrChange>
          </w:rPr>
          <w:t xml:space="preserve">e contabilizzazione del calore, trasmissione ed elaborazione dei dati stessi. </w:t>
        </w:r>
      </w:ins>
    </w:p>
    <w:p w14:paraId="4EAC134E" w14:textId="77777777" w:rsidR="00D61CF5" w:rsidRPr="00D61CF5" w:rsidRDefault="00D61CF5">
      <w:pPr>
        <w:spacing w:line="276" w:lineRule="auto"/>
        <w:jc w:val="both"/>
        <w:rPr>
          <w:ins w:id="19789" w:author="Oliosi Francesco (GSE)" w:date="2025-10-22T14:26:00Z" w16du:dateUtc="2025-10-22T12:26:00Z"/>
          <w:rFonts w:ascii="Calibri" w:eastAsia="Aptos" w:hAnsi="Calibri" w:cs="Calibri"/>
          <w:kern w:val="2"/>
          <w:sz w:val="22"/>
          <w:szCs w:val="22"/>
          <w:rPrChange w:id="19790" w:author="Oliosi Francesco (GSE)" w:date="2025-10-22T14:30:00Z" w16du:dateUtc="2025-10-22T12:30:00Z">
            <w:rPr>
              <w:ins w:id="19791" w:author="Oliosi Francesco (GSE)" w:date="2025-10-22T14:26:00Z" w16du:dateUtc="2025-10-22T12:26:00Z"/>
            </w:rPr>
          </w:rPrChange>
        </w:rPr>
        <w:pPrChange w:id="19792" w:author="Oliosi Francesco (GSE)" w:date="2025-10-22T14:30:00Z" w16du:dateUtc="2025-10-22T12:30:00Z">
          <w:pPr/>
        </w:pPrChange>
      </w:pPr>
    </w:p>
    <w:p w14:paraId="201B405B" w14:textId="77777777" w:rsidR="00D61CF5" w:rsidRPr="005505F6" w:rsidRDefault="00D61CF5" w:rsidP="00D61CF5">
      <w:pPr>
        <w:pStyle w:val="TITOLO20"/>
        <w:numPr>
          <w:ilvl w:val="2"/>
          <w:numId w:val="292"/>
        </w:numPr>
        <w:ind w:left="1134" w:hanging="708"/>
        <w:rPr>
          <w:ins w:id="19793" w:author="Oliosi Francesco (GSE)" w:date="2025-10-22T14:33:00Z" w16du:dateUtc="2025-10-22T12:33:00Z"/>
        </w:rPr>
      </w:pPr>
      <w:bookmarkStart w:id="19794" w:name="_Toc212462607"/>
      <w:ins w:id="19795" w:author="Oliosi Francesco (GSE)" w:date="2025-10-22T14:33:00Z" w16du:dateUtc="2025-10-22T12:33:00Z">
        <w:r w:rsidRPr="005505F6">
          <w:t>Soggetti che possono richiedere l’incentivo</w:t>
        </w:r>
        <w:bookmarkEnd w:id="19794"/>
      </w:ins>
    </w:p>
    <w:p w14:paraId="17FA79F3" w14:textId="77777777" w:rsidR="00D61CF5" w:rsidRPr="005750B8" w:rsidRDefault="00D61CF5" w:rsidP="00D61CF5">
      <w:pPr>
        <w:spacing w:line="276" w:lineRule="auto"/>
        <w:jc w:val="both"/>
        <w:rPr>
          <w:ins w:id="19796" w:author="Oliosi Francesco (GSE)" w:date="2025-10-22T14:34:00Z" w16du:dateUtc="2025-10-22T12:34:00Z"/>
          <w:rFonts w:ascii="Calibri" w:eastAsia="Aptos" w:hAnsi="Calibri" w:cs="Calibri"/>
          <w:kern w:val="2"/>
          <w:sz w:val="22"/>
          <w:szCs w:val="22"/>
        </w:rPr>
      </w:pPr>
      <w:ins w:id="19797" w:author="Oliosi Francesco (GSE)" w:date="2025-10-22T14:34:00Z" w16du:dateUtc="2025-10-22T12:34:00Z">
        <w:r w:rsidRPr="005750B8">
          <w:rPr>
            <w:rFonts w:ascii="Calibri" w:eastAsia="Aptos" w:hAnsi="Calibri" w:cs="Calibri"/>
            <w:kern w:val="2"/>
            <w:sz w:val="22"/>
            <w:szCs w:val="22"/>
          </w:rPr>
          <w:t>Possono accedere all’intervento</w:t>
        </w:r>
        <w:r w:rsidRPr="00C34F30">
          <w:rPr>
            <w:rFonts w:ascii="Calibri" w:eastAsia="Aptos" w:hAnsi="Calibri" w:cs="Calibri"/>
            <w:kern w:val="2"/>
            <w:sz w:val="22"/>
            <w:szCs w:val="22"/>
          </w:rPr>
          <w:t xml:space="preserve"> </w:t>
        </w:r>
        <w:r>
          <w:rPr>
            <w:rFonts w:ascii="Calibri" w:eastAsia="Aptos" w:hAnsi="Calibri" w:cs="Calibri"/>
            <w:kern w:val="2"/>
            <w:sz w:val="22"/>
            <w:szCs w:val="22"/>
          </w:rPr>
          <w:t>direttamente, o indirettamente tramite ESCO ed altri soggetti abilitati nelle modalità indicate al paragrafo 3.5, i seguenti soggetti:</w:t>
        </w:r>
      </w:ins>
    </w:p>
    <w:p w14:paraId="7F250B1B" w14:textId="77777777" w:rsidR="00D61CF5" w:rsidRPr="009E5F42" w:rsidRDefault="00D61CF5" w:rsidP="00D61CF5">
      <w:pPr>
        <w:pStyle w:val="Paragrafoelenco"/>
        <w:numPr>
          <w:ilvl w:val="0"/>
          <w:numId w:val="142"/>
        </w:numPr>
        <w:spacing w:line="276" w:lineRule="auto"/>
        <w:ind w:hanging="294"/>
        <w:jc w:val="both"/>
        <w:rPr>
          <w:ins w:id="19798" w:author="Oliosi Francesco (GSE)" w:date="2025-10-22T14:34:00Z" w16du:dateUtc="2025-10-22T12:34:00Z"/>
          <w:rFonts w:ascii="Calibri" w:eastAsia="Aptos" w:hAnsi="Calibri" w:cs="Calibri"/>
          <w:sz w:val="22"/>
          <w:szCs w:val="22"/>
        </w:rPr>
      </w:pPr>
      <w:ins w:id="19799" w:author="Oliosi Francesco (GSE)" w:date="2025-10-22T14:34:00Z" w16du:dateUtc="2025-10-22T12:34:00Z">
        <w:r w:rsidRPr="085252C3">
          <w:rPr>
            <w:rFonts w:ascii="Calibri" w:eastAsia="Aptos" w:hAnsi="Calibri" w:cs="Calibri"/>
            <w:sz w:val="22"/>
            <w:szCs w:val="22"/>
          </w:rPr>
          <w:t xml:space="preserve">le Amministrazioni Pubbliche, ivi compresi gli ETS non economici; </w:t>
        </w:r>
      </w:ins>
    </w:p>
    <w:p w14:paraId="4B2814FA" w14:textId="77777777" w:rsidR="00D61CF5" w:rsidRPr="005750B8" w:rsidRDefault="00D61CF5" w:rsidP="00D61CF5">
      <w:pPr>
        <w:pStyle w:val="Paragrafoelenco"/>
        <w:numPr>
          <w:ilvl w:val="0"/>
          <w:numId w:val="142"/>
        </w:numPr>
        <w:spacing w:line="276" w:lineRule="auto"/>
        <w:ind w:hanging="294"/>
        <w:jc w:val="both"/>
        <w:rPr>
          <w:ins w:id="19800" w:author="Oliosi Francesco (GSE)" w:date="2025-10-22T14:34:00Z" w16du:dateUtc="2025-10-22T12:34:00Z"/>
          <w:rFonts w:ascii="Calibri" w:eastAsia="Aptos" w:hAnsi="Calibri" w:cs="Calibri"/>
          <w:kern w:val="2"/>
          <w:sz w:val="22"/>
          <w:szCs w:val="22"/>
        </w:rPr>
      </w:pPr>
      <w:ins w:id="19801" w:author="Oliosi Francesco (GSE)" w:date="2025-10-22T14:34:00Z" w16du:dateUtc="2025-10-22T12:34:00Z">
        <w:r w:rsidRPr="005750B8">
          <w:rPr>
            <w:rFonts w:ascii="Calibri" w:eastAsia="Aptos" w:hAnsi="Calibri" w:cs="Calibri"/>
            <w:kern w:val="2"/>
            <w:sz w:val="22"/>
            <w:szCs w:val="22"/>
          </w:rPr>
          <w:t xml:space="preserve">i soggetti </w:t>
        </w:r>
        <w:r>
          <w:rPr>
            <w:rFonts w:ascii="Calibri" w:eastAsia="Aptos" w:hAnsi="Calibri" w:cs="Calibri"/>
            <w:kern w:val="2"/>
            <w:sz w:val="22"/>
            <w:szCs w:val="22"/>
          </w:rPr>
          <w:t>p</w:t>
        </w:r>
        <w:r w:rsidRPr="005750B8">
          <w:rPr>
            <w:rFonts w:ascii="Calibri" w:eastAsia="Aptos" w:hAnsi="Calibri" w:cs="Calibri"/>
            <w:kern w:val="2"/>
            <w:sz w:val="22"/>
            <w:szCs w:val="22"/>
          </w:rPr>
          <w:t xml:space="preserve">rivati </w:t>
        </w:r>
        <w:r>
          <w:rPr>
            <w:rFonts w:ascii="Calibri" w:eastAsia="Aptos" w:hAnsi="Calibri" w:cs="Calibri"/>
            <w:kern w:val="2"/>
            <w:sz w:val="22"/>
            <w:szCs w:val="22"/>
          </w:rPr>
          <w:t>(</w:t>
        </w:r>
        <w:r w:rsidRPr="009E5F42">
          <w:rPr>
            <w:rFonts w:ascii="Calibri" w:eastAsia="Aptos" w:hAnsi="Calibri" w:cs="Calibri"/>
            <w:kern w:val="2"/>
            <w:sz w:val="22"/>
            <w:szCs w:val="22"/>
            <w:highlight w:val="cyan"/>
          </w:rPr>
          <w:t>ivi inclusi gli ETS economici</w:t>
        </w:r>
        <w:r>
          <w:rPr>
            <w:rFonts w:ascii="Calibri" w:eastAsia="Aptos" w:hAnsi="Calibri" w:cs="Calibri"/>
            <w:kern w:val="2"/>
            <w:sz w:val="22"/>
            <w:szCs w:val="22"/>
          </w:rPr>
          <w:t xml:space="preserve">) </w:t>
        </w:r>
        <w:r w:rsidRPr="00E92860">
          <w:rPr>
            <w:rFonts w:ascii="Calibri" w:eastAsia="Aptos" w:hAnsi="Calibri" w:cs="Calibri"/>
            <w:kern w:val="2"/>
            <w:sz w:val="22"/>
            <w:szCs w:val="22"/>
          </w:rPr>
          <w:t>per interventi eseguiti su edifici</w:t>
        </w:r>
        <w:r>
          <w:rPr>
            <w:rFonts w:ascii="Calibri" w:eastAsia="Aptos" w:hAnsi="Calibri" w:cs="Calibri"/>
            <w:kern w:val="2"/>
            <w:sz w:val="22"/>
            <w:szCs w:val="22"/>
          </w:rPr>
          <w:t>/unità immobiliari</w:t>
        </w:r>
        <w:r w:rsidRPr="00E92860">
          <w:rPr>
            <w:rFonts w:ascii="Calibri" w:eastAsia="Aptos" w:hAnsi="Calibri" w:cs="Calibri"/>
            <w:kern w:val="2"/>
            <w:sz w:val="22"/>
            <w:szCs w:val="22"/>
          </w:rPr>
          <w:t xml:space="preserve"> appartenenti</w:t>
        </w:r>
        <w:r>
          <w:rPr>
            <w:rFonts w:ascii="Calibri" w:eastAsia="Aptos" w:hAnsi="Calibri" w:cs="Calibri"/>
            <w:kern w:val="2"/>
            <w:sz w:val="22"/>
            <w:szCs w:val="22"/>
          </w:rPr>
          <w:t xml:space="preserve"> all’ambito </w:t>
        </w:r>
        <w:r w:rsidRPr="005750B8">
          <w:rPr>
            <w:rFonts w:ascii="Calibri" w:eastAsia="Aptos" w:hAnsi="Calibri" w:cs="Calibri"/>
            <w:kern w:val="2"/>
            <w:sz w:val="22"/>
            <w:szCs w:val="22"/>
          </w:rPr>
          <w:t>terziario</w:t>
        </w:r>
        <w:r>
          <w:rPr>
            <w:rFonts w:ascii="Calibri" w:eastAsia="Aptos" w:hAnsi="Calibri" w:cs="Calibri"/>
            <w:kern w:val="2"/>
            <w:sz w:val="22"/>
            <w:szCs w:val="22"/>
          </w:rPr>
          <w:t>.</w:t>
        </w:r>
      </w:ins>
    </w:p>
    <w:p w14:paraId="6486647E" w14:textId="3AA55F8A" w:rsidR="00D61CF5" w:rsidRPr="00B057D0" w:rsidRDefault="001B7841">
      <w:pPr>
        <w:pStyle w:val="TITOLO20"/>
        <w:numPr>
          <w:ilvl w:val="2"/>
          <w:numId w:val="292"/>
        </w:numPr>
        <w:ind w:left="1134" w:hanging="708"/>
        <w:rPr>
          <w:ins w:id="19802" w:author="Oliosi Francesco (GSE)" w:date="2025-10-22T14:26:00Z" w16du:dateUtc="2025-10-22T12:26:00Z"/>
        </w:rPr>
        <w:pPrChange w:id="19803" w:author="Oliosi Francesco (GSE)" w:date="2025-10-22T14:46:00Z" w16du:dateUtc="2025-10-22T12:46:00Z">
          <w:pPr/>
        </w:pPrChange>
      </w:pPr>
      <w:bookmarkStart w:id="19804" w:name="_Toc212462608"/>
      <w:ins w:id="19805" w:author="Oliosi Francesco (GSE)" w:date="2025-10-22T14:46:00Z" w16du:dateUtc="2025-10-22T12:46:00Z">
        <w:r w:rsidRPr="00843BD1">
          <w:rPr>
            <w:rPrChange w:id="19806" w:author="Oliosi Francesco (GSE)" w:date="2025-10-22T14:58:00Z" w16du:dateUtc="2025-10-22T12:58:00Z">
              <w:rPr>
                <w:rFonts w:eastAsia="Aptos" w:cs="Calibri"/>
                <w:kern w:val="2"/>
                <w:sz w:val="22"/>
                <w:szCs w:val="22"/>
              </w:rPr>
            </w:rPrChange>
          </w:rPr>
          <w:t>Requisiti tecni</w:t>
        </w:r>
      </w:ins>
      <w:ins w:id="19807" w:author="Oliosi Francesco (GSE)" w:date="2025-10-22T14:47:00Z" w16du:dateUtc="2025-10-22T12:47:00Z">
        <w:r w:rsidRPr="00843BD1">
          <w:rPr>
            <w:rPrChange w:id="19808" w:author="Oliosi Francesco (GSE)" w:date="2025-10-22T14:58:00Z" w16du:dateUtc="2025-10-22T12:58:00Z">
              <w:rPr>
                <w:rFonts w:eastAsia="Aptos" w:cs="Calibri"/>
                <w:kern w:val="2"/>
                <w:sz w:val="22"/>
                <w:szCs w:val="22"/>
              </w:rPr>
            </w:rPrChange>
          </w:rPr>
          <w:t>ci per l’accesso all’incentivo (Allegato I del Decre</w:t>
        </w:r>
        <w:r w:rsidRPr="00843BD1">
          <w:rPr>
            <w:rPrChange w:id="19809" w:author="Oliosi Francesco (GSE)" w:date="2025-10-22T14:59:00Z" w16du:dateUtc="2025-10-22T12:59:00Z">
              <w:rPr>
                <w:rFonts w:eastAsia="Aptos" w:cs="Calibri"/>
                <w:kern w:val="2"/>
                <w:sz w:val="22"/>
                <w:szCs w:val="22"/>
              </w:rPr>
            </w:rPrChange>
          </w:rPr>
          <w:t>to)</w:t>
        </w:r>
      </w:ins>
      <w:bookmarkEnd w:id="19804"/>
    </w:p>
    <w:p w14:paraId="35990D34" w14:textId="17ED19FF" w:rsidR="000D2F90" w:rsidRPr="000D2F90" w:rsidRDefault="000D2F90">
      <w:pPr>
        <w:spacing w:line="276" w:lineRule="auto"/>
        <w:jc w:val="both"/>
        <w:rPr>
          <w:ins w:id="19810" w:author="Oliosi Francesco (GSE)" w:date="2025-10-22T14:53:00Z"/>
          <w:rFonts w:ascii="Calibri" w:eastAsia="Aptos" w:hAnsi="Calibri" w:cs="Calibri"/>
          <w:kern w:val="2"/>
          <w:sz w:val="22"/>
          <w:szCs w:val="22"/>
          <w:rPrChange w:id="19811" w:author="Oliosi Francesco (GSE)" w:date="2025-10-22T14:53:00Z" w16du:dateUtc="2025-10-22T12:53:00Z">
            <w:rPr>
              <w:ins w:id="19812" w:author="Oliosi Francesco (GSE)" w:date="2025-10-22T14:53:00Z"/>
            </w:rPr>
          </w:rPrChange>
        </w:rPr>
        <w:pPrChange w:id="19813" w:author="Oliosi Francesco (GSE)" w:date="2025-10-22T14:54:00Z" w16du:dateUtc="2025-10-22T12:54:00Z">
          <w:pPr/>
        </w:pPrChange>
      </w:pPr>
      <w:ins w:id="19814" w:author="Oliosi Francesco (GSE)" w:date="2025-10-22T14:53:00Z">
        <w:r w:rsidRPr="000D2F90">
          <w:rPr>
            <w:rFonts w:ascii="Calibri" w:eastAsia="Aptos" w:hAnsi="Calibri" w:cs="Calibri"/>
            <w:kern w:val="2"/>
            <w:sz w:val="22"/>
            <w:szCs w:val="22"/>
            <w:rPrChange w:id="19815" w:author="Oliosi Francesco (GSE)" w:date="2025-10-22T14:53:00Z" w16du:dateUtc="2025-10-22T12:53:00Z">
              <w:rPr/>
            </w:rPrChange>
          </w:rPr>
          <w:t xml:space="preserve">L’identificazione dei </w:t>
        </w:r>
        <w:r w:rsidRPr="000D2F90">
          <w:rPr>
            <w:rFonts w:ascii="Calibri" w:eastAsia="Aptos" w:hAnsi="Calibri" w:cs="Calibri"/>
            <w:b/>
            <w:bCs/>
            <w:kern w:val="2"/>
            <w:sz w:val="22"/>
            <w:szCs w:val="22"/>
            <w:rPrChange w:id="19816" w:author="Oliosi Francesco (GSE)" w:date="2025-10-22T14:56:00Z" w16du:dateUtc="2025-10-22T12:56:00Z">
              <w:rPr>
                <w:b/>
              </w:rPr>
            </w:rPrChange>
          </w:rPr>
          <w:t>requisiti minimi</w:t>
        </w:r>
        <w:r w:rsidRPr="000D2F90">
          <w:rPr>
            <w:rFonts w:ascii="Calibri" w:eastAsia="Aptos" w:hAnsi="Calibri" w:cs="Calibri"/>
            <w:b/>
            <w:bCs/>
            <w:kern w:val="2"/>
            <w:sz w:val="22"/>
            <w:szCs w:val="22"/>
            <w:rPrChange w:id="19817" w:author="Oliosi Francesco (GSE)" w:date="2025-10-22T14:56:00Z" w16du:dateUtc="2025-10-22T12:56:00Z">
              <w:rPr/>
            </w:rPrChange>
          </w:rPr>
          <w:t xml:space="preserve"> </w:t>
        </w:r>
        <w:r w:rsidRPr="000D2F90">
          <w:rPr>
            <w:rFonts w:ascii="Calibri" w:eastAsia="Aptos" w:hAnsi="Calibri" w:cs="Calibri"/>
            <w:b/>
            <w:bCs/>
            <w:kern w:val="2"/>
            <w:sz w:val="22"/>
            <w:szCs w:val="22"/>
            <w:rPrChange w:id="19818" w:author="Oliosi Francesco (GSE)" w:date="2025-10-22T14:56:00Z" w16du:dateUtc="2025-10-22T12:56:00Z">
              <w:rPr>
                <w:b/>
              </w:rPr>
            </w:rPrChange>
          </w:rPr>
          <w:t>degli interventi</w:t>
        </w:r>
        <w:r w:rsidRPr="000D2F90">
          <w:rPr>
            <w:rFonts w:ascii="Calibri" w:eastAsia="Aptos" w:hAnsi="Calibri" w:cs="Calibri"/>
            <w:kern w:val="2"/>
            <w:sz w:val="22"/>
            <w:szCs w:val="22"/>
            <w:rPrChange w:id="19819" w:author="Oliosi Francesco (GSE)" w:date="2025-10-22T14:53:00Z" w16du:dateUtc="2025-10-22T12:53:00Z">
              <w:rPr/>
            </w:rPrChange>
          </w:rPr>
          <w:t xml:space="preserve"> di </w:t>
        </w:r>
        <w:r w:rsidRPr="000D2F90">
          <w:rPr>
            <w:rFonts w:ascii="Calibri" w:eastAsia="Aptos" w:hAnsi="Calibri" w:cs="Calibri"/>
            <w:b/>
            <w:bCs/>
            <w:i/>
            <w:iCs/>
            <w:kern w:val="2"/>
            <w:sz w:val="22"/>
            <w:szCs w:val="22"/>
            <w:rPrChange w:id="19820" w:author="Oliosi Francesco (GSE)" w:date="2025-10-22T14:56:00Z" w16du:dateUtc="2025-10-22T12:56:00Z">
              <w:rPr>
                <w:b/>
                <w:i/>
              </w:rPr>
            </w:rPrChange>
          </w:rPr>
          <w:t>Building Automation</w:t>
        </w:r>
        <w:r w:rsidRPr="000D2F90">
          <w:rPr>
            <w:rFonts w:ascii="Calibri" w:eastAsia="Aptos" w:hAnsi="Calibri" w:cs="Calibri"/>
            <w:kern w:val="2"/>
            <w:sz w:val="22"/>
            <w:szCs w:val="22"/>
            <w:rPrChange w:id="19821" w:author="Oliosi Francesco (GSE)" w:date="2025-10-22T14:53:00Z" w16du:dateUtc="2025-10-22T12:53:00Z">
              <w:rPr/>
            </w:rPrChange>
          </w:rPr>
          <w:t xml:space="preserve"> incentivabili è regolata dalla norma </w:t>
        </w:r>
      </w:ins>
      <w:ins w:id="19822" w:author="Oliosi Francesco (GSE)" w:date="2025-10-22T14:54:00Z">
        <w:r w:rsidRPr="000D2F90">
          <w:rPr>
            <w:rFonts w:ascii="Calibri" w:eastAsia="Aptos" w:hAnsi="Calibri" w:cs="Calibri"/>
            <w:i/>
            <w:iCs/>
            <w:kern w:val="2"/>
            <w:sz w:val="22"/>
            <w:szCs w:val="22"/>
            <w:rPrChange w:id="19823" w:author="Oliosi Francesco (GSE)" w:date="2025-10-22T14:57:00Z" w16du:dateUtc="2025-10-22T12:57:00Z">
              <w:rPr>
                <w:rFonts w:ascii="Calibri" w:eastAsia="Aptos" w:hAnsi="Calibri" w:cs="Calibri"/>
                <w:kern w:val="2"/>
                <w:sz w:val="22"/>
                <w:szCs w:val="22"/>
              </w:rPr>
            </w:rPrChange>
          </w:rPr>
          <w:t>UNI EN ISO 52120-1</w:t>
        </w:r>
      </w:ins>
      <w:ins w:id="19824" w:author="Oliosi Francesco (GSE)" w:date="2025-10-22T14:58:00Z" w16du:dateUtc="2025-10-22T12:58:00Z">
        <w:r>
          <w:rPr>
            <w:rFonts w:ascii="Calibri" w:eastAsia="Aptos" w:hAnsi="Calibri" w:cs="Calibri"/>
            <w:i/>
            <w:iCs/>
            <w:kern w:val="2"/>
            <w:sz w:val="22"/>
            <w:szCs w:val="22"/>
          </w:rPr>
          <w:t xml:space="preserve">, </w:t>
        </w:r>
        <w:r w:rsidRPr="000D2F90">
          <w:rPr>
            <w:rFonts w:ascii="Calibri" w:eastAsia="Aptos" w:hAnsi="Calibri" w:cs="Calibri"/>
            <w:kern w:val="2"/>
            <w:sz w:val="22"/>
            <w:szCs w:val="22"/>
            <w:rPrChange w:id="19825" w:author="Oliosi Francesco (GSE)" w:date="2025-10-22T14:58:00Z" w16du:dateUtc="2025-10-22T12:58:00Z">
              <w:rPr>
                <w:rFonts w:ascii="Calibri" w:eastAsia="Aptos" w:hAnsi="Calibri" w:cs="Calibri"/>
                <w:i/>
                <w:iCs/>
                <w:kern w:val="2"/>
                <w:sz w:val="22"/>
                <w:szCs w:val="22"/>
              </w:rPr>
            </w:rPrChange>
          </w:rPr>
          <w:t>e successive modifiche o integrazioni</w:t>
        </w:r>
      </w:ins>
      <w:ins w:id="19826" w:author="Oliosi Francesco (GSE)" w:date="2025-10-22T14:54:00Z">
        <w:r w:rsidRPr="000D2F90">
          <w:rPr>
            <w:rFonts w:ascii="Calibri" w:eastAsia="Aptos" w:hAnsi="Calibri" w:cs="Calibri"/>
            <w:kern w:val="2"/>
            <w:sz w:val="22"/>
            <w:szCs w:val="22"/>
          </w:rPr>
          <w:t xml:space="preserve"> </w:t>
        </w:r>
      </w:ins>
      <w:ins w:id="19827" w:author="Oliosi Francesco (GSE)" w:date="2025-10-22T14:53:00Z">
        <w:r w:rsidRPr="000D2F90">
          <w:rPr>
            <w:rFonts w:ascii="Calibri" w:eastAsia="Aptos" w:hAnsi="Calibri" w:cs="Calibri"/>
            <w:kern w:val="2"/>
            <w:sz w:val="22"/>
            <w:szCs w:val="22"/>
            <w:rPrChange w:id="19828" w:author="Oliosi Francesco (GSE)" w:date="2025-10-22T14:53:00Z" w16du:dateUtc="2025-10-22T12:53:00Z">
              <w:rPr/>
            </w:rPrChange>
          </w:rPr>
          <w:t>che specifica:</w:t>
        </w:r>
      </w:ins>
    </w:p>
    <w:p w14:paraId="77C4172A" w14:textId="77777777" w:rsidR="000D2F90" w:rsidRDefault="000D2F90" w:rsidP="000D2F90">
      <w:pPr>
        <w:pStyle w:val="Paragrafoelenco"/>
        <w:numPr>
          <w:ilvl w:val="0"/>
          <w:numId w:val="557"/>
        </w:numPr>
        <w:spacing w:line="276" w:lineRule="auto"/>
        <w:ind w:hanging="153"/>
        <w:jc w:val="both"/>
        <w:rPr>
          <w:ins w:id="19829" w:author="Oliosi Francesco (GSE)" w:date="2025-10-22T14:56:00Z" w16du:dateUtc="2025-10-22T12:56:00Z"/>
          <w:rFonts w:ascii="Calibri" w:eastAsia="Aptos" w:hAnsi="Calibri" w:cs="Calibri"/>
          <w:kern w:val="2"/>
          <w:sz w:val="22"/>
          <w:szCs w:val="22"/>
        </w:rPr>
      </w:pPr>
      <w:ins w:id="19830" w:author="Oliosi Francesco (GSE)" w:date="2025-10-22T14:53:00Z">
        <w:r w:rsidRPr="000D2F90">
          <w:rPr>
            <w:rFonts w:ascii="Calibri" w:eastAsia="Aptos" w:hAnsi="Calibri" w:cs="Calibri"/>
            <w:kern w:val="2"/>
            <w:sz w:val="22"/>
            <w:szCs w:val="22"/>
            <w:rPrChange w:id="19831" w:author="Oliosi Francesco (GSE)" w:date="2025-10-22T14:54:00Z" w16du:dateUtc="2025-10-22T12:54:00Z">
              <w:rPr/>
            </w:rPrChange>
          </w:rPr>
          <w:t xml:space="preserve">i </w:t>
        </w:r>
        <w:r w:rsidRPr="000D2F90">
          <w:rPr>
            <w:rFonts w:ascii="Calibri" w:eastAsia="Aptos" w:hAnsi="Calibri" w:cs="Calibri"/>
            <w:kern w:val="2"/>
            <w:sz w:val="22"/>
            <w:szCs w:val="22"/>
            <w:rPrChange w:id="19832" w:author="Oliosi Francesco (GSE)" w:date="2025-10-22T14:54:00Z" w16du:dateUtc="2025-10-22T12:54:00Z">
              <w:rPr>
                <w:u w:val="single"/>
              </w:rPr>
            </w:rPrChange>
          </w:rPr>
          <w:t>requisiti di progettazione</w:t>
        </w:r>
        <w:r w:rsidRPr="000D2F90">
          <w:rPr>
            <w:rFonts w:ascii="Calibri" w:eastAsia="Aptos" w:hAnsi="Calibri" w:cs="Calibri"/>
            <w:kern w:val="2"/>
            <w:sz w:val="22"/>
            <w:szCs w:val="22"/>
            <w:rPrChange w:id="19833" w:author="Oliosi Francesco (GSE)" w:date="2025-10-22T14:54:00Z" w16du:dateUtc="2025-10-22T12:54:00Z">
              <w:rPr/>
            </w:rPrChange>
          </w:rPr>
          <w:t xml:space="preserve"> dei sistemi che accedono agli incentivi (unitamente alla guida CEI 205-18);</w:t>
        </w:r>
      </w:ins>
    </w:p>
    <w:p w14:paraId="22622D2B" w14:textId="77777777" w:rsidR="000D2F90" w:rsidRDefault="000D2F90" w:rsidP="000D2F90">
      <w:pPr>
        <w:pStyle w:val="Paragrafoelenco"/>
        <w:numPr>
          <w:ilvl w:val="0"/>
          <w:numId w:val="557"/>
        </w:numPr>
        <w:spacing w:line="276" w:lineRule="auto"/>
        <w:ind w:hanging="153"/>
        <w:jc w:val="both"/>
        <w:rPr>
          <w:ins w:id="19834" w:author="Oliosi Francesco (GSE)" w:date="2025-10-22T14:56:00Z" w16du:dateUtc="2025-10-22T12:56:00Z"/>
          <w:rFonts w:ascii="Calibri" w:eastAsia="Aptos" w:hAnsi="Calibri" w:cs="Calibri"/>
          <w:kern w:val="2"/>
          <w:sz w:val="22"/>
          <w:szCs w:val="22"/>
        </w:rPr>
      </w:pPr>
      <w:ins w:id="19835" w:author="Oliosi Francesco (GSE)" w:date="2025-10-22T14:55:00Z" w16du:dateUtc="2025-10-22T12:55:00Z">
        <w:r w:rsidRPr="000D2F90">
          <w:rPr>
            <w:rFonts w:ascii="Calibri" w:eastAsia="Aptos" w:hAnsi="Calibri" w:cs="Calibri"/>
            <w:kern w:val="2"/>
            <w:sz w:val="22"/>
            <w:szCs w:val="22"/>
            <w:u w:val="single"/>
            <w:rPrChange w:id="19836" w:author="Oliosi Francesco (GSE)" w:date="2025-10-22T14:56:00Z" w16du:dateUtc="2025-10-22T12:56:00Z">
              <w:rPr/>
            </w:rPrChange>
          </w:rPr>
          <w:t>i criteri e i parametri per l’identificazione della classe B</w:t>
        </w:r>
        <w:r w:rsidRPr="000D2F90">
          <w:rPr>
            <w:rFonts w:ascii="Calibri" w:eastAsia="Aptos" w:hAnsi="Calibri" w:cs="Calibri"/>
            <w:kern w:val="2"/>
            <w:sz w:val="22"/>
            <w:szCs w:val="22"/>
            <w:rPrChange w:id="19837" w:author="Oliosi Francesco (GSE)" w:date="2025-10-22T14:56:00Z" w16du:dateUtc="2025-10-22T12:56:00Z">
              <w:rPr/>
            </w:rPrChange>
          </w:rPr>
          <w:t xml:space="preserve"> di efficienza, assegnabile a sistemi di Building Automation;</w:t>
        </w:r>
      </w:ins>
    </w:p>
    <w:p w14:paraId="5E039A21" w14:textId="1E32EAB0" w:rsidR="000D2F90" w:rsidRPr="000D2F90" w:rsidRDefault="000D2F90">
      <w:pPr>
        <w:pStyle w:val="Paragrafoelenco"/>
        <w:numPr>
          <w:ilvl w:val="0"/>
          <w:numId w:val="557"/>
        </w:numPr>
        <w:spacing w:line="276" w:lineRule="auto"/>
        <w:ind w:hanging="153"/>
        <w:jc w:val="both"/>
        <w:rPr>
          <w:ins w:id="19838" w:author="Oliosi Francesco (GSE)" w:date="2025-10-22T14:53:00Z"/>
          <w:rFonts w:ascii="Calibri" w:eastAsia="Aptos" w:hAnsi="Calibri" w:cs="Calibri"/>
          <w:kern w:val="2"/>
          <w:sz w:val="22"/>
          <w:szCs w:val="22"/>
          <w:rPrChange w:id="19839" w:author="Oliosi Francesco (GSE)" w:date="2025-10-22T14:56:00Z" w16du:dateUtc="2025-10-22T12:56:00Z">
            <w:rPr>
              <w:ins w:id="19840" w:author="Oliosi Francesco (GSE)" w:date="2025-10-22T14:53:00Z"/>
            </w:rPr>
          </w:rPrChange>
        </w:rPr>
        <w:pPrChange w:id="19841" w:author="Oliosi Francesco (GSE)" w:date="2025-10-22T14:56:00Z" w16du:dateUtc="2025-10-22T12:56:00Z">
          <w:pPr>
            <w:numPr>
              <w:numId w:val="560"/>
            </w:numPr>
            <w:ind w:left="720" w:hanging="360"/>
          </w:pPr>
        </w:pPrChange>
      </w:pPr>
      <w:ins w:id="19842" w:author="Oliosi Francesco (GSE)" w:date="2025-10-22T14:53:00Z">
        <w:r w:rsidRPr="000D2F90">
          <w:rPr>
            <w:rFonts w:ascii="Calibri" w:eastAsia="Aptos" w:hAnsi="Calibri" w:cs="Calibri"/>
            <w:kern w:val="2"/>
            <w:sz w:val="22"/>
            <w:szCs w:val="22"/>
            <w:rPrChange w:id="19843" w:author="Oliosi Francesco (GSE)" w:date="2025-10-22T14:56:00Z" w16du:dateUtc="2025-10-22T12:56:00Z">
              <w:rPr/>
            </w:rPrChange>
          </w:rPr>
          <w:t xml:space="preserve">le </w:t>
        </w:r>
        <w:r w:rsidRPr="000D2F90">
          <w:rPr>
            <w:rFonts w:ascii="Calibri" w:eastAsia="Aptos" w:hAnsi="Calibri" w:cs="Calibri"/>
            <w:kern w:val="2"/>
            <w:sz w:val="22"/>
            <w:szCs w:val="22"/>
            <w:u w:val="single"/>
            <w:rPrChange w:id="19844" w:author="Oliosi Francesco (GSE)" w:date="2025-10-22T14:56:00Z" w16du:dateUtc="2025-10-22T12:56:00Z">
              <w:rPr>
                <w:u w:val="single"/>
              </w:rPr>
            </w:rPrChange>
          </w:rPr>
          <w:t>categorie di dispositivi</w:t>
        </w:r>
        <w:r w:rsidRPr="000D2F90">
          <w:rPr>
            <w:rFonts w:ascii="Calibri" w:eastAsia="Aptos" w:hAnsi="Calibri" w:cs="Calibri"/>
            <w:kern w:val="2"/>
            <w:sz w:val="22"/>
            <w:szCs w:val="22"/>
            <w:rPrChange w:id="19845" w:author="Oliosi Francesco (GSE)" w:date="2025-10-22T14:56:00Z" w16du:dateUtc="2025-10-22T12:56:00Z">
              <w:rPr/>
            </w:rPrChange>
          </w:rPr>
          <w:t xml:space="preserve"> di </w:t>
        </w:r>
        <w:r w:rsidRPr="00CC5120">
          <w:rPr>
            <w:rFonts w:ascii="Calibri" w:eastAsia="Aptos" w:hAnsi="Calibri" w:cs="Calibri"/>
            <w:i/>
            <w:kern w:val="2"/>
            <w:sz w:val="22"/>
            <w:szCs w:val="22"/>
            <w:rPrChange w:id="19846" w:author="Oliosi Francesco (GSE)" w:date="2025-10-22T14:56:00Z" w16du:dateUtc="2025-10-22T12:56:00Z">
              <w:rPr/>
            </w:rPrChange>
          </w:rPr>
          <w:t>Building Automation</w:t>
        </w:r>
        <w:r w:rsidRPr="000D2F90">
          <w:rPr>
            <w:rFonts w:ascii="Calibri" w:eastAsia="Aptos" w:hAnsi="Calibri" w:cs="Calibri"/>
            <w:kern w:val="2"/>
            <w:sz w:val="22"/>
            <w:szCs w:val="22"/>
            <w:rPrChange w:id="19847" w:author="Oliosi Francesco (GSE)" w:date="2025-10-22T14:56:00Z" w16du:dateUtc="2025-10-22T12:56:00Z">
              <w:rPr/>
            </w:rPrChange>
          </w:rPr>
          <w:t xml:space="preserve"> che riguardano essenzialmente sistemi </w:t>
        </w:r>
        <w:r w:rsidRPr="00CC5120">
          <w:rPr>
            <w:rFonts w:ascii="Calibri" w:eastAsia="Aptos" w:hAnsi="Calibri" w:cs="Calibri"/>
            <w:i/>
            <w:kern w:val="2"/>
            <w:sz w:val="22"/>
            <w:szCs w:val="22"/>
            <w:rPrChange w:id="19848" w:author="Oliosi Francesco (GSE)" w:date="2025-10-22T14:56:00Z" w16du:dateUtc="2025-10-22T12:56:00Z">
              <w:rPr/>
            </w:rPrChange>
          </w:rPr>
          <w:t>BACS /TBM</w:t>
        </w:r>
        <w:r w:rsidRPr="000D2F90">
          <w:rPr>
            <w:rFonts w:ascii="Calibri" w:eastAsia="Aptos" w:hAnsi="Calibri" w:cs="Calibri"/>
            <w:kern w:val="2"/>
            <w:sz w:val="22"/>
            <w:szCs w:val="22"/>
            <w:rPrChange w:id="19849" w:author="Oliosi Francesco (GSE)" w:date="2025-10-22T14:56:00Z" w16du:dateUtc="2025-10-22T12:56:00Z">
              <w:rPr/>
            </w:rPrChange>
          </w:rPr>
          <w:t xml:space="preserve"> per i servizi di:</w:t>
        </w:r>
      </w:ins>
    </w:p>
    <w:p w14:paraId="4B3CCD7D" w14:textId="77777777" w:rsidR="000D2F90" w:rsidRPr="000D2F90" w:rsidRDefault="000D2F90" w:rsidP="000D2F90">
      <w:pPr>
        <w:numPr>
          <w:ilvl w:val="1"/>
          <w:numId w:val="252"/>
        </w:numPr>
        <w:rPr>
          <w:ins w:id="19850" w:author="Oliosi Francesco (GSE)" w:date="2025-10-22T14:53:00Z"/>
          <w:rFonts w:ascii="Calibri" w:eastAsia="Aptos" w:hAnsi="Calibri" w:cs="Calibri"/>
          <w:kern w:val="2"/>
          <w:sz w:val="22"/>
          <w:szCs w:val="22"/>
          <w:rPrChange w:id="19851" w:author="Oliosi Francesco (GSE)" w:date="2025-10-22T14:53:00Z" w16du:dateUtc="2025-10-22T12:53:00Z">
            <w:rPr>
              <w:ins w:id="19852" w:author="Oliosi Francesco (GSE)" w:date="2025-10-22T14:53:00Z"/>
            </w:rPr>
          </w:rPrChange>
        </w:rPr>
      </w:pPr>
      <w:ins w:id="19853" w:author="Oliosi Francesco (GSE)" w:date="2025-10-22T14:53:00Z">
        <w:r w:rsidRPr="000D2F90">
          <w:rPr>
            <w:rFonts w:ascii="Calibri" w:eastAsia="Aptos" w:hAnsi="Calibri" w:cs="Calibri"/>
            <w:kern w:val="2"/>
            <w:sz w:val="22"/>
            <w:szCs w:val="22"/>
            <w:rPrChange w:id="19854" w:author="Oliosi Francesco (GSE)" w:date="2025-10-22T14:53:00Z" w16du:dateUtc="2025-10-22T12:53:00Z">
              <w:rPr/>
            </w:rPrChange>
          </w:rPr>
          <w:t>Riscaldamento</w:t>
        </w:r>
      </w:ins>
    </w:p>
    <w:p w14:paraId="76A404A8" w14:textId="77777777" w:rsidR="000D2F90" w:rsidRPr="000D2F90" w:rsidRDefault="000D2F90" w:rsidP="000D2F90">
      <w:pPr>
        <w:numPr>
          <w:ilvl w:val="1"/>
          <w:numId w:val="252"/>
        </w:numPr>
        <w:rPr>
          <w:ins w:id="19855" w:author="Oliosi Francesco (GSE)" w:date="2025-10-22T14:53:00Z"/>
          <w:rFonts w:ascii="Calibri" w:eastAsia="Aptos" w:hAnsi="Calibri" w:cs="Calibri"/>
          <w:kern w:val="2"/>
          <w:sz w:val="22"/>
          <w:szCs w:val="22"/>
          <w:rPrChange w:id="19856" w:author="Oliosi Francesco (GSE)" w:date="2025-10-22T14:53:00Z" w16du:dateUtc="2025-10-22T12:53:00Z">
            <w:rPr>
              <w:ins w:id="19857" w:author="Oliosi Francesco (GSE)" w:date="2025-10-22T14:53:00Z"/>
            </w:rPr>
          </w:rPrChange>
        </w:rPr>
      </w:pPr>
      <w:ins w:id="19858" w:author="Oliosi Francesco (GSE)" w:date="2025-10-22T14:53:00Z">
        <w:r w:rsidRPr="000D2F90">
          <w:rPr>
            <w:rFonts w:ascii="Calibri" w:eastAsia="Aptos" w:hAnsi="Calibri" w:cs="Calibri"/>
            <w:kern w:val="2"/>
            <w:sz w:val="22"/>
            <w:szCs w:val="22"/>
            <w:rPrChange w:id="19859" w:author="Oliosi Francesco (GSE)" w:date="2025-10-22T14:53:00Z" w16du:dateUtc="2025-10-22T12:53:00Z">
              <w:rPr/>
            </w:rPrChange>
          </w:rPr>
          <w:t>Raffrescamento</w:t>
        </w:r>
      </w:ins>
    </w:p>
    <w:p w14:paraId="0D538F7B" w14:textId="77777777" w:rsidR="000D2F90" w:rsidRPr="000D2F90" w:rsidRDefault="000D2F90" w:rsidP="000D2F90">
      <w:pPr>
        <w:numPr>
          <w:ilvl w:val="1"/>
          <w:numId w:val="252"/>
        </w:numPr>
        <w:rPr>
          <w:ins w:id="19860" w:author="Oliosi Francesco (GSE)" w:date="2025-10-22T14:53:00Z"/>
          <w:rFonts w:ascii="Calibri" w:eastAsia="Aptos" w:hAnsi="Calibri" w:cs="Calibri"/>
          <w:kern w:val="2"/>
          <w:sz w:val="22"/>
          <w:szCs w:val="22"/>
          <w:rPrChange w:id="19861" w:author="Oliosi Francesco (GSE)" w:date="2025-10-22T14:53:00Z" w16du:dateUtc="2025-10-22T12:53:00Z">
            <w:rPr>
              <w:ins w:id="19862" w:author="Oliosi Francesco (GSE)" w:date="2025-10-22T14:53:00Z"/>
            </w:rPr>
          </w:rPrChange>
        </w:rPr>
      </w:pPr>
      <w:ins w:id="19863" w:author="Oliosi Francesco (GSE)" w:date="2025-10-22T14:53:00Z">
        <w:r w:rsidRPr="000D2F90">
          <w:rPr>
            <w:rFonts w:ascii="Calibri" w:eastAsia="Aptos" w:hAnsi="Calibri" w:cs="Calibri"/>
            <w:kern w:val="2"/>
            <w:sz w:val="22"/>
            <w:szCs w:val="22"/>
            <w:rPrChange w:id="19864" w:author="Oliosi Francesco (GSE)" w:date="2025-10-22T14:53:00Z" w16du:dateUtc="2025-10-22T12:53:00Z">
              <w:rPr/>
            </w:rPrChange>
          </w:rPr>
          <w:t>Ventilazione e condizionamento</w:t>
        </w:r>
      </w:ins>
    </w:p>
    <w:p w14:paraId="59B40B44" w14:textId="77777777" w:rsidR="000D2F90" w:rsidRPr="000D2F90" w:rsidRDefault="000D2F90" w:rsidP="000D2F90">
      <w:pPr>
        <w:numPr>
          <w:ilvl w:val="1"/>
          <w:numId w:val="252"/>
        </w:numPr>
        <w:rPr>
          <w:ins w:id="19865" w:author="Oliosi Francesco (GSE)" w:date="2025-10-22T14:53:00Z"/>
          <w:rFonts w:ascii="Calibri" w:eastAsia="Aptos" w:hAnsi="Calibri" w:cs="Calibri"/>
          <w:kern w:val="2"/>
          <w:sz w:val="22"/>
          <w:szCs w:val="22"/>
          <w:rPrChange w:id="19866" w:author="Oliosi Francesco (GSE)" w:date="2025-10-22T14:53:00Z" w16du:dateUtc="2025-10-22T12:53:00Z">
            <w:rPr>
              <w:ins w:id="19867" w:author="Oliosi Francesco (GSE)" w:date="2025-10-22T14:53:00Z"/>
            </w:rPr>
          </w:rPrChange>
        </w:rPr>
      </w:pPr>
      <w:ins w:id="19868" w:author="Oliosi Francesco (GSE)" w:date="2025-10-22T14:53:00Z">
        <w:r w:rsidRPr="000D2F90">
          <w:rPr>
            <w:rFonts w:ascii="Calibri" w:eastAsia="Aptos" w:hAnsi="Calibri" w:cs="Calibri"/>
            <w:kern w:val="2"/>
            <w:sz w:val="22"/>
            <w:szCs w:val="22"/>
            <w:rPrChange w:id="19869" w:author="Oliosi Francesco (GSE)" w:date="2025-10-22T14:53:00Z" w16du:dateUtc="2025-10-22T12:53:00Z">
              <w:rPr/>
            </w:rPrChange>
          </w:rPr>
          <w:t>Produzione di acqua calda sanitaria</w:t>
        </w:r>
      </w:ins>
    </w:p>
    <w:p w14:paraId="6B2128A3" w14:textId="77777777" w:rsidR="000D2F90" w:rsidRPr="000D2F90" w:rsidRDefault="000D2F90" w:rsidP="000D2F90">
      <w:pPr>
        <w:numPr>
          <w:ilvl w:val="1"/>
          <w:numId w:val="252"/>
        </w:numPr>
        <w:rPr>
          <w:ins w:id="19870" w:author="Oliosi Francesco (GSE)" w:date="2025-10-22T14:53:00Z"/>
          <w:rFonts w:ascii="Calibri" w:eastAsia="Aptos" w:hAnsi="Calibri" w:cs="Calibri"/>
          <w:kern w:val="2"/>
          <w:sz w:val="22"/>
          <w:szCs w:val="22"/>
          <w:rPrChange w:id="19871" w:author="Oliosi Francesco (GSE)" w:date="2025-10-22T14:53:00Z" w16du:dateUtc="2025-10-22T12:53:00Z">
            <w:rPr>
              <w:ins w:id="19872" w:author="Oliosi Francesco (GSE)" w:date="2025-10-22T14:53:00Z"/>
            </w:rPr>
          </w:rPrChange>
        </w:rPr>
      </w:pPr>
      <w:ins w:id="19873" w:author="Oliosi Francesco (GSE)" w:date="2025-10-22T14:53:00Z">
        <w:r w:rsidRPr="000D2F90">
          <w:rPr>
            <w:rFonts w:ascii="Calibri" w:eastAsia="Aptos" w:hAnsi="Calibri" w:cs="Calibri"/>
            <w:kern w:val="2"/>
            <w:sz w:val="22"/>
            <w:szCs w:val="22"/>
            <w:rPrChange w:id="19874" w:author="Oliosi Francesco (GSE)" w:date="2025-10-22T14:53:00Z" w16du:dateUtc="2025-10-22T12:53:00Z">
              <w:rPr/>
            </w:rPrChange>
          </w:rPr>
          <w:t>Illuminazione</w:t>
        </w:r>
      </w:ins>
    </w:p>
    <w:p w14:paraId="7220D57F" w14:textId="77777777" w:rsidR="000D2F90" w:rsidRPr="000D2F90" w:rsidRDefault="000D2F90" w:rsidP="000D2F90">
      <w:pPr>
        <w:numPr>
          <w:ilvl w:val="1"/>
          <w:numId w:val="252"/>
        </w:numPr>
        <w:rPr>
          <w:ins w:id="19875" w:author="Oliosi Francesco (GSE)" w:date="2025-10-22T14:53:00Z"/>
          <w:rFonts w:ascii="Calibri" w:eastAsia="Aptos" w:hAnsi="Calibri" w:cs="Calibri"/>
          <w:kern w:val="2"/>
          <w:sz w:val="22"/>
          <w:szCs w:val="22"/>
          <w:rPrChange w:id="19876" w:author="Oliosi Francesco (GSE)" w:date="2025-10-22T14:53:00Z" w16du:dateUtc="2025-10-22T12:53:00Z">
            <w:rPr>
              <w:ins w:id="19877" w:author="Oliosi Francesco (GSE)" w:date="2025-10-22T14:53:00Z"/>
            </w:rPr>
          </w:rPrChange>
        </w:rPr>
      </w:pPr>
      <w:ins w:id="19878" w:author="Oliosi Francesco (GSE)" w:date="2025-10-22T14:53:00Z">
        <w:r w:rsidRPr="000D2F90">
          <w:rPr>
            <w:rFonts w:ascii="Calibri" w:eastAsia="Aptos" w:hAnsi="Calibri" w:cs="Calibri"/>
            <w:kern w:val="2"/>
            <w:sz w:val="22"/>
            <w:szCs w:val="22"/>
            <w:rPrChange w:id="19879" w:author="Oliosi Francesco (GSE)" w:date="2025-10-22T14:53:00Z" w16du:dateUtc="2025-10-22T12:53:00Z">
              <w:rPr/>
            </w:rPrChange>
          </w:rPr>
          <w:t>Controllo integrato delle diverse applicazioni</w:t>
        </w:r>
      </w:ins>
    </w:p>
    <w:p w14:paraId="70AB52B5" w14:textId="77777777" w:rsidR="000D2F90" w:rsidRPr="000D2F90" w:rsidRDefault="000D2F90" w:rsidP="000D2F90">
      <w:pPr>
        <w:numPr>
          <w:ilvl w:val="1"/>
          <w:numId w:val="252"/>
        </w:numPr>
        <w:rPr>
          <w:ins w:id="19880" w:author="Oliosi Francesco (GSE)" w:date="2025-10-22T14:53:00Z"/>
          <w:rFonts w:ascii="Calibri" w:eastAsia="Aptos" w:hAnsi="Calibri" w:cs="Calibri"/>
          <w:kern w:val="2"/>
          <w:sz w:val="22"/>
          <w:szCs w:val="22"/>
          <w:rPrChange w:id="19881" w:author="Oliosi Francesco (GSE)" w:date="2025-10-22T14:53:00Z" w16du:dateUtc="2025-10-22T12:53:00Z">
            <w:rPr>
              <w:ins w:id="19882" w:author="Oliosi Francesco (GSE)" w:date="2025-10-22T14:53:00Z"/>
            </w:rPr>
          </w:rPrChange>
        </w:rPr>
      </w:pPr>
      <w:ins w:id="19883" w:author="Oliosi Francesco (GSE)" w:date="2025-10-22T14:53:00Z">
        <w:r w:rsidRPr="000D2F90">
          <w:rPr>
            <w:rFonts w:ascii="Calibri" w:eastAsia="Aptos" w:hAnsi="Calibri" w:cs="Calibri"/>
            <w:kern w:val="2"/>
            <w:sz w:val="22"/>
            <w:szCs w:val="22"/>
            <w:rPrChange w:id="19884" w:author="Oliosi Francesco (GSE)" w:date="2025-10-22T14:53:00Z" w16du:dateUtc="2025-10-22T12:53:00Z">
              <w:rPr/>
            </w:rPrChange>
          </w:rPr>
          <w:t>Diagnostica e rilevamento consumi.</w:t>
        </w:r>
      </w:ins>
    </w:p>
    <w:p w14:paraId="1F73F8A6" w14:textId="77777777" w:rsidR="000D2F90" w:rsidRPr="000D2F90" w:rsidRDefault="000D2F90" w:rsidP="000D2F90">
      <w:pPr>
        <w:rPr>
          <w:ins w:id="19885" w:author="Oliosi Francesco (GSE)" w:date="2025-10-22T14:56:00Z" w16du:dateUtc="2025-10-22T12:56:00Z"/>
          <w:rFonts w:ascii="Calibri" w:eastAsia="Aptos" w:hAnsi="Calibri" w:cs="Calibri"/>
          <w:kern w:val="2"/>
          <w:sz w:val="16"/>
          <w:szCs w:val="16"/>
          <w:rPrChange w:id="19886" w:author="Oliosi Francesco (GSE)" w:date="2025-10-22T14:56:00Z" w16du:dateUtc="2025-10-22T12:56:00Z">
            <w:rPr>
              <w:ins w:id="19887" w:author="Oliosi Francesco (GSE)" w:date="2025-10-22T14:56:00Z" w16du:dateUtc="2025-10-22T12:56:00Z"/>
              <w:rFonts w:ascii="Calibri" w:eastAsia="Aptos" w:hAnsi="Calibri" w:cs="Calibri"/>
              <w:kern w:val="2"/>
              <w:sz w:val="22"/>
              <w:szCs w:val="22"/>
            </w:rPr>
          </w:rPrChange>
        </w:rPr>
      </w:pPr>
    </w:p>
    <w:p w14:paraId="7790E768" w14:textId="11EBD5C1" w:rsidR="000D2F90" w:rsidRPr="000D2F90" w:rsidRDefault="000D2F90">
      <w:pPr>
        <w:spacing w:line="276" w:lineRule="auto"/>
        <w:jc w:val="both"/>
        <w:rPr>
          <w:ins w:id="19888" w:author="Oliosi Francesco (GSE)" w:date="2025-10-22T14:53:00Z"/>
          <w:rFonts w:ascii="Calibri" w:eastAsia="Aptos" w:hAnsi="Calibri" w:cs="Calibri"/>
          <w:kern w:val="2"/>
          <w:sz w:val="22"/>
          <w:szCs w:val="22"/>
          <w:rPrChange w:id="19889" w:author="Oliosi Francesco (GSE)" w:date="2025-10-22T14:53:00Z" w16du:dateUtc="2025-10-22T12:53:00Z">
            <w:rPr>
              <w:ins w:id="19890" w:author="Oliosi Francesco (GSE)" w:date="2025-10-22T14:53:00Z"/>
            </w:rPr>
          </w:rPrChange>
        </w:rPr>
        <w:pPrChange w:id="19891" w:author="Oliosi Francesco (GSE)" w:date="2025-10-22T14:56:00Z" w16du:dateUtc="2025-10-22T12:56:00Z">
          <w:pPr/>
        </w:pPrChange>
      </w:pPr>
      <w:ins w:id="19892" w:author="Oliosi Francesco (GSE)" w:date="2025-10-22T14:53:00Z">
        <w:r w:rsidRPr="006E424B">
          <w:rPr>
            <w:rFonts w:ascii="Calibri" w:eastAsia="Aptos" w:hAnsi="Calibri" w:cs="Calibri"/>
            <w:kern w:val="2"/>
            <w:sz w:val="22"/>
            <w:szCs w:val="22"/>
            <w:highlight w:val="yellow"/>
            <w:rPrChange w:id="19893" w:author="Oliosi Francesco (GSE)" w:date="2025-10-22T14:53:00Z" w16du:dateUtc="2025-10-22T12:53:00Z">
              <w:rPr/>
            </w:rPrChange>
          </w:rPr>
          <w:t xml:space="preserve">L’identificazione delle </w:t>
        </w:r>
        <w:r w:rsidRPr="006E424B">
          <w:rPr>
            <w:rFonts w:ascii="Calibri" w:eastAsia="Aptos" w:hAnsi="Calibri" w:cs="Calibri"/>
            <w:kern w:val="2"/>
            <w:sz w:val="22"/>
            <w:szCs w:val="22"/>
            <w:highlight w:val="yellow"/>
            <w:rPrChange w:id="19894" w:author="Oliosi Francesco (GSE)" w:date="2025-10-22T15:01:00Z" w16du:dateUtc="2025-10-22T13:01:00Z">
              <w:rPr>
                <w:b/>
              </w:rPr>
            </w:rPrChange>
          </w:rPr>
          <w:t>figure professionali</w:t>
        </w:r>
        <w:r w:rsidRPr="006E424B">
          <w:rPr>
            <w:rFonts w:ascii="Calibri" w:eastAsia="Aptos" w:hAnsi="Calibri" w:cs="Calibri"/>
            <w:kern w:val="2"/>
            <w:sz w:val="22"/>
            <w:szCs w:val="22"/>
            <w:highlight w:val="yellow"/>
            <w:rPrChange w:id="19895" w:author="Oliosi Francesco (GSE)" w:date="2025-10-22T14:53:00Z" w16du:dateUtc="2025-10-22T12:53:00Z">
              <w:rPr/>
            </w:rPrChange>
          </w:rPr>
          <w:t xml:space="preserve"> responsabili della progettazione, installazione e asseverazione delle funzioni dei sistemi domotici può essere effettuata con riferimento al </w:t>
        </w:r>
        <w:r w:rsidRPr="006E424B">
          <w:rPr>
            <w:rFonts w:ascii="Calibri" w:eastAsia="Aptos" w:hAnsi="Calibri" w:cs="Calibri"/>
            <w:kern w:val="2"/>
            <w:sz w:val="22"/>
            <w:szCs w:val="22"/>
            <w:highlight w:val="yellow"/>
            <w:rPrChange w:id="19896" w:author="Oliosi Francesco (GSE)" w:date="2025-10-22T15:01:00Z" w16du:dateUtc="2025-10-22T13:01:00Z">
              <w:rPr/>
            </w:rPrChange>
          </w:rPr>
          <w:t>Decreto n°37 del 22 Gennaio 2008</w:t>
        </w:r>
        <w:r w:rsidRPr="006E424B">
          <w:rPr>
            <w:rFonts w:ascii="Calibri" w:eastAsia="Aptos" w:hAnsi="Calibri" w:cs="Calibri"/>
            <w:kern w:val="2"/>
            <w:sz w:val="22"/>
            <w:szCs w:val="22"/>
            <w:highlight w:val="yellow"/>
            <w:rPrChange w:id="19897" w:author="Oliosi Francesco (GSE)" w:date="2025-10-22T14:53:00Z" w16du:dateUtc="2025-10-22T12:53:00Z">
              <w:rPr/>
            </w:rPrChange>
          </w:rPr>
          <w:t>, che evidenzia le disposizioni in materia di attività di installazione di impianti all’interno degli edifici.</w:t>
        </w:r>
      </w:ins>
    </w:p>
    <w:p w14:paraId="4B33276C" w14:textId="77777777" w:rsidR="006306D6" w:rsidRPr="006E424B" w:rsidRDefault="006306D6">
      <w:pPr>
        <w:spacing w:line="276" w:lineRule="auto"/>
        <w:jc w:val="both"/>
        <w:rPr>
          <w:ins w:id="19898" w:author="Oliosi Francesco (GSE)" w:date="2025-10-22T14:59:00Z" w16du:dateUtc="2025-10-22T12:59:00Z"/>
          <w:rFonts w:ascii="Calibri" w:eastAsia="Aptos" w:hAnsi="Calibri" w:cs="Calibri"/>
          <w:kern w:val="2"/>
          <w:sz w:val="12"/>
          <w:szCs w:val="12"/>
          <w:highlight w:val="yellow"/>
          <w:rPrChange w:id="19899" w:author="Oliosi Francesco (GSE)" w:date="2025-10-22T15:45:00Z" w16du:dateUtc="2025-10-22T13:45:00Z">
            <w:rPr>
              <w:ins w:id="19900" w:author="Oliosi Francesco (GSE)" w:date="2025-10-22T14:59:00Z" w16du:dateUtc="2025-10-22T12:59:00Z"/>
              <w:rFonts w:ascii="Calibri" w:eastAsia="Aptos" w:hAnsi="Calibri" w:cs="Calibri"/>
              <w:kern w:val="2"/>
              <w:sz w:val="22"/>
              <w:szCs w:val="22"/>
              <w:highlight w:val="yellow"/>
            </w:rPr>
          </w:rPrChange>
        </w:rPr>
        <w:pPrChange w:id="19901" w:author="Oliosi Francesco (GSE)" w:date="2025-10-22T15:45:00Z" w16du:dateUtc="2025-10-22T13:45:00Z">
          <w:pPr>
            <w:jc w:val="both"/>
          </w:pPr>
        </w:pPrChange>
      </w:pPr>
    </w:p>
    <w:p w14:paraId="0D0A7227" w14:textId="14C55AF6" w:rsidR="000D2F90" w:rsidRDefault="000D2F90">
      <w:pPr>
        <w:spacing w:line="276" w:lineRule="auto"/>
        <w:jc w:val="both"/>
        <w:rPr>
          <w:ins w:id="19902" w:author="Oliosi Francesco (GSE)" w:date="2025-10-22T14:59:00Z" w16du:dateUtc="2025-10-22T12:59:00Z"/>
          <w:rFonts w:ascii="Calibri" w:eastAsia="Aptos" w:hAnsi="Calibri" w:cs="Calibri"/>
          <w:kern w:val="2"/>
          <w:sz w:val="22"/>
          <w:szCs w:val="22"/>
        </w:rPr>
        <w:pPrChange w:id="19903" w:author="Oliosi Francesco (GSE)" w:date="2025-10-22T15:45:00Z" w16du:dateUtc="2025-10-22T13:45:00Z">
          <w:pPr>
            <w:jc w:val="both"/>
          </w:pPr>
        </w:pPrChange>
      </w:pPr>
      <w:ins w:id="19904" w:author="Oliosi Francesco (GSE)" w:date="2025-10-22T14:53:00Z">
        <w:r w:rsidRPr="006E424B">
          <w:rPr>
            <w:rFonts w:ascii="Calibri" w:eastAsia="Aptos" w:hAnsi="Calibri" w:cs="Calibri"/>
            <w:kern w:val="2"/>
            <w:sz w:val="22"/>
            <w:szCs w:val="22"/>
            <w:rPrChange w:id="19905" w:author="Oliosi Francesco (GSE)" w:date="2025-10-22T15:02:00Z" w16du:dateUtc="2025-10-22T13:02:00Z">
              <w:rPr/>
            </w:rPrChange>
          </w:rPr>
          <w:t>La specifica procedura di asseverazione per i sistemi di automazione e regolazione degli edifici (</w:t>
        </w:r>
        <w:r w:rsidRPr="006E424B">
          <w:rPr>
            <w:rFonts w:ascii="Calibri" w:eastAsia="Aptos" w:hAnsi="Calibri" w:cs="Calibri"/>
            <w:i/>
            <w:kern w:val="2"/>
            <w:sz w:val="22"/>
            <w:szCs w:val="22"/>
            <w:rPrChange w:id="19906" w:author="Oliosi Francesco (GSE)" w:date="2025-10-22T15:02:00Z" w16du:dateUtc="2025-10-22T13:02:00Z">
              <w:rPr/>
            </w:rPrChange>
          </w:rPr>
          <w:t>BACS</w:t>
        </w:r>
        <w:r w:rsidRPr="006E424B">
          <w:rPr>
            <w:rFonts w:ascii="Calibri" w:eastAsia="Aptos" w:hAnsi="Calibri" w:cs="Calibri"/>
            <w:kern w:val="2"/>
            <w:sz w:val="22"/>
            <w:szCs w:val="22"/>
            <w:rPrChange w:id="19907" w:author="Oliosi Francesco (GSE)" w:date="2025-10-22T15:02:00Z" w16du:dateUtc="2025-10-22T13:02:00Z">
              <w:rPr/>
            </w:rPrChange>
          </w:rPr>
          <w:t xml:space="preserve">) in conformità alla </w:t>
        </w:r>
      </w:ins>
      <w:ins w:id="19908" w:author="Oliosi Francesco (GSE)" w:date="2025-10-22T14:57:00Z" w16du:dateUtc="2025-10-22T12:57:00Z">
        <w:r w:rsidRPr="006E424B">
          <w:rPr>
            <w:rFonts w:ascii="Calibri" w:eastAsia="Aptos" w:hAnsi="Calibri" w:cs="Calibri"/>
            <w:i/>
            <w:kern w:val="2"/>
            <w:sz w:val="22"/>
            <w:szCs w:val="22"/>
          </w:rPr>
          <w:t>UNI EN ISO 52120-1</w:t>
        </w:r>
      </w:ins>
      <w:ins w:id="19909" w:author="Oliosi Francesco (GSE)" w:date="2025-10-22T14:53:00Z">
        <w:r w:rsidRPr="006E424B">
          <w:rPr>
            <w:rFonts w:ascii="Calibri" w:eastAsia="Aptos" w:hAnsi="Calibri" w:cs="Calibri"/>
            <w:kern w:val="2"/>
            <w:sz w:val="22"/>
            <w:szCs w:val="22"/>
            <w:rPrChange w:id="19910" w:author="Oliosi Francesco (GSE)" w:date="2025-10-22T15:02:00Z" w16du:dateUtc="2025-10-22T13:02:00Z">
              <w:rPr/>
            </w:rPrChange>
          </w:rPr>
          <w:t xml:space="preserve">, </w:t>
        </w:r>
        <w:r w:rsidRPr="006E424B">
          <w:rPr>
            <w:rFonts w:ascii="Calibri" w:eastAsia="Aptos" w:hAnsi="Calibri" w:cs="Calibri"/>
            <w:kern w:val="2"/>
            <w:sz w:val="22"/>
            <w:szCs w:val="22"/>
            <w:rPrChange w:id="19911" w:author="Oliosi Francesco (GSE)" w:date="2025-10-22T15:39:00Z" w16du:dateUtc="2025-10-22T13:39:00Z">
              <w:rPr/>
            </w:rPrChange>
          </w:rPr>
          <w:t>fornirà</w:t>
        </w:r>
        <w:r w:rsidRPr="006E424B">
          <w:rPr>
            <w:rFonts w:ascii="Calibri" w:eastAsia="Aptos" w:hAnsi="Calibri" w:cs="Calibri"/>
            <w:kern w:val="2"/>
            <w:sz w:val="22"/>
            <w:szCs w:val="22"/>
            <w:rPrChange w:id="19912" w:author="Oliosi Francesco (GSE)" w:date="2025-10-22T15:02:00Z" w16du:dateUtc="2025-10-22T13:02:00Z">
              <w:rPr/>
            </w:rPrChange>
          </w:rPr>
          <w:t xml:space="preserve"> ulteriori riferimenti per asseverare un </w:t>
        </w:r>
        <w:r>
          <w:rPr>
            <w:rFonts w:cs="Calibri"/>
          </w:rPr>
          <w:t xml:space="preserve">impianto </w:t>
        </w:r>
        <w:r w:rsidRPr="006E424B">
          <w:rPr>
            <w:rFonts w:cs="Calibri"/>
            <w:i/>
            <w:rPrChange w:id="19913" w:author="Oliosi Francesco (GSE)" w:date="2025-10-22T15:02:00Z" w16du:dateUtc="2025-10-22T13:02:00Z">
              <w:rPr/>
            </w:rPrChange>
          </w:rPr>
          <w:t>HBES – BACS</w:t>
        </w:r>
        <w:r>
          <w:rPr>
            <w:rStyle w:val="Rimandonotaapidipagina"/>
          </w:rPr>
          <w:footnoteReference w:id="20"/>
        </w:r>
        <w:r>
          <w:rPr>
            <w:rFonts w:cs="Calibri"/>
          </w:rPr>
          <w:t>.</w:t>
        </w:r>
      </w:ins>
    </w:p>
    <w:p w14:paraId="052088EB" w14:textId="77777777" w:rsidR="006306D6" w:rsidRDefault="006306D6" w:rsidP="000D2F90">
      <w:pPr>
        <w:jc w:val="both"/>
        <w:rPr>
          <w:ins w:id="19916" w:author="Oliosi Francesco (GSE)" w:date="2025-10-22T14:59:00Z" w16du:dateUtc="2025-10-22T12:59:00Z"/>
          <w:rFonts w:ascii="Calibri" w:eastAsia="Aptos" w:hAnsi="Calibri" w:cs="Calibri"/>
          <w:kern w:val="2"/>
          <w:sz w:val="22"/>
          <w:szCs w:val="22"/>
        </w:rPr>
      </w:pPr>
    </w:p>
    <w:p w14:paraId="1DD38305" w14:textId="77777777" w:rsidR="006306D6" w:rsidRDefault="006306D6" w:rsidP="000D2F90">
      <w:pPr>
        <w:jc w:val="both"/>
        <w:rPr>
          <w:ins w:id="19917" w:author="Oliosi Francesco (GSE)" w:date="2025-10-22T14:53:00Z"/>
          <w:rFonts w:ascii="Calibri" w:eastAsia="Aptos" w:hAnsi="Calibri" w:cs="Calibri"/>
          <w:kern w:val="2"/>
          <w:sz w:val="22"/>
          <w:szCs w:val="22"/>
        </w:rPr>
      </w:pPr>
    </w:p>
    <w:p w14:paraId="04A3D9B3" w14:textId="77777777" w:rsidR="00901495" w:rsidRDefault="00901495" w:rsidP="000D2F90">
      <w:pPr>
        <w:jc w:val="both"/>
        <w:rPr>
          <w:ins w:id="19918" w:author="Oliosi Francesco (GSE)" w:date="2025-10-22T15:13:00Z" w16du:dateUtc="2025-10-22T13:13:00Z"/>
          <w:rFonts w:ascii="Calibri" w:eastAsia="Aptos" w:hAnsi="Calibri" w:cs="Calibri"/>
          <w:kern w:val="2"/>
          <w:sz w:val="22"/>
          <w:szCs w:val="22"/>
        </w:rPr>
      </w:pPr>
    </w:p>
    <w:p w14:paraId="59E6ADC6" w14:textId="77777777" w:rsidR="00901495" w:rsidRDefault="00901495" w:rsidP="000D2F90">
      <w:pPr>
        <w:jc w:val="both"/>
        <w:rPr>
          <w:ins w:id="19919" w:author="Oliosi Francesco (GSE)" w:date="2025-10-22T15:13:00Z" w16du:dateUtc="2025-10-22T13:13:00Z"/>
          <w:rFonts w:ascii="Calibri" w:eastAsia="Aptos" w:hAnsi="Calibri" w:cs="Calibri"/>
          <w:kern w:val="2"/>
          <w:sz w:val="16"/>
          <w:szCs w:val="16"/>
        </w:rPr>
      </w:pPr>
    </w:p>
    <w:p w14:paraId="7952C090" w14:textId="77777777" w:rsidR="00901495" w:rsidRDefault="00901495" w:rsidP="000D2F90">
      <w:pPr>
        <w:jc w:val="both"/>
        <w:rPr>
          <w:ins w:id="19920" w:author="Oliosi Francesco (GSE)" w:date="2025-10-22T15:42:00Z" w16du:dateUtc="2025-10-22T13:42:00Z"/>
          <w:rFonts w:ascii="Calibri" w:eastAsia="Aptos" w:hAnsi="Calibri" w:cs="Calibri"/>
          <w:kern w:val="2"/>
          <w:sz w:val="4"/>
          <w:szCs w:val="4"/>
        </w:rPr>
      </w:pPr>
    </w:p>
    <w:p w14:paraId="654F415C" w14:textId="77777777" w:rsidR="00CD73B9" w:rsidRDefault="00CD73B9" w:rsidP="000D2F90">
      <w:pPr>
        <w:jc w:val="both"/>
        <w:rPr>
          <w:ins w:id="19921" w:author="Oliosi Francesco (GSE)" w:date="2025-10-22T15:42:00Z" w16du:dateUtc="2025-10-22T13:42:00Z"/>
          <w:rFonts w:ascii="Calibri" w:eastAsia="Aptos" w:hAnsi="Calibri" w:cs="Calibri"/>
          <w:kern w:val="2"/>
          <w:sz w:val="4"/>
          <w:szCs w:val="4"/>
        </w:rPr>
      </w:pPr>
    </w:p>
    <w:p w14:paraId="783AF8D5" w14:textId="77777777" w:rsidR="00CD73B9" w:rsidRDefault="00CD73B9" w:rsidP="000D2F90">
      <w:pPr>
        <w:jc w:val="both"/>
        <w:rPr>
          <w:ins w:id="19922" w:author="Oliosi Francesco (GSE)" w:date="2025-10-22T15:42:00Z" w16du:dateUtc="2025-10-22T13:42:00Z"/>
          <w:rFonts w:ascii="Calibri" w:eastAsia="Aptos" w:hAnsi="Calibri" w:cs="Calibri"/>
          <w:kern w:val="2"/>
          <w:sz w:val="4"/>
          <w:szCs w:val="4"/>
        </w:rPr>
      </w:pPr>
    </w:p>
    <w:p w14:paraId="1B680C24" w14:textId="77777777" w:rsidR="00CD73B9" w:rsidRDefault="00CD73B9" w:rsidP="000D2F90">
      <w:pPr>
        <w:jc w:val="both"/>
        <w:rPr>
          <w:ins w:id="19923" w:author="Oliosi Francesco (GSE)" w:date="2025-10-22T15:42:00Z" w16du:dateUtc="2025-10-22T13:42:00Z"/>
          <w:rFonts w:ascii="Calibri" w:eastAsia="Aptos" w:hAnsi="Calibri" w:cs="Calibri"/>
          <w:kern w:val="2"/>
          <w:sz w:val="4"/>
          <w:szCs w:val="4"/>
        </w:rPr>
      </w:pPr>
    </w:p>
    <w:p w14:paraId="68EF2779" w14:textId="77777777" w:rsidR="00CD73B9" w:rsidRDefault="00CD73B9" w:rsidP="000D2F90">
      <w:pPr>
        <w:jc w:val="both"/>
        <w:rPr>
          <w:ins w:id="19924" w:author="Oliosi Francesco (GSE)" w:date="2025-10-22T15:42:00Z" w16du:dateUtc="2025-10-22T13:42:00Z"/>
          <w:rFonts w:ascii="Calibri" w:eastAsia="Aptos" w:hAnsi="Calibri" w:cs="Calibri"/>
          <w:kern w:val="2"/>
          <w:sz w:val="4"/>
          <w:szCs w:val="4"/>
        </w:rPr>
      </w:pPr>
    </w:p>
    <w:p w14:paraId="1DF9BDD2" w14:textId="77777777" w:rsidR="00CD73B9" w:rsidRDefault="00CD73B9" w:rsidP="000D2F90">
      <w:pPr>
        <w:jc w:val="both"/>
        <w:rPr>
          <w:ins w:id="19925" w:author="Oliosi Francesco (GSE)" w:date="2025-10-22T15:42:00Z" w16du:dateUtc="2025-10-22T13:42:00Z"/>
          <w:rFonts w:ascii="Calibri" w:eastAsia="Aptos" w:hAnsi="Calibri" w:cs="Calibri"/>
          <w:kern w:val="2"/>
          <w:sz w:val="4"/>
          <w:szCs w:val="4"/>
        </w:rPr>
      </w:pPr>
    </w:p>
    <w:p w14:paraId="7918C820" w14:textId="77777777" w:rsidR="00CD73B9" w:rsidRDefault="00CD73B9" w:rsidP="000D2F90">
      <w:pPr>
        <w:jc w:val="both"/>
        <w:rPr>
          <w:ins w:id="19926" w:author="Oliosi Francesco (GSE)" w:date="2025-10-22T15:42:00Z" w16du:dateUtc="2025-10-22T13:42:00Z"/>
          <w:rFonts w:ascii="Calibri" w:eastAsia="Aptos" w:hAnsi="Calibri" w:cs="Calibri"/>
          <w:kern w:val="2"/>
          <w:sz w:val="4"/>
          <w:szCs w:val="4"/>
        </w:rPr>
      </w:pPr>
    </w:p>
    <w:p w14:paraId="5E288092" w14:textId="77777777" w:rsidR="00CD73B9" w:rsidRDefault="00CD73B9" w:rsidP="000D2F90">
      <w:pPr>
        <w:jc w:val="both"/>
        <w:rPr>
          <w:ins w:id="19927" w:author="Oliosi Francesco (GSE)" w:date="2025-10-22T15:44:00Z" w16du:dateUtc="2025-10-22T13:44:00Z"/>
          <w:rFonts w:ascii="Calibri" w:eastAsia="Aptos" w:hAnsi="Calibri" w:cs="Calibri"/>
          <w:kern w:val="2"/>
          <w:sz w:val="4"/>
          <w:szCs w:val="4"/>
        </w:rPr>
      </w:pPr>
    </w:p>
    <w:p w14:paraId="4B0F6AE1" w14:textId="77777777" w:rsidR="00CD73B9" w:rsidRPr="00CD73B9" w:rsidRDefault="00CD73B9" w:rsidP="000D2F90">
      <w:pPr>
        <w:jc w:val="both"/>
        <w:rPr>
          <w:ins w:id="19928" w:author="Oliosi Francesco (GSE)" w:date="2025-10-22T15:42:00Z" w16du:dateUtc="2025-10-22T13:42:00Z"/>
          <w:rFonts w:ascii="Calibri" w:eastAsia="Aptos" w:hAnsi="Calibri" w:cs="Calibri"/>
          <w:kern w:val="2"/>
          <w:sz w:val="2"/>
          <w:szCs w:val="2"/>
          <w:rPrChange w:id="19929" w:author="Oliosi Francesco (GSE)" w:date="2025-10-22T15:44:00Z" w16du:dateUtc="2025-10-22T13:44:00Z">
            <w:rPr>
              <w:ins w:id="19930" w:author="Oliosi Francesco (GSE)" w:date="2025-10-22T15:42:00Z" w16du:dateUtc="2025-10-22T13:42:00Z"/>
              <w:rFonts w:ascii="Calibri" w:eastAsia="Aptos" w:hAnsi="Calibri" w:cs="Calibri"/>
              <w:kern w:val="2"/>
              <w:sz w:val="4"/>
              <w:szCs w:val="4"/>
            </w:rPr>
          </w:rPrChange>
        </w:rPr>
      </w:pPr>
    </w:p>
    <w:p w14:paraId="3C69AC3F" w14:textId="77777777" w:rsidR="00CD73B9" w:rsidRDefault="00CD73B9" w:rsidP="000D2F90">
      <w:pPr>
        <w:jc w:val="both"/>
        <w:rPr>
          <w:ins w:id="19931" w:author="Oliosi Francesco (GSE)" w:date="2025-10-22T15:42:00Z" w16du:dateUtc="2025-10-22T13:42:00Z"/>
          <w:rFonts w:ascii="Calibri" w:eastAsia="Aptos" w:hAnsi="Calibri" w:cs="Calibri"/>
          <w:kern w:val="2"/>
          <w:sz w:val="4"/>
          <w:szCs w:val="4"/>
        </w:rPr>
      </w:pPr>
    </w:p>
    <w:p w14:paraId="0914B507" w14:textId="77777777" w:rsidR="00CD73B9" w:rsidRDefault="00CD73B9" w:rsidP="000D2F90">
      <w:pPr>
        <w:jc w:val="both"/>
        <w:rPr>
          <w:ins w:id="19932" w:author="Oliosi Francesco (GSE)" w:date="2025-10-22T15:42:00Z" w16du:dateUtc="2025-10-22T13:42:00Z"/>
          <w:rFonts w:ascii="Calibri" w:eastAsia="Aptos" w:hAnsi="Calibri" w:cs="Calibri"/>
          <w:kern w:val="2"/>
          <w:sz w:val="4"/>
          <w:szCs w:val="4"/>
        </w:rPr>
      </w:pPr>
    </w:p>
    <w:p w14:paraId="72522D40" w14:textId="77777777" w:rsidR="00CD73B9" w:rsidRDefault="00CD73B9" w:rsidP="000D2F90">
      <w:pPr>
        <w:jc w:val="both"/>
        <w:rPr>
          <w:ins w:id="19933" w:author="Oliosi Francesco (GSE)" w:date="2025-10-22T15:42:00Z" w16du:dateUtc="2025-10-22T13:42:00Z"/>
          <w:rFonts w:ascii="Calibri" w:eastAsia="Aptos" w:hAnsi="Calibri" w:cs="Calibri"/>
          <w:kern w:val="2"/>
          <w:sz w:val="4"/>
          <w:szCs w:val="4"/>
        </w:rPr>
      </w:pPr>
    </w:p>
    <w:p w14:paraId="29D1F7AF" w14:textId="77777777" w:rsidR="00CD73B9" w:rsidRPr="00901495" w:rsidRDefault="00CD73B9">
      <w:pPr>
        <w:jc w:val="both"/>
        <w:rPr>
          <w:ins w:id="19934" w:author="Oliosi Francesco (GSE)" w:date="2025-10-22T14:53:00Z"/>
          <w:rFonts w:ascii="Calibri" w:eastAsia="Aptos" w:hAnsi="Calibri" w:cs="Calibri"/>
          <w:kern w:val="2"/>
          <w:sz w:val="4"/>
          <w:szCs w:val="4"/>
          <w:rPrChange w:id="19935" w:author="Oliosi Francesco (GSE)" w:date="2025-10-22T15:13:00Z" w16du:dateUtc="2025-10-22T13:13:00Z">
            <w:rPr>
              <w:ins w:id="19936" w:author="Oliosi Francesco (GSE)" w:date="2025-10-22T14:53:00Z"/>
            </w:rPr>
          </w:rPrChange>
        </w:rPr>
        <w:pPrChange w:id="19937" w:author="Oliosi Francesco (GSE)" w:date="2025-10-22T14:56:00Z" w16du:dateUtc="2025-10-22T12:56:00Z">
          <w:pPr/>
        </w:pPrChange>
      </w:pPr>
    </w:p>
    <w:p w14:paraId="5401C0D6" w14:textId="0EA81A66" w:rsidR="00D61CF5" w:rsidRPr="00D61CF5" w:rsidRDefault="006306D6">
      <w:pPr>
        <w:pStyle w:val="TITOLO20"/>
        <w:numPr>
          <w:ilvl w:val="2"/>
          <w:numId w:val="292"/>
        </w:numPr>
        <w:ind w:left="1134" w:hanging="708"/>
        <w:rPr>
          <w:ins w:id="19938" w:author="Oliosi Francesco (GSE)" w:date="2025-10-22T14:26:00Z" w16du:dateUtc="2025-10-22T12:26:00Z"/>
        </w:rPr>
        <w:pPrChange w:id="19939" w:author="Oliosi Francesco (GSE)" w:date="2025-10-22T14:58:00Z" w16du:dateUtc="2025-10-22T12:58:00Z">
          <w:pPr>
            <w:pStyle w:val="TITOLO20"/>
            <w:ind w:left="284"/>
          </w:pPr>
        </w:pPrChange>
      </w:pPr>
      <w:bookmarkStart w:id="19940" w:name="_Toc212462609"/>
      <w:ins w:id="19941" w:author="Oliosi Francesco (GSE)" w:date="2025-10-22T14:59:00Z" w16du:dateUtc="2025-10-22T12:59:00Z">
        <w:r>
          <w:t>Spese Ammissibili ai fini del calcolo dell’incentivazione (art.</w:t>
        </w:r>
      </w:ins>
      <w:ins w:id="19942" w:author="Oliosi Francesco (GSE)" w:date="2025-10-22T15:56:00Z" w16du:dateUtc="2025-10-22T13:56:00Z">
        <w:r w:rsidR="00D33483">
          <w:t>6 – comma 1</w:t>
        </w:r>
      </w:ins>
      <w:ins w:id="19943" w:author="Oliosi Francesco (GSE)" w:date="2025-10-22T14:59:00Z" w16du:dateUtc="2025-10-22T12:59:00Z">
        <w:r>
          <w:t>)</w:t>
        </w:r>
      </w:ins>
      <w:bookmarkEnd w:id="19940"/>
    </w:p>
    <w:p w14:paraId="65EC88C7" w14:textId="726CEBAA" w:rsidR="006306D6" w:rsidRDefault="001B211F">
      <w:pPr>
        <w:spacing w:line="276" w:lineRule="auto"/>
        <w:jc w:val="both"/>
        <w:rPr>
          <w:ins w:id="19944" w:author="Oliosi Francesco (GSE)" w:date="2025-10-22T15:02:00Z" w16du:dateUtc="2025-10-22T13:02:00Z"/>
          <w:sz w:val="22"/>
          <w:szCs w:val="22"/>
        </w:rPr>
        <w:pPrChange w:id="19945" w:author="Oliosi Francesco (GSE)" w:date="2025-10-22T15:45:00Z" w16du:dateUtc="2025-10-22T13:45:00Z">
          <w:pPr>
            <w:jc w:val="both"/>
          </w:pPr>
        </w:pPrChange>
      </w:pPr>
      <w:ins w:id="19946" w:author="Oliosi Francesco (GSE)" w:date="2025-10-22T15:08:00Z" w16du:dateUtc="2025-10-22T13:08:00Z">
        <w:r w:rsidRPr="009E5F42">
          <w:rPr>
            <w:sz w:val="22"/>
            <w:szCs w:val="22"/>
          </w:rPr>
          <w:t xml:space="preserve">L’intervento incentivabile consiste nell’installazione di elementi infrastrutturali per la ricarica privata di veicoli elettrici, anche aperta al pubblico, presso </w:t>
        </w:r>
        <w:r>
          <w:rPr>
            <w:sz w:val="22"/>
            <w:szCs w:val="22"/>
          </w:rPr>
          <w:t xml:space="preserve">un </w:t>
        </w:r>
        <w:r w:rsidRPr="009E5F42">
          <w:rPr>
            <w:sz w:val="22"/>
            <w:szCs w:val="22"/>
          </w:rPr>
          <w:t>edificio esistente dotato di impianto di climatizzazione</w:t>
        </w:r>
        <w:r>
          <w:rPr>
            <w:sz w:val="22"/>
            <w:szCs w:val="22"/>
          </w:rPr>
          <w:t xml:space="preserve"> e se realizzato</w:t>
        </w:r>
        <w:r w:rsidRPr="009E5F42">
          <w:rPr>
            <w:sz w:val="22"/>
            <w:szCs w:val="22"/>
          </w:rPr>
          <w:t xml:space="preserve"> congiuntamente alla sostituzione di impianti di climatizzazione invernale esistenti con impianti di climatizzazione invernale dotati di pompe di calore elettriche</w:t>
        </w:r>
      </w:ins>
      <w:ins w:id="19947" w:author="Oliosi Francesco (GSE)" w:date="2025-10-22T15:02:00Z" w16du:dateUtc="2025-10-22T13:02:00Z">
        <w:r w:rsidR="006306D6" w:rsidRPr="009E5F42">
          <w:rPr>
            <w:sz w:val="22"/>
            <w:szCs w:val="22"/>
          </w:rPr>
          <w:t>,</w:t>
        </w:r>
      </w:ins>
    </w:p>
    <w:p w14:paraId="4BFF65A0" w14:textId="162FC143" w:rsidR="00901495" w:rsidRDefault="006306D6" w:rsidP="00901495">
      <w:pPr>
        <w:pStyle w:val="Paragrafoelenco"/>
        <w:numPr>
          <w:ilvl w:val="0"/>
          <w:numId w:val="558"/>
        </w:numPr>
        <w:spacing w:line="276" w:lineRule="auto"/>
        <w:ind w:hanging="294"/>
        <w:jc w:val="both"/>
        <w:rPr>
          <w:ins w:id="19948" w:author="Oliosi Francesco (GSE)" w:date="2025-10-22T15:09:00Z" w16du:dateUtc="2025-10-22T13:09:00Z"/>
          <w:sz w:val="22"/>
          <w:szCs w:val="22"/>
        </w:rPr>
      </w:pPr>
      <w:ins w:id="19949" w:author="Oliosi Francesco (GSE)" w:date="2025-10-22T15:01:00Z" w16du:dateUtc="2025-10-22T13:01:00Z">
        <w:r w:rsidRPr="006306D6">
          <w:rPr>
            <w:sz w:val="22"/>
            <w:szCs w:val="22"/>
            <w:rPrChange w:id="19950" w:author="Oliosi Francesco (GSE)" w:date="2025-10-22T15:01:00Z" w16du:dateUtc="2025-10-22T13:01:00Z">
              <w:rPr/>
            </w:rPrChange>
          </w:rPr>
          <w:t xml:space="preserve">fornitura e la messa in opera di sistemi di </w:t>
        </w:r>
        <w:r w:rsidRPr="006306D6">
          <w:rPr>
            <w:i/>
            <w:iCs/>
            <w:sz w:val="22"/>
            <w:szCs w:val="22"/>
            <w:rPrChange w:id="19951" w:author="Oliosi Francesco (GSE)" w:date="2025-10-22T15:01:00Z" w16du:dateUtc="2025-10-22T13:01:00Z">
              <w:rPr/>
            </w:rPrChange>
          </w:rPr>
          <w:t>building automation</w:t>
        </w:r>
        <w:r w:rsidRPr="006306D6">
          <w:rPr>
            <w:sz w:val="22"/>
            <w:szCs w:val="22"/>
            <w:rPrChange w:id="19952" w:author="Oliosi Francesco (GSE)" w:date="2025-10-22T15:01:00Z" w16du:dateUtc="2025-10-22T13:01:00Z">
              <w:rPr/>
            </w:rPrChange>
          </w:rPr>
          <w:t xml:space="preserve"> finalizzati al controllo dei servizi considerati nel calcolo delle prestazioni energetiche dell’edificio e conformi ai requisiti minimi definiti nell’</w:t>
        </w:r>
      </w:ins>
      <w:ins w:id="19953" w:author="Oliosi Francesco (GSE)" w:date="2025-10-22T15:09:00Z" w16du:dateUtc="2025-10-22T13:09:00Z">
        <w:r w:rsidR="001B211F" w:rsidRPr="001B211F">
          <w:rPr>
            <w:i/>
            <w:iCs/>
            <w:sz w:val="22"/>
            <w:szCs w:val="22"/>
            <w:rPrChange w:id="19954" w:author="Oliosi Francesco (GSE)" w:date="2025-10-22T15:09:00Z" w16du:dateUtc="2025-10-22T13:09:00Z">
              <w:rPr>
                <w:sz w:val="22"/>
                <w:szCs w:val="22"/>
              </w:rPr>
            </w:rPrChange>
          </w:rPr>
          <w:t>A</w:t>
        </w:r>
      </w:ins>
      <w:ins w:id="19955" w:author="Oliosi Francesco (GSE)" w:date="2025-10-22T15:01:00Z" w16du:dateUtc="2025-10-22T13:01:00Z">
        <w:r w:rsidRPr="001B211F">
          <w:rPr>
            <w:i/>
            <w:iCs/>
            <w:sz w:val="22"/>
            <w:szCs w:val="22"/>
            <w:rPrChange w:id="19956" w:author="Oliosi Francesco (GSE)" w:date="2025-10-22T15:09:00Z" w16du:dateUtc="2025-10-22T13:09:00Z">
              <w:rPr/>
            </w:rPrChange>
          </w:rPr>
          <w:t>llegato I</w:t>
        </w:r>
        <w:r w:rsidRPr="006306D6">
          <w:rPr>
            <w:sz w:val="22"/>
            <w:szCs w:val="22"/>
            <w:rPrChange w:id="19957" w:author="Oliosi Francesco (GSE)" w:date="2025-10-22T15:01:00Z" w16du:dateUtc="2025-10-22T13:01:00Z">
              <w:rPr/>
            </w:rPrChange>
          </w:rPr>
          <w:t xml:space="preserve"> al presente decreto</w:t>
        </w:r>
      </w:ins>
      <w:ins w:id="19958" w:author="Oliosi Francesco (GSE)" w:date="2025-10-22T15:11:00Z" w16du:dateUtc="2025-10-22T13:11:00Z">
        <w:r w:rsidR="00901495">
          <w:rPr>
            <w:sz w:val="22"/>
            <w:szCs w:val="22"/>
          </w:rPr>
          <w:t xml:space="preserve">. </w:t>
        </w:r>
      </w:ins>
      <w:ins w:id="19959" w:author="Oliosi Francesco (GSE)" w:date="2025-10-22T15:12:00Z">
        <w:r w:rsidR="00901495" w:rsidRPr="00901495">
          <w:rPr>
            <w:sz w:val="22"/>
            <w:szCs w:val="22"/>
          </w:rPr>
          <w:t>In particolare, per il controllo dei sistemi elettrici e termici volto al miglioramento dell’efficienza energetica nel riscaldamento, raffrescamento, ventilazione e condizionamento, produzione di acqua calda sanitaria, illuminazione, controllo delle schermature solari, centralizzazione e controllo integrato delle diverse applicazioni, diagnostica e rilevamento consumi unitamente al miglioramento dei parametri;</w:t>
        </w:r>
      </w:ins>
    </w:p>
    <w:p w14:paraId="77956596" w14:textId="6D257621" w:rsidR="00901495" w:rsidRDefault="00901495" w:rsidP="00901495">
      <w:pPr>
        <w:pStyle w:val="Paragrafoelenco"/>
        <w:numPr>
          <w:ilvl w:val="0"/>
          <w:numId w:val="558"/>
        </w:numPr>
        <w:spacing w:line="276" w:lineRule="auto"/>
        <w:ind w:hanging="294"/>
        <w:jc w:val="both"/>
        <w:rPr>
          <w:ins w:id="19960" w:author="Oliosi Francesco (GSE)" w:date="2025-10-22T15:10:00Z" w16du:dateUtc="2025-10-22T13:10:00Z"/>
          <w:sz w:val="22"/>
          <w:szCs w:val="22"/>
        </w:rPr>
      </w:pPr>
      <w:ins w:id="19961" w:author="Oliosi Francesco (GSE)" w:date="2025-10-22T15:10:00Z" w16du:dateUtc="2025-10-22T13:10:00Z">
        <w:r>
          <w:rPr>
            <w:sz w:val="22"/>
            <w:szCs w:val="22"/>
          </w:rPr>
          <w:t>gli adeguamenti dell’impianto elettrico e di climatizzazione invernale ed estiva;</w:t>
        </w:r>
      </w:ins>
    </w:p>
    <w:p w14:paraId="7C665811" w14:textId="0DB5291D" w:rsidR="00901495" w:rsidRDefault="00901495" w:rsidP="00901495">
      <w:pPr>
        <w:pStyle w:val="Paragrafoelenco"/>
        <w:numPr>
          <w:ilvl w:val="0"/>
          <w:numId w:val="558"/>
        </w:numPr>
        <w:spacing w:line="276" w:lineRule="auto"/>
        <w:ind w:hanging="294"/>
        <w:jc w:val="both"/>
        <w:rPr>
          <w:ins w:id="19962" w:author="Oliosi Francesco (GSE)" w:date="2025-10-22T15:11:00Z" w16du:dateUtc="2025-10-22T13:11:00Z"/>
          <w:sz w:val="22"/>
          <w:szCs w:val="22"/>
        </w:rPr>
      </w:pPr>
      <w:ins w:id="19963" w:author="Oliosi Francesco (GSE)" w:date="2025-10-22T15:10:00Z" w16du:dateUtc="2025-10-22T13:10:00Z">
        <w:r>
          <w:rPr>
            <w:sz w:val="22"/>
            <w:szCs w:val="22"/>
          </w:rPr>
          <w:t>prestazioni professionali connesse alla realizzazione de</w:t>
        </w:r>
      </w:ins>
      <w:ins w:id="19964" w:author="Oliosi Francesco (GSE)" w:date="2025-10-22T15:11:00Z" w16du:dateUtc="2025-10-22T13:11:00Z">
        <w:r>
          <w:rPr>
            <w:sz w:val="22"/>
            <w:szCs w:val="22"/>
          </w:rPr>
          <w:t xml:space="preserve">gli interventi. </w:t>
        </w:r>
      </w:ins>
    </w:p>
    <w:p w14:paraId="14FB4A10" w14:textId="77777777" w:rsidR="00901495" w:rsidRPr="00901495" w:rsidRDefault="00901495" w:rsidP="00901495">
      <w:pPr>
        <w:spacing w:line="276" w:lineRule="auto"/>
        <w:jc w:val="both"/>
        <w:rPr>
          <w:ins w:id="19965" w:author="Oliosi Francesco (GSE)" w:date="2025-10-22T15:11:00Z" w16du:dateUtc="2025-10-22T13:11:00Z"/>
          <w:sz w:val="10"/>
          <w:szCs w:val="10"/>
          <w:rPrChange w:id="19966" w:author="Oliosi Francesco (GSE)" w:date="2025-10-22T15:11:00Z" w16du:dateUtc="2025-10-22T13:11:00Z">
            <w:rPr>
              <w:ins w:id="19967" w:author="Oliosi Francesco (GSE)" w:date="2025-10-22T15:11:00Z" w16du:dateUtc="2025-10-22T13:11:00Z"/>
              <w:sz w:val="22"/>
              <w:szCs w:val="22"/>
            </w:rPr>
          </w:rPrChange>
        </w:rPr>
      </w:pPr>
    </w:p>
    <w:p w14:paraId="7910298C" w14:textId="77777777" w:rsidR="00901495" w:rsidRDefault="00901495" w:rsidP="00901495">
      <w:pPr>
        <w:spacing w:after="120" w:line="276" w:lineRule="auto"/>
        <w:jc w:val="both"/>
        <w:rPr>
          <w:ins w:id="19968" w:author="Oliosi Francesco (GSE)" w:date="2025-10-22T15:12:00Z" w16du:dateUtc="2025-10-22T13:12:00Z"/>
          <w:bCs/>
          <w:sz w:val="22"/>
          <w:szCs w:val="22"/>
        </w:rPr>
      </w:pPr>
      <w:ins w:id="19969" w:author="Oliosi Francesco (GSE)" w:date="2025-10-22T15:11:00Z" w16du:dateUtc="2025-10-22T13:11:00Z">
        <w:r w:rsidRPr="00901495">
          <w:rPr>
            <w:bCs/>
            <w:sz w:val="22"/>
            <w:szCs w:val="22"/>
            <w:rPrChange w:id="19970" w:author="Oliosi Francesco (GSE)" w:date="2025-10-22T15:11:00Z" w16du:dateUtc="2025-10-22T13:11:00Z">
              <w:rPr>
                <w:bCs/>
              </w:rPr>
            </w:rPrChange>
          </w:rPr>
          <w:t>Le spese ammissibili sono comprensive di IVA dove essa costituisce un costo. Il trasporto rientra tra le spese ammissibili perché facente parte della fornitura.</w:t>
        </w:r>
      </w:ins>
    </w:p>
    <w:p w14:paraId="7E3BF84F" w14:textId="53D2540B" w:rsidR="00901495" w:rsidRPr="00901495" w:rsidRDefault="00901495">
      <w:pPr>
        <w:pStyle w:val="TITOLO20"/>
        <w:numPr>
          <w:ilvl w:val="2"/>
          <w:numId w:val="292"/>
        </w:numPr>
        <w:ind w:left="1134" w:hanging="708"/>
        <w:rPr>
          <w:ins w:id="19971" w:author="Oliosi Francesco (GSE)" w:date="2025-10-22T15:11:00Z" w16du:dateUtc="2025-10-22T13:11:00Z"/>
        </w:rPr>
        <w:pPrChange w:id="19972" w:author="Oliosi Francesco (GSE)" w:date="2025-10-22T15:12:00Z" w16du:dateUtc="2025-10-22T13:12:00Z">
          <w:pPr>
            <w:spacing w:after="120"/>
            <w:jc w:val="both"/>
          </w:pPr>
        </w:pPrChange>
      </w:pPr>
      <w:bookmarkStart w:id="19973" w:name="_Toc212462610"/>
      <w:ins w:id="19974" w:author="Oliosi Francesco (GSE)" w:date="2025-10-22T15:12:00Z" w16du:dateUtc="2025-10-22T13:12:00Z">
        <w:r w:rsidRPr="00901495">
          <w:rPr>
            <w:bCs w:val="0"/>
            <w:szCs w:val="24"/>
            <w:rPrChange w:id="19975" w:author="Oliosi Francesco (GSE)" w:date="2025-10-22T15:12:00Z" w16du:dateUtc="2025-10-22T13:12:00Z">
              <w:rPr>
                <w:bCs/>
                <w:sz w:val="22"/>
                <w:szCs w:val="22"/>
              </w:rPr>
            </w:rPrChange>
          </w:rPr>
          <w:t xml:space="preserve">Calcolo dell’incentivo </w:t>
        </w:r>
      </w:ins>
      <w:ins w:id="19976" w:author="Oliosi Francesco (GSE)" w:date="2025-10-22T15:15:00Z" w16du:dateUtc="2025-10-22T13:15:00Z">
        <w:r w:rsidRPr="00923DC6">
          <w:t>(Allegato II – 1 del Decreto)</w:t>
        </w:r>
      </w:ins>
      <w:bookmarkEnd w:id="19973"/>
    </w:p>
    <w:p w14:paraId="091D2102" w14:textId="77777777" w:rsidR="00901495" w:rsidRPr="00901495" w:rsidRDefault="00901495">
      <w:pPr>
        <w:spacing w:after="120" w:line="276" w:lineRule="auto"/>
        <w:jc w:val="both"/>
        <w:rPr>
          <w:ins w:id="19977" w:author="Oliosi Francesco (GSE)" w:date="2025-10-22T15:12:00Z" w16du:dateUtc="2025-10-22T13:12:00Z"/>
          <w:sz w:val="22"/>
          <w:szCs w:val="22"/>
          <w:rPrChange w:id="19978" w:author="Oliosi Francesco (GSE)" w:date="2025-10-22T15:12:00Z" w16du:dateUtc="2025-10-22T13:12:00Z">
            <w:rPr>
              <w:ins w:id="19979" w:author="Oliosi Francesco (GSE)" w:date="2025-10-22T15:12:00Z" w16du:dateUtc="2025-10-22T13:12:00Z"/>
            </w:rPr>
          </w:rPrChange>
        </w:rPr>
        <w:pPrChange w:id="19980" w:author="Oliosi Francesco (GSE)" w:date="2025-10-22T15:12:00Z" w16du:dateUtc="2025-10-22T13:12:00Z">
          <w:pPr>
            <w:pStyle w:val="Paragrafoelenco"/>
            <w:numPr>
              <w:numId w:val="292"/>
            </w:numPr>
            <w:spacing w:after="120"/>
            <w:ind w:left="851" w:hanging="360"/>
            <w:jc w:val="both"/>
          </w:pPr>
        </w:pPrChange>
      </w:pPr>
      <w:ins w:id="19981" w:author="Oliosi Francesco (GSE)" w:date="2025-10-22T15:12:00Z" w16du:dateUtc="2025-10-22T13:12:00Z">
        <w:r w:rsidRPr="00901495">
          <w:rPr>
            <w:sz w:val="22"/>
            <w:szCs w:val="22"/>
            <w:rPrChange w:id="19982" w:author="Oliosi Francesco (GSE)" w:date="2025-10-22T15:12:00Z" w16du:dateUtc="2025-10-22T13:12:00Z">
              <w:rPr/>
            </w:rPrChange>
          </w:rPr>
          <w:t xml:space="preserve">Per interventi di installazione di tecnologie di gestione e controllo automatico </w:t>
        </w:r>
        <w:r w:rsidRPr="00901495">
          <w:rPr>
            <w:i/>
            <w:sz w:val="22"/>
            <w:szCs w:val="22"/>
            <w:rPrChange w:id="19983" w:author="Oliosi Francesco (GSE)" w:date="2025-10-22T15:12:00Z" w16du:dateUtc="2025-10-22T13:12:00Z">
              <w:rPr>
                <w:i/>
              </w:rPr>
            </w:rPrChange>
          </w:rPr>
          <w:t>(BA)</w:t>
        </w:r>
        <w:r w:rsidRPr="00901495">
          <w:rPr>
            <w:sz w:val="22"/>
            <w:szCs w:val="22"/>
            <w:rPrChange w:id="19984" w:author="Oliosi Francesco (GSE)" w:date="2025-10-22T15:12:00Z" w16du:dateUtc="2025-10-22T13:12:00Z">
              <w:rPr/>
            </w:rPrChange>
          </w:rPr>
          <w:t xml:space="preserve"> degli impianti termici ed elettrici degli edifici, l’incentivo totale cumulato per gli anni di godimento è pari al 40% delle spese sostenute ammissibili, fermo restando il rispetto del costo massimo unitario e del massimale di incentivo previsto:</w:t>
        </w:r>
      </w:ins>
    </w:p>
    <w:p w14:paraId="0D1BC463" w14:textId="77777777" w:rsidR="00901495" w:rsidRPr="00CA0C37" w:rsidRDefault="00901495" w:rsidP="00901495">
      <w:pPr>
        <w:spacing w:after="120"/>
        <w:jc w:val="center"/>
        <w:rPr>
          <w:ins w:id="19985" w:author="Oliosi Francesco (GSE)" w:date="2025-10-22T15:13:00Z" w16du:dateUtc="2025-10-22T13:13:00Z"/>
          <w:rFonts w:cs="Calibri"/>
          <w:i/>
          <w:sz w:val="28"/>
          <w:szCs w:val="28"/>
          <w:vertAlign w:val="subscript"/>
          <w:lang w:val="en-US"/>
        </w:rPr>
      </w:pPr>
      <w:ins w:id="19986" w:author="Oliosi Francesco (GSE)" w:date="2025-10-22T15:13:00Z" w16du:dateUtc="2025-10-22T13:13:00Z">
        <w:r w:rsidRPr="00CA0C37">
          <w:rPr>
            <w:rFonts w:cs="Calibri"/>
            <w:i/>
            <w:sz w:val="28"/>
            <w:szCs w:val="28"/>
            <w:lang w:val="en-US"/>
          </w:rPr>
          <w:t>I</w:t>
        </w:r>
        <w:r w:rsidRPr="00CA0C37">
          <w:rPr>
            <w:rFonts w:cs="Calibri"/>
            <w:i/>
            <w:sz w:val="28"/>
            <w:szCs w:val="28"/>
            <w:vertAlign w:val="subscript"/>
            <w:lang w:val="en-US"/>
          </w:rPr>
          <w:t>tot</w:t>
        </w:r>
        <w:r w:rsidRPr="00CA0C37">
          <w:rPr>
            <w:rFonts w:cs="Calibri"/>
            <w:i/>
            <w:sz w:val="28"/>
            <w:szCs w:val="28"/>
            <w:lang w:val="en-US"/>
          </w:rPr>
          <w:t xml:space="preserve"> = 40% · C · S</w:t>
        </w:r>
        <w:r w:rsidRPr="00CA0C37">
          <w:rPr>
            <w:rFonts w:cs="Calibri"/>
            <w:i/>
            <w:sz w:val="28"/>
            <w:szCs w:val="28"/>
            <w:vertAlign w:val="subscript"/>
            <w:lang w:val="en-US"/>
          </w:rPr>
          <w:t>int</w:t>
        </w:r>
      </w:ins>
    </w:p>
    <w:p w14:paraId="0915C619" w14:textId="77777777" w:rsidR="00901495" w:rsidRPr="00CA0C37" w:rsidRDefault="00901495" w:rsidP="00901495">
      <w:pPr>
        <w:spacing w:after="120"/>
        <w:rPr>
          <w:ins w:id="19987" w:author="Oliosi Francesco (GSE)" w:date="2025-10-22T15:13:00Z" w16du:dateUtc="2025-10-22T13:13:00Z"/>
          <w:lang w:val="en-US"/>
        </w:rPr>
      </w:pPr>
      <w:ins w:id="19988" w:author="Oliosi Francesco (GSE)" w:date="2025-10-22T15:13:00Z" w16du:dateUtc="2025-10-22T13:13:00Z">
        <w:r w:rsidRPr="00901495">
          <w:rPr>
            <w:sz w:val="22"/>
            <w:szCs w:val="22"/>
            <w:lang w:val="en-US"/>
            <w:rPrChange w:id="19989" w:author="Oliosi Francesco (GSE)" w:date="2025-10-22T15:13:00Z" w16du:dateUtc="2025-10-22T13:13:00Z">
              <w:rPr>
                <w:lang w:val="en-US"/>
              </w:rPr>
            </w:rPrChange>
          </w:rPr>
          <w:t>con</w:t>
        </w:r>
        <w:r w:rsidRPr="00CA0C37">
          <w:rPr>
            <w:lang w:val="en-US"/>
          </w:rPr>
          <w:tab/>
        </w:r>
        <w:r w:rsidRPr="00901495">
          <w:rPr>
            <w:sz w:val="22"/>
            <w:szCs w:val="22"/>
            <w:lang w:val="en-US"/>
            <w:rPrChange w:id="19990" w:author="Oliosi Francesco (GSE)" w:date="2025-10-22T15:13:00Z" w16du:dateUtc="2025-10-22T13:13:00Z">
              <w:rPr>
                <w:lang w:val="en-US"/>
              </w:rPr>
            </w:rPrChange>
          </w:rPr>
          <w:t>I</w:t>
        </w:r>
        <w:r w:rsidRPr="00901495">
          <w:rPr>
            <w:sz w:val="22"/>
            <w:szCs w:val="22"/>
            <w:vertAlign w:val="subscript"/>
            <w:lang w:val="en-US"/>
            <w:rPrChange w:id="19991" w:author="Oliosi Francesco (GSE)" w:date="2025-10-22T15:13:00Z" w16du:dateUtc="2025-10-22T13:13:00Z">
              <w:rPr>
                <w:vertAlign w:val="subscript"/>
                <w:lang w:val="en-US"/>
              </w:rPr>
            </w:rPrChange>
          </w:rPr>
          <w:t>tot</w:t>
        </w:r>
        <w:r w:rsidRPr="00901495">
          <w:rPr>
            <w:sz w:val="22"/>
            <w:szCs w:val="22"/>
            <w:lang w:val="en-US"/>
            <w:rPrChange w:id="19992" w:author="Oliosi Francesco (GSE)" w:date="2025-10-22T15:13:00Z" w16du:dateUtc="2025-10-22T13:13:00Z">
              <w:rPr>
                <w:lang w:val="en-US"/>
              </w:rPr>
            </w:rPrChange>
          </w:rPr>
          <w:t xml:space="preserve"> ≤ I</w:t>
        </w:r>
        <w:r w:rsidRPr="00901495">
          <w:rPr>
            <w:sz w:val="22"/>
            <w:szCs w:val="22"/>
            <w:vertAlign w:val="subscript"/>
            <w:lang w:val="en-US"/>
            <w:rPrChange w:id="19993" w:author="Oliosi Francesco (GSE)" w:date="2025-10-22T15:13:00Z" w16du:dateUtc="2025-10-22T13:13:00Z">
              <w:rPr>
                <w:vertAlign w:val="subscript"/>
                <w:lang w:val="en-US"/>
              </w:rPr>
            </w:rPrChange>
          </w:rPr>
          <w:t>max</w:t>
        </w:r>
      </w:ins>
    </w:p>
    <w:p w14:paraId="235D6B20" w14:textId="640B0606" w:rsidR="00901495" w:rsidRPr="00CA0C37" w:rsidRDefault="00901495">
      <w:pPr>
        <w:spacing w:after="120" w:line="276" w:lineRule="auto"/>
        <w:ind w:left="709"/>
        <w:jc w:val="both"/>
        <w:rPr>
          <w:ins w:id="19994" w:author="Oliosi Francesco (GSE)" w:date="2025-10-22T15:13:00Z" w16du:dateUtc="2025-10-22T13:13:00Z"/>
          <w:sz w:val="20"/>
        </w:rPr>
        <w:pPrChange w:id="19995" w:author="Oliosi Francesco (GSE)" w:date="2025-10-22T15:38:00Z" w16du:dateUtc="2025-10-22T13:38:00Z">
          <w:pPr>
            <w:spacing w:after="120"/>
            <w:ind w:left="709"/>
            <w:jc w:val="both"/>
          </w:pPr>
        </w:pPrChange>
      </w:pPr>
      <w:ins w:id="19996" w:author="Oliosi Francesco (GSE)" w:date="2025-10-22T15:13:00Z" w16du:dateUtc="2025-10-22T13:13:00Z">
        <w:r w:rsidRPr="00CA0C37">
          <w:rPr>
            <w:sz w:val="20"/>
          </w:rPr>
          <w:t>I</w:t>
        </w:r>
        <w:r w:rsidRPr="00CA0C37">
          <w:rPr>
            <w:sz w:val="20"/>
            <w:vertAlign w:val="subscript"/>
          </w:rPr>
          <w:t>tot</w:t>
        </w:r>
        <w:r w:rsidRPr="00CA0C37" w:rsidDel="0061012C">
          <w:rPr>
            <w:sz w:val="20"/>
          </w:rPr>
          <w:t xml:space="preserve"> </w:t>
        </w:r>
        <w:r w:rsidRPr="00CA0C37">
          <w:rPr>
            <w:sz w:val="20"/>
          </w:rPr>
          <w:t xml:space="preserve">: </w:t>
        </w:r>
      </w:ins>
      <w:ins w:id="19997" w:author="Oliosi Francesco (GSE)" w:date="2025-10-22T15:14:00Z">
        <w:r w:rsidRPr="00901495">
          <w:rPr>
            <w:sz w:val="20"/>
          </w:rPr>
          <w:t xml:space="preserve">incentivo totale dell’intervento cumulato per l’intera durata che verrà ripartito e corrisposto in 5 rate annuali costanti, oppure, in un’unica soluzione se l’ammontare totale dell’incentivo </w:t>
        </w:r>
      </w:ins>
      <w:ins w:id="19998" w:author="Oliosi Francesco (GSE)" w:date="2025-10-22T15:14:00Z" w16du:dateUtc="2025-10-22T13:14:00Z">
        <w:r>
          <w:rPr>
            <w:sz w:val="20"/>
          </w:rPr>
          <w:t>è</w:t>
        </w:r>
      </w:ins>
      <w:ins w:id="19999" w:author="Oliosi Francesco (GSE)" w:date="2025-10-22T15:14:00Z">
        <w:r w:rsidRPr="00901495">
          <w:rPr>
            <w:sz w:val="20"/>
          </w:rPr>
          <w:t xml:space="preserve"> inferiore o uguale a euro 15.000 o per gli aventi diritto (le PA, </w:t>
        </w:r>
        <w:commentRangeStart w:id="20000"/>
        <w:r w:rsidRPr="00901495">
          <w:rPr>
            <w:sz w:val="20"/>
          </w:rPr>
          <w:t>gli ETS</w:t>
        </w:r>
        <w:commentRangeEnd w:id="20000"/>
        <w:r w:rsidRPr="00901495">
          <w:rPr>
            <w:rStyle w:val="Rimandocommento"/>
            <w:sz w:val="20"/>
          </w:rPr>
          <w:commentReference w:id="20000"/>
        </w:r>
        <w:r w:rsidRPr="00901495">
          <w:rPr>
            <w:sz w:val="20"/>
          </w:rPr>
          <w:t xml:space="preserve"> </w:t>
        </w:r>
        <w:r w:rsidRPr="00901495">
          <w:rPr>
            <w:sz w:val="20"/>
            <w:highlight w:val="cyan"/>
            <w:rPrChange w:id="20001" w:author="Oliosi Francesco (GSE)" w:date="2025-10-22T15:15:00Z" w16du:dateUtc="2025-10-22T13:15:00Z">
              <w:rPr>
                <w:sz w:val="20"/>
              </w:rPr>
            </w:rPrChange>
          </w:rPr>
          <w:t>non economici</w:t>
        </w:r>
        <w:r w:rsidRPr="00901495">
          <w:rPr>
            <w:sz w:val="20"/>
          </w:rPr>
          <w:t xml:space="preserve"> e le ESCo o gli altri soggetti abilitati di cui all’art. 13, comma 1, che operano per conto della PA)</w:t>
        </w:r>
      </w:ins>
      <w:ins w:id="20002" w:author="Oliosi Francesco (GSE)" w:date="2025-10-22T15:36:00Z" w16du:dateUtc="2025-10-22T13:36:00Z">
        <w:r w:rsidR="006E424B">
          <w:rPr>
            <w:sz w:val="20"/>
          </w:rPr>
          <w:t>;</w:t>
        </w:r>
      </w:ins>
    </w:p>
    <w:p w14:paraId="51E36D63" w14:textId="2A2CAB85" w:rsidR="00901495" w:rsidRPr="00CA0C37" w:rsidRDefault="00901495">
      <w:pPr>
        <w:spacing w:after="120" w:line="276" w:lineRule="auto"/>
        <w:ind w:left="709"/>
        <w:jc w:val="both"/>
        <w:rPr>
          <w:ins w:id="20003" w:author="Oliosi Francesco (GSE)" w:date="2025-10-22T15:13:00Z" w16du:dateUtc="2025-10-22T13:13:00Z"/>
          <w:sz w:val="20"/>
          <w:vertAlign w:val="subscript"/>
        </w:rPr>
        <w:pPrChange w:id="20004" w:author="Oliosi Francesco (GSE)" w:date="2025-10-22T15:38:00Z" w16du:dateUtc="2025-10-22T13:38:00Z">
          <w:pPr>
            <w:spacing w:after="120"/>
            <w:ind w:left="709"/>
            <w:jc w:val="both"/>
          </w:pPr>
        </w:pPrChange>
      </w:pPr>
      <w:ins w:id="20005" w:author="Oliosi Francesco (GSE)" w:date="2025-10-22T15:13:00Z" w16du:dateUtc="2025-10-22T13:13:00Z">
        <w:r w:rsidRPr="00CA0C37">
          <w:rPr>
            <w:sz w:val="20"/>
          </w:rPr>
          <w:t>I</w:t>
        </w:r>
        <w:r w:rsidRPr="00CA0C37">
          <w:rPr>
            <w:sz w:val="20"/>
            <w:vertAlign w:val="subscript"/>
          </w:rPr>
          <w:t>max</w:t>
        </w:r>
        <w:r w:rsidRPr="00CA0C37">
          <w:rPr>
            <w:sz w:val="20"/>
          </w:rPr>
          <w:t xml:space="preserve"> : valore massimo raggiungibile dall’incentivo totale (</w:t>
        </w:r>
      </w:ins>
      <w:ins w:id="20006" w:author="Oliosi Francesco (GSE)" w:date="2025-10-22T15:37:00Z" w16du:dateUtc="2025-10-22T13:37:00Z">
        <w:r w:rsidR="006E424B" w:rsidRPr="006E424B">
          <w:rPr>
            <w:i/>
            <w:iCs/>
            <w:sz w:val="20"/>
            <w:rPrChange w:id="20007" w:author="Oliosi Francesco (GSE)" w:date="2025-10-22T15:38:00Z" w16du:dateUtc="2025-10-22T13:38:00Z">
              <w:rPr>
                <w:sz w:val="20"/>
              </w:rPr>
            </w:rPrChange>
          </w:rPr>
          <w:t>tabella 7 dell’Allegato II del Decreto</w:t>
        </w:r>
      </w:ins>
      <w:ins w:id="20008" w:author="Oliosi Francesco (GSE)" w:date="2025-10-22T15:13:00Z" w16du:dateUtc="2025-10-22T13:13:00Z">
        <w:r w:rsidRPr="006E424B">
          <w:rPr>
            <w:i/>
            <w:iCs/>
            <w:sz w:val="20"/>
            <w:rPrChange w:id="20009" w:author="Oliosi Francesco (GSE)" w:date="2025-10-22T15:38:00Z" w16du:dateUtc="2025-10-22T13:38:00Z">
              <w:rPr>
                <w:sz w:val="20"/>
              </w:rPr>
            </w:rPrChange>
          </w:rPr>
          <w:t>)</w:t>
        </w:r>
      </w:ins>
      <w:ins w:id="20010" w:author="Oliosi Francesco (GSE)" w:date="2025-10-22T15:36:00Z" w16du:dateUtc="2025-10-22T13:36:00Z">
        <w:r w:rsidR="006E424B" w:rsidRPr="006E424B">
          <w:rPr>
            <w:i/>
            <w:iCs/>
            <w:sz w:val="20"/>
            <w:rPrChange w:id="20011" w:author="Oliosi Francesco (GSE)" w:date="2025-10-22T15:38:00Z" w16du:dateUtc="2025-10-22T13:38:00Z">
              <w:rPr>
                <w:sz w:val="20"/>
              </w:rPr>
            </w:rPrChange>
          </w:rPr>
          <w:t>;</w:t>
        </w:r>
      </w:ins>
    </w:p>
    <w:p w14:paraId="1CE842BD" w14:textId="454C9A58" w:rsidR="00901495" w:rsidRPr="00CA0C37" w:rsidRDefault="00901495">
      <w:pPr>
        <w:spacing w:after="120" w:line="276" w:lineRule="auto"/>
        <w:ind w:left="709"/>
        <w:jc w:val="both"/>
        <w:rPr>
          <w:ins w:id="20012" w:author="Oliosi Francesco (GSE)" w:date="2025-10-22T15:13:00Z" w16du:dateUtc="2025-10-22T13:13:00Z"/>
          <w:sz w:val="20"/>
        </w:rPr>
        <w:pPrChange w:id="20013" w:author="Oliosi Francesco (GSE)" w:date="2025-10-22T15:38:00Z" w16du:dateUtc="2025-10-22T13:38:00Z">
          <w:pPr>
            <w:spacing w:after="120"/>
            <w:ind w:left="709"/>
            <w:jc w:val="both"/>
          </w:pPr>
        </w:pPrChange>
      </w:pPr>
      <w:ins w:id="20014" w:author="Oliosi Francesco (GSE)" w:date="2025-10-22T15:13:00Z" w16du:dateUtc="2025-10-22T13:13:00Z">
        <w:r w:rsidRPr="00CA0C37">
          <w:rPr>
            <w:i/>
            <w:sz w:val="20"/>
          </w:rPr>
          <w:t>S</w:t>
        </w:r>
        <w:r w:rsidRPr="00CA0C37">
          <w:rPr>
            <w:i/>
            <w:sz w:val="20"/>
            <w:vertAlign w:val="subscript"/>
          </w:rPr>
          <w:t>int</w:t>
        </w:r>
        <w:r w:rsidRPr="00CA0C37">
          <w:rPr>
            <w:sz w:val="20"/>
          </w:rPr>
          <w:t xml:space="preserve"> : superficie</w:t>
        </w:r>
        <w:r w:rsidRPr="00CA0C37">
          <w:rPr>
            <w:sz w:val="20"/>
            <w:vertAlign w:val="superscript"/>
          </w:rPr>
          <w:footnoteReference w:id="21"/>
        </w:r>
        <w:r w:rsidRPr="00CA0C37">
          <w:rPr>
            <w:sz w:val="20"/>
          </w:rPr>
          <w:t xml:space="preserve"> oggetto dell’intervento (m</w:t>
        </w:r>
        <w:r w:rsidRPr="00CA0C37">
          <w:rPr>
            <w:sz w:val="20"/>
            <w:vertAlign w:val="superscript"/>
          </w:rPr>
          <w:t>2</w:t>
        </w:r>
        <w:r w:rsidRPr="00CA0C37">
          <w:rPr>
            <w:sz w:val="20"/>
          </w:rPr>
          <w:t>)</w:t>
        </w:r>
      </w:ins>
      <w:ins w:id="20017" w:author="Oliosi Francesco (GSE)" w:date="2025-10-22T15:36:00Z" w16du:dateUtc="2025-10-22T13:36:00Z">
        <w:r w:rsidR="006E424B">
          <w:rPr>
            <w:sz w:val="20"/>
          </w:rPr>
          <w:t>;</w:t>
        </w:r>
      </w:ins>
    </w:p>
    <w:p w14:paraId="155502FC" w14:textId="6718C82E" w:rsidR="00901495" w:rsidRPr="00CA0C37" w:rsidRDefault="00901495">
      <w:pPr>
        <w:spacing w:after="120" w:line="276" w:lineRule="auto"/>
        <w:ind w:left="709"/>
        <w:jc w:val="both"/>
        <w:rPr>
          <w:ins w:id="20018" w:author="Oliosi Francesco (GSE)" w:date="2025-10-22T15:13:00Z" w16du:dateUtc="2025-10-22T13:13:00Z"/>
          <w:sz w:val="20"/>
        </w:rPr>
        <w:pPrChange w:id="20019" w:author="Oliosi Francesco (GSE)" w:date="2025-10-22T15:38:00Z" w16du:dateUtc="2025-10-22T13:38:00Z">
          <w:pPr>
            <w:spacing w:after="120"/>
            <w:ind w:left="709"/>
            <w:jc w:val="both"/>
          </w:pPr>
        </w:pPrChange>
      </w:pPr>
      <w:ins w:id="20020" w:author="Oliosi Francesco (GSE)" w:date="2025-10-22T15:13:00Z" w16du:dateUtc="2025-10-22T13:13:00Z">
        <w:r w:rsidRPr="00CA0C37">
          <w:rPr>
            <w:sz w:val="20"/>
          </w:rPr>
          <w:fldChar w:fldCharType="begin"/>
        </w:r>
        <w:r w:rsidRPr="00CA0C37">
          <w:rPr>
            <w:sz w:val="20"/>
          </w:rPr>
          <w:instrText xml:space="preserve"> QUOTE </w:instrText>
        </w:r>
        <w:r w:rsidRPr="00CA0C37">
          <w:rPr>
            <w:noProof/>
            <w:sz w:val="20"/>
            <w:lang w:eastAsia="it-IT"/>
          </w:rPr>
          <w:drawing>
            <wp:inline distT="0" distB="0" distL="0" distR="0" wp14:anchorId="671E7C10" wp14:editId="178A583E">
              <wp:extent cx="144145" cy="144145"/>
              <wp:effectExtent l="0" t="0" r="0" b="8255"/>
              <wp:docPr id="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145" cy="144145"/>
                      </a:xfrm>
                      <a:prstGeom prst="rect">
                        <a:avLst/>
                      </a:prstGeom>
                      <a:noFill/>
                      <a:ln>
                        <a:noFill/>
                      </a:ln>
                    </pic:spPr>
                  </pic:pic>
                </a:graphicData>
              </a:graphic>
            </wp:inline>
          </w:drawing>
        </w:r>
        <w:r w:rsidRPr="00CA0C37">
          <w:rPr>
            <w:sz w:val="20"/>
          </w:rPr>
          <w:instrText xml:space="preserve"> </w:instrText>
        </w:r>
        <w:r w:rsidRPr="00CA0C37">
          <w:rPr>
            <w:sz w:val="20"/>
          </w:rPr>
          <w:fldChar w:fldCharType="separate"/>
        </w:r>
        <w:r w:rsidRPr="00CA0C37">
          <w:rPr>
            <w:sz w:val="20"/>
          </w:rPr>
          <w:t>C</w:t>
        </w:r>
        <w:r w:rsidRPr="00CA0C37">
          <w:rPr>
            <w:sz w:val="20"/>
          </w:rPr>
          <w:fldChar w:fldCharType="end"/>
        </w:r>
        <w:r w:rsidRPr="00CA0C37">
          <w:rPr>
            <w:sz w:val="20"/>
          </w:rPr>
          <w:t xml:space="preserve"> = </w:t>
        </w:r>
      </w:ins>
      <m:oMath>
        <m:f>
          <m:fPr>
            <m:ctrlPr>
              <w:ins w:id="20021" w:author="Oliosi Francesco (GSE)" w:date="2025-10-22T15:13:00Z" w16du:dateUtc="2025-10-22T13:13:00Z">
                <w:rPr>
                  <w:rFonts w:ascii="Cambria Math" w:hAnsi="Cambria Math"/>
                  <w:sz w:val="20"/>
                </w:rPr>
              </w:ins>
            </m:ctrlPr>
          </m:fPr>
          <m:num>
            <m:r>
              <w:ins w:id="20022" w:author="Oliosi Francesco (GSE)" w:date="2025-10-22T15:13:00Z" w16du:dateUtc="2025-10-22T13:13:00Z">
                <w:rPr>
                  <w:rFonts w:ascii="Cambria Math" w:hAnsi="Cambria Math"/>
                  <w:sz w:val="20"/>
                </w:rPr>
                <m:t>spesa</m:t>
              </w:ins>
            </m:r>
            <m:r>
              <w:ins w:id="20023" w:author="Oliosi Francesco (GSE)" w:date="2025-10-22T15:13:00Z" w16du:dateUtc="2025-10-22T13:13:00Z">
                <m:rPr>
                  <m:sty m:val="p"/>
                </m:rPr>
                <w:rPr>
                  <w:rFonts w:ascii="Cambria Math"/>
                  <w:sz w:val="20"/>
                </w:rPr>
                <m:t xml:space="preserve"> </m:t>
              </w:ins>
            </m:r>
            <m:r>
              <w:ins w:id="20024" w:author="Oliosi Francesco (GSE)" w:date="2025-10-22T15:13:00Z" w16du:dateUtc="2025-10-22T13:13:00Z">
                <w:rPr>
                  <w:rFonts w:ascii="Cambria Math" w:hAnsi="Cambria Math"/>
                  <w:sz w:val="20"/>
                </w:rPr>
                <m:t>sostenuta</m:t>
              </w:ins>
            </m:r>
            <m:r>
              <w:ins w:id="20025" w:author="Oliosi Francesco (GSE)" w:date="2025-10-22T15:13:00Z" w16du:dateUtc="2025-10-22T13:13:00Z">
                <m:rPr>
                  <m:sty m:val="p"/>
                </m:rPr>
                <w:rPr>
                  <w:rFonts w:ascii="Cambria Math"/>
                  <w:sz w:val="20"/>
                </w:rPr>
                <m:t xml:space="preserve"> </m:t>
              </w:ins>
            </m:r>
            <m:r>
              <w:ins w:id="20026" w:author="Oliosi Francesco (GSE)" w:date="2025-10-22T15:13:00Z" w16du:dateUtc="2025-10-22T13:13:00Z">
                <w:rPr>
                  <w:rFonts w:ascii="Cambria Math" w:hAnsi="Cambria Math"/>
                  <w:sz w:val="20"/>
                </w:rPr>
                <m:t>in</m:t>
              </w:ins>
            </m:r>
            <m:r>
              <w:ins w:id="20027" w:author="Oliosi Francesco (GSE)" w:date="2025-10-22T15:13:00Z" w16du:dateUtc="2025-10-22T13:13:00Z">
                <m:rPr>
                  <m:sty m:val="p"/>
                </m:rPr>
                <w:rPr>
                  <w:rFonts w:ascii="Cambria Math"/>
                  <w:sz w:val="20"/>
                </w:rPr>
                <m:t xml:space="preserve"> </m:t>
              </w:ins>
            </m:r>
            <m:r>
              <w:ins w:id="20028" w:author="Oliosi Francesco (GSE)" w:date="2025-10-22T15:13:00Z" w16du:dateUtc="2025-10-22T13:13:00Z">
                <m:rPr>
                  <m:sty m:val="p"/>
                </m:rPr>
                <w:rPr>
                  <w:rFonts w:ascii="Cambria Math" w:hAnsi="Cambria Math" w:hint="eastAsia"/>
                  <w:sz w:val="20"/>
                </w:rPr>
                <m:t>€</m:t>
              </w:ins>
            </m:r>
            <m:r>
              <w:ins w:id="20029" w:author="Oliosi Francesco (GSE)" w:date="2025-10-22T15:13:00Z" w16du:dateUtc="2025-10-22T13:13:00Z">
                <m:rPr>
                  <m:sty m:val="p"/>
                </m:rPr>
                <w:rPr>
                  <w:rFonts w:ascii="Cambria Math"/>
                  <w:sz w:val="20"/>
                </w:rPr>
                <m:t xml:space="preserve"> </m:t>
              </w:ins>
            </m:r>
          </m:num>
          <m:den>
            <m:r>
              <w:ins w:id="20030" w:author="Oliosi Francesco (GSE)" w:date="2025-10-22T15:13:00Z" w16du:dateUtc="2025-10-22T13:13:00Z">
                <w:rPr>
                  <w:rFonts w:ascii="Cambria Math" w:hAnsi="Cambria Math"/>
                  <w:sz w:val="20"/>
                </w:rPr>
                <m:t>superficie</m:t>
              </w:ins>
            </m:r>
            <m:r>
              <w:ins w:id="20031" w:author="Oliosi Francesco (GSE)" w:date="2025-10-22T15:13:00Z" w16du:dateUtc="2025-10-22T13:13:00Z">
                <m:rPr>
                  <m:sty m:val="p"/>
                </m:rPr>
                <w:rPr>
                  <w:rFonts w:ascii="Cambria Math"/>
                  <w:sz w:val="20"/>
                </w:rPr>
                <m:t xml:space="preserve"> </m:t>
              </w:ins>
            </m:r>
            <m:r>
              <w:ins w:id="20032" w:author="Oliosi Francesco (GSE)" w:date="2025-10-22T15:13:00Z" w16du:dateUtc="2025-10-22T13:13:00Z">
                <w:rPr>
                  <w:rFonts w:ascii="Cambria Math" w:hAnsi="Cambria Math"/>
                  <w:sz w:val="20"/>
                </w:rPr>
                <m:t>oggetto</m:t>
              </w:ins>
            </m:r>
            <m:r>
              <w:ins w:id="20033" w:author="Oliosi Francesco (GSE)" w:date="2025-10-22T15:13:00Z" w16du:dateUtc="2025-10-22T13:13:00Z">
                <m:rPr>
                  <m:sty m:val="p"/>
                </m:rPr>
                <w:rPr>
                  <w:rFonts w:ascii="Cambria Math"/>
                  <w:sz w:val="20"/>
                </w:rPr>
                <m:t xml:space="preserve"> </m:t>
              </w:ins>
            </m:r>
            <m:r>
              <w:ins w:id="20034" w:author="Oliosi Francesco (GSE)" w:date="2025-10-22T15:13:00Z" w16du:dateUtc="2025-10-22T13:13:00Z">
                <w:rPr>
                  <w:rFonts w:ascii="Cambria Math" w:hAnsi="Cambria Math"/>
                  <w:sz w:val="20"/>
                </w:rPr>
                <m:t>di</m:t>
              </w:ins>
            </m:r>
            <m:r>
              <w:ins w:id="20035" w:author="Oliosi Francesco (GSE)" w:date="2025-10-22T15:13:00Z" w16du:dateUtc="2025-10-22T13:13:00Z">
                <m:rPr>
                  <m:sty m:val="p"/>
                </m:rPr>
                <w:rPr>
                  <w:rFonts w:ascii="Cambria Math"/>
                  <w:sz w:val="20"/>
                </w:rPr>
                <m:t xml:space="preserve"> </m:t>
              </w:ins>
            </m:r>
            <m:r>
              <w:ins w:id="20036" w:author="Oliosi Francesco (GSE)" w:date="2025-10-22T15:13:00Z" w16du:dateUtc="2025-10-22T13:13:00Z">
                <w:rPr>
                  <w:rFonts w:ascii="Cambria Math" w:hAnsi="Cambria Math"/>
                  <w:sz w:val="20"/>
                </w:rPr>
                <m:t>intervento</m:t>
              </w:ins>
            </m:r>
          </m:den>
        </m:f>
      </m:oMath>
      <w:ins w:id="20037" w:author="Oliosi Francesco (GSE)" w:date="2025-10-22T15:13:00Z" w16du:dateUtc="2025-10-22T13:13:00Z">
        <w:r w:rsidRPr="00CA0C37">
          <w:rPr>
            <w:sz w:val="20"/>
          </w:rPr>
          <w:t xml:space="preserve"> , costo specifico sostenuto</w:t>
        </w:r>
      </w:ins>
      <w:ins w:id="20038" w:author="Oliosi Francesco (GSE)" w:date="2025-10-22T15:36:00Z" w16du:dateUtc="2025-10-22T13:36:00Z">
        <w:r w:rsidR="006E424B">
          <w:rPr>
            <w:sz w:val="20"/>
          </w:rPr>
          <w:t>;</w:t>
        </w:r>
      </w:ins>
    </w:p>
    <w:p w14:paraId="14C00881" w14:textId="77777777" w:rsidR="006E424B" w:rsidRDefault="00901495">
      <w:pPr>
        <w:spacing w:after="120" w:line="276" w:lineRule="auto"/>
        <w:ind w:left="709"/>
        <w:jc w:val="both"/>
        <w:rPr>
          <w:ins w:id="20039" w:author="Oliosi Francesco (GSE)" w:date="2025-10-22T15:37:00Z" w16du:dateUtc="2025-10-22T13:37:00Z"/>
          <w:sz w:val="20"/>
        </w:rPr>
        <w:pPrChange w:id="20040" w:author="Oliosi Francesco (GSE)" w:date="2025-10-22T15:38:00Z" w16du:dateUtc="2025-10-22T13:38:00Z">
          <w:pPr>
            <w:spacing w:after="120"/>
            <w:ind w:left="709"/>
            <w:jc w:val="both"/>
          </w:pPr>
        </w:pPrChange>
      </w:pPr>
      <w:ins w:id="20041" w:author="Oliosi Francesco (GSE)" w:date="2025-10-22T15:13:00Z" w16du:dateUtc="2025-10-22T13:13:00Z">
        <w:r w:rsidRPr="00CA0C37">
          <w:rPr>
            <w:sz w:val="20"/>
          </w:rPr>
          <w:t>C</w:t>
        </w:r>
        <w:r w:rsidRPr="00CA0C37">
          <w:rPr>
            <w:sz w:val="20"/>
            <w:vertAlign w:val="subscript"/>
          </w:rPr>
          <w:t xml:space="preserve">max </w:t>
        </w:r>
        <w:r w:rsidRPr="00CA0C37">
          <w:rPr>
            <w:sz w:val="20"/>
          </w:rPr>
          <w:t xml:space="preserve">: è il valore massimo di C ed è definito dalla </w:t>
        </w:r>
      </w:ins>
      <w:ins w:id="20042" w:author="Oliosi Francesco (GSE)" w:date="2025-10-22T15:37:00Z" w16du:dateUtc="2025-10-22T13:37:00Z">
        <w:r w:rsidR="006E424B" w:rsidRPr="006E424B">
          <w:rPr>
            <w:i/>
            <w:iCs/>
            <w:sz w:val="20"/>
            <w:rPrChange w:id="20043" w:author="Oliosi Francesco (GSE)" w:date="2025-10-22T15:38:00Z" w16du:dateUtc="2025-10-22T13:38:00Z">
              <w:rPr>
                <w:sz w:val="20"/>
              </w:rPr>
            </w:rPrChange>
          </w:rPr>
          <w:t>tabella 7 dell’Allegato II del Decreto</w:t>
        </w:r>
        <w:r w:rsidR="006E424B" w:rsidRPr="00CA0C37">
          <w:rPr>
            <w:sz w:val="20"/>
          </w:rPr>
          <w:t>.</w:t>
        </w:r>
      </w:ins>
    </w:p>
    <w:p w14:paraId="7E3C3732" w14:textId="671B134B" w:rsidR="00901495" w:rsidRDefault="00901495">
      <w:pPr>
        <w:spacing w:after="120" w:line="276" w:lineRule="auto"/>
        <w:ind w:left="709"/>
        <w:jc w:val="both"/>
        <w:rPr>
          <w:ins w:id="20044" w:author="Oliosi Francesco (GSE)" w:date="2025-10-22T15:13:00Z" w16du:dateUtc="2025-10-22T13:13:00Z"/>
          <w:sz w:val="20"/>
        </w:rPr>
        <w:pPrChange w:id="20045" w:author="Oliosi Francesco (GSE)" w:date="2025-10-22T15:38:00Z" w16du:dateUtc="2025-10-22T13:38:00Z">
          <w:pPr>
            <w:spacing w:after="120"/>
            <w:ind w:left="709"/>
            <w:jc w:val="both"/>
          </w:pPr>
        </w:pPrChange>
      </w:pPr>
      <w:ins w:id="20046" w:author="Oliosi Francesco (GSE)" w:date="2025-10-22T15:13:00Z" w16du:dateUtc="2025-10-22T13:13:00Z">
        <w:r w:rsidRPr="00CA0C37">
          <w:rPr>
            <w:sz w:val="20"/>
          </w:rPr>
          <w:t>Qualora il costo specifico dell’intervento (C) superi il valore di C</w:t>
        </w:r>
        <w:r w:rsidRPr="00CA0C37">
          <w:rPr>
            <w:sz w:val="20"/>
            <w:vertAlign w:val="subscript"/>
          </w:rPr>
          <w:t>max</w:t>
        </w:r>
        <w:r w:rsidRPr="00CA0C37">
          <w:rPr>
            <w:sz w:val="20"/>
          </w:rPr>
          <w:t>, il calcolo dell’incentivo (I</w:t>
        </w:r>
        <w:r w:rsidRPr="00CA0C37">
          <w:rPr>
            <w:sz w:val="20"/>
            <w:vertAlign w:val="subscript"/>
          </w:rPr>
          <w:t>tot</w:t>
        </w:r>
        <w:r w:rsidRPr="00CA0C37">
          <w:rPr>
            <w:sz w:val="20"/>
          </w:rPr>
          <w:t>) viene effettuato con C</w:t>
        </w:r>
        <w:r w:rsidRPr="00CA0C37">
          <w:rPr>
            <w:sz w:val="20"/>
            <w:vertAlign w:val="subscript"/>
          </w:rPr>
          <w:t>max</w:t>
        </w:r>
        <w:r w:rsidRPr="00CA0C37">
          <w:rPr>
            <w:sz w:val="20"/>
          </w:rPr>
          <w:t>.</w:t>
        </w:r>
      </w:ins>
    </w:p>
    <w:p w14:paraId="03C30C03" w14:textId="77777777" w:rsidR="006306D6" w:rsidRPr="00CD73B9" w:rsidRDefault="006306D6">
      <w:pPr>
        <w:rPr>
          <w:ins w:id="20047" w:author="Oliosi Francesco (GSE)" w:date="2025-10-22T15:12:00Z" w16du:dateUtc="2025-10-22T13:12:00Z"/>
          <w:sz w:val="2"/>
          <w:szCs w:val="2"/>
          <w:rPrChange w:id="20048" w:author="Oliosi Francesco (GSE)" w:date="2025-10-22T15:45:00Z" w16du:dateUtc="2025-10-22T13:45:00Z">
            <w:rPr>
              <w:ins w:id="20049" w:author="Oliosi Francesco (GSE)" w:date="2025-10-22T15:12:00Z" w16du:dateUtc="2025-10-22T13:12:00Z"/>
            </w:rPr>
          </w:rPrChange>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06"/>
        <w:gridCol w:w="2693"/>
        <w:gridCol w:w="2723"/>
        <w:tblGridChange w:id="20050">
          <w:tblGrid>
            <w:gridCol w:w="4106"/>
            <w:gridCol w:w="189"/>
            <w:gridCol w:w="2354"/>
            <w:gridCol w:w="150"/>
            <w:gridCol w:w="2723"/>
            <w:gridCol w:w="1"/>
          </w:tblGrid>
        </w:tblGridChange>
      </w:tblGrid>
      <w:tr w:rsidR="00901495" w:rsidRPr="00CA0C37" w14:paraId="07152616" w14:textId="77777777" w:rsidTr="00F20E2E">
        <w:trPr>
          <w:cantSplit/>
          <w:trHeight w:val="280"/>
          <w:jc w:val="center"/>
          <w:ins w:id="20051" w:author="Oliosi Francesco (GSE)" w:date="2025-10-22T15:17:00Z"/>
        </w:trPr>
        <w:tc>
          <w:tcPr>
            <w:tcW w:w="5000" w:type="pct"/>
            <w:gridSpan w:val="3"/>
            <w:shd w:val="clear" w:color="auto" w:fill="D9D9D9"/>
          </w:tcPr>
          <w:p w14:paraId="31077B62" w14:textId="626CBB03" w:rsidR="00901495" w:rsidRPr="00CA0C37" w:rsidRDefault="00901495" w:rsidP="00F20E2E">
            <w:pPr>
              <w:keepNext/>
              <w:keepLines/>
              <w:spacing w:before="60" w:after="60"/>
              <w:jc w:val="both"/>
              <w:rPr>
                <w:ins w:id="20052" w:author="Oliosi Francesco (GSE)" w:date="2025-10-22T15:17:00Z" w16du:dateUtc="2025-10-22T13:17:00Z"/>
                <w:b/>
                <w:sz w:val="18"/>
                <w:szCs w:val="18"/>
              </w:rPr>
            </w:pPr>
            <w:ins w:id="20053" w:author="Oliosi Francesco (GSE)" w:date="2025-10-22T15:17:00Z" w16du:dateUtc="2025-10-22T13:17:00Z">
              <w:r w:rsidRPr="00CA0C37">
                <w:rPr>
                  <w:b/>
                  <w:sz w:val="18"/>
                  <w:szCs w:val="18"/>
                </w:rPr>
                <w:t>[Tabella</w:t>
              </w:r>
            </w:ins>
            <w:ins w:id="20054" w:author="Oliosi Francesco (GSE)" w:date="2025-10-22T15:18:00Z" w16du:dateUtc="2025-10-22T13:18:00Z">
              <w:r>
                <w:rPr>
                  <w:b/>
                  <w:sz w:val="18"/>
                  <w:szCs w:val="18"/>
                </w:rPr>
                <w:t xml:space="preserve"> 7</w:t>
              </w:r>
            </w:ins>
            <w:ins w:id="20055" w:author="Oliosi Francesco (GSE)" w:date="2025-10-22T15:17:00Z" w16du:dateUtc="2025-10-22T13:17:00Z">
              <w:r w:rsidRPr="00CA0C37">
                <w:rPr>
                  <w:b/>
                  <w:sz w:val="18"/>
                  <w:szCs w:val="18"/>
                </w:rPr>
                <w:t xml:space="preserve"> – Allegato II - DM </w:t>
              </w:r>
            </w:ins>
            <w:ins w:id="20056" w:author="Oliosi Francesco (GSE)" w:date="2025-10-22T15:18:00Z" w16du:dateUtc="2025-10-22T13:18:00Z">
              <w:r>
                <w:rPr>
                  <w:b/>
                  <w:sz w:val="18"/>
                  <w:szCs w:val="18"/>
                </w:rPr>
                <w:t>07</w:t>
              </w:r>
            </w:ins>
            <w:ins w:id="20057" w:author="Oliosi Francesco (GSE)" w:date="2025-10-22T15:17:00Z" w16du:dateUtc="2025-10-22T13:17:00Z">
              <w:r w:rsidRPr="00CA0C37">
                <w:rPr>
                  <w:b/>
                  <w:sz w:val="18"/>
                  <w:szCs w:val="18"/>
                </w:rPr>
                <w:t>.0</w:t>
              </w:r>
            </w:ins>
            <w:ins w:id="20058" w:author="Oliosi Francesco (GSE)" w:date="2025-10-22T15:18:00Z" w16du:dateUtc="2025-10-22T13:18:00Z">
              <w:r>
                <w:rPr>
                  <w:b/>
                  <w:sz w:val="18"/>
                  <w:szCs w:val="18"/>
                </w:rPr>
                <w:t>8</w:t>
              </w:r>
            </w:ins>
            <w:ins w:id="20059" w:author="Oliosi Francesco (GSE)" w:date="2025-10-22T15:17:00Z" w16du:dateUtc="2025-10-22T13:17:00Z">
              <w:r w:rsidRPr="00CA0C37">
                <w:rPr>
                  <w:b/>
                  <w:sz w:val="18"/>
                  <w:szCs w:val="18"/>
                </w:rPr>
                <w:t>.</w:t>
              </w:r>
            </w:ins>
            <w:ins w:id="20060" w:author="Oliosi Francesco (GSE)" w:date="2025-10-22T15:18:00Z" w16du:dateUtc="2025-10-22T13:18:00Z">
              <w:r>
                <w:rPr>
                  <w:b/>
                  <w:sz w:val="18"/>
                  <w:szCs w:val="18"/>
                </w:rPr>
                <w:t>2025</w:t>
              </w:r>
            </w:ins>
            <w:ins w:id="20061" w:author="Oliosi Francesco (GSE)" w:date="2025-10-22T15:17:00Z" w16du:dateUtc="2025-10-22T13:17:00Z">
              <w:r w:rsidRPr="00CA0C37">
                <w:rPr>
                  <w:b/>
                  <w:sz w:val="18"/>
                  <w:szCs w:val="18"/>
                </w:rPr>
                <w:t>]</w:t>
              </w:r>
            </w:ins>
          </w:p>
        </w:tc>
      </w:tr>
      <w:tr w:rsidR="00901495" w:rsidRPr="00CA0C37" w14:paraId="769B0F62" w14:textId="77777777" w:rsidTr="00CD73B9">
        <w:tblPrEx>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20062" w:author="Oliosi Francesco (GSE)" w:date="2025-10-22T15:42:00Z" w16du:dateUtc="2025-10-22T13:42:00Z">
            <w:tblPrEx>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cantSplit/>
          <w:trHeight w:val="695"/>
          <w:jc w:val="center"/>
          <w:ins w:id="20063" w:author="Oliosi Francesco (GSE)" w:date="2025-10-22T15:17:00Z"/>
          <w:trPrChange w:id="20064" w:author="Oliosi Francesco (GSE)" w:date="2025-10-22T15:42:00Z" w16du:dateUtc="2025-10-22T13:42:00Z">
            <w:trPr>
              <w:cantSplit/>
              <w:trHeight w:val="695"/>
              <w:jc w:val="center"/>
            </w:trPr>
          </w:trPrChange>
        </w:trPr>
        <w:tc>
          <w:tcPr>
            <w:tcW w:w="2156" w:type="pct"/>
            <w:vAlign w:val="center"/>
            <w:tcPrChange w:id="20065" w:author="Oliosi Francesco (GSE)" w:date="2025-10-22T15:42:00Z" w16du:dateUtc="2025-10-22T13:42:00Z">
              <w:tcPr>
                <w:tcW w:w="2255" w:type="pct"/>
                <w:gridSpan w:val="2"/>
                <w:vAlign w:val="center"/>
              </w:tcPr>
            </w:tcPrChange>
          </w:tcPr>
          <w:p w14:paraId="5162D868" w14:textId="77777777" w:rsidR="00901495" w:rsidRPr="00CA0C37" w:rsidRDefault="00901495">
            <w:pPr>
              <w:keepNext/>
              <w:keepLines/>
              <w:spacing w:before="60" w:after="60"/>
              <w:jc w:val="center"/>
              <w:rPr>
                <w:ins w:id="20066" w:author="Oliosi Francesco (GSE)" w:date="2025-10-22T15:17:00Z" w16du:dateUtc="2025-10-22T13:17:00Z"/>
                <w:b/>
                <w:sz w:val="18"/>
                <w:szCs w:val="18"/>
              </w:rPr>
              <w:pPrChange w:id="20067" w:author="Oliosi Francesco (GSE)" w:date="2025-10-22T15:42:00Z" w16du:dateUtc="2025-10-22T13:42:00Z">
                <w:pPr>
                  <w:keepNext/>
                  <w:keepLines/>
                  <w:spacing w:before="60" w:after="60"/>
                  <w:jc w:val="both"/>
                </w:pPr>
              </w:pPrChange>
            </w:pPr>
            <w:ins w:id="20068" w:author="Oliosi Francesco (GSE)" w:date="2025-10-22T15:17:00Z" w16du:dateUtc="2025-10-22T13:17:00Z">
              <w:r w:rsidRPr="00CA0C37">
                <w:rPr>
                  <w:b/>
                  <w:sz w:val="18"/>
                  <w:szCs w:val="18"/>
                </w:rPr>
                <w:t>Tipologia di Intervento</w:t>
              </w:r>
            </w:ins>
          </w:p>
        </w:tc>
        <w:tc>
          <w:tcPr>
            <w:tcW w:w="1414" w:type="pct"/>
            <w:vAlign w:val="center"/>
            <w:tcPrChange w:id="20069" w:author="Oliosi Francesco (GSE)" w:date="2025-10-22T15:42:00Z" w16du:dateUtc="2025-10-22T13:42:00Z">
              <w:tcPr>
                <w:tcW w:w="1236" w:type="pct"/>
                <w:vAlign w:val="center"/>
              </w:tcPr>
            </w:tcPrChange>
          </w:tcPr>
          <w:p w14:paraId="5814F362" w14:textId="77777777" w:rsidR="00901495" w:rsidRPr="00CA0C37" w:rsidRDefault="00901495">
            <w:pPr>
              <w:keepNext/>
              <w:keepLines/>
              <w:jc w:val="center"/>
              <w:rPr>
                <w:ins w:id="20070" w:author="Oliosi Francesco (GSE)" w:date="2025-10-22T15:17:00Z" w16du:dateUtc="2025-10-22T13:17:00Z"/>
                <w:b/>
                <w:sz w:val="18"/>
                <w:szCs w:val="18"/>
              </w:rPr>
            </w:pPr>
            <w:ins w:id="20071" w:author="Oliosi Francesco (GSE)" w:date="2025-10-22T15:17:00Z" w16du:dateUtc="2025-10-22T13:17:00Z">
              <w:r w:rsidRPr="00CA0C37">
                <w:rPr>
                  <w:b/>
                  <w:sz w:val="18"/>
                  <w:szCs w:val="18"/>
                </w:rPr>
                <w:t>Costo</w:t>
              </w:r>
            </w:ins>
          </w:p>
          <w:p w14:paraId="36C9DC21" w14:textId="77777777" w:rsidR="00901495" w:rsidRPr="00CA0C37" w:rsidRDefault="00901495">
            <w:pPr>
              <w:keepNext/>
              <w:keepLines/>
              <w:jc w:val="center"/>
              <w:rPr>
                <w:ins w:id="20072" w:author="Oliosi Francesco (GSE)" w:date="2025-10-22T15:17:00Z" w16du:dateUtc="2025-10-22T13:17:00Z"/>
                <w:b/>
                <w:sz w:val="18"/>
                <w:szCs w:val="18"/>
              </w:rPr>
            </w:pPr>
            <w:ins w:id="20073" w:author="Oliosi Francesco (GSE)" w:date="2025-10-22T15:17:00Z" w16du:dateUtc="2025-10-22T13:17:00Z">
              <w:r w:rsidRPr="00CA0C37">
                <w:rPr>
                  <w:b/>
                  <w:sz w:val="18"/>
                  <w:szCs w:val="18"/>
                </w:rPr>
                <w:t>massimo ammissibile</w:t>
              </w:r>
            </w:ins>
          </w:p>
          <w:p w14:paraId="790EBC8B" w14:textId="77777777" w:rsidR="00901495" w:rsidRPr="00CA0C37" w:rsidRDefault="00901495">
            <w:pPr>
              <w:keepNext/>
              <w:keepLines/>
              <w:jc w:val="center"/>
              <w:rPr>
                <w:ins w:id="20074" w:author="Oliosi Francesco (GSE)" w:date="2025-10-22T15:17:00Z" w16du:dateUtc="2025-10-22T13:17:00Z"/>
                <w:b/>
                <w:sz w:val="18"/>
                <w:szCs w:val="18"/>
              </w:rPr>
            </w:pPr>
            <w:ins w:id="20075" w:author="Oliosi Francesco (GSE)" w:date="2025-10-22T15:17:00Z" w16du:dateUtc="2025-10-22T13:17:00Z">
              <w:r w:rsidRPr="00CA0C37">
                <w:rPr>
                  <w:b/>
                  <w:sz w:val="18"/>
                  <w:szCs w:val="18"/>
                </w:rPr>
                <w:t>(C</w:t>
              </w:r>
              <w:r w:rsidRPr="00CA0C37">
                <w:rPr>
                  <w:b/>
                  <w:sz w:val="18"/>
                  <w:szCs w:val="18"/>
                  <w:vertAlign w:val="subscript"/>
                </w:rPr>
                <w:t>max</w:t>
              </w:r>
              <w:r w:rsidRPr="00CA0C37">
                <w:rPr>
                  <w:b/>
                  <w:sz w:val="18"/>
                  <w:szCs w:val="18"/>
                </w:rPr>
                <w:t>)</w:t>
              </w:r>
            </w:ins>
          </w:p>
        </w:tc>
        <w:tc>
          <w:tcPr>
            <w:tcW w:w="1430" w:type="pct"/>
            <w:vAlign w:val="center"/>
            <w:tcPrChange w:id="20076" w:author="Oliosi Francesco (GSE)" w:date="2025-10-22T15:42:00Z" w16du:dateUtc="2025-10-22T13:42:00Z">
              <w:tcPr>
                <w:tcW w:w="1509" w:type="pct"/>
                <w:gridSpan w:val="3"/>
                <w:vAlign w:val="center"/>
              </w:tcPr>
            </w:tcPrChange>
          </w:tcPr>
          <w:p w14:paraId="4564298A" w14:textId="77777777" w:rsidR="00901495" w:rsidRPr="00CA0C37" w:rsidRDefault="00901495">
            <w:pPr>
              <w:keepNext/>
              <w:keepLines/>
              <w:jc w:val="center"/>
              <w:rPr>
                <w:ins w:id="20077" w:author="Oliosi Francesco (GSE)" w:date="2025-10-22T15:17:00Z" w16du:dateUtc="2025-10-22T13:17:00Z"/>
                <w:b/>
                <w:sz w:val="18"/>
                <w:szCs w:val="18"/>
              </w:rPr>
            </w:pPr>
            <w:ins w:id="20078" w:author="Oliosi Francesco (GSE)" w:date="2025-10-22T15:17:00Z" w16du:dateUtc="2025-10-22T13:17:00Z">
              <w:r w:rsidRPr="00CA0C37">
                <w:rPr>
                  <w:b/>
                  <w:sz w:val="18"/>
                  <w:szCs w:val="18"/>
                </w:rPr>
                <w:t>Valore massimo dell'incentivo</w:t>
              </w:r>
            </w:ins>
          </w:p>
          <w:p w14:paraId="2E9A7584" w14:textId="77777777" w:rsidR="00901495" w:rsidRPr="00CA0C37" w:rsidRDefault="00901495">
            <w:pPr>
              <w:keepNext/>
              <w:keepLines/>
              <w:jc w:val="center"/>
              <w:rPr>
                <w:ins w:id="20079" w:author="Oliosi Francesco (GSE)" w:date="2025-10-22T15:17:00Z" w16du:dateUtc="2025-10-22T13:17:00Z"/>
                <w:b/>
                <w:sz w:val="18"/>
                <w:szCs w:val="18"/>
              </w:rPr>
            </w:pPr>
            <w:ins w:id="20080" w:author="Oliosi Francesco (GSE)" w:date="2025-10-22T15:17:00Z" w16du:dateUtc="2025-10-22T13:17:00Z">
              <w:r w:rsidRPr="00CA0C37">
                <w:rPr>
                  <w:b/>
                  <w:sz w:val="18"/>
                  <w:szCs w:val="18"/>
                </w:rPr>
                <w:t>I</w:t>
              </w:r>
              <w:r w:rsidRPr="00CA0C37">
                <w:rPr>
                  <w:b/>
                  <w:sz w:val="18"/>
                  <w:szCs w:val="18"/>
                  <w:vertAlign w:val="subscript"/>
                </w:rPr>
                <w:t>max</w:t>
              </w:r>
              <w:r w:rsidRPr="00CA0C37">
                <w:rPr>
                  <w:b/>
                  <w:sz w:val="18"/>
                  <w:szCs w:val="18"/>
                </w:rPr>
                <w:t xml:space="preserve"> [€]</w:t>
              </w:r>
            </w:ins>
          </w:p>
        </w:tc>
      </w:tr>
      <w:tr w:rsidR="00901495" w:rsidRPr="00CA0C37" w14:paraId="6067E8BF" w14:textId="77777777" w:rsidTr="00CD73B9">
        <w:tblPrEx>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Change w:id="20081" w:author="Oliosi Francesco (GSE)" w:date="2025-10-22T15:43:00Z" w16du:dateUtc="2025-10-22T13:43:00Z">
            <w:tblPrEx>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blPrExChange>
        </w:tblPrEx>
        <w:trPr>
          <w:cantSplit/>
          <w:trHeight w:val="460"/>
          <w:jc w:val="center"/>
          <w:ins w:id="20082" w:author="Oliosi Francesco (GSE)" w:date="2025-10-22T15:17:00Z"/>
          <w:trPrChange w:id="20083" w:author="Oliosi Francesco (GSE)" w:date="2025-10-22T15:43:00Z" w16du:dateUtc="2025-10-22T13:43:00Z">
            <w:trPr>
              <w:cantSplit/>
              <w:trHeight w:val="550"/>
              <w:jc w:val="center"/>
            </w:trPr>
          </w:trPrChange>
        </w:trPr>
        <w:tc>
          <w:tcPr>
            <w:tcW w:w="2156" w:type="pct"/>
            <w:vAlign w:val="center"/>
            <w:tcPrChange w:id="20084" w:author="Oliosi Francesco (GSE)" w:date="2025-10-22T15:43:00Z" w16du:dateUtc="2025-10-22T13:43:00Z">
              <w:tcPr>
                <w:tcW w:w="2255" w:type="pct"/>
                <w:gridSpan w:val="2"/>
                <w:vAlign w:val="center"/>
              </w:tcPr>
            </w:tcPrChange>
          </w:tcPr>
          <w:p w14:paraId="35AA18EA" w14:textId="77777777" w:rsidR="00901495" w:rsidRPr="00CA0C37" w:rsidRDefault="00901495" w:rsidP="00F20E2E">
            <w:pPr>
              <w:spacing w:before="60" w:after="60"/>
              <w:ind w:left="284"/>
              <w:jc w:val="both"/>
              <w:rPr>
                <w:ins w:id="20085" w:author="Oliosi Francesco (GSE)" w:date="2025-10-22T15:17:00Z" w16du:dateUtc="2025-10-22T13:17:00Z"/>
                <w:rFonts w:cs="Calibri"/>
                <w:sz w:val="18"/>
                <w:szCs w:val="18"/>
              </w:rPr>
            </w:pPr>
            <w:ins w:id="20086" w:author="Oliosi Francesco (GSE)" w:date="2025-10-22T15:17:00Z" w16du:dateUtc="2025-10-22T13:17:00Z">
              <w:r w:rsidRPr="00CA0C37">
                <w:rPr>
                  <w:rFonts w:cs="Calibri"/>
                  <w:sz w:val="18"/>
                  <w:szCs w:val="18"/>
                </w:rPr>
                <w:t xml:space="preserve">Installazione di tecnologie di </w:t>
              </w:r>
              <w:r>
                <w:rPr>
                  <w:rFonts w:cs="Calibri"/>
                  <w:i/>
                  <w:sz w:val="18"/>
                  <w:szCs w:val="18"/>
                </w:rPr>
                <w:t>B</w:t>
              </w:r>
              <w:r w:rsidRPr="00CA0C37">
                <w:rPr>
                  <w:rFonts w:cs="Calibri"/>
                  <w:i/>
                  <w:sz w:val="18"/>
                  <w:szCs w:val="18"/>
                </w:rPr>
                <w:t xml:space="preserve">uilding </w:t>
              </w:r>
              <w:r>
                <w:rPr>
                  <w:rFonts w:cs="Calibri"/>
                  <w:i/>
                  <w:sz w:val="18"/>
                  <w:szCs w:val="18"/>
                </w:rPr>
                <w:t>A</w:t>
              </w:r>
              <w:r w:rsidRPr="00CA0C37">
                <w:rPr>
                  <w:rFonts w:cs="Calibri"/>
                  <w:i/>
                  <w:sz w:val="18"/>
                  <w:szCs w:val="18"/>
                </w:rPr>
                <w:t>utomation</w:t>
              </w:r>
            </w:ins>
          </w:p>
        </w:tc>
        <w:tc>
          <w:tcPr>
            <w:tcW w:w="1414" w:type="pct"/>
            <w:vAlign w:val="center"/>
            <w:tcPrChange w:id="20087" w:author="Oliosi Francesco (GSE)" w:date="2025-10-22T15:43:00Z" w16du:dateUtc="2025-10-22T13:43:00Z">
              <w:tcPr>
                <w:tcW w:w="1236" w:type="pct"/>
                <w:vAlign w:val="center"/>
              </w:tcPr>
            </w:tcPrChange>
          </w:tcPr>
          <w:p w14:paraId="598A9BA7" w14:textId="2E8D480E" w:rsidR="00901495" w:rsidRPr="00CA0C37" w:rsidRDefault="00901495" w:rsidP="00F20E2E">
            <w:pPr>
              <w:jc w:val="center"/>
              <w:rPr>
                <w:ins w:id="20088" w:author="Oliosi Francesco (GSE)" w:date="2025-10-22T15:17:00Z" w16du:dateUtc="2025-10-22T13:17:00Z"/>
                <w:sz w:val="18"/>
                <w:szCs w:val="18"/>
              </w:rPr>
            </w:pPr>
            <w:ins w:id="20089" w:author="Oliosi Francesco (GSE)" w:date="2025-10-22T15:18:00Z" w16du:dateUtc="2025-10-22T13:18:00Z">
              <w:r>
                <w:rPr>
                  <w:sz w:val="18"/>
                  <w:szCs w:val="18"/>
                </w:rPr>
                <w:t>60</w:t>
              </w:r>
            </w:ins>
            <w:ins w:id="20090" w:author="Oliosi Francesco (GSE)" w:date="2025-10-22T15:17:00Z" w16du:dateUtc="2025-10-22T13:17:00Z">
              <w:r w:rsidRPr="00CA0C37">
                <w:rPr>
                  <w:sz w:val="18"/>
                  <w:szCs w:val="18"/>
                </w:rPr>
                <w:t xml:space="preserve"> €/m</w:t>
              </w:r>
              <w:r w:rsidRPr="00CA0C37">
                <w:rPr>
                  <w:sz w:val="18"/>
                  <w:szCs w:val="18"/>
                  <w:vertAlign w:val="superscript"/>
                </w:rPr>
                <w:t>2</w:t>
              </w:r>
            </w:ins>
          </w:p>
        </w:tc>
        <w:tc>
          <w:tcPr>
            <w:tcW w:w="1430" w:type="pct"/>
            <w:vAlign w:val="center"/>
            <w:tcPrChange w:id="20091" w:author="Oliosi Francesco (GSE)" w:date="2025-10-22T15:43:00Z" w16du:dateUtc="2025-10-22T13:43:00Z">
              <w:tcPr>
                <w:tcW w:w="1509" w:type="pct"/>
                <w:gridSpan w:val="3"/>
                <w:vAlign w:val="center"/>
              </w:tcPr>
            </w:tcPrChange>
          </w:tcPr>
          <w:p w14:paraId="35823CEC" w14:textId="135651BA" w:rsidR="00901495" w:rsidRPr="00CA0C37" w:rsidRDefault="00901495">
            <w:pPr>
              <w:keepNext/>
              <w:jc w:val="center"/>
              <w:rPr>
                <w:ins w:id="20092" w:author="Oliosi Francesco (GSE)" w:date="2025-10-22T15:17:00Z" w16du:dateUtc="2025-10-22T13:17:00Z"/>
                <w:sz w:val="18"/>
                <w:szCs w:val="18"/>
              </w:rPr>
              <w:pPrChange w:id="20093" w:author="Oliosi Francesco (GSE)" w:date="2025-10-22T15:20:00Z" w16du:dateUtc="2025-10-22T13:20:00Z">
                <w:pPr>
                  <w:jc w:val="center"/>
                </w:pPr>
              </w:pPrChange>
            </w:pPr>
            <w:ins w:id="20094" w:author="Oliosi Francesco (GSE)" w:date="2025-10-22T15:18:00Z" w16du:dateUtc="2025-10-22T13:18:00Z">
              <w:r>
                <w:rPr>
                  <w:sz w:val="18"/>
                  <w:szCs w:val="18"/>
                </w:rPr>
                <w:t>10</w:t>
              </w:r>
            </w:ins>
            <w:ins w:id="20095" w:author="Oliosi Francesco (GSE)" w:date="2025-10-22T15:17:00Z" w16du:dateUtc="2025-10-22T13:17:00Z">
              <w:r w:rsidRPr="00CA0C37">
                <w:rPr>
                  <w:sz w:val="18"/>
                  <w:szCs w:val="18"/>
                </w:rPr>
                <w:t>0.000</w:t>
              </w:r>
            </w:ins>
          </w:p>
        </w:tc>
      </w:tr>
    </w:tbl>
    <w:p w14:paraId="6DCD74C6" w14:textId="0B0BC5BB" w:rsidR="00901495" w:rsidRDefault="00BF60F4">
      <w:pPr>
        <w:pStyle w:val="Didascalia"/>
        <w:spacing w:line="276" w:lineRule="auto"/>
        <w:jc w:val="center"/>
        <w:rPr>
          <w:ins w:id="20096" w:author="Oliosi Francesco (GSE)" w:date="2025-10-22T15:12:00Z" w16du:dateUtc="2025-10-22T13:12:00Z"/>
        </w:rPr>
        <w:pPrChange w:id="20097" w:author="Oliosi Francesco (GSE)" w:date="2025-10-22T15:43:00Z" w16du:dateUtc="2025-10-22T13:43:00Z">
          <w:pPr/>
        </w:pPrChange>
      </w:pPr>
      <w:ins w:id="20098" w:author="Oliosi Francesco (GSE)" w:date="2025-10-22T15:20:00Z" w16du:dateUtc="2025-10-22T13:20:00Z">
        <w:r>
          <w:lastRenderedPageBreak/>
          <w:t xml:space="preserve">Tabella </w:t>
        </w:r>
        <w:r>
          <w:fldChar w:fldCharType="begin"/>
        </w:r>
        <w:r>
          <w:instrText xml:space="preserve"> SEQ Tabella \* ARABIC </w:instrText>
        </w:r>
      </w:ins>
      <w:r>
        <w:fldChar w:fldCharType="separate"/>
      </w:r>
      <w:ins w:id="20099" w:author="Visone Rossana (GSE)" w:date="2025-10-24T11:45:00Z" w16du:dateUtc="2025-10-24T09:45:00Z">
        <w:r w:rsidR="00A6225C">
          <w:rPr>
            <w:noProof/>
          </w:rPr>
          <w:t>4</w:t>
        </w:r>
      </w:ins>
      <w:ins w:id="20100" w:author="Oliosi Francesco (GSE)" w:date="2025-10-22T15:20:00Z" w16du:dateUtc="2025-10-22T13:20:00Z">
        <w:r>
          <w:fldChar w:fldCharType="end"/>
        </w:r>
        <w:r>
          <w:t xml:space="preserve"> - </w:t>
        </w:r>
        <w:r w:rsidRPr="00BF60F4">
          <w:rPr>
            <w:i/>
            <w:iCs/>
            <w:noProof/>
            <w:rPrChange w:id="20101" w:author="Oliosi Francesco (GSE)" w:date="2025-10-22T15:20:00Z" w16du:dateUtc="2025-10-22T13:20:00Z">
              <w:rPr>
                <w:noProof/>
              </w:rPr>
            </w:rPrChange>
          </w:rPr>
          <w:t>Installazione di tecnologie di Building Automation: valori necessari per il calcolo dell'incentivo</w:t>
        </w:r>
      </w:ins>
    </w:p>
    <w:p w14:paraId="3DC4147B" w14:textId="77777777" w:rsidR="00901495" w:rsidRPr="00CD73B9" w:rsidRDefault="00901495">
      <w:pPr>
        <w:rPr>
          <w:ins w:id="20102" w:author="Oliosi Francesco (GSE)" w:date="2025-10-22T15:21:00Z" w16du:dateUtc="2025-10-22T13:21:00Z"/>
          <w:sz w:val="22"/>
          <w:szCs w:val="22"/>
          <w:rPrChange w:id="20103" w:author="Oliosi Francesco (GSE)" w:date="2025-10-22T15:44:00Z" w16du:dateUtc="2025-10-22T13:44:00Z">
            <w:rPr>
              <w:ins w:id="20104" w:author="Oliosi Francesco (GSE)" w:date="2025-10-22T15:21:00Z" w16du:dateUtc="2025-10-22T13:21:00Z"/>
            </w:rPr>
          </w:rPrChange>
        </w:rPr>
      </w:pPr>
    </w:p>
    <w:p w14:paraId="5814D737" w14:textId="77777777" w:rsidR="00BF60F4" w:rsidRPr="00BF60F4" w:rsidRDefault="00BF60F4">
      <w:pPr>
        <w:rPr>
          <w:ins w:id="20105" w:author="Oliosi Francesco (GSE)" w:date="2025-10-22T15:21:00Z" w16du:dateUtc="2025-10-22T13:21:00Z"/>
          <w:sz w:val="8"/>
          <w:szCs w:val="8"/>
          <w:rPrChange w:id="20106" w:author="Oliosi Francesco (GSE)" w:date="2025-10-22T15:21:00Z" w16du:dateUtc="2025-10-22T13:21:00Z">
            <w:rPr>
              <w:ins w:id="20107" w:author="Oliosi Francesco (GSE)" w:date="2025-10-22T15:21:00Z" w16du:dateUtc="2025-10-22T13:21:00Z"/>
            </w:rPr>
          </w:rPrChange>
        </w:rPr>
      </w:pPr>
    </w:p>
    <w:p w14:paraId="0A541190" w14:textId="5E11F493" w:rsidR="00BF60F4" w:rsidRDefault="00BF60F4">
      <w:pPr>
        <w:pStyle w:val="TITOLO20"/>
        <w:numPr>
          <w:ilvl w:val="2"/>
          <w:numId w:val="292"/>
        </w:numPr>
        <w:ind w:left="1134" w:hanging="708"/>
        <w:rPr>
          <w:ins w:id="20108" w:author="Oliosi Francesco (GSE)" w:date="2025-10-22T15:21:00Z" w16du:dateUtc="2025-10-22T13:21:00Z"/>
        </w:rPr>
        <w:pPrChange w:id="20109" w:author="Oliosi Francesco (GSE)" w:date="2025-10-22T15:21:00Z" w16du:dateUtc="2025-10-22T13:21:00Z">
          <w:pPr/>
        </w:pPrChange>
      </w:pPr>
      <w:bookmarkStart w:id="20110" w:name="_Toc212462611"/>
      <w:ins w:id="20111" w:author="Oliosi Francesco (GSE)" w:date="2025-10-22T15:21:00Z" w16du:dateUtc="2025-10-22T13:21:00Z">
        <w:r>
          <w:t>Documentazione necessaria per l’accesso all’incentivo</w:t>
        </w:r>
        <w:bookmarkEnd w:id="20110"/>
      </w:ins>
    </w:p>
    <w:p w14:paraId="6CBA230A" w14:textId="4A0E163B" w:rsidR="00BF60F4" w:rsidRDefault="00BF60F4" w:rsidP="00BF60F4">
      <w:pPr>
        <w:spacing w:after="120" w:line="276" w:lineRule="auto"/>
        <w:jc w:val="both"/>
        <w:rPr>
          <w:ins w:id="20112" w:author="Oliosi Francesco (GSE)" w:date="2025-10-22T15:22:00Z" w16du:dateUtc="2025-10-22T13:22:00Z"/>
          <w:sz w:val="22"/>
          <w:szCs w:val="22"/>
        </w:rPr>
      </w:pPr>
      <w:ins w:id="20113" w:author="Oliosi Francesco (GSE)" w:date="2025-10-22T15:22:00Z" w16du:dateUtc="2025-10-22T13:22:00Z">
        <w:r w:rsidRPr="00BF60F4">
          <w:rPr>
            <w:sz w:val="22"/>
            <w:szCs w:val="22"/>
            <w:rPrChange w:id="20114" w:author="Oliosi Francesco (GSE)" w:date="2025-10-22T15:22:00Z" w16du:dateUtc="2025-10-22T13:22:00Z">
              <w:rPr/>
            </w:rPrChange>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BF60F4">
          <w:rPr>
            <w:sz w:val="22"/>
            <w:szCs w:val="22"/>
            <w:highlight w:val="cyan"/>
            <w:rPrChange w:id="20115" w:author="Oliosi Francesco (GSE)" w:date="2025-10-22T15:22:00Z" w16du:dateUtc="2025-10-22T13:22:00Z">
              <w:rPr/>
            </w:rPrChange>
          </w:rPr>
          <w:t>Port</w:t>
        </w:r>
        <w:r w:rsidRPr="00BF60F4">
          <w:rPr>
            <w:i/>
            <w:iCs/>
            <w:sz w:val="22"/>
            <w:szCs w:val="22"/>
            <w:highlight w:val="cyan"/>
            <w:rPrChange w:id="20116" w:author="Oliosi Francesco (GSE)" w:date="2025-10-22T15:22:00Z" w16du:dateUtc="2025-10-22T13:22:00Z">
              <w:rPr/>
            </w:rPrChange>
          </w:rPr>
          <w:t>al</w:t>
        </w:r>
        <w:r w:rsidRPr="00BF60F4">
          <w:rPr>
            <w:sz w:val="22"/>
            <w:szCs w:val="22"/>
            <w:highlight w:val="cyan"/>
            <w:rPrChange w:id="20117" w:author="Oliosi Francesco (GSE)" w:date="2025-10-22T15:22:00Z" w16du:dateUtc="2025-10-22T13:22:00Z">
              <w:rPr/>
            </w:rPrChange>
          </w:rPr>
          <w:t>termico</w:t>
        </w:r>
        <w:r w:rsidRPr="00BF60F4">
          <w:rPr>
            <w:sz w:val="22"/>
            <w:szCs w:val="22"/>
            <w:rPrChange w:id="20118" w:author="Oliosi Francesco (GSE)" w:date="2025-10-22T15:22:00Z" w16du:dateUtc="2025-10-22T13:22:00Z">
              <w:rPr/>
            </w:rPrChange>
          </w:rPr>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in situ.</w:t>
        </w:r>
      </w:ins>
    </w:p>
    <w:p w14:paraId="5CA1E2B2" w14:textId="77777777" w:rsidR="00BF60F4" w:rsidRPr="00BF60F4" w:rsidRDefault="00BF60F4" w:rsidP="00BF60F4">
      <w:pPr>
        <w:jc w:val="both"/>
        <w:rPr>
          <w:ins w:id="20119" w:author="Oliosi Francesco (GSE)" w:date="2025-10-22T15:22:00Z" w16du:dateUtc="2025-10-22T13:22:00Z"/>
          <w:b/>
          <w:sz w:val="22"/>
          <w:szCs w:val="22"/>
          <w:u w:val="single"/>
          <w:rPrChange w:id="20120" w:author="Oliosi Francesco (GSE)" w:date="2025-10-22T15:22:00Z" w16du:dateUtc="2025-10-22T13:22:00Z">
            <w:rPr>
              <w:ins w:id="20121" w:author="Oliosi Francesco (GSE)" w:date="2025-10-22T15:22:00Z" w16du:dateUtc="2025-10-22T13:22:00Z"/>
              <w:b/>
              <w:u w:val="single"/>
            </w:rPr>
          </w:rPrChange>
        </w:rPr>
      </w:pPr>
      <w:ins w:id="20122" w:author="Oliosi Francesco (GSE)" w:date="2025-10-22T15:22:00Z" w16du:dateUtc="2025-10-22T13:22:00Z">
        <w:r w:rsidRPr="00BF60F4">
          <w:rPr>
            <w:b/>
            <w:sz w:val="22"/>
            <w:szCs w:val="22"/>
            <w:u w:val="single"/>
            <w:rPrChange w:id="20123" w:author="Oliosi Francesco (GSE)" w:date="2025-10-22T15:22:00Z" w16du:dateUtc="2025-10-22T13:22:00Z">
              <w:rPr>
                <w:b/>
                <w:u w:val="single"/>
              </w:rPr>
            </w:rPrChange>
          </w:rPr>
          <w:t>Documentazione da allegare alla richiesta di accesso all’incentivo:</w:t>
        </w:r>
      </w:ins>
    </w:p>
    <w:p w14:paraId="18E43ADA" w14:textId="77777777" w:rsidR="00BF60F4" w:rsidRPr="00BF60F4" w:rsidRDefault="00BF60F4" w:rsidP="00BF60F4">
      <w:pPr>
        <w:spacing w:after="120" w:line="276" w:lineRule="auto"/>
        <w:jc w:val="both"/>
        <w:rPr>
          <w:ins w:id="20124" w:author="Oliosi Francesco (GSE)" w:date="2025-10-22T15:22:00Z" w16du:dateUtc="2025-10-22T13:22:00Z"/>
          <w:sz w:val="4"/>
          <w:szCs w:val="4"/>
          <w:rPrChange w:id="20125" w:author="Oliosi Francesco (GSE)" w:date="2025-10-22T15:24:00Z" w16du:dateUtc="2025-10-22T13:24:00Z">
            <w:rPr>
              <w:ins w:id="20126" w:author="Oliosi Francesco (GSE)" w:date="2025-10-22T15:22:00Z" w16du:dateUtc="2025-10-22T13:22:00Z"/>
              <w:sz w:val="20"/>
              <w:szCs w:val="20"/>
            </w:rPr>
          </w:rPrChange>
        </w:rPr>
      </w:pPr>
    </w:p>
    <w:p w14:paraId="0B076427" w14:textId="77777777" w:rsidR="00BF60F4" w:rsidRDefault="00BF60F4" w:rsidP="00BF60F4">
      <w:pPr>
        <w:numPr>
          <w:ilvl w:val="0"/>
          <w:numId w:val="560"/>
        </w:numPr>
        <w:spacing w:after="120" w:line="276" w:lineRule="auto"/>
        <w:ind w:hanging="294"/>
        <w:jc w:val="both"/>
        <w:rPr>
          <w:ins w:id="20127" w:author="Oliosi Francesco (GSE)" w:date="2025-10-22T15:24:00Z" w16du:dateUtc="2025-10-22T13:24:00Z"/>
          <w:rFonts w:cs="Calibri"/>
          <w:sz w:val="22"/>
          <w:szCs w:val="22"/>
        </w:rPr>
      </w:pPr>
      <w:ins w:id="20128" w:author="Oliosi Francesco (GSE)" w:date="2025-10-22T15:24:00Z" w16du:dateUtc="2025-10-22T13:24:00Z">
        <w:r w:rsidRPr="00BF60F4">
          <w:rPr>
            <w:rFonts w:cs="Calibri"/>
            <w:sz w:val="22"/>
            <w:szCs w:val="22"/>
            <w:rPrChange w:id="20129" w:author="Oliosi Francesco (GSE)" w:date="2025-10-22T15:24:00Z" w16du:dateUtc="2025-10-22T13:24:00Z">
              <w:rPr>
                <w:rFonts w:cs="Calibri"/>
              </w:rPr>
            </w:rPrChange>
          </w:rPr>
          <w:t>documentazione comune a tutte le tipologie di interventi, come specificatamente indicato nell’</w:t>
        </w:r>
        <w:r w:rsidRPr="00BF60F4">
          <w:rPr>
            <w:rFonts w:cs="Calibri"/>
            <w:i/>
            <w:iCs/>
            <w:sz w:val="22"/>
            <w:szCs w:val="22"/>
            <w:rPrChange w:id="20130" w:author="Oliosi Francesco (GSE)" w:date="2025-10-22T15:25:00Z" w16du:dateUtc="2025-10-22T13:25:00Z">
              <w:rPr>
                <w:rFonts w:cs="Calibri"/>
              </w:rPr>
            </w:rPrChange>
          </w:rPr>
          <w:t>Allegato 1</w:t>
        </w:r>
        <w:r w:rsidRPr="00BF60F4">
          <w:rPr>
            <w:rFonts w:cs="Calibri"/>
            <w:sz w:val="22"/>
            <w:szCs w:val="22"/>
            <w:rPrChange w:id="20131" w:author="Oliosi Francesco (GSE)" w:date="2025-10-22T15:24:00Z" w16du:dateUtc="2025-10-22T13:24:00Z">
              <w:rPr>
                <w:rFonts w:cs="Calibri"/>
              </w:rPr>
            </w:rPrChange>
          </w:rPr>
          <w:t xml:space="preserve">; </w:t>
        </w:r>
      </w:ins>
    </w:p>
    <w:p w14:paraId="1B2BB2D6" w14:textId="77777777" w:rsidR="00BF60F4" w:rsidRDefault="00BF60F4" w:rsidP="00BF60F4">
      <w:pPr>
        <w:numPr>
          <w:ilvl w:val="0"/>
          <w:numId w:val="560"/>
        </w:numPr>
        <w:spacing w:after="120" w:line="276" w:lineRule="auto"/>
        <w:ind w:hanging="294"/>
        <w:jc w:val="both"/>
        <w:rPr>
          <w:ins w:id="20132" w:author="Oliosi Francesco (GSE)" w:date="2025-10-22T15:24:00Z" w16du:dateUtc="2025-10-22T13:24:00Z"/>
          <w:rFonts w:cs="Calibri"/>
          <w:sz w:val="22"/>
          <w:szCs w:val="22"/>
        </w:rPr>
      </w:pPr>
      <w:ins w:id="20133" w:author="Oliosi Francesco (GSE)" w:date="2025-10-22T15:24:00Z" w16du:dateUtc="2025-10-22T13:24:00Z">
        <w:r w:rsidRPr="00BF60F4">
          <w:rPr>
            <w:rFonts w:cs="Calibri"/>
            <w:sz w:val="22"/>
            <w:szCs w:val="22"/>
            <w:rPrChange w:id="20134" w:author="Oliosi Francesco (GSE)" w:date="2025-10-22T15:24:00Z" w16du:dateUtc="2025-10-22T13:24:00Z">
              <w:rPr>
                <w:rFonts w:cs="Calibri"/>
              </w:rPr>
            </w:rPrChange>
          </w:rPr>
          <w:t>asseverazione di un tecnico abilitato secondo quanto indicato nell’</w:t>
        </w:r>
        <w:r w:rsidRPr="00BF60F4">
          <w:rPr>
            <w:rFonts w:cs="Calibri"/>
            <w:i/>
            <w:iCs/>
            <w:sz w:val="22"/>
            <w:szCs w:val="22"/>
            <w:rPrChange w:id="20135" w:author="Oliosi Francesco (GSE)" w:date="2025-10-22T15:25:00Z" w16du:dateUtc="2025-10-22T13:25:00Z">
              <w:rPr>
                <w:rFonts w:cs="Calibri"/>
              </w:rPr>
            </w:rPrChange>
          </w:rPr>
          <w:t xml:space="preserve">Allegato 2 </w:t>
        </w:r>
        <w:r w:rsidRPr="00BF60F4">
          <w:rPr>
            <w:rFonts w:cs="Calibri"/>
            <w:sz w:val="22"/>
            <w:szCs w:val="22"/>
            <w:rPrChange w:id="20136" w:author="Oliosi Francesco (GSE)" w:date="2025-10-22T15:24:00Z" w16du:dateUtc="2025-10-22T13:24:00Z">
              <w:rPr>
                <w:rFonts w:cs="Calibri"/>
              </w:rPr>
            </w:rPrChange>
          </w:rPr>
          <w:t xml:space="preserve">e nel </w:t>
        </w:r>
        <w:r w:rsidRPr="00BF60F4">
          <w:rPr>
            <w:rFonts w:cs="Calibri"/>
            <w:i/>
            <w:iCs/>
            <w:sz w:val="22"/>
            <w:szCs w:val="22"/>
            <w:rPrChange w:id="20137" w:author="Oliosi Francesco (GSE)" w:date="2025-10-22T15:25:00Z" w16du:dateUtc="2025-10-22T13:25:00Z">
              <w:rPr>
                <w:rFonts w:cs="Calibri"/>
              </w:rPr>
            </w:rPrChange>
          </w:rPr>
          <w:t>paragrafo 6.2</w:t>
        </w:r>
        <w:r w:rsidRPr="00BF60F4">
          <w:rPr>
            <w:rFonts w:cs="Calibri"/>
            <w:sz w:val="22"/>
            <w:szCs w:val="22"/>
            <w:rPrChange w:id="20138" w:author="Oliosi Francesco (GSE)" w:date="2025-10-22T15:24:00Z" w16du:dateUtc="2025-10-22T13:24:00Z">
              <w:rPr>
                <w:rFonts w:cs="Calibri"/>
              </w:rPr>
            </w:rPrChange>
          </w:rPr>
          <w:t xml:space="preserve">; </w:t>
        </w:r>
      </w:ins>
    </w:p>
    <w:p w14:paraId="4B4E4CE1" w14:textId="7222FEE2" w:rsidR="00BF60F4" w:rsidRPr="00BF60F4" w:rsidRDefault="00BF60F4">
      <w:pPr>
        <w:numPr>
          <w:ilvl w:val="0"/>
          <w:numId w:val="560"/>
        </w:numPr>
        <w:spacing w:after="120" w:line="276" w:lineRule="auto"/>
        <w:ind w:hanging="294"/>
        <w:jc w:val="both"/>
        <w:rPr>
          <w:ins w:id="20139" w:author="Oliosi Francesco (GSE)" w:date="2025-10-22T15:24:00Z" w16du:dateUtc="2025-10-22T13:24:00Z"/>
          <w:rFonts w:cs="Calibri"/>
          <w:sz w:val="22"/>
          <w:szCs w:val="22"/>
          <w:rPrChange w:id="20140" w:author="Oliosi Francesco (GSE)" w:date="2025-10-22T15:24:00Z" w16du:dateUtc="2025-10-22T13:24:00Z">
            <w:rPr>
              <w:ins w:id="20141" w:author="Oliosi Francesco (GSE)" w:date="2025-10-22T15:24:00Z" w16du:dateUtc="2025-10-22T13:24:00Z"/>
              <w:rFonts w:cs="Calibri"/>
            </w:rPr>
          </w:rPrChange>
        </w:rPr>
        <w:pPrChange w:id="20142" w:author="Oliosi Francesco (GSE)" w:date="2025-10-22T15:25:00Z" w16du:dateUtc="2025-10-22T13:25:00Z">
          <w:pPr>
            <w:numPr>
              <w:numId w:val="566"/>
            </w:numPr>
            <w:tabs>
              <w:tab w:val="num" w:pos="720"/>
            </w:tabs>
            <w:spacing w:after="120" w:line="276" w:lineRule="auto"/>
            <w:ind w:left="720" w:hanging="720"/>
            <w:jc w:val="both"/>
          </w:pPr>
        </w:pPrChange>
      </w:pPr>
      <w:ins w:id="20143" w:author="Oliosi Francesco (GSE)" w:date="2025-10-22T15:29:00Z" w16du:dateUtc="2025-10-22T13:29:00Z">
        <w:r>
          <w:rPr>
            <w:rFonts w:cs="Calibri"/>
            <w:sz w:val="22"/>
            <w:szCs w:val="22"/>
          </w:rPr>
          <w:t>r</w:t>
        </w:r>
      </w:ins>
      <w:ins w:id="20144" w:author="Oliosi Francesco (GSE)" w:date="2025-10-22T15:24:00Z" w16du:dateUtc="2025-10-22T13:24:00Z">
        <w:r w:rsidRPr="00BF60F4">
          <w:rPr>
            <w:rFonts w:cs="Calibri"/>
            <w:sz w:val="22"/>
            <w:szCs w:val="22"/>
            <w:rPrChange w:id="20145" w:author="Oliosi Francesco (GSE)" w:date="2025-10-22T15:24:00Z" w16du:dateUtc="2025-10-22T13:24:00Z">
              <w:rPr>
                <w:rFonts w:cs="Calibri"/>
              </w:rPr>
            </w:rPrChange>
          </w:rPr>
          <w:t>elazione tecnica di progetto timbrata e firmata dal progettista, contenente almeno i seguenti elementi:</w:t>
        </w:r>
      </w:ins>
    </w:p>
    <w:p w14:paraId="41B07230" w14:textId="77777777" w:rsidR="00BF60F4" w:rsidRPr="00BF60F4" w:rsidRDefault="00BF60F4">
      <w:pPr>
        <w:numPr>
          <w:ilvl w:val="1"/>
          <w:numId w:val="562"/>
        </w:numPr>
        <w:spacing w:after="120" w:line="276" w:lineRule="auto"/>
        <w:ind w:left="1134" w:hanging="283"/>
        <w:jc w:val="both"/>
        <w:rPr>
          <w:ins w:id="20146" w:author="Oliosi Francesco (GSE)" w:date="2025-10-22T15:25:00Z" w16du:dateUtc="2025-10-22T13:25:00Z"/>
          <w:sz w:val="22"/>
          <w:szCs w:val="22"/>
          <w:rPrChange w:id="20147" w:author="Oliosi Francesco (GSE)" w:date="2025-10-22T15:25:00Z" w16du:dateUtc="2025-10-22T13:25:00Z">
            <w:rPr>
              <w:ins w:id="20148" w:author="Oliosi Francesco (GSE)" w:date="2025-10-22T15:25:00Z" w16du:dateUtc="2025-10-22T13:25:00Z"/>
            </w:rPr>
          </w:rPrChange>
        </w:rPr>
        <w:pPrChange w:id="20149" w:author="Oliosi Francesco (GSE)" w:date="2025-10-22T15:30:00Z" w16du:dateUtc="2025-10-22T13:30:00Z">
          <w:pPr>
            <w:numPr>
              <w:ilvl w:val="1"/>
              <w:numId w:val="566"/>
            </w:numPr>
            <w:tabs>
              <w:tab w:val="num" w:pos="1440"/>
            </w:tabs>
            <w:spacing w:after="120" w:line="276" w:lineRule="auto"/>
            <w:ind w:left="1440" w:hanging="720"/>
            <w:jc w:val="both"/>
          </w:pPr>
        </w:pPrChange>
      </w:pPr>
      <w:ins w:id="20150" w:author="Oliosi Francesco (GSE)" w:date="2025-10-22T15:25:00Z" w16du:dateUtc="2025-10-22T13:25:00Z">
        <w:r w:rsidRPr="00BF60F4">
          <w:rPr>
            <w:sz w:val="22"/>
            <w:szCs w:val="22"/>
            <w:rPrChange w:id="20151" w:author="Oliosi Francesco (GSE)" w:date="2025-10-22T15:25:00Z" w16du:dateUtc="2025-10-22T13:25:00Z">
              <w:rPr/>
            </w:rPrChange>
          </w:rPr>
          <w:t xml:space="preserve">descrizione generale dell’intervento eseguito partendo dalla configurazione </w:t>
        </w:r>
        <w:r w:rsidRPr="00BF60F4">
          <w:rPr>
            <w:i/>
            <w:iCs/>
            <w:sz w:val="22"/>
            <w:szCs w:val="22"/>
            <w:rPrChange w:id="20152" w:author="Oliosi Francesco (GSE)" w:date="2025-10-22T15:25:00Z" w16du:dateUtc="2025-10-22T13:25:00Z">
              <w:rPr>
                <w:i/>
                <w:iCs/>
              </w:rPr>
            </w:rPrChange>
          </w:rPr>
          <w:t xml:space="preserve">ante-operam; </w:t>
        </w:r>
        <w:r w:rsidRPr="00BF60F4">
          <w:rPr>
            <w:iCs/>
            <w:sz w:val="22"/>
            <w:szCs w:val="22"/>
            <w:rPrChange w:id="20153" w:author="Oliosi Francesco (GSE)" w:date="2025-10-22T15:25:00Z" w16du:dateUtc="2025-10-22T13:25:00Z">
              <w:rPr>
                <w:iCs/>
              </w:rPr>
            </w:rPrChange>
          </w:rPr>
          <w:t>la descrizione del</w:t>
        </w:r>
        <w:r w:rsidRPr="00BF60F4">
          <w:rPr>
            <w:i/>
            <w:iCs/>
            <w:sz w:val="22"/>
            <w:szCs w:val="22"/>
            <w:rPrChange w:id="20154" w:author="Oliosi Francesco (GSE)" w:date="2025-10-22T15:25:00Z" w16du:dateUtc="2025-10-22T13:25:00Z">
              <w:rPr>
                <w:i/>
                <w:iCs/>
              </w:rPr>
            </w:rPrChange>
          </w:rPr>
          <w:t xml:space="preserve"> </w:t>
        </w:r>
        <w:r w:rsidRPr="00BF60F4">
          <w:rPr>
            <w:i/>
            <w:sz w:val="22"/>
            <w:szCs w:val="22"/>
            <w:rPrChange w:id="20155" w:author="Oliosi Francesco (GSE)" w:date="2025-10-22T15:25:00Z" w16du:dateUtc="2025-10-22T13:25:00Z">
              <w:rPr>
                <w:i/>
              </w:rPr>
            </w:rPrChange>
          </w:rPr>
          <w:t>post-operam</w:t>
        </w:r>
        <w:r w:rsidRPr="00BF60F4">
          <w:rPr>
            <w:sz w:val="22"/>
            <w:szCs w:val="22"/>
            <w:rPrChange w:id="20156" w:author="Oliosi Francesco (GSE)" w:date="2025-10-22T15:25:00Z" w16du:dateUtc="2025-10-22T13:25:00Z">
              <w:rPr/>
            </w:rPrChange>
          </w:rPr>
          <w:t xml:space="preserve"> deve essere supportata anche da schemi elettrici, con indicazione dei dispositivi installati e delle funzioni implementate;</w:t>
        </w:r>
      </w:ins>
    </w:p>
    <w:p w14:paraId="29196252" w14:textId="77777777" w:rsidR="00BF60F4" w:rsidRDefault="00BF60F4">
      <w:pPr>
        <w:numPr>
          <w:ilvl w:val="1"/>
          <w:numId w:val="562"/>
        </w:numPr>
        <w:spacing w:after="120" w:line="276" w:lineRule="auto"/>
        <w:ind w:left="1134" w:hanging="283"/>
        <w:jc w:val="both"/>
        <w:rPr>
          <w:ins w:id="20157" w:author="Oliosi Francesco (GSE)" w:date="2025-10-22T15:26:00Z" w16du:dateUtc="2025-10-22T13:26:00Z"/>
          <w:sz w:val="22"/>
          <w:szCs w:val="22"/>
        </w:rPr>
        <w:pPrChange w:id="20158" w:author="Oliosi Francesco (GSE)" w:date="2025-10-22T15:30:00Z" w16du:dateUtc="2025-10-22T13:30:00Z">
          <w:pPr>
            <w:numPr>
              <w:ilvl w:val="1"/>
              <w:numId w:val="568"/>
            </w:numPr>
            <w:spacing w:after="120" w:line="276" w:lineRule="auto"/>
            <w:ind w:left="993" w:hanging="284"/>
            <w:jc w:val="both"/>
          </w:pPr>
        </w:pPrChange>
      </w:pPr>
      <w:ins w:id="20159" w:author="Oliosi Francesco (GSE)" w:date="2025-10-22T15:25:00Z" w16du:dateUtc="2025-10-22T13:25:00Z">
        <w:r w:rsidRPr="00BF60F4">
          <w:rPr>
            <w:sz w:val="22"/>
            <w:szCs w:val="22"/>
            <w:rPrChange w:id="20160" w:author="Oliosi Francesco (GSE)" w:date="2025-10-22T15:25:00Z" w16du:dateUtc="2025-10-22T13:25:00Z">
              <w:rPr/>
            </w:rPrChange>
          </w:rPr>
          <w:t xml:space="preserve">produzione di schede dettagliate dei controlli di regolazione eseguiti come riportato nelle linee guida </w:t>
        </w:r>
        <w:r w:rsidRPr="00BF60F4">
          <w:rPr>
            <w:i/>
            <w:iCs/>
            <w:sz w:val="22"/>
            <w:szCs w:val="22"/>
            <w:rPrChange w:id="20161" w:author="Oliosi Francesco (GSE)" w:date="2025-10-22T15:27:00Z" w16du:dateUtc="2025-10-22T13:27:00Z">
              <w:rPr/>
            </w:rPrChange>
          </w:rPr>
          <w:t>CEI 205-18</w:t>
        </w:r>
        <w:r w:rsidRPr="00BF60F4">
          <w:rPr>
            <w:sz w:val="22"/>
            <w:szCs w:val="22"/>
            <w:rPrChange w:id="20162" w:author="Oliosi Francesco (GSE)" w:date="2025-10-22T15:25:00Z" w16du:dateUtc="2025-10-22T13:25:00Z">
              <w:rPr/>
            </w:rPrChange>
          </w:rPr>
          <w:t xml:space="preserve"> con particolare riferimento a: </w:t>
        </w:r>
        <w:r w:rsidRPr="00BF60F4">
          <w:rPr>
            <w:i/>
            <w:iCs/>
            <w:sz w:val="22"/>
            <w:szCs w:val="22"/>
            <w:rPrChange w:id="20163" w:author="Oliosi Francesco (GSE)" w:date="2025-10-22T15:27:00Z" w16du:dateUtc="2025-10-22T13:27:00Z">
              <w:rPr/>
            </w:rPrChange>
          </w:rPr>
          <w:t>tipologia di controllo, descrizione delle funzioni implementate, componenti utilizzati per assolvere alla funzione e breve descrizione del funzionamento</w:t>
        </w:r>
        <w:r w:rsidRPr="00BF60F4">
          <w:rPr>
            <w:sz w:val="22"/>
            <w:szCs w:val="22"/>
            <w:rPrChange w:id="20164" w:author="Oliosi Francesco (GSE)" w:date="2025-10-22T15:25:00Z" w16du:dateUtc="2025-10-22T13:25:00Z">
              <w:rPr/>
            </w:rPrChange>
          </w:rPr>
          <w:t>;</w:t>
        </w:r>
      </w:ins>
    </w:p>
    <w:p w14:paraId="3594E1B6" w14:textId="06BDB5CB" w:rsidR="00BF60F4" w:rsidRPr="00BF60F4" w:rsidRDefault="006E424B">
      <w:pPr>
        <w:numPr>
          <w:ilvl w:val="1"/>
          <w:numId w:val="562"/>
        </w:numPr>
        <w:spacing w:after="120" w:line="276" w:lineRule="auto"/>
        <w:ind w:left="1134" w:hanging="283"/>
        <w:jc w:val="both"/>
        <w:rPr>
          <w:ins w:id="20165" w:author="Oliosi Francesco (GSE)" w:date="2025-10-22T15:25:00Z" w16du:dateUtc="2025-10-22T13:25:00Z"/>
          <w:sz w:val="22"/>
          <w:szCs w:val="22"/>
          <w:rPrChange w:id="20166" w:author="Oliosi Francesco (GSE)" w:date="2025-10-22T15:25:00Z" w16du:dateUtc="2025-10-22T13:25:00Z">
            <w:rPr>
              <w:ins w:id="20167" w:author="Oliosi Francesco (GSE)" w:date="2025-10-22T15:25:00Z" w16du:dateUtc="2025-10-22T13:25:00Z"/>
            </w:rPr>
          </w:rPrChange>
        </w:rPr>
        <w:pPrChange w:id="20168" w:author="Oliosi Francesco (GSE)" w:date="2025-10-22T15:30:00Z" w16du:dateUtc="2025-10-22T13:30:00Z">
          <w:pPr>
            <w:numPr>
              <w:ilvl w:val="1"/>
              <w:numId w:val="566"/>
            </w:numPr>
            <w:tabs>
              <w:tab w:val="num" w:pos="1440"/>
            </w:tabs>
            <w:spacing w:after="120" w:line="276" w:lineRule="auto"/>
            <w:ind w:left="1440" w:hanging="720"/>
            <w:jc w:val="both"/>
          </w:pPr>
        </w:pPrChange>
      </w:pPr>
      <w:ins w:id="20169" w:author="Oliosi Francesco (GSE)" w:date="2025-10-22T15:33:00Z" w16du:dateUtc="2025-10-22T13:33:00Z">
        <w:r>
          <w:rPr>
            <w:sz w:val="22"/>
            <w:szCs w:val="22"/>
          </w:rPr>
          <w:t xml:space="preserve">descrizione e relativa </w:t>
        </w:r>
      </w:ins>
      <w:ins w:id="20170" w:author="Oliosi Francesco (GSE)" w:date="2025-10-22T15:28:00Z" w16du:dateUtc="2025-10-22T13:28:00Z">
        <w:r w:rsidR="00BF60F4">
          <w:rPr>
            <w:sz w:val="22"/>
            <w:szCs w:val="22"/>
          </w:rPr>
          <w:t>esplicitazione dei servizi soggetti</w:t>
        </w:r>
      </w:ins>
      <w:ins w:id="20171" w:author="Oliosi Francesco (GSE)" w:date="2025-10-22T15:29:00Z" w16du:dateUtc="2025-10-22T13:29:00Z">
        <w:r w:rsidR="00BF60F4">
          <w:rPr>
            <w:sz w:val="22"/>
            <w:szCs w:val="22"/>
          </w:rPr>
          <w:t xml:space="preserve"> a regolazione</w:t>
        </w:r>
      </w:ins>
      <w:ins w:id="20172" w:author="Oliosi Francesco (GSE)" w:date="2025-10-22T15:33:00Z" w16du:dateUtc="2025-10-22T13:33:00Z">
        <w:r>
          <w:rPr>
            <w:sz w:val="22"/>
            <w:szCs w:val="22"/>
          </w:rPr>
          <w:t>.</w:t>
        </w:r>
      </w:ins>
    </w:p>
    <w:p w14:paraId="732B76C3" w14:textId="2709AC00" w:rsidR="00BF60F4" w:rsidRPr="00BF60F4" w:rsidRDefault="00BF60F4">
      <w:pPr>
        <w:pStyle w:val="Paragrafoelenco"/>
        <w:numPr>
          <w:ilvl w:val="0"/>
          <w:numId w:val="560"/>
        </w:numPr>
        <w:spacing w:line="276" w:lineRule="auto"/>
        <w:rPr>
          <w:ins w:id="20173" w:author="Oliosi Francesco (GSE)" w:date="2025-10-22T15:29:00Z" w16du:dateUtc="2025-10-22T13:29:00Z"/>
          <w:sz w:val="22"/>
          <w:szCs w:val="22"/>
          <w:rPrChange w:id="20174" w:author="Oliosi Francesco (GSE)" w:date="2025-10-22T15:30:00Z" w16du:dateUtc="2025-10-22T13:30:00Z">
            <w:rPr>
              <w:ins w:id="20175" w:author="Oliosi Francesco (GSE)" w:date="2025-10-22T15:29:00Z" w16du:dateUtc="2025-10-22T13:29:00Z"/>
              <w:sz w:val="20"/>
              <w:szCs w:val="20"/>
            </w:rPr>
          </w:rPrChange>
        </w:rPr>
        <w:pPrChange w:id="20176" w:author="Oliosi Francesco (GSE)" w:date="2025-10-22T15:30:00Z" w16du:dateUtc="2025-10-22T13:30:00Z">
          <w:pPr>
            <w:pStyle w:val="Paragrafoelenco"/>
            <w:numPr>
              <w:numId w:val="566"/>
            </w:numPr>
            <w:tabs>
              <w:tab w:val="num" w:pos="720"/>
            </w:tabs>
            <w:ind w:hanging="720"/>
          </w:pPr>
        </w:pPrChange>
      </w:pPr>
      <w:ins w:id="20177" w:author="Oliosi Francesco (GSE)" w:date="2025-10-22T15:30:00Z" w16du:dateUtc="2025-10-22T13:30:00Z">
        <w:r>
          <w:rPr>
            <w:sz w:val="22"/>
            <w:szCs w:val="22"/>
          </w:rPr>
          <w:t>d</w:t>
        </w:r>
      </w:ins>
      <w:ins w:id="20178" w:author="Oliosi Francesco (GSE)" w:date="2025-10-22T15:29:00Z" w16du:dateUtc="2025-10-22T13:29:00Z">
        <w:r w:rsidRPr="00BF60F4">
          <w:rPr>
            <w:sz w:val="22"/>
            <w:szCs w:val="22"/>
            <w:rPrChange w:id="20179" w:author="Oliosi Francesco (GSE)" w:date="2025-10-22T15:30:00Z" w16du:dateUtc="2025-10-22T13:30:00Z">
              <w:rPr>
                <w:sz w:val="20"/>
                <w:szCs w:val="20"/>
              </w:rPr>
            </w:rPrChange>
          </w:rPr>
          <w:t>ocumentazione fotografica attestante l’intervento, raccolta in documento elettronico in formato PDF, con un minimo di 7 foto riportanti:</w:t>
        </w:r>
      </w:ins>
    </w:p>
    <w:p w14:paraId="6A45CB36" w14:textId="77777777" w:rsidR="006E424B" w:rsidRPr="006E424B" w:rsidRDefault="006E424B">
      <w:pPr>
        <w:numPr>
          <w:ilvl w:val="1"/>
          <w:numId w:val="564"/>
        </w:numPr>
        <w:spacing w:line="276" w:lineRule="auto"/>
        <w:ind w:left="1134" w:hanging="283"/>
        <w:jc w:val="both"/>
        <w:rPr>
          <w:ins w:id="20180" w:author="Oliosi Francesco (GSE)" w:date="2025-10-22T15:30:00Z" w16du:dateUtc="2025-10-22T13:30:00Z"/>
          <w:rFonts w:cs="Calibri"/>
          <w:sz w:val="22"/>
          <w:szCs w:val="22"/>
          <w:rPrChange w:id="20181" w:author="Oliosi Francesco (GSE)" w:date="2025-10-22T15:31:00Z" w16du:dateUtc="2025-10-22T13:31:00Z">
            <w:rPr>
              <w:ins w:id="20182" w:author="Oliosi Francesco (GSE)" w:date="2025-10-22T15:30:00Z" w16du:dateUtc="2025-10-22T13:30:00Z"/>
              <w:rFonts w:cs="Calibri"/>
            </w:rPr>
          </w:rPrChange>
        </w:rPr>
        <w:pPrChange w:id="20183" w:author="Oliosi Francesco (GSE)" w:date="2025-10-22T15:31:00Z" w16du:dateUtc="2025-10-22T13:31:00Z">
          <w:pPr>
            <w:numPr>
              <w:ilvl w:val="1"/>
              <w:numId w:val="570"/>
            </w:numPr>
            <w:spacing w:line="276" w:lineRule="auto"/>
            <w:ind w:left="568" w:hanging="284"/>
            <w:jc w:val="both"/>
          </w:pPr>
        </w:pPrChange>
      </w:pPr>
      <w:ins w:id="20184" w:author="Oliosi Francesco (GSE)" w:date="2025-10-22T15:30:00Z" w16du:dateUtc="2025-10-22T13:30:00Z">
        <w:r w:rsidRPr="006E424B">
          <w:rPr>
            <w:rFonts w:cs="Calibri"/>
            <w:sz w:val="22"/>
            <w:szCs w:val="22"/>
            <w:rPrChange w:id="20185" w:author="Oliosi Francesco (GSE)" w:date="2025-10-22T15:31:00Z" w16du:dateUtc="2025-10-22T13:31:00Z">
              <w:rPr>
                <w:rFonts w:cs="Calibri"/>
              </w:rPr>
            </w:rPrChange>
          </w:rPr>
          <w:t xml:space="preserve">vista d’insieme delle parti di impianto interessate dall’intervento </w:t>
        </w:r>
        <w:r w:rsidRPr="006E424B">
          <w:rPr>
            <w:rFonts w:cs="Calibri"/>
            <w:i/>
            <w:sz w:val="22"/>
            <w:szCs w:val="22"/>
            <w:rPrChange w:id="20186" w:author="Oliosi Francesco (GSE)" w:date="2025-10-22T15:31:00Z" w16du:dateUtc="2025-10-22T13:31:00Z">
              <w:rPr>
                <w:rFonts w:cs="Calibri"/>
                <w:i/>
              </w:rPr>
            </w:rPrChange>
          </w:rPr>
          <w:t>ante-operam</w:t>
        </w:r>
        <w:r w:rsidRPr="006E424B">
          <w:rPr>
            <w:rFonts w:cs="Calibri"/>
            <w:sz w:val="22"/>
            <w:szCs w:val="22"/>
            <w:rPrChange w:id="20187" w:author="Oliosi Francesco (GSE)" w:date="2025-10-22T15:31:00Z" w16du:dateUtc="2025-10-22T13:31:00Z">
              <w:rPr>
                <w:rFonts w:cs="Calibri"/>
              </w:rPr>
            </w:rPrChange>
          </w:rPr>
          <w:t>;</w:t>
        </w:r>
      </w:ins>
    </w:p>
    <w:p w14:paraId="1291CECE" w14:textId="77777777" w:rsidR="006E424B" w:rsidRPr="006E424B" w:rsidRDefault="006E424B">
      <w:pPr>
        <w:numPr>
          <w:ilvl w:val="1"/>
          <w:numId w:val="564"/>
        </w:numPr>
        <w:spacing w:line="276" w:lineRule="auto"/>
        <w:ind w:left="1134" w:hanging="283"/>
        <w:jc w:val="both"/>
        <w:rPr>
          <w:ins w:id="20188" w:author="Oliosi Francesco (GSE)" w:date="2025-10-22T15:30:00Z" w16du:dateUtc="2025-10-22T13:30:00Z"/>
          <w:rFonts w:cs="Calibri"/>
          <w:sz w:val="22"/>
          <w:szCs w:val="22"/>
          <w:rPrChange w:id="20189" w:author="Oliosi Francesco (GSE)" w:date="2025-10-22T15:31:00Z" w16du:dateUtc="2025-10-22T13:31:00Z">
            <w:rPr>
              <w:ins w:id="20190" w:author="Oliosi Francesco (GSE)" w:date="2025-10-22T15:30:00Z" w16du:dateUtc="2025-10-22T13:30:00Z"/>
              <w:rFonts w:cs="Calibri"/>
            </w:rPr>
          </w:rPrChange>
        </w:rPr>
        <w:pPrChange w:id="20191" w:author="Oliosi Francesco (GSE)" w:date="2025-10-22T15:31:00Z" w16du:dateUtc="2025-10-22T13:31:00Z">
          <w:pPr>
            <w:numPr>
              <w:ilvl w:val="1"/>
              <w:numId w:val="570"/>
            </w:numPr>
            <w:spacing w:line="276" w:lineRule="auto"/>
            <w:ind w:left="568" w:hanging="284"/>
            <w:jc w:val="both"/>
          </w:pPr>
        </w:pPrChange>
      </w:pPr>
      <w:ins w:id="20192" w:author="Oliosi Francesco (GSE)" w:date="2025-10-22T15:30:00Z" w16du:dateUtc="2025-10-22T13:30:00Z">
        <w:r w:rsidRPr="006E424B">
          <w:rPr>
            <w:rFonts w:cs="Calibri"/>
            <w:sz w:val="22"/>
            <w:szCs w:val="22"/>
            <w:rPrChange w:id="20193" w:author="Oliosi Francesco (GSE)" w:date="2025-10-22T15:31:00Z" w16du:dateUtc="2025-10-22T13:31:00Z">
              <w:rPr>
                <w:rFonts w:cs="Calibri"/>
              </w:rPr>
            </w:rPrChange>
          </w:rPr>
          <w:t xml:space="preserve">vista d’insieme delle parti di impianto </w:t>
        </w:r>
        <w:r w:rsidRPr="006E424B">
          <w:rPr>
            <w:rFonts w:cs="Calibri"/>
            <w:i/>
            <w:iCs/>
            <w:sz w:val="22"/>
            <w:szCs w:val="22"/>
            <w:rPrChange w:id="20194" w:author="Oliosi Francesco (GSE)" w:date="2025-10-22T15:31:00Z" w16du:dateUtc="2025-10-22T13:31:00Z">
              <w:rPr>
                <w:rFonts w:cs="Calibri"/>
              </w:rPr>
            </w:rPrChange>
          </w:rPr>
          <w:t>post</w:t>
        </w:r>
        <w:r w:rsidRPr="006E424B">
          <w:rPr>
            <w:rFonts w:cs="Calibri"/>
            <w:i/>
            <w:iCs/>
            <w:sz w:val="22"/>
            <w:szCs w:val="22"/>
            <w:rPrChange w:id="20195" w:author="Oliosi Francesco (GSE)" w:date="2025-10-22T15:31:00Z" w16du:dateUtc="2025-10-22T13:31:00Z">
              <w:rPr>
                <w:rFonts w:cs="Calibri"/>
                <w:i/>
              </w:rPr>
            </w:rPrChange>
          </w:rPr>
          <w:t>-operam</w:t>
        </w:r>
        <w:r w:rsidRPr="006E424B">
          <w:rPr>
            <w:rFonts w:cs="Calibri"/>
            <w:sz w:val="22"/>
            <w:szCs w:val="22"/>
            <w:rPrChange w:id="20196" w:author="Oliosi Francesco (GSE)" w:date="2025-10-22T15:31:00Z" w16du:dateUtc="2025-10-22T13:31:00Z">
              <w:rPr>
                <w:rFonts w:cs="Calibri"/>
              </w:rPr>
            </w:rPrChange>
          </w:rPr>
          <w:t>;</w:t>
        </w:r>
      </w:ins>
    </w:p>
    <w:p w14:paraId="46E59327" w14:textId="7E378FF4" w:rsidR="00BF60F4" w:rsidRPr="006E424B" w:rsidRDefault="006E424B">
      <w:pPr>
        <w:numPr>
          <w:ilvl w:val="1"/>
          <w:numId w:val="564"/>
        </w:numPr>
        <w:spacing w:line="276" w:lineRule="auto"/>
        <w:ind w:left="1134" w:hanging="283"/>
        <w:jc w:val="both"/>
        <w:rPr>
          <w:ins w:id="20197" w:author="Oliosi Francesco (GSE)" w:date="2025-10-22T15:29:00Z" w16du:dateUtc="2025-10-22T13:29:00Z"/>
          <w:rFonts w:cs="Calibri"/>
          <w:sz w:val="22"/>
          <w:szCs w:val="22"/>
          <w:rPrChange w:id="20198" w:author="Oliosi Francesco (GSE)" w:date="2025-10-22T15:32:00Z" w16du:dateUtc="2025-10-22T13:32:00Z">
            <w:rPr>
              <w:ins w:id="20199" w:author="Oliosi Francesco (GSE)" w:date="2025-10-22T15:29:00Z" w16du:dateUtc="2025-10-22T13:29:00Z"/>
            </w:rPr>
          </w:rPrChange>
        </w:rPr>
        <w:pPrChange w:id="20200" w:author="Oliosi Francesco (GSE)" w:date="2025-10-22T15:32:00Z" w16du:dateUtc="2025-10-22T13:32:00Z">
          <w:pPr>
            <w:pStyle w:val="Paragrafoelenco"/>
            <w:numPr>
              <w:numId w:val="566"/>
            </w:numPr>
            <w:tabs>
              <w:tab w:val="num" w:pos="720"/>
            </w:tabs>
            <w:ind w:hanging="720"/>
          </w:pPr>
        </w:pPrChange>
      </w:pPr>
      <w:ins w:id="20201" w:author="Oliosi Francesco (GSE)" w:date="2025-10-22T15:30:00Z" w16du:dateUtc="2025-10-22T13:30:00Z">
        <w:r w:rsidRPr="006E424B">
          <w:rPr>
            <w:rFonts w:cs="Calibri"/>
            <w:sz w:val="22"/>
            <w:szCs w:val="22"/>
            <w:rPrChange w:id="20202" w:author="Oliosi Francesco (GSE)" w:date="2025-10-22T15:31:00Z" w16du:dateUtc="2025-10-22T13:31:00Z">
              <w:rPr>
                <w:rFonts w:cs="Calibri"/>
              </w:rPr>
            </w:rPrChange>
          </w:rPr>
          <w:t>vista di dettaglio dei dispos</w:t>
        </w:r>
        <w:r w:rsidRPr="006E424B">
          <w:rPr>
            <w:rFonts w:cs="Calibri"/>
            <w:i/>
            <w:sz w:val="22"/>
            <w:szCs w:val="22"/>
            <w:rPrChange w:id="20203" w:author="Oliosi Francesco (GSE)" w:date="2025-10-22T15:31:00Z" w16du:dateUtc="2025-10-22T13:31:00Z">
              <w:rPr>
                <w:rFonts w:cs="Calibri"/>
                <w:i/>
              </w:rPr>
            </w:rPrChange>
          </w:rPr>
          <w:t>itivi descritti al punto precedente.</w:t>
        </w:r>
      </w:ins>
    </w:p>
    <w:p w14:paraId="08F5D9A2" w14:textId="77777777" w:rsidR="006E424B" w:rsidRPr="006E424B" w:rsidRDefault="006E424B">
      <w:pPr>
        <w:tabs>
          <w:tab w:val="left" w:pos="284"/>
        </w:tabs>
        <w:spacing w:before="240" w:after="120"/>
        <w:jc w:val="both"/>
        <w:rPr>
          <w:ins w:id="20204" w:author="Oliosi Francesco (GSE)" w:date="2025-10-22T15:31:00Z" w16du:dateUtc="2025-10-22T13:31:00Z"/>
          <w:rFonts w:cs="Calibri"/>
          <w:sz w:val="22"/>
          <w:szCs w:val="22"/>
          <w:rPrChange w:id="20205" w:author="Oliosi Francesco (GSE)" w:date="2025-10-22T15:32:00Z" w16du:dateUtc="2025-10-22T13:32:00Z">
            <w:rPr>
              <w:ins w:id="20206" w:author="Oliosi Francesco (GSE)" w:date="2025-10-22T15:31:00Z" w16du:dateUtc="2025-10-22T13:31:00Z"/>
              <w:rFonts w:cs="Calibri"/>
            </w:rPr>
          </w:rPrChange>
        </w:rPr>
        <w:pPrChange w:id="20207" w:author="Oliosi Francesco (GSE)" w:date="2025-10-22T15:32:00Z" w16du:dateUtc="2025-10-22T13:32:00Z">
          <w:pPr>
            <w:tabs>
              <w:tab w:val="left" w:pos="284"/>
            </w:tabs>
            <w:spacing w:before="240" w:after="120"/>
            <w:ind w:left="284"/>
            <w:jc w:val="both"/>
          </w:pPr>
        </w:pPrChange>
      </w:pPr>
      <w:ins w:id="20208" w:author="Oliosi Francesco (GSE)" w:date="2025-10-22T15:31:00Z" w16du:dateUtc="2025-10-22T13:31:00Z">
        <w:r w:rsidRPr="006E424B">
          <w:rPr>
            <w:rFonts w:cs="Calibri"/>
            <w:b/>
            <w:sz w:val="22"/>
            <w:szCs w:val="22"/>
            <w:u w:val="single"/>
            <w:rPrChange w:id="20209" w:author="Oliosi Francesco (GSE)" w:date="2025-10-22T15:32:00Z" w16du:dateUtc="2025-10-22T13:32:00Z">
              <w:rPr>
                <w:rFonts w:cs="Calibri"/>
                <w:b/>
                <w:u w:val="single"/>
              </w:rPr>
            </w:rPrChange>
          </w:rPr>
          <w:t>Documentazione da conservare a cura del Soggetto Responsabile:</w:t>
        </w:r>
      </w:ins>
    </w:p>
    <w:p w14:paraId="5AAAC86F" w14:textId="658B7A75" w:rsidR="006E424B" w:rsidRPr="006E424B" w:rsidRDefault="006E424B">
      <w:pPr>
        <w:numPr>
          <w:ilvl w:val="3"/>
          <w:numId w:val="565"/>
        </w:numPr>
        <w:spacing w:after="120" w:line="276" w:lineRule="auto"/>
        <w:ind w:left="709" w:hanging="283"/>
        <w:jc w:val="both"/>
        <w:rPr>
          <w:ins w:id="20210" w:author="Oliosi Francesco (GSE)" w:date="2025-10-22T15:31:00Z" w16du:dateUtc="2025-10-22T13:31:00Z"/>
          <w:rFonts w:cs="Calibri"/>
          <w:sz w:val="22"/>
          <w:szCs w:val="22"/>
          <w:rPrChange w:id="20211" w:author="Oliosi Francesco (GSE)" w:date="2025-10-22T15:32:00Z" w16du:dateUtc="2025-10-22T13:32:00Z">
            <w:rPr>
              <w:ins w:id="20212" w:author="Oliosi Francesco (GSE)" w:date="2025-10-22T15:31:00Z" w16du:dateUtc="2025-10-22T13:31:00Z"/>
              <w:rFonts w:cs="Calibri"/>
            </w:rPr>
          </w:rPrChange>
        </w:rPr>
        <w:pPrChange w:id="20213" w:author="Oliosi Francesco (GSE)" w:date="2025-10-22T15:32:00Z" w16du:dateUtc="2025-10-22T13:32:00Z">
          <w:pPr>
            <w:numPr>
              <w:ilvl w:val="3"/>
              <w:numId w:val="571"/>
            </w:numPr>
            <w:spacing w:after="120" w:line="276" w:lineRule="auto"/>
            <w:ind w:left="993" w:hanging="284"/>
            <w:jc w:val="both"/>
          </w:pPr>
        </w:pPrChange>
      </w:pPr>
      <w:ins w:id="20214" w:author="Oliosi Francesco (GSE)" w:date="2025-10-22T15:36:00Z" w16du:dateUtc="2025-10-22T13:36:00Z">
        <w:r>
          <w:rPr>
            <w:rFonts w:cs="Calibri"/>
            <w:sz w:val="22"/>
            <w:szCs w:val="22"/>
          </w:rPr>
          <w:t>s</w:t>
        </w:r>
      </w:ins>
      <w:ins w:id="20215" w:author="Oliosi Francesco (GSE)" w:date="2025-10-22T15:31:00Z" w16du:dateUtc="2025-10-22T13:31:00Z">
        <w:r w:rsidRPr="006E424B">
          <w:rPr>
            <w:rFonts w:cs="Calibri"/>
            <w:sz w:val="22"/>
            <w:szCs w:val="22"/>
            <w:rPrChange w:id="20216" w:author="Oliosi Francesco (GSE)" w:date="2025-10-22T15:32:00Z" w16du:dateUtc="2025-10-22T13:32:00Z">
              <w:rPr>
                <w:rFonts w:cs="Calibri"/>
              </w:rPr>
            </w:rPrChange>
          </w:rPr>
          <w:t>chede tecniche dei componenti installati fornite dal produttore;</w:t>
        </w:r>
      </w:ins>
    </w:p>
    <w:p w14:paraId="64D82715" w14:textId="77777777" w:rsidR="006E424B" w:rsidRPr="006E424B" w:rsidRDefault="006E424B">
      <w:pPr>
        <w:numPr>
          <w:ilvl w:val="3"/>
          <w:numId w:val="565"/>
        </w:numPr>
        <w:spacing w:after="120" w:line="276" w:lineRule="auto"/>
        <w:ind w:left="709" w:hanging="283"/>
        <w:jc w:val="both"/>
        <w:rPr>
          <w:ins w:id="20217" w:author="Oliosi Francesco (GSE)" w:date="2025-10-22T15:31:00Z" w16du:dateUtc="2025-10-22T13:31:00Z"/>
          <w:rFonts w:cs="Calibri"/>
          <w:sz w:val="22"/>
          <w:szCs w:val="22"/>
          <w:rPrChange w:id="20218" w:author="Oliosi Francesco (GSE)" w:date="2025-10-22T15:32:00Z" w16du:dateUtc="2025-10-22T13:32:00Z">
            <w:rPr>
              <w:ins w:id="20219" w:author="Oliosi Francesco (GSE)" w:date="2025-10-22T15:31:00Z" w16du:dateUtc="2025-10-22T13:31:00Z"/>
              <w:rFonts w:cs="Calibri"/>
            </w:rPr>
          </w:rPrChange>
        </w:rPr>
        <w:pPrChange w:id="20220" w:author="Oliosi Francesco (GSE)" w:date="2025-10-22T15:32:00Z" w16du:dateUtc="2025-10-22T13:32:00Z">
          <w:pPr>
            <w:numPr>
              <w:ilvl w:val="3"/>
              <w:numId w:val="571"/>
            </w:numPr>
            <w:spacing w:after="120" w:line="276" w:lineRule="auto"/>
            <w:ind w:left="993" w:hanging="284"/>
            <w:jc w:val="both"/>
          </w:pPr>
        </w:pPrChange>
      </w:pPr>
      <w:ins w:id="20221" w:author="Oliosi Francesco (GSE)" w:date="2025-10-22T15:31:00Z" w16du:dateUtc="2025-10-22T13:31:00Z">
        <w:r w:rsidRPr="006E424B">
          <w:rPr>
            <w:rFonts w:cs="Calibri"/>
            <w:sz w:val="22"/>
            <w:szCs w:val="22"/>
            <w:rPrChange w:id="20222" w:author="Oliosi Francesco (GSE)" w:date="2025-10-22T15:32:00Z" w16du:dateUtc="2025-10-22T13:32:00Z">
              <w:rPr>
                <w:rFonts w:cs="Calibri"/>
              </w:rPr>
            </w:rPrChange>
          </w:rPr>
          <w:t>schede tecniche delle funzioni di controllo implementate;</w:t>
        </w:r>
      </w:ins>
    </w:p>
    <w:p w14:paraId="63178AA2" w14:textId="77777777" w:rsidR="006E424B" w:rsidRPr="006E424B" w:rsidRDefault="006E424B">
      <w:pPr>
        <w:numPr>
          <w:ilvl w:val="3"/>
          <w:numId w:val="565"/>
        </w:numPr>
        <w:spacing w:after="120" w:line="276" w:lineRule="auto"/>
        <w:ind w:left="709" w:hanging="283"/>
        <w:jc w:val="both"/>
        <w:rPr>
          <w:ins w:id="20223" w:author="Oliosi Francesco (GSE)" w:date="2025-10-22T15:32:00Z" w16du:dateUtc="2025-10-22T13:32:00Z"/>
          <w:rFonts w:cs="Calibri"/>
          <w:sz w:val="22"/>
          <w:szCs w:val="22"/>
          <w:rPrChange w:id="20224" w:author="Oliosi Francesco (GSE)" w:date="2025-10-22T15:32:00Z" w16du:dateUtc="2025-10-22T13:32:00Z">
            <w:rPr>
              <w:ins w:id="20225" w:author="Oliosi Francesco (GSE)" w:date="2025-10-22T15:32:00Z" w16du:dateUtc="2025-10-22T13:32:00Z"/>
              <w:rFonts w:cs="Calibri"/>
            </w:rPr>
          </w:rPrChange>
        </w:rPr>
        <w:pPrChange w:id="20226" w:author="Oliosi Francesco (GSE)" w:date="2025-10-22T15:32:00Z" w16du:dateUtc="2025-10-22T13:32:00Z">
          <w:pPr>
            <w:numPr>
              <w:ilvl w:val="3"/>
              <w:numId w:val="571"/>
            </w:numPr>
            <w:spacing w:after="120" w:line="276" w:lineRule="auto"/>
            <w:ind w:left="993" w:hanging="284"/>
            <w:jc w:val="both"/>
          </w:pPr>
        </w:pPrChange>
      </w:pPr>
      <w:ins w:id="20227" w:author="Oliosi Francesco (GSE)" w:date="2025-10-22T15:31:00Z" w16du:dateUtc="2025-10-22T13:31:00Z">
        <w:r w:rsidRPr="006E424B">
          <w:rPr>
            <w:rFonts w:cs="Calibri"/>
            <w:sz w:val="22"/>
            <w:szCs w:val="22"/>
            <w:rPrChange w:id="20228" w:author="Oliosi Francesco (GSE)" w:date="2025-10-22T15:32:00Z" w16du:dateUtc="2025-10-22T13:32:00Z">
              <w:rPr>
                <w:rFonts w:cs="Calibri"/>
              </w:rPr>
            </w:rPrChange>
          </w:rPr>
          <w:t>pertinente titolo autorizzativo e/o abilitativo, ove previsto dalla vigente legislazione/normativa nazionale e locale;</w:t>
        </w:r>
      </w:ins>
    </w:p>
    <w:p w14:paraId="5DAFA6C5" w14:textId="77ADD6D4" w:rsidR="00BF60F4" w:rsidRPr="00840B0F" w:rsidRDefault="006E424B">
      <w:pPr>
        <w:numPr>
          <w:ilvl w:val="3"/>
          <w:numId w:val="565"/>
        </w:numPr>
        <w:spacing w:after="120" w:line="276" w:lineRule="auto"/>
        <w:ind w:left="709" w:hanging="283"/>
        <w:jc w:val="both"/>
        <w:rPr>
          <w:ins w:id="20229" w:author="Oliosi Francesco (GSE)" w:date="2025-10-22T15:21:00Z" w16du:dateUtc="2025-10-22T13:21:00Z"/>
          <w:rFonts w:cs="Calibri"/>
        </w:rPr>
        <w:pPrChange w:id="20230" w:author="Oliosi Francesco (GSE)" w:date="2025-10-22T15:32:00Z" w16du:dateUtc="2025-10-22T13:32:00Z">
          <w:pPr/>
        </w:pPrChange>
      </w:pPr>
      <w:ins w:id="20231" w:author="Oliosi Francesco (GSE)" w:date="2025-10-22T15:31:00Z" w16du:dateUtc="2025-10-22T13:31:00Z">
        <w:r w:rsidRPr="006E424B">
          <w:rPr>
            <w:rFonts w:cs="Calibri"/>
            <w:sz w:val="22"/>
            <w:szCs w:val="22"/>
            <w:rPrChange w:id="20232" w:author="Oliosi Francesco (GSE)" w:date="2025-10-22T15:32:00Z" w16du:dateUtc="2025-10-22T13:32:00Z">
              <w:rPr/>
            </w:rPrChange>
          </w:rPr>
          <w:t>libretto di manutenzione dell’impianto</w:t>
        </w:r>
        <w:r w:rsidRPr="00840B0F">
          <w:rPr>
            <w:rFonts w:cs="Calibri"/>
          </w:rPr>
          <w:t>.</w:t>
        </w:r>
      </w:ins>
    </w:p>
    <w:p w14:paraId="06FA7A03" w14:textId="74384568" w:rsidR="006E424B" w:rsidRDefault="006E424B">
      <w:pPr>
        <w:rPr>
          <w:ins w:id="20233" w:author="Oliosi Francesco (GSE)" w:date="2025-10-22T15:32:00Z" w16du:dateUtc="2025-10-22T13:32:00Z"/>
        </w:rPr>
      </w:pPr>
      <w:ins w:id="20234" w:author="Oliosi Francesco (GSE)" w:date="2025-10-22T15:32:00Z" w16du:dateUtc="2025-10-22T13:32:00Z">
        <w:r>
          <w:br w:type="page"/>
        </w:r>
      </w:ins>
    </w:p>
    <w:p w14:paraId="2DCBA962" w14:textId="77777777" w:rsidR="00BF60F4" w:rsidRPr="00DD14DA" w:rsidRDefault="00BF60F4">
      <w:pPr>
        <w:rPr>
          <w:ins w:id="20235" w:author="Visone Rossana (GSE)" w:date="2025-09-02T11:03:00Z" w16du:dateUtc="2025-09-02T09:03:00Z"/>
        </w:rPr>
        <w:pPrChange w:id="20236" w:author="Visone Rossana (GSE)" w:date="2025-09-02T11:03:00Z" w16du:dateUtc="2025-09-02T09:03:00Z">
          <w:pPr>
            <w:pStyle w:val="NORMALEGSE"/>
            <w:spacing w:after="120"/>
            <w:jc w:val="both"/>
          </w:pPr>
        </w:pPrChange>
      </w:pPr>
    </w:p>
    <w:p w14:paraId="4B51E2E9" w14:textId="1017C290" w:rsidR="00483B62" w:rsidRPr="00726C50" w:rsidDel="00DD14DA" w:rsidRDefault="00483B62">
      <w:pPr>
        <w:pStyle w:val="TITOLO20"/>
        <w:numPr>
          <w:ilvl w:val="1"/>
          <w:numId w:val="292"/>
        </w:numPr>
        <w:ind w:left="567" w:hanging="425"/>
        <w:outlineLvl w:val="1"/>
        <w:rPr>
          <w:del w:id="20237" w:author="Visone Rossana (GSE)" w:date="2025-09-02T11:03:00Z" w16du:dateUtc="2025-09-02T09:03:00Z"/>
          <w:rPrChange w:id="20238" w:author="Oliosi Francesco (GSE)" w:date="2025-10-15T10:47:00Z" w16du:dateUtc="2025-10-15T08:47:00Z">
            <w:rPr>
              <w:del w:id="20239" w:author="Visone Rossana (GSE)" w:date="2025-09-02T11:03:00Z" w16du:dateUtc="2025-09-02T09:03:00Z"/>
              <w:highlight w:val="cyan"/>
            </w:rPr>
          </w:rPrChange>
        </w:rPr>
        <w:pPrChange w:id="20240"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bookmarkStart w:id="20241" w:name="_Toc207870960"/>
      <w:del w:id="20242" w:author="Visone Rossana (GSE)" w:date="2025-09-02T11:03:00Z" w16du:dateUtc="2025-09-02T09:03:00Z">
        <w:r w:rsidDel="00DD14DA">
          <w:delText>Fotovoltaico</w:delText>
        </w:r>
        <w:r w:rsidRPr="00CA0C37" w:rsidDel="00DD14DA">
          <w:delText xml:space="preserve"> </w:delText>
        </w:r>
        <w:r w:rsidRPr="00726C50" w:rsidDel="00DD14DA">
          <w:rPr>
            <w:rPrChange w:id="20243" w:author="Oliosi Francesco (GSE)" w:date="2025-10-15T10:47:00Z" w16du:dateUtc="2025-10-15T08:47:00Z">
              <w:rPr>
                <w:highlight w:val="cyan"/>
              </w:rPr>
            </w:rPrChange>
          </w:rPr>
          <w:delText>versione da M7</w:delText>
        </w:r>
        <w:bookmarkStart w:id="20244" w:name="_Toc207969251"/>
        <w:bookmarkStart w:id="20245" w:name="_Toc207969483"/>
        <w:bookmarkStart w:id="20246" w:name="_Toc207970744"/>
        <w:bookmarkStart w:id="20247" w:name="_Toc208302402"/>
        <w:bookmarkStart w:id="20248" w:name="_Toc208307163"/>
        <w:bookmarkStart w:id="20249" w:name="_Toc208308661"/>
        <w:bookmarkStart w:id="20250" w:name="_Toc208309039"/>
        <w:bookmarkStart w:id="20251" w:name="_Toc208320763"/>
        <w:bookmarkStart w:id="20252" w:name="_Toc208322057"/>
        <w:bookmarkStart w:id="20253" w:name="_Toc208390068"/>
        <w:bookmarkStart w:id="20254" w:name="_Toc209518537"/>
        <w:bookmarkStart w:id="20255" w:name="_Toc209615505"/>
        <w:bookmarkStart w:id="20256" w:name="_Toc210029823"/>
        <w:bookmarkStart w:id="20257" w:name="_Toc210030155"/>
        <w:bookmarkStart w:id="20258" w:name="_Toc210312136"/>
        <w:bookmarkStart w:id="20259" w:name="_Toc210659007"/>
        <w:bookmarkStart w:id="20260" w:name="_Toc211327533"/>
        <w:bookmarkStart w:id="20261" w:name="_Toc212462612"/>
        <w:bookmarkEnd w:id="20241"/>
        <w:bookmarkEnd w:id="20244"/>
        <w:bookmarkEnd w:id="20245"/>
        <w:bookmarkEnd w:id="20246"/>
        <w:bookmarkEnd w:id="20247"/>
        <w:bookmarkEnd w:id="20248"/>
        <w:bookmarkEnd w:id="20249"/>
        <w:bookmarkEnd w:id="20250"/>
        <w:bookmarkEnd w:id="20251"/>
        <w:bookmarkEnd w:id="20252"/>
        <w:bookmarkEnd w:id="20253"/>
        <w:bookmarkEnd w:id="20254"/>
        <w:bookmarkEnd w:id="20255"/>
        <w:bookmarkEnd w:id="20256"/>
        <w:bookmarkEnd w:id="20257"/>
        <w:bookmarkEnd w:id="20258"/>
        <w:bookmarkEnd w:id="20259"/>
        <w:bookmarkEnd w:id="20260"/>
        <w:bookmarkEnd w:id="20261"/>
      </w:del>
    </w:p>
    <w:p w14:paraId="4124992F" w14:textId="77244193" w:rsidR="00483B62" w:rsidDel="00DD14DA" w:rsidRDefault="00483B62">
      <w:pPr>
        <w:pStyle w:val="TITOLO20"/>
        <w:numPr>
          <w:ilvl w:val="1"/>
          <w:numId w:val="292"/>
        </w:numPr>
        <w:ind w:left="567" w:hanging="425"/>
        <w:outlineLvl w:val="1"/>
        <w:rPr>
          <w:del w:id="20262" w:author="Visone Rossana (GSE)" w:date="2025-09-02T11:03:00Z" w16du:dateUtc="2025-09-02T09:03:00Z"/>
        </w:rPr>
        <w:pPrChange w:id="20263" w:author="Visone Rossana (GSE)" w:date="2025-10-17T17:32:00Z" w16du:dateUtc="2025-10-17T15:32:00Z">
          <w:pPr>
            <w:jc w:val="both"/>
          </w:pPr>
        </w:pPrChange>
      </w:pPr>
      <w:del w:id="20264" w:author="Visone Rossana (GSE)" w:date="2025-09-02T11:03:00Z" w16du:dateUtc="2025-09-02T09:03:00Z">
        <w:r w:rsidDel="00DD14DA">
          <w:delText>L’intervento consiste nella installazione di impianti solari fotovoltaici e relativi sistemi di accumulo, presso:</w:delText>
        </w:r>
        <w:bookmarkStart w:id="20265" w:name="_Toc207969252"/>
        <w:bookmarkStart w:id="20266" w:name="_Toc207969484"/>
        <w:bookmarkStart w:id="20267" w:name="_Toc207970745"/>
        <w:bookmarkStart w:id="20268" w:name="_Toc208302403"/>
        <w:bookmarkStart w:id="20269" w:name="_Toc208307164"/>
        <w:bookmarkStart w:id="20270" w:name="_Toc208308662"/>
        <w:bookmarkStart w:id="20271" w:name="_Toc208309040"/>
        <w:bookmarkStart w:id="20272" w:name="_Toc208320764"/>
        <w:bookmarkStart w:id="20273" w:name="_Toc208322058"/>
        <w:bookmarkStart w:id="20274" w:name="_Toc208390069"/>
        <w:bookmarkStart w:id="20275" w:name="_Toc209518538"/>
        <w:bookmarkStart w:id="20276" w:name="_Toc209615506"/>
        <w:bookmarkStart w:id="20277" w:name="_Toc210029824"/>
        <w:bookmarkStart w:id="20278" w:name="_Toc210030156"/>
        <w:bookmarkStart w:id="20279" w:name="_Toc210312137"/>
        <w:bookmarkStart w:id="20280" w:name="_Toc210659008"/>
        <w:bookmarkStart w:id="20281" w:name="_Toc211327534"/>
        <w:bookmarkStart w:id="20282" w:name="_Toc212462613"/>
        <w:bookmarkEnd w:id="20265"/>
        <w:bookmarkEnd w:id="20266"/>
        <w:bookmarkEnd w:id="20267"/>
        <w:bookmarkEnd w:id="20268"/>
        <w:bookmarkEnd w:id="20269"/>
        <w:bookmarkEnd w:id="20270"/>
        <w:bookmarkEnd w:id="20271"/>
        <w:bookmarkEnd w:id="20272"/>
        <w:bookmarkEnd w:id="20273"/>
        <w:bookmarkEnd w:id="20274"/>
        <w:bookmarkEnd w:id="20275"/>
        <w:bookmarkEnd w:id="20276"/>
        <w:bookmarkEnd w:id="20277"/>
        <w:bookmarkEnd w:id="20278"/>
        <w:bookmarkEnd w:id="20279"/>
        <w:bookmarkEnd w:id="20280"/>
        <w:bookmarkEnd w:id="20281"/>
        <w:bookmarkEnd w:id="20282"/>
      </w:del>
    </w:p>
    <w:p w14:paraId="341583F4" w14:textId="7983B2CE" w:rsidR="00483B62" w:rsidDel="00DD14DA" w:rsidRDefault="00483B62">
      <w:pPr>
        <w:pStyle w:val="TITOLO20"/>
        <w:numPr>
          <w:ilvl w:val="1"/>
          <w:numId w:val="292"/>
        </w:numPr>
        <w:ind w:left="567" w:hanging="425"/>
        <w:outlineLvl w:val="1"/>
        <w:rPr>
          <w:del w:id="20283" w:author="Visone Rossana (GSE)" w:date="2025-09-02T11:03:00Z" w16du:dateUtc="2025-09-02T09:03:00Z"/>
        </w:rPr>
        <w:pPrChange w:id="20284" w:author="Visone Rossana (GSE)" w:date="2025-10-17T17:32:00Z" w16du:dateUtc="2025-10-17T15:32:00Z">
          <w:pPr>
            <w:pStyle w:val="Paragrafoelenco"/>
            <w:numPr>
              <w:numId w:val="56"/>
            </w:numPr>
            <w:ind w:hanging="360"/>
            <w:jc w:val="both"/>
          </w:pPr>
        </w:pPrChange>
      </w:pPr>
      <w:del w:id="20285" w:author="Visone Rossana (GSE)" w:date="2025-09-02T11:03:00Z" w16du:dateUtc="2025-09-02T09:03:00Z">
        <w:r w:rsidDel="00DD14DA">
          <w:delText>l’edificio o nelle relative pertinenze (di seguito fotovoltaico in sito);</w:delText>
        </w:r>
        <w:bookmarkStart w:id="20286" w:name="_Toc207969253"/>
        <w:bookmarkStart w:id="20287" w:name="_Toc207969485"/>
        <w:bookmarkStart w:id="20288" w:name="_Toc207970746"/>
        <w:bookmarkStart w:id="20289" w:name="_Toc208302404"/>
        <w:bookmarkStart w:id="20290" w:name="_Toc208307165"/>
        <w:bookmarkStart w:id="20291" w:name="_Toc208308663"/>
        <w:bookmarkStart w:id="20292" w:name="_Toc208309041"/>
        <w:bookmarkStart w:id="20293" w:name="_Toc208320765"/>
        <w:bookmarkStart w:id="20294" w:name="_Toc208322059"/>
        <w:bookmarkStart w:id="20295" w:name="_Toc208390070"/>
        <w:bookmarkStart w:id="20296" w:name="_Toc209518539"/>
        <w:bookmarkStart w:id="20297" w:name="_Toc209615507"/>
        <w:bookmarkStart w:id="20298" w:name="_Toc210029825"/>
        <w:bookmarkStart w:id="20299" w:name="_Toc210030157"/>
        <w:bookmarkStart w:id="20300" w:name="_Toc210312138"/>
        <w:bookmarkStart w:id="20301" w:name="_Toc210659009"/>
        <w:bookmarkStart w:id="20302" w:name="_Toc211327535"/>
        <w:bookmarkStart w:id="20303" w:name="_Toc212462614"/>
        <w:bookmarkEnd w:id="20286"/>
        <w:bookmarkEnd w:id="20287"/>
        <w:bookmarkEnd w:id="20288"/>
        <w:bookmarkEnd w:id="20289"/>
        <w:bookmarkEnd w:id="20290"/>
        <w:bookmarkEnd w:id="20291"/>
        <w:bookmarkEnd w:id="20292"/>
        <w:bookmarkEnd w:id="20293"/>
        <w:bookmarkEnd w:id="20294"/>
        <w:bookmarkEnd w:id="20295"/>
        <w:bookmarkEnd w:id="20296"/>
        <w:bookmarkEnd w:id="20297"/>
        <w:bookmarkEnd w:id="20298"/>
        <w:bookmarkEnd w:id="20299"/>
        <w:bookmarkEnd w:id="20300"/>
        <w:bookmarkEnd w:id="20301"/>
        <w:bookmarkEnd w:id="20302"/>
        <w:bookmarkEnd w:id="20303"/>
      </w:del>
    </w:p>
    <w:p w14:paraId="3874065A" w14:textId="6F8FA371" w:rsidR="00483B62" w:rsidRPr="00726C50" w:rsidDel="00DD14DA" w:rsidRDefault="00483B62">
      <w:pPr>
        <w:pStyle w:val="TITOLO20"/>
        <w:numPr>
          <w:ilvl w:val="1"/>
          <w:numId w:val="292"/>
        </w:numPr>
        <w:ind w:left="567" w:hanging="425"/>
        <w:outlineLvl w:val="1"/>
        <w:rPr>
          <w:del w:id="20304" w:author="Visone Rossana (GSE)" w:date="2025-09-02T11:03:00Z" w16du:dateUtc="2025-09-02T09:03:00Z"/>
          <w:rPrChange w:id="20305" w:author="Oliosi Francesco (GSE)" w:date="2025-10-15T10:47:00Z" w16du:dateUtc="2025-10-15T08:47:00Z">
            <w:rPr>
              <w:del w:id="20306" w:author="Visone Rossana (GSE)" w:date="2025-09-02T11:03:00Z" w16du:dateUtc="2025-09-02T09:03:00Z"/>
              <w:highlight w:val="yellow"/>
            </w:rPr>
          </w:rPrChange>
        </w:rPr>
        <w:pPrChange w:id="20307" w:author="Visone Rossana (GSE)" w:date="2025-10-17T17:32:00Z" w16du:dateUtc="2025-10-17T15:32:00Z">
          <w:pPr>
            <w:pStyle w:val="Paragrafoelenco"/>
            <w:numPr>
              <w:numId w:val="56"/>
            </w:numPr>
            <w:ind w:hanging="360"/>
            <w:jc w:val="both"/>
          </w:pPr>
        </w:pPrChange>
      </w:pPr>
      <w:del w:id="20308" w:author="Visone Rossana (GSE)" w:date="2025-09-02T11:03:00Z" w16du:dateUtc="2025-09-02T09:03:00Z">
        <w:r w:rsidRPr="00726C50" w:rsidDel="00DD14DA">
          <w:rPr>
            <w:rPrChange w:id="20309" w:author="Oliosi Francesco (GSE)" w:date="2025-10-15T10:47:00Z" w16du:dateUtc="2025-10-15T08:47:00Z">
              <w:rPr>
                <w:highlight w:val="yellow"/>
              </w:rPr>
            </w:rPrChange>
          </w:rPr>
          <w:delText>in un’area differente dalle precedenti purché nella disponibilità di uno dei proprietari degli immobili che costituiscono il lotto (di seguito fotovoltaico a distanza).</w:delText>
        </w:r>
        <w:bookmarkStart w:id="20310" w:name="_Toc207969254"/>
        <w:bookmarkStart w:id="20311" w:name="_Toc207969486"/>
        <w:bookmarkStart w:id="20312" w:name="_Toc207970747"/>
        <w:bookmarkStart w:id="20313" w:name="_Toc208302405"/>
        <w:bookmarkStart w:id="20314" w:name="_Toc208307166"/>
        <w:bookmarkStart w:id="20315" w:name="_Toc208308664"/>
        <w:bookmarkStart w:id="20316" w:name="_Toc208309042"/>
        <w:bookmarkStart w:id="20317" w:name="_Toc208320766"/>
        <w:bookmarkStart w:id="20318" w:name="_Toc208322060"/>
        <w:bookmarkStart w:id="20319" w:name="_Toc208390071"/>
        <w:bookmarkStart w:id="20320" w:name="_Toc209518540"/>
        <w:bookmarkStart w:id="20321" w:name="_Toc209615508"/>
        <w:bookmarkStart w:id="20322" w:name="_Toc210029826"/>
        <w:bookmarkStart w:id="20323" w:name="_Toc210030158"/>
        <w:bookmarkStart w:id="20324" w:name="_Toc210312139"/>
        <w:bookmarkStart w:id="20325" w:name="_Toc210659010"/>
        <w:bookmarkStart w:id="20326" w:name="_Toc211327536"/>
        <w:bookmarkStart w:id="20327" w:name="_Toc212462615"/>
        <w:bookmarkEnd w:id="20310"/>
        <w:bookmarkEnd w:id="20311"/>
        <w:bookmarkEnd w:id="20312"/>
        <w:bookmarkEnd w:id="20313"/>
        <w:bookmarkEnd w:id="20314"/>
        <w:bookmarkEnd w:id="20315"/>
        <w:bookmarkEnd w:id="20316"/>
        <w:bookmarkEnd w:id="20317"/>
        <w:bookmarkEnd w:id="20318"/>
        <w:bookmarkEnd w:id="20319"/>
        <w:bookmarkEnd w:id="20320"/>
        <w:bookmarkEnd w:id="20321"/>
        <w:bookmarkEnd w:id="20322"/>
        <w:bookmarkEnd w:id="20323"/>
        <w:bookmarkEnd w:id="20324"/>
        <w:bookmarkEnd w:id="20325"/>
        <w:bookmarkEnd w:id="20326"/>
        <w:bookmarkEnd w:id="20327"/>
      </w:del>
    </w:p>
    <w:p w14:paraId="562474F3" w14:textId="24079A89" w:rsidR="00483B62" w:rsidDel="00DD14DA" w:rsidRDefault="00483B62">
      <w:pPr>
        <w:pStyle w:val="TITOLO20"/>
        <w:numPr>
          <w:ilvl w:val="1"/>
          <w:numId w:val="292"/>
        </w:numPr>
        <w:ind w:left="567" w:hanging="425"/>
        <w:outlineLvl w:val="1"/>
        <w:rPr>
          <w:del w:id="20328" w:author="Visone Rossana (GSE)" w:date="2025-09-02T11:03:00Z" w16du:dateUtc="2025-09-02T09:03:00Z"/>
        </w:rPr>
        <w:pPrChange w:id="20329" w:author="Visone Rossana (GSE)" w:date="2025-10-17T17:32:00Z" w16du:dateUtc="2025-10-17T15:32:00Z">
          <w:pPr>
            <w:jc w:val="both"/>
          </w:pPr>
        </w:pPrChange>
      </w:pPr>
      <w:del w:id="20330" w:author="Visone Rossana (GSE)" w:date="2025-09-02T11:03:00Z" w16du:dateUtc="2025-09-02T09:03:00Z">
        <w:r w:rsidDel="00DD14DA">
          <w:delText xml:space="preserve">In entrambe le casistiche l’intervento sarà ammissibile a condizione che l’intervento sia realizzato congiuntamente alla sostituzione di impianti di climatizzazione invernale esistenti con impianti di climatizzazione invernale dotati di pompe di calore elettriche. </w:delText>
        </w:r>
        <w:bookmarkStart w:id="20331" w:name="_Toc207969255"/>
        <w:bookmarkStart w:id="20332" w:name="_Toc207969487"/>
        <w:bookmarkStart w:id="20333" w:name="_Toc207970748"/>
        <w:bookmarkStart w:id="20334" w:name="_Toc208302406"/>
        <w:bookmarkStart w:id="20335" w:name="_Toc208307167"/>
        <w:bookmarkStart w:id="20336" w:name="_Toc208308665"/>
        <w:bookmarkStart w:id="20337" w:name="_Toc208309043"/>
        <w:bookmarkStart w:id="20338" w:name="_Toc208320767"/>
        <w:bookmarkStart w:id="20339" w:name="_Toc208322061"/>
        <w:bookmarkStart w:id="20340" w:name="_Toc208390072"/>
        <w:bookmarkStart w:id="20341" w:name="_Toc209518541"/>
        <w:bookmarkStart w:id="20342" w:name="_Toc209615509"/>
        <w:bookmarkStart w:id="20343" w:name="_Toc210029827"/>
        <w:bookmarkStart w:id="20344" w:name="_Toc210030159"/>
        <w:bookmarkStart w:id="20345" w:name="_Toc210312140"/>
        <w:bookmarkStart w:id="20346" w:name="_Toc210659011"/>
        <w:bookmarkStart w:id="20347" w:name="_Toc211327537"/>
        <w:bookmarkStart w:id="20348" w:name="_Toc212462616"/>
        <w:bookmarkEnd w:id="20331"/>
        <w:bookmarkEnd w:id="20332"/>
        <w:bookmarkEnd w:id="20333"/>
        <w:bookmarkEnd w:id="20334"/>
        <w:bookmarkEnd w:id="20335"/>
        <w:bookmarkEnd w:id="20336"/>
        <w:bookmarkEnd w:id="20337"/>
        <w:bookmarkEnd w:id="20338"/>
        <w:bookmarkEnd w:id="20339"/>
        <w:bookmarkEnd w:id="20340"/>
        <w:bookmarkEnd w:id="20341"/>
        <w:bookmarkEnd w:id="20342"/>
        <w:bookmarkEnd w:id="20343"/>
        <w:bookmarkEnd w:id="20344"/>
        <w:bookmarkEnd w:id="20345"/>
        <w:bookmarkEnd w:id="20346"/>
        <w:bookmarkEnd w:id="20347"/>
        <w:bookmarkEnd w:id="20348"/>
      </w:del>
    </w:p>
    <w:p w14:paraId="4FA76857" w14:textId="3496F8E6" w:rsidR="00483B62" w:rsidDel="00DD14DA" w:rsidRDefault="00483B62">
      <w:pPr>
        <w:pStyle w:val="TITOLO20"/>
        <w:numPr>
          <w:ilvl w:val="1"/>
          <w:numId w:val="292"/>
        </w:numPr>
        <w:ind w:left="567" w:hanging="425"/>
        <w:outlineLvl w:val="1"/>
        <w:rPr>
          <w:del w:id="20349" w:author="Visone Rossana (GSE)" w:date="2025-09-02T11:03:00Z" w16du:dateUtc="2025-09-02T09:03:00Z"/>
        </w:rPr>
        <w:pPrChange w:id="20350" w:author="Visone Rossana (GSE)" w:date="2025-10-17T17:32:00Z" w16du:dateUtc="2025-10-17T15:32:00Z">
          <w:pPr>
            <w:jc w:val="both"/>
          </w:pPr>
        </w:pPrChange>
      </w:pPr>
      <w:del w:id="20351" w:author="Visone Rossana (GSE)" w:date="2025-09-02T11:03:00Z" w16du:dateUtc="2025-09-02T09:03:00Z">
        <w:r w:rsidDel="00DD14DA">
          <w:delText>Di seguito si riportano alcuni requisiti specifici dell’intervento in relazione al sito di installazione.</w:delText>
        </w:r>
        <w:bookmarkStart w:id="20352" w:name="_Toc207969256"/>
        <w:bookmarkStart w:id="20353" w:name="_Toc207969488"/>
        <w:bookmarkStart w:id="20354" w:name="_Toc207970749"/>
        <w:bookmarkStart w:id="20355" w:name="_Toc208302407"/>
        <w:bookmarkStart w:id="20356" w:name="_Toc208307168"/>
        <w:bookmarkStart w:id="20357" w:name="_Toc208308666"/>
        <w:bookmarkStart w:id="20358" w:name="_Toc208309044"/>
        <w:bookmarkStart w:id="20359" w:name="_Toc208320768"/>
        <w:bookmarkStart w:id="20360" w:name="_Toc208322062"/>
        <w:bookmarkStart w:id="20361" w:name="_Toc208390073"/>
        <w:bookmarkStart w:id="20362" w:name="_Toc209518542"/>
        <w:bookmarkStart w:id="20363" w:name="_Toc209615510"/>
        <w:bookmarkStart w:id="20364" w:name="_Toc210029828"/>
        <w:bookmarkStart w:id="20365" w:name="_Toc210030160"/>
        <w:bookmarkStart w:id="20366" w:name="_Toc210312141"/>
        <w:bookmarkStart w:id="20367" w:name="_Toc210659012"/>
        <w:bookmarkStart w:id="20368" w:name="_Toc211327538"/>
        <w:bookmarkStart w:id="20369" w:name="_Toc212462617"/>
        <w:bookmarkEnd w:id="20352"/>
        <w:bookmarkEnd w:id="20353"/>
        <w:bookmarkEnd w:id="20354"/>
        <w:bookmarkEnd w:id="20355"/>
        <w:bookmarkEnd w:id="20356"/>
        <w:bookmarkEnd w:id="20357"/>
        <w:bookmarkEnd w:id="20358"/>
        <w:bookmarkEnd w:id="20359"/>
        <w:bookmarkEnd w:id="20360"/>
        <w:bookmarkEnd w:id="20361"/>
        <w:bookmarkEnd w:id="20362"/>
        <w:bookmarkEnd w:id="20363"/>
        <w:bookmarkEnd w:id="20364"/>
        <w:bookmarkEnd w:id="20365"/>
        <w:bookmarkEnd w:id="20366"/>
        <w:bookmarkEnd w:id="20367"/>
        <w:bookmarkEnd w:id="20368"/>
        <w:bookmarkEnd w:id="20369"/>
      </w:del>
    </w:p>
    <w:p w14:paraId="645AB82E" w14:textId="4A184C2C" w:rsidR="00483B62" w:rsidRPr="00C078CF" w:rsidDel="00DD14DA" w:rsidRDefault="00483B62">
      <w:pPr>
        <w:pStyle w:val="TITOLO20"/>
        <w:numPr>
          <w:ilvl w:val="1"/>
          <w:numId w:val="292"/>
        </w:numPr>
        <w:ind w:left="567" w:hanging="425"/>
        <w:outlineLvl w:val="1"/>
        <w:rPr>
          <w:del w:id="20370" w:author="Visone Rossana (GSE)" w:date="2025-09-02T11:03:00Z" w16du:dateUtc="2025-09-02T09:03:00Z"/>
        </w:rPr>
        <w:pPrChange w:id="20371" w:author="Visone Rossana (GSE)" w:date="2025-10-17T17:32:00Z" w16du:dateUtc="2025-10-17T15:32:00Z">
          <w:pPr>
            <w:jc w:val="both"/>
          </w:pPr>
        </w:pPrChange>
      </w:pPr>
      <w:del w:id="20372" w:author="Visone Rossana (GSE)" w:date="2025-09-02T11:03:00Z" w16du:dateUtc="2025-09-02T09:03:00Z">
        <w:r w:rsidRPr="00726C50" w:rsidDel="00DD14DA">
          <w:rPr>
            <w:rPrChange w:id="20373" w:author="Oliosi Francesco (GSE)" w:date="2025-10-15T10:47:00Z" w16du:dateUtc="2025-10-15T08:47:00Z">
              <w:rPr>
                <w:highlight w:val="yellow"/>
              </w:rPr>
            </w:rPrChange>
          </w:rPr>
          <w:delText>Fotovoltaico in sito non inserito in Ct 3.0</w:delText>
        </w:r>
        <w:bookmarkStart w:id="20374" w:name="_Toc207969257"/>
        <w:bookmarkStart w:id="20375" w:name="_Toc207969489"/>
        <w:bookmarkStart w:id="20376" w:name="_Toc207970750"/>
        <w:bookmarkStart w:id="20377" w:name="_Toc208302408"/>
        <w:bookmarkStart w:id="20378" w:name="_Toc208307169"/>
        <w:bookmarkStart w:id="20379" w:name="_Toc208308667"/>
        <w:bookmarkStart w:id="20380" w:name="_Toc208309045"/>
        <w:bookmarkStart w:id="20381" w:name="_Toc208320769"/>
        <w:bookmarkStart w:id="20382" w:name="_Toc208322063"/>
        <w:bookmarkStart w:id="20383" w:name="_Toc208390074"/>
        <w:bookmarkStart w:id="20384" w:name="_Toc209518543"/>
        <w:bookmarkStart w:id="20385" w:name="_Toc209615511"/>
        <w:bookmarkStart w:id="20386" w:name="_Toc210029829"/>
        <w:bookmarkStart w:id="20387" w:name="_Toc210030161"/>
        <w:bookmarkStart w:id="20388" w:name="_Toc210312142"/>
        <w:bookmarkStart w:id="20389" w:name="_Toc210659013"/>
        <w:bookmarkStart w:id="20390" w:name="_Toc211327539"/>
        <w:bookmarkStart w:id="20391" w:name="_Toc212462618"/>
        <w:bookmarkEnd w:id="20374"/>
        <w:bookmarkEnd w:id="20375"/>
        <w:bookmarkEnd w:id="20376"/>
        <w:bookmarkEnd w:id="20377"/>
        <w:bookmarkEnd w:id="20378"/>
        <w:bookmarkEnd w:id="20379"/>
        <w:bookmarkEnd w:id="20380"/>
        <w:bookmarkEnd w:id="20381"/>
        <w:bookmarkEnd w:id="20382"/>
        <w:bookmarkEnd w:id="20383"/>
        <w:bookmarkEnd w:id="20384"/>
        <w:bookmarkEnd w:id="20385"/>
        <w:bookmarkEnd w:id="20386"/>
        <w:bookmarkEnd w:id="20387"/>
        <w:bookmarkEnd w:id="20388"/>
        <w:bookmarkEnd w:id="20389"/>
        <w:bookmarkEnd w:id="20390"/>
        <w:bookmarkEnd w:id="20391"/>
      </w:del>
    </w:p>
    <w:p w14:paraId="0758B01B" w14:textId="25602742" w:rsidR="00483B62" w:rsidRPr="00923DC6" w:rsidDel="00DD14DA" w:rsidRDefault="00483B62">
      <w:pPr>
        <w:pStyle w:val="TITOLO20"/>
        <w:numPr>
          <w:ilvl w:val="1"/>
          <w:numId w:val="292"/>
        </w:numPr>
        <w:ind w:left="567" w:hanging="425"/>
        <w:outlineLvl w:val="1"/>
        <w:rPr>
          <w:del w:id="20392" w:author="Visone Rossana (GSE)" w:date="2025-09-02T11:03:00Z" w16du:dateUtc="2025-09-02T09:03:00Z"/>
        </w:rPr>
        <w:pPrChange w:id="20393" w:author="Visone Rossana (GSE)" w:date="2025-10-17T17:32:00Z" w16du:dateUtc="2025-10-17T15:32:00Z">
          <w:pPr>
            <w:pStyle w:val="TITOLO3GSE"/>
          </w:pPr>
        </w:pPrChange>
      </w:pPr>
      <w:bookmarkStart w:id="20394" w:name="_Toc207870961"/>
      <w:del w:id="20395" w:author="Visone Rossana (GSE)" w:date="2025-09-02T11:03:00Z" w16du:dateUtc="2025-09-02T09:03:00Z">
        <w:r w:rsidRPr="00923DC6" w:rsidDel="00DD14DA">
          <w:delText>Soggetti che possono richiedere l’incentivo</w:delText>
        </w:r>
        <w:bookmarkStart w:id="20396" w:name="_Toc207969258"/>
        <w:bookmarkStart w:id="20397" w:name="_Toc207969490"/>
        <w:bookmarkStart w:id="20398" w:name="_Toc207970751"/>
        <w:bookmarkStart w:id="20399" w:name="_Toc208302409"/>
        <w:bookmarkStart w:id="20400" w:name="_Toc208307170"/>
        <w:bookmarkStart w:id="20401" w:name="_Toc208308668"/>
        <w:bookmarkStart w:id="20402" w:name="_Toc208309046"/>
        <w:bookmarkStart w:id="20403" w:name="_Toc208320770"/>
        <w:bookmarkStart w:id="20404" w:name="_Toc208322064"/>
        <w:bookmarkStart w:id="20405" w:name="_Toc208390075"/>
        <w:bookmarkStart w:id="20406" w:name="_Toc209518544"/>
        <w:bookmarkStart w:id="20407" w:name="_Toc209615512"/>
        <w:bookmarkStart w:id="20408" w:name="_Toc210029830"/>
        <w:bookmarkStart w:id="20409" w:name="_Toc210030162"/>
        <w:bookmarkStart w:id="20410" w:name="_Toc210312143"/>
        <w:bookmarkStart w:id="20411" w:name="_Toc210659014"/>
        <w:bookmarkStart w:id="20412" w:name="_Toc211327540"/>
        <w:bookmarkStart w:id="20413" w:name="_Toc212462619"/>
        <w:bookmarkEnd w:id="20394"/>
        <w:bookmarkEnd w:id="20396"/>
        <w:bookmarkEnd w:id="20397"/>
        <w:bookmarkEnd w:id="20398"/>
        <w:bookmarkEnd w:id="20399"/>
        <w:bookmarkEnd w:id="20400"/>
        <w:bookmarkEnd w:id="20401"/>
        <w:bookmarkEnd w:id="20402"/>
        <w:bookmarkEnd w:id="20403"/>
        <w:bookmarkEnd w:id="20404"/>
        <w:bookmarkEnd w:id="20405"/>
        <w:bookmarkEnd w:id="20406"/>
        <w:bookmarkEnd w:id="20407"/>
        <w:bookmarkEnd w:id="20408"/>
        <w:bookmarkEnd w:id="20409"/>
        <w:bookmarkEnd w:id="20410"/>
        <w:bookmarkEnd w:id="20411"/>
        <w:bookmarkEnd w:id="20412"/>
        <w:bookmarkEnd w:id="20413"/>
      </w:del>
    </w:p>
    <w:p w14:paraId="7068A4CB" w14:textId="3C935BF7" w:rsidR="00483B62" w:rsidDel="00DD14DA" w:rsidRDefault="00483B62">
      <w:pPr>
        <w:pStyle w:val="TITOLO20"/>
        <w:numPr>
          <w:ilvl w:val="1"/>
          <w:numId w:val="292"/>
        </w:numPr>
        <w:ind w:left="567" w:hanging="425"/>
        <w:outlineLvl w:val="1"/>
        <w:rPr>
          <w:del w:id="20414" w:author="Visone Rossana (GSE)" w:date="2025-09-02T11:03:00Z" w16du:dateUtc="2025-09-02T09:03:00Z"/>
        </w:rPr>
        <w:pPrChange w:id="20415" w:author="Visone Rossana (GSE)" w:date="2025-10-17T17:32:00Z" w16du:dateUtc="2025-10-17T15:32:00Z">
          <w:pPr>
            <w:contextualSpacing/>
            <w:jc w:val="both"/>
          </w:pPr>
        </w:pPrChange>
      </w:pPr>
      <w:del w:id="20416" w:author="Visone Rossana (GSE)" w:date="2025-09-02T11:03:00Z" w16du:dateUtc="2025-09-02T09:03:00Z">
        <w:r w:rsidDel="00DD14DA">
          <w:delText>Xxx</w:delText>
        </w:r>
        <w:bookmarkStart w:id="20417" w:name="_Toc207969259"/>
        <w:bookmarkStart w:id="20418" w:name="_Toc207969491"/>
        <w:bookmarkStart w:id="20419" w:name="_Toc207970752"/>
        <w:bookmarkStart w:id="20420" w:name="_Toc208302410"/>
        <w:bookmarkStart w:id="20421" w:name="_Toc208307171"/>
        <w:bookmarkStart w:id="20422" w:name="_Toc208308669"/>
        <w:bookmarkStart w:id="20423" w:name="_Toc208309047"/>
        <w:bookmarkStart w:id="20424" w:name="_Toc208320771"/>
        <w:bookmarkStart w:id="20425" w:name="_Toc208322065"/>
        <w:bookmarkStart w:id="20426" w:name="_Toc208390076"/>
        <w:bookmarkStart w:id="20427" w:name="_Toc209518545"/>
        <w:bookmarkStart w:id="20428" w:name="_Toc209615513"/>
        <w:bookmarkStart w:id="20429" w:name="_Toc210029831"/>
        <w:bookmarkStart w:id="20430" w:name="_Toc210030163"/>
        <w:bookmarkStart w:id="20431" w:name="_Toc210312144"/>
        <w:bookmarkStart w:id="20432" w:name="_Toc210659015"/>
        <w:bookmarkStart w:id="20433" w:name="_Toc211327541"/>
        <w:bookmarkStart w:id="20434" w:name="_Toc212462620"/>
        <w:bookmarkEnd w:id="20417"/>
        <w:bookmarkEnd w:id="20418"/>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bookmarkEnd w:id="20433"/>
        <w:bookmarkEnd w:id="20434"/>
      </w:del>
    </w:p>
    <w:p w14:paraId="7986E74B" w14:textId="22E0E3DA" w:rsidR="00483B62" w:rsidRPr="008A31B0" w:rsidDel="00DD14DA" w:rsidRDefault="00483B62">
      <w:pPr>
        <w:pStyle w:val="TITOLO20"/>
        <w:numPr>
          <w:ilvl w:val="1"/>
          <w:numId w:val="292"/>
        </w:numPr>
        <w:ind w:left="567" w:hanging="425"/>
        <w:outlineLvl w:val="1"/>
        <w:rPr>
          <w:del w:id="20435" w:author="Visone Rossana (GSE)" w:date="2025-09-02T11:03:00Z" w16du:dateUtc="2025-09-02T09:03:00Z"/>
        </w:rPr>
        <w:pPrChange w:id="20436" w:author="Visone Rossana (GSE)" w:date="2025-10-17T17:32:00Z" w16du:dateUtc="2025-10-17T15:32:00Z">
          <w:pPr>
            <w:pStyle w:val="TITOLO3GSE"/>
          </w:pPr>
        </w:pPrChange>
      </w:pPr>
      <w:bookmarkStart w:id="20437" w:name="_Toc207870962"/>
      <w:del w:id="20438" w:author="Visone Rossana (GSE)" w:date="2025-09-02T11:03:00Z" w16du:dateUtc="2025-09-02T09:03:00Z">
        <w:r w:rsidDel="00DD14DA">
          <w:delText>Requisiti tecnici per l’accesso agli incentivi</w:delText>
        </w:r>
        <w:bookmarkEnd w:id="20437"/>
        <w:r w:rsidDel="00DD14DA">
          <w:delText xml:space="preserve"> </w:delText>
        </w:r>
        <w:bookmarkStart w:id="20439" w:name="_Toc207969260"/>
        <w:bookmarkStart w:id="20440" w:name="_Toc207969492"/>
        <w:bookmarkStart w:id="20441" w:name="_Toc207970753"/>
        <w:bookmarkStart w:id="20442" w:name="_Toc208302411"/>
        <w:bookmarkStart w:id="20443" w:name="_Toc208307172"/>
        <w:bookmarkStart w:id="20444" w:name="_Toc208308670"/>
        <w:bookmarkStart w:id="20445" w:name="_Toc208309048"/>
        <w:bookmarkStart w:id="20446" w:name="_Toc208320772"/>
        <w:bookmarkStart w:id="20447" w:name="_Toc208322066"/>
        <w:bookmarkStart w:id="20448" w:name="_Toc208390077"/>
        <w:bookmarkStart w:id="20449" w:name="_Toc209518546"/>
        <w:bookmarkStart w:id="20450" w:name="_Toc209615514"/>
        <w:bookmarkStart w:id="20451" w:name="_Toc210029832"/>
        <w:bookmarkStart w:id="20452" w:name="_Toc210030164"/>
        <w:bookmarkStart w:id="20453" w:name="_Toc210312145"/>
        <w:bookmarkStart w:id="20454" w:name="_Toc210659016"/>
        <w:bookmarkStart w:id="20455" w:name="_Toc211327542"/>
        <w:bookmarkStart w:id="20456" w:name="_Toc212462621"/>
        <w:bookmarkEnd w:id="20439"/>
        <w:bookmarkEnd w:id="20440"/>
        <w:bookmarkEnd w:id="20441"/>
        <w:bookmarkEnd w:id="20442"/>
        <w:bookmarkEnd w:id="20443"/>
        <w:bookmarkEnd w:id="20444"/>
        <w:bookmarkEnd w:id="20445"/>
        <w:bookmarkEnd w:id="20446"/>
        <w:bookmarkEnd w:id="20447"/>
        <w:bookmarkEnd w:id="20448"/>
        <w:bookmarkEnd w:id="20449"/>
        <w:bookmarkEnd w:id="20450"/>
        <w:bookmarkEnd w:id="20451"/>
        <w:bookmarkEnd w:id="20452"/>
        <w:bookmarkEnd w:id="20453"/>
        <w:bookmarkEnd w:id="20454"/>
        <w:bookmarkEnd w:id="20455"/>
        <w:bookmarkEnd w:id="20456"/>
      </w:del>
    </w:p>
    <w:p w14:paraId="476429A6" w14:textId="7D90FB39" w:rsidR="00483B62" w:rsidDel="00DD14DA" w:rsidRDefault="00483B62">
      <w:pPr>
        <w:pStyle w:val="TITOLO20"/>
        <w:numPr>
          <w:ilvl w:val="1"/>
          <w:numId w:val="292"/>
        </w:numPr>
        <w:ind w:left="567" w:hanging="425"/>
        <w:outlineLvl w:val="1"/>
        <w:rPr>
          <w:del w:id="20457" w:author="Visone Rossana (GSE)" w:date="2025-09-02T11:03:00Z" w16du:dateUtc="2025-09-02T09:03:00Z"/>
        </w:rPr>
        <w:pPrChange w:id="20458" w:author="Visone Rossana (GSE)" w:date="2025-10-17T17:32:00Z" w16du:dateUtc="2025-10-17T15:32:00Z">
          <w:pPr>
            <w:contextualSpacing/>
            <w:jc w:val="both"/>
          </w:pPr>
        </w:pPrChange>
      </w:pPr>
      <w:del w:id="20459" w:author="Visone Rossana (GSE)" w:date="2025-09-02T11:03:00Z" w16du:dateUtc="2025-09-02T09:03:00Z">
        <w:r w:rsidDel="00DD14DA">
          <w:delText>I moduli fotovoltaici e gli inverter costituenti l’impianto sono esclusivamente di nuova costruzione, dotati di marcatura CE in conformità alla Direttiva 2014/35/UE e aventi tolleranza solo positiva, resistenza al carico minima pari a 5.400 Pa, coefficiente di perdita di potenza con la temperatura non inferiore a -0,37 %/°C e garanzia di prodotto pari ad almeno 10 anni.</w:delText>
        </w:r>
        <w:bookmarkStart w:id="20460" w:name="_Toc207969261"/>
        <w:bookmarkStart w:id="20461" w:name="_Toc207969493"/>
        <w:bookmarkStart w:id="20462" w:name="_Toc207970754"/>
        <w:bookmarkStart w:id="20463" w:name="_Toc208302412"/>
        <w:bookmarkStart w:id="20464" w:name="_Toc208307173"/>
        <w:bookmarkStart w:id="20465" w:name="_Toc208308671"/>
        <w:bookmarkStart w:id="20466" w:name="_Toc208309049"/>
        <w:bookmarkStart w:id="20467" w:name="_Toc208320773"/>
        <w:bookmarkStart w:id="20468" w:name="_Toc208322067"/>
        <w:bookmarkStart w:id="20469" w:name="_Toc208390078"/>
        <w:bookmarkStart w:id="20470" w:name="_Toc209518547"/>
        <w:bookmarkStart w:id="20471" w:name="_Toc209615515"/>
        <w:bookmarkStart w:id="20472" w:name="_Toc210029833"/>
        <w:bookmarkStart w:id="20473" w:name="_Toc210030165"/>
        <w:bookmarkStart w:id="20474" w:name="_Toc210312146"/>
        <w:bookmarkStart w:id="20475" w:name="_Toc210659017"/>
        <w:bookmarkStart w:id="20476" w:name="_Toc211327543"/>
        <w:bookmarkStart w:id="20477" w:name="_Toc212462622"/>
        <w:bookmarkEnd w:id="20460"/>
        <w:bookmarkEnd w:id="20461"/>
        <w:bookmarkEnd w:id="20462"/>
        <w:bookmarkEnd w:id="20463"/>
        <w:bookmarkEnd w:id="20464"/>
        <w:bookmarkEnd w:id="20465"/>
        <w:bookmarkEnd w:id="20466"/>
        <w:bookmarkEnd w:id="20467"/>
        <w:bookmarkEnd w:id="20468"/>
        <w:bookmarkEnd w:id="20469"/>
        <w:bookmarkEnd w:id="20470"/>
        <w:bookmarkEnd w:id="20471"/>
        <w:bookmarkEnd w:id="20472"/>
        <w:bookmarkEnd w:id="20473"/>
        <w:bookmarkEnd w:id="20474"/>
        <w:bookmarkEnd w:id="20475"/>
        <w:bookmarkEnd w:id="20476"/>
        <w:bookmarkEnd w:id="20477"/>
      </w:del>
    </w:p>
    <w:p w14:paraId="689E9374" w14:textId="07F3C4CB" w:rsidR="00483B62" w:rsidDel="00DD14DA" w:rsidRDefault="00483B62">
      <w:pPr>
        <w:pStyle w:val="TITOLO20"/>
        <w:numPr>
          <w:ilvl w:val="1"/>
          <w:numId w:val="292"/>
        </w:numPr>
        <w:ind w:left="567" w:hanging="425"/>
        <w:outlineLvl w:val="1"/>
        <w:rPr>
          <w:del w:id="20478" w:author="Visone Rossana (GSE)" w:date="2025-09-02T11:03:00Z" w16du:dateUtc="2025-09-02T09:03:00Z"/>
        </w:rPr>
        <w:pPrChange w:id="20479" w:author="Visone Rossana (GSE)" w:date="2025-10-17T17:32:00Z" w16du:dateUtc="2025-10-17T15:32:00Z">
          <w:pPr>
            <w:contextualSpacing/>
            <w:jc w:val="both"/>
          </w:pPr>
        </w:pPrChange>
      </w:pPr>
      <w:del w:id="20480" w:author="Visone Rossana (GSE)" w:date="2025-09-02T11:03:00Z" w16du:dateUtc="2025-09-02T09:03:00Z">
        <w:r w:rsidDel="00DD14DA">
          <w:delText>I moduli degli impianti fotovoltaici dispongono di garanzia di rendimento minimo pari almeno al 90% dopo i primi 10 anni di vita. Gli inverter dispongono di garanzia di rendimento europeo pari ad almeno il 97%.</w:delText>
        </w:r>
        <w:bookmarkStart w:id="20481" w:name="_Toc207969262"/>
        <w:bookmarkStart w:id="20482" w:name="_Toc207969494"/>
        <w:bookmarkStart w:id="20483" w:name="_Toc207970755"/>
        <w:bookmarkStart w:id="20484" w:name="_Toc208302413"/>
        <w:bookmarkStart w:id="20485" w:name="_Toc208307174"/>
        <w:bookmarkStart w:id="20486" w:name="_Toc208308672"/>
        <w:bookmarkStart w:id="20487" w:name="_Toc208309050"/>
        <w:bookmarkStart w:id="20488" w:name="_Toc208320774"/>
        <w:bookmarkStart w:id="20489" w:name="_Toc208322068"/>
        <w:bookmarkStart w:id="20490" w:name="_Toc208390079"/>
        <w:bookmarkStart w:id="20491" w:name="_Toc209518548"/>
        <w:bookmarkStart w:id="20492" w:name="_Toc209615516"/>
        <w:bookmarkStart w:id="20493" w:name="_Toc210029834"/>
        <w:bookmarkStart w:id="20494" w:name="_Toc210030166"/>
        <w:bookmarkStart w:id="20495" w:name="_Toc210312147"/>
        <w:bookmarkStart w:id="20496" w:name="_Toc210659018"/>
        <w:bookmarkStart w:id="20497" w:name="_Toc211327544"/>
        <w:bookmarkStart w:id="20498" w:name="_Toc212462623"/>
        <w:bookmarkEnd w:id="20481"/>
        <w:bookmarkEnd w:id="20482"/>
        <w:bookmarkEnd w:id="20483"/>
        <w:bookmarkEnd w:id="20484"/>
        <w:bookmarkEnd w:id="20485"/>
        <w:bookmarkEnd w:id="20486"/>
        <w:bookmarkEnd w:id="20487"/>
        <w:bookmarkEnd w:id="20488"/>
        <w:bookmarkEnd w:id="20489"/>
        <w:bookmarkEnd w:id="20490"/>
        <w:bookmarkEnd w:id="20491"/>
        <w:bookmarkEnd w:id="20492"/>
        <w:bookmarkEnd w:id="20493"/>
        <w:bookmarkEnd w:id="20494"/>
        <w:bookmarkEnd w:id="20495"/>
        <w:bookmarkEnd w:id="20496"/>
        <w:bookmarkEnd w:id="20497"/>
        <w:bookmarkEnd w:id="20498"/>
      </w:del>
    </w:p>
    <w:p w14:paraId="268BB44A" w14:textId="541350A0" w:rsidR="00483B62" w:rsidDel="00DD14DA" w:rsidRDefault="00483B62">
      <w:pPr>
        <w:pStyle w:val="TITOLO20"/>
        <w:numPr>
          <w:ilvl w:val="1"/>
          <w:numId w:val="292"/>
        </w:numPr>
        <w:ind w:left="567" w:hanging="425"/>
        <w:outlineLvl w:val="1"/>
        <w:rPr>
          <w:del w:id="20499" w:author="Visone Rossana (GSE)" w:date="2025-09-02T11:03:00Z" w16du:dateUtc="2025-09-02T09:03:00Z"/>
        </w:rPr>
        <w:pPrChange w:id="20500" w:author="Visone Rossana (GSE)" w:date="2025-10-17T17:32:00Z" w16du:dateUtc="2025-10-17T15:32:00Z">
          <w:pPr>
            <w:contextualSpacing/>
            <w:jc w:val="both"/>
          </w:pPr>
        </w:pPrChange>
      </w:pPr>
      <w:del w:id="20501" w:author="Visone Rossana (GSE)" w:date="2025-09-02T11:03:00Z" w16du:dateUtc="2025-09-02T09:03:00Z">
        <w:r w:rsidDel="00DD14DA">
          <w:delText>Gli impianti realizzati in aree nella disponibilità del soggetto beneficiario (“ATER” Aziende territoriali per l’Edilizia residenziale pubblica (ERP) e Comuni) sottese alla medesima cabina primaria non ubicate nell’edificio oggetto di efficientamento o nella sua pertinenza non rientrano nel calcolo del miglioramento minimo dell’efficienza energetica pari al 30%. Tuttavia, l’intervento è incentivabile se abbinato ad altri interventi che consentano di conseguire la soglia minima di risparmio del 30%.</w:delText>
        </w:r>
        <w:bookmarkStart w:id="20502" w:name="_Toc207969263"/>
        <w:bookmarkStart w:id="20503" w:name="_Toc207969495"/>
        <w:bookmarkStart w:id="20504" w:name="_Toc207970756"/>
        <w:bookmarkStart w:id="20505" w:name="_Toc208302414"/>
        <w:bookmarkStart w:id="20506" w:name="_Toc208307175"/>
        <w:bookmarkStart w:id="20507" w:name="_Toc208308673"/>
        <w:bookmarkStart w:id="20508" w:name="_Toc208309051"/>
        <w:bookmarkStart w:id="20509" w:name="_Toc208320775"/>
        <w:bookmarkStart w:id="20510" w:name="_Toc208322069"/>
        <w:bookmarkStart w:id="20511" w:name="_Toc208390080"/>
        <w:bookmarkStart w:id="20512" w:name="_Toc209518549"/>
        <w:bookmarkStart w:id="20513" w:name="_Toc209615517"/>
        <w:bookmarkStart w:id="20514" w:name="_Toc210029835"/>
        <w:bookmarkStart w:id="20515" w:name="_Toc210030167"/>
        <w:bookmarkStart w:id="20516" w:name="_Toc210312148"/>
        <w:bookmarkStart w:id="20517" w:name="_Toc210659019"/>
        <w:bookmarkStart w:id="20518" w:name="_Toc211327545"/>
        <w:bookmarkStart w:id="20519" w:name="_Toc212462624"/>
        <w:bookmarkEnd w:id="20502"/>
        <w:bookmarkEnd w:id="20503"/>
        <w:bookmarkEnd w:id="20504"/>
        <w:bookmarkEnd w:id="20505"/>
        <w:bookmarkEnd w:id="20506"/>
        <w:bookmarkEnd w:id="20507"/>
        <w:bookmarkEnd w:id="20508"/>
        <w:bookmarkEnd w:id="20509"/>
        <w:bookmarkEnd w:id="20510"/>
        <w:bookmarkEnd w:id="20511"/>
        <w:bookmarkEnd w:id="20512"/>
        <w:bookmarkEnd w:id="20513"/>
        <w:bookmarkEnd w:id="20514"/>
        <w:bookmarkEnd w:id="20515"/>
        <w:bookmarkEnd w:id="20516"/>
        <w:bookmarkEnd w:id="20517"/>
        <w:bookmarkEnd w:id="20518"/>
        <w:bookmarkEnd w:id="20519"/>
      </w:del>
    </w:p>
    <w:p w14:paraId="58904AFB" w14:textId="667CD11D" w:rsidR="00483B62" w:rsidRPr="008A31B0" w:rsidDel="00DD14DA" w:rsidRDefault="00483B62">
      <w:pPr>
        <w:pStyle w:val="TITOLO20"/>
        <w:numPr>
          <w:ilvl w:val="1"/>
          <w:numId w:val="292"/>
        </w:numPr>
        <w:ind w:left="567" w:hanging="425"/>
        <w:outlineLvl w:val="1"/>
        <w:rPr>
          <w:del w:id="20520" w:author="Visone Rossana (GSE)" w:date="2025-09-02T11:03:00Z" w16du:dateUtc="2025-09-02T09:03:00Z"/>
        </w:rPr>
        <w:pPrChange w:id="20521" w:author="Visone Rossana (GSE)" w:date="2025-10-17T17:32:00Z" w16du:dateUtc="2025-10-17T15:32:00Z">
          <w:pPr>
            <w:pStyle w:val="TITOLO3GSE"/>
          </w:pPr>
        </w:pPrChange>
      </w:pPr>
      <w:bookmarkStart w:id="20522" w:name="_Toc207870963"/>
      <w:del w:id="20523" w:author="Visone Rossana (GSE)" w:date="2025-09-02T11:03:00Z" w16du:dateUtc="2025-09-02T09:03:00Z">
        <w:r w:rsidDel="00DD14DA">
          <w:delText>Spese ammissibili</w:delText>
        </w:r>
        <w:bookmarkEnd w:id="20522"/>
        <w:r w:rsidDel="00DD14DA">
          <w:delText xml:space="preserve"> </w:delText>
        </w:r>
        <w:bookmarkStart w:id="20524" w:name="_Toc207969264"/>
        <w:bookmarkStart w:id="20525" w:name="_Toc207969496"/>
        <w:bookmarkStart w:id="20526" w:name="_Toc207970757"/>
        <w:bookmarkStart w:id="20527" w:name="_Toc208302415"/>
        <w:bookmarkStart w:id="20528" w:name="_Toc208307176"/>
        <w:bookmarkStart w:id="20529" w:name="_Toc208308674"/>
        <w:bookmarkStart w:id="20530" w:name="_Toc208309052"/>
        <w:bookmarkStart w:id="20531" w:name="_Toc208320776"/>
        <w:bookmarkStart w:id="20532" w:name="_Toc208322070"/>
        <w:bookmarkStart w:id="20533" w:name="_Toc208390081"/>
        <w:bookmarkStart w:id="20534" w:name="_Toc209518550"/>
        <w:bookmarkStart w:id="20535" w:name="_Toc209615518"/>
        <w:bookmarkStart w:id="20536" w:name="_Toc210029836"/>
        <w:bookmarkStart w:id="20537" w:name="_Toc210030168"/>
        <w:bookmarkStart w:id="20538" w:name="_Toc210312149"/>
        <w:bookmarkStart w:id="20539" w:name="_Toc210659020"/>
        <w:bookmarkStart w:id="20540" w:name="_Toc211327546"/>
        <w:bookmarkStart w:id="20541" w:name="_Toc212462625"/>
        <w:bookmarkEnd w:id="20524"/>
        <w:bookmarkEnd w:id="20525"/>
        <w:bookmarkEnd w:id="20526"/>
        <w:bookmarkEnd w:id="20527"/>
        <w:bookmarkEnd w:id="20528"/>
        <w:bookmarkEnd w:id="20529"/>
        <w:bookmarkEnd w:id="20530"/>
        <w:bookmarkEnd w:id="20531"/>
        <w:bookmarkEnd w:id="20532"/>
        <w:bookmarkEnd w:id="20533"/>
        <w:bookmarkEnd w:id="20534"/>
        <w:bookmarkEnd w:id="20535"/>
        <w:bookmarkEnd w:id="20536"/>
        <w:bookmarkEnd w:id="20537"/>
        <w:bookmarkEnd w:id="20538"/>
        <w:bookmarkEnd w:id="20539"/>
        <w:bookmarkEnd w:id="20540"/>
        <w:bookmarkEnd w:id="20541"/>
      </w:del>
    </w:p>
    <w:p w14:paraId="32995FB1" w14:textId="18404F36" w:rsidR="00483B62" w:rsidRPr="0022546F" w:rsidDel="00DD14DA" w:rsidRDefault="00483B62">
      <w:pPr>
        <w:pStyle w:val="TITOLO20"/>
        <w:numPr>
          <w:ilvl w:val="1"/>
          <w:numId w:val="292"/>
        </w:numPr>
        <w:ind w:left="567" w:hanging="425"/>
        <w:outlineLvl w:val="1"/>
        <w:rPr>
          <w:del w:id="20542" w:author="Visone Rossana (GSE)" w:date="2025-09-02T11:03:00Z" w16du:dateUtc="2025-09-02T09:03:00Z"/>
        </w:rPr>
        <w:pPrChange w:id="20543" w:author="Visone Rossana (GSE)" w:date="2025-10-17T17:32:00Z" w16du:dateUtc="2025-10-17T15:32:00Z">
          <w:pPr>
            <w:jc w:val="both"/>
          </w:pPr>
        </w:pPrChange>
      </w:pPr>
      <w:del w:id="20544" w:author="Visone Rossana (GSE)" w:date="2025-09-02T11:03:00Z" w16du:dateUtc="2025-09-02T09:03:00Z">
        <w:r w:rsidRPr="0093152E" w:rsidDel="00DD14DA">
          <w:delText xml:space="preserve">Per gli interventi di installazione di impianti fotovoltaici e relativi sistemi di accumulo le spese ammissibili riguardano la fornitura e la posa in opera dell’impianto fotovoltaico e dell’eventuale sistema di accumulo e relativi costi di allacciamento alla rete e le spese per le </w:delText>
        </w:r>
        <w:r w:rsidRPr="0022546F" w:rsidDel="00DD14DA">
          <w:delText>prestazioni professionali connesse alla realizzazione degli interventi.</w:delText>
        </w:r>
        <w:bookmarkStart w:id="20545" w:name="_Toc207969265"/>
        <w:bookmarkStart w:id="20546" w:name="_Toc207969497"/>
        <w:bookmarkStart w:id="20547" w:name="_Toc207970758"/>
        <w:bookmarkStart w:id="20548" w:name="_Toc208302416"/>
        <w:bookmarkStart w:id="20549" w:name="_Toc208307177"/>
        <w:bookmarkStart w:id="20550" w:name="_Toc208308675"/>
        <w:bookmarkStart w:id="20551" w:name="_Toc208309053"/>
        <w:bookmarkStart w:id="20552" w:name="_Toc208320777"/>
        <w:bookmarkStart w:id="20553" w:name="_Toc208322071"/>
        <w:bookmarkStart w:id="20554" w:name="_Toc208390082"/>
        <w:bookmarkStart w:id="20555" w:name="_Toc209518551"/>
        <w:bookmarkStart w:id="20556" w:name="_Toc209615519"/>
        <w:bookmarkStart w:id="20557" w:name="_Toc210029837"/>
        <w:bookmarkStart w:id="20558" w:name="_Toc210030169"/>
        <w:bookmarkStart w:id="20559" w:name="_Toc210312150"/>
        <w:bookmarkStart w:id="20560" w:name="_Toc210659021"/>
        <w:bookmarkStart w:id="20561" w:name="_Toc211327547"/>
        <w:bookmarkStart w:id="20562" w:name="_Toc212462626"/>
        <w:bookmarkEnd w:id="20545"/>
        <w:bookmarkEnd w:id="20546"/>
        <w:bookmarkEnd w:id="20547"/>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bookmarkEnd w:id="20561"/>
        <w:bookmarkEnd w:id="20562"/>
      </w:del>
    </w:p>
    <w:p w14:paraId="40F8E157" w14:textId="7F575BF4" w:rsidR="00483B62" w:rsidRPr="00726C50" w:rsidDel="00DD14DA" w:rsidRDefault="00483B62">
      <w:pPr>
        <w:pStyle w:val="TITOLO20"/>
        <w:numPr>
          <w:ilvl w:val="1"/>
          <w:numId w:val="292"/>
        </w:numPr>
        <w:ind w:left="567" w:hanging="425"/>
        <w:outlineLvl w:val="1"/>
        <w:rPr>
          <w:del w:id="20563" w:author="Visone Rossana (GSE)" w:date="2025-09-02T11:03:00Z" w16du:dateUtc="2025-09-02T09:03:00Z"/>
          <w:rPrChange w:id="20564" w:author="Oliosi Francesco (GSE)" w:date="2025-10-15T10:47:00Z" w16du:dateUtc="2025-10-15T08:47:00Z">
            <w:rPr>
              <w:del w:id="20565" w:author="Visone Rossana (GSE)" w:date="2025-09-02T11:03:00Z" w16du:dateUtc="2025-09-02T09:03:00Z"/>
              <w:highlight w:val="cyan"/>
            </w:rPr>
          </w:rPrChange>
        </w:rPr>
        <w:pPrChange w:id="20566" w:author="Visone Rossana (GSE)" w:date="2025-10-17T17:32:00Z" w16du:dateUtc="2025-10-17T15:32:00Z">
          <w:pPr>
            <w:jc w:val="both"/>
          </w:pPr>
        </w:pPrChange>
      </w:pPr>
      <w:commentRangeStart w:id="20567"/>
      <w:del w:id="20568" w:author="Visone Rossana (GSE)" w:date="2025-09-02T11:03:00Z" w16du:dateUtc="2025-09-02T09:03:00Z">
        <w:r w:rsidRPr="00726C50" w:rsidDel="00DD14DA">
          <w:rPr>
            <w:rPrChange w:id="20569" w:author="Oliosi Francesco (GSE)" w:date="2025-10-15T10:47:00Z" w16du:dateUtc="2025-10-15T08:47:00Z">
              <w:rPr>
                <w:highlight w:val="cyan"/>
              </w:rPr>
            </w:rPrChange>
          </w:rPr>
          <w:delText>Intensità dell’incentivo</w:delText>
        </w:r>
        <w:bookmarkStart w:id="20570" w:name="_Toc207969266"/>
        <w:bookmarkStart w:id="20571" w:name="_Toc207969498"/>
        <w:bookmarkStart w:id="20572" w:name="_Toc207970759"/>
        <w:bookmarkStart w:id="20573" w:name="_Toc208302417"/>
        <w:bookmarkStart w:id="20574" w:name="_Toc208307178"/>
        <w:bookmarkStart w:id="20575" w:name="_Toc208308676"/>
        <w:bookmarkStart w:id="20576" w:name="_Toc208309054"/>
        <w:bookmarkStart w:id="20577" w:name="_Toc208320778"/>
        <w:bookmarkStart w:id="20578" w:name="_Toc208322072"/>
        <w:bookmarkStart w:id="20579" w:name="_Toc208390083"/>
        <w:bookmarkStart w:id="20580" w:name="_Toc209518552"/>
        <w:bookmarkStart w:id="20581" w:name="_Toc209615520"/>
        <w:bookmarkStart w:id="20582" w:name="_Toc210029838"/>
        <w:bookmarkStart w:id="20583" w:name="_Toc210030170"/>
        <w:bookmarkStart w:id="20584" w:name="_Toc210312151"/>
        <w:bookmarkStart w:id="20585" w:name="_Toc210659022"/>
        <w:bookmarkStart w:id="20586" w:name="_Toc211327548"/>
        <w:bookmarkStart w:id="20587" w:name="_Toc212462627"/>
        <w:bookmarkEnd w:id="20570"/>
        <w:bookmarkEnd w:id="20571"/>
        <w:bookmarkEnd w:id="20572"/>
        <w:bookmarkEnd w:id="20573"/>
        <w:bookmarkEnd w:id="20574"/>
        <w:bookmarkEnd w:id="20575"/>
        <w:bookmarkEnd w:id="20576"/>
        <w:bookmarkEnd w:id="20577"/>
        <w:bookmarkEnd w:id="20578"/>
        <w:bookmarkEnd w:id="20579"/>
        <w:bookmarkEnd w:id="20580"/>
        <w:bookmarkEnd w:id="20581"/>
        <w:bookmarkEnd w:id="20582"/>
        <w:bookmarkEnd w:id="20583"/>
        <w:bookmarkEnd w:id="20584"/>
        <w:bookmarkEnd w:id="20585"/>
        <w:bookmarkEnd w:id="20586"/>
        <w:bookmarkEnd w:id="20587"/>
      </w:del>
    </w:p>
    <w:p w14:paraId="26E9B0DB" w14:textId="1DED0656" w:rsidR="00483B62" w:rsidRPr="009F21F2" w:rsidDel="00DD14DA" w:rsidRDefault="00483B62">
      <w:pPr>
        <w:pStyle w:val="TITOLO20"/>
        <w:numPr>
          <w:ilvl w:val="1"/>
          <w:numId w:val="292"/>
        </w:numPr>
        <w:ind w:left="567" w:hanging="425"/>
        <w:outlineLvl w:val="1"/>
        <w:rPr>
          <w:del w:id="20588" w:author="Visone Rossana (GSE)" w:date="2025-09-02T11:03:00Z" w16du:dateUtc="2025-09-02T09:03:00Z"/>
        </w:rPr>
        <w:pPrChange w:id="20589" w:author="Visone Rossana (GSE)" w:date="2025-10-17T17:32:00Z" w16du:dateUtc="2025-10-17T15:32:00Z">
          <w:pPr>
            <w:jc w:val="both"/>
          </w:pPr>
        </w:pPrChange>
      </w:pPr>
      <w:del w:id="20590" w:author="Visone Rossana (GSE)" w:date="2025-09-02T11:03:00Z" w16du:dateUtc="2025-09-02T09:03:00Z">
        <w:r w:rsidRPr="00726C50" w:rsidDel="00DD14DA">
          <w:rPr>
            <w:rPrChange w:id="20591" w:author="Oliosi Francesco (GSE)" w:date="2025-10-15T10:47:00Z" w16du:dateUtc="2025-10-15T08:47:00Z">
              <w:rPr>
                <w:highlight w:val="cyan"/>
              </w:rPr>
            </w:rPrChange>
          </w:rPr>
          <w:delText>È facoltà del soggetto richiedente ridurre l’intensità dell’incentivo dal 65% al 40% per rendere potenzialmente compatibile l’intervento con la tariffa di incentivazione del DM 414 del 7 dicembre 2023 e s.m.i (DM CACER), tuttavia la reale cumulabilità con il meccanismo introdotto dal DM CACER dovrà essere valutata specificatamente dal Soggetto richiedente per il singolo impianto.</w:delText>
        </w:r>
        <w:r w:rsidDel="00DD14DA">
          <w:delText xml:space="preserve">  </w:delText>
        </w:r>
        <w:bookmarkStart w:id="20592" w:name="_Toc207969267"/>
        <w:bookmarkStart w:id="20593" w:name="_Toc207969499"/>
        <w:bookmarkStart w:id="20594" w:name="_Toc207970760"/>
        <w:bookmarkStart w:id="20595" w:name="_Toc208302418"/>
        <w:bookmarkStart w:id="20596" w:name="_Toc208307179"/>
        <w:bookmarkStart w:id="20597" w:name="_Toc208308677"/>
        <w:bookmarkStart w:id="20598" w:name="_Toc208309055"/>
        <w:bookmarkStart w:id="20599" w:name="_Toc208320779"/>
        <w:bookmarkStart w:id="20600" w:name="_Toc208322073"/>
        <w:bookmarkStart w:id="20601" w:name="_Toc208390084"/>
        <w:bookmarkStart w:id="20602" w:name="_Toc209518553"/>
        <w:bookmarkStart w:id="20603" w:name="_Toc209615521"/>
        <w:bookmarkStart w:id="20604" w:name="_Toc210029839"/>
        <w:bookmarkStart w:id="20605" w:name="_Toc210030171"/>
        <w:bookmarkStart w:id="20606" w:name="_Toc210312152"/>
        <w:bookmarkStart w:id="20607" w:name="_Toc210659023"/>
        <w:bookmarkStart w:id="20608" w:name="_Toc211327549"/>
        <w:bookmarkStart w:id="20609" w:name="_Toc212462628"/>
        <w:bookmarkEnd w:id="20592"/>
        <w:bookmarkEnd w:id="20593"/>
        <w:bookmarkEnd w:id="20594"/>
        <w:bookmarkEnd w:id="20595"/>
        <w:bookmarkEnd w:id="20596"/>
        <w:bookmarkEnd w:id="20597"/>
        <w:bookmarkEnd w:id="20598"/>
        <w:bookmarkEnd w:id="20599"/>
        <w:bookmarkEnd w:id="20600"/>
        <w:bookmarkEnd w:id="20601"/>
        <w:bookmarkEnd w:id="20602"/>
        <w:bookmarkEnd w:id="20603"/>
        <w:bookmarkEnd w:id="20604"/>
        <w:bookmarkEnd w:id="20605"/>
        <w:bookmarkEnd w:id="20606"/>
        <w:bookmarkEnd w:id="20607"/>
        <w:bookmarkEnd w:id="20608"/>
        <w:bookmarkEnd w:id="20609"/>
        <w:commentRangeEnd w:id="20567"/>
        <w:r w:rsidRPr="009F21F2" w:rsidDel="00DD14DA">
          <w:rPr>
            <w:rStyle w:val="Rimandocommento"/>
            <w:rFonts w:cstheme="majorBidi"/>
            <w:sz w:val="24"/>
          </w:rPr>
          <w:commentReference w:id="20567"/>
        </w:r>
      </w:del>
    </w:p>
    <w:p w14:paraId="6E328AC3" w14:textId="35B87E98" w:rsidR="00483B62" w:rsidRPr="008A31B0" w:rsidDel="00DD14DA" w:rsidRDefault="00483B62">
      <w:pPr>
        <w:pStyle w:val="TITOLO20"/>
        <w:numPr>
          <w:ilvl w:val="1"/>
          <w:numId w:val="292"/>
        </w:numPr>
        <w:ind w:left="567" w:hanging="425"/>
        <w:outlineLvl w:val="1"/>
        <w:rPr>
          <w:del w:id="20610" w:author="Visone Rossana (GSE)" w:date="2025-09-02T11:03:00Z" w16du:dateUtc="2025-09-02T09:03:00Z"/>
        </w:rPr>
        <w:pPrChange w:id="20611" w:author="Visone Rossana (GSE)" w:date="2025-10-17T17:32:00Z" w16du:dateUtc="2025-10-17T15:32:00Z">
          <w:pPr>
            <w:pStyle w:val="TITOLO3GSE"/>
          </w:pPr>
        </w:pPrChange>
      </w:pPr>
      <w:bookmarkStart w:id="20612" w:name="_Toc207870964"/>
      <w:del w:id="20613" w:author="Visone Rossana (GSE)" w:date="2025-09-02T11:03:00Z" w16du:dateUtc="2025-09-02T09:03:00Z">
        <w:r w:rsidDel="00DD14DA">
          <w:delText>Calcolo dell’incentivo (Allegato II Decreto)</w:delText>
        </w:r>
        <w:bookmarkStart w:id="20614" w:name="_Toc207969268"/>
        <w:bookmarkStart w:id="20615" w:name="_Toc207969500"/>
        <w:bookmarkStart w:id="20616" w:name="_Toc207970761"/>
        <w:bookmarkStart w:id="20617" w:name="_Toc208302419"/>
        <w:bookmarkStart w:id="20618" w:name="_Toc208307180"/>
        <w:bookmarkStart w:id="20619" w:name="_Toc208308678"/>
        <w:bookmarkStart w:id="20620" w:name="_Toc208309056"/>
        <w:bookmarkStart w:id="20621" w:name="_Toc208320780"/>
        <w:bookmarkStart w:id="20622" w:name="_Toc208322074"/>
        <w:bookmarkStart w:id="20623" w:name="_Toc208390085"/>
        <w:bookmarkStart w:id="20624" w:name="_Toc209518554"/>
        <w:bookmarkStart w:id="20625" w:name="_Toc209615522"/>
        <w:bookmarkStart w:id="20626" w:name="_Toc210029840"/>
        <w:bookmarkStart w:id="20627" w:name="_Toc210030172"/>
        <w:bookmarkStart w:id="20628" w:name="_Toc210312153"/>
        <w:bookmarkStart w:id="20629" w:name="_Toc210659024"/>
        <w:bookmarkStart w:id="20630" w:name="_Toc211327550"/>
        <w:bookmarkStart w:id="20631" w:name="_Toc212462629"/>
        <w:bookmarkEnd w:id="20612"/>
        <w:bookmarkEnd w:id="20614"/>
        <w:bookmarkEnd w:id="20615"/>
        <w:bookmarkEnd w:id="20616"/>
        <w:bookmarkEnd w:id="20617"/>
        <w:bookmarkEnd w:id="20618"/>
        <w:bookmarkEnd w:id="20619"/>
        <w:bookmarkEnd w:id="20620"/>
        <w:bookmarkEnd w:id="20621"/>
        <w:bookmarkEnd w:id="20622"/>
        <w:bookmarkEnd w:id="20623"/>
        <w:bookmarkEnd w:id="20624"/>
        <w:bookmarkEnd w:id="20625"/>
        <w:bookmarkEnd w:id="20626"/>
        <w:bookmarkEnd w:id="20627"/>
        <w:bookmarkEnd w:id="20628"/>
        <w:bookmarkEnd w:id="20629"/>
        <w:bookmarkEnd w:id="20630"/>
        <w:bookmarkEnd w:id="20631"/>
      </w:del>
    </w:p>
    <w:p w14:paraId="24024670" w14:textId="25FE19AA" w:rsidR="00483B62" w:rsidRPr="00726C50" w:rsidDel="00DD14DA" w:rsidRDefault="00483B62">
      <w:pPr>
        <w:pStyle w:val="TITOLO20"/>
        <w:numPr>
          <w:ilvl w:val="1"/>
          <w:numId w:val="292"/>
        </w:numPr>
        <w:ind w:left="567" w:hanging="425"/>
        <w:outlineLvl w:val="1"/>
        <w:rPr>
          <w:del w:id="20632" w:author="Visone Rossana (GSE)" w:date="2025-09-02T11:03:00Z" w16du:dateUtc="2025-09-02T09:03:00Z"/>
          <w:rPrChange w:id="20633" w:author="Oliosi Francesco (GSE)" w:date="2025-10-15T10:47:00Z" w16du:dateUtc="2025-10-15T08:47:00Z">
            <w:rPr>
              <w:del w:id="20634" w:author="Visone Rossana (GSE)" w:date="2025-09-02T11:03:00Z" w16du:dateUtc="2025-09-02T09:03:00Z"/>
              <w:highlight w:val="yellow"/>
            </w:rPr>
          </w:rPrChange>
        </w:rPr>
        <w:pPrChange w:id="20635" w:author="Visone Rossana (GSE)" w:date="2025-10-17T17:32:00Z" w16du:dateUtc="2025-10-17T15:32:00Z">
          <w:pPr>
            <w:widowControl w:val="0"/>
            <w:tabs>
              <w:tab w:val="left" w:pos="1979"/>
            </w:tabs>
            <w:spacing w:before="126"/>
            <w:ind w:left="561"/>
            <w:jc w:val="both"/>
          </w:pPr>
        </w:pPrChange>
      </w:pPr>
      <w:del w:id="20636" w:author="Visone Rossana (GSE)" w:date="2025-09-02T11:03:00Z" w16du:dateUtc="2025-09-02T09:03:00Z">
        <w:r w:rsidRPr="00726C50" w:rsidDel="00DD14DA">
          <w:rPr>
            <w:rPrChange w:id="20637" w:author="Oliosi Francesco (GSE)" w:date="2025-10-15T10:47:00Z" w16du:dateUtc="2025-10-15T08:47:00Z">
              <w:rPr>
                <w:highlight w:val="yellow"/>
              </w:rPr>
            </w:rPrChange>
          </w:rPr>
          <w:delText>Per tali interventi l’incentivo è calcolato secondo la seguente formula:</w:delText>
        </w:r>
        <w:bookmarkStart w:id="20638" w:name="_Toc207969269"/>
        <w:bookmarkStart w:id="20639" w:name="_Toc207969501"/>
        <w:bookmarkStart w:id="20640" w:name="_Toc207970762"/>
        <w:bookmarkStart w:id="20641" w:name="_Toc208302420"/>
        <w:bookmarkStart w:id="20642" w:name="_Toc208307181"/>
        <w:bookmarkStart w:id="20643" w:name="_Toc208308679"/>
        <w:bookmarkStart w:id="20644" w:name="_Toc208309057"/>
        <w:bookmarkStart w:id="20645" w:name="_Toc208320781"/>
        <w:bookmarkStart w:id="20646" w:name="_Toc208322075"/>
        <w:bookmarkStart w:id="20647" w:name="_Toc208390086"/>
        <w:bookmarkStart w:id="20648" w:name="_Toc209518555"/>
        <w:bookmarkStart w:id="20649" w:name="_Toc209615523"/>
        <w:bookmarkStart w:id="20650" w:name="_Toc210029841"/>
        <w:bookmarkStart w:id="20651" w:name="_Toc210030173"/>
        <w:bookmarkStart w:id="20652" w:name="_Toc210312154"/>
        <w:bookmarkStart w:id="20653" w:name="_Toc210659025"/>
        <w:bookmarkStart w:id="20654" w:name="_Toc211327551"/>
        <w:bookmarkStart w:id="20655" w:name="_Toc212462630"/>
        <w:bookmarkEnd w:id="20638"/>
        <w:bookmarkEnd w:id="20639"/>
        <w:bookmarkEnd w:id="20640"/>
        <w:bookmarkEnd w:id="20641"/>
        <w:bookmarkEnd w:id="20642"/>
        <w:bookmarkEnd w:id="20643"/>
        <w:bookmarkEnd w:id="20644"/>
        <w:bookmarkEnd w:id="20645"/>
        <w:bookmarkEnd w:id="20646"/>
        <w:bookmarkEnd w:id="20647"/>
        <w:bookmarkEnd w:id="20648"/>
        <w:bookmarkEnd w:id="20649"/>
        <w:bookmarkEnd w:id="20650"/>
        <w:bookmarkEnd w:id="20651"/>
        <w:bookmarkEnd w:id="20652"/>
        <w:bookmarkEnd w:id="20653"/>
        <w:bookmarkEnd w:id="20654"/>
        <w:bookmarkEnd w:id="20655"/>
      </w:del>
    </w:p>
    <w:p w14:paraId="06550A3D" w14:textId="23836E3C" w:rsidR="00483B62" w:rsidRPr="00C078CF" w:rsidDel="00DD14DA" w:rsidRDefault="00483B62">
      <w:pPr>
        <w:pStyle w:val="TITOLO20"/>
        <w:numPr>
          <w:ilvl w:val="1"/>
          <w:numId w:val="292"/>
        </w:numPr>
        <w:ind w:left="567" w:hanging="425"/>
        <w:outlineLvl w:val="1"/>
        <w:rPr>
          <w:del w:id="20656" w:author="Visone Rossana (GSE)" w:date="2025-09-02T11:03:00Z" w16du:dateUtc="2025-09-02T09:03:00Z"/>
        </w:rPr>
        <w:pPrChange w:id="20657" w:author="Visone Rossana (GSE)" w:date="2025-10-17T17:32:00Z" w16du:dateUtc="2025-10-17T15:32:00Z">
          <w:pPr>
            <w:spacing w:before="122" w:after="160"/>
            <w:jc w:val="center"/>
          </w:pPr>
        </w:pPrChange>
      </w:pPr>
      <w:del w:id="20658" w:author="Visone Rossana (GSE)" w:date="2025-09-02T11:03:00Z" w16du:dateUtc="2025-09-02T09:03:00Z">
        <w:r w:rsidRPr="00726C50" w:rsidDel="00DD14DA">
          <w:rPr>
            <w:rPrChange w:id="20659" w:author="Oliosi Francesco (GSE)" w:date="2025-10-15T10:47:00Z" w16du:dateUtc="2025-10-15T08:47:00Z">
              <w:rPr>
                <w:w w:val="105"/>
                <w:highlight w:val="yellow"/>
              </w:rPr>
            </w:rPrChange>
          </w:rPr>
          <w:delText xml:space="preserve">Itot </w:delText>
        </w:r>
        <w:r w:rsidRPr="00726C50" w:rsidDel="00DD14DA">
          <w:rPr>
            <w:rPrChange w:id="20660" w:author="Oliosi Francesco (GSE)" w:date="2025-10-15T10:47:00Z" w16du:dateUtc="2025-10-15T08:47:00Z">
              <w:rPr>
                <w:w w:val="115"/>
                <w:highlight w:val="yellow"/>
              </w:rPr>
            </w:rPrChange>
          </w:rPr>
          <w:delText xml:space="preserve">= </w:delText>
        </w:r>
        <w:r w:rsidRPr="00726C50" w:rsidDel="00DD14DA">
          <w:rPr>
            <w:rPrChange w:id="20661" w:author="Oliosi Francesco (GSE)" w:date="2025-10-15T10:47:00Z" w16du:dateUtc="2025-10-15T08:47:00Z">
              <w:rPr>
                <w:w w:val="105"/>
                <w:highlight w:val="yellow"/>
              </w:rPr>
            </w:rPrChange>
          </w:rPr>
          <w:delText xml:space="preserve">%spesa </w:delText>
        </w:r>
        <w:r w:rsidRPr="00726C50" w:rsidDel="00DD14DA">
          <w:rPr>
            <w:rPrChange w:id="20662" w:author="Oliosi Francesco (GSE)" w:date="2025-10-15T10:47:00Z" w16du:dateUtc="2025-10-15T08:47:00Z">
              <w:rPr>
                <w:highlight w:val="yellow"/>
              </w:rPr>
            </w:rPrChange>
          </w:rPr>
          <w:delText xml:space="preserve">∙ </w:delText>
        </w:r>
        <w:r w:rsidRPr="00726C50" w:rsidDel="00DD14DA">
          <w:rPr>
            <w:rPrChange w:id="20663" w:author="Oliosi Francesco (GSE)" w:date="2025-10-15T10:47:00Z" w16du:dateUtc="2025-10-15T08:47:00Z">
              <w:rPr>
                <w:w w:val="105"/>
                <w:highlight w:val="yellow"/>
              </w:rPr>
            </w:rPrChange>
          </w:rPr>
          <w:delText>C</w:delText>
        </w:r>
        <w:r w:rsidRPr="00726C50" w:rsidDel="00DD14DA">
          <w:rPr>
            <w:rPrChange w:id="20664" w:author="Oliosi Francesco (GSE)" w:date="2025-10-15T10:47:00Z" w16du:dateUtc="2025-10-15T08:47:00Z">
              <w:rPr>
                <w:w w:val="105"/>
                <w:highlight w:val="yellow"/>
                <w:vertAlign w:val="subscript"/>
              </w:rPr>
            </w:rPrChange>
          </w:rPr>
          <w:delText>FTV</w:delText>
        </w:r>
        <w:r w:rsidRPr="00726C50" w:rsidDel="00DD14DA">
          <w:rPr>
            <w:rPrChange w:id="20665" w:author="Oliosi Francesco (GSE)" w:date="2025-10-15T10:47:00Z" w16du:dateUtc="2025-10-15T08:47:00Z">
              <w:rPr>
                <w:w w:val="105"/>
                <w:highlight w:val="yellow"/>
              </w:rPr>
            </w:rPrChange>
          </w:rPr>
          <w:delText xml:space="preserve"> </w:delText>
        </w:r>
        <w:r w:rsidRPr="00726C50" w:rsidDel="00DD14DA">
          <w:rPr>
            <w:rPrChange w:id="20666" w:author="Oliosi Francesco (GSE)" w:date="2025-10-15T10:47:00Z" w16du:dateUtc="2025-10-15T08:47:00Z">
              <w:rPr>
                <w:highlight w:val="yellow"/>
              </w:rPr>
            </w:rPrChange>
          </w:rPr>
          <w:delText xml:space="preserve">∙ </w:delText>
        </w:r>
        <w:r w:rsidRPr="00726C50" w:rsidDel="00DD14DA">
          <w:rPr>
            <w:rPrChange w:id="20667" w:author="Oliosi Francesco (GSE)" w:date="2025-10-15T10:47:00Z" w16du:dateUtc="2025-10-15T08:47:00Z">
              <w:rPr>
                <w:w w:val="105"/>
                <w:highlight w:val="yellow"/>
              </w:rPr>
            </w:rPrChange>
          </w:rPr>
          <w:delText>P</w:delText>
        </w:r>
        <w:r w:rsidRPr="00726C50" w:rsidDel="00DD14DA">
          <w:rPr>
            <w:rPrChange w:id="20668" w:author="Oliosi Francesco (GSE)" w:date="2025-10-15T10:47:00Z" w16du:dateUtc="2025-10-15T08:47:00Z">
              <w:rPr>
                <w:w w:val="105"/>
                <w:highlight w:val="yellow"/>
                <w:vertAlign w:val="subscript"/>
              </w:rPr>
            </w:rPrChange>
          </w:rPr>
          <w:delText>FTV</w:delText>
        </w:r>
        <w:r w:rsidRPr="00726C50" w:rsidDel="00DD14DA">
          <w:rPr>
            <w:rPrChange w:id="20669" w:author="Oliosi Francesco (GSE)" w:date="2025-10-15T10:47:00Z" w16du:dateUtc="2025-10-15T08:47:00Z">
              <w:rPr>
                <w:w w:val="105"/>
                <w:highlight w:val="yellow"/>
              </w:rPr>
            </w:rPrChange>
          </w:rPr>
          <w:delText xml:space="preserve"> +%spesa </w:delText>
        </w:r>
        <w:r w:rsidRPr="00726C50" w:rsidDel="00DD14DA">
          <w:rPr>
            <w:rPrChange w:id="20670" w:author="Oliosi Francesco (GSE)" w:date="2025-10-15T10:47:00Z" w16du:dateUtc="2025-10-15T08:47:00Z">
              <w:rPr>
                <w:highlight w:val="yellow"/>
              </w:rPr>
            </w:rPrChange>
          </w:rPr>
          <w:delText xml:space="preserve">∙ </w:delText>
        </w:r>
        <w:r w:rsidRPr="00726C50" w:rsidDel="00DD14DA">
          <w:rPr>
            <w:rPrChange w:id="20671" w:author="Oliosi Francesco (GSE)" w:date="2025-10-15T10:47:00Z" w16du:dateUtc="2025-10-15T08:47:00Z">
              <w:rPr>
                <w:w w:val="105"/>
                <w:highlight w:val="yellow"/>
              </w:rPr>
            </w:rPrChange>
          </w:rPr>
          <w:delText>C</w:delText>
        </w:r>
        <w:r w:rsidRPr="00726C50" w:rsidDel="00DD14DA">
          <w:rPr>
            <w:rPrChange w:id="20672" w:author="Oliosi Francesco (GSE)" w:date="2025-10-15T10:47:00Z" w16du:dateUtc="2025-10-15T08:47:00Z">
              <w:rPr>
                <w:w w:val="105"/>
                <w:highlight w:val="yellow"/>
                <w:vertAlign w:val="subscript"/>
              </w:rPr>
            </w:rPrChange>
          </w:rPr>
          <w:delText>ACC</w:delText>
        </w:r>
        <w:r w:rsidRPr="00726C50" w:rsidDel="00DD14DA">
          <w:rPr>
            <w:rPrChange w:id="20673" w:author="Oliosi Francesco (GSE)" w:date="2025-10-15T10:47:00Z" w16du:dateUtc="2025-10-15T08:47:00Z">
              <w:rPr>
                <w:w w:val="105"/>
                <w:highlight w:val="yellow"/>
              </w:rPr>
            </w:rPrChange>
          </w:rPr>
          <w:delText xml:space="preserve"> </w:delText>
        </w:r>
        <w:r w:rsidRPr="00726C50" w:rsidDel="00DD14DA">
          <w:rPr>
            <w:rPrChange w:id="20674" w:author="Oliosi Francesco (GSE)" w:date="2025-10-15T10:47:00Z" w16du:dateUtc="2025-10-15T08:47:00Z">
              <w:rPr>
                <w:highlight w:val="yellow"/>
              </w:rPr>
            </w:rPrChange>
          </w:rPr>
          <w:delText xml:space="preserve">∙ </w:delText>
        </w:r>
        <w:r w:rsidRPr="00726C50" w:rsidDel="00DD14DA">
          <w:rPr>
            <w:rPrChange w:id="20675" w:author="Oliosi Francesco (GSE)" w:date="2025-10-15T10:47:00Z" w16du:dateUtc="2025-10-15T08:47:00Z">
              <w:rPr>
                <w:w w:val="105"/>
                <w:highlight w:val="yellow"/>
              </w:rPr>
            </w:rPrChange>
          </w:rPr>
          <w:delText>C</w:delText>
        </w:r>
        <w:r w:rsidRPr="00726C50" w:rsidDel="00DD14DA">
          <w:rPr>
            <w:rPrChange w:id="20676" w:author="Oliosi Francesco (GSE)" w:date="2025-10-15T10:47:00Z" w16du:dateUtc="2025-10-15T08:47:00Z">
              <w:rPr>
                <w:w w:val="105"/>
                <w:highlight w:val="yellow"/>
                <w:vertAlign w:val="subscript"/>
              </w:rPr>
            </w:rPrChange>
          </w:rPr>
          <w:delText>ACCUMULO</w:delText>
        </w:r>
        <w:bookmarkStart w:id="20677" w:name="_Toc207969270"/>
        <w:bookmarkStart w:id="20678" w:name="_Toc207969502"/>
        <w:bookmarkStart w:id="20679" w:name="_Toc207970763"/>
        <w:bookmarkStart w:id="20680" w:name="_Toc208302421"/>
        <w:bookmarkStart w:id="20681" w:name="_Toc208307182"/>
        <w:bookmarkStart w:id="20682" w:name="_Toc208308680"/>
        <w:bookmarkStart w:id="20683" w:name="_Toc208309058"/>
        <w:bookmarkStart w:id="20684" w:name="_Toc208320782"/>
        <w:bookmarkStart w:id="20685" w:name="_Toc208322076"/>
        <w:bookmarkStart w:id="20686" w:name="_Toc208390087"/>
        <w:bookmarkStart w:id="20687" w:name="_Toc209518556"/>
        <w:bookmarkStart w:id="20688" w:name="_Toc209615524"/>
        <w:bookmarkStart w:id="20689" w:name="_Toc210029842"/>
        <w:bookmarkStart w:id="20690" w:name="_Toc210030174"/>
        <w:bookmarkStart w:id="20691" w:name="_Toc210312155"/>
        <w:bookmarkStart w:id="20692" w:name="_Toc210659026"/>
        <w:bookmarkStart w:id="20693" w:name="_Toc211327552"/>
        <w:bookmarkStart w:id="20694" w:name="_Toc212462631"/>
        <w:bookmarkEnd w:id="20677"/>
        <w:bookmarkEnd w:id="20678"/>
        <w:bookmarkEnd w:id="20679"/>
        <w:bookmarkEnd w:id="20680"/>
        <w:bookmarkEnd w:id="20681"/>
        <w:bookmarkEnd w:id="20682"/>
        <w:bookmarkEnd w:id="20683"/>
        <w:bookmarkEnd w:id="20684"/>
        <w:bookmarkEnd w:id="20685"/>
        <w:bookmarkEnd w:id="20686"/>
        <w:bookmarkEnd w:id="20687"/>
        <w:bookmarkEnd w:id="20688"/>
        <w:bookmarkEnd w:id="20689"/>
        <w:bookmarkEnd w:id="20690"/>
        <w:bookmarkEnd w:id="20691"/>
        <w:bookmarkEnd w:id="20692"/>
        <w:bookmarkEnd w:id="20693"/>
        <w:bookmarkEnd w:id="20694"/>
      </w:del>
    </w:p>
    <w:p w14:paraId="07766795" w14:textId="0428C5C6" w:rsidR="00483B62" w:rsidRPr="00C078CF" w:rsidDel="00DD14DA" w:rsidRDefault="00483B62">
      <w:pPr>
        <w:pStyle w:val="TITOLO20"/>
        <w:numPr>
          <w:ilvl w:val="1"/>
          <w:numId w:val="292"/>
        </w:numPr>
        <w:ind w:left="567" w:hanging="425"/>
        <w:outlineLvl w:val="1"/>
        <w:rPr>
          <w:del w:id="20695" w:author="Visone Rossana (GSE)" w:date="2025-09-02T11:03:00Z" w16du:dateUtc="2025-09-02T09:03:00Z"/>
        </w:rPr>
        <w:pPrChange w:id="20696" w:author="Visone Rossana (GSE)" w:date="2025-10-17T17:32:00Z" w16du:dateUtc="2025-10-17T15:32:00Z">
          <w:pPr>
            <w:widowControl w:val="0"/>
            <w:spacing w:before="4"/>
          </w:pPr>
        </w:pPrChange>
      </w:pPr>
      <w:bookmarkStart w:id="20697" w:name="_Toc207969271"/>
      <w:bookmarkStart w:id="20698" w:name="_Toc207969503"/>
      <w:bookmarkStart w:id="20699" w:name="_Toc207970764"/>
      <w:bookmarkStart w:id="20700" w:name="_Toc208302422"/>
      <w:bookmarkStart w:id="20701" w:name="_Toc208307183"/>
      <w:bookmarkStart w:id="20702" w:name="_Toc208308681"/>
      <w:bookmarkStart w:id="20703" w:name="_Toc208309059"/>
      <w:bookmarkStart w:id="20704" w:name="_Toc208320783"/>
      <w:bookmarkStart w:id="20705" w:name="_Toc208322077"/>
      <w:bookmarkStart w:id="20706" w:name="_Toc208390088"/>
      <w:bookmarkStart w:id="20707" w:name="_Toc209518557"/>
      <w:bookmarkStart w:id="20708" w:name="_Toc209615525"/>
      <w:bookmarkStart w:id="20709" w:name="_Toc210029843"/>
      <w:bookmarkStart w:id="20710" w:name="_Toc210030175"/>
      <w:bookmarkStart w:id="20711" w:name="_Toc210312156"/>
      <w:bookmarkStart w:id="20712" w:name="_Toc210659027"/>
      <w:bookmarkStart w:id="20713" w:name="_Toc211327553"/>
      <w:bookmarkStart w:id="20714" w:name="_Toc212462632"/>
      <w:bookmarkEnd w:id="20697"/>
      <w:bookmarkEnd w:id="20698"/>
      <w:bookmarkEnd w:id="20699"/>
      <w:bookmarkEnd w:id="20700"/>
      <w:bookmarkEnd w:id="20701"/>
      <w:bookmarkEnd w:id="20702"/>
      <w:bookmarkEnd w:id="20703"/>
      <w:bookmarkEnd w:id="20704"/>
      <w:bookmarkEnd w:id="20705"/>
      <w:bookmarkEnd w:id="20706"/>
      <w:bookmarkEnd w:id="20707"/>
      <w:bookmarkEnd w:id="20708"/>
      <w:bookmarkEnd w:id="20709"/>
      <w:bookmarkEnd w:id="20710"/>
      <w:bookmarkEnd w:id="20711"/>
      <w:bookmarkEnd w:id="20712"/>
      <w:bookmarkEnd w:id="20713"/>
      <w:bookmarkEnd w:id="20714"/>
    </w:p>
    <w:p w14:paraId="6470730D" w14:textId="1A6AEA56" w:rsidR="00483B62" w:rsidRPr="00C078CF" w:rsidDel="00DD14DA" w:rsidRDefault="00483B62">
      <w:pPr>
        <w:pStyle w:val="TITOLO20"/>
        <w:numPr>
          <w:ilvl w:val="1"/>
          <w:numId w:val="292"/>
        </w:numPr>
        <w:ind w:left="567" w:hanging="425"/>
        <w:outlineLvl w:val="1"/>
        <w:rPr>
          <w:del w:id="20715" w:author="Visone Rossana (GSE)" w:date="2025-09-02T11:03:00Z" w16du:dateUtc="2025-09-02T09:03:00Z"/>
        </w:rPr>
        <w:pPrChange w:id="20716" w:author="Visone Rossana (GSE)" w:date="2025-10-17T17:32:00Z" w16du:dateUtc="2025-10-17T15:32:00Z">
          <w:pPr>
            <w:widowControl w:val="0"/>
            <w:ind w:left="561"/>
          </w:pPr>
        </w:pPrChange>
      </w:pPr>
      <w:del w:id="20717" w:author="Visone Rossana (GSE)" w:date="2025-09-02T11:03:00Z" w16du:dateUtc="2025-09-02T09:03:00Z">
        <w:r w:rsidRPr="00C078CF" w:rsidDel="00DD14DA">
          <w:delText xml:space="preserve">dove  </w:delText>
        </w:r>
        <w:bookmarkStart w:id="20718" w:name="_Toc207969272"/>
        <w:bookmarkStart w:id="20719" w:name="_Toc207969504"/>
        <w:bookmarkStart w:id="20720" w:name="_Toc207970765"/>
        <w:bookmarkStart w:id="20721" w:name="_Toc208302423"/>
        <w:bookmarkStart w:id="20722" w:name="_Toc208307184"/>
        <w:bookmarkStart w:id="20723" w:name="_Toc208308682"/>
        <w:bookmarkStart w:id="20724" w:name="_Toc208309060"/>
        <w:bookmarkStart w:id="20725" w:name="_Toc208320784"/>
        <w:bookmarkStart w:id="20726" w:name="_Toc208322078"/>
        <w:bookmarkStart w:id="20727" w:name="_Toc208390089"/>
        <w:bookmarkStart w:id="20728" w:name="_Toc209518558"/>
        <w:bookmarkStart w:id="20729" w:name="_Toc209615526"/>
        <w:bookmarkStart w:id="20730" w:name="_Toc210029844"/>
        <w:bookmarkStart w:id="20731" w:name="_Toc210030176"/>
        <w:bookmarkStart w:id="20732" w:name="_Toc210312157"/>
        <w:bookmarkStart w:id="20733" w:name="_Toc210659028"/>
        <w:bookmarkStart w:id="20734" w:name="_Toc211327554"/>
        <w:bookmarkStart w:id="20735" w:name="_Toc212462633"/>
        <w:bookmarkEnd w:id="20718"/>
        <w:bookmarkEnd w:id="20719"/>
        <w:bookmarkEnd w:id="20720"/>
        <w:bookmarkEnd w:id="20721"/>
        <w:bookmarkEnd w:id="20722"/>
        <w:bookmarkEnd w:id="20723"/>
        <w:bookmarkEnd w:id="20724"/>
        <w:bookmarkEnd w:id="20725"/>
        <w:bookmarkEnd w:id="20726"/>
        <w:bookmarkEnd w:id="20727"/>
        <w:bookmarkEnd w:id="20728"/>
        <w:bookmarkEnd w:id="20729"/>
        <w:bookmarkEnd w:id="20730"/>
        <w:bookmarkEnd w:id="20731"/>
        <w:bookmarkEnd w:id="20732"/>
        <w:bookmarkEnd w:id="20733"/>
        <w:bookmarkEnd w:id="20734"/>
        <w:bookmarkEnd w:id="20735"/>
      </w:del>
    </w:p>
    <w:p w14:paraId="48FAB534" w14:textId="12ACB27F" w:rsidR="00483B62" w:rsidRPr="00C078CF" w:rsidDel="00DD14DA" w:rsidRDefault="00483B62">
      <w:pPr>
        <w:pStyle w:val="TITOLO20"/>
        <w:numPr>
          <w:ilvl w:val="1"/>
          <w:numId w:val="292"/>
        </w:numPr>
        <w:ind w:left="567" w:hanging="425"/>
        <w:outlineLvl w:val="1"/>
        <w:rPr>
          <w:del w:id="20736" w:author="Visone Rossana (GSE)" w:date="2025-09-02T11:03:00Z" w16du:dateUtc="2025-09-02T09:03:00Z"/>
        </w:rPr>
        <w:pPrChange w:id="20737" w:author="Visone Rossana (GSE)" w:date="2025-10-17T17:32:00Z" w16du:dateUtc="2025-10-17T15:32:00Z">
          <w:pPr>
            <w:spacing w:after="160"/>
          </w:pPr>
        </w:pPrChange>
      </w:pPr>
      <w:bookmarkStart w:id="20738" w:name="_Toc207969273"/>
      <w:bookmarkStart w:id="20739" w:name="_Toc207969505"/>
      <w:bookmarkStart w:id="20740" w:name="_Toc207970766"/>
      <w:bookmarkStart w:id="20741" w:name="_Toc208302424"/>
      <w:bookmarkStart w:id="20742" w:name="_Toc208307185"/>
      <w:bookmarkStart w:id="20743" w:name="_Toc208308683"/>
      <w:bookmarkStart w:id="20744" w:name="_Toc208309061"/>
      <w:bookmarkStart w:id="20745" w:name="_Toc208320785"/>
      <w:bookmarkStart w:id="20746" w:name="_Toc208322079"/>
      <w:bookmarkStart w:id="20747" w:name="_Toc208390090"/>
      <w:bookmarkStart w:id="20748" w:name="_Toc209518559"/>
      <w:bookmarkStart w:id="20749" w:name="_Toc209615527"/>
      <w:bookmarkStart w:id="20750" w:name="_Toc210029845"/>
      <w:bookmarkStart w:id="20751" w:name="_Toc210030177"/>
      <w:bookmarkStart w:id="20752" w:name="_Toc210312158"/>
      <w:bookmarkStart w:id="20753" w:name="_Toc210659029"/>
      <w:bookmarkStart w:id="20754" w:name="_Toc211327555"/>
      <w:bookmarkStart w:id="20755" w:name="_Toc212462634"/>
      <w:bookmarkEnd w:id="20738"/>
      <w:bookmarkEnd w:id="20739"/>
      <w:bookmarkEnd w:id="20740"/>
      <w:bookmarkEnd w:id="20741"/>
      <w:bookmarkEnd w:id="20742"/>
      <w:bookmarkEnd w:id="20743"/>
      <w:bookmarkEnd w:id="20744"/>
      <w:bookmarkEnd w:id="20745"/>
      <w:bookmarkEnd w:id="20746"/>
      <w:bookmarkEnd w:id="20747"/>
      <w:bookmarkEnd w:id="20748"/>
      <w:bookmarkEnd w:id="20749"/>
      <w:bookmarkEnd w:id="20750"/>
      <w:bookmarkEnd w:id="20751"/>
      <w:bookmarkEnd w:id="20752"/>
      <w:bookmarkEnd w:id="20753"/>
      <w:bookmarkEnd w:id="20754"/>
      <w:bookmarkEnd w:id="20755"/>
    </w:p>
    <w:p w14:paraId="550672EB" w14:textId="1640874C" w:rsidR="00483B62" w:rsidRPr="00C078CF" w:rsidDel="00DD14DA" w:rsidRDefault="00483B62">
      <w:pPr>
        <w:pStyle w:val="TITOLO20"/>
        <w:numPr>
          <w:ilvl w:val="1"/>
          <w:numId w:val="292"/>
        </w:numPr>
        <w:ind w:left="567" w:hanging="425"/>
        <w:outlineLvl w:val="1"/>
        <w:rPr>
          <w:del w:id="20756" w:author="Visone Rossana (GSE)" w:date="2025-09-02T11:03:00Z" w16du:dateUtc="2025-09-02T09:03:00Z"/>
        </w:rPr>
        <w:pPrChange w:id="20757" w:author="Visone Rossana (GSE)" w:date="2025-10-17T17:32:00Z" w16du:dateUtc="2025-10-17T15:32:00Z">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ind w:left="1980" w:hanging="1419"/>
            <w:jc w:val="both"/>
          </w:pPr>
        </w:pPrChange>
      </w:pPr>
      <w:del w:id="20758" w:author="Visone Rossana (GSE)" w:date="2025-09-02T11:03:00Z" w16du:dateUtc="2025-09-02T09:03:00Z">
        <w:r w:rsidRPr="00C078CF" w:rsidDel="00DD14DA">
          <w:delText xml:space="preserve"> </w:delText>
        </w:r>
        <w:r w:rsidRPr="00726C50" w:rsidDel="00DD14DA">
          <w:rPr>
            <w:rPrChange w:id="20759" w:author="Oliosi Francesco (GSE)" w:date="2025-10-15T10:47:00Z" w16du:dateUtc="2025-10-15T08:47:00Z">
              <w:rPr>
                <w:rFonts w:ascii="Times New Roman" w:hAnsi="Times New Roman"/>
                <w:w w:val="105"/>
              </w:rPr>
            </w:rPrChange>
          </w:rPr>
          <w:delText>P</w:delText>
        </w:r>
        <w:r w:rsidRPr="00726C50" w:rsidDel="00DD14DA">
          <w:rPr>
            <w:rPrChange w:id="20760" w:author="Oliosi Francesco (GSE)" w:date="2025-10-15T10:47:00Z" w16du:dateUtc="2025-10-15T08:47:00Z">
              <w:rPr>
                <w:rFonts w:ascii="Times New Roman" w:hAnsi="Times New Roman"/>
                <w:w w:val="105"/>
                <w:vertAlign w:val="subscript"/>
              </w:rPr>
            </w:rPrChange>
          </w:rPr>
          <w:delText>FTV</w:delText>
        </w:r>
        <w:r w:rsidRPr="00726C50" w:rsidDel="00DD14DA">
          <w:rPr>
            <w:rPrChange w:id="20761" w:author="Oliosi Francesco (GSE)" w:date="2025-10-15T10:47:00Z" w16du:dateUtc="2025-10-15T08:47:00Z">
              <w:rPr>
                <w:spacing w:val="-4"/>
              </w:rPr>
            </w:rPrChange>
          </w:rPr>
          <w:tab/>
        </w:r>
        <w:r w:rsidRPr="00C078CF" w:rsidDel="00DD14DA">
          <w:delText>è la potenza di picco dell’impianto fotovoltaico;</w:delText>
        </w:r>
        <w:bookmarkStart w:id="20762" w:name="_Toc207969274"/>
        <w:bookmarkStart w:id="20763" w:name="_Toc207969506"/>
        <w:bookmarkStart w:id="20764" w:name="_Toc207970767"/>
        <w:bookmarkStart w:id="20765" w:name="_Toc208302425"/>
        <w:bookmarkStart w:id="20766" w:name="_Toc208307186"/>
        <w:bookmarkStart w:id="20767" w:name="_Toc208308684"/>
        <w:bookmarkStart w:id="20768" w:name="_Toc208309062"/>
        <w:bookmarkStart w:id="20769" w:name="_Toc208320786"/>
        <w:bookmarkStart w:id="20770" w:name="_Toc208322080"/>
        <w:bookmarkStart w:id="20771" w:name="_Toc208390091"/>
        <w:bookmarkStart w:id="20772" w:name="_Toc209518560"/>
        <w:bookmarkStart w:id="20773" w:name="_Toc209615528"/>
        <w:bookmarkStart w:id="20774" w:name="_Toc210029846"/>
        <w:bookmarkStart w:id="20775" w:name="_Toc210030178"/>
        <w:bookmarkStart w:id="20776" w:name="_Toc210312159"/>
        <w:bookmarkStart w:id="20777" w:name="_Toc210659030"/>
        <w:bookmarkStart w:id="20778" w:name="_Toc211327556"/>
        <w:bookmarkStart w:id="20779" w:name="_Toc212462635"/>
        <w:bookmarkEnd w:id="20762"/>
        <w:bookmarkEnd w:id="20763"/>
        <w:bookmarkEnd w:id="20764"/>
        <w:bookmarkEnd w:id="20765"/>
        <w:bookmarkEnd w:id="20766"/>
        <w:bookmarkEnd w:id="20767"/>
        <w:bookmarkEnd w:id="20768"/>
        <w:bookmarkEnd w:id="20769"/>
        <w:bookmarkEnd w:id="20770"/>
        <w:bookmarkEnd w:id="20771"/>
        <w:bookmarkEnd w:id="20772"/>
        <w:bookmarkEnd w:id="20773"/>
        <w:bookmarkEnd w:id="20774"/>
        <w:bookmarkEnd w:id="20775"/>
        <w:bookmarkEnd w:id="20776"/>
        <w:bookmarkEnd w:id="20777"/>
        <w:bookmarkEnd w:id="20778"/>
        <w:bookmarkEnd w:id="20779"/>
      </w:del>
    </w:p>
    <w:p w14:paraId="737371D7" w14:textId="6754699C" w:rsidR="00483B62" w:rsidRPr="00C078CF" w:rsidDel="00DD14DA" w:rsidRDefault="00483B62">
      <w:pPr>
        <w:pStyle w:val="TITOLO20"/>
        <w:numPr>
          <w:ilvl w:val="1"/>
          <w:numId w:val="292"/>
        </w:numPr>
        <w:ind w:left="567" w:hanging="425"/>
        <w:outlineLvl w:val="1"/>
        <w:rPr>
          <w:del w:id="20780" w:author="Visone Rossana (GSE)" w:date="2025-09-02T11:03:00Z" w16du:dateUtc="2025-09-02T09:03:00Z"/>
        </w:rPr>
        <w:pPrChange w:id="20781" w:author="Visone Rossana (GSE)" w:date="2025-10-17T17:32:00Z" w16du:dateUtc="2025-10-17T15:32:00Z">
          <w:pPr>
            <w:widowControl w:val="0"/>
            <w:tabs>
              <w:tab w:val="left" w:pos="1979"/>
            </w:tabs>
            <w:spacing w:before="126"/>
            <w:ind w:left="1980" w:hanging="1419"/>
            <w:jc w:val="both"/>
          </w:pPr>
        </w:pPrChange>
      </w:pPr>
      <w:del w:id="20782" w:author="Visone Rossana (GSE)" w:date="2025-09-02T11:03:00Z" w16du:dateUtc="2025-09-02T09:03:00Z">
        <w:r w:rsidRPr="00726C50" w:rsidDel="00DD14DA">
          <w:rPr>
            <w:rPrChange w:id="20783" w:author="Oliosi Francesco (GSE)" w:date="2025-10-15T10:47:00Z" w16du:dateUtc="2025-10-15T08:47:00Z">
              <w:rPr>
                <w:w w:val="105"/>
              </w:rPr>
            </w:rPrChange>
          </w:rPr>
          <w:delText>C</w:delText>
        </w:r>
        <w:r w:rsidRPr="00726C50" w:rsidDel="00DD14DA">
          <w:rPr>
            <w:rPrChange w:id="20784" w:author="Oliosi Francesco (GSE)" w:date="2025-10-15T10:47:00Z" w16du:dateUtc="2025-10-15T08:47:00Z">
              <w:rPr>
                <w:rFonts w:ascii="Times New Roman" w:hAnsi="Times New Roman"/>
                <w:w w:val="105"/>
                <w:vertAlign w:val="subscript"/>
              </w:rPr>
            </w:rPrChange>
          </w:rPr>
          <w:delText>FTV</w:delText>
        </w:r>
        <w:r w:rsidRPr="00C078CF" w:rsidDel="00DD14DA">
          <w:tab/>
          <w:delText xml:space="preserve">è il costo specifico effettivamente sostenuto per la tecnologia utilizzata nell’intervento definito dal rapporto tra spesa sostenuta in euro e la potenza di picco dell’impianto in kW; I valori massimi di </w:delText>
        </w:r>
        <w:r w:rsidRPr="00726C50" w:rsidDel="00DD14DA">
          <w:rPr>
            <w:rPrChange w:id="20785" w:author="Oliosi Francesco (GSE)" w:date="2025-10-15T10:47:00Z" w16du:dateUtc="2025-10-15T08:47:00Z">
              <w:rPr>
                <w:w w:val="105"/>
              </w:rPr>
            </w:rPrChange>
          </w:rPr>
          <w:delText>C</w:delText>
        </w:r>
        <w:r w:rsidRPr="00726C50" w:rsidDel="00DD14DA">
          <w:rPr>
            <w:rPrChange w:id="20786" w:author="Oliosi Francesco (GSE)" w:date="2025-10-15T10:47:00Z" w16du:dateUtc="2025-10-15T08:47:00Z">
              <w:rPr>
                <w:rFonts w:ascii="Times New Roman" w:hAnsi="Times New Roman"/>
                <w:w w:val="105"/>
                <w:vertAlign w:val="subscript"/>
              </w:rPr>
            </w:rPrChange>
          </w:rPr>
          <w:delText>FTV</w:delText>
        </w:r>
        <w:r w:rsidRPr="00726C50" w:rsidDel="00DD14DA">
          <w:rPr>
            <w:rPrChange w:id="20787" w:author="Oliosi Francesco (GSE)" w:date="2025-10-15T10:47:00Z" w16du:dateUtc="2025-10-15T08:47:00Z">
              <w:rPr>
                <w:spacing w:val="4"/>
              </w:rPr>
            </w:rPrChange>
          </w:rPr>
          <w:delText xml:space="preserve">, </w:delText>
        </w:r>
        <w:r w:rsidRPr="00C078CF" w:rsidDel="00DD14DA">
          <w:delText>ai fini del calcolo dell’incentivo massimo, sono i seguenti:</w:delText>
        </w:r>
        <w:bookmarkStart w:id="20788" w:name="_Toc207969275"/>
        <w:bookmarkStart w:id="20789" w:name="_Toc207969507"/>
        <w:bookmarkStart w:id="20790" w:name="_Toc207970768"/>
        <w:bookmarkStart w:id="20791" w:name="_Toc208302426"/>
        <w:bookmarkStart w:id="20792" w:name="_Toc208307187"/>
        <w:bookmarkStart w:id="20793" w:name="_Toc208308685"/>
        <w:bookmarkStart w:id="20794" w:name="_Toc208309063"/>
        <w:bookmarkStart w:id="20795" w:name="_Toc208320787"/>
        <w:bookmarkStart w:id="20796" w:name="_Toc208322081"/>
        <w:bookmarkStart w:id="20797" w:name="_Toc208390092"/>
        <w:bookmarkStart w:id="20798" w:name="_Toc209518561"/>
        <w:bookmarkStart w:id="20799" w:name="_Toc209615529"/>
        <w:bookmarkStart w:id="20800" w:name="_Toc210029847"/>
        <w:bookmarkStart w:id="20801" w:name="_Toc210030179"/>
        <w:bookmarkStart w:id="20802" w:name="_Toc210312160"/>
        <w:bookmarkStart w:id="20803" w:name="_Toc210659031"/>
        <w:bookmarkStart w:id="20804" w:name="_Toc211327557"/>
        <w:bookmarkStart w:id="20805" w:name="_Toc212462636"/>
        <w:bookmarkEnd w:id="20788"/>
        <w:bookmarkEnd w:id="20789"/>
        <w:bookmarkEnd w:id="20790"/>
        <w:bookmarkEnd w:id="20791"/>
        <w:bookmarkEnd w:id="20792"/>
        <w:bookmarkEnd w:id="20793"/>
        <w:bookmarkEnd w:id="20794"/>
        <w:bookmarkEnd w:id="20795"/>
        <w:bookmarkEnd w:id="20796"/>
        <w:bookmarkEnd w:id="20797"/>
        <w:bookmarkEnd w:id="20798"/>
        <w:bookmarkEnd w:id="20799"/>
        <w:bookmarkEnd w:id="20800"/>
        <w:bookmarkEnd w:id="20801"/>
        <w:bookmarkEnd w:id="20802"/>
        <w:bookmarkEnd w:id="20803"/>
        <w:bookmarkEnd w:id="20804"/>
        <w:bookmarkEnd w:id="20805"/>
      </w:del>
    </w:p>
    <w:p w14:paraId="2EE34875" w14:textId="23042701" w:rsidR="00483B62" w:rsidRPr="00C078CF" w:rsidDel="00DD14DA" w:rsidRDefault="00483B62">
      <w:pPr>
        <w:pStyle w:val="TITOLO20"/>
        <w:numPr>
          <w:ilvl w:val="1"/>
          <w:numId w:val="292"/>
        </w:numPr>
        <w:ind w:left="567" w:hanging="425"/>
        <w:outlineLvl w:val="1"/>
        <w:rPr>
          <w:del w:id="20806" w:author="Visone Rossana (GSE)" w:date="2025-09-02T11:03:00Z" w16du:dateUtc="2025-09-02T09:03:00Z"/>
        </w:rPr>
        <w:pPrChange w:id="20807" w:author="Visone Rossana (GSE)" w:date="2025-10-17T17:32:00Z" w16du:dateUtc="2025-10-17T15:32:00Z">
          <w:pPr>
            <w:widowControl w:val="0"/>
            <w:numPr>
              <w:numId w:val="57"/>
            </w:numPr>
            <w:tabs>
              <w:tab w:val="left" w:pos="1979"/>
            </w:tabs>
            <w:autoSpaceDE w:val="0"/>
            <w:autoSpaceDN w:val="0"/>
            <w:spacing w:before="126" w:line="259" w:lineRule="auto"/>
            <w:ind w:left="2339" w:hanging="360"/>
            <w:jc w:val="both"/>
          </w:pPr>
        </w:pPrChange>
      </w:pPr>
      <w:del w:id="20808" w:author="Visone Rossana (GSE)" w:date="2025-09-02T11:03:00Z" w16du:dateUtc="2025-09-02T09:03:00Z">
        <w:r w:rsidRPr="00C078CF" w:rsidDel="00DD14DA">
          <w:delText>1.500 €/kW per impianti fino a 20 kW;</w:delText>
        </w:r>
        <w:bookmarkStart w:id="20809" w:name="_Toc207969276"/>
        <w:bookmarkStart w:id="20810" w:name="_Toc207969508"/>
        <w:bookmarkStart w:id="20811" w:name="_Toc207970769"/>
        <w:bookmarkStart w:id="20812" w:name="_Toc208302427"/>
        <w:bookmarkStart w:id="20813" w:name="_Toc208307188"/>
        <w:bookmarkStart w:id="20814" w:name="_Toc208308686"/>
        <w:bookmarkStart w:id="20815" w:name="_Toc208309064"/>
        <w:bookmarkStart w:id="20816" w:name="_Toc208320788"/>
        <w:bookmarkStart w:id="20817" w:name="_Toc208322082"/>
        <w:bookmarkStart w:id="20818" w:name="_Toc208390093"/>
        <w:bookmarkStart w:id="20819" w:name="_Toc209518562"/>
        <w:bookmarkStart w:id="20820" w:name="_Toc209615530"/>
        <w:bookmarkStart w:id="20821" w:name="_Toc210029848"/>
        <w:bookmarkStart w:id="20822" w:name="_Toc210030180"/>
        <w:bookmarkStart w:id="20823" w:name="_Toc210312161"/>
        <w:bookmarkStart w:id="20824" w:name="_Toc210659032"/>
        <w:bookmarkStart w:id="20825" w:name="_Toc211327558"/>
        <w:bookmarkStart w:id="20826" w:name="_Toc212462637"/>
        <w:bookmarkEnd w:id="20809"/>
        <w:bookmarkEnd w:id="20810"/>
        <w:bookmarkEnd w:id="20811"/>
        <w:bookmarkEnd w:id="20812"/>
        <w:bookmarkEnd w:id="20813"/>
        <w:bookmarkEnd w:id="20814"/>
        <w:bookmarkEnd w:id="20815"/>
        <w:bookmarkEnd w:id="20816"/>
        <w:bookmarkEnd w:id="20817"/>
        <w:bookmarkEnd w:id="20818"/>
        <w:bookmarkEnd w:id="20819"/>
        <w:bookmarkEnd w:id="20820"/>
        <w:bookmarkEnd w:id="20821"/>
        <w:bookmarkEnd w:id="20822"/>
        <w:bookmarkEnd w:id="20823"/>
        <w:bookmarkEnd w:id="20824"/>
        <w:bookmarkEnd w:id="20825"/>
        <w:bookmarkEnd w:id="20826"/>
      </w:del>
    </w:p>
    <w:p w14:paraId="605F7403" w14:textId="00E76917" w:rsidR="00483B62" w:rsidRPr="00C078CF" w:rsidDel="00DD14DA" w:rsidRDefault="00483B62">
      <w:pPr>
        <w:pStyle w:val="TITOLO20"/>
        <w:numPr>
          <w:ilvl w:val="1"/>
          <w:numId w:val="292"/>
        </w:numPr>
        <w:ind w:left="567" w:hanging="425"/>
        <w:outlineLvl w:val="1"/>
        <w:rPr>
          <w:del w:id="20827" w:author="Visone Rossana (GSE)" w:date="2025-09-02T11:03:00Z" w16du:dateUtc="2025-09-02T09:03:00Z"/>
        </w:rPr>
        <w:pPrChange w:id="20828" w:author="Visone Rossana (GSE)" w:date="2025-10-17T17:32:00Z" w16du:dateUtc="2025-10-17T15:32:00Z">
          <w:pPr>
            <w:widowControl w:val="0"/>
            <w:numPr>
              <w:numId w:val="57"/>
            </w:numPr>
            <w:tabs>
              <w:tab w:val="left" w:pos="1979"/>
            </w:tabs>
            <w:autoSpaceDE w:val="0"/>
            <w:autoSpaceDN w:val="0"/>
            <w:spacing w:before="126" w:line="259" w:lineRule="auto"/>
            <w:ind w:left="2339" w:hanging="360"/>
            <w:jc w:val="both"/>
          </w:pPr>
        </w:pPrChange>
      </w:pPr>
      <w:del w:id="20829" w:author="Visone Rossana (GSE)" w:date="2025-09-02T11:03:00Z" w16du:dateUtc="2025-09-02T09:03:00Z">
        <w:r w:rsidRPr="00C078CF" w:rsidDel="00DD14DA">
          <w:delText>1.200 €/kW per impianti oltre 20 kW e fino a 200 kW;</w:delText>
        </w:r>
        <w:bookmarkStart w:id="20830" w:name="_Toc207969277"/>
        <w:bookmarkStart w:id="20831" w:name="_Toc207969509"/>
        <w:bookmarkStart w:id="20832" w:name="_Toc207970770"/>
        <w:bookmarkStart w:id="20833" w:name="_Toc208302428"/>
        <w:bookmarkStart w:id="20834" w:name="_Toc208307189"/>
        <w:bookmarkStart w:id="20835" w:name="_Toc208308687"/>
        <w:bookmarkStart w:id="20836" w:name="_Toc208309065"/>
        <w:bookmarkStart w:id="20837" w:name="_Toc208320789"/>
        <w:bookmarkStart w:id="20838" w:name="_Toc208322083"/>
        <w:bookmarkStart w:id="20839" w:name="_Toc208390094"/>
        <w:bookmarkStart w:id="20840" w:name="_Toc209518563"/>
        <w:bookmarkStart w:id="20841" w:name="_Toc209615531"/>
        <w:bookmarkStart w:id="20842" w:name="_Toc210029849"/>
        <w:bookmarkStart w:id="20843" w:name="_Toc210030181"/>
        <w:bookmarkStart w:id="20844" w:name="_Toc210312162"/>
        <w:bookmarkStart w:id="20845" w:name="_Toc210659033"/>
        <w:bookmarkStart w:id="20846" w:name="_Toc211327559"/>
        <w:bookmarkStart w:id="20847" w:name="_Toc212462638"/>
        <w:bookmarkEnd w:id="20830"/>
        <w:bookmarkEnd w:id="20831"/>
        <w:bookmarkEnd w:id="20832"/>
        <w:bookmarkEnd w:id="20833"/>
        <w:bookmarkEnd w:id="20834"/>
        <w:bookmarkEnd w:id="20835"/>
        <w:bookmarkEnd w:id="20836"/>
        <w:bookmarkEnd w:id="20837"/>
        <w:bookmarkEnd w:id="20838"/>
        <w:bookmarkEnd w:id="20839"/>
        <w:bookmarkEnd w:id="20840"/>
        <w:bookmarkEnd w:id="20841"/>
        <w:bookmarkEnd w:id="20842"/>
        <w:bookmarkEnd w:id="20843"/>
        <w:bookmarkEnd w:id="20844"/>
        <w:bookmarkEnd w:id="20845"/>
        <w:bookmarkEnd w:id="20846"/>
        <w:bookmarkEnd w:id="20847"/>
      </w:del>
    </w:p>
    <w:p w14:paraId="48F28A2E" w14:textId="399F2BFC" w:rsidR="00483B62" w:rsidRPr="00C078CF" w:rsidDel="00DD14DA" w:rsidRDefault="00483B62">
      <w:pPr>
        <w:pStyle w:val="TITOLO20"/>
        <w:numPr>
          <w:ilvl w:val="1"/>
          <w:numId w:val="292"/>
        </w:numPr>
        <w:ind w:left="567" w:hanging="425"/>
        <w:outlineLvl w:val="1"/>
        <w:rPr>
          <w:del w:id="20848" w:author="Visone Rossana (GSE)" w:date="2025-09-02T11:03:00Z" w16du:dateUtc="2025-09-02T09:03:00Z"/>
        </w:rPr>
        <w:pPrChange w:id="20849" w:author="Visone Rossana (GSE)" w:date="2025-10-17T17:32:00Z" w16du:dateUtc="2025-10-17T15:32:00Z">
          <w:pPr>
            <w:widowControl w:val="0"/>
            <w:numPr>
              <w:numId w:val="57"/>
            </w:numPr>
            <w:tabs>
              <w:tab w:val="left" w:pos="1979"/>
            </w:tabs>
            <w:autoSpaceDE w:val="0"/>
            <w:autoSpaceDN w:val="0"/>
            <w:spacing w:before="126" w:line="259" w:lineRule="auto"/>
            <w:ind w:left="2339" w:hanging="360"/>
            <w:jc w:val="both"/>
          </w:pPr>
        </w:pPrChange>
      </w:pPr>
      <w:del w:id="20850" w:author="Visone Rossana (GSE)" w:date="2025-09-02T11:03:00Z" w16du:dateUtc="2025-09-02T09:03:00Z">
        <w:r w:rsidRPr="00C078CF" w:rsidDel="00DD14DA">
          <w:delText>1.100 €/kW per impianti oltre 200 kW e fino a 600 kW;</w:delText>
        </w:r>
        <w:bookmarkStart w:id="20851" w:name="_Toc207969278"/>
        <w:bookmarkStart w:id="20852" w:name="_Toc207969510"/>
        <w:bookmarkStart w:id="20853" w:name="_Toc207970771"/>
        <w:bookmarkStart w:id="20854" w:name="_Toc208302429"/>
        <w:bookmarkStart w:id="20855" w:name="_Toc208307190"/>
        <w:bookmarkStart w:id="20856" w:name="_Toc208308688"/>
        <w:bookmarkStart w:id="20857" w:name="_Toc208309066"/>
        <w:bookmarkStart w:id="20858" w:name="_Toc208320790"/>
        <w:bookmarkStart w:id="20859" w:name="_Toc208322084"/>
        <w:bookmarkStart w:id="20860" w:name="_Toc208390095"/>
        <w:bookmarkStart w:id="20861" w:name="_Toc209518564"/>
        <w:bookmarkStart w:id="20862" w:name="_Toc209615532"/>
        <w:bookmarkStart w:id="20863" w:name="_Toc210029850"/>
        <w:bookmarkStart w:id="20864" w:name="_Toc210030182"/>
        <w:bookmarkStart w:id="20865" w:name="_Toc210312163"/>
        <w:bookmarkStart w:id="20866" w:name="_Toc210659034"/>
        <w:bookmarkStart w:id="20867" w:name="_Toc211327560"/>
        <w:bookmarkStart w:id="20868" w:name="_Toc212462639"/>
        <w:bookmarkEnd w:id="20851"/>
        <w:bookmarkEnd w:id="20852"/>
        <w:bookmarkEnd w:id="20853"/>
        <w:bookmarkEnd w:id="20854"/>
        <w:bookmarkEnd w:id="20855"/>
        <w:bookmarkEnd w:id="20856"/>
        <w:bookmarkEnd w:id="20857"/>
        <w:bookmarkEnd w:id="20858"/>
        <w:bookmarkEnd w:id="20859"/>
        <w:bookmarkEnd w:id="20860"/>
        <w:bookmarkEnd w:id="20861"/>
        <w:bookmarkEnd w:id="20862"/>
        <w:bookmarkEnd w:id="20863"/>
        <w:bookmarkEnd w:id="20864"/>
        <w:bookmarkEnd w:id="20865"/>
        <w:bookmarkEnd w:id="20866"/>
        <w:bookmarkEnd w:id="20867"/>
        <w:bookmarkEnd w:id="20868"/>
      </w:del>
    </w:p>
    <w:p w14:paraId="1BABE08D" w14:textId="55AF91B2" w:rsidR="00483B62" w:rsidRPr="00C078CF" w:rsidDel="00DD14DA" w:rsidRDefault="00483B62">
      <w:pPr>
        <w:pStyle w:val="TITOLO20"/>
        <w:numPr>
          <w:ilvl w:val="1"/>
          <w:numId w:val="292"/>
        </w:numPr>
        <w:ind w:left="567" w:hanging="425"/>
        <w:outlineLvl w:val="1"/>
        <w:rPr>
          <w:del w:id="20869" w:author="Visone Rossana (GSE)" w:date="2025-09-02T11:03:00Z" w16du:dateUtc="2025-09-02T09:03:00Z"/>
        </w:rPr>
        <w:pPrChange w:id="20870" w:author="Visone Rossana (GSE)" w:date="2025-10-17T17:32:00Z" w16du:dateUtc="2025-10-17T15:32:00Z">
          <w:pPr>
            <w:widowControl w:val="0"/>
            <w:numPr>
              <w:numId w:val="57"/>
            </w:numPr>
            <w:tabs>
              <w:tab w:val="left" w:pos="1979"/>
            </w:tabs>
            <w:autoSpaceDE w:val="0"/>
            <w:autoSpaceDN w:val="0"/>
            <w:spacing w:before="126" w:line="259" w:lineRule="auto"/>
            <w:ind w:left="2339" w:hanging="360"/>
            <w:jc w:val="both"/>
          </w:pPr>
        </w:pPrChange>
      </w:pPr>
      <w:del w:id="20871" w:author="Visone Rossana (GSE)" w:date="2025-09-02T11:03:00Z" w16du:dateUtc="2025-09-02T09:03:00Z">
        <w:r w:rsidRPr="00C078CF" w:rsidDel="00DD14DA">
          <w:delText>1.050 €/kW per impianti oltre 600 kW e fino a 1.000 kW</w:delText>
        </w:r>
        <w:bookmarkStart w:id="20872" w:name="_Toc207969279"/>
        <w:bookmarkStart w:id="20873" w:name="_Toc207969511"/>
        <w:bookmarkStart w:id="20874" w:name="_Toc207970772"/>
        <w:bookmarkStart w:id="20875" w:name="_Toc208302430"/>
        <w:bookmarkStart w:id="20876" w:name="_Toc208307191"/>
        <w:bookmarkStart w:id="20877" w:name="_Toc208308689"/>
        <w:bookmarkStart w:id="20878" w:name="_Toc208309067"/>
        <w:bookmarkStart w:id="20879" w:name="_Toc208320791"/>
        <w:bookmarkStart w:id="20880" w:name="_Toc208322085"/>
        <w:bookmarkStart w:id="20881" w:name="_Toc208390096"/>
        <w:bookmarkStart w:id="20882" w:name="_Toc209518565"/>
        <w:bookmarkStart w:id="20883" w:name="_Toc209615533"/>
        <w:bookmarkStart w:id="20884" w:name="_Toc210029851"/>
        <w:bookmarkStart w:id="20885" w:name="_Toc210030183"/>
        <w:bookmarkStart w:id="20886" w:name="_Toc210312164"/>
        <w:bookmarkStart w:id="20887" w:name="_Toc210659035"/>
        <w:bookmarkStart w:id="20888" w:name="_Toc211327561"/>
        <w:bookmarkStart w:id="20889" w:name="_Toc212462640"/>
        <w:bookmarkEnd w:id="20872"/>
        <w:bookmarkEnd w:id="20873"/>
        <w:bookmarkEnd w:id="20874"/>
        <w:bookmarkEnd w:id="20875"/>
        <w:bookmarkEnd w:id="20876"/>
        <w:bookmarkEnd w:id="20877"/>
        <w:bookmarkEnd w:id="20878"/>
        <w:bookmarkEnd w:id="20879"/>
        <w:bookmarkEnd w:id="20880"/>
        <w:bookmarkEnd w:id="20881"/>
        <w:bookmarkEnd w:id="20882"/>
        <w:bookmarkEnd w:id="20883"/>
        <w:bookmarkEnd w:id="20884"/>
        <w:bookmarkEnd w:id="20885"/>
        <w:bookmarkEnd w:id="20886"/>
        <w:bookmarkEnd w:id="20887"/>
        <w:bookmarkEnd w:id="20888"/>
        <w:bookmarkEnd w:id="20889"/>
      </w:del>
    </w:p>
    <w:p w14:paraId="2BD252E5" w14:textId="5B8F7C67" w:rsidR="00483B62" w:rsidRPr="00C078CF" w:rsidDel="00DD14DA" w:rsidRDefault="00483B62">
      <w:pPr>
        <w:pStyle w:val="TITOLO20"/>
        <w:numPr>
          <w:ilvl w:val="1"/>
          <w:numId w:val="292"/>
        </w:numPr>
        <w:ind w:left="567" w:hanging="425"/>
        <w:outlineLvl w:val="1"/>
        <w:rPr>
          <w:del w:id="20890" w:author="Visone Rossana (GSE)" w:date="2025-09-02T11:03:00Z" w16du:dateUtc="2025-09-02T09:03:00Z"/>
        </w:rPr>
        <w:pPrChange w:id="20891" w:author="Visone Rossana (GSE)" w:date="2025-10-17T17:32:00Z" w16du:dateUtc="2025-10-17T15:32:00Z">
          <w:pPr>
            <w:widowControl w:val="0"/>
            <w:tabs>
              <w:tab w:val="left" w:pos="1979"/>
            </w:tabs>
            <w:spacing w:before="127"/>
            <w:ind w:left="1980" w:hanging="1419"/>
          </w:pPr>
        </w:pPrChange>
      </w:pPr>
      <w:del w:id="20892" w:author="Visone Rossana (GSE)" w:date="2025-09-02T11:03:00Z" w16du:dateUtc="2025-09-02T09:03:00Z">
        <w:r w:rsidRPr="00C078CF" w:rsidDel="00DD14DA">
          <w:delText>%</w:delText>
        </w:r>
        <w:r w:rsidRPr="00726C50" w:rsidDel="00DD14DA">
          <w:rPr>
            <w:rPrChange w:id="20893" w:author="Oliosi Francesco (GSE)" w:date="2025-10-15T10:47:00Z" w16du:dateUtc="2025-10-15T08:47:00Z">
              <w:rPr>
                <w:vertAlign w:val="subscript"/>
              </w:rPr>
            </w:rPrChange>
          </w:rPr>
          <w:delText>spesa</w:delText>
        </w:r>
        <w:r w:rsidRPr="00C078CF" w:rsidDel="00DD14DA">
          <w:tab/>
          <w:delText>è la percentuale incentivata della spesa totale sostenuta per l’intervento, pari al 65% o al 40%;</w:delText>
        </w:r>
        <w:bookmarkStart w:id="20894" w:name="_Toc207969280"/>
        <w:bookmarkStart w:id="20895" w:name="_Toc207969512"/>
        <w:bookmarkStart w:id="20896" w:name="_Toc207970773"/>
        <w:bookmarkStart w:id="20897" w:name="_Toc208302431"/>
        <w:bookmarkStart w:id="20898" w:name="_Toc208307192"/>
        <w:bookmarkStart w:id="20899" w:name="_Toc208308690"/>
        <w:bookmarkStart w:id="20900" w:name="_Toc208309068"/>
        <w:bookmarkStart w:id="20901" w:name="_Toc208320792"/>
        <w:bookmarkStart w:id="20902" w:name="_Toc208322086"/>
        <w:bookmarkStart w:id="20903" w:name="_Toc208390097"/>
        <w:bookmarkStart w:id="20904" w:name="_Toc209518566"/>
        <w:bookmarkStart w:id="20905" w:name="_Toc209615534"/>
        <w:bookmarkStart w:id="20906" w:name="_Toc210029852"/>
        <w:bookmarkStart w:id="20907" w:name="_Toc210030184"/>
        <w:bookmarkStart w:id="20908" w:name="_Toc210312165"/>
        <w:bookmarkStart w:id="20909" w:name="_Toc210659036"/>
        <w:bookmarkStart w:id="20910" w:name="_Toc211327562"/>
        <w:bookmarkStart w:id="20911" w:name="_Toc212462641"/>
        <w:bookmarkEnd w:id="20894"/>
        <w:bookmarkEnd w:id="20895"/>
        <w:bookmarkEnd w:id="20896"/>
        <w:bookmarkEnd w:id="20897"/>
        <w:bookmarkEnd w:id="20898"/>
        <w:bookmarkEnd w:id="20899"/>
        <w:bookmarkEnd w:id="20900"/>
        <w:bookmarkEnd w:id="20901"/>
        <w:bookmarkEnd w:id="20902"/>
        <w:bookmarkEnd w:id="20903"/>
        <w:bookmarkEnd w:id="20904"/>
        <w:bookmarkEnd w:id="20905"/>
        <w:bookmarkEnd w:id="20906"/>
        <w:bookmarkEnd w:id="20907"/>
        <w:bookmarkEnd w:id="20908"/>
        <w:bookmarkEnd w:id="20909"/>
        <w:bookmarkEnd w:id="20910"/>
        <w:bookmarkEnd w:id="20911"/>
      </w:del>
    </w:p>
    <w:p w14:paraId="3EC2F495" w14:textId="2C16BABB" w:rsidR="00483B62" w:rsidRPr="00726C50" w:rsidDel="00DD14DA" w:rsidRDefault="00483B62">
      <w:pPr>
        <w:pStyle w:val="TITOLO20"/>
        <w:numPr>
          <w:ilvl w:val="1"/>
          <w:numId w:val="292"/>
        </w:numPr>
        <w:ind w:left="567" w:hanging="425"/>
        <w:outlineLvl w:val="1"/>
        <w:rPr>
          <w:del w:id="20912" w:author="Visone Rossana (GSE)" w:date="2025-09-02T11:03:00Z" w16du:dateUtc="2025-09-02T09:03:00Z"/>
          <w:rPrChange w:id="20913" w:author="Oliosi Francesco (GSE)" w:date="2025-10-15T10:47:00Z" w16du:dateUtc="2025-10-15T08:47:00Z">
            <w:rPr>
              <w:del w:id="20914" w:author="Visone Rossana (GSE)" w:date="2025-09-02T11:03:00Z" w16du:dateUtc="2025-09-02T09:03:00Z"/>
              <w:lang w:val="en-US"/>
            </w:rPr>
          </w:rPrChange>
        </w:rPr>
        <w:pPrChange w:id="20915" w:author="Visone Rossana (GSE)" w:date="2025-10-17T17:32:00Z" w16du:dateUtc="2025-10-17T15:32:00Z">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ind w:left="1980" w:hanging="1419"/>
            <w:jc w:val="both"/>
          </w:pPr>
        </w:pPrChange>
      </w:pPr>
      <w:del w:id="20916" w:author="Visone Rossana (GSE)" w:date="2025-09-02T11:03:00Z" w16du:dateUtc="2025-09-02T09:03:00Z">
        <w:r w:rsidRPr="00726C50" w:rsidDel="00DD14DA">
          <w:rPr>
            <w:rPrChange w:id="20917" w:author="Oliosi Francesco (GSE)" w:date="2025-10-15T10:47:00Z" w16du:dateUtc="2025-10-15T08:47:00Z">
              <w:rPr>
                <w:rFonts w:ascii="Times New Roman" w:hAnsi="Times New Roman"/>
                <w:w w:val="105"/>
              </w:rPr>
            </w:rPrChange>
          </w:rPr>
          <w:delText>C</w:delText>
        </w:r>
        <w:r w:rsidRPr="00726C50" w:rsidDel="00DD14DA">
          <w:rPr>
            <w:rPrChange w:id="20918" w:author="Oliosi Francesco (GSE)" w:date="2025-10-15T10:47:00Z" w16du:dateUtc="2025-10-15T08:47:00Z">
              <w:rPr>
                <w:rFonts w:ascii="Times New Roman" w:hAnsi="Times New Roman"/>
                <w:w w:val="105"/>
                <w:vertAlign w:val="subscript"/>
              </w:rPr>
            </w:rPrChange>
          </w:rPr>
          <w:delText>ACCUMULO</w:delText>
        </w:r>
        <w:r w:rsidRPr="00726C50" w:rsidDel="00DD14DA">
          <w:rPr>
            <w:rPrChange w:id="20919" w:author="Oliosi Francesco (GSE)" w:date="2025-10-15T10:47:00Z" w16du:dateUtc="2025-10-15T08:47:00Z">
              <w:rPr>
                <w:spacing w:val="-4"/>
              </w:rPr>
            </w:rPrChange>
          </w:rPr>
          <w:tab/>
        </w:r>
        <w:r w:rsidRPr="00C078CF" w:rsidDel="00DD14DA">
          <w:delText>è la capacità nominale del sistema di accumulo espresso in kWh</w:delText>
        </w:r>
        <w:r w:rsidRPr="00726C50" w:rsidDel="00DD14DA">
          <w:rPr>
            <w:rPrChange w:id="20920" w:author="Oliosi Francesco (GSE)" w:date="2025-10-15T10:47:00Z" w16du:dateUtc="2025-10-15T08:47:00Z">
              <w:rPr>
                <w:lang w:val="en-US"/>
              </w:rPr>
            </w:rPrChange>
          </w:rPr>
          <w:delText>;</w:delText>
        </w:r>
        <w:bookmarkStart w:id="20921" w:name="_Toc207969281"/>
        <w:bookmarkStart w:id="20922" w:name="_Toc207969513"/>
        <w:bookmarkStart w:id="20923" w:name="_Toc207970774"/>
        <w:bookmarkStart w:id="20924" w:name="_Toc208302432"/>
        <w:bookmarkStart w:id="20925" w:name="_Toc208307193"/>
        <w:bookmarkStart w:id="20926" w:name="_Toc208308691"/>
        <w:bookmarkStart w:id="20927" w:name="_Toc208309069"/>
        <w:bookmarkStart w:id="20928" w:name="_Toc208320793"/>
        <w:bookmarkStart w:id="20929" w:name="_Toc208322087"/>
        <w:bookmarkStart w:id="20930" w:name="_Toc208390098"/>
        <w:bookmarkStart w:id="20931" w:name="_Toc209518567"/>
        <w:bookmarkStart w:id="20932" w:name="_Toc209615535"/>
        <w:bookmarkStart w:id="20933" w:name="_Toc210029853"/>
        <w:bookmarkStart w:id="20934" w:name="_Toc210030185"/>
        <w:bookmarkStart w:id="20935" w:name="_Toc210312166"/>
        <w:bookmarkStart w:id="20936" w:name="_Toc210659037"/>
        <w:bookmarkStart w:id="20937" w:name="_Toc211327563"/>
        <w:bookmarkStart w:id="20938" w:name="_Toc212462642"/>
        <w:bookmarkEnd w:id="20921"/>
        <w:bookmarkEnd w:id="20922"/>
        <w:bookmarkEnd w:id="20923"/>
        <w:bookmarkEnd w:id="20924"/>
        <w:bookmarkEnd w:id="20925"/>
        <w:bookmarkEnd w:id="20926"/>
        <w:bookmarkEnd w:id="20927"/>
        <w:bookmarkEnd w:id="20928"/>
        <w:bookmarkEnd w:id="20929"/>
        <w:bookmarkEnd w:id="20930"/>
        <w:bookmarkEnd w:id="20931"/>
        <w:bookmarkEnd w:id="20932"/>
        <w:bookmarkEnd w:id="20933"/>
        <w:bookmarkEnd w:id="20934"/>
        <w:bookmarkEnd w:id="20935"/>
        <w:bookmarkEnd w:id="20936"/>
        <w:bookmarkEnd w:id="20937"/>
        <w:bookmarkEnd w:id="20938"/>
      </w:del>
    </w:p>
    <w:p w14:paraId="582DC65A" w14:textId="210ED695" w:rsidR="00483B62" w:rsidRPr="00C078CF" w:rsidDel="00DD14DA" w:rsidRDefault="00483B62">
      <w:pPr>
        <w:pStyle w:val="TITOLO20"/>
        <w:numPr>
          <w:ilvl w:val="1"/>
          <w:numId w:val="292"/>
        </w:numPr>
        <w:ind w:left="567" w:hanging="425"/>
        <w:outlineLvl w:val="1"/>
        <w:rPr>
          <w:del w:id="20939" w:author="Visone Rossana (GSE)" w:date="2025-09-02T11:03:00Z" w16du:dateUtc="2025-09-02T09:03:00Z"/>
        </w:rPr>
        <w:pPrChange w:id="20940" w:author="Visone Rossana (GSE)" w:date="2025-10-17T17:32:00Z" w16du:dateUtc="2025-10-17T15:32:00Z">
          <w:pPr>
            <w:widowControl w:val="0"/>
            <w:tabs>
              <w:tab w:val="left" w:pos="1979"/>
            </w:tabs>
            <w:spacing w:before="126"/>
            <w:ind w:left="1980" w:hanging="1419"/>
            <w:jc w:val="both"/>
          </w:pPr>
        </w:pPrChange>
      </w:pPr>
      <w:del w:id="20941" w:author="Visone Rossana (GSE)" w:date="2025-09-02T11:03:00Z" w16du:dateUtc="2025-09-02T09:03:00Z">
        <w:r w:rsidRPr="00726C50" w:rsidDel="00DD14DA">
          <w:rPr>
            <w:rPrChange w:id="20942" w:author="Oliosi Francesco (GSE)" w:date="2025-10-15T10:47:00Z" w16du:dateUtc="2025-10-15T08:47:00Z">
              <w:rPr>
                <w:w w:val="105"/>
              </w:rPr>
            </w:rPrChange>
          </w:rPr>
          <w:delText>C</w:delText>
        </w:r>
        <w:r w:rsidRPr="00726C50" w:rsidDel="00DD14DA">
          <w:rPr>
            <w:rPrChange w:id="20943" w:author="Oliosi Francesco (GSE)" w:date="2025-10-15T10:47:00Z" w16du:dateUtc="2025-10-15T08:47:00Z">
              <w:rPr>
                <w:rFonts w:ascii="Times New Roman" w:hAnsi="Times New Roman"/>
                <w:w w:val="105"/>
                <w:vertAlign w:val="subscript"/>
              </w:rPr>
            </w:rPrChange>
          </w:rPr>
          <w:delText>ACC</w:delText>
        </w:r>
        <w:r w:rsidRPr="00C078CF" w:rsidDel="00DD14DA">
          <w:tab/>
          <w:delText xml:space="preserve">è il costo specifico effettivamente sostenuto per la tecnologia utilizzata nell’intervento definito dal rapporto tra spesa sostenuta in euro e la capacità nominale del sistema di accumulo espresso in kWh; Il valore massimo di </w:delText>
        </w:r>
        <w:r w:rsidRPr="00726C50" w:rsidDel="00DD14DA">
          <w:rPr>
            <w:rPrChange w:id="20944" w:author="Oliosi Francesco (GSE)" w:date="2025-10-15T10:47:00Z" w16du:dateUtc="2025-10-15T08:47:00Z">
              <w:rPr>
                <w:spacing w:val="4"/>
              </w:rPr>
            </w:rPrChange>
          </w:rPr>
          <w:delText>C</w:delText>
        </w:r>
        <w:r w:rsidRPr="00726C50" w:rsidDel="00DD14DA">
          <w:rPr>
            <w:rPrChange w:id="20945" w:author="Oliosi Francesco (GSE)" w:date="2025-10-15T10:47:00Z" w16du:dateUtc="2025-10-15T08:47:00Z">
              <w:rPr>
                <w:spacing w:val="4"/>
                <w:vertAlign w:val="subscript"/>
              </w:rPr>
            </w:rPrChange>
          </w:rPr>
          <w:delText>ACC</w:delText>
        </w:r>
        <w:r w:rsidRPr="00726C50" w:rsidDel="00DD14DA">
          <w:rPr>
            <w:rPrChange w:id="20946" w:author="Oliosi Francesco (GSE)" w:date="2025-10-15T10:47:00Z" w16du:dateUtc="2025-10-15T08:47:00Z">
              <w:rPr>
                <w:spacing w:val="4"/>
              </w:rPr>
            </w:rPrChange>
          </w:rPr>
          <w:delText xml:space="preserve">, </w:delText>
        </w:r>
        <w:r w:rsidRPr="00C078CF" w:rsidDel="00DD14DA">
          <w:delText>ai fini del calcolo dell’incentivo è pari a 1.000 €/kWh:</w:delText>
        </w:r>
        <w:bookmarkStart w:id="20947" w:name="_Toc207969282"/>
        <w:bookmarkStart w:id="20948" w:name="_Toc207969514"/>
        <w:bookmarkStart w:id="20949" w:name="_Toc207970775"/>
        <w:bookmarkStart w:id="20950" w:name="_Toc208302433"/>
        <w:bookmarkStart w:id="20951" w:name="_Toc208307194"/>
        <w:bookmarkStart w:id="20952" w:name="_Toc208308692"/>
        <w:bookmarkStart w:id="20953" w:name="_Toc208309070"/>
        <w:bookmarkStart w:id="20954" w:name="_Toc208320794"/>
        <w:bookmarkStart w:id="20955" w:name="_Toc208322088"/>
        <w:bookmarkStart w:id="20956" w:name="_Toc208390099"/>
        <w:bookmarkStart w:id="20957" w:name="_Toc209518568"/>
        <w:bookmarkStart w:id="20958" w:name="_Toc209615536"/>
        <w:bookmarkStart w:id="20959" w:name="_Toc210029854"/>
        <w:bookmarkStart w:id="20960" w:name="_Toc210030186"/>
        <w:bookmarkStart w:id="20961" w:name="_Toc210312167"/>
        <w:bookmarkStart w:id="20962" w:name="_Toc210659038"/>
        <w:bookmarkStart w:id="20963" w:name="_Toc211327564"/>
        <w:bookmarkStart w:id="20964" w:name="_Toc212462643"/>
        <w:bookmarkEnd w:id="20947"/>
        <w:bookmarkEnd w:id="20948"/>
        <w:bookmarkEnd w:id="20949"/>
        <w:bookmarkEnd w:id="20950"/>
        <w:bookmarkEnd w:id="20951"/>
        <w:bookmarkEnd w:id="20952"/>
        <w:bookmarkEnd w:id="20953"/>
        <w:bookmarkEnd w:id="20954"/>
        <w:bookmarkEnd w:id="20955"/>
        <w:bookmarkEnd w:id="20956"/>
        <w:bookmarkEnd w:id="20957"/>
        <w:bookmarkEnd w:id="20958"/>
        <w:bookmarkEnd w:id="20959"/>
        <w:bookmarkEnd w:id="20960"/>
        <w:bookmarkEnd w:id="20961"/>
        <w:bookmarkEnd w:id="20962"/>
        <w:bookmarkEnd w:id="20963"/>
        <w:bookmarkEnd w:id="20964"/>
      </w:del>
    </w:p>
    <w:p w14:paraId="6F1F5CCF" w14:textId="4AF95067" w:rsidR="00483B62" w:rsidRPr="00C078CF" w:rsidDel="00DD14DA" w:rsidRDefault="00483B62">
      <w:pPr>
        <w:pStyle w:val="TITOLO20"/>
        <w:numPr>
          <w:ilvl w:val="1"/>
          <w:numId w:val="292"/>
        </w:numPr>
        <w:ind w:left="567" w:hanging="425"/>
        <w:outlineLvl w:val="1"/>
        <w:rPr>
          <w:del w:id="20965" w:author="Visone Rossana (GSE)" w:date="2025-09-02T11:03:00Z" w16du:dateUtc="2025-09-02T09:03:00Z"/>
        </w:rPr>
        <w:pPrChange w:id="20966" w:author="Visone Rossana (GSE)" w:date="2025-10-17T17:32:00Z" w16du:dateUtc="2025-10-17T15:32:00Z">
          <w:pPr>
            <w:widowControl w:val="0"/>
            <w:tabs>
              <w:tab w:val="left" w:pos="1979"/>
            </w:tabs>
            <w:spacing w:before="103"/>
            <w:ind w:left="1980" w:hanging="1419"/>
          </w:pPr>
        </w:pPrChange>
      </w:pPr>
      <w:del w:id="20967" w:author="Visone Rossana (GSE)" w:date="2025-09-02T11:03:00Z" w16du:dateUtc="2025-09-02T09:03:00Z">
        <w:r w:rsidRPr="00726C50" w:rsidDel="00DD14DA">
          <w:rPr>
            <w:rPrChange w:id="20968" w:author="Oliosi Francesco (GSE)" w:date="2025-10-15T10:47:00Z" w16du:dateUtc="2025-10-15T08:47:00Z">
              <w:rPr>
                <w:spacing w:val="-4"/>
              </w:rPr>
            </w:rPrChange>
          </w:rPr>
          <w:delText>I</w:delText>
        </w:r>
        <w:r w:rsidRPr="00726C50" w:rsidDel="00DD14DA">
          <w:rPr>
            <w:rPrChange w:id="20969" w:author="Oliosi Francesco (GSE)" w:date="2025-10-15T10:47:00Z" w16du:dateUtc="2025-10-15T08:47:00Z">
              <w:rPr>
                <w:spacing w:val="-4"/>
                <w:vertAlign w:val="subscript"/>
              </w:rPr>
            </w:rPrChange>
          </w:rPr>
          <w:delText>tot</w:delText>
        </w:r>
        <w:r w:rsidRPr="00726C50" w:rsidDel="00DD14DA">
          <w:rPr>
            <w:rPrChange w:id="20970" w:author="Oliosi Francesco (GSE)" w:date="2025-10-15T10:47:00Z" w16du:dateUtc="2025-10-15T08:47:00Z">
              <w:rPr>
                <w:spacing w:val="-4"/>
              </w:rPr>
            </w:rPrChange>
          </w:rPr>
          <w:tab/>
        </w:r>
        <w:r w:rsidRPr="00C078CF" w:rsidDel="00DD14DA">
          <w:delText>è l’incentivo totale, cumulato per gli anni di godimento, connesso all’intervento in oggetto</w:delText>
        </w:r>
        <w:r w:rsidDel="00DD14DA">
          <w:delText>.</w:delText>
        </w:r>
        <w:bookmarkStart w:id="20971" w:name="_Toc207969283"/>
        <w:bookmarkStart w:id="20972" w:name="_Toc207969515"/>
        <w:bookmarkStart w:id="20973" w:name="_Toc207970776"/>
        <w:bookmarkStart w:id="20974" w:name="_Toc208302434"/>
        <w:bookmarkStart w:id="20975" w:name="_Toc208307195"/>
        <w:bookmarkStart w:id="20976" w:name="_Toc208308693"/>
        <w:bookmarkStart w:id="20977" w:name="_Toc208309071"/>
        <w:bookmarkStart w:id="20978" w:name="_Toc208320795"/>
        <w:bookmarkStart w:id="20979" w:name="_Toc208322089"/>
        <w:bookmarkStart w:id="20980" w:name="_Toc208390100"/>
        <w:bookmarkStart w:id="20981" w:name="_Toc209518569"/>
        <w:bookmarkStart w:id="20982" w:name="_Toc209615537"/>
        <w:bookmarkStart w:id="20983" w:name="_Toc210029855"/>
        <w:bookmarkStart w:id="20984" w:name="_Toc210030187"/>
        <w:bookmarkStart w:id="20985" w:name="_Toc210312168"/>
        <w:bookmarkStart w:id="20986" w:name="_Toc210659039"/>
        <w:bookmarkStart w:id="20987" w:name="_Toc211327565"/>
        <w:bookmarkStart w:id="20988" w:name="_Toc212462644"/>
        <w:bookmarkEnd w:id="20971"/>
        <w:bookmarkEnd w:id="20972"/>
        <w:bookmarkEnd w:id="20973"/>
        <w:bookmarkEnd w:id="20974"/>
        <w:bookmarkEnd w:id="20975"/>
        <w:bookmarkEnd w:id="20976"/>
        <w:bookmarkEnd w:id="20977"/>
        <w:bookmarkEnd w:id="20978"/>
        <w:bookmarkEnd w:id="20979"/>
        <w:bookmarkEnd w:id="20980"/>
        <w:bookmarkEnd w:id="20981"/>
        <w:bookmarkEnd w:id="20982"/>
        <w:bookmarkEnd w:id="20983"/>
        <w:bookmarkEnd w:id="20984"/>
        <w:bookmarkEnd w:id="20985"/>
        <w:bookmarkEnd w:id="20986"/>
        <w:bookmarkEnd w:id="20987"/>
        <w:bookmarkEnd w:id="20988"/>
      </w:del>
    </w:p>
    <w:p w14:paraId="2138638B" w14:textId="451FC95B" w:rsidR="00483B62" w:rsidRPr="00923DC6" w:rsidDel="00DD14DA" w:rsidRDefault="00483B62">
      <w:pPr>
        <w:pStyle w:val="TITOLO20"/>
        <w:numPr>
          <w:ilvl w:val="1"/>
          <w:numId w:val="292"/>
        </w:numPr>
        <w:ind w:left="567" w:hanging="425"/>
        <w:outlineLvl w:val="1"/>
        <w:rPr>
          <w:del w:id="20989" w:author="Visone Rossana (GSE)" w:date="2025-09-02T11:03:00Z" w16du:dateUtc="2025-09-02T09:03:00Z"/>
        </w:rPr>
        <w:pPrChange w:id="20990" w:author="Visone Rossana (GSE)" w:date="2025-10-17T17:32:00Z" w16du:dateUtc="2025-10-17T15:32:00Z">
          <w:pPr>
            <w:pStyle w:val="TITOLO3GSE"/>
          </w:pPr>
        </w:pPrChange>
      </w:pPr>
      <w:bookmarkStart w:id="20991" w:name="_Toc207870965"/>
      <w:del w:id="20992" w:author="Visone Rossana (GSE)" w:date="2025-09-02T11:03:00Z" w16du:dateUtc="2025-09-02T09:03:00Z">
        <w:r w:rsidDel="00DD14DA">
          <w:delText>Documentazione necessaria per l’accesso all’ incentivo</w:delText>
        </w:r>
        <w:bookmarkStart w:id="20993" w:name="_Toc207969284"/>
        <w:bookmarkStart w:id="20994" w:name="_Toc207969516"/>
        <w:bookmarkStart w:id="20995" w:name="_Toc207970777"/>
        <w:bookmarkStart w:id="20996" w:name="_Toc208302435"/>
        <w:bookmarkStart w:id="20997" w:name="_Toc208307196"/>
        <w:bookmarkStart w:id="20998" w:name="_Toc208308694"/>
        <w:bookmarkStart w:id="20999" w:name="_Toc208309072"/>
        <w:bookmarkStart w:id="21000" w:name="_Toc208320796"/>
        <w:bookmarkStart w:id="21001" w:name="_Toc208322090"/>
        <w:bookmarkStart w:id="21002" w:name="_Toc208390101"/>
        <w:bookmarkStart w:id="21003" w:name="_Toc209518570"/>
        <w:bookmarkStart w:id="21004" w:name="_Toc209615538"/>
        <w:bookmarkStart w:id="21005" w:name="_Toc210029856"/>
        <w:bookmarkStart w:id="21006" w:name="_Toc210030188"/>
        <w:bookmarkStart w:id="21007" w:name="_Toc210312169"/>
        <w:bookmarkStart w:id="21008" w:name="_Toc210659040"/>
        <w:bookmarkStart w:id="21009" w:name="_Toc211327566"/>
        <w:bookmarkStart w:id="21010" w:name="_Toc212462645"/>
        <w:bookmarkEnd w:id="20991"/>
        <w:bookmarkEnd w:id="20993"/>
        <w:bookmarkEnd w:id="20994"/>
        <w:bookmarkEnd w:id="20995"/>
        <w:bookmarkEnd w:id="20996"/>
        <w:bookmarkEnd w:id="20997"/>
        <w:bookmarkEnd w:id="20998"/>
        <w:bookmarkEnd w:id="20999"/>
        <w:bookmarkEnd w:id="21000"/>
        <w:bookmarkEnd w:id="21001"/>
        <w:bookmarkEnd w:id="21002"/>
        <w:bookmarkEnd w:id="21003"/>
        <w:bookmarkEnd w:id="21004"/>
        <w:bookmarkEnd w:id="21005"/>
        <w:bookmarkEnd w:id="21006"/>
        <w:bookmarkEnd w:id="21007"/>
        <w:bookmarkEnd w:id="21008"/>
        <w:bookmarkEnd w:id="21009"/>
        <w:bookmarkEnd w:id="21010"/>
      </w:del>
    </w:p>
    <w:p w14:paraId="0B4F862B" w14:textId="1611ABEB" w:rsidR="00483B62" w:rsidRPr="00C078CF" w:rsidDel="00DD14DA" w:rsidRDefault="00483B62">
      <w:pPr>
        <w:pStyle w:val="TITOLO20"/>
        <w:numPr>
          <w:ilvl w:val="1"/>
          <w:numId w:val="292"/>
        </w:numPr>
        <w:ind w:left="567" w:hanging="425"/>
        <w:outlineLvl w:val="1"/>
        <w:rPr>
          <w:del w:id="21011" w:author="Visone Rossana (GSE)" w:date="2025-09-02T11:03:00Z" w16du:dateUtc="2025-09-02T09:03:00Z"/>
        </w:rPr>
        <w:pPrChange w:id="21012" w:author="Visone Rossana (GSE)" w:date="2025-10-17T17:32:00Z" w16du:dateUtc="2025-10-17T15:32:00Z">
          <w:pPr>
            <w:spacing w:after="160"/>
            <w:jc w:val="both"/>
          </w:pPr>
        </w:pPrChange>
      </w:pPr>
      <w:del w:id="21013" w:author="Visone Rossana (GSE)" w:date="2025-09-02T11:03:00Z" w16du:dateUtc="2025-09-02T09:03:00Z">
        <w:r w:rsidRPr="00C078CF" w:rsidDel="00DD14DA">
          <w:delText>Documentazione da allegare alla richiesta:</w:delText>
        </w:r>
        <w:bookmarkStart w:id="21014" w:name="_Toc207969285"/>
        <w:bookmarkStart w:id="21015" w:name="_Toc207969517"/>
        <w:bookmarkStart w:id="21016" w:name="_Toc207970778"/>
        <w:bookmarkStart w:id="21017" w:name="_Toc208302436"/>
        <w:bookmarkStart w:id="21018" w:name="_Toc208307197"/>
        <w:bookmarkStart w:id="21019" w:name="_Toc208308695"/>
        <w:bookmarkStart w:id="21020" w:name="_Toc208309073"/>
        <w:bookmarkStart w:id="21021" w:name="_Toc208320797"/>
        <w:bookmarkStart w:id="21022" w:name="_Toc208322091"/>
        <w:bookmarkStart w:id="21023" w:name="_Toc208390102"/>
        <w:bookmarkStart w:id="21024" w:name="_Toc209518571"/>
        <w:bookmarkStart w:id="21025" w:name="_Toc209615539"/>
        <w:bookmarkStart w:id="21026" w:name="_Toc210029857"/>
        <w:bookmarkStart w:id="21027" w:name="_Toc210030189"/>
        <w:bookmarkStart w:id="21028" w:name="_Toc210312170"/>
        <w:bookmarkStart w:id="21029" w:name="_Toc210659041"/>
        <w:bookmarkStart w:id="21030" w:name="_Toc211327567"/>
        <w:bookmarkStart w:id="21031" w:name="_Toc212462646"/>
        <w:bookmarkEnd w:id="21014"/>
        <w:bookmarkEnd w:id="21015"/>
        <w:bookmarkEnd w:id="21016"/>
        <w:bookmarkEnd w:id="21017"/>
        <w:bookmarkEnd w:id="21018"/>
        <w:bookmarkEnd w:id="21019"/>
        <w:bookmarkEnd w:id="21020"/>
        <w:bookmarkEnd w:id="21021"/>
        <w:bookmarkEnd w:id="21022"/>
        <w:bookmarkEnd w:id="21023"/>
        <w:bookmarkEnd w:id="21024"/>
        <w:bookmarkEnd w:id="21025"/>
        <w:bookmarkEnd w:id="21026"/>
        <w:bookmarkEnd w:id="21027"/>
        <w:bookmarkEnd w:id="21028"/>
        <w:bookmarkEnd w:id="21029"/>
        <w:bookmarkEnd w:id="21030"/>
        <w:bookmarkEnd w:id="21031"/>
      </w:del>
    </w:p>
    <w:p w14:paraId="04DADBB8" w14:textId="10916BEA" w:rsidR="00483B62" w:rsidRPr="00C078CF" w:rsidDel="00DD14DA" w:rsidRDefault="00483B62">
      <w:pPr>
        <w:pStyle w:val="TITOLO20"/>
        <w:numPr>
          <w:ilvl w:val="1"/>
          <w:numId w:val="292"/>
        </w:numPr>
        <w:ind w:left="567" w:hanging="425"/>
        <w:outlineLvl w:val="1"/>
        <w:rPr>
          <w:del w:id="21032" w:author="Visone Rossana (GSE)" w:date="2025-09-02T11:03:00Z" w16du:dateUtc="2025-09-02T09:03:00Z"/>
        </w:rPr>
        <w:pPrChange w:id="21033" w:author="Visone Rossana (GSE)" w:date="2025-10-17T17:32:00Z" w16du:dateUtc="2025-10-17T15:32:00Z">
          <w:pPr>
            <w:numPr>
              <w:numId w:val="58"/>
            </w:numPr>
            <w:tabs>
              <w:tab w:val="num" w:pos="360"/>
            </w:tabs>
            <w:spacing w:after="120" w:line="259" w:lineRule="auto"/>
            <w:ind w:left="360" w:hanging="360"/>
            <w:jc w:val="both"/>
          </w:pPr>
        </w:pPrChange>
      </w:pPr>
      <w:del w:id="21034" w:author="Visone Rossana (GSE)" w:date="2025-09-02T11:03:00Z" w16du:dateUtc="2025-09-02T09:03:00Z">
        <w:r w:rsidRPr="00C078CF" w:rsidDel="00DD14DA">
          <w:delText xml:space="preserve">asseverazione di un tecnico abilitato secondo quanto indicato nel paragrafo; </w:delText>
        </w:r>
        <w:bookmarkStart w:id="21035" w:name="_Toc207969286"/>
        <w:bookmarkStart w:id="21036" w:name="_Toc207969518"/>
        <w:bookmarkStart w:id="21037" w:name="_Toc207970779"/>
        <w:bookmarkStart w:id="21038" w:name="_Toc208302437"/>
        <w:bookmarkStart w:id="21039" w:name="_Toc208307198"/>
        <w:bookmarkStart w:id="21040" w:name="_Toc208308696"/>
        <w:bookmarkStart w:id="21041" w:name="_Toc208309074"/>
        <w:bookmarkStart w:id="21042" w:name="_Toc208320798"/>
        <w:bookmarkStart w:id="21043" w:name="_Toc208322092"/>
        <w:bookmarkStart w:id="21044" w:name="_Toc208390103"/>
        <w:bookmarkStart w:id="21045" w:name="_Toc209518572"/>
        <w:bookmarkStart w:id="21046" w:name="_Toc209615540"/>
        <w:bookmarkStart w:id="21047" w:name="_Toc210029858"/>
        <w:bookmarkStart w:id="21048" w:name="_Toc210030190"/>
        <w:bookmarkStart w:id="21049" w:name="_Toc210312171"/>
        <w:bookmarkStart w:id="21050" w:name="_Toc210659042"/>
        <w:bookmarkStart w:id="21051" w:name="_Toc211327568"/>
        <w:bookmarkStart w:id="21052" w:name="_Toc212462647"/>
        <w:bookmarkEnd w:id="21035"/>
        <w:bookmarkEnd w:id="21036"/>
        <w:bookmarkEnd w:id="21037"/>
        <w:bookmarkEnd w:id="21038"/>
        <w:bookmarkEnd w:id="21039"/>
        <w:bookmarkEnd w:id="21040"/>
        <w:bookmarkEnd w:id="21041"/>
        <w:bookmarkEnd w:id="21042"/>
        <w:bookmarkEnd w:id="21043"/>
        <w:bookmarkEnd w:id="21044"/>
        <w:bookmarkEnd w:id="21045"/>
        <w:bookmarkEnd w:id="21046"/>
        <w:bookmarkEnd w:id="21047"/>
        <w:bookmarkEnd w:id="21048"/>
        <w:bookmarkEnd w:id="21049"/>
        <w:bookmarkEnd w:id="21050"/>
        <w:bookmarkEnd w:id="21051"/>
        <w:bookmarkEnd w:id="21052"/>
      </w:del>
    </w:p>
    <w:p w14:paraId="5B2BC8E1" w14:textId="485E3F75" w:rsidR="00483B62" w:rsidRPr="00C078CF" w:rsidDel="00DD14DA" w:rsidRDefault="00483B62">
      <w:pPr>
        <w:pStyle w:val="TITOLO20"/>
        <w:numPr>
          <w:ilvl w:val="1"/>
          <w:numId w:val="292"/>
        </w:numPr>
        <w:ind w:left="567" w:hanging="425"/>
        <w:outlineLvl w:val="1"/>
        <w:rPr>
          <w:del w:id="21053" w:author="Visone Rossana (GSE)" w:date="2025-09-02T11:03:00Z" w16du:dateUtc="2025-09-02T09:03:00Z"/>
        </w:rPr>
        <w:pPrChange w:id="21054" w:author="Visone Rossana (GSE)" w:date="2025-10-17T17:32:00Z" w16du:dateUtc="2025-10-17T15:32:00Z">
          <w:pPr>
            <w:numPr>
              <w:numId w:val="58"/>
            </w:numPr>
            <w:tabs>
              <w:tab w:val="num" w:pos="360"/>
            </w:tabs>
            <w:spacing w:after="120" w:line="259" w:lineRule="auto"/>
            <w:ind w:left="360" w:hanging="360"/>
            <w:jc w:val="both"/>
          </w:pPr>
        </w:pPrChange>
      </w:pPr>
      <w:del w:id="21055" w:author="Visone Rossana (GSE)" w:date="2025-09-02T11:03:00Z" w16du:dateUtc="2025-09-02T09:03:00Z">
        <w:r w:rsidRPr="00C078CF" w:rsidDel="00DD14DA">
          <w:delText>certificazione del produttore degli elementi impiegati che attesti il rispetto dei requisiti minimi di cui al Decreto;</w:delText>
        </w:r>
        <w:bookmarkStart w:id="21056" w:name="_Toc207969287"/>
        <w:bookmarkStart w:id="21057" w:name="_Toc207969519"/>
        <w:bookmarkStart w:id="21058" w:name="_Toc207970780"/>
        <w:bookmarkStart w:id="21059" w:name="_Toc208302438"/>
        <w:bookmarkStart w:id="21060" w:name="_Toc208307199"/>
        <w:bookmarkStart w:id="21061" w:name="_Toc208308697"/>
        <w:bookmarkStart w:id="21062" w:name="_Toc208309075"/>
        <w:bookmarkStart w:id="21063" w:name="_Toc208320799"/>
        <w:bookmarkStart w:id="21064" w:name="_Toc208322093"/>
        <w:bookmarkStart w:id="21065" w:name="_Toc208390104"/>
        <w:bookmarkStart w:id="21066" w:name="_Toc209518573"/>
        <w:bookmarkStart w:id="21067" w:name="_Toc209615541"/>
        <w:bookmarkStart w:id="21068" w:name="_Toc210029859"/>
        <w:bookmarkStart w:id="21069" w:name="_Toc210030191"/>
        <w:bookmarkStart w:id="21070" w:name="_Toc210312172"/>
        <w:bookmarkStart w:id="21071" w:name="_Toc210659043"/>
        <w:bookmarkStart w:id="21072" w:name="_Toc211327569"/>
        <w:bookmarkStart w:id="21073" w:name="_Toc212462648"/>
        <w:bookmarkEnd w:id="21056"/>
        <w:bookmarkEnd w:id="21057"/>
        <w:bookmarkEnd w:id="21058"/>
        <w:bookmarkEnd w:id="21059"/>
        <w:bookmarkEnd w:id="21060"/>
        <w:bookmarkEnd w:id="21061"/>
        <w:bookmarkEnd w:id="21062"/>
        <w:bookmarkEnd w:id="21063"/>
        <w:bookmarkEnd w:id="21064"/>
        <w:bookmarkEnd w:id="21065"/>
        <w:bookmarkEnd w:id="21066"/>
        <w:bookmarkEnd w:id="21067"/>
        <w:bookmarkEnd w:id="21068"/>
        <w:bookmarkEnd w:id="21069"/>
        <w:bookmarkEnd w:id="21070"/>
        <w:bookmarkEnd w:id="21071"/>
        <w:bookmarkEnd w:id="21072"/>
        <w:bookmarkEnd w:id="21073"/>
      </w:del>
    </w:p>
    <w:p w14:paraId="39C651EE" w14:textId="5E579C78" w:rsidR="00483B62" w:rsidRPr="00C078CF" w:rsidDel="00DD14DA" w:rsidRDefault="00483B62">
      <w:pPr>
        <w:pStyle w:val="TITOLO20"/>
        <w:numPr>
          <w:ilvl w:val="1"/>
          <w:numId w:val="292"/>
        </w:numPr>
        <w:ind w:left="567" w:hanging="425"/>
        <w:outlineLvl w:val="1"/>
        <w:rPr>
          <w:del w:id="21074" w:author="Visone Rossana (GSE)" w:date="2025-09-02T11:03:00Z" w16du:dateUtc="2025-09-02T09:03:00Z"/>
        </w:rPr>
        <w:pPrChange w:id="21075" w:author="Visone Rossana (GSE)" w:date="2025-10-17T17:32:00Z" w16du:dateUtc="2025-10-17T15:32:00Z">
          <w:pPr>
            <w:numPr>
              <w:numId w:val="58"/>
            </w:numPr>
            <w:tabs>
              <w:tab w:val="num" w:pos="360"/>
            </w:tabs>
            <w:spacing w:after="120" w:line="259" w:lineRule="auto"/>
            <w:ind w:left="360" w:hanging="360"/>
            <w:jc w:val="both"/>
          </w:pPr>
        </w:pPrChange>
      </w:pPr>
      <w:del w:id="21076" w:author="Visone Rossana (GSE)" w:date="2025-09-02T11:03:00Z" w16du:dateUtc="2025-09-02T09:03:00Z">
        <w:r w:rsidRPr="00C078CF" w:rsidDel="00DD14DA">
          <w:delText>nel caso di installazione di impianto superiore a 20 kW, Relazione tecnica di progetto timbrata e firmata dal progettista, corredata dallo schema elettrico unifilare as-built;</w:delText>
        </w:r>
        <w:bookmarkStart w:id="21077" w:name="_Toc207969288"/>
        <w:bookmarkStart w:id="21078" w:name="_Toc207969520"/>
        <w:bookmarkStart w:id="21079" w:name="_Toc207970781"/>
        <w:bookmarkStart w:id="21080" w:name="_Toc208302439"/>
        <w:bookmarkStart w:id="21081" w:name="_Toc208307200"/>
        <w:bookmarkStart w:id="21082" w:name="_Toc208308698"/>
        <w:bookmarkStart w:id="21083" w:name="_Toc208309076"/>
        <w:bookmarkStart w:id="21084" w:name="_Toc208320800"/>
        <w:bookmarkStart w:id="21085" w:name="_Toc208322094"/>
        <w:bookmarkStart w:id="21086" w:name="_Toc208390105"/>
        <w:bookmarkStart w:id="21087" w:name="_Toc209518574"/>
        <w:bookmarkStart w:id="21088" w:name="_Toc209615542"/>
        <w:bookmarkStart w:id="21089" w:name="_Toc210029860"/>
        <w:bookmarkStart w:id="21090" w:name="_Toc210030192"/>
        <w:bookmarkStart w:id="21091" w:name="_Toc210312173"/>
        <w:bookmarkStart w:id="21092" w:name="_Toc210659044"/>
        <w:bookmarkStart w:id="21093" w:name="_Toc211327570"/>
        <w:bookmarkStart w:id="21094" w:name="_Toc212462649"/>
        <w:bookmarkEnd w:id="21077"/>
        <w:bookmarkEnd w:id="21078"/>
        <w:bookmarkEnd w:id="21079"/>
        <w:bookmarkEnd w:id="21080"/>
        <w:bookmarkEnd w:id="21081"/>
        <w:bookmarkEnd w:id="21082"/>
        <w:bookmarkEnd w:id="21083"/>
        <w:bookmarkEnd w:id="21084"/>
        <w:bookmarkEnd w:id="21085"/>
        <w:bookmarkEnd w:id="21086"/>
        <w:bookmarkEnd w:id="21087"/>
        <w:bookmarkEnd w:id="21088"/>
        <w:bookmarkEnd w:id="21089"/>
        <w:bookmarkEnd w:id="21090"/>
        <w:bookmarkEnd w:id="21091"/>
        <w:bookmarkEnd w:id="21092"/>
        <w:bookmarkEnd w:id="21093"/>
        <w:bookmarkEnd w:id="21094"/>
      </w:del>
    </w:p>
    <w:p w14:paraId="0841EA69" w14:textId="2EC486E9" w:rsidR="00483B62" w:rsidRPr="00C078CF" w:rsidDel="00DD14DA" w:rsidRDefault="00483B62">
      <w:pPr>
        <w:pStyle w:val="TITOLO20"/>
        <w:numPr>
          <w:ilvl w:val="1"/>
          <w:numId w:val="292"/>
        </w:numPr>
        <w:ind w:left="567" w:hanging="425"/>
        <w:outlineLvl w:val="1"/>
        <w:rPr>
          <w:del w:id="21095" w:author="Visone Rossana (GSE)" w:date="2025-09-02T11:03:00Z" w16du:dateUtc="2025-09-02T09:03:00Z"/>
        </w:rPr>
        <w:pPrChange w:id="21096" w:author="Visone Rossana (GSE)" w:date="2025-10-17T17:32:00Z" w16du:dateUtc="2025-10-17T15:32:00Z">
          <w:pPr>
            <w:numPr>
              <w:numId w:val="58"/>
            </w:numPr>
            <w:tabs>
              <w:tab w:val="num" w:pos="360"/>
            </w:tabs>
            <w:spacing w:after="120" w:line="259" w:lineRule="auto"/>
            <w:ind w:left="360" w:hanging="360"/>
            <w:jc w:val="both"/>
          </w:pPr>
        </w:pPrChange>
      </w:pPr>
      <w:del w:id="21097" w:author="Visone Rossana (GSE)" w:date="2025-09-02T11:03:00Z" w16du:dateUtc="2025-09-02T09:03:00Z">
        <w:r w:rsidRPr="00C078CF" w:rsidDel="00DD14DA">
          <w:delText>Elenco dei numeri di serie dei moduli e dei convertitori (inverter);</w:delText>
        </w:r>
        <w:bookmarkStart w:id="21098" w:name="_Toc207969289"/>
        <w:bookmarkStart w:id="21099" w:name="_Toc207969521"/>
        <w:bookmarkStart w:id="21100" w:name="_Toc207970782"/>
        <w:bookmarkStart w:id="21101" w:name="_Toc208302440"/>
        <w:bookmarkStart w:id="21102" w:name="_Toc208307201"/>
        <w:bookmarkStart w:id="21103" w:name="_Toc208308699"/>
        <w:bookmarkStart w:id="21104" w:name="_Toc208309077"/>
        <w:bookmarkStart w:id="21105" w:name="_Toc208320801"/>
        <w:bookmarkStart w:id="21106" w:name="_Toc208322095"/>
        <w:bookmarkStart w:id="21107" w:name="_Toc208390106"/>
        <w:bookmarkStart w:id="21108" w:name="_Toc209518575"/>
        <w:bookmarkStart w:id="21109" w:name="_Toc209615543"/>
        <w:bookmarkStart w:id="21110" w:name="_Toc210029861"/>
        <w:bookmarkStart w:id="21111" w:name="_Toc210030193"/>
        <w:bookmarkStart w:id="21112" w:name="_Toc210312174"/>
        <w:bookmarkStart w:id="21113" w:name="_Toc210659045"/>
        <w:bookmarkStart w:id="21114" w:name="_Toc211327571"/>
        <w:bookmarkStart w:id="21115" w:name="_Toc212462650"/>
        <w:bookmarkEnd w:id="21098"/>
        <w:bookmarkEnd w:id="21099"/>
        <w:bookmarkEnd w:id="21100"/>
        <w:bookmarkEnd w:id="21101"/>
        <w:bookmarkEnd w:id="21102"/>
        <w:bookmarkEnd w:id="21103"/>
        <w:bookmarkEnd w:id="21104"/>
        <w:bookmarkEnd w:id="21105"/>
        <w:bookmarkEnd w:id="21106"/>
        <w:bookmarkEnd w:id="21107"/>
        <w:bookmarkEnd w:id="21108"/>
        <w:bookmarkEnd w:id="21109"/>
        <w:bookmarkEnd w:id="21110"/>
        <w:bookmarkEnd w:id="21111"/>
        <w:bookmarkEnd w:id="21112"/>
        <w:bookmarkEnd w:id="21113"/>
        <w:bookmarkEnd w:id="21114"/>
        <w:bookmarkEnd w:id="21115"/>
      </w:del>
    </w:p>
    <w:p w14:paraId="63CA748A" w14:textId="4478637F" w:rsidR="00483B62" w:rsidRPr="00C078CF" w:rsidDel="00DD14DA" w:rsidRDefault="00483B62">
      <w:pPr>
        <w:pStyle w:val="TITOLO20"/>
        <w:numPr>
          <w:ilvl w:val="1"/>
          <w:numId w:val="292"/>
        </w:numPr>
        <w:ind w:left="567" w:hanging="425"/>
        <w:outlineLvl w:val="1"/>
        <w:rPr>
          <w:del w:id="21116" w:author="Visone Rossana (GSE)" w:date="2025-09-02T11:03:00Z" w16du:dateUtc="2025-09-02T09:03:00Z"/>
        </w:rPr>
        <w:pPrChange w:id="21117" w:author="Visone Rossana (GSE)" w:date="2025-10-17T17:32:00Z" w16du:dateUtc="2025-10-17T15:32:00Z">
          <w:pPr>
            <w:jc w:val="both"/>
          </w:pPr>
        </w:pPrChange>
      </w:pPr>
      <w:bookmarkStart w:id="21118" w:name="_Toc207969290"/>
      <w:bookmarkStart w:id="21119" w:name="_Toc207969522"/>
      <w:bookmarkStart w:id="21120" w:name="_Toc207970783"/>
      <w:bookmarkStart w:id="21121" w:name="_Toc208302441"/>
      <w:bookmarkStart w:id="21122" w:name="_Toc208307202"/>
      <w:bookmarkStart w:id="21123" w:name="_Toc208308700"/>
      <w:bookmarkStart w:id="21124" w:name="_Toc208309078"/>
      <w:bookmarkStart w:id="21125" w:name="_Toc208320802"/>
      <w:bookmarkStart w:id="21126" w:name="_Toc208322096"/>
      <w:bookmarkStart w:id="21127" w:name="_Toc208390107"/>
      <w:bookmarkStart w:id="21128" w:name="_Toc209518576"/>
      <w:bookmarkStart w:id="21129" w:name="_Toc209615544"/>
      <w:bookmarkStart w:id="21130" w:name="_Toc210029862"/>
      <w:bookmarkStart w:id="21131" w:name="_Toc210030194"/>
      <w:bookmarkStart w:id="21132" w:name="_Toc210312175"/>
      <w:bookmarkStart w:id="21133" w:name="_Toc210659046"/>
      <w:bookmarkStart w:id="21134" w:name="_Toc211327572"/>
      <w:bookmarkStart w:id="21135" w:name="_Toc212462651"/>
      <w:bookmarkEnd w:id="21118"/>
      <w:bookmarkEnd w:id="21119"/>
      <w:bookmarkEnd w:id="21120"/>
      <w:bookmarkEnd w:id="21121"/>
      <w:bookmarkEnd w:id="21122"/>
      <w:bookmarkEnd w:id="21123"/>
      <w:bookmarkEnd w:id="21124"/>
      <w:bookmarkEnd w:id="21125"/>
      <w:bookmarkEnd w:id="21126"/>
      <w:bookmarkEnd w:id="21127"/>
      <w:bookmarkEnd w:id="21128"/>
      <w:bookmarkEnd w:id="21129"/>
      <w:bookmarkEnd w:id="21130"/>
      <w:bookmarkEnd w:id="21131"/>
      <w:bookmarkEnd w:id="21132"/>
      <w:bookmarkEnd w:id="21133"/>
      <w:bookmarkEnd w:id="21134"/>
      <w:bookmarkEnd w:id="21135"/>
    </w:p>
    <w:p w14:paraId="68E5CD63" w14:textId="346D421A" w:rsidR="00483B62" w:rsidRPr="00C078CF" w:rsidDel="00DD14DA" w:rsidRDefault="00483B62">
      <w:pPr>
        <w:pStyle w:val="TITOLO20"/>
        <w:numPr>
          <w:ilvl w:val="1"/>
          <w:numId w:val="292"/>
        </w:numPr>
        <w:ind w:left="567" w:hanging="425"/>
        <w:outlineLvl w:val="1"/>
        <w:rPr>
          <w:del w:id="21136" w:author="Visone Rossana (GSE)" w:date="2025-09-02T11:03:00Z" w16du:dateUtc="2025-09-02T09:03:00Z"/>
        </w:rPr>
        <w:pPrChange w:id="21137" w:author="Visone Rossana (GSE)" w:date="2025-10-17T17:32:00Z" w16du:dateUtc="2025-10-17T15:32:00Z">
          <w:pPr>
            <w:numPr>
              <w:numId w:val="58"/>
            </w:numPr>
            <w:tabs>
              <w:tab w:val="num" w:pos="360"/>
            </w:tabs>
            <w:spacing w:line="259" w:lineRule="auto"/>
            <w:ind w:left="360" w:hanging="360"/>
            <w:contextualSpacing/>
            <w:jc w:val="both"/>
          </w:pPr>
        </w:pPrChange>
      </w:pPr>
      <w:del w:id="21138" w:author="Visone Rossana (GSE)" w:date="2025-09-02T11:03:00Z" w16du:dateUtc="2025-09-02T09:03:00Z">
        <w:r w:rsidRPr="00C078CF" w:rsidDel="00DD14DA">
          <w:delText xml:space="preserve">documentazione fotografica attestante l’intervento, raccolta in documento elettronico in formato PDF con un numero minimo di 6 foto riportanti: </w:delText>
        </w:r>
        <w:bookmarkStart w:id="21139" w:name="_Toc207969291"/>
        <w:bookmarkStart w:id="21140" w:name="_Toc207969523"/>
        <w:bookmarkStart w:id="21141" w:name="_Toc207970784"/>
        <w:bookmarkStart w:id="21142" w:name="_Toc208302442"/>
        <w:bookmarkStart w:id="21143" w:name="_Toc208307203"/>
        <w:bookmarkStart w:id="21144" w:name="_Toc208308701"/>
        <w:bookmarkStart w:id="21145" w:name="_Toc208309079"/>
        <w:bookmarkStart w:id="21146" w:name="_Toc208320803"/>
        <w:bookmarkStart w:id="21147" w:name="_Toc208322097"/>
        <w:bookmarkStart w:id="21148" w:name="_Toc208390108"/>
        <w:bookmarkStart w:id="21149" w:name="_Toc209518577"/>
        <w:bookmarkStart w:id="21150" w:name="_Toc209615545"/>
        <w:bookmarkStart w:id="21151" w:name="_Toc210029863"/>
        <w:bookmarkStart w:id="21152" w:name="_Toc210030195"/>
        <w:bookmarkStart w:id="21153" w:name="_Toc210312176"/>
        <w:bookmarkStart w:id="21154" w:name="_Toc210659047"/>
        <w:bookmarkStart w:id="21155" w:name="_Toc211327573"/>
        <w:bookmarkStart w:id="21156" w:name="_Toc212462652"/>
        <w:bookmarkEnd w:id="21139"/>
        <w:bookmarkEnd w:id="21140"/>
        <w:bookmarkEnd w:id="21141"/>
        <w:bookmarkEnd w:id="21142"/>
        <w:bookmarkEnd w:id="21143"/>
        <w:bookmarkEnd w:id="21144"/>
        <w:bookmarkEnd w:id="21145"/>
        <w:bookmarkEnd w:id="21146"/>
        <w:bookmarkEnd w:id="21147"/>
        <w:bookmarkEnd w:id="21148"/>
        <w:bookmarkEnd w:id="21149"/>
        <w:bookmarkEnd w:id="21150"/>
        <w:bookmarkEnd w:id="21151"/>
        <w:bookmarkEnd w:id="21152"/>
        <w:bookmarkEnd w:id="21153"/>
        <w:bookmarkEnd w:id="21154"/>
        <w:bookmarkEnd w:id="21155"/>
        <w:bookmarkEnd w:id="21156"/>
      </w:del>
    </w:p>
    <w:p w14:paraId="53054773" w14:textId="7C916821" w:rsidR="00483B62" w:rsidRPr="00C078CF" w:rsidDel="00DD14DA" w:rsidRDefault="00483B62">
      <w:pPr>
        <w:pStyle w:val="TITOLO20"/>
        <w:numPr>
          <w:ilvl w:val="1"/>
          <w:numId w:val="292"/>
        </w:numPr>
        <w:ind w:left="567" w:hanging="425"/>
        <w:outlineLvl w:val="1"/>
        <w:rPr>
          <w:del w:id="21157" w:author="Visone Rossana (GSE)" w:date="2025-09-02T11:03:00Z" w16du:dateUtc="2025-09-02T09:03:00Z"/>
        </w:rPr>
        <w:pPrChange w:id="21158" w:author="Visone Rossana (GSE)" w:date="2025-10-17T17:32:00Z" w16du:dateUtc="2025-10-17T15:32:00Z">
          <w:pPr>
            <w:ind w:left="360"/>
            <w:contextualSpacing/>
            <w:jc w:val="both"/>
          </w:pPr>
        </w:pPrChange>
      </w:pPr>
      <w:del w:id="21159" w:author="Visone Rossana (GSE)" w:date="2025-09-02T11:03:00Z" w16du:dateUtc="2025-09-02T09:03:00Z">
        <w:r w:rsidRPr="00C078CF" w:rsidDel="00DD14DA">
          <w:delText xml:space="preserve">• vista di dettaglio del pannello fotovoltaico installato; </w:delText>
        </w:r>
        <w:bookmarkStart w:id="21160" w:name="_Toc207969292"/>
        <w:bookmarkStart w:id="21161" w:name="_Toc207969524"/>
        <w:bookmarkStart w:id="21162" w:name="_Toc207970785"/>
        <w:bookmarkStart w:id="21163" w:name="_Toc208302443"/>
        <w:bookmarkStart w:id="21164" w:name="_Toc208307204"/>
        <w:bookmarkStart w:id="21165" w:name="_Toc208308702"/>
        <w:bookmarkStart w:id="21166" w:name="_Toc208309080"/>
        <w:bookmarkStart w:id="21167" w:name="_Toc208320804"/>
        <w:bookmarkStart w:id="21168" w:name="_Toc208322098"/>
        <w:bookmarkStart w:id="21169" w:name="_Toc208390109"/>
        <w:bookmarkStart w:id="21170" w:name="_Toc209518578"/>
        <w:bookmarkStart w:id="21171" w:name="_Toc209615546"/>
        <w:bookmarkStart w:id="21172" w:name="_Toc210029864"/>
        <w:bookmarkStart w:id="21173" w:name="_Toc210030196"/>
        <w:bookmarkStart w:id="21174" w:name="_Toc210312177"/>
        <w:bookmarkStart w:id="21175" w:name="_Toc210659048"/>
        <w:bookmarkStart w:id="21176" w:name="_Toc211327574"/>
        <w:bookmarkStart w:id="21177" w:name="_Toc212462653"/>
        <w:bookmarkEnd w:id="21160"/>
        <w:bookmarkEnd w:id="21161"/>
        <w:bookmarkEnd w:id="21162"/>
        <w:bookmarkEnd w:id="21163"/>
        <w:bookmarkEnd w:id="21164"/>
        <w:bookmarkEnd w:id="21165"/>
        <w:bookmarkEnd w:id="21166"/>
        <w:bookmarkEnd w:id="21167"/>
        <w:bookmarkEnd w:id="21168"/>
        <w:bookmarkEnd w:id="21169"/>
        <w:bookmarkEnd w:id="21170"/>
        <w:bookmarkEnd w:id="21171"/>
        <w:bookmarkEnd w:id="21172"/>
        <w:bookmarkEnd w:id="21173"/>
        <w:bookmarkEnd w:id="21174"/>
        <w:bookmarkEnd w:id="21175"/>
        <w:bookmarkEnd w:id="21176"/>
        <w:bookmarkEnd w:id="21177"/>
      </w:del>
    </w:p>
    <w:p w14:paraId="0C92E39E" w14:textId="5AD0D79D" w:rsidR="00483B62" w:rsidRPr="00C078CF" w:rsidDel="00DD14DA" w:rsidRDefault="00483B62">
      <w:pPr>
        <w:pStyle w:val="TITOLO20"/>
        <w:numPr>
          <w:ilvl w:val="1"/>
          <w:numId w:val="292"/>
        </w:numPr>
        <w:ind w:left="567" w:hanging="425"/>
        <w:outlineLvl w:val="1"/>
        <w:rPr>
          <w:del w:id="21178" w:author="Visone Rossana (GSE)" w:date="2025-09-02T11:03:00Z" w16du:dateUtc="2025-09-02T09:03:00Z"/>
        </w:rPr>
        <w:pPrChange w:id="21179" w:author="Visone Rossana (GSE)" w:date="2025-10-17T17:32:00Z" w16du:dateUtc="2025-10-17T15:32:00Z">
          <w:pPr>
            <w:ind w:left="360"/>
            <w:contextualSpacing/>
            <w:jc w:val="both"/>
          </w:pPr>
        </w:pPrChange>
      </w:pPr>
      <w:del w:id="21180" w:author="Visone Rossana (GSE)" w:date="2025-09-02T11:03:00Z" w16du:dateUtc="2025-09-02T09:03:00Z">
        <w:r w:rsidRPr="00C078CF" w:rsidDel="00DD14DA">
          <w:delText xml:space="preserve">• vista di dettaglio della targa dei moduli fotovoltaici installati; </w:delText>
        </w:r>
        <w:bookmarkStart w:id="21181" w:name="_Toc207969293"/>
        <w:bookmarkStart w:id="21182" w:name="_Toc207969525"/>
        <w:bookmarkStart w:id="21183" w:name="_Toc207970786"/>
        <w:bookmarkStart w:id="21184" w:name="_Toc208302444"/>
        <w:bookmarkStart w:id="21185" w:name="_Toc208307205"/>
        <w:bookmarkStart w:id="21186" w:name="_Toc208308703"/>
        <w:bookmarkStart w:id="21187" w:name="_Toc208309081"/>
        <w:bookmarkStart w:id="21188" w:name="_Toc208320805"/>
        <w:bookmarkStart w:id="21189" w:name="_Toc208322099"/>
        <w:bookmarkStart w:id="21190" w:name="_Toc208390110"/>
        <w:bookmarkStart w:id="21191" w:name="_Toc209518579"/>
        <w:bookmarkStart w:id="21192" w:name="_Toc209615547"/>
        <w:bookmarkStart w:id="21193" w:name="_Toc210029865"/>
        <w:bookmarkStart w:id="21194" w:name="_Toc210030197"/>
        <w:bookmarkStart w:id="21195" w:name="_Toc210312178"/>
        <w:bookmarkStart w:id="21196" w:name="_Toc210659049"/>
        <w:bookmarkStart w:id="21197" w:name="_Toc211327575"/>
        <w:bookmarkStart w:id="21198" w:name="_Toc212462654"/>
        <w:bookmarkEnd w:id="21181"/>
        <w:bookmarkEnd w:id="21182"/>
        <w:bookmarkEnd w:id="21183"/>
        <w:bookmarkEnd w:id="21184"/>
        <w:bookmarkEnd w:id="21185"/>
        <w:bookmarkEnd w:id="21186"/>
        <w:bookmarkEnd w:id="21187"/>
        <w:bookmarkEnd w:id="21188"/>
        <w:bookmarkEnd w:id="21189"/>
        <w:bookmarkEnd w:id="21190"/>
        <w:bookmarkEnd w:id="21191"/>
        <w:bookmarkEnd w:id="21192"/>
        <w:bookmarkEnd w:id="21193"/>
        <w:bookmarkEnd w:id="21194"/>
        <w:bookmarkEnd w:id="21195"/>
        <w:bookmarkEnd w:id="21196"/>
        <w:bookmarkEnd w:id="21197"/>
        <w:bookmarkEnd w:id="21198"/>
      </w:del>
    </w:p>
    <w:p w14:paraId="7A32D9E5" w14:textId="437B907F" w:rsidR="00483B62" w:rsidRPr="00C078CF" w:rsidDel="00DD14DA" w:rsidRDefault="00483B62">
      <w:pPr>
        <w:pStyle w:val="TITOLO20"/>
        <w:numPr>
          <w:ilvl w:val="1"/>
          <w:numId w:val="292"/>
        </w:numPr>
        <w:ind w:left="567" w:hanging="425"/>
        <w:outlineLvl w:val="1"/>
        <w:rPr>
          <w:del w:id="21199" w:author="Visone Rossana (GSE)" w:date="2025-09-02T11:03:00Z" w16du:dateUtc="2025-09-02T09:03:00Z"/>
        </w:rPr>
        <w:pPrChange w:id="21200" w:author="Visone Rossana (GSE)" w:date="2025-10-17T17:32:00Z" w16du:dateUtc="2025-10-17T15:32:00Z">
          <w:pPr>
            <w:ind w:left="360"/>
            <w:contextualSpacing/>
            <w:jc w:val="both"/>
          </w:pPr>
        </w:pPrChange>
      </w:pPr>
      <w:del w:id="21201" w:author="Visone Rossana (GSE)" w:date="2025-09-02T11:03:00Z" w16du:dateUtc="2025-09-02T09:03:00Z">
        <w:r w:rsidRPr="00C078CF" w:rsidDel="00DD14DA">
          <w:delText xml:space="preserve">• vista di dettaglio del sistema di accumulo; </w:delText>
        </w:r>
        <w:bookmarkStart w:id="21202" w:name="_Toc207969294"/>
        <w:bookmarkStart w:id="21203" w:name="_Toc207969526"/>
        <w:bookmarkStart w:id="21204" w:name="_Toc207970787"/>
        <w:bookmarkStart w:id="21205" w:name="_Toc208302445"/>
        <w:bookmarkStart w:id="21206" w:name="_Toc208307206"/>
        <w:bookmarkStart w:id="21207" w:name="_Toc208308704"/>
        <w:bookmarkStart w:id="21208" w:name="_Toc208309082"/>
        <w:bookmarkStart w:id="21209" w:name="_Toc208320806"/>
        <w:bookmarkStart w:id="21210" w:name="_Toc208322100"/>
        <w:bookmarkStart w:id="21211" w:name="_Toc208390111"/>
        <w:bookmarkStart w:id="21212" w:name="_Toc209518580"/>
        <w:bookmarkStart w:id="21213" w:name="_Toc209615548"/>
        <w:bookmarkStart w:id="21214" w:name="_Toc210029866"/>
        <w:bookmarkStart w:id="21215" w:name="_Toc210030198"/>
        <w:bookmarkStart w:id="21216" w:name="_Toc210312179"/>
        <w:bookmarkStart w:id="21217" w:name="_Toc210659050"/>
        <w:bookmarkStart w:id="21218" w:name="_Toc211327576"/>
        <w:bookmarkStart w:id="21219" w:name="_Toc212462655"/>
        <w:bookmarkEnd w:id="21202"/>
        <w:bookmarkEnd w:id="21203"/>
        <w:bookmarkEnd w:id="21204"/>
        <w:bookmarkEnd w:id="21205"/>
        <w:bookmarkEnd w:id="21206"/>
        <w:bookmarkEnd w:id="21207"/>
        <w:bookmarkEnd w:id="21208"/>
        <w:bookmarkEnd w:id="21209"/>
        <w:bookmarkEnd w:id="21210"/>
        <w:bookmarkEnd w:id="21211"/>
        <w:bookmarkEnd w:id="21212"/>
        <w:bookmarkEnd w:id="21213"/>
        <w:bookmarkEnd w:id="21214"/>
        <w:bookmarkEnd w:id="21215"/>
        <w:bookmarkEnd w:id="21216"/>
        <w:bookmarkEnd w:id="21217"/>
        <w:bookmarkEnd w:id="21218"/>
        <w:bookmarkEnd w:id="21219"/>
      </w:del>
    </w:p>
    <w:p w14:paraId="0BDE1A8F" w14:textId="54C66968" w:rsidR="00483B62" w:rsidRPr="00C078CF" w:rsidDel="00DD14DA" w:rsidRDefault="00483B62">
      <w:pPr>
        <w:pStyle w:val="TITOLO20"/>
        <w:numPr>
          <w:ilvl w:val="1"/>
          <w:numId w:val="292"/>
        </w:numPr>
        <w:ind w:left="567" w:hanging="425"/>
        <w:outlineLvl w:val="1"/>
        <w:rPr>
          <w:del w:id="21220" w:author="Visone Rossana (GSE)" w:date="2025-09-02T11:03:00Z" w16du:dateUtc="2025-09-02T09:03:00Z"/>
        </w:rPr>
        <w:pPrChange w:id="21221" w:author="Visone Rossana (GSE)" w:date="2025-10-17T17:32:00Z" w16du:dateUtc="2025-10-17T15:32:00Z">
          <w:pPr>
            <w:ind w:left="360"/>
            <w:contextualSpacing/>
            <w:jc w:val="both"/>
          </w:pPr>
        </w:pPrChange>
      </w:pPr>
      <w:del w:id="21222" w:author="Visone Rossana (GSE)" w:date="2025-09-02T11:03:00Z" w16du:dateUtc="2025-09-02T09:03:00Z">
        <w:r w:rsidRPr="00C078CF" w:rsidDel="00DD14DA">
          <w:delText xml:space="preserve">• vista d’insieme del campo fotovoltaico in fase di installazione; </w:delText>
        </w:r>
        <w:bookmarkStart w:id="21223" w:name="_Toc207969295"/>
        <w:bookmarkStart w:id="21224" w:name="_Toc207969527"/>
        <w:bookmarkStart w:id="21225" w:name="_Toc207970788"/>
        <w:bookmarkStart w:id="21226" w:name="_Toc208302446"/>
        <w:bookmarkStart w:id="21227" w:name="_Toc208307207"/>
        <w:bookmarkStart w:id="21228" w:name="_Toc208308705"/>
        <w:bookmarkStart w:id="21229" w:name="_Toc208309083"/>
        <w:bookmarkStart w:id="21230" w:name="_Toc208320807"/>
        <w:bookmarkStart w:id="21231" w:name="_Toc208322101"/>
        <w:bookmarkStart w:id="21232" w:name="_Toc208390112"/>
        <w:bookmarkStart w:id="21233" w:name="_Toc209518581"/>
        <w:bookmarkStart w:id="21234" w:name="_Toc209615549"/>
        <w:bookmarkStart w:id="21235" w:name="_Toc210029867"/>
        <w:bookmarkStart w:id="21236" w:name="_Toc210030199"/>
        <w:bookmarkStart w:id="21237" w:name="_Toc210312180"/>
        <w:bookmarkStart w:id="21238" w:name="_Toc210659051"/>
        <w:bookmarkStart w:id="21239" w:name="_Toc211327577"/>
        <w:bookmarkStart w:id="21240" w:name="_Toc212462656"/>
        <w:bookmarkEnd w:id="21223"/>
        <w:bookmarkEnd w:id="21224"/>
        <w:bookmarkEnd w:id="21225"/>
        <w:bookmarkEnd w:id="21226"/>
        <w:bookmarkEnd w:id="21227"/>
        <w:bookmarkEnd w:id="21228"/>
        <w:bookmarkEnd w:id="21229"/>
        <w:bookmarkEnd w:id="21230"/>
        <w:bookmarkEnd w:id="21231"/>
        <w:bookmarkEnd w:id="21232"/>
        <w:bookmarkEnd w:id="21233"/>
        <w:bookmarkEnd w:id="21234"/>
        <w:bookmarkEnd w:id="21235"/>
        <w:bookmarkEnd w:id="21236"/>
        <w:bookmarkEnd w:id="21237"/>
        <w:bookmarkEnd w:id="21238"/>
        <w:bookmarkEnd w:id="21239"/>
        <w:bookmarkEnd w:id="21240"/>
      </w:del>
    </w:p>
    <w:p w14:paraId="62AD96DF" w14:textId="124E4643" w:rsidR="00483B62" w:rsidRPr="00C078CF" w:rsidDel="00DD14DA" w:rsidRDefault="00483B62">
      <w:pPr>
        <w:pStyle w:val="TITOLO20"/>
        <w:numPr>
          <w:ilvl w:val="1"/>
          <w:numId w:val="292"/>
        </w:numPr>
        <w:ind w:left="567" w:hanging="425"/>
        <w:outlineLvl w:val="1"/>
        <w:rPr>
          <w:del w:id="21241" w:author="Visone Rossana (GSE)" w:date="2025-09-02T11:03:00Z" w16du:dateUtc="2025-09-02T09:03:00Z"/>
        </w:rPr>
        <w:pPrChange w:id="21242" w:author="Visone Rossana (GSE)" w:date="2025-10-17T17:32:00Z" w16du:dateUtc="2025-10-17T15:32:00Z">
          <w:pPr>
            <w:ind w:left="568"/>
            <w:jc w:val="both"/>
          </w:pPr>
        </w:pPrChange>
      </w:pPr>
      <w:del w:id="21243" w:author="Visone Rossana (GSE)" w:date="2025-09-02T11:03:00Z" w16du:dateUtc="2025-09-02T09:03:00Z">
        <w:r w:rsidRPr="00C078CF" w:rsidDel="00DD14DA">
          <w:delText xml:space="preserve">•vista d’insieme del campo fotovoltaico realizzato. </w:delText>
        </w:r>
        <w:bookmarkStart w:id="21244" w:name="_Toc207969296"/>
        <w:bookmarkStart w:id="21245" w:name="_Toc207969528"/>
        <w:bookmarkStart w:id="21246" w:name="_Toc207970789"/>
        <w:bookmarkStart w:id="21247" w:name="_Toc208302447"/>
        <w:bookmarkStart w:id="21248" w:name="_Toc208307208"/>
        <w:bookmarkStart w:id="21249" w:name="_Toc208308706"/>
        <w:bookmarkStart w:id="21250" w:name="_Toc208309084"/>
        <w:bookmarkStart w:id="21251" w:name="_Toc208320808"/>
        <w:bookmarkStart w:id="21252" w:name="_Toc208322102"/>
        <w:bookmarkStart w:id="21253" w:name="_Toc208390113"/>
        <w:bookmarkStart w:id="21254" w:name="_Toc209518582"/>
        <w:bookmarkStart w:id="21255" w:name="_Toc209615550"/>
        <w:bookmarkStart w:id="21256" w:name="_Toc210029868"/>
        <w:bookmarkStart w:id="21257" w:name="_Toc210030200"/>
        <w:bookmarkStart w:id="21258" w:name="_Toc210312181"/>
        <w:bookmarkStart w:id="21259" w:name="_Toc210659052"/>
        <w:bookmarkStart w:id="21260" w:name="_Toc211327578"/>
        <w:bookmarkStart w:id="21261" w:name="_Toc212462657"/>
        <w:bookmarkEnd w:id="21244"/>
        <w:bookmarkEnd w:id="21245"/>
        <w:bookmarkEnd w:id="21246"/>
        <w:bookmarkEnd w:id="21247"/>
        <w:bookmarkEnd w:id="21248"/>
        <w:bookmarkEnd w:id="21249"/>
        <w:bookmarkEnd w:id="21250"/>
        <w:bookmarkEnd w:id="21251"/>
        <w:bookmarkEnd w:id="21252"/>
        <w:bookmarkEnd w:id="21253"/>
        <w:bookmarkEnd w:id="21254"/>
        <w:bookmarkEnd w:id="21255"/>
        <w:bookmarkEnd w:id="21256"/>
        <w:bookmarkEnd w:id="21257"/>
        <w:bookmarkEnd w:id="21258"/>
        <w:bookmarkEnd w:id="21259"/>
        <w:bookmarkEnd w:id="21260"/>
        <w:bookmarkEnd w:id="21261"/>
      </w:del>
    </w:p>
    <w:p w14:paraId="3881C852" w14:textId="0C1166C2" w:rsidR="00483B62" w:rsidRPr="00C078CF" w:rsidDel="00DD14DA" w:rsidRDefault="00483B62">
      <w:pPr>
        <w:pStyle w:val="TITOLO20"/>
        <w:numPr>
          <w:ilvl w:val="1"/>
          <w:numId w:val="292"/>
        </w:numPr>
        <w:ind w:left="567" w:hanging="425"/>
        <w:outlineLvl w:val="1"/>
        <w:rPr>
          <w:del w:id="21262" w:author="Visone Rossana (GSE)" w:date="2025-09-02T11:03:00Z" w16du:dateUtc="2025-09-02T09:03:00Z"/>
        </w:rPr>
        <w:pPrChange w:id="21263" w:author="Visone Rossana (GSE)" w:date="2025-10-17T17:32:00Z" w16du:dateUtc="2025-10-17T15:32:00Z">
          <w:pPr>
            <w:spacing w:before="120" w:after="120"/>
            <w:jc w:val="both"/>
          </w:pPr>
        </w:pPrChange>
      </w:pPr>
      <w:del w:id="21264" w:author="Visone Rossana (GSE)" w:date="2025-09-02T11:03:00Z" w16du:dateUtc="2025-09-02T09:03:00Z">
        <w:r w:rsidRPr="00C078CF" w:rsidDel="00DD14DA">
          <w:delText xml:space="preserve">Documentazione da conservare a cura del Soggetto </w:delText>
        </w:r>
        <w:r w:rsidDel="00DD14DA">
          <w:delText>Responsabile</w:delText>
        </w:r>
        <w:r w:rsidRPr="00C078CF" w:rsidDel="00DD14DA">
          <w:delText>:</w:delText>
        </w:r>
        <w:bookmarkStart w:id="21265" w:name="_Toc207969297"/>
        <w:bookmarkStart w:id="21266" w:name="_Toc207969529"/>
        <w:bookmarkStart w:id="21267" w:name="_Toc207970790"/>
        <w:bookmarkStart w:id="21268" w:name="_Toc208302448"/>
        <w:bookmarkStart w:id="21269" w:name="_Toc208307209"/>
        <w:bookmarkStart w:id="21270" w:name="_Toc208308707"/>
        <w:bookmarkStart w:id="21271" w:name="_Toc208309085"/>
        <w:bookmarkStart w:id="21272" w:name="_Toc208320809"/>
        <w:bookmarkStart w:id="21273" w:name="_Toc208322103"/>
        <w:bookmarkStart w:id="21274" w:name="_Toc208390114"/>
        <w:bookmarkStart w:id="21275" w:name="_Toc209518583"/>
        <w:bookmarkStart w:id="21276" w:name="_Toc209615551"/>
        <w:bookmarkStart w:id="21277" w:name="_Toc210029869"/>
        <w:bookmarkStart w:id="21278" w:name="_Toc210030201"/>
        <w:bookmarkStart w:id="21279" w:name="_Toc210312182"/>
        <w:bookmarkStart w:id="21280" w:name="_Toc210659053"/>
        <w:bookmarkStart w:id="21281" w:name="_Toc211327579"/>
        <w:bookmarkStart w:id="21282" w:name="_Toc212462658"/>
        <w:bookmarkEnd w:id="21265"/>
        <w:bookmarkEnd w:id="21266"/>
        <w:bookmarkEnd w:id="21267"/>
        <w:bookmarkEnd w:id="21268"/>
        <w:bookmarkEnd w:id="21269"/>
        <w:bookmarkEnd w:id="21270"/>
        <w:bookmarkEnd w:id="21271"/>
        <w:bookmarkEnd w:id="21272"/>
        <w:bookmarkEnd w:id="21273"/>
        <w:bookmarkEnd w:id="21274"/>
        <w:bookmarkEnd w:id="21275"/>
        <w:bookmarkEnd w:id="21276"/>
        <w:bookmarkEnd w:id="21277"/>
        <w:bookmarkEnd w:id="21278"/>
        <w:bookmarkEnd w:id="21279"/>
        <w:bookmarkEnd w:id="21280"/>
        <w:bookmarkEnd w:id="21281"/>
        <w:bookmarkEnd w:id="21282"/>
      </w:del>
    </w:p>
    <w:p w14:paraId="65EECD6D" w14:textId="1B44EA47" w:rsidR="00483B62" w:rsidRPr="00C078CF" w:rsidDel="00DD14DA" w:rsidRDefault="00483B62">
      <w:pPr>
        <w:pStyle w:val="TITOLO20"/>
        <w:numPr>
          <w:ilvl w:val="1"/>
          <w:numId w:val="292"/>
        </w:numPr>
        <w:ind w:left="567" w:hanging="425"/>
        <w:outlineLvl w:val="1"/>
        <w:rPr>
          <w:del w:id="21283" w:author="Visone Rossana (GSE)" w:date="2025-09-02T11:03:00Z" w16du:dateUtc="2025-09-02T09:03:00Z"/>
        </w:rPr>
        <w:pPrChange w:id="21284" w:author="Visone Rossana (GSE)" w:date="2025-10-17T17:32:00Z" w16du:dateUtc="2025-10-17T15:32:00Z">
          <w:pPr>
            <w:numPr>
              <w:numId w:val="59"/>
            </w:numPr>
            <w:spacing w:line="259" w:lineRule="auto"/>
            <w:ind w:left="720" w:hanging="360"/>
            <w:contextualSpacing/>
            <w:jc w:val="both"/>
          </w:pPr>
        </w:pPrChange>
      </w:pPr>
      <w:del w:id="21285" w:author="Visone Rossana (GSE)" w:date="2025-09-02T11:03:00Z" w16du:dateUtc="2025-09-02T09:03:00Z">
        <w:r w:rsidRPr="00C078CF" w:rsidDel="00DD14DA">
          <w:delText>Verbali di attivazione della connessione e di installazione/intervento sui contatori dell’energia prodotta e immessa in rete: verbale di attivazione della connessione redatto dal Gestore di Rete ai sensi di quanto disposto dal TICA (art. 10.10bis per connessione in BT e MT), verbale di installazione/intervento sui contatori dell’energia prodotta e immessa in rete;</w:delText>
        </w:r>
        <w:bookmarkStart w:id="21286" w:name="_Toc207969298"/>
        <w:bookmarkStart w:id="21287" w:name="_Toc207969530"/>
        <w:bookmarkStart w:id="21288" w:name="_Toc207970791"/>
        <w:bookmarkStart w:id="21289" w:name="_Toc208302449"/>
        <w:bookmarkStart w:id="21290" w:name="_Toc208307210"/>
        <w:bookmarkStart w:id="21291" w:name="_Toc208308708"/>
        <w:bookmarkStart w:id="21292" w:name="_Toc208309086"/>
        <w:bookmarkStart w:id="21293" w:name="_Toc208320810"/>
        <w:bookmarkStart w:id="21294" w:name="_Toc208322104"/>
        <w:bookmarkStart w:id="21295" w:name="_Toc208390115"/>
        <w:bookmarkStart w:id="21296" w:name="_Toc209518584"/>
        <w:bookmarkStart w:id="21297" w:name="_Toc209615552"/>
        <w:bookmarkStart w:id="21298" w:name="_Toc210029870"/>
        <w:bookmarkStart w:id="21299" w:name="_Toc210030202"/>
        <w:bookmarkStart w:id="21300" w:name="_Toc210312183"/>
        <w:bookmarkStart w:id="21301" w:name="_Toc210659054"/>
        <w:bookmarkStart w:id="21302" w:name="_Toc211327580"/>
        <w:bookmarkStart w:id="21303" w:name="_Toc212462659"/>
        <w:bookmarkEnd w:id="21286"/>
        <w:bookmarkEnd w:id="21287"/>
        <w:bookmarkEnd w:id="21288"/>
        <w:bookmarkEnd w:id="21289"/>
        <w:bookmarkEnd w:id="21290"/>
        <w:bookmarkEnd w:id="21291"/>
        <w:bookmarkEnd w:id="21292"/>
        <w:bookmarkEnd w:id="21293"/>
        <w:bookmarkEnd w:id="21294"/>
        <w:bookmarkEnd w:id="21295"/>
        <w:bookmarkEnd w:id="21296"/>
        <w:bookmarkEnd w:id="21297"/>
        <w:bookmarkEnd w:id="21298"/>
        <w:bookmarkEnd w:id="21299"/>
        <w:bookmarkEnd w:id="21300"/>
        <w:bookmarkEnd w:id="21301"/>
        <w:bookmarkEnd w:id="21302"/>
        <w:bookmarkEnd w:id="21303"/>
      </w:del>
    </w:p>
    <w:p w14:paraId="154BAE0F" w14:textId="4A8A3008" w:rsidR="00483B62" w:rsidRPr="00C078CF" w:rsidDel="00DD14DA" w:rsidRDefault="00483B62">
      <w:pPr>
        <w:pStyle w:val="TITOLO20"/>
        <w:numPr>
          <w:ilvl w:val="1"/>
          <w:numId w:val="292"/>
        </w:numPr>
        <w:ind w:left="567" w:hanging="425"/>
        <w:outlineLvl w:val="1"/>
        <w:rPr>
          <w:del w:id="21304" w:author="Visone Rossana (GSE)" w:date="2025-09-02T11:03:00Z" w16du:dateUtc="2025-09-02T09:03:00Z"/>
        </w:rPr>
        <w:pPrChange w:id="21305" w:author="Visone Rossana (GSE)" w:date="2025-10-17T17:32:00Z" w16du:dateUtc="2025-10-17T15:32:00Z">
          <w:pPr>
            <w:numPr>
              <w:numId w:val="59"/>
            </w:numPr>
            <w:spacing w:line="259" w:lineRule="auto"/>
            <w:ind w:left="720" w:hanging="360"/>
            <w:contextualSpacing/>
            <w:jc w:val="both"/>
          </w:pPr>
        </w:pPrChange>
      </w:pPr>
      <w:del w:id="21306" w:author="Visone Rossana (GSE)" w:date="2025-09-02T11:03:00Z" w16du:dateUtc="2025-09-02T09:03:00Z">
        <w:r w:rsidRPr="00C078CF" w:rsidDel="00DD14DA">
          <w:delText>Schede tecniche del/i modulo/i fotovoltaico/i: corrispondente alla scheda rilasciata dal fabbricante del/dei modulo/i utilizzato/i per la realizzazione dell’impianto, recante le principali caratteristiche tecniche dell’apparecchiatura;</w:delText>
        </w:r>
        <w:bookmarkStart w:id="21307" w:name="_Toc207969299"/>
        <w:bookmarkStart w:id="21308" w:name="_Toc207969531"/>
        <w:bookmarkStart w:id="21309" w:name="_Toc207970792"/>
        <w:bookmarkStart w:id="21310" w:name="_Toc208302450"/>
        <w:bookmarkStart w:id="21311" w:name="_Toc208307211"/>
        <w:bookmarkStart w:id="21312" w:name="_Toc208308709"/>
        <w:bookmarkStart w:id="21313" w:name="_Toc208309087"/>
        <w:bookmarkStart w:id="21314" w:name="_Toc208320811"/>
        <w:bookmarkStart w:id="21315" w:name="_Toc208322105"/>
        <w:bookmarkStart w:id="21316" w:name="_Toc208390116"/>
        <w:bookmarkStart w:id="21317" w:name="_Toc209518585"/>
        <w:bookmarkStart w:id="21318" w:name="_Toc209615553"/>
        <w:bookmarkStart w:id="21319" w:name="_Toc210029871"/>
        <w:bookmarkStart w:id="21320" w:name="_Toc210030203"/>
        <w:bookmarkStart w:id="21321" w:name="_Toc210312184"/>
        <w:bookmarkStart w:id="21322" w:name="_Toc210659055"/>
        <w:bookmarkStart w:id="21323" w:name="_Toc211327581"/>
        <w:bookmarkStart w:id="21324" w:name="_Toc212462660"/>
        <w:bookmarkEnd w:id="21307"/>
        <w:bookmarkEnd w:id="21308"/>
        <w:bookmarkEnd w:id="21309"/>
        <w:bookmarkEnd w:id="21310"/>
        <w:bookmarkEnd w:id="21311"/>
        <w:bookmarkEnd w:id="21312"/>
        <w:bookmarkEnd w:id="21313"/>
        <w:bookmarkEnd w:id="21314"/>
        <w:bookmarkEnd w:id="21315"/>
        <w:bookmarkEnd w:id="21316"/>
        <w:bookmarkEnd w:id="21317"/>
        <w:bookmarkEnd w:id="21318"/>
        <w:bookmarkEnd w:id="21319"/>
        <w:bookmarkEnd w:id="21320"/>
        <w:bookmarkEnd w:id="21321"/>
        <w:bookmarkEnd w:id="21322"/>
        <w:bookmarkEnd w:id="21323"/>
        <w:bookmarkEnd w:id="21324"/>
      </w:del>
    </w:p>
    <w:p w14:paraId="136138AA" w14:textId="5EB11771" w:rsidR="00483B62" w:rsidRPr="00C078CF" w:rsidDel="00DD14DA" w:rsidRDefault="00483B62">
      <w:pPr>
        <w:pStyle w:val="TITOLO20"/>
        <w:numPr>
          <w:ilvl w:val="1"/>
          <w:numId w:val="292"/>
        </w:numPr>
        <w:ind w:left="567" w:hanging="425"/>
        <w:outlineLvl w:val="1"/>
        <w:rPr>
          <w:del w:id="21325" w:author="Visone Rossana (GSE)" w:date="2025-09-02T11:03:00Z" w16du:dateUtc="2025-09-02T09:03:00Z"/>
        </w:rPr>
        <w:pPrChange w:id="21326" w:author="Visone Rossana (GSE)" w:date="2025-10-17T17:32:00Z" w16du:dateUtc="2025-10-17T15:32:00Z">
          <w:pPr>
            <w:numPr>
              <w:numId w:val="59"/>
            </w:numPr>
            <w:spacing w:line="259" w:lineRule="auto"/>
            <w:ind w:left="720" w:hanging="360"/>
            <w:contextualSpacing/>
            <w:jc w:val="both"/>
          </w:pPr>
        </w:pPrChange>
      </w:pPr>
      <w:del w:id="21327" w:author="Visone Rossana (GSE)" w:date="2025-09-02T11:03:00Z" w16du:dateUtc="2025-09-02T09:03:00Z">
        <w:r w:rsidRPr="00C078CF" w:rsidDel="00DD14DA">
          <w:delText>Scheda tecnica del sistema di accumulo;</w:delText>
        </w:r>
        <w:bookmarkStart w:id="21328" w:name="_Toc207969300"/>
        <w:bookmarkStart w:id="21329" w:name="_Toc207969532"/>
        <w:bookmarkStart w:id="21330" w:name="_Toc207970793"/>
        <w:bookmarkStart w:id="21331" w:name="_Toc208302451"/>
        <w:bookmarkStart w:id="21332" w:name="_Toc208307212"/>
        <w:bookmarkStart w:id="21333" w:name="_Toc208308710"/>
        <w:bookmarkStart w:id="21334" w:name="_Toc208309088"/>
        <w:bookmarkStart w:id="21335" w:name="_Toc208320812"/>
        <w:bookmarkStart w:id="21336" w:name="_Toc208322106"/>
        <w:bookmarkStart w:id="21337" w:name="_Toc208390117"/>
        <w:bookmarkStart w:id="21338" w:name="_Toc209518586"/>
        <w:bookmarkStart w:id="21339" w:name="_Toc209615554"/>
        <w:bookmarkStart w:id="21340" w:name="_Toc210029872"/>
        <w:bookmarkStart w:id="21341" w:name="_Toc210030204"/>
        <w:bookmarkStart w:id="21342" w:name="_Toc210312185"/>
        <w:bookmarkStart w:id="21343" w:name="_Toc210659056"/>
        <w:bookmarkStart w:id="21344" w:name="_Toc211327582"/>
        <w:bookmarkStart w:id="21345" w:name="_Toc212462661"/>
        <w:bookmarkEnd w:id="21328"/>
        <w:bookmarkEnd w:id="21329"/>
        <w:bookmarkEnd w:id="21330"/>
        <w:bookmarkEnd w:id="21331"/>
        <w:bookmarkEnd w:id="21332"/>
        <w:bookmarkEnd w:id="21333"/>
        <w:bookmarkEnd w:id="21334"/>
        <w:bookmarkEnd w:id="21335"/>
        <w:bookmarkEnd w:id="21336"/>
        <w:bookmarkEnd w:id="21337"/>
        <w:bookmarkEnd w:id="21338"/>
        <w:bookmarkEnd w:id="21339"/>
        <w:bookmarkEnd w:id="21340"/>
        <w:bookmarkEnd w:id="21341"/>
        <w:bookmarkEnd w:id="21342"/>
        <w:bookmarkEnd w:id="21343"/>
        <w:bookmarkEnd w:id="21344"/>
        <w:bookmarkEnd w:id="21345"/>
      </w:del>
    </w:p>
    <w:p w14:paraId="13C7829D" w14:textId="2026F9F8" w:rsidR="00483B62" w:rsidRPr="00C078CF" w:rsidDel="00DD14DA" w:rsidRDefault="00483B62">
      <w:pPr>
        <w:pStyle w:val="TITOLO20"/>
        <w:numPr>
          <w:ilvl w:val="1"/>
          <w:numId w:val="292"/>
        </w:numPr>
        <w:ind w:left="567" w:hanging="425"/>
        <w:outlineLvl w:val="1"/>
        <w:rPr>
          <w:del w:id="21346" w:author="Visone Rossana (GSE)" w:date="2025-09-02T11:03:00Z" w16du:dateUtc="2025-09-02T09:03:00Z"/>
        </w:rPr>
        <w:pPrChange w:id="21347" w:author="Visone Rossana (GSE)" w:date="2025-10-17T17:32:00Z" w16du:dateUtc="2025-10-17T15:32:00Z">
          <w:pPr>
            <w:numPr>
              <w:numId w:val="59"/>
            </w:numPr>
            <w:spacing w:line="259" w:lineRule="auto"/>
            <w:ind w:left="714" w:hanging="357"/>
            <w:contextualSpacing/>
          </w:pPr>
        </w:pPrChange>
      </w:pPr>
      <w:bookmarkStart w:id="21348" w:name="_Hlk192786756"/>
      <w:del w:id="21349" w:author="Visone Rossana (GSE)" w:date="2025-09-02T11:03:00Z" w16du:dateUtc="2025-09-02T09:03:00Z">
        <w:r w:rsidRPr="00C078CF" w:rsidDel="00DD14DA">
          <w:delText>libretto di centrale/d’impianto, come previsto da legislazione vigente;</w:delText>
        </w:r>
        <w:bookmarkStart w:id="21350" w:name="_Toc207969301"/>
        <w:bookmarkStart w:id="21351" w:name="_Toc207969533"/>
        <w:bookmarkStart w:id="21352" w:name="_Toc207970794"/>
        <w:bookmarkStart w:id="21353" w:name="_Toc208302452"/>
        <w:bookmarkStart w:id="21354" w:name="_Toc208307213"/>
        <w:bookmarkStart w:id="21355" w:name="_Toc208308711"/>
        <w:bookmarkStart w:id="21356" w:name="_Toc208309089"/>
        <w:bookmarkStart w:id="21357" w:name="_Toc208320813"/>
        <w:bookmarkStart w:id="21358" w:name="_Toc208322107"/>
        <w:bookmarkStart w:id="21359" w:name="_Toc208390118"/>
        <w:bookmarkStart w:id="21360" w:name="_Toc209518587"/>
        <w:bookmarkStart w:id="21361" w:name="_Toc209615555"/>
        <w:bookmarkStart w:id="21362" w:name="_Toc210029873"/>
        <w:bookmarkStart w:id="21363" w:name="_Toc210030205"/>
        <w:bookmarkStart w:id="21364" w:name="_Toc210312186"/>
        <w:bookmarkStart w:id="21365" w:name="_Toc210659057"/>
        <w:bookmarkStart w:id="21366" w:name="_Toc211327583"/>
        <w:bookmarkStart w:id="21367" w:name="_Toc212462662"/>
        <w:bookmarkEnd w:id="21350"/>
        <w:bookmarkEnd w:id="21351"/>
        <w:bookmarkEnd w:id="21352"/>
        <w:bookmarkEnd w:id="21353"/>
        <w:bookmarkEnd w:id="21354"/>
        <w:bookmarkEnd w:id="21355"/>
        <w:bookmarkEnd w:id="21356"/>
        <w:bookmarkEnd w:id="21357"/>
        <w:bookmarkEnd w:id="21358"/>
        <w:bookmarkEnd w:id="21359"/>
        <w:bookmarkEnd w:id="21360"/>
        <w:bookmarkEnd w:id="21361"/>
        <w:bookmarkEnd w:id="21362"/>
        <w:bookmarkEnd w:id="21363"/>
        <w:bookmarkEnd w:id="21364"/>
        <w:bookmarkEnd w:id="21365"/>
        <w:bookmarkEnd w:id="21366"/>
        <w:bookmarkEnd w:id="21367"/>
      </w:del>
    </w:p>
    <w:p w14:paraId="67EA84FE" w14:textId="308D64EB" w:rsidR="00483B62" w:rsidRPr="00C078CF" w:rsidDel="00DD14DA" w:rsidRDefault="00483B62">
      <w:pPr>
        <w:pStyle w:val="TITOLO20"/>
        <w:numPr>
          <w:ilvl w:val="1"/>
          <w:numId w:val="292"/>
        </w:numPr>
        <w:ind w:left="567" w:hanging="425"/>
        <w:outlineLvl w:val="1"/>
        <w:rPr>
          <w:del w:id="21368" w:author="Visone Rossana (GSE)" w:date="2025-09-02T11:03:00Z" w16du:dateUtc="2025-09-02T09:03:00Z"/>
        </w:rPr>
        <w:pPrChange w:id="21369" w:author="Visone Rossana (GSE)" w:date="2025-10-17T17:32:00Z" w16du:dateUtc="2025-10-17T15:32:00Z">
          <w:pPr>
            <w:numPr>
              <w:numId w:val="59"/>
            </w:numPr>
            <w:spacing w:line="259" w:lineRule="auto"/>
            <w:ind w:left="714" w:hanging="357"/>
            <w:jc w:val="both"/>
          </w:pPr>
        </w:pPrChange>
      </w:pPr>
      <w:del w:id="21370" w:author="Visone Rossana (GSE)" w:date="2025-09-02T11:03:00Z" w16du:dateUtc="2025-09-02T09:03:00Z">
        <w:r w:rsidRPr="00C078CF" w:rsidDel="00DD14DA">
          <w:delText>certificato di garanzia dei moduli fotovoltaici, degli inverter, degli accessori e dei componenti elettrici ed elettronici;</w:delText>
        </w:r>
        <w:bookmarkStart w:id="21371" w:name="_Toc207969302"/>
        <w:bookmarkStart w:id="21372" w:name="_Toc207969534"/>
        <w:bookmarkStart w:id="21373" w:name="_Toc207970795"/>
        <w:bookmarkStart w:id="21374" w:name="_Toc208302453"/>
        <w:bookmarkStart w:id="21375" w:name="_Toc208307214"/>
        <w:bookmarkStart w:id="21376" w:name="_Toc208308712"/>
        <w:bookmarkStart w:id="21377" w:name="_Toc208309090"/>
        <w:bookmarkStart w:id="21378" w:name="_Toc208320814"/>
        <w:bookmarkStart w:id="21379" w:name="_Toc208322108"/>
        <w:bookmarkStart w:id="21380" w:name="_Toc208390119"/>
        <w:bookmarkStart w:id="21381" w:name="_Toc209518588"/>
        <w:bookmarkStart w:id="21382" w:name="_Toc209615556"/>
        <w:bookmarkStart w:id="21383" w:name="_Toc210029874"/>
        <w:bookmarkStart w:id="21384" w:name="_Toc210030206"/>
        <w:bookmarkStart w:id="21385" w:name="_Toc210312187"/>
        <w:bookmarkStart w:id="21386" w:name="_Toc210659058"/>
        <w:bookmarkStart w:id="21387" w:name="_Toc211327584"/>
        <w:bookmarkStart w:id="21388" w:name="_Toc212462663"/>
        <w:bookmarkEnd w:id="21371"/>
        <w:bookmarkEnd w:id="21372"/>
        <w:bookmarkEnd w:id="21373"/>
        <w:bookmarkEnd w:id="21374"/>
        <w:bookmarkEnd w:id="21375"/>
        <w:bookmarkEnd w:id="21376"/>
        <w:bookmarkEnd w:id="21377"/>
        <w:bookmarkEnd w:id="21378"/>
        <w:bookmarkEnd w:id="21379"/>
        <w:bookmarkEnd w:id="21380"/>
        <w:bookmarkEnd w:id="21381"/>
        <w:bookmarkEnd w:id="21382"/>
        <w:bookmarkEnd w:id="21383"/>
        <w:bookmarkEnd w:id="21384"/>
        <w:bookmarkEnd w:id="21385"/>
        <w:bookmarkEnd w:id="21386"/>
        <w:bookmarkEnd w:id="21387"/>
        <w:bookmarkEnd w:id="21388"/>
      </w:del>
    </w:p>
    <w:p w14:paraId="2AFCFAD0" w14:textId="0917B4F5" w:rsidR="00483B62" w:rsidRPr="00C078CF" w:rsidDel="00DD14DA" w:rsidRDefault="00483B62">
      <w:pPr>
        <w:pStyle w:val="TITOLO20"/>
        <w:numPr>
          <w:ilvl w:val="1"/>
          <w:numId w:val="292"/>
        </w:numPr>
        <w:ind w:left="567" w:hanging="425"/>
        <w:outlineLvl w:val="1"/>
        <w:rPr>
          <w:del w:id="21389" w:author="Visone Rossana (GSE)" w:date="2025-09-02T11:03:00Z" w16du:dateUtc="2025-09-02T09:03:00Z"/>
        </w:rPr>
        <w:pPrChange w:id="21390" w:author="Visone Rossana (GSE)" w:date="2025-10-17T17:32:00Z" w16du:dateUtc="2025-10-17T15:32:00Z">
          <w:pPr>
            <w:numPr>
              <w:numId w:val="59"/>
            </w:numPr>
            <w:spacing w:line="259" w:lineRule="auto"/>
            <w:ind w:left="714" w:hanging="357"/>
            <w:jc w:val="both"/>
          </w:pPr>
        </w:pPrChange>
      </w:pPr>
      <w:del w:id="21391" w:author="Visone Rossana (GSE)" w:date="2025-09-02T11:03:00Z" w16du:dateUtc="2025-09-02T09:03:00Z">
        <w:r w:rsidRPr="00C078CF" w:rsidDel="00DD14DA">
          <w:delText>nel caso di impianto fino a 20 kW, relazione tecnica di progetto,</w:delText>
        </w:r>
        <w:r w:rsidRPr="00726C50" w:rsidDel="00DD14DA">
          <w:rPr>
            <w:rPrChange w:id="21392" w:author="Oliosi Francesco (GSE)" w:date="2025-10-15T10:47:00Z" w16du:dateUtc="2025-10-15T08:47:00Z">
              <w:rPr>
                <w:color w:val="0000FF"/>
              </w:rPr>
            </w:rPrChange>
          </w:rPr>
          <w:delText xml:space="preserve"> </w:delText>
        </w:r>
        <w:r w:rsidRPr="00C078CF" w:rsidDel="00DD14DA">
          <w:delText>timbrata e firmata dal progettista, corredata degli schemi funzionali;</w:delText>
        </w:r>
        <w:bookmarkStart w:id="21393" w:name="_Toc207969303"/>
        <w:bookmarkStart w:id="21394" w:name="_Toc207969535"/>
        <w:bookmarkStart w:id="21395" w:name="_Toc207970796"/>
        <w:bookmarkStart w:id="21396" w:name="_Toc208302454"/>
        <w:bookmarkStart w:id="21397" w:name="_Toc208307215"/>
        <w:bookmarkStart w:id="21398" w:name="_Toc208308713"/>
        <w:bookmarkStart w:id="21399" w:name="_Toc208309091"/>
        <w:bookmarkStart w:id="21400" w:name="_Toc208320815"/>
        <w:bookmarkStart w:id="21401" w:name="_Toc208322109"/>
        <w:bookmarkStart w:id="21402" w:name="_Toc208390120"/>
        <w:bookmarkStart w:id="21403" w:name="_Toc209518589"/>
        <w:bookmarkStart w:id="21404" w:name="_Toc209615557"/>
        <w:bookmarkStart w:id="21405" w:name="_Toc210029875"/>
        <w:bookmarkStart w:id="21406" w:name="_Toc210030207"/>
        <w:bookmarkStart w:id="21407" w:name="_Toc210312188"/>
        <w:bookmarkStart w:id="21408" w:name="_Toc210659059"/>
        <w:bookmarkStart w:id="21409" w:name="_Toc211327585"/>
        <w:bookmarkStart w:id="21410" w:name="_Toc212462664"/>
        <w:bookmarkEnd w:id="21393"/>
        <w:bookmarkEnd w:id="21394"/>
        <w:bookmarkEnd w:id="21395"/>
        <w:bookmarkEnd w:id="21396"/>
        <w:bookmarkEnd w:id="21397"/>
        <w:bookmarkEnd w:id="21398"/>
        <w:bookmarkEnd w:id="21399"/>
        <w:bookmarkEnd w:id="21400"/>
        <w:bookmarkEnd w:id="21401"/>
        <w:bookmarkEnd w:id="21402"/>
        <w:bookmarkEnd w:id="21403"/>
        <w:bookmarkEnd w:id="21404"/>
        <w:bookmarkEnd w:id="21405"/>
        <w:bookmarkEnd w:id="21406"/>
        <w:bookmarkEnd w:id="21407"/>
        <w:bookmarkEnd w:id="21408"/>
        <w:bookmarkEnd w:id="21409"/>
        <w:bookmarkEnd w:id="21410"/>
      </w:del>
    </w:p>
    <w:p w14:paraId="462EBEAD" w14:textId="424C0AFA" w:rsidR="00483B62" w:rsidRPr="00C078CF" w:rsidDel="00DD14DA" w:rsidRDefault="00483B62">
      <w:pPr>
        <w:pStyle w:val="TITOLO20"/>
        <w:numPr>
          <w:ilvl w:val="1"/>
          <w:numId w:val="292"/>
        </w:numPr>
        <w:ind w:left="567" w:hanging="425"/>
        <w:outlineLvl w:val="1"/>
        <w:rPr>
          <w:del w:id="21411" w:author="Visone Rossana (GSE)" w:date="2025-09-02T11:03:00Z" w16du:dateUtc="2025-09-02T09:03:00Z"/>
        </w:rPr>
        <w:pPrChange w:id="21412" w:author="Visone Rossana (GSE)" w:date="2025-10-17T17:32:00Z" w16du:dateUtc="2025-10-17T15:32:00Z">
          <w:pPr>
            <w:numPr>
              <w:numId w:val="59"/>
            </w:numPr>
            <w:spacing w:line="259" w:lineRule="auto"/>
            <w:ind w:left="714" w:hanging="357"/>
            <w:jc w:val="both"/>
          </w:pPr>
        </w:pPrChange>
      </w:pPr>
      <w:del w:id="21413" w:author="Visone Rossana (GSE)" w:date="2025-09-02T11:03:00Z" w16du:dateUtc="2025-09-02T09:03:00Z">
        <w:r w:rsidRPr="00C078CF" w:rsidDel="00DD14DA">
          <w:delText>pertinente titolo autorizzativo e/o abilitativo, ove previsto dalla vigente legislazione/normativa nazionale e locale;</w:delText>
        </w:r>
        <w:bookmarkStart w:id="21414" w:name="_Toc207969304"/>
        <w:bookmarkStart w:id="21415" w:name="_Toc207969536"/>
        <w:bookmarkStart w:id="21416" w:name="_Toc207970797"/>
        <w:bookmarkStart w:id="21417" w:name="_Toc208302455"/>
        <w:bookmarkStart w:id="21418" w:name="_Toc208307216"/>
        <w:bookmarkStart w:id="21419" w:name="_Toc208308714"/>
        <w:bookmarkStart w:id="21420" w:name="_Toc208309092"/>
        <w:bookmarkStart w:id="21421" w:name="_Toc208320816"/>
        <w:bookmarkStart w:id="21422" w:name="_Toc208322110"/>
        <w:bookmarkStart w:id="21423" w:name="_Toc208390121"/>
        <w:bookmarkStart w:id="21424" w:name="_Toc209518590"/>
        <w:bookmarkStart w:id="21425" w:name="_Toc209615558"/>
        <w:bookmarkStart w:id="21426" w:name="_Toc210029876"/>
        <w:bookmarkStart w:id="21427" w:name="_Toc210030208"/>
        <w:bookmarkStart w:id="21428" w:name="_Toc210312189"/>
        <w:bookmarkStart w:id="21429" w:name="_Toc210659060"/>
        <w:bookmarkStart w:id="21430" w:name="_Toc211327586"/>
        <w:bookmarkStart w:id="21431" w:name="_Toc212462665"/>
        <w:bookmarkEnd w:id="21414"/>
        <w:bookmarkEnd w:id="21415"/>
        <w:bookmarkEnd w:id="21416"/>
        <w:bookmarkEnd w:id="21417"/>
        <w:bookmarkEnd w:id="21418"/>
        <w:bookmarkEnd w:id="21419"/>
        <w:bookmarkEnd w:id="21420"/>
        <w:bookmarkEnd w:id="21421"/>
        <w:bookmarkEnd w:id="21422"/>
        <w:bookmarkEnd w:id="21423"/>
        <w:bookmarkEnd w:id="21424"/>
        <w:bookmarkEnd w:id="21425"/>
        <w:bookmarkEnd w:id="21426"/>
        <w:bookmarkEnd w:id="21427"/>
        <w:bookmarkEnd w:id="21428"/>
        <w:bookmarkEnd w:id="21429"/>
        <w:bookmarkEnd w:id="21430"/>
        <w:bookmarkEnd w:id="21431"/>
      </w:del>
    </w:p>
    <w:p w14:paraId="0A55C6C5" w14:textId="18BCAD97" w:rsidR="00483B62" w:rsidRPr="00C078CF" w:rsidDel="00DD14DA" w:rsidRDefault="00483B62">
      <w:pPr>
        <w:pStyle w:val="TITOLO20"/>
        <w:numPr>
          <w:ilvl w:val="1"/>
          <w:numId w:val="292"/>
        </w:numPr>
        <w:ind w:left="567" w:hanging="425"/>
        <w:outlineLvl w:val="1"/>
        <w:rPr>
          <w:del w:id="21432" w:author="Visone Rossana (GSE)" w:date="2025-09-02T11:03:00Z" w16du:dateUtc="2025-09-02T09:03:00Z"/>
        </w:rPr>
        <w:pPrChange w:id="21433" w:author="Visone Rossana (GSE)" w:date="2025-10-17T17:32:00Z" w16du:dateUtc="2025-10-17T15:32:00Z">
          <w:pPr>
            <w:numPr>
              <w:numId w:val="59"/>
            </w:numPr>
            <w:spacing w:line="259" w:lineRule="auto"/>
            <w:ind w:left="714" w:hanging="357"/>
            <w:contextualSpacing/>
            <w:jc w:val="both"/>
          </w:pPr>
        </w:pPrChange>
      </w:pPr>
      <w:del w:id="21434" w:author="Visone Rossana (GSE)" w:date="2025-09-02T11:03:00Z" w16du:dateUtc="2025-09-02T09:03:00Z">
        <w:r w:rsidRPr="00C078CF" w:rsidDel="00DD14DA">
          <w:delText xml:space="preserve">dichiarazione di conformità dell’impianto, ove prevista, ai sensi del DM 37/08, redatta da un installatore o dalla ditta esecutrice dell’impianto avente i requisiti professionali di cui all’art. 15 del D.Lgs. 28/11; </w:delText>
        </w:r>
        <w:bookmarkStart w:id="21435" w:name="_Toc207969305"/>
        <w:bookmarkStart w:id="21436" w:name="_Toc207969537"/>
        <w:bookmarkStart w:id="21437" w:name="_Toc207970798"/>
        <w:bookmarkStart w:id="21438" w:name="_Toc208302456"/>
        <w:bookmarkStart w:id="21439" w:name="_Toc208307217"/>
        <w:bookmarkStart w:id="21440" w:name="_Toc208308715"/>
        <w:bookmarkStart w:id="21441" w:name="_Toc208309093"/>
        <w:bookmarkStart w:id="21442" w:name="_Toc208320817"/>
        <w:bookmarkStart w:id="21443" w:name="_Toc208322111"/>
        <w:bookmarkStart w:id="21444" w:name="_Toc208390122"/>
        <w:bookmarkStart w:id="21445" w:name="_Toc209518591"/>
        <w:bookmarkStart w:id="21446" w:name="_Toc209615559"/>
        <w:bookmarkStart w:id="21447" w:name="_Toc210029877"/>
        <w:bookmarkStart w:id="21448" w:name="_Toc210030209"/>
        <w:bookmarkStart w:id="21449" w:name="_Toc210312190"/>
        <w:bookmarkStart w:id="21450" w:name="_Toc210659061"/>
        <w:bookmarkStart w:id="21451" w:name="_Toc211327587"/>
        <w:bookmarkStart w:id="21452" w:name="_Toc212462666"/>
        <w:bookmarkEnd w:id="21435"/>
        <w:bookmarkEnd w:id="21436"/>
        <w:bookmarkEnd w:id="21437"/>
        <w:bookmarkEnd w:id="21438"/>
        <w:bookmarkEnd w:id="21439"/>
        <w:bookmarkEnd w:id="21440"/>
        <w:bookmarkEnd w:id="21441"/>
        <w:bookmarkEnd w:id="21442"/>
        <w:bookmarkEnd w:id="21443"/>
        <w:bookmarkEnd w:id="21444"/>
        <w:bookmarkEnd w:id="21445"/>
        <w:bookmarkEnd w:id="21446"/>
        <w:bookmarkEnd w:id="21447"/>
        <w:bookmarkEnd w:id="21448"/>
        <w:bookmarkEnd w:id="21449"/>
        <w:bookmarkEnd w:id="21450"/>
        <w:bookmarkEnd w:id="21451"/>
        <w:bookmarkEnd w:id="21452"/>
      </w:del>
    </w:p>
    <w:p w14:paraId="17B737D4" w14:textId="023DD0CB" w:rsidR="00483B62" w:rsidRPr="00C078CF" w:rsidDel="00DD14DA" w:rsidRDefault="00483B62">
      <w:pPr>
        <w:pStyle w:val="TITOLO20"/>
        <w:numPr>
          <w:ilvl w:val="1"/>
          <w:numId w:val="292"/>
        </w:numPr>
        <w:ind w:left="567" w:hanging="425"/>
        <w:outlineLvl w:val="1"/>
        <w:rPr>
          <w:del w:id="21453" w:author="Visone Rossana (GSE)" w:date="2025-09-02T11:03:00Z" w16du:dateUtc="2025-09-02T09:03:00Z"/>
        </w:rPr>
        <w:pPrChange w:id="21454" w:author="Visone Rossana (GSE)" w:date="2025-10-17T17:32:00Z" w16du:dateUtc="2025-10-17T15:32:00Z">
          <w:pPr>
            <w:numPr>
              <w:numId w:val="59"/>
            </w:numPr>
            <w:spacing w:line="259" w:lineRule="auto"/>
            <w:ind w:left="714" w:hanging="357"/>
            <w:contextualSpacing/>
            <w:jc w:val="both"/>
          </w:pPr>
        </w:pPrChange>
      </w:pPr>
      <w:del w:id="21455" w:author="Visone Rossana (GSE)" w:date="2025-09-02T11:03:00Z" w16du:dateUtc="2025-09-02T09:03:00Z">
        <w:r w:rsidRPr="00C078CF" w:rsidDel="00DD14DA">
          <w:delText>certificato di collaudo dell’impianto.</w:delText>
        </w:r>
        <w:bookmarkStart w:id="21456" w:name="_Toc207969306"/>
        <w:bookmarkStart w:id="21457" w:name="_Toc207969538"/>
        <w:bookmarkStart w:id="21458" w:name="_Toc207970799"/>
        <w:bookmarkStart w:id="21459" w:name="_Toc208302457"/>
        <w:bookmarkStart w:id="21460" w:name="_Toc208307218"/>
        <w:bookmarkStart w:id="21461" w:name="_Toc208308716"/>
        <w:bookmarkStart w:id="21462" w:name="_Toc208309094"/>
        <w:bookmarkStart w:id="21463" w:name="_Toc208320818"/>
        <w:bookmarkStart w:id="21464" w:name="_Toc208322112"/>
        <w:bookmarkStart w:id="21465" w:name="_Toc208390123"/>
        <w:bookmarkStart w:id="21466" w:name="_Toc209518592"/>
        <w:bookmarkStart w:id="21467" w:name="_Toc209615560"/>
        <w:bookmarkStart w:id="21468" w:name="_Toc210029878"/>
        <w:bookmarkStart w:id="21469" w:name="_Toc210030210"/>
        <w:bookmarkStart w:id="21470" w:name="_Toc210312191"/>
        <w:bookmarkStart w:id="21471" w:name="_Toc210659062"/>
        <w:bookmarkStart w:id="21472" w:name="_Toc211327588"/>
        <w:bookmarkStart w:id="21473" w:name="_Toc212462667"/>
        <w:bookmarkEnd w:id="21456"/>
        <w:bookmarkEnd w:id="21457"/>
        <w:bookmarkEnd w:id="21458"/>
        <w:bookmarkEnd w:id="21459"/>
        <w:bookmarkEnd w:id="21460"/>
        <w:bookmarkEnd w:id="21461"/>
        <w:bookmarkEnd w:id="21462"/>
        <w:bookmarkEnd w:id="21463"/>
        <w:bookmarkEnd w:id="21464"/>
        <w:bookmarkEnd w:id="21465"/>
        <w:bookmarkEnd w:id="21466"/>
        <w:bookmarkEnd w:id="21467"/>
        <w:bookmarkEnd w:id="21468"/>
        <w:bookmarkEnd w:id="21469"/>
        <w:bookmarkEnd w:id="21470"/>
        <w:bookmarkEnd w:id="21471"/>
        <w:bookmarkEnd w:id="21472"/>
        <w:bookmarkEnd w:id="21473"/>
      </w:del>
    </w:p>
    <w:p w14:paraId="71275D94" w14:textId="7AA9D75C" w:rsidR="00483B62" w:rsidDel="00DD14DA" w:rsidRDefault="00483B62">
      <w:pPr>
        <w:pStyle w:val="TITOLO20"/>
        <w:numPr>
          <w:ilvl w:val="1"/>
          <w:numId w:val="292"/>
        </w:numPr>
        <w:ind w:left="567" w:hanging="425"/>
        <w:outlineLvl w:val="1"/>
        <w:rPr>
          <w:del w:id="21474" w:author="Visone Rossana (GSE)" w:date="2025-09-02T11:03:00Z" w16du:dateUtc="2025-09-02T09:03:00Z"/>
        </w:rPr>
        <w:pPrChange w:id="21475" w:author="Visone Rossana (GSE)" w:date="2025-10-17T17:32:00Z" w16du:dateUtc="2025-10-17T15:32:00Z">
          <w:pPr>
            <w:pStyle w:val="NORMALEGSE"/>
            <w:spacing w:after="120"/>
            <w:jc w:val="both"/>
          </w:pPr>
        </w:pPrChange>
      </w:pPr>
      <w:bookmarkStart w:id="21476" w:name="_Toc207969307"/>
      <w:bookmarkStart w:id="21477" w:name="_Toc207969539"/>
      <w:bookmarkStart w:id="21478" w:name="_Toc207970800"/>
      <w:bookmarkStart w:id="21479" w:name="_Toc208302458"/>
      <w:bookmarkStart w:id="21480" w:name="_Toc208307219"/>
      <w:bookmarkStart w:id="21481" w:name="_Toc208308717"/>
      <w:bookmarkStart w:id="21482" w:name="_Toc208309095"/>
      <w:bookmarkStart w:id="21483" w:name="_Toc208320819"/>
      <w:bookmarkStart w:id="21484" w:name="_Toc208322113"/>
      <w:bookmarkStart w:id="21485" w:name="_Toc208390124"/>
      <w:bookmarkStart w:id="21486" w:name="_Toc209518593"/>
      <w:bookmarkStart w:id="21487" w:name="_Toc209615561"/>
      <w:bookmarkStart w:id="21488" w:name="_Toc210029879"/>
      <w:bookmarkStart w:id="21489" w:name="_Toc210030211"/>
      <w:bookmarkStart w:id="21490" w:name="_Toc210312192"/>
      <w:bookmarkStart w:id="21491" w:name="_Toc210659063"/>
      <w:bookmarkStart w:id="21492" w:name="_Toc211327589"/>
      <w:bookmarkStart w:id="21493" w:name="_Toc212462668"/>
      <w:bookmarkEnd w:id="21348"/>
      <w:bookmarkEnd w:id="21476"/>
      <w:bookmarkEnd w:id="21477"/>
      <w:bookmarkEnd w:id="21478"/>
      <w:bookmarkEnd w:id="21479"/>
      <w:bookmarkEnd w:id="21480"/>
      <w:bookmarkEnd w:id="21481"/>
      <w:bookmarkEnd w:id="21482"/>
      <w:bookmarkEnd w:id="21483"/>
      <w:bookmarkEnd w:id="21484"/>
      <w:bookmarkEnd w:id="21485"/>
      <w:bookmarkEnd w:id="21486"/>
      <w:bookmarkEnd w:id="21487"/>
      <w:bookmarkEnd w:id="21488"/>
      <w:bookmarkEnd w:id="21489"/>
      <w:bookmarkEnd w:id="21490"/>
      <w:bookmarkEnd w:id="21491"/>
      <w:bookmarkEnd w:id="21492"/>
      <w:bookmarkEnd w:id="21493"/>
    </w:p>
    <w:p w14:paraId="45D0B6DE" w14:textId="754415DB" w:rsidR="00D5013E" w:rsidRDefault="00466837">
      <w:pPr>
        <w:pStyle w:val="TITOLO20"/>
        <w:numPr>
          <w:ilvl w:val="1"/>
          <w:numId w:val="292"/>
        </w:numPr>
        <w:ind w:left="567" w:hanging="425"/>
        <w:outlineLvl w:val="1"/>
        <w:pPrChange w:id="21494" w:author="Visone Rossana (GSE)" w:date="2025-10-17T17:32:00Z" w16du:dateUtc="2025-10-17T15:32:00Z">
          <w:pPr>
            <w:pStyle w:val="TITOLO20"/>
          </w:pPr>
        </w:pPrChange>
      </w:pPr>
      <w:bookmarkStart w:id="21495" w:name="_Toc212462669"/>
      <w:bookmarkStart w:id="21496" w:name="_Hlk201758606"/>
      <w:r>
        <w:t>I</w:t>
      </w:r>
      <w:r w:rsidRPr="00466837">
        <w:t>nstallazione di elementi infrastrutturali per la ricarica privata di veicoli elettrici, anche aperta al pubblico, presso l’edificio e le relative pertinenze, ovvero presso i parcheggi adiacenti</w:t>
      </w:r>
      <w:r w:rsidR="004A6F4B">
        <w:t xml:space="preserve">, </w:t>
      </w:r>
      <w:r w:rsidR="004A6F4B" w:rsidRPr="004A6F4B">
        <w:t>a condizione che l’intervento sia realizzato congiuntamente alla sostituzione di impianti di climatizzazione invernale esistenti con impianti di climatizzazione invernale dotati di pompe di calore elettriche</w:t>
      </w:r>
      <w:r w:rsidR="004A6F4B">
        <w:t xml:space="preserve"> </w:t>
      </w:r>
      <w:ins w:id="21497" w:author="Visone Rossana (GSE)" w:date="2025-09-02T11:04:00Z" w16du:dateUtc="2025-09-02T09:04:00Z">
        <w:r w:rsidR="00613716">
          <w:t>(</w:t>
        </w:r>
        <w:r w:rsidR="00613716" w:rsidRPr="00DD14DA">
          <w:t xml:space="preserve">intervento </w:t>
        </w:r>
      </w:ins>
      <w:ins w:id="21498" w:author="Visone Rossana (GSE)" w:date="2025-09-02T11:17:00Z" w16du:dateUtc="2025-09-02T09:17:00Z">
        <w:r w:rsidR="00572F4B">
          <w:t>I</w:t>
        </w:r>
      </w:ins>
      <w:ins w:id="21499" w:author="Visone Rossana (GSE)" w:date="2025-09-02T11:26:00Z" w16du:dateUtc="2025-09-02T09:26:00Z">
        <w:r w:rsidR="00B33E66">
          <w:t>I</w:t>
        </w:r>
      </w:ins>
      <w:ins w:id="21500" w:author="Visone Rossana (GSE)" w:date="2025-09-02T11:04:00Z" w16du:dateUtc="2025-09-02T09:04:00Z">
        <w:r w:rsidR="00613716" w:rsidRPr="00DD14DA">
          <w:t>.</w:t>
        </w:r>
      </w:ins>
      <w:ins w:id="21501" w:author="Visone Rossana (GSE)" w:date="2025-09-02T11:05:00Z" w16du:dateUtc="2025-09-02T09:05:00Z">
        <w:r w:rsidR="00613716">
          <w:t>G</w:t>
        </w:r>
      </w:ins>
      <w:ins w:id="21502" w:author="Visone Rossana (GSE)" w:date="2025-09-02T11:04:00Z" w16du:dateUtc="2025-09-02T09:04:00Z">
        <w:r w:rsidR="00613716" w:rsidRPr="00DD14DA">
          <w:t xml:space="preserve"> - art. 5, comma 1, lettera </w:t>
        </w:r>
      </w:ins>
      <w:ins w:id="21503" w:author="Visone Rossana (GSE)" w:date="2025-09-02T11:05:00Z" w16du:dateUtc="2025-09-02T09:05:00Z">
        <w:r w:rsidR="00613716">
          <w:t>g</w:t>
        </w:r>
      </w:ins>
      <w:ins w:id="21504" w:author="Visone Rossana (GSE)" w:date="2025-09-02T11:04:00Z" w16du:dateUtc="2025-09-02T09:04:00Z">
        <w:r w:rsidR="00613716" w:rsidRPr="00DD14DA">
          <w:t>)</w:t>
        </w:r>
        <w:bookmarkEnd w:id="21495"/>
        <w:r w:rsidR="00613716" w:rsidDel="00613716">
          <w:t xml:space="preserve"> </w:t>
        </w:r>
      </w:ins>
      <w:del w:id="21505" w:author="Visone Rossana (GSE)" w:date="2025-09-02T11:04:00Z" w16du:dateUtc="2025-09-02T09:04:00Z">
        <w:r w:rsidDel="00613716">
          <w:delText>(</w:delText>
        </w:r>
      </w:del>
      <w:del w:id="21506" w:author="Visone Rossana (GSE)" w:date="2025-09-02T11:01:00Z" w16du:dateUtc="2025-09-02T09:01:00Z">
        <w:r w:rsidDel="00DD14DA">
          <w:delText xml:space="preserve">intervento art. </w:delText>
        </w:r>
        <w:r w:rsidRPr="00726C50" w:rsidDel="00DD14DA">
          <w:rPr>
            <w:rPrChange w:id="21507" w:author="Oliosi Francesco (GSE)" w:date="2025-10-15T10:47:00Z" w16du:dateUtc="2025-10-15T08:47:00Z">
              <w:rPr>
                <w:highlight w:val="yellow"/>
              </w:rPr>
            </w:rPrChange>
          </w:rPr>
          <w:delText>xx</w:delText>
        </w:r>
        <w:r w:rsidDel="00DD14DA">
          <w:delText>)</w:delText>
        </w:r>
      </w:del>
    </w:p>
    <w:bookmarkEnd w:id="21496"/>
    <w:p w14:paraId="2214957F" w14:textId="37F60B32" w:rsidR="008E7D88" w:rsidRDefault="00CD73B9">
      <w:pPr>
        <w:spacing w:line="276" w:lineRule="auto"/>
        <w:jc w:val="both"/>
        <w:rPr>
          <w:del w:id="21508" w:author="Oliosi Francesco (GSE)" w:date="2025-10-22T15:08:00Z" w16du:dateUtc="2025-10-22T13:08:00Z"/>
          <w:sz w:val="22"/>
          <w:szCs w:val="22"/>
        </w:rPr>
        <w:pPrChange w:id="21509" w:author="Visone Rossana (GSE)" w:date="2025-09-23T17:52:00Z" w16du:dateUtc="2025-09-23T15:52:00Z">
          <w:pPr>
            <w:jc w:val="both"/>
          </w:pPr>
        </w:pPrChange>
      </w:pPr>
      <w:ins w:id="21510" w:author="Oliosi Francesco (GSE)" w:date="2025-10-22T15:41:00Z" w16du:dateUtc="2025-10-22T13:41:00Z">
        <w:r w:rsidRPr="00CD73B9">
          <w:rPr>
            <w:sz w:val="22"/>
            <w:szCs w:val="22"/>
            <w:rPrChange w:id="21511" w:author="Oliosi Francesco (GSE)" w:date="2025-10-22T15:41:00Z" w16du:dateUtc="2025-10-22T13:41:00Z">
              <w:rPr/>
            </w:rPrChange>
          </w:rPr>
          <w:t>L’intervento incentivabile consiste nell’installazione di elementi infrastrutturali per la ricarica privata di veicoli elettrici, anche aperta al pubblico, presso un edificio esistente dotato di impianto di climatizzazione e se realizzato congiuntamente alla sostituzione di impianti di climatizzazione invernale esistenti con impianti di climatizzazione invernale dotati di pompe di calore elettriche</w:t>
        </w:r>
        <w:r>
          <w:rPr>
            <w:sz w:val="22"/>
            <w:szCs w:val="22"/>
          </w:rPr>
          <w:t>.</w:t>
        </w:r>
      </w:ins>
      <w:del w:id="21512" w:author="Oliosi Francesco (GSE)" w:date="2025-10-22T15:08:00Z" w16du:dateUtc="2025-10-22T13:08:00Z">
        <w:r w:rsidR="00466837" w:rsidRPr="00357179">
          <w:rPr>
            <w:sz w:val="22"/>
            <w:szCs w:val="22"/>
            <w:rPrChange w:id="21513" w:author="Visone Rossana (GSE)" w:date="2025-09-09T14:45:00Z" w16du:dateUtc="2025-09-09T12:45:00Z">
              <w:rPr/>
            </w:rPrChange>
          </w:rPr>
          <w:delText>L’intervento incentivabile consiste nell’installazione</w:delText>
        </w:r>
        <w:r w:rsidR="008E7D88" w:rsidRPr="00357179">
          <w:rPr>
            <w:sz w:val="22"/>
            <w:szCs w:val="22"/>
            <w:rPrChange w:id="21514" w:author="Visone Rossana (GSE)" w:date="2025-09-09T14:45:00Z" w16du:dateUtc="2025-09-09T12:45:00Z">
              <w:rPr/>
            </w:rPrChange>
          </w:rPr>
          <w:delText xml:space="preserve"> di</w:delText>
        </w:r>
        <w:r w:rsidR="00466837" w:rsidRPr="00357179">
          <w:rPr>
            <w:sz w:val="22"/>
            <w:szCs w:val="22"/>
            <w:rPrChange w:id="21515" w:author="Visone Rossana (GSE)" w:date="2025-09-09T14:45:00Z" w16du:dateUtc="2025-09-09T12:45:00Z">
              <w:rPr/>
            </w:rPrChange>
          </w:rPr>
          <w:delText xml:space="preserve"> elementi infrastrutturali per la ricarica privata di veicoli elettrici, anche aperta al pubblico, presso </w:delText>
        </w:r>
        <w:r w:rsidR="00466837" w:rsidRPr="00357179" w:rsidDel="009602A5">
          <w:rPr>
            <w:sz w:val="22"/>
            <w:szCs w:val="22"/>
            <w:rPrChange w:id="21516" w:author="Visone Rossana (GSE)" w:date="2025-09-09T14:45:00Z" w16du:dateUtc="2025-09-09T12:45:00Z">
              <w:rPr/>
            </w:rPrChange>
          </w:rPr>
          <w:delText>l’</w:delText>
        </w:r>
      </w:del>
      <w:ins w:id="21517" w:author="Visone Rossana (GSE)" w:date="2025-09-23T17:51:00Z" w16du:dateUtc="2025-09-23T15:51:00Z">
        <w:del w:id="21518" w:author="Oliosi Francesco (GSE)" w:date="2025-10-22T15:08:00Z" w16du:dateUtc="2025-10-22T13:08:00Z">
          <w:r w:rsidR="009602A5">
            <w:rPr>
              <w:sz w:val="22"/>
              <w:szCs w:val="22"/>
            </w:rPr>
            <w:delText xml:space="preserve">un </w:delText>
          </w:r>
        </w:del>
      </w:ins>
      <w:del w:id="21519" w:author="Oliosi Francesco (GSE)" w:date="2025-10-22T15:08:00Z" w16du:dateUtc="2025-10-22T13:08:00Z">
        <w:r w:rsidR="00466837" w:rsidRPr="00357179">
          <w:rPr>
            <w:sz w:val="22"/>
            <w:szCs w:val="22"/>
            <w:rPrChange w:id="21520" w:author="Visone Rossana (GSE)" w:date="2025-09-09T14:45:00Z" w16du:dateUtc="2025-09-09T12:45:00Z">
              <w:rPr/>
            </w:rPrChange>
          </w:rPr>
          <w:delText>edificio esistente</w:delText>
        </w:r>
        <w:r w:rsidR="00466837" w:rsidRPr="00357179" w:rsidDel="005D6B7A">
          <w:rPr>
            <w:sz w:val="22"/>
            <w:szCs w:val="22"/>
            <w:rPrChange w:id="21521" w:author="Visone Rossana (GSE)" w:date="2025-09-09T14:45:00Z" w16du:dateUtc="2025-09-09T12:45:00Z">
              <w:rPr/>
            </w:rPrChange>
          </w:rPr>
          <w:delText xml:space="preserve"> dotato</w:delText>
        </w:r>
        <w:r w:rsidR="00466837" w:rsidRPr="00357179">
          <w:rPr>
            <w:sz w:val="22"/>
            <w:szCs w:val="22"/>
            <w:rPrChange w:id="21522" w:author="Visone Rossana (GSE)" w:date="2025-09-09T14:45:00Z" w16du:dateUtc="2025-09-09T12:45:00Z">
              <w:rPr/>
            </w:rPrChange>
          </w:rPr>
          <w:delText xml:space="preserve"> </w:delText>
        </w:r>
        <w:r w:rsidR="00466837" w:rsidRPr="00357179" w:rsidDel="005D6B7A">
          <w:rPr>
            <w:sz w:val="22"/>
            <w:szCs w:val="22"/>
            <w:rPrChange w:id="21523" w:author="Visone Rossana (GSE)" w:date="2025-09-09T14:45:00Z" w16du:dateUtc="2025-09-09T12:45:00Z">
              <w:rPr/>
            </w:rPrChange>
          </w:rPr>
          <w:delText xml:space="preserve">esistente </w:delText>
        </w:r>
        <w:r w:rsidR="00466837" w:rsidRPr="00357179">
          <w:rPr>
            <w:sz w:val="22"/>
            <w:szCs w:val="22"/>
            <w:rPrChange w:id="21524" w:author="Visone Rossana (GSE)" w:date="2025-09-09T14:45:00Z" w16du:dateUtc="2025-09-09T12:45:00Z">
              <w:rPr/>
            </w:rPrChange>
          </w:rPr>
          <w:delText>dotato di impianto di climatizzazione</w:delText>
        </w:r>
      </w:del>
      <w:ins w:id="21525" w:author="Visone Rossana (GSE)" w:date="2025-09-23T17:52:00Z" w16du:dateUtc="2025-09-23T15:52:00Z">
        <w:del w:id="21526" w:author="Oliosi Francesco (GSE)" w:date="2025-10-22T15:08:00Z" w16du:dateUtc="2025-10-22T13:08:00Z">
          <w:r w:rsidR="009602A5">
            <w:rPr>
              <w:sz w:val="22"/>
              <w:szCs w:val="22"/>
            </w:rPr>
            <w:delText xml:space="preserve"> e se realizzato</w:delText>
          </w:r>
        </w:del>
      </w:ins>
      <w:del w:id="21527" w:author="Oliosi Francesco (GSE)" w:date="2025-10-22T15:08:00Z" w16du:dateUtc="2025-10-22T13:08:00Z">
        <w:r w:rsidR="00466837" w:rsidRPr="00357179" w:rsidDel="009602A5">
          <w:rPr>
            <w:sz w:val="22"/>
            <w:szCs w:val="22"/>
            <w:rPrChange w:id="21528" w:author="Visone Rossana (GSE)" w:date="2025-09-09T14:45:00Z" w16du:dateUtc="2025-09-09T12:45:00Z">
              <w:rPr/>
            </w:rPrChange>
          </w:rPr>
          <w:delText>,</w:delText>
        </w:r>
        <w:r w:rsidR="004B259C" w:rsidRPr="00357179">
          <w:rPr>
            <w:sz w:val="22"/>
            <w:szCs w:val="22"/>
            <w:rPrChange w:id="21529" w:author="Visone Rossana (GSE)" w:date="2025-09-09T14:45:00Z" w16du:dateUtc="2025-09-09T12:45:00Z">
              <w:rPr/>
            </w:rPrChange>
          </w:rPr>
          <w:delText xml:space="preserve"> </w:delText>
        </w:r>
        <w:r w:rsidR="00466837" w:rsidRPr="00357179">
          <w:rPr>
            <w:sz w:val="22"/>
            <w:szCs w:val="22"/>
            <w:rPrChange w:id="21530" w:author="Visone Rossana (GSE)" w:date="2025-09-09T14:45:00Z" w16du:dateUtc="2025-09-09T12:45:00Z">
              <w:rPr/>
            </w:rPrChange>
          </w:rPr>
          <w:delText>congiuntamente alla sostituzione di impianti di climatizzazione invernale esistenti con impianti di climatizzazione invernale dotati di pompe di calore elettriche.</w:delText>
        </w:r>
      </w:del>
    </w:p>
    <w:p w14:paraId="01B99BE8" w14:textId="77777777" w:rsidR="00CD73B9" w:rsidRDefault="00CD73B9">
      <w:pPr>
        <w:spacing w:after="120" w:line="276" w:lineRule="auto"/>
        <w:jc w:val="both"/>
        <w:rPr>
          <w:ins w:id="21531" w:author="Oliosi Francesco (GSE)" w:date="2025-10-22T15:41:00Z" w16du:dateUtc="2025-10-22T13:41:00Z"/>
          <w:sz w:val="22"/>
          <w:szCs w:val="22"/>
        </w:rPr>
      </w:pPr>
    </w:p>
    <w:p w14:paraId="76380E1E" w14:textId="1D016E78" w:rsidR="008E1316" w:rsidRPr="00357179" w:rsidRDefault="00E764F8">
      <w:pPr>
        <w:spacing w:after="120" w:line="276" w:lineRule="auto"/>
        <w:jc w:val="both"/>
        <w:rPr>
          <w:sz w:val="22"/>
          <w:szCs w:val="22"/>
          <w:rPrChange w:id="21532" w:author="Visone Rossana (GSE)" w:date="2025-09-09T14:45:00Z" w16du:dateUtc="2025-09-09T12:45:00Z">
            <w:rPr/>
          </w:rPrChange>
        </w:rPr>
        <w:pPrChange w:id="21533" w:author="Visone Rossana (GSE)" w:date="2025-09-23T17:52:00Z" w16du:dateUtc="2025-09-23T15:52:00Z">
          <w:pPr>
            <w:jc w:val="both"/>
          </w:pPr>
        </w:pPrChange>
      </w:pPr>
      <w:r w:rsidRPr="00357179">
        <w:rPr>
          <w:sz w:val="22"/>
          <w:szCs w:val="22"/>
          <w:rPrChange w:id="21534" w:author="Visone Rossana (GSE)" w:date="2025-09-09T14:45:00Z" w16du:dateUtc="2025-09-09T12:45:00Z">
            <w:rPr/>
          </w:rPrChange>
        </w:rPr>
        <w:t xml:space="preserve">L’intervento può essere realizzato, oltre che presso l’edificio esistente, </w:t>
      </w:r>
      <w:r w:rsidR="004B259C" w:rsidRPr="00357179">
        <w:rPr>
          <w:sz w:val="22"/>
          <w:szCs w:val="22"/>
          <w:rPrChange w:id="21535" w:author="Visone Rossana (GSE)" w:date="2025-09-09T14:45:00Z" w16du:dateUtc="2025-09-09T12:45:00Z">
            <w:rPr/>
          </w:rPrChange>
        </w:rPr>
        <w:t>nelle relative pertinenze</w:t>
      </w:r>
      <w:r w:rsidRPr="00357179">
        <w:rPr>
          <w:sz w:val="22"/>
          <w:szCs w:val="22"/>
          <w:rPrChange w:id="21536" w:author="Visone Rossana (GSE)" w:date="2025-09-09T14:45:00Z" w16du:dateUtc="2025-09-09T12:45:00Z">
            <w:rPr/>
          </w:rPrChange>
        </w:rPr>
        <w:t xml:space="preserve"> </w:t>
      </w:r>
      <w:r w:rsidR="00B07F04" w:rsidRPr="00357179">
        <w:rPr>
          <w:sz w:val="22"/>
          <w:szCs w:val="22"/>
          <w:rPrChange w:id="21537" w:author="Visone Rossana (GSE)" w:date="2025-09-09T14:45:00Z" w16du:dateUtc="2025-09-09T12:45:00Z">
            <w:rPr/>
          </w:rPrChange>
        </w:rPr>
        <w:t xml:space="preserve">dell’edificio </w:t>
      </w:r>
      <w:r w:rsidR="008E1316" w:rsidRPr="00357179">
        <w:rPr>
          <w:sz w:val="22"/>
          <w:szCs w:val="22"/>
          <w:rPrChange w:id="21538" w:author="Visone Rossana (GSE)" w:date="2025-09-09T14:45:00Z" w16du:dateUtc="2025-09-09T12:45:00Z">
            <w:rPr/>
          </w:rPrChange>
        </w:rPr>
        <w:t xml:space="preserve">da intendersi </w:t>
      </w:r>
      <w:r w:rsidR="004B259C" w:rsidRPr="00357179">
        <w:rPr>
          <w:sz w:val="22"/>
          <w:szCs w:val="22"/>
          <w:rPrChange w:id="21539" w:author="Visone Rossana (GSE)" w:date="2025-09-09T14:45:00Z" w16du:dateUtc="2025-09-09T12:45:00Z">
            <w:rPr/>
          </w:rPrChange>
        </w:rPr>
        <w:t xml:space="preserve">quali </w:t>
      </w:r>
      <w:del w:id="21540" w:author="Visone Rossana (GSE)" w:date="2025-10-01T10:07:00Z" w16du:dateUtc="2025-10-01T08:07:00Z">
        <w:r w:rsidR="008E1316" w:rsidRPr="00357179" w:rsidDel="00D903C3">
          <w:rPr>
            <w:sz w:val="22"/>
            <w:szCs w:val="22"/>
            <w:rPrChange w:id="21541" w:author="Visone Rossana (GSE)" w:date="2025-09-09T14:45:00Z" w16du:dateUtc="2025-09-09T12:45:00Z">
              <w:rPr/>
            </w:rPrChange>
          </w:rPr>
          <w:delText xml:space="preserve">gli </w:delText>
        </w:r>
      </w:del>
      <w:r w:rsidR="008E1316" w:rsidRPr="00357179">
        <w:rPr>
          <w:sz w:val="22"/>
          <w:szCs w:val="22"/>
          <w:rPrChange w:id="21542" w:author="Visone Rossana (GSE)" w:date="2025-09-09T14:45:00Z" w16du:dateUtc="2025-09-09T12:45:00Z">
            <w:rPr/>
          </w:rPrChange>
        </w:rPr>
        <w:t xml:space="preserve">spazi di pertinenza </w:t>
      </w:r>
      <w:ins w:id="21543" w:author="Visone Rossana (GSE)" w:date="2025-10-01T10:16:00Z" w16du:dateUtc="2025-10-01T08:16:00Z">
        <w:r w:rsidR="005D6B7A" w:rsidRPr="002E7BD0">
          <w:rPr>
            <w:sz w:val="22"/>
            <w:szCs w:val="22"/>
          </w:rPr>
          <w:t>risultanti dalla visura catastale dell’edificio o</w:t>
        </w:r>
        <w:r w:rsidR="005D6B7A">
          <w:rPr>
            <w:sz w:val="22"/>
            <w:szCs w:val="22"/>
          </w:rPr>
          <w:t xml:space="preserve">ggetto dell’intervento </w:t>
        </w:r>
      </w:ins>
      <w:r w:rsidR="008E1316" w:rsidRPr="00357179">
        <w:rPr>
          <w:sz w:val="22"/>
          <w:szCs w:val="22"/>
          <w:rPrChange w:id="21544" w:author="Visone Rossana (GSE)" w:date="2025-09-09T14:45:00Z" w16du:dateUtc="2025-09-09T12:45:00Z">
            <w:rPr/>
          </w:rPrChange>
        </w:rPr>
        <w:t>e funzionali all'edificio</w:t>
      </w:r>
      <w:del w:id="21545" w:author="Visone Rossana (GSE)" w:date="2025-10-20T17:47:00Z" w16du:dateUtc="2025-10-20T15:47:00Z">
        <w:r w:rsidR="008E1316" w:rsidRPr="00357179">
          <w:rPr>
            <w:sz w:val="22"/>
            <w:szCs w:val="22"/>
            <w:rPrChange w:id="21546" w:author="Visone Rossana (GSE)" w:date="2025-09-09T14:45:00Z" w16du:dateUtc="2025-09-09T12:45:00Z">
              <w:rPr/>
            </w:rPrChange>
          </w:rPr>
          <w:delText xml:space="preserve"> </w:delText>
        </w:r>
      </w:del>
      <w:del w:id="21547" w:author="Visone Rossana (GSE)" w:date="2025-10-01T10:16:00Z" w16du:dateUtc="2025-10-01T08:16:00Z">
        <w:r w:rsidR="008E1316" w:rsidRPr="00357179" w:rsidDel="005D6B7A">
          <w:rPr>
            <w:sz w:val="22"/>
            <w:szCs w:val="22"/>
            <w:rPrChange w:id="21548" w:author="Visone Rossana (GSE)" w:date="2025-09-09T14:45:00Z" w16du:dateUtc="2025-09-09T12:45:00Z">
              <w:rPr/>
            </w:rPrChange>
          </w:rPr>
          <w:delText>oggetto di intervento</w:delText>
        </w:r>
      </w:del>
      <w:r w:rsidR="008E1316" w:rsidRPr="00357179">
        <w:rPr>
          <w:sz w:val="22"/>
          <w:szCs w:val="22"/>
          <w:rPrChange w:id="21549" w:author="Visone Rossana (GSE)" w:date="2025-09-09T14:45:00Z" w16du:dateUtc="2025-09-09T12:45:00Z">
            <w:rPr/>
          </w:rPrChange>
        </w:rPr>
        <w:t>, compresi quelli coperti, destinati al parcheggio o al transito dei veicoli, cortili, rampe, autorimesse, box, tettoie, posti auto assegnati o condominiali</w:t>
      </w:r>
      <w:r w:rsidR="004B259C" w:rsidRPr="00357179">
        <w:rPr>
          <w:sz w:val="22"/>
          <w:szCs w:val="22"/>
          <w:rPrChange w:id="21550" w:author="Visone Rossana (GSE)" w:date="2025-09-09T14:45:00Z" w16du:dateUtc="2025-09-09T12:45:00Z">
            <w:rPr/>
          </w:rPrChange>
        </w:rPr>
        <w:t xml:space="preserve">, nonché presso i parcheggi adiacenti. </w:t>
      </w:r>
    </w:p>
    <w:p w14:paraId="3B8E9E03" w14:textId="39D2968D" w:rsidR="004B259C" w:rsidRDefault="004B259C">
      <w:pPr>
        <w:spacing w:line="276" w:lineRule="auto"/>
        <w:jc w:val="both"/>
        <w:rPr>
          <w:ins w:id="21551" w:author="Visone Rossana (GSE)" w:date="2025-10-01T10:14:00Z" w16du:dateUtc="2025-10-01T08:14:00Z"/>
          <w:del w:id="21552" w:author="Visone Rossana (GSE)" w:date="2025-10-20T17:41:00Z" w16du:dateUtc="2025-10-20T15:41:00Z"/>
          <w:sz w:val="22"/>
          <w:szCs w:val="22"/>
        </w:rPr>
      </w:pPr>
      <w:del w:id="21553" w:author="Visone Rossana (GSE)" w:date="2025-10-20T17:41:00Z" w16du:dateUtc="2025-10-20T15:41:00Z">
        <w:r w:rsidRPr="00357179">
          <w:rPr>
            <w:sz w:val="22"/>
            <w:szCs w:val="22"/>
            <w:highlight w:val="yellow"/>
            <w:rPrChange w:id="21554" w:author="Visone Rossana (GSE)" w:date="2025-09-09T14:45:00Z" w16du:dateUtc="2025-09-09T12:45:00Z">
              <w:rPr>
                <w:highlight w:val="yellow"/>
              </w:rPr>
            </w:rPrChange>
          </w:rPr>
          <w:delText>Nell’intervento sono incentivabili gli elementi infrastrutturali per la ricarica privata di veicoli elettrici nonché le infrastrutture di ricarica con destinazione pubblica.</w:delText>
        </w:r>
      </w:del>
      <w:bookmarkStart w:id="21555" w:name="_Toc212462670"/>
      <w:bookmarkEnd w:id="21555"/>
    </w:p>
    <w:p w14:paraId="41DFDCE4" w14:textId="2A8B2E06" w:rsidR="00B62EE7" w:rsidRPr="00357179" w:rsidRDefault="00B62EE7">
      <w:pPr>
        <w:spacing w:line="276" w:lineRule="auto"/>
        <w:jc w:val="both"/>
        <w:rPr>
          <w:del w:id="21556" w:author="Visone Rossana (GSE)" w:date="2025-10-20T17:41:00Z" w16du:dateUtc="2025-10-20T15:41:00Z"/>
          <w:sz w:val="22"/>
          <w:szCs w:val="22"/>
          <w:rPrChange w:id="21557" w:author="Visone Rossana (GSE)" w:date="2025-09-09T14:45:00Z" w16du:dateUtc="2025-09-09T12:45:00Z">
            <w:rPr>
              <w:del w:id="21558" w:author="Visone Rossana (GSE)" w:date="2025-10-20T17:41:00Z" w16du:dateUtc="2025-10-20T15:41:00Z"/>
            </w:rPr>
          </w:rPrChange>
        </w:rPr>
        <w:pPrChange w:id="21559" w:author="Visone Rossana (GSE)" w:date="2025-09-09T14:45:00Z" w16du:dateUtc="2025-09-09T12:45:00Z">
          <w:pPr>
            <w:jc w:val="both"/>
          </w:pPr>
        </w:pPrChange>
      </w:pPr>
      <w:ins w:id="21560" w:author="Visone Rossana (GSE)" w:date="2025-10-01T10:14:00Z" w16du:dateUtc="2025-10-01T08:14:00Z">
        <w:del w:id="21561" w:author="Visone Rossana (GSE)" w:date="2025-10-20T17:41:00Z" w16du:dateUtc="2025-10-20T15:41:00Z">
          <w:r>
            <w:rPr>
              <w:sz w:val="22"/>
              <w:szCs w:val="22"/>
            </w:rPr>
            <w:delText>_</w:delText>
          </w:r>
          <w:r w:rsidRPr="007A3EE1">
            <w:rPr>
              <w:b/>
              <w:sz w:val="22"/>
              <w:szCs w:val="22"/>
            </w:rPr>
            <w:delText>definizione di pertinenza</w:delText>
          </w:r>
          <w:r w:rsidR="00B90180" w:rsidRPr="007A3EE1">
            <w:rPr>
              <w:b/>
              <w:sz w:val="22"/>
              <w:szCs w:val="22"/>
            </w:rPr>
            <w:delText>_riunione 1.10</w:delText>
          </w:r>
        </w:del>
      </w:ins>
      <w:ins w:id="21562" w:author="Visone Rossana (GSE)" w:date="2025-10-01T10:15:00Z" w16du:dateUtc="2025-10-01T08:15:00Z">
        <w:del w:id="21563" w:author="Visone Rossana (GSE)" w:date="2025-10-20T17:41:00Z" w16du:dateUtc="2025-10-20T15:41:00Z">
          <w:r w:rsidR="00B90180" w:rsidRPr="007A3EE1">
            <w:rPr>
              <w:b/>
              <w:sz w:val="22"/>
              <w:szCs w:val="22"/>
            </w:rPr>
            <w:delText>.25</w:delText>
          </w:r>
        </w:del>
      </w:ins>
      <w:ins w:id="21564" w:author="Visone Rossana (GSE)" w:date="2025-10-01T10:14:00Z" w16du:dateUtc="2025-10-01T08:14:00Z">
        <w:del w:id="21565" w:author="Visone Rossana (GSE)" w:date="2025-10-20T17:41:00Z" w16du:dateUtc="2025-10-20T15:41:00Z">
          <w:r>
            <w:rPr>
              <w:sz w:val="22"/>
              <w:szCs w:val="22"/>
            </w:rPr>
            <w:delText xml:space="preserve">: si conferma la pertinenza </w:delText>
          </w:r>
          <w:r w:rsidR="00B93A95">
            <w:rPr>
              <w:sz w:val="22"/>
              <w:szCs w:val="22"/>
            </w:rPr>
            <w:delText xml:space="preserve">come definita dalla visura </w:delText>
          </w:r>
          <w:r>
            <w:rPr>
              <w:sz w:val="22"/>
              <w:szCs w:val="22"/>
            </w:rPr>
            <w:delText>catastale</w:delText>
          </w:r>
        </w:del>
      </w:ins>
      <w:bookmarkStart w:id="21566" w:name="_Toc212462671"/>
      <w:bookmarkEnd w:id="21566"/>
    </w:p>
    <w:p w14:paraId="2A254883" w14:textId="51A83143" w:rsidR="00D01F40" w:rsidRPr="005505F6" w:rsidRDefault="00D01F40">
      <w:pPr>
        <w:pStyle w:val="TITOLO20"/>
        <w:numPr>
          <w:ilvl w:val="2"/>
          <w:numId w:val="292"/>
        </w:numPr>
        <w:ind w:left="1134" w:hanging="708"/>
        <w:pPrChange w:id="21567" w:author="Visone Rossana (GSE)" w:date="2025-10-17T17:32:00Z" w16du:dateUtc="2025-10-17T15:32:00Z">
          <w:pPr>
            <w:pStyle w:val="TITOLO3GSE"/>
          </w:pPr>
        </w:pPrChange>
      </w:pPr>
      <w:bookmarkStart w:id="21568" w:name="_Toc90649921"/>
      <w:bookmarkStart w:id="21569" w:name="_Toc189046671"/>
      <w:bookmarkStart w:id="21570" w:name="_Toc212462672"/>
      <w:r w:rsidRPr="005505F6">
        <w:t>Soggetti che possono richiedere l’incentivo</w:t>
      </w:r>
      <w:bookmarkEnd w:id="21568"/>
      <w:bookmarkEnd w:id="21569"/>
      <w:bookmarkEnd w:id="21570"/>
    </w:p>
    <w:p w14:paraId="08C036E8" w14:textId="781FF26D" w:rsidR="00D6163D" w:rsidRPr="00D6163D" w:rsidRDefault="00D6163D">
      <w:pPr>
        <w:spacing w:line="276" w:lineRule="auto"/>
        <w:jc w:val="both"/>
        <w:rPr>
          <w:ins w:id="21571" w:author="Visone Rossana (GSE)" w:date="2025-09-23T17:53:00Z" w16du:dateUtc="2025-09-23T15:53:00Z"/>
          <w:rFonts w:ascii="Calibri" w:eastAsia="Aptos" w:hAnsi="Calibri" w:cs="Calibri"/>
          <w:kern w:val="2"/>
          <w:sz w:val="22"/>
          <w:szCs w:val="22"/>
          <w:rPrChange w:id="21572" w:author="Visone Rossana (GSE)" w:date="2025-09-23T17:53:00Z" w16du:dateUtc="2025-09-23T15:53:00Z">
            <w:rPr>
              <w:ins w:id="21573" w:author="Visone Rossana (GSE)" w:date="2025-09-23T17:53:00Z" w16du:dateUtc="2025-09-23T15:53:00Z"/>
              <w:rFonts w:ascii="Calibri" w:eastAsia="Aptos" w:hAnsi="Calibri" w:cs="Calibri"/>
              <w:kern w:val="2"/>
            </w:rPr>
          </w:rPrChange>
        </w:rPr>
        <w:pPrChange w:id="21574" w:author="Visone Rossana (GSE)" w:date="2025-09-23T17:53:00Z" w16du:dateUtc="2025-09-23T15:53:00Z">
          <w:pPr>
            <w:jc w:val="both"/>
          </w:pPr>
        </w:pPrChange>
      </w:pPr>
      <w:ins w:id="21575" w:author="Visone Rossana (GSE)" w:date="2025-09-23T17:53:00Z" w16du:dateUtc="2025-09-23T15:53:00Z">
        <w:r w:rsidRPr="00D6163D">
          <w:rPr>
            <w:rFonts w:ascii="Calibri" w:eastAsia="Aptos" w:hAnsi="Calibri" w:cs="Calibri"/>
            <w:kern w:val="2"/>
            <w:sz w:val="22"/>
            <w:szCs w:val="22"/>
            <w:rPrChange w:id="21576" w:author="Visone Rossana (GSE)" w:date="2025-09-23T17:53:00Z" w16du:dateUtc="2025-09-23T15:53:00Z">
              <w:rPr>
                <w:rFonts w:ascii="Calibri" w:eastAsia="Aptos" w:hAnsi="Calibri" w:cs="Calibri"/>
                <w:kern w:val="2"/>
              </w:rPr>
            </w:rPrChange>
          </w:rPr>
          <w:t>Possono accedere all’intervento</w:t>
        </w:r>
      </w:ins>
      <w:ins w:id="21577" w:author="Visone Rossana (GSE)" w:date="2025-10-21T16:17:00Z" w16du:dateUtc="2025-10-21T14:17:00Z">
        <w:r w:rsidR="00D87428">
          <w:rPr>
            <w:rFonts w:ascii="Calibri" w:eastAsia="Aptos" w:hAnsi="Calibri" w:cs="Calibri"/>
            <w:kern w:val="2"/>
            <w:sz w:val="22"/>
            <w:szCs w:val="22"/>
          </w:rPr>
          <w:t>, direttamente</w:t>
        </w:r>
      </w:ins>
      <w:ins w:id="21578" w:author="Visone Rossana (GSE)" w:date="2025-10-21T16:21:00Z" w16du:dateUtc="2025-10-21T14:21:00Z">
        <w:r w:rsidR="0037246D">
          <w:rPr>
            <w:rFonts w:ascii="Calibri" w:eastAsia="Aptos" w:hAnsi="Calibri" w:cs="Calibri"/>
            <w:kern w:val="2"/>
            <w:sz w:val="22"/>
            <w:szCs w:val="22"/>
          </w:rPr>
          <w:t>,</w:t>
        </w:r>
        <w:r w:rsidR="00A01F10">
          <w:rPr>
            <w:rFonts w:ascii="Calibri" w:eastAsia="Aptos" w:hAnsi="Calibri" w:cs="Calibri"/>
            <w:kern w:val="2"/>
            <w:sz w:val="22"/>
            <w:szCs w:val="22"/>
          </w:rPr>
          <w:t xml:space="preserve"> o indirettamente tramite ESCO </w:t>
        </w:r>
      </w:ins>
      <w:ins w:id="21579" w:author="Visone Rossana (GSE)" w:date="2025-10-21T16:22:00Z" w16du:dateUtc="2025-10-21T14:22:00Z">
        <w:r w:rsidR="008411F4">
          <w:rPr>
            <w:rFonts w:ascii="Calibri" w:eastAsia="Aptos" w:hAnsi="Calibri" w:cs="Calibri"/>
            <w:kern w:val="2"/>
            <w:sz w:val="22"/>
            <w:szCs w:val="22"/>
          </w:rPr>
          <w:t>ed</w:t>
        </w:r>
      </w:ins>
      <w:ins w:id="21580" w:author="Visone Rossana (GSE)" w:date="2025-10-21T16:21:00Z" w16du:dateUtc="2025-10-21T14:21:00Z">
        <w:r w:rsidR="00A01F10">
          <w:rPr>
            <w:rFonts w:ascii="Calibri" w:eastAsia="Aptos" w:hAnsi="Calibri" w:cs="Calibri"/>
            <w:kern w:val="2"/>
            <w:sz w:val="22"/>
            <w:szCs w:val="22"/>
          </w:rPr>
          <w:t xml:space="preserve"> a</w:t>
        </w:r>
      </w:ins>
      <w:ins w:id="21581" w:author="Visone Rossana (GSE)" w:date="2025-10-21T16:23:00Z" w16du:dateUtc="2025-10-21T14:23:00Z">
        <w:r w:rsidR="008411F4">
          <w:rPr>
            <w:rFonts w:ascii="Calibri" w:eastAsia="Aptos" w:hAnsi="Calibri" w:cs="Calibri"/>
            <w:kern w:val="2"/>
            <w:sz w:val="22"/>
            <w:szCs w:val="22"/>
          </w:rPr>
          <w:t>l</w:t>
        </w:r>
      </w:ins>
      <w:ins w:id="21582" w:author="Visone Rossana (GSE)" w:date="2025-10-21T16:21:00Z" w16du:dateUtc="2025-10-21T14:21:00Z">
        <w:r w:rsidR="00A01F10">
          <w:rPr>
            <w:rFonts w:ascii="Calibri" w:eastAsia="Aptos" w:hAnsi="Calibri" w:cs="Calibri"/>
            <w:kern w:val="2"/>
            <w:sz w:val="22"/>
            <w:szCs w:val="22"/>
          </w:rPr>
          <w:t>tri soggetti abilitati</w:t>
        </w:r>
      </w:ins>
      <w:ins w:id="21583" w:author="Visone Rossana (GSE)" w:date="2025-10-21T16:22:00Z" w16du:dateUtc="2025-10-21T14:22:00Z">
        <w:r w:rsidR="0037246D">
          <w:rPr>
            <w:rFonts w:ascii="Calibri" w:eastAsia="Aptos" w:hAnsi="Calibri" w:cs="Calibri"/>
            <w:kern w:val="2"/>
            <w:sz w:val="22"/>
            <w:szCs w:val="22"/>
          </w:rPr>
          <w:t xml:space="preserve"> </w:t>
        </w:r>
      </w:ins>
      <w:ins w:id="21584" w:author="Visone Rossana (GSE)" w:date="2025-10-21T16:23:00Z" w16du:dateUtc="2025-10-21T14:23:00Z">
        <w:r w:rsidR="008411F4">
          <w:rPr>
            <w:rFonts w:ascii="Calibri" w:eastAsia="Aptos" w:hAnsi="Calibri" w:cs="Calibri"/>
            <w:kern w:val="2"/>
            <w:sz w:val="22"/>
            <w:szCs w:val="22"/>
          </w:rPr>
          <w:t>nel</w:t>
        </w:r>
      </w:ins>
      <w:ins w:id="21585" w:author="Visone Rossana (GSE)" w:date="2025-10-21T16:22:00Z" w16du:dateUtc="2025-10-21T14:22:00Z">
        <w:r w:rsidR="0037246D">
          <w:rPr>
            <w:rFonts w:ascii="Calibri" w:eastAsia="Aptos" w:hAnsi="Calibri" w:cs="Calibri"/>
            <w:kern w:val="2"/>
            <w:sz w:val="22"/>
            <w:szCs w:val="22"/>
          </w:rPr>
          <w:t>le modalità indicate al paragrafo 3.5</w:t>
        </w:r>
      </w:ins>
      <w:ins w:id="21586" w:author="Visone Rossana (GSE)" w:date="2025-10-21T16:23:00Z" w16du:dateUtc="2025-10-21T14:23:00Z">
        <w:r w:rsidR="008411F4">
          <w:rPr>
            <w:rFonts w:ascii="Calibri" w:eastAsia="Aptos" w:hAnsi="Calibri" w:cs="Calibri"/>
            <w:kern w:val="2"/>
            <w:sz w:val="22"/>
            <w:szCs w:val="22"/>
          </w:rPr>
          <w:t>, i seguenti soggetti</w:t>
        </w:r>
      </w:ins>
      <w:ins w:id="21587" w:author="Visone Rossana (GSE)" w:date="2025-10-21T16:22:00Z" w16du:dateUtc="2025-10-21T14:22:00Z">
        <w:r w:rsidR="008411F4">
          <w:rPr>
            <w:rFonts w:ascii="Calibri" w:eastAsia="Aptos" w:hAnsi="Calibri" w:cs="Calibri"/>
            <w:kern w:val="2"/>
            <w:sz w:val="22"/>
            <w:szCs w:val="22"/>
          </w:rPr>
          <w:t>:</w:t>
        </w:r>
      </w:ins>
      <w:ins w:id="21588" w:author="Visone Rossana (GSE)" w:date="2025-09-23T17:53:00Z" w16du:dateUtc="2025-09-23T15:53:00Z">
        <w:del w:id="21589" w:author="Visone Rossana (GSE)" w:date="2025-10-20T17:47:00Z" w16du:dateUtc="2025-10-20T15:47:00Z">
          <w:r w:rsidRPr="00D6163D">
            <w:rPr>
              <w:rFonts w:ascii="Calibri" w:eastAsia="Aptos" w:hAnsi="Calibri" w:cs="Calibri"/>
              <w:kern w:val="2"/>
              <w:sz w:val="22"/>
              <w:szCs w:val="22"/>
              <w:rPrChange w:id="21590" w:author="Visone Rossana (GSE)" w:date="2025-09-23T17:53:00Z" w16du:dateUtc="2025-09-23T15:53:00Z">
                <w:rPr>
                  <w:rFonts w:ascii="Calibri" w:eastAsia="Aptos" w:hAnsi="Calibri" w:cs="Calibri"/>
                  <w:kern w:val="2"/>
                </w:rPr>
              </w:rPrChange>
            </w:rPr>
            <w:delText xml:space="preserve"> di </w:delText>
          </w:r>
        </w:del>
      </w:ins>
      <w:ins w:id="21591" w:author="Visone Rossana (GSE)" w:date="2025-09-23T17:56:00Z" w16du:dateUtc="2025-09-23T15:56:00Z">
        <w:del w:id="21592" w:author="Visone Rossana (GSE)" w:date="2025-10-20T17:47:00Z" w16du:dateUtc="2025-10-20T15:47:00Z">
          <w:r>
            <w:rPr>
              <w:rFonts w:ascii="Calibri" w:eastAsia="Aptos" w:hAnsi="Calibri" w:cs="Calibri"/>
              <w:kern w:val="2"/>
              <w:sz w:val="22"/>
              <w:szCs w:val="22"/>
            </w:rPr>
            <w:delText>“</w:delText>
          </w:r>
        </w:del>
      </w:ins>
      <w:ins w:id="21593" w:author="Visone Rossana (GSE)" w:date="2025-09-23T17:53:00Z" w16du:dateUtc="2025-09-23T15:53:00Z">
        <w:del w:id="21594" w:author="Visone Rossana (GSE)" w:date="2025-10-20T17:47:00Z" w16du:dateUtc="2025-10-20T15:47:00Z">
          <w:r w:rsidRPr="00D6163D">
            <w:rPr>
              <w:rFonts w:ascii="Calibri" w:eastAsia="Aptos" w:hAnsi="Calibri" w:cs="Calibri"/>
              <w:kern w:val="2"/>
              <w:sz w:val="22"/>
              <w:szCs w:val="22"/>
              <w:rPrChange w:id="21595" w:author="Visone Rossana (GSE)" w:date="2025-09-23T17:53:00Z" w16du:dateUtc="2025-09-23T15:53:00Z">
                <w:rPr>
                  <w:rFonts w:ascii="Calibri" w:eastAsia="Aptos" w:hAnsi="Calibri" w:cs="Calibri"/>
                  <w:kern w:val="2"/>
                </w:rPr>
              </w:rPrChange>
            </w:rPr>
            <w:delText>Installazione di elementi infrastrutturali per la ricarica privata di veicoli elettrici</w:delText>
          </w:r>
        </w:del>
      </w:ins>
      <w:ins w:id="21596" w:author="Visone Rossana (GSE)" w:date="2025-09-23T17:56:00Z" w16du:dateUtc="2025-09-23T15:56:00Z">
        <w:del w:id="21597" w:author="Visone Rossana (GSE)" w:date="2025-10-20T17:47:00Z" w16du:dateUtc="2025-10-20T15:47:00Z">
          <w:r>
            <w:rPr>
              <w:rFonts w:ascii="Calibri" w:eastAsia="Aptos" w:hAnsi="Calibri" w:cs="Calibri"/>
              <w:kern w:val="2"/>
              <w:sz w:val="22"/>
              <w:szCs w:val="22"/>
            </w:rPr>
            <w:delText>”</w:delText>
          </w:r>
        </w:del>
      </w:ins>
      <w:ins w:id="21598" w:author="Visone Rossana (GSE)" w:date="2025-09-23T17:53:00Z" w16du:dateUtc="2025-09-23T15:53:00Z">
        <w:del w:id="21599" w:author="Visone Rossana (GSE)" w:date="2025-10-21T16:22:00Z" w16du:dateUtc="2025-10-21T14:22:00Z">
          <w:r w:rsidRPr="00D6163D" w:rsidDel="008411F4">
            <w:rPr>
              <w:rFonts w:ascii="Calibri" w:eastAsia="Aptos" w:hAnsi="Calibri" w:cs="Calibri"/>
              <w:kern w:val="2"/>
              <w:sz w:val="22"/>
              <w:szCs w:val="22"/>
              <w:rPrChange w:id="21600" w:author="Visone Rossana (GSE)" w:date="2025-09-23T17:53:00Z" w16du:dateUtc="2025-09-23T15:53:00Z">
                <w:rPr>
                  <w:rFonts w:ascii="Calibri" w:eastAsia="Aptos" w:hAnsi="Calibri" w:cs="Calibri"/>
                  <w:kern w:val="2"/>
                </w:rPr>
              </w:rPrChange>
            </w:rPr>
            <w:delText>:</w:delText>
          </w:r>
        </w:del>
      </w:ins>
    </w:p>
    <w:p w14:paraId="51072185" w14:textId="5A83F20C" w:rsidR="00D6163D" w:rsidRPr="00D6163D" w:rsidRDefault="00D6163D" w:rsidP="00D6163D">
      <w:pPr>
        <w:pStyle w:val="Paragrafoelenco"/>
        <w:numPr>
          <w:ilvl w:val="0"/>
          <w:numId w:val="142"/>
        </w:numPr>
        <w:spacing w:line="276" w:lineRule="auto"/>
        <w:ind w:hanging="294"/>
        <w:jc w:val="both"/>
        <w:rPr>
          <w:ins w:id="21601" w:author="Visone Rossana (GSE)" w:date="2025-09-23T17:53:00Z" w16du:dateUtc="2025-09-23T15:53:00Z"/>
          <w:rFonts w:ascii="Calibri" w:eastAsia="Aptos" w:hAnsi="Calibri" w:cs="Calibri"/>
          <w:kern w:val="2"/>
          <w:sz w:val="22"/>
          <w:szCs w:val="22"/>
          <w:rPrChange w:id="21602" w:author="Visone Rossana (GSE)" w:date="2025-09-23T17:53:00Z" w16du:dateUtc="2025-09-23T15:53:00Z">
            <w:rPr>
              <w:ins w:id="21603" w:author="Visone Rossana (GSE)" w:date="2025-09-23T17:53:00Z" w16du:dateUtc="2025-09-23T15:53:00Z"/>
              <w:rFonts w:ascii="Calibri" w:eastAsia="Aptos" w:hAnsi="Calibri" w:cs="Calibri"/>
              <w:kern w:val="2"/>
            </w:rPr>
          </w:rPrChange>
        </w:rPr>
      </w:pPr>
      <w:ins w:id="21604" w:author="Visone Rossana (GSE)" w:date="2025-09-23T17:53:00Z" w16du:dateUtc="2025-09-23T15:53:00Z">
        <w:r w:rsidRPr="00D6163D">
          <w:rPr>
            <w:rFonts w:ascii="Calibri" w:eastAsia="Aptos" w:hAnsi="Calibri" w:cs="Calibri"/>
            <w:kern w:val="2"/>
            <w:sz w:val="22"/>
            <w:szCs w:val="22"/>
            <w:rPrChange w:id="21605" w:author="Visone Rossana (GSE)" w:date="2025-09-23T17:53:00Z" w16du:dateUtc="2025-09-23T15:53:00Z">
              <w:rPr>
                <w:rFonts w:ascii="Calibri" w:eastAsia="Aptos" w:hAnsi="Calibri" w:cs="Calibri"/>
                <w:kern w:val="2"/>
              </w:rPr>
            </w:rPrChange>
          </w:rPr>
          <w:t xml:space="preserve">le Amministrazioni Pubbliche, ivi compresi gli </w:t>
        </w:r>
      </w:ins>
      <w:ins w:id="21606" w:author="Visone Rossana (GSE)" w:date="2025-09-23T17:54:00Z" w16du:dateUtc="2025-09-23T15:54:00Z">
        <w:r>
          <w:rPr>
            <w:rFonts w:ascii="Calibri" w:eastAsia="Aptos" w:hAnsi="Calibri" w:cs="Calibri"/>
            <w:kern w:val="2"/>
            <w:sz w:val="22"/>
            <w:szCs w:val="22"/>
          </w:rPr>
          <w:t>ETS non economici;</w:t>
        </w:r>
      </w:ins>
      <w:ins w:id="21607" w:author="Visone Rossana (GSE)" w:date="2025-09-23T17:53:00Z" w16du:dateUtc="2025-09-23T15:53:00Z">
        <w:r w:rsidRPr="00D6163D">
          <w:rPr>
            <w:rFonts w:ascii="Calibri" w:eastAsia="Aptos" w:hAnsi="Calibri" w:cs="Calibri"/>
            <w:kern w:val="2"/>
            <w:sz w:val="22"/>
            <w:szCs w:val="22"/>
            <w:rPrChange w:id="21608" w:author="Visone Rossana (GSE)" w:date="2025-09-23T17:53:00Z" w16du:dateUtc="2025-09-23T15:53:00Z">
              <w:rPr>
                <w:rFonts w:ascii="Calibri" w:eastAsia="Aptos" w:hAnsi="Calibri" w:cs="Calibri"/>
                <w:kern w:val="2"/>
              </w:rPr>
            </w:rPrChange>
          </w:rPr>
          <w:t xml:space="preserve"> </w:t>
        </w:r>
      </w:ins>
    </w:p>
    <w:p w14:paraId="199DD0D9" w14:textId="4ECF5314" w:rsidR="00D6163D" w:rsidRPr="00D6163D" w:rsidRDefault="00D6163D" w:rsidP="00D6163D">
      <w:pPr>
        <w:pStyle w:val="Paragrafoelenco"/>
        <w:numPr>
          <w:ilvl w:val="0"/>
          <w:numId w:val="142"/>
        </w:numPr>
        <w:spacing w:line="276" w:lineRule="auto"/>
        <w:ind w:hanging="294"/>
        <w:jc w:val="both"/>
        <w:rPr>
          <w:ins w:id="21609" w:author="Visone Rossana (GSE)" w:date="2025-09-23T17:53:00Z" w16du:dateUtc="2025-09-23T15:53:00Z"/>
          <w:rFonts w:ascii="Calibri" w:eastAsia="Aptos" w:hAnsi="Calibri" w:cs="Calibri"/>
          <w:kern w:val="2"/>
          <w:sz w:val="22"/>
          <w:szCs w:val="22"/>
          <w:rPrChange w:id="21610" w:author="Visone Rossana (GSE)" w:date="2025-09-23T17:53:00Z" w16du:dateUtc="2025-09-23T15:53:00Z">
            <w:rPr>
              <w:ins w:id="21611" w:author="Visone Rossana (GSE)" w:date="2025-09-23T17:53:00Z" w16du:dateUtc="2025-09-23T15:53:00Z"/>
              <w:rFonts w:ascii="Calibri" w:eastAsia="Aptos" w:hAnsi="Calibri" w:cs="Calibri"/>
              <w:kern w:val="2"/>
            </w:rPr>
          </w:rPrChange>
        </w:rPr>
      </w:pPr>
      <w:ins w:id="21612" w:author="Visone Rossana (GSE)" w:date="2025-09-23T17:53:00Z" w16du:dateUtc="2025-09-23T15:53:00Z">
        <w:r w:rsidRPr="00D6163D">
          <w:rPr>
            <w:rFonts w:ascii="Calibri" w:eastAsia="Aptos" w:hAnsi="Calibri" w:cs="Calibri"/>
            <w:kern w:val="2"/>
            <w:sz w:val="22"/>
            <w:szCs w:val="22"/>
            <w:rPrChange w:id="21613" w:author="Visone Rossana (GSE)" w:date="2025-09-23T17:53:00Z" w16du:dateUtc="2025-09-23T15:53:00Z">
              <w:rPr>
                <w:rFonts w:ascii="Calibri" w:eastAsia="Aptos" w:hAnsi="Calibri" w:cs="Calibri"/>
                <w:kern w:val="2"/>
              </w:rPr>
            </w:rPrChange>
          </w:rPr>
          <w:t xml:space="preserve">i soggetti </w:t>
        </w:r>
      </w:ins>
      <w:ins w:id="21614" w:author="Visone Rossana (GSE)" w:date="2025-09-23T17:54:00Z" w16du:dateUtc="2025-09-23T15:54:00Z">
        <w:r>
          <w:rPr>
            <w:rFonts w:ascii="Calibri" w:eastAsia="Aptos" w:hAnsi="Calibri" w:cs="Calibri"/>
            <w:kern w:val="2"/>
            <w:sz w:val="22"/>
            <w:szCs w:val="22"/>
          </w:rPr>
          <w:t>p</w:t>
        </w:r>
      </w:ins>
      <w:ins w:id="21615" w:author="Visone Rossana (GSE)" w:date="2025-09-23T17:53:00Z" w16du:dateUtc="2025-09-23T15:53:00Z">
        <w:r w:rsidRPr="00D6163D">
          <w:rPr>
            <w:rFonts w:ascii="Calibri" w:eastAsia="Aptos" w:hAnsi="Calibri" w:cs="Calibri"/>
            <w:kern w:val="2"/>
            <w:sz w:val="22"/>
            <w:szCs w:val="22"/>
            <w:rPrChange w:id="21616" w:author="Visone Rossana (GSE)" w:date="2025-09-23T17:53:00Z" w16du:dateUtc="2025-09-23T15:53:00Z">
              <w:rPr>
                <w:rFonts w:ascii="Calibri" w:eastAsia="Aptos" w:hAnsi="Calibri" w:cs="Calibri"/>
                <w:kern w:val="2"/>
              </w:rPr>
            </w:rPrChange>
          </w:rPr>
          <w:t>rivati</w:t>
        </w:r>
        <w:del w:id="21617" w:author="Visone Rossana (GSE)" w:date="2025-10-15T15:25:00Z" w16du:dateUtc="2025-10-15T13:25:00Z">
          <w:r w:rsidRPr="00D6163D" w:rsidDel="00660E42">
            <w:rPr>
              <w:rFonts w:ascii="Calibri" w:eastAsia="Aptos" w:hAnsi="Calibri" w:cs="Calibri"/>
              <w:kern w:val="2"/>
              <w:sz w:val="22"/>
              <w:szCs w:val="22"/>
              <w:rPrChange w:id="21618" w:author="Visone Rossana (GSE)" w:date="2025-09-23T17:53:00Z" w16du:dateUtc="2025-09-23T15:53:00Z">
                <w:rPr>
                  <w:rFonts w:ascii="Calibri" w:eastAsia="Aptos" w:hAnsi="Calibri" w:cs="Calibri"/>
                  <w:kern w:val="2"/>
                </w:rPr>
              </w:rPrChange>
            </w:rPr>
            <w:delText xml:space="preserve"> del settore terziario</w:delText>
          </w:r>
        </w:del>
      </w:ins>
      <w:ins w:id="21619" w:author="Visone Rossana (GSE)" w:date="2025-10-15T15:25:00Z" w16du:dateUtc="2025-10-15T13:25:00Z">
        <w:del w:id="21620" w:author="Visone Rossana (GSE)" w:date="2025-10-20T17:42:00Z" w16du:dateUtc="2025-10-20T15:42:00Z">
          <w:r w:rsidR="00660E42">
            <w:rPr>
              <w:rFonts w:ascii="Calibri" w:eastAsia="Aptos" w:hAnsi="Calibri" w:cs="Calibri"/>
              <w:kern w:val="2"/>
              <w:sz w:val="22"/>
              <w:szCs w:val="22"/>
            </w:rPr>
            <w:delText xml:space="preserve"> </w:delText>
          </w:r>
          <w:r w:rsidR="00660E42" w:rsidRPr="00ED4444">
            <w:rPr>
              <w:rFonts w:ascii="Calibri" w:hAnsi="Calibri" w:cs="Calibri"/>
              <w:sz w:val="20"/>
              <w:szCs w:val="20"/>
            </w:rPr>
            <w:delText>p</w:delText>
          </w:r>
          <w:r w:rsidR="00660E42" w:rsidRPr="00660E42">
            <w:rPr>
              <w:rFonts w:ascii="Calibri" w:eastAsia="Aptos" w:hAnsi="Calibri" w:cs="Calibri"/>
              <w:kern w:val="2"/>
              <w:sz w:val="22"/>
              <w:szCs w:val="22"/>
              <w:rPrChange w:id="21621" w:author="Visone Rossana (GSE)" w:date="2025-10-15T15:25:00Z" w16du:dateUtc="2025-10-15T13:25:00Z">
                <w:rPr>
                  <w:rFonts w:ascii="Calibri" w:hAnsi="Calibri" w:cs="Calibri"/>
                  <w:sz w:val="20"/>
                  <w:szCs w:val="20"/>
                </w:rPr>
              </w:rPrChange>
            </w:rPr>
            <w:delText>er interventi eseguiti su edifici/</w:delText>
          </w:r>
          <w:r w:rsidR="00660E42" w:rsidRPr="00660E42">
            <w:rPr>
              <w:rFonts w:ascii="Calibri" w:eastAsia="Aptos" w:hAnsi="Calibri" w:cs="Calibri"/>
              <w:kern w:val="2"/>
              <w:sz w:val="22"/>
              <w:szCs w:val="22"/>
              <w:rPrChange w:id="21622" w:author="Visone Rossana (GSE)" w:date="2025-10-15T15:25:00Z" w16du:dateUtc="2025-10-15T13:25:00Z">
                <w:rPr>
                  <w:rFonts w:ascii="Calibri" w:hAnsi="Calibri" w:cs="Calibri"/>
                  <w:color w:val="EE0000"/>
                  <w:sz w:val="20"/>
                  <w:szCs w:val="20"/>
                </w:rPr>
              </w:rPrChange>
            </w:rPr>
            <w:delText xml:space="preserve">unità immobiliari </w:delText>
          </w:r>
          <w:r w:rsidR="00660E42" w:rsidRPr="00660E42">
            <w:rPr>
              <w:rFonts w:ascii="Calibri" w:eastAsia="Aptos" w:hAnsi="Calibri" w:cs="Calibri"/>
              <w:kern w:val="2"/>
              <w:sz w:val="22"/>
              <w:szCs w:val="22"/>
              <w:rPrChange w:id="21623" w:author="Visone Rossana (GSE)" w:date="2025-10-15T15:25:00Z" w16du:dateUtc="2025-10-15T13:25:00Z">
                <w:rPr>
                  <w:rFonts w:ascii="Calibri" w:hAnsi="Calibri" w:cs="Calibri"/>
                  <w:sz w:val="20"/>
                  <w:szCs w:val="20"/>
                </w:rPr>
              </w:rPrChange>
            </w:rPr>
            <w:delText>appartenenti all’ambito terziario</w:delText>
          </w:r>
        </w:del>
      </w:ins>
      <w:ins w:id="21624" w:author="Visone Rossana (GSE)" w:date="2025-10-20T17:42:00Z" w16du:dateUtc="2025-10-20T15:42:00Z">
        <w:r w:rsidR="00957326">
          <w:rPr>
            <w:rFonts w:ascii="Calibri" w:eastAsia="Aptos" w:hAnsi="Calibri" w:cs="Calibri"/>
            <w:kern w:val="2"/>
            <w:sz w:val="22"/>
            <w:szCs w:val="22"/>
          </w:rPr>
          <w:t xml:space="preserve"> (</w:t>
        </w:r>
        <w:r w:rsidR="00957326" w:rsidRPr="000F1963">
          <w:rPr>
            <w:rFonts w:ascii="Calibri" w:eastAsia="Aptos" w:hAnsi="Calibri" w:cs="Calibri"/>
            <w:kern w:val="2"/>
            <w:sz w:val="22"/>
            <w:szCs w:val="22"/>
            <w:highlight w:val="cyan"/>
          </w:rPr>
          <w:t>ivi inclusi gli ETS economici</w:t>
        </w:r>
        <w:r w:rsidR="00957326">
          <w:rPr>
            <w:rFonts w:ascii="Calibri" w:eastAsia="Aptos" w:hAnsi="Calibri" w:cs="Calibri"/>
            <w:kern w:val="2"/>
            <w:sz w:val="22"/>
            <w:szCs w:val="22"/>
          </w:rPr>
          <w:t xml:space="preserve">) </w:t>
        </w:r>
        <w:r w:rsidR="00957326" w:rsidRPr="00E92860">
          <w:rPr>
            <w:rFonts w:ascii="Calibri" w:eastAsia="Aptos" w:hAnsi="Calibri" w:cs="Calibri"/>
            <w:kern w:val="2"/>
            <w:sz w:val="22"/>
            <w:szCs w:val="22"/>
          </w:rPr>
          <w:t>per interventi eseguiti su edifici</w:t>
        </w:r>
        <w:r w:rsidR="00957326">
          <w:rPr>
            <w:rFonts w:ascii="Calibri" w:eastAsia="Aptos" w:hAnsi="Calibri" w:cs="Calibri"/>
            <w:kern w:val="2"/>
            <w:sz w:val="22"/>
            <w:szCs w:val="22"/>
          </w:rPr>
          <w:t>/unità immobiliari</w:t>
        </w:r>
        <w:r w:rsidR="00957326" w:rsidRPr="00E92860">
          <w:rPr>
            <w:rFonts w:ascii="Calibri" w:eastAsia="Aptos" w:hAnsi="Calibri" w:cs="Calibri"/>
            <w:kern w:val="2"/>
            <w:sz w:val="22"/>
            <w:szCs w:val="22"/>
          </w:rPr>
          <w:t xml:space="preserve"> appartenenti</w:t>
        </w:r>
        <w:r w:rsidR="00957326">
          <w:rPr>
            <w:rFonts w:ascii="Calibri" w:eastAsia="Aptos" w:hAnsi="Calibri" w:cs="Calibri"/>
            <w:kern w:val="2"/>
            <w:sz w:val="22"/>
            <w:szCs w:val="22"/>
          </w:rPr>
          <w:t xml:space="preserve"> all’ambito </w:t>
        </w:r>
        <w:r w:rsidR="00957326" w:rsidRPr="005750B8">
          <w:rPr>
            <w:rFonts w:ascii="Calibri" w:eastAsia="Aptos" w:hAnsi="Calibri" w:cs="Calibri"/>
            <w:kern w:val="2"/>
            <w:sz w:val="22"/>
            <w:szCs w:val="22"/>
          </w:rPr>
          <w:t>terziario</w:t>
        </w:r>
        <w:r w:rsidR="00957326">
          <w:rPr>
            <w:rFonts w:ascii="Calibri" w:eastAsia="Aptos" w:hAnsi="Calibri" w:cs="Calibri"/>
            <w:kern w:val="2"/>
            <w:sz w:val="22"/>
            <w:szCs w:val="22"/>
          </w:rPr>
          <w:t>.</w:t>
        </w:r>
      </w:ins>
      <w:ins w:id="21625" w:author="Visone Rossana (GSE)" w:date="2025-09-23T17:56:00Z" w16du:dateUtc="2025-09-23T15:56:00Z">
        <w:del w:id="21626" w:author="Visone Rossana (GSE)" w:date="2025-10-20T17:42:00Z" w16du:dateUtc="2025-10-20T15:42:00Z">
          <w:r>
            <w:rPr>
              <w:rFonts w:ascii="Calibri" w:eastAsia="Aptos" w:hAnsi="Calibri" w:cs="Calibri"/>
              <w:kern w:val="2"/>
              <w:sz w:val="22"/>
              <w:szCs w:val="22"/>
            </w:rPr>
            <w:delText>.</w:delText>
          </w:r>
        </w:del>
      </w:ins>
    </w:p>
    <w:p w14:paraId="7CE3E088" w14:textId="17461F00" w:rsidR="00957326" w:rsidRPr="00957326" w:rsidDel="008411F4" w:rsidRDefault="00957326">
      <w:pPr>
        <w:spacing w:line="276" w:lineRule="auto"/>
        <w:jc w:val="both"/>
        <w:rPr>
          <w:ins w:id="21627" w:author="Visone Rossana (GSE)" w:date="2025-10-20T17:42:00Z" w16du:dateUtc="2025-10-20T15:42:00Z"/>
          <w:del w:id="21628" w:author="Visone Rossana (GSE)" w:date="2025-10-21T16:23:00Z" w16du:dateUtc="2025-10-21T14:23:00Z"/>
          <w:rFonts w:eastAsia="Aptos" w:cstheme="minorHAnsi"/>
          <w:kern w:val="2"/>
          <w:sz w:val="22"/>
          <w:szCs w:val="22"/>
          <w:rPrChange w:id="21629" w:author="Visone Rossana (GSE)" w:date="2025-10-20T17:42:00Z" w16du:dateUtc="2025-10-20T15:42:00Z">
            <w:rPr>
              <w:ins w:id="21630" w:author="Visone Rossana (GSE)" w:date="2025-10-20T17:42:00Z" w16du:dateUtc="2025-10-20T15:42:00Z"/>
              <w:del w:id="21631" w:author="Visone Rossana (GSE)" w:date="2025-10-21T16:23:00Z" w16du:dateUtc="2025-10-21T14:23:00Z"/>
            </w:rPr>
          </w:rPrChange>
        </w:rPr>
        <w:pPrChange w:id="21632" w:author="Visone Rossana (GSE)" w:date="2025-10-20T17:42:00Z" w16du:dateUtc="2025-10-20T15:42:00Z">
          <w:pPr>
            <w:pStyle w:val="Paragrafoelenco"/>
            <w:numPr>
              <w:numId w:val="142"/>
            </w:numPr>
            <w:spacing w:line="276" w:lineRule="auto"/>
            <w:ind w:hanging="360"/>
            <w:jc w:val="both"/>
          </w:pPr>
        </w:pPrChange>
      </w:pPr>
      <w:ins w:id="21633" w:author="Visone Rossana (GSE)" w:date="2025-10-20T17:42:00Z" w16du:dateUtc="2025-10-20T15:42:00Z">
        <w:del w:id="21634" w:author="Visone Rossana (GSE)" w:date="2025-10-21T16:23:00Z" w16du:dateUtc="2025-10-21T14:23:00Z">
          <w:r w:rsidRPr="00957326" w:rsidDel="008411F4">
            <w:rPr>
              <w:rFonts w:eastAsia="Aptos" w:cstheme="minorHAnsi"/>
              <w:kern w:val="2"/>
              <w:sz w:val="22"/>
              <w:szCs w:val="22"/>
              <w:rPrChange w:id="21635" w:author="Visone Rossana (GSE)" w:date="2025-10-20T17:42:00Z" w16du:dateUtc="2025-10-20T15:42:00Z">
                <w:rPr/>
              </w:rPrChange>
            </w:rPr>
            <w:delText>Per la puntuale ammissibilità al meccanismo incentivante, eventualmente, tramite i soggetti abilitati previsti dal Decreto si rimanda al paragrafo 3.5.</w:delText>
          </w:r>
        </w:del>
      </w:ins>
    </w:p>
    <w:p w14:paraId="5661CD07" w14:textId="77777777" w:rsidR="00D6163D" w:rsidRPr="00D6163D" w:rsidRDefault="00D6163D">
      <w:pPr>
        <w:spacing w:line="276" w:lineRule="auto"/>
        <w:jc w:val="both"/>
        <w:rPr>
          <w:ins w:id="21636" w:author="Visone Rossana (GSE)" w:date="2025-09-23T17:53:00Z" w16du:dateUtc="2025-09-23T15:53:00Z"/>
          <w:del w:id="21637" w:author="Visone Rossana (GSE)" w:date="2025-10-20T17:42:00Z" w16du:dateUtc="2025-10-20T15:42:00Z"/>
          <w:rFonts w:ascii="Calibri" w:eastAsia="Aptos" w:hAnsi="Calibri" w:cs="Calibri"/>
          <w:kern w:val="2"/>
          <w:sz w:val="22"/>
          <w:szCs w:val="22"/>
          <w:rPrChange w:id="21638" w:author="Visone Rossana (GSE)" w:date="2025-09-23T17:53:00Z" w16du:dateUtc="2025-09-23T15:53:00Z">
            <w:rPr>
              <w:ins w:id="21639" w:author="Visone Rossana (GSE)" w:date="2025-09-23T17:53:00Z" w16du:dateUtc="2025-09-23T15:53:00Z"/>
              <w:del w:id="21640" w:author="Visone Rossana (GSE)" w:date="2025-10-20T17:42:00Z" w16du:dateUtc="2025-10-20T15:42:00Z"/>
              <w:rFonts w:ascii="Calibri" w:eastAsia="Aptos" w:hAnsi="Calibri" w:cs="Calibri"/>
              <w:kern w:val="2"/>
              <w:sz w:val="14"/>
              <w:szCs w:val="14"/>
            </w:rPr>
          </w:rPrChange>
        </w:rPr>
        <w:pPrChange w:id="21641" w:author="Visone Rossana (GSE)" w:date="2025-09-23T17:53:00Z" w16du:dateUtc="2025-09-23T15:53:00Z">
          <w:pPr>
            <w:jc w:val="both"/>
          </w:pPr>
        </w:pPrChange>
      </w:pPr>
    </w:p>
    <w:p w14:paraId="0103683A" w14:textId="08CB4CD1" w:rsidR="00D6163D" w:rsidRPr="00D6163D" w:rsidRDefault="00D6163D">
      <w:pPr>
        <w:spacing w:line="276" w:lineRule="auto"/>
        <w:jc w:val="both"/>
        <w:rPr>
          <w:ins w:id="21642" w:author="Visone Rossana (GSE)" w:date="2025-09-23T17:53:00Z" w16du:dateUtc="2025-09-23T15:53:00Z"/>
          <w:del w:id="21643" w:author="Visone Rossana (GSE)" w:date="2025-10-20T17:42:00Z" w16du:dateUtc="2025-10-20T15:42:00Z"/>
          <w:rFonts w:ascii="Calibri" w:eastAsia="Aptos" w:hAnsi="Calibri" w:cs="Calibri"/>
          <w:kern w:val="2"/>
          <w:sz w:val="22"/>
          <w:szCs w:val="22"/>
          <w:rPrChange w:id="21644" w:author="Visone Rossana (GSE)" w:date="2025-09-23T17:53:00Z" w16du:dateUtc="2025-09-23T15:53:00Z">
            <w:rPr>
              <w:ins w:id="21645" w:author="Visone Rossana (GSE)" w:date="2025-09-23T17:53:00Z" w16du:dateUtc="2025-09-23T15:53:00Z"/>
              <w:del w:id="21646" w:author="Visone Rossana (GSE)" w:date="2025-10-20T17:42:00Z" w16du:dateUtc="2025-10-20T15:42:00Z"/>
              <w:rFonts w:ascii="Calibri" w:eastAsia="Aptos" w:hAnsi="Calibri" w:cs="Calibri"/>
              <w:kern w:val="2"/>
            </w:rPr>
          </w:rPrChange>
        </w:rPr>
        <w:pPrChange w:id="21647" w:author="Visone Rossana (GSE)" w:date="2025-09-23T17:53:00Z" w16du:dateUtc="2025-09-23T15:53:00Z">
          <w:pPr>
            <w:jc w:val="both"/>
          </w:pPr>
        </w:pPrChange>
      </w:pPr>
      <w:ins w:id="21648" w:author="Visone Rossana (GSE)" w:date="2025-09-23T17:53:00Z" w16du:dateUtc="2025-09-23T15:53:00Z">
        <w:del w:id="21649" w:author="Visone Rossana (GSE)" w:date="2025-10-20T17:42:00Z" w16du:dateUtc="2025-10-20T15:42:00Z">
          <w:r w:rsidRPr="00D6163D">
            <w:rPr>
              <w:rFonts w:ascii="Calibri" w:eastAsia="Aptos" w:hAnsi="Calibri" w:cs="Calibri"/>
              <w:kern w:val="2"/>
              <w:sz w:val="22"/>
              <w:szCs w:val="22"/>
              <w:rPrChange w:id="21650" w:author="Visone Rossana (GSE)" w:date="2025-09-23T17:53:00Z" w16du:dateUtc="2025-09-23T15:53:00Z">
                <w:rPr>
                  <w:rFonts w:ascii="Calibri" w:eastAsia="Aptos" w:hAnsi="Calibri" w:cs="Calibri"/>
                  <w:kern w:val="2"/>
                </w:rPr>
              </w:rPrChange>
            </w:rPr>
            <w:delText xml:space="preserve">Per le Pubbliche </w:delText>
          </w:r>
        </w:del>
      </w:ins>
      <w:ins w:id="21651" w:author="Visone Rossana (GSE)" w:date="2025-09-23T17:54:00Z" w16du:dateUtc="2025-09-23T15:54:00Z">
        <w:del w:id="21652" w:author="Visone Rossana (GSE)" w:date="2025-10-20T17:42:00Z" w16du:dateUtc="2025-10-20T15:42:00Z">
          <w:r>
            <w:rPr>
              <w:rFonts w:ascii="Calibri" w:eastAsia="Aptos" w:hAnsi="Calibri" w:cs="Calibri"/>
              <w:kern w:val="2"/>
              <w:sz w:val="22"/>
              <w:szCs w:val="22"/>
            </w:rPr>
            <w:delText>A</w:delText>
          </w:r>
        </w:del>
      </w:ins>
      <w:ins w:id="21653" w:author="Visone Rossana (GSE)" w:date="2025-09-23T17:53:00Z" w16du:dateUtc="2025-09-23T15:53:00Z">
        <w:del w:id="21654" w:author="Visone Rossana (GSE)" w:date="2025-10-20T17:42:00Z" w16du:dateUtc="2025-10-20T15:42:00Z">
          <w:r w:rsidRPr="00D6163D">
            <w:rPr>
              <w:rFonts w:ascii="Calibri" w:eastAsia="Aptos" w:hAnsi="Calibri" w:cs="Calibri"/>
              <w:kern w:val="2"/>
              <w:sz w:val="22"/>
              <w:szCs w:val="22"/>
              <w:rPrChange w:id="21655" w:author="Visone Rossana (GSE)" w:date="2025-09-23T17:53:00Z" w16du:dateUtc="2025-09-23T15:53:00Z">
                <w:rPr>
                  <w:rFonts w:ascii="Calibri" w:eastAsia="Aptos" w:hAnsi="Calibri" w:cs="Calibri"/>
                  <w:kern w:val="2"/>
                </w:rPr>
              </w:rPrChange>
            </w:rPr>
            <w:delText xml:space="preserve">mministrazioni, la modalità di accesso può essere effettuata direttamente o indirettamente tramite una ESCo, tramite un soggetto privato in ambito di forme di PPP o </w:delText>
          </w:r>
          <w:r w:rsidRPr="00D6163D" w:rsidDel="005C115F">
            <w:rPr>
              <w:rFonts w:ascii="Calibri" w:eastAsia="Aptos" w:hAnsi="Calibri" w:cs="Calibri"/>
              <w:kern w:val="2"/>
              <w:sz w:val="22"/>
              <w:szCs w:val="22"/>
              <w:rPrChange w:id="21656" w:author="Visone Rossana (GSE)" w:date="2025-09-23T17:53:00Z" w16du:dateUtc="2025-09-23T15:53:00Z">
                <w:rPr>
                  <w:rFonts w:ascii="Calibri" w:eastAsia="Aptos" w:hAnsi="Calibri" w:cs="Calibri"/>
                  <w:kern w:val="2"/>
                </w:rPr>
              </w:rPrChange>
            </w:rPr>
            <w:delText xml:space="preserve">tramite il membro della </w:delText>
          </w:r>
        </w:del>
      </w:ins>
      <w:ins w:id="21657" w:author="Visone Rossana (GSE)" w:date="2025-10-01T10:45:00Z" w16du:dateUtc="2025-10-01T08:45:00Z">
        <w:del w:id="21658" w:author="Visone Rossana (GSE)" w:date="2025-10-20T17:42:00Z" w16du:dateUtc="2025-10-20T15:42:00Z">
          <w:r w:rsidR="005C115F">
            <w:rPr>
              <w:rFonts w:ascii="Calibri" w:eastAsia="Aptos" w:hAnsi="Calibri" w:cs="Calibri"/>
              <w:kern w:val="2"/>
              <w:sz w:val="22"/>
              <w:szCs w:val="22"/>
            </w:rPr>
            <w:delText xml:space="preserve">la </w:delText>
          </w:r>
        </w:del>
      </w:ins>
      <w:ins w:id="21659" w:author="Visone Rossana (GSE)" w:date="2025-09-23T17:53:00Z" w16du:dateUtc="2025-09-23T15:53:00Z">
        <w:del w:id="21660" w:author="Visone Rossana (GSE)" w:date="2025-10-20T17:42:00Z" w16du:dateUtc="2025-10-20T15:42:00Z">
          <w:r w:rsidRPr="00D6163D">
            <w:rPr>
              <w:rFonts w:ascii="Calibri" w:eastAsia="Aptos" w:hAnsi="Calibri" w:cs="Calibri"/>
              <w:kern w:val="2"/>
              <w:sz w:val="22"/>
              <w:szCs w:val="22"/>
              <w:rPrChange w:id="21661" w:author="Visone Rossana (GSE)" w:date="2025-09-23T17:53:00Z" w16du:dateUtc="2025-09-23T15:53:00Z">
                <w:rPr>
                  <w:rFonts w:ascii="Calibri" w:eastAsia="Aptos" w:hAnsi="Calibri" w:cs="Calibri"/>
                  <w:kern w:val="2"/>
                </w:rPr>
              </w:rPrChange>
            </w:rPr>
            <w:delText>CER</w:delText>
          </w:r>
        </w:del>
      </w:ins>
      <w:ins w:id="21662" w:author="Visone Rossana (GSE)" w:date="2025-10-01T10:45:00Z" w16du:dateUtc="2025-10-01T08:45:00Z">
        <w:del w:id="21663" w:author="Visone Rossana (GSE)" w:date="2025-10-20T17:42:00Z" w16du:dateUtc="2025-10-20T15:42:00Z">
          <w:r w:rsidR="005C115F">
            <w:rPr>
              <w:rFonts w:ascii="Calibri" w:eastAsia="Aptos" w:hAnsi="Calibri" w:cs="Calibri"/>
              <w:kern w:val="2"/>
              <w:sz w:val="22"/>
              <w:szCs w:val="22"/>
            </w:rPr>
            <w:delText xml:space="preserve">/configurazione di </w:delText>
          </w:r>
        </w:del>
      </w:ins>
      <w:ins w:id="21664" w:author="Visone Rossana (GSE)" w:date="2025-09-23T17:53:00Z" w16du:dateUtc="2025-09-23T15:53:00Z">
        <w:del w:id="21665" w:author="Visone Rossana (GSE)" w:date="2025-10-20T17:42:00Z" w16du:dateUtc="2025-10-20T15:42:00Z">
          <w:r w:rsidRPr="00D6163D" w:rsidDel="005C115F">
            <w:rPr>
              <w:rFonts w:ascii="Calibri" w:eastAsia="Aptos" w:hAnsi="Calibri" w:cs="Calibri"/>
              <w:kern w:val="2"/>
              <w:sz w:val="22"/>
              <w:szCs w:val="22"/>
              <w:rPrChange w:id="21666" w:author="Visone Rossana (GSE)" w:date="2025-09-23T17:53:00Z" w16du:dateUtc="2025-09-23T15:53:00Z">
                <w:rPr>
                  <w:rFonts w:ascii="Calibri" w:eastAsia="Aptos" w:hAnsi="Calibri" w:cs="Calibri"/>
                  <w:kern w:val="2"/>
                </w:rPr>
              </w:rPrChange>
            </w:rPr>
            <w:delText xml:space="preserve"> o di un gruppo di </w:delText>
          </w:r>
          <w:r w:rsidRPr="00D6163D">
            <w:rPr>
              <w:rFonts w:ascii="Calibri" w:eastAsia="Aptos" w:hAnsi="Calibri" w:cs="Calibri"/>
              <w:kern w:val="2"/>
              <w:sz w:val="22"/>
              <w:szCs w:val="22"/>
              <w:rPrChange w:id="21667" w:author="Visone Rossana (GSE)" w:date="2025-09-23T17:53:00Z" w16du:dateUtc="2025-09-23T15:53:00Z">
                <w:rPr>
                  <w:rFonts w:ascii="Calibri" w:eastAsia="Aptos" w:hAnsi="Calibri" w:cs="Calibri"/>
                  <w:kern w:val="2"/>
                </w:rPr>
              </w:rPrChange>
            </w:rPr>
            <w:delText>autoconsumo</w:delText>
          </w:r>
        </w:del>
      </w:ins>
      <w:ins w:id="21668" w:author="Visone Rossana (GSE)" w:date="2025-10-01T10:45:00Z" w16du:dateUtc="2025-10-01T08:45:00Z">
        <w:del w:id="21669" w:author="Visone Rossana (GSE)" w:date="2025-10-20T17:42:00Z" w16du:dateUtc="2025-10-20T15:42:00Z">
          <w:r w:rsidR="005C115F">
            <w:rPr>
              <w:rFonts w:ascii="Calibri" w:eastAsia="Aptos" w:hAnsi="Calibri" w:cs="Calibri"/>
              <w:kern w:val="2"/>
              <w:sz w:val="22"/>
              <w:szCs w:val="22"/>
            </w:rPr>
            <w:delText xml:space="preserve"> di cui la PA sia membro</w:delText>
          </w:r>
        </w:del>
      </w:ins>
      <w:ins w:id="21670" w:author="Visone Rossana (GSE)" w:date="2025-09-23T17:53:00Z" w16du:dateUtc="2025-09-23T15:53:00Z">
        <w:del w:id="21671" w:author="Visone Rossana (GSE)" w:date="2025-10-20T17:42:00Z" w16du:dateUtc="2025-10-20T15:42:00Z">
          <w:r w:rsidRPr="00D6163D">
            <w:rPr>
              <w:rFonts w:ascii="Calibri" w:eastAsia="Aptos" w:hAnsi="Calibri" w:cs="Calibri"/>
              <w:kern w:val="2"/>
              <w:sz w:val="22"/>
              <w:szCs w:val="22"/>
              <w:rPrChange w:id="21672" w:author="Visone Rossana (GSE)" w:date="2025-09-23T17:53:00Z" w16du:dateUtc="2025-09-23T15:53:00Z">
                <w:rPr>
                  <w:rFonts w:ascii="Calibri" w:eastAsia="Aptos" w:hAnsi="Calibri" w:cs="Calibri"/>
                  <w:kern w:val="2"/>
                </w:rPr>
              </w:rPrChange>
            </w:rPr>
            <w:delText>. Nel caso di accesso diretto la Pubblica Amministrazione si configura come Soggetto Responsabile, mentre nel caso di accesso indiretto, il Soggetto Responsabile si identica in uno degli altri soggetti deputati richiamati.</w:delText>
          </w:r>
        </w:del>
      </w:ins>
    </w:p>
    <w:p w14:paraId="7AC23502" w14:textId="77777777" w:rsidR="00D6163D" w:rsidRPr="00D6163D" w:rsidRDefault="00D6163D">
      <w:pPr>
        <w:spacing w:line="276" w:lineRule="auto"/>
        <w:jc w:val="both"/>
        <w:rPr>
          <w:ins w:id="21673" w:author="Visone Rossana (GSE)" w:date="2025-09-23T17:53:00Z" w16du:dateUtc="2025-09-23T15:53:00Z"/>
          <w:del w:id="21674" w:author="Visone Rossana (GSE)" w:date="2025-10-20T17:42:00Z" w16du:dateUtc="2025-10-20T15:42:00Z"/>
          <w:rFonts w:ascii="Calibri" w:eastAsia="Aptos" w:hAnsi="Calibri" w:cs="Calibri"/>
          <w:kern w:val="2"/>
          <w:sz w:val="22"/>
          <w:szCs w:val="22"/>
          <w:rPrChange w:id="21675" w:author="Visone Rossana (GSE)" w:date="2025-09-23T17:53:00Z" w16du:dateUtc="2025-09-23T15:53:00Z">
            <w:rPr>
              <w:ins w:id="21676" w:author="Visone Rossana (GSE)" w:date="2025-09-23T17:53:00Z" w16du:dateUtc="2025-09-23T15:53:00Z"/>
              <w:del w:id="21677" w:author="Visone Rossana (GSE)" w:date="2025-10-20T17:42:00Z" w16du:dateUtc="2025-10-20T15:42:00Z"/>
              <w:rFonts w:ascii="Calibri" w:eastAsia="Aptos" w:hAnsi="Calibri" w:cs="Calibri"/>
              <w:kern w:val="2"/>
              <w:sz w:val="12"/>
              <w:szCs w:val="12"/>
            </w:rPr>
          </w:rPrChange>
        </w:rPr>
        <w:pPrChange w:id="21678" w:author="Visone Rossana (GSE)" w:date="2025-09-23T17:53:00Z" w16du:dateUtc="2025-09-23T15:53:00Z">
          <w:pPr>
            <w:jc w:val="both"/>
          </w:pPr>
        </w:pPrChange>
      </w:pPr>
    </w:p>
    <w:p w14:paraId="077899EC" w14:textId="7F2DF892" w:rsidR="00D6163D" w:rsidRDefault="00D6163D">
      <w:pPr>
        <w:spacing w:line="276" w:lineRule="auto"/>
        <w:jc w:val="both"/>
        <w:rPr>
          <w:ins w:id="21679" w:author="Visone Rossana (GSE)" w:date="2025-09-23T17:53:00Z" w16du:dateUtc="2025-09-23T15:53:00Z"/>
          <w:del w:id="21680" w:author="Visone Rossana (GSE)" w:date="2025-10-20T17:42:00Z" w16du:dateUtc="2025-10-20T15:42:00Z"/>
          <w:rFonts w:ascii="Calibri" w:eastAsia="Aptos" w:hAnsi="Calibri" w:cs="Calibri"/>
          <w:kern w:val="2"/>
        </w:rPr>
        <w:pPrChange w:id="21681" w:author="Visone Rossana (GSE)" w:date="2025-09-23T17:53:00Z" w16du:dateUtc="2025-09-23T15:53:00Z">
          <w:pPr>
            <w:jc w:val="both"/>
          </w:pPr>
        </w:pPrChange>
      </w:pPr>
      <w:ins w:id="21682" w:author="Visone Rossana (GSE)" w:date="2025-09-23T17:53:00Z" w16du:dateUtc="2025-09-23T15:53:00Z">
        <w:del w:id="21683" w:author="Visone Rossana (GSE)" w:date="2025-10-20T17:42:00Z" w16du:dateUtc="2025-10-20T15:42:00Z">
          <w:r w:rsidRPr="00D6163D">
            <w:rPr>
              <w:rFonts w:ascii="Calibri" w:eastAsia="Aptos" w:hAnsi="Calibri" w:cs="Calibri"/>
              <w:kern w:val="2"/>
              <w:sz w:val="22"/>
              <w:szCs w:val="22"/>
              <w:rPrChange w:id="21684" w:author="Visone Rossana (GSE)" w:date="2025-09-23T17:53:00Z" w16du:dateUtc="2025-09-23T15:53:00Z">
                <w:rPr>
                  <w:rFonts w:ascii="Calibri" w:eastAsia="Aptos" w:hAnsi="Calibri" w:cs="Calibri"/>
                  <w:kern w:val="2"/>
                </w:rPr>
              </w:rPrChange>
            </w:rPr>
            <w:delText xml:space="preserve">Per i Soggetti Privati, la modalità di accesso alla richiesta di incentivo può essere effettuata direttamente o indirettamente tramite una ESCo o </w:delText>
          </w:r>
        </w:del>
      </w:ins>
      <w:ins w:id="21685" w:author="Visone Rossana (GSE)" w:date="2025-10-01T10:45:00Z" w16du:dateUtc="2025-10-01T08:45:00Z">
        <w:del w:id="21686" w:author="Visone Rossana (GSE)" w:date="2025-10-20T17:42:00Z" w16du:dateUtc="2025-10-20T15:42:00Z">
          <w:r w:rsidR="005C115F">
            <w:rPr>
              <w:rFonts w:ascii="Calibri" w:eastAsia="Aptos" w:hAnsi="Calibri" w:cs="Calibri"/>
              <w:kern w:val="2"/>
              <w:sz w:val="22"/>
              <w:szCs w:val="22"/>
            </w:rPr>
            <w:delText xml:space="preserve">la </w:delText>
          </w:r>
          <w:r w:rsidR="005C115F" w:rsidRPr="009C0AAE">
            <w:rPr>
              <w:rFonts w:ascii="Calibri" w:eastAsia="Aptos" w:hAnsi="Calibri" w:cs="Calibri"/>
              <w:kern w:val="2"/>
              <w:sz w:val="22"/>
              <w:szCs w:val="22"/>
            </w:rPr>
            <w:delText>CER</w:delText>
          </w:r>
          <w:r w:rsidR="005C115F">
            <w:rPr>
              <w:rFonts w:ascii="Calibri" w:eastAsia="Aptos" w:hAnsi="Calibri" w:cs="Calibri"/>
              <w:kern w:val="2"/>
              <w:sz w:val="22"/>
              <w:szCs w:val="22"/>
            </w:rPr>
            <w:delText xml:space="preserve">/configurazione di </w:delText>
          </w:r>
          <w:r w:rsidR="005C115F" w:rsidRPr="009C0AAE">
            <w:rPr>
              <w:rFonts w:ascii="Calibri" w:eastAsia="Aptos" w:hAnsi="Calibri" w:cs="Calibri"/>
              <w:kern w:val="2"/>
              <w:sz w:val="22"/>
              <w:szCs w:val="22"/>
            </w:rPr>
            <w:delText>autoconsumo</w:delText>
          </w:r>
          <w:r w:rsidR="005C115F">
            <w:rPr>
              <w:rFonts w:ascii="Calibri" w:eastAsia="Aptos" w:hAnsi="Calibri" w:cs="Calibri"/>
              <w:kern w:val="2"/>
              <w:sz w:val="22"/>
              <w:szCs w:val="22"/>
            </w:rPr>
            <w:delText xml:space="preserve"> di cui il privato sia membro</w:delText>
          </w:r>
          <w:r w:rsidR="005C115F" w:rsidRPr="00D6163D" w:rsidDel="005C115F">
            <w:rPr>
              <w:rFonts w:ascii="Calibri" w:eastAsia="Aptos" w:hAnsi="Calibri" w:cs="Calibri"/>
              <w:kern w:val="2"/>
              <w:sz w:val="22"/>
              <w:szCs w:val="22"/>
            </w:rPr>
            <w:delText xml:space="preserve"> </w:delText>
          </w:r>
        </w:del>
      </w:ins>
      <w:ins w:id="21687" w:author="Visone Rossana (GSE)" w:date="2025-09-23T17:53:00Z" w16du:dateUtc="2025-09-23T15:53:00Z">
        <w:del w:id="21688" w:author="Visone Rossana (GSE)" w:date="2025-10-20T17:42:00Z" w16du:dateUtc="2025-10-20T15:42:00Z">
          <w:r w:rsidRPr="00D6163D" w:rsidDel="005C115F">
            <w:rPr>
              <w:rFonts w:ascii="Calibri" w:eastAsia="Aptos" w:hAnsi="Calibri" w:cs="Calibri"/>
              <w:kern w:val="2"/>
              <w:sz w:val="22"/>
              <w:szCs w:val="22"/>
              <w:rPrChange w:id="21689" w:author="Visone Rossana (GSE)" w:date="2025-09-23T17:53:00Z" w16du:dateUtc="2025-09-23T15:53:00Z">
                <w:rPr>
                  <w:rFonts w:ascii="Calibri" w:eastAsia="Aptos" w:hAnsi="Calibri" w:cs="Calibri"/>
                  <w:kern w:val="2"/>
                </w:rPr>
              </w:rPrChange>
            </w:rPr>
            <w:delText>il membro di CER o del gruppo di autoconsumo</w:delText>
          </w:r>
          <w:r w:rsidRPr="00D6163D">
            <w:rPr>
              <w:rFonts w:ascii="Calibri" w:eastAsia="Aptos" w:hAnsi="Calibri" w:cs="Calibri"/>
              <w:kern w:val="2"/>
              <w:sz w:val="22"/>
              <w:szCs w:val="22"/>
              <w:rPrChange w:id="21690" w:author="Visone Rossana (GSE)" w:date="2025-09-23T17:53:00Z" w16du:dateUtc="2025-09-23T15:53:00Z">
                <w:rPr>
                  <w:rFonts w:ascii="Calibri" w:eastAsia="Aptos" w:hAnsi="Calibri" w:cs="Calibri"/>
                  <w:kern w:val="2"/>
                </w:rPr>
              </w:rPrChange>
            </w:rPr>
            <w:delText>; nel caso in cui il Soggetto Privato effettui direttamente la richiesta di accesso, allora si configura come Soggetto Responsabile, mentre nell’altro caso quest’ultimo viene identificato in uno degli altri soggetti deputati richiamati</w:delText>
          </w:r>
          <w:r w:rsidRPr="00AA5D2C">
            <w:rPr>
              <w:rFonts w:ascii="Calibri" w:eastAsia="Aptos" w:hAnsi="Calibri" w:cs="Calibri"/>
              <w:kern w:val="2"/>
            </w:rPr>
            <w:delText>.</w:delText>
          </w:r>
        </w:del>
      </w:ins>
    </w:p>
    <w:p w14:paraId="21613B1B" w14:textId="0AF191C3" w:rsidR="00D01F40" w:rsidRDefault="00D01F40" w:rsidP="00466837">
      <w:pPr>
        <w:jc w:val="both"/>
      </w:pPr>
      <w:del w:id="21691" w:author="Visone Rossana (GSE)" w:date="2025-09-23T17:53:00Z" w16du:dateUtc="2025-09-23T15:53:00Z">
        <w:r w:rsidRPr="00B07F04" w:rsidDel="00D6163D">
          <w:rPr>
            <w:highlight w:val="yellow"/>
          </w:rPr>
          <w:delText>Xxxx</w:delText>
        </w:r>
      </w:del>
    </w:p>
    <w:p w14:paraId="418AE7C9" w14:textId="3FC2C739" w:rsidR="00D01F40" w:rsidRPr="00923DC6" w:rsidRDefault="00D01F40">
      <w:pPr>
        <w:pStyle w:val="TITOLO20"/>
        <w:numPr>
          <w:ilvl w:val="2"/>
          <w:numId w:val="292"/>
        </w:numPr>
        <w:ind w:left="1134" w:hanging="708"/>
        <w:pPrChange w:id="21692" w:author="Visone Rossana (GSE)" w:date="2025-10-17T17:32:00Z" w16du:dateUtc="2025-10-17T15:32:00Z">
          <w:pPr>
            <w:pStyle w:val="TITOLO3GSE"/>
          </w:pPr>
        </w:pPrChange>
      </w:pPr>
      <w:bookmarkStart w:id="21693" w:name="_Toc90649922"/>
      <w:bookmarkStart w:id="21694" w:name="_Toc189046672"/>
      <w:bookmarkStart w:id="21695" w:name="_Toc212462673"/>
      <w:r w:rsidRPr="00923DC6">
        <w:t xml:space="preserve">Requisiti tecnici per l’accesso all’incentivo (Allegato </w:t>
      </w:r>
      <w:r w:rsidRPr="00726C50">
        <w:rPr>
          <w:rPrChange w:id="21696" w:author="Oliosi Francesco (GSE)" w:date="2025-10-15T10:47:00Z" w16du:dateUtc="2025-10-15T08:47:00Z">
            <w:rPr>
              <w:highlight w:val="yellow"/>
            </w:rPr>
          </w:rPrChange>
        </w:rPr>
        <w:t>I</w:t>
      </w:r>
      <w:r w:rsidRPr="00923DC6">
        <w:t xml:space="preserve"> del Decreto)</w:t>
      </w:r>
      <w:bookmarkEnd w:id="21693"/>
      <w:bookmarkEnd w:id="21694"/>
      <w:bookmarkEnd w:id="21695"/>
    </w:p>
    <w:p w14:paraId="5A6EF512" w14:textId="559C7B09" w:rsidR="00D01F40" w:rsidRPr="00357179" w:rsidRDefault="008E1316">
      <w:pPr>
        <w:spacing w:line="276" w:lineRule="auto"/>
        <w:jc w:val="both"/>
        <w:rPr>
          <w:rFonts w:cstheme="minorHAnsi"/>
          <w:sz w:val="22"/>
          <w:szCs w:val="22"/>
          <w:rPrChange w:id="21697" w:author="Visone Rossana (GSE)" w:date="2025-09-09T14:45:00Z" w16du:dateUtc="2025-09-09T12:45:00Z">
            <w:rPr/>
          </w:rPrChange>
        </w:rPr>
        <w:pPrChange w:id="21698" w:author="Visone Rossana (GSE)" w:date="2025-09-09T14:45:00Z" w16du:dateUtc="2025-09-09T12:45:00Z">
          <w:pPr>
            <w:jc w:val="both"/>
          </w:pPr>
        </w:pPrChange>
      </w:pPr>
      <w:r w:rsidRPr="00357179">
        <w:rPr>
          <w:rFonts w:cstheme="minorHAnsi"/>
          <w:sz w:val="22"/>
          <w:szCs w:val="22"/>
          <w:rPrChange w:id="21699" w:author="Visone Rossana (GSE)" w:date="2025-09-09T14:45:00Z" w16du:dateUtc="2025-09-09T12:45:00Z">
            <w:rPr/>
          </w:rPrChange>
        </w:rPr>
        <w:t>Di seguito sono riportati i requisiti minimi per l’accesso all’incentivo:</w:t>
      </w:r>
    </w:p>
    <w:p w14:paraId="292BBA0C" w14:textId="0A96B1A2" w:rsidR="00D6163D" w:rsidRDefault="00D6163D">
      <w:pPr>
        <w:pStyle w:val="Paragrafoelenco"/>
        <w:widowControl w:val="0"/>
        <w:numPr>
          <w:ilvl w:val="0"/>
          <w:numId w:val="30"/>
        </w:numPr>
        <w:tabs>
          <w:tab w:val="left" w:pos="1129"/>
        </w:tabs>
        <w:autoSpaceDE w:val="0"/>
        <w:autoSpaceDN w:val="0"/>
        <w:spacing w:before="60" w:line="276" w:lineRule="auto"/>
        <w:contextualSpacing w:val="0"/>
        <w:jc w:val="both"/>
        <w:rPr>
          <w:ins w:id="21700" w:author="Visone Rossana (GSE)" w:date="2025-09-23T17:57:00Z" w16du:dateUtc="2025-09-23T15:57:00Z"/>
          <w:rFonts w:cstheme="minorHAnsi"/>
          <w:sz w:val="22"/>
          <w:szCs w:val="22"/>
        </w:rPr>
      </w:pPr>
      <w:ins w:id="21701" w:author="Visone Rossana (GSE)" w:date="2025-09-23T17:57:00Z" w16du:dateUtc="2025-09-23T15:57:00Z">
        <w:r w:rsidRPr="00D6163D">
          <w:rPr>
            <w:rFonts w:cstheme="minorHAnsi"/>
            <w:sz w:val="22"/>
            <w:szCs w:val="22"/>
          </w:rPr>
          <w:t>l’intervento deve essere realizzato congiuntamente alla sostituzione di impianti di climatizzazione invernale esistenti con impianti di climatizzazione invernale dotati di pompe di calore elettriche di cui all’art 8</w:t>
        </w:r>
      </w:ins>
      <w:ins w:id="21702" w:author="Visone Rossana (GSE)" w:date="2025-10-01T10:53:00Z" w16du:dateUtc="2025-10-01T08:53:00Z">
        <w:r w:rsidR="00B06A58">
          <w:rPr>
            <w:rFonts w:cstheme="minorHAnsi"/>
            <w:sz w:val="22"/>
            <w:szCs w:val="22"/>
          </w:rPr>
          <w:t>,</w:t>
        </w:r>
      </w:ins>
      <w:ins w:id="21703" w:author="Visone Rossana (GSE)" w:date="2025-09-23T17:57:00Z" w16du:dateUtc="2025-09-23T15:57:00Z">
        <w:r w:rsidRPr="00D6163D">
          <w:rPr>
            <w:rFonts w:cstheme="minorHAnsi"/>
            <w:sz w:val="22"/>
            <w:szCs w:val="22"/>
          </w:rPr>
          <w:t xml:space="preserve"> comma</w:t>
        </w:r>
        <w:r>
          <w:rPr>
            <w:rFonts w:cstheme="minorHAnsi"/>
            <w:sz w:val="22"/>
            <w:szCs w:val="22"/>
          </w:rPr>
          <w:t xml:space="preserve"> 1, lett.</w:t>
        </w:r>
        <w:r w:rsidRPr="00D6163D">
          <w:rPr>
            <w:rFonts w:cstheme="minorHAnsi"/>
            <w:sz w:val="22"/>
            <w:szCs w:val="22"/>
          </w:rPr>
          <w:t xml:space="preserve"> a</w:t>
        </w:r>
      </w:ins>
      <w:ins w:id="21704" w:author="Visone Rossana (GSE)" w:date="2025-09-23T17:58:00Z" w16du:dateUtc="2025-09-23T15:58:00Z">
        <w:r>
          <w:rPr>
            <w:rFonts w:cstheme="minorHAnsi"/>
            <w:sz w:val="22"/>
            <w:szCs w:val="22"/>
          </w:rPr>
          <w:t>)</w:t>
        </w:r>
      </w:ins>
      <w:ins w:id="21705" w:author="Visone Rossana (GSE)" w:date="2025-09-23T17:57:00Z" w16du:dateUtc="2025-09-23T15:57:00Z">
        <w:r w:rsidRPr="00D6163D">
          <w:rPr>
            <w:rFonts w:cstheme="minorHAnsi"/>
            <w:sz w:val="22"/>
            <w:szCs w:val="22"/>
          </w:rPr>
          <w:t>, destinato all’erogazione di energia termica del medesimo edificio oggetto dell’intervento</w:t>
        </w:r>
        <w:r>
          <w:rPr>
            <w:rFonts w:cstheme="minorHAnsi"/>
            <w:sz w:val="22"/>
            <w:szCs w:val="22"/>
          </w:rPr>
          <w:t>;</w:t>
        </w:r>
      </w:ins>
    </w:p>
    <w:p w14:paraId="4DB00734" w14:textId="6BDA1A31" w:rsidR="00AE1B7C" w:rsidRPr="00357179" w:rsidRDefault="00AE1B7C">
      <w:pPr>
        <w:pStyle w:val="Paragrafoelenco"/>
        <w:widowControl w:val="0"/>
        <w:numPr>
          <w:ilvl w:val="0"/>
          <w:numId w:val="30"/>
        </w:numPr>
        <w:tabs>
          <w:tab w:val="left" w:pos="1129"/>
        </w:tabs>
        <w:autoSpaceDE w:val="0"/>
        <w:autoSpaceDN w:val="0"/>
        <w:spacing w:before="60" w:line="276" w:lineRule="auto"/>
        <w:contextualSpacing w:val="0"/>
        <w:jc w:val="both"/>
        <w:rPr>
          <w:rFonts w:cstheme="minorHAnsi"/>
          <w:sz w:val="22"/>
          <w:szCs w:val="22"/>
          <w:rPrChange w:id="21706" w:author="Visone Rossana (GSE)" w:date="2025-09-09T14:45:00Z" w16du:dateUtc="2025-09-09T12:45:00Z">
            <w:rPr/>
          </w:rPrChange>
        </w:rPr>
        <w:pPrChange w:id="21707" w:author="Visone Rossana (GSE)" w:date="2025-09-09T14:45:00Z" w16du:dateUtc="2025-09-09T12:45:00Z">
          <w:pPr>
            <w:pStyle w:val="Paragrafoelenco"/>
            <w:widowControl w:val="0"/>
            <w:numPr>
              <w:numId w:val="30"/>
            </w:numPr>
            <w:tabs>
              <w:tab w:val="left" w:pos="1129"/>
            </w:tabs>
            <w:autoSpaceDE w:val="0"/>
            <w:autoSpaceDN w:val="0"/>
            <w:spacing w:before="60"/>
            <w:ind w:hanging="360"/>
            <w:contextualSpacing w:val="0"/>
            <w:jc w:val="both"/>
          </w:pPr>
        </w:pPrChange>
      </w:pPr>
      <w:r w:rsidRPr="00357179">
        <w:rPr>
          <w:rFonts w:cstheme="minorHAnsi"/>
          <w:sz w:val="22"/>
          <w:szCs w:val="22"/>
          <w:rPrChange w:id="21708" w:author="Visone Rossana (GSE)" w:date="2025-09-09T14:45:00Z" w16du:dateUtc="2025-09-09T12:45:00Z">
            <w:rPr/>
          </w:rPrChange>
        </w:rPr>
        <w:t>il soggetto responsabile è titolare di utenze connesse in bassa e/o media tensione;</w:t>
      </w:r>
    </w:p>
    <w:p w14:paraId="0E96BC6D" w14:textId="6AC79C7F" w:rsidR="008E1316" w:rsidRPr="00357179" w:rsidRDefault="00AE1B7C">
      <w:pPr>
        <w:pStyle w:val="Paragrafoelenco"/>
        <w:numPr>
          <w:ilvl w:val="0"/>
          <w:numId w:val="30"/>
        </w:numPr>
        <w:spacing w:line="276" w:lineRule="auto"/>
        <w:jc w:val="both"/>
        <w:rPr>
          <w:rFonts w:cstheme="minorHAnsi"/>
          <w:sz w:val="22"/>
          <w:szCs w:val="22"/>
          <w:rPrChange w:id="21709" w:author="Visone Rossana (GSE)" w:date="2025-09-09T14:45:00Z" w16du:dateUtc="2025-09-09T12:45:00Z">
            <w:rPr/>
          </w:rPrChange>
        </w:rPr>
        <w:pPrChange w:id="21710" w:author="Visone Rossana (GSE)" w:date="2025-09-09T14:45:00Z" w16du:dateUtc="2025-09-09T12:45:00Z">
          <w:pPr>
            <w:pStyle w:val="Paragrafoelenco"/>
            <w:numPr>
              <w:numId w:val="30"/>
            </w:numPr>
            <w:ind w:hanging="360"/>
            <w:jc w:val="both"/>
          </w:pPr>
        </w:pPrChange>
      </w:pPr>
      <w:r w:rsidRPr="00357179">
        <w:rPr>
          <w:rFonts w:cstheme="minorHAnsi"/>
          <w:sz w:val="22"/>
          <w:szCs w:val="22"/>
          <w:rPrChange w:id="21711" w:author="Visone Rossana (GSE)" w:date="2025-09-09T14:45:00Z" w16du:dateUtc="2025-09-09T12:45:00Z">
            <w:rPr/>
          </w:rPrChange>
        </w:rPr>
        <w:t xml:space="preserve">l’infrastruttura di ricarica deve soddisfare i seguenti requisiti: </w:t>
      </w:r>
    </w:p>
    <w:p w14:paraId="4E11D387" w14:textId="3A1E2EEC" w:rsidR="00AE1B7C" w:rsidRPr="00357179" w:rsidRDefault="00AE1B7C">
      <w:pPr>
        <w:pStyle w:val="Paragrafoelenco"/>
        <w:numPr>
          <w:ilvl w:val="0"/>
          <w:numId w:val="31"/>
        </w:numPr>
        <w:spacing w:line="276" w:lineRule="auto"/>
        <w:jc w:val="both"/>
        <w:rPr>
          <w:rFonts w:cstheme="minorHAnsi"/>
          <w:sz w:val="22"/>
          <w:szCs w:val="22"/>
          <w:rPrChange w:id="21712" w:author="Visone Rossana (GSE)" w:date="2025-09-09T14:45:00Z" w16du:dateUtc="2025-09-09T12:45:00Z">
            <w:rPr/>
          </w:rPrChange>
        </w:rPr>
        <w:pPrChange w:id="21713" w:author="Visone Rossana (GSE)" w:date="2025-09-09T14:45:00Z" w16du:dateUtc="2025-09-09T12:45:00Z">
          <w:pPr>
            <w:pStyle w:val="Paragrafoelenco"/>
            <w:numPr>
              <w:numId w:val="31"/>
            </w:numPr>
            <w:ind w:left="1440" w:hanging="360"/>
            <w:jc w:val="both"/>
          </w:pPr>
        </w:pPrChange>
      </w:pPr>
      <w:r w:rsidRPr="00357179">
        <w:rPr>
          <w:rFonts w:cstheme="minorHAnsi"/>
          <w:bCs/>
          <w:sz w:val="22"/>
          <w:szCs w:val="22"/>
          <w:rPrChange w:id="21714" w:author="Visone Rossana (GSE)" w:date="2025-09-09T14:45:00Z" w16du:dateUtc="2025-09-09T12:45:00Z">
            <w:rPr>
              <w:bCs/>
              <w:szCs w:val="20"/>
            </w:rPr>
          </w:rPrChange>
        </w:rPr>
        <w:t>potenza minima erogabile dal dispositivo di ricarica pari a 7,4 kW;</w:t>
      </w:r>
    </w:p>
    <w:p w14:paraId="74886045" w14:textId="493D9FC5" w:rsidR="00AE1B7C" w:rsidRPr="00357179" w:rsidRDefault="00AE1B7C">
      <w:pPr>
        <w:pStyle w:val="Paragrafoelenco"/>
        <w:numPr>
          <w:ilvl w:val="0"/>
          <w:numId w:val="31"/>
        </w:numPr>
        <w:spacing w:line="276" w:lineRule="auto"/>
        <w:jc w:val="both"/>
        <w:rPr>
          <w:rFonts w:cstheme="minorHAnsi"/>
          <w:sz w:val="22"/>
          <w:szCs w:val="22"/>
          <w:rPrChange w:id="21715" w:author="Visone Rossana (GSE)" w:date="2025-09-09T14:45:00Z" w16du:dateUtc="2025-09-09T12:45:00Z">
            <w:rPr/>
          </w:rPrChange>
        </w:rPr>
        <w:pPrChange w:id="21716" w:author="Visone Rossana (GSE)" w:date="2025-09-09T14:45:00Z" w16du:dateUtc="2025-09-09T12:45:00Z">
          <w:pPr>
            <w:pStyle w:val="Paragrafoelenco"/>
            <w:numPr>
              <w:numId w:val="31"/>
            </w:numPr>
            <w:ind w:left="1440" w:hanging="360"/>
            <w:jc w:val="both"/>
          </w:pPr>
        </w:pPrChange>
      </w:pPr>
      <w:commentRangeStart w:id="21717"/>
      <w:r w:rsidRPr="00357179">
        <w:rPr>
          <w:rFonts w:cstheme="minorHAnsi"/>
          <w:sz w:val="22"/>
          <w:szCs w:val="22"/>
          <w:rPrChange w:id="21718" w:author="Visone Rossana (GSE)" w:date="2025-09-09T14:45:00Z" w16du:dateUtc="2025-09-09T12:45:00Z">
            <w:rPr/>
          </w:rPrChange>
        </w:rPr>
        <w:t xml:space="preserve">deve essere realizzata con dispositivi di ricarica di tipologia </w:t>
      </w:r>
      <w:r w:rsidRPr="00357179">
        <w:rPr>
          <w:rFonts w:cstheme="minorHAnsi"/>
          <w:i/>
          <w:iCs/>
          <w:sz w:val="22"/>
          <w:szCs w:val="22"/>
          <w:rPrChange w:id="21719" w:author="Visone Rossana (GSE)" w:date="2025-09-09T14:45:00Z" w16du:dateUtc="2025-09-09T12:45:00Z">
            <w:rPr>
              <w:i/>
              <w:iCs/>
            </w:rPr>
          </w:rPrChange>
        </w:rPr>
        <w:t>smart,</w:t>
      </w:r>
      <w:r w:rsidRPr="00357179">
        <w:rPr>
          <w:rFonts w:cstheme="minorHAnsi"/>
          <w:sz w:val="22"/>
          <w:szCs w:val="22"/>
          <w:rPrChange w:id="21720" w:author="Visone Rossana (GSE)" w:date="2025-09-09T14:45:00Z" w16du:dateUtc="2025-09-09T12:45:00Z">
            <w:rPr/>
          </w:rPrChange>
        </w:rPr>
        <w:t xml:space="preserve"> </w:t>
      </w:r>
      <w:commentRangeEnd w:id="21717"/>
      <w:r w:rsidR="000F7AAE" w:rsidRPr="00357179">
        <w:rPr>
          <w:rStyle w:val="Rimandocommento"/>
          <w:rFonts w:cstheme="minorHAnsi"/>
          <w:sz w:val="22"/>
          <w:szCs w:val="22"/>
          <w:rPrChange w:id="21721" w:author="Visone Rossana (GSE)" w:date="2025-09-09T14:45:00Z" w16du:dateUtc="2025-09-09T12:45:00Z">
            <w:rPr>
              <w:rStyle w:val="Rimandocommento"/>
              <w:sz w:val="24"/>
            </w:rPr>
          </w:rPrChange>
        </w:rPr>
        <w:commentReference w:id="21717"/>
      </w:r>
      <w:r w:rsidRPr="00357179">
        <w:rPr>
          <w:rFonts w:cstheme="minorHAnsi"/>
          <w:sz w:val="22"/>
          <w:szCs w:val="22"/>
          <w:rPrChange w:id="21723" w:author="Visone Rossana (GSE)" w:date="2025-09-09T14:45:00Z" w16du:dateUtc="2025-09-09T12:45:00Z">
            <w:rPr/>
          </w:rPrChange>
        </w:rPr>
        <w:t>ovvero almeno:</w:t>
      </w:r>
    </w:p>
    <w:p w14:paraId="39595415" w14:textId="443FC14C" w:rsidR="00AE1B7C" w:rsidRPr="00357179" w:rsidRDefault="00AE1B7C">
      <w:pPr>
        <w:pStyle w:val="Paragrafoelenco"/>
        <w:numPr>
          <w:ilvl w:val="0"/>
          <w:numId w:val="32"/>
        </w:numPr>
        <w:spacing w:line="276" w:lineRule="auto"/>
        <w:ind w:left="2127"/>
        <w:jc w:val="both"/>
        <w:rPr>
          <w:rFonts w:cstheme="minorHAnsi"/>
          <w:sz w:val="22"/>
          <w:szCs w:val="22"/>
          <w:rPrChange w:id="21724" w:author="Visone Rossana (GSE)" w:date="2025-09-09T14:45:00Z" w16du:dateUtc="2025-09-09T12:45:00Z">
            <w:rPr/>
          </w:rPrChange>
        </w:rPr>
        <w:pPrChange w:id="21725" w:author="Visone Rossana (GSE)" w:date="2025-09-09T14:45:00Z" w16du:dateUtc="2025-09-09T12:45:00Z">
          <w:pPr>
            <w:pStyle w:val="Paragrafoelenco"/>
            <w:numPr>
              <w:numId w:val="32"/>
            </w:numPr>
            <w:ind w:left="2127" w:hanging="360"/>
            <w:jc w:val="both"/>
          </w:pPr>
        </w:pPrChange>
      </w:pPr>
      <w:r w:rsidRPr="00357179">
        <w:rPr>
          <w:rFonts w:cstheme="minorHAnsi"/>
          <w:sz w:val="22"/>
          <w:szCs w:val="22"/>
          <w:rPrChange w:id="21726" w:author="Visone Rossana (GSE)" w:date="2025-09-09T14:45:00Z" w16du:dateUtc="2025-09-09T12:45:00Z">
            <w:rPr/>
          </w:rPrChange>
        </w:rPr>
        <w:t>in grado di misurare e registrare la potenza attiva di ricarica del veicolo elettrico e trasmettere tale misura a un soggetto esterno;</w:t>
      </w:r>
    </w:p>
    <w:p w14:paraId="320FE4C1" w14:textId="4D71F9C7" w:rsidR="00AE1B7C" w:rsidRPr="00357179" w:rsidRDefault="00AE1B7C">
      <w:pPr>
        <w:pStyle w:val="Paragrafoelenco"/>
        <w:numPr>
          <w:ilvl w:val="0"/>
          <w:numId w:val="32"/>
        </w:numPr>
        <w:spacing w:line="276" w:lineRule="auto"/>
        <w:ind w:left="2127"/>
        <w:jc w:val="both"/>
        <w:rPr>
          <w:rFonts w:cstheme="minorHAnsi"/>
          <w:sz w:val="22"/>
          <w:szCs w:val="22"/>
          <w:rPrChange w:id="21727" w:author="Visone Rossana (GSE)" w:date="2025-09-09T14:45:00Z" w16du:dateUtc="2025-09-09T12:45:00Z">
            <w:rPr/>
          </w:rPrChange>
        </w:rPr>
        <w:pPrChange w:id="21728" w:author="Visone Rossana (GSE)" w:date="2025-09-09T14:45:00Z" w16du:dateUtc="2025-09-09T12:45:00Z">
          <w:pPr>
            <w:pStyle w:val="Paragrafoelenco"/>
            <w:numPr>
              <w:numId w:val="32"/>
            </w:numPr>
            <w:ind w:left="2127" w:hanging="360"/>
            <w:jc w:val="both"/>
          </w:pPr>
        </w:pPrChange>
      </w:pPr>
      <w:r w:rsidRPr="00357179">
        <w:rPr>
          <w:rFonts w:cstheme="minorHAnsi"/>
          <w:sz w:val="22"/>
          <w:szCs w:val="22"/>
          <w:rPrChange w:id="21729" w:author="Visone Rossana (GSE)" w:date="2025-09-09T14:45:00Z" w16du:dateUtc="2025-09-09T12:45:00Z">
            <w:rPr/>
          </w:rPrChange>
        </w:rPr>
        <w:t>in grado di ricevere e attuare comandi assegnati da tali soggetti, quali riduzione della potenza massima di ricarica e incremento o ripristino della potenza massima di ricarica;</w:t>
      </w:r>
    </w:p>
    <w:p w14:paraId="43786905" w14:textId="0053D794" w:rsidR="00AE1B7C" w:rsidRPr="00357179" w:rsidRDefault="00AE1B7C">
      <w:pPr>
        <w:pStyle w:val="Paragrafoelenco"/>
        <w:numPr>
          <w:ilvl w:val="0"/>
          <w:numId w:val="31"/>
        </w:numPr>
        <w:spacing w:line="276" w:lineRule="auto"/>
        <w:jc w:val="both"/>
        <w:rPr>
          <w:rFonts w:cstheme="minorHAnsi"/>
          <w:sz w:val="22"/>
          <w:szCs w:val="22"/>
          <w:rPrChange w:id="21730" w:author="Visone Rossana (GSE)" w:date="2025-09-09T14:45:00Z" w16du:dateUtc="2025-09-09T12:45:00Z">
            <w:rPr/>
          </w:rPrChange>
        </w:rPr>
        <w:pPrChange w:id="21731" w:author="Visone Rossana (GSE)" w:date="2025-09-09T14:45:00Z" w16du:dateUtc="2025-09-09T12:45:00Z">
          <w:pPr>
            <w:pStyle w:val="Paragrafoelenco"/>
            <w:numPr>
              <w:numId w:val="31"/>
            </w:numPr>
            <w:ind w:left="1440" w:hanging="360"/>
            <w:jc w:val="both"/>
          </w:pPr>
        </w:pPrChange>
      </w:pPr>
      <w:r w:rsidRPr="00357179">
        <w:rPr>
          <w:rFonts w:cstheme="minorHAnsi"/>
          <w:sz w:val="22"/>
          <w:szCs w:val="22"/>
          <w:rPrChange w:id="21732" w:author="Visone Rossana (GSE)" w:date="2025-09-09T14:45:00Z" w16du:dateUtc="2025-09-09T12:45:00Z">
            <w:rPr/>
          </w:rPrChange>
        </w:rPr>
        <w:t xml:space="preserve">deve essere provvista di dispositivi di ricarica in grado di erogare la ricarica di veicoli elettrici secondo il </w:t>
      </w:r>
      <w:ins w:id="21733" w:author="Visone Rossana (GSE)" w:date="2025-09-23T17:59:00Z" w16du:dateUtc="2025-09-23T15:59:00Z">
        <w:r w:rsidR="00D6163D">
          <w:rPr>
            <w:rFonts w:cstheme="minorHAnsi"/>
            <w:sz w:val="22"/>
            <w:szCs w:val="22"/>
          </w:rPr>
          <w:t>“</w:t>
        </w:r>
      </w:ins>
      <w:r w:rsidRPr="00D6163D">
        <w:rPr>
          <w:rFonts w:cstheme="minorHAnsi"/>
          <w:i/>
          <w:iCs/>
          <w:sz w:val="22"/>
          <w:szCs w:val="22"/>
          <w:rPrChange w:id="21734" w:author="Visone Rossana (GSE)" w:date="2025-09-23T17:58:00Z" w16du:dateUtc="2025-09-23T15:58:00Z">
            <w:rPr/>
          </w:rPrChange>
        </w:rPr>
        <w:t>modo 3</w:t>
      </w:r>
      <w:ins w:id="21735" w:author="Visone Rossana (GSE)" w:date="2025-09-23T17:59:00Z" w16du:dateUtc="2025-09-23T15:59:00Z">
        <w:r w:rsidR="00D6163D">
          <w:rPr>
            <w:rFonts w:cstheme="minorHAnsi"/>
            <w:i/>
            <w:iCs/>
            <w:sz w:val="22"/>
            <w:szCs w:val="22"/>
          </w:rPr>
          <w:t>”</w:t>
        </w:r>
      </w:ins>
      <w:r w:rsidRPr="00357179">
        <w:rPr>
          <w:rFonts w:cstheme="minorHAnsi"/>
          <w:sz w:val="22"/>
          <w:szCs w:val="22"/>
          <w:rPrChange w:id="21736" w:author="Visone Rossana (GSE)" w:date="2025-09-09T14:45:00Z" w16du:dateUtc="2025-09-09T12:45:00Z">
            <w:rPr/>
          </w:rPrChange>
        </w:rPr>
        <w:t xml:space="preserve"> oppure il </w:t>
      </w:r>
      <w:ins w:id="21737" w:author="Visone Rossana (GSE)" w:date="2025-09-23T17:59:00Z" w16du:dateUtc="2025-09-23T15:59:00Z">
        <w:r w:rsidR="00D6163D">
          <w:rPr>
            <w:rFonts w:cstheme="minorHAnsi"/>
            <w:sz w:val="22"/>
            <w:szCs w:val="22"/>
          </w:rPr>
          <w:t>“</w:t>
        </w:r>
      </w:ins>
      <w:r w:rsidRPr="00D6163D">
        <w:rPr>
          <w:rFonts w:cstheme="minorHAnsi"/>
          <w:i/>
          <w:iCs/>
          <w:sz w:val="22"/>
          <w:szCs w:val="22"/>
          <w:rPrChange w:id="21738" w:author="Visone Rossana (GSE)" w:date="2025-09-23T17:59:00Z" w16du:dateUtc="2025-09-23T15:59:00Z">
            <w:rPr/>
          </w:rPrChange>
        </w:rPr>
        <w:t>modo 4</w:t>
      </w:r>
      <w:ins w:id="21739" w:author="Visone Rossana (GSE)" w:date="2025-09-23T17:59:00Z" w16du:dateUtc="2025-09-23T15:59:00Z">
        <w:r w:rsidR="00D6163D">
          <w:rPr>
            <w:rFonts w:cstheme="minorHAnsi"/>
            <w:i/>
            <w:iCs/>
            <w:sz w:val="22"/>
            <w:szCs w:val="22"/>
          </w:rPr>
          <w:t>”</w:t>
        </w:r>
      </w:ins>
      <w:r w:rsidRPr="00357179">
        <w:rPr>
          <w:rFonts w:cstheme="minorHAnsi"/>
          <w:sz w:val="22"/>
          <w:szCs w:val="22"/>
          <w:rPrChange w:id="21740" w:author="Visone Rossana (GSE)" w:date="2025-09-09T14:45:00Z" w16du:dateUtc="2025-09-09T12:45:00Z">
            <w:rPr/>
          </w:rPrChange>
        </w:rPr>
        <w:t>, definiti dalla norma internazionale CEI EN 61851;</w:t>
      </w:r>
    </w:p>
    <w:p w14:paraId="5BFAFA4B" w14:textId="4FA1A9C5" w:rsidR="00AE1B7C" w:rsidRPr="00357179" w:rsidRDefault="00AE1B7C">
      <w:pPr>
        <w:pStyle w:val="Paragrafoelenco"/>
        <w:numPr>
          <w:ilvl w:val="0"/>
          <w:numId w:val="31"/>
        </w:numPr>
        <w:spacing w:line="276" w:lineRule="auto"/>
        <w:jc w:val="both"/>
        <w:rPr>
          <w:rFonts w:cstheme="minorHAnsi"/>
          <w:sz w:val="22"/>
          <w:szCs w:val="22"/>
          <w:rPrChange w:id="21741" w:author="Visone Rossana (GSE)" w:date="2025-09-09T14:45:00Z" w16du:dateUtc="2025-09-09T12:45:00Z">
            <w:rPr/>
          </w:rPrChange>
        </w:rPr>
        <w:pPrChange w:id="21742" w:author="Visone Rossana (GSE)" w:date="2025-09-09T14:45:00Z" w16du:dateUtc="2025-09-09T12:45:00Z">
          <w:pPr>
            <w:pStyle w:val="Paragrafoelenco"/>
            <w:numPr>
              <w:numId w:val="31"/>
            </w:numPr>
            <w:ind w:left="1440" w:hanging="360"/>
            <w:jc w:val="both"/>
          </w:pPr>
        </w:pPrChange>
      </w:pPr>
      <w:r w:rsidRPr="00357179">
        <w:rPr>
          <w:rFonts w:cstheme="minorHAnsi"/>
          <w:sz w:val="22"/>
          <w:szCs w:val="22"/>
          <w:rPrChange w:id="21743" w:author="Visone Rossana (GSE)" w:date="2025-09-09T14:45:00Z" w16du:dateUtc="2025-09-09T12:45:00Z">
            <w:rPr/>
          </w:rPrChange>
        </w:rPr>
        <w:t>deve essere asseverata tramite rilascio della dichiarazione di conformità prevista dal decreto del Ministro dello sviluppo economico 22 gennaio 2008, n.37;</w:t>
      </w:r>
    </w:p>
    <w:p w14:paraId="23E11A93" w14:textId="61713A2F" w:rsidR="00163A5D" w:rsidRDefault="00AE1B7C">
      <w:pPr>
        <w:pStyle w:val="Paragrafoelenco"/>
        <w:numPr>
          <w:ilvl w:val="0"/>
          <w:numId w:val="30"/>
        </w:numPr>
        <w:spacing w:line="276" w:lineRule="auto"/>
        <w:jc w:val="both"/>
        <w:rPr>
          <w:ins w:id="21744" w:author="Visone Rossana (GSE)" w:date="2025-10-20T18:46:00Z" w16du:dateUtc="2025-10-20T16:46:00Z"/>
          <w:rFonts w:cstheme="minorHAnsi"/>
          <w:sz w:val="22"/>
          <w:szCs w:val="22"/>
        </w:rPr>
      </w:pPr>
      <w:commentRangeStart w:id="21745"/>
      <w:r w:rsidRPr="00357179">
        <w:rPr>
          <w:rFonts w:cstheme="minorHAnsi"/>
          <w:sz w:val="22"/>
          <w:szCs w:val="22"/>
          <w:rPrChange w:id="21746" w:author="Visone Rossana (GSE)" w:date="2025-09-09T14:45:00Z" w16du:dateUtc="2025-09-09T12:45:00Z">
            <w:rPr/>
          </w:rPrChange>
        </w:rPr>
        <w:t xml:space="preserve">l’infrastruttura di ricarica con destinazione pubblica deve essere registrata alla Piattaforma Unica Nazionale (PUN) di cui al </w:t>
      </w:r>
      <w:ins w:id="21747" w:author="Visone Rossana (GSE)" w:date="2025-10-01T10:50:00Z" w16du:dateUtc="2025-10-01T08:50:00Z">
        <w:r w:rsidR="00A077B7">
          <w:rPr>
            <w:rFonts w:cstheme="minorHAnsi"/>
            <w:sz w:val="22"/>
            <w:szCs w:val="22"/>
          </w:rPr>
          <w:t>D</w:t>
        </w:r>
      </w:ins>
      <w:del w:id="21748" w:author="Visone Rossana (GSE)" w:date="2025-10-01T10:50:00Z" w16du:dateUtc="2025-10-01T08:50:00Z">
        <w:r w:rsidRPr="00357179" w:rsidDel="00A077B7">
          <w:rPr>
            <w:rFonts w:cstheme="minorHAnsi"/>
            <w:sz w:val="22"/>
            <w:szCs w:val="22"/>
            <w:rPrChange w:id="21749" w:author="Visone Rossana (GSE)" w:date="2025-09-09T14:45:00Z" w16du:dateUtc="2025-09-09T12:45:00Z">
              <w:rPr/>
            </w:rPrChange>
          </w:rPr>
          <w:delText>d</w:delText>
        </w:r>
      </w:del>
      <w:r w:rsidRPr="00357179">
        <w:rPr>
          <w:rFonts w:cstheme="minorHAnsi"/>
          <w:sz w:val="22"/>
          <w:szCs w:val="22"/>
          <w:rPrChange w:id="21750" w:author="Visone Rossana (GSE)" w:date="2025-09-09T14:45:00Z" w16du:dateUtc="2025-09-09T12:45:00Z">
            <w:rPr/>
          </w:rPrChange>
        </w:rPr>
        <w:t xml:space="preserve">ecreto del Ministro dell’ambiente e della sicurezza energetica 16 marzo </w:t>
      </w:r>
      <w:r w:rsidRPr="00357179">
        <w:rPr>
          <w:rFonts w:cstheme="minorHAnsi"/>
          <w:sz w:val="22"/>
          <w:szCs w:val="22"/>
          <w:rPrChange w:id="21751" w:author="Visone Rossana (GSE)" w:date="2025-09-09T14:45:00Z" w16du:dateUtc="2025-09-09T12:45:00Z">
            <w:rPr/>
          </w:rPrChange>
        </w:rPr>
        <w:lastRenderedPageBreak/>
        <w:t>2023, n. 106</w:t>
      </w:r>
      <w:ins w:id="21752" w:author="Visone Rossana (GSE)" w:date="2025-09-23T17:59:00Z" w16du:dateUtc="2025-09-23T15:59:00Z">
        <w:r w:rsidR="00D6163D">
          <w:rPr>
            <w:rFonts w:cstheme="minorHAnsi"/>
            <w:sz w:val="22"/>
            <w:szCs w:val="22"/>
          </w:rPr>
          <w:t>.</w:t>
        </w:r>
      </w:ins>
      <w:ins w:id="21753" w:author="Visone Rossana (GSE)" w:date="2025-10-01T11:13:00Z" w16du:dateUtc="2025-10-01T09:13:00Z">
        <w:r w:rsidR="00E47052">
          <w:rPr>
            <w:rFonts w:cstheme="minorHAnsi"/>
            <w:sz w:val="22"/>
            <w:szCs w:val="22"/>
          </w:rPr>
          <w:t xml:space="preserve"> </w:t>
        </w:r>
      </w:ins>
      <w:ins w:id="21754" w:author="Visone Rossana (GSE)" w:date="2025-10-21T17:04:00Z" w16du:dateUtc="2025-10-21T15:04:00Z">
        <w:r w:rsidR="004D4399" w:rsidRPr="00D7486F">
          <w:rPr>
            <w:rFonts w:cstheme="minorHAnsi"/>
            <w:sz w:val="22"/>
            <w:szCs w:val="22"/>
            <w:highlight w:val="cyan"/>
            <w:rPrChange w:id="21755" w:author="Visone Rossana (GSE)" w:date="2025-10-21T17:07:00Z" w16du:dateUtc="2025-10-21T15:07:00Z">
              <w:rPr>
                <w:rFonts w:cstheme="minorHAnsi"/>
                <w:sz w:val="22"/>
                <w:szCs w:val="22"/>
              </w:rPr>
            </w:rPrChange>
          </w:rPr>
          <w:t>L</w:t>
        </w:r>
        <w:r w:rsidR="00B34E21" w:rsidRPr="00D7486F">
          <w:rPr>
            <w:rFonts w:cstheme="minorHAnsi"/>
            <w:sz w:val="22"/>
            <w:szCs w:val="22"/>
            <w:highlight w:val="cyan"/>
            <w:rPrChange w:id="21756" w:author="Visone Rossana (GSE)" w:date="2025-10-21T17:07:00Z" w16du:dateUtc="2025-10-21T15:07:00Z">
              <w:rPr>
                <w:rFonts w:cstheme="minorHAnsi"/>
                <w:sz w:val="22"/>
                <w:szCs w:val="22"/>
              </w:rPr>
            </w:rPrChange>
          </w:rPr>
          <w:t xml:space="preserve">addove alla </w:t>
        </w:r>
        <w:r w:rsidR="004D4399" w:rsidRPr="00D7486F">
          <w:rPr>
            <w:rFonts w:cstheme="minorHAnsi"/>
            <w:sz w:val="22"/>
            <w:szCs w:val="22"/>
            <w:highlight w:val="cyan"/>
            <w:rPrChange w:id="21757" w:author="Visone Rossana (GSE)" w:date="2025-10-21T17:07:00Z" w16du:dateUtc="2025-10-21T15:07:00Z">
              <w:rPr>
                <w:rFonts w:cstheme="minorHAnsi"/>
                <w:sz w:val="22"/>
                <w:szCs w:val="22"/>
              </w:rPr>
            </w:rPrChange>
          </w:rPr>
          <w:t xml:space="preserve">data di </w:t>
        </w:r>
        <w:r w:rsidR="00B34E21" w:rsidRPr="00D7486F">
          <w:rPr>
            <w:rFonts w:cstheme="minorHAnsi"/>
            <w:sz w:val="22"/>
            <w:szCs w:val="22"/>
            <w:highlight w:val="cyan"/>
            <w:rPrChange w:id="21758" w:author="Visone Rossana (GSE)" w:date="2025-10-21T17:07:00Z" w16du:dateUtc="2025-10-21T15:07:00Z">
              <w:rPr>
                <w:rFonts w:cstheme="minorHAnsi"/>
                <w:sz w:val="22"/>
                <w:szCs w:val="22"/>
              </w:rPr>
            </w:rPrChange>
          </w:rPr>
          <w:t>trasmissione del</w:t>
        </w:r>
        <w:r w:rsidR="004D4399" w:rsidRPr="00D7486F">
          <w:rPr>
            <w:rFonts w:cstheme="minorHAnsi"/>
            <w:sz w:val="22"/>
            <w:szCs w:val="22"/>
            <w:highlight w:val="cyan"/>
            <w:rPrChange w:id="21759" w:author="Visone Rossana (GSE)" w:date="2025-10-21T17:07:00Z" w16du:dateUtc="2025-10-21T15:07:00Z">
              <w:rPr>
                <w:rFonts w:cstheme="minorHAnsi"/>
                <w:sz w:val="22"/>
                <w:szCs w:val="22"/>
              </w:rPr>
            </w:rPrChange>
          </w:rPr>
          <w:t xml:space="preserve">la richiesta d’incentivo </w:t>
        </w:r>
      </w:ins>
      <w:ins w:id="21760" w:author="Visone Rossana (GSE)" w:date="2025-10-21T17:05:00Z" w16du:dateUtc="2025-10-21T15:05:00Z">
        <w:r w:rsidR="004D4399" w:rsidRPr="00D7486F">
          <w:rPr>
            <w:rFonts w:cstheme="minorHAnsi"/>
            <w:sz w:val="22"/>
            <w:szCs w:val="22"/>
            <w:highlight w:val="cyan"/>
            <w:rPrChange w:id="21761" w:author="Visone Rossana (GSE)" w:date="2025-10-21T17:07:00Z" w16du:dateUtc="2025-10-21T15:07:00Z">
              <w:rPr>
                <w:rFonts w:cstheme="minorHAnsi"/>
                <w:sz w:val="22"/>
                <w:szCs w:val="22"/>
              </w:rPr>
            </w:rPrChange>
          </w:rPr>
          <w:t>l’infrastruttura di ricarica non risulti</w:t>
        </w:r>
      </w:ins>
      <w:ins w:id="21762" w:author="Visone Rossana (GSE)" w:date="2025-10-21T17:06:00Z" w16du:dateUtc="2025-10-21T15:06:00Z">
        <w:r w:rsidR="00730384" w:rsidRPr="00D7486F">
          <w:rPr>
            <w:rFonts w:cstheme="minorHAnsi"/>
            <w:sz w:val="22"/>
            <w:szCs w:val="22"/>
            <w:highlight w:val="cyan"/>
            <w:rPrChange w:id="21763" w:author="Visone Rossana (GSE)" w:date="2025-10-21T17:07:00Z" w16du:dateUtc="2025-10-21T15:07:00Z">
              <w:rPr>
                <w:rFonts w:cstheme="minorHAnsi"/>
                <w:sz w:val="22"/>
                <w:szCs w:val="22"/>
              </w:rPr>
            </w:rPrChange>
          </w:rPr>
          <w:t>, agli effetti,</w:t>
        </w:r>
      </w:ins>
      <w:ins w:id="21764" w:author="Visone Rossana (GSE)" w:date="2025-10-21T17:05:00Z" w16du:dateUtc="2025-10-21T15:05:00Z">
        <w:r w:rsidR="004D4399" w:rsidRPr="00D7486F">
          <w:rPr>
            <w:rFonts w:cstheme="minorHAnsi"/>
            <w:sz w:val="22"/>
            <w:szCs w:val="22"/>
            <w:highlight w:val="cyan"/>
            <w:rPrChange w:id="21765" w:author="Visone Rossana (GSE)" w:date="2025-10-21T17:07:00Z" w16du:dateUtc="2025-10-21T15:07:00Z">
              <w:rPr>
                <w:rFonts w:cstheme="minorHAnsi"/>
                <w:sz w:val="22"/>
                <w:szCs w:val="22"/>
              </w:rPr>
            </w:rPrChange>
          </w:rPr>
          <w:t xml:space="preserve"> registrata alla PUN, </w:t>
        </w:r>
      </w:ins>
      <w:ins w:id="21766" w:author="Visone Rossana (GSE)" w:date="2025-10-21T17:06:00Z" w16du:dateUtc="2025-10-21T15:06:00Z">
        <w:r w:rsidR="00D35AF7" w:rsidRPr="00D7486F">
          <w:rPr>
            <w:rFonts w:cstheme="minorHAnsi"/>
            <w:sz w:val="22"/>
            <w:szCs w:val="22"/>
            <w:highlight w:val="cyan"/>
            <w:rPrChange w:id="21767" w:author="Visone Rossana (GSE)" w:date="2025-10-21T17:07:00Z" w16du:dateUtc="2025-10-21T15:07:00Z">
              <w:rPr>
                <w:rFonts w:cstheme="minorHAnsi"/>
                <w:sz w:val="22"/>
                <w:szCs w:val="22"/>
              </w:rPr>
            </w:rPrChange>
          </w:rPr>
          <w:t xml:space="preserve">il Soggetto Responsabile </w:t>
        </w:r>
      </w:ins>
      <w:ins w:id="21768" w:author="Visone Rossana (GSE)" w:date="2025-10-21T17:07:00Z" w16du:dateUtc="2025-10-21T15:07:00Z">
        <w:r w:rsidR="00730384" w:rsidRPr="00D7486F">
          <w:rPr>
            <w:rFonts w:cstheme="minorHAnsi"/>
            <w:sz w:val="22"/>
            <w:szCs w:val="22"/>
            <w:highlight w:val="cyan"/>
            <w:rPrChange w:id="21769" w:author="Visone Rossana (GSE)" w:date="2025-10-21T17:07:00Z" w16du:dateUtc="2025-10-21T15:07:00Z">
              <w:rPr>
                <w:rFonts w:cstheme="minorHAnsi"/>
                <w:sz w:val="22"/>
                <w:szCs w:val="22"/>
              </w:rPr>
            </w:rPrChange>
          </w:rPr>
          <w:t xml:space="preserve">è tenuto </w:t>
        </w:r>
        <w:r w:rsidR="00D7486F" w:rsidRPr="00D7486F">
          <w:rPr>
            <w:rFonts w:cstheme="minorHAnsi"/>
            <w:sz w:val="22"/>
            <w:szCs w:val="22"/>
            <w:highlight w:val="cyan"/>
            <w:rPrChange w:id="21770" w:author="Visone Rossana (GSE)" w:date="2025-10-21T17:07:00Z" w16du:dateUtc="2025-10-21T15:07:00Z">
              <w:rPr>
                <w:rFonts w:cstheme="minorHAnsi"/>
                <w:sz w:val="22"/>
                <w:szCs w:val="22"/>
              </w:rPr>
            </w:rPrChange>
          </w:rPr>
          <w:t xml:space="preserve">a </w:t>
        </w:r>
      </w:ins>
      <w:ins w:id="21771" w:author="Visone Rossana (GSE)" w:date="2025-10-21T17:06:00Z" w16du:dateUtc="2025-10-21T15:06:00Z">
        <w:r w:rsidR="00D35AF7" w:rsidRPr="00D7486F">
          <w:rPr>
            <w:rFonts w:cstheme="minorHAnsi"/>
            <w:sz w:val="22"/>
            <w:szCs w:val="22"/>
            <w:highlight w:val="cyan"/>
            <w:rPrChange w:id="21772" w:author="Visone Rossana (GSE)" w:date="2025-10-21T17:07:00Z" w16du:dateUtc="2025-10-21T15:07:00Z">
              <w:rPr>
                <w:rFonts w:cstheme="minorHAnsi"/>
                <w:sz w:val="22"/>
                <w:szCs w:val="22"/>
              </w:rPr>
            </w:rPrChange>
          </w:rPr>
          <w:t>trasmettere la relativa richiesta di registrazio</w:t>
        </w:r>
        <w:r w:rsidR="00D35AF7" w:rsidRPr="00440930">
          <w:rPr>
            <w:rFonts w:cstheme="minorHAnsi"/>
            <w:sz w:val="22"/>
            <w:szCs w:val="22"/>
            <w:highlight w:val="cyan"/>
            <w:rPrChange w:id="21773" w:author="Visone Rossana (GSE)" w:date="2025-10-21T17:08:00Z" w16du:dateUtc="2025-10-21T15:08:00Z">
              <w:rPr>
                <w:rFonts w:cstheme="minorHAnsi"/>
                <w:sz w:val="22"/>
                <w:szCs w:val="22"/>
              </w:rPr>
            </w:rPrChange>
          </w:rPr>
          <w:t>ne</w:t>
        </w:r>
      </w:ins>
      <w:ins w:id="21774" w:author="Visone Rossana (GSE)" w:date="2025-10-21T17:07:00Z" w16du:dateUtc="2025-10-21T15:07:00Z">
        <w:r w:rsidR="00D7486F" w:rsidRPr="00440930">
          <w:rPr>
            <w:rFonts w:cstheme="minorHAnsi"/>
            <w:sz w:val="22"/>
            <w:szCs w:val="22"/>
            <w:highlight w:val="cyan"/>
            <w:rPrChange w:id="21775" w:author="Visone Rossana (GSE)" w:date="2025-10-21T17:08:00Z" w16du:dateUtc="2025-10-21T15:08:00Z">
              <w:rPr>
                <w:rFonts w:cstheme="minorHAnsi"/>
                <w:sz w:val="22"/>
                <w:szCs w:val="22"/>
              </w:rPr>
            </w:rPrChange>
          </w:rPr>
          <w:t xml:space="preserve"> alla PUN</w:t>
        </w:r>
      </w:ins>
      <w:ins w:id="21776" w:author="Visone Rossana (GSE)" w:date="2025-10-21T17:08:00Z" w16du:dateUtc="2025-10-21T15:08:00Z">
        <w:r w:rsidR="00440930" w:rsidRPr="00440930">
          <w:rPr>
            <w:rFonts w:cstheme="minorHAnsi"/>
            <w:sz w:val="22"/>
            <w:szCs w:val="22"/>
            <w:highlight w:val="cyan"/>
            <w:rPrChange w:id="21777" w:author="Visone Rossana (GSE)" w:date="2025-10-21T17:08:00Z" w16du:dateUtc="2025-10-21T15:08:00Z">
              <w:rPr>
                <w:rFonts w:cstheme="minorHAnsi"/>
                <w:sz w:val="22"/>
                <w:szCs w:val="22"/>
              </w:rPr>
            </w:rPrChange>
          </w:rPr>
          <w:t>, secondo le tempistiche previste dal richiamato Decreto</w:t>
        </w:r>
      </w:ins>
      <w:ins w:id="21778" w:author="Visone Rossana (GSE)" w:date="2025-10-21T17:07:00Z" w16du:dateUtc="2025-10-21T15:07:00Z">
        <w:r w:rsidR="00D7486F" w:rsidRPr="00440930">
          <w:rPr>
            <w:rFonts w:cstheme="minorHAnsi"/>
            <w:sz w:val="22"/>
            <w:szCs w:val="22"/>
            <w:highlight w:val="cyan"/>
            <w:rPrChange w:id="21779" w:author="Visone Rossana (GSE)" w:date="2025-10-21T17:08:00Z" w16du:dateUtc="2025-10-21T15:08:00Z">
              <w:rPr>
                <w:rFonts w:cstheme="minorHAnsi"/>
                <w:sz w:val="22"/>
                <w:szCs w:val="22"/>
              </w:rPr>
            </w:rPrChange>
          </w:rPr>
          <w:t>.</w:t>
        </w:r>
        <w:r w:rsidR="00D7486F">
          <w:rPr>
            <w:rFonts w:cstheme="minorHAnsi"/>
            <w:sz w:val="22"/>
            <w:szCs w:val="22"/>
          </w:rPr>
          <w:t xml:space="preserve"> </w:t>
        </w:r>
      </w:ins>
    </w:p>
    <w:p w14:paraId="2553813B" w14:textId="77777777" w:rsidR="00163A5D" w:rsidRDefault="00163A5D" w:rsidP="00163A5D">
      <w:pPr>
        <w:spacing w:line="276" w:lineRule="auto"/>
        <w:jc w:val="both"/>
        <w:rPr>
          <w:ins w:id="21780" w:author="Visone Rossana (GSE)" w:date="2025-10-20T18:46:00Z" w16du:dateUtc="2025-10-20T16:46:00Z"/>
          <w:rFonts w:cstheme="minorHAnsi"/>
          <w:sz w:val="22"/>
          <w:szCs w:val="22"/>
        </w:rPr>
      </w:pPr>
    </w:p>
    <w:p w14:paraId="0F91831D" w14:textId="2D696521" w:rsidR="00163A5D" w:rsidRPr="000F1963" w:rsidRDefault="00163A5D" w:rsidP="00163A5D">
      <w:pPr>
        <w:spacing w:after="120" w:line="276" w:lineRule="auto"/>
        <w:jc w:val="both"/>
        <w:rPr>
          <w:ins w:id="21781" w:author="Visone Rossana (GSE)" w:date="2025-10-20T18:46:00Z" w16du:dateUtc="2025-10-20T16:46:00Z"/>
          <w:b/>
          <w:bCs/>
          <w:sz w:val="22"/>
          <w:szCs w:val="22"/>
        </w:rPr>
      </w:pPr>
      <w:ins w:id="21782" w:author="Visone Rossana (GSE)" w:date="2025-10-20T18:46:00Z" w16du:dateUtc="2025-10-20T16:46:00Z">
        <w:r w:rsidRPr="000F1963">
          <w:rPr>
            <w:b/>
            <w:bCs/>
            <w:sz w:val="22"/>
            <w:szCs w:val="22"/>
          </w:rPr>
          <w:t xml:space="preserve">Per interventi realizzati </w:t>
        </w:r>
        <w:r>
          <w:rPr>
            <w:b/>
            <w:bCs/>
            <w:sz w:val="22"/>
            <w:szCs w:val="22"/>
          </w:rPr>
          <w:t>da imprese e da ETS economici</w:t>
        </w:r>
        <w:r w:rsidRPr="00E92860">
          <w:rPr>
            <w:rFonts w:ascii="Calibri" w:eastAsia="Aptos" w:hAnsi="Calibri" w:cs="Calibri"/>
            <w:kern w:val="2"/>
            <w:sz w:val="22"/>
            <w:szCs w:val="22"/>
          </w:rPr>
          <w:t xml:space="preserve"> </w:t>
        </w:r>
        <w:r w:rsidRPr="000F1963">
          <w:rPr>
            <w:rFonts w:ascii="Calibri" w:eastAsia="Aptos" w:hAnsi="Calibri" w:cs="Calibri"/>
            <w:b/>
            <w:bCs/>
            <w:kern w:val="2"/>
            <w:sz w:val="22"/>
            <w:szCs w:val="22"/>
          </w:rPr>
          <w:t xml:space="preserve">su edifici </w:t>
        </w:r>
        <w:del w:id="21783" w:author="Visone Rossana (GSE)" w:date="2025-10-21T16:28:00Z" w16du:dateUtc="2025-10-21T14:28:00Z">
          <w:r w:rsidRPr="000F1963" w:rsidDel="00D07B1C">
            <w:rPr>
              <w:rFonts w:ascii="Calibri" w:eastAsia="Aptos" w:hAnsi="Calibri" w:cs="Calibri"/>
              <w:b/>
              <w:bCs/>
              <w:kern w:val="2"/>
              <w:sz w:val="22"/>
              <w:szCs w:val="22"/>
            </w:rPr>
            <w:delText>appartenenti</w:delText>
          </w:r>
        </w:del>
      </w:ins>
      <w:ins w:id="21784" w:author="Visone Rossana (GSE)" w:date="2025-10-21T16:28:00Z" w16du:dateUtc="2025-10-21T14:28:00Z">
        <w:r w:rsidR="00D07B1C">
          <w:rPr>
            <w:rFonts w:ascii="Calibri" w:eastAsia="Aptos" w:hAnsi="Calibri" w:cs="Calibri"/>
            <w:b/>
            <w:bCs/>
            <w:kern w:val="2"/>
            <w:sz w:val="22"/>
            <w:szCs w:val="22"/>
          </w:rPr>
          <w:t>ricadenti</w:t>
        </w:r>
      </w:ins>
      <w:ins w:id="21785" w:author="Visone Rossana (GSE)" w:date="2025-10-20T18:46:00Z" w16du:dateUtc="2025-10-20T16:46:00Z">
        <w:r w:rsidRPr="000F1963">
          <w:rPr>
            <w:rFonts w:ascii="Calibri" w:eastAsia="Aptos" w:hAnsi="Calibri" w:cs="Calibri"/>
            <w:b/>
            <w:bCs/>
            <w:kern w:val="2"/>
            <w:sz w:val="22"/>
            <w:szCs w:val="22"/>
          </w:rPr>
          <w:t xml:space="preserve"> </w:t>
        </w:r>
        <w:del w:id="21786" w:author="Visone Rossana (GSE)" w:date="2025-10-21T16:28:00Z" w16du:dateUtc="2025-10-21T14:28:00Z">
          <w:r w:rsidRPr="000F1963" w:rsidDel="00D07B1C">
            <w:rPr>
              <w:rFonts w:ascii="Calibri" w:eastAsia="Aptos" w:hAnsi="Calibri" w:cs="Calibri"/>
              <w:b/>
              <w:bCs/>
              <w:kern w:val="2"/>
              <w:sz w:val="22"/>
              <w:szCs w:val="22"/>
            </w:rPr>
            <w:delText>a</w:delText>
          </w:r>
        </w:del>
      </w:ins>
      <w:ins w:id="21787" w:author="Visone Rossana (GSE)" w:date="2025-10-21T16:28:00Z" w16du:dateUtc="2025-10-21T14:28:00Z">
        <w:r w:rsidR="00D07B1C">
          <w:rPr>
            <w:rFonts w:ascii="Calibri" w:eastAsia="Aptos" w:hAnsi="Calibri" w:cs="Calibri"/>
            <w:b/>
            <w:bCs/>
            <w:kern w:val="2"/>
            <w:sz w:val="22"/>
            <w:szCs w:val="22"/>
          </w:rPr>
          <w:t>ne</w:t>
        </w:r>
      </w:ins>
      <w:ins w:id="21788" w:author="Visone Rossana (GSE)" w:date="2025-10-20T18:46:00Z" w16du:dateUtc="2025-10-20T16:46:00Z">
        <w:r w:rsidRPr="000F1963">
          <w:rPr>
            <w:rFonts w:ascii="Calibri" w:eastAsia="Aptos" w:hAnsi="Calibri" w:cs="Calibri"/>
            <w:b/>
            <w:bCs/>
            <w:kern w:val="2"/>
            <w:sz w:val="22"/>
            <w:szCs w:val="22"/>
          </w:rPr>
          <w:t>ll’ambito terziario</w:t>
        </w:r>
        <w:r w:rsidRPr="000F1963">
          <w:rPr>
            <w:b/>
            <w:bCs/>
            <w:sz w:val="22"/>
            <w:szCs w:val="22"/>
          </w:rPr>
          <w:t>,</w:t>
        </w:r>
        <w:r>
          <w:rPr>
            <w:b/>
            <w:bCs/>
            <w:sz w:val="22"/>
            <w:szCs w:val="22"/>
          </w:rPr>
          <w:t xml:space="preserve"> </w:t>
        </w:r>
        <w:r w:rsidRPr="000F1963">
          <w:rPr>
            <w:sz w:val="22"/>
            <w:szCs w:val="22"/>
          </w:rPr>
          <w:t xml:space="preserve">l’intervento </w:t>
        </w:r>
        <w:r>
          <w:rPr>
            <w:sz w:val="22"/>
            <w:szCs w:val="22"/>
          </w:rPr>
          <w:t xml:space="preserve">in esame </w:t>
        </w:r>
        <w:r w:rsidRPr="000F1963">
          <w:rPr>
            <w:sz w:val="22"/>
            <w:szCs w:val="22"/>
          </w:rPr>
          <w:t xml:space="preserve">deve determinare una riduzione della domanda di energia primaria di almeno il </w:t>
        </w:r>
        <w:commentRangeStart w:id="21789"/>
        <w:r w:rsidRPr="00EA3433">
          <w:rPr>
            <w:sz w:val="22"/>
            <w:szCs w:val="22"/>
            <w:rPrChange w:id="21790" w:author="Visone Rossana (GSE)" w:date="2025-10-21T12:40:00Z" w16du:dateUtc="2025-10-21T10:40:00Z">
              <w:rPr>
                <w:sz w:val="22"/>
                <w:szCs w:val="22"/>
                <w:highlight w:val="yellow"/>
              </w:rPr>
            </w:rPrChange>
          </w:rPr>
          <w:t>10% della configurazione ante operam, ovvero del 20%</w:t>
        </w:r>
      </w:ins>
      <w:ins w:id="21791" w:author="Visone Rossana (GSE)" w:date="2025-10-21T12:45:00Z" w16du:dateUtc="2025-10-21T10:45:00Z">
        <w:r w:rsidR="00441595">
          <w:rPr>
            <w:sz w:val="22"/>
            <w:szCs w:val="22"/>
          </w:rPr>
          <w:t xml:space="preserve"> </w:t>
        </w:r>
        <w:r w:rsidR="00441595" w:rsidRPr="009A7E3B">
          <w:rPr>
            <w:sz w:val="22"/>
            <w:szCs w:val="22"/>
          </w:rPr>
          <w:t xml:space="preserve">in caso </w:t>
        </w:r>
      </w:ins>
      <w:ins w:id="21792" w:author="Visone Rossana (GSE)" w:date="2025-10-21T16:29:00Z" w16du:dateUtc="2025-10-21T14:29:00Z">
        <w:r w:rsidR="00EA69BC">
          <w:rPr>
            <w:sz w:val="22"/>
            <w:szCs w:val="22"/>
          </w:rPr>
          <w:t xml:space="preserve">di </w:t>
        </w:r>
      </w:ins>
      <w:ins w:id="21793" w:author="Visone Rossana (GSE)" w:date="2025-10-21T12:45:00Z" w16du:dateUtc="2025-10-21T10:45:00Z">
        <w:r w:rsidR="00441595">
          <w:rPr>
            <w:sz w:val="22"/>
            <w:szCs w:val="22"/>
          </w:rPr>
          <w:t>multi-interventi con realizzazione dell’intervento II.</w:t>
        </w:r>
        <w:r w:rsidR="00AC51D4">
          <w:rPr>
            <w:sz w:val="22"/>
            <w:szCs w:val="22"/>
          </w:rPr>
          <w:t>G</w:t>
        </w:r>
        <w:r w:rsidR="00441595">
          <w:rPr>
            <w:sz w:val="22"/>
            <w:szCs w:val="22"/>
          </w:rPr>
          <w:t xml:space="preserve"> combinato con un ulteriore intervento del Titolo II di cui alle lettere</w:t>
        </w:r>
      </w:ins>
      <w:ins w:id="21794" w:author="Visone Rossana (GSE)" w:date="2025-10-20T18:46:00Z" w16du:dateUtc="2025-10-20T16:46:00Z">
        <w:r w:rsidRPr="00EA3433">
          <w:rPr>
            <w:sz w:val="22"/>
            <w:szCs w:val="22"/>
          </w:rPr>
          <w:t xml:space="preserve"> </w:t>
        </w:r>
        <w:commentRangeEnd w:id="21789"/>
        <w:r w:rsidRPr="000F1963">
          <w:rPr>
            <w:rStyle w:val="Rimandocommento"/>
            <w:sz w:val="22"/>
            <w:szCs w:val="22"/>
          </w:rPr>
          <w:commentReference w:id="21789"/>
        </w:r>
        <w:del w:id="21796" w:author="Visone Rossana (GSE)" w:date="2025-10-21T12:46:00Z" w16du:dateUtc="2025-10-21T10:46:00Z">
          <w:r w:rsidRPr="000F1963" w:rsidDel="00AC51D4">
            <w:rPr>
              <w:sz w:val="22"/>
              <w:szCs w:val="22"/>
            </w:rPr>
            <w:delText>in caso di</w:delText>
          </w:r>
          <w:r w:rsidDel="00AC51D4">
            <w:rPr>
              <w:sz w:val="22"/>
              <w:szCs w:val="22"/>
            </w:rPr>
            <w:delText xml:space="preserve"> realizzazione oltre che </w:delText>
          </w:r>
        </w:del>
        <w:del w:id="21797" w:author="Visone Rossana (GSE)" w:date="2025-10-21T12:40:00Z" w16du:dateUtc="2025-10-21T10:40:00Z">
          <w:r w:rsidDel="00EA3433">
            <w:rPr>
              <w:sz w:val="22"/>
              <w:szCs w:val="22"/>
            </w:rPr>
            <w:delText>dell’impianto fotovoltaico</w:delText>
          </w:r>
        </w:del>
        <w:del w:id="21798" w:author="Visone Rossana (GSE)" w:date="2025-10-21T12:46:00Z" w16du:dateUtc="2025-10-21T10:46:00Z">
          <w:r w:rsidDel="00AC51D4">
            <w:rPr>
              <w:sz w:val="22"/>
              <w:szCs w:val="22"/>
            </w:rPr>
            <w:delText xml:space="preserve"> anche di un ulteriore intervento </w:delText>
          </w:r>
        </w:del>
        <w:del w:id="21799" w:author="Visone Rossana (GSE)" w:date="2025-10-21T12:40:00Z" w16du:dateUtc="2025-10-21T10:40:00Z">
          <w:r w:rsidDel="00EA3433">
            <w:rPr>
              <w:sz w:val="22"/>
              <w:szCs w:val="22"/>
            </w:rPr>
            <w:delText xml:space="preserve">di cui all’art. 5, comma 1, </w:delText>
          </w:r>
        </w:del>
        <w:del w:id="21800" w:author="Visone Rossana (GSE)" w:date="2025-10-21T12:46:00Z" w16du:dateUtc="2025-10-21T10:46:00Z">
          <w:r w:rsidDel="00AC51D4">
            <w:rPr>
              <w:sz w:val="22"/>
              <w:szCs w:val="22"/>
            </w:rPr>
            <w:delText>lett.</w:delText>
          </w:r>
        </w:del>
        <w:r>
          <w:rPr>
            <w:sz w:val="22"/>
            <w:szCs w:val="22"/>
          </w:rPr>
          <w:t xml:space="preserve"> a)</w:t>
        </w:r>
        <w:del w:id="21801" w:author="Visone Rossana (GSE)" w:date="2025-10-21T12:46:00Z" w16du:dateUtc="2025-10-21T10:46:00Z">
          <w:r w:rsidDel="00AC51D4">
            <w:rPr>
              <w:sz w:val="22"/>
              <w:szCs w:val="22"/>
            </w:rPr>
            <w:delText>-</w:delText>
          </w:r>
          <w:r w:rsidR="00647B72" w:rsidDel="00AC51D4">
            <w:rPr>
              <w:sz w:val="22"/>
              <w:szCs w:val="22"/>
            </w:rPr>
            <w:delText>f</w:delText>
          </w:r>
          <w:r w:rsidDel="00AC51D4">
            <w:rPr>
              <w:sz w:val="22"/>
              <w:szCs w:val="22"/>
            </w:rPr>
            <w:delText>)</w:delText>
          </w:r>
          <w:r w:rsidR="00903A6E" w:rsidDel="00AC51D4">
            <w:rPr>
              <w:sz w:val="22"/>
              <w:szCs w:val="22"/>
            </w:rPr>
            <w:delText xml:space="preserve"> e h</w:delText>
          </w:r>
        </w:del>
      </w:ins>
      <w:ins w:id="21802" w:author="Visone Rossana (GSE)" w:date="2025-10-21T12:46:00Z" w16du:dateUtc="2025-10-21T10:46:00Z">
        <w:r w:rsidR="00AC51D4">
          <w:rPr>
            <w:sz w:val="22"/>
            <w:szCs w:val="22"/>
          </w:rPr>
          <w:t>-c)</w:t>
        </w:r>
        <w:r w:rsidR="004A5D8E">
          <w:rPr>
            <w:sz w:val="22"/>
            <w:szCs w:val="22"/>
          </w:rPr>
          <w:t xml:space="preserve">, e)-f), h) </w:t>
        </w:r>
      </w:ins>
      <w:ins w:id="21803" w:author="Visone Rossana (GSE)" w:date="2025-10-20T18:46:00Z" w16du:dateUtc="2025-10-20T16:46:00Z">
        <w:del w:id="21804" w:author="Visone Rossana (GSE)" w:date="2025-10-21T12:46:00Z" w16du:dateUtc="2025-10-21T10:46:00Z">
          <w:r w:rsidR="00903A6E" w:rsidDel="004A5D8E">
            <w:rPr>
              <w:sz w:val="22"/>
              <w:szCs w:val="22"/>
            </w:rPr>
            <w:delText>)</w:delText>
          </w:r>
        </w:del>
        <w:r>
          <w:rPr>
            <w:sz w:val="22"/>
            <w:szCs w:val="22"/>
          </w:rPr>
          <w:t>.</w:t>
        </w:r>
        <w:r w:rsidRPr="000F1963">
          <w:rPr>
            <w:sz w:val="22"/>
            <w:szCs w:val="22"/>
          </w:rPr>
          <w:t xml:space="preserve"> </w:t>
        </w:r>
        <w:r>
          <w:rPr>
            <w:sz w:val="22"/>
            <w:szCs w:val="22"/>
          </w:rPr>
          <w:t>Al fine di tale verifica, dev</w:t>
        </w:r>
        <w:del w:id="21805" w:author="Visone Rossana (GSE)" w:date="2025-10-21T16:30:00Z" w16du:dateUtc="2025-10-21T14:30:00Z">
          <w:r w:rsidDel="00AA7554">
            <w:rPr>
              <w:sz w:val="22"/>
              <w:szCs w:val="22"/>
            </w:rPr>
            <w:delText>e</w:delText>
          </w:r>
        </w:del>
      </w:ins>
      <w:ins w:id="21806" w:author="Visone Rossana (GSE)" w:date="2025-10-21T16:30:00Z" w16du:dateUtc="2025-10-21T14:30:00Z">
        <w:r w:rsidR="00AA7554">
          <w:rPr>
            <w:sz w:val="22"/>
            <w:szCs w:val="22"/>
          </w:rPr>
          <w:t>ono</w:t>
        </w:r>
      </w:ins>
      <w:ins w:id="21807" w:author="Visone Rossana (GSE)" w:date="2025-10-20T18:46:00Z" w16du:dateUtc="2025-10-20T16:46:00Z">
        <w:r>
          <w:rPr>
            <w:sz w:val="22"/>
            <w:szCs w:val="22"/>
          </w:rPr>
          <w:t xml:space="preserve"> essere redatt</w:t>
        </w:r>
        <w:del w:id="21808" w:author="Visone Rossana (GSE)" w:date="2025-10-21T16:30:00Z" w16du:dateUtc="2025-10-21T14:30:00Z">
          <w:r w:rsidDel="00AA7554">
            <w:rPr>
              <w:sz w:val="22"/>
              <w:szCs w:val="22"/>
            </w:rPr>
            <w:delText>o</w:delText>
          </w:r>
        </w:del>
      </w:ins>
      <w:ins w:id="21809" w:author="Visone Rossana (GSE)" w:date="2025-10-21T16:30:00Z" w16du:dateUtc="2025-10-21T14:30:00Z">
        <w:r w:rsidR="00AA7554">
          <w:rPr>
            <w:sz w:val="22"/>
            <w:szCs w:val="22"/>
          </w:rPr>
          <w:t>i</w:t>
        </w:r>
      </w:ins>
      <w:ins w:id="21810" w:author="Visone Rossana (GSE)" w:date="2025-10-20T18:46:00Z" w16du:dateUtc="2025-10-20T16:46:00Z">
        <w:r>
          <w:rPr>
            <w:sz w:val="22"/>
            <w:szCs w:val="22"/>
          </w:rPr>
          <w:t xml:space="preserve"> </w:t>
        </w:r>
        <w:del w:id="21811" w:author="Visone Rossana (GSE)" w:date="2025-10-21T16:31:00Z" w16du:dateUtc="2025-10-21T14:31:00Z">
          <w:r w:rsidRPr="005750B8" w:rsidDel="00F62F46">
            <w:rPr>
              <w:sz w:val="22"/>
              <w:szCs w:val="22"/>
            </w:rPr>
            <w:delText>l’</w:delText>
          </w:r>
        </w:del>
      </w:ins>
      <w:ins w:id="21812" w:author="Visone Rossana (GSE)" w:date="2025-10-21T16:31:00Z" w16du:dateUtc="2025-10-21T14:31:00Z">
        <w:r w:rsidR="00F62F46">
          <w:rPr>
            <w:sz w:val="22"/>
            <w:szCs w:val="22"/>
          </w:rPr>
          <w:t xml:space="preserve">gli </w:t>
        </w:r>
      </w:ins>
      <w:ins w:id="21813" w:author="Visone Rossana (GSE)" w:date="2025-10-20T18:46:00Z" w16du:dateUtc="2025-10-20T16:46:00Z">
        <w:r w:rsidRPr="005750B8">
          <w:rPr>
            <w:b/>
            <w:sz w:val="22"/>
            <w:szCs w:val="22"/>
          </w:rPr>
          <w:t>attestat</w:t>
        </w:r>
        <w:del w:id="21814" w:author="Visone Rossana (GSE)" w:date="2025-10-21T16:31:00Z" w16du:dateUtc="2025-10-21T14:31:00Z">
          <w:r w:rsidRPr="005750B8" w:rsidDel="00F62F46">
            <w:rPr>
              <w:b/>
              <w:sz w:val="22"/>
              <w:szCs w:val="22"/>
            </w:rPr>
            <w:delText>o</w:delText>
          </w:r>
        </w:del>
      </w:ins>
      <w:ins w:id="21815" w:author="Visone Rossana (GSE)" w:date="2025-10-21T16:31:00Z" w16du:dateUtc="2025-10-21T14:31:00Z">
        <w:r w:rsidR="00F62F46">
          <w:rPr>
            <w:b/>
            <w:sz w:val="22"/>
            <w:szCs w:val="22"/>
          </w:rPr>
          <w:t>i</w:t>
        </w:r>
      </w:ins>
      <w:ins w:id="21816" w:author="Visone Rossana (GSE)" w:date="2025-10-20T18:46:00Z" w16du:dateUtc="2025-10-20T16:46:00Z">
        <w:r w:rsidRPr="005750B8">
          <w:rPr>
            <w:b/>
            <w:sz w:val="22"/>
            <w:szCs w:val="22"/>
          </w:rPr>
          <w:t xml:space="preserve"> di </w:t>
        </w:r>
        <w:r>
          <w:rPr>
            <w:b/>
            <w:sz w:val="22"/>
            <w:szCs w:val="22"/>
          </w:rPr>
          <w:t xml:space="preserve">prestazione </w:t>
        </w:r>
        <w:r w:rsidRPr="005750B8">
          <w:rPr>
            <w:b/>
            <w:sz w:val="22"/>
            <w:szCs w:val="22"/>
          </w:rPr>
          <w:t xml:space="preserve">energetica </w:t>
        </w:r>
        <w:del w:id="21817" w:author="Visone Rossana (GSE)" w:date="2025-10-21T16:30:00Z" w16du:dateUtc="2025-10-21T14:30:00Z">
          <w:r w:rsidRPr="005750B8" w:rsidDel="00AA7554">
            <w:rPr>
              <w:b/>
              <w:sz w:val="22"/>
              <w:szCs w:val="22"/>
            </w:rPr>
            <w:delText xml:space="preserve">sia </w:delText>
          </w:r>
        </w:del>
        <w:r w:rsidRPr="005750B8">
          <w:rPr>
            <w:b/>
            <w:i/>
            <w:sz w:val="22"/>
            <w:szCs w:val="22"/>
          </w:rPr>
          <w:t>ante-</w:t>
        </w:r>
        <w:r w:rsidRPr="005750B8">
          <w:rPr>
            <w:b/>
            <w:i/>
            <w:sz w:val="22"/>
            <w:szCs w:val="22"/>
            <w:lang w:val="la-Latn"/>
          </w:rPr>
          <w:t>operam</w:t>
        </w:r>
        <w:r w:rsidRPr="005750B8">
          <w:rPr>
            <w:b/>
            <w:sz w:val="22"/>
            <w:szCs w:val="22"/>
          </w:rPr>
          <w:t xml:space="preserve"> </w:t>
        </w:r>
        <w:del w:id="21818" w:author="Visone Rossana (GSE)" w:date="2025-10-21T16:30:00Z" w16du:dateUtc="2025-10-21T14:30:00Z">
          <w:r w:rsidRPr="005750B8" w:rsidDel="00AA7554">
            <w:rPr>
              <w:b/>
              <w:sz w:val="22"/>
              <w:szCs w:val="22"/>
            </w:rPr>
            <w:delText xml:space="preserve">sia </w:delText>
          </w:r>
        </w:del>
      </w:ins>
      <w:ins w:id="21819" w:author="Visone Rossana (GSE)" w:date="2025-10-21T16:30:00Z" w16du:dateUtc="2025-10-21T14:30:00Z">
        <w:r w:rsidR="00AA7554">
          <w:rPr>
            <w:b/>
            <w:sz w:val="22"/>
            <w:szCs w:val="22"/>
          </w:rPr>
          <w:t xml:space="preserve">e </w:t>
        </w:r>
      </w:ins>
      <w:ins w:id="21820" w:author="Visone Rossana (GSE)" w:date="2025-10-20T18:46:00Z" w16du:dateUtc="2025-10-20T16:46:00Z">
        <w:r w:rsidRPr="005750B8">
          <w:rPr>
            <w:b/>
            <w:i/>
            <w:sz w:val="22"/>
            <w:szCs w:val="22"/>
          </w:rPr>
          <w:t>post-</w:t>
        </w:r>
        <w:r w:rsidRPr="005750B8">
          <w:rPr>
            <w:b/>
            <w:i/>
            <w:sz w:val="22"/>
            <w:szCs w:val="22"/>
            <w:lang w:val="la-Latn"/>
          </w:rPr>
          <w:t>operam</w:t>
        </w:r>
        <w:r>
          <w:rPr>
            <w:sz w:val="22"/>
            <w:szCs w:val="22"/>
          </w:rPr>
          <w:t>.</w:t>
        </w:r>
      </w:ins>
    </w:p>
    <w:p w14:paraId="05DD93C5" w14:textId="6075E15C" w:rsidR="00AE1B7C" w:rsidRPr="0016065F" w:rsidRDefault="00AE1B7C">
      <w:pPr>
        <w:spacing w:line="276" w:lineRule="auto"/>
        <w:jc w:val="both"/>
        <w:rPr>
          <w:ins w:id="21821" w:author="Visone Rossana (GSE)" w:date="2025-09-23T17:59:00Z" w16du:dateUtc="2025-09-23T15:59:00Z"/>
          <w:rFonts w:cstheme="minorHAnsi"/>
          <w:sz w:val="22"/>
          <w:szCs w:val="22"/>
        </w:rPr>
        <w:pPrChange w:id="21822" w:author="Visone Rossana (GSE)" w:date="2025-10-20T19:00:00Z" w16du:dateUtc="2025-10-20T17:00:00Z">
          <w:pPr>
            <w:pStyle w:val="Paragrafoelenco"/>
            <w:numPr>
              <w:numId w:val="30"/>
            </w:numPr>
            <w:spacing w:line="276" w:lineRule="auto"/>
            <w:ind w:hanging="360"/>
            <w:jc w:val="both"/>
          </w:pPr>
        </w:pPrChange>
      </w:pPr>
      <w:del w:id="21823" w:author="Visone Rossana (GSE)" w:date="2025-09-23T17:59:00Z" w16du:dateUtc="2025-09-23T15:59:00Z">
        <w:r w:rsidRPr="00357179" w:rsidDel="00D6163D">
          <w:rPr>
            <w:rFonts w:cstheme="minorHAnsi"/>
            <w:sz w:val="22"/>
            <w:szCs w:val="22"/>
            <w:rPrChange w:id="21824" w:author="Visone Rossana (GSE)" w:date="2025-09-09T14:45:00Z" w16du:dateUtc="2025-09-09T12:45:00Z">
              <w:rPr/>
            </w:rPrChange>
          </w:rPr>
          <w:delText>;</w:delText>
        </w:r>
      </w:del>
      <w:commentRangeEnd w:id="21745"/>
      <w:r w:rsidR="005C115F" w:rsidRPr="0016065F">
        <w:rPr>
          <w:rStyle w:val="Rimandocommento"/>
          <w:rFonts w:cstheme="minorHAnsi"/>
          <w:sz w:val="22"/>
          <w:szCs w:val="22"/>
        </w:rPr>
        <w:commentReference w:id="21745"/>
      </w:r>
    </w:p>
    <w:p w14:paraId="181E4B45" w14:textId="77777777" w:rsidR="00D6163D" w:rsidRPr="00357179" w:rsidRDefault="00D6163D">
      <w:pPr>
        <w:pStyle w:val="Paragrafoelenco"/>
        <w:spacing w:line="276" w:lineRule="auto"/>
        <w:jc w:val="both"/>
        <w:rPr>
          <w:rFonts w:cstheme="minorHAnsi"/>
          <w:sz w:val="22"/>
          <w:szCs w:val="22"/>
          <w:rPrChange w:id="21825" w:author="Visone Rossana (GSE)" w:date="2025-09-09T14:45:00Z" w16du:dateUtc="2025-09-09T12:45:00Z">
            <w:rPr/>
          </w:rPrChange>
        </w:rPr>
        <w:pPrChange w:id="21826" w:author="Visone Rossana (GSE)" w:date="2025-09-23T17:59:00Z" w16du:dateUtc="2025-09-23T15:59:00Z">
          <w:pPr>
            <w:pStyle w:val="Paragrafoelenco"/>
            <w:numPr>
              <w:numId w:val="30"/>
            </w:numPr>
            <w:ind w:hanging="360"/>
            <w:jc w:val="both"/>
          </w:pPr>
        </w:pPrChange>
      </w:pPr>
    </w:p>
    <w:p w14:paraId="75094426" w14:textId="01152D37" w:rsidR="00AE1B7C" w:rsidRPr="00721EAE" w:rsidDel="00D6163D" w:rsidRDefault="00AE1B7C">
      <w:pPr>
        <w:pStyle w:val="TITOLO20"/>
        <w:numPr>
          <w:ilvl w:val="2"/>
          <w:numId w:val="292"/>
        </w:numPr>
        <w:ind w:left="1134" w:hanging="708"/>
        <w:rPr>
          <w:del w:id="21827" w:author="Visone Rossana (GSE)" w:date="2025-09-23T17:59:00Z" w16du:dateUtc="2025-09-23T15:59:00Z"/>
        </w:rPr>
        <w:pPrChange w:id="21828" w:author="Visone Rossana (GSE)" w:date="2025-10-17T17:32:00Z" w16du:dateUtc="2025-10-17T15:32:00Z">
          <w:pPr>
            <w:pStyle w:val="Paragrafoelenco"/>
            <w:numPr>
              <w:numId w:val="30"/>
            </w:numPr>
            <w:ind w:hanging="360"/>
            <w:jc w:val="both"/>
          </w:pPr>
        </w:pPrChange>
      </w:pPr>
      <w:del w:id="21829" w:author="Visone Rossana (GSE)" w:date="2025-09-23T17:59:00Z" w16du:dateUtc="2025-09-23T15:59:00Z">
        <w:r w:rsidRPr="00721EAE" w:rsidDel="00D6163D">
          <w:delText xml:space="preserve">l’intervento deve essere realizzato congiuntamente alla sostituzione di impianti di climatizzazione invernale esistenti con impianti di climatizzazione invernale dotati di pompe di calore elettriche di cui </w:delText>
        </w:r>
        <w:r w:rsidRPr="00726C50" w:rsidDel="00D6163D">
          <w:rPr>
            <w:rPrChange w:id="21830" w:author="Oliosi Francesco (GSE)" w:date="2025-10-15T10:47:00Z" w16du:dateUtc="2025-10-15T08:47:00Z">
              <w:rPr>
                <w:highlight w:val="yellow"/>
              </w:rPr>
            </w:rPrChange>
          </w:rPr>
          <w:delText>all’art xx</w:delText>
        </w:r>
        <w:r w:rsidRPr="00721EAE" w:rsidDel="00D6163D">
          <w:delText>, destinato all’erogazione di energia termica del medesimo edificio oggetto dell’intervento.</w:delText>
        </w:r>
        <w:bookmarkStart w:id="21831" w:name="_Toc209615565"/>
        <w:bookmarkStart w:id="21832" w:name="_Toc210029883"/>
        <w:bookmarkStart w:id="21833" w:name="_Toc210030215"/>
        <w:bookmarkStart w:id="21834" w:name="_Toc210312196"/>
        <w:bookmarkStart w:id="21835" w:name="_Toc210659067"/>
        <w:bookmarkStart w:id="21836" w:name="_Toc211327593"/>
        <w:bookmarkStart w:id="21837" w:name="_Toc212462674"/>
        <w:bookmarkEnd w:id="21831"/>
        <w:bookmarkEnd w:id="21832"/>
        <w:bookmarkEnd w:id="21833"/>
        <w:bookmarkEnd w:id="21834"/>
        <w:bookmarkEnd w:id="21835"/>
        <w:bookmarkEnd w:id="21836"/>
        <w:bookmarkEnd w:id="21837"/>
      </w:del>
    </w:p>
    <w:p w14:paraId="50C91260" w14:textId="78F020B1" w:rsidR="00D01F40" w:rsidRPr="00923DC6" w:rsidRDefault="00D01F40">
      <w:pPr>
        <w:pStyle w:val="TITOLO20"/>
        <w:numPr>
          <w:ilvl w:val="2"/>
          <w:numId w:val="292"/>
        </w:numPr>
        <w:ind w:left="1134" w:hanging="708"/>
        <w:pPrChange w:id="21838" w:author="Visone Rossana (GSE)" w:date="2025-10-17T17:32:00Z" w16du:dateUtc="2025-10-17T15:32:00Z">
          <w:pPr>
            <w:pStyle w:val="TITOLO3GSE"/>
            <w:ind w:left="0" w:firstLine="0"/>
          </w:pPr>
        </w:pPrChange>
      </w:pPr>
      <w:bookmarkStart w:id="21839" w:name="_Toc90649923"/>
      <w:bookmarkStart w:id="21840" w:name="_Toc189046673"/>
      <w:bookmarkStart w:id="21841" w:name="_Toc212462675"/>
      <w:r w:rsidRPr="00923DC6">
        <w:t xml:space="preserve">Spese ammissibili ai fini del calcolo dell’incentivazione (art. </w:t>
      </w:r>
      <w:r w:rsidR="00B07F04" w:rsidRPr="00D6163D">
        <w:rPr>
          <w:rPrChange w:id="21842" w:author="Visone Rossana (GSE)" w:date="2025-09-23T17:59:00Z" w16du:dateUtc="2025-09-23T15:59:00Z">
            <w:rPr>
              <w:highlight w:val="yellow"/>
            </w:rPr>
          </w:rPrChange>
        </w:rPr>
        <w:t>6</w:t>
      </w:r>
      <w:r w:rsidRPr="00923DC6">
        <w:t>)</w:t>
      </w:r>
      <w:bookmarkEnd w:id="21839"/>
      <w:bookmarkEnd w:id="21840"/>
      <w:bookmarkEnd w:id="21841"/>
    </w:p>
    <w:p w14:paraId="5D1039F5" w14:textId="5B5AD20C" w:rsidR="00D01F40" w:rsidRPr="00357179" w:rsidRDefault="00B07F04">
      <w:pPr>
        <w:spacing w:line="276" w:lineRule="auto"/>
        <w:jc w:val="both"/>
        <w:rPr>
          <w:rFonts w:cstheme="minorHAnsi"/>
          <w:sz w:val="22"/>
          <w:szCs w:val="22"/>
          <w:rPrChange w:id="21843" w:author="Visone Rossana (GSE)" w:date="2025-09-09T14:45:00Z" w16du:dateUtc="2025-09-09T12:45:00Z">
            <w:rPr/>
          </w:rPrChange>
        </w:rPr>
        <w:pPrChange w:id="21844" w:author="Visone Rossana (GSE)" w:date="2025-09-09T14:45:00Z" w16du:dateUtc="2025-09-09T12:45:00Z">
          <w:pPr>
            <w:jc w:val="both"/>
          </w:pPr>
        </w:pPrChange>
      </w:pPr>
      <w:r w:rsidRPr="00357179">
        <w:rPr>
          <w:rFonts w:cstheme="minorHAnsi"/>
          <w:sz w:val="22"/>
          <w:szCs w:val="22"/>
          <w:rPrChange w:id="21845" w:author="Visone Rossana (GSE)" w:date="2025-09-09T14:45:00Z" w16du:dateUtc="2025-09-09T12:45:00Z">
            <w:rPr/>
          </w:rPrChange>
        </w:rPr>
        <w:t>Sono di seguito elencate le spese ammissibili ai fini del calcolo dell’incentivo, che dovranno essere riportate, quando pertinenti, nelle fatture attestanti l’intervento effettuato di installazione di elementi infrastrutturali per la ricarica di mobilità elettrica:</w:t>
      </w:r>
    </w:p>
    <w:p w14:paraId="1CD53944" w14:textId="047B2495" w:rsidR="00B07F04" w:rsidRPr="00357179" w:rsidRDefault="00B07F04">
      <w:pPr>
        <w:pStyle w:val="Paragrafoelenco"/>
        <w:numPr>
          <w:ilvl w:val="0"/>
          <w:numId w:val="33"/>
        </w:numPr>
        <w:spacing w:line="276" w:lineRule="auto"/>
        <w:jc w:val="both"/>
        <w:rPr>
          <w:rFonts w:cstheme="minorHAnsi"/>
          <w:sz w:val="22"/>
          <w:szCs w:val="22"/>
          <w:rPrChange w:id="21846" w:author="Visone Rossana (GSE)" w:date="2025-09-09T14:45:00Z" w16du:dateUtc="2025-09-09T12:45:00Z">
            <w:rPr/>
          </w:rPrChange>
        </w:rPr>
        <w:pPrChange w:id="21847" w:author="Visone Rossana (GSE)" w:date="2025-09-09T14:45:00Z" w16du:dateUtc="2025-09-09T12:45:00Z">
          <w:pPr>
            <w:pStyle w:val="Paragrafoelenco"/>
            <w:numPr>
              <w:numId w:val="33"/>
            </w:numPr>
            <w:ind w:hanging="360"/>
            <w:jc w:val="both"/>
          </w:pPr>
        </w:pPrChange>
      </w:pPr>
      <w:r w:rsidRPr="00357179">
        <w:rPr>
          <w:rFonts w:cstheme="minorHAnsi"/>
          <w:sz w:val="22"/>
          <w:szCs w:val="22"/>
          <w:rPrChange w:id="21848" w:author="Visone Rossana (GSE)" w:date="2025-09-09T14:45:00Z" w16du:dateUtc="2025-09-09T12:45:00Z">
            <w:rPr/>
          </w:rPrChange>
        </w:rPr>
        <w:t>la fornitura e la messa in opera dei punti di ricarica;</w:t>
      </w:r>
    </w:p>
    <w:p w14:paraId="3B0296A2" w14:textId="21925F8C" w:rsidR="00B07F04" w:rsidRPr="00357179" w:rsidRDefault="00B07F04">
      <w:pPr>
        <w:pStyle w:val="Paragrafoelenco"/>
        <w:numPr>
          <w:ilvl w:val="0"/>
          <w:numId w:val="33"/>
        </w:numPr>
        <w:spacing w:line="276" w:lineRule="auto"/>
        <w:jc w:val="both"/>
        <w:rPr>
          <w:rFonts w:cstheme="minorHAnsi"/>
          <w:sz w:val="22"/>
          <w:szCs w:val="22"/>
          <w:rPrChange w:id="21849" w:author="Visone Rossana (GSE)" w:date="2025-09-09T14:45:00Z" w16du:dateUtc="2025-09-09T12:45:00Z">
            <w:rPr/>
          </w:rPrChange>
        </w:rPr>
        <w:pPrChange w:id="21850" w:author="Visone Rossana (GSE)" w:date="2025-09-09T14:45:00Z" w16du:dateUtc="2025-09-09T12:45:00Z">
          <w:pPr>
            <w:pStyle w:val="Paragrafoelenco"/>
            <w:numPr>
              <w:numId w:val="33"/>
            </w:numPr>
            <w:ind w:hanging="360"/>
            <w:jc w:val="both"/>
          </w:pPr>
        </w:pPrChange>
      </w:pPr>
      <w:r w:rsidRPr="00357179">
        <w:rPr>
          <w:rFonts w:cstheme="minorHAnsi"/>
          <w:sz w:val="22"/>
          <w:szCs w:val="22"/>
          <w:rPrChange w:id="21851" w:author="Visone Rossana (GSE)" w:date="2025-09-09T14:45:00Z" w16du:dateUtc="2025-09-09T12:45:00Z">
            <w:rPr/>
          </w:rPrChange>
        </w:rPr>
        <w:t>la fornitura e la messa in opera di materiali ordinari, necessari alla realizzazione di opere edili per l’installazione dei punti di ricarica e la realizzazione delle infrastrutture di canalizzazione, vale a dire condotti per cavi elettrici, nel caso in cui l’intervento non ricada tra gli obblighi prevista dalla direttiva UE 2018/844;</w:t>
      </w:r>
    </w:p>
    <w:p w14:paraId="69C70938" w14:textId="1E6643CB" w:rsidR="00B07F04" w:rsidRPr="00357179" w:rsidRDefault="00B07F04">
      <w:pPr>
        <w:pStyle w:val="Paragrafoelenco"/>
        <w:numPr>
          <w:ilvl w:val="0"/>
          <w:numId w:val="33"/>
        </w:numPr>
        <w:spacing w:line="276" w:lineRule="auto"/>
        <w:jc w:val="both"/>
        <w:rPr>
          <w:rFonts w:cstheme="minorHAnsi"/>
          <w:sz w:val="22"/>
          <w:szCs w:val="22"/>
          <w:rPrChange w:id="21852" w:author="Visone Rossana (GSE)" w:date="2025-09-09T14:45:00Z" w16du:dateUtc="2025-09-09T12:45:00Z">
            <w:rPr/>
          </w:rPrChange>
        </w:rPr>
        <w:pPrChange w:id="21853" w:author="Visone Rossana (GSE)" w:date="2025-09-09T14:45:00Z" w16du:dateUtc="2025-09-09T12:45:00Z">
          <w:pPr>
            <w:pStyle w:val="Paragrafoelenco"/>
            <w:numPr>
              <w:numId w:val="33"/>
            </w:numPr>
            <w:ind w:hanging="360"/>
            <w:jc w:val="both"/>
          </w:pPr>
        </w:pPrChange>
      </w:pPr>
      <w:r w:rsidRPr="00357179">
        <w:rPr>
          <w:rFonts w:cstheme="minorHAnsi"/>
          <w:sz w:val="22"/>
          <w:szCs w:val="22"/>
          <w:rPrChange w:id="21854" w:author="Visone Rossana (GSE)" w:date="2025-09-09T14:45:00Z" w16du:dateUtc="2025-09-09T12:45:00Z">
            <w:rPr/>
          </w:rPrChange>
        </w:rPr>
        <w:t>il contributo in quota potenza di cui al Testo Integrato delle Connessioni attive - TICA per la richiesta di potenza addizionale in prelievo;</w:t>
      </w:r>
    </w:p>
    <w:p w14:paraId="3BBF1302" w14:textId="4E2083E5" w:rsidR="00B07F04" w:rsidRPr="00357179" w:rsidRDefault="00B07F04">
      <w:pPr>
        <w:pStyle w:val="Paragrafoelenco"/>
        <w:numPr>
          <w:ilvl w:val="0"/>
          <w:numId w:val="33"/>
        </w:numPr>
        <w:spacing w:line="276" w:lineRule="auto"/>
        <w:jc w:val="both"/>
        <w:rPr>
          <w:rFonts w:cstheme="minorHAnsi"/>
          <w:sz w:val="22"/>
          <w:szCs w:val="22"/>
          <w:rPrChange w:id="21855" w:author="Visone Rossana (GSE)" w:date="2025-09-09T14:45:00Z" w16du:dateUtc="2025-09-09T12:45:00Z">
            <w:rPr/>
          </w:rPrChange>
        </w:rPr>
        <w:pPrChange w:id="21856" w:author="Visone Rossana (GSE)" w:date="2025-09-09T14:45:00Z" w16du:dateUtc="2025-09-09T12:45:00Z">
          <w:pPr>
            <w:pStyle w:val="Paragrafoelenco"/>
            <w:numPr>
              <w:numId w:val="33"/>
            </w:numPr>
            <w:ind w:hanging="360"/>
            <w:jc w:val="both"/>
          </w:pPr>
        </w:pPrChange>
      </w:pPr>
      <w:r w:rsidRPr="00357179">
        <w:rPr>
          <w:rFonts w:cstheme="minorHAnsi"/>
          <w:sz w:val="22"/>
          <w:szCs w:val="22"/>
          <w:rPrChange w:id="21857" w:author="Visone Rossana (GSE)" w:date="2025-09-09T14:45:00Z" w16du:dateUtc="2025-09-09T12:45:00Z">
            <w:rPr/>
          </w:rPrChange>
        </w:rPr>
        <w:t>prestazioni professionali connesse alla realizzazione dell’intervento.</w:t>
      </w:r>
    </w:p>
    <w:p w14:paraId="4E1BAB2F" w14:textId="0188E83C" w:rsidR="00696BBD" w:rsidRPr="00357179" w:rsidRDefault="00696BBD">
      <w:pPr>
        <w:spacing w:line="276" w:lineRule="auto"/>
        <w:jc w:val="both"/>
        <w:rPr>
          <w:rFonts w:cstheme="minorHAnsi"/>
          <w:sz w:val="22"/>
          <w:szCs w:val="22"/>
          <w:rPrChange w:id="21858" w:author="Visone Rossana (GSE)" w:date="2025-09-09T14:45:00Z" w16du:dateUtc="2025-09-09T12:45:00Z">
            <w:rPr/>
          </w:rPrChange>
        </w:rPr>
        <w:pPrChange w:id="21859" w:author="Visone Rossana (GSE)" w:date="2025-09-09T14:45:00Z" w16du:dateUtc="2025-09-09T12:45:00Z">
          <w:pPr>
            <w:jc w:val="both"/>
          </w:pPr>
        </w:pPrChange>
      </w:pPr>
      <w:r w:rsidRPr="00357179">
        <w:rPr>
          <w:rFonts w:cstheme="minorHAnsi"/>
          <w:sz w:val="22"/>
          <w:szCs w:val="22"/>
          <w:rPrChange w:id="21860" w:author="Visone Rossana (GSE)" w:date="2025-09-09T14:45:00Z" w16du:dateUtc="2025-09-09T12:45:00Z">
            <w:rPr/>
          </w:rPrChange>
        </w:rPr>
        <w:t xml:space="preserve">Le spese ammissibili sono comprensive di IVA dove essa costituisca un costo. Il trasporto rientra tra le spese ammissibili perché facente parte della fornitura. </w:t>
      </w:r>
    </w:p>
    <w:p w14:paraId="1FDF6206" w14:textId="6C284CDA" w:rsidR="00D01F40" w:rsidRPr="00923DC6" w:rsidRDefault="00D01F40">
      <w:pPr>
        <w:pStyle w:val="TITOLO20"/>
        <w:numPr>
          <w:ilvl w:val="2"/>
          <w:numId w:val="292"/>
        </w:numPr>
        <w:ind w:left="1134" w:hanging="708"/>
        <w:pPrChange w:id="21861" w:author="Visone Rossana (GSE)" w:date="2025-10-17T17:32:00Z" w16du:dateUtc="2025-10-17T15:32:00Z">
          <w:pPr>
            <w:pStyle w:val="TITOLO3GSE"/>
            <w:ind w:left="0" w:firstLine="0"/>
          </w:pPr>
        </w:pPrChange>
      </w:pPr>
      <w:bookmarkStart w:id="21862" w:name="_Toc212462676"/>
      <w:r>
        <w:t>Calcolo dell’incentivo (Allegato II del Decreto)</w:t>
      </w:r>
      <w:bookmarkEnd w:id="21862"/>
    </w:p>
    <w:p w14:paraId="7501AF8F" w14:textId="2F0F4DA7" w:rsidR="00547FB5" w:rsidRPr="00357179" w:rsidRDefault="00CF7045">
      <w:pPr>
        <w:spacing w:line="276" w:lineRule="auto"/>
        <w:contextualSpacing/>
        <w:jc w:val="both"/>
        <w:rPr>
          <w:rFonts w:cstheme="minorHAnsi"/>
          <w:sz w:val="22"/>
          <w:szCs w:val="22"/>
          <w:rPrChange w:id="21863" w:author="Visone Rossana (GSE)" w:date="2025-09-09T14:45:00Z" w16du:dateUtc="2025-09-09T12:45:00Z">
            <w:rPr/>
          </w:rPrChange>
        </w:rPr>
        <w:pPrChange w:id="21864" w:author="Visone Rossana (GSE)" w:date="2025-09-09T14:45:00Z" w16du:dateUtc="2025-09-09T12:45:00Z">
          <w:pPr>
            <w:contextualSpacing/>
            <w:jc w:val="both"/>
          </w:pPr>
        </w:pPrChange>
      </w:pPr>
      <w:r w:rsidRPr="00357179">
        <w:rPr>
          <w:rFonts w:cstheme="minorHAnsi"/>
          <w:sz w:val="22"/>
          <w:szCs w:val="22"/>
          <w:rPrChange w:id="21865" w:author="Visone Rossana (GSE)" w:date="2025-09-09T14:45:00Z" w16du:dateUtc="2025-09-09T12:45:00Z">
            <w:rPr/>
          </w:rPrChange>
        </w:rPr>
        <w:t xml:space="preserve">Per l’intervento di installazione di elementi infrastrutturali per la ricarica privata di veicoli elettrici, l’incentivo è erogato nel limite del </w:t>
      </w:r>
      <w:r w:rsidRPr="00357179">
        <w:rPr>
          <w:rFonts w:cstheme="minorHAnsi"/>
          <w:sz w:val="22"/>
          <w:szCs w:val="22"/>
          <w:highlight w:val="cyan"/>
          <w:rPrChange w:id="21866" w:author="Visone Rossana (GSE)" w:date="2025-09-09T14:45:00Z" w16du:dateUtc="2025-09-09T12:45:00Z">
            <w:rPr>
              <w:highlight w:val="cyan"/>
            </w:rPr>
          </w:rPrChange>
        </w:rPr>
        <w:t>30%</w:t>
      </w:r>
      <w:r w:rsidR="00AF0442" w:rsidRPr="00357179">
        <w:rPr>
          <w:rFonts w:cstheme="minorHAnsi"/>
          <w:sz w:val="22"/>
          <w:szCs w:val="22"/>
          <w:highlight w:val="cyan"/>
          <w:rPrChange w:id="21867" w:author="Visone Rossana (GSE)" w:date="2025-09-09T14:45:00Z" w16du:dateUtc="2025-09-09T12:45:00Z">
            <w:rPr>
              <w:highlight w:val="cyan"/>
            </w:rPr>
          </w:rPrChange>
        </w:rPr>
        <w:t xml:space="preserve"> delle spese sostenute ammissibili</w:t>
      </w:r>
      <w:r w:rsidRPr="00357179">
        <w:rPr>
          <w:rFonts w:cstheme="minorHAnsi"/>
          <w:sz w:val="22"/>
          <w:szCs w:val="22"/>
          <w:rPrChange w:id="21868" w:author="Visone Rossana (GSE)" w:date="2025-09-09T14:45:00Z" w16du:dateUtc="2025-09-09T12:45:00Z">
            <w:rPr/>
          </w:rPrChange>
        </w:rPr>
        <w:t xml:space="preserve">, </w:t>
      </w:r>
      <w:r w:rsidR="00AF0442" w:rsidRPr="00357179">
        <w:rPr>
          <w:rFonts w:cstheme="minorHAnsi"/>
          <w:sz w:val="22"/>
          <w:szCs w:val="22"/>
          <w:rPrChange w:id="21869" w:author="Visone Rossana (GSE)" w:date="2025-09-09T14:45:00Z" w16du:dateUtc="2025-09-09T12:45:00Z">
            <w:rPr/>
          </w:rPrChange>
        </w:rPr>
        <w:t>fermo restando il rispetto del costo massimo ammissibile</w:t>
      </w:r>
      <w:r w:rsidR="00AF0442" w:rsidRPr="00357179">
        <w:rPr>
          <w:rFonts w:cstheme="minorHAnsi"/>
          <w:sz w:val="22"/>
          <w:szCs w:val="22"/>
          <w:rPrChange w:id="21870" w:author="Visone Rossana (GSE)" w:date="2025-09-09T14:45:00Z" w16du:dateUtc="2025-09-09T12:45:00Z">
            <w:rPr>
              <w:sz w:val="20"/>
            </w:rPr>
          </w:rPrChange>
        </w:rPr>
        <w:t xml:space="preserve"> </w:t>
      </w:r>
      <w:r w:rsidRPr="00357179">
        <w:rPr>
          <w:rFonts w:cstheme="minorHAnsi"/>
          <w:sz w:val="22"/>
          <w:szCs w:val="22"/>
          <w:rPrChange w:id="21871" w:author="Visone Rossana (GSE)" w:date="2025-09-09T14:45:00Z" w16du:dateUtc="2025-09-09T12:45:00Z">
            <w:rPr/>
          </w:rPrChange>
        </w:rPr>
        <w:t>differenzia</w:t>
      </w:r>
      <w:r w:rsidR="00E764F8" w:rsidRPr="00357179">
        <w:rPr>
          <w:rFonts w:cstheme="minorHAnsi"/>
          <w:sz w:val="22"/>
          <w:szCs w:val="22"/>
          <w:rPrChange w:id="21872" w:author="Visone Rossana (GSE)" w:date="2025-09-09T14:45:00Z" w16du:dateUtc="2025-09-09T12:45:00Z">
            <w:rPr/>
          </w:rPrChange>
        </w:rPr>
        <w:t>to</w:t>
      </w:r>
      <w:r w:rsidRPr="00357179">
        <w:rPr>
          <w:rFonts w:cstheme="minorHAnsi"/>
          <w:sz w:val="22"/>
          <w:szCs w:val="22"/>
          <w:rPrChange w:id="21873" w:author="Visone Rossana (GSE)" w:date="2025-09-09T14:45:00Z" w16du:dateUtc="2025-09-09T12:45:00Z">
            <w:rPr/>
          </w:rPrChange>
        </w:rPr>
        <w:t xml:space="preserve"> in funzione della tipologia di tecnologia dell’infrastruttura</w:t>
      </w:r>
      <w:r w:rsidR="00AF0442" w:rsidRPr="00357179">
        <w:rPr>
          <w:rFonts w:cstheme="minorHAnsi"/>
          <w:sz w:val="22"/>
          <w:szCs w:val="22"/>
          <w:rPrChange w:id="21874" w:author="Visone Rossana (GSE)" w:date="2025-09-09T14:45:00Z" w16du:dateUtc="2025-09-09T12:45:00Z">
            <w:rPr/>
          </w:rPrChange>
        </w:rPr>
        <w:t xml:space="preserve">. </w:t>
      </w:r>
    </w:p>
    <w:p w14:paraId="6708AEFA" w14:textId="21334B6C" w:rsidR="00AF0442" w:rsidRPr="00357179" w:rsidRDefault="00AF0442">
      <w:pPr>
        <w:spacing w:after="120" w:line="276" w:lineRule="auto"/>
        <w:contextualSpacing/>
        <w:jc w:val="both"/>
        <w:rPr>
          <w:rFonts w:cstheme="minorHAnsi"/>
          <w:bCs/>
          <w:sz w:val="22"/>
          <w:szCs w:val="22"/>
          <w:rPrChange w:id="21875" w:author="Visone Rossana (GSE)" w:date="2025-09-09T14:45:00Z" w16du:dateUtc="2025-09-09T12:45:00Z">
            <w:rPr>
              <w:bCs/>
              <w:szCs w:val="20"/>
            </w:rPr>
          </w:rPrChange>
        </w:rPr>
        <w:pPrChange w:id="21876" w:author="Visone Rossana (GSE)" w:date="2025-09-09T14:45:00Z" w16du:dateUtc="2025-09-09T12:45:00Z">
          <w:pPr>
            <w:spacing w:after="120"/>
            <w:contextualSpacing/>
            <w:jc w:val="both"/>
          </w:pPr>
        </w:pPrChange>
      </w:pPr>
      <w:commentRangeStart w:id="21877"/>
      <w:r w:rsidRPr="00357179">
        <w:rPr>
          <w:rFonts w:cstheme="minorHAnsi"/>
          <w:sz w:val="22"/>
          <w:szCs w:val="22"/>
          <w:rPrChange w:id="21878" w:author="Visone Rossana (GSE)" w:date="2025-09-09T14:45:00Z" w16du:dateUtc="2025-09-09T12:45:00Z">
            <w:rPr/>
          </w:rPrChange>
        </w:rPr>
        <w:t>L’incentivo erogabile</w:t>
      </w:r>
      <w:commentRangeEnd w:id="21877"/>
      <w:r w:rsidR="00BB3131" w:rsidRPr="00357179">
        <w:rPr>
          <w:rStyle w:val="Rimandocommento"/>
          <w:rFonts w:cstheme="minorHAnsi"/>
          <w:sz w:val="22"/>
          <w:szCs w:val="22"/>
          <w:rPrChange w:id="21879" w:author="Visone Rossana (GSE)" w:date="2025-09-09T14:45:00Z" w16du:dateUtc="2025-09-09T12:45:00Z">
            <w:rPr>
              <w:rStyle w:val="Rimandocommento"/>
              <w:sz w:val="24"/>
            </w:rPr>
          </w:rPrChange>
        </w:rPr>
        <w:commentReference w:id="21877"/>
      </w:r>
      <w:r w:rsidRPr="00357179">
        <w:rPr>
          <w:rFonts w:cstheme="minorHAnsi"/>
          <w:sz w:val="22"/>
          <w:szCs w:val="22"/>
          <w:rPrChange w:id="21881" w:author="Visone Rossana (GSE)" w:date="2025-09-09T14:45:00Z" w16du:dateUtc="2025-09-09T12:45:00Z">
            <w:rPr/>
          </w:rPrChange>
        </w:rPr>
        <w:t xml:space="preserve"> </w:t>
      </w:r>
      <w:r w:rsidR="009F1612" w:rsidRPr="00357179">
        <w:rPr>
          <w:rFonts w:cstheme="minorHAnsi"/>
          <w:sz w:val="22"/>
          <w:szCs w:val="22"/>
          <w:rPrChange w:id="21882" w:author="Visone Rossana (GSE)" w:date="2025-09-09T14:45:00Z" w16du:dateUtc="2025-09-09T12:45:00Z">
            <w:rPr/>
          </w:rPrChange>
        </w:rPr>
        <w:t xml:space="preserve">è comunque </w:t>
      </w:r>
      <w:r w:rsidRPr="00357179">
        <w:rPr>
          <w:rFonts w:cstheme="minorHAnsi"/>
          <w:bCs/>
          <w:sz w:val="22"/>
          <w:szCs w:val="22"/>
          <w:rPrChange w:id="21883" w:author="Visone Rossana (GSE)" w:date="2025-09-09T14:45:00Z" w16du:dateUtc="2025-09-09T12:45:00Z">
            <w:rPr>
              <w:bCs/>
              <w:szCs w:val="20"/>
            </w:rPr>
          </w:rPrChange>
        </w:rPr>
        <w:t>non superiore</w:t>
      </w:r>
      <w:r w:rsidR="009F1612" w:rsidRPr="00357179">
        <w:rPr>
          <w:rFonts w:cstheme="minorHAnsi"/>
          <w:bCs/>
          <w:sz w:val="22"/>
          <w:szCs w:val="22"/>
          <w:rPrChange w:id="21884" w:author="Visone Rossana (GSE)" w:date="2025-09-09T14:45:00Z" w16du:dateUtc="2025-09-09T12:45:00Z">
            <w:rPr>
              <w:bCs/>
              <w:szCs w:val="20"/>
            </w:rPr>
          </w:rPrChange>
        </w:rPr>
        <w:t xml:space="preserve"> a</w:t>
      </w:r>
      <w:r w:rsidRPr="00357179">
        <w:rPr>
          <w:rFonts w:cstheme="minorHAnsi"/>
          <w:bCs/>
          <w:sz w:val="22"/>
          <w:szCs w:val="22"/>
          <w:rPrChange w:id="21885" w:author="Visone Rossana (GSE)" w:date="2025-09-09T14:45:00Z" w16du:dateUtc="2025-09-09T12:45:00Z">
            <w:rPr>
              <w:bCs/>
              <w:szCs w:val="20"/>
            </w:rPr>
          </w:rPrChange>
        </w:rPr>
        <w:t xml:space="preserve">ll’incentivo riconoscibile per l’intervento combinato di sostituzione di impianti di climatizzazione invernale esistenti con impianti di climatizzazione invernale dotati di pompe di calore elettriche, quantificato secondo le modalità di cui al paragrafo </w:t>
      </w:r>
      <w:ins w:id="21886" w:author="Visone Rossana (GSE)" w:date="2025-10-20T17:43:00Z" w16du:dateUtc="2025-10-20T15:43:00Z">
        <w:r w:rsidR="00957326" w:rsidRPr="00957326">
          <w:rPr>
            <w:rFonts w:cstheme="minorHAnsi"/>
            <w:bCs/>
            <w:sz w:val="22"/>
            <w:szCs w:val="22"/>
            <w:highlight w:val="yellow"/>
            <w:rPrChange w:id="21887" w:author="Visone Rossana (GSE)" w:date="2025-10-20T17:43:00Z" w16du:dateUtc="2025-10-20T15:43:00Z">
              <w:rPr>
                <w:rFonts w:cstheme="minorHAnsi"/>
                <w:bCs/>
                <w:sz w:val="22"/>
                <w:szCs w:val="22"/>
              </w:rPr>
            </w:rPrChange>
          </w:rPr>
          <w:t>9.10.4</w:t>
        </w:r>
      </w:ins>
      <w:del w:id="21888" w:author="Visone Rossana (GSE)" w:date="2025-10-20T17:43:00Z" w16du:dateUtc="2025-10-20T15:43:00Z">
        <w:r w:rsidRPr="00957326" w:rsidDel="00957326">
          <w:rPr>
            <w:rFonts w:cstheme="minorHAnsi"/>
            <w:bCs/>
            <w:sz w:val="22"/>
            <w:szCs w:val="22"/>
            <w:highlight w:val="yellow"/>
            <w:rPrChange w:id="21889" w:author="Visone Rossana (GSE)" w:date="2025-10-20T17:43:00Z" w16du:dateUtc="2025-10-20T15:43:00Z">
              <w:rPr>
                <w:bCs/>
                <w:szCs w:val="20"/>
                <w:highlight w:val="yellow"/>
              </w:rPr>
            </w:rPrChange>
          </w:rPr>
          <w:delText>xxx</w:delText>
        </w:r>
      </w:del>
      <w:ins w:id="21890" w:author="Visone Rossana (GSE)" w:date="2025-10-20T17:43:00Z" w16du:dateUtc="2025-10-20T15:43:00Z">
        <w:r w:rsidR="00957326" w:rsidRPr="00957326">
          <w:rPr>
            <w:rFonts w:cstheme="minorHAnsi"/>
            <w:bCs/>
            <w:sz w:val="22"/>
            <w:szCs w:val="22"/>
            <w:highlight w:val="yellow"/>
            <w:rPrChange w:id="21891" w:author="Visone Rossana (GSE)" w:date="2025-10-20T17:43:00Z" w16du:dateUtc="2025-10-20T15:43:00Z">
              <w:rPr>
                <w:rFonts w:cstheme="minorHAnsi"/>
                <w:bCs/>
                <w:sz w:val="22"/>
                <w:szCs w:val="22"/>
              </w:rPr>
            </w:rPrChange>
          </w:rPr>
          <w:t>.</w:t>
        </w:r>
      </w:ins>
    </w:p>
    <w:p w14:paraId="6FACBB4A" w14:textId="60EBE8FE" w:rsidR="00871EB5" w:rsidRDefault="009F1612" w:rsidP="00C52F29">
      <w:pPr>
        <w:spacing w:after="120"/>
        <w:jc w:val="center"/>
        <w:rPr>
          <w:bCs/>
          <w:szCs w:val="20"/>
        </w:rPr>
      </w:pPr>
      <w:r>
        <w:rPr>
          <w:bCs/>
          <w:szCs w:val="20"/>
        </w:rPr>
        <w:t>I</w:t>
      </w:r>
      <w:r w:rsidRPr="009F1612">
        <w:rPr>
          <w:bCs/>
          <w:szCs w:val="20"/>
          <w:vertAlign w:val="subscript"/>
        </w:rPr>
        <w:t>tot</w:t>
      </w:r>
      <w:r>
        <w:rPr>
          <w:bCs/>
          <w:szCs w:val="20"/>
        </w:rPr>
        <w:t xml:space="preserve"> = </w:t>
      </w:r>
      <w:r w:rsidR="009A443F">
        <w:rPr>
          <w:bCs/>
          <w:szCs w:val="20"/>
        </w:rPr>
        <w:t>min (</w:t>
      </w:r>
      <w:r>
        <w:rPr>
          <w:bCs/>
          <w:szCs w:val="20"/>
        </w:rPr>
        <w:t>30% *C</w:t>
      </w:r>
      <w:r w:rsidR="009A443F">
        <w:rPr>
          <w:bCs/>
          <w:szCs w:val="20"/>
        </w:rPr>
        <w:t>; I</w:t>
      </w:r>
      <w:r w:rsidR="009A443F" w:rsidRPr="009A443F">
        <w:rPr>
          <w:bCs/>
          <w:szCs w:val="20"/>
          <w:vertAlign w:val="subscript"/>
        </w:rPr>
        <w:t>tot impianto pompa di calore</w:t>
      </w:r>
      <w:r w:rsidR="009A443F">
        <w:rPr>
          <w:bCs/>
          <w:szCs w:val="20"/>
        </w:rPr>
        <w:t>)</w:t>
      </w:r>
    </w:p>
    <w:p w14:paraId="478DB59E" w14:textId="2C5FBB9A" w:rsidR="00A20F45" w:rsidRPr="00CA0C37" w:rsidRDefault="00A20F45" w:rsidP="00871EB5">
      <w:pPr>
        <w:spacing w:after="400"/>
        <w:rPr>
          <w:sz w:val="20"/>
        </w:rPr>
      </w:pPr>
      <w:r w:rsidRPr="00CA0C37">
        <w:rPr>
          <w:sz w:val="20"/>
        </w:rPr>
        <w:t>con</w:t>
      </w:r>
      <w:r w:rsidRPr="00CA0C37">
        <w:rPr>
          <w:sz w:val="20"/>
        </w:rPr>
        <w:tab/>
        <w:t>I</w:t>
      </w:r>
      <w:r w:rsidRPr="00CA0C37">
        <w:rPr>
          <w:sz w:val="20"/>
          <w:vertAlign w:val="subscript"/>
        </w:rPr>
        <w:t>tot</w:t>
      </w:r>
      <w:r w:rsidRPr="00CA0C37">
        <w:rPr>
          <w:sz w:val="20"/>
        </w:rPr>
        <w:t xml:space="preserve"> ≤ I</w:t>
      </w:r>
      <w:r w:rsidRPr="00CA0C37">
        <w:rPr>
          <w:sz w:val="20"/>
          <w:vertAlign w:val="subscript"/>
        </w:rPr>
        <w:t>max</w:t>
      </w:r>
      <w:r w:rsidRPr="00CA0C37">
        <w:rPr>
          <w:sz w:val="20"/>
        </w:rPr>
        <w:t xml:space="preserve"> </w:t>
      </w:r>
    </w:p>
    <w:p w14:paraId="13DC8374" w14:textId="77777777" w:rsidR="001C459D" w:rsidRDefault="001C459D" w:rsidP="00091880">
      <w:pPr>
        <w:pStyle w:val="Corpotesto"/>
        <w:spacing w:before="204"/>
        <w:ind w:left="845"/>
        <w:rPr>
          <w:ins w:id="21892" w:author="Visone Rossana (GSE)" w:date="2025-10-21T16:49:00Z" w16du:dateUtc="2025-10-21T14:49:00Z"/>
          <w:rFonts w:cstheme="minorHAnsi"/>
          <w:sz w:val="22"/>
          <w:szCs w:val="22"/>
        </w:rPr>
      </w:pPr>
    </w:p>
    <w:p w14:paraId="10ECB9D6" w14:textId="3B9102EE" w:rsidR="001C459D" w:rsidRDefault="001C459D">
      <w:pPr>
        <w:pStyle w:val="Corpotesto"/>
        <w:spacing w:before="204"/>
        <w:ind w:left="845"/>
        <w:jc w:val="both"/>
        <w:rPr>
          <w:ins w:id="21893" w:author="Visone Rossana (GSE)" w:date="2025-10-21T16:49:00Z" w16du:dateUtc="2025-10-21T14:49:00Z"/>
          <w:rFonts w:cstheme="minorHAnsi"/>
          <w:sz w:val="22"/>
          <w:szCs w:val="22"/>
        </w:rPr>
        <w:pPrChange w:id="21894" w:author="Visone Rossana (GSE)" w:date="2025-10-21T16:51:00Z" w16du:dateUtc="2025-10-21T14:51:00Z">
          <w:pPr>
            <w:pStyle w:val="Corpotesto"/>
            <w:spacing w:before="204"/>
            <w:ind w:left="845"/>
          </w:pPr>
        </w:pPrChange>
      </w:pPr>
      <w:ins w:id="21895" w:author="Visone Rossana (GSE)" w:date="2025-10-21T16:50:00Z" w16du:dateUtc="2025-10-21T14:50:00Z">
        <w:r>
          <w:rPr>
            <w:rFonts w:cstheme="minorHAnsi"/>
            <w:sz w:val="22"/>
            <w:szCs w:val="22"/>
          </w:rPr>
          <w:t>I</w:t>
        </w:r>
        <w:r w:rsidRPr="00F31EE0">
          <w:rPr>
            <w:rFonts w:cstheme="minorHAnsi"/>
            <w:sz w:val="22"/>
            <w:szCs w:val="22"/>
            <w:vertAlign w:val="subscript"/>
            <w:rPrChange w:id="21896" w:author="Visone Rossana (GSE)" w:date="2025-10-21T16:54:00Z" w16du:dateUtc="2025-10-21T14:54:00Z">
              <w:rPr>
                <w:rFonts w:cstheme="minorHAnsi"/>
                <w:sz w:val="22"/>
                <w:szCs w:val="22"/>
              </w:rPr>
            </w:rPrChange>
          </w:rPr>
          <w:t>tot</w:t>
        </w:r>
        <w:r>
          <w:rPr>
            <w:rFonts w:cstheme="minorHAnsi"/>
            <w:sz w:val="22"/>
            <w:szCs w:val="22"/>
          </w:rPr>
          <w:t>:</w:t>
        </w:r>
        <w:r w:rsidRPr="001C459D">
          <w:rPr>
            <w:rFonts w:asciiTheme="minorHAnsi" w:hAnsiTheme="minorHAnsi" w:cstheme="minorHAnsi"/>
            <w:sz w:val="22"/>
            <w:szCs w:val="22"/>
            <w:rPrChange w:id="21897" w:author="Visone Rossana (GSE)" w:date="2025-10-21T16:50:00Z" w16du:dateUtc="2025-10-21T14:50:00Z">
              <w:rPr>
                <w:rFonts w:cstheme="minorHAnsi"/>
                <w:sz w:val="22"/>
                <w:szCs w:val="22"/>
              </w:rPr>
            </w:rPrChange>
          </w:rPr>
          <w:t xml:space="preserve"> </w:t>
        </w:r>
        <w:r w:rsidRPr="001C459D">
          <w:rPr>
            <w:rFonts w:asciiTheme="minorHAnsi" w:hAnsiTheme="minorHAnsi" w:cstheme="minorHAnsi"/>
            <w:sz w:val="22"/>
            <w:szCs w:val="22"/>
            <w:rPrChange w:id="21898" w:author="Visone Rossana (GSE)" w:date="2025-10-21T16:50:00Z" w16du:dateUtc="2025-10-21T14:50:00Z">
              <w:rPr>
                <w:sz w:val="20"/>
              </w:rPr>
            </w:rPrChange>
          </w:rPr>
          <w:t xml:space="preserve">incentivo totale dell’intervento cumulato per l’intera durata che verrà ripartito e corrisposto in </w:t>
        </w:r>
        <w:r w:rsidR="0057191D">
          <w:rPr>
            <w:rFonts w:asciiTheme="minorHAnsi" w:hAnsiTheme="minorHAnsi" w:cstheme="minorHAnsi"/>
            <w:sz w:val="22"/>
            <w:szCs w:val="22"/>
          </w:rPr>
          <w:t xml:space="preserve">2 o </w:t>
        </w:r>
        <w:r w:rsidRPr="001C459D">
          <w:rPr>
            <w:rFonts w:asciiTheme="minorHAnsi" w:hAnsiTheme="minorHAnsi" w:cstheme="minorHAnsi"/>
            <w:sz w:val="22"/>
            <w:szCs w:val="22"/>
            <w:rPrChange w:id="21899" w:author="Visone Rossana (GSE)" w:date="2025-10-21T16:50:00Z" w16du:dateUtc="2025-10-21T14:50:00Z">
              <w:rPr>
                <w:sz w:val="20"/>
              </w:rPr>
            </w:rPrChange>
          </w:rPr>
          <w:t>5 rate annuali costanti</w:t>
        </w:r>
        <w:r w:rsidR="0057191D">
          <w:rPr>
            <w:rFonts w:asciiTheme="minorHAnsi" w:hAnsiTheme="minorHAnsi" w:cstheme="minorHAnsi"/>
            <w:sz w:val="22"/>
            <w:szCs w:val="22"/>
          </w:rPr>
          <w:t xml:space="preserve"> in ragione della potenza dell’</w:t>
        </w:r>
      </w:ins>
      <w:ins w:id="21900" w:author="Visone Rossana (GSE)" w:date="2025-10-21T16:51:00Z" w16du:dateUtc="2025-10-21T14:51:00Z">
        <w:r w:rsidR="00AF49CB">
          <w:rPr>
            <w:rFonts w:asciiTheme="minorHAnsi" w:hAnsiTheme="minorHAnsi" w:cstheme="minorHAnsi"/>
            <w:sz w:val="22"/>
            <w:szCs w:val="22"/>
          </w:rPr>
          <w:t>intervento combinato “</w:t>
        </w:r>
      </w:ins>
      <w:ins w:id="21901" w:author="Visone Rossana (GSE)" w:date="2025-10-21T16:50:00Z" w16du:dateUtc="2025-10-21T14:50:00Z">
        <w:r w:rsidR="0057191D">
          <w:rPr>
            <w:rFonts w:asciiTheme="minorHAnsi" w:hAnsiTheme="minorHAnsi" w:cstheme="minorHAnsi"/>
            <w:sz w:val="22"/>
            <w:szCs w:val="22"/>
          </w:rPr>
          <w:t>impianto pompa di calore</w:t>
        </w:r>
      </w:ins>
      <w:ins w:id="21902" w:author="Visone Rossana (GSE)" w:date="2025-10-21T16:51:00Z" w16du:dateUtc="2025-10-21T14:51:00Z">
        <w:r w:rsidR="00AF49CB">
          <w:rPr>
            <w:rFonts w:asciiTheme="minorHAnsi" w:hAnsiTheme="minorHAnsi" w:cstheme="minorHAnsi"/>
            <w:sz w:val="22"/>
            <w:szCs w:val="22"/>
          </w:rPr>
          <w:t>”</w:t>
        </w:r>
        <w:r w:rsidR="00AF49CB" w:rsidRPr="00263024">
          <w:rPr>
            <w:rFonts w:cstheme="minorHAnsi"/>
            <w:sz w:val="22"/>
            <w:szCs w:val="22"/>
          </w:rPr>
          <w:t xml:space="preserve"> </w:t>
        </w:r>
        <w:r w:rsidR="00AF49CB" w:rsidRPr="00AF49CB">
          <w:rPr>
            <w:rFonts w:asciiTheme="minorHAnsi" w:hAnsiTheme="minorHAnsi" w:cstheme="minorHAnsi"/>
            <w:sz w:val="22"/>
            <w:szCs w:val="22"/>
            <w:rPrChange w:id="21903" w:author="Visone Rossana (GSE)" w:date="2025-10-21T16:51:00Z" w16du:dateUtc="2025-10-21T14:51:00Z">
              <w:rPr>
                <w:rFonts w:cstheme="minorHAnsi"/>
                <w:sz w:val="22"/>
                <w:szCs w:val="22"/>
              </w:rPr>
            </w:rPrChange>
          </w:rPr>
          <w:t xml:space="preserve">rispettivamente </w:t>
        </w:r>
      </w:ins>
      <w:ins w:id="21904" w:author="Visone Rossana (GSE)" w:date="2025-10-21T16:52:00Z" w16du:dateUtc="2025-10-21T14:52:00Z">
        <w:r w:rsidR="00B91481">
          <w:rPr>
            <w:rFonts w:asciiTheme="minorHAnsi" w:hAnsiTheme="minorHAnsi" w:cstheme="minorHAnsi"/>
            <w:sz w:val="22"/>
            <w:szCs w:val="22"/>
          </w:rPr>
          <w:t>P</w:t>
        </w:r>
      </w:ins>
      <w:ins w:id="21905" w:author="Visone Rossana (GSE)" w:date="2025-10-21T16:53:00Z" w16du:dateUtc="2025-10-21T14:53:00Z">
        <w:r w:rsidR="00F535A8" w:rsidRPr="00F535A8">
          <w:rPr>
            <w:rFonts w:asciiTheme="minorHAnsi" w:hAnsiTheme="minorHAnsi" w:cstheme="minorHAnsi"/>
            <w:sz w:val="22"/>
            <w:szCs w:val="22"/>
            <w:vertAlign w:val="subscript"/>
            <w:rPrChange w:id="21906" w:author="Visone Rossana (GSE)" w:date="2025-10-21T16:53:00Z" w16du:dateUtc="2025-10-21T14:53:00Z">
              <w:rPr>
                <w:rFonts w:asciiTheme="minorHAnsi" w:hAnsiTheme="minorHAnsi" w:cstheme="minorHAnsi"/>
                <w:sz w:val="22"/>
                <w:szCs w:val="22"/>
              </w:rPr>
            </w:rPrChange>
          </w:rPr>
          <w:t>rated</w:t>
        </w:r>
      </w:ins>
      <w:ins w:id="21907" w:author="Visone Rossana (GSE)" w:date="2025-10-21T16:51:00Z" w16du:dateUtc="2025-10-21T14:51:00Z">
        <w:r w:rsidR="00AF49CB" w:rsidRPr="00AF49CB">
          <w:rPr>
            <w:rFonts w:asciiTheme="minorHAnsi" w:hAnsiTheme="minorHAnsi" w:cstheme="minorHAnsi"/>
            <w:sz w:val="22"/>
            <w:szCs w:val="22"/>
            <w:rPrChange w:id="21908" w:author="Visone Rossana (GSE)" w:date="2025-10-21T16:51:00Z" w16du:dateUtc="2025-10-21T14:51:00Z">
              <w:rPr>
                <w:rFonts w:cstheme="minorHAnsi"/>
                <w:sz w:val="22"/>
                <w:szCs w:val="22"/>
              </w:rPr>
            </w:rPrChange>
          </w:rPr>
          <w:t>≤ 35 kW o</w:t>
        </w:r>
      </w:ins>
      <w:ins w:id="21909" w:author="Visone Rossana (GSE)" w:date="2025-10-21T16:52:00Z" w16du:dateUtc="2025-10-21T14:52:00Z">
        <w:r w:rsidR="00B91481">
          <w:rPr>
            <w:rFonts w:asciiTheme="minorHAnsi" w:hAnsiTheme="minorHAnsi" w:cstheme="minorHAnsi"/>
            <w:sz w:val="22"/>
            <w:szCs w:val="22"/>
          </w:rPr>
          <w:t xml:space="preserve"> </w:t>
        </w:r>
      </w:ins>
      <w:ins w:id="21910" w:author="Visone Rossana (GSE)" w:date="2025-10-21T16:53:00Z" w16du:dateUtc="2025-10-21T14:53:00Z">
        <w:r w:rsidR="00F535A8">
          <w:rPr>
            <w:rFonts w:asciiTheme="minorHAnsi" w:hAnsiTheme="minorHAnsi" w:cstheme="minorHAnsi"/>
            <w:sz w:val="22"/>
            <w:szCs w:val="22"/>
          </w:rPr>
          <w:t>P</w:t>
        </w:r>
        <w:r w:rsidR="00F535A8" w:rsidRPr="00263024">
          <w:rPr>
            <w:rFonts w:asciiTheme="minorHAnsi" w:hAnsiTheme="minorHAnsi" w:cstheme="minorHAnsi"/>
            <w:sz w:val="22"/>
            <w:szCs w:val="22"/>
            <w:vertAlign w:val="subscript"/>
          </w:rPr>
          <w:t>rated</w:t>
        </w:r>
        <w:r w:rsidR="00F535A8" w:rsidRPr="002E7BD0">
          <w:rPr>
            <w:rFonts w:asciiTheme="minorHAnsi" w:hAnsiTheme="minorHAnsi" w:cstheme="minorHAnsi"/>
            <w:sz w:val="22"/>
            <w:szCs w:val="22"/>
          </w:rPr>
          <w:t xml:space="preserve"> </w:t>
        </w:r>
      </w:ins>
      <w:ins w:id="21911" w:author="Visone Rossana (GSE)" w:date="2025-10-21T16:51:00Z" w16du:dateUtc="2025-10-21T14:51:00Z">
        <w:r w:rsidR="00AF49CB" w:rsidRPr="00AF49CB">
          <w:rPr>
            <w:rFonts w:asciiTheme="minorHAnsi" w:hAnsiTheme="minorHAnsi" w:cstheme="minorHAnsi"/>
            <w:sz w:val="22"/>
            <w:szCs w:val="22"/>
            <w:rPrChange w:id="21912" w:author="Visone Rossana (GSE)" w:date="2025-10-21T16:51:00Z" w16du:dateUtc="2025-10-21T14:51:00Z">
              <w:rPr>
                <w:rFonts w:cstheme="minorHAnsi"/>
                <w:sz w:val="22"/>
                <w:szCs w:val="22"/>
              </w:rPr>
            </w:rPrChange>
          </w:rPr>
          <w:t>&gt; 35 kW</w:t>
        </w:r>
      </w:ins>
      <w:ins w:id="21913" w:author="Visone Rossana (GSE)" w:date="2025-10-21T16:50:00Z" w16du:dateUtc="2025-10-21T14:50:00Z">
        <w:r w:rsidRPr="001C459D">
          <w:rPr>
            <w:rFonts w:asciiTheme="minorHAnsi" w:hAnsiTheme="minorHAnsi" w:cstheme="minorHAnsi"/>
            <w:sz w:val="22"/>
            <w:szCs w:val="22"/>
            <w:rPrChange w:id="21914" w:author="Visone Rossana (GSE)" w:date="2025-10-21T16:50:00Z" w16du:dateUtc="2025-10-21T14:50:00Z">
              <w:rPr>
                <w:sz w:val="20"/>
              </w:rPr>
            </w:rPrChange>
          </w:rPr>
          <w:t xml:space="preserve">, oppure, in un’unica soluzione </w:t>
        </w:r>
        <w:r w:rsidRPr="001C459D">
          <w:rPr>
            <w:rFonts w:asciiTheme="minorHAnsi" w:hAnsiTheme="minorHAnsi" w:cstheme="minorHAnsi"/>
            <w:sz w:val="22"/>
            <w:szCs w:val="22"/>
            <w:rPrChange w:id="21915" w:author="Visone Rossana (GSE)" w:date="2025-10-21T16:50:00Z" w16du:dateUtc="2025-10-21T14:50:00Z">
              <w:rPr>
                <w:rFonts w:ascii="Calibri" w:hAnsi="Calibri" w:cs="Calibri"/>
                <w:sz w:val="20"/>
                <w:szCs w:val="20"/>
              </w:rPr>
            </w:rPrChange>
          </w:rPr>
          <w:t xml:space="preserve">se l’ammontare totale dell’incentivo sia inferiore o uguale a euro 15.000 o </w:t>
        </w:r>
        <w:r w:rsidRPr="001C459D">
          <w:rPr>
            <w:rFonts w:asciiTheme="minorHAnsi" w:hAnsiTheme="minorHAnsi" w:cstheme="minorHAnsi"/>
            <w:sz w:val="22"/>
            <w:szCs w:val="22"/>
            <w:rPrChange w:id="21916" w:author="Visone Rossana (GSE)" w:date="2025-10-21T16:50:00Z" w16du:dateUtc="2025-10-21T14:50:00Z">
              <w:rPr>
                <w:sz w:val="20"/>
              </w:rPr>
            </w:rPrChange>
          </w:rPr>
          <w:t xml:space="preserve">per gli aventi diritto (le PA, </w:t>
        </w:r>
        <w:commentRangeStart w:id="21917"/>
        <w:r w:rsidRPr="001C459D">
          <w:rPr>
            <w:rFonts w:asciiTheme="minorHAnsi" w:hAnsiTheme="minorHAnsi" w:cstheme="minorHAnsi"/>
            <w:sz w:val="22"/>
            <w:szCs w:val="22"/>
            <w:rPrChange w:id="21918" w:author="Visone Rossana (GSE)" w:date="2025-10-21T16:50:00Z" w16du:dateUtc="2025-10-21T14:50:00Z">
              <w:rPr>
                <w:sz w:val="20"/>
              </w:rPr>
            </w:rPrChange>
          </w:rPr>
          <w:t>gli ETS</w:t>
        </w:r>
        <w:commentRangeEnd w:id="21917"/>
        <w:r w:rsidRPr="001C459D">
          <w:rPr>
            <w:rStyle w:val="Rimandocommento"/>
            <w:rFonts w:asciiTheme="minorHAnsi" w:hAnsiTheme="minorHAnsi" w:cstheme="minorHAnsi"/>
            <w:sz w:val="22"/>
            <w:szCs w:val="22"/>
            <w:rPrChange w:id="21919" w:author="Visone Rossana (GSE)" w:date="2025-10-21T16:50:00Z" w16du:dateUtc="2025-10-21T14:50:00Z">
              <w:rPr>
                <w:rStyle w:val="Rimandocommento"/>
                <w:sz w:val="20"/>
              </w:rPr>
            </w:rPrChange>
          </w:rPr>
          <w:commentReference w:id="21917"/>
        </w:r>
        <w:r w:rsidRPr="001C459D">
          <w:rPr>
            <w:rFonts w:asciiTheme="minorHAnsi" w:hAnsiTheme="minorHAnsi" w:cstheme="minorHAnsi"/>
            <w:sz w:val="22"/>
            <w:szCs w:val="22"/>
            <w:rPrChange w:id="21920" w:author="Visone Rossana (GSE)" w:date="2025-10-21T16:50:00Z" w16du:dateUtc="2025-10-21T14:50:00Z">
              <w:rPr>
                <w:sz w:val="20"/>
              </w:rPr>
            </w:rPrChange>
          </w:rPr>
          <w:t xml:space="preserve"> </w:t>
        </w:r>
        <w:r w:rsidRPr="001C459D">
          <w:rPr>
            <w:rFonts w:asciiTheme="minorHAnsi" w:hAnsiTheme="minorHAnsi" w:cstheme="minorHAnsi"/>
            <w:sz w:val="22"/>
            <w:szCs w:val="22"/>
            <w:highlight w:val="cyan"/>
            <w:rPrChange w:id="21921" w:author="Visone Rossana (GSE)" w:date="2025-10-21T16:50:00Z" w16du:dateUtc="2025-10-21T14:50:00Z">
              <w:rPr>
                <w:sz w:val="20"/>
                <w:highlight w:val="cyan"/>
              </w:rPr>
            </w:rPrChange>
          </w:rPr>
          <w:t>non economici</w:t>
        </w:r>
        <w:r w:rsidRPr="001C459D">
          <w:rPr>
            <w:rFonts w:asciiTheme="minorHAnsi" w:hAnsiTheme="minorHAnsi" w:cstheme="minorHAnsi"/>
            <w:sz w:val="22"/>
            <w:szCs w:val="22"/>
            <w:rPrChange w:id="21922" w:author="Visone Rossana (GSE)" w:date="2025-10-21T16:50:00Z" w16du:dateUtc="2025-10-21T14:50:00Z">
              <w:rPr>
                <w:sz w:val="20"/>
              </w:rPr>
            </w:rPrChange>
          </w:rPr>
          <w:t xml:space="preserve"> e le ESCo o gli altri soggetti abilitati di cui all’art. 13, comma 1, che operano per conto della PA)</w:t>
        </w:r>
        <w:r w:rsidRPr="00CA0C37">
          <w:rPr>
            <w:sz w:val="20"/>
          </w:rPr>
          <w:t>.</w:t>
        </w:r>
      </w:ins>
    </w:p>
    <w:p w14:paraId="0BF57143" w14:textId="13C8E691" w:rsidR="00091880" w:rsidRPr="00AE06F7" w:rsidDel="00F31EE0" w:rsidRDefault="00A20F45" w:rsidP="00091880">
      <w:pPr>
        <w:pStyle w:val="Corpotesto"/>
        <w:spacing w:before="204"/>
        <w:ind w:left="845"/>
        <w:rPr>
          <w:ins w:id="21923" w:author="Visone Rossana (GSE)" w:date="2025-10-20T17:44:00Z" w16du:dateUtc="2025-10-20T15:44:00Z"/>
          <w:del w:id="21924" w:author="Visone Rossana (GSE)" w:date="2025-10-21T16:54:00Z" w16du:dateUtc="2025-10-21T14:54:00Z"/>
          <w:rFonts w:asciiTheme="minorHAnsi" w:hAnsiTheme="minorHAnsi" w:cstheme="minorHAnsi"/>
          <w:sz w:val="22"/>
          <w:szCs w:val="22"/>
          <w:rPrChange w:id="21925" w:author="Visone Rossana (GSE)" w:date="2025-10-21T16:36:00Z" w16du:dateUtc="2025-10-21T14:36:00Z">
            <w:rPr>
              <w:ins w:id="21926" w:author="Visone Rossana (GSE)" w:date="2025-10-20T17:44:00Z" w16du:dateUtc="2025-10-20T15:44:00Z"/>
              <w:del w:id="21927" w:author="Visone Rossana (GSE)" w:date="2025-10-21T16:54:00Z" w16du:dateUtc="2025-10-21T14:54:00Z"/>
              <w:rFonts w:asciiTheme="minorHAnsi" w:hAnsiTheme="minorHAnsi" w:cstheme="minorHAnsi"/>
              <w:sz w:val="20"/>
              <w:szCs w:val="20"/>
            </w:rPr>
          </w:rPrChange>
        </w:rPr>
      </w:pPr>
      <w:del w:id="21928" w:author="Visone Rossana (GSE)" w:date="2025-10-21T16:54:00Z" w16du:dateUtc="2025-10-21T14:54:00Z">
        <w:r w:rsidRPr="00357179" w:rsidDel="00F31EE0">
          <w:rPr>
            <w:rFonts w:cstheme="minorHAnsi"/>
            <w:sz w:val="22"/>
            <w:szCs w:val="22"/>
            <w:rPrChange w:id="21929" w:author="Visone Rossana (GSE)" w:date="2025-09-09T14:46:00Z" w16du:dateUtc="2025-09-09T12:46:00Z">
              <w:rPr>
                <w:sz w:val="20"/>
              </w:rPr>
            </w:rPrChange>
          </w:rPr>
          <w:delText>I</w:delText>
        </w:r>
        <w:r w:rsidRPr="00357179" w:rsidDel="00F31EE0">
          <w:rPr>
            <w:rFonts w:cstheme="minorHAnsi"/>
            <w:sz w:val="22"/>
            <w:szCs w:val="22"/>
            <w:vertAlign w:val="subscript"/>
            <w:rPrChange w:id="21930" w:author="Visone Rossana (GSE)" w:date="2025-09-09T14:46:00Z" w16du:dateUtc="2025-09-09T12:46:00Z">
              <w:rPr>
                <w:sz w:val="20"/>
                <w:vertAlign w:val="subscript"/>
              </w:rPr>
            </w:rPrChange>
          </w:rPr>
          <w:delText xml:space="preserve">tot </w:delText>
        </w:r>
        <w:r w:rsidRPr="00357179" w:rsidDel="00F31EE0">
          <w:rPr>
            <w:rFonts w:cstheme="minorHAnsi"/>
            <w:sz w:val="22"/>
            <w:szCs w:val="22"/>
            <w:rPrChange w:id="21931" w:author="Visone Rossana (GSE)" w:date="2025-09-09T14:46:00Z" w16du:dateUtc="2025-09-09T12:46:00Z">
              <w:rPr>
                <w:sz w:val="20"/>
              </w:rPr>
            </w:rPrChange>
          </w:rPr>
          <w:delText xml:space="preserve">: </w:delText>
        </w:r>
      </w:del>
      <w:ins w:id="21932" w:author="Visone Rossana (GSE)" w:date="2025-10-20T17:44:00Z" w16du:dateUtc="2025-10-20T15:44:00Z">
        <w:del w:id="21933" w:author="Visone Rossana (GSE)" w:date="2025-10-21T16:54:00Z" w16du:dateUtc="2025-10-21T14:54:00Z">
          <w:r w:rsidR="00091880" w:rsidRPr="00AE06F7" w:rsidDel="00F31EE0">
            <w:rPr>
              <w:rFonts w:cstheme="minorHAnsi"/>
              <w:sz w:val="22"/>
              <w:szCs w:val="22"/>
              <w:rPrChange w:id="21934" w:author="Visone Rossana (GSE)" w:date="2025-10-21T16:36:00Z" w16du:dateUtc="2025-10-21T14:36:00Z">
                <w:rPr>
                  <w:rFonts w:cstheme="minorHAnsi"/>
                  <w:sz w:val="20"/>
                  <w:szCs w:val="20"/>
                </w:rPr>
              </w:rPrChange>
            </w:rPr>
            <w:delText>è l’incentivo annuo in euro. Tale incentivo è costituito dalla sommatoria delle rate annue previste nella tabella 1 dell’art. 11, comma 3, del Decreto:</w:delText>
          </w:r>
        </w:del>
      </w:ins>
    </w:p>
    <w:p w14:paraId="6206BCCD" w14:textId="0736D88F" w:rsidR="00091880" w:rsidRPr="00AE06F7" w:rsidDel="00F31EE0" w:rsidRDefault="00091880" w:rsidP="00091880">
      <w:pPr>
        <w:ind w:left="1134"/>
        <w:jc w:val="both"/>
        <w:rPr>
          <w:ins w:id="21935" w:author="Visone Rossana (GSE)" w:date="2025-10-20T17:44:00Z" w16du:dateUtc="2025-10-20T15:44:00Z"/>
          <w:del w:id="21936" w:author="Visone Rossana (GSE)" w:date="2025-10-21T16:54:00Z" w16du:dateUtc="2025-10-21T14:54:00Z"/>
          <w:rFonts w:cstheme="minorHAnsi"/>
          <w:sz w:val="22"/>
          <w:szCs w:val="22"/>
          <w:rPrChange w:id="21937" w:author="Visone Rossana (GSE)" w:date="2025-10-21T16:36:00Z" w16du:dateUtc="2025-10-21T14:36:00Z">
            <w:rPr>
              <w:ins w:id="21938" w:author="Visone Rossana (GSE)" w:date="2025-10-20T17:44:00Z" w16du:dateUtc="2025-10-20T15:44:00Z"/>
              <w:del w:id="21939" w:author="Visone Rossana (GSE)" w:date="2025-10-21T16:54:00Z" w16du:dateUtc="2025-10-21T14:54:00Z"/>
              <w:rFonts w:cstheme="minorHAnsi"/>
              <w:sz w:val="20"/>
              <w:szCs w:val="20"/>
            </w:rPr>
          </w:rPrChange>
        </w:rPr>
      </w:pPr>
      <w:ins w:id="21940" w:author="Visone Rossana (GSE)" w:date="2025-10-20T17:44:00Z" w16du:dateUtc="2025-10-20T15:44:00Z">
        <w:del w:id="21941" w:author="Visone Rossana (GSE)" w:date="2025-10-21T16:54:00Z" w16du:dateUtc="2025-10-21T14:54:00Z">
          <w:r w:rsidRPr="00AE06F7" w:rsidDel="00F31EE0">
            <w:rPr>
              <w:rFonts w:cstheme="minorHAnsi"/>
              <w:sz w:val="22"/>
              <w:szCs w:val="22"/>
              <w:rPrChange w:id="21942" w:author="Visone Rossana (GSE)" w:date="2025-10-21T16:36:00Z" w16du:dateUtc="2025-10-21T14:36:00Z">
                <w:rPr>
                  <w:rFonts w:cstheme="minorHAnsi"/>
                  <w:sz w:val="20"/>
                  <w:szCs w:val="20"/>
                </w:rPr>
              </w:rPrChange>
            </w:rPr>
            <w:delText>- 2 annualità per generatori con potenza termica utile nominale ≤ 35 kW;</w:delText>
          </w:r>
        </w:del>
      </w:ins>
    </w:p>
    <w:p w14:paraId="3785FDC8" w14:textId="4760B638" w:rsidR="00091880" w:rsidRPr="00AE06F7" w:rsidDel="00F31EE0" w:rsidRDefault="00091880" w:rsidP="00091880">
      <w:pPr>
        <w:spacing w:after="120"/>
        <w:ind w:left="1134"/>
        <w:jc w:val="both"/>
        <w:rPr>
          <w:ins w:id="21943" w:author="Visone Rossana (GSE)" w:date="2025-10-20T17:44:00Z" w16du:dateUtc="2025-10-20T15:44:00Z"/>
          <w:del w:id="21944" w:author="Visone Rossana (GSE)" w:date="2025-10-21T16:54:00Z" w16du:dateUtc="2025-10-21T14:54:00Z"/>
          <w:rFonts w:cstheme="minorHAnsi"/>
          <w:sz w:val="22"/>
          <w:szCs w:val="22"/>
          <w:rPrChange w:id="21945" w:author="Visone Rossana (GSE)" w:date="2025-10-21T16:36:00Z" w16du:dateUtc="2025-10-21T14:36:00Z">
            <w:rPr>
              <w:ins w:id="21946" w:author="Visone Rossana (GSE)" w:date="2025-10-20T17:44:00Z" w16du:dateUtc="2025-10-20T15:44:00Z"/>
              <w:del w:id="21947" w:author="Visone Rossana (GSE)" w:date="2025-10-21T16:54:00Z" w16du:dateUtc="2025-10-21T14:54:00Z"/>
              <w:rFonts w:cstheme="minorHAnsi"/>
              <w:sz w:val="20"/>
              <w:szCs w:val="20"/>
            </w:rPr>
          </w:rPrChange>
        </w:rPr>
      </w:pPr>
      <w:ins w:id="21948" w:author="Visone Rossana (GSE)" w:date="2025-10-20T17:44:00Z" w16du:dateUtc="2025-10-20T15:44:00Z">
        <w:del w:id="21949" w:author="Visone Rossana (GSE)" w:date="2025-10-21T16:54:00Z" w16du:dateUtc="2025-10-21T14:54:00Z">
          <w:r w:rsidRPr="00AE06F7" w:rsidDel="00F31EE0">
            <w:rPr>
              <w:rFonts w:cstheme="minorHAnsi"/>
              <w:sz w:val="22"/>
              <w:szCs w:val="22"/>
              <w:rPrChange w:id="21950" w:author="Visone Rossana (GSE)" w:date="2025-10-21T16:36:00Z" w16du:dateUtc="2025-10-21T14:36:00Z">
                <w:rPr>
                  <w:rFonts w:cstheme="minorHAnsi"/>
                  <w:sz w:val="20"/>
                  <w:szCs w:val="20"/>
                </w:rPr>
              </w:rPrChange>
            </w:rPr>
            <w:delText>- 5 annualità per generatori con potenza termica utile nominale per generatori &gt; 35 kW.</w:delText>
          </w:r>
        </w:del>
      </w:ins>
    </w:p>
    <w:p w14:paraId="2A65BE6B" w14:textId="1CC189F6" w:rsidR="00091880" w:rsidRPr="00AE06F7" w:rsidDel="00F31EE0" w:rsidRDefault="00091880" w:rsidP="00091880">
      <w:pPr>
        <w:spacing w:after="120"/>
        <w:ind w:left="845"/>
        <w:jc w:val="both"/>
        <w:rPr>
          <w:ins w:id="21951" w:author="Visone Rossana (GSE)" w:date="2025-10-20T17:44:00Z" w16du:dateUtc="2025-10-20T15:44:00Z"/>
          <w:del w:id="21952" w:author="Visone Rossana (GSE)" w:date="2025-10-21T16:54:00Z" w16du:dateUtc="2025-10-21T14:54:00Z"/>
          <w:rFonts w:cstheme="minorHAnsi"/>
          <w:sz w:val="22"/>
          <w:szCs w:val="22"/>
          <w:rPrChange w:id="21953" w:author="Visone Rossana (GSE)" w:date="2025-10-21T16:36:00Z" w16du:dateUtc="2025-10-21T14:36:00Z">
            <w:rPr>
              <w:ins w:id="21954" w:author="Visone Rossana (GSE)" w:date="2025-10-20T17:44:00Z" w16du:dateUtc="2025-10-20T15:44:00Z"/>
              <w:del w:id="21955" w:author="Visone Rossana (GSE)" w:date="2025-10-21T16:54:00Z" w16du:dateUtc="2025-10-21T14:54:00Z"/>
              <w:rFonts w:cstheme="minorHAnsi"/>
              <w:sz w:val="20"/>
              <w:szCs w:val="20"/>
            </w:rPr>
          </w:rPrChange>
        </w:rPr>
      </w:pPr>
      <w:ins w:id="21956" w:author="Visone Rossana (GSE)" w:date="2025-10-20T17:44:00Z" w16du:dateUtc="2025-10-20T15:44:00Z">
        <w:del w:id="21957" w:author="Visone Rossana (GSE)" w:date="2025-10-21T16:54:00Z" w16du:dateUtc="2025-10-21T14:54:00Z">
          <w:r w:rsidRPr="00AE06F7" w:rsidDel="00F31EE0">
            <w:rPr>
              <w:rFonts w:cstheme="minorHAnsi"/>
              <w:sz w:val="22"/>
              <w:szCs w:val="22"/>
              <w:rPrChange w:id="21958" w:author="Visone Rossana (GSE)" w:date="2025-10-21T16:36:00Z" w16du:dateUtc="2025-10-21T14:36:00Z">
                <w:rPr>
                  <w:rFonts w:cstheme="minorHAnsi"/>
                  <w:sz w:val="20"/>
                  <w:szCs w:val="20"/>
                </w:rPr>
              </w:rPrChange>
            </w:rPr>
            <w:delText>L’incentivo totale (I</w:delText>
          </w:r>
          <w:r w:rsidRPr="00AE06F7" w:rsidDel="00F31EE0">
            <w:rPr>
              <w:rFonts w:cstheme="minorHAnsi"/>
              <w:sz w:val="22"/>
              <w:szCs w:val="22"/>
              <w:vertAlign w:val="subscript"/>
              <w:rPrChange w:id="21959" w:author="Visone Rossana (GSE)" w:date="2025-10-21T16:36:00Z" w16du:dateUtc="2025-10-21T14:36:00Z">
                <w:rPr>
                  <w:rFonts w:cstheme="minorHAnsi"/>
                  <w:sz w:val="20"/>
                  <w:szCs w:val="20"/>
                  <w:vertAlign w:val="subscript"/>
                </w:rPr>
              </w:rPrChange>
            </w:rPr>
            <w:delText>tot</w:delText>
          </w:r>
          <w:r w:rsidRPr="00AE06F7" w:rsidDel="00F31EE0">
            <w:rPr>
              <w:rFonts w:cstheme="minorHAnsi"/>
              <w:sz w:val="22"/>
              <w:szCs w:val="22"/>
              <w:rPrChange w:id="21960" w:author="Visone Rossana (GSE)" w:date="2025-10-21T16:36:00Z" w16du:dateUtc="2025-10-21T14:36:00Z">
                <w:rPr>
                  <w:rFonts w:cstheme="minorHAnsi"/>
                  <w:sz w:val="20"/>
                  <w:szCs w:val="20"/>
                </w:rPr>
              </w:rPrChange>
            </w:rPr>
            <w:delText>), sarà corrisposto in un’unica soluzione se inferiore o uguale a euro 15.000 nonché per gli aventi diritto (le PA, gli ETS</w:delText>
          </w:r>
        </w:del>
      </w:ins>
      <w:ins w:id="21961" w:author="Visone Rossana (GSE)" w:date="2025-10-20T17:45:00Z" w16du:dateUtc="2025-10-20T15:45:00Z">
        <w:del w:id="21962" w:author="Visone Rossana (GSE)" w:date="2025-10-21T16:54:00Z" w16du:dateUtc="2025-10-21T14:54:00Z">
          <w:r w:rsidRPr="00AE06F7" w:rsidDel="00F31EE0">
            <w:rPr>
              <w:rFonts w:cstheme="minorHAnsi"/>
              <w:sz w:val="22"/>
              <w:szCs w:val="22"/>
              <w:rPrChange w:id="21963" w:author="Visone Rossana (GSE)" w:date="2025-10-21T16:36:00Z" w16du:dateUtc="2025-10-21T14:36:00Z">
                <w:rPr>
                  <w:rFonts w:cstheme="minorHAnsi"/>
                  <w:sz w:val="20"/>
                  <w:szCs w:val="20"/>
                </w:rPr>
              </w:rPrChange>
            </w:rPr>
            <w:delText xml:space="preserve"> non economici</w:delText>
          </w:r>
        </w:del>
      </w:ins>
      <w:ins w:id="21964" w:author="Visone Rossana (GSE)" w:date="2025-10-20T17:44:00Z" w16du:dateUtc="2025-10-20T15:44:00Z">
        <w:del w:id="21965" w:author="Visone Rossana (GSE)" w:date="2025-10-21T16:54:00Z" w16du:dateUtc="2025-10-21T14:54:00Z">
          <w:r w:rsidRPr="00AE06F7" w:rsidDel="00F31EE0">
            <w:rPr>
              <w:rFonts w:cstheme="minorHAnsi"/>
              <w:sz w:val="22"/>
              <w:szCs w:val="22"/>
              <w:rPrChange w:id="21966" w:author="Visone Rossana (GSE)" w:date="2025-10-21T16:36:00Z" w16du:dateUtc="2025-10-21T14:36:00Z">
                <w:rPr>
                  <w:rFonts w:cstheme="minorHAnsi"/>
                  <w:sz w:val="20"/>
                  <w:szCs w:val="20"/>
                </w:rPr>
              </w:rPrChange>
            </w:rPr>
            <w:delText xml:space="preserve"> e le ESCo o gli altri soggetti abilitati di cui all’art. 13, comma 1, che operano per conto della PA).</w:delText>
          </w:r>
        </w:del>
      </w:ins>
    </w:p>
    <w:p w14:paraId="35924E11" w14:textId="02400D87" w:rsidR="006E4F91" w:rsidRDefault="006E4F91">
      <w:pPr>
        <w:spacing w:after="120" w:line="276" w:lineRule="auto"/>
        <w:ind w:left="1276" w:hanging="567"/>
        <w:jc w:val="both"/>
        <w:rPr>
          <w:ins w:id="21967" w:author="Visone Rossana (GSE)" w:date="2025-10-20T18:38:00Z" w16du:dateUtc="2025-10-20T16:38:00Z"/>
          <w:rFonts w:cstheme="minorHAnsi"/>
          <w:sz w:val="22"/>
          <w:szCs w:val="22"/>
        </w:rPr>
        <w:pPrChange w:id="21968" w:author="Visone Rossana (GSE)" w:date="2025-10-21T16:38:00Z" w16du:dateUtc="2025-10-21T14:38:00Z">
          <w:pPr>
            <w:spacing w:after="120" w:line="276" w:lineRule="auto"/>
            <w:ind w:left="1985" w:hanging="1424"/>
            <w:jc w:val="both"/>
          </w:pPr>
        </w:pPrChange>
      </w:pPr>
      <w:ins w:id="21969" w:author="Visone Rossana (GSE)" w:date="2025-10-20T18:38:00Z" w16du:dateUtc="2025-10-20T16:38:00Z">
        <w:r w:rsidRPr="000F1963">
          <w:rPr>
            <w:rFonts w:cstheme="minorHAnsi"/>
            <w:sz w:val="22"/>
            <w:szCs w:val="22"/>
          </w:rPr>
          <w:t>I</w:t>
        </w:r>
        <w:r w:rsidRPr="000F1963">
          <w:rPr>
            <w:rFonts w:cstheme="minorHAnsi"/>
            <w:sz w:val="22"/>
            <w:szCs w:val="22"/>
            <w:vertAlign w:val="subscript"/>
          </w:rPr>
          <w:t>max</w:t>
        </w:r>
        <w:r w:rsidRPr="000F1963">
          <w:rPr>
            <w:rFonts w:cstheme="minorHAnsi"/>
            <w:sz w:val="22"/>
            <w:szCs w:val="22"/>
          </w:rPr>
          <w:t xml:space="preserve">: </w:t>
        </w:r>
        <w:r>
          <w:rPr>
            <w:rFonts w:cstheme="minorHAnsi"/>
            <w:sz w:val="22"/>
            <w:szCs w:val="22"/>
          </w:rPr>
          <w:tab/>
        </w:r>
        <w:r w:rsidRPr="000F1963">
          <w:rPr>
            <w:rFonts w:cstheme="minorHAnsi"/>
            <w:sz w:val="22"/>
            <w:szCs w:val="22"/>
          </w:rPr>
          <w:t>valore massimo raggiungibile d</w:t>
        </w:r>
        <w:del w:id="21970" w:author="Visone Rossana (GSE)" w:date="2025-10-21T16:37:00Z" w16du:dateUtc="2025-10-21T14:37:00Z">
          <w:r w:rsidRPr="000F1963" w:rsidDel="00575018">
            <w:rPr>
              <w:rFonts w:cstheme="minorHAnsi"/>
              <w:sz w:val="22"/>
              <w:szCs w:val="22"/>
            </w:rPr>
            <w:delText>a</w:delText>
          </w:r>
        </w:del>
      </w:ins>
      <w:ins w:id="21971" w:author="Visone Rossana (GSE)" w:date="2025-10-21T16:37:00Z" w16du:dateUtc="2025-10-21T14:37:00Z">
        <w:r w:rsidR="00575018">
          <w:rPr>
            <w:rFonts w:cstheme="minorHAnsi"/>
            <w:sz w:val="22"/>
            <w:szCs w:val="22"/>
          </w:rPr>
          <w:t>e</w:t>
        </w:r>
      </w:ins>
      <w:ins w:id="21972" w:author="Visone Rossana (GSE)" w:date="2025-10-20T18:38:00Z" w16du:dateUtc="2025-10-20T16:38:00Z">
        <w:r w:rsidRPr="000F1963">
          <w:rPr>
            <w:rFonts w:cstheme="minorHAnsi"/>
            <w:sz w:val="22"/>
            <w:szCs w:val="22"/>
          </w:rPr>
          <w:t>ll’incentivo totale</w:t>
        </w:r>
      </w:ins>
      <w:ins w:id="21973" w:author="Visone Rossana (GSE)" w:date="2025-10-21T16:37:00Z" w16du:dateUtc="2025-10-21T14:37:00Z">
        <w:r w:rsidR="00575018">
          <w:rPr>
            <w:rFonts w:cstheme="minorHAnsi"/>
            <w:sz w:val="22"/>
            <w:szCs w:val="22"/>
          </w:rPr>
          <w:t xml:space="preserve"> (I</w:t>
        </w:r>
        <w:r w:rsidR="00575018" w:rsidRPr="00575018">
          <w:rPr>
            <w:rFonts w:cstheme="minorHAnsi"/>
            <w:sz w:val="22"/>
            <w:szCs w:val="22"/>
            <w:vertAlign w:val="subscript"/>
            <w:rPrChange w:id="21974" w:author="Visone Rossana (GSE)" w:date="2025-10-21T16:37:00Z" w16du:dateUtc="2025-10-21T14:37:00Z">
              <w:rPr>
                <w:rFonts w:cstheme="minorHAnsi"/>
                <w:sz w:val="22"/>
                <w:szCs w:val="22"/>
              </w:rPr>
            </w:rPrChange>
          </w:rPr>
          <w:t>tot</w:t>
        </w:r>
        <w:r w:rsidR="00575018">
          <w:rPr>
            <w:rFonts w:cstheme="minorHAnsi"/>
            <w:sz w:val="22"/>
            <w:szCs w:val="22"/>
          </w:rPr>
          <w:t>)</w:t>
        </w:r>
      </w:ins>
      <w:ins w:id="21975" w:author="Visone Rossana (GSE)" w:date="2025-10-20T18:38:00Z" w16du:dateUtc="2025-10-20T16:38:00Z">
        <w:r>
          <w:rPr>
            <w:rFonts w:cstheme="minorHAnsi"/>
            <w:sz w:val="22"/>
            <w:szCs w:val="22"/>
          </w:rPr>
          <w:t>,</w:t>
        </w:r>
        <w:r w:rsidRPr="000F1963">
          <w:rPr>
            <w:rFonts w:cstheme="minorHAnsi"/>
            <w:sz w:val="22"/>
            <w:szCs w:val="22"/>
          </w:rPr>
          <w:t xml:space="preserve"> quantificato </w:t>
        </w:r>
        <w:r>
          <w:rPr>
            <w:rFonts w:cstheme="minorHAnsi"/>
            <w:sz w:val="22"/>
            <w:szCs w:val="22"/>
          </w:rPr>
          <w:t xml:space="preserve">secondo </w:t>
        </w:r>
        <w:r w:rsidRPr="000F1963">
          <w:rPr>
            <w:rFonts w:cstheme="minorHAnsi"/>
            <w:sz w:val="22"/>
            <w:szCs w:val="22"/>
          </w:rPr>
          <w:t xml:space="preserve">l’intervento combinato di sostituzione di impianti di climatizzazione invernale esistenti con impianti di </w:t>
        </w:r>
        <w:r w:rsidRPr="000F1963">
          <w:rPr>
            <w:rFonts w:cstheme="minorHAnsi"/>
            <w:sz w:val="22"/>
            <w:szCs w:val="22"/>
          </w:rPr>
          <w:lastRenderedPageBreak/>
          <w:t>climatizzazione invernale dotati di pompe di calore elettriche</w:t>
        </w:r>
      </w:ins>
      <w:ins w:id="21976" w:author="Visone Rossana (GSE)" w:date="2025-10-21T16:38:00Z" w16du:dateUtc="2025-10-21T14:38:00Z">
        <w:r w:rsidR="003112F4">
          <w:rPr>
            <w:rFonts w:cstheme="minorHAnsi"/>
            <w:sz w:val="22"/>
            <w:szCs w:val="22"/>
          </w:rPr>
          <w:t xml:space="preserve"> (</w:t>
        </w:r>
        <w:r w:rsidR="003112F4" w:rsidRPr="000F1963">
          <w:rPr>
            <w:rFonts w:cstheme="minorHAnsi"/>
            <w:bCs/>
            <w:sz w:val="22"/>
            <w:szCs w:val="22"/>
          </w:rPr>
          <w:t>I</w:t>
        </w:r>
        <w:r w:rsidR="003112F4" w:rsidRPr="000F1963">
          <w:rPr>
            <w:rFonts w:cstheme="minorHAnsi"/>
            <w:bCs/>
            <w:sz w:val="22"/>
            <w:szCs w:val="22"/>
            <w:vertAlign w:val="subscript"/>
          </w:rPr>
          <w:t>tot</w:t>
        </w:r>
        <w:r w:rsidR="003112F4">
          <w:rPr>
            <w:rFonts w:cstheme="minorHAnsi"/>
            <w:bCs/>
            <w:sz w:val="22"/>
            <w:szCs w:val="22"/>
            <w:vertAlign w:val="subscript"/>
          </w:rPr>
          <w:t xml:space="preserve"> </w:t>
        </w:r>
        <w:r w:rsidR="003112F4" w:rsidRPr="000F1963">
          <w:rPr>
            <w:rFonts w:cstheme="minorHAnsi"/>
            <w:bCs/>
            <w:sz w:val="22"/>
            <w:szCs w:val="22"/>
            <w:vertAlign w:val="subscript"/>
          </w:rPr>
          <w:t>impianto pompa di calore</w:t>
        </w:r>
        <w:r w:rsidR="003112F4">
          <w:rPr>
            <w:rFonts w:cstheme="minorHAnsi"/>
            <w:sz w:val="22"/>
            <w:szCs w:val="22"/>
          </w:rPr>
          <w:t>)</w:t>
        </w:r>
      </w:ins>
      <w:ins w:id="21977" w:author="Visone Rossana (GSE)" w:date="2025-10-21T16:39:00Z" w16du:dateUtc="2025-10-21T14:39:00Z">
        <w:r w:rsidR="00915C3A">
          <w:rPr>
            <w:rFonts w:cstheme="minorHAnsi"/>
            <w:sz w:val="22"/>
            <w:szCs w:val="22"/>
          </w:rPr>
          <w:t xml:space="preserve"> </w:t>
        </w:r>
      </w:ins>
      <w:ins w:id="21978" w:author="Visone Rossana (GSE)" w:date="2025-10-21T16:38:00Z" w16du:dateUtc="2025-10-21T14:38:00Z">
        <w:r w:rsidR="003112F4">
          <w:rPr>
            <w:rFonts w:cstheme="minorHAnsi"/>
            <w:sz w:val="22"/>
            <w:szCs w:val="22"/>
          </w:rPr>
          <w:t xml:space="preserve">nelle </w:t>
        </w:r>
        <w:r w:rsidR="003112F4" w:rsidRPr="000F1963">
          <w:rPr>
            <w:rFonts w:cstheme="minorHAnsi"/>
            <w:bCs/>
            <w:sz w:val="22"/>
            <w:szCs w:val="22"/>
          </w:rPr>
          <w:t xml:space="preserve">modalità di cui al paragrafo </w:t>
        </w:r>
        <w:r w:rsidR="003112F4" w:rsidRPr="000F1963">
          <w:rPr>
            <w:rFonts w:cstheme="minorHAnsi"/>
            <w:bCs/>
            <w:sz w:val="22"/>
            <w:szCs w:val="22"/>
            <w:highlight w:val="yellow"/>
          </w:rPr>
          <w:t>9.10.4</w:t>
        </w:r>
      </w:ins>
      <w:ins w:id="21979" w:author="Visone Rossana (GSE)" w:date="2025-10-20T18:38:00Z" w16du:dateUtc="2025-10-20T16:38:00Z">
        <w:del w:id="21980" w:author="Visone Rossana (GSE)" w:date="2025-10-21T16:33:00Z" w16du:dateUtc="2025-10-21T14:33:00Z">
          <w:r w:rsidDel="002E17C7">
            <w:rPr>
              <w:rFonts w:cstheme="minorHAnsi"/>
              <w:sz w:val="22"/>
              <w:szCs w:val="22"/>
            </w:rPr>
            <w:delText>,</w:delText>
          </w:r>
        </w:del>
        <w:r>
          <w:rPr>
            <w:rFonts w:cstheme="minorHAnsi"/>
            <w:sz w:val="22"/>
            <w:szCs w:val="22"/>
          </w:rPr>
          <w:t>;</w:t>
        </w:r>
      </w:ins>
    </w:p>
    <w:p w14:paraId="48C9B6FF" w14:textId="61FB0B9E" w:rsidR="006E4F91" w:rsidDel="003112F4" w:rsidRDefault="00786581">
      <w:pPr>
        <w:spacing w:after="120" w:line="276" w:lineRule="auto"/>
        <w:ind w:left="709"/>
        <w:jc w:val="both"/>
        <w:rPr>
          <w:del w:id="21981" w:author="Visone Rossana (GSE)" w:date="2025-10-21T16:38:00Z" w16du:dateUtc="2025-10-21T14:38:00Z"/>
          <w:rFonts w:cstheme="minorHAnsi"/>
          <w:sz w:val="22"/>
          <w:szCs w:val="22"/>
        </w:rPr>
      </w:pPr>
      <w:ins w:id="21982" w:author="Visone Rossana (GSE)" w:date="2025-10-23T15:00:00Z" w16du:dateUtc="2025-10-23T13:00:00Z">
        <w:r>
          <w:rPr>
            <w:rFonts w:cstheme="minorHAnsi"/>
            <w:bCs/>
            <w:sz w:val="22"/>
            <w:szCs w:val="22"/>
          </w:rPr>
          <w:tab/>
        </w:r>
        <w:r w:rsidRPr="00786581">
          <w:rPr>
            <w:rFonts w:cstheme="minorHAnsi"/>
            <w:bCs/>
            <w:sz w:val="22"/>
            <w:szCs w:val="22"/>
            <w:highlight w:val="yellow"/>
            <w:rPrChange w:id="21983" w:author="Visone Rossana (GSE)" w:date="2025-10-23T15:00:00Z" w16du:dateUtc="2025-10-23T13:00:00Z">
              <w:rPr>
                <w:rFonts w:cstheme="minorHAnsi"/>
                <w:bCs/>
                <w:sz w:val="22"/>
                <w:szCs w:val="22"/>
              </w:rPr>
            </w:rPrChange>
          </w:rPr>
          <w:t>Potenza definizione:</w:t>
        </w:r>
      </w:ins>
      <w:ins w:id="21984" w:author="Visone Rossana (GSE)" w:date="2025-10-20T18:38:00Z" w16du:dateUtc="2025-10-20T16:38:00Z">
        <w:del w:id="21985" w:author="Visone Rossana (GSE)" w:date="2025-10-21T16:38:00Z" w16du:dateUtc="2025-10-21T14:38:00Z">
          <w:r w:rsidR="006E4F91" w:rsidRPr="00786581" w:rsidDel="003112F4">
            <w:rPr>
              <w:rFonts w:cstheme="minorHAnsi"/>
              <w:sz w:val="22"/>
              <w:szCs w:val="22"/>
              <w:highlight w:val="yellow"/>
              <w:rPrChange w:id="21986" w:author="Visone Rossana (GSE)" w:date="2025-10-23T15:10:00Z" w16du:dateUtc="2025-10-23T13:10:00Z">
                <w:rPr>
                  <w:rFonts w:cstheme="minorHAnsi"/>
                  <w:bCs/>
                  <w:sz w:val="22"/>
                  <w:szCs w:val="22"/>
                </w:rPr>
              </w:rPrChange>
            </w:rPr>
            <w:delText>I</w:delText>
          </w:r>
          <w:r w:rsidR="006E4F91" w:rsidRPr="00786581" w:rsidDel="003112F4">
            <w:rPr>
              <w:rFonts w:cstheme="minorHAnsi"/>
              <w:sz w:val="22"/>
              <w:szCs w:val="22"/>
              <w:highlight w:val="yellow"/>
              <w:vertAlign w:val="subscript"/>
              <w:rPrChange w:id="21987" w:author="Visone Rossana (GSE)" w:date="2025-10-23T15:10:00Z" w16du:dateUtc="2025-10-23T13:10:00Z">
                <w:rPr>
                  <w:rFonts w:cstheme="minorHAnsi"/>
                  <w:bCs/>
                  <w:sz w:val="22"/>
                  <w:szCs w:val="22"/>
                  <w:vertAlign w:val="subscript"/>
                </w:rPr>
              </w:rPrChange>
            </w:rPr>
            <w:delText xml:space="preserve">tot  impianto pompa di calore </w:delText>
          </w:r>
          <w:r w:rsidR="006E4F91" w:rsidRPr="00786581" w:rsidDel="003112F4">
            <w:rPr>
              <w:rFonts w:cstheme="minorHAnsi"/>
              <w:sz w:val="22"/>
              <w:szCs w:val="22"/>
              <w:highlight w:val="yellow"/>
              <w:rPrChange w:id="21988" w:author="Visone Rossana (GSE)" w:date="2025-10-23T15:10:00Z" w16du:dateUtc="2025-10-23T13:10:00Z">
                <w:rPr>
                  <w:rFonts w:cstheme="minorHAnsi"/>
                  <w:sz w:val="22"/>
                  <w:szCs w:val="22"/>
                </w:rPr>
              </w:rPrChange>
            </w:rPr>
            <w:delText>valore dell’incentivo dell’intervento combinato III.A, calcolato s</w:delText>
          </w:r>
          <w:r w:rsidR="006E4F91" w:rsidRPr="00786581" w:rsidDel="003112F4">
            <w:rPr>
              <w:rFonts w:cstheme="minorHAnsi"/>
              <w:sz w:val="22"/>
              <w:szCs w:val="22"/>
              <w:highlight w:val="yellow"/>
              <w:rPrChange w:id="21989" w:author="Visone Rossana (GSE)" w:date="2025-10-23T15:10:00Z" w16du:dateUtc="2025-10-23T13:10:00Z">
                <w:rPr>
                  <w:rFonts w:cstheme="minorHAnsi"/>
                  <w:bCs/>
                  <w:sz w:val="22"/>
                  <w:szCs w:val="22"/>
                </w:rPr>
              </w:rPrChange>
            </w:rPr>
            <w:delText xml:space="preserve">econdo le modalità di cui al paragrafo </w:delText>
          </w:r>
          <w:r w:rsidR="006E4F91" w:rsidRPr="000F1963" w:rsidDel="003112F4">
            <w:rPr>
              <w:rFonts w:cstheme="minorHAnsi"/>
              <w:bCs/>
              <w:sz w:val="22"/>
              <w:szCs w:val="22"/>
              <w:highlight w:val="yellow"/>
            </w:rPr>
            <w:delText>9.10.4.</w:delText>
          </w:r>
        </w:del>
      </w:ins>
    </w:p>
    <w:p w14:paraId="5011E6E2" w14:textId="77777777" w:rsidR="00786581" w:rsidRDefault="00786581" w:rsidP="006E4F91">
      <w:pPr>
        <w:spacing w:after="120" w:line="276" w:lineRule="auto"/>
        <w:ind w:left="1985" w:hanging="1424"/>
        <w:jc w:val="both"/>
        <w:rPr>
          <w:ins w:id="21990" w:author="Visone Rossana (GSE)" w:date="2025-10-23T15:00:00Z" w16du:dateUtc="2025-10-23T13:00:00Z"/>
          <w:rFonts w:cstheme="minorHAnsi"/>
          <w:sz w:val="22"/>
          <w:szCs w:val="22"/>
        </w:rPr>
      </w:pPr>
    </w:p>
    <w:p w14:paraId="227D4072" w14:textId="66914E2A" w:rsidR="00A20F45" w:rsidRDefault="00A20F45">
      <w:pPr>
        <w:spacing w:after="120" w:line="276" w:lineRule="auto"/>
        <w:ind w:left="709"/>
        <w:jc w:val="both"/>
        <w:rPr>
          <w:del w:id="21991" w:author="Visone Rossana (GSE)" w:date="2025-10-20T17:44:00Z" w16du:dateUtc="2025-10-20T15:44:00Z"/>
          <w:rFonts w:cstheme="minorHAnsi"/>
          <w:sz w:val="22"/>
          <w:szCs w:val="22"/>
        </w:rPr>
        <w:pPrChange w:id="21992" w:author="Visone Rossana (GSE)" w:date="2025-09-09T14:46:00Z" w16du:dateUtc="2025-09-09T12:46:00Z">
          <w:pPr>
            <w:spacing w:after="120"/>
            <w:ind w:left="709"/>
            <w:jc w:val="both"/>
          </w:pPr>
        </w:pPrChange>
      </w:pPr>
      <w:del w:id="21993" w:author="Visone Rossana (GSE)" w:date="2025-10-20T17:44:00Z" w16du:dateUtc="2025-10-20T15:44:00Z">
        <w:r w:rsidRPr="00357179">
          <w:rPr>
            <w:rFonts w:cstheme="minorHAnsi"/>
            <w:sz w:val="22"/>
            <w:szCs w:val="22"/>
            <w:rPrChange w:id="21994" w:author="Visone Rossana (GSE)" w:date="2025-09-09T14:46:00Z" w16du:dateUtc="2025-09-09T12:46:00Z">
              <w:rPr>
                <w:sz w:val="20"/>
              </w:rPr>
            </w:rPrChange>
          </w:rPr>
          <w:delText xml:space="preserve">incentivo totale dell’intervento cumulato per l’intera durata, che verrà ripartito e corrisposto in </w:delText>
        </w:r>
        <w:r w:rsidR="009B333D" w:rsidRPr="00357179">
          <w:rPr>
            <w:rFonts w:cstheme="minorHAnsi"/>
            <w:sz w:val="22"/>
            <w:szCs w:val="22"/>
            <w:highlight w:val="yellow"/>
            <w:rPrChange w:id="21995" w:author="Visone Rossana (GSE)" w:date="2025-09-09T14:46:00Z" w16du:dateUtc="2025-09-09T12:46:00Z">
              <w:rPr>
                <w:sz w:val="20"/>
                <w:highlight w:val="yellow"/>
              </w:rPr>
            </w:rPrChange>
          </w:rPr>
          <w:delText>2</w:delText>
        </w:r>
        <w:r w:rsidRPr="00357179">
          <w:rPr>
            <w:rFonts w:cstheme="minorHAnsi"/>
            <w:sz w:val="22"/>
            <w:szCs w:val="22"/>
            <w:highlight w:val="yellow"/>
            <w:rPrChange w:id="21996" w:author="Visone Rossana (GSE)" w:date="2025-09-09T14:46:00Z" w16du:dateUtc="2025-09-09T12:46:00Z">
              <w:rPr>
                <w:sz w:val="20"/>
                <w:highlight w:val="yellow"/>
              </w:rPr>
            </w:rPrChange>
          </w:rPr>
          <w:delText xml:space="preserve"> rate annuali costanti, oppure, in un’unica soluzione </w:delText>
        </w:r>
        <w:r w:rsidR="009B333D" w:rsidRPr="00357179">
          <w:rPr>
            <w:rFonts w:cstheme="minorHAnsi"/>
            <w:sz w:val="22"/>
            <w:szCs w:val="22"/>
            <w:highlight w:val="yellow"/>
            <w:rPrChange w:id="21997" w:author="Visone Rossana (GSE)" w:date="2025-09-09T14:46:00Z" w16du:dateUtc="2025-09-09T12:46:00Z">
              <w:rPr>
                <w:sz w:val="20"/>
                <w:highlight w:val="yellow"/>
              </w:rPr>
            </w:rPrChange>
          </w:rPr>
          <w:delText xml:space="preserve">per privati con incentivo fino a 15.000 € e </w:delText>
        </w:r>
        <w:r w:rsidRPr="00357179">
          <w:rPr>
            <w:rFonts w:cstheme="minorHAnsi"/>
            <w:sz w:val="22"/>
            <w:szCs w:val="22"/>
            <w:highlight w:val="yellow"/>
            <w:rPrChange w:id="21998" w:author="Visone Rossana (GSE)" w:date="2025-09-09T14:46:00Z" w16du:dateUtc="2025-09-09T12:46:00Z">
              <w:rPr>
                <w:sz w:val="20"/>
                <w:highlight w:val="yellow"/>
              </w:rPr>
            </w:rPrChange>
          </w:rPr>
          <w:delText xml:space="preserve">per gli aventi diritto (le PA </w:delText>
        </w:r>
        <w:r w:rsidRPr="00357179" w:rsidDel="0064074D">
          <w:rPr>
            <w:rFonts w:cstheme="minorHAnsi"/>
            <w:sz w:val="22"/>
            <w:szCs w:val="22"/>
            <w:highlight w:val="yellow"/>
            <w:rPrChange w:id="21999" w:author="Visone Rossana (GSE)" w:date="2025-09-09T14:46:00Z" w16du:dateUtc="2025-09-09T12:46:00Z">
              <w:rPr>
                <w:sz w:val="20"/>
                <w:highlight w:val="yellow"/>
              </w:rPr>
            </w:rPrChange>
          </w:rPr>
          <w:delText xml:space="preserve"> </w:delText>
        </w:r>
        <w:r w:rsidRPr="00357179">
          <w:rPr>
            <w:rFonts w:cstheme="minorHAnsi"/>
            <w:sz w:val="22"/>
            <w:szCs w:val="22"/>
            <w:highlight w:val="yellow"/>
            <w:rPrChange w:id="22000" w:author="Visone Rossana (GSE)" w:date="2025-09-09T14:46:00Z" w16du:dateUtc="2025-09-09T12:46:00Z">
              <w:rPr>
                <w:sz w:val="20"/>
                <w:highlight w:val="yellow"/>
              </w:rPr>
            </w:rPrChange>
          </w:rPr>
          <w:delText xml:space="preserve">e le ESCo che operano per loro conto, </w:delText>
        </w:r>
      </w:del>
      <w:del w:id="22001" w:author="Visone Rossana (GSE)" w:date="2025-10-06T17:47:00Z" w16du:dateUtc="2025-10-06T15:47:00Z">
        <w:r w:rsidRPr="009E003D" w:rsidDel="00F8785B">
          <w:rPr>
            <w:rFonts w:cstheme="minorHAnsi"/>
            <w:strike/>
            <w:sz w:val="22"/>
            <w:szCs w:val="22"/>
            <w:highlight w:val="yellow"/>
            <w:rPrChange w:id="22002" w:author="Visone Rossana (GSE)" w:date="2025-09-09T14:46:00Z" w16du:dateUtc="2025-09-09T12:46:00Z">
              <w:rPr>
                <w:sz w:val="20"/>
                <w:highlight w:val="yellow"/>
              </w:rPr>
            </w:rPrChange>
          </w:rPr>
          <w:delText>ad esclusione delle Cooperative di abitanti e delle Cooperative sociali</w:delText>
        </w:r>
      </w:del>
      <w:del w:id="22003" w:author="Visone Rossana (GSE)" w:date="2025-10-20T17:44:00Z" w16du:dateUtc="2025-10-20T15:44:00Z">
        <w:r w:rsidRPr="009E003D">
          <w:rPr>
            <w:rFonts w:cstheme="minorHAnsi"/>
            <w:strike/>
            <w:sz w:val="22"/>
            <w:szCs w:val="22"/>
            <w:highlight w:val="yellow"/>
            <w:rPrChange w:id="22004" w:author="Visone Rossana (GSE)" w:date="2025-09-09T14:46:00Z" w16du:dateUtc="2025-09-09T12:46:00Z">
              <w:rPr>
                <w:sz w:val="20"/>
                <w:highlight w:val="yellow"/>
              </w:rPr>
            </w:rPrChange>
          </w:rPr>
          <w:delText>)</w:delText>
        </w:r>
      </w:del>
      <w:ins w:id="22005" w:author="Visone Rossana (GSE)" w:date="2025-09-23T18:03:00Z" w16du:dateUtc="2025-09-23T16:03:00Z">
        <w:del w:id="22006" w:author="Visone Rossana (GSE)" w:date="2025-10-20T17:44:00Z" w16du:dateUtc="2025-10-20T15:44:00Z">
          <w:r w:rsidR="00124175">
            <w:rPr>
              <w:rFonts w:cstheme="minorHAnsi"/>
              <w:sz w:val="22"/>
              <w:szCs w:val="22"/>
            </w:rPr>
            <w:delText>;</w:delText>
          </w:r>
        </w:del>
      </w:ins>
    </w:p>
    <w:p w14:paraId="7B6D43D2" w14:textId="05D0A5A2" w:rsidR="009A443F" w:rsidRPr="00357179" w:rsidRDefault="009A443F">
      <w:pPr>
        <w:spacing w:after="120" w:line="276" w:lineRule="auto"/>
        <w:ind w:left="709"/>
        <w:jc w:val="both"/>
        <w:rPr>
          <w:rFonts w:cstheme="minorHAnsi"/>
          <w:sz w:val="22"/>
          <w:szCs w:val="22"/>
          <w:rPrChange w:id="22007" w:author="Visone Rossana (GSE)" w:date="2025-09-09T14:46:00Z" w16du:dateUtc="2025-09-09T12:46:00Z">
            <w:rPr>
              <w:sz w:val="20"/>
            </w:rPr>
          </w:rPrChange>
        </w:rPr>
        <w:pPrChange w:id="22008" w:author="Visone Rossana (GSE)" w:date="2025-09-09T14:46:00Z" w16du:dateUtc="2025-09-09T12:46:00Z">
          <w:pPr>
            <w:spacing w:after="120"/>
            <w:ind w:left="709"/>
            <w:jc w:val="both"/>
          </w:pPr>
        </w:pPrChange>
      </w:pPr>
      <w:r w:rsidRPr="00357179">
        <w:rPr>
          <w:rFonts w:cstheme="minorHAnsi"/>
          <w:sz w:val="22"/>
          <w:szCs w:val="22"/>
          <w:rPrChange w:id="22009" w:author="Visone Rossana (GSE)" w:date="2025-09-09T14:46:00Z" w16du:dateUtc="2025-09-09T12:46:00Z">
            <w:rPr>
              <w:sz w:val="20"/>
            </w:rPr>
          </w:rPrChange>
        </w:rPr>
        <w:t>C: spesa sostenuta in € per la realizzazione dell’intervento;</w:t>
      </w:r>
    </w:p>
    <w:p w14:paraId="297D903E" w14:textId="3163D8D0" w:rsidR="009A443F" w:rsidRPr="00357179" w:rsidRDefault="009A443F">
      <w:pPr>
        <w:spacing w:after="120" w:line="276" w:lineRule="auto"/>
        <w:ind w:left="709"/>
        <w:jc w:val="both"/>
        <w:rPr>
          <w:rFonts w:cstheme="minorHAnsi"/>
          <w:sz w:val="22"/>
          <w:szCs w:val="22"/>
          <w:rPrChange w:id="22010" w:author="Visone Rossana (GSE)" w:date="2025-09-09T14:46:00Z" w16du:dateUtc="2025-09-09T12:46:00Z">
            <w:rPr>
              <w:sz w:val="20"/>
            </w:rPr>
          </w:rPrChange>
        </w:rPr>
        <w:pPrChange w:id="22011" w:author="Visone Rossana (GSE)" w:date="2025-09-09T14:46:00Z" w16du:dateUtc="2025-09-09T12:46:00Z">
          <w:pPr>
            <w:spacing w:after="120"/>
            <w:ind w:left="709"/>
            <w:jc w:val="both"/>
          </w:pPr>
        </w:pPrChange>
      </w:pPr>
      <w:r w:rsidRPr="00357179">
        <w:rPr>
          <w:rFonts w:cstheme="minorHAnsi"/>
          <w:sz w:val="22"/>
          <w:szCs w:val="22"/>
          <w:rPrChange w:id="22012" w:author="Visone Rossana (GSE)" w:date="2025-09-09T14:46:00Z" w16du:dateUtc="2025-09-09T12:46:00Z">
            <w:rPr>
              <w:sz w:val="20"/>
            </w:rPr>
          </w:rPrChange>
        </w:rPr>
        <w:t>C</w:t>
      </w:r>
      <w:r w:rsidRPr="00357179">
        <w:rPr>
          <w:rFonts w:cstheme="minorHAnsi"/>
          <w:sz w:val="22"/>
          <w:szCs w:val="22"/>
          <w:vertAlign w:val="subscript"/>
          <w:rPrChange w:id="22013" w:author="Visone Rossana (GSE)" w:date="2025-09-09T14:46:00Z" w16du:dateUtc="2025-09-09T12:46:00Z">
            <w:rPr>
              <w:sz w:val="20"/>
              <w:vertAlign w:val="subscript"/>
            </w:rPr>
          </w:rPrChange>
        </w:rPr>
        <w:t>max</w:t>
      </w:r>
      <w:r w:rsidRPr="00357179">
        <w:rPr>
          <w:rFonts w:cstheme="minorHAnsi"/>
          <w:sz w:val="22"/>
          <w:szCs w:val="22"/>
          <w:rPrChange w:id="22014" w:author="Visone Rossana (GSE)" w:date="2025-09-09T14:46:00Z" w16du:dateUtc="2025-09-09T12:46:00Z">
            <w:rPr>
              <w:sz w:val="20"/>
            </w:rPr>
          </w:rPrChange>
        </w:rPr>
        <w:t xml:space="preserve"> è il valore massimo di C, definito dall’Allegato </w:t>
      </w:r>
      <w:ins w:id="22015" w:author="Visone Rossana (GSE)" w:date="2025-09-23T18:02:00Z" w16du:dateUtc="2025-09-23T16:02:00Z">
        <w:r w:rsidR="00D6163D" w:rsidRPr="00E406A0">
          <w:rPr>
            <w:rFonts w:cstheme="minorHAnsi"/>
            <w:sz w:val="22"/>
            <w:szCs w:val="22"/>
            <w:rPrChange w:id="22016" w:author="Visone Rossana (GSE)" w:date="2025-10-20T17:57:00Z" w16du:dateUtc="2025-10-20T15:57:00Z">
              <w:rPr>
                <w:rFonts w:cstheme="minorHAnsi"/>
                <w:sz w:val="22"/>
                <w:szCs w:val="22"/>
                <w:highlight w:val="yellow"/>
              </w:rPr>
            </w:rPrChange>
          </w:rPr>
          <w:t>II</w:t>
        </w:r>
      </w:ins>
      <w:ins w:id="22017" w:author="Visone Rossana (GSE)" w:date="2025-10-20T17:57:00Z" w16du:dateUtc="2025-10-20T15:57:00Z">
        <w:r w:rsidR="0000418B">
          <w:rPr>
            <w:rFonts w:cstheme="minorHAnsi"/>
            <w:sz w:val="22"/>
            <w:szCs w:val="22"/>
          </w:rPr>
          <w:t>-paragrafo 1.3</w:t>
        </w:r>
      </w:ins>
      <w:del w:id="22018" w:author="Visone Rossana (GSE)" w:date="2025-09-23T18:02:00Z" w16du:dateUtc="2025-09-23T16:02:00Z">
        <w:r w:rsidRPr="00357179" w:rsidDel="00D6163D">
          <w:rPr>
            <w:rFonts w:cstheme="minorHAnsi"/>
            <w:sz w:val="22"/>
            <w:szCs w:val="22"/>
            <w:highlight w:val="yellow"/>
            <w:rPrChange w:id="22019" w:author="Visone Rossana (GSE)" w:date="2025-09-09T14:46:00Z" w16du:dateUtc="2025-09-09T12:46:00Z">
              <w:rPr>
                <w:sz w:val="20"/>
                <w:highlight w:val="yellow"/>
              </w:rPr>
            </w:rPrChange>
          </w:rPr>
          <w:delText>X</w:delText>
        </w:r>
      </w:del>
      <w:r w:rsidRPr="00357179">
        <w:rPr>
          <w:rFonts w:cstheme="minorHAnsi"/>
          <w:sz w:val="22"/>
          <w:szCs w:val="22"/>
          <w:rPrChange w:id="22020" w:author="Visone Rossana (GSE)" w:date="2025-09-09T14:46:00Z" w16du:dateUtc="2025-09-09T12:46:00Z">
            <w:rPr>
              <w:sz w:val="20"/>
            </w:rPr>
          </w:rPrChange>
        </w:rPr>
        <w:t xml:space="preserve"> del Decreto, in funzione della tipologia di tecnologia dell’infrastruttura</w:t>
      </w:r>
      <w:ins w:id="22021" w:author="Visone Rossana (GSE)" w:date="2025-10-20T18:39:00Z" w16du:dateUtc="2025-10-20T16:39:00Z">
        <w:r w:rsidR="006E4F91">
          <w:rPr>
            <w:rFonts w:cstheme="minorHAnsi"/>
            <w:sz w:val="22"/>
            <w:szCs w:val="22"/>
          </w:rPr>
          <w:t>.</w:t>
        </w:r>
      </w:ins>
      <w:del w:id="22022" w:author="Visone Rossana (GSE)" w:date="2025-10-20T18:39:00Z" w16du:dateUtc="2025-10-20T16:39:00Z">
        <w:r w:rsidR="00C52F29" w:rsidRPr="00357179">
          <w:rPr>
            <w:rFonts w:cstheme="minorHAnsi"/>
            <w:sz w:val="22"/>
            <w:szCs w:val="22"/>
            <w:rPrChange w:id="22023" w:author="Visone Rossana (GSE)" w:date="2025-09-09T14:46:00Z" w16du:dateUtc="2025-09-09T12:46:00Z">
              <w:rPr>
                <w:sz w:val="20"/>
              </w:rPr>
            </w:rPrChange>
          </w:rPr>
          <w:delText>;</w:delText>
        </w:r>
      </w:del>
    </w:p>
    <w:p w14:paraId="3A1E2B48" w14:textId="33DCF03C" w:rsidR="00A20F45" w:rsidRPr="00357179" w:rsidRDefault="00A20F45">
      <w:pPr>
        <w:spacing w:after="120" w:line="276" w:lineRule="auto"/>
        <w:ind w:left="709"/>
        <w:jc w:val="both"/>
        <w:rPr>
          <w:rFonts w:cstheme="minorHAnsi"/>
          <w:sz w:val="22"/>
          <w:szCs w:val="22"/>
          <w:rPrChange w:id="22024" w:author="Visone Rossana (GSE)" w:date="2025-09-09T14:46:00Z" w16du:dateUtc="2025-09-09T12:46:00Z">
            <w:rPr>
              <w:sz w:val="20"/>
            </w:rPr>
          </w:rPrChange>
        </w:rPr>
        <w:pPrChange w:id="22025" w:author="Visone Rossana (GSE)" w:date="2025-09-09T14:46:00Z" w16du:dateUtc="2025-09-09T12:46:00Z">
          <w:pPr>
            <w:spacing w:after="120"/>
            <w:ind w:left="709"/>
            <w:jc w:val="both"/>
          </w:pPr>
        </w:pPrChange>
      </w:pPr>
      <w:del w:id="22026" w:author="Visone Rossana (GSE)" w:date="2025-10-20T18:38:00Z" w16du:dateUtc="2025-10-20T16:38:00Z">
        <w:r w:rsidRPr="00357179">
          <w:rPr>
            <w:rFonts w:cstheme="minorHAnsi"/>
            <w:sz w:val="22"/>
            <w:szCs w:val="22"/>
            <w:rPrChange w:id="22027" w:author="Visone Rossana (GSE)" w:date="2025-09-09T14:46:00Z" w16du:dateUtc="2025-09-09T12:46:00Z">
              <w:rPr>
                <w:sz w:val="20"/>
              </w:rPr>
            </w:rPrChange>
          </w:rPr>
          <w:delText>I</w:delText>
        </w:r>
        <w:r w:rsidRPr="00357179">
          <w:rPr>
            <w:rFonts w:cstheme="minorHAnsi"/>
            <w:sz w:val="22"/>
            <w:szCs w:val="22"/>
            <w:vertAlign w:val="subscript"/>
            <w:rPrChange w:id="22028" w:author="Visone Rossana (GSE)" w:date="2025-09-09T14:46:00Z" w16du:dateUtc="2025-09-09T12:46:00Z">
              <w:rPr>
                <w:sz w:val="20"/>
                <w:vertAlign w:val="subscript"/>
              </w:rPr>
            </w:rPrChange>
          </w:rPr>
          <w:delText>max</w:delText>
        </w:r>
        <w:r w:rsidRPr="00357179">
          <w:rPr>
            <w:rFonts w:cstheme="minorHAnsi"/>
            <w:sz w:val="22"/>
            <w:szCs w:val="22"/>
            <w:rPrChange w:id="22029" w:author="Visone Rossana (GSE)" w:date="2025-09-09T14:46:00Z" w16du:dateUtc="2025-09-09T12:46:00Z">
              <w:rPr>
                <w:sz w:val="20"/>
              </w:rPr>
            </w:rPrChange>
          </w:rPr>
          <w:delText xml:space="preserve">: valore massimo raggiungibile dall’incentivo totale, </w:delText>
        </w:r>
        <w:r w:rsidR="009A443F" w:rsidRPr="00357179">
          <w:rPr>
            <w:rFonts w:cstheme="minorHAnsi"/>
            <w:sz w:val="22"/>
            <w:szCs w:val="22"/>
            <w:rPrChange w:id="22030" w:author="Visone Rossana (GSE)" w:date="2025-09-09T14:46:00Z" w16du:dateUtc="2025-09-09T12:46:00Z">
              <w:rPr>
                <w:sz w:val="20"/>
              </w:rPr>
            </w:rPrChange>
          </w:rPr>
          <w:delText>quantificato in relazione all’intervento combinato di sostituzione di impianti di climatizzazione invernale esistenti con impianti di climatizzazione invernale dotati di pompe di calore elettriche</w:delText>
        </w:r>
        <w:r w:rsidR="00547FB5" w:rsidRPr="00357179">
          <w:rPr>
            <w:rFonts w:cstheme="minorHAnsi"/>
            <w:sz w:val="22"/>
            <w:szCs w:val="22"/>
            <w:rPrChange w:id="22031" w:author="Visone Rossana (GSE)" w:date="2025-09-09T14:46:00Z" w16du:dateUtc="2025-09-09T12:46:00Z">
              <w:rPr>
                <w:sz w:val="20"/>
              </w:rPr>
            </w:rPrChange>
          </w:rPr>
          <w:delText xml:space="preserve"> (</w:delText>
        </w:r>
        <w:r w:rsidR="00547FB5" w:rsidRPr="00357179">
          <w:rPr>
            <w:rFonts w:cstheme="minorHAnsi"/>
            <w:bCs/>
            <w:sz w:val="22"/>
            <w:szCs w:val="22"/>
            <w:rPrChange w:id="22032" w:author="Visone Rossana (GSE)" w:date="2025-09-09T14:46:00Z" w16du:dateUtc="2025-09-09T12:46:00Z">
              <w:rPr>
                <w:bCs/>
                <w:szCs w:val="20"/>
              </w:rPr>
            </w:rPrChange>
          </w:rPr>
          <w:delText>I</w:delText>
        </w:r>
        <w:r w:rsidR="00547FB5" w:rsidRPr="00357179">
          <w:rPr>
            <w:rFonts w:cstheme="minorHAnsi"/>
            <w:bCs/>
            <w:sz w:val="22"/>
            <w:szCs w:val="22"/>
            <w:vertAlign w:val="subscript"/>
            <w:rPrChange w:id="22033" w:author="Visone Rossana (GSE)" w:date="2025-09-09T14:46:00Z" w16du:dateUtc="2025-09-09T12:46:00Z">
              <w:rPr>
                <w:bCs/>
                <w:szCs w:val="20"/>
                <w:vertAlign w:val="subscript"/>
              </w:rPr>
            </w:rPrChange>
          </w:rPr>
          <w:delText>tot impianto pompa di calore</w:delText>
        </w:r>
        <w:r w:rsidR="00547FB5" w:rsidRPr="00357179">
          <w:rPr>
            <w:rFonts w:cstheme="minorHAnsi"/>
            <w:sz w:val="22"/>
            <w:szCs w:val="22"/>
            <w:rPrChange w:id="22034" w:author="Visone Rossana (GSE)" w:date="2025-09-09T14:46:00Z" w16du:dateUtc="2025-09-09T12:46:00Z">
              <w:rPr>
                <w:sz w:val="20"/>
              </w:rPr>
            </w:rPrChange>
          </w:rPr>
          <w:delText>)</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56"/>
        <w:gridCol w:w="3156"/>
        <w:gridCol w:w="1369"/>
        <w:gridCol w:w="1947"/>
      </w:tblGrid>
      <w:tr w:rsidR="008805E6" w:rsidRPr="00CA0C37" w14:paraId="36FC71ED" w14:textId="77777777" w:rsidTr="008805E6">
        <w:trPr>
          <w:trHeight w:val="742"/>
          <w:jc w:val="center"/>
        </w:trPr>
        <w:tc>
          <w:tcPr>
            <w:tcW w:w="3278" w:type="pct"/>
            <w:gridSpan w:val="2"/>
            <w:shd w:val="clear" w:color="auto" w:fill="F2F2F2"/>
          </w:tcPr>
          <w:p w14:paraId="0DBDE789" w14:textId="2BF3E204" w:rsidR="008805E6" w:rsidRPr="00CA0C37" w:rsidRDefault="008805E6">
            <w:pPr>
              <w:keepNext/>
              <w:spacing w:before="60" w:after="60"/>
              <w:jc w:val="both"/>
              <w:rPr>
                <w:rFonts w:cs="Calibri"/>
                <w:b/>
                <w:bCs/>
                <w:sz w:val="18"/>
                <w:szCs w:val="18"/>
              </w:rPr>
            </w:pPr>
            <w:r w:rsidRPr="00CA0C37">
              <w:rPr>
                <w:rFonts w:cs="Calibri"/>
                <w:b/>
                <w:sz w:val="18"/>
                <w:szCs w:val="18"/>
              </w:rPr>
              <w:t>Tipologia di intervento</w:t>
            </w:r>
          </w:p>
        </w:tc>
        <w:tc>
          <w:tcPr>
            <w:tcW w:w="711" w:type="pct"/>
            <w:shd w:val="clear" w:color="auto" w:fill="F2F2F2"/>
            <w:vAlign w:val="center"/>
          </w:tcPr>
          <w:p w14:paraId="7B0192A0" w14:textId="0FC6CB46" w:rsidR="008805E6" w:rsidRPr="00CA0C37" w:rsidRDefault="008805E6">
            <w:pPr>
              <w:keepNext/>
              <w:spacing w:before="60" w:after="60"/>
              <w:jc w:val="both"/>
              <w:rPr>
                <w:rFonts w:cs="Calibri"/>
                <w:b/>
                <w:bCs/>
                <w:sz w:val="18"/>
                <w:szCs w:val="18"/>
              </w:rPr>
            </w:pPr>
            <w:r w:rsidRPr="00CA0C37">
              <w:rPr>
                <w:rFonts w:cs="Calibri"/>
                <w:b/>
                <w:bCs/>
                <w:sz w:val="18"/>
                <w:szCs w:val="18"/>
              </w:rPr>
              <w:t>Costo massimo ammissibile C</w:t>
            </w:r>
            <w:r w:rsidRPr="00CA0C37">
              <w:rPr>
                <w:rFonts w:cs="Calibri"/>
                <w:b/>
                <w:bCs/>
                <w:sz w:val="18"/>
                <w:szCs w:val="18"/>
                <w:vertAlign w:val="subscript"/>
              </w:rPr>
              <w:t>max</w:t>
            </w:r>
            <w:r w:rsidR="005B5AE1">
              <w:rPr>
                <w:rFonts w:cs="Calibri"/>
                <w:b/>
                <w:bCs/>
                <w:sz w:val="18"/>
                <w:szCs w:val="18"/>
                <w:vertAlign w:val="subscript"/>
              </w:rPr>
              <w:t xml:space="preserve"> </w:t>
            </w:r>
          </w:p>
        </w:tc>
        <w:tc>
          <w:tcPr>
            <w:tcW w:w="1011" w:type="pct"/>
            <w:shd w:val="clear" w:color="auto" w:fill="F2F2F2"/>
            <w:vAlign w:val="center"/>
          </w:tcPr>
          <w:p w14:paraId="066300A9" w14:textId="77777777" w:rsidR="008805E6" w:rsidRPr="00CA0C37" w:rsidRDefault="008805E6" w:rsidP="008805E6">
            <w:pPr>
              <w:keepNext/>
              <w:spacing w:before="60" w:after="60"/>
              <w:jc w:val="both"/>
              <w:rPr>
                <w:rFonts w:cs="Calibri"/>
                <w:b/>
                <w:bCs/>
                <w:sz w:val="18"/>
                <w:szCs w:val="18"/>
              </w:rPr>
            </w:pPr>
            <w:r w:rsidRPr="00CA0C37">
              <w:rPr>
                <w:rFonts w:cs="Calibri"/>
                <w:b/>
                <w:bCs/>
                <w:sz w:val="18"/>
                <w:szCs w:val="18"/>
              </w:rPr>
              <w:t>Valore massimo dell'incentivo</w:t>
            </w:r>
          </w:p>
          <w:p w14:paraId="1F1D02AD" w14:textId="77777777" w:rsidR="008805E6" w:rsidRPr="00CA0C37" w:rsidRDefault="008805E6">
            <w:pPr>
              <w:keepNext/>
              <w:spacing w:before="60" w:after="60"/>
              <w:jc w:val="both"/>
              <w:rPr>
                <w:rFonts w:cs="Calibri"/>
                <w:b/>
                <w:bCs/>
                <w:sz w:val="18"/>
                <w:szCs w:val="18"/>
              </w:rPr>
            </w:pPr>
            <w:r w:rsidRPr="00CA0C37">
              <w:rPr>
                <w:rFonts w:cs="Calibri"/>
                <w:b/>
                <w:bCs/>
                <w:sz w:val="18"/>
                <w:szCs w:val="18"/>
              </w:rPr>
              <w:t>I</w:t>
            </w:r>
            <w:r w:rsidRPr="00CA0C37">
              <w:rPr>
                <w:rFonts w:cs="Calibri"/>
                <w:b/>
                <w:bCs/>
                <w:sz w:val="18"/>
                <w:szCs w:val="18"/>
                <w:vertAlign w:val="subscript"/>
              </w:rPr>
              <w:t>max</w:t>
            </w:r>
            <w:r w:rsidRPr="00CA0C37">
              <w:rPr>
                <w:rFonts w:cs="Calibri"/>
                <w:b/>
                <w:bCs/>
                <w:sz w:val="18"/>
                <w:szCs w:val="18"/>
              </w:rPr>
              <w:t xml:space="preserve"> [€]</w:t>
            </w:r>
          </w:p>
        </w:tc>
      </w:tr>
      <w:tr w:rsidR="008805E6" w:rsidRPr="00CA0C37" w14:paraId="248EDB86" w14:textId="77777777" w:rsidTr="008805E6">
        <w:trPr>
          <w:trHeight w:val="20"/>
          <w:jc w:val="center"/>
        </w:trPr>
        <w:tc>
          <w:tcPr>
            <w:tcW w:w="1639" w:type="pct"/>
            <w:vMerge w:val="restart"/>
          </w:tcPr>
          <w:p w14:paraId="3F90E573" w14:textId="657EE0B2" w:rsidR="008805E6" w:rsidRPr="006A0E84" w:rsidRDefault="008805E6" w:rsidP="00115040">
            <w:pPr>
              <w:pStyle w:val="Paragrafoelenco"/>
              <w:keepNext/>
              <w:numPr>
                <w:ilvl w:val="0"/>
                <w:numId w:val="34"/>
              </w:numPr>
              <w:spacing w:before="60" w:after="60"/>
              <w:jc w:val="both"/>
              <w:rPr>
                <w:rFonts w:cs="Calibri"/>
                <w:b/>
                <w:sz w:val="20"/>
                <w:szCs w:val="20"/>
                <w:rPrChange w:id="22035" w:author="Visone Rossana (GSE)" w:date="2025-10-20T19:00:00Z" w16du:dateUtc="2025-10-20T17:00:00Z">
                  <w:rPr>
                    <w:rFonts w:cs="Calibri"/>
                    <w:b/>
                    <w:sz w:val="18"/>
                    <w:szCs w:val="18"/>
                  </w:rPr>
                </w:rPrChange>
              </w:rPr>
            </w:pPr>
            <w:r w:rsidRPr="007A3EE1">
              <w:rPr>
                <w:sz w:val="20"/>
                <w:szCs w:val="20"/>
              </w:rPr>
              <w:t xml:space="preserve">infrastrutture di ricarica di potenza standard </w:t>
            </w:r>
            <w:r w:rsidRPr="007A3EE1">
              <w:rPr>
                <w:i/>
                <w:color w:val="000000"/>
                <w:sz w:val="20"/>
                <w:szCs w:val="20"/>
              </w:rPr>
              <w:t>7,4 kW &lt; P ≤ 22 kW</w:t>
            </w:r>
          </w:p>
          <w:p w14:paraId="7AB61E1D" w14:textId="77777777" w:rsidR="008805E6" w:rsidRPr="007A3EE1" w:rsidRDefault="008805E6" w:rsidP="008805E6">
            <w:pPr>
              <w:pStyle w:val="Paragrafoelenco"/>
              <w:keepNext/>
              <w:spacing w:before="60" w:after="60"/>
              <w:jc w:val="both"/>
              <w:rPr>
                <w:sz w:val="20"/>
                <w:szCs w:val="20"/>
              </w:rPr>
            </w:pPr>
          </w:p>
        </w:tc>
        <w:tc>
          <w:tcPr>
            <w:tcW w:w="700" w:type="pct"/>
            <w:vAlign w:val="center"/>
          </w:tcPr>
          <w:p w14:paraId="067905CE" w14:textId="7D432E2F" w:rsidR="008805E6" w:rsidRPr="006A0E84" w:rsidRDefault="008805E6" w:rsidP="008805E6">
            <w:pPr>
              <w:keepNext/>
              <w:spacing w:before="60" w:after="60"/>
              <w:jc w:val="both"/>
              <w:rPr>
                <w:rFonts w:cs="Calibri"/>
                <w:b/>
                <w:sz w:val="20"/>
                <w:szCs w:val="20"/>
                <w:rPrChange w:id="22036" w:author="Visone Rossana (GSE)" w:date="2025-10-20T19:00:00Z" w16du:dateUtc="2025-10-20T17:00:00Z">
                  <w:rPr>
                    <w:rFonts w:cs="Calibri"/>
                    <w:b/>
                    <w:sz w:val="18"/>
                    <w:szCs w:val="18"/>
                  </w:rPr>
                </w:rPrChange>
              </w:rPr>
            </w:pPr>
            <w:commentRangeStart w:id="22037"/>
            <w:r w:rsidRPr="007A3EE1">
              <w:rPr>
                <w:sz w:val="20"/>
                <w:szCs w:val="20"/>
              </w:rPr>
              <w:t>per punto di ricarica in connessione monofase</w:t>
            </w:r>
            <w:commentRangeEnd w:id="22037"/>
            <w:r w:rsidR="005B5AE1" w:rsidRPr="006A0E84">
              <w:rPr>
                <w:rStyle w:val="Rimandocommento"/>
                <w:rFonts w:cs="Calibri"/>
                <w:b/>
                <w:sz w:val="20"/>
                <w:szCs w:val="20"/>
                <w:rPrChange w:id="22038" w:author="Visone Rossana (GSE)" w:date="2025-10-20T19:00:00Z" w16du:dateUtc="2025-10-20T17:00:00Z">
                  <w:rPr>
                    <w:rStyle w:val="Rimandocommento"/>
                    <w:rFonts w:cs="Calibri"/>
                    <w:b/>
                    <w:sz w:val="18"/>
                    <w:szCs w:val="18"/>
                  </w:rPr>
                </w:rPrChange>
              </w:rPr>
              <w:commentReference w:id="22037"/>
            </w:r>
          </w:p>
          <w:p w14:paraId="0DAB6B17" w14:textId="1156A3FC" w:rsidR="008805E6" w:rsidRPr="006A0E84" w:rsidRDefault="008805E6" w:rsidP="008805E6">
            <w:pPr>
              <w:pStyle w:val="Paragrafoelenco"/>
              <w:keepNext/>
              <w:spacing w:before="60" w:after="60"/>
              <w:ind w:left="1440"/>
              <w:jc w:val="both"/>
              <w:rPr>
                <w:rFonts w:cs="Calibri"/>
                <w:b/>
                <w:sz w:val="20"/>
                <w:szCs w:val="20"/>
                <w:rPrChange w:id="22040" w:author="Visone Rossana (GSE)" w:date="2025-10-20T19:00:00Z" w16du:dateUtc="2025-10-20T17:00:00Z">
                  <w:rPr>
                    <w:rFonts w:cs="Calibri"/>
                    <w:b/>
                    <w:sz w:val="18"/>
                    <w:szCs w:val="18"/>
                  </w:rPr>
                </w:rPrChange>
              </w:rPr>
            </w:pPr>
          </w:p>
        </w:tc>
        <w:tc>
          <w:tcPr>
            <w:tcW w:w="700" w:type="pct"/>
            <w:vAlign w:val="center"/>
          </w:tcPr>
          <w:p w14:paraId="4914B866" w14:textId="77777777" w:rsidR="008805E6" w:rsidRPr="006A0E84" w:rsidRDefault="008805E6" w:rsidP="008805E6">
            <w:pPr>
              <w:pStyle w:val="Paragrafoelenco"/>
              <w:keepNext/>
              <w:spacing w:before="60" w:after="60"/>
              <w:ind w:left="0"/>
              <w:jc w:val="center"/>
              <w:rPr>
                <w:rFonts w:cs="Calibri"/>
                <w:sz w:val="20"/>
                <w:szCs w:val="20"/>
                <w:rPrChange w:id="22041" w:author="Visone Rossana (GSE)" w:date="2025-10-20T19:00:00Z" w16du:dateUtc="2025-10-20T17:00:00Z">
                  <w:rPr>
                    <w:rFonts w:cs="Calibri"/>
                    <w:sz w:val="18"/>
                    <w:szCs w:val="18"/>
                  </w:rPr>
                </w:rPrChange>
              </w:rPr>
            </w:pPr>
            <w:r w:rsidRPr="006A0E84">
              <w:rPr>
                <w:rFonts w:cs="Calibri"/>
                <w:sz w:val="20"/>
                <w:szCs w:val="20"/>
                <w:rPrChange w:id="22042" w:author="Visone Rossana (GSE)" w:date="2025-10-20T19:00:00Z" w16du:dateUtc="2025-10-20T17:00:00Z">
                  <w:rPr>
                    <w:rFonts w:cs="Calibri"/>
                    <w:sz w:val="18"/>
                    <w:szCs w:val="18"/>
                  </w:rPr>
                </w:rPrChange>
              </w:rPr>
              <w:t>2.400 €</w:t>
            </w:r>
          </w:p>
          <w:p w14:paraId="198C9277" w14:textId="77777777" w:rsidR="008805E6" w:rsidRPr="006A0E84" w:rsidRDefault="008805E6" w:rsidP="008805E6">
            <w:pPr>
              <w:pStyle w:val="Paragrafoelenco"/>
              <w:keepNext/>
              <w:spacing w:before="60" w:after="60"/>
              <w:ind w:left="0"/>
              <w:jc w:val="center"/>
              <w:rPr>
                <w:rFonts w:cs="Calibri"/>
                <w:sz w:val="20"/>
                <w:szCs w:val="20"/>
                <w:rPrChange w:id="22043" w:author="Visone Rossana (GSE)" w:date="2025-10-20T19:00:00Z" w16du:dateUtc="2025-10-20T17:00:00Z">
                  <w:rPr>
                    <w:rFonts w:cs="Calibri"/>
                    <w:sz w:val="18"/>
                    <w:szCs w:val="18"/>
                  </w:rPr>
                </w:rPrChange>
              </w:rPr>
            </w:pPr>
          </w:p>
          <w:p w14:paraId="74FB8717" w14:textId="1726BC72" w:rsidR="008805E6" w:rsidRPr="006A0E84" w:rsidRDefault="008805E6" w:rsidP="008805E6">
            <w:pPr>
              <w:pStyle w:val="Paragrafoelenco"/>
              <w:keepNext/>
              <w:spacing w:before="60" w:after="60"/>
              <w:ind w:left="0"/>
              <w:jc w:val="center"/>
              <w:rPr>
                <w:rFonts w:cs="Calibri"/>
                <w:sz w:val="20"/>
                <w:szCs w:val="20"/>
                <w:rPrChange w:id="22044" w:author="Visone Rossana (GSE)" w:date="2025-10-20T19:00:00Z" w16du:dateUtc="2025-10-20T17:00:00Z">
                  <w:rPr>
                    <w:rFonts w:cs="Calibri"/>
                    <w:sz w:val="18"/>
                    <w:szCs w:val="18"/>
                  </w:rPr>
                </w:rPrChange>
              </w:rPr>
            </w:pPr>
          </w:p>
        </w:tc>
        <w:tc>
          <w:tcPr>
            <w:tcW w:w="1011" w:type="pct"/>
            <w:vMerge w:val="restart"/>
            <w:vAlign w:val="center"/>
          </w:tcPr>
          <w:p w14:paraId="707A72B1" w14:textId="634085C9" w:rsidR="008805E6" w:rsidRPr="00CA0C37" w:rsidRDefault="008805E6" w:rsidP="00C52F29">
            <w:pPr>
              <w:keepNext/>
              <w:jc w:val="center"/>
              <w:rPr>
                <w:rFonts w:cs="Calibri"/>
                <w:sz w:val="18"/>
                <w:szCs w:val="18"/>
              </w:rPr>
            </w:pPr>
            <w:r w:rsidRPr="00C52F29">
              <w:rPr>
                <w:bCs/>
                <w:szCs w:val="20"/>
                <w:vertAlign w:val="subscript"/>
              </w:rPr>
              <w:t>I</w:t>
            </w:r>
            <w:r w:rsidRPr="009A443F">
              <w:rPr>
                <w:bCs/>
                <w:szCs w:val="20"/>
                <w:vertAlign w:val="subscript"/>
              </w:rPr>
              <w:t xml:space="preserve">tot </w:t>
            </w:r>
            <w:r w:rsidR="00C52F29">
              <w:rPr>
                <w:bCs/>
                <w:szCs w:val="20"/>
                <w:vertAlign w:val="subscript"/>
              </w:rPr>
              <w:t>dell’</w:t>
            </w:r>
            <w:r w:rsidRPr="009A443F">
              <w:rPr>
                <w:bCs/>
                <w:szCs w:val="20"/>
                <w:vertAlign w:val="subscript"/>
              </w:rPr>
              <w:t>impianto pompa di calore</w:t>
            </w:r>
            <w:r w:rsidR="00C52F29">
              <w:rPr>
                <w:bCs/>
                <w:szCs w:val="20"/>
                <w:vertAlign w:val="subscript"/>
              </w:rPr>
              <w:t xml:space="preserve">, quantificato secondo </w:t>
            </w:r>
            <w:r w:rsidR="00C52F29" w:rsidRPr="00C52F29">
              <w:rPr>
                <w:bCs/>
                <w:szCs w:val="20"/>
                <w:vertAlign w:val="subscript"/>
              </w:rPr>
              <w:t>le modalità del paragrafo</w:t>
            </w:r>
            <w:ins w:id="22045" w:author="Visone Rossana (GSE)" w:date="2025-09-23T18:06:00Z" w16du:dateUtc="2025-09-23T16:06:00Z">
              <w:r w:rsidR="00124175">
                <w:rPr>
                  <w:bCs/>
                  <w:szCs w:val="20"/>
                  <w:vertAlign w:val="subscript"/>
                </w:rPr>
                <w:t xml:space="preserve"> </w:t>
              </w:r>
              <w:del w:id="22046" w:author="Visone Rossana (GSE)" w:date="2025-10-20T17:45:00Z" w16du:dateUtc="2025-10-20T15:45:00Z">
                <w:r w:rsidR="00124175" w:rsidRPr="004600F0" w:rsidDel="004600F0">
                  <w:rPr>
                    <w:bCs/>
                    <w:szCs w:val="20"/>
                    <w:highlight w:val="yellow"/>
                    <w:vertAlign w:val="subscript"/>
                    <w:rPrChange w:id="22047" w:author="Visone Rossana (GSE)" w:date="2025-10-20T17:46:00Z" w16du:dateUtc="2025-10-20T15:46:00Z">
                      <w:rPr>
                        <w:bCs/>
                        <w:szCs w:val="20"/>
                        <w:vertAlign w:val="subscript"/>
                      </w:rPr>
                    </w:rPrChange>
                  </w:rPr>
                  <w:delText>x</w:delText>
                </w:r>
              </w:del>
            </w:ins>
            <w:ins w:id="22048" w:author="Visone Rossana (GSE)" w:date="2025-10-20T17:45:00Z" w16du:dateUtc="2025-10-20T15:45:00Z">
              <w:r w:rsidR="004600F0" w:rsidRPr="004600F0">
                <w:rPr>
                  <w:bCs/>
                  <w:szCs w:val="20"/>
                  <w:highlight w:val="yellow"/>
                  <w:vertAlign w:val="subscript"/>
                  <w:rPrChange w:id="22049" w:author="Visone Rossana (GSE)" w:date="2025-10-20T17:46:00Z" w16du:dateUtc="2025-10-20T15:46:00Z">
                    <w:rPr>
                      <w:bCs/>
                      <w:szCs w:val="20"/>
                      <w:vertAlign w:val="subscript"/>
                    </w:rPr>
                  </w:rPrChange>
                </w:rPr>
                <w:t>9.10.4</w:t>
              </w:r>
            </w:ins>
            <w:ins w:id="22050" w:author="Visone Rossana (GSE)" w:date="2025-09-23T18:06:00Z" w16du:dateUtc="2025-09-23T16:06:00Z">
              <w:del w:id="22051" w:author="Visone Rossana (GSE)" w:date="2025-10-20T17:45:00Z" w16du:dateUtc="2025-10-20T15:45:00Z">
                <w:r w:rsidR="00124175" w:rsidDel="004600F0">
                  <w:rPr>
                    <w:bCs/>
                    <w:szCs w:val="20"/>
                    <w:vertAlign w:val="subscript"/>
                  </w:rPr>
                  <w:delText>x</w:delText>
                </w:r>
              </w:del>
              <w:r w:rsidR="00124175">
                <w:rPr>
                  <w:bCs/>
                  <w:szCs w:val="20"/>
                  <w:vertAlign w:val="subscript"/>
                </w:rPr>
                <w:t xml:space="preserve"> pompe calore</w:t>
              </w:r>
            </w:ins>
          </w:p>
        </w:tc>
      </w:tr>
      <w:tr w:rsidR="008805E6" w:rsidRPr="00CA0C37" w14:paraId="3B80407B" w14:textId="77777777" w:rsidTr="008805E6">
        <w:trPr>
          <w:trHeight w:val="20"/>
          <w:jc w:val="center"/>
        </w:trPr>
        <w:tc>
          <w:tcPr>
            <w:tcW w:w="1639" w:type="pct"/>
            <w:vMerge/>
          </w:tcPr>
          <w:p w14:paraId="3E03E88E" w14:textId="77777777" w:rsidR="008805E6" w:rsidRPr="007A3EE1" w:rsidRDefault="008805E6" w:rsidP="008805E6">
            <w:pPr>
              <w:pStyle w:val="Paragrafoelenco"/>
              <w:keepNext/>
              <w:spacing w:before="60" w:after="60"/>
              <w:jc w:val="both"/>
              <w:rPr>
                <w:sz w:val="20"/>
                <w:szCs w:val="20"/>
              </w:rPr>
            </w:pPr>
          </w:p>
        </w:tc>
        <w:tc>
          <w:tcPr>
            <w:tcW w:w="700" w:type="pct"/>
            <w:vAlign w:val="center"/>
          </w:tcPr>
          <w:p w14:paraId="40851556" w14:textId="77777777" w:rsidR="008805E6" w:rsidRPr="006A0E84" w:rsidRDefault="008805E6" w:rsidP="008805E6">
            <w:pPr>
              <w:keepNext/>
              <w:spacing w:before="60" w:after="60"/>
              <w:jc w:val="both"/>
              <w:rPr>
                <w:rFonts w:cs="Calibri"/>
                <w:b/>
                <w:sz w:val="20"/>
                <w:szCs w:val="20"/>
                <w:rPrChange w:id="22052" w:author="Visone Rossana (GSE)" w:date="2025-10-20T19:00:00Z" w16du:dateUtc="2025-10-20T17:00:00Z">
                  <w:rPr>
                    <w:rFonts w:cs="Calibri"/>
                    <w:b/>
                    <w:sz w:val="18"/>
                    <w:szCs w:val="18"/>
                  </w:rPr>
                </w:rPrChange>
              </w:rPr>
            </w:pPr>
            <w:r w:rsidRPr="007A3EE1">
              <w:rPr>
                <w:sz w:val="20"/>
                <w:szCs w:val="20"/>
              </w:rPr>
              <w:t>per punto di ricarica in connessione trifase</w:t>
            </w:r>
          </w:p>
          <w:p w14:paraId="36FD62AF" w14:textId="77777777" w:rsidR="008805E6" w:rsidRPr="007A3EE1" w:rsidRDefault="008805E6" w:rsidP="008805E6">
            <w:pPr>
              <w:pStyle w:val="Paragrafoelenco"/>
              <w:keepNext/>
              <w:spacing w:before="60" w:after="60"/>
              <w:ind w:left="1440"/>
              <w:jc w:val="both"/>
              <w:rPr>
                <w:sz w:val="20"/>
                <w:szCs w:val="20"/>
              </w:rPr>
            </w:pPr>
          </w:p>
        </w:tc>
        <w:tc>
          <w:tcPr>
            <w:tcW w:w="700" w:type="pct"/>
            <w:vAlign w:val="center"/>
          </w:tcPr>
          <w:p w14:paraId="31BF97E9" w14:textId="44181FC1" w:rsidR="008805E6" w:rsidRPr="006A0E84" w:rsidRDefault="008805E6" w:rsidP="008805E6">
            <w:pPr>
              <w:pStyle w:val="Paragrafoelenco"/>
              <w:keepNext/>
              <w:spacing w:before="60" w:after="60"/>
              <w:ind w:left="0"/>
              <w:jc w:val="center"/>
              <w:rPr>
                <w:rFonts w:cs="Calibri"/>
                <w:sz w:val="20"/>
                <w:szCs w:val="20"/>
                <w:rPrChange w:id="22053" w:author="Visone Rossana (GSE)" w:date="2025-10-20T19:00:00Z" w16du:dateUtc="2025-10-20T17:00:00Z">
                  <w:rPr>
                    <w:rFonts w:cs="Calibri"/>
                    <w:sz w:val="18"/>
                    <w:szCs w:val="18"/>
                  </w:rPr>
                </w:rPrChange>
              </w:rPr>
            </w:pPr>
            <w:r w:rsidRPr="006A0E84">
              <w:rPr>
                <w:rFonts w:cs="Calibri"/>
                <w:sz w:val="20"/>
                <w:szCs w:val="20"/>
                <w:rPrChange w:id="22054" w:author="Visone Rossana (GSE)" w:date="2025-10-20T19:00:00Z" w16du:dateUtc="2025-10-20T17:00:00Z">
                  <w:rPr>
                    <w:rFonts w:cs="Calibri"/>
                    <w:sz w:val="18"/>
                    <w:szCs w:val="18"/>
                  </w:rPr>
                </w:rPrChange>
              </w:rPr>
              <w:t>8.400 €</w:t>
            </w:r>
          </w:p>
        </w:tc>
        <w:tc>
          <w:tcPr>
            <w:tcW w:w="1011" w:type="pct"/>
            <w:vMerge/>
            <w:vAlign w:val="center"/>
          </w:tcPr>
          <w:p w14:paraId="1E33924C" w14:textId="77777777" w:rsidR="008805E6" w:rsidRDefault="008805E6" w:rsidP="000F5C32">
            <w:pPr>
              <w:keepNext/>
              <w:jc w:val="right"/>
              <w:rPr>
                <w:bCs/>
                <w:szCs w:val="20"/>
              </w:rPr>
            </w:pPr>
          </w:p>
        </w:tc>
      </w:tr>
      <w:tr w:rsidR="008805E6" w:rsidRPr="00CA0C37" w14:paraId="3DC501FF" w14:textId="77777777" w:rsidTr="008805E6">
        <w:trPr>
          <w:trHeight w:val="20"/>
          <w:jc w:val="center"/>
        </w:trPr>
        <w:tc>
          <w:tcPr>
            <w:tcW w:w="1639" w:type="pct"/>
            <w:vMerge w:val="restart"/>
          </w:tcPr>
          <w:p w14:paraId="3053C54F" w14:textId="47F59EE7" w:rsidR="008805E6" w:rsidRPr="000B27AB" w:rsidRDefault="008805E6" w:rsidP="00115040">
            <w:pPr>
              <w:pStyle w:val="Paragrafoelenco"/>
              <w:keepNext/>
              <w:numPr>
                <w:ilvl w:val="0"/>
                <w:numId w:val="34"/>
              </w:numPr>
              <w:spacing w:before="60" w:after="60"/>
              <w:jc w:val="both"/>
              <w:rPr>
                <w:sz w:val="20"/>
              </w:rPr>
            </w:pPr>
            <w:r w:rsidRPr="000B27AB">
              <w:rPr>
                <w:sz w:val="20"/>
              </w:rPr>
              <w:t xml:space="preserve">infrastrutture di ricarica di potenza superiore alla soglia massima di cui al precedente punto </w:t>
            </w:r>
            <w:r>
              <w:rPr>
                <w:sz w:val="20"/>
              </w:rPr>
              <w:t>A</w:t>
            </w:r>
          </w:p>
        </w:tc>
        <w:tc>
          <w:tcPr>
            <w:tcW w:w="1639" w:type="pct"/>
            <w:vAlign w:val="center"/>
          </w:tcPr>
          <w:p w14:paraId="23077C73" w14:textId="77777777" w:rsidR="008805E6" w:rsidRDefault="008805E6" w:rsidP="008805E6">
            <w:pPr>
              <w:keepNext/>
              <w:spacing w:before="60" w:after="60"/>
              <w:jc w:val="both"/>
              <w:rPr>
                <w:rFonts w:cs="Calibri"/>
                <w:bCs/>
                <w:sz w:val="18"/>
                <w:szCs w:val="18"/>
              </w:rPr>
            </w:pPr>
            <w:r w:rsidRPr="008805E6">
              <w:rPr>
                <w:rFonts w:cs="Calibri"/>
                <w:bCs/>
                <w:sz w:val="18"/>
                <w:szCs w:val="18"/>
              </w:rPr>
              <w:t xml:space="preserve">per potenza compresa nelle soglie </w:t>
            </w:r>
          </w:p>
          <w:p w14:paraId="357B9250" w14:textId="5D305A5D" w:rsidR="008805E6" w:rsidRPr="008805E6" w:rsidRDefault="008805E6" w:rsidP="008805E6">
            <w:pPr>
              <w:keepNext/>
              <w:spacing w:before="60" w:after="60"/>
              <w:jc w:val="both"/>
              <w:rPr>
                <w:rFonts w:cs="Calibri"/>
                <w:bCs/>
                <w:sz w:val="18"/>
                <w:szCs w:val="18"/>
              </w:rPr>
            </w:pPr>
            <w:r w:rsidRPr="008805E6">
              <w:rPr>
                <w:rFonts w:cs="Calibri"/>
                <w:bCs/>
                <w:sz w:val="18"/>
                <w:szCs w:val="18"/>
              </w:rPr>
              <w:t xml:space="preserve">22 kW &lt; P ≤ 50 kW    </w:t>
            </w:r>
          </w:p>
          <w:p w14:paraId="17887AD3" w14:textId="2B6CABA7" w:rsidR="008805E6" w:rsidRPr="00871EB5" w:rsidRDefault="008805E6" w:rsidP="008805E6">
            <w:pPr>
              <w:pStyle w:val="Paragrafoelenco"/>
              <w:keepNext/>
              <w:spacing w:before="60" w:after="60"/>
              <w:ind w:left="1440"/>
              <w:jc w:val="both"/>
              <w:rPr>
                <w:rFonts w:cs="Calibri"/>
                <w:b/>
                <w:sz w:val="18"/>
                <w:szCs w:val="18"/>
              </w:rPr>
            </w:pPr>
          </w:p>
        </w:tc>
        <w:tc>
          <w:tcPr>
            <w:tcW w:w="711" w:type="pct"/>
            <w:vAlign w:val="center"/>
          </w:tcPr>
          <w:p w14:paraId="205E2BD8" w14:textId="3EEB66F3" w:rsidR="008805E6" w:rsidRDefault="008805E6" w:rsidP="008805E6">
            <w:pPr>
              <w:keepNext/>
              <w:spacing w:before="60" w:after="60"/>
              <w:jc w:val="center"/>
              <w:rPr>
                <w:rFonts w:cs="Calibri"/>
                <w:bCs/>
                <w:sz w:val="18"/>
                <w:szCs w:val="18"/>
              </w:rPr>
            </w:pPr>
            <w:r w:rsidRPr="001E5F4B">
              <w:rPr>
                <w:rFonts w:cs="Calibri"/>
                <w:bCs/>
                <w:sz w:val="18"/>
                <w:szCs w:val="18"/>
              </w:rPr>
              <w:t>1.200 €/kW</w:t>
            </w:r>
          </w:p>
          <w:p w14:paraId="34067493" w14:textId="77777777" w:rsidR="008805E6" w:rsidRDefault="008805E6" w:rsidP="008805E6">
            <w:pPr>
              <w:keepNext/>
              <w:spacing w:before="60" w:after="60"/>
              <w:jc w:val="center"/>
              <w:rPr>
                <w:rFonts w:cs="Calibri"/>
                <w:sz w:val="18"/>
                <w:szCs w:val="18"/>
              </w:rPr>
            </w:pPr>
          </w:p>
          <w:p w14:paraId="2AD93215" w14:textId="77777777" w:rsidR="008805E6" w:rsidRDefault="008805E6" w:rsidP="008805E6">
            <w:pPr>
              <w:keepNext/>
              <w:spacing w:before="60" w:after="60"/>
              <w:jc w:val="center"/>
              <w:rPr>
                <w:rFonts w:cs="Calibri"/>
                <w:bCs/>
                <w:sz w:val="18"/>
                <w:szCs w:val="18"/>
              </w:rPr>
            </w:pPr>
          </w:p>
          <w:p w14:paraId="51FE673C" w14:textId="364B7AD6" w:rsidR="008805E6" w:rsidRPr="00CA0C37" w:rsidRDefault="008805E6" w:rsidP="008805E6">
            <w:pPr>
              <w:keepNext/>
              <w:spacing w:before="60" w:after="60"/>
              <w:jc w:val="center"/>
              <w:rPr>
                <w:rFonts w:cs="Calibri"/>
                <w:sz w:val="18"/>
                <w:szCs w:val="18"/>
              </w:rPr>
            </w:pPr>
          </w:p>
        </w:tc>
        <w:tc>
          <w:tcPr>
            <w:tcW w:w="1011" w:type="pct"/>
            <w:vMerge/>
            <w:vAlign w:val="center"/>
          </w:tcPr>
          <w:p w14:paraId="27CB4FE6" w14:textId="2B90F156" w:rsidR="008805E6" w:rsidRPr="00CA0C37" w:rsidRDefault="008805E6">
            <w:pPr>
              <w:keepNext/>
              <w:spacing w:before="60" w:after="60"/>
              <w:jc w:val="right"/>
              <w:rPr>
                <w:rFonts w:cs="Calibri"/>
                <w:sz w:val="18"/>
                <w:szCs w:val="18"/>
              </w:rPr>
            </w:pPr>
          </w:p>
        </w:tc>
      </w:tr>
      <w:tr w:rsidR="008805E6" w:rsidRPr="00CA0C37" w14:paraId="5BD863B3" w14:textId="77777777" w:rsidTr="008805E6">
        <w:trPr>
          <w:trHeight w:val="20"/>
          <w:jc w:val="center"/>
        </w:trPr>
        <w:tc>
          <w:tcPr>
            <w:tcW w:w="1639" w:type="pct"/>
            <w:vMerge/>
          </w:tcPr>
          <w:p w14:paraId="4F36F727" w14:textId="77777777" w:rsidR="008805E6" w:rsidRPr="000B27AB" w:rsidRDefault="008805E6" w:rsidP="00115040">
            <w:pPr>
              <w:pStyle w:val="Paragrafoelenco"/>
              <w:keepNext/>
              <w:numPr>
                <w:ilvl w:val="0"/>
                <w:numId w:val="34"/>
              </w:numPr>
              <w:spacing w:before="60" w:after="60"/>
              <w:jc w:val="both"/>
              <w:rPr>
                <w:sz w:val="20"/>
              </w:rPr>
            </w:pPr>
          </w:p>
        </w:tc>
        <w:tc>
          <w:tcPr>
            <w:tcW w:w="1639" w:type="pct"/>
            <w:vAlign w:val="center"/>
          </w:tcPr>
          <w:p w14:paraId="0D3AA7F9" w14:textId="77777777" w:rsidR="008805E6" w:rsidRDefault="008805E6" w:rsidP="008805E6">
            <w:pPr>
              <w:keepNext/>
              <w:spacing w:before="60" w:after="60"/>
              <w:jc w:val="both"/>
              <w:rPr>
                <w:rFonts w:cs="Calibri"/>
                <w:bCs/>
                <w:sz w:val="18"/>
                <w:szCs w:val="18"/>
              </w:rPr>
            </w:pPr>
            <w:r w:rsidRPr="008805E6">
              <w:rPr>
                <w:rFonts w:cs="Calibri"/>
                <w:bCs/>
                <w:sz w:val="18"/>
                <w:szCs w:val="18"/>
              </w:rPr>
              <w:t xml:space="preserve">per potenza compresa nelle soglie </w:t>
            </w:r>
          </w:p>
          <w:p w14:paraId="6714FA71" w14:textId="4916DD75" w:rsidR="008805E6" w:rsidRPr="008805E6" w:rsidRDefault="008805E6" w:rsidP="008805E6">
            <w:pPr>
              <w:keepNext/>
              <w:spacing w:before="60" w:after="60"/>
              <w:jc w:val="both"/>
              <w:rPr>
                <w:rFonts w:cs="Calibri"/>
                <w:bCs/>
                <w:sz w:val="18"/>
                <w:szCs w:val="18"/>
              </w:rPr>
            </w:pPr>
            <w:r>
              <w:rPr>
                <w:rFonts w:cs="Calibri"/>
                <w:bCs/>
                <w:sz w:val="18"/>
                <w:szCs w:val="18"/>
              </w:rPr>
              <w:t>5</w:t>
            </w:r>
            <w:r w:rsidRPr="008805E6">
              <w:rPr>
                <w:rFonts w:cs="Calibri"/>
                <w:bCs/>
                <w:sz w:val="18"/>
                <w:szCs w:val="18"/>
              </w:rPr>
              <w:t xml:space="preserve">0 kW &lt;P ≤100kW  </w:t>
            </w:r>
          </w:p>
          <w:p w14:paraId="0AB463CB" w14:textId="77777777" w:rsidR="008805E6" w:rsidRPr="001E5F4B" w:rsidRDefault="008805E6" w:rsidP="008805E6">
            <w:pPr>
              <w:pStyle w:val="Paragrafoelenco"/>
              <w:keepNext/>
              <w:spacing w:before="60" w:after="60"/>
              <w:ind w:left="1440"/>
              <w:jc w:val="both"/>
              <w:rPr>
                <w:rFonts w:cs="Calibri"/>
                <w:bCs/>
                <w:sz w:val="18"/>
                <w:szCs w:val="18"/>
              </w:rPr>
            </w:pPr>
          </w:p>
        </w:tc>
        <w:tc>
          <w:tcPr>
            <w:tcW w:w="711" w:type="pct"/>
            <w:vAlign w:val="center"/>
          </w:tcPr>
          <w:p w14:paraId="0957EEB5" w14:textId="77777777" w:rsidR="008805E6" w:rsidRDefault="008805E6" w:rsidP="008805E6">
            <w:pPr>
              <w:keepNext/>
              <w:spacing w:before="60" w:after="60"/>
              <w:jc w:val="center"/>
              <w:rPr>
                <w:rFonts w:cs="Calibri"/>
                <w:sz w:val="18"/>
                <w:szCs w:val="18"/>
              </w:rPr>
            </w:pPr>
            <w:r>
              <w:rPr>
                <w:rFonts w:cs="Calibri"/>
                <w:sz w:val="18"/>
                <w:szCs w:val="18"/>
              </w:rPr>
              <w:t>60.000 €/infrastruttura</w:t>
            </w:r>
          </w:p>
          <w:p w14:paraId="4565274E" w14:textId="77777777" w:rsidR="008805E6" w:rsidRPr="001E5F4B" w:rsidRDefault="008805E6" w:rsidP="008805E6">
            <w:pPr>
              <w:keepNext/>
              <w:spacing w:before="60" w:after="60"/>
              <w:jc w:val="center"/>
              <w:rPr>
                <w:rFonts w:cs="Calibri"/>
                <w:bCs/>
                <w:sz w:val="18"/>
                <w:szCs w:val="18"/>
              </w:rPr>
            </w:pPr>
          </w:p>
        </w:tc>
        <w:tc>
          <w:tcPr>
            <w:tcW w:w="1011" w:type="pct"/>
            <w:vMerge/>
            <w:vAlign w:val="center"/>
          </w:tcPr>
          <w:p w14:paraId="54A1BCE4" w14:textId="77777777" w:rsidR="008805E6" w:rsidRPr="00CA0C37" w:rsidRDefault="008805E6">
            <w:pPr>
              <w:keepNext/>
              <w:spacing w:before="60" w:after="60"/>
              <w:jc w:val="right"/>
              <w:rPr>
                <w:rFonts w:cs="Calibri"/>
                <w:sz w:val="18"/>
                <w:szCs w:val="18"/>
              </w:rPr>
            </w:pPr>
          </w:p>
        </w:tc>
      </w:tr>
      <w:tr w:rsidR="008805E6" w:rsidRPr="00CA0C37" w14:paraId="3A68E51D" w14:textId="77777777" w:rsidTr="008805E6">
        <w:trPr>
          <w:trHeight w:val="20"/>
          <w:jc w:val="center"/>
        </w:trPr>
        <w:tc>
          <w:tcPr>
            <w:tcW w:w="1639" w:type="pct"/>
            <w:vMerge/>
          </w:tcPr>
          <w:p w14:paraId="2DDDA096" w14:textId="77777777" w:rsidR="008805E6" w:rsidRPr="000B27AB" w:rsidRDefault="008805E6" w:rsidP="00115040">
            <w:pPr>
              <w:pStyle w:val="Paragrafoelenco"/>
              <w:keepNext/>
              <w:numPr>
                <w:ilvl w:val="0"/>
                <w:numId w:val="34"/>
              </w:numPr>
              <w:spacing w:before="60" w:after="60"/>
              <w:jc w:val="both"/>
              <w:rPr>
                <w:sz w:val="20"/>
              </w:rPr>
            </w:pPr>
          </w:p>
        </w:tc>
        <w:tc>
          <w:tcPr>
            <w:tcW w:w="1639" w:type="pct"/>
            <w:vAlign w:val="center"/>
          </w:tcPr>
          <w:p w14:paraId="2A66553D" w14:textId="0301F911" w:rsidR="008805E6" w:rsidRPr="008805E6" w:rsidRDefault="008805E6" w:rsidP="008805E6">
            <w:pPr>
              <w:keepNext/>
              <w:spacing w:before="60" w:after="60"/>
              <w:jc w:val="both"/>
              <w:rPr>
                <w:rFonts w:cs="Calibri"/>
                <w:bCs/>
                <w:sz w:val="18"/>
                <w:szCs w:val="18"/>
              </w:rPr>
            </w:pPr>
            <w:r w:rsidRPr="008805E6">
              <w:rPr>
                <w:rFonts w:cs="Calibri"/>
                <w:bCs/>
                <w:sz w:val="18"/>
                <w:szCs w:val="18"/>
              </w:rPr>
              <w:t xml:space="preserve">per potenza&gt;100 kW  </w:t>
            </w:r>
          </w:p>
        </w:tc>
        <w:tc>
          <w:tcPr>
            <w:tcW w:w="711" w:type="pct"/>
            <w:vAlign w:val="center"/>
          </w:tcPr>
          <w:p w14:paraId="32E0C839" w14:textId="08B43CE9" w:rsidR="008805E6" w:rsidRPr="001E5F4B" w:rsidRDefault="008805E6" w:rsidP="008805E6">
            <w:pPr>
              <w:keepNext/>
              <w:spacing w:before="60" w:after="60"/>
              <w:jc w:val="center"/>
              <w:rPr>
                <w:rFonts w:cs="Calibri"/>
                <w:bCs/>
                <w:sz w:val="18"/>
                <w:szCs w:val="18"/>
              </w:rPr>
            </w:pPr>
            <w:r w:rsidRPr="001E5F4B">
              <w:rPr>
                <w:rFonts w:cs="Calibri"/>
                <w:bCs/>
                <w:sz w:val="18"/>
                <w:szCs w:val="18"/>
              </w:rPr>
              <w:t>110.000 €/infrastruttura</w:t>
            </w:r>
          </w:p>
        </w:tc>
        <w:tc>
          <w:tcPr>
            <w:tcW w:w="1011" w:type="pct"/>
            <w:vMerge/>
            <w:vAlign w:val="center"/>
          </w:tcPr>
          <w:p w14:paraId="746DFBFC" w14:textId="77777777" w:rsidR="008805E6" w:rsidRPr="00CA0C37" w:rsidRDefault="008805E6">
            <w:pPr>
              <w:keepNext/>
              <w:spacing w:before="60" w:after="60"/>
              <w:jc w:val="right"/>
              <w:rPr>
                <w:rFonts w:cs="Calibri"/>
                <w:sz w:val="18"/>
                <w:szCs w:val="18"/>
              </w:rPr>
            </w:pPr>
          </w:p>
        </w:tc>
      </w:tr>
    </w:tbl>
    <w:p w14:paraId="475E0876" w14:textId="2F7B3C33" w:rsidR="009F1612" w:rsidRPr="00915C3A" w:rsidRDefault="00915C3A">
      <w:pPr>
        <w:jc w:val="center"/>
        <w:rPr>
          <w:bCs/>
          <w:i/>
          <w:iCs/>
          <w:sz w:val="20"/>
          <w:szCs w:val="20"/>
          <w:rPrChange w:id="22055" w:author="Visone Rossana (GSE)" w:date="2025-10-21T16:40:00Z" w16du:dateUtc="2025-10-21T14:40:00Z">
            <w:rPr>
              <w:bCs/>
              <w:szCs w:val="20"/>
            </w:rPr>
          </w:rPrChange>
        </w:rPr>
        <w:pPrChange w:id="22056" w:author="Visone Rossana (GSE)" w:date="2025-10-21T16:40:00Z" w16du:dateUtc="2025-10-21T14:40:00Z">
          <w:pPr>
            <w:jc w:val="both"/>
          </w:pPr>
        </w:pPrChange>
      </w:pPr>
      <w:ins w:id="22057" w:author="Visone Rossana (GSE)" w:date="2025-10-21T16:40:00Z" w16du:dateUtc="2025-10-21T14:40:00Z">
        <w:r w:rsidRPr="00915C3A">
          <w:rPr>
            <w:bCs/>
            <w:i/>
            <w:iCs/>
            <w:sz w:val="20"/>
            <w:szCs w:val="20"/>
            <w:rPrChange w:id="22058" w:author="Visone Rossana (GSE)" w:date="2025-10-21T16:40:00Z" w16du:dateUtc="2025-10-21T14:40:00Z">
              <w:rPr>
                <w:bCs/>
                <w:szCs w:val="20"/>
              </w:rPr>
            </w:rPrChange>
          </w:rPr>
          <w:t xml:space="preserve">Tabella </w:t>
        </w:r>
        <w:r w:rsidRPr="00C412B5">
          <w:rPr>
            <w:bCs/>
            <w:i/>
            <w:iCs/>
            <w:sz w:val="20"/>
            <w:szCs w:val="20"/>
            <w:highlight w:val="yellow"/>
            <w:rPrChange w:id="22059" w:author="Visone Rossana (GSE)" w:date="2025-10-21T16:40:00Z" w16du:dateUtc="2025-10-21T14:40:00Z">
              <w:rPr>
                <w:bCs/>
                <w:szCs w:val="20"/>
              </w:rPr>
            </w:rPrChange>
          </w:rPr>
          <w:t>x</w:t>
        </w:r>
        <w:r>
          <w:rPr>
            <w:bCs/>
            <w:i/>
            <w:iCs/>
            <w:sz w:val="20"/>
            <w:szCs w:val="20"/>
          </w:rPr>
          <w:t xml:space="preserve"> Costo massimo ammissibile per tecnologia e </w:t>
        </w:r>
        <w:r w:rsidR="00C412B5">
          <w:rPr>
            <w:bCs/>
            <w:i/>
            <w:iCs/>
            <w:sz w:val="20"/>
            <w:szCs w:val="20"/>
          </w:rPr>
          <w:t>incentivo massimo</w:t>
        </w:r>
      </w:ins>
    </w:p>
    <w:p w14:paraId="6A3BF31A" w14:textId="5C435622" w:rsidR="00D01F40" w:rsidRPr="00923DC6" w:rsidRDefault="00D01F40">
      <w:pPr>
        <w:pStyle w:val="TITOLO20"/>
        <w:numPr>
          <w:ilvl w:val="2"/>
          <w:numId w:val="292"/>
        </w:numPr>
        <w:ind w:left="1134" w:hanging="708"/>
        <w:pPrChange w:id="22060" w:author="Visone Rossana (GSE)" w:date="2025-10-17T17:32:00Z" w16du:dateUtc="2025-10-17T15:32:00Z">
          <w:pPr>
            <w:pStyle w:val="TITOLO3GSE"/>
            <w:ind w:left="0" w:firstLine="0"/>
          </w:pPr>
        </w:pPrChange>
      </w:pPr>
      <w:bookmarkStart w:id="22061" w:name="_Toc212462677"/>
      <w:r>
        <w:t>Documentazione necessaria per l’accesso all’</w:t>
      </w:r>
      <w:r w:rsidR="00B07F04">
        <w:t xml:space="preserve"> </w:t>
      </w:r>
      <w:r>
        <w:t>incentiv</w:t>
      </w:r>
      <w:r w:rsidR="00B07F04">
        <w:t>o</w:t>
      </w:r>
      <w:bookmarkEnd w:id="22061"/>
    </w:p>
    <w:p w14:paraId="3CF67B29" w14:textId="4448FBA9" w:rsidR="00D01F40" w:rsidRPr="00357179" w:rsidRDefault="009C4BA6">
      <w:pPr>
        <w:spacing w:line="276" w:lineRule="auto"/>
        <w:jc w:val="both"/>
        <w:rPr>
          <w:rFonts w:cstheme="minorHAnsi"/>
          <w:b/>
          <w:bCs/>
          <w:sz w:val="22"/>
          <w:szCs w:val="22"/>
          <w:u w:val="single"/>
          <w:rPrChange w:id="22062" w:author="Visone Rossana (GSE)" w:date="2025-09-09T14:46:00Z" w16du:dateUtc="2025-09-09T12:46:00Z">
            <w:rPr>
              <w:b/>
              <w:bCs/>
              <w:u w:val="single"/>
            </w:rPr>
          </w:rPrChange>
        </w:rPr>
        <w:pPrChange w:id="22063" w:author="Visone Rossana (GSE)" w:date="2025-09-09T14:46:00Z" w16du:dateUtc="2025-09-09T12:46:00Z">
          <w:pPr>
            <w:jc w:val="both"/>
          </w:pPr>
        </w:pPrChange>
      </w:pPr>
      <w:r w:rsidRPr="00357179">
        <w:rPr>
          <w:rFonts w:cstheme="minorHAnsi"/>
          <w:b/>
          <w:bCs/>
          <w:sz w:val="22"/>
          <w:szCs w:val="22"/>
          <w:u w:val="single"/>
          <w:rPrChange w:id="22064" w:author="Visone Rossana (GSE)" w:date="2025-09-09T14:46:00Z" w16du:dateUtc="2025-09-09T12:46:00Z">
            <w:rPr>
              <w:b/>
              <w:bCs/>
              <w:u w:val="single"/>
            </w:rPr>
          </w:rPrChange>
        </w:rPr>
        <w:t>Documentazione da allegare alla richiesta di incentivo</w:t>
      </w:r>
    </w:p>
    <w:p w14:paraId="0E0B52FD" w14:textId="5BEB4893" w:rsidR="004B259C" w:rsidRDefault="007D7166" w:rsidP="072A5DD6">
      <w:pPr>
        <w:pStyle w:val="Paragrafoelenco"/>
        <w:numPr>
          <w:ilvl w:val="0"/>
          <w:numId w:val="35"/>
        </w:numPr>
        <w:spacing w:line="276" w:lineRule="auto"/>
        <w:jc w:val="both"/>
        <w:rPr>
          <w:rFonts w:cstheme="minorBidi"/>
          <w:sz w:val="22"/>
          <w:szCs w:val="22"/>
        </w:rPr>
      </w:pPr>
      <w:r w:rsidRPr="072A5DD6">
        <w:rPr>
          <w:rFonts w:cstheme="minorBidi"/>
          <w:sz w:val="22"/>
          <w:szCs w:val="22"/>
          <w:rPrChange w:id="22065" w:author="Visone Rossana (GSE)" w:date="2025-09-09T14:46:00Z" w16du:dateUtc="2025-09-09T12:46:00Z">
            <w:rPr/>
          </w:rPrChange>
        </w:rPr>
        <w:t>d</w:t>
      </w:r>
      <w:r w:rsidR="004B259C" w:rsidRPr="072A5DD6">
        <w:rPr>
          <w:rFonts w:cstheme="minorBidi"/>
          <w:sz w:val="22"/>
          <w:szCs w:val="22"/>
          <w:rPrChange w:id="22066" w:author="Visone Rossana (GSE)" w:date="2025-09-09T14:46:00Z" w16du:dateUtc="2025-09-09T12:46:00Z">
            <w:rPr/>
          </w:rPrChange>
        </w:rPr>
        <w:t xml:space="preserve">ocumentazione comune a tutte le tipologie di interventi, come specificatamente indicato nell’Allegato </w:t>
      </w:r>
      <w:r w:rsidR="004B259C" w:rsidRPr="072A5DD6">
        <w:rPr>
          <w:rFonts w:cstheme="minorBidi"/>
          <w:sz w:val="22"/>
          <w:szCs w:val="22"/>
          <w:highlight w:val="yellow"/>
          <w:rPrChange w:id="22067" w:author="Visone Rossana (GSE)" w:date="2025-09-09T14:46:00Z" w16du:dateUtc="2025-09-09T12:46:00Z">
            <w:rPr>
              <w:highlight w:val="yellow"/>
            </w:rPr>
          </w:rPrChange>
        </w:rPr>
        <w:t>X</w:t>
      </w:r>
      <w:r w:rsidR="004B259C" w:rsidRPr="072A5DD6">
        <w:rPr>
          <w:rFonts w:cstheme="minorBidi"/>
          <w:sz w:val="22"/>
          <w:szCs w:val="22"/>
          <w:rPrChange w:id="22068" w:author="Visone Rossana (GSE)" w:date="2025-09-09T14:46:00Z" w16du:dateUtc="2025-09-09T12:46:00Z">
            <w:rPr/>
          </w:rPrChange>
        </w:rPr>
        <w:t>;</w:t>
      </w:r>
    </w:p>
    <w:p w14:paraId="32742426" w14:textId="028C3A9B" w:rsidR="009C4BA6" w:rsidRPr="00357179" w:rsidDel="0021137E" w:rsidRDefault="007D7166">
      <w:pPr>
        <w:pStyle w:val="Paragrafoelenco"/>
        <w:numPr>
          <w:ilvl w:val="0"/>
          <w:numId w:val="35"/>
        </w:numPr>
        <w:spacing w:line="276" w:lineRule="auto"/>
        <w:jc w:val="both"/>
        <w:rPr>
          <w:del w:id="22069" w:author="Visone Rossana (GSE)" w:date="2025-10-21T17:00:00Z" w16du:dateUtc="2025-10-21T15:00:00Z"/>
          <w:rFonts w:cstheme="minorHAnsi"/>
          <w:sz w:val="22"/>
          <w:szCs w:val="22"/>
          <w:rPrChange w:id="22070" w:author="Visone Rossana (GSE)" w:date="2025-09-09T14:46:00Z" w16du:dateUtc="2025-09-09T12:46:00Z">
            <w:rPr>
              <w:del w:id="22071" w:author="Visone Rossana (GSE)" w:date="2025-10-21T17:00:00Z" w16du:dateUtc="2025-10-21T15:00:00Z"/>
            </w:rPr>
          </w:rPrChange>
        </w:rPr>
        <w:pPrChange w:id="22072" w:author="Visone Rossana (GSE)" w:date="2025-09-09T14:46:00Z" w16du:dateUtc="2025-09-09T12:46:00Z">
          <w:pPr>
            <w:pStyle w:val="Paragrafoelenco"/>
            <w:numPr>
              <w:numId w:val="35"/>
            </w:numPr>
            <w:ind w:hanging="360"/>
            <w:jc w:val="both"/>
          </w:pPr>
        </w:pPrChange>
      </w:pPr>
      <w:commentRangeStart w:id="22073"/>
      <w:del w:id="22074" w:author="Visone Rossana (GSE)" w:date="2025-10-21T17:00:00Z" w16du:dateUtc="2025-10-21T15:00:00Z">
        <w:r w:rsidRPr="00357179" w:rsidDel="0021137E">
          <w:rPr>
            <w:rFonts w:cstheme="minorHAnsi"/>
            <w:sz w:val="22"/>
            <w:szCs w:val="22"/>
            <w:rPrChange w:id="22075" w:author="Visone Rossana (GSE)" w:date="2025-09-09T14:46:00Z" w16du:dateUtc="2025-09-09T12:46:00Z">
              <w:rPr/>
            </w:rPrChange>
          </w:rPr>
          <w:delText>p</w:delText>
        </w:r>
        <w:r w:rsidR="009C4BA6" w:rsidRPr="00357179" w:rsidDel="0021137E">
          <w:rPr>
            <w:rFonts w:cstheme="minorHAnsi"/>
            <w:sz w:val="22"/>
            <w:szCs w:val="22"/>
            <w:rPrChange w:id="22076" w:author="Visone Rossana (GSE)" w:date="2025-09-09T14:46:00Z" w16du:dateUtc="2025-09-09T12:46:00Z">
              <w:rPr/>
            </w:rPrChange>
          </w:rPr>
          <w:delText xml:space="preserve">er gli interventi che prevedono l’installazione di infrastrutture di ricarica </w:delText>
        </w:r>
        <w:r w:rsidR="009C4BA6" w:rsidRPr="008D0019" w:rsidDel="0021137E">
          <w:rPr>
            <w:rFonts w:cstheme="minorHAnsi"/>
            <w:strike/>
            <w:sz w:val="22"/>
            <w:szCs w:val="22"/>
            <w:rPrChange w:id="22077" w:author="Visone Rossana (GSE)" w:date="2025-09-09T14:46:00Z" w16du:dateUtc="2025-09-09T12:46:00Z">
              <w:rPr/>
            </w:rPrChange>
          </w:rPr>
          <w:delText xml:space="preserve">con </w:delText>
        </w:r>
        <w:r w:rsidR="009C4BA6" w:rsidRPr="008D0019" w:rsidDel="0021137E">
          <w:rPr>
            <w:rFonts w:cstheme="minorHAnsi"/>
            <w:strike/>
            <w:sz w:val="22"/>
            <w:szCs w:val="22"/>
            <w:u w:val="single"/>
            <w:rPrChange w:id="22078" w:author="Visone Rossana (GSE)" w:date="2025-09-09T14:46:00Z" w16du:dateUtc="2025-09-09T12:46:00Z">
              <w:rPr>
                <w:u w:val="single"/>
              </w:rPr>
            </w:rPrChange>
          </w:rPr>
          <w:delText>p</w:delText>
        </w:r>
        <w:commentRangeStart w:id="22079"/>
        <w:r w:rsidR="009C4BA6" w:rsidRPr="008D0019" w:rsidDel="0021137E">
          <w:rPr>
            <w:rFonts w:cstheme="minorHAnsi"/>
            <w:strike/>
            <w:sz w:val="22"/>
            <w:szCs w:val="22"/>
            <w:u w:val="single"/>
            <w:rPrChange w:id="22080" w:author="Visone Rossana (GSE)" w:date="2025-09-09T14:46:00Z" w16du:dateUtc="2025-09-09T12:46:00Z">
              <w:rPr>
                <w:u w:val="single"/>
              </w:rPr>
            </w:rPrChange>
          </w:rPr>
          <w:delText>otenza ≤ 35 kW non</w:delText>
        </w:r>
        <w:r w:rsidR="009C4BA6" w:rsidRPr="00357179" w:rsidDel="0021137E">
          <w:rPr>
            <w:rFonts w:cstheme="minorHAnsi"/>
            <w:sz w:val="22"/>
            <w:szCs w:val="22"/>
            <w:u w:val="single"/>
            <w:rPrChange w:id="22081" w:author="Visone Rossana (GSE)" w:date="2025-09-09T14:46:00Z" w16du:dateUtc="2025-09-09T12:46:00Z">
              <w:rPr>
                <w:u w:val="single"/>
              </w:rPr>
            </w:rPrChange>
          </w:rPr>
          <w:delText xml:space="preserve"> ricompresi nel </w:delText>
        </w:r>
        <w:commentRangeStart w:id="22082"/>
        <w:commentRangeStart w:id="22083"/>
        <w:r w:rsidR="009C4BA6" w:rsidRPr="00357179" w:rsidDel="0021137E">
          <w:rPr>
            <w:rFonts w:cstheme="minorHAnsi"/>
            <w:sz w:val="22"/>
            <w:szCs w:val="22"/>
            <w:u w:val="single"/>
            <w:rPrChange w:id="22084" w:author="Visone Rossana (GSE)" w:date="2025-09-09T14:46:00Z" w16du:dateUtc="2025-09-09T12:46:00Z">
              <w:rPr>
                <w:u w:val="single"/>
              </w:rPr>
            </w:rPrChange>
          </w:rPr>
          <w:delText>Catalogo</w:delText>
        </w:r>
        <w:r w:rsidR="009C4BA6" w:rsidRPr="00357179" w:rsidDel="0021137E">
          <w:rPr>
            <w:rFonts w:cstheme="minorHAnsi"/>
            <w:sz w:val="22"/>
            <w:szCs w:val="22"/>
            <w:rPrChange w:id="22085" w:author="Visone Rossana (GSE)" w:date="2025-09-09T14:46:00Z" w16du:dateUtc="2025-09-09T12:46:00Z">
              <w:rPr/>
            </w:rPrChange>
          </w:rPr>
          <w:delText>,</w:delText>
        </w:r>
        <w:commentRangeEnd w:id="22082"/>
        <w:r w:rsidR="00532BC6" w:rsidRPr="00357179" w:rsidDel="0021137E">
          <w:rPr>
            <w:rStyle w:val="Rimandocommento"/>
            <w:rFonts w:cstheme="minorHAnsi"/>
            <w:sz w:val="22"/>
            <w:szCs w:val="22"/>
            <w:rPrChange w:id="22086" w:author="Visone Rossana (GSE)" w:date="2025-09-09T14:46:00Z" w16du:dateUtc="2025-09-09T12:46:00Z">
              <w:rPr>
                <w:rStyle w:val="Rimandocommento"/>
                <w:sz w:val="24"/>
              </w:rPr>
            </w:rPrChange>
          </w:rPr>
          <w:commentReference w:id="22082"/>
        </w:r>
        <w:commentRangeEnd w:id="22083"/>
        <w:r w:rsidR="009F0194" w:rsidRPr="00357179" w:rsidDel="0021137E">
          <w:rPr>
            <w:rStyle w:val="Rimandocommento"/>
            <w:rFonts w:cstheme="minorHAnsi"/>
            <w:sz w:val="22"/>
            <w:szCs w:val="22"/>
            <w:rPrChange w:id="22088" w:author="Visone Rossana (GSE)" w:date="2025-09-09T14:46:00Z" w16du:dateUtc="2025-09-09T12:46:00Z">
              <w:rPr>
                <w:rStyle w:val="Rimandocommento"/>
                <w:sz w:val="24"/>
              </w:rPr>
            </w:rPrChange>
          </w:rPr>
          <w:commentReference w:id="22083"/>
        </w:r>
        <w:r w:rsidR="009C4BA6" w:rsidRPr="00357179" w:rsidDel="0021137E">
          <w:rPr>
            <w:rFonts w:cstheme="minorHAnsi"/>
            <w:sz w:val="22"/>
            <w:szCs w:val="22"/>
            <w:rPrChange w:id="22090" w:author="Visone Rossana (GSE)" w:date="2025-09-09T14:46:00Z" w16du:dateUtc="2025-09-09T12:46:00Z">
              <w:rPr/>
            </w:rPrChange>
          </w:rPr>
          <w:delText xml:space="preserve"> </w:delText>
        </w:r>
        <w:commentRangeEnd w:id="22079"/>
        <w:r w:rsidR="009C4BA6" w:rsidRPr="00357179" w:rsidDel="0021137E">
          <w:rPr>
            <w:rStyle w:val="Rimandocommento"/>
            <w:rFonts w:cstheme="minorHAnsi"/>
            <w:sz w:val="22"/>
            <w:szCs w:val="22"/>
            <w:rPrChange w:id="22091" w:author="Visone Rossana (GSE)" w:date="2025-09-09T14:46:00Z" w16du:dateUtc="2025-09-09T12:46:00Z">
              <w:rPr>
                <w:rStyle w:val="Rimandocommento"/>
                <w:sz w:val="24"/>
              </w:rPr>
            </w:rPrChange>
          </w:rPr>
          <w:commentReference w:id="22079"/>
        </w:r>
        <w:r w:rsidR="009C4BA6" w:rsidRPr="00357179" w:rsidDel="0021137E">
          <w:rPr>
            <w:rFonts w:cstheme="minorHAnsi"/>
            <w:sz w:val="22"/>
            <w:szCs w:val="22"/>
            <w:rPrChange w:id="22092" w:author="Visone Rossana (GSE)" w:date="2025-09-09T14:46:00Z" w16du:dateUtc="2025-09-09T12:46:00Z">
              <w:rPr/>
            </w:rPrChange>
          </w:rPr>
          <w:delText xml:space="preserve">l’asseverazione di un tecnico abilitato </w:delText>
        </w:r>
        <w:r w:rsidR="008D0019" w:rsidRPr="00BE25A7" w:rsidDel="0021137E">
          <w:rPr>
            <w:rFonts w:cstheme="minorHAnsi"/>
            <w:sz w:val="22"/>
            <w:szCs w:val="22"/>
            <w:highlight w:val="cyan"/>
          </w:rPr>
          <w:delText>e la certifi</w:delText>
        </w:r>
        <w:r w:rsidR="00BE25A7" w:rsidRPr="00BE25A7" w:rsidDel="0021137E">
          <w:rPr>
            <w:rFonts w:cstheme="minorHAnsi"/>
            <w:sz w:val="22"/>
            <w:szCs w:val="22"/>
            <w:highlight w:val="cyan"/>
          </w:rPr>
          <w:delText>cazione del produttore</w:delText>
        </w:r>
        <w:r w:rsidR="00BE25A7" w:rsidDel="0021137E">
          <w:rPr>
            <w:rFonts w:cstheme="minorHAnsi"/>
            <w:sz w:val="22"/>
            <w:szCs w:val="22"/>
          </w:rPr>
          <w:delText xml:space="preserve"> </w:delText>
        </w:r>
        <w:r w:rsidR="009C4BA6" w:rsidRPr="00357179" w:rsidDel="0021137E">
          <w:rPr>
            <w:rFonts w:cstheme="minorHAnsi"/>
            <w:sz w:val="22"/>
            <w:szCs w:val="22"/>
            <w:rPrChange w:id="22093" w:author="Visone Rossana (GSE)" w:date="2025-09-09T14:46:00Z" w16du:dateUtc="2025-09-09T12:46:00Z">
              <w:rPr/>
            </w:rPrChange>
          </w:rPr>
          <w:delText xml:space="preserve">non </w:delText>
        </w:r>
        <w:r w:rsidR="00BE25A7" w:rsidDel="0021137E">
          <w:rPr>
            <w:rFonts w:cstheme="minorHAnsi"/>
            <w:sz w:val="22"/>
            <w:szCs w:val="22"/>
          </w:rPr>
          <w:delText xml:space="preserve">sono </w:delText>
        </w:r>
        <w:r w:rsidR="009C4BA6" w:rsidRPr="00357179" w:rsidDel="0021137E">
          <w:rPr>
            <w:rFonts w:cstheme="minorHAnsi"/>
            <w:sz w:val="22"/>
            <w:szCs w:val="22"/>
            <w:rPrChange w:id="22094" w:author="Visone Rossana (GSE)" w:date="2025-09-09T14:46:00Z" w16du:dateUtc="2025-09-09T12:46:00Z">
              <w:rPr/>
            </w:rPrChange>
          </w:rPr>
          <w:delText>obbligatori</w:delText>
        </w:r>
        <w:r w:rsidR="00BE25A7" w:rsidDel="0021137E">
          <w:rPr>
            <w:rFonts w:cstheme="minorHAnsi"/>
            <w:sz w:val="22"/>
            <w:szCs w:val="22"/>
          </w:rPr>
          <w:delText>e</w:delText>
        </w:r>
        <w:r w:rsidR="009C4BA6" w:rsidRPr="00357179" w:rsidDel="0021137E">
          <w:rPr>
            <w:rFonts w:cstheme="minorHAnsi"/>
            <w:sz w:val="22"/>
            <w:szCs w:val="22"/>
            <w:rPrChange w:id="22095" w:author="Visone Rossana (GSE)" w:date="2025-09-09T14:46:00Z" w16du:dateUtc="2025-09-09T12:46:00Z">
              <w:rPr/>
            </w:rPrChange>
          </w:rPr>
          <w:delText xml:space="preserve"> in questo caso è sufficiente una </w:delText>
        </w:r>
        <w:r w:rsidR="009C4BA6" w:rsidRPr="00A56F42" w:rsidDel="0021137E">
          <w:rPr>
            <w:rFonts w:cstheme="minorHAnsi"/>
            <w:sz w:val="22"/>
            <w:szCs w:val="22"/>
            <w:rPrChange w:id="22096" w:author="Visone Rossana (GSE)" w:date="2025-09-09T14:46:00Z" w16du:dateUtc="2025-09-09T12:46:00Z">
              <w:rPr>
                <w:highlight w:val="yellow"/>
              </w:rPr>
            </w:rPrChange>
          </w:rPr>
          <w:delText>certificazione del produttore</w:delText>
        </w:r>
        <w:r w:rsidR="009C4BA6" w:rsidRPr="00A56F42" w:rsidDel="0021137E">
          <w:rPr>
            <w:rFonts w:cstheme="minorHAnsi"/>
            <w:sz w:val="22"/>
            <w:szCs w:val="22"/>
            <w:rPrChange w:id="22097" w:author="Visone Rossana (GSE)" w:date="2025-09-09T14:46:00Z" w16du:dateUtc="2025-09-09T12:46:00Z">
              <w:rPr/>
            </w:rPrChange>
          </w:rPr>
          <w:delText xml:space="preserve"> d</w:delText>
        </w:r>
        <w:r w:rsidR="009C4BA6" w:rsidRPr="00357179" w:rsidDel="0021137E">
          <w:rPr>
            <w:rFonts w:cstheme="minorHAnsi"/>
            <w:sz w:val="22"/>
            <w:szCs w:val="22"/>
            <w:rPrChange w:id="22098" w:author="Visone Rossana (GSE)" w:date="2025-09-09T14:46:00Z" w16du:dateUtc="2025-09-09T12:46:00Z">
              <w:rPr/>
            </w:rPrChange>
          </w:rPr>
          <w:delText>egli elementi impiegati che attesti il rispetto dei requisiti minimi di cui al Decreto e alle relative Regole Applicative per interventi con incentivo superiore a 3.500 euro;</w:delText>
        </w:r>
      </w:del>
    </w:p>
    <w:p w14:paraId="1DBD1D7E" w14:textId="22022291" w:rsidR="007D7166" w:rsidRPr="00357179" w:rsidRDefault="007D7166">
      <w:pPr>
        <w:pStyle w:val="Paragrafoelenco"/>
        <w:numPr>
          <w:ilvl w:val="0"/>
          <w:numId w:val="35"/>
        </w:numPr>
        <w:spacing w:line="276" w:lineRule="auto"/>
        <w:jc w:val="both"/>
        <w:rPr>
          <w:rFonts w:cstheme="minorHAnsi"/>
          <w:sz w:val="22"/>
          <w:szCs w:val="22"/>
          <w:rPrChange w:id="22099" w:author="Visone Rossana (GSE)" w:date="2025-09-09T14:46:00Z" w16du:dateUtc="2025-09-09T12:46:00Z">
            <w:rPr/>
          </w:rPrChange>
        </w:rPr>
        <w:pPrChange w:id="22100" w:author="Visone Rossana (GSE)" w:date="2025-09-09T14:46:00Z" w16du:dateUtc="2025-09-09T12:46:00Z">
          <w:pPr>
            <w:pStyle w:val="Paragrafoelenco"/>
            <w:numPr>
              <w:numId w:val="35"/>
            </w:numPr>
            <w:ind w:hanging="360"/>
            <w:jc w:val="both"/>
          </w:pPr>
        </w:pPrChange>
      </w:pPr>
      <w:r w:rsidRPr="00357179">
        <w:rPr>
          <w:rFonts w:cstheme="minorHAnsi"/>
          <w:sz w:val="22"/>
          <w:szCs w:val="22"/>
          <w:rPrChange w:id="22101" w:author="Visone Rossana (GSE)" w:date="2025-09-09T14:46:00Z" w16du:dateUtc="2025-09-09T12:46:00Z">
            <w:rPr/>
          </w:rPrChange>
        </w:rPr>
        <w:t xml:space="preserve">per gli interventi che prevedono l’installazione di infrastrutture di ricarica </w:t>
      </w:r>
      <w:del w:id="22102" w:author="Visone Rossana (GSE)" w:date="2025-10-21T16:59:00Z" w16du:dateUtc="2025-10-21T14:59:00Z">
        <w:r w:rsidRPr="008D0019" w:rsidDel="003F797A">
          <w:rPr>
            <w:rFonts w:cstheme="minorHAnsi"/>
            <w:strike/>
            <w:sz w:val="22"/>
            <w:szCs w:val="22"/>
            <w:rPrChange w:id="22103" w:author="Visone Rossana (GSE)" w:date="2025-09-09T14:46:00Z" w16du:dateUtc="2025-09-09T12:46:00Z">
              <w:rPr/>
            </w:rPrChange>
          </w:rPr>
          <w:delText xml:space="preserve">con </w:delText>
        </w:r>
        <w:r w:rsidRPr="008D0019" w:rsidDel="003F797A">
          <w:rPr>
            <w:rFonts w:cstheme="minorHAnsi"/>
            <w:strike/>
            <w:sz w:val="22"/>
            <w:szCs w:val="22"/>
            <w:u w:val="single"/>
            <w:rPrChange w:id="22104" w:author="Visone Rossana (GSE)" w:date="2025-09-09T14:46:00Z" w16du:dateUtc="2025-09-09T12:46:00Z">
              <w:rPr>
                <w:u w:val="single"/>
              </w:rPr>
            </w:rPrChange>
          </w:rPr>
          <w:delText>potenza &gt; 35 kW</w:delText>
        </w:r>
        <w:r w:rsidRPr="00357179" w:rsidDel="003F797A">
          <w:rPr>
            <w:rFonts w:cstheme="minorHAnsi"/>
            <w:sz w:val="22"/>
            <w:szCs w:val="22"/>
            <w:u w:val="single"/>
            <w:rPrChange w:id="22105" w:author="Visone Rossana (GSE)" w:date="2025-09-09T14:46:00Z" w16du:dateUtc="2025-09-09T12:46:00Z">
              <w:rPr>
                <w:u w:val="single"/>
              </w:rPr>
            </w:rPrChange>
          </w:rPr>
          <w:delText xml:space="preserve"> </w:delText>
        </w:r>
      </w:del>
      <w:r w:rsidRPr="00357179">
        <w:rPr>
          <w:rFonts w:cstheme="minorHAnsi"/>
          <w:sz w:val="22"/>
          <w:szCs w:val="22"/>
          <w:u w:val="single"/>
          <w:rPrChange w:id="22106" w:author="Visone Rossana (GSE)" w:date="2025-09-09T14:46:00Z" w16du:dateUtc="2025-09-09T12:46:00Z">
            <w:rPr>
              <w:u w:val="single"/>
            </w:rPr>
          </w:rPrChange>
        </w:rPr>
        <w:t>non ricompresi nel Catalogo</w:t>
      </w:r>
      <w:r w:rsidRPr="00357179">
        <w:rPr>
          <w:rFonts w:cstheme="minorHAnsi"/>
          <w:sz w:val="22"/>
          <w:szCs w:val="22"/>
          <w:rPrChange w:id="22107" w:author="Visone Rossana (GSE)" w:date="2025-09-09T14:46:00Z" w16du:dateUtc="2025-09-09T12:46:00Z">
            <w:rPr/>
          </w:rPrChange>
        </w:rPr>
        <w:t xml:space="preserve">, </w:t>
      </w:r>
      <w:r w:rsidRPr="00870419">
        <w:rPr>
          <w:rFonts w:cstheme="minorHAnsi"/>
          <w:sz w:val="22"/>
          <w:szCs w:val="22"/>
          <w:highlight w:val="yellow"/>
          <w:rPrChange w:id="22108" w:author="Visone Rossana (GSE)" w:date="2025-09-09T14:46:00Z" w16du:dateUtc="2025-09-09T12:46:00Z">
            <w:rPr/>
          </w:rPrChange>
        </w:rPr>
        <w:t>l’asseverazione di un tecn</w:t>
      </w:r>
      <w:r w:rsidRPr="00F86A03">
        <w:rPr>
          <w:rFonts w:cstheme="minorHAnsi"/>
          <w:sz w:val="22"/>
          <w:szCs w:val="22"/>
          <w:highlight w:val="yellow"/>
          <w:rPrChange w:id="22109" w:author="Visone Rossana (GSE)" w:date="2025-10-21T17:11:00Z" w16du:dateUtc="2025-10-21T15:11:00Z">
            <w:rPr/>
          </w:rPrChange>
        </w:rPr>
        <w:t>ico abilitato s</w:t>
      </w:r>
      <w:r w:rsidRPr="00F86A03">
        <w:rPr>
          <w:rFonts w:cstheme="minorHAnsi"/>
          <w:sz w:val="22"/>
          <w:szCs w:val="22"/>
          <w:highlight w:val="yellow"/>
          <w:rPrChange w:id="22110" w:author="Visone Rossana (GSE)" w:date="2025-10-21T17:11:00Z" w16du:dateUtc="2025-10-21T15:11:00Z">
            <w:rPr>
              <w:rFonts w:cs="Calibri"/>
            </w:rPr>
          </w:rPrChange>
        </w:rPr>
        <w:t xml:space="preserve">econdo quanto indicato nel paragrafo </w:t>
      </w:r>
      <w:r w:rsidRPr="00F86A03">
        <w:rPr>
          <w:rFonts w:cstheme="minorHAnsi"/>
          <w:sz w:val="22"/>
          <w:szCs w:val="22"/>
          <w:highlight w:val="yellow"/>
          <w:rPrChange w:id="22111" w:author="Visone Rossana (GSE)" w:date="2025-10-21T17:11:00Z" w16du:dateUtc="2025-10-21T15:11:00Z">
            <w:rPr>
              <w:rFonts w:cs="Calibri"/>
              <w:highlight w:val="yellow"/>
            </w:rPr>
          </w:rPrChange>
        </w:rPr>
        <w:t>XX</w:t>
      </w:r>
      <w:ins w:id="22112" w:author="Visone Rossana (GSE)" w:date="2025-10-21T16:59:00Z" w16du:dateUtc="2025-10-21T14:59:00Z">
        <w:r w:rsidR="003F797A">
          <w:rPr>
            <w:rFonts w:cstheme="minorHAnsi"/>
            <w:sz w:val="22"/>
            <w:szCs w:val="22"/>
          </w:rPr>
          <w:t>,</w:t>
        </w:r>
      </w:ins>
      <w:r w:rsidRPr="00357179">
        <w:rPr>
          <w:rFonts w:cstheme="minorHAnsi"/>
          <w:sz w:val="22"/>
          <w:szCs w:val="22"/>
          <w:rPrChange w:id="22113" w:author="Visone Rossana (GSE)" w:date="2025-09-09T14:46:00Z" w16du:dateUtc="2025-09-09T12:46:00Z">
            <w:rPr>
              <w:rFonts w:cs="Calibri"/>
            </w:rPr>
          </w:rPrChange>
        </w:rPr>
        <w:t xml:space="preserve"> </w:t>
      </w:r>
      <w:ins w:id="22114" w:author="Visone Rossana (GSE)" w:date="2025-10-21T16:59:00Z" w16du:dateUtc="2025-10-21T14:59:00Z">
        <w:r w:rsidR="003F797A">
          <w:rPr>
            <w:rFonts w:cstheme="minorHAnsi"/>
            <w:sz w:val="22"/>
            <w:szCs w:val="22"/>
          </w:rPr>
          <w:t xml:space="preserve">unitamente alla </w:t>
        </w:r>
      </w:ins>
      <w:del w:id="22115" w:author="Visone Rossana (GSE)" w:date="2025-10-21T16:59:00Z" w16du:dateUtc="2025-10-21T14:59:00Z">
        <w:r w:rsidRPr="00357179" w:rsidDel="003F797A">
          <w:rPr>
            <w:rFonts w:cstheme="minorHAnsi"/>
            <w:sz w:val="22"/>
            <w:szCs w:val="22"/>
            <w:rPrChange w:id="22116" w:author="Visone Rossana (GSE)" w:date="2025-09-09T14:46:00Z" w16du:dateUtc="2025-09-09T12:46:00Z">
              <w:rPr>
                <w:rFonts w:cs="Calibri"/>
              </w:rPr>
            </w:rPrChange>
          </w:rPr>
          <w:delText xml:space="preserve">più una </w:delText>
        </w:r>
      </w:del>
      <w:r w:rsidRPr="005E191E">
        <w:rPr>
          <w:rFonts w:cstheme="minorHAnsi"/>
          <w:sz w:val="22"/>
          <w:szCs w:val="22"/>
          <w:rPrChange w:id="22117" w:author="Visone Rossana (GSE)" w:date="2025-09-09T14:46:00Z" w16du:dateUtc="2025-09-09T12:46:00Z">
            <w:rPr>
              <w:rFonts w:cs="Calibri"/>
              <w:highlight w:val="yellow"/>
            </w:rPr>
          </w:rPrChange>
        </w:rPr>
        <w:t>certificazione del produttore</w:t>
      </w:r>
      <w:r w:rsidRPr="00357179">
        <w:rPr>
          <w:rFonts w:cstheme="minorHAnsi"/>
          <w:sz w:val="22"/>
          <w:szCs w:val="22"/>
          <w:rPrChange w:id="22118" w:author="Visone Rossana (GSE)" w:date="2025-09-09T14:46:00Z" w16du:dateUtc="2025-09-09T12:46:00Z">
            <w:rPr>
              <w:rFonts w:cs="Calibri"/>
            </w:rPr>
          </w:rPrChange>
        </w:rPr>
        <w:t xml:space="preserve"> degli elementi impiegati che attesti il rispetto dei requisiti minimi di cui al Decreto e alle relative Regole Applicative</w:t>
      </w:r>
      <w:del w:id="22119" w:author="Visone Rossana (GSE)" w:date="2025-10-21T17:01:00Z" w16du:dateUtc="2025-10-21T15:01:00Z">
        <w:r w:rsidRPr="00357179" w:rsidDel="0021137E">
          <w:rPr>
            <w:rFonts w:cstheme="minorHAnsi"/>
            <w:sz w:val="22"/>
            <w:szCs w:val="22"/>
            <w:rPrChange w:id="22120" w:author="Visone Rossana (GSE)" w:date="2025-09-09T14:46:00Z" w16du:dateUtc="2025-09-09T12:46:00Z">
              <w:rPr>
                <w:rFonts w:cs="Calibri"/>
              </w:rPr>
            </w:rPrChange>
          </w:rPr>
          <w:delText xml:space="preserve"> </w:delText>
        </w:r>
      </w:del>
      <w:del w:id="22121" w:author="Visone Rossana (GSE)" w:date="2025-10-21T17:00:00Z" w16du:dateUtc="2025-10-21T15:00:00Z">
        <w:r w:rsidRPr="003F797A" w:rsidDel="0021137E">
          <w:rPr>
            <w:rFonts w:cstheme="minorHAnsi"/>
            <w:strike/>
            <w:sz w:val="22"/>
            <w:szCs w:val="22"/>
            <w:rPrChange w:id="22122" w:author="Visone Rossana (GSE)" w:date="2025-10-21T16:59:00Z" w16du:dateUtc="2025-10-21T14:59:00Z">
              <w:rPr>
                <w:rFonts w:cs="Calibri"/>
              </w:rPr>
            </w:rPrChange>
          </w:rPr>
          <w:delText>per interventi con incentivo superiore a 3.500 euro</w:delText>
        </w:r>
        <w:commentRangeEnd w:id="22073"/>
        <w:r w:rsidR="0063494D" w:rsidDel="0021137E">
          <w:rPr>
            <w:rStyle w:val="Rimandocommento"/>
            <w:rFonts w:cstheme="minorHAnsi"/>
            <w:sz w:val="22"/>
            <w:szCs w:val="22"/>
          </w:rPr>
          <w:commentReference w:id="22073"/>
        </w:r>
      </w:del>
      <w:ins w:id="22123" w:author="Visone Rossana (GSE)" w:date="2025-10-21T17:00:00Z" w16du:dateUtc="2025-10-21T15:00:00Z">
        <w:r w:rsidR="0021137E">
          <w:rPr>
            <w:rFonts w:cstheme="minorHAnsi"/>
            <w:sz w:val="22"/>
            <w:szCs w:val="22"/>
          </w:rPr>
          <w:t>;</w:t>
        </w:r>
      </w:ins>
      <w:del w:id="22124" w:author="Visone Rossana (GSE)" w:date="2025-10-21T17:00:00Z" w16du:dateUtc="2025-10-21T15:00:00Z">
        <w:r w:rsidRPr="00357179" w:rsidDel="0021137E">
          <w:rPr>
            <w:rFonts w:cstheme="minorHAnsi"/>
            <w:sz w:val="22"/>
            <w:szCs w:val="22"/>
            <w:rPrChange w:id="22125" w:author="Visone Rossana (GSE)" w:date="2025-09-09T14:46:00Z" w16du:dateUtc="2025-09-09T12:46:00Z">
              <w:rPr/>
            </w:rPrChange>
          </w:rPr>
          <w:delText xml:space="preserve"> </w:delText>
        </w:r>
      </w:del>
    </w:p>
    <w:p w14:paraId="48DCA373" w14:textId="3C6E9961" w:rsidR="00E764F8" w:rsidDel="002E23FD" w:rsidRDefault="004B259C">
      <w:pPr>
        <w:pStyle w:val="Paragrafoelenco"/>
        <w:numPr>
          <w:ilvl w:val="0"/>
          <w:numId w:val="35"/>
        </w:numPr>
        <w:spacing w:line="276" w:lineRule="auto"/>
        <w:jc w:val="both"/>
        <w:rPr>
          <w:ins w:id="22126" w:author="Visone Rossana (GSE)" w:date="2025-09-23T18:07:00Z" w16du:dateUtc="2025-09-23T16:07:00Z"/>
          <w:del w:id="22127" w:author="Visone Rossana (GSE)" w:date="2025-10-21T17:09:00Z" w16du:dateUtc="2025-10-21T15:09:00Z"/>
          <w:rFonts w:cstheme="minorHAnsi"/>
          <w:sz w:val="22"/>
          <w:szCs w:val="22"/>
        </w:rPr>
      </w:pPr>
      <w:del w:id="22128" w:author="Visone Rossana (GSE)" w:date="2025-10-21T17:09:00Z" w16du:dateUtc="2025-10-21T15:09:00Z">
        <w:r w:rsidRPr="00142F9D" w:rsidDel="002E23FD">
          <w:rPr>
            <w:rFonts w:cstheme="minorHAnsi"/>
            <w:strike/>
            <w:sz w:val="22"/>
            <w:szCs w:val="22"/>
            <w:rPrChange w:id="22129" w:author="Visone Rossana (GSE)" w:date="2025-09-09T14:46:00Z" w16du:dateUtc="2025-09-09T12:46:00Z">
              <w:rPr/>
            </w:rPrChange>
          </w:rPr>
          <w:delText>d</w:delText>
        </w:r>
        <w:r w:rsidR="00E764F8" w:rsidRPr="00142F9D" w:rsidDel="002E23FD">
          <w:rPr>
            <w:rFonts w:cstheme="minorHAnsi"/>
            <w:strike/>
            <w:sz w:val="22"/>
            <w:szCs w:val="22"/>
            <w:rPrChange w:id="22130" w:author="Visone Rossana (GSE)" w:date="2025-09-09T14:46:00Z" w16du:dateUtc="2025-09-09T12:46:00Z">
              <w:rPr/>
            </w:rPrChange>
          </w:rPr>
          <w:delText>ocumentazione attestante la registrazione alla Piattaforma Unica Nazionale (PUN) di cui al decreto del Ministro dell’ambiente e della sicurezza energetica 16 marzo 2023, n. 106, in caso di infrastruttura di ricarica con destinazione pubblica</w:delText>
        </w:r>
        <w:r w:rsidR="000868DD" w:rsidDel="002E23FD">
          <w:rPr>
            <w:rFonts w:cstheme="minorHAnsi"/>
            <w:strike/>
            <w:sz w:val="22"/>
            <w:szCs w:val="22"/>
          </w:rPr>
          <w:delText xml:space="preserve"> </w:delText>
        </w:r>
        <w:r w:rsidR="000868DD" w:rsidRPr="000868DD" w:rsidDel="002E23FD">
          <w:rPr>
            <w:rFonts w:cstheme="minorHAnsi"/>
            <w:sz w:val="22"/>
            <w:szCs w:val="22"/>
            <w:highlight w:val="cyan"/>
          </w:rPr>
          <w:delText xml:space="preserve">indicare l’avvenuta registrazione e/o l’impegno alla registrazione </w:delText>
        </w:r>
        <w:r w:rsidR="0001384A" w:rsidDel="002E23FD">
          <w:rPr>
            <w:rFonts w:cstheme="minorHAnsi"/>
            <w:sz w:val="22"/>
            <w:szCs w:val="22"/>
            <w:highlight w:val="cyan"/>
          </w:rPr>
          <w:delText>secondo le tempistiche previste dal Decreto Ministeriale n.106 del 16 marzo 2023; _</w:delText>
        </w:r>
        <w:r w:rsidR="000868DD" w:rsidRPr="000868DD" w:rsidDel="002E23FD">
          <w:rPr>
            <w:rFonts w:cstheme="minorHAnsi"/>
            <w:sz w:val="22"/>
            <w:szCs w:val="22"/>
            <w:highlight w:val="cyan"/>
          </w:rPr>
          <w:delText>tramite DS</w:delText>
        </w:r>
        <w:r w:rsidR="000868DD" w:rsidRPr="0001384A" w:rsidDel="002E23FD">
          <w:rPr>
            <w:rFonts w:cstheme="minorHAnsi"/>
            <w:sz w:val="22"/>
            <w:szCs w:val="22"/>
            <w:highlight w:val="cyan"/>
          </w:rPr>
          <w:delText>AN</w:delText>
        </w:r>
        <w:r w:rsidR="0001384A" w:rsidRPr="0001384A" w:rsidDel="002E23FD">
          <w:rPr>
            <w:rFonts w:cstheme="minorHAnsi"/>
            <w:sz w:val="22"/>
            <w:szCs w:val="22"/>
            <w:highlight w:val="cyan"/>
          </w:rPr>
          <w:delText xml:space="preserve"> ma indicare in un punto delle Regole che lo deve attestare</w:delText>
        </w:r>
        <w:r w:rsidR="00E764F8" w:rsidRPr="00357179" w:rsidDel="002E23FD">
          <w:rPr>
            <w:rFonts w:cstheme="minorHAnsi"/>
            <w:sz w:val="22"/>
            <w:szCs w:val="22"/>
            <w:rPrChange w:id="22131" w:author="Visone Rossana (GSE)" w:date="2025-09-09T14:46:00Z" w16du:dateUtc="2025-09-09T12:46:00Z">
              <w:rPr/>
            </w:rPrChange>
          </w:rPr>
          <w:delText>;</w:delText>
        </w:r>
      </w:del>
    </w:p>
    <w:p w14:paraId="4472EEE9" w14:textId="24540C5A" w:rsidR="00124175" w:rsidRPr="009B0C61" w:rsidDel="002E23FD" w:rsidRDefault="00124175">
      <w:pPr>
        <w:pStyle w:val="Paragrafoelenco"/>
        <w:numPr>
          <w:ilvl w:val="0"/>
          <w:numId w:val="35"/>
        </w:numPr>
        <w:spacing w:line="276" w:lineRule="auto"/>
        <w:jc w:val="both"/>
        <w:rPr>
          <w:del w:id="22132" w:author="Visone Rossana (GSE)" w:date="2025-10-21T17:09:00Z" w16du:dateUtc="2025-10-21T15:09:00Z"/>
          <w:rFonts w:cstheme="minorHAnsi"/>
          <w:strike/>
          <w:sz w:val="22"/>
          <w:szCs w:val="22"/>
          <w:rPrChange w:id="22133" w:author="Visone Rossana (GSE)" w:date="2025-09-09T14:46:00Z" w16du:dateUtc="2025-09-09T12:46:00Z">
            <w:rPr>
              <w:del w:id="22134" w:author="Visone Rossana (GSE)" w:date="2025-10-21T17:09:00Z" w16du:dateUtc="2025-10-21T15:09:00Z"/>
            </w:rPr>
          </w:rPrChange>
        </w:rPr>
        <w:pPrChange w:id="22135" w:author="Visone Rossana (GSE)" w:date="2025-09-09T14:46:00Z" w16du:dateUtc="2025-09-09T12:46:00Z">
          <w:pPr>
            <w:pStyle w:val="Paragrafoelenco"/>
            <w:numPr>
              <w:numId w:val="35"/>
            </w:numPr>
            <w:ind w:hanging="360"/>
            <w:jc w:val="both"/>
          </w:pPr>
        </w:pPrChange>
      </w:pPr>
      <w:ins w:id="22136" w:author="Visone Rossana (GSE)" w:date="2025-09-23T18:07:00Z" w16du:dateUtc="2025-09-23T16:07:00Z">
        <w:del w:id="22137" w:author="Visone Rossana (GSE)" w:date="2025-10-21T17:09:00Z" w16du:dateUtc="2025-10-21T15:09:00Z">
          <w:r w:rsidRPr="009B0C61" w:rsidDel="002E23FD">
            <w:rPr>
              <w:rFonts w:cstheme="minorHAnsi"/>
              <w:strike/>
              <w:sz w:val="22"/>
              <w:szCs w:val="22"/>
              <w:highlight w:val="yellow"/>
              <w:rPrChange w:id="22138" w:author="Visone Rossana (GSE)" w:date="2025-09-23T18:07:00Z" w16du:dateUtc="2025-09-23T16:07:00Z">
                <w:rPr>
                  <w:rFonts w:cstheme="minorHAnsi"/>
                  <w:sz w:val="22"/>
                  <w:szCs w:val="22"/>
                </w:rPr>
              </w:rPrChange>
            </w:rPr>
            <w:delText>indicazione del codice POD del punto di connessione alla rete elettrica nazionale</w:delText>
          </w:r>
          <w:r w:rsidRPr="009B0C61" w:rsidDel="002E23FD">
            <w:rPr>
              <w:rFonts w:cstheme="minorHAnsi"/>
              <w:strike/>
              <w:sz w:val="22"/>
              <w:szCs w:val="22"/>
            </w:rPr>
            <w:delText>;</w:delText>
          </w:r>
        </w:del>
      </w:ins>
      <w:del w:id="22139" w:author="Visone Rossana (GSE)" w:date="2025-10-21T17:09:00Z" w16du:dateUtc="2025-10-21T15:09:00Z">
        <w:r w:rsidR="009B0C61" w:rsidDel="002E23FD">
          <w:rPr>
            <w:rFonts w:cstheme="minorHAnsi"/>
            <w:strike/>
            <w:sz w:val="22"/>
            <w:szCs w:val="22"/>
          </w:rPr>
          <w:delText>_</w:delText>
        </w:r>
        <w:r w:rsidR="009B0C61" w:rsidRPr="009B0C61" w:rsidDel="002E23FD">
          <w:rPr>
            <w:rFonts w:cstheme="minorHAnsi"/>
            <w:sz w:val="22"/>
            <w:szCs w:val="22"/>
          </w:rPr>
          <w:delText>DSAN</w:delText>
        </w:r>
      </w:del>
    </w:p>
    <w:p w14:paraId="00FC9E9F" w14:textId="2906BF07" w:rsidR="007D7166" w:rsidRPr="0067618E" w:rsidDel="00EE18C9" w:rsidRDefault="007D7166">
      <w:pPr>
        <w:pStyle w:val="Paragrafoelenco"/>
        <w:numPr>
          <w:ilvl w:val="0"/>
          <w:numId w:val="35"/>
        </w:numPr>
        <w:spacing w:line="276" w:lineRule="auto"/>
        <w:jc w:val="both"/>
        <w:rPr>
          <w:del w:id="22140" w:author="Visone Rossana (GSE)" w:date="2025-10-21T17:03:00Z" w16du:dateUtc="2025-10-21T15:03:00Z"/>
          <w:rFonts w:cstheme="minorHAnsi"/>
          <w:strike/>
          <w:sz w:val="22"/>
          <w:szCs w:val="22"/>
          <w:rPrChange w:id="22141" w:author="Visone Rossana (GSE)" w:date="2025-09-09T14:46:00Z" w16du:dateUtc="2025-09-09T12:46:00Z">
            <w:rPr>
              <w:del w:id="22142" w:author="Visone Rossana (GSE)" w:date="2025-10-21T17:03:00Z" w16du:dateUtc="2025-10-21T15:03:00Z"/>
            </w:rPr>
          </w:rPrChange>
        </w:rPr>
        <w:pPrChange w:id="22143" w:author="Visone Rossana (GSE)" w:date="2025-09-09T14:46:00Z" w16du:dateUtc="2025-09-09T12:46:00Z">
          <w:pPr>
            <w:pStyle w:val="Paragrafoelenco"/>
            <w:numPr>
              <w:numId w:val="35"/>
            </w:numPr>
            <w:ind w:hanging="360"/>
            <w:jc w:val="both"/>
          </w:pPr>
        </w:pPrChange>
      </w:pPr>
      <w:del w:id="22144" w:author="Visone Rossana (GSE)" w:date="2025-10-21T17:03:00Z" w16du:dateUtc="2025-10-21T15:03:00Z">
        <w:r w:rsidRPr="00357179" w:rsidDel="00EE18C9">
          <w:rPr>
            <w:rFonts w:cstheme="minorHAnsi"/>
            <w:sz w:val="22"/>
            <w:szCs w:val="22"/>
            <w:rPrChange w:id="22145" w:author="Visone Rossana (GSE)" w:date="2025-09-09T14:46:00Z" w16du:dateUtc="2025-09-09T12:46:00Z">
              <w:rPr/>
            </w:rPrChange>
          </w:rPr>
          <w:delText>r</w:delText>
        </w:r>
        <w:r w:rsidRPr="0067618E" w:rsidDel="00EE18C9">
          <w:rPr>
            <w:rFonts w:cstheme="minorHAnsi"/>
            <w:strike/>
            <w:sz w:val="22"/>
            <w:szCs w:val="22"/>
            <w:rPrChange w:id="22146" w:author="Visone Rossana (GSE)" w:date="2025-09-09T14:46:00Z" w16du:dateUtc="2025-09-09T12:46:00Z">
              <w:rPr/>
            </w:rPrChange>
          </w:rPr>
          <w:delText>elazione tecnica di progetto</w:delText>
        </w:r>
        <w:r w:rsidR="00E31626" w:rsidRPr="0067618E" w:rsidDel="00EE18C9">
          <w:rPr>
            <w:rFonts w:cstheme="minorHAnsi"/>
            <w:strike/>
            <w:sz w:val="22"/>
            <w:szCs w:val="22"/>
          </w:rPr>
          <w:delText xml:space="preserve"> per impianti</w:delText>
        </w:r>
        <w:r w:rsidRPr="0067618E" w:rsidDel="00EE18C9">
          <w:rPr>
            <w:rFonts w:cstheme="minorHAnsi"/>
            <w:strike/>
            <w:sz w:val="22"/>
            <w:szCs w:val="22"/>
            <w:rPrChange w:id="22147" w:author="Visone Rossana (GSE)" w:date="2025-09-09T14:46:00Z" w16du:dateUtc="2025-09-09T12:46:00Z">
              <w:rPr/>
            </w:rPrChange>
          </w:rPr>
          <w:delText>, timbrata e firmata dal progettista, contenente i seguenti elementi minimi</w:delText>
        </w:r>
        <w:r w:rsidR="006F32DA" w:rsidRPr="0067618E" w:rsidDel="00EE18C9">
          <w:rPr>
            <w:rFonts w:cstheme="minorHAnsi"/>
            <w:strike/>
            <w:sz w:val="22"/>
            <w:szCs w:val="22"/>
            <w:rPrChange w:id="22148" w:author="Visone Rossana (GSE)" w:date="2025-09-09T14:46:00Z" w16du:dateUtc="2025-09-09T12:46:00Z">
              <w:rPr/>
            </w:rPrChange>
          </w:rPr>
          <w:delText>:</w:delText>
        </w:r>
      </w:del>
    </w:p>
    <w:p w14:paraId="43856714" w14:textId="312AEB51" w:rsidR="006F32DA" w:rsidRPr="0067618E" w:rsidDel="00EE18C9" w:rsidRDefault="006F32DA">
      <w:pPr>
        <w:pStyle w:val="Paragrafoelenco"/>
        <w:numPr>
          <w:ilvl w:val="0"/>
          <w:numId w:val="37"/>
        </w:numPr>
        <w:spacing w:line="276" w:lineRule="auto"/>
        <w:jc w:val="both"/>
        <w:rPr>
          <w:del w:id="22149" w:author="Visone Rossana (GSE)" w:date="2025-10-21T17:03:00Z" w16du:dateUtc="2025-10-21T15:03:00Z"/>
          <w:rFonts w:cstheme="minorHAnsi"/>
          <w:strike/>
          <w:sz w:val="22"/>
          <w:szCs w:val="22"/>
          <w:rPrChange w:id="22150" w:author="Visone Rossana (GSE)" w:date="2025-09-09T14:46:00Z" w16du:dateUtc="2025-09-09T12:46:00Z">
            <w:rPr>
              <w:del w:id="22151" w:author="Visone Rossana (GSE)" w:date="2025-10-21T17:03:00Z" w16du:dateUtc="2025-10-21T15:03:00Z"/>
            </w:rPr>
          </w:rPrChange>
        </w:rPr>
        <w:pPrChange w:id="22152" w:author="Visone Rossana (GSE)" w:date="2025-09-09T14:46:00Z" w16du:dateUtc="2025-09-09T12:46:00Z">
          <w:pPr>
            <w:pStyle w:val="Paragrafoelenco"/>
            <w:numPr>
              <w:numId w:val="37"/>
            </w:numPr>
            <w:ind w:left="1440" w:hanging="360"/>
            <w:jc w:val="both"/>
          </w:pPr>
        </w:pPrChange>
      </w:pPr>
      <w:del w:id="22153" w:author="Visone Rossana (GSE)" w:date="2025-10-21T17:03:00Z" w16du:dateUtc="2025-10-21T15:03:00Z">
        <w:r w:rsidRPr="0067618E" w:rsidDel="00EE18C9">
          <w:rPr>
            <w:rFonts w:cstheme="minorHAnsi"/>
            <w:strike/>
            <w:sz w:val="22"/>
            <w:szCs w:val="22"/>
            <w:rPrChange w:id="22154" w:author="Visone Rossana (GSE)" w:date="2025-09-09T14:46:00Z" w16du:dateUtc="2025-09-09T12:46:00Z">
              <w:rPr/>
            </w:rPrChange>
          </w:rPr>
          <w:delText xml:space="preserve">indicazione della localizzazione dell’intervento, presso l’edificio esistente ovvero le sue pertinenze o parcheggi, mediante planimetrie e elaborati grafici, infine relativa esplicitazione della destinazione d’uso dell’edificio; </w:delText>
        </w:r>
      </w:del>
    </w:p>
    <w:p w14:paraId="11F83057" w14:textId="48F0199C" w:rsidR="006F32DA" w:rsidRPr="0067618E" w:rsidDel="00EE18C9" w:rsidRDefault="006F32DA">
      <w:pPr>
        <w:pStyle w:val="Paragrafoelenco"/>
        <w:numPr>
          <w:ilvl w:val="0"/>
          <w:numId w:val="37"/>
        </w:numPr>
        <w:spacing w:line="276" w:lineRule="auto"/>
        <w:jc w:val="both"/>
        <w:rPr>
          <w:ins w:id="22155" w:author="Visone Rossana (GSE)" w:date="2025-09-23T18:07:00Z" w16du:dateUtc="2025-09-23T16:07:00Z"/>
          <w:del w:id="22156" w:author="Visone Rossana (GSE)" w:date="2025-10-21T17:03:00Z" w16du:dateUtc="2025-10-21T15:03:00Z"/>
          <w:rFonts w:cstheme="minorHAnsi"/>
          <w:strike/>
          <w:sz w:val="22"/>
          <w:szCs w:val="22"/>
        </w:rPr>
      </w:pPr>
      <w:del w:id="22157" w:author="Visone Rossana (GSE)" w:date="2025-10-21T17:03:00Z" w16du:dateUtc="2025-10-21T15:03:00Z">
        <w:r w:rsidRPr="0067618E" w:rsidDel="00EE18C9">
          <w:rPr>
            <w:rFonts w:cstheme="minorHAnsi"/>
            <w:strike/>
            <w:sz w:val="22"/>
            <w:szCs w:val="22"/>
            <w:rPrChange w:id="22158" w:author="Visone Rossana (GSE)" w:date="2025-09-09T14:46:00Z" w16du:dateUtc="2025-09-09T12:46:00Z">
              <w:rPr/>
            </w:rPrChange>
          </w:rPr>
          <w:delText>descrizione dell’infrastruttura di ricarica e del dispositivo installato, con esplicitazione della destinazione d’uso della infrastruttura di ricarica privata o con destinazione pubblica;</w:delText>
        </w:r>
      </w:del>
    </w:p>
    <w:p w14:paraId="4572648D" w14:textId="3D6BD538" w:rsidR="00124175" w:rsidRPr="0067618E" w:rsidDel="00EE18C9" w:rsidRDefault="00124175">
      <w:pPr>
        <w:pStyle w:val="Paragrafoelenco"/>
        <w:numPr>
          <w:ilvl w:val="0"/>
          <w:numId w:val="37"/>
        </w:numPr>
        <w:spacing w:line="276" w:lineRule="auto"/>
        <w:jc w:val="both"/>
        <w:rPr>
          <w:del w:id="22159" w:author="Visone Rossana (GSE)" w:date="2025-10-21T17:03:00Z" w16du:dateUtc="2025-10-21T15:03:00Z"/>
          <w:rFonts w:cstheme="minorHAnsi"/>
          <w:b/>
          <w:bCs/>
          <w:sz w:val="22"/>
          <w:szCs w:val="22"/>
          <w:rPrChange w:id="22160" w:author="Visone Rossana (GSE)" w:date="2025-09-09T14:46:00Z" w16du:dateUtc="2025-09-09T12:46:00Z">
            <w:rPr>
              <w:del w:id="22161" w:author="Visone Rossana (GSE)" w:date="2025-10-21T17:03:00Z" w16du:dateUtc="2025-10-21T15:03:00Z"/>
            </w:rPr>
          </w:rPrChange>
        </w:rPr>
        <w:pPrChange w:id="22162" w:author="Visone Rossana (GSE)" w:date="2025-09-09T14:46:00Z" w16du:dateUtc="2025-09-09T12:46:00Z">
          <w:pPr>
            <w:pStyle w:val="Paragrafoelenco"/>
            <w:numPr>
              <w:numId w:val="37"/>
            </w:numPr>
            <w:ind w:left="1440" w:hanging="360"/>
            <w:jc w:val="both"/>
          </w:pPr>
        </w:pPrChange>
      </w:pPr>
      <w:ins w:id="22163" w:author="Visone Rossana (GSE)" w:date="2025-09-23T18:08:00Z" w16du:dateUtc="2025-09-23T16:08:00Z">
        <w:del w:id="22164" w:author="Visone Rossana (GSE)" w:date="2025-10-21T17:03:00Z" w16du:dateUtc="2025-10-21T15:03:00Z">
          <w:r w:rsidRPr="0067618E" w:rsidDel="00EE18C9">
            <w:rPr>
              <w:rFonts w:cstheme="minorHAnsi"/>
              <w:strike/>
              <w:sz w:val="22"/>
              <w:szCs w:val="22"/>
              <w:highlight w:val="yellow"/>
              <w:rPrChange w:id="22165" w:author="Visone Rossana (GSE)" w:date="2025-09-23T18:08:00Z" w16du:dateUtc="2025-09-23T16:08:00Z">
                <w:rPr>
                  <w:rFonts w:cstheme="minorHAnsi"/>
                  <w:sz w:val="22"/>
                  <w:szCs w:val="22"/>
                </w:rPr>
              </w:rPrChange>
            </w:rPr>
            <w:delText>descrizione delle caratteristiche tecniche dell’infrastruttura di ricarica (dimensioni, interfaccia con l’utente, potenza, standard delle prese, etc..)</w:delText>
          </w:r>
          <w:r w:rsidDel="00EE18C9">
            <w:rPr>
              <w:rFonts w:cstheme="minorHAnsi"/>
              <w:sz w:val="22"/>
              <w:szCs w:val="22"/>
            </w:rPr>
            <w:delText>;</w:delText>
          </w:r>
        </w:del>
      </w:ins>
      <w:del w:id="22166" w:author="Visone Rossana (GSE)" w:date="2025-10-21T17:03:00Z" w16du:dateUtc="2025-10-21T15:03:00Z">
        <w:r w:rsidR="0067618E" w:rsidDel="00EE18C9">
          <w:rPr>
            <w:rFonts w:cstheme="minorHAnsi"/>
            <w:sz w:val="22"/>
            <w:szCs w:val="22"/>
          </w:rPr>
          <w:delText>_</w:delText>
        </w:r>
        <w:r w:rsidR="0067618E" w:rsidRPr="0067618E" w:rsidDel="00EE18C9">
          <w:rPr>
            <w:rFonts w:cstheme="minorHAnsi"/>
            <w:b/>
            <w:bCs/>
            <w:sz w:val="22"/>
            <w:szCs w:val="22"/>
          </w:rPr>
          <w:delText>sostituire con un modello ad hoc da predisporre per intervento ricarica per tutte le taglie</w:delText>
        </w:r>
      </w:del>
    </w:p>
    <w:p w14:paraId="63E66D26" w14:textId="58EC9884" w:rsidR="007D7166" w:rsidRPr="00357179" w:rsidDel="00124175" w:rsidRDefault="007D7166">
      <w:pPr>
        <w:pStyle w:val="Paragrafoelenco"/>
        <w:spacing w:line="276" w:lineRule="auto"/>
        <w:jc w:val="both"/>
        <w:rPr>
          <w:del w:id="22167" w:author="Visone Rossana (GSE)" w:date="2025-09-23T18:07:00Z" w16du:dateUtc="2025-09-23T16:07:00Z"/>
          <w:rFonts w:cstheme="minorHAnsi"/>
          <w:sz w:val="22"/>
          <w:szCs w:val="22"/>
          <w:rPrChange w:id="22168" w:author="Visone Rossana (GSE)" w:date="2025-09-09T14:46:00Z" w16du:dateUtc="2025-09-09T12:46:00Z">
            <w:rPr>
              <w:del w:id="22169" w:author="Visone Rossana (GSE)" w:date="2025-09-23T18:07:00Z" w16du:dateUtc="2025-09-23T16:07:00Z"/>
            </w:rPr>
          </w:rPrChange>
        </w:rPr>
        <w:pPrChange w:id="22170" w:author="Visone Rossana (GSE)" w:date="2025-09-09T14:46:00Z" w16du:dateUtc="2025-09-09T12:46:00Z">
          <w:pPr>
            <w:pStyle w:val="Paragrafoelenco"/>
            <w:jc w:val="both"/>
          </w:pPr>
        </w:pPrChange>
      </w:pPr>
    </w:p>
    <w:p w14:paraId="76371634" w14:textId="662C5DA5" w:rsidR="007D7166" w:rsidRPr="00357179" w:rsidRDefault="007D7166">
      <w:pPr>
        <w:pStyle w:val="Paragrafoelenco"/>
        <w:numPr>
          <w:ilvl w:val="0"/>
          <w:numId w:val="35"/>
        </w:numPr>
        <w:spacing w:line="276" w:lineRule="auto"/>
        <w:jc w:val="both"/>
        <w:rPr>
          <w:rFonts w:cstheme="minorHAnsi"/>
          <w:sz w:val="22"/>
          <w:szCs w:val="22"/>
          <w:rPrChange w:id="22171" w:author="Visone Rossana (GSE)" w:date="2025-09-09T14:46:00Z" w16du:dateUtc="2025-09-09T12:46:00Z">
            <w:rPr/>
          </w:rPrChange>
        </w:rPr>
        <w:pPrChange w:id="22172" w:author="Visone Rossana (GSE)" w:date="2025-09-09T14:46:00Z" w16du:dateUtc="2025-09-09T12:46:00Z">
          <w:pPr>
            <w:pStyle w:val="Paragrafoelenco"/>
            <w:numPr>
              <w:numId w:val="35"/>
            </w:numPr>
            <w:ind w:hanging="360"/>
            <w:jc w:val="both"/>
          </w:pPr>
        </w:pPrChange>
      </w:pPr>
      <w:commentRangeStart w:id="22173"/>
      <w:r w:rsidRPr="00357179">
        <w:rPr>
          <w:rFonts w:cstheme="minorHAnsi"/>
          <w:sz w:val="22"/>
          <w:szCs w:val="22"/>
          <w:rPrChange w:id="22174" w:author="Visone Rossana (GSE)" w:date="2025-09-09T14:46:00Z" w16du:dateUtc="2025-09-09T12:46:00Z">
            <w:rPr/>
          </w:rPrChange>
        </w:rPr>
        <w:t>visura catastale dell’edificio oggetto dell’intervento</w:t>
      </w:r>
      <w:r w:rsidR="006A5265" w:rsidRPr="00357179">
        <w:rPr>
          <w:rFonts w:cstheme="minorHAnsi"/>
          <w:sz w:val="22"/>
          <w:szCs w:val="22"/>
          <w:rPrChange w:id="22175" w:author="Visone Rossana (GSE)" w:date="2025-09-09T14:46:00Z" w16du:dateUtc="2025-09-09T12:46:00Z">
            <w:rPr/>
          </w:rPrChange>
        </w:rPr>
        <w:t xml:space="preserve"> e</w:t>
      </w:r>
      <w:r w:rsidRPr="00357179">
        <w:rPr>
          <w:rFonts w:cstheme="minorHAnsi"/>
          <w:sz w:val="22"/>
          <w:szCs w:val="22"/>
          <w:rPrChange w:id="22176" w:author="Visone Rossana (GSE)" w:date="2025-09-09T14:46:00Z" w16du:dateUtc="2025-09-09T12:46:00Z">
            <w:rPr/>
          </w:rPrChange>
        </w:rPr>
        <w:t xml:space="preserve"> </w:t>
      </w:r>
      <w:ins w:id="22177" w:author="Visone Rossana (GSE)" w:date="2025-09-23T18:10:00Z" w16du:dateUtc="2025-09-23T16:10:00Z">
        <w:r w:rsidR="00124175">
          <w:rPr>
            <w:rFonts w:cstheme="minorHAnsi"/>
            <w:sz w:val="22"/>
            <w:szCs w:val="22"/>
          </w:rPr>
          <w:t>nel</w:t>
        </w:r>
      </w:ins>
      <w:del w:id="22178" w:author="Visone Rossana (GSE)" w:date="2025-09-23T18:10:00Z" w16du:dateUtc="2025-09-23T16:10:00Z">
        <w:r w:rsidRPr="00357179" w:rsidDel="00124175">
          <w:rPr>
            <w:rFonts w:cstheme="minorHAnsi"/>
            <w:sz w:val="22"/>
            <w:szCs w:val="22"/>
            <w:rPrChange w:id="22179" w:author="Visone Rossana (GSE)" w:date="2025-09-09T14:46:00Z" w16du:dateUtc="2025-09-09T12:46:00Z">
              <w:rPr/>
            </w:rPrChange>
          </w:rPr>
          <w:delText>in</w:delText>
        </w:r>
      </w:del>
      <w:r w:rsidRPr="00357179">
        <w:rPr>
          <w:rFonts w:cstheme="minorHAnsi"/>
          <w:sz w:val="22"/>
          <w:szCs w:val="22"/>
          <w:rPrChange w:id="22180" w:author="Visone Rossana (GSE)" w:date="2025-09-09T14:46:00Z" w16du:dateUtc="2025-09-09T12:46:00Z">
            <w:rPr/>
          </w:rPrChange>
        </w:rPr>
        <w:t xml:space="preserve"> caso </w:t>
      </w:r>
      <w:ins w:id="22181" w:author="Visone Rossana (GSE)" w:date="2025-09-23T18:10:00Z" w16du:dateUtc="2025-09-23T16:10:00Z">
        <w:r w:rsidR="00124175">
          <w:rPr>
            <w:rFonts w:cstheme="minorHAnsi"/>
            <w:sz w:val="22"/>
            <w:szCs w:val="22"/>
          </w:rPr>
          <w:t xml:space="preserve">in cui </w:t>
        </w:r>
      </w:ins>
      <w:del w:id="22182" w:author="Visone Rossana (GSE)" w:date="2025-09-23T18:10:00Z" w16du:dateUtc="2025-09-23T16:10:00Z">
        <w:r w:rsidRPr="00357179" w:rsidDel="00124175">
          <w:rPr>
            <w:rFonts w:cstheme="minorHAnsi"/>
            <w:sz w:val="22"/>
            <w:szCs w:val="22"/>
            <w:rPrChange w:id="22183" w:author="Visone Rossana (GSE)" w:date="2025-09-09T14:46:00Z" w16du:dateUtc="2025-09-09T12:46:00Z">
              <w:rPr/>
            </w:rPrChange>
          </w:rPr>
          <w:delText xml:space="preserve">di </w:delText>
        </w:r>
      </w:del>
      <w:ins w:id="22184" w:author="Visone Rossana (GSE)" w:date="2025-09-23T18:10:00Z" w16du:dateUtc="2025-09-23T16:10:00Z">
        <w:r w:rsidR="00124175">
          <w:rPr>
            <w:rFonts w:cstheme="minorHAnsi"/>
            <w:sz w:val="22"/>
            <w:szCs w:val="22"/>
          </w:rPr>
          <w:t>l’</w:t>
        </w:r>
      </w:ins>
      <w:r w:rsidRPr="00357179">
        <w:rPr>
          <w:rFonts w:cstheme="minorHAnsi"/>
          <w:sz w:val="22"/>
          <w:szCs w:val="22"/>
          <w:rPrChange w:id="22185" w:author="Visone Rossana (GSE)" w:date="2025-09-09T14:46:00Z" w16du:dateUtc="2025-09-09T12:46:00Z">
            <w:rPr/>
          </w:rPrChange>
        </w:rPr>
        <w:t xml:space="preserve">intervento </w:t>
      </w:r>
      <w:ins w:id="22186" w:author="Visone Rossana (GSE)" w:date="2025-09-23T18:10:00Z" w16du:dateUtc="2025-09-23T16:10:00Z">
        <w:r w:rsidR="00124175">
          <w:rPr>
            <w:rFonts w:cstheme="minorHAnsi"/>
            <w:sz w:val="22"/>
            <w:szCs w:val="22"/>
          </w:rPr>
          <w:t xml:space="preserve">sia </w:t>
        </w:r>
      </w:ins>
      <w:r w:rsidRPr="00357179">
        <w:rPr>
          <w:rFonts w:cstheme="minorHAnsi"/>
          <w:sz w:val="22"/>
          <w:szCs w:val="22"/>
          <w:rPrChange w:id="22187" w:author="Visone Rossana (GSE)" w:date="2025-09-09T14:46:00Z" w16du:dateUtc="2025-09-09T12:46:00Z">
            <w:rPr/>
          </w:rPrChange>
        </w:rPr>
        <w:t>realizzato su pertinenza di edificio esistente o parcheggi adiacenti</w:t>
      </w:r>
      <w:commentRangeEnd w:id="22173"/>
      <w:r w:rsidR="006F32DA" w:rsidRPr="00357179">
        <w:rPr>
          <w:rStyle w:val="Rimandocommento"/>
          <w:rFonts w:cstheme="minorHAnsi"/>
          <w:sz w:val="22"/>
          <w:szCs w:val="22"/>
          <w:rPrChange w:id="22188" w:author="Visone Rossana (GSE)" w:date="2025-09-09T14:46:00Z" w16du:dateUtc="2025-09-09T12:46:00Z">
            <w:rPr>
              <w:rStyle w:val="Rimandocommento"/>
              <w:sz w:val="24"/>
            </w:rPr>
          </w:rPrChange>
        </w:rPr>
        <w:commentReference w:id="22173"/>
      </w:r>
      <w:r w:rsidR="006A5265" w:rsidRPr="00357179">
        <w:rPr>
          <w:rFonts w:cstheme="minorHAnsi"/>
          <w:sz w:val="22"/>
          <w:szCs w:val="22"/>
          <w:rPrChange w:id="22189" w:author="Visone Rossana (GSE)" w:date="2025-09-09T14:46:00Z" w16du:dateUtc="2025-09-09T12:46:00Z">
            <w:rPr/>
          </w:rPrChange>
        </w:rPr>
        <w:t>, invio di documentazione</w:t>
      </w:r>
      <w:r w:rsidR="00B3043B" w:rsidRPr="00357179">
        <w:rPr>
          <w:rFonts w:cstheme="minorHAnsi"/>
          <w:sz w:val="22"/>
          <w:szCs w:val="22"/>
          <w:rPrChange w:id="22190" w:author="Visone Rossana (GSE)" w:date="2025-09-09T14:46:00Z" w16du:dateUtc="2025-09-09T12:46:00Z">
            <w:rPr/>
          </w:rPrChange>
        </w:rPr>
        <w:t xml:space="preserve"> catastale</w:t>
      </w:r>
      <w:r w:rsidR="006A5265" w:rsidRPr="00357179">
        <w:rPr>
          <w:rFonts w:cstheme="minorHAnsi"/>
          <w:sz w:val="22"/>
          <w:szCs w:val="22"/>
          <w:rPrChange w:id="22191" w:author="Visone Rossana (GSE)" w:date="2025-09-09T14:46:00Z" w16du:dateUtc="2025-09-09T12:46:00Z">
            <w:rPr/>
          </w:rPrChange>
        </w:rPr>
        <w:t xml:space="preserve"> </w:t>
      </w:r>
      <w:r w:rsidR="00B3043B" w:rsidRPr="00357179">
        <w:rPr>
          <w:rFonts w:cstheme="minorHAnsi"/>
          <w:sz w:val="22"/>
          <w:szCs w:val="22"/>
          <w:rPrChange w:id="22192" w:author="Visone Rossana (GSE)" w:date="2025-09-09T14:46:00Z" w16du:dateUtc="2025-09-09T12:46:00Z">
            <w:rPr/>
          </w:rPrChange>
        </w:rPr>
        <w:t xml:space="preserve">atta a dimostrare </w:t>
      </w:r>
      <w:del w:id="22193" w:author="Visone Rossana (GSE)" w:date="2025-09-23T18:10:00Z" w16du:dateUtc="2025-09-23T16:10:00Z">
        <w:r w:rsidR="00B3043B" w:rsidRPr="00357179" w:rsidDel="00124175">
          <w:rPr>
            <w:rFonts w:cstheme="minorHAnsi"/>
            <w:sz w:val="22"/>
            <w:szCs w:val="22"/>
            <w:rPrChange w:id="22194" w:author="Visone Rossana (GSE)" w:date="2025-09-09T14:46:00Z" w16du:dateUtc="2025-09-09T12:46:00Z">
              <w:rPr/>
            </w:rPrChange>
          </w:rPr>
          <w:delText xml:space="preserve">che </w:delText>
        </w:r>
        <w:r w:rsidR="006A5265" w:rsidRPr="00357179" w:rsidDel="00124175">
          <w:rPr>
            <w:rFonts w:cstheme="minorHAnsi"/>
            <w:sz w:val="22"/>
            <w:szCs w:val="22"/>
            <w:rPrChange w:id="22195" w:author="Visone Rossana (GSE)" w:date="2025-09-09T14:46:00Z" w16du:dateUtc="2025-09-09T12:46:00Z">
              <w:rPr/>
            </w:rPrChange>
          </w:rPr>
          <w:delText xml:space="preserve">accertare </w:delText>
        </w:r>
      </w:del>
      <w:r w:rsidR="006A5265" w:rsidRPr="00357179">
        <w:rPr>
          <w:rFonts w:cstheme="minorHAnsi"/>
          <w:sz w:val="22"/>
          <w:szCs w:val="22"/>
          <w:rPrChange w:id="22196" w:author="Visone Rossana (GSE)" w:date="2025-09-09T14:46:00Z" w16du:dateUtc="2025-09-09T12:46:00Z">
            <w:rPr/>
          </w:rPrChange>
        </w:rPr>
        <w:t xml:space="preserve">che </w:t>
      </w:r>
      <w:r w:rsidR="00B3043B" w:rsidRPr="00357179">
        <w:rPr>
          <w:rFonts w:cstheme="minorHAnsi"/>
          <w:sz w:val="22"/>
          <w:szCs w:val="22"/>
          <w:rPrChange w:id="22197" w:author="Visone Rossana (GSE)" w:date="2025-09-09T14:46:00Z" w16du:dateUtc="2025-09-09T12:46:00Z">
            <w:rPr/>
          </w:rPrChange>
        </w:rPr>
        <w:t xml:space="preserve">tali aree </w:t>
      </w:r>
      <w:r w:rsidR="006A5265" w:rsidRPr="00357179">
        <w:rPr>
          <w:rFonts w:cstheme="minorHAnsi"/>
          <w:sz w:val="22"/>
          <w:szCs w:val="22"/>
          <w:rPrChange w:id="22198" w:author="Visone Rossana (GSE)" w:date="2025-09-09T14:46:00Z" w16du:dateUtc="2025-09-09T12:46:00Z">
            <w:rPr/>
          </w:rPrChange>
        </w:rPr>
        <w:t>costituiscano</w:t>
      </w:r>
      <w:r w:rsidR="00B3043B" w:rsidRPr="00357179">
        <w:rPr>
          <w:rFonts w:cstheme="minorHAnsi"/>
          <w:sz w:val="22"/>
          <w:szCs w:val="22"/>
          <w:rPrChange w:id="22199" w:author="Visone Rossana (GSE)" w:date="2025-09-09T14:46:00Z" w16du:dateUtc="2025-09-09T12:46:00Z">
            <w:rPr/>
          </w:rPrChange>
        </w:rPr>
        <w:t>,</w:t>
      </w:r>
      <w:r w:rsidR="006A5265" w:rsidRPr="00357179">
        <w:rPr>
          <w:rFonts w:cstheme="minorHAnsi"/>
          <w:sz w:val="22"/>
          <w:szCs w:val="22"/>
          <w:rPrChange w:id="22200" w:author="Visone Rossana (GSE)" w:date="2025-09-09T14:46:00Z" w16du:dateUtc="2025-09-09T12:46:00Z">
            <w:rPr/>
          </w:rPrChange>
        </w:rPr>
        <w:t xml:space="preserve"> agli effetti</w:t>
      </w:r>
      <w:r w:rsidR="00B3043B" w:rsidRPr="00357179">
        <w:rPr>
          <w:rFonts w:cstheme="minorHAnsi"/>
          <w:sz w:val="22"/>
          <w:szCs w:val="22"/>
          <w:rPrChange w:id="22201" w:author="Visone Rossana (GSE)" w:date="2025-09-09T14:46:00Z" w16du:dateUtc="2025-09-09T12:46:00Z">
            <w:rPr/>
          </w:rPrChange>
        </w:rPr>
        <w:t>, spazi di pertinenza e funzionali all'edificio oggetto di intervento</w:t>
      </w:r>
      <w:r w:rsidRPr="00357179">
        <w:rPr>
          <w:rFonts w:cstheme="minorHAnsi"/>
          <w:sz w:val="22"/>
          <w:szCs w:val="22"/>
          <w:rPrChange w:id="22202" w:author="Visone Rossana (GSE)" w:date="2025-09-09T14:46:00Z" w16du:dateUtc="2025-09-09T12:46:00Z">
            <w:rPr/>
          </w:rPrChange>
        </w:rPr>
        <w:t xml:space="preserve">; </w:t>
      </w:r>
    </w:p>
    <w:p w14:paraId="0EE75D41" w14:textId="2C4098C1" w:rsidR="004B259C" w:rsidRPr="00357179" w:rsidRDefault="004B259C">
      <w:pPr>
        <w:pStyle w:val="Paragrafoelenco"/>
        <w:numPr>
          <w:ilvl w:val="0"/>
          <w:numId w:val="35"/>
        </w:numPr>
        <w:spacing w:line="276" w:lineRule="auto"/>
        <w:jc w:val="both"/>
        <w:rPr>
          <w:rFonts w:cstheme="minorHAnsi"/>
          <w:sz w:val="22"/>
          <w:szCs w:val="22"/>
          <w:rPrChange w:id="22203" w:author="Visone Rossana (GSE)" w:date="2025-09-09T14:46:00Z" w16du:dateUtc="2025-09-09T12:46:00Z">
            <w:rPr/>
          </w:rPrChange>
        </w:rPr>
        <w:pPrChange w:id="22204" w:author="Visone Rossana (GSE)" w:date="2025-09-09T14:46:00Z" w16du:dateUtc="2025-09-09T12:46:00Z">
          <w:pPr>
            <w:pStyle w:val="Paragrafoelenco"/>
            <w:numPr>
              <w:numId w:val="35"/>
            </w:numPr>
            <w:ind w:hanging="360"/>
            <w:jc w:val="both"/>
          </w:pPr>
        </w:pPrChange>
      </w:pPr>
      <w:r w:rsidRPr="00357179">
        <w:rPr>
          <w:rFonts w:cstheme="minorHAnsi"/>
          <w:sz w:val="22"/>
          <w:szCs w:val="22"/>
          <w:rPrChange w:id="22205" w:author="Visone Rossana (GSE)" w:date="2025-09-09T14:46:00Z" w16du:dateUtc="2025-09-09T12:46:00Z">
            <w:rPr/>
          </w:rPrChange>
        </w:rPr>
        <w:t>documentazione fotografica attestante l’intervento</w:t>
      </w:r>
      <w:ins w:id="22206" w:author="Visone Rossana (GSE)" w:date="2025-10-21T17:10:00Z" w16du:dateUtc="2025-10-21T15:10:00Z">
        <w:r w:rsidR="004448CB">
          <w:rPr>
            <w:rFonts w:cstheme="minorHAnsi"/>
            <w:sz w:val="22"/>
            <w:szCs w:val="22"/>
          </w:rPr>
          <w:t xml:space="preserve"> </w:t>
        </w:r>
      </w:ins>
      <w:del w:id="22207" w:author="Visone Rossana (GSE)" w:date="2025-10-21T17:10:00Z" w16du:dateUtc="2025-10-21T15:10:00Z">
        <w:r w:rsidRPr="00357179" w:rsidDel="004448CB">
          <w:rPr>
            <w:rFonts w:cstheme="minorHAnsi"/>
            <w:sz w:val="22"/>
            <w:szCs w:val="22"/>
            <w:rPrChange w:id="22208" w:author="Visone Rossana (GSE)" w:date="2025-09-09T14:46:00Z" w16du:dateUtc="2025-09-09T12:46:00Z">
              <w:rPr/>
            </w:rPrChange>
          </w:rPr>
          <w:delText>,</w:delText>
        </w:r>
      </w:del>
      <w:del w:id="22209" w:author="Visone Rossana (GSE)" w:date="2025-10-21T17:09:00Z" w16du:dateUtc="2025-10-21T15:09:00Z">
        <w:r w:rsidRPr="00357179" w:rsidDel="004448CB">
          <w:rPr>
            <w:rFonts w:cstheme="minorHAnsi"/>
            <w:sz w:val="22"/>
            <w:szCs w:val="22"/>
            <w:rPrChange w:id="22210" w:author="Visone Rossana (GSE)" w:date="2025-09-09T14:46:00Z" w16du:dateUtc="2025-09-09T12:46:00Z">
              <w:rPr/>
            </w:rPrChange>
          </w:rPr>
          <w:delText xml:space="preserve"> </w:delText>
        </w:r>
        <w:r w:rsidR="003F1071" w:rsidRPr="00357179" w:rsidDel="004448CB">
          <w:rPr>
            <w:rFonts w:cstheme="minorHAnsi"/>
            <w:sz w:val="22"/>
            <w:szCs w:val="22"/>
            <w:highlight w:val="yellow"/>
            <w:rPrChange w:id="22211" w:author="Visone Rossana (GSE)" w:date="2025-09-09T14:46:00Z" w16du:dateUtc="2025-09-09T12:46:00Z">
              <w:rPr>
                <w:highlight w:val="yellow"/>
              </w:rPr>
            </w:rPrChange>
          </w:rPr>
          <w:delText>raccolta in</w:delText>
        </w:r>
        <w:r w:rsidR="003F1071" w:rsidRPr="00357179" w:rsidDel="004448CB">
          <w:rPr>
            <w:rFonts w:cstheme="minorHAnsi"/>
            <w:sz w:val="22"/>
            <w:szCs w:val="22"/>
            <w:rPrChange w:id="22212" w:author="Visone Rossana (GSE)" w:date="2025-09-09T14:46:00Z" w16du:dateUtc="2025-09-09T12:46:00Z">
              <w:rPr/>
            </w:rPrChange>
          </w:rPr>
          <w:delText xml:space="preserve"> </w:delText>
        </w:r>
      </w:del>
      <w:ins w:id="22213" w:author="Visone Rossana (GSE)" w:date="2025-09-23T18:11:00Z" w16du:dateUtc="2025-09-23T16:11:00Z">
        <w:del w:id="22214" w:author="Visone Rossana (GSE)" w:date="2025-10-21T17:09:00Z" w16du:dateUtc="2025-10-21T15:09:00Z">
          <w:r w:rsidR="00124175" w:rsidDel="004448CB">
            <w:rPr>
              <w:rFonts w:cstheme="minorHAnsi"/>
              <w:sz w:val="22"/>
              <w:szCs w:val="22"/>
            </w:rPr>
            <w:delText xml:space="preserve">un minimo di </w:delText>
          </w:r>
          <w:r w:rsidR="00124175" w:rsidDel="002E23FD">
            <w:rPr>
              <w:rFonts w:cstheme="minorHAnsi"/>
              <w:sz w:val="22"/>
              <w:szCs w:val="22"/>
            </w:rPr>
            <w:delText>x</w:delText>
          </w:r>
          <w:r w:rsidR="00124175" w:rsidDel="004448CB">
            <w:rPr>
              <w:rFonts w:cstheme="minorHAnsi"/>
              <w:sz w:val="22"/>
              <w:szCs w:val="22"/>
            </w:rPr>
            <w:delText xml:space="preserve">x, </w:delText>
          </w:r>
        </w:del>
        <w:r w:rsidR="00124175">
          <w:rPr>
            <w:rFonts w:cstheme="minorHAnsi"/>
            <w:sz w:val="22"/>
            <w:szCs w:val="22"/>
          </w:rPr>
          <w:t>dove sia</w:t>
        </w:r>
      </w:ins>
      <w:ins w:id="22215" w:author="Visone Rossana (GSE)" w:date="2025-10-21T17:10:00Z" w16du:dateUtc="2025-10-21T15:10:00Z">
        <w:r w:rsidR="00534103">
          <w:rPr>
            <w:rFonts w:cstheme="minorHAnsi"/>
            <w:sz w:val="22"/>
            <w:szCs w:val="22"/>
          </w:rPr>
          <w:t>no</w:t>
        </w:r>
      </w:ins>
      <w:ins w:id="22216" w:author="Visone Rossana (GSE)" w:date="2025-09-23T18:11:00Z" w16du:dateUtc="2025-09-23T16:11:00Z">
        <w:r w:rsidR="00124175">
          <w:rPr>
            <w:rFonts w:cstheme="minorHAnsi"/>
            <w:sz w:val="22"/>
            <w:szCs w:val="22"/>
          </w:rPr>
          <w:t xml:space="preserve"> riportat</w:t>
        </w:r>
      </w:ins>
      <w:ins w:id="22217" w:author="Visone Rossana (GSE)" w:date="2025-10-21T17:10:00Z" w16du:dateUtc="2025-10-21T15:10:00Z">
        <w:r w:rsidR="00534103">
          <w:rPr>
            <w:rFonts w:cstheme="minorHAnsi"/>
            <w:sz w:val="22"/>
            <w:szCs w:val="22"/>
          </w:rPr>
          <w:t>e</w:t>
        </w:r>
      </w:ins>
      <w:ins w:id="22218" w:author="Visone Rossana (GSE)" w:date="2025-09-23T18:11:00Z" w16du:dateUtc="2025-09-23T16:11:00Z">
        <w:del w:id="22219" w:author="Visone Rossana (GSE)" w:date="2025-10-21T17:10:00Z" w16du:dateUtc="2025-10-21T15:10:00Z">
          <w:r w:rsidR="00124175" w:rsidDel="00534103">
            <w:rPr>
              <w:rFonts w:cstheme="minorHAnsi"/>
              <w:sz w:val="22"/>
              <w:szCs w:val="22"/>
            </w:rPr>
            <w:delText>a</w:delText>
          </w:r>
        </w:del>
      </w:ins>
      <w:del w:id="22220" w:author="Visone Rossana (GSE)" w:date="2025-09-23T18:10:00Z" w16du:dateUtc="2025-09-23T16:10:00Z">
        <w:r w:rsidR="000F2C75" w:rsidRPr="00357179" w:rsidDel="00124175">
          <w:rPr>
            <w:rFonts w:cstheme="minorHAnsi"/>
            <w:sz w:val="22"/>
            <w:szCs w:val="22"/>
            <w:rPrChange w:id="22221" w:author="Visone Rossana (GSE)" w:date="2025-09-09T14:46:00Z" w16du:dateUtc="2025-09-09T12:46:00Z">
              <w:rPr/>
            </w:rPrChange>
          </w:rPr>
          <w:delText>xx</w:delText>
        </w:r>
      </w:del>
      <w:r w:rsidR="000F2C75" w:rsidRPr="00357179">
        <w:rPr>
          <w:rFonts w:cstheme="minorHAnsi"/>
          <w:sz w:val="22"/>
          <w:szCs w:val="22"/>
          <w:rPrChange w:id="22222" w:author="Visone Rossana (GSE)" w:date="2025-09-09T14:46:00Z" w16du:dateUtc="2025-09-09T12:46:00Z">
            <w:rPr/>
          </w:rPrChange>
        </w:rPr>
        <w:t>:</w:t>
      </w:r>
    </w:p>
    <w:p w14:paraId="2466D680" w14:textId="65B1CA7C" w:rsidR="00BF49B3" w:rsidRPr="00357179" w:rsidRDefault="004448CB">
      <w:pPr>
        <w:pStyle w:val="Paragrafoelenco"/>
        <w:numPr>
          <w:ilvl w:val="0"/>
          <w:numId w:val="38"/>
        </w:numPr>
        <w:spacing w:line="276" w:lineRule="auto"/>
        <w:jc w:val="both"/>
        <w:rPr>
          <w:rFonts w:cstheme="minorHAnsi"/>
          <w:sz w:val="22"/>
          <w:szCs w:val="22"/>
          <w:rPrChange w:id="22223" w:author="Visone Rossana (GSE)" w:date="2025-09-09T14:46:00Z" w16du:dateUtc="2025-09-09T12:46:00Z">
            <w:rPr/>
          </w:rPrChange>
        </w:rPr>
        <w:pPrChange w:id="22224" w:author="Visone Rossana (GSE)" w:date="2025-09-09T14:46:00Z" w16du:dateUtc="2025-09-09T12:46:00Z">
          <w:pPr>
            <w:pStyle w:val="Paragrafoelenco"/>
            <w:numPr>
              <w:numId w:val="38"/>
            </w:numPr>
            <w:ind w:left="1440" w:hanging="360"/>
            <w:jc w:val="both"/>
          </w:pPr>
        </w:pPrChange>
      </w:pPr>
      <w:ins w:id="22225" w:author="Visone Rossana (GSE)" w:date="2025-10-21T17:10:00Z" w16du:dateUtc="2025-10-21T15:10:00Z">
        <w:r>
          <w:rPr>
            <w:rFonts w:cstheme="minorHAnsi"/>
            <w:sz w:val="22"/>
            <w:szCs w:val="22"/>
          </w:rPr>
          <w:t xml:space="preserve">la </w:t>
        </w:r>
      </w:ins>
      <w:r w:rsidR="00BF49B3" w:rsidRPr="00357179">
        <w:rPr>
          <w:rFonts w:cstheme="minorHAnsi"/>
          <w:sz w:val="22"/>
          <w:szCs w:val="22"/>
          <w:rPrChange w:id="22226" w:author="Visone Rossana (GSE)" w:date="2025-09-09T14:46:00Z" w16du:dateUtc="2025-09-09T12:46:00Z">
            <w:rPr/>
          </w:rPrChange>
        </w:rPr>
        <w:t>vista d’insieme del</w:t>
      </w:r>
      <w:r w:rsidR="005147BF">
        <w:rPr>
          <w:rFonts w:cstheme="minorHAnsi"/>
          <w:sz w:val="22"/>
          <w:szCs w:val="22"/>
        </w:rPr>
        <w:t xml:space="preserve"> sito di installazione </w:t>
      </w:r>
      <w:r w:rsidR="00BF49B3" w:rsidRPr="00357179">
        <w:rPr>
          <w:rFonts w:cstheme="minorHAnsi"/>
          <w:sz w:val="22"/>
          <w:szCs w:val="22"/>
          <w:rPrChange w:id="22227" w:author="Visone Rossana (GSE)" w:date="2025-09-09T14:46:00Z" w16du:dateUtc="2025-09-09T12:46:00Z">
            <w:rPr/>
          </w:rPrChange>
        </w:rPr>
        <w:t xml:space="preserve">interessato dall’intervento </w:t>
      </w:r>
      <w:r w:rsidR="00BF49B3" w:rsidRPr="00124175">
        <w:rPr>
          <w:rFonts w:cstheme="minorHAnsi"/>
          <w:i/>
          <w:iCs/>
          <w:sz w:val="22"/>
          <w:szCs w:val="22"/>
          <w:rPrChange w:id="22228" w:author="Visone Rossana (GSE)" w:date="2025-09-23T18:11:00Z" w16du:dateUtc="2025-09-23T16:11:00Z">
            <w:rPr/>
          </w:rPrChange>
        </w:rPr>
        <w:t>ante operam</w:t>
      </w:r>
      <w:r w:rsidR="005147BF">
        <w:rPr>
          <w:rFonts w:cstheme="minorHAnsi"/>
          <w:i/>
          <w:iCs/>
          <w:sz w:val="22"/>
          <w:szCs w:val="22"/>
        </w:rPr>
        <w:t xml:space="preserve"> e post operam</w:t>
      </w:r>
      <w:r w:rsidR="00BF49B3" w:rsidRPr="00357179">
        <w:rPr>
          <w:rFonts w:cstheme="minorHAnsi"/>
          <w:sz w:val="22"/>
          <w:szCs w:val="22"/>
          <w:rPrChange w:id="22229" w:author="Visone Rossana (GSE)" w:date="2025-09-09T14:46:00Z" w16du:dateUtc="2025-09-09T12:46:00Z">
            <w:rPr/>
          </w:rPrChange>
        </w:rPr>
        <w:t>;</w:t>
      </w:r>
    </w:p>
    <w:p w14:paraId="1454B747" w14:textId="57073D82" w:rsidR="00BF49B3" w:rsidRPr="00357179" w:rsidRDefault="004448CB">
      <w:pPr>
        <w:pStyle w:val="Paragrafoelenco"/>
        <w:numPr>
          <w:ilvl w:val="0"/>
          <w:numId w:val="38"/>
        </w:numPr>
        <w:spacing w:line="276" w:lineRule="auto"/>
        <w:jc w:val="both"/>
        <w:rPr>
          <w:rFonts w:cstheme="minorHAnsi"/>
          <w:sz w:val="22"/>
          <w:szCs w:val="22"/>
          <w:rPrChange w:id="22230" w:author="Visone Rossana (GSE)" w:date="2025-09-09T14:46:00Z" w16du:dateUtc="2025-09-09T12:46:00Z">
            <w:rPr/>
          </w:rPrChange>
        </w:rPr>
        <w:pPrChange w:id="22231" w:author="Visone Rossana (GSE)" w:date="2025-09-09T14:46:00Z" w16du:dateUtc="2025-09-09T12:46:00Z">
          <w:pPr>
            <w:pStyle w:val="Paragrafoelenco"/>
            <w:numPr>
              <w:numId w:val="38"/>
            </w:numPr>
            <w:ind w:left="1440" w:hanging="360"/>
            <w:jc w:val="both"/>
          </w:pPr>
        </w:pPrChange>
      </w:pPr>
      <w:ins w:id="22232" w:author="Visone Rossana (GSE)" w:date="2025-10-21T17:10:00Z" w16du:dateUtc="2025-10-21T15:10:00Z">
        <w:r>
          <w:rPr>
            <w:rFonts w:cstheme="minorHAnsi"/>
            <w:sz w:val="22"/>
            <w:szCs w:val="22"/>
          </w:rPr>
          <w:t xml:space="preserve">la </w:t>
        </w:r>
      </w:ins>
      <w:r w:rsidR="00BF49B3" w:rsidRPr="00357179">
        <w:rPr>
          <w:rFonts w:cstheme="minorHAnsi"/>
          <w:sz w:val="22"/>
          <w:szCs w:val="22"/>
          <w:rPrChange w:id="22233" w:author="Visone Rossana (GSE)" w:date="2025-09-09T14:46:00Z" w16du:dateUtc="2025-09-09T12:46:00Z">
            <w:rPr/>
          </w:rPrChange>
        </w:rPr>
        <w:t>vista d’insieme dell</w:t>
      </w:r>
      <w:r w:rsidR="001E2179" w:rsidRPr="00357179">
        <w:rPr>
          <w:rFonts w:cstheme="minorHAnsi"/>
          <w:sz w:val="22"/>
          <w:szCs w:val="22"/>
          <w:rPrChange w:id="22234" w:author="Visone Rossana (GSE)" w:date="2025-09-09T14:46:00Z" w16du:dateUtc="2025-09-09T12:46:00Z">
            <w:rPr/>
          </w:rPrChange>
        </w:rPr>
        <w:t>’infrastruttura di ricarica;</w:t>
      </w:r>
    </w:p>
    <w:p w14:paraId="21AFD979" w14:textId="797EFDF7" w:rsidR="00BF49B3" w:rsidRPr="00357179" w:rsidRDefault="004448CB">
      <w:pPr>
        <w:pStyle w:val="Paragrafoelenco"/>
        <w:numPr>
          <w:ilvl w:val="0"/>
          <w:numId w:val="38"/>
        </w:numPr>
        <w:spacing w:line="276" w:lineRule="auto"/>
        <w:jc w:val="both"/>
        <w:rPr>
          <w:rFonts w:cstheme="minorHAnsi"/>
          <w:sz w:val="22"/>
          <w:szCs w:val="22"/>
          <w:rPrChange w:id="22235" w:author="Visone Rossana (GSE)" w:date="2025-09-09T14:46:00Z" w16du:dateUtc="2025-09-09T12:46:00Z">
            <w:rPr/>
          </w:rPrChange>
        </w:rPr>
        <w:pPrChange w:id="22236" w:author="Visone Rossana (GSE)" w:date="2025-09-09T14:46:00Z" w16du:dateUtc="2025-09-09T12:46:00Z">
          <w:pPr>
            <w:pStyle w:val="Paragrafoelenco"/>
            <w:numPr>
              <w:numId w:val="38"/>
            </w:numPr>
            <w:ind w:left="1440" w:hanging="360"/>
            <w:jc w:val="both"/>
          </w:pPr>
        </w:pPrChange>
      </w:pPr>
      <w:ins w:id="22237" w:author="Visone Rossana (GSE)" w:date="2025-10-21T17:10:00Z" w16du:dateUtc="2025-10-21T15:10:00Z">
        <w:r>
          <w:rPr>
            <w:rFonts w:cstheme="minorHAnsi"/>
            <w:sz w:val="22"/>
            <w:szCs w:val="22"/>
          </w:rPr>
          <w:t xml:space="preserve">la </w:t>
        </w:r>
      </w:ins>
      <w:r w:rsidR="000F2C75" w:rsidRPr="00357179">
        <w:rPr>
          <w:rFonts w:cstheme="minorHAnsi"/>
          <w:sz w:val="22"/>
          <w:szCs w:val="22"/>
          <w:rPrChange w:id="22238" w:author="Visone Rossana (GSE)" w:date="2025-09-09T14:46:00Z" w16du:dateUtc="2025-09-09T12:46:00Z">
            <w:rPr/>
          </w:rPrChange>
        </w:rPr>
        <w:t xml:space="preserve">vista di dettaglio </w:t>
      </w:r>
      <w:r w:rsidR="00BF49B3" w:rsidRPr="00357179">
        <w:rPr>
          <w:rFonts w:cstheme="minorHAnsi"/>
          <w:sz w:val="22"/>
          <w:szCs w:val="22"/>
          <w:rPrChange w:id="22239" w:author="Visone Rossana (GSE)" w:date="2025-09-09T14:46:00Z" w16du:dateUtc="2025-09-09T12:46:00Z">
            <w:rPr/>
          </w:rPrChange>
        </w:rPr>
        <w:t>de</w:t>
      </w:r>
      <w:del w:id="22240" w:author="Visone Rossana (GSE)" w:date="2025-09-23T18:12:00Z" w16du:dateUtc="2025-09-23T16:12:00Z">
        <w:r w:rsidR="00BF49B3" w:rsidRPr="00357179" w:rsidDel="00124175">
          <w:rPr>
            <w:rFonts w:cstheme="minorHAnsi"/>
            <w:sz w:val="22"/>
            <w:szCs w:val="22"/>
            <w:rPrChange w:id="22241" w:author="Visone Rossana (GSE)" w:date="2025-09-09T14:46:00Z" w16du:dateUtc="2025-09-09T12:46:00Z">
              <w:rPr/>
            </w:rPrChange>
          </w:rPr>
          <w:delText>l</w:delText>
        </w:r>
      </w:del>
      <w:ins w:id="22242" w:author="Visone Rossana (GSE)" w:date="2025-09-23T18:12:00Z" w16du:dateUtc="2025-09-23T16:12:00Z">
        <w:r w:rsidR="00124175">
          <w:rPr>
            <w:rFonts w:cstheme="minorHAnsi"/>
            <w:sz w:val="22"/>
            <w:szCs w:val="22"/>
          </w:rPr>
          <w:t>i</w:t>
        </w:r>
      </w:ins>
      <w:r w:rsidR="00BF49B3" w:rsidRPr="00357179">
        <w:rPr>
          <w:rFonts w:cstheme="minorHAnsi"/>
          <w:sz w:val="22"/>
          <w:szCs w:val="22"/>
          <w:rPrChange w:id="22243" w:author="Visone Rossana (GSE)" w:date="2025-09-09T14:46:00Z" w16du:dateUtc="2025-09-09T12:46:00Z">
            <w:rPr/>
          </w:rPrChange>
        </w:rPr>
        <w:t xml:space="preserve"> punt</w:t>
      </w:r>
      <w:ins w:id="22244" w:author="Visone Rossana (GSE)" w:date="2025-09-23T18:12:00Z" w16du:dateUtc="2025-09-23T16:12:00Z">
        <w:r w:rsidR="00124175">
          <w:rPr>
            <w:rFonts w:cstheme="minorHAnsi"/>
            <w:sz w:val="22"/>
            <w:szCs w:val="22"/>
          </w:rPr>
          <w:t xml:space="preserve">i </w:t>
        </w:r>
      </w:ins>
      <w:del w:id="22245" w:author="Visone Rossana (GSE)" w:date="2025-09-23T18:12:00Z" w16du:dateUtc="2025-09-23T16:12:00Z">
        <w:r w:rsidR="00BF49B3" w:rsidRPr="00357179" w:rsidDel="00124175">
          <w:rPr>
            <w:rFonts w:cstheme="minorHAnsi"/>
            <w:sz w:val="22"/>
            <w:szCs w:val="22"/>
            <w:rPrChange w:id="22246" w:author="Visone Rossana (GSE)" w:date="2025-09-09T14:46:00Z" w16du:dateUtc="2025-09-09T12:46:00Z">
              <w:rPr/>
            </w:rPrChange>
          </w:rPr>
          <w:delText xml:space="preserve">o </w:delText>
        </w:r>
      </w:del>
      <w:r w:rsidR="00BF49B3" w:rsidRPr="00357179">
        <w:rPr>
          <w:rFonts w:cstheme="minorHAnsi"/>
          <w:sz w:val="22"/>
          <w:szCs w:val="22"/>
          <w:rPrChange w:id="22247" w:author="Visone Rossana (GSE)" w:date="2025-09-09T14:46:00Z" w16du:dateUtc="2025-09-09T12:46:00Z">
            <w:rPr/>
          </w:rPrChange>
        </w:rPr>
        <w:t xml:space="preserve">di ricarica e </w:t>
      </w:r>
      <w:ins w:id="22248" w:author="Visone Rossana (GSE)" w:date="2025-09-23T18:12:00Z" w16du:dateUtc="2025-09-23T16:12:00Z">
        <w:r w:rsidR="00124175">
          <w:rPr>
            <w:rFonts w:cstheme="minorHAnsi"/>
            <w:sz w:val="22"/>
            <w:szCs w:val="22"/>
          </w:rPr>
          <w:t xml:space="preserve">delle </w:t>
        </w:r>
      </w:ins>
      <w:r w:rsidR="00BF49B3" w:rsidRPr="00124175">
        <w:rPr>
          <w:rFonts w:cstheme="minorHAnsi"/>
          <w:sz w:val="22"/>
          <w:szCs w:val="22"/>
          <w:rPrChange w:id="22249" w:author="Visone Rossana (GSE)" w:date="2025-09-23T18:12:00Z" w16du:dateUtc="2025-09-23T16:12:00Z">
            <w:rPr>
              <w:highlight w:val="yellow"/>
            </w:rPr>
          </w:rPrChange>
        </w:rPr>
        <w:t>relativ</w:t>
      </w:r>
      <w:ins w:id="22250" w:author="Visone Rossana (GSE)" w:date="2025-09-23T18:12:00Z" w16du:dateUtc="2025-09-23T16:12:00Z">
        <w:r w:rsidR="00124175" w:rsidRPr="00124175">
          <w:rPr>
            <w:rFonts w:cstheme="minorHAnsi"/>
            <w:sz w:val="22"/>
            <w:szCs w:val="22"/>
            <w:rPrChange w:id="22251" w:author="Visone Rossana (GSE)" w:date="2025-09-23T18:12:00Z" w16du:dateUtc="2025-09-23T16:12:00Z">
              <w:rPr>
                <w:rFonts w:cstheme="minorHAnsi"/>
                <w:sz w:val="22"/>
                <w:szCs w:val="22"/>
                <w:highlight w:val="yellow"/>
              </w:rPr>
            </w:rPrChange>
          </w:rPr>
          <w:t>e</w:t>
        </w:r>
      </w:ins>
      <w:del w:id="22252" w:author="Visone Rossana (GSE)" w:date="2025-09-23T18:12:00Z" w16du:dateUtc="2025-09-23T16:12:00Z">
        <w:r w:rsidR="00BF49B3" w:rsidRPr="00124175" w:rsidDel="00124175">
          <w:rPr>
            <w:rFonts w:cstheme="minorHAnsi"/>
            <w:sz w:val="22"/>
            <w:szCs w:val="22"/>
            <w:rPrChange w:id="22253" w:author="Visone Rossana (GSE)" w:date="2025-09-23T18:12:00Z" w16du:dateUtc="2025-09-23T16:12:00Z">
              <w:rPr>
                <w:highlight w:val="yellow"/>
              </w:rPr>
            </w:rPrChange>
          </w:rPr>
          <w:delText>a</w:delText>
        </w:r>
      </w:del>
      <w:r w:rsidR="00BF49B3" w:rsidRPr="00124175">
        <w:rPr>
          <w:rFonts w:cstheme="minorHAnsi"/>
          <w:sz w:val="22"/>
          <w:szCs w:val="22"/>
          <w:rPrChange w:id="22254" w:author="Visone Rossana (GSE)" w:date="2025-09-23T18:12:00Z" w16du:dateUtc="2025-09-23T16:12:00Z">
            <w:rPr>
              <w:highlight w:val="yellow"/>
            </w:rPr>
          </w:rPrChange>
        </w:rPr>
        <w:t xml:space="preserve"> targ</w:t>
      </w:r>
      <w:del w:id="22255" w:author="Visone Rossana (GSE)" w:date="2025-09-23T18:12:00Z" w16du:dateUtc="2025-09-23T16:12:00Z">
        <w:r w:rsidR="00BF49B3" w:rsidRPr="00124175" w:rsidDel="00124175">
          <w:rPr>
            <w:rFonts w:cstheme="minorHAnsi"/>
            <w:sz w:val="22"/>
            <w:szCs w:val="22"/>
            <w:rPrChange w:id="22256" w:author="Visone Rossana (GSE)" w:date="2025-09-23T18:12:00Z" w16du:dateUtc="2025-09-23T16:12:00Z">
              <w:rPr>
                <w:highlight w:val="yellow"/>
              </w:rPr>
            </w:rPrChange>
          </w:rPr>
          <w:delText>a</w:delText>
        </w:r>
      </w:del>
      <w:ins w:id="22257" w:author="Visone Rossana (GSE)" w:date="2025-09-23T18:12:00Z" w16du:dateUtc="2025-09-23T16:12:00Z">
        <w:r w:rsidR="00124175" w:rsidRPr="00124175">
          <w:rPr>
            <w:rFonts w:cstheme="minorHAnsi"/>
            <w:sz w:val="22"/>
            <w:szCs w:val="22"/>
          </w:rPr>
          <w:t>he</w:t>
        </w:r>
      </w:ins>
      <w:r w:rsidR="00BF49B3" w:rsidRPr="00124175">
        <w:rPr>
          <w:rFonts w:cstheme="minorHAnsi"/>
          <w:sz w:val="22"/>
          <w:szCs w:val="22"/>
          <w:rPrChange w:id="22258" w:author="Visone Rossana (GSE)" w:date="2025-09-23T18:12:00Z" w16du:dateUtc="2025-09-23T16:12:00Z">
            <w:rPr/>
          </w:rPrChange>
        </w:rPr>
        <w:t>;</w:t>
      </w:r>
    </w:p>
    <w:p w14:paraId="3FA5B9D2" w14:textId="160034E7" w:rsidR="000F2C75" w:rsidRDefault="00534103">
      <w:pPr>
        <w:pStyle w:val="Paragrafoelenco"/>
        <w:numPr>
          <w:ilvl w:val="0"/>
          <w:numId w:val="38"/>
        </w:numPr>
        <w:spacing w:line="276" w:lineRule="auto"/>
        <w:jc w:val="both"/>
        <w:rPr>
          <w:ins w:id="22259" w:author="Visone Rossana (GSE)" w:date="2025-10-20T18:47:00Z" w16du:dateUtc="2025-10-20T16:47:00Z"/>
          <w:rFonts w:cstheme="minorHAnsi"/>
          <w:sz w:val="22"/>
          <w:szCs w:val="22"/>
        </w:rPr>
        <w:pPrChange w:id="22260" w:author="Visone Rossana (GSE)" w:date="2025-09-09T14:46:00Z" w16du:dateUtc="2025-09-09T12:46:00Z">
          <w:pPr>
            <w:pStyle w:val="Paragrafoelenco"/>
            <w:numPr>
              <w:numId w:val="38"/>
            </w:numPr>
            <w:ind w:left="1440" w:hanging="360"/>
            <w:jc w:val="both"/>
          </w:pPr>
        </w:pPrChange>
      </w:pPr>
      <w:ins w:id="22261" w:author="Visone Rossana (GSE)" w:date="2025-10-21T17:10:00Z" w16du:dateUtc="2025-10-21T15:10:00Z">
        <w:r>
          <w:rPr>
            <w:rFonts w:cstheme="minorHAnsi"/>
            <w:sz w:val="22"/>
            <w:szCs w:val="22"/>
          </w:rPr>
          <w:lastRenderedPageBreak/>
          <w:t xml:space="preserve">le </w:t>
        </w:r>
      </w:ins>
      <w:r w:rsidR="000F2C75" w:rsidRPr="00357179">
        <w:rPr>
          <w:rFonts w:cstheme="minorHAnsi"/>
          <w:sz w:val="22"/>
          <w:szCs w:val="22"/>
          <w:rPrChange w:id="22262" w:author="Visone Rossana (GSE)" w:date="2025-09-09T14:46:00Z" w16du:dateUtc="2025-09-09T12:46:00Z">
            <w:rPr/>
          </w:rPrChange>
        </w:rPr>
        <w:t>foto dell’impianto combinato di sostituzione dell’impianto esistente con impianto di climatizzazione dotato di pompa della pompa di ca</w:t>
      </w:r>
      <w:r w:rsidR="000F2C75" w:rsidRPr="00124175">
        <w:rPr>
          <w:rFonts w:cstheme="minorHAnsi"/>
          <w:sz w:val="22"/>
          <w:szCs w:val="22"/>
          <w:rPrChange w:id="22263" w:author="Visone Rossana (GSE)" w:date="2025-09-23T18:12:00Z" w16du:dateUtc="2025-09-23T16:12:00Z">
            <w:rPr/>
          </w:rPrChange>
        </w:rPr>
        <w:t xml:space="preserve">lore di cui </w:t>
      </w:r>
      <w:r w:rsidR="000F2C75" w:rsidRPr="00124175">
        <w:rPr>
          <w:rFonts w:cstheme="minorHAnsi"/>
          <w:sz w:val="22"/>
          <w:szCs w:val="22"/>
          <w:rPrChange w:id="22264" w:author="Visone Rossana (GSE)" w:date="2025-09-23T18:12:00Z" w16du:dateUtc="2025-09-23T16:12:00Z">
            <w:rPr>
              <w:highlight w:val="yellow"/>
            </w:rPr>
          </w:rPrChange>
        </w:rPr>
        <w:t>all’art.</w:t>
      </w:r>
      <w:ins w:id="22265" w:author="Visone Rossana (GSE)" w:date="2025-09-23T18:12:00Z" w16du:dateUtc="2025-09-23T16:12:00Z">
        <w:r w:rsidR="00124175" w:rsidRPr="00124175">
          <w:rPr>
            <w:rFonts w:cstheme="minorHAnsi"/>
            <w:sz w:val="22"/>
            <w:szCs w:val="22"/>
            <w:rPrChange w:id="22266" w:author="Visone Rossana (GSE)" w:date="2025-09-23T18:12:00Z" w16du:dateUtc="2025-09-23T16:12:00Z">
              <w:rPr>
                <w:rFonts w:cstheme="minorHAnsi"/>
                <w:sz w:val="22"/>
                <w:szCs w:val="22"/>
                <w:highlight w:val="yellow"/>
              </w:rPr>
            </w:rPrChange>
          </w:rPr>
          <w:t>8, comma 1, lett a)</w:t>
        </w:r>
      </w:ins>
      <w:del w:id="22267" w:author="Visone Rossana (GSE)" w:date="2025-09-23T18:12:00Z" w16du:dateUtc="2025-09-23T16:12:00Z">
        <w:r w:rsidR="000F2C75" w:rsidRPr="00124175" w:rsidDel="00124175">
          <w:rPr>
            <w:rFonts w:cstheme="minorHAnsi"/>
            <w:sz w:val="22"/>
            <w:szCs w:val="22"/>
            <w:rPrChange w:id="22268" w:author="Visone Rossana (GSE)" w:date="2025-09-23T18:12:00Z" w16du:dateUtc="2025-09-23T16:12:00Z">
              <w:rPr>
                <w:highlight w:val="yellow"/>
              </w:rPr>
            </w:rPrChange>
          </w:rPr>
          <w:delText>xx</w:delText>
        </w:r>
      </w:del>
      <w:r w:rsidR="000F2C75" w:rsidRPr="00124175">
        <w:rPr>
          <w:rFonts w:cstheme="minorHAnsi"/>
          <w:sz w:val="22"/>
          <w:szCs w:val="22"/>
          <w:rPrChange w:id="22269" w:author="Visone Rossana (GSE)" w:date="2025-09-23T18:12:00Z" w16du:dateUtc="2025-09-23T16:12:00Z">
            <w:rPr/>
          </w:rPrChange>
        </w:rPr>
        <w:t>.</w:t>
      </w:r>
    </w:p>
    <w:p w14:paraId="7BBFDBD2" w14:textId="77777777" w:rsidR="00903A6E" w:rsidRPr="00F86A03" w:rsidRDefault="00903A6E">
      <w:pPr>
        <w:pStyle w:val="Paragrafoelenco"/>
        <w:numPr>
          <w:ilvl w:val="0"/>
          <w:numId w:val="35"/>
        </w:numPr>
        <w:spacing w:after="120" w:line="276" w:lineRule="auto"/>
        <w:jc w:val="both"/>
        <w:rPr>
          <w:ins w:id="22270" w:author="Visone Rossana (GSE)" w:date="2025-10-20T18:47:00Z" w16du:dateUtc="2025-10-20T16:47:00Z"/>
          <w:rFonts w:cstheme="minorHAnsi"/>
          <w:sz w:val="22"/>
          <w:szCs w:val="22"/>
          <w:rPrChange w:id="22271" w:author="Visone Rossana (GSE)" w:date="2025-10-21T17:11:00Z" w16du:dateUtc="2025-10-21T15:11:00Z">
            <w:rPr>
              <w:ins w:id="22272" w:author="Visone Rossana (GSE)" w:date="2025-10-20T18:47:00Z" w16du:dateUtc="2025-10-20T16:47:00Z"/>
            </w:rPr>
          </w:rPrChange>
        </w:rPr>
        <w:pPrChange w:id="22273" w:author="Visone Rossana (GSE)" w:date="2025-10-20T18:47:00Z" w16du:dateUtc="2025-10-20T16:47:00Z">
          <w:pPr>
            <w:numPr>
              <w:numId w:val="38"/>
            </w:numPr>
            <w:spacing w:after="120" w:line="276" w:lineRule="auto"/>
            <w:ind w:left="1440" w:hanging="360"/>
            <w:jc w:val="both"/>
          </w:pPr>
        </w:pPrChange>
      </w:pPr>
      <w:ins w:id="22274" w:author="Visone Rossana (GSE)" w:date="2025-10-20T18:47:00Z" w16du:dateUtc="2025-10-20T16:47:00Z">
        <w:r w:rsidRPr="00F86A03">
          <w:rPr>
            <w:rFonts w:cstheme="minorHAnsi"/>
            <w:sz w:val="22"/>
            <w:szCs w:val="22"/>
            <w:rPrChange w:id="22275" w:author="Visone Rossana (GSE)" w:date="2025-10-21T17:11:00Z" w16du:dateUtc="2025-10-21T15:11:00Z">
              <w:rPr/>
            </w:rPrChange>
          </w:rPr>
          <w:t>per interventi realizzati dalle imprese (</w:t>
        </w:r>
        <w:r w:rsidRPr="00F86A03">
          <w:rPr>
            <w:rFonts w:cstheme="minorHAnsi"/>
            <w:sz w:val="22"/>
            <w:szCs w:val="22"/>
            <w:rPrChange w:id="22276" w:author="Visone Rossana (GSE)" w:date="2025-10-21T17:11:00Z" w16du:dateUtc="2025-10-21T15:11:00Z">
              <w:rPr>
                <w:highlight w:val="cyan"/>
              </w:rPr>
            </w:rPrChange>
          </w:rPr>
          <w:t>ivi inclusi gli ETS economici</w:t>
        </w:r>
        <w:r w:rsidRPr="00F86A03">
          <w:rPr>
            <w:rFonts w:cstheme="minorHAnsi"/>
            <w:sz w:val="22"/>
            <w:szCs w:val="22"/>
            <w:rPrChange w:id="22277" w:author="Visone Rossana (GSE)" w:date="2025-10-21T17:11:00Z" w16du:dateUtc="2025-10-21T15:11:00Z">
              <w:rPr/>
            </w:rPrChange>
          </w:rPr>
          <w:t>) su edifici ricadenti nell’ambito terziario, attestato di prestazione energetica ante operam e post operam (redatto secondo D.Lgs. 192/05 e s.m.i. e disposizioni regionali vigenti ove presenti), ai fini della verifica della riduzione della domanda di energia primaria.</w:t>
        </w:r>
      </w:ins>
    </w:p>
    <w:p w14:paraId="368AEF64" w14:textId="1A306E67" w:rsidR="00903A6E" w:rsidRPr="00903A6E" w:rsidDel="00334CCB" w:rsidRDefault="00903A6E">
      <w:pPr>
        <w:pStyle w:val="Paragrafoelenco"/>
        <w:numPr>
          <w:ilvl w:val="0"/>
          <w:numId w:val="28"/>
        </w:numPr>
        <w:spacing w:line="276" w:lineRule="auto"/>
        <w:jc w:val="both"/>
        <w:rPr>
          <w:del w:id="22278" w:author="Visone Rossana (GSE)" w:date="2025-10-20T18:47:00Z" w16du:dateUtc="2025-10-20T16:47:00Z"/>
          <w:rFonts w:cstheme="minorHAnsi"/>
          <w:sz w:val="22"/>
          <w:szCs w:val="22"/>
          <w:rPrChange w:id="22279" w:author="Visone Rossana (GSE)" w:date="2025-10-20T18:47:00Z" w16du:dateUtc="2025-10-20T16:47:00Z">
            <w:rPr>
              <w:del w:id="22280" w:author="Visone Rossana (GSE)" w:date="2025-10-20T18:47:00Z" w16du:dateUtc="2025-10-20T16:47:00Z"/>
            </w:rPr>
          </w:rPrChange>
        </w:rPr>
        <w:pPrChange w:id="22281" w:author="Visone Rossana (GSE)" w:date="2025-10-20T18:47:00Z" w16du:dateUtc="2025-10-20T16:47:00Z">
          <w:pPr>
            <w:pStyle w:val="Paragrafoelenco"/>
            <w:numPr>
              <w:numId w:val="38"/>
            </w:numPr>
            <w:ind w:left="1440" w:hanging="360"/>
            <w:jc w:val="both"/>
          </w:pPr>
        </w:pPrChange>
      </w:pPr>
    </w:p>
    <w:p w14:paraId="5486271D" w14:textId="77777777" w:rsidR="000F2C75" w:rsidRPr="00357179" w:rsidRDefault="000F2C75">
      <w:pPr>
        <w:pStyle w:val="Paragrafoelenco"/>
        <w:spacing w:line="276" w:lineRule="auto"/>
        <w:jc w:val="both"/>
        <w:rPr>
          <w:rFonts w:cstheme="minorHAnsi"/>
          <w:sz w:val="22"/>
          <w:szCs w:val="22"/>
          <w:rPrChange w:id="22282" w:author="Visone Rossana (GSE)" w:date="2025-09-09T14:46:00Z" w16du:dateUtc="2025-09-09T12:46:00Z">
            <w:rPr/>
          </w:rPrChange>
        </w:rPr>
        <w:pPrChange w:id="22283" w:author="Visone Rossana (GSE)" w:date="2025-09-09T14:46:00Z" w16du:dateUtc="2025-09-09T12:46:00Z">
          <w:pPr>
            <w:pStyle w:val="Paragrafoelenco"/>
            <w:jc w:val="both"/>
          </w:pPr>
        </w:pPrChange>
      </w:pPr>
    </w:p>
    <w:p w14:paraId="0B539BAC" w14:textId="30965E8F" w:rsidR="00D01F40" w:rsidRPr="00357179" w:rsidRDefault="009C4BA6">
      <w:pPr>
        <w:spacing w:line="276" w:lineRule="auto"/>
        <w:jc w:val="both"/>
        <w:rPr>
          <w:rFonts w:cstheme="minorHAnsi"/>
          <w:b/>
          <w:bCs/>
          <w:sz w:val="22"/>
          <w:szCs w:val="22"/>
          <w:u w:val="single"/>
          <w:rPrChange w:id="22284" w:author="Visone Rossana (GSE)" w:date="2025-09-09T14:46:00Z" w16du:dateUtc="2025-09-09T12:46:00Z">
            <w:rPr>
              <w:b/>
              <w:bCs/>
              <w:u w:val="single"/>
            </w:rPr>
          </w:rPrChange>
        </w:rPr>
        <w:pPrChange w:id="22285" w:author="Visone Rossana (GSE)" w:date="2025-09-09T14:46:00Z" w16du:dateUtc="2025-09-09T12:46:00Z">
          <w:pPr>
            <w:jc w:val="both"/>
          </w:pPr>
        </w:pPrChange>
      </w:pPr>
      <w:r w:rsidRPr="00357179">
        <w:rPr>
          <w:rFonts w:cstheme="minorHAnsi"/>
          <w:b/>
          <w:bCs/>
          <w:sz w:val="22"/>
          <w:szCs w:val="22"/>
          <w:u w:val="single"/>
          <w:rPrChange w:id="22286" w:author="Visone Rossana (GSE)" w:date="2025-09-09T14:46:00Z" w16du:dateUtc="2025-09-09T12:46:00Z">
            <w:rPr>
              <w:b/>
              <w:bCs/>
              <w:u w:val="single"/>
            </w:rPr>
          </w:rPrChange>
        </w:rPr>
        <w:t>Documentazione d</w:t>
      </w:r>
      <w:r w:rsidR="00D01F40" w:rsidRPr="00357179">
        <w:rPr>
          <w:rFonts w:cstheme="minorHAnsi"/>
          <w:b/>
          <w:bCs/>
          <w:sz w:val="22"/>
          <w:szCs w:val="22"/>
          <w:u w:val="single"/>
          <w:rPrChange w:id="22287" w:author="Visone Rossana (GSE)" w:date="2025-09-09T14:46:00Z" w16du:dateUtc="2025-09-09T12:46:00Z">
            <w:rPr>
              <w:b/>
              <w:bCs/>
              <w:u w:val="single"/>
            </w:rPr>
          </w:rPrChange>
        </w:rPr>
        <w:t>a conservare</w:t>
      </w:r>
    </w:p>
    <w:p w14:paraId="10A70113" w14:textId="22102A7D" w:rsidR="007D7166" w:rsidRPr="00357179" w:rsidRDefault="007D7166">
      <w:pPr>
        <w:pStyle w:val="Paragrafoelenco"/>
        <w:numPr>
          <w:ilvl w:val="0"/>
          <w:numId w:val="36"/>
        </w:numPr>
        <w:spacing w:line="276" w:lineRule="auto"/>
        <w:jc w:val="both"/>
        <w:rPr>
          <w:rFonts w:cstheme="minorHAnsi"/>
          <w:sz w:val="22"/>
          <w:szCs w:val="22"/>
          <w:rPrChange w:id="22288" w:author="Visone Rossana (GSE)" w:date="2025-09-09T14:46:00Z" w16du:dateUtc="2025-09-09T12:46:00Z">
            <w:rPr/>
          </w:rPrChange>
        </w:rPr>
        <w:pPrChange w:id="22289" w:author="Visone Rossana (GSE)" w:date="2025-09-09T14:46:00Z" w16du:dateUtc="2025-09-09T12:46:00Z">
          <w:pPr>
            <w:pStyle w:val="Paragrafoelenco"/>
            <w:numPr>
              <w:numId w:val="36"/>
            </w:numPr>
            <w:ind w:hanging="360"/>
            <w:jc w:val="both"/>
          </w:pPr>
        </w:pPrChange>
      </w:pPr>
      <w:r w:rsidRPr="00357179">
        <w:rPr>
          <w:rFonts w:cstheme="minorHAnsi"/>
          <w:sz w:val="22"/>
          <w:szCs w:val="22"/>
          <w:rPrChange w:id="22290" w:author="Visone Rossana (GSE)" w:date="2025-09-09T14:46:00Z" w16du:dateUtc="2025-09-09T12:46:00Z">
            <w:rPr/>
          </w:rPrChange>
        </w:rPr>
        <w:t>dichiarazione di conformità prevista dal decreto del Ministro dello sviluppo economico 22 gennaio 2008, n.37</w:t>
      </w:r>
      <w:ins w:id="22291" w:author="Visone Rossana (GSE)" w:date="2025-10-21T17:11:00Z" w16du:dateUtc="2025-10-21T15:11:00Z">
        <w:r w:rsidR="00F86A03">
          <w:rPr>
            <w:rFonts w:cstheme="minorHAnsi"/>
            <w:sz w:val="22"/>
            <w:szCs w:val="22"/>
          </w:rPr>
          <w:t>;</w:t>
        </w:r>
      </w:ins>
      <w:del w:id="22292" w:author="Visone Rossana (GSE)" w:date="2025-10-21T17:11:00Z" w16du:dateUtc="2025-10-21T15:11:00Z">
        <w:r w:rsidRPr="00357179" w:rsidDel="00F86A03">
          <w:rPr>
            <w:rFonts w:cstheme="minorHAnsi"/>
            <w:sz w:val="22"/>
            <w:szCs w:val="22"/>
            <w:rPrChange w:id="22293" w:author="Visone Rossana (GSE)" w:date="2025-09-09T14:46:00Z" w16du:dateUtc="2025-09-09T12:46:00Z">
              <w:rPr/>
            </w:rPrChange>
          </w:rPr>
          <w:delText xml:space="preserve">, </w:delText>
        </w:r>
      </w:del>
    </w:p>
    <w:p w14:paraId="6ED74503" w14:textId="204E6E13" w:rsidR="001E2179" w:rsidRDefault="001E2179">
      <w:pPr>
        <w:pStyle w:val="Paragrafoelenco"/>
        <w:numPr>
          <w:ilvl w:val="0"/>
          <w:numId w:val="36"/>
        </w:numPr>
        <w:spacing w:line="276" w:lineRule="auto"/>
        <w:jc w:val="both"/>
        <w:rPr>
          <w:ins w:id="22294" w:author="Visone Rossana (GSE)" w:date="2025-09-23T18:12:00Z" w16du:dateUtc="2025-09-23T16:12:00Z"/>
          <w:rFonts w:cstheme="minorHAnsi"/>
          <w:sz w:val="22"/>
          <w:szCs w:val="22"/>
        </w:rPr>
      </w:pPr>
      <w:r w:rsidRPr="00357179">
        <w:rPr>
          <w:rFonts w:cstheme="minorHAnsi"/>
          <w:sz w:val="22"/>
          <w:szCs w:val="22"/>
          <w:rPrChange w:id="22295" w:author="Visone Rossana (GSE)" w:date="2025-09-09T14:46:00Z" w16du:dateUtc="2025-09-09T12:46:00Z">
            <w:rPr/>
          </w:rPrChange>
        </w:rPr>
        <w:t>schede tecniche</w:t>
      </w:r>
      <w:r w:rsidR="004E13FC" w:rsidRPr="00357179">
        <w:rPr>
          <w:rFonts w:cstheme="minorHAnsi"/>
          <w:sz w:val="22"/>
          <w:szCs w:val="22"/>
          <w:rPrChange w:id="22296" w:author="Visone Rossana (GSE)" w:date="2025-09-09T14:46:00Z" w16du:dateUtc="2025-09-09T12:46:00Z">
            <w:rPr/>
          </w:rPrChange>
        </w:rPr>
        <w:t xml:space="preserve"> del produttore del punto di ricarica installato</w:t>
      </w:r>
      <w:r w:rsidRPr="00357179">
        <w:rPr>
          <w:rFonts w:cstheme="minorHAnsi"/>
          <w:sz w:val="22"/>
          <w:szCs w:val="22"/>
          <w:rPrChange w:id="22297" w:author="Visone Rossana (GSE)" w:date="2025-09-09T14:46:00Z" w16du:dateUtc="2025-09-09T12:46:00Z">
            <w:rPr/>
          </w:rPrChange>
        </w:rPr>
        <w:t>;</w:t>
      </w:r>
    </w:p>
    <w:p w14:paraId="24B632A4" w14:textId="4A0E88F2" w:rsidR="00124175" w:rsidRPr="00284CED" w:rsidRDefault="00124175">
      <w:pPr>
        <w:pStyle w:val="Paragrafoelenco"/>
        <w:numPr>
          <w:ilvl w:val="0"/>
          <w:numId w:val="36"/>
        </w:numPr>
        <w:spacing w:line="276" w:lineRule="auto"/>
        <w:jc w:val="both"/>
        <w:rPr>
          <w:rFonts w:cstheme="minorHAnsi"/>
          <w:sz w:val="22"/>
          <w:szCs w:val="22"/>
          <w:rPrChange w:id="22298" w:author="Visone Rossana (GSE)" w:date="2025-10-21T17:11:00Z" w16du:dateUtc="2025-10-21T15:11:00Z">
            <w:rPr/>
          </w:rPrChange>
        </w:rPr>
        <w:pPrChange w:id="22299" w:author="Visone Rossana (GSE)" w:date="2025-09-09T14:46:00Z" w16du:dateUtc="2025-09-09T12:46:00Z">
          <w:pPr>
            <w:pStyle w:val="Paragrafoelenco"/>
            <w:numPr>
              <w:numId w:val="36"/>
            </w:numPr>
            <w:ind w:hanging="360"/>
            <w:jc w:val="both"/>
          </w:pPr>
        </w:pPrChange>
      </w:pPr>
      <w:ins w:id="22300" w:author="Visone Rossana (GSE)" w:date="2025-09-23T18:12:00Z" w16du:dateUtc="2025-09-23T16:12:00Z">
        <w:r w:rsidRPr="002E7BD0">
          <w:rPr>
            <w:rFonts w:cstheme="minorHAnsi"/>
            <w:sz w:val="22"/>
            <w:szCs w:val="22"/>
          </w:rPr>
          <w:t>documentazione tecnica ril</w:t>
        </w:r>
      </w:ins>
      <w:ins w:id="22301" w:author="Visone Rossana (GSE)" w:date="2025-09-23T18:13:00Z" w16du:dateUtc="2025-09-23T16:13:00Z">
        <w:r w:rsidRPr="002E7BD0">
          <w:rPr>
            <w:rFonts w:cstheme="minorHAnsi"/>
            <w:sz w:val="22"/>
            <w:szCs w:val="22"/>
          </w:rPr>
          <w:t>asciata dal distributore per la connessione;</w:t>
        </w:r>
      </w:ins>
    </w:p>
    <w:p w14:paraId="59E7B33A" w14:textId="0C5E7748" w:rsidR="001E2179" w:rsidRPr="00284CED" w:rsidRDefault="001E2179">
      <w:pPr>
        <w:pStyle w:val="Paragrafoelenco"/>
        <w:numPr>
          <w:ilvl w:val="0"/>
          <w:numId w:val="36"/>
        </w:numPr>
        <w:spacing w:line="276" w:lineRule="auto"/>
        <w:jc w:val="both"/>
        <w:rPr>
          <w:ins w:id="22302" w:author="Visone Rossana (GSE)" w:date="2025-10-21T17:11:00Z" w16du:dateUtc="2025-10-21T15:11:00Z"/>
          <w:rFonts w:cstheme="minorHAnsi"/>
          <w:sz w:val="22"/>
          <w:szCs w:val="22"/>
          <w:rPrChange w:id="22303" w:author="Visone Rossana (GSE)" w:date="2025-10-21T17:11:00Z" w16du:dateUtc="2025-10-21T15:11:00Z">
            <w:rPr>
              <w:ins w:id="22304" w:author="Visone Rossana (GSE)" w:date="2025-10-21T17:11:00Z" w16du:dateUtc="2025-10-21T15:11:00Z"/>
              <w:rFonts w:cstheme="minorHAnsi"/>
              <w:sz w:val="22"/>
              <w:szCs w:val="22"/>
              <w:highlight w:val="yellow"/>
            </w:rPr>
          </w:rPrChange>
        </w:rPr>
      </w:pPr>
      <w:r w:rsidRPr="00284CED">
        <w:rPr>
          <w:rFonts w:cstheme="minorHAnsi"/>
          <w:sz w:val="22"/>
          <w:szCs w:val="22"/>
          <w:rPrChange w:id="22305" w:author="Visone Rossana (GSE)" w:date="2025-10-21T17:11:00Z" w16du:dateUtc="2025-10-21T15:11:00Z">
            <w:rPr>
              <w:highlight w:val="yellow"/>
            </w:rPr>
          </w:rPrChange>
        </w:rPr>
        <w:t>pertinente titolo autorizzativo e/o abilitativo, ove previsto dalla vigente legislazione/normativa nazionale e locale</w:t>
      </w:r>
      <w:ins w:id="22306" w:author="Visone Rossana (GSE)" w:date="2025-10-21T17:12:00Z" w16du:dateUtc="2025-10-21T15:12:00Z">
        <w:r w:rsidR="00284CED">
          <w:rPr>
            <w:rFonts w:cstheme="minorHAnsi"/>
            <w:sz w:val="22"/>
            <w:szCs w:val="22"/>
          </w:rPr>
          <w:t>.</w:t>
        </w:r>
      </w:ins>
      <w:ins w:id="22307" w:author="Visone Rossana (GSE)" w:date="2025-09-23T18:13:00Z" w16du:dateUtc="2025-09-23T16:13:00Z">
        <w:del w:id="22308" w:author="Visone Rossana (GSE)" w:date="2025-10-21T17:11:00Z" w16du:dateUtc="2025-10-21T15:11:00Z">
          <w:r w:rsidR="0064074D" w:rsidRPr="00284CED" w:rsidDel="00F86A03">
            <w:rPr>
              <w:rFonts w:cstheme="minorHAnsi"/>
              <w:sz w:val="22"/>
              <w:szCs w:val="22"/>
              <w:rPrChange w:id="22309" w:author="Visone Rossana (GSE)" w:date="2025-10-21T17:11:00Z" w16du:dateUtc="2025-10-21T15:11:00Z">
                <w:rPr>
                  <w:rFonts w:cstheme="minorHAnsi"/>
                  <w:sz w:val="22"/>
                  <w:szCs w:val="22"/>
                  <w:highlight w:val="yellow"/>
                </w:rPr>
              </w:rPrChange>
            </w:rPr>
            <w:delText>.</w:delText>
          </w:r>
        </w:del>
      </w:ins>
      <w:del w:id="22310" w:author="Visone Rossana (GSE)" w:date="2025-09-23T18:13:00Z" w16du:dateUtc="2025-09-23T16:13:00Z">
        <w:r w:rsidRPr="00284CED" w:rsidDel="0064074D">
          <w:rPr>
            <w:rFonts w:cstheme="minorHAnsi"/>
            <w:sz w:val="22"/>
            <w:szCs w:val="22"/>
            <w:rPrChange w:id="22311" w:author="Visone Rossana (GSE)" w:date="2025-10-21T17:11:00Z" w16du:dateUtc="2025-10-21T15:11:00Z">
              <w:rPr>
                <w:highlight w:val="yellow"/>
              </w:rPr>
            </w:rPrChange>
          </w:rPr>
          <w:delText>;</w:delText>
        </w:r>
      </w:del>
    </w:p>
    <w:p w14:paraId="65558F55" w14:textId="77777777" w:rsidR="00F86A03" w:rsidRPr="00357179" w:rsidRDefault="00F86A03">
      <w:pPr>
        <w:pStyle w:val="Paragrafoelenco"/>
        <w:spacing w:line="276" w:lineRule="auto"/>
        <w:jc w:val="both"/>
        <w:rPr>
          <w:rFonts w:cstheme="minorHAnsi"/>
          <w:sz w:val="22"/>
          <w:szCs w:val="22"/>
          <w:highlight w:val="yellow"/>
          <w:rPrChange w:id="22312" w:author="Visone Rossana (GSE)" w:date="2025-09-09T14:46:00Z" w16du:dateUtc="2025-09-09T12:46:00Z">
            <w:rPr>
              <w:highlight w:val="yellow"/>
            </w:rPr>
          </w:rPrChange>
        </w:rPr>
        <w:pPrChange w:id="22313" w:author="Visone Rossana (GSE)" w:date="2025-10-21T17:11:00Z" w16du:dateUtc="2025-10-21T15:11:00Z">
          <w:pPr>
            <w:pStyle w:val="Paragrafoelenco"/>
            <w:numPr>
              <w:numId w:val="36"/>
            </w:numPr>
            <w:ind w:hanging="360"/>
            <w:jc w:val="both"/>
          </w:pPr>
        </w:pPrChange>
      </w:pPr>
    </w:p>
    <w:p w14:paraId="58055FC2" w14:textId="1F12B650" w:rsidR="00C078CF" w:rsidDel="00284CED" w:rsidRDefault="00C078CF" w:rsidP="00C078CF">
      <w:pPr>
        <w:contextualSpacing/>
        <w:jc w:val="both"/>
        <w:rPr>
          <w:ins w:id="22314" w:author="Visone Rossana (GSE)" w:date="2025-09-02T11:02:00Z" w16du:dateUtc="2025-09-02T09:02:00Z"/>
          <w:del w:id="22315" w:author="Visone Rossana (GSE)" w:date="2025-10-21T17:12:00Z" w16du:dateUtc="2025-10-21T15:12:00Z"/>
          <w:highlight w:val="yellow"/>
        </w:rPr>
      </w:pPr>
      <w:bookmarkStart w:id="22316" w:name="_Toc212462678"/>
      <w:bookmarkEnd w:id="22316"/>
    </w:p>
    <w:p w14:paraId="3F04FD0F" w14:textId="21ADCF26" w:rsidR="00DD14DA" w:rsidRPr="00483B62" w:rsidRDefault="00613716">
      <w:pPr>
        <w:pStyle w:val="TITOLO20"/>
        <w:numPr>
          <w:ilvl w:val="1"/>
          <w:numId w:val="292"/>
        </w:numPr>
        <w:ind w:left="567" w:hanging="425"/>
        <w:outlineLvl w:val="1"/>
        <w:rPr>
          <w:ins w:id="22317" w:author="Visone Rossana (GSE)" w:date="2025-09-02T11:02:00Z" w16du:dateUtc="2025-09-02T09:02:00Z"/>
          <w:highlight w:val="cyan"/>
        </w:rPr>
        <w:pPrChange w:id="22318"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bookmarkStart w:id="22319" w:name="_Toc212462679"/>
      <w:ins w:id="22320" w:author="Visone Rossana (GSE)" w:date="2025-09-02T11:04:00Z" w16du:dateUtc="2025-09-02T09:04:00Z">
        <w:r>
          <w:t>I</w:t>
        </w:r>
        <w:r w:rsidRPr="00613716">
          <w:rPr>
            <w:rFonts w:asciiTheme="minorHAnsi" w:hAnsiTheme="minorHAnsi" w:cstheme="minorBidi"/>
            <w:szCs w:val="22"/>
            <w:rPrChange w:id="22321" w:author="Visone Rossana (GSE)" w:date="2025-09-02T11:04:00Z" w16du:dateUtc="2025-09-02T09:04:00Z">
              <w:rPr>
                <w:rFonts w:ascii="Times New Roman" w:hAnsi="Times New Roman"/>
                <w:sz w:val="20"/>
                <w:szCs w:val="20"/>
              </w:rPr>
            </w:rPrChange>
          </w:rPr>
          <w:t>nstallazione di impianti solari fotovoltaici e relativi sistemi di accumulo</w:t>
        </w:r>
        <w:r w:rsidRPr="00613716">
          <w:rPr>
            <w:rFonts w:asciiTheme="minorHAnsi" w:eastAsiaTheme="minorEastAsia" w:hAnsiTheme="minorHAnsi" w:cstheme="minorBidi"/>
            <w:rPrChange w:id="22322" w:author="Visone Rossana (GSE)" w:date="2025-09-02T11:04:00Z" w16du:dateUtc="2025-09-02T09:04:00Z">
              <w:rPr>
                <w:rFonts w:ascii="Times New Roman" w:eastAsia="Times New Roman" w:hAnsi="Times New Roman"/>
                <w:lang w:eastAsia="it-IT"/>
              </w:rPr>
            </w:rPrChange>
          </w:rPr>
          <w:t xml:space="preserve"> </w:t>
        </w:r>
        <w:r w:rsidRPr="00613716">
          <w:rPr>
            <w:rFonts w:asciiTheme="minorHAnsi" w:hAnsiTheme="minorHAnsi" w:cstheme="minorBidi"/>
            <w:szCs w:val="22"/>
            <w:rPrChange w:id="22323" w:author="Visone Rossana (GSE)" w:date="2025-09-02T11:04:00Z" w16du:dateUtc="2025-09-02T09:04:00Z">
              <w:rPr>
                <w:rFonts w:ascii="Times New Roman" w:hAnsi="Times New Roman"/>
                <w:sz w:val="20"/>
                <w:szCs w:val="20"/>
              </w:rPr>
            </w:rPrChange>
          </w:rPr>
          <w:t>e/o opere di allacciamento alla rete, presso l’edificio o nelle relative pertinenze</w:t>
        </w:r>
        <w:r>
          <w:t>,</w:t>
        </w:r>
      </w:ins>
      <w:ins w:id="22324" w:author="Visone Rossana (GSE)" w:date="2025-10-20T18:12:00Z" w16du:dateUtc="2025-10-20T16:12:00Z">
        <w:r>
          <w:t xml:space="preserve"> </w:t>
        </w:r>
        <w:r w:rsidR="005702A2">
          <w:t>a condizione che l’intervento</w:t>
        </w:r>
        <w:r w:rsidR="003A5974">
          <w:t xml:space="preserve"> sia realizzato congiuntamente</w:t>
        </w:r>
        <w:r w:rsidR="00BF2082">
          <w:t xml:space="preserve"> alla sostituzione di impianti di climatizzazione invernale esistenti con i</w:t>
        </w:r>
      </w:ins>
      <w:ins w:id="22325" w:author="Visone Rossana (GSE)" w:date="2025-10-20T18:13:00Z" w16du:dateUtc="2025-10-20T16:13:00Z">
        <w:r w:rsidR="00BF2082">
          <w:t>mpianti</w:t>
        </w:r>
        <w:r w:rsidR="002B6918">
          <w:t xml:space="preserve"> di climatizzazione invernale dotati di pompe di calore elettriche</w:t>
        </w:r>
      </w:ins>
      <w:ins w:id="22326" w:author="Visone Rossana (GSE)" w:date="2025-09-02T11:05:00Z" w16du:dateUtc="2025-09-02T09:05:00Z">
        <w:r>
          <w:t xml:space="preserve"> </w:t>
        </w:r>
        <w:r w:rsidRPr="00E9795E">
          <w:t xml:space="preserve">(intervento </w:t>
        </w:r>
      </w:ins>
      <w:ins w:id="22327" w:author="Visone Rossana (GSE)" w:date="2025-09-02T11:17:00Z" w16du:dateUtc="2025-09-02T09:17:00Z">
        <w:r w:rsidR="00572F4B">
          <w:t>I</w:t>
        </w:r>
      </w:ins>
      <w:ins w:id="22328" w:author="Visone Rossana (GSE)" w:date="2025-09-02T11:26:00Z" w16du:dateUtc="2025-09-02T09:26:00Z">
        <w:r w:rsidR="00B33E66">
          <w:t>I</w:t>
        </w:r>
      </w:ins>
      <w:ins w:id="22329" w:author="Visone Rossana (GSE)" w:date="2025-09-02T11:05:00Z" w16du:dateUtc="2025-09-02T09:05:00Z">
        <w:r w:rsidRPr="00E9795E">
          <w:t>.H - art. 5, comma 1, lettera h)</w:t>
        </w:r>
        <w:bookmarkEnd w:id="22319"/>
        <w:r w:rsidRPr="00363D7D" w:rsidDel="00613716">
          <w:t xml:space="preserve"> </w:t>
        </w:r>
      </w:ins>
      <w:ins w:id="22330" w:author="Visone Rossana (GSE)" w:date="2025-09-02T11:04:00Z" w16du:dateUtc="2025-09-02T09:04:00Z">
        <w:r>
          <w:t xml:space="preserve"> </w:t>
        </w:r>
      </w:ins>
    </w:p>
    <w:p w14:paraId="3D6CEB5C" w14:textId="748669B6" w:rsidR="00DD14DA" w:rsidRPr="00357179" w:rsidRDefault="00DD14DA">
      <w:pPr>
        <w:spacing w:line="276" w:lineRule="auto"/>
        <w:jc w:val="both"/>
        <w:rPr>
          <w:ins w:id="22331" w:author="Visone Rossana (GSE)" w:date="2025-09-02T11:02:00Z" w16du:dateUtc="2025-09-02T09:02:00Z"/>
          <w:del w:id="22332" w:author="Visone Rossana (GSE)" w:date="2025-10-20T18:11:00Z" w16du:dateUtc="2025-10-20T16:11:00Z"/>
          <w:rFonts w:cstheme="minorHAnsi"/>
          <w:sz w:val="22"/>
          <w:szCs w:val="22"/>
          <w:rPrChange w:id="22333" w:author="Visone Rossana (GSE)" w:date="2025-09-09T14:46:00Z" w16du:dateUtc="2025-09-09T12:46:00Z">
            <w:rPr>
              <w:ins w:id="22334" w:author="Visone Rossana (GSE)" w:date="2025-09-02T11:02:00Z" w16du:dateUtc="2025-09-02T09:02:00Z"/>
              <w:del w:id="22335" w:author="Visone Rossana (GSE)" w:date="2025-10-20T18:11:00Z" w16du:dateUtc="2025-10-20T16:11:00Z"/>
            </w:rPr>
          </w:rPrChange>
        </w:rPr>
        <w:pPrChange w:id="22336" w:author="Visone Rossana (GSE)" w:date="2025-09-09T14:46:00Z" w16du:dateUtc="2025-09-09T12:46:00Z">
          <w:pPr>
            <w:jc w:val="both"/>
          </w:pPr>
        </w:pPrChange>
      </w:pPr>
      <w:ins w:id="22337" w:author="Visone Rossana (GSE)" w:date="2025-09-02T11:02:00Z" w16du:dateUtc="2025-09-02T09:02:00Z">
        <w:r w:rsidRPr="00357179">
          <w:rPr>
            <w:rFonts w:cstheme="minorHAnsi"/>
            <w:sz w:val="22"/>
            <w:szCs w:val="22"/>
            <w:rPrChange w:id="22338" w:author="Visone Rossana (GSE)" w:date="2025-09-09T14:46:00Z" w16du:dateUtc="2025-09-09T12:46:00Z">
              <w:rPr/>
            </w:rPrChange>
          </w:rPr>
          <w:t>L’intervento consiste nella installazione di impianti solari fotovoltaici e relativi sistemi di accumulo, presso</w:t>
        </w:r>
        <w:del w:id="22339" w:author="Visone Rossana (GSE)" w:date="2025-10-20T18:11:00Z" w16du:dateUtc="2025-10-20T16:11:00Z">
          <w:r w:rsidRPr="00357179">
            <w:rPr>
              <w:rFonts w:cstheme="minorHAnsi"/>
              <w:sz w:val="22"/>
              <w:szCs w:val="22"/>
              <w:rPrChange w:id="22340" w:author="Visone Rossana (GSE)" w:date="2025-09-09T14:46:00Z" w16du:dateUtc="2025-09-09T12:46:00Z">
                <w:rPr/>
              </w:rPrChange>
            </w:rPr>
            <w:delText>:</w:delText>
          </w:r>
        </w:del>
      </w:ins>
      <w:ins w:id="22341" w:author="Visone Rossana (GSE)" w:date="2025-10-20T18:11:00Z" w16du:dateUtc="2025-10-20T16:11:00Z">
        <w:r w:rsidR="007611A9">
          <w:rPr>
            <w:rFonts w:cstheme="minorHAnsi"/>
            <w:sz w:val="22"/>
            <w:szCs w:val="22"/>
          </w:rPr>
          <w:t xml:space="preserve"> </w:t>
        </w:r>
      </w:ins>
    </w:p>
    <w:p w14:paraId="168E0A22" w14:textId="4849DCAA" w:rsidR="00DD14DA" w:rsidRPr="00357179" w:rsidRDefault="00DD14DA">
      <w:pPr>
        <w:spacing w:line="276" w:lineRule="auto"/>
        <w:jc w:val="both"/>
        <w:rPr>
          <w:ins w:id="22342" w:author="Visone Rossana (GSE)" w:date="2025-09-02T11:02:00Z" w16du:dateUtc="2025-09-02T09:02:00Z"/>
          <w:rFonts w:cstheme="minorHAnsi"/>
          <w:sz w:val="22"/>
          <w:szCs w:val="22"/>
          <w:rPrChange w:id="22343" w:author="Visone Rossana (GSE)" w:date="2025-09-09T14:46:00Z" w16du:dateUtc="2025-09-09T12:46:00Z">
            <w:rPr>
              <w:ins w:id="22344" w:author="Visone Rossana (GSE)" w:date="2025-09-02T11:02:00Z" w16du:dateUtc="2025-09-02T09:02:00Z"/>
            </w:rPr>
          </w:rPrChange>
        </w:rPr>
        <w:pPrChange w:id="22345" w:author="Visone Rossana (GSE)" w:date="2025-09-09T14:46:00Z" w16du:dateUtc="2025-09-09T12:46:00Z">
          <w:pPr>
            <w:pStyle w:val="Paragrafoelenco"/>
            <w:numPr>
              <w:numId w:val="56"/>
            </w:numPr>
            <w:ind w:hanging="360"/>
            <w:jc w:val="both"/>
          </w:pPr>
        </w:pPrChange>
      </w:pPr>
      <w:ins w:id="22346" w:author="Visone Rossana (GSE)" w:date="2025-09-02T11:02:00Z" w16du:dateUtc="2025-09-02T09:02:00Z">
        <w:r w:rsidRPr="00357179">
          <w:rPr>
            <w:rFonts w:cstheme="minorHAnsi"/>
            <w:sz w:val="22"/>
            <w:szCs w:val="22"/>
            <w:rPrChange w:id="22347" w:author="Visone Rossana (GSE)" w:date="2025-09-09T14:46:00Z" w16du:dateUtc="2025-09-09T12:46:00Z">
              <w:rPr/>
            </w:rPrChange>
          </w:rPr>
          <w:t xml:space="preserve">l’edificio </w:t>
        </w:r>
      </w:ins>
      <w:ins w:id="22348" w:author="Visone Rossana (GSE)" w:date="2025-10-20T18:14:00Z" w16du:dateUtc="2025-10-20T16:14:00Z">
        <w:r w:rsidR="00D23128">
          <w:rPr>
            <w:rFonts w:cstheme="minorHAnsi"/>
            <w:sz w:val="22"/>
            <w:szCs w:val="22"/>
          </w:rPr>
          <w:t>o nelle r</w:t>
        </w:r>
        <w:r w:rsidR="00D23128" w:rsidRPr="000F1963">
          <w:rPr>
            <w:sz w:val="22"/>
            <w:szCs w:val="22"/>
          </w:rPr>
          <w:t xml:space="preserve">elative pertinenze da intendersi quali spazi di pertinenza </w:t>
        </w:r>
        <w:r w:rsidR="00D23128" w:rsidRPr="000F1963">
          <w:rPr>
            <w:sz w:val="22"/>
            <w:szCs w:val="22"/>
            <w:highlight w:val="cyan"/>
          </w:rPr>
          <w:t>risultanti dalla visura catastale dell’edificio</w:t>
        </w:r>
        <w:r w:rsidR="00D23128">
          <w:rPr>
            <w:sz w:val="22"/>
            <w:szCs w:val="22"/>
          </w:rPr>
          <w:t xml:space="preserve"> oggetto dell’intervento</w:t>
        </w:r>
      </w:ins>
      <w:ins w:id="22349" w:author="Visone Rossana (GSE)" w:date="2025-09-02T11:02:00Z" w16du:dateUtc="2025-09-02T09:02:00Z">
        <w:del w:id="22350" w:author="Visone Rossana (GSE)" w:date="2025-10-20T18:14:00Z" w16du:dateUtc="2025-10-20T16:14:00Z">
          <w:r w:rsidRPr="00357179" w:rsidDel="00D23128">
            <w:rPr>
              <w:rFonts w:cstheme="minorHAnsi"/>
              <w:sz w:val="22"/>
              <w:szCs w:val="22"/>
              <w:rPrChange w:id="22351" w:author="Visone Rossana (GSE)" w:date="2025-09-09T14:46:00Z" w16du:dateUtc="2025-09-09T12:46:00Z">
                <w:rPr/>
              </w:rPrChange>
            </w:rPr>
            <w:delText>o nelle relative pertinenze</w:delText>
          </w:r>
        </w:del>
        <w:del w:id="22352" w:author="Visone Rossana (GSE)" w:date="2025-10-20T18:13:00Z" w16du:dateUtc="2025-10-20T16:13:00Z">
          <w:r w:rsidRPr="00357179" w:rsidDel="00D23128">
            <w:rPr>
              <w:rFonts w:cstheme="minorHAnsi"/>
              <w:sz w:val="22"/>
              <w:szCs w:val="22"/>
              <w:rPrChange w:id="22353" w:author="Visone Rossana (GSE)" w:date="2025-09-09T14:46:00Z" w16du:dateUtc="2025-09-09T12:46:00Z">
                <w:rPr/>
              </w:rPrChange>
            </w:rPr>
            <w:delText xml:space="preserve"> (di seguito fotovoltaico in sito)</w:delText>
          </w:r>
        </w:del>
      </w:ins>
      <w:ins w:id="22354" w:author="Visone Rossana (GSE)" w:date="2025-10-20T18:14:00Z" w16du:dateUtc="2025-10-20T16:14:00Z">
        <w:r w:rsidR="00D23128">
          <w:rPr>
            <w:rFonts w:cstheme="minorHAnsi"/>
            <w:sz w:val="22"/>
            <w:szCs w:val="22"/>
          </w:rPr>
          <w:t>.</w:t>
        </w:r>
      </w:ins>
      <w:ins w:id="22355" w:author="Visone Rossana (GSE)" w:date="2025-09-02T11:02:00Z" w16du:dateUtc="2025-09-02T09:02:00Z">
        <w:del w:id="22356" w:author="Visone Rossana (GSE)" w:date="2025-10-20T18:14:00Z" w16du:dateUtc="2025-10-20T16:14:00Z">
          <w:r w:rsidRPr="00357179" w:rsidDel="00D23128">
            <w:rPr>
              <w:rFonts w:cstheme="minorHAnsi"/>
              <w:sz w:val="22"/>
              <w:szCs w:val="22"/>
              <w:rPrChange w:id="22357" w:author="Visone Rossana (GSE)" w:date="2025-09-09T14:46:00Z" w16du:dateUtc="2025-09-09T12:46:00Z">
                <w:rPr/>
              </w:rPrChange>
            </w:rPr>
            <w:delText>;</w:delText>
          </w:r>
        </w:del>
      </w:ins>
    </w:p>
    <w:p w14:paraId="6227686E" w14:textId="012635DF" w:rsidR="00DD14DA" w:rsidRPr="00357179" w:rsidRDefault="00DD14DA">
      <w:pPr>
        <w:pStyle w:val="Paragrafoelenco"/>
        <w:numPr>
          <w:ilvl w:val="0"/>
          <w:numId w:val="56"/>
        </w:numPr>
        <w:spacing w:line="276" w:lineRule="auto"/>
        <w:jc w:val="both"/>
        <w:rPr>
          <w:ins w:id="22358" w:author="Visone Rossana (GSE)" w:date="2025-09-02T11:02:00Z" w16du:dateUtc="2025-09-02T09:02:00Z"/>
          <w:del w:id="22359" w:author="Visone Rossana (GSE)" w:date="2025-10-20T18:11:00Z" w16du:dateUtc="2025-10-20T16:11:00Z"/>
          <w:rFonts w:cstheme="minorHAnsi"/>
          <w:sz w:val="22"/>
          <w:szCs w:val="22"/>
          <w:highlight w:val="yellow"/>
          <w:rPrChange w:id="22360" w:author="Visone Rossana (GSE)" w:date="2025-09-09T14:46:00Z" w16du:dateUtc="2025-09-09T12:46:00Z">
            <w:rPr>
              <w:ins w:id="22361" w:author="Visone Rossana (GSE)" w:date="2025-09-02T11:02:00Z" w16du:dateUtc="2025-09-02T09:02:00Z"/>
              <w:del w:id="22362" w:author="Visone Rossana (GSE)" w:date="2025-10-20T18:11:00Z" w16du:dateUtc="2025-10-20T16:11:00Z"/>
              <w:highlight w:val="yellow"/>
            </w:rPr>
          </w:rPrChange>
        </w:rPr>
        <w:pPrChange w:id="22363" w:author="Visone Rossana (GSE)" w:date="2025-09-09T14:46:00Z" w16du:dateUtc="2025-09-09T12:46:00Z">
          <w:pPr>
            <w:pStyle w:val="Paragrafoelenco"/>
            <w:numPr>
              <w:numId w:val="56"/>
            </w:numPr>
            <w:ind w:hanging="360"/>
            <w:jc w:val="both"/>
          </w:pPr>
        </w:pPrChange>
      </w:pPr>
      <w:ins w:id="22364" w:author="Visone Rossana (GSE)" w:date="2025-09-02T11:02:00Z" w16du:dateUtc="2025-09-02T09:02:00Z">
        <w:del w:id="22365" w:author="Visone Rossana (GSE)" w:date="2025-10-20T18:11:00Z" w16du:dateUtc="2025-10-20T16:11:00Z">
          <w:r w:rsidRPr="00357179">
            <w:rPr>
              <w:rFonts w:cstheme="minorHAnsi"/>
              <w:sz w:val="22"/>
              <w:szCs w:val="22"/>
              <w:highlight w:val="yellow"/>
              <w:rPrChange w:id="22366" w:author="Visone Rossana (GSE)" w:date="2025-09-09T14:46:00Z" w16du:dateUtc="2025-09-09T12:46:00Z">
                <w:rPr>
                  <w:highlight w:val="yellow"/>
                </w:rPr>
              </w:rPrChange>
            </w:rPr>
            <w:delText>in un’area differente dalle precedenti purché nella disponibilità di uno dei proprietari degli immobili che costituiscono il lotto (di seguito fotovoltaico a distanza).</w:delText>
          </w:r>
        </w:del>
      </w:ins>
    </w:p>
    <w:p w14:paraId="1CDE3900" w14:textId="6AFE85D7" w:rsidR="00DD14DA" w:rsidRPr="00357179" w:rsidRDefault="00DD14DA">
      <w:pPr>
        <w:spacing w:line="276" w:lineRule="auto"/>
        <w:jc w:val="both"/>
        <w:rPr>
          <w:ins w:id="22367" w:author="Visone Rossana (GSE)" w:date="2025-09-02T11:02:00Z" w16du:dateUtc="2025-09-02T09:02:00Z"/>
          <w:rFonts w:cstheme="minorHAnsi"/>
          <w:sz w:val="22"/>
          <w:szCs w:val="22"/>
          <w:rPrChange w:id="22368" w:author="Visone Rossana (GSE)" w:date="2025-09-09T14:46:00Z" w16du:dateUtc="2025-09-09T12:46:00Z">
            <w:rPr>
              <w:ins w:id="22369" w:author="Visone Rossana (GSE)" w:date="2025-09-02T11:02:00Z" w16du:dateUtc="2025-09-02T09:02:00Z"/>
            </w:rPr>
          </w:rPrChange>
        </w:rPr>
        <w:pPrChange w:id="22370" w:author="Visone Rossana (GSE)" w:date="2025-09-09T14:46:00Z" w16du:dateUtc="2025-09-09T12:46:00Z">
          <w:pPr>
            <w:jc w:val="both"/>
          </w:pPr>
        </w:pPrChange>
      </w:pPr>
      <w:ins w:id="22371" w:author="Visone Rossana (GSE)" w:date="2025-09-02T11:02:00Z" w16du:dateUtc="2025-09-02T09:02:00Z">
        <w:del w:id="22372" w:author="Visone Rossana (GSE)" w:date="2025-10-20T18:13:00Z" w16du:dateUtc="2025-10-20T16:13:00Z">
          <w:r w:rsidRPr="00357179">
            <w:rPr>
              <w:rFonts w:cstheme="minorHAnsi"/>
              <w:sz w:val="22"/>
              <w:szCs w:val="22"/>
              <w:rPrChange w:id="22373" w:author="Visone Rossana (GSE)" w:date="2025-09-09T14:46:00Z" w16du:dateUtc="2025-09-09T12:46:00Z">
                <w:rPr/>
              </w:rPrChange>
            </w:rPr>
            <w:delText xml:space="preserve">In entrambe le casistiche </w:delText>
          </w:r>
          <w:r w:rsidRPr="00357179" w:rsidDel="00D23128">
            <w:rPr>
              <w:rFonts w:cstheme="minorHAnsi"/>
              <w:sz w:val="22"/>
              <w:szCs w:val="22"/>
              <w:rPrChange w:id="22374" w:author="Visone Rossana (GSE)" w:date="2025-09-09T14:46:00Z" w16du:dateUtc="2025-09-09T12:46:00Z">
                <w:rPr/>
              </w:rPrChange>
            </w:rPr>
            <w:delText>l</w:delText>
          </w:r>
        </w:del>
      </w:ins>
      <w:ins w:id="22375" w:author="Visone Rossana (GSE)" w:date="2025-10-20T18:13:00Z" w16du:dateUtc="2025-10-20T16:13:00Z">
        <w:r w:rsidR="00D23128">
          <w:rPr>
            <w:rFonts w:cstheme="minorHAnsi"/>
            <w:sz w:val="22"/>
            <w:szCs w:val="22"/>
          </w:rPr>
          <w:t>L</w:t>
        </w:r>
      </w:ins>
      <w:ins w:id="22376" w:author="Visone Rossana (GSE)" w:date="2025-09-02T11:02:00Z" w16du:dateUtc="2025-09-02T09:02:00Z">
        <w:r w:rsidRPr="00357179">
          <w:rPr>
            <w:rFonts w:cstheme="minorHAnsi"/>
            <w:sz w:val="22"/>
            <w:szCs w:val="22"/>
            <w:rPrChange w:id="22377" w:author="Visone Rossana (GSE)" w:date="2025-09-09T14:46:00Z" w16du:dateUtc="2025-09-09T12:46:00Z">
              <w:rPr/>
            </w:rPrChange>
          </w:rPr>
          <w:t xml:space="preserve">’intervento sarà ammissibile a condizione che </w:t>
        </w:r>
        <w:del w:id="22378" w:author="Visone Rossana (GSE)" w:date="2025-10-20T18:14:00Z" w16du:dateUtc="2025-10-20T16:14:00Z">
          <w:r w:rsidRPr="00357179">
            <w:rPr>
              <w:rFonts w:cstheme="minorHAnsi"/>
              <w:sz w:val="22"/>
              <w:szCs w:val="22"/>
              <w:rPrChange w:id="22379" w:author="Visone Rossana (GSE)" w:date="2025-09-09T14:46:00Z" w16du:dateUtc="2025-09-09T12:46:00Z">
                <w:rPr/>
              </w:rPrChange>
            </w:rPr>
            <w:delText xml:space="preserve">l’intervento </w:delText>
          </w:r>
        </w:del>
        <w:r w:rsidRPr="00357179">
          <w:rPr>
            <w:rFonts w:cstheme="minorHAnsi"/>
            <w:sz w:val="22"/>
            <w:szCs w:val="22"/>
            <w:rPrChange w:id="22380" w:author="Visone Rossana (GSE)" w:date="2025-09-09T14:46:00Z" w16du:dateUtc="2025-09-09T12:46:00Z">
              <w:rPr/>
            </w:rPrChange>
          </w:rPr>
          <w:t xml:space="preserve">sia realizzato congiuntamente alla sostituzione di impianti di climatizzazione invernale esistenti con impianti di climatizzazione invernale dotati di pompe di calore elettriche. </w:t>
        </w:r>
      </w:ins>
    </w:p>
    <w:p w14:paraId="143D8434" w14:textId="77777777" w:rsidR="00DD14DA" w:rsidRPr="00357179" w:rsidRDefault="00DD14DA">
      <w:pPr>
        <w:spacing w:line="276" w:lineRule="auto"/>
        <w:jc w:val="both"/>
        <w:rPr>
          <w:ins w:id="22381" w:author="Visone Rossana (GSE)" w:date="2025-09-02T11:02:00Z" w16du:dateUtc="2025-09-02T09:02:00Z"/>
          <w:rFonts w:cstheme="minorHAnsi"/>
          <w:sz w:val="22"/>
          <w:szCs w:val="22"/>
          <w:rPrChange w:id="22382" w:author="Visone Rossana (GSE)" w:date="2025-09-09T14:46:00Z" w16du:dateUtc="2025-09-09T12:46:00Z">
            <w:rPr>
              <w:ins w:id="22383" w:author="Visone Rossana (GSE)" w:date="2025-09-02T11:02:00Z" w16du:dateUtc="2025-09-02T09:02:00Z"/>
            </w:rPr>
          </w:rPrChange>
        </w:rPr>
        <w:pPrChange w:id="22384" w:author="Visone Rossana (GSE)" w:date="2025-09-09T14:46:00Z" w16du:dateUtc="2025-09-09T12:46:00Z">
          <w:pPr>
            <w:jc w:val="both"/>
          </w:pPr>
        </w:pPrChange>
      </w:pPr>
      <w:ins w:id="22385" w:author="Visone Rossana (GSE)" w:date="2025-09-02T11:02:00Z" w16du:dateUtc="2025-09-02T09:02:00Z">
        <w:r w:rsidRPr="00357179">
          <w:rPr>
            <w:rFonts w:cstheme="minorHAnsi"/>
            <w:sz w:val="22"/>
            <w:szCs w:val="22"/>
            <w:rPrChange w:id="22386" w:author="Visone Rossana (GSE)" w:date="2025-09-09T14:46:00Z" w16du:dateUtc="2025-09-09T12:46:00Z">
              <w:rPr/>
            </w:rPrChange>
          </w:rPr>
          <w:t>Di seguito si riportano alcuni requisiti specifici dell’intervento in relazione al sito di installazione.</w:t>
        </w:r>
      </w:ins>
    </w:p>
    <w:p w14:paraId="17057225" w14:textId="31A12454" w:rsidR="00DD14DA" w:rsidRPr="00357179" w:rsidRDefault="00DD14DA">
      <w:pPr>
        <w:spacing w:line="276" w:lineRule="auto"/>
        <w:jc w:val="both"/>
        <w:rPr>
          <w:ins w:id="22387" w:author="Visone Rossana (GSE)" w:date="2025-09-02T11:02:00Z" w16du:dateUtc="2025-09-02T09:02:00Z"/>
          <w:del w:id="22388" w:author="Visone Rossana (GSE)" w:date="2025-10-20T18:10:00Z" w16du:dateUtc="2025-10-20T16:10:00Z"/>
          <w:rFonts w:cstheme="minorHAnsi"/>
          <w:b/>
          <w:bCs/>
          <w:sz w:val="22"/>
          <w:szCs w:val="22"/>
          <w:u w:val="single"/>
          <w:rPrChange w:id="22389" w:author="Visone Rossana (GSE)" w:date="2025-09-09T14:46:00Z" w16du:dateUtc="2025-09-09T12:46:00Z">
            <w:rPr>
              <w:ins w:id="22390" w:author="Visone Rossana (GSE)" w:date="2025-09-02T11:02:00Z" w16du:dateUtc="2025-09-02T09:02:00Z"/>
              <w:del w:id="22391" w:author="Visone Rossana (GSE)" w:date="2025-10-20T18:10:00Z" w16du:dateUtc="2025-10-20T16:10:00Z"/>
              <w:b/>
              <w:bCs/>
              <w:u w:val="single"/>
            </w:rPr>
          </w:rPrChange>
        </w:rPr>
        <w:pPrChange w:id="22392" w:author="Visone Rossana (GSE)" w:date="2025-09-09T14:46:00Z" w16du:dateUtc="2025-09-09T12:46:00Z">
          <w:pPr>
            <w:jc w:val="both"/>
          </w:pPr>
        </w:pPrChange>
      </w:pPr>
      <w:ins w:id="22393" w:author="Visone Rossana (GSE)" w:date="2025-09-02T11:02:00Z" w16du:dateUtc="2025-09-02T09:02:00Z">
        <w:del w:id="22394" w:author="Visone Rossana (GSE)" w:date="2025-10-20T18:10:00Z" w16du:dateUtc="2025-10-20T16:10:00Z">
          <w:r w:rsidRPr="00357179">
            <w:rPr>
              <w:rFonts w:cstheme="minorHAnsi"/>
              <w:b/>
              <w:bCs/>
              <w:sz w:val="22"/>
              <w:szCs w:val="22"/>
              <w:highlight w:val="yellow"/>
              <w:u w:val="single"/>
              <w:rPrChange w:id="22395" w:author="Visone Rossana (GSE)" w:date="2025-09-09T14:46:00Z" w16du:dateUtc="2025-09-09T12:46:00Z">
                <w:rPr>
                  <w:b/>
                  <w:bCs/>
                  <w:highlight w:val="yellow"/>
                  <w:u w:val="single"/>
                </w:rPr>
              </w:rPrChange>
            </w:rPr>
            <w:delText>Fotovoltaico in sito non inserito in Ct 3.0</w:delText>
          </w:r>
          <w:bookmarkStart w:id="22396" w:name="_Toc212462680"/>
          <w:bookmarkEnd w:id="22396"/>
        </w:del>
      </w:ins>
    </w:p>
    <w:p w14:paraId="46F8B235" w14:textId="599E1AF3" w:rsidR="00DD14DA" w:rsidRPr="00923DC6" w:rsidRDefault="00DD14DA">
      <w:pPr>
        <w:pStyle w:val="TITOLO20"/>
        <w:numPr>
          <w:ilvl w:val="2"/>
          <w:numId w:val="292"/>
        </w:numPr>
        <w:ind w:left="1134" w:hanging="708"/>
        <w:rPr>
          <w:ins w:id="22397" w:author="Visone Rossana (GSE)" w:date="2025-09-02T11:02:00Z" w16du:dateUtc="2025-09-02T09:02:00Z"/>
        </w:rPr>
        <w:pPrChange w:id="22398" w:author="Visone Rossana (GSE)" w:date="2025-10-17T17:32:00Z" w16du:dateUtc="2025-10-17T15:32:00Z">
          <w:pPr>
            <w:pStyle w:val="TITOLO3GSE"/>
            <w:ind w:left="0" w:firstLine="0"/>
          </w:pPr>
        </w:pPrChange>
      </w:pPr>
      <w:bookmarkStart w:id="22399" w:name="_Toc212462681"/>
      <w:ins w:id="22400" w:author="Visone Rossana (GSE)" w:date="2025-09-02T11:02:00Z" w16du:dateUtc="2025-09-02T09:02:00Z">
        <w:r w:rsidRPr="00923DC6">
          <w:t>Soggetti che possono richiedere l’incentivo</w:t>
        </w:r>
        <w:bookmarkEnd w:id="22399"/>
      </w:ins>
    </w:p>
    <w:p w14:paraId="624EE1FF" w14:textId="598D6014" w:rsidR="00D23128" w:rsidRPr="000F1963" w:rsidRDefault="00D23128" w:rsidP="00D23128">
      <w:pPr>
        <w:spacing w:line="276" w:lineRule="auto"/>
        <w:jc w:val="both"/>
        <w:rPr>
          <w:ins w:id="22401" w:author="Visone Rossana (GSE)" w:date="2025-10-20T18:15:00Z" w16du:dateUtc="2025-10-20T16:15:00Z"/>
          <w:rFonts w:ascii="Calibri" w:eastAsia="Aptos" w:hAnsi="Calibri" w:cs="Calibri"/>
          <w:kern w:val="2"/>
          <w:sz w:val="22"/>
          <w:szCs w:val="22"/>
        </w:rPr>
      </w:pPr>
      <w:ins w:id="22402" w:author="Visone Rossana (GSE)" w:date="2025-10-20T18:15:00Z" w16du:dateUtc="2025-10-20T16:15:00Z">
        <w:r w:rsidRPr="000F1963">
          <w:rPr>
            <w:rFonts w:ascii="Calibri" w:eastAsia="Aptos" w:hAnsi="Calibri" w:cs="Calibri"/>
            <w:kern w:val="2"/>
            <w:sz w:val="22"/>
            <w:szCs w:val="22"/>
          </w:rPr>
          <w:t>Possono accedere all’intervento</w:t>
        </w:r>
      </w:ins>
      <w:ins w:id="22403" w:author="Visone Rossana (GSE)" w:date="2025-10-21T17:12:00Z" w16du:dateUtc="2025-10-21T15:12:00Z">
        <w:r w:rsidR="00284CED">
          <w:rPr>
            <w:rFonts w:ascii="Calibri" w:eastAsia="Aptos" w:hAnsi="Calibri" w:cs="Calibri"/>
            <w:kern w:val="2"/>
            <w:sz w:val="22"/>
            <w:szCs w:val="22"/>
          </w:rPr>
          <w:t>, direttamente, o indirettamente tramite ESCO ed altri soggetti abilitati nelle modalità indicate al paragrafo 3.5, i seguenti soggetti</w:t>
        </w:r>
      </w:ins>
      <w:ins w:id="22404" w:author="Visone Rossana (GSE)" w:date="2025-10-20T18:15:00Z" w16du:dateUtc="2025-10-20T16:15:00Z">
        <w:r w:rsidRPr="000F1963">
          <w:rPr>
            <w:rFonts w:ascii="Calibri" w:eastAsia="Aptos" w:hAnsi="Calibri" w:cs="Calibri"/>
            <w:kern w:val="2"/>
            <w:sz w:val="22"/>
            <w:szCs w:val="22"/>
          </w:rPr>
          <w:t>:</w:t>
        </w:r>
      </w:ins>
    </w:p>
    <w:p w14:paraId="0740EB27" w14:textId="77777777" w:rsidR="00D23128" w:rsidRPr="000F1963" w:rsidRDefault="00D23128" w:rsidP="00D23128">
      <w:pPr>
        <w:pStyle w:val="Paragrafoelenco"/>
        <w:numPr>
          <w:ilvl w:val="0"/>
          <w:numId w:val="142"/>
        </w:numPr>
        <w:spacing w:line="276" w:lineRule="auto"/>
        <w:ind w:hanging="294"/>
        <w:jc w:val="both"/>
        <w:rPr>
          <w:ins w:id="22405" w:author="Visone Rossana (GSE)" w:date="2025-10-20T18:15:00Z" w16du:dateUtc="2025-10-20T16:15:00Z"/>
          <w:rFonts w:ascii="Calibri" w:eastAsia="Aptos" w:hAnsi="Calibri" w:cs="Calibri"/>
          <w:kern w:val="2"/>
          <w:sz w:val="22"/>
          <w:szCs w:val="22"/>
        </w:rPr>
      </w:pPr>
      <w:ins w:id="22406" w:author="Visone Rossana (GSE)" w:date="2025-10-20T18:15:00Z" w16du:dateUtc="2025-10-20T16:15:00Z">
        <w:r w:rsidRPr="000F1963">
          <w:rPr>
            <w:rFonts w:ascii="Calibri" w:eastAsia="Aptos" w:hAnsi="Calibri" w:cs="Calibri"/>
            <w:kern w:val="2"/>
            <w:sz w:val="22"/>
            <w:szCs w:val="22"/>
          </w:rPr>
          <w:t xml:space="preserve">le Amministrazioni Pubbliche, ivi compresi gli </w:t>
        </w:r>
        <w:r>
          <w:rPr>
            <w:rFonts w:ascii="Calibri" w:eastAsia="Aptos" w:hAnsi="Calibri" w:cs="Calibri"/>
            <w:kern w:val="2"/>
            <w:sz w:val="22"/>
            <w:szCs w:val="22"/>
          </w:rPr>
          <w:t>ETS non economici;</w:t>
        </w:r>
        <w:r w:rsidRPr="000F1963">
          <w:rPr>
            <w:rFonts w:ascii="Calibri" w:eastAsia="Aptos" w:hAnsi="Calibri" w:cs="Calibri"/>
            <w:kern w:val="2"/>
            <w:sz w:val="22"/>
            <w:szCs w:val="22"/>
          </w:rPr>
          <w:t xml:space="preserve"> </w:t>
        </w:r>
      </w:ins>
    </w:p>
    <w:p w14:paraId="6089DFC7" w14:textId="77777777" w:rsidR="00D23128" w:rsidRPr="000F1963" w:rsidRDefault="00D23128" w:rsidP="00D23128">
      <w:pPr>
        <w:pStyle w:val="Paragrafoelenco"/>
        <w:numPr>
          <w:ilvl w:val="0"/>
          <w:numId w:val="142"/>
        </w:numPr>
        <w:spacing w:line="276" w:lineRule="auto"/>
        <w:ind w:hanging="294"/>
        <w:jc w:val="both"/>
        <w:rPr>
          <w:ins w:id="22407" w:author="Visone Rossana (GSE)" w:date="2025-10-20T18:15:00Z" w16du:dateUtc="2025-10-20T16:15:00Z"/>
          <w:rFonts w:ascii="Calibri" w:eastAsia="Aptos" w:hAnsi="Calibri" w:cs="Calibri"/>
          <w:kern w:val="2"/>
          <w:sz w:val="22"/>
          <w:szCs w:val="22"/>
        </w:rPr>
      </w:pPr>
      <w:ins w:id="22408" w:author="Visone Rossana (GSE)" w:date="2025-10-20T18:15:00Z" w16du:dateUtc="2025-10-20T16:15:00Z">
        <w:r w:rsidRPr="000F1963">
          <w:rPr>
            <w:rFonts w:ascii="Calibri" w:eastAsia="Aptos" w:hAnsi="Calibri" w:cs="Calibri"/>
            <w:kern w:val="2"/>
            <w:sz w:val="22"/>
            <w:szCs w:val="22"/>
          </w:rPr>
          <w:t xml:space="preserve">i soggetti </w:t>
        </w:r>
        <w:r>
          <w:rPr>
            <w:rFonts w:ascii="Calibri" w:eastAsia="Aptos" w:hAnsi="Calibri" w:cs="Calibri"/>
            <w:kern w:val="2"/>
            <w:sz w:val="22"/>
            <w:szCs w:val="22"/>
          </w:rPr>
          <w:t>p</w:t>
        </w:r>
        <w:r w:rsidRPr="000F1963">
          <w:rPr>
            <w:rFonts w:ascii="Calibri" w:eastAsia="Aptos" w:hAnsi="Calibri" w:cs="Calibri"/>
            <w:kern w:val="2"/>
            <w:sz w:val="22"/>
            <w:szCs w:val="22"/>
          </w:rPr>
          <w:t>rivati</w:t>
        </w:r>
        <w:r>
          <w:rPr>
            <w:rFonts w:ascii="Calibri" w:eastAsia="Aptos" w:hAnsi="Calibri" w:cs="Calibri"/>
            <w:kern w:val="2"/>
            <w:sz w:val="22"/>
            <w:szCs w:val="22"/>
          </w:rPr>
          <w:t xml:space="preserve"> (</w:t>
        </w:r>
        <w:r w:rsidRPr="000F1963">
          <w:rPr>
            <w:rFonts w:ascii="Calibri" w:eastAsia="Aptos" w:hAnsi="Calibri" w:cs="Calibri"/>
            <w:kern w:val="2"/>
            <w:sz w:val="22"/>
            <w:szCs w:val="22"/>
            <w:highlight w:val="cyan"/>
          </w:rPr>
          <w:t>ivi inclusi gli ETS economici</w:t>
        </w:r>
        <w:r>
          <w:rPr>
            <w:rFonts w:ascii="Calibri" w:eastAsia="Aptos" w:hAnsi="Calibri" w:cs="Calibri"/>
            <w:kern w:val="2"/>
            <w:sz w:val="22"/>
            <w:szCs w:val="22"/>
          </w:rPr>
          <w:t xml:space="preserve">) </w:t>
        </w:r>
        <w:r w:rsidRPr="00E92860">
          <w:rPr>
            <w:rFonts w:ascii="Calibri" w:eastAsia="Aptos" w:hAnsi="Calibri" w:cs="Calibri"/>
            <w:kern w:val="2"/>
            <w:sz w:val="22"/>
            <w:szCs w:val="22"/>
          </w:rPr>
          <w:t>per interventi eseguiti su edifici</w:t>
        </w:r>
        <w:r>
          <w:rPr>
            <w:rFonts w:ascii="Calibri" w:eastAsia="Aptos" w:hAnsi="Calibri" w:cs="Calibri"/>
            <w:kern w:val="2"/>
            <w:sz w:val="22"/>
            <w:szCs w:val="22"/>
          </w:rPr>
          <w:t>/unità immobiliari</w:t>
        </w:r>
        <w:r w:rsidRPr="00E92860">
          <w:rPr>
            <w:rFonts w:ascii="Calibri" w:eastAsia="Aptos" w:hAnsi="Calibri" w:cs="Calibri"/>
            <w:kern w:val="2"/>
            <w:sz w:val="22"/>
            <w:szCs w:val="22"/>
          </w:rPr>
          <w:t xml:space="preserve"> appartenenti</w:t>
        </w:r>
        <w:r>
          <w:rPr>
            <w:rFonts w:ascii="Calibri" w:eastAsia="Aptos" w:hAnsi="Calibri" w:cs="Calibri"/>
            <w:kern w:val="2"/>
            <w:sz w:val="22"/>
            <w:szCs w:val="22"/>
          </w:rPr>
          <w:t xml:space="preserve"> all’ambito </w:t>
        </w:r>
        <w:r w:rsidRPr="005750B8">
          <w:rPr>
            <w:rFonts w:ascii="Calibri" w:eastAsia="Aptos" w:hAnsi="Calibri" w:cs="Calibri"/>
            <w:kern w:val="2"/>
            <w:sz w:val="22"/>
            <w:szCs w:val="22"/>
          </w:rPr>
          <w:t>terziario</w:t>
        </w:r>
        <w:r>
          <w:rPr>
            <w:rFonts w:ascii="Calibri" w:eastAsia="Aptos" w:hAnsi="Calibri" w:cs="Calibri"/>
            <w:kern w:val="2"/>
            <w:sz w:val="22"/>
            <w:szCs w:val="22"/>
          </w:rPr>
          <w:t>.</w:t>
        </w:r>
      </w:ins>
    </w:p>
    <w:p w14:paraId="245AC05E" w14:textId="1ABAE90B" w:rsidR="00D23128" w:rsidDel="00284CED" w:rsidRDefault="00D23128" w:rsidP="00D23128">
      <w:pPr>
        <w:spacing w:line="276" w:lineRule="auto"/>
        <w:jc w:val="both"/>
        <w:rPr>
          <w:ins w:id="22409" w:author="Visone Rossana (GSE)" w:date="2025-10-20T18:15:00Z" w16du:dateUtc="2025-10-20T16:15:00Z"/>
          <w:del w:id="22410" w:author="Visone Rossana (GSE)" w:date="2025-10-21T17:12:00Z" w16du:dateUtc="2025-10-21T15:12:00Z"/>
          <w:rFonts w:eastAsia="Aptos" w:cstheme="minorHAnsi"/>
          <w:kern w:val="2"/>
          <w:sz w:val="22"/>
          <w:szCs w:val="22"/>
        </w:rPr>
      </w:pPr>
      <w:ins w:id="22411" w:author="Visone Rossana (GSE)" w:date="2025-10-20T18:15:00Z" w16du:dateUtc="2025-10-20T16:15:00Z">
        <w:del w:id="22412" w:author="Visone Rossana (GSE)" w:date="2025-10-21T17:12:00Z" w16du:dateUtc="2025-10-21T15:12:00Z">
          <w:r w:rsidRPr="000F1963" w:rsidDel="00284CED">
            <w:rPr>
              <w:rFonts w:eastAsia="Aptos" w:cstheme="minorHAnsi"/>
              <w:kern w:val="2"/>
              <w:sz w:val="22"/>
              <w:szCs w:val="22"/>
            </w:rPr>
            <w:delText>Per la puntuale ammissibilità al meccanismo incentivante, eventualmente, tramite i soggetti abilitati previsti dal Decreto si rimanda al paragrafo 3.5.</w:delText>
          </w:r>
        </w:del>
      </w:ins>
    </w:p>
    <w:p w14:paraId="11581851" w14:textId="77777777" w:rsidR="00D23128" w:rsidRPr="000F1963" w:rsidRDefault="00D23128" w:rsidP="00D23128">
      <w:pPr>
        <w:spacing w:line="276" w:lineRule="auto"/>
        <w:jc w:val="both"/>
        <w:rPr>
          <w:ins w:id="22413" w:author="Visone Rossana (GSE)" w:date="2025-10-20T18:15:00Z" w16du:dateUtc="2025-10-20T16:15:00Z"/>
          <w:rFonts w:eastAsia="Aptos" w:cstheme="minorHAnsi"/>
          <w:kern w:val="2"/>
          <w:sz w:val="22"/>
          <w:szCs w:val="22"/>
        </w:rPr>
      </w:pPr>
    </w:p>
    <w:p w14:paraId="4DD98102" w14:textId="77777777" w:rsidR="00DD14DA" w:rsidRDefault="00DD14DA" w:rsidP="00DD14DA">
      <w:pPr>
        <w:contextualSpacing/>
        <w:jc w:val="both"/>
        <w:rPr>
          <w:ins w:id="22414" w:author="Visone Rossana (GSE)" w:date="2025-09-02T11:02:00Z" w16du:dateUtc="2025-09-02T09:02:00Z"/>
          <w:del w:id="22415" w:author="Visone Rossana (GSE)" w:date="2025-10-20T18:15:00Z" w16du:dateUtc="2025-10-20T16:15:00Z"/>
          <w:b/>
          <w:bCs/>
        </w:rPr>
      </w:pPr>
      <w:ins w:id="22416" w:author="Visone Rossana (GSE)" w:date="2025-09-02T11:02:00Z" w16du:dateUtc="2025-09-02T09:02:00Z">
        <w:del w:id="22417" w:author="Visone Rossana (GSE)" w:date="2025-10-20T18:15:00Z" w16du:dateUtc="2025-10-20T16:15:00Z">
          <w:r>
            <w:rPr>
              <w:b/>
              <w:bCs/>
            </w:rPr>
            <w:delText>Xxx</w:delText>
          </w:r>
          <w:bookmarkStart w:id="22418" w:name="_Toc212462682"/>
          <w:bookmarkEnd w:id="22418"/>
        </w:del>
      </w:ins>
    </w:p>
    <w:p w14:paraId="2C36F6D4" w14:textId="77777777" w:rsidR="00DD14DA" w:rsidRPr="008A31B0" w:rsidRDefault="00DD14DA">
      <w:pPr>
        <w:pStyle w:val="TITOLO20"/>
        <w:numPr>
          <w:ilvl w:val="2"/>
          <w:numId w:val="292"/>
        </w:numPr>
        <w:ind w:left="1134" w:hanging="708"/>
        <w:rPr>
          <w:ins w:id="22419" w:author="Visone Rossana (GSE)" w:date="2025-09-02T11:02:00Z" w16du:dateUtc="2025-09-02T09:02:00Z"/>
        </w:rPr>
        <w:pPrChange w:id="22420" w:author="Visone Rossana (GSE)" w:date="2025-10-17T17:32:00Z" w16du:dateUtc="2025-10-17T15:32:00Z">
          <w:pPr>
            <w:pStyle w:val="TITOLO3GSE"/>
            <w:ind w:left="0" w:firstLine="0"/>
          </w:pPr>
        </w:pPrChange>
      </w:pPr>
      <w:bookmarkStart w:id="22421" w:name="_Toc212462683"/>
      <w:ins w:id="22422" w:author="Visone Rossana (GSE)" w:date="2025-09-02T11:02:00Z" w16du:dateUtc="2025-09-02T09:02:00Z">
        <w:r>
          <w:t>Requisiti tecnici per l’accesso agli incentivi</w:t>
        </w:r>
        <w:bookmarkEnd w:id="22421"/>
        <w:r>
          <w:t xml:space="preserve"> </w:t>
        </w:r>
      </w:ins>
    </w:p>
    <w:p w14:paraId="5B5E9AEB" w14:textId="77777777" w:rsidR="002A670C" w:rsidRPr="002A670C" w:rsidRDefault="002A670C">
      <w:pPr>
        <w:spacing w:line="276" w:lineRule="auto"/>
        <w:jc w:val="both"/>
        <w:rPr>
          <w:ins w:id="22423" w:author="Visone Rossana (GSE)" w:date="2025-10-20T18:17:00Z" w16du:dateUtc="2025-10-20T16:17:00Z"/>
          <w:rFonts w:cstheme="minorHAnsi"/>
          <w:sz w:val="22"/>
          <w:szCs w:val="22"/>
          <w:rPrChange w:id="22424" w:author="Visone Rossana (GSE)" w:date="2025-10-20T18:17:00Z" w16du:dateUtc="2025-10-20T16:17:00Z">
            <w:rPr>
              <w:ins w:id="22425" w:author="Visone Rossana (GSE)" w:date="2025-10-20T18:17:00Z" w16du:dateUtc="2025-10-20T16:17:00Z"/>
            </w:rPr>
          </w:rPrChange>
        </w:rPr>
        <w:pPrChange w:id="22426" w:author="Visone Rossana (GSE)" w:date="2025-10-20T18:17:00Z" w16du:dateUtc="2025-10-20T16:17:00Z">
          <w:pPr>
            <w:pStyle w:val="Paragrafoelenco"/>
            <w:numPr>
              <w:numId w:val="292"/>
            </w:numPr>
            <w:spacing w:line="276" w:lineRule="auto"/>
            <w:ind w:left="851" w:hanging="360"/>
            <w:jc w:val="both"/>
          </w:pPr>
        </w:pPrChange>
      </w:pPr>
      <w:ins w:id="22427" w:author="Visone Rossana (GSE)" w:date="2025-10-20T18:17:00Z" w16du:dateUtc="2025-10-20T16:17:00Z">
        <w:r w:rsidRPr="002A670C">
          <w:rPr>
            <w:rFonts w:cstheme="minorHAnsi"/>
            <w:sz w:val="22"/>
            <w:szCs w:val="22"/>
            <w:rPrChange w:id="22428" w:author="Visone Rossana (GSE)" w:date="2025-10-20T18:17:00Z" w16du:dateUtc="2025-10-20T16:17:00Z">
              <w:rPr/>
            </w:rPrChange>
          </w:rPr>
          <w:t>Di seguito sono riportati i requisiti minimi per l’accesso all’incentivo:</w:t>
        </w:r>
      </w:ins>
    </w:p>
    <w:p w14:paraId="0760225E" w14:textId="33782A2F" w:rsidR="00520A67" w:rsidRDefault="00520A67" w:rsidP="00520A67">
      <w:pPr>
        <w:pStyle w:val="Paragrafoelenco"/>
        <w:widowControl w:val="0"/>
        <w:numPr>
          <w:ilvl w:val="0"/>
          <w:numId w:val="498"/>
        </w:numPr>
        <w:tabs>
          <w:tab w:val="left" w:pos="1129"/>
        </w:tabs>
        <w:autoSpaceDE w:val="0"/>
        <w:autoSpaceDN w:val="0"/>
        <w:spacing w:before="60" w:line="276" w:lineRule="auto"/>
        <w:contextualSpacing w:val="0"/>
        <w:jc w:val="both"/>
        <w:rPr>
          <w:ins w:id="22429" w:author="Visone Rossana (GSE)" w:date="2025-10-21T12:51:00Z" w16du:dateUtc="2025-10-21T10:51:00Z"/>
          <w:rFonts w:cstheme="minorHAnsi"/>
          <w:sz w:val="22"/>
          <w:szCs w:val="22"/>
        </w:rPr>
      </w:pPr>
      <w:ins w:id="22430" w:author="Visone Rossana (GSE)" w:date="2025-10-21T12:51:00Z" w16du:dateUtc="2025-10-21T10:51:00Z">
        <w:r w:rsidRPr="00D6163D">
          <w:rPr>
            <w:rFonts w:cstheme="minorHAnsi"/>
            <w:sz w:val="22"/>
            <w:szCs w:val="22"/>
          </w:rPr>
          <w:t>l’intervento deve essere realizzato congiuntamente alla sostituzione di impianti di climatizzazione invernale esistenti con impianti di climatizzazione invernale dotati di pompe di calore elettriche di cui all’art</w:t>
        </w:r>
        <w:r>
          <w:rPr>
            <w:rFonts w:cstheme="minorHAnsi"/>
            <w:sz w:val="22"/>
            <w:szCs w:val="22"/>
          </w:rPr>
          <w:t>.</w:t>
        </w:r>
        <w:r w:rsidRPr="00D6163D">
          <w:rPr>
            <w:rFonts w:cstheme="minorHAnsi"/>
            <w:sz w:val="22"/>
            <w:szCs w:val="22"/>
          </w:rPr>
          <w:t xml:space="preserve"> 8</w:t>
        </w:r>
        <w:r>
          <w:rPr>
            <w:rFonts w:cstheme="minorHAnsi"/>
            <w:sz w:val="22"/>
            <w:szCs w:val="22"/>
          </w:rPr>
          <w:t>,</w:t>
        </w:r>
        <w:r w:rsidRPr="00D6163D">
          <w:rPr>
            <w:rFonts w:cstheme="minorHAnsi"/>
            <w:sz w:val="22"/>
            <w:szCs w:val="22"/>
          </w:rPr>
          <w:t xml:space="preserve"> comma</w:t>
        </w:r>
        <w:r>
          <w:rPr>
            <w:rFonts w:cstheme="minorHAnsi"/>
            <w:sz w:val="22"/>
            <w:szCs w:val="22"/>
          </w:rPr>
          <w:t xml:space="preserve"> 1, lett.</w:t>
        </w:r>
        <w:r w:rsidRPr="00D6163D">
          <w:rPr>
            <w:rFonts w:cstheme="minorHAnsi"/>
            <w:sz w:val="22"/>
            <w:szCs w:val="22"/>
          </w:rPr>
          <w:t xml:space="preserve"> a</w:t>
        </w:r>
        <w:r>
          <w:rPr>
            <w:rFonts w:cstheme="minorHAnsi"/>
            <w:sz w:val="22"/>
            <w:szCs w:val="22"/>
          </w:rPr>
          <w:t>)</w:t>
        </w:r>
        <w:r w:rsidRPr="00D6163D">
          <w:rPr>
            <w:rFonts w:cstheme="minorHAnsi"/>
            <w:sz w:val="22"/>
            <w:szCs w:val="22"/>
          </w:rPr>
          <w:t>, destinato all’erogazione di energia termica del medesimo edificio oggetto dell’intervento</w:t>
        </w:r>
        <w:r>
          <w:rPr>
            <w:rFonts w:cstheme="minorHAnsi"/>
            <w:sz w:val="22"/>
            <w:szCs w:val="22"/>
          </w:rPr>
          <w:t>;</w:t>
        </w:r>
      </w:ins>
    </w:p>
    <w:p w14:paraId="0B0BCB45" w14:textId="42339941" w:rsidR="003F06A4" w:rsidRDefault="003F06A4" w:rsidP="003F06A4">
      <w:pPr>
        <w:pStyle w:val="Paragrafoelenco"/>
        <w:numPr>
          <w:ilvl w:val="0"/>
          <w:numId w:val="498"/>
        </w:numPr>
        <w:spacing w:line="276" w:lineRule="auto"/>
        <w:jc w:val="both"/>
        <w:rPr>
          <w:ins w:id="22431" w:author="Visone Rossana (GSE)" w:date="2025-10-20T18:18:00Z" w16du:dateUtc="2025-10-20T16:18:00Z"/>
          <w:rFonts w:cstheme="minorBidi"/>
          <w:sz w:val="22"/>
          <w:szCs w:val="22"/>
        </w:rPr>
      </w:pPr>
      <w:ins w:id="22432" w:author="Visone Rossana (GSE)" w:date="2025-10-20T18:17:00Z" w16du:dateUtc="2025-10-20T16:17:00Z">
        <w:r>
          <w:rPr>
            <w:rFonts w:cstheme="minorBidi"/>
            <w:sz w:val="22"/>
            <w:szCs w:val="22"/>
          </w:rPr>
          <w:t>l’impianto fotovoltaico</w:t>
        </w:r>
      </w:ins>
      <w:ins w:id="22433" w:author="Visone Rossana (GSE)" w:date="2025-10-20T18:18:00Z" w16du:dateUtc="2025-10-20T16:18:00Z">
        <w:r w:rsidR="007445EA">
          <w:rPr>
            <w:rFonts w:cstheme="minorBidi"/>
            <w:sz w:val="22"/>
            <w:szCs w:val="22"/>
          </w:rPr>
          <w:t xml:space="preserve"> è realizzato in assetto di autoconsumo, vale a dire in regime di cessione parziale;</w:t>
        </w:r>
      </w:ins>
    </w:p>
    <w:p w14:paraId="4B04E0A5" w14:textId="33450D44" w:rsidR="007445EA" w:rsidRDefault="00631F9C" w:rsidP="003F06A4">
      <w:pPr>
        <w:pStyle w:val="Paragrafoelenco"/>
        <w:numPr>
          <w:ilvl w:val="0"/>
          <w:numId w:val="498"/>
        </w:numPr>
        <w:spacing w:line="276" w:lineRule="auto"/>
        <w:jc w:val="both"/>
        <w:rPr>
          <w:ins w:id="22434" w:author="Visone Rossana (GSE)" w:date="2025-10-20T18:17:00Z" w16du:dateUtc="2025-10-20T16:17:00Z"/>
          <w:rFonts w:cstheme="minorBidi"/>
          <w:sz w:val="22"/>
          <w:szCs w:val="22"/>
        </w:rPr>
      </w:pPr>
      <w:ins w:id="22435" w:author="Visone Rossana (GSE)" w:date="2025-10-20T18:18:00Z" w16du:dateUtc="2025-10-20T16:18:00Z">
        <w:r>
          <w:rPr>
            <w:rFonts w:cstheme="minorBidi"/>
            <w:sz w:val="22"/>
            <w:szCs w:val="22"/>
          </w:rPr>
          <w:lastRenderedPageBreak/>
          <w:t xml:space="preserve">la </w:t>
        </w:r>
      </w:ins>
      <w:ins w:id="22436" w:author="Visone Rossana (GSE)" w:date="2025-10-20T18:19:00Z" w16du:dateUtc="2025-10-20T16:19:00Z">
        <w:r w:rsidR="00CB0C11">
          <w:rPr>
            <w:rFonts w:cstheme="minorBidi"/>
            <w:sz w:val="22"/>
            <w:szCs w:val="22"/>
          </w:rPr>
          <w:t xml:space="preserve">potenza </w:t>
        </w:r>
        <w:r w:rsidR="00CB0C11" w:rsidRPr="00CB0C11">
          <w:rPr>
            <w:rFonts w:cstheme="minorBidi"/>
            <w:sz w:val="22"/>
            <w:szCs w:val="22"/>
          </w:rPr>
          <w:t>dell’impianto è non inferiore a 2 kW, non superiore a 1 MW e comunque alla potenza disponibile sul punto di prelievo su cui viene connesso l’impianto di produzione</w:t>
        </w:r>
        <w:r w:rsidR="00137873">
          <w:rPr>
            <w:rFonts w:cstheme="minorBidi"/>
            <w:sz w:val="22"/>
            <w:szCs w:val="22"/>
          </w:rPr>
          <w:t>;</w:t>
        </w:r>
      </w:ins>
    </w:p>
    <w:p w14:paraId="53A7F955" w14:textId="16E3FE6A" w:rsidR="00DD14DA" w:rsidRPr="00357179" w:rsidRDefault="00DD14DA">
      <w:pPr>
        <w:pStyle w:val="Paragrafoelenco"/>
        <w:numPr>
          <w:ilvl w:val="0"/>
          <w:numId w:val="498"/>
        </w:numPr>
        <w:spacing w:line="276" w:lineRule="auto"/>
        <w:jc w:val="both"/>
        <w:rPr>
          <w:ins w:id="22437" w:author="Visone Rossana (GSE)" w:date="2025-09-02T11:02:00Z" w16du:dateUtc="2025-09-02T09:02:00Z"/>
          <w:rFonts w:cstheme="minorBidi"/>
          <w:sz w:val="22"/>
          <w:szCs w:val="22"/>
          <w:rPrChange w:id="22438" w:author="Visone Rossana (GSE)" w:date="2025-09-09T14:46:00Z" w16du:dateUtc="2025-09-09T12:46:00Z">
            <w:rPr>
              <w:ins w:id="22439" w:author="Visone Rossana (GSE)" w:date="2025-09-02T11:02:00Z" w16du:dateUtc="2025-09-02T09:02:00Z"/>
            </w:rPr>
          </w:rPrChange>
        </w:rPr>
        <w:pPrChange w:id="22440" w:author="Visone Rossana (GSE)" w:date="2025-09-09T14:46:00Z" w16du:dateUtc="2025-09-09T12:46:00Z">
          <w:pPr>
            <w:contextualSpacing/>
            <w:jc w:val="both"/>
          </w:pPr>
        </w:pPrChange>
      </w:pPr>
      <w:ins w:id="22441" w:author="Visone Rossana (GSE)" w:date="2025-09-02T11:02:00Z" w16du:dateUtc="2025-09-02T09:02:00Z">
        <w:r w:rsidRPr="2965A0DB">
          <w:rPr>
            <w:rFonts w:cstheme="minorBidi"/>
            <w:sz w:val="22"/>
            <w:szCs w:val="22"/>
            <w:rPrChange w:id="22442" w:author="Visone Rossana (GSE)" w:date="2025-09-09T14:46:00Z" w16du:dateUtc="2025-09-09T12:46:00Z">
              <w:rPr/>
            </w:rPrChange>
          </w:rPr>
          <w:t>I moduli fotovoltaici e gli inverter costituenti l’impianto sono esclusivamente di nuova costruzione, dotati di marcatura CE in conformità alla Direttiva 2014/35/UE e aventi tolleranza solo positiva, resistenza al carico minima pari a 5.400 Pa, coefficiente di perdita di potenza con la temperatura non inferiore a -0,37 %/°C e garanzia di prodotto pari ad almeno 10 anni.</w:t>
        </w:r>
      </w:ins>
    </w:p>
    <w:p w14:paraId="13DCF8F6" w14:textId="5FE2AC1C" w:rsidR="00DD14DA" w:rsidRDefault="00DD14DA">
      <w:pPr>
        <w:pStyle w:val="Paragrafoelenco"/>
        <w:numPr>
          <w:ilvl w:val="0"/>
          <w:numId w:val="498"/>
        </w:numPr>
        <w:spacing w:line="276" w:lineRule="auto"/>
        <w:jc w:val="both"/>
        <w:rPr>
          <w:ins w:id="22443" w:author="Visone Rossana (GSE)" w:date="2025-10-21T13:00:00Z" w16du:dateUtc="2025-10-21T11:00:00Z"/>
          <w:rFonts w:cstheme="minorBidi"/>
          <w:sz w:val="22"/>
          <w:szCs w:val="22"/>
        </w:rPr>
      </w:pPr>
      <w:ins w:id="22444" w:author="Visone Rossana (GSE)" w:date="2025-09-02T11:02:00Z" w16du:dateUtc="2025-09-02T09:02:00Z">
        <w:r w:rsidRPr="2965A0DB">
          <w:rPr>
            <w:rFonts w:cstheme="minorBidi"/>
            <w:sz w:val="22"/>
            <w:szCs w:val="22"/>
            <w:rPrChange w:id="22445" w:author="Visone Rossana (GSE)" w:date="2025-09-09T14:46:00Z" w16du:dateUtc="2025-09-09T12:46:00Z">
              <w:rPr/>
            </w:rPrChange>
          </w:rPr>
          <w:t>I moduli degli impianti fotovoltaici dispongono di garanzia di rendimento minimo pari almeno al 90% dopo i primi 10 anni di vita. Gli inverter dispongono di garanzia di rendimento europeo pari ad almeno il 97%</w:t>
        </w:r>
      </w:ins>
      <w:ins w:id="22446" w:author="Visone Rossana (GSE)" w:date="2025-10-21T13:00:00Z" w16du:dateUtc="2025-10-21T11:00:00Z">
        <w:r w:rsidR="00E275D8">
          <w:rPr>
            <w:rFonts w:cstheme="minorBidi"/>
            <w:sz w:val="22"/>
            <w:szCs w:val="22"/>
          </w:rPr>
          <w:t>;</w:t>
        </w:r>
      </w:ins>
      <w:ins w:id="22447" w:author="Visone Rossana (GSE)" w:date="2025-09-02T11:02:00Z" w16du:dateUtc="2025-09-02T09:02:00Z">
        <w:del w:id="22448" w:author="Visone Rossana (GSE)" w:date="2025-10-21T13:00:00Z" w16du:dateUtc="2025-10-21T11:00:00Z">
          <w:r w:rsidRPr="2965A0DB" w:rsidDel="00E275D8">
            <w:rPr>
              <w:rFonts w:cstheme="minorBidi"/>
              <w:sz w:val="22"/>
              <w:szCs w:val="22"/>
              <w:rPrChange w:id="22449" w:author="Visone Rossana (GSE)" w:date="2025-09-09T14:46:00Z" w16du:dateUtc="2025-09-09T12:46:00Z">
                <w:rPr/>
              </w:rPrChange>
            </w:rPr>
            <w:delText>.</w:delText>
          </w:r>
        </w:del>
      </w:ins>
    </w:p>
    <w:p w14:paraId="24E01EE4" w14:textId="68E1B755" w:rsidR="00945051" w:rsidRPr="00A52F2B" w:rsidRDefault="00A52F2B">
      <w:pPr>
        <w:pStyle w:val="Paragrafoelenco"/>
        <w:numPr>
          <w:ilvl w:val="0"/>
          <w:numId w:val="498"/>
        </w:numPr>
        <w:spacing w:line="276" w:lineRule="auto"/>
        <w:jc w:val="both"/>
        <w:rPr>
          <w:ins w:id="22450" w:author="Visone Rossana (GSE)" w:date="2025-10-20T18:43:00Z" w16du:dateUtc="2025-10-20T16:43:00Z"/>
          <w:rFonts w:cstheme="minorBidi"/>
          <w:sz w:val="22"/>
          <w:szCs w:val="22"/>
          <w:highlight w:val="yellow"/>
          <w:rPrChange w:id="22451" w:author="Visone Rossana (GSE)" w:date="2025-10-21T13:02:00Z" w16du:dateUtc="2025-10-21T11:02:00Z">
            <w:rPr>
              <w:ins w:id="22452" w:author="Visone Rossana (GSE)" w:date="2025-10-20T18:43:00Z" w16du:dateUtc="2025-10-20T16:43:00Z"/>
              <w:rFonts w:cstheme="minorBidi"/>
              <w:sz w:val="22"/>
              <w:szCs w:val="22"/>
            </w:rPr>
          </w:rPrChange>
        </w:rPr>
        <w:pPrChange w:id="22453" w:author="Visone Rossana (GSE)" w:date="2025-09-09T14:46:00Z" w16du:dateUtc="2025-09-09T12:46:00Z">
          <w:pPr>
            <w:contextualSpacing/>
            <w:jc w:val="both"/>
          </w:pPr>
        </w:pPrChange>
      </w:pPr>
      <w:commentRangeStart w:id="22454"/>
      <w:ins w:id="22455" w:author="Visone Rossana (GSE)" w:date="2025-10-21T13:00:00Z" w16du:dateUtc="2025-10-21T11:00:00Z">
        <w:r w:rsidRPr="00A52F2B">
          <w:rPr>
            <w:rFonts w:cstheme="minorBidi"/>
            <w:sz w:val="22"/>
            <w:szCs w:val="22"/>
            <w:highlight w:val="yellow"/>
            <w:rPrChange w:id="22456" w:author="Visone Rossana (GSE)" w:date="2025-10-21T13:02:00Z" w16du:dateUtc="2025-10-21T11:02:00Z">
              <w:rPr>
                <w:rFonts w:cstheme="minorBidi"/>
                <w:sz w:val="22"/>
                <w:szCs w:val="22"/>
              </w:rPr>
            </w:rPrChange>
          </w:rPr>
          <w:t>alla data di trasmissione della richiesta d’incentivo l’i</w:t>
        </w:r>
      </w:ins>
      <w:ins w:id="22457" w:author="Visone Rossana (GSE)" w:date="2025-10-21T13:01:00Z" w16du:dateUtc="2025-10-21T11:01:00Z">
        <w:r w:rsidRPr="00A52F2B">
          <w:rPr>
            <w:rFonts w:cstheme="minorBidi"/>
            <w:sz w:val="22"/>
            <w:szCs w:val="22"/>
            <w:highlight w:val="yellow"/>
            <w:rPrChange w:id="22458" w:author="Visone Rossana (GSE)" w:date="2025-10-21T13:02:00Z" w16du:dateUtc="2025-10-21T11:02:00Z">
              <w:rPr>
                <w:rFonts w:cstheme="minorBidi"/>
                <w:sz w:val="22"/>
                <w:szCs w:val="22"/>
              </w:rPr>
            </w:rPrChange>
          </w:rPr>
          <w:t xml:space="preserve">mpianto </w:t>
        </w:r>
      </w:ins>
      <w:ins w:id="22459" w:author="Visone Rossana (GSE)" w:date="2025-10-21T13:09:00Z" w16du:dateUtc="2025-10-21T11:09:00Z">
        <w:r w:rsidR="007D0037">
          <w:rPr>
            <w:rFonts w:cstheme="minorBidi"/>
            <w:sz w:val="22"/>
            <w:szCs w:val="22"/>
            <w:highlight w:val="yellow"/>
          </w:rPr>
          <w:t xml:space="preserve">sia </w:t>
        </w:r>
      </w:ins>
      <w:ins w:id="22460" w:author="Visone Rossana (GSE)" w:date="2025-10-21T13:01:00Z" w16du:dateUtc="2025-10-21T11:01:00Z">
        <w:r w:rsidRPr="00A52F2B">
          <w:rPr>
            <w:rFonts w:cstheme="minorBidi"/>
            <w:sz w:val="22"/>
            <w:szCs w:val="22"/>
            <w:highlight w:val="yellow"/>
            <w:rPrChange w:id="22461" w:author="Visone Rossana (GSE)" w:date="2025-10-21T13:02:00Z" w16du:dateUtc="2025-10-21T11:02:00Z">
              <w:rPr>
                <w:rFonts w:cstheme="minorBidi"/>
                <w:sz w:val="22"/>
                <w:szCs w:val="22"/>
              </w:rPr>
            </w:rPrChange>
          </w:rPr>
          <w:t xml:space="preserve">connesso alla </w:t>
        </w:r>
      </w:ins>
      <w:ins w:id="22462" w:author="Visone Rossana (GSE)" w:date="2025-10-21T13:02:00Z" w16du:dateUtc="2025-10-21T11:02:00Z">
        <w:r w:rsidRPr="00A52F2B">
          <w:rPr>
            <w:rFonts w:cstheme="minorBidi"/>
            <w:sz w:val="22"/>
            <w:szCs w:val="22"/>
            <w:highlight w:val="yellow"/>
            <w:rPrChange w:id="22463" w:author="Visone Rossana (GSE)" w:date="2025-10-21T13:02:00Z" w16du:dateUtc="2025-10-21T11:02:00Z">
              <w:rPr>
                <w:rFonts w:cstheme="minorBidi"/>
                <w:sz w:val="22"/>
                <w:szCs w:val="22"/>
              </w:rPr>
            </w:rPrChange>
          </w:rPr>
          <w:t>rete in BT o MT ovvero</w:t>
        </w:r>
        <w:r>
          <w:rPr>
            <w:rFonts w:cstheme="minorBidi"/>
            <w:sz w:val="22"/>
            <w:szCs w:val="22"/>
            <w:highlight w:val="yellow"/>
          </w:rPr>
          <w:t>, laddo</w:t>
        </w:r>
      </w:ins>
      <w:ins w:id="22464" w:author="Visone Rossana (GSE)" w:date="2025-10-21T13:03:00Z" w16du:dateUtc="2025-10-21T11:03:00Z">
        <w:r>
          <w:rPr>
            <w:rFonts w:cstheme="minorBidi"/>
            <w:sz w:val="22"/>
            <w:szCs w:val="22"/>
            <w:highlight w:val="yellow"/>
          </w:rPr>
          <w:t>ve non</w:t>
        </w:r>
      </w:ins>
      <w:ins w:id="22465" w:author="Visone Rossana (GSE)" w:date="2025-10-21T13:09:00Z" w16du:dateUtc="2025-10-21T11:09:00Z">
        <w:r w:rsidR="007D0037">
          <w:rPr>
            <w:rFonts w:cstheme="minorBidi"/>
            <w:sz w:val="22"/>
            <w:szCs w:val="22"/>
            <w:highlight w:val="yellow"/>
          </w:rPr>
          <w:t xml:space="preserve"> </w:t>
        </w:r>
      </w:ins>
      <w:ins w:id="22466" w:author="Visone Rossana (GSE)" w:date="2025-10-21T13:10:00Z" w16du:dateUtc="2025-10-21T11:10:00Z">
        <w:r w:rsidR="007D0037">
          <w:rPr>
            <w:rFonts w:cstheme="minorBidi"/>
            <w:sz w:val="22"/>
            <w:szCs w:val="22"/>
            <w:highlight w:val="yellow"/>
          </w:rPr>
          <w:t xml:space="preserve">connesso </w:t>
        </w:r>
      </w:ins>
      <w:ins w:id="22467" w:author="Visone Rossana (GSE)" w:date="2025-10-21T13:03:00Z" w16du:dateUtc="2025-10-21T11:03:00Z">
        <w:r>
          <w:rPr>
            <w:rFonts w:cstheme="minorBidi"/>
            <w:sz w:val="22"/>
            <w:szCs w:val="22"/>
            <w:highlight w:val="yellow"/>
          </w:rPr>
          <w:t>per cause non imputabili al Soggetto Responsabile,</w:t>
        </w:r>
      </w:ins>
      <w:ins w:id="22468" w:author="Visone Rossana (GSE)" w:date="2025-10-21T13:02:00Z" w16du:dateUtc="2025-10-21T11:02:00Z">
        <w:r w:rsidRPr="00A52F2B">
          <w:rPr>
            <w:rFonts w:cstheme="minorBidi"/>
            <w:sz w:val="22"/>
            <w:szCs w:val="22"/>
            <w:highlight w:val="yellow"/>
            <w:rPrChange w:id="22469" w:author="Visone Rossana (GSE)" w:date="2025-10-21T13:02:00Z" w16du:dateUtc="2025-10-21T11:02:00Z">
              <w:rPr>
                <w:rFonts w:cstheme="minorBidi"/>
                <w:sz w:val="22"/>
                <w:szCs w:val="22"/>
              </w:rPr>
            </w:rPrChange>
          </w:rPr>
          <w:t xml:space="preserve"> </w:t>
        </w:r>
      </w:ins>
      <w:ins w:id="22470" w:author="Visone Rossana (GSE)" w:date="2025-10-21T13:09:00Z" w16du:dateUtc="2025-10-21T11:09:00Z">
        <w:r w:rsidR="007D0037">
          <w:rPr>
            <w:rFonts w:cstheme="minorBidi"/>
            <w:sz w:val="22"/>
            <w:szCs w:val="22"/>
            <w:highlight w:val="yellow"/>
          </w:rPr>
          <w:t xml:space="preserve">l’impianto </w:t>
        </w:r>
      </w:ins>
      <w:ins w:id="22471" w:author="Visone Rossana (GSE)" w:date="2025-10-21T13:02:00Z" w16du:dateUtc="2025-10-21T11:02:00Z">
        <w:r w:rsidRPr="00A52F2B">
          <w:rPr>
            <w:rFonts w:cstheme="minorBidi"/>
            <w:sz w:val="22"/>
            <w:szCs w:val="22"/>
            <w:highlight w:val="yellow"/>
            <w:rPrChange w:id="22472" w:author="Visone Rossana (GSE)" w:date="2025-10-21T13:02:00Z" w16du:dateUtc="2025-10-21T11:02:00Z">
              <w:rPr>
                <w:rFonts w:cstheme="minorBidi"/>
                <w:sz w:val="22"/>
                <w:szCs w:val="22"/>
              </w:rPr>
            </w:rPrChange>
          </w:rPr>
          <w:t>risulti in</w:t>
        </w:r>
      </w:ins>
      <w:ins w:id="22473" w:author="Visone Rossana (GSE)" w:date="2025-10-21T13:09:00Z" w16du:dateUtc="2025-10-21T11:09:00Z">
        <w:r w:rsidR="007D0037">
          <w:rPr>
            <w:rFonts w:cstheme="minorBidi"/>
            <w:sz w:val="22"/>
            <w:szCs w:val="22"/>
            <w:highlight w:val="yellow"/>
          </w:rPr>
          <w:t xml:space="preserve">stallato </w:t>
        </w:r>
      </w:ins>
      <w:ins w:id="22474" w:author="Visone Rossana (GSE)" w:date="2025-10-21T13:10:00Z" w16du:dateUtc="2025-10-21T11:10:00Z">
        <w:r w:rsidR="007D0037">
          <w:rPr>
            <w:rFonts w:cstheme="minorBidi"/>
            <w:sz w:val="22"/>
            <w:szCs w:val="22"/>
            <w:highlight w:val="yellow"/>
          </w:rPr>
          <w:t>e risulti accettato da</w:t>
        </w:r>
      </w:ins>
      <w:ins w:id="22475" w:author="Visone Rossana (GSE)" w:date="2025-10-21T13:11:00Z" w16du:dateUtc="2025-10-21T11:11:00Z">
        <w:r w:rsidR="007B0346">
          <w:rPr>
            <w:rFonts w:cstheme="minorBidi"/>
            <w:sz w:val="22"/>
            <w:szCs w:val="22"/>
            <w:highlight w:val="yellow"/>
          </w:rPr>
          <w:t xml:space="preserve"> p</w:t>
        </w:r>
      </w:ins>
      <w:ins w:id="22476" w:author="Visone Rossana (GSE)" w:date="2025-10-21T18:44:00Z" w16du:dateUtc="2025-10-21T16:44:00Z">
        <w:r w:rsidR="00C34F30">
          <w:rPr>
            <w:rFonts w:cstheme="minorBidi"/>
            <w:sz w:val="22"/>
            <w:szCs w:val="22"/>
            <w:highlight w:val="yellow"/>
          </w:rPr>
          <w:t>a</w:t>
        </w:r>
      </w:ins>
      <w:ins w:id="22477" w:author="Visone Rossana (GSE)" w:date="2025-10-21T13:11:00Z" w16du:dateUtc="2025-10-21T11:11:00Z">
        <w:r w:rsidR="007B0346">
          <w:rPr>
            <w:rFonts w:cstheme="minorBidi"/>
            <w:sz w:val="22"/>
            <w:szCs w:val="22"/>
            <w:highlight w:val="yellow"/>
          </w:rPr>
          <w:t xml:space="preserve">rte del </w:t>
        </w:r>
      </w:ins>
      <w:ins w:id="22478" w:author="Visone Rossana (GSE)" w:date="2025-10-21T13:10:00Z" w16du:dateUtc="2025-10-21T11:10:00Z">
        <w:r w:rsidR="007D0037">
          <w:rPr>
            <w:rFonts w:cstheme="minorBidi"/>
            <w:sz w:val="22"/>
            <w:szCs w:val="22"/>
            <w:highlight w:val="yellow"/>
          </w:rPr>
          <w:t xml:space="preserve">Soggetto Responsabile il preventivo di connessione </w:t>
        </w:r>
      </w:ins>
      <w:ins w:id="22479" w:author="Visone Rossana (GSE)" w:date="2025-10-21T13:11:00Z" w16du:dateUtc="2025-10-21T11:11:00Z">
        <w:r w:rsidR="007B0346">
          <w:rPr>
            <w:rFonts w:cstheme="minorBidi"/>
            <w:sz w:val="22"/>
            <w:szCs w:val="22"/>
            <w:highlight w:val="yellow"/>
          </w:rPr>
          <w:t xml:space="preserve">inviato dal </w:t>
        </w:r>
      </w:ins>
      <w:ins w:id="22480" w:author="Visone Rossana (GSE)" w:date="2025-10-21T13:02:00Z" w16du:dateUtc="2025-10-21T11:02:00Z">
        <w:r w:rsidRPr="00A52F2B">
          <w:rPr>
            <w:rFonts w:eastAsia="Calibri" w:cstheme="minorBidi"/>
            <w:sz w:val="22"/>
            <w:szCs w:val="22"/>
            <w:highlight w:val="yellow"/>
            <w:rPrChange w:id="22481" w:author="Visone Rossana (GSE)" w:date="2025-10-21T13:02:00Z" w16du:dateUtc="2025-10-21T11:02:00Z">
              <w:rPr>
                <w:rFonts w:eastAsia="Calibri" w:cstheme="minorBidi"/>
                <w:sz w:val="22"/>
                <w:szCs w:val="22"/>
              </w:rPr>
            </w:rPrChange>
          </w:rPr>
          <w:t>Gestore di Rete.</w:t>
        </w:r>
      </w:ins>
      <w:commentRangeEnd w:id="22454"/>
      <w:ins w:id="22482" w:author="Visone Rossana (GSE)" w:date="2025-10-21T13:05:00Z" w16du:dateUtc="2025-10-21T11:05:00Z">
        <w:r w:rsidR="00BF3364" w:rsidRPr="00A52F2B">
          <w:rPr>
            <w:rStyle w:val="Rimandocommento"/>
            <w:rFonts w:cstheme="minorBidi"/>
            <w:sz w:val="22"/>
            <w:szCs w:val="22"/>
            <w:highlight w:val="yellow"/>
            <w:rPrChange w:id="22483" w:author="Visone Rossana (GSE)" w:date="2025-10-21T13:02:00Z" w16du:dateUtc="2025-10-21T11:02:00Z">
              <w:rPr>
                <w:rStyle w:val="Rimandocommento"/>
                <w:rFonts w:cstheme="minorBidi"/>
                <w:sz w:val="22"/>
                <w:szCs w:val="22"/>
              </w:rPr>
            </w:rPrChange>
          </w:rPr>
          <w:commentReference w:id="22454"/>
        </w:r>
      </w:ins>
    </w:p>
    <w:p w14:paraId="61341157" w14:textId="77777777" w:rsidR="00A8169B" w:rsidRDefault="00A8169B" w:rsidP="00A8169B">
      <w:pPr>
        <w:pStyle w:val="Paragrafoelenco"/>
        <w:spacing w:line="276" w:lineRule="auto"/>
        <w:jc w:val="both"/>
        <w:rPr>
          <w:ins w:id="22485" w:author="Visone Rossana (GSE)" w:date="2025-10-20T18:43:00Z" w16du:dateUtc="2025-10-20T16:43:00Z"/>
          <w:rFonts w:cstheme="minorBidi"/>
          <w:sz w:val="22"/>
          <w:szCs w:val="22"/>
        </w:rPr>
      </w:pPr>
    </w:p>
    <w:p w14:paraId="081134AF" w14:textId="23A6813A" w:rsidR="00A8169B" w:rsidRPr="000F1963" w:rsidRDefault="00A8169B" w:rsidP="00A8169B">
      <w:pPr>
        <w:spacing w:after="120" w:line="276" w:lineRule="auto"/>
        <w:jc w:val="both"/>
        <w:rPr>
          <w:ins w:id="22486" w:author="Visone Rossana (GSE)" w:date="2025-10-20T18:43:00Z" w16du:dateUtc="2025-10-20T16:43:00Z"/>
          <w:b/>
          <w:bCs/>
          <w:sz w:val="22"/>
          <w:szCs w:val="22"/>
        </w:rPr>
      </w:pPr>
      <w:ins w:id="22487" w:author="Visone Rossana (GSE)" w:date="2025-10-20T18:43:00Z" w16du:dateUtc="2025-10-20T16:43:00Z">
        <w:r w:rsidRPr="000F1963">
          <w:rPr>
            <w:b/>
            <w:bCs/>
            <w:sz w:val="22"/>
            <w:szCs w:val="22"/>
          </w:rPr>
          <w:t xml:space="preserve">Per interventi realizzati </w:t>
        </w:r>
        <w:r>
          <w:rPr>
            <w:b/>
            <w:bCs/>
            <w:sz w:val="22"/>
            <w:szCs w:val="22"/>
          </w:rPr>
          <w:t>da imprese e da ETS economici</w:t>
        </w:r>
        <w:r w:rsidRPr="00E92860">
          <w:rPr>
            <w:rFonts w:ascii="Calibri" w:eastAsia="Aptos" w:hAnsi="Calibri" w:cs="Calibri"/>
            <w:kern w:val="2"/>
            <w:sz w:val="22"/>
            <w:szCs w:val="22"/>
          </w:rPr>
          <w:t xml:space="preserve"> </w:t>
        </w:r>
        <w:r w:rsidRPr="00A8169B">
          <w:rPr>
            <w:rFonts w:ascii="Calibri" w:eastAsia="Aptos" w:hAnsi="Calibri" w:cs="Calibri"/>
            <w:b/>
            <w:bCs/>
            <w:kern w:val="2"/>
            <w:sz w:val="22"/>
            <w:szCs w:val="22"/>
            <w:rPrChange w:id="22488" w:author="Visone Rossana (GSE)" w:date="2025-10-20T18:43:00Z" w16du:dateUtc="2025-10-20T16:43:00Z">
              <w:rPr>
                <w:rFonts w:ascii="Calibri" w:eastAsia="Aptos" w:hAnsi="Calibri" w:cs="Calibri"/>
                <w:kern w:val="2"/>
                <w:sz w:val="22"/>
                <w:szCs w:val="22"/>
              </w:rPr>
            </w:rPrChange>
          </w:rPr>
          <w:t>su edifici appartenenti all’ambito terziario</w:t>
        </w:r>
        <w:r w:rsidRPr="004B7131">
          <w:rPr>
            <w:b/>
            <w:sz w:val="22"/>
            <w:szCs w:val="22"/>
          </w:rPr>
          <w:t>,</w:t>
        </w:r>
        <w:r>
          <w:rPr>
            <w:b/>
            <w:bCs/>
            <w:sz w:val="22"/>
            <w:szCs w:val="22"/>
          </w:rPr>
          <w:t xml:space="preserve"> </w:t>
        </w:r>
        <w:r w:rsidRPr="000F1963">
          <w:rPr>
            <w:sz w:val="22"/>
            <w:szCs w:val="22"/>
          </w:rPr>
          <w:t xml:space="preserve">l’intervento </w:t>
        </w:r>
        <w:r>
          <w:rPr>
            <w:sz w:val="22"/>
            <w:szCs w:val="22"/>
          </w:rPr>
          <w:t xml:space="preserve">in esame </w:t>
        </w:r>
        <w:r w:rsidRPr="000F1963">
          <w:rPr>
            <w:sz w:val="22"/>
            <w:szCs w:val="22"/>
          </w:rPr>
          <w:t xml:space="preserve">deve determinare una riduzione della domanda di energia primaria di </w:t>
        </w:r>
        <w:r w:rsidRPr="00CF613E">
          <w:rPr>
            <w:sz w:val="22"/>
            <w:szCs w:val="22"/>
          </w:rPr>
          <w:t xml:space="preserve">almeno il </w:t>
        </w:r>
        <w:commentRangeStart w:id="22489"/>
        <w:r w:rsidRPr="00CF613E">
          <w:rPr>
            <w:sz w:val="22"/>
            <w:szCs w:val="22"/>
          </w:rPr>
          <w:t xml:space="preserve">10% della configurazione ante operam, ovvero del 20% </w:t>
        </w:r>
      </w:ins>
      <w:commentRangeEnd w:id="22489"/>
      <w:ins w:id="22490" w:author="Visone Rossana (GSE)" w:date="2025-10-20T18:45:00Z" w16du:dateUtc="2025-10-20T16:45:00Z">
        <w:r w:rsidR="00163A5D" w:rsidRPr="004A5D8E">
          <w:rPr>
            <w:rStyle w:val="Rimandocommento"/>
            <w:sz w:val="22"/>
            <w:szCs w:val="22"/>
          </w:rPr>
          <w:commentReference w:id="22489"/>
        </w:r>
      </w:ins>
      <w:ins w:id="22492" w:author="Visone Rossana (GSE)" w:date="2025-10-21T12:47:00Z" w16du:dateUtc="2025-10-21T10:47:00Z">
        <w:r w:rsidR="004A5D8E" w:rsidRPr="004A5D8E">
          <w:rPr>
            <w:sz w:val="22"/>
            <w:szCs w:val="22"/>
          </w:rPr>
          <w:t xml:space="preserve"> </w:t>
        </w:r>
        <w:r w:rsidR="004A5D8E" w:rsidRPr="009A7E3B">
          <w:rPr>
            <w:sz w:val="22"/>
            <w:szCs w:val="22"/>
          </w:rPr>
          <w:t xml:space="preserve">in caso </w:t>
        </w:r>
        <w:r w:rsidR="004A5D8E">
          <w:rPr>
            <w:sz w:val="22"/>
            <w:szCs w:val="22"/>
          </w:rPr>
          <w:t xml:space="preserve">di multi-interventi con realizzazione dell’intervento </w:t>
        </w:r>
      </w:ins>
      <w:ins w:id="22493" w:author="Visone Rossana (GSE)" w:date="2025-10-20T18:43:00Z" w16du:dateUtc="2025-10-20T16:43:00Z">
        <w:del w:id="22494" w:author="Visone Rossana (GSE)" w:date="2025-10-21T12:47:00Z" w16du:dateUtc="2025-10-21T10:47:00Z">
          <w:r w:rsidRPr="00CF613E" w:rsidDel="004A5D8E">
            <w:rPr>
              <w:sz w:val="22"/>
              <w:szCs w:val="22"/>
            </w:rPr>
            <w:delText>in</w:delText>
          </w:r>
          <w:r w:rsidRPr="000F1963" w:rsidDel="004A5D8E">
            <w:rPr>
              <w:sz w:val="22"/>
              <w:szCs w:val="22"/>
            </w:rPr>
            <w:delText xml:space="preserve"> caso di</w:delText>
          </w:r>
          <w:r w:rsidDel="004A5D8E">
            <w:rPr>
              <w:sz w:val="22"/>
              <w:szCs w:val="22"/>
            </w:rPr>
            <w:delText xml:space="preserve"> realizzazione oltre </w:delText>
          </w:r>
        </w:del>
      </w:ins>
      <w:ins w:id="22495" w:author="Visone Rossana (GSE)" w:date="2025-10-20T18:44:00Z" w16du:dateUtc="2025-10-20T16:44:00Z">
        <w:del w:id="22496" w:author="Visone Rossana (GSE)" w:date="2025-10-21T12:47:00Z" w16du:dateUtc="2025-10-21T10:47:00Z">
          <w:r w:rsidR="009C184A" w:rsidDel="004A5D8E">
            <w:rPr>
              <w:sz w:val="22"/>
              <w:szCs w:val="22"/>
            </w:rPr>
            <w:delText>che dell’</w:delText>
          </w:r>
        </w:del>
        <w:del w:id="22497" w:author="Visone Rossana (GSE)" w:date="2025-10-21T12:36:00Z" w16du:dateUtc="2025-10-21T10:36:00Z">
          <w:r w:rsidR="009C184A" w:rsidDel="00982085">
            <w:rPr>
              <w:sz w:val="22"/>
              <w:szCs w:val="22"/>
            </w:rPr>
            <w:delText>impianto fotovoltaico</w:delText>
          </w:r>
        </w:del>
      </w:ins>
      <w:ins w:id="22498" w:author="Visone Rossana (GSE)" w:date="2025-10-21T12:37:00Z" w16du:dateUtc="2025-10-21T10:37:00Z">
        <w:r w:rsidR="007006F1">
          <w:rPr>
            <w:sz w:val="22"/>
            <w:szCs w:val="22"/>
          </w:rPr>
          <w:t>II.</w:t>
        </w:r>
      </w:ins>
      <w:ins w:id="22499" w:author="Visone Rossana (GSE)" w:date="2025-10-21T12:38:00Z" w16du:dateUtc="2025-10-21T10:38:00Z">
        <w:r w:rsidR="001513C3">
          <w:rPr>
            <w:sz w:val="22"/>
            <w:szCs w:val="22"/>
          </w:rPr>
          <w:t>H</w:t>
        </w:r>
      </w:ins>
      <w:ins w:id="22500" w:author="Visone Rossana (GSE)" w:date="2025-10-20T18:44:00Z" w16du:dateUtc="2025-10-20T16:44:00Z">
        <w:r w:rsidR="009C184A">
          <w:rPr>
            <w:sz w:val="22"/>
            <w:szCs w:val="22"/>
          </w:rPr>
          <w:t xml:space="preserve"> </w:t>
        </w:r>
      </w:ins>
      <w:ins w:id="22501" w:author="Visone Rossana (GSE)" w:date="2025-10-20T18:43:00Z" w16du:dateUtc="2025-10-20T16:43:00Z">
        <w:del w:id="22502" w:author="Visone Rossana (GSE)" w:date="2025-10-21T12:47:00Z" w16du:dateUtc="2025-10-21T10:47:00Z">
          <w:r w:rsidDel="004A5D8E">
            <w:rPr>
              <w:sz w:val="22"/>
              <w:szCs w:val="22"/>
            </w:rPr>
            <w:delText xml:space="preserve">anche </w:delText>
          </w:r>
        </w:del>
      </w:ins>
      <w:ins w:id="22503" w:author="Visone Rossana (GSE)" w:date="2025-10-21T12:47:00Z" w16du:dateUtc="2025-10-21T10:47:00Z">
        <w:r w:rsidR="004A5D8E">
          <w:rPr>
            <w:sz w:val="22"/>
            <w:szCs w:val="22"/>
          </w:rPr>
          <w:t xml:space="preserve">combinato con </w:t>
        </w:r>
      </w:ins>
      <w:ins w:id="22504" w:author="Visone Rossana (GSE)" w:date="2025-10-20T18:43:00Z" w16du:dateUtc="2025-10-20T16:43:00Z">
        <w:del w:id="22505" w:author="Visone Rossana (GSE)" w:date="2025-10-21T12:47:00Z" w16du:dateUtc="2025-10-21T10:47:00Z">
          <w:r w:rsidDel="004A5D8E">
            <w:rPr>
              <w:sz w:val="22"/>
              <w:szCs w:val="22"/>
            </w:rPr>
            <w:delText xml:space="preserve">di </w:delText>
          </w:r>
        </w:del>
        <w:r>
          <w:rPr>
            <w:sz w:val="22"/>
            <w:szCs w:val="22"/>
          </w:rPr>
          <w:t>un ulteriore intervento</w:t>
        </w:r>
        <w:del w:id="22506" w:author="Visone Rossana (GSE)" w:date="2025-10-21T12:37:00Z" w16du:dateUtc="2025-10-21T10:37:00Z">
          <w:r w:rsidDel="00785BB0">
            <w:rPr>
              <w:sz w:val="22"/>
              <w:szCs w:val="22"/>
            </w:rPr>
            <w:delText xml:space="preserve"> di cui all’art. 5, comma 1, lett. a)-h)</w:delText>
          </w:r>
        </w:del>
      </w:ins>
      <w:ins w:id="22507" w:author="Visone Rossana (GSE)" w:date="2025-10-21T12:37:00Z" w16du:dateUtc="2025-10-21T10:37:00Z">
        <w:r w:rsidR="00785BB0">
          <w:rPr>
            <w:sz w:val="22"/>
            <w:szCs w:val="22"/>
          </w:rPr>
          <w:t xml:space="preserve"> </w:t>
        </w:r>
      </w:ins>
      <w:ins w:id="22508" w:author="Visone Rossana (GSE)" w:date="2025-10-21T12:39:00Z" w16du:dateUtc="2025-10-21T10:39:00Z">
        <w:r w:rsidR="00EA3433">
          <w:rPr>
            <w:sz w:val="22"/>
            <w:szCs w:val="22"/>
          </w:rPr>
          <w:t>di cui al Titolo II (let</w:t>
        </w:r>
      </w:ins>
      <w:ins w:id="22509" w:author="Visone Rossana (GSE)" w:date="2025-10-21T12:47:00Z" w16du:dateUtc="2025-10-21T10:47:00Z">
        <w:r w:rsidR="004A5D8E">
          <w:rPr>
            <w:sz w:val="22"/>
            <w:szCs w:val="22"/>
          </w:rPr>
          <w:t>tere</w:t>
        </w:r>
      </w:ins>
      <w:ins w:id="22510" w:author="Visone Rossana (GSE)" w:date="2025-10-21T12:40:00Z" w16du:dateUtc="2025-10-21T10:40:00Z">
        <w:r w:rsidR="00EA3433">
          <w:rPr>
            <w:sz w:val="22"/>
            <w:szCs w:val="22"/>
          </w:rPr>
          <w:t xml:space="preserve"> </w:t>
        </w:r>
      </w:ins>
      <w:ins w:id="22511" w:author="Visone Rossana (GSE)" w:date="2025-10-21T12:39:00Z" w16du:dateUtc="2025-10-21T10:39:00Z">
        <w:r w:rsidR="00EA3433">
          <w:rPr>
            <w:sz w:val="22"/>
            <w:szCs w:val="22"/>
          </w:rPr>
          <w:t>a)-</w:t>
        </w:r>
      </w:ins>
      <w:ins w:id="22512" w:author="Visone Rossana (GSE)" w:date="2025-10-21T12:48:00Z" w16du:dateUtc="2025-10-21T10:48:00Z">
        <w:r w:rsidR="00C3031A">
          <w:rPr>
            <w:sz w:val="22"/>
            <w:szCs w:val="22"/>
          </w:rPr>
          <w:t>c), e)-g)</w:t>
        </w:r>
      </w:ins>
      <w:ins w:id="22513" w:author="Visone Rossana (GSE)" w:date="2025-10-21T12:39:00Z" w16du:dateUtc="2025-10-21T10:39:00Z">
        <w:r w:rsidR="00EA3433">
          <w:rPr>
            <w:sz w:val="22"/>
            <w:szCs w:val="22"/>
          </w:rPr>
          <w:t>)</w:t>
        </w:r>
      </w:ins>
      <w:ins w:id="22514" w:author="Visone Rossana (GSE)" w:date="2025-10-20T18:43:00Z" w16du:dateUtc="2025-10-20T16:43:00Z">
        <w:r>
          <w:rPr>
            <w:sz w:val="22"/>
            <w:szCs w:val="22"/>
          </w:rPr>
          <w:t>.</w:t>
        </w:r>
        <w:r w:rsidRPr="000F1963">
          <w:rPr>
            <w:sz w:val="22"/>
            <w:szCs w:val="22"/>
          </w:rPr>
          <w:t xml:space="preserve"> </w:t>
        </w:r>
        <w:r>
          <w:rPr>
            <w:sz w:val="22"/>
            <w:szCs w:val="22"/>
          </w:rPr>
          <w:t xml:space="preserve">Al fine di tale verifica, deve essere redatto </w:t>
        </w:r>
        <w:r w:rsidRPr="005750B8">
          <w:rPr>
            <w:sz w:val="22"/>
            <w:szCs w:val="22"/>
          </w:rPr>
          <w:t>l’</w:t>
        </w:r>
        <w:r w:rsidRPr="005750B8">
          <w:rPr>
            <w:b/>
            <w:sz w:val="22"/>
            <w:szCs w:val="22"/>
          </w:rPr>
          <w:t xml:space="preserve">attestato di </w:t>
        </w:r>
        <w:r>
          <w:rPr>
            <w:b/>
            <w:sz w:val="22"/>
            <w:szCs w:val="22"/>
          </w:rPr>
          <w:t xml:space="preserve">prestazione </w:t>
        </w:r>
        <w:r w:rsidRPr="005750B8">
          <w:rPr>
            <w:b/>
            <w:sz w:val="22"/>
            <w:szCs w:val="22"/>
          </w:rPr>
          <w:t xml:space="preserve">energetica sia </w:t>
        </w:r>
        <w:r w:rsidRPr="005750B8">
          <w:rPr>
            <w:b/>
            <w:i/>
            <w:sz w:val="22"/>
            <w:szCs w:val="22"/>
          </w:rPr>
          <w:t>ante-</w:t>
        </w:r>
        <w:r w:rsidRPr="005750B8">
          <w:rPr>
            <w:b/>
            <w:i/>
            <w:sz w:val="22"/>
            <w:szCs w:val="22"/>
            <w:lang w:val="la-Latn"/>
          </w:rPr>
          <w:t>operam</w:t>
        </w:r>
        <w:r w:rsidRPr="005750B8">
          <w:rPr>
            <w:b/>
            <w:sz w:val="22"/>
            <w:szCs w:val="22"/>
          </w:rPr>
          <w:t xml:space="preserve"> sia </w:t>
        </w:r>
        <w:r w:rsidRPr="005750B8">
          <w:rPr>
            <w:b/>
            <w:i/>
            <w:sz w:val="22"/>
            <w:szCs w:val="22"/>
          </w:rPr>
          <w:t>post-</w:t>
        </w:r>
        <w:r w:rsidRPr="005750B8">
          <w:rPr>
            <w:b/>
            <w:i/>
            <w:sz w:val="22"/>
            <w:szCs w:val="22"/>
            <w:lang w:val="la-Latn"/>
          </w:rPr>
          <w:t>operam</w:t>
        </w:r>
        <w:r>
          <w:rPr>
            <w:sz w:val="22"/>
            <w:szCs w:val="22"/>
          </w:rPr>
          <w:t>.</w:t>
        </w:r>
      </w:ins>
    </w:p>
    <w:p w14:paraId="38574C27" w14:textId="77777777" w:rsidR="00A8169B" w:rsidRPr="00137873" w:rsidRDefault="00A8169B">
      <w:pPr>
        <w:pStyle w:val="Paragrafoelenco"/>
        <w:spacing w:line="276" w:lineRule="auto"/>
        <w:jc w:val="both"/>
        <w:rPr>
          <w:ins w:id="22515" w:author="Visone Rossana (GSE)" w:date="2025-09-02T11:02:00Z" w16du:dateUtc="2025-09-02T09:02:00Z"/>
          <w:rFonts w:cstheme="minorBidi"/>
          <w:sz w:val="22"/>
          <w:szCs w:val="22"/>
          <w:rPrChange w:id="22516" w:author="Visone Rossana (GSE)" w:date="2025-10-20T18:19:00Z" w16du:dateUtc="2025-10-20T16:19:00Z">
            <w:rPr>
              <w:ins w:id="22517" w:author="Visone Rossana (GSE)" w:date="2025-09-02T11:02:00Z" w16du:dateUtc="2025-09-02T09:02:00Z"/>
            </w:rPr>
          </w:rPrChange>
        </w:rPr>
        <w:pPrChange w:id="22518" w:author="Visone Rossana (GSE)" w:date="2025-10-20T18:43:00Z" w16du:dateUtc="2025-10-20T16:43:00Z">
          <w:pPr>
            <w:contextualSpacing/>
            <w:jc w:val="both"/>
          </w:pPr>
        </w:pPrChange>
      </w:pPr>
    </w:p>
    <w:p w14:paraId="39DF52F6" w14:textId="388324A3" w:rsidR="00DD14DA" w:rsidRDefault="00DD14DA">
      <w:pPr>
        <w:spacing w:line="276" w:lineRule="auto"/>
        <w:contextualSpacing/>
        <w:jc w:val="both"/>
        <w:rPr>
          <w:ins w:id="22519" w:author="Visone Rossana (GSE)" w:date="2025-09-02T11:02:00Z" w16du:dateUtc="2025-09-02T09:02:00Z"/>
          <w:del w:id="22520" w:author="Visone Rossana (GSE)" w:date="2025-10-20T18:16:00Z" w16du:dateUtc="2025-10-20T16:16:00Z"/>
        </w:rPr>
        <w:pPrChange w:id="22521" w:author="Visone Rossana (GSE)" w:date="2025-09-09T14:46:00Z" w16du:dateUtc="2025-09-09T12:46:00Z">
          <w:pPr>
            <w:contextualSpacing/>
            <w:jc w:val="both"/>
          </w:pPr>
        </w:pPrChange>
      </w:pPr>
      <w:ins w:id="22522" w:author="Visone Rossana (GSE)" w:date="2025-09-02T11:02:00Z" w16du:dateUtc="2025-09-02T09:02:00Z">
        <w:del w:id="22523" w:author="Visone Rossana (GSE)" w:date="2025-10-20T18:16:00Z" w16du:dateUtc="2025-10-20T16:16:00Z">
          <w:r w:rsidRPr="00D748A0">
            <w:rPr>
              <w:rFonts w:cstheme="minorHAnsi"/>
              <w:sz w:val="22"/>
              <w:szCs w:val="22"/>
              <w:highlight w:val="yellow"/>
              <w:rPrChange w:id="22524" w:author="Visone Rossana (GSE)" w:date="2025-10-06T18:04:00Z" w16du:dateUtc="2025-10-06T16:04:00Z">
                <w:rPr/>
              </w:rPrChange>
            </w:rPr>
            <w:delText>Gli impianti realizzati in aree nella disponibilità del soggetto beneficiario (“ATER” Aziende territoriali per l’Edilizia residenziale pubblica (ERP) e Comuni) sottese alla medesima cabina primaria non ubicate nell’edificio oggetto di efficientamento o nella sua pertinenza non rientrano nel calcolo del miglioramento minimo dell’efficienza energetica pari al 30%. Tuttavia, l’intervento è incentivabile se abbinato ad altri interventi che consentano di conseguire la soglia minima di risparmio del 30%.</w:delText>
          </w:r>
          <w:bookmarkStart w:id="22525" w:name="_Toc212462684"/>
          <w:bookmarkEnd w:id="22525"/>
        </w:del>
      </w:ins>
    </w:p>
    <w:p w14:paraId="477E8A7F" w14:textId="77777777" w:rsidR="00DD14DA" w:rsidRPr="008A31B0" w:rsidRDefault="00DD14DA">
      <w:pPr>
        <w:pStyle w:val="TITOLO20"/>
        <w:numPr>
          <w:ilvl w:val="2"/>
          <w:numId w:val="292"/>
        </w:numPr>
        <w:ind w:left="1134" w:hanging="708"/>
        <w:rPr>
          <w:ins w:id="22526" w:author="Visone Rossana (GSE)" w:date="2025-09-02T11:02:00Z" w16du:dateUtc="2025-09-02T09:02:00Z"/>
        </w:rPr>
        <w:pPrChange w:id="22527" w:author="Visone Rossana (GSE)" w:date="2025-10-17T17:32:00Z" w16du:dateUtc="2025-10-17T15:32:00Z">
          <w:pPr>
            <w:pStyle w:val="TITOLO3GSE"/>
            <w:ind w:left="0" w:firstLine="0"/>
          </w:pPr>
        </w:pPrChange>
      </w:pPr>
      <w:bookmarkStart w:id="22528" w:name="_Toc212462685"/>
      <w:ins w:id="22529" w:author="Visone Rossana (GSE)" w:date="2025-09-02T11:02:00Z" w16du:dateUtc="2025-09-02T09:02:00Z">
        <w:r>
          <w:t>Spese ammissibili</w:t>
        </w:r>
        <w:bookmarkEnd w:id="22528"/>
        <w:r>
          <w:t xml:space="preserve"> </w:t>
        </w:r>
      </w:ins>
    </w:p>
    <w:p w14:paraId="7670B8F7" w14:textId="37EEB03A" w:rsidR="00CD4E5F" w:rsidRDefault="00CD4E5F">
      <w:pPr>
        <w:spacing w:line="276" w:lineRule="auto"/>
        <w:jc w:val="both"/>
        <w:rPr>
          <w:ins w:id="22530" w:author="Visone Rossana (GSE)" w:date="2025-10-21T12:30:00Z" w16du:dateUtc="2025-10-21T10:30:00Z"/>
          <w:rFonts w:cstheme="minorHAnsi"/>
          <w:sz w:val="22"/>
          <w:szCs w:val="22"/>
          <w:highlight w:val="yellow"/>
        </w:rPr>
      </w:pPr>
      <w:ins w:id="22531" w:author="Visone Rossana (GSE)" w:date="2025-10-21T12:30:00Z" w16du:dateUtc="2025-10-21T10:30:00Z">
        <w:r w:rsidRPr="000A0431">
          <w:rPr>
            <w:rFonts w:cstheme="minorHAnsi"/>
            <w:sz w:val="22"/>
            <w:szCs w:val="22"/>
          </w:rPr>
          <w:t xml:space="preserve">Sono di seguito elencate le spese ammissibili ai fini del calcolo dell’incentivo, che dovranno essere riportate, quando pertinenti, nelle fatture attestanti l’intervento </w:t>
        </w:r>
      </w:ins>
      <w:ins w:id="22532" w:author="Visone Rossana (GSE)" w:date="2025-10-21T12:31:00Z" w16du:dateUtc="2025-10-21T10:31:00Z">
        <w:r w:rsidR="00A311CB">
          <w:rPr>
            <w:rFonts w:cstheme="minorHAnsi"/>
            <w:sz w:val="22"/>
            <w:szCs w:val="22"/>
          </w:rPr>
          <w:t>in esame:</w:t>
        </w:r>
      </w:ins>
    </w:p>
    <w:p w14:paraId="48367D9F" w14:textId="57DE07C2" w:rsidR="00A311CB" w:rsidRPr="00354871" w:rsidRDefault="00DD14DA" w:rsidP="00A311CB">
      <w:pPr>
        <w:pStyle w:val="Paragrafoelenco"/>
        <w:numPr>
          <w:ilvl w:val="0"/>
          <w:numId w:val="508"/>
        </w:numPr>
        <w:spacing w:line="276" w:lineRule="auto"/>
        <w:jc w:val="both"/>
        <w:rPr>
          <w:ins w:id="22533" w:author="Visone Rossana (GSE)" w:date="2025-10-21T12:31:00Z" w16du:dateUtc="2025-10-21T10:31:00Z"/>
          <w:rFonts w:cstheme="minorHAnsi"/>
          <w:sz w:val="22"/>
          <w:szCs w:val="22"/>
          <w:rPrChange w:id="22534" w:author="Visone Rossana (GSE)" w:date="2025-10-21T12:32:00Z" w16du:dateUtc="2025-10-21T10:32:00Z">
            <w:rPr>
              <w:ins w:id="22535" w:author="Visone Rossana (GSE)" w:date="2025-10-21T12:31:00Z" w16du:dateUtc="2025-10-21T10:31:00Z"/>
              <w:rFonts w:cstheme="minorHAnsi"/>
              <w:sz w:val="22"/>
              <w:szCs w:val="22"/>
              <w:highlight w:val="yellow"/>
            </w:rPr>
          </w:rPrChange>
        </w:rPr>
      </w:pPr>
      <w:ins w:id="22536" w:author="Visone Rossana (GSE)" w:date="2025-09-02T11:02:00Z" w16du:dateUtc="2025-09-02T09:02:00Z">
        <w:del w:id="22537" w:author="Visone Rossana (GSE)" w:date="2025-10-21T12:31:00Z" w16du:dateUtc="2025-10-21T10:31:00Z">
          <w:r w:rsidRPr="00354871" w:rsidDel="00A311CB">
            <w:rPr>
              <w:rFonts w:cstheme="minorHAnsi"/>
              <w:sz w:val="22"/>
              <w:szCs w:val="22"/>
              <w:rPrChange w:id="22538" w:author="Visone Rossana (GSE)" w:date="2025-10-21T12:32:00Z" w16du:dateUtc="2025-10-21T10:32:00Z">
                <w:rPr/>
              </w:rPrChange>
            </w:rPr>
            <w:delText xml:space="preserve">Per gli interventi di installazione di impianti fotovoltaici e relativi sistemi di accumulo le spese ammissibili riguardano </w:delText>
          </w:r>
        </w:del>
        <w:r w:rsidRPr="00354871">
          <w:rPr>
            <w:rFonts w:cstheme="minorHAnsi"/>
            <w:sz w:val="22"/>
            <w:szCs w:val="22"/>
            <w:rPrChange w:id="22539" w:author="Visone Rossana (GSE)" w:date="2025-10-21T12:32:00Z" w16du:dateUtc="2025-10-21T10:32:00Z">
              <w:rPr/>
            </w:rPrChange>
          </w:rPr>
          <w:t>la fornitura e la posa in opera dell’impianto fotovoltaico e dell’eventuale sistema di accumulo e relativi costi di allacciamento alla rete</w:t>
        </w:r>
      </w:ins>
      <w:ins w:id="22540" w:author="Visone Rossana (GSE)" w:date="2025-10-21T12:31:00Z" w16du:dateUtc="2025-10-21T10:31:00Z">
        <w:r w:rsidR="00354871" w:rsidRPr="00354871">
          <w:rPr>
            <w:rFonts w:cstheme="minorHAnsi"/>
            <w:sz w:val="22"/>
            <w:szCs w:val="22"/>
            <w:rPrChange w:id="22541" w:author="Visone Rossana (GSE)" w:date="2025-10-21T12:32:00Z" w16du:dateUtc="2025-10-21T10:32:00Z">
              <w:rPr>
                <w:rFonts w:cstheme="minorHAnsi"/>
                <w:sz w:val="22"/>
                <w:szCs w:val="22"/>
                <w:highlight w:val="yellow"/>
              </w:rPr>
            </w:rPrChange>
          </w:rPr>
          <w:t>;</w:t>
        </w:r>
      </w:ins>
      <w:ins w:id="22542" w:author="Visone Rossana (GSE)" w:date="2025-09-02T11:02:00Z" w16du:dateUtc="2025-09-02T09:02:00Z">
        <w:del w:id="22543" w:author="Visone Rossana (GSE)" w:date="2025-10-21T12:31:00Z" w16du:dateUtc="2025-10-21T10:31:00Z">
          <w:r w:rsidRPr="00354871" w:rsidDel="00A311CB">
            <w:rPr>
              <w:rFonts w:cstheme="minorHAnsi"/>
              <w:sz w:val="22"/>
              <w:szCs w:val="22"/>
              <w:rPrChange w:id="22544" w:author="Visone Rossana (GSE)" w:date="2025-10-21T12:32:00Z" w16du:dateUtc="2025-10-21T10:32:00Z">
                <w:rPr/>
              </w:rPrChange>
            </w:rPr>
            <w:delText xml:space="preserve"> e</w:delText>
          </w:r>
        </w:del>
        <w:r w:rsidRPr="00354871">
          <w:rPr>
            <w:rFonts w:cstheme="minorHAnsi"/>
            <w:sz w:val="22"/>
            <w:szCs w:val="22"/>
            <w:rPrChange w:id="22545" w:author="Visone Rossana (GSE)" w:date="2025-10-21T12:32:00Z" w16du:dateUtc="2025-10-21T10:32:00Z">
              <w:rPr/>
            </w:rPrChange>
          </w:rPr>
          <w:t xml:space="preserve"> </w:t>
        </w:r>
      </w:ins>
    </w:p>
    <w:p w14:paraId="5C940FE3" w14:textId="71B207E2" w:rsidR="00DD14DA" w:rsidRDefault="00DD14DA" w:rsidP="00A311CB">
      <w:pPr>
        <w:pStyle w:val="Paragrafoelenco"/>
        <w:numPr>
          <w:ilvl w:val="0"/>
          <w:numId w:val="508"/>
        </w:numPr>
        <w:spacing w:line="276" w:lineRule="auto"/>
        <w:jc w:val="both"/>
        <w:rPr>
          <w:ins w:id="22546" w:author="Visone Rossana (GSE)" w:date="2025-10-22T12:12:00Z" w16du:dateUtc="2025-10-22T10:12:00Z"/>
          <w:rFonts w:cstheme="minorHAnsi"/>
          <w:sz w:val="22"/>
          <w:szCs w:val="22"/>
        </w:rPr>
      </w:pPr>
      <w:ins w:id="22547" w:author="Visone Rossana (GSE)" w:date="2025-09-02T11:02:00Z" w16du:dateUtc="2025-09-02T09:02:00Z">
        <w:r w:rsidRPr="00354871">
          <w:rPr>
            <w:rFonts w:cstheme="minorHAnsi"/>
            <w:sz w:val="22"/>
            <w:szCs w:val="22"/>
            <w:rPrChange w:id="22548" w:author="Visone Rossana (GSE)" w:date="2025-10-21T12:32:00Z" w16du:dateUtc="2025-10-21T10:32:00Z">
              <w:rPr/>
            </w:rPrChange>
          </w:rPr>
          <w:t xml:space="preserve">le spese per le </w:t>
        </w:r>
        <w:r w:rsidRPr="00354871">
          <w:rPr>
            <w:rFonts w:cstheme="minorHAnsi"/>
            <w:sz w:val="22"/>
            <w:szCs w:val="22"/>
            <w:rPrChange w:id="22549" w:author="Visone Rossana (GSE)" w:date="2025-10-21T12:32:00Z" w16du:dateUtc="2025-10-21T10:32:00Z">
              <w:rPr>
                <w:rFonts w:cs="Calibri"/>
              </w:rPr>
            </w:rPrChange>
          </w:rPr>
          <w:t>prestazioni professionali connesse alla realizzazione de</w:t>
        </w:r>
      </w:ins>
      <w:ins w:id="22550" w:author="Visone Rossana (GSE)" w:date="2025-10-21T12:31:00Z" w16du:dateUtc="2025-10-21T10:31:00Z">
        <w:r w:rsidR="00354871" w:rsidRPr="00354871">
          <w:rPr>
            <w:rFonts w:cstheme="minorHAnsi"/>
            <w:sz w:val="22"/>
            <w:szCs w:val="22"/>
            <w:rPrChange w:id="22551" w:author="Visone Rossana (GSE)" w:date="2025-10-21T12:32:00Z" w16du:dateUtc="2025-10-21T10:32:00Z">
              <w:rPr>
                <w:rFonts w:cstheme="minorHAnsi"/>
                <w:sz w:val="22"/>
                <w:szCs w:val="22"/>
                <w:highlight w:val="yellow"/>
              </w:rPr>
            </w:rPrChange>
          </w:rPr>
          <w:t>ll’inte</w:t>
        </w:r>
      </w:ins>
      <w:ins w:id="22552" w:author="Visone Rossana (GSE)" w:date="2025-10-21T12:32:00Z" w16du:dateUtc="2025-10-21T10:32:00Z">
        <w:r w:rsidR="00354871" w:rsidRPr="00354871">
          <w:rPr>
            <w:rFonts w:cstheme="minorHAnsi"/>
            <w:sz w:val="22"/>
            <w:szCs w:val="22"/>
            <w:rPrChange w:id="22553" w:author="Visone Rossana (GSE)" w:date="2025-10-21T12:32:00Z" w16du:dateUtc="2025-10-21T10:32:00Z">
              <w:rPr>
                <w:rFonts w:cstheme="minorHAnsi"/>
                <w:sz w:val="22"/>
                <w:szCs w:val="22"/>
                <w:highlight w:val="yellow"/>
              </w:rPr>
            </w:rPrChange>
          </w:rPr>
          <w:t>rvento</w:t>
        </w:r>
      </w:ins>
      <w:ins w:id="22554" w:author="Visone Rossana (GSE)" w:date="2025-09-02T11:02:00Z" w16du:dateUtc="2025-09-02T09:02:00Z">
        <w:del w:id="22555" w:author="Visone Rossana (GSE)" w:date="2025-10-21T12:32:00Z" w16du:dateUtc="2025-10-21T10:32:00Z">
          <w:r w:rsidRPr="00354871" w:rsidDel="00354871">
            <w:rPr>
              <w:rFonts w:cstheme="minorHAnsi"/>
              <w:sz w:val="22"/>
              <w:szCs w:val="22"/>
              <w:rPrChange w:id="22556" w:author="Visone Rossana (GSE)" w:date="2025-10-21T12:32:00Z" w16du:dateUtc="2025-10-21T10:32:00Z">
                <w:rPr>
                  <w:rFonts w:cs="Calibri"/>
                </w:rPr>
              </w:rPrChange>
            </w:rPr>
            <w:delText>gli interventi</w:delText>
          </w:r>
        </w:del>
        <w:r w:rsidRPr="00354871">
          <w:rPr>
            <w:rFonts w:cstheme="minorHAnsi"/>
            <w:sz w:val="22"/>
            <w:szCs w:val="22"/>
            <w:rPrChange w:id="22557" w:author="Visone Rossana (GSE)" w:date="2025-10-21T12:32:00Z" w16du:dateUtc="2025-10-21T10:32:00Z">
              <w:rPr>
                <w:rFonts w:cs="Calibri"/>
              </w:rPr>
            </w:rPrChange>
          </w:rPr>
          <w:t>.</w:t>
        </w:r>
      </w:ins>
    </w:p>
    <w:p w14:paraId="50588811" w14:textId="77777777" w:rsidR="005542D3" w:rsidRDefault="005542D3" w:rsidP="005542D3">
      <w:pPr>
        <w:spacing w:line="276" w:lineRule="auto"/>
        <w:jc w:val="both"/>
        <w:rPr>
          <w:ins w:id="22558" w:author="Visone Rossana (GSE)" w:date="2025-10-22T12:12:00Z" w16du:dateUtc="2025-10-22T10:12:00Z"/>
          <w:rFonts w:cstheme="minorHAnsi"/>
          <w:sz w:val="22"/>
          <w:szCs w:val="22"/>
        </w:rPr>
      </w:pPr>
    </w:p>
    <w:p w14:paraId="46678E48" w14:textId="77777777" w:rsidR="005542D3" w:rsidRPr="00572F8E" w:rsidRDefault="005542D3" w:rsidP="005542D3">
      <w:pPr>
        <w:spacing w:after="120" w:line="276" w:lineRule="auto"/>
        <w:jc w:val="both"/>
        <w:rPr>
          <w:ins w:id="22559" w:author="Visone Rossana (GSE)" w:date="2025-10-22T12:12:00Z" w16du:dateUtc="2025-10-22T10:12:00Z"/>
          <w:rFonts w:cs="Calibri"/>
          <w:sz w:val="22"/>
          <w:szCs w:val="22"/>
        </w:rPr>
      </w:pPr>
      <w:ins w:id="22560" w:author="Visone Rossana (GSE)" w:date="2025-10-22T12:12:00Z" w16du:dateUtc="2025-10-22T10:12:00Z">
        <w:r w:rsidRPr="00572F8E">
          <w:rPr>
            <w:rFonts w:cs="Calibri"/>
            <w:sz w:val="22"/>
            <w:szCs w:val="22"/>
          </w:rPr>
          <w:t>Le spese ammissibili sono comprensive di IVA dove essa costituisce un costo. Il trasporto rientra tra le spese ammissibili perché facente parte della fornitura.</w:t>
        </w:r>
      </w:ins>
    </w:p>
    <w:p w14:paraId="7C222EBA" w14:textId="1FF7D624" w:rsidR="005542D3" w:rsidRPr="005542D3" w:rsidDel="005542D3" w:rsidRDefault="005542D3">
      <w:pPr>
        <w:spacing w:line="276" w:lineRule="auto"/>
        <w:jc w:val="both"/>
        <w:rPr>
          <w:ins w:id="22561" w:author="Visone Rossana (GSE)" w:date="2025-10-21T12:32:00Z" w16du:dateUtc="2025-10-21T10:32:00Z"/>
          <w:del w:id="22562" w:author="Visone Rossana (GSE)" w:date="2025-10-22T12:12:00Z" w16du:dateUtc="2025-10-22T10:12:00Z"/>
          <w:rFonts w:cstheme="minorHAnsi"/>
          <w:sz w:val="22"/>
          <w:szCs w:val="22"/>
          <w:rPrChange w:id="22563" w:author="Visone Rossana (GSE)" w:date="2025-10-22T12:12:00Z" w16du:dateUtc="2025-10-22T10:12:00Z">
            <w:rPr>
              <w:ins w:id="22564" w:author="Visone Rossana (GSE)" w:date="2025-10-21T12:32:00Z" w16du:dateUtc="2025-10-21T10:32:00Z"/>
              <w:del w:id="22565" w:author="Visone Rossana (GSE)" w:date="2025-10-22T12:12:00Z" w16du:dateUtc="2025-10-22T10:12:00Z"/>
            </w:rPr>
          </w:rPrChange>
        </w:rPr>
        <w:pPrChange w:id="22566" w:author="Visone Rossana (GSE)" w:date="2025-10-22T12:12:00Z" w16du:dateUtc="2025-10-22T10:12:00Z">
          <w:pPr>
            <w:pStyle w:val="Paragrafoelenco"/>
            <w:numPr>
              <w:numId w:val="508"/>
            </w:numPr>
            <w:spacing w:line="276" w:lineRule="auto"/>
            <w:ind w:hanging="360"/>
            <w:jc w:val="both"/>
          </w:pPr>
        </w:pPrChange>
      </w:pPr>
    </w:p>
    <w:p w14:paraId="4E47B985" w14:textId="77777777" w:rsidR="00354871" w:rsidRPr="00354871" w:rsidRDefault="00354871">
      <w:pPr>
        <w:pStyle w:val="Paragrafoelenco"/>
        <w:spacing w:line="276" w:lineRule="auto"/>
        <w:jc w:val="both"/>
        <w:rPr>
          <w:ins w:id="22567" w:author="Visone Rossana (GSE)" w:date="2025-09-02T11:02:00Z" w16du:dateUtc="2025-09-02T09:02:00Z"/>
          <w:rFonts w:cstheme="minorHAnsi"/>
          <w:sz w:val="22"/>
          <w:szCs w:val="22"/>
          <w:rPrChange w:id="22568" w:author="Visone Rossana (GSE)" w:date="2025-10-21T12:32:00Z" w16du:dateUtc="2025-10-21T10:32:00Z">
            <w:rPr>
              <w:ins w:id="22569" w:author="Visone Rossana (GSE)" w:date="2025-09-02T11:02:00Z" w16du:dateUtc="2025-09-02T09:02:00Z"/>
              <w:rFonts w:cs="Calibri"/>
            </w:rPr>
          </w:rPrChange>
        </w:rPr>
        <w:pPrChange w:id="22570" w:author="Visone Rossana (GSE)" w:date="2025-10-21T12:32:00Z" w16du:dateUtc="2025-10-21T10:32:00Z">
          <w:pPr>
            <w:jc w:val="both"/>
          </w:pPr>
        </w:pPrChange>
      </w:pPr>
    </w:p>
    <w:p w14:paraId="37326AEE" w14:textId="77777777" w:rsidR="00DD14DA" w:rsidRPr="00357179" w:rsidRDefault="00DD14DA">
      <w:pPr>
        <w:spacing w:line="276" w:lineRule="auto"/>
        <w:jc w:val="both"/>
        <w:rPr>
          <w:ins w:id="22571" w:author="Visone Rossana (GSE)" w:date="2025-09-02T11:02:00Z" w16du:dateUtc="2025-09-02T09:02:00Z"/>
          <w:moveFrom w:id="22572" w:author="Visone Rossana (GSE)" w:date="2025-10-20T18:59:00Z" w16du:dateUtc="2025-10-20T16:59:00Z"/>
          <w:rFonts w:cstheme="minorHAnsi"/>
          <w:b/>
          <w:bCs/>
          <w:sz w:val="22"/>
          <w:szCs w:val="22"/>
          <w:highlight w:val="cyan"/>
          <w:u w:val="single"/>
          <w:rPrChange w:id="22573" w:author="Visone Rossana (GSE)" w:date="2025-09-09T14:46:00Z" w16du:dateUtc="2025-09-09T12:46:00Z">
            <w:rPr>
              <w:ins w:id="22574" w:author="Visone Rossana (GSE)" w:date="2025-09-02T11:02:00Z" w16du:dateUtc="2025-09-02T09:02:00Z"/>
              <w:moveFrom w:id="22575" w:author="Visone Rossana (GSE)" w:date="2025-10-20T18:59:00Z" w16du:dateUtc="2025-10-20T16:59:00Z"/>
              <w:b/>
              <w:bCs/>
              <w:highlight w:val="cyan"/>
              <w:u w:val="single"/>
            </w:rPr>
          </w:rPrChange>
        </w:rPr>
        <w:pPrChange w:id="22576" w:author="Visone Rossana (GSE)" w:date="2025-09-09T14:46:00Z" w16du:dateUtc="2025-09-09T12:46:00Z">
          <w:pPr>
            <w:jc w:val="both"/>
          </w:pPr>
        </w:pPrChange>
      </w:pPr>
      <w:moveFromRangeStart w:id="22577" w:author="Visone Rossana (GSE)" w:date="2025-10-20T18:59:00Z" w:name="move211879204"/>
      <w:commentRangeStart w:id="22578"/>
      <w:moveFrom w:id="22579" w:author="Visone Rossana (GSE)" w:date="2025-10-20T18:59:00Z" w16du:dateUtc="2025-10-20T16:59:00Z">
        <w:ins w:id="22580" w:author="Visone Rossana (GSE)" w:date="2025-09-02T11:02:00Z" w16du:dateUtc="2025-09-02T09:02:00Z">
          <w:r w:rsidRPr="00357179">
            <w:rPr>
              <w:rFonts w:cstheme="minorHAnsi"/>
              <w:b/>
              <w:bCs/>
              <w:sz w:val="22"/>
              <w:szCs w:val="22"/>
              <w:highlight w:val="cyan"/>
              <w:u w:val="single"/>
              <w:rPrChange w:id="22581" w:author="Visone Rossana (GSE)" w:date="2025-09-09T14:46:00Z" w16du:dateUtc="2025-09-09T12:46:00Z">
                <w:rPr>
                  <w:b/>
                  <w:bCs/>
                  <w:highlight w:val="cyan"/>
                  <w:u w:val="single"/>
                </w:rPr>
              </w:rPrChange>
            </w:rPr>
            <w:t>Intensità dell’incentivo</w:t>
          </w:r>
          <w:bookmarkStart w:id="22582" w:name="_Toc212462686"/>
          <w:bookmarkEnd w:id="22582"/>
        </w:ins>
      </w:moveFrom>
    </w:p>
    <w:p w14:paraId="243D02C8" w14:textId="77777777" w:rsidR="00DD14DA" w:rsidRPr="00357179" w:rsidRDefault="00DD14DA">
      <w:pPr>
        <w:spacing w:line="276" w:lineRule="auto"/>
        <w:jc w:val="both"/>
        <w:rPr>
          <w:ins w:id="22583" w:author="Visone Rossana (GSE)" w:date="2025-09-02T11:02:00Z" w16du:dateUtc="2025-09-02T09:02:00Z"/>
          <w:moveFrom w:id="22584" w:author="Visone Rossana (GSE)" w:date="2025-10-20T18:59:00Z" w16du:dateUtc="2025-10-20T16:59:00Z"/>
          <w:rFonts w:cstheme="minorHAnsi"/>
          <w:sz w:val="22"/>
          <w:szCs w:val="22"/>
          <w:rPrChange w:id="22585" w:author="Visone Rossana (GSE)" w:date="2025-09-09T14:46:00Z" w16du:dateUtc="2025-09-09T12:46:00Z">
            <w:rPr>
              <w:ins w:id="22586" w:author="Visone Rossana (GSE)" w:date="2025-09-02T11:02:00Z" w16du:dateUtc="2025-09-02T09:02:00Z"/>
              <w:moveFrom w:id="22587" w:author="Visone Rossana (GSE)" w:date="2025-10-20T18:59:00Z" w16du:dateUtc="2025-10-20T16:59:00Z"/>
            </w:rPr>
          </w:rPrChange>
        </w:rPr>
        <w:pPrChange w:id="22588" w:author="Visone Rossana (GSE)" w:date="2025-09-09T14:46:00Z" w16du:dateUtc="2025-09-09T12:46:00Z">
          <w:pPr>
            <w:jc w:val="both"/>
          </w:pPr>
        </w:pPrChange>
      </w:pPr>
      <w:moveFrom w:id="22589" w:author="Visone Rossana (GSE)" w:date="2025-10-20T18:59:00Z" w16du:dateUtc="2025-10-20T16:59:00Z">
        <w:ins w:id="22590" w:author="Visone Rossana (GSE)" w:date="2025-09-02T11:02:00Z" w16du:dateUtc="2025-09-02T09:02:00Z">
          <w:r w:rsidRPr="00357179">
            <w:rPr>
              <w:rFonts w:cstheme="minorHAnsi"/>
              <w:sz w:val="22"/>
              <w:szCs w:val="22"/>
              <w:highlight w:val="cyan"/>
              <w:rPrChange w:id="22591" w:author="Visone Rossana (GSE)" w:date="2025-09-09T14:46:00Z" w16du:dateUtc="2025-09-09T12:46:00Z">
                <w:rPr>
                  <w:highlight w:val="cyan"/>
                </w:rPr>
              </w:rPrChange>
            </w:rPr>
            <w:t>È facoltà del soggetto richiedente ridurre l’intensità dell’incentivo dal 65% al 40% per rendere potenzialmente compatibile l’intervento con la tariffa di incentivazione del DM 414 del 7 dicembre 2023 e s.m.i (DM CACER), tuttavia la reale cumulabilità con il meccanismo introdotto dal DM CACER dovrà essere valutata specificatamente dal Soggetto richiedente per il singolo impianto.</w:t>
          </w:r>
          <w:r w:rsidRPr="00357179">
            <w:rPr>
              <w:rFonts w:cstheme="minorHAnsi"/>
              <w:sz w:val="22"/>
              <w:szCs w:val="22"/>
              <w:rPrChange w:id="22592" w:author="Visone Rossana (GSE)" w:date="2025-09-09T14:46:00Z" w16du:dateUtc="2025-09-09T12:46:00Z">
                <w:rPr/>
              </w:rPrChange>
            </w:rPr>
            <w:t xml:space="preserve">  </w:t>
          </w:r>
          <w:bookmarkStart w:id="22593" w:name="_Toc212462687"/>
          <w:bookmarkEnd w:id="22593"/>
          <w:commentRangeEnd w:id="22578"/>
          <w:r w:rsidRPr="00357179">
            <w:rPr>
              <w:rStyle w:val="Rimandocommento"/>
              <w:rFonts w:cstheme="minorHAnsi"/>
              <w:sz w:val="22"/>
              <w:szCs w:val="22"/>
              <w:rPrChange w:id="22594" w:author="Visone Rossana (GSE)" w:date="2025-09-09T14:46:00Z" w16du:dateUtc="2025-09-09T12:46:00Z">
                <w:rPr>
                  <w:rStyle w:val="Rimandocommento"/>
                  <w:rFonts w:cstheme="majorBidi"/>
                  <w:sz w:val="24"/>
                </w:rPr>
              </w:rPrChange>
            </w:rPr>
            <w:commentReference w:id="22578"/>
          </w:r>
        </w:ins>
      </w:moveFrom>
    </w:p>
    <w:p w14:paraId="53A06FB9" w14:textId="56970058" w:rsidR="00DD14DA" w:rsidRPr="008A31B0" w:rsidRDefault="00DD14DA">
      <w:pPr>
        <w:pStyle w:val="TITOLO20"/>
        <w:numPr>
          <w:ilvl w:val="2"/>
          <w:numId w:val="292"/>
        </w:numPr>
        <w:ind w:left="1134" w:hanging="708"/>
        <w:rPr>
          <w:ins w:id="22595" w:author="Visone Rossana (GSE)" w:date="2025-09-02T11:02:00Z" w16du:dateUtc="2025-09-02T09:02:00Z"/>
        </w:rPr>
        <w:pPrChange w:id="22596" w:author="Visone Rossana (GSE)" w:date="2025-10-17T17:32:00Z" w16du:dateUtc="2025-10-17T15:32:00Z">
          <w:pPr>
            <w:pStyle w:val="TITOLO3GSE"/>
            <w:ind w:left="0" w:firstLine="0"/>
          </w:pPr>
        </w:pPrChange>
      </w:pPr>
      <w:bookmarkStart w:id="22597" w:name="_Toc212462688"/>
      <w:moveFromRangeEnd w:id="22577"/>
      <w:ins w:id="22598" w:author="Visone Rossana (GSE)" w:date="2025-09-02T11:02:00Z" w16du:dateUtc="2025-09-02T09:02:00Z">
        <w:r>
          <w:t>Calcolo dell’incentivo (Allegato II Decreto)</w:t>
        </w:r>
        <w:bookmarkEnd w:id="22597"/>
      </w:ins>
    </w:p>
    <w:p w14:paraId="1D8D7597" w14:textId="075A5725" w:rsidR="0010432C" w:rsidRPr="0010432C" w:rsidRDefault="0010432C">
      <w:pPr>
        <w:spacing w:line="276" w:lineRule="auto"/>
        <w:jc w:val="both"/>
        <w:rPr>
          <w:ins w:id="22599" w:author="Visone Rossana (GSE)" w:date="2025-10-20T18:26:00Z" w16du:dateUtc="2025-10-20T16:26:00Z"/>
          <w:rFonts w:cstheme="minorHAnsi"/>
          <w:sz w:val="22"/>
          <w:szCs w:val="22"/>
          <w:rPrChange w:id="22600" w:author="Visone Rossana (GSE)" w:date="2025-10-20T18:26:00Z" w16du:dateUtc="2025-10-20T16:26:00Z">
            <w:rPr>
              <w:ins w:id="22601" w:author="Visone Rossana (GSE)" w:date="2025-10-20T18:26:00Z" w16du:dateUtc="2025-10-20T16:26:00Z"/>
            </w:rPr>
          </w:rPrChange>
        </w:rPr>
        <w:pPrChange w:id="22602" w:author="Visone Rossana (GSE)" w:date="2025-10-20T18:26:00Z" w16du:dateUtc="2025-10-20T16:26:00Z">
          <w:pPr>
            <w:pStyle w:val="Paragrafoelenco"/>
            <w:numPr>
              <w:numId w:val="292"/>
            </w:numPr>
            <w:spacing w:line="276" w:lineRule="auto"/>
            <w:ind w:left="851" w:hanging="360"/>
            <w:jc w:val="both"/>
          </w:pPr>
        </w:pPrChange>
      </w:pPr>
      <w:ins w:id="22603" w:author="Visone Rossana (GSE)" w:date="2025-10-20T18:26:00Z" w16du:dateUtc="2025-10-20T16:26:00Z">
        <w:r w:rsidRPr="0010432C">
          <w:rPr>
            <w:rFonts w:cstheme="minorHAnsi"/>
            <w:sz w:val="22"/>
            <w:szCs w:val="22"/>
            <w:rPrChange w:id="22604" w:author="Visone Rossana (GSE)" w:date="2025-10-20T18:26:00Z" w16du:dateUtc="2025-10-20T16:26:00Z">
              <w:rPr/>
            </w:rPrChange>
          </w:rPr>
          <w:t xml:space="preserve">Per l’intervento </w:t>
        </w:r>
      </w:ins>
      <w:ins w:id="22605" w:author="Visone Rossana (GSE)" w:date="2025-10-20T18:27:00Z" w16du:dateUtc="2025-10-20T16:27:00Z">
        <w:r w:rsidR="0015322E">
          <w:rPr>
            <w:rFonts w:cstheme="minorHAnsi"/>
            <w:sz w:val="22"/>
            <w:szCs w:val="22"/>
          </w:rPr>
          <w:t>in esame,</w:t>
        </w:r>
      </w:ins>
      <w:ins w:id="22606" w:author="Visone Rossana (GSE)" w:date="2025-10-20T18:26:00Z" w16du:dateUtc="2025-10-20T16:26:00Z">
        <w:r w:rsidRPr="0010432C">
          <w:rPr>
            <w:rFonts w:cstheme="minorHAnsi"/>
            <w:sz w:val="22"/>
            <w:szCs w:val="22"/>
            <w:rPrChange w:id="22607" w:author="Visone Rossana (GSE)" w:date="2025-10-20T18:26:00Z" w16du:dateUtc="2025-10-20T16:26:00Z">
              <w:rPr/>
            </w:rPrChange>
          </w:rPr>
          <w:t xml:space="preserve"> l’incentivo è erogato nel limite del </w:t>
        </w:r>
      </w:ins>
      <w:ins w:id="22608" w:author="Visone Rossana (GSE)" w:date="2025-10-20T18:27:00Z" w16du:dateUtc="2025-10-20T16:27:00Z">
        <w:r w:rsidR="0015322E" w:rsidRPr="006E4F91">
          <w:rPr>
            <w:rFonts w:cstheme="minorHAnsi"/>
            <w:sz w:val="22"/>
            <w:szCs w:val="22"/>
            <w:highlight w:val="cyan"/>
            <w:rPrChange w:id="22609" w:author="Visone Rossana (GSE)" w:date="2025-10-20T18:37:00Z" w16du:dateUtc="2025-10-20T16:37:00Z">
              <w:rPr>
                <w:rFonts w:cstheme="minorHAnsi"/>
                <w:sz w:val="22"/>
                <w:szCs w:val="22"/>
              </w:rPr>
            </w:rPrChange>
          </w:rPr>
          <w:t>2</w:t>
        </w:r>
      </w:ins>
      <w:ins w:id="22610" w:author="Visone Rossana (GSE)" w:date="2025-10-20T18:26:00Z" w16du:dateUtc="2025-10-20T16:26:00Z">
        <w:r w:rsidRPr="006E4F91">
          <w:rPr>
            <w:rFonts w:cstheme="minorHAnsi"/>
            <w:sz w:val="22"/>
            <w:szCs w:val="22"/>
            <w:highlight w:val="cyan"/>
            <w:rPrChange w:id="22611" w:author="Visone Rossana (GSE)" w:date="2025-10-20T18:37:00Z" w16du:dateUtc="2025-10-20T16:37:00Z">
              <w:rPr>
                <w:highlight w:val="cyan"/>
              </w:rPr>
            </w:rPrChange>
          </w:rPr>
          <w:t>0%</w:t>
        </w:r>
        <w:r w:rsidRPr="0010432C">
          <w:rPr>
            <w:rFonts w:cstheme="minorHAnsi"/>
            <w:sz w:val="22"/>
            <w:szCs w:val="22"/>
            <w:highlight w:val="cyan"/>
            <w:rPrChange w:id="22612" w:author="Visone Rossana (GSE)" w:date="2025-10-20T18:26:00Z" w16du:dateUtc="2025-10-20T16:26:00Z">
              <w:rPr>
                <w:highlight w:val="cyan"/>
              </w:rPr>
            </w:rPrChange>
          </w:rPr>
          <w:t xml:space="preserve"> delle spese sostenute ammissibili</w:t>
        </w:r>
        <w:r w:rsidRPr="0010432C">
          <w:rPr>
            <w:rFonts w:cstheme="minorHAnsi"/>
            <w:sz w:val="22"/>
            <w:szCs w:val="22"/>
            <w:rPrChange w:id="22613" w:author="Visone Rossana (GSE)" w:date="2025-10-20T18:26:00Z" w16du:dateUtc="2025-10-20T16:26:00Z">
              <w:rPr/>
            </w:rPrChange>
          </w:rPr>
          <w:t>, fermo restando il rispetto del costo massimo ammissibile differenziato in funzione d</w:t>
        </w:r>
      </w:ins>
      <w:ins w:id="22614" w:author="Visone Rossana (GSE)" w:date="2025-10-20T18:28:00Z" w16du:dateUtc="2025-10-20T16:28:00Z">
        <w:r w:rsidR="009D74AE">
          <w:rPr>
            <w:rFonts w:cstheme="minorHAnsi"/>
            <w:sz w:val="22"/>
            <w:szCs w:val="22"/>
          </w:rPr>
          <w:t xml:space="preserve">ella taglia dell’impianto e </w:t>
        </w:r>
        <w:r w:rsidR="00C02011">
          <w:rPr>
            <w:rFonts w:cstheme="minorHAnsi"/>
            <w:sz w:val="22"/>
            <w:szCs w:val="22"/>
          </w:rPr>
          <w:t>del sistema di accumulo</w:t>
        </w:r>
      </w:ins>
      <w:ins w:id="22615" w:author="Visone Rossana (GSE)" w:date="2025-10-20T18:26:00Z" w16du:dateUtc="2025-10-20T16:26:00Z">
        <w:r w:rsidRPr="0010432C">
          <w:rPr>
            <w:rFonts w:cstheme="minorHAnsi"/>
            <w:sz w:val="22"/>
            <w:szCs w:val="22"/>
            <w:rPrChange w:id="22616" w:author="Visone Rossana (GSE)" w:date="2025-10-20T18:26:00Z" w16du:dateUtc="2025-10-20T16:26:00Z">
              <w:rPr/>
            </w:rPrChange>
          </w:rPr>
          <w:t xml:space="preserve">. </w:t>
        </w:r>
      </w:ins>
    </w:p>
    <w:p w14:paraId="56E4E5D0" w14:textId="77777777" w:rsidR="0010432C" w:rsidRPr="0010432C" w:rsidRDefault="0010432C">
      <w:pPr>
        <w:spacing w:after="120" w:line="276" w:lineRule="auto"/>
        <w:jc w:val="both"/>
        <w:rPr>
          <w:ins w:id="22617" w:author="Visone Rossana (GSE)" w:date="2025-10-20T18:26:00Z" w16du:dateUtc="2025-10-20T16:26:00Z"/>
          <w:rFonts w:cstheme="minorHAnsi"/>
          <w:bCs/>
          <w:sz w:val="22"/>
          <w:szCs w:val="22"/>
          <w:rPrChange w:id="22618" w:author="Visone Rossana (GSE)" w:date="2025-10-20T18:26:00Z" w16du:dateUtc="2025-10-20T16:26:00Z">
            <w:rPr>
              <w:ins w:id="22619" w:author="Visone Rossana (GSE)" w:date="2025-10-20T18:26:00Z" w16du:dateUtc="2025-10-20T16:26:00Z"/>
            </w:rPr>
          </w:rPrChange>
        </w:rPr>
        <w:pPrChange w:id="22620" w:author="Visone Rossana (GSE)" w:date="2025-10-20T18:26:00Z" w16du:dateUtc="2025-10-20T16:26:00Z">
          <w:pPr>
            <w:pStyle w:val="Paragrafoelenco"/>
            <w:numPr>
              <w:numId w:val="292"/>
            </w:numPr>
            <w:spacing w:after="120" w:line="276" w:lineRule="auto"/>
            <w:ind w:left="851" w:hanging="360"/>
            <w:jc w:val="both"/>
          </w:pPr>
        </w:pPrChange>
      </w:pPr>
      <w:commentRangeStart w:id="22621"/>
      <w:ins w:id="22622" w:author="Visone Rossana (GSE)" w:date="2025-10-20T18:26:00Z" w16du:dateUtc="2025-10-20T16:26:00Z">
        <w:r w:rsidRPr="0010432C">
          <w:rPr>
            <w:rFonts w:cstheme="minorHAnsi"/>
            <w:sz w:val="22"/>
            <w:szCs w:val="22"/>
            <w:rPrChange w:id="22623" w:author="Visone Rossana (GSE)" w:date="2025-10-20T18:26:00Z" w16du:dateUtc="2025-10-20T16:26:00Z">
              <w:rPr/>
            </w:rPrChange>
          </w:rPr>
          <w:t>L’incentivo erogabile</w:t>
        </w:r>
        <w:commentRangeEnd w:id="22621"/>
        <w:r w:rsidRPr="0010432C">
          <w:rPr>
            <w:rStyle w:val="Rimandocommento"/>
            <w:rFonts w:cstheme="minorHAnsi"/>
            <w:sz w:val="22"/>
            <w:szCs w:val="22"/>
            <w:rPrChange w:id="22624" w:author="Visone Rossana (GSE)" w:date="2025-10-20T18:26:00Z" w16du:dateUtc="2025-10-20T16:26:00Z">
              <w:rPr>
                <w:rStyle w:val="Rimandocommento"/>
                <w:sz w:val="24"/>
              </w:rPr>
            </w:rPrChange>
          </w:rPr>
          <w:commentReference w:id="22621"/>
        </w:r>
        <w:r w:rsidRPr="0010432C">
          <w:rPr>
            <w:rFonts w:cstheme="minorHAnsi"/>
            <w:sz w:val="22"/>
            <w:szCs w:val="22"/>
            <w:rPrChange w:id="22626" w:author="Visone Rossana (GSE)" w:date="2025-10-20T18:26:00Z" w16du:dateUtc="2025-10-20T16:26:00Z">
              <w:rPr/>
            </w:rPrChange>
          </w:rPr>
          <w:t xml:space="preserve"> è comunque </w:t>
        </w:r>
        <w:r w:rsidRPr="0010432C">
          <w:rPr>
            <w:rFonts w:cstheme="minorHAnsi"/>
            <w:bCs/>
            <w:sz w:val="22"/>
            <w:szCs w:val="22"/>
            <w:rPrChange w:id="22627" w:author="Visone Rossana (GSE)" w:date="2025-10-20T18:26:00Z" w16du:dateUtc="2025-10-20T16:26:00Z">
              <w:rPr/>
            </w:rPrChange>
          </w:rPr>
          <w:t xml:space="preserve">non superiore all’incentivo riconoscibile per l’intervento combinato di sostituzione di impianti di climatizzazione invernale esistenti con impianti di climatizzazione invernale dotati di pompe di calore elettriche, quantificato secondo le modalità di cui al paragrafo </w:t>
        </w:r>
        <w:r w:rsidRPr="0010432C">
          <w:rPr>
            <w:rFonts w:cstheme="minorHAnsi"/>
            <w:bCs/>
            <w:sz w:val="22"/>
            <w:szCs w:val="22"/>
            <w:highlight w:val="yellow"/>
            <w:rPrChange w:id="22628" w:author="Visone Rossana (GSE)" w:date="2025-10-20T18:26:00Z" w16du:dateUtc="2025-10-20T16:26:00Z">
              <w:rPr>
                <w:highlight w:val="yellow"/>
              </w:rPr>
            </w:rPrChange>
          </w:rPr>
          <w:t>9.10.4.</w:t>
        </w:r>
      </w:ins>
    </w:p>
    <w:p w14:paraId="4CEAE778" w14:textId="42623EF3" w:rsidR="00DD14DA" w:rsidRPr="006E4F91" w:rsidRDefault="00DD14DA">
      <w:pPr>
        <w:widowControl w:val="0"/>
        <w:tabs>
          <w:tab w:val="left" w:pos="1979"/>
        </w:tabs>
        <w:spacing w:before="126"/>
        <w:jc w:val="both"/>
        <w:rPr>
          <w:ins w:id="22629" w:author="Visone Rossana (GSE)" w:date="2025-09-02T11:02:00Z" w16du:dateUtc="2025-09-02T09:02:00Z"/>
          <w:del w:id="22630" w:author="Visone Rossana (GSE)" w:date="2025-10-20T18:27:00Z" w16du:dateUtc="2025-10-20T16:27:00Z"/>
          <w:rFonts w:ascii="Calibri" w:eastAsia="Times New Roman" w:hAnsi="Calibri"/>
          <w:b/>
          <w:sz w:val="22"/>
          <w:szCs w:val="22"/>
          <w:rPrChange w:id="22631" w:author="Visone Rossana (GSE)" w:date="2025-09-09T14:47:00Z" w16du:dateUtc="2025-09-09T12:47:00Z">
            <w:rPr>
              <w:ins w:id="22632" w:author="Visone Rossana (GSE)" w:date="2025-09-02T11:02:00Z" w16du:dateUtc="2025-09-02T09:02:00Z"/>
              <w:del w:id="22633" w:author="Visone Rossana (GSE)" w:date="2025-10-20T18:27:00Z" w16du:dateUtc="2025-10-20T16:27:00Z"/>
              <w:rFonts w:ascii="Calibri" w:eastAsia="Times New Roman" w:hAnsi="Calibri"/>
              <w:b/>
              <w:bCs/>
              <w:highlight w:val="yellow"/>
            </w:rPr>
          </w:rPrChange>
        </w:rPr>
        <w:pPrChange w:id="22634" w:author="Visone Rossana (GSE)" w:date="2025-09-09T14:46:00Z" w16du:dateUtc="2025-09-09T12:46:00Z">
          <w:pPr>
            <w:widowControl w:val="0"/>
            <w:tabs>
              <w:tab w:val="left" w:pos="1979"/>
            </w:tabs>
            <w:spacing w:before="126"/>
            <w:ind w:left="561"/>
            <w:jc w:val="both"/>
          </w:pPr>
        </w:pPrChange>
      </w:pPr>
      <w:ins w:id="22635" w:author="Visone Rossana (GSE)" w:date="2025-09-02T11:02:00Z" w16du:dateUtc="2025-09-02T09:02:00Z">
        <w:del w:id="22636" w:author="Visone Rossana (GSE)" w:date="2025-10-20T18:27:00Z" w16du:dateUtc="2025-10-20T16:27:00Z">
          <w:r w:rsidRPr="006E4F91">
            <w:rPr>
              <w:rFonts w:ascii="Calibri" w:eastAsia="Times New Roman" w:hAnsi="Calibri"/>
              <w:sz w:val="22"/>
              <w:szCs w:val="22"/>
              <w:rPrChange w:id="22637" w:author="Visone Rossana (GSE)" w:date="2025-09-09T14:47:00Z" w16du:dateUtc="2025-09-09T12:47:00Z">
                <w:rPr>
                  <w:rFonts w:ascii="Calibri" w:eastAsia="Times New Roman" w:hAnsi="Calibri"/>
                  <w:highlight w:val="yellow"/>
                </w:rPr>
              </w:rPrChange>
            </w:rPr>
            <w:delText>Per tal</w:delText>
          </w:r>
        </w:del>
        <w:del w:id="22638" w:author="Visone Rossana (GSE)" w:date="2025-10-20T18:26:00Z" w16du:dateUtc="2025-10-20T16:26:00Z">
          <w:r w:rsidRPr="006E4F91">
            <w:rPr>
              <w:rFonts w:ascii="Calibri" w:eastAsia="Times New Roman" w:hAnsi="Calibri"/>
              <w:sz w:val="22"/>
              <w:szCs w:val="22"/>
              <w:rPrChange w:id="22639" w:author="Visone Rossana (GSE)" w:date="2025-09-09T14:47:00Z" w16du:dateUtc="2025-09-09T12:47:00Z">
                <w:rPr>
                  <w:rFonts w:ascii="Calibri" w:eastAsia="Times New Roman" w:hAnsi="Calibri"/>
                  <w:highlight w:val="yellow"/>
                </w:rPr>
              </w:rPrChange>
            </w:rPr>
            <w:delText>i</w:delText>
          </w:r>
        </w:del>
        <w:del w:id="22640" w:author="Visone Rossana (GSE)" w:date="2025-10-20T18:27:00Z" w16du:dateUtc="2025-10-20T16:27:00Z">
          <w:r w:rsidRPr="006E4F91">
            <w:rPr>
              <w:rFonts w:ascii="Calibri" w:eastAsia="Times New Roman" w:hAnsi="Calibri"/>
              <w:sz w:val="22"/>
              <w:szCs w:val="22"/>
              <w:rPrChange w:id="22641" w:author="Visone Rossana (GSE)" w:date="2025-09-09T14:47:00Z" w16du:dateUtc="2025-09-09T12:47:00Z">
                <w:rPr>
                  <w:rFonts w:ascii="Calibri" w:eastAsia="Times New Roman" w:hAnsi="Calibri"/>
                  <w:highlight w:val="yellow"/>
                </w:rPr>
              </w:rPrChange>
            </w:rPr>
            <w:delText xml:space="preserve"> intervent</w:delText>
          </w:r>
        </w:del>
        <w:del w:id="22642" w:author="Visone Rossana (GSE)" w:date="2025-10-20T18:26:00Z" w16du:dateUtc="2025-10-20T16:26:00Z">
          <w:r w:rsidRPr="006E4F91">
            <w:rPr>
              <w:rFonts w:ascii="Calibri" w:eastAsia="Times New Roman" w:hAnsi="Calibri"/>
              <w:sz w:val="22"/>
              <w:szCs w:val="22"/>
              <w:rPrChange w:id="22643" w:author="Visone Rossana (GSE)" w:date="2025-09-09T14:47:00Z" w16du:dateUtc="2025-09-09T12:47:00Z">
                <w:rPr>
                  <w:rFonts w:ascii="Calibri" w:eastAsia="Times New Roman" w:hAnsi="Calibri"/>
                  <w:highlight w:val="yellow"/>
                </w:rPr>
              </w:rPrChange>
            </w:rPr>
            <w:delText>i</w:delText>
          </w:r>
        </w:del>
        <w:del w:id="22644" w:author="Visone Rossana (GSE)" w:date="2025-10-20T18:27:00Z" w16du:dateUtc="2025-10-20T16:27:00Z">
          <w:r w:rsidRPr="006E4F91">
            <w:rPr>
              <w:rFonts w:ascii="Calibri" w:eastAsia="Times New Roman" w:hAnsi="Calibri"/>
              <w:sz w:val="22"/>
              <w:szCs w:val="22"/>
              <w:rPrChange w:id="22645" w:author="Visone Rossana (GSE)" w:date="2025-09-09T14:47:00Z" w16du:dateUtc="2025-09-09T12:47:00Z">
                <w:rPr>
                  <w:rFonts w:ascii="Calibri" w:eastAsia="Times New Roman" w:hAnsi="Calibri"/>
                  <w:highlight w:val="yellow"/>
                </w:rPr>
              </w:rPrChange>
            </w:rPr>
            <w:delText xml:space="preserve"> l’incentivo è calcolato secondo la seguente formula:</w:delText>
          </w:r>
        </w:del>
      </w:ins>
    </w:p>
    <w:p w14:paraId="6ABEC992" w14:textId="2A192D9F" w:rsidR="00DD14DA" w:rsidRPr="00357179" w:rsidRDefault="00DD14DA" w:rsidP="00DD14DA">
      <w:pPr>
        <w:spacing w:before="122" w:after="160"/>
        <w:jc w:val="center"/>
        <w:rPr>
          <w:ins w:id="22646" w:author="Visone Rossana (GSE)" w:date="2025-09-02T11:02:00Z" w16du:dateUtc="2025-09-02T09:02:00Z"/>
          <w:rFonts w:eastAsia="Calibri" w:cstheme="minorHAnsi"/>
          <w:sz w:val="22"/>
          <w:szCs w:val="22"/>
          <w:rPrChange w:id="22647" w:author="Visone Rossana (GSE)" w:date="2025-09-09T14:47:00Z" w16du:dateUtc="2025-09-09T12:47:00Z">
            <w:rPr>
              <w:ins w:id="22648" w:author="Visone Rossana (GSE)" w:date="2025-09-02T11:02:00Z" w16du:dateUtc="2025-09-02T09:02:00Z"/>
              <w:rFonts w:ascii="Calibri" w:eastAsia="Calibri" w:hAnsi="Calibri" w:cs="Arial"/>
            </w:rPr>
          </w:rPrChange>
        </w:rPr>
      </w:pPr>
      <w:ins w:id="22649" w:author="Visone Rossana (GSE)" w:date="2025-09-02T11:02:00Z" w16du:dateUtc="2025-09-02T09:02:00Z">
        <w:r w:rsidRPr="006E4F91">
          <w:rPr>
            <w:rFonts w:eastAsia="Calibri" w:cstheme="minorHAnsi"/>
            <w:w w:val="105"/>
            <w:position w:val="5"/>
            <w:sz w:val="22"/>
            <w:szCs w:val="22"/>
            <w:rPrChange w:id="22650" w:author="Visone Rossana (GSE)" w:date="2025-09-09T14:47:00Z" w16du:dateUtc="2025-09-09T12:47:00Z">
              <w:rPr>
                <w:rFonts w:ascii="Calibri" w:eastAsia="Calibri" w:hAnsi="Calibri" w:cs="Arial"/>
                <w:w w:val="105"/>
                <w:position w:val="5"/>
                <w:highlight w:val="yellow"/>
              </w:rPr>
            </w:rPrChange>
          </w:rPr>
          <w:t>I</w:t>
        </w:r>
        <w:r w:rsidRPr="006E4F91">
          <w:rPr>
            <w:rFonts w:eastAsia="Calibri" w:cstheme="minorHAnsi"/>
            <w:w w:val="105"/>
            <w:sz w:val="22"/>
            <w:szCs w:val="22"/>
            <w:rPrChange w:id="22651" w:author="Visone Rossana (GSE)" w:date="2025-09-09T14:47:00Z" w16du:dateUtc="2025-09-09T12:47:00Z">
              <w:rPr>
                <w:rFonts w:ascii="Calibri" w:eastAsia="Calibri" w:hAnsi="Calibri" w:cs="Arial"/>
                <w:w w:val="105"/>
                <w:highlight w:val="yellow"/>
              </w:rPr>
            </w:rPrChange>
          </w:rPr>
          <w:t xml:space="preserve">tot </w:t>
        </w:r>
        <w:r w:rsidRPr="006E4F91">
          <w:rPr>
            <w:rFonts w:eastAsia="Calibri" w:cstheme="minorHAnsi"/>
            <w:w w:val="115"/>
            <w:position w:val="5"/>
            <w:sz w:val="22"/>
            <w:szCs w:val="22"/>
            <w:rPrChange w:id="22652" w:author="Visone Rossana (GSE)" w:date="2025-09-09T14:47:00Z" w16du:dateUtc="2025-09-09T12:47:00Z">
              <w:rPr>
                <w:rFonts w:ascii="Calibri" w:eastAsia="Calibri" w:hAnsi="Calibri" w:cs="Arial"/>
                <w:w w:val="115"/>
                <w:position w:val="5"/>
                <w:highlight w:val="yellow"/>
              </w:rPr>
            </w:rPrChange>
          </w:rPr>
          <w:t xml:space="preserve">= </w:t>
        </w:r>
      </w:ins>
      <w:ins w:id="22653" w:author="Visone Rossana (GSE)" w:date="2025-10-20T18:24:00Z" w16du:dateUtc="2025-10-20T16:24:00Z">
        <w:r w:rsidR="00127BD3" w:rsidRPr="006E4F91">
          <w:rPr>
            <w:rFonts w:eastAsia="Calibri" w:cstheme="minorHAnsi"/>
            <w:w w:val="115"/>
            <w:position w:val="5"/>
            <w:sz w:val="22"/>
            <w:szCs w:val="22"/>
            <w:rPrChange w:id="22654" w:author="Visone Rossana (GSE)" w:date="2025-10-20T18:37:00Z" w16du:dateUtc="2025-10-20T16:37:00Z">
              <w:rPr>
                <w:rFonts w:eastAsia="Calibri" w:cstheme="minorHAnsi"/>
                <w:w w:val="115"/>
                <w:position w:val="5"/>
                <w:sz w:val="22"/>
                <w:szCs w:val="22"/>
                <w:highlight w:val="yellow"/>
              </w:rPr>
            </w:rPrChange>
          </w:rPr>
          <w:t>min (</w:t>
        </w:r>
      </w:ins>
      <w:ins w:id="22655" w:author="Visone Rossana (GSE)" w:date="2025-09-02T11:02:00Z" w16du:dateUtc="2025-09-02T09:02:00Z">
        <w:r w:rsidRPr="006E4F91">
          <w:rPr>
            <w:rFonts w:eastAsia="Calibri" w:cstheme="minorHAnsi"/>
            <w:w w:val="105"/>
            <w:position w:val="5"/>
            <w:sz w:val="22"/>
            <w:szCs w:val="22"/>
            <w:rPrChange w:id="22656" w:author="Visone Rossana (GSE)" w:date="2025-10-20T18:37:00Z" w16du:dateUtc="2025-10-20T16:37:00Z">
              <w:rPr>
                <w:rFonts w:ascii="Calibri" w:eastAsia="Calibri" w:hAnsi="Calibri" w:cs="Arial"/>
                <w:w w:val="105"/>
                <w:position w:val="5"/>
                <w:highlight w:val="yellow"/>
              </w:rPr>
            </w:rPrChange>
          </w:rPr>
          <w:t>%</w:t>
        </w:r>
        <w:r w:rsidRPr="006E4F91">
          <w:rPr>
            <w:rFonts w:eastAsia="Calibri" w:cstheme="minorHAnsi"/>
            <w:w w:val="105"/>
            <w:sz w:val="22"/>
            <w:szCs w:val="22"/>
            <w:rPrChange w:id="22657" w:author="Visone Rossana (GSE)" w:date="2025-09-09T14:47:00Z" w16du:dateUtc="2025-09-09T12:47:00Z">
              <w:rPr>
                <w:rFonts w:ascii="Calibri" w:eastAsia="Calibri" w:hAnsi="Calibri" w:cs="Arial"/>
                <w:w w:val="105"/>
                <w:highlight w:val="yellow"/>
              </w:rPr>
            </w:rPrChange>
          </w:rPr>
          <w:t xml:space="preserve">spesa </w:t>
        </w:r>
        <w:r w:rsidRPr="006E4F91">
          <w:rPr>
            <w:rFonts w:eastAsia="Calibri" w:cstheme="minorHAnsi"/>
            <w:position w:val="5"/>
            <w:sz w:val="22"/>
            <w:szCs w:val="22"/>
            <w:rPrChange w:id="22658" w:author="Visone Rossana (GSE)" w:date="2025-09-09T14:47:00Z" w16du:dateUtc="2025-09-09T12:47:00Z">
              <w:rPr>
                <w:rFonts w:ascii="Calibri" w:eastAsia="Calibri" w:hAnsi="Calibri" w:cs="Arial"/>
                <w:position w:val="5"/>
                <w:highlight w:val="yellow"/>
              </w:rPr>
            </w:rPrChange>
          </w:rPr>
          <w:t xml:space="preserve">∙ </w:t>
        </w:r>
        <w:r w:rsidRPr="006E4F91">
          <w:rPr>
            <w:rFonts w:eastAsia="Calibri" w:cstheme="minorHAnsi"/>
            <w:w w:val="105"/>
            <w:position w:val="5"/>
            <w:sz w:val="22"/>
            <w:szCs w:val="22"/>
            <w:rPrChange w:id="22659" w:author="Visone Rossana (GSE)" w:date="2025-09-09T14:47:00Z" w16du:dateUtc="2025-09-09T12:47:00Z">
              <w:rPr>
                <w:rFonts w:ascii="Calibri" w:eastAsia="Calibri" w:hAnsi="Calibri" w:cs="Arial"/>
                <w:w w:val="105"/>
                <w:position w:val="5"/>
                <w:highlight w:val="yellow"/>
              </w:rPr>
            </w:rPrChange>
          </w:rPr>
          <w:t>C</w:t>
        </w:r>
        <w:r w:rsidRPr="006E4F91">
          <w:rPr>
            <w:rFonts w:eastAsia="Calibri" w:cstheme="minorHAnsi"/>
            <w:w w:val="105"/>
            <w:position w:val="5"/>
            <w:sz w:val="22"/>
            <w:szCs w:val="22"/>
            <w:vertAlign w:val="subscript"/>
            <w:rPrChange w:id="22660" w:author="Visone Rossana (GSE)" w:date="2025-09-09T14:47:00Z" w16du:dateUtc="2025-09-09T12:47:00Z">
              <w:rPr>
                <w:rFonts w:ascii="Calibri" w:eastAsia="Calibri" w:hAnsi="Calibri" w:cs="Arial"/>
                <w:w w:val="105"/>
                <w:position w:val="5"/>
                <w:highlight w:val="yellow"/>
                <w:vertAlign w:val="subscript"/>
              </w:rPr>
            </w:rPrChange>
          </w:rPr>
          <w:t>FTV</w:t>
        </w:r>
        <w:r w:rsidRPr="006E4F91">
          <w:rPr>
            <w:rFonts w:eastAsia="Calibri" w:cstheme="minorHAnsi"/>
            <w:w w:val="105"/>
            <w:position w:val="5"/>
            <w:sz w:val="22"/>
            <w:szCs w:val="22"/>
            <w:rPrChange w:id="22661" w:author="Visone Rossana (GSE)" w:date="2025-09-09T14:47:00Z" w16du:dateUtc="2025-09-09T12:47:00Z">
              <w:rPr>
                <w:rFonts w:ascii="Calibri" w:eastAsia="Calibri" w:hAnsi="Calibri" w:cs="Arial"/>
                <w:w w:val="105"/>
                <w:position w:val="5"/>
                <w:highlight w:val="yellow"/>
              </w:rPr>
            </w:rPrChange>
          </w:rPr>
          <w:t xml:space="preserve"> </w:t>
        </w:r>
        <w:r w:rsidRPr="006E4F91">
          <w:rPr>
            <w:rFonts w:eastAsia="Calibri" w:cstheme="minorHAnsi"/>
            <w:position w:val="5"/>
            <w:sz w:val="22"/>
            <w:szCs w:val="22"/>
            <w:rPrChange w:id="22662" w:author="Visone Rossana (GSE)" w:date="2025-09-09T14:47:00Z" w16du:dateUtc="2025-09-09T12:47:00Z">
              <w:rPr>
                <w:rFonts w:ascii="Calibri" w:eastAsia="Calibri" w:hAnsi="Calibri" w:cs="Arial"/>
                <w:position w:val="5"/>
                <w:highlight w:val="yellow"/>
              </w:rPr>
            </w:rPrChange>
          </w:rPr>
          <w:t xml:space="preserve">∙ </w:t>
        </w:r>
        <w:r w:rsidRPr="006E4F91">
          <w:rPr>
            <w:rFonts w:eastAsia="Calibri" w:cstheme="minorHAnsi"/>
            <w:w w:val="105"/>
            <w:position w:val="5"/>
            <w:sz w:val="22"/>
            <w:szCs w:val="22"/>
            <w:rPrChange w:id="22663" w:author="Visone Rossana (GSE)" w:date="2025-09-09T14:47:00Z" w16du:dateUtc="2025-09-09T12:47:00Z">
              <w:rPr>
                <w:rFonts w:ascii="Calibri" w:eastAsia="Calibri" w:hAnsi="Calibri" w:cs="Arial"/>
                <w:w w:val="105"/>
                <w:position w:val="5"/>
                <w:highlight w:val="yellow"/>
              </w:rPr>
            </w:rPrChange>
          </w:rPr>
          <w:t>P</w:t>
        </w:r>
        <w:r w:rsidRPr="006E4F91">
          <w:rPr>
            <w:rFonts w:eastAsia="Calibri" w:cstheme="minorHAnsi"/>
            <w:w w:val="105"/>
            <w:position w:val="5"/>
            <w:sz w:val="22"/>
            <w:szCs w:val="22"/>
            <w:vertAlign w:val="subscript"/>
            <w:rPrChange w:id="22664" w:author="Visone Rossana (GSE)" w:date="2025-09-09T14:47:00Z" w16du:dateUtc="2025-09-09T12:47:00Z">
              <w:rPr>
                <w:rFonts w:ascii="Calibri" w:eastAsia="Calibri" w:hAnsi="Calibri" w:cs="Arial"/>
                <w:w w:val="105"/>
                <w:position w:val="5"/>
                <w:highlight w:val="yellow"/>
                <w:vertAlign w:val="subscript"/>
              </w:rPr>
            </w:rPrChange>
          </w:rPr>
          <w:t>FTV</w:t>
        </w:r>
        <w:r w:rsidRPr="006E4F91">
          <w:rPr>
            <w:rFonts w:eastAsia="Calibri" w:cstheme="minorHAnsi"/>
            <w:w w:val="105"/>
            <w:sz w:val="22"/>
            <w:szCs w:val="22"/>
            <w:rPrChange w:id="22665" w:author="Visone Rossana (GSE)" w:date="2025-09-09T14:47:00Z" w16du:dateUtc="2025-09-09T12:47:00Z">
              <w:rPr>
                <w:rFonts w:ascii="Calibri" w:eastAsia="Calibri" w:hAnsi="Calibri" w:cs="Arial"/>
                <w:w w:val="105"/>
                <w:highlight w:val="yellow"/>
              </w:rPr>
            </w:rPrChange>
          </w:rPr>
          <w:t xml:space="preserve"> +</w:t>
        </w:r>
        <w:r w:rsidRPr="006E4F91">
          <w:rPr>
            <w:rFonts w:eastAsia="Calibri" w:cstheme="minorHAnsi"/>
            <w:w w:val="105"/>
            <w:position w:val="5"/>
            <w:sz w:val="22"/>
            <w:szCs w:val="22"/>
            <w:rPrChange w:id="22666" w:author="Visone Rossana (GSE)" w:date="2025-09-09T14:47:00Z" w16du:dateUtc="2025-09-09T12:47:00Z">
              <w:rPr>
                <w:rFonts w:ascii="Calibri" w:eastAsia="Calibri" w:hAnsi="Calibri" w:cs="Arial"/>
                <w:w w:val="105"/>
                <w:position w:val="5"/>
                <w:highlight w:val="yellow"/>
              </w:rPr>
            </w:rPrChange>
          </w:rPr>
          <w:t>%</w:t>
        </w:r>
        <w:r w:rsidRPr="006E4F91">
          <w:rPr>
            <w:rFonts w:eastAsia="Calibri" w:cstheme="minorHAnsi"/>
            <w:w w:val="105"/>
            <w:sz w:val="22"/>
            <w:szCs w:val="22"/>
            <w:rPrChange w:id="22667" w:author="Visone Rossana (GSE)" w:date="2025-09-09T14:47:00Z" w16du:dateUtc="2025-09-09T12:47:00Z">
              <w:rPr>
                <w:rFonts w:ascii="Calibri" w:eastAsia="Calibri" w:hAnsi="Calibri" w:cs="Arial"/>
                <w:w w:val="105"/>
                <w:highlight w:val="yellow"/>
              </w:rPr>
            </w:rPrChange>
          </w:rPr>
          <w:t xml:space="preserve">spesa </w:t>
        </w:r>
        <w:r w:rsidRPr="006E4F91">
          <w:rPr>
            <w:rFonts w:eastAsia="Calibri" w:cstheme="minorHAnsi"/>
            <w:position w:val="5"/>
            <w:sz w:val="22"/>
            <w:szCs w:val="22"/>
            <w:rPrChange w:id="22668" w:author="Visone Rossana (GSE)" w:date="2025-09-09T14:47:00Z" w16du:dateUtc="2025-09-09T12:47:00Z">
              <w:rPr>
                <w:rFonts w:ascii="Calibri" w:eastAsia="Calibri" w:hAnsi="Calibri" w:cs="Arial"/>
                <w:position w:val="5"/>
                <w:highlight w:val="yellow"/>
              </w:rPr>
            </w:rPrChange>
          </w:rPr>
          <w:t xml:space="preserve">∙ </w:t>
        </w:r>
        <w:r w:rsidRPr="006E4F91">
          <w:rPr>
            <w:rFonts w:eastAsia="Calibri" w:cstheme="minorHAnsi"/>
            <w:w w:val="105"/>
            <w:position w:val="5"/>
            <w:sz w:val="22"/>
            <w:szCs w:val="22"/>
            <w:rPrChange w:id="22669" w:author="Visone Rossana (GSE)" w:date="2025-09-09T14:47:00Z" w16du:dateUtc="2025-09-09T12:47:00Z">
              <w:rPr>
                <w:rFonts w:ascii="Calibri" w:eastAsia="Calibri" w:hAnsi="Calibri" w:cs="Arial"/>
                <w:w w:val="105"/>
                <w:position w:val="5"/>
                <w:highlight w:val="yellow"/>
              </w:rPr>
            </w:rPrChange>
          </w:rPr>
          <w:t>C</w:t>
        </w:r>
        <w:r w:rsidRPr="006E4F91">
          <w:rPr>
            <w:rFonts w:eastAsia="Calibri" w:cstheme="minorHAnsi"/>
            <w:w w:val="105"/>
            <w:position w:val="5"/>
            <w:sz w:val="22"/>
            <w:szCs w:val="22"/>
            <w:vertAlign w:val="subscript"/>
            <w:rPrChange w:id="22670" w:author="Visone Rossana (GSE)" w:date="2025-09-09T14:47:00Z" w16du:dateUtc="2025-09-09T12:47:00Z">
              <w:rPr>
                <w:rFonts w:ascii="Calibri" w:eastAsia="Calibri" w:hAnsi="Calibri" w:cs="Arial"/>
                <w:w w:val="105"/>
                <w:position w:val="5"/>
                <w:highlight w:val="yellow"/>
                <w:vertAlign w:val="subscript"/>
              </w:rPr>
            </w:rPrChange>
          </w:rPr>
          <w:t>ACC</w:t>
        </w:r>
        <w:r w:rsidRPr="006E4F91">
          <w:rPr>
            <w:rFonts w:eastAsia="Calibri" w:cstheme="minorHAnsi"/>
            <w:w w:val="105"/>
            <w:position w:val="5"/>
            <w:sz w:val="22"/>
            <w:szCs w:val="22"/>
            <w:rPrChange w:id="22671" w:author="Visone Rossana (GSE)" w:date="2025-09-09T14:47:00Z" w16du:dateUtc="2025-09-09T12:47:00Z">
              <w:rPr>
                <w:rFonts w:ascii="Calibri" w:eastAsia="Calibri" w:hAnsi="Calibri" w:cs="Arial"/>
                <w:w w:val="105"/>
                <w:position w:val="5"/>
                <w:highlight w:val="yellow"/>
              </w:rPr>
            </w:rPrChange>
          </w:rPr>
          <w:t xml:space="preserve"> </w:t>
        </w:r>
        <w:r w:rsidRPr="006E4F91">
          <w:rPr>
            <w:rFonts w:eastAsia="Calibri" w:cstheme="minorHAnsi"/>
            <w:position w:val="5"/>
            <w:sz w:val="22"/>
            <w:szCs w:val="22"/>
            <w:rPrChange w:id="22672" w:author="Visone Rossana (GSE)" w:date="2025-09-09T14:47:00Z" w16du:dateUtc="2025-09-09T12:47:00Z">
              <w:rPr>
                <w:rFonts w:ascii="Calibri" w:eastAsia="Calibri" w:hAnsi="Calibri" w:cs="Arial"/>
                <w:position w:val="5"/>
                <w:highlight w:val="yellow"/>
              </w:rPr>
            </w:rPrChange>
          </w:rPr>
          <w:t xml:space="preserve">∙ </w:t>
        </w:r>
        <w:r w:rsidRPr="006E4F91">
          <w:rPr>
            <w:rFonts w:eastAsia="Calibri" w:cstheme="minorHAnsi"/>
            <w:w w:val="105"/>
            <w:position w:val="5"/>
            <w:sz w:val="22"/>
            <w:szCs w:val="22"/>
            <w:rPrChange w:id="22673" w:author="Visone Rossana (GSE)" w:date="2025-09-09T14:47:00Z" w16du:dateUtc="2025-09-09T12:47:00Z">
              <w:rPr>
                <w:rFonts w:ascii="Calibri" w:eastAsia="Calibri" w:hAnsi="Calibri" w:cs="Arial"/>
                <w:w w:val="105"/>
                <w:position w:val="5"/>
                <w:highlight w:val="yellow"/>
              </w:rPr>
            </w:rPrChange>
          </w:rPr>
          <w:t>C</w:t>
        </w:r>
        <w:r w:rsidRPr="006E4F91">
          <w:rPr>
            <w:rFonts w:eastAsia="Calibri" w:cstheme="minorHAnsi"/>
            <w:w w:val="105"/>
            <w:position w:val="5"/>
            <w:sz w:val="22"/>
            <w:szCs w:val="22"/>
            <w:vertAlign w:val="subscript"/>
            <w:rPrChange w:id="22674" w:author="Visone Rossana (GSE)" w:date="2025-09-09T14:47:00Z" w16du:dateUtc="2025-09-09T12:47:00Z">
              <w:rPr>
                <w:rFonts w:ascii="Calibri" w:eastAsia="Calibri" w:hAnsi="Calibri" w:cs="Arial"/>
                <w:w w:val="105"/>
                <w:position w:val="5"/>
                <w:highlight w:val="yellow"/>
                <w:vertAlign w:val="subscript"/>
              </w:rPr>
            </w:rPrChange>
          </w:rPr>
          <w:t>ACCUMULO</w:t>
        </w:r>
      </w:ins>
      <w:ins w:id="22675" w:author="Visone Rossana (GSE)" w:date="2025-10-20T18:24:00Z" w16du:dateUtc="2025-10-20T16:24:00Z">
        <w:r w:rsidR="00127BD3" w:rsidRPr="006E4F91">
          <w:rPr>
            <w:rFonts w:eastAsia="Calibri" w:cstheme="minorHAnsi"/>
            <w:w w:val="105"/>
            <w:position w:val="5"/>
            <w:sz w:val="22"/>
            <w:szCs w:val="22"/>
            <w:rPrChange w:id="22676" w:author="Visone Rossana (GSE)" w:date="2025-10-20T18:37:00Z" w16du:dateUtc="2025-10-20T16:37:00Z">
              <w:rPr>
                <w:rFonts w:eastAsia="Calibri" w:cstheme="minorHAnsi"/>
                <w:w w:val="105"/>
                <w:position w:val="5"/>
                <w:sz w:val="22"/>
                <w:szCs w:val="22"/>
                <w:vertAlign w:val="subscript"/>
              </w:rPr>
            </w:rPrChange>
          </w:rPr>
          <w:t>;</w:t>
        </w:r>
      </w:ins>
      <w:ins w:id="22677" w:author="Visone Rossana (GSE)" w:date="2025-10-20T18:25:00Z" w16du:dateUtc="2025-10-20T16:25:00Z">
        <w:r w:rsidR="00127BD3" w:rsidRPr="004B7131">
          <w:rPr>
            <w:szCs w:val="20"/>
          </w:rPr>
          <w:t xml:space="preserve"> I</w:t>
        </w:r>
        <w:r w:rsidR="00127BD3" w:rsidRPr="004B7131">
          <w:rPr>
            <w:bCs/>
            <w:szCs w:val="20"/>
            <w:vertAlign w:val="subscript"/>
          </w:rPr>
          <w:t>tot impianto pompa di calore</w:t>
        </w:r>
        <w:r w:rsidR="00127BD3" w:rsidRPr="006E4F91">
          <w:rPr>
            <w:bCs/>
            <w:szCs w:val="20"/>
            <w:rPrChange w:id="22678" w:author="Visone Rossana (GSE)" w:date="2025-10-20T18:37:00Z" w16du:dateUtc="2025-10-20T16:37:00Z">
              <w:rPr>
                <w:bCs/>
                <w:szCs w:val="20"/>
                <w:vertAlign w:val="subscript"/>
              </w:rPr>
            </w:rPrChange>
          </w:rPr>
          <w:t>)</w:t>
        </w:r>
      </w:ins>
    </w:p>
    <w:p w14:paraId="3447E438" w14:textId="77777777" w:rsidR="00DD14DA" w:rsidRPr="00C078CF" w:rsidRDefault="00DD14DA" w:rsidP="00DD14DA">
      <w:pPr>
        <w:widowControl w:val="0"/>
        <w:spacing w:before="4"/>
        <w:rPr>
          <w:ins w:id="22679" w:author="Visone Rossana (GSE)" w:date="2025-09-02T11:02:00Z" w16du:dateUtc="2025-09-02T09:02:00Z"/>
          <w:del w:id="22680" w:author="Visone Rossana (GSE)" w:date="2025-10-20T18:38:00Z" w16du:dateUtc="2025-10-20T16:38:00Z"/>
          <w:rFonts w:ascii="Calibri" w:eastAsia="Times New Roman" w:hAnsi="Calibri"/>
          <w:b/>
          <w:bCs/>
        </w:rPr>
      </w:pPr>
    </w:p>
    <w:p w14:paraId="13B7107A" w14:textId="39B35481" w:rsidR="00C02011" w:rsidRPr="00357179" w:rsidRDefault="00DD14DA">
      <w:pPr>
        <w:widowControl w:val="0"/>
        <w:spacing w:line="276" w:lineRule="auto"/>
        <w:ind w:firstLine="561"/>
        <w:rPr>
          <w:ins w:id="22681" w:author="Visone Rossana (GSE)" w:date="2025-09-02T11:02:00Z" w16du:dateUtc="2025-09-02T09:02:00Z"/>
          <w:rFonts w:ascii="Calibri" w:eastAsia="Times New Roman" w:hAnsi="Calibri"/>
          <w:b/>
          <w:bCs/>
          <w:sz w:val="22"/>
          <w:szCs w:val="22"/>
          <w:rPrChange w:id="22682" w:author="Visone Rossana (GSE)" w:date="2025-09-09T14:47:00Z" w16du:dateUtc="2025-09-09T12:47:00Z">
            <w:rPr>
              <w:ins w:id="22683" w:author="Visone Rossana (GSE)" w:date="2025-09-02T11:02:00Z" w16du:dateUtc="2025-09-02T09:02:00Z"/>
              <w:rFonts w:ascii="Calibri" w:eastAsia="Times New Roman" w:hAnsi="Calibri"/>
              <w:b/>
              <w:bCs/>
            </w:rPr>
          </w:rPrChange>
        </w:rPr>
        <w:pPrChange w:id="22684" w:author="Visone Rossana (GSE)" w:date="2025-10-20T18:37:00Z" w16du:dateUtc="2025-10-20T16:37:00Z">
          <w:pPr>
            <w:widowControl w:val="0"/>
            <w:ind w:left="561"/>
          </w:pPr>
        </w:pPrChange>
      </w:pPr>
      <w:ins w:id="22685" w:author="Visone Rossana (GSE)" w:date="2025-09-02T11:02:00Z" w16du:dateUtc="2025-09-02T09:02:00Z">
        <w:del w:id="22686" w:author="Visone Rossana (GSE)" w:date="2025-10-20T18:37:00Z" w16du:dateUtc="2025-10-20T16:37:00Z">
          <w:r w:rsidRPr="00357179" w:rsidDel="006E4F91">
            <w:rPr>
              <w:rFonts w:ascii="Calibri" w:eastAsia="Times New Roman" w:hAnsi="Calibri"/>
              <w:sz w:val="22"/>
              <w:szCs w:val="22"/>
              <w:rPrChange w:id="22687" w:author="Visone Rossana (GSE)" w:date="2025-09-09T14:47:00Z" w16du:dateUtc="2025-09-09T12:47:00Z">
                <w:rPr>
                  <w:rFonts w:ascii="Calibri" w:eastAsia="Times New Roman" w:hAnsi="Calibri"/>
                </w:rPr>
              </w:rPrChange>
            </w:rPr>
            <w:delText xml:space="preserve">dove </w:delText>
          </w:r>
        </w:del>
        <w:del w:id="22688" w:author="Visone Rossana (GSE)" w:date="2025-10-20T18:29:00Z" w16du:dateUtc="2025-10-20T16:29:00Z">
          <w:r w:rsidRPr="00357179" w:rsidDel="00C02011">
            <w:rPr>
              <w:rFonts w:ascii="Calibri" w:eastAsia="Times New Roman" w:hAnsi="Calibri"/>
              <w:sz w:val="22"/>
              <w:szCs w:val="22"/>
              <w:rPrChange w:id="22689" w:author="Visone Rossana (GSE)" w:date="2025-09-09T14:47:00Z" w16du:dateUtc="2025-09-09T12:47:00Z">
                <w:rPr>
                  <w:rFonts w:ascii="Calibri" w:eastAsia="Times New Roman" w:hAnsi="Calibri"/>
                </w:rPr>
              </w:rPrChange>
            </w:rPr>
            <w:delText xml:space="preserve"> </w:delText>
          </w:r>
        </w:del>
      </w:ins>
      <w:ins w:id="22690" w:author="Visone Rossana (GSE)" w:date="2025-10-20T18:29:00Z" w16du:dateUtc="2025-10-20T16:29:00Z">
        <w:r w:rsidR="00C02011">
          <w:rPr>
            <w:sz w:val="20"/>
          </w:rPr>
          <w:t xml:space="preserve">con </w:t>
        </w:r>
        <w:r w:rsidR="00C02011" w:rsidRPr="00CA0C37">
          <w:rPr>
            <w:sz w:val="20"/>
          </w:rPr>
          <w:t>I</w:t>
        </w:r>
        <w:r w:rsidR="00C02011" w:rsidRPr="00CA0C37">
          <w:rPr>
            <w:sz w:val="20"/>
            <w:vertAlign w:val="subscript"/>
          </w:rPr>
          <w:t>tot</w:t>
        </w:r>
        <w:r w:rsidR="00C02011" w:rsidRPr="00CA0C37">
          <w:rPr>
            <w:sz w:val="20"/>
          </w:rPr>
          <w:t xml:space="preserve"> ≤ I</w:t>
        </w:r>
        <w:r w:rsidR="00C02011" w:rsidRPr="00CA0C37">
          <w:rPr>
            <w:sz w:val="20"/>
            <w:vertAlign w:val="subscript"/>
          </w:rPr>
          <w:t>max</w:t>
        </w:r>
      </w:ins>
    </w:p>
    <w:p w14:paraId="4F197DA5" w14:textId="0B246535" w:rsidR="00284CED" w:rsidRDefault="00284CED">
      <w:pPr>
        <w:pStyle w:val="Corpotesto"/>
        <w:spacing w:before="204"/>
        <w:ind w:left="1985" w:hanging="1418"/>
        <w:jc w:val="both"/>
        <w:rPr>
          <w:ins w:id="22691" w:author="Visone Rossana (GSE)" w:date="2025-10-21T17:13:00Z" w16du:dateUtc="2025-10-21T15:13:00Z"/>
          <w:rFonts w:cstheme="minorHAnsi"/>
          <w:sz w:val="22"/>
          <w:szCs w:val="22"/>
        </w:rPr>
        <w:pPrChange w:id="22692" w:author="Visone Rossana (GSE)" w:date="2025-10-21T18:45:00Z" w16du:dateUtc="2025-10-21T16:45:00Z">
          <w:pPr>
            <w:pStyle w:val="Corpotesto"/>
            <w:spacing w:before="204"/>
            <w:ind w:left="845"/>
            <w:jc w:val="both"/>
          </w:pPr>
        </w:pPrChange>
      </w:pPr>
      <w:ins w:id="22693" w:author="Visone Rossana (GSE)" w:date="2025-10-21T17:13:00Z" w16du:dateUtc="2025-10-21T15:13:00Z">
        <w:r>
          <w:rPr>
            <w:rFonts w:cstheme="minorHAnsi"/>
            <w:sz w:val="22"/>
            <w:szCs w:val="22"/>
          </w:rPr>
          <w:t>I</w:t>
        </w:r>
        <w:r w:rsidRPr="00263024">
          <w:rPr>
            <w:rFonts w:cstheme="minorHAnsi"/>
            <w:sz w:val="22"/>
            <w:szCs w:val="22"/>
            <w:vertAlign w:val="subscript"/>
          </w:rPr>
          <w:t>tot</w:t>
        </w:r>
        <w:r>
          <w:rPr>
            <w:rFonts w:cstheme="minorHAnsi"/>
            <w:sz w:val="22"/>
            <w:szCs w:val="22"/>
          </w:rPr>
          <w:t xml:space="preserve">: </w:t>
        </w:r>
        <w:r>
          <w:rPr>
            <w:rFonts w:cstheme="minorHAnsi"/>
            <w:sz w:val="22"/>
            <w:szCs w:val="22"/>
          </w:rPr>
          <w:tab/>
        </w:r>
        <w:r w:rsidRPr="00263024">
          <w:rPr>
            <w:rFonts w:asciiTheme="minorHAnsi" w:hAnsiTheme="minorHAnsi" w:cstheme="minorHAnsi"/>
            <w:sz w:val="22"/>
            <w:szCs w:val="22"/>
          </w:rPr>
          <w:t xml:space="preserve">incentivo totale dell’intervento cumulato per l’intera durata che verrà ripartito e corrisposto in </w:t>
        </w:r>
        <w:r>
          <w:rPr>
            <w:rFonts w:asciiTheme="minorHAnsi" w:hAnsiTheme="minorHAnsi" w:cstheme="minorHAnsi"/>
            <w:sz w:val="22"/>
            <w:szCs w:val="22"/>
          </w:rPr>
          <w:t xml:space="preserve">2 o </w:t>
        </w:r>
        <w:r w:rsidRPr="00263024">
          <w:rPr>
            <w:rFonts w:asciiTheme="minorHAnsi" w:hAnsiTheme="minorHAnsi" w:cstheme="minorHAnsi"/>
            <w:sz w:val="22"/>
            <w:szCs w:val="22"/>
          </w:rPr>
          <w:t>5 rate annuali costanti</w:t>
        </w:r>
        <w:r>
          <w:rPr>
            <w:rFonts w:asciiTheme="minorHAnsi" w:hAnsiTheme="minorHAnsi" w:cstheme="minorHAnsi"/>
            <w:sz w:val="22"/>
            <w:szCs w:val="22"/>
          </w:rPr>
          <w:t xml:space="preserve"> in ragione della potenza dell’intervento combinato “impianto pompa di calore”</w:t>
        </w:r>
        <w:r w:rsidRPr="00263024">
          <w:rPr>
            <w:rFonts w:cstheme="minorHAnsi"/>
            <w:sz w:val="22"/>
            <w:szCs w:val="22"/>
          </w:rPr>
          <w:t xml:space="preserve"> </w:t>
        </w:r>
        <w:r w:rsidRPr="00263024">
          <w:rPr>
            <w:rFonts w:asciiTheme="minorHAnsi" w:hAnsiTheme="minorHAnsi" w:cstheme="minorHAnsi"/>
            <w:sz w:val="22"/>
            <w:szCs w:val="22"/>
          </w:rPr>
          <w:t xml:space="preserve">rispettivamente </w:t>
        </w:r>
        <w:r>
          <w:rPr>
            <w:rFonts w:asciiTheme="minorHAnsi" w:hAnsiTheme="minorHAnsi" w:cstheme="minorHAnsi"/>
            <w:sz w:val="22"/>
            <w:szCs w:val="22"/>
          </w:rPr>
          <w:t>P</w:t>
        </w:r>
        <w:r w:rsidRPr="00263024">
          <w:rPr>
            <w:rFonts w:asciiTheme="minorHAnsi" w:hAnsiTheme="minorHAnsi" w:cstheme="minorHAnsi"/>
            <w:sz w:val="22"/>
            <w:szCs w:val="22"/>
            <w:vertAlign w:val="subscript"/>
          </w:rPr>
          <w:t>rated</w:t>
        </w:r>
        <w:r w:rsidRPr="00263024">
          <w:rPr>
            <w:rFonts w:asciiTheme="minorHAnsi" w:hAnsiTheme="minorHAnsi" w:cstheme="minorHAnsi"/>
            <w:sz w:val="22"/>
            <w:szCs w:val="22"/>
          </w:rPr>
          <w:t>≤ 35 kW o</w:t>
        </w:r>
        <w:r>
          <w:rPr>
            <w:rFonts w:asciiTheme="minorHAnsi" w:hAnsiTheme="minorHAnsi" w:cstheme="minorHAnsi"/>
            <w:sz w:val="22"/>
            <w:szCs w:val="22"/>
          </w:rPr>
          <w:t xml:space="preserve"> P</w:t>
        </w:r>
        <w:r w:rsidRPr="00263024">
          <w:rPr>
            <w:rFonts w:asciiTheme="minorHAnsi" w:hAnsiTheme="minorHAnsi" w:cstheme="minorHAnsi"/>
            <w:sz w:val="22"/>
            <w:szCs w:val="22"/>
            <w:vertAlign w:val="subscript"/>
          </w:rPr>
          <w:t>rated</w:t>
        </w:r>
        <w:r w:rsidRPr="00263024">
          <w:rPr>
            <w:rFonts w:asciiTheme="minorHAnsi" w:hAnsiTheme="minorHAnsi" w:cstheme="minorHAnsi"/>
            <w:sz w:val="22"/>
            <w:szCs w:val="22"/>
          </w:rPr>
          <w:t xml:space="preserve"> &gt; 35 kW, oppure, in un’unica soluzione se l’ammontare totale dell’incentivo sia inferiore o </w:t>
        </w:r>
        <w:r w:rsidRPr="00263024">
          <w:rPr>
            <w:rFonts w:asciiTheme="minorHAnsi" w:hAnsiTheme="minorHAnsi" w:cstheme="minorHAnsi"/>
            <w:sz w:val="22"/>
            <w:szCs w:val="22"/>
          </w:rPr>
          <w:lastRenderedPageBreak/>
          <w:t xml:space="preserve">uguale a euro 15.000 o per gli aventi diritto (le PA, </w:t>
        </w:r>
        <w:commentRangeStart w:id="22694"/>
        <w:r w:rsidRPr="00263024">
          <w:rPr>
            <w:rFonts w:asciiTheme="minorHAnsi" w:hAnsiTheme="minorHAnsi" w:cstheme="minorHAnsi"/>
            <w:sz w:val="22"/>
            <w:szCs w:val="22"/>
          </w:rPr>
          <w:t>gli ETS</w:t>
        </w:r>
        <w:commentRangeEnd w:id="22694"/>
        <w:r w:rsidRPr="00263024">
          <w:rPr>
            <w:rStyle w:val="Rimandocommento"/>
            <w:rFonts w:asciiTheme="minorHAnsi" w:hAnsiTheme="minorHAnsi" w:cstheme="minorHAnsi"/>
            <w:sz w:val="22"/>
            <w:szCs w:val="22"/>
          </w:rPr>
          <w:commentReference w:id="22694"/>
        </w:r>
        <w:r w:rsidRPr="00263024">
          <w:rPr>
            <w:rFonts w:asciiTheme="minorHAnsi" w:hAnsiTheme="minorHAnsi" w:cstheme="minorHAnsi"/>
            <w:sz w:val="22"/>
            <w:szCs w:val="22"/>
          </w:rPr>
          <w:t xml:space="preserve"> </w:t>
        </w:r>
        <w:r w:rsidRPr="00263024">
          <w:rPr>
            <w:rFonts w:asciiTheme="minorHAnsi" w:hAnsiTheme="minorHAnsi" w:cstheme="minorHAnsi"/>
            <w:sz w:val="22"/>
            <w:szCs w:val="22"/>
            <w:highlight w:val="cyan"/>
          </w:rPr>
          <w:t>non economici</w:t>
        </w:r>
        <w:r w:rsidRPr="00263024">
          <w:rPr>
            <w:rFonts w:asciiTheme="minorHAnsi" w:hAnsiTheme="minorHAnsi" w:cstheme="minorHAnsi"/>
            <w:sz w:val="22"/>
            <w:szCs w:val="22"/>
          </w:rPr>
          <w:t xml:space="preserve"> e le ESCo o gli altri soggetti abilitati di cui all’art. 13, comma 1, che operano per conto della PA)</w:t>
        </w:r>
        <w:r w:rsidRPr="00CA0C37">
          <w:rPr>
            <w:sz w:val="20"/>
          </w:rPr>
          <w:t>.</w:t>
        </w:r>
      </w:ins>
    </w:p>
    <w:p w14:paraId="50302A87" w14:textId="1D743BE1" w:rsidR="00511E69" w:rsidRPr="00511E69" w:rsidDel="00284CED" w:rsidRDefault="00127BD3" w:rsidP="00511E69">
      <w:pPr>
        <w:widowControl w:val="0"/>
        <w:tabs>
          <w:tab w:val="left" w:pos="1979"/>
        </w:tabs>
        <w:spacing w:before="103" w:line="276" w:lineRule="auto"/>
        <w:ind w:left="1980" w:hanging="1419"/>
        <w:rPr>
          <w:ins w:id="22695" w:author="Visone Rossana (GSE)" w:date="2025-10-20T18:33:00Z" w16du:dateUtc="2025-10-20T16:33:00Z"/>
          <w:del w:id="22696" w:author="Visone Rossana (GSE)" w:date="2025-10-21T17:13:00Z" w16du:dateUtc="2025-10-21T15:13:00Z"/>
          <w:rFonts w:ascii="Calibri" w:eastAsia="Times New Roman" w:hAnsi="Calibri"/>
          <w:sz w:val="20"/>
          <w:szCs w:val="20"/>
          <w:rPrChange w:id="22697" w:author="Visone Rossana (GSE)" w:date="2025-10-20T18:33:00Z" w16du:dateUtc="2025-10-20T16:33:00Z">
            <w:rPr>
              <w:ins w:id="22698" w:author="Visone Rossana (GSE)" w:date="2025-10-20T18:33:00Z" w16du:dateUtc="2025-10-20T16:33:00Z"/>
              <w:del w:id="22699" w:author="Visone Rossana (GSE)" w:date="2025-10-21T17:13:00Z" w16du:dateUtc="2025-10-21T15:13:00Z"/>
              <w:rFonts w:ascii="Calibri" w:eastAsia="Times New Roman" w:hAnsi="Calibri"/>
              <w:sz w:val="22"/>
              <w:szCs w:val="22"/>
            </w:rPr>
          </w:rPrChange>
        </w:rPr>
      </w:pPr>
      <w:moveToRangeStart w:id="22700" w:author="Visone Rossana (GSE)" w:date="2025-10-20T18:25:00Z" w:name="move211877152"/>
      <w:moveTo w:id="22701" w:author="Visone Rossana (GSE)" w:date="2025-10-20T18:25:00Z" w16du:dateUtc="2025-10-20T16:25:00Z">
        <w:del w:id="22702" w:author="Visone Rossana (GSE)" w:date="2025-10-21T17:13:00Z" w16du:dateUtc="2025-10-21T15:13:00Z">
          <w:r w:rsidRPr="000F1963" w:rsidDel="00284CED">
            <w:rPr>
              <w:rFonts w:ascii="Calibri" w:eastAsia="Times New Roman" w:hAnsi="Calibri"/>
              <w:spacing w:val="-4"/>
              <w:sz w:val="22"/>
              <w:szCs w:val="22"/>
            </w:rPr>
            <w:delText>I</w:delText>
          </w:r>
          <w:r w:rsidRPr="000F1963" w:rsidDel="00284CED">
            <w:rPr>
              <w:rFonts w:ascii="Calibri" w:eastAsia="Times New Roman" w:hAnsi="Calibri"/>
              <w:spacing w:val="-4"/>
              <w:sz w:val="22"/>
              <w:szCs w:val="22"/>
              <w:vertAlign w:val="subscript"/>
            </w:rPr>
            <w:delText>tot</w:delText>
          </w:r>
          <w:r w:rsidRPr="000F1963" w:rsidDel="00284CED">
            <w:rPr>
              <w:rFonts w:ascii="Calibri" w:eastAsia="Times New Roman" w:hAnsi="Calibri"/>
              <w:spacing w:val="-4"/>
              <w:sz w:val="22"/>
              <w:szCs w:val="22"/>
            </w:rPr>
            <w:tab/>
          </w:r>
          <w:r w:rsidRPr="006E4F91" w:rsidDel="00284CED">
            <w:rPr>
              <w:rFonts w:ascii="Calibri" w:eastAsia="Times New Roman" w:hAnsi="Calibri"/>
              <w:sz w:val="22"/>
              <w:szCs w:val="22"/>
            </w:rPr>
            <w:delText>è l’incentivo totale, cumulato per gli anni di godimento, connesso all’intervento in oggetto.</w:delText>
          </w:r>
        </w:del>
      </w:moveTo>
      <w:ins w:id="22703" w:author="Visone Rossana (GSE)" w:date="2025-10-20T18:33:00Z" w16du:dateUtc="2025-10-20T16:33:00Z">
        <w:del w:id="22704" w:author="Visone Rossana (GSE)" w:date="2025-10-21T17:13:00Z" w16du:dateUtc="2025-10-21T15:13:00Z">
          <w:r w:rsidR="00511E69" w:rsidRPr="006E4F91" w:rsidDel="00284CED">
            <w:rPr>
              <w:rFonts w:ascii="Calibri" w:eastAsia="Times New Roman" w:hAnsi="Calibri"/>
              <w:sz w:val="22"/>
              <w:szCs w:val="22"/>
            </w:rPr>
            <w:delText>è l’incentivo annuo in euro.</w:delText>
          </w:r>
          <w:r w:rsidR="00511E69" w:rsidRPr="00511E69" w:rsidDel="00284CED">
            <w:rPr>
              <w:rFonts w:ascii="Calibri" w:eastAsia="Times New Roman" w:hAnsi="Calibri"/>
              <w:sz w:val="20"/>
              <w:szCs w:val="20"/>
              <w:rPrChange w:id="22705" w:author="Visone Rossana (GSE)" w:date="2025-10-20T18:33:00Z" w16du:dateUtc="2025-10-20T16:33:00Z">
                <w:rPr>
                  <w:rFonts w:ascii="Calibri" w:eastAsia="Times New Roman" w:hAnsi="Calibri"/>
                  <w:sz w:val="22"/>
                  <w:szCs w:val="22"/>
                </w:rPr>
              </w:rPrChange>
            </w:rPr>
            <w:delText xml:space="preserve"> Tale incentivo è costituito dalla sommatoria delle rate annue previste nella </w:delText>
          </w:r>
        </w:del>
      </w:ins>
      <w:ins w:id="22706" w:author="Visone Rossana (GSE)" w:date="2025-10-20T18:35:00Z" w16du:dateUtc="2025-10-20T16:35:00Z">
        <w:del w:id="22707" w:author="Visone Rossana (GSE)" w:date="2025-10-21T17:13:00Z" w16du:dateUtc="2025-10-21T15:13:00Z">
          <w:r w:rsidR="00BD2797" w:rsidDel="00284CED">
            <w:rPr>
              <w:rFonts w:ascii="Calibri" w:eastAsia="Times New Roman" w:hAnsi="Calibri"/>
              <w:sz w:val="20"/>
              <w:szCs w:val="20"/>
            </w:rPr>
            <w:delText>T</w:delText>
          </w:r>
        </w:del>
      </w:ins>
      <w:ins w:id="22708" w:author="Visone Rossana (GSE)" w:date="2025-10-20T18:33:00Z" w16du:dateUtc="2025-10-20T16:33:00Z">
        <w:del w:id="22709" w:author="Visone Rossana (GSE)" w:date="2025-10-21T17:13:00Z" w16du:dateUtc="2025-10-21T15:13:00Z">
          <w:r w:rsidR="00511E69" w:rsidRPr="00511E69" w:rsidDel="00284CED">
            <w:rPr>
              <w:rFonts w:ascii="Calibri" w:eastAsia="Times New Roman" w:hAnsi="Calibri"/>
              <w:sz w:val="20"/>
              <w:szCs w:val="20"/>
              <w:rPrChange w:id="22710" w:author="Visone Rossana (GSE)" w:date="2025-10-20T18:33:00Z" w16du:dateUtc="2025-10-20T16:33:00Z">
                <w:rPr>
                  <w:rFonts w:ascii="Calibri" w:eastAsia="Times New Roman" w:hAnsi="Calibri"/>
                  <w:sz w:val="22"/>
                  <w:szCs w:val="22"/>
                </w:rPr>
              </w:rPrChange>
            </w:rPr>
            <w:delText>abella 1 dell’art. 11, comma 3, del Decreto</w:delText>
          </w:r>
          <w:r w:rsidR="00511E69" w:rsidDel="00284CED">
            <w:rPr>
              <w:rFonts w:ascii="Calibri" w:eastAsia="Times New Roman" w:hAnsi="Calibri"/>
              <w:sz w:val="20"/>
              <w:szCs w:val="20"/>
            </w:rPr>
            <w:delText xml:space="preserve">, </w:delText>
          </w:r>
          <w:r w:rsidR="002A4040" w:rsidDel="00284CED">
            <w:rPr>
              <w:rFonts w:ascii="Calibri" w:eastAsia="Times New Roman" w:hAnsi="Calibri"/>
              <w:sz w:val="20"/>
              <w:szCs w:val="20"/>
            </w:rPr>
            <w:delText xml:space="preserve">in relazione all’intervento combinato </w:delText>
          </w:r>
        </w:del>
      </w:ins>
      <w:ins w:id="22711" w:author="Visone Rossana (GSE)" w:date="2025-10-20T18:34:00Z" w16du:dateUtc="2025-10-20T16:34:00Z">
        <w:del w:id="22712" w:author="Visone Rossana (GSE)" w:date="2025-10-21T17:13:00Z" w16du:dateUtc="2025-10-21T15:13:00Z">
          <w:r w:rsidR="002A4040" w:rsidDel="00284CED">
            <w:rPr>
              <w:rFonts w:ascii="Calibri" w:eastAsia="Times New Roman" w:hAnsi="Calibri"/>
              <w:sz w:val="20"/>
              <w:szCs w:val="20"/>
            </w:rPr>
            <w:delText>di installazione “pompa di calore elettrica”</w:delText>
          </w:r>
        </w:del>
      </w:ins>
      <w:ins w:id="22713" w:author="Visone Rossana (GSE)" w:date="2025-10-20T18:33:00Z" w16du:dateUtc="2025-10-20T16:33:00Z">
        <w:del w:id="22714" w:author="Visone Rossana (GSE)" w:date="2025-10-21T17:13:00Z" w16du:dateUtc="2025-10-21T15:13:00Z">
          <w:r w:rsidR="00511E69" w:rsidRPr="00511E69" w:rsidDel="00284CED">
            <w:rPr>
              <w:rFonts w:ascii="Calibri" w:eastAsia="Times New Roman" w:hAnsi="Calibri"/>
              <w:sz w:val="20"/>
              <w:szCs w:val="20"/>
              <w:rPrChange w:id="22715" w:author="Visone Rossana (GSE)" w:date="2025-10-20T18:33:00Z" w16du:dateUtc="2025-10-20T16:33:00Z">
                <w:rPr>
                  <w:rFonts w:ascii="Calibri" w:eastAsia="Times New Roman" w:hAnsi="Calibri"/>
                  <w:sz w:val="22"/>
                  <w:szCs w:val="22"/>
                </w:rPr>
              </w:rPrChange>
            </w:rPr>
            <w:delText>:</w:delText>
          </w:r>
        </w:del>
      </w:ins>
    </w:p>
    <w:p w14:paraId="62DC6065" w14:textId="5468B8DB" w:rsidR="00511E69" w:rsidRPr="00511E69" w:rsidDel="00284CED" w:rsidRDefault="00511E69">
      <w:pPr>
        <w:widowControl w:val="0"/>
        <w:spacing w:line="276" w:lineRule="auto"/>
        <w:ind w:left="3397" w:hanging="1418"/>
        <w:rPr>
          <w:ins w:id="22716" w:author="Visone Rossana (GSE)" w:date="2025-10-20T18:33:00Z" w16du:dateUtc="2025-10-20T16:33:00Z"/>
          <w:del w:id="22717" w:author="Visone Rossana (GSE)" w:date="2025-10-21T17:13:00Z" w16du:dateUtc="2025-10-21T15:13:00Z"/>
          <w:rFonts w:ascii="Calibri" w:eastAsia="Times New Roman" w:hAnsi="Calibri"/>
          <w:sz w:val="20"/>
          <w:szCs w:val="20"/>
          <w:rPrChange w:id="22718" w:author="Visone Rossana (GSE)" w:date="2025-10-20T18:33:00Z" w16du:dateUtc="2025-10-20T16:33:00Z">
            <w:rPr>
              <w:ins w:id="22719" w:author="Visone Rossana (GSE)" w:date="2025-10-20T18:33:00Z" w16du:dateUtc="2025-10-20T16:33:00Z"/>
              <w:del w:id="22720" w:author="Visone Rossana (GSE)" w:date="2025-10-21T17:13:00Z" w16du:dateUtc="2025-10-21T15:13:00Z"/>
              <w:rFonts w:ascii="Calibri" w:eastAsia="Times New Roman" w:hAnsi="Calibri"/>
              <w:sz w:val="22"/>
              <w:szCs w:val="22"/>
            </w:rPr>
          </w:rPrChange>
        </w:rPr>
        <w:pPrChange w:id="22721" w:author="Visone Rossana (GSE)" w:date="2025-10-20T18:34:00Z" w16du:dateUtc="2025-10-20T16:34:00Z">
          <w:pPr>
            <w:widowControl w:val="0"/>
            <w:spacing w:before="103" w:line="276" w:lineRule="auto"/>
            <w:ind w:left="1980" w:hanging="1419"/>
          </w:pPr>
        </w:pPrChange>
      </w:pPr>
      <w:ins w:id="22722" w:author="Visone Rossana (GSE)" w:date="2025-10-20T18:33:00Z" w16du:dateUtc="2025-10-20T16:33:00Z">
        <w:del w:id="22723" w:author="Visone Rossana (GSE)" w:date="2025-10-21T17:13:00Z" w16du:dateUtc="2025-10-21T15:13:00Z">
          <w:r w:rsidRPr="00511E69" w:rsidDel="00284CED">
            <w:rPr>
              <w:rFonts w:ascii="Calibri" w:eastAsia="Times New Roman" w:hAnsi="Calibri"/>
              <w:sz w:val="20"/>
              <w:szCs w:val="20"/>
              <w:rPrChange w:id="22724" w:author="Visone Rossana (GSE)" w:date="2025-10-20T18:33:00Z" w16du:dateUtc="2025-10-20T16:33:00Z">
                <w:rPr>
                  <w:rFonts w:ascii="Calibri" w:eastAsia="Times New Roman" w:hAnsi="Calibri"/>
                  <w:sz w:val="22"/>
                  <w:szCs w:val="22"/>
                </w:rPr>
              </w:rPrChange>
            </w:rPr>
            <w:delText>- 2 annualità per generatori con potenza termica utile nominale ≤ 35 kW;</w:delText>
          </w:r>
        </w:del>
      </w:ins>
    </w:p>
    <w:p w14:paraId="3B6AFD5A" w14:textId="2413C477" w:rsidR="00511E69" w:rsidRPr="00511E69" w:rsidDel="00284CED" w:rsidRDefault="00511E69">
      <w:pPr>
        <w:widowControl w:val="0"/>
        <w:spacing w:line="276" w:lineRule="auto"/>
        <w:ind w:left="3397" w:hanging="1418"/>
        <w:rPr>
          <w:ins w:id="22725" w:author="Visone Rossana (GSE)" w:date="2025-10-20T18:33:00Z" w16du:dateUtc="2025-10-20T16:33:00Z"/>
          <w:del w:id="22726" w:author="Visone Rossana (GSE)" w:date="2025-10-21T17:13:00Z" w16du:dateUtc="2025-10-21T15:13:00Z"/>
          <w:rFonts w:ascii="Calibri" w:eastAsia="Times New Roman" w:hAnsi="Calibri"/>
          <w:sz w:val="20"/>
          <w:szCs w:val="20"/>
          <w:rPrChange w:id="22727" w:author="Visone Rossana (GSE)" w:date="2025-10-20T18:33:00Z" w16du:dateUtc="2025-10-20T16:33:00Z">
            <w:rPr>
              <w:ins w:id="22728" w:author="Visone Rossana (GSE)" w:date="2025-10-20T18:33:00Z" w16du:dateUtc="2025-10-20T16:33:00Z"/>
              <w:del w:id="22729" w:author="Visone Rossana (GSE)" w:date="2025-10-21T17:13:00Z" w16du:dateUtc="2025-10-21T15:13:00Z"/>
              <w:rFonts w:ascii="Calibri" w:eastAsia="Times New Roman" w:hAnsi="Calibri"/>
              <w:sz w:val="22"/>
              <w:szCs w:val="22"/>
            </w:rPr>
          </w:rPrChange>
        </w:rPr>
        <w:pPrChange w:id="22730" w:author="Visone Rossana (GSE)" w:date="2025-10-20T18:34:00Z" w16du:dateUtc="2025-10-20T16:34:00Z">
          <w:pPr>
            <w:widowControl w:val="0"/>
            <w:spacing w:before="103" w:line="276" w:lineRule="auto"/>
            <w:ind w:left="1980" w:hanging="1419"/>
          </w:pPr>
        </w:pPrChange>
      </w:pPr>
      <w:ins w:id="22731" w:author="Visone Rossana (GSE)" w:date="2025-10-20T18:33:00Z" w16du:dateUtc="2025-10-20T16:33:00Z">
        <w:del w:id="22732" w:author="Visone Rossana (GSE)" w:date="2025-10-21T17:13:00Z" w16du:dateUtc="2025-10-21T15:13:00Z">
          <w:r w:rsidRPr="00511E69" w:rsidDel="00284CED">
            <w:rPr>
              <w:rFonts w:ascii="Calibri" w:eastAsia="Times New Roman" w:hAnsi="Calibri"/>
              <w:sz w:val="20"/>
              <w:szCs w:val="20"/>
              <w:rPrChange w:id="22733" w:author="Visone Rossana (GSE)" w:date="2025-10-20T18:33:00Z" w16du:dateUtc="2025-10-20T16:33:00Z">
                <w:rPr>
                  <w:rFonts w:ascii="Calibri" w:eastAsia="Times New Roman" w:hAnsi="Calibri"/>
                  <w:sz w:val="22"/>
                  <w:szCs w:val="22"/>
                </w:rPr>
              </w:rPrChange>
            </w:rPr>
            <w:delText>- 5 annualità per generatori con potenza termica utile nominale per generatori &gt; 35 kW.</w:delText>
          </w:r>
        </w:del>
      </w:ins>
    </w:p>
    <w:p w14:paraId="0F7EC0FD" w14:textId="001EB1D4" w:rsidR="00127BD3" w:rsidRPr="00BD2797" w:rsidDel="00284CED" w:rsidRDefault="00BD2797" w:rsidP="00511E69">
      <w:pPr>
        <w:widowControl w:val="0"/>
        <w:tabs>
          <w:tab w:val="left" w:pos="1979"/>
        </w:tabs>
        <w:spacing w:before="103" w:line="276" w:lineRule="auto"/>
        <w:ind w:left="1980" w:hanging="1419"/>
        <w:rPr>
          <w:del w:id="22734" w:author="Visone Rossana (GSE)" w:date="2025-10-21T17:13:00Z" w16du:dateUtc="2025-10-21T15:13:00Z"/>
          <w:moveTo w:id="22735" w:author="Visone Rossana (GSE)" w:date="2025-10-20T18:25:00Z" w16du:dateUtc="2025-10-20T16:25:00Z"/>
          <w:rFonts w:ascii="Calibri" w:eastAsia="Times New Roman" w:hAnsi="Calibri"/>
          <w:sz w:val="20"/>
          <w:szCs w:val="20"/>
          <w:rPrChange w:id="22736" w:author="Visone Rossana (GSE)" w:date="2025-10-20T18:34:00Z" w16du:dateUtc="2025-10-20T16:34:00Z">
            <w:rPr>
              <w:del w:id="22737" w:author="Visone Rossana (GSE)" w:date="2025-10-21T17:13:00Z" w16du:dateUtc="2025-10-21T15:13:00Z"/>
              <w:moveTo w:id="22738" w:author="Visone Rossana (GSE)" w:date="2025-10-20T18:25:00Z" w16du:dateUtc="2025-10-20T16:25:00Z"/>
              <w:rFonts w:ascii="Calibri" w:eastAsia="Times New Roman" w:hAnsi="Calibri"/>
              <w:sz w:val="22"/>
              <w:szCs w:val="22"/>
            </w:rPr>
          </w:rPrChange>
        </w:rPr>
      </w:pPr>
      <w:ins w:id="22739" w:author="Visone Rossana (GSE)" w:date="2025-10-20T18:34:00Z" w16du:dateUtc="2025-10-20T16:34:00Z">
        <w:del w:id="22740" w:author="Visone Rossana (GSE)" w:date="2025-10-21T17:13:00Z" w16du:dateUtc="2025-10-21T15:13:00Z">
          <w:r w:rsidDel="00284CED">
            <w:rPr>
              <w:rFonts w:ascii="Calibri" w:eastAsia="Times New Roman" w:hAnsi="Calibri"/>
              <w:sz w:val="20"/>
              <w:szCs w:val="20"/>
            </w:rPr>
            <w:tab/>
          </w:r>
          <w:r w:rsidDel="00284CED">
            <w:rPr>
              <w:rFonts w:ascii="Calibri" w:eastAsia="Times New Roman" w:hAnsi="Calibri"/>
              <w:sz w:val="20"/>
              <w:szCs w:val="20"/>
            </w:rPr>
            <w:tab/>
          </w:r>
        </w:del>
      </w:ins>
      <w:ins w:id="22741" w:author="Visone Rossana (GSE)" w:date="2025-10-20T18:33:00Z" w16du:dateUtc="2025-10-20T16:33:00Z">
        <w:del w:id="22742" w:author="Visone Rossana (GSE)" w:date="2025-10-21T17:13:00Z" w16du:dateUtc="2025-10-21T15:13:00Z">
          <w:r w:rsidR="00511E69" w:rsidRPr="00BD2797" w:rsidDel="00284CED">
            <w:rPr>
              <w:rFonts w:ascii="Calibri" w:eastAsia="Times New Roman" w:hAnsi="Calibri"/>
              <w:sz w:val="20"/>
              <w:szCs w:val="20"/>
              <w:rPrChange w:id="22743" w:author="Visone Rossana (GSE)" w:date="2025-10-20T18:34:00Z" w16du:dateUtc="2025-10-20T16:34:00Z">
                <w:rPr>
                  <w:rFonts w:ascii="Calibri" w:eastAsia="Times New Roman" w:hAnsi="Calibri"/>
                  <w:sz w:val="22"/>
                  <w:szCs w:val="22"/>
                </w:rPr>
              </w:rPrChange>
            </w:rPr>
            <w:delText xml:space="preserve">L’incentivo totale (Itot), sarà corrisposto in un’unica soluzione se inferiore o uguale a euro 15.000 nonché per gli aventi diritto (le PA, gli ETS non economici e le ESCo o gli altri soggetti abilitati di cui all’art. 13, comma 1, che operano per conto della PA). </w:delText>
          </w:r>
        </w:del>
      </w:ins>
    </w:p>
    <w:moveToRangeEnd w:id="22700"/>
    <w:p w14:paraId="2AFCB2BD" w14:textId="443B2612" w:rsidR="006E4F91" w:rsidRDefault="00284CED" w:rsidP="00C22956">
      <w:pPr>
        <w:spacing w:after="120" w:line="276" w:lineRule="auto"/>
        <w:ind w:left="1985" w:hanging="1424"/>
        <w:jc w:val="both"/>
        <w:rPr>
          <w:ins w:id="22744" w:author="Visone Rossana (GSE)" w:date="2025-10-20T18:38:00Z" w16du:dateUtc="2025-10-20T16:38:00Z"/>
          <w:rFonts w:cstheme="minorHAnsi"/>
          <w:sz w:val="22"/>
          <w:szCs w:val="22"/>
        </w:rPr>
      </w:pPr>
      <w:ins w:id="22745" w:author="Visone Rossana (GSE)" w:date="2025-10-21T17:13:00Z" w16du:dateUtc="2025-10-21T15:13:00Z">
        <w:r>
          <w:rPr>
            <w:rFonts w:cstheme="minorHAnsi"/>
            <w:sz w:val="22"/>
            <w:szCs w:val="22"/>
          </w:rPr>
          <w:t xml:space="preserve">                                                                  </w:t>
        </w:r>
      </w:ins>
    </w:p>
    <w:p w14:paraId="11C5D6B9" w14:textId="29F6E919" w:rsidR="000222B9" w:rsidRDefault="00C22956" w:rsidP="00C22956">
      <w:pPr>
        <w:spacing w:after="120" w:line="276" w:lineRule="auto"/>
        <w:ind w:left="1985" w:hanging="1424"/>
        <w:jc w:val="both"/>
        <w:rPr>
          <w:ins w:id="22746" w:author="Visone Rossana (GSE)" w:date="2025-10-20T18:32:00Z" w16du:dateUtc="2025-10-20T16:32:00Z"/>
          <w:rFonts w:cstheme="minorHAnsi"/>
          <w:sz w:val="22"/>
          <w:szCs w:val="22"/>
        </w:rPr>
      </w:pPr>
      <w:ins w:id="22747" w:author="Visone Rossana (GSE)" w:date="2025-10-20T18:30:00Z" w16du:dateUtc="2025-10-20T16:30:00Z">
        <w:r w:rsidRPr="000F1963">
          <w:rPr>
            <w:rFonts w:cstheme="minorHAnsi"/>
            <w:sz w:val="22"/>
            <w:szCs w:val="22"/>
          </w:rPr>
          <w:t>I</w:t>
        </w:r>
        <w:r w:rsidRPr="000F1963">
          <w:rPr>
            <w:rFonts w:cstheme="minorHAnsi"/>
            <w:sz w:val="22"/>
            <w:szCs w:val="22"/>
            <w:vertAlign w:val="subscript"/>
          </w:rPr>
          <w:t>max</w:t>
        </w:r>
        <w:r w:rsidRPr="000F1963">
          <w:rPr>
            <w:rFonts w:cstheme="minorHAnsi"/>
            <w:sz w:val="22"/>
            <w:szCs w:val="22"/>
          </w:rPr>
          <w:t xml:space="preserve">: </w:t>
        </w:r>
        <w:r>
          <w:rPr>
            <w:rFonts w:cstheme="minorHAnsi"/>
            <w:sz w:val="22"/>
            <w:szCs w:val="22"/>
          </w:rPr>
          <w:tab/>
        </w:r>
        <w:r w:rsidRPr="000F1963">
          <w:rPr>
            <w:rFonts w:cstheme="minorHAnsi"/>
            <w:sz w:val="22"/>
            <w:szCs w:val="22"/>
          </w:rPr>
          <w:t>valore massimo raggiungibile dall’incentivo totale</w:t>
        </w:r>
      </w:ins>
      <w:ins w:id="22748" w:author="Visone Rossana (GSE)" w:date="2025-10-21T17:13:00Z" w16du:dateUtc="2025-10-21T15:13:00Z">
        <w:r w:rsidR="00284CED">
          <w:rPr>
            <w:rFonts w:cstheme="minorHAnsi"/>
            <w:sz w:val="22"/>
            <w:szCs w:val="22"/>
          </w:rPr>
          <w:t xml:space="preserve"> (I</w:t>
        </w:r>
        <w:r w:rsidR="00284CED" w:rsidRPr="00263024">
          <w:rPr>
            <w:rFonts w:cstheme="minorHAnsi"/>
            <w:sz w:val="22"/>
            <w:szCs w:val="22"/>
            <w:vertAlign w:val="subscript"/>
          </w:rPr>
          <w:t>tot</w:t>
        </w:r>
        <w:r w:rsidR="00284CED">
          <w:rPr>
            <w:rFonts w:cstheme="minorHAnsi"/>
            <w:sz w:val="22"/>
            <w:szCs w:val="22"/>
          </w:rPr>
          <w:t>)</w:t>
        </w:r>
      </w:ins>
      <w:ins w:id="22749" w:author="Visone Rossana (GSE)" w:date="2025-10-20T18:35:00Z" w16du:dateUtc="2025-10-20T16:35:00Z">
        <w:r w:rsidR="00BD2797">
          <w:rPr>
            <w:rFonts w:cstheme="minorHAnsi"/>
            <w:sz w:val="22"/>
            <w:szCs w:val="22"/>
          </w:rPr>
          <w:t>,</w:t>
        </w:r>
      </w:ins>
      <w:ins w:id="22750" w:author="Visone Rossana (GSE)" w:date="2025-10-20T18:30:00Z" w16du:dateUtc="2025-10-20T16:30:00Z">
        <w:r w:rsidRPr="000F1963">
          <w:rPr>
            <w:rFonts w:cstheme="minorHAnsi"/>
            <w:sz w:val="22"/>
            <w:szCs w:val="22"/>
          </w:rPr>
          <w:t xml:space="preserve"> </w:t>
        </w:r>
        <w:del w:id="22751" w:author="Visone Rossana (GSE)" w:date="2025-10-21T17:14:00Z" w16du:dateUtc="2025-10-21T15:14:00Z">
          <w:r w:rsidRPr="000F1963" w:rsidDel="00284CED">
            <w:rPr>
              <w:rFonts w:cstheme="minorHAnsi"/>
              <w:sz w:val="22"/>
              <w:szCs w:val="22"/>
            </w:rPr>
            <w:delText xml:space="preserve">quantificato </w:delText>
          </w:r>
        </w:del>
      </w:ins>
      <w:ins w:id="22752" w:author="Visone Rossana (GSE)" w:date="2025-10-20T18:32:00Z" w16du:dateUtc="2025-10-20T16:32:00Z">
        <w:del w:id="22753" w:author="Visone Rossana (GSE)" w:date="2025-10-21T17:14:00Z" w16du:dateUtc="2025-10-21T15:14:00Z">
          <w:r w:rsidR="000222B9" w:rsidDel="00284CED">
            <w:rPr>
              <w:rFonts w:cstheme="minorHAnsi"/>
              <w:sz w:val="22"/>
              <w:szCs w:val="22"/>
            </w:rPr>
            <w:delText xml:space="preserve">secondo </w:delText>
          </w:r>
        </w:del>
      </w:ins>
      <w:ins w:id="22754" w:author="Visone Rossana (GSE)" w:date="2025-10-20T18:30:00Z" w16du:dateUtc="2025-10-20T16:30:00Z">
        <w:del w:id="22755" w:author="Visone Rossana (GSE)" w:date="2025-10-21T17:14:00Z" w16du:dateUtc="2025-10-21T15:14:00Z">
          <w:r w:rsidRPr="000F1963" w:rsidDel="00284CED">
            <w:rPr>
              <w:rFonts w:cstheme="minorHAnsi"/>
              <w:sz w:val="22"/>
              <w:szCs w:val="22"/>
            </w:rPr>
            <w:delText>l’intervento combinato di sostituzione di impianti di climatizzazione invernale esistenti con impianti di climatizzazione invernale dotati di pompe di calore elettriche</w:delText>
          </w:r>
        </w:del>
      </w:ins>
      <w:ins w:id="22756" w:author="Visone Rossana (GSE)" w:date="2025-10-21T17:14:00Z" w16du:dateUtc="2025-10-21T15:14:00Z">
        <w:r w:rsidR="00284CED" w:rsidRPr="000F1963">
          <w:rPr>
            <w:rFonts w:cstheme="minorHAnsi"/>
            <w:sz w:val="22"/>
            <w:szCs w:val="22"/>
          </w:rPr>
          <w:t xml:space="preserve">quantificato </w:t>
        </w:r>
        <w:r w:rsidR="00284CED">
          <w:rPr>
            <w:rFonts w:cstheme="minorHAnsi"/>
            <w:sz w:val="22"/>
            <w:szCs w:val="22"/>
          </w:rPr>
          <w:t xml:space="preserve">secondo </w:t>
        </w:r>
        <w:r w:rsidR="00284CED" w:rsidRPr="000F1963">
          <w:rPr>
            <w:rFonts w:cstheme="minorHAnsi"/>
            <w:sz w:val="22"/>
            <w:szCs w:val="22"/>
          </w:rPr>
          <w:t>l’intervento combinato di sostituzione di impianti di climatizzazione invernale esistenti con impianti di climatizzazione invernale dotati di pompe di calore elettriche</w:t>
        </w:r>
        <w:r w:rsidR="00284CED">
          <w:rPr>
            <w:rFonts w:cstheme="minorHAnsi"/>
            <w:sz w:val="22"/>
            <w:szCs w:val="22"/>
          </w:rPr>
          <w:t xml:space="preserve"> (</w:t>
        </w:r>
        <w:r w:rsidR="00284CED" w:rsidRPr="000F1963">
          <w:rPr>
            <w:rFonts w:cstheme="minorHAnsi"/>
            <w:bCs/>
            <w:sz w:val="22"/>
            <w:szCs w:val="22"/>
          </w:rPr>
          <w:t>I</w:t>
        </w:r>
        <w:r w:rsidR="00284CED" w:rsidRPr="000F1963">
          <w:rPr>
            <w:rFonts w:cstheme="minorHAnsi"/>
            <w:bCs/>
            <w:sz w:val="22"/>
            <w:szCs w:val="22"/>
            <w:vertAlign w:val="subscript"/>
          </w:rPr>
          <w:t>tot</w:t>
        </w:r>
        <w:r w:rsidR="00284CED">
          <w:rPr>
            <w:rFonts w:cstheme="minorHAnsi"/>
            <w:bCs/>
            <w:sz w:val="22"/>
            <w:szCs w:val="22"/>
            <w:vertAlign w:val="subscript"/>
          </w:rPr>
          <w:t xml:space="preserve"> </w:t>
        </w:r>
        <w:r w:rsidR="00284CED" w:rsidRPr="000F1963">
          <w:rPr>
            <w:rFonts w:cstheme="minorHAnsi"/>
            <w:bCs/>
            <w:sz w:val="22"/>
            <w:szCs w:val="22"/>
            <w:vertAlign w:val="subscript"/>
          </w:rPr>
          <w:t>impianto pompa di calore</w:t>
        </w:r>
        <w:r w:rsidR="00284CED">
          <w:rPr>
            <w:rFonts w:cstheme="minorHAnsi"/>
            <w:sz w:val="22"/>
            <w:szCs w:val="22"/>
          </w:rPr>
          <w:t xml:space="preserve">) nelle </w:t>
        </w:r>
        <w:r w:rsidR="00284CED" w:rsidRPr="000F1963">
          <w:rPr>
            <w:rFonts w:cstheme="minorHAnsi"/>
            <w:bCs/>
            <w:sz w:val="22"/>
            <w:szCs w:val="22"/>
          </w:rPr>
          <w:t xml:space="preserve">modalità di cui al paragrafo </w:t>
        </w:r>
        <w:r w:rsidR="00284CED" w:rsidRPr="000F1963">
          <w:rPr>
            <w:rFonts w:cstheme="minorHAnsi"/>
            <w:bCs/>
            <w:sz w:val="22"/>
            <w:szCs w:val="22"/>
            <w:highlight w:val="yellow"/>
          </w:rPr>
          <w:t>9.10.4</w:t>
        </w:r>
      </w:ins>
      <w:ins w:id="22757" w:author="Visone Rossana (GSE)" w:date="2025-10-20T18:38:00Z" w16du:dateUtc="2025-10-20T16:38:00Z">
        <w:r w:rsidR="006E4F91">
          <w:rPr>
            <w:rFonts w:cstheme="minorHAnsi"/>
            <w:sz w:val="22"/>
            <w:szCs w:val="22"/>
          </w:rPr>
          <w:t>;</w:t>
        </w:r>
      </w:ins>
    </w:p>
    <w:p w14:paraId="720C2ABF" w14:textId="6BDC1B1E" w:rsidR="00936486" w:rsidDel="00284CED" w:rsidRDefault="00C22956" w:rsidP="00936486">
      <w:pPr>
        <w:spacing w:after="120" w:line="276" w:lineRule="auto"/>
        <w:ind w:left="1985" w:hanging="1424"/>
        <w:jc w:val="both"/>
        <w:rPr>
          <w:ins w:id="22758" w:author="Visone Rossana (GSE)" w:date="2025-10-20T18:37:00Z" w16du:dateUtc="2025-10-20T16:37:00Z"/>
          <w:del w:id="22759" w:author="Visone Rossana (GSE)" w:date="2025-10-21T17:14:00Z" w16du:dateUtc="2025-10-21T15:14:00Z"/>
          <w:rFonts w:cstheme="minorHAnsi"/>
          <w:sz w:val="22"/>
          <w:szCs w:val="22"/>
        </w:rPr>
      </w:pPr>
      <w:ins w:id="22760" w:author="Visone Rossana (GSE)" w:date="2025-10-20T18:30:00Z" w16du:dateUtc="2025-10-20T16:30:00Z">
        <w:del w:id="22761" w:author="Visone Rossana (GSE)" w:date="2025-10-21T17:14:00Z" w16du:dateUtc="2025-10-21T15:14:00Z">
          <w:r w:rsidRPr="000F1963" w:rsidDel="00284CED">
            <w:rPr>
              <w:rFonts w:cstheme="minorHAnsi"/>
              <w:bCs/>
              <w:sz w:val="22"/>
              <w:szCs w:val="22"/>
            </w:rPr>
            <w:delText>I</w:delText>
          </w:r>
          <w:r w:rsidRPr="000F1963" w:rsidDel="00284CED">
            <w:rPr>
              <w:rFonts w:cstheme="minorHAnsi"/>
              <w:bCs/>
              <w:sz w:val="22"/>
              <w:szCs w:val="22"/>
              <w:vertAlign w:val="subscript"/>
            </w:rPr>
            <w:delText>tot</w:delText>
          </w:r>
        </w:del>
      </w:ins>
      <w:ins w:id="22762" w:author="Visone Rossana (GSE)" w:date="2025-10-20T18:32:00Z" w16du:dateUtc="2025-10-20T16:32:00Z">
        <w:del w:id="22763" w:author="Visone Rossana (GSE)" w:date="2025-10-21T17:14:00Z" w16du:dateUtc="2025-10-21T15:14:00Z">
          <w:r w:rsidR="000222B9" w:rsidDel="00284CED">
            <w:rPr>
              <w:rFonts w:cstheme="minorHAnsi"/>
              <w:bCs/>
              <w:sz w:val="22"/>
              <w:szCs w:val="22"/>
              <w:vertAlign w:val="subscript"/>
            </w:rPr>
            <w:delText xml:space="preserve"> </w:delText>
          </w:r>
        </w:del>
      </w:ins>
      <w:ins w:id="22764" w:author="Visone Rossana (GSE)" w:date="2025-10-20T18:30:00Z" w16du:dateUtc="2025-10-20T16:30:00Z">
        <w:del w:id="22765" w:author="Visone Rossana (GSE)" w:date="2025-10-21T17:14:00Z" w16du:dateUtc="2025-10-21T15:14:00Z">
          <w:r w:rsidRPr="000F1963" w:rsidDel="00284CED">
            <w:rPr>
              <w:rFonts w:cstheme="minorHAnsi"/>
              <w:bCs/>
              <w:sz w:val="22"/>
              <w:szCs w:val="22"/>
              <w:vertAlign w:val="subscript"/>
            </w:rPr>
            <w:delText xml:space="preserve"> impianto pompa di calore</w:delText>
          </w:r>
        </w:del>
      </w:ins>
      <w:ins w:id="22766" w:author="Visone Rossana (GSE)" w:date="2025-10-20T18:35:00Z" w16du:dateUtc="2025-10-20T16:35:00Z">
        <w:del w:id="22767" w:author="Visone Rossana (GSE)" w:date="2025-10-21T17:14:00Z" w16du:dateUtc="2025-10-21T15:14:00Z">
          <w:r w:rsidR="00BD2797" w:rsidDel="00284CED">
            <w:rPr>
              <w:rFonts w:cstheme="minorHAnsi"/>
              <w:bCs/>
              <w:sz w:val="22"/>
              <w:szCs w:val="22"/>
              <w:vertAlign w:val="subscript"/>
            </w:rPr>
            <w:delText xml:space="preserve"> </w:delText>
          </w:r>
        </w:del>
      </w:ins>
      <w:ins w:id="22768" w:author="Visone Rossana (GSE)" w:date="2025-10-20T18:36:00Z" w16du:dateUtc="2025-10-20T16:36:00Z">
        <w:del w:id="22769" w:author="Visone Rossana (GSE)" w:date="2025-10-21T17:14:00Z" w16du:dateUtc="2025-10-21T15:14:00Z">
          <w:r w:rsidR="00936486" w:rsidRPr="000F1963" w:rsidDel="00284CED">
            <w:rPr>
              <w:rFonts w:cstheme="minorHAnsi"/>
              <w:sz w:val="22"/>
              <w:szCs w:val="22"/>
            </w:rPr>
            <w:delText>valore</w:delText>
          </w:r>
          <w:r w:rsidR="00936486" w:rsidDel="00284CED">
            <w:rPr>
              <w:rFonts w:cstheme="minorHAnsi"/>
              <w:sz w:val="22"/>
              <w:szCs w:val="22"/>
            </w:rPr>
            <w:delText xml:space="preserve"> dell’incentivo dell’intervento combinato III.A, </w:delText>
          </w:r>
        </w:del>
      </w:ins>
      <w:ins w:id="22770" w:author="Visone Rossana (GSE)" w:date="2025-10-20T18:37:00Z" w16du:dateUtc="2025-10-20T16:37:00Z">
        <w:del w:id="22771" w:author="Visone Rossana (GSE)" w:date="2025-10-21T17:14:00Z" w16du:dateUtc="2025-10-21T15:14:00Z">
          <w:r w:rsidR="00936486" w:rsidDel="00284CED">
            <w:rPr>
              <w:rFonts w:cstheme="minorHAnsi"/>
              <w:sz w:val="22"/>
              <w:szCs w:val="22"/>
            </w:rPr>
            <w:delText>calcolato s</w:delText>
          </w:r>
          <w:r w:rsidR="00936486" w:rsidRPr="000F1963" w:rsidDel="00284CED">
            <w:rPr>
              <w:rFonts w:cstheme="minorHAnsi"/>
              <w:bCs/>
              <w:sz w:val="22"/>
              <w:szCs w:val="22"/>
            </w:rPr>
            <w:delText xml:space="preserve">econdo le modalità di cui al paragrafo </w:delText>
          </w:r>
          <w:r w:rsidR="00936486" w:rsidRPr="000F1963" w:rsidDel="00284CED">
            <w:rPr>
              <w:rFonts w:cstheme="minorHAnsi"/>
              <w:bCs/>
              <w:sz w:val="22"/>
              <w:szCs w:val="22"/>
              <w:highlight w:val="yellow"/>
            </w:rPr>
            <w:delText>9.10.4.</w:delText>
          </w:r>
        </w:del>
      </w:ins>
    </w:p>
    <w:p w14:paraId="5418EE81" w14:textId="77777777" w:rsidR="00DD14DA" w:rsidRPr="00357179" w:rsidRDefault="00DD14DA">
      <w:pPr>
        <w:spacing w:after="160" w:line="276" w:lineRule="auto"/>
        <w:rPr>
          <w:ins w:id="22772" w:author="Visone Rossana (GSE)" w:date="2025-09-02T11:02:00Z" w16du:dateUtc="2025-09-02T09:02:00Z"/>
          <w:del w:id="22773" w:author="Visone Rossana (GSE)" w:date="2025-10-20T18:29:00Z" w16du:dateUtc="2025-10-20T16:29:00Z"/>
          <w:rFonts w:ascii="Calibri" w:eastAsia="Calibri" w:hAnsi="Calibri" w:cs="Arial"/>
          <w:sz w:val="22"/>
          <w:szCs w:val="22"/>
          <w:rPrChange w:id="22774" w:author="Visone Rossana (GSE)" w:date="2025-09-09T14:47:00Z" w16du:dateUtc="2025-09-09T12:47:00Z">
            <w:rPr>
              <w:ins w:id="22775" w:author="Visone Rossana (GSE)" w:date="2025-09-02T11:02:00Z" w16du:dateUtc="2025-09-02T09:02:00Z"/>
              <w:del w:id="22776" w:author="Visone Rossana (GSE)" w:date="2025-10-20T18:29:00Z" w16du:dateUtc="2025-10-20T16:29:00Z"/>
              <w:rFonts w:ascii="Calibri" w:eastAsia="Calibri" w:hAnsi="Calibri" w:cs="Arial"/>
            </w:rPr>
          </w:rPrChange>
        </w:rPr>
        <w:pPrChange w:id="22777" w:author="Visone Rossana (GSE)" w:date="2025-09-09T14:47:00Z" w16du:dateUtc="2025-09-09T12:47:00Z">
          <w:pPr>
            <w:spacing w:after="160"/>
          </w:pPr>
        </w:pPrChange>
      </w:pPr>
    </w:p>
    <w:p w14:paraId="5B82B556" w14:textId="53BCF90B" w:rsidR="00DD14DA" w:rsidRPr="00357179" w:rsidRDefault="00DD14DA">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line="276" w:lineRule="auto"/>
        <w:ind w:left="1980" w:hanging="1419"/>
        <w:jc w:val="both"/>
        <w:rPr>
          <w:ins w:id="22778" w:author="Visone Rossana (GSE)" w:date="2025-09-02T11:02:00Z" w16du:dateUtc="2025-09-02T09:02:00Z"/>
          <w:rFonts w:ascii="Calibri" w:eastAsia="Times New Roman" w:hAnsi="Calibri"/>
          <w:b/>
          <w:bCs/>
          <w:sz w:val="22"/>
          <w:szCs w:val="22"/>
          <w:rPrChange w:id="22779" w:author="Visone Rossana (GSE)" w:date="2025-09-09T14:47:00Z" w16du:dateUtc="2025-09-09T12:47:00Z">
            <w:rPr>
              <w:ins w:id="22780" w:author="Visone Rossana (GSE)" w:date="2025-09-02T11:02:00Z" w16du:dateUtc="2025-09-02T09:02:00Z"/>
              <w:rFonts w:ascii="Calibri" w:eastAsia="Times New Roman" w:hAnsi="Calibri"/>
              <w:b/>
              <w:bCs/>
            </w:rPr>
          </w:rPrChange>
        </w:rPr>
        <w:pPrChange w:id="22781" w:author="Visone Rossana (GSE)" w:date="2025-09-09T14:47:00Z" w16du:dateUtc="2025-09-09T12:47:00Z">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ind w:left="1980" w:hanging="1419"/>
            <w:jc w:val="both"/>
          </w:pPr>
        </w:pPrChange>
      </w:pPr>
      <w:ins w:id="22782" w:author="Visone Rossana (GSE)" w:date="2025-09-02T11:02:00Z" w16du:dateUtc="2025-09-02T09:02:00Z">
        <w:r w:rsidRPr="00357179">
          <w:rPr>
            <w:rFonts w:ascii="Calibri" w:eastAsia="Times New Roman" w:hAnsi="Calibri"/>
            <w:position w:val="5"/>
            <w:sz w:val="22"/>
            <w:szCs w:val="22"/>
            <w:rPrChange w:id="22783" w:author="Visone Rossana (GSE)" w:date="2025-09-09T14:47:00Z" w16du:dateUtc="2025-09-09T12:47:00Z">
              <w:rPr>
                <w:rFonts w:ascii="Calibri" w:eastAsia="Times New Roman" w:hAnsi="Calibri"/>
                <w:position w:val="5"/>
              </w:rPr>
            </w:rPrChange>
          </w:rPr>
          <w:t xml:space="preserve"> </w:t>
        </w:r>
        <w:r w:rsidRPr="00357179">
          <w:rPr>
            <w:rFonts w:ascii="Times New Roman" w:eastAsia="Times New Roman" w:hAnsi="Times New Roman"/>
            <w:w w:val="105"/>
            <w:position w:val="5"/>
            <w:sz w:val="22"/>
            <w:szCs w:val="22"/>
            <w:rPrChange w:id="22784" w:author="Visone Rossana (GSE)" w:date="2025-09-09T14:47:00Z" w16du:dateUtc="2025-09-09T12:47:00Z">
              <w:rPr>
                <w:rFonts w:ascii="Times New Roman" w:eastAsia="Times New Roman" w:hAnsi="Times New Roman"/>
                <w:w w:val="105"/>
                <w:position w:val="5"/>
              </w:rPr>
            </w:rPrChange>
          </w:rPr>
          <w:t>P</w:t>
        </w:r>
        <w:r w:rsidRPr="00357179">
          <w:rPr>
            <w:rFonts w:ascii="Times New Roman" w:eastAsia="Times New Roman" w:hAnsi="Times New Roman"/>
            <w:w w:val="105"/>
            <w:position w:val="5"/>
            <w:sz w:val="22"/>
            <w:szCs w:val="22"/>
            <w:vertAlign w:val="subscript"/>
            <w:rPrChange w:id="22785" w:author="Visone Rossana (GSE)" w:date="2025-09-09T14:47:00Z" w16du:dateUtc="2025-09-09T12:47:00Z">
              <w:rPr>
                <w:rFonts w:ascii="Times New Roman" w:eastAsia="Times New Roman" w:hAnsi="Times New Roman"/>
                <w:w w:val="105"/>
                <w:position w:val="5"/>
                <w:vertAlign w:val="subscript"/>
              </w:rPr>
            </w:rPrChange>
          </w:rPr>
          <w:t>FTV</w:t>
        </w:r>
        <w:r w:rsidRPr="00357179">
          <w:rPr>
            <w:rFonts w:ascii="Calibri" w:eastAsia="Times New Roman" w:hAnsi="Calibri"/>
            <w:spacing w:val="-4"/>
            <w:sz w:val="22"/>
            <w:szCs w:val="22"/>
            <w:rPrChange w:id="22786" w:author="Visone Rossana (GSE)" w:date="2025-09-09T14:47:00Z" w16du:dateUtc="2025-09-09T12:47:00Z">
              <w:rPr>
                <w:rFonts w:ascii="Calibri" w:eastAsia="Times New Roman" w:hAnsi="Calibri"/>
                <w:spacing w:val="-4"/>
              </w:rPr>
            </w:rPrChange>
          </w:rPr>
          <w:tab/>
        </w:r>
        <w:r w:rsidRPr="00357179">
          <w:rPr>
            <w:rFonts w:ascii="Calibri" w:eastAsia="Times New Roman" w:hAnsi="Calibri"/>
            <w:sz w:val="22"/>
            <w:szCs w:val="22"/>
            <w:rPrChange w:id="22787" w:author="Visone Rossana (GSE)" w:date="2025-09-09T14:47:00Z" w16du:dateUtc="2025-09-09T12:47:00Z">
              <w:rPr>
                <w:rFonts w:ascii="Calibri" w:eastAsia="Times New Roman" w:hAnsi="Calibri"/>
              </w:rPr>
            </w:rPrChange>
          </w:rPr>
          <w:t>è la potenza di picco dell’impianto fotovoltaico</w:t>
        </w:r>
      </w:ins>
      <w:ins w:id="22788" w:author="Visone Rossana (GSE)" w:date="2025-10-20T18:40:00Z" w16du:dateUtc="2025-10-20T16:40:00Z">
        <w:r w:rsidR="008C021A">
          <w:rPr>
            <w:rFonts w:ascii="Calibri" w:eastAsia="Times New Roman" w:hAnsi="Calibri"/>
            <w:sz w:val="22"/>
            <w:szCs w:val="22"/>
          </w:rPr>
          <w:t xml:space="preserve"> (kW)</w:t>
        </w:r>
      </w:ins>
      <w:ins w:id="22789" w:author="Visone Rossana (GSE)" w:date="2025-09-02T11:02:00Z" w16du:dateUtc="2025-09-02T09:02:00Z">
        <w:r w:rsidRPr="00357179">
          <w:rPr>
            <w:rFonts w:ascii="Calibri" w:eastAsia="Times New Roman" w:hAnsi="Calibri"/>
            <w:sz w:val="22"/>
            <w:szCs w:val="22"/>
            <w:rPrChange w:id="22790" w:author="Visone Rossana (GSE)" w:date="2025-09-09T14:47:00Z" w16du:dateUtc="2025-09-09T12:47:00Z">
              <w:rPr>
                <w:rFonts w:ascii="Calibri" w:eastAsia="Times New Roman" w:hAnsi="Calibri"/>
              </w:rPr>
            </w:rPrChange>
          </w:rPr>
          <w:t>;</w:t>
        </w:r>
      </w:ins>
    </w:p>
    <w:p w14:paraId="4073825A" w14:textId="451C0F80" w:rsidR="00DD14DA" w:rsidRPr="00357179" w:rsidRDefault="00DD14DA">
      <w:pPr>
        <w:widowControl w:val="0"/>
        <w:tabs>
          <w:tab w:val="left" w:pos="1979"/>
        </w:tabs>
        <w:spacing w:before="126" w:line="276" w:lineRule="auto"/>
        <w:ind w:left="1980" w:hanging="1419"/>
        <w:jc w:val="both"/>
        <w:rPr>
          <w:ins w:id="22791" w:author="Visone Rossana (GSE)" w:date="2025-09-02T11:02:00Z" w16du:dateUtc="2025-09-02T09:02:00Z"/>
          <w:rFonts w:ascii="Calibri" w:eastAsia="Times New Roman" w:hAnsi="Calibri"/>
          <w:b/>
          <w:bCs/>
          <w:sz w:val="22"/>
          <w:szCs w:val="22"/>
          <w:rPrChange w:id="22792" w:author="Visone Rossana (GSE)" w:date="2025-09-09T14:47:00Z" w16du:dateUtc="2025-09-09T12:47:00Z">
            <w:rPr>
              <w:ins w:id="22793" w:author="Visone Rossana (GSE)" w:date="2025-09-02T11:02:00Z" w16du:dateUtc="2025-09-02T09:02:00Z"/>
              <w:rFonts w:ascii="Calibri" w:eastAsia="Times New Roman" w:hAnsi="Calibri"/>
              <w:b/>
              <w:bCs/>
            </w:rPr>
          </w:rPrChange>
        </w:rPr>
        <w:pPrChange w:id="22794" w:author="Visone Rossana (GSE)" w:date="2025-09-09T14:47:00Z" w16du:dateUtc="2025-09-09T12:47:00Z">
          <w:pPr>
            <w:widowControl w:val="0"/>
            <w:tabs>
              <w:tab w:val="left" w:pos="1979"/>
            </w:tabs>
            <w:spacing w:before="126"/>
            <w:ind w:left="1980" w:hanging="1419"/>
            <w:jc w:val="both"/>
          </w:pPr>
        </w:pPrChange>
      </w:pPr>
      <w:ins w:id="22795" w:author="Visone Rossana (GSE)" w:date="2025-09-02T11:02:00Z" w16du:dateUtc="2025-09-02T09:02:00Z">
        <w:r w:rsidRPr="00357179">
          <w:rPr>
            <w:rFonts w:ascii="Calibri" w:eastAsia="Times New Roman" w:hAnsi="Calibri"/>
            <w:w w:val="105"/>
            <w:position w:val="5"/>
            <w:sz w:val="22"/>
            <w:szCs w:val="22"/>
            <w:rPrChange w:id="22796" w:author="Visone Rossana (GSE)" w:date="2025-09-09T14:47:00Z" w16du:dateUtc="2025-09-09T12:47:00Z">
              <w:rPr>
                <w:rFonts w:ascii="Calibri" w:eastAsia="Times New Roman" w:hAnsi="Calibri"/>
                <w:w w:val="105"/>
                <w:position w:val="5"/>
              </w:rPr>
            </w:rPrChange>
          </w:rPr>
          <w:t>C</w:t>
        </w:r>
        <w:r w:rsidRPr="00357179">
          <w:rPr>
            <w:rFonts w:ascii="Times New Roman" w:eastAsia="Times New Roman" w:hAnsi="Times New Roman"/>
            <w:w w:val="105"/>
            <w:position w:val="5"/>
            <w:sz w:val="22"/>
            <w:szCs w:val="22"/>
            <w:vertAlign w:val="subscript"/>
            <w:rPrChange w:id="22797" w:author="Visone Rossana (GSE)" w:date="2025-09-09T14:47:00Z" w16du:dateUtc="2025-09-09T12:47:00Z">
              <w:rPr>
                <w:rFonts w:ascii="Times New Roman" w:eastAsia="Times New Roman" w:hAnsi="Times New Roman"/>
                <w:w w:val="105"/>
                <w:position w:val="5"/>
                <w:vertAlign w:val="subscript"/>
              </w:rPr>
            </w:rPrChange>
          </w:rPr>
          <w:t>FTV</w:t>
        </w:r>
        <w:r w:rsidRPr="00357179">
          <w:rPr>
            <w:rFonts w:ascii="Calibri" w:eastAsia="Times New Roman" w:hAnsi="Calibri"/>
            <w:sz w:val="22"/>
            <w:szCs w:val="22"/>
            <w:rPrChange w:id="22798" w:author="Visone Rossana (GSE)" w:date="2025-09-09T14:47:00Z" w16du:dateUtc="2025-09-09T12:47:00Z">
              <w:rPr>
                <w:rFonts w:ascii="Calibri" w:eastAsia="Times New Roman" w:hAnsi="Calibri"/>
              </w:rPr>
            </w:rPrChange>
          </w:rPr>
          <w:tab/>
          <w:t>è il costo specifico effettivamente sostenuto per la tecnologia utilizzata nell’intervento definito dal rapporto tra spesa sostenuta in euro e la potenza di picco dell’impianto</w:t>
        </w:r>
        <w:del w:id="22799" w:author="Visone Rossana (GSE)" w:date="2025-10-20T18:40:00Z" w16du:dateUtc="2025-10-20T16:40:00Z">
          <w:r w:rsidRPr="00357179">
            <w:rPr>
              <w:rFonts w:ascii="Calibri" w:eastAsia="Times New Roman" w:hAnsi="Calibri"/>
              <w:sz w:val="22"/>
              <w:szCs w:val="22"/>
              <w:rPrChange w:id="22800" w:author="Visone Rossana (GSE)" w:date="2025-09-09T14:47:00Z" w16du:dateUtc="2025-09-09T12:47:00Z">
                <w:rPr>
                  <w:rFonts w:ascii="Calibri" w:eastAsia="Times New Roman" w:hAnsi="Calibri"/>
                </w:rPr>
              </w:rPrChange>
            </w:rPr>
            <w:delText xml:space="preserve"> in kW</w:delText>
          </w:r>
        </w:del>
        <w:r w:rsidRPr="00357179">
          <w:rPr>
            <w:rFonts w:ascii="Calibri" w:eastAsia="Times New Roman" w:hAnsi="Calibri"/>
            <w:sz w:val="22"/>
            <w:szCs w:val="22"/>
            <w:rPrChange w:id="22801" w:author="Visone Rossana (GSE)" w:date="2025-09-09T14:47:00Z" w16du:dateUtc="2025-09-09T12:47:00Z">
              <w:rPr>
                <w:rFonts w:ascii="Calibri" w:eastAsia="Times New Roman" w:hAnsi="Calibri"/>
              </w:rPr>
            </w:rPrChange>
          </w:rPr>
          <w:t xml:space="preserve">; I valori massimi di </w:t>
        </w:r>
        <w:r w:rsidRPr="00357179">
          <w:rPr>
            <w:rFonts w:ascii="Calibri" w:eastAsia="Times New Roman" w:hAnsi="Calibri"/>
            <w:w w:val="105"/>
            <w:position w:val="5"/>
            <w:sz w:val="22"/>
            <w:szCs w:val="22"/>
            <w:rPrChange w:id="22802" w:author="Visone Rossana (GSE)" w:date="2025-09-09T14:47:00Z" w16du:dateUtc="2025-09-09T12:47:00Z">
              <w:rPr>
                <w:rFonts w:ascii="Calibri" w:eastAsia="Times New Roman" w:hAnsi="Calibri"/>
                <w:w w:val="105"/>
                <w:position w:val="5"/>
              </w:rPr>
            </w:rPrChange>
          </w:rPr>
          <w:t>C</w:t>
        </w:r>
        <w:r w:rsidRPr="00357179">
          <w:rPr>
            <w:rFonts w:ascii="Times New Roman" w:eastAsia="Times New Roman" w:hAnsi="Times New Roman"/>
            <w:w w:val="105"/>
            <w:position w:val="5"/>
            <w:sz w:val="22"/>
            <w:szCs w:val="22"/>
            <w:vertAlign w:val="subscript"/>
            <w:rPrChange w:id="22803" w:author="Visone Rossana (GSE)" w:date="2025-09-09T14:47:00Z" w16du:dateUtc="2025-09-09T12:47:00Z">
              <w:rPr>
                <w:rFonts w:ascii="Times New Roman" w:eastAsia="Times New Roman" w:hAnsi="Times New Roman"/>
                <w:w w:val="105"/>
                <w:position w:val="5"/>
                <w:vertAlign w:val="subscript"/>
              </w:rPr>
            </w:rPrChange>
          </w:rPr>
          <w:t>FTV</w:t>
        </w:r>
        <w:r w:rsidRPr="00357179">
          <w:rPr>
            <w:rFonts w:ascii="Calibri" w:eastAsia="Times New Roman" w:hAnsi="Calibri"/>
            <w:spacing w:val="4"/>
            <w:sz w:val="22"/>
            <w:szCs w:val="22"/>
            <w:rPrChange w:id="22804" w:author="Visone Rossana (GSE)" w:date="2025-09-09T14:47:00Z" w16du:dateUtc="2025-09-09T12:47:00Z">
              <w:rPr>
                <w:rFonts w:ascii="Calibri" w:eastAsia="Times New Roman" w:hAnsi="Calibri"/>
                <w:spacing w:val="4"/>
              </w:rPr>
            </w:rPrChange>
          </w:rPr>
          <w:t xml:space="preserve">, </w:t>
        </w:r>
        <w:r w:rsidRPr="00357179">
          <w:rPr>
            <w:rFonts w:ascii="Calibri" w:eastAsia="Times New Roman" w:hAnsi="Calibri"/>
            <w:sz w:val="22"/>
            <w:szCs w:val="22"/>
            <w:rPrChange w:id="22805" w:author="Visone Rossana (GSE)" w:date="2025-09-09T14:47:00Z" w16du:dateUtc="2025-09-09T12:47:00Z">
              <w:rPr>
                <w:rFonts w:ascii="Calibri" w:eastAsia="Times New Roman" w:hAnsi="Calibri"/>
              </w:rPr>
            </w:rPrChange>
          </w:rPr>
          <w:t>ai fini del calcolo dell’incentivo massimo, sono i seguenti:</w:t>
        </w:r>
      </w:ins>
    </w:p>
    <w:p w14:paraId="2A5C95EE" w14:textId="77777777" w:rsidR="00DD14DA" w:rsidRPr="00357179" w:rsidRDefault="00DD14DA">
      <w:pPr>
        <w:widowControl w:val="0"/>
        <w:numPr>
          <w:ilvl w:val="0"/>
          <w:numId w:val="57"/>
        </w:numPr>
        <w:tabs>
          <w:tab w:val="left" w:pos="1979"/>
        </w:tabs>
        <w:autoSpaceDE w:val="0"/>
        <w:autoSpaceDN w:val="0"/>
        <w:spacing w:before="126" w:line="276" w:lineRule="auto"/>
        <w:jc w:val="both"/>
        <w:rPr>
          <w:ins w:id="22806" w:author="Visone Rossana (GSE)" w:date="2025-09-02T11:02:00Z" w16du:dateUtc="2025-09-02T09:02:00Z"/>
          <w:rFonts w:ascii="Calibri" w:eastAsia="Times New Roman" w:hAnsi="Calibri"/>
          <w:b/>
          <w:bCs/>
          <w:sz w:val="22"/>
          <w:szCs w:val="22"/>
          <w:rPrChange w:id="22807" w:author="Visone Rossana (GSE)" w:date="2025-09-09T14:47:00Z" w16du:dateUtc="2025-09-09T12:47:00Z">
            <w:rPr>
              <w:ins w:id="22808" w:author="Visone Rossana (GSE)" w:date="2025-09-02T11:02:00Z" w16du:dateUtc="2025-09-02T09:02:00Z"/>
              <w:rFonts w:ascii="Calibri" w:eastAsia="Times New Roman" w:hAnsi="Calibri"/>
              <w:b/>
              <w:bCs/>
            </w:rPr>
          </w:rPrChange>
        </w:rPr>
        <w:pPrChange w:id="22809" w:author="Visone Rossana (GSE)" w:date="2025-09-09T14:47:00Z" w16du:dateUtc="2025-09-09T12:47:00Z">
          <w:pPr>
            <w:widowControl w:val="0"/>
            <w:numPr>
              <w:numId w:val="57"/>
            </w:numPr>
            <w:tabs>
              <w:tab w:val="left" w:pos="1979"/>
            </w:tabs>
            <w:autoSpaceDE w:val="0"/>
            <w:autoSpaceDN w:val="0"/>
            <w:spacing w:before="126" w:line="259" w:lineRule="auto"/>
            <w:ind w:left="2339" w:hanging="360"/>
            <w:jc w:val="both"/>
          </w:pPr>
        </w:pPrChange>
      </w:pPr>
      <w:ins w:id="22810" w:author="Visone Rossana (GSE)" w:date="2025-09-02T11:02:00Z" w16du:dateUtc="2025-09-02T09:02:00Z">
        <w:r w:rsidRPr="00357179">
          <w:rPr>
            <w:rFonts w:ascii="Calibri" w:eastAsia="Times New Roman" w:hAnsi="Calibri"/>
            <w:sz w:val="22"/>
            <w:szCs w:val="22"/>
            <w:rPrChange w:id="22811" w:author="Visone Rossana (GSE)" w:date="2025-09-09T14:47:00Z" w16du:dateUtc="2025-09-09T12:47:00Z">
              <w:rPr>
                <w:rFonts w:ascii="Calibri" w:eastAsia="Times New Roman" w:hAnsi="Calibri"/>
              </w:rPr>
            </w:rPrChange>
          </w:rPr>
          <w:t>1.500 €/kW per impianti fino a 20 kW;</w:t>
        </w:r>
      </w:ins>
    </w:p>
    <w:p w14:paraId="3CF0A021" w14:textId="77777777" w:rsidR="00DD14DA" w:rsidRPr="00357179" w:rsidRDefault="00DD14DA">
      <w:pPr>
        <w:widowControl w:val="0"/>
        <w:numPr>
          <w:ilvl w:val="0"/>
          <w:numId w:val="57"/>
        </w:numPr>
        <w:tabs>
          <w:tab w:val="left" w:pos="1979"/>
        </w:tabs>
        <w:autoSpaceDE w:val="0"/>
        <w:autoSpaceDN w:val="0"/>
        <w:spacing w:before="126" w:line="276" w:lineRule="auto"/>
        <w:jc w:val="both"/>
        <w:rPr>
          <w:ins w:id="22812" w:author="Visone Rossana (GSE)" w:date="2025-09-02T11:02:00Z" w16du:dateUtc="2025-09-02T09:02:00Z"/>
          <w:rFonts w:ascii="Calibri" w:eastAsia="Times New Roman" w:hAnsi="Calibri"/>
          <w:b/>
          <w:bCs/>
          <w:sz w:val="22"/>
          <w:szCs w:val="22"/>
          <w:rPrChange w:id="22813" w:author="Visone Rossana (GSE)" w:date="2025-09-09T14:47:00Z" w16du:dateUtc="2025-09-09T12:47:00Z">
            <w:rPr>
              <w:ins w:id="22814" w:author="Visone Rossana (GSE)" w:date="2025-09-02T11:02:00Z" w16du:dateUtc="2025-09-02T09:02:00Z"/>
              <w:rFonts w:ascii="Calibri" w:eastAsia="Times New Roman" w:hAnsi="Calibri"/>
              <w:b/>
              <w:bCs/>
            </w:rPr>
          </w:rPrChange>
        </w:rPr>
        <w:pPrChange w:id="22815" w:author="Visone Rossana (GSE)" w:date="2025-09-09T14:47:00Z" w16du:dateUtc="2025-09-09T12:47:00Z">
          <w:pPr>
            <w:widowControl w:val="0"/>
            <w:numPr>
              <w:numId w:val="57"/>
            </w:numPr>
            <w:tabs>
              <w:tab w:val="left" w:pos="1979"/>
            </w:tabs>
            <w:autoSpaceDE w:val="0"/>
            <w:autoSpaceDN w:val="0"/>
            <w:spacing w:before="126" w:line="259" w:lineRule="auto"/>
            <w:ind w:left="2339" w:hanging="360"/>
            <w:jc w:val="both"/>
          </w:pPr>
        </w:pPrChange>
      </w:pPr>
      <w:ins w:id="22816" w:author="Visone Rossana (GSE)" w:date="2025-09-02T11:02:00Z" w16du:dateUtc="2025-09-02T09:02:00Z">
        <w:r w:rsidRPr="00357179">
          <w:rPr>
            <w:rFonts w:ascii="Calibri" w:eastAsia="Times New Roman" w:hAnsi="Calibri"/>
            <w:sz w:val="22"/>
            <w:szCs w:val="22"/>
            <w:rPrChange w:id="22817" w:author="Visone Rossana (GSE)" w:date="2025-09-09T14:47:00Z" w16du:dateUtc="2025-09-09T12:47:00Z">
              <w:rPr>
                <w:rFonts w:ascii="Calibri" w:eastAsia="Times New Roman" w:hAnsi="Calibri"/>
              </w:rPr>
            </w:rPrChange>
          </w:rPr>
          <w:t>1.200 €/kW per impianti oltre 20 kW e fino a 200 kW;</w:t>
        </w:r>
      </w:ins>
    </w:p>
    <w:p w14:paraId="763BF591" w14:textId="77777777" w:rsidR="00DD14DA" w:rsidRPr="00357179" w:rsidRDefault="00DD14DA">
      <w:pPr>
        <w:widowControl w:val="0"/>
        <w:numPr>
          <w:ilvl w:val="0"/>
          <w:numId w:val="57"/>
        </w:numPr>
        <w:tabs>
          <w:tab w:val="left" w:pos="1979"/>
        </w:tabs>
        <w:autoSpaceDE w:val="0"/>
        <w:autoSpaceDN w:val="0"/>
        <w:spacing w:before="126" w:line="276" w:lineRule="auto"/>
        <w:jc w:val="both"/>
        <w:rPr>
          <w:ins w:id="22818" w:author="Visone Rossana (GSE)" w:date="2025-09-02T11:02:00Z" w16du:dateUtc="2025-09-02T09:02:00Z"/>
          <w:rFonts w:ascii="Calibri" w:eastAsia="Times New Roman" w:hAnsi="Calibri"/>
          <w:b/>
          <w:bCs/>
          <w:sz w:val="22"/>
          <w:szCs w:val="22"/>
          <w:rPrChange w:id="22819" w:author="Visone Rossana (GSE)" w:date="2025-09-09T14:47:00Z" w16du:dateUtc="2025-09-09T12:47:00Z">
            <w:rPr>
              <w:ins w:id="22820" w:author="Visone Rossana (GSE)" w:date="2025-09-02T11:02:00Z" w16du:dateUtc="2025-09-02T09:02:00Z"/>
              <w:rFonts w:ascii="Calibri" w:eastAsia="Times New Roman" w:hAnsi="Calibri"/>
              <w:b/>
              <w:bCs/>
            </w:rPr>
          </w:rPrChange>
        </w:rPr>
        <w:pPrChange w:id="22821" w:author="Visone Rossana (GSE)" w:date="2025-09-09T14:47:00Z" w16du:dateUtc="2025-09-09T12:47:00Z">
          <w:pPr>
            <w:widowControl w:val="0"/>
            <w:numPr>
              <w:numId w:val="57"/>
            </w:numPr>
            <w:tabs>
              <w:tab w:val="left" w:pos="1979"/>
            </w:tabs>
            <w:autoSpaceDE w:val="0"/>
            <w:autoSpaceDN w:val="0"/>
            <w:spacing w:before="126" w:line="259" w:lineRule="auto"/>
            <w:ind w:left="2339" w:hanging="360"/>
            <w:jc w:val="both"/>
          </w:pPr>
        </w:pPrChange>
      </w:pPr>
      <w:ins w:id="22822" w:author="Visone Rossana (GSE)" w:date="2025-09-02T11:02:00Z" w16du:dateUtc="2025-09-02T09:02:00Z">
        <w:r w:rsidRPr="00357179">
          <w:rPr>
            <w:rFonts w:ascii="Calibri" w:eastAsia="Times New Roman" w:hAnsi="Calibri"/>
            <w:sz w:val="22"/>
            <w:szCs w:val="22"/>
            <w:rPrChange w:id="22823" w:author="Visone Rossana (GSE)" w:date="2025-09-09T14:47:00Z" w16du:dateUtc="2025-09-09T12:47:00Z">
              <w:rPr>
                <w:rFonts w:ascii="Calibri" w:eastAsia="Times New Roman" w:hAnsi="Calibri"/>
              </w:rPr>
            </w:rPrChange>
          </w:rPr>
          <w:t>1.100 €/kW per impianti oltre 200 kW e fino a 600 kW;</w:t>
        </w:r>
      </w:ins>
    </w:p>
    <w:p w14:paraId="7548A4DF" w14:textId="77777777" w:rsidR="00DD14DA" w:rsidRPr="00357179" w:rsidRDefault="00DD14DA">
      <w:pPr>
        <w:widowControl w:val="0"/>
        <w:numPr>
          <w:ilvl w:val="0"/>
          <w:numId w:val="57"/>
        </w:numPr>
        <w:tabs>
          <w:tab w:val="left" w:pos="1979"/>
        </w:tabs>
        <w:autoSpaceDE w:val="0"/>
        <w:autoSpaceDN w:val="0"/>
        <w:spacing w:before="126" w:line="276" w:lineRule="auto"/>
        <w:jc w:val="both"/>
        <w:rPr>
          <w:ins w:id="22824" w:author="Visone Rossana (GSE)" w:date="2025-09-02T11:02:00Z" w16du:dateUtc="2025-09-02T09:02:00Z"/>
          <w:rFonts w:ascii="Calibri" w:eastAsia="Times New Roman" w:hAnsi="Calibri"/>
          <w:b/>
          <w:bCs/>
          <w:sz w:val="22"/>
          <w:szCs w:val="22"/>
          <w:rPrChange w:id="22825" w:author="Visone Rossana (GSE)" w:date="2025-09-09T14:47:00Z" w16du:dateUtc="2025-09-09T12:47:00Z">
            <w:rPr>
              <w:ins w:id="22826" w:author="Visone Rossana (GSE)" w:date="2025-09-02T11:02:00Z" w16du:dateUtc="2025-09-02T09:02:00Z"/>
              <w:rFonts w:ascii="Calibri" w:eastAsia="Times New Roman" w:hAnsi="Calibri"/>
              <w:b/>
              <w:bCs/>
            </w:rPr>
          </w:rPrChange>
        </w:rPr>
        <w:pPrChange w:id="22827" w:author="Visone Rossana (GSE)" w:date="2025-09-09T14:47:00Z" w16du:dateUtc="2025-09-09T12:47:00Z">
          <w:pPr>
            <w:widowControl w:val="0"/>
            <w:numPr>
              <w:numId w:val="57"/>
            </w:numPr>
            <w:tabs>
              <w:tab w:val="left" w:pos="1979"/>
            </w:tabs>
            <w:autoSpaceDE w:val="0"/>
            <w:autoSpaceDN w:val="0"/>
            <w:spacing w:before="126" w:line="259" w:lineRule="auto"/>
            <w:ind w:left="2339" w:hanging="360"/>
            <w:jc w:val="both"/>
          </w:pPr>
        </w:pPrChange>
      </w:pPr>
      <w:ins w:id="22828" w:author="Visone Rossana (GSE)" w:date="2025-09-02T11:02:00Z" w16du:dateUtc="2025-09-02T09:02:00Z">
        <w:r w:rsidRPr="00357179">
          <w:rPr>
            <w:rFonts w:ascii="Calibri" w:eastAsia="Times New Roman" w:hAnsi="Calibri"/>
            <w:sz w:val="22"/>
            <w:szCs w:val="22"/>
            <w:rPrChange w:id="22829" w:author="Visone Rossana (GSE)" w:date="2025-09-09T14:47:00Z" w16du:dateUtc="2025-09-09T12:47:00Z">
              <w:rPr>
                <w:rFonts w:ascii="Calibri" w:eastAsia="Times New Roman" w:hAnsi="Calibri"/>
              </w:rPr>
            </w:rPrChange>
          </w:rPr>
          <w:t>1.050 €/kW per impianti oltre 600 kW e fino a 1.000 kW</w:t>
        </w:r>
      </w:ins>
    </w:p>
    <w:p w14:paraId="7EEA001C" w14:textId="645A32E7" w:rsidR="00DD14DA" w:rsidRPr="00357179" w:rsidRDefault="00DD14DA">
      <w:pPr>
        <w:widowControl w:val="0"/>
        <w:tabs>
          <w:tab w:val="left" w:pos="1979"/>
        </w:tabs>
        <w:spacing w:before="127" w:line="276" w:lineRule="auto"/>
        <w:ind w:left="1980" w:hanging="1419"/>
        <w:rPr>
          <w:ins w:id="22830" w:author="Visone Rossana (GSE)" w:date="2025-09-02T11:02:00Z" w16du:dateUtc="2025-09-02T09:02:00Z"/>
          <w:rFonts w:ascii="Calibri" w:eastAsia="Times New Roman" w:hAnsi="Calibri"/>
          <w:b/>
          <w:bCs/>
          <w:sz w:val="22"/>
          <w:szCs w:val="22"/>
          <w:rPrChange w:id="22831" w:author="Visone Rossana (GSE)" w:date="2025-09-09T14:47:00Z" w16du:dateUtc="2025-09-09T12:47:00Z">
            <w:rPr>
              <w:ins w:id="22832" w:author="Visone Rossana (GSE)" w:date="2025-09-02T11:02:00Z" w16du:dateUtc="2025-09-02T09:02:00Z"/>
              <w:rFonts w:ascii="Calibri" w:eastAsia="Times New Roman" w:hAnsi="Calibri"/>
              <w:b/>
              <w:bCs/>
            </w:rPr>
          </w:rPrChange>
        </w:rPr>
        <w:pPrChange w:id="22833" w:author="Visone Rossana (GSE)" w:date="2025-09-09T14:47:00Z" w16du:dateUtc="2025-09-09T12:47:00Z">
          <w:pPr>
            <w:widowControl w:val="0"/>
            <w:tabs>
              <w:tab w:val="left" w:pos="1979"/>
            </w:tabs>
            <w:spacing w:before="127"/>
            <w:ind w:left="1980" w:hanging="1419"/>
          </w:pPr>
        </w:pPrChange>
      </w:pPr>
      <w:ins w:id="22834" w:author="Visone Rossana (GSE)" w:date="2025-09-02T11:02:00Z" w16du:dateUtc="2025-09-02T09:02:00Z">
        <w:r w:rsidRPr="00357179">
          <w:rPr>
            <w:rFonts w:ascii="Calibri" w:eastAsia="Times New Roman" w:hAnsi="Calibri"/>
            <w:sz w:val="22"/>
            <w:szCs w:val="22"/>
            <w:rPrChange w:id="22835" w:author="Visone Rossana (GSE)" w:date="2025-09-09T14:47:00Z" w16du:dateUtc="2025-09-09T12:47:00Z">
              <w:rPr>
                <w:rFonts w:ascii="Calibri" w:eastAsia="Times New Roman" w:hAnsi="Calibri"/>
              </w:rPr>
            </w:rPrChange>
          </w:rPr>
          <w:t>%</w:t>
        </w:r>
        <w:r w:rsidRPr="00357179">
          <w:rPr>
            <w:rFonts w:ascii="Calibri" w:eastAsia="Times New Roman" w:hAnsi="Calibri"/>
            <w:sz w:val="22"/>
            <w:szCs w:val="22"/>
            <w:vertAlign w:val="subscript"/>
            <w:rPrChange w:id="22836" w:author="Visone Rossana (GSE)" w:date="2025-09-09T14:47:00Z" w16du:dateUtc="2025-09-09T12:47:00Z">
              <w:rPr>
                <w:rFonts w:ascii="Calibri" w:eastAsia="Times New Roman" w:hAnsi="Calibri"/>
                <w:vertAlign w:val="subscript"/>
              </w:rPr>
            </w:rPrChange>
          </w:rPr>
          <w:t>spesa</w:t>
        </w:r>
        <w:r w:rsidRPr="00357179">
          <w:rPr>
            <w:rFonts w:ascii="Calibri" w:eastAsia="Times New Roman" w:hAnsi="Calibri"/>
            <w:sz w:val="22"/>
            <w:szCs w:val="22"/>
            <w:rPrChange w:id="22837" w:author="Visone Rossana (GSE)" w:date="2025-09-09T14:47:00Z" w16du:dateUtc="2025-09-09T12:47:00Z">
              <w:rPr>
                <w:rFonts w:ascii="Calibri" w:eastAsia="Times New Roman" w:hAnsi="Calibri"/>
              </w:rPr>
            </w:rPrChange>
          </w:rPr>
          <w:tab/>
          <w:t xml:space="preserve">è la percentuale incentivata della spesa totale sostenuta per l’intervento, pari al </w:t>
        </w:r>
      </w:ins>
      <w:ins w:id="22838" w:author="Visone Rossana (GSE)" w:date="2025-10-20T18:24:00Z" w16du:dateUtc="2025-10-20T16:24:00Z">
        <w:r w:rsidR="007A3EE1">
          <w:rPr>
            <w:rFonts w:ascii="Calibri" w:eastAsia="Times New Roman" w:hAnsi="Calibri"/>
            <w:sz w:val="22"/>
            <w:szCs w:val="22"/>
          </w:rPr>
          <w:t>20</w:t>
        </w:r>
      </w:ins>
      <w:ins w:id="22839" w:author="Visone Rossana (GSE)" w:date="2025-09-02T11:02:00Z" w16du:dateUtc="2025-09-02T09:02:00Z">
        <w:del w:id="22840" w:author="Visone Rossana (GSE)" w:date="2025-10-20T18:24:00Z" w16du:dateUtc="2025-10-20T16:24:00Z">
          <w:r w:rsidRPr="00357179">
            <w:rPr>
              <w:rFonts w:ascii="Calibri" w:eastAsia="Times New Roman" w:hAnsi="Calibri"/>
              <w:sz w:val="22"/>
              <w:szCs w:val="22"/>
              <w:rPrChange w:id="22841" w:author="Visone Rossana (GSE)" w:date="2025-09-09T14:47:00Z" w16du:dateUtc="2025-09-09T12:47:00Z">
                <w:rPr>
                  <w:rFonts w:ascii="Calibri" w:eastAsia="Times New Roman" w:hAnsi="Calibri"/>
                </w:rPr>
              </w:rPrChange>
            </w:rPr>
            <w:delText>65% o al 40</w:delText>
          </w:r>
        </w:del>
        <w:r w:rsidRPr="00357179">
          <w:rPr>
            <w:rFonts w:ascii="Calibri" w:eastAsia="Times New Roman" w:hAnsi="Calibri"/>
            <w:sz w:val="22"/>
            <w:szCs w:val="22"/>
            <w:rPrChange w:id="22842" w:author="Visone Rossana (GSE)" w:date="2025-09-09T14:47:00Z" w16du:dateUtc="2025-09-09T12:47:00Z">
              <w:rPr>
                <w:rFonts w:ascii="Calibri" w:eastAsia="Times New Roman" w:hAnsi="Calibri"/>
              </w:rPr>
            </w:rPrChange>
          </w:rPr>
          <w:t>%;</w:t>
        </w:r>
      </w:ins>
    </w:p>
    <w:p w14:paraId="7213312C" w14:textId="77777777" w:rsidR="00DD14DA" w:rsidRPr="004E59E6" w:rsidRDefault="00DD14DA">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line="276" w:lineRule="auto"/>
        <w:ind w:left="1980" w:hanging="1419"/>
        <w:jc w:val="both"/>
        <w:rPr>
          <w:ins w:id="22843" w:author="Visone Rossana (GSE)" w:date="2025-09-02T11:02:00Z" w16du:dateUtc="2025-09-02T09:02:00Z"/>
          <w:rFonts w:ascii="Calibri" w:eastAsia="Times New Roman" w:hAnsi="Calibri"/>
          <w:b/>
          <w:bCs/>
          <w:sz w:val="22"/>
          <w:szCs w:val="22"/>
          <w:rPrChange w:id="22844" w:author="Di Lorenzo Michele (GSE)" w:date="2025-10-29T12:04:00Z" w16du:dateUtc="2025-10-29T11:04:00Z">
            <w:rPr>
              <w:ins w:id="22845" w:author="Visone Rossana (GSE)" w:date="2025-09-02T11:02:00Z" w16du:dateUtc="2025-09-02T09:02:00Z"/>
              <w:rFonts w:ascii="Calibri" w:eastAsia="Times New Roman" w:hAnsi="Calibri"/>
              <w:b/>
              <w:bCs/>
              <w:lang w:val="en-US"/>
            </w:rPr>
          </w:rPrChange>
        </w:rPr>
        <w:pPrChange w:id="22846" w:author="Visone Rossana (GSE)" w:date="2025-09-09T14:47:00Z" w16du:dateUtc="2025-09-09T12:47:00Z">
          <w:pPr>
            <w:widowControl w:val="0"/>
            <w:tabs>
              <w:tab w:val="left" w:pos="1979"/>
              <w:tab w:val="left" w:pos="2296"/>
              <w:tab w:val="left" w:pos="2675"/>
              <w:tab w:val="left" w:pos="3760"/>
              <w:tab w:val="left" w:pos="4367"/>
              <w:tab w:val="left" w:pos="5627"/>
              <w:tab w:val="left" w:pos="6919"/>
              <w:tab w:val="left" w:pos="7872"/>
              <w:tab w:val="left" w:pos="8299"/>
              <w:tab w:val="left" w:pos="9463"/>
            </w:tabs>
            <w:spacing w:before="125"/>
            <w:ind w:left="1980" w:hanging="1419"/>
            <w:jc w:val="both"/>
          </w:pPr>
        </w:pPrChange>
      </w:pPr>
      <w:ins w:id="22847" w:author="Visone Rossana (GSE)" w:date="2025-09-02T11:02:00Z" w16du:dateUtc="2025-09-02T09:02:00Z">
        <w:r w:rsidRPr="00357179">
          <w:rPr>
            <w:rFonts w:ascii="Times New Roman" w:eastAsia="Times New Roman" w:hAnsi="Times New Roman"/>
            <w:w w:val="105"/>
            <w:position w:val="5"/>
            <w:sz w:val="22"/>
            <w:szCs w:val="22"/>
            <w:rPrChange w:id="22848" w:author="Visone Rossana (GSE)" w:date="2025-09-09T14:47:00Z" w16du:dateUtc="2025-09-09T12:47:00Z">
              <w:rPr>
                <w:rFonts w:ascii="Times New Roman" w:eastAsia="Times New Roman" w:hAnsi="Times New Roman"/>
                <w:w w:val="105"/>
                <w:position w:val="5"/>
              </w:rPr>
            </w:rPrChange>
          </w:rPr>
          <w:t>C</w:t>
        </w:r>
        <w:r w:rsidRPr="00357179">
          <w:rPr>
            <w:rFonts w:ascii="Times New Roman" w:eastAsia="Times New Roman" w:hAnsi="Times New Roman"/>
            <w:w w:val="105"/>
            <w:position w:val="5"/>
            <w:sz w:val="22"/>
            <w:szCs w:val="22"/>
            <w:vertAlign w:val="subscript"/>
            <w:rPrChange w:id="22849" w:author="Visone Rossana (GSE)" w:date="2025-09-09T14:47:00Z" w16du:dateUtc="2025-09-09T12:47:00Z">
              <w:rPr>
                <w:rFonts w:ascii="Times New Roman" w:eastAsia="Times New Roman" w:hAnsi="Times New Roman"/>
                <w:w w:val="105"/>
                <w:position w:val="5"/>
                <w:vertAlign w:val="subscript"/>
              </w:rPr>
            </w:rPrChange>
          </w:rPr>
          <w:t>ACCUMULO</w:t>
        </w:r>
        <w:r w:rsidRPr="00357179">
          <w:rPr>
            <w:rFonts w:ascii="Calibri" w:eastAsia="Times New Roman" w:hAnsi="Calibri"/>
            <w:spacing w:val="-4"/>
            <w:sz w:val="22"/>
            <w:szCs w:val="22"/>
            <w:rPrChange w:id="22850" w:author="Visone Rossana (GSE)" w:date="2025-09-09T14:47:00Z" w16du:dateUtc="2025-09-09T12:47:00Z">
              <w:rPr>
                <w:rFonts w:ascii="Calibri" w:eastAsia="Times New Roman" w:hAnsi="Calibri"/>
                <w:spacing w:val="-4"/>
              </w:rPr>
            </w:rPrChange>
          </w:rPr>
          <w:tab/>
        </w:r>
        <w:r w:rsidRPr="00357179">
          <w:rPr>
            <w:rFonts w:ascii="Calibri" w:eastAsia="Times New Roman" w:hAnsi="Calibri"/>
            <w:sz w:val="22"/>
            <w:szCs w:val="22"/>
            <w:rPrChange w:id="22851" w:author="Visone Rossana (GSE)" w:date="2025-09-09T14:47:00Z" w16du:dateUtc="2025-09-09T12:47:00Z">
              <w:rPr>
                <w:rFonts w:ascii="Calibri" w:eastAsia="Times New Roman" w:hAnsi="Calibri"/>
              </w:rPr>
            </w:rPrChange>
          </w:rPr>
          <w:t>è la capacità nominale del sistema di accumulo espresso in kWh</w:t>
        </w:r>
        <w:r w:rsidRPr="004E59E6">
          <w:rPr>
            <w:rFonts w:ascii="Calibri" w:eastAsia="Times New Roman" w:hAnsi="Calibri"/>
            <w:sz w:val="22"/>
            <w:szCs w:val="22"/>
            <w:rPrChange w:id="22852" w:author="Di Lorenzo Michele (GSE)" w:date="2025-10-29T12:04:00Z" w16du:dateUtc="2025-10-29T11:04:00Z">
              <w:rPr>
                <w:rFonts w:ascii="Calibri" w:eastAsia="Times New Roman" w:hAnsi="Calibri"/>
                <w:lang w:val="en-US"/>
              </w:rPr>
            </w:rPrChange>
          </w:rPr>
          <w:t>;</w:t>
        </w:r>
      </w:ins>
    </w:p>
    <w:p w14:paraId="655260B0" w14:textId="2EDA428C" w:rsidR="00DD14DA" w:rsidRDefault="00DD14DA">
      <w:pPr>
        <w:widowControl w:val="0"/>
        <w:tabs>
          <w:tab w:val="left" w:pos="1979"/>
        </w:tabs>
        <w:spacing w:before="126" w:line="276" w:lineRule="auto"/>
        <w:ind w:left="1980" w:hanging="1419"/>
        <w:jc w:val="both"/>
        <w:rPr>
          <w:ins w:id="22853" w:author="Visone Rossana (GSE)" w:date="2025-10-20T18:41:00Z" w16du:dateUtc="2025-10-20T16:41:00Z"/>
          <w:rFonts w:ascii="Calibri" w:eastAsia="Times New Roman" w:hAnsi="Calibri"/>
          <w:sz w:val="22"/>
          <w:szCs w:val="22"/>
        </w:rPr>
        <w:pPrChange w:id="22854" w:author="Visone Rossana (GSE)" w:date="2025-09-09T14:47:00Z" w16du:dateUtc="2025-09-09T12:47:00Z">
          <w:pPr>
            <w:widowControl w:val="0"/>
            <w:tabs>
              <w:tab w:val="left" w:pos="1979"/>
            </w:tabs>
            <w:spacing w:before="126"/>
            <w:ind w:left="1980" w:hanging="1419"/>
            <w:jc w:val="both"/>
          </w:pPr>
        </w:pPrChange>
      </w:pPr>
      <w:ins w:id="22855" w:author="Visone Rossana (GSE)" w:date="2025-09-02T11:02:00Z" w16du:dateUtc="2025-09-02T09:02:00Z">
        <w:r w:rsidRPr="00357179">
          <w:rPr>
            <w:rFonts w:ascii="Calibri" w:eastAsia="Times New Roman" w:hAnsi="Calibri"/>
            <w:w w:val="105"/>
            <w:position w:val="5"/>
            <w:sz w:val="22"/>
            <w:szCs w:val="22"/>
            <w:rPrChange w:id="22856" w:author="Visone Rossana (GSE)" w:date="2025-09-09T14:47:00Z" w16du:dateUtc="2025-09-09T12:47:00Z">
              <w:rPr>
                <w:rFonts w:ascii="Calibri" w:eastAsia="Times New Roman" w:hAnsi="Calibri"/>
                <w:w w:val="105"/>
                <w:position w:val="5"/>
              </w:rPr>
            </w:rPrChange>
          </w:rPr>
          <w:t>C</w:t>
        </w:r>
        <w:r w:rsidRPr="00357179">
          <w:rPr>
            <w:rFonts w:ascii="Times New Roman" w:eastAsia="Times New Roman" w:hAnsi="Times New Roman"/>
            <w:w w:val="105"/>
            <w:position w:val="5"/>
            <w:sz w:val="22"/>
            <w:szCs w:val="22"/>
            <w:vertAlign w:val="subscript"/>
            <w:rPrChange w:id="22857" w:author="Visone Rossana (GSE)" w:date="2025-09-09T14:47:00Z" w16du:dateUtc="2025-09-09T12:47:00Z">
              <w:rPr>
                <w:rFonts w:ascii="Times New Roman" w:eastAsia="Times New Roman" w:hAnsi="Times New Roman"/>
                <w:w w:val="105"/>
                <w:position w:val="5"/>
                <w:vertAlign w:val="subscript"/>
              </w:rPr>
            </w:rPrChange>
          </w:rPr>
          <w:t>ACC</w:t>
        </w:r>
        <w:r w:rsidRPr="00357179">
          <w:rPr>
            <w:rFonts w:ascii="Calibri" w:eastAsia="Times New Roman" w:hAnsi="Calibri"/>
            <w:sz w:val="22"/>
            <w:szCs w:val="22"/>
            <w:rPrChange w:id="22858" w:author="Visone Rossana (GSE)" w:date="2025-09-09T14:47:00Z" w16du:dateUtc="2025-09-09T12:47:00Z">
              <w:rPr>
                <w:rFonts w:ascii="Calibri" w:eastAsia="Times New Roman" w:hAnsi="Calibri"/>
              </w:rPr>
            </w:rPrChange>
          </w:rPr>
          <w:tab/>
          <w:t xml:space="preserve">è il costo specifico effettivamente sostenuto per la tecnologia utilizzata nell’intervento definito dal rapporto tra spesa sostenuta in euro e la capacità nominale del sistema di accumulo espresso in kWh; Il valore massimo di </w:t>
        </w:r>
        <w:r w:rsidRPr="00357179">
          <w:rPr>
            <w:rFonts w:ascii="Calibri" w:eastAsia="Times New Roman" w:hAnsi="Calibri"/>
            <w:spacing w:val="4"/>
            <w:sz w:val="22"/>
            <w:szCs w:val="22"/>
            <w:rPrChange w:id="22859" w:author="Visone Rossana (GSE)" w:date="2025-09-09T14:47:00Z" w16du:dateUtc="2025-09-09T12:47:00Z">
              <w:rPr>
                <w:rFonts w:ascii="Calibri" w:eastAsia="Times New Roman" w:hAnsi="Calibri"/>
                <w:spacing w:val="4"/>
              </w:rPr>
            </w:rPrChange>
          </w:rPr>
          <w:t>C</w:t>
        </w:r>
        <w:r w:rsidRPr="00357179">
          <w:rPr>
            <w:rFonts w:ascii="Calibri" w:eastAsia="Times New Roman" w:hAnsi="Calibri"/>
            <w:spacing w:val="4"/>
            <w:sz w:val="22"/>
            <w:szCs w:val="22"/>
            <w:vertAlign w:val="subscript"/>
            <w:rPrChange w:id="22860" w:author="Visone Rossana (GSE)" w:date="2025-09-09T14:47:00Z" w16du:dateUtc="2025-09-09T12:47:00Z">
              <w:rPr>
                <w:rFonts w:ascii="Calibri" w:eastAsia="Times New Roman" w:hAnsi="Calibri"/>
                <w:spacing w:val="4"/>
                <w:vertAlign w:val="subscript"/>
              </w:rPr>
            </w:rPrChange>
          </w:rPr>
          <w:t>ACC</w:t>
        </w:r>
        <w:r w:rsidRPr="00357179">
          <w:rPr>
            <w:rFonts w:ascii="Calibri" w:eastAsia="Times New Roman" w:hAnsi="Calibri"/>
            <w:spacing w:val="4"/>
            <w:sz w:val="22"/>
            <w:szCs w:val="22"/>
            <w:rPrChange w:id="22861" w:author="Visone Rossana (GSE)" w:date="2025-09-09T14:47:00Z" w16du:dateUtc="2025-09-09T12:47:00Z">
              <w:rPr>
                <w:rFonts w:ascii="Calibri" w:eastAsia="Times New Roman" w:hAnsi="Calibri"/>
                <w:spacing w:val="4"/>
              </w:rPr>
            </w:rPrChange>
          </w:rPr>
          <w:t xml:space="preserve">, </w:t>
        </w:r>
        <w:r w:rsidRPr="00357179">
          <w:rPr>
            <w:rFonts w:ascii="Calibri" w:eastAsia="Times New Roman" w:hAnsi="Calibri"/>
            <w:sz w:val="22"/>
            <w:szCs w:val="22"/>
            <w:rPrChange w:id="22862" w:author="Visone Rossana (GSE)" w:date="2025-09-09T14:47:00Z" w16du:dateUtc="2025-09-09T12:47:00Z">
              <w:rPr>
                <w:rFonts w:ascii="Calibri" w:eastAsia="Times New Roman" w:hAnsi="Calibri"/>
              </w:rPr>
            </w:rPrChange>
          </w:rPr>
          <w:t>ai fini del calcolo dell’incentivo è pari a 1.000 €/kWh</w:t>
        </w:r>
      </w:ins>
      <w:ins w:id="22863" w:author="Visone Rossana (GSE)" w:date="2025-10-20T18:41:00Z" w16du:dateUtc="2025-10-20T16:41:00Z">
        <w:r w:rsidR="00EA720D">
          <w:rPr>
            <w:rFonts w:ascii="Calibri" w:eastAsia="Times New Roman" w:hAnsi="Calibri"/>
            <w:sz w:val="22"/>
            <w:szCs w:val="22"/>
          </w:rPr>
          <w:t>.</w:t>
        </w:r>
      </w:ins>
      <w:ins w:id="22864" w:author="Visone Rossana (GSE)" w:date="2025-09-02T11:02:00Z" w16du:dateUtc="2025-09-02T09:02:00Z">
        <w:del w:id="22865" w:author="Visone Rossana (GSE)" w:date="2025-10-20T18:41:00Z" w16du:dateUtc="2025-10-20T16:41:00Z">
          <w:r w:rsidRPr="00357179">
            <w:rPr>
              <w:rFonts w:ascii="Calibri" w:eastAsia="Times New Roman" w:hAnsi="Calibri"/>
              <w:sz w:val="22"/>
              <w:szCs w:val="22"/>
              <w:rPrChange w:id="22866" w:author="Visone Rossana (GSE)" w:date="2025-09-09T14:47:00Z" w16du:dateUtc="2025-09-09T12:47:00Z">
                <w:rPr>
                  <w:rFonts w:ascii="Calibri" w:eastAsia="Times New Roman" w:hAnsi="Calibri"/>
                </w:rPr>
              </w:rPrChange>
            </w:rPr>
            <w:delText>:</w:delText>
          </w:r>
        </w:del>
      </w:ins>
    </w:p>
    <w:p w14:paraId="0225690A" w14:textId="77777777" w:rsidR="00030815" w:rsidRDefault="00030815" w:rsidP="00FE79BB">
      <w:pPr>
        <w:widowControl w:val="0"/>
        <w:tabs>
          <w:tab w:val="left" w:pos="1979"/>
        </w:tabs>
        <w:spacing w:line="276" w:lineRule="auto"/>
        <w:jc w:val="both"/>
        <w:rPr>
          <w:ins w:id="22867" w:author="Visone Rossana (GSE)" w:date="2025-10-20T18:55:00Z" w16du:dateUtc="2025-10-20T16:55:00Z"/>
          <w:rFonts w:ascii="Calibri" w:eastAsia="Times New Roman" w:hAnsi="Calibri"/>
          <w:sz w:val="22"/>
          <w:szCs w:val="22"/>
        </w:rPr>
      </w:pPr>
    </w:p>
    <w:p w14:paraId="7F1D76E1" w14:textId="758659D5" w:rsidR="00FE79BB" w:rsidRPr="00FE79BB" w:rsidRDefault="00FE79BB">
      <w:pPr>
        <w:widowControl w:val="0"/>
        <w:tabs>
          <w:tab w:val="left" w:pos="1979"/>
        </w:tabs>
        <w:spacing w:line="276" w:lineRule="auto"/>
        <w:jc w:val="both"/>
        <w:rPr>
          <w:ins w:id="22868" w:author="Visone Rossana (GSE)" w:date="2025-10-20T18:52:00Z" w16du:dateUtc="2025-10-20T16:52:00Z"/>
          <w:rFonts w:ascii="Calibri" w:eastAsia="Times New Roman" w:hAnsi="Calibri"/>
          <w:sz w:val="22"/>
          <w:szCs w:val="22"/>
        </w:rPr>
        <w:pPrChange w:id="22869" w:author="Visone Rossana (GSE)" w:date="2025-10-20T18:52:00Z" w16du:dateUtc="2025-10-20T16:52:00Z">
          <w:pPr>
            <w:widowControl w:val="0"/>
            <w:tabs>
              <w:tab w:val="left" w:pos="1979"/>
            </w:tabs>
            <w:spacing w:before="126" w:line="276" w:lineRule="auto"/>
            <w:jc w:val="both"/>
          </w:pPr>
        </w:pPrChange>
      </w:pPr>
      <w:ins w:id="22870" w:author="Visone Rossana (GSE)" w:date="2025-10-20T18:52:00Z" w16du:dateUtc="2025-10-20T16:52:00Z">
        <w:r w:rsidRPr="004B7131">
          <w:rPr>
            <w:rFonts w:ascii="Calibri" w:eastAsia="Times New Roman" w:hAnsi="Calibri"/>
            <w:sz w:val="22"/>
            <w:szCs w:val="22"/>
          </w:rPr>
          <w:t>È</w:t>
        </w:r>
      </w:ins>
      <w:ins w:id="22871" w:author="Visone Rossana (GSE)" w:date="2025-10-20T18:51:00Z" w16du:dateUtc="2025-10-20T16:51:00Z">
        <w:r w:rsidR="00EC3418" w:rsidRPr="007B1D6A">
          <w:rPr>
            <w:rFonts w:ascii="Calibri" w:eastAsia="Times New Roman" w:hAnsi="Calibri"/>
            <w:sz w:val="22"/>
            <w:szCs w:val="22"/>
            <w:rPrChange w:id="22872" w:author="Visone Rossana (GSE)" w:date="2025-10-20T18:51:00Z" w16du:dateUtc="2025-10-20T16:51:00Z">
              <w:rPr>
                <w:rFonts w:ascii="Calibri" w:eastAsia="Times New Roman" w:hAnsi="Calibri"/>
                <w:b/>
                <w:bCs/>
                <w:sz w:val="22"/>
                <w:szCs w:val="22"/>
              </w:rPr>
            </w:rPrChange>
          </w:rPr>
          <w:t xml:space="preserve"> previst</w:t>
        </w:r>
        <w:r w:rsidR="007B1D6A">
          <w:rPr>
            <w:rFonts w:ascii="Calibri" w:eastAsia="Times New Roman" w:hAnsi="Calibri"/>
            <w:sz w:val="22"/>
            <w:szCs w:val="22"/>
          </w:rPr>
          <w:t>o,</w:t>
        </w:r>
        <w:r w:rsidR="00EC3418" w:rsidRPr="007B1D6A">
          <w:rPr>
            <w:rFonts w:ascii="Calibri" w:eastAsia="Times New Roman" w:hAnsi="Calibri"/>
            <w:sz w:val="22"/>
            <w:szCs w:val="22"/>
            <w:rPrChange w:id="22873" w:author="Visone Rossana (GSE)" w:date="2025-10-20T18:51:00Z" w16du:dateUtc="2025-10-20T16:51:00Z">
              <w:rPr>
                <w:rFonts w:ascii="Calibri" w:eastAsia="Times New Roman" w:hAnsi="Calibri"/>
                <w:b/>
                <w:bCs/>
                <w:sz w:val="22"/>
                <w:szCs w:val="22"/>
              </w:rPr>
            </w:rPrChange>
          </w:rPr>
          <w:t xml:space="preserve"> inoltre</w:t>
        </w:r>
        <w:r w:rsidR="007B1D6A">
          <w:rPr>
            <w:rFonts w:ascii="Calibri" w:eastAsia="Times New Roman" w:hAnsi="Calibri"/>
            <w:sz w:val="22"/>
            <w:szCs w:val="22"/>
          </w:rPr>
          <w:t xml:space="preserve">, </w:t>
        </w:r>
      </w:ins>
      <w:ins w:id="22874" w:author="Visone Rossana (GSE)" w:date="2025-10-20T18:52:00Z" w16du:dateUtc="2025-10-20T16:52:00Z">
        <w:r>
          <w:rPr>
            <w:rFonts w:ascii="Calibri" w:eastAsia="Times New Roman" w:hAnsi="Calibri"/>
            <w:sz w:val="22"/>
            <w:szCs w:val="22"/>
          </w:rPr>
          <w:t>che l</w:t>
        </w:r>
        <w:r w:rsidRPr="00FE79BB">
          <w:rPr>
            <w:rFonts w:ascii="Calibri" w:eastAsia="Times New Roman" w:hAnsi="Calibri"/>
            <w:sz w:val="22"/>
            <w:szCs w:val="22"/>
          </w:rPr>
          <w:t xml:space="preserve">’incentivo </w:t>
        </w:r>
        <w:r>
          <w:rPr>
            <w:rFonts w:ascii="Calibri" w:eastAsia="Times New Roman" w:hAnsi="Calibri"/>
            <w:sz w:val="22"/>
            <w:szCs w:val="22"/>
          </w:rPr>
          <w:t>sia</w:t>
        </w:r>
        <w:r w:rsidRPr="00FE79BB">
          <w:rPr>
            <w:rFonts w:ascii="Calibri" w:eastAsia="Times New Roman" w:hAnsi="Calibri"/>
            <w:sz w:val="22"/>
            <w:szCs w:val="22"/>
          </w:rPr>
          <w:t xml:space="preserve"> incrementato di:</w:t>
        </w:r>
      </w:ins>
    </w:p>
    <w:p w14:paraId="286680F6" w14:textId="7C1A9EB5" w:rsidR="00FE79BB" w:rsidRPr="00FE79BB" w:rsidRDefault="00FE79BB">
      <w:pPr>
        <w:pStyle w:val="Paragrafoelenco"/>
        <w:widowControl w:val="0"/>
        <w:numPr>
          <w:ilvl w:val="0"/>
          <w:numId w:val="499"/>
        </w:numPr>
        <w:tabs>
          <w:tab w:val="left" w:pos="1979"/>
        </w:tabs>
        <w:spacing w:line="276" w:lineRule="auto"/>
        <w:jc w:val="both"/>
        <w:rPr>
          <w:ins w:id="22875" w:author="Visone Rossana (GSE)" w:date="2025-10-20T18:52:00Z" w16du:dateUtc="2025-10-20T16:52:00Z"/>
          <w:rFonts w:ascii="Calibri" w:eastAsia="Times New Roman" w:hAnsi="Calibri"/>
          <w:sz w:val="22"/>
          <w:szCs w:val="22"/>
          <w:rPrChange w:id="22876" w:author="Visone Rossana (GSE)" w:date="2025-10-20T18:52:00Z" w16du:dateUtc="2025-10-20T16:52:00Z">
            <w:rPr>
              <w:ins w:id="22877" w:author="Visone Rossana (GSE)" w:date="2025-10-20T18:52:00Z" w16du:dateUtc="2025-10-20T16:52:00Z"/>
            </w:rPr>
          </w:rPrChange>
        </w:rPr>
        <w:pPrChange w:id="22878" w:author="Visone Rossana (GSE)" w:date="2025-10-20T18:52:00Z" w16du:dateUtc="2025-10-20T16:52:00Z">
          <w:pPr>
            <w:widowControl w:val="0"/>
            <w:tabs>
              <w:tab w:val="left" w:pos="1979"/>
            </w:tabs>
            <w:spacing w:before="126" w:line="276" w:lineRule="auto"/>
            <w:jc w:val="both"/>
          </w:pPr>
        </w:pPrChange>
      </w:pPr>
      <w:ins w:id="22879" w:author="Visone Rossana (GSE)" w:date="2025-10-20T18:52:00Z" w16du:dateUtc="2025-10-20T16:52:00Z">
        <w:r w:rsidRPr="00FE79BB">
          <w:rPr>
            <w:rFonts w:ascii="Calibri" w:eastAsia="Times New Roman" w:hAnsi="Calibri"/>
            <w:sz w:val="22"/>
            <w:szCs w:val="22"/>
            <w:rPrChange w:id="22880" w:author="Visone Rossana (GSE)" w:date="2025-10-20T18:52:00Z" w16du:dateUtc="2025-10-20T16:52:00Z">
              <w:rPr/>
            </w:rPrChange>
          </w:rPr>
          <w:t>cinque punti percentuali nel caso di impianti con moduli fotovoltaici iscritti al registro di cui all’articolo 12 del decreto-legge 9 dicembre 2023, n. 181, che rispondono ai requisiti di carattere territoriale e tecnico di cui al comma 1, lettera a), del medesimo articolo 12;</w:t>
        </w:r>
      </w:ins>
    </w:p>
    <w:p w14:paraId="7F6E3481" w14:textId="670D5832" w:rsidR="00FE79BB" w:rsidRPr="00FE79BB" w:rsidRDefault="00FE79BB">
      <w:pPr>
        <w:pStyle w:val="Paragrafoelenco"/>
        <w:widowControl w:val="0"/>
        <w:numPr>
          <w:ilvl w:val="0"/>
          <w:numId w:val="499"/>
        </w:numPr>
        <w:tabs>
          <w:tab w:val="left" w:pos="1979"/>
        </w:tabs>
        <w:spacing w:before="126" w:line="276" w:lineRule="auto"/>
        <w:jc w:val="both"/>
        <w:rPr>
          <w:ins w:id="22881" w:author="Visone Rossana (GSE)" w:date="2025-10-20T18:52:00Z" w16du:dateUtc="2025-10-20T16:52:00Z"/>
          <w:rFonts w:ascii="Calibri" w:eastAsia="Times New Roman" w:hAnsi="Calibri"/>
          <w:sz w:val="22"/>
          <w:szCs w:val="22"/>
          <w:rPrChange w:id="22882" w:author="Visone Rossana (GSE)" w:date="2025-10-20T18:52:00Z" w16du:dateUtc="2025-10-20T16:52:00Z">
            <w:rPr>
              <w:ins w:id="22883" w:author="Visone Rossana (GSE)" w:date="2025-10-20T18:52:00Z" w16du:dateUtc="2025-10-20T16:52:00Z"/>
            </w:rPr>
          </w:rPrChange>
        </w:rPr>
        <w:pPrChange w:id="22884" w:author="Visone Rossana (GSE)" w:date="2025-10-20T18:52:00Z" w16du:dateUtc="2025-10-20T16:52:00Z">
          <w:pPr>
            <w:widowControl w:val="0"/>
            <w:tabs>
              <w:tab w:val="left" w:pos="1979"/>
            </w:tabs>
            <w:spacing w:before="126" w:line="276" w:lineRule="auto"/>
            <w:jc w:val="both"/>
          </w:pPr>
        </w:pPrChange>
      </w:pPr>
      <w:ins w:id="22885" w:author="Visone Rossana (GSE)" w:date="2025-10-20T18:52:00Z" w16du:dateUtc="2025-10-20T16:52:00Z">
        <w:r w:rsidRPr="00FE79BB">
          <w:rPr>
            <w:rFonts w:ascii="Calibri" w:eastAsia="Times New Roman" w:hAnsi="Calibri"/>
            <w:sz w:val="22"/>
            <w:szCs w:val="22"/>
            <w:rPrChange w:id="22886" w:author="Visone Rossana (GSE)" w:date="2025-10-20T18:52:00Z" w16du:dateUtc="2025-10-20T16:52:00Z">
              <w:rPr/>
            </w:rPrChange>
          </w:rPr>
          <w:t>dieci punti percentuali nel caso di impianti con moduli fotovoltaici iscritti al registro di cui all’articolo 12 del decreto-legge 9 dicembre 2023, n. 181, che rispondono ai requisiti di carattere territoriale e tecnico di cui al comma 1, lettera b), del medesimo articolo 12;</w:t>
        </w:r>
      </w:ins>
    </w:p>
    <w:p w14:paraId="21C00BB7" w14:textId="67036DB5" w:rsidR="00EA720D" w:rsidRPr="00FE79BB" w:rsidRDefault="00FE79BB">
      <w:pPr>
        <w:pStyle w:val="Paragrafoelenco"/>
        <w:widowControl w:val="0"/>
        <w:numPr>
          <w:ilvl w:val="0"/>
          <w:numId w:val="499"/>
        </w:numPr>
        <w:tabs>
          <w:tab w:val="left" w:pos="1979"/>
        </w:tabs>
        <w:spacing w:before="126" w:line="276" w:lineRule="auto"/>
        <w:jc w:val="both"/>
        <w:rPr>
          <w:ins w:id="22887" w:author="Visone Rossana (GSE)" w:date="2025-10-20T18:41:00Z" w16du:dateUtc="2025-10-20T16:41:00Z"/>
          <w:rFonts w:ascii="Calibri" w:eastAsia="Times New Roman" w:hAnsi="Calibri"/>
          <w:sz w:val="22"/>
          <w:szCs w:val="22"/>
          <w:rPrChange w:id="22888" w:author="Visone Rossana (GSE)" w:date="2025-10-20T18:52:00Z" w16du:dateUtc="2025-10-20T16:52:00Z">
            <w:rPr>
              <w:ins w:id="22889" w:author="Visone Rossana (GSE)" w:date="2025-10-20T18:41:00Z" w16du:dateUtc="2025-10-20T16:41:00Z"/>
              <w:rFonts w:ascii="Calibri" w:eastAsia="Times New Roman" w:hAnsi="Calibri"/>
              <w:b/>
              <w:bCs/>
              <w:sz w:val="22"/>
              <w:szCs w:val="22"/>
            </w:rPr>
          </w:rPrChange>
        </w:rPr>
        <w:pPrChange w:id="22890" w:author="Visone Rossana (GSE)" w:date="2025-10-20T18:52:00Z" w16du:dateUtc="2025-10-20T16:52:00Z">
          <w:pPr>
            <w:widowControl w:val="0"/>
            <w:tabs>
              <w:tab w:val="left" w:pos="1979"/>
            </w:tabs>
            <w:spacing w:before="126" w:line="276" w:lineRule="auto"/>
            <w:ind w:left="1980" w:hanging="1419"/>
            <w:jc w:val="both"/>
          </w:pPr>
        </w:pPrChange>
      </w:pPr>
      <w:ins w:id="22891" w:author="Visone Rossana (GSE)" w:date="2025-10-20T18:52:00Z" w16du:dateUtc="2025-10-20T16:52:00Z">
        <w:r w:rsidRPr="00FE79BB">
          <w:rPr>
            <w:rFonts w:ascii="Calibri" w:eastAsia="Times New Roman" w:hAnsi="Calibri"/>
            <w:sz w:val="22"/>
            <w:szCs w:val="22"/>
            <w:rPrChange w:id="22892" w:author="Visone Rossana (GSE)" w:date="2025-10-20T18:52:00Z" w16du:dateUtc="2025-10-20T16:52:00Z">
              <w:rPr/>
            </w:rPrChange>
          </w:rPr>
          <w:t>quindici punti percentuali nel caso di impianti con moduli fotovoltaici iscritti al registro di cui all’articolo 12 del decreto-legge 9 dicembre 2023, n. 181, che rispondono ai requisiti di carattere territoriale e tecnico di cui al comma 1, lettera c), del medesimo articolo 12.</w:t>
        </w:r>
      </w:ins>
    </w:p>
    <w:p w14:paraId="334AD23B" w14:textId="308A1009" w:rsidR="001D5F68" w:rsidRDefault="000B4E0E" w:rsidP="007A1A74">
      <w:pPr>
        <w:spacing w:after="120" w:line="276" w:lineRule="auto"/>
        <w:jc w:val="both"/>
        <w:rPr>
          <w:ins w:id="22893" w:author="Visone Rossana (GSE)" w:date="2025-10-29T15:02:00Z" w16du:dateUtc="2025-10-29T14:02:00Z"/>
          <w:rFonts w:ascii="Calibri" w:eastAsia="Times New Roman" w:hAnsi="Calibri"/>
          <w:sz w:val="22"/>
          <w:szCs w:val="22"/>
        </w:rPr>
      </w:pPr>
      <w:ins w:id="22894" w:author="Visone Rossana (GSE)" w:date="2025-10-20T18:57:00Z" w16du:dateUtc="2025-10-20T16:57:00Z">
        <w:r>
          <w:rPr>
            <w:rFonts w:ascii="Calibri" w:eastAsia="Times New Roman" w:hAnsi="Calibri"/>
            <w:sz w:val="22"/>
            <w:szCs w:val="22"/>
          </w:rPr>
          <w:t>L’</w:t>
        </w:r>
      </w:ins>
      <w:ins w:id="22895" w:author="Visone Rossana (GSE)" w:date="2025-10-20T18:58:00Z" w16du:dateUtc="2025-10-20T16:58:00Z">
        <w:r w:rsidR="007C6071">
          <w:rPr>
            <w:rFonts w:ascii="Calibri" w:eastAsia="Times New Roman" w:hAnsi="Calibri"/>
            <w:sz w:val="22"/>
            <w:szCs w:val="22"/>
          </w:rPr>
          <w:t xml:space="preserve">eventuale </w:t>
        </w:r>
      </w:ins>
      <w:ins w:id="22896" w:author="Visone Rossana (GSE)" w:date="2025-10-20T18:57:00Z" w16du:dateUtc="2025-10-20T16:57:00Z">
        <w:r>
          <w:rPr>
            <w:rFonts w:ascii="Calibri" w:eastAsia="Times New Roman" w:hAnsi="Calibri"/>
            <w:sz w:val="22"/>
            <w:szCs w:val="22"/>
          </w:rPr>
          <w:t xml:space="preserve">iscrizione ai registri dovrà essere </w:t>
        </w:r>
        <w:r w:rsidR="007C6071">
          <w:rPr>
            <w:rFonts w:ascii="Calibri" w:eastAsia="Times New Roman" w:hAnsi="Calibri"/>
            <w:sz w:val="22"/>
            <w:szCs w:val="22"/>
          </w:rPr>
          <w:t>dichiarata in fase di trasmissio</w:t>
        </w:r>
      </w:ins>
      <w:ins w:id="22897" w:author="Visone Rossana (GSE)" w:date="2025-10-20T18:58:00Z" w16du:dateUtc="2025-10-20T16:58:00Z">
        <w:r w:rsidR="007C6071">
          <w:rPr>
            <w:rFonts w:ascii="Calibri" w:eastAsia="Times New Roman" w:hAnsi="Calibri"/>
            <w:sz w:val="22"/>
            <w:szCs w:val="22"/>
          </w:rPr>
          <w:t xml:space="preserve">ne della </w:t>
        </w:r>
      </w:ins>
      <w:ins w:id="22898" w:author="Visone Rossana (GSE)" w:date="2025-10-21T12:33:00Z" w16du:dateUtc="2025-10-21T10:33:00Z">
        <w:r w:rsidR="00A92BE1">
          <w:rPr>
            <w:rFonts w:ascii="Calibri" w:eastAsia="Times New Roman" w:hAnsi="Calibri"/>
            <w:sz w:val="22"/>
            <w:szCs w:val="22"/>
          </w:rPr>
          <w:t>“</w:t>
        </w:r>
      </w:ins>
      <w:ins w:id="22899" w:author="Visone Rossana (GSE)" w:date="2025-10-20T18:58:00Z" w16du:dateUtc="2025-10-20T16:58:00Z">
        <w:r w:rsidR="007C6071">
          <w:rPr>
            <w:rFonts w:ascii="Calibri" w:eastAsia="Times New Roman" w:hAnsi="Calibri"/>
            <w:sz w:val="22"/>
            <w:szCs w:val="22"/>
          </w:rPr>
          <w:t>richiesta di concessione de</w:t>
        </w:r>
      </w:ins>
      <w:ins w:id="22900" w:author="Visone Rossana (GSE)" w:date="2025-10-21T12:33:00Z" w16du:dateUtc="2025-10-21T10:33:00Z">
        <w:r w:rsidR="00A92BE1">
          <w:rPr>
            <w:rFonts w:ascii="Calibri" w:eastAsia="Times New Roman" w:hAnsi="Calibri"/>
            <w:sz w:val="22"/>
            <w:szCs w:val="22"/>
          </w:rPr>
          <w:t xml:space="preserve">gli </w:t>
        </w:r>
      </w:ins>
      <w:ins w:id="22901" w:author="Visone Rossana (GSE)" w:date="2025-10-20T18:58:00Z" w16du:dateUtc="2025-10-20T16:58:00Z">
        <w:del w:id="22902" w:author="Visone Rossana (GSE)" w:date="2025-10-21T12:33:00Z" w16du:dateUtc="2025-10-21T10:33:00Z">
          <w:r w:rsidR="007C6071" w:rsidDel="00A92BE1">
            <w:rPr>
              <w:rFonts w:ascii="Calibri" w:eastAsia="Times New Roman" w:hAnsi="Calibri"/>
              <w:sz w:val="22"/>
              <w:szCs w:val="22"/>
            </w:rPr>
            <w:delText>ll’</w:delText>
          </w:r>
        </w:del>
        <w:r w:rsidR="007C6071">
          <w:rPr>
            <w:rFonts w:ascii="Calibri" w:eastAsia="Times New Roman" w:hAnsi="Calibri"/>
            <w:sz w:val="22"/>
            <w:szCs w:val="22"/>
          </w:rPr>
          <w:t>incentivo</w:t>
        </w:r>
      </w:ins>
      <w:ins w:id="22903" w:author="Visone Rossana (GSE)" w:date="2025-10-21T12:33:00Z" w16du:dateUtc="2025-10-21T10:33:00Z">
        <w:r w:rsidR="00A92BE1">
          <w:rPr>
            <w:rFonts w:ascii="Calibri" w:eastAsia="Times New Roman" w:hAnsi="Calibri"/>
            <w:sz w:val="22"/>
            <w:szCs w:val="22"/>
          </w:rPr>
          <w:t>”</w:t>
        </w:r>
        <w:r w:rsidR="003C0830">
          <w:rPr>
            <w:rFonts w:ascii="Calibri" w:eastAsia="Times New Roman" w:hAnsi="Calibri"/>
            <w:sz w:val="22"/>
            <w:szCs w:val="22"/>
          </w:rPr>
          <w:t>, redatta in conformità al</w:t>
        </w:r>
        <w:r w:rsidR="00A92BE1">
          <w:rPr>
            <w:rFonts w:ascii="Calibri" w:eastAsia="Times New Roman" w:hAnsi="Calibri"/>
            <w:sz w:val="22"/>
            <w:szCs w:val="22"/>
          </w:rPr>
          <w:t xml:space="preserve"> </w:t>
        </w:r>
      </w:ins>
      <w:ins w:id="22904" w:author="Visone Rossana (GSE)" w:date="2025-10-21T12:34:00Z" w16du:dateUtc="2025-10-21T10:34:00Z">
        <w:r w:rsidR="00A92BE1">
          <w:rPr>
            <w:rFonts w:ascii="Calibri" w:eastAsia="Times New Roman" w:hAnsi="Calibri"/>
            <w:sz w:val="22"/>
            <w:szCs w:val="22"/>
          </w:rPr>
          <w:t xml:space="preserve">Modello </w:t>
        </w:r>
        <w:r w:rsidR="00A92BE1" w:rsidRPr="00A92BE1">
          <w:rPr>
            <w:rFonts w:ascii="Calibri" w:eastAsia="Times New Roman" w:hAnsi="Calibri"/>
            <w:sz w:val="22"/>
            <w:szCs w:val="22"/>
            <w:highlight w:val="yellow"/>
            <w:rPrChange w:id="22905" w:author="Visone Rossana (GSE)" w:date="2025-10-21T12:34:00Z" w16du:dateUtc="2025-10-21T10:34:00Z">
              <w:rPr>
                <w:rFonts w:ascii="Calibri" w:eastAsia="Times New Roman" w:hAnsi="Calibri"/>
                <w:sz w:val="22"/>
                <w:szCs w:val="22"/>
              </w:rPr>
            </w:rPrChange>
          </w:rPr>
          <w:t>x</w:t>
        </w:r>
      </w:ins>
      <w:ins w:id="22906" w:author="Visone Rossana (GSE)" w:date="2025-10-29T15:01:00Z" w16du:dateUtc="2025-10-29T14:01:00Z">
        <w:r w:rsidR="001D5F68">
          <w:rPr>
            <w:rFonts w:ascii="Calibri" w:eastAsia="Times New Roman" w:hAnsi="Calibri"/>
            <w:sz w:val="22"/>
            <w:szCs w:val="22"/>
          </w:rPr>
          <w:t xml:space="preserve">, </w:t>
        </w:r>
      </w:ins>
      <w:ins w:id="22907" w:author="Visone Rossana (GSE)" w:date="2025-10-29T15:02:00Z" w16du:dateUtc="2025-10-29T14:02:00Z">
        <w:r w:rsidR="001D5F68">
          <w:rPr>
            <w:rFonts w:ascii="Calibri" w:eastAsia="Times New Roman" w:hAnsi="Calibri"/>
            <w:sz w:val="22"/>
            <w:szCs w:val="22"/>
          </w:rPr>
          <w:t xml:space="preserve">allegando la documentazione attestante </w:t>
        </w:r>
        <w:r w:rsidR="00797545">
          <w:rPr>
            <w:rFonts w:ascii="Calibri" w:eastAsia="Times New Roman" w:hAnsi="Calibri"/>
            <w:sz w:val="22"/>
            <w:szCs w:val="22"/>
          </w:rPr>
          <w:t xml:space="preserve">l’avvenuta iscrizione al registro. </w:t>
        </w:r>
        <w:r w:rsidR="001D5F68">
          <w:rPr>
            <w:rFonts w:ascii="Calibri" w:eastAsia="Times New Roman" w:hAnsi="Calibri"/>
            <w:sz w:val="22"/>
            <w:szCs w:val="22"/>
          </w:rPr>
          <w:t xml:space="preserve"> </w:t>
        </w:r>
      </w:ins>
    </w:p>
    <w:p w14:paraId="459536FA" w14:textId="474EC0E4" w:rsidR="007A1A74" w:rsidRPr="00797545" w:rsidRDefault="007C6071" w:rsidP="007A1A74">
      <w:pPr>
        <w:spacing w:after="120" w:line="276" w:lineRule="auto"/>
        <w:jc w:val="both"/>
        <w:rPr>
          <w:ins w:id="22908" w:author="Visone Rossana (GSE)" w:date="2025-10-20T18:54:00Z" w16du:dateUtc="2025-10-20T16:54:00Z"/>
          <w:rFonts w:ascii="Calibri" w:eastAsia="Times New Roman" w:hAnsi="Calibri"/>
          <w:strike/>
          <w:sz w:val="22"/>
          <w:szCs w:val="22"/>
          <w:rPrChange w:id="22909" w:author="Visone Rossana (GSE) [2]" w:date="2025-10-29T15:03:00Z" w16du:dateUtc="2025-10-29T14:03:00Z">
            <w:rPr>
              <w:ins w:id="22910" w:author="Visone Rossana (GSE)" w:date="2025-10-20T18:54:00Z" w16du:dateUtc="2025-10-20T16:54:00Z"/>
              <w:rFonts w:ascii="Calibri" w:eastAsia="Times New Roman" w:hAnsi="Calibri"/>
              <w:sz w:val="22"/>
              <w:szCs w:val="22"/>
            </w:rPr>
          </w:rPrChange>
        </w:rPr>
      </w:pPr>
      <w:ins w:id="22911" w:author="Visone Rossana (GSE)" w:date="2025-10-20T18:58:00Z" w16du:dateUtc="2025-10-20T16:58:00Z">
        <w:del w:id="22912" w:author="Visone Rossana (GSE)" w:date="2025-10-29T15:01:00Z" w16du:dateUtc="2025-10-29T14:01:00Z">
          <w:r w:rsidRPr="00797545" w:rsidDel="001D5F68">
            <w:rPr>
              <w:rFonts w:ascii="Calibri" w:eastAsia="Times New Roman" w:hAnsi="Calibri"/>
              <w:strike/>
              <w:sz w:val="22"/>
              <w:szCs w:val="22"/>
              <w:rPrChange w:id="22913" w:author="Visone Rossana (GSE) [2]" w:date="2025-10-29T15:03:00Z" w16du:dateUtc="2025-10-29T14:03:00Z">
                <w:rPr>
                  <w:rFonts w:ascii="Calibri" w:eastAsia="Times New Roman" w:hAnsi="Calibri"/>
                  <w:sz w:val="22"/>
                  <w:szCs w:val="22"/>
                </w:rPr>
              </w:rPrChange>
            </w:rPr>
            <w:delText>.</w:delText>
          </w:r>
        </w:del>
      </w:ins>
      <w:ins w:id="22914" w:author="Visone Rossana (GSE)" w:date="2025-10-20T19:01:00Z" w16du:dateUtc="2025-10-20T17:01:00Z">
        <w:r w:rsidR="00A5527D" w:rsidRPr="00797545">
          <w:rPr>
            <w:rFonts w:ascii="Calibri" w:eastAsia="Times New Roman" w:hAnsi="Calibri"/>
            <w:strike/>
            <w:sz w:val="22"/>
            <w:szCs w:val="22"/>
            <w:rPrChange w:id="22915" w:author="Visone Rossana (GSE) [2]" w:date="2025-10-29T15:03:00Z" w16du:dateUtc="2025-10-29T14:03:00Z">
              <w:rPr>
                <w:rFonts w:ascii="Calibri" w:eastAsia="Times New Roman" w:hAnsi="Calibri"/>
                <w:sz w:val="22"/>
                <w:szCs w:val="22"/>
              </w:rPr>
            </w:rPrChange>
          </w:rPr>
          <w:t xml:space="preserve"> </w:t>
        </w:r>
        <w:r w:rsidR="00A5527D" w:rsidRPr="00797545">
          <w:rPr>
            <w:rFonts w:cstheme="minorBidi"/>
            <w:strike/>
            <w:sz w:val="22"/>
            <w:szCs w:val="22"/>
            <w:highlight w:val="cyan"/>
            <w:rPrChange w:id="22916" w:author="Visone Rossana (GSE) [2]" w:date="2025-10-29T15:03:00Z" w16du:dateUtc="2025-10-29T14:03:00Z">
              <w:rPr>
                <w:rFonts w:cstheme="minorBidi"/>
                <w:sz w:val="22"/>
                <w:szCs w:val="22"/>
                <w:highlight w:val="cyan"/>
              </w:rPr>
            </w:rPrChange>
          </w:rPr>
          <w:t>Il GSE si riserva, in ogni caso, di richiedere, sia in fase di istruttoria sia nell’ambito di eventuali attività di verifica</w:t>
        </w:r>
      </w:ins>
      <w:ins w:id="22917" w:author="Visone Rossana (GSE)" w:date="2025-10-21T12:34:00Z" w16du:dateUtc="2025-10-21T10:34:00Z">
        <w:r w:rsidR="00A92BE1" w:rsidRPr="00797545">
          <w:rPr>
            <w:rFonts w:cstheme="minorBidi"/>
            <w:strike/>
            <w:sz w:val="22"/>
            <w:szCs w:val="22"/>
            <w:highlight w:val="cyan"/>
            <w:rPrChange w:id="22918" w:author="Visone Rossana (GSE) [2]" w:date="2025-10-29T15:03:00Z" w16du:dateUtc="2025-10-29T14:03:00Z">
              <w:rPr>
                <w:rFonts w:cstheme="minorBidi"/>
                <w:sz w:val="22"/>
                <w:szCs w:val="22"/>
                <w:highlight w:val="cyan"/>
              </w:rPr>
            </w:rPrChange>
          </w:rPr>
          <w:t xml:space="preserve"> </w:t>
        </w:r>
        <w:r w:rsidR="00A92BE1" w:rsidRPr="00797545">
          <w:rPr>
            <w:rFonts w:cstheme="minorBidi"/>
            <w:i/>
            <w:iCs/>
            <w:strike/>
            <w:sz w:val="22"/>
            <w:szCs w:val="22"/>
            <w:highlight w:val="cyan"/>
            <w:rPrChange w:id="22919" w:author="Visone Rossana (GSE) [2]" w:date="2025-10-29T15:03:00Z" w16du:dateUtc="2025-10-29T14:03:00Z">
              <w:rPr>
                <w:rFonts w:cstheme="minorBidi"/>
                <w:sz w:val="22"/>
                <w:szCs w:val="22"/>
                <w:highlight w:val="cyan"/>
              </w:rPr>
            </w:rPrChange>
          </w:rPr>
          <w:t>in situ</w:t>
        </w:r>
      </w:ins>
      <w:ins w:id="22920" w:author="Visone Rossana (GSE)" w:date="2025-10-20T19:01:00Z" w16du:dateUtc="2025-10-20T17:01:00Z">
        <w:r w:rsidR="00A5527D" w:rsidRPr="00797545">
          <w:rPr>
            <w:rFonts w:cstheme="minorBidi"/>
            <w:strike/>
            <w:sz w:val="22"/>
            <w:szCs w:val="22"/>
            <w:highlight w:val="cyan"/>
            <w:rPrChange w:id="22921" w:author="Visone Rossana (GSE) [2]" w:date="2025-10-29T15:03:00Z" w16du:dateUtc="2025-10-29T14:03:00Z">
              <w:rPr>
                <w:rFonts w:cstheme="minorBidi"/>
                <w:sz w:val="22"/>
                <w:szCs w:val="22"/>
                <w:highlight w:val="cyan"/>
              </w:rPr>
            </w:rPrChange>
          </w:rPr>
          <w:t>, ulteriore documentazione ai fini della dimostrazione</w:t>
        </w:r>
        <w:r w:rsidR="00A5527D" w:rsidRPr="00797545">
          <w:rPr>
            <w:rFonts w:cstheme="minorBidi"/>
            <w:strike/>
            <w:sz w:val="22"/>
            <w:szCs w:val="22"/>
            <w:highlight w:val="cyan"/>
            <w:rPrChange w:id="22922" w:author="Visone Rossana (GSE) [2]" w:date="2025-10-29T15:03:00Z" w16du:dateUtc="2025-10-29T14:03:00Z">
              <w:rPr>
                <w:rFonts w:cstheme="minorBidi"/>
                <w:sz w:val="22"/>
                <w:szCs w:val="22"/>
              </w:rPr>
            </w:rPrChange>
          </w:rPr>
          <w:t xml:space="preserve"> della sussistenza del requisito previsto dal Decreto.</w:t>
        </w:r>
      </w:ins>
    </w:p>
    <w:p w14:paraId="6B5AB0AE" w14:textId="2CD2B95D" w:rsidR="007A1A74" w:rsidRPr="000F1963" w:rsidRDefault="007A1A74" w:rsidP="007A1A74">
      <w:pPr>
        <w:spacing w:after="120" w:line="276" w:lineRule="auto"/>
        <w:jc w:val="both"/>
        <w:rPr>
          <w:ins w:id="22923" w:author="Visone Rossana (GSE)" w:date="2025-10-20T18:54:00Z" w16du:dateUtc="2025-10-20T16:54:00Z"/>
          <w:rFonts w:ascii="Calibri" w:hAnsi="Calibri" w:cs="Calibri"/>
          <w:sz w:val="22"/>
          <w:szCs w:val="22"/>
        </w:rPr>
      </w:pPr>
      <w:ins w:id="22924" w:author="Visone Rossana (GSE)" w:date="2025-10-20T18:54:00Z" w16du:dateUtc="2025-10-20T16:54:00Z">
        <w:r>
          <w:rPr>
            <w:rFonts w:ascii="Calibri" w:eastAsia="Times New Roman" w:hAnsi="Calibri"/>
            <w:sz w:val="22"/>
            <w:szCs w:val="22"/>
          </w:rPr>
          <w:t xml:space="preserve">Anche in riferimento </w:t>
        </w:r>
      </w:ins>
      <w:ins w:id="22925" w:author="Visone Rossana (GSE)" w:date="2025-10-20T18:52:00Z" w16du:dateUtc="2025-10-20T16:52:00Z">
        <w:r w:rsidR="00FE79BB" w:rsidRPr="00FE79BB">
          <w:rPr>
            <w:rFonts w:ascii="Calibri" w:eastAsia="Times New Roman" w:hAnsi="Calibri"/>
            <w:sz w:val="22"/>
            <w:szCs w:val="22"/>
            <w:rPrChange w:id="22926" w:author="Visone Rossana (GSE)" w:date="2025-10-20T18:53:00Z" w16du:dateUtc="2025-10-20T16:53:00Z">
              <w:rPr>
                <w:rFonts w:ascii="Calibri" w:eastAsia="Times New Roman" w:hAnsi="Calibri"/>
                <w:b/>
                <w:bCs/>
                <w:sz w:val="22"/>
                <w:szCs w:val="22"/>
              </w:rPr>
            </w:rPrChange>
          </w:rPr>
          <w:t>alla maggiorazione rich</w:t>
        </w:r>
      </w:ins>
      <w:ins w:id="22927" w:author="Visone Rossana (GSE)" w:date="2025-10-20T18:53:00Z" w16du:dateUtc="2025-10-20T16:53:00Z">
        <w:r w:rsidR="00FE79BB" w:rsidRPr="00FE79BB">
          <w:rPr>
            <w:rFonts w:ascii="Calibri" w:eastAsia="Times New Roman" w:hAnsi="Calibri"/>
            <w:sz w:val="22"/>
            <w:szCs w:val="22"/>
            <w:rPrChange w:id="22928" w:author="Visone Rossana (GSE)" w:date="2025-10-20T18:53:00Z" w16du:dateUtc="2025-10-20T16:53:00Z">
              <w:rPr>
                <w:rFonts w:ascii="Calibri" w:eastAsia="Times New Roman" w:hAnsi="Calibri"/>
                <w:b/>
                <w:bCs/>
                <w:sz w:val="22"/>
                <w:szCs w:val="22"/>
              </w:rPr>
            </w:rPrChange>
          </w:rPr>
          <w:t xml:space="preserve">iamata, </w:t>
        </w:r>
        <w:r w:rsidR="00FE79BB">
          <w:rPr>
            <w:rFonts w:ascii="Calibri" w:eastAsia="Times New Roman" w:hAnsi="Calibri"/>
            <w:sz w:val="22"/>
            <w:szCs w:val="22"/>
          </w:rPr>
          <w:t xml:space="preserve">si precisa che </w:t>
        </w:r>
      </w:ins>
      <w:ins w:id="22929" w:author="Visone Rossana (GSE)" w:date="2025-10-20T18:54:00Z" w16du:dateUtc="2025-10-20T16:54:00Z">
        <w:r>
          <w:rPr>
            <w:rFonts w:ascii="Calibri" w:eastAsia="Times New Roman" w:hAnsi="Calibri"/>
            <w:sz w:val="22"/>
            <w:szCs w:val="22"/>
          </w:rPr>
          <w:t>l</w:t>
        </w:r>
        <w:r w:rsidRPr="000F1963">
          <w:rPr>
            <w:rFonts w:ascii="Calibri" w:hAnsi="Calibri" w:cs="Calibri"/>
            <w:sz w:val="22"/>
            <w:szCs w:val="22"/>
          </w:rPr>
          <w:t>’ammontare dell’incentivo erogato al Soggetto Responsabile</w:t>
        </w:r>
        <w:r>
          <w:rPr>
            <w:rFonts w:ascii="Calibri" w:hAnsi="Calibri" w:cs="Calibri"/>
            <w:sz w:val="22"/>
            <w:szCs w:val="22"/>
          </w:rPr>
          <w:t>,</w:t>
        </w:r>
        <w:r w:rsidRPr="000F1963">
          <w:rPr>
            <w:rFonts w:ascii="Calibri" w:hAnsi="Calibri" w:cs="Calibri"/>
            <w:sz w:val="22"/>
            <w:szCs w:val="22"/>
          </w:rPr>
          <w:t xml:space="preserve"> ai sensi del presente Decreto non può eccedere, in nessun caso, il 65% delle spese </w:t>
        </w:r>
        <w:r w:rsidRPr="000F1963">
          <w:rPr>
            <w:rFonts w:ascii="Calibri" w:hAnsi="Calibri" w:cs="Calibri"/>
            <w:sz w:val="22"/>
            <w:szCs w:val="22"/>
          </w:rPr>
          <w:lastRenderedPageBreak/>
          <w:t>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0F1963">
          <w:rPr>
            <w:rFonts w:ascii="Calibri" w:hAnsi="Calibri" w:cs="Calibri"/>
            <w:sz w:val="22"/>
            <w:szCs w:val="22"/>
          </w:rPr>
          <w:t>.</w:t>
        </w:r>
      </w:ins>
    </w:p>
    <w:p w14:paraId="1138F987" w14:textId="77777777" w:rsidR="007A1A74" w:rsidRPr="000F1963" w:rsidRDefault="007A1A74" w:rsidP="007A1A74">
      <w:pPr>
        <w:spacing w:line="276" w:lineRule="auto"/>
        <w:jc w:val="both"/>
        <w:rPr>
          <w:ins w:id="22930" w:author="Visone Rossana (GSE)" w:date="2025-10-20T18:54:00Z" w16du:dateUtc="2025-10-20T16:54:00Z"/>
          <w:rFonts w:ascii="Calibri" w:hAnsi="Calibri" w:cs="Calibri"/>
          <w:sz w:val="22"/>
          <w:szCs w:val="22"/>
        </w:rPr>
      </w:pPr>
      <w:ins w:id="22931" w:author="Visone Rossana (GSE)" w:date="2025-10-20T18:54:00Z" w16du:dateUtc="2025-10-20T16:54:00Z">
        <w:r w:rsidRPr="000F1963">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2EF758B8" w14:textId="77777777" w:rsidR="00A5527D" w:rsidRDefault="00A5527D" w:rsidP="007C6071">
      <w:pPr>
        <w:spacing w:line="276" w:lineRule="auto"/>
        <w:jc w:val="both"/>
        <w:rPr>
          <w:ins w:id="22932" w:author="Visone Rossana (GSE)" w:date="2025-10-20T19:00:00Z" w16du:dateUtc="2025-10-20T17:00:00Z"/>
          <w:rFonts w:cstheme="minorHAnsi"/>
          <w:b/>
          <w:bCs/>
          <w:sz w:val="22"/>
          <w:szCs w:val="22"/>
          <w:highlight w:val="yellow"/>
          <w:u w:val="single"/>
        </w:rPr>
      </w:pPr>
    </w:p>
    <w:p w14:paraId="2F30AFF2" w14:textId="77777777" w:rsidR="007C6071" w:rsidRPr="00A5527D" w:rsidRDefault="007C6071" w:rsidP="007C6071">
      <w:pPr>
        <w:spacing w:line="276" w:lineRule="auto"/>
        <w:jc w:val="both"/>
        <w:rPr>
          <w:moveTo w:id="22933" w:author="Visone Rossana (GSE)" w:date="2025-10-20T18:59:00Z" w16du:dateUtc="2025-10-20T16:59:00Z"/>
          <w:rFonts w:cstheme="minorHAnsi"/>
          <w:b/>
          <w:sz w:val="22"/>
          <w:szCs w:val="22"/>
          <w:highlight w:val="yellow"/>
          <w:u w:val="single"/>
          <w:rPrChange w:id="22934" w:author="Visone Rossana (GSE)" w:date="2025-10-20T19:04:00Z" w16du:dateUtc="2025-10-20T17:04:00Z">
            <w:rPr>
              <w:moveTo w:id="22935" w:author="Visone Rossana (GSE)" w:date="2025-10-20T18:59:00Z" w16du:dateUtc="2025-10-20T16:59:00Z"/>
              <w:rFonts w:cstheme="minorHAnsi"/>
              <w:b/>
              <w:bCs/>
              <w:sz w:val="22"/>
              <w:szCs w:val="22"/>
              <w:highlight w:val="cyan"/>
              <w:u w:val="single"/>
            </w:rPr>
          </w:rPrChange>
        </w:rPr>
      </w:pPr>
      <w:moveToRangeStart w:id="22936" w:author="Visone Rossana (GSE)" w:date="2025-10-20T18:59:00Z" w:name="move211879204"/>
      <w:commentRangeStart w:id="22937"/>
      <w:moveTo w:id="22938" w:author="Visone Rossana (GSE)" w:date="2025-10-20T18:59:00Z" w16du:dateUtc="2025-10-20T16:59:00Z">
        <w:r w:rsidRPr="00A5527D">
          <w:rPr>
            <w:rFonts w:cstheme="minorHAnsi"/>
            <w:b/>
            <w:sz w:val="22"/>
            <w:szCs w:val="22"/>
            <w:highlight w:val="yellow"/>
            <w:u w:val="single"/>
            <w:rPrChange w:id="22939" w:author="Visone Rossana (GSE)" w:date="2025-10-20T19:04:00Z" w16du:dateUtc="2025-10-20T17:04:00Z">
              <w:rPr>
                <w:rFonts w:cstheme="minorHAnsi"/>
                <w:b/>
                <w:bCs/>
                <w:sz w:val="22"/>
                <w:szCs w:val="22"/>
                <w:highlight w:val="cyan"/>
                <w:u w:val="single"/>
              </w:rPr>
            </w:rPrChange>
          </w:rPr>
          <w:t>Intensità dell’incentivo</w:t>
        </w:r>
      </w:moveTo>
    </w:p>
    <w:p w14:paraId="79DAA7E9" w14:textId="639201B0" w:rsidR="007C6071" w:rsidRPr="000F1963" w:rsidRDefault="007C6071" w:rsidP="007C6071">
      <w:pPr>
        <w:spacing w:line="276" w:lineRule="auto"/>
        <w:jc w:val="both"/>
        <w:rPr>
          <w:moveTo w:id="22940" w:author="Visone Rossana (GSE)" w:date="2025-10-20T18:59:00Z" w16du:dateUtc="2025-10-20T16:59:00Z"/>
          <w:rFonts w:cstheme="minorHAnsi"/>
          <w:sz w:val="22"/>
          <w:szCs w:val="22"/>
        </w:rPr>
      </w:pPr>
      <w:moveTo w:id="22941" w:author="Visone Rossana (GSE)" w:date="2025-10-20T18:59:00Z" w16du:dateUtc="2025-10-20T16:59:00Z">
        <w:r w:rsidRPr="00A5527D">
          <w:rPr>
            <w:rFonts w:cstheme="minorHAnsi"/>
            <w:sz w:val="22"/>
            <w:szCs w:val="22"/>
            <w:highlight w:val="yellow"/>
            <w:rPrChange w:id="22942" w:author="Visone Rossana (GSE)" w:date="2025-10-20T19:04:00Z" w16du:dateUtc="2025-10-20T17:04:00Z">
              <w:rPr>
                <w:rFonts w:cstheme="minorHAnsi"/>
                <w:sz w:val="22"/>
                <w:szCs w:val="22"/>
                <w:highlight w:val="cyan"/>
              </w:rPr>
            </w:rPrChange>
          </w:rPr>
          <w:t xml:space="preserve">È facoltà del soggetto richiedente ridurre l’intensità dell’incentivo dal </w:t>
        </w:r>
        <w:del w:id="22943" w:author="Visone Rossana (GSE)" w:date="2025-10-20T19:00:00Z" w16du:dateUtc="2025-10-20T17:00:00Z">
          <w:r w:rsidRPr="00A5527D">
            <w:rPr>
              <w:rFonts w:cstheme="minorHAnsi"/>
              <w:sz w:val="22"/>
              <w:szCs w:val="22"/>
              <w:highlight w:val="yellow"/>
              <w:rPrChange w:id="22944" w:author="Visone Rossana (GSE)" w:date="2025-10-20T19:04:00Z" w16du:dateUtc="2025-10-20T17:04:00Z">
                <w:rPr>
                  <w:rFonts w:cstheme="minorHAnsi"/>
                  <w:sz w:val="22"/>
                  <w:szCs w:val="22"/>
                  <w:highlight w:val="cyan"/>
                </w:rPr>
              </w:rPrChange>
            </w:rPr>
            <w:delText>65</w:delText>
          </w:r>
        </w:del>
        <w:r w:rsidRPr="00A5527D">
          <w:rPr>
            <w:rFonts w:cstheme="minorHAnsi"/>
            <w:sz w:val="22"/>
            <w:szCs w:val="22"/>
            <w:highlight w:val="yellow"/>
            <w:rPrChange w:id="22945" w:author="Visone Rossana (GSE)" w:date="2025-10-20T19:04:00Z" w16du:dateUtc="2025-10-20T17:04:00Z">
              <w:rPr>
                <w:rFonts w:cstheme="minorHAnsi"/>
                <w:sz w:val="22"/>
                <w:szCs w:val="22"/>
                <w:highlight w:val="cyan"/>
              </w:rPr>
            </w:rPrChange>
          </w:rPr>
          <w:t>% al</w:t>
        </w:r>
        <w:del w:id="22946" w:author="Visone Rossana (GSE)" w:date="2025-10-20T19:00:00Z" w16du:dateUtc="2025-10-20T17:00:00Z">
          <w:r w:rsidRPr="00A5527D">
            <w:rPr>
              <w:rFonts w:cstheme="minorHAnsi"/>
              <w:sz w:val="22"/>
              <w:szCs w:val="22"/>
              <w:highlight w:val="yellow"/>
              <w:rPrChange w:id="22947" w:author="Visone Rossana (GSE)" w:date="2025-10-20T19:04:00Z" w16du:dateUtc="2025-10-20T17:04:00Z">
                <w:rPr>
                  <w:rFonts w:cstheme="minorHAnsi"/>
                  <w:sz w:val="22"/>
                  <w:szCs w:val="22"/>
                  <w:highlight w:val="cyan"/>
                </w:rPr>
              </w:rPrChange>
            </w:rPr>
            <w:delText xml:space="preserve"> 40</w:delText>
          </w:r>
        </w:del>
      </w:moveTo>
      <w:ins w:id="22948" w:author="Visone Rossana (GSE)" w:date="2025-10-20T19:00:00Z" w16du:dateUtc="2025-10-20T17:00:00Z">
        <w:r w:rsidR="00A5527D">
          <w:rPr>
            <w:rFonts w:cstheme="minorHAnsi"/>
            <w:sz w:val="22"/>
            <w:szCs w:val="22"/>
            <w:highlight w:val="yellow"/>
          </w:rPr>
          <w:t xml:space="preserve"> </w:t>
        </w:r>
      </w:ins>
      <w:moveTo w:id="22949" w:author="Visone Rossana (GSE)" w:date="2025-10-20T18:59:00Z" w16du:dateUtc="2025-10-20T16:59:00Z">
        <w:r w:rsidRPr="00A5527D">
          <w:rPr>
            <w:rFonts w:cstheme="minorHAnsi"/>
            <w:sz w:val="22"/>
            <w:szCs w:val="22"/>
            <w:highlight w:val="yellow"/>
            <w:rPrChange w:id="22950" w:author="Visone Rossana (GSE)" w:date="2025-10-20T19:04:00Z" w16du:dateUtc="2025-10-20T17:04:00Z">
              <w:rPr>
                <w:rFonts w:cstheme="minorHAnsi"/>
                <w:sz w:val="22"/>
                <w:szCs w:val="22"/>
                <w:highlight w:val="cyan"/>
              </w:rPr>
            </w:rPrChange>
          </w:rPr>
          <w:t>% per rendere potenzialmente compatibile l’intervento con la tariffa di incentivazione del DM 414 del 7 dicembre 2023 e s.m.i (DM CACER), tuttavia la reale cumulabilità con il meccanismo introdotto dal DM CACER dovrà essere valutata specificatamente dal Soggetto richiedente per il singolo impianto.</w:t>
        </w:r>
        <w:r w:rsidRPr="00A5527D">
          <w:rPr>
            <w:rFonts w:cstheme="minorHAnsi"/>
            <w:sz w:val="22"/>
            <w:szCs w:val="22"/>
            <w:highlight w:val="yellow"/>
            <w:rPrChange w:id="22951" w:author="Visone Rossana (GSE)" w:date="2025-10-20T19:04:00Z" w16du:dateUtc="2025-10-20T17:04:00Z">
              <w:rPr>
                <w:rFonts w:cstheme="minorHAnsi"/>
                <w:sz w:val="22"/>
                <w:szCs w:val="22"/>
              </w:rPr>
            </w:rPrChange>
          </w:rPr>
          <w:t xml:space="preserve">  </w:t>
        </w:r>
        <w:commentRangeEnd w:id="22937"/>
        <w:r w:rsidRPr="000F1963">
          <w:rPr>
            <w:rStyle w:val="Rimandocommento"/>
            <w:rFonts w:cstheme="minorHAnsi"/>
            <w:sz w:val="22"/>
            <w:szCs w:val="22"/>
          </w:rPr>
          <w:commentReference w:id="22937"/>
        </w:r>
      </w:moveTo>
    </w:p>
    <w:moveToRangeEnd w:id="22936"/>
    <w:p w14:paraId="6ACD6B73" w14:textId="77777777" w:rsidR="007C6071" w:rsidRPr="00357179" w:rsidRDefault="007C6071">
      <w:pPr>
        <w:widowControl w:val="0"/>
        <w:tabs>
          <w:tab w:val="left" w:pos="1979"/>
        </w:tabs>
        <w:spacing w:before="126" w:line="276" w:lineRule="auto"/>
        <w:jc w:val="both"/>
        <w:rPr>
          <w:ins w:id="22952" w:author="Visone Rossana (GSE)" w:date="2025-09-02T11:02:00Z" w16du:dateUtc="2025-09-02T09:02:00Z"/>
          <w:rFonts w:ascii="Calibri" w:eastAsia="Times New Roman" w:hAnsi="Calibri"/>
          <w:b/>
          <w:bCs/>
          <w:sz w:val="22"/>
          <w:szCs w:val="22"/>
          <w:rPrChange w:id="22953" w:author="Visone Rossana (GSE)" w:date="2025-09-09T14:47:00Z" w16du:dateUtc="2025-09-09T12:47:00Z">
            <w:rPr>
              <w:ins w:id="22954" w:author="Visone Rossana (GSE)" w:date="2025-09-02T11:02:00Z" w16du:dateUtc="2025-09-02T09:02:00Z"/>
              <w:rFonts w:ascii="Calibri" w:eastAsia="Times New Roman" w:hAnsi="Calibri"/>
              <w:b/>
              <w:bCs/>
            </w:rPr>
          </w:rPrChange>
        </w:rPr>
        <w:pPrChange w:id="22955" w:author="Visone Rossana (GSE)" w:date="2025-10-20T18:52:00Z" w16du:dateUtc="2025-10-20T16:52:00Z">
          <w:pPr>
            <w:widowControl w:val="0"/>
            <w:tabs>
              <w:tab w:val="left" w:pos="1979"/>
            </w:tabs>
            <w:spacing w:before="126"/>
            <w:ind w:left="1980" w:hanging="1419"/>
            <w:jc w:val="both"/>
          </w:pPr>
        </w:pPrChange>
      </w:pPr>
    </w:p>
    <w:p w14:paraId="24543BF2" w14:textId="77777777" w:rsidR="00DD14DA" w:rsidRDefault="00DD14DA" w:rsidP="00357179">
      <w:pPr>
        <w:widowControl w:val="0"/>
        <w:tabs>
          <w:tab w:val="left" w:pos="1979"/>
        </w:tabs>
        <w:spacing w:before="103" w:line="276" w:lineRule="auto"/>
        <w:ind w:left="1980" w:hanging="1419"/>
        <w:rPr>
          <w:ins w:id="22956" w:author="Visone Rossana (GSE)" w:date="2025-09-09T14:47:00Z" w16du:dateUtc="2025-09-09T12:47:00Z"/>
          <w:moveFrom w:id="22957" w:author="Visone Rossana (GSE)" w:date="2025-10-20T18:25:00Z" w16du:dateUtc="2025-10-20T16:25:00Z"/>
          <w:rFonts w:ascii="Calibri" w:eastAsia="Times New Roman" w:hAnsi="Calibri"/>
          <w:sz w:val="22"/>
          <w:szCs w:val="22"/>
        </w:rPr>
      </w:pPr>
      <w:moveFromRangeStart w:id="22958" w:author="Visone Rossana (GSE)" w:date="2025-10-20T18:25:00Z" w:name="move211877152"/>
      <w:moveFrom w:id="22959" w:author="Visone Rossana (GSE)" w:date="2025-10-20T18:25:00Z" w16du:dateUtc="2025-10-20T16:25:00Z">
        <w:ins w:id="22960" w:author="Visone Rossana (GSE)" w:date="2025-09-02T11:02:00Z" w16du:dateUtc="2025-09-02T09:02:00Z">
          <w:r w:rsidRPr="00357179">
            <w:rPr>
              <w:rFonts w:ascii="Calibri" w:eastAsia="Times New Roman" w:hAnsi="Calibri"/>
              <w:spacing w:val="-4"/>
              <w:sz w:val="22"/>
              <w:szCs w:val="22"/>
              <w:rPrChange w:id="22961" w:author="Visone Rossana (GSE)" w:date="2025-09-09T14:47:00Z" w16du:dateUtc="2025-09-09T12:47:00Z">
                <w:rPr>
                  <w:rFonts w:ascii="Calibri" w:eastAsia="Times New Roman" w:hAnsi="Calibri"/>
                  <w:spacing w:val="-4"/>
                </w:rPr>
              </w:rPrChange>
            </w:rPr>
            <w:t>I</w:t>
          </w:r>
          <w:r w:rsidRPr="00357179">
            <w:rPr>
              <w:rFonts w:ascii="Calibri" w:eastAsia="Times New Roman" w:hAnsi="Calibri"/>
              <w:spacing w:val="-4"/>
              <w:sz w:val="22"/>
              <w:szCs w:val="22"/>
              <w:vertAlign w:val="subscript"/>
              <w:rPrChange w:id="22962" w:author="Visone Rossana (GSE)" w:date="2025-09-09T14:47:00Z" w16du:dateUtc="2025-09-09T12:47:00Z">
                <w:rPr>
                  <w:rFonts w:ascii="Calibri" w:eastAsia="Times New Roman" w:hAnsi="Calibri"/>
                  <w:spacing w:val="-4"/>
                  <w:vertAlign w:val="subscript"/>
                </w:rPr>
              </w:rPrChange>
            </w:rPr>
            <w:t>tot</w:t>
          </w:r>
          <w:r w:rsidRPr="00357179">
            <w:rPr>
              <w:rFonts w:ascii="Calibri" w:eastAsia="Times New Roman" w:hAnsi="Calibri"/>
              <w:spacing w:val="-4"/>
              <w:sz w:val="22"/>
              <w:szCs w:val="22"/>
              <w:rPrChange w:id="22963" w:author="Visone Rossana (GSE)" w:date="2025-09-09T14:47:00Z" w16du:dateUtc="2025-09-09T12:47:00Z">
                <w:rPr>
                  <w:rFonts w:ascii="Calibri" w:eastAsia="Times New Roman" w:hAnsi="Calibri"/>
                  <w:spacing w:val="-4"/>
                </w:rPr>
              </w:rPrChange>
            </w:rPr>
            <w:tab/>
          </w:r>
          <w:r w:rsidRPr="00357179">
            <w:rPr>
              <w:rFonts w:ascii="Calibri" w:eastAsia="Times New Roman" w:hAnsi="Calibri"/>
              <w:sz w:val="22"/>
              <w:szCs w:val="22"/>
              <w:rPrChange w:id="22964" w:author="Visone Rossana (GSE)" w:date="2025-09-09T14:47:00Z" w16du:dateUtc="2025-09-09T12:47:00Z">
                <w:rPr>
                  <w:rFonts w:ascii="Calibri" w:eastAsia="Times New Roman" w:hAnsi="Calibri"/>
                </w:rPr>
              </w:rPrChange>
            </w:rPr>
            <w:t>è l’incentivo totale, cumulato per gli anni di godimento, connesso all’intervento in oggetto.</w:t>
          </w:r>
        </w:ins>
        <w:bookmarkStart w:id="22965" w:name="_Toc212462689"/>
        <w:bookmarkEnd w:id="22965"/>
      </w:moveFrom>
    </w:p>
    <w:moveFromRangeEnd w:id="22958"/>
    <w:p w14:paraId="27CAB3EB" w14:textId="152B9B06" w:rsidR="009D2E1E" w:rsidRPr="00357179" w:rsidRDefault="009D2E1E">
      <w:pPr>
        <w:widowControl w:val="0"/>
        <w:tabs>
          <w:tab w:val="left" w:pos="1979"/>
        </w:tabs>
        <w:spacing w:before="103" w:line="276" w:lineRule="auto"/>
        <w:rPr>
          <w:ins w:id="22966" w:author="Visone Rossana (GSE)" w:date="2025-09-02T11:02:00Z" w16du:dateUtc="2025-09-02T09:02:00Z"/>
          <w:del w:id="22967" w:author="Visone Rossana (GSE)" w:date="2025-10-20T18:41:00Z" w16du:dateUtc="2025-10-20T16:41:00Z"/>
          <w:rFonts w:ascii="Calibri" w:eastAsia="Times New Roman" w:hAnsi="Calibri"/>
          <w:sz w:val="22"/>
          <w:szCs w:val="22"/>
          <w:rPrChange w:id="22968" w:author="Visone Rossana (GSE)" w:date="2025-09-09T14:47:00Z" w16du:dateUtc="2025-09-09T12:47:00Z">
            <w:rPr>
              <w:ins w:id="22969" w:author="Visone Rossana (GSE)" w:date="2025-09-02T11:02:00Z" w16du:dateUtc="2025-09-02T09:02:00Z"/>
              <w:del w:id="22970" w:author="Visone Rossana (GSE)" w:date="2025-10-20T18:41:00Z" w16du:dateUtc="2025-10-20T16:41:00Z"/>
              <w:rFonts w:ascii="Calibri" w:eastAsia="Times New Roman" w:hAnsi="Calibri"/>
            </w:rPr>
          </w:rPrChange>
        </w:rPr>
        <w:pPrChange w:id="22971" w:author="Visone Rossana (GSE)" w:date="2025-09-30T18:12:00Z" w16du:dateUtc="2025-09-30T16:12:00Z">
          <w:pPr>
            <w:widowControl w:val="0"/>
            <w:tabs>
              <w:tab w:val="left" w:pos="1979"/>
            </w:tabs>
            <w:spacing w:before="103"/>
            <w:ind w:left="1980" w:hanging="1419"/>
          </w:pPr>
        </w:pPrChange>
      </w:pPr>
      <w:ins w:id="22972" w:author="Visone Rossana (GSE)" w:date="2025-09-30T18:10:00Z" w16du:dateUtc="2025-09-30T16:10:00Z">
        <w:del w:id="22973" w:author="Visone Rossana (GSE)" w:date="2025-10-20T18:41:00Z" w16du:dateUtc="2025-10-20T16:41:00Z">
          <w:r w:rsidRPr="009D2E1E">
            <w:rPr>
              <w:rFonts w:ascii="Calibri" w:eastAsia="Times New Roman" w:hAnsi="Calibri"/>
              <w:sz w:val="22"/>
              <w:szCs w:val="22"/>
              <w:highlight w:val="yellow"/>
              <w:rPrChange w:id="22974" w:author="Visone Rossana (GSE)" w:date="2025-09-30T18:11:00Z" w16du:dateUtc="2025-09-30T16:11:00Z">
                <w:rPr>
                  <w:rFonts w:ascii="Calibri" w:eastAsia="Times New Roman" w:hAnsi="Calibri"/>
                  <w:sz w:val="22"/>
                  <w:szCs w:val="22"/>
                </w:rPr>
              </w:rPrChange>
            </w:rPr>
            <w:delText>Maggiorazione UE re</w:delText>
          </w:r>
        </w:del>
      </w:ins>
      <w:ins w:id="22975" w:author="Visone Rossana (GSE)" w:date="2025-09-30T18:11:00Z" w16du:dateUtc="2025-09-30T16:11:00Z">
        <w:del w:id="22976" w:author="Visone Rossana (GSE)" w:date="2025-10-20T18:41:00Z" w16du:dateUtc="2025-10-20T16:41:00Z">
          <w:r w:rsidRPr="009D2E1E">
            <w:rPr>
              <w:rFonts w:ascii="Calibri" w:eastAsia="Times New Roman" w:hAnsi="Calibri"/>
              <w:sz w:val="22"/>
              <w:szCs w:val="22"/>
              <w:highlight w:val="yellow"/>
              <w:rPrChange w:id="22977" w:author="Visone Rossana (GSE)" w:date="2025-09-30T18:11:00Z" w16du:dateUtc="2025-09-30T16:11:00Z">
                <w:rPr>
                  <w:rFonts w:ascii="Calibri" w:eastAsia="Times New Roman" w:hAnsi="Calibri"/>
                  <w:sz w:val="22"/>
                  <w:szCs w:val="22"/>
                </w:rPr>
              </w:rPrChange>
            </w:rPr>
            <w:delText>gistro da</w:delText>
          </w:r>
          <w:r w:rsidRPr="00A724AB">
            <w:rPr>
              <w:rFonts w:ascii="Calibri" w:eastAsia="Times New Roman" w:hAnsi="Calibri"/>
              <w:sz w:val="22"/>
              <w:szCs w:val="22"/>
              <w:highlight w:val="yellow"/>
              <w:rPrChange w:id="22978" w:author="Visone Rossana (GSE)" w:date="2025-09-30T18:12:00Z" w16du:dateUtc="2025-09-30T16:12:00Z">
                <w:rPr>
                  <w:rFonts w:ascii="Calibri" w:eastAsia="Times New Roman" w:hAnsi="Calibri"/>
                  <w:sz w:val="22"/>
                  <w:szCs w:val="22"/>
                </w:rPr>
              </w:rPrChange>
            </w:rPr>
            <w:delText xml:space="preserve"> scrivere</w:delText>
          </w:r>
        </w:del>
      </w:ins>
      <w:ins w:id="22979" w:author="Visone Rossana (GSE)" w:date="2025-09-30T18:12:00Z" w16du:dateUtc="2025-09-30T16:12:00Z">
        <w:del w:id="22980" w:author="Visone Rossana (GSE)" w:date="2025-10-20T18:41:00Z" w16du:dateUtc="2025-10-20T16:41:00Z">
          <w:r w:rsidR="00A724AB" w:rsidRPr="00A724AB">
            <w:rPr>
              <w:rFonts w:ascii="Calibri" w:eastAsia="Times New Roman" w:hAnsi="Calibri"/>
              <w:sz w:val="22"/>
              <w:szCs w:val="22"/>
              <w:highlight w:val="yellow"/>
              <w:rPrChange w:id="22981" w:author="Visone Rossana (GSE)" w:date="2025-09-30T18:12:00Z" w16du:dateUtc="2025-09-30T16:12:00Z">
                <w:rPr>
                  <w:rFonts w:ascii="Calibri" w:eastAsia="Times New Roman" w:hAnsi="Calibri"/>
                  <w:sz w:val="22"/>
                  <w:szCs w:val="22"/>
                </w:rPr>
              </w:rPrChange>
            </w:rPr>
            <w:delText xml:space="preserve"> + cap su incentivo della pompa</w:delText>
          </w:r>
        </w:del>
      </w:ins>
      <w:bookmarkStart w:id="22982" w:name="_Toc212462690"/>
      <w:bookmarkEnd w:id="22982"/>
    </w:p>
    <w:p w14:paraId="4E8C7DFE" w14:textId="77777777" w:rsidR="00DD14DA" w:rsidRPr="00923DC6" w:rsidRDefault="00DD14DA">
      <w:pPr>
        <w:pStyle w:val="TITOLO20"/>
        <w:numPr>
          <w:ilvl w:val="2"/>
          <w:numId w:val="292"/>
        </w:numPr>
        <w:ind w:left="1134" w:hanging="708"/>
        <w:rPr>
          <w:ins w:id="22983" w:author="Visone Rossana (GSE)" w:date="2025-09-02T11:02:00Z" w16du:dateUtc="2025-09-02T09:02:00Z"/>
        </w:rPr>
        <w:pPrChange w:id="22984" w:author="Visone Rossana (GSE)" w:date="2025-10-17T17:32:00Z" w16du:dateUtc="2025-10-17T15:32:00Z">
          <w:pPr>
            <w:pStyle w:val="TITOLO3GSE"/>
            <w:ind w:left="0" w:firstLine="0"/>
          </w:pPr>
        </w:pPrChange>
      </w:pPr>
      <w:bookmarkStart w:id="22985" w:name="_Toc212462691"/>
      <w:ins w:id="22986" w:author="Visone Rossana (GSE)" w:date="2025-09-02T11:02:00Z" w16du:dateUtc="2025-09-02T09:02:00Z">
        <w:r>
          <w:t>Documentazione necessaria per l’accesso all’ incentivo</w:t>
        </w:r>
        <w:bookmarkEnd w:id="22985"/>
      </w:ins>
    </w:p>
    <w:p w14:paraId="7ECA5342" w14:textId="77777777" w:rsidR="00DD14DA" w:rsidRPr="00357179" w:rsidRDefault="00DD14DA">
      <w:pPr>
        <w:spacing w:after="160" w:line="276" w:lineRule="auto"/>
        <w:jc w:val="both"/>
        <w:rPr>
          <w:ins w:id="22987" w:author="Visone Rossana (GSE)" w:date="2025-09-02T11:02:00Z" w16du:dateUtc="2025-09-02T09:02:00Z"/>
          <w:rFonts w:eastAsia="Calibri" w:cstheme="minorHAnsi"/>
          <w:b/>
          <w:sz w:val="22"/>
          <w:szCs w:val="22"/>
          <w:u w:val="single"/>
          <w:rPrChange w:id="22988" w:author="Visone Rossana (GSE)" w:date="2025-09-09T14:47:00Z" w16du:dateUtc="2025-09-09T12:47:00Z">
            <w:rPr>
              <w:ins w:id="22989" w:author="Visone Rossana (GSE)" w:date="2025-09-02T11:02:00Z" w16du:dateUtc="2025-09-02T09:02:00Z"/>
              <w:rFonts w:ascii="Calibri" w:eastAsia="Calibri" w:hAnsi="Calibri" w:cs="Arial"/>
              <w:b/>
              <w:u w:val="single"/>
            </w:rPr>
          </w:rPrChange>
        </w:rPr>
        <w:pPrChange w:id="22990" w:author="Visone Rossana (GSE)" w:date="2025-09-09T14:47:00Z" w16du:dateUtc="2025-09-09T12:47:00Z">
          <w:pPr>
            <w:spacing w:after="160"/>
            <w:jc w:val="both"/>
          </w:pPr>
        </w:pPrChange>
      </w:pPr>
      <w:ins w:id="22991" w:author="Visone Rossana (GSE)" w:date="2025-09-02T11:02:00Z" w16du:dateUtc="2025-09-02T09:02:00Z">
        <w:r w:rsidRPr="00357179">
          <w:rPr>
            <w:rFonts w:eastAsia="Calibri" w:cstheme="minorHAnsi"/>
            <w:b/>
            <w:sz w:val="22"/>
            <w:szCs w:val="22"/>
            <w:u w:val="single"/>
            <w:rPrChange w:id="22992" w:author="Visone Rossana (GSE)" w:date="2025-09-09T14:47:00Z" w16du:dateUtc="2025-09-09T12:47:00Z">
              <w:rPr>
                <w:rFonts w:ascii="Calibri" w:eastAsia="Calibri" w:hAnsi="Calibri" w:cs="Arial"/>
                <w:b/>
                <w:u w:val="single"/>
              </w:rPr>
            </w:rPrChange>
          </w:rPr>
          <w:t>Documentazione da allegare alla richiesta:</w:t>
        </w:r>
      </w:ins>
    </w:p>
    <w:p w14:paraId="32E910F3" w14:textId="28CC8A61" w:rsidR="00DD14DA" w:rsidRPr="00357179" w:rsidRDefault="00DD14DA">
      <w:pPr>
        <w:numPr>
          <w:ilvl w:val="0"/>
          <w:numId w:val="58"/>
        </w:numPr>
        <w:spacing w:after="120" w:line="276" w:lineRule="auto"/>
        <w:jc w:val="both"/>
        <w:rPr>
          <w:ins w:id="22993" w:author="Visone Rossana (GSE)" w:date="2025-09-02T11:02:00Z" w16du:dateUtc="2025-09-02T09:02:00Z"/>
          <w:rFonts w:eastAsia="Calibri" w:cstheme="minorHAnsi"/>
          <w:sz w:val="22"/>
          <w:szCs w:val="22"/>
          <w:rPrChange w:id="22994" w:author="Visone Rossana (GSE)" w:date="2025-09-09T14:47:00Z" w16du:dateUtc="2025-09-09T12:47:00Z">
            <w:rPr>
              <w:ins w:id="22995" w:author="Visone Rossana (GSE)" w:date="2025-09-02T11:02:00Z" w16du:dateUtc="2025-09-02T09:02:00Z"/>
              <w:rFonts w:ascii="Calibri" w:eastAsia="Calibri" w:hAnsi="Calibri" w:cs="Calibri"/>
            </w:rPr>
          </w:rPrChange>
        </w:rPr>
        <w:pPrChange w:id="22996" w:author="Visone Rossana (GSE)" w:date="2025-09-09T14:47:00Z" w16du:dateUtc="2025-09-09T12:47:00Z">
          <w:pPr>
            <w:numPr>
              <w:numId w:val="58"/>
            </w:numPr>
            <w:tabs>
              <w:tab w:val="num" w:pos="360"/>
            </w:tabs>
            <w:spacing w:after="120" w:line="259" w:lineRule="auto"/>
            <w:ind w:left="360" w:hanging="360"/>
            <w:jc w:val="both"/>
          </w:pPr>
        </w:pPrChange>
      </w:pPr>
      <w:ins w:id="22997" w:author="Visone Rossana (GSE)" w:date="2025-09-02T11:02:00Z" w16du:dateUtc="2025-09-02T09:02:00Z">
        <w:r w:rsidRPr="00357179">
          <w:rPr>
            <w:rFonts w:eastAsia="Calibri" w:cstheme="minorHAnsi"/>
            <w:sz w:val="22"/>
            <w:szCs w:val="22"/>
            <w:rPrChange w:id="22998" w:author="Visone Rossana (GSE)" w:date="2025-09-09T14:47:00Z" w16du:dateUtc="2025-09-09T12:47:00Z">
              <w:rPr>
                <w:rFonts w:ascii="Calibri" w:eastAsia="Calibri" w:hAnsi="Calibri" w:cs="Calibri"/>
              </w:rPr>
            </w:rPrChange>
          </w:rPr>
          <w:t>asseverazione di un tecnico abilitato secondo quanto indicato nel paragrafo</w:t>
        </w:r>
      </w:ins>
      <w:ins w:id="22999" w:author="Visone Rossana (GSE)" w:date="2025-10-23T14:41:00Z" w16du:dateUtc="2025-10-23T12:41:00Z">
        <w:r w:rsidR="00826E34">
          <w:rPr>
            <w:rFonts w:eastAsia="Calibri" w:cstheme="minorHAnsi"/>
            <w:sz w:val="22"/>
            <w:szCs w:val="22"/>
          </w:rPr>
          <w:t xml:space="preserve"> </w:t>
        </w:r>
        <w:r w:rsidR="008B412A">
          <w:rPr>
            <w:rFonts w:eastAsia="Calibri" w:cstheme="minorHAnsi"/>
            <w:sz w:val="22"/>
            <w:szCs w:val="22"/>
          </w:rPr>
          <w:t>12.5</w:t>
        </w:r>
      </w:ins>
      <w:ins w:id="23000" w:author="Visone Rossana (GSE)" w:date="2025-09-02T11:02:00Z" w16du:dateUtc="2025-09-02T09:02:00Z">
        <w:r w:rsidRPr="00357179">
          <w:rPr>
            <w:rFonts w:eastAsia="Calibri" w:cstheme="minorHAnsi"/>
            <w:sz w:val="22"/>
            <w:szCs w:val="22"/>
            <w:rPrChange w:id="23001" w:author="Visone Rossana (GSE)" w:date="2025-09-09T14:47:00Z" w16du:dateUtc="2025-09-09T12:47:00Z">
              <w:rPr>
                <w:rFonts w:ascii="Calibri" w:eastAsia="Calibri" w:hAnsi="Calibri" w:cs="Calibri"/>
              </w:rPr>
            </w:rPrChange>
          </w:rPr>
          <w:t xml:space="preserve">; </w:t>
        </w:r>
      </w:ins>
    </w:p>
    <w:p w14:paraId="323C0B6D" w14:textId="77777777" w:rsidR="00DD14DA" w:rsidRPr="00357179" w:rsidRDefault="00DD14DA">
      <w:pPr>
        <w:numPr>
          <w:ilvl w:val="0"/>
          <w:numId w:val="58"/>
        </w:numPr>
        <w:spacing w:after="120" w:line="276" w:lineRule="auto"/>
        <w:jc w:val="both"/>
        <w:rPr>
          <w:ins w:id="23002" w:author="Visone Rossana (GSE)" w:date="2025-09-02T11:02:00Z" w16du:dateUtc="2025-09-02T09:02:00Z"/>
          <w:rFonts w:eastAsia="Calibri" w:cstheme="minorHAnsi"/>
          <w:sz w:val="22"/>
          <w:szCs w:val="22"/>
          <w:rPrChange w:id="23003" w:author="Visone Rossana (GSE)" w:date="2025-09-09T14:47:00Z" w16du:dateUtc="2025-09-09T12:47:00Z">
            <w:rPr>
              <w:ins w:id="23004" w:author="Visone Rossana (GSE)" w:date="2025-09-02T11:02:00Z" w16du:dateUtc="2025-09-02T09:02:00Z"/>
              <w:rFonts w:ascii="Calibri" w:eastAsia="Calibri" w:hAnsi="Calibri" w:cs="Calibri"/>
            </w:rPr>
          </w:rPrChange>
        </w:rPr>
        <w:pPrChange w:id="23005" w:author="Visone Rossana (GSE)" w:date="2025-09-09T14:47:00Z" w16du:dateUtc="2025-09-09T12:47:00Z">
          <w:pPr>
            <w:numPr>
              <w:numId w:val="58"/>
            </w:numPr>
            <w:tabs>
              <w:tab w:val="num" w:pos="360"/>
            </w:tabs>
            <w:spacing w:after="120" w:line="259" w:lineRule="auto"/>
            <w:ind w:left="360" w:hanging="360"/>
            <w:jc w:val="both"/>
          </w:pPr>
        </w:pPrChange>
      </w:pPr>
      <w:ins w:id="23006" w:author="Visone Rossana (GSE)" w:date="2025-09-02T11:02:00Z" w16du:dateUtc="2025-09-02T09:02:00Z">
        <w:r w:rsidRPr="00357179">
          <w:rPr>
            <w:rFonts w:eastAsia="Calibri" w:cstheme="minorHAnsi"/>
            <w:sz w:val="22"/>
            <w:szCs w:val="22"/>
            <w:rPrChange w:id="23007" w:author="Visone Rossana (GSE)" w:date="2025-09-09T14:47:00Z" w16du:dateUtc="2025-09-09T12:47:00Z">
              <w:rPr>
                <w:rFonts w:ascii="Calibri" w:eastAsia="Calibri" w:hAnsi="Calibri" w:cs="Calibri"/>
              </w:rPr>
            </w:rPrChange>
          </w:rPr>
          <w:t>certificazione del produttore degli elementi impiegati che attesti il rispetto dei requisiti minimi di cui al Decreto;</w:t>
        </w:r>
      </w:ins>
    </w:p>
    <w:p w14:paraId="448F2392" w14:textId="77777777" w:rsidR="00DD14DA" w:rsidRPr="00357179" w:rsidRDefault="00DD14DA">
      <w:pPr>
        <w:numPr>
          <w:ilvl w:val="0"/>
          <w:numId w:val="58"/>
        </w:numPr>
        <w:spacing w:after="120" w:line="276" w:lineRule="auto"/>
        <w:jc w:val="both"/>
        <w:rPr>
          <w:ins w:id="23008" w:author="Visone Rossana (GSE)" w:date="2025-09-02T11:02:00Z" w16du:dateUtc="2025-09-02T09:02:00Z"/>
          <w:rFonts w:eastAsia="Calibri" w:cstheme="minorHAnsi"/>
          <w:sz w:val="22"/>
          <w:szCs w:val="22"/>
          <w:rPrChange w:id="23009" w:author="Visone Rossana (GSE)" w:date="2025-09-09T14:47:00Z" w16du:dateUtc="2025-09-09T12:47:00Z">
            <w:rPr>
              <w:ins w:id="23010" w:author="Visone Rossana (GSE)" w:date="2025-09-02T11:02:00Z" w16du:dateUtc="2025-09-02T09:02:00Z"/>
              <w:rFonts w:ascii="Calibri" w:eastAsia="Calibri" w:hAnsi="Calibri" w:cs="Calibri"/>
            </w:rPr>
          </w:rPrChange>
        </w:rPr>
        <w:pPrChange w:id="23011" w:author="Visone Rossana (GSE)" w:date="2025-09-09T14:47:00Z" w16du:dateUtc="2025-09-09T12:47:00Z">
          <w:pPr>
            <w:numPr>
              <w:numId w:val="58"/>
            </w:numPr>
            <w:tabs>
              <w:tab w:val="num" w:pos="360"/>
            </w:tabs>
            <w:spacing w:after="120" w:line="259" w:lineRule="auto"/>
            <w:ind w:left="360" w:hanging="360"/>
            <w:jc w:val="both"/>
          </w:pPr>
        </w:pPrChange>
      </w:pPr>
      <w:ins w:id="23012" w:author="Visone Rossana (GSE)" w:date="2025-09-02T11:02:00Z" w16du:dateUtc="2025-09-02T09:02:00Z">
        <w:r w:rsidRPr="00357179">
          <w:rPr>
            <w:rFonts w:eastAsia="Calibri" w:cstheme="minorHAnsi"/>
            <w:sz w:val="22"/>
            <w:szCs w:val="22"/>
            <w:rPrChange w:id="23013" w:author="Visone Rossana (GSE)" w:date="2025-09-09T14:47:00Z" w16du:dateUtc="2025-09-09T12:47:00Z">
              <w:rPr>
                <w:rFonts w:ascii="Calibri" w:eastAsia="Calibri" w:hAnsi="Calibri" w:cs="Calibri"/>
              </w:rPr>
            </w:rPrChange>
          </w:rPr>
          <w:t>nel caso di installazione di impianto superiore a 20 kW, Relazione tecnica di progetto timbrata e firmata dal progettista, corredata dallo schema elettrico unifilare as-built;</w:t>
        </w:r>
      </w:ins>
    </w:p>
    <w:p w14:paraId="4254831D" w14:textId="77777777" w:rsidR="00DD14DA" w:rsidRPr="00357179" w:rsidRDefault="00DD14DA">
      <w:pPr>
        <w:numPr>
          <w:ilvl w:val="0"/>
          <w:numId w:val="58"/>
        </w:numPr>
        <w:spacing w:after="120" w:line="276" w:lineRule="auto"/>
        <w:jc w:val="both"/>
        <w:rPr>
          <w:ins w:id="23014" w:author="Visone Rossana (GSE)" w:date="2025-09-02T11:02:00Z" w16du:dateUtc="2025-09-02T09:02:00Z"/>
          <w:rFonts w:eastAsia="Calibri" w:cstheme="minorHAnsi"/>
          <w:sz w:val="22"/>
          <w:szCs w:val="22"/>
          <w:rPrChange w:id="23015" w:author="Visone Rossana (GSE)" w:date="2025-09-09T14:47:00Z" w16du:dateUtc="2025-09-09T12:47:00Z">
            <w:rPr>
              <w:ins w:id="23016" w:author="Visone Rossana (GSE)" w:date="2025-09-02T11:02:00Z" w16du:dateUtc="2025-09-02T09:02:00Z"/>
              <w:rFonts w:ascii="Calibri" w:eastAsia="Calibri" w:hAnsi="Calibri" w:cs="Calibri"/>
            </w:rPr>
          </w:rPrChange>
        </w:rPr>
        <w:pPrChange w:id="23017" w:author="Visone Rossana (GSE)" w:date="2025-09-09T14:47:00Z" w16du:dateUtc="2025-09-09T12:47:00Z">
          <w:pPr>
            <w:numPr>
              <w:numId w:val="58"/>
            </w:numPr>
            <w:tabs>
              <w:tab w:val="num" w:pos="360"/>
            </w:tabs>
            <w:spacing w:after="120" w:line="259" w:lineRule="auto"/>
            <w:ind w:left="360" w:hanging="360"/>
            <w:jc w:val="both"/>
          </w:pPr>
        </w:pPrChange>
      </w:pPr>
      <w:ins w:id="23018" w:author="Visone Rossana (GSE)" w:date="2025-09-02T11:02:00Z" w16du:dateUtc="2025-09-02T09:02:00Z">
        <w:r w:rsidRPr="00357179">
          <w:rPr>
            <w:rFonts w:eastAsia="Calibri" w:cstheme="minorHAnsi"/>
            <w:sz w:val="22"/>
            <w:szCs w:val="22"/>
            <w:rPrChange w:id="23019" w:author="Visone Rossana (GSE)" w:date="2025-09-09T14:47:00Z" w16du:dateUtc="2025-09-09T12:47:00Z">
              <w:rPr>
                <w:rFonts w:ascii="Calibri" w:eastAsia="Calibri" w:hAnsi="Calibri" w:cs="Arial"/>
              </w:rPr>
            </w:rPrChange>
          </w:rPr>
          <w:t>Elenco dei numeri di serie dei moduli e dei convertitori (inverter);</w:t>
        </w:r>
      </w:ins>
    </w:p>
    <w:p w14:paraId="3F36B8AA" w14:textId="44E6EDE7" w:rsidR="00DD14DA" w:rsidRPr="00357179" w:rsidDel="00A724AB" w:rsidRDefault="00DD14DA">
      <w:pPr>
        <w:spacing w:line="276" w:lineRule="auto"/>
        <w:jc w:val="both"/>
        <w:rPr>
          <w:ins w:id="23020" w:author="Visone Rossana (GSE)" w:date="2025-09-02T11:02:00Z" w16du:dateUtc="2025-09-02T09:02:00Z"/>
          <w:del w:id="23021" w:author="Visone Rossana (GSE)" w:date="2025-09-30T18:12:00Z" w16du:dateUtc="2025-09-30T16:12:00Z"/>
          <w:rFonts w:eastAsia="Calibri" w:cstheme="minorHAnsi"/>
          <w:sz w:val="22"/>
          <w:szCs w:val="22"/>
          <w:rPrChange w:id="23022" w:author="Visone Rossana (GSE)" w:date="2025-09-09T14:47:00Z" w16du:dateUtc="2025-09-09T12:47:00Z">
            <w:rPr>
              <w:ins w:id="23023" w:author="Visone Rossana (GSE)" w:date="2025-09-02T11:02:00Z" w16du:dateUtc="2025-09-02T09:02:00Z"/>
              <w:del w:id="23024" w:author="Visone Rossana (GSE)" w:date="2025-09-30T18:12:00Z" w16du:dateUtc="2025-09-30T16:12:00Z"/>
              <w:rFonts w:ascii="Calibri" w:eastAsia="Calibri" w:hAnsi="Calibri" w:cs="Arial"/>
            </w:rPr>
          </w:rPrChange>
        </w:rPr>
        <w:pPrChange w:id="23025" w:author="Visone Rossana (GSE)" w:date="2025-09-09T14:47:00Z" w16du:dateUtc="2025-09-09T12:47:00Z">
          <w:pPr>
            <w:jc w:val="both"/>
          </w:pPr>
        </w:pPrChange>
      </w:pPr>
    </w:p>
    <w:p w14:paraId="31573663" w14:textId="77777777" w:rsidR="00DD14DA" w:rsidRPr="00357179" w:rsidRDefault="00DD14DA">
      <w:pPr>
        <w:numPr>
          <w:ilvl w:val="0"/>
          <w:numId w:val="58"/>
        </w:numPr>
        <w:spacing w:line="276" w:lineRule="auto"/>
        <w:contextualSpacing/>
        <w:jc w:val="both"/>
        <w:rPr>
          <w:ins w:id="23026" w:author="Visone Rossana (GSE)" w:date="2025-09-02T11:02:00Z" w16du:dateUtc="2025-09-02T09:02:00Z"/>
          <w:rFonts w:eastAsia="Calibri" w:cstheme="minorHAnsi"/>
          <w:sz w:val="22"/>
          <w:szCs w:val="22"/>
          <w:rPrChange w:id="23027" w:author="Visone Rossana (GSE)" w:date="2025-09-09T14:47:00Z" w16du:dateUtc="2025-09-09T12:47:00Z">
            <w:rPr>
              <w:ins w:id="23028" w:author="Visone Rossana (GSE)" w:date="2025-09-02T11:02:00Z" w16du:dateUtc="2025-09-02T09:02:00Z"/>
              <w:rFonts w:ascii="Calibri" w:eastAsia="Calibri" w:hAnsi="Calibri" w:cs="Calibri"/>
            </w:rPr>
          </w:rPrChange>
        </w:rPr>
        <w:pPrChange w:id="23029" w:author="Visone Rossana (GSE)" w:date="2025-09-09T14:47:00Z" w16du:dateUtc="2025-09-09T12:47:00Z">
          <w:pPr>
            <w:numPr>
              <w:numId w:val="58"/>
            </w:numPr>
            <w:tabs>
              <w:tab w:val="num" w:pos="360"/>
            </w:tabs>
            <w:spacing w:line="259" w:lineRule="auto"/>
            <w:ind w:left="360" w:hanging="360"/>
            <w:contextualSpacing/>
            <w:jc w:val="both"/>
          </w:pPr>
        </w:pPrChange>
      </w:pPr>
      <w:ins w:id="23030" w:author="Visone Rossana (GSE)" w:date="2025-09-02T11:02:00Z" w16du:dateUtc="2025-09-02T09:02:00Z">
        <w:r w:rsidRPr="00357179">
          <w:rPr>
            <w:rFonts w:eastAsia="Calibri" w:cstheme="minorHAnsi"/>
            <w:sz w:val="22"/>
            <w:szCs w:val="22"/>
            <w:rPrChange w:id="23031" w:author="Visone Rossana (GSE)" w:date="2025-09-09T14:47:00Z" w16du:dateUtc="2025-09-09T12:47:00Z">
              <w:rPr>
                <w:rFonts w:ascii="Calibri" w:eastAsia="Calibri" w:hAnsi="Calibri" w:cs="Calibri"/>
              </w:rPr>
            </w:rPrChange>
          </w:rPr>
          <w:t xml:space="preserve">documentazione fotografica attestante l’intervento, raccolta in documento elettronico in formato PDF con un numero minimo di 6 foto riportanti: </w:t>
        </w:r>
      </w:ins>
    </w:p>
    <w:p w14:paraId="79CE4BA1" w14:textId="77777777" w:rsidR="00DD14DA" w:rsidRPr="00C3031A" w:rsidRDefault="00DD14DA">
      <w:pPr>
        <w:pStyle w:val="Paragrafoelenco"/>
        <w:numPr>
          <w:ilvl w:val="0"/>
          <w:numId w:val="510"/>
        </w:numPr>
        <w:spacing w:line="276" w:lineRule="auto"/>
        <w:jc w:val="both"/>
        <w:rPr>
          <w:ins w:id="23032" w:author="Visone Rossana (GSE)" w:date="2025-09-02T11:02:00Z" w16du:dateUtc="2025-09-02T09:02:00Z"/>
          <w:rFonts w:eastAsia="Calibri" w:cstheme="minorHAnsi"/>
          <w:sz w:val="22"/>
          <w:szCs w:val="22"/>
          <w:rPrChange w:id="23033" w:author="Visone Rossana (GSE)" w:date="2025-10-21T12:49:00Z" w16du:dateUtc="2025-10-21T10:49:00Z">
            <w:rPr>
              <w:ins w:id="23034" w:author="Visone Rossana (GSE)" w:date="2025-09-02T11:02:00Z" w16du:dateUtc="2025-09-02T09:02:00Z"/>
              <w:rFonts w:ascii="Calibri" w:eastAsia="Calibri" w:hAnsi="Calibri" w:cs="Calibri"/>
            </w:rPr>
          </w:rPrChange>
        </w:rPr>
        <w:pPrChange w:id="23035" w:author="Visone Rossana (GSE)" w:date="2025-10-21T12:49:00Z" w16du:dateUtc="2025-10-21T10:49:00Z">
          <w:pPr>
            <w:ind w:left="360"/>
            <w:contextualSpacing/>
            <w:jc w:val="both"/>
          </w:pPr>
        </w:pPrChange>
      </w:pPr>
      <w:ins w:id="23036" w:author="Visone Rossana (GSE)" w:date="2025-09-02T11:02:00Z" w16du:dateUtc="2025-09-02T09:02:00Z">
        <w:del w:id="23037" w:author="Visone Rossana (GSE)" w:date="2025-10-21T12:49:00Z" w16du:dateUtc="2025-10-21T10:49:00Z">
          <w:r w:rsidRPr="00C3031A" w:rsidDel="00C3031A">
            <w:rPr>
              <w:rFonts w:eastAsia="Calibri" w:cstheme="minorHAnsi"/>
              <w:sz w:val="22"/>
              <w:szCs w:val="22"/>
              <w:rPrChange w:id="23038" w:author="Visone Rossana (GSE)" w:date="2025-10-21T12:49:00Z" w16du:dateUtc="2025-10-21T10:49:00Z">
                <w:rPr>
                  <w:rFonts w:ascii="Calibri" w:eastAsia="Calibri" w:hAnsi="Calibri" w:cs="Calibri"/>
                </w:rPr>
              </w:rPrChange>
            </w:rPr>
            <w:delText xml:space="preserve">• </w:delText>
          </w:r>
        </w:del>
        <w:r w:rsidRPr="00C3031A">
          <w:rPr>
            <w:rFonts w:eastAsia="Calibri" w:cstheme="minorHAnsi"/>
            <w:sz w:val="22"/>
            <w:szCs w:val="22"/>
            <w:rPrChange w:id="23039" w:author="Visone Rossana (GSE)" w:date="2025-10-21T12:49:00Z" w16du:dateUtc="2025-10-21T10:49:00Z">
              <w:rPr>
                <w:rFonts w:ascii="Calibri" w:eastAsia="Calibri" w:hAnsi="Calibri" w:cs="Calibri"/>
              </w:rPr>
            </w:rPrChange>
          </w:rPr>
          <w:t xml:space="preserve">vista di dettaglio del pannello fotovoltaico installato; </w:t>
        </w:r>
      </w:ins>
    </w:p>
    <w:p w14:paraId="7A384D41" w14:textId="77777777" w:rsidR="00DD14DA" w:rsidRPr="00C3031A" w:rsidRDefault="00DD14DA">
      <w:pPr>
        <w:pStyle w:val="Paragrafoelenco"/>
        <w:numPr>
          <w:ilvl w:val="0"/>
          <w:numId w:val="510"/>
        </w:numPr>
        <w:spacing w:line="276" w:lineRule="auto"/>
        <w:jc w:val="both"/>
        <w:rPr>
          <w:ins w:id="23040" w:author="Visone Rossana (GSE)" w:date="2025-09-02T11:02:00Z" w16du:dateUtc="2025-09-02T09:02:00Z"/>
          <w:rFonts w:eastAsia="Calibri" w:cstheme="minorHAnsi"/>
          <w:sz w:val="22"/>
          <w:szCs w:val="22"/>
          <w:rPrChange w:id="23041" w:author="Visone Rossana (GSE)" w:date="2025-10-21T12:49:00Z" w16du:dateUtc="2025-10-21T10:49:00Z">
            <w:rPr>
              <w:ins w:id="23042" w:author="Visone Rossana (GSE)" w:date="2025-09-02T11:02:00Z" w16du:dateUtc="2025-09-02T09:02:00Z"/>
              <w:rFonts w:ascii="Calibri" w:eastAsia="Calibri" w:hAnsi="Calibri" w:cs="Calibri"/>
            </w:rPr>
          </w:rPrChange>
        </w:rPr>
        <w:pPrChange w:id="23043" w:author="Visone Rossana (GSE)" w:date="2025-10-21T12:49:00Z" w16du:dateUtc="2025-10-21T10:49:00Z">
          <w:pPr>
            <w:ind w:left="360"/>
            <w:contextualSpacing/>
            <w:jc w:val="both"/>
          </w:pPr>
        </w:pPrChange>
      </w:pPr>
      <w:ins w:id="23044" w:author="Visone Rossana (GSE)" w:date="2025-09-02T11:02:00Z" w16du:dateUtc="2025-09-02T09:02:00Z">
        <w:del w:id="23045" w:author="Visone Rossana (GSE)" w:date="2025-10-21T12:49:00Z" w16du:dateUtc="2025-10-21T10:49:00Z">
          <w:r w:rsidRPr="00C3031A" w:rsidDel="00C3031A">
            <w:rPr>
              <w:rFonts w:eastAsia="Calibri" w:cstheme="minorHAnsi"/>
              <w:sz w:val="22"/>
              <w:szCs w:val="22"/>
              <w:rPrChange w:id="23046" w:author="Visone Rossana (GSE)" w:date="2025-10-21T12:49:00Z" w16du:dateUtc="2025-10-21T10:49:00Z">
                <w:rPr>
                  <w:rFonts w:ascii="Calibri" w:eastAsia="Calibri" w:hAnsi="Calibri" w:cs="Calibri"/>
                </w:rPr>
              </w:rPrChange>
            </w:rPr>
            <w:delText xml:space="preserve">• </w:delText>
          </w:r>
        </w:del>
        <w:r w:rsidRPr="00C3031A">
          <w:rPr>
            <w:rFonts w:eastAsia="Calibri" w:cstheme="minorHAnsi"/>
            <w:sz w:val="22"/>
            <w:szCs w:val="22"/>
            <w:rPrChange w:id="23047" w:author="Visone Rossana (GSE)" w:date="2025-10-21T12:49:00Z" w16du:dateUtc="2025-10-21T10:49:00Z">
              <w:rPr>
                <w:rFonts w:ascii="Calibri" w:eastAsia="Calibri" w:hAnsi="Calibri" w:cs="Calibri"/>
              </w:rPr>
            </w:rPrChange>
          </w:rPr>
          <w:t xml:space="preserve">vista di dettaglio della targa dei moduli fotovoltaici installati; </w:t>
        </w:r>
      </w:ins>
    </w:p>
    <w:p w14:paraId="5CF8BADC" w14:textId="77777777" w:rsidR="00DD14DA" w:rsidRPr="00C3031A" w:rsidRDefault="00DD14DA">
      <w:pPr>
        <w:pStyle w:val="Paragrafoelenco"/>
        <w:numPr>
          <w:ilvl w:val="0"/>
          <w:numId w:val="510"/>
        </w:numPr>
        <w:spacing w:line="276" w:lineRule="auto"/>
        <w:jc w:val="both"/>
        <w:rPr>
          <w:ins w:id="23048" w:author="Visone Rossana (GSE)" w:date="2025-09-02T11:02:00Z" w16du:dateUtc="2025-09-02T09:02:00Z"/>
          <w:rFonts w:eastAsia="Calibri" w:cstheme="minorHAnsi"/>
          <w:sz w:val="22"/>
          <w:szCs w:val="22"/>
          <w:rPrChange w:id="23049" w:author="Visone Rossana (GSE)" w:date="2025-10-21T12:49:00Z" w16du:dateUtc="2025-10-21T10:49:00Z">
            <w:rPr>
              <w:ins w:id="23050" w:author="Visone Rossana (GSE)" w:date="2025-09-02T11:02:00Z" w16du:dateUtc="2025-09-02T09:02:00Z"/>
              <w:rFonts w:ascii="Calibri" w:eastAsia="Calibri" w:hAnsi="Calibri" w:cs="Calibri"/>
            </w:rPr>
          </w:rPrChange>
        </w:rPr>
        <w:pPrChange w:id="23051" w:author="Visone Rossana (GSE)" w:date="2025-10-21T12:49:00Z" w16du:dateUtc="2025-10-21T10:49:00Z">
          <w:pPr>
            <w:ind w:left="360"/>
            <w:contextualSpacing/>
            <w:jc w:val="both"/>
          </w:pPr>
        </w:pPrChange>
      </w:pPr>
      <w:ins w:id="23052" w:author="Visone Rossana (GSE)" w:date="2025-09-02T11:02:00Z" w16du:dateUtc="2025-09-02T09:02:00Z">
        <w:del w:id="23053" w:author="Visone Rossana (GSE)" w:date="2025-10-21T12:49:00Z" w16du:dateUtc="2025-10-21T10:49:00Z">
          <w:r w:rsidRPr="00C3031A" w:rsidDel="00C3031A">
            <w:rPr>
              <w:rFonts w:eastAsia="Calibri" w:cstheme="minorHAnsi"/>
              <w:sz w:val="22"/>
              <w:szCs w:val="22"/>
              <w:rPrChange w:id="23054" w:author="Visone Rossana (GSE)" w:date="2025-10-21T12:49:00Z" w16du:dateUtc="2025-10-21T10:49:00Z">
                <w:rPr>
                  <w:rFonts w:ascii="Calibri" w:eastAsia="Calibri" w:hAnsi="Calibri" w:cs="Calibri"/>
                </w:rPr>
              </w:rPrChange>
            </w:rPr>
            <w:delText xml:space="preserve">• </w:delText>
          </w:r>
        </w:del>
        <w:r w:rsidRPr="00C3031A">
          <w:rPr>
            <w:rFonts w:eastAsia="Calibri" w:cstheme="minorHAnsi"/>
            <w:sz w:val="22"/>
            <w:szCs w:val="22"/>
            <w:rPrChange w:id="23055" w:author="Visone Rossana (GSE)" w:date="2025-10-21T12:49:00Z" w16du:dateUtc="2025-10-21T10:49:00Z">
              <w:rPr>
                <w:rFonts w:ascii="Calibri" w:eastAsia="Calibri" w:hAnsi="Calibri" w:cs="Calibri"/>
              </w:rPr>
            </w:rPrChange>
          </w:rPr>
          <w:t xml:space="preserve">vista di dettaglio del sistema di accumulo; </w:t>
        </w:r>
      </w:ins>
    </w:p>
    <w:p w14:paraId="4D257AB0" w14:textId="77777777" w:rsidR="00DD14DA" w:rsidRPr="00C3031A" w:rsidRDefault="00DD14DA">
      <w:pPr>
        <w:pStyle w:val="Paragrafoelenco"/>
        <w:numPr>
          <w:ilvl w:val="0"/>
          <w:numId w:val="510"/>
        </w:numPr>
        <w:spacing w:line="276" w:lineRule="auto"/>
        <w:jc w:val="both"/>
        <w:rPr>
          <w:ins w:id="23056" w:author="Visone Rossana (GSE)" w:date="2025-09-02T11:02:00Z" w16du:dateUtc="2025-09-02T09:02:00Z"/>
          <w:rFonts w:eastAsia="Calibri" w:cstheme="minorHAnsi"/>
          <w:sz w:val="22"/>
          <w:szCs w:val="22"/>
          <w:rPrChange w:id="23057" w:author="Visone Rossana (GSE)" w:date="2025-10-21T12:49:00Z" w16du:dateUtc="2025-10-21T10:49:00Z">
            <w:rPr>
              <w:ins w:id="23058" w:author="Visone Rossana (GSE)" w:date="2025-09-02T11:02:00Z" w16du:dateUtc="2025-09-02T09:02:00Z"/>
              <w:rFonts w:ascii="Calibri" w:eastAsia="Calibri" w:hAnsi="Calibri" w:cs="Calibri"/>
            </w:rPr>
          </w:rPrChange>
        </w:rPr>
        <w:pPrChange w:id="23059" w:author="Visone Rossana (GSE)" w:date="2025-10-21T12:49:00Z" w16du:dateUtc="2025-10-21T10:49:00Z">
          <w:pPr>
            <w:ind w:left="360"/>
            <w:contextualSpacing/>
            <w:jc w:val="both"/>
          </w:pPr>
        </w:pPrChange>
      </w:pPr>
      <w:ins w:id="23060" w:author="Visone Rossana (GSE)" w:date="2025-09-02T11:02:00Z" w16du:dateUtc="2025-09-02T09:02:00Z">
        <w:del w:id="23061" w:author="Visone Rossana (GSE)" w:date="2025-10-21T12:49:00Z" w16du:dateUtc="2025-10-21T10:49:00Z">
          <w:r w:rsidRPr="00C3031A" w:rsidDel="00C3031A">
            <w:rPr>
              <w:rFonts w:eastAsia="Calibri" w:cstheme="minorHAnsi"/>
              <w:sz w:val="22"/>
              <w:szCs w:val="22"/>
              <w:rPrChange w:id="23062" w:author="Visone Rossana (GSE)" w:date="2025-10-21T12:49:00Z" w16du:dateUtc="2025-10-21T10:49:00Z">
                <w:rPr>
                  <w:rFonts w:ascii="Calibri" w:eastAsia="Calibri" w:hAnsi="Calibri" w:cs="Calibri"/>
                </w:rPr>
              </w:rPrChange>
            </w:rPr>
            <w:delText xml:space="preserve">• </w:delText>
          </w:r>
        </w:del>
        <w:r w:rsidRPr="00C3031A">
          <w:rPr>
            <w:rFonts w:eastAsia="Calibri" w:cstheme="minorHAnsi"/>
            <w:sz w:val="22"/>
            <w:szCs w:val="22"/>
            <w:rPrChange w:id="23063" w:author="Visone Rossana (GSE)" w:date="2025-10-21T12:49:00Z" w16du:dateUtc="2025-10-21T10:49:00Z">
              <w:rPr>
                <w:rFonts w:ascii="Calibri" w:eastAsia="Calibri" w:hAnsi="Calibri" w:cs="Calibri"/>
              </w:rPr>
            </w:rPrChange>
          </w:rPr>
          <w:t xml:space="preserve">vista d’insieme del campo fotovoltaico in fase di installazione; </w:t>
        </w:r>
      </w:ins>
    </w:p>
    <w:p w14:paraId="7CB2026A" w14:textId="42E0CD1A" w:rsidR="00DD14DA" w:rsidRDefault="00DD14DA" w:rsidP="00C3031A">
      <w:pPr>
        <w:pStyle w:val="Paragrafoelenco"/>
        <w:numPr>
          <w:ilvl w:val="0"/>
          <w:numId w:val="510"/>
        </w:numPr>
        <w:spacing w:line="276" w:lineRule="auto"/>
        <w:jc w:val="both"/>
        <w:rPr>
          <w:ins w:id="23064" w:author="Visone Rossana (GSE)" w:date="2025-10-21T12:49:00Z" w16du:dateUtc="2025-10-21T10:49:00Z"/>
          <w:rFonts w:eastAsia="Calibri" w:cstheme="minorHAnsi"/>
          <w:sz w:val="22"/>
          <w:szCs w:val="22"/>
        </w:rPr>
      </w:pPr>
      <w:ins w:id="23065" w:author="Visone Rossana (GSE)" w:date="2025-09-02T11:02:00Z" w16du:dateUtc="2025-09-02T09:02:00Z">
        <w:del w:id="23066" w:author="Visone Rossana (GSE)" w:date="2025-09-30T18:12:00Z" w16du:dateUtc="2025-09-30T16:12:00Z">
          <w:r w:rsidRPr="00C3031A" w:rsidDel="00A724AB">
            <w:rPr>
              <w:rFonts w:eastAsia="Calibri" w:cstheme="minorHAnsi"/>
              <w:sz w:val="22"/>
              <w:szCs w:val="22"/>
              <w:rPrChange w:id="23067" w:author="Visone Rossana (GSE)" w:date="2025-10-21T12:49:00Z" w16du:dateUtc="2025-10-21T10:49:00Z">
                <w:rPr>
                  <w:rFonts w:ascii="Calibri" w:eastAsia="Calibri" w:hAnsi="Calibri" w:cs="Calibri"/>
                </w:rPr>
              </w:rPrChange>
            </w:rPr>
            <w:delText>•</w:delText>
          </w:r>
        </w:del>
        <w:r w:rsidRPr="00C3031A">
          <w:rPr>
            <w:rFonts w:eastAsia="Calibri" w:cstheme="minorHAnsi"/>
            <w:sz w:val="22"/>
            <w:szCs w:val="22"/>
            <w:rPrChange w:id="23068" w:author="Visone Rossana (GSE)" w:date="2025-10-21T12:49:00Z" w16du:dateUtc="2025-10-21T10:49:00Z">
              <w:rPr>
                <w:rFonts w:ascii="Calibri" w:eastAsia="Calibri" w:hAnsi="Calibri" w:cs="Calibri"/>
              </w:rPr>
            </w:rPrChange>
          </w:rPr>
          <w:t>vista d’insieme del campo fotovoltaico realizzato</w:t>
        </w:r>
      </w:ins>
      <w:ins w:id="23069" w:author="Visone Rossana (GSE)" w:date="2025-10-21T12:49:00Z" w16du:dateUtc="2025-10-21T10:49:00Z">
        <w:r w:rsidR="00C3031A">
          <w:rPr>
            <w:rFonts w:eastAsia="Calibri" w:cstheme="minorHAnsi"/>
            <w:sz w:val="22"/>
            <w:szCs w:val="22"/>
          </w:rPr>
          <w:t>;</w:t>
        </w:r>
      </w:ins>
      <w:ins w:id="23070" w:author="Visone Rossana (GSE)" w:date="2025-09-02T11:02:00Z" w16du:dateUtc="2025-09-02T09:02:00Z">
        <w:del w:id="23071" w:author="Visone Rossana (GSE)" w:date="2025-10-21T12:49:00Z" w16du:dateUtc="2025-10-21T10:49:00Z">
          <w:r w:rsidRPr="00C3031A" w:rsidDel="00C3031A">
            <w:rPr>
              <w:rFonts w:eastAsia="Calibri" w:cstheme="minorHAnsi"/>
              <w:sz w:val="22"/>
              <w:szCs w:val="22"/>
              <w:rPrChange w:id="23072" w:author="Visone Rossana (GSE)" w:date="2025-10-21T12:49:00Z" w16du:dateUtc="2025-10-21T10:49:00Z">
                <w:rPr>
                  <w:rFonts w:ascii="Calibri" w:eastAsia="Calibri" w:hAnsi="Calibri" w:cs="Calibri"/>
                </w:rPr>
              </w:rPrChange>
            </w:rPr>
            <w:delText xml:space="preserve">. </w:delText>
          </w:r>
        </w:del>
      </w:ins>
    </w:p>
    <w:p w14:paraId="59A8F6F5" w14:textId="7A0DE86E" w:rsidR="00C3031A" w:rsidRPr="00C3031A" w:rsidRDefault="007B4A11">
      <w:pPr>
        <w:pStyle w:val="Paragrafoelenco"/>
        <w:numPr>
          <w:ilvl w:val="0"/>
          <w:numId w:val="510"/>
        </w:numPr>
        <w:spacing w:line="276" w:lineRule="auto"/>
        <w:jc w:val="both"/>
        <w:rPr>
          <w:ins w:id="23073" w:author="Visone Rossana (GSE)" w:date="2025-10-20T18:50:00Z" w16du:dateUtc="2025-10-20T16:50:00Z"/>
          <w:rFonts w:eastAsia="Calibri" w:cstheme="minorHAnsi"/>
          <w:sz w:val="22"/>
          <w:szCs w:val="22"/>
          <w:rPrChange w:id="23074" w:author="Visone Rossana (GSE)" w:date="2025-10-21T12:49:00Z" w16du:dateUtc="2025-10-21T10:49:00Z">
            <w:rPr>
              <w:ins w:id="23075" w:author="Visone Rossana (GSE)" w:date="2025-10-20T18:50:00Z" w16du:dateUtc="2025-10-20T16:50:00Z"/>
            </w:rPr>
          </w:rPrChange>
        </w:rPr>
        <w:pPrChange w:id="23076" w:author="Visone Rossana (GSE)" w:date="2025-10-21T12:49:00Z" w16du:dateUtc="2025-10-21T10:49:00Z">
          <w:pPr>
            <w:ind w:left="568"/>
            <w:jc w:val="both"/>
          </w:pPr>
        </w:pPrChange>
      </w:pPr>
      <w:ins w:id="23077" w:author="Visone Rossana (GSE)" w:date="2025-10-21T12:50:00Z" w16du:dateUtc="2025-10-21T10:50:00Z">
        <w:r>
          <w:rPr>
            <w:rFonts w:eastAsia="Calibri" w:cstheme="minorHAnsi"/>
            <w:sz w:val="22"/>
            <w:szCs w:val="22"/>
          </w:rPr>
          <w:t>documentazione fotografica dell’intervento combinato</w:t>
        </w:r>
      </w:ins>
      <w:ins w:id="23078" w:author="Visone Rossana (GSE)" w:date="2025-10-21T12:52:00Z" w16du:dateUtc="2025-10-21T10:52:00Z">
        <w:r w:rsidR="00A9181F">
          <w:rPr>
            <w:rFonts w:eastAsia="Calibri" w:cstheme="minorHAnsi"/>
            <w:sz w:val="22"/>
            <w:szCs w:val="22"/>
          </w:rPr>
          <w:t xml:space="preserve"> III.A, secondo quanto previsto nel paragrafo 9.10. </w:t>
        </w:r>
      </w:ins>
      <w:ins w:id="23079" w:author="Visone Rossana (GSE)" w:date="2025-10-21T12:51:00Z" w16du:dateUtc="2025-10-21T10:51:00Z">
        <w:r w:rsidR="00520A67">
          <w:rPr>
            <w:rFonts w:eastAsia="Calibri" w:cstheme="minorHAnsi"/>
            <w:sz w:val="22"/>
            <w:szCs w:val="22"/>
          </w:rPr>
          <w:t xml:space="preserve"> </w:t>
        </w:r>
      </w:ins>
    </w:p>
    <w:p w14:paraId="0EBE5A68" w14:textId="138E5552" w:rsidR="00542C56" w:rsidRPr="00A9181F" w:rsidRDefault="00542C56">
      <w:pPr>
        <w:pStyle w:val="Paragrafoelenco"/>
        <w:numPr>
          <w:ilvl w:val="0"/>
          <w:numId w:val="58"/>
        </w:numPr>
        <w:spacing w:line="276" w:lineRule="auto"/>
        <w:jc w:val="both"/>
        <w:rPr>
          <w:ins w:id="23080" w:author="Visone Rossana (GSE)" w:date="2025-10-20T18:49:00Z" w16du:dateUtc="2025-10-20T16:49:00Z"/>
          <w:rFonts w:eastAsia="Calibri" w:cstheme="minorHAnsi"/>
          <w:sz w:val="22"/>
          <w:szCs w:val="22"/>
          <w:rPrChange w:id="23081" w:author="Visone Rossana (GSE)" w:date="2025-10-21T12:52:00Z" w16du:dateUtc="2025-10-21T10:52:00Z">
            <w:rPr>
              <w:ins w:id="23082" w:author="Visone Rossana (GSE)" w:date="2025-10-20T18:49:00Z" w16du:dateUtc="2025-10-20T16:49:00Z"/>
            </w:rPr>
          </w:rPrChange>
        </w:rPr>
        <w:pPrChange w:id="23083" w:author="Visone Rossana (GSE)" w:date="2025-10-20T18:50:00Z" w16du:dateUtc="2025-10-20T16:50:00Z">
          <w:pPr>
            <w:numPr>
              <w:numId w:val="174"/>
            </w:numPr>
            <w:spacing w:after="120" w:line="276" w:lineRule="auto"/>
            <w:ind w:left="720" w:hanging="360"/>
            <w:jc w:val="both"/>
          </w:pPr>
        </w:pPrChange>
      </w:pPr>
      <w:ins w:id="23084" w:author="Visone Rossana (GSE)" w:date="2025-10-20T18:49:00Z" w16du:dateUtc="2025-10-20T16:49:00Z">
        <w:r w:rsidRPr="00A9181F">
          <w:rPr>
            <w:rFonts w:cstheme="minorHAnsi"/>
            <w:sz w:val="22"/>
            <w:szCs w:val="22"/>
            <w:rPrChange w:id="23085" w:author="Visone Rossana (GSE)" w:date="2025-10-21T12:52:00Z" w16du:dateUtc="2025-10-21T10:52:00Z">
              <w:rPr/>
            </w:rPrChange>
          </w:rPr>
          <w:t>per interventi realizzati dalle imprese (</w:t>
        </w:r>
        <w:r w:rsidRPr="00A9181F">
          <w:rPr>
            <w:rFonts w:cstheme="minorHAnsi"/>
            <w:sz w:val="22"/>
            <w:szCs w:val="22"/>
            <w:rPrChange w:id="23086" w:author="Visone Rossana (GSE)" w:date="2025-10-21T12:52:00Z" w16du:dateUtc="2025-10-21T10:52:00Z">
              <w:rPr>
                <w:highlight w:val="cyan"/>
              </w:rPr>
            </w:rPrChange>
          </w:rPr>
          <w:t>ivi inclusi gli ETS economici</w:t>
        </w:r>
        <w:r w:rsidRPr="00A9181F">
          <w:rPr>
            <w:rFonts w:cstheme="minorHAnsi"/>
            <w:sz w:val="22"/>
            <w:szCs w:val="22"/>
            <w:rPrChange w:id="23087" w:author="Visone Rossana (GSE)" w:date="2025-10-21T12:52:00Z" w16du:dateUtc="2025-10-21T10:52:00Z">
              <w:rPr/>
            </w:rPrChange>
          </w:rPr>
          <w:t>) su edifici ricadenti nell’ambito terziario, attestato di prestazione energetica ante operam e post operam (redatto secondo D.Lgs. 192/05 e s.m.i. e disposizioni regionali vigenti ove presenti), ai fini della verifica della riduzione della domanda di energia primaria.</w:t>
        </w:r>
      </w:ins>
    </w:p>
    <w:p w14:paraId="7AFFF6EA" w14:textId="72904A64" w:rsidR="00542C56" w:rsidRPr="00542C56" w:rsidRDefault="00542C56">
      <w:pPr>
        <w:pStyle w:val="Paragrafoelenco"/>
        <w:spacing w:line="276" w:lineRule="auto"/>
        <w:ind w:left="360"/>
        <w:jc w:val="both"/>
        <w:rPr>
          <w:ins w:id="23088" w:author="Visone Rossana (GSE)" w:date="2025-09-02T11:02:00Z" w16du:dateUtc="2025-09-02T09:02:00Z"/>
          <w:rFonts w:eastAsia="Calibri" w:cstheme="minorHAnsi"/>
          <w:sz w:val="22"/>
          <w:szCs w:val="22"/>
          <w:rPrChange w:id="23089" w:author="Visone Rossana (GSE)" w:date="2025-10-20T18:49:00Z" w16du:dateUtc="2025-10-20T16:49:00Z">
            <w:rPr>
              <w:ins w:id="23090" w:author="Visone Rossana (GSE)" w:date="2025-09-02T11:02:00Z" w16du:dateUtc="2025-09-02T09:02:00Z"/>
              <w:rFonts w:ascii="Calibri" w:eastAsia="Calibri" w:hAnsi="Calibri" w:cs="Calibri"/>
            </w:rPr>
          </w:rPrChange>
        </w:rPr>
        <w:pPrChange w:id="23091" w:author="Visone Rossana (GSE)" w:date="2025-10-20T18:50:00Z" w16du:dateUtc="2025-10-20T16:50:00Z">
          <w:pPr>
            <w:ind w:left="568"/>
            <w:jc w:val="both"/>
          </w:pPr>
        </w:pPrChange>
      </w:pPr>
    </w:p>
    <w:p w14:paraId="107E6A87" w14:textId="77777777" w:rsidR="00DD14DA" w:rsidRPr="00357179" w:rsidRDefault="00DD14DA">
      <w:pPr>
        <w:spacing w:before="120" w:after="120" w:line="276" w:lineRule="auto"/>
        <w:jc w:val="both"/>
        <w:rPr>
          <w:ins w:id="23092" w:author="Visone Rossana (GSE)" w:date="2025-09-02T11:02:00Z" w16du:dateUtc="2025-09-02T09:02:00Z"/>
          <w:rFonts w:eastAsia="Calibri" w:cstheme="minorHAnsi"/>
          <w:b/>
          <w:bCs/>
          <w:sz w:val="22"/>
          <w:szCs w:val="22"/>
          <w:u w:val="single"/>
          <w:rPrChange w:id="23093" w:author="Visone Rossana (GSE)" w:date="2025-09-09T14:47:00Z" w16du:dateUtc="2025-09-09T12:47:00Z">
            <w:rPr>
              <w:ins w:id="23094" w:author="Visone Rossana (GSE)" w:date="2025-09-02T11:02:00Z" w16du:dateUtc="2025-09-02T09:02:00Z"/>
              <w:rFonts w:ascii="Calibri" w:eastAsia="Calibri" w:hAnsi="Calibri" w:cs="Arial"/>
              <w:b/>
              <w:bCs/>
              <w:u w:val="single"/>
            </w:rPr>
          </w:rPrChange>
        </w:rPr>
        <w:pPrChange w:id="23095" w:author="Visone Rossana (GSE)" w:date="2025-09-09T14:47:00Z" w16du:dateUtc="2025-09-09T12:47:00Z">
          <w:pPr>
            <w:spacing w:before="120" w:after="120"/>
            <w:jc w:val="both"/>
          </w:pPr>
        </w:pPrChange>
      </w:pPr>
      <w:ins w:id="23096" w:author="Visone Rossana (GSE)" w:date="2025-09-02T11:02:00Z" w16du:dateUtc="2025-09-02T09:02:00Z">
        <w:r w:rsidRPr="00357179">
          <w:rPr>
            <w:rFonts w:eastAsia="Calibri" w:cstheme="minorHAnsi"/>
            <w:b/>
            <w:bCs/>
            <w:sz w:val="22"/>
            <w:szCs w:val="22"/>
            <w:u w:val="single"/>
            <w:rPrChange w:id="23097" w:author="Visone Rossana (GSE)" w:date="2025-09-09T14:47:00Z" w16du:dateUtc="2025-09-09T12:47:00Z">
              <w:rPr>
                <w:rFonts w:ascii="Calibri" w:eastAsia="Calibri" w:hAnsi="Calibri" w:cs="Arial"/>
                <w:b/>
                <w:bCs/>
                <w:u w:val="single"/>
              </w:rPr>
            </w:rPrChange>
          </w:rPr>
          <w:t>Documentazione da conservare a cura del Soggetto Responsabile:</w:t>
        </w:r>
      </w:ins>
    </w:p>
    <w:p w14:paraId="5CC96474" w14:textId="0EBA1B0E" w:rsidR="00DD14DA" w:rsidRPr="00357179" w:rsidRDefault="00DD14DA">
      <w:pPr>
        <w:numPr>
          <w:ilvl w:val="0"/>
          <w:numId w:val="59"/>
        </w:numPr>
        <w:spacing w:line="276" w:lineRule="auto"/>
        <w:contextualSpacing/>
        <w:jc w:val="both"/>
        <w:rPr>
          <w:ins w:id="23098" w:author="Visone Rossana (GSE)" w:date="2025-09-02T11:02:00Z" w16du:dateUtc="2025-09-02T09:02:00Z"/>
          <w:rFonts w:eastAsia="Calibri" w:cstheme="minorBidi"/>
          <w:sz w:val="22"/>
          <w:szCs w:val="22"/>
          <w:rPrChange w:id="23099" w:author="Visone Rossana (GSE)" w:date="2025-09-09T14:47:00Z" w16du:dateUtc="2025-09-09T12:47:00Z">
            <w:rPr>
              <w:ins w:id="23100" w:author="Visone Rossana (GSE)" w:date="2025-09-02T11:02:00Z" w16du:dateUtc="2025-09-02T09:02:00Z"/>
              <w:rFonts w:ascii="Calibri" w:eastAsia="Calibri" w:hAnsi="Calibri" w:cs="Arial"/>
            </w:rPr>
          </w:rPrChange>
        </w:rPr>
        <w:pPrChange w:id="23101" w:author="Visone Rossana (GSE)" w:date="2025-09-09T14:47:00Z" w16du:dateUtc="2025-09-09T12:47:00Z">
          <w:pPr>
            <w:numPr>
              <w:numId w:val="59"/>
            </w:numPr>
            <w:spacing w:line="259" w:lineRule="auto"/>
            <w:ind w:left="720" w:hanging="360"/>
            <w:contextualSpacing/>
            <w:jc w:val="both"/>
          </w:pPr>
        </w:pPrChange>
      </w:pPr>
      <w:ins w:id="23102" w:author="Visone Rossana (GSE)" w:date="2025-09-02T11:02:00Z" w16du:dateUtc="2025-09-02T09:02:00Z">
        <w:r w:rsidRPr="2965A0DB">
          <w:rPr>
            <w:rFonts w:eastAsia="Calibri" w:cstheme="minorBidi"/>
            <w:sz w:val="22"/>
            <w:szCs w:val="22"/>
            <w:rPrChange w:id="23103" w:author="Visone Rossana (GSE)" w:date="2025-09-09T14:47:00Z" w16du:dateUtc="2025-09-09T12:47:00Z">
              <w:rPr>
                <w:rFonts w:ascii="Calibri" w:eastAsia="Calibri" w:hAnsi="Calibri" w:cs="Arial"/>
              </w:rPr>
            </w:rPrChange>
          </w:rPr>
          <w:t>Verbali di attivazione della connessione e di installazione/intervento sui contatori dell’energia prodotta e immessa in rete: verbale di attivazione della connessione redatto dal Gestore di Rete ai sensi di quanto disposto dal TICA (art. 10.10</w:t>
        </w:r>
      </w:ins>
      <w:ins w:id="23104" w:author="Visone Rossana (GSE)" w:date="2025-10-20T18:58:00Z" w16du:dateUtc="2025-10-20T16:58:00Z">
        <w:r w:rsidR="007C6071">
          <w:rPr>
            <w:rFonts w:eastAsia="Calibri" w:cstheme="minorBidi"/>
            <w:sz w:val="22"/>
            <w:szCs w:val="22"/>
          </w:rPr>
          <w:t xml:space="preserve"> </w:t>
        </w:r>
      </w:ins>
      <w:ins w:id="23105" w:author="Visone Rossana (GSE)" w:date="2025-09-02T11:02:00Z" w16du:dateUtc="2025-09-02T09:02:00Z">
        <w:r w:rsidRPr="2965A0DB">
          <w:rPr>
            <w:rFonts w:eastAsia="Calibri" w:cstheme="minorBidi"/>
            <w:sz w:val="22"/>
            <w:szCs w:val="22"/>
            <w:rPrChange w:id="23106" w:author="Visone Rossana (GSE)" w:date="2025-09-09T14:47:00Z" w16du:dateUtc="2025-09-09T12:47:00Z">
              <w:rPr>
                <w:rFonts w:ascii="Calibri" w:eastAsia="Calibri" w:hAnsi="Calibri" w:cs="Arial"/>
              </w:rPr>
            </w:rPrChange>
          </w:rPr>
          <w:t>bis per connessione in BT e MT), verbale di installazione/intervento sui contatori dell’energia prodotta e immessa in rete;</w:t>
        </w:r>
      </w:ins>
    </w:p>
    <w:p w14:paraId="1F47A3E6" w14:textId="1DC966AB" w:rsidR="00DD14DA" w:rsidRPr="00357179" w:rsidRDefault="00DD14DA">
      <w:pPr>
        <w:numPr>
          <w:ilvl w:val="0"/>
          <w:numId w:val="59"/>
        </w:numPr>
        <w:spacing w:line="276" w:lineRule="auto"/>
        <w:contextualSpacing/>
        <w:jc w:val="both"/>
        <w:rPr>
          <w:ins w:id="23107" w:author="Visone Rossana (GSE)" w:date="2025-09-02T11:02:00Z" w16du:dateUtc="2025-09-02T09:02:00Z"/>
          <w:rFonts w:eastAsia="Calibri" w:cstheme="minorBidi"/>
          <w:sz w:val="22"/>
          <w:szCs w:val="22"/>
          <w:rPrChange w:id="23108" w:author="Visone Rossana (GSE)" w:date="2025-09-09T14:47:00Z" w16du:dateUtc="2025-09-09T12:47:00Z">
            <w:rPr>
              <w:ins w:id="23109" w:author="Visone Rossana (GSE)" w:date="2025-09-02T11:02:00Z" w16du:dateUtc="2025-09-02T09:02:00Z"/>
              <w:rFonts w:ascii="Calibri" w:eastAsia="Calibri" w:hAnsi="Calibri" w:cs="Arial"/>
            </w:rPr>
          </w:rPrChange>
        </w:rPr>
        <w:pPrChange w:id="23110" w:author="Visone Rossana (GSE)" w:date="2025-09-09T14:47:00Z" w16du:dateUtc="2025-09-09T12:47:00Z">
          <w:pPr>
            <w:numPr>
              <w:numId w:val="59"/>
            </w:numPr>
            <w:spacing w:line="259" w:lineRule="auto"/>
            <w:ind w:left="720" w:hanging="360"/>
            <w:contextualSpacing/>
            <w:jc w:val="both"/>
          </w:pPr>
        </w:pPrChange>
      </w:pPr>
      <w:ins w:id="23111" w:author="Visone Rossana (GSE)" w:date="2025-09-02T11:02:00Z" w16du:dateUtc="2025-09-02T09:02:00Z">
        <w:r w:rsidRPr="2965A0DB">
          <w:rPr>
            <w:rFonts w:eastAsia="Calibri" w:cstheme="minorBidi"/>
            <w:sz w:val="22"/>
            <w:szCs w:val="22"/>
            <w:rPrChange w:id="23112" w:author="Visone Rossana (GSE)" w:date="2025-09-09T14:47:00Z" w16du:dateUtc="2025-09-09T12:47:00Z">
              <w:rPr>
                <w:rFonts w:ascii="Calibri" w:eastAsia="Calibri" w:hAnsi="Calibri" w:cs="Arial"/>
              </w:rPr>
            </w:rPrChange>
          </w:rPr>
          <w:lastRenderedPageBreak/>
          <w:t>Schede tecniche del/i modulo/i fotovoltaico/i: corrispondente alla scheda rilasciata dal fabbricante del/dei modulo/i utilizzato/i per la realizzazione dell’impianto, recante le principali caratteristiche tecniche dell’apparecchiatura;</w:t>
        </w:r>
      </w:ins>
    </w:p>
    <w:p w14:paraId="1A027DE8" w14:textId="77777777" w:rsidR="00DD14DA" w:rsidRPr="00357179" w:rsidRDefault="00DD14DA">
      <w:pPr>
        <w:numPr>
          <w:ilvl w:val="0"/>
          <w:numId w:val="59"/>
        </w:numPr>
        <w:spacing w:line="276" w:lineRule="auto"/>
        <w:contextualSpacing/>
        <w:jc w:val="both"/>
        <w:rPr>
          <w:ins w:id="23113" w:author="Visone Rossana (GSE)" w:date="2025-09-02T11:02:00Z" w16du:dateUtc="2025-09-02T09:02:00Z"/>
          <w:rFonts w:eastAsia="Calibri" w:cstheme="minorHAnsi"/>
          <w:sz w:val="22"/>
          <w:szCs w:val="22"/>
          <w:rPrChange w:id="23114" w:author="Visone Rossana (GSE)" w:date="2025-09-09T14:47:00Z" w16du:dateUtc="2025-09-09T12:47:00Z">
            <w:rPr>
              <w:ins w:id="23115" w:author="Visone Rossana (GSE)" w:date="2025-09-02T11:02:00Z" w16du:dateUtc="2025-09-02T09:02:00Z"/>
              <w:rFonts w:ascii="Calibri" w:eastAsia="Calibri" w:hAnsi="Calibri" w:cs="Arial"/>
            </w:rPr>
          </w:rPrChange>
        </w:rPr>
        <w:pPrChange w:id="23116" w:author="Visone Rossana (GSE)" w:date="2025-09-09T14:47:00Z" w16du:dateUtc="2025-09-09T12:47:00Z">
          <w:pPr>
            <w:numPr>
              <w:numId w:val="59"/>
            </w:numPr>
            <w:spacing w:line="259" w:lineRule="auto"/>
            <w:ind w:left="720" w:hanging="360"/>
            <w:contextualSpacing/>
            <w:jc w:val="both"/>
          </w:pPr>
        </w:pPrChange>
      </w:pPr>
      <w:ins w:id="23117" w:author="Visone Rossana (GSE)" w:date="2025-09-02T11:02:00Z" w16du:dateUtc="2025-09-02T09:02:00Z">
        <w:r w:rsidRPr="00357179">
          <w:rPr>
            <w:rFonts w:eastAsia="Calibri" w:cstheme="minorHAnsi"/>
            <w:sz w:val="22"/>
            <w:szCs w:val="22"/>
            <w:rPrChange w:id="23118" w:author="Visone Rossana (GSE)" w:date="2025-09-09T14:47:00Z" w16du:dateUtc="2025-09-09T12:47:00Z">
              <w:rPr>
                <w:rFonts w:ascii="Calibri" w:eastAsia="Calibri" w:hAnsi="Calibri" w:cs="Arial"/>
              </w:rPr>
            </w:rPrChange>
          </w:rPr>
          <w:t>Scheda tecnica del sistema di accumulo;</w:t>
        </w:r>
      </w:ins>
    </w:p>
    <w:p w14:paraId="6CA4E58D" w14:textId="77777777" w:rsidR="00DD14DA" w:rsidRPr="00357179" w:rsidRDefault="00DD14DA">
      <w:pPr>
        <w:numPr>
          <w:ilvl w:val="0"/>
          <w:numId w:val="59"/>
        </w:numPr>
        <w:spacing w:line="276" w:lineRule="auto"/>
        <w:ind w:left="714" w:hanging="357"/>
        <w:contextualSpacing/>
        <w:rPr>
          <w:ins w:id="23119" w:author="Visone Rossana (GSE)" w:date="2025-09-02T11:02:00Z" w16du:dateUtc="2025-09-02T09:02:00Z"/>
          <w:rFonts w:eastAsia="Calibri" w:cstheme="minorHAnsi"/>
          <w:sz w:val="22"/>
          <w:szCs w:val="22"/>
          <w:rPrChange w:id="23120" w:author="Visone Rossana (GSE)" w:date="2025-09-09T14:47:00Z" w16du:dateUtc="2025-09-09T12:47:00Z">
            <w:rPr>
              <w:ins w:id="23121" w:author="Visone Rossana (GSE)" w:date="2025-09-02T11:02:00Z" w16du:dateUtc="2025-09-02T09:02:00Z"/>
              <w:rFonts w:ascii="Calibri" w:eastAsia="Calibri" w:hAnsi="Calibri" w:cs="Arial"/>
            </w:rPr>
          </w:rPrChange>
        </w:rPr>
        <w:pPrChange w:id="23122" w:author="Visone Rossana (GSE)" w:date="2025-09-09T14:47:00Z" w16du:dateUtc="2025-09-09T12:47:00Z">
          <w:pPr>
            <w:numPr>
              <w:numId w:val="59"/>
            </w:numPr>
            <w:spacing w:line="259" w:lineRule="auto"/>
            <w:ind w:left="714" w:hanging="357"/>
            <w:contextualSpacing/>
          </w:pPr>
        </w:pPrChange>
      </w:pPr>
      <w:ins w:id="23123" w:author="Visone Rossana (GSE)" w:date="2025-09-02T11:02:00Z" w16du:dateUtc="2025-09-02T09:02:00Z">
        <w:r w:rsidRPr="00357179">
          <w:rPr>
            <w:rFonts w:eastAsia="Calibri" w:cstheme="minorHAnsi"/>
            <w:sz w:val="22"/>
            <w:szCs w:val="22"/>
            <w:rPrChange w:id="23124" w:author="Visone Rossana (GSE)" w:date="2025-09-09T14:47:00Z" w16du:dateUtc="2025-09-09T12:47:00Z">
              <w:rPr>
                <w:rFonts w:ascii="Calibri" w:eastAsia="Calibri" w:hAnsi="Calibri" w:cs="Arial"/>
              </w:rPr>
            </w:rPrChange>
          </w:rPr>
          <w:t>libretto di centrale/d’impianto, come previsto da legislazione vigente;</w:t>
        </w:r>
      </w:ins>
    </w:p>
    <w:p w14:paraId="0D073BE0" w14:textId="77777777" w:rsidR="00DD14DA" w:rsidRPr="00357179" w:rsidRDefault="00DD14DA">
      <w:pPr>
        <w:numPr>
          <w:ilvl w:val="0"/>
          <w:numId w:val="59"/>
        </w:numPr>
        <w:spacing w:line="276" w:lineRule="auto"/>
        <w:ind w:left="714" w:hanging="357"/>
        <w:jc w:val="both"/>
        <w:rPr>
          <w:ins w:id="23125" w:author="Visone Rossana (GSE)" w:date="2025-09-02T11:02:00Z" w16du:dateUtc="2025-09-02T09:02:00Z"/>
          <w:rFonts w:eastAsia="Calibri" w:cstheme="minorHAnsi"/>
          <w:sz w:val="22"/>
          <w:szCs w:val="22"/>
          <w:rPrChange w:id="23126" w:author="Visone Rossana (GSE)" w:date="2025-09-09T14:47:00Z" w16du:dateUtc="2025-09-09T12:47:00Z">
            <w:rPr>
              <w:ins w:id="23127" w:author="Visone Rossana (GSE)" w:date="2025-09-02T11:02:00Z" w16du:dateUtc="2025-09-02T09:02:00Z"/>
              <w:rFonts w:ascii="Calibri" w:eastAsia="Calibri" w:hAnsi="Calibri" w:cs="Calibri"/>
            </w:rPr>
          </w:rPrChange>
        </w:rPr>
        <w:pPrChange w:id="23128" w:author="Visone Rossana (GSE)" w:date="2025-09-09T14:47:00Z" w16du:dateUtc="2025-09-09T12:47:00Z">
          <w:pPr>
            <w:numPr>
              <w:numId w:val="59"/>
            </w:numPr>
            <w:spacing w:line="259" w:lineRule="auto"/>
            <w:ind w:left="714" w:hanging="357"/>
            <w:jc w:val="both"/>
          </w:pPr>
        </w:pPrChange>
      </w:pPr>
      <w:ins w:id="23129" w:author="Visone Rossana (GSE)" w:date="2025-09-02T11:02:00Z" w16du:dateUtc="2025-09-02T09:02:00Z">
        <w:r w:rsidRPr="00357179">
          <w:rPr>
            <w:rFonts w:eastAsia="Calibri" w:cstheme="minorHAnsi"/>
            <w:sz w:val="22"/>
            <w:szCs w:val="22"/>
            <w:rPrChange w:id="23130" w:author="Visone Rossana (GSE)" w:date="2025-09-09T14:47:00Z" w16du:dateUtc="2025-09-09T12:47:00Z">
              <w:rPr>
                <w:rFonts w:ascii="Calibri" w:eastAsia="Calibri" w:hAnsi="Calibri" w:cs="Calibri"/>
              </w:rPr>
            </w:rPrChange>
          </w:rPr>
          <w:t>certificato di garanzia dei moduli fotovoltaici, degli inverter, degli accessori e dei componenti elettrici ed elettronici;</w:t>
        </w:r>
      </w:ins>
    </w:p>
    <w:p w14:paraId="6990B858" w14:textId="77777777" w:rsidR="00DD14DA" w:rsidRPr="00357179" w:rsidRDefault="00DD14DA">
      <w:pPr>
        <w:numPr>
          <w:ilvl w:val="0"/>
          <w:numId w:val="59"/>
        </w:numPr>
        <w:spacing w:line="276" w:lineRule="auto"/>
        <w:ind w:left="714" w:hanging="357"/>
        <w:jc w:val="both"/>
        <w:rPr>
          <w:ins w:id="23131" w:author="Visone Rossana (GSE)" w:date="2025-09-02T11:02:00Z" w16du:dateUtc="2025-09-02T09:02:00Z"/>
          <w:rFonts w:eastAsia="Calibri" w:cstheme="minorHAnsi"/>
          <w:sz w:val="22"/>
          <w:szCs w:val="22"/>
          <w:rPrChange w:id="23132" w:author="Visone Rossana (GSE)" w:date="2025-09-09T14:47:00Z" w16du:dateUtc="2025-09-09T12:47:00Z">
            <w:rPr>
              <w:ins w:id="23133" w:author="Visone Rossana (GSE)" w:date="2025-09-02T11:02:00Z" w16du:dateUtc="2025-09-02T09:02:00Z"/>
              <w:rFonts w:ascii="Calibri" w:eastAsia="Calibri" w:hAnsi="Calibri" w:cs="Calibri"/>
            </w:rPr>
          </w:rPrChange>
        </w:rPr>
        <w:pPrChange w:id="23134" w:author="Visone Rossana (GSE)" w:date="2025-09-09T14:47:00Z" w16du:dateUtc="2025-09-09T12:47:00Z">
          <w:pPr>
            <w:numPr>
              <w:numId w:val="59"/>
            </w:numPr>
            <w:spacing w:line="259" w:lineRule="auto"/>
            <w:ind w:left="714" w:hanging="357"/>
            <w:jc w:val="both"/>
          </w:pPr>
        </w:pPrChange>
      </w:pPr>
      <w:ins w:id="23135" w:author="Visone Rossana (GSE)" w:date="2025-09-02T11:02:00Z" w16du:dateUtc="2025-09-02T09:02:00Z">
        <w:r w:rsidRPr="00357179">
          <w:rPr>
            <w:rFonts w:eastAsia="Calibri" w:cstheme="minorHAnsi"/>
            <w:sz w:val="22"/>
            <w:szCs w:val="22"/>
            <w:rPrChange w:id="23136" w:author="Visone Rossana (GSE)" w:date="2025-09-09T14:47:00Z" w16du:dateUtc="2025-09-09T12:47:00Z">
              <w:rPr>
                <w:rFonts w:ascii="Calibri" w:eastAsia="Calibri" w:hAnsi="Calibri" w:cs="Calibri"/>
              </w:rPr>
            </w:rPrChange>
          </w:rPr>
          <w:t>nel caso di impianto fino a 20 kW, relazione tecnica di progetto,</w:t>
        </w:r>
        <w:r w:rsidRPr="00357179">
          <w:rPr>
            <w:rFonts w:eastAsia="Calibri" w:cstheme="minorHAnsi"/>
            <w:color w:val="0000FF"/>
            <w:sz w:val="22"/>
            <w:szCs w:val="22"/>
            <w:rPrChange w:id="23137" w:author="Visone Rossana (GSE)" w:date="2025-09-09T14:47:00Z" w16du:dateUtc="2025-09-09T12:47:00Z">
              <w:rPr>
                <w:rFonts w:ascii="Calibri" w:eastAsia="Calibri" w:hAnsi="Calibri" w:cs="Calibri"/>
                <w:color w:val="0000FF"/>
              </w:rPr>
            </w:rPrChange>
          </w:rPr>
          <w:t xml:space="preserve"> </w:t>
        </w:r>
        <w:r w:rsidRPr="00357179">
          <w:rPr>
            <w:rFonts w:eastAsia="Calibri" w:cstheme="minorHAnsi"/>
            <w:sz w:val="22"/>
            <w:szCs w:val="22"/>
            <w:rPrChange w:id="23138" w:author="Visone Rossana (GSE)" w:date="2025-09-09T14:47:00Z" w16du:dateUtc="2025-09-09T12:47:00Z">
              <w:rPr>
                <w:rFonts w:ascii="Calibri" w:eastAsia="Calibri" w:hAnsi="Calibri" w:cs="Calibri"/>
              </w:rPr>
            </w:rPrChange>
          </w:rPr>
          <w:t>timbrata e firmata dal progettista, corredata degli schemi funzionali;</w:t>
        </w:r>
      </w:ins>
    </w:p>
    <w:p w14:paraId="6FFCFC1B" w14:textId="77777777" w:rsidR="00DD14DA" w:rsidRPr="00357179" w:rsidRDefault="00DD14DA">
      <w:pPr>
        <w:numPr>
          <w:ilvl w:val="0"/>
          <w:numId w:val="59"/>
        </w:numPr>
        <w:spacing w:line="276" w:lineRule="auto"/>
        <w:ind w:left="714" w:hanging="357"/>
        <w:jc w:val="both"/>
        <w:rPr>
          <w:ins w:id="23139" w:author="Visone Rossana (GSE)" w:date="2025-09-02T11:02:00Z" w16du:dateUtc="2025-09-02T09:02:00Z"/>
          <w:rFonts w:eastAsia="Calibri" w:cstheme="minorHAnsi"/>
          <w:sz w:val="22"/>
          <w:szCs w:val="22"/>
          <w:rPrChange w:id="23140" w:author="Visone Rossana (GSE)" w:date="2025-09-09T14:47:00Z" w16du:dateUtc="2025-09-09T12:47:00Z">
            <w:rPr>
              <w:ins w:id="23141" w:author="Visone Rossana (GSE)" w:date="2025-09-02T11:02:00Z" w16du:dateUtc="2025-09-02T09:02:00Z"/>
              <w:rFonts w:ascii="Calibri" w:eastAsia="Calibri" w:hAnsi="Calibri" w:cs="Calibri"/>
            </w:rPr>
          </w:rPrChange>
        </w:rPr>
        <w:pPrChange w:id="23142" w:author="Visone Rossana (GSE)" w:date="2025-09-09T14:47:00Z" w16du:dateUtc="2025-09-09T12:47:00Z">
          <w:pPr>
            <w:numPr>
              <w:numId w:val="59"/>
            </w:numPr>
            <w:spacing w:line="259" w:lineRule="auto"/>
            <w:ind w:left="714" w:hanging="357"/>
            <w:jc w:val="both"/>
          </w:pPr>
        </w:pPrChange>
      </w:pPr>
      <w:ins w:id="23143" w:author="Visone Rossana (GSE)" w:date="2025-09-02T11:02:00Z" w16du:dateUtc="2025-09-02T09:02:00Z">
        <w:r w:rsidRPr="00357179">
          <w:rPr>
            <w:rFonts w:eastAsia="Calibri" w:cstheme="minorHAnsi"/>
            <w:sz w:val="22"/>
            <w:szCs w:val="22"/>
            <w:rPrChange w:id="23144" w:author="Visone Rossana (GSE)" w:date="2025-09-09T14:47:00Z" w16du:dateUtc="2025-09-09T12:47:00Z">
              <w:rPr>
                <w:rFonts w:ascii="Calibri" w:eastAsia="Calibri" w:hAnsi="Calibri" w:cs="Calibri"/>
              </w:rPr>
            </w:rPrChange>
          </w:rPr>
          <w:t>pertinente titolo autorizzativo e/o abilitativo, ove previsto dalla vigente legislazione/normativa nazionale e locale;</w:t>
        </w:r>
      </w:ins>
    </w:p>
    <w:p w14:paraId="5760867A" w14:textId="77777777" w:rsidR="00DD14DA" w:rsidRPr="00357179" w:rsidRDefault="00DD14DA">
      <w:pPr>
        <w:numPr>
          <w:ilvl w:val="0"/>
          <w:numId w:val="59"/>
        </w:numPr>
        <w:spacing w:line="276" w:lineRule="auto"/>
        <w:ind w:left="714" w:hanging="357"/>
        <w:contextualSpacing/>
        <w:jc w:val="both"/>
        <w:rPr>
          <w:ins w:id="23145" w:author="Visone Rossana (GSE)" w:date="2025-09-02T11:02:00Z" w16du:dateUtc="2025-09-02T09:02:00Z"/>
          <w:rFonts w:eastAsia="Calibri" w:cstheme="minorHAnsi"/>
          <w:sz w:val="22"/>
          <w:szCs w:val="22"/>
          <w:rPrChange w:id="23146" w:author="Visone Rossana (GSE)" w:date="2025-09-09T14:47:00Z" w16du:dateUtc="2025-09-09T12:47:00Z">
            <w:rPr>
              <w:ins w:id="23147" w:author="Visone Rossana (GSE)" w:date="2025-09-02T11:02:00Z" w16du:dateUtc="2025-09-02T09:02:00Z"/>
              <w:rFonts w:ascii="Calibri" w:eastAsia="Calibri" w:hAnsi="Calibri" w:cs="Arial"/>
            </w:rPr>
          </w:rPrChange>
        </w:rPr>
        <w:pPrChange w:id="23148" w:author="Visone Rossana (GSE)" w:date="2025-09-09T14:47:00Z" w16du:dateUtc="2025-09-09T12:47:00Z">
          <w:pPr>
            <w:numPr>
              <w:numId w:val="59"/>
            </w:numPr>
            <w:spacing w:line="259" w:lineRule="auto"/>
            <w:ind w:left="714" w:hanging="357"/>
            <w:contextualSpacing/>
            <w:jc w:val="both"/>
          </w:pPr>
        </w:pPrChange>
      </w:pPr>
      <w:ins w:id="23149" w:author="Visone Rossana (GSE)" w:date="2025-09-02T11:02:00Z" w16du:dateUtc="2025-09-02T09:02:00Z">
        <w:r w:rsidRPr="00357179">
          <w:rPr>
            <w:rFonts w:eastAsia="Calibri" w:cstheme="minorHAnsi"/>
            <w:sz w:val="22"/>
            <w:szCs w:val="22"/>
            <w:rPrChange w:id="23150" w:author="Visone Rossana (GSE)" w:date="2025-09-09T14:47:00Z" w16du:dateUtc="2025-09-09T12:47:00Z">
              <w:rPr>
                <w:rFonts w:ascii="Calibri" w:eastAsia="Calibri" w:hAnsi="Calibri" w:cs="Arial"/>
              </w:rPr>
            </w:rPrChange>
          </w:rPr>
          <w:t xml:space="preserve">dichiarazione di conformità dell’impianto, ove prevista, ai sensi del DM 37/08, redatta da un installatore o dalla ditta esecutrice dell’impianto avente i requisiti professionali di cui all’art. 15 del D.Lgs. 28/11; </w:t>
        </w:r>
      </w:ins>
    </w:p>
    <w:p w14:paraId="2D13DB1A" w14:textId="77777777" w:rsidR="00DD14DA" w:rsidRDefault="00DD14DA">
      <w:pPr>
        <w:numPr>
          <w:ilvl w:val="0"/>
          <w:numId w:val="59"/>
        </w:numPr>
        <w:spacing w:line="276" w:lineRule="auto"/>
        <w:ind w:left="714" w:hanging="357"/>
        <w:contextualSpacing/>
        <w:jc w:val="both"/>
        <w:rPr>
          <w:ins w:id="23151" w:author="Visone Rossana (GSE)" w:date="2025-10-21T18:45:00Z" w16du:dateUtc="2025-10-21T16:45:00Z"/>
          <w:rFonts w:eastAsia="Calibri" w:cstheme="minorHAnsi"/>
          <w:sz w:val="22"/>
          <w:szCs w:val="22"/>
        </w:rPr>
      </w:pPr>
      <w:ins w:id="23152" w:author="Visone Rossana (GSE)" w:date="2025-09-02T11:02:00Z" w16du:dateUtc="2025-09-02T09:02:00Z">
        <w:r w:rsidRPr="00357179">
          <w:rPr>
            <w:rFonts w:eastAsia="Calibri" w:cstheme="minorHAnsi"/>
            <w:sz w:val="22"/>
            <w:szCs w:val="22"/>
            <w:rPrChange w:id="23153" w:author="Visone Rossana (GSE)" w:date="2025-09-09T14:47:00Z" w16du:dateUtc="2025-09-09T12:47:00Z">
              <w:rPr>
                <w:rFonts w:ascii="Calibri" w:eastAsia="Calibri" w:hAnsi="Calibri" w:cs="Calibri"/>
              </w:rPr>
            </w:rPrChange>
          </w:rPr>
          <w:t>certificato di collaudo dell’impianto.</w:t>
        </w:r>
      </w:ins>
    </w:p>
    <w:p w14:paraId="7D69A8F6" w14:textId="77777777" w:rsidR="00C34F30" w:rsidRDefault="00C34F30" w:rsidP="00C34F30">
      <w:pPr>
        <w:spacing w:line="276" w:lineRule="auto"/>
        <w:ind w:left="714"/>
        <w:contextualSpacing/>
        <w:jc w:val="both"/>
        <w:rPr>
          <w:ins w:id="23154" w:author="Visone Rossana (GSE)" w:date="2025-10-21T18:45:00Z" w16du:dateUtc="2025-10-21T16:45:00Z"/>
          <w:rFonts w:eastAsia="Calibri" w:cstheme="minorHAnsi"/>
          <w:sz w:val="22"/>
          <w:szCs w:val="22"/>
        </w:rPr>
      </w:pPr>
    </w:p>
    <w:p w14:paraId="5A819308" w14:textId="77777777" w:rsidR="00C34F30" w:rsidRDefault="00C34F30" w:rsidP="00C34F30">
      <w:pPr>
        <w:spacing w:line="276" w:lineRule="auto"/>
        <w:ind w:left="714"/>
        <w:contextualSpacing/>
        <w:jc w:val="both"/>
        <w:rPr>
          <w:ins w:id="23155" w:author="Visone Rossana (GSE)" w:date="2025-10-21T18:45:00Z" w16du:dateUtc="2025-10-21T16:45:00Z"/>
          <w:rFonts w:eastAsia="Calibri" w:cstheme="minorHAnsi"/>
          <w:sz w:val="22"/>
          <w:szCs w:val="22"/>
        </w:rPr>
      </w:pPr>
    </w:p>
    <w:p w14:paraId="2DAEF7CD" w14:textId="77777777" w:rsidR="009F6B73" w:rsidRDefault="009F6B73" w:rsidP="00C34F30">
      <w:pPr>
        <w:spacing w:line="276" w:lineRule="auto"/>
        <w:ind w:left="714"/>
        <w:contextualSpacing/>
        <w:jc w:val="both"/>
        <w:rPr>
          <w:ins w:id="23156" w:author="Visone Rossana (GSE)" w:date="2025-10-23T14:42:00Z" w16du:dateUtc="2025-10-23T12:42:00Z"/>
          <w:rFonts w:eastAsia="Calibri" w:cstheme="minorHAnsi"/>
          <w:sz w:val="22"/>
          <w:szCs w:val="22"/>
        </w:rPr>
      </w:pPr>
    </w:p>
    <w:p w14:paraId="443CF447" w14:textId="77777777" w:rsidR="009F6B73" w:rsidRDefault="009F6B73" w:rsidP="00C34F30">
      <w:pPr>
        <w:spacing w:line="276" w:lineRule="auto"/>
        <w:ind w:left="714"/>
        <w:contextualSpacing/>
        <w:jc w:val="both"/>
        <w:rPr>
          <w:ins w:id="23157" w:author="Visone Rossana (GSE)" w:date="2025-10-23T14:42:00Z" w16du:dateUtc="2025-10-23T12:42:00Z"/>
          <w:rFonts w:eastAsia="Calibri" w:cstheme="minorHAnsi"/>
          <w:sz w:val="22"/>
          <w:szCs w:val="22"/>
        </w:rPr>
      </w:pPr>
    </w:p>
    <w:p w14:paraId="1193DA7F" w14:textId="77777777" w:rsidR="009F6B73" w:rsidRDefault="009F6B73" w:rsidP="00C34F30">
      <w:pPr>
        <w:spacing w:line="276" w:lineRule="auto"/>
        <w:ind w:left="714"/>
        <w:contextualSpacing/>
        <w:jc w:val="both"/>
        <w:rPr>
          <w:ins w:id="23158" w:author="Visone Rossana (GSE)" w:date="2025-10-23T14:42:00Z" w16du:dateUtc="2025-10-23T12:42:00Z"/>
          <w:rFonts w:eastAsia="Calibri" w:cstheme="minorHAnsi"/>
          <w:sz w:val="22"/>
          <w:szCs w:val="22"/>
        </w:rPr>
      </w:pPr>
    </w:p>
    <w:p w14:paraId="498ECE03" w14:textId="77777777" w:rsidR="009F6B73" w:rsidRDefault="009F6B73" w:rsidP="00C34F30">
      <w:pPr>
        <w:spacing w:line="276" w:lineRule="auto"/>
        <w:ind w:left="714"/>
        <w:contextualSpacing/>
        <w:jc w:val="both"/>
        <w:rPr>
          <w:ins w:id="23159" w:author="Visone Rossana (GSE)" w:date="2025-10-23T14:42:00Z" w16du:dateUtc="2025-10-23T12:42:00Z"/>
          <w:rFonts w:eastAsia="Calibri" w:cstheme="minorHAnsi"/>
          <w:sz w:val="22"/>
          <w:szCs w:val="22"/>
        </w:rPr>
      </w:pPr>
    </w:p>
    <w:p w14:paraId="4B7CBF5F" w14:textId="77777777" w:rsidR="009F6B73" w:rsidRDefault="009F6B73" w:rsidP="00C34F30">
      <w:pPr>
        <w:spacing w:line="276" w:lineRule="auto"/>
        <w:ind w:left="714"/>
        <w:contextualSpacing/>
        <w:jc w:val="both"/>
        <w:rPr>
          <w:ins w:id="23160" w:author="Visone Rossana (GSE)" w:date="2025-10-23T14:42:00Z" w16du:dateUtc="2025-10-23T12:42:00Z"/>
          <w:rFonts w:eastAsia="Calibri" w:cstheme="minorHAnsi"/>
          <w:sz w:val="22"/>
          <w:szCs w:val="22"/>
        </w:rPr>
      </w:pPr>
    </w:p>
    <w:p w14:paraId="58A2FDEF" w14:textId="77777777" w:rsidR="009F6B73" w:rsidRDefault="009F6B73" w:rsidP="00C34F30">
      <w:pPr>
        <w:spacing w:line="276" w:lineRule="auto"/>
        <w:ind w:left="714"/>
        <w:contextualSpacing/>
        <w:jc w:val="both"/>
        <w:rPr>
          <w:ins w:id="23161" w:author="Visone Rossana (GSE)" w:date="2025-10-23T14:42:00Z" w16du:dateUtc="2025-10-23T12:42:00Z"/>
          <w:rFonts w:eastAsia="Calibri" w:cstheme="minorHAnsi"/>
          <w:sz w:val="22"/>
          <w:szCs w:val="22"/>
        </w:rPr>
      </w:pPr>
    </w:p>
    <w:p w14:paraId="678F12DF" w14:textId="77777777" w:rsidR="009F6B73" w:rsidRDefault="009F6B73" w:rsidP="00C34F30">
      <w:pPr>
        <w:spacing w:line="276" w:lineRule="auto"/>
        <w:ind w:left="714"/>
        <w:contextualSpacing/>
        <w:jc w:val="both"/>
        <w:rPr>
          <w:ins w:id="23162" w:author="Visone Rossana (GSE)" w:date="2025-10-23T14:42:00Z" w16du:dateUtc="2025-10-23T12:42:00Z"/>
          <w:rFonts w:eastAsia="Calibri" w:cstheme="minorHAnsi"/>
          <w:sz w:val="22"/>
          <w:szCs w:val="22"/>
        </w:rPr>
      </w:pPr>
    </w:p>
    <w:p w14:paraId="3B311F23" w14:textId="77777777" w:rsidR="009F6B73" w:rsidRDefault="009F6B73" w:rsidP="00C34F30">
      <w:pPr>
        <w:spacing w:line="276" w:lineRule="auto"/>
        <w:ind w:left="714"/>
        <w:contextualSpacing/>
        <w:jc w:val="both"/>
        <w:rPr>
          <w:ins w:id="23163" w:author="Visone Rossana (GSE)" w:date="2025-10-23T14:42:00Z" w16du:dateUtc="2025-10-23T12:42:00Z"/>
          <w:rFonts w:eastAsia="Calibri" w:cstheme="minorHAnsi"/>
          <w:sz w:val="22"/>
          <w:szCs w:val="22"/>
        </w:rPr>
      </w:pPr>
    </w:p>
    <w:p w14:paraId="7EDBA6B4" w14:textId="77777777" w:rsidR="009F6B73" w:rsidRDefault="009F6B73" w:rsidP="00C34F30">
      <w:pPr>
        <w:spacing w:line="276" w:lineRule="auto"/>
        <w:ind w:left="714"/>
        <w:contextualSpacing/>
        <w:jc w:val="both"/>
        <w:rPr>
          <w:ins w:id="23164" w:author="Visone Rossana (GSE)" w:date="2025-10-23T14:42:00Z" w16du:dateUtc="2025-10-23T12:42:00Z"/>
          <w:rFonts w:eastAsia="Calibri" w:cstheme="minorHAnsi"/>
          <w:sz w:val="22"/>
          <w:szCs w:val="22"/>
        </w:rPr>
      </w:pPr>
    </w:p>
    <w:p w14:paraId="34909BBE" w14:textId="77777777" w:rsidR="009F6B73" w:rsidRDefault="009F6B73" w:rsidP="00C34F30">
      <w:pPr>
        <w:spacing w:line="276" w:lineRule="auto"/>
        <w:ind w:left="714"/>
        <w:contextualSpacing/>
        <w:jc w:val="both"/>
        <w:rPr>
          <w:ins w:id="23165" w:author="Visone Rossana (GSE)" w:date="2025-10-23T14:42:00Z" w16du:dateUtc="2025-10-23T12:42:00Z"/>
          <w:rFonts w:eastAsia="Calibri" w:cstheme="minorHAnsi"/>
          <w:sz w:val="22"/>
          <w:szCs w:val="22"/>
        </w:rPr>
      </w:pPr>
    </w:p>
    <w:p w14:paraId="4877EB68" w14:textId="77777777" w:rsidR="009F6B73" w:rsidRDefault="009F6B73" w:rsidP="00C34F30">
      <w:pPr>
        <w:spacing w:line="276" w:lineRule="auto"/>
        <w:ind w:left="714"/>
        <w:contextualSpacing/>
        <w:jc w:val="both"/>
        <w:rPr>
          <w:ins w:id="23166" w:author="Visone Rossana (GSE)" w:date="2025-10-23T14:42:00Z" w16du:dateUtc="2025-10-23T12:42:00Z"/>
          <w:rFonts w:eastAsia="Calibri" w:cstheme="minorHAnsi"/>
          <w:sz w:val="22"/>
          <w:szCs w:val="22"/>
        </w:rPr>
      </w:pPr>
    </w:p>
    <w:p w14:paraId="6EDECF59" w14:textId="77777777" w:rsidR="009F6B73" w:rsidRDefault="009F6B73" w:rsidP="00C34F30">
      <w:pPr>
        <w:spacing w:line="276" w:lineRule="auto"/>
        <w:ind w:left="714"/>
        <w:contextualSpacing/>
        <w:jc w:val="both"/>
        <w:rPr>
          <w:ins w:id="23167" w:author="Visone Rossana (GSE)" w:date="2025-10-23T14:42:00Z" w16du:dateUtc="2025-10-23T12:42:00Z"/>
          <w:rFonts w:eastAsia="Calibri" w:cstheme="minorHAnsi"/>
          <w:sz w:val="22"/>
          <w:szCs w:val="22"/>
        </w:rPr>
      </w:pPr>
    </w:p>
    <w:p w14:paraId="56883D8E" w14:textId="77777777" w:rsidR="009F6B73" w:rsidRDefault="009F6B73" w:rsidP="00C34F30">
      <w:pPr>
        <w:spacing w:line="276" w:lineRule="auto"/>
        <w:ind w:left="714"/>
        <w:contextualSpacing/>
        <w:jc w:val="both"/>
        <w:rPr>
          <w:ins w:id="23168" w:author="Visone Rossana (GSE)" w:date="2025-10-23T14:42:00Z" w16du:dateUtc="2025-10-23T12:42:00Z"/>
          <w:rFonts w:eastAsia="Calibri" w:cstheme="minorHAnsi"/>
          <w:sz w:val="22"/>
          <w:szCs w:val="22"/>
        </w:rPr>
      </w:pPr>
    </w:p>
    <w:p w14:paraId="10250C60" w14:textId="77777777" w:rsidR="009F6B73" w:rsidRDefault="009F6B73" w:rsidP="00C34F30">
      <w:pPr>
        <w:spacing w:line="276" w:lineRule="auto"/>
        <w:ind w:left="714"/>
        <w:contextualSpacing/>
        <w:jc w:val="both"/>
        <w:rPr>
          <w:ins w:id="23169" w:author="Visone Rossana (GSE)" w:date="2025-10-23T14:42:00Z" w16du:dateUtc="2025-10-23T12:42:00Z"/>
          <w:rFonts w:eastAsia="Calibri" w:cstheme="minorHAnsi"/>
          <w:sz w:val="22"/>
          <w:szCs w:val="22"/>
        </w:rPr>
      </w:pPr>
    </w:p>
    <w:p w14:paraId="776952DC" w14:textId="77777777" w:rsidR="009F6B73" w:rsidRDefault="009F6B73" w:rsidP="00C34F30">
      <w:pPr>
        <w:spacing w:line="276" w:lineRule="auto"/>
        <w:ind w:left="714"/>
        <w:contextualSpacing/>
        <w:jc w:val="both"/>
        <w:rPr>
          <w:ins w:id="23170" w:author="Visone Rossana (GSE)" w:date="2025-10-23T14:42:00Z" w16du:dateUtc="2025-10-23T12:42:00Z"/>
          <w:rFonts w:eastAsia="Calibri" w:cstheme="minorHAnsi"/>
          <w:sz w:val="22"/>
          <w:szCs w:val="22"/>
        </w:rPr>
      </w:pPr>
    </w:p>
    <w:p w14:paraId="7DDEA23B" w14:textId="77777777" w:rsidR="009F6B73" w:rsidRDefault="009F6B73" w:rsidP="00C34F30">
      <w:pPr>
        <w:spacing w:line="276" w:lineRule="auto"/>
        <w:ind w:left="714"/>
        <w:contextualSpacing/>
        <w:jc w:val="both"/>
        <w:rPr>
          <w:ins w:id="23171" w:author="Visone Rossana (GSE)" w:date="2025-10-23T14:42:00Z" w16du:dateUtc="2025-10-23T12:42:00Z"/>
          <w:rFonts w:eastAsia="Calibri" w:cstheme="minorHAnsi"/>
          <w:sz w:val="22"/>
          <w:szCs w:val="22"/>
        </w:rPr>
      </w:pPr>
    </w:p>
    <w:p w14:paraId="40821F3C" w14:textId="77777777" w:rsidR="009F6B73" w:rsidRDefault="009F6B73" w:rsidP="00C34F30">
      <w:pPr>
        <w:spacing w:line="276" w:lineRule="auto"/>
        <w:ind w:left="714"/>
        <w:contextualSpacing/>
        <w:jc w:val="both"/>
        <w:rPr>
          <w:ins w:id="23172" w:author="Visone Rossana (GSE)" w:date="2025-10-23T14:42:00Z" w16du:dateUtc="2025-10-23T12:42:00Z"/>
          <w:rFonts w:eastAsia="Calibri" w:cstheme="minorHAnsi"/>
          <w:sz w:val="22"/>
          <w:szCs w:val="22"/>
        </w:rPr>
      </w:pPr>
    </w:p>
    <w:p w14:paraId="066AE3A5" w14:textId="77777777" w:rsidR="009F6B73" w:rsidRDefault="009F6B73" w:rsidP="00C34F30">
      <w:pPr>
        <w:spacing w:line="276" w:lineRule="auto"/>
        <w:ind w:left="714"/>
        <w:contextualSpacing/>
        <w:jc w:val="both"/>
        <w:rPr>
          <w:ins w:id="23173" w:author="Visone Rossana (GSE)" w:date="2025-10-23T14:42:00Z" w16du:dateUtc="2025-10-23T12:42:00Z"/>
          <w:rFonts w:eastAsia="Calibri" w:cstheme="minorHAnsi"/>
          <w:sz w:val="22"/>
          <w:szCs w:val="22"/>
        </w:rPr>
      </w:pPr>
    </w:p>
    <w:p w14:paraId="53E5AB62" w14:textId="77777777" w:rsidR="009F6B73" w:rsidRDefault="009F6B73" w:rsidP="00C34F30">
      <w:pPr>
        <w:spacing w:line="276" w:lineRule="auto"/>
        <w:ind w:left="714"/>
        <w:contextualSpacing/>
        <w:jc w:val="both"/>
        <w:rPr>
          <w:ins w:id="23174" w:author="Visone Rossana (GSE)" w:date="2025-10-23T14:42:00Z" w16du:dateUtc="2025-10-23T12:42:00Z"/>
          <w:rFonts w:eastAsia="Calibri" w:cstheme="minorHAnsi"/>
          <w:sz w:val="22"/>
          <w:szCs w:val="22"/>
        </w:rPr>
      </w:pPr>
    </w:p>
    <w:p w14:paraId="0DB36C7A" w14:textId="77777777" w:rsidR="009F6B73" w:rsidRDefault="009F6B73" w:rsidP="00C34F30">
      <w:pPr>
        <w:spacing w:line="276" w:lineRule="auto"/>
        <w:ind w:left="714"/>
        <w:contextualSpacing/>
        <w:jc w:val="both"/>
        <w:rPr>
          <w:ins w:id="23175" w:author="Visone Rossana (GSE)" w:date="2025-10-23T14:42:00Z" w16du:dateUtc="2025-10-23T12:42:00Z"/>
          <w:rFonts w:eastAsia="Calibri" w:cstheme="minorHAnsi"/>
          <w:sz w:val="22"/>
          <w:szCs w:val="22"/>
        </w:rPr>
      </w:pPr>
    </w:p>
    <w:p w14:paraId="5BE2B7ED" w14:textId="77777777" w:rsidR="009F6B73" w:rsidRDefault="009F6B73" w:rsidP="00C34F30">
      <w:pPr>
        <w:spacing w:line="276" w:lineRule="auto"/>
        <w:ind w:left="714"/>
        <w:contextualSpacing/>
        <w:jc w:val="both"/>
        <w:rPr>
          <w:ins w:id="23176" w:author="Visone Rossana (GSE)" w:date="2025-10-23T14:42:00Z" w16du:dateUtc="2025-10-23T12:42:00Z"/>
          <w:rFonts w:eastAsia="Calibri" w:cstheme="minorHAnsi"/>
          <w:sz w:val="22"/>
          <w:szCs w:val="22"/>
        </w:rPr>
      </w:pPr>
    </w:p>
    <w:p w14:paraId="789C5260" w14:textId="77777777" w:rsidR="009F6B73" w:rsidRDefault="009F6B73" w:rsidP="00C34F30">
      <w:pPr>
        <w:spacing w:line="276" w:lineRule="auto"/>
        <w:ind w:left="714"/>
        <w:contextualSpacing/>
        <w:jc w:val="both"/>
        <w:rPr>
          <w:ins w:id="23177" w:author="Visone Rossana (GSE)" w:date="2025-10-23T14:42:00Z" w16du:dateUtc="2025-10-23T12:42:00Z"/>
          <w:rFonts w:eastAsia="Calibri" w:cstheme="minorHAnsi"/>
          <w:sz w:val="22"/>
          <w:szCs w:val="22"/>
        </w:rPr>
      </w:pPr>
    </w:p>
    <w:p w14:paraId="4D2393A3" w14:textId="77777777" w:rsidR="009F6B73" w:rsidRDefault="009F6B73" w:rsidP="00C34F30">
      <w:pPr>
        <w:spacing w:line="276" w:lineRule="auto"/>
        <w:ind w:left="714"/>
        <w:contextualSpacing/>
        <w:jc w:val="both"/>
        <w:rPr>
          <w:ins w:id="23178" w:author="Visone Rossana (GSE)" w:date="2025-10-23T14:42:00Z" w16du:dateUtc="2025-10-23T12:42:00Z"/>
          <w:rFonts w:eastAsia="Calibri" w:cstheme="minorHAnsi"/>
          <w:sz w:val="22"/>
          <w:szCs w:val="22"/>
        </w:rPr>
      </w:pPr>
    </w:p>
    <w:p w14:paraId="01DB3DCA" w14:textId="77777777" w:rsidR="009F6B73" w:rsidRDefault="009F6B73" w:rsidP="00C34F30">
      <w:pPr>
        <w:spacing w:line="276" w:lineRule="auto"/>
        <w:ind w:left="714"/>
        <w:contextualSpacing/>
        <w:jc w:val="both"/>
        <w:rPr>
          <w:ins w:id="23179" w:author="Visone Rossana (GSE)" w:date="2025-10-23T14:42:00Z" w16du:dateUtc="2025-10-23T12:42:00Z"/>
          <w:rFonts w:eastAsia="Calibri" w:cstheme="minorHAnsi"/>
          <w:sz w:val="22"/>
          <w:szCs w:val="22"/>
        </w:rPr>
      </w:pPr>
    </w:p>
    <w:p w14:paraId="2BFFC68B" w14:textId="77777777" w:rsidR="009F6B73" w:rsidRDefault="009F6B73" w:rsidP="00C34F30">
      <w:pPr>
        <w:spacing w:line="276" w:lineRule="auto"/>
        <w:ind w:left="714"/>
        <w:contextualSpacing/>
        <w:jc w:val="both"/>
        <w:rPr>
          <w:ins w:id="23180" w:author="Visone Rossana (GSE)" w:date="2025-10-23T14:42:00Z" w16du:dateUtc="2025-10-23T12:42:00Z"/>
          <w:rFonts w:eastAsia="Calibri" w:cstheme="minorHAnsi"/>
          <w:sz w:val="22"/>
          <w:szCs w:val="22"/>
        </w:rPr>
      </w:pPr>
    </w:p>
    <w:p w14:paraId="0C1CDB1D" w14:textId="77777777" w:rsidR="009F6B73" w:rsidRDefault="009F6B73" w:rsidP="00C34F30">
      <w:pPr>
        <w:spacing w:line="276" w:lineRule="auto"/>
        <w:ind w:left="714"/>
        <w:contextualSpacing/>
        <w:jc w:val="both"/>
        <w:rPr>
          <w:ins w:id="23181" w:author="Visone Rossana (GSE)" w:date="2025-10-23T14:42:00Z" w16du:dateUtc="2025-10-23T12:42:00Z"/>
          <w:rFonts w:eastAsia="Calibri" w:cstheme="minorHAnsi"/>
          <w:sz w:val="22"/>
          <w:szCs w:val="22"/>
        </w:rPr>
      </w:pPr>
    </w:p>
    <w:p w14:paraId="2F407E09" w14:textId="77777777" w:rsidR="009F6B73" w:rsidRDefault="009F6B73" w:rsidP="00C34F30">
      <w:pPr>
        <w:spacing w:line="276" w:lineRule="auto"/>
        <w:ind w:left="714"/>
        <w:contextualSpacing/>
        <w:jc w:val="both"/>
        <w:rPr>
          <w:ins w:id="23182" w:author="Visone Rossana (GSE)" w:date="2025-10-23T14:42:00Z" w16du:dateUtc="2025-10-23T12:42:00Z"/>
          <w:rFonts w:eastAsia="Calibri" w:cstheme="minorHAnsi"/>
          <w:sz w:val="22"/>
          <w:szCs w:val="22"/>
        </w:rPr>
      </w:pPr>
    </w:p>
    <w:p w14:paraId="5018186A" w14:textId="77777777" w:rsidR="009F6B73" w:rsidRDefault="009F6B73" w:rsidP="00C34F30">
      <w:pPr>
        <w:spacing w:line="276" w:lineRule="auto"/>
        <w:ind w:left="714"/>
        <w:contextualSpacing/>
        <w:jc w:val="both"/>
        <w:rPr>
          <w:ins w:id="23183" w:author="Visone Rossana (GSE)" w:date="2025-10-23T14:42:00Z" w16du:dateUtc="2025-10-23T12:42:00Z"/>
          <w:rFonts w:eastAsia="Calibri" w:cstheme="minorHAnsi"/>
          <w:sz w:val="22"/>
          <w:szCs w:val="22"/>
        </w:rPr>
      </w:pPr>
    </w:p>
    <w:p w14:paraId="4EB05982" w14:textId="77777777" w:rsidR="009F6B73" w:rsidRDefault="009F6B73" w:rsidP="00C34F30">
      <w:pPr>
        <w:spacing w:line="276" w:lineRule="auto"/>
        <w:ind w:left="714"/>
        <w:contextualSpacing/>
        <w:jc w:val="both"/>
        <w:rPr>
          <w:ins w:id="23184" w:author="Visone Rossana (GSE)" w:date="2025-10-23T14:42:00Z" w16du:dateUtc="2025-10-23T12:42:00Z"/>
          <w:rFonts w:eastAsia="Calibri" w:cstheme="minorHAnsi"/>
          <w:sz w:val="22"/>
          <w:szCs w:val="22"/>
        </w:rPr>
      </w:pPr>
    </w:p>
    <w:p w14:paraId="700194DA" w14:textId="77777777" w:rsidR="009F6B73" w:rsidRDefault="009F6B73" w:rsidP="00C34F30">
      <w:pPr>
        <w:spacing w:line="276" w:lineRule="auto"/>
        <w:ind w:left="714"/>
        <w:contextualSpacing/>
        <w:jc w:val="both"/>
        <w:rPr>
          <w:ins w:id="23185" w:author="Visone Rossana (GSE)" w:date="2025-10-23T14:42:00Z" w16du:dateUtc="2025-10-23T12:42:00Z"/>
          <w:rFonts w:eastAsia="Calibri" w:cstheme="minorHAnsi"/>
          <w:sz w:val="22"/>
          <w:szCs w:val="22"/>
        </w:rPr>
      </w:pPr>
    </w:p>
    <w:p w14:paraId="483D7D52" w14:textId="77777777" w:rsidR="009F6B73" w:rsidRDefault="009F6B73" w:rsidP="00C34F30">
      <w:pPr>
        <w:spacing w:line="276" w:lineRule="auto"/>
        <w:ind w:left="714"/>
        <w:contextualSpacing/>
        <w:jc w:val="both"/>
        <w:rPr>
          <w:ins w:id="23186" w:author="Visone Rossana (GSE)" w:date="2025-10-21T18:45:00Z" w16du:dateUtc="2025-10-21T16:45:00Z"/>
          <w:rFonts w:eastAsia="Calibri" w:cstheme="minorHAnsi"/>
          <w:sz w:val="22"/>
          <w:szCs w:val="22"/>
        </w:rPr>
      </w:pPr>
    </w:p>
    <w:p w14:paraId="6C82CA38" w14:textId="77777777" w:rsidR="00C34F30" w:rsidRDefault="00C34F30" w:rsidP="00C34F30">
      <w:pPr>
        <w:spacing w:line="276" w:lineRule="auto"/>
        <w:ind w:left="714"/>
        <w:contextualSpacing/>
        <w:jc w:val="both"/>
        <w:rPr>
          <w:ins w:id="23187" w:author="Visone Rossana (GSE)" w:date="2025-10-21T18:45:00Z" w16du:dateUtc="2025-10-21T16:45:00Z"/>
          <w:rFonts w:eastAsia="Calibri" w:cstheme="minorHAnsi"/>
          <w:sz w:val="22"/>
          <w:szCs w:val="22"/>
        </w:rPr>
      </w:pPr>
    </w:p>
    <w:p w14:paraId="13A93C08" w14:textId="77777777" w:rsidR="00C34F30" w:rsidRDefault="00C34F30" w:rsidP="00C34F30">
      <w:pPr>
        <w:spacing w:line="276" w:lineRule="auto"/>
        <w:ind w:left="714"/>
        <w:contextualSpacing/>
        <w:jc w:val="both"/>
        <w:rPr>
          <w:ins w:id="23188" w:author="Visone Rossana (GSE)" w:date="2025-10-21T18:45:00Z" w16du:dateUtc="2025-10-21T16:45:00Z"/>
          <w:rFonts w:eastAsia="Calibri" w:cstheme="minorHAnsi"/>
          <w:sz w:val="22"/>
          <w:szCs w:val="22"/>
        </w:rPr>
      </w:pPr>
    </w:p>
    <w:p w14:paraId="236437B1" w14:textId="77777777" w:rsidR="00C34F30" w:rsidRPr="00357179" w:rsidRDefault="00C34F30">
      <w:pPr>
        <w:spacing w:line="276" w:lineRule="auto"/>
        <w:ind w:left="714"/>
        <w:contextualSpacing/>
        <w:jc w:val="both"/>
        <w:rPr>
          <w:ins w:id="23189" w:author="Visone Rossana (GSE)" w:date="2025-09-02T11:02:00Z" w16du:dateUtc="2025-09-02T09:02:00Z"/>
          <w:rFonts w:eastAsia="Calibri" w:cstheme="minorHAnsi"/>
          <w:sz w:val="22"/>
          <w:szCs w:val="22"/>
          <w:rPrChange w:id="23190" w:author="Visone Rossana (GSE)" w:date="2025-09-09T14:47:00Z" w16du:dateUtc="2025-09-09T12:47:00Z">
            <w:rPr>
              <w:ins w:id="23191" w:author="Visone Rossana (GSE)" w:date="2025-09-02T11:02:00Z" w16du:dateUtc="2025-09-02T09:02:00Z"/>
              <w:rFonts w:ascii="Calibri" w:eastAsia="Calibri" w:hAnsi="Calibri" w:cs="Arial"/>
            </w:rPr>
          </w:rPrChange>
        </w:rPr>
        <w:pPrChange w:id="23192" w:author="Visone Rossana (GSE)" w:date="2025-10-21T18:45:00Z" w16du:dateUtc="2025-10-21T16:45:00Z">
          <w:pPr>
            <w:numPr>
              <w:numId w:val="59"/>
            </w:numPr>
            <w:spacing w:line="259" w:lineRule="auto"/>
            <w:ind w:left="714" w:hanging="357"/>
            <w:contextualSpacing/>
            <w:jc w:val="both"/>
          </w:pPr>
        </w:pPrChange>
      </w:pPr>
    </w:p>
    <w:p w14:paraId="0657D647" w14:textId="77777777" w:rsidR="00DD14DA" w:rsidRDefault="00DD14DA" w:rsidP="00C078CF">
      <w:pPr>
        <w:contextualSpacing/>
        <w:jc w:val="both"/>
        <w:rPr>
          <w:ins w:id="23193" w:author="Visone Rossana (GSE)" w:date="2025-09-09T14:47:00Z" w16du:dateUtc="2025-09-09T12:47:00Z"/>
          <w:highlight w:val="yellow"/>
        </w:rPr>
      </w:pPr>
    </w:p>
    <w:p w14:paraId="50E3EE2F" w14:textId="77777777" w:rsidR="00357179" w:rsidRDefault="00357179" w:rsidP="00C078CF">
      <w:pPr>
        <w:contextualSpacing/>
        <w:jc w:val="both"/>
        <w:rPr>
          <w:ins w:id="23194" w:author="Visone Rossana (GSE)" w:date="2025-09-02T11:10:00Z" w16du:dateUtc="2025-09-02T09:10:00Z"/>
          <w:del w:id="23195" w:author="Visone Rossana (GSE)" w:date="2025-10-20T18:59:00Z" w16du:dateUtc="2025-10-20T16:59:00Z"/>
          <w:highlight w:val="yellow"/>
        </w:rPr>
      </w:pPr>
      <w:bookmarkStart w:id="23196" w:name="_Toc212462692"/>
      <w:bookmarkEnd w:id="23196"/>
    </w:p>
    <w:p w14:paraId="24155B1D" w14:textId="1BA569A2" w:rsidR="00613716" w:rsidRPr="00483B62" w:rsidRDefault="00613716">
      <w:pPr>
        <w:pStyle w:val="TITOLO20"/>
        <w:numPr>
          <w:ilvl w:val="1"/>
          <w:numId w:val="292"/>
        </w:numPr>
        <w:ind w:left="567" w:hanging="425"/>
        <w:outlineLvl w:val="1"/>
        <w:rPr>
          <w:highlight w:val="cyan"/>
        </w:rPr>
        <w:pPrChange w:id="23197" w:author="Visone Rossana (GSE)" w:date="2025-10-17T17:32:00Z" w16du:dateUtc="2025-10-17T15:32:00Z">
          <w:pPr>
            <w:keepNext/>
            <w:numPr>
              <w:ilvl w:val="1"/>
              <w:numId w:val="7"/>
            </w:numPr>
            <w:pBdr>
              <w:bottom w:val="single" w:sz="4" w:space="1" w:color="auto"/>
            </w:pBdr>
            <w:spacing w:before="240" w:after="120"/>
            <w:ind w:left="355" w:right="-143" w:hanging="432"/>
            <w:jc w:val="both"/>
            <w:outlineLvl w:val="2"/>
          </w:pPr>
        </w:pPrChange>
      </w:pPr>
      <w:del w:id="23198" w:author="Visone Rossana (GSE)" w:date="2025-09-02T11:13:00Z" w16du:dateUtc="2025-09-02T09:13:00Z">
        <w:r w:rsidRPr="00613716" w:rsidDel="00613716">
          <w:delText>Installazione</w:delText>
        </w:r>
      </w:del>
      <w:bookmarkStart w:id="23199" w:name="_Toc212462693"/>
      <w:ins w:id="23200" w:author="Visone Rossana (GSE)" w:date="2025-09-02T11:13:00Z">
        <w:r w:rsidRPr="00613716">
          <w:t>Sostituzione di impianti di climatizzazione invernale esistenti con impianti di climatizzazione invernale, anche combinati per la produzione di acqua calda sanitaria, dotati di pompe di calore, elettriche o a gas, utilizzanti energia aerotermica, geotermica o idrotermica, unitamente all’installazione di sistemi per la contabilizzazione del calore nel caso di impianti con potenza termica utile superiore a 200 kW (intervent</w:t>
        </w:r>
        <w:r w:rsidRPr="00572F4B">
          <w:t xml:space="preserve">o </w:t>
        </w:r>
      </w:ins>
      <w:ins w:id="23201" w:author="Visone Rossana (GSE)" w:date="2025-09-02T11:16:00Z" w16du:dateUtc="2025-09-02T09:16:00Z">
        <w:r w:rsidR="00572F4B" w:rsidRPr="00572F4B">
          <w:t xml:space="preserve"> III</w:t>
        </w:r>
      </w:ins>
      <w:ins w:id="23202" w:author="Visone Rossana (GSE)" w:date="2025-09-02T11:13:00Z">
        <w:r w:rsidRPr="00572F4B">
          <w:t>.A</w:t>
        </w:r>
        <w:r w:rsidRPr="00613716">
          <w:t xml:space="preserve"> - art. </w:t>
        </w:r>
      </w:ins>
      <w:ins w:id="23203" w:author="Visone Rossana (GSE)" w:date="2025-09-02T11:13:00Z" w16du:dateUtc="2025-09-02T09:13:00Z">
        <w:r>
          <w:t>8</w:t>
        </w:r>
      </w:ins>
      <w:ins w:id="23204" w:author="Visone Rossana (GSE)" w:date="2025-09-02T11:13:00Z">
        <w:r w:rsidRPr="00613716">
          <w:t xml:space="preserve">, comma </w:t>
        </w:r>
      </w:ins>
      <w:ins w:id="23205" w:author="Visone Rossana (GSE)" w:date="2025-09-02T11:13:00Z" w16du:dateUtc="2025-09-02T09:13:00Z">
        <w:r>
          <w:t>1</w:t>
        </w:r>
      </w:ins>
      <w:ins w:id="23206" w:author="Visone Rossana (GSE)" w:date="2025-09-02T11:13:00Z">
        <w:r w:rsidRPr="00613716">
          <w:t>, lettera a)</w:t>
        </w:r>
        <w:bookmarkEnd w:id="23199"/>
        <w:r w:rsidRPr="00613716">
          <w:t xml:space="preserve"> </w:t>
        </w:r>
      </w:ins>
      <w:del w:id="23207" w:author="Visone Rossana (GSE)" w:date="2025-09-02T11:13:00Z" w16du:dateUtc="2025-09-02T09:13:00Z">
        <w:r w:rsidRPr="00613716" w:rsidDel="00613716">
          <w:delText xml:space="preserve"> di impianti solari fotovoltaici e relativi sistemi di accumulo e/o opere di allaccia</w:delText>
        </w:r>
        <w:r w:rsidRPr="00C42074" w:rsidDel="00613716">
          <w:delText>mento alla rete, presso l’edificio o nelle relative pertinenze</w:delText>
        </w:r>
        <w:r w:rsidDel="00613716">
          <w:delText xml:space="preserve">, </w:delText>
        </w:r>
        <w:r w:rsidRPr="00C42074" w:rsidDel="00613716">
          <w:delText xml:space="preserve">(intervento 1.H - art. 5, comma 1, lettera h) </w:delText>
        </w:r>
      </w:del>
      <w:del w:id="23208" w:author="Visone Rossana (GSE)" w:date="2025-09-02T11:11:00Z" w16du:dateUtc="2025-09-02T09:11:00Z">
        <w:r w:rsidDel="00613716">
          <w:delText xml:space="preserve">  _</w:delText>
        </w:r>
      </w:del>
    </w:p>
    <w:p w14:paraId="516FE019" w14:textId="052037F7" w:rsidR="00E91C55" w:rsidRDefault="00EB6AC9" w:rsidP="00EB6AC9">
      <w:pPr>
        <w:spacing w:line="276" w:lineRule="auto"/>
        <w:contextualSpacing/>
        <w:jc w:val="both"/>
        <w:rPr>
          <w:ins w:id="23209" w:author="Visone Rossana (GSE)" w:date="2025-10-20T11:19:00Z" w16du:dateUtc="2025-10-20T09:19:00Z"/>
          <w:rFonts w:ascii="Calibri" w:hAnsi="Calibri" w:cs="Calibri"/>
          <w:sz w:val="22"/>
          <w:szCs w:val="22"/>
        </w:rPr>
      </w:pPr>
      <w:ins w:id="23210" w:author="Visone Rossana (GSE)" w:date="2025-10-20T11:18:00Z" w16du:dateUtc="2025-10-20T09:18:00Z">
        <w:r w:rsidRPr="00EB6AC9">
          <w:rPr>
            <w:rFonts w:ascii="Calibri" w:hAnsi="Calibri" w:cs="Calibri"/>
            <w:sz w:val="22"/>
            <w:szCs w:val="22"/>
            <w:rPrChange w:id="23211" w:author="Visone Rossana (GSE)" w:date="2025-10-20T11:18:00Z" w16du:dateUtc="2025-10-20T09:18:00Z">
              <w:rPr>
                <w:rFonts w:ascii="Calibri" w:hAnsi="Calibri" w:cs="Calibri"/>
                <w:sz w:val="20"/>
                <w:szCs w:val="20"/>
              </w:rPr>
            </w:rPrChange>
          </w:rPr>
          <w:t>L’intervento incentivabile consiste nella sostituzione, integrale o parziale, di impianti di climatizzazione invernale esistenti, in edifici esistenti, parti di edifici esistenti o unità immobiliari esistenti, con impianti di climatizzazione invernale, potenza massima inferiore o uguale a 2.000 kW</w:t>
        </w:r>
        <w:r w:rsidRPr="00EB6AC9">
          <w:rPr>
            <w:rFonts w:ascii="Calibri" w:hAnsi="Calibri" w:cs="Calibri"/>
            <w:sz w:val="22"/>
            <w:szCs w:val="22"/>
            <w:vertAlign w:val="subscript"/>
            <w:rPrChange w:id="23212" w:author="Visone Rossana (GSE)" w:date="2025-10-20T11:18:00Z" w16du:dateUtc="2025-10-20T09:18:00Z">
              <w:rPr>
                <w:rFonts w:ascii="Calibri" w:hAnsi="Calibri" w:cs="Calibri"/>
                <w:sz w:val="20"/>
                <w:szCs w:val="20"/>
                <w:vertAlign w:val="subscript"/>
              </w:rPr>
            </w:rPrChange>
          </w:rPr>
          <w:t>t</w:t>
        </w:r>
        <w:r w:rsidRPr="00EB6AC9">
          <w:rPr>
            <w:rStyle w:val="Rimandonotaapidipagina"/>
            <w:rFonts w:ascii="Calibri" w:hAnsi="Calibri" w:cs="Calibri"/>
            <w:sz w:val="22"/>
            <w:szCs w:val="22"/>
            <w:rPrChange w:id="23213" w:author="Visone Rossana (GSE)" w:date="2025-10-20T11:18:00Z" w16du:dateUtc="2025-10-20T09:18:00Z">
              <w:rPr>
                <w:rStyle w:val="Rimandonotaapidipagina"/>
                <w:rFonts w:ascii="Calibri" w:hAnsi="Calibri" w:cs="Calibri"/>
                <w:sz w:val="20"/>
                <w:szCs w:val="20"/>
              </w:rPr>
            </w:rPrChange>
          </w:rPr>
          <w:footnoteReference w:id="22"/>
        </w:r>
        <w:r w:rsidRPr="00EB6AC9">
          <w:rPr>
            <w:rFonts w:ascii="Calibri" w:hAnsi="Calibri" w:cs="Calibri"/>
            <w:sz w:val="22"/>
            <w:szCs w:val="22"/>
            <w:rPrChange w:id="23217" w:author="Visone Rossana (GSE)" w:date="2025-10-20T11:18:00Z" w16du:dateUtc="2025-10-20T09:18:00Z">
              <w:rPr>
                <w:rFonts w:ascii="Calibri" w:hAnsi="Calibri" w:cs="Calibri"/>
                <w:sz w:val="20"/>
                <w:szCs w:val="20"/>
              </w:rPr>
            </w:rPrChange>
          </w:rPr>
          <w:t>,</w:t>
        </w:r>
      </w:ins>
      <w:ins w:id="23218" w:author="Visone Rossana (GSE)" w:date="2025-10-20T11:19:00Z" w16du:dateUtc="2025-10-20T09:19:00Z">
        <w:r w:rsidR="002876B2">
          <w:rPr>
            <w:rFonts w:ascii="Calibri" w:hAnsi="Calibri" w:cs="Calibri"/>
            <w:sz w:val="22"/>
            <w:szCs w:val="22"/>
          </w:rPr>
          <w:t xml:space="preserve"> </w:t>
        </w:r>
        <w:r w:rsidR="001E6287">
          <w:rPr>
            <w:rFonts w:ascii="Calibri" w:hAnsi="Calibri" w:cs="Calibri"/>
            <w:sz w:val="22"/>
            <w:szCs w:val="22"/>
          </w:rPr>
          <w:t xml:space="preserve">dotati di pompe di calore </w:t>
        </w:r>
      </w:ins>
      <w:ins w:id="23219" w:author="Visone Rossana (GSE)" w:date="2025-10-20T11:20:00Z" w16du:dateUtc="2025-10-20T09:20:00Z">
        <w:r w:rsidR="001E6287">
          <w:rPr>
            <w:rFonts w:ascii="Calibri" w:hAnsi="Calibri" w:cs="Calibri"/>
            <w:sz w:val="22"/>
            <w:szCs w:val="22"/>
          </w:rPr>
          <w:t xml:space="preserve">elettriche o a gas, utilizzanti </w:t>
        </w:r>
        <w:r w:rsidR="00500667">
          <w:rPr>
            <w:rFonts w:ascii="Calibri" w:hAnsi="Calibri" w:cs="Calibri"/>
            <w:sz w:val="22"/>
            <w:szCs w:val="22"/>
          </w:rPr>
          <w:t>energia aerotermica, geotermica o idrotermica.</w:t>
        </w:r>
      </w:ins>
    </w:p>
    <w:p w14:paraId="68C83F29" w14:textId="77777777" w:rsidR="002876B2" w:rsidRPr="002876B2" w:rsidRDefault="002876B2" w:rsidP="002876B2">
      <w:pPr>
        <w:widowControl w:val="0"/>
        <w:autoSpaceDE w:val="0"/>
        <w:autoSpaceDN w:val="0"/>
        <w:spacing w:line="276" w:lineRule="auto"/>
        <w:ind w:left="38"/>
        <w:jc w:val="both"/>
        <w:rPr>
          <w:ins w:id="23220" w:author="Visone Rossana (GSE)" w:date="2025-10-20T11:19:00Z" w16du:dateUtc="2025-10-20T09:19:00Z"/>
          <w:rFonts w:ascii="Calibri" w:hAnsi="Calibri" w:cs="Calibri"/>
          <w:sz w:val="22"/>
          <w:szCs w:val="22"/>
          <w:rPrChange w:id="23221" w:author="Visone Rossana (GSE)" w:date="2025-10-20T11:19:00Z" w16du:dateUtc="2025-10-20T09:19:00Z">
            <w:rPr>
              <w:ins w:id="23222" w:author="Visone Rossana (GSE)" w:date="2025-10-20T11:19:00Z" w16du:dateUtc="2025-10-20T09:19:00Z"/>
              <w:rFonts w:ascii="Calibri" w:hAnsi="Calibri" w:cs="Calibri"/>
              <w:sz w:val="20"/>
              <w:szCs w:val="20"/>
            </w:rPr>
          </w:rPrChange>
        </w:rPr>
      </w:pPr>
      <w:ins w:id="23223" w:author="Visone Rossana (GSE)" w:date="2025-10-20T11:19:00Z" w16du:dateUtc="2025-10-20T09:19:00Z">
        <w:r w:rsidRPr="002876B2">
          <w:rPr>
            <w:rFonts w:ascii="Calibri" w:hAnsi="Calibri" w:cs="Calibri"/>
            <w:sz w:val="22"/>
            <w:szCs w:val="22"/>
            <w:rPrChange w:id="23224" w:author="Visone Rossana (GSE)" w:date="2025-10-20T11:19:00Z" w16du:dateUtc="2025-10-20T09:19:00Z">
              <w:rPr>
                <w:rFonts w:ascii="Calibri" w:hAnsi="Calibri" w:cs="Calibri"/>
                <w:sz w:val="20"/>
                <w:szCs w:val="20"/>
              </w:rPr>
            </w:rPrChange>
          </w:rPr>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p>
    <w:p w14:paraId="0F3052FD" w14:textId="77777777" w:rsidR="00E91C55" w:rsidRPr="005505F6" w:rsidRDefault="00E91C55">
      <w:pPr>
        <w:pStyle w:val="TITOLO20"/>
        <w:numPr>
          <w:ilvl w:val="2"/>
          <w:numId w:val="292"/>
        </w:numPr>
        <w:ind w:left="1134" w:hanging="708"/>
        <w:rPr>
          <w:ins w:id="23225" w:author="Visone Rossana (GSE)" w:date="2025-10-20T11:14:00Z" w16du:dateUtc="2025-10-20T09:14:00Z"/>
        </w:rPr>
        <w:pPrChange w:id="23226" w:author="Oliosi Francesco (GSE)" w:date="2025-10-23T12:29:00Z" w16du:dateUtc="2025-10-23T10:29:00Z">
          <w:pPr>
            <w:pStyle w:val="TITOLO20"/>
            <w:numPr>
              <w:ilvl w:val="2"/>
              <w:numId w:val="292"/>
            </w:numPr>
            <w:ind w:left="1639" w:hanging="504"/>
          </w:pPr>
        </w:pPrChange>
      </w:pPr>
      <w:bookmarkStart w:id="23227" w:name="_Toc212462694"/>
      <w:ins w:id="23228" w:author="Visone Rossana (GSE)" w:date="2025-10-20T11:14:00Z" w16du:dateUtc="2025-10-20T09:14:00Z">
        <w:r w:rsidRPr="005505F6">
          <w:t>Soggetti che possono richiedere l’incentivo</w:t>
        </w:r>
        <w:bookmarkEnd w:id="23227"/>
      </w:ins>
    </w:p>
    <w:p w14:paraId="1D2F0ECC" w14:textId="12E604FE" w:rsidR="005F1C8E" w:rsidRPr="005F1C8E" w:rsidRDefault="005F1C8E">
      <w:pPr>
        <w:spacing w:after="120" w:line="276" w:lineRule="auto"/>
        <w:jc w:val="both"/>
        <w:rPr>
          <w:ins w:id="23229" w:author="Visone Rossana (GSE)" w:date="2025-10-20T11:21:00Z" w16du:dateUtc="2025-10-20T09:21:00Z"/>
          <w:rFonts w:ascii="Calibri" w:hAnsi="Calibri" w:cs="Calibri"/>
          <w:sz w:val="22"/>
          <w:szCs w:val="22"/>
          <w:rPrChange w:id="23230" w:author="Visone Rossana (GSE)" w:date="2025-10-20T11:21:00Z" w16du:dateUtc="2025-10-20T09:21:00Z">
            <w:rPr>
              <w:ins w:id="23231" w:author="Visone Rossana (GSE)" w:date="2025-10-20T11:21:00Z" w16du:dateUtc="2025-10-20T09:21:00Z"/>
              <w:rFonts w:ascii="Calibri" w:hAnsi="Calibri" w:cs="Calibri"/>
              <w:sz w:val="20"/>
              <w:szCs w:val="20"/>
            </w:rPr>
          </w:rPrChange>
        </w:rPr>
        <w:pPrChange w:id="23232" w:author="Visone Rossana (GSE)" w:date="2025-10-20T11:21:00Z" w16du:dateUtc="2025-10-20T09:21:00Z">
          <w:pPr>
            <w:spacing w:after="120"/>
            <w:jc w:val="both"/>
          </w:pPr>
        </w:pPrChange>
      </w:pPr>
      <w:ins w:id="23233" w:author="Visone Rossana (GSE)" w:date="2025-10-20T11:21:00Z" w16du:dateUtc="2025-10-20T09:21:00Z">
        <w:r w:rsidRPr="005F1C8E">
          <w:rPr>
            <w:rFonts w:ascii="Calibri" w:hAnsi="Calibri" w:cs="Calibri"/>
            <w:sz w:val="22"/>
            <w:szCs w:val="22"/>
            <w:rPrChange w:id="23234" w:author="Visone Rossana (GSE)" w:date="2025-10-20T11:21:00Z" w16du:dateUtc="2025-10-20T09:21:00Z">
              <w:rPr>
                <w:rFonts w:ascii="Calibri" w:hAnsi="Calibri" w:cs="Calibri"/>
                <w:sz w:val="20"/>
                <w:szCs w:val="20"/>
              </w:rPr>
            </w:rPrChange>
          </w:rPr>
          <w:t>Possono accedere agli incentivi</w:t>
        </w:r>
      </w:ins>
      <w:ins w:id="23235" w:author="Visone Rossana (GSE)" w:date="2025-10-21T18:45:00Z" w16du:dateUtc="2025-10-21T16:45:00Z">
        <w:r w:rsidR="00C34F30">
          <w:rPr>
            <w:rFonts w:ascii="Calibri" w:hAnsi="Calibri" w:cs="Calibri"/>
            <w:sz w:val="22"/>
            <w:szCs w:val="22"/>
          </w:rPr>
          <w:t xml:space="preserve"> </w:t>
        </w:r>
        <w:r w:rsidR="00C34F30">
          <w:rPr>
            <w:rFonts w:ascii="Calibri" w:eastAsia="Aptos" w:hAnsi="Calibri" w:cs="Calibri"/>
            <w:kern w:val="2"/>
            <w:sz w:val="22"/>
            <w:szCs w:val="22"/>
          </w:rPr>
          <w:t>direttamente, o indirettamente tramite ESCO ed altri soggetti abilitati nelle modalità indicate al paragrafo 3.5, i seguenti soggetti:</w:t>
        </w:r>
      </w:ins>
      <w:ins w:id="23236" w:author="Visone Rossana (GSE)" w:date="2025-10-20T11:21:00Z" w16du:dateUtc="2025-10-20T09:21:00Z">
        <w:del w:id="23237" w:author="Visone Rossana (GSE)" w:date="2025-10-21T18:45:00Z" w16du:dateUtc="2025-10-21T16:45:00Z">
          <w:r w:rsidRPr="005F1C8E" w:rsidDel="00C34F30">
            <w:rPr>
              <w:rFonts w:ascii="Calibri" w:hAnsi="Calibri" w:cs="Calibri"/>
              <w:sz w:val="22"/>
              <w:szCs w:val="22"/>
              <w:rPrChange w:id="23238" w:author="Visone Rossana (GSE)" w:date="2025-10-20T11:21:00Z" w16du:dateUtc="2025-10-20T09:21:00Z">
                <w:rPr>
                  <w:rFonts w:ascii="Calibri" w:hAnsi="Calibri" w:cs="Calibri"/>
                  <w:sz w:val="20"/>
                  <w:szCs w:val="20"/>
                </w:rPr>
              </w:rPrChange>
            </w:rPr>
            <w:delText>:</w:delText>
          </w:r>
        </w:del>
      </w:ins>
    </w:p>
    <w:p w14:paraId="31576D58" w14:textId="77777777" w:rsidR="005F1C8E" w:rsidRPr="005F1C8E" w:rsidRDefault="005F1C8E">
      <w:pPr>
        <w:pStyle w:val="Paragrafoelenco"/>
        <w:numPr>
          <w:ilvl w:val="0"/>
          <w:numId w:val="468"/>
        </w:numPr>
        <w:spacing w:after="120" w:line="276" w:lineRule="auto"/>
        <w:ind w:left="357" w:hanging="357"/>
        <w:jc w:val="both"/>
        <w:rPr>
          <w:ins w:id="23239" w:author="Visone Rossana (GSE)" w:date="2025-10-20T11:21:00Z" w16du:dateUtc="2025-10-20T09:21:00Z"/>
          <w:rFonts w:ascii="Calibri" w:hAnsi="Calibri" w:cs="Calibri"/>
          <w:sz w:val="22"/>
          <w:szCs w:val="22"/>
          <w:rPrChange w:id="23240" w:author="Visone Rossana (GSE)" w:date="2025-10-20T11:21:00Z" w16du:dateUtc="2025-10-20T09:21:00Z">
            <w:rPr>
              <w:ins w:id="23241" w:author="Visone Rossana (GSE)" w:date="2025-10-20T11:21:00Z" w16du:dateUtc="2025-10-20T09:21:00Z"/>
              <w:rFonts w:ascii="Calibri" w:hAnsi="Calibri" w:cs="Calibri"/>
              <w:sz w:val="20"/>
              <w:szCs w:val="20"/>
            </w:rPr>
          </w:rPrChange>
        </w:rPr>
        <w:pPrChange w:id="23242" w:author="Visone Rossana (GSE)" w:date="2025-10-20T11:21:00Z" w16du:dateUtc="2025-10-20T09:21:00Z">
          <w:pPr>
            <w:pStyle w:val="Paragrafoelenco"/>
            <w:numPr>
              <w:numId w:val="468"/>
            </w:numPr>
            <w:spacing w:after="120" w:line="259" w:lineRule="auto"/>
            <w:ind w:left="357" w:hanging="357"/>
            <w:jc w:val="both"/>
          </w:pPr>
        </w:pPrChange>
      </w:pPr>
      <w:ins w:id="23243" w:author="Visone Rossana (GSE)" w:date="2025-10-20T11:21:00Z" w16du:dateUtc="2025-10-20T09:21:00Z">
        <w:r w:rsidRPr="005F1C8E">
          <w:rPr>
            <w:rFonts w:ascii="Calibri" w:hAnsi="Calibri" w:cs="Calibri"/>
            <w:sz w:val="22"/>
            <w:szCs w:val="22"/>
            <w:rPrChange w:id="23244" w:author="Visone Rossana (GSE)" w:date="2025-10-20T11:21:00Z" w16du:dateUtc="2025-10-20T09:21:00Z">
              <w:rPr>
                <w:rFonts w:ascii="Calibri" w:hAnsi="Calibri" w:cs="Calibri"/>
                <w:sz w:val="20"/>
                <w:szCs w:val="20"/>
              </w:rPr>
            </w:rPrChange>
          </w:rPr>
          <w:t xml:space="preserve">le Amministrazioni Pubbliche; </w:t>
        </w:r>
      </w:ins>
    </w:p>
    <w:p w14:paraId="020A9C85" w14:textId="77777777" w:rsidR="005F1C8E" w:rsidRPr="005F1C8E" w:rsidRDefault="005F1C8E">
      <w:pPr>
        <w:pStyle w:val="Paragrafoelenco"/>
        <w:numPr>
          <w:ilvl w:val="0"/>
          <w:numId w:val="468"/>
        </w:numPr>
        <w:spacing w:after="120" w:line="276" w:lineRule="auto"/>
        <w:jc w:val="both"/>
        <w:rPr>
          <w:ins w:id="23245" w:author="Visone Rossana (GSE)" w:date="2025-10-20T11:21:00Z" w16du:dateUtc="2025-10-20T09:21:00Z"/>
          <w:rFonts w:ascii="Calibri" w:hAnsi="Calibri" w:cs="Calibri"/>
          <w:sz w:val="22"/>
          <w:szCs w:val="22"/>
          <w:rPrChange w:id="23246" w:author="Visone Rossana (GSE)" w:date="2025-10-20T11:21:00Z" w16du:dateUtc="2025-10-20T09:21:00Z">
            <w:rPr>
              <w:ins w:id="23247" w:author="Visone Rossana (GSE)" w:date="2025-10-20T11:21:00Z" w16du:dateUtc="2025-10-20T09:21:00Z"/>
              <w:rFonts w:ascii="Calibri" w:hAnsi="Calibri" w:cs="Calibri"/>
              <w:sz w:val="20"/>
              <w:szCs w:val="20"/>
            </w:rPr>
          </w:rPrChange>
        </w:rPr>
        <w:pPrChange w:id="23248" w:author="Visone Rossana (GSE)" w:date="2025-10-20T11:21:00Z" w16du:dateUtc="2025-10-20T09:21:00Z">
          <w:pPr>
            <w:pStyle w:val="Paragrafoelenco"/>
            <w:numPr>
              <w:numId w:val="468"/>
            </w:numPr>
            <w:spacing w:after="120" w:line="259" w:lineRule="auto"/>
            <w:ind w:left="360" w:hanging="360"/>
            <w:jc w:val="both"/>
          </w:pPr>
        </w:pPrChange>
      </w:pPr>
      <w:ins w:id="23249" w:author="Visone Rossana (GSE)" w:date="2025-10-20T11:21:00Z" w16du:dateUtc="2025-10-20T09:21:00Z">
        <w:r w:rsidRPr="005F1C8E">
          <w:rPr>
            <w:rFonts w:ascii="Calibri" w:hAnsi="Calibri" w:cs="Calibri"/>
            <w:sz w:val="22"/>
            <w:szCs w:val="22"/>
            <w:rPrChange w:id="23250" w:author="Visone Rossana (GSE)" w:date="2025-10-20T11:21:00Z" w16du:dateUtc="2025-10-20T09:21:00Z">
              <w:rPr>
                <w:rFonts w:ascii="Calibri" w:hAnsi="Calibri" w:cs="Calibri"/>
                <w:sz w:val="20"/>
                <w:szCs w:val="20"/>
              </w:rPr>
            </w:rPrChange>
          </w:rPr>
          <w:t xml:space="preserve">gli Enti del Terzo Settore (ETS);  </w:t>
        </w:r>
      </w:ins>
    </w:p>
    <w:p w14:paraId="6C233BBB" w14:textId="77777777" w:rsidR="005F1C8E" w:rsidRPr="005F1C8E" w:rsidRDefault="005F1C8E">
      <w:pPr>
        <w:pStyle w:val="Paragrafoelenco"/>
        <w:numPr>
          <w:ilvl w:val="0"/>
          <w:numId w:val="468"/>
        </w:numPr>
        <w:spacing w:after="120" w:line="276" w:lineRule="auto"/>
        <w:jc w:val="both"/>
        <w:rPr>
          <w:ins w:id="23251" w:author="Visone Rossana (GSE)" w:date="2025-10-20T11:21:00Z" w16du:dateUtc="2025-10-20T09:21:00Z"/>
          <w:rFonts w:ascii="Calibri" w:hAnsi="Calibri" w:cs="Calibri"/>
          <w:sz w:val="22"/>
          <w:szCs w:val="22"/>
          <w:rPrChange w:id="23252" w:author="Visone Rossana (GSE)" w:date="2025-10-20T11:21:00Z" w16du:dateUtc="2025-10-20T09:21:00Z">
            <w:rPr>
              <w:ins w:id="23253" w:author="Visone Rossana (GSE)" w:date="2025-10-20T11:21:00Z" w16du:dateUtc="2025-10-20T09:21:00Z"/>
              <w:rFonts w:ascii="Calibri" w:hAnsi="Calibri" w:cs="Calibri"/>
              <w:sz w:val="20"/>
              <w:szCs w:val="20"/>
            </w:rPr>
          </w:rPrChange>
        </w:rPr>
        <w:pPrChange w:id="23254" w:author="Visone Rossana (GSE)" w:date="2025-10-20T11:21:00Z" w16du:dateUtc="2025-10-20T09:21:00Z">
          <w:pPr>
            <w:pStyle w:val="Paragrafoelenco"/>
            <w:numPr>
              <w:numId w:val="468"/>
            </w:numPr>
            <w:spacing w:after="120" w:line="259" w:lineRule="auto"/>
            <w:ind w:left="360" w:hanging="360"/>
            <w:jc w:val="both"/>
          </w:pPr>
        </w:pPrChange>
      </w:pPr>
      <w:ins w:id="23255" w:author="Visone Rossana (GSE)" w:date="2025-10-20T11:21:00Z" w16du:dateUtc="2025-10-20T09:21:00Z">
        <w:r w:rsidRPr="005F1C8E">
          <w:rPr>
            <w:rFonts w:ascii="Calibri" w:hAnsi="Calibri" w:cs="Calibri"/>
            <w:sz w:val="22"/>
            <w:szCs w:val="22"/>
            <w:rPrChange w:id="23256" w:author="Visone Rossana (GSE)" w:date="2025-10-20T11:21:00Z" w16du:dateUtc="2025-10-20T09:21:00Z">
              <w:rPr>
                <w:rFonts w:ascii="Calibri" w:hAnsi="Calibri" w:cs="Calibri"/>
                <w:sz w:val="20"/>
                <w:szCs w:val="20"/>
              </w:rPr>
            </w:rPrChange>
          </w:rPr>
          <w:t xml:space="preserve">i soggetti privati, </w:t>
        </w:r>
        <w:bookmarkStart w:id="23257" w:name="_Hlk211434354"/>
        <w:r w:rsidRPr="005F1C8E">
          <w:rPr>
            <w:rFonts w:ascii="Calibri" w:hAnsi="Calibri" w:cs="Calibri"/>
            <w:sz w:val="22"/>
            <w:szCs w:val="22"/>
            <w:rPrChange w:id="23258" w:author="Visone Rossana (GSE)" w:date="2025-10-20T11:21:00Z" w16du:dateUtc="2025-10-20T09:21:00Z">
              <w:rPr>
                <w:rFonts w:ascii="Calibri" w:hAnsi="Calibri" w:cs="Calibri"/>
                <w:sz w:val="20"/>
                <w:szCs w:val="20"/>
              </w:rPr>
            </w:rPrChange>
          </w:rPr>
          <w:t>per interventi eseguiti su edifici/unità immobiliari appartenenti all’ambito residenziale e terziario</w:t>
        </w:r>
        <w:bookmarkEnd w:id="23257"/>
        <w:r w:rsidRPr="005F1C8E">
          <w:rPr>
            <w:rFonts w:ascii="Calibri" w:hAnsi="Calibri" w:cs="Calibri"/>
            <w:sz w:val="22"/>
            <w:szCs w:val="22"/>
            <w:rPrChange w:id="23259" w:author="Visone Rossana (GSE)" w:date="2025-10-20T11:21:00Z" w16du:dateUtc="2025-10-20T09:21:00Z">
              <w:rPr>
                <w:rFonts w:ascii="Calibri" w:hAnsi="Calibri" w:cs="Calibri"/>
                <w:sz w:val="20"/>
                <w:szCs w:val="20"/>
              </w:rPr>
            </w:rPrChange>
          </w:rPr>
          <w:t>.</w:t>
        </w:r>
      </w:ins>
    </w:p>
    <w:p w14:paraId="42068530" w14:textId="0858F0E4" w:rsidR="00E91C55" w:rsidRPr="00843BD1" w:rsidDel="00C34F30" w:rsidRDefault="005F1C8E">
      <w:pPr>
        <w:spacing w:line="276" w:lineRule="auto"/>
        <w:ind w:left="1134" w:hanging="708"/>
        <w:contextualSpacing/>
        <w:jc w:val="both"/>
        <w:rPr>
          <w:ins w:id="23260" w:author="Visone Rossana (GSE)" w:date="2025-10-20T11:14:00Z" w16du:dateUtc="2025-10-20T09:14:00Z"/>
          <w:del w:id="23261" w:author="Visone Rossana (GSE)" w:date="2025-10-21T18:45:00Z" w16du:dateUtc="2025-10-21T16:45:00Z"/>
          <w:szCs w:val="26"/>
          <w:rPrChange w:id="23262" w:author="Visone Rossana (GSE)" w:date="2025-10-20T11:21:00Z" w16du:dateUtc="2025-10-20T09:21:00Z">
            <w:rPr>
              <w:ins w:id="23263" w:author="Visone Rossana (GSE)" w:date="2025-10-20T11:14:00Z" w16du:dateUtc="2025-10-20T09:14:00Z"/>
              <w:del w:id="23264" w:author="Visone Rossana (GSE)" w:date="2025-10-21T18:45:00Z" w16du:dateUtc="2025-10-21T16:45:00Z"/>
              <w:highlight w:val="yellow"/>
            </w:rPr>
          </w:rPrChange>
        </w:rPr>
        <w:pPrChange w:id="23265" w:author="Visone Rossana (GSE)" w:date="2025-10-20T11:21:00Z" w16du:dateUtc="2025-10-20T09:21:00Z">
          <w:pPr>
            <w:contextualSpacing/>
            <w:jc w:val="both"/>
          </w:pPr>
        </w:pPrChange>
      </w:pPr>
      <w:ins w:id="23266" w:author="Visone Rossana (GSE)" w:date="2025-10-20T11:21:00Z" w16du:dateUtc="2025-10-20T09:21:00Z">
        <w:del w:id="23267" w:author="Visone Rossana (GSE)" w:date="2025-10-21T18:45:00Z" w16du:dateUtc="2025-10-21T16:45:00Z">
          <w:r w:rsidRPr="00843BD1" w:rsidDel="00C34F30">
            <w:rPr>
              <w:rFonts w:ascii="Calibri" w:hAnsi="Calibri" w:cstheme="majorBidi"/>
              <w:szCs w:val="26"/>
              <w:rPrChange w:id="23268" w:author="Visone Rossana (GSE)" w:date="2025-10-20T11:21:00Z" w16du:dateUtc="2025-10-20T09:21:00Z">
                <w:rPr>
                  <w:rFonts w:ascii="Calibri" w:hAnsi="Calibri" w:cs="Calibri"/>
                  <w:sz w:val="20"/>
                  <w:szCs w:val="20"/>
                </w:rPr>
              </w:rPrChange>
            </w:rPr>
            <w:delText xml:space="preserve">Per la puntuale ammissibilità al meccanismo incentivante direttamente o tramite le ESCO e gli altri soggetti abilitati si rimanda al paragrafo </w:delText>
          </w:r>
          <w:r w:rsidRPr="00843BD1" w:rsidDel="00C34F30">
            <w:rPr>
              <w:rFonts w:ascii="Calibri" w:hAnsi="Calibri" w:cstheme="majorBidi"/>
              <w:szCs w:val="26"/>
              <w:rPrChange w:id="23269" w:author="Visone Rossana (GSE)" w:date="2025-10-20T11:21:00Z" w16du:dateUtc="2025-10-20T09:21:00Z">
                <w:rPr>
                  <w:rFonts w:ascii="Calibri" w:hAnsi="Calibri" w:cs="Calibri"/>
                  <w:sz w:val="20"/>
                  <w:szCs w:val="20"/>
                  <w:highlight w:val="yellow"/>
                </w:rPr>
              </w:rPrChange>
            </w:rPr>
            <w:delText>3.5</w:delText>
          </w:r>
        </w:del>
      </w:ins>
      <w:bookmarkStart w:id="23270" w:name="_Toc212462695"/>
      <w:bookmarkEnd w:id="23270"/>
    </w:p>
    <w:p w14:paraId="0B8C6F5D" w14:textId="571E1A71" w:rsidR="00E91C55" w:rsidRPr="00923DC6" w:rsidRDefault="00E91C55">
      <w:pPr>
        <w:pStyle w:val="TITOLO20"/>
        <w:numPr>
          <w:ilvl w:val="2"/>
          <w:numId w:val="292"/>
        </w:numPr>
        <w:ind w:left="1134" w:hanging="708"/>
        <w:rPr>
          <w:ins w:id="23271" w:author="Visone Rossana (GSE)" w:date="2025-10-20T11:14:00Z" w16du:dateUtc="2025-10-20T09:14:00Z"/>
        </w:rPr>
        <w:pPrChange w:id="23272" w:author="Visone Rossana (GSE)" w:date="2025-10-20T11:14:00Z" w16du:dateUtc="2025-10-20T09:14:00Z">
          <w:pPr>
            <w:pStyle w:val="TITOLO20"/>
            <w:numPr>
              <w:ilvl w:val="2"/>
              <w:numId w:val="464"/>
            </w:numPr>
            <w:ind w:left="1715" w:hanging="504"/>
          </w:pPr>
        </w:pPrChange>
      </w:pPr>
      <w:ins w:id="23273" w:author="Visone Rossana (GSE)" w:date="2025-10-20T11:14:00Z" w16du:dateUtc="2025-10-20T09:14:00Z">
        <w:del w:id="23274" w:author="Visone Rossana (GSE)" w:date="2025-10-21T18:45:00Z" w16du:dateUtc="2025-10-21T16:45:00Z">
          <w:r w:rsidRPr="00843BD1" w:rsidDel="00C34F30">
            <w:rPr>
              <w:rPrChange w:id="23275" w:author="Oliosi Francesco (GSE)" w:date="2025-10-23T12:29:00Z" w16du:dateUtc="2025-10-23T10:29:00Z">
                <w:rPr>
                  <w:highlight w:val="yellow"/>
                </w:rPr>
              </w:rPrChange>
            </w:rPr>
            <w:delText xml:space="preserve"> </w:delText>
          </w:r>
        </w:del>
        <w:bookmarkStart w:id="23276" w:name="_Toc212462696"/>
        <w:r w:rsidRPr="00923DC6">
          <w:t xml:space="preserve">Requisiti tecnici per l’accesso all’incentivo (Allegato </w:t>
        </w:r>
        <w:r w:rsidRPr="006926E9">
          <w:t>I</w:t>
        </w:r>
        <w:r w:rsidRPr="00365F81">
          <w:t>I</w:t>
        </w:r>
        <w:r w:rsidRPr="00923DC6">
          <w:t xml:space="preserve"> del Decreto)</w:t>
        </w:r>
        <w:bookmarkEnd w:id="23276"/>
      </w:ins>
    </w:p>
    <w:p w14:paraId="2C49E5C4" w14:textId="507CA657" w:rsidR="00E91C55" w:rsidRPr="00554FD3" w:rsidRDefault="00161832">
      <w:pPr>
        <w:spacing w:line="276" w:lineRule="auto"/>
        <w:contextualSpacing/>
        <w:jc w:val="both"/>
        <w:rPr>
          <w:ins w:id="23277" w:author="Visone Rossana (GSE)" w:date="2025-10-20T11:24:00Z" w16du:dateUtc="2025-10-20T09:24:00Z"/>
          <w:sz w:val="22"/>
          <w:szCs w:val="22"/>
        </w:rPr>
        <w:pPrChange w:id="23278" w:author="Visone Rossana (GSE)" w:date="2025-10-20T11:25:00Z" w16du:dateUtc="2025-10-20T09:25:00Z">
          <w:pPr>
            <w:contextualSpacing/>
            <w:jc w:val="both"/>
          </w:pPr>
        </w:pPrChange>
      </w:pPr>
      <w:ins w:id="23279" w:author="Visone Rossana (GSE)" w:date="2025-10-20T11:22:00Z" w16du:dateUtc="2025-10-20T09:22:00Z">
        <w:r w:rsidRPr="00B45536">
          <w:rPr>
            <w:sz w:val="22"/>
            <w:szCs w:val="22"/>
            <w:rPrChange w:id="23280" w:author="Visone Rossana (GSE)" w:date="2025-10-20T11:25:00Z" w16du:dateUtc="2025-10-20T09:25:00Z">
              <w:rPr>
                <w:highlight w:val="yellow"/>
              </w:rPr>
            </w:rPrChange>
          </w:rPr>
          <w:t>Di seguito sono riportati i requisiti minimi richiesti per l’accesso all’incentivo:</w:t>
        </w:r>
      </w:ins>
    </w:p>
    <w:p w14:paraId="743E16BA" w14:textId="77777777" w:rsidR="00A31390" w:rsidRPr="00B45536" w:rsidRDefault="00A31390">
      <w:pPr>
        <w:numPr>
          <w:ilvl w:val="0"/>
          <w:numId w:val="469"/>
        </w:numPr>
        <w:tabs>
          <w:tab w:val="clear" w:pos="360"/>
          <w:tab w:val="num" w:pos="284"/>
        </w:tabs>
        <w:spacing w:after="60" w:line="276" w:lineRule="auto"/>
        <w:ind w:left="283" w:hanging="215"/>
        <w:jc w:val="both"/>
        <w:rPr>
          <w:ins w:id="23281" w:author="Visone Rossana (GSE)" w:date="2025-10-20T11:24:00Z" w16du:dateUtc="2025-10-20T09:24:00Z"/>
          <w:rFonts w:cs="Calibri"/>
          <w:sz w:val="22"/>
          <w:szCs w:val="22"/>
          <w:rPrChange w:id="23282" w:author="Visone Rossana (GSE)" w:date="2025-10-20T11:25:00Z" w16du:dateUtc="2025-10-20T09:25:00Z">
            <w:rPr>
              <w:ins w:id="23283" w:author="Visone Rossana (GSE)" w:date="2025-10-20T11:24:00Z" w16du:dateUtc="2025-10-20T09:24:00Z"/>
              <w:rFonts w:cs="Calibri"/>
            </w:rPr>
          </w:rPrChange>
        </w:rPr>
        <w:pPrChange w:id="23284" w:author="Visone Rossana (GSE)" w:date="2025-10-20T11:50:00Z" w16du:dateUtc="2025-10-20T09:50:00Z">
          <w:pPr>
            <w:numPr>
              <w:numId w:val="469"/>
            </w:numPr>
            <w:tabs>
              <w:tab w:val="num" w:pos="284"/>
              <w:tab w:val="num" w:pos="360"/>
            </w:tabs>
            <w:spacing w:after="120" w:line="276" w:lineRule="auto"/>
            <w:ind w:left="284" w:hanging="218"/>
            <w:jc w:val="both"/>
          </w:pPr>
        </w:pPrChange>
      </w:pPr>
      <w:ins w:id="23285" w:author="Visone Rossana (GSE)" w:date="2025-10-20T11:24:00Z" w16du:dateUtc="2025-10-20T09:24:00Z">
        <w:r w:rsidRPr="00B45536">
          <w:rPr>
            <w:rFonts w:cs="Calibri"/>
            <w:sz w:val="22"/>
            <w:szCs w:val="22"/>
            <w:rPrChange w:id="23286" w:author="Visone Rossana (GSE)" w:date="2025-10-20T11:25:00Z" w16du:dateUtc="2025-10-20T09:25:00Z">
              <w:rPr>
                <w:rFonts w:cs="Calibri"/>
              </w:rPr>
            </w:rPrChange>
          </w:rPr>
          <w:t>l’installazione deve sostituire parzialmente o integralmente l’impianto di climatizzazione invernale già presente nell’immobile di qualsiasi categoria catastale (tranne F). La sostituzione parziale è ammessa solo nel caso di un impianto pre-esistente dotato di più generatori di calore;</w:t>
        </w:r>
      </w:ins>
    </w:p>
    <w:p w14:paraId="0CFACE1E" w14:textId="77777777" w:rsidR="00A31390" w:rsidRPr="00B45536" w:rsidRDefault="00A31390">
      <w:pPr>
        <w:numPr>
          <w:ilvl w:val="0"/>
          <w:numId w:val="469"/>
        </w:numPr>
        <w:tabs>
          <w:tab w:val="clear" w:pos="360"/>
          <w:tab w:val="num" w:pos="284"/>
        </w:tabs>
        <w:spacing w:after="60" w:line="276" w:lineRule="auto"/>
        <w:ind w:left="283" w:hanging="215"/>
        <w:jc w:val="both"/>
        <w:rPr>
          <w:ins w:id="23287" w:author="Visone Rossana (GSE)" w:date="2025-10-20T11:24:00Z" w16du:dateUtc="2025-10-20T09:24:00Z"/>
          <w:rFonts w:cs="Calibri"/>
          <w:sz w:val="22"/>
          <w:szCs w:val="22"/>
          <w:rPrChange w:id="23288" w:author="Visone Rossana (GSE)" w:date="2025-10-20T11:25:00Z" w16du:dateUtc="2025-10-20T09:25:00Z">
            <w:rPr>
              <w:ins w:id="23289" w:author="Visone Rossana (GSE)" w:date="2025-10-20T11:24:00Z" w16du:dateUtc="2025-10-20T09:24:00Z"/>
              <w:rFonts w:cs="Calibri"/>
            </w:rPr>
          </w:rPrChange>
        </w:rPr>
        <w:pPrChange w:id="23290" w:author="Visone Rossana (GSE)" w:date="2025-10-20T11:50:00Z" w16du:dateUtc="2025-10-20T09:50:00Z">
          <w:pPr>
            <w:numPr>
              <w:numId w:val="469"/>
            </w:numPr>
            <w:tabs>
              <w:tab w:val="num" w:pos="284"/>
              <w:tab w:val="num" w:pos="360"/>
            </w:tabs>
            <w:spacing w:after="120" w:line="276" w:lineRule="auto"/>
            <w:ind w:left="284" w:hanging="218"/>
            <w:jc w:val="both"/>
          </w:pPr>
        </w:pPrChange>
      </w:pPr>
      <w:ins w:id="23291" w:author="Visone Rossana (GSE)" w:date="2025-10-20T11:24:00Z" w16du:dateUtc="2025-10-20T09:24:00Z">
        <w:r w:rsidRPr="00B45536">
          <w:rPr>
            <w:rFonts w:cs="Calibri"/>
            <w:sz w:val="22"/>
            <w:szCs w:val="22"/>
            <w:rPrChange w:id="23292" w:author="Visone Rossana (GSE)" w:date="2025-10-20T11:25:00Z" w16du:dateUtc="2025-10-20T09:25:00Z">
              <w:rPr>
                <w:rFonts w:cs="Calibri"/>
              </w:rPr>
            </w:rPrChange>
          </w:rPr>
          <w:t>la messa a punto e l’equilibratura del sistema di distribuzione, regolazione e controllo;</w:t>
        </w:r>
      </w:ins>
    </w:p>
    <w:p w14:paraId="0CC201C9" w14:textId="77777777" w:rsidR="00A31390" w:rsidRPr="00B45536" w:rsidRDefault="00A31390">
      <w:pPr>
        <w:numPr>
          <w:ilvl w:val="0"/>
          <w:numId w:val="469"/>
        </w:numPr>
        <w:tabs>
          <w:tab w:val="clear" w:pos="360"/>
          <w:tab w:val="num" w:pos="284"/>
        </w:tabs>
        <w:spacing w:after="60" w:line="276" w:lineRule="auto"/>
        <w:ind w:left="283" w:hanging="215"/>
        <w:jc w:val="both"/>
        <w:rPr>
          <w:ins w:id="23293" w:author="Visone Rossana (GSE)" w:date="2025-10-20T11:24:00Z" w16du:dateUtc="2025-10-20T09:24:00Z"/>
          <w:rFonts w:cs="Calibri"/>
          <w:sz w:val="22"/>
          <w:szCs w:val="22"/>
          <w:rPrChange w:id="23294" w:author="Visone Rossana (GSE)" w:date="2025-10-20T11:25:00Z" w16du:dateUtc="2025-10-20T09:25:00Z">
            <w:rPr>
              <w:ins w:id="23295" w:author="Visone Rossana (GSE)" w:date="2025-10-20T11:24:00Z" w16du:dateUtc="2025-10-20T09:24:00Z"/>
              <w:rFonts w:cs="Calibri"/>
            </w:rPr>
          </w:rPrChange>
        </w:rPr>
        <w:pPrChange w:id="23296" w:author="Visone Rossana (GSE)" w:date="2025-10-20T11:50:00Z" w16du:dateUtc="2025-10-20T09:50:00Z">
          <w:pPr>
            <w:numPr>
              <w:numId w:val="469"/>
            </w:numPr>
            <w:tabs>
              <w:tab w:val="num" w:pos="284"/>
              <w:tab w:val="num" w:pos="360"/>
            </w:tabs>
            <w:spacing w:after="120" w:line="276" w:lineRule="auto"/>
            <w:ind w:left="284" w:hanging="218"/>
            <w:jc w:val="both"/>
          </w:pPr>
        </w:pPrChange>
      </w:pPr>
      <w:ins w:id="23297" w:author="Visone Rossana (GSE)" w:date="2025-10-20T11:24:00Z" w16du:dateUtc="2025-10-20T09:24:00Z">
        <w:r w:rsidRPr="00B45536">
          <w:rPr>
            <w:rFonts w:cs="Calibri"/>
            <w:sz w:val="22"/>
            <w:szCs w:val="22"/>
            <w:rPrChange w:id="23298" w:author="Visone Rossana (GSE)" w:date="2025-10-20T11:25:00Z" w16du:dateUtc="2025-10-20T09:25:00Z">
              <w:rPr>
                <w:rFonts w:cs="Calibri"/>
              </w:rPr>
            </w:rPrChange>
          </w:rPr>
          <w:t>l’installazione su tutti i corpi scaldanti di elementi di regolazione di tipo modulante agente sulla portata, tipo valvole termostatiche a bassa inerzia termica, a esclusione:</w:t>
        </w:r>
      </w:ins>
    </w:p>
    <w:p w14:paraId="09CB27EE" w14:textId="77777777" w:rsidR="00A31390" w:rsidRPr="00B45536" w:rsidRDefault="00A31390">
      <w:pPr>
        <w:numPr>
          <w:ilvl w:val="0"/>
          <w:numId w:val="470"/>
        </w:numPr>
        <w:spacing w:after="60" w:line="276" w:lineRule="auto"/>
        <w:ind w:left="1060" w:hanging="425"/>
        <w:jc w:val="both"/>
        <w:rPr>
          <w:ins w:id="23299" w:author="Visone Rossana (GSE)" w:date="2025-10-20T11:24:00Z" w16du:dateUtc="2025-10-20T09:24:00Z"/>
          <w:rFonts w:cs="Calibri"/>
          <w:sz w:val="22"/>
          <w:szCs w:val="22"/>
          <w:rPrChange w:id="23300" w:author="Visone Rossana (GSE)" w:date="2025-10-20T11:25:00Z" w16du:dateUtc="2025-10-20T09:25:00Z">
            <w:rPr>
              <w:ins w:id="23301" w:author="Visone Rossana (GSE)" w:date="2025-10-20T11:24:00Z" w16du:dateUtc="2025-10-20T09:24:00Z"/>
              <w:rFonts w:cs="Calibri"/>
            </w:rPr>
          </w:rPrChange>
        </w:rPr>
        <w:pPrChange w:id="23302" w:author="Visone Rossana (GSE)" w:date="2025-10-20T11:50:00Z" w16du:dateUtc="2025-10-20T09:50:00Z">
          <w:pPr>
            <w:numPr>
              <w:numId w:val="470"/>
            </w:numPr>
            <w:spacing w:after="120" w:line="276" w:lineRule="auto"/>
            <w:ind w:left="1058" w:hanging="425"/>
            <w:jc w:val="both"/>
          </w:pPr>
        </w:pPrChange>
      </w:pPr>
      <w:ins w:id="23303" w:author="Visone Rossana (GSE)" w:date="2025-10-20T11:24:00Z" w16du:dateUtc="2025-10-20T09:24:00Z">
        <w:r w:rsidRPr="00B45536">
          <w:rPr>
            <w:rFonts w:cs="Calibri"/>
            <w:sz w:val="22"/>
            <w:szCs w:val="22"/>
            <w:rPrChange w:id="23304" w:author="Visone Rossana (GSE)" w:date="2025-10-20T11:25:00Z" w16du:dateUtc="2025-10-20T09:25:00Z">
              <w:rPr>
                <w:rFonts w:cs="Calibri"/>
              </w:rPr>
            </w:rPrChange>
          </w:rPr>
          <w:t>dei locali in cui l’installazione di valvole termostatiche o altra regolazione di tipo modulante agente sulla portata sia dimostrata inequivocabilmente non fattibile tecnicamente nel caso specifico (</w:t>
        </w:r>
        <w:r w:rsidRPr="00B45536">
          <w:rPr>
            <w:rFonts w:cs="Calibri"/>
            <w:i/>
            <w:sz w:val="22"/>
            <w:szCs w:val="22"/>
            <w:rPrChange w:id="23305" w:author="Visone Rossana (GSE)" w:date="2025-10-20T11:25:00Z" w16du:dateUtc="2025-10-20T09:25:00Z">
              <w:rPr>
                <w:rFonts w:cs="Calibri"/>
                <w:i/>
              </w:rPr>
            </w:rPrChange>
          </w:rPr>
          <w:t>cfr.</w:t>
        </w:r>
        <w:r w:rsidRPr="00B45536">
          <w:rPr>
            <w:rFonts w:cs="Calibri"/>
            <w:sz w:val="22"/>
            <w:szCs w:val="22"/>
            <w:rPrChange w:id="23306" w:author="Visone Rossana (GSE)" w:date="2025-10-20T11:25:00Z" w16du:dateUtc="2025-10-20T09:25:00Z">
              <w:rPr>
                <w:rFonts w:cs="Calibri"/>
              </w:rPr>
            </w:rPrChange>
          </w:rPr>
          <w:t xml:space="preserve"> Decreto 26 giugno 2015, concernente le metodologie di calcolo della prestazione energetica e la definizione delle prescrizioni e dei requisiti minimi degli edifici);</w:t>
        </w:r>
      </w:ins>
    </w:p>
    <w:p w14:paraId="6E466603" w14:textId="77777777" w:rsidR="00A31390" w:rsidRPr="00B45536" w:rsidRDefault="00A31390">
      <w:pPr>
        <w:numPr>
          <w:ilvl w:val="0"/>
          <w:numId w:val="470"/>
        </w:numPr>
        <w:spacing w:after="60" w:line="276" w:lineRule="auto"/>
        <w:ind w:left="1060" w:hanging="425"/>
        <w:jc w:val="both"/>
        <w:rPr>
          <w:ins w:id="23307" w:author="Visone Rossana (GSE)" w:date="2025-10-20T11:24:00Z" w16du:dateUtc="2025-10-20T09:24:00Z"/>
          <w:rFonts w:cs="Calibri"/>
          <w:sz w:val="22"/>
          <w:szCs w:val="22"/>
          <w:rPrChange w:id="23308" w:author="Visone Rossana (GSE)" w:date="2025-10-20T11:25:00Z" w16du:dateUtc="2025-10-20T09:25:00Z">
            <w:rPr>
              <w:ins w:id="23309" w:author="Visone Rossana (GSE)" w:date="2025-10-20T11:24:00Z" w16du:dateUtc="2025-10-20T09:24:00Z"/>
              <w:rFonts w:cs="Calibri"/>
            </w:rPr>
          </w:rPrChange>
        </w:rPr>
        <w:pPrChange w:id="23310" w:author="Visone Rossana (GSE)" w:date="2025-10-20T11:50:00Z" w16du:dateUtc="2025-10-20T09:50:00Z">
          <w:pPr>
            <w:numPr>
              <w:numId w:val="470"/>
            </w:numPr>
            <w:spacing w:after="120" w:line="276" w:lineRule="auto"/>
            <w:ind w:left="1058" w:hanging="425"/>
            <w:jc w:val="both"/>
          </w:pPr>
        </w:pPrChange>
      </w:pPr>
      <w:ins w:id="23311" w:author="Visone Rossana (GSE)" w:date="2025-10-20T11:24:00Z" w16du:dateUtc="2025-10-20T09:24:00Z">
        <w:r w:rsidRPr="00B45536">
          <w:rPr>
            <w:rFonts w:cs="Calibri"/>
            <w:sz w:val="22"/>
            <w:szCs w:val="22"/>
            <w:rPrChange w:id="23312" w:author="Visone Rossana (GSE)" w:date="2025-10-20T11:25:00Z" w16du:dateUtc="2025-10-20T09:25:00Z">
              <w:rPr>
                <w:rFonts w:cs="Calibri"/>
              </w:rPr>
            </w:rPrChange>
          </w:rPr>
          <w:lastRenderedPageBreak/>
          <w:t>dei locali in cui è installata una centralina di termoregolazione con dispositivi modulanti per la regolazione automatica della temperatura ambiente (</w:t>
        </w:r>
        <w:r w:rsidRPr="00B45536">
          <w:rPr>
            <w:rFonts w:cs="Calibri"/>
            <w:i/>
            <w:sz w:val="22"/>
            <w:szCs w:val="22"/>
            <w:rPrChange w:id="23313" w:author="Visone Rossana (GSE)" w:date="2025-10-20T11:25:00Z" w16du:dateUtc="2025-10-20T09:25:00Z">
              <w:rPr>
                <w:rFonts w:cs="Calibri"/>
                <w:i/>
              </w:rPr>
            </w:rPrChange>
          </w:rPr>
          <w:t>cfr.</w:t>
        </w:r>
        <w:r w:rsidRPr="00B45536">
          <w:rPr>
            <w:rFonts w:cs="Calibri"/>
            <w:sz w:val="22"/>
            <w:szCs w:val="22"/>
            <w:rPrChange w:id="23314" w:author="Visone Rossana (GSE)" w:date="2025-10-20T11:25:00Z" w16du:dateUtc="2025-10-20T09:25:00Z">
              <w:rPr>
                <w:rFonts w:cs="Calibri"/>
              </w:rPr>
            </w:rPrChange>
          </w:rPr>
          <w:t xml:space="preserve"> Decreto 26 giugno 2015, concernente le metodologie di calcolo della prestazione energetica e la definizione delle prescrizioni e dei requisiti minimi degli edifici). In caso di impianti al servizio di più locali, è possibile omettere l’installazione di elementi di regolazione di tipo modulante agenti sulla portata esclusivamente sui terminali di emissione situati all’interno dei locali in cui è presente una centralina di termoregolazione, anche se questa agisce, oltre che sui terminali di quel locale, anche sui terminali di emissione installati in altri locali;</w:t>
        </w:r>
      </w:ins>
    </w:p>
    <w:p w14:paraId="7166D3A1" w14:textId="77777777" w:rsidR="00A31390" w:rsidRPr="00B45536" w:rsidRDefault="00A31390" w:rsidP="00554FD3">
      <w:pPr>
        <w:numPr>
          <w:ilvl w:val="0"/>
          <w:numId w:val="470"/>
        </w:numPr>
        <w:spacing w:after="120" w:line="276" w:lineRule="auto"/>
        <w:ind w:left="1058" w:hanging="425"/>
        <w:jc w:val="both"/>
        <w:rPr>
          <w:ins w:id="23315" w:author="Visone Rossana (GSE)" w:date="2025-10-20T11:24:00Z" w16du:dateUtc="2025-10-20T09:24:00Z"/>
          <w:rFonts w:cs="Calibri"/>
          <w:sz w:val="22"/>
          <w:szCs w:val="22"/>
          <w:rPrChange w:id="23316" w:author="Visone Rossana (GSE)" w:date="2025-10-20T11:25:00Z" w16du:dateUtc="2025-10-20T09:25:00Z">
            <w:rPr>
              <w:ins w:id="23317" w:author="Visone Rossana (GSE)" w:date="2025-10-20T11:24:00Z" w16du:dateUtc="2025-10-20T09:24:00Z"/>
              <w:rFonts w:cs="Calibri"/>
            </w:rPr>
          </w:rPrChange>
        </w:rPr>
      </w:pPr>
      <w:ins w:id="23318" w:author="Visone Rossana (GSE)" w:date="2025-10-20T11:24:00Z" w16du:dateUtc="2025-10-20T09:24:00Z">
        <w:r w:rsidRPr="00B45536">
          <w:rPr>
            <w:rFonts w:cs="Calibri"/>
            <w:sz w:val="22"/>
            <w:szCs w:val="22"/>
            <w:rPrChange w:id="23319" w:author="Visone Rossana (GSE)" w:date="2025-10-20T11:25:00Z" w16du:dateUtc="2025-10-20T09:25:00Z">
              <w:rPr>
                <w:rFonts w:cs="Calibri"/>
              </w:rPr>
            </w:rPrChange>
          </w:rPr>
          <w:t xml:space="preserve">degli impianti di climatizzazione invernale progettati e realizzati con temperature medie del fluido termovettore inferiori a 45°C; </w:t>
        </w:r>
      </w:ins>
    </w:p>
    <w:p w14:paraId="10D1BC9B" w14:textId="77777777" w:rsidR="00A31390" w:rsidRPr="00B45536" w:rsidRDefault="00A31390">
      <w:pPr>
        <w:numPr>
          <w:ilvl w:val="0"/>
          <w:numId w:val="469"/>
        </w:numPr>
        <w:tabs>
          <w:tab w:val="clear" w:pos="360"/>
          <w:tab w:val="num" w:pos="284"/>
        </w:tabs>
        <w:spacing w:after="60" w:line="276" w:lineRule="auto"/>
        <w:ind w:left="284" w:hanging="218"/>
        <w:jc w:val="both"/>
        <w:rPr>
          <w:ins w:id="23320" w:author="Visone Rossana (GSE)" w:date="2025-10-20T11:24:00Z" w16du:dateUtc="2025-10-20T09:24:00Z"/>
          <w:rFonts w:cs="Calibri"/>
          <w:sz w:val="22"/>
          <w:szCs w:val="22"/>
          <w:rPrChange w:id="23321" w:author="Visone Rossana (GSE)" w:date="2025-10-20T11:25:00Z" w16du:dateUtc="2025-10-20T09:25:00Z">
            <w:rPr>
              <w:ins w:id="23322" w:author="Visone Rossana (GSE)" w:date="2025-10-20T11:24:00Z" w16du:dateUtc="2025-10-20T09:24:00Z"/>
              <w:rFonts w:cs="Calibri"/>
            </w:rPr>
          </w:rPrChange>
        </w:rPr>
        <w:pPrChange w:id="23323" w:author="Visone Rossana (GSE)" w:date="2025-10-20T11:49:00Z" w16du:dateUtc="2025-10-20T09:49:00Z">
          <w:pPr>
            <w:numPr>
              <w:numId w:val="469"/>
            </w:numPr>
            <w:tabs>
              <w:tab w:val="num" w:pos="284"/>
              <w:tab w:val="num" w:pos="360"/>
            </w:tabs>
            <w:spacing w:after="120" w:line="276" w:lineRule="auto"/>
            <w:ind w:left="284" w:hanging="218"/>
            <w:jc w:val="both"/>
          </w:pPr>
        </w:pPrChange>
      </w:pPr>
      <w:ins w:id="23324" w:author="Visone Rossana (GSE)" w:date="2025-10-20T11:24:00Z" w16du:dateUtc="2025-10-20T09:24:00Z">
        <w:r w:rsidRPr="00B45536">
          <w:rPr>
            <w:rFonts w:cs="Calibri"/>
            <w:sz w:val="22"/>
            <w:szCs w:val="22"/>
            <w:rPrChange w:id="23325" w:author="Visone Rossana (GSE)" w:date="2025-10-20T11:25:00Z" w16du:dateUtc="2025-10-20T09:25:00Z">
              <w:rPr>
                <w:rFonts w:cs="Calibri"/>
              </w:rPr>
            </w:rPrChange>
          </w:rPr>
          <w:t>l’installazione di efficaci sistemi di contabilizzazione individuale dell’energia termica utilizzata, nel caso di impianti centralizzati a servizio di molteplici unità immobiliari e/o edifici;</w:t>
        </w:r>
      </w:ins>
    </w:p>
    <w:p w14:paraId="593D3630" w14:textId="704DC2B8" w:rsidR="00A31390" w:rsidRPr="00B45536" w:rsidRDefault="00A31390">
      <w:pPr>
        <w:numPr>
          <w:ilvl w:val="0"/>
          <w:numId w:val="469"/>
        </w:numPr>
        <w:tabs>
          <w:tab w:val="clear" w:pos="360"/>
          <w:tab w:val="num" w:pos="284"/>
        </w:tabs>
        <w:spacing w:after="60" w:line="276" w:lineRule="auto"/>
        <w:ind w:left="284" w:hanging="218"/>
        <w:jc w:val="both"/>
        <w:rPr>
          <w:ins w:id="23326" w:author="Visone Rossana (GSE)" w:date="2025-10-20T11:25:00Z" w16du:dateUtc="2025-10-20T09:25:00Z"/>
          <w:rFonts w:cs="Calibri"/>
          <w:sz w:val="22"/>
          <w:szCs w:val="22"/>
          <w:rPrChange w:id="23327" w:author="Visone Rossana (GSE)" w:date="2025-10-20T11:25:00Z" w16du:dateUtc="2025-10-20T09:25:00Z">
            <w:rPr>
              <w:ins w:id="23328" w:author="Visone Rossana (GSE)" w:date="2025-10-20T11:25:00Z" w16du:dateUtc="2025-10-20T09:25:00Z"/>
              <w:rFonts w:cs="Calibri"/>
            </w:rPr>
          </w:rPrChange>
        </w:rPr>
        <w:pPrChange w:id="23329" w:author="Visone Rossana (GSE)" w:date="2025-10-20T11:49:00Z" w16du:dateUtc="2025-10-20T09:49:00Z">
          <w:pPr>
            <w:numPr>
              <w:numId w:val="469"/>
            </w:numPr>
            <w:tabs>
              <w:tab w:val="num" w:pos="284"/>
              <w:tab w:val="num" w:pos="360"/>
            </w:tabs>
            <w:spacing w:after="120" w:line="276" w:lineRule="auto"/>
            <w:ind w:left="284" w:hanging="218"/>
            <w:jc w:val="both"/>
          </w:pPr>
        </w:pPrChange>
      </w:pPr>
      <w:ins w:id="23330" w:author="Visone Rossana (GSE)" w:date="2025-10-20T11:24:00Z" w16du:dateUtc="2025-10-20T09:24:00Z">
        <w:r w:rsidRPr="00B45536">
          <w:rPr>
            <w:rFonts w:cs="Calibri"/>
            <w:sz w:val="22"/>
            <w:szCs w:val="22"/>
            <w:rPrChange w:id="23331" w:author="Visone Rossana (GSE)" w:date="2025-10-20T11:25:00Z" w16du:dateUtc="2025-10-20T09:25:00Z">
              <w:rPr>
                <w:rFonts w:cs="Calibri"/>
              </w:rPr>
            </w:rPrChange>
          </w:rPr>
          <w:t>per gli interventi con potenza termica utile superiore a 200 kW, è obbligatoria l’installazione di sistemi di contabilizzazione del calore e la comunicazione al GSE delle misure dell’energia termica annualmente prodotta dagli impianti e utilizzata per coprire i fabbisogni termici, secondo quanto indicato al paragrafo 6.5</w:t>
        </w:r>
      </w:ins>
      <w:ins w:id="23332" w:author="Visone Rossana (GSE)" w:date="2025-10-20T11:25:00Z" w16du:dateUtc="2025-10-20T09:25:00Z">
        <w:r w:rsidR="00B45536" w:rsidRPr="00B45536">
          <w:rPr>
            <w:rFonts w:cs="Calibri"/>
            <w:sz w:val="22"/>
            <w:szCs w:val="22"/>
            <w:rPrChange w:id="23333" w:author="Visone Rossana (GSE)" w:date="2025-10-20T11:25:00Z" w16du:dateUtc="2025-10-20T09:25:00Z">
              <w:rPr>
                <w:rFonts w:cs="Calibri"/>
              </w:rPr>
            </w:rPrChange>
          </w:rPr>
          <w:t>;</w:t>
        </w:r>
      </w:ins>
    </w:p>
    <w:p w14:paraId="4D92A8F9" w14:textId="2BA4FB93" w:rsidR="00B45536" w:rsidRDefault="00554FD3">
      <w:pPr>
        <w:numPr>
          <w:ilvl w:val="0"/>
          <w:numId w:val="469"/>
        </w:numPr>
        <w:tabs>
          <w:tab w:val="clear" w:pos="360"/>
          <w:tab w:val="num" w:pos="426"/>
        </w:tabs>
        <w:spacing w:after="60" w:line="276" w:lineRule="auto"/>
        <w:ind w:left="284"/>
        <w:jc w:val="both"/>
        <w:rPr>
          <w:ins w:id="23334" w:author="Visone Rossana (GSE)" w:date="2025-10-20T11:31:00Z" w16du:dateUtc="2025-10-20T09:31:00Z"/>
          <w:rFonts w:cs="Calibri"/>
          <w:sz w:val="22"/>
          <w:szCs w:val="22"/>
        </w:rPr>
        <w:pPrChange w:id="23335" w:author="Visone Rossana (GSE)" w:date="2025-10-20T11:50:00Z" w16du:dateUtc="2025-10-20T09:50:00Z">
          <w:pPr>
            <w:numPr>
              <w:numId w:val="469"/>
            </w:numPr>
            <w:tabs>
              <w:tab w:val="num" w:pos="360"/>
            </w:tabs>
            <w:spacing w:after="120" w:line="276" w:lineRule="auto"/>
            <w:ind w:left="360" w:hanging="360"/>
            <w:jc w:val="both"/>
          </w:pPr>
        </w:pPrChange>
      </w:pPr>
      <w:ins w:id="23336" w:author="Visone Rossana (GSE)" w:date="2025-10-20T11:27:00Z" w16du:dateUtc="2025-10-20T09:27:00Z">
        <w:r w:rsidRPr="003A63A1">
          <w:rPr>
            <w:rFonts w:cs="Calibri"/>
            <w:b/>
            <w:bCs/>
            <w:sz w:val="22"/>
            <w:szCs w:val="22"/>
            <w:rPrChange w:id="23337" w:author="Visone Rossana (GSE)" w:date="2025-10-20T11:50:00Z" w16du:dateUtc="2025-10-20T09:50:00Z">
              <w:rPr>
                <w:rFonts w:cs="Calibri"/>
                <w:sz w:val="22"/>
                <w:szCs w:val="22"/>
              </w:rPr>
            </w:rPrChange>
          </w:rPr>
          <w:t xml:space="preserve">per </w:t>
        </w:r>
      </w:ins>
      <w:ins w:id="23338" w:author="Visone Rossana (GSE)" w:date="2025-10-20T11:25:00Z" w16du:dateUtc="2025-10-20T09:25:00Z">
        <w:r w:rsidR="00B45536" w:rsidRPr="003A63A1">
          <w:rPr>
            <w:rFonts w:cs="Calibri"/>
            <w:b/>
            <w:bCs/>
            <w:sz w:val="22"/>
            <w:szCs w:val="22"/>
            <w:rPrChange w:id="23339" w:author="Visone Rossana (GSE)" w:date="2025-10-20T11:50:00Z" w16du:dateUtc="2025-10-20T09:50:00Z">
              <w:rPr>
                <w:rFonts w:cs="Calibri"/>
              </w:rPr>
            </w:rPrChange>
          </w:rPr>
          <w:t>le pompe di calore elettriche</w:t>
        </w:r>
        <w:r w:rsidR="00B45536" w:rsidRPr="00D849E6">
          <w:rPr>
            <w:rFonts w:cs="Calibri"/>
            <w:sz w:val="22"/>
            <w:szCs w:val="22"/>
            <w:rPrChange w:id="23340" w:author="Visone Rossana (GSE)" w:date="2025-10-20T11:28:00Z" w16du:dateUtc="2025-10-20T09:28:00Z">
              <w:rPr>
                <w:rFonts w:cs="Calibri"/>
              </w:rPr>
            </w:rPrChange>
          </w:rPr>
          <w:t xml:space="preserve"> </w:t>
        </w:r>
      </w:ins>
      <w:ins w:id="23341" w:author="Visone Rossana (GSE)" w:date="2025-10-20T11:28:00Z" w16du:dateUtc="2025-10-20T09:28:00Z">
        <w:r w:rsidR="00D849E6" w:rsidRPr="00D849E6">
          <w:rPr>
            <w:rFonts w:cs="Calibri"/>
            <w:sz w:val="22"/>
            <w:szCs w:val="22"/>
            <w:rPrChange w:id="23342" w:author="Visone Rossana (GSE)" w:date="2025-10-20T11:28:00Z" w16du:dateUtc="2025-10-20T09:28:00Z">
              <w:rPr>
                <w:rFonts w:cs="Calibri"/>
              </w:rPr>
            </w:rPrChange>
          </w:rPr>
          <w:t>l’efficienza energetica del riscaldamento stagionale (Ꞃs%) e lo SCOP devono essere almeno pari ai valori requisiti minimi di ecoprogettazione dei regolamenti di prodotto ecodesign, calcolati in zona climatica “average” e stabiliti in funzione del tipo di prodotto e di applicazione</w:t>
        </w:r>
        <w:r w:rsidR="000B6652">
          <w:rPr>
            <w:rFonts w:cs="Calibri"/>
            <w:sz w:val="22"/>
            <w:szCs w:val="22"/>
          </w:rPr>
          <w:t xml:space="preserve">, come </w:t>
        </w:r>
      </w:ins>
      <w:ins w:id="23343" w:author="Visone Rossana (GSE)" w:date="2025-10-20T11:29:00Z" w16du:dateUtc="2025-10-20T09:29:00Z">
        <w:r w:rsidR="000B6652">
          <w:rPr>
            <w:rFonts w:cs="Calibri"/>
            <w:sz w:val="22"/>
            <w:szCs w:val="22"/>
          </w:rPr>
          <w:t>indicati nell</w:t>
        </w:r>
      </w:ins>
      <w:ins w:id="23344" w:author="Visone Rossana (GSE)" w:date="2025-10-20T11:47:00Z" w16du:dateUtc="2025-10-20T09:47:00Z">
        <w:r w:rsidR="002B18C3">
          <w:rPr>
            <w:rFonts w:cs="Calibri"/>
            <w:sz w:val="22"/>
            <w:szCs w:val="22"/>
          </w:rPr>
          <w:t>e</w:t>
        </w:r>
      </w:ins>
      <w:ins w:id="23345" w:author="Visone Rossana (GSE)" w:date="2025-10-20T11:29:00Z" w16du:dateUtc="2025-10-20T09:29:00Z">
        <w:r w:rsidR="000B6652">
          <w:rPr>
            <w:rFonts w:cs="Calibri"/>
            <w:sz w:val="22"/>
            <w:szCs w:val="22"/>
          </w:rPr>
          <w:t xml:space="preserve"> Tabell</w:t>
        </w:r>
      </w:ins>
      <w:ins w:id="23346" w:author="Visone Rossana (GSE)" w:date="2025-10-20T11:47:00Z" w16du:dateUtc="2025-10-20T09:47:00Z">
        <w:r w:rsidR="002B18C3">
          <w:rPr>
            <w:rFonts w:cs="Calibri"/>
            <w:sz w:val="22"/>
            <w:szCs w:val="22"/>
          </w:rPr>
          <w:t xml:space="preserve">e </w:t>
        </w:r>
      </w:ins>
      <w:ins w:id="23347" w:author="Visone Rossana (GSE)" w:date="2025-10-20T11:29:00Z" w16du:dateUtc="2025-10-20T09:29:00Z">
        <w:r w:rsidR="000B6652">
          <w:rPr>
            <w:rFonts w:cs="Calibri"/>
            <w:sz w:val="22"/>
            <w:szCs w:val="22"/>
          </w:rPr>
          <w:t>3-</w:t>
        </w:r>
      </w:ins>
      <w:ins w:id="23348" w:author="Visone Rossana (GSE)" w:date="2025-10-20T11:47:00Z" w16du:dateUtc="2025-10-20T09:47:00Z">
        <w:r w:rsidR="002B18C3">
          <w:rPr>
            <w:rFonts w:cs="Calibri"/>
            <w:sz w:val="22"/>
            <w:szCs w:val="22"/>
          </w:rPr>
          <w:t>4</w:t>
        </w:r>
      </w:ins>
      <w:ins w:id="23349" w:author="Visone Rossana (GSE)" w:date="2025-10-20T11:29:00Z" w16du:dateUtc="2025-10-20T09:29:00Z">
        <w:r w:rsidR="000B6652">
          <w:rPr>
            <w:rFonts w:cs="Calibri"/>
            <w:sz w:val="22"/>
            <w:szCs w:val="22"/>
          </w:rPr>
          <w:t xml:space="preserve"> Allegato I del Decreto</w:t>
        </w:r>
      </w:ins>
      <w:ins w:id="23350" w:author="Visone Rossana (GSE)" w:date="2025-10-20T11:28:00Z" w16du:dateUtc="2025-10-20T09:28:00Z">
        <w:r w:rsidR="00D849E6" w:rsidRPr="00D849E6">
          <w:rPr>
            <w:rFonts w:cs="Calibri"/>
            <w:sz w:val="22"/>
            <w:szCs w:val="22"/>
            <w:rPrChange w:id="23351" w:author="Visone Rossana (GSE)" w:date="2025-10-20T11:28:00Z" w16du:dateUtc="2025-10-20T09:28:00Z">
              <w:rPr>
                <w:rFonts w:cs="Calibri"/>
              </w:rPr>
            </w:rPrChange>
          </w:rPr>
          <w:t>. La prestazione delle pompe di calore deve essere dichiarata e garantita dal costruttore sulla base di prove effettuate in conformità alla UNI EN14825, come previsto dalle regolamentazioni Ecodesign vigenti ed eventuali successive modifiche e integrazioni</w:t>
        </w:r>
      </w:ins>
      <w:ins w:id="23352" w:author="Visone Rossana (GSE)" w:date="2025-10-20T11:29:00Z" w16du:dateUtc="2025-10-20T09:29:00Z">
        <w:r w:rsidR="009715D2">
          <w:rPr>
            <w:rFonts w:cs="Calibri"/>
            <w:sz w:val="22"/>
            <w:szCs w:val="22"/>
          </w:rPr>
          <w:t>;</w:t>
        </w:r>
      </w:ins>
    </w:p>
    <w:tbl>
      <w:tblPr>
        <w:tblStyle w:val="TableNormal1"/>
        <w:tblW w:w="4784"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Change w:id="23353" w:author="Visone Rossana (GSE)" w:date="2025-10-20T11:34:00Z" w16du:dateUtc="2025-10-20T09:34:00Z">
          <w:tblPr>
            <w:tblStyle w:val="TableNormal1"/>
            <w:tblW w:w="4784"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PrChange>
      </w:tblPr>
      <w:tblGrid>
        <w:gridCol w:w="851"/>
        <w:gridCol w:w="1647"/>
        <w:gridCol w:w="2132"/>
        <w:gridCol w:w="1542"/>
        <w:gridCol w:w="1774"/>
        <w:gridCol w:w="1266"/>
        <w:tblGridChange w:id="23354">
          <w:tblGrid>
            <w:gridCol w:w="851"/>
            <w:gridCol w:w="1"/>
            <w:gridCol w:w="1646"/>
            <w:gridCol w:w="1"/>
            <w:gridCol w:w="2131"/>
            <w:gridCol w:w="1"/>
            <w:gridCol w:w="1541"/>
            <w:gridCol w:w="1"/>
            <w:gridCol w:w="1773"/>
            <w:gridCol w:w="1"/>
            <w:gridCol w:w="1265"/>
            <w:gridCol w:w="1"/>
          </w:tblGrid>
        </w:tblGridChange>
      </w:tblGrid>
      <w:tr w:rsidR="00854071" w:rsidRPr="00110BE6" w14:paraId="56B6A604" w14:textId="77777777" w:rsidTr="0092321A">
        <w:trPr>
          <w:trHeight w:val="406"/>
          <w:ins w:id="23355" w:author="Visone Rossana (GSE)" w:date="2025-10-20T11:33:00Z"/>
          <w:trPrChange w:id="23356" w:author="Visone Rossana (GSE)" w:date="2025-10-20T11:34:00Z" w16du:dateUtc="2025-10-20T09:34:00Z">
            <w:trPr>
              <w:trHeight w:val="458"/>
            </w:trPr>
          </w:trPrChange>
        </w:trPr>
        <w:tc>
          <w:tcPr>
            <w:tcW w:w="5000" w:type="pct"/>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Change w:id="23357" w:author="Visone Rossana (GSE)" w:date="2025-10-20T11:34:00Z" w16du:dateUtc="2025-10-20T09:34:00Z">
              <w:tcPr>
                <w:tcW w:w="5000" w:type="pct"/>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tcPrChange>
          </w:tcPr>
          <w:p w14:paraId="0653C4EF" w14:textId="3DBFF94D" w:rsidR="00854071" w:rsidRPr="004E59E6" w:rsidRDefault="00854071">
            <w:pPr>
              <w:pStyle w:val="TableParagraph"/>
              <w:spacing w:line="223" w:lineRule="exact"/>
              <w:ind w:left="1"/>
              <w:rPr>
                <w:ins w:id="23358" w:author="Visone Rossana (GSE)" w:date="2025-10-20T11:33:00Z" w16du:dateUtc="2025-10-20T09:33:00Z"/>
                <w:rFonts w:asciiTheme="minorHAnsi" w:hAnsiTheme="minorHAnsi" w:cstheme="minorHAnsi"/>
                <w:b/>
                <w:sz w:val="16"/>
                <w:szCs w:val="16"/>
                <w:lang w:val="it-IT"/>
                <w:rPrChange w:id="23359" w:author="Di Lorenzo Michele (GSE)" w:date="2025-10-29T12:04:00Z" w16du:dateUtc="2025-10-29T11:04:00Z">
                  <w:rPr>
                    <w:ins w:id="23360" w:author="Visone Rossana (GSE)" w:date="2025-10-20T11:33:00Z" w16du:dateUtc="2025-10-20T09:33:00Z"/>
                    <w:b/>
                    <w:sz w:val="18"/>
                    <w:szCs w:val="18"/>
                  </w:rPr>
                </w:rPrChange>
              </w:rPr>
              <w:pPrChange w:id="23361" w:author="Visone Rossana (GSE)" w:date="2025-10-20T11:33:00Z" w16du:dateUtc="2025-10-20T09:33:00Z">
                <w:pPr>
                  <w:pStyle w:val="TableParagraph"/>
                  <w:spacing w:line="223" w:lineRule="exact"/>
                  <w:ind w:left="1"/>
                  <w:jc w:val="center"/>
                </w:pPr>
              </w:pPrChange>
            </w:pPr>
            <w:ins w:id="23362" w:author="Visone Rossana (GSE)" w:date="2025-10-20T11:33:00Z" w16du:dateUtc="2025-10-20T09:33:00Z">
              <w:r w:rsidRPr="004E59E6">
                <w:rPr>
                  <w:rFonts w:asciiTheme="minorHAnsi" w:hAnsiTheme="minorHAnsi" w:cstheme="minorHAnsi"/>
                  <w:b/>
                  <w:sz w:val="16"/>
                  <w:szCs w:val="16"/>
                  <w:rPrChange w:id="23363" w:author="Di Lorenzo Michele (GSE)" w:date="2025-10-29T12:04:00Z" w16du:dateUtc="2025-10-29T11:04:00Z">
                    <w:rPr>
                      <w:rFonts w:cs="Calibri"/>
                      <w:b/>
                      <w:sz w:val="20"/>
                      <w:szCs w:val="20"/>
                    </w:rPr>
                  </w:rPrChange>
                </w:rPr>
                <w:t>[Tabella 3 – Allegato I – D.M. 7 agosto 2025]</w:t>
              </w:r>
            </w:ins>
          </w:p>
        </w:tc>
      </w:tr>
      <w:tr w:rsidR="00B05AAB" w:rsidRPr="00110BE6" w14:paraId="665566FA" w14:textId="77777777" w:rsidTr="00B05AAB">
        <w:trPr>
          <w:trHeight w:val="458"/>
          <w:ins w:id="23364" w:author="Visone Rossana (GSE)" w:date="2025-10-20T11:31:00Z"/>
          <w:trPrChange w:id="23365" w:author="Visone Rossana (GSE)" w:date="2025-10-20T11:31:00Z" w16du:dateUtc="2025-10-20T09:31:00Z">
            <w:trPr>
              <w:trHeight w:val="458"/>
            </w:trPr>
          </w:trPrChange>
        </w:trPr>
        <w:tc>
          <w:tcPr>
            <w:tcW w:w="46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Change w:id="23366" w:author="Visone Rossana (GSE)" w:date="2025-10-20T11:31:00Z" w16du:dateUtc="2025-10-20T09:31:00Z">
              <w:tcPr>
                <w:tcW w:w="462"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171BCDB8" w14:textId="77777777" w:rsidR="00B05AAB" w:rsidRPr="00DE363E" w:rsidRDefault="00B05AAB" w:rsidP="003654F2">
            <w:pPr>
              <w:pStyle w:val="TableParagraph"/>
              <w:spacing w:line="223" w:lineRule="exact"/>
              <w:ind w:left="-490"/>
              <w:jc w:val="center"/>
              <w:rPr>
                <w:ins w:id="23367" w:author="Visone Rossana (GSE)" w:date="2025-10-20T11:31:00Z" w16du:dateUtc="2025-10-20T09:31:00Z"/>
                <w:rFonts w:asciiTheme="minorHAnsi" w:hAnsiTheme="minorHAnsi" w:cstheme="minorHAnsi"/>
                <w:sz w:val="16"/>
                <w:szCs w:val="16"/>
                <w:lang w:val="it-IT"/>
                <w:rPrChange w:id="23368" w:author="Visone Rossana (GSE)" w:date="2025-10-20T11:34:00Z" w16du:dateUtc="2025-10-20T09:34:00Z">
                  <w:rPr>
                    <w:ins w:id="23369" w:author="Visone Rossana (GSE)" w:date="2025-10-20T11:31:00Z" w16du:dateUtc="2025-10-20T09:31:00Z"/>
                    <w:sz w:val="18"/>
                    <w:szCs w:val="18"/>
                    <w:lang w:val="it-IT"/>
                  </w:rPr>
                </w:rPrChange>
              </w:rPr>
            </w:pPr>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Change w:id="23370" w:author="Visone Rossana (GSE)" w:date="2025-10-20T11:31:00Z" w16du:dateUtc="2025-10-20T09:31:00Z">
              <w:tcPr>
                <w:tcW w:w="894"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tcPrChange>
          </w:tcPr>
          <w:p w14:paraId="20AFBB93" w14:textId="77777777" w:rsidR="00B05AAB" w:rsidRPr="00DE363E" w:rsidRDefault="00B05AAB" w:rsidP="003654F2">
            <w:pPr>
              <w:pStyle w:val="TableParagraph"/>
              <w:spacing w:line="223" w:lineRule="exact"/>
              <w:jc w:val="center"/>
              <w:rPr>
                <w:ins w:id="23371" w:author="Visone Rossana (GSE)" w:date="2025-10-20T11:31:00Z" w16du:dateUtc="2025-10-20T09:31:00Z"/>
                <w:rFonts w:asciiTheme="minorHAnsi" w:hAnsiTheme="minorHAnsi" w:cstheme="minorHAnsi"/>
                <w:b/>
                <w:sz w:val="16"/>
                <w:szCs w:val="16"/>
                <w:lang w:val="it-IT"/>
                <w:rPrChange w:id="23372" w:author="Visone Rossana (GSE)" w:date="2025-10-20T11:34:00Z" w16du:dateUtc="2025-10-20T09:34:00Z">
                  <w:rPr>
                    <w:ins w:id="23373" w:author="Visone Rossana (GSE)" w:date="2025-10-20T11:31:00Z" w16du:dateUtc="2025-10-20T09:31:00Z"/>
                    <w:b/>
                    <w:sz w:val="18"/>
                    <w:szCs w:val="18"/>
                    <w:lang w:val="it-IT"/>
                  </w:rPr>
                </w:rPrChange>
              </w:rPr>
            </w:pPr>
            <w:ins w:id="23374" w:author="Visone Rossana (GSE)" w:date="2025-10-20T11:31:00Z" w16du:dateUtc="2025-10-20T09:31:00Z">
              <w:r w:rsidRPr="004E59E6">
                <w:rPr>
                  <w:rFonts w:asciiTheme="minorHAnsi" w:hAnsiTheme="minorHAnsi" w:cstheme="minorHAnsi"/>
                  <w:b/>
                  <w:sz w:val="16"/>
                  <w:szCs w:val="16"/>
                  <w:rPrChange w:id="23375" w:author="Di Lorenzo Michele (GSE)" w:date="2025-10-29T12:04:00Z" w16du:dateUtc="2025-10-29T11:04:00Z">
                    <w:rPr>
                      <w:b/>
                      <w:sz w:val="18"/>
                      <w:szCs w:val="18"/>
                    </w:rPr>
                  </w:rPrChange>
                </w:rPr>
                <w:t xml:space="preserve">Tipo di </w:t>
              </w:r>
            </w:ins>
          </w:p>
          <w:p w14:paraId="10BBC4EE" w14:textId="77777777" w:rsidR="00B05AAB" w:rsidRPr="00DE363E" w:rsidRDefault="00B05AAB" w:rsidP="003654F2">
            <w:pPr>
              <w:pStyle w:val="TableParagraph"/>
              <w:spacing w:line="223" w:lineRule="exact"/>
              <w:jc w:val="center"/>
              <w:rPr>
                <w:ins w:id="23376" w:author="Visone Rossana (GSE)" w:date="2025-10-20T11:31:00Z" w16du:dateUtc="2025-10-20T09:31:00Z"/>
                <w:rFonts w:asciiTheme="minorHAnsi" w:hAnsiTheme="minorHAnsi" w:cstheme="minorHAnsi"/>
                <w:b/>
                <w:sz w:val="16"/>
                <w:szCs w:val="16"/>
                <w:lang w:val="it-IT"/>
                <w:rPrChange w:id="23377" w:author="Visone Rossana (GSE)" w:date="2025-10-20T11:34:00Z" w16du:dateUtc="2025-10-20T09:34:00Z">
                  <w:rPr>
                    <w:ins w:id="23378" w:author="Visone Rossana (GSE)" w:date="2025-10-20T11:31:00Z" w16du:dateUtc="2025-10-20T09:31:00Z"/>
                    <w:b/>
                    <w:sz w:val="18"/>
                    <w:szCs w:val="18"/>
                    <w:lang w:val="it-IT"/>
                  </w:rPr>
                </w:rPrChange>
              </w:rPr>
            </w:pPr>
            <w:ins w:id="23379" w:author="Visone Rossana (GSE)" w:date="2025-10-20T11:31:00Z" w16du:dateUtc="2025-10-20T09:31:00Z">
              <w:r w:rsidRPr="004E59E6">
                <w:rPr>
                  <w:rFonts w:asciiTheme="minorHAnsi" w:hAnsiTheme="minorHAnsi" w:cstheme="minorHAnsi"/>
                  <w:b/>
                  <w:sz w:val="16"/>
                  <w:szCs w:val="16"/>
                  <w:rPrChange w:id="23380" w:author="Di Lorenzo Michele (GSE)" w:date="2025-10-29T12:04:00Z" w16du:dateUtc="2025-10-29T11:04:00Z">
                    <w:rPr>
                      <w:b/>
                      <w:sz w:val="18"/>
                      <w:szCs w:val="18"/>
                    </w:rPr>
                  </w:rPrChange>
                </w:rPr>
                <w:t>pompa di calore</w:t>
              </w:r>
            </w:ins>
          </w:p>
          <w:p w14:paraId="0E7E9FBA" w14:textId="77777777" w:rsidR="00B05AAB" w:rsidRPr="00DE363E" w:rsidRDefault="00B05AAB" w:rsidP="003654F2">
            <w:pPr>
              <w:pStyle w:val="TableParagraph"/>
              <w:spacing w:line="215" w:lineRule="exact"/>
              <w:jc w:val="center"/>
              <w:rPr>
                <w:ins w:id="23381" w:author="Visone Rossana (GSE)" w:date="2025-10-20T11:31:00Z" w16du:dateUtc="2025-10-20T09:31:00Z"/>
                <w:rFonts w:asciiTheme="minorHAnsi" w:hAnsiTheme="minorHAnsi" w:cstheme="minorHAnsi"/>
                <w:b/>
                <w:sz w:val="16"/>
                <w:szCs w:val="16"/>
                <w:lang w:val="it-IT"/>
                <w:rPrChange w:id="23382" w:author="Visone Rossana (GSE)" w:date="2025-10-20T11:34:00Z" w16du:dateUtc="2025-10-20T09:34:00Z">
                  <w:rPr>
                    <w:ins w:id="23383" w:author="Visone Rossana (GSE)" w:date="2025-10-20T11:31:00Z" w16du:dateUtc="2025-10-20T09:31:00Z"/>
                    <w:b/>
                    <w:sz w:val="18"/>
                    <w:szCs w:val="18"/>
                    <w:lang w:val="it-IT"/>
                  </w:rPr>
                </w:rPrChange>
              </w:rPr>
            </w:pPr>
            <w:ins w:id="23384" w:author="Visone Rossana (GSE)" w:date="2025-10-20T11:31:00Z" w16du:dateUtc="2025-10-20T09:31:00Z">
              <w:r w:rsidRPr="004E59E6">
                <w:rPr>
                  <w:rFonts w:asciiTheme="minorHAnsi" w:hAnsiTheme="minorHAnsi" w:cstheme="minorHAnsi"/>
                  <w:b/>
                  <w:sz w:val="16"/>
                  <w:szCs w:val="16"/>
                  <w:rPrChange w:id="23385" w:author="Di Lorenzo Michele (GSE)" w:date="2025-10-29T12:04:00Z" w16du:dateUtc="2025-10-29T11:04:00Z">
                    <w:rPr>
                      <w:b/>
                      <w:sz w:val="18"/>
                      <w:szCs w:val="18"/>
                    </w:rPr>
                  </w:rPrChange>
                </w:rPr>
                <w:t>Ambiente esterno/interno</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Change w:id="23386" w:author="Visone Rossana (GSE)" w:date="2025-10-20T11:31:00Z" w16du:dateUtc="2025-10-20T09:31:00Z">
              <w:tcPr>
                <w:tcW w:w="1157"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tcPrChange>
          </w:tcPr>
          <w:p w14:paraId="2AC25E11" w14:textId="77777777" w:rsidR="00B05AAB" w:rsidRPr="00DE363E" w:rsidRDefault="00B05AAB" w:rsidP="003654F2">
            <w:pPr>
              <w:pStyle w:val="TableParagraph"/>
              <w:spacing w:line="223" w:lineRule="exact"/>
              <w:jc w:val="center"/>
              <w:rPr>
                <w:ins w:id="23387" w:author="Visone Rossana (GSE)" w:date="2025-10-20T11:31:00Z" w16du:dateUtc="2025-10-20T09:31:00Z"/>
                <w:rFonts w:asciiTheme="minorHAnsi" w:hAnsiTheme="minorHAnsi" w:cstheme="minorHAnsi"/>
                <w:b/>
                <w:sz w:val="16"/>
                <w:szCs w:val="16"/>
                <w:lang w:val="it-IT"/>
                <w:rPrChange w:id="23388" w:author="Visone Rossana (GSE)" w:date="2025-10-20T11:34:00Z" w16du:dateUtc="2025-10-20T09:34:00Z">
                  <w:rPr>
                    <w:ins w:id="23389" w:author="Visone Rossana (GSE)" w:date="2025-10-20T11:31:00Z" w16du:dateUtc="2025-10-20T09:31:00Z"/>
                    <w:b/>
                    <w:sz w:val="18"/>
                    <w:szCs w:val="18"/>
                    <w:lang w:val="it-IT"/>
                  </w:rPr>
                </w:rPrChange>
              </w:rPr>
            </w:pPr>
            <w:ins w:id="23390" w:author="Visone Rossana (GSE)" w:date="2025-10-20T11:31:00Z" w16du:dateUtc="2025-10-20T09:31:00Z">
              <w:r w:rsidRPr="004E59E6">
                <w:rPr>
                  <w:rFonts w:asciiTheme="minorHAnsi" w:hAnsiTheme="minorHAnsi" w:cstheme="minorHAnsi"/>
                  <w:b/>
                  <w:sz w:val="16"/>
                  <w:szCs w:val="16"/>
                  <w:rPrChange w:id="23391" w:author="Di Lorenzo Michele (GSE)" w:date="2025-10-29T12:04:00Z" w16du:dateUtc="2025-10-29T11:04:00Z">
                    <w:rPr>
                      <w:b/>
                      <w:sz w:val="18"/>
                      <w:szCs w:val="18"/>
                    </w:rPr>
                  </w:rPrChange>
                </w:rPr>
                <w:t xml:space="preserve">Efficienza stagionale minima ecodesign </w:t>
              </w:r>
              <w:r w:rsidRPr="00DE363E">
                <w:rPr>
                  <w:rFonts w:asciiTheme="minorHAnsi" w:hAnsiTheme="minorHAnsi" w:cstheme="minorHAnsi"/>
                  <w:b/>
                  <w:sz w:val="16"/>
                  <w:szCs w:val="16"/>
                  <w:rPrChange w:id="23392" w:author="Visone Rossana (GSE)" w:date="2025-10-20T11:34:00Z" w16du:dateUtc="2025-10-20T09:34:00Z">
                    <w:rPr>
                      <w:b/>
                      <w:sz w:val="18"/>
                      <w:szCs w:val="18"/>
                    </w:rPr>
                  </w:rPrChange>
                </w:rPr>
                <w:t>Ꞃ</w:t>
              </w:r>
              <w:r w:rsidRPr="004E59E6">
                <w:rPr>
                  <w:rFonts w:asciiTheme="minorHAnsi" w:hAnsiTheme="minorHAnsi" w:cstheme="minorHAnsi"/>
                  <w:b/>
                  <w:sz w:val="16"/>
                  <w:szCs w:val="16"/>
                  <w:rPrChange w:id="23393" w:author="Di Lorenzo Michele (GSE)" w:date="2025-10-29T12:04:00Z" w16du:dateUtc="2025-10-29T11:04:00Z">
                    <w:rPr>
                      <w:b/>
                      <w:sz w:val="18"/>
                      <w:szCs w:val="18"/>
                    </w:rPr>
                  </w:rPrChange>
                </w:rPr>
                <w:t>s%</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Change w:id="23394" w:author="Visone Rossana (GSE)" w:date="2025-10-20T11:31:00Z" w16du:dateUtc="2025-10-20T09:31:00Z">
              <w:tcPr>
                <w:tcW w:w="837"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tcPrChange>
          </w:tcPr>
          <w:p w14:paraId="7D9F6E31" w14:textId="77777777" w:rsidR="00B05AAB" w:rsidRPr="00DE363E" w:rsidRDefault="00B05AAB" w:rsidP="003654F2">
            <w:pPr>
              <w:pStyle w:val="TableParagraph"/>
              <w:jc w:val="center"/>
              <w:rPr>
                <w:ins w:id="23395" w:author="Visone Rossana (GSE)" w:date="2025-10-20T11:31:00Z" w16du:dateUtc="2025-10-20T09:31:00Z"/>
                <w:rFonts w:asciiTheme="minorHAnsi" w:hAnsiTheme="minorHAnsi" w:cstheme="minorHAnsi"/>
                <w:b/>
                <w:sz w:val="16"/>
                <w:szCs w:val="16"/>
                <w:rPrChange w:id="23396" w:author="Visone Rossana (GSE)" w:date="2025-10-20T11:34:00Z" w16du:dateUtc="2025-10-20T09:34:00Z">
                  <w:rPr>
                    <w:ins w:id="23397" w:author="Visone Rossana (GSE)" w:date="2025-10-20T11:31:00Z" w16du:dateUtc="2025-10-20T09:31:00Z"/>
                    <w:b/>
                    <w:sz w:val="18"/>
                    <w:szCs w:val="18"/>
                  </w:rPr>
                </w:rPrChange>
              </w:rPr>
            </w:pPr>
            <w:ins w:id="23398" w:author="Visone Rossana (GSE)" w:date="2025-10-20T11:31:00Z" w16du:dateUtc="2025-10-20T09:31:00Z">
              <w:r w:rsidRPr="00DE363E">
                <w:rPr>
                  <w:rFonts w:asciiTheme="minorHAnsi" w:hAnsiTheme="minorHAnsi" w:cstheme="minorHAnsi"/>
                  <w:b/>
                  <w:sz w:val="16"/>
                  <w:szCs w:val="16"/>
                  <w:rPrChange w:id="23399" w:author="Visone Rossana (GSE)" w:date="2025-10-20T11:34:00Z" w16du:dateUtc="2025-10-20T09:34:00Z">
                    <w:rPr>
                      <w:b/>
                      <w:sz w:val="18"/>
                      <w:szCs w:val="18"/>
                    </w:rPr>
                  </w:rPrChange>
                </w:rPr>
                <w:t>SCOP minimo ecodesign</w:t>
              </w:r>
            </w:ins>
          </w:p>
        </w:tc>
        <w:tc>
          <w:tcPr>
            <w:tcW w:w="96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Change w:id="23400" w:author="Visone Rossana (GSE)" w:date="2025-10-20T11:31:00Z" w16du:dateUtc="2025-10-20T09:31:00Z">
              <w:tcPr>
                <w:tcW w:w="963"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68533A98" w14:textId="77777777" w:rsidR="00B05AAB" w:rsidRPr="00DE363E" w:rsidRDefault="00B05AAB" w:rsidP="003654F2">
            <w:pPr>
              <w:pStyle w:val="TableParagraph"/>
              <w:spacing w:line="223" w:lineRule="exact"/>
              <w:ind w:left="1"/>
              <w:jc w:val="center"/>
              <w:rPr>
                <w:ins w:id="23401" w:author="Visone Rossana (GSE)" w:date="2025-10-20T11:31:00Z" w16du:dateUtc="2025-10-20T09:31:00Z"/>
                <w:rFonts w:asciiTheme="minorHAnsi" w:hAnsiTheme="minorHAnsi" w:cstheme="minorHAnsi"/>
                <w:b/>
                <w:sz w:val="16"/>
                <w:szCs w:val="16"/>
                <w:rPrChange w:id="23402" w:author="Visone Rossana (GSE)" w:date="2025-10-20T11:34:00Z" w16du:dateUtc="2025-10-20T09:34:00Z">
                  <w:rPr>
                    <w:ins w:id="23403" w:author="Visone Rossana (GSE)" w:date="2025-10-20T11:31:00Z" w16du:dateUtc="2025-10-20T09:31:00Z"/>
                    <w:b/>
                    <w:sz w:val="18"/>
                    <w:szCs w:val="18"/>
                  </w:rPr>
                </w:rPrChange>
              </w:rPr>
            </w:pPr>
            <w:commentRangeStart w:id="23404"/>
            <w:ins w:id="23405" w:author="Visone Rossana (GSE)" w:date="2025-10-20T11:31:00Z" w16du:dateUtc="2025-10-20T09:31:00Z">
              <w:r w:rsidRPr="00DE363E">
                <w:rPr>
                  <w:rFonts w:asciiTheme="minorHAnsi" w:hAnsiTheme="minorHAnsi" w:cstheme="minorHAnsi"/>
                  <w:b/>
                  <w:sz w:val="16"/>
                  <w:szCs w:val="16"/>
                  <w:rPrChange w:id="23406" w:author="Visone Rossana (GSE)" w:date="2025-10-20T11:34:00Z" w16du:dateUtc="2025-10-20T09:34:00Z">
                    <w:rPr>
                      <w:b/>
                      <w:sz w:val="18"/>
                      <w:szCs w:val="18"/>
                    </w:rPr>
                  </w:rPrChange>
                </w:rPr>
                <w:t>COP minimo ecodesign</w:t>
              </w:r>
              <w:commentRangeEnd w:id="23404"/>
              <w:r w:rsidRPr="00DE363E">
                <w:rPr>
                  <w:rStyle w:val="Rimandocommento"/>
                  <w:rFonts w:asciiTheme="minorHAnsi" w:hAnsiTheme="minorHAnsi" w:cstheme="minorHAnsi"/>
                  <w:b/>
                  <w:szCs w:val="16"/>
                  <w:rPrChange w:id="23407" w:author="Visone Rossana (GSE)" w:date="2025-10-20T11:34:00Z" w16du:dateUtc="2025-10-20T09:34:00Z">
                    <w:rPr>
                      <w:rStyle w:val="Rimandocommento"/>
                      <w:b/>
                      <w:sz w:val="18"/>
                      <w:szCs w:val="18"/>
                    </w:rPr>
                  </w:rPrChange>
                </w:rPr>
                <w:commentReference w:id="23404"/>
              </w:r>
            </w:ins>
          </w:p>
        </w:tc>
        <w:tc>
          <w:tcPr>
            <w:tcW w:w="68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Change w:id="23408" w:author="Visone Rossana (GSE)" w:date="2025-10-20T11:31:00Z" w16du:dateUtc="2025-10-20T09:31:00Z">
              <w:tcPr>
                <w:tcW w:w="687"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tcPrChange>
          </w:tcPr>
          <w:p w14:paraId="5BFBCF87" w14:textId="77777777" w:rsidR="00B05AAB" w:rsidRPr="00DE363E" w:rsidRDefault="00B05AAB" w:rsidP="003654F2">
            <w:pPr>
              <w:pStyle w:val="TableParagraph"/>
              <w:spacing w:line="223" w:lineRule="exact"/>
              <w:ind w:left="1"/>
              <w:jc w:val="center"/>
              <w:rPr>
                <w:ins w:id="23409" w:author="Visone Rossana (GSE)" w:date="2025-10-20T11:31:00Z" w16du:dateUtc="2025-10-20T09:31:00Z"/>
                <w:rFonts w:asciiTheme="minorHAnsi" w:hAnsiTheme="minorHAnsi" w:cstheme="minorHAnsi"/>
                <w:b/>
                <w:sz w:val="16"/>
                <w:szCs w:val="16"/>
                <w:rPrChange w:id="23410" w:author="Visone Rossana (GSE)" w:date="2025-10-20T11:34:00Z" w16du:dateUtc="2025-10-20T09:34:00Z">
                  <w:rPr>
                    <w:ins w:id="23411" w:author="Visone Rossana (GSE)" w:date="2025-10-20T11:31:00Z" w16du:dateUtc="2025-10-20T09:31:00Z"/>
                    <w:b/>
                    <w:sz w:val="18"/>
                    <w:szCs w:val="18"/>
                  </w:rPr>
                </w:rPrChange>
              </w:rPr>
            </w:pPr>
            <w:ins w:id="23412" w:author="Visone Rossana (GSE)" w:date="2025-10-20T11:31:00Z" w16du:dateUtc="2025-10-20T09:31:00Z">
              <w:r w:rsidRPr="00DE363E">
                <w:rPr>
                  <w:rFonts w:asciiTheme="minorHAnsi" w:hAnsiTheme="minorHAnsi" w:cstheme="minorHAnsi"/>
                  <w:b/>
                  <w:sz w:val="16"/>
                  <w:szCs w:val="16"/>
                  <w:rPrChange w:id="23413" w:author="Visone Rossana (GSE)" w:date="2025-10-20T11:34:00Z" w16du:dateUtc="2025-10-20T09:34:00Z">
                    <w:rPr>
                      <w:b/>
                      <w:sz w:val="18"/>
                      <w:szCs w:val="18"/>
                    </w:rPr>
                  </w:rPrChange>
                </w:rPr>
                <w:t>Denominazione commerciale</w:t>
              </w:r>
            </w:ins>
          </w:p>
        </w:tc>
      </w:tr>
      <w:tr w:rsidR="00B05AAB" w:rsidRPr="00110BE6" w14:paraId="045D5A3C" w14:textId="77777777" w:rsidTr="003654F2">
        <w:trPr>
          <w:trHeight w:val="542"/>
          <w:ins w:id="23414" w:author="Visone Rossana (GSE)" w:date="2025-10-20T11:31:00Z"/>
        </w:trPr>
        <w:tc>
          <w:tcPr>
            <w:tcW w:w="462" w:type="pct"/>
            <w:vMerge w:val="restart"/>
            <w:tcBorders>
              <w:top w:val="single" w:sz="4" w:space="0" w:color="000000" w:themeColor="text1"/>
              <w:left w:val="single" w:sz="4" w:space="0" w:color="000000" w:themeColor="text1"/>
              <w:right w:val="single" w:sz="4" w:space="0" w:color="000000" w:themeColor="text1"/>
            </w:tcBorders>
            <w:vAlign w:val="center"/>
          </w:tcPr>
          <w:p w14:paraId="755C651A" w14:textId="77777777" w:rsidR="00B05AAB" w:rsidRPr="00DE363E" w:rsidRDefault="00B05AAB" w:rsidP="003654F2">
            <w:pPr>
              <w:pStyle w:val="TableParagraph"/>
              <w:jc w:val="center"/>
              <w:rPr>
                <w:ins w:id="23415" w:author="Visone Rossana (GSE)" w:date="2025-10-20T11:31:00Z" w16du:dateUtc="2025-10-20T09:31:00Z"/>
                <w:rFonts w:asciiTheme="minorHAnsi" w:hAnsiTheme="minorHAnsi" w:cstheme="minorHAnsi"/>
                <w:sz w:val="16"/>
                <w:szCs w:val="16"/>
                <w:rPrChange w:id="23416" w:author="Visone Rossana (GSE)" w:date="2025-10-20T11:34:00Z" w16du:dateUtc="2025-10-20T09:34:00Z">
                  <w:rPr>
                    <w:ins w:id="23417" w:author="Visone Rossana (GSE)" w:date="2025-10-20T11:31:00Z" w16du:dateUtc="2025-10-20T09:31:00Z"/>
                    <w:sz w:val="18"/>
                    <w:szCs w:val="18"/>
                  </w:rPr>
                </w:rPrChange>
              </w:rPr>
            </w:pPr>
            <w:ins w:id="23418" w:author="Visone Rossana (GSE)" w:date="2025-10-20T11:31:00Z" w16du:dateUtc="2025-10-20T09:31:00Z">
              <w:r w:rsidRPr="00DE363E">
                <w:rPr>
                  <w:rFonts w:asciiTheme="minorHAnsi" w:hAnsiTheme="minorHAnsi" w:cstheme="minorHAnsi"/>
                  <w:sz w:val="16"/>
                  <w:szCs w:val="16"/>
                  <w:rPrChange w:id="23419" w:author="Visone Rossana (GSE)" w:date="2025-10-20T11:34:00Z" w16du:dateUtc="2025-10-20T09:34:00Z">
                    <w:rPr>
                      <w:sz w:val="18"/>
                      <w:szCs w:val="18"/>
                    </w:rPr>
                  </w:rPrChange>
                </w:rPr>
                <w:t>Reg. 206/2012</w:t>
              </w:r>
            </w:ins>
          </w:p>
        </w:tc>
        <w:tc>
          <w:tcPr>
            <w:tcW w:w="894" w:type="pct"/>
            <w:vMerge w:val="restart"/>
            <w:tcBorders>
              <w:top w:val="single" w:sz="4" w:space="0" w:color="000000" w:themeColor="text1"/>
              <w:left w:val="single" w:sz="4" w:space="0" w:color="000000" w:themeColor="text1"/>
              <w:right w:val="single" w:sz="4" w:space="0" w:color="000000" w:themeColor="text1"/>
            </w:tcBorders>
            <w:vAlign w:val="center"/>
            <w:hideMark/>
          </w:tcPr>
          <w:p w14:paraId="749F7FF1" w14:textId="77777777" w:rsidR="00B05AAB" w:rsidRPr="00DE363E" w:rsidRDefault="00B05AAB" w:rsidP="003654F2">
            <w:pPr>
              <w:pStyle w:val="TableParagraph"/>
              <w:jc w:val="center"/>
              <w:rPr>
                <w:ins w:id="23420" w:author="Visone Rossana (GSE)" w:date="2025-10-20T11:31:00Z" w16du:dateUtc="2025-10-20T09:31:00Z"/>
                <w:rFonts w:asciiTheme="minorHAnsi" w:hAnsiTheme="minorHAnsi" w:cstheme="minorHAnsi"/>
                <w:sz w:val="16"/>
                <w:szCs w:val="16"/>
                <w:rPrChange w:id="23421" w:author="Visone Rossana (GSE)" w:date="2025-10-20T11:34:00Z" w16du:dateUtc="2025-10-20T09:34:00Z">
                  <w:rPr>
                    <w:ins w:id="23422" w:author="Visone Rossana (GSE)" w:date="2025-10-20T11:31:00Z" w16du:dateUtc="2025-10-20T09:31:00Z"/>
                    <w:sz w:val="18"/>
                    <w:szCs w:val="18"/>
                  </w:rPr>
                </w:rPrChange>
              </w:rPr>
            </w:pPr>
            <w:ins w:id="23423" w:author="Visone Rossana (GSE)" w:date="2025-10-20T11:31:00Z" w16du:dateUtc="2025-10-20T09:31:00Z">
              <w:r w:rsidRPr="00DE363E">
                <w:rPr>
                  <w:rFonts w:asciiTheme="minorHAnsi" w:hAnsiTheme="minorHAnsi" w:cstheme="minorHAnsi"/>
                  <w:sz w:val="16"/>
                  <w:szCs w:val="16"/>
                  <w:rPrChange w:id="23424" w:author="Visone Rossana (GSE)" w:date="2025-10-20T11:34:00Z" w16du:dateUtc="2025-10-20T09:34:00Z">
                    <w:rPr>
                      <w:sz w:val="18"/>
                      <w:szCs w:val="18"/>
                    </w:rPr>
                  </w:rPrChange>
                </w:rPr>
                <w:t>aria/aria ≤ 12 kW</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FC372A" w14:textId="77777777" w:rsidR="00B05AAB" w:rsidRPr="00DE363E" w:rsidRDefault="00B05AAB" w:rsidP="003654F2">
            <w:pPr>
              <w:pStyle w:val="TableParagraph"/>
              <w:ind w:left="107"/>
              <w:jc w:val="center"/>
              <w:rPr>
                <w:ins w:id="23425" w:author="Visone Rossana (GSE)" w:date="2025-10-20T11:31:00Z" w16du:dateUtc="2025-10-20T09:31:00Z"/>
                <w:rFonts w:asciiTheme="minorHAnsi" w:hAnsiTheme="minorHAnsi" w:cstheme="minorHAnsi"/>
                <w:sz w:val="16"/>
                <w:szCs w:val="16"/>
                <w:rPrChange w:id="23426" w:author="Visone Rossana (GSE)" w:date="2025-10-20T11:34:00Z" w16du:dateUtc="2025-10-20T09:34:00Z">
                  <w:rPr>
                    <w:ins w:id="23427" w:author="Visone Rossana (GSE)" w:date="2025-10-20T11:31:00Z" w16du:dateUtc="2025-10-20T09:31:00Z"/>
                    <w:sz w:val="18"/>
                    <w:szCs w:val="18"/>
                  </w:rPr>
                </w:rPrChange>
              </w:rPr>
            </w:pPr>
            <w:ins w:id="23428" w:author="Visone Rossana (GSE)" w:date="2025-10-20T11:31:00Z" w16du:dateUtc="2025-10-20T09:31:00Z">
              <w:r w:rsidRPr="00DE363E">
                <w:rPr>
                  <w:rFonts w:asciiTheme="minorHAnsi" w:hAnsiTheme="minorHAnsi" w:cstheme="minorHAnsi"/>
                  <w:sz w:val="16"/>
                  <w:szCs w:val="16"/>
                  <w:rPrChange w:id="23429" w:author="Visone Rossana (GSE)" w:date="2025-10-20T11:34:00Z" w16du:dateUtc="2025-10-20T09:34:00Z">
                    <w:rPr>
                      <w:sz w:val="18"/>
                      <w:szCs w:val="18"/>
                    </w:rPr>
                  </w:rPrChange>
                </w:rPr>
                <w:t>149</w:t>
              </w:r>
            </w:ins>
          </w:p>
          <w:p w14:paraId="57DD0E6A" w14:textId="77777777" w:rsidR="00B05AAB" w:rsidRPr="00DE363E" w:rsidRDefault="00B05AAB" w:rsidP="003654F2">
            <w:pPr>
              <w:pStyle w:val="TableParagraph"/>
              <w:ind w:left="107"/>
              <w:jc w:val="center"/>
              <w:rPr>
                <w:ins w:id="23430" w:author="Visone Rossana (GSE)" w:date="2025-10-20T11:31:00Z" w16du:dateUtc="2025-10-20T09:31:00Z"/>
                <w:rFonts w:asciiTheme="minorHAnsi" w:hAnsiTheme="minorHAnsi" w:cstheme="minorHAnsi"/>
                <w:sz w:val="16"/>
                <w:szCs w:val="16"/>
                <w:rPrChange w:id="23431" w:author="Visone Rossana (GSE)" w:date="2025-10-20T11:34:00Z" w16du:dateUtc="2025-10-20T09:34:00Z">
                  <w:rPr>
                    <w:ins w:id="23432" w:author="Visone Rossana (GSE)" w:date="2025-10-20T11:31:00Z" w16du:dateUtc="2025-10-20T09:31:00Z"/>
                    <w:sz w:val="18"/>
                    <w:szCs w:val="18"/>
                  </w:rPr>
                </w:rPrChange>
              </w:rPr>
            </w:pPr>
            <w:ins w:id="23433" w:author="Visone Rossana (GSE)" w:date="2025-10-20T11:31:00Z" w16du:dateUtc="2025-10-20T09:31:00Z">
              <w:r w:rsidRPr="00DE363E">
                <w:rPr>
                  <w:rFonts w:asciiTheme="minorHAnsi" w:hAnsiTheme="minorHAnsi" w:cstheme="minorHAnsi"/>
                  <w:sz w:val="16"/>
                  <w:szCs w:val="16"/>
                  <w:rPrChange w:id="23434" w:author="Visone Rossana (GSE)" w:date="2025-10-20T11:34:00Z" w16du:dateUtc="2025-10-20T09:34:00Z">
                    <w:rPr>
                      <w:sz w:val="18"/>
                      <w:szCs w:val="18"/>
                    </w:rPr>
                  </w:rPrChange>
                </w:rPr>
                <w:t>134 GWP&lt;150</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7ECF46" w14:textId="77777777" w:rsidR="00B05AAB" w:rsidRPr="00DE363E" w:rsidRDefault="00B05AAB" w:rsidP="003654F2">
            <w:pPr>
              <w:pStyle w:val="TableParagraph"/>
              <w:ind w:left="-98"/>
              <w:jc w:val="center"/>
              <w:rPr>
                <w:ins w:id="23435" w:author="Visone Rossana (GSE)" w:date="2025-10-20T11:31:00Z" w16du:dateUtc="2025-10-20T09:31:00Z"/>
                <w:rFonts w:asciiTheme="minorHAnsi" w:hAnsiTheme="minorHAnsi" w:cstheme="minorHAnsi"/>
                <w:sz w:val="16"/>
                <w:szCs w:val="16"/>
                <w:rPrChange w:id="23436" w:author="Visone Rossana (GSE)" w:date="2025-10-20T11:34:00Z" w16du:dateUtc="2025-10-20T09:34:00Z">
                  <w:rPr>
                    <w:ins w:id="23437" w:author="Visone Rossana (GSE)" w:date="2025-10-20T11:31:00Z" w16du:dateUtc="2025-10-20T09:31:00Z"/>
                    <w:sz w:val="18"/>
                    <w:szCs w:val="18"/>
                  </w:rPr>
                </w:rPrChange>
              </w:rPr>
            </w:pPr>
            <w:ins w:id="23438" w:author="Visone Rossana (GSE)" w:date="2025-10-20T11:31:00Z" w16du:dateUtc="2025-10-20T09:31:00Z">
              <w:r w:rsidRPr="00DE363E">
                <w:rPr>
                  <w:rFonts w:asciiTheme="minorHAnsi" w:hAnsiTheme="minorHAnsi" w:cstheme="minorHAnsi"/>
                  <w:sz w:val="16"/>
                  <w:szCs w:val="16"/>
                  <w:rPrChange w:id="23439" w:author="Visone Rossana (GSE)" w:date="2025-10-20T11:34:00Z" w16du:dateUtc="2025-10-20T09:34:00Z">
                    <w:rPr>
                      <w:sz w:val="18"/>
                      <w:szCs w:val="18"/>
                    </w:rPr>
                  </w:rPrChange>
                </w:rPr>
                <w:t>3,8</w:t>
              </w:r>
            </w:ins>
          </w:p>
          <w:p w14:paraId="59E2974E" w14:textId="77777777" w:rsidR="00B05AAB" w:rsidRPr="00DE363E" w:rsidRDefault="00B05AAB" w:rsidP="003654F2">
            <w:pPr>
              <w:pStyle w:val="TableParagraph"/>
              <w:ind w:left="-98"/>
              <w:jc w:val="center"/>
              <w:rPr>
                <w:ins w:id="23440" w:author="Visone Rossana (GSE)" w:date="2025-10-20T11:31:00Z" w16du:dateUtc="2025-10-20T09:31:00Z"/>
                <w:rFonts w:asciiTheme="minorHAnsi" w:hAnsiTheme="minorHAnsi" w:cstheme="minorHAnsi"/>
                <w:sz w:val="16"/>
                <w:szCs w:val="16"/>
                <w:rPrChange w:id="23441" w:author="Visone Rossana (GSE)" w:date="2025-10-20T11:34:00Z" w16du:dateUtc="2025-10-20T09:34:00Z">
                  <w:rPr>
                    <w:ins w:id="23442" w:author="Visone Rossana (GSE)" w:date="2025-10-20T11:31:00Z" w16du:dateUtc="2025-10-20T09:31:00Z"/>
                    <w:sz w:val="18"/>
                    <w:szCs w:val="18"/>
                  </w:rPr>
                </w:rPrChange>
              </w:rPr>
            </w:pPr>
            <w:ins w:id="23443" w:author="Visone Rossana (GSE)" w:date="2025-10-20T11:31:00Z" w16du:dateUtc="2025-10-20T09:31:00Z">
              <w:r w:rsidRPr="00DE363E">
                <w:rPr>
                  <w:rFonts w:asciiTheme="minorHAnsi" w:hAnsiTheme="minorHAnsi" w:cstheme="minorHAnsi"/>
                  <w:sz w:val="16"/>
                  <w:szCs w:val="16"/>
                  <w:rPrChange w:id="23444" w:author="Visone Rossana (GSE)" w:date="2025-10-20T11:34:00Z" w16du:dateUtc="2025-10-20T09:34:00Z">
                    <w:rPr>
                      <w:sz w:val="18"/>
                      <w:szCs w:val="18"/>
                    </w:rPr>
                  </w:rPrChange>
                </w:rPr>
                <w:t>3,42</w:t>
              </w:r>
            </w:ins>
          </w:p>
        </w:tc>
        <w:tc>
          <w:tcPr>
            <w:tcW w:w="96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3743C" w14:textId="77777777" w:rsidR="00B05AAB" w:rsidRPr="00DE363E" w:rsidRDefault="00B05AAB" w:rsidP="003654F2">
            <w:pPr>
              <w:pStyle w:val="TableParagraph"/>
              <w:ind w:left="5"/>
              <w:jc w:val="center"/>
              <w:rPr>
                <w:ins w:id="23445" w:author="Visone Rossana (GSE)" w:date="2025-10-20T11:31:00Z" w16du:dateUtc="2025-10-20T09:31:00Z"/>
                <w:rFonts w:asciiTheme="minorHAnsi" w:hAnsiTheme="minorHAnsi" w:cstheme="minorHAnsi"/>
                <w:sz w:val="16"/>
                <w:szCs w:val="16"/>
                <w:rPrChange w:id="23446" w:author="Visone Rossana (GSE)" w:date="2025-10-20T11:34:00Z" w16du:dateUtc="2025-10-20T09:34:00Z">
                  <w:rPr>
                    <w:ins w:id="23447" w:author="Visone Rossana (GSE)" w:date="2025-10-20T11:31:00Z" w16du:dateUtc="2025-10-20T09:31:00Z"/>
                    <w:sz w:val="18"/>
                    <w:szCs w:val="18"/>
                  </w:rPr>
                </w:rPrChange>
              </w:rPr>
            </w:pPr>
          </w:p>
        </w:tc>
        <w:tc>
          <w:tcPr>
            <w:tcW w:w="68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1F0707" w14:textId="77777777" w:rsidR="00B05AAB" w:rsidRPr="00DE363E" w:rsidRDefault="00B05AAB" w:rsidP="003654F2">
            <w:pPr>
              <w:pStyle w:val="TableParagraph"/>
              <w:ind w:left="5"/>
              <w:jc w:val="center"/>
              <w:rPr>
                <w:ins w:id="23448" w:author="Visone Rossana (GSE)" w:date="2025-10-20T11:31:00Z" w16du:dateUtc="2025-10-20T09:31:00Z"/>
                <w:rFonts w:asciiTheme="minorHAnsi" w:hAnsiTheme="minorHAnsi" w:cstheme="minorHAnsi"/>
                <w:sz w:val="16"/>
                <w:szCs w:val="16"/>
                <w:rPrChange w:id="23449" w:author="Visone Rossana (GSE)" w:date="2025-10-20T11:34:00Z" w16du:dateUtc="2025-10-20T09:34:00Z">
                  <w:rPr>
                    <w:ins w:id="23450" w:author="Visone Rossana (GSE)" w:date="2025-10-20T11:31:00Z" w16du:dateUtc="2025-10-20T09:31:00Z"/>
                    <w:sz w:val="18"/>
                    <w:szCs w:val="18"/>
                  </w:rPr>
                </w:rPrChange>
              </w:rPr>
            </w:pPr>
            <w:ins w:id="23451" w:author="Visone Rossana (GSE)" w:date="2025-10-20T11:31:00Z" w16du:dateUtc="2025-10-20T09:31:00Z">
              <w:r w:rsidRPr="00DE363E">
                <w:rPr>
                  <w:rFonts w:asciiTheme="minorHAnsi" w:hAnsiTheme="minorHAnsi" w:cstheme="minorHAnsi"/>
                  <w:sz w:val="16"/>
                  <w:szCs w:val="16"/>
                  <w:rPrChange w:id="23452" w:author="Visone Rossana (GSE)" w:date="2025-10-20T11:34:00Z" w16du:dateUtc="2025-10-20T09:34:00Z">
                    <w:rPr>
                      <w:sz w:val="18"/>
                      <w:szCs w:val="18"/>
                    </w:rPr>
                  </w:rPrChange>
                </w:rPr>
                <w:t>Split/multisplit</w:t>
              </w:r>
            </w:ins>
          </w:p>
        </w:tc>
      </w:tr>
      <w:tr w:rsidR="00B05AAB" w:rsidRPr="00110BE6" w14:paraId="6C030402" w14:textId="77777777" w:rsidTr="003654F2">
        <w:trPr>
          <w:trHeight w:val="542"/>
          <w:ins w:id="23453" w:author="Visone Rossana (GSE)" w:date="2025-10-20T11:31:00Z"/>
        </w:trPr>
        <w:tc>
          <w:tcPr>
            <w:tcW w:w="462" w:type="pct"/>
            <w:vMerge/>
            <w:tcBorders>
              <w:left w:val="single" w:sz="4" w:space="0" w:color="000000" w:themeColor="text1"/>
              <w:bottom w:val="single" w:sz="4" w:space="0" w:color="000000" w:themeColor="text1"/>
              <w:right w:val="single" w:sz="4" w:space="0" w:color="000000" w:themeColor="text1"/>
            </w:tcBorders>
            <w:vAlign w:val="center"/>
          </w:tcPr>
          <w:p w14:paraId="0C5B563D" w14:textId="77777777" w:rsidR="00B05AAB" w:rsidRPr="00DE363E" w:rsidRDefault="00B05AAB" w:rsidP="003654F2">
            <w:pPr>
              <w:pStyle w:val="TableParagraph"/>
              <w:jc w:val="center"/>
              <w:rPr>
                <w:ins w:id="23454" w:author="Visone Rossana (GSE)" w:date="2025-10-20T11:31:00Z" w16du:dateUtc="2025-10-20T09:31:00Z"/>
                <w:rFonts w:asciiTheme="minorHAnsi" w:hAnsiTheme="minorHAnsi" w:cstheme="minorHAnsi"/>
                <w:sz w:val="16"/>
                <w:szCs w:val="16"/>
                <w:rPrChange w:id="23455" w:author="Visone Rossana (GSE)" w:date="2025-10-20T11:34:00Z" w16du:dateUtc="2025-10-20T09:34:00Z">
                  <w:rPr>
                    <w:ins w:id="23456" w:author="Visone Rossana (GSE)" w:date="2025-10-20T11:31:00Z" w16du:dateUtc="2025-10-20T09:31:00Z"/>
                    <w:sz w:val="18"/>
                    <w:szCs w:val="18"/>
                  </w:rPr>
                </w:rPrChange>
              </w:rPr>
            </w:pPr>
          </w:p>
        </w:tc>
        <w:tc>
          <w:tcPr>
            <w:tcW w:w="894" w:type="pct"/>
            <w:vMerge/>
            <w:tcBorders>
              <w:left w:val="single" w:sz="4" w:space="0" w:color="000000" w:themeColor="text1"/>
              <w:bottom w:val="single" w:sz="4" w:space="0" w:color="000000" w:themeColor="text1"/>
              <w:right w:val="single" w:sz="4" w:space="0" w:color="000000" w:themeColor="text1"/>
            </w:tcBorders>
            <w:vAlign w:val="center"/>
          </w:tcPr>
          <w:p w14:paraId="27081C9B" w14:textId="77777777" w:rsidR="00B05AAB" w:rsidRPr="00DE363E" w:rsidRDefault="00B05AAB" w:rsidP="003654F2">
            <w:pPr>
              <w:pStyle w:val="TableParagraph"/>
              <w:ind w:left="538"/>
              <w:jc w:val="center"/>
              <w:rPr>
                <w:ins w:id="23457" w:author="Visone Rossana (GSE)" w:date="2025-10-20T11:31:00Z" w16du:dateUtc="2025-10-20T09:31:00Z"/>
                <w:rFonts w:asciiTheme="minorHAnsi" w:hAnsiTheme="minorHAnsi" w:cstheme="minorHAnsi"/>
                <w:sz w:val="16"/>
                <w:szCs w:val="16"/>
                <w:rPrChange w:id="23458" w:author="Visone Rossana (GSE)" w:date="2025-10-20T11:34:00Z" w16du:dateUtc="2025-10-20T09:34:00Z">
                  <w:rPr>
                    <w:ins w:id="23459" w:author="Visone Rossana (GSE)" w:date="2025-10-20T11:31:00Z" w16du:dateUtc="2025-10-20T09:31:00Z"/>
                    <w:sz w:val="18"/>
                    <w:szCs w:val="18"/>
                  </w:rPr>
                </w:rPrChange>
              </w:rPr>
            </w:pPr>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3E33DB" w14:textId="77777777" w:rsidR="00B05AAB" w:rsidRPr="00DE363E" w:rsidRDefault="00B05AAB" w:rsidP="003654F2">
            <w:pPr>
              <w:pStyle w:val="TableParagraph"/>
              <w:ind w:left="107"/>
              <w:jc w:val="center"/>
              <w:rPr>
                <w:ins w:id="23460" w:author="Visone Rossana (GSE)" w:date="2025-10-20T11:31:00Z" w16du:dateUtc="2025-10-20T09:31:00Z"/>
                <w:rFonts w:asciiTheme="minorHAnsi" w:hAnsiTheme="minorHAnsi" w:cstheme="minorHAnsi"/>
                <w:sz w:val="16"/>
                <w:szCs w:val="16"/>
                <w:rPrChange w:id="23461" w:author="Visone Rossana (GSE)" w:date="2025-10-20T11:34:00Z" w16du:dateUtc="2025-10-20T09:34:00Z">
                  <w:rPr>
                    <w:ins w:id="23462" w:author="Visone Rossana (GSE)" w:date="2025-10-20T11:31:00Z" w16du:dateUtc="2025-10-20T09:31:00Z"/>
                    <w:sz w:val="18"/>
                    <w:szCs w:val="18"/>
                  </w:rPr>
                </w:rPrChange>
              </w:rPr>
            </w:pPr>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5858AF" w14:textId="77777777" w:rsidR="00B05AAB" w:rsidRPr="00DE363E" w:rsidRDefault="00B05AAB" w:rsidP="003654F2">
            <w:pPr>
              <w:pStyle w:val="TableParagraph"/>
              <w:ind w:left="-98"/>
              <w:jc w:val="center"/>
              <w:rPr>
                <w:ins w:id="23463" w:author="Visone Rossana (GSE)" w:date="2025-10-20T11:31:00Z" w16du:dateUtc="2025-10-20T09:31:00Z"/>
                <w:rFonts w:asciiTheme="minorHAnsi" w:hAnsiTheme="minorHAnsi" w:cstheme="minorHAnsi"/>
                <w:sz w:val="16"/>
                <w:szCs w:val="16"/>
                <w:rPrChange w:id="23464" w:author="Visone Rossana (GSE)" w:date="2025-10-20T11:34:00Z" w16du:dateUtc="2025-10-20T09:34:00Z">
                  <w:rPr>
                    <w:ins w:id="23465" w:author="Visone Rossana (GSE)" w:date="2025-10-20T11:31:00Z" w16du:dateUtc="2025-10-20T09:31:00Z"/>
                    <w:sz w:val="18"/>
                    <w:szCs w:val="18"/>
                  </w:rPr>
                </w:rPrChange>
              </w:rPr>
            </w:pPr>
          </w:p>
        </w:tc>
        <w:tc>
          <w:tcPr>
            <w:tcW w:w="9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4F22CB" w14:textId="77777777" w:rsidR="00B05AAB" w:rsidRPr="00DE363E" w:rsidRDefault="00B05AAB" w:rsidP="003654F2">
            <w:pPr>
              <w:pStyle w:val="normal1"/>
              <w:ind w:left="141"/>
              <w:jc w:val="center"/>
              <w:rPr>
                <w:ins w:id="23466" w:author="Visone Rossana (GSE)" w:date="2025-10-20T11:31:00Z" w16du:dateUtc="2025-10-20T09:31:00Z"/>
                <w:rFonts w:cstheme="minorHAnsi"/>
                <w:sz w:val="16"/>
                <w:szCs w:val="16"/>
                <w:rPrChange w:id="23467" w:author="Visone Rossana (GSE)" w:date="2025-10-20T11:34:00Z" w16du:dateUtc="2025-10-20T09:34:00Z">
                  <w:rPr>
                    <w:ins w:id="23468" w:author="Visone Rossana (GSE)" w:date="2025-10-20T11:31:00Z" w16du:dateUtc="2025-10-20T09:31:00Z"/>
                    <w:rFonts w:ascii="Times New Roman" w:hAnsi="Times New Roman" w:cs="Times New Roman"/>
                    <w:color w:val="FF0000"/>
                    <w:sz w:val="18"/>
                    <w:szCs w:val="18"/>
                  </w:rPr>
                </w:rPrChange>
              </w:rPr>
            </w:pPr>
            <w:ins w:id="23469" w:author="Visone Rossana (GSE)" w:date="2025-10-20T11:31:00Z" w16du:dateUtc="2025-10-20T09:31:00Z">
              <w:r w:rsidRPr="00DE363E">
                <w:rPr>
                  <w:rFonts w:eastAsia="Calibri" w:cstheme="minorHAnsi"/>
                  <w:sz w:val="16"/>
                  <w:szCs w:val="16"/>
                  <w:rPrChange w:id="23470" w:author="Visone Rossana (GSE)" w:date="2025-10-20T11:34:00Z" w16du:dateUtc="2025-10-20T09:34:00Z">
                    <w:rPr>
                      <w:rFonts w:ascii="Times New Roman" w:eastAsia="Calibri" w:hAnsi="Times New Roman" w:cs="Times New Roman"/>
                      <w:color w:val="FF0000"/>
                      <w:sz w:val="18"/>
                      <w:szCs w:val="18"/>
                    </w:rPr>
                  </w:rPrChange>
                </w:rPr>
                <w:t>2,60</w:t>
              </w:r>
            </w:ins>
          </w:p>
          <w:p w14:paraId="74F68AD4" w14:textId="77777777" w:rsidR="00B05AAB" w:rsidRPr="00DE363E" w:rsidRDefault="00000000" w:rsidP="003654F2">
            <w:pPr>
              <w:pStyle w:val="TableParagraph"/>
              <w:ind w:left="5"/>
              <w:jc w:val="center"/>
              <w:rPr>
                <w:ins w:id="23471" w:author="Visone Rossana (GSE)" w:date="2025-10-20T11:31:00Z" w16du:dateUtc="2025-10-20T09:31:00Z"/>
                <w:rFonts w:asciiTheme="minorHAnsi" w:hAnsiTheme="minorHAnsi" w:cstheme="minorHAnsi"/>
                <w:sz w:val="16"/>
                <w:szCs w:val="16"/>
                <w:rPrChange w:id="23472" w:author="Visone Rossana (GSE)" w:date="2025-10-20T11:34:00Z" w16du:dateUtc="2025-10-20T09:34:00Z">
                  <w:rPr>
                    <w:ins w:id="23473" w:author="Visone Rossana (GSE)" w:date="2025-10-20T11:31:00Z" w16du:dateUtc="2025-10-20T09:31:00Z"/>
                    <w:sz w:val="18"/>
                    <w:szCs w:val="18"/>
                  </w:rPr>
                </w:rPrChange>
              </w:rPr>
            </w:pPr>
            <w:customXmlInsRangeStart w:id="23474" w:author="Visone Rossana (GSE)" w:date="2025-10-20T11:31:00Z"/>
            <w:sdt>
              <w:sdtPr>
                <w:rPr>
                  <w:rFonts w:asciiTheme="minorHAnsi" w:hAnsiTheme="minorHAnsi" w:cstheme="minorHAnsi"/>
                  <w:sz w:val="16"/>
                  <w:szCs w:val="16"/>
                </w:rPr>
                <w:tag w:val="goog_rdk_31"/>
                <w:id w:val="-660155614"/>
              </w:sdtPr>
              <w:sdtContent>
                <w:customXmlInsRangeEnd w:id="23474"/>
                <w:ins w:id="23475" w:author="Visone Rossana (GSE)" w:date="2025-10-20T11:31:00Z" w16du:dateUtc="2025-10-20T09:31:00Z">
                  <w:r w:rsidR="00B05AAB" w:rsidRPr="00DE363E">
                    <w:rPr>
                      <w:rFonts w:asciiTheme="minorHAnsi" w:eastAsia="Gungsuh" w:hAnsiTheme="minorHAnsi" w:cstheme="minorHAnsi"/>
                      <w:sz w:val="16"/>
                      <w:szCs w:val="16"/>
                      <w:rPrChange w:id="23476" w:author="Visone Rossana (GSE)" w:date="2025-10-20T11:34:00Z" w16du:dateUtc="2025-10-20T09:34:00Z">
                        <w:rPr>
                          <w:rFonts w:eastAsia="Gungsuh"/>
                          <w:color w:val="FF0000"/>
                          <w:sz w:val="18"/>
                          <w:szCs w:val="18"/>
                        </w:rPr>
                      </w:rPrChange>
                    </w:rPr>
                    <w:t>2,34 GWP</w:t>
                  </w:r>
                  <w:r w:rsidR="00B05AAB" w:rsidRPr="00DE363E">
                    <w:rPr>
                      <w:rFonts w:asciiTheme="minorHAnsi" w:eastAsia="Gungsuh" w:hAnsiTheme="minorHAnsi" w:cstheme="minorHAnsi" w:hint="eastAsia"/>
                      <w:sz w:val="16"/>
                      <w:szCs w:val="16"/>
                      <w:rPrChange w:id="23477" w:author="Visone Rossana (GSE)" w:date="2025-10-20T11:34:00Z" w16du:dateUtc="2025-10-20T09:34:00Z">
                        <w:rPr>
                          <w:rFonts w:eastAsia="Gungsuh" w:hint="eastAsia"/>
                          <w:color w:val="FF0000"/>
                          <w:sz w:val="18"/>
                          <w:szCs w:val="18"/>
                        </w:rPr>
                      </w:rPrChange>
                    </w:rPr>
                    <w:t>≤</w:t>
                  </w:r>
                  <w:r w:rsidR="00B05AAB" w:rsidRPr="00DE363E">
                    <w:rPr>
                      <w:rFonts w:asciiTheme="minorHAnsi" w:eastAsia="Gungsuh" w:hAnsiTheme="minorHAnsi" w:cstheme="minorHAnsi"/>
                      <w:sz w:val="16"/>
                      <w:szCs w:val="16"/>
                      <w:rPrChange w:id="23478" w:author="Visone Rossana (GSE)" w:date="2025-10-20T11:34:00Z" w16du:dateUtc="2025-10-20T09:34:00Z">
                        <w:rPr>
                          <w:rFonts w:eastAsia="Gungsuh"/>
                          <w:color w:val="FF0000"/>
                          <w:sz w:val="18"/>
                          <w:szCs w:val="18"/>
                        </w:rPr>
                      </w:rPrChange>
                    </w:rPr>
                    <w:t>150</w:t>
                  </w:r>
                </w:ins>
                <w:customXmlInsRangeStart w:id="23479" w:author="Visone Rossana (GSE)" w:date="2025-10-20T11:31:00Z"/>
              </w:sdtContent>
            </w:sdt>
            <w:customXmlInsRangeEnd w:id="23479"/>
          </w:p>
        </w:tc>
        <w:tc>
          <w:tcPr>
            <w:tcW w:w="68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38D2FD" w14:textId="77777777" w:rsidR="00B05AAB" w:rsidRPr="00DE363E" w:rsidRDefault="00B05AAB" w:rsidP="003654F2">
            <w:pPr>
              <w:pStyle w:val="TableParagraph"/>
              <w:ind w:left="5"/>
              <w:jc w:val="center"/>
              <w:rPr>
                <w:ins w:id="23480" w:author="Visone Rossana (GSE)" w:date="2025-10-20T11:31:00Z" w16du:dateUtc="2025-10-20T09:31:00Z"/>
                <w:rFonts w:asciiTheme="minorHAnsi" w:hAnsiTheme="minorHAnsi" w:cstheme="minorHAnsi"/>
                <w:sz w:val="16"/>
                <w:szCs w:val="16"/>
                <w:rPrChange w:id="23481" w:author="Visone Rossana (GSE)" w:date="2025-10-20T11:34:00Z" w16du:dateUtc="2025-10-20T09:34:00Z">
                  <w:rPr>
                    <w:ins w:id="23482" w:author="Visone Rossana (GSE)" w:date="2025-10-20T11:31:00Z" w16du:dateUtc="2025-10-20T09:31:00Z"/>
                    <w:sz w:val="18"/>
                    <w:szCs w:val="18"/>
                  </w:rPr>
                </w:rPrChange>
              </w:rPr>
            </w:pPr>
            <w:ins w:id="23483" w:author="Visone Rossana (GSE)" w:date="2025-10-20T11:31:00Z" w16du:dateUtc="2025-10-20T09:31:00Z">
              <w:r w:rsidRPr="00DE363E">
                <w:rPr>
                  <w:rFonts w:asciiTheme="minorHAnsi" w:hAnsiTheme="minorHAnsi" w:cstheme="minorHAnsi"/>
                  <w:sz w:val="16"/>
                  <w:szCs w:val="16"/>
                  <w:rPrChange w:id="23484" w:author="Visone Rossana (GSE)" w:date="2025-10-20T11:34:00Z" w16du:dateUtc="2025-10-20T09:34:00Z">
                    <w:rPr>
                      <w:sz w:val="18"/>
                      <w:szCs w:val="18"/>
                    </w:rPr>
                  </w:rPrChange>
                </w:rPr>
                <w:t>Fixed double duct</w:t>
              </w:r>
            </w:ins>
          </w:p>
        </w:tc>
      </w:tr>
      <w:tr w:rsidR="00B05AAB" w:rsidRPr="00110BE6" w14:paraId="17BF280C" w14:textId="77777777" w:rsidTr="003654F2">
        <w:trPr>
          <w:trHeight w:val="326"/>
          <w:ins w:id="23485" w:author="Visone Rossana (GSE)" w:date="2025-10-20T11:31:00Z"/>
        </w:trPr>
        <w:tc>
          <w:tcPr>
            <w:tcW w:w="462" w:type="pct"/>
            <w:vMerge w:val="restart"/>
            <w:tcBorders>
              <w:top w:val="single" w:sz="4" w:space="0" w:color="000000" w:themeColor="text1"/>
              <w:left w:val="single" w:sz="4" w:space="0" w:color="000000" w:themeColor="text1"/>
              <w:right w:val="single" w:sz="4" w:space="0" w:color="000000" w:themeColor="text1"/>
            </w:tcBorders>
            <w:vAlign w:val="center"/>
          </w:tcPr>
          <w:p w14:paraId="4ABDA13C" w14:textId="77777777" w:rsidR="00B05AAB" w:rsidRPr="00DE363E" w:rsidRDefault="00B05AAB" w:rsidP="003654F2">
            <w:pPr>
              <w:pStyle w:val="TableParagraph"/>
              <w:jc w:val="center"/>
              <w:rPr>
                <w:ins w:id="23486" w:author="Visone Rossana (GSE)" w:date="2025-10-20T11:31:00Z" w16du:dateUtc="2025-10-20T09:31:00Z"/>
                <w:rFonts w:asciiTheme="minorHAnsi" w:hAnsiTheme="minorHAnsi" w:cstheme="minorHAnsi"/>
                <w:sz w:val="16"/>
                <w:szCs w:val="16"/>
                <w:rPrChange w:id="23487" w:author="Visone Rossana (GSE)" w:date="2025-10-20T11:34:00Z" w16du:dateUtc="2025-10-20T09:34:00Z">
                  <w:rPr>
                    <w:ins w:id="23488" w:author="Visone Rossana (GSE)" w:date="2025-10-20T11:31:00Z" w16du:dateUtc="2025-10-20T09:31:00Z"/>
                    <w:sz w:val="18"/>
                    <w:szCs w:val="18"/>
                  </w:rPr>
                </w:rPrChange>
              </w:rPr>
            </w:pPr>
            <w:ins w:id="23489" w:author="Visone Rossana (GSE)" w:date="2025-10-20T11:31:00Z" w16du:dateUtc="2025-10-20T09:31:00Z">
              <w:r w:rsidRPr="00DE363E">
                <w:rPr>
                  <w:rFonts w:asciiTheme="minorHAnsi" w:hAnsiTheme="minorHAnsi" w:cstheme="minorHAnsi"/>
                  <w:sz w:val="16"/>
                  <w:szCs w:val="16"/>
                  <w:rPrChange w:id="23490" w:author="Visone Rossana (GSE)" w:date="2025-10-20T11:34:00Z" w16du:dateUtc="2025-10-20T09:34:00Z">
                    <w:rPr>
                      <w:sz w:val="18"/>
                      <w:szCs w:val="18"/>
                    </w:rPr>
                  </w:rPrChange>
                </w:rPr>
                <w:t>Reg. 2281/2016</w:t>
              </w:r>
            </w:ins>
          </w:p>
        </w:tc>
        <w:tc>
          <w:tcPr>
            <w:tcW w:w="894" w:type="pct"/>
            <w:vMerge w:val="restart"/>
            <w:tcBorders>
              <w:top w:val="single" w:sz="4" w:space="0" w:color="000000" w:themeColor="text1"/>
              <w:left w:val="single" w:sz="4" w:space="0" w:color="000000" w:themeColor="text1"/>
              <w:right w:val="single" w:sz="4" w:space="0" w:color="000000" w:themeColor="text1"/>
            </w:tcBorders>
            <w:vAlign w:val="center"/>
            <w:hideMark/>
          </w:tcPr>
          <w:p w14:paraId="67DF52D6" w14:textId="77777777" w:rsidR="00B05AAB" w:rsidRPr="00DE363E" w:rsidRDefault="00B05AAB" w:rsidP="003654F2">
            <w:pPr>
              <w:pStyle w:val="TableParagraph"/>
              <w:jc w:val="center"/>
              <w:rPr>
                <w:ins w:id="23491" w:author="Visone Rossana (GSE)" w:date="2025-10-20T11:31:00Z" w16du:dateUtc="2025-10-20T09:31:00Z"/>
                <w:rFonts w:asciiTheme="minorHAnsi" w:hAnsiTheme="minorHAnsi" w:cstheme="minorHAnsi"/>
                <w:sz w:val="16"/>
                <w:szCs w:val="16"/>
                <w:rPrChange w:id="23492" w:author="Visone Rossana (GSE)" w:date="2025-10-20T11:34:00Z" w16du:dateUtc="2025-10-20T09:34:00Z">
                  <w:rPr>
                    <w:ins w:id="23493" w:author="Visone Rossana (GSE)" w:date="2025-10-20T11:31:00Z" w16du:dateUtc="2025-10-20T09:31:00Z"/>
                    <w:sz w:val="18"/>
                    <w:szCs w:val="18"/>
                  </w:rPr>
                </w:rPrChange>
              </w:rPr>
            </w:pPr>
            <w:ins w:id="23494" w:author="Visone Rossana (GSE)" w:date="2025-10-20T11:31:00Z" w16du:dateUtc="2025-10-20T09:31:00Z">
              <w:r w:rsidRPr="00DE363E">
                <w:rPr>
                  <w:rFonts w:asciiTheme="minorHAnsi" w:hAnsiTheme="minorHAnsi" w:cstheme="minorHAnsi"/>
                  <w:sz w:val="16"/>
                  <w:szCs w:val="16"/>
                  <w:rPrChange w:id="23495" w:author="Visone Rossana (GSE)" w:date="2025-10-20T11:34:00Z" w16du:dateUtc="2025-10-20T09:34:00Z">
                    <w:rPr>
                      <w:sz w:val="18"/>
                      <w:szCs w:val="18"/>
                    </w:rPr>
                  </w:rPrChange>
                </w:rPr>
                <w:t>aria/aria &gt;12 kW</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79C5FD" w14:textId="77777777" w:rsidR="00B05AAB" w:rsidRPr="00DE363E" w:rsidRDefault="00B05AAB" w:rsidP="003654F2">
            <w:pPr>
              <w:pStyle w:val="TableParagraph"/>
              <w:ind w:left="107"/>
              <w:jc w:val="center"/>
              <w:rPr>
                <w:ins w:id="23496" w:author="Visone Rossana (GSE)" w:date="2025-10-20T11:31:00Z" w16du:dateUtc="2025-10-20T09:31:00Z"/>
                <w:rFonts w:asciiTheme="minorHAnsi" w:hAnsiTheme="minorHAnsi" w:cstheme="minorHAnsi"/>
                <w:sz w:val="16"/>
                <w:szCs w:val="16"/>
                <w:rPrChange w:id="23497" w:author="Visone Rossana (GSE)" w:date="2025-10-20T11:34:00Z" w16du:dateUtc="2025-10-20T09:34:00Z">
                  <w:rPr>
                    <w:ins w:id="23498" w:author="Visone Rossana (GSE)" w:date="2025-10-20T11:31:00Z" w16du:dateUtc="2025-10-20T09:31:00Z"/>
                    <w:sz w:val="18"/>
                    <w:szCs w:val="18"/>
                  </w:rPr>
                </w:rPrChange>
              </w:rPr>
            </w:pPr>
            <w:ins w:id="23499" w:author="Visone Rossana (GSE)" w:date="2025-10-20T11:31:00Z" w16du:dateUtc="2025-10-20T09:31:00Z">
              <w:r w:rsidRPr="00DE363E">
                <w:rPr>
                  <w:rFonts w:asciiTheme="minorHAnsi" w:hAnsiTheme="minorHAnsi" w:cstheme="minorHAnsi"/>
                  <w:sz w:val="16"/>
                  <w:szCs w:val="16"/>
                  <w:rPrChange w:id="23500" w:author="Visone Rossana (GSE)" w:date="2025-10-20T11:34:00Z" w16du:dateUtc="2025-10-20T09:34:00Z">
                    <w:rPr>
                      <w:sz w:val="18"/>
                      <w:szCs w:val="18"/>
                    </w:rPr>
                  </w:rPrChange>
                </w:rPr>
                <w:t>137</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AD6A7A" w14:textId="77777777" w:rsidR="00B05AAB" w:rsidRPr="00DE363E" w:rsidRDefault="00B05AAB" w:rsidP="003654F2">
            <w:pPr>
              <w:pStyle w:val="TableParagraph"/>
              <w:ind w:left="-98"/>
              <w:jc w:val="center"/>
              <w:rPr>
                <w:ins w:id="23501" w:author="Visone Rossana (GSE)" w:date="2025-10-20T11:31:00Z" w16du:dateUtc="2025-10-20T09:31:00Z"/>
                <w:rFonts w:asciiTheme="minorHAnsi" w:hAnsiTheme="minorHAnsi" w:cstheme="minorHAnsi"/>
                <w:sz w:val="16"/>
                <w:szCs w:val="16"/>
                <w:rPrChange w:id="23502" w:author="Visone Rossana (GSE)" w:date="2025-10-20T11:34:00Z" w16du:dateUtc="2025-10-20T09:34:00Z">
                  <w:rPr>
                    <w:ins w:id="23503" w:author="Visone Rossana (GSE)" w:date="2025-10-20T11:31:00Z" w16du:dateUtc="2025-10-20T09:31:00Z"/>
                    <w:sz w:val="18"/>
                    <w:szCs w:val="18"/>
                  </w:rPr>
                </w:rPrChange>
              </w:rPr>
            </w:pPr>
            <w:ins w:id="23504" w:author="Visone Rossana (GSE)" w:date="2025-10-20T11:31:00Z" w16du:dateUtc="2025-10-20T09:31:00Z">
              <w:r w:rsidRPr="00DE363E">
                <w:rPr>
                  <w:rFonts w:asciiTheme="minorHAnsi" w:hAnsiTheme="minorHAnsi" w:cstheme="minorHAnsi"/>
                  <w:sz w:val="16"/>
                  <w:szCs w:val="16"/>
                  <w:rPrChange w:id="23505" w:author="Visone Rossana (GSE)" w:date="2025-10-20T11:34:00Z" w16du:dateUtc="2025-10-20T09:34:00Z">
                    <w:rPr>
                      <w:sz w:val="18"/>
                      <w:szCs w:val="18"/>
                    </w:rPr>
                  </w:rPrChange>
                </w:rPr>
                <w:t>3,5</w:t>
              </w:r>
            </w:ins>
          </w:p>
        </w:tc>
        <w:tc>
          <w:tcPr>
            <w:tcW w:w="96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AB5FD" w14:textId="77777777" w:rsidR="00B05AAB" w:rsidRPr="00DE363E" w:rsidRDefault="00B05AAB" w:rsidP="003654F2">
            <w:pPr>
              <w:pStyle w:val="TableParagraph"/>
              <w:ind w:left="5"/>
              <w:jc w:val="center"/>
              <w:rPr>
                <w:ins w:id="23506" w:author="Visone Rossana (GSE)" w:date="2025-10-20T11:31:00Z" w16du:dateUtc="2025-10-20T09:31:00Z"/>
                <w:rFonts w:asciiTheme="minorHAnsi" w:hAnsiTheme="minorHAnsi" w:cstheme="minorHAnsi"/>
                <w:sz w:val="16"/>
                <w:szCs w:val="16"/>
                <w:rPrChange w:id="23507" w:author="Visone Rossana (GSE)" w:date="2025-10-20T11:34:00Z" w16du:dateUtc="2025-10-20T09:34:00Z">
                  <w:rPr>
                    <w:ins w:id="23508" w:author="Visone Rossana (GSE)" w:date="2025-10-20T11:31:00Z" w16du:dateUtc="2025-10-20T09:31:00Z"/>
                    <w:sz w:val="18"/>
                    <w:szCs w:val="18"/>
                  </w:rPr>
                </w:rPrChange>
              </w:rPr>
            </w:pPr>
          </w:p>
        </w:tc>
        <w:tc>
          <w:tcPr>
            <w:tcW w:w="68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84ABC9" w14:textId="77777777" w:rsidR="00B05AAB" w:rsidRPr="00DE363E" w:rsidRDefault="00B05AAB" w:rsidP="003654F2">
            <w:pPr>
              <w:pStyle w:val="TableParagraph"/>
              <w:ind w:left="5"/>
              <w:jc w:val="center"/>
              <w:rPr>
                <w:ins w:id="23509" w:author="Visone Rossana (GSE)" w:date="2025-10-20T11:31:00Z" w16du:dateUtc="2025-10-20T09:31:00Z"/>
                <w:rFonts w:asciiTheme="minorHAnsi" w:hAnsiTheme="minorHAnsi" w:cstheme="minorHAnsi"/>
                <w:sz w:val="16"/>
                <w:szCs w:val="16"/>
                <w:rPrChange w:id="23510" w:author="Visone Rossana (GSE)" w:date="2025-10-20T11:34:00Z" w16du:dateUtc="2025-10-20T09:34:00Z">
                  <w:rPr>
                    <w:ins w:id="23511" w:author="Visone Rossana (GSE)" w:date="2025-10-20T11:31:00Z" w16du:dateUtc="2025-10-20T09:31:00Z"/>
                    <w:sz w:val="18"/>
                    <w:szCs w:val="18"/>
                  </w:rPr>
                </w:rPrChange>
              </w:rPr>
            </w:pPr>
            <w:ins w:id="23512" w:author="Visone Rossana (GSE)" w:date="2025-10-20T11:31:00Z" w16du:dateUtc="2025-10-20T09:31:00Z">
              <w:r w:rsidRPr="00DE363E">
                <w:rPr>
                  <w:rFonts w:asciiTheme="minorHAnsi" w:hAnsiTheme="minorHAnsi" w:cstheme="minorHAnsi"/>
                  <w:sz w:val="16"/>
                  <w:szCs w:val="16"/>
                  <w:rPrChange w:id="23513" w:author="Visone Rossana (GSE)" w:date="2025-10-20T11:34:00Z" w16du:dateUtc="2025-10-20T09:34:00Z">
                    <w:rPr>
                      <w:sz w:val="18"/>
                      <w:szCs w:val="18"/>
                    </w:rPr>
                  </w:rPrChange>
                </w:rPr>
                <w:t>VRF/VRV</w:t>
              </w:r>
            </w:ins>
          </w:p>
        </w:tc>
      </w:tr>
      <w:tr w:rsidR="00B05AAB" w:rsidRPr="00110BE6" w14:paraId="4433EDD8" w14:textId="77777777" w:rsidTr="003654F2">
        <w:trPr>
          <w:trHeight w:val="270"/>
          <w:ins w:id="23514" w:author="Visone Rossana (GSE)" w:date="2025-10-20T11:31:00Z"/>
        </w:trPr>
        <w:tc>
          <w:tcPr>
            <w:tcW w:w="462" w:type="pct"/>
            <w:vMerge/>
            <w:vAlign w:val="center"/>
          </w:tcPr>
          <w:p w14:paraId="1B7008A9" w14:textId="77777777" w:rsidR="00B05AAB" w:rsidRPr="00DE363E" w:rsidRDefault="00B05AAB" w:rsidP="003654F2">
            <w:pPr>
              <w:pStyle w:val="TableParagraph"/>
              <w:ind w:left="292" w:firstLine="501"/>
              <w:jc w:val="center"/>
              <w:rPr>
                <w:ins w:id="23515" w:author="Visone Rossana (GSE)" w:date="2025-10-20T11:31:00Z" w16du:dateUtc="2025-10-20T09:31:00Z"/>
                <w:rFonts w:asciiTheme="minorHAnsi" w:hAnsiTheme="minorHAnsi" w:cstheme="minorHAnsi"/>
                <w:sz w:val="16"/>
                <w:szCs w:val="16"/>
                <w:rPrChange w:id="23516" w:author="Visone Rossana (GSE)" w:date="2025-10-20T11:34:00Z" w16du:dateUtc="2025-10-20T09:34:00Z">
                  <w:rPr>
                    <w:ins w:id="23517" w:author="Visone Rossana (GSE)" w:date="2025-10-20T11:31:00Z" w16du:dateUtc="2025-10-20T09:31:00Z"/>
                    <w:sz w:val="18"/>
                    <w:szCs w:val="18"/>
                  </w:rPr>
                </w:rPrChange>
              </w:rPr>
            </w:pPr>
          </w:p>
        </w:tc>
        <w:tc>
          <w:tcPr>
            <w:tcW w:w="894" w:type="pct"/>
            <w:vMerge/>
            <w:vAlign w:val="center"/>
            <w:hideMark/>
          </w:tcPr>
          <w:p w14:paraId="34090CFE" w14:textId="77777777" w:rsidR="00B05AAB" w:rsidRPr="00DE363E" w:rsidRDefault="00B05AAB" w:rsidP="003654F2">
            <w:pPr>
              <w:pStyle w:val="TableParagraph"/>
              <w:jc w:val="center"/>
              <w:rPr>
                <w:ins w:id="23518" w:author="Visone Rossana (GSE)" w:date="2025-10-20T11:31:00Z" w16du:dateUtc="2025-10-20T09:31:00Z"/>
                <w:rFonts w:asciiTheme="minorHAnsi" w:hAnsiTheme="minorHAnsi" w:cstheme="minorHAnsi"/>
                <w:sz w:val="16"/>
                <w:szCs w:val="16"/>
                <w:rPrChange w:id="23519" w:author="Visone Rossana (GSE)" w:date="2025-10-20T11:34:00Z" w16du:dateUtc="2025-10-20T09:34:00Z">
                  <w:rPr>
                    <w:ins w:id="23520" w:author="Visone Rossana (GSE)" w:date="2025-10-20T11:31:00Z" w16du:dateUtc="2025-10-20T09:31:00Z"/>
                    <w:sz w:val="18"/>
                    <w:szCs w:val="18"/>
                  </w:rPr>
                </w:rPrChange>
              </w:rPr>
            </w:pPr>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443EB1" w14:textId="77777777" w:rsidR="00B05AAB" w:rsidRPr="00DE363E" w:rsidRDefault="00B05AAB" w:rsidP="003654F2">
            <w:pPr>
              <w:pStyle w:val="TableParagraph"/>
              <w:ind w:left="107"/>
              <w:jc w:val="center"/>
              <w:rPr>
                <w:ins w:id="23521" w:author="Visone Rossana (GSE)" w:date="2025-10-20T11:31:00Z" w16du:dateUtc="2025-10-20T09:31:00Z"/>
                <w:rFonts w:asciiTheme="minorHAnsi" w:hAnsiTheme="minorHAnsi" w:cstheme="minorHAnsi"/>
                <w:sz w:val="16"/>
                <w:szCs w:val="16"/>
                <w:rPrChange w:id="23522" w:author="Visone Rossana (GSE)" w:date="2025-10-20T11:34:00Z" w16du:dateUtc="2025-10-20T09:34:00Z">
                  <w:rPr>
                    <w:ins w:id="23523" w:author="Visone Rossana (GSE)" w:date="2025-10-20T11:31:00Z" w16du:dateUtc="2025-10-20T09:31:00Z"/>
                    <w:sz w:val="18"/>
                    <w:szCs w:val="18"/>
                  </w:rPr>
                </w:rPrChange>
              </w:rPr>
            </w:pPr>
            <w:ins w:id="23524" w:author="Visone Rossana (GSE)" w:date="2025-10-20T11:31:00Z" w16du:dateUtc="2025-10-20T09:31:00Z">
              <w:r w:rsidRPr="00DE363E">
                <w:rPr>
                  <w:rFonts w:asciiTheme="minorHAnsi" w:hAnsiTheme="minorHAnsi" w:cstheme="minorHAnsi"/>
                  <w:sz w:val="16"/>
                  <w:szCs w:val="16"/>
                  <w:rPrChange w:id="23525" w:author="Visone Rossana (GSE)" w:date="2025-10-20T11:34:00Z" w16du:dateUtc="2025-10-20T09:34:00Z">
                    <w:rPr>
                      <w:sz w:val="18"/>
                      <w:szCs w:val="18"/>
                    </w:rPr>
                  </w:rPrChange>
                </w:rPr>
                <w:t>125</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260504" w14:textId="77777777" w:rsidR="00B05AAB" w:rsidRPr="00DE363E" w:rsidRDefault="00B05AAB" w:rsidP="003654F2">
            <w:pPr>
              <w:pStyle w:val="TableParagraph"/>
              <w:ind w:left="-98"/>
              <w:jc w:val="center"/>
              <w:rPr>
                <w:ins w:id="23526" w:author="Visone Rossana (GSE)" w:date="2025-10-20T11:31:00Z" w16du:dateUtc="2025-10-20T09:31:00Z"/>
                <w:rFonts w:asciiTheme="minorHAnsi" w:hAnsiTheme="minorHAnsi" w:cstheme="minorHAnsi"/>
                <w:sz w:val="16"/>
                <w:szCs w:val="16"/>
                <w:rPrChange w:id="23527" w:author="Visone Rossana (GSE)" w:date="2025-10-20T11:34:00Z" w16du:dateUtc="2025-10-20T09:34:00Z">
                  <w:rPr>
                    <w:ins w:id="23528" w:author="Visone Rossana (GSE)" w:date="2025-10-20T11:31:00Z" w16du:dateUtc="2025-10-20T09:31:00Z"/>
                    <w:sz w:val="18"/>
                    <w:szCs w:val="18"/>
                  </w:rPr>
                </w:rPrChange>
              </w:rPr>
            </w:pPr>
            <w:ins w:id="23529" w:author="Visone Rossana (GSE)" w:date="2025-10-20T11:31:00Z" w16du:dateUtc="2025-10-20T09:31:00Z">
              <w:r w:rsidRPr="00DE363E">
                <w:rPr>
                  <w:rFonts w:asciiTheme="minorHAnsi" w:hAnsiTheme="minorHAnsi" w:cstheme="minorHAnsi"/>
                  <w:sz w:val="16"/>
                  <w:szCs w:val="16"/>
                  <w:rPrChange w:id="23530" w:author="Visone Rossana (GSE)" w:date="2025-10-20T11:34:00Z" w16du:dateUtc="2025-10-20T09:34:00Z">
                    <w:rPr>
                      <w:sz w:val="18"/>
                      <w:szCs w:val="18"/>
                    </w:rPr>
                  </w:rPrChange>
                </w:rPr>
                <w:t>3,2</w:t>
              </w:r>
            </w:ins>
          </w:p>
        </w:tc>
        <w:tc>
          <w:tcPr>
            <w:tcW w:w="96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B0F77" w14:textId="77777777" w:rsidR="00B05AAB" w:rsidRPr="00DE363E" w:rsidRDefault="00B05AAB" w:rsidP="003654F2">
            <w:pPr>
              <w:pStyle w:val="TableParagraph"/>
              <w:ind w:left="5"/>
              <w:jc w:val="center"/>
              <w:rPr>
                <w:ins w:id="23531" w:author="Visone Rossana (GSE)" w:date="2025-10-20T11:31:00Z" w16du:dateUtc="2025-10-20T09:31:00Z"/>
                <w:rFonts w:asciiTheme="minorHAnsi" w:hAnsiTheme="minorHAnsi" w:cstheme="minorHAnsi"/>
                <w:sz w:val="16"/>
                <w:szCs w:val="16"/>
                <w:rPrChange w:id="23532" w:author="Visone Rossana (GSE)" w:date="2025-10-20T11:34:00Z" w16du:dateUtc="2025-10-20T09:34:00Z">
                  <w:rPr>
                    <w:ins w:id="23533" w:author="Visone Rossana (GSE)" w:date="2025-10-20T11:31:00Z" w16du:dateUtc="2025-10-20T09:31:00Z"/>
                    <w:sz w:val="18"/>
                    <w:szCs w:val="18"/>
                  </w:rPr>
                </w:rPrChange>
              </w:rPr>
            </w:pPr>
          </w:p>
        </w:tc>
        <w:tc>
          <w:tcPr>
            <w:tcW w:w="68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AD3E18" w14:textId="77777777" w:rsidR="00B05AAB" w:rsidRPr="00DE363E" w:rsidRDefault="00B05AAB" w:rsidP="003654F2">
            <w:pPr>
              <w:pStyle w:val="TableParagraph"/>
              <w:ind w:left="5"/>
              <w:jc w:val="center"/>
              <w:rPr>
                <w:ins w:id="23534" w:author="Visone Rossana (GSE)" w:date="2025-10-20T11:31:00Z" w16du:dateUtc="2025-10-20T09:31:00Z"/>
                <w:rFonts w:asciiTheme="minorHAnsi" w:hAnsiTheme="minorHAnsi" w:cstheme="minorHAnsi"/>
                <w:sz w:val="16"/>
                <w:szCs w:val="16"/>
                <w:rPrChange w:id="23535" w:author="Visone Rossana (GSE)" w:date="2025-10-20T11:34:00Z" w16du:dateUtc="2025-10-20T09:34:00Z">
                  <w:rPr>
                    <w:ins w:id="23536" w:author="Visone Rossana (GSE)" w:date="2025-10-20T11:31:00Z" w16du:dateUtc="2025-10-20T09:31:00Z"/>
                    <w:sz w:val="18"/>
                    <w:szCs w:val="18"/>
                  </w:rPr>
                </w:rPrChange>
              </w:rPr>
            </w:pPr>
            <w:ins w:id="23537" w:author="Visone Rossana (GSE)" w:date="2025-10-20T11:31:00Z" w16du:dateUtc="2025-10-20T09:31:00Z">
              <w:r w:rsidRPr="00DE363E">
                <w:rPr>
                  <w:rFonts w:asciiTheme="minorHAnsi" w:hAnsiTheme="minorHAnsi" w:cstheme="minorHAnsi"/>
                  <w:sz w:val="16"/>
                  <w:szCs w:val="16"/>
                  <w:rPrChange w:id="23538" w:author="Visone Rossana (GSE)" w:date="2025-10-20T11:34:00Z" w16du:dateUtc="2025-10-20T09:34:00Z">
                    <w:rPr>
                      <w:sz w:val="18"/>
                      <w:szCs w:val="18"/>
                    </w:rPr>
                  </w:rPrChange>
                </w:rPr>
                <w:t>Rooftop</w:t>
              </w:r>
            </w:ins>
          </w:p>
        </w:tc>
      </w:tr>
      <w:tr w:rsidR="00B05AAB" w:rsidRPr="00110BE6" w14:paraId="3CA61A48" w14:textId="77777777" w:rsidTr="003654F2">
        <w:trPr>
          <w:trHeight w:val="401"/>
          <w:ins w:id="23539" w:author="Visone Rossana (GSE)" w:date="2025-10-20T11:31:00Z"/>
        </w:trPr>
        <w:tc>
          <w:tcPr>
            <w:tcW w:w="462" w:type="pct"/>
            <w:tcBorders>
              <w:top w:val="single" w:sz="4" w:space="0" w:color="000000" w:themeColor="text1"/>
              <w:left w:val="single" w:sz="4" w:space="0" w:color="000000" w:themeColor="text1"/>
              <w:right w:val="single" w:sz="4" w:space="0" w:color="000000" w:themeColor="text1"/>
            </w:tcBorders>
            <w:vAlign w:val="center"/>
          </w:tcPr>
          <w:p w14:paraId="17384A1E" w14:textId="77777777" w:rsidR="00B05AAB" w:rsidRPr="00DE363E" w:rsidRDefault="00B05AAB" w:rsidP="003654F2">
            <w:pPr>
              <w:pStyle w:val="TableParagraph"/>
              <w:jc w:val="center"/>
              <w:rPr>
                <w:ins w:id="23540" w:author="Visone Rossana (GSE)" w:date="2025-10-20T11:31:00Z" w16du:dateUtc="2025-10-20T09:31:00Z"/>
                <w:rFonts w:asciiTheme="minorHAnsi" w:hAnsiTheme="minorHAnsi" w:cstheme="minorHAnsi"/>
                <w:sz w:val="16"/>
                <w:szCs w:val="16"/>
                <w:rPrChange w:id="23541" w:author="Visone Rossana (GSE)" w:date="2025-10-20T11:34:00Z" w16du:dateUtc="2025-10-20T09:34:00Z">
                  <w:rPr>
                    <w:ins w:id="23542" w:author="Visone Rossana (GSE)" w:date="2025-10-20T11:31:00Z" w16du:dateUtc="2025-10-20T09:31:00Z"/>
                    <w:sz w:val="18"/>
                    <w:szCs w:val="18"/>
                  </w:rPr>
                </w:rPrChange>
              </w:rPr>
            </w:pPr>
            <w:ins w:id="23543" w:author="Visone Rossana (GSE)" w:date="2025-10-20T11:31:00Z" w16du:dateUtc="2025-10-20T09:31:00Z">
              <w:r w:rsidRPr="00DE363E">
                <w:rPr>
                  <w:rFonts w:asciiTheme="minorHAnsi" w:hAnsiTheme="minorHAnsi" w:cstheme="minorHAnsi"/>
                  <w:sz w:val="16"/>
                  <w:szCs w:val="16"/>
                  <w:rPrChange w:id="23544" w:author="Visone Rossana (GSE)" w:date="2025-10-20T11:34:00Z" w16du:dateUtc="2025-10-20T09:34:00Z">
                    <w:rPr>
                      <w:sz w:val="18"/>
                      <w:szCs w:val="18"/>
                    </w:rPr>
                  </w:rPrChange>
                </w:rPr>
                <w:t>Reg. 2281/2016</w:t>
              </w:r>
            </w:ins>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8021C9" w14:textId="77777777" w:rsidR="00B05AAB" w:rsidRPr="00DE363E" w:rsidRDefault="00B05AAB" w:rsidP="003654F2">
            <w:pPr>
              <w:pStyle w:val="TableParagraph"/>
              <w:jc w:val="center"/>
              <w:rPr>
                <w:ins w:id="23545" w:author="Visone Rossana (GSE)" w:date="2025-10-20T11:31:00Z" w16du:dateUtc="2025-10-20T09:31:00Z"/>
                <w:rFonts w:asciiTheme="minorHAnsi" w:hAnsiTheme="minorHAnsi" w:cstheme="minorHAnsi"/>
                <w:sz w:val="16"/>
                <w:szCs w:val="16"/>
                <w:rPrChange w:id="23546" w:author="Visone Rossana (GSE)" w:date="2025-10-20T11:34:00Z" w16du:dateUtc="2025-10-20T09:34:00Z">
                  <w:rPr>
                    <w:ins w:id="23547" w:author="Visone Rossana (GSE)" w:date="2025-10-20T11:31:00Z" w16du:dateUtc="2025-10-20T09:31:00Z"/>
                    <w:sz w:val="18"/>
                    <w:szCs w:val="18"/>
                  </w:rPr>
                </w:rPrChange>
              </w:rPr>
            </w:pPr>
            <w:ins w:id="23548" w:author="Visone Rossana (GSE)" w:date="2025-10-20T11:31:00Z" w16du:dateUtc="2025-10-20T09:31:00Z">
              <w:r w:rsidRPr="00DE363E">
                <w:rPr>
                  <w:rFonts w:asciiTheme="minorHAnsi" w:hAnsiTheme="minorHAnsi" w:cstheme="minorHAnsi"/>
                  <w:sz w:val="16"/>
                  <w:szCs w:val="16"/>
                  <w:rPrChange w:id="23549" w:author="Visone Rossana (GSE)" w:date="2025-10-20T11:34:00Z" w16du:dateUtc="2025-10-20T09:34:00Z">
                    <w:rPr>
                      <w:sz w:val="18"/>
                      <w:szCs w:val="18"/>
                    </w:rPr>
                  </w:rPrChange>
                </w:rPr>
                <w:t>acqua/aria</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D0165" w14:textId="77777777" w:rsidR="00B05AAB" w:rsidRPr="00DE363E" w:rsidRDefault="00B05AAB" w:rsidP="003654F2">
            <w:pPr>
              <w:pStyle w:val="TableParagraph"/>
              <w:ind w:left="107"/>
              <w:jc w:val="center"/>
              <w:rPr>
                <w:ins w:id="23550" w:author="Visone Rossana (GSE)" w:date="2025-10-20T11:31:00Z" w16du:dateUtc="2025-10-20T09:31:00Z"/>
                <w:rFonts w:asciiTheme="minorHAnsi" w:hAnsiTheme="minorHAnsi" w:cstheme="minorHAnsi"/>
                <w:sz w:val="16"/>
                <w:szCs w:val="16"/>
                <w:rPrChange w:id="23551" w:author="Visone Rossana (GSE)" w:date="2025-10-20T11:34:00Z" w16du:dateUtc="2025-10-20T09:34:00Z">
                  <w:rPr>
                    <w:ins w:id="23552" w:author="Visone Rossana (GSE)" w:date="2025-10-20T11:31:00Z" w16du:dateUtc="2025-10-20T09:31:00Z"/>
                    <w:sz w:val="18"/>
                    <w:szCs w:val="18"/>
                  </w:rPr>
                </w:rPrChange>
              </w:rPr>
            </w:pPr>
            <w:ins w:id="23553" w:author="Visone Rossana (GSE)" w:date="2025-10-20T11:31:00Z" w16du:dateUtc="2025-10-20T09:31:00Z">
              <w:r w:rsidRPr="00DE363E">
                <w:rPr>
                  <w:rFonts w:asciiTheme="minorHAnsi" w:hAnsiTheme="minorHAnsi" w:cstheme="minorHAnsi"/>
                  <w:sz w:val="16"/>
                  <w:szCs w:val="16"/>
                  <w:rPrChange w:id="23554" w:author="Visone Rossana (GSE)" w:date="2025-10-20T11:34:00Z" w16du:dateUtc="2025-10-20T09:34:00Z">
                    <w:rPr>
                      <w:sz w:val="18"/>
                      <w:szCs w:val="18"/>
                    </w:rPr>
                  </w:rPrChange>
                </w:rPr>
                <w:t>137</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B76AD" w14:textId="77777777" w:rsidR="00B05AAB" w:rsidRPr="00DE363E" w:rsidRDefault="00B05AAB" w:rsidP="003654F2">
            <w:pPr>
              <w:pStyle w:val="TableParagraph"/>
              <w:spacing w:line="217" w:lineRule="exact"/>
              <w:ind w:left="-98"/>
              <w:jc w:val="center"/>
              <w:rPr>
                <w:ins w:id="23555" w:author="Visone Rossana (GSE)" w:date="2025-10-20T11:31:00Z" w16du:dateUtc="2025-10-20T09:31:00Z"/>
                <w:rFonts w:asciiTheme="minorHAnsi" w:hAnsiTheme="minorHAnsi" w:cstheme="minorHAnsi"/>
                <w:sz w:val="16"/>
                <w:szCs w:val="16"/>
                <w:rPrChange w:id="23556" w:author="Visone Rossana (GSE)" w:date="2025-10-20T11:34:00Z" w16du:dateUtc="2025-10-20T09:34:00Z">
                  <w:rPr>
                    <w:ins w:id="23557" w:author="Visone Rossana (GSE)" w:date="2025-10-20T11:31:00Z" w16du:dateUtc="2025-10-20T09:31:00Z"/>
                    <w:sz w:val="18"/>
                    <w:szCs w:val="18"/>
                  </w:rPr>
                </w:rPrChange>
              </w:rPr>
            </w:pPr>
            <w:ins w:id="23558" w:author="Visone Rossana (GSE)" w:date="2025-10-20T11:31:00Z" w16du:dateUtc="2025-10-20T09:31:00Z">
              <w:r w:rsidRPr="00DE363E">
                <w:rPr>
                  <w:rFonts w:asciiTheme="minorHAnsi" w:hAnsiTheme="minorHAnsi" w:cstheme="minorHAnsi"/>
                  <w:sz w:val="16"/>
                  <w:szCs w:val="16"/>
                  <w:rPrChange w:id="23559" w:author="Visone Rossana (GSE)" w:date="2025-10-20T11:34:00Z" w16du:dateUtc="2025-10-20T09:34:00Z">
                    <w:rPr>
                      <w:sz w:val="18"/>
                      <w:szCs w:val="18"/>
                    </w:rPr>
                  </w:rPrChange>
                </w:rPr>
                <w:t>3,625</w:t>
              </w:r>
            </w:ins>
          </w:p>
        </w:tc>
        <w:tc>
          <w:tcPr>
            <w:tcW w:w="963" w:type="pct"/>
            <w:tcBorders>
              <w:top w:val="single" w:sz="4" w:space="0" w:color="000000" w:themeColor="text1"/>
              <w:left w:val="single" w:sz="4" w:space="0" w:color="000000" w:themeColor="text1"/>
              <w:right w:val="single" w:sz="4" w:space="0" w:color="000000" w:themeColor="text1"/>
            </w:tcBorders>
          </w:tcPr>
          <w:p w14:paraId="7B14B5C4" w14:textId="77777777" w:rsidR="00B05AAB" w:rsidRPr="00DE363E" w:rsidRDefault="00B05AAB" w:rsidP="003654F2">
            <w:pPr>
              <w:pStyle w:val="TableParagraph"/>
              <w:ind w:left="5"/>
              <w:jc w:val="center"/>
              <w:rPr>
                <w:ins w:id="23560" w:author="Visone Rossana (GSE)" w:date="2025-10-20T11:31:00Z" w16du:dateUtc="2025-10-20T09:31:00Z"/>
                <w:rFonts w:asciiTheme="minorHAnsi" w:hAnsiTheme="minorHAnsi" w:cstheme="minorHAnsi"/>
                <w:sz w:val="16"/>
                <w:szCs w:val="16"/>
                <w:rPrChange w:id="23561" w:author="Visone Rossana (GSE)" w:date="2025-10-20T11:34:00Z" w16du:dateUtc="2025-10-20T09:34:00Z">
                  <w:rPr>
                    <w:ins w:id="23562" w:author="Visone Rossana (GSE)" w:date="2025-10-20T11:31:00Z" w16du:dateUtc="2025-10-20T09:31:00Z"/>
                    <w:sz w:val="18"/>
                    <w:szCs w:val="18"/>
                  </w:rPr>
                </w:rPrChange>
              </w:rPr>
            </w:pPr>
          </w:p>
        </w:tc>
        <w:tc>
          <w:tcPr>
            <w:tcW w:w="687" w:type="pct"/>
            <w:tcBorders>
              <w:top w:val="single" w:sz="4" w:space="0" w:color="000000" w:themeColor="text1"/>
              <w:left w:val="single" w:sz="4" w:space="0" w:color="000000" w:themeColor="text1"/>
              <w:right w:val="single" w:sz="4" w:space="0" w:color="000000" w:themeColor="text1"/>
            </w:tcBorders>
            <w:vAlign w:val="center"/>
          </w:tcPr>
          <w:p w14:paraId="648E281F" w14:textId="77777777" w:rsidR="00B05AAB" w:rsidRPr="00DE363E" w:rsidRDefault="00B05AAB" w:rsidP="003654F2">
            <w:pPr>
              <w:pStyle w:val="TableParagraph"/>
              <w:ind w:left="5"/>
              <w:jc w:val="center"/>
              <w:rPr>
                <w:ins w:id="23563" w:author="Visone Rossana (GSE)" w:date="2025-10-20T11:31:00Z" w16du:dateUtc="2025-10-20T09:31:00Z"/>
                <w:rFonts w:asciiTheme="minorHAnsi" w:hAnsiTheme="minorHAnsi" w:cstheme="minorHAnsi"/>
                <w:sz w:val="16"/>
                <w:szCs w:val="16"/>
                <w:rPrChange w:id="23564" w:author="Visone Rossana (GSE)" w:date="2025-10-20T11:34:00Z" w16du:dateUtc="2025-10-20T09:34:00Z">
                  <w:rPr>
                    <w:ins w:id="23565" w:author="Visone Rossana (GSE)" w:date="2025-10-20T11:31:00Z" w16du:dateUtc="2025-10-20T09:31:00Z"/>
                    <w:sz w:val="18"/>
                    <w:szCs w:val="18"/>
                  </w:rPr>
                </w:rPrChange>
              </w:rPr>
            </w:pPr>
            <w:ins w:id="23566" w:author="Visone Rossana (GSE)" w:date="2025-10-20T11:31:00Z" w16du:dateUtc="2025-10-20T09:31:00Z">
              <w:r w:rsidRPr="00DE363E">
                <w:rPr>
                  <w:rFonts w:asciiTheme="minorHAnsi" w:hAnsiTheme="minorHAnsi" w:cstheme="minorHAnsi"/>
                  <w:sz w:val="16"/>
                  <w:szCs w:val="16"/>
                  <w:rPrChange w:id="23567" w:author="Visone Rossana (GSE)" w:date="2025-10-20T11:34:00Z" w16du:dateUtc="2025-10-20T09:34:00Z">
                    <w:rPr>
                      <w:sz w:val="18"/>
                      <w:szCs w:val="18"/>
                    </w:rPr>
                  </w:rPrChange>
                </w:rPr>
                <w:t>Acqua/aria</w:t>
              </w:r>
            </w:ins>
          </w:p>
        </w:tc>
      </w:tr>
      <w:tr w:rsidR="00E55115" w:rsidRPr="00110BE6" w14:paraId="7FEFCBF3" w14:textId="77777777" w:rsidTr="003654F2">
        <w:trPr>
          <w:trHeight w:val="139"/>
          <w:ins w:id="23568" w:author="Visone Rossana (GSE)" w:date="2025-10-20T11:31:00Z"/>
        </w:trPr>
        <w:tc>
          <w:tcPr>
            <w:tcW w:w="462" w:type="pct"/>
            <w:vMerge w:val="restart"/>
            <w:tcBorders>
              <w:top w:val="single" w:sz="4" w:space="0" w:color="000000" w:themeColor="text1"/>
              <w:left w:val="single" w:sz="4" w:space="0" w:color="000000" w:themeColor="text1"/>
              <w:right w:val="single" w:sz="4" w:space="0" w:color="000000" w:themeColor="text1"/>
            </w:tcBorders>
            <w:vAlign w:val="center"/>
          </w:tcPr>
          <w:p w14:paraId="4B4B2102" w14:textId="77777777" w:rsidR="00E55115" w:rsidRPr="00DE363E" w:rsidRDefault="00E55115" w:rsidP="003654F2">
            <w:pPr>
              <w:pStyle w:val="TableParagraph"/>
              <w:jc w:val="center"/>
              <w:rPr>
                <w:ins w:id="23569" w:author="Visone Rossana (GSE)" w:date="2025-10-20T11:31:00Z" w16du:dateUtc="2025-10-20T09:31:00Z"/>
                <w:rFonts w:asciiTheme="minorHAnsi" w:hAnsiTheme="minorHAnsi" w:cstheme="minorHAnsi"/>
                <w:sz w:val="16"/>
                <w:szCs w:val="16"/>
                <w:rPrChange w:id="23570" w:author="Visone Rossana (GSE)" w:date="2025-10-20T11:34:00Z" w16du:dateUtc="2025-10-20T09:34:00Z">
                  <w:rPr>
                    <w:ins w:id="23571" w:author="Visone Rossana (GSE)" w:date="2025-10-20T11:31:00Z" w16du:dateUtc="2025-10-20T09:31:00Z"/>
                    <w:sz w:val="18"/>
                    <w:szCs w:val="18"/>
                  </w:rPr>
                </w:rPrChange>
              </w:rPr>
            </w:pPr>
            <w:ins w:id="23572" w:author="Visone Rossana (GSE)" w:date="2025-10-20T11:31:00Z" w16du:dateUtc="2025-10-20T09:31:00Z">
              <w:r w:rsidRPr="00DE363E">
                <w:rPr>
                  <w:rFonts w:asciiTheme="minorHAnsi" w:hAnsiTheme="minorHAnsi" w:cstheme="minorHAnsi"/>
                  <w:sz w:val="16"/>
                  <w:szCs w:val="16"/>
                  <w:rPrChange w:id="23573" w:author="Visone Rossana (GSE)" w:date="2025-10-20T11:34:00Z" w16du:dateUtc="2025-10-20T09:34:00Z">
                    <w:rPr>
                      <w:sz w:val="18"/>
                      <w:szCs w:val="18"/>
                    </w:rPr>
                  </w:rPrChange>
                </w:rPr>
                <w:t>Reg. 813/2013</w:t>
              </w:r>
            </w:ins>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3E364D" w14:textId="77777777" w:rsidR="00E55115" w:rsidRPr="00DE363E" w:rsidRDefault="00E55115" w:rsidP="003654F2">
            <w:pPr>
              <w:pStyle w:val="TableParagraph"/>
              <w:jc w:val="center"/>
              <w:rPr>
                <w:ins w:id="23574" w:author="Visone Rossana (GSE)" w:date="2025-10-20T11:31:00Z" w16du:dateUtc="2025-10-20T09:31:00Z"/>
                <w:rFonts w:asciiTheme="minorHAnsi" w:hAnsiTheme="minorHAnsi" w:cstheme="minorHAnsi"/>
                <w:sz w:val="16"/>
                <w:szCs w:val="16"/>
                <w:rPrChange w:id="23575" w:author="Visone Rossana (GSE)" w:date="2025-10-20T11:34:00Z" w16du:dateUtc="2025-10-20T09:34:00Z">
                  <w:rPr>
                    <w:ins w:id="23576" w:author="Visone Rossana (GSE)" w:date="2025-10-20T11:31:00Z" w16du:dateUtc="2025-10-20T09:31:00Z"/>
                    <w:sz w:val="18"/>
                    <w:szCs w:val="18"/>
                  </w:rPr>
                </w:rPrChange>
              </w:rPr>
            </w:pPr>
            <w:ins w:id="23577" w:author="Visone Rossana (GSE)" w:date="2025-10-20T11:31:00Z" w16du:dateUtc="2025-10-20T09:31:00Z">
              <w:r w:rsidRPr="00DE363E">
                <w:rPr>
                  <w:rFonts w:asciiTheme="minorHAnsi" w:hAnsiTheme="minorHAnsi" w:cstheme="minorHAnsi"/>
                  <w:sz w:val="16"/>
                  <w:szCs w:val="16"/>
                  <w:rPrChange w:id="23578" w:author="Visone Rossana (GSE)" w:date="2025-10-20T11:34:00Z" w16du:dateUtc="2025-10-20T09:34:00Z">
                    <w:rPr>
                      <w:sz w:val="18"/>
                      <w:szCs w:val="18"/>
                    </w:rPr>
                  </w:rPrChange>
                </w:rPr>
                <w:t>aria/acqua</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B5E305" w14:textId="77777777" w:rsidR="00E55115" w:rsidRPr="00DE363E" w:rsidRDefault="00E55115" w:rsidP="003654F2">
            <w:pPr>
              <w:pStyle w:val="TableParagraph"/>
              <w:ind w:left="107"/>
              <w:jc w:val="center"/>
              <w:rPr>
                <w:ins w:id="23579" w:author="Visone Rossana (GSE)" w:date="2025-10-20T11:31:00Z" w16du:dateUtc="2025-10-20T09:31:00Z"/>
                <w:rFonts w:asciiTheme="minorHAnsi" w:hAnsiTheme="minorHAnsi" w:cstheme="minorHAnsi"/>
                <w:sz w:val="16"/>
                <w:szCs w:val="16"/>
                <w:rPrChange w:id="23580" w:author="Visone Rossana (GSE)" w:date="2025-10-20T11:34:00Z" w16du:dateUtc="2025-10-20T09:34:00Z">
                  <w:rPr>
                    <w:ins w:id="23581" w:author="Visone Rossana (GSE)" w:date="2025-10-20T11:31:00Z" w16du:dateUtc="2025-10-20T09:31:00Z"/>
                    <w:sz w:val="18"/>
                    <w:szCs w:val="18"/>
                  </w:rPr>
                </w:rPrChange>
              </w:rPr>
            </w:pPr>
            <w:ins w:id="23582" w:author="Visone Rossana (GSE)" w:date="2025-10-20T11:31:00Z" w16du:dateUtc="2025-10-20T09:31:00Z">
              <w:r w:rsidRPr="00DE363E">
                <w:rPr>
                  <w:rFonts w:asciiTheme="minorHAnsi" w:hAnsiTheme="minorHAnsi" w:cstheme="minorHAnsi"/>
                  <w:sz w:val="16"/>
                  <w:szCs w:val="16"/>
                  <w:rPrChange w:id="23583" w:author="Visone Rossana (GSE)" w:date="2025-10-20T11:34:00Z" w16du:dateUtc="2025-10-20T09:34:00Z">
                    <w:rPr>
                      <w:sz w:val="18"/>
                      <w:szCs w:val="18"/>
                    </w:rPr>
                  </w:rPrChange>
                </w:rPr>
                <w:t>110</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D2EF62" w14:textId="77777777" w:rsidR="00E55115" w:rsidRPr="00DE363E" w:rsidRDefault="00E55115" w:rsidP="003654F2">
            <w:pPr>
              <w:pStyle w:val="TableParagraph"/>
              <w:spacing w:line="217" w:lineRule="exact"/>
              <w:ind w:left="-98"/>
              <w:jc w:val="center"/>
              <w:rPr>
                <w:ins w:id="23584" w:author="Visone Rossana (GSE)" w:date="2025-10-20T11:31:00Z" w16du:dateUtc="2025-10-20T09:31:00Z"/>
                <w:rFonts w:asciiTheme="minorHAnsi" w:hAnsiTheme="minorHAnsi" w:cstheme="minorHAnsi"/>
                <w:sz w:val="16"/>
                <w:szCs w:val="16"/>
                <w:rPrChange w:id="23585" w:author="Visone Rossana (GSE)" w:date="2025-10-20T11:34:00Z" w16du:dateUtc="2025-10-20T09:34:00Z">
                  <w:rPr>
                    <w:ins w:id="23586" w:author="Visone Rossana (GSE)" w:date="2025-10-20T11:31:00Z" w16du:dateUtc="2025-10-20T09:31:00Z"/>
                    <w:sz w:val="18"/>
                    <w:szCs w:val="18"/>
                  </w:rPr>
                </w:rPrChange>
              </w:rPr>
            </w:pPr>
            <w:ins w:id="23587" w:author="Visone Rossana (GSE)" w:date="2025-10-20T11:31:00Z" w16du:dateUtc="2025-10-20T09:31:00Z">
              <w:r w:rsidRPr="00DE363E">
                <w:rPr>
                  <w:rFonts w:asciiTheme="minorHAnsi" w:hAnsiTheme="minorHAnsi" w:cstheme="minorHAnsi"/>
                  <w:sz w:val="16"/>
                  <w:szCs w:val="16"/>
                  <w:rPrChange w:id="23588" w:author="Visone Rossana (GSE)" w:date="2025-10-20T11:34:00Z" w16du:dateUtc="2025-10-20T09:34:00Z">
                    <w:rPr>
                      <w:sz w:val="18"/>
                      <w:szCs w:val="18"/>
                    </w:rPr>
                  </w:rPrChange>
                </w:rPr>
                <w:t>2,825</w:t>
              </w:r>
            </w:ins>
          </w:p>
        </w:tc>
        <w:tc>
          <w:tcPr>
            <w:tcW w:w="963" w:type="pct"/>
            <w:tcBorders>
              <w:top w:val="single" w:sz="4" w:space="0" w:color="000000" w:themeColor="text1"/>
              <w:left w:val="single" w:sz="4" w:space="0" w:color="000000" w:themeColor="text1"/>
              <w:right w:val="single" w:sz="4" w:space="0" w:color="000000" w:themeColor="text1"/>
            </w:tcBorders>
          </w:tcPr>
          <w:p w14:paraId="44368820" w14:textId="77777777" w:rsidR="00E55115" w:rsidRPr="00DE363E" w:rsidRDefault="00E55115" w:rsidP="003654F2">
            <w:pPr>
              <w:pStyle w:val="TableParagraph"/>
              <w:ind w:left="5"/>
              <w:jc w:val="center"/>
              <w:rPr>
                <w:ins w:id="23589" w:author="Visone Rossana (GSE)" w:date="2025-10-20T11:31:00Z" w16du:dateUtc="2025-10-20T09:31:00Z"/>
                <w:rFonts w:asciiTheme="minorHAnsi" w:hAnsiTheme="minorHAnsi" w:cstheme="minorHAnsi"/>
                <w:sz w:val="16"/>
                <w:szCs w:val="16"/>
                <w:rPrChange w:id="23590" w:author="Visone Rossana (GSE)" w:date="2025-10-20T11:34:00Z" w16du:dateUtc="2025-10-20T09:34:00Z">
                  <w:rPr>
                    <w:ins w:id="23591" w:author="Visone Rossana (GSE)" w:date="2025-10-20T11:31:00Z" w16du:dateUtc="2025-10-20T09:31:00Z"/>
                    <w:sz w:val="18"/>
                    <w:szCs w:val="18"/>
                  </w:rPr>
                </w:rPrChange>
              </w:rPr>
            </w:pPr>
          </w:p>
        </w:tc>
        <w:tc>
          <w:tcPr>
            <w:tcW w:w="687" w:type="pct"/>
            <w:vMerge w:val="restart"/>
            <w:tcBorders>
              <w:top w:val="single" w:sz="4" w:space="0" w:color="000000" w:themeColor="text1"/>
              <w:left w:val="single" w:sz="4" w:space="0" w:color="000000" w:themeColor="text1"/>
              <w:right w:val="single" w:sz="4" w:space="0" w:color="000000" w:themeColor="text1"/>
            </w:tcBorders>
            <w:vAlign w:val="center"/>
            <w:hideMark/>
          </w:tcPr>
          <w:p w14:paraId="7B110179" w14:textId="77777777" w:rsidR="00E55115" w:rsidRPr="00DE363E" w:rsidRDefault="00E55115" w:rsidP="003654F2">
            <w:pPr>
              <w:pStyle w:val="TableParagraph"/>
              <w:ind w:left="5"/>
              <w:jc w:val="center"/>
              <w:rPr>
                <w:ins w:id="23592" w:author="Visone Rossana (GSE)" w:date="2025-10-20T11:31:00Z" w16du:dateUtc="2025-10-20T09:31:00Z"/>
                <w:rFonts w:asciiTheme="minorHAnsi" w:hAnsiTheme="minorHAnsi" w:cstheme="minorHAnsi"/>
                <w:sz w:val="16"/>
                <w:szCs w:val="16"/>
                <w:rPrChange w:id="23593" w:author="Visone Rossana (GSE)" w:date="2025-10-20T11:34:00Z" w16du:dateUtc="2025-10-20T09:34:00Z">
                  <w:rPr>
                    <w:ins w:id="23594" w:author="Visone Rossana (GSE)" w:date="2025-10-20T11:31:00Z" w16du:dateUtc="2025-10-20T09:31:00Z"/>
                    <w:sz w:val="18"/>
                    <w:szCs w:val="18"/>
                  </w:rPr>
                </w:rPrChange>
              </w:rPr>
            </w:pPr>
            <w:ins w:id="23595" w:author="Visone Rossana (GSE)" w:date="2025-10-20T11:31:00Z" w16du:dateUtc="2025-10-20T09:31:00Z">
              <w:r w:rsidRPr="00DE363E">
                <w:rPr>
                  <w:rFonts w:asciiTheme="minorHAnsi" w:hAnsiTheme="minorHAnsi" w:cstheme="minorHAnsi"/>
                  <w:sz w:val="16"/>
                  <w:szCs w:val="16"/>
                  <w:rPrChange w:id="23596" w:author="Visone Rossana (GSE)" w:date="2025-10-20T11:34:00Z" w16du:dateUtc="2025-10-20T09:34:00Z">
                    <w:rPr>
                      <w:sz w:val="18"/>
                      <w:szCs w:val="18"/>
                    </w:rPr>
                  </w:rPrChange>
                </w:rPr>
                <w:t>aria/acqua – acqua/acqua</w:t>
              </w:r>
            </w:ins>
          </w:p>
          <w:p w14:paraId="56727498" w14:textId="77777777" w:rsidR="00E55115" w:rsidRPr="00DE363E" w:rsidRDefault="00E55115" w:rsidP="003654F2">
            <w:pPr>
              <w:pStyle w:val="TableParagraph"/>
              <w:ind w:left="5"/>
              <w:jc w:val="center"/>
              <w:rPr>
                <w:ins w:id="23597" w:author="Visone Rossana (GSE)" w:date="2025-10-20T11:31:00Z" w16du:dateUtc="2025-10-20T09:31:00Z"/>
                <w:rFonts w:asciiTheme="minorHAnsi" w:hAnsiTheme="minorHAnsi" w:cstheme="minorHAnsi"/>
                <w:sz w:val="16"/>
                <w:szCs w:val="16"/>
                <w:rPrChange w:id="23598" w:author="Visone Rossana (GSE)" w:date="2025-10-20T11:34:00Z" w16du:dateUtc="2025-10-20T09:34:00Z">
                  <w:rPr>
                    <w:ins w:id="23599" w:author="Visone Rossana (GSE)" w:date="2025-10-20T11:31:00Z" w16du:dateUtc="2025-10-20T09:31:00Z"/>
                    <w:sz w:val="18"/>
                    <w:szCs w:val="18"/>
                  </w:rPr>
                </w:rPrChange>
              </w:rPr>
            </w:pPr>
          </w:p>
        </w:tc>
      </w:tr>
      <w:tr w:rsidR="00E55115" w:rsidRPr="00110BE6" w14:paraId="3DA00D44" w14:textId="77777777" w:rsidTr="002922C5">
        <w:trPr>
          <w:trHeight w:val="185"/>
          <w:ins w:id="23600" w:author="Visone Rossana (GSE)" w:date="2025-10-20T11:31:00Z"/>
        </w:trPr>
        <w:tc>
          <w:tcPr>
            <w:tcW w:w="462" w:type="pct"/>
            <w:vMerge/>
            <w:tcBorders>
              <w:left w:val="single" w:sz="4" w:space="0" w:color="000000" w:themeColor="text1"/>
              <w:right w:val="single" w:sz="4" w:space="0" w:color="000000" w:themeColor="text1"/>
            </w:tcBorders>
            <w:vAlign w:val="center"/>
          </w:tcPr>
          <w:p w14:paraId="2D701639" w14:textId="77777777" w:rsidR="00E55115" w:rsidRPr="00DE363E" w:rsidRDefault="00E55115" w:rsidP="003654F2">
            <w:pPr>
              <w:pStyle w:val="TableParagraph"/>
              <w:jc w:val="center"/>
              <w:rPr>
                <w:ins w:id="23601" w:author="Visone Rossana (GSE)" w:date="2025-10-20T11:31:00Z" w16du:dateUtc="2025-10-20T09:31:00Z"/>
                <w:rFonts w:asciiTheme="minorHAnsi" w:hAnsiTheme="minorHAnsi" w:cstheme="minorHAnsi"/>
                <w:sz w:val="16"/>
                <w:szCs w:val="16"/>
                <w:rPrChange w:id="23602" w:author="Visone Rossana (GSE)" w:date="2025-10-20T11:34:00Z" w16du:dateUtc="2025-10-20T09:34:00Z">
                  <w:rPr>
                    <w:ins w:id="23603" w:author="Visone Rossana (GSE)" w:date="2025-10-20T11:31:00Z" w16du:dateUtc="2025-10-20T09:31:00Z"/>
                    <w:sz w:val="18"/>
                    <w:szCs w:val="18"/>
                  </w:rPr>
                </w:rPrChange>
              </w:rPr>
            </w:pPr>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1166BE" w14:textId="77777777" w:rsidR="00E55115" w:rsidRPr="00DE363E" w:rsidRDefault="00E55115" w:rsidP="003654F2">
            <w:pPr>
              <w:pStyle w:val="TableParagraph"/>
              <w:jc w:val="center"/>
              <w:rPr>
                <w:ins w:id="23604" w:author="Visone Rossana (GSE)" w:date="2025-10-20T11:31:00Z" w16du:dateUtc="2025-10-20T09:31:00Z"/>
                <w:rFonts w:asciiTheme="minorHAnsi" w:hAnsiTheme="minorHAnsi" w:cstheme="minorHAnsi"/>
                <w:sz w:val="16"/>
                <w:szCs w:val="16"/>
                <w:rPrChange w:id="23605" w:author="Visone Rossana (GSE)" w:date="2025-10-20T11:34:00Z" w16du:dateUtc="2025-10-20T09:34:00Z">
                  <w:rPr>
                    <w:ins w:id="23606" w:author="Visone Rossana (GSE)" w:date="2025-10-20T11:31:00Z" w16du:dateUtc="2025-10-20T09:31:00Z"/>
                    <w:sz w:val="18"/>
                    <w:szCs w:val="18"/>
                  </w:rPr>
                </w:rPrChange>
              </w:rPr>
            </w:pPr>
            <w:ins w:id="23607" w:author="Visone Rossana (GSE)" w:date="2025-10-20T11:31:00Z" w16du:dateUtc="2025-10-20T09:31:00Z">
              <w:r w:rsidRPr="00DE363E">
                <w:rPr>
                  <w:rFonts w:asciiTheme="minorHAnsi" w:hAnsiTheme="minorHAnsi" w:cstheme="minorHAnsi"/>
                  <w:sz w:val="16"/>
                  <w:szCs w:val="16"/>
                  <w:rPrChange w:id="23608" w:author="Visone Rossana (GSE)" w:date="2025-10-20T11:34:00Z" w16du:dateUtc="2025-10-20T09:34:00Z">
                    <w:rPr>
                      <w:sz w:val="18"/>
                      <w:szCs w:val="18"/>
                    </w:rPr>
                  </w:rPrChange>
                </w:rPr>
                <w:t>acqua/acqua</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9F5F49" w14:textId="77777777" w:rsidR="00E55115" w:rsidRPr="00DE363E" w:rsidRDefault="00E55115" w:rsidP="003654F2">
            <w:pPr>
              <w:pStyle w:val="TableParagraph"/>
              <w:ind w:left="107"/>
              <w:jc w:val="center"/>
              <w:rPr>
                <w:ins w:id="23609" w:author="Visone Rossana (GSE)" w:date="2025-10-20T11:31:00Z" w16du:dateUtc="2025-10-20T09:31:00Z"/>
                <w:rFonts w:asciiTheme="minorHAnsi" w:hAnsiTheme="minorHAnsi" w:cstheme="minorHAnsi"/>
                <w:sz w:val="16"/>
                <w:szCs w:val="16"/>
                <w:rPrChange w:id="23610" w:author="Visone Rossana (GSE)" w:date="2025-10-20T11:34:00Z" w16du:dateUtc="2025-10-20T09:34:00Z">
                  <w:rPr>
                    <w:ins w:id="23611" w:author="Visone Rossana (GSE)" w:date="2025-10-20T11:31:00Z" w16du:dateUtc="2025-10-20T09:31:00Z"/>
                    <w:sz w:val="18"/>
                    <w:szCs w:val="18"/>
                  </w:rPr>
                </w:rPrChange>
              </w:rPr>
            </w:pPr>
            <w:ins w:id="23612" w:author="Visone Rossana (GSE)" w:date="2025-10-20T11:31:00Z" w16du:dateUtc="2025-10-20T09:31:00Z">
              <w:r w:rsidRPr="00DE363E">
                <w:rPr>
                  <w:rFonts w:asciiTheme="minorHAnsi" w:hAnsiTheme="minorHAnsi" w:cstheme="minorHAnsi"/>
                  <w:sz w:val="16"/>
                  <w:szCs w:val="16"/>
                  <w:rPrChange w:id="23613" w:author="Visone Rossana (GSE)" w:date="2025-10-20T11:34:00Z" w16du:dateUtc="2025-10-20T09:34:00Z">
                    <w:rPr>
                      <w:sz w:val="18"/>
                      <w:szCs w:val="18"/>
                    </w:rPr>
                  </w:rPrChange>
                </w:rPr>
                <w:t>110</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1772AC" w14:textId="77777777" w:rsidR="00E55115" w:rsidRPr="00DE363E" w:rsidRDefault="00E55115" w:rsidP="003654F2">
            <w:pPr>
              <w:pStyle w:val="TableParagraph"/>
              <w:spacing w:line="217" w:lineRule="exact"/>
              <w:ind w:left="-98"/>
              <w:jc w:val="center"/>
              <w:rPr>
                <w:ins w:id="23614" w:author="Visone Rossana (GSE)" w:date="2025-10-20T11:31:00Z" w16du:dateUtc="2025-10-20T09:31:00Z"/>
                <w:rFonts w:asciiTheme="minorHAnsi" w:hAnsiTheme="minorHAnsi" w:cstheme="minorHAnsi"/>
                <w:sz w:val="16"/>
                <w:szCs w:val="16"/>
                <w:rPrChange w:id="23615" w:author="Visone Rossana (GSE)" w:date="2025-10-20T11:34:00Z" w16du:dateUtc="2025-10-20T09:34:00Z">
                  <w:rPr>
                    <w:ins w:id="23616" w:author="Visone Rossana (GSE)" w:date="2025-10-20T11:31:00Z" w16du:dateUtc="2025-10-20T09:31:00Z"/>
                    <w:sz w:val="18"/>
                    <w:szCs w:val="18"/>
                  </w:rPr>
                </w:rPrChange>
              </w:rPr>
            </w:pPr>
            <w:ins w:id="23617" w:author="Visone Rossana (GSE)" w:date="2025-10-20T11:31:00Z" w16du:dateUtc="2025-10-20T09:31:00Z">
              <w:r w:rsidRPr="00DE363E">
                <w:rPr>
                  <w:rFonts w:asciiTheme="minorHAnsi" w:hAnsiTheme="minorHAnsi" w:cstheme="minorHAnsi"/>
                  <w:sz w:val="16"/>
                  <w:szCs w:val="16"/>
                  <w:rPrChange w:id="23618" w:author="Visone Rossana (GSE)" w:date="2025-10-20T11:34:00Z" w16du:dateUtc="2025-10-20T09:34:00Z">
                    <w:rPr>
                      <w:sz w:val="18"/>
                      <w:szCs w:val="18"/>
                    </w:rPr>
                  </w:rPrChange>
                </w:rPr>
                <w:t>2,95</w:t>
              </w:r>
            </w:ins>
          </w:p>
        </w:tc>
        <w:tc>
          <w:tcPr>
            <w:tcW w:w="963" w:type="pct"/>
            <w:tcBorders>
              <w:top w:val="single" w:sz="4" w:space="0" w:color="000000" w:themeColor="text1"/>
              <w:left w:val="single" w:sz="4" w:space="0" w:color="000000" w:themeColor="text1"/>
              <w:right w:val="single" w:sz="4" w:space="0" w:color="000000" w:themeColor="text1"/>
            </w:tcBorders>
          </w:tcPr>
          <w:p w14:paraId="2D9713C4" w14:textId="77777777" w:rsidR="00E55115" w:rsidRPr="00DE363E" w:rsidRDefault="00E55115" w:rsidP="003654F2">
            <w:pPr>
              <w:pStyle w:val="TableParagraph"/>
              <w:ind w:left="5"/>
              <w:jc w:val="center"/>
              <w:rPr>
                <w:ins w:id="23619" w:author="Visone Rossana (GSE)" w:date="2025-10-20T11:31:00Z" w16du:dateUtc="2025-10-20T09:31:00Z"/>
                <w:rFonts w:asciiTheme="minorHAnsi" w:hAnsiTheme="minorHAnsi" w:cstheme="minorHAnsi"/>
                <w:sz w:val="16"/>
                <w:szCs w:val="16"/>
                <w:rPrChange w:id="23620" w:author="Visone Rossana (GSE)" w:date="2025-10-20T11:34:00Z" w16du:dateUtc="2025-10-20T09:34:00Z">
                  <w:rPr>
                    <w:ins w:id="23621" w:author="Visone Rossana (GSE)" w:date="2025-10-20T11:31:00Z" w16du:dateUtc="2025-10-20T09:31:00Z"/>
                    <w:sz w:val="18"/>
                    <w:szCs w:val="18"/>
                  </w:rPr>
                </w:rPrChange>
              </w:rPr>
            </w:pPr>
          </w:p>
        </w:tc>
        <w:tc>
          <w:tcPr>
            <w:tcW w:w="687" w:type="pct"/>
            <w:vMerge/>
            <w:tcBorders>
              <w:left w:val="single" w:sz="4" w:space="0" w:color="000000" w:themeColor="text1"/>
              <w:right w:val="single" w:sz="4" w:space="0" w:color="000000" w:themeColor="text1"/>
            </w:tcBorders>
            <w:vAlign w:val="center"/>
          </w:tcPr>
          <w:p w14:paraId="17DE1388" w14:textId="77777777" w:rsidR="00E55115" w:rsidRPr="00DE363E" w:rsidRDefault="00E55115" w:rsidP="003654F2">
            <w:pPr>
              <w:pStyle w:val="TableParagraph"/>
              <w:ind w:left="5"/>
              <w:jc w:val="center"/>
              <w:rPr>
                <w:ins w:id="23622" w:author="Visone Rossana (GSE)" w:date="2025-10-20T11:31:00Z" w16du:dateUtc="2025-10-20T09:31:00Z"/>
                <w:rFonts w:asciiTheme="minorHAnsi" w:hAnsiTheme="minorHAnsi" w:cstheme="minorHAnsi"/>
                <w:sz w:val="16"/>
                <w:szCs w:val="16"/>
                <w:rPrChange w:id="23623" w:author="Visone Rossana (GSE)" w:date="2025-10-20T11:34:00Z" w16du:dateUtc="2025-10-20T09:34:00Z">
                  <w:rPr>
                    <w:ins w:id="23624" w:author="Visone Rossana (GSE)" w:date="2025-10-20T11:31:00Z" w16du:dateUtc="2025-10-20T09:31:00Z"/>
                    <w:sz w:val="18"/>
                    <w:szCs w:val="18"/>
                  </w:rPr>
                </w:rPrChange>
              </w:rPr>
            </w:pPr>
          </w:p>
        </w:tc>
      </w:tr>
      <w:tr w:rsidR="00E55115" w:rsidRPr="00110BE6" w14:paraId="70050AD8" w14:textId="77777777" w:rsidTr="002922C5">
        <w:trPr>
          <w:trHeight w:val="460"/>
          <w:ins w:id="23625" w:author="Visone Rossana (GSE)" w:date="2025-10-20T11:31:00Z"/>
        </w:trPr>
        <w:tc>
          <w:tcPr>
            <w:tcW w:w="462" w:type="pct"/>
            <w:vMerge/>
            <w:tcBorders>
              <w:left w:val="single" w:sz="4" w:space="0" w:color="000000" w:themeColor="text1"/>
              <w:right w:val="single" w:sz="4" w:space="0" w:color="000000" w:themeColor="text1"/>
            </w:tcBorders>
            <w:vAlign w:val="center"/>
          </w:tcPr>
          <w:p w14:paraId="4029C0C5" w14:textId="77777777" w:rsidR="00E55115" w:rsidRPr="00DE363E" w:rsidRDefault="00E55115" w:rsidP="003654F2">
            <w:pPr>
              <w:pStyle w:val="TableParagraph"/>
              <w:ind w:left="538"/>
              <w:jc w:val="center"/>
              <w:rPr>
                <w:ins w:id="23626" w:author="Visone Rossana (GSE)" w:date="2025-10-20T11:31:00Z" w16du:dateUtc="2025-10-20T09:31:00Z"/>
                <w:rFonts w:asciiTheme="minorHAnsi" w:hAnsiTheme="minorHAnsi" w:cstheme="minorHAnsi"/>
                <w:sz w:val="16"/>
                <w:szCs w:val="16"/>
                <w:rPrChange w:id="23627" w:author="Visone Rossana (GSE)" w:date="2025-10-20T11:34:00Z" w16du:dateUtc="2025-10-20T09:34:00Z">
                  <w:rPr>
                    <w:ins w:id="23628" w:author="Visone Rossana (GSE)" w:date="2025-10-20T11:31:00Z" w16du:dateUtc="2025-10-20T09:31:00Z"/>
                    <w:sz w:val="18"/>
                    <w:szCs w:val="18"/>
                  </w:rPr>
                </w:rPrChange>
              </w:rPr>
            </w:pPr>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521F5" w14:textId="77777777" w:rsidR="00E55115" w:rsidRPr="00DE363E" w:rsidRDefault="00E55115" w:rsidP="003654F2">
            <w:pPr>
              <w:pStyle w:val="TableParagraph"/>
              <w:jc w:val="center"/>
              <w:rPr>
                <w:ins w:id="23629" w:author="Visone Rossana (GSE)" w:date="2025-10-20T11:31:00Z" w16du:dateUtc="2025-10-20T09:31:00Z"/>
                <w:rFonts w:asciiTheme="minorHAnsi" w:hAnsiTheme="minorHAnsi" w:cstheme="minorHAnsi"/>
                <w:sz w:val="16"/>
                <w:szCs w:val="16"/>
                <w:lang w:val="it-IT"/>
                <w:rPrChange w:id="23630" w:author="Visone Rossana (GSE)" w:date="2025-10-20T11:34:00Z" w16du:dateUtc="2025-10-20T09:34:00Z">
                  <w:rPr>
                    <w:ins w:id="23631" w:author="Visone Rossana (GSE)" w:date="2025-10-20T11:31:00Z" w16du:dateUtc="2025-10-20T09:31:00Z"/>
                    <w:sz w:val="18"/>
                    <w:szCs w:val="18"/>
                    <w:lang w:val="it-IT"/>
                  </w:rPr>
                </w:rPrChange>
              </w:rPr>
            </w:pPr>
            <w:ins w:id="23632" w:author="Visone Rossana (GSE)" w:date="2025-10-20T11:31:00Z" w16du:dateUtc="2025-10-20T09:31:00Z">
              <w:r w:rsidRPr="004E59E6">
                <w:rPr>
                  <w:rFonts w:asciiTheme="minorHAnsi" w:hAnsiTheme="minorHAnsi" w:cstheme="minorHAnsi"/>
                  <w:sz w:val="16"/>
                  <w:szCs w:val="16"/>
                  <w:rPrChange w:id="23633" w:author="Di Lorenzo Michele (GSE)" w:date="2025-10-29T12:04:00Z" w16du:dateUtc="2025-10-29T11:04:00Z">
                    <w:rPr>
                      <w:sz w:val="18"/>
                      <w:szCs w:val="18"/>
                    </w:rPr>
                  </w:rPrChange>
                </w:rPr>
                <w:t>aria/acqua a bassa temperatura</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84660F" w14:textId="77777777" w:rsidR="00E55115" w:rsidRPr="00DE363E" w:rsidRDefault="00E55115" w:rsidP="003654F2">
            <w:pPr>
              <w:pStyle w:val="TableParagraph"/>
              <w:ind w:left="107"/>
              <w:jc w:val="center"/>
              <w:rPr>
                <w:ins w:id="23634" w:author="Visone Rossana (GSE)" w:date="2025-10-20T11:31:00Z" w16du:dateUtc="2025-10-20T09:31:00Z"/>
                <w:rFonts w:asciiTheme="minorHAnsi" w:hAnsiTheme="minorHAnsi" w:cstheme="minorHAnsi"/>
                <w:sz w:val="16"/>
                <w:szCs w:val="16"/>
                <w:rPrChange w:id="23635" w:author="Visone Rossana (GSE)" w:date="2025-10-20T11:34:00Z" w16du:dateUtc="2025-10-20T09:34:00Z">
                  <w:rPr>
                    <w:ins w:id="23636" w:author="Visone Rossana (GSE)" w:date="2025-10-20T11:31:00Z" w16du:dateUtc="2025-10-20T09:31:00Z"/>
                    <w:sz w:val="18"/>
                    <w:szCs w:val="18"/>
                  </w:rPr>
                </w:rPrChange>
              </w:rPr>
            </w:pPr>
            <w:ins w:id="23637" w:author="Visone Rossana (GSE)" w:date="2025-10-20T11:31:00Z" w16du:dateUtc="2025-10-20T09:31:00Z">
              <w:r w:rsidRPr="00DE363E">
                <w:rPr>
                  <w:rFonts w:asciiTheme="minorHAnsi" w:hAnsiTheme="minorHAnsi" w:cstheme="minorHAnsi"/>
                  <w:sz w:val="16"/>
                  <w:szCs w:val="16"/>
                  <w:rPrChange w:id="23638" w:author="Visone Rossana (GSE)" w:date="2025-10-20T11:34:00Z" w16du:dateUtc="2025-10-20T09:34:00Z">
                    <w:rPr>
                      <w:sz w:val="18"/>
                      <w:szCs w:val="18"/>
                    </w:rPr>
                  </w:rPrChange>
                </w:rPr>
                <w:t>125</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C0DCF" w14:textId="77777777" w:rsidR="00E55115" w:rsidRPr="00DE363E" w:rsidRDefault="00E55115" w:rsidP="003654F2">
            <w:pPr>
              <w:pStyle w:val="TableParagraph"/>
              <w:spacing w:line="217" w:lineRule="exact"/>
              <w:ind w:left="-2"/>
              <w:jc w:val="center"/>
              <w:rPr>
                <w:ins w:id="23639" w:author="Visone Rossana (GSE)" w:date="2025-10-20T11:31:00Z" w16du:dateUtc="2025-10-20T09:31:00Z"/>
                <w:rFonts w:asciiTheme="minorHAnsi" w:hAnsiTheme="minorHAnsi" w:cstheme="minorHAnsi"/>
                <w:sz w:val="16"/>
                <w:szCs w:val="16"/>
                <w:rPrChange w:id="23640" w:author="Visone Rossana (GSE)" w:date="2025-10-20T11:34:00Z" w16du:dateUtc="2025-10-20T09:34:00Z">
                  <w:rPr>
                    <w:ins w:id="23641" w:author="Visone Rossana (GSE)" w:date="2025-10-20T11:31:00Z" w16du:dateUtc="2025-10-20T09:31:00Z"/>
                    <w:sz w:val="18"/>
                    <w:szCs w:val="18"/>
                  </w:rPr>
                </w:rPrChange>
              </w:rPr>
            </w:pPr>
            <w:ins w:id="23642" w:author="Visone Rossana (GSE)" w:date="2025-10-20T11:31:00Z" w16du:dateUtc="2025-10-20T09:31:00Z">
              <w:r w:rsidRPr="00DE363E">
                <w:rPr>
                  <w:rFonts w:asciiTheme="minorHAnsi" w:hAnsiTheme="minorHAnsi" w:cstheme="minorHAnsi"/>
                  <w:sz w:val="16"/>
                  <w:szCs w:val="16"/>
                  <w:rPrChange w:id="23643" w:author="Visone Rossana (GSE)" w:date="2025-10-20T11:34:00Z" w16du:dateUtc="2025-10-20T09:34:00Z">
                    <w:rPr>
                      <w:sz w:val="18"/>
                      <w:szCs w:val="18"/>
                    </w:rPr>
                  </w:rPrChange>
                </w:rPr>
                <w:t>3,2</w:t>
              </w:r>
            </w:ins>
          </w:p>
        </w:tc>
        <w:tc>
          <w:tcPr>
            <w:tcW w:w="963" w:type="pct"/>
            <w:tcBorders>
              <w:right w:val="single" w:sz="4" w:space="0" w:color="000000" w:themeColor="text1"/>
            </w:tcBorders>
          </w:tcPr>
          <w:p w14:paraId="19BABF87" w14:textId="77777777" w:rsidR="00E55115" w:rsidRPr="00DE363E" w:rsidRDefault="00E55115" w:rsidP="003654F2">
            <w:pPr>
              <w:pStyle w:val="TableParagraph"/>
              <w:ind w:left="5"/>
              <w:jc w:val="center"/>
              <w:rPr>
                <w:ins w:id="23644" w:author="Visone Rossana (GSE)" w:date="2025-10-20T11:31:00Z" w16du:dateUtc="2025-10-20T09:31:00Z"/>
                <w:rFonts w:asciiTheme="minorHAnsi" w:hAnsiTheme="minorHAnsi" w:cstheme="minorHAnsi"/>
                <w:sz w:val="16"/>
                <w:szCs w:val="16"/>
                <w:highlight w:val="yellow"/>
                <w:rPrChange w:id="23645" w:author="Visone Rossana (GSE)" w:date="2025-10-20T11:34:00Z" w16du:dateUtc="2025-10-20T09:34:00Z">
                  <w:rPr>
                    <w:ins w:id="23646" w:author="Visone Rossana (GSE)" w:date="2025-10-20T11:31:00Z" w16du:dateUtc="2025-10-20T09:31:00Z"/>
                    <w:sz w:val="18"/>
                    <w:szCs w:val="18"/>
                    <w:highlight w:val="yellow"/>
                  </w:rPr>
                </w:rPrChange>
              </w:rPr>
            </w:pPr>
          </w:p>
        </w:tc>
        <w:tc>
          <w:tcPr>
            <w:tcW w:w="687" w:type="pct"/>
            <w:vMerge/>
            <w:tcBorders>
              <w:left w:val="single" w:sz="4" w:space="0" w:color="000000" w:themeColor="text1"/>
              <w:right w:val="single" w:sz="4" w:space="0" w:color="000000" w:themeColor="text1"/>
            </w:tcBorders>
            <w:vAlign w:val="center"/>
            <w:hideMark/>
          </w:tcPr>
          <w:p w14:paraId="2C52654D" w14:textId="77777777" w:rsidR="00E55115" w:rsidRPr="00DE363E" w:rsidRDefault="00E55115" w:rsidP="003654F2">
            <w:pPr>
              <w:pStyle w:val="TableParagraph"/>
              <w:ind w:left="5"/>
              <w:jc w:val="center"/>
              <w:rPr>
                <w:ins w:id="23647" w:author="Visone Rossana (GSE)" w:date="2025-10-20T11:31:00Z" w16du:dateUtc="2025-10-20T09:31:00Z"/>
                <w:rFonts w:asciiTheme="minorHAnsi" w:hAnsiTheme="minorHAnsi" w:cstheme="minorHAnsi"/>
                <w:sz w:val="16"/>
                <w:szCs w:val="16"/>
                <w:highlight w:val="yellow"/>
                <w:rPrChange w:id="23648" w:author="Visone Rossana (GSE)" w:date="2025-10-20T11:34:00Z" w16du:dateUtc="2025-10-20T09:34:00Z">
                  <w:rPr>
                    <w:ins w:id="23649" w:author="Visone Rossana (GSE)" w:date="2025-10-20T11:31:00Z" w16du:dateUtc="2025-10-20T09:31:00Z"/>
                    <w:sz w:val="18"/>
                    <w:szCs w:val="18"/>
                    <w:highlight w:val="yellow"/>
                  </w:rPr>
                </w:rPrChange>
              </w:rPr>
            </w:pPr>
          </w:p>
        </w:tc>
      </w:tr>
      <w:tr w:rsidR="00E55115" w:rsidRPr="00110BE6" w14:paraId="1D087E9B" w14:textId="77777777" w:rsidTr="002922C5">
        <w:trPr>
          <w:trHeight w:val="460"/>
          <w:ins w:id="23650" w:author="Visone Rossana (GSE)" w:date="2025-10-20T11:31:00Z"/>
        </w:trPr>
        <w:tc>
          <w:tcPr>
            <w:tcW w:w="462" w:type="pct"/>
            <w:vMerge/>
            <w:tcBorders>
              <w:left w:val="single" w:sz="4" w:space="0" w:color="000000" w:themeColor="text1"/>
              <w:right w:val="single" w:sz="4" w:space="0" w:color="000000" w:themeColor="text1"/>
            </w:tcBorders>
            <w:vAlign w:val="center"/>
          </w:tcPr>
          <w:p w14:paraId="0C7DF270" w14:textId="77777777" w:rsidR="00E55115" w:rsidRPr="00DE363E" w:rsidRDefault="00E55115" w:rsidP="003654F2">
            <w:pPr>
              <w:pStyle w:val="TableParagraph"/>
              <w:ind w:left="538"/>
              <w:jc w:val="center"/>
              <w:rPr>
                <w:ins w:id="23651" w:author="Visone Rossana (GSE)" w:date="2025-10-20T11:31:00Z" w16du:dateUtc="2025-10-20T09:31:00Z"/>
                <w:rFonts w:asciiTheme="minorHAnsi" w:hAnsiTheme="minorHAnsi" w:cstheme="minorHAnsi"/>
                <w:sz w:val="16"/>
                <w:szCs w:val="16"/>
                <w:rPrChange w:id="23652" w:author="Visone Rossana (GSE)" w:date="2025-10-20T11:34:00Z" w16du:dateUtc="2025-10-20T09:34:00Z">
                  <w:rPr>
                    <w:ins w:id="23653" w:author="Visone Rossana (GSE)" w:date="2025-10-20T11:31:00Z" w16du:dateUtc="2025-10-20T09:31:00Z"/>
                    <w:sz w:val="18"/>
                    <w:szCs w:val="18"/>
                  </w:rPr>
                </w:rPrChange>
              </w:rPr>
            </w:pPr>
          </w:p>
        </w:tc>
        <w:tc>
          <w:tcPr>
            <w:tcW w:w="89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CA70CD" w14:textId="77777777" w:rsidR="00E55115" w:rsidRPr="00DE363E" w:rsidRDefault="00E55115" w:rsidP="003654F2">
            <w:pPr>
              <w:pStyle w:val="TableParagraph"/>
              <w:jc w:val="center"/>
              <w:rPr>
                <w:ins w:id="23654" w:author="Visone Rossana (GSE)" w:date="2025-10-20T11:31:00Z" w16du:dateUtc="2025-10-20T09:31:00Z"/>
                <w:rFonts w:asciiTheme="minorHAnsi" w:hAnsiTheme="minorHAnsi" w:cstheme="minorHAnsi"/>
                <w:sz w:val="16"/>
                <w:szCs w:val="16"/>
                <w:lang w:val="it-IT"/>
                <w:rPrChange w:id="23655" w:author="Visone Rossana (GSE)" w:date="2025-10-20T11:34:00Z" w16du:dateUtc="2025-10-20T09:34:00Z">
                  <w:rPr>
                    <w:ins w:id="23656" w:author="Visone Rossana (GSE)" w:date="2025-10-20T11:31:00Z" w16du:dateUtc="2025-10-20T09:31:00Z"/>
                    <w:sz w:val="18"/>
                    <w:szCs w:val="18"/>
                    <w:lang w:val="it-IT"/>
                  </w:rPr>
                </w:rPrChange>
              </w:rPr>
            </w:pPr>
            <w:ins w:id="23657" w:author="Visone Rossana (GSE)" w:date="2025-10-20T11:31:00Z" w16du:dateUtc="2025-10-20T09:31:00Z">
              <w:r w:rsidRPr="004E59E6">
                <w:rPr>
                  <w:rFonts w:asciiTheme="minorHAnsi" w:hAnsiTheme="minorHAnsi" w:cstheme="minorHAnsi"/>
                  <w:sz w:val="16"/>
                  <w:szCs w:val="16"/>
                  <w:rPrChange w:id="23658" w:author="Di Lorenzo Michele (GSE)" w:date="2025-10-29T12:04:00Z" w16du:dateUtc="2025-10-29T11:04:00Z">
                    <w:rPr>
                      <w:sz w:val="18"/>
                      <w:szCs w:val="18"/>
                    </w:rPr>
                  </w:rPrChange>
                </w:rPr>
                <w:t>acqua/acqua a bassa temperatura</w:t>
              </w:r>
            </w:ins>
          </w:p>
        </w:tc>
        <w:tc>
          <w:tcPr>
            <w:tcW w:w="115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565891" w14:textId="77777777" w:rsidR="00E55115" w:rsidRPr="00DE363E" w:rsidRDefault="00E55115" w:rsidP="003654F2">
            <w:pPr>
              <w:pStyle w:val="TableParagraph"/>
              <w:ind w:left="107"/>
              <w:jc w:val="center"/>
              <w:rPr>
                <w:ins w:id="23659" w:author="Visone Rossana (GSE)" w:date="2025-10-20T11:31:00Z" w16du:dateUtc="2025-10-20T09:31:00Z"/>
                <w:rFonts w:asciiTheme="minorHAnsi" w:hAnsiTheme="minorHAnsi" w:cstheme="minorHAnsi"/>
                <w:sz w:val="16"/>
                <w:szCs w:val="16"/>
                <w:rPrChange w:id="23660" w:author="Visone Rossana (GSE)" w:date="2025-10-20T11:34:00Z" w16du:dateUtc="2025-10-20T09:34:00Z">
                  <w:rPr>
                    <w:ins w:id="23661" w:author="Visone Rossana (GSE)" w:date="2025-10-20T11:31:00Z" w16du:dateUtc="2025-10-20T09:31:00Z"/>
                    <w:sz w:val="18"/>
                    <w:szCs w:val="18"/>
                  </w:rPr>
                </w:rPrChange>
              </w:rPr>
            </w:pPr>
            <w:ins w:id="23662" w:author="Visone Rossana (GSE)" w:date="2025-10-20T11:31:00Z" w16du:dateUtc="2025-10-20T09:31:00Z">
              <w:r w:rsidRPr="00DE363E">
                <w:rPr>
                  <w:rFonts w:asciiTheme="minorHAnsi" w:hAnsiTheme="minorHAnsi" w:cstheme="minorHAnsi"/>
                  <w:sz w:val="16"/>
                  <w:szCs w:val="16"/>
                  <w:rPrChange w:id="23663" w:author="Visone Rossana (GSE)" w:date="2025-10-20T11:34:00Z" w16du:dateUtc="2025-10-20T09:34:00Z">
                    <w:rPr>
                      <w:sz w:val="18"/>
                      <w:szCs w:val="18"/>
                    </w:rPr>
                  </w:rPrChange>
                </w:rPr>
                <w:t>125</w:t>
              </w:r>
            </w:ins>
          </w:p>
        </w:tc>
        <w:tc>
          <w:tcPr>
            <w:tcW w:w="8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908254" w14:textId="77777777" w:rsidR="00E55115" w:rsidRPr="00DE363E" w:rsidRDefault="00E55115" w:rsidP="003654F2">
            <w:pPr>
              <w:pStyle w:val="TableParagraph"/>
              <w:spacing w:line="217" w:lineRule="exact"/>
              <w:jc w:val="center"/>
              <w:rPr>
                <w:ins w:id="23664" w:author="Visone Rossana (GSE)" w:date="2025-10-20T11:31:00Z" w16du:dateUtc="2025-10-20T09:31:00Z"/>
                <w:rFonts w:asciiTheme="minorHAnsi" w:hAnsiTheme="minorHAnsi" w:cstheme="minorHAnsi"/>
                <w:sz w:val="16"/>
                <w:szCs w:val="16"/>
                <w:rPrChange w:id="23665" w:author="Visone Rossana (GSE)" w:date="2025-10-20T11:34:00Z" w16du:dateUtc="2025-10-20T09:34:00Z">
                  <w:rPr>
                    <w:ins w:id="23666" w:author="Visone Rossana (GSE)" w:date="2025-10-20T11:31:00Z" w16du:dateUtc="2025-10-20T09:31:00Z"/>
                    <w:sz w:val="18"/>
                    <w:szCs w:val="18"/>
                  </w:rPr>
                </w:rPrChange>
              </w:rPr>
            </w:pPr>
            <w:ins w:id="23667" w:author="Visone Rossana (GSE)" w:date="2025-10-20T11:31:00Z" w16du:dateUtc="2025-10-20T09:31:00Z">
              <w:r w:rsidRPr="00DE363E">
                <w:rPr>
                  <w:rFonts w:asciiTheme="minorHAnsi" w:hAnsiTheme="minorHAnsi" w:cstheme="minorHAnsi"/>
                  <w:sz w:val="16"/>
                  <w:szCs w:val="16"/>
                  <w:rPrChange w:id="23668" w:author="Visone Rossana (GSE)" w:date="2025-10-20T11:34:00Z" w16du:dateUtc="2025-10-20T09:34:00Z">
                    <w:rPr>
                      <w:sz w:val="18"/>
                      <w:szCs w:val="18"/>
                    </w:rPr>
                  </w:rPrChange>
                </w:rPr>
                <w:t>3,325</w:t>
              </w:r>
            </w:ins>
          </w:p>
        </w:tc>
        <w:tc>
          <w:tcPr>
            <w:tcW w:w="963" w:type="pct"/>
            <w:tcBorders>
              <w:right w:val="single" w:sz="4" w:space="0" w:color="000000" w:themeColor="text1"/>
            </w:tcBorders>
          </w:tcPr>
          <w:p w14:paraId="28E48737" w14:textId="77777777" w:rsidR="00E55115" w:rsidRPr="00DE363E" w:rsidRDefault="00E55115" w:rsidP="003654F2">
            <w:pPr>
              <w:pStyle w:val="TableParagraph"/>
              <w:ind w:left="5"/>
              <w:jc w:val="center"/>
              <w:rPr>
                <w:ins w:id="23669" w:author="Visone Rossana (GSE)" w:date="2025-10-20T11:31:00Z" w16du:dateUtc="2025-10-20T09:31:00Z"/>
                <w:rFonts w:asciiTheme="minorHAnsi" w:hAnsiTheme="minorHAnsi" w:cstheme="minorHAnsi"/>
                <w:sz w:val="16"/>
                <w:szCs w:val="16"/>
                <w:highlight w:val="yellow"/>
                <w:rPrChange w:id="23670" w:author="Visone Rossana (GSE)" w:date="2025-10-20T11:34:00Z" w16du:dateUtc="2025-10-20T09:34:00Z">
                  <w:rPr>
                    <w:ins w:id="23671" w:author="Visone Rossana (GSE)" w:date="2025-10-20T11:31:00Z" w16du:dateUtc="2025-10-20T09:31:00Z"/>
                    <w:sz w:val="18"/>
                    <w:szCs w:val="18"/>
                    <w:highlight w:val="yellow"/>
                  </w:rPr>
                </w:rPrChange>
              </w:rPr>
            </w:pPr>
          </w:p>
        </w:tc>
        <w:tc>
          <w:tcPr>
            <w:tcW w:w="687" w:type="pct"/>
            <w:vMerge/>
            <w:tcBorders>
              <w:left w:val="single" w:sz="4" w:space="0" w:color="000000" w:themeColor="text1"/>
              <w:right w:val="single" w:sz="4" w:space="0" w:color="000000" w:themeColor="text1"/>
            </w:tcBorders>
            <w:vAlign w:val="center"/>
          </w:tcPr>
          <w:p w14:paraId="62241362" w14:textId="77777777" w:rsidR="00E55115" w:rsidRPr="00DE363E" w:rsidRDefault="00E55115" w:rsidP="003654F2">
            <w:pPr>
              <w:pStyle w:val="TableParagraph"/>
              <w:ind w:left="5"/>
              <w:jc w:val="center"/>
              <w:rPr>
                <w:ins w:id="23672" w:author="Visone Rossana (GSE)" w:date="2025-10-20T11:31:00Z" w16du:dateUtc="2025-10-20T09:31:00Z"/>
                <w:rFonts w:asciiTheme="minorHAnsi" w:hAnsiTheme="minorHAnsi" w:cstheme="minorHAnsi"/>
                <w:sz w:val="16"/>
                <w:szCs w:val="16"/>
                <w:highlight w:val="yellow"/>
                <w:rPrChange w:id="23673" w:author="Visone Rossana (GSE)" w:date="2025-10-20T11:34:00Z" w16du:dateUtc="2025-10-20T09:34:00Z">
                  <w:rPr>
                    <w:ins w:id="23674" w:author="Visone Rossana (GSE)" w:date="2025-10-20T11:31:00Z" w16du:dateUtc="2025-10-20T09:31:00Z"/>
                    <w:sz w:val="18"/>
                    <w:szCs w:val="18"/>
                    <w:highlight w:val="yellow"/>
                  </w:rPr>
                </w:rPrChange>
              </w:rPr>
            </w:pPr>
          </w:p>
        </w:tc>
      </w:tr>
    </w:tbl>
    <w:p w14:paraId="69DFBD0F" w14:textId="77777777" w:rsidR="002B18C3" w:rsidRDefault="002B18C3" w:rsidP="002B18C3">
      <w:pPr>
        <w:pStyle w:val="Didascalia"/>
        <w:jc w:val="center"/>
        <w:rPr>
          <w:ins w:id="23675" w:author="Visone Rossana (GSE)" w:date="2025-10-20T11:50:00Z" w16du:dateUtc="2025-10-20T09:50:00Z"/>
          <w:b w:val="0"/>
          <w:bCs w:val="0"/>
          <w:i/>
          <w:iCs/>
        </w:rPr>
      </w:pPr>
      <w:ins w:id="23676" w:author="Visone Rossana (GSE)" w:date="2025-10-20T11:49:00Z" w16du:dateUtc="2025-10-20T09:49:00Z">
        <w:r w:rsidRPr="006926E9">
          <w:rPr>
            <w:b w:val="0"/>
            <w:bCs w:val="0"/>
            <w:i/>
            <w:iCs/>
          </w:rPr>
          <w:t>Tabella x- Requisiti minimi Ecodesign per pompe di calore geotermiche</w:t>
        </w:r>
      </w:ins>
    </w:p>
    <w:p w14:paraId="1E259C45" w14:textId="77777777" w:rsidR="003A63A1" w:rsidRPr="003A63A1" w:rsidRDefault="003A63A1">
      <w:pPr>
        <w:rPr>
          <w:ins w:id="23677" w:author="Visone Rossana (GSE)" w:date="2025-10-20T11:49:00Z" w16du:dateUtc="2025-10-20T09:49:00Z"/>
          <w:b/>
          <w:bCs/>
          <w:rPrChange w:id="23678" w:author="Visone Rossana (GSE)" w:date="2025-10-20T11:50:00Z" w16du:dateUtc="2025-10-20T09:50:00Z">
            <w:rPr>
              <w:ins w:id="23679" w:author="Visone Rossana (GSE)" w:date="2025-10-20T11:49:00Z" w16du:dateUtc="2025-10-20T09:49:00Z"/>
              <w:b w:val="0"/>
              <w:bCs w:val="0"/>
              <w:i/>
              <w:iCs/>
            </w:rPr>
          </w:rPrChange>
        </w:rPr>
        <w:pPrChange w:id="23680" w:author="Visone Rossana (GSE)" w:date="2025-10-20T11:50:00Z" w16du:dateUtc="2025-10-20T09:50:00Z">
          <w:pPr>
            <w:pStyle w:val="Didascalia"/>
            <w:jc w:val="center"/>
          </w:pPr>
        </w:pPrChange>
      </w:pPr>
    </w:p>
    <w:tbl>
      <w:tblPr>
        <w:tblStyle w:val="TableNormal1"/>
        <w:tblW w:w="935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3681" w:author="Visone Rossana (GSE)" w:date="2025-10-20T11:48:00Z" w16du:dateUtc="2025-10-20T09:48:00Z">
          <w:tblPr>
            <w:tblStyle w:val="TableNormal1"/>
            <w:tblW w:w="935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1417"/>
        <w:gridCol w:w="2410"/>
        <w:gridCol w:w="2552"/>
        <w:gridCol w:w="1559"/>
        <w:gridCol w:w="1417"/>
        <w:tblGridChange w:id="23682">
          <w:tblGrid>
            <w:gridCol w:w="1417"/>
            <w:gridCol w:w="2410"/>
            <w:gridCol w:w="2552"/>
            <w:gridCol w:w="1559"/>
            <w:gridCol w:w="1417"/>
          </w:tblGrid>
        </w:tblGridChange>
      </w:tblGrid>
      <w:tr w:rsidR="002B18C3" w:rsidRPr="00110BE6" w14:paraId="43AE4EAC" w14:textId="77777777" w:rsidTr="002B18C3">
        <w:trPr>
          <w:trHeight w:val="240"/>
          <w:ins w:id="23683" w:author="Visone Rossana (GSE)" w:date="2025-10-20T11:47:00Z"/>
          <w:trPrChange w:id="23684" w:author="Visone Rossana (GSE)" w:date="2025-10-20T11:48:00Z" w16du:dateUtc="2025-10-20T09:48:00Z">
            <w:trPr>
              <w:trHeight w:val="458"/>
            </w:trPr>
          </w:trPrChange>
        </w:trPr>
        <w:tc>
          <w:tcPr>
            <w:tcW w:w="9355"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23685" w:author="Visone Rossana (GSE)" w:date="2025-10-20T11:48:00Z" w16du:dateUtc="2025-10-20T09:48:00Z">
              <w:tcPr>
                <w:tcW w:w="9355" w:type="dxa"/>
                <w:gridSpan w:val="5"/>
                <w:tcBorders>
                  <w:top w:val="single" w:sz="4" w:space="0" w:color="000000"/>
                  <w:left w:val="single" w:sz="4" w:space="0" w:color="000000"/>
                  <w:bottom w:val="single" w:sz="4" w:space="0" w:color="000000"/>
                  <w:right w:val="single" w:sz="4" w:space="0" w:color="000000"/>
                </w:tcBorders>
              </w:tcPr>
            </w:tcPrChange>
          </w:tcPr>
          <w:p w14:paraId="5F3D09D0" w14:textId="6788312D" w:rsidR="002B18C3" w:rsidRPr="004E59E6" w:rsidRDefault="002B18C3">
            <w:pPr>
              <w:pStyle w:val="TableParagraph"/>
              <w:spacing w:line="223" w:lineRule="exact"/>
              <w:rPr>
                <w:ins w:id="23686" w:author="Visone Rossana (GSE)" w:date="2025-10-20T11:47:00Z" w16du:dateUtc="2025-10-20T09:47:00Z"/>
                <w:rFonts w:asciiTheme="minorHAnsi" w:hAnsiTheme="minorHAnsi" w:cstheme="minorHAnsi"/>
                <w:b/>
                <w:bCs/>
                <w:sz w:val="16"/>
                <w:szCs w:val="16"/>
                <w:lang w:val="it-IT"/>
                <w:rPrChange w:id="23687" w:author="Di Lorenzo Michele (GSE)" w:date="2025-10-29T12:04:00Z" w16du:dateUtc="2025-10-29T11:04:00Z">
                  <w:rPr>
                    <w:ins w:id="23688" w:author="Visone Rossana (GSE)" w:date="2025-10-20T11:47:00Z" w16du:dateUtc="2025-10-20T09:47:00Z"/>
                    <w:rFonts w:asciiTheme="minorHAnsi" w:hAnsiTheme="minorHAnsi" w:cstheme="minorHAnsi"/>
                    <w:b/>
                    <w:bCs/>
                    <w:sz w:val="16"/>
                    <w:szCs w:val="16"/>
                  </w:rPr>
                </w:rPrChange>
              </w:rPr>
              <w:pPrChange w:id="23689" w:author="Visone Rossana (GSE)" w:date="2025-10-20T11:48:00Z" w16du:dateUtc="2025-10-20T09:48:00Z">
                <w:pPr>
                  <w:pStyle w:val="TableParagraph"/>
                  <w:spacing w:line="223" w:lineRule="exact"/>
                  <w:jc w:val="center"/>
                </w:pPr>
              </w:pPrChange>
            </w:pPr>
            <w:ins w:id="23690" w:author="Visone Rossana (GSE)" w:date="2025-10-20T11:48:00Z" w16du:dateUtc="2025-10-20T09:48:00Z">
              <w:r w:rsidRPr="004E59E6">
                <w:rPr>
                  <w:rFonts w:asciiTheme="minorHAnsi" w:hAnsiTheme="minorHAnsi" w:cstheme="minorHAnsi"/>
                  <w:b/>
                  <w:sz w:val="16"/>
                  <w:szCs w:val="16"/>
                </w:rPr>
                <w:t>[Tabella 4 – Allegato I – D.M. 7 agosto 2025]</w:t>
              </w:r>
            </w:ins>
          </w:p>
        </w:tc>
      </w:tr>
      <w:tr w:rsidR="002B18C3" w:rsidRPr="00110BE6" w14:paraId="17204E95" w14:textId="77777777" w:rsidTr="002B18C3">
        <w:trPr>
          <w:trHeight w:val="458"/>
          <w:ins w:id="23691" w:author="Visone Rossana (GSE)" w:date="2025-10-20T11:47:00Z"/>
          <w:trPrChange w:id="23692" w:author="Visone Rossana (GSE)" w:date="2025-10-20T11:48:00Z" w16du:dateUtc="2025-10-20T09:48:00Z">
            <w:trPr>
              <w:trHeight w:val="458"/>
            </w:trPr>
          </w:trPrChange>
        </w:trPr>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23693" w:author="Visone Rossana (GSE)" w:date="2025-10-20T11:48:00Z" w16du:dateUtc="2025-10-20T09:48:00Z">
              <w:tcPr>
                <w:tcW w:w="1417" w:type="dxa"/>
                <w:tcBorders>
                  <w:top w:val="single" w:sz="4" w:space="0" w:color="000000"/>
                  <w:left w:val="single" w:sz="4" w:space="0" w:color="000000"/>
                  <w:bottom w:val="single" w:sz="4" w:space="0" w:color="000000"/>
                  <w:right w:val="single" w:sz="4" w:space="0" w:color="000000"/>
                </w:tcBorders>
              </w:tcPr>
            </w:tcPrChange>
          </w:tcPr>
          <w:p w14:paraId="058851CE" w14:textId="77777777" w:rsidR="002B18C3" w:rsidRPr="002B18C3" w:rsidRDefault="002B18C3">
            <w:pPr>
              <w:pStyle w:val="TableParagraph"/>
              <w:spacing w:line="223" w:lineRule="exact"/>
              <w:ind w:left="-490"/>
              <w:jc w:val="center"/>
              <w:rPr>
                <w:ins w:id="23694" w:author="Visone Rossana (GSE)" w:date="2025-10-20T11:47:00Z" w16du:dateUtc="2025-10-20T09:47:00Z"/>
                <w:rFonts w:asciiTheme="minorHAnsi" w:hAnsiTheme="minorHAnsi" w:cstheme="minorHAnsi"/>
                <w:b/>
                <w:bCs/>
                <w:sz w:val="16"/>
                <w:szCs w:val="16"/>
                <w:lang w:val="it-IT"/>
                <w:rPrChange w:id="23695" w:author="Visone Rossana (GSE)" w:date="2025-10-20T11:47:00Z" w16du:dateUtc="2025-10-20T09:47:00Z">
                  <w:rPr>
                    <w:ins w:id="23696" w:author="Visone Rossana (GSE)" w:date="2025-10-20T11:47:00Z" w16du:dateUtc="2025-10-20T09:47:00Z"/>
                    <w:sz w:val="18"/>
                    <w:lang w:val="it-IT"/>
                  </w:rPr>
                </w:rPrChange>
              </w:rPr>
              <w:pPrChange w:id="23697" w:author="Visone Rossana (GSE)" w:date="2025-10-20T11:47:00Z" w16du:dateUtc="2025-10-20T09:47:00Z">
                <w:pPr>
                  <w:pStyle w:val="TableParagraph"/>
                  <w:spacing w:line="223" w:lineRule="exact"/>
                  <w:ind w:left="-490"/>
                </w:pPr>
              </w:pPrChange>
            </w:pP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698" w:author="Visone Rossana (GSE)" w:date="2025-10-20T11:48:00Z" w16du:dateUtc="2025-10-20T09:48:00Z">
              <w:tcPr>
                <w:tcW w:w="2410" w:type="dxa"/>
                <w:tcBorders>
                  <w:top w:val="single" w:sz="4" w:space="0" w:color="000000"/>
                  <w:left w:val="single" w:sz="4" w:space="0" w:color="000000"/>
                  <w:bottom w:val="single" w:sz="4" w:space="0" w:color="000000"/>
                  <w:right w:val="single" w:sz="4" w:space="0" w:color="000000"/>
                </w:tcBorders>
                <w:vAlign w:val="center"/>
                <w:hideMark/>
              </w:tcPr>
            </w:tcPrChange>
          </w:tcPr>
          <w:p w14:paraId="59B70FB8" w14:textId="77777777" w:rsidR="002B18C3" w:rsidRPr="002B18C3" w:rsidRDefault="002B18C3" w:rsidP="00551DB0">
            <w:pPr>
              <w:pStyle w:val="TableParagraph"/>
              <w:spacing w:line="223" w:lineRule="exact"/>
              <w:ind w:left="242"/>
              <w:jc w:val="center"/>
              <w:rPr>
                <w:ins w:id="23699" w:author="Visone Rossana (GSE)" w:date="2025-10-20T11:47:00Z" w16du:dateUtc="2025-10-20T09:47:00Z"/>
                <w:rFonts w:asciiTheme="minorHAnsi" w:hAnsiTheme="minorHAnsi" w:cstheme="minorHAnsi"/>
                <w:b/>
                <w:bCs/>
                <w:sz w:val="16"/>
                <w:szCs w:val="16"/>
                <w:lang w:val="it-IT"/>
                <w:rPrChange w:id="23700" w:author="Visone Rossana (GSE)" w:date="2025-10-20T11:47:00Z" w16du:dateUtc="2025-10-20T09:47:00Z">
                  <w:rPr>
                    <w:ins w:id="23701" w:author="Visone Rossana (GSE)" w:date="2025-10-20T11:47:00Z" w16du:dateUtc="2025-10-20T09:47:00Z"/>
                    <w:b/>
                    <w:sz w:val="18"/>
                    <w:lang w:val="it-IT"/>
                  </w:rPr>
                </w:rPrChange>
              </w:rPr>
            </w:pPr>
            <w:ins w:id="23702" w:author="Visone Rossana (GSE)" w:date="2025-10-20T11:47:00Z" w16du:dateUtc="2025-10-20T09:47:00Z">
              <w:r w:rsidRPr="004E59E6">
                <w:rPr>
                  <w:rFonts w:asciiTheme="minorHAnsi" w:hAnsiTheme="minorHAnsi" w:cstheme="minorHAnsi"/>
                  <w:b/>
                  <w:sz w:val="16"/>
                  <w:szCs w:val="16"/>
                  <w:rPrChange w:id="23703" w:author="Di Lorenzo Michele (GSE)" w:date="2025-10-29T12:04:00Z" w16du:dateUtc="2025-10-29T11:04:00Z">
                    <w:rPr>
                      <w:b/>
                      <w:sz w:val="18"/>
                    </w:rPr>
                  </w:rPrChange>
                </w:rPr>
                <w:t>Tipo di pompa di calore</w:t>
              </w:r>
            </w:ins>
          </w:p>
          <w:p w14:paraId="5EE2F569" w14:textId="77777777" w:rsidR="002B18C3" w:rsidRPr="002B18C3" w:rsidRDefault="002B18C3" w:rsidP="00551DB0">
            <w:pPr>
              <w:pStyle w:val="TableParagraph"/>
              <w:spacing w:line="215" w:lineRule="exact"/>
              <w:ind w:left="184"/>
              <w:jc w:val="center"/>
              <w:rPr>
                <w:ins w:id="23704" w:author="Visone Rossana (GSE)" w:date="2025-10-20T11:47:00Z" w16du:dateUtc="2025-10-20T09:47:00Z"/>
                <w:rFonts w:asciiTheme="minorHAnsi" w:hAnsiTheme="minorHAnsi" w:cstheme="minorHAnsi"/>
                <w:b/>
                <w:bCs/>
                <w:sz w:val="16"/>
                <w:szCs w:val="16"/>
                <w:lang w:val="it-IT"/>
                <w:rPrChange w:id="23705" w:author="Visone Rossana (GSE)" w:date="2025-10-20T11:47:00Z" w16du:dateUtc="2025-10-20T09:47:00Z">
                  <w:rPr>
                    <w:ins w:id="23706" w:author="Visone Rossana (GSE)" w:date="2025-10-20T11:47:00Z" w16du:dateUtc="2025-10-20T09:47:00Z"/>
                    <w:b/>
                    <w:sz w:val="18"/>
                    <w:lang w:val="it-IT"/>
                  </w:rPr>
                </w:rPrChange>
              </w:rPr>
            </w:pPr>
            <w:ins w:id="23707" w:author="Visone Rossana (GSE)" w:date="2025-10-20T11:47:00Z" w16du:dateUtc="2025-10-20T09:47:00Z">
              <w:r w:rsidRPr="004E59E6">
                <w:rPr>
                  <w:rFonts w:asciiTheme="minorHAnsi" w:hAnsiTheme="minorHAnsi" w:cstheme="minorHAnsi"/>
                  <w:b/>
                  <w:sz w:val="16"/>
                  <w:szCs w:val="16"/>
                  <w:rPrChange w:id="23708" w:author="Di Lorenzo Michele (GSE)" w:date="2025-10-29T12:04:00Z" w16du:dateUtc="2025-10-29T11:04:00Z">
                    <w:rPr>
                      <w:b/>
                      <w:sz w:val="18"/>
                    </w:rPr>
                  </w:rPrChange>
                </w:rPr>
                <w:t>Ambiente esterno/interno</w:t>
              </w:r>
            </w:ins>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709" w:author="Visone Rossana (GSE)" w:date="2025-10-20T11:48:00Z" w16du:dateUtc="2025-10-20T09:48:00Z">
              <w:tcPr>
                <w:tcW w:w="2552" w:type="dxa"/>
                <w:tcBorders>
                  <w:top w:val="single" w:sz="4" w:space="0" w:color="000000"/>
                  <w:left w:val="single" w:sz="4" w:space="0" w:color="000000"/>
                  <w:bottom w:val="single" w:sz="4" w:space="0" w:color="000000"/>
                  <w:right w:val="single" w:sz="4" w:space="0" w:color="000000"/>
                </w:tcBorders>
                <w:vAlign w:val="center"/>
                <w:hideMark/>
              </w:tcPr>
            </w:tcPrChange>
          </w:tcPr>
          <w:p w14:paraId="43EDA8BE" w14:textId="77777777" w:rsidR="002B18C3" w:rsidRPr="002B18C3" w:rsidRDefault="002B18C3" w:rsidP="00551DB0">
            <w:pPr>
              <w:pStyle w:val="TableParagraph"/>
              <w:spacing w:line="223" w:lineRule="exact"/>
              <w:ind w:left="242"/>
              <w:jc w:val="center"/>
              <w:rPr>
                <w:ins w:id="23710" w:author="Visone Rossana (GSE)" w:date="2025-10-20T11:47:00Z" w16du:dateUtc="2025-10-20T09:47:00Z"/>
                <w:rFonts w:asciiTheme="minorHAnsi" w:hAnsiTheme="minorHAnsi" w:cstheme="minorHAnsi"/>
                <w:b/>
                <w:bCs/>
                <w:sz w:val="16"/>
                <w:szCs w:val="16"/>
                <w:lang w:val="it-IT"/>
                <w:rPrChange w:id="23711" w:author="Visone Rossana (GSE)" w:date="2025-10-20T11:47:00Z" w16du:dateUtc="2025-10-20T09:47:00Z">
                  <w:rPr>
                    <w:ins w:id="23712" w:author="Visone Rossana (GSE)" w:date="2025-10-20T11:47:00Z" w16du:dateUtc="2025-10-20T09:47:00Z"/>
                    <w:b/>
                    <w:sz w:val="18"/>
                    <w:lang w:val="it-IT"/>
                  </w:rPr>
                </w:rPrChange>
              </w:rPr>
            </w:pPr>
            <w:ins w:id="23713" w:author="Visone Rossana (GSE)" w:date="2025-10-20T11:47:00Z" w16du:dateUtc="2025-10-20T09:47:00Z">
              <w:r w:rsidRPr="004E59E6">
                <w:rPr>
                  <w:rFonts w:asciiTheme="minorHAnsi" w:hAnsiTheme="minorHAnsi" w:cstheme="minorHAnsi"/>
                  <w:b/>
                  <w:sz w:val="16"/>
                  <w:szCs w:val="16"/>
                  <w:rPrChange w:id="23714" w:author="Di Lorenzo Michele (GSE)" w:date="2025-10-29T12:04:00Z" w16du:dateUtc="2025-10-29T11:04:00Z">
                    <w:rPr>
                      <w:b/>
                      <w:sz w:val="18"/>
                    </w:rPr>
                  </w:rPrChange>
                </w:rPr>
                <w:t xml:space="preserve">Efficienza stagionale minima ecodesign </w:t>
              </w:r>
              <w:r w:rsidRPr="002B18C3">
                <w:rPr>
                  <w:rFonts w:asciiTheme="minorHAnsi" w:hAnsiTheme="minorHAnsi" w:cstheme="minorHAnsi"/>
                  <w:b/>
                  <w:bCs/>
                  <w:sz w:val="16"/>
                  <w:szCs w:val="16"/>
                  <w:rPrChange w:id="23715" w:author="Visone Rossana (GSE)" w:date="2025-10-20T11:47:00Z" w16du:dateUtc="2025-10-20T09:47:00Z">
                    <w:rPr>
                      <w:b/>
                      <w:sz w:val="18"/>
                    </w:rPr>
                  </w:rPrChange>
                </w:rPr>
                <w:t>Ꞃ</w:t>
              </w:r>
              <w:r w:rsidRPr="004E59E6">
                <w:rPr>
                  <w:rFonts w:asciiTheme="minorHAnsi" w:hAnsiTheme="minorHAnsi" w:cstheme="minorHAnsi"/>
                  <w:b/>
                  <w:sz w:val="16"/>
                  <w:szCs w:val="16"/>
                  <w:rPrChange w:id="23716" w:author="Di Lorenzo Michele (GSE)" w:date="2025-10-29T12:04:00Z" w16du:dateUtc="2025-10-29T11:04:00Z">
                    <w:rPr>
                      <w:b/>
                      <w:sz w:val="18"/>
                    </w:rPr>
                  </w:rPrChange>
                </w:rPr>
                <w:t>s%</w:t>
              </w:r>
            </w:ins>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717" w:author="Visone Rossana (GSE)" w:date="2025-10-20T11:48:00Z" w16du:dateUtc="2025-10-20T09:48:00Z">
              <w:tcPr>
                <w:tcW w:w="1559" w:type="dxa"/>
                <w:tcBorders>
                  <w:top w:val="single" w:sz="4" w:space="0" w:color="000000"/>
                  <w:left w:val="single" w:sz="4" w:space="0" w:color="000000"/>
                  <w:bottom w:val="single" w:sz="4" w:space="0" w:color="000000"/>
                  <w:right w:val="single" w:sz="4" w:space="0" w:color="000000"/>
                </w:tcBorders>
                <w:vAlign w:val="center"/>
                <w:hideMark/>
              </w:tcPr>
            </w:tcPrChange>
          </w:tcPr>
          <w:p w14:paraId="0F6F5492" w14:textId="77777777" w:rsidR="002B18C3" w:rsidRPr="002B18C3" w:rsidRDefault="002B18C3" w:rsidP="00551DB0">
            <w:pPr>
              <w:pStyle w:val="TableParagraph"/>
              <w:spacing w:line="223" w:lineRule="exact"/>
              <w:jc w:val="center"/>
              <w:rPr>
                <w:ins w:id="23718" w:author="Visone Rossana (GSE)" w:date="2025-10-20T11:47:00Z" w16du:dateUtc="2025-10-20T09:47:00Z"/>
                <w:rFonts w:asciiTheme="minorHAnsi" w:hAnsiTheme="minorHAnsi" w:cstheme="minorHAnsi"/>
                <w:b/>
                <w:bCs/>
                <w:sz w:val="16"/>
                <w:szCs w:val="16"/>
                <w:lang w:val="it-IT"/>
                <w:rPrChange w:id="23719" w:author="Visone Rossana (GSE)" w:date="2025-10-20T11:47:00Z" w16du:dateUtc="2025-10-20T09:47:00Z">
                  <w:rPr>
                    <w:ins w:id="23720" w:author="Visone Rossana (GSE)" w:date="2025-10-20T11:47:00Z" w16du:dateUtc="2025-10-20T09:47:00Z"/>
                    <w:b/>
                    <w:sz w:val="18"/>
                  </w:rPr>
                </w:rPrChange>
              </w:rPr>
            </w:pPr>
            <w:ins w:id="23721" w:author="Visone Rossana (GSE)" w:date="2025-10-20T11:47:00Z" w16du:dateUtc="2025-10-20T09:47:00Z">
              <w:r w:rsidRPr="002B18C3">
                <w:rPr>
                  <w:rFonts w:asciiTheme="minorHAnsi" w:hAnsiTheme="minorHAnsi" w:cstheme="minorHAnsi"/>
                  <w:b/>
                  <w:bCs/>
                  <w:sz w:val="16"/>
                  <w:szCs w:val="16"/>
                  <w:rPrChange w:id="23722" w:author="Visone Rossana (GSE)" w:date="2025-10-20T11:47:00Z" w16du:dateUtc="2025-10-20T09:47:00Z">
                    <w:rPr>
                      <w:b/>
                      <w:sz w:val="18"/>
                    </w:rPr>
                  </w:rPrChange>
                </w:rPr>
                <w:t>SCOP minimo ecodesign</w:t>
              </w:r>
            </w:ins>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723" w:author="Visone Rossana (GSE)" w:date="2025-10-20T11:48:00Z" w16du:dateUtc="2025-10-20T09:48:00Z">
              <w:tcPr>
                <w:tcW w:w="1417" w:type="dxa"/>
                <w:tcBorders>
                  <w:top w:val="single" w:sz="4" w:space="0" w:color="000000"/>
                  <w:left w:val="single" w:sz="4" w:space="0" w:color="000000"/>
                  <w:bottom w:val="single" w:sz="4" w:space="0" w:color="000000"/>
                  <w:right w:val="single" w:sz="4" w:space="0" w:color="000000"/>
                </w:tcBorders>
                <w:vAlign w:val="center"/>
                <w:hideMark/>
              </w:tcPr>
            </w:tcPrChange>
          </w:tcPr>
          <w:p w14:paraId="3D0C2CD2" w14:textId="77777777" w:rsidR="002B18C3" w:rsidRPr="002B18C3" w:rsidRDefault="002B18C3" w:rsidP="00551DB0">
            <w:pPr>
              <w:pStyle w:val="TableParagraph"/>
              <w:spacing w:line="223" w:lineRule="exact"/>
              <w:jc w:val="center"/>
              <w:rPr>
                <w:ins w:id="23724" w:author="Visone Rossana (GSE)" w:date="2025-10-20T11:47:00Z" w16du:dateUtc="2025-10-20T09:47:00Z"/>
                <w:rFonts w:asciiTheme="minorHAnsi" w:hAnsiTheme="minorHAnsi" w:cstheme="minorHAnsi"/>
                <w:b/>
                <w:bCs/>
                <w:sz w:val="16"/>
                <w:szCs w:val="16"/>
                <w:lang w:val="it-IT"/>
                <w:rPrChange w:id="23725" w:author="Visone Rossana (GSE)" w:date="2025-10-20T11:47:00Z" w16du:dateUtc="2025-10-20T09:47:00Z">
                  <w:rPr>
                    <w:ins w:id="23726" w:author="Visone Rossana (GSE)" w:date="2025-10-20T11:47:00Z" w16du:dateUtc="2025-10-20T09:47:00Z"/>
                    <w:b/>
                    <w:sz w:val="18"/>
                  </w:rPr>
                </w:rPrChange>
              </w:rPr>
            </w:pPr>
            <w:ins w:id="23727" w:author="Visone Rossana (GSE)" w:date="2025-10-20T11:47:00Z" w16du:dateUtc="2025-10-20T09:47:00Z">
              <w:r w:rsidRPr="002B18C3">
                <w:rPr>
                  <w:rFonts w:asciiTheme="minorHAnsi" w:hAnsiTheme="minorHAnsi" w:cstheme="minorHAnsi"/>
                  <w:b/>
                  <w:bCs/>
                  <w:sz w:val="16"/>
                  <w:szCs w:val="16"/>
                  <w:rPrChange w:id="23728" w:author="Visone Rossana (GSE)" w:date="2025-10-20T11:47:00Z" w16du:dateUtc="2025-10-20T09:47:00Z">
                    <w:rPr>
                      <w:b/>
                      <w:sz w:val="18"/>
                    </w:rPr>
                  </w:rPrChange>
                </w:rPr>
                <w:t>Denominazione commerciale</w:t>
              </w:r>
            </w:ins>
          </w:p>
        </w:tc>
      </w:tr>
      <w:tr w:rsidR="002B18C3" w:rsidRPr="00110BE6" w14:paraId="75EE221D" w14:textId="77777777" w:rsidTr="003654F2">
        <w:trPr>
          <w:trHeight w:val="542"/>
          <w:ins w:id="23729" w:author="Visone Rossana (GSE)" w:date="2025-10-20T11:47:00Z"/>
        </w:trPr>
        <w:tc>
          <w:tcPr>
            <w:tcW w:w="1417" w:type="dxa"/>
            <w:tcBorders>
              <w:top w:val="single" w:sz="4" w:space="0" w:color="000000"/>
              <w:left w:val="single" w:sz="4" w:space="0" w:color="000000"/>
              <w:bottom w:val="single" w:sz="4" w:space="0" w:color="000000"/>
              <w:right w:val="single" w:sz="4" w:space="0" w:color="000000"/>
            </w:tcBorders>
            <w:vAlign w:val="center"/>
          </w:tcPr>
          <w:p w14:paraId="4D7358E2" w14:textId="77777777" w:rsidR="002B18C3" w:rsidRPr="002B18C3" w:rsidRDefault="002B18C3" w:rsidP="003654F2">
            <w:pPr>
              <w:pStyle w:val="TableParagraph"/>
              <w:spacing w:before="149"/>
              <w:jc w:val="center"/>
              <w:rPr>
                <w:ins w:id="23730" w:author="Visone Rossana (GSE)" w:date="2025-10-20T11:47:00Z" w16du:dateUtc="2025-10-20T09:47:00Z"/>
                <w:rFonts w:asciiTheme="minorHAnsi" w:hAnsiTheme="minorHAnsi" w:cstheme="minorHAnsi"/>
                <w:sz w:val="16"/>
                <w:szCs w:val="16"/>
                <w:rPrChange w:id="23731" w:author="Visone Rossana (GSE)" w:date="2025-10-20T11:47:00Z" w16du:dateUtc="2025-10-20T09:47:00Z">
                  <w:rPr>
                    <w:ins w:id="23732" w:author="Visone Rossana (GSE)" w:date="2025-10-20T11:47:00Z" w16du:dateUtc="2025-10-20T09:47:00Z"/>
                    <w:sz w:val="18"/>
                  </w:rPr>
                </w:rPrChange>
              </w:rPr>
            </w:pPr>
            <w:ins w:id="23733" w:author="Visone Rossana (GSE)" w:date="2025-10-20T11:47:00Z" w16du:dateUtc="2025-10-20T09:47:00Z">
              <w:r w:rsidRPr="002B18C3">
                <w:rPr>
                  <w:rFonts w:asciiTheme="minorHAnsi" w:hAnsiTheme="minorHAnsi" w:cstheme="minorHAnsi"/>
                  <w:sz w:val="16"/>
                  <w:szCs w:val="16"/>
                  <w:rPrChange w:id="23734" w:author="Visone Rossana (GSE)" w:date="2025-10-20T11:47:00Z" w16du:dateUtc="2025-10-20T09:47:00Z">
                    <w:rPr>
                      <w:sz w:val="18"/>
                    </w:rPr>
                  </w:rPrChange>
                </w:rPr>
                <w:t>Reg. 206/2012</w:t>
              </w:r>
            </w:ins>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D25BD20" w14:textId="77777777" w:rsidR="002B18C3" w:rsidRPr="002B18C3" w:rsidRDefault="002B18C3" w:rsidP="003654F2">
            <w:pPr>
              <w:pStyle w:val="TableParagraph"/>
              <w:spacing w:before="149"/>
              <w:ind w:left="538"/>
              <w:jc w:val="center"/>
              <w:rPr>
                <w:ins w:id="23735" w:author="Visone Rossana (GSE)" w:date="2025-10-20T11:47:00Z" w16du:dateUtc="2025-10-20T09:47:00Z"/>
                <w:rFonts w:asciiTheme="minorHAnsi" w:hAnsiTheme="minorHAnsi" w:cstheme="minorHAnsi"/>
                <w:sz w:val="16"/>
                <w:szCs w:val="16"/>
                <w:rPrChange w:id="23736" w:author="Visone Rossana (GSE)" w:date="2025-10-20T11:47:00Z" w16du:dateUtc="2025-10-20T09:47:00Z">
                  <w:rPr>
                    <w:ins w:id="23737" w:author="Visone Rossana (GSE)" w:date="2025-10-20T11:47:00Z" w16du:dateUtc="2025-10-20T09:47:00Z"/>
                    <w:sz w:val="18"/>
                  </w:rPr>
                </w:rPrChange>
              </w:rPr>
            </w:pPr>
            <w:ins w:id="23738" w:author="Visone Rossana (GSE)" w:date="2025-10-20T11:47:00Z" w16du:dateUtc="2025-10-20T09:47:00Z">
              <w:r w:rsidRPr="002B18C3">
                <w:rPr>
                  <w:rFonts w:asciiTheme="minorHAnsi" w:hAnsiTheme="minorHAnsi" w:cstheme="minorHAnsi"/>
                  <w:sz w:val="16"/>
                  <w:szCs w:val="16"/>
                  <w:rPrChange w:id="23739" w:author="Visone Rossana (GSE)" w:date="2025-10-20T11:47:00Z" w16du:dateUtc="2025-10-20T09:47:00Z">
                    <w:rPr>
                      <w:sz w:val="18"/>
                    </w:rPr>
                  </w:rPrChange>
                </w:rPr>
                <w:t>salamoia/aria ≤ 12 kW</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0BD56B77" w14:textId="77777777" w:rsidR="002B18C3" w:rsidRPr="002B18C3" w:rsidRDefault="002B18C3" w:rsidP="003654F2">
            <w:pPr>
              <w:pStyle w:val="TableParagraph"/>
              <w:spacing w:before="34"/>
              <w:ind w:left="107"/>
              <w:jc w:val="center"/>
              <w:rPr>
                <w:ins w:id="23740" w:author="Visone Rossana (GSE)" w:date="2025-10-20T11:47:00Z" w16du:dateUtc="2025-10-20T09:47:00Z"/>
                <w:rFonts w:asciiTheme="minorHAnsi" w:hAnsiTheme="minorHAnsi" w:cstheme="minorHAnsi"/>
                <w:sz w:val="16"/>
                <w:szCs w:val="16"/>
                <w:rPrChange w:id="23741" w:author="Visone Rossana (GSE)" w:date="2025-10-20T11:47:00Z" w16du:dateUtc="2025-10-20T09:47:00Z">
                  <w:rPr>
                    <w:ins w:id="23742" w:author="Visone Rossana (GSE)" w:date="2025-10-20T11:47:00Z" w16du:dateUtc="2025-10-20T09:47:00Z"/>
                    <w:sz w:val="18"/>
                  </w:rPr>
                </w:rPrChange>
              </w:rPr>
            </w:pPr>
            <w:ins w:id="23743" w:author="Visone Rossana (GSE)" w:date="2025-10-20T11:47:00Z" w16du:dateUtc="2025-10-20T09:47:00Z">
              <w:r w:rsidRPr="002B18C3">
                <w:rPr>
                  <w:rFonts w:asciiTheme="minorHAnsi" w:hAnsiTheme="minorHAnsi" w:cstheme="minorHAnsi"/>
                  <w:sz w:val="16"/>
                  <w:szCs w:val="16"/>
                  <w:rPrChange w:id="23744" w:author="Visone Rossana (GSE)" w:date="2025-10-20T11:47:00Z" w16du:dateUtc="2025-10-20T09:47:00Z">
                    <w:rPr>
                      <w:sz w:val="18"/>
                    </w:rPr>
                  </w:rPrChange>
                </w:rPr>
                <w:t>149</w:t>
              </w:r>
            </w:ins>
          </w:p>
          <w:p w14:paraId="15886ADB" w14:textId="77777777" w:rsidR="002B18C3" w:rsidRPr="002B18C3" w:rsidRDefault="002B18C3" w:rsidP="003654F2">
            <w:pPr>
              <w:pStyle w:val="TableParagraph"/>
              <w:spacing w:before="34"/>
              <w:ind w:left="107"/>
              <w:jc w:val="center"/>
              <w:rPr>
                <w:ins w:id="23745" w:author="Visone Rossana (GSE)" w:date="2025-10-20T11:47:00Z" w16du:dateUtc="2025-10-20T09:47:00Z"/>
                <w:rFonts w:asciiTheme="minorHAnsi" w:hAnsiTheme="minorHAnsi" w:cstheme="minorHAnsi"/>
                <w:sz w:val="16"/>
                <w:szCs w:val="16"/>
                <w:rPrChange w:id="23746" w:author="Visone Rossana (GSE)" w:date="2025-10-20T11:47:00Z" w16du:dateUtc="2025-10-20T09:47:00Z">
                  <w:rPr>
                    <w:ins w:id="23747" w:author="Visone Rossana (GSE)" w:date="2025-10-20T11:47:00Z" w16du:dateUtc="2025-10-20T09:47:00Z"/>
                    <w:sz w:val="18"/>
                  </w:rPr>
                </w:rPrChange>
              </w:rPr>
            </w:pPr>
            <w:ins w:id="23748" w:author="Visone Rossana (GSE)" w:date="2025-10-20T11:47:00Z" w16du:dateUtc="2025-10-20T09:47:00Z">
              <w:r w:rsidRPr="002B18C3">
                <w:rPr>
                  <w:rFonts w:asciiTheme="minorHAnsi" w:hAnsiTheme="minorHAnsi" w:cstheme="minorHAnsi"/>
                  <w:sz w:val="16"/>
                  <w:szCs w:val="16"/>
                  <w:rPrChange w:id="23749" w:author="Visone Rossana (GSE)" w:date="2025-10-20T11:47:00Z" w16du:dateUtc="2025-10-20T09:47:00Z">
                    <w:rPr>
                      <w:sz w:val="18"/>
                    </w:rPr>
                  </w:rPrChange>
                </w:rPr>
                <w:t>134  GWP&lt;150</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D7816FF" w14:textId="77777777" w:rsidR="002B18C3" w:rsidRPr="002B18C3" w:rsidRDefault="002B18C3" w:rsidP="003654F2">
            <w:pPr>
              <w:pStyle w:val="TableParagraph"/>
              <w:spacing w:before="34"/>
              <w:ind w:left="106"/>
              <w:jc w:val="center"/>
              <w:rPr>
                <w:ins w:id="23750" w:author="Visone Rossana (GSE)" w:date="2025-10-20T11:47:00Z" w16du:dateUtc="2025-10-20T09:47:00Z"/>
                <w:rFonts w:asciiTheme="minorHAnsi" w:hAnsiTheme="minorHAnsi" w:cstheme="minorHAnsi"/>
                <w:sz w:val="16"/>
                <w:szCs w:val="16"/>
                <w:rPrChange w:id="23751" w:author="Visone Rossana (GSE)" w:date="2025-10-20T11:47:00Z" w16du:dateUtc="2025-10-20T09:47:00Z">
                  <w:rPr>
                    <w:ins w:id="23752" w:author="Visone Rossana (GSE)" w:date="2025-10-20T11:47:00Z" w16du:dateUtc="2025-10-20T09:47:00Z"/>
                    <w:sz w:val="18"/>
                  </w:rPr>
                </w:rPrChange>
              </w:rPr>
            </w:pPr>
            <w:ins w:id="23753" w:author="Visone Rossana (GSE)" w:date="2025-10-20T11:47:00Z" w16du:dateUtc="2025-10-20T09:47:00Z">
              <w:r w:rsidRPr="002B18C3">
                <w:rPr>
                  <w:rFonts w:asciiTheme="minorHAnsi" w:hAnsiTheme="minorHAnsi" w:cstheme="minorHAnsi"/>
                  <w:sz w:val="16"/>
                  <w:szCs w:val="16"/>
                  <w:rPrChange w:id="23754" w:author="Visone Rossana (GSE)" w:date="2025-10-20T11:47:00Z" w16du:dateUtc="2025-10-20T09:47:00Z">
                    <w:rPr>
                      <w:sz w:val="18"/>
                    </w:rPr>
                  </w:rPrChange>
                </w:rPr>
                <w:t>3,8</w:t>
              </w:r>
            </w:ins>
          </w:p>
          <w:p w14:paraId="7316FA64" w14:textId="77777777" w:rsidR="002B18C3" w:rsidRPr="002B18C3" w:rsidRDefault="002B18C3" w:rsidP="003654F2">
            <w:pPr>
              <w:pStyle w:val="TableParagraph"/>
              <w:spacing w:before="34"/>
              <w:ind w:left="106"/>
              <w:jc w:val="center"/>
              <w:rPr>
                <w:ins w:id="23755" w:author="Visone Rossana (GSE)" w:date="2025-10-20T11:47:00Z" w16du:dateUtc="2025-10-20T09:47:00Z"/>
                <w:rFonts w:asciiTheme="minorHAnsi" w:hAnsiTheme="minorHAnsi" w:cstheme="minorHAnsi"/>
                <w:sz w:val="16"/>
                <w:szCs w:val="16"/>
                <w:rPrChange w:id="23756" w:author="Visone Rossana (GSE)" w:date="2025-10-20T11:47:00Z" w16du:dateUtc="2025-10-20T09:47:00Z">
                  <w:rPr>
                    <w:ins w:id="23757" w:author="Visone Rossana (GSE)" w:date="2025-10-20T11:47:00Z" w16du:dateUtc="2025-10-20T09:47:00Z"/>
                    <w:sz w:val="18"/>
                  </w:rPr>
                </w:rPrChange>
              </w:rPr>
            </w:pPr>
            <w:ins w:id="23758" w:author="Visone Rossana (GSE)" w:date="2025-10-20T11:47:00Z" w16du:dateUtc="2025-10-20T09:47:00Z">
              <w:r w:rsidRPr="002B18C3">
                <w:rPr>
                  <w:rFonts w:asciiTheme="minorHAnsi" w:hAnsiTheme="minorHAnsi" w:cstheme="minorHAnsi"/>
                  <w:sz w:val="16"/>
                  <w:szCs w:val="16"/>
                  <w:rPrChange w:id="23759" w:author="Visone Rossana (GSE)" w:date="2025-10-20T11:47:00Z" w16du:dateUtc="2025-10-20T09:47:00Z">
                    <w:rPr>
                      <w:sz w:val="18"/>
                    </w:rPr>
                  </w:rPrChange>
                </w:rPr>
                <w:t>3,42</w:t>
              </w:r>
            </w:ins>
          </w:p>
        </w:tc>
        <w:tc>
          <w:tcPr>
            <w:tcW w:w="1417" w:type="dxa"/>
            <w:vMerge w:val="restart"/>
            <w:tcBorders>
              <w:top w:val="single" w:sz="4" w:space="0" w:color="000000"/>
              <w:left w:val="single" w:sz="4" w:space="0" w:color="000000"/>
              <w:right w:val="single" w:sz="4" w:space="0" w:color="000000"/>
            </w:tcBorders>
            <w:vAlign w:val="center"/>
            <w:hideMark/>
          </w:tcPr>
          <w:p w14:paraId="7ED1EA9D" w14:textId="0EDA589C" w:rsidR="002B18C3" w:rsidRDefault="00C761DE" w:rsidP="003654F2">
            <w:pPr>
              <w:pStyle w:val="TableParagraph"/>
              <w:spacing w:before="108"/>
              <w:ind w:left="217"/>
              <w:jc w:val="center"/>
              <w:rPr>
                <w:ins w:id="23760" w:author="Visone Rossana (GSE)" w:date="2025-10-22T18:36:00Z" w16du:dateUtc="2025-10-22T16:36:00Z"/>
                <w:rFonts w:asciiTheme="minorHAnsi" w:hAnsiTheme="minorHAnsi" w:cstheme="minorHAnsi"/>
                <w:sz w:val="16"/>
                <w:szCs w:val="16"/>
              </w:rPr>
            </w:pPr>
            <w:ins w:id="23761" w:author="Visone Rossana (GSE)" w:date="2025-10-22T18:36:00Z" w16du:dateUtc="2025-10-22T16:36:00Z">
              <w:r>
                <w:rPr>
                  <w:rFonts w:asciiTheme="minorHAnsi" w:hAnsiTheme="minorHAnsi" w:cstheme="minorHAnsi"/>
                  <w:sz w:val="16"/>
                  <w:szCs w:val="16"/>
                </w:rPr>
                <w:t>Salamoia/aria</w:t>
              </w:r>
            </w:ins>
            <w:ins w:id="23762" w:author="Visone Rossana (GSE)" w:date="2025-10-20T11:47:00Z" w16du:dateUtc="2025-10-20T09:47:00Z">
              <w:del w:id="23763" w:author="Visone Rossana (GSE)" w:date="2025-10-22T18:35:00Z" w16du:dateUtc="2025-10-22T16:35:00Z">
                <w:r w:rsidR="002B18C3" w:rsidRPr="002B18C3" w:rsidDel="00CE6613">
                  <w:rPr>
                    <w:rFonts w:asciiTheme="minorHAnsi" w:hAnsiTheme="minorHAnsi" w:cstheme="minorHAnsi"/>
                    <w:sz w:val="16"/>
                    <w:szCs w:val="16"/>
                    <w:rPrChange w:id="23764" w:author="Visone Rossana (GSE)" w:date="2025-10-20T11:47:00Z" w16du:dateUtc="2025-10-20T09:47:00Z">
                      <w:rPr>
                        <w:sz w:val="18"/>
                      </w:rPr>
                    </w:rPrChange>
                  </w:rPr>
                  <w:delText>Geotermiche suolo/acqua a circuito chiuso</w:delText>
                </w:r>
              </w:del>
            </w:ins>
          </w:p>
          <w:p w14:paraId="5390D2A7" w14:textId="44A52DE6" w:rsidR="00C761DE" w:rsidRPr="00C761DE" w:rsidRDefault="00C761DE">
            <w:pPr>
              <w:rPr>
                <w:ins w:id="23765" w:author="Visone Rossana (GSE)" w:date="2025-10-20T11:47:00Z" w16du:dateUtc="2025-10-20T09:47:00Z"/>
                <w:rPrChange w:id="23766" w:author="Visone Rossana (GSE)" w:date="2025-10-22T18:36:00Z" w16du:dateUtc="2025-10-22T16:36:00Z">
                  <w:rPr>
                    <w:ins w:id="23767" w:author="Visone Rossana (GSE)" w:date="2025-10-20T11:47:00Z" w16du:dateUtc="2025-10-20T09:47:00Z"/>
                    <w:sz w:val="18"/>
                    <w:lang w:val="it-IT"/>
                  </w:rPr>
                </w:rPrChange>
              </w:rPr>
              <w:pPrChange w:id="23768" w:author="Visone Rossana (GSE)" w:date="2025-10-22T18:36:00Z" w16du:dateUtc="2025-10-22T16:36:00Z">
                <w:pPr>
                  <w:pStyle w:val="TableParagraph"/>
                  <w:spacing w:before="108"/>
                  <w:ind w:left="217"/>
                  <w:jc w:val="center"/>
                </w:pPr>
              </w:pPrChange>
            </w:pPr>
          </w:p>
        </w:tc>
      </w:tr>
      <w:tr w:rsidR="002B18C3" w:rsidRPr="00110BE6" w14:paraId="14566C62" w14:textId="77777777" w:rsidTr="003654F2">
        <w:trPr>
          <w:trHeight w:val="326"/>
          <w:ins w:id="23769" w:author="Visone Rossana (GSE)" w:date="2025-10-20T11:47:00Z"/>
        </w:trPr>
        <w:tc>
          <w:tcPr>
            <w:tcW w:w="1417" w:type="dxa"/>
            <w:tcBorders>
              <w:top w:val="single" w:sz="4" w:space="0" w:color="000000"/>
              <w:left w:val="single" w:sz="4" w:space="0" w:color="000000"/>
              <w:right w:val="single" w:sz="4" w:space="0" w:color="000000"/>
            </w:tcBorders>
            <w:vAlign w:val="center"/>
          </w:tcPr>
          <w:p w14:paraId="4B9F9D62" w14:textId="77777777" w:rsidR="002B18C3" w:rsidRPr="00110BE6" w:rsidRDefault="002B18C3" w:rsidP="003654F2">
            <w:pPr>
              <w:pStyle w:val="TableParagraph"/>
              <w:spacing w:before="149"/>
              <w:jc w:val="center"/>
              <w:rPr>
                <w:ins w:id="23770" w:author="Visone Rossana (GSE)" w:date="2025-10-20T11:47:00Z" w16du:dateUtc="2025-10-20T09:47:00Z"/>
                <w:sz w:val="18"/>
              </w:rPr>
            </w:pPr>
            <w:ins w:id="23771" w:author="Visone Rossana (GSE)" w:date="2025-10-20T11:47:00Z" w16du:dateUtc="2025-10-20T09:47:00Z">
              <w:r w:rsidRPr="00110BE6">
                <w:rPr>
                  <w:sz w:val="18"/>
                </w:rPr>
                <w:t>Reg. 2281/2016</w:t>
              </w:r>
            </w:ins>
          </w:p>
        </w:tc>
        <w:tc>
          <w:tcPr>
            <w:tcW w:w="2410" w:type="dxa"/>
            <w:tcBorders>
              <w:top w:val="single" w:sz="4" w:space="0" w:color="000000"/>
              <w:left w:val="single" w:sz="4" w:space="0" w:color="000000"/>
              <w:right w:val="single" w:sz="4" w:space="0" w:color="000000"/>
            </w:tcBorders>
            <w:vAlign w:val="center"/>
            <w:hideMark/>
          </w:tcPr>
          <w:p w14:paraId="45659357" w14:textId="77777777" w:rsidR="002B18C3" w:rsidRPr="0048751B" w:rsidRDefault="002B18C3">
            <w:pPr>
              <w:pStyle w:val="TableParagraph"/>
              <w:spacing w:before="149"/>
              <w:ind w:left="538"/>
              <w:jc w:val="center"/>
              <w:rPr>
                <w:ins w:id="23772" w:author="Visone Rossana (GSE)" w:date="2025-10-20T11:47:00Z" w16du:dateUtc="2025-10-20T09:47:00Z"/>
                <w:rFonts w:asciiTheme="minorHAnsi" w:hAnsiTheme="minorHAnsi" w:cstheme="minorHAnsi"/>
                <w:sz w:val="16"/>
                <w:szCs w:val="16"/>
                <w:rPrChange w:id="23773" w:author="Visone Rossana (GSE)" w:date="2025-10-22T18:36:00Z" w16du:dateUtc="2025-10-22T16:36:00Z">
                  <w:rPr>
                    <w:ins w:id="23774" w:author="Visone Rossana (GSE)" w:date="2025-10-20T11:47:00Z" w16du:dateUtc="2025-10-20T09:47:00Z"/>
                    <w:sz w:val="18"/>
                  </w:rPr>
                </w:rPrChange>
              </w:rPr>
              <w:pPrChange w:id="23775" w:author="Visone Rossana (GSE)" w:date="2025-10-22T18:36:00Z" w16du:dateUtc="2025-10-22T16:36:00Z">
                <w:pPr>
                  <w:pStyle w:val="TableParagraph"/>
                  <w:spacing w:before="12"/>
                  <w:ind w:left="292"/>
                  <w:jc w:val="center"/>
                </w:pPr>
              </w:pPrChange>
            </w:pPr>
            <w:ins w:id="23776" w:author="Visone Rossana (GSE)" w:date="2025-10-20T11:47:00Z" w16du:dateUtc="2025-10-20T09:47:00Z">
              <w:r w:rsidRPr="0048751B">
                <w:rPr>
                  <w:rFonts w:asciiTheme="minorHAnsi" w:hAnsiTheme="minorHAnsi" w:cstheme="minorHAnsi"/>
                  <w:sz w:val="16"/>
                  <w:szCs w:val="16"/>
                  <w:rPrChange w:id="23777" w:author="Visone Rossana (GSE)" w:date="2025-10-22T18:36:00Z" w16du:dateUtc="2025-10-22T16:36:00Z">
                    <w:rPr>
                      <w:sz w:val="18"/>
                    </w:rPr>
                  </w:rPrChange>
                </w:rPr>
                <w:t>salamoia/aria &gt;12 kW</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64D2492B" w14:textId="77777777" w:rsidR="002B18C3" w:rsidRPr="00110BE6" w:rsidRDefault="002B18C3" w:rsidP="003654F2">
            <w:pPr>
              <w:pStyle w:val="TableParagraph"/>
              <w:spacing w:before="127"/>
              <w:ind w:left="107"/>
              <w:jc w:val="center"/>
              <w:rPr>
                <w:ins w:id="23778" w:author="Visone Rossana (GSE)" w:date="2025-10-20T11:47:00Z" w16du:dateUtc="2025-10-20T09:47:00Z"/>
                <w:sz w:val="18"/>
              </w:rPr>
            </w:pPr>
            <w:ins w:id="23779" w:author="Visone Rossana (GSE)" w:date="2025-10-20T11:47:00Z" w16du:dateUtc="2025-10-20T09:47:00Z">
              <w:r w:rsidRPr="00110BE6">
                <w:rPr>
                  <w:sz w:val="18"/>
                </w:rPr>
                <w:t>137</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724DEB48" w14:textId="77777777" w:rsidR="002B18C3" w:rsidRPr="00110BE6" w:rsidRDefault="002B18C3" w:rsidP="003654F2">
            <w:pPr>
              <w:pStyle w:val="TableParagraph"/>
              <w:spacing w:before="1"/>
              <w:jc w:val="center"/>
              <w:rPr>
                <w:ins w:id="23780" w:author="Visone Rossana (GSE)" w:date="2025-10-20T11:47:00Z" w16du:dateUtc="2025-10-20T09:47:00Z"/>
                <w:sz w:val="18"/>
              </w:rPr>
            </w:pPr>
            <w:ins w:id="23781" w:author="Visone Rossana (GSE)" w:date="2025-10-20T11:47:00Z" w16du:dateUtc="2025-10-20T09:47:00Z">
              <w:r w:rsidRPr="00110BE6">
                <w:rPr>
                  <w:sz w:val="18"/>
                </w:rPr>
                <w:t xml:space="preserve"> 3,625</w:t>
              </w:r>
            </w:ins>
          </w:p>
        </w:tc>
        <w:tc>
          <w:tcPr>
            <w:tcW w:w="1417" w:type="dxa"/>
            <w:vMerge/>
            <w:tcBorders>
              <w:left w:val="single" w:sz="4" w:space="0" w:color="000000"/>
              <w:right w:val="single" w:sz="4" w:space="0" w:color="000000"/>
            </w:tcBorders>
          </w:tcPr>
          <w:p w14:paraId="3248223E" w14:textId="77777777" w:rsidR="002B18C3" w:rsidRPr="00110BE6" w:rsidRDefault="002B18C3" w:rsidP="003654F2">
            <w:pPr>
              <w:pStyle w:val="TableParagraph"/>
              <w:spacing w:before="108"/>
              <w:ind w:left="217"/>
              <w:jc w:val="center"/>
              <w:rPr>
                <w:ins w:id="23782" w:author="Visone Rossana (GSE)" w:date="2025-10-20T11:47:00Z" w16du:dateUtc="2025-10-20T09:47:00Z"/>
                <w:sz w:val="18"/>
              </w:rPr>
            </w:pPr>
          </w:p>
        </w:tc>
      </w:tr>
      <w:tr w:rsidR="002B18C3" w:rsidRPr="00110BE6" w14:paraId="4DCDCA42" w14:textId="77777777" w:rsidTr="003654F2">
        <w:trPr>
          <w:trHeight w:val="460"/>
          <w:ins w:id="23783" w:author="Visone Rossana (GSE)" w:date="2025-10-20T11:47:00Z"/>
        </w:trPr>
        <w:tc>
          <w:tcPr>
            <w:tcW w:w="1417" w:type="dxa"/>
            <w:vMerge w:val="restart"/>
            <w:tcBorders>
              <w:top w:val="single" w:sz="4" w:space="0" w:color="000000"/>
              <w:left w:val="single" w:sz="4" w:space="0" w:color="000000"/>
              <w:right w:val="single" w:sz="4" w:space="0" w:color="000000"/>
            </w:tcBorders>
            <w:vAlign w:val="center"/>
          </w:tcPr>
          <w:p w14:paraId="5288A67F" w14:textId="77777777" w:rsidR="002B18C3" w:rsidRPr="00110BE6" w:rsidRDefault="002B18C3" w:rsidP="003654F2">
            <w:pPr>
              <w:pStyle w:val="TableParagraph"/>
              <w:spacing w:before="149"/>
              <w:jc w:val="center"/>
              <w:rPr>
                <w:ins w:id="23784" w:author="Visone Rossana (GSE)" w:date="2025-10-20T11:47:00Z" w16du:dateUtc="2025-10-20T09:47:00Z"/>
                <w:sz w:val="18"/>
              </w:rPr>
            </w:pPr>
            <w:ins w:id="23785" w:author="Visone Rossana (GSE)" w:date="2025-10-20T11:47:00Z" w16du:dateUtc="2025-10-20T09:47:00Z">
              <w:r w:rsidRPr="00110BE6">
                <w:rPr>
                  <w:sz w:val="18"/>
                </w:rPr>
                <w:lastRenderedPageBreak/>
                <w:t>Reg. 813/2013</w:t>
              </w:r>
            </w:ins>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F682722" w14:textId="77777777" w:rsidR="002B18C3" w:rsidRPr="0048751B" w:rsidRDefault="002B18C3">
            <w:pPr>
              <w:pStyle w:val="TableParagraph"/>
              <w:spacing w:before="149"/>
              <w:ind w:left="538"/>
              <w:jc w:val="center"/>
              <w:rPr>
                <w:ins w:id="23786" w:author="Visone Rossana (GSE)" w:date="2025-10-20T11:47:00Z" w16du:dateUtc="2025-10-20T09:47:00Z"/>
                <w:rFonts w:asciiTheme="minorHAnsi" w:hAnsiTheme="minorHAnsi" w:cstheme="minorHAnsi"/>
                <w:sz w:val="16"/>
                <w:szCs w:val="16"/>
                <w:rPrChange w:id="23787" w:author="Visone Rossana (GSE)" w:date="2025-10-22T18:36:00Z" w16du:dateUtc="2025-10-22T16:36:00Z">
                  <w:rPr>
                    <w:ins w:id="23788" w:author="Visone Rossana (GSE)" w:date="2025-10-20T11:47:00Z" w16du:dateUtc="2025-10-20T09:47:00Z"/>
                    <w:sz w:val="18"/>
                  </w:rPr>
                </w:rPrChange>
              </w:rPr>
              <w:pPrChange w:id="23789" w:author="Visone Rossana (GSE)" w:date="2025-10-22T18:36:00Z" w16du:dateUtc="2025-10-22T16:36:00Z">
                <w:pPr>
                  <w:pStyle w:val="TableParagraph"/>
                  <w:spacing w:before="108"/>
                  <w:ind w:left="538"/>
                  <w:jc w:val="center"/>
                </w:pPr>
              </w:pPrChange>
            </w:pPr>
            <w:ins w:id="23790" w:author="Visone Rossana (GSE)" w:date="2025-10-20T11:47:00Z" w16du:dateUtc="2025-10-20T09:47:00Z">
              <w:r w:rsidRPr="0048751B">
                <w:rPr>
                  <w:rFonts w:asciiTheme="minorHAnsi" w:hAnsiTheme="minorHAnsi" w:cstheme="minorHAnsi"/>
                  <w:sz w:val="16"/>
                  <w:szCs w:val="16"/>
                  <w:rPrChange w:id="23791" w:author="Visone Rossana (GSE)" w:date="2025-10-22T18:36:00Z" w16du:dateUtc="2025-10-22T16:36:00Z">
                    <w:rPr>
                      <w:sz w:val="18"/>
                    </w:rPr>
                  </w:rPrChange>
                </w:rPr>
                <w:t>salamoia/acqua</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39B22AC1" w14:textId="77777777" w:rsidR="002B18C3" w:rsidRPr="00110BE6" w:rsidRDefault="002B18C3" w:rsidP="003654F2">
            <w:pPr>
              <w:pStyle w:val="TableParagraph"/>
              <w:spacing w:before="108"/>
              <w:ind w:left="107"/>
              <w:jc w:val="center"/>
              <w:rPr>
                <w:ins w:id="23792" w:author="Visone Rossana (GSE)" w:date="2025-10-20T11:47:00Z" w16du:dateUtc="2025-10-20T09:47:00Z"/>
                <w:sz w:val="18"/>
              </w:rPr>
            </w:pPr>
            <w:ins w:id="23793" w:author="Visone Rossana (GSE)" w:date="2025-10-20T11:47:00Z" w16du:dateUtc="2025-10-20T09:47:00Z">
              <w:r w:rsidRPr="00110BE6">
                <w:rPr>
                  <w:sz w:val="18"/>
                </w:rPr>
                <w:t>110</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31EFB12" w14:textId="77777777" w:rsidR="002B18C3" w:rsidRPr="00110BE6" w:rsidRDefault="002B18C3" w:rsidP="003654F2">
            <w:pPr>
              <w:pStyle w:val="TableParagraph"/>
              <w:spacing w:line="217" w:lineRule="exact"/>
              <w:ind w:left="106"/>
              <w:jc w:val="center"/>
              <w:rPr>
                <w:ins w:id="23794" w:author="Visone Rossana (GSE)" w:date="2025-10-20T11:47:00Z" w16du:dateUtc="2025-10-20T09:47:00Z"/>
                <w:sz w:val="18"/>
              </w:rPr>
            </w:pPr>
            <w:ins w:id="23795" w:author="Visone Rossana (GSE)" w:date="2025-10-20T11:47:00Z" w16du:dateUtc="2025-10-20T09:47:00Z">
              <w:r w:rsidRPr="00110BE6">
                <w:rPr>
                  <w:sz w:val="18"/>
                </w:rPr>
                <w:t>2,825</w:t>
              </w:r>
            </w:ins>
          </w:p>
        </w:tc>
        <w:tc>
          <w:tcPr>
            <w:tcW w:w="1417" w:type="dxa"/>
            <w:vMerge w:val="restart"/>
            <w:tcBorders>
              <w:left w:val="single" w:sz="4" w:space="0" w:color="000000"/>
              <w:right w:val="single" w:sz="4" w:space="0" w:color="000000"/>
            </w:tcBorders>
            <w:hideMark/>
          </w:tcPr>
          <w:p w14:paraId="5692838E" w14:textId="3E582C35" w:rsidR="002B18C3" w:rsidRPr="00110BE6" w:rsidRDefault="00C761DE" w:rsidP="003654F2">
            <w:pPr>
              <w:pStyle w:val="TableParagraph"/>
              <w:spacing w:before="108"/>
              <w:ind w:left="217"/>
              <w:jc w:val="center"/>
              <w:rPr>
                <w:ins w:id="23796" w:author="Visone Rossana (GSE)" w:date="2025-10-20T11:47:00Z" w16du:dateUtc="2025-10-20T09:47:00Z"/>
                <w:sz w:val="18"/>
              </w:rPr>
            </w:pPr>
            <w:ins w:id="23797" w:author="Visone Rossana (GSE)" w:date="2025-10-22T18:36:00Z" w16du:dateUtc="2025-10-22T16:36:00Z">
              <w:r w:rsidRPr="00C761DE">
                <w:rPr>
                  <w:rFonts w:asciiTheme="minorHAnsi" w:hAnsiTheme="minorHAnsi" w:cstheme="minorHAnsi"/>
                  <w:sz w:val="16"/>
                  <w:szCs w:val="16"/>
                  <w:rPrChange w:id="23798" w:author="Visone Rossana (GSE)" w:date="2025-10-22T18:36:00Z" w16du:dateUtc="2025-10-22T16:36:00Z">
                    <w:rPr>
                      <w:sz w:val="18"/>
                    </w:rPr>
                  </w:rPrChange>
                </w:rPr>
                <w:t>Salamoia/acqua</w:t>
              </w:r>
            </w:ins>
          </w:p>
        </w:tc>
      </w:tr>
      <w:tr w:rsidR="002B18C3" w:rsidRPr="00110BE6" w14:paraId="5DE927D4" w14:textId="77777777" w:rsidTr="003654F2">
        <w:trPr>
          <w:trHeight w:val="460"/>
          <w:ins w:id="23799" w:author="Visone Rossana (GSE)" w:date="2025-10-20T11:47:00Z"/>
        </w:trPr>
        <w:tc>
          <w:tcPr>
            <w:tcW w:w="1417" w:type="dxa"/>
            <w:vMerge/>
            <w:tcBorders>
              <w:left w:val="single" w:sz="4" w:space="0" w:color="000000"/>
              <w:bottom w:val="single" w:sz="4" w:space="0" w:color="000000"/>
              <w:right w:val="single" w:sz="4" w:space="0" w:color="000000"/>
            </w:tcBorders>
            <w:vAlign w:val="center"/>
          </w:tcPr>
          <w:p w14:paraId="6AD5377E" w14:textId="77777777" w:rsidR="002B18C3" w:rsidRPr="00110BE6" w:rsidRDefault="002B18C3" w:rsidP="003654F2">
            <w:pPr>
              <w:pStyle w:val="TableParagraph"/>
              <w:spacing w:before="108"/>
              <w:ind w:left="538"/>
              <w:jc w:val="center"/>
              <w:rPr>
                <w:ins w:id="23800" w:author="Visone Rossana (GSE)" w:date="2025-10-20T11:47:00Z" w16du:dateUtc="2025-10-20T09:47:00Z"/>
                <w:sz w:val="18"/>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0BEBDBC" w14:textId="77777777" w:rsidR="002B18C3" w:rsidRPr="004E59E6" w:rsidRDefault="002B18C3">
            <w:pPr>
              <w:pStyle w:val="TableParagraph"/>
              <w:spacing w:before="149"/>
              <w:ind w:left="538"/>
              <w:jc w:val="center"/>
              <w:rPr>
                <w:ins w:id="23801" w:author="Visone Rossana (GSE)" w:date="2025-10-20T11:47:00Z" w16du:dateUtc="2025-10-20T09:47:00Z"/>
                <w:rFonts w:asciiTheme="minorHAnsi" w:hAnsiTheme="minorHAnsi" w:cstheme="minorHAnsi"/>
                <w:sz w:val="16"/>
                <w:szCs w:val="16"/>
                <w:lang w:val="it-IT"/>
                <w:rPrChange w:id="23802" w:author="Di Lorenzo Michele (GSE)" w:date="2025-10-29T12:04:00Z" w16du:dateUtc="2025-10-29T11:04:00Z">
                  <w:rPr>
                    <w:ins w:id="23803" w:author="Visone Rossana (GSE)" w:date="2025-10-20T11:47:00Z" w16du:dateUtc="2025-10-20T09:47:00Z"/>
                    <w:sz w:val="18"/>
                    <w:lang w:val="it-IT"/>
                  </w:rPr>
                </w:rPrChange>
              </w:rPr>
              <w:pPrChange w:id="23804" w:author="Visone Rossana (GSE)" w:date="2025-10-22T18:36:00Z" w16du:dateUtc="2025-10-22T16:36:00Z">
                <w:pPr>
                  <w:pStyle w:val="TableParagraph"/>
                  <w:spacing w:before="108"/>
                  <w:ind w:left="538"/>
                  <w:jc w:val="center"/>
                </w:pPr>
              </w:pPrChange>
            </w:pPr>
            <w:ins w:id="23805" w:author="Visone Rossana (GSE)" w:date="2025-10-20T11:47:00Z" w16du:dateUtc="2025-10-20T09:47:00Z">
              <w:r w:rsidRPr="004E59E6">
                <w:rPr>
                  <w:rFonts w:asciiTheme="minorHAnsi" w:hAnsiTheme="minorHAnsi" w:cstheme="minorHAnsi"/>
                  <w:sz w:val="16"/>
                  <w:szCs w:val="16"/>
                  <w:rPrChange w:id="23806" w:author="Di Lorenzo Michele (GSE)" w:date="2025-10-29T12:04:00Z" w16du:dateUtc="2025-10-29T11:04:00Z">
                    <w:rPr>
                      <w:sz w:val="18"/>
                    </w:rPr>
                  </w:rPrChange>
                </w:rPr>
                <w:t>salamoia/acqua a bassa temperatura</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00818A93" w14:textId="77777777" w:rsidR="002B18C3" w:rsidRPr="00110BE6" w:rsidRDefault="002B18C3" w:rsidP="003654F2">
            <w:pPr>
              <w:pStyle w:val="TableParagraph"/>
              <w:spacing w:before="108"/>
              <w:ind w:left="107"/>
              <w:jc w:val="center"/>
              <w:rPr>
                <w:ins w:id="23807" w:author="Visone Rossana (GSE)" w:date="2025-10-20T11:47:00Z" w16du:dateUtc="2025-10-20T09:47:00Z"/>
                <w:sz w:val="18"/>
              </w:rPr>
            </w:pPr>
            <w:ins w:id="23808" w:author="Visone Rossana (GSE)" w:date="2025-10-20T11:47:00Z" w16du:dateUtc="2025-10-20T09:47:00Z">
              <w:r w:rsidRPr="00110BE6">
                <w:rPr>
                  <w:sz w:val="18"/>
                </w:rPr>
                <w:t>125</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4ADE280" w14:textId="77777777" w:rsidR="002B18C3" w:rsidRPr="00110BE6" w:rsidRDefault="002B18C3" w:rsidP="003654F2">
            <w:pPr>
              <w:pStyle w:val="TableParagraph"/>
              <w:spacing w:line="217" w:lineRule="exact"/>
              <w:ind w:left="106"/>
              <w:jc w:val="center"/>
              <w:rPr>
                <w:ins w:id="23809" w:author="Visone Rossana (GSE)" w:date="2025-10-20T11:47:00Z" w16du:dateUtc="2025-10-20T09:47:00Z"/>
                <w:sz w:val="18"/>
              </w:rPr>
            </w:pPr>
            <w:ins w:id="23810" w:author="Visone Rossana (GSE)" w:date="2025-10-20T11:47:00Z" w16du:dateUtc="2025-10-20T09:47:00Z">
              <w:r w:rsidRPr="00110BE6">
                <w:rPr>
                  <w:sz w:val="18"/>
                </w:rPr>
                <w:t>3,2</w:t>
              </w:r>
            </w:ins>
          </w:p>
        </w:tc>
        <w:tc>
          <w:tcPr>
            <w:tcW w:w="1417" w:type="dxa"/>
            <w:vMerge/>
            <w:tcBorders>
              <w:left w:val="single" w:sz="4" w:space="0" w:color="000000"/>
              <w:bottom w:val="single" w:sz="4" w:space="0" w:color="000000"/>
              <w:right w:val="single" w:sz="4" w:space="0" w:color="000000"/>
            </w:tcBorders>
            <w:hideMark/>
          </w:tcPr>
          <w:p w14:paraId="1DD70BB7" w14:textId="77777777" w:rsidR="002B18C3" w:rsidRPr="00110BE6" w:rsidRDefault="002B18C3" w:rsidP="003654F2">
            <w:pPr>
              <w:pStyle w:val="TableParagraph"/>
              <w:spacing w:before="108"/>
              <w:ind w:left="217"/>
              <w:jc w:val="center"/>
              <w:rPr>
                <w:ins w:id="23811" w:author="Visone Rossana (GSE)" w:date="2025-10-20T11:47:00Z" w16du:dateUtc="2025-10-20T09:47:00Z"/>
                <w:sz w:val="18"/>
                <w:highlight w:val="yellow"/>
              </w:rPr>
            </w:pPr>
          </w:p>
        </w:tc>
      </w:tr>
    </w:tbl>
    <w:p w14:paraId="54A9E158" w14:textId="3EE3C8FC" w:rsidR="002B18C3" w:rsidRPr="002B18C3" w:rsidRDefault="002B18C3">
      <w:pPr>
        <w:pStyle w:val="Didascalia"/>
        <w:jc w:val="center"/>
        <w:rPr>
          <w:ins w:id="23812" w:author="Visone Rossana (GSE)" w:date="2025-10-20T11:47:00Z" w16du:dateUtc="2025-10-20T09:47:00Z"/>
          <w:b w:val="0"/>
          <w:bCs w:val="0"/>
          <w:i/>
          <w:iCs/>
          <w:rPrChange w:id="23813" w:author="Visone Rossana (GSE)" w:date="2025-10-20T11:49:00Z" w16du:dateUtc="2025-10-20T09:49:00Z">
            <w:rPr>
              <w:ins w:id="23814" w:author="Visone Rossana (GSE)" w:date="2025-10-20T11:47:00Z" w16du:dateUtc="2025-10-20T09:47:00Z"/>
              <w:bCs w:val="0"/>
            </w:rPr>
          </w:rPrChange>
        </w:rPr>
        <w:pPrChange w:id="23815" w:author="Visone Rossana (GSE)" w:date="2025-10-20T11:48:00Z" w16du:dateUtc="2025-10-20T09:48:00Z">
          <w:pPr>
            <w:pStyle w:val="Didascalia"/>
          </w:pPr>
        </w:pPrChange>
      </w:pPr>
      <w:ins w:id="23816" w:author="Visone Rossana (GSE)" w:date="2025-10-20T11:47:00Z" w16du:dateUtc="2025-10-20T09:47:00Z">
        <w:r w:rsidRPr="002B18C3">
          <w:rPr>
            <w:b w:val="0"/>
            <w:bCs w:val="0"/>
            <w:i/>
            <w:iCs/>
            <w:rPrChange w:id="23817" w:author="Visone Rossana (GSE)" w:date="2025-10-20T11:49:00Z" w16du:dateUtc="2025-10-20T09:49:00Z">
              <w:rPr/>
            </w:rPrChange>
          </w:rPr>
          <w:t xml:space="preserve">Tabella </w:t>
        </w:r>
      </w:ins>
      <w:ins w:id="23818" w:author="Visone Rossana (GSE)" w:date="2025-10-20T11:48:00Z" w16du:dateUtc="2025-10-20T09:48:00Z">
        <w:r w:rsidRPr="002B18C3">
          <w:rPr>
            <w:b w:val="0"/>
            <w:bCs w:val="0"/>
            <w:i/>
            <w:iCs/>
            <w:rPrChange w:id="23819" w:author="Visone Rossana (GSE)" w:date="2025-10-20T11:49:00Z" w16du:dateUtc="2025-10-20T09:49:00Z">
              <w:rPr/>
            </w:rPrChange>
          </w:rPr>
          <w:t>x</w:t>
        </w:r>
      </w:ins>
      <w:ins w:id="23820" w:author="Visone Rossana (GSE)" w:date="2025-10-20T11:47:00Z" w16du:dateUtc="2025-10-20T09:47:00Z">
        <w:r w:rsidRPr="002B18C3">
          <w:rPr>
            <w:b w:val="0"/>
            <w:bCs w:val="0"/>
            <w:i/>
            <w:iCs/>
            <w:rPrChange w:id="23821" w:author="Visone Rossana (GSE)" w:date="2025-10-20T11:49:00Z" w16du:dateUtc="2025-10-20T09:49:00Z">
              <w:rPr/>
            </w:rPrChange>
          </w:rPr>
          <w:t>- Requisiti minimi Ecodesign per pompe di calore geotermiche</w:t>
        </w:r>
      </w:ins>
    </w:p>
    <w:p w14:paraId="3DABDE9F" w14:textId="77777777" w:rsidR="002B18C3" w:rsidRDefault="002B18C3">
      <w:pPr>
        <w:spacing w:after="120" w:line="276" w:lineRule="auto"/>
        <w:ind w:left="360"/>
        <w:jc w:val="both"/>
        <w:rPr>
          <w:ins w:id="23822" w:author="Visone Rossana (GSE)" w:date="2025-10-20T11:29:00Z" w16du:dateUtc="2025-10-20T09:29:00Z"/>
          <w:rFonts w:cs="Calibri"/>
          <w:sz w:val="22"/>
          <w:szCs w:val="22"/>
        </w:rPr>
        <w:pPrChange w:id="23823" w:author="Visone Rossana (GSE)" w:date="2025-10-20T11:31:00Z" w16du:dateUtc="2025-10-20T09:31:00Z">
          <w:pPr>
            <w:numPr>
              <w:numId w:val="469"/>
            </w:numPr>
            <w:tabs>
              <w:tab w:val="num" w:pos="360"/>
            </w:tabs>
            <w:spacing w:after="120" w:line="276" w:lineRule="auto"/>
            <w:ind w:left="360" w:hanging="360"/>
            <w:jc w:val="both"/>
          </w:pPr>
        </w:pPrChange>
      </w:pPr>
    </w:p>
    <w:p w14:paraId="6B07B41B" w14:textId="23102CC1" w:rsidR="009715D2" w:rsidRDefault="009715D2" w:rsidP="00D849E6">
      <w:pPr>
        <w:numPr>
          <w:ilvl w:val="0"/>
          <w:numId w:val="469"/>
        </w:numPr>
        <w:spacing w:after="120" w:line="276" w:lineRule="auto"/>
        <w:jc w:val="both"/>
        <w:rPr>
          <w:ins w:id="23824" w:author="Visone Rossana (GSE)" w:date="2025-10-20T11:43:00Z" w16du:dateUtc="2025-10-20T09:43:00Z"/>
          <w:rFonts w:cs="Calibri"/>
          <w:sz w:val="22"/>
          <w:szCs w:val="22"/>
        </w:rPr>
      </w:pPr>
      <w:ins w:id="23825" w:author="Visone Rossana (GSE)" w:date="2025-10-20T11:29:00Z" w16du:dateUtc="2025-10-20T09:29:00Z">
        <w:r w:rsidRPr="006926E9">
          <w:rPr>
            <w:rFonts w:cs="Calibri"/>
            <w:b/>
            <w:bCs/>
            <w:sz w:val="22"/>
            <w:szCs w:val="22"/>
          </w:rPr>
          <w:t>per le pompe di calore</w:t>
        </w:r>
      </w:ins>
      <w:ins w:id="23826" w:author="Visone Rossana (GSE)" w:date="2025-10-20T11:30:00Z" w16du:dateUtc="2025-10-20T09:30:00Z">
        <w:r>
          <w:rPr>
            <w:rFonts w:cs="Calibri"/>
            <w:b/>
            <w:bCs/>
            <w:sz w:val="22"/>
            <w:szCs w:val="22"/>
          </w:rPr>
          <w:t xml:space="preserve"> a gas </w:t>
        </w:r>
      </w:ins>
      <w:ins w:id="23827" w:author="Visone Rossana (GSE)" w:date="2025-10-20T11:41:00Z" w16du:dateUtc="2025-10-20T09:41:00Z">
        <w:r w:rsidR="007A4351" w:rsidRPr="007A4351">
          <w:rPr>
            <w:rFonts w:cs="Calibri"/>
            <w:sz w:val="22"/>
            <w:szCs w:val="22"/>
            <w:rPrChange w:id="23828" w:author="Visone Rossana (GSE)" w:date="2025-10-20T11:41:00Z" w16du:dateUtc="2025-10-20T09:41:00Z">
              <w:rPr>
                <w:rFonts w:cs="Calibri"/>
                <w:b/>
                <w:bCs/>
                <w:sz w:val="22"/>
                <w:szCs w:val="22"/>
              </w:rPr>
            </w:rPrChange>
          </w:rPr>
          <w:t>l’efficienza media stagionale Ꞃ</w:t>
        </w:r>
        <w:r w:rsidR="007A4351" w:rsidRPr="007A4351">
          <w:rPr>
            <w:rFonts w:cs="Calibri"/>
            <w:sz w:val="22"/>
            <w:szCs w:val="22"/>
            <w:vertAlign w:val="subscript"/>
            <w:rPrChange w:id="23829" w:author="Visone Rossana (GSE)" w:date="2025-10-20T11:42:00Z" w16du:dateUtc="2025-10-20T09:42:00Z">
              <w:rPr>
                <w:rFonts w:cs="Calibri"/>
                <w:b/>
                <w:bCs/>
                <w:sz w:val="22"/>
                <w:szCs w:val="22"/>
              </w:rPr>
            </w:rPrChange>
          </w:rPr>
          <w:t>s</w:t>
        </w:r>
        <w:r w:rsidR="007A4351" w:rsidRPr="007A4351">
          <w:rPr>
            <w:rFonts w:cs="Calibri"/>
            <w:sz w:val="22"/>
            <w:szCs w:val="22"/>
            <w:rPrChange w:id="23830" w:author="Visone Rossana (GSE)" w:date="2025-10-20T11:41:00Z" w16du:dateUtc="2025-10-20T09:41:00Z">
              <w:rPr>
                <w:rFonts w:cs="Calibri"/>
                <w:b/>
                <w:bCs/>
                <w:sz w:val="22"/>
                <w:szCs w:val="22"/>
              </w:rPr>
            </w:rPrChange>
          </w:rPr>
          <w:t>% deve essere almeno pari ai valori requisiti minimi di ecoprogettazione dei regolamenti di prodotto ecodesign, calcolati in zona climatica “</w:t>
        </w:r>
        <w:r w:rsidR="007A4351" w:rsidRPr="007A4351">
          <w:rPr>
            <w:rFonts w:cs="Calibri"/>
            <w:i/>
            <w:iCs/>
            <w:sz w:val="22"/>
            <w:szCs w:val="22"/>
            <w:rPrChange w:id="23831" w:author="Visone Rossana (GSE)" w:date="2025-10-20T11:42:00Z" w16du:dateUtc="2025-10-20T09:42:00Z">
              <w:rPr>
                <w:rFonts w:cs="Calibri"/>
                <w:b/>
                <w:bCs/>
                <w:sz w:val="22"/>
                <w:szCs w:val="22"/>
              </w:rPr>
            </w:rPrChange>
          </w:rPr>
          <w:t>average</w:t>
        </w:r>
        <w:r w:rsidR="007A4351" w:rsidRPr="007A4351">
          <w:rPr>
            <w:rFonts w:cs="Calibri"/>
            <w:sz w:val="22"/>
            <w:szCs w:val="22"/>
            <w:rPrChange w:id="23832" w:author="Visone Rossana (GSE)" w:date="2025-10-20T11:41:00Z" w16du:dateUtc="2025-10-20T09:41:00Z">
              <w:rPr>
                <w:rFonts w:cs="Calibri"/>
                <w:b/>
                <w:bCs/>
                <w:sz w:val="22"/>
                <w:szCs w:val="22"/>
              </w:rPr>
            </w:rPrChange>
          </w:rPr>
          <w:t>” e stabiliti in funzione del tipo di prodotto e di applicazione, secondo quanto indicato in tabella 5</w:t>
        </w:r>
      </w:ins>
      <w:ins w:id="23833" w:author="Visone Rossana (GSE)" w:date="2025-10-20T11:42:00Z" w16du:dateUtc="2025-10-20T09:42:00Z">
        <w:r w:rsidR="00DF5B5E">
          <w:rPr>
            <w:rFonts w:cs="Calibri"/>
            <w:sz w:val="22"/>
            <w:szCs w:val="22"/>
          </w:rPr>
          <w:t>- Allegato II del Decreto.</w:t>
        </w:r>
      </w:ins>
    </w:p>
    <w:tbl>
      <w:tblPr>
        <w:tblStyle w:val="TableNormal1"/>
        <w:tblW w:w="935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3834" w:author="Visone Rossana (GSE)" w:date="2025-10-20T11:48:00Z" w16du:dateUtc="2025-10-20T09:48:00Z">
          <w:tblPr>
            <w:tblStyle w:val="TableNormal1"/>
            <w:tblW w:w="935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1417"/>
        <w:gridCol w:w="2410"/>
        <w:gridCol w:w="2552"/>
        <w:gridCol w:w="1559"/>
        <w:gridCol w:w="1417"/>
        <w:tblGridChange w:id="23835">
          <w:tblGrid>
            <w:gridCol w:w="1417"/>
            <w:gridCol w:w="2410"/>
            <w:gridCol w:w="2552"/>
            <w:gridCol w:w="1559"/>
            <w:gridCol w:w="1417"/>
          </w:tblGrid>
        </w:tblGridChange>
      </w:tblGrid>
      <w:tr w:rsidR="00163A51" w:rsidRPr="00110BE6" w14:paraId="76C303C4" w14:textId="77777777" w:rsidTr="002B18C3">
        <w:trPr>
          <w:trHeight w:val="305"/>
          <w:ins w:id="23836" w:author="Visone Rossana (GSE)" w:date="2025-10-20T11:45:00Z"/>
          <w:trPrChange w:id="23837" w:author="Visone Rossana (GSE)" w:date="2025-10-20T11:48:00Z" w16du:dateUtc="2025-10-20T09:48:00Z">
            <w:trPr>
              <w:trHeight w:val="458"/>
            </w:trPr>
          </w:trPrChange>
        </w:trPr>
        <w:tc>
          <w:tcPr>
            <w:tcW w:w="9355"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23838" w:author="Visone Rossana (GSE)" w:date="2025-10-20T11:48:00Z" w16du:dateUtc="2025-10-20T09:48:00Z">
              <w:tcPr>
                <w:tcW w:w="9355" w:type="dxa"/>
                <w:gridSpan w:val="5"/>
                <w:tcBorders>
                  <w:top w:val="single" w:sz="4" w:space="0" w:color="000000"/>
                  <w:left w:val="single" w:sz="4" w:space="0" w:color="000000"/>
                  <w:bottom w:val="single" w:sz="4" w:space="0" w:color="000000"/>
                  <w:right w:val="single" w:sz="4" w:space="0" w:color="000000"/>
                </w:tcBorders>
              </w:tcPr>
            </w:tcPrChange>
          </w:tcPr>
          <w:p w14:paraId="2830E4B7" w14:textId="3FA9D539" w:rsidR="00163A51" w:rsidRPr="004E59E6" w:rsidRDefault="000460A5">
            <w:pPr>
              <w:pStyle w:val="TableParagraph"/>
              <w:spacing w:line="223" w:lineRule="exact"/>
              <w:rPr>
                <w:ins w:id="23839" w:author="Visone Rossana (GSE)" w:date="2025-10-20T11:45:00Z" w16du:dateUtc="2025-10-20T09:45:00Z"/>
                <w:rFonts w:asciiTheme="minorHAnsi" w:hAnsiTheme="minorHAnsi" w:cstheme="minorHAnsi"/>
                <w:b/>
                <w:sz w:val="16"/>
                <w:szCs w:val="16"/>
                <w:lang w:val="it-IT"/>
                <w:rPrChange w:id="23840" w:author="Di Lorenzo Michele (GSE)" w:date="2025-10-29T12:04:00Z" w16du:dateUtc="2025-10-29T11:04:00Z">
                  <w:rPr>
                    <w:ins w:id="23841" w:author="Visone Rossana (GSE)" w:date="2025-10-20T11:45:00Z" w16du:dateUtc="2025-10-20T09:45:00Z"/>
                    <w:rFonts w:asciiTheme="minorHAnsi" w:hAnsiTheme="minorHAnsi" w:cstheme="minorHAnsi"/>
                    <w:b/>
                    <w:sz w:val="16"/>
                    <w:szCs w:val="16"/>
                  </w:rPr>
                </w:rPrChange>
              </w:rPr>
              <w:pPrChange w:id="23842" w:author="Visone Rossana (GSE)" w:date="2025-10-20T11:48:00Z" w16du:dateUtc="2025-10-20T09:48:00Z">
                <w:pPr>
                  <w:pStyle w:val="TableParagraph"/>
                  <w:spacing w:line="223" w:lineRule="exact"/>
                  <w:jc w:val="center"/>
                </w:pPr>
              </w:pPrChange>
            </w:pPr>
            <w:ins w:id="23843" w:author="Visone Rossana (GSE)" w:date="2025-10-20T11:46:00Z" w16du:dateUtc="2025-10-20T09:46:00Z">
              <w:r w:rsidRPr="004E59E6">
                <w:rPr>
                  <w:rFonts w:asciiTheme="minorHAnsi" w:hAnsiTheme="minorHAnsi" w:cstheme="minorHAnsi"/>
                  <w:b/>
                  <w:sz w:val="16"/>
                  <w:szCs w:val="16"/>
                </w:rPr>
                <w:t>[Tabella 5 – Allegato I – D.M. 7 agosto 2025]</w:t>
              </w:r>
            </w:ins>
          </w:p>
        </w:tc>
      </w:tr>
      <w:tr w:rsidR="00C17D9E" w:rsidRPr="00110BE6" w14:paraId="096F1BB0" w14:textId="77777777" w:rsidTr="002B18C3">
        <w:trPr>
          <w:trHeight w:val="458"/>
          <w:ins w:id="23844" w:author="Visone Rossana (GSE)" w:date="2025-10-20T11:44:00Z"/>
          <w:trPrChange w:id="23845" w:author="Visone Rossana (GSE)" w:date="2025-10-20T11:48:00Z" w16du:dateUtc="2025-10-20T09:48:00Z">
            <w:trPr>
              <w:trHeight w:val="458"/>
            </w:trPr>
          </w:trPrChange>
        </w:trPr>
        <w:tc>
          <w:tcPr>
            <w:tcW w:w="1417" w:type="dxa"/>
            <w:tcBorders>
              <w:top w:val="single" w:sz="4" w:space="0" w:color="000000"/>
              <w:left w:val="single" w:sz="4" w:space="0" w:color="000000"/>
              <w:bottom w:val="single" w:sz="4" w:space="0" w:color="000000"/>
              <w:right w:val="single" w:sz="4" w:space="0" w:color="000000"/>
            </w:tcBorders>
            <w:tcPrChange w:id="23846" w:author="Visone Rossana (GSE)" w:date="2025-10-20T11:48:00Z" w16du:dateUtc="2025-10-20T09:48:00Z">
              <w:tcPr>
                <w:tcW w:w="1417" w:type="dxa"/>
                <w:tcBorders>
                  <w:top w:val="single" w:sz="4" w:space="0" w:color="000000"/>
                  <w:left w:val="single" w:sz="4" w:space="0" w:color="000000"/>
                  <w:bottom w:val="single" w:sz="4" w:space="0" w:color="000000"/>
                  <w:right w:val="single" w:sz="4" w:space="0" w:color="000000"/>
                </w:tcBorders>
              </w:tcPr>
            </w:tcPrChange>
          </w:tcPr>
          <w:p w14:paraId="2876EBB2" w14:textId="77777777" w:rsidR="00C17D9E" w:rsidRPr="00163A51" w:rsidRDefault="00C17D9E" w:rsidP="003654F2">
            <w:pPr>
              <w:pStyle w:val="TableParagraph"/>
              <w:spacing w:line="223" w:lineRule="exact"/>
              <w:ind w:left="-490"/>
              <w:rPr>
                <w:ins w:id="23847" w:author="Visone Rossana (GSE)" w:date="2025-10-20T11:44:00Z" w16du:dateUtc="2025-10-20T09:44:00Z"/>
                <w:rFonts w:asciiTheme="minorHAnsi" w:hAnsiTheme="minorHAnsi" w:cstheme="minorHAnsi"/>
                <w:sz w:val="16"/>
                <w:szCs w:val="16"/>
                <w:lang w:val="it-IT"/>
                <w:rPrChange w:id="23848" w:author="Visone Rossana (GSE)" w:date="2025-10-20T11:45:00Z" w16du:dateUtc="2025-10-20T09:45:00Z">
                  <w:rPr>
                    <w:ins w:id="23849" w:author="Visone Rossana (GSE)" w:date="2025-10-20T11:44:00Z" w16du:dateUtc="2025-10-20T09:44:00Z"/>
                    <w:sz w:val="18"/>
                    <w:lang w:val="it-IT"/>
                  </w:rPr>
                </w:rPrChange>
              </w:rPr>
            </w:pP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850" w:author="Visone Rossana (GSE)" w:date="2025-10-20T11:48:00Z" w16du:dateUtc="2025-10-20T09:48:00Z">
              <w:tcPr>
                <w:tcW w:w="2410" w:type="dxa"/>
                <w:tcBorders>
                  <w:top w:val="single" w:sz="4" w:space="0" w:color="000000"/>
                  <w:left w:val="single" w:sz="4" w:space="0" w:color="000000"/>
                  <w:bottom w:val="single" w:sz="4" w:space="0" w:color="000000"/>
                  <w:right w:val="single" w:sz="4" w:space="0" w:color="000000"/>
                </w:tcBorders>
                <w:vAlign w:val="center"/>
                <w:hideMark/>
              </w:tcPr>
            </w:tcPrChange>
          </w:tcPr>
          <w:p w14:paraId="753CDA69" w14:textId="77777777" w:rsidR="00C17D9E" w:rsidRPr="00163A51" w:rsidRDefault="00C17D9E" w:rsidP="003654F2">
            <w:pPr>
              <w:pStyle w:val="TableParagraph"/>
              <w:spacing w:line="223" w:lineRule="exact"/>
              <w:ind w:left="242"/>
              <w:jc w:val="center"/>
              <w:rPr>
                <w:ins w:id="23851" w:author="Visone Rossana (GSE)" w:date="2025-10-20T11:44:00Z" w16du:dateUtc="2025-10-20T09:44:00Z"/>
                <w:rFonts w:asciiTheme="minorHAnsi" w:hAnsiTheme="minorHAnsi" w:cstheme="minorHAnsi"/>
                <w:b/>
                <w:sz w:val="16"/>
                <w:szCs w:val="16"/>
                <w:lang w:val="it-IT"/>
                <w:rPrChange w:id="23852" w:author="Visone Rossana (GSE)" w:date="2025-10-20T11:45:00Z" w16du:dateUtc="2025-10-20T09:45:00Z">
                  <w:rPr>
                    <w:ins w:id="23853" w:author="Visone Rossana (GSE)" w:date="2025-10-20T11:44:00Z" w16du:dateUtc="2025-10-20T09:44:00Z"/>
                    <w:b/>
                    <w:sz w:val="18"/>
                    <w:lang w:val="it-IT"/>
                  </w:rPr>
                </w:rPrChange>
              </w:rPr>
            </w:pPr>
            <w:ins w:id="23854" w:author="Visone Rossana (GSE)" w:date="2025-10-20T11:44:00Z" w16du:dateUtc="2025-10-20T09:44:00Z">
              <w:r w:rsidRPr="004E59E6">
                <w:rPr>
                  <w:rFonts w:asciiTheme="minorHAnsi" w:hAnsiTheme="minorHAnsi" w:cstheme="minorHAnsi"/>
                  <w:b/>
                  <w:sz w:val="16"/>
                  <w:szCs w:val="16"/>
                  <w:rPrChange w:id="23855" w:author="Di Lorenzo Michele (GSE)" w:date="2025-10-29T12:04:00Z" w16du:dateUtc="2025-10-29T11:04:00Z">
                    <w:rPr>
                      <w:b/>
                      <w:sz w:val="18"/>
                    </w:rPr>
                  </w:rPrChange>
                </w:rPr>
                <w:t>Tipo di pompa di calore</w:t>
              </w:r>
            </w:ins>
          </w:p>
          <w:p w14:paraId="3A93EAAD" w14:textId="77777777" w:rsidR="00C17D9E" w:rsidRPr="00163A51" w:rsidRDefault="00C17D9E" w:rsidP="003654F2">
            <w:pPr>
              <w:pStyle w:val="TableParagraph"/>
              <w:spacing w:line="215" w:lineRule="exact"/>
              <w:ind w:left="184"/>
              <w:jc w:val="center"/>
              <w:rPr>
                <w:ins w:id="23856" w:author="Visone Rossana (GSE)" w:date="2025-10-20T11:44:00Z" w16du:dateUtc="2025-10-20T09:44:00Z"/>
                <w:rFonts w:asciiTheme="minorHAnsi" w:hAnsiTheme="minorHAnsi" w:cstheme="minorHAnsi"/>
                <w:b/>
                <w:sz w:val="16"/>
                <w:szCs w:val="16"/>
                <w:lang w:val="it-IT"/>
                <w:rPrChange w:id="23857" w:author="Visone Rossana (GSE)" w:date="2025-10-20T11:45:00Z" w16du:dateUtc="2025-10-20T09:45:00Z">
                  <w:rPr>
                    <w:ins w:id="23858" w:author="Visone Rossana (GSE)" w:date="2025-10-20T11:44:00Z" w16du:dateUtc="2025-10-20T09:44:00Z"/>
                    <w:b/>
                    <w:sz w:val="18"/>
                    <w:lang w:val="it-IT"/>
                  </w:rPr>
                </w:rPrChange>
              </w:rPr>
            </w:pPr>
            <w:ins w:id="23859" w:author="Visone Rossana (GSE)" w:date="2025-10-20T11:44:00Z" w16du:dateUtc="2025-10-20T09:44:00Z">
              <w:r w:rsidRPr="004E59E6">
                <w:rPr>
                  <w:rFonts w:asciiTheme="minorHAnsi" w:hAnsiTheme="minorHAnsi" w:cstheme="minorHAnsi"/>
                  <w:b/>
                  <w:sz w:val="16"/>
                  <w:szCs w:val="16"/>
                  <w:rPrChange w:id="23860" w:author="Di Lorenzo Michele (GSE)" w:date="2025-10-29T12:04:00Z" w16du:dateUtc="2025-10-29T11:04:00Z">
                    <w:rPr>
                      <w:b/>
                      <w:sz w:val="18"/>
                    </w:rPr>
                  </w:rPrChange>
                </w:rPr>
                <w:t>Ambiente esterno/interno</w:t>
              </w:r>
            </w:ins>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861" w:author="Visone Rossana (GSE)" w:date="2025-10-20T11:48:00Z" w16du:dateUtc="2025-10-20T09:48:00Z">
              <w:tcPr>
                <w:tcW w:w="2552" w:type="dxa"/>
                <w:tcBorders>
                  <w:top w:val="single" w:sz="4" w:space="0" w:color="000000"/>
                  <w:left w:val="single" w:sz="4" w:space="0" w:color="000000"/>
                  <w:bottom w:val="single" w:sz="4" w:space="0" w:color="000000"/>
                  <w:right w:val="single" w:sz="4" w:space="0" w:color="000000"/>
                </w:tcBorders>
                <w:vAlign w:val="center"/>
                <w:hideMark/>
              </w:tcPr>
            </w:tcPrChange>
          </w:tcPr>
          <w:p w14:paraId="579EC47D" w14:textId="77777777" w:rsidR="00C17D9E" w:rsidRPr="00163A51" w:rsidRDefault="00C17D9E" w:rsidP="003654F2">
            <w:pPr>
              <w:pStyle w:val="TableParagraph"/>
              <w:spacing w:line="223" w:lineRule="exact"/>
              <w:ind w:left="242"/>
              <w:jc w:val="center"/>
              <w:rPr>
                <w:ins w:id="23862" w:author="Visone Rossana (GSE)" w:date="2025-10-20T11:44:00Z" w16du:dateUtc="2025-10-20T09:44:00Z"/>
                <w:rFonts w:asciiTheme="minorHAnsi" w:hAnsiTheme="minorHAnsi" w:cstheme="minorHAnsi"/>
                <w:b/>
                <w:sz w:val="16"/>
                <w:szCs w:val="16"/>
                <w:lang w:val="it-IT"/>
                <w:rPrChange w:id="23863" w:author="Visone Rossana (GSE)" w:date="2025-10-20T11:45:00Z" w16du:dateUtc="2025-10-20T09:45:00Z">
                  <w:rPr>
                    <w:ins w:id="23864" w:author="Visone Rossana (GSE)" w:date="2025-10-20T11:44:00Z" w16du:dateUtc="2025-10-20T09:44:00Z"/>
                    <w:b/>
                    <w:sz w:val="18"/>
                    <w:lang w:val="it-IT"/>
                  </w:rPr>
                </w:rPrChange>
              </w:rPr>
            </w:pPr>
            <w:ins w:id="23865" w:author="Visone Rossana (GSE)" w:date="2025-10-20T11:44:00Z" w16du:dateUtc="2025-10-20T09:44:00Z">
              <w:r w:rsidRPr="004E59E6">
                <w:rPr>
                  <w:rFonts w:asciiTheme="minorHAnsi" w:hAnsiTheme="minorHAnsi" w:cstheme="minorHAnsi"/>
                  <w:b/>
                  <w:sz w:val="16"/>
                  <w:szCs w:val="16"/>
                  <w:rPrChange w:id="23866" w:author="Di Lorenzo Michele (GSE)" w:date="2025-10-29T12:04:00Z" w16du:dateUtc="2025-10-29T11:04:00Z">
                    <w:rPr>
                      <w:b/>
                      <w:sz w:val="18"/>
                    </w:rPr>
                  </w:rPrChange>
                </w:rPr>
                <w:t xml:space="preserve">Efficienza stagionale minima ecodesign </w:t>
              </w:r>
              <w:r w:rsidRPr="00163A51">
                <w:rPr>
                  <w:rFonts w:asciiTheme="minorHAnsi" w:hAnsiTheme="minorHAnsi" w:cstheme="minorHAnsi"/>
                  <w:b/>
                  <w:sz w:val="16"/>
                  <w:szCs w:val="16"/>
                  <w:rPrChange w:id="23867" w:author="Visone Rossana (GSE)" w:date="2025-10-20T11:45:00Z" w16du:dateUtc="2025-10-20T09:45:00Z">
                    <w:rPr>
                      <w:b/>
                      <w:sz w:val="18"/>
                    </w:rPr>
                  </w:rPrChange>
                </w:rPr>
                <w:t>Ꞃ</w:t>
              </w:r>
              <w:r w:rsidRPr="004E59E6">
                <w:rPr>
                  <w:rFonts w:asciiTheme="minorHAnsi" w:hAnsiTheme="minorHAnsi" w:cstheme="minorHAnsi"/>
                  <w:b/>
                  <w:sz w:val="16"/>
                  <w:szCs w:val="16"/>
                  <w:rPrChange w:id="23868" w:author="Di Lorenzo Michele (GSE)" w:date="2025-10-29T12:04:00Z" w16du:dateUtc="2025-10-29T11:04:00Z">
                    <w:rPr>
                      <w:b/>
                      <w:sz w:val="18"/>
                    </w:rPr>
                  </w:rPrChange>
                </w:rPr>
                <w:t>s%</w:t>
              </w:r>
            </w:ins>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869" w:author="Visone Rossana (GSE)" w:date="2025-10-20T11:48:00Z" w16du:dateUtc="2025-10-20T09:48:00Z">
              <w:tcPr>
                <w:tcW w:w="1559" w:type="dxa"/>
                <w:tcBorders>
                  <w:top w:val="single" w:sz="4" w:space="0" w:color="000000"/>
                  <w:left w:val="single" w:sz="4" w:space="0" w:color="000000"/>
                  <w:bottom w:val="single" w:sz="4" w:space="0" w:color="000000"/>
                  <w:right w:val="single" w:sz="4" w:space="0" w:color="000000"/>
                </w:tcBorders>
                <w:vAlign w:val="center"/>
                <w:hideMark/>
              </w:tcPr>
            </w:tcPrChange>
          </w:tcPr>
          <w:p w14:paraId="00E4E0DB" w14:textId="77777777" w:rsidR="00C17D9E" w:rsidRPr="00163A51" w:rsidRDefault="00C17D9E" w:rsidP="003654F2">
            <w:pPr>
              <w:pStyle w:val="TableParagraph"/>
              <w:spacing w:line="223" w:lineRule="exact"/>
              <w:ind w:left="242"/>
              <w:jc w:val="center"/>
              <w:rPr>
                <w:ins w:id="23870" w:author="Visone Rossana (GSE)" w:date="2025-10-20T11:44:00Z" w16du:dateUtc="2025-10-20T09:44:00Z"/>
                <w:rFonts w:asciiTheme="minorHAnsi" w:hAnsiTheme="minorHAnsi" w:cstheme="minorHAnsi"/>
                <w:b/>
                <w:sz w:val="16"/>
                <w:szCs w:val="16"/>
                <w:lang w:val="it-IT"/>
                <w:rPrChange w:id="23871" w:author="Visone Rossana (GSE)" w:date="2025-10-20T11:45:00Z" w16du:dateUtc="2025-10-20T09:45:00Z">
                  <w:rPr>
                    <w:ins w:id="23872" w:author="Visone Rossana (GSE)" w:date="2025-10-20T11:44:00Z" w16du:dateUtc="2025-10-20T09:44:00Z"/>
                    <w:b/>
                    <w:sz w:val="18"/>
                    <w:lang w:val="it-IT"/>
                  </w:rPr>
                </w:rPrChange>
              </w:rPr>
            </w:pPr>
            <w:ins w:id="23873" w:author="Visone Rossana (GSE)" w:date="2025-10-20T11:44:00Z" w16du:dateUtc="2025-10-20T09:44:00Z">
              <w:r w:rsidRPr="00163A51">
                <w:rPr>
                  <w:rFonts w:asciiTheme="minorHAnsi" w:hAnsiTheme="minorHAnsi" w:cstheme="minorHAnsi"/>
                  <w:b/>
                  <w:sz w:val="16"/>
                  <w:szCs w:val="16"/>
                  <w:rPrChange w:id="23874" w:author="Visone Rossana (GSE)" w:date="2025-10-20T11:45:00Z" w16du:dateUtc="2025-10-20T09:45:00Z">
                    <w:rPr>
                      <w:b/>
                      <w:sz w:val="18"/>
                    </w:rPr>
                  </w:rPrChange>
                </w:rPr>
                <w:t>SPER minimo ecodesign</w:t>
              </w:r>
            </w:ins>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3875" w:author="Visone Rossana (GSE)" w:date="2025-10-20T11:48:00Z" w16du:dateUtc="2025-10-20T09:48:00Z">
              <w:tcPr>
                <w:tcW w:w="1417" w:type="dxa"/>
                <w:tcBorders>
                  <w:top w:val="single" w:sz="4" w:space="0" w:color="000000"/>
                  <w:left w:val="single" w:sz="4" w:space="0" w:color="000000"/>
                  <w:bottom w:val="single" w:sz="4" w:space="0" w:color="000000"/>
                  <w:right w:val="single" w:sz="4" w:space="0" w:color="000000"/>
                </w:tcBorders>
                <w:vAlign w:val="center"/>
                <w:hideMark/>
              </w:tcPr>
            </w:tcPrChange>
          </w:tcPr>
          <w:p w14:paraId="6792E52F" w14:textId="77777777" w:rsidR="00C17D9E" w:rsidRPr="00163A51" w:rsidRDefault="00C17D9E" w:rsidP="003654F2">
            <w:pPr>
              <w:pStyle w:val="TableParagraph"/>
              <w:spacing w:line="223" w:lineRule="exact"/>
              <w:jc w:val="center"/>
              <w:rPr>
                <w:ins w:id="23876" w:author="Visone Rossana (GSE)" w:date="2025-10-20T11:44:00Z" w16du:dateUtc="2025-10-20T09:44:00Z"/>
                <w:rFonts w:asciiTheme="minorHAnsi" w:hAnsiTheme="minorHAnsi" w:cstheme="minorHAnsi"/>
                <w:b/>
                <w:sz w:val="16"/>
                <w:szCs w:val="16"/>
                <w:lang w:val="it-IT"/>
                <w:rPrChange w:id="23877" w:author="Visone Rossana (GSE)" w:date="2025-10-20T11:45:00Z" w16du:dateUtc="2025-10-20T09:45:00Z">
                  <w:rPr>
                    <w:ins w:id="23878" w:author="Visone Rossana (GSE)" w:date="2025-10-20T11:44:00Z" w16du:dateUtc="2025-10-20T09:44:00Z"/>
                    <w:b/>
                    <w:sz w:val="18"/>
                    <w:lang w:val="it-IT"/>
                  </w:rPr>
                </w:rPrChange>
              </w:rPr>
            </w:pPr>
            <w:ins w:id="23879" w:author="Visone Rossana (GSE)" w:date="2025-10-20T11:44:00Z" w16du:dateUtc="2025-10-20T09:44:00Z">
              <w:r w:rsidRPr="00163A51">
                <w:rPr>
                  <w:rFonts w:asciiTheme="minorHAnsi" w:hAnsiTheme="minorHAnsi" w:cstheme="minorHAnsi"/>
                  <w:b/>
                  <w:sz w:val="16"/>
                  <w:szCs w:val="16"/>
                  <w:rPrChange w:id="23880" w:author="Visone Rossana (GSE)" w:date="2025-10-20T11:45:00Z" w16du:dateUtc="2025-10-20T09:45:00Z">
                    <w:rPr>
                      <w:b/>
                      <w:sz w:val="18"/>
                    </w:rPr>
                  </w:rPrChange>
                </w:rPr>
                <w:t>Denominazione commerciale</w:t>
              </w:r>
            </w:ins>
          </w:p>
        </w:tc>
      </w:tr>
      <w:tr w:rsidR="00C17D9E" w:rsidRPr="00110BE6" w14:paraId="7E6814AC" w14:textId="77777777" w:rsidTr="003654F2">
        <w:trPr>
          <w:trHeight w:val="326"/>
          <w:ins w:id="23881" w:author="Visone Rossana (GSE)" w:date="2025-10-20T11:44:00Z"/>
        </w:trPr>
        <w:tc>
          <w:tcPr>
            <w:tcW w:w="1417" w:type="dxa"/>
            <w:tcBorders>
              <w:top w:val="single" w:sz="4" w:space="0" w:color="000000"/>
              <w:left w:val="single" w:sz="4" w:space="0" w:color="000000"/>
              <w:right w:val="single" w:sz="4" w:space="0" w:color="000000"/>
            </w:tcBorders>
            <w:vAlign w:val="center"/>
          </w:tcPr>
          <w:p w14:paraId="0685E530" w14:textId="77777777" w:rsidR="00C17D9E" w:rsidRPr="00163A51" w:rsidRDefault="00C17D9E" w:rsidP="003654F2">
            <w:pPr>
              <w:pStyle w:val="TableParagraph"/>
              <w:spacing w:before="12"/>
              <w:jc w:val="center"/>
              <w:rPr>
                <w:ins w:id="23882" w:author="Visone Rossana (GSE)" w:date="2025-10-20T11:44:00Z" w16du:dateUtc="2025-10-20T09:44:00Z"/>
                <w:rFonts w:asciiTheme="minorHAnsi" w:hAnsiTheme="minorHAnsi" w:cstheme="minorHAnsi"/>
                <w:sz w:val="16"/>
                <w:szCs w:val="16"/>
                <w:rPrChange w:id="23883" w:author="Visone Rossana (GSE)" w:date="2025-10-20T11:45:00Z" w16du:dateUtc="2025-10-20T09:45:00Z">
                  <w:rPr>
                    <w:ins w:id="23884" w:author="Visone Rossana (GSE)" w:date="2025-10-20T11:44:00Z" w16du:dateUtc="2025-10-20T09:44:00Z"/>
                    <w:sz w:val="18"/>
                  </w:rPr>
                </w:rPrChange>
              </w:rPr>
            </w:pPr>
            <w:ins w:id="23885" w:author="Visone Rossana (GSE)" w:date="2025-10-20T11:44:00Z" w16du:dateUtc="2025-10-20T09:44:00Z">
              <w:r w:rsidRPr="00163A51">
                <w:rPr>
                  <w:rFonts w:asciiTheme="minorHAnsi" w:hAnsiTheme="minorHAnsi" w:cstheme="minorHAnsi"/>
                  <w:sz w:val="16"/>
                  <w:szCs w:val="16"/>
                  <w:rPrChange w:id="23886" w:author="Visone Rossana (GSE)" w:date="2025-10-20T11:45:00Z" w16du:dateUtc="2025-10-20T09:45:00Z">
                    <w:rPr>
                      <w:sz w:val="18"/>
                    </w:rPr>
                  </w:rPrChange>
                </w:rPr>
                <w:t>Reg. 2281/2016</w:t>
              </w:r>
            </w:ins>
          </w:p>
        </w:tc>
        <w:tc>
          <w:tcPr>
            <w:tcW w:w="2410" w:type="dxa"/>
            <w:tcBorders>
              <w:top w:val="single" w:sz="4" w:space="0" w:color="000000"/>
              <w:left w:val="single" w:sz="4" w:space="0" w:color="000000"/>
              <w:right w:val="single" w:sz="4" w:space="0" w:color="000000"/>
            </w:tcBorders>
            <w:vAlign w:val="center"/>
            <w:hideMark/>
          </w:tcPr>
          <w:p w14:paraId="59B62965" w14:textId="77777777" w:rsidR="00C17D9E" w:rsidRPr="00163A51" w:rsidRDefault="00C17D9E" w:rsidP="003654F2">
            <w:pPr>
              <w:pStyle w:val="TableParagraph"/>
              <w:spacing w:before="12"/>
              <w:ind w:left="1"/>
              <w:jc w:val="center"/>
              <w:rPr>
                <w:ins w:id="23887" w:author="Visone Rossana (GSE)" w:date="2025-10-20T11:44:00Z" w16du:dateUtc="2025-10-20T09:44:00Z"/>
                <w:rFonts w:asciiTheme="minorHAnsi" w:hAnsiTheme="minorHAnsi" w:cstheme="minorHAnsi"/>
                <w:sz w:val="16"/>
                <w:szCs w:val="16"/>
                <w:rPrChange w:id="23888" w:author="Visone Rossana (GSE)" w:date="2025-10-20T11:45:00Z" w16du:dateUtc="2025-10-20T09:45:00Z">
                  <w:rPr>
                    <w:ins w:id="23889" w:author="Visone Rossana (GSE)" w:date="2025-10-20T11:44:00Z" w16du:dateUtc="2025-10-20T09:44:00Z"/>
                    <w:sz w:val="18"/>
                  </w:rPr>
                </w:rPrChange>
              </w:rPr>
            </w:pPr>
            <w:ins w:id="23890" w:author="Visone Rossana (GSE)" w:date="2025-10-20T11:44:00Z" w16du:dateUtc="2025-10-20T09:44:00Z">
              <w:r w:rsidRPr="00163A51">
                <w:rPr>
                  <w:rFonts w:asciiTheme="minorHAnsi" w:hAnsiTheme="minorHAnsi" w:cstheme="minorHAnsi"/>
                  <w:sz w:val="16"/>
                  <w:szCs w:val="16"/>
                  <w:rPrChange w:id="23891" w:author="Visone Rossana (GSE)" w:date="2025-10-20T11:45:00Z" w16du:dateUtc="2025-10-20T09:45:00Z">
                    <w:rPr>
                      <w:sz w:val="18"/>
                    </w:rPr>
                  </w:rPrChange>
                </w:rPr>
                <w:t xml:space="preserve">aria/aria </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3C5EE20E" w14:textId="77777777" w:rsidR="00C17D9E" w:rsidRPr="00163A51" w:rsidRDefault="00C17D9E" w:rsidP="003654F2">
            <w:pPr>
              <w:pStyle w:val="TableParagraph"/>
              <w:spacing w:before="127"/>
              <w:ind w:left="107"/>
              <w:jc w:val="center"/>
              <w:rPr>
                <w:ins w:id="23892" w:author="Visone Rossana (GSE)" w:date="2025-10-20T11:44:00Z" w16du:dateUtc="2025-10-20T09:44:00Z"/>
                <w:rFonts w:asciiTheme="minorHAnsi" w:hAnsiTheme="minorHAnsi" w:cstheme="minorHAnsi"/>
                <w:sz w:val="16"/>
                <w:szCs w:val="16"/>
                <w:rPrChange w:id="23893" w:author="Visone Rossana (GSE)" w:date="2025-10-20T11:45:00Z" w16du:dateUtc="2025-10-20T09:45:00Z">
                  <w:rPr>
                    <w:ins w:id="23894" w:author="Visone Rossana (GSE)" w:date="2025-10-20T11:44:00Z" w16du:dateUtc="2025-10-20T09:44:00Z"/>
                    <w:sz w:val="18"/>
                  </w:rPr>
                </w:rPrChange>
              </w:rPr>
            </w:pPr>
            <w:ins w:id="23895" w:author="Visone Rossana (GSE)" w:date="2025-10-20T11:44:00Z" w16du:dateUtc="2025-10-20T09:44:00Z">
              <w:r w:rsidRPr="00163A51">
                <w:rPr>
                  <w:rFonts w:asciiTheme="minorHAnsi" w:hAnsiTheme="minorHAnsi" w:cstheme="minorHAnsi"/>
                  <w:sz w:val="16"/>
                  <w:szCs w:val="16"/>
                  <w:rPrChange w:id="23896" w:author="Visone Rossana (GSE)" w:date="2025-10-20T11:45:00Z" w16du:dateUtc="2025-10-20T09:45:00Z">
                    <w:rPr>
                      <w:sz w:val="18"/>
                    </w:rPr>
                  </w:rPrChange>
                </w:rPr>
                <w:t>130</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1F130F2D" w14:textId="77777777" w:rsidR="00C17D9E" w:rsidRPr="00163A51" w:rsidRDefault="00C17D9E" w:rsidP="003654F2">
            <w:pPr>
              <w:pStyle w:val="TableParagraph"/>
              <w:spacing w:before="1"/>
              <w:ind w:left="106"/>
              <w:jc w:val="center"/>
              <w:rPr>
                <w:ins w:id="23897" w:author="Visone Rossana (GSE)" w:date="2025-10-20T11:44:00Z" w16du:dateUtc="2025-10-20T09:44:00Z"/>
                <w:rFonts w:asciiTheme="minorHAnsi" w:hAnsiTheme="minorHAnsi" w:cstheme="minorHAnsi"/>
                <w:sz w:val="16"/>
                <w:szCs w:val="16"/>
                <w:rPrChange w:id="23898" w:author="Visone Rossana (GSE)" w:date="2025-10-20T11:45:00Z" w16du:dateUtc="2025-10-20T09:45:00Z">
                  <w:rPr>
                    <w:ins w:id="23899" w:author="Visone Rossana (GSE)" w:date="2025-10-20T11:44:00Z" w16du:dateUtc="2025-10-20T09:44:00Z"/>
                    <w:sz w:val="18"/>
                  </w:rPr>
                </w:rPrChange>
              </w:rPr>
            </w:pPr>
            <w:ins w:id="23900" w:author="Visone Rossana (GSE)" w:date="2025-10-20T11:44:00Z" w16du:dateUtc="2025-10-20T09:44:00Z">
              <w:r w:rsidRPr="00163A51">
                <w:rPr>
                  <w:rFonts w:asciiTheme="minorHAnsi" w:hAnsiTheme="minorHAnsi" w:cstheme="minorHAnsi"/>
                  <w:sz w:val="16"/>
                  <w:szCs w:val="16"/>
                  <w:rPrChange w:id="23901" w:author="Visone Rossana (GSE)" w:date="2025-10-20T11:45:00Z" w16du:dateUtc="2025-10-20T09:45:00Z">
                    <w:rPr>
                      <w:sz w:val="18"/>
                    </w:rPr>
                  </w:rPrChange>
                </w:rPr>
                <w:t>1,33</w:t>
              </w:r>
            </w:ins>
          </w:p>
        </w:tc>
        <w:tc>
          <w:tcPr>
            <w:tcW w:w="1417" w:type="dxa"/>
            <w:tcBorders>
              <w:top w:val="single" w:sz="4" w:space="0" w:color="000000"/>
              <w:left w:val="single" w:sz="4" w:space="0" w:color="000000"/>
              <w:bottom w:val="single" w:sz="4" w:space="0" w:color="000000"/>
              <w:right w:val="single" w:sz="4" w:space="0" w:color="000000"/>
            </w:tcBorders>
            <w:vAlign w:val="center"/>
          </w:tcPr>
          <w:p w14:paraId="3939EDE4" w14:textId="77777777" w:rsidR="00C17D9E" w:rsidRPr="00163A51" w:rsidRDefault="00C17D9E" w:rsidP="003654F2">
            <w:pPr>
              <w:pStyle w:val="TableParagraph"/>
              <w:jc w:val="center"/>
              <w:rPr>
                <w:ins w:id="23902" w:author="Visone Rossana (GSE)" w:date="2025-10-20T11:44:00Z" w16du:dateUtc="2025-10-20T09:44:00Z"/>
                <w:rFonts w:asciiTheme="minorHAnsi" w:hAnsiTheme="minorHAnsi" w:cstheme="minorHAnsi"/>
                <w:sz w:val="16"/>
                <w:szCs w:val="16"/>
                <w:rPrChange w:id="23903" w:author="Visone Rossana (GSE)" w:date="2025-10-20T11:45:00Z" w16du:dateUtc="2025-10-20T09:45:00Z">
                  <w:rPr>
                    <w:ins w:id="23904" w:author="Visone Rossana (GSE)" w:date="2025-10-20T11:44:00Z" w16du:dateUtc="2025-10-20T09:44:00Z"/>
                    <w:sz w:val="18"/>
                  </w:rPr>
                </w:rPrChange>
              </w:rPr>
            </w:pPr>
            <w:ins w:id="23905" w:author="Visone Rossana (GSE)" w:date="2025-10-20T11:44:00Z" w16du:dateUtc="2025-10-20T09:44:00Z">
              <w:r w:rsidRPr="00163A51">
                <w:rPr>
                  <w:rFonts w:asciiTheme="minorHAnsi" w:hAnsiTheme="minorHAnsi" w:cstheme="minorHAnsi"/>
                  <w:sz w:val="16"/>
                  <w:szCs w:val="16"/>
                  <w:rPrChange w:id="23906" w:author="Visone Rossana (GSE)" w:date="2025-10-20T11:45:00Z" w16du:dateUtc="2025-10-20T09:45:00Z">
                    <w:rPr>
                      <w:sz w:val="18"/>
                    </w:rPr>
                  </w:rPrChange>
                </w:rPr>
                <w:t>Split/multisplit VRF/VRV</w:t>
              </w:r>
            </w:ins>
          </w:p>
        </w:tc>
      </w:tr>
      <w:tr w:rsidR="00C17D9E" w:rsidRPr="00110BE6" w14:paraId="28C3CA5A" w14:textId="77777777" w:rsidTr="003654F2">
        <w:trPr>
          <w:trHeight w:val="460"/>
          <w:ins w:id="23907" w:author="Visone Rossana (GSE)" w:date="2025-10-20T11:44:00Z"/>
        </w:trPr>
        <w:tc>
          <w:tcPr>
            <w:tcW w:w="1417" w:type="dxa"/>
            <w:tcBorders>
              <w:top w:val="single" w:sz="4" w:space="0" w:color="000000"/>
              <w:left w:val="single" w:sz="4" w:space="0" w:color="000000"/>
              <w:right w:val="single" w:sz="4" w:space="0" w:color="000000"/>
            </w:tcBorders>
            <w:vAlign w:val="center"/>
          </w:tcPr>
          <w:p w14:paraId="79EE0A4F" w14:textId="77777777" w:rsidR="00C17D9E" w:rsidRPr="00163A51" w:rsidRDefault="00C17D9E" w:rsidP="003654F2">
            <w:pPr>
              <w:pStyle w:val="TableParagraph"/>
              <w:spacing w:before="108"/>
              <w:jc w:val="center"/>
              <w:rPr>
                <w:ins w:id="23908" w:author="Visone Rossana (GSE)" w:date="2025-10-20T11:44:00Z" w16du:dateUtc="2025-10-20T09:44:00Z"/>
                <w:rFonts w:asciiTheme="minorHAnsi" w:hAnsiTheme="minorHAnsi" w:cstheme="minorHAnsi"/>
                <w:sz w:val="16"/>
                <w:szCs w:val="16"/>
                <w:rPrChange w:id="23909" w:author="Visone Rossana (GSE)" w:date="2025-10-20T11:45:00Z" w16du:dateUtc="2025-10-20T09:45:00Z">
                  <w:rPr>
                    <w:ins w:id="23910" w:author="Visone Rossana (GSE)" w:date="2025-10-20T11:44:00Z" w16du:dateUtc="2025-10-20T09:44:00Z"/>
                    <w:sz w:val="18"/>
                  </w:rPr>
                </w:rPrChange>
              </w:rPr>
            </w:pPr>
            <w:ins w:id="23911" w:author="Visone Rossana (GSE)" w:date="2025-10-20T11:44:00Z" w16du:dateUtc="2025-10-20T09:44:00Z">
              <w:r w:rsidRPr="00163A51">
                <w:rPr>
                  <w:rFonts w:asciiTheme="minorHAnsi" w:hAnsiTheme="minorHAnsi" w:cstheme="minorHAnsi"/>
                  <w:sz w:val="16"/>
                  <w:szCs w:val="16"/>
                  <w:rPrChange w:id="23912" w:author="Visone Rossana (GSE)" w:date="2025-10-20T11:45:00Z" w16du:dateUtc="2025-10-20T09:45:00Z">
                    <w:rPr>
                      <w:sz w:val="18"/>
                    </w:rPr>
                  </w:rPrChange>
                </w:rPr>
                <w:t>Reg. 2281/2016</w:t>
              </w:r>
            </w:ins>
          </w:p>
        </w:tc>
        <w:tc>
          <w:tcPr>
            <w:tcW w:w="2410" w:type="dxa"/>
            <w:tcBorders>
              <w:top w:val="single" w:sz="4" w:space="0" w:color="000000"/>
              <w:left w:val="single" w:sz="4" w:space="0" w:color="000000"/>
              <w:bottom w:val="single" w:sz="4" w:space="0" w:color="000000"/>
              <w:right w:val="single" w:sz="4" w:space="0" w:color="000000"/>
            </w:tcBorders>
            <w:vAlign w:val="center"/>
          </w:tcPr>
          <w:p w14:paraId="3C0E7468" w14:textId="77777777" w:rsidR="00C17D9E" w:rsidRPr="00163A51" w:rsidRDefault="00C17D9E" w:rsidP="003654F2">
            <w:pPr>
              <w:pStyle w:val="TableParagraph"/>
              <w:spacing w:before="108"/>
              <w:ind w:left="1"/>
              <w:jc w:val="center"/>
              <w:rPr>
                <w:ins w:id="23913" w:author="Visone Rossana (GSE)" w:date="2025-10-20T11:44:00Z" w16du:dateUtc="2025-10-20T09:44:00Z"/>
                <w:rFonts w:asciiTheme="minorHAnsi" w:hAnsiTheme="minorHAnsi" w:cstheme="minorHAnsi"/>
                <w:sz w:val="16"/>
                <w:szCs w:val="16"/>
                <w:rPrChange w:id="23914" w:author="Visone Rossana (GSE)" w:date="2025-10-20T11:45:00Z" w16du:dateUtc="2025-10-20T09:45:00Z">
                  <w:rPr>
                    <w:ins w:id="23915" w:author="Visone Rossana (GSE)" w:date="2025-10-20T11:44:00Z" w16du:dateUtc="2025-10-20T09:44:00Z"/>
                    <w:sz w:val="18"/>
                  </w:rPr>
                </w:rPrChange>
              </w:rPr>
            </w:pPr>
            <w:ins w:id="23916" w:author="Visone Rossana (GSE)" w:date="2025-10-20T11:44:00Z" w16du:dateUtc="2025-10-20T09:44:00Z">
              <w:r w:rsidRPr="00163A51">
                <w:rPr>
                  <w:rFonts w:asciiTheme="minorHAnsi" w:hAnsiTheme="minorHAnsi" w:cstheme="minorHAnsi"/>
                  <w:sz w:val="16"/>
                  <w:szCs w:val="16"/>
                  <w:rPrChange w:id="23917" w:author="Visone Rossana (GSE)" w:date="2025-10-20T11:45:00Z" w16du:dateUtc="2025-10-20T09:45:00Z">
                    <w:rPr>
                      <w:sz w:val="18"/>
                    </w:rPr>
                  </w:rPrChange>
                </w:rPr>
                <w:t>acqua/aria</w:t>
              </w:r>
            </w:ins>
          </w:p>
        </w:tc>
        <w:tc>
          <w:tcPr>
            <w:tcW w:w="2552" w:type="dxa"/>
            <w:tcBorders>
              <w:top w:val="single" w:sz="4" w:space="0" w:color="000000"/>
              <w:left w:val="single" w:sz="4" w:space="0" w:color="000000"/>
              <w:bottom w:val="single" w:sz="4" w:space="0" w:color="000000"/>
              <w:right w:val="single" w:sz="4" w:space="0" w:color="000000"/>
            </w:tcBorders>
            <w:vAlign w:val="center"/>
          </w:tcPr>
          <w:p w14:paraId="11948F6D" w14:textId="77777777" w:rsidR="00C17D9E" w:rsidRPr="00163A51" w:rsidRDefault="00C17D9E" w:rsidP="003654F2">
            <w:pPr>
              <w:pStyle w:val="TableParagraph"/>
              <w:spacing w:before="34"/>
              <w:ind w:left="107"/>
              <w:jc w:val="center"/>
              <w:rPr>
                <w:ins w:id="23918" w:author="Visone Rossana (GSE)" w:date="2025-10-20T11:44:00Z" w16du:dateUtc="2025-10-20T09:44:00Z"/>
                <w:rFonts w:asciiTheme="minorHAnsi" w:hAnsiTheme="minorHAnsi" w:cstheme="minorHAnsi"/>
                <w:sz w:val="16"/>
                <w:szCs w:val="16"/>
                <w:rPrChange w:id="23919" w:author="Visone Rossana (GSE)" w:date="2025-10-20T11:45:00Z" w16du:dateUtc="2025-10-20T09:45:00Z">
                  <w:rPr>
                    <w:ins w:id="23920" w:author="Visone Rossana (GSE)" w:date="2025-10-20T11:44:00Z" w16du:dateUtc="2025-10-20T09:44:00Z"/>
                    <w:sz w:val="18"/>
                  </w:rPr>
                </w:rPrChange>
              </w:rPr>
            </w:pPr>
            <w:ins w:id="23921" w:author="Visone Rossana (GSE)" w:date="2025-10-20T11:44:00Z" w16du:dateUtc="2025-10-20T09:44:00Z">
              <w:r w:rsidRPr="00163A51">
                <w:rPr>
                  <w:rFonts w:asciiTheme="minorHAnsi" w:hAnsiTheme="minorHAnsi" w:cstheme="minorHAnsi"/>
                  <w:sz w:val="16"/>
                  <w:szCs w:val="16"/>
                  <w:rPrChange w:id="23922" w:author="Visone Rossana (GSE)" w:date="2025-10-20T11:45:00Z" w16du:dateUtc="2025-10-20T09:45:00Z">
                    <w:rPr>
                      <w:sz w:val="18"/>
                    </w:rPr>
                  </w:rPrChange>
                </w:rPr>
                <w:t>130</w:t>
              </w:r>
            </w:ins>
          </w:p>
        </w:tc>
        <w:tc>
          <w:tcPr>
            <w:tcW w:w="1559" w:type="dxa"/>
            <w:tcBorders>
              <w:top w:val="single" w:sz="4" w:space="0" w:color="000000"/>
              <w:left w:val="single" w:sz="4" w:space="0" w:color="000000"/>
              <w:bottom w:val="single" w:sz="4" w:space="0" w:color="000000"/>
              <w:right w:val="single" w:sz="4" w:space="0" w:color="000000"/>
            </w:tcBorders>
            <w:vAlign w:val="center"/>
          </w:tcPr>
          <w:p w14:paraId="0B4F13AE" w14:textId="77777777" w:rsidR="00C17D9E" w:rsidRPr="00163A51" w:rsidRDefault="00C17D9E" w:rsidP="003654F2">
            <w:pPr>
              <w:pStyle w:val="TableParagraph"/>
              <w:spacing w:line="217" w:lineRule="exact"/>
              <w:ind w:left="106"/>
              <w:jc w:val="center"/>
              <w:rPr>
                <w:ins w:id="23923" w:author="Visone Rossana (GSE)" w:date="2025-10-20T11:44:00Z" w16du:dateUtc="2025-10-20T09:44:00Z"/>
                <w:rFonts w:asciiTheme="minorHAnsi" w:hAnsiTheme="minorHAnsi" w:cstheme="minorHAnsi"/>
                <w:sz w:val="16"/>
                <w:szCs w:val="16"/>
                <w:rPrChange w:id="23924" w:author="Visone Rossana (GSE)" w:date="2025-10-20T11:45:00Z" w16du:dateUtc="2025-10-20T09:45:00Z">
                  <w:rPr>
                    <w:ins w:id="23925" w:author="Visone Rossana (GSE)" w:date="2025-10-20T11:44:00Z" w16du:dateUtc="2025-10-20T09:44:00Z"/>
                    <w:sz w:val="18"/>
                  </w:rPr>
                </w:rPrChange>
              </w:rPr>
            </w:pPr>
            <w:ins w:id="23926" w:author="Visone Rossana (GSE)" w:date="2025-10-20T11:44:00Z" w16du:dateUtc="2025-10-20T09:44:00Z">
              <w:r w:rsidRPr="00163A51">
                <w:rPr>
                  <w:rFonts w:asciiTheme="minorHAnsi" w:hAnsiTheme="minorHAnsi" w:cstheme="minorHAnsi"/>
                  <w:sz w:val="16"/>
                  <w:szCs w:val="16"/>
                  <w:rPrChange w:id="23927" w:author="Visone Rossana (GSE)" w:date="2025-10-20T11:45:00Z" w16du:dateUtc="2025-10-20T09:45:00Z">
                    <w:rPr>
                      <w:sz w:val="18"/>
                    </w:rPr>
                  </w:rPrChange>
                </w:rPr>
                <w:t>1,33</w:t>
              </w:r>
            </w:ins>
          </w:p>
        </w:tc>
        <w:tc>
          <w:tcPr>
            <w:tcW w:w="1417" w:type="dxa"/>
            <w:tcBorders>
              <w:top w:val="single" w:sz="4" w:space="0" w:color="000000"/>
              <w:left w:val="single" w:sz="4" w:space="0" w:color="000000"/>
              <w:right w:val="single" w:sz="4" w:space="0" w:color="000000"/>
            </w:tcBorders>
            <w:vAlign w:val="center"/>
          </w:tcPr>
          <w:p w14:paraId="73B2ADD5" w14:textId="77777777" w:rsidR="00C17D9E" w:rsidRPr="00163A51" w:rsidRDefault="00C17D9E" w:rsidP="003654F2">
            <w:pPr>
              <w:pStyle w:val="TableParagraph"/>
              <w:spacing w:before="108"/>
              <w:ind w:left="217"/>
              <w:jc w:val="center"/>
              <w:rPr>
                <w:ins w:id="23928" w:author="Visone Rossana (GSE)" w:date="2025-10-20T11:44:00Z" w16du:dateUtc="2025-10-20T09:44:00Z"/>
                <w:rFonts w:asciiTheme="minorHAnsi" w:hAnsiTheme="minorHAnsi" w:cstheme="minorHAnsi"/>
                <w:sz w:val="16"/>
                <w:szCs w:val="16"/>
                <w:rPrChange w:id="23929" w:author="Visone Rossana (GSE)" w:date="2025-10-20T11:45:00Z" w16du:dateUtc="2025-10-20T09:45:00Z">
                  <w:rPr>
                    <w:ins w:id="23930" w:author="Visone Rossana (GSE)" w:date="2025-10-20T11:44:00Z" w16du:dateUtc="2025-10-20T09:44:00Z"/>
                    <w:sz w:val="18"/>
                  </w:rPr>
                </w:rPrChange>
              </w:rPr>
            </w:pPr>
            <w:ins w:id="23931" w:author="Visone Rossana (GSE)" w:date="2025-10-20T11:44:00Z" w16du:dateUtc="2025-10-20T09:44:00Z">
              <w:r w:rsidRPr="00163A51">
                <w:rPr>
                  <w:rFonts w:asciiTheme="minorHAnsi" w:hAnsiTheme="minorHAnsi" w:cstheme="minorHAnsi"/>
                  <w:sz w:val="16"/>
                  <w:szCs w:val="16"/>
                  <w:rPrChange w:id="23932" w:author="Visone Rossana (GSE)" w:date="2025-10-20T11:45:00Z" w16du:dateUtc="2025-10-20T09:45:00Z">
                    <w:rPr>
                      <w:sz w:val="18"/>
                    </w:rPr>
                  </w:rPrChange>
                </w:rPr>
                <w:t>Acqua/aria</w:t>
              </w:r>
            </w:ins>
          </w:p>
        </w:tc>
      </w:tr>
      <w:tr w:rsidR="00C17D9E" w:rsidRPr="00110BE6" w14:paraId="1FE9B72C" w14:textId="77777777" w:rsidTr="003654F2">
        <w:trPr>
          <w:trHeight w:val="460"/>
          <w:ins w:id="23933" w:author="Visone Rossana (GSE)" w:date="2025-10-20T11:44:00Z"/>
        </w:trPr>
        <w:tc>
          <w:tcPr>
            <w:tcW w:w="1417" w:type="dxa"/>
            <w:tcBorders>
              <w:top w:val="single" w:sz="4" w:space="0" w:color="000000"/>
              <w:left w:val="single" w:sz="4" w:space="0" w:color="000000"/>
              <w:right w:val="single" w:sz="4" w:space="0" w:color="000000"/>
            </w:tcBorders>
            <w:vAlign w:val="center"/>
          </w:tcPr>
          <w:p w14:paraId="7A36AFD7" w14:textId="77777777" w:rsidR="00C17D9E" w:rsidRPr="00163A51" w:rsidRDefault="00C17D9E" w:rsidP="003654F2">
            <w:pPr>
              <w:pStyle w:val="TableParagraph"/>
              <w:spacing w:before="108"/>
              <w:jc w:val="center"/>
              <w:rPr>
                <w:ins w:id="23934" w:author="Visone Rossana (GSE)" w:date="2025-10-20T11:44:00Z" w16du:dateUtc="2025-10-20T09:44:00Z"/>
                <w:rFonts w:asciiTheme="minorHAnsi" w:hAnsiTheme="minorHAnsi" w:cstheme="minorHAnsi"/>
                <w:sz w:val="16"/>
                <w:szCs w:val="16"/>
                <w:rPrChange w:id="23935" w:author="Visone Rossana (GSE)" w:date="2025-10-20T11:45:00Z" w16du:dateUtc="2025-10-20T09:45:00Z">
                  <w:rPr>
                    <w:ins w:id="23936" w:author="Visone Rossana (GSE)" w:date="2025-10-20T11:44:00Z" w16du:dateUtc="2025-10-20T09:44:00Z"/>
                    <w:sz w:val="18"/>
                  </w:rPr>
                </w:rPrChange>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F04C072" w14:textId="77777777" w:rsidR="00C17D9E" w:rsidRPr="00163A51" w:rsidRDefault="00C17D9E" w:rsidP="003654F2">
            <w:pPr>
              <w:pStyle w:val="TableParagraph"/>
              <w:spacing w:before="108"/>
              <w:ind w:left="1"/>
              <w:jc w:val="center"/>
              <w:rPr>
                <w:ins w:id="23937" w:author="Visone Rossana (GSE)" w:date="2025-10-20T11:44:00Z" w16du:dateUtc="2025-10-20T09:44:00Z"/>
                <w:rFonts w:asciiTheme="minorHAnsi" w:hAnsiTheme="minorHAnsi" w:cstheme="minorHAnsi"/>
                <w:sz w:val="16"/>
                <w:szCs w:val="16"/>
                <w:rPrChange w:id="23938" w:author="Visone Rossana (GSE)" w:date="2025-10-20T11:45:00Z" w16du:dateUtc="2025-10-20T09:45:00Z">
                  <w:rPr>
                    <w:ins w:id="23939" w:author="Visone Rossana (GSE)" w:date="2025-10-20T11:44:00Z" w16du:dateUtc="2025-10-20T09:44:00Z"/>
                    <w:sz w:val="18"/>
                  </w:rPr>
                </w:rPrChange>
              </w:rPr>
            </w:pPr>
            <w:ins w:id="23940" w:author="Visone Rossana (GSE)" w:date="2025-10-20T11:44:00Z" w16du:dateUtc="2025-10-20T09:44:00Z">
              <w:r w:rsidRPr="00163A51">
                <w:rPr>
                  <w:rFonts w:asciiTheme="minorHAnsi" w:hAnsiTheme="minorHAnsi" w:cstheme="minorHAnsi"/>
                  <w:sz w:val="16"/>
                  <w:szCs w:val="16"/>
                  <w:rPrChange w:id="23941" w:author="Visone Rossana (GSE)" w:date="2025-10-20T11:45:00Z" w16du:dateUtc="2025-10-20T09:45:00Z">
                    <w:rPr>
                      <w:sz w:val="18"/>
                    </w:rPr>
                  </w:rPrChange>
                </w:rPr>
                <w:t>salamoia/aria</w:t>
              </w:r>
            </w:ins>
          </w:p>
        </w:tc>
        <w:tc>
          <w:tcPr>
            <w:tcW w:w="2552" w:type="dxa"/>
            <w:tcBorders>
              <w:top w:val="single" w:sz="4" w:space="0" w:color="000000"/>
              <w:left w:val="single" w:sz="4" w:space="0" w:color="000000"/>
              <w:bottom w:val="single" w:sz="4" w:space="0" w:color="000000"/>
              <w:right w:val="single" w:sz="4" w:space="0" w:color="000000"/>
            </w:tcBorders>
            <w:vAlign w:val="center"/>
          </w:tcPr>
          <w:p w14:paraId="14579A47" w14:textId="77777777" w:rsidR="00C17D9E" w:rsidRPr="00163A51" w:rsidDel="000351CD" w:rsidRDefault="00C17D9E" w:rsidP="003654F2">
            <w:pPr>
              <w:pStyle w:val="TableParagraph"/>
              <w:spacing w:before="34"/>
              <w:ind w:left="107"/>
              <w:jc w:val="center"/>
              <w:rPr>
                <w:ins w:id="23942" w:author="Visone Rossana (GSE)" w:date="2025-10-20T11:44:00Z" w16du:dateUtc="2025-10-20T09:44:00Z"/>
                <w:rFonts w:asciiTheme="minorHAnsi" w:hAnsiTheme="minorHAnsi" w:cstheme="minorHAnsi"/>
                <w:sz w:val="16"/>
                <w:szCs w:val="16"/>
                <w:rPrChange w:id="23943" w:author="Visone Rossana (GSE)" w:date="2025-10-20T11:45:00Z" w16du:dateUtc="2025-10-20T09:45:00Z">
                  <w:rPr>
                    <w:ins w:id="23944" w:author="Visone Rossana (GSE)" w:date="2025-10-20T11:44:00Z" w16du:dateUtc="2025-10-20T09:44:00Z"/>
                    <w:sz w:val="18"/>
                  </w:rPr>
                </w:rPrChange>
              </w:rPr>
            </w:pPr>
            <w:ins w:id="23945" w:author="Visone Rossana (GSE)" w:date="2025-10-20T11:44:00Z" w16du:dateUtc="2025-10-20T09:44:00Z">
              <w:r w:rsidRPr="00163A51">
                <w:rPr>
                  <w:rFonts w:asciiTheme="minorHAnsi" w:hAnsiTheme="minorHAnsi" w:cstheme="minorHAnsi"/>
                  <w:sz w:val="16"/>
                  <w:szCs w:val="16"/>
                  <w:rPrChange w:id="23946" w:author="Visone Rossana (GSE)" w:date="2025-10-20T11:45:00Z" w16du:dateUtc="2025-10-20T09:45:00Z">
                    <w:rPr>
                      <w:sz w:val="18"/>
                    </w:rPr>
                  </w:rPrChange>
                </w:rPr>
                <w:t>130</w:t>
              </w:r>
            </w:ins>
          </w:p>
        </w:tc>
        <w:tc>
          <w:tcPr>
            <w:tcW w:w="1559" w:type="dxa"/>
            <w:tcBorders>
              <w:top w:val="single" w:sz="4" w:space="0" w:color="000000"/>
              <w:left w:val="single" w:sz="4" w:space="0" w:color="000000"/>
              <w:bottom w:val="single" w:sz="4" w:space="0" w:color="000000"/>
              <w:right w:val="single" w:sz="4" w:space="0" w:color="000000"/>
            </w:tcBorders>
            <w:vAlign w:val="center"/>
          </w:tcPr>
          <w:p w14:paraId="7FC6467E" w14:textId="77777777" w:rsidR="00C17D9E" w:rsidRPr="00163A51" w:rsidRDefault="00C17D9E" w:rsidP="003654F2">
            <w:pPr>
              <w:pStyle w:val="TableParagraph"/>
              <w:spacing w:line="217" w:lineRule="exact"/>
              <w:ind w:left="106"/>
              <w:jc w:val="center"/>
              <w:rPr>
                <w:ins w:id="23947" w:author="Visone Rossana (GSE)" w:date="2025-10-20T11:44:00Z" w16du:dateUtc="2025-10-20T09:44:00Z"/>
                <w:rFonts w:asciiTheme="minorHAnsi" w:hAnsiTheme="minorHAnsi" w:cstheme="minorHAnsi"/>
                <w:sz w:val="16"/>
                <w:szCs w:val="16"/>
                <w:rPrChange w:id="23948" w:author="Visone Rossana (GSE)" w:date="2025-10-20T11:45:00Z" w16du:dateUtc="2025-10-20T09:45:00Z">
                  <w:rPr>
                    <w:ins w:id="23949" w:author="Visone Rossana (GSE)" w:date="2025-10-20T11:44:00Z" w16du:dateUtc="2025-10-20T09:44:00Z"/>
                    <w:sz w:val="18"/>
                  </w:rPr>
                </w:rPrChange>
              </w:rPr>
            </w:pPr>
            <w:ins w:id="23950" w:author="Visone Rossana (GSE)" w:date="2025-10-20T11:44:00Z" w16du:dateUtc="2025-10-20T09:44:00Z">
              <w:r w:rsidRPr="00163A51">
                <w:rPr>
                  <w:rFonts w:asciiTheme="minorHAnsi" w:hAnsiTheme="minorHAnsi" w:cstheme="minorHAnsi"/>
                  <w:sz w:val="16"/>
                  <w:szCs w:val="16"/>
                  <w:rPrChange w:id="23951" w:author="Visone Rossana (GSE)" w:date="2025-10-20T11:45:00Z" w16du:dateUtc="2025-10-20T09:45:00Z">
                    <w:rPr>
                      <w:sz w:val="18"/>
                    </w:rPr>
                  </w:rPrChange>
                </w:rPr>
                <w:t>1,33</w:t>
              </w:r>
            </w:ins>
          </w:p>
        </w:tc>
        <w:tc>
          <w:tcPr>
            <w:tcW w:w="1417" w:type="dxa"/>
            <w:tcBorders>
              <w:top w:val="single" w:sz="4" w:space="0" w:color="000000"/>
              <w:left w:val="single" w:sz="4" w:space="0" w:color="000000"/>
              <w:right w:val="single" w:sz="4" w:space="0" w:color="000000"/>
            </w:tcBorders>
            <w:vAlign w:val="center"/>
          </w:tcPr>
          <w:p w14:paraId="748B5285" w14:textId="77777777" w:rsidR="00C17D9E" w:rsidRPr="00163A51" w:rsidRDefault="00C17D9E" w:rsidP="003654F2">
            <w:pPr>
              <w:pStyle w:val="TableParagraph"/>
              <w:tabs>
                <w:tab w:val="left" w:pos="1188"/>
              </w:tabs>
              <w:spacing w:before="108"/>
              <w:ind w:left="5"/>
              <w:jc w:val="center"/>
              <w:rPr>
                <w:ins w:id="23952" w:author="Visone Rossana (GSE)" w:date="2025-10-20T11:44:00Z" w16du:dateUtc="2025-10-20T09:44:00Z"/>
                <w:rFonts w:asciiTheme="minorHAnsi" w:hAnsiTheme="minorHAnsi" w:cstheme="minorHAnsi"/>
                <w:sz w:val="16"/>
                <w:szCs w:val="16"/>
                <w:rPrChange w:id="23953" w:author="Visone Rossana (GSE)" w:date="2025-10-20T11:45:00Z" w16du:dateUtc="2025-10-20T09:45:00Z">
                  <w:rPr>
                    <w:ins w:id="23954" w:author="Visone Rossana (GSE)" w:date="2025-10-20T11:44:00Z" w16du:dateUtc="2025-10-20T09:44:00Z"/>
                    <w:sz w:val="18"/>
                  </w:rPr>
                </w:rPrChange>
              </w:rPr>
            </w:pPr>
            <w:ins w:id="23955" w:author="Visone Rossana (GSE)" w:date="2025-10-20T11:44:00Z" w16du:dateUtc="2025-10-20T09:44:00Z">
              <w:r w:rsidRPr="00163A51">
                <w:rPr>
                  <w:rFonts w:asciiTheme="minorHAnsi" w:hAnsiTheme="minorHAnsi" w:cstheme="minorHAnsi"/>
                  <w:sz w:val="16"/>
                  <w:szCs w:val="16"/>
                  <w:rPrChange w:id="23956" w:author="Visone Rossana (GSE)" w:date="2025-10-20T11:45:00Z" w16du:dateUtc="2025-10-20T09:45:00Z">
                    <w:rPr>
                      <w:sz w:val="18"/>
                    </w:rPr>
                  </w:rPrChange>
                </w:rPr>
                <w:t>Salamoia/aria</w:t>
              </w:r>
            </w:ins>
          </w:p>
        </w:tc>
      </w:tr>
      <w:tr w:rsidR="00C17D9E" w:rsidRPr="00110BE6" w14:paraId="5ED4430E" w14:textId="77777777" w:rsidTr="003654F2">
        <w:trPr>
          <w:trHeight w:val="460"/>
          <w:ins w:id="23957" w:author="Visone Rossana (GSE)" w:date="2025-10-20T11:44:00Z"/>
        </w:trPr>
        <w:tc>
          <w:tcPr>
            <w:tcW w:w="1417" w:type="dxa"/>
            <w:vMerge w:val="restart"/>
            <w:tcBorders>
              <w:top w:val="single" w:sz="4" w:space="0" w:color="000000"/>
              <w:left w:val="single" w:sz="4" w:space="0" w:color="000000"/>
              <w:right w:val="single" w:sz="4" w:space="0" w:color="000000"/>
            </w:tcBorders>
            <w:vAlign w:val="center"/>
          </w:tcPr>
          <w:p w14:paraId="6424DA64" w14:textId="77777777" w:rsidR="00C17D9E" w:rsidRPr="00163A51" w:rsidRDefault="00C17D9E" w:rsidP="003654F2">
            <w:pPr>
              <w:pStyle w:val="TableParagraph"/>
              <w:spacing w:before="108"/>
              <w:jc w:val="center"/>
              <w:rPr>
                <w:ins w:id="23958" w:author="Visone Rossana (GSE)" w:date="2025-10-20T11:44:00Z" w16du:dateUtc="2025-10-20T09:44:00Z"/>
                <w:rFonts w:asciiTheme="minorHAnsi" w:hAnsiTheme="minorHAnsi" w:cstheme="minorHAnsi"/>
                <w:sz w:val="16"/>
                <w:szCs w:val="16"/>
                <w:rPrChange w:id="23959" w:author="Visone Rossana (GSE)" w:date="2025-10-20T11:45:00Z" w16du:dateUtc="2025-10-20T09:45:00Z">
                  <w:rPr>
                    <w:ins w:id="23960" w:author="Visone Rossana (GSE)" w:date="2025-10-20T11:44:00Z" w16du:dateUtc="2025-10-20T09:44:00Z"/>
                    <w:sz w:val="18"/>
                  </w:rPr>
                </w:rPrChange>
              </w:rPr>
            </w:pPr>
            <w:ins w:id="23961" w:author="Visone Rossana (GSE)" w:date="2025-10-20T11:44:00Z" w16du:dateUtc="2025-10-20T09:44:00Z">
              <w:r w:rsidRPr="00163A51">
                <w:rPr>
                  <w:rFonts w:asciiTheme="minorHAnsi" w:hAnsiTheme="minorHAnsi" w:cstheme="minorHAnsi"/>
                  <w:sz w:val="16"/>
                  <w:szCs w:val="16"/>
                  <w:rPrChange w:id="23962" w:author="Visone Rossana (GSE)" w:date="2025-10-20T11:45:00Z" w16du:dateUtc="2025-10-20T09:45:00Z">
                    <w:rPr>
                      <w:sz w:val="18"/>
                    </w:rPr>
                  </w:rPrChange>
                </w:rPr>
                <w:t>Reg. 813/2013</w:t>
              </w:r>
            </w:ins>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74DB0C23" w14:textId="77777777" w:rsidR="00C17D9E" w:rsidRPr="00163A51" w:rsidRDefault="00C17D9E" w:rsidP="003654F2">
            <w:pPr>
              <w:pStyle w:val="TableParagraph"/>
              <w:spacing w:before="108"/>
              <w:ind w:left="1"/>
              <w:jc w:val="center"/>
              <w:rPr>
                <w:ins w:id="23963" w:author="Visone Rossana (GSE)" w:date="2025-10-20T11:44:00Z" w16du:dateUtc="2025-10-20T09:44:00Z"/>
                <w:rFonts w:asciiTheme="minorHAnsi" w:hAnsiTheme="minorHAnsi" w:cstheme="minorHAnsi"/>
                <w:sz w:val="16"/>
                <w:szCs w:val="16"/>
                <w:rPrChange w:id="23964" w:author="Visone Rossana (GSE)" w:date="2025-10-20T11:45:00Z" w16du:dateUtc="2025-10-20T09:45:00Z">
                  <w:rPr>
                    <w:ins w:id="23965" w:author="Visone Rossana (GSE)" w:date="2025-10-20T11:44:00Z" w16du:dateUtc="2025-10-20T09:44:00Z"/>
                    <w:sz w:val="18"/>
                  </w:rPr>
                </w:rPrChange>
              </w:rPr>
            </w:pPr>
            <w:ins w:id="23966" w:author="Visone Rossana (GSE)" w:date="2025-10-20T11:44:00Z" w16du:dateUtc="2025-10-20T09:44:00Z">
              <w:r w:rsidRPr="00163A51">
                <w:rPr>
                  <w:rFonts w:asciiTheme="minorHAnsi" w:hAnsiTheme="minorHAnsi" w:cstheme="minorHAnsi"/>
                  <w:sz w:val="16"/>
                  <w:szCs w:val="16"/>
                  <w:rPrChange w:id="23967" w:author="Visone Rossana (GSE)" w:date="2025-10-20T11:45:00Z" w16du:dateUtc="2025-10-20T09:45:00Z">
                    <w:rPr>
                      <w:sz w:val="18"/>
                    </w:rPr>
                  </w:rPrChange>
                </w:rPr>
                <w:t>aria/acqua – acqua/acqua</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126D8471" w14:textId="77777777" w:rsidR="00C17D9E" w:rsidRPr="00163A51" w:rsidRDefault="00C17D9E" w:rsidP="003654F2">
            <w:pPr>
              <w:pStyle w:val="TableParagraph"/>
              <w:spacing w:before="108"/>
              <w:ind w:left="107"/>
              <w:jc w:val="center"/>
              <w:rPr>
                <w:ins w:id="23968" w:author="Visone Rossana (GSE)" w:date="2025-10-20T11:44:00Z" w16du:dateUtc="2025-10-20T09:44:00Z"/>
                <w:rFonts w:asciiTheme="minorHAnsi" w:hAnsiTheme="minorHAnsi" w:cstheme="minorHAnsi"/>
                <w:sz w:val="16"/>
                <w:szCs w:val="16"/>
                <w:rPrChange w:id="23969" w:author="Visone Rossana (GSE)" w:date="2025-10-20T11:45:00Z" w16du:dateUtc="2025-10-20T09:45:00Z">
                  <w:rPr>
                    <w:ins w:id="23970" w:author="Visone Rossana (GSE)" w:date="2025-10-20T11:44:00Z" w16du:dateUtc="2025-10-20T09:44:00Z"/>
                    <w:sz w:val="18"/>
                  </w:rPr>
                </w:rPrChange>
              </w:rPr>
            </w:pPr>
            <w:ins w:id="23971" w:author="Visone Rossana (GSE)" w:date="2025-10-20T11:44:00Z" w16du:dateUtc="2025-10-20T09:44:00Z">
              <w:r w:rsidRPr="00163A51">
                <w:rPr>
                  <w:rFonts w:asciiTheme="minorHAnsi" w:hAnsiTheme="minorHAnsi" w:cstheme="minorHAnsi"/>
                  <w:sz w:val="16"/>
                  <w:szCs w:val="16"/>
                  <w:rPrChange w:id="23972" w:author="Visone Rossana (GSE)" w:date="2025-10-20T11:45:00Z" w16du:dateUtc="2025-10-20T09:45:00Z">
                    <w:rPr>
                      <w:sz w:val="18"/>
                    </w:rPr>
                  </w:rPrChange>
                </w:rPr>
                <w:t>110</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E7EA1EB" w14:textId="77777777" w:rsidR="00C17D9E" w:rsidRPr="00163A51" w:rsidRDefault="00C17D9E" w:rsidP="003654F2">
            <w:pPr>
              <w:pStyle w:val="TableParagraph"/>
              <w:spacing w:line="217" w:lineRule="exact"/>
              <w:ind w:left="106"/>
              <w:jc w:val="center"/>
              <w:rPr>
                <w:ins w:id="23973" w:author="Visone Rossana (GSE)" w:date="2025-10-20T11:44:00Z" w16du:dateUtc="2025-10-20T09:44:00Z"/>
                <w:rFonts w:asciiTheme="minorHAnsi" w:hAnsiTheme="minorHAnsi" w:cstheme="minorHAnsi"/>
                <w:sz w:val="16"/>
                <w:szCs w:val="16"/>
                <w:rPrChange w:id="23974" w:author="Visone Rossana (GSE)" w:date="2025-10-20T11:45:00Z" w16du:dateUtc="2025-10-20T09:45:00Z">
                  <w:rPr>
                    <w:ins w:id="23975" w:author="Visone Rossana (GSE)" w:date="2025-10-20T11:44:00Z" w16du:dateUtc="2025-10-20T09:44:00Z"/>
                    <w:sz w:val="18"/>
                  </w:rPr>
                </w:rPrChange>
              </w:rPr>
            </w:pPr>
            <w:ins w:id="23976" w:author="Visone Rossana (GSE)" w:date="2025-10-20T11:44:00Z" w16du:dateUtc="2025-10-20T09:44:00Z">
              <w:r w:rsidRPr="00163A51">
                <w:rPr>
                  <w:rFonts w:asciiTheme="minorHAnsi" w:hAnsiTheme="minorHAnsi" w:cstheme="minorHAnsi"/>
                  <w:sz w:val="16"/>
                  <w:szCs w:val="16"/>
                  <w:rPrChange w:id="23977" w:author="Visone Rossana (GSE)" w:date="2025-10-20T11:45:00Z" w16du:dateUtc="2025-10-20T09:45:00Z">
                    <w:rPr>
                      <w:sz w:val="18"/>
                    </w:rPr>
                  </w:rPrChange>
                </w:rPr>
                <w:t>1,13</w:t>
              </w:r>
            </w:ins>
          </w:p>
        </w:tc>
        <w:tc>
          <w:tcPr>
            <w:tcW w:w="1417" w:type="dxa"/>
            <w:vMerge w:val="restart"/>
            <w:tcBorders>
              <w:top w:val="single" w:sz="4" w:space="0" w:color="000000"/>
              <w:left w:val="single" w:sz="4" w:space="0" w:color="000000"/>
              <w:right w:val="single" w:sz="4" w:space="0" w:color="000000"/>
            </w:tcBorders>
            <w:vAlign w:val="center"/>
            <w:hideMark/>
          </w:tcPr>
          <w:p w14:paraId="2B16770F" w14:textId="77777777" w:rsidR="00C17D9E" w:rsidRPr="00163A51" w:rsidRDefault="00C17D9E" w:rsidP="003654F2">
            <w:pPr>
              <w:pStyle w:val="TableParagraph"/>
              <w:tabs>
                <w:tab w:val="left" w:pos="1188"/>
              </w:tabs>
              <w:spacing w:before="108"/>
              <w:ind w:left="5"/>
              <w:jc w:val="center"/>
              <w:rPr>
                <w:ins w:id="23978" w:author="Visone Rossana (GSE)" w:date="2025-10-20T11:44:00Z" w16du:dateUtc="2025-10-20T09:44:00Z"/>
                <w:rFonts w:asciiTheme="minorHAnsi" w:hAnsiTheme="minorHAnsi" w:cstheme="minorHAnsi"/>
                <w:sz w:val="16"/>
                <w:szCs w:val="16"/>
                <w:rPrChange w:id="23979" w:author="Visone Rossana (GSE)" w:date="2025-10-20T11:45:00Z" w16du:dateUtc="2025-10-20T09:45:00Z">
                  <w:rPr>
                    <w:ins w:id="23980" w:author="Visone Rossana (GSE)" w:date="2025-10-20T11:44:00Z" w16du:dateUtc="2025-10-20T09:44:00Z"/>
                    <w:sz w:val="18"/>
                  </w:rPr>
                </w:rPrChange>
              </w:rPr>
            </w:pPr>
            <w:ins w:id="23981" w:author="Visone Rossana (GSE)" w:date="2025-10-20T11:44:00Z" w16du:dateUtc="2025-10-20T09:44:00Z">
              <w:r w:rsidRPr="00163A51">
                <w:rPr>
                  <w:rFonts w:asciiTheme="minorHAnsi" w:hAnsiTheme="minorHAnsi" w:cstheme="minorHAnsi"/>
                  <w:sz w:val="16"/>
                  <w:szCs w:val="16"/>
                  <w:rPrChange w:id="23982" w:author="Visone Rossana (GSE)" w:date="2025-10-20T11:45:00Z" w16du:dateUtc="2025-10-20T09:45:00Z">
                    <w:rPr>
                      <w:sz w:val="18"/>
                    </w:rPr>
                  </w:rPrChange>
                </w:rPr>
                <w:t>aria/acqua – acqua/acqua</w:t>
              </w:r>
            </w:ins>
          </w:p>
          <w:p w14:paraId="17E24741" w14:textId="77777777" w:rsidR="00C17D9E" w:rsidRPr="00163A51" w:rsidRDefault="00C17D9E" w:rsidP="003654F2">
            <w:pPr>
              <w:pStyle w:val="TableParagraph"/>
              <w:tabs>
                <w:tab w:val="left" w:pos="1188"/>
              </w:tabs>
              <w:spacing w:before="108"/>
              <w:ind w:left="5"/>
              <w:jc w:val="center"/>
              <w:rPr>
                <w:ins w:id="23983" w:author="Visone Rossana (GSE)" w:date="2025-10-20T11:44:00Z" w16du:dateUtc="2025-10-20T09:44:00Z"/>
                <w:rFonts w:asciiTheme="minorHAnsi" w:hAnsiTheme="minorHAnsi" w:cstheme="minorHAnsi"/>
                <w:sz w:val="16"/>
                <w:szCs w:val="16"/>
                <w:rPrChange w:id="23984" w:author="Visone Rossana (GSE)" w:date="2025-10-20T11:45:00Z" w16du:dateUtc="2025-10-20T09:45:00Z">
                  <w:rPr>
                    <w:ins w:id="23985" w:author="Visone Rossana (GSE)" w:date="2025-10-20T11:44:00Z" w16du:dateUtc="2025-10-20T09:44:00Z"/>
                    <w:sz w:val="18"/>
                  </w:rPr>
                </w:rPrChange>
              </w:rPr>
            </w:pPr>
          </w:p>
        </w:tc>
      </w:tr>
      <w:tr w:rsidR="00C17D9E" w:rsidRPr="00110BE6" w14:paraId="21DC64DC" w14:textId="77777777" w:rsidTr="003654F2">
        <w:trPr>
          <w:trHeight w:val="460"/>
          <w:ins w:id="23986" w:author="Visone Rossana (GSE)" w:date="2025-10-20T11:44:00Z"/>
        </w:trPr>
        <w:tc>
          <w:tcPr>
            <w:tcW w:w="1417" w:type="dxa"/>
            <w:vMerge/>
            <w:tcBorders>
              <w:left w:val="single" w:sz="4" w:space="0" w:color="000000"/>
              <w:right w:val="single" w:sz="4" w:space="0" w:color="000000"/>
            </w:tcBorders>
            <w:vAlign w:val="center"/>
          </w:tcPr>
          <w:p w14:paraId="101D6401" w14:textId="77777777" w:rsidR="00C17D9E" w:rsidRPr="00163A51" w:rsidRDefault="00C17D9E" w:rsidP="003654F2">
            <w:pPr>
              <w:pStyle w:val="TableParagraph"/>
              <w:spacing w:before="108"/>
              <w:ind w:left="538"/>
              <w:jc w:val="center"/>
              <w:rPr>
                <w:ins w:id="23987" w:author="Visone Rossana (GSE)" w:date="2025-10-20T11:44:00Z" w16du:dateUtc="2025-10-20T09:44:00Z"/>
                <w:rFonts w:asciiTheme="minorHAnsi" w:hAnsiTheme="minorHAnsi" w:cstheme="minorHAnsi"/>
                <w:sz w:val="16"/>
                <w:szCs w:val="16"/>
                <w:rPrChange w:id="23988" w:author="Visone Rossana (GSE)" w:date="2025-10-20T11:45:00Z" w16du:dateUtc="2025-10-20T09:45:00Z">
                  <w:rPr>
                    <w:ins w:id="23989" w:author="Visone Rossana (GSE)" w:date="2025-10-20T11:44:00Z" w16du:dateUtc="2025-10-20T09:44:00Z"/>
                    <w:sz w:val="18"/>
                  </w:rPr>
                </w:rPrChange>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2922DC3" w14:textId="77777777" w:rsidR="00C17D9E" w:rsidRPr="00163A51" w:rsidRDefault="00C17D9E" w:rsidP="003654F2">
            <w:pPr>
              <w:pStyle w:val="TableParagraph"/>
              <w:spacing w:before="108"/>
              <w:ind w:left="1"/>
              <w:jc w:val="center"/>
              <w:rPr>
                <w:ins w:id="23990" w:author="Visone Rossana (GSE)" w:date="2025-10-20T11:44:00Z" w16du:dateUtc="2025-10-20T09:44:00Z"/>
                <w:rFonts w:asciiTheme="minorHAnsi" w:hAnsiTheme="minorHAnsi" w:cstheme="minorHAnsi"/>
                <w:sz w:val="16"/>
                <w:szCs w:val="16"/>
                <w:lang w:val="it-IT"/>
                <w:rPrChange w:id="23991" w:author="Visone Rossana (GSE)" w:date="2025-10-20T11:45:00Z" w16du:dateUtc="2025-10-20T09:45:00Z">
                  <w:rPr>
                    <w:ins w:id="23992" w:author="Visone Rossana (GSE)" w:date="2025-10-20T11:44:00Z" w16du:dateUtc="2025-10-20T09:44:00Z"/>
                    <w:sz w:val="18"/>
                    <w:lang w:val="it-IT"/>
                  </w:rPr>
                </w:rPrChange>
              </w:rPr>
            </w:pPr>
            <w:ins w:id="23993" w:author="Visone Rossana (GSE)" w:date="2025-10-20T11:44:00Z" w16du:dateUtc="2025-10-20T09:44:00Z">
              <w:r w:rsidRPr="004E59E6">
                <w:rPr>
                  <w:rFonts w:asciiTheme="minorHAnsi" w:hAnsiTheme="minorHAnsi" w:cstheme="minorHAnsi"/>
                  <w:sz w:val="16"/>
                  <w:szCs w:val="16"/>
                  <w:rPrChange w:id="23994" w:author="Di Lorenzo Michele (GSE)" w:date="2025-10-29T12:04:00Z" w16du:dateUtc="2025-10-29T11:04:00Z">
                    <w:rPr>
                      <w:sz w:val="18"/>
                    </w:rPr>
                  </w:rPrChange>
                </w:rPr>
                <w:t>aria/acqua – acqua/acqua a bassa temperatura</w:t>
              </w:r>
            </w:ins>
          </w:p>
        </w:tc>
        <w:tc>
          <w:tcPr>
            <w:tcW w:w="2552" w:type="dxa"/>
            <w:tcBorders>
              <w:top w:val="single" w:sz="4" w:space="0" w:color="000000"/>
              <w:left w:val="single" w:sz="4" w:space="0" w:color="000000"/>
              <w:bottom w:val="single" w:sz="4" w:space="0" w:color="000000"/>
              <w:right w:val="single" w:sz="4" w:space="0" w:color="000000"/>
            </w:tcBorders>
            <w:vAlign w:val="center"/>
            <w:hideMark/>
          </w:tcPr>
          <w:p w14:paraId="4CF282E8" w14:textId="77777777" w:rsidR="00C17D9E" w:rsidRPr="00163A51" w:rsidRDefault="00C17D9E" w:rsidP="003654F2">
            <w:pPr>
              <w:pStyle w:val="TableParagraph"/>
              <w:spacing w:before="108"/>
              <w:ind w:left="107"/>
              <w:jc w:val="center"/>
              <w:rPr>
                <w:ins w:id="23995" w:author="Visone Rossana (GSE)" w:date="2025-10-20T11:44:00Z" w16du:dateUtc="2025-10-20T09:44:00Z"/>
                <w:rFonts w:asciiTheme="minorHAnsi" w:hAnsiTheme="minorHAnsi" w:cstheme="minorHAnsi"/>
                <w:sz w:val="16"/>
                <w:szCs w:val="16"/>
                <w:rPrChange w:id="23996" w:author="Visone Rossana (GSE)" w:date="2025-10-20T11:45:00Z" w16du:dateUtc="2025-10-20T09:45:00Z">
                  <w:rPr>
                    <w:ins w:id="23997" w:author="Visone Rossana (GSE)" w:date="2025-10-20T11:44:00Z" w16du:dateUtc="2025-10-20T09:44:00Z"/>
                    <w:sz w:val="18"/>
                  </w:rPr>
                </w:rPrChange>
              </w:rPr>
            </w:pPr>
            <w:ins w:id="23998" w:author="Visone Rossana (GSE)" w:date="2025-10-20T11:44:00Z" w16du:dateUtc="2025-10-20T09:44:00Z">
              <w:r w:rsidRPr="00163A51">
                <w:rPr>
                  <w:rFonts w:asciiTheme="minorHAnsi" w:hAnsiTheme="minorHAnsi" w:cstheme="minorHAnsi"/>
                  <w:sz w:val="16"/>
                  <w:szCs w:val="16"/>
                  <w:rPrChange w:id="23999" w:author="Visone Rossana (GSE)" w:date="2025-10-20T11:45:00Z" w16du:dateUtc="2025-10-20T09:45:00Z">
                    <w:rPr>
                      <w:sz w:val="18"/>
                    </w:rPr>
                  </w:rPrChange>
                </w:rPr>
                <w:t>125</w:t>
              </w:r>
            </w:ins>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E94DBCC" w14:textId="77777777" w:rsidR="00C17D9E" w:rsidRPr="00163A51" w:rsidRDefault="00C17D9E" w:rsidP="003654F2">
            <w:pPr>
              <w:pStyle w:val="TableParagraph"/>
              <w:spacing w:line="217" w:lineRule="exact"/>
              <w:ind w:left="106"/>
              <w:jc w:val="center"/>
              <w:rPr>
                <w:ins w:id="24000" w:author="Visone Rossana (GSE)" w:date="2025-10-20T11:44:00Z" w16du:dateUtc="2025-10-20T09:44:00Z"/>
                <w:rFonts w:asciiTheme="minorHAnsi" w:hAnsiTheme="minorHAnsi" w:cstheme="minorHAnsi"/>
                <w:sz w:val="16"/>
                <w:szCs w:val="16"/>
                <w:rPrChange w:id="24001" w:author="Visone Rossana (GSE)" w:date="2025-10-20T11:45:00Z" w16du:dateUtc="2025-10-20T09:45:00Z">
                  <w:rPr>
                    <w:ins w:id="24002" w:author="Visone Rossana (GSE)" w:date="2025-10-20T11:44:00Z" w16du:dateUtc="2025-10-20T09:44:00Z"/>
                    <w:sz w:val="18"/>
                  </w:rPr>
                </w:rPrChange>
              </w:rPr>
            </w:pPr>
            <w:ins w:id="24003" w:author="Visone Rossana (GSE)" w:date="2025-10-20T11:44:00Z" w16du:dateUtc="2025-10-20T09:44:00Z">
              <w:r w:rsidRPr="00163A51">
                <w:rPr>
                  <w:rFonts w:asciiTheme="minorHAnsi" w:hAnsiTheme="minorHAnsi" w:cstheme="minorHAnsi"/>
                  <w:sz w:val="16"/>
                  <w:szCs w:val="16"/>
                  <w:rPrChange w:id="24004" w:author="Visone Rossana (GSE)" w:date="2025-10-20T11:45:00Z" w16du:dateUtc="2025-10-20T09:45:00Z">
                    <w:rPr>
                      <w:sz w:val="18"/>
                    </w:rPr>
                  </w:rPrChange>
                </w:rPr>
                <w:t>1,28</w:t>
              </w:r>
            </w:ins>
          </w:p>
        </w:tc>
        <w:tc>
          <w:tcPr>
            <w:tcW w:w="1417" w:type="dxa"/>
            <w:vMerge/>
            <w:tcBorders>
              <w:left w:val="single" w:sz="4" w:space="0" w:color="000000"/>
              <w:right w:val="single" w:sz="4" w:space="0" w:color="000000"/>
            </w:tcBorders>
            <w:vAlign w:val="center"/>
            <w:hideMark/>
          </w:tcPr>
          <w:p w14:paraId="7FC0C898" w14:textId="77777777" w:rsidR="00C17D9E" w:rsidRPr="00163A51" w:rsidRDefault="00C17D9E" w:rsidP="003654F2">
            <w:pPr>
              <w:pStyle w:val="TableParagraph"/>
              <w:tabs>
                <w:tab w:val="left" w:pos="1188"/>
              </w:tabs>
              <w:spacing w:before="108"/>
              <w:ind w:left="5"/>
              <w:jc w:val="center"/>
              <w:rPr>
                <w:ins w:id="24005" w:author="Visone Rossana (GSE)" w:date="2025-10-20T11:44:00Z" w16du:dateUtc="2025-10-20T09:44:00Z"/>
                <w:rFonts w:asciiTheme="minorHAnsi" w:hAnsiTheme="minorHAnsi" w:cstheme="minorHAnsi"/>
                <w:sz w:val="16"/>
                <w:szCs w:val="16"/>
                <w:rPrChange w:id="24006" w:author="Visone Rossana (GSE)" w:date="2025-10-20T11:45:00Z" w16du:dateUtc="2025-10-20T09:45:00Z">
                  <w:rPr>
                    <w:ins w:id="24007" w:author="Visone Rossana (GSE)" w:date="2025-10-20T11:44:00Z" w16du:dateUtc="2025-10-20T09:44:00Z"/>
                    <w:sz w:val="18"/>
                  </w:rPr>
                </w:rPrChange>
              </w:rPr>
            </w:pPr>
          </w:p>
        </w:tc>
      </w:tr>
      <w:tr w:rsidR="00C17D9E" w:rsidRPr="00110BE6" w14:paraId="4E5C59D4" w14:textId="77777777" w:rsidTr="003654F2">
        <w:trPr>
          <w:trHeight w:val="460"/>
          <w:ins w:id="24008" w:author="Visone Rossana (GSE)" w:date="2025-10-20T11:44:00Z"/>
        </w:trPr>
        <w:tc>
          <w:tcPr>
            <w:tcW w:w="1417" w:type="dxa"/>
            <w:tcBorders>
              <w:left w:val="single" w:sz="4" w:space="0" w:color="000000"/>
              <w:bottom w:val="single" w:sz="4" w:space="0" w:color="000000"/>
              <w:right w:val="single" w:sz="4" w:space="0" w:color="000000"/>
            </w:tcBorders>
            <w:vAlign w:val="center"/>
          </w:tcPr>
          <w:p w14:paraId="1F16064B" w14:textId="77777777" w:rsidR="00C17D9E" w:rsidRPr="00163A51" w:rsidRDefault="00C17D9E" w:rsidP="003654F2">
            <w:pPr>
              <w:pStyle w:val="TableParagraph"/>
              <w:spacing w:before="108"/>
              <w:ind w:left="538"/>
              <w:jc w:val="center"/>
              <w:rPr>
                <w:ins w:id="24009" w:author="Visone Rossana (GSE)" w:date="2025-10-20T11:44:00Z" w16du:dateUtc="2025-10-20T09:44:00Z"/>
                <w:rFonts w:asciiTheme="minorHAnsi" w:hAnsiTheme="minorHAnsi" w:cstheme="minorHAnsi"/>
                <w:sz w:val="16"/>
                <w:szCs w:val="16"/>
                <w:rPrChange w:id="24010" w:author="Visone Rossana (GSE)" w:date="2025-10-20T11:45:00Z" w16du:dateUtc="2025-10-20T09:45:00Z">
                  <w:rPr>
                    <w:ins w:id="24011" w:author="Visone Rossana (GSE)" w:date="2025-10-20T11:44:00Z" w16du:dateUtc="2025-10-20T09:44:00Z"/>
                    <w:sz w:val="18"/>
                  </w:rPr>
                </w:rPrChange>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AFC31D5" w14:textId="77777777" w:rsidR="00C17D9E" w:rsidRPr="00163A51" w:rsidRDefault="00C17D9E" w:rsidP="003654F2">
            <w:pPr>
              <w:pStyle w:val="TableParagraph"/>
              <w:spacing w:before="108"/>
              <w:ind w:left="1"/>
              <w:jc w:val="center"/>
              <w:rPr>
                <w:ins w:id="24012" w:author="Visone Rossana (GSE)" w:date="2025-10-20T11:44:00Z" w16du:dateUtc="2025-10-20T09:44:00Z"/>
                <w:rFonts w:asciiTheme="minorHAnsi" w:hAnsiTheme="minorHAnsi" w:cstheme="minorHAnsi"/>
                <w:sz w:val="16"/>
                <w:szCs w:val="16"/>
                <w:rPrChange w:id="24013" w:author="Visone Rossana (GSE)" w:date="2025-10-20T11:45:00Z" w16du:dateUtc="2025-10-20T09:45:00Z">
                  <w:rPr>
                    <w:ins w:id="24014" w:author="Visone Rossana (GSE)" w:date="2025-10-20T11:44:00Z" w16du:dateUtc="2025-10-20T09:44:00Z"/>
                    <w:sz w:val="18"/>
                  </w:rPr>
                </w:rPrChange>
              </w:rPr>
            </w:pPr>
            <w:ins w:id="24015" w:author="Visone Rossana (GSE)" w:date="2025-10-20T11:44:00Z" w16du:dateUtc="2025-10-20T09:44:00Z">
              <w:r w:rsidRPr="00163A51">
                <w:rPr>
                  <w:rFonts w:asciiTheme="minorHAnsi" w:hAnsiTheme="minorHAnsi" w:cstheme="minorHAnsi"/>
                  <w:sz w:val="16"/>
                  <w:szCs w:val="16"/>
                  <w:rPrChange w:id="24016" w:author="Visone Rossana (GSE)" w:date="2025-10-20T11:45:00Z" w16du:dateUtc="2025-10-20T09:45:00Z">
                    <w:rPr>
                      <w:sz w:val="18"/>
                    </w:rPr>
                  </w:rPrChange>
                </w:rPr>
                <w:t>Salamoia/acqua</w:t>
              </w:r>
            </w:ins>
          </w:p>
        </w:tc>
        <w:tc>
          <w:tcPr>
            <w:tcW w:w="2552" w:type="dxa"/>
            <w:tcBorders>
              <w:top w:val="single" w:sz="4" w:space="0" w:color="000000"/>
              <w:left w:val="single" w:sz="4" w:space="0" w:color="000000"/>
              <w:bottom w:val="single" w:sz="4" w:space="0" w:color="000000"/>
              <w:right w:val="single" w:sz="4" w:space="0" w:color="000000"/>
            </w:tcBorders>
            <w:vAlign w:val="center"/>
          </w:tcPr>
          <w:p w14:paraId="28106FE7" w14:textId="77777777" w:rsidR="00C17D9E" w:rsidRPr="00163A51" w:rsidRDefault="00C17D9E" w:rsidP="003654F2">
            <w:pPr>
              <w:pStyle w:val="TableParagraph"/>
              <w:spacing w:before="108"/>
              <w:ind w:left="107"/>
              <w:jc w:val="center"/>
              <w:rPr>
                <w:ins w:id="24017" w:author="Visone Rossana (GSE)" w:date="2025-10-20T11:44:00Z" w16du:dateUtc="2025-10-20T09:44:00Z"/>
                <w:rFonts w:asciiTheme="minorHAnsi" w:hAnsiTheme="minorHAnsi" w:cstheme="minorHAnsi"/>
                <w:sz w:val="16"/>
                <w:szCs w:val="16"/>
                <w:rPrChange w:id="24018" w:author="Visone Rossana (GSE)" w:date="2025-10-20T11:45:00Z" w16du:dateUtc="2025-10-20T09:45:00Z">
                  <w:rPr>
                    <w:ins w:id="24019" w:author="Visone Rossana (GSE)" w:date="2025-10-20T11:44:00Z" w16du:dateUtc="2025-10-20T09:44:00Z"/>
                    <w:sz w:val="18"/>
                  </w:rPr>
                </w:rPrChange>
              </w:rPr>
            </w:pPr>
            <w:ins w:id="24020" w:author="Visone Rossana (GSE)" w:date="2025-10-20T11:44:00Z" w16du:dateUtc="2025-10-20T09:44:00Z">
              <w:r w:rsidRPr="00163A51">
                <w:rPr>
                  <w:rFonts w:asciiTheme="minorHAnsi" w:hAnsiTheme="minorHAnsi" w:cstheme="minorHAnsi"/>
                  <w:sz w:val="16"/>
                  <w:szCs w:val="16"/>
                  <w:rPrChange w:id="24021" w:author="Visone Rossana (GSE)" w:date="2025-10-20T11:45:00Z" w16du:dateUtc="2025-10-20T09:45:00Z">
                    <w:rPr>
                      <w:sz w:val="18"/>
                    </w:rPr>
                  </w:rPrChange>
                </w:rPr>
                <w:t>125</w:t>
              </w:r>
            </w:ins>
          </w:p>
        </w:tc>
        <w:tc>
          <w:tcPr>
            <w:tcW w:w="1559" w:type="dxa"/>
            <w:tcBorders>
              <w:top w:val="single" w:sz="4" w:space="0" w:color="000000"/>
              <w:left w:val="single" w:sz="4" w:space="0" w:color="000000"/>
              <w:bottom w:val="single" w:sz="4" w:space="0" w:color="000000"/>
              <w:right w:val="single" w:sz="4" w:space="0" w:color="000000"/>
            </w:tcBorders>
            <w:vAlign w:val="center"/>
          </w:tcPr>
          <w:p w14:paraId="19A1BB40" w14:textId="77777777" w:rsidR="00C17D9E" w:rsidRPr="00163A51" w:rsidRDefault="00C17D9E" w:rsidP="003654F2">
            <w:pPr>
              <w:pStyle w:val="TableParagraph"/>
              <w:spacing w:line="217" w:lineRule="exact"/>
              <w:ind w:left="106"/>
              <w:jc w:val="center"/>
              <w:rPr>
                <w:ins w:id="24022" w:author="Visone Rossana (GSE)" w:date="2025-10-20T11:44:00Z" w16du:dateUtc="2025-10-20T09:44:00Z"/>
                <w:rFonts w:asciiTheme="minorHAnsi" w:hAnsiTheme="minorHAnsi" w:cstheme="minorHAnsi"/>
                <w:sz w:val="16"/>
                <w:szCs w:val="16"/>
                <w:rPrChange w:id="24023" w:author="Visone Rossana (GSE)" w:date="2025-10-20T11:45:00Z" w16du:dateUtc="2025-10-20T09:45:00Z">
                  <w:rPr>
                    <w:ins w:id="24024" w:author="Visone Rossana (GSE)" w:date="2025-10-20T11:44:00Z" w16du:dateUtc="2025-10-20T09:44:00Z"/>
                    <w:sz w:val="18"/>
                  </w:rPr>
                </w:rPrChange>
              </w:rPr>
            </w:pPr>
            <w:ins w:id="24025" w:author="Visone Rossana (GSE)" w:date="2025-10-20T11:44:00Z" w16du:dateUtc="2025-10-20T09:44:00Z">
              <w:r w:rsidRPr="00163A51">
                <w:rPr>
                  <w:rFonts w:asciiTheme="minorHAnsi" w:hAnsiTheme="minorHAnsi" w:cstheme="minorHAnsi"/>
                  <w:sz w:val="16"/>
                  <w:szCs w:val="16"/>
                  <w:rPrChange w:id="24026" w:author="Visone Rossana (GSE)" w:date="2025-10-20T11:45:00Z" w16du:dateUtc="2025-10-20T09:45:00Z">
                    <w:rPr>
                      <w:sz w:val="18"/>
                    </w:rPr>
                  </w:rPrChange>
                </w:rPr>
                <w:t>1,28</w:t>
              </w:r>
            </w:ins>
          </w:p>
        </w:tc>
        <w:tc>
          <w:tcPr>
            <w:tcW w:w="1417" w:type="dxa"/>
            <w:tcBorders>
              <w:left w:val="single" w:sz="4" w:space="0" w:color="000000"/>
              <w:bottom w:val="single" w:sz="4" w:space="0" w:color="000000"/>
              <w:right w:val="single" w:sz="4" w:space="0" w:color="000000"/>
            </w:tcBorders>
            <w:vAlign w:val="center"/>
          </w:tcPr>
          <w:p w14:paraId="6C9940EB" w14:textId="77777777" w:rsidR="00C17D9E" w:rsidRPr="00163A51" w:rsidRDefault="00C17D9E" w:rsidP="003654F2">
            <w:pPr>
              <w:pStyle w:val="TableParagraph"/>
              <w:tabs>
                <w:tab w:val="left" w:pos="1188"/>
              </w:tabs>
              <w:spacing w:before="108"/>
              <w:ind w:left="5"/>
              <w:jc w:val="center"/>
              <w:rPr>
                <w:ins w:id="24027" w:author="Visone Rossana (GSE)" w:date="2025-10-20T11:44:00Z" w16du:dateUtc="2025-10-20T09:44:00Z"/>
                <w:rFonts w:asciiTheme="minorHAnsi" w:hAnsiTheme="minorHAnsi" w:cstheme="minorHAnsi"/>
                <w:sz w:val="16"/>
                <w:szCs w:val="16"/>
                <w:rPrChange w:id="24028" w:author="Visone Rossana (GSE)" w:date="2025-10-20T11:45:00Z" w16du:dateUtc="2025-10-20T09:45:00Z">
                  <w:rPr>
                    <w:ins w:id="24029" w:author="Visone Rossana (GSE)" w:date="2025-10-20T11:44:00Z" w16du:dateUtc="2025-10-20T09:44:00Z"/>
                    <w:sz w:val="18"/>
                  </w:rPr>
                </w:rPrChange>
              </w:rPr>
            </w:pPr>
            <w:ins w:id="24030" w:author="Visone Rossana (GSE)" w:date="2025-10-20T11:44:00Z" w16du:dateUtc="2025-10-20T09:44:00Z">
              <w:r w:rsidRPr="00163A51">
                <w:rPr>
                  <w:rFonts w:asciiTheme="minorHAnsi" w:hAnsiTheme="minorHAnsi" w:cstheme="minorHAnsi"/>
                  <w:sz w:val="16"/>
                  <w:szCs w:val="16"/>
                  <w:rPrChange w:id="24031" w:author="Visone Rossana (GSE)" w:date="2025-10-20T11:45:00Z" w16du:dateUtc="2025-10-20T09:45:00Z">
                    <w:rPr>
                      <w:sz w:val="18"/>
                    </w:rPr>
                  </w:rPrChange>
                </w:rPr>
                <w:t>Salamoia/acqua</w:t>
              </w:r>
            </w:ins>
          </w:p>
        </w:tc>
      </w:tr>
    </w:tbl>
    <w:p w14:paraId="414EDA63" w14:textId="09C3E272" w:rsidR="00E9386B" w:rsidRPr="00E9386B" w:rsidRDefault="00E9386B">
      <w:pPr>
        <w:pStyle w:val="Corpotesto"/>
        <w:spacing w:before="61" w:line="276" w:lineRule="auto"/>
        <w:ind w:left="426"/>
        <w:jc w:val="center"/>
        <w:rPr>
          <w:ins w:id="24032" w:author="Visone Rossana (GSE)" w:date="2025-10-20T11:57:00Z" w16du:dateUtc="2025-10-20T09:57:00Z"/>
          <w:rFonts w:asciiTheme="minorHAnsi" w:hAnsiTheme="minorHAnsi"/>
          <w:i/>
          <w:iCs/>
          <w:sz w:val="18"/>
          <w:szCs w:val="18"/>
          <w:rPrChange w:id="24033" w:author="Visone Rossana (GSE)" w:date="2025-10-20T11:57:00Z" w16du:dateUtc="2025-10-20T09:57:00Z">
            <w:rPr>
              <w:ins w:id="24034" w:author="Visone Rossana (GSE)" w:date="2025-10-20T11:57:00Z" w16du:dateUtc="2025-10-20T09:57:00Z"/>
              <w:rFonts w:asciiTheme="minorHAnsi" w:hAnsiTheme="minorHAnsi" w:cstheme="minorHAnsi"/>
              <w:sz w:val="22"/>
              <w:szCs w:val="22"/>
            </w:rPr>
          </w:rPrChange>
        </w:rPr>
        <w:pPrChange w:id="24035" w:author="Visone Rossana (GSE)" w:date="2025-10-20T11:57:00Z" w16du:dateUtc="2025-10-20T09:57:00Z">
          <w:pPr>
            <w:pStyle w:val="Corpotesto"/>
            <w:spacing w:before="61" w:line="276" w:lineRule="auto"/>
            <w:ind w:left="426"/>
            <w:jc w:val="both"/>
          </w:pPr>
        </w:pPrChange>
      </w:pPr>
      <w:ins w:id="24036" w:author="Visone Rossana (GSE)" w:date="2025-10-20T11:57:00Z" w16du:dateUtc="2025-10-20T09:57:00Z">
        <w:r w:rsidRPr="00E9386B">
          <w:rPr>
            <w:rFonts w:asciiTheme="minorHAnsi" w:hAnsiTheme="minorHAnsi"/>
            <w:i/>
            <w:iCs/>
            <w:sz w:val="18"/>
            <w:szCs w:val="18"/>
            <w:rPrChange w:id="24037" w:author="Visone Rossana (GSE)" w:date="2025-10-20T11:57:00Z" w16du:dateUtc="2025-10-20T09:57:00Z">
              <w:rPr>
                <w:i/>
                <w:iCs/>
              </w:rPr>
            </w:rPrChange>
          </w:rPr>
          <w:t>Tabella x- Requisiti minimi Ecodesign per pompe di calore</w:t>
        </w:r>
        <w:r>
          <w:rPr>
            <w:rFonts w:asciiTheme="minorHAnsi" w:hAnsiTheme="minorHAnsi"/>
            <w:i/>
            <w:iCs/>
            <w:sz w:val="18"/>
            <w:szCs w:val="18"/>
          </w:rPr>
          <w:t xml:space="preserve"> a gas</w:t>
        </w:r>
      </w:ins>
    </w:p>
    <w:p w14:paraId="1E245DEA" w14:textId="45CF71AF" w:rsidR="00F247F2" w:rsidRPr="00F247F2" w:rsidRDefault="00F247F2">
      <w:pPr>
        <w:pStyle w:val="Corpotesto"/>
        <w:spacing w:before="61" w:line="276" w:lineRule="auto"/>
        <w:ind w:left="426"/>
        <w:jc w:val="both"/>
        <w:rPr>
          <w:ins w:id="24038" w:author="Visone Rossana (GSE)" w:date="2025-10-20T11:53:00Z" w16du:dateUtc="2025-10-20T09:53:00Z"/>
          <w:rFonts w:asciiTheme="minorHAnsi" w:hAnsiTheme="minorHAnsi" w:cstheme="minorHAnsi"/>
          <w:sz w:val="22"/>
          <w:szCs w:val="22"/>
          <w:rPrChange w:id="24039" w:author="Visone Rossana (GSE)" w:date="2025-10-20T11:53:00Z" w16du:dateUtc="2025-10-20T09:53:00Z">
            <w:rPr>
              <w:ins w:id="24040" w:author="Visone Rossana (GSE)" w:date="2025-10-20T11:53:00Z" w16du:dateUtc="2025-10-20T09:53:00Z"/>
            </w:rPr>
          </w:rPrChange>
        </w:rPr>
        <w:pPrChange w:id="24041" w:author="Visone Rossana (GSE)" w:date="2025-10-20T11:53:00Z" w16du:dateUtc="2025-10-20T09:53:00Z">
          <w:pPr>
            <w:pStyle w:val="Corpotesto"/>
            <w:spacing w:before="61"/>
            <w:ind w:left="561"/>
            <w:jc w:val="both"/>
          </w:pPr>
        </w:pPrChange>
      </w:pPr>
      <w:ins w:id="24042" w:author="Visone Rossana (GSE)" w:date="2025-10-20T11:53:00Z" w16du:dateUtc="2025-10-20T09:53:00Z">
        <w:r w:rsidRPr="00F247F2">
          <w:rPr>
            <w:rFonts w:asciiTheme="minorHAnsi" w:hAnsiTheme="minorHAnsi" w:cstheme="minorHAnsi"/>
            <w:sz w:val="22"/>
            <w:szCs w:val="22"/>
            <w:rPrChange w:id="24043" w:author="Visone Rossana (GSE)" w:date="2025-10-20T11:53:00Z" w16du:dateUtc="2025-10-20T09:53:00Z">
              <w:rPr/>
            </w:rPrChange>
          </w:rPr>
          <w:t>La prestazione delle pompe di calore deve essere dichiarata e garantita dal costruttore sulla base di prove effettuate in conformità alle seguenti norme, restando fermo che al momento della prova le pompe di calore devono funzionare a pieno regime, nelle condizioni indicate nell</w:t>
        </w:r>
      </w:ins>
      <w:ins w:id="24044" w:author="Visone Rossana (GSE)" w:date="2025-10-20T12:25:00Z" w16du:dateUtc="2025-10-20T10:25:00Z">
        <w:r w:rsidR="00E20FC0">
          <w:rPr>
            <w:rFonts w:asciiTheme="minorHAnsi" w:hAnsiTheme="minorHAnsi" w:cstheme="minorHAnsi"/>
            <w:sz w:val="22"/>
            <w:szCs w:val="22"/>
          </w:rPr>
          <w:t>a</w:t>
        </w:r>
      </w:ins>
      <w:ins w:id="24045" w:author="Visone Rossana (GSE)" w:date="2025-10-20T11:53:00Z" w16du:dateUtc="2025-10-20T09:53:00Z">
        <w:r w:rsidRPr="00F247F2">
          <w:rPr>
            <w:rFonts w:asciiTheme="minorHAnsi" w:hAnsiTheme="minorHAnsi" w:cstheme="minorHAnsi"/>
            <w:sz w:val="22"/>
            <w:szCs w:val="22"/>
            <w:rPrChange w:id="24046" w:author="Visone Rossana (GSE)" w:date="2025-10-20T11:53:00Z" w16du:dateUtc="2025-10-20T09:53:00Z">
              <w:rPr/>
            </w:rPrChange>
          </w:rPr>
          <w:t xml:space="preserve"> tabell</w:t>
        </w:r>
      </w:ins>
      <w:ins w:id="24047" w:author="Visone Rossana (GSE)" w:date="2025-10-20T12:25:00Z" w16du:dateUtc="2025-10-20T10:25:00Z">
        <w:r w:rsidR="00E20FC0">
          <w:rPr>
            <w:rFonts w:asciiTheme="minorHAnsi" w:hAnsiTheme="minorHAnsi" w:cstheme="minorHAnsi"/>
            <w:sz w:val="22"/>
            <w:szCs w:val="22"/>
          </w:rPr>
          <w:t>a</w:t>
        </w:r>
      </w:ins>
      <w:ins w:id="24048" w:author="Visone Rossana (GSE)" w:date="2025-10-20T11:53:00Z" w16du:dateUtc="2025-10-20T09:53:00Z">
        <w:r w:rsidRPr="00F247F2">
          <w:rPr>
            <w:rFonts w:asciiTheme="minorHAnsi" w:hAnsiTheme="minorHAnsi" w:cstheme="minorHAnsi"/>
            <w:sz w:val="22"/>
            <w:szCs w:val="22"/>
            <w:rPrChange w:id="24049" w:author="Visone Rossana (GSE)" w:date="2025-10-20T11:53:00Z" w16du:dateUtc="2025-10-20T09:53:00Z">
              <w:rPr/>
            </w:rPrChange>
          </w:rPr>
          <w:t xml:space="preserve"> 5 </w:t>
        </w:r>
      </w:ins>
      <w:ins w:id="24050" w:author="Visone Rossana (GSE)" w:date="2025-10-20T12:26:00Z" w16du:dateUtc="2025-10-20T10:26:00Z">
        <w:r w:rsidR="00E20FC0">
          <w:rPr>
            <w:rFonts w:asciiTheme="minorHAnsi" w:hAnsiTheme="minorHAnsi" w:cstheme="minorHAnsi"/>
            <w:sz w:val="22"/>
            <w:szCs w:val="22"/>
          </w:rPr>
          <w:t xml:space="preserve">dell’Allegato I del Decreto </w:t>
        </w:r>
      </w:ins>
      <w:ins w:id="24051" w:author="Visone Rossana (GSE)" w:date="2025-10-20T11:53:00Z" w16du:dateUtc="2025-10-20T09:53:00Z">
        <w:r w:rsidRPr="00F247F2">
          <w:rPr>
            <w:rFonts w:asciiTheme="minorHAnsi" w:hAnsiTheme="minorHAnsi" w:cstheme="minorHAnsi"/>
            <w:sz w:val="22"/>
            <w:szCs w:val="22"/>
            <w:rPrChange w:id="24052" w:author="Visone Rossana (GSE)" w:date="2025-10-20T11:53:00Z" w16du:dateUtc="2025-10-20T09:53:00Z">
              <w:rPr/>
            </w:rPrChange>
          </w:rPr>
          <w:t>sopra riportat</w:t>
        </w:r>
      </w:ins>
      <w:ins w:id="24053" w:author="Visone Rossana (GSE)" w:date="2025-10-20T12:26:00Z" w16du:dateUtc="2025-10-20T10:26:00Z">
        <w:r w:rsidR="00E20FC0">
          <w:rPr>
            <w:rFonts w:asciiTheme="minorHAnsi" w:hAnsiTheme="minorHAnsi" w:cstheme="minorHAnsi"/>
            <w:sz w:val="22"/>
            <w:szCs w:val="22"/>
          </w:rPr>
          <w:t>a</w:t>
        </w:r>
      </w:ins>
      <w:ins w:id="24054" w:author="Visone Rossana (GSE)" w:date="2025-10-20T11:53:00Z" w16du:dateUtc="2025-10-20T09:53:00Z">
        <w:r w:rsidRPr="00F247F2">
          <w:rPr>
            <w:rFonts w:asciiTheme="minorHAnsi" w:hAnsiTheme="minorHAnsi" w:cstheme="minorHAnsi"/>
            <w:sz w:val="22"/>
            <w:szCs w:val="22"/>
            <w:rPrChange w:id="24055" w:author="Visone Rossana (GSE)" w:date="2025-10-20T11:53:00Z" w16du:dateUtc="2025-10-20T09:53:00Z">
              <w:rPr/>
            </w:rPrChange>
          </w:rPr>
          <w:t>:</w:t>
        </w:r>
      </w:ins>
    </w:p>
    <w:p w14:paraId="74338BFB" w14:textId="77777777" w:rsidR="00F247F2" w:rsidRPr="00F247F2" w:rsidRDefault="00F247F2">
      <w:pPr>
        <w:pStyle w:val="Paragrafoelenco"/>
        <w:widowControl w:val="0"/>
        <w:numPr>
          <w:ilvl w:val="0"/>
          <w:numId w:val="471"/>
        </w:numPr>
        <w:tabs>
          <w:tab w:val="left" w:pos="1128"/>
        </w:tabs>
        <w:autoSpaceDE w:val="0"/>
        <w:autoSpaceDN w:val="0"/>
        <w:spacing w:before="59" w:line="276" w:lineRule="auto"/>
        <w:ind w:hanging="359"/>
        <w:contextualSpacing w:val="0"/>
        <w:jc w:val="both"/>
        <w:rPr>
          <w:ins w:id="24056" w:author="Visone Rossana (GSE)" w:date="2025-10-20T11:53:00Z" w16du:dateUtc="2025-10-20T09:53:00Z"/>
          <w:rFonts w:cstheme="minorHAnsi"/>
          <w:sz w:val="22"/>
          <w:szCs w:val="22"/>
          <w:rPrChange w:id="24057" w:author="Visone Rossana (GSE)" w:date="2025-10-20T11:53:00Z" w16du:dateUtc="2025-10-20T09:53:00Z">
            <w:rPr>
              <w:ins w:id="24058" w:author="Visone Rossana (GSE)" w:date="2025-10-20T11:53:00Z" w16du:dateUtc="2025-10-20T09:53:00Z"/>
              <w:sz w:val="20"/>
            </w:rPr>
          </w:rPrChange>
        </w:rPr>
        <w:pPrChange w:id="24059" w:author="Visone Rossana (GSE)" w:date="2025-10-20T11:53:00Z" w16du:dateUtc="2025-10-20T09:53:00Z">
          <w:pPr>
            <w:pStyle w:val="Paragrafoelenco"/>
            <w:widowControl w:val="0"/>
            <w:numPr>
              <w:numId w:val="471"/>
            </w:numPr>
            <w:tabs>
              <w:tab w:val="left" w:pos="1128"/>
            </w:tabs>
            <w:autoSpaceDE w:val="0"/>
            <w:autoSpaceDN w:val="0"/>
            <w:spacing w:before="59"/>
            <w:ind w:left="1127" w:hanging="359"/>
            <w:contextualSpacing w:val="0"/>
            <w:jc w:val="both"/>
          </w:pPr>
        </w:pPrChange>
      </w:pPr>
      <w:ins w:id="24060" w:author="Visone Rossana (GSE)" w:date="2025-10-20T11:53:00Z" w16du:dateUtc="2025-10-20T09:53:00Z">
        <w:r w:rsidRPr="00F247F2">
          <w:rPr>
            <w:rFonts w:cstheme="minorHAnsi"/>
            <w:sz w:val="22"/>
            <w:szCs w:val="22"/>
            <w:rPrChange w:id="24061" w:author="Visone Rossana (GSE)" w:date="2025-10-20T11:53:00Z" w16du:dateUtc="2025-10-20T09:53:00Z">
              <w:rPr>
                <w:sz w:val="20"/>
              </w:rPr>
            </w:rPrChange>
          </w:rPr>
          <w:t>UNI EN</w:t>
        </w:r>
        <w:r w:rsidRPr="00F247F2">
          <w:rPr>
            <w:rFonts w:cstheme="minorHAnsi"/>
            <w:strike/>
            <w:sz w:val="22"/>
            <w:szCs w:val="22"/>
            <w:rPrChange w:id="24062" w:author="Visone Rossana (GSE)" w:date="2025-10-20T11:53:00Z" w16du:dateUtc="2025-10-20T09:53:00Z">
              <w:rPr>
                <w:strike/>
                <w:sz w:val="20"/>
              </w:rPr>
            </w:rPrChange>
          </w:rPr>
          <w:t xml:space="preserve"> </w:t>
        </w:r>
        <w:r w:rsidRPr="00F247F2">
          <w:rPr>
            <w:rFonts w:cstheme="minorHAnsi"/>
            <w:sz w:val="22"/>
            <w:szCs w:val="22"/>
            <w:rPrChange w:id="24063" w:author="Visone Rossana (GSE)" w:date="2025-10-20T11:53:00Z" w16du:dateUtc="2025-10-20T09:53:00Z">
              <w:rPr>
                <w:sz w:val="20"/>
              </w:rPr>
            </w:rPrChange>
          </w:rPr>
          <w:t>12309-2015: per quanto riguarda le pompe di calore a gas ad assorbimento (valori di prova sul p.c.i.);</w:t>
        </w:r>
      </w:ins>
    </w:p>
    <w:p w14:paraId="788E224D" w14:textId="77777777" w:rsidR="00F247F2" w:rsidRPr="00F247F2" w:rsidRDefault="00F247F2">
      <w:pPr>
        <w:pStyle w:val="Paragrafoelenco"/>
        <w:widowControl w:val="0"/>
        <w:numPr>
          <w:ilvl w:val="0"/>
          <w:numId w:val="471"/>
        </w:numPr>
        <w:tabs>
          <w:tab w:val="left" w:pos="1128"/>
        </w:tabs>
        <w:autoSpaceDE w:val="0"/>
        <w:autoSpaceDN w:val="0"/>
        <w:spacing w:before="60" w:line="276" w:lineRule="auto"/>
        <w:ind w:hanging="359"/>
        <w:contextualSpacing w:val="0"/>
        <w:jc w:val="both"/>
        <w:rPr>
          <w:ins w:id="24064" w:author="Visone Rossana (GSE)" w:date="2025-10-20T11:53:00Z" w16du:dateUtc="2025-10-20T09:53:00Z"/>
          <w:rFonts w:cstheme="minorHAnsi"/>
          <w:sz w:val="22"/>
          <w:szCs w:val="22"/>
          <w:rPrChange w:id="24065" w:author="Visone Rossana (GSE)" w:date="2025-10-20T11:53:00Z" w16du:dateUtc="2025-10-20T09:53:00Z">
            <w:rPr>
              <w:ins w:id="24066" w:author="Visone Rossana (GSE)" w:date="2025-10-20T11:53:00Z" w16du:dateUtc="2025-10-20T09:53:00Z"/>
              <w:sz w:val="20"/>
            </w:rPr>
          </w:rPrChange>
        </w:rPr>
        <w:pPrChange w:id="24067" w:author="Visone Rossana (GSE)" w:date="2025-10-20T11:53:00Z" w16du:dateUtc="2025-10-20T09:53:00Z">
          <w:pPr>
            <w:pStyle w:val="Paragrafoelenco"/>
            <w:widowControl w:val="0"/>
            <w:numPr>
              <w:numId w:val="471"/>
            </w:numPr>
            <w:tabs>
              <w:tab w:val="left" w:pos="1128"/>
            </w:tabs>
            <w:autoSpaceDE w:val="0"/>
            <w:autoSpaceDN w:val="0"/>
            <w:spacing w:before="60"/>
            <w:ind w:left="1127" w:hanging="359"/>
            <w:contextualSpacing w:val="0"/>
            <w:jc w:val="both"/>
          </w:pPr>
        </w:pPrChange>
      </w:pPr>
      <w:ins w:id="24068" w:author="Visone Rossana (GSE)" w:date="2025-10-20T11:53:00Z" w16du:dateUtc="2025-10-20T09:53:00Z">
        <w:r w:rsidRPr="00F247F2">
          <w:rPr>
            <w:rFonts w:cstheme="minorHAnsi"/>
            <w:sz w:val="22"/>
            <w:szCs w:val="22"/>
            <w:rPrChange w:id="24069" w:author="Visone Rossana (GSE)" w:date="2025-10-20T11:53:00Z" w16du:dateUtc="2025-10-20T09:53:00Z">
              <w:rPr>
                <w:sz w:val="20"/>
              </w:rPr>
            </w:rPrChange>
          </w:rPr>
          <w:t>UNI EN 16905 per quanto riguarda le pompe di calore a gas a motore</w:t>
        </w:r>
        <w:r w:rsidRPr="00F247F2">
          <w:rPr>
            <w:rFonts w:cstheme="minorHAnsi"/>
            <w:spacing w:val="-14"/>
            <w:sz w:val="22"/>
            <w:szCs w:val="22"/>
            <w:rPrChange w:id="24070" w:author="Visone Rossana (GSE)" w:date="2025-10-20T11:53:00Z" w16du:dateUtc="2025-10-20T09:53:00Z">
              <w:rPr>
                <w:spacing w:val="-14"/>
                <w:sz w:val="20"/>
              </w:rPr>
            </w:rPrChange>
          </w:rPr>
          <w:t xml:space="preserve"> </w:t>
        </w:r>
        <w:r w:rsidRPr="00F247F2">
          <w:rPr>
            <w:rFonts w:cstheme="minorHAnsi"/>
            <w:sz w:val="22"/>
            <w:szCs w:val="22"/>
            <w:rPrChange w:id="24071" w:author="Visone Rossana (GSE)" w:date="2025-10-20T11:53:00Z" w16du:dateUtc="2025-10-20T09:53:00Z">
              <w:rPr>
                <w:sz w:val="20"/>
              </w:rPr>
            </w:rPrChange>
          </w:rPr>
          <w:t>endotermico;</w:t>
        </w:r>
      </w:ins>
    </w:p>
    <w:p w14:paraId="65EBB24F" w14:textId="386664A6" w:rsidR="00F247F2" w:rsidRDefault="006126FE" w:rsidP="00C17D9E">
      <w:pPr>
        <w:spacing w:after="120" w:line="276" w:lineRule="auto"/>
        <w:ind w:left="360"/>
        <w:jc w:val="both"/>
        <w:rPr>
          <w:ins w:id="24072" w:author="Visone Rossana (GSE)" w:date="2025-10-20T11:56:00Z" w16du:dateUtc="2025-10-20T09:56:00Z"/>
          <w:rFonts w:cs="Calibri"/>
          <w:sz w:val="22"/>
          <w:szCs w:val="22"/>
        </w:rPr>
      </w:pPr>
      <w:ins w:id="24073" w:author="Visone Rossana (GSE)" w:date="2025-10-20T11:54:00Z" w16du:dateUtc="2025-10-20T09:54:00Z">
        <w:r>
          <w:rPr>
            <w:rFonts w:cs="Calibri"/>
            <w:sz w:val="22"/>
            <w:szCs w:val="22"/>
          </w:rPr>
          <w:t xml:space="preserve">Le emissioni </w:t>
        </w:r>
        <w:r w:rsidR="00056DF1">
          <w:rPr>
            <w:rFonts w:cs="Calibri"/>
            <w:sz w:val="22"/>
            <w:szCs w:val="22"/>
          </w:rPr>
          <w:t>i</w:t>
        </w:r>
        <w:r w:rsidR="00056DF1" w:rsidRPr="00056DF1">
          <w:rPr>
            <w:rFonts w:cs="Calibri"/>
            <w:sz w:val="22"/>
            <w:szCs w:val="22"/>
          </w:rPr>
          <w:t>n atmosfera degli ossidi di azoto NO</w:t>
        </w:r>
        <w:r w:rsidR="00056DF1" w:rsidRPr="00056DF1">
          <w:rPr>
            <w:rFonts w:cs="Calibri"/>
            <w:sz w:val="22"/>
            <w:szCs w:val="22"/>
            <w:vertAlign w:val="subscript"/>
            <w:rPrChange w:id="24074" w:author="Visone Rossana (GSE)" w:date="2025-10-20T11:55:00Z" w16du:dateUtc="2025-10-20T09:55:00Z">
              <w:rPr>
                <w:rFonts w:cs="Calibri"/>
                <w:sz w:val="22"/>
                <w:szCs w:val="22"/>
              </w:rPr>
            </w:rPrChange>
          </w:rPr>
          <w:t>x</w:t>
        </w:r>
        <w:r w:rsidR="00056DF1" w:rsidRPr="00056DF1">
          <w:rPr>
            <w:rFonts w:cs="Calibri"/>
            <w:sz w:val="22"/>
            <w:szCs w:val="22"/>
          </w:rPr>
          <w:t xml:space="preserve"> (espressi come NO</w:t>
        </w:r>
        <w:r w:rsidR="00056DF1" w:rsidRPr="00056DF1">
          <w:rPr>
            <w:rFonts w:cs="Calibri"/>
            <w:sz w:val="22"/>
            <w:szCs w:val="22"/>
            <w:vertAlign w:val="subscript"/>
            <w:rPrChange w:id="24075" w:author="Visone Rossana (GSE)" w:date="2025-10-20T11:54:00Z" w16du:dateUtc="2025-10-20T09:54:00Z">
              <w:rPr>
                <w:rFonts w:cs="Calibri"/>
                <w:sz w:val="22"/>
                <w:szCs w:val="22"/>
              </w:rPr>
            </w:rPrChange>
          </w:rPr>
          <w:t>2</w:t>
        </w:r>
        <w:r w:rsidR="00056DF1" w:rsidRPr="00056DF1">
          <w:rPr>
            <w:rFonts w:cs="Calibri"/>
            <w:sz w:val="22"/>
            <w:szCs w:val="22"/>
          </w:rPr>
          <w:t>), dovute al sistema di combustione, devono essere calcolati in conformità alla vigente normativa europea e devono essere inferiori a 120 mg/kWh</w:t>
        </w:r>
        <w:r w:rsidR="00056DF1" w:rsidRPr="007523CD">
          <w:rPr>
            <w:rFonts w:cs="Calibri"/>
            <w:sz w:val="22"/>
            <w:szCs w:val="22"/>
            <w:vertAlign w:val="subscript"/>
            <w:rPrChange w:id="24076" w:author="Visone Rossana (GSE)" w:date="2025-10-20T11:55:00Z" w16du:dateUtc="2025-10-20T09:55:00Z">
              <w:rPr>
                <w:rFonts w:cs="Calibri"/>
                <w:sz w:val="22"/>
                <w:szCs w:val="22"/>
              </w:rPr>
            </w:rPrChange>
          </w:rPr>
          <w:t>t</w:t>
        </w:r>
        <w:r w:rsidR="00056DF1" w:rsidRPr="00056DF1">
          <w:rPr>
            <w:rFonts w:cs="Calibri"/>
            <w:sz w:val="22"/>
            <w:szCs w:val="22"/>
          </w:rPr>
          <w:t xml:space="preserve"> per le pompe di calore a gas ad assorbimento e inferiori a 240 mg/kWh</w:t>
        </w:r>
        <w:r w:rsidR="00056DF1" w:rsidRPr="007523CD">
          <w:rPr>
            <w:rFonts w:cs="Calibri"/>
            <w:sz w:val="22"/>
            <w:szCs w:val="22"/>
            <w:vertAlign w:val="subscript"/>
            <w:rPrChange w:id="24077" w:author="Visone Rossana (GSE)" w:date="2025-10-20T11:55:00Z" w16du:dateUtc="2025-10-20T09:55:00Z">
              <w:rPr>
                <w:rFonts w:cs="Calibri"/>
                <w:sz w:val="22"/>
                <w:szCs w:val="22"/>
              </w:rPr>
            </w:rPrChange>
          </w:rPr>
          <w:t>t</w:t>
        </w:r>
        <w:r w:rsidR="00056DF1" w:rsidRPr="00056DF1">
          <w:rPr>
            <w:rFonts w:cs="Calibri"/>
            <w:sz w:val="22"/>
            <w:szCs w:val="22"/>
          </w:rPr>
          <w:t xml:space="preserve"> per le pompe di calore a gas con motore a combustione interna. Tali valori sono riferiti all’energia termica prodotta</w:t>
        </w:r>
      </w:ins>
      <w:ins w:id="24078" w:author="Visone Rossana (GSE)" w:date="2025-10-20T11:55:00Z" w16du:dateUtc="2025-10-20T09:55:00Z">
        <w:r w:rsidR="007523CD">
          <w:rPr>
            <w:rFonts w:cs="Calibri"/>
            <w:sz w:val="22"/>
            <w:szCs w:val="22"/>
          </w:rPr>
          <w:t>.</w:t>
        </w:r>
      </w:ins>
    </w:p>
    <w:p w14:paraId="78C73A51" w14:textId="6F25EBD4" w:rsidR="00630673" w:rsidRDefault="00A27423" w:rsidP="00C17D9E">
      <w:pPr>
        <w:spacing w:after="120" w:line="276" w:lineRule="auto"/>
        <w:ind w:left="360"/>
        <w:jc w:val="both"/>
        <w:rPr>
          <w:ins w:id="24079" w:author="Visone Rossana (GSE)" w:date="2025-10-20T11:58:00Z" w16du:dateUtc="2025-10-20T09:58:00Z"/>
          <w:rFonts w:cs="Calibri"/>
          <w:sz w:val="22"/>
          <w:szCs w:val="22"/>
        </w:rPr>
      </w:pPr>
      <w:ins w:id="24080" w:author="Visone Rossana (GSE)" w:date="2025-10-20T11:57:00Z" w16du:dateUtc="2025-10-20T09:57:00Z">
        <w:r>
          <w:rPr>
            <w:rFonts w:cs="Calibri"/>
            <w:sz w:val="22"/>
            <w:szCs w:val="22"/>
          </w:rPr>
          <w:t>Per le pompe di calore elettriche o a gas</w:t>
        </w:r>
      </w:ins>
      <w:ins w:id="24081" w:author="Visone Rossana (GSE)" w:date="2025-10-20T11:58:00Z" w16du:dateUtc="2025-10-20T09:58:00Z">
        <w:r>
          <w:rPr>
            <w:rFonts w:cs="Calibri"/>
            <w:sz w:val="22"/>
            <w:szCs w:val="22"/>
          </w:rPr>
          <w:t xml:space="preserve">, l’impianto realizzato deve asservire le medesime utenze della configurazione ante operam. </w:t>
        </w:r>
      </w:ins>
    </w:p>
    <w:p w14:paraId="3399DB08" w14:textId="5D2FC01F" w:rsidR="00A27423" w:rsidRDefault="00B879C8" w:rsidP="00C17D9E">
      <w:pPr>
        <w:spacing w:after="120" w:line="276" w:lineRule="auto"/>
        <w:ind w:left="360"/>
        <w:jc w:val="both"/>
        <w:rPr>
          <w:ins w:id="24082" w:author="Visone Rossana (GSE)" w:date="2025-10-20T11:56:00Z" w16du:dateUtc="2025-10-20T09:56:00Z"/>
          <w:rFonts w:cs="Calibri"/>
          <w:sz w:val="22"/>
          <w:szCs w:val="22"/>
        </w:rPr>
      </w:pPr>
      <w:ins w:id="24083" w:author="Visone Rossana (GSE)" w:date="2025-10-20T12:00:00Z" w16du:dateUtc="2025-10-20T10:00:00Z">
        <w:r>
          <w:rPr>
            <w:rFonts w:cs="Calibri"/>
            <w:sz w:val="22"/>
            <w:szCs w:val="22"/>
          </w:rPr>
          <w:t xml:space="preserve">Per </w:t>
        </w:r>
      </w:ins>
      <w:ins w:id="24084" w:author="Visone Rossana (GSE)" w:date="2025-10-20T11:58:00Z" w16du:dateUtc="2025-10-20T09:58:00Z">
        <w:r w:rsidR="00B048D3" w:rsidRPr="00B048D3">
          <w:rPr>
            <w:rFonts w:cs="Calibri"/>
            <w:sz w:val="22"/>
            <w:szCs w:val="22"/>
          </w:rPr>
          <w:t>le pompe di calore “VRF/VRV” l’accesso agli incentivi è ammesso anche nel caso della sostituzione esclusivamente della unità esterna, mantenendo inalterati il rimanente circuito frigorifero e le relative unità interne</w:t>
        </w:r>
      </w:ins>
      <w:ins w:id="24085" w:author="Visone Rossana (GSE)" w:date="2025-10-23T11:48:00Z" w16du:dateUtc="2025-10-23T09:48:00Z">
        <w:r w:rsidR="00890EC1">
          <w:rPr>
            <w:rFonts w:cs="Calibri"/>
            <w:sz w:val="22"/>
            <w:szCs w:val="22"/>
          </w:rPr>
          <w:t xml:space="preserve"> anche se le stesse costituiscono il generatore oggetto di sostituzione</w:t>
        </w:r>
      </w:ins>
      <w:ins w:id="24086" w:author="Visone Rossana (GSE)" w:date="2025-10-20T11:58:00Z" w16du:dateUtc="2025-10-20T09:58:00Z">
        <w:r w:rsidR="00B048D3">
          <w:rPr>
            <w:rFonts w:cs="Calibri"/>
            <w:sz w:val="22"/>
            <w:szCs w:val="22"/>
          </w:rPr>
          <w:t>.</w:t>
        </w:r>
      </w:ins>
      <w:ins w:id="24087" w:author="Visone Rossana (GSE)" w:date="2025-10-23T11:45:00Z" w16du:dateUtc="2025-10-23T09:45:00Z">
        <w:r w:rsidR="009B7C83">
          <w:rPr>
            <w:rFonts w:cs="Calibri"/>
            <w:sz w:val="22"/>
            <w:szCs w:val="22"/>
          </w:rPr>
          <w:t xml:space="preserve"> Tale </w:t>
        </w:r>
      </w:ins>
      <w:ins w:id="24088" w:author="Visone Rossana (GSE)" w:date="2025-10-23T11:47:00Z" w16du:dateUtc="2025-10-23T09:47:00Z">
        <w:r w:rsidR="004546EC">
          <w:rPr>
            <w:rFonts w:cs="Calibri"/>
            <w:sz w:val="22"/>
            <w:szCs w:val="22"/>
          </w:rPr>
          <w:t xml:space="preserve">possibilità </w:t>
        </w:r>
      </w:ins>
      <w:ins w:id="24089" w:author="Visone Rossana (GSE)" w:date="2025-10-23T11:45:00Z" w16du:dateUtc="2025-10-23T09:45:00Z">
        <w:r w:rsidR="009B7C83">
          <w:rPr>
            <w:rFonts w:cs="Calibri"/>
            <w:sz w:val="22"/>
            <w:szCs w:val="22"/>
          </w:rPr>
          <w:t xml:space="preserve">si adotta anche per </w:t>
        </w:r>
        <w:r w:rsidR="004D6905">
          <w:rPr>
            <w:rFonts w:cs="Calibri"/>
            <w:sz w:val="22"/>
            <w:szCs w:val="22"/>
          </w:rPr>
          <w:t>l</w:t>
        </w:r>
      </w:ins>
      <w:ins w:id="24090" w:author="Visone Rossana (GSE)" w:date="2025-10-23T11:51:00Z" w16du:dateUtc="2025-10-23T09:51:00Z">
        <w:r w:rsidR="002D6733">
          <w:rPr>
            <w:rFonts w:cs="Calibri"/>
            <w:sz w:val="22"/>
            <w:szCs w:val="22"/>
          </w:rPr>
          <w:t>a sostituzione di</w:t>
        </w:r>
      </w:ins>
      <w:ins w:id="24091" w:author="Visone Rossana (GSE)" w:date="2025-10-23T11:45:00Z" w16du:dateUtc="2025-10-23T09:45:00Z">
        <w:r w:rsidR="004D6905">
          <w:rPr>
            <w:rFonts w:cs="Calibri"/>
            <w:sz w:val="22"/>
            <w:szCs w:val="22"/>
          </w:rPr>
          <w:t xml:space="preserve"> pompe di calore </w:t>
        </w:r>
      </w:ins>
      <w:ins w:id="24092" w:author="Visone Rossana (GSE)" w:date="2025-10-23T11:53:00Z" w16du:dateUtc="2025-10-23T09:53:00Z">
        <w:r w:rsidR="000D47B0">
          <w:rPr>
            <w:rFonts w:cs="Calibri"/>
            <w:sz w:val="22"/>
            <w:szCs w:val="22"/>
          </w:rPr>
          <w:t>di tipologia split/multisplit e per pom</w:t>
        </w:r>
      </w:ins>
      <w:ins w:id="24093" w:author="Visone Rossana (GSE)" w:date="2025-10-23T11:54:00Z" w16du:dateUtc="2025-10-23T09:54:00Z">
        <w:r w:rsidR="000D47B0">
          <w:rPr>
            <w:rFonts w:cs="Calibri"/>
            <w:sz w:val="22"/>
            <w:szCs w:val="22"/>
          </w:rPr>
          <w:t>pe di calore</w:t>
        </w:r>
      </w:ins>
      <w:ins w:id="24094" w:author="Visone Rossana (GSE)" w:date="2025-10-23T11:53:00Z" w16du:dateUtc="2025-10-23T09:53:00Z">
        <w:r w:rsidR="000D47B0">
          <w:rPr>
            <w:rFonts w:cs="Calibri"/>
            <w:sz w:val="22"/>
            <w:szCs w:val="22"/>
          </w:rPr>
          <w:t xml:space="preserve"> </w:t>
        </w:r>
      </w:ins>
      <w:ins w:id="24095" w:author="Visone Rossana (GSE)" w:date="2025-10-23T11:45:00Z" w16du:dateUtc="2025-10-23T09:45:00Z">
        <w:r w:rsidR="004D6905">
          <w:rPr>
            <w:rFonts w:cs="Calibri"/>
            <w:sz w:val="22"/>
            <w:szCs w:val="22"/>
          </w:rPr>
          <w:t>con scambio interno ad acqua</w:t>
        </w:r>
      </w:ins>
      <w:ins w:id="24096" w:author="Visone Rossana (GSE)" w:date="2025-10-23T11:51:00Z" w16du:dateUtc="2025-10-23T09:51:00Z">
        <w:r w:rsidR="002D6733">
          <w:rPr>
            <w:rFonts w:cs="Calibri"/>
            <w:sz w:val="22"/>
            <w:szCs w:val="22"/>
          </w:rPr>
          <w:t xml:space="preserve">, dove l’unità interna </w:t>
        </w:r>
        <w:r w:rsidR="00485EC5">
          <w:rPr>
            <w:rFonts w:cs="Calibri"/>
            <w:sz w:val="22"/>
            <w:szCs w:val="22"/>
          </w:rPr>
          <w:t>non costituisce il generat</w:t>
        </w:r>
      </w:ins>
      <w:ins w:id="24097" w:author="Visone Rossana (GSE)" w:date="2025-10-23T11:52:00Z" w16du:dateUtc="2025-10-23T09:52:00Z">
        <w:r w:rsidR="00485EC5">
          <w:rPr>
            <w:rFonts w:cs="Calibri"/>
            <w:sz w:val="22"/>
            <w:szCs w:val="22"/>
          </w:rPr>
          <w:t>ore oggetto di sostituzion</w:t>
        </w:r>
      </w:ins>
      <w:ins w:id="24098" w:author="Visone Rossana (GSE)" w:date="2025-10-23T11:53:00Z" w16du:dateUtc="2025-10-23T09:53:00Z">
        <w:r w:rsidR="000D47B0">
          <w:rPr>
            <w:rFonts w:cs="Calibri"/>
            <w:sz w:val="22"/>
            <w:szCs w:val="22"/>
          </w:rPr>
          <w:t>e</w:t>
        </w:r>
      </w:ins>
      <w:ins w:id="24099" w:author="Visone Rossana (GSE)" w:date="2025-10-23T11:54:00Z" w16du:dateUtc="2025-10-23T09:54:00Z">
        <w:r w:rsidR="000D47B0">
          <w:rPr>
            <w:rFonts w:cs="Calibri"/>
            <w:sz w:val="22"/>
            <w:szCs w:val="22"/>
          </w:rPr>
          <w:t xml:space="preserve">. </w:t>
        </w:r>
      </w:ins>
      <w:ins w:id="24100" w:author="Visone Rossana (GSE)" w:date="2025-10-23T11:47:00Z" w16du:dateUtc="2025-10-23T09:47:00Z">
        <w:r w:rsidR="004546EC">
          <w:rPr>
            <w:rFonts w:cs="Calibri"/>
            <w:sz w:val="22"/>
            <w:szCs w:val="22"/>
          </w:rPr>
          <w:t xml:space="preserve"> </w:t>
        </w:r>
      </w:ins>
      <w:ins w:id="24101" w:author="Visone Rossana (GSE)" w:date="2025-10-23T11:45:00Z" w16du:dateUtc="2025-10-23T09:45:00Z">
        <w:r w:rsidR="004D6905">
          <w:rPr>
            <w:rFonts w:cs="Calibri"/>
            <w:sz w:val="22"/>
            <w:szCs w:val="22"/>
          </w:rPr>
          <w:t xml:space="preserve"> </w:t>
        </w:r>
      </w:ins>
    </w:p>
    <w:p w14:paraId="022F46C3" w14:textId="58478236" w:rsidR="00B879C8" w:rsidRDefault="00B879C8" w:rsidP="00B879C8">
      <w:pPr>
        <w:pStyle w:val="Paragrafoelenco"/>
        <w:spacing w:after="120" w:line="259" w:lineRule="auto"/>
        <w:ind w:left="426"/>
        <w:contextualSpacing w:val="0"/>
        <w:jc w:val="both"/>
        <w:rPr>
          <w:ins w:id="24102" w:author="Visone Rossana (GSE)" w:date="2025-10-20T13:00:00Z" w16du:dateUtc="2025-10-20T11:00:00Z"/>
          <w:rFonts w:cs="Calibri"/>
          <w:sz w:val="22"/>
          <w:szCs w:val="22"/>
        </w:rPr>
      </w:pPr>
      <w:ins w:id="24103" w:author="Visone Rossana (GSE)" w:date="2025-10-20T12:00:00Z" w16du:dateUtc="2025-10-20T10:00:00Z">
        <w:r w:rsidRPr="00B879C8">
          <w:rPr>
            <w:rFonts w:cs="Calibri"/>
            <w:sz w:val="22"/>
            <w:szCs w:val="22"/>
            <w:rPrChange w:id="24104" w:author="Visone Rossana (GSE)" w:date="2025-10-20T12:00:00Z" w16du:dateUtc="2025-10-20T10:00:00Z">
              <w:rPr>
                <w:rFonts w:ascii="Calibri" w:hAnsi="Calibri" w:cs="Calibri"/>
                <w:sz w:val="20"/>
                <w:szCs w:val="20"/>
              </w:rPr>
            </w:rPrChange>
          </w:rPr>
          <w:t>Per gli interventi realizzati su un intero edificio dotato di un impianto di riscaldamento di potenza nominale totale (da intendersi potenza nominale totale utile) maggiore o uguale a 200 kW</w:t>
        </w:r>
        <w:r w:rsidRPr="00B879C8">
          <w:rPr>
            <w:rFonts w:cs="Calibri"/>
            <w:sz w:val="22"/>
            <w:szCs w:val="22"/>
            <w:vertAlign w:val="subscript"/>
            <w:rPrChange w:id="24105" w:author="Visone Rossana (GSE)" w:date="2025-10-20T12:00:00Z" w16du:dateUtc="2025-10-20T10:00:00Z">
              <w:rPr>
                <w:rFonts w:ascii="Calibri" w:hAnsi="Calibri" w:cs="Calibri"/>
                <w:sz w:val="20"/>
                <w:szCs w:val="20"/>
              </w:rPr>
            </w:rPrChange>
          </w:rPr>
          <w:t>t</w:t>
        </w:r>
        <w:r w:rsidRPr="00B879C8">
          <w:rPr>
            <w:rFonts w:cs="Calibri"/>
            <w:sz w:val="22"/>
            <w:szCs w:val="22"/>
            <w:rPrChange w:id="24106" w:author="Visone Rossana (GSE)" w:date="2025-10-20T12:00:00Z" w16du:dateUtc="2025-10-20T10:00:00Z">
              <w:rPr>
                <w:rFonts w:ascii="Calibri" w:hAnsi="Calibri" w:cs="Calibri"/>
                <w:sz w:val="20"/>
                <w:szCs w:val="20"/>
              </w:rPr>
            </w:rPrChange>
          </w:rPr>
          <w:t xml:space="preserve">, ai fini della </w:t>
        </w:r>
        <w:r w:rsidRPr="00B879C8">
          <w:rPr>
            <w:rFonts w:cs="Calibri"/>
            <w:sz w:val="22"/>
            <w:szCs w:val="22"/>
            <w:rPrChange w:id="24107" w:author="Visone Rossana (GSE)" w:date="2025-10-20T12:00:00Z" w16du:dateUtc="2025-10-20T10:00:00Z">
              <w:rPr>
                <w:rFonts w:ascii="Calibri" w:hAnsi="Calibri" w:cs="Calibri"/>
                <w:sz w:val="20"/>
                <w:szCs w:val="20"/>
              </w:rPr>
            </w:rPrChange>
          </w:rPr>
          <w:lastRenderedPageBreak/>
          <w:t xml:space="preserve">richiesta di incentivo la diagnosi energetica </w:t>
        </w:r>
        <w:r w:rsidRPr="00B879C8">
          <w:rPr>
            <w:rFonts w:cs="Calibri"/>
            <w:i/>
            <w:iCs/>
            <w:sz w:val="22"/>
            <w:szCs w:val="22"/>
            <w:rPrChange w:id="24108" w:author="Visone Rossana (GSE)" w:date="2025-10-20T12:00:00Z" w16du:dateUtc="2025-10-20T10:00:00Z">
              <w:rPr>
                <w:rFonts w:ascii="Calibri" w:hAnsi="Calibri" w:cs="Calibri"/>
                <w:i/>
                <w:iCs/>
                <w:sz w:val="20"/>
                <w:szCs w:val="20"/>
              </w:rPr>
            </w:rPrChange>
          </w:rPr>
          <w:t>ante-oper</w:t>
        </w:r>
        <w:r>
          <w:rPr>
            <w:rFonts w:cs="Calibri"/>
            <w:i/>
            <w:iCs/>
            <w:sz w:val="22"/>
            <w:szCs w:val="22"/>
          </w:rPr>
          <w:t>a</w:t>
        </w:r>
        <w:r w:rsidRPr="00B879C8">
          <w:rPr>
            <w:rFonts w:cs="Calibri"/>
            <w:i/>
            <w:iCs/>
            <w:sz w:val="22"/>
            <w:szCs w:val="22"/>
            <w:rPrChange w:id="24109" w:author="Visone Rossana (GSE)" w:date="2025-10-20T12:00:00Z" w16du:dateUtc="2025-10-20T10:00:00Z">
              <w:rPr>
                <w:rFonts w:ascii="Calibri" w:hAnsi="Calibri" w:cs="Calibri"/>
                <w:i/>
                <w:iCs/>
                <w:sz w:val="20"/>
                <w:szCs w:val="20"/>
              </w:rPr>
            </w:rPrChange>
          </w:rPr>
          <w:t>m</w:t>
        </w:r>
        <w:r w:rsidRPr="00B879C8">
          <w:rPr>
            <w:rFonts w:cs="Calibri"/>
            <w:sz w:val="22"/>
            <w:szCs w:val="22"/>
            <w:rPrChange w:id="24110" w:author="Visone Rossana (GSE)" w:date="2025-10-20T12:00:00Z" w16du:dateUtc="2025-10-20T10:00:00Z">
              <w:rPr>
                <w:rFonts w:ascii="Calibri" w:hAnsi="Calibri" w:cs="Calibri"/>
                <w:i/>
                <w:iCs/>
                <w:sz w:val="20"/>
                <w:szCs w:val="20"/>
              </w:rPr>
            </w:rPrChange>
          </w:rPr>
          <w:t xml:space="preserve"> </w:t>
        </w:r>
        <w:r w:rsidRPr="00B879C8">
          <w:rPr>
            <w:rFonts w:cs="Calibri"/>
            <w:sz w:val="22"/>
            <w:szCs w:val="22"/>
            <w:rPrChange w:id="24111" w:author="Visone Rossana (GSE)" w:date="2025-10-20T12:00:00Z" w16du:dateUtc="2025-10-20T10:00:00Z">
              <w:rPr>
                <w:rFonts w:ascii="Calibri" w:hAnsi="Calibri" w:cs="Calibri"/>
                <w:sz w:val="20"/>
                <w:szCs w:val="20"/>
              </w:rPr>
            </w:rPrChange>
          </w:rPr>
          <w:t xml:space="preserve">e l’APE </w:t>
        </w:r>
        <w:r w:rsidRPr="00B879C8">
          <w:rPr>
            <w:rFonts w:cs="Calibri"/>
            <w:i/>
            <w:iCs/>
            <w:sz w:val="22"/>
            <w:szCs w:val="22"/>
            <w:rPrChange w:id="24112" w:author="Visone Rossana (GSE)" w:date="2025-10-20T12:01:00Z" w16du:dateUtc="2025-10-20T10:01:00Z">
              <w:rPr>
                <w:rFonts w:ascii="Calibri" w:hAnsi="Calibri" w:cs="Calibri"/>
                <w:i/>
                <w:iCs/>
                <w:sz w:val="20"/>
                <w:szCs w:val="20"/>
              </w:rPr>
            </w:rPrChange>
          </w:rPr>
          <w:t>post- operam</w:t>
        </w:r>
        <w:r w:rsidRPr="00B879C8">
          <w:rPr>
            <w:rFonts w:cs="Calibri"/>
            <w:sz w:val="22"/>
            <w:szCs w:val="22"/>
            <w:rPrChange w:id="24113" w:author="Visone Rossana (GSE)" w:date="2025-10-20T12:00:00Z" w16du:dateUtc="2025-10-20T10:00:00Z">
              <w:rPr>
                <w:rFonts w:ascii="Calibri" w:hAnsi="Calibri" w:cs="Calibri"/>
                <w:i/>
                <w:iCs/>
                <w:sz w:val="20"/>
                <w:szCs w:val="20"/>
              </w:rPr>
            </w:rPrChange>
          </w:rPr>
          <w:t xml:space="preserve"> </w:t>
        </w:r>
        <w:r w:rsidRPr="00B879C8">
          <w:rPr>
            <w:rFonts w:cs="Calibri"/>
            <w:sz w:val="22"/>
            <w:szCs w:val="22"/>
            <w:rPrChange w:id="24114" w:author="Visone Rossana (GSE)" w:date="2025-10-20T12:00:00Z" w16du:dateUtc="2025-10-20T10:00:00Z">
              <w:rPr>
                <w:rFonts w:ascii="Calibri" w:hAnsi="Calibri" w:cs="Calibri"/>
                <w:sz w:val="20"/>
                <w:szCs w:val="20"/>
              </w:rPr>
            </w:rPrChange>
          </w:rPr>
          <w:t>sono obbligatori, a pena di decadenza del riconoscimento degli incentivi.</w:t>
        </w:r>
      </w:ins>
    </w:p>
    <w:p w14:paraId="6663A60D" w14:textId="77777777" w:rsidR="00FF12C5" w:rsidRPr="00ED4444" w:rsidRDefault="00FF12C5" w:rsidP="00FF12C5">
      <w:pPr>
        <w:ind w:left="357"/>
        <w:jc w:val="center"/>
        <w:rPr>
          <w:ins w:id="24115" w:author="Visone Rossana (GSE)" w:date="2025-10-20T13:00:00Z" w16du:dateUtc="2025-10-20T11:00:00Z"/>
          <w:rFonts w:ascii="Calibri" w:hAnsi="Calibri" w:cs="Calibri"/>
          <w:sz w:val="20"/>
          <w:szCs w:val="20"/>
        </w:rPr>
      </w:pPr>
    </w:p>
    <w:tbl>
      <w:tblPr>
        <w:tblpPr w:leftFromText="141" w:rightFromText="141" w:topFromText="100" w:bottomFromText="100" w:vertAnchor="text" w:tblpX="140"/>
        <w:tblW w:w="4811"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229"/>
      </w:tblGrid>
      <w:tr w:rsidR="00FF12C5" w:rsidRPr="00321D18" w14:paraId="0A36904C" w14:textId="77777777" w:rsidTr="003654F2">
        <w:trPr>
          <w:trHeight w:val="1088"/>
          <w:ins w:id="24116" w:author="Visone Rossana (GSE)" w:date="2025-10-20T13:00:00Z"/>
        </w:trPr>
        <w:tc>
          <w:tcPr>
            <w:tcW w:w="5000" w:type="pct"/>
            <w:tcMar>
              <w:top w:w="0" w:type="dxa"/>
              <w:left w:w="70" w:type="dxa"/>
              <w:bottom w:w="0" w:type="dxa"/>
              <w:right w:w="70" w:type="dxa"/>
            </w:tcMar>
          </w:tcPr>
          <w:p w14:paraId="17E632FE" w14:textId="7CACF332" w:rsidR="00FF12C5" w:rsidRPr="00CF2AC6" w:rsidRDefault="00FF12C5" w:rsidP="003654F2">
            <w:pPr>
              <w:spacing w:before="60" w:after="60" w:line="276" w:lineRule="auto"/>
              <w:jc w:val="both"/>
              <w:rPr>
                <w:ins w:id="24117" w:author="Visone Rossana (GSE)" w:date="2025-10-20T13:00:00Z" w16du:dateUtc="2025-10-20T11:00:00Z"/>
                <w:rFonts w:ascii="Calibri" w:hAnsi="Calibri" w:cs="Calibri"/>
                <w:b/>
                <w:bCs/>
                <w:sz w:val="20"/>
                <w:szCs w:val="20"/>
              </w:rPr>
            </w:pPr>
            <w:ins w:id="24118" w:author="Visone Rossana (GSE)" w:date="2025-10-20T13:00:00Z" w16du:dateUtc="2025-10-20T11:00:00Z">
              <w:r w:rsidRPr="00CF2AC6">
                <w:rPr>
                  <w:rFonts w:ascii="Calibri" w:hAnsi="Calibri" w:cs="Calibri"/>
                  <w:b/>
                  <w:bCs/>
                  <w:sz w:val="20"/>
                  <w:szCs w:val="20"/>
                </w:rPr>
                <w:t>Disposizioni specifiche per le imprese e</w:t>
              </w:r>
              <w:r>
                <w:rPr>
                  <w:rFonts w:ascii="Calibri" w:hAnsi="Calibri" w:cs="Calibri"/>
                  <w:b/>
                  <w:bCs/>
                  <w:sz w:val="20"/>
                  <w:szCs w:val="20"/>
                </w:rPr>
                <w:t xml:space="preserve"> gli</w:t>
              </w:r>
              <w:r w:rsidRPr="00CF2AC6">
                <w:rPr>
                  <w:rFonts w:ascii="Calibri" w:hAnsi="Calibri" w:cs="Calibri"/>
                  <w:b/>
                  <w:bCs/>
                  <w:sz w:val="20"/>
                  <w:szCs w:val="20"/>
                </w:rPr>
                <w:t xml:space="preserve"> ETS economici</w:t>
              </w:r>
            </w:ins>
          </w:p>
          <w:p w14:paraId="753EEDD2" w14:textId="325F6F91" w:rsidR="00FF12C5" w:rsidRPr="00321D18" w:rsidRDefault="00FF12C5" w:rsidP="003654F2">
            <w:pPr>
              <w:spacing w:before="60" w:after="60" w:line="276" w:lineRule="auto"/>
              <w:contextualSpacing/>
              <w:jc w:val="both"/>
              <w:rPr>
                <w:ins w:id="24119" w:author="Visone Rossana (GSE)" w:date="2025-10-20T13:00:00Z" w16du:dateUtc="2025-10-20T11:00:00Z"/>
                <w:rFonts w:ascii="Calibri" w:eastAsia="MS Mincho" w:hAnsi="Calibri"/>
              </w:rPr>
            </w:pPr>
            <w:ins w:id="24120" w:author="Visone Rossana (GSE)" w:date="2025-10-20T13:00:00Z" w16du:dateUtc="2025-10-20T11:00:00Z">
              <w:r w:rsidRPr="00CF2AC6">
                <w:rPr>
                  <w:rFonts w:ascii="Calibri" w:hAnsi="Calibri" w:cs="Calibri"/>
                  <w:sz w:val="20"/>
                  <w:szCs w:val="20"/>
                </w:rPr>
                <w:t xml:space="preserve">Ai sensi delle disposizioni di cui all’art. 25, comma 2, del Decreto per le imprese/ETS economici non sono incentivabili </w:t>
              </w:r>
              <w:r>
                <w:rPr>
                  <w:rFonts w:ascii="Calibri" w:hAnsi="Calibri" w:cs="Calibri"/>
                  <w:sz w:val="20"/>
                  <w:szCs w:val="20"/>
                </w:rPr>
                <w:t>le</w:t>
              </w:r>
              <w:r w:rsidRPr="00CF2AC6">
                <w:rPr>
                  <w:rFonts w:ascii="Calibri" w:hAnsi="Calibri" w:cs="Calibri"/>
                  <w:sz w:val="20"/>
                  <w:szCs w:val="20"/>
                </w:rPr>
                <w:t xml:space="preserve"> pompe di calore a gas. </w:t>
              </w:r>
            </w:ins>
          </w:p>
        </w:tc>
      </w:tr>
    </w:tbl>
    <w:p w14:paraId="6A4A6296" w14:textId="77777777" w:rsidR="00FF12C5" w:rsidRDefault="00FF12C5" w:rsidP="00FF12C5">
      <w:pPr>
        <w:spacing w:after="120"/>
        <w:jc w:val="both"/>
        <w:rPr>
          <w:ins w:id="24121" w:author="Visone Rossana (GSE)" w:date="2025-10-20T13:00:00Z" w16du:dateUtc="2025-10-20T11:00:00Z"/>
          <w:rFonts w:ascii="Calibri" w:hAnsi="Calibri" w:cs="Calibri"/>
          <w:b/>
          <w:bCs/>
          <w:sz w:val="20"/>
          <w:szCs w:val="20"/>
        </w:rPr>
      </w:pPr>
    </w:p>
    <w:p w14:paraId="461673C2" w14:textId="77777777" w:rsidR="00FF12C5" w:rsidRPr="00843BD1" w:rsidDel="000D47B0" w:rsidRDefault="00FF12C5">
      <w:pPr>
        <w:pStyle w:val="Paragrafoelenco"/>
        <w:spacing w:after="120" w:line="259" w:lineRule="auto"/>
        <w:ind w:left="1134" w:hanging="708"/>
        <w:contextualSpacing w:val="0"/>
        <w:jc w:val="both"/>
        <w:rPr>
          <w:ins w:id="24122" w:author="Visone Rossana (GSE)" w:date="2025-10-20T12:00:00Z" w16du:dateUtc="2025-10-20T10:00:00Z"/>
          <w:del w:id="24123" w:author="Visone Rossana (GSE)" w:date="2025-10-23T11:54:00Z" w16du:dateUtc="2025-10-23T09:54:00Z"/>
          <w:rFonts w:ascii="Calibri" w:hAnsi="Calibri" w:cstheme="majorBidi"/>
          <w:szCs w:val="26"/>
          <w:rPrChange w:id="24124" w:author="Visone Rossana (GSE)" w:date="2025-10-20T12:00:00Z" w16du:dateUtc="2025-10-20T10:00:00Z">
            <w:rPr>
              <w:ins w:id="24125" w:author="Visone Rossana (GSE)" w:date="2025-10-20T12:00:00Z" w16du:dateUtc="2025-10-20T10:00:00Z"/>
              <w:del w:id="24126" w:author="Visone Rossana (GSE)" w:date="2025-10-23T11:54:00Z" w16du:dateUtc="2025-10-23T09:54:00Z"/>
              <w:rFonts w:ascii="Calibri" w:hAnsi="Calibri" w:cs="Calibri"/>
              <w:sz w:val="20"/>
              <w:szCs w:val="20"/>
            </w:rPr>
          </w:rPrChange>
        </w:rPr>
        <w:pPrChange w:id="24127" w:author="Visone Rossana (GSE)" w:date="2025-10-20T12:00:00Z" w16du:dateUtc="2025-10-20T10:00:00Z">
          <w:pPr>
            <w:pStyle w:val="Paragrafoelenco"/>
            <w:numPr>
              <w:numId w:val="472"/>
            </w:numPr>
            <w:spacing w:after="120" w:line="259" w:lineRule="auto"/>
            <w:ind w:left="426" w:hanging="284"/>
            <w:contextualSpacing w:val="0"/>
            <w:jc w:val="both"/>
          </w:pPr>
        </w:pPrChange>
      </w:pPr>
      <w:bookmarkStart w:id="24128" w:name="_Toc212462697"/>
      <w:bookmarkEnd w:id="24128"/>
    </w:p>
    <w:p w14:paraId="7970E1A0" w14:textId="23329617" w:rsidR="00E91C55" w:rsidRPr="00923DC6" w:rsidRDefault="00E91C55">
      <w:pPr>
        <w:pStyle w:val="TITOLO20"/>
        <w:numPr>
          <w:ilvl w:val="2"/>
          <w:numId w:val="292"/>
        </w:numPr>
        <w:ind w:left="1134" w:hanging="708"/>
        <w:rPr>
          <w:ins w:id="24129" w:author="Visone Rossana (GSE)" w:date="2025-10-20T11:15:00Z" w16du:dateUtc="2025-10-20T09:15:00Z"/>
        </w:rPr>
        <w:pPrChange w:id="24130" w:author="Visone Rossana (GSE)" w:date="2025-10-20T11:15:00Z" w16du:dateUtc="2025-10-20T09:15:00Z">
          <w:pPr>
            <w:pStyle w:val="TITOLO20"/>
            <w:numPr>
              <w:ilvl w:val="2"/>
              <w:numId w:val="465"/>
            </w:numPr>
            <w:ind w:left="1715" w:hanging="504"/>
          </w:pPr>
        </w:pPrChange>
      </w:pPr>
      <w:bookmarkStart w:id="24131" w:name="_Toc212462698"/>
      <w:ins w:id="24132" w:author="Visone Rossana (GSE)" w:date="2025-10-20T11:15:00Z" w16du:dateUtc="2025-10-20T09:15:00Z">
        <w:r>
          <w:t>Spese ammissibili ai fini del calcolo dell’incentivazione (art. 9- comma 1)</w:t>
        </w:r>
        <w:bookmarkEnd w:id="24131"/>
      </w:ins>
    </w:p>
    <w:p w14:paraId="47438FED" w14:textId="4C4F3882" w:rsidR="00891A12" w:rsidRPr="00891A12" w:rsidRDefault="00891A12">
      <w:pPr>
        <w:spacing w:after="120" w:line="276" w:lineRule="auto"/>
        <w:jc w:val="both"/>
        <w:rPr>
          <w:ins w:id="24133" w:author="Visone Rossana (GSE)" w:date="2025-10-20T12:03:00Z" w16du:dateUtc="2025-10-20T10:03:00Z"/>
          <w:rFonts w:cs="Calibri"/>
          <w:sz w:val="22"/>
          <w:szCs w:val="22"/>
          <w:rPrChange w:id="24134" w:author="Visone Rossana (GSE)" w:date="2025-10-20T12:03:00Z" w16du:dateUtc="2025-10-20T10:03:00Z">
            <w:rPr>
              <w:ins w:id="24135" w:author="Visone Rossana (GSE)" w:date="2025-10-20T12:03:00Z" w16du:dateUtc="2025-10-20T10:03:00Z"/>
            </w:rPr>
          </w:rPrChange>
        </w:rPr>
        <w:pPrChange w:id="24136" w:author="Visone Rossana (GSE)" w:date="2025-10-20T12:03:00Z" w16du:dateUtc="2025-10-20T10:03:00Z">
          <w:pPr>
            <w:pStyle w:val="Paragrafoelenco"/>
            <w:numPr>
              <w:numId w:val="292"/>
            </w:numPr>
            <w:spacing w:after="120"/>
            <w:ind w:left="851" w:hanging="360"/>
            <w:jc w:val="both"/>
          </w:pPr>
        </w:pPrChange>
      </w:pPr>
      <w:ins w:id="24137" w:author="Visone Rossana (GSE)" w:date="2025-10-20T12:03:00Z" w16du:dateUtc="2025-10-20T10:03:00Z">
        <w:r w:rsidRPr="00891A12">
          <w:rPr>
            <w:rFonts w:cs="Calibri"/>
            <w:sz w:val="22"/>
            <w:szCs w:val="22"/>
            <w:rPrChange w:id="24138" w:author="Visone Rossana (GSE)" w:date="2025-10-20T12:03:00Z" w16du:dateUtc="2025-10-20T10:03:00Z">
              <w:rPr/>
            </w:rPrChange>
          </w:rPr>
          <w:t>L’incentivo per la sostituzione di impianti di climatizzazione invernale esistenti con impianti di climatizzazione invernali dotati di pompe di calore elettriche e a gas è stabilito sulla p</w:t>
        </w:r>
      </w:ins>
      <w:ins w:id="24139" w:author="Visone Rossana (GSE)" w:date="2025-10-20T14:58:00Z" w16du:dateUtc="2025-10-20T12:58:00Z">
        <w:r w:rsidR="00BB141D">
          <w:rPr>
            <w:rFonts w:cs="Calibri"/>
            <w:sz w:val="22"/>
            <w:szCs w:val="22"/>
          </w:rPr>
          <w:t>roducibi</w:t>
        </w:r>
        <w:r w:rsidR="00602239">
          <w:rPr>
            <w:rFonts w:cs="Calibri"/>
            <w:sz w:val="22"/>
            <w:szCs w:val="22"/>
          </w:rPr>
          <w:t>lità</w:t>
        </w:r>
      </w:ins>
      <w:ins w:id="24140" w:author="Visone Rossana (GSE)" w:date="2025-10-20T12:03:00Z" w16du:dateUtc="2025-10-20T10:03:00Z">
        <w:r w:rsidRPr="00891A12">
          <w:rPr>
            <w:rFonts w:cs="Calibri"/>
            <w:sz w:val="22"/>
            <w:szCs w:val="22"/>
            <w:rPrChange w:id="24141" w:author="Visone Rossana (GSE)" w:date="2025-10-20T12:03:00Z" w16du:dateUtc="2025-10-20T10:03:00Z">
              <w:rPr/>
            </w:rPrChange>
          </w:rPr>
          <w:t xml:space="preserve"> dell’intervento</w:t>
        </w:r>
      </w:ins>
      <w:ins w:id="24142" w:author="Visone Rossana (GSE)" w:date="2025-10-20T14:59:00Z" w16du:dateUtc="2025-10-20T12:59:00Z">
        <w:r w:rsidR="00602239">
          <w:rPr>
            <w:rFonts w:cs="Calibri"/>
            <w:sz w:val="22"/>
            <w:szCs w:val="22"/>
          </w:rPr>
          <w:t xml:space="preserve">, </w:t>
        </w:r>
      </w:ins>
      <w:ins w:id="24143" w:author="Visone Rossana (GSE)" w:date="2025-10-20T12:03:00Z" w16du:dateUtc="2025-10-20T10:03:00Z">
        <w:r w:rsidRPr="00891A12">
          <w:rPr>
            <w:rFonts w:cs="Calibri"/>
            <w:sz w:val="22"/>
            <w:szCs w:val="22"/>
            <w:rPrChange w:id="24144" w:author="Visone Rossana (GSE)" w:date="2025-10-20T12:03:00Z" w16du:dateUtc="2025-10-20T10:03:00Z">
              <w:rPr/>
            </w:rPrChange>
          </w:rPr>
          <w:t>in funzione dell’energia termica prodotta in un anno. Il riconoscimento delle spese accessorie è incluso nei coefficienti di valorizzazione dell’energia termica prodotta (C</w:t>
        </w:r>
        <w:r w:rsidRPr="00891A12">
          <w:rPr>
            <w:rFonts w:cs="Calibri"/>
            <w:sz w:val="22"/>
            <w:szCs w:val="22"/>
            <w:vertAlign w:val="subscript"/>
            <w:rPrChange w:id="24145" w:author="Visone Rossana (GSE)" w:date="2025-10-20T12:03:00Z" w16du:dateUtc="2025-10-20T10:03:00Z">
              <w:rPr>
                <w:vertAlign w:val="subscript"/>
              </w:rPr>
            </w:rPrChange>
          </w:rPr>
          <w:t>i</w:t>
        </w:r>
        <w:r w:rsidRPr="00891A12">
          <w:rPr>
            <w:rFonts w:cs="Calibri"/>
            <w:sz w:val="22"/>
            <w:szCs w:val="22"/>
            <w:rPrChange w:id="24146" w:author="Visone Rossana (GSE)" w:date="2025-10-20T12:03:00Z" w16du:dateUtc="2025-10-20T10:03:00Z">
              <w:rPr/>
            </w:rPrChange>
          </w:rPr>
          <w:t>).</w:t>
        </w:r>
      </w:ins>
    </w:p>
    <w:p w14:paraId="4C82B592" w14:textId="7150DB4F" w:rsidR="001C5D6B" w:rsidRDefault="00891A12" w:rsidP="00891A12">
      <w:pPr>
        <w:spacing w:line="276" w:lineRule="auto"/>
        <w:jc w:val="both"/>
        <w:rPr>
          <w:ins w:id="24147" w:author="Visone Rossana (GSE)" w:date="2025-10-20T12:04:00Z" w16du:dateUtc="2025-10-20T10:04:00Z"/>
          <w:rFonts w:cs="Calibri"/>
          <w:sz w:val="22"/>
          <w:szCs w:val="22"/>
        </w:rPr>
      </w:pPr>
      <w:ins w:id="24148" w:author="Visone Rossana (GSE)" w:date="2025-10-20T12:03:00Z" w16du:dateUtc="2025-10-20T10:03:00Z">
        <w:r w:rsidRPr="00891A12">
          <w:rPr>
            <w:rFonts w:cs="Calibri"/>
            <w:sz w:val="22"/>
            <w:szCs w:val="22"/>
            <w:rPrChange w:id="24149" w:author="Visone Rossana (GSE)" w:date="2025-10-20T12:03:00Z" w16du:dateUtc="2025-10-20T10:03:00Z">
              <w:rPr/>
            </w:rPrChange>
          </w:rPr>
          <w:t xml:space="preserve">Le spese </w:t>
        </w:r>
        <w:r w:rsidR="00551DB0">
          <w:rPr>
            <w:rFonts w:cs="Calibri"/>
            <w:sz w:val="22"/>
            <w:szCs w:val="22"/>
          </w:rPr>
          <w:t>ammissibili</w:t>
        </w:r>
      </w:ins>
      <w:ins w:id="24150" w:author="Visone Rossana (GSE)" w:date="2025-10-20T15:04:00Z" w16du:dateUtc="2025-10-20T13:04:00Z">
        <w:r w:rsidR="001F5605">
          <w:rPr>
            <w:rFonts w:cs="Calibri"/>
            <w:sz w:val="22"/>
            <w:szCs w:val="22"/>
          </w:rPr>
          <w:t xml:space="preserve"> ai fini del calcolo dell’incentivo</w:t>
        </w:r>
      </w:ins>
      <w:ins w:id="24151" w:author="Visone Rossana (GSE)" w:date="2025-10-20T12:03:00Z" w16du:dateUtc="2025-10-20T10:03:00Z">
        <w:r w:rsidRPr="00891A12">
          <w:rPr>
            <w:rFonts w:cs="Calibri"/>
            <w:sz w:val="22"/>
            <w:szCs w:val="22"/>
            <w:rPrChange w:id="24152" w:author="Visone Rossana (GSE)" w:date="2025-10-20T12:03:00Z" w16du:dateUtc="2025-10-20T10:03:00Z">
              <w:rPr/>
            </w:rPrChange>
          </w:rPr>
          <w:t xml:space="preserve">, </w:t>
        </w:r>
        <w:r w:rsidRPr="00891A12">
          <w:rPr>
            <w:rFonts w:cs="Calibri"/>
            <w:bCs/>
            <w:sz w:val="22"/>
            <w:szCs w:val="22"/>
            <w:rPrChange w:id="24153" w:author="Visone Rossana (GSE)" w:date="2025-10-20T12:03:00Z" w16du:dateUtc="2025-10-20T10:03:00Z">
              <w:rPr>
                <w:bCs/>
              </w:rPr>
            </w:rPrChange>
          </w:rPr>
          <w:t>comprensive di IVA dove essa costituisc</w:t>
        </w:r>
      </w:ins>
      <w:ins w:id="24154" w:author="Visone Rossana (GSE)" w:date="2025-10-20T15:05:00Z" w16du:dateUtc="2025-10-20T13:05:00Z">
        <w:r w:rsidR="00264EDF">
          <w:rPr>
            <w:rFonts w:cs="Calibri"/>
            <w:bCs/>
            <w:sz w:val="22"/>
            <w:szCs w:val="22"/>
          </w:rPr>
          <w:t>a</w:t>
        </w:r>
      </w:ins>
      <w:ins w:id="24155" w:author="Visone Rossana (GSE)" w:date="2025-10-20T12:03:00Z" w16du:dateUtc="2025-10-20T10:03:00Z">
        <w:r w:rsidRPr="00891A12">
          <w:rPr>
            <w:rFonts w:cs="Calibri"/>
            <w:bCs/>
            <w:sz w:val="22"/>
            <w:szCs w:val="22"/>
            <w:rPrChange w:id="24156" w:author="Visone Rossana (GSE)" w:date="2025-10-20T12:03:00Z" w16du:dateUtc="2025-10-20T10:03:00Z">
              <w:rPr>
                <w:bCs/>
              </w:rPr>
            </w:rPrChange>
          </w:rPr>
          <w:t xml:space="preserve"> un costo,</w:t>
        </w:r>
        <w:r w:rsidRPr="00891A12">
          <w:rPr>
            <w:rFonts w:cs="Calibri"/>
            <w:sz w:val="22"/>
            <w:szCs w:val="22"/>
            <w:rPrChange w:id="24157" w:author="Visone Rossana (GSE)" w:date="2025-10-20T12:03:00Z" w16du:dateUtc="2025-10-20T10:03:00Z">
              <w:rPr/>
            </w:rPrChange>
          </w:rPr>
          <w:t xml:space="preserve"> comprendono: </w:t>
        </w:r>
      </w:ins>
    </w:p>
    <w:p w14:paraId="676391D5" w14:textId="662153DE" w:rsidR="001C5D6B" w:rsidRPr="00214C92" w:rsidRDefault="009E4325" w:rsidP="001C5D6B">
      <w:pPr>
        <w:pStyle w:val="Paragrafoelenco"/>
        <w:numPr>
          <w:ilvl w:val="0"/>
          <w:numId w:val="473"/>
        </w:numPr>
        <w:spacing w:line="276" w:lineRule="auto"/>
        <w:jc w:val="both"/>
        <w:rPr>
          <w:ins w:id="24158" w:author="Visone Rossana (GSE)" w:date="2025-10-20T12:04:00Z" w16du:dateUtc="2025-10-20T10:04:00Z"/>
          <w:sz w:val="22"/>
          <w:szCs w:val="22"/>
        </w:rPr>
      </w:pPr>
      <w:ins w:id="24159" w:author="Visone Rossana (GSE)" w:date="2025-10-20T12:37:00Z" w16du:dateUtc="2025-10-20T10:37:00Z">
        <w:r>
          <w:rPr>
            <w:rFonts w:cs="Calibri"/>
            <w:sz w:val="22"/>
            <w:szCs w:val="22"/>
          </w:rPr>
          <w:t>lo</w:t>
        </w:r>
      </w:ins>
      <w:ins w:id="24160" w:author="Visone Rossana (GSE)" w:date="2025-10-20T12:04:00Z" w16du:dateUtc="2025-10-20T10:04:00Z">
        <w:r w:rsidR="001C5D6B" w:rsidRPr="00214C92">
          <w:rPr>
            <w:rFonts w:cs="Calibri"/>
            <w:sz w:val="22"/>
            <w:szCs w:val="22"/>
          </w:rPr>
          <w:t xml:space="preserve"> </w:t>
        </w:r>
      </w:ins>
      <w:ins w:id="24161" w:author="Visone Rossana (GSE)" w:date="2025-10-20T12:03:00Z" w16du:dateUtc="2025-10-20T10:03:00Z">
        <w:r w:rsidR="00891A12" w:rsidRPr="00214C92">
          <w:rPr>
            <w:rFonts w:cs="Calibri"/>
            <w:sz w:val="22"/>
            <w:szCs w:val="22"/>
            <w:rPrChange w:id="24162" w:author="Visone Rossana (GSE)" w:date="2025-10-20T12:05:00Z" w16du:dateUtc="2025-10-20T10:05:00Z">
              <w:rPr/>
            </w:rPrChange>
          </w:rPr>
          <w:t>smontaggio e dismissione dell’impianto di climatizzazione invernale esistente, parziale o totale</w:t>
        </w:r>
      </w:ins>
      <w:ins w:id="24163" w:author="Visone Rossana (GSE)" w:date="2025-10-20T12:04:00Z" w16du:dateUtc="2025-10-20T10:04:00Z">
        <w:r w:rsidR="001C5D6B" w:rsidRPr="00214C92">
          <w:rPr>
            <w:rFonts w:cs="Calibri"/>
            <w:sz w:val="22"/>
            <w:szCs w:val="22"/>
          </w:rPr>
          <w:t>;</w:t>
        </w:r>
      </w:ins>
    </w:p>
    <w:p w14:paraId="11C5B6C5" w14:textId="7D9D23F3" w:rsidR="00214C92" w:rsidRPr="00214C92" w:rsidRDefault="001C5D6B" w:rsidP="001C5D6B">
      <w:pPr>
        <w:pStyle w:val="Paragrafoelenco"/>
        <w:numPr>
          <w:ilvl w:val="0"/>
          <w:numId w:val="473"/>
        </w:numPr>
        <w:spacing w:line="276" w:lineRule="auto"/>
        <w:jc w:val="both"/>
        <w:rPr>
          <w:ins w:id="24164" w:author="Visone Rossana (GSE)" w:date="2025-10-20T12:05:00Z" w16du:dateUtc="2025-10-20T10:05:00Z"/>
          <w:sz w:val="22"/>
          <w:szCs w:val="22"/>
        </w:rPr>
      </w:pPr>
      <w:ins w:id="24165" w:author="Visone Rossana (GSE)" w:date="2025-10-20T12:04:00Z" w16du:dateUtc="2025-10-20T10:04:00Z">
        <w:r w:rsidRPr="00214C92">
          <w:rPr>
            <w:rFonts w:cs="Calibri"/>
            <w:sz w:val="22"/>
            <w:szCs w:val="22"/>
          </w:rPr>
          <w:t xml:space="preserve">la </w:t>
        </w:r>
      </w:ins>
      <w:ins w:id="24166" w:author="Visone Rossana (GSE)" w:date="2025-10-20T12:03:00Z" w16du:dateUtc="2025-10-20T10:03:00Z">
        <w:r w:rsidR="00891A12" w:rsidRPr="00214C92">
          <w:rPr>
            <w:rFonts w:cs="Calibri"/>
            <w:sz w:val="22"/>
            <w:szCs w:val="22"/>
            <w:rPrChange w:id="24167" w:author="Visone Rossana (GSE)" w:date="2025-10-20T12:05:00Z" w16du:dateUtc="2025-10-20T10:05:00Z">
              <w:rPr/>
            </w:rPrChange>
          </w:rPr>
          <w:t>fornitura, trasporto e posa in opera di tutte le apparecchiature termiche, meccaniche, elettriche ed elettroniche; le opere idrauliche e murarie necessarie alla sostituzione a regola dell’arte di impianti di climatizzazione invernale unitamente, se del caso, a quelli di produzione di acqua calda sanitaria</w:t>
        </w:r>
      </w:ins>
      <w:ins w:id="24168" w:author="Visone Rossana (GSE)" w:date="2025-10-20T12:05:00Z" w16du:dateUtc="2025-10-20T10:05:00Z">
        <w:r w:rsidR="00FC1212" w:rsidRPr="00214C92">
          <w:rPr>
            <w:rFonts w:cs="Calibri"/>
            <w:sz w:val="22"/>
            <w:szCs w:val="22"/>
          </w:rPr>
          <w:t xml:space="preserve"> </w:t>
        </w:r>
        <w:r w:rsidR="00FC1212" w:rsidRPr="0011667E">
          <w:rPr>
            <w:rFonts w:cs="Calibri"/>
            <w:sz w:val="22"/>
            <w:szCs w:val="22"/>
            <w:highlight w:val="cyan"/>
            <w:rPrChange w:id="24169" w:author="Visone Rossana (GSE)" w:date="2025-10-20T12:07:00Z" w16du:dateUtc="2025-10-20T10:07:00Z">
              <w:rPr>
                <w:rFonts w:cs="Calibri"/>
                <w:sz w:val="22"/>
                <w:szCs w:val="22"/>
              </w:rPr>
            </w:rPrChange>
          </w:rPr>
          <w:t xml:space="preserve">e/o calore </w:t>
        </w:r>
        <w:r w:rsidR="00214C92" w:rsidRPr="0011667E">
          <w:rPr>
            <w:rFonts w:cs="Calibri"/>
            <w:sz w:val="22"/>
            <w:szCs w:val="22"/>
            <w:highlight w:val="cyan"/>
            <w:rPrChange w:id="24170" w:author="Visone Rossana (GSE)" w:date="2025-10-20T12:07:00Z" w16du:dateUtc="2025-10-20T10:07:00Z">
              <w:rPr>
                <w:rFonts w:cs="Calibri"/>
                <w:sz w:val="22"/>
                <w:szCs w:val="22"/>
              </w:rPr>
            </w:rPrChange>
          </w:rPr>
          <w:t xml:space="preserve">per </w:t>
        </w:r>
        <w:r w:rsidR="00FC1212" w:rsidRPr="0011667E">
          <w:rPr>
            <w:rFonts w:cs="Calibri"/>
            <w:sz w:val="22"/>
            <w:szCs w:val="22"/>
            <w:highlight w:val="cyan"/>
            <w:rPrChange w:id="24171" w:author="Visone Rossana (GSE)" w:date="2025-10-20T12:07:00Z" w16du:dateUtc="2025-10-20T10:07:00Z">
              <w:rPr>
                <w:rFonts w:cs="Calibri"/>
                <w:sz w:val="22"/>
                <w:szCs w:val="22"/>
              </w:rPr>
            </w:rPrChange>
          </w:rPr>
          <w:t>process</w:t>
        </w:r>
      </w:ins>
      <w:ins w:id="24172" w:author="Visone Rossana (GSE)" w:date="2025-10-20T12:06:00Z" w16du:dateUtc="2025-10-20T10:06:00Z">
        <w:r w:rsidR="0046123C" w:rsidRPr="0011667E">
          <w:rPr>
            <w:rFonts w:cs="Calibri"/>
            <w:sz w:val="22"/>
            <w:szCs w:val="22"/>
            <w:highlight w:val="cyan"/>
            <w:rPrChange w:id="24173" w:author="Visone Rossana (GSE)" w:date="2025-10-20T12:07:00Z" w16du:dateUtc="2025-10-20T10:07:00Z">
              <w:rPr>
                <w:rFonts w:cs="Calibri"/>
                <w:sz w:val="22"/>
                <w:szCs w:val="22"/>
              </w:rPr>
            </w:rPrChange>
          </w:rPr>
          <w:t>i industriali, agricoli</w:t>
        </w:r>
      </w:ins>
      <w:ins w:id="24174" w:author="Visone Rossana (GSE)" w:date="2025-10-20T12:07:00Z" w16du:dateUtc="2025-10-20T10:07:00Z">
        <w:r w:rsidR="0011667E" w:rsidRPr="0011667E">
          <w:rPr>
            <w:rFonts w:cs="Calibri"/>
            <w:sz w:val="22"/>
            <w:szCs w:val="22"/>
            <w:highlight w:val="cyan"/>
            <w:rPrChange w:id="24175" w:author="Visone Rossana (GSE)" w:date="2025-10-20T12:07:00Z" w16du:dateUtc="2025-10-20T10:07:00Z">
              <w:rPr>
                <w:rFonts w:cs="Calibri"/>
                <w:sz w:val="22"/>
                <w:szCs w:val="22"/>
              </w:rPr>
            </w:rPrChange>
          </w:rPr>
          <w:t xml:space="preserve"> e/o riscaldamento di piscine o di componenti di centri benessere</w:t>
        </w:r>
      </w:ins>
      <w:ins w:id="24176" w:author="Visone Rossana (GSE)" w:date="2025-10-20T12:03:00Z" w16du:dateUtc="2025-10-20T10:03:00Z">
        <w:r w:rsidR="00891A12" w:rsidRPr="00214C92">
          <w:rPr>
            <w:rFonts w:cs="Calibri"/>
            <w:sz w:val="22"/>
            <w:szCs w:val="22"/>
            <w:rPrChange w:id="24177" w:author="Visone Rossana (GSE)" w:date="2025-10-20T12:05:00Z" w16du:dateUtc="2025-10-20T10:05:00Z">
              <w:rPr/>
            </w:rPrChange>
          </w:rPr>
          <w:t xml:space="preserve">; </w:t>
        </w:r>
      </w:ins>
    </w:p>
    <w:p w14:paraId="665F2C91" w14:textId="77777777" w:rsidR="00214C92" w:rsidRPr="00214C92" w:rsidRDefault="00891A12" w:rsidP="001C5D6B">
      <w:pPr>
        <w:pStyle w:val="Paragrafoelenco"/>
        <w:numPr>
          <w:ilvl w:val="0"/>
          <w:numId w:val="473"/>
        </w:numPr>
        <w:spacing w:line="276" w:lineRule="auto"/>
        <w:jc w:val="both"/>
        <w:rPr>
          <w:ins w:id="24178" w:author="Visone Rossana (GSE)" w:date="2025-10-20T12:05:00Z" w16du:dateUtc="2025-10-20T10:05:00Z"/>
          <w:sz w:val="22"/>
          <w:szCs w:val="22"/>
        </w:rPr>
      </w:pPr>
      <w:ins w:id="24179" w:author="Visone Rossana (GSE)" w:date="2025-10-20T12:03:00Z" w16du:dateUtc="2025-10-20T10:03:00Z">
        <w:r w:rsidRPr="00EF37E5">
          <w:rPr>
            <w:rFonts w:cs="Calibri"/>
            <w:sz w:val="22"/>
            <w:szCs w:val="22"/>
            <w:highlight w:val="yellow"/>
            <w:rPrChange w:id="24180" w:author="Visone Rossana (GSE)" w:date="2025-10-20T12:30:00Z" w16du:dateUtc="2025-10-20T10:30:00Z">
              <w:rPr/>
            </w:rPrChange>
          </w:rPr>
          <w:t xml:space="preserve">i sistemi di contabilizzazione individuale; </w:t>
        </w:r>
        <w:r w:rsidRPr="005C36D7">
          <w:rPr>
            <w:rFonts w:cs="Calibri"/>
            <w:sz w:val="22"/>
            <w:szCs w:val="22"/>
            <w:rPrChange w:id="24181" w:author="Visone Rossana (GSE)" w:date="2025-10-20T15:02:00Z" w16du:dateUtc="2025-10-20T13:02:00Z">
              <w:rPr/>
            </w:rPrChange>
          </w:rPr>
          <w:t>eventuali interventi sulla rete di distribuzione, sui sistemi di trattamento delle acque, sui dispositivi di controllo e regolazione, sui sistemi di estrazione e alimentazione dei combustibili, sui sistemi di emissione;</w:t>
        </w:r>
        <w:r w:rsidRPr="00214C92">
          <w:rPr>
            <w:rFonts w:cs="Calibri"/>
            <w:sz w:val="22"/>
            <w:szCs w:val="22"/>
            <w:rPrChange w:id="24182" w:author="Visone Rossana (GSE)" w:date="2025-10-20T12:05:00Z" w16du:dateUtc="2025-10-20T10:05:00Z">
              <w:rPr/>
            </w:rPrChange>
          </w:rPr>
          <w:t xml:space="preserve"> </w:t>
        </w:r>
      </w:ins>
    </w:p>
    <w:p w14:paraId="5CF86E9B" w14:textId="77777777" w:rsidR="00214C92" w:rsidRPr="00214C92" w:rsidRDefault="00891A12" w:rsidP="001C5D6B">
      <w:pPr>
        <w:pStyle w:val="Paragrafoelenco"/>
        <w:numPr>
          <w:ilvl w:val="0"/>
          <w:numId w:val="473"/>
        </w:numPr>
        <w:spacing w:line="276" w:lineRule="auto"/>
        <w:jc w:val="both"/>
        <w:rPr>
          <w:ins w:id="24183" w:author="Visone Rossana (GSE)" w:date="2025-10-20T12:05:00Z" w16du:dateUtc="2025-10-20T10:05:00Z"/>
          <w:sz w:val="22"/>
          <w:szCs w:val="22"/>
        </w:rPr>
      </w:pPr>
      <w:ins w:id="24184" w:author="Visone Rossana (GSE)" w:date="2025-10-20T12:03:00Z" w16du:dateUtc="2025-10-20T10:03:00Z">
        <w:r w:rsidRPr="00214C92">
          <w:rPr>
            <w:rFonts w:cs="Calibri"/>
            <w:sz w:val="22"/>
            <w:szCs w:val="22"/>
            <w:rPrChange w:id="24185" w:author="Visone Rossana (GSE)" w:date="2025-10-20T12:06:00Z" w16du:dateUtc="2025-10-20T10:06:00Z">
              <w:rPr/>
            </w:rPrChange>
          </w:rPr>
          <w:t xml:space="preserve">opere e sistemi di captazione per le pompe di calore geotermiche; </w:t>
        </w:r>
      </w:ins>
    </w:p>
    <w:p w14:paraId="0FB49081" w14:textId="1E721B20" w:rsidR="00E91C55" w:rsidRPr="001C5D6B" w:rsidRDefault="00891A12">
      <w:pPr>
        <w:pStyle w:val="Paragrafoelenco"/>
        <w:numPr>
          <w:ilvl w:val="0"/>
          <w:numId w:val="473"/>
        </w:numPr>
        <w:spacing w:line="276" w:lineRule="auto"/>
        <w:jc w:val="both"/>
        <w:rPr>
          <w:ins w:id="24186" w:author="Visone Rossana (GSE)" w:date="2025-10-20T11:15:00Z" w16du:dateUtc="2025-10-20T09:15:00Z"/>
          <w:sz w:val="22"/>
          <w:szCs w:val="22"/>
          <w:highlight w:val="yellow"/>
          <w:rPrChange w:id="24187" w:author="Visone Rossana (GSE)" w:date="2025-10-20T12:04:00Z" w16du:dateUtc="2025-10-20T10:04:00Z">
            <w:rPr>
              <w:ins w:id="24188" w:author="Visone Rossana (GSE)" w:date="2025-10-20T11:15:00Z" w16du:dateUtc="2025-10-20T09:15:00Z"/>
              <w:highlight w:val="yellow"/>
            </w:rPr>
          </w:rPrChange>
        </w:rPr>
        <w:pPrChange w:id="24189" w:author="Visone Rossana (GSE)" w:date="2025-10-20T12:04:00Z" w16du:dateUtc="2025-10-20T10:04:00Z">
          <w:pPr>
            <w:pStyle w:val="Paragrafoelenco"/>
            <w:numPr>
              <w:numId w:val="292"/>
            </w:numPr>
            <w:ind w:left="851" w:hanging="360"/>
            <w:jc w:val="both"/>
          </w:pPr>
        </w:pPrChange>
      </w:pPr>
      <w:ins w:id="24190" w:author="Visone Rossana (GSE)" w:date="2025-10-20T12:03:00Z" w16du:dateUtc="2025-10-20T10:03:00Z">
        <w:r w:rsidRPr="005C36D7">
          <w:rPr>
            <w:rFonts w:cs="Calibri"/>
            <w:sz w:val="22"/>
            <w:szCs w:val="22"/>
            <w:rPrChange w:id="24191" w:author="Visone Rossana (GSE)" w:date="2025-10-20T15:02:00Z" w16du:dateUtc="2025-10-20T13:02:00Z">
              <w:rPr/>
            </w:rPrChange>
          </w:rPr>
          <w:t>pres</w:t>
        </w:r>
        <w:r w:rsidRPr="00214C92">
          <w:rPr>
            <w:rFonts w:cs="Calibri"/>
            <w:sz w:val="22"/>
            <w:szCs w:val="22"/>
            <w:rPrChange w:id="24192" w:author="Visone Rossana (GSE)" w:date="2025-10-20T12:06:00Z" w16du:dateUtc="2025-10-20T10:06:00Z">
              <w:rPr/>
            </w:rPrChange>
          </w:rPr>
          <w:t>t</w:t>
        </w:r>
        <w:r w:rsidRPr="001C5D6B">
          <w:rPr>
            <w:rFonts w:cs="Calibri"/>
            <w:sz w:val="22"/>
            <w:szCs w:val="22"/>
            <w:rPrChange w:id="24193" w:author="Visone Rossana (GSE)" w:date="2025-10-20T12:04:00Z" w16du:dateUtc="2025-10-20T10:04:00Z">
              <w:rPr/>
            </w:rPrChange>
          </w:rPr>
          <w:t>azioni professionali connesse alla realizzazione dell’intervento</w:t>
        </w:r>
      </w:ins>
      <w:ins w:id="24194" w:author="Visone Rossana (GSE)" w:date="2025-10-20T12:07:00Z" w16du:dateUtc="2025-10-20T10:07:00Z">
        <w:r w:rsidR="0011667E">
          <w:rPr>
            <w:rFonts w:cs="Calibri"/>
            <w:sz w:val="22"/>
            <w:szCs w:val="22"/>
          </w:rPr>
          <w:t>.</w:t>
        </w:r>
      </w:ins>
    </w:p>
    <w:p w14:paraId="262DF476" w14:textId="5883D5EE" w:rsidR="00E91C55" w:rsidRPr="00923DC6" w:rsidRDefault="00E91C55">
      <w:pPr>
        <w:pStyle w:val="TITOLO20"/>
        <w:numPr>
          <w:ilvl w:val="2"/>
          <w:numId w:val="292"/>
        </w:numPr>
        <w:ind w:left="1134" w:hanging="708"/>
        <w:rPr>
          <w:ins w:id="24195" w:author="Visone Rossana (GSE)" w:date="2025-10-20T11:15:00Z" w16du:dateUtc="2025-10-20T09:15:00Z"/>
        </w:rPr>
        <w:pPrChange w:id="24196" w:author="Visone Rossana (GSE)" w:date="2025-10-20T11:15:00Z" w16du:dateUtc="2025-10-20T09:15:00Z">
          <w:pPr>
            <w:pStyle w:val="TITOLO20"/>
            <w:numPr>
              <w:ilvl w:val="2"/>
              <w:numId w:val="466"/>
            </w:numPr>
            <w:ind w:left="1715" w:hanging="504"/>
          </w:pPr>
        </w:pPrChange>
      </w:pPr>
      <w:ins w:id="24197" w:author="Visone Rossana (GSE)" w:date="2025-10-20T11:15:00Z" w16du:dateUtc="2025-10-20T09:15:00Z">
        <w:r w:rsidRPr="00527094">
          <w:rPr>
            <w:rPrChange w:id="24198" w:author="Visone Rossana (GSE)" w:date="2025-10-20T12:08:00Z" w16du:dateUtc="2025-10-20T10:08:00Z">
              <w:rPr>
                <w:highlight w:val="yellow"/>
              </w:rPr>
            </w:rPrChange>
          </w:rPr>
          <w:t xml:space="preserve"> </w:t>
        </w:r>
        <w:bookmarkStart w:id="24199" w:name="_Toc212462699"/>
        <w:r w:rsidRPr="00527094">
          <w:t>Calco</w:t>
        </w:r>
        <w:r w:rsidRPr="00923DC6">
          <w:t xml:space="preserve">lo dell’incentivo (Allegato II – </w:t>
        </w:r>
      </w:ins>
      <w:ins w:id="24200" w:author="Visone Rossana (GSE)" w:date="2025-10-20T12:08:00Z" w16du:dateUtc="2025-10-20T10:08:00Z">
        <w:r w:rsidR="00527094">
          <w:t>paragrafo 2</w:t>
        </w:r>
      </w:ins>
      <w:ins w:id="24201" w:author="Visone Rossana (GSE)" w:date="2025-10-20T11:15:00Z" w16du:dateUtc="2025-10-20T09:15:00Z">
        <w:r w:rsidRPr="00923DC6">
          <w:t xml:space="preserve"> del Decreto)</w:t>
        </w:r>
        <w:bookmarkEnd w:id="24199"/>
      </w:ins>
    </w:p>
    <w:p w14:paraId="432DE88B" w14:textId="76531771" w:rsidR="00E91C55" w:rsidRPr="00D844AA" w:rsidRDefault="00D844AA" w:rsidP="00C078CF">
      <w:pPr>
        <w:contextualSpacing/>
        <w:jc w:val="both"/>
        <w:rPr>
          <w:ins w:id="24202" w:author="Visone Rossana (GSE)" w:date="2025-10-20T11:16:00Z" w16du:dateUtc="2025-10-20T09:16:00Z"/>
          <w:b/>
          <w:bCs/>
          <w:sz w:val="22"/>
          <w:szCs w:val="22"/>
          <w:u w:val="single"/>
          <w:rPrChange w:id="24203" w:author="Visone Rossana (GSE)" w:date="2025-10-20T12:09:00Z" w16du:dateUtc="2025-10-20T10:09:00Z">
            <w:rPr>
              <w:ins w:id="24204" w:author="Visone Rossana (GSE)" w:date="2025-10-20T11:16:00Z" w16du:dateUtc="2025-10-20T09:16:00Z"/>
              <w:highlight w:val="yellow"/>
            </w:rPr>
          </w:rPrChange>
        </w:rPr>
      </w:pPr>
      <w:ins w:id="24205" w:author="Visone Rossana (GSE)" w:date="2025-10-20T12:08:00Z" w16du:dateUtc="2025-10-20T10:08:00Z">
        <w:r w:rsidRPr="00D844AA">
          <w:rPr>
            <w:b/>
            <w:bCs/>
            <w:sz w:val="22"/>
            <w:szCs w:val="22"/>
            <w:u w:val="single"/>
            <w:rPrChange w:id="24206" w:author="Visone Rossana (GSE)" w:date="2025-10-20T12:09:00Z" w16du:dateUtc="2025-10-20T10:09:00Z">
              <w:rPr>
                <w:highlight w:val="yellow"/>
              </w:rPr>
            </w:rPrChange>
          </w:rPr>
          <w:t>Pompe di calore elettriche</w:t>
        </w:r>
      </w:ins>
    </w:p>
    <w:p w14:paraId="1DD90B57" w14:textId="2EE4C948" w:rsidR="00E91C55" w:rsidRDefault="00202DEC" w:rsidP="00202DEC">
      <w:pPr>
        <w:spacing w:line="276" w:lineRule="auto"/>
        <w:contextualSpacing/>
        <w:jc w:val="both"/>
        <w:rPr>
          <w:ins w:id="24207" w:author="Visone Rossana (GSE)" w:date="2025-10-20T12:41:00Z" w16du:dateUtc="2025-10-20T10:41:00Z"/>
        </w:rPr>
      </w:pPr>
      <w:ins w:id="24208" w:author="Visone Rossana (GSE)" w:date="2025-10-20T12:17:00Z" w16du:dateUtc="2025-10-20T10:17:00Z">
        <w:r w:rsidRPr="00202DEC">
          <w:rPr>
            <w:sz w:val="22"/>
            <w:szCs w:val="22"/>
            <w:rPrChange w:id="24209" w:author="Visone Rossana (GSE)" w:date="2025-10-20T12:17:00Z" w16du:dateUtc="2025-10-20T10:17:00Z">
              <w:rPr/>
            </w:rPrChange>
          </w:rPr>
          <w:t>Per gli interventi di sostituzione di impianti di climatizzazione invernali esistenti con impianti per la climatizzazione invernale, anche combinati per la produzione di acqua calda sanitaria</w:t>
        </w:r>
      </w:ins>
      <w:ins w:id="24210" w:author="Visone Rossana (GSE)" w:date="2025-10-20T12:18:00Z" w16du:dateUtc="2025-10-20T10:18:00Z">
        <w:r w:rsidR="00E7093C">
          <w:rPr>
            <w:sz w:val="22"/>
            <w:szCs w:val="22"/>
          </w:rPr>
          <w:t>/</w:t>
        </w:r>
        <w:r w:rsidR="00E7093C" w:rsidRPr="00E7093C">
          <w:rPr>
            <w:sz w:val="22"/>
            <w:szCs w:val="22"/>
            <w:highlight w:val="cyan"/>
            <w:rPrChange w:id="24211" w:author="Visone Rossana (GSE)" w:date="2025-10-20T12:18:00Z" w16du:dateUtc="2025-10-20T10:18:00Z">
              <w:rPr>
                <w:sz w:val="22"/>
                <w:szCs w:val="22"/>
              </w:rPr>
            </w:rPrChange>
          </w:rPr>
          <w:t>calore di processo/riscaldamento piscine</w:t>
        </w:r>
      </w:ins>
      <w:ins w:id="24212" w:author="Visone Rossana (GSE)" w:date="2025-10-20T12:17:00Z" w16du:dateUtc="2025-10-20T10:17:00Z">
        <w:r w:rsidRPr="00202DEC">
          <w:rPr>
            <w:sz w:val="22"/>
            <w:szCs w:val="22"/>
            <w:rPrChange w:id="24213" w:author="Visone Rossana (GSE)" w:date="2025-10-20T12:17:00Z" w16du:dateUtc="2025-10-20T10:17:00Z">
              <w:rPr/>
            </w:rPrChange>
          </w:rPr>
          <w:t>, dotati di pompe di calore elettriche, l’incentivo annuo è definito in funzione dell’energia termica prodotta annualmente (definita in funzione del</w:t>
        </w:r>
      </w:ins>
      <w:ins w:id="24214" w:author="Visone Rossana (GSE)" w:date="2025-10-20T12:19:00Z" w16du:dateUtc="2025-10-20T10:19:00Z">
        <w:r w:rsidR="00E7093C">
          <w:rPr>
            <w:sz w:val="22"/>
            <w:szCs w:val="22"/>
          </w:rPr>
          <w:t>lo S</w:t>
        </w:r>
      </w:ins>
      <w:ins w:id="24215" w:author="Visone Rossana (GSE)" w:date="2025-10-20T12:17:00Z" w16du:dateUtc="2025-10-20T10:17:00Z">
        <w:r w:rsidRPr="00202DEC">
          <w:rPr>
            <w:sz w:val="22"/>
            <w:szCs w:val="22"/>
            <w:rPrChange w:id="24216" w:author="Visone Rossana (GSE)" w:date="2025-10-20T12:17:00Z" w16du:dateUtc="2025-10-20T10:17:00Z">
              <w:rPr/>
            </w:rPrChange>
          </w:rPr>
          <w:t xml:space="preserve">COP, della potenza termica </w:t>
        </w:r>
      </w:ins>
      <w:ins w:id="24217" w:author="Visone Rossana (GSE)" w:date="2025-10-20T12:54:00Z" w16du:dateUtc="2025-10-20T10:54:00Z">
        <w:r w:rsidR="00202F40">
          <w:rPr>
            <w:sz w:val="22"/>
            <w:szCs w:val="22"/>
          </w:rPr>
          <w:t>alle condizioni standard di riferimento</w:t>
        </w:r>
      </w:ins>
      <w:ins w:id="24218" w:author="Visone Rossana (GSE)" w:date="2025-10-20T12:17:00Z" w16du:dateUtc="2025-10-20T10:17:00Z">
        <w:r w:rsidRPr="00202DEC">
          <w:rPr>
            <w:sz w:val="22"/>
            <w:szCs w:val="22"/>
            <w:rPrChange w:id="24219" w:author="Visone Rossana (GSE)" w:date="2025-10-20T12:17:00Z" w16du:dateUtc="2025-10-20T10:17:00Z">
              <w:rPr/>
            </w:rPrChange>
          </w:rPr>
          <w:t xml:space="preserve"> del generatore e di coefficienti di utilizzo dipendenti dalle zone climatiche) e di specifici coefficienti di valorizzazione dell’energia (€/kWh</w:t>
        </w:r>
        <w:r w:rsidRPr="00E7093C">
          <w:rPr>
            <w:sz w:val="22"/>
            <w:szCs w:val="22"/>
            <w:vertAlign w:val="subscript"/>
            <w:rPrChange w:id="24220" w:author="Visone Rossana (GSE)" w:date="2025-10-20T12:17:00Z" w16du:dateUtc="2025-10-20T10:17:00Z">
              <w:rPr/>
            </w:rPrChange>
          </w:rPr>
          <w:t>t</w:t>
        </w:r>
        <w:r w:rsidRPr="00202DEC">
          <w:rPr>
            <w:sz w:val="22"/>
            <w:szCs w:val="22"/>
            <w:rPrChange w:id="24221" w:author="Visone Rossana (GSE)" w:date="2025-10-20T12:17:00Z" w16du:dateUtc="2025-10-20T10:17:00Z">
              <w:rPr/>
            </w:rPrChange>
          </w:rPr>
          <w:t xml:space="preserve">) </w:t>
        </w:r>
      </w:ins>
      <w:ins w:id="24222" w:author="Visone Rossana (GSE)" w:date="2025-10-20T12:19:00Z" w16du:dateUtc="2025-10-20T10:19:00Z">
        <w:r w:rsidR="0011403F">
          <w:rPr>
            <w:sz w:val="22"/>
            <w:szCs w:val="22"/>
          </w:rPr>
          <w:t xml:space="preserve">di cui alle </w:t>
        </w:r>
      </w:ins>
      <w:ins w:id="24223" w:author="Visone Rossana (GSE)" w:date="2025-10-20T12:17:00Z" w16du:dateUtc="2025-10-20T10:17:00Z">
        <w:r w:rsidRPr="00202DEC">
          <w:rPr>
            <w:sz w:val="22"/>
            <w:szCs w:val="22"/>
            <w:rPrChange w:id="24224" w:author="Visone Rossana (GSE)" w:date="2025-10-20T12:17:00Z" w16du:dateUtc="2025-10-20T10:17:00Z">
              <w:rPr/>
            </w:rPrChange>
          </w:rPr>
          <w:t>tabell</w:t>
        </w:r>
      </w:ins>
      <w:ins w:id="24225" w:author="Visone Rossana (GSE)" w:date="2025-10-20T12:19:00Z" w16du:dateUtc="2025-10-20T10:19:00Z">
        <w:r w:rsidR="0011403F">
          <w:rPr>
            <w:sz w:val="22"/>
            <w:szCs w:val="22"/>
          </w:rPr>
          <w:t>e 8-9 dell’Allegato II del Decreto</w:t>
        </w:r>
      </w:ins>
      <w:ins w:id="24226" w:author="Visone Rossana (GSE)" w:date="2025-10-20T12:17:00Z" w16du:dateUtc="2025-10-20T10:17:00Z">
        <w:r w:rsidRPr="00202DEC">
          <w:t>.</w:t>
        </w:r>
      </w:ins>
    </w:p>
    <w:p w14:paraId="53B6730D" w14:textId="77777777" w:rsidR="00D6427C" w:rsidRDefault="00D6427C" w:rsidP="00202DEC">
      <w:pPr>
        <w:spacing w:line="276" w:lineRule="auto"/>
        <w:contextualSpacing/>
        <w:jc w:val="both"/>
        <w:rPr>
          <w:ins w:id="24227" w:author="Visone Rossana (GSE)" w:date="2025-10-20T12:19:00Z" w16du:dateUtc="2025-10-20T10:19:00Z"/>
        </w:rPr>
      </w:pPr>
    </w:p>
    <w:p w14:paraId="429E0FD4" w14:textId="77777777" w:rsidR="00F15D32" w:rsidRPr="00F15D32" w:rsidRDefault="00F15D32" w:rsidP="00F15D32">
      <w:pPr>
        <w:jc w:val="center"/>
        <w:rPr>
          <w:ins w:id="24228" w:author="Visone Rossana (GSE)" w:date="2025-10-20T12:39:00Z" w16du:dateUtc="2025-10-20T10:39:00Z"/>
          <w:sz w:val="22"/>
          <w:szCs w:val="22"/>
          <w:rPrChange w:id="24229" w:author="Visone Rossana (GSE)" w:date="2025-10-20T12:39:00Z" w16du:dateUtc="2025-10-20T10:39:00Z">
            <w:rPr>
              <w:ins w:id="24230" w:author="Visone Rossana (GSE)" w:date="2025-10-20T12:39:00Z" w16du:dateUtc="2025-10-20T10:39:00Z"/>
            </w:rPr>
          </w:rPrChange>
        </w:rPr>
      </w:pPr>
      <w:ins w:id="24231" w:author="Visone Rossana (GSE)" w:date="2025-10-20T12:39:00Z" w16du:dateUtc="2025-10-20T10:39:00Z">
        <w:r w:rsidRPr="00F15D32">
          <w:rPr>
            <w:rFonts w:ascii="Cambria Math" w:hAnsi="Cambria Math" w:cs="Cambria Math"/>
            <w:sz w:val="22"/>
            <w:szCs w:val="22"/>
            <w:rPrChange w:id="24232" w:author="Visone Rossana (GSE)" w:date="2025-10-20T12:39:00Z" w16du:dateUtc="2025-10-20T10:39:00Z">
              <w:rPr>
                <w:rFonts w:ascii="Cambria Math" w:hAnsi="Cambria Math" w:cs="Cambria Math"/>
              </w:rPr>
            </w:rPrChange>
          </w:rPr>
          <w:t>𝐼𝑎</w:t>
        </w:r>
        <w:r w:rsidRPr="00F15D32">
          <w:rPr>
            <w:sz w:val="22"/>
            <w:szCs w:val="22"/>
            <w:rPrChange w:id="24233" w:author="Visone Rossana (GSE)" w:date="2025-10-20T12:39:00Z" w16du:dateUtc="2025-10-20T10:39:00Z">
              <w:rPr/>
            </w:rPrChange>
          </w:rPr>
          <w:t xml:space="preserve"> </w:t>
        </w:r>
        <w:r w:rsidRPr="00F15D32">
          <w:rPr>
            <w:rFonts w:ascii="Cambria Math" w:hAnsi="Cambria Math" w:cs="Cambria Math"/>
            <w:sz w:val="22"/>
            <w:szCs w:val="22"/>
            <w:rPrChange w:id="24234" w:author="Visone Rossana (GSE)" w:date="2025-10-20T12:39:00Z" w16du:dateUtc="2025-10-20T10:39:00Z">
              <w:rPr>
                <w:rFonts w:ascii="Cambria Math" w:hAnsi="Cambria Math" w:cs="Cambria Math"/>
              </w:rPr>
            </w:rPrChange>
          </w:rPr>
          <w:t>𝑡𝑜𝑡</w:t>
        </w:r>
        <w:r w:rsidRPr="00F15D32">
          <w:rPr>
            <w:sz w:val="22"/>
            <w:szCs w:val="22"/>
            <w:rPrChange w:id="24235" w:author="Visone Rossana (GSE)" w:date="2025-10-20T12:39:00Z" w16du:dateUtc="2025-10-20T10:39:00Z">
              <w:rPr/>
            </w:rPrChange>
          </w:rPr>
          <w:t xml:space="preserve"> = </w:t>
        </w:r>
        <w:r w:rsidRPr="00F15D32">
          <w:rPr>
            <w:rFonts w:ascii="Cambria Math" w:hAnsi="Cambria Math" w:cs="Cambria Math"/>
            <w:sz w:val="22"/>
            <w:szCs w:val="22"/>
            <w:rPrChange w:id="24236" w:author="Visone Rossana (GSE)" w:date="2025-10-20T12:39:00Z" w16du:dateUtc="2025-10-20T10:39:00Z">
              <w:rPr>
                <w:rFonts w:ascii="Cambria Math" w:hAnsi="Cambria Math" w:cs="Cambria Math"/>
              </w:rPr>
            </w:rPrChange>
          </w:rPr>
          <w:t>𝐸</w:t>
        </w:r>
        <w:r w:rsidRPr="00D6427C">
          <w:rPr>
            <w:rFonts w:ascii="Cambria Math" w:hAnsi="Cambria Math" w:cs="Cambria Math"/>
            <w:sz w:val="22"/>
            <w:szCs w:val="22"/>
            <w:vertAlign w:val="subscript"/>
            <w:rPrChange w:id="24237" w:author="Visone Rossana (GSE)" w:date="2025-10-20T12:41:00Z" w16du:dateUtc="2025-10-20T10:41:00Z">
              <w:rPr>
                <w:rFonts w:ascii="Cambria Math" w:hAnsi="Cambria Math" w:cs="Cambria Math"/>
              </w:rPr>
            </w:rPrChange>
          </w:rPr>
          <w:t>𝑖</w:t>
        </w:r>
        <w:r w:rsidRPr="00F15D32">
          <w:rPr>
            <w:sz w:val="22"/>
            <w:szCs w:val="22"/>
            <w:rPrChange w:id="24238" w:author="Visone Rossana (GSE)" w:date="2025-10-20T12:39:00Z" w16du:dateUtc="2025-10-20T10:39:00Z">
              <w:rPr/>
            </w:rPrChange>
          </w:rPr>
          <w:t xml:space="preserve"> ∙ </w:t>
        </w:r>
        <w:r w:rsidRPr="00F15D32">
          <w:rPr>
            <w:rFonts w:ascii="Cambria Math" w:hAnsi="Cambria Math" w:cs="Cambria Math"/>
            <w:sz w:val="22"/>
            <w:szCs w:val="22"/>
            <w:rPrChange w:id="24239" w:author="Visone Rossana (GSE)" w:date="2025-10-20T12:39:00Z" w16du:dateUtc="2025-10-20T10:39:00Z">
              <w:rPr>
                <w:rFonts w:ascii="Cambria Math" w:hAnsi="Cambria Math" w:cs="Cambria Math"/>
              </w:rPr>
            </w:rPrChange>
          </w:rPr>
          <w:t>𝐶</w:t>
        </w:r>
        <w:r w:rsidRPr="00D6427C">
          <w:rPr>
            <w:rFonts w:ascii="Cambria Math" w:hAnsi="Cambria Math" w:cs="Cambria Math"/>
            <w:sz w:val="22"/>
            <w:szCs w:val="22"/>
            <w:vertAlign w:val="subscript"/>
            <w:rPrChange w:id="24240" w:author="Visone Rossana (GSE)" w:date="2025-10-20T12:41:00Z" w16du:dateUtc="2025-10-20T10:41:00Z">
              <w:rPr>
                <w:rFonts w:ascii="Cambria Math" w:hAnsi="Cambria Math" w:cs="Cambria Math"/>
              </w:rPr>
            </w:rPrChange>
          </w:rPr>
          <w:t xml:space="preserve">𝑖 </w:t>
        </w:r>
      </w:ins>
    </w:p>
    <w:p w14:paraId="44D20C76" w14:textId="77777777" w:rsidR="00F15D32" w:rsidRPr="00F15D32" w:rsidRDefault="00F15D32" w:rsidP="00F15D32">
      <w:pPr>
        <w:pStyle w:val="Corpotesto"/>
        <w:spacing w:before="163"/>
        <w:rPr>
          <w:ins w:id="24241" w:author="Visone Rossana (GSE)" w:date="2025-10-20T12:39:00Z" w16du:dateUtc="2025-10-20T10:39:00Z"/>
          <w:rFonts w:asciiTheme="minorHAnsi" w:hAnsiTheme="minorHAnsi" w:cstheme="minorHAnsi"/>
          <w:sz w:val="22"/>
          <w:szCs w:val="22"/>
          <w:rPrChange w:id="24242" w:author="Visone Rossana (GSE)" w:date="2025-10-20T12:39:00Z" w16du:dateUtc="2025-10-20T10:39:00Z">
            <w:rPr>
              <w:ins w:id="24243" w:author="Visone Rossana (GSE)" w:date="2025-10-20T12:39:00Z" w16du:dateUtc="2025-10-20T10:39:00Z"/>
            </w:rPr>
          </w:rPrChange>
        </w:rPr>
      </w:pPr>
      <w:ins w:id="24244" w:author="Visone Rossana (GSE)" w:date="2025-10-20T12:39:00Z" w16du:dateUtc="2025-10-20T10:39:00Z">
        <w:r w:rsidRPr="00F15D32">
          <w:rPr>
            <w:rFonts w:asciiTheme="minorHAnsi" w:hAnsiTheme="minorHAnsi" w:cstheme="minorHAnsi"/>
            <w:sz w:val="22"/>
            <w:szCs w:val="22"/>
            <w:rPrChange w:id="24245" w:author="Visone Rossana (GSE)" w:date="2025-10-20T12:39:00Z" w16du:dateUtc="2025-10-20T10:39:00Z">
              <w:rPr/>
            </w:rPrChange>
          </w:rPr>
          <w:t>dove:</w:t>
        </w:r>
      </w:ins>
    </w:p>
    <w:p w14:paraId="2F09BFEB" w14:textId="6471643A" w:rsidR="00573FD4" w:rsidRPr="003F4FFD" w:rsidRDefault="00F15D32" w:rsidP="00F15D32">
      <w:pPr>
        <w:pStyle w:val="Corpotesto"/>
        <w:spacing w:before="204"/>
        <w:ind w:left="845"/>
        <w:rPr>
          <w:ins w:id="24246" w:author="Visone Rossana (GSE)" w:date="2025-10-20T13:04:00Z" w16du:dateUtc="2025-10-20T11:04:00Z"/>
          <w:rFonts w:asciiTheme="minorHAnsi" w:hAnsiTheme="minorHAnsi" w:cstheme="minorHAnsi"/>
          <w:sz w:val="20"/>
          <w:szCs w:val="20"/>
          <w:rPrChange w:id="24247" w:author="Visone Rossana (GSE)" w:date="2025-10-20T16:57:00Z" w16du:dateUtc="2025-10-20T14:57:00Z">
            <w:rPr>
              <w:ins w:id="24248" w:author="Visone Rossana (GSE)" w:date="2025-10-20T13:04:00Z" w16du:dateUtc="2025-10-20T11:04:00Z"/>
              <w:rFonts w:asciiTheme="minorHAnsi" w:hAnsiTheme="minorHAnsi" w:cstheme="minorHAnsi"/>
              <w:sz w:val="22"/>
              <w:szCs w:val="22"/>
            </w:rPr>
          </w:rPrChange>
        </w:rPr>
      </w:pPr>
      <w:ins w:id="24249" w:author="Visone Rossana (GSE)" w:date="2025-10-20T12:39:00Z" w16du:dateUtc="2025-10-20T10:39:00Z">
        <w:r w:rsidRPr="003F4FFD">
          <w:rPr>
            <w:rFonts w:asciiTheme="minorHAnsi" w:hAnsiTheme="minorHAnsi" w:cstheme="minorHAnsi"/>
            <w:sz w:val="20"/>
            <w:szCs w:val="20"/>
            <w:rPrChange w:id="24250" w:author="Visone Rossana (GSE)" w:date="2025-10-20T12:39:00Z" w16du:dateUtc="2025-10-20T10:39:00Z">
              <w:rPr>
                <w:rFonts w:ascii="Times" w:hAnsi="Times"/>
              </w:rPr>
            </w:rPrChange>
          </w:rPr>
          <w:t>I</w:t>
        </w:r>
        <w:r w:rsidRPr="003F4FFD">
          <w:rPr>
            <w:rFonts w:asciiTheme="minorHAnsi" w:hAnsiTheme="minorHAnsi" w:cstheme="minorHAnsi"/>
            <w:sz w:val="20"/>
            <w:szCs w:val="20"/>
            <w:vertAlign w:val="subscript"/>
            <w:rPrChange w:id="24251" w:author="Visone Rossana (GSE)" w:date="2025-10-20T12:39:00Z" w16du:dateUtc="2025-10-20T10:39:00Z">
              <w:rPr>
                <w:rFonts w:ascii="Times" w:hAnsi="Times"/>
                <w:vertAlign w:val="subscript"/>
              </w:rPr>
            </w:rPrChange>
          </w:rPr>
          <w:t>a</w:t>
        </w:r>
        <w:r w:rsidRPr="003F4FFD">
          <w:rPr>
            <w:rFonts w:asciiTheme="minorHAnsi" w:hAnsiTheme="minorHAnsi" w:cstheme="minorHAnsi"/>
            <w:sz w:val="20"/>
            <w:szCs w:val="20"/>
            <w:rPrChange w:id="24252" w:author="Visone Rossana (GSE)" w:date="2025-10-20T12:39:00Z" w16du:dateUtc="2025-10-20T10:39:00Z">
              <w:rPr>
                <w:rFonts w:ascii="Times" w:hAnsi="Times"/>
              </w:rPr>
            </w:rPrChange>
          </w:rPr>
          <w:t xml:space="preserve"> </w:t>
        </w:r>
        <w:r w:rsidRPr="003F4FFD">
          <w:rPr>
            <w:rFonts w:asciiTheme="minorHAnsi" w:hAnsiTheme="minorHAnsi" w:cstheme="minorHAnsi"/>
            <w:sz w:val="20"/>
            <w:szCs w:val="20"/>
            <w:vertAlign w:val="subscript"/>
            <w:rPrChange w:id="24253" w:author="Visone Rossana (GSE)" w:date="2025-10-20T12:39:00Z" w16du:dateUtc="2025-10-20T10:39:00Z">
              <w:rPr>
                <w:rFonts w:ascii="Times" w:hAnsi="Times"/>
                <w:vertAlign w:val="subscript"/>
              </w:rPr>
            </w:rPrChange>
          </w:rPr>
          <w:t>tot</w:t>
        </w:r>
        <w:r w:rsidRPr="003F4FFD">
          <w:rPr>
            <w:rFonts w:asciiTheme="minorHAnsi" w:hAnsiTheme="minorHAnsi" w:cstheme="minorHAnsi"/>
            <w:sz w:val="20"/>
            <w:szCs w:val="20"/>
            <w:rPrChange w:id="24254" w:author="Visone Rossana (GSE)" w:date="2025-10-20T12:39:00Z" w16du:dateUtc="2025-10-20T10:39:00Z">
              <w:rPr>
                <w:rFonts w:ascii="Times" w:hAnsi="Times" w:cs="Times"/>
              </w:rPr>
            </w:rPrChange>
          </w:rPr>
          <w:t xml:space="preserve">: </w:t>
        </w:r>
        <w:r w:rsidRPr="003F4FFD">
          <w:rPr>
            <w:rFonts w:asciiTheme="minorHAnsi" w:hAnsiTheme="minorHAnsi" w:cstheme="minorHAnsi"/>
            <w:sz w:val="20"/>
            <w:szCs w:val="20"/>
            <w:rPrChange w:id="24255" w:author="Visone Rossana (GSE)" w:date="2025-10-20T12:39:00Z" w16du:dateUtc="2025-10-20T10:39:00Z">
              <w:rPr>
                <w:rFonts w:ascii="Times" w:hAnsi="Times" w:cs="Times"/>
              </w:rPr>
            </w:rPrChange>
          </w:rPr>
          <w:tab/>
        </w:r>
        <w:r w:rsidRPr="003F4FFD">
          <w:rPr>
            <w:rFonts w:asciiTheme="minorHAnsi" w:hAnsiTheme="minorHAnsi" w:cstheme="minorHAnsi"/>
            <w:sz w:val="20"/>
            <w:szCs w:val="20"/>
            <w:rPrChange w:id="24256" w:author="Visone Rossana (GSE)" w:date="2025-10-20T12:39:00Z" w16du:dateUtc="2025-10-20T10:39:00Z">
              <w:rPr>
                <w:rFonts w:ascii="Times" w:hAnsi="Times"/>
              </w:rPr>
            </w:rPrChange>
          </w:rPr>
          <w:t>è l’incentivo annuo in euro</w:t>
        </w:r>
      </w:ins>
      <w:ins w:id="24257" w:author="Visone Rossana (GSE)" w:date="2025-10-20T13:01:00Z" w16du:dateUtc="2025-10-20T11:01:00Z">
        <w:r w:rsidR="00E871E0" w:rsidRPr="003F4FFD">
          <w:rPr>
            <w:rFonts w:asciiTheme="minorHAnsi" w:hAnsiTheme="minorHAnsi" w:cstheme="minorHAnsi"/>
            <w:sz w:val="20"/>
            <w:szCs w:val="20"/>
            <w:rPrChange w:id="24258" w:author="Visone Rossana (GSE)" w:date="2025-10-20T16:57:00Z" w16du:dateUtc="2025-10-20T14:57:00Z">
              <w:rPr>
                <w:rFonts w:asciiTheme="minorHAnsi" w:hAnsiTheme="minorHAnsi" w:cstheme="minorHAnsi"/>
                <w:sz w:val="22"/>
                <w:szCs w:val="22"/>
              </w:rPr>
            </w:rPrChange>
          </w:rPr>
          <w:t>.</w:t>
        </w:r>
      </w:ins>
      <w:ins w:id="24259" w:author="Visone Rossana (GSE)" w:date="2025-10-20T13:02:00Z" w16du:dateUtc="2025-10-20T11:02:00Z">
        <w:r w:rsidR="00480CCE" w:rsidRPr="003F4FFD">
          <w:rPr>
            <w:rFonts w:asciiTheme="minorHAnsi" w:hAnsiTheme="minorHAnsi" w:cstheme="minorHAnsi"/>
            <w:sz w:val="20"/>
            <w:szCs w:val="20"/>
            <w:rPrChange w:id="24260" w:author="Visone Rossana (GSE)" w:date="2025-10-20T16:57:00Z" w16du:dateUtc="2025-10-20T14:57:00Z">
              <w:rPr>
                <w:rFonts w:asciiTheme="minorHAnsi" w:hAnsiTheme="minorHAnsi" w:cstheme="minorHAnsi"/>
                <w:sz w:val="22"/>
                <w:szCs w:val="22"/>
              </w:rPr>
            </w:rPrChange>
          </w:rPr>
          <w:t xml:space="preserve"> Tale incentivo è costituito dalla </w:t>
        </w:r>
        <w:r w:rsidR="00232EE4" w:rsidRPr="003F4FFD">
          <w:rPr>
            <w:rFonts w:asciiTheme="minorHAnsi" w:hAnsiTheme="minorHAnsi" w:cstheme="minorHAnsi"/>
            <w:sz w:val="20"/>
            <w:szCs w:val="20"/>
            <w:rPrChange w:id="24261" w:author="Visone Rossana (GSE)" w:date="2025-10-20T16:57:00Z" w16du:dateUtc="2025-10-20T14:57:00Z">
              <w:rPr>
                <w:rFonts w:asciiTheme="minorHAnsi" w:hAnsiTheme="minorHAnsi" w:cstheme="minorHAnsi"/>
                <w:sz w:val="22"/>
                <w:szCs w:val="22"/>
              </w:rPr>
            </w:rPrChange>
          </w:rPr>
          <w:t xml:space="preserve">sommatoria delle rate annue previste nella tabella 1 dell’art. </w:t>
        </w:r>
        <w:r w:rsidR="00232EE4" w:rsidRPr="003F4FFD">
          <w:rPr>
            <w:rFonts w:asciiTheme="minorHAnsi" w:hAnsiTheme="minorHAnsi" w:cstheme="minorHAnsi"/>
            <w:sz w:val="20"/>
            <w:szCs w:val="20"/>
            <w:rPrChange w:id="24262" w:author="Visone Rossana (GSE)" w:date="2025-10-20T16:56:00Z" w16du:dateUtc="2025-10-20T14:56:00Z">
              <w:rPr>
                <w:rFonts w:asciiTheme="minorHAnsi" w:hAnsiTheme="minorHAnsi" w:cstheme="minorHAnsi"/>
                <w:sz w:val="22"/>
                <w:szCs w:val="22"/>
              </w:rPr>
            </w:rPrChange>
          </w:rPr>
          <w:t>11</w:t>
        </w:r>
      </w:ins>
      <w:ins w:id="24263" w:author="Visone Rossana (GSE)" w:date="2025-10-20T17:44:00Z" w16du:dateUtc="2025-10-20T15:44:00Z">
        <w:r w:rsidR="00091880">
          <w:rPr>
            <w:rFonts w:asciiTheme="minorHAnsi" w:hAnsiTheme="minorHAnsi" w:cstheme="minorHAnsi"/>
            <w:sz w:val="20"/>
            <w:szCs w:val="20"/>
          </w:rPr>
          <w:t>, comma 3,</w:t>
        </w:r>
      </w:ins>
      <w:ins w:id="24264" w:author="Visone Rossana (GSE)" w:date="2025-10-20T13:02:00Z" w16du:dateUtc="2025-10-20T11:02:00Z">
        <w:r w:rsidR="00232EE4" w:rsidRPr="003F4FFD">
          <w:rPr>
            <w:rFonts w:asciiTheme="minorHAnsi" w:hAnsiTheme="minorHAnsi" w:cstheme="minorHAnsi"/>
            <w:sz w:val="20"/>
            <w:szCs w:val="20"/>
            <w:rPrChange w:id="24265" w:author="Visone Rossana (GSE)" w:date="2025-10-20T16:57:00Z" w16du:dateUtc="2025-10-20T14:57:00Z">
              <w:rPr>
                <w:rFonts w:asciiTheme="minorHAnsi" w:hAnsiTheme="minorHAnsi" w:cstheme="minorHAnsi"/>
                <w:sz w:val="22"/>
                <w:szCs w:val="22"/>
              </w:rPr>
            </w:rPrChange>
          </w:rPr>
          <w:t xml:space="preserve"> del Decreto</w:t>
        </w:r>
      </w:ins>
      <w:ins w:id="24266" w:author="Visone Rossana (GSE)" w:date="2025-10-20T13:16:00Z" w16du:dateUtc="2025-10-20T11:16:00Z">
        <w:r w:rsidR="00990B18" w:rsidRPr="003F4FFD">
          <w:rPr>
            <w:rFonts w:asciiTheme="minorHAnsi" w:hAnsiTheme="minorHAnsi" w:cstheme="minorHAnsi"/>
            <w:sz w:val="20"/>
            <w:szCs w:val="20"/>
            <w:rPrChange w:id="24267" w:author="Visone Rossana (GSE)" w:date="2025-10-20T16:57:00Z" w16du:dateUtc="2025-10-20T14:57:00Z">
              <w:rPr>
                <w:rFonts w:asciiTheme="minorHAnsi" w:hAnsiTheme="minorHAnsi" w:cstheme="minorHAnsi"/>
                <w:sz w:val="22"/>
                <w:szCs w:val="22"/>
              </w:rPr>
            </w:rPrChange>
          </w:rPr>
          <w:t>:</w:t>
        </w:r>
      </w:ins>
    </w:p>
    <w:p w14:paraId="3D93261F" w14:textId="0BF09139" w:rsidR="00573FD4" w:rsidRPr="006A109F" w:rsidRDefault="00573FD4" w:rsidP="00573FD4">
      <w:pPr>
        <w:ind w:left="1134"/>
        <w:jc w:val="both"/>
        <w:rPr>
          <w:ins w:id="24268" w:author="Visone Rossana (GSE)" w:date="2025-10-20T13:04:00Z" w16du:dateUtc="2025-10-20T11:04:00Z"/>
          <w:rFonts w:cstheme="minorHAnsi"/>
          <w:sz w:val="20"/>
          <w:szCs w:val="20"/>
        </w:rPr>
      </w:pPr>
      <w:ins w:id="24269" w:author="Visone Rossana (GSE)" w:date="2025-10-20T13:04:00Z" w16du:dateUtc="2025-10-20T11:04:00Z">
        <w:r w:rsidRPr="006A109F">
          <w:rPr>
            <w:rFonts w:cstheme="minorHAnsi"/>
            <w:sz w:val="20"/>
            <w:szCs w:val="20"/>
          </w:rPr>
          <w:t>- 2 annualità per generatori con potenza termica utile nominale ≤ 35 kW;</w:t>
        </w:r>
      </w:ins>
    </w:p>
    <w:p w14:paraId="512A3E44" w14:textId="77777777" w:rsidR="00573FD4" w:rsidRPr="006A109F" w:rsidRDefault="00573FD4" w:rsidP="00573FD4">
      <w:pPr>
        <w:spacing w:after="120"/>
        <w:ind w:left="1134"/>
        <w:jc w:val="both"/>
        <w:rPr>
          <w:ins w:id="24270" w:author="Visone Rossana (GSE)" w:date="2025-10-20T13:04:00Z" w16du:dateUtc="2025-10-20T11:04:00Z"/>
          <w:rFonts w:cstheme="minorHAnsi"/>
          <w:sz w:val="20"/>
          <w:szCs w:val="20"/>
        </w:rPr>
      </w:pPr>
      <w:ins w:id="24271" w:author="Visone Rossana (GSE)" w:date="2025-10-20T13:04:00Z" w16du:dateUtc="2025-10-20T11:04:00Z">
        <w:r w:rsidRPr="006A109F">
          <w:rPr>
            <w:rFonts w:cstheme="minorHAnsi"/>
            <w:sz w:val="20"/>
            <w:szCs w:val="20"/>
          </w:rPr>
          <w:t>-</w:t>
        </w:r>
        <w:r w:rsidRPr="00390601">
          <w:rPr>
            <w:rFonts w:cstheme="minorHAnsi"/>
            <w:sz w:val="20"/>
            <w:szCs w:val="20"/>
            <w:rPrChange w:id="24272" w:author="Visone Rossana (GSE)" w:date="2025-10-20T13:17:00Z" w16du:dateUtc="2025-10-20T11:17:00Z">
              <w:rPr>
                <w:b/>
                <w:sz w:val="20"/>
              </w:rPr>
            </w:rPrChange>
          </w:rPr>
          <w:t xml:space="preserve"> </w:t>
        </w:r>
        <w:r w:rsidRPr="006A109F">
          <w:rPr>
            <w:rFonts w:cstheme="minorHAnsi"/>
            <w:sz w:val="20"/>
            <w:szCs w:val="20"/>
          </w:rPr>
          <w:t>5</w:t>
        </w:r>
        <w:r w:rsidRPr="00390601">
          <w:rPr>
            <w:rFonts w:cstheme="minorHAnsi"/>
            <w:sz w:val="20"/>
            <w:szCs w:val="20"/>
            <w:rPrChange w:id="24273" w:author="Visone Rossana (GSE)" w:date="2025-10-20T13:17:00Z" w16du:dateUtc="2025-10-20T11:17:00Z">
              <w:rPr>
                <w:b/>
                <w:sz w:val="20"/>
              </w:rPr>
            </w:rPrChange>
          </w:rPr>
          <w:t xml:space="preserve"> </w:t>
        </w:r>
        <w:r w:rsidRPr="006A109F">
          <w:rPr>
            <w:rFonts w:cstheme="minorHAnsi"/>
            <w:sz w:val="20"/>
            <w:szCs w:val="20"/>
          </w:rPr>
          <w:t>annualità per generatori con potenza termica utile nominale per generatori &gt; 35 kW.</w:t>
        </w:r>
      </w:ins>
    </w:p>
    <w:p w14:paraId="5CA389B9" w14:textId="1B97AB6B" w:rsidR="00573FD4" w:rsidRPr="006A109F" w:rsidRDefault="00573FD4">
      <w:pPr>
        <w:spacing w:after="120"/>
        <w:ind w:left="845"/>
        <w:jc w:val="both"/>
        <w:rPr>
          <w:ins w:id="24274" w:author="Visone Rossana (GSE)" w:date="2025-10-20T13:04:00Z" w16du:dateUtc="2025-10-20T11:04:00Z"/>
          <w:rFonts w:cstheme="minorHAnsi"/>
          <w:sz w:val="20"/>
          <w:szCs w:val="20"/>
        </w:rPr>
        <w:pPrChange w:id="24275" w:author="Visone Rossana (GSE)" w:date="2025-10-20T13:04:00Z" w16du:dateUtc="2025-10-20T11:04:00Z">
          <w:pPr>
            <w:spacing w:after="120"/>
            <w:ind w:left="426"/>
            <w:jc w:val="both"/>
          </w:pPr>
        </w:pPrChange>
      </w:pPr>
      <w:ins w:id="24276" w:author="Visone Rossana (GSE)" w:date="2025-10-20T13:04:00Z" w16du:dateUtc="2025-10-20T11:04:00Z">
        <w:r w:rsidRPr="006A109F">
          <w:rPr>
            <w:rFonts w:cstheme="minorHAnsi"/>
            <w:sz w:val="20"/>
            <w:szCs w:val="20"/>
          </w:rPr>
          <w:lastRenderedPageBreak/>
          <w:t>L’incentivo totale (I</w:t>
        </w:r>
        <w:r w:rsidRPr="006A109F">
          <w:rPr>
            <w:rFonts w:cstheme="minorHAnsi"/>
            <w:sz w:val="20"/>
            <w:szCs w:val="20"/>
            <w:vertAlign w:val="subscript"/>
          </w:rPr>
          <w:t>tot</w:t>
        </w:r>
        <w:r w:rsidRPr="006A109F">
          <w:rPr>
            <w:rFonts w:cstheme="minorHAnsi"/>
            <w:sz w:val="20"/>
            <w:szCs w:val="20"/>
          </w:rPr>
          <w:t xml:space="preserve">), sarà corrisposto in un’unica soluzione </w:t>
        </w:r>
      </w:ins>
      <w:bookmarkStart w:id="24277" w:name="_Hlk211436959"/>
      <w:ins w:id="24278" w:author="Visone Rossana (GSE)" w:date="2025-10-20T13:16:00Z" w16du:dateUtc="2025-10-20T11:16:00Z">
        <w:r w:rsidR="000C4003" w:rsidRPr="00390601">
          <w:rPr>
            <w:rFonts w:cstheme="minorHAnsi"/>
            <w:sz w:val="20"/>
            <w:szCs w:val="20"/>
            <w:rPrChange w:id="24279" w:author="Visone Rossana (GSE)" w:date="2025-10-20T13:17:00Z" w16du:dateUtc="2025-10-20T11:17:00Z">
              <w:rPr>
                <w:rFonts w:ascii="Calibri" w:hAnsi="Calibri" w:cs="Calibri"/>
                <w:sz w:val="20"/>
                <w:szCs w:val="20"/>
              </w:rPr>
            </w:rPrChange>
          </w:rPr>
          <w:t>se inferiore o uguale a euro 15.000</w:t>
        </w:r>
        <w:bookmarkEnd w:id="24277"/>
        <w:r w:rsidR="000C4003" w:rsidRPr="00390601">
          <w:rPr>
            <w:rFonts w:cstheme="minorHAnsi"/>
            <w:sz w:val="20"/>
            <w:szCs w:val="20"/>
            <w:rPrChange w:id="24280" w:author="Visone Rossana (GSE)" w:date="2025-10-20T13:17:00Z" w16du:dateUtc="2025-10-20T11:17:00Z">
              <w:rPr>
                <w:rFonts w:ascii="Calibri" w:hAnsi="Calibri" w:cs="Calibri"/>
                <w:sz w:val="20"/>
                <w:szCs w:val="20"/>
              </w:rPr>
            </w:rPrChange>
          </w:rPr>
          <w:t xml:space="preserve"> nonché per gli aventi diritto (le PA, gli ETS e le ESCo o gli altri soggetti abilitati di cui all’art. 13, comma 1, che operano per conto della PA)</w:t>
        </w:r>
      </w:ins>
      <w:ins w:id="24281" w:author="Visone Rossana (GSE)" w:date="2025-10-20T13:04:00Z" w16du:dateUtc="2025-10-20T11:04:00Z">
        <w:r w:rsidRPr="006A109F">
          <w:rPr>
            <w:rFonts w:cstheme="minorHAnsi"/>
            <w:sz w:val="20"/>
            <w:szCs w:val="20"/>
          </w:rPr>
          <w:t>.</w:t>
        </w:r>
      </w:ins>
    </w:p>
    <w:p w14:paraId="0B8A78B3" w14:textId="64B1454F" w:rsidR="00F15D32" w:rsidRPr="00F15D32" w:rsidRDefault="00F15D32" w:rsidP="00F15D32">
      <w:pPr>
        <w:pStyle w:val="Corpotesto"/>
        <w:spacing w:before="203" w:after="240" w:line="254" w:lineRule="exact"/>
        <w:ind w:left="1418" w:hanging="573"/>
        <w:jc w:val="both"/>
        <w:rPr>
          <w:ins w:id="24282" w:author="Visone Rossana (GSE)" w:date="2025-10-20T12:39:00Z" w16du:dateUtc="2025-10-20T10:39:00Z"/>
          <w:rFonts w:asciiTheme="minorHAnsi" w:hAnsiTheme="minorHAnsi" w:cstheme="minorHAnsi"/>
          <w:sz w:val="22"/>
          <w:szCs w:val="22"/>
          <w:rPrChange w:id="24283" w:author="Visone Rossana (GSE)" w:date="2025-10-20T12:39:00Z" w16du:dateUtc="2025-10-20T10:39:00Z">
            <w:rPr>
              <w:ins w:id="24284" w:author="Visone Rossana (GSE)" w:date="2025-10-20T12:39:00Z" w16du:dateUtc="2025-10-20T10:39:00Z"/>
              <w:rFonts w:ascii="Times" w:hAnsi="Times"/>
            </w:rPr>
          </w:rPrChange>
        </w:rPr>
      </w:pPr>
      <w:ins w:id="24285" w:author="Visone Rossana (GSE)" w:date="2025-10-20T12:39:00Z" w16du:dateUtc="2025-10-20T10:39:00Z">
        <w:r w:rsidRPr="00F15D32">
          <w:rPr>
            <w:rFonts w:asciiTheme="minorHAnsi" w:hAnsiTheme="minorHAnsi" w:cstheme="minorHAnsi"/>
            <w:spacing w:val="-6"/>
            <w:sz w:val="22"/>
            <w:szCs w:val="22"/>
            <w:rPrChange w:id="24286" w:author="Visone Rossana (GSE)" w:date="2025-10-20T12:39:00Z" w16du:dateUtc="2025-10-20T10:39:00Z">
              <w:rPr>
                <w:rFonts w:ascii="Times" w:hAnsi="Times"/>
                <w:spacing w:val="-6"/>
              </w:rPr>
            </w:rPrChange>
          </w:rPr>
          <w:t>C</w:t>
        </w:r>
        <w:r w:rsidRPr="00F15D32">
          <w:rPr>
            <w:rFonts w:asciiTheme="minorHAnsi" w:hAnsiTheme="minorHAnsi" w:cstheme="minorHAnsi"/>
            <w:spacing w:val="-6"/>
            <w:sz w:val="22"/>
            <w:szCs w:val="22"/>
            <w:vertAlign w:val="subscript"/>
            <w:rPrChange w:id="24287" w:author="Visone Rossana (GSE)" w:date="2025-10-20T12:39:00Z" w16du:dateUtc="2025-10-20T10:39:00Z">
              <w:rPr>
                <w:rFonts w:ascii="Times" w:hAnsi="Times"/>
                <w:spacing w:val="-6"/>
                <w:vertAlign w:val="subscript"/>
              </w:rPr>
            </w:rPrChange>
          </w:rPr>
          <w:t>i</w:t>
        </w:r>
        <w:r w:rsidRPr="00F15D32">
          <w:rPr>
            <w:rFonts w:asciiTheme="minorHAnsi" w:hAnsiTheme="minorHAnsi" w:cstheme="minorHAnsi"/>
            <w:spacing w:val="-6"/>
            <w:sz w:val="22"/>
            <w:szCs w:val="22"/>
            <w:rPrChange w:id="24288" w:author="Visone Rossana (GSE)" w:date="2025-10-20T12:39:00Z" w16du:dateUtc="2025-10-20T10:39:00Z">
              <w:rPr>
                <w:rFonts w:ascii="Times" w:hAnsi="Times" w:cs="Times"/>
                <w:spacing w:val="-6"/>
              </w:rPr>
            </w:rPrChange>
          </w:rPr>
          <w:t>:</w:t>
        </w:r>
        <w:r w:rsidRPr="00F15D32">
          <w:rPr>
            <w:rFonts w:asciiTheme="minorHAnsi" w:hAnsiTheme="minorHAnsi" w:cstheme="minorHAnsi"/>
            <w:spacing w:val="-6"/>
            <w:sz w:val="22"/>
            <w:szCs w:val="22"/>
            <w:rPrChange w:id="24289" w:author="Visone Rossana (GSE)" w:date="2025-10-20T12:39:00Z" w16du:dateUtc="2025-10-20T10:39:00Z">
              <w:rPr>
                <w:rFonts w:ascii="Times" w:hAnsi="Times"/>
                <w:spacing w:val="-6"/>
              </w:rPr>
            </w:rPrChange>
          </w:rPr>
          <w:tab/>
        </w:r>
        <w:r w:rsidRPr="00F15D32">
          <w:rPr>
            <w:rFonts w:asciiTheme="minorHAnsi" w:hAnsiTheme="minorHAnsi" w:cstheme="minorHAnsi"/>
            <w:sz w:val="22"/>
            <w:szCs w:val="22"/>
            <w:rPrChange w:id="24290" w:author="Visone Rossana (GSE)" w:date="2025-10-20T12:39:00Z" w16du:dateUtc="2025-10-20T10:39:00Z">
              <w:rPr>
                <w:rFonts w:ascii="Times" w:hAnsi="Times"/>
              </w:rPr>
            </w:rPrChange>
          </w:rPr>
          <w:t>è</w:t>
        </w:r>
        <w:r w:rsidRPr="00F15D32">
          <w:rPr>
            <w:rFonts w:asciiTheme="minorHAnsi" w:hAnsiTheme="minorHAnsi" w:cstheme="minorHAnsi"/>
            <w:spacing w:val="8"/>
            <w:sz w:val="22"/>
            <w:szCs w:val="22"/>
            <w:rPrChange w:id="24291" w:author="Visone Rossana (GSE)" w:date="2025-10-20T12:39:00Z" w16du:dateUtc="2025-10-20T10:39:00Z">
              <w:rPr>
                <w:rFonts w:ascii="Times" w:hAnsi="Times"/>
                <w:spacing w:val="8"/>
              </w:rPr>
            </w:rPrChange>
          </w:rPr>
          <w:t xml:space="preserve"> </w:t>
        </w:r>
        <w:r w:rsidRPr="00F15D32">
          <w:rPr>
            <w:rFonts w:asciiTheme="minorHAnsi" w:hAnsiTheme="minorHAnsi" w:cstheme="minorHAnsi"/>
            <w:sz w:val="22"/>
            <w:szCs w:val="22"/>
            <w:rPrChange w:id="24292" w:author="Visone Rossana (GSE)" w:date="2025-10-20T12:39:00Z" w16du:dateUtc="2025-10-20T10:39:00Z">
              <w:rPr>
                <w:rFonts w:ascii="Times" w:hAnsi="Times"/>
              </w:rPr>
            </w:rPrChange>
          </w:rPr>
          <w:t>il</w:t>
        </w:r>
        <w:r w:rsidRPr="00F15D32">
          <w:rPr>
            <w:rFonts w:asciiTheme="minorHAnsi" w:hAnsiTheme="minorHAnsi" w:cstheme="minorHAnsi"/>
            <w:spacing w:val="10"/>
            <w:sz w:val="22"/>
            <w:szCs w:val="22"/>
            <w:rPrChange w:id="24293" w:author="Visone Rossana (GSE)" w:date="2025-10-20T12:39:00Z" w16du:dateUtc="2025-10-20T10:39:00Z">
              <w:rPr>
                <w:rFonts w:ascii="Times" w:hAnsi="Times"/>
                <w:spacing w:val="10"/>
              </w:rPr>
            </w:rPrChange>
          </w:rPr>
          <w:t xml:space="preserve"> </w:t>
        </w:r>
        <w:r w:rsidRPr="00F15D32">
          <w:rPr>
            <w:rFonts w:asciiTheme="minorHAnsi" w:hAnsiTheme="minorHAnsi" w:cstheme="minorHAnsi"/>
            <w:sz w:val="22"/>
            <w:szCs w:val="22"/>
            <w:rPrChange w:id="24294" w:author="Visone Rossana (GSE)" w:date="2025-10-20T12:39:00Z" w16du:dateUtc="2025-10-20T10:39:00Z">
              <w:rPr>
                <w:rFonts w:ascii="Times" w:hAnsi="Times"/>
              </w:rPr>
            </w:rPrChange>
          </w:rPr>
          <w:t>coefficiente</w:t>
        </w:r>
        <w:r w:rsidRPr="00F15D32">
          <w:rPr>
            <w:rFonts w:asciiTheme="minorHAnsi" w:hAnsiTheme="minorHAnsi" w:cstheme="minorHAnsi"/>
            <w:spacing w:val="8"/>
            <w:sz w:val="22"/>
            <w:szCs w:val="22"/>
            <w:rPrChange w:id="24295" w:author="Visone Rossana (GSE)" w:date="2025-10-20T12:39:00Z" w16du:dateUtc="2025-10-20T10:39:00Z">
              <w:rPr>
                <w:rFonts w:ascii="Times" w:hAnsi="Times"/>
                <w:spacing w:val="8"/>
              </w:rPr>
            </w:rPrChange>
          </w:rPr>
          <w:t xml:space="preserve"> </w:t>
        </w:r>
        <w:r w:rsidRPr="00F15D32">
          <w:rPr>
            <w:rFonts w:asciiTheme="minorHAnsi" w:hAnsiTheme="minorHAnsi" w:cstheme="minorHAnsi"/>
            <w:sz w:val="22"/>
            <w:szCs w:val="22"/>
            <w:rPrChange w:id="24296" w:author="Visone Rossana (GSE)" w:date="2025-10-20T12:39:00Z" w16du:dateUtc="2025-10-20T10:39:00Z">
              <w:rPr>
                <w:rFonts w:ascii="Times" w:hAnsi="Times"/>
              </w:rPr>
            </w:rPrChange>
          </w:rPr>
          <w:t>di</w:t>
        </w:r>
        <w:r w:rsidRPr="00F15D32">
          <w:rPr>
            <w:rFonts w:asciiTheme="minorHAnsi" w:hAnsiTheme="minorHAnsi" w:cstheme="minorHAnsi"/>
            <w:spacing w:val="10"/>
            <w:sz w:val="22"/>
            <w:szCs w:val="22"/>
            <w:rPrChange w:id="24297" w:author="Visone Rossana (GSE)" w:date="2025-10-20T12:39:00Z" w16du:dateUtc="2025-10-20T10:39:00Z">
              <w:rPr>
                <w:rFonts w:ascii="Times" w:hAnsi="Times"/>
                <w:spacing w:val="10"/>
              </w:rPr>
            </w:rPrChange>
          </w:rPr>
          <w:t xml:space="preserve"> </w:t>
        </w:r>
        <w:r w:rsidRPr="00F15D32">
          <w:rPr>
            <w:rFonts w:asciiTheme="minorHAnsi" w:hAnsiTheme="minorHAnsi" w:cstheme="minorHAnsi"/>
            <w:sz w:val="22"/>
            <w:szCs w:val="22"/>
            <w:rPrChange w:id="24298" w:author="Visone Rossana (GSE)" w:date="2025-10-20T12:39:00Z" w16du:dateUtc="2025-10-20T10:39:00Z">
              <w:rPr>
                <w:rFonts w:ascii="Times" w:hAnsi="Times"/>
              </w:rPr>
            </w:rPrChange>
          </w:rPr>
          <w:t>valorizzazione</w:t>
        </w:r>
        <w:r w:rsidRPr="00F15D32">
          <w:rPr>
            <w:rFonts w:asciiTheme="minorHAnsi" w:hAnsiTheme="minorHAnsi" w:cstheme="minorHAnsi"/>
            <w:spacing w:val="8"/>
            <w:sz w:val="22"/>
            <w:szCs w:val="22"/>
            <w:rPrChange w:id="24299" w:author="Visone Rossana (GSE)" w:date="2025-10-20T12:39:00Z" w16du:dateUtc="2025-10-20T10:39:00Z">
              <w:rPr>
                <w:rFonts w:ascii="Times" w:hAnsi="Times"/>
                <w:spacing w:val="8"/>
              </w:rPr>
            </w:rPrChange>
          </w:rPr>
          <w:t xml:space="preserve"> </w:t>
        </w:r>
        <w:r w:rsidRPr="00F15D32">
          <w:rPr>
            <w:rFonts w:asciiTheme="minorHAnsi" w:hAnsiTheme="minorHAnsi" w:cstheme="minorHAnsi"/>
            <w:sz w:val="22"/>
            <w:szCs w:val="22"/>
            <w:rPrChange w:id="24300" w:author="Visone Rossana (GSE)" w:date="2025-10-20T12:39:00Z" w16du:dateUtc="2025-10-20T10:39:00Z">
              <w:rPr>
                <w:rFonts w:ascii="Times" w:hAnsi="Times"/>
              </w:rPr>
            </w:rPrChange>
          </w:rPr>
          <w:t>dell’energia</w:t>
        </w:r>
        <w:r w:rsidRPr="00F15D32">
          <w:rPr>
            <w:rFonts w:asciiTheme="minorHAnsi" w:hAnsiTheme="minorHAnsi" w:cstheme="minorHAnsi"/>
            <w:spacing w:val="10"/>
            <w:sz w:val="22"/>
            <w:szCs w:val="22"/>
            <w:rPrChange w:id="24301" w:author="Visone Rossana (GSE)" w:date="2025-10-20T12:39:00Z" w16du:dateUtc="2025-10-20T10:39:00Z">
              <w:rPr>
                <w:rFonts w:ascii="Times" w:hAnsi="Times"/>
                <w:spacing w:val="10"/>
              </w:rPr>
            </w:rPrChange>
          </w:rPr>
          <w:t xml:space="preserve"> </w:t>
        </w:r>
        <w:r w:rsidRPr="00F15D32">
          <w:rPr>
            <w:rFonts w:asciiTheme="minorHAnsi" w:hAnsiTheme="minorHAnsi" w:cstheme="minorHAnsi"/>
            <w:sz w:val="22"/>
            <w:szCs w:val="22"/>
            <w:rPrChange w:id="24302" w:author="Visone Rossana (GSE)" w:date="2025-10-20T12:39:00Z" w16du:dateUtc="2025-10-20T10:39:00Z">
              <w:rPr>
                <w:rFonts w:ascii="Times" w:hAnsi="Times"/>
              </w:rPr>
            </w:rPrChange>
          </w:rPr>
          <w:t>termica</w:t>
        </w:r>
        <w:r w:rsidRPr="00F15D32">
          <w:rPr>
            <w:rFonts w:asciiTheme="minorHAnsi" w:hAnsiTheme="minorHAnsi" w:cstheme="minorHAnsi"/>
            <w:spacing w:val="9"/>
            <w:sz w:val="22"/>
            <w:szCs w:val="22"/>
            <w:rPrChange w:id="24303" w:author="Visone Rossana (GSE)" w:date="2025-10-20T12:39:00Z" w16du:dateUtc="2025-10-20T10:39:00Z">
              <w:rPr>
                <w:rFonts w:ascii="Times" w:hAnsi="Times"/>
                <w:spacing w:val="9"/>
              </w:rPr>
            </w:rPrChange>
          </w:rPr>
          <w:t xml:space="preserve"> </w:t>
        </w:r>
        <w:r w:rsidRPr="00F15D32">
          <w:rPr>
            <w:rFonts w:asciiTheme="minorHAnsi" w:hAnsiTheme="minorHAnsi" w:cstheme="minorHAnsi"/>
            <w:sz w:val="22"/>
            <w:szCs w:val="22"/>
            <w:rPrChange w:id="24304" w:author="Visone Rossana (GSE)" w:date="2025-10-20T12:39:00Z" w16du:dateUtc="2025-10-20T10:39:00Z">
              <w:rPr>
                <w:rFonts w:ascii="Times" w:hAnsi="Times"/>
              </w:rPr>
            </w:rPrChange>
          </w:rPr>
          <w:t>prodotta</w:t>
        </w:r>
        <w:r w:rsidRPr="00F15D32">
          <w:rPr>
            <w:rFonts w:asciiTheme="minorHAnsi" w:hAnsiTheme="minorHAnsi" w:cstheme="minorHAnsi"/>
            <w:spacing w:val="8"/>
            <w:sz w:val="22"/>
            <w:szCs w:val="22"/>
            <w:rPrChange w:id="24305" w:author="Visone Rossana (GSE)" w:date="2025-10-20T12:39:00Z" w16du:dateUtc="2025-10-20T10:39:00Z">
              <w:rPr>
                <w:rFonts w:ascii="Times" w:hAnsi="Times"/>
                <w:spacing w:val="8"/>
              </w:rPr>
            </w:rPrChange>
          </w:rPr>
          <w:t xml:space="preserve"> </w:t>
        </w:r>
        <w:r w:rsidRPr="00F15D32">
          <w:rPr>
            <w:rFonts w:asciiTheme="minorHAnsi" w:hAnsiTheme="minorHAnsi" w:cstheme="minorHAnsi"/>
            <w:sz w:val="22"/>
            <w:szCs w:val="22"/>
            <w:rPrChange w:id="24306" w:author="Visone Rossana (GSE)" w:date="2025-10-20T12:39:00Z" w16du:dateUtc="2025-10-20T10:39:00Z">
              <w:rPr>
                <w:rFonts w:ascii="Times" w:hAnsi="Times"/>
              </w:rPr>
            </w:rPrChange>
          </w:rPr>
          <w:t>espresso</w:t>
        </w:r>
        <w:r w:rsidRPr="00F15D32">
          <w:rPr>
            <w:rFonts w:asciiTheme="minorHAnsi" w:hAnsiTheme="minorHAnsi" w:cstheme="minorHAnsi"/>
            <w:spacing w:val="9"/>
            <w:sz w:val="22"/>
            <w:szCs w:val="22"/>
            <w:rPrChange w:id="24307" w:author="Visone Rossana (GSE)" w:date="2025-10-20T12:39:00Z" w16du:dateUtc="2025-10-20T10:39:00Z">
              <w:rPr>
                <w:rFonts w:ascii="Times" w:hAnsi="Times"/>
                <w:spacing w:val="9"/>
              </w:rPr>
            </w:rPrChange>
          </w:rPr>
          <w:t xml:space="preserve"> </w:t>
        </w:r>
        <w:r w:rsidRPr="00F15D32">
          <w:rPr>
            <w:rFonts w:asciiTheme="minorHAnsi" w:hAnsiTheme="minorHAnsi" w:cstheme="minorHAnsi"/>
            <w:sz w:val="22"/>
            <w:szCs w:val="22"/>
            <w:rPrChange w:id="24308" w:author="Visone Rossana (GSE)" w:date="2025-10-20T12:39:00Z" w16du:dateUtc="2025-10-20T10:39:00Z">
              <w:rPr>
                <w:rFonts w:ascii="Times" w:hAnsi="Times"/>
              </w:rPr>
            </w:rPrChange>
          </w:rPr>
          <w:t>in €/kWh</w:t>
        </w:r>
        <w:r w:rsidRPr="00F15D32">
          <w:rPr>
            <w:rFonts w:asciiTheme="minorHAnsi" w:hAnsiTheme="minorHAnsi" w:cstheme="minorHAnsi"/>
            <w:sz w:val="22"/>
            <w:szCs w:val="22"/>
            <w:vertAlign w:val="subscript"/>
            <w:rPrChange w:id="24309" w:author="Visone Rossana (GSE)" w:date="2025-10-20T12:39:00Z" w16du:dateUtc="2025-10-20T10:39:00Z">
              <w:rPr>
                <w:rFonts w:ascii="Times" w:hAnsi="Times"/>
                <w:vertAlign w:val="subscript"/>
              </w:rPr>
            </w:rPrChange>
          </w:rPr>
          <w:t>t</w:t>
        </w:r>
        <w:r w:rsidRPr="00F15D32">
          <w:rPr>
            <w:rFonts w:asciiTheme="minorHAnsi" w:hAnsiTheme="minorHAnsi" w:cstheme="minorHAnsi"/>
            <w:sz w:val="22"/>
            <w:szCs w:val="22"/>
            <w:rPrChange w:id="24310" w:author="Visone Rossana (GSE)" w:date="2025-10-20T12:39:00Z" w16du:dateUtc="2025-10-20T10:39:00Z">
              <w:rPr>
                <w:rFonts w:ascii="Times" w:hAnsi="Times"/>
              </w:rPr>
            </w:rPrChange>
          </w:rPr>
          <w:t xml:space="preserve">, definito in tabella 9 </w:t>
        </w:r>
        <w:r w:rsidR="00E803E3">
          <w:rPr>
            <w:rFonts w:asciiTheme="minorHAnsi" w:hAnsiTheme="minorHAnsi" w:cstheme="minorHAnsi"/>
            <w:sz w:val="22"/>
            <w:szCs w:val="22"/>
          </w:rPr>
          <w:t xml:space="preserve">dell’Allegato II del Decreto </w:t>
        </w:r>
        <w:r w:rsidRPr="00F15D32">
          <w:rPr>
            <w:rFonts w:asciiTheme="minorHAnsi" w:hAnsiTheme="minorHAnsi" w:cstheme="minorHAnsi"/>
            <w:sz w:val="22"/>
            <w:szCs w:val="22"/>
            <w:rPrChange w:id="24311" w:author="Visone Rossana (GSE)" w:date="2025-10-20T12:39:00Z" w16du:dateUtc="2025-10-20T10:39:00Z">
              <w:rPr>
                <w:rFonts w:ascii="Times" w:hAnsi="Times"/>
              </w:rPr>
            </w:rPrChange>
          </w:rPr>
          <w:t>e distinto per tecnologia installata. Nei casi di interventi che prevedono più generatori della stessa tipologia il coefficiente è individuato sulla base della somma delle potenze dei generatori di tipologia analoga;</w:t>
        </w:r>
        <w:r w:rsidRPr="00F15D32">
          <w:rPr>
            <w:rFonts w:asciiTheme="minorHAnsi" w:hAnsiTheme="minorHAnsi" w:cstheme="minorHAnsi"/>
            <w:sz w:val="22"/>
            <w:szCs w:val="22"/>
            <w:rPrChange w:id="24312" w:author="Visone Rossana (GSE)" w:date="2025-10-20T12:39:00Z" w16du:dateUtc="2025-10-20T10:39:00Z">
              <w:rPr>
                <w:rFonts w:ascii="Times" w:hAnsi="Times" w:cs="Times"/>
              </w:rPr>
            </w:rPrChange>
          </w:rPr>
          <w:tab/>
        </w:r>
      </w:ins>
    </w:p>
    <w:p w14:paraId="5A451E47" w14:textId="326C627B" w:rsidR="00F15D32" w:rsidRPr="00F15D32" w:rsidRDefault="00F15D32" w:rsidP="00F15D32">
      <w:pPr>
        <w:ind w:left="851"/>
        <w:rPr>
          <w:ins w:id="24313" w:author="Visone Rossana (GSE)" w:date="2025-10-20T12:39:00Z" w16du:dateUtc="2025-10-20T10:39:00Z"/>
          <w:rFonts w:cstheme="minorHAnsi"/>
          <w:sz w:val="22"/>
          <w:szCs w:val="22"/>
          <w:rPrChange w:id="24314" w:author="Visone Rossana (GSE)" w:date="2025-10-20T12:39:00Z" w16du:dateUtc="2025-10-20T10:39:00Z">
            <w:rPr>
              <w:ins w:id="24315" w:author="Visone Rossana (GSE)" w:date="2025-10-20T12:39:00Z" w16du:dateUtc="2025-10-20T10:39:00Z"/>
              <w:rFonts w:ascii="Times" w:hAnsi="Times"/>
              <w:sz w:val="20"/>
            </w:rPr>
          </w:rPrChange>
        </w:rPr>
      </w:pPr>
      <w:ins w:id="24316" w:author="Visone Rossana (GSE)" w:date="2025-10-20T12:39:00Z" w16du:dateUtc="2025-10-20T10:39:00Z">
        <w:r w:rsidRPr="00F15D32">
          <w:rPr>
            <w:rFonts w:cstheme="minorHAnsi"/>
            <w:spacing w:val="-7"/>
            <w:sz w:val="22"/>
            <w:szCs w:val="22"/>
            <w:rPrChange w:id="24317" w:author="Visone Rossana (GSE)" w:date="2025-10-20T12:39:00Z" w16du:dateUtc="2025-10-20T10:39:00Z">
              <w:rPr>
                <w:rFonts w:ascii="Times" w:hAnsi="Times"/>
                <w:spacing w:val="-7"/>
                <w:sz w:val="20"/>
              </w:rPr>
            </w:rPrChange>
          </w:rPr>
          <w:t>E</w:t>
        </w:r>
      </w:ins>
      <w:ins w:id="24318" w:author="Visone Rossana (GSE)" w:date="2025-10-20T12:48:00Z" w16du:dateUtc="2025-10-20T10:48:00Z">
        <w:r w:rsidR="009503B5">
          <w:rPr>
            <w:rFonts w:cstheme="minorHAnsi"/>
            <w:spacing w:val="-7"/>
            <w:sz w:val="22"/>
            <w:szCs w:val="22"/>
            <w:vertAlign w:val="subscript"/>
          </w:rPr>
          <w:t>i</w:t>
        </w:r>
      </w:ins>
      <w:ins w:id="24319" w:author="Visone Rossana (GSE)" w:date="2025-10-20T12:39:00Z" w16du:dateUtc="2025-10-20T10:39:00Z">
        <w:r w:rsidRPr="00F15D32">
          <w:rPr>
            <w:rFonts w:cstheme="minorHAnsi"/>
            <w:spacing w:val="-7"/>
            <w:sz w:val="22"/>
            <w:szCs w:val="22"/>
            <w:rPrChange w:id="24320" w:author="Visone Rossana (GSE)" w:date="2025-10-20T12:39:00Z" w16du:dateUtc="2025-10-20T10:39:00Z">
              <w:rPr>
                <w:rFonts w:ascii="Times" w:hAnsi="Times" w:cs="Times"/>
                <w:spacing w:val="-7"/>
                <w:sz w:val="20"/>
                <w:szCs w:val="20"/>
              </w:rPr>
            </w:rPrChange>
          </w:rPr>
          <w:t>:</w:t>
        </w:r>
        <w:r w:rsidRPr="00F15D32">
          <w:rPr>
            <w:rFonts w:cstheme="minorHAnsi"/>
            <w:spacing w:val="-7"/>
            <w:sz w:val="22"/>
            <w:szCs w:val="22"/>
            <w:rPrChange w:id="24321" w:author="Visone Rossana (GSE)" w:date="2025-10-20T12:39:00Z" w16du:dateUtc="2025-10-20T10:39:00Z">
              <w:rPr>
                <w:rFonts w:ascii="Times" w:hAnsi="Times"/>
                <w:spacing w:val="-7"/>
                <w:sz w:val="20"/>
              </w:rPr>
            </w:rPrChange>
          </w:rPr>
          <w:tab/>
        </w:r>
        <w:r w:rsidRPr="00F15D32">
          <w:rPr>
            <w:rFonts w:cstheme="minorHAnsi"/>
            <w:sz w:val="22"/>
            <w:szCs w:val="22"/>
            <w:rPrChange w:id="24322" w:author="Visone Rossana (GSE)" w:date="2025-10-20T12:39:00Z" w16du:dateUtc="2025-10-20T10:39:00Z">
              <w:rPr>
                <w:rFonts w:ascii="Times" w:hAnsi="Times"/>
                <w:sz w:val="20"/>
              </w:rPr>
            </w:rPrChange>
          </w:rPr>
          <w:t>è l’energia termica incentivata prodotta da ciascun generatore in un anno ed è calcolata come</w:t>
        </w:r>
        <w:r w:rsidRPr="00F15D32">
          <w:rPr>
            <w:rFonts w:cstheme="minorHAnsi"/>
            <w:spacing w:val="-15"/>
            <w:sz w:val="22"/>
            <w:szCs w:val="22"/>
            <w:rPrChange w:id="24323" w:author="Visone Rossana (GSE)" w:date="2025-10-20T12:39:00Z" w16du:dateUtc="2025-10-20T10:39:00Z">
              <w:rPr>
                <w:rFonts w:ascii="Times" w:hAnsi="Times"/>
                <w:spacing w:val="-15"/>
                <w:sz w:val="20"/>
              </w:rPr>
            </w:rPrChange>
          </w:rPr>
          <w:t xml:space="preserve"> </w:t>
        </w:r>
        <w:r w:rsidRPr="00F15D32">
          <w:rPr>
            <w:rFonts w:cstheme="minorHAnsi"/>
            <w:sz w:val="22"/>
            <w:szCs w:val="22"/>
            <w:rPrChange w:id="24324" w:author="Visone Rossana (GSE)" w:date="2025-10-20T12:39:00Z" w16du:dateUtc="2025-10-20T10:39:00Z">
              <w:rPr>
                <w:rFonts w:ascii="Times" w:hAnsi="Times"/>
                <w:sz w:val="20"/>
              </w:rPr>
            </w:rPrChange>
          </w:rPr>
          <w:t>segue:</w:t>
        </w:r>
      </w:ins>
    </w:p>
    <w:p w14:paraId="28A76CED" w14:textId="77777777" w:rsidR="00F15D32" w:rsidRPr="00F15D32" w:rsidRDefault="00F15D32" w:rsidP="00F15D32">
      <w:pPr>
        <w:ind w:left="851"/>
        <w:rPr>
          <w:ins w:id="24325" w:author="Visone Rossana (GSE)" w:date="2025-10-20T12:39:00Z" w16du:dateUtc="2025-10-20T10:39:00Z"/>
          <w:rFonts w:cstheme="minorHAnsi"/>
          <w:sz w:val="22"/>
          <w:szCs w:val="22"/>
          <w:rPrChange w:id="24326" w:author="Visone Rossana (GSE)" w:date="2025-10-20T12:39:00Z" w16du:dateUtc="2025-10-20T10:39:00Z">
            <w:rPr>
              <w:ins w:id="24327" w:author="Visone Rossana (GSE)" w:date="2025-10-20T12:39:00Z" w16du:dateUtc="2025-10-20T10:39:00Z"/>
              <w:rFonts w:ascii="Times" w:hAnsi="Times"/>
              <w:sz w:val="20"/>
            </w:rPr>
          </w:rPrChange>
        </w:rPr>
      </w:pPr>
    </w:p>
    <w:p w14:paraId="3A0A7F7D" w14:textId="77777777" w:rsidR="00F15D32" w:rsidRPr="00F15D32" w:rsidRDefault="00F15D32" w:rsidP="00F15D32">
      <w:pPr>
        <w:jc w:val="center"/>
        <w:rPr>
          <w:ins w:id="24328" w:author="Visone Rossana (GSE)" w:date="2025-10-20T12:39:00Z" w16du:dateUtc="2025-10-20T10:39:00Z"/>
          <w:rFonts w:cstheme="minorHAnsi"/>
          <w:sz w:val="22"/>
          <w:szCs w:val="22"/>
          <w:rPrChange w:id="24329" w:author="Visone Rossana (GSE)" w:date="2025-10-20T12:39:00Z" w16du:dateUtc="2025-10-20T10:39:00Z">
            <w:rPr>
              <w:ins w:id="24330" w:author="Visone Rossana (GSE)" w:date="2025-10-20T12:39:00Z" w16du:dateUtc="2025-10-20T10:39:00Z"/>
            </w:rPr>
          </w:rPrChange>
        </w:rPr>
      </w:pPr>
      <w:ins w:id="24331" w:author="Visone Rossana (GSE)" w:date="2025-10-20T12:39:00Z" w16du:dateUtc="2025-10-20T10:39:00Z">
        <w:r w:rsidRPr="00F15D32">
          <w:rPr>
            <w:rFonts w:ascii="Cambria Math" w:hAnsi="Cambria Math" w:cs="Cambria Math"/>
            <w:sz w:val="22"/>
            <w:szCs w:val="22"/>
            <w:rPrChange w:id="24332" w:author="Visone Rossana (GSE)" w:date="2025-10-20T12:39:00Z" w16du:dateUtc="2025-10-20T10:39:00Z">
              <w:rPr>
                <w:rFonts w:ascii="Cambria Math" w:hAnsi="Cambria Math"/>
              </w:rPr>
            </w:rPrChange>
          </w:rPr>
          <w:t>𝐸𝑖</w:t>
        </w:r>
        <w:r w:rsidRPr="00F15D32">
          <w:rPr>
            <w:rFonts w:cstheme="minorHAnsi"/>
            <w:sz w:val="22"/>
            <w:szCs w:val="22"/>
            <w:rPrChange w:id="24333" w:author="Visone Rossana (GSE)" w:date="2025-10-20T12:39:00Z" w16du:dateUtc="2025-10-20T10:39:00Z">
              <w:rPr/>
            </w:rPrChange>
          </w:rPr>
          <w:t xml:space="preserve"> = </w:t>
        </w:r>
        <w:r w:rsidRPr="00F15D32">
          <w:rPr>
            <w:rFonts w:ascii="Cambria Math" w:hAnsi="Cambria Math" w:cs="Cambria Math"/>
            <w:sz w:val="22"/>
            <w:szCs w:val="22"/>
            <w:rPrChange w:id="24334" w:author="Visone Rossana (GSE)" w:date="2025-10-20T12:39:00Z" w16du:dateUtc="2025-10-20T10:39:00Z">
              <w:rPr>
                <w:rFonts w:ascii="Cambria Math" w:hAnsi="Cambria Math"/>
              </w:rPr>
            </w:rPrChange>
          </w:rPr>
          <w:t>𝑄𝑢</w:t>
        </w:r>
        <w:r w:rsidRPr="00F15D32">
          <w:rPr>
            <w:rFonts w:cstheme="minorHAnsi"/>
            <w:sz w:val="22"/>
            <w:szCs w:val="22"/>
            <w:rPrChange w:id="24335" w:author="Visone Rossana (GSE)" w:date="2025-10-20T12:39:00Z" w16du:dateUtc="2025-10-20T10:39:00Z">
              <w:rPr/>
            </w:rPrChange>
          </w:rPr>
          <w:t xml:space="preserve"> ∙ [1 −1/</w:t>
        </w:r>
        <w:r w:rsidRPr="00F15D32">
          <w:rPr>
            <w:rFonts w:ascii="Cambria Math" w:hAnsi="Cambria Math" w:cs="Cambria Math"/>
            <w:sz w:val="22"/>
            <w:szCs w:val="22"/>
            <w:rPrChange w:id="24336" w:author="Visone Rossana (GSE)" w:date="2025-10-20T12:39:00Z" w16du:dateUtc="2025-10-20T10:39:00Z">
              <w:rPr>
                <w:rFonts w:ascii="Cambria Math" w:hAnsi="Cambria Math"/>
              </w:rPr>
            </w:rPrChange>
          </w:rPr>
          <w:t>𝑆𝐶𝑂𝑃</w:t>
        </w:r>
        <w:r w:rsidRPr="00F15D32">
          <w:rPr>
            <w:rFonts w:cstheme="minorHAnsi"/>
            <w:sz w:val="22"/>
            <w:szCs w:val="22"/>
            <w:rPrChange w:id="24337" w:author="Visone Rossana (GSE)" w:date="2025-10-20T12:39:00Z" w16du:dateUtc="2025-10-20T10:39:00Z">
              <w:rPr/>
            </w:rPrChange>
          </w:rPr>
          <w:t xml:space="preserve">] ∙ </w:t>
        </w:r>
        <w:r w:rsidRPr="00F15D32">
          <w:rPr>
            <w:rFonts w:ascii="Cambria Math" w:hAnsi="Cambria Math" w:cs="Cambria Math"/>
            <w:sz w:val="22"/>
            <w:szCs w:val="22"/>
            <w:rPrChange w:id="24338" w:author="Visone Rossana (GSE)" w:date="2025-10-20T12:39:00Z" w16du:dateUtc="2025-10-20T10:39:00Z">
              <w:rPr>
                <w:rFonts w:ascii="Cambria Math" w:hAnsi="Cambria Math"/>
              </w:rPr>
            </w:rPrChange>
          </w:rPr>
          <w:t>𝑘𝑝</w:t>
        </w:r>
      </w:ins>
    </w:p>
    <w:p w14:paraId="3FC9AB83" w14:textId="77777777" w:rsidR="00F15D32" w:rsidRPr="00F15D32" w:rsidRDefault="00F15D32" w:rsidP="00F15D32">
      <w:pPr>
        <w:pStyle w:val="Corpotesto"/>
        <w:spacing w:before="92"/>
        <w:rPr>
          <w:ins w:id="24339" w:author="Visone Rossana (GSE)" w:date="2025-10-20T12:39:00Z" w16du:dateUtc="2025-10-20T10:39:00Z"/>
          <w:rFonts w:asciiTheme="minorHAnsi" w:hAnsiTheme="minorHAnsi" w:cstheme="minorHAnsi"/>
          <w:sz w:val="22"/>
          <w:szCs w:val="22"/>
          <w:rPrChange w:id="24340" w:author="Visone Rossana (GSE)" w:date="2025-10-20T12:39:00Z" w16du:dateUtc="2025-10-20T10:39:00Z">
            <w:rPr>
              <w:ins w:id="24341" w:author="Visone Rossana (GSE)" w:date="2025-10-20T12:39:00Z" w16du:dateUtc="2025-10-20T10:39:00Z"/>
            </w:rPr>
          </w:rPrChange>
        </w:rPr>
      </w:pPr>
      <w:ins w:id="24342" w:author="Visone Rossana (GSE)" w:date="2025-10-20T12:39:00Z" w16du:dateUtc="2025-10-20T10:39:00Z">
        <w:r w:rsidRPr="00F15D32">
          <w:rPr>
            <w:rFonts w:asciiTheme="minorHAnsi" w:hAnsiTheme="minorHAnsi" w:cstheme="minorHAnsi"/>
            <w:sz w:val="22"/>
            <w:szCs w:val="22"/>
            <w:rPrChange w:id="24343" w:author="Visone Rossana (GSE)" w:date="2025-10-20T12:39:00Z" w16du:dateUtc="2025-10-20T10:39:00Z">
              <w:rPr/>
            </w:rPrChange>
          </w:rPr>
          <w:t>dove:</w:t>
        </w:r>
      </w:ins>
    </w:p>
    <w:p w14:paraId="36C596E8" w14:textId="67086570" w:rsidR="00F15D32" w:rsidRPr="00F15D32" w:rsidRDefault="00F15D32" w:rsidP="00F15D32">
      <w:pPr>
        <w:pStyle w:val="Corpotesto"/>
        <w:tabs>
          <w:tab w:val="left" w:pos="1979"/>
        </w:tabs>
        <w:spacing w:before="206" w:line="237" w:lineRule="auto"/>
        <w:ind w:left="1972" w:hanging="1129"/>
        <w:jc w:val="both"/>
        <w:rPr>
          <w:ins w:id="24344" w:author="Visone Rossana (GSE)" w:date="2025-10-20T12:39:00Z" w16du:dateUtc="2025-10-20T10:39:00Z"/>
          <w:rFonts w:asciiTheme="minorHAnsi" w:hAnsiTheme="minorHAnsi" w:cstheme="minorHAnsi"/>
          <w:sz w:val="22"/>
          <w:szCs w:val="22"/>
          <w:rPrChange w:id="24345" w:author="Visone Rossana (GSE)" w:date="2025-10-20T12:39:00Z" w16du:dateUtc="2025-10-20T10:39:00Z">
            <w:rPr>
              <w:ins w:id="24346" w:author="Visone Rossana (GSE)" w:date="2025-10-20T12:39:00Z" w16du:dateUtc="2025-10-20T10:39:00Z"/>
              <w:rFonts w:ascii="Times" w:hAnsi="Times"/>
            </w:rPr>
          </w:rPrChange>
        </w:rPr>
      </w:pPr>
      <w:ins w:id="24347" w:author="Visone Rossana (GSE)" w:date="2025-10-20T12:39:00Z" w16du:dateUtc="2025-10-20T10:39:00Z">
        <w:r w:rsidRPr="00F15D32">
          <w:rPr>
            <w:rFonts w:asciiTheme="minorHAnsi" w:hAnsiTheme="minorHAnsi" w:cstheme="minorHAnsi"/>
            <w:sz w:val="22"/>
            <w:szCs w:val="22"/>
            <w:rPrChange w:id="24348" w:author="Visone Rossana (GSE)" w:date="2025-10-20T12:39:00Z" w16du:dateUtc="2025-10-20T10:39:00Z">
              <w:rPr>
                <w:rFonts w:ascii="Times" w:hAnsi="Times"/>
              </w:rPr>
            </w:rPrChange>
          </w:rPr>
          <w:t>SCOP</w:t>
        </w:r>
        <w:r w:rsidRPr="00F15D32">
          <w:rPr>
            <w:rFonts w:asciiTheme="minorHAnsi" w:hAnsiTheme="minorHAnsi" w:cstheme="minorHAnsi"/>
            <w:sz w:val="22"/>
            <w:szCs w:val="22"/>
            <w:rPrChange w:id="24349" w:author="Visone Rossana (GSE)" w:date="2025-10-20T12:39:00Z" w16du:dateUtc="2025-10-20T10:39:00Z">
              <w:rPr>
                <w:rFonts w:ascii="Times" w:hAnsi="Times"/>
              </w:rPr>
            </w:rPrChange>
          </w:rPr>
          <w:tab/>
        </w:r>
        <w:r w:rsidRPr="00F15D32">
          <w:rPr>
            <w:rFonts w:asciiTheme="minorHAnsi" w:hAnsiTheme="minorHAnsi" w:cstheme="minorHAnsi"/>
            <w:sz w:val="22"/>
            <w:szCs w:val="22"/>
            <w:rPrChange w:id="24350" w:author="Visone Rossana (GSE)" w:date="2025-10-20T12:39:00Z" w16du:dateUtc="2025-10-20T10:39:00Z">
              <w:rPr>
                <w:rFonts w:ascii="Times" w:hAnsi="Times"/>
              </w:rPr>
            </w:rPrChange>
          </w:rPr>
          <w:tab/>
          <w:t xml:space="preserve">è il coefficiente di prestazione stagionale della pompa di calore installata, come dedotto dai dati forniti dal produttore, in zona climatica </w:t>
        </w:r>
        <w:r w:rsidRPr="00E803E3">
          <w:rPr>
            <w:rFonts w:asciiTheme="minorHAnsi" w:hAnsiTheme="minorHAnsi" w:cstheme="minorHAnsi"/>
            <w:i/>
            <w:iCs/>
            <w:sz w:val="22"/>
            <w:szCs w:val="22"/>
            <w:rPrChange w:id="24351" w:author="Visone Rossana (GSE)" w:date="2025-10-20T12:40:00Z" w16du:dateUtc="2025-10-20T10:40:00Z">
              <w:rPr>
                <w:rFonts w:ascii="Times" w:hAnsi="Times"/>
              </w:rPr>
            </w:rPrChange>
          </w:rPr>
          <w:t>average</w:t>
        </w:r>
        <w:r w:rsidRPr="00F15D32">
          <w:rPr>
            <w:rFonts w:asciiTheme="minorHAnsi" w:hAnsiTheme="minorHAnsi" w:cstheme="minorHAnsi"/>
            <w:sz w:val="22"/>
            <w:szCs w:val="22"/>
            <w:rPrChange w:id="24352" w:author="Visone Rossana (GSE)" w:date="2025-10-20T12:39:00Z" w16du:dateUtc="2025-10-20T10:39:00Z">
              <w:rPr>
                <w:rFonts w:ascii="Times" w:hAnsi="Times"/>
              </w:rPr>
            </w:rPrChange>
          </w:rPr>
          <w:t xml:space="preserve">, nel rispetto dei requisiti minimi e delle condizioni di temperatura stabiliti dai Regolamenti Ecodesign vigenti riportati nelle </w:t>
        </w:r>
      </w:ins>
      <w:ins w:id="24353" w:author="Visone Rossana (GSE)" w:date="2025-10-20T12:40:00Z" w16du:dateUtc="2025-10-20T10:40:00Z">
        <w:r w:rsidR="00D6427C">
          <w:rPr>
            <w:rFonts w:asciiTheme="minorHAnsi" w:hAnsiTheme="minorHAnsi" w:cstheme="minorHAnsi"/>
            <w:sz w:val="22"/>
            <w:szCs w:val="22"/>
          </w:rPr>
          <w:t>T</w:t>
        </w:r>
      </w:ins>
      <w:ins w:id="24354" w:author="Visone Rossana (GSE)" w:date="2025-10-20T12:39:00Z" w16du:dateUtc="2025-10-20T10:39:00Z">
        <w:r w:rsidRPr="00F15D32">
          <w:rPr>
            <w:rFonts w:asciiTheme="minorHAnsi" w:hAnsiTheme="minorHAnsi" w:cstheme="minorHAnsi"/>
            <w:sz w:val="22"/>
            <w:szCs w:val="22"/>
            <w:rPrChange w:id="24355" w:author="Visone Rossana (GSE)" w:date="2025-10-20T12:39:00Z" w16du:dateUtc="2025-10-20T10:39:00Z">
              <w:rPr>
                <w:rFonts w:ascii="Times" w:hAnsi="Times"/>
              </w:rPr>
            </w:rPrChange>
          </w:rPr>
          <w:t>abelle 3 e 4 dell’</w:t>
        </w:r>
      </w:ins>
      <w:ins w:id="24356" w:author="Visone Rossana (GSE)" w:date="2025-10-20T12:40:00Z" w16du:dateUtc="2025-10-20T10:40:00Z">
        <w:r w:rsidR="00FF3EAF">
          <w:rPr>
            <w:rFonts w:asciiTheme="minorHAnsi" w:hAnsiTheme="minorHAnsi" w:cstheme="minorHAnsi"/>
            <w:sz w:val="22"/>
            <w:szCs w:val="22"/>
          </w:rPr>
          <w:t>A</w:t>
        </w:r>
      </w:ins>
      <w:ins w:id="24357" w:author="Visone Rossana (GSE)" w:date="2025-10-20T12:39:00Z" w16du:dateUtc="2025-10-20T10:39:00Z">
        <w:r w:rsidRPr="00F15D32">
          <w:rPr>
            <w:rFonts w:asciiTheme="minorHAnsi" w:hAnsiTheme="minorHAnsi" w:cstheme="minorHAnsi"/>
            <w:sz w:val="22"/>
            <w:szCs w:val="22"/>
            <w:rPrChange w:id="24358" w:author="Visone Rossana (GSE)" w:date="2025-10-20T12:39:00Z" w16du:dateUtc="2025-10-20T10:39:00Z">
              <w:rPr>
                <w:rFonts w:ascii="Times" w:hAnsi="Times"/>
              </w:rPr>
            </w:rPrChange>
          </w:rPr>
          <w:t>llegato I</w:t>
        </w:r>
      </w:ins>
      <w:ins w:id="24359" w:author="Visone Rossana (GSE)" w:date="2025-10-20T12:40:00Z" w16du:dateUtc="2025-10-20T10:40:00Z">
        <w:r w:rsidR="00FF3EAF">
          <w:rPr>
            <w:rFonts w:asciiTheme="minorHAnsi" w:hAnsiTheme="minorHAnsi" w:cstheme="minorHAnsi"/>
            <w:sz w:val="22"/>
            <w:szCs w:val="22"/>
          </w:rPr>
          <w:t xml:space="preserve"> del Decreto, precedentemente richiamate</w:t>
        </w:r>
      </w:ins>
      <w:ins w:id="24360" w:author="Visone Rossana (GSE)" w:date="2025-10-20T12:39:00Z" w16du:dateUtc="2025-10-20T10:39:00Z">
        <w:r w:rsidRPr="00F15D32">
          <w:rPr>
            <w:rFonts w:asciiTheme="minorHAnsi" w:hAnsiTheme="minorHAnsi" w:cstheme="minorHAnsi"/>
            <w:sz w:val="22"/>
            <w:szCs w:val="22"/>
            <w:rPrChange w:id="24361" w:author="Visone Rossana (GSE)" w:date="2025-10-20T12:39:00Z" w16du:dateUtc="2025-10-20T10:39:00Z">
              <w:rPr>
                <w:rFonts w:ascii="Times" w:hAnsi="Times"/>
              </w:rPr>
            </w:rPrChange>
          </w:rPr>
          <w:t xml:space="preserve">. </w:t>
        </w:r>
      </w:ins>
    </w:p>
    <w:p w14:paraId="553B25B6" w14:textId="77777777" w:rsidR="00F15D32" w:rsidRPr="00F15D32" w:rsidRDefault="00F15D32" w:rsidP="00F15D32">
      <w:pPr>
        <w:pStyle w:val="Corpotesto"/>
        <w:tabs>
          <w:tab w:val="left" w:pos="1979"/>
        </w:tabs>
        <w:spacing w:before="205"/>
        <w:ind w:left="844"/>
        <w:rPr>
          <w:ins w:id="24362" w:author="Visone Rossana (GSE)" w:date="2025-10-20T12:39:00Z" w16du:dateUtc="2025-10-20T10:39:00Z"/>
          <w:rFonts w:asciiTheme="minorHAnsi" w:hAnsiTheme="minorHAnsi" w:cstheme="minorHAnsi"/>
          <w:sz w:val="22"/>
          <w:szCs w:val="22"/>
          <w:rPrChange w:id="24363" w:author="Visone Rossana (GSE)" w:date="2025-10-20T12:39:00Z" w16du:dateUtc="2025-10-20T10:39:00Z">
            <w:rPr>
              <w:ins w:id="24364" w:author="Visone Rossana (GSE)" w:date="2025-10-20T12:39:00Z" w16du:dateUtc="2025-10-20T10:39:00Z"/>
              <w:rFonts w:ascii="Times" w:hAnsi="Times"/>
            </w:rPr>
          </w:rPrChange>
        </w:rPr>
      </w:pPr>
      <w:ins w:id="24365" w:author="Visone Rossana (GSE)" w:date="2025-10-20T12:39:00Z" w16du:dateUtc="2025-10-20T10:39:00Z">
        <w:r w:rsidRPr="00F15D32">
          <w:rPr>
            <w:rFonts w:asciiTheme="minorHAnsi" w:hAnsiTheme="minorHAnsi" w:cstheme="minorHAnsi"/>
            <w:spacing w:val="-4"/>
            <w:sz w:val="22"/>
            <w:szCs w:val="22"/>
            <w:rPrChange w:id="24366" w:author="Visone Rossana (GSE)" w:date="2025-10-20T12:39:00Z" w16du:dateUtc="2025-10-20T10:39:00Z">
              <w:rPr>
                <w:rFonts w:ascii="Times" w:hAnsi="Times"/>
                <w:spacing w:val="-4"/>
              </w:rPr>
            </w:rPrChange>
          </w:rPr>
          <w:t>Q</w:t>
        </w:r>
        <w:r w:rsidRPr="00F15D32">
          <w:rPr>
            <w:rFonts w:asciiTheme="minorHAnsi" w:hAnsiTheme="minorHAnsi" w:cstheme="minorHAnsi"/>
            <w:spacing w:val="-4"/>
            <w:sz w:val="22"/>
            <w:szCs w:val="22"/>
            <w:vertAlign w:val="subscript"/>
            <w:rPrChange w:id="24367" w:author="Visone Rossana (GSE)" w:date="2025-10-20T12:39:00Z" w16du:dateUtc="2025-10-20T10:39:00Z">
              <w:rPr>
                <w:rFonts w:ascii="Times" w:hAnsi="Times"/>
                <w:spacing w:val="-4"/>
                <w:vertAlign w:val="subscript"/>
              </w:rPr>
            </w:rPrChange>
          </w:rPr>
          <w:t>u</w:t>
        </w:r>
        <w:r w:rsidRPr="00F15D32">
          <w:rPr>
            <w:rFonts w:asciiTheme="minorHAnsi" w:hAnsiTheme="minorHAnsi" w:cstheme="minorHAnsi"/>
            <w:spacing w:val="-4"/>
            <w:sz w:val="22"/>
            <w:szCs w:val="22"/>
            <w:rPrChange w:id="24368" w:author="Visone Rossana (GSE)" w:date="2025-10-20T12:39:00Z" w16du:dateUtc="2025-10-20T10:39:00Z">
              <w:rPr>
                <w:rFonts w:ascii="Times" w:hAnsi="Times"/>
                <w:spacing w:val="-4"/>
              </w:rPr>
            </w:rPrChange>
          </w:rPr>
          <w:tab/>
        </w:r>
        <w:r w:rsidRPr="00F15D32">
          <w:rPr>
            <w:rFonts w:asciiTheme="minorHAnsi" w:hAnsiTheme="minorHAnsi" w:cstheme="minorHAnsi"/>
            <w:sz w:val="22"/>
            <w:szCs w:val="22"/>
            <w:rPrChange w:id="24369" w:author="Visone Rossana (GSE)" w:date="2025-10-20T12:39:00Z" w16du:dateUtc="2025-10-20T10:39:00Z">
              <w:rPr>
                <w:rFonts w:ascii="Times" w:hAnsi="Times"/>
              </w:rPr>
            </w:rPrChange>
          </w:rPr>
          <w:t>è il calore totale prodotto dall’impianto espresso in kWh</w:t>
        </w:r>
        <w:r w:rsidRPr="00F15D32">
          <w:rPr>
            <w:rFonts w:asciiTheme="minorHAnsi" w:hAnsiTheme="minorHAnsi" w:cstheme="minorHAnsi"/>
            <w:sz w:val="22"/>
            <w:szCs w:val="22"/>
            <w:vertAlign w:val="subscript"/>
            <w:rPrChange w:id="24370" w:author="Visone Rossana (GSE)" w:date="2025-10-20T12:39:00Z" w16du:dateUtc="2025-10-20T10:39:00Z">
              <w:rPr>
                <w:rFonts w:ascii="Times" w:hAnsi="Times"/>
                <w:vertAlign w:val="subscript"/>
              </w:rPr>
            </w:rPrChange>
          </w:rPr>
          <w:t>t</w:t>
        </w:r>
        <w:r w:rsidRPr="00F15D32">
          <w:rPr>
            <w:rFonts w:asciiTheme="minorHAnsi" w:hAnsiTheme="minorHAnsi" w:cstheme="minorHAnsi"/>
            <w:sz w:val="22"/>
            <w:szCs w:val="22"/>
            <w:rPrChange w:id="24371" w:author="Visone Rossana (GSE)" w:date="2025-10-20T12:39:00Z" w16du:dateUtc="2025-10-20T10:39:00Z">
              <w:rPr>
                <w:rFonts w:ascii="Times" w:hAnsi="Times"/>
              </w:rPr>
            </w:rPrChange>
          </w:rPr>
          <w:t xml:space="preserve"> ed è calcolato come</w:t>
        </w:r>
        <w:r w:rsidRPr="00F15D32">
          <w:rPr>
            <w:rFonts w:asciiTheme="minorHAnsi" w:hAnsiTheme="minorHAnsi" w:cstheme="minorHAnsi"/>
            <w:spacing w:val="-16"/>
            <w:sz w:val="22"/>
            <w:szCs w:val="22"/>
            <w:rPrChange w:id="24372" w:author="Visone Rossana (GSE)" w:date="2025-10-20T12:39:00Z" w16du:dateUtc="2025-10-20T10:39:00Z">
              <w:rPr>
                <w:rFonts w:ascii="Times" w:hAnsi="Times"/>
                <w:spacing w:val="-16"/>
              </w:rPr>
            </w:rPrChange>
          </w:rPr>
          <w:t xml:space="preserve"> </w:t>
        </w:r>
        <w:r w:rsidRPr="00F15D32">
          <w:rPr>
            <w:rFonts w:asciiTheme="minorHAnsi" w:hAnsiTheme="minorHAnsi" w:cstheme="minorHAnsi"/>
            <w:sz w:val="22"/>
            <w:szCs w:val="22"/>
            <w:rPrChange w:id="24373" w:author="Visone Rossana (GSE)" w:date="2025-10-20T12:39:00Z" w16du:dateUtc="2025-10-20T10:39:00Z">
              <w:rPr>
                <w:rFonts w:ascii="Times" w:hAnsi="Times"/>
              </w:rPr>
            </w:rPrChange>
          </w:rPr>
          <w:t>segue:</w:t>
        </w:r>
      </w:ins>
    </w:p>
    <w:p w14:paraId="59229261" w14:textId="77777777" w:rsidR="00F15D32" w:rsidRPr="00F15D32" w:rsidRDefault="00F15D32" w:rsidP="00F15D32">
      <w:pPr>
        <w:pStyle w:val="Corpotesto"/>
        <w:spacing w:before="208"/>
        <w:ind w:left="4821"/>
        <w:rPr>
          <w:ins w:id="24374" w:author="Visone Rossana (GSE)" w:date="2025-10-20T12:39:00Z" w16du:dateUtc="2025-10-20T10:39:00Z"/>
          <w:rFonts w:asciiTheme="minorHAnsi" w:hAnsiTheme="minorHAnsi" w:cstheme="minorHAnsi"/>
          <w:sz w:val="22"/>
          <w:szCs w:val="22"/>
          <w:rPrChange w:id="24375" w:author="Visone Rossana (GSE)" w:date="2025-10-20T12:39:00Z" w16du:dateUtc="2025-10-20T10:39:00Z">
            <w:rPr>
              <w:ins w:id="24376" w:author="Visone Rossana (GSE)" w:date="2025-10-20T12:39:00Z" w16du:dateUtc="2025-10-20T10:39:00Z"/>
              <w:rFonts w:ascii="Times" w:hAnsi="Times"/>
            </w:rPr>
          </w:rPrChange>
        </w:rPr>
      </w:pPr>
      <w:ins w:id="24377" w:author="Visone Rossana (GSE)" w:date="2025-10-20T12:39:00Z" w16du:dateUtc="2025-10-20T10:39:00Z">
        <w:r w:rsidRPr="00F15D32">
          <w:rPr>
            <w:rFonts w:asciiTheme="minorHAnsi" w:hAnsiTheme="minorHAnsi" w:cstheme="minorHAnsi"/>
            <w:w w:val="110"/>
            <w:sz w:val="22"/>
            <w:szCs w:val="22"/>
            <w:rPrChange w:id="24378" w:author="Visone Rossana (GSE)" w:date="2025-10-20T12:39:00Z" w16du:dateUtc="2025-10-20T10:39:00Z">
              <w:rPr>
                <w:rFonts w:ascii="Times" w:hAnsi="Times"/>
                <w:w w:val="110"/>
              </w:rPr>
            </w:rPrChange>
          </w:rPr>
          <w:t>Q</w:t>
        </w:r>
        <w:r w:rsidRPr="00F15D32">
          <w:rPr>
            <w:rFonts w:asciiTheme="minorHAnsi" w:hAnsiTheme="minorHAnsi" w:cstheme="minorHAnsi"/>
            <w:w w:val="110"/>
            <w:sz w:val="22"/>
            <w:szCs w:val="22"/>
            <w:vertAlign w:val="subscript"/>
            <w:rPrChange w:id="24379" w:author="Visone Rossana (GSE)" w:date="2025-10-20T12:39:00Z" w16du:dateUtc="2025-10-20T10:39:00Z">
              <w:rPr>
                <w:rFonts w:ascii="Times" w:hAnsi="Times"/>
                <w:w w:val="110"/>
                <w:vertAlign w:val="subscript"/>
              </w:rPr>
            </w:rPrChange>
          </w:rPr>
          <w:t>u</w:t>
        </w:r>
        <w:r w:rsidRPr="00F15D32">
          <w:rPr>
            <w:rFonts w:asciiTheme="minorHAnsi" w:hAnsiTheme="minorHAnsi" w:cstheme="minorHAnsi"/>
            <w:w w:val="110"/>
            <w:sz w:val="22"/>
            <w:szCs w:val="22"/>
            <w:rPrChange w:id="24380" w:author="Visone Rossana (GSE)" w:date="2025-10-20T12:39:00Z" w16du:dateUtc="2025-10-20T10:39:00Z">
              <w:rPr>
                <w:rFonts w:ascii="Times" w:hAnsi="Times"/>
                <w:w w:val="110"/>
              </w:rPr>
            </w:rPrChange>
          </w:rPr>
          <w:t xml:space="preserve"> </w:t>
        </w:r>
        <w:r w:rsidRPr="00F15D32">
          <w:rPr>
            <w:rFonts w:asciiTheme="minorHAnsi" w:hAnsiTheme="minorHAnsi" w:cstheme="minorHAnsi"/>
            <w:w w:val="120"/>
            <w:sz w:val="22"/>
            <w:szCs w:val="22"/>
            <w:rPrChange w:id="24381" w:author="Visone Rossana (GSE)" w:date="2025-10-20T12:39:00Z" w16du:dateUtc="2025-10-20T10:39:00Z">
              <w:rPr>
                <w:rFonts w:ascii="Times" w:hAnsi="Times"/>
                <w:w w:val="120"/>
              </w:rPr>
            </w:rPrChange>
          </w:rPr>
          <w:t xml:space="preserve">= </w:t>
        </w:r>
        <w:r w:rsidRPr="00F15D32">
          <w:rPr>
            <w:rFonts w:asciiTheme="minorHAnsi" w:hAnsiTheme="minorHAnsi" w:cstheme="minorHAnsi"/>
            <w:w w:val="110"/>
            <w:sz w:val="22"/>
            <w:szCs w:val="22"/>
            <w:rPrChange w:id="24382" w:author="Visone Rossana (GSE)" w:date="2025-10-20T12:39:00Z" w16du:dateUtc="2025-10-20T10:39:00Z">
              <w:rPr>
                <w:rFonts w:ascii="Times" w:hAnsi="Times"/>
                <w:w w:val="110"/>
              </w:rPr>
            </w:rPrChange>
          </w:rPr>
          <w:t>P</w:t>
        </w:r>
        <w:r w:rsidRPr="00F15D32">
          <w:rPr>
            <w:rFonts w:asciiTheme="minorHAnsi" w:hAnsiTheme="minorHAnsi" w:cstheme="minorHAnsi"/>
            <w:w w:val="110"/>
            <w:sz w:val="22"/>
            <w:szCs w:val="22"/>
            <w:vertAlign w:val="subscript"/>
            <w:rPrChange w:id="24383" w:author="Visone Rossana (GSE)" w:date="2025-10-20T12:39:00Z" w16du:dateUtc="2025-10-20T10:39:00Z">
              <w:rPr>
                <w:rFonts w:ascii="Times" w:hAnsi="Times"/>
                <w:w w:val="110"/>
                <w:vertAlign w:val="subscript"/>
              </w:rPr>
            </w:rPrChange>
          </w:rPr>
          <w:t>rated</w:t>
        </w:r>
        <w:r w:rsidRPr="00F15D32">
          <w:rPr>
            <w:rFonts w:asciiTheme="minorHAnsi" w:hAnsiTheme="minorHAnsi" w:cstheme="minorHAnsi"/>
            <w:w w:val="110"/>
            <w:sz w:val="22"/>
            <w:szCs w:val="22"/>
            <w:rPrChange w:id="24384" w:author="Visone Rossana (GSE)" w:date="2025-10-20T12:39:00Z" w16du:dateUtc="2025-10-20T10:39:00Z">
              <w:rPr>
                <w:rFonts w:ascii="Times" w:hAnsi="Times"/>
                <w:w w:val="110"/>
              </w:rPr>
            </w:rPrChange>
          </w:rPr>
          <w:t xml:space="preserve"> </w:t>
        </w:r>
        <w:r w:rsidRPr="00F15D32">
          <w:rPr>
            <w:rFonts w:asciiTheme="minorHAnsi" w:hAnsiTheme="minorHAnsi" w:cstheme="minorHAnsi"/>
            <w:sz w:val="22"/>
            <w:szCs w:val="22"/>
            <w:rPrChange w:id="24385" w:author="Visone Rossana (GSE)" w:date="2025-10-20T12:39:00Z" w16du:dateUtc="2025-10-20T10:39:00Z">
              <w:rPr>
                <w:rFonts w:ascii="Times" w:hAnsi="Times"/>
              </w:rPr>
            </w:rPrChange>
          </w:rPr>
          <w:t xml:space="preserve">∙ </w:t>
        </w:r>
        <w:r w:rsidRPr="00F15D32">
          <w:rPr>
            <w:rFonts w:asciiTheme="minorHAnsi" w:hAnsiTheme="minorHAnsi" w:cstheme="minorHAnsi"/>
            <w:w w:val="110"/>
            <w:sz w:val="22"/>
            <w:szCs w:val="22"/>
            <w:rPrChange w:id="24386" w:author="Visone Rossana (GSE)" w:date="2025-10-20T12:39:00Z" w16du:dateUtc="2025-10-20T10:39:00Z">
              <w:rPr>
                <w:rFonts w:ascii="Times" w:hAnsi="Times"/>
                <w:w w:val="110"/>
              </w:rPr>
            </w:rPrChange>
          </w:rPr>
          <w:t>Q</w:t>
        </w:r>
        <w:r w:rsidRPr="00F15D32">
          <w:rPr>
            <w:rFonts w:asciiTheme="minorHAnsi" w:hAnsiTheme="minorHAnsi" w:cstheme="minorHAnsi"/>
            <w:w w:val="110"/>
            <w:sz w:val="22"/>
            <w:szCs w:val="22"/>
            <w:vertAlign w:val="subscript"/>
            <w:rPrChange w:id="24387" w:author="Visone Rossana (GSE)" w:date="2025-10-20T12:39:00Z" w16du:dateUtc="2025-10-20T10:39:00Z">
              <w:rPr>
                <w:rFonts w:ascii="Times" w:hAnsi="Times"/>
                <w:w w:val="110"/>
                <w:vertAlign w:val="subscript"/>
              </w:rPr>
            </w:rPrChange>
          </w:rPr>
          <w:t>uf</w:t>
        </w:r>
      </w:ins>
    </w:p>
    <w:p w14:paraId="1E567639" w14:textId="77777777" w:rsidR="00F15D32" w:rsidRPr="00F15D32" w:rsidRDefault="00F15D32" w:rsidP="00F15D32">
      <w:pPr>
        <w:pStyle w:val="Corpotesto"/>
        <w:tabs>
          <w:tab w:val="left" w:pos="1979"/>
        </w:tabs>
        <w:spacing w:before="224"/>
        <w:ind w:left="1985" w:hanging="1141"/>
        <w:jc w:val="both"/>
        <w:rPr>
          <w:ins w:id="24388" w:author="Visone Rossana (GSE)" w:date="2025-10-20T12:39:00Z" w16du:dateUtc="2025-10-20T10:39:00Z"/>
          <w:rFonts w:asciiTheme="minorHAnsi" w:hAnsiTheme="minorHAnsi" w:cstheme="minorHAnsi"/>
          <w:sz w:val="22"/>
          <w:szCs w:val="22"/>
          <w:rPrChange w:id="24389" w:author="Visone Rossana (GSE)" w:date="2025-10-20T12:39:00Z" w16du:dateUtc="2025-10-20T10:39:00Z">
            <w:rPr>
              <w:ins w:id="24390" w:author="Visone Rossana (GSE)" w:date="2025-10-20T12:39:00Z" w16du:dateUtc="2025-10-20T10:39:00Z"/>
              <w:rFonts w:ascii="Times" w:hAnsi="Times"/>
            </w:rPr>
          </w:rPrChange>
        </w:rPr>
      </w:pPr>
      <w:ins w:id="24391" w:author="Visone Rossana (GSE)" w:date="2025-10-20T12:39:00Z" w16du:dateUtc="2025-10-20T10:39:00Z">
        <w:r w:rsidRPr="00F15D32">
          <w:rPr>
            <w:rFonts w:asciiTheme="minorHAnsi" w:hAnsiTheme="minorHAnsi" w:cstheme="minorHAnsi"/>
            <w:spacing w:val="-22"/>
            <w:sz w:val="22"/>
            <w:szCs w:val="22"/>
            <w:rPrChange w:id="24392" w:author="Visone Rossana (GSE)" w:date="2025-10-20T12:39:00Z" w16du:dateUtc="2025-10-20T10:39:00Z">
              <w:rPr>
                <w:rFonts w:ascii="Times" w:hAnsi="Times"/>
                <w:spacing w:val="-22"/>
              </w:rPr>
            </w:rPrChange>
          </w:rPr>
          <w:t>P</w:t>
        </w:r>
        <w:r w:rsidRPr="00F15D32">
          <w:rPr>
            <w:rFonts w:asciiTheme="minorHAnsi" w:hAnsiTheme="minorHAnsi" w:cstheme="minorHAnsi"/>
            <w:spacing w:val="-22"/>
            <w:sz w:val="22"/>
            <w:szCs w:val="22"/>
            <w:vertAlign w:val="subscript"/>
            <w:rPrChange w:id="24393" w:author="Visone Rossana (GSE)" w:date="2025-10-20T12:39:00Z" w16du:dateUtc="2025-10-20T10:39:00Z">
              <w:rPr>
                <w:rFonts w:ascii="Times" w:hAnsi="Times"/>
                <w:spacing w:val="-22"/>
                <w:vertAlign w:val="subscript"/>
              </w:rPr>
            </w:rPrChange>
          </w:rPr>
          <w:t>rated</w:t>
        </w:r>
        <w:r w:rsidRPr="00F15D32">
          <w:rPr>
            <w:rFonts w:asciiTheme="minorHAnsi" w:hAnsiTheme="minorHAnsi" w:cstheme="minorHAnsi"/>
            <w:spacing w:val="-22"/>
            <w:sz w:val="22"/>
            <w:szCs w:val="22"/>
            <w:rPrChange w:id="24394" w:author="Visone Rossana (GSE)" w:date="2025-10-20T12:39:00Z" w16du:dateUtc="2025-10-20T10:39:00Z">
              <w:rPr>
                <w:rFonts w:ascii="Times" w:hAnsi="Times"/>
                <w:spacing w:val="-22"/>
              </w:rPr>
            </w:rPrChange>
          </w:rPr>
          <w:tab/>
        </w:r>
        <w:r w:rsidRPr="00F15D32">
          <w:rPr>
            <w:rFonts w:asciiTheme="minorHAnsi" w:hAnsiTheme="minorHAnsi" w:cstheme="minorHAnsi"/>
            <w:sz w:val="22"/>
            <w:szCs w:val="22"/>
            <w:rPrChange w:id="24395" w:author="Visone Rossana (GSE)" w:date="2025-10-20T12:39:00Z" w16du:dateUtc="2025-10-20T10:39:00Z">
              <w:rPr>
                <w:rFonts w:ascii="Times" w:hAnsi="Times"/>
              </w:rPr>
            </w:rPrChange>
          </w:rPr>
          <w:t xml:space="preserve">è la potenza della pompa di calore alle condizioni standard di riferimento, espressa in kW, così come definita e dichiarata dai fabbricanti nella Scheda Prodotto ai fini del rispetto degli obblighi di informazione dei </w:t>
        </w:r>
        <w:r w:rsidRPr="00F15D32">
          <w:rPr>
            <w:rFonts w:asciiTheme="minorHAnsi" w:hAnsiTheme="minorHAnsi" w:cstheme="minorHAnsi"/>
            <w:sz w:val="22"/>
            <w:szCs w:val="22"/>
            <w:rPrChange w:id="24396" w:author="Visone Rossana (GSE)" w:date="2025-10-20T12:39:00Z" w16du:dateUtc="2025-10-20T10:39:00Z">
              <w:rPr>
                <w:rFonts w:ascii="Times" w:hAnsi="Times" w:cs="Times"/>
                <w:szCs w:val="20"/>
              </w:rPr>
            </w:rPrChange>
          </w:rPr>
          <w:t>Regolamenti Ecodesign</w:t>
        </w:r>
        <w:r w:rsidRPr="00F15D32">
          <w:rPr>
            <w:rFonts w:asciiTheme="minorHAnsi" w:hAnsiTheme="minorHAnsi" w:cstheme="minorHAnsi"/>
            <w:sz w:val="22"/>
            <w:szCs w:val="22"/>
            <w:rPrChange w:id="24397" w:author="Visone Rossana (GSE)" w:date="2025-10-20T12:39:00Z" w16du:dateUtc="2025-10-20T10:39:00Z">
              <w:rPr>
                <w:rFonts w:ascii="Times" w:hAnsi="Times"/>
              </w:rPr>
            </w:rPrChange>
          </w:rPr>
          <w:t>;</w:t>
        </w:r>
      </w:ins>
    </w:p>
    <w:p w14:paraId="76021A28" w14:textId="13854ECC" w:rsidR="00F15D32" w:rsidRPr="00F15D32" w:rsidRDefault="00F15D32" w:rsidP="00F15D32">
      <w:pPr>
        <w:pStyle w:val="Corpotesto"/>
        <w:tabs>
          <w:tab w:val="left" w:pos="1979"/>
        </w:tabs>
        <w:spacing w:before="205" w:line="261" w:lineRule="auto"/>
        <w:ind w:left="1972" w:hanging="1129"/>
        <w:rPr>
          <w:ins w:id="24398" w:author="Visone Rossana (GSE)" w:date="2025-10-20T12:39:00Z" w16du:dateUtc="2025-10-20T10:39:00Z"/>
          <w:rFonts w:asciiTheme="minorHAnsi" w:hAnsiTheme="minorHAnsi" w:cstheme="minorHAnsi"/>
          <w:sz w:val="22"/>
          <w:szCs w:val="22"/>
          <w:rPrChange w:id="24399" w:author="Visone Rossana (GSE)" w:date="2025-10-20T12:39:00Z" w16du:dateUtc="2025-10-20T10:39:00Z">
            <w:rPr>
              <w:ins w:id="24400" w:author="Visone Rossana (GSE)" w:date="2025-10-20T12:39:00Z" w16du:dateUtc="2025-10-20T10:39:00Z"/>
              <w:rFonts w:ascii="Times" w:hAnsi="Times"/>
            </w:rPr>
          </w:rPrChange>
        </w:rPr>
      </w:pPr>
      <w:ins w:id="24401" w:author="Visone Rossana (GSE)" w:date="2025-10-20T12:39:00Z" w16du:dateUtc="2025-10-20T10:39:00Z">
        <w:r w:rsidRPr="00F15D32">
          <w:rPr>
            <w:rFonts w:asciiTheme="minorHAnsi" w:hAnsiTheme="minorHAnsi" w:cstheme="minorHAnsi"/>
            <w:spacing w:val="-3"/>
            <w:sz w:val="22"/>
            <w:szCs w:val="22"/>
            <w:rPrChange w:id="24402" w:author="Visone Rossana (GSE)" w:date="2025-10-20T12:39:00Z" w16du:dateUtc="2025-10-20T10:39:00Z">
              <w:rPr>
                <w:rFonts w:ascii="Times" w:hAnsi="Times"/>
                <w:spacing w:val="-3"/>
              </w:rPr>
            </w:rPrChange>
          </w:rPr>
          <w:t>Q</w:t>
        </w:r>
        <w:r w:rsidRPr="00F15D32">
          <w:rPr>
            <w:rFonts w:asciiTheme="minorHAnsi" w:hAnsiTheme="minorHAnsi" w:cstheme="minorHAnsi"/>
            <w:spacing w:val="-3"/>
            <w:sz w:val="22"/>
            <w:szCs w:val="22"/>
            <w:vertAlign w:val="subscript"/>
            <w:rPrChange w:id="24403" w:author="Visone Rossana (GSE)" w:date="2025-10-20T12:39:00Z" w16du:dateUtc="2025-10-20T10:39:00Z">
              <w:rPr>
                <w:rFonts w:ascii="Times" w:hAnsi="Times"/>
                <w:spacing w:val="-3"/>
                <w:vertAlign w:val="subscript"/>
              </w:rPr>
            </w:rPrChange>
          </w:rPr>
          <w:t>uf</w:t>
        </w:r>
        <w:r w:rsidRPr="00F15D32">
          <w:rPr>
            <w:rFonts w:asciiTheme="minorHAnsi" w:hAnsiTheme="minorHAnsi" w:cstheme="minorHAnsi"/>
            <w:sz w:val="22"/>
            <w:szCs w:val="22"/>
            <w:rPrChange w:id="24404" w:author="Visone Rossana (GSE)" w:date="2025-10-20T12:39:00Z" w16du:dateUtc="2025-10-20T10:39:00Z">
              <w:rPr>
                <w:rFonts w:ascii="Times" w:hAnsi="Times"/>
              </w:rPr>
            </w:rPrChange>
          </w:rPr>
          <w:tab/>
          <w:t xml:space="preserve">è un coefficiente di utilizzo dipendente dalla zona climatica, come indicato nella </w:t>
        </w:r>
        <w:r w:rsidRPr="00F15D32">
          <w:rPr>
            <w:rFonts w:asciiTheme="minorHAnsi" w:hAnsiTheme="minorHAnsi" w:cstheme="minorHAnsi"/>
            <w:sz w:val="22"/>
            <w:szCs w:val="22"/>
            <w:rPrChange w:id="24405" w:author="Visone Rossana (GSE)" w:date="2025-10-20T12:39:00Z" w16du:dateUtc="2025-10-20T10:39:00Z">
              <w:rPr>
                <w:rFonts w:ascii="Times" w:hAnsi="Times" w:cs="Times"/>
                <w:szCs w:val="20"/>
              </w:rPr>
            </w:rPrChange>
          </w:rPr>
          <w:t>tabella 8</w:t>
        </w:r>
      </w:ins>
      <w:ins w:id="24406" w:author="Visone Rossana (GSE)" w:date="2025-10-20T12:42:00Z" w16du:dateUtc="2025-10-20T10:42:00Z">
        <w:r w:rsidR="009F007C">
          <w:rPr>
            <w:rFonts w:asciiTheme="minorHAnsi" w:hAnsiTheme="minorHAnsi" w:cstheme="minorHAnsi"/>
            <w:sz w:val="22"/>
            <w:szCs w:val="22"/>
          </w:rPr>
          <w:t xml:space="preserve"> </w:t>
        </w:r>
        <w:r w:rsidR="009F007C" w:rsidRPr="006926E9">
          <w:rPr>
            <w:rFonts w:asciiTheme="minorHAnsi" w:hAnsiTheme="minorHAnsi" w:cstheme="minorHAnsi"/>
            <w:sz w:val="22"/>
            <w:szCs w:val="22"/>
          </w:rPr>
          <w:t>dell’</w:t>
        </w:r>
        <w:r w:rsidR="009F007C">
          <w:rPr>
            <w:rFonts w:asciiTheme="minorHAnsi" w:hAnsiTheme="minorHAnsi" w:cstheme="minorHAnsi"/>
            <w:sz w:val="22"/>
            <w:szCs w:val="22"/>
          </w:rPr>
          <w:t>A</w:t>
        </w:r>
        <w:r w:rsidR="009F007C" w:rsidRPr="006926E9">
          <w:rPr>
            <w:rFonts w:asciiTheme="minorHAnsi" w:hAnsiTheme="minorHAnsi" w:cstheme="minorHAnsi"/>
            <w:sz w:val="22"/>
            <w:szCs w:val="22"/>
          </w:rPr>
          <w:t>llegato I</w:t>
        </w:r>
        <w:r w:rsidR="009F007C">
          <w:rPr>
            <w:rFonts w:asciiTheme="minorHAnsi" w:hAnsiTheme="minorHAnsi" w:cstheme="minorHAnsi"/>
            <w:sz w:val="22"/>
            <w:szCs w:val="22"/>
          </w:rPr>
          <w:t>I del Decreto, riportata in calce al presente Paragrafo</w:t>
        </w:r>
      </w:ins>
      <w:ins w:id="24407" w:author="Visone Rossana (GSE)" w:date="2025-10-20T12:39:00Z" w16du:dateUtc="2025-10-20T10:39:00Z">
        <w:r w:rsidRPr="00F15D32">
          <w:rPr>
            <w:rFonts w:asciiTheme="minorHAnsi" w:hAnsiTheme="minorHAnsi" w:cstheme="minorHAnsi"/>
            <w:sz w:val="22"/>
            <w:szCs w:val="22"/>
            <w:rPrChange w:id="24408" w:author="Visone Rossana (GSE)" w:date="2025-10-20T12:39:00Z" w16du:dateUtc="2025-10-20T10:39:00Z">
              <w:rPr>
                <w:rFonts w:ascii="Times" w:hAnsi="Times"/>
              </w:rPr>
            </w:rPrChange>
          </w:rPr>
          <w:t>.</w:t>
        </w:r>
      </w:ins>
    </w:p>
    <w:p w14:paraId="49B26C3D" w14:textId="77777777" w:rsidR="00F15D32" w:rsidRPr="00F15D32" w:rsidRDefault="00F15D32" w:rsidP="00F15D32">
      <w:pPr>
        <w:pStyle w:val="Corpotesto"/>
        <w:tabs>
          <w:tab w:val="left" w:pos="1979"/>
        </w:tabs>
        <w:spacing w:before="205" w:line="261" w:lineRule="auto"/>
        <w:ind w:left="1972" w:hanging="1129"/>
        <w:rPr>
          <w:ins w:id="24409" w:author="Visone Rossana (GSE)" w:date="2025-10-20T12:39:00Z" w16du:dateUtc="2025-10-20T10:39:00Z"/>
          <w:rFonts w:asciiTheme="minorHAnsi" w:hAnsiTheme="minorHAnsi" w:cstheme="minorHAnsi"/>
          <w:sz w:val="22"/>
          <w:szCs w:val="22"/>
          <w:rPrChange w:id="24410" w:author="Visone Rossana (GSE)" w:date="2025-10-20T12:39:00Z" w16du:dateUtc="2025-10-20T10:39:00Z">
            <w:rPr>
              <w:ins w:id="24411" w:author="Visone Rossana (GSE)" w:date="2025-10-20T12:39:00Z" w16du:dateUtc="2025-10-20T10:39:00Z"/>
              <w:rFonts w:ascii="Times" w:hAnsi="Times"/>
            </w:rPr>
          </w:rPrChange>
        </w:rPr>
      </w:pPr>
    </w:p>
    <w:p w14:paraId="5CEF35CD" w14:textId="77777777" w:rsidR="00F15D32" w:rsidRPr="00110BE6" w:rsidRDefault="00F15D32" w:rsidP="00F15D32">
      <w:pPr>
        <w:ind w:left="1985" w:hanging="1134"/>
        <w:jc w:val="both"/>
        <w:rPr>
          <w:ins w:id="24412" w:author="Visone Rossana (GSE)" w:date="2025-10-20T12:39:00Z" w16du:dateUtc="2025-10-20T10:39:00Z"/>
          <w:rFonts w:ascii="Times" w:hAnsi="Times"/>
          <w:sz w:val="20"/>
        </w:rPr>
      </w:pPr>
      <w:ins w:id="24413" w:author="Visone Rossana (GSE)" w:date="2025-10-20T12:39:00Z" w16du:dateUtc="2025-10-20T10:39:00Z">
        <w:r w:rsidRPr="00F15D32">
          <w:rPr>
            <w:rFonts w:cstheme="minorHAnsi"/>
            <w:sz w:val="22"/>
            <w:szCs w:val="22"/>
            <w:rPrChange w:id="24414" w:author="Visone Rossana (GSE)" w:date="2025-10-20T12:39:00Z" w16du:dateUtc="2025-10-20T10:39:00Z">
              <w:rPr>
                <w:rFonts w:ascii="Times" w:hAnsi="Times"/>
                <w:sz w:val="20"/>
              </w:rPr>
            </w:rPrChange>
          </w:rPr>
          <w:t xml:space="preserve">kp </w:t>
        </w:r>
        <w:r w:rsidRPr="00F15D32">
          <w:rPr>
            <w:rFonts w:cstheme="minorHAnsi"/>
            <w:sz w:val="22"/>
            <w:szCs w:val="22"/>
            <w:rPrChange w:id="24415" w:author="Visone Rossana (GSE)" w:date="2025-10-20T12:39:00Z" w16du:dateUtc="2025-10-20T10:39:00Z">
              <w:rPr>
                <w:rFonts w:ascii="Times" w:hAnsi="Times" w:cs="Times"/>
                <w:sz w:val="20"/>
                <w:szCs w:val="20"/>
              </w:rPr>
            </w:rPrChange>
          </w:rPr>
          <w:tab/>
        </w:r>
        <w:r w:rsidRPr="00F15D32">
          <w:rPr>
            <w:rFonts w:cstheme="minorHAnsi"/>
            <w:sz w:val="22"/>
            <w:szCs w:val="22"/>
            <w:rPrChange w:id="24416" w:author="Visone Rossana (GSE)" w:date="2025-10-20T12:39:00Z" w16du:dateUtc="2025-10-20T10:39:00Z">
              <w:rPr>
                <w:rFonts w:ascii="Times" w:hAnsi="Times"/>
                <w:sz w:val="20"/>
              </w:rPr>
            </w:rPrChange>
          </w:rPr>
          <w:t>è un coefficiente di premialità dato dal rapporto tra l’efficienza energetica stagionale della pompa di calore considerata e quella minima per l’immissione sul mercato prevista dal regolamento ecodesign applicato</w:t>
        </w:r>
        <w:r w:rsidRPr="00110BE6">
          <w:rPr>
            <w:rFonts w:ascii="Times" w:hAnsi="Times"/>
            <w:sz w:val="20"/>
          </w:rPr>
          <w:t>:</w:t>
        </w:r>
      </w:ins>
    </w:p>
    <w:p w14:paraId="5FEFEAEA" w14:textId="77777777" w:rsidR="00F15D32" w:rsidRPr="00110BE6" w:rsidRDefault="00F15D32" w:rsidP="00F15D32">
      <w:pPr>
        <w:ind w:left="851"/>
        <w:jc w:val="center"/>
        <w:rPr>
          <w:ins w:id="24417" w:author="Visone Rossana (GSE)" w:date="2025-10-20T12:39:00Z" w16du:dateUtc="2025-10-20T10:39:00Z"/>
          <w:rFonts w:ascii="Cambria Math" w:hAnsi="Cambria Math" w:cs="Cambria Math"/>
          <w:sz w:val="20"/>
          <w:szCs w:val="20"/>
        </w:rPr>
      </w:pPr>
    </w:p>
    <w:p w14:paraId="1213ED00" w14:textId="77777777" w:rsidR="00F15D32" w:rsidRDefault="00F15D32" w:rsidP="00F15D32">
      <w:pPr>
        <w:ind w:left="851"/>
        <w:jc w:val="center"/>
        <w:rPr>
          <w:ins w:id="24418" w:author="Visone Rossana (GSE)" w:date="2025-10-20T12:43:00Z" w16du:dateUtc="2025-10-20T10:43:00Z"/>
          <w:rFonts w:ascii="Cambria Math" w:hAnsi="Cambria Math"/>
          <w:sz w:val="20"/>
        </w:rPr>
      </w:pPr>
      <w:ins w:id="24419" w:author="Visone Rossana (GSE)" w:date="2025-10-20T12:39:00Z" w16du:dateUtc="2025-10-20T10:39:00Z">
        <w:r w:rsidRPr="00110BE6">
          <w:rPr>
            <w:rFonts w:ascii="Cambria Math" w:hAnsi="Cambria Math"/>
            <w:sz w:val="20"/>
          </w:rPr>
          <w:t>𝒌𝒑</w:t>
        </w:r>
        <w:r w:rsidRPr="00110BE6">
          <w:rPr>
            <w:sz w:val="20"/>
          </w:rPr>
          <w:t xml:space="preserve"> = Ꞃ</w:t>
        </w:r>
        <w:r w:rsidRPr="00110BE6">
          <w:rPr>
            <w:rFonts w:ascii="Cambria Math" w:hAnsi="Cambria Math"/>
            <w:sz w:val="20"/>
          </w:rPr>
          <w:t>𝒔</w:t>
        </w:r>
        <w:r w:rsidRPr="00110BE6">
          <w:rPr>
            <w:sz w:val="20"/>
          </w:rPr>
          <w:t>/Ꞃ</w:t>
        </w:r>
        <w:r w:rsidRPr="00110BE6">
          <w:rPr>
            <w:rFonts w:ascii="Cambria Math" w:hAnsi="Cambria Math"/>
            <w:sz w:val="20"/>
          </w:rPr>
          <w:t>𝒔</w:t>
        </w:r>
        <w:r w:rsidRPr="00110BE6">
          <w:rPr>
            <w:sz w:val="20"/>
          </w:rPr>
          <w:t>,</w:t>
        </w:r>
        <w:r w:rsidRPr="00110BE6">
          <w:rPr>
            <w:rFonts w:ascii="Cambria Math" w:hAnsi="Cambria Math"/>
            <w:sz w:val="20"/>
          </w:rPr>
          <w:t>𝒎𝒊𝒏</w:t>
        </w:r>
        <w:r w:rsidRPr="00110BE6">
          <w:rPr>
            <w:sz w:val="20"/>
          </w:rPr>
          <w:t xml:space="preserve"> </w:t>
        </w:r>
        <w:r w:rsidRPr="00110BE6">
          <w:rPr>
            <w:rFonts w:ascii="Cambria Math" w:hAnsi="Cambria Math"/>
            <w:sz w:val="20"/>
          </w:rPr>
          <w:t>𝑬𝒄𝒐𝒅𝒆𝒔𝒊𝒈𝒏</w:t>
        </w:r>
      </w:ins>
    </w:p>
    <w:p w14:paraId="13BF3F60" w14:textId="77777777" w:rsidR="00187905" w:rsidRDefault="00187905" w:rsidP="005E076E">
      <w:pPr>
        <w:rPr>
          <w:ins w:id="24420" w:author="Visone Rossana (GSE)" w:date="2025-10-20T12:52:00Z" w16du:dateUtc="2025-10-20T10:52:00Z"/>
          <w:rFonts w:cstheme="minorHAnsi"/>
          <w:sz w:val="22"/>
          <w:szCs w:val="22"/>
        </w:rPr>
      </w:pPr>
    </w:p>
    <w:p w14:paraId="55D1482D" w14:textId="6579FBD6" w:rsidR="005E076E" w:rsidRPr="006926E9" w:rsidRDefault="00741C26">
      <w:pPr>
        <w:rPr>
          <w:ins w:id="24421" w:author="Visone Rossana (GSE)" w:date="2025-10-20T12:48:00Z" w16du:dateUtc="2025-10-20T10:48:00Z"/>
          <w:rFonts w:cstheme="minorHAnsi"/>
          <w:sz w:val="22"/>
          <w:szCs w:val="22"/>
        </w:rPr>
        <w:pPrChange w:id="24422" w:author="Visone Rossana (GSE)" w:date="2025-10-20T12:48:00Z" w16du:dateUtc="2025-10-20T10:48:00Z">
          <w:pPr>
            <w:ind w:left="851"/>
          </w:pPr>
        </w:pPrChange>
      </w:pPr>
      <w:ins w:id="24423" w:author="Visone Rossana (GSE)" w:date="2025-10-20T12:43:00Z" w16du:dateUtc="2025-10-20T10:43:00Z">
        <w:r w:rsidRPr="00802E98">
          <w:rPr>
            <w:rFonts w:cstheme="minorHAnsi"/>
            <w:sz w:val="22"/>
            <w:szCs w:val="22"/>
            <w:rPrChange w:id="24424" w:author="Visone Rossana (GSE)" w:date="2025-10-20T12:44:00Z" w16du:dateUtc="2025-10-20T10:44:00Z">
              <w:rPr>
                <w:rFonts w:ascii="Cambria Math" w:hAnsi="Cambria Math"/>
                <w:sz w:val="20"/>
              </w:rPr>
            </w:rPrChange>
          </w:rPr>
          <w:t xml:space="preserve">Per i sistemi </w:t>
        </w:r>
        <w:r w:rsidR="00802E98" w:rsidRPr="00802E98">
          <w:rPr>
            <w:rFonts w:cstheme="minorHAnsi"/>
            <w:i/>
            <w:iCs/>
            <w:sz w:val="22"/>
            <w:szCs w:val="22"/>
            <w:rPrChange w:id="24425" w:author="Visone Rossana (GSE)" w:date="2025-10-20T12:44:00Z" w16du:dateUtc="2025-10-20T10:44:00Z">
              <w:rPr>
                <w:rFonts w:ascii="Cambria Math" w:hAnsi="Cambria Math"/>
                <w:sz w:val="20"/>
              </w:rPr>
            </w:rPrChange>
          </w:rPr>
          <w:t>fixed double duct</w:t>
        </w:r>
        <w:r w:rsidR="00802E98" w:rsidRPr="00802E98">
          <w:rPr>
            <w:rFonts w:cstheme="minorHAnsi"/>
            <w:sz w:val="22"/>
            <w:szCs w:val="22"/>
            <w:rPrChange w:id="24426" w:author="Visone Rossana (GSE)" w:date="2025-10-20T12:44:00Z" w16du:dateUtc="2025-10-20T10:44:00Z">
              <w:rPr>
                <w:rFonts w:ascii="Cambria Math" w:hAnsi="Cambria Math"/>
                <w:sz w:val="20"/>
              </w:rPr>
            </w:rPrChange>
          </w:rPr>
          <w:t xml:space="preserve">, </w:t>
        </w:r>
      </w:ins>
      <w:ins w:id="24427" w:author="Visone Rossana (GSE)" w:date="2025-10-20T12:48:00Z" w16du:dateUtc="2025-10-20T10:48:00Z">
        <w:r w:rsidR="009503B5" w:rsidRPr="006926E9">
          <w:rPr>
            <w:rFonts w:cstheme="minorHAnsi"/>
            <w:spacing w:val="-7"/>
            <w:sz w:val="22"/>
            <w:szCs w:val="22"/>
          </w:rPr>
          <w:t>E</w:t>
        </w:r>
        <w:r w:rsidR="009503B5">
          <w:rPr>
            <w:rFonts w:cstheme="minorHAnsi"/>
            <w:spacing w:val="-7"/>
            <w:sz w:val="22"/>
            <w:szCs w:val="22"/>
            <w:vertAlign w:val="subscript"/>
          </w:rPr>
          <w:t>i</w:t>
        </w:r>
        <w:r w:rsidR="005E076E">
          <w:rPr>
            <w:rFonts w:cstheme="minorHAnsi"/>
            <w:spacing w:val="-7"/>
            <w:sz w:val="22"/>
            <w:szCs w:val="22"/>
            <w:vertAlign w:val="subscript"/>
          </w:rPr>
          <w:t xml:space="preserve"> </w:t>
        </w:r>
        <w:r w:rsidR="005E076E" w:rsidRPr="006926E9">
          <w:rPr>
            <w:rFonts w:cstheme="minorHAnsi"/>
            <w:sz w:val="22"/>
            <w:szCs w:val="22"/>
          </w:rPr>
          <w:t>è l’energia termica incentivata prodotta da ciascun generatore in un anno ed è calcolata come</w:t>
        </w:r>
        <w:r w:rsidR="005E076E" w:rsidRPr="006926E9">
          <w:rPr>
            <w:rFonts w:cstheme="minorHAnsi"/>
            <w:spacing w:val="-15"/>
            <w:sz w:val="22"/>
            <w:szCs w:val="22"/>
          </w:rPr>
          <w:t xml:space="preserve"> </w:t>
        </w:r>
        <w:r w:rsidR="005E076E" w:rsidRPr="006926E9">
          <w:rPr>
            <w:rFonts w:cstheme="minorHAnsi"/>
            <w:sz w:val="22"/>
            <w:szCs w:val="22"/>
          </w:rPr>
          <w:t>segue:</w:t>
        </w:r>
      </w:ins>
    </w:p>
    <w:p w14:paraId="58CAD46B" w14:textId="77777777" w:rsidR="005E076E" w:rsidRPr="006926E9" w:rsidRDefault="005E076E" w:rsidP="005E076E">
      <w:pPr>
        <w:ind w:left="851"/>
        <w:rPr>
          <w:ins w:id="24428" w:author="Visone Rossana (GSE)" w:date="2025-10-20T12:48:00Z" w16du:dateUtc="2025-10-20T10:48:00Z"/>
          <w:rFonts w:cstheme="minorHAnsi"/>
          <w:sz w:val="22"/>
          <w:szCs w:val="22"/>
        </w:rPr>
      </w:pPr>
    </w:p>
    <w:p w14:paraId="7843E030" w14:textId="7FE5C6D6" w:rsidR="005E076E" w:rsidRPr="006926E9" w:rsidRDefault="005E076E" w:rsidP="005E076E">
      <w:pPr>
        <w:jc w:val="center"/>
        <w:rPr>
          <w:ins w:id="24429" w:author="Visone Rossana (GSE)" w:date="2025-10-20T12:48:00Z" w16du:dateUtc="2025-10-20T10:48:00Z"/>
          <w:rFonts w:cstheme="minorHAnsi"/>
          <w:sz w:val="22"/>
          <w:szCs w:val="22"/>
        </w:rPr>
      </w:pPr>
      <w:ins w:id="24430" w:author="Visone Rossana (GSE)" w:date="2025-10-20T12:48:00Z" w16du:dateUtc="2025-10-20T10:48:00Z">
        <w:r w:rsidRPr="006926E9">
          <w:rPr>
            <w:rFonts w:ascii="Cambria Math" w:hAnsi="Cambria Math" w:cs="Cambria Math"/>
            <w:sz w:val="22"/>
            <w:szCs w:val="22"/>
          </w:rPr>
          <w:t>𝐸𝑖</w:t>
        </w:r>
        <w:r w:rsidRPr="006926E9">
          <w:rPr>
            <w:rFonts w:cstheme="minorHAnsi"/>
            <w:sz w:val="22"/>
            <w:szCs w:val="22"/>
          </w:rPr>
          <w:t xml:space="preserve"> = </w:t>
        </w:r>
        <w:r w:rsidRPr="006926E9">
          <w:rPr>
            <w:rFonts w:ascii="Cambria Math" w:hAnsi="Cambria Math" w:cs="Cambria Math"/>
            <w:sz w:val="22"/>
            <w:szCs w:val="22"/>
          </w:rPr>
          <w:t>𝑄𝑢</w:t>
        </w:r>
        <w:r w:rsidRPr="006926E9">
          <w:rPr>
            <w:rFonts w:cstheme="minorHAnsi"/>
            <w:sz w:val="22"/>
            <w:szCs w:val="22"/>
          </w:rPr>
          <w:t xml:space="preserve"> ∙ [1 −1/</w:t>
        </w:r>
        <w:r w:rsidRPr="006926E9">
          <w:rPr>
            <w:rFonts w:ascii="Cambria Math" w:hAnsi="Cambria Math" w:cs="Cambria Math"/>
            <w:sz w:val="22"/>
            <w:szCs w:val="22"/>
          </w:rPr>
          <w:t>𝐶𝑂𝑃</w:t>
        </w:r>
        <w:r w:rsidRPr="006926E9">
          <w:rPr>
            <w:rFonts w:cstheme="minorHAnsi"/>
            <w:sz w:val="22"/>
            <w:szCs w:val="22"/>
          </w:rPr>
          <w:t xml:space="preserve">] ∙ </w:t>
        </w:r>
        <w:r w:rsidRPr="006926E9">
          <w:rPr>
            <w:rFonts w:ascii="Cambria Math" w:hAnsi="Cambria Math" w:cs="Cambria Math"/>
            <w:sz w:val="22"/>
            <w:szCs w:val="22"/>
          </w:rPr>
          <w:t>𝑘𝑝</w:t>
        </w:r>
      </w:ins>
    </w:p>
    <w:p w14:paraId="6AB14FC4" w14:textId="77777777" w:rsidR="00601928" w:rsidRPr="006926E9" w:rsidRDefault="00601928" w:rsidP="00601928">
      <w:pPr>
        <w:pStyle w:val="Corpotesto"/>
        <w:spacing w:before="92"/>
        <w:rPr>
          <w:ins w:id="24431" w:author="Visone Rossana (GSE)" w:date="2025-10-20T12:49:00Z" w16du:dateUtc="2025-10-20T10:49:00Z"/>
          <w:rFonts w:asciiTheme="minorHAnsi" w:hAnsiTheme="minorHAnsi" w:cstheme="minorHAnsi"/>
          <w:sz w:val="22"/>
          <w:szCs w:val="22"/>
        </w:rPr>
      </w:pPr>
      <w:ins w:id="24432" w:author="Visone Rossana (GSE)" w:date="2025-10-20T12:49:00Z" w16du:dateUtc="2025-10-20T10:49:00Z">
        <w:r w:rsidRPr="006926E9">
          <w:rPr>
            <w:rFonts w:asciiTheme="minorHAnsi" w:hAnsiTheme="minorHAnsi" w:cstheme="minorHAnsi"/>
            <w:sz w:val="22"/>
            <w:szCs w:val="22"/>
          </w:rPr>
          <w:t>dove:</w:t>
        </w:r>
      </w:ins>
    </w:p>
    <w:p w14:paraId="2F4E0345" w14:textId="3847BCF9" w:rsidR="00601928" w:rsidRPr="006926E9" w:rsidRDefault="00601928" w:rsidP="00601928">
      <w:pPr>
        <w:pStyle w:val="Corpotesto"/>
        <w:tabs>
          <w:tab w:val="left" w:pos="1979"/>
        </w:tabs>
        <w:spacing w:before="206" w:line="237" w:lineRule="auto"/>
        <w:ind w:left="1972" w:hanging="1129"/>
        <w:jc w:val="both"/>
        <w:rPr>
          <w:ins w:id="24433" w:author="Visone Rossana (GSE)" w:date="2025-10-20T12:49:00Z" w16du:dateUtc="2025-10-20T10:49:00Z"/>
          <w:rFonts w:asciiTheme="minorHAnsi" w:hAnsiTheme="minorHAnsi" w:cstheme="minorHAnsi"/>
          <w:sz w:val="22"/>
          <w:szCs w:val="22"/>
        </w:rPr>
      </w:pPr>
      <w:ins w:id="24434" w:author="Visone Rossana (GSE)" w:date="2025-10-20T12:49:00Z" w16du:dateUtc="2025-10-20T10:49:00Z">
        <w:r w:rsidRPr="006926E9">
          <w:rPr>
            <w:rFonts w:asciiTheme="minorHAnsi" w:hAnsiTheme="minorHAnsi" w:cstheme="minorHAnsi"/>
            <w:sz w:val="22"/>
            <w:szCs w:val="22"/>
          </w:rPr>
          <w:t>COP</w:t>
        </w:r>
        <w:r w:rsidRPr="006926E9">
          <w:rPr>
            <w:rFonts w:asciiTheme="minorHAnsi" w:hAnsiTheme="minorHAnsi" w:cstheme="minorHAnsi"/>
            <w:sz w:val="22"/>
            <w:szCs w:val="22"/>
          </w:rPr>
          <w:tab/>
        </w:r>
        <w:r w:rsidRPr="006926E9">
          <w:rPr>
            <w:rFonts w:asciiTheme="minorHAnsi" w:hAnsiTheme="minorHAnsi" w:cstheme="minorHAnsi"/>
            <w:sz w:val="22"/>
            <w:szCs w:val="22"/>
          </w:rPr>
          <w:tab/>
          <w:t xml:space="preserve">è il coefficiente di prestazione della pompa di calore installata, come dedotto dai dati forniti dal produttore, nel rispetto dei requisiti minimi e delle condizioni di temperatura stabiliti dai Regolamenti Ecodesign vigenti riportati nelle </w:t>
        </w:r>
        <w:r>
          <w:rPr>
            <w:rFonts w:asciiTheme="minorHAnsi" w:hAnsiTheme="minorHAnsi" w:cstheme="minorHAnsi"/>
            <w:sz w:val="22"/>
            <w:szCs w:val="22"/>
          </w:rPr>
          <w:t>T</w:t>
        </w:r>
        <w:r w:rsidRPr="006926E9">
          <w:rPr>
            <w:rFonts w:asciiTheme="minorHAnsi" w:hAnsiTheme="minorHAnsi" w:cstheme="minorHAnsi"/>
            <w:sz w:val="22"/>
            <w:szCs w:val="22"/>
          </w:rPr>
          <w:t>abelle 3 e 4 dell’</w:t>
        </w:r>
        <w:r>
          <w:rPr>
            <w:rFonts w:asciiTheme="minorHAnsi" w:hAnsiTheme="minorHAnsi" w:cstheme="minorHAnsi"/>
            <w:sz w:val="22"/>
            <w:szCs w:val="22"/>
          </w:rPr>
          <w:t>A</w:t>
        </w:r>
        <w:r w:rsidRPr="006926E9">
          <w:rPr>
            <w:rFonts w:asciiTheme="minorHAnsi" w:hAnsiTheme="minorHAnsi" w:cstheme="minorHAnsi"/>
            <w:sz w:val="22"/>
            <w:szCs w:val="22"/>
          </w:rPr>
          <w:t>llegato I</w:t>
        </w:r>
        <w:r>
          <w:rPr>
            <w:rFonts w:asciiTheme="minorHAnsi" w:hAnsiTheme="minorHAnsi" w:cstheme="minorHAnsi"/>
            <w:sz w:val="22"/>
            <w:szCs w:val="22"/>
          </w:rPr>
          <w:t xml:space="preserve"> del Decreto, precedentemente richiamate</w:t>
        </w:r>
        <w:r w:rsidRPr="006926E9">
          <w:rPr>
            <w:rFonts w:asciiTheme="minorHAnsi" w:hAnsiTheme="minorHAnsi" w:cstheme="minorHAnsi"/>
            <w:sz w:val="22"/>
            <w:szCs w:val="22"/>
          </w:rPr>
          <w:t xml:space="preserve">. </w:t>
        </w:r>
      </w:ins>
    </w:p>
    <w:p w14:paraId="5EE04B93" w14:textId="77777777" w:rsidR="00601928" w:rsidRPr="006926E9" w:rsidRDefault="00601928" w:rsidP="00601928">
      <w:pPr>
        <w:pStyle w:val="Corpotesto"/>
        <w:tabs>
          <w:tab w:val="left" w:pos="1979"/>
        </w:tabs>
        <w:spacing w:before="205"/>
        <w:ind w:left="844"/>
        <w:rPr>
          <w:ins w:id="24435" w:author="Visone Rossana (GSE)" w:date="2025-10-20T12:49:00Z" w16du:dateUtc="2025-10-20T10:49:00Z"/>
          <w:rFonts w:asciiTheme="minorHAnsi" w:hAnsiTheme="minorHAnsi" w:cstheme="minorHAnsi"/>
          <w:sz w:val="22"/>
          <w:szCs w:val="22"/>
        </w:rPr>
      </w:pPr>
      <w:ins w:id="24436" w:author="Visone Rossana (GSE)" w:date="2025-10-20T12:49:00Z" w16du:dateUtc="2025-10-20T10:49:00Z">
        <w:r w:rsidRPr="006926E9">
          <w:rPr>
            <w:rFonts w:asciiTheme="minorHAnsi" w:hAnsiTheme="minorHAnsi" w:cstheme="minorHAnsi"/>
            <w:spacing w:val="-4"/>
            <w:sz w:val="22"/>
            <w:szCs w:val="22"/>
          </w:rPr>
          <w:t>Q</w:t>
        </w:r>
        <w:r w:rsidRPr="006926E9">
          <w:rPr>
            <w:rFonts w:asciiTheme="minorHAnsi" w:hAnsiTheme="minorHAnsi" w:cstheme="minorHAnsi"/>
            <w:spacing w:val="-4"/>
            <w:sz w:val="22"/>
            <w:szCs w:val="22"/>
            <w:vertAlign w:val="subscript"/>
          </w:rPr>
          <w:t>u</w:t>
        </w:r>
        <w:r w:rsidRPr="006926E9">
          <w:rPr>
            <w:rFonts w:asciiTheme="minorHAnsi" w:hAnsiTheme="minorHAnsi" w:cstheme="minorHAnsi"/>
            <w:spacing w:val="-4"/>
            <w:sz w:val="22"/>
            <w:szCs w:val="22"/>
          </w:rPr>
          <w:tab/>
        </w:r>
        <w:r w:rsidRPr="006926E9">
          <w:rPr>
            <w:rFonts w:asciiTheme="minorHAnsi" w:hAnsiTheme="minorHAnsi" w:cstheme="minorHAnsi"/>
            <w:sz w:val="22"/>
            <w:szCs w:val="22"/>
          </w:rPr>
          <w:t>è il calore totale prodotto dall’impianto espresso in kWh</w:t>
        </w:r>
        <w:r w:rsidRPr="006926E9">
          <w:rPr>
            <w:rFonts w:asciiTheme="minorHAnsi" w:hAnsiTheme="minorHAnsi" w:cstheme="minorHAnsi"/>
            <w:sz w:val="22"/>
            <w:szCs w:val="22"/>
            <w:vertAlign w:val="subscript"/>
          </w:rPr>
          <w:t>t</w:t>
        </w:r>
        <w:r w:rsidRPr="006926E9">
          <w:rPr>
            <w:rFonts w:asciiTheme="minorHAnsi" w:hAnsiTheme="minorHAnsi" w:cstheme="minorHAnsi"/>
            <w:sz w:val="22"/>
            <w:szCs w:val="22"/>
          </w:rPr>
          <w:t xml:space="preserve"> ed è calcolato come</w:t>
        </w:r>
        <w:r w:rsidRPr="006926E9">
          <w:rPr>
            <w:rFonts w:asciiTheme="minorHAnsi" w:hAnsiTheme="minorHAnsi" w:cstheme="minorHAnsi"/>
            <w:spacing w:val="-16"/>
            <w:sz w:val="22"/>
            <w:szCs w:val="22"/>
          </w:rPr>
          <w:t xml:space="preserve"> </w:t>
        </w:r>
        <w:r w:rsidRPr="006926E9">
          <w:rPr>
            <w:rFonts w:asciiTheme="minorHAnsi" w:hAnsiTheme="minorHAnsi" w:cstheme="minorHAnsi"/>
            <w:sz w:val="22"/>
            <w:szCs w:val="22"/>
          </w:rPr>
          <w:t>segue:</w:t>
        </w:r>
      </w:ins>
    </w:p>
    <w:p w14:paraId="5DC03A9D" w14:textId="77777777" w:rsidR="00601928" w:rsidRPr="006926E9" w:rsidRDefault="00601928" w:rsidP="00601928">
      <w:pPr>
        <w:pStyle w:val="Corpotesto"/>
        <w:spacing w:before="208"/>
        <w:ind w:left="4821"/>
        <w:rPr>
          <w:ins w:id="24437" w:author="Visone Rossana (GSE)" w:date="2025-10-20T12:49:00Z" w16du:dateUtc="2025-10-20T10:49:00Z"/>
          <w:rFonts w:asciiTheme="minorHAnsi" w:hAnsiTheme="minorHAnsi" w:cstheme="minorHAnsi"/>
          <w:sz w:val="22"/>
          <w:szCs w:val="22"/>
        </w:rPr>
      </w:pPr>
      <w:ins w:id="24438" w:author="Visone Rossana (GSE)" w:date="2025-10-20T12:49:00Z" w16du:dateUtc="2025-10-20T10:49:00Z">
        <w:r w:rsidRPr="006926E9">
          <w:rPr>
            <w:rFonts w:asciiTheme="minorHAnsi" w:hAnsiTheme="minorHAnsi" w:cstheme="minorHAnsi"/>
            <w:w w:val="110"/>
            <w:sz w:val="22"/>
            <w:szCs w:val="22"/>
          </w:rPr>
          <w:t>Q</w:t>
        </w:r>
        <w:r w:rsidRPr="006926E9">
          <w:rPr>
            <w:rFonts w:asciiTheme="minorHAnsi" w:hAnsiTheme="minorHAnsi" w:cstheme="minorHAnsi"/>
            <w:w w:val="110"/>
            <w:sz w:val="22"/>
            <w:szCs w:val="22"/>
            <w:vertAlign w:val="subscript"/>
          </w:rPr>
          <w:t>u</w:t>
        </w:r>
        <w:r w:rsidRPr="006926E9">
          <w:rPr>
            <w:rFonts w:asciiTheme="minorHAnsi" w:hAnsiTheme="minorHAnsi" w:cstheme="minorHAnsi"/>
            <w:w w:val="110"/>
            <w:sz w:val="22"/>
            <w:szCs w:val="22"/>
          </w:rPr>
          <w:t xml:space="preserve"> </w:t>
        </w:r>
        <w:r w:rsidRPr="006926E9">
          <w:rPr>
            <w:rFonts w:asciiTheme="minorHAnsi" w:hAnsiTheme="minorHAnsi" w:cstheme="minorHAnsi"/>
            <w:w w:val="120"/>
            <w:sz w:val="22"/>
            <w:szCs w:val="22"/>
          </w:rPr>
          <w:t xml:space="preserve">= </w:t>
        </w:r>
        <w:r w:rsidRPr="006926E9">
          <w:rPr>
            <w:rFonts w:asciiTheme="minorHAnsi" w:hAnsiTheme="minorHAnsi" w:cstheme="minorHAnsi"/>
            <w:w w:val="110"/>
            <w:sz w:val="22"/>
            <w:szCs w:val="22"/>
          </w:rPr>
          <w:t>P</w:t>
        </w:r>
        <w:r w:rsidRPr="006926E9">
          <w:rPr>
            <w:rFonts w:asciiTheme="minorHAnsi" w:hAnsiTheme="minorHAnsi" w:cstheme="minorHAnsi"/>
            <w:w w:val="110"/>
            <w:sz w:val="22"/>
            <w:szCs w:val="22"/>
            <w:vertAlign w:val="subscript"/>
          </w:rPr>
          <w:t>rated</w:t>
        </w:r>
        <w:r w:rsidRPr="006926E9">
          <w:rPr>
            <w:rFonts w:asciiTheme="minorHAnsi" w:hAnsiTheme="minorHAnsi" w:cstheme="minorHAnsi"/>
            <w:w w:val="110"/>
            <w:sz w:val="22"/>
            <w:szCs w:val="22"/>
          </w:rPr>
          <w:t xml:space="preserve"> </w:t>
        </w:r>
        <w:r w:rsidRPr="006926E9">
          <w:rPr>
            <w:rFonts w:asciiTheme="minorHAnsi" w:hAnsiTheme="minorHAnsi" w:cstheme="minorHAnsi"/>
            <w:sz w:val="22"/>
            <w:szCs w:val="22"/>
          </w:rPr>
          <w:t xml:space="preserve">∙ </w:t>
        </w:r>
        <w:r w:rsidRPr="006926E9">
          <w:rPr>
            <w:rFonts w:asciiTheme="minorHAnsi" w:hAnsiTheme="minorHAnsi" w:cstheme="minorHAnsi"/>
            <w:w w:val="110"/>
            <w:sz w:val="22"/>
            <w:szCs w:val="22"/>
          </w:rPr>
          <w:t>Q</w:t>
        </w:r>
        <w:r w:rsidRPr="006926E9">
          <w:rPr>
            <w:rFonts w:asciiTheme="minorHAnsi" w:hAnsiTheme="minorHAnsi" w:cstheme="minorHAnsi"/>
            <w:w w:val="110"/>
            <w:sz w:val="22"/>
            <w:szCs w:val="22"/>
            <w:vertAlign w:val="subscript"/>
          </w:rPr>
          <w:t>uf</w:t>
        </w:r>
      </w:ins>
    </w:p>
    <w:p w14:paraId="32958EAC" w14:textId="77777777" w:rsidR="00601928" w:rsidRPr="006926E9" w:rsidRDefault="00601928" w:rsidP="00601928">
      <w:pPr>
        <w:pStyle w:val="Corpotesto"/>
        <w:tabs>
          <w:tab w:val="left" w:pos="1979"/>
        </w:tabs>
        <w:spacing w:before="224"/>
        <w:ind w:left="1985" w:hanging="1141"/>
        <w:jc w:val="both"/>
        <w:rPr>
          <w:ins w:id="24439" w:author="Visone Rossana (GSE)" w:date="2025-10-20T12:49:00Z" w16du:dateUtc="2025-10-20T10:49:00Z"/>
          <w:rFonts w:asciiTheme="minorHAnsi" w:hAnsiTheme="minorHAnsi" w:cstheme="minorHAnsi"/>
          <w:sz w:val="22"/>
          <w:szCs w:val="22"/>
        </w:rPr>
      </w:pPr>
      <w:ins w:id="24440" w:author="Visone Rossana (GSE)" w:date="2025-10-20T12:49:00Z" w16du:dateUtc="2025-10-20T10:49:00Z">
        <w:r w:rsidRPr="006926E9">
          <w:rPr>
            <w:rFonts w:asciiTheme="minorHAnsi" w:hAnsiTheme="minorHAnsi" w:cstheme="minorHAnsi"/>
            <w:spacing w:val="-22"/>
            <w:sz w:val="22"/>
            <w:szCs w:val="22"/>
          </w:rPr>
          <w:lastRenderedPageBreak/>
          <w:t>P</w:t>
        </w:r>
        <w:r w:rsidRPr="006926E9">
          <w:rPr>
            <w:rFonts w:asciiTheme="minorHAnsi" w:hAnsiTheme="minorHAnsi" w:cstheme="minorHAnsi"/>
            <w:spacing w:val="-22"/>
            <w:sz w:val="22"/>
            <w:szCs w:val="22"/>
            <w:vertAlign w:val="subscript"/>
          </w:rPr>
          <w:t>rated</w:t>
        </w:r>
        <w:r w:rsidRPr="006926E9">
          <w:rPr>
            <w:rFonts w:asciiTheme="minorHAnsi" w:hAnsiTheme="minorHAnsi" w:cstheme="minorHAnsi"/>
            <w:spacing w:val="-22"/>
            <w:sz w:val="22"/>
            <w:szCs w:val="22"/>
          </w:rPr>
          <w:tab/>
        </w:r>
        <w:r w:rsidRPr="006926E9">
          <w:rPr>
            <w:rFonts w:asciiTheme="minorHAnsi" w:hAnsiTheme="minorHAnsi" w:cstheme="minorHAnsi"/>
            <w:sz w:val="22"/>
            <w:szCs w:val="22"/>
          </w:rPr>
          <w:t>è la potenza della pompa di calore alle condizioni standard di riferimento, espressa in kW, così come definita e dichiarata dai fabbricanti nella Scheda Prodotto ai fini del rispetto degli obblighi di informazione dei Regolamenti Ecodesign;</w:t>
        </w:r>
      </w:ins>
    </w:p>
    <w:p w14:paraId="2E8F3D11" w14:textId="77777777" w:rsidR="00601928" w:rsidRPr="006926E9" w:rsidRDefault="00601928">
      <w:pPr>
        <w:pStyle w:val="Corpotesto"/>
        <w:tabs>
          <w:tab w:val="left" w:pos="1979"/>
        </w:tabs>
        <w:spacing w:before="205" w:after="60" w:line="261" w:lineRule="auto"/>
        <w:ind w:left="1972" w:hanging="1129"/>
        <w:jc w:val="both"/>
        <w:rPr>
          <w:ins w:id="24441" w:author="Visone Rossana (GSE)" w:date="2025-10-20T12:49:00Z" w16du:dateUtc="2025-10-20T10:49:00Z"/>
          <w:rFonts w:asciiTheme="minorHAnsi" w:hAnsiTheme="minorHAnsi" w:cstheme="minorHAnsi"/>
          <w:sz w:val="22"/>
          <w:szCs w:val="22"/>
        </w:rPr>
        <w:pPrChange w:id="24442" w:author="Visone Rossana (GSE)" w:date="2025-10-20T12:52:00Z" w16du:dateUtc="2025-10-20T10:52:00Z">
          <w:pPr>
            <w:pStyle w:val="Corpotesto"/>
            <w:tabs>
              <w:tab w:val="left" w:pos="1979"/>
            </w:tabs>
            <w:spacing w:before="205" w:line="261" w:lineRule="auto"/>
            <w:ind w:left="1972" w:hanging="1129"/>
          </w:pPr>
        </w:pPrChange>
      </w:pPr>
      <w:ins w:id="24443" w:author="Visone Rossana (GSE)" w:date="2025-10-20T12:49:00Z" w16du:dateUtc="2025-10-20T10:49:00Z">
        <w:r w:rsidRPr="006926E9">
          <w:rPr>
            <w:rFonts w:asciiTheme="minorHAnsi" w:hAnsiTheme="minorHAnsi" w:cstheme="minorHAnsi"/>
            <w:spacing w:val="-3"/>
            <w:sz w:val="22"/>
            <w:szCs w:val="22"/>
          </w:rPr>
          <w:t>Q</w:t>
        </w:r>
        <w:r w:rsidRPr="006926E9">
          <w:rPr>
            <w:rFonts w:asciiTheme="minorHAnsi" w:hAnsiTheme="minorHAnsi" w:cstheme="minorHAnsi"/>
            <w:spacing w:val="-3"/>
            <w:sz w:val="22"/>
            <w:szCs w:val="22"/>
            <w:vertAlign w:val="subscript"/>
          </w:rPr>
          <w:t>uf</w:t>
        </w:r>
        <w:r w:rsidRPr="006926E9">
          <w:rPr>
            <w:rFonts w:asciiTheme="minorHAnsi" w:hAnsiTheme="minorHAnsi" w:cstheme="minorHAnsi"/>
            <w:sz w:val="22"/>
            <w:szCs w:val="22"/>
          </w:rPr>
          <w:tab/>
          <w:t>è un coefficiente di utilizzo dipendente dalla zona climatica, come indicato nella tabella 8</w:t>
        </w:r>
        <w:r>
          <w:rPr>
            <w:rFonts w:asciiTheme="minorHAnsi" w:hAnsiTheme="minorHAnsi" w:cstheme="minorHAnsi"/>
            <w:sz w:val="22"/>
            <w:szCs w:val="22"/>
          </w:rPr>
          <w:t xml:space="preserve"> </w:t>
        </w:r>
        <w:r w:rsidRPr="006926E9">
          <w:rPr>
            <w:rFonts w:asciiTheme="minorHAnsi" w:hAnsiTheme="minorHAnsi" w:cstheme="minorHAnsi"/>
            <w:sz w:val="22"/>
            <w:szCs w:val="22"/>
          </w:rPr>
          <w:t>dell’</w:t>
        </w:r>
        <w:r>
          <w:rPr>
            <w:rFonts w:asciiTheme="minorHAnsi" w:hAnsiTheme="minorHAnsi" w:cstheme="minorHAnsi"/>
            <w:sz w:val="22"/>
            <w:szCs w:val="22"/>
          </w:rPr>
          <w:t>A</w:t>
        </w:r>
        <w:r w:rsidRPr="006926E9">
          <w:rPr>
            <w:rFonts w:asciiTheme="minorHAnsi" w:hAnsiTheme="minorHAnsi" w:cstheme="minorHAnsi"/>
            <w:sz w:val="22"/>
            <w:szCs w:val="22"/>
          </w:rPr>
          <w:t>llegato I</w:t>
        </w:r>
        <w:r>
          <w:rPr>
            <w:rFonts w:asciiTheme="minorHAnsi" w:hAnsiTheme="minorHAnsi" w:cstheme="minorHAnsi"/>
            <w:sz w:val="22"/>
            <w:szCs w:val="22"/>
          </w:rPr>
          <w:t>I del Decreto, riportata in calce al presente Paragrafo</w:t>
        </w:r>
        <w:r w:rsidRPr="006926E9">
          <w:rPr>
            <w:rFonts w:asciiTheme="minorHAnsi" w:hAnsiTheme="minorHAnsi" w:cstheme="minorHAnsi"/>
            <w:sz w:val="22"/>
            <w:szCs w:val="22"/>
          </w:rPr>
          <w:t>.</w:t>
        </w:r>
      </w:ins>
    </w:p>
    <w:p w14:paraId="78CFB753" w14:textId="7A37DD93" w:rsidR="00DC62F5" w:rsidRPr="00110BE6" w:rsidRDefault="00DC62F5">
      <w:pPr>
        <w:spacing w:after="60"/>
        <w:ind w:left="1985" w:hanging="1134"/>
        <w:jc w:val="both"/>
        <w:rPr>
          <w:ins w:id="24444" w:author="Visone Rossana (GSE)" w:date="2025-10-20T12:51:00Z" w16du:dateUtc="2025-10-20T10:51:00Z"/>
          <w:rFonts w:ascii="Times" w:hAnsi="Times"/>
          <w:sz w:val="20"/>
        </w:rPr>
        <w:pPrChange w:id="24445" w:author="Visone Rossana (GSE)" w:date="2025-10-20T12:52:00Z" w16du:dateUtc="2025-10-20T10:52:00Z">
          <w:pPr>
            <w:ind w:left="1985" w:hanging="1134"/>
            <w:jc w:val="both"/>
          </w:pPr>
        </w:pPrChange>
      </w:pPr>
      <w:ins w:id="24446" w:author="Visone Rossana (GSE)" w:date="2025-10-20T12:51:00Z" w16du:dateUtc="2025-10-20T10:51:00Z">
        <w:r w:rsidRPr="006926E9">
          <w:rPr>
            <w:rFonts w:cstheme="minorHAnsi"/>
            <w:sz w:val="22"/>
            <w:szCs w:val="22"/>
          </w:rPr>
          <w:t xml:space="preserve">kp </w:t>
        </w:r>
        <w:r w:rsidRPr="006926E9">
          <w:rPr>
            <w:rFonts w:cstheme="minorHAnsi"/>
            <w:sz w:val="22"/>
            <w:szCs w:val="22"/>
          </w:rPr>
          <w:tab/>
          <w:t xml:space="preserve">è un coefficiente di premialità dato </w:t>
        </w:r>
        <w:r>
          <w:rPr>
            <w:rFonts w:cstheme="minorHAnsi"/>
            <w:sz w:val="22"/>
            <w:szCs w:val="22"/>
          </w:rPr>
          <w:t>dal rapporto COP/COP</w:t>
        </w:r>
        <w:r w:rsidR="00187905">
          <w:rPr>
            <w:rFonts w:cstheme="minorHAnsi"/>
            <w:sz w:val="22"/>
            <w:szCs w:val="22"/>
          </w:rPr>
          <w:t>minimo dell’ecodesign, definito dal Regolamento 206/2012 e risulta pari a 2</w:t>
        </w:r>
      </w:ins>
      <w:ins w:id="24447" w:author="Visone Rossana (GSE)" w:date="2025-10-20T12:52:00Z" w16du:dateUtc="2025-10-20T10:52:00Z">
        <w:r w:rsidR="00187905">
          <w:rPr>
            <w:rFonts w:cstheme="minorHAnsi"/>
            <w:sz w:val="22"/>
            <w:szCs w:val="22"/>
          </w:rPr>
          <w:t>,6.</w:t>
        </w:r>
      </w:ins>
    </w:p>
    <w:p w14:paraId="2452E3B6" w14:textId="77777777" w:rsidR="005C36D7" w:rsidRDefault="005C36D7" w:rsidP="008A358C">
      <w:pPr>
        <w:contextualSpacing/>
        <w:jc w:val="both"/>
        <w:rPr>
          <w:ins w:id="24448" w:author="Visone Rossana (GSE)" w:date="2025-10-20T15:03:00Z" w16du:dateUtc="2025-10-20T13:03:00Z"/>
          <w:b/>
          <w:bCs/>
          <w:sz w:val="22"/>
          <w:szCs w:val="22"/>
          <w:u w:val="single"/>
        </w:rPr>
      </w:pPr>
    </w:p>
    <w:p w14:paraId="7BDFC22A" w14:textId="77777777" w:rsidR="005C36D7" w:rsidRDefault="005C36D7" w:rsidP="008A358C">
      <w:pPr>
        <w:contextualSpacing/>
        <w:jc w:val="both"/>
        <w:rPr>
          <w:ins w:id="24449" w:author="Visone Rossana (GSE)" w:date="2025-10-20T15:03:00Z" w16du:dateUtc="2025-10-20T13:03:00Z"/>
          <w:b/>
          <w:bCs/>
          <w:sz w:val="22"/>
          <w:szCs w:val="22"/>
          <w:u w:val="single"/>
        </w:rPr>
      </w:pPr>
    </w:p>
    <w:p w14:paraId="7DBC792F" w14:textId="77777777" w:rsidR="005C36D7" w:rsidRDefault="005C36D7" w:rsidP="008A358C">
      <w:pPr>
        <w:contextualSpacing/>
        <w:jc w:val="both"/>
        <w:rPr>
          <w:ins w:id="24450" w:author="Visone Rossana (GSE)" w:date="2025-10-20T15:03:00Z" w16du:dateUtc="2025-10-20T13:03:00Z"/>
          <w:b/>
          <w:bCs/>
          <w:sz w:val="22"/>
          <w:szCs w:val="22"/>
          <w:u w:val="single"/>
        </w:rPr>
      </w:pPr>
    </w:p>
    <w:p w14:paraId="108DD2C1" w14:textId="77777777" w:rsidR="005C36D7" w:rsidRDefault="005C36D7" w:rsidP="008A358C">
      <w:pPr>
        <w:contextualSpacing/>
        <w:jc w:val="both"/>
        <w:rPr>
          <w:ins w:id="24451" w:author="Visone Rossana (GSE)" w:date="2025-10-20T15:03:00Z" w16du:dateUtc="2025-10-20T13:03:00Z"/>
          <w:b/>
          <w:bCs/>
          <w:sz w:val="22"/>
          <w:szCs w:val="22"/>
          <w:u w:val="single"/>
        </w:rPr>
      </w:pPr>
    </w:p>
    <w:p w14:paraId="06B64940" w14:textId="77777777" w:rsidR="005C36D7" w:rsidRDefault="005C36D7" w:rsidP="008A358C">
      <w:pPr>
        <w:contextualSpacing/>
        <w:jc w:val="both"/>
        <w:rPr>
          <w:ins w:id="24452" w:author="Visone Rossana (GSE)" w:date="2025-10-20T15:03:00Z" w16du:dateUtc="2025-10-20T13:03:00Z"/>
          <w:b/>
          <w:bCs/>
          <w:sz w:val="22"/>
          <w:szCs w:val="22"/>
          <w:u w:val="single"/>
        </w:rPr>
      </w:pPr>
    </w:p>
    <w:p w14:paraId="0C2144D0" w14:textId="2BDADF53" w:rsidR="008A358C" w:rsidRPr="006926E9" w:rsidRDefault="008A358C" w:rsidP="008A358C">
      <w:pPr>
        <w:contextualSpacing/>
        <w:jc w:val="both"/>
        <w:rPr>
          <w:ins w:id="24453" w:author="Visone Rossana (GSE)" w:date="2025-10-20T12:52:00Z" w16du:dateUtc="2025-10-20T10:52:00Z"/>
          <w:b/>
          <w:bCs/>
          <w:sz w:val="22"/>
          <w:szCs w:val="22"/>
          <w:u w:val="single"/>
        </w:rPr>
      </w:pPr>
      <w:ins w:id="24454" w:author="Visone Rossana (GSE)" w:date="2025-10-20T12:52:00Z" w16du:dateUtc="2025-10-20T10:52:00Z">
        <w:r w:rsidRPr="006926E9">
          <w:rPr>
            <w:b/>
            <w:bCs/>
            <w:sz w:val="22"/>
            <w:szCs w:val="22"/>
            <w:u w:val="single"/>
          </w:rPr>
          <w:t>Pompe di calore</w:t>
        </w:r>
        <w:r>
          <w:rPr>
            <w:b/>
            <w:bCs/>
            <w:sz w:val="22"/>
            <w:szCs w:val="22"/>
            <w:u w:val="single"/>
          </w:rPr>
          <w:t xml:space="preserve"> a gas</w:t>
        </w:r>
      </w:ins>
    </w:p>
    <w:p w14:paraId="73599C40" w14:textId="0E18872C" w:rsidR="008A358C" w:rsidRDefault="008A358C" w:rsidP="008A358C">
      <w:pPr>
        <w:spacing w:line="276" w:lineRule="auto"/>
        <w:contextualSpacing/>
        <w:jc w:val="both"/>
        <w:rPr>
          <w:ins w:id="24455" w:author="Visone Rossana (GSE)" w:date="2025-10-20T12:52:00Z" w16du:dateUtc="2025-10-20T10:52:00Z"/>
        </w:rPr>
      </w:pPr>
      <w:ins w:id="24456" w:author="Visone Rossana (GSE)" w:date="2025-10-20T12:52:00Z" w16du:dateUtc="2025-10-20T10:52:00Z">
        <w:r w:rsidRPr="006926E9">
          <w:rPr>
            <w:sz w:val="22"/>
            <w:szCs w:val="22"/>
          </w:rPr>
          <w:t>Per gli interventi di sostituzione di impianti di climatizzazione invernali esistenti con impianti per la climatizzazione invernale, anche combinati per la produzione di acqua calda sanitaria</w:t>
        </w:r>
        <w:r>
          <w:rPr>
            <w:sz w:val="22"/>
            <w:szCs w:val="22"/>
          </w:rPr>
          <w:t xml:space="preserve"> /</w:t>
        </w:r>
        <w:r w:rsidRPr="006926E9">
          <w:rPr>
            <w:sz w:val="22"/>
            <w:szCs w:val="22"/>
            <w:highlight w:val="cyan"/>
          </w:rPr>
          <w:t>calore di processo/riscaldamento piscine</w:t>
        </w:r>
        <w:r w:rsidRPr="006926E9">
          <w:rPr>
            <w:sz w:val="22"/>
            <w:szCs w:val="22"/>
          </w:rPr>
          <w:t>, dotati di pompe di calore elettriche, l’incentivo annuo è definito in funzione dell’energia termica prodotta annualmente (definita in funzione del</w:t>
        </w:r>
        <w:r>
          <w:rPr>
            <w:sz w:val="22"/>
            <w:szCs w:val="22"/>
          </w:rPr>
          <w:t>lo S</w:t>
        </w:r>
        <w:r w:rsidRPr="006926E9">
          <w:rPr>
            <w:sz w:val="22"/>
            <w:szCs w:val="22"/>
          </w:rPr>
          <w:t>P</w:t>
        </w:r>
        <w:r>
          <w:rPr>
            <w:sz w:val="22"/>
            <w:szCs w:val="22"/>
          </w:rPr>
          <w:t>ER</w:t>
        </w:r>
        <w:r w:rsidRPr="006926E9">
          <w:rPr>
            <w:sz w:val="22"/>
            <w:szCs w:val="22"/>
          </w:rPr>
          <w:t xml:space="preserve">, della potenza termica </w:t>
        </w:r>
      </w:ins>
      <w:ins w:id="24457" w:author="Visone Rossana (GSE)" w:date="2025-10-20T12:53:00Z" w16du:dateUtc="2025-10-20T10:53:00Z">
        <w:r w:rsidR="00202F40">
          <w:rPr>
            <w:sz w:val="22"/>
            <w:szCs w:val="22"/>
          </w:rPr>
          <w:t>alle cond</w:t>
        </w:r>
      </w:ins>
      <w:ins w:id="24458" w:author="Visone Rossana (GSE)" w:date="2025-10-20T12:54:00Z" w16du:dateUtc="2025-10-20T10:54:00Z">
        <w:r w:rsidR="00202F40">
          <w:rPr>
            <w:sz w:val="22"/>
            <w:szCs w:val="22"/>
          </w:rPr>
          <w:t>izioni standard di riferimento</w:t>
        </w:r>
      </w:ins>
      <w:ins w:id="24459" w:author="Visone Rossana (GSE)" w:date="2025-10-20T12:52:00Z" w16du:dateUtc="2025-10-20T10:52:00Z">
        <w:r w:rsidRPr="006926E9">
          <w:rPr>
            <w:sz w:val="22"/>
            <w:szCs w:val="22"/>
          </w:rPr>
          <w:t xml:space="preserve"> del generatore e di coefficienti di utilizzo dipendenti dalle zone climatiche) e di specifici coefficienti di valorizzazione dell’energia (€/kWh</w:t>
        </w:r>
        <w:r w:rsidRPr="006926E9">
          <w:rPr>
            <w:sz w:val="22"/>
            <w:szCs w:val="22"/>
            <w:vertAlign w:val="subscript"/>
          </w:rPr>
          <w:t>t</w:t>
        </w:r>
        <w:r w:rsidRPr="006926E9">
          <w:rPr>
            <w:sz w:val="22"/>
            <w:szCs w:val="22"/>
          </w:rPr>
          <w:t xml:space="preserve">) </w:t>
        </w:r>
        <w:r>
          <w:rPr>
            <w:sz w:val="22"/>
            <w:szCs w:val="22"/>
          </w:rPr>
          <w:t xml:space="preserve">di cui alle </w:t>
        </w:r>
        <w:r w:rsidRPr="006926E9">
          <w:rPr>
            <w:sz w:val="22"/>
            <w:szCs w:val="22"/>
          </w:rPr>
          <w:t>tabell</w:t>
        </w:r>
        <w:r>
          <w:rPr>
            <w:sz w:val="22"/>
            <w:szCs w:val="22"/>
          </w:rPr>
          <w:t>e 8-9 dell’Allegato II del Decreto</w:t>
        </w:r>
        <w:r w:rsidRPr="00202DEC">
          <w:t>.</w:t>
        </w:r>
      </w:ins>
    </w:p>
    <w:p w14:paraId="4FCC4866" w14:textId="77777777" w:rsidR="008A358C" w:rsidRDefault="008A358C" w:rsidP="008A358C">
      <w:pPr>
        <w:spacing w:line="276" w:lineRule="auto"/>
        <w:contextualSpacing/>
        <w:jc w:val="both"/>
        <w:rPr>
          <w:ins w:id="24460" w:author="Visone Rossana (GSE)" w:date="2025-10-20T12:52:00Z" w16du:dateUtc="2025-10-20T10:52:00Z"/>
        </w:rPr>
      </w:pPr>
    </w:p>
    <w:p w14:paraId="6B024259" w14:textId="77777777" w:rsidR="008A358C" w:rsidRPr="006926E9" w:rsidRDefault="008A358C" w:rsidP="008A358C">
      <w:pPr>
        <w:jc w:val="center"/>
        <w:rPr>
          <w:ins w:id="24461" w:author="Visone Rossana (GSE)" w:date="2025-10-20T12:52:00Z" w16du:dateUtc="2025-10-20T10:52:00Z"/>
          <w:sz w:val="22"/>
          <w:szCs w:val="22"/>
        </w:rPr>
      </w:pPr>
      <w:ins w:id="24462" w:author="Visone Rossana (GSE)" w:date="2025-10-20T12:52:00Z" w16du:dateUtc="2025-10-20T10:52:00Z">
        <w:r w:rsidRPr="006926E9">
          <w:rPr>
            <w:rFonts w:ascii="Cambria Math" w:hAnsi="Cambria Math" w:cs="Cambria Math"/>
            <w:sz w:val="22"/>
            <w:szCs w:val="22"/>
          </w:rPr>
          <w:t>𝐼𝑎</w:t>
        </w:r>
        <w:r w:rsidRPr="006926E9">
          <w:rPr>
            <w:sz w:val="22"/>
            <w:szCs w:val="22"/>
          </w:rPr>
          <w:t xml:space="preserve"> </w:t>
        </w:r>
        <w:r w:rsidRPr="006926E9">
          <w:rPr>
            <w:rFonts w:ascii="Cambria Math" w:hAnsi="Cambria Math" w:cs="Cambria Math"/>
            <w:sz w:val="22"/>
            <w:szCs w:val="22"/>
          </w:rPr>
          <w:t>𝑡𝑜𝑡</w:t>
        </w:r>
        <w:r w:rsidRPr="006926E9">
          <w:rPr>
            <w:sz w:val="22"/>
            <w:szCs w:val="22"/>
          </w:rPr>
          <w:t xml:space="preserve"> = </w:t>
        </w:r>
        <w:r w:rsidRPr="006926E9">
          <w:rPr>
            <w:rFonts w:ascii="Cambria Math" w:hAnsi="Cambria Math" w:cs="Cambria Math"/>
            <w:sz w:val="22"/>
            <w:szCs w:val="22"/>
          </w:rPr>
          <w:t>𝐸</w:t>
        </w:r>
        <w:r w:rsidRPr="006926E9">
          <w:rPr>
            <w:rFonts w:ascii="Cambria Math" w:hAnsi="Cambria Math" w:cs="Cambria Math"/>
            <w:sz w:val="22"/>
            <w:szCs w:val="22"/>
            <w:vertAlign w:val="subscript"/>
          </w:rPr>
          <w:t>𝑖</w:t>
        </w:r>
        <w:r w:rsidRPr="006926E9">
          <w:rPr>
            <w:sz w:val="22"/>
            <w:szCs w:val="22"/>
          </w:rPr>
          <w:t xml:space="preserve"> ∙ </w:t>
        </w:r>
        <w:r w:rsidRPr="006926E9">
          <w:rPr>
            <w:rFonts w:ascii="Cambria Math" w:hAnsi="Cambria Math" w:cs="Cambria Math"/>
            <w:sz w:val="22"/>
            <w:szCs w:val="22"/>
          </w:rPr>
          <w:t>𝐶</w:t>
        </w:r>
        <w:r w:rsidRPr="006926E9">
          <w:rPr>
            <w:rFonts w:ascii="Cambria Math" w:hAnsi="Cambria Math" w:cs="Cambria Math"/>
            <w:sz w:val="22"/>
            <w:szCs w:val="22"/>
            <w:vertAlign w:val="subscript"/>
          </w:rPr>
          <w:t xml:space="preserve">𝑖 </w:t>
        </w:r>
      </w:ins>
    </w:p>
    <w:p w14:paraId="2791EBE2" w14:textId="77777777" w:rsidR="007C51AC" w:rsidRPr="007C51AC" w:rsidRDefault="007C51AC" w:rsidP="007C51AC">
      <w:pPr>
        <w:pStyle w:val="Corpotesto"/>
        <w:tabs>
          <w:tab w:val="left" w:pos="851"/>
        </w:tabs>
        <w:spacing w:before="202"/>
        <w:rPr>
          <w:ins w:id="24463" w:author="Visone Rossana (GSE)" w:date="2025-10-20T12:54:00Z" w16du:dateUtc="2025-10-20T10:54:00Z"/>
          <w:rFonts w:asciiTheme="minorHAnsi" w:hAnsiTheme="minorHAnsi" w:cstheme="minorHAnsi"/>
          <w:sz w:val="22"/>
          <w:szCs w:val="22"/>
          <w:rPrChange w:id="24464" w:author="Visone Rossana (GSE)" w:date="2025-10-20T12:55:00Z" w16du:dateUtc="2025-10-20T10:55:00Z">
            <w:rPr>
              <w:ins w:id="24465" w:author="Visone Rossana (GSE)" w:date="2025-10-20T12:54:00Z" w16du:dateUtc="2025-10-20T10:54:00Z"/>
            </w:rPr>
          </w:rPrChange>
        </w:rPr>
      </w:pPr>
      <w:ins w:id="24466" w:author="Visone Rossana (GSE)" w:date="2025-10-20T12:54:00Z" w16du:dateUtc="2025-10-20T10:54:00Z">
        <w:r w:rsidRPr="007C51AC">
          <w:rPr>
            <w:rFonts w:asciiTheme="minorHAnsi" w:hAnsiTheme="minorHAnsi" w:cstheme="minorHAnsi"/>
            <w:sz w:val="22"/>
            <w:szCs w:val="22"/>
            <w:rPrChange w:id="24467" w:author="Visone Rossana (GSE)" w:date="2025-10-20T12:55:00Z" w16du:dateUtc="2025-10-20T10:55:00Z">
              <w:rPr/>
            </w:rPrChange>
          </w:rPr>
          <w:t>dove:</w:t>
        </w:r>
      </w:ins>
    </w:p>
    <w:p w14:paraId="1343505E" w14:textId="77777777" w:rsidR="0081793E" w:rsidRDefault="007C51AC" w:rsidP="0081793E">
      <w:pPr>
        <w:pStyle w:val="Corpotesto"/>
        <w:spacing w:before="204"/>
        <w:ind w:left="845"/>
        <w:rPr>
          <w:ins w:id="24468" w:author="Visone Rossana (GSE)" w:date="2025-10-20T13:17:00Z" w16du:dateUtc="2025-10-20T11:17:00Z"/>
          <w:rFonts w:asciiTheme="minorHAnsi" w:hAnsiTheme="minorHAnsi" w:cstheme="minorHAnsi"/>
          <w:sz w:val="22"/>
          <w:szCs w:val="22"/>
        </w:rPr>
      </w:pPr>
      <w:ins w:id="24469" w:author="Visone Rossana (GSE)" w:date="2025-10-20T12:54:00Z" w16du:dateUtc="2025-10-20T10:54:00Z">
        <w:r w:rsidRPr="007C51AC">
          <w:rPr>
            <w:rFonts w:asciiTheme="minorHAnsi" w:hAnsiTheme="minorHAnsi" w:cstheme="minorHAnsi"/>
            <w:spacing w:val="-6"/>
            <w:sz w:val="22"/>
            <w:szCs w:val="22"/>
            <w:rPrChange w:id="24470" w:author="Visone Rossana (GSE)" w:date="2025-10-20T12:55:00Z" w16du:dateUtc="2025-10-20T10:55:00Z">
              <w:rPr>
                <w:rFonts w:ascii="Times" w:hAnsi="Times"/>
                <w:spacing w:val="-6"/>
              </w:rPr>
            </w:rPrChange>
          </w:rPr>
          <w:t>I</w:t>
        </w:r>
        <w:r w:rsidRPr="007C51AC">
          <w:rPr>
            <w:rFonts w:asciiTheme="minorHAnsi" w:hAnsiTheme="minorHAnsi" w:cstheme="minorHAnsi"/>
            <w:spacing w:val="-6"/>
            <w:sz w:val="22"/>
            <w:szCs w:val="22"/>
            <w:vertAlign w:val="subscript"/>
            <w:rPrChange w:id="24471" w:author="Visone Rossana (GSE)" w:date="2025-10-20T12:55:00Z" w16du:dateUtc="2025-10-20T10:55:00Z">
              <w:rPr>
                <w:rFonts w:ascii="Times" w:hAnsi="Times"/>
                <w:spacing w:val="-6"/>
                <w:vertAlign w:val="subscript"/>
              </w:rPr>
            </w:rPrChange>
          </w:rPr>
          <w:t>a</w:t>
        </w:r>
        <w:r w:rsidRPr="007C51AC">
          <w:rPr>
            <w:rFonts w:asciiTheme="minorHAnsi" w:hAnsiTheme="minorHAnsi" w:cstheme="minorHAnsi"/>
            <w:spacing w:val="-23"/>
            <w:sz w:val="22"/>
            <w:szCs w:val="22"/>
            <w:rPrChange w:id="24472" w:author="Visone Rossana (GSE)" w:date="2025-10-20T12:55:00Z" w16du:dateUtc="2025-10-20T10:55:00Z">
              <w:rPr>
                <w:rFonts w:ascii="Times" w:hAnsi="Times"/>
                <w:spacing w:val="-23"/>
              </w:rPr>
            </w:rPrChange>
          </w:rPr>
          <w:t xml:space="preserve"> </w:t>
        </w:r>
        <w:r w:rsidRPr="007C51AC">
          <w:rPr>
            <w:rFonts w:asciiTheme="minorHAnsi" w:hAnsiTheme="minorHAnsi" w:cstheme="minorHAnsi"/>
            <w:sz w:val="22"/>
            <w:szCs w:val="22"/>
            <w:vertAlign w:val="subscript"/>
            <w:rPrChange w:id="24473" w:author="Visone Rossana (GSE)" w:date="2025-10-20T12:55:00Z" w16du:dateUtc="2025-10-20T10:55:00Z">
              <w:rPr>
                <w:rFonts w:ascii="Times" w:hAnsi="Times"/>
                <w:vertAlign w:val="subscript"/>
              </w:rPr>
            </w:rPrChange>
          </w:rPr>
          <w:t>tot</w:t>
        </w:r>
        <w:r w:rsidRPr="007C51AC">
          <w:rPr>
            <w:rFonts w:asciiTheme="minorHAnsi" w:hAnsiTheme="minorHAnsi" w:cstheme="minorHAnsi"/>
            <w:sz w:val="22"/>
            <w:szCs w:val="22"/>
            <w:rPrChange w:id="24474" w:author="Visone Rossana (GSE)" w:date="2025-10-20T12:55:00Z" w16du:dateUtc="2025-10-20T10:55:00Z">
              <w:rPr>
                <w:rFonts w:ascii="Times" w:hAnsi="Times"/>
              </w:rPr>
            </w:rPrChange>
          </w:rPr>
          <w:tab/>
          <w:t>è l’incentivo annuo in</w:t>
        </w:r>
        <w:r w:rsidRPr="007C51AC">
          <w:rPr>
            <w:rFonts w:asciiTheme="minorHAnsi" w:hAnsiTheme="minorHAnsi" w:cstheme="minorHAnsi"/>
            <w:spacing w:val="-4"/>
            <w:sz w:val="22"/>
            <w:szCs w:val="22"/>
            <w:rPrChange w:id="24475" w:author="Visone Rossana (GSE)" w:date="2025-10-20T12:55:00Z" w16du:dateUtc="2025-10-20T10:55:00Z">
              <w:rPr>
                <w:rFonts w:ascii="Times" w:hAnsi="Times"/>
                <w:spacing w:val="-4"/>
              </w:rPr>
            </w:rPrChange>
          </w:rPr>
          <w:t xml:space="preserve"> </w:t>
        </w:r>
        <w:r w:rsidRPr="007C51AC">
          <w:rPr>
            <w:rFonts w:asciiTheme="minorHAnsi" w:hAnsiTheme="minorHAnsi" w:cstheme="minorHAnsi"/>
            <w:sz w:val="22"/>
            <w:szCs w:val="22"/>
            <w:rPrChange w:id="24476" w:author="Visone Rossana (GSE)" w:date="2025-10-20T12:55:00Z" w16du:dateUtc="2025-10-20T10:55:00Z">
              <w:rPr>
                <w:rFonts w:ascii="Times" w:hAnsi="Times"/>
              </w:rPr>
            </w:rPrChange>
          </w:rPr>
          <w:t>euro</w:t>
        </w:r>
      </w:ins>
      <w:ins w:id="24477" w:author="Visone Rossana (GSE)" w:date="2025-10-20T13:17:00Z" w16du:dateUtc="2025-10-20T11:17:00Z">
        <w:r w:rsidR="0081793E">
          <w:rPr>
            <w:rFonts w:asciiTheme="minorHAnsi" w:hAnsiTheme="minorHAnsi" w:cstheme="minorHAnsi"/>
            <w:sz w:val="22"/>
            <w:szCs w:val="22"/>
          </w:rPr>
          <w:t xml:space="preserve">. Tale incentivo è costituito dalla </w:t>
        </w:r>
        <w:r w:rsidR="0081793E" w:rsidRPr="00232EE4">
          <w:rPr>
            <w:rFonts w:asciiTheme="minorHAnsi" w:hAnsiTheme="minorHAnsi" w:cstheme="minorHAnsi"/>
            <w:sz w:val="22"/>
            <w:szCs w:val="22"/>
          </w:rPr>
          <w:t xml:space="preserve">sommatoria delle rate annue previste nella tabella </w:t>
        </w:r>
        <w:r w:rsidR="0081793E">
          <w:rPr>
            <w:rFonts w:asciiTheme="minorHAnsi" w:hAnsiTheme="minorHAnsi" w:cstheme="minorHAnsi"/>
            <w:sz w:val="22"/>
            <w:szCs w:val="22"/>
          </w:rPr>
          <w:t>1 dell’art. 11</w:t>
        </w:r>
        <w:r w:rsidR="0081793E" w:rsidRPr="00232EE4">
          <w:rPr>
            <w:rFonts w:asciiTheme="minorHAnsi" w:hAnsiTheme="minorHAnsi" w:cstheme="minorHAnsi"/>
            <w:sz w:val="22"/>
            <w:szCs w:val="22"/>
          </w:rPr>
          <w:t xml:space="preserve"> del Decreto</w:t>
        </w:r>
        <w:r w:rsidR="0081793E">
          <w:rPr>
            <w:rFonts w:asciiTheme="minorHAnsi" w:hAnsiTheme="minorHAnsi" w:cstheme="minorHAnsi"/>
            <w:sz w:val="22"/>
            <w:szCs w:val="22"/>
          </w:rPr>
          <w:t>:</w:t>
        </w:r>
      </w:ins>
    </w:p>
    <w:p w14:paraId="186ED608" w14:textId="77777777" w:rsidR="0081793E" w:rsidRPr="006926E9" w:rsidRDefault="0081793E" w:rsidP="0081793E">
      <w:pPr>
        <w:ind w:left="1134"/>
        <w:jc w:val="both"/>
        <w:rPr>
          <w:ins w:id="24478" w:author="Visone Rossana (GSE)" w:date="2025-10-20T13:17:00Z" w16du:dateUtc="2025-10-20T11:17:00Z"/>
          <w:rFonts w:cstheme="minorHAnsi"/>
          <w:sz w:val="20"/>
          <w:szCs w:val="20"/>
        </w:rPr>
      </w:pPr>
      <w:ins w:id="24479" w:author="Visone Rossana (GSE)" w:date="2025-10-20T13:17:00Z" w16du:dateUtc="2025-10-20T11:17:00Z">
        <w:r w:rsidRPr="006926E9">
          <w:rPr>
            <w:rFonts w:cstheme="minorHAnsi"/>
            <w:sz w:val="20"/>
            <w:szCs w:val="20"/>
          </w:rPr>
          <w:t>- 2 annualità per generatori con potenza termica utile nominale ≤ 35 kW;</w:t>
        </w:r>
      </w:ins>
    </w:p>
    <w:p w14:paraId="6F15A700" w14:textId="77777777" w:rsidR="0081793E" w:rsidRPr="006926E9" w:rsidRDefault="0081793E" w:rsidP="0081793E">
      <w:pPr>
        <w:spacing w:after="120"/>
        <w:ind w:left="1134"/>
        <w:jc w:val="both"/>
        <w:rPr>
          <w:ins w:id="24480" w:author="Visone Rossana (GSE)" w:date="2025-10-20T13:17:00Z" w16du:dateUtc="2025-10-20T11:17:00Z"/>
          <w:rFonts w:cstheme="minorHAnsi"/>
          <w:sz w:val="20"/>
          <w:szCs w:val="20"/>
        </w:rPr>
      </w:pPr>
      <w:ins w:id="24481" w:author="Visone Rossana (GSE)" w:date="2025-10-20T13:17:00Z" w16du:dateUtc="2025-10-20T11:17:00Z">
        <w:r w:rsidRPr="006926E9">
          <w:rPr>
            <w:rFonts w:cstheme="minorHAnsi"/>
            <w:sz w:val="20"/>
            <w:szCs w:val="20"/>
          </w:rPr>
          <w:t>- 5 annualità per generatori con potenza termica utile nominale per generatori &gt; 35 kW.</w:t>
        </w:r>
      </w:ins>
    </w:p>
    <w:p w14:paraId="2CB4B0C0" w14:textId="77777777" w:rsidR="0081793E" w:rsidRPr="006926E9" w:rsidRDefault="0081793E">
      <w:pPr>
        <w:spacing w:after="120"/>
        <w:ind w:left="1134"/>
        <w:jc w:val="both"/>
        <w:rPr>
          <w:ins w:id="24482" w:author="Visone Rossana (GSE)" w:date="2025-10-20T13:17:00Z" w16du:dateUtc="2025-10-20T11:17:00Z"/>
          <w:rFonts w:cstheme="minorHAnsi"/>
          <w:sz w:val="20"/>
          <w:szCs w:val="20"/>
        </w:rPr>
        <w:pPrChange w:id="24483" w:author="Visone Rossana (GSE)" w:date="2025-10-20T13:18:00Z" w16du:dateUtc="2025-10-20T11:18:00Z">
          <w:pPr>
            <w:spacing w:after="120"/>
            <w:ind w:left="845"/>
            <w:jc w:val="both"/>
          </w:pPr>
        </w:pPrChange>
      </w:pPr>
      <w:ins w:id="24484" w:author="Visone Rossana (GSE)" w:date="2025-10-20T13:17:00Z" w16du:dateUtc="2025-10-20T11:17:00Z">
        <w:r w:rsidRPr="006926E9">
          <w:rPr>
            <w:rFonts w:cstheme="minorHAnsi"/>
            <w:sz w:val="20"/>
            <w:szCs w:val="20"/>
          </w:rPr>
          <w:t>L’incentivo totale (I</w:t>
        </w:r>
        <w:r w:rsidRPr="006926E9">
          <w:rPr>
            <w:rFonts w:cstheme="minorHAnsi"/>
            <w:sz w:val="20"/>
            <w:szCs w:val="20"/>
            <w:vertAlign w:val="subscript"/>
          </w:rPr>
          <w:t>tot</w:t>
        </w:r>
        <w:r w:rsidRPr="006926E9">
          <w:rPr>
            <w:rFonts w:cstheme="minorHAnsi"/>
            <w:sz w:val="20"/>
            <w:szCs w:val="20"/>
          </w:rPr>
          <w:t>), sarà corrisposto in un’unica soluzione se inferiore o uguale a euro 15.000 nonché per gli aventi diritto (le PA, gli ETS e le ESCo o gli altri soggetti abilitati di cui all’art. 13, comma 1, che operano per conto della PA).</w:t>
        </w:r>
      </w:ins>
    </w:p>
    <w:p w14:paraId="1C441351" w14:textId="24150288" w:rsidR="007C51AC" w:rsidRPr="007C51AC" w:rsidRDefault="007C51AC" w:rsidP="007C51AC">
      <w:pPr>
        <w:pStyle w:val="Corpotesto"/>
        <w:tabs>
          <w:tab w:val="left" w:pos="1979"/>
        </w:tabs>
        <w:spacing w:before="103"/>
        <w:ind w:left="1972" w:hanging="1129"/>
        <w:jc w:val="both"/>
        <w:rPr>
          <w:ins w:id="24485" w:author="Visone Rossana (GSE)" w:date="2025-10-20T12:54:00Z" w16du:dateUtc="2025-10-20T10:54:00Z"/>
          <w:rFonts w:asciiTheme="minorHAnsi" w:hAnsiTheme="minorHAnsi" w:cstheme="minorHAnsi"/>
          <w:sz w:val="22"/>
          <w:szCs w:val="22"/>
          <w:rPrChange w:id="24486" w:author="Visone Rossana (GSE)" w:date="2025-10-20T12:55:00Z" w16du:dateUtc="2025-10-20T10:55:00Z">
            <w:rPr>
              <w:ins w:id="24487" w:author="Visone Rossana (GSE)" w:date="2025-10-20T12:54:00Z" w16du:dateUtc="2025-10-20T10:54:00Z"/>
              <w:rFonts w:ascii="Times" w:hAnsi="Times"/>
            </w:rPr>
          </w:rPrChange>
        </w:rPr>
      </w:pPr>
      <w:ins w:id="24488" w:author="Visone Rossana (GSE)" w:date="2025-10-20T12:54:00Z" w16du:dateUtc="2025-10-20T10:54:00Z">
        <w:r w:rsidRPr="007C51AC">
          <w:rPr>
            <w:rFonts w:asciiTheme="minorHAnsi" w:hAnsiTheme="minorHAnsi" w:cstheme="minorHAnsi"/>
            <w:spacing w:val="-6"/>
            <w:sz w:val="22"/>
            <w:szCs w:val="22"/>
            <w:rPrChange w:id="24489" w:author="Visone Rossana (GSE)" w:date="2025-10-20T12:55:00Z" w16du:dateUtc="2025-10-20T10:55:00Z">
              <w:rPr>
                <w:rFonts w:ascii="Times" w:hAnsi="Times"/>
                <w:spacing w:val="-6"/>
              </w:rPr>
            </w:rPrChange>
          </w:rPr>
          <w:t>C</w:t>
        </w:r>
        <w:r w:rsidRPr="007C51AC">
          <w:rPr>
            <w:rFonts w:asciiTheme="minorHAnsi" w:hAnsiTheme="minorHAnsi" w:cstheme="minorHAnsi"/>
            <w:spacing w:val="-6"/>
            <w:sz w:val="22"/>
            <w:szCs w:val="22"/>
            <w:vertAlign w:val="subscript"/>
            <w:rPrChange w:id="24490" w:author="Visone Rossana (GSE)" w:date="2025-10-20T12:55:00Z" w16du:dateUtc="2025-10-20T10:55:00Z">
              <w:rPr>
                <w:rFonts w:ascii="Times" w:hAnsi="Times"/>
                <w:spacing w:val="-6"/>
                <w:vertAlign w:val="subscript"/>
              </w:rPr>
            </w:rPrChange>
          </w:rPr>
          <w:t>i</w:t>
        </w:r>
        <w:r w:rsidRPr="007C51AC">
          <w:rPr>
            <w:rFonts w:asciiTheme="minorHAnsi" w:hAnsiTheme="minorHAnsi" w:cstheme="minorHAnsi"/>
            <w:spacing w:val="-6"/>
            <w:sz w:val="22"/>
            <w:szCs w:val="22"/>
            <w:rPrChange w:id="24491" w:author="Visone Rossana (GSE)" w:date="2025-10-20T12:55:00Z" w16du:dateUtc="2025-10-20T10:55:00Z">
              <w:rPr>
                <w:rFonts w:ascii="Times" w:hAnsi="Times"/>
                <w:spacing w:val="-6"/>
              </w:rPr>
            </w:rPrChange>
          </w:rPr>
          <w:tab/>
        </w:r>
        <w:r w:rsidRPr="007C51AC">
          <w:rPr>
            <w:rFonts w:asciiTheme="minorHAnsi" w:hAnsiTheme="minorHAnsi" w:cstheme="minorHAnsi"/>
            <w:spacing w:val="-6"/>
            <w:sz w:val="22"/>
            <w:szCs w:val="22"/>
            <w:rPrChange w:id="24492" w:author="Visone Rossana (GSE)" w:date="2025-10-20T12:55:00Z" w16du:dateUtc="2025-10-20T10:55:00Z">
              <w:rPr>
                <w:rFonts w:ascii="Times" w:hAnsi="Times"/>
                <w:spacing w:val="-6"/>
              </w:rPr>
            </w:rPrChange>
          </w:rPr>
          <w:tab/>
        </w:r>
        <w:r w:rsidRPr="007C51AC">
          <w:rPr>
            <w:rFonts w:asciiTheme="minorHAnsi" w:hAnsiTheme="minorHAnsi" w:cstheme="minorHAnsi"/>
            <w:sz w:val="22"/>
            <w:szCs w:val="22"/>
            <w:rPrChange w:id="24493" w:author="Visone Rossana (GSE)" w:date="2025-10-20T12:55:00Z" w16du:dateUtc="2025-10-20T10:55:00Z">
              <w:rPr>
                <w:rFonts w:ascii="Times" w:hAnsi="Times"/>
              </w:rPr>
            </w:rPrChange>
          </w:rPr>
          <w:t>è il coefficiente di valorizzazione per la somma dell’energia termica incentivata e dell’energia primaria risparmiata, espresso in €/kWh</w:t>
        </w:r>
        <w:r w:rsidRPr="007C51AC">
          <w:rPr>
            <w:rFonts w:asciiTheme="minorHAnsi" w:hAnsiTheme="minorHAnsi" w:cstheme="minorHAnsi"/>
            <w:sz w:val="22"/>
            <w:szCs w:val="22"/>
            <w:vertAlign w:val="subscript"/>
            <w:rPrChange w:id="24494" w:author="Visone Rossana (GSE)" w:date="2025-10-20T12:55:00Z" w16du:dateUtc="2025-10-20T10:55:00Z">
              <w:rPr>
                <w:rFonts w:ascii="Times" w:hAnsi="Times"/>
                <w:vertAlign w:val="subscript"/>
              </w:rPr>
            </w:rPrChange>
          </w:rPr>
          <w:t>t</w:t>
        </w:r>
        <w:r w:rsidRPr="007C51AC">
          <w:rPr>
            <w:rFonts w:asciiTheme="minorHAnsi" w:hAnsiTheme="minorHAnsi" w:cstheme="minorHAnsi"/>
            <w:sz w:val="22"/>
            <w:szCs w:val="22"/>
            <w:rPrChange w:id="24495" w:author="Visone Rossana (GSE)" w:date="2025-10-20T12:55:00Z" w16du:dateUtc="2025-10-20T10:55:00Z">
              <w:rPr>
                <w:rFonts w:ascii="Times" w:hAnsi="Times"/>
              </w:rPr>
            </w:rPrChange>
          </w:rPr>
          <w:t xml:space="preserve">, definito in </w:t>
        </w:r>
        <w:r w:rsidRPr="007C51AC">
          <w:rPr>
            <w:rFonts w:asciiTheme="minorHAnsi" w:hAnsiTheme="minorHAnsi" w:cstheme="minorHAnsi"/>
            <w:sz w:val="22"/>
            <w:szCs w:val="22"/>
            <w:rPrChange w:id="24496" w:author="Visone Rossana (GSE)" w:date="2025-10-20T12:55:00Z" w16du:dateUtc="2025-10-20T10:55:00Z">
              <w:rPr>
                <w:rFonts w:ascii="Times" w:hAnsi="Times" w:cs="Times"/>
              </w:rPr>
            </w:rPrChange>
          </w:rPr>
          <w:t>tabella 9</w:t>
        </w:r>
      </w:ins>
      <w:ins w:id="24497" w:author="Visone Rossana (GSE)" w:date="2025-10-20T12:55:00Z" w16du:dateUtc="2025-10-20T10:55:00Z">
        <w:r w:rsidR="00A27238">
          <w:rPr>
            <w:rFonts w:asciiTheme="minorHAnsi" w:hAnsiTheme="minorHAnsi" w:cstheme="minorHAnsi"/>
            <w:sz w:val="22"/>
            <w:szCs w:val="22"/>
          </w:rPr>
          <w:t xml:space="preserve"> dell’Allegato II del Decreto</w:t>
        </w:r>
      </w:ins>
      <w:ins w:id="24498" w:author="Visone Rossana (GSE)" w:date="2025-10-20T12:54:00Z" w16du:dateUtc="2025-10-20T10:54:00Z">
        <w:r w:rsidRPr="007C51AC">
          <w:rPr>
            <w:rFonts w:asciiTheme="minorHAnsi" w:hAnsiTheme="minorHAnsi" w:cstheme="minorHAnsi"/>
            <w:sz w:val="22"/>
            <w:szCs w:val="22"/>
            <w:rPrChange w:id="24499" w:author="Visone Rossana (GSE)" w:date="2025-10-20T12:55:00Z" w16du:dateUtc="2025-10-20T10:55:00Z">
              <w:rPr>
                <w:rFonts w:ascii="Times" w:hAnsi="Times"/>
              </w:rPr>
            </w:rPrChange>
          </w:rPr>
          <w:t xml:space="preserve"> e distinto per tecnologia</w:t>
        </w:r>
        <w:r w:rsidRPr="007C51AC">
          <w:rPr>
            <w:rFonts w:asciiTheme="minorHAnsi" w:hAnsiTheme="minorHAnsi" w:cstheme="minorHAnsi"/>
            <w:spacing w:val="-5"/>
            <w:sz w:val="22"/>
            <w:szCs w:val="22"/>
            <w:rPrChange w:id="24500" w:author="Visone Rossana (GSE)" w:date="2025-10-20T12:55:00Z" w16du:dateUtc="2025-10-20T10:55:00Z">
              <w:rPr>
                <w:rFonts w:ascii="Times" w:hAnsi="Times"/>
                <w:spacing w:val="-5"/>
              </w:rPr>
            </w:rPrChange>
          </w:rPr>
          <w:t xml:space="preserve"> </w:t>
        </w:r>
        <w:r w:rsidRPr="007C51AC">
          <w:rPr>
            <w:rFonts w:asciiTheme="minorHAnsi" w:hAnsiTheme="minorHAnsi" w:cstheme="minorHAnsi"/>
            <w:sz w:val="22"/>
            <w:szCs w:val="22"/>
            <w:rPrChange w:id="24501" w:author="Visone Rossana (GSE)" w:date="2025-10-20T12:55:00Z" w16du:dateUtc="2025-10-20T10:55:00Z">
              <w:rPr>
                <w:rFonts w:ascii="Times" w:hAnsi="Times"/>
              </w:rPr>
            </w:rPrChange>
          </w:rPr>
          <w:t>installata. Nei casi di interventi che prevedono più generatori della stessa tipologia il coefficiente è individuato sulla base della somma delle potenze dei generatori di tipologia analoga;</w:t>
        </w:r>
      </w:ins>
    </w:p>
    <w:p w14:paraId="7AA5CCE2" w14:textId="77777777" w:rsidR="007C51AC" w:rsidRPr="007C51AC" w:rsidRDefault="007C51AC" w:rsidP="007C51AC">
      <w:pPr>
        <w:pStyle w:val="Corpotesto"/>
        <w:tabs>
          <w:tab w:val="left" w:pos="1979"/>
        </w:tabs>
        <w:spacing w:before="201"/>
        <w:ind w:left="1985" w:hanging="1141"/>
        <w:jc w:val="both"/>
        <w:rPr>
          <w:ins w:id="24502" w:author="Visone Rossana (GSE)" w:date="2025-10-20T12:54:00Z" w16du:dateUtc="2025-10-20T10:54:00Z"/>
          <w:rFonts w:asciiTheme="minorHAnsi" w:hAnsiTheme="minorHAnsi" w:cstheme="minorHAnsi"/>
          <w:sz w:val="22"/>
          <w:szCs w:val="22"/>
          <w:rPrChange w:id="24503" w:author="Visone Rossana (GSE)" w:date="2025-10-20T12:55:00Z" w16du:dateUtc="2025-10-20T10:55:00Z">
            <w:rPr>
              <w:ins w:id="24504" w:author="Visone Rossana (GSE)" w:date="2025-10-20T12:54:00Z" w16du:dateUtc="2025-10-20T10:54:00Z"/>
            </w:rPr>
          </w:rPrChange>
        </w:rPr>
      </w:pPr>
      <w:ins w:id="24505" w:author="Visone Rossana (GSE)" w:date="2025-10-20T12:54:00Z" w16du:dateUtc="2025-10-20T10:54:00Z">
        <w:r w:rsidRPr="007C51AC">
          <w:rPr>
            <w:rFonts w:asciiTheme="minorHAnsi" w:hAnsiTheme="minorHAnsi" w:cstheme="minorHAnsi"/>
            <w:spacing w:val="-7"/>
            <w:sz w:val="22"/>
            <w:szCs w:val="22"/>
            <w:rPrChange w:id="24506" w:author="Visone Rossana (GSE)" w:date="2025-10-20T12:55:00Z" w16du:dateUtc="2025-10-20T10:55:00Z">
              <w:rPr>
                <w:rFonts w:ascii="Times" w:hAnsi="Times"/>
                <w:spacing w:val="-7"/>
              </w:rPr>
            </w:rPrChange>
          </w:rPr>
          <w:t>E</w:t>
        </w:r>
        <w:r w:rsidRPr="007C51AC">
          <w:rPr>
            <w:rFonts w:asciiTheme="minorHAnsi" w:hAnsiTheme="minorHAnsi" w:cstheme="minorHAnsi"/>
            <w:spacing w:val="-7"/>
            <w:sz w:val="22"/>
            <w:szCs w:val="22"/>
            <w:vertAlign w:val="subscript"/>
            <w:rPrChange w:id="24507" w:author="Visone Rossana (GSE)" w:date="2025-10-20T12:55:00Z" w16du:dateUtc="2025-10-20T10:55:00Z">
              <w:rPr>
                <w:rFonts w:ascii="Times" w:hAnsi="Times"/>
                <w:spacing w:val="-7"/>
                <w:vertAlign w:val="subscript"/>
              </w:rPr>
            </w:rPrChange>
          </w:rPr>
          <w:t>i</w:t>
        </w:r>
        <w:r w:rsidRPr="007C51AC">
          <w:rPr>
            <w:rFonts w:asciiTheme="minorHAnsi" w:hAnsiTheme="minorHAnsi" w:cstheme="minorHAnsi"/>
            <w:spacing w:val="-7"/>
            <w:sz w:val="22"/>
            <w:szCs w:val="22"/>
            <w:rPrChange w:id="24508" w:author="Visone Rossana (GSE)" w:date="2025-10-20T12:55:00Z" w16du:dateUtc="2025-10-20T10:55:00Z">
              <w:rPr>
                <w:spacing w:val="-7"/>
              </w:rPr>
            </w:rPrChange>
          </w:rPr>
          <w:tab/>
        </w:r>
        <w:r w:rsidRPr="007C51AC">
          <w:rPr>
            <w:rFonts w:asciiTheme="minorHAnsi" w:hAnsiTheme="minorHAnsi" w:cstheme="minorHAnsi"/>
            <w:sz w:val="22"/>
            <w:szCs w:val="22"/>
            <w:rPrChange w:id="24509" w:author="Visone Rossana (GSE)" w:date="2025-10-20T12:55:00Z" w16du:dateUtc="2025-10-20T10:55:00Z">
              <w:rPr/>
            </w:rPrChange>
          </w:rPr>
          <w:t>è l’energia termica incentivata prodotta dal singolo generatore in un anno ed è calcolata come</w:t>
        </w:r>
        <w:r w:rsidRPr="007C51AC">
          <w:rPr>
            <w:rFonts w:asciiTheme="minorHAnsi" w:hAnsiTheme="minorHAnsi" w:cstheme="minorHAnsi"/>
            <w:spacing w:val="-15"/>
            <w:sz w:val="22"/>
            <w:szCs w:val="22"/>
            <w:rPrChange w:id="24510" w:author="Visone Rossana (GSE)" w:date="2025-10-20T12:55:00Z" w16du:dateUtc="2025-10-20T10:55:00Z">
              <w:rPr>
                <w:spacing w:val="-15"/>
              </w:rPr>
            </w:rPrChange>
          </w:rPr>
          <w:t xml:space="preserve"> </w:t>
        </w:r>
        <w:r w:rsidRPr="007C51AC">
          <w:rPr>
            <w:rFonts w:asciiTheme="minorHAnsi" w:hAnsiTheme="minorHAnsi" w:cstheme="minorHAnsi"/>
            <w:sz w:val="22"/>
            <w:szCs w:val="22"/>
            <w:rPrChange w:id="24511" w:author="Visone Rossana (GSE)" w:date="2025-10-20T12:55:00Z" w16du:dateUtc="2025-10-20T10:55:00Z">
              <w:rPr/>
            </w:rPrChange>
          </w:rPr>
          <w:t>segue:</w:t>
        </w:r>
      </w:ins>
    </w:p>
    <w:p w14:paraId="45B1FEBA" w14:textId="77777777" w:rsidR="007C51AC" w:rsidRPr="007C51AC" w:rsidRDefault="007C51AC" w:rsidP="007C51AC">
      <w:pPr>
        <w:pStyle w:val="Corpotesto"/>
        <w:tabs>
          <w:tab w:val="left" w:pos="1979"/>
        </w:tabs>
        <w:spacing w:before="201"/>
        <w:ind w:left="844"/>
        <w:rPr>
          <w:ins w:id="24512" w:author="Visone Rossana (GSE)" w:date="2025-10-20T12:54:00Z" w16du:dateUtc="2025-10-20T10:54:00Z"/>
          <w:rFonts w:asciiTheme="minorHAnsi" w:hAnsiTheme="minorHAnsi" w:cstheme="minorHAnsi"/>
          <w:sz w:val="22"/>
          <w:szCs w:val="22"/>
          <w:rPrChange w:id="24513" w:author="Visone Rossana (GSE)" w:date="2025-10-20T12:55:00Z" w16du:dateUtc="2025-10-20T10:55:00Z">
            <w:rPr>
              <w:ins w:id="24514" w:author="Visone Rossana (GSE)" w:date="2025-10-20T12:54:00Z" w16du:dateUtc="2025-10-20T10:54:00Z"/>
              <w:sz w:val="24"/>
            </w:rPr>
          </w:rPrChange>
        </w:rPr>
      </w:pPr>
    </w:p>
    <w:p w14:paraId="5885EC87" w14:textId="2CDEA135" w:rsidR="007C51AC" w:rsidRPr="007C51AC" w:rsidRDefault="007C51AC" w:rsidP="007C51AC">
      <w:pPr>
        <w:ind w:firstLine="4"/>
        <w:jc w:val="center"/>
        <w:rPr>
          <w:ins w:id="24515" w:author="Visone Rossana (GSE)" w:date="2025-10-20T12:54:00Z" w16du:dateUtc="2025-10-20T10:54:00Z"/>
          <w:rFonts w:cstheme="minorHAnsi"/>
          <w:sz w:val="22"/>
          <w:szCs w:val="22"/>
          <w:rPrChange w:id="24516" w:author="Visone Rossana (GSE)" w:date="2025-10-20T12:55:00Z" w16du:dateUtc="2025-10-20T10:55:00Z">
            <w:rPr>
              <w:ins w:id="24517" w:author="Visone Rossana (GSE)" w:date="2025-10-20T12:54:00Z" w16du:dateUtc="2025-10-20T10:54:00Z"/>
            </w:rPr>
          </w:rPrChange>
        </w:rPr>
      </w:pPr>
      <w:bookmarkStart w:id="24518" w:name="_Hlk179467842"/>
      <w:ins w:id="24519" w:author="Visone Rossana (GSE)" w:date="2025-10-20T12:54:00Z" w16du:dateUtc="2025-10-20T10:54:00Z">
        <w:r w:rsidRPr="007C51AC">
          <w:rPr>
            <w:rFonts w:ascii="Cambria Math" w:hAnsi="Cambria Math" w:cs="Cambria Math"/>
            <w:sz w:val="22"/>
            <w:szCs w:val="22"/>
            <w:rPrChange w:id="24520" w:author="Visone Rossana (GSE)" w:date="2025-10-20T12:55:00Z" w16du:dateUtc="2025-10-20T10:55:00Z">
              <w:rPr>
                <w:rFonts w:ascii="Cambria Math" w:hAnsi="Cambria Math"/>
              </w:rPr>
            </w:rPrChange>
          </w:rPr>
          <w:t>𝐸𝑖</w:t>
        </w:r>
        <w:r w:rsidRPr="007C51AC">
          <w:rPr>
            <w:rFonts w:cstheme="minorHAnsi"/>
            <w:sz w:val="22"/>
            <w:szCs w:val="22"/>
            <w:rPrChange w:id="24521" w:author="Visone Rossana (GSE)" w:date="2025-10-20T12:55:00Z" w16du:dateUtc="2025-10-20T10:55:00Z">
              <w:rPr/>
            </w:rPrChange>
          </w:rPr>
          <w:t xml:space="preserve"> = </w:t>
        </w:r>
        <w:r w:rsidRPr="007C51AC">
          <w:rPr>
            <w:rFonts w:ascii="Cambria Math" w:hAnsi="Cambria Math" w:cs="Cambria Math"/>
            <w:sz w:val="22"/>
            <w:szCs w:val="22"/>
            <w:rPrChange w:id="24522" w:author="Visone Rossana (GSE)" w:date="2025-10-20T12:55:00Z" w16du:dateUtc="2025-10-20T10:55:00Z">
              <w:rPr>
                <w:rFonts w:ascii="Cambria Math" w:hAnsi="Cambria Math"/>
              </w:rPr>
            </w:rPrChange>
          </w:rPr>
          <w:t>𝑄𝑢</w:t>
        </w:r>
        <w:r w:rsidRPr="007C51AC">
          <w:rPr>
            <w:rFonts w:cstheme="minorHAnsi"/>
            <w:sz w:val="22"/>
            <w:szCs w:val="22"/>
            <w:rPrChange w:id="24523" w:author="Visone Rossana (GSE)" w:date="2025-10-20T12:55:00Z" w16du:dateUtc="2025-10-20T10:55:00Z">
              <w:rPr/>
            </w:rPrChange>
          </w:rPr>
          <w:t xml:space="preserve"> ∙ [1 −1/</w:t>
        </w:r>
      </w:ins>
      <w:ins w:id="24524" w:author="Visone Rossana (GSE)" w:date="2025-10-20T12:55:00Z" w16du:dateUtc="2025-10-20T10:55:00Z">
        <w:r w:rsidR="00EF2BDC" w:rsidRPr="00EF2BDC">
          <w:rPr>
            <w:rFonts w:cstheme="minorHAnsi"/>
            <w:sz w:val="22"/>
            <w:szCs w:val="22"/>
            <w:rPrChange w:id="24525" w:author="Visone Rossana (GSE)" w:date="2025-10-20T12:56:00Z" w16du:dateUtc="2025-10-20T10:56:00Z">
              <w:rPr>
                <w:rFonts w:ascii="Cambria Math" w:hAnsi="Cambria Math" w:cs="Cambria Math"/>
                <w:sz w:val="22"/>
                <w:szCs w:val="22"/>
              </w:rPr>
            </w:rPrChange>
          </w:rPr>
          <w:t>S</w:t>
        </w:r>
      </w:ins>
      <w:ins w:id="24526" w:author="Visone Rossana (GSE)" w:date="2025-10-20T12:54:00Z" w16du:dateUtc="2025-10-20T10:54:00Z">
        <w:r w:rsidRPr="007C51AC">
          <w:rPr>
            <w:rFonts w:cstheme="minorHAnsi"/>
            <w:sz w:val="22"/>
            <w:szCs w:val="22"/>
            <w:rPrChange w:id="24527" w:author="Visone Rossana (GSE)" w:date="2025-10-20T12:55:00Z" w16du:dateUtc="2025-10-20T10:55:00Z">
              <w:rPr/>
            </w:rPrChange>
          </w:rPr>
          <w:t xml:space="preserve">PER∙CC] ∙ </w:t>
        </w:r>
        <w:r w:rsidRPr="007C51AC">
          <w:rPr>
            <w:rFonts w:ascii="Cambria Math" w:hAnsi="Cambria Math" w:cs="Cambria Math"/>
            <w:sz w:val="22"/>
            <w:szCs w:val="22"/>
            <w:rPrChange w:id="24528" w:author="Visone Rossana (GSE)" w:date="2025-10-20T12:55:00Z" w16du:dateUtc="2025-10-20T10:55:00Z">
              <w:rPr>
                <w:rFonts w:ascii="Cambria Math" w:hAnsi="Cambria Math"/>
              </w:rPr>
            </w:rPrChange>
          </w:rPr>
          <w:t>𝑘𝑝</w:t>
        </w:r>
      </w:ins>
    </w:p>
    <w:bookmarkEnd w:id="24518"/>
    <w:p w14:paraId="24CFD169" w14:textId="77777777" w:rsidR="007C51AC" w:rsidRPr="007C51AC" w:rsidRDefault="007C51AC" w:rsidP="007C51AC">
      <w:pPr>
        <w:pStyle w:val="Corpotesto"/>
        <w:tabs>
          <w:tab w:val="left" w:pos="851"/>
        </w:tabs>
        <w:spacing w:before="202"/>
        <w:rPr>
          <w:ins w:id="24529" w:author="Visone Rossana (GSE)" w:date="2025-10-20T12:54:00Z" w16du:dateUtc="2025-10-20T10:54:00Z"/>
          <w:rFonts w:asciiTheme="minorHAnsi" w:hAnsiTheme="minorHAnsi" w:cstheme="minorHAnsi"/>
          <w:sz w:val="22"/>
          <w:szCs w:val="22"/>
          <w:rPrChange w:id="24530" w:author="Visone Rossana (GSE)" w:date="2025-10-20T12:55:00Z" w16du:dateUtc="2025-10-20T10:55:00Z">
            <w:rPr>
              <w:ins w:id="24531" w:author="Visone Rossana (GSE)" w:date="2025-10-20T12:54:00Z" w16du:dateUtc="2025-10-20T10:54:00Z"/>
              <w:rFonts w:ascii="Times" w:hAnsi="Times"/>
            </w:rPr>
          </w:rPrChange>
        </w:rPr>
      </w:pPr>
      <w:ins w:id="24532" w:author="Visone Rossana (GSE)" w:date="2025-10-20T12:54:00Z" w16du:dateUtc="2025-10-20T10:54:00Z">
        <w:r w:rsidRPr="007C51AC">
          <w:rPr>
            <w:rFonts w:asciiTheme="minorHAnsi" w:hAnsiTheme="minorHAnsi" w:cstheme="minorHAnsi"/>
            <w:sz w:val="22"/>
            <w:szCs w:val="22"/>
            <w:rPrChange w:id="24533" w:author="Visone Rossana (GSE)" w:date="2025-10-20T12:55:00Z" w16du:dateUtc="2025-10-20T10:55:00Z">
              <w:rPr/>
            </w:rPrChange>
          </w:rPr>
          <w:t>dove:</w:t>
        </w:r>
      </w:ins>
    </w:p>
    <w:p w14:paraId="53A15EDE" w14:textId="3C3B93FD" w:rsidR="007C51AC" w:rsidRPr="007C51AC" w:rsidRDefault="007C51AC" w:rsidP="007C51AC">
      <w:pPr>
        <w:pStyle w:val="Corpotesto"/>
        <w:tabs>
          <w:tab w:val="left" w:pos="1979"/>
        </w:tabs>
        <w:spacing w:before="202"/>
        <w:ind w:left="1972" w:hanging="1128"/>
        <w:jc w:val="both"/>
        <w:rPr>
          <w:ins w:id="24534" w:author="Visone Rossana (GSE)" w:date="2025-10-20T12:54:00Z" w16du:dateUtc="2025-10-20T10:54:00Z"/>
          <w:rFonts w:asciiTheme="minorHAnsi" w:hAnsiTheme="minorHAnsi" w:cstheme="minorHAnsi"/>
          <w:i/>
          <w:iCs/>
          <w:sz w:val="22"/>
          <w:szCs w:val="22"/>
          <w:rPrChange w:id="24535" w:author="Visone Rossana (GSE)" w:date="2025-10-20T12:55:00Z" w16du:dateUtc="2025-10-20T10:55:00Z">
            <w:rPr>
              <w:ins w:id="24536" w:author="Visone Rossana (GSE)" w:date="2025-10-20T12:54:00Z" w16du:dateUtc="2025-10-20T10:54:00Z"/>
              <w:i/>
              <w:iCs/>
            </w:rPr>
          </w:rPrChange>
        </w:rPr>
      </w:pPr>
      <w:ins w:id="24537" w:author="Visone Rossana (GSE)" w:date="2025-10-20T12:54:00Z" w16du:dateUtc="2025-10-20T10:54:00Z">
        <w:r w:rsidRPr="007C51AC">
          <w:rPr>
            <w:rFonts w:asciiTheme="minorHAnsi" w:hAnsiTheme="minorHAnsi" w:cstheme="minorHAnsi"/>
            <w:sz w:val="22"/>
            <w:szCs w:val="22"/>
            <w:rPrChange w:id="24538" w:author="Visone Rossana (GSE)" w:date="2025-10-20T12:55:00Z" w16du:dateUtc="2025-10-20T10:55:00Z">
              <w:rPr>
                <w:rFonts w:ascii="Times" w:hAnsi="Times"/>
              </w:rPr>
            </w:rPrChange>
          </w:rPr>
          <w:t>SPER</w:t>
        </w:r>
        <w:r w:rsidRPr="007C51AC">
          <w:rPr>
            <w:rFonts w:asciiTheme="minorHAnsi" w:hAnsiTheme="minorHAnsi" w:cstheme="minorHAnsi"/>
            <w:sz w:val="22"/>
            <w:szCs w:val="22"/>
            <w:rPrChange w:id="24539" w:author="Visone Rossana (GSE)" w:date="2025-10-20T12:55:00Z" w16du:dateUtc="2025-10-20T10:55:00Z">
              <w:rPr/>
            </w:rPrChange>
          </w:rPr>
          <w:tab/>
        </w:r>
        <w:r w:rsidRPr="007C51AC">
          <w:rPr>
            <w:rFonts w:asciiTheme="minorHAnsi" w:hAnsiTheme="minorHAnsi" w:cstheme="minorHAnsi"/>
            <w:sz w:val="22"/>
            <w:szCs w:val="22"/>
            <w:rPrChange w:id="24540" w:author="Visone Rossana (GSE)" w:date="2025-10-20T12:55:00Z" w16du:dateUtc="2025-10-20T10:55:00Z">
              <w:rPr/>
            </w:rPrChange>
          </w:rPr>
          <w:tab/>
          <w:t xml:space="preserve">è il coefficiente di prestazione della pompa di calore a gas installata, come dedotto dai dati forniti dal produttore, in zona climatica </w:t>
        </w:r>
        <w:r w:rsidRPr="00EF2BDC">
          <w:rPr>
            <w:rFonts w:asciiTheme="minorHAnsi" w:hAnsiTheme="minorHAnsi" w:cstheme="minorHAnsi"/>
            <w:i/>
            <w:iCs/>
            <w:sz w:val="22"/>
            <w:szCs w:val="22"/>
            <w:rPrChange w:id="24541" w:author="Visone Rossana (GSE)" w:date="2025-10-20T12:56:00Z" w16du:dateUtc="2025-10-20T10:56:00Z">
              <w:rPr/>
            </w:rPrChange>
          </w:rPr>
          <w:t>average</w:t>
        </w:r>
        <w:r w:rsidRPr="007C51AC">
          <w:rPr>
            <w:rFonts w:asciiTheme="minorHAnsi" w:hAnsiTheme="minorHAnsi" w:cstheme="minorHAnsi"/>
            <w:sz w:val="22"/>
            <w:szCs w:val="22"/>
            <w:rPrChange w:id="24542" w:author="Visone Rossana (GSE)" w:date="2025-10-20T12:55:00Z" w16du:dateUtc="2025-10-20T10:55:00Z">
              <w:rPr/>
            </w:rPrChange>
          </w:rPr>
          <w:t>, nel rispetto dei requisiti minimi dei Regolamenti Ecodesign vigenti</w:t>
        </w:r>
        <w:r w:rsidRPr="007C51AC">
          <w:rPr>
            <w:rFonts w:asciiTheme="minorHAnsi" w:hAnsiTheme="minorHAnsi" w:cstheme="minorHAnsi"/>
            <w:sz w:val="22"/>
            <w:szCs w:val="22"/>
            <w:rPrChange w:id="24543" w:author="Visone Rossana (GSE)" w:date="2025-10-20T12:55:00Z" w16du:dateUtc="2025-10-20T10:55:00Z">
              <w:rPr>
                <w:rFonts w:ascii="Times" w:hAnsi="Times"/>
              </w:rPr>
            </w:rPrChange>
          </w:rPr>
          <w:t xml:space="preserve"> riportati nella tabella 5 dell’allegato I</w:t>
        </w:r>
      </w:ins>
      <w:ins w:id="24544" w:author="Visone Rossana (GSE)" w:date="2025-10-20T12:56:00Z" w16du:dateUtc="2025-10-20T10:56:00Z">
        <w:r w:rsidR="00D516FA">
          <w:rPr>
            <w:rFonts w:asciiTheme="minorHAnsi" w:hAnsiTheme="minorHAnsi" w:cstheme="minorHAnsi"/>
            <w:sz w:val="22"/>
            <w:szCs w:val="22"/>
          </w:rPr>
          <w:t xml:space="preserve"> del Decreto precedentemente richiamata</w:t>
        </w:r>
      </w:ins>
      <w:ins w:id="24545" w:author="Visone Rossana (GSE)" w:date="2025-10-20T12:54:00Z" w16du:dateUtc="2025-10-20T10:54:00Z">
        <w:r w:rsidRPr="007C51AC">
          <w:rPr>
            <w:rFonts w:asciiTheme="minorHAnsi" w:hAnsiTheme="minorHAnsi" w:cstheme="minorHAnsi"/>
            <w:sz w:val="22"/>
            <w:szCs w:val="22"/>
            <w:rPrChange w:id="24546" w:author="Visone Rossana (GSE)" w:date="2025-10-20T12:55:00Z" w16du:dateUtc="2025-10-20T10:55:00Z">
              <w:rPr/>
            </w:rPrChange>
          </w:rPr>
          <w:t>.</w:t>
        </w:r>
      </w:ins>
    </w:p>
    <w:p w14:paraId="70C14D8D" w14:textId="77777777" w:rsidR="007C51AC" w:rsidRPr="007C51AC" w:rsidRDefault="007C51AC" w:rsidP="007C51AC">
      <w:pPr>
        <w:pStyle w:val="Corpotesto"/>
        <w:tabs>
          <w:tab w:val="left" w:pos="851"/>
        </w:tabs>
        <w:spacing w:before="202"/>
        <w:ind w:left="851" w:hanging="7"/>
        <w:jc w:val="both"/>
        <w:rPr>
          <w:ins w:id="24547" w:author="Visone Rossana (GSE)" w:date="2025-10-20T12:54:00Z" w16du:dateUtc="2025-10-20T10:54:00Z"/>
          <w:rFonts w:asciiTheme="minorHAnsi" w:hAnsiTheme="minorHAnsi" w:cstheme="minorHAnsi"/>
          <w:sz w:val="22"/>
          <w:szCs w:val="22"/>
          <w:rPrChange w:id="24548" w:author="Visone Rossana (GSE)" w:date="2025-10-20T12:55:00Z" w16du:dateUtc="2025-10-20T10:55:00Z">
            <w:rPr>
              <w:ins w:id="24549" w:author="Visone Rossana (GSE)" w:date="2025-10-20T12:54:00Z" w16du:dateUtc="2025-10-20T10:54:00Z"/>
              <w:rFonts w:ascii="Times" w:hAnsi="Times"/>
            </w:rPr>
          </w:rPrChange>
        </w:rPr>
      </w:pPr>
      <w:ins w:id="24550" w:author="Visone Rossana (GSE)" w:date="2025-10-20T12:54:00Z" w16du:dateUtc="2025-10-20T10:54:00Z">
        <w:r w:rsidRPr="007C51AC">
          <w:rPr>
            <w:rFonts w:asciiTheme="minorHAnsi" w:hAnsiTheme="minorHAnsi" w:cstheme="minorHAnsi"/>
            <w:sz w:val="22"/>
            <w:szCs w:val="22"/>
            <w:rPrChange w:id="24551" w:author="Visone Rossana (GSE)" w:date="2025-10-20T12:55:00Z" w16du:dateUtc="2025-10-20T10:55:00Z">
              <w:rPr/>
            </w:rPrChange>
          </w:rPr>
          <w:lastRenderedPageBreak/>
          <w:t>Il coefficiente di conversione CC pari a 2,5</w:t>
        </w:r>
        <w:r w:rsidRPr="007C51AC">
          <w:rPr>
            <w:rFonts w:asciiTheme="minorHAnsi" w:hAnsiTheme="minorHAnsi" w:cstheme="minorHAnsi"/>
            <w:sz w:val="22"/>
            <w:szCs w:val="22"/>
            <w:rPrChange w:id="24552" w:author="Visone Rossana (GSE)" w:date="2025-10-20T12:55:00Z" w16du:dateUtc="2025-10-20T10:55:00Z">
              <w:rPr>
                <w:rFonts w:ascii="Times" w:hAnsi="Times"/>
              </w:rPr>
            </w:rPrChange>
          </w:rPr>
          <w:t>, riflette il 40% dell’efficienza di produzione media prevista dell’UE, ai sensi della direttiva 2012/27/UE del Parlamento europeo e del Consiglio;</w:t>
        </w:r>
      </w:ins>
    </w:p>
    <w:p w14:paraId="42C9116F" w14:textId="77777777" w:rsidR="007C51AC" w:rsidRPr="007C51AC" w:rsidRDefault="007C51AC" w:rsidP="007C51AC">
      <w:pPr>
        <w:pStyle w:val="Corpotesto"/>
        <w:tabs>
          <w:tab w:val="left" w:pos="1979"/>
        </w:tabs>
        <w:spacing w:before="203"/>
        <w:ind w:left="844"/>
        <w:rPr>
          <w:ins w:id="24553" w:author="Visone Rossana (GSE)" w:date="2025-10-20T12:54:00Z" w16du:dateUtc="2025-10-20T10:54:00Z"/>
          <w:rFonts w:asciiTheme="minorHAnsi" w:hAnsiTheme="minorHAnsi" w:cstheme="minorHAnsi"/>
          <w:sz w:val="22"/>
          <w:szCs w:val="22"/>
          <w:rPrChange w:id="24554" w:author="Visone Rossana (GSE)" w:date="2025-10-20T12:55:00Z" w16du:dateUtc="2025-10-20T10:55:00Z">
            <w:rPr>
              <w:ins w:id="24555" w:author="Visone Rossana (GSE)" w:date="2025-10-20T12:54:00Z" w16du:dateUtc="2025-10-20T10:54:00Z"/>
              <w:rFonts w:ascii="Times" w:hAnsi="Times"/>
            </w:rPr>
          </w:rPrChange>
        </w:rPr>
      </w:pPr>
      <w:ins w:id="24556" w:author="Visone Rossana (GSE)" w:date="2025-10-20T12:54:00Z" w16du:dateUtc="2025-10-20T10:54:00Z">
        <w:r w:rsidRPr="007C51AC">
          <w:rPr>
            <w:rFonts w:asciiTheme="minorHAnsi" w:hAnsiTheme="minorHAnsi" w:cstheme="minorHAnsi"/>
            <w:spacing w:val="-4"/>
            <w:sz w:val="22"/>
            <w:szCs w:val="22"/>
            <w:rPrChange w:id="24557" w:author="Visone Rossana (GSE)" w:date="2025-10-20T12:55:00Z" w16du:dateUtc="2025-10-20T10:55:00Z">
              <w:rPr>
                <w:rFonts w:ascii="Times" w:hAnsi="Times"/>
                <w:spacing w:val="-4"/>
              </w:rPr>
            </w:rPrChange>
          </w:rPr>
          <w:t>Q</w:t>
        </w:r>
        <w:r w:rsidRPr="007C51AC">
          <w:rPr>
            <w:rFonts w:asciiTheme="minorHAnsi" w:hAnsiTheme="minorHAnsi" w:cstheme="minorHAnsi"/>
            <w:spacing w:val="-4"/>
            <w:sz w:val="22"/>
            <w:szCs w:val="22"/>
            <w:vertAlign w:val="subscript"/>
            <w:rPrChange w:id="24558" w:author="Visone Rossana (GSE)" w:date="2025-10-20T12:55:00Z" w16du:dateUtc="2025-10-20T10:55:00Z">
              <w:rPr>
                <w:rFonts w:ascii="Times" w:hAnsi="Times"/>
                <w:spacing w:val="-4"/>
                <w:vertAlign w:val="subscript"/>
              </w:rPr>
            </w:rPrChange>
          </w:rPr>
          <w:t>u</w:t>
        </w:r>
        <w:r w:rsidRPr="007C51AC">
          <w:rPr>
            <w:rFonts w:asciiTheme="minorHAnsi" w:hAnsiTheme="minorHAnsi" w:cstheme="minorHAnsi"/>
            <w:spacing w:val="-4"/>
            <w:sz w:val="22"/>
            <w:szCs w:val="22"/>
            <w:rPrChange w:id="24559" w:author="Visone Rossana (GSE)" w:date="2025-10-20T12:55:00Z" w16du:dateUtc="2025-10-20T10:55:00Z">
              <w:rPr>
                <w:rFonts w:ascii="Times" w:hAnsi="Times"/>
                <w:spacing w:val="-4"/>
              </w:rPr>
            </w:rPrChange>
          </w:rPr>
          <w:tab/>
        </w:r>
        <w:r w:rsidRPr="007C51AC">
          <w:rPr>
            <w:rFonts w:asciiTheme="minorHAnsi" w:hAnsiTheme="minorHAnsi" w:cstheme="minorHAnsi"/>
            <w:sz w:val="22"/>
            <w:szCs w:val="22"/>
            <w:rPrChange w:id="24560" w:author="Visone Rossana (GSE)" w:date="2025-10-20T12:55:00Z" w16du:dateUtc="2025-10-20T10:55:00Z">
              <w:rPr>
                <w:rFonts w:ascii="Times" w:hAnsi="Times"/>
              </w:rPr>
            </w:rPrChange>
          </w:rPr>
          <w:t>è il calore totale prodotto dall’impianto espresso in kWh</w:t>
        </w:r>
        <w:r w:rsidRPr="007C51AC">
          <w:rPr>
            <w:rFonts w:asciiTheme="minorHAnsi" w:hAnsiTheme="minorHAnsi" w:cstheme="minorHAnsi"/>
            <w:sz w:val="22"/>
            <w:szCs w:val="22"/>
            <w:vertAlign w:val="subscript"/>
            <w:rPrChange w:id="24561" w:author="Visone Rossana (GSE)" w:date="2025-10-20T12:55:00Z" w16du:dateUtc="2025-10-20T10:55:00Z">
              <w:rPr>
                <w:rFonts w:ascii="Times" w:hAnsi="Times"/>
                <w:vertAlign w:val="subscript"/>
              </w:rPr>
            </w:rPrChange>
          </w:rPr>
          <w:t>t</w:t>
        </w:r>
        <w:r w:rsidRPr="007C51AC">
          <w:rPr>
            <w:rFonts w:asciiTheme="minorHAnsi" w:hAnsiTheme="minorHAnsi" w:cstheme="minorHAnsi"/>
            <w:sz w:val="22"/>
            <w:szCs w:val="22"/>
            <w:rPrChange w:id="24562" w:author="Visone Rossana (GSE)" w:date="2025-10-20T12:55:00Z" w16du:dateUtc="2025-10-20T10:55:00Z">
              <w:rPr>
                <w:rFonts w:ascii="Times" w:hAnsi="Times"/>
              </w:rPr>
            </w:rPrChange>
          </w:rPr>
          <w:t xml:space="preserve"> ed è calcolato come</w:t>
        </w:r>
        <w:r w:rsidRPr="007C51AC">
          <w:rPr>
            <w:rFonts w:asciiTheme="minorHAnsi" w:hAnsiTheme="minorHAnsi" w:cstheme="minorHAnsi"/>
            <w:spacing w:val="-16"/>
            <w:sz w:val="22"/>
            <w:szCs w:val="22"/>
            <w:rPrChange w:id="24563" w:author="Visone Rossana (GSE)" w:date="2025-10-20T12:55:00Z" w16du:dateUtc="2025-10-20T10:55:00Z">
              <w:rPr>
                <w:rFonts w:ascii="Times" w:hAnsi="Times"/>
                <w:spacing w:val="-16"/>
              </w:rPr>
            </w:rPrChange>
          </w:rPr>
          <w:t xml:space="preserve"> </w:t>
        </w:r>
        <w:r w:rsidRPr="007C51AC">
          <w:rPr>
            <w:rFonts w:asciiTheme="minorHAnsi" w:hAnsiTheme="minorHAnsi" w:cstheme="minorHAnsi"/>
            <w:sz w:val="22"/>
            <w:szCs w:val="22"/>
            <w:rPrChange w:id="24564" w:author="Visone Rossana (GSE)" w:date="2025-10-20T12:55:00Z" w16du:dateUtc="2025-10-20T10:55:00Z">
              <w:rPr>
                <w:rFonts w:ascii="Times" w:hAnsi="Times"/>
              </w:rPr>
            </w:rPrChange>
          </w:rPr>
          <w:t>segue:</w:t>
        </w:r>
      </w:ins>
    </w:p>
    <w:p w14:paraId="36AEA8DD" w14:textId="77777777" w:rsidR="007C51AC" w:rsidRPr="007C51AC" w:rsidRDefault="007C51AC" w:rsidP="007C51AC">
      <w:pPr>
        <w:pStyle w:val="Corpotesto"/>
        <w:spacing w:before="208"/>
        <w:ind w:left="4821"/>
        <w:rPr>
          <w:ins w:id="24565" w:author="Visone Rossana (GSE)" w:date="2025-10-20T12:54:00Z" w16du:dateUtc="2025-10-20T10:54:00Z"/>
          <w:rFonts w:asciiTheme="minorHAnsi" w:hAnsiTheme="minorHAnsi" w:cstheme="minorHAnsi"/>
          <w:sz w:val="22"/>
          <w:szCs w:val="22"/>
          <w:rPrChange w:id="24566" w:author="Visone Rossana (GSE)" w:date="2025-10-20T12:55:00Z" w16du:dateUtc="2025-10-20T10:55:00Z">
            <w:rPr>
              <w:ins w:id="24567" w:author="Visone Rossana (GSE)" w:date="2025-10-20T12:54:00Z" w16du:dateUtc="2025-10-20T10:54:00Z"/>
              <w:rFonts w:ascii="Times" w:hAnsi="Times"/>
              <w:sz w:val="22"/>
            </w:rPr>
          </w:rPrChange>
        </w:rPr>
      </w:pPr>
      <w:ins w:id="24568" w:author="Visone Rossana (GSE)" w:date="2025-10-20T12:54:00Z" w16du:dateUtc="2025-10-20T10:54:00Z">
        <w:r w:rsidRPr="007C51AC">
          <w:rPr>
            <w:rFonts w:asciiTheme="minorHAnsi" w:hAnsiTheme="minorHAnsi" w:cstheme="minorHAnsi"/>
            <w:w w:val="110"/>
            <w:sz w:val="22"/>
            <w:szCs w:val="22"/>
            <w:rPrChange w:id="24569" w:author="Visone Rossana (GSE)" w:date="2025-10-20T12:55:00Z" w16du:dateUtc="2025-10-20T10:55:00Z">
              <w:rPr>
                <w:rFonts w:ascii="Times" w:hAnsi="Times"/>
                <w:w w:val="110"/>
                <w:sz w:val="22"/>
              </w:rPr>
            </w:rPrChange>
          </w:rPr>
          <w:t>Q</w:t>
        </w:r>
        <w:r w:rsidRPr="007C51AC">
          <w:rPr>
            <w:rFonts w:asciiTheme="minorHAnsi" w:hAnsiTheme="minorHAnsi" w:cstheme="minorHAnsi"/>
            <w:w w:val="110"/>
            <w:sz w:val="22"/>
            <w:szCs w:val="22"/>
            <w:vertAlign w:val="subscript"/>
            <w:rPrChange w:id="24570" w:author="Visone Rossana (GSE)" w:date="2025-10-20T12:55:00Z" w16du:dateUtc="2025-10-20T10:55:00Z">
              <w:rPr>
                <w:rFonts w:ascii="Times" w:hAnsi="Times"/>
                <w:w w:val="110"/>
                <w:sz w:val="22"/>
                <w:vertAlign w:val="subscript"/>
              </w:rPr>
            </w:rPrChange>
          </w:rPr>
          <w:t>u</w:t>
        </w:r>
        <w:r w:rsidRPr="007C51AC">
          <w:rPr>
            <w:rFonts w:asciiTheme="minorHAnsi" w:hAnsiTheme="minorHAnsi" w:cstheme="minorHAnsi"/>
            <w:w w:val="110"/>
            <w:sz w:val="22"/>
            <w:szCs w:val="22"/>
            <w:rPrChange w:id="24571" w:author="Visone Rossana (GSE)" w:date="2025-10-20T12:55:00Z" w16du:dateUtc="2025-10-20T10:55:00Z">
              <w:rPr>
                <w:rFonts w:ascii="Times" w:hAnsi="Times"/>
                <w:w w:val="110"/>
                <w:sz w:val="22"/>
              </w:rPr>
            </w:rPrChange>
          </w:rPr>
          <w:t xml:space="preserve"> </w:t>
        </w:r>
        <w:r w:rsidRPr="007C51AC">
          <w:rPr>
            <w:rFonts w:asciiTheme="minorHAnsi" w:hAnsiTheme="minorHAnsi" w:cstheme="minorHAnsi"/>
            <w:w w:val="120"/>
            <w:sz w:val="22"/>
            <w:szCs w:val="22"/>
            <w:rPrChange w:id="24572" w:author="Visone Rossana (GSE)" w:date="2025-10-20T12:55:00Z" w16du:dateUtc="2025-10-20T10:55:00Z">
              <w:rPr>
                <w:rFonts w:ascii="Times" w:hAnsi="Times"/>
                <w:w w:val="120"/>
                <w:sz w:val="22"/>
              </w:rPr>
            </w:rPrChange>
          </w:rPr>
          <w:t xml:space="preserve">= </w:t>
        </w:r>
        <w:r w:rsidRPr="007C51AC">
          <w:rPr>
            <w:rFonts w:asciiTheme="minorHAnsi" w:hAnsiTheme="minorHAnsi" w:cstheme="minorHAnsi"/>
            <w:w w:val="110"/>
            <w:sz w:val="22"/>
            <w:szCs w:val="22"/>
            <w:rPrChange w:id="24573" w:author="Visone Rossana (GSE)" w:date="2025-10-20T12:55:00Z" w16du:dateUtc="2025-10-20T10:55:00Z">
              <w:rPr>
                <w:rFonts w:ascii="Times" w:hAnsi="Times"/>
                <w:w w:val="110"/>
                <w:sz w:val="22"/>
              </w:rPr>
            </w:rPrChange>
          </w:rPr>
          <w:t>P</w:t>
        </w:r>
        <w:r w:rsidRPr="007C51AC">
          <w:rPr>
            <w:rFonts w:asciiTheme="minorHAnsi" w:hAnsiTheme="minorHAnsi" w:cstheme="minorHAnsi"/>
            <w:w w:val="110"/>
            <w:sz w:val="22"/>
            <w:szCs w:val="22"/>
            <w:vertAlign w:val="subscript"/>
            <w:rPrChange w:id="24574" w:author="Visone Rossana (GSE)" w:date="2025-10-20T12:55:00Z" w16du:dateUtc="2025-10-20T10:55:00Z">
              <w:rPr>
                <w:rFonts w:ascii="Times" w:hAnsi="Times"/>
                <w:w w:val="110"/>
                <w:sz w:val="22"/>
                <w:vertAlign w:val="subscript"/>
              </w:rPr>
            </w:rPrChange>
          </w:rPr>
          <w:t>rated</w:t>
        </w:r>
        <w:r w:rsidRPr="007C51AC">
          <w:rPr>
            <w:rFonts w:asciiTheme="minorHAnsi" w:hAnsiTheme="minorHAnsi" w:cstheme="minorHAnsi"/>
            <w:w w:val="110"/>
            <w:sz w:val="22"/>
            <w:szCs w:val="22"/>
            <w:rPrChange w:id="24575" w:author="Visone Rossana (GSE)" w:date="2025-10-20T12:55:00Z" w16du:dateUtc="2025-10-20T10:55:00Z">
              <w:rPr>
                <w:rFonts w:ascii="Times" w:hAnsi="Times"/>
                <w:w w:val="110"/>
                <w:sz w:val="22"/>
              </w:rPr>
            </w:rPrChange>
          </w:rPr>
          <w:t xml:space="preserve"> </w:t>
        </w:r>
        <w:r w:rsidRPr="007C51AC">
          <w:rPr>
            <w:rFonts w:asciiTheme="minorHAnsi" w:hAnsiTheme="minorHAnsi" w:cstheme="minorHAnsi"/>
            <w:sz w:val="22"/>
            <w:szCs w:val="22"/>
            <w:rPrChange w:id="24576" w:author="Visone Rossana (GSE)" w:date="2025-10-20T12:55:00Z" w16du:dateUtc="2025-10-20T10:55:00Z">
              <w:rPr>
                <w:rFonts w:ascii="Times" w:hAnsi="Times"/>
                <w:sz w:val="22"/>
              </w:rPr>
            </w:rPrChange>
          </w:rPr>
          <w:t xml:space="preserve">∙ </w:t>
        </w:r>
        <w:r w:rsidRPr="007C51AC">
          <w:rPr>
            <w:rFonts w:asciiTheme="minorHAnsi" w:hAnsiTheme="minorHAnsi" w:cstheme="minorHAnsi"/>
            <w:w w:val="110"/>
            <w:sz w:val="22"/>
            <w:szCs w:val="22"/>
            <w:rPrChange w:id="24577" w:author="Visone Rossana (GSE)" w:date="2025-10-20T12:55:00Z" w16du:dateUtc="2025-10-20T10:55:00Z">
              <w:rPr>
                <w:rFonts w:ascii="Times" w:hAnsi="Times"/>
                <w:w w:val="110"/>
                <w:sz w:val="22"/>
              </w:rPr>
            </w:rPrChange>
          </w:rPr>
          <w:t>Q</w:t>
        </w:r>
        <w:r w:rsidRPr="007C51AC">
          <w:rPr>
            <w:rFonts w:asciiTheme="minorHAnsi" w:hAnsiTheme="minorHAnsi" w:cstheme="minorHAnsi"/>
            <w:w w:val="110"/>
            <w:sz w:val="22"/>
            <w:szCs w:val="22"/>
            <w:vertAlign w:val="subscript"/>
            <w:rPrChange w:id="24578" w:author="Visone Rossana (GSE)" w:date="2025-10-20T12:55:00Z" w16du:dateUtc="2025-10-20T10:55:00Z">
              <w:rPr>
                <w:rFonts w:ascii="Times" w:hAnsi="Times"/>
                <w:w w:val="110"/>
                <w:sz w:val="22"/>
                <w:vertAlign w:val="subscript"/>
              </w:rPr>
            </w:rPrChange>
          </w:rPr>
          <w:t>uf</w:t>
        </w:r>
      </w:ins>
    </w:p>
    <w:p w14:paraId="65910272" w14:textId="77777777" w:rsidR="007C51AC" w:rsidRPr="007C51AC" w:rsidRDefault="007C51AC">
      <w:pPr>
        <w:pStyle w:val="Corpotesto"/>
        <w:tabs>
          <w:tab w:val="left" w:pos="1979"/>
        </w:tabs>
        <w:spacing w:before="225"/>
        <w:ind w:left="1985" w:hanging="1141"/>
        <w:jc w:val="both"/>
        <w:rPr>
          <w:ins w:id="24579" w:author="Visone Rossana (GSE)" w:date="2025-10-20T12:54:00Z" w16du:dateUtc="2025-10-20T10:54:00Z"/>
          <w:rFonts w:asciiTheme="minorHAnsi" w:hAnsiTheme="minorHAnsi" w:cstheme="minorHAnsi"/>
          <w:sz w:val="22"/>
          <w:szCs w:val="22"/>
          <w:rPrChange w:id="24580" w:author="Visone Rossana (GSE)" w:date="2025-10-20T12:55:00Z" w16du:dateUtc="2025-10-20T10:55:00Z">
            <w:rPr>
              <w:ins w:id="24581" w:author="Visone Rossana (GSE)" w:date="2025-10-20T12:54:00Z" w16du:dateUtc="2025-10-20T10:54:00Z"/>
              <w:rFonts w:ascii="Times" w:hAnsi="Times"/>
            </w:rPr>
          </w:rPrChange>
        </w:rPr>
        <w:pPrChange w:id="24582" w:author="Visone Rossana (GSE)" w:date="2025-10-20T12:56:00Z" w16du:dateUtc="2025-10-20T10:56:00Z">
          <w:pPr>
            <w:pStyle w:val="Corpotesto"/>
            <w:tabs>
              <w:tab w:val="left" w:pos="1979"/>
            </w:tabs>
            <w:spacing w:before="225"/>
            <w:ind w:left="1985" w:hanging="1141"/>
          </w:pPr>
        </w:pPrChange>
      </w:pPr>
      <w:ins w:id="24583" w:author="Visone Rossana (GSE)" w:date="2025-10-20T12:54:00Z" w16du:dateUtc="2025-10-20T10:54:00Z">
        <w:r w:rsidRPr="007C51AC">
          <w:rPr>
            <w:rFonts w:asciiTheme="minorHAnsi" w:hAnsiTheme="minorHAnsi" w:cstheme="minorHAnsi"/>
            <w:spacing w:val="-22"/>
            <w:sz w:val="22"/>
            <w:szCs w:val="22"/>
            <w:rPrChange w:id="24584" w:author="Visone Rossana (GSE)" w:date="2025-10-20T12:55:00Z" w16du:dateUtc="2025-10-20T10:55:00Z">
              <w:rPr>
                <w:rFonts w:ascii="Times" w:hAnsi="Times"/>
                <w:spacing w:val="-22"/>
              </w:rPr>
            </w:rPrChange>
          </w:rPr>
          <w:t>P</w:t>
        </w:r>
        <w:r w:rsidRPr="007C51AC">
          <w:rPr>
            <w:rFonts w:asciiTheme="minorHAnsi" w:hAnsiTheme="minorHAnsi" w:cstheme="minorHAnsi"/>
            <w:spacing w:val="-22"/>
            <w:sz w:val="22"/>
            <w:szCs w:val="22"/>
            <w:vertAlign w:val="subscript"/>
            <w:rPrChange w:id="24585" w:author="Visone Rossana (GSE)" w:date="2025-10-20T12:55:00Z" w16du:dateUtc="2025-10-20T10:55:00Z">
              <w:rPr>
                <w:rFonts w:ascii="Times" w:hAnsi="Times"/>
                <w:spacing w:val="-22"/>
                <w:vertAlign w:val="subscript"/>
              </w:rPr>
            </w:rPrChange>
          </w:rPr>
          <w:t>rated</w:t>
        </w:r>
        <w:r w:rsidRPr="007C51AC">
          <w:rPr>
            <w:rFonts w:asciiTheme="minorHAnsi" w:hAnsiTheme="minorHAnsi" w:cstheme="minorHAnsi"/>
            <w:spacing w:val="-22"/>
            <w:sz w:val="22"/>
            <w:szCs w:val="22"/>
            <w:rPrChange w:id="24586" w:author="Visone Rossana (GSE)" w:date="2025-10-20T12:55:00Z" w16du:dateUtc="2025-10-20T10:55:00Z">
              <w:rPr>
                <w:rFonts w:ascii="Times" w:hAnsi="Times"/>
                <w:spacing w:val="-22"/>
              </w:rPr>
            </w:rPrChange>
          </w:rPr>
          <w:tab/>
        </w:r>
        <w:r w:rsidRPr="007C51AC">
          <w:rPr>
            <w:rFonts w:asciiTheme="minorHAnsi" w:hAnsiTheme="minorHAnsi" w:cstheme="minorHAnsi"/>
            <w:sz w:val="22"/>
            <w:szCs w:val="22"/>
            <w:rPrChange w:id="24587" w:author="Visone Rossana (GSE)" w:date="2025-10-20T12:55:00Z" w16du:dateUtc="2025-10-20T10:55:00Z">
              <w:rPr>
                <w:rFonts w:ascii="Times" w:hAnsi="Times"/>
              </w:rPr>
            </w:rPrChange>
          </w:rPr>
          <w:t>è la potenza della pompa di calore alle condizioni standard di riferimento, espressa in kW, così come definita e dichiarata dai fabbricanti nella Scheda Prodotto ai fini del rispetto degli obblighi di informazione dei regolamenti ecodesign;</w:t>
        </w:r>
      </w:ins>
    </w:p>
    <w:p w14:paraId="0717B94B" w14:textId="2C935094" w:rsidR="007C51AC" w:rsidRPr="007C51AC" w:rsidRDefault="007C51AC" w:rsidP="007C51AC">
      <w:pPr>
        <w:pStyle w:val="Corpotesto"/>
        <w:tabs>
          <w:tab w:val="left" w:pos="1979"/>
        </w:tabs>
        <w:spacing w:before="205" w:line="261" w:lineRule="auto"/>
        <w:ind w:left="1972" w:hanging="1128"/>
        <w:rPr>
          <w:ins w:id="24588" w:author="Visone Rossana (GSE)" w:date="2025-10-20T12:54:00Z" w16du:dateUtc="2025-10-20T10:54:00Z"/>
          <w:rFonts w:asciiTheme="minorHAnsi" w:hAnsiTheme="minorHAnsi" w:cstheme="minorHAnsi"/>
          <w:sz w:val="22"/>
          <w:szCs w:val="22"/>
          <w:rPrChange w:id="24589" w:author="Visone Rossana (GSE)" w:date="2025-10-20T12:55:00Z" w16du:dateUtc="2025-10-20T10:55:00Z">
            <w:rPr>
              <w:ins w:id="24590" w:author="Visone Rossana (GSE)" w:date="2025-10-20T12:54:00Z" w16du:dateUtc="2025-10-20T10:54:00Z"/>
              <w:rFonts w:ascii="Times" w:hAnsi="Times"/>
            </w:rPr>
          </w:rPrChange>
        </w:rPr>
      </w:pPr>
      <w:ins w:id="24591" w:author="Visone Rossana (GSE)" w:date="2025-10-20T12:54:00Z" w16du:dateUtc="2025-10-20T10:54:00Z">
        <w:r w:rsidRPr="007C51AC">
          <w:rPr>
            <w:rFonts w:asciiTheme="minorHAnsi" w:hAnsiTheme="minorHAnsi" w:cstheme="minorHAnsi"/>
            <w:spacing w:val="-3"/>
            <w:sz w:val="22"/>
            <w:szCs w:val="22"/>
            <w:rPrChange w:id="24592" w:author="Visone Rossana (GSE)" w:date="2025-10-20T12:55:00Z" w16du:dateUtc="2025-10-20T10:55:00Z">
              <w:rPr>
                <w:rFonts w:ascii="Times" w:hAnsi="Times"/>
                <w:spacing w:val="-3"/>
              </w:rPr>
            </w:rPrChange>
          </w:rPr>
          <w:t>Q</w:t>
        </w:r>
        <w:r w:rsidRPr="007C51AC">
          <w:rPr>
            <w:rFonts w:asciiTheme="minorHAnsi" w:hAnsiTheme="minorHAnsi" w:cstheme="minorHAnsi"/>
            <w:spacing w:val="-3"/>
            <w:sz w:val="22"/>
            <w:szCs w:val="22"/>
            <w:vertAlign w:val="subscript"/>
            <w:rPrChange w:id="24593" w:author="Visone Rossana (GSE)" w:date="2025-10-20T12:55:00Z" w16du:dateUtc="2025-10-20T10:55:00Z">
              <w:rPr>
                <w:rFonts w:ascii="Times" w:hAnsi="Times"/>
                <w:spacing w:val="-3"/>
                <w:vertAlign w:val="subscript"/>
              </w:rPr>
            </w:rPrChange>
          </w:rPr>
          <w:t>uf</w:t>
        </w:r>
        <w:r w:rsidRPr="007C51AC">
          <w:rPr>
            <w:rFonts w:asciiTheme="minorHAnsi" w:hAnsiTheme="minorHAnsi" w:cstheme="minorHAnsi"/>
            <w:spacing w:val="-3"/>
            <w:sz w:val="22"/>
            <w:szCs w:val="22"/>
            <w:rPrChange w:id="24594" w:author="Visone Rossana (GSE)" w:date="2025-10-20T12:55:00Z" w16du:dateUtc="2025-10-20T10:55:00Z">
              <w:rPr>
                <w:rFonts w:ascii="Times" w:hAnsi="Times"/>
                <w:spacing w:val="-3"/>
              </w:rPr>
            </w:rPrChange>
          </w:rPr>
          <w:tab/>
        </w:r>
        <w:r w:rsidRPr="007C51AC">
          <w:rPr>
            <w:rFonts w:asciiTheme="minorHAnsi" w:hAnsiTheme="minorHAnsi" w:cstheme="minorHAnsi"/>
            <w:spacing w:val="-3"/>
            <w:sz w:val="22"/>
            <w:szCs w:val="22"/>
            <w:rPrChange w:id="24595" w:author="Visone Rossana (GSE)" w:date="2025-10-20T12:55:00Z" w16du:dateUtc="2025-10-20T10:55:00Z">
              <w:rPr>
                <w:rFonts w:ascii="Times" w:hAnsi="Times"/>
                <w:spacing w:val="-3"/>
              </w:rPr>
            </w:rPrChange>
          </w:rPr>
          <w:tab/>
        </w:r>
        <w:r w:rsidRPr="007C51AC">
          <w:rPr>
            <w:rFonts w:asciiTheme="minorHAnsi" w:hAnsiTheme="minorHAnsi" w:cstheme="minorHAnsi"/>
            <w:sz w:val="22"/>
            <w:szCs w:val="22"/>
            <w:rPrChange w:id="24596" w:author="Visone Rossana (GSE)" w:date="2025-10-20T12:55:00Z" w16du:dateUtc="2025-10-20T10:55:00Z">
              <w:rPr>
                <w:rFonts w:ascii="Times" w:hAnsi="Times"/>
              </w:rPr>
            </w:rPrChange>
          </w:rPr>
          <w:t xml:space="preserve">è un coefficiente di utilizzo dipendente dalla zona climatica, come indicato nella </w:t>
        </w:r>
        <w:r w:rsidRPr="007C51AC">
          <w:rPr>
            <w:rFonts w:asciiTheme="minorHAnsi" w:hAnsiTheme="minorHAnsi" w:cstheme="minorHAnsi"/>
            <w:sz w:val="22"/>
            <w:szCs w:val="22"/>
            <w:rPrChange w:id="24597" w:author="Visone Rossana (GSE)" w:date="2025-10-20T12:55:00Z" w16du:dateUtc="2025-10-20T10:55:00Z">
              <w:rPr>
                <w:rFonts w:ascii="Times" w:hAnsi="Times" w:cs="Times"/>
              </w:rPr>
            </w:rPrChange>
          </w:rPr>
          <w:t>tabella 8</w:t>
        </w:r>
      </w:ins>
      <w:ins w:id="24598" w:author="Visone Rossana (GSE)" w:date="2025-10-20T12:56:00Z" w16du:dateUtc="2025-10-20T10:56:00Z">
        <w:r w:rsidR="00D516FA">
          <w:rPr>
            <w:rFonts w:asciiTheme="minorHAnsi" w:hAnsiTheme="minorHAnsi" w:cstheme="minorHAnsi"/>
            <w:sz w:val="22"/>
            <w:szCs w:val="22"/>
          </w:rPr>
          <w:t xml:space="preserve"> dell’Allegato II del Decre</w:t>
        </w:r>
      </w:ins>
      <w:ins w:id="24599" w:author="Visone Rossana (GSE)" w:date="2025-10-20T12:57:00Z" w16du:dateUtc="2025-10-20T10:57:00Z">
        <w:r w:rsidR="00D516FA">
          <w:rPr>
            <w:rFonts w:asciiTheme="minorHAnsi" w:hAnsiTheme="minorHAnsi" w:cstheme="minorHAnsi"/>
            <w:sz w:val="22"/>
            <w:szCs w:val="22"/>
          </w:rPr>
          <w:t>to, in calce al presente Paragrafo</w:t>
        </w:r>
      </w:ins>
      <w:ins w:id="24600" w:author="Visone Rossana (GSE)" w:date="2025-10-20T12:54:00Z" w16du:dateUtc="2025-10-20T10:54:00Z">
        <w:r w:rsidRPr="007C51AC">
          <w:rPr>
            <w:rFonts w:asciiTheme="minorHAnsi" w:hAnsiTheme="minorHAnsi" w:cstheme="minorHAnsi"/>
            <w:sz w:val="22"/>
            <w:szCs w:val="22"/>
            <w:rPrChange w:id="24601" w:author="Visone Rossana (GSE)" w:date="2025-10-20T12:55:00Z" w16du:dateUtc="2025-10-20T10:55:00Z">
              <w:rPr>
                <w:rFonts w:ascii="Times" w:hAnsi="Times"/>
              </w:rPr>
            </w:rPrChange>
          </w:rPr>
          <w:t>.</w:t>
        </w:r>
      </w:ins>
    </w:p>
    <w:p w14:paraId="342C189C" w14:textId="77777777" w:rsidR="007C51AC" w:rsidRPr="007C51AC" w:rsidRDefault="007C51AC" w:rsidP="007C51AC">
      <w:pPr>
        <w:ind w:left="851"/>
        <w:rPr>
          <w:ins w:id="24602" w:author="Visone Rossana (GSE)" w:date="2025-10-20T12:54:00Z" w16du:dateUtc="2025-10-20T10:54:00Z"/>
          <w:rFonts w:cstheme="minorHAnsi"/>
          <w:sz w:val="22"/>
          <w:szCs w:val="22"/>
          <w:rPrChange w:id="24603" w:author="Visone Rossana (GSE)" w:date="2025-10-20T12:55:00Z" w16du:dateUtc="2025-10-20T10:55:00Z">
            <w:rPr>
              <w:ins w:id="24604" w:author="Visone Rossana (GSE)" w:date="2025-10-20T12:54:00Z" w16du:dateUtc="2025-10-20T10:54:00Z"/>
              <w:rFonts w:ascii="Times" w:hAnsi="Times"/>
            </w:rPr>
          </w:rPrChange>
        </w:rPr>
      </w:pPr>
    </w:p>
    <w:p w14:paraId="1AB8F283" w14:textId="77777777" w:rsidR="007C51AC" w:rsidRPr="007C51AC" w:rsidRDefault="007C51AC" w:rsidP="007C51AC">
      <w:pPr>
        <w:ind w:left="1985" w:hanging="1134"/>
        <w:jc w:val="both"/>
        <w:rPr>
          <w:ins w:id="24605" w:author="Visone Rossana (GSE)" w:date="2025-10-20T12:54:00Z" w16du:dateUtc="2025-10-20T10:54:00Z"/>
          <w:rFonts w:cstheme="minorHAnsi"/>
          <w:sz w:val="22"/>
          <w:szCs w:val="22"/>
          <w:rPrChange w:id="24606" w:author="Visone Rossana (GSE)" w:date="2025-10-20T12:55:00Z" w16du:dateUtc="2025-10-20T10:55:00Z">
            <w:rPr>
              <w:ins w:id="24607" w:author="Visone Rossana (GSE)" w:date="2025-10-20T12:54:00Z" w16du:dateUtc="2025-10-20T10:54:00Z"/>
              <w:rFonts w:ascii="Times" w:hAnsi="Times"/>
              <w:sz w:val="20"/>
            </w:rPr>
          </w:rPrChange>
        </w:rPr>
      </w:pPr>
      <w:ins w:id="24608" w:author="Visone Rossana (GSE)" w:date="2025-10-20T12:54:00Z" w16du:dateUtc="2025-10-20T10:54:00Z">
        <w:r w:rsidRPr="007C51AC">
          <w:rPr>
            <w:rFonts w:cstheme="minorHAnsi"/>
            <w:sz w:val="22"/>
            <w:szCs w:val="22"/>
            <w:rPrChange w:id="24609" w:author="Visone Rossana (GSE)" w:date="2025-10-20T12:55:00Z" w16du:dateUtc="2025-10-20T10:55:00Z">
              <w:rPr>
                <w:rFonts w:ascii="Times" w:hAnsi="Times"/>
              </w:rPr>
            </w:rPrChange>
          </w:rPr>
          <w:t>kp</w:t>
        </w:r>
        <w:r w:rsidRPr="007C51AC">
          <w:rPr>
            <w:rFonts w:cstheme="minorHAnsi"/>
            <w:sz w:val="22"/>
            <w:szCs w:val="22"/>
            <w:rPrChange w:id="24610" w:author="Visone Rossana (GSE)" w:date="2025-10-20T12:55:00Z" w16du:dateUtc="2025-10-20T10:55:00Z">
              <w:rPr>
                <w:rFonts w:ascii="Times" w:hAnsi="Times" w:cs="Times"/>
              </w:rPr>
            </w:rPrChange>
          </w:rPr>
          <w:tab/>
        </w:r>
        <w:r w:rsidRPr="007C51AC">
          <w:rPr>
            <w:rFonts w:cstheme="minorHAnsi"/>
            <w:sz w:val="22"/>
            <w:szCs w:val="22"/>
            <w:rPrChange w:id="24611" w:author="Visone Rossana (GSE)" w:date="2025-10-20T12:55:00Z" w16du:dateUtc="2025-10-20T10:55:00Z">
              <w:rPr>
                <w:rFonts w:ascii="Times" w:hAnsi="Times"/>
                <w:sz w:val="20"/>
              </w:rPr>
            </w:rPrChange>
          </w:rPr>
          <w:t>è un coefficiente di premialità dato dal rapporto tra l’efficienza energetica stagionale della pompa di calore considerata e quella minima per l’immissione sul mercato prevista dal regolamento ecodesign applicato:</w:t>
        </w:r>
      </w:ins>
    </w:p>
    <w:p w14:paraId="443C5D43" w14:textId="77777777" w:rsidR="007C51AC" w:rsidRPr="00110BE6" w:rsidRDefault="007C51AC" w:rsidP="007C51AC">
      <w:pPr>
        <w:ind w:left="851"/>
        <w:jc w:val="both"/>
        <w:rPr>
          <w:ins w:id="24612" w:author="Visone Rossana (GSE)" w:date="2025-10-20T12:54:00Z" w16du:dateUtc="2025-10-20T10:54:00Z"/>
          <w:rFonts w:ascii="Times" w:hAnsi="Times" w:cs="Times"/>
        </w:rPr>
      </w:pPr>
    </w:p>
    <w:p w14:paraId="5AD2ACBA" w14:textId="77777777" w:rsidR="007C51AC" w:rsidRDefault="007C51AC" w:rsidP="007C51AC">
      <w:pPr>
        <w:ind w:left="851"/>
        <w:jc w:val="center"/>
        <w:rPr>
          <w:ins w:id="24613" w:author="Visone Rossana (GSE)" w:date="2025-10-20T12:57:00Z" w16du:dateUtc="2025-10-20T10:57:00Z"/>
          <w:rFonts w:ascii="Cambria Math" w:hAnsi="Cambria Math"/>
          <w:sz w:val="20"/>
        </w:rPr>
      </w:pPr>
      <w:ins w:id="24614" w:author="Visone Rossana (GSE)" w:date="2025-10-20T12:54:00Z" w16du:dateUtc="2025-10-20T10:54:00Z">
        <w:r w:rsidRPr="00110BE6">
          <w:rPr>
            <w:rFonts w:ascii="Cambria Math" w:hAnsi="Cambria Math"/>
            <w:sz w:val="20"/>
          </w:rPr>
          <w:t>𝒌𝒑</w:t>
        </w:r>
        <w:r w:rsidRPr="00110BE6">
          <w:rPr>
            <w:rFonts w:ascii="Times" w:hAnsi="Times"/>
            <w:sz w:val="20"/>
          </w:rPr>
          <w:t xml:space="preserve"> = Ꞃ</w:t>
        </w:r>
        <w:r w:rsidRPr="00110BE6">
          <w:rPr>
            <w:rFonts w:ascii="Cambria Math" w:hAnsi="Cambria Math"/>
            <w:sz w:val="20"/>
          </w:rPr>
          <w:t>𝒔</w:t>
        </w:r>
        <w:r w:rsidRPr="00110BE6">
          <w:rPr>
            <w:rFonts w:ascii="Times" w:hAnsi="Times"/>
            <w:sz w:val="20"/>
          </w:rPr>
          <w:t>/Ꞃ</w:t>
        </w:r>
        <w:r w:rsidRPr="00110BE6">
          <w:rPr>
            <w:rFonts w:ascii="Cambria Math" w:hAnsi="Cambria Math"/>
            <w:sz w:val="20"/>
          </w:rPr>
          <w:t>𝒔</w:t>
        </w:r>
        <w:r w:rsidRPr="00110BE6">
          <w:rPr>
            <w:rFonts w:ascii="Times" w:hAnsi="Times"/>
            <w:sz w:val="20"/>
          </w:rPr>
          <w:t>,</w:t>
        </w:r>
        <w:r w:rsidRPr="00110BE6">
          <w:rPr>
            <w:rFonts w:ascii="Cambria Math" w:hAnsi="Cambria Math"/>
            <w:sz w:val="20"/>
          </w:rPr>
          <w:t>𝒎𝒊𝒏</w:t>
        </w:r>
        <w:r w:rsidRPr="00110BE6">
          <w:rPr>
            <w:rFonts w:ascii="Times" w:hAnsi="Times"/>
            <w:sz w:val="20"/>
          </w:rPr>
          <w:t xml:space="preserve"> </w:t>
        </w:r>
        <w:r w:rsidRPr="00110BE6">
          <w:rPr>
            <w:rFonts w:ascii="Cambria Math" w:hAnsi="Cambria Math"/>
            <w:sz w:val="20"/>
          </w:rPr>
          <w:t>𝑬𝒄𝒐𝒅𝒆𝒔𝒊𝒈𝒏</w:t>
        </w:r>
      </w:ins>
    </w:p>
    <w:p w14:paraId="1A0C1938" w14:textId="77777777" w:rsidR="00D516FA" w:rsidRDefault="00D516FA" w:rsidP="007C51AC">
      <w:pPr>
        <w:ind w:left="851"/>
        <w:jc w:val="center"/>
        <w:rPr>
          <w:ins w:id="24615" w:author="Visone Rossana (GSE)" w:date="2025-10-20T12:57:00Z" w16du:dateUtc="2025-10-20T10:57:00Z"/>
          <w:rFonts w:ascii="Cambria Math" w:hAnsi="Cambria Math"/>
          <w:sz w:val="20"/>
        </w:rPr>
      </w:pPr>
    </w:p>
    <w:p w14:paraId="7980BDDE" w14:textId="77777777" w:rsidR="003E7882" w:rsidRPr="00110BE6" w:rsidRDefault="003E7882" w:rsidP="003E7882">
      <w:pPr>
        <w:pStyle w:val="Corpotesto"/>
        <w:spacing w:before="11"/>
        <w:rPr>
          <w:ins w:id="24616" w:author="Visone Rossana (GSE)" w:date="2025-10-20T12:57:00Z" w16du:dateUtc="2025-10-20T10:57:00Z"/>
          <w:sz w:val="17"/>
        </w:rPr>
      </w:pPr>
    </w:p>
    <w:tbl>
      <w:tblPr>
        <w:tblStyle w:val="TableNormal1"/>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2"/>
        <w:gridCol w:w="3686"/>
        <w:tblGridChange w:id="24617">
          <w:tblGrid>
            <w:gridCol w:w="3542"/>
            <w:gridCol w:w="3686"/>
          </w:tblGrid>
        </w:tblGridChange>
      </w:tblGrid>
      <w:tr w:rsidR="003E7882" w:rsidRPr="00110BE6" w14:paraId="502972D8" w14:textId="77777777" w:rsidTr="003654F2">
        <w:trPr>
          <w:trHeight w:val="479"/>
          <w:ins w:id="24618" w:author="Visone Rossana (GSE)" w:date="2025-10-20T12:58:00Z"/>
        </w:trPr>
        <w:tc>
          <w:tcPr>
            <w:tcW w:w="7228" w:type="dxa"/>
            <w:gridSpan w:val="2"/>
            <w:shd w:val="clear" w:color="auto" w:fill="D9D9D9" w:themeFill="background1" w:themeFillShade="D9"/>
            <w:vAlign w:val="center"/>
          </w:tcPr>
          <w:p w14:paraId="11DFC230" w14:textId="105FE713" w:rsidR="003E7882" w:rsidRPr="004E59E6" w:rsidRDefault="003E7882">
            <w:pPr>
              <w:pStyle w:val="TableParagraph"/>
              <w:rPr>
                <w:ins w:id="24619" w:author="Visone Rossana (GSE)" w:date="2025-10-20T12:58:00Z" w16du:dateUtc="2025-10-20T10:58:00Z"/>
                <w:b/>
                <w:i/>
                <w:position w:val="8"/>
                <w:sz w:val="18"/>
                <w:lang w:val="it-IT"/>
                <w:rPrChange w:id="24620" w:author="Di Lorenzo Michele (GSE)" w:date="2025-10-29T12:04:00Z" w16du:dateUtc="2025-10-29T11:04:00Z">
                  <w:rPr>
                    <w:ins w:id="24621" w:author="Visone Rossana (GSE)" w:date="2025-10-20T12:58:00Z" w16du:dateUtc="2025-10-20T10:58:00Z"/>
                    <w:b/>
                    <w:i/>
                    <w:position w:val="8"/>
                    <w:sz w:val="18"/>
                  </w:rPr>
                </w:rPrChange>
              </w:rPr>
              <w:pPrChange w:id="24622" w:author="Visone Rossana (GSE)" w:date="2025-10-20T12:59:00Z" w16du:dateUtc="2025-10-20T10:59:00Z">
                <w:pPr>
                  <w:pStyle w:val="TableParagraph"/>
                  <w:jc w:val="center"/>
                </w:pPr>
              </w:pPrChange>
            </w:pPr>
            <w:ins w:id="24623" w:author="Visone Rossana (GSE)" w:date="2025-10-20T12:58:00Z" w16du:dateUtc="2025-10-20T10:58:00Z">
              <w:r w:rsidRPr="004E59E6">
                <w:rPr>
                  <w:rFonts w:asciiTheme="minorHAnsi" w:hAnsiTheme="minorHAnsi" w:cstheme="minorHAnsi"/>
                  <w:b/>
                  <w:sz w:val="16"/>
                  <w:szCs w:val="16"/>
                </w:rPr>
                <w:t>[Tabella 8 – Allegato II – D.M. 7 agosto 2025]</w:t>
              </w:r>
            </w:ins>
          </w:p>
        </w:tc>
      </w:tr>
      <w:tr w:rsidR="003E7882" w:rsidRPr="00110BE6" w14:paraId="0FA60DF3" w14:textId="77777777" w:rsidTr="003E7882">
        <w:tblPrEx>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24624" w:author="Visone Rossana (GSE)" w:date="2025-10-20T12:58:00Z" w16du:dateUtc="2025-10-20T10:58:00Z">
            <w:tblPrEx>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trHeight w:val="479"/>
          <w:ins w:id="24625" w:author="Visone Rossana (GSE)" w:date="2025-10-20T12:57:00Z"/>
          <w:trPrChange w:id="24626" w:author="Visone Rossana (GSE)" w:date="2025-10-20T12:58:00Z" w16du:dateUtc="2025-10-20T10:58:00Z">
            <w:trPr>
              <w:trHeight w:val="479"/>
            </w:trPr>
          </w:trPrChange>
        </w:trPr>
        <w:tc>
          <w:tcPr>
            <w:tcW w:w="3542" w:type="dxa"/>
            <w:shd w:val="clear" w:color="auto" w:fill="D9D9D9" w:themeFill="background1" w:themeFillShade="D9"/>
            <w:vAlign w:val="center"/>
            <w:tcPrChange w:id="24627" w:author="Visone Rossana (GSE)" w:date="2025-10-20T12:58:00Z" w16du:dateUtc="2025-10-20T10:58:00Z">
              <w:tcPr>
                <w:tcW w:w="3542" w:type="dxa"/>
                <w:vAlign w:val="center"/>
              </w:tcPr>
            </w:tcPrChange>
          </w:tcPr>
          <w:p w14:paraId="5B00E216" w14:textId="77777777" w:rsidR="003E7882" w:rsidRPr="00110BE6" w:rsidRDefault="003E7882" w:rsidP="003654F2">
            <w:pPr>
              <w:pStyle w:val="TableParagraph"/>
              <w:jc w:val="center"/>
              <w:rPr>
                <w:ins w:id="24628" w:author="Visone Rossana (GSE)" w:date="2025-10-20T12:57:00Z" w16du:dateUtc="2025-10-20T10:57:00Z"/>
                <w:b/>
                <w:sz w:val="18"/>
              </w:rPr>
            </w:pPr>
            <w:ins w:id="24629" w:author="Visone Rossana (GSE)" w:date="2025-10-20T12:57:00Z" w16du:dateUtc="2025-10-20T10:57:00Z">
              <w:r w:rsidRPr="00110BE6">
                <w:rPr>
                  <w:b/>
                  <w:sz w:val="18"/>
                </w:rPr>
                <w:t>Zona climatica</w:t>
              </w:r>
            </w:ins>
          </w:p>
        </w:tc>
        <w:tc>
          <w:tcPr>
            <w:tcW w:w="3686" w:type="dxa"/>
            <w:shd w:val="clear" w:color="auto" w:fill="D9D9D9" w:themeFill="background1" w:themeFillShade="D9"/>
            <w:vAlign w:val="center"/>
            <w:tcPrChange w:id="24630" w:author="Visone Rossana (GSE)" w:date="2025-10-20T12:58:00Z" w16du:dateUtc="2025-10-20T10:58:00Z">
              <w:tcPr>
                <w:tcW w:w="3686" w:type="dxa"/>
                <w:vAlign w:val="center"/>
              </w:tcPr>
            </w:tcPrChange>
          </w:tcPr>
          <w:p w14:paraId="4BEE4A52" w14:textId="77777777" w:rsidR="003E7882" w:rsidRPr="00110BE6" w:rsidRDefault="003E7882" w:rsidP="003654F2">
            <w:pPr>
              <w:pStyle w:val="TableParagraph"/>
              <w:jc w:val="center"/>
              <w:rPr>
                <w:ins w:id="24631" w:author="Visone Rossana (GSE)" w:date="2025-10-20T12:57:00Z" w16du:dateUtc="2025-10-20T10:57:00Z"/>
                <w:b/>
                <w:i/>
                <w:sz w:val="18"/>
              </w:rPr>
            </w:pPr>
            <w:ins w:id="24632" w:author="Visone Rossana (GSE)" w:date="2025-10-20T12:57:00Z" w16du:dateUtc="2025-10-20T10:57:00Z">
              <w:r w:rsidRPr="00110BE6">
                <w:rPr>
                  <w:b/>
                  <w:i/>
                  <w:position w:val="8"/>
                  <w:sz w:val="18"/>
                </w:rPr>
                <w:t>Q</w:t>
              </w:r>
              <w:r w:rsidRPr="00110BE6">
                <w:rPr>
                  <w:b/>
                  <w:i/>
                  <w:sz w:val="18"/>
                </w:rPr>
                <w:t>uf</w:t>
              </w:r>
            </w:ins>
          </w:p>
        </w:tc>
      </w:tr>
      <w:tr w:rsidR="003E7882" w:rsidRPr="00110BE6" w14:paraId="769AE640" w14:textId="77777777" w:rsidTr="003654F2">
        <w:trPr>
          <w:trHeight w:val="230"/>
          <w:ins w:id="24633" w:author="Visone Rossana (GSE)" w:date="2025-10-20T12:57:00Z"/>
        </w:trPr>
        <w:tc>
          <w:tcPr>
            <w:tcW w:w="3542" w:type="dxa"/>
            <w:vAlign w:val="center"/>
          </w:tcPr>
          <w:p w14:paraId="7071D4CD" w14:textId="77777777" w:rsidR="003E7882" w:rsidRPr="00110BE6" w:rsidRDefault="003E7882" w:rsidP="003654F2">
            <w:pPr>
              <w:pStyle w:val="TableParagraph"/>
              <w:spacing w:line="210" w:lineRule="exact"/>
              <w:ind w:left="9"/>
              <w:jc w:val="center"/>
              <w:rPr>
                <w:ins w:id="24634" w:author="Visone Rossana (GSE)" w:date="2025-10-20T12:57:00Z" w16du:dateUtc="2025-10-20T10:57:00Z"/>
                <w:sz w:val="18"/>
              </w:rPr>
            </w:pPr>
            <w:ins w:id="24635" w:author="Visone Rossana (GSE)" w:date="2025-10-20T12:57:00Z" w16du:dateUtc="2025-10-20T10:57:00Z">
              <w:r w:rsidRPr="00110BE6">
                <w:rPr>
                  <w:w w:val="99"/>
                  <w:sz w:val="18"/>
                </w:rPr>
                <w:t>A</w:t>
              </w:r>
            </w:ins>
          </w:p>
        </w:tc>
        <w:tc>
          <w:tcPr>
            <w:tcW w:w="3686" w:type="dxa"/>
            <w:vAlign w:val="center"/>
          </w:tcPr>
          <w:p w14:paraId="59FDBF25" w14:textId="77777777" w:rsidR="003E7882" w:rsidRPr="00110BE6" w:rsidRDefault="003E7882" w:rsidP="003654F2">
            <w:pPr>
              <w:pStyle w:val="TableParagraph"/>
              <w:spacing w:line="210" w:lineRule="exact"/>
              <w:jc w:val="center"/>
              <w:rPr>
                <w:ins w:id="24636" w:author="Visone Rossana (GSE)" w:date="2025-10-20T12:57:00Z" w16du:dateUtc="2025-10-20T10:57:00Z"/>
                <w:sz w:val="18"/>
              </w:rPr>
            </w:pPr>
            <w:ins w:id="24637" w:author="Visone Rossana (GSE)" w:date="2025-10-20T12:57:00Z" w16du:dateUtc="2025-10-20T10:57:00Z">
              <w:r w:rsidRPr="00110BE6">
                <w:rPr>
                  <w:sz w:val="18"/>
                </w:rPr>
                <w:t>600</w:t>
              </w:r>
            </w:ins>
          </w:p>
        </w:tc>
      </w:tr>
      <w:tr w:rsidR="003E7882" w:rsidRPr="00110BE6" w14:paraId="2E4675DB" w14:textId="77777777" w:rsidTr="003654F2">
        <w:trPr>
          <w:trHeight w:val="230"/>
          <w:ins w:id="24638" w:author="Visone Rossana (GSE)" w:date="2025-10-20T12:57:00Z"/>
        </w:trPr>
        <w:tc>
          <w:tcPr>
            <w:tcW w:w="3542" w:type="dxa"/>
            <w:vAlign w:val="center"/>
          </w:tcPr>
          <w:p w14:paraId="2F801019" w14:textId="77777777" w:rsidR="003E7882" w:rsidRPr="00110BE6" w:rsidRDefault="003E7882" w:rsidP="003654F2">
            <w:pPr>
              <w:pStyle w:val="TableParagraph"/>
              <w:spacing w:line="210" w:lineRule="exact"/>
              <w:ind w:left="8"/>
              <w:jc w:val="center"/>
              <w:rPr>
                <w:ins w:id="24639" w:author="Visone Rossana (GSE)" w:date="2025-10-20T12:57:00Z" w16du:dateUtc="2025-10-20T10:57:00Z"/>
                <w:sz w:val="18"/>
              </w:rPr>
            </w:pPr>
            <w:ins w:id="24640" w:author="Visone Rossana (GSE)" w:date="2025-10-20T12:57:00Z" w16du:dateUtc="2025-10-20T10:57:00Z">
              <w:r w:rsidRPr="00110BE6">
                <w:rPr>
                  <w:w w:val="99"/>
                  <w:sz w:val="18"/>
                </w:rPr>
                <w:t>B</w:t>
              </w:r>
            </w:ins>
          </w:p>
        </w:tc>
        <w:tc>
          <w:tcPr>
            <w:tcW w:w="3686" w:type="dxa"/>
            <w:vAlign w:val="center"/>
          </w:tcPr>
          <w:p w14:paraId="5EF669D2" w14:textId="77777777" w:rsidR="003E7882" w:rsidRPr="00110BE6" w:rsidRDefault="003E7882" w:rsidP="003654F2">
            <w:pPr>
              <w:pStyle w:val="TableParagraph"/>
              <w:spacing w:line="210" w:lineRule="exact"/>
              <w:jc w:val="center"/>
              <w:rPr>
                <w:ins w:id="24641" w:author="Visone Rossana (GSE)" w:date="2025-10-20T12:57:00Z" w16du:dateUtc="2025-10-20T10:57:00Z"/>
                <w:sz w:val="18"/>
              </w:rPr>
            </w:pPr>
            <w:ins w:id="24642" w:author="Visone Rossana (GSE)" w:date="2025-10-20T12:57:00Z" w16du:dateUtc="2025-10-20T10:57:00Z">
              <w:r w:rsidRPr="00110BE6">
                <w:rPr>
                  <w:sz w:val="18"/>
                </w:rPr>
                <w:t>850</w:t>
              </w:r>
            </w:ins>
          </w:p>
        </w:tc>
      </w:tr>
      <w:tr w:rsidR="003E7882" w:rsidRPr="00110BE6" w14:paraId="4EC103CC" w14:textId="77777777" w:rsidTr="003654F2">
        <w:trPr>
          <w:trHeight w:val="230"/>
          <w:ins w:id="24643" w:author="Visone Rossana (GSE)" w:date="2025-10-20T12:57:00Z"/>
        </w:trPr>
        <w:tc>
          <w:tcPr>
            <w:tcW w:w="3542" w:type="dxa"/>
            <w:vAlign w:val="center"/>
          </w:tcPr>
          <w:p w14:paraId="602420DB" w14:textId="77777777" w:rsidR="003E7882" w:rsidRPr="00110BE6" w:rsidRDefault="003E7882" w:rsidP="003654F2">
            <w:pPr>
              <w:pStyle w:val="TableParagraph"/>
              <w:spacing w:line="210" w:lineRule="exact"/>
              <w:ind w:left="8"/>
              <w:jc w:val="center"/>
              <w:rPr>
                <w:ins w:id="24644" w:author="Visone Rossana (GSE)" w:date="2025-10-20T12:57:00Z" w16du:dateUtc="2025-10-20T10:57:00Z"/>
                <w:sz w:val="18"/>
              </w:rPr>
            </w:pPr>
            <w:ins w:id="24645" w:author="Visone Rossana (GSE)" w:date="2025-10-20T12:57:00Z" w16du:dateUtc="2025-10-20T10:57:00Z">
              <w:r w:rsidRPr="00110BE6">
                <w:rPr>
                  <w:w w:val="99"/>
                  <w:sz w:val="18"/>
                </w:rPr>
                <w:t>C</w:t>
              </w:r>
            </w:ins>
          </w:p>
        </w:tc>
        <w:tc>
          <w:tcPr>
            <w:tcW w:w="3686" w:type="dxa"/>
            <w:vAlign w:val="center"/>
          </w:tcPr>
          <w:p w14:paraId="650D6AA4" w14:textId="77777777" w:rsidR="003E7882" w:rsidRPr="00110BE6" w:rsidRDefault="003E7882" w:rsidP="003654F2">
            <w:pPr>
              <w:pStyle w:val="TableParagraph"/>
              <w:spacing w:line="210" w:lineRule="exact"/>
              <w:jc w:val="center"/>
              <w:rPr>
                <w:ins w:id="24646" w:author="Visone Rossana (GSE)" w:date="2025-10-20T12:57:00Z" w16du:dateUtc="2025-10-20T10:57:00Z"/>
                <w:sz w:val="18"/>
              </w:rPr>
            </w:pPr>
            <w:ins w:id="24647" w:author="Visone Rossana (GSE)" w:date="2025-10-20T12:57:00Z" w16du:dateUtc="2025-10-20T10:57:00Z">
              <w:r w:rsidRPr="00110BE6">
                <w:rPr>
                  <w:sz w:val="18"/>
                </w:rPr>
                <w:t>1100</w:t>
              </w:r>
            </w:ins>
          </w:p>
        </w:tc>
      </w:tr>
      <w:tr w:rsidR="003E7882" w:rsidRPr="00110BE6" w14:paraId="7543B7D7" w14:textId="77777777" w:rsidTr="003654F2">
        <w:trPr>
          <w:trHeight w:val="230"/>
          <w:ins w:id="24648" w:author="Visone Rossana (GSE)" w:date="2025-10-20T12:57:00Z"/>
        </w:trPr>
        <w:tc>
          <w:tcPr>
            <w:tcW w:w="3542" w:type="dxa"/>
            <w:vAlign w:val="center"/>
          </w:tcPr>
          <w:p w14:paraId="5DBB8A5D" w14:textId="77777777" w:rsidR="003E7882" w:rsidRPr="00110BE6" w:rsidRDefault="003E7882" w:rsidP="003654F2">
            <w:pPr>
              <w:pStyle w:val="TableParagraph"/>
              <w:spacing w:line="210" w:lineRule="exact"/>
              <w:ind w:left="9"/>
              <w:jc w:val="center"/>
              <w:rPr>
                <w:ins w:id="24649" w:author="Visone Rossana (GSE)" w:date="2025-10-20T12:57:00Z" w16du:dateUtc="2025-10-20T10:57:00Z"/>
                <w:sz w:val="18"/>
              </w:rPr>
            </w:pPr>
            <w:ins w:id="24650" w:author="Visone Rossana (GSE)" w:date="2025-10-20T12:57:00Z" w16du:dateUtc="2025-10-20T10:57:00Z">
              <w:r w:rsidRPr="00110BE6">
                <w:rPr>
                  <w:w w:val="99"/>
                  <w:sz w:val="18"/>
                </w:rPr>
                <w:t>D</w:t>
              </w:r>
            </w:ins>
          </w:p>
        </w:tc>
        <w:tc>
          <w:tcPr>
            <w:tcW w:w="3686" w:type="dxa"/>
            <w:vAlign w:val="center"/>
          </w:tcPr>
          <w:p w14:paraId="7EB80924" w14:textId="77777777" w:rsidR="003E7882" w:rsidRPr="00110BE6" w:rsidRDefault="003E7882" w:rsidP="003654F2">
            <w:pPr>
              <w:pStyle w:val="TableParagraph"/>
              <w:spacing w:line="210" w:lineRule="exact"/>
              <w:jc w:val="center"/>
              <w:rPr>
                <w:ins w:id="24651" w:author="Visone Rossana (GSE)" w:date="2025-10-20T12:57:00Z" w16du:dateUtc="2025-10-20T10:57:00Z"/>
                <w:sz w:val="18"/>
              </w:rPr>
            </w:pPr>
            <w:ins w:id="24652" w:author="Visone Rossana (GSE)" w:date="2025-10-20T12:57:00Z" w16du:dateUtc="2025-10-20T10:57:00Z">
              <w:r w:rsidRPr="00110BE6">
                <w:rPr>
                  <w:sz w:val="18"/>
                </w:rPr>
                <w:t>1400</w:t>
              </w:r>
            </w:ins>
          </w:p>
        </w:tc>
      </w:tr>
      <w:tr w:rsidR="003E7882" w:rsidRPr="00110BE6" w14:paraId="0BD76395" w14:textId="77777777" w:rsidTr="003654F2">
        <w:trPr>
          <w:trHeight w:val="230"/>
          <w:ins w:id="24653" w:author="Visone Rossana (GSE)" w:date="2025-10-20T12:57:00Z"/>
        </w:trPr>
        <w:tc>
          <w:tcPr>
            <w:tcW w:w="3542" w:type="dxa"/>
            <w:vAlign w:val="center"/>
          </w:tcPr>
          <w:p w14:paraId="41F0A66C" w14:textId="77777777" w:rsidR="003E7882" w:rsidRPr="00110BE6" w:rsidRDefault="003E7882" w:rsidP="003654F2">
            <w:pPr>
              <w:pStyle w:val="TableParagraph"/>
              <w:spacing w:line="210" w:lineRule="exact"/>
              <w:ind w:left="11"/>
              <w:jc w:val="center"/>
              <w:rPr>
                <w:ins w:id="24654" w:author="Visone Rossana (GSE)" w:date="2025-10-20T12:57:00Z" w16du:dateUtc="2025-10-20T10:57:00Z"/>
                <w:sz w:val="18"/>
              </w:rPr>
            </w:pPr>
            <w:ins w:id="24655" w:author="Visone Rossana (GSE)" w:date="2025-10-20T12:57:00Z" w16du:dateUtc="2025-10-20T10:57:00Z">
              <w:r w:rsidRPr="00110BE6">
                <w:rPr>
                  <w:w w:val="99"/>
                  <w:sz w:val="18"/>
                </w:rPr>
                <w:t>E</w:t>
              </w:r>
            </w:ins>
          </w:p>
        </w:tc>
        <w:tc>
          <w:tcPr>
            <w:tcW w:w="3686" w:type="dxa"/>
            <w:vAlign w:val="center"/>
          </w:tcPr>
          <w:p w14:paraId="482D45B1" w14:textId="77777777" w:rsidR="003E7882" w:rsidRPr="00110BE6" w:rsidRDefault="003E7882" w:rsidP="003654F2">
            <w:pPr>
              <w:pStyle w:val="TableParagraph"/>
              <w:spacing w:line="210" w:lineRule="exact"/>
              <w:jc w:val="center"/>
              <w:rPr>
                <w:ins w:id="24656" w:author="Visone Rossana (GSE)" w:date="2025-10-20T12:57:00Z" w16du:dateUtc="2025-10-20T10:57:00Z"/>
                <w:sz w:val="18"/>
              </w:rPr>
            </w:pPr>
            <w:ins w:id="24657" w:author="Visone Rossana (GSE)" w:date="2025-10-20T12:57:00Z" w16du:dateUtc="2025-10-20T10:57:00Z">
              <w:r w:rsidRPr="00110BE6">
                <w:rPr>
                  <w:sz w:val="18"/>
                </w:rPr>
                <w:t>1700</w:t>
              </w:r>
            </w:ins>
          </w:p>
        </w:tc>
      </w:tr>
      <w:tr w:rsidR="003E7882" w:rsidRPr="00110BE6" w14:paraId="7D7DDC99" w14:textId="77777777" w:rsidTr="003654F2">
        <w:trPr>
          <w:trHeight w:val="230"/>
          <w:ins w:id="24658" w:author="Visone Rossana (GSE)" w:date="2025-10-20T12:57:00Z"/>
        </w:trPr>
        <w:tc>
          <w:tcPr>
            <w:tcW w:w="3542" w:type="dxa"/>
            <w:vAlign w:val="center"/>
          </w:tcPr>
          <w:p w14:paraId="6113FB28" w14:textId="77777777" w:rsidR="003E7882" w:rsidRPr="00110BE6" w:rsidRDefault="003E7882" w:rsidP="003654F2">
            <w:pPr>
              <w:pStyle w:val="TableParagraph"/>
              <w:spacing w:line="210" w:lineRule="exact"/>
              <w:ind w:left="10"/>
              <w:jc w:val="center"/>
              <w:rPr>
                <w:ins w:id="24659" w:author="Visone Rossana (GSE)" w:date="2025-10-20T12:57:00Z" w16du:dateUtc="2025-10-20T10:57:00Z"/>
                <w:sz w:val="18"/>
              </w:rPr>
            </w:pPr>
            <w:ins w:id="24660" w:author="Visone Rossana (GSE)" w:date="2025-10-20T12:57:00Z" w16du:dateUtc="2025-10-20T10:57:00Z">
              <w:r w:rsidRPr="00110BE6">
                <w:rPr>
                  <w:w w:val="99"/>
                  <w:sz w:val="18"/>
                </w:rPr>
                <w:t>F</w:t>
              </w:r>
            </w:ins>
          </w:p>
        </w:tc>
        <w:tc>
          <w:tcPr>
            <w:tcW w:w="3686" w:type="dxa"/>
            <w:vAlign w:val="center"/>
          </w:tcPr>
          <w:p w14:paraId="569717EE" w14:textId="77777777" w:rsidR="003E7882" w:rsidRPr="00110BE6" w:rsidRDefault="003E7882" w:rsidP="003654F2">
            <w:pPr>
              <w:pStyle w:val="TableParagraph"/>
              <w:spacing w:line="210" w:lineRule="exact"/>
              <w:jc w:val="center"/>
              <w:rPr>
                <w:ins w:id="24661" w:author="Visone Rossana (GSE)" w:date="2025-10-20T12:57:00Z" w16du:dateUtc="2025-10-20T10:57:00Z"/>
                <w:sz w:val="18"/>
              </w:rPr>
            </w:pPr>
            <w:ins w:id="24662" w:author="Visone Rossana (GSE)" w:date="2025-10-20T12:57:00Z" w16du:dateUtc="2025-10-20T10:57:00Z">
              <w:r w:rsidRPr="00110BE6">
                <w:rPr>
                  <w:sz w:val="18"/>
                </w:rPr>
                <w:t>1800</w:t>
              </w:r>
            </w:ins>
          </w:p>
        </w:tc>
      </w:tr>
    </w:tbl>
    <w:p w14:paraId="6084E34C" w14:textId="23F80E44" w:rsidR="003E7882" w:rsidRDefault="003E7882" w:rsidP="003E7882">
      <w:pPr>
        <w:pStyle w:val="Didascalia"/>
        <w:ind w:left="2836" w:firstLine="709"/>
        <w:rPr>
          <w:ins w:id="24663" w:author="Visone Rossana (GSE)" w:date="2025-10-20T13:01:00Z" w16du:dateUtc="2025-10-20T11:01:00Z"/>
          <w:b w:val="0"/>
          <w:bCs w:val="0"/>
          <w:i/>
          <w:iCs/>
        </w:rPr>
      </w:pPr>
      <w:ins w:id="24664" w:author="Visone Rossana (GSE)" w:date="2025-10-20T12:57:00Z" w16du:dateUtc="2025-10-20T10:57:00Z">
        <w:r w:rsidRPr="003E7882">
          <w:rPr>
            <w:b w:val="0"/>
            <w:bCs w:val="0"/>
            <w:i/>
            <w:iCs/>
            <w:rPrChange w:id="24665" w:author="Visone Rossana (GSE)" w:date="2025-10-20T12:58:00Z" w16du:dateUtc="2025-10-20T10:58:00Z">
              <w:rPr/>
            </w:rPrChange>
          </w:rPr>
          <w:t xml:space="preserve">Tabella </w:t>
        </w:r>
        <w:r w:rsidRPr="003E7882">
          <w:rPr>
            <w:b w:val="0"/>
            <w:bCs w:val="0"/>
            <w:i/>
            <w:iCs/>
            <w:highlight w:val="yellow"/>
            <w:rPrChange w:id="24666" w:author="Visone Rossana (GSE)" w:date="2025-10-20T12:58:00Z" w16du:dateUtc="2025-10-20T10:58:00Z">
              <w:rPr>
                <w:i/>
                <w:iCs/>
              </w:rPr>
            </w:rPrChange>
          </w:rPr>
          <w:t>x</w:t>
        </w:r>
        <w:r w:rsidRPr="003E7882">
          <w:rPr>
            <w:b w:val="0"/>
            <w:bCs w:val="0"/>
            <w:i/>
            <w:iCs/>
            <w:rPrChange w:id="24667" w:author="Visone Rossana (GSE)" w:date="2025-10-20T12:58:00Z" w16du:dateUtc="2025-10-20T10:58:00Z">
              <w:rPr/>
            </w:rPrChange>
          </w:rPr>
          <w:t>- Coefficiente di utilizzo per le pompe di calore</w:t>
        </w:r>
      </w:ins>
    </w:p>
    <w:p w14:paraId="2A0A4372" w14:textId="77777777" w:rsidR="00FF12C5" w:rsidRPr="006A109F" w:rsidRDefault="00FF12C5">
      <w:pPr>
        <w:rPr>
          <w:ins w:id="24668" w:author="Visone Rossana (GSE)" w:date="2025-10-20T12:57:00Z" w16du:dateUtc="2025-10-20T10:57:00Z"/>
        </w:rPr>
        <w:pPrChange w:id="24669" w:author="Visone Rossana (GSE)" w:date="2025-10-20T13:01:00Z" w16du:dateUtc="2025-10-20T11:01:00Z">
          <w:pPr>
            <w:pStyle w:val="Didascalia"/>
          </w:pPr>
        </w:pPrChange>
      </w:pPr>
    </w:p>
    <w:tbl>
      <w:tblPr>
        <w:tblStyle w:val="TableNormal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2126"/>
        <w:gridCol w:w="2835"/>
        <w:gridCol w:w="1843"/>
        <w:gridCol w:w="1275"/>
        <w:tblGridChange w:id="24670">
          <w:tblGrid>
            <w:gridCol w:w="145"/>
            <w:gridCol w:w="1415"/>
            <w:gridCol w:w="145"/>
            <w:gridCol w:w="1981"/>
            <w:gridCol w:w="145"/>
            <w:gridCol w:w="2690"/>
            <w:gridCol w:w="145"/>
            <w:gridCol w:w="1698"/>
            <w:gridCol w:w="145"/>
            <w:gridCol w:w="1130"/>
            <w:gridCol w:w="145"/>
          </w:tblGrid>
        </w:tblGridChange>
      </w:tblGrid>
      <w:tr w:rsidR="003E7882" w:rsidRPr="00110BE6" w14:paraId="089B20EC" w14:textId="77777777" w:rsidTr="003654F2">
        <w:trPr>
          <w:trHeight w:val="509"/>
          <w:ins w:id="24671" w:author="Visone Rossana (GSE)" w:date="2025-10-20T12:58:00Z"/>
        </w:trPr>
        <w:tc>
          <w:tcPr>
            <w:tcW w:w="9639"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645AC096" w14:textId="37A0EC03" w:rsidR="003E7882" w:rsidRPr="004E59E6" w:rsidRDefault="003E7882">
            <w:pPr>
              <w:pStyle w:val="TableParagraph"/>
              <w:ind w:left="5"/>
              <w:rPr>
                <w:ins w:id="24672" w:author="Visone Rossana (GSE)" w:date="2025-10-20T12:58:00Z" w16du:dateUtc="2025-10-20T10:58:00Z"/>
                <w:rFonts w:asciiTheme="minorHAnsi" w:hAnsiTheme="minorHAnsi" w:cstheme="minorHAnsi"/>
                <w:b/>
                <w:sz w:val="16"/>
                <w:szCs w:val="16"/>
                <w:lang w:val="it-IT"/>
                <w:rPrChange w:id="24673" w:author="Di Lorenzo Michele (GSE)" w:date="2025-10-29T12:04:00Z" w16du:dateUtc="2025-10-29T11:04:00Z">
                  <w:rPr>
                    <w:ins w:id="24674" w:author="Visone Rossana (GSE)" w:date="2025-10-20T12:58:00Z" w16du:dateUtc="2025-10-20T10:58:00Z"/>
                    <w:rFonts w:ascii="Times" w:hAnsi="Times"/>
                    <w:b/>
                    <w:sz w:val="18"/>
                  </w:rPr>
                </w:rPrChange>
              </w:rPr>
              <w:pPrChange w:id="24675" w:author="Visone Rossana (GSE)" w:date="2025-10-20T12:59:00Z" w16du:dateUtc="2025-10-20T10:59:00Z">
                <w:pPr>
                  <w:pStyle w:val="TableParagraph"/>
                  <w:ind w:left="5"/>
                  <w:jc w:val="center"/>
                </w:pPr>
              </w:pPrChange>
            </w:pPr>
            <w:ins w:id="24676" w:author="Visone Rossana (GSE)" w:date="2025-10-20T12:58:00Z" w16du:dateUtc="2025-10-20T10:58:00Z">
              <w:r w:rsidRPr="004E59E6">
                <w:rPr>
                  <w:rFonts w:asciiTheme="minorHAnsi" w:hAnsiTheme="minorHAnsi" w:cstheme="minorHAnsi"/>
                  <w:b/>
                  <w:sz w:val="16"/>
                  <w:szCs w:val="16"/>
                </w:rPr>
                <w:t xml:space="preserve">[Tabella </w:t>
              </w:r>
            </w:ins>
            <w:ins w:id="24677" w:author="Visone Rossana (GSE)" w:date="2025-10-20T12:59:00Z" w16du:dateUtc="2025-10-20T10:59:00Z">
              <w:r w:rsidRPr="004E59E6">
                <w:rPr>
                  <w:rFonts w:asciiTheme="minorHAnsi" w:hAnsiTheme="minorHAnsi" w:cstheme="minorHAnsi"/>
                  <w:b/>
                  <w:sz w:val="16"/>
                  <w:szCs w:val="16"/>
                </w:rPr>
                <w:t>9</w:t>
              </w:r>
            </w:ins>
            <w:ins w:id="24678" w:author="Visone Rossana (GSE)" w:date="2025-10-20T12:58:00Z" w16du:dateUtc="2025-10-20T10:58:00Z">
              <w:r w:rsidRPr="004E59E6">
                <w:rPr>
                  <w:rFonts w:asciiTheme="minorHAnsi" w:hAnsiTheme="minorHAnsi" w:cstheme="minorHAnsi"/>
                  <w:b/>
                  <w:sz w:val="16"/>
                  <w:szCs w:val="16"/>
                </w:rPr>
                <w:t xml:space="preserve"> – Allegato II – D.M. 7 agosto 2025]</w:t>
              </w:r>
            </w:ins>
          </w:p>
        </w:tc>
      </w:tr>
      <w:tr w:rsidR="003E7882" w:rsidRPr="00110BE6" w14:paraId="736FAE14" w14:textId="77777777" w:rsidTr="003E7882">
        <w:tblPrEx>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24679" w:author="Visone Rossana (GSE)" w:date="2025-10-20T12:58:00Z" w16du:dateUtc="2025-10-20T10:58:00Z">
            <w:tblPrEx>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trHeight w:val="509"/>
          <w:ins w:id="24680" w:author="Visone Rossana (GSE)" w:date="2025-10-20T12:57:00Z"/>
          <w:trPrChange w:id="24681" w:author="Visone Rossana (GSE)" w:date="2025-10-20T12:58:00Z" w16du:dateUtc="2025-10-20T10:58:00Z">
            <w:trPr>
              <w:gridBefore w:val="1"/>
              <w:trHeight w:val="509"/>
            </w:trPr>
          </w:trPrChange>
        </w:trPr>
        <w:tc>
          <w:tcPr>
            <w:tcW w:w="1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Change w:id="24682" w:author="Visone Rossana (GSE)" w:date="2025-10-20T12:58:00Z" w16du:dateUtc="2025-10-20T10:58:00Z">
              <w:tcPr>
                <w:tcW w:w="1560" w:type="dxa"/>
                <w:gridSpan w:val="2"/>
                <w:tcBorders>
                  <w:top w:val="single" w:sz="4" w:space="0" w:color="000000"/>
                  <w:left w:val="single" w:sz="4" w:space="0" w:color="000000"/>
                  <w:bottom w:val="single" w:sz="4" w:space="0" w:color="000000"/>
                  <w:right w:val="single" w:sz="4" w:space="0" w:color="000000"/>
                </w:tcBorders>
                <w:vAlign w:val="center"/>
              </w:tcPr>
            </w:tcPrChange>
          </w:tcPr>
          <w:p w14:paraId="51D8388C" w14:textId="77777777" w:rsidR="003E7882" w:rsidRPr="003E7882" w:rsidRDefault="003E7882" w:rsidP="003654F2">
            <w:pPr>
              <w:pStyle w:val="TableParagraph"/>
              <w:spacing w:before="63"/>
              <w:jc w:val="center"/>
              <w:rPr>
                <w:ins w:id="24683" w:author="Visone Rossana (GSE)" w:date="2025-10-20T12:57:00Z" w16du:dateUtc="2025-10-20T10:57:00Z"/>
                <w:rFonts w:asciiTheme="minorHAnsi" w:hAnsiTheme="minorHAnsi" w:cstheme="minorHAnsi"/>
                <w:b/>
                <w:sz w:val="16"/>
                <w:szCs w:val="16"/>
                <w:rPrChange w:id="24684" w:author="Visone Rossana (GSE)" w:date="2025-10-20T12:59:00Z" w16du:dateUtc="2025-10-20T10:59:00Z">
                  <w:rPr>
                    <w:ins w:id="24685" w:author="Visone Rossana (GSE)" w:date="2025-10-20T12:57:00Z" w16du:dateUtc="2025-10-20T10:57:00Z"/>
                    <w:rFonts w:ascii="Times" w:hAnsi="Times"/>
                    <w:b/>
                    <w:sz w:val="18"/>
                  </w:rPr>
                </w:rPrChange>
              </w:rPr>
            </w:pPr>
            <w:ins w:id="24686" w:author="Visone Rossana (GSE)" w:date="2025-10-20T12:57:00Z" w16du:dateUtc="2025-10-20T10:57:00Z">
              <w:r w:rsidRPr="003E7882">
                <w:rPr>
                  <w:rFonts w:asciiTheme="minorHAnsi" w:hAnsiTheme="minorHAnsi" w:cstheme="minorHAnsi"/>
                  <w:b/>
                  <w:sz w:val="16"/>
                  <w:szCs w:val="16"/>
                  <w:rPrChange w:id="24687" w:author="Visone Rossana (GSE)" w:date="2025-10-20T12:59:00Z" w16du:dateUtc="2025-10-20T10:59:00Z">
                    <w:rPr>
                      <w:rFonts w:ascii="Times" w:hAnsi="Times"/>
                      <w:b/>
                      <w:sz w:val="18"/>
                    </w:rPr>
                  </w:rPrChange>
                </w:rPr>
                <w:t>Regolamento EU</w:t>
              </w:r>
            </w:ins>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Change w:id="24688" w:author="Visone Rossana (GSE)" w:date="2025-10-20T12:58:00Z" w16du:dateUtc="2025-10-20T10:58:00Z">
              <w:tcPr>
                <w:tcW w:w="2126"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6EFE220E" w14:textId="77777777" w:rsidR="003E7882" w:rsidRPr="003E7882" w:rsidRDefault="003E7882" w:rsidP="003654F2">
            <w:pPr>
              <w:pStyle w:val="TableParagraph"/>
              <w:spacing w:before="63"/>
              <w:jc w:val="center"/>
              <w:rPr>
                <w:ins w:id="24689" w:author="Visone Rossana (GSE)" w:date="2025-10-20T12:57:00Z" w16du:dateUtc="2025-10-20T10:57:00Z"/>
                <w:rFonts w:asciiTheme="minorHAnsi" w:hAnsiTheme="minorHAnsi" w:cstheme="minorHAnsi"/>
                <w:b/>
                <w:sz w:val="16"/>
                <w:szCs w:val="16"/>
                <w:lang w:val="it-IT"/>
                <w:rPrChange w:id="24690" w:author="Visone Rossana (GSE)" w:date="2025-10-20T12:59:00Z" w16du:dateUtc="2025-10-20T10:59:00Z">
                  <w:rPr>
                    <w:ins w:id="24691" w:author="Visone Rossana (GSE)" w:date="2025-10-20T12:57:00Z" w16du:dateUtc="2025-10-20T10:57:00Z"/>
                    <w:rFonts w:ascii="Times" w:hAnsi="Times"/>
                    <w:b/>
                    <w:sz w:val="18"/>
                    <w:lang w:val="it-IT"/>
                  </w:rPr>
                </w:rPrChange>
              </w:rPr>
            </w:pPr>
            <w:ins w:id="24692" w:author="Visone Rossana (GSE)" w:date="2025-10-20T12:57:00Z" w16du:dateUtc="2025-10-20T10:57:00Z">
              <w:r w:rsidRPr="004E59E6">
                <w:rPr>
                  <w:rFonts w:asciiTheme="minorHAnsi" w:hAnsiTheme="minorHAnsi" w:cstheme="minorHAnsi"/>
                  <w:b/>
                  <w:sz w:val="16"/>
                  <w:szCs w:val="16"/>
                  <w:rPrChange w:id="24693" w:author="Di Lorenzo Michele (GSE)" w:date="2025-10-29T12:04:00Z" w16du:dateUtc="2025-10-29T11:04:00Z">
                    <w:rPr>
                      <w:rFonts w:ascii="Times" w:hAnsi="Times"/>
                      <w:b/>
                      <w:sz w:val="18"/>
                    </w:rPr>
                  </w:rPrChange>
                </w:rPr>
                <w:t>Tipo di pompa di calore</w:t>
              </w:r>
            </w:ins>
          </w:p>
          <w:p w14:paraId="266D7311" w14:textId="77777777" w:rsidR="003E7882" w:rsidRPr="003E7882" w:rsidRDefault="003E7882" w:rsidP="003654F2">
            <w:pPr>
              <w:pStyle w:val="TableParagraph"/>
              <w:ind w:hanging="1"/>
              <w:jc w:val="center"/>
              <w:rPr>
                <w:ins w:id="24694" w:author="Visone Rossana (GSE)" w:date="2025-10-20T12:57:00Z" w16du:dateUtc="2025-10-20T10:57:00Z"/>
                <w:rFonts w:asciiTheme="minorHAnsi" w:hAnsiTheme="minorHAnsi" w:cstheme="minorHAnsi"/>
                <w:b/>
                <w:sz w:val="16"/>
                <w:szCs w:val="16"/>
                <w:lang w:val="it-IT"/>
                <w:rPrChange w:id="24695" w:author="Visone Rossana (GSE)" w:date="2025-10-20T12:59:00Z" w16du:dateUtc="2025-10-20T10:59:00Z">
                  <w:rPr>
                    <w:ins w:id="24696" w:author="Visone Rossana (GSE)" w:date="2025-10-20T12:57:00Z" w16du:dateUtc="2025-10-20T10:57:00Z"/>
                    <w:rFonts w:ascii="Times" w:hAnsi="Times"/>
                    <w:b/>
                    <w:sz w:val="18"/>
                    <w:lang w:val="it-IT"/>
                  </w:rPr>
                </w:rPrChange>
              </w:rPr>
            </w:pPr>
            <w:ins w:id="24697" w:author="Visone Rossana (GSE)" w:date="2025-10-20T12:57:00Z" w16du:dateUtc="2025-10-20T10:57:00Z">
              <w:r w:rsidRPr="004E59E6">
                <w:rPr>
                  <w:rFonts w:asciiTheme="minorHAnsi" w:hAnsiTheme="minorHAnsi" w:cstheme="minorHAnsi"/>
                  <w:b/>
                  <w:sz w:val="16"/>
                  <w:szCs w:val="16"/>
                  <w:rPrChange w:id="24698" w:author="Di Lorenzo Michele (GSE)" w:date="2025-10-29T12:04:00Z" w16du:dateUtc="2025-10-29T11:04:00Z">
                    <w:rPr>
                      <w:rFonts w:ascii="Times" w:hAnsi="Times"/>
                      <w:b/>
                      <w:sz w:val="18"/>
                    </w:rPr>
                  </w:rPrChange>
                </w:rPr>
                <w:t>Ambiente esterno/interno</w:t>
              </w:r>
            </w:ins>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Change w:id="24699" w:author="Visone Rossana (GSE)" w:date="2025-10-20T12:58:00Z" w16du:dateUtc="2025-10-20T10:58:00Z">
              <w:tcPr>
                <w:tcW w:w="2835" w:type="dxa"/>
                <w:gridSpan w:val="2"/>
                <w:tcBorders>
                  <w:top w:val="single" w:sz="4" w:space="0" w:color="000000"/>
                  <w:left w:val="single" w:sz="4" w:space="0" w:color="000000"/>
                  <w:bottom w:val="single" w:sz="4" w:space="0" w:color="000000"/>
                  <w:right w:val="single" w:sz="4" w:space="0" w:color="000000"/>
                </w:tcBorders>
                <w:vAlign w:val="center"/>
              </w:tcPr>
            </w:tcPrChange>
          </w:tcPr>
          <w:p w14:paraId="4FE40FF1" w14:textId="77777777" w:rsidR="003E7882" w:rsidRPr="003E7882" w:rsidRDefault="003E7882" w:rsidP="003654F2">
            <w:pPr>
              <w:pStyle w:val="TableParagraph"/>
              <w:jc w:val="center"/>
              <w:rPr>
                <w:ins w:id="24700" w:author="Visone Rossana (GSE)" w:date="2025-10-20T12:57:00Z" w16du:dateUtc="2025-10-20T10:57:00Z"/>
                <w:rFonts w:asciiTheme="minorHAnsi" w:hAnsiTheme="minorHAnsi" w:cstheme="minorHAnsi"/>
                <w:b/>
                <w:sz w:val="16"/>
                <w:szCs w:val="16"/>
                <w:rPrChange w:id="24701" w:author="Visone Rossana (GSE)" w:date="2025-10-20T12:59:00Z" w16du:dateUtc="2025-10-20T10:59:00Z">
                  <w:rPr>
                    <w:ins w:id="24702" w:author="Visone Rossana (GSE)" w:date="2025-10-20T12:57:00Z" w16du:dateUtc="2025-10-20T10:57:00Z"/>
                    <w:rFonts w:ascii="Times" w:hAnsi="Times"/>
                    <w:b/>
                    <w:sz w:val="18"/>
                  </w:rPr>
                </w:rPrChange>
              </w:rPr>
            </w:pPr>
            <w:ins w:id="24703" w:author="Visone Rossana (GSE)" w:date="2025-10-20T12:57:00Z" w16du:dateUtc="2025-10-20T10:57:00Z">
              <w:r w:rsidRPr="003E7882">
                <w:rPr>
                  <w:rFonts w:asciiTheme="minorHAnsi" w:hAnsiTheme="minorHAnsi" w:cstheme="minorHAnsi"/>
                  <w:b/>
                  <w:sz w:val="16"/>
                  <w:szCs w:val="16"/>
                  <w:rPrChange w:id="24704" w:author="Visone Rossana (GSE)" w:date="2025-10-20T12:59:00Z" w16du:dateUtc="2025-10-20T10:59:00Z">
                    <w:rPr>
                      <w:rFonts w:ascii="Times" w:hAnsi="Times"/>
                      <w:b/>
                      <w:sz w:val="18"/>
                    </w:rPr>
                  </w:rPrChange>
                </w:rPr>
                <w:t>Denominazione commerciale</w:t>
              </w:r>
            </w:ins>
          </w:p>
        </w:tc>
        <w:tc>
          <w:tcPr>
            <w:tcW w:w="18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Change w:id="24705" w:author="Visone Rossana (GSE)" w:date="2025-10-20T12:58:00Z" w16du:dateUtc="2025-10-20T10:58:00Z">
              <w:tcPr>
                <w:tcW w:w="1843" w:type="dxa"/>
                <w:gridSpan w:val="2"/>
                <w:tcBorders>
                  <w:top w:val="single" w:sz="4" w:space="0" w:color="000000"/>
                  <w:left w:val="single" w:sz="4" w:space="0" w:color="000000"/>
                  <w:bottom w:val="single" w:sz="4" w:space="0" w:color="000000"/>
                  <w:right w:val="single" w:sz="4" w:space="0" w:color="000000"/>
                </w:tcBorders>
                <w:vAlign w:val="center"/>
              </w:tcPr>
            </w:tcPrChange>
          </w:tcPr>
          <w:p w14:paraId="7B44764D" w14:textId="77777777" w:rsidR="003E7882" w:rsidRPr="003E7882" w:rsidRDefault="003E7882" w:rsidP="003654F2">
            <w:pPr>
              <w:pStyle w:val="TableParagraph"/>
              <w:ind w:left="981" w:hanging="814"/>
              <w:jc w:val="center"/>
              <w:rPr>
                <w:ins w:id="24706" w:author="Visone Rossana (GSE)" w:date="2025-10-20T12:57:00Z" w16du:dateUtc="2025-10-20T10:57:00Z"/>
                <w:rFonts w:asciiTheme="minorHAnsi" w:hAnsiTheme="minorHAnsi" w:cstheme="minorHAnsi"/>
                <w:b/>
                <w:sz w:val="16"/>
                <w:szCs w:val="16"/>
                <w:rPrChange w:id="24707" w:author="Visone Rossana (GSE)" w:date="2025-10-20T12:59:00Z" w16du:dateUtc="2025-10-20T10:59:00Z">
                  <w:rPr>
                    <w:ins w:id="24708" w:author="Visone Rossana (GSE)" w:date="2025-10-20T12:57:00Z" w16du:dateUtc="2025-10-20T10:57:00Z"/>
                    <w:rFonts w:ascii="Times" w:hAnsi="Times"/>
                    <w:b/>
                    <w:sz w:val="18"/>
                  </w:rPr>
                </w:rPrChange>
              </w:rPr>
            </w:pPr>
            <w:ins w:id="24709" w:author="Visone Rossana (GSE)" w:date="2025-10-20T12:57:00Z" w16du:dateUtc="2025-10-20T10:57:00Z">
              <w:r w:rsidRPr="003E7882">
                <w:rPr>
                  <w:rFonts w:asciiTheme="minorHAnsi" w:hAnsiTheme="minorHAnsi" w:cstheme="minorHAnsi"/>
                  <w:b/>
                  <w:sz w:val="16"/>
                  <w:szCs w:val="16"/>
                  <w:rPrChange w:id="24710" w:author="Visone Rossana (GSE)" w:date="2025-10-20T12:59:00Z" w16du:dateUtc="2025-10-20T10:59:00Z">
                    <w:rPr>
                      <w:rFonts w:ascii="Times" w:hAnsi="Times"/>
                      <w:b/>
                      <w:sz w:val="18"/>
                    </w:rPr>
                  </w:rPrChange>
                </w:rPr>
                <w:t xml:space="preserve">Potenza </w:t>
              </w:r>
              <w:r w:rsidRPr="003E7882">
                <w:rPr>
                  <w:rFonts w:ascii="Cambria Math" w:hAnsi="Cambria Math" w:cs="Cambria Math"/>
                  <w:b/>
                  <w:sz w:val="16"/>
                  <w:szCs w:val="16"/>
                  <w:rPrChange w:id="24711" w:author="Visone Rossana (GSE)" w:date="2025-10-20T12:59:00Z" w16du:dateUtc="2025-10-20T10:59:00Z">
                    <w:rPr>
                      <w:rFonts w:ascii="Cambria Math" w:hAnsi="Cambria Math"/>
                      <w:b/>
                      <w:sz w:val="18"/>
                    </w:rPr>
                  </w:rPrChange>
                </w:rPr>
                <w:t>𝑃𝑟𝑎𝑡𝑒𝑑</w:t>
              </w:r>
            </w:ins>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Change w:id="24712" w:author="Visone Rossana (GSE)" w:date="2025-10-20T12:58:00Z" w16du:dateUtc="2025-10-20T10:58:00Z">
              <w:tcPr>
                <w:tcW w:w="1275" w:type="dxa"/>
                <w:gridSpan w:val="2"/>
                <w:tcBorders>
                  <w:top w:val="single" w:sz="4" w:space="0" w:color="000000"/>
                  <w:left w:val="single" w:sz="4" w:space="0" w:color="000000"/>
                  <w:bottom w:val="single" w:sz="4" w:space="0" w:color="000000"/>
                  <w:right w:val="single" w:sz="4" w:space="0" w:color="000000"/>
                </w:tcBorders>
                <w:vAlign w:val="center"/>
              </w:tcPr>
            </w:tcPrChange>
          </w:tcPr>
          <w:p w14:paraId="0C7B5B71" w14:textId="77777777" w:rsidR="003E7882" w:rsidRPr="003E7882" w:rsidRDefault="003E7882" w:rsidP="003654F2">
            <w:pPr>
              <w:pStyle w:val="TableParagraph"/>
              <w:ind w:left="5"/>
              <w:jc w:val="center"/>
              <w:rPr>
                <w:ins w:id="24713" w:author="Visone Rossana (GSE)" w:date="2025-10-20T12:57:00Z" w16du:dateUtc="2025-10-20T10:57:00Z"/>
                <w:rFonts w:asciiTheme="minorHAnsi" w:hAnsiTheme="minorHAnsi" w:cstheme="minorHAnsi"/>
                <w:b/>
                <w:sz w:val="16"/>
                <w:szCs w:val="16"/>
                <w:rPrChange w:id="24714" w:author="Visone Rossana (GSE)" w:date="2025-10-20T12:59:00Z" w16du:dateUtc="2025-10-20T10:59:00Z">
                  <w:rPr>
                    <w:ins w:id="24715" w:author="Visone Rossana (GSE)" w:date="2025-10-20T12:57:00Z" w16du:dateUtc="2025-10-20T10:57:00Z"/>
                    <w:rFonts w:ascii="Times" w:hAnsi="Times"/>
                    <w:b/>
                    <w:sz w:val="18"/>
                  </w:rPr>
                </w:rPrChange>
              </w:rPr>
            </w:pPr>
            <w:ins w:id="24716" w:author="Visone Rossana (GSE)" w:date="2025-10-20T12:57:00Z" w16du:dateUtc="2025-10-20T10:57:00Z">
              <w:r w:rsidRPr="003E7882">
                <w:rPr>
                  <w:rFonts w:asciiTheme="minorHAnsi" w:hAnsiTheme="minorHAnsi" w:cstheme="minorHAnsi"/>
                  <w:b/>
                  <w:sz w:val="16"/>
                  <w:szCs w:val="16"/>
                  <w:rPrChange w:id="24717" w:author="Visone Rossana (GSE)" w:date="2025-10-20T12:59:00Z" w16du:dateUtc="2025-10-20T10:59:00Z">
                    <w:rPr>
                      <w:rFonts w:ascii="Times" w:hAnsi="Times"/>
                      <w:b/>
                      <w:sz w:val="18"/>
                    </w:rPr>
                  </w:rPrChange>
                </w:rPr>
                <w:t>Coefficiente Ci</w:t>
              </w:r>
            </w:ins>
          </w:p>
        </w:tc>
      </w:tr>
      <w:tr w:rsidR="003E7882" w:rsidRPr="00110BE6" w14:paraId="63618753" w14:textId="77777777" w:rsidTr="003654F2">
        <w:trPr>
          <w:trHeight w:val="287"/>
          <w:ins w:id="24718" w:author="Visone Rossana (GSE)" w:date="2025-10-20T12:57:00Z"/>
        </w:trPr>
        <w:tc>
          <w:tcPr>
            <w:tcW w:w="1560" w:type="dxa"/>
            <w:tcBorders>
              <w:top w:val="single" w:sz="4" w:space="0" w:color="000000"/>
              <w:left w:val="single" w:sz="4" w:space="0" w:color="000000"/>
              <w:right w:val="single" w:sz="4" w:space="0" w:color="000000"/>
            </w:tcBorders>
            <w:vAlign w:val="center"/>
          </w:tcPr>
          <w:p w14:paraId="1E761FAB" w14:textId="77777777" w:rsidR="003E7882" w:rsidRPr="003E7882" w:rsidRDefault="003E7882" w:rsidP="003654F2">
            <w:pPr>
              <w:pStyle w:val="TableParagraph"/>
              <w:jc w:val="center"/>
              <w:rPr>
                <w:ins w:id="24719" w:author="Visone Rossana (GSE)" w:date="2025-10-20T12:57:00Z" w16du:dateUtc="2025-10-20T10:57:00Z"/>
                <w:rFonts w:asciiTheme="minorHAnsi" w:hAnsiTheme="minorHAnsi" w:cstheme="minorHAnsi"/>
                <w:sz w:val="16"/>
                <w:szCs w:val="16"/>
                <w:rPrChange w:id="24720" w:author="Visone Rossana (GSE)" w:date="2025-10-20T12:59:00Z" w16du:dateUtc="2025-10-20T10:59:00Z">
                  <w:rPr>
                    <w:ins w:id="24721" w:author="Visone Rossana (GSE)" w:date="2025-10-20T12:57:00Z" w16du:dateUtc="2025-10-20T10:57:00Z"/>
                    <w:rFonts w:ascii="Times" w:hAnsi="Times"/>
                    <w:sz w:val="18"/>
                  </w:rPr>
                </w:rPrChange>
              </w:rPr>
            </w:pPr>
            <w:ins w:id="24722" w:author="Visone Rossana (GSE)" w:date="2025-10-20T12:57:00Z" w16du:dateUtc="2025-10-20T10:57:00Z">
              <w:r w:rsidRPr="003E7882">
                <w:rPr>
                  <w:rFonts w:asciiTheme="minorHAnsi" w:hAnsiTheme="minorHAnsi" w:cstheme="minorHAnsi"/>
                  <w:sz w:val="16"/>
                  <w:szCs w:val="16"/>
                  <w:rPrChange w:id="24723" w:author="Visone Rossana (GSE)" w:date="2025-10-20T12:59:00Z" w16du:dateUtc="2025-10-20T10:59:00Z">
                    <w:rPr>
                      <w:rFonts w:ascii="Times" w:hAnsi="Times"/>
                      <w:sz w:val="18"/>
                    </w:rPr>
                  </w:rPrChange>
                </w:rPr>
                <w:t>Reg. 206/2012</w:t>
              </w:r>
            </w:ins>
          </w:p>
        </w:tc>
        <w:tc>
          <w:tcPr>
            <w:tcW w:w="2126" w:type="dxa"/>
            <w:tcBorders>
              <w:top w:val="single" w:sz="4" w:space="0" w:color="000000"/>
              <w:left w:val="single" w:sz="4" w:space="0" w:color="000000"/>
              <w:bottom w:val="single" w:sz="4" w:space="0" w:color="000000"/>
              <w:right w:val="single" w:sz="4" w:space="0" w:color="000000"/>
            </w:tcBorders>
            <w:vAlign w:val="center"/>
          </w:tcPr>
          <w:p w14:paraId="34A993E7" w14:textId="77777777" w:rsidR="003E7882" w:rsidRPr="003E7882" w:rsidRDefault="003E7882" w:rsidP="003654F2">
            <w:pPr>
              <w:pStyle w:val="TableParagraph"/>
              <w:spacing w:before="181"/>
              <w:jc w:val="center"/>
              <w:rPr>
                <w:ins w:id="24724" w:author="Visone Rossana (GSE)" w:date="2025-10-20T12:57:00Z" w16du:dateUtc="2025-10-20T10:57:00Z"/>
                <w:rFonts w:asciiTheme="minorHAnsi" w:hAnsiTheme="minorHAnsi" w:cstheme="minorHAnsi"/>
                <w:sz w:val="16"/>
                <w:szCs w:val="16"/>
                <w:rPrChange w:id="24725" w:author="Visone Rossana (GSE)" w:date="2025-10-20T12:59:00Z" w16du:dateUtc="2025-10-20T10:59:00Z">
                  <w:rPr>
                    <w:ins w:id="24726" w:author="Visone Rossana (GSE)" w:date="2025-10-20T12:57:00Z" w16du:dateUtc="2025-10-20T10:57:00Z"/>
                    <w:rFonts w:ascii="Times" w:hAnsi="Times"/>
                    <w:sz w:val="18"/>
                  </w:rPr>
                </w:rPrChange>
              </w:rPr>
            </w:pPr>
            <w:ins w:id="24727" w:author="Visone Rossana (GSE)" w:date="2025-10-20T12:57:00Z" w16du:dateUtc="2025-10-20T10:57:00Z">
              <w:r w:rsidRPr="003E7882">
                <w:rPr>
                  <w:rFonts w:asciiTheme="minorHAnsi" w:hAnsiTheme="minorHAnsi" w:cstheme="minorHAnsi"/>
                  <w:sz w:val="16"/>
                  <w:szCs w:val="16"/>
                  <w:rPrChange w:id="24728" w:author="Visone Rossana (GSE)" w:date="2025-10-20T12:59:00Z" w16du:dateUtc="2025-10-20T10:59:00Z">
                    <w:rPr>
                      <w:rFonts w:ascii="Times" w:hAnsi="Times"/>
                      <w:sz w:val="18"/>
                    </w:rPr>
                  </w:rPrChange>
                </w:rPr>
                <w:t>aria/aria</w:t>
              </w:r>
            </w:ins>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689BC1E8" w14:textId="77777777" w:rsidR="003E7882" w:rsidRPr="003E7882" w:rsidRDefault="003E7882" w:rsidP="003654F2">
            <w:pPr>
              <w:pStyle w:val="TableParagraph"/>
              <w:spacing w:before="159"/>
              <w:jc w:val="center"/>
              <w:rPr>
                <w:ins w:id="24729" w:author="Visone Rossana (GSE)" w:date="2025-10-20T12:57:00Z" w16du:dateUtc="2025-10-20T10:57:00Z"/>
                <w:rFonts w:asciiTheme="minorHAnsi" w:hAnsiTheme="minorHAnsi" w:cstheme="minorHAnsi"/>
                <w:sz w:val="16"/>
                <w:szCs w:val="16"/>
                <w:rPrChange w:id="24730" w:author="Visone Rossana (GSE)" w:date="2025-10-20T12:59:00Z" w16du:dateUtc="2025-10-20T10:59:00Z">
                  <w:rPr>
                    <w:ins w:id="24731" w:author="Visone Rossana (GSE)" w:date="2025-10-20T12:57:00Z" w16du:dateUtc="2025-10-20T10:57:00Z"/>
                    <w:rFonts w:ascii="Times" w:hAnsi="Times"/>
                    <w:sz w:val="18"/>
                  </w:rPr>
                </w:rPrChange>
              </w:rPr>
            </w:pPr>
            <w:ins w:id="24732" w:author="Visone Rossana (GSE)" w:date="2025-10-20T12:57:00Z" w16du:dateUtc="2025-10-20T10:57:00Z">
              <w:r w:rsidRPr="003E7882">
                <w:rPr>
                  <w:rFonts w:asciiTheme="minorHAnsi" w:hAnsiTheme="minorHAnsi" w:cstheme="minorHAnsi"/>
                  <w:sz w:val="16"/>
                  <w:szCs w:val="16"/>
                  <w:rPrChange w:id="24733" w:author="Visone Rossana (GSE)" w:date="2025-10-20T12:59:00Z" w16du:dateUtc="2025-10-20T10:59:00Z">
                    <w:rPr>
                      <w:rFonts w:ascii="Times" w:hAnsi="Times"/>
                      <w:sz w:val="18"/>
                    </w:rPr>
                  </w:rPrChange>
                </w:rPr>
                <w:t>split/multisplit</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A6ADBF1" w14:textId="77777777" w:rsidR="003E7882" w:rsidRPr="003E7882" w:rsidRDefault="003E7882" w:rsidP="003654F2">
            <w:pPr>
              <w:pStyle w:val="TableParagraph"/>
              <w:spacing w:before="10"/>
              <w:ind w:left="107"/>
              <w:jc w:val="center"/>
              <w:rPr>
                <w:ins w:id="24734" w:author="Visone Rossana (GSE)" w:date="2025-10-20T12:57:00Z" w16du:dateUtc="2025-10-20T10:57:00Z"/>
                <w:rFonts w:asciiTheme="minorHAnsi" w:hAnsiTheme="minorHAnsi" w:cstheme="minorHAnsi"/>
                <w:sz w:val="16"/>
                <w:szCs w:val="16"/>
                <w:rPrChange w:id="24735" w:author="Visone Rossana (GSE)" w:date="2025-10-20T12:59:00Z" w16du:dateUtc="2025-10-20T10:59:00Z">
                  <w:rPr>
                    <w:ins w:id="24736" w:author="Visone Rossana (GSE)" w:date="2025-10-20T12:57:00Z" w16du:dateUtc="2025-10-20T10:57:00Z"/>
                    <w:rFonts w:ascii="Times" w:hAnsi="Times"/>
                    <w:sz w:val="18"/>
                  </w:rPr>
                </w:rPrChange>
              </w:rPr>
            </w:pPr>
            <w:ins w:id="24737" w:author="Visone Rossana (GSE)" w:date="2025-10-20T12:57:00Z" w16du:dateUtc="2025-10-20T10:57:00Z">
              <w:r w:rsidRPr="003E7882">
                <w:rPr>
                  <w:rFonts w:asciiTheme="minorHAnsi" w:hAnsiTheme="minorHAnsi" w:cstheme="minorHAnsi"/>
                  <w:sz w:val="16"/>
                  <w:szCs w:val="16"/>
                  <w:rPrChange w:id="24738" w:author="Visone Rossana (GSE)" w:date="2025-10-20T12:59:00Z" w16du:dateUtc="2025-10-20T10:59:00Z">
                    <w:rPr>
                      <w:rFonts w:ascii="Times" w:hAnsi="Times"/>
                      <w:sz w:val="18"/>
                    </w:rPr>
                  </w:rPrChange>
                </w:rPr>
                <w:t>≤ 12 kW</w:t>
              </w:r>
              <w:r w:rsidRPr="003E7882">
                <w:rPr>
                  <w:rFonts w:asciiTheme="minorHAnsi" w:hAnsiTheme="minorHAnsi" w:cstheme="minorHAnsi"/>
                  <w:sz w:val="16"/>
                  <w:szCs w:val="16"/>
                  <w:vertAlign w:val="subscript"/>
                  <w:rPrChange w:id="24739"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30846D4A" w14:textId="77777777" w:rsidR="003E7882" w:rsidRPr="003E7882" w:rsidRDefault="003E7882" w:rsidP="003654F2">
            <w:pPr>
              <w:pStyle w:val="TableParagraph"/>
              <w:spacing w:before="27" w:line="240" w:lineRule="exact"/>
              <w:ind w:left="5"/>
              <w:jc w:val="center"/>
              <w:rPr>
                <w:ins w:id="24740" w:author="Visone Rossana (GSE)" w:date="2025-10-20T12:57:00Z" w16du:dateUtc="2025-10-20T10:57:00Z"/>
                <w:rFonts w:asciiTheme="minorHAnsi" w:hAnsiTheme="minorHAnsi" w:cstheme="minorHAnsi"/>
                <w:sz w:val="16"/>
                <w:szCs w:val="16"/>
                <w:rPrChange w:id="24741" w:author="Visone Rossana (GSE)" w:date="2025-10-20T12:59:00Z" w16du:dateUtc="2025-10-20T10:59:00Z">
                  <w:rPr>
                    <w:ins w:id="24742" w:author="Visone Rossana (GSE)" w:date="2025-10-20T12:57:00Z" w16du:dateUtc="2025-10-20T10:57:00Z"/>
                    <w:rFonts w:ascii="Times" w:hAnsi="Times"/>
                    <w:sz w:val="18"/>
                  </w:rPr>
                </w:rPrChange>
              </w:rPr>
            </w:pPr>
            <w:ins w:id="24743" w:author="Visone Rossana (GSE)" w:date="2025-10-20T12:57:00Z" w16du:dateUtc="2025-10-20T10:57:00Z">
              <w:r w:rsidRPr="003E7882">
                <w:rPr>
                  <w:rFonts w:asciiTheme="minorHAnsi" w:hAnsiTheme="minorHAnsi" w:cstheme="minorHAnsi"/>
                  <w:sz w:val="16"/>
                  <w:szCs w:val="16"/>
                  <w:rPrChange w:id="24744" w:author="Visone Rossana (GSE)" w:date="2025-10-20T12:59:00Z" w16du:dateUtc="2025-10-20T10:59:00Z">
                    <w:rPr>
                      <w:rFonts w:ascii="Times" w:hAnsi="Times"/>
                      <w:sz w:val="18"/>
                    </w:rPr>
                  </w:rPrChange>
                </w:rPr>
                <w:t>0,070</w:t>
              </w:r>
            </w:ins>
          </w:p>
        </w:tc>
      </w:tr>
      <w:tr w:rsidR="003E7882" w:rsidRPr="00110BE6" w14:paraId="36C4C65F" w14:textId="77777777" w:rsidTr="003654F2">
        <w:trPr>
          <w:trHeight w:val="287"/>
          <w:ins w:id="24745"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2F915405" w14:textId="77777777" w:rsidR="003E7882" w:rsidRPr="003E7882" w:rsidRDefault="003E7882" w:rsidP="003654F2">
            <w:pPr>
              <w:jc w:val="center"/>
              <w:rPr>
                <w:ins w:id="24746" w:author="Visone Rossana (GSE)" w:date="2025-10-20T12:57:00Z" w16du:dateUtc="2025-10-20T10:57:00Z"/>
                <w:rFonts w:cstheme="minorHAnsi"/>
                <w:sz w:val="16"/>
                <w:szCs w:val="16"/>
                <w:rPrChange w:id="24747" w:author="Visone Rossana (GSE)" w:date="2025-10-20T12:59:00Z" w16du:dateUtc="2025-10-20T10:59:00Z">
                  <w:rPr>
                    <w:ins w:id="24748" w:author="Visone Rossana (GSE)" w:date="2025-10-20T12:57:00Z" w16du:dateUtc="2025-10-20T10:57:00Z"/>
                    <w:rFonts w:ascii="Times" w:hAnsi="Times"/>
                    <w:sz w:val="18"/>
                  </w:rPr>
                </w:rPrChange>
              </w:rPr>
            </w:pPr>
            <w:ins w:id="24749" w:author="Visone Rossana (GSE)" w:date="2025-10-20T12:57:00Z" w16du:dateUtc="2025-10-20T10:57:00Z">
              <w:r w:rsidRPr="003E7882">
                <w:rPr>
                  <w:rFonts w:cstheme="minorHAnsi"/>
                  <w:sz w:val="16"/>
                  <w:szCs w:val="16"/>
                  <w:rPrChange w:id="24750" w:author="Visone Rossana (GSE)" w:date="2025-10-20T12:59:00Z" w16du:dateUtc="2025-10-20T10:59:00Z">
                    <w:rPr>
                      <w:rFonts w:ascii="Times" w:hAnsi="Times"/>
                      <w:sz w:val="18"/>
                    </w:rPr>
                  </w:rPrChange>
                </w:rPr>
                <w:t>Reg. 2281/2016</w:t>
              </w:r>
            </w:ins>
          </w:p>
        </w:tc>
        <w:tc>
          <w:tcPr>
            <w:tcW w:w="2126" w:type="dxa"/>
            <w:vMerge w:val="restart"/>
            <w:tcBorders>
              <w:top w:val="single" w:sz="4" w:space="0" w:color="000000"/>
              <w:left w:val="single" w:sz="4" w:space="0" w:color="000000"/>
              <w:right w:val="single" w:sz="4" w:space="0" w:color="000000"/>
            </w:tcBorders>
            <w:vAlign w:val="center"/>
            <w:hideMark/>
          </w:tcPr>
          <w:p w14:paraId="755107A0" w14:textId="77777777" w:rsidR="003E7882" w:rsidRPr="003E7882" w:rsidRDefault="003E7882" w:rsidP="003654F2">
            <w:pPr>
              <w:jc w:val="center"/>
              <w:rPr>
                <w:ins w:id="24751" w:author="Visone Rossana (GSE)" w:date="2025-10-20T12:57:00Z" w16du:dateUtc="2025-10-20T10:57:00Z"/>
                <w:rFonts w:cstheme="minorHAnsi"/>
                <w:sz w:val="16"/>
                <w:szCs w:val="16"/>
                <w:rPrChange w:id="24752" w:author="Visone Rossana (GSE)" w:date="2025-10-20T12:59:00Z" w16du:dateUtc="2025-10-20T10:59:00Z">
                  <w:rPr>
                    <w:ins w:id="24753" w:author="Visone Rossana (GSE)" w:date="2025-10-20T12:57:00Z" w16du:dateUtc="2025-10-20T10:57:00Z"/>
                    <w:rFonts w:ascii="Times" w:hAnsi="Times"/>
                    <w:sz w:val="18"/>
                  </w:rPr>
                </w:rPrChange>
              </w:rPr>
            </w:pPr>
            <w:ins w:id="24754" w:author="Visone Rossana (GSE)" w:date="2025-10-20T12:57:00Z" w16du:dateUtc="2025-10-20T10:57:00Z">
              <w:r w:rsidRPr="003E7882">
                <w:rPr>
                  <w:rFonts w:cstheme="minorHAnsi"/>
                  <w:sz w:val="16"/>
                  <w:szCs w:val="16"/>
                  <w:rPrChange w:id="24755" w:author="Visone Rossana (GSE)" w:date="2025-10-20T12:59:00Z" w16du:dateUtc="2025-10-20T10:59:00Z">
                    <w:rPr>
                      <w:rFonts w:ascii="Times" w:hAnsi="Times"/>
                      <w:sz w:val="18"/>
                    </w:rPr>
                  </w:rPrChange>
                </w:rPr>
                <w:t>aria/aria</w:t>
              </w:r>
            </w:ins>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409E6DBA" w14:textId="77777777" w:rsidR="003E7882" w:rsidRPr="003E7882" w:rsidRDefault="003E7882" w:rsidP="003654F2">
            <w:pPr>
              <w:pStyle w:val="TableParagraph"/>
              <w:spacing w:before="161"/>
              <w:jc w:val="center"/>
              <w:rPr>
                <w:ins w:id="24756" w:author="Visone Rossana (GSE)" w:date="2025-10-20T12:57:00Z" w16du:dateUtc="2025-10-20T10:57:00Z"/>
                <w:rFonts w:asciiTheme="minorHAnsi" w:hAnsiTheme="minorHAnsi" w:cstheme="minorHAnsi"/>
                <w:sz w:val="16"/>
                <w:szCs w:val="16"/>
                <w:rPrChange w:id="24757" w:author="Visone Rossana (GSE)" w:date="2025-10-20T12:59:00Z" w16du:dateUtc="2025-10-20T10:59:00Z">
                  <w:rPr>
                    <w:ins w:id="24758" w:author="Visone Rossana (GSE)" w:date="2025-10-20T12:57:00Z" w16du:dateUtc="2025-10-20T10:57:00Z"/>
                    <w:rFonts w:ascii="Times" w:hAnsi="Times"/>
                    <w:sz w:val="18"/>
                  </w:rPr>
                </w:rPrChange>
              </w:rPr>
            </w:pPr>
            <w:ins w:id="24759" w:author="Visone Rossana (GSE)" w:date="2025-10-20T12:57:00Z" w16du:dateUtc="2025-10-20T10:57:00Z">
              <w:r w:rsidRPr="003E7882">
                <w:rPr>
                  <w:rFonts w:asciiTheme="minorHAnsi" w:hAnsiTheme="minorHAnsi" w:cstheme="minorHAnsi"/>
                  <w:sz w:val="16"/>
                  <w:szCs w:val="16"/>
                  <w:rPrChange w:id="24760" w:author="Visone Rossana (GSE)" w:date="2025-10-20T12:59:00Z" w16du:dateUtc="2025-10-20T10:59:00Z">
                    <w:rPr>
                      <w:rFonts w:ascii="Times" w:hAnsi="Times"/>
                      <w:sz w:val="18"/>
                    </w:rPr>
                  </w:rPrChange>
                </w:rPr>
                <w:t>VRF/VRV</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18E441EE" w14:textId="77777777" w:rsidR="003E7882" w:rsidRPr="003E7882" w:rsidRDefault="003E7882" w:rsidP="003654F2">
            <w:pPr>
              <w:pStyle w:val="TableParagraph"/>
              <w:spacing w:before="10"/>
              <w:ind w:left="107"/>
              <w:jc w:val="center"/>
              <w:rPr>
                <w:ins w:id="24761" w:author="Visone Rossana (GSE)" w:date="2025-10-20T12:57:00Z" w16du:dateUtc="2025-10-20T10:57:00Z"/>
                <w:rFonts w:asciiTheme="minorHAnsi" w:hAnsiTheme="minorHAnsi" w:cstheme="minorHAnsi"/>
                <w:sz w:val="16"/>
                <w:szCs w:val="16"/>
                <w:rPrChange w:id="24762" w:author="Visone Rossana (GSE)" w:date="2025-10-20T12:59:00Z" w16du:dateUtc="2025-10-20T10:59:00Z">
                  <w:rPr>
                    <w:ins w:id="24763" w:author="Visone Rossana (GSE)" w:date="2025-10-20T12:57:00Z" w16du:dateUtc="2025-10-20T10:57:00Z"/>
                    <w:rFonts w:ascii="Times" w:hAnsi="Times"/>
                    <w:sz w:val="18"/>
                  </w:rPr>
                </w:rPrChange>
              </w:rPr>
            </w:pPr>
            <w:ins w:id="24764" w:author="Visone Rossana (GSE)" w:date="2025-10-20T12:57:00Z" w16du:dateUtc="2025-10-20T10:57:00Z">
              <w:r w:rsidRPr="003E7882">
                <w:rPr>
                  <w:rFonts w:asciiTheme="minorHAnsi" w:hAnsiTheme="minorHAnsi" w:cstheme="minorHAnsi"/>
                  <w:sz w:val="16"/>
                  <w:szCs w:val="16"/>
                  <w:rPrChange w:id="24765" w:author="Visone Rossana (GSE)" w:date="2025-10-20T12:59:00Z" w16du:dateUtc="2025-10-20T10:59:00Z">
                    <w:rPr>
                      <w:rFonts w:ascii="Times" w:hAnsi="Times"/>
                      <w:sz w:val="18"/>
                    </w:rPr>
                  </w:rPrChange>
                </w:rPr>
                <w:t>13 - 35 kW</w:t>
              </w:r>
              <w:r w:rsidRPr="003E7882">
                <w:rPr>
                  <w:rFonts w:asciiTheme="minorHAnsi" w:hAnsiTheme="minorHAnsi" w:cstheme="minorHAnsi"/>
                  <w:sz w:val="16"/>
                  <w:szCs w:val="16"/>
                  <w:vertAlign w:val="subscript"/>
                  <w:rPrChange w:id="24766"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7C1F446" w14:textId="77777777" w:rsidR="003E7882" w:rsidRPr="003E7882" w:rsidRDefault="003E7882" w:rsidP="003654F2">
            <w:pPr>
              <w:pStyle w:val="TableParagraph"/>
              <w:spacing w:before="29" w:line="238" w:lineRule="exact"/>
              <w:ind w:left="5"/>
              <w:jc w:val="center"/>
              <w:rPr>
                <w:ins w:id="24767" w:author="Visone Rossana (GSE)" w:date="2025-10-20T12:57:00Z" w16du:dateUtc="2025-10-20T10:57:00Z"/>
                <w:rFonts w:asciiTheme="minorHAnsi" w:hAnsiTheme="minorHAnsi" w:cstheme="minorHAnsi"/>
                <w:sz w:val="16"/>
                <w:szCs w:val="16"/>
                <w:rPrChange w:id="24768" w:author="Visone Rossana (GSE)" w:date="2025-10-20T12:59:00Z" w16du:dateUtc="2025-10-20T10:59:00Z">
                  <w:rPr>
                    <w:ins w:id="24769" w:author="Visone Rossana (GSE)" w:date="2025-10-20T12:57:00Z" w16du:dateUtc="2025-10-20T10:57:00Z"/>
                    <w:rFonts w:ascii="Times" w:hAnsi="Times"/>
                    <w:sz w:val="18"/>
                  </w:rPr>
                </w:rPrChange>
              </w:rPr>
            </w:pPr>
            <w:ins w:id="24770" w:author="Visone Rossana (GSE)" w:date="2025-10-20T12:57:00Z" w16du:dateUtc="2025-10-20T10:57:00Z">
              <w:r w:rsidRPr="003E7882">
                <w:rPr>
                  <w:rFonts w:asciiTheme="minorHAnsi" w:hAnsiTheme="minorHAnsi" w:cstheme="minorHAnsi"/>
                  <w:sz w:val="16"/>
                  <w:szCs w:val="16"/>
                  <w:rPrChange w:id="24771" w:author="Visone Rossana (GSE)" w:date="2025-10-20T12:59:00Z" w16du:dateUtc="2025-10-20T10:59:00Z">
                    <w:rPr>
                      <w:rFonts w:ascii="Times" w:hAnsi="Times"/>
                      <w:sz w:val="18"/>
                    </w:rPr>
                  </w:rPrChange>
                </w:rPr>
                <w:t>0,15</w:t>
              </w:r>
            </w:ins>
          </w:p>
        </w:tc>
      </w:tr>
      <w:tr w:rsidR="003E7882" w:rsidRPr="00110BE6" w14:paraId="056388B9" w14:textId="77777777" w:rsidTr="003654F2">
        <w:trPr>
          <w:trHeight w:val="173"/>
          <w:ins w:id="24772" w:author="Visone Rossana (GSE)" w:date="2025-10-20T12:57:00Z"/>
        </w:trPr>
        <w:tc>
          <w:tcPr>
            <w:tcW w:w="1560" w:type="dxa"/>
            <w:vMerge/>
            <w:tcBorders>
              <w:left w:val="single" w:sz="4" w:space="0" w:color="000000"/>
              <w:right w:val="single" w:sz="4" w:space="0" w:color="000000"/>
            </w:tcBorders>
            <w:vAlign w:val="center"/>
          </w:tcPr>
          <w:p w14:paraId="35FAF30B" w14:textId="77777777" w:rsidR="003E7882" w:rsidRPr="003E7882" w:rsidRDefault="003E7882" w:rsidP="003654F2">
            <w:pPr>
              <w:pStyle w:val="TableParagraph"/>
              <w:spacing w:before="161"/>
              <w:jc w:val="center"/>
              <w:rPr>
                <w:ins w:id="24773" w:author="Visone Rossana (GSE)" w:date="2025-10-20T12:57:00Z" w16du:dateUtc="2025-10-20T10:57:00Z"/>
                <w:rFonts w:asciiTheme="minorHAnsi" w:hAnsiTheme="minorHAnsi" w:cstheme="minorHAnsi"/>
                <w:sz w:val="16"/>
                <w:szCs w:val="16"/>
                <w:rPrChange w:id="24774" w:author="Visone Rossana (GSE)" w:date="2025-10-20T12:59:00Z" w16du:dateUtc="2025-10-20T10:59:00Z">
                  <w:rPr>
                    <w:ins w:id="24775" w:author="Visone Rossana (GSE)" w:date="2025-10-20T12:57:00Z" w16du:dateUtc="2025-10-20T10:57:00Z"/>
                    <w:rFonts w:ascii="Times" w:hAnsi="Times"/>
                    <w:sz w:val="18"/>
                  </w:rPr>
                </w:rPrChange>
              </w:rPr>
            </w:pPr>
          </w:p>
        </w:tc>
        <w:tc>
          <w:tcPr>
            <w:tcW w:w="2126" w:type="dxa"/>
            <w:vMerge/>
            <w:tcBorders>
              <w:left w:val="single" w:sz="4" w:space="0" w:color="000000"/>
              <w:right w:val="single" w:sz="4" w:space="0" w:color="000000"/>
            </w:tcBorders>
            <w:vAlign w:val="center"/>
            <w:hideMark/>
          </w:tcPr>
          <w:p w14:paraId="774AC03D" w14:textId="77777777" w:rsidR="003E7882" w:rsidRPr="003E7882" w:rsidRDefault="003E7882" w:rsidP="003654F2">
            <w:pPr>
              <w:pStyle w:val="TableParagraph"/>
              <w:spacing w:before="161"/>
              <w:jc w:val="center"/>
              <w:rPr>
                <w:ins w:id="24776" w:author="Visone Rossana (GSE)" w:date="2025-10-20T12:57:00Z" w16du:dateUtc="2025-10-20T10:57:00Z"/>
                <w:rFonts w:asciiTheme="minorHAnsi" w:hAnsiTheme="minorHAnsi" w:cstheme="minorHAnsi"/>
                <w:sz w:val="16"/>
                <w:szCs w:val="16"/>
                <w:rPrChange w:id="24777" w:author="Visone Rossana (GSE)" w:date="2025-10-20T12:59:00Z" w16du:dateUtc="2025-10-20T10:59:00Z">
                  <w:rPr>
                    <w:ins w:id="24778"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09BDDCCC" w14:textId="77777777" w:rsidR="003E7882" w:rsidRPr="003E7882" w:rsidRDefault="003E7882" w:rsidP="003654F2">
            <w:pPr>
              <w:jc w:val="center"/>
              <w:rPr>
                <w:ins w:id="24779" w:author="Visone Rossana (GSE)" w:date="2025-10-20T12:57:00Z" w16du:dateUtc="2025-10-20T10:57:00Z"/>
                <w:rFonts w:cstheme="minorHAnsi"/>
                <w:sz w:val="16"/>
                <w:szCs w:val="16"/>
                <w:rPrChange w:id="24780" w:author="Visone Rossana (GSE)" w:date="2025-10-20T12:59:00Z" w16du:dateUtc="2025-10-20T10:59:00Z">
                  <w:rPr>
                    <w:ins w:id="24781"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53CC42AB" w14:textId="77777777" w:rsidR="003E7882" w:rsidRPr="003E7882" w:rsidRDefault="003E7882" w:rsidP="003654F2">
            <w:pPr>
              <w:pStyle w:val="TableParagraph"/>
              <w:spacing w:before="13"/>
              <w:ind w:left="107"/>
              <w:jc w:val="center"/>
              <w:rPr>
                <w:ins w:id="24782" w:author="Visone Rossana (GSE)" w:date="2025-10-20T12:57:00Z" w16du:dateUtc="2025-10-20T10:57:00Z"/>
                <w:rFonts w:asciiTheme="minorHAnsi" w:hAnsiTheme="minorHAnsi" w:cstheme="minorHAnsi"/>
                <w:sz w:val="16"/>
                <w:szCs w:val="16"/>
                <w:rPrChange w:id="24783" w:author="Visone Rossana (GSE)" w:date="2025-10-20T12:59:00Z" w16du:dateUtc="2025-10-20T10:59:00Z">
                  <w:rPr>
                    <w:ins w:id="24784" w:author="Visone Rossana (GSE)" w:date="2025-10-20T12:57:00Z" w16du:dateUtc="2025-10-20T10:57:00Z"/>
                    <w:rFonts w:ascii="Times" w:hAnsi="Times"/>
                    <w:sz w:val="18"/>
                  </w:rPr>
                </w:rPrChange>
              </w:rPr>
            </w:pPr>
            <w:ins w:id="24785" w:author="Visone Rossana (GSE)" w:date="2025-10-20T12:57:00Z" w16du:dateUtc="2025-10-20T10:57:00Z">
              <w:r w:rsidRPr="003E7882">
                <w:rPr>
                  <w:rFonts w:asciiTheme="minorHAnsi" w:hAnsiTheme="minorHAnsi" w:cstheme="minorHAnsi"/>
                  <w:sz w:val="16"/>
                  <w:szCs w:val="16"/>
                  <w:rPrChange w:id="24786"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4787"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5E267BAD" w14:textId="77777777" w:rsidR="003E7882" w:rsidRPr="003E7882" w:rsidRDefault="003E7882" w:rsidP="003654F2">
            <w:pPr>
              <w:pStyle w:val="TableParagraph"/>
              <w:spacing w:before="29" w:line="238" w:lineRule="exact"/>
              <w:ind w:left="5"/>
              <w:jc w:val="center"/>
              <w:rPr>
                <w:ins w:id="24788" w:author="Visone Rossana (GSE)" w:date="2025-10-20T12:57:00Z" w16du:dateUtc="2025-10-20T10:57:00Z"/>
                <w:rFonts w:asciiTheme="minorHAnsi" w:hAnsiTheme="minorHAnsi" w:cstheme="minorHAnsi"/>
                <w:sz w:val="16"/>
                <w:szCs w:val="16"/>
                <w:rPrChange w:id="24789" w:author="Visone Rossana (GSE)" w:date="2025-10-20T12:59:00Z" w16du:dateUtc="2025-10-20T10:59:00Z">
                  <w:rPr>
                    <w:ins w:id="24790" w:author="Visone Rossana (GSE)" w:date="2025-10-20T12:57:00Z" w16du:dateUtc="2025-10-20T10:57:00Z"/>
                    <w:rFonts w:ascii="Times" w:hAnsi="Times"/>
                    <w:sz w:val="18"/>
                  </w:rPr>
                </w:rPrChange>
              </w:rPr>
            </w:pPr>
            <w:ins w:id="24791" w:author="Visone Rossana (GSE)" w:date="2025-10-20T12:57:00Z" w16du:dateUtc="2025-10-20T10:57:00Z">
              <w:r w:rsidRPr="003E7882">
                <w:rPr>
                  <w:rFonts w:asciiTheme="minorHAnsi" w:hAnsiTheme="minorHAnsi" w:cstheme="minorHAnsi"/>
                  <w:sz w:val="16"/>
                  <w:szCs w:val="16"/>
                  <w:rPrChange w:id="24792" w:author="Visone Rossana (GSE)" w:date="2025-10-20T12:59:00Z" w16du:dateUtc="2025-10-20T10:59:00Z">
                    <w:rPr>
                      <w:rFonts w:ascii="Times" w:hAnsi="Times"/>
                      <w:sz w:val="18"/>
                    </w:rPr>
                  </w:rPrChange>
                </w:rPr>
                <w:t>0,055</w:t>
              </w:r>
            </w:ins>
          </w:p>
        </w:tc>
      </w:tr>
      <w:tr w:rsidR="003E7882" w:rsidRPr="00110BE6" w14:paraId="052F2DAB" w14:textId="77777777" w:rsidTr="003654F2">
        <w:trPr>
          <w:trHeight w:val="290"/>
          <w:ins w:id="24793" w:author="Visone Rossana (GSE)" w:date="2025-10-20T12:57:00Z"/>
        </w:trPr>
        <w:tc>
          <w:tcPr>
            <w:tcW w:w="1560" w:type="dxa"/>
            <w:vMerge/>
            <w:tcBorders>
              <w:left w:val="single" w:sz="4" w:space="0" w:color="000000"/>
              <w:right w:val="single" w:sz="4" w:space="0" w:color="000000"/>
            </w:tcBorders>
            <w:vAlign w:val="center"/>
          </w:tcPr>
          <w:p w14:paraId="5680D1C2" w14:textId="77777777" w:rsidR="003E7882" w:rsidRPr="003E7882" w:rsidRDefault="003E7882" w:rsidP="003654F2">
            <w:pPr>
              <w:pStyle w:val="TableParagraph"/>
              <w:spacing w:before="161"/>
              <w:jc w:val="center"/>
              <w:rPr>
                <w:ins w:id="24794" w:author="Visone Rossana (GSE)" w:date="2025-10-20T12:57:00Z" w16du:dateUtc="2025-10-20T10:57:00Z"/>
                <w:rFonts w:asciiTheme="minorHAnsi" w:hAnsiTheme="minorHAnsi" w:cstheme="minorHAnsi"/>
                <w:sz w:val="16"/>
                <w:szCs w:val="16"/>
                <w:rPrChange w:id="24795" w:author="Visone Rossana (GSE)" w:date="2025-10-20T12:59:00Z" w16du:dateUtc="2025-10-20T10:59:00Z">
                  <w:rPr>
                    <w:ins w:id="24796" w:author="Visone Rossana (GSE)" w:date="2025-10-20T12:57:00Z" w16du:dateUtc="2025-10-20T10:57:00Z"/>
                    <w:rFonts w:ascii="Times" w:hAnsi="Times"/>
                    <w:sz w:val="18"/>
                  </w:rPr>
                </w:rPrChange>
              </w:rPr>
            </w:pPr>
          </w:p>
        </w:tc>
        <w:tc>
          <w:tcPr>
            <w:tcW w:w="2126" w:type="dxa"/>
            <w:vMerge/>
            <w:tcBorders>
              <w:left w:val="single" w:sz="4" w:space="0" w:color="000000"/>
              <w:right w:val="single" w:sz="4" w:space="0" w:color="000000"/>
            </w:tcBorders>
            <w:vAlign w:val="center"/>
            <w:hideMark/>
          </w:tcPr>
          <w:p w14:paraId="26FBF44B" w14:textId="77777777" w:rsidR="003E7882" w:rsidRPr="003E7882" w:rsidRDefault="003E7882" w:rsidP="003654F2">
            <w:pPr>
              <w:pStyle w:val="TableParagraph"/>
              <w:spacing w:before="161"/>
              <w:jc w:val="center"/>
              <w:rPr>
                <w:ins w:id="24797" w:author="Visone Rossana (GSE)" w:date="2025-10-20T12:57:00Z" w16du:dateUtc="2025-10-20T10:57:00Z"/>
                <w:rFonts w:asciiTheme="minorHAnsi" w:hAnsiTheme="minorHAnsi" w:cstheme="minorHAnsi"/>
                <w:sz w:val="16"/>
                <w:szCs w:val="16"/>
                <w:rPrChange w:id="24798" w:author="Visone Rossana (GSE)" w:date="2025-10-20T12:59:00Z" w16du:dateUtc="2025-10-20T10:59:00Z">
                  <w:rPr>
                    <w:ins w:id="24799" w:author="Visone Rossana (GSE)" w:date="2025-10-20T12:57:00Z" w16du:dateUtc="2025-10-20T10:57:00Z"/>
                    <w:rFonts w:ascii="Times" w:hAnsi="Times"/>
                    <w:sz w:val="18"/>
                  </w:rPr>
                </w:rPrChange>
              </w:rPr>
            </w:pPr>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2AD79B8B" w14:textId="77777777" w:rsidR="003E7882" w:rsidRPr="003E7882" w:rsidRDefault="003E7882" w:rsidP="003654F2">
            <w:pPr>
              <w:pStyle w:val="TableParagraph"/>
              <w:spacing w:before="161"/>
              <w:jc w:val="center"/>
              <w:rPr>
                <w:ins w:id="24800" w:author="Visone Rossana (GSE)" w:date="2025-10-20T12:57:00Z" w16du:dateUtc="2025-10-20T10:57:00Z"/>
                <w:rFonts w:asciiTheme="minorHAnsi" w:hAnsiTheme="minorHAnsi" w:cstheme="minorHAnsi"/>
                <w:sz w:val="16"/>
                <w:szCs w:val="16"/>
                <w:rPrChange w:id="24801" w:author="Visone Rossana (GSE)" w:date="2025-10-20T12:59:00Z" w16du:dateUtc="2025-10-20T10:59:00Z">
                  <w:rPr>
                    <w:ins w:id="24802" w:author="Visone Rossana (GSE)" w:date="2025-10-20T12:57:00Z" w16du:dateUtc="2025-10-20T10:57:00Z"/>
                    <w:rFonts w:ascii="Times" w:hAnsi="Times"/>
                    <w:sz w:val="18"/>
                  </w:rPr>
                </w:rPrChange>
              </w:rPr>
            </w:pPr>
            <w:ins w:id="24803" w:author="Visone Rossana (GSE)" w:date="2025-10-20T12:57:00Z" w16du:dateUtc="2025-10-20T10:57:00Z">
              <w:r w:rsidRPr="003E7882">
                <w:rPr>
                  <w:rFonts w:asciiTheme="minorHAnsi" w:hAnsiTheme="minorHAnsi" w:cstheme="minorHAnsi"/>
                  <w:sz w:val="16"/>
                  <w:szCs w:val="16"/>
                  <w:rPrChange w:id="24804" w:author="Visone Rossana (GSE)" w:date="2025-10-20T12:59:00Z" w16du:dateUtc="2025-10-20T10:59:00Z">
                    <w:rPr>
                      <w:rFonts w:ascii="Times" w:hAnsi="Times"/>
                      <w:sz w:val="18"/>
                    </w:rPr>
                  </w:rPrChange>
                </w:rPr>
                <w:t>rooftop</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C76E31D" w14:textId="77777777" w:rsidR="003E7882" w:rsidRPr="003E7882" w:rsidRDefault="003E7882" w:rsidP="003654F2">
            <w:pPr>
              <w:pStyle w:val="TableParagraph"/>
              <w:spacing w:before="13"/>
              <w:ind w:left="107"/>
              <w:jc w:val="center"/>
              <w:rPr>
                <w:ins w:id="24805" w:author="Visone Rossana (GSE)" w:date="2025-10-20T12:57:00Z" w16du:dateUtc="2025-10-20T10:57:00Z"/>
                <w:rFonts w:asciiTheme="minorHAnsi" w:hAnsiTheme="minorHAnsi" w:cstheme="minorHAnsi"/>
                <w:sz w:val="16"/>
                <w:szCs w:val="16"/>
                <w:rPrChange w:id="24806" w:author="Visone Rossana (GSE)" w:date="2025-10-20T12:59:00Z" w16du:dateUtc="2025-10-20T10:59:00Z">
                  <w:rPr>
                    <w:ins w:id="24807" w:author="Visone Rossana (GSE)" w:date="2025-10-20T12:57:00Z" w16du:dateUtc="2025-10-20T10:57:00Z"/>
                    <w:rFonts w:ascii="Times" w:hAnsi="Times"/>
                    <w:sz w:val="18"/>
                  </w:rPr>
                </w:rPrChange>
              </w:rPr>
            </w:pPr>
            <w:ins w:id="24808" w:author="Visone Rossana (GSE)" w:date="2025-10-20T12:57:00Z" w16du:dateUtc="2025-10-20T10:57:00Z">
              <w:r w:rsidRPr="003E7882">
                <w:rPr>
                  <w:rFonts w:asciiTheme="minorHAnsi" w:hAnsiTheme="minorHAnsi" w:cstheme="minorHAnsi"/>
                  <w:sz w:val="16"/>
                  <w:szCs w:val="16"/>
                  <w:rPrChange w:id="24809"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4810"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7F38B2D" w14:textId="77777777" w:rsidR="003E7882" w:rsidRPr="003E7882" w:rsidRDefault="003E7882" w:rsidP="003654F2">
            <w:pPr>
              <w:pStyle w:val="TableParagraph"/>
              <w:spacing w:before="29" w:line="240" w:lineRule="exact"/>
              <w:ind w:left="5"/>
              <w:jc w:val="center"/>
              <w:rPr>
                <w:ins w:id="24811" w:author="Visone Rossana (GSE)" w:date="2025-10-20T12:57:00Z" w16du:dateUtc="2025-10-20T10:57:00Z"/>
                <w:rFonts w:asciiTheme="minorHAnsi" w:hAnsiTheme="minorHAnsi" w:cstheme="minorHAnsi"/>
                <w:sz w:val="16"/>
                <w:szCs w:val="16"/>
                <w:rPrChange w:id="24812" w:author="Visone Rossana (GSE)" w:date="2025-10-20T12:59:00Z" w16du:dateUtc="2025-10-20T10:59:00Z">
                  <w:rPr>
                    <w:ins w:id="24813" w:author="Visone Rossana (GSE)" w:date="2025-10-20T12:57:00Z" w16du:dateUtc="2025-10-20T10:57:00Z"/>
                    <w:rFonts w:ascii="Times" w:hAnsi="Times"/>
                    <w:sz w:val="18"/>
                  </w:rPr>
                </w:rPrChange>
              </w:rPr>
            </w:pPr>
            <w:ins w:id="24814" w:author="Visone Rossana (GSE)" w:date="2025-10-20T12:57:00Z" w16du:dateUtc="2025-10-20T10:57:00Z">
              <w:r w:rsidRPr="003E7882">
                <w:rPr>
                  <w:rFonts w:asciiTheme="minorHAnsi" w:hAnsiTheme="minorHAnsi" w:cstheme="minorHAnsi"/>
                  <w:sz w:val="16"/>
                  <w:szCs w:val="16"/>
                  <w:rPrChange w:id="24815" w:author="Visone Rossana (GSE)" w:date="2025-10-20T12:59:00Z" w16du:dateUtc="2025-10-20T10:59:00Z">
                    <w:rPr>
                      <w:rFonts w:ascii="Times" w:hAnsi="Times"/>
                      <w:sz w:val="18"/>
                    </w:rPr>
                  </w:rPrChange>
                </w:rPr>
                <w:t>0,15</w:t>
              </w:r>
            </w:ins>
          </w:p>
        </w:tc>
      </w:tr>
      <w:tr w:rsidR="003E7882" w:rsidRPr="00110BE6" w14:paraId="7BD0CA78" w14:textId="77777777" w:rsidTr="003654F2">
        <w:trPr>
          <w:trHeight w:val="167"/>
          <w:ins w:id="24816" w:author="Visone Rossana (GSE)" w:date="2025-10-20T12:57:00Z"/>
        </w:trPr>
        <w:tc>
          <w:tcPr>
            <w:tcW w:w="1560" w:type="dxa"/>
            <w:vMerge/>
            <w:tcBorders>
              <w:left w:val="single" w:sz="4" w:space="0" w:color="000000"/>
              <w:bottom w:val="single" w:sz="4" w:space="0" w:color="000000"/>
              <w:right w:val="single" w:sz="4" w:space="0" w:color="000000"/>
            </w:tcBorders>
            <w:vAlign w:val="center"/>
          </w:tcPr>
          <w:p w14:paraId="7DF7B74F" w14:textId="77777777" w:rsidR="003E7882" w:rsidRPr="003E7882" w:rsidRDefault="003E7882" w:rsidP="003654F2">
            <w:pPr>
              <w:jc w:val="center"/>
              <w:rPr>
                <w:ins w:id="24817" w:author="Visone Rossana (GSE)" w:date="2025-10-20T12:57:00Z" w16du:dateUtc="2025-10-20T10:57:00Z"/>
                <w:rFonts w:cstheme="minorHAnsi"/>
                <w:sz w:val="16"/>
                <w:szCs w:val="16"/>
                <w:rPrChange w:id="24818" w:author="Visone Rossana (GSE)" w:date="2025-10-20T12:59:00Z" w16du:dateUtc="2025-10-20T10:59:00Z">
                  <w:rPr>
                    <w:ins w:id="24819" w:author="Visone Rossana (GSE)" w:date="2025-10-20T12:57:00Z" w16du:dateUtc="2025-10-20T10:57:00Z"/>
                    <w:rFonts w:ascii="Times" w:hAnsi="Times"/>
                    <w:sz w:val="18"/>
                  </w:rPr>
                </w:rPrChange>
              </w:rPr>
            </w:pPr>
          </w:p>
        </w:tc>
        <w:tc>
          <w:tcPr>
            <w:tcW w:w="2126" w:type="dxa"/>
            <w:vMerge/>
            <w:tcBorders>
              <w:left w:val="single" w:sz="4" w:space="0" w:color="000000"/>
              <w:bottom w:val="single" w:sz="4" w:space="0" w:color="000000"/>
              <w:right w:val="single" w:sz="4" w:space="0" w:color="000000"/>
            </w:tcBorders>
            <w:vAlign w:val="center"/>
            <w:hideMark/>
          </w:tcPr>
          <w:p w14:paraId="234048C3" w14:textId="77777777" w:rsidR="003E7882" w:rsidRPr="003E7882" w:rsidRDefault="003E7882" w:rsidP="003654F2">
            <w:pPr>
              <w:jc w:val="center"/>
              <w:rPr>
                <w:ins w:id="24820" w:author="Visone Rossana (GSE)" w:date="2025-10-20T12:57:00Z" w16du:dateUtc="2025-10-20T10:57:00Z"/>
                <w:rFonts w:cstheme="minorHAnsi"/>
                <w:sz w:val="16"/>
                <w:szCs w:val="16"/>
                <w:rPrChange w:id="24821" w:author="Visone Rossana (GSE)" w:date="2025-10-20T12:59:00Z" w16du:dateUtc="2025-10-20T10:59:00Z">
                  <w:rPr>
                    <w:ins w:id="24822"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74342C71" w14:textId="77777777" w:rsidR="003E7882" w:rsidRPr="003E7882" w:rsidRDefault="003E7882" w:rsidP="003654F2">
            <w:pPr>
              <w:jc w:val="center"/>
              <w:rPr>
                <w:ins w:id="24823" w:author="Visone Rossana (GSE)" w:date="2025-10-20T12:57:00Z" w16du:dateUtc="2025-10-20T10:57:00Z"/>
                <w:rFonts w:cstheme="minorHAnsi"/>
                <w:sz w:val="16"/>
                <w:szCs w:val="16"/>
                <w:rPrChange w:id="24824" w:author="Visone Rossana (GSE)" w:date="2025-10-20T12:59:00Z" w16du:dateUtc="2025-10-20T10:59:00Z">
                  <w:rPr>
                    <w:ins w:id="24825"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1099CF75" w14:textId="77777777" w:rsidR="003E7882" w:rsidRPr="003E7882" w:rsidRDefault="003E7882" w:rsidP="003654F2">
            <w:pPr>
              <w:pStyle w:val="TableParagraph"/>
              <w:spacing w:before="10"/>
              <w:ind w:left="107"/>
              <w:jc w:val="center"/>
              <w:rPr>
                <w:ins w:id="24826" w:author="Visone Rossana (GSE)" w:date="2025-10-20T12:57:00Z" w16du:dateUtc="2025-10-20T10:57:00Z"/>
                <w:rFonts w:asciiTheme="minorHAnsi" w:hAnsiTheme="minorHAnsi" w:cstheme="minorHAnsi"/>
                <w:sz w:val="16"/>
                <w:szCs w:val="16"/>
                <w:rPrChange w:id="24827" w:author="Visone Rossana (GSE)" w:date="2025-10-20T12:59:00Z" w16du:dateUtc="2025-10-20T10:59:00Z">
                  <w:rPr>
                    <w:ins w:id="24828" w:author="Visone Rossana (GSE)" w:date="2025-10-20T12:57:00Z" w16du:dateUtc="2025-10-20T10:57:00Z"/>
                    <w:rFonts w:ascii="Times" w:hAnsi="Times"/>
                    <w:sz w:val="18"/>
                  </w:rPr>
                </w:rPrChange>
              </w:rPr>
            </w:pPr>
            <w:ins w:id="24829" w:author="Visone Rossana (GSE)" w:date="2025-10-20T12:57:00Z" w16du:dateUtc="2025-10-20T10:57:00Z">
              <w:r w:rsidRPr="003E7882">
                <w:rPr>
                  <w:rFonts w:asciiTheme="minorHAnsi" w:hAnsiTheme="minorHAnsi" w:cstheme="minorHAnsi"/>
                  <w:sz w:val="16"/>
                  <w:szCs w:val="16"/>
                  <w:rPrChange w:id="24830"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4831"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7B87E43" w14:textId="77777777" w:rsidR="003E7882" w:rsidRPr="003E7882" w:rsidRDefault="003E7882" w:rsidP="003654F2">
            <w:pPr>
              <w:pStyle w:val="TableParagraph"/>
              <w:spacing w:before="27" w:line="240" w:lineRule="exact"/>
              <w:ind w:left="5"/>
              <w:jc w:val="center"/>
              <w:rPr>
                <w:ins w:id="24832" w:author="Visone Rossana (GSE)" w:date="2025-10-20T12:57:00Z" w16du:dateUtc="2025-10-20T10:57:00Z"/>
                <w:rFonts w:asciiTheme="minorHAnsi" w:hAnsiTheme="minorHAnsi" w:cstheme="minorHAnsi"/>
                <w:sz w:val="16"/>
                <w:szCs w:val="16"/>
                <w:rPrChange w:id="24833" w:author="Visone Rossana (GSE)" w:date="2025-10-20T12:59:00Z" w16du:dateUtc="2025-10-20T10:59:00Z">
                  <w:rPr>
                    <w:ins w:id="24834" w:author="Visone Rossana (GSE)" w:date="2025-10-20T12:57:00Z" w16du:dateUtc="2025-10-20T10:57:00Z"/>
                    <w:rFonts w:ascii="Times" w:hAnsi="Times"/>
                    <w:sz w:val="18"/>
                  </w:rPr>
                </w:rPrChange>
              </w:rPr>
            </w:pPr>
            <w:ins w:id="24835" w:author="Visone Rossana (GSE)" w:date="2025-10-20T12:57:00Z" w16du:dateUtc="2025-10-20T10:57:00Z">
              <w:r w:rsidRPr="003E7882">
                <w:rPr>
                  <w:rFonts w:asciiTheme="minorHAnsi" w:hAnsiTheme="minorHAnsi" w:cstheme="minorHAnsi"/>
                  <w:sz w:val="16"/>
                  <w:szCs w:val="16"/>
                  <w:rPrChange w:id="24836" w:author="Visone Rossana (GSE)" w:date="2025-10-20T12:59:00Z" w16du:dateUtc="2025-10-20T10:59:00Z">
                    <w:rPr>
                      <w:rFonts w:ascii="Times" w:hAnsi="Times"/>
                      <w:sz w:val="18"/>
                    </w:rPr>
                  </w:rPrChange>
                </w:rPr>
                <w:t>0,055</w:t>
              </w:r>
            </w:ins>
          </w:p>
        </w:tc>
      </w:tr>
      <w:tr w:rsidR="003E7882" w:rsidRPr="00110BE6" w14:paraId="2EBBE67E" w14:textId="77777777" w:rsidTr="003654F2">
        <w:trPr>
          <w:trHeight w:val="290"/>
          <w:ins w:id="24837"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13F460CC" w14:textId="77777777" w:rsidR="003E7882" w:rsidRPr="003E7882" w:rsidRDefault="003E7882" w:rsidP="003654F2">
            <w:pPr>
              <w:pStyle w:val="TableParagraph"/>
              <w:spacing w:before="161"/>
              <w:jc w:val="center"/>
              <w:rPr>
                <w:ins w:id="24838" w:author="Visone Rossana (GSE)" w:date="2025-10-20T12:57:00Z" w16du:dateUtc="2025-10-20T10:57:00Z"/>
                <w:rFonts w:asciiTheme="minorHAnsi" w:hAnsiTheme="minorHAnsi" w:cstheme="minorHAnsi"/>
                <w:sz w:val="16"/>
                <w:szCs w:val="16"/>
                <w:rPrChange w:id="24839" w:author="Visone Rossana (GSE)" w:date="2025-10-20T12:59:00Z" w16du:dateUtc="2025-10-20T10:59:00Z">
                  <w:rPr>
                    <w:ins w:id="24840" w:author="Visone Rossana (GSE)" w:date="2025-10-20T12:57:00Z" w16du:dateUtc="2025-10-20T10:57:00Z"/>
                    <w:rFonts w:ascii="Times" w:hAnsi="Times"/>
                    <w:sz w:val="18"/>
                  </w:rPr>
                </w:rPrChange>
              </w:rPr>
            </w:pPr>
            <w:ins w:id="24841" w:author="Visone Rossana (GSE)" w:date="2025-10-20T12:57:00Z" w16du:dateUtc="2025-10-20T10:57:00Z">
              <w:r w:rsidRPr="003E7882">
                <w:rPr>
                  <w:rFonts w:asciiTheme="minorHAnsi" w:hAnsiTheme="minorHAnsi" w:cstheme="minorHAnsi"/>
                  <w:sz w:val="16"/>
                  <w:szCs w:val="16"/>
                  <w:rPrChange w:id="24842" w:author="Visone Rossana (GSE)" w:date="2025-10-20T12:59:00Z" w16du:dateUtc="2025-10-20T10:59:00Z">
                    <w:rPr>
                      <w:rFonts w:ascii="Times" w:hAnsi="Times"/>
                      <w:sz w:val="18"/>
                    </w:rPr>
                  </w:rPrChange>
                </w:rPr>
                <w:t>Reg. 813/2013</w:t>
              </w:r>
            </w:ins>
          </w:p>
        </w:tc>
        <w:tc>
          <w:tcPr>
            <w:tcW w:w="2126" w:type="dxa"/>
            <w:vMerge w:val="restart"/>
            <w:tcBorders>
              <w:top w:val="single" w:sz="4" w:space="0" w:color="000000"/>
              <w:left w:val="single" w:sz="4" w:space="0" w:color="000000"/>
              <w:bottom w:val="single" w:sz="4" w:space="0" w:color="000000"/>
              <w:right w:val="single" w:sz="4" w:space="0" w:color="000000"/>
            </w:tcBorders>
            <w:vAlign w:val="center"/>
            <w:hideMark/>
          </w:tcPr>
          <w:p w14:paraId="213227AF" w14:textId="77777777" w:rsidR="003E7882" w:rsidRPr="003E7882" w:rsidRDefault="003E7882" w:rsidP="003654F2">
            <w:pPr>
              <w:pStyle w:val="TableParagraph"/>
              <w:spacing w:before="161"/>
              <w:jc w:val="center"/>
              <w:rPr>
                <w:ins w:id="24843" w:author="Visone Rossana (GSE)" w:date="2025-10-20T12:57:00Z" w16du:dateUtc="2025-10-20T10:57:00Z"/>
                <w:rFonts w:asciiTheme="minorHAnsi" w:hAnsiTheme="minorHAnsi" w:cstheme="minorHAnsi"/>
                <w:sz w:val="16"/>
                <w:szCs w:val="16"/>
                <w:rPrChange w:id="24844" w:author="Visone Rossana (GSE)" w:date="2025-10-20T12:59:00Z" w16du:dateUtc="2025-10-20T10:59:00Z">
                  <w:rPr>
                    <w:ins w:id="24845" w:author="Visone Rossana (GSE)" w:date="2025-10-20T12:57:00Z" w16du:dateUtc="2025-10-20T10:57:00Z"/>
                    <w:rFonts w:ascii="Times" w:hAnsi="Times"/>
                    <w:sz w:val="18"/>
                  </w:rPr>
                </w:rPrChange>
              </w:rPr>
            </w:pPr>
            <w:ins w:id="24846" w:author="Visone Rossana (GSE)" w:date="2025-10-20T12:57:00Z" w16du:dateUtc="2025-10-20T10:57:00Z">
              <w:r w:rsidRPr="003E7882">
                <w:rPr>
                  <w:rFonts w:asciiTheme="minorHAnsi" w:hAnsiTheme="minorHAnsi" w:cstheme="minorHAnsi"/>
                  <w:sz w:val="16"/>
                  <w:szCs w:val="16"/>
                  <w:rPrChange w:id="24847" w:author="Visone Rossana (GSE)" w:date="2025-10-20T12:59:00Z" w16du:dateUtc="2025-10-20T10:59:00Z">
                    <w:rPr>
                      <w:rFonts w:ascii="Times" w:hAnsi="Times"/>
                      <w:sz w:val="18"/>
                    </w:rPr>
                  </w:rPrChange>
                </w:rPr>
                <w:t>aria/acqua</w:t>
              </w:r>
            </w:ins>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1C29398C" w14:textId="77777777" w:rsidR="003E7882" w:rsidRPr="003E7882" w:rsidRDefault="003E7882" w:rsidP="003654F2">
            <w:pPr>
              <w:pStyle w:val="TableParagraph"/>
              <w:spacing w:before="161"/>
              <w:jc w:val="center"/>
              <w:rPr>
                <w:ins w:id="24848" w:author="Visone Rossana (GSE)" w:date="2025-10-20T12:57:00Z" w16du:dateUtc="2025-10-20T10:57:00Z"/>
                <w:rFonts w:asciiTheme="minorHAnsi" w:hAnsiTheme="minorHAnsi" w:cstheme="minorHAnsi"/>
                <w:sz w:val="16"/>
                <w:szCs w:val="16"/>
                <w:rPrChange w:id="24849" w:author="Visone Rossana (GSE)" w:date="2025-10-20T12:59:00Z" w16du:dateUtc="2025-10-20T10:59:00Z">
                  <w:rPr>
                    <w:ins w:id="24850" w:author="Visone Rossana (GSE)" w:date="2025-10-20T12:57:00Z" w16du:dateUtc="2025-10-20T10:57:00Z"/>
                    <w:rFonts w:ascii="Times" w:hAnsi="Times"/>
                    <w:sz w:val="18"/>
                  </w:rPr>
                </w:rPrChange>
              </w:rPr>
            </w:pPr>
            <w:ins w:id="24851" w:author="Visone Rossana (GSE)" w:date="2025-10-20T12:57:00Z" w16du:dateUtc="2025-10-20T10:57:00Z">
              <w:r w:rsidRPr="003E7882">
                <w:rPr>
                  <w:rFonts w:asciiTheme="minorHAnsi" w:hAnsiTheme="minorHAnsi" w:cstheme="minorHAnsi"/>
                  <w:sz w:val="16"/>
                  <w:szCs w:val="16"/>
                  <w:rPrChange w:id="24852" w:author="Visone Rossana (GSE)" w:date="2025-10-20T12:59:00Z" w16du:dateUtc="2025-10-20T10:59:00Z">
                    <w:rPr>
                      <w:rFonts w:ascii="Times" w:hAnsi="Times"/>
                      <w:sz w:val="18"/>
                    </w:rPr>
                  </w:rPrChange>
                </w:rPr>
                <w:t>aria/acqua</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4916295" w14:textId="77777777" w:rsidR="003E7882" w:rsidRPr="003E7882" w:rsidRDefault="003E7882" w:rsidP="003654F2">
            <w:pPr>
              <w:pStyle w:val="TableParagraph"/>
              <w:spacing w:before="13"/>
              <w:ind w:left="107"/>
              <w:jc w:val="center"/>
              <w:rPr>
                <w:ins w:id="24853" w:author="Visone Rossana (GSE)" w:date="2025-10-20T12:57:00Z" w16du:dateUtc="2025-10-20T10:57:00Z"/>
                <w:rFonts w:asciiTheme="minorHAnsi" w:hAnsiTheme="minorHAnsi" w:cstheme="minorHAnsi"/>
                <w:sz w:val="16"/>
                <w:szCs w:val="16"/>
                <w:rPrChange w:id="24854" w:author="Visone Rossana (GSE)" w:date="2025-10-20T12:59:00Z" w16du:dateUtc="2025-10-20T10:59:00Z">
                  <w:rPr>
                    <w:ins w:id="24855" w:author="Visone Rossana (GSE)" w:date="2025-10-20T12:57:00Z" w16du:dateUtc="2025-10-20T10:57:00Z"/>
                    <w:rFonts w:ascii="Times" w:hAnsi="Times"/>
                    <w:sz w:val="18"/>
                  </w:rPr>
                </w:rPrChange>
              </w:rPr>
            </w:pPr>
            <w:ins w:id="24856" w:author="Visone Rossana (GSE)" w:date="2025-10-20T12:57:00Z" w16du:dateUtc="2025-10-20T10:57:00Z">
              <w:r w:rsidRPr="003E7882">
                <w:rPr>
                  <w:rFonts w:asciiTheme="minorHAnsi" w:hAnsiTheme="minorHAnsi" w:cstheme="minorHAnsi"/>
                  <w:sz w:val="16"/>
                  <w:szCs w:val="16"/>
                  <w:rPrChange w:id="24857"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4858"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87FED36" w14:textId="77777777" w:rsidR="003E7882" w:rsidRPr="003E7882" w:rsidRDefault="003E7882" w:rsidP="003654F2">
            <w:pPr>
              <w:pStyle w:val="TableParagraph"/>
              <w:spacing w:before="29" w:line="240" w:lineRule="exact"/>
              <w:ind w:left="5"/>
              <w:jc w:val="center"/>
              <w:rPr>
                <w:ins w:id="24859" w:author="Visone Rossana (GSE)" w:date="2025-10-20T12:57:00Z" w16du:dateUtc="2025-10-20T10:57:00Z"/>
                <w:rFonts w:asciiTheme="minorHAnsi" w:hAnsiTheme="minorHAnsi" w:cstheme="minorHAnsi"/>
                <w:sz w:val="16"/>
                <w:szCs w:val="16"/>
                <w:rPrChange w:id="24860" w:author="Visone Rossana (GSE)" w:date="2025-10-20T12:59:00Z" w16du:dateUtc="2025-10-20T10:59:00Z">
                  <w:rPr>
                    <w:ins w:id="24861" w:author="Visone Rossana (GSE)" w:date="2025-10-20T12:57:00Z" w16du:dateUtc="2025-10-20T10:57:00Z"/>
                    <w:rFonts w:ascii="Times" w:hAnsi="Times"/>
                    <w:sz w:val="18"/>
                  </w:rPr>
                </w:rPrChange>
              </w:rPr>
            </w:pPr>
            <w:ins w:id="24862" w:author="Visone Rossana (GSE)" w:date="2025-10-20T12:57:00Z" w16du:dateUtc="2025-10-20T10:57:00Z">
              <w:r w:rsidRPr="003E7882">
                <w:rPr>
                  <w:rFonts w:asciiTheme="minorHAnsi" w:hAnsiTheme="minorHAnsi" w:cstheme="minorHAnsi"/>
                  <w:sz w:val="16"/>
                  <w:szCs w:val="16"/>
                  <w:rPrChange w:id="24863" w:author="Visone Rossana (GSE)" w:date="2025-10-20T12:59:00Z" w16du:dateUtc="2025-10-20T10:59:00Z">
                    <w:rPr>
                      <w:rFonts w:ascii="Times" w:hAnsi="Times"/>
                      <w:sz w:val="18"/>
                    </w:rPr>
                  </w:rPrChange>
                </w:rPr>
                <w:t>0,15</w:t>
              </w:r>
            </w:ins>
          </w:p>
        </w:tc>
      </w:tr>
      <w:tr w:rsidR="003E7882" w:rsidRPr="00110BE6" w14:paraId="6BDC23BB" w14:textId="77777777" w:rsidTr="003654F2">
        <w:trPr>
          <w:trHeight w:val="147"/>
          <w:ins w:id="24864" w:author="Visone Rossana (GSE)" w:date="2025-10-20T12:57:00Z"/>
        </w:trPr>
        <w:tc>
          <w:tcPr>
            <w:tcW w:w="1560" w:type="dxa"/>
            <w:vMerge/>
            <w:tcBorders>
              <w:left w:val="single" w:sz="4" w:space="0" w:color="000000"/>
              <w:bottom w:val="single" w:sz="4" w:space="0" w:color="000000"/>
              <w:right w:val="single" w:sz="4" w:space="0" w:color="000000"/>
            </w:tcBorders>
            <w:vAlign w:val="center"/>
          </w:tcPr>
          <w:p w14:paraId="79863A40" w14:textId="77777777" w:rsidR="003E7882" w:rsidRPr="003E7882" w:rsidRDefault="003E7882" w:rsidP="003654F2">
            <w:pPr>
              <w:jc w:val="center"/>
              <w:rPr>
                <w:ins w:id="24865" w:author="Visone Rossana (GSE)" w:date="2025-10-20T12:57:00Z" w16du:dateUtc="2025-10-20T10:57:00Z"/>
                <w:rFonts w:cstheme="minorHAnsi"/>
                <w:sz w:val="16"/>
                <w:szCs w:val="16"/>
                <w:rPrChange w:id="24866" w:author="Visone Rossana (GSE)" w:date="2025-10-20T12:59:00Z" w16du:dateUtc="2025-10-20T10:59:00Z">
                  <w:rPr>
                    <w:ins w:id="24867" w:author="Visone Rossana (GSE)" w:date="2025-10-20T12:57:00Z" w16du:dateUtc="2025-10-20T10:57:00Z"/>
                    <w:rFonts w:ascii="Times" w:hAnsi="Times"/>
                    <w:sz w:val="18"/>
                  </w:rPr>
                </w:rPrChange>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2D759838" w14:textId="77777777" w:rsidR="003E7882" w:rsidRPr="003E7882" w:rsidRDefault="003E7882" w:rsidP="003654F2">
            <w:pPr>
              <w:jc w:val="center"/>
              <w:rPr>
                <w:ins w:id="24868" w:author="Visone Rossana (GSE)" w:date="2025-10-20T12:57:00Z" w16du:dateUtc="2025-10-20T10:57:00Z"/>
                <w:rFonts w:cstheme="minorHAnsi"/>
                <w:sz w:val="16"/>
                <w:szCs w:val="16"/>
                <w:rPrChange w:id="24869" w:author="Visone Rossana (GSE)" w:date="2025-10-20T12:59:00Z" w16du:dateUtc="2025-10-20T10:59:00Z">
                  <w:rPr>
                    <w:ins w:id="24870"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135D76A3" w14:textId="77777777" w:rsidR="003E7882" w:rsidRPr="003E7882" w:rsidRDefault="003E7882" w:rsidP="003654F2">
            <w:pPr>
              <w:jc w:val="center"/>
              <w:rPr>
                <w:ins w:id="24871" w:author="Visone Rossana (GSE)" w:date="2025-10-20T12:57:00Z" w16du:dateUtc="2025-10-20T10:57:00Z"/>
                <w:rFonts w:cstheme="minorHAnsi"/>
                <w:sz w:val="16"/>
                <w:szCs w:val="16"/>
                <w:rPrChange w:id="24872" w:author="Visone Rossana (GSE)" w:date="2025-10-20T12:59:00Z" w16du:dateUtc="2025-10-20T10:59:00Z">
                  <w:rPr>
                    <w:ins w:id="24873"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39CF9F9" w14:textId="77777777" w:rsidR="003E7882" w:rsidRPr="003E7882" w:rsidRDefault="003E7882" w:rsidP="003654F2">
            <w:pPr>
              <w:pStyle w:val="TableParagraph"/>
              <w:spacing w:before="10"/>
              <w:ind w:left="107"/>
              <w:jc w:val="center"/>
              <w:rPr>
                <w:ins w:id="24874" w:author="Visone Rossana (GSE)" w:date="2025-10-20T12:57:00Z" w16du:dateUtc="2025-10-20T10:57:00Z"/>
                <w:rFonts w:asciiTheme="minorHAnsi" w:hAnsiTheme="minorHAnsi" w:cstheme="minorHAnsi"/>
                <w:sz w:val="16"/>
                <w:szCs w:val="16"/>
                <w:rPrChange w:id="24875" w:author="Visone Rossana (GSE)" w:date="2025-10-20T12:59:00Z" w16du:dateUtc="2025-10-20T10:59:00Z">
                  <w:rPr>
                    <w:ins w:id="24876" w:author="Visone Rossana (GSE)" w:date="2025-10-20T12:57:00Z" w16du:dateUtc="2025-10-20T10:57:00Z"/>
                    <w:rFonts w:ascii="Times" w:hAnsi="Times"/>
                    <w:sz w:val="18"/>
                  </w:rPr>
                </w:rPrChange>
              </w:rPr>
            </w:pPr>
            <w:ins w:id="24877" w:author="Visone Rossana (GSE)" w:date="2025-10-20T12:57:00Z" w16du:dateUtc="2025-10-20T10:57:00Z">
              <w:r w:rsidRPr="003E7882">
                <w:rPr>
                  <w:rFonts w:asciiTheme="minorHAnsi" w:hAnsiTheme="minorHAnsi" w:cstheme="minorHAnsi"/>
                  <w:sz w:val="16"/>
                  <w:szCs w:val="16"/>
                  <w:rPrChange w:id="24878"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4879"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382E861F" w14:textId="77777777" w:rsidR="003E7882" w:rsidRPr="003E7882" w:rsidRDefault="003E7882" w:rsidP="003654F2">
            <w:pPr>
              <w:pStyle w:val="TableParagraph"/>
              <w:spacing w:before="27" w:line="240" w:lineRule="exact"/>
              <w:ind w:left="5"/>
              <w:jc w:val="center"/>
              <w:rPr>
                <w:ins w:id="24880" w:author="Visone Rossana (GSE)" w:date="2025-10-20T12:57:00Z" w16du:dateUtc="2025-10-20T10:57:00Z"/>
                <w:rFonts w:asciiTheme="minorHAnsi" w:hAnsiTheme="minorHAnsi" w:cstheme="minorHAnsi"/>
                <w:sz w:val="16"/>
                <w:szCs w:val="16"/>
                <w:rPrChange w:id="24881" w:author="Visone Rossana (GSE)" w:date="2025-10-20T12:59:00Z" w16du:dateUtc="2025-10-20T10:59:00Z">
                  <w:rPr>
                    <w:ins w:id="24882" w:author="Visone Rossana (GSE)" w:date="2025-10-20T12:57:00Z" w16du:dateUtc="2025-10-20T10:57:00Z"/>
                    <w:rFonts w:ascii="Times" w:hAnsi="Times"/>
                    <w:sz w:val="18"/>
                  </w:rPr>
                </w:rPrChange>
              </w:rPr>
            </w:pPr>
            <w:ins w:id="24883" w:author="Visone Rossana (GSE)" w:date="2025-10-20T12:57:00Z" w16du:dateUtc="2025-10-20T10:57:00Z">
              <w:r w:rsidRPr="003E7882">
                <w:rPr>
                  <w:rFonts w:asciiTheme="minorHAnsi" w:hAnsiTheme="minorHAnsi" w:cstheme="minorHAnsi"/>
                  <w:sz w:val="16"/>
                  <w:szCs w:val="16"/>
                  <w:rPrChange w:id="24884" w:author="Visone Rossana (GSE)" w:date="2025-10-20T12:59:00Z" w16du:dateUtc="2025-10-20T10:59:00Z">
                    <w:rPr>
                      <w:rFonts w:ascii="Times" w:hAnsi="Times"/>
                      <w:sz w:val="18"/>
                    </w:rPr>
                  </w:rPrChange>
                </w:rPr>
                <w:t>0,06</w:t>
              </w:r>
            </w:ins>
          </w:p>
        </w:tc>
      </w:tr>
      <w:tr w:rsidR="003E7882" w:rsidRPr="00110BE6" w14:paraId="3045E40D" w14:textId="77777777" w:rsidTr="003654F2">
        <w:trPr>
          <w:trHeight w:val="290"/>
          <w:ins w:id="24885"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7753C048" w14:textId="77777777" w:rsidR="003E7882" w:rsidRPr="003E7882" w:rsidRDefault="003E7882" w:rsidP="003654F2">
            <w:pPr>
              <w:jc w:val="center"/>
              <w:rPr>
                <w:ins w:id="24886" w:author="Visone Rossana (GSE)" w:date="2025-10-20T12:57:00Z" w16du:dateUtc="2025-10-20T10:57:00Z"/>
                <w:rFonts w:cstheme="minorHAnsi"/>
                <w:sz w:val="16"/>
                <w:szCs w:val="16"/>
                <w:rPrChange w:id="24887" w:author="Visone Rossana (GSE)" w:date="2025-10-20T12:59:00Z" w16du:dateUtc="2025-10-20T10:59:00Z">
                  <w:rPr>
                    <w:ins w:id="24888" w:author="Visone Rossana (GSE)" w:date="2025-10-20T12:57:00Z" w16du:dateUtc="2025-10-20T10:57:00Z"/>
                    <w:rFonts w:ascii="Times" w:hAnsi="Times"/>
                    <w:sz w:val="18"/>
                  </w:rPr>
                </w:rPrChange>
              </w:rPr>
            </w:pPr>
            <w:ins w:id="24889" w:author="Visone Rossana (GSE)" w:date="2025-10-20T12:57:00Z" w16du:dateUtc="2025-10-20T10:57:00Z">
              <w:r w:rsidRPr="003E7882">
                <w:rPr>
                  <w:rFonts w:cstheme="minorHAnsi"/>
                  <w:sz w:val="16"/>
                  <w:szCs w:val="16"/>
                  <w:rPrChange w:id="24890" w:author="Visone Rossana (GSE)" w:date="2025-10-20T12:59:00Z" w16du:dateUtc="2025-10-20T10:59:00Z">
                    <w:rPr>
                      <w:rFonts w:ascii="Times" w:hAnsi="Times"/>
                      <w:sz w:val="18"/>
                    </w:rPr>
                  </w:rPrChange>
                </w:rPr>
                <w:t>Reg. 2281/2016</w:t>
              </w:r>
            </w:ins>
          </w:p>
        </w:tc>
        <w:tc>
          <w:tcPr>
            <w:tcW w:w="2126" w:type="dxa"/>
            <w:vMerge w:val="restart"/>
            <w:tcBorders>
              <w:top w:val="single" w:sz="4" w:space="0" w:color="000000"/>
              <w:left w:val="single" w:sz="4" w:space="0" w:color="000000"/>
              <w:right w:val="single" w:sz="4" w:space="0" w:color="000000"/>
            </w:tcBorders>
            <w:vAlign w:val="center"/>
          </w:tcPr>
          <w:p w14:paraId="63047407" w14:textId="77777777" w:rsidR="003E7882" w:rsidRPr="003E7882" w:rsidRDefault="003E7882" w:rsidP="003654F2">
            <w:pPr>
              <w:pStyle w:val="TableParagraph"/>
              <w:spacing w:before="161"/>
              <w:jc w:val="center"/>
              <w:rPr>
                <w:ins w:id="24891" w:author="Visone Rossana (GSE)" w:date="2025-10-20T12:57:00Z" w16du:dateUtc="2025-10-20T10:57:00Z"/>
                <w:rFonts w:asciiTheme="minorHAnsi" w:hAnsiTheme="minorHAnsi" w:cstheme="minorHAnsi"/>
                <w:sz w:val="16"/>
                <w:szCs w:val="16"/>
                <w:rPrChange w:id="24892" w:author="Visone Rossana (GSE)" w:date="2025-10-20T12:59:00Z" w16du:dateUtc="2025-10-20T10:59:00Z">
                  <w:rPr>
                    <w:ins w:id="24893" w:author="Visone Rossana (GSE)" w:date="2025-10-20T12:57:00Z" w16du:dateUtc="2025-10-20T10:57:00Z"/>
                    <w:rFonts w:ascii="Times" w:hAnsi="Times"/>
                    <w:sz w:val="18"/>
                  </w:rPr>
                </w:rPrChange>
              </w:rPr>
            </w:pPr>
            <w:ins w:id="24894" w:author="Visone Rossana (GSE)" w:date="2025-10-20T12:57:00Z" w16du:dateUtc="2025-10-20T10:57:00Z">
              <w:r w:rsidRPr="003E7882">
                <w:rPr>
                  <w:rFonts w:asciiTheme="minorHAnsi" w:hAnsiTheme="minorHAnsi" w:cstheme="minorHAnsi"/>
                  <w:sz w:val="16"/>
                  <w:szCs w:val="16"/>
                  <w:rPrChange w:id="24895" w:author="Visone Rossana (GSE)" w:date="2025-10-20T12:59:00Z" w16du:dateUtc="2025-10-20T10:59:00Z">
                    <w:rPr>
                      <w:rFonts w:ascii="Times" w:hAnsi="Times"/>
                      <w:sz w:val="18"/>
                    </w:rPr>
                  </w:rPrChange>
                </w:rPr>
                <w:t>acqua/aria</w:t>
              </w:r>
            </w:ins>
          </w:p>
        </w:tc>
        <w:tc>
          <w:tcPr>
            <w:tcW w:w="2835" w:type="dxa"/>
            <w:vMerge w:val="restart"/>
            <w:tcBorders>
              <w:top w:val="single" w:sz="4" w:space="0" w:color="000000"/>
              <w:left w:val="single" w:sz="4" w:space="0" w:color="000000"/>
              <w:right w:val="single" w:sz="4" w:space="0" w:color="000000"/>
            </w:tcBorders>
            <w:vAlign w:val="center"/>
          </w:tcPr>
          <w:p w14:paraId="3CE423B5" w14:textId="77777777" w:rsidR="003E7882" w:rsidRPr="003E7882" w:rsidRDefault="003E7882" w:rsidP="003654F2">
            <w:pPr>
              <w:pStyle w:val="TableParagraph"/>
              <w:spacing w:before="161"/>
              <w:jc w:val="center"/>
              <w:rPr>
                <w:ins w:id="24896" w:author="Visone Rossana (GSE)" w:date="2025-10-20T12:57:00Z" w16du:dateUtc="2025-10-20T10:57:00Z"/>
                <w:rFonts w:asciiTheme="minorHAnsi" w:hAnsiTheme="minorHAnsi" w:cstheme="minorHAnsi"/>
                <w:sz w:val="16"/>
                <w:szCs w:val="16"/>
                <w:lang w:val="it-IT"/>
                <w:rPrChange w:id="24897" w:author="Visone Rossana (GSE)" w:date="2025-10-20T12:59:00Z" w16du:dateUtc="2025-10-20T10:59:00Z">
                  <w:rPr>
                    <w:ins w:id="24898" w:author="Visone Rossana (GSE)" w:date="2025-10-20T12:57:00Z" w16du:dateUtc="2025-10-20T10:57:00Z"/>
                    <w:rFonts w:ascii="Times" w:hAnsi="Times"/>
                    <w:sz w:val="18"/>
                    <w:lang w:val="it-IT"/>
                  </w:rPr>
                </w:rPrChange>
              </w:rPr>
            </w:pPr>
            <w:ins w:id="24899" w:author="Visone Rossana (GSE)" w:date="2025-10-20T12:57:00Z" w16du:dateUtc="2025-10-20T10:57:00Z">
              <w:r w:rsidRPr="004E59E6">
                <w:rPr>
                  <w:rFonts w:asciiTheme="minorHAnsi" w:hAnsiTheme="minorHAnsi" w:cstheme="minorHAnsi"/>
                  <w:sz w:val="16"/>
                  <w:szCs w:val="16"/>
                  <w:rPrChange w:id="24900" w:author="Di Lorenzo Michele (GSE)" w:date="2025-10-29T12:04:00Z" w16du:dateUtc="2025-10-29T11:04:00Z">
                    <w:rPr>
                      <w:rFonts w:ascii="Times" w:hAnsi="Times"/>
                      <w:sz w:val="18"/>
                    </w:rPr>
                  </w:rPrChange>
                </w:rPr>
                <w:t>PdC ad acqua di falda /aria</w:t>
              </w:r>
            </w:ins>
          </w:p>
        </w:tc>
        <w:tc>
          <w:tcPr>
            <w:tcW w:w="1843" w:type="dxa"/>
            <w:tcBorders>
              <w:top w:val="single" w:sz="4" w:space="0" w:color="000000"/>
              <w:left w:val="single" w:sz="4" w:space="0" w:color="000000"/>
              <w:bottom w:val="single" w:sz="4" w:space="0" w:color="000000"/>
              <w:right w:val="single" w:sz="4" w:space="0" w:color="000000"/>
            </w:tcBorders>
            <w:vAlign w:val="center"/>
          </w:tcPr>
          <w:p w14:paraId="173AB790" w14:textId="77777777" w:rsidR="003E7882" w:rsidRPr="003E7882" w:rsidRDefault="003E7882" w:rsidP="003654F2">
            <w:pPr>
              <w:pStyle w:val="TableParagraph"/>
              <w:spacing w:before="13"/>
              <w:ind w:left="107"/>
              <w:jc w:val="center"/>
              <w:rPr>
                <w:ins w:id="24901" w:author="Visone Rossana (GSE)" w:date="2025-10-20T12:57:00Z" w16du:dateUtc="2025-10-20T10:57:00Z"/>
                <w:rFonts w:asciiTheme="minorHAnsi" w:hAnsiTheme="minorHAnsi" w:cstheme="minorHAnsi"/>
                <w:sz w:val="16"/>
                <w:szCs w:val="16"/>
                <w:rPrChange w:id="24902" w:author="Visone Rossana (GSE)" w:date="2025-10-20T12:59:00Z" w16du:dateUtc="2025-10-20T10:59:00Z">
                  <w:rPr>
                    <w:ins w:id="24903" w:author="Visone Rossana (GSE)" w:date="2025-10-20T12:57:00Z" w16du:dateUtc="2025-10-20T10:57:00Z"/>
                    <w:rFonts w:ascii="Times" w:hAnsi="Times"/>
                    <w:sz w:val="18"/>
                  </w:rPr>
                </w:rPrChange>
              </w:rPr>
            </w:pPr>
            <w:ins w:id="24904" w:author="Visone Rossana (GSE)" w:date="2025-10-20T12:57:00Z" w16du:dateUtc="2025-10-20T10:57:00Z">
              <w:r w:rsidRPr="003E7882">
                <w:rPr>
                  <w:rFonts w:asciiTheme="minorHAnsi" w:hAnsiTheme="minorHAnsi" w:cstheme="minorHAnsi"/>
                  <w:sz w:val="16"/>
                  <w:szCs w:val="16"/>
                  <w:rPrChange w:id="24905"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4906"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tcPr>
          <w:p w14:paraId="42A0DCDD" w14:textId="77777777" w:rsidR="003E7882" w:rsidRPr="003E7882" w:rsidRDefault="003E7882" w:rsidP="003654F2">
            <w:pPr>
              <w:pStyle w:val="TableParagraph"/>
              <w:spacing w:before="29" w:line="240" w:lineRule="exact"/>
              <w:ind w:left="5"/>
              <w:jc w:val="center"/>
              <w:rPr>
                <w:ins w:id="24907" w:author="Visone Rossana (GSE)" w:date="2025-10-20T12:57:00Z" w16du:dateUtc="2025-10-20T10:57:00Z"/>
                <w:rFonts w:asciiTheme="minorHAnsi" w:hAnsiTheme="minorHAnsi" w:cstheme="minorHAnsi"/>
                <w:sz w:val="16"/>
                <w:szCs w:val="16"/>
                <w:rPrChange w:id="24908" w:author="Visone Rossana (GSE)" w:date="2025-10-20T12:59:00Z" w16du:dateUtc="2025-10-20T10:59:00Z">
                  <w:rPr>
                    <w:ins w:id="24909" w:author="Visone Rossana (GSE)" w:date="2025-10-20T12:57:00Z" w16du:dateUtc="2025-10-20T10:57:00Z"/>
                    <w:rFonts w:ascii="Times" w:hAnsi="Times"/>
                    <w:sz w:val="18"/>
                  </w:rPr>
                </w:rPrChange>
              </w:rPr>
            </w:pPr>
            <w:ins w:id="24910" w:author="Visone Rossana (GSE)" w:date="2025-10-20T12:57:00Z" w16du:dateUtc="2025-10-20T10:57:00Z">
              <w:r w:rsidRPr="003E7882">
                <w:rPr>
                  <w:rFonts w:asciiTheme="minorHAnsi" w:hAnsiTheme="minorHAnsi" w:cstheme="minorHAnsi"/>
                  <w:sz w:val="16"/>
                  <w:szCs w:val="16"/>
                  <w:rPrChange w:id="24911" w:author="Visone Rossana (GSE)" w:date="2025-10-20T12:59:00Z" w16du:dateUtc="2025-10-20T10:59:00Z">
                    <w:rPr>
                      <w:rFonts w:ascii="Times" w:hAnsi="Times"/>
                      <w:sz w:val="18"/>
                    </w:rPr>
                  </w:rPrChange>
                </w:rPr>
                <w:t>0,160</w:t>
              </w:r>
            </w:ins>
          </w:p>
        </w:tc>
      </w:tr>
      <w:tr w:rsidR="003E7882" w:rsidRPr="00110BE6" w14:paraId="358B8F38" w14:textId="77777777" w:rsidTr="003654F2">
        <w:trPr>
          <w:trHeight w:val="290"/>
          <w:ins w:id="24912" w:author="Visone Rossana (GSE)" w:date="2025-10-20T12:57:00Z"/>
        </w:trPr>
        <w:tc>
          <w:tcPr>
            <w:tcW w:w="1560" w:type="dxa"/>
            <w:vMerge/>
            <w:tcBorders>
              <w:left w:val="single" w:sz="4" w:space="0" w:color="000000"/>
              <w:right w:val="single" w:sz="4" w:space="0" w:color="000000"/>
            </w:tcBorders>
            <w:vAlign w:val="center"/>
          </w:tcPr>
          <w:p w14:paraId="044A916E" w14:textId="77777777" w:rsidR="003E7882" w:rsidRPr="003E7882" w:rsidRDefault="003E7882" w:rsidP="003654F2">
            <w:pPr>
              <w:jc w:val="center"/>
              <w:rPr>
                <w:ins w:id="24913" w:author="Visone Rossana (GSE)" w:date="2025-10-20T12:57:00Z" w16du:dateUtc="2025-10-20T10:57:00Z"/>
                <w:rFonts w:cstheme="minorHAnsi"/>
                <w:sz w:val="16"/>
                <w:szCs w:val="16"/>
                <w:rPrChange w:id="24914" w:author="Visone Rossana (GSE)" w:date="2025-10-20T12:59:00Z" w16du:dateUtc="2025-10-20T10:59:00Z">
                  <w:rPr>
                    <w:ins w:id="24915" w:author="Visone Rossana (GSE)" w:date="2025-10-20T12:57:00Z" w16du:dateUtc="2025-10-20T10:57:00Z"/>
                    <w:rFonts w:ascii="Times" w:hAnsi="Times"/>
                    <w:sz w:val="18"/>
                  </w:rPr>
                </w:rPrChange>
              </w:rPr>
            </w:pPr>
          </w:p>
        </w:tc>
        <w:tc>
          <w:tcPr>
            <w:tcW w:w="2126" w:type="dxa"/>
            <w:vMerge/>
            <w:tcBorders>
              <w:left w:val="single" w:sz="4" w:space="0" w:color="000000"/>
              <w:bottom w:val="single" w:sz="4" w:space="0" w:color="000000"/>
              <w:right w:val="single" w:sz="4" w:space="0" w:color="000000"/>
            </w:tcBorders>
            <w:vAlign w:val="center"/>
          </w:tcPr>
          <w:p w14:paraId="3BB9E01C" w14:textId="77777777" w:rsidR="003E7882" w:rsidRPr="003E7882" w:rsidRDefault="003E7882" w:rsidP="003654F2">
            <w:pPr>
              <w:pStyle w:val="TableParagraph"/>
              <w:spacing w:before="161"/>
              <w:jc w:val="center"/>
              <w:rPr>
                <w:ins w:id="24916" w:author="Visone Rossana (GSE)" w:date="2025-10-20T12:57:00Z" w16du:dateUtc="2025-10-20T10:57:00Z"/>
                <w:rFonts w:asciiTheme="minorHAnsi" w:hAnsiTheme="minorHAnsi" w:cstheme="minorHAnsi"/>
                <w:sz w:val="16"/>
                <w:szCs w:val="16"/>
                <w:rPrChange w:id="24917" w:author="Visone Rossana (GSE)" w:date="2025-10-20T12:59:00Z" w16du:dateUtc="2025-10-20T10:59:00Z">
                  <w:rPr>
                    <w:ins w:id="24918" w:author="Visone Rossana (GSE)" w:date="2025-10-20T12:57:00Z" w16du:dateUtc="2025-10-20T10:57:00Z"/>
                    <w:rFonts w:ascii="Times" w:hAnsi="Times"/>
                    <w:sz w:val="18"/>
                  </w:rPr>
                </w:rPrChange>
              </w:rPr>
            </w:pPr>
          </w:p>
        </w:tc>
        <w:tc>
          <w:tcPr>
            <w:tcW w:w="2835" w:type="dxa"/>
            <w:vMerge/>
            <w:tcBorders>
              <w:left w:val="single" w:sz="4" w:space="0" w:color="000000"/>
              <w:bottom w:val="single" w:sz="4" w:space="0" w:color="000000"/>
              <w:right w:val="single" w:sz="4" w:space="0" w:color="000000"/>
            </w:tcBorders>
            <w:vAlign w:val="center"/>
          </w:tcPr>
          <w:p w14:paraId="64D76005" w14:textId="77777777" w:rsidR="003E7882" w:rsidRPr="003E7882" w:rsidRDefault="003E7882" w:rsidP="003654F2">
            <w:pPr>
              <w:pStyle w:val="TableParagraph"/>
              <w:spacing w:before="161"/>
              <w:jc w:val="center"/>
              <w:rPr>
                <w:ins w:id="24919" w:author="Visone Rossana (GSE)" w:date="2025-10-20T12:57:00Z" w16du:dateUtc="2025-10-20T10:57:00Z"/>
                <w:rFonts w:asciiTheme="minorHAnsi" w:hAnsiTheme="minorHAnsi" w:cstheme="minorHAnsi"/>
                <w:sz w:val="16"/>
                <w:szCs w:val="16"/>
                <w:rPrChange w:id="24920" w:author="Visone Rossana (GSE)" w:date="2025-10-20T12:59:00Z" w16du:dateUtc="2025-10-20T10:59:00Z">
                  <w:rPr>
                    <w:ins w:id="24921"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358B9574" w14:textId="77777777" w:rsidR="003E7882" w:rsidRPr="003E7882" w:rsidRDefault="003E7882" w:rsidP="003654F2">
            <w:pPr>
              <w:pStyle w:val="TableParagraph"/>
              <w:spacing w:before="13"/>
              <w:ind w:left="107"/>
              <w:jc w:val="center"/>
              <w:rPr>
                <w:ins w:id="24922" w:author="Visone Rossana (GSE)" w:date="2025-10-20T12:57:00Z" w16du:dateUtc="2025-10-20T10:57:00Z"/>
                <w:rFonts w:asciiTheme="minorHAnsi" w:hAnsiTheme="minorHAnsi" w:cstheme="minorHAnsi"/>
                <w:sz w:val="16"/>
                <w:szCs w:val="16"/>
                <w:rPrChange w:id="24923" w:author="Visone Rossana (GSE)" w:date="2025-10-20T12:59:00Z" w16du:dateUtc="2025-10-20T10:59:00Z">
                  <w:rPr>
                    <w:ins w:id="24924" w:author="Visone Rossana (GSE)" w:date="2025-10-20T12:57:00Z" w16du:dateUtc="2025-10-20T10:57:00Z"/>
                    <w:rFonts w:ascii="Times" w:hAnsi="Times"/>
                    <w:sz w:val="18"/>
                  </w:rPr>
                </w:rPrChange>
              </w:rPr>
            </w:pPr>
            <w:ins w:id="24925" w:author="Visone Rossana (GSE)" w:date="2025-10-20T12:57:00Z" w16du:dateUtc="2025-10-20T10:57:00Z">
              <w:r w:rsidRPr="003E7882">
                <w:rPr>
                  <w:rFonts w:asciiTheme="minorHAnsi" w:hAnsiTheme="minorHAnsi" w:cstheme="minorHAnsi"/>
                  <w:sz w:val="16"/>
                  <w:szCs w:val="16"/>
                  <w:rPrChange w:id="24926"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4927"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tcPr>
          <w:p w14:paraId="46F163B9" w14:textId="77777777" w:rsidR="003E7882" w:rsidRPr="003E7882" w:rsidRDefault="003E7882" w:rsidP="003654F2">
            <w:pPr>
              <w:pStyle w:val="TableParagraph"/>
              <w:spacing w:before="29" w:line="240" w:lineRule="exact"/>
              <w:ind w:left="5"/>
              <w:jc w:val="center"/>
              <w:rPr>
                <w:ins w:id="24928" w:author="Visone Rossana (GSE)" w:date="2025-10-20T12:57:00Z" w16du:dateUtc="2025-10-20T10:57:00Z"/>
                <w:rFonts w:asciiTheme="minorHAnsi" w:hAnsiTheme="minorHAnsi" w:cstheme="minorHAnsi"/>
                <w:sz w:val="16"/>
                <w:szCs w:val="16"/>
                <w:rPrChange w:id="24929" w:author="Visone Rossana (GSE)" w:date="2025-10-20T12:59:00Z" w16du:dateUtc="2025-10-20T10:59:00Z">
                  <w:rPr>
                    <w:ins w:id="24930" w:author="Visone Rossana (GSE)" w:date="2025-10-20T12:57:00Z" w16du:dateUtc="2025-10-20T10:57:00Z"/>
                    <w:rFonts w:ascii="Times" w:hAnsi="Times"/>
                    <w:sz w:val="18"/>
                  </w:rPr>
                </w:rPrChange>
              </w:rPr>
            </w:pPr>
            <w:ins w:id="24931" w:author="Visone Rossana (GSE)" w:date="2025-10-20T12:57:00Z" w16du:dateUtc="2025-10-20T10:57:00Z">
              <w:r w:rsidRPr="003E7882">
                <w:rPr>
                  <w:rFonts w:asciiTheme="minorHAnsi" w:hAnsiTheme="minorHAnsi" w:cstheme="minorHAnsi"/>
                  <w:sz w:val="16"/>
                  <w:szCs w:val="16"/>
                  <w:rPrChange w:id="24932" w:author="Visone Rossana (GSE)" w:date="2025-10-20T12:59:00Z" w16du:dateUtc="2025-10-20T10:59:00Z">
                    <w:rPr>
                      <w:rFonts w:ascii="Times" w:hAnsi="Times"/>
                      <w:sz w:val="18"/>
                    </w:rPr>
                  </w:rPrChange>
                </w:rPr>
                <w:t>0,</w:t>
              </w:r>
              <w:r w:rsidRPr="003E7882">
                <w:rPr>
                  <w:rFonts w:asciiTheme="minorHAnsi" w:hAnsiTheme="minorHAnsi" w:cstheme="minorHAnsi"/>
                  <w:sz w:val="16"/>
                  <w:szCs w:val="16"/>
                  <w:rPrChange w:id="24933" w:author="Visone Rossana (GSE)" w:date="2025-10-20T12:59:00Z" w16du:dateUtc="2025-10-20T10:59:00Z">
                    <w:rPr>
                      <w:rFonts w:ascii="Times" w:hAnsi="Times" w:cs="Times"/>
                      <w:sz w:val="18"/>
                      <w:szCs w:val="18"/>
                    </w:rPr>
                  </w:rPrChange>
                </w:rPr>
                <w:t>06</w:t>
              </w:r>
            </w:ins>
          </w:p>
        </w:tc>
      </w:tr>
      <w:tr w:rsidR="003E7882" w:rsidRPr="00110BE6" w14:paraId="3B710E13" w14:textId="77777777" w:rsidTr="003654F2">
        <w:trPr>
          <w:trHeight w:val="290"/>
          <w:ins w:id="24934"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4602171C" w14:textId="77777777" w:rsidR="003E7882" w:rsidRPr="003E7882" w:rsidRDefault="003E7882" w:rsidP="003654F2">
            <w:pPr>
              <w:pStyle w:val="TableParagraph"/>
              <w:spacing w:before="161"/>
              <w:jc w:val="center"/>
              <w:rPr>
                <w:ins w:id="24935" w:author="Visone Rossana (GSE)" w:date="2025-10-20T12:57:00Z" w16du:dateUtc="2025-10-20T10:57:00Z"/>
                <w:rFonts w:asciiTheme="minorHAnsi" w:hAnsiTheme="minorHAnsi" w:cstheme="minorHAnsi"/>
                <w:sz w:val="16"/>
                <w:szCs w:val="16"/>
                <w:rPrChange w:id="24936" w:author="Visone Rossana (GSE)" w:date="2025-10-20T12:59:00Z" w16du:dateUtc="2025-10-20T10:59:00Z">
                  <w:rPr>
                    <w:ins w:id="24937" w:author="Visone Rossana (GSE)" w:date="2025-10-20T12:57:00Z" w16du:dateUtc="2025-10-20T10:57:00Z"/>
                    <w:rFonts w:ascii="Times" w:hAnsi="Times"/>
                    <w:sz w:val="18"/>
                  </w:rPr>
                </w:rPrChange>
              </w:rPr>
            </w:pPr>
            <w:ins w:id="24938" w:author="Visone Rossana (GSE)" w:date="2025-10-20T12:57:00Z" w16du:dateUtc="2025-10-20T10:57:00Z">
              <w:r w:rsidRPr="003E7882">
                <w:rPr>
                  <w:rFonts w:asciiTheme="minorHAnsi" w:hAnsiTheme="minorHAnsi" w:cstheme="minorHAnsi"/>
                  <w:sz w:val="16"/>
                  <w:szCs w:val="16"/>
                  <w:rPrChange w:id="24939" w:author="Visone Rossana (GSE)" w:date="2025-10-20T12:59:00Z" w16du:dateUtc="2025-10-20T10:59:00Z">
                    <w:rPr>
                      <w:rFonts w:ascii="Times" w:hAnsi="Times"/>
                      <w:sz w:val="18"/>
                    </w:rPr>
                  </w:rPrChange>
                </w:rPr>
                <w:t>Reg. 813/2013</w:t>
              </w:r>
            </w:ins>
          </w:p>
        </w:tc>
        <w:tc>
          <w:tcPr>
            <w:tcW w:w="2126" w:type="dxa"/>
            <w:vMerge w:val="restart"/>
            <w:tcBorders>
              <w:top w:val="single" w:sz="4" w:space="0" w:color="000000"/>
              <w:left w:val="single" w:sz="4" w:space="0" w:color="000000"/>
              <w:bottom w:val="single" w:sz="4" w:space="0" w:color="000000"/>
              <w:right w:val="single" w:sz="4" w:space="0" w:color="000000"/>
            </w:tcBorders>
            <w:vAlign w:val="center"/>
            <w:hideMark/>
          </w:tcPr>
          <w:p w14:paraId="593D56C0" w14:textId="77777777" w:rsidR="003E7882" w:rsidRPr="003E7882" w:rsidRDefault="003E7882" w:rsidP="003654F2">
            <w:pPr>
              <w:pStyle w:val="TableParagraph"/>
              <w:spacing w:before="161"/>
              <w:jc w:val="center"/>
              <w:rPr>
                <w:ins w:id="24940" w:author="Visone Rossana (GSE)" w:date="2025-10-20T12:57:00Z" w16du:dateUtc="2025-10-20T10:57:00Z"/>
                <w:rFonts w:asciiTheme="minorHAnsi" w:hAnsiTheme="minorHAnsi" w:cstheme="minorHAnsi"/>
                <w:sz w:val="16"/>
                <w:szCs w:val="16"/>
                <w:rPrChange w:id="24941" w:author="Visone Rossana (GSE)" w:date="2025-10-20T12:59:00Z" w16du:dateUtc="2025-10-20T10:59:00Z">
                  <w:rPr>
                    <w:ins w:id="24942" w:author="Visone Rossana (GSE)" w:date="2025-10-20T12:57:00Z" w16du:dateUtc="2025-10-20T10:57:00Z"/>
                    <w:rFonts w:ascii="Times" w:hAnsi="Times"/>
                    <w:sz w:val="18"/>
                  </w:rPr>
                </w:rPrChange>
              </w:rPr>
            </w:pPr>
            <w:ins w:id="24943" w:author="Visone Rossana (GSE)" w:date="2025-10-20T12:57:00Z" w16du:dateUtc="2025-10-20T10:57:00Z">
              <w:r w:rsidRPr="003E7882">
                <w:rPr>
                  <w:rFonts w:asciiTheme="minorHAnsi" w:hAnsiTheme="minorHAnsi" w:cstheme="minorHAnsi"/>
                  <w:sz w:val="16"/>
                  <w:szCs w:val="16"/>
                  <w:rPrChange w:id="24944" w:author="Visone Rossana (GSE)" w:date="2025-10-20T12:59:00Z" w16du:dateUtc="2025-10-20T10:59:00Z">
                    <w:rPr>
                      <w:rFonts w:ascii="Times" w:hAnsi="Times"/>
                      <w:sz w:val="18"/>
                    </w:rPr>
                  </w:rPrChange>
                </w:rPr>
                <w:t>acqua/acqua</w:t>
              </w:r>
            </w:ins>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2135EBD4" w14:textId="77777777" w:rsidR="003E7882" w:rsidRPr="003E7882" w:rsidRDefault="003E7882" w:rsidP="003654F2">
            <w:pPr>
              <w:pStyle w:val="TableParagraph"/>
              <w:spacing w:before="161"/>
              <w:jc w:val="center"/>
              <w:rPr>
                <w:ins w:id="24945" w:author="Visone Rossana (GSE)" w:date="2025-10-20T12:57:00Z" w16du:dateUtc="2025-10-20T10:57:00Z"/>
                <w:rFonts w:asciiTheme="minorHAnsi" w:hAnsiTheme="minorHAnsi" w:cstheme="minorHAnsi"/>
                <w:sz w:val="16"/>
                <w:szCs w:val="16"/>
                <w:lang w:val="it-IT"/>
                <w:rPrChange w:id="24946" w:author="Visone Rossana (GSE)" w:date="2025-10-20T12:59:00Z" w16du:dateUtc="2025-10-20T10:59:00Z">
                  <w:rPr>
                    <w:ins w:id="24947" w:author="Visone Rossana (GSE)" w:date="2025-10-20T12:57:00Z" w16du:dateUtc="2025-10-20T10:57:00Z"/>
                    <w:rFonts w:ascii="Times" w:hAnsi="Times"/>
                    <w:sz w:val="18"/>
                    <w:lang w:val="it-IT"/>
                  </w:rPr>
                </w:rPrChange>
              </w:rPr>
            </w:pPr>
            <w:ins w:id="24948" w:author="Visone Rossana (GSE)" w:date="2025-10-20T12:57:00Z" w16du:dateUtc="2025-10-20T10:57:00Z">
              <w:r w:rsidRPr="004E59E6">
                <w:rPr>
                  <w:rFonts w:asciiTheme="minorHAnsi" w:hAnsiTheme="minorHAnsi" w:cstheme="minorHAnsi"/>
                  <w:sz w:val="16"/>
                  <w:szCs w:val="16"/>
                  <w:rPrChange w:id="24949" w:author="Di Lorenzo Michele (GSE)" w:date="2025-10-29T12:04:00Z" w16du:dateUtc="2025-10-29T11:04:00Z">
                    <w:rPr>
                      <w:rFonts w:ascii="Times" w:hAnsi="Times"/>
                      <w:sz w:val="18"/>
                    </w:rPr>
                  </w:rPrChange>
                </w:rPr>
                <w:t>PdC ad acqua di falda/acqua</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CA4E2F5" w14:textId="77777777" w:rsidR="003E7882" w:rsidRPr="003E7882" w:rsidRDefault="003E7882" w:rsidP="003654F2">
            <w:pPr>
              <w:pStyle w:val="TableParagraph"/>
              <w:spacing w:before="13"/>
              <w:ind w:left="107"/>
              <w:jc w:val="center"/>
              <w:rPr>
                <w:ins w:id="24950" w:author="Visone Rossana (GSE)" w:date="2025-10-20T12:57:00Z" w16du:dateUtc="2025-10-20T10:57:00Z"/>
                <w:rFonts w:asciiTheme="minorHAnsi" w:hAnsiTheme="minorHAnsi" w:cstheme="minorHAnsi"/>
                <w:sz w:val="16"/>
                <w:szCs w:val="16"/>
                <w:rPrChange w:id="24951" w:author="Visone Rossana (GSE)" w:date="2025-10-20T12:59:00Z" w16du:dateUtc="2025-10-20T10:59:00Z">
                  <w:rPr>
                    <w:ins w:id="24952" w:author="Visone Rossana (GSE)" w:date="2025-10-20T12:57:00Z" w16du:dateUtc="2025-10-20T10:57:00Z"/>
                    <w:rFonts w:ascii="Times" w:hAnsi="Times"/>
                    <w:sz w:val="18"/>
                  </w:rPr>
                </w:rPrChange>
              </w:rPr>
            </w:pPr>
            <w:ins w:id="24953" w:author="Visone Rossana (GSE)" w:date="2025-10-20T12:57:00Z" w16du:dateUtc="2025-10-20T10:57:00Z">
              <w:r w:rsidRPr="003E7882">
                <w:rPr>
                  <w:rFonts w:asciiTheme="minorHAnsi" w:hAnsiTheme="minorHAnsi" w:cstheme="minorHAnsi"/>
                  <w:sz w:val="16"/>
                  <w:szCs w:val="16"/>
                  <w:rPrChange w:id="24954"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4955"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CA39AA8" w14:textId="77777777" w:rsidR="003E7882" w:rsidRPr="003E7882" w:rsidRDefault="003E7882" w:rsidP="003654F2">
            <w:pPr>
              <w:pStyle w:val="TableParagraph"/>
              <w:spacing w:before="29" w:line="240" w:lineRule="exact"/>
              <w:ind w:left="5"/>
              <w:jc w:val="center"/>
              <w:rPr>
                <w:ins w:id="24956" w:author="Visone Rossana (GSE)" w:date="2025-10-20T12:57:00Z" w16du:dateUtc="2025-10-20T10:57:00Z"/>
                <w:rFonts w:asciiTheme="minorHAnsi" w:hAnsiTheme="minorHAnsi" w:cstheme="minorHAnsi"/>
                <w:sz w:val="16"/>
                <w:szCs w:val="16"/>
                <w:rPrChange w:id="24957" w:author="Visone Rossana (GSE)" w:date="2025-10-20T12:59:00Z" w16du:dateUtc="2025-10-20T10:59:00Z">
                  <w:rPr>
                    <w:ins w:id="24958" w:author="Visone Rossana (GSE)" w:date="2025-10-20T12:57:00Z" w16du:dateUtc="2025-10-20T10:57:00Z"/>
                    <w:rFonts w:ascii="Times" w:hAnsi="Times"/>
                    <w:sz w:val="18"/>
                  </w:rPr>
                </w:rPrChange>
              </w:rPr>
            </w:pPr>
            <w:ins w:id="24959" w:author="Visone Rossana (GSE)" w:date="2025-10-20T12:57:00Z" w16du:dateUtc="2025-10-20T10:57:00Z">
              <w:r w:rsidRPr="003E7882">
                <w:rPr>
                  <w:rFonts w:asciiTheme="minorHAnsi" w:hAnsiTheme="minorHAnsi" w:cstheme="minorHAnsi"/>
                  <w:sz w:val="16"/>
                  <w:szCs w:val="16"/>
                  <w:rPrChange w:id="24960" w:author="Visone Rossana (GSE)" w:date="2025-10-20T12:59:00Z" w16du:dateUtc="2025-10-20T10:59:00Z">
                    <w:rPr>
                      <w:rFonts w:ascii="Times" w:hAnsi="Times"/>
                      <w:sz w:val="18"/>
                    </w:rPr>
                  </w:rPrChange>
                </w:rPr>
                <w:t>0,160</w:t>
              </w:r>
            </w:ins>
          </w:p>
        </w:tc>
      </w:tr>
      <w:tr w:rsidR="003E7882" w:rsidRPr="00110BE6" w14:paraId="53E1B17A" w14:textId="77777777" w:rsidTr="003654F2">
        <w:trPr>
          <w:trHeight w:val="287"/>
          <w:ins w:id="24961" w:author="Visone Rossana (GSE)" w:date="2025-10-20T12:57:00Z"/>
        </w:trPr>
        <w:tc>
          <w:tcPr>
            <w:tcW w:w="1560" w:type="dxa"/>
            <w:vMerge/>
            <w:tcBorders>
              <w:left w:val="single" w:sz="4" w:space="0" w:color="000000"/>
              <w:right w:val="single" w:sz="4" w:space="0" w:color="000000"/>
            </w:tcBorders>
            <w:vAlign w:val="center"/>
          </w:tcPr>
          <w:p w14:paraId="7B35D015" w14:textId="77777777" w:rsidR="003E7882" w:rsidRPr="003E7882" w:rsidRDefault="003E7882" w:rsidP="003654F2">
            <w:pPr>
              <w:jc w:val="center"/>
              <w:rPr>
                <w:ins w:id="24962" w:author="Visone Rossana (GSE)" w:date="2025-10-20T12:57:00Z" w16du:dateUtc="2025-10-20T10:57:00Z"/>
                <w:rFonts w:cstheme="minorHAnsi"/>
                <w:sz w:val="16"/>
                <w:szCs w:val="16"/>
                <w:rPrChange w:id="24963" w:author="Visone Rossana (GSE)" w:date="2025-10-20T12:59:00Z" w16du:dateUtc="2025-10-20T10:59:00Z">
                  <w:rPr>
                    <w:ins w:id="24964" w:author="Visone Rossana (GSE)" w:date="2025-10-20T12:57:00Z" w16du:dateUtc="2025-10-20T10:57:00Z"/>
                    <w:rFonts w:ascii="Times" w:hAnsi="Times"/>
                    <w:sz w:val="18"/>
                  </w:rPr>
                </w:rPrChange>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5A7CA605" w14:textId="77777777" w:rsidR="003E7882" w:rsidRPr="003E7882" w:rsidRDefault="003E7882" w:rsidP="003654F2">
            <w:pPr>
              <w:jc w:val="center"/>
              <w:rPr>
                <w:ins w:id="24965" w:author="Visone Rossana (GSE)" w:date="2025-10-20T12:57:00Z" w16du:dateUtc="2025-10-20T10:57:00Z"/>
                <w:rFonts w:cstheme="minorHAnsi"/>
                <w:sz w:val="16"/>
                <w:szCs w:val="16"/>
                <w:rPrChange w:id="24966" w:author="Visone Rossana (GSE)" w:date="2025-10-20T12:59:00Z" w16du:dateUtc="2025-10-20T10:59:00Z">
                  <w:rPr>
                    <w:ins w:id="24967"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7AF9F956" w14:textId="77777777" w:rsidR="003E7882" w:rsidRPr="003E7882" w:rsidRDefault="003E7882" w:rsidP="003654F2">
            <w:pPr>
              <w:jc w:val="center"/>
              <w:rPr>
                <w:ins w:id="24968" w:author="Visone Rossana (GSE)" w:date="2025-10-20T12:57:00Z" w16du:dateUtc="2025-10-20T10:57:00Z"/>
                <w:rFonts w:cstheme="minorHAnsi"/>
                <w:sz w:val="16"/>
                <w:szCs w:val="16"/>
                <w:rPrChange w:id="24969" w:author="Visone Rossana (GSE)" w:date="2025-10-20T12:59:00Z" w16du:dateUtc="2025-10-20T10:59:00Z">
                  <w:rPr>
                    <w:ins w:id="24970"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2DF4B2E" w14:textId="77777777" w:rsidR="003E7882" w:rsidRPr="003E7882" w:rsidRDefault="003E7882" w:rsidP="003654F2">
            <w:pPr>
              <w:pStyle w:val="TableParagraph"/>
              <w:spacing w:before="10"/>
              <w:ind w:left="107"/>
              <w:jc w:val="center"/>
              <w:rPr>
                <w:ins w:id="24971" w:author="Visone Rossana (GSE)" w:date="2025-10-20T12:57:00Z" w16du:dateUtc="2025-10-20T10:57:00Z"/>
                <w:rFonts w:asciiTheme="minorHAnsi" w:hAnsiTheme="minorHAnsi" w:cstheme="minorHAnsi"/>
                <w:sz w:val="16"/>
                <w:szCs w:val="16"/>
                <w:rPrChange w:id="24972" w:author="Visone Rossana (GSE)" w:date="2025-10-20T12:59:00Z" w16du:dateUtc="2025-10-20T10:59:00Z">
                  <w:rPr>
                    <w:ins w:id="24973" w:author="Visone Rossana (GSE)" w:date="2025-10-20T12:57:00Z" w16du:dateUtc="2025-10-20T10:57:00Z"/>
                    <w:rFonts w:ascii="Times" w:hAnsi="Times"/>
                    <w:sz w:val="18"/>
                  </w:rPr>
                </w:rPrChange>
              </w:rPr>
            </w:pPr>
            <w:ins w:id="24974" w:author="Visone Rossana (GSE)" w:date="2025-10-20T12:57:00Z" w16du:dateUtc="2025-10-20T10:57:00Z">
              <w:r w:rsidRPr="003E7882">
                <w:rPr>
                  <w:rFonts w:asciiTheme="minorHAnsi" w:hAnsiTheme="minorHAnsi" w:cstheme="minorHAnsi"/>
                  <w:sz w:val="16"/>
                  <w:szCs w:val="16"/>
                  <w:rPrChange w:id="24975"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4976"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B541621" w14:textId="77777777" w:rsidR="003E7882" w:rsidRPr="003E7882" w:rsidRDefault="003E7882" w:rsidP="003654F2">
            <w:pPr>
              <w:pStyle w:val="TableParagraph"/>
              <w:spacing w:before="27" w:line="240" w:lineRule="exact"/>
              <w:ind w:left="5"/>
              <w:jc w:val="center"/>
              <w:rPr>
                <w:ins w:id="24977" w:author="Visone Rossana (GSE)" w:date="2025-10-20T12:57:00Z" w16du:dateUtc="2025-10-20T10:57:00Z"/>
                <w:rFonts w:asciiTheme="minorHAnsi" w:hAnsiTheme="minorHAnsi" w:cstheme="minorHAnsi"/>
                <w:sz w:val="16"/>
                <w:szCs w:val="16"/>
                <w:rPrChange w:id="24978" w:author="Visone Rossana (GSE)" w:date="2025-10-20T12:59:00Z" w16du:dateUtc="2025-10-20T10:59:00Z">
                  <w:rPr>
                    <w:ins w:id="24979" w:author="Visone Rossana (GSE)" w:date="2025-10-20T12:57:00Z" w16du:dateUtc="2025-10-20T10:57:00Z"/>
                    <w:rFonts w:ascii="Times" w:hAnsi="Times"/>
                    <w:sz w:val="18"/>
                  </w:rPr>
                </w:rPrChange>
              </w:rPr>
            </w:pPr>
            <w:ins w:id="24980" w:author="Visone Rossana (GSE)" w:date="2025-10-20T12:57:00Z" w16du:dateUtc="2025-10-20T10:57:00Z">
              <w:r w:rsidRPr="003E7882">
                <w:rPr>
                  <w:rFonts w:asciiTheme="minorHAnsi" w:hAnsiTheme="minorHAnsi" w:cstheme="minorHAnsi"/>
                  <w:sz w:val="16"/>
                  <w:szCs w:val="16"/>
                  <w:rPrChange w:id="24981" w:author="Visone Rossana (GSE)" w:date="2025-10-20T12:59:00Z" w16du:dateUtc="2025-10-20T10:59:00Z">
                    <w:rPr>
                      <w:rFonts w:ascii="Times" w:hAnsi="Times"/>
                      <w:sz w:val="18"/>
                    </w:rPr>
                  </w:rPrChange>
                </w:rPr>
                <w:t>0,</w:t>
              </w:r>
              <w:r w:rsidRPr="003E7882">
                <w:rPr>
                  <w:rFonts w:asciiTheme="minorHAnsi" w:hAnsiTheme="minorHAnsi" w:cstheme="minorHAnsi"/>
                  <w:sz w:val="16"/>
                  <w:szCs w:val="16"/>
                  <w:rPrChange w:id="24982" w:author="Visone Rossana (GSE)" w:date="2025-10-20T12:59:00Z" w16du:dateUtc="2025-10-20T10:59:00Z">
                    <w:rPr>
                      <w:rFonts w:ascii="Times" w:hAnsi="Times" w:cs="Times"/>
                      <w:sz w:val="18"/>
                      <w:szCs w:val="18"/>
                    </w:rPr>
                  </w:rPrChange>
                </w:rPr>
                <w:t>06</w:t>
              </w:r>
            </w:ins>
          </w:p>
        </w:tc>
      </w:tr>
      <w:tr w:rsidR="003E7882" w:rsidRPr="00110BE6" w14:paraId="586473B8" w14:textId="77777777" w:rsidTr="003654F2">
        <w:trPr>
          <w:trHeight w:val="290"/>
          <w:ins w:id="24983"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146265B9" w14:textId="77777777" w:rsidR="003E7882" w:rsidRPr="003E7882" w:rsidRDefault="003E7882" w:rsidP="003654F2">
            <w:pPr>
              <w:pStyle w:val="TableParagraph"/>
              <w:spacing w:before="161"/>
              <w:jc w:val="center"/>
              <w:rPr>
                <w:ins w:id="24984" w:author="Visone Rossana (GSE)" w:date="2025-10-20T12:57:00Z" w16du:dateUtc="2025-10-20T10:57:00Z"/>
                <w:rFonts w:asciiTheme="minorHAnsi" w:hAnsiTheme="minorHAnsi" w:cstheme="minorHAnsi"/>
                <w:sz w:val="16"/>
                <w:szCs w:val="16"/>
                <w:rPrChange w:id="24985" w:author="Visone Rossana (GSE)" w:date="2025-10-20T12:59:00Z" w16du:dateUtc="2025-10-20T10:59:00Z">
                  <w:rPr>
                    <w:ins w:id="24986" w:author="Visone Rossana (GSE)" w:date="2025-10-20T12:57:00Z" w16du:dateUtc="2025-10-20T10:57:00Z"/>
                    <w:rFonts w:ascii="Times" w:hAnsi="Times"/>
                    <w:sz w:val="18"/>
                  </w:rPr>
                </w:rPrChange>
              </w:rPr>
            </w:pPr>
            <w:ins w:id="24987" w:author="Visone Rossana (GSE)" w:date="2025-10-20T12:57:00Z" w16du:dateUtc="2025-10-20T10:57:00Z">
              <w:r w:rsidRPr="003E7882">
                <w:rPr>
                  <w:rFonts w:asciiTheme="minorHAnsi" w:hAnsiTheme="minorHAnsi" w:cstheme="minorHAnsi"/>
                  <w:sz w:val="16"/>
                  <w:szCs w:val="16"/>
                  <w:rPrChange w:id="24988" w:author="Visone Rossana (GSE)" w:date="2025-10-20T12:59:00Z" w16du:dateUtc="2025-10-20T10:59:00Z">
                    <w:rPr>
                      <w:rFonts w:ascii="Times" w:hAnsi="Times"/>
                      <w:sz w:val="18"/>
                    </w:rPr>
                  </w:rPrChange>
                </w:rPr>
                <w:t>Reg. 206/2012</w:t>
              </w:r>
            </w:ins>
          </w:p>
          <w:p w14:paraId="1DE519DD" w14:textId="77777777" w:rsidR="003E7882" w:rsidRPr="003E7882" w:rsidRDefault="003E7882" w:rsidP="003654F2">
            <w:pPr>
              <w:pStyle w:val="TableParagraph"/>
              <w:spacing w:before="161"/>
              <w:jc w:val="center"/>
              <w:rPr>
                <w:ins w:id="24989" w:author="Visone Rossana (GSE)" w:date="2025-10-20T12:57:00Z" w16du:dateUtc="2025-10-20T10:57:00Z"/>
                <w:rFonts w:asciiTheme="minorHAnsi" w:hAnsiTheme="minorHAnsi" w:cstheme="minorHAnsi"/>
                <w:sz w:val="16"/>
                <w:szCs w:val="16"/>
                <w:rPrChange w:id="24990" w:author="Visone Rossana (GSE)" w:date="2025-10-20T12:59:00Z" w16du:dateUtc="2025-10-20T10:59:00Z">
                  <w:rPr>
                    <w:ins w:id="24991" w:author="Visone Rossana (GSE)" w:date="2025-10-20T12:57:00Z" w16du:dateUtc="2025-10-20T10:57:00Z"/>
                    <w:rFonts w:ascii="Times" w:hAnsi="Times"/>
                    <w:sz w:val="18"/>
                  </w:rPr>
                </w:rPrChange>
              </w:rPr>
            </w:pPr>
            <w:ins w:id="24992" w:author="Visone Rossana (GSE)" w:date="2025-10-20T12:57:00Z" w16du:dateUtc="2025-10-20T10:57:00Z">
              <w:r w:rsidRPr="003E7882">
                <w:rPr>
                  <w:rFonts w:asciiTheme="minorHAnsi" w:hAnsiTheme="minorHAnsi" w:cstheme="minorHAnsi"/>
                  <w:sz w:val="16"/>
                  <w:szCs w:val="16"/>
                  <w:rPrChange w:id="24993" w:author="Visone Rossana (GSE)" w:date="2025-10-20T12:59:00Z" w16du:dateUtc="2025-10-20T10:59:00Z">
                    <w:rPr>
                      <w:rFonts w:ascii="Times" w:hAnsi="Times"/>
                      <w:sz w:val="18"/>
                    </w:rPr>
                  </w:rPrChange>
                </w:rPr>
                <w:t>Reg. 2281/2016</w:t>
              </w:r>
            </w:ins>
          </w:p>
        </w:tc>
        <w:tc>
          <w:tcPr>
            <w:tcW w:w="2126" w:type="dxa"/>
            <w:vMerge w:val="restart"/>
            <w:tcBorders>
              <w:top w:val="single" w:sz="4" w:space="0" w:color="000000"/>
              <w:left w:val="single" w:sz="4" w:space="0" w:color="000000"/>
              <w:bottom w:val="single" w:sz="4" w:space="0" w:color="000000"/>
              <w:right w:val="single" w:sz="4" w:space="0" w:color="000000"/>
            </w:tcBorders>
            <w:vAlign w:val="center"/>
            <w:hideMark/>
          </w:tcPr>
          <w:p w14:paraId="791DFAD7" w14:textId="77777777" w:rsidR="003E7882" w:rsidRPr="003E7882" w:rsidRDefault="003E7882" w:rsidP="003654F2">
            <w:pPr>
              <w:pStyle w:val="TableParagraph"/>
              <w:spacing w:before="161"/>
              <w:jc w:val="center"/>
              <w:rPr>
                <w:ins w:id="24994" w:author="Visone Rossana (GSE)" w:date="2025-10-20T12:57:00Z" w16du:dateUtc="2025-10-20T10:57:00Z"/>
                <w:rFonts w:asciiTheme="minorHAnsi" w:hAnsiTheme="minorHAnsi" w:cstheme="minorHAnsi"/>
                <w:sz w:val="16"/>
                <w:szCs w:val="16"/>
                <w:rPrChange w:id="24995" w:author="Visone Rossana (GSE)" w:date="2025-10-20T12:59:00Z" w16du:dateUtc="2025-10-20T10:59:00Z">
                  <w:rPr>
                    <w:ins w:id="24996" w:author="Visone Rossana (GSE)" w:date="2025-10-20T12:57:00Z" w16du:dateUtc="2025-10-20T10:57:00Z"/>
                    <w:rFonts w:ascii="Times" w:hAnsi="Times"/>
                    <w:sz w:val="18"/>
                  </w:rPr>
                </w:rPrChange>
              </w:rPr>
            </w:pPr>
            <w:ins w:id="24997" w:author="Visone Rossana (GSE)" w:date="2025-10-20T12:57:00Z" w16du:dateUtc="2025-10-20T10:57:00Z">
              <w:r w:rsidRPr="003E7882">
                <w:rPr>
                  <w:rFonts w:asciiTheme="minorHAnsi" w:hAnsiTheme="minorHAnsi" w:cstheme="minorHAnsi"/>
                  <w:sz w:val="16"/>
                  <w:szCs w:val="16"/>
                  <w:rPrChange w:id="24998" w:author="Visone Rossana (GSE)" w:date="2025-10-20T12:59:00Z" w16du:dateUtc="2025-10-20T10:59:00Z">
                    <w:rPr>
                      <w:rFonts w:ascii="Times" w:hAnsi="Times"/>
                      <w:sz w:val="18"/>
                    </w:rPr>
                  </w:rPrChange>
                </w:rPr>
                <w:t>Salamoia/aria</w:t>
              </w:r>
            </w:ins>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0E2CF5DB" w14:textId="77777777" w:rsidR="003E7882" w:rsidRPr="003E7882" w:rsidRDefault="003E7882" w:rsidP="003654F2">
            <w:pPr>
              <w:pStyle w:val="TableParagraph"/>
              <w:spacing w:before="161"/>
              <w:jc w:val="center"/>
              <w:rPr>
                <w:ins w:id="24999" w:author="Visone Rossana (GSE)" w:date="2025-10-20T12:57:00Z" w16du:dateUtc="2025-10-20T10:57:00Z"/>
                <w:rFonts w:asciiTheme="minorHAnsi" w:hAnsiTheme="minorHAnsi" w:cstheme="minorHAnsi"/>
                <w:sz w:val="16"/>
                <w:szCs w:val="16"/>
                <w:lang w:val="it-IT"/>
                <w:rPrChange w:id="25000" w:author="Visone Rossana (GSE)" w:date="2025-10-20T12:59:00Z" w16du:dateUtc="2025-10-20T10:59:00Z">
                  <w:rPr>
                    <w:ins w:id="25001" w:author="Visone Rossana (GSE)" w:date="2025-10-20T12:57:00Z" w16du:dateUtc="2025-10-20T10:57:00Z"/>
                    <w:rFonts w:ascii="Times" w:hAnsi="Times"/>
                    <w:sz w:val="18"/>
                    <w:lang w:val="it-IT"/>
                  </w:rPr>
                </w:rPrChange>
              </w:rPr>
            </w:pPr>
            <w:ins w:id="25002" w:author="Visone Rossana (GSE)" w:date="2025-10-20T12:57:00Z" w16du:dateUtc="2025-10-20T10:57:00Z">
              <w:r w:rsidRPr="004E59E6">
                <w:rPr>
                  <w:rFonts w:asciiTheme="minorHAnsi" w:hAnsiTheme="minorHAnsi" w:cstheme="minorHAnsi"/>
                  <w:sz w:val="16"/>
                  <w:szCs w:val="16"/>
                  <w:rPrChange w:id="25003" w:author="Di Lorenzo Michele (GSE)" w:date="2025-10-29T12:04:00Z" w16du:dateUtc="2025-10-29T11:04:00Z">
                    <w:rPr>
                      <w:rFonts w:ascii="Times" w:hAnsi="Times"/>
                      <w:sz w:val="18"/>
                    </w:rPr>
                  </w:rPrChange>
                </w:rPr>
                <w:t>Geotermiche suolo/acqua a circuito chiuso</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DE08DD3" w14:textId="77777777" w:rsidR="003E7882" w:rsidRPr="003E7882" w:rsidRDefault="003E7882" w:rsidP="003654F2">
            <w:pPr>
              <w:pStyle w:val="TableParagraph"/>
              <w:spacing w:before="13"/>
              <w:ind w:left="107"/>
              <w:jc w:val="center"/>
              <w:rPr>
                <w:ins w:id="25004" w:author="Visone Rossana (GSE)" w:date="2025-10-20T12:57:00Z" w16du:dateUtc="2025-10-20T10:57:00Z"/>
                <w:rFonts w:asciiTheme="minorHAnsi" w:hAnsiTheme="minorHAnsi" w:cstheme="minorHAnsi"/>
                <w:sz w:val="16"/>
                <w:szCs w:val="16"/>
                <w:rPrChange w:id="25005" w:author="Visone Rossana (GSE)" w:date="2025-10-20T12:59:00Z" w16du:dateUtc="2025-10-20T10:59:00Z">
                  <w:rPr>
                    <w:ins w:id="25006" w:author="Visone Rossana (GSE)" w:date="2025-10-20T12:57:00Z" w16du:dateUtc="2025-10-20T10:57:00Z"/>
                    <w:rFonts w:ascii="Times" w:hAnsi="Times"/>
                    <w:sz w:val="18"/>
                  </w:rPr>
                </w:rPrChange>
              </w:rPr>
            </w:pPr>
            <w:ins w:id="25007" w:author="Visone Rossana (GSE)" w:date="2025-10-20T12:57:00Z" w16du:dateUtc="2025-10-20T10:57:00Z">
              <w:r w:rsidRPr="003E7882">
                <w:rPr>
                  <w:rFonts w:asciiTheme="minorHAnsi" w:hAnsiTheme="minorHAnsi" w:cstheme="minorHAnsi"/>
                  <w:sz w:val="16"/>
                  <w:szCs w:val="16"/>
                  <w:rPrChange w:id="25008"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5009"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5AADCB7D" w14:textId="77777777" w:rsidR="003E7882" w:rsidRPr="003E7882" w:rsidRDefault="003E7882" w:rsidP="003654F2">
            <w:pPr>
              <w:pStyle w:val="TableParagraph"/>
              <w:spacing w:before="29" w:line="240" w:lineRule="exact"/>
              <w:ind w:left="5"/>
              <w:jc w:val="center"/>
              <w:rPr>
                <w:ins w:id="25010" w:author="Visone Rossana (GSE)" w:date="2025-10-20T12:57:00Z" w16du:dateUtc="2025-10-20T10:57:00Z"/>
                <w:rFonts w:asciiTheme="minorHAnsi" w:hAnsiTheme="minorHAnsi" w:cstheme="minorHAnsi"/>
                <w:sz w:val="16"/>
                <w:szCs w:val="16"/>
                <w:rPrChange w:id="25011" w:author="Visone Rossana (GSE)" w:date="2025-10-20T12:59:00Z" w16du:dateUtc="2025-10-20T10:59:00Z">
                  <w:rPr>
                    <w:ins w:id="25012" w:author="Visone Rossana (GSE)" w:date="2025-10-20T12:57:00Z" w16du:dateUtc="2025-10-20T10:57:00Z"/>
                    <w:rFonts w:ascii="Times" w:hAnsi="Times"/>
                    <w:sz w:val="18"/>
                  </w:rPr>
                </w:rPrChange>
              </w:rPr>
            </w:pPr>
            <w:ins w:id="25013" w:author="Visone Rossana (GSE)" w:date="2025-10-20T12:57:00Z" w16du:dateUtc="2025-10-20T10:57:00Z">
              <w:r w:rsidRPr="003E7882">
                <w:rPr>
                  <w:rFonts w:asciiTheme="minorHAnsi" w:hAnsiTheme="minorHAnsi" w:cstheme="minorHAnsi"/>
                  <w:sz w:val="16"/>
                  <w:szCs w:val="16"/>
                  <w:rPrChange w:id="25014" w:author="Visone Rossana (GSE)" w:date="2025-10-20T12:59:00Z" w16du:dateUtc="2025-10-20T10:59:00Z">
                    <w:rPr>
                      <w:rFonts w:ascii="Times" w:hAnsi="Times"/>
                      <w:sz w:val="18"/>
                    </w:rPr>
                  </w:rPrChange>
                </w:rPr>
                <w:t>0,160</w:t>
              </w:r>
            </w:ins>
          </w:p>
        </w:tc>
      </w:tr>
      <w:tr w:rsidR="003E7882" w:rsidRPr="00110BE6" w14:paraId="055E835F" w14:textId="77777777" w:rsidTr="003654F2">
        <w:trPr>
          <w:trHeight w:val="293"/>
          <w:ins w:id="25015" w:author="Visone Rossana (GSE)" w:date="2025-10-20T12:57:00Z"/>
        </w:trPr>
        <w:tc>
          <w:tcPr>
            <w:tcW w:w="1560" w:type="dxa"/>
            <w:vMerge/>
            <w:tcBorders>
              <w:left w:val="single" w:sz="4" w:space="0" w:color="000000"/>
              <w:right w:val="single" w:sz="4" w:space="0" w:color="000000"/>
            </w:tcBorders>
            <w:vAlign w:val="center"/>
          </w:tcPr>
          <w:p w14:paraId="20B8369B" w14:textId="77777777" w:rsidR="003E7882" w:rsidRPr="003E7882" w:rsidRDefault="003E7882" w:rsidP="003654F2">
            <w:pPr>
              <w:jc w:val="center"/>
              <w:rPr>
                <w:ins w:id="25016" w:author="Visone Rossana (GSE)" w:date="2025-10-20T12:57:00Z" w16du:dateUtc="2025-10-20T10:57:00Z"/>
                <w:rFonts w:cstheme="minorHAnsi"/>
                <w:sz w:val="16"/>
                <w:szCs w:val="16"/>
                <w:rPrChange w:id="25017" w:author="Visone Rossana (GSE)" w:date="2025-10-20T12:59:00Z" w16du:dateUtc="2025-10-20T10:59:00Z">
                  <w:rPr>
                    <w:ins w:id="25018" w:author="Visone Rossana (GSE)" w:date="2025-10-20T12:57:00Z" w16du:dateUtc="2025-10-20T10:57:00Z"/>
                    <w:rFonts w:ascii="Times" w:hAnsi="Times"/>
                    <w:sz w:val="18"/>
                  </w:rPr>
                </w:rPrChange>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5613AD34" w14:textId="77777777" w:rsidR="003E7882" w:rsidRPr="003E7882" w:rsidRDefault="003E7882" w:rsidP="003654F2">
            <w:pPr>
              <w:jc w:val="center"/>
              <w:rPr>
                <w:ins w:id="25019" w:author="Visone Rossana (GSE)" w:date="2025-10-20T12:57:00Z" w16du:dateUtc="2025-10-20T10:57:00Z"/>
                <w:rFonts w:cstheme="minorHAnsi"/>
                <w:sz w:val="16"/>
                <w:szCs w:val="16"/>
                <w:rPrChange w:id="25020" w:author="Visone Rossana (GSE)" w:date="2025-10-20T12:59:00Z" w16du:dateUtc="2025-10-20T10:59:00Z">
                  <w:rPr>
                    <w:ins w:id="25021"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4BE87603" w14:textId="77777777" w:rsidR="003E7882" w:rsidRPr="003E7882" w:rsidRDefault="003E7882" w:rsidP="003654F2">
            <w:pPr>
              <w:jc w:val="center"/>
              <w:rPr>
                <w:ins w:id="25022" w:author="Visone Rossana (GSE)" w:date="2025-10-20T12:57:00Z" w16du:dateUtc="2025-10-20T10:57:00Z"/>
                <w:rFonts w:cstheme="minorHAnsi"/>
                <w:sz w:val="16"/>
                <w:szCs w:val="16"/>
                <w:rPrChange w:id="25023" w:author="Visone Rossana (GSE)" w:date="2025-10-20T12:59:00Z" w16du:dateUtc="2025-10-20T10:59:00Z">
                  <w:rPr>
                    <w:ins w:id="25024"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0042DED" w14:textId="77777777" w:rsidR="003E7882" w:rsidRPr="003E7882" w:rsidRDefault="003E7882" w:rsidP="003654F2">
            <w:pPr>
              <w:pStyle w:val="TableParagraph"/>
              <w:spacing w:before="10"/>
              <w:ind w:left="107"/>
              <w:jc w:val="center"/>
              <w:rPr>
                <w:ins w:id="25025" w:author="Visone Rossana (GSE)" w:date="2025-10-20T12:57:00Z" w16du:dateUtc="2025-10-20T10:57:00Z"/>
                <w:rFonts w:asciiTheme="minorHAnsi" w:hAnsiTheme="minorHAnsi" w:cstheme="minorHAnsi"/>
                <w:sz w:val="16"/>
                <w:szCs w:val="16"/>
                <w:rPrChange w:id="25026" w:author="Visone Rossana (GSE)" w:date="2025-10-20T12:59:00Z" w16du:dateUtc="2025-10-20T10:59:00Z">
                  <w:rPr>
                    <w:ins w:id="25027" w:author="Visone Rossana (GSE)" w:date="2025-10-20T12:57:00Z" w16du:dateUtc="2025-10-20T10:57:00Z"/>
                    <w:rFonts w:ascii="Times" w:hAnsi="Times"/>
                    <w:sz w:val="18"/>
                  </w:rPr>
                </w:rPrChange>
              </w:rPr>
            </w:pPr>
            <w:ins w:id="25028" w:author="Visone Rossana (GSE)" w:date="2025-10-20T12:57:00Z" w16du:dateUtc="2025-10-20T10:57:00Z">
              <w:r w:rsidRPr="003E7882">
                <w:rPr>
                  <w:rFonts w:asciiTheme="minorHAnsi" w:hAnsiTheme="minorHAnsi" w:cstheme="minorHAnsi"/>
                  <w:sz w:val="16"/>
                  <w:szCs w:val="16"/>
                  <w:rPrChange w:id="25029"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5030"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B62B8F6" w14:textId="77777777" w:rsidR="003E7882" w:rsidRPr="003E7882" w:rsidRDefault="003E7882" w:rsidP="003654F2">
            <w:pPr>
              <w:pStyle w:val="TableParagraph"/>
              <w:spacing w:before="27" w:line="240" w:lineRule="exact"/>
              <w:ind w:left="5"/>
              <w:jc w:val="center"/>
              <w:rPr>
                <w:ins w:id="25031" w:author="Visone Rossana (GSE)" w:date="2025-10-20T12:57:00Z" w16du:dateUtc="2025-10-20T10:57:00Z"/>
                <w:rFonts w:asciiTheme="minorHAnsi" w:hAnsiTheme="minorHAnsi" w:cstheme="minorHAnsi"/>
                <w:sz w:val="16"/>
                <w:szCs w:val="16"/>
                <w:rPrChange w:id="25032" w:author="Visone Rossana (GSE)" w:date="2025-10-20T12:59:00Z" w16du:dateUtc="2025-10-20T10:59:00Z">
                  <w:rPr>
                    <w:ins w:id="25033" w:author="Visone Rossana (GSE)" w:date="2025-10-20T12:57:00Z" w16du:dateUtc="2025-10-20T10:57:00Z"/>
                    <w:rFonts w:ascii="Times" w:hAnsi="Times"/>
                    <w:sz w:val="18"/>
                  </w:rPr>
                </w:rPrChange>
              </w:rPr>
            </w:pPr>
            <w:ins w:id="25034" w:author="Visone Rossana (GSE)" w:date="2025-10-20T12:57:00Z" w16du:dateUtc="2025-10-20T10:57:00Z">
              <w:r w:rsidRPr="003E7882">
                <w:rPr>
                  <w:rFonts w:asciiTheme="minorHAnsi" w:hAnsiTheme="minorHAnsi" w:cstheme="minorHAnsi"/>
                  <w:sz w:val="16"/>
                  <w:szCs w:val="16"/>
                  <w:rPrChange w:id="25035" w:author="Visone Rossana (GSE)" w:date="2025-10-20T12:59:00Z" w16du:dateUtc="2025-10-20T10:59:00Z">
                    <w:rPr>
                      <w:rFonts w:ascii="Times" w:hAnsi="Times"/>
                      <w:sz w:val="18"/>
                    </w:rPr>
                  </w:rPrChange>
                </w:rPr>
                <w:t>0,</w:t>
              </w:r>
              <w:r w:rsidRPr="003E7882">
                <w:rPr>
                  <w:rFonts w:asciiTheme="minorHAnsi" w:hAnsiTheme="minorHAnsi" w:cstheme="minorHAnsi"/>
                  <w:sz w:val="16"/>
                  <w:szCs w:val="16"/>
                  <w:rPrChange w:id="25036" w:author="Visone Rossana (GSE)" w:date="2025-10-20T12:59:00Z" w16du:dateUtc="2025-10-20T10:59:00Z">
                    <w:rPr>
                      <w:rFonts w:ascii="Times" w:hAnsi="Times" w:cs="Times"/>
                      <w:sz w:val="18"/>
                      <w:szCs w:val="18"/>
                    </w:rPr>
                  </w:rPrChange>
                </w:rPr>
                <w:t>06</w:t>
              </w:r>
            </w:ins>
          </w:p>
        </w:tc>
      </w:tr>
      <w:tr w:rsidR="003E7882" w:rsidRPr="00110BE6" w14:paraId="32247C05" w14:textId="77777777" w:rsidTr="003654F2">
        <w:trPr>
          <w:trHeight w:val="290"/>
          <w:ins w:id="25037" w:author="Visone Rossana (GSE)" w:date="2025-10-20T12:57:00Z"/>
        </w:trPr>
        <w:tc>
          <w:tcPr>
            <w:tcW w:w="1560" w:type="dxa"/>
            <w:vMerge w:val="restart"/>
            <w:tcBorders>
              <w:top w:val="single" w:sz="4" w:space="0" w:color="000000"/>
              <w:left w:val="single" w:sz="4" w:space="0" w:color="000000"/>
              <w:right w:val="single" w:sz="4" w:space="0" w:color="000000"/>
            </w:tcBorders>
            <w:vAlign w:val="center"/>
          </w:tcPr>
          <w:p w14:paraId="15E28A5D" w14:textId="77777777" w:rsidR="003E7882" w:rsidRPr="003E7882" w:rsidRDefault="003E7882" w:rsidP="003654F2">
            <w:pPr>
              <w:pStyle w:val="TableParagraph"/>
              <w:spacing w:before="161"/>
              <w:jc w:val="center"/>
              <w:rPr>
                <w:ins w:id="25038" w:author="Visone Rossana (GSE)" w:date="2025-10-20T12:57:00Z" w16du:dateUtc="2025-10-20T10:57:00Z"/>
                <w:rFonts w:asciiTheme="minorHAnsi" w:hAnsiTheme="minorHAnsi" w:cstheme="minorHAnsi"/>
                <w:sz w:val="16"/>
                <w:szCs w:val="16"/>
                <w:rPrChange w:id="25039" w:author="Visone Rossana (GSE)" w:date="2025-10-20T12:59:00Z" w16du:dateUtc="2025-10-20T10:59:00Z">
                  <w:rPr>
                    <w:ins w:id="25040" w:author="Visone Rossana (GSE)" w:date="2025-10-20T12:57:00Z" w16du:dateUtc="2025-10-20T10:57:00Z"/>
                    <w:rFonts w:ascii="Times" w:hAnsi="Times"/>
                    <w:sz w:val="18"/>
                  </w:rPr>
                </w:rPrChange>
              </w:rPr>
            </w:pPr>
            <w:ins w:id="25041" w:author="Visone Rossana (GSE)" w:date="2025-10-20T12:57:00Z" w16du:dateUtc="2025-10-20T10:57:00Z">
              <w:r w:rsidRPr="003E7882">
                <w:rPr>
                  <w:rFonts w:asciiTheme="minorHAnsi" w:hAnsiTheme="minorHAnsi" w:cstheme="minorHAnsi"/>
                  <w:sz w:val="16"/>
                  <w:szCs w:val="16"/>
                  <w:rPrChange w:id="25042" w:author="Visone Rossana (GSE)" w:date="2025-10-20T12:59:00Z" w16du:dateUtc="2025-10-20T10:59:00Z">
                    <w:rPr>
                      <w:rFonts w:ascii="Times" w:hAnsi="Times"/>
                      <w:sz w:val="18"/>
                    </w:rPr>
                  </w:rPrChange>
                </w:rPr>
                <w:t>Reg. 813/2013</w:t>
              </w:r>
            </w:ins>
          </w:p>
        </w:tc>
        <w:tc>
          <w:tcPr>
            <w:tcW w:w="2126" w:type="dxa"/>
            <w:vMerge w:val="restart"/>
            <w:tcBorders>
              <w:top w:val="single" w:sz="4" w:space="0" w:color="000000"/>
              <w:left w:val="single" w:sz="4" w:space="0" w:color="000000"/>
              <w:bottom w:val="single" w:sz="4" w:space="0" w:color="000000"/>
              <w:right w:val="single" w:sz="4" w:space="0" w:color="000000"/>
            </w:tcBorders>
            <w:vAlign w:val="center"/>
            <w:hideMark/>
          </w:tcPr>
          <w:p w14:paraId="2EE2C3C4" w14:textId="77777777" w:rsidR="003E7882" w:rsidRPr="003E7882" w:rsidRDefault="003E7882" w:rsidP="003654F2">
            <w:pPr>
              <w:pStyle w:val="TableParagraph"/>
              <w:spacing w:before="161"/>
              <w:jc w:val="center"/>
              <w:rPr>
                <w:ins w:id="25043" w:author="Visone Rossana (GSE)" w:date="2025-10-20T12:57:00Z" w16du:dateUtc="2025-10-20T10:57:00Z"/>
                <w:rFonts w:asciiTheme="minorHAnsi" w:hAnsiTheme="minorHAnsi" w:cstheme="minorHAnsi"/>
                <w:sz w:val="16"/>
                <w:szCs w:val="16"/>
                <w:rPrChange w:id="25044" w:author="Visone Rossana (GSE)" w:date="2025-10-20T12:59:00Z" w16du:dateUtc="2025-10-20T10:59:00Z">
                  <w:rPr>
                    <w:ins w:id="25045" w:author="Visone Rossana (GSE)" w:date="2025-10-20T12:57:00Z" w16du:dateUtc="2025-10-20T10:57:00Z"/>
                    <w:rFonts w:ascii="Times" w:hAnsi="Times"/>
                    <w:sz w:val="18"/>
                  </w:rPr>
                </w:rPrChange>
              </w:rPr>
            </w:pPr>
            <w:ins w:id="25046" w:author="Visone Rossana (GSE)" w:date="2025-10-20T12:57:00Z" w16du:dateUtc="2025-10-20T10:57:00Z">
              <w:r w:rsidRPr="003E7882">
                <w:rPr>
                  <w:rFonts w:asciiTheme="minorHAnsi" w:hAnsiTheme="minorHAnsi" w:cstheme="minorHAnsi"/>
                  <w:sz w:val="16"/>
                  <w:szCs w:val="16"/>
                  <w:rPrChange w:id="25047" w:author="Visone Rossana (GSE)" w:date="2025-10-20T12:59:00Z" w16du:dateUtc="2025-10-20T10:59:00Z">
                    <w:rPr>
                      <w:rFonts w:ascii="Times" w:hAnsi="Times"/>
                      <w:sz w:val="18"/>
                    </w:rPr>
                  </w:rPrChange>
                </w:rPr>
                <w:t>salamoia/acqua</w:t>
              </w:r>
            </w:ins>
          </w:p>
        </w:tc>
        <w:tc>
          <w:tcPr>
            <w:tcW w:w="2835" w:type="dxa"/>
            <w:vMerge w:val="restart"/>
            <w:tcBorders>
              <w:top w:val="single" w:sz="4" w:space="0" w:color="000000"/>
              <w:left w:val="single" w:sz="4" w:space="0" w:color="000000"/>
              <w:bottom w:val="single" w:sz="4" w:space="0" w:color="000000"/>
              <w:right w:val="single" w:sz="4" w:space="0" w:color="000000"/>
            </w:tcBorders>
            <w:vAlign w:val="center"/>
            <w:hideMark/>
          </w:tcPr>
          <w:p w14:paraId="4C7CEF99" w14:textId="77777777" w:rsidR="003E7882" w:rsidRPr="003E7882" w:rsidRDefault="003E7882" w:rsidP="003654F2">
            <w:pPr>
              <w:pStyle w:val="TableParagraph"/>
              <w:spacing w:before="161"/>
              <w:jc w:val="center"/>
              <w:rPr>
                <w:ins w:id="25048" w:author="Visone Rossana (GSE)" w:date="2025-10-20T12:57:00Z" w16du:dateUtc="2025-10-20T10:57:00Z"/>
                <w:rFonts w:asciiTheme="minorHAnsi" w:hAnsiTheme="minorHAnsi" w:cstheme="minorHAnsi"/>
                <w:sz w:val="16"/>
                <w:szCs w:val="16"/>
                <w:lang w:val="it-IT"/>
                <w:rPrChange w:id="25049" w:author="Visone Rossana (GSE)" w:date="2025-10-20T12:59:00Z" w16du:dateUtc="2025-10-20T10:59:00Z">
                  <w:rPr>
                    <w:ins w:id="25050" w:author="Visone Rossana (GSE)" w:date="2025-10-20T12:57:00Z" w16du:dateUtc="2025-10-20T10:57:00Z"/>
                    <w:rFonts w:ascii="Times" w:hAnsi="Times"/>
                    <w:sz w:val="18"/>
                    <w:lang w:val="it-IT"/>
                  </w:rPr>
                </w:rPrChange>
              </w:rPr>
            </w:pPr>
            <w:ins w:id="25051" w:author="Visone Rossana (GSE)" w:date="2025-10-20T12:57:00Z" w16du:dateUtc="2025-10-20T10:57:00Z">
              <w:r w:rsidRPr="004E59E6">
                <w:rPr>
                  <w:rFonts w:asciiTheme="minorHAnsi" w:hAnsiTheme="minorHAnsi" w:cstheme="minorHAnsi"/>
                  <w:sz w:val="16"/>
                  <w:szCs w:val="16"/>
                  <w:rPrChange w:id="25052" w:author="Di Lorenzo Michele (GSE)" w:date="2025-10-29T12:04:00Z" w16du:dateUtc="2025-10-29T11:04:00Z">
                    <w:rPr>
                      <w:rFonts w:ascii="Times" w:hAnsi="Times"/>
                      <w:sz w:val="18"/>
                    </w:rPr>
                  </w:rPrChange>
                </w:rPr>
                <w:t>Geotermiche suolo/acqua a circuito chiuso</w:t>
              </w:r>
            </w:ins>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0009FAA" w14:textId="77777777" w:rsidR="003E7882" w:rsidRPr="003E7882" w:rsidRDefault="003E7882" w:rsidP="003654F2">
            <w:pPr>
              <w:pStyle w:val="TableParagraph"/>
              <w:spacing w:before="13"/>
              <w:ind w:left="107"/>
              <w:jc w:val="center"/>
              <w:rPr>
                <w:ins w:id="25053" w:author="Visone Rossana (GSE)" w:date="2025-10-20T12:57:00Z" w16du:dateUtc="2025-10-20T10:57:00Z"/>
                <w:rFonts w:asciiTheme="minorHAnsi" w:hAnsiTheme="minorHAnsi" w:cstheme="minorHAnsi"/>
                <w:sz w:val="16"/>
                <w:szCs w:val="16"/>
                <w:rPrChange w:id="25054" w:author="Visone Rossana (GSE)" w:date="2025-10-20T12:59:00Z" w16du:dateUtc="2025-10-20T10:59:00Z">
                  <w:rPr>
                    <w:ins w:id="25055" w:author="Visone Rossana (GSE)" w:date="2025-10-20T12:57:00Z" w16du:dateUtc="2025-10-20T10:57:00Z"/>
                    <w:rFonts w:ascii="Times" w:hAnsi="Times"/>
                    <w:sz w:val="18"/>
                  </w:rPr>
                </w:rPrChange>
              </w:rPr>
            </w:pPr>
            <w:ins w:id="25056" w:author="Visone Rossana (GSE)" w:date="2025-10-20T12:57:00Z" w16du:dateUtc="2025-10-20T10:57:00Z">
              <w:r w:rsidRPr="003E7882">
                <w:rPr>
                  <w:rFonts w:asciiTheme="minorHAnsi" w:hAnsiTheme="minorHAnsi" w:cstheme="minorHAnsi"/>
                  <w:sz w:val="16"/>
                  <w:szCs w:val="16"/>
                  <w:rPrChange w:id="25057" w:author="Visone Rossana (GSE)" w:date="2025-10-20T12:59:00Z" w16du:dateUtc="2025-10-20T10:59:00Z">
                    <w:rPr>
                      <w:rFonts w:ascii="Times" w:hAnsi="Times"/>
                      <w:sz w:val="18"/>
                    </w:rPr>
                  </w:rPrChange>
                </w:rPr>
                <w:t>≤ 35 kW</w:t>
              </w:r>
              <w:r w:rsidRPr="003E7882">
                <w:rPr>
                  <w:rFonts w:asciiTheme="minorHAnsi" w:hAnsiTheme="minorHAnsi" w:cstheme="minorHAnsi"/>
                  <w:sz w:val="16"/>
                  <w:szCs w:val="16"/>
                  <w:vertAlign w:val="subscript"/>
                  <w:rPrChange w:id="25058"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2FA29DA" w14:textId="77777777" w:rsidR="003E7882" w:rsidRPr="003E7882" w:rsidRDefault="003E7882" w:rsidP="003654F2">
            <w:pPr>
              <w:pStyle w:val="TableParagraph"/>
              <w:spacing w:before="29" w:line="240" w:lineRule="exact"/>
              <w:ind w:left="5"/>
              <w:jc w:val="center"/>
              <w:rPr>
                <w:ins w:id="25059" w:author="Visone Rossana (GSE)" w:date="2025-10-20T12:57:00Z" w16du:dateUtc="2025-10-20T10:57:00Z"/>
                <w:rFonts w:asciiTheme="minorHAnsi" w:hAnsiTheme="minorHAnsi" w:cstheme="minorHAnsi"/>
                <w:sz w:val="16"/>
                <w:szCs w:val="16"/>
                <w:rPrChange w:id="25060" w:author="Visone Rossana (GSE)" w:date="2025-10-20T12:59:00Z" w16du:dateUtc="2025-10-20T10:59:00Z">
                  <w:rPr>
                    <w:ins w:id="25061" w:author="Visone Rossana (GSE)" w:date="2025-10-20T12:57:00Z" w16du:dateUtc="2025-10-20T10:57:00Z"/>
                    <w:rFonts w:ascii="Times" w:hAnsi="Times"/>
                    <w:sz w:val="18"/>
                  </w:rPr>
                </w:rPrChange>
              </w:rPr>
            </w:pPr>
            <w:ins w:id="25062" w:author="Visone Rossana (GSE)" w:date="2025-10-20T12:57:00Z" w16du:dateUtc="2025-10-20T10:57:00Z">
              <w:r w:rsidRPr="003E7882">
                <w:rPr>
                  <w:rFonts w:asciiTheme="minorHAnsi" w:hAnsiTheme="minorHAnsi" w:cstheme="minorHAnsi"/>
                  <w:sz w:val="16"/>
                  <w:szCs w:val="16"/>
                  <w:rPrChange w:id="25063" w:author="Visone Rossana (GSE)" w:date="2025-10-20T12:59:00Z" w16du:dateUtc="2025-10-20T10:59:00Z">
                    <w:rPr>
                      <w:rFonts w:ascii="Times" w:hAnsi="Times"/>
                      <w:sz w:val="18"/>
                    </w:rPr>
                  </w:rPrChange>
                </w:rPr>
                <w:t>0,160</w:t>
              </w:r>
            </w:ins>
          </w:p>
        </w:tc>
      </w:tr>
      <w:tr w:rsidR="003E7882" w:rsidRPr="00110BE6" w14:paraId="4DA9D832" w14:textId="77777777" w:rsidTr="003654F2">
        <w:trPr>
          <w:trHeight w:val="287"/>
          <w:ins w:id="25064" w:author="Visone Rossana (GSE)" w:date="2025-10-20T12:57:00Z"/>
        </w:trPr>
        <w:tc>
          <w:tcPr>
            <w:tcW w:w="1560" w:type="dxa"/>
            <w:vMerge/>
            <w:tcBorders>
              <w:left w:val="single" w:sz="4" w:space="0" w:color="000000"/>
              <w:right w:val="single" w:sz="4" w:space="0" w:color="000000"/>
            </w:tcBorders>
            <w:vAlign w:val="center"/>
          </w:tcPr>
          <w:p w14:paraId="3CB68DE7" w14:textId="77777777" w:rsidR="003E7882" w:rsidRPr="003E7882" w:rsidRDefault="003E7882" w:rsidP="003654F2">
            <w:pPr>
              <w:jc w:val="center"/>
              <w:rPr>
                <w:ins w:id="25065" w:author="Visone Rossana (GSE)" w:date="2025-10-20T12:57:00Z" w16du:dateUtc="2025-10-20T10:57:00Z"/>
                <w:rFonts w:cstheme="minorHAnsi"/>
                <w:sz w:val="16"/>
                <w:szCs w:val="16"/>
                <w:rPrChange w:id="25066" w:author="Visone Rossana (GSE)" w:date="2025-10-20T12:59:00Z" w16du:dateUtc="2025-10-20T10:59:00Z">
                  <w:rPr>
                    <w:ins w:id="25067" w:author="Visone Rossana (GSE)" w:date="2025-10-20T12:57:00Z" w16du:dateUtc="2025-10-20T10:57:00Z"/>
                    <w:rFonts w:ascii="Times" w:hAnsi="Times"/>
                    <w:sz w:val="18"/>
                  </w:rPr>
                </w:rPrChange>
              </w:rPr>
            </w:pPr>
          </w:p>
        </w:tc>
        <w:tc>
          <w:tcPr>
            <w:tcW w:w="2126" w:type="dxa"/>
            <w:vMerge/>
            <w:tcBorders>
              <w:top w:val="single" w:sz="4" w:space="0" w:color="000000"/>
              <w:left w:val="single" w:sz="4" w:space="0" w:color="000000"/>
              <w:bottom w:val="single" w:sz="4" w:space="0" w:color="000000"/>
              <w:right w:val="single" w:sz="4" w:space="0" w:color="000000"/>
            </w:tcBorders>
            <w:vAlign w:val="center"/>
            <w:hideMark/>
          </w:tcPr>
          <w:p w14:paraId="426EB8B3" w14:textId="77777777" w:rsidR="003E7882" w:rsidRPr="003E7882" w:rsidRDefault="003E7882" w:rsidP="003654F2">
            <w:pPr>
              <w:jc w:val="center"/>
              <w:rPr>
                <w:ins w:id="25068" w:author="Visone Rossana (GSE)" w:date="2025-10-20T12:57:00Z" w16du:dateUtc="2025-10-20T10:57:00Z"/>
                <w:rFonts w:cstheme="minorHAnsi"/>
                <w:sz w:val="16"/>
                <w:szCs w:val="16"/>
                <w:rPrChange w:id="25069" w:author="Visone Rossana (GSE)" w:date="2025-10-20T12:59:00Z" w16du:dateUtc="2025-10-20T10:59:00Z">
                  <w:rPr>
                    <w:ins w:id="25070" w:author="Visone Rossana (GSE)" w:date="2025-10-20T12:57:00Z" w16du:dateUtc="2025-10-20T10:57:00Z"/>
                    <w:rFonts w:ascii="Times" w:hAnsi="Times"/>
                    <w:sz w:val="18"/>
                  </w:rPr>
                </w:rPrChange>
              </w:rPr>
            </w:pPr>
          </w:p>
        </w:tc>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2CB08671" w14:textId="77777777" w:rsidR="003E7882" w:rsidRPr="003E7882" w:rsidRDefault="003E7882" w:rsidP="003654F2">
            <w:pPr>
              <w:jc w:val="center"/>
              <w:rPr>
                <w:ins w:id="25071" w:author="Visone Rossana (GSE)" w:date="2025-10-20T12:57:00Z" w16du:dateUtc="2025-10-20T10:57:00Z"/>
                <w:rFonts w:cstheme="minorHAnsi"/>
                <w:sz w:val="16"/>
                <w:szCs w:val="16"/>
                <w:rPrChange w:id="25072" w:author="Visone Rossana (GSE)" w:date="2025-10-20T12:59:00Z" w16du:dateUtc="2025-10-20T10:59:00Z">
                  <w:rPr>
                    <w:ins w:id="25073" w:author="Visone Rossana (GSE)" w:date="2025-10-20T12:57:00Z" w16du:dateUtc="2025-10-20T10:57:00Z"/>
                    <w:rFonts w:ascii="Times" w:hAnsi="Times"/>
                    <w:sz w:val="18"/>
                  </w:rPr>
                </w:rPrChange>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B22679C" w14:textId="77777777" w:rsidR="003E7882" w:rsidRPr="003E7882" w:rsidRDefault="003E7882" w:rsidP="003654F2">
            <w:pPr>
              <w:pStyle w:val="TableParagraph"/>
              <w:spacing w:before="10"/>
              <w:ind w:left="107"/>
              <w:jc w:val="center"/>
              <w:rPr>
                <w:ins w:id="25074" w:author="Visone Rossana (GSE)" w:date="2025-10-20T12:57:00Z" w16du:dateUtc="2025-10-20T10:57:00Z"/>
                <w:rFonts w:asciiTheme="minorHAnsi" w:hAnsiTheme="minorHAnsi" w:cstheme="minorHAnsi"/>
                <w:sz w:val="16"/>
                <w:szCs w:val="16"/>
                <w:rPrChange w:id="25075" w:author="Visone Rossana (GSE)" w:date="2025-10-20T12:59:00Z" w16du:dateUtc="2025-10-20T10:59:00Z">
                  <w:rPr>
                    <w:ins w:id="25076" w:author="Visone Rossana (GSE)" w:date="2025-10-20T12:57:00Z" w16du:dateUtc="2025-10-20T10:57:00Z"/>
                    <w:rFonts w:ascii="Times" w:hAnsi="Times"/>
                    <w:sz w:val="18"/>
                  </w:rPr>
                </w:rPrChange>
              </w:rPr>
            </w:pPr>
            <w:ins w:id="25077" w:author="Visone Rossana (GSE)" w:date="2025-10-20T12:57:00Z" w16du:dateUtc="2025-10-20T10:57:00Z">
              <w:r w:rsidRPr="003E7882">
                <w:rPr>
                  <w:rFonts w:asciiTheme="minorHAnsi" w:hAnsiTheme="minorHAnsi" w:cstheme="minorHAnsi"/>
                  <w:sz w:val="16"/>
                  <w:szCs w:val="16"/>
                  <w:rPrChange w:id="25078" w:author="Visone Rossana (GSE)" w:date="2025-10-20T12:59:00Z" w16du:dateUtc="2025-10-20T10:59:00Z">
                    <w:rPr>
                      <w:rFonts w:ascii="Times" w:hAnsi="Times"/>
                      <w:sz w:val="18"/>
                    </w:rPr>
                  </w:rPrChange>
                </w:rPr>
                <w:t>&gt; 35 kW</w:t>
              </w:r>
              <w:r w:rsidRPr="003E7882">
                <w:rPr>
                  <w:rFonts w:asciiTheme="minorHAnsi" w:hAnsiTheme="minorHAnsi" w:cstheme="minorHAnsi"/>
                  <w:sz w:val="16"/>
                  <w:szCs w:val="16"/>
                  <w:vertAlign w:val="subscript"/>
                  <w:rPrChange w:id="25079" w:author="Visone Rossana (GSE)" w:date="2025-10-20T12:59:00Z" w16du:dateUtc="2025-10-20T10:59:00Z">
                    <w:rPr>
                      <w:rFonts w:ascii="Times" w:hAnsi="Times"/>
                      <w:sz w:val="18"/>
                      <w:vertAlign w:val="subscript"/>
                    </w:rPr>
                  </w:rPrChange>
                </w:rPr>
                <w:t>t</w:t>
              </w:r>
            </w:ins>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1ED74E2" w14:textId="77777777" w:rsidR="003E7882" w:rsidRPr="003E7882" w:rsidRDefault="003E7882" w:rsidP="003654F2">
            <w:pPr>
              <w:pStyle w:val="TableParagraph"/>
              <w:spacing w:before="27" w:line="240" w:lineRule="exact"/>
              <w:ind w:left="5"/>
              <w:jc w:val="center"/>
              <w:rPr>
                <w:ins w:id="25080" w:author="Visone Rossana (GSE)" w:date="2025-10-20T12:57:00Z" w16du:dateUtc="2025-10-20T10:57:00Z"/>
                <w:rFonts w:asciiTheme="minorHAnsi" w:hAnsiTheme="minorHAnsi" w:cstheme="minorHAnsi"/>
                <w:sz w:val="16"/>
                <w:szCs w:val="16"/>
                <w:rPrChange w:id="25081" w:author="Visone Rossana (GSE)" w:date="2025-10-20T12:59:00Z" w16du:dateUtc="2025-10-20T10:59:00Z">
                  <w:rPr>
                    <w:ins w:id="25082" w:author="Visone Rossana (GSE)" w:date="2025-10-20T12:57:00Z" w16du:dateUtc="2025-10-20T10:57:00Z"/>
                    <w:rFonts w:ascii="Times" w:hAnsi="Times"/>
                    <w:sz w:val="18"/>
                  </w:rPr>
                </w:rPrChange>
              </w:rPr>
            </w:pPr>
            <w:ins w:id="25083" w:author="Visone Rossana (GSE)" w:date="2025-10-20T12:57:00Z" w16du:dateUtc="2025-10-20T10:57:00Z">
              <w:r w:rsidRPr="003E7882">
                <w:rPr>
                  <w:rFonts w:asciiTheme="minorHAnsi" w:hAnsiTheme="minorHAnsi" w:cstheme="minorHAnsi"/>
                  <w:sz w:val="16"/>
                  <w:szCs w:val="16"/>
                  <w:rPrChange w:id="25084" w:author="Visone Rossana (GSE)" w:date="2025-10-20T12:59:00Z" w16du:dateUtc="2025-10-20T10:59:00Z">
                    <w:rPr>
                      <w:rFonts w:ascii="Times" w:hAnsi="Times"/>
                      <w:sz w:val="18"/>
                    </w:rPr>
                  </w:rPrChange>
                </w:rPr>
                <w:t>0,</w:t>
              </w:r>
              <w:r w:rsidRPr="003E7882">
                <w:rPr>
                  <w:rFonts w:asciiTheme="minorHAnsi" w:hAnsiTheme="minorHAnsi" w:cstheme="minorHAnsi"/>
                  <w:sz w:val="16"/>
                  <w:szCs w:val="16"/>
                  <w:rPrChange w:id="25085" w:author="Visone Rossana (GSE)" w:date="2025-10-20T12:59:00Z" w16du:dateUtc="2025-10-20T10:59:00Z">
                    <w:rPr>
                      <w:rFonts w:ascii="Times" w:hAnsi="Times" w:cs="Times"/>
                      <w:sz w:val="18"/>
                      <w:szCs w:val="18"/>
                    </w:rPr>
                  </w:rPrChange>
                </w:rPr>
                <w:t>06</w:t>
              </w:r>
            </w:ins>
          </w:p>
        </w:tc>
      </w:tr>
    </w:tbl>
    <w:p w14:paraId="07D7C4B1" w14:textId="546BD503" w:rsidR="003E7882" w:rsidRPr="003E7882" w:rsidRDefault="003E7882">
      <w:pPr>
        <w:pStyle w:val="Didascalia"/>
        <w:ind w:left="1006" w:firstLine="709"/>
        <w:jc w:val="center"/>
        <w:rPr>
          <w:ins w:id="25086" w:author="Visone Rossana (GSE)" w:date="2025-10-20T12:57:00Z" w16du:dateUtc="2025-10-20T10:57:00Z"/>
          <w:b w:val="0"/>
          <w:bCs w:val="0"/>
          <w:i/>
          <w:iCs/>
          <w:rPrChange w:id="25087" w:author="Visone Rossana (GSE)" w:date="2025-10-20T12:59:00Z" w16du:dateUtc="2025-10-20T10:59:00Z">
            <w:rPr>
              <w:ins w:id="25088" w:author="Visone Rossana (GSE)" w:date="2025-10-20T12:57:00Z" w16du:dateUtc="2025-10-20T10:57:00Z"/>
              <w:bCs w:val="0"/>
            </w:rPr>
          </w:rPrChange>
        </w:rPr>
        <w:pPrChange w:id="25089" w:author="Visone Rossana (GSE)" w:date="2025-10-20T12:59:00Z" w16du:dateUtc="2025-10-20T10:59:00Z">
          <w:pPr>
            <w:pStyle w:val="Didascalia"/>
          </w:pPr>
        </w:pPrChange>
      </w:pPr>
      <w:ins w:id="25090" w:author="Visone Rossana (GSE)" w:date="2025-10-20T12:57:00Z" w16du:dateUtc="2025-10-20T10:57:00Z">
        <w:r w:rsidRPr="003E7882">
          <w:rPr>
            <w:b w:val="0"/>
            <w:bCs w:val="0"/>
            <w:i/>
            <w:iCs/>
            <w:rPrChange w:id="25091" w:author="Visone Rossana (GSE)" w:date="2025-10-20T12:59:00Z" w16du:dateUtc="2025-10-20T10:59:00Z">
              <w:rPr/>
            </w:rPrChange>
          </w:rPr>
          <w:lastRenderedPageBreak/>
          <w:t>Tabella</w:t>
        </w:r>
      </w:ins>
      <w:ins w:id="25092" w:author="Visone Rossana (GSE)" w:date="2025-10-20T12:59:00Z" w16du:dateUtc="2025-10-20T10:59:00Z">
        <w:r>
          <w:rPr>
            <w:b w:val="0"/>
            <w:bCs w:val="0"/>
            <w:i/>
            <w:iCs/>
          </w:rPr>
          <w:t xml:space="preserve"> </w:t>
        </w:r>
        <w:r w:rsidRPr="003E7882">
          <w:rPr>
            <w:b w:val="0"/>
            <w:bCs w:val="0"/>
            <w:i/>
            <w:iCs/>
            <w:highlight w:val="yellow"/>
            <w:rPrChange w:id="25093" w:author="Visone Rossana (GSE)" w:date="2025-10-20T12:59:00Z" w16du:dateUtc="2025-10-20T10:59:00Z">
              <w:rPr>
                <w:b w:val="0"/>
                <w:bCs w:val="0"/>
                <w:i/>
                <w:iCs/>
              </w:rPr>
            </w:rPrChange>
          </w:rPr>
          <w:t>x</w:t>
        </w:r>
      </w:ins>
      <w:ins w:id="25094" w:author="Visone Rossana (GSE)" w:date="2025-10-20T12:57:00Z" w16du:dateUtc="2025-10-20T10:57:00Z">
        <w:r w:rsidRPr="003E7882">
          <w:rPr>
            <w:b w:val="0"/>
            <w:bCs w:val="0"/>
            <w:i/>
            <w:iCs/>
            <w:rPrChange w:id="25095" w:author="Visone Rossana (GSE)" w:date="2025-10-20T12:59:00Z" w16du:dateUtc="2025-10-20T10:59:00Z">
              <w:rPr/>
            </w:rPrChange>
          </w:rPr>
          <w:t>- Coefficienti di valorizzazione dell’energia termica prodotta da pompe di calore</w:t>
        </w:r>
      </w:ins>
    </w:p>
    <w:p w14:paraId="1CFA9D0A" w14:textId="77777777" w:rsidR="00D516FA" w:rsidRPr="00110BE6" w:rsidRDefault="00D516FA">
      <w:pPr>
        <w:ind w:left="851"/>
        <w:jc w:val="center"/>
        <w:rPr>
          <w:ins w:id="25096" w:author="Visone Rossana (GSE)" w:date="2025-10-20T12:54:00Z" w16du:dateUtc="2025-10-20T10:54:00Z"/>
          <w:rFonts w:ascii="Times" w:hAnsi="Times"/>
          <w:sz w:val="20"/>
        </w:rPr>
      </w:pPr>
    </w:p>
    <w:p w14:paraId="4F791ACE" w14:textId="653C2F96" w:rsidR="00DB16D7" w:rsidRDefault="00DB16D7" w:rsidP="00DB16D7">
      <w:pPr>
        <w:spacing w:after="120" w:line="276" w:lineRule="auto"/>
        <w:jc w:val="both"/>
        <w:rPr>
          <w:ins w:id="25097" w:author="Visone Rossana (GSE)" w:date="2025-10-20T13:22:00Z" w16du:dateUtc="2025-10-20T11:22:00Z"/>
          <w:rFonts w:ascii="Calibri" w:hAnsi="Calibri" w:cs="Calibri"/>
          <w:sz w:val="22"/>
          <w:szCs w:val="22"/>
        </w:rPr>
      </w:pPr>
      <w:ins w:id="25098" w:author="Visone Rossana (GSE)" w:date="2025-10-20T13:19:00Z" w16du:dateUtc="2025-10-20T11:19:00Z">
        <w:r w:rsidRPr="00DB16D7">
          <w:rPr>
            <w:rFonts w:ascii="Calibri" w:hAnsi="Calibri" w:cs="Calibri"/>
            <w:sz w:val="22"/>
            <w:szCs w:val="22"/>
            <w:rPrChange w:id="25099" w:author="Visone Rossana (GSE)" w:date="2025-10-20T13:20:00Z" w16du:dateUtc="2025-10-20T11:20:00Z">
              <w:rPr>
                <w:rFonts w:ascii="Calibri" w:hAnsi="Calibri" w:cs="Calibri"/>
                <w:sz w:val="20"/>
                <w:szCs w:val="20"/>
              </w:rPr>
            </w:rPrChange>
          </w:rPr>
          <w:t xml:space="preserve">Nei casi di obbligatorietà, le spese sostenute per la redazione della diagnosi e dell’attestato di prestazione energetica </w:t>
        </w:r>
        <w:r w:rsidRPr="00DB16D7">
          <w:rPr>
            <w:rFonts w:ascii="Calibri" w:hAnsi="Calibri" w:cs="Calibri"/>
            <w:i/>
            <w:iCs/>
            <w:sz w:val="22"/>
            <w:szCs w:val="22"/>
            <w:rPrChange w:id="25100" w:author="Visone Rossana (GSE)" w:date="2025-10-20T13:20:00Z" w16du:dateUtc="2025-10-20T11:20:00Z">
              <w:rPr>
                <w:rFonts w:ascii="Calibri" w:hAnsi="Calibri" w:cs="Calibri"/>
                <w:sz w:val="20"/>
                <w:szCs w:val="20"/>
              </w:rPr>
            </w:rPrChange>
          </w:rPr>
          <w:t>post operam</w:t>
        </w:r>
        <w:r w:rsidRPr="00DB16D7">
          <w:rPr>
            <w:rFonts w:ascii="Calibri" w:hAnsi="Calibri" w:cs="Calibri"/>
            <w:sz w:val="22"/>
            <w:szCs w:val="22"/>
            <w:rPrChange w:id="25101" w:author="Visone Rossana (GSE)" w:date="2025-10-20T13:20:00Z" w16du:dateUtc="2025-10-20T11:20:00Z">
              <w:rPr>
                <w:rFonts w:ascii="Calibri" w:hAnsi="Calibri" w:cs="Calibri"/>
                <w:sz w:val="20"/>
                <w:szCs w:val="20"/>
              </w:rPr>
            </w:rPrChange>
          </w:rPr>
          <w:t xml:space="preserve"> sono incentivate secondo quanto specificato al paragrafo </w:t>
        </w:r>
      </w:ins>
      <w:ins w:id="25102" w:author="Visone Rossana (GSE)" w:date="2025-10-20T13:20:00Z" w16du:dateUtc="2025-10-20T11:20:00Z">
        <w:r w:rsidRPr="00DB16D7">
          <w:rPr>
            <w:rFonts w:ascii="Calibri" w:hAnsi="Calibri" w:cs="Calibri"/>
            <w:sz w:val="22"/>
            <w:szCs w:val="22"/>
            <w:highlight w:val="yellow"/>
            <w:rPrChange w:id="25103" w:author="Visone Rossana (GSE)" w:date="2025-10-20T13:20:00Z" w16du:dateUtc="2025-10-20T11:20:00Z">
              <w:rPr>
                <w:rFonts w:ascii="Calibri" w:hAnsi="Calibri" w:cs="Calibri"/>
                <w:sz w:val="22"/>
                <w:szCs w:val="22"/>
              </w:rPr>
            </w:rPrChange>
          </w:rPr>
          <w:t>9.17.1</w:t>
        </w:r>
      </w:ins>
      <w:ins w:id="25104" w:author="Visone Rossana (GSE)" w:date="2025-10-20T13:19:00Z" w16du:dateUtc="2025-10-20T11:19:00Z">
        <w:r w:rsidRPr="00DB16D7">
          <w:rPr>
            <w:rFonts w:ascii="Calibri" w:hAnsi="Calibri" w:cs="Calibri"/>
            <w:sz w:val="22"/>
            <w:szCs w:val="22"/>
            <w:rPrChange w:id="25105" w:author="Visone Rossana (GSE)" w:date="2025-10-20T13:20:00Z" w16du:dateUtc="2025-10-20T11:20:00Z">
              <w:rPr>
                <w:rFonts w:ascii="Calibri" w:hAnsi="Calibri" w:cs="Calibri"/>
                <w:sz w:val="20"/>
                <w:szCs w:val="20"/>
              </w:rPr>
            </w:rPrChange>
          </w:rPr>
          <w:t>. Si precisa che i suddetti contributi non concorrono alla formazione di I</w:t>
        </w:r>
        <w:r w:rsidRPr="00DB16D7">
          <w:rPr>
            <w:rFonts w:ascii="Calibri" w:hAnsi="Calibri" w:cs="Calibri"/>
            <w:sz w:val="22"/>
            <w:szCs w:val="22"/>
            <w:vertAlign w:val="subscript"/>
            <w:rPrChange w:id="25106" w:author="Visone Rossana (GSE)" w:date="2025-10-20T13:20:00Z" w16du:dateUtc="2025-10-20T11:20:00Z">
              <w:rPr>
                <w:rFonts w:ascii="Calibri" w:hAnsi="Calibri" w:cs="Calibri"/>
                <w:sz w:val="20"/>
                <w:szCs w:val="20"/>
                <w:vertAlign w:val="subscript"/>
              </w:rPr>
            </w:rPrChange>
          </w:rPr>
          <w:t>tot</w:t>
        </w:r>
        <w:r w:rsidRPr="00DB16D7">
          <w:rPr>
            <w:rFonts w:ascii="Calibri" w:hAnsi="Calibri" w:cs="Calibri"/>
            <w:sz w:val="22"/>
            <w:szCs w:val="22"/>
            <w:rPrChange w:id="25107" w:author="Visone Rossana (GSE)" w:date="2025-10-20T13:20:00Z" w16du:dateUtc="2025-10-20T11:20:00Z">
              <w:rPr>
                <w:rFonts w:ascii="Calibri" w:hAnsi="Calibri" w:cs="Calibri"/>
                <w:sz w:val="20"/>
                <w:szCs w:val="20"/>
              </w:rPr>
            </w:rPrChange>
          </w:rPr>
          <w:t xml:space="preserve"> previsto per lo specifico intervento.  </w:t>
        </w:r>
      </w:ins>
    </w:p>
    <w:p w14:paraId="258DE309" w14:textId="796B7E5C" w:rsidR="0026490D" w:rsidRDefault="0026490D" w:rsidP="0026490D">
      <w:pPr>
        <w:spacing w:after="120" w:line="276" w:lineRule="auto"/>
        <w:jc w:val="both"/>
        <w:rPr>
          <w:ins w:id="25108" w:author="Visone Rossana (GSE)" w:date="2025-10-20T13:22:00Z" w16du:dateUtc="2025-10-20T11:22:00Z"/>
          <w:bCs/>
          <w:sz w:val="22"/>
          <w:szCs w:val="22"/>
        </w:rPr>
      </w:pPr>
      <w:ins w:id="25109" w:author="Visone Rossana (GSE)" w:date="2025-10-20T13:22:00Z" w16du:dateUtc="2025-10-20T11:22:00Z">
        <w:r w:rsidRPr="0026490D">
          <w:rPr>
            <w:bCs/>
            <w:sz w:val="22"/>
            <w:szCs w:val="22"/>
            <w:highlight w:val="cyan"/>
            <w:rPrChange w:id="25110" w:author="Visone Rossana (GSE)" w:date="2025-10-20T13:22:00Z" w16du:dateUtc="2025-10-20T11:22:00Z">
              <w:rPr>
                <w:bCs/>
                <w:sz w:val="22"/>
                <w:szCs w:val="22"/>
                <w:highlight w:val="yellow"/>
              </w:rPr>
            </w:rPrChange>
          </w:rPr>
          <w:t xml:space="preserve">Per le grandi imprese, ivi inclusi gli ETS economici con tale dimensione di impresa, non costituisce una spesa ammissibile il costo sostenuto per la redazione dell’attestato di prestazione energetica post </w:t>
        </w:r>
      </w:ins>
      <w:ins w:id="25111" w:author="Visone Rossana (GSE)" w:date="2025-10-20T13:23:00Z" w16du:dateUtc="2025-10-20T11:23:00Z">
        <w:r w:rsidR="00CC6FFC">
          <w:rPr>
            <w:bCs/>
            <w:sz w:val="22"/>
            <w:szCs w:val="22"/>
            <w:highlight w:val="cyan"/>
          </w:rPr>
          <w:t>operam</w:t>
        </w:r>
      </w:ins>
      <w:ins w:id="25112" w:author="Visone Rossana (GSE)" w:date="2025-10-20T13:22:00Z" w16du:dateUtc="2025-10-20T11:22:00Z">
        <w:r w:rsidRPr="0026490D">
          <w:rPr>
            <w:bCs/>
            <w:sz w:val="22"/>
            <w:szCs w:val="22"/>
            <w:highlight w:val="cyan"/>
            <w:rPrChange w:id="25113" w:author="Visone Rossana (GSE)" w:date="2025-10-20T13:22:00Z" w16du:dateUtc="2025-10-20T11:22:00Z">
              <w:rPr>
                <w:bCs/>
                <w:sz w:val="22"/>
                <w:szCs w:val="22"/>
                <w:highlight w:val="yellow"/>
              </w:rPr>
            </w:rPrChange>
          </w:rPr>
          <w:t>, ai sensi</w:t>
        </w:r>
        <w:commentRangeStart w:id="25114"/>
        <w:r w:rsidRPr="0026490D">
          <w:rPr>
            <w:bCs/>
            <w:sz w:val="22"/>
            <w:szCs w:val="22"/>
            <w:highlight w:val="cyan"/>
            <w:rPrChange w:id="25115" w:author="Visone Rossana (GSE)" w:date="2025-10-20T13:22:00Z" w16du:dateUtc="2025-10-20T11:22:00Z">
              <w:rPr>
                <w:bCs/>
                <w:sz w:val="22"/>
                <w:szCs w:val="22"/>
                <w:highlight w:val="yellow"/>
              </w:rPr>
            </w:rPrChange>
          </w:rPr>
          <w:t xml:space="preserve"> dell’art. 26, comma 2</w:t>
        </w:r>
      </w:ins>
      <w:ins w:id="25116" w:author="Visone Rossana (GSE)" w:date="2025-10-20T17:05:00Z" w16du:dateUtc="2025-10-20T15:05:00Z">
        <w:r w:rsidR="002D3476">
          <w:rPr>
            <w:bCs/>
            <w:sz w:val="22"/>
            <w:szCs w:val="22"/>
            <w:highlight w:val="cyan"/>
          </w:rPr>
          <w:t>,</w:t>
        </w:r>
      </w:ins>
      <w:ins w:id="25117" w:author="Visone Rossana (GSE)" w:date="2025-10-20T13:22:00Z" w16du:dateUtc="2025-10-20T11:22:00Z">
        <w:r w:rsidRPr="0026490D">
          <w:rPr>
            <w:bCs/>
            <w:sz w:val="22"/>
            <w:szCs w:val="22"/>
            <w:highlight w:val="cyan"/>
            <w:rPrChange w:id="25118" w:author="Visone Rossana (GSE)" w:date="2025-10-20T13:22:00Z" w16du:dateUtc="2025-10-20T11:22:00Z">
              <w:rPr>
                <w:bCs/>
                <w:sz w:val="22"/>
                <w:szCs w:val="22"/>
                <w:highlight w:val="yellow"/>
              </w:rPr>
            </w:rPrChange>
          </w:rPr>
          <w:t xml:space="preserve"> del Decreto</w:t>
        </w:r>
        <w:commentRangeEnd w:id="25114"/>
        <w:r w:rsidRPr="0026490D">
          <w:rPr>
            <w:rStyle w:val="Rimandocommento"/>
            <w:bCs/>
            <w:sz w:val="22"/>
            <w:szCs w:val="22"/>
            <w:highlight w:val="cyan"/>
            <w:rPrChange w:id="25119" w:author="Visone Rossana (GSE)" w:date="2025-10-20T13:22:00Z" w16du:dateUtc="2025-10-20T11:22:00Z">
              <w:rPr>
                <w:rStyle w:val="Rimandocommento"/>
                <w:bCs/>
                <w:sz w:val="22"/>
                <w:szCs w:val="22"/>
                <w:highlight w:val="yellow"/>
              </w:rPr>
            </w:rPrChange>
          </w:rPr>
          <w:commentReference w:id="25114"/>
        </w:r>
        <w:r w:rsidRPr="0026490D">
          <w:rPr>
            <w:bCs/>
            <w:sz w:val="22"/>
            <w:szCs w:val="22"/>
            <w:highlight w:val="cyan"/>
            <w:rPrChange w:id="25121" w:author="Visone Rossana (GSE)" w:date="2025-10-20T13:22:00Z" w16du:dateUtc="2025-10-20T11:22:00Z">
              <w:rPr>
                <w:bCs/>
                <w:sz w:val="22"/>
                <w:szCs w:val="22"/>
                <w:highlight w:val="yellow"/>
              </w:rPr>
            </w:rPrChange>
          </w:rPr>
          <w:t xml:space="preserve">. </w:t>
        </w:r>
      </w:ins>
    </w:p>
    <w:p w14:paraId="74061F6F" w14:textId="0EC701E8" w:rsidR="00DB16D7" w:rsidRPr="00DB16D7" w:rsidRDefault="00DB16D7">
      <w:pPr>
        <w:spacing w:after="120" w:line="276" w:lineRule="auto"/>
        <w:jc w:val="both"/>
        <w:rPr>
          <w:ins w:id="25122" w:author="Visone Rossana (GSE)" w:date="2025-10-20T13:19:00Z" w16du:dateUtc="2025-10-20T11:19:00Z"/>
          <w:rFonts w:ascii="Calibri" w:hAnsi="Calibri" w:cs="Calibri"/>
          <w:sz w:val="22"/>
          <w:szCs w:val="22"/>
          <w:rPrChange w:id="25123" w:author="Visone Rossana (GSE)" w:date="2025-10-20T13:20:00Z" w16du:dateUtc="2025-10-20T11:20:00Z">
            <w:rPr>
              <w:ins w:id="25124" w:author="Visone Rossana (GSE)" w:date="2025-10-20T13:19:00Z" w16du:dateUtc="2025-10-20T11:19:00Z"/>
              <w:rFonts w:ascii="Calibri" w:hAnsi="Calibri" w:cs="Calibri"/>
              <w:sz w:val="20"/>
              <w:szCs w:val="20"/>
            </w:rPr>
          </w:rPrChange>
        </w:rPr>
        <w:pPrChange w:id="25125" w:author="Visone Rossana (GSE)" w:date="2025-10-20T13:20:00Z" w16du:dateUtc="2025-10-20T11:20:00Z">
          <w:pPr>
            <w:spacing w:after="120"/>
            <w:jc w:val="both"/>
          </w:pPr>
        </w:pPrChange>
      </w:pPr>
      <w:ins w:id="25126" w:author="Visone Rossana (GSE)" w:date="2025-10-20T13:19:00Z" w16du:dateUtc="2025-10-20T11:19:00Z">
        <w:r w:rsidRPr="00DB16D7">
          <w:rPr>
            <w:rFonts w:ascii="Calibri" w:hAnsi="Calibri" w:cs="Calibri"/>
            <w:sz w:val="22"/>
            <w:szCs w:val="22"/>
            <w:rPrChange w:id="25127" w:author="Visone Rossana (GSE)" w:date="2025-10-20T13:20:00Z" w16du:dateUtc="2025-10-20T11:20:00Z">
              <w:rPr>
                <w:rFonts w:ascii="Calibri" w:hAnsi="Calibri" w:cs="Calibri"/>
                <w:sz w:val="20"/>
                <w:szCs w:val="20"/>
              </w:rPr>
            </w:rPrChange>
          </w:rPr>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ins>
      <w:ins w:id="25128" w:author="Visone Rossana (GSE)" w:date="2025-10-20T15:46:00Z" w16du:dateUtc="2025-10-20T13:46:00Z">
        <w:r w:rsidR="00956949">
          <w:rPr>
            <w:rFonts w:ascii="Calibri" w:hAnsi="Calibri" w:cs="Calibri"/>
            <w:sz w:val="22"/>
            <w:szCs w:val="22"/>
          </w:rPr>
          <w:t xml:space="preserve"> e agli ETS econ</w:t>
        </w:r>
      </w:ins>
      <w:ins w:id="25129" w:author="Visone Rossana (GSE)" w:date="2025-10-20T15:47:00Z" w16du:dateUtc="2025-10-20T13:47:00Z">
        <w:r w:rsidR="00956949">
          <w:rPr>
            <w:rFonts w:ascii="Calibri" w:hAnsi="Calibri" w:cs="Calibri"/>
            <w:sz w:val="22"/>
            <w:szCs w:val="22"/>
          </w:rPr>
          <w:t>omici</w:t>
        </w:r>
      </w:ins>
      <w:ins w:id="25130" w:author="Visone Rossana (GSE)" w:date="2025-10-20T13:19:00Z" w16du:dateUtc="2025-10-20T11:19:00Z">
        <w:r w:rsidRPr="00DB16D7">
          <w:rPr>
            <w:rFonts w:ascii="Calibri" w:hAnsi="Calibri" w:cs="Calibri"/>
            <w:sz w:val="22"/>
            <w:szCs w:val="22"/>
            <w:rPrChange w:id="25131" w:author="Visone Rossana (GSE)" w:date="2025-10-20T13:20:00Z" w16du:dateUtc="2025-10-20T11:20:00Z">
              <w:rPr>
                <w:rFonts w:ascii="Calibri" w:hAnsi="Calibri" w:cs="Calibri"/>
                <w:sz w:val="20"/>
                <w:szCs w:val="20"/>
              </w:rPr>
            </w:rPrChange>
          </w:rPr>
          <w:t>.</w:t>
        </w:r>
      </w:ins>
    </w:p>
    <w:p w14:paraId="29F0D3EC" w14:textId="77777777" w:rsidR="00DB16D7" w:rsidRPr="00DB16D7" w:rsidRDefault="00DB16D7">
      <w:pPr>
        <w:spacing w:line="276" w:lineRule="auto"/>
        <w:jc w:val="both"/>
        <w:rPr>
          <w:ins w:id="25132" w:author="Visone Rossana (GSE)" w:date="2025-10-20T13:19:00Z" w16du:dateUtc="2025-10-20T11:19:00Z"/>
          <w:rFonts w:ascii="Calibri" w:hAnsi="Calibri" w:cs="Calibri"/>
          <w:sz w:val="22"/>
          <w:szCs w:val="22"/>
          <w:rPrChange w:id="25133" w:author="Visone Rossana (GSE)" w:date="2025-10-20T13:20:00Z" w16du:dateUtc="2025-10-20T11:20:00Z">
            <w:rPr>
              <w:ins w:id="25134" w:author="Visone Rossana (GSE)" w:date="2025-10-20T13:19:00Z" w16du:dateUtc="2025-10-20T11:19:00Z"/>
              <w:rFonts w:ascii="Calibri" w:hAnsi="Calibri" w:cs="Calibri"/>
              <w:sz w:val="20"/>
              <w:szCs w:val="20"/>
            </w:rPr>
          </w:rPrChange>
        </w:rPr>
        <w:pPrChange w:id="25135" w:author="Visone Rossana (GSE)" w:date="2025-10-20T13:20:00Z" w16du:dateUtc="2025-10-20T11:20:00Z">
          <w:pPr>
            <w:jc w:val="both"/>
          </w:pPr>
        </w:pPrChange>
      </w:pPr>
      <w:ins w:id="25136" w:author="Visone Rossana (GSE)" w:date="2025-10-20T13:19:00Z" w16du:dateUtc="2025-10-20T11:19:00Z">
        <w:r w:rsidRPr="00DB16D7">
          <w:rPr>
            <w:rFonts w:ascii="Calibri" w:hAnsi="Calibri" w:cs="Calibri"/>
            <w:sz w:val="22"/>
            <w:szCs w:val="22"/>
            <w:rPrChange w:id="25137" w:author="Visone Rossana (GSE)" w:date="2025-10-20T13:20:00Z" w16du:dateUtc="2025-10-20T11:20:00Z">
              <w:rPr>
                <w:rFonts w:ascii="Calibri" w:hAnsi="Calibri" w:cs="Calibri"/>
                <w:sz w:val="20"/>
                <w:szCs w:val="20"/>
              </w:rPr>
            </w:rPrChange>
          </w:rPr>
          <w:t>Per gli interventi realizzati su edifici pubblici di cui all’art. 11, comma 2, del Decreto la percentuale incentivata della spesa ammissibile è pari al 100%, secondo le specificità indicate al paragrafo 4.2 delle presenti Regole Applicative.</w:t>
        </w:r>
      </w:ins>
    </w:p>
    <w:p w14:paraId="0884D627" w14:textId="77777777" w:rsidR="009D2639" w:rsidRDefault="009D2639">
      <w:pPr>
        <w:spacing w:line="276" w:lineRule="auto"/>
        <w:contextualSpacing/>
        <w:jc w:val="both"/>
        <w:rPr>
          <w:ins w:id="25138" w:author="Visone Rossana (GSE)" w:date="2025-10-20T11:16:00Z" w16du:dateUtc="2025-10-20T09:16:00Z"/>
          <w:highlight w:val="yellow"/>
        </w:rPr>
        <w:pPrChange w:id="25139" w:author="Visone Rossana (GSE)" w:date="2025-10-20T12:17:00Z" w16du:dateUtc="2025-10-20T10:17:00Z">
          <w:pPr>
            <w:contextualSpacing/>
            <w:jc w:val="both"/>
          </w:pPr>
        </w:pPrChange>
      </w:pPr>
    </w:p>
    <w:p w14:paraId="116AC9A1" w14:textId="77777777" w:rsidR="00E91C55" w:rsidRPr="008633E6" w:rsidRDefault="00E91C55">
      <w:pPr>
        <w:pStyle w:val="TITOLO20"/>
        <w:numPr>
          <w:ilvl w:val="2"/>
          <w:numId w:val="292"/>
        </w:numPr>
        <w:ind w:left="1134" w:hanging="708"/>
        <w:rPr>
          <w:ins w:id="25140" w:author="Visone Rossana (GSE)" w:date="2025-10-20T11:16:00Z" w16du:dateUtc="2025-10-20T09:16:00Z"/>
        </w:rPr>
        <w:pPrChange w:id="25141" w:author="Visone Rossana (GSE)" w:date="2025-10-20T11:16:00Z" w16du:dateUtc="2025-10-20T09:16:00Z">
          <w:pPr>
            <w:pStyle w:val="TITOLO20"/>
            <w:numPr>
              <w:ilvl w:val="2"/>
              <w:numId w:val="467"/>
            </w:numPr>
            <w:ind w:left="1715" w:hanging="504"/>
          </w:pPr>
        </w:pPrChange>
      </w:pPr>
      <w:bookmarkStart w:id="25142" w:name="_Toc212462700"/>
      <w:ins w:id="25143" w:author="Visone Rossana (GSE)" w:date="2025-10-20T11:16:00Z" w16du:dateUtc="2025-10-20T09:16:00Z">
        <w:r w:rsidRPr="008633E6">
          <w:t>Documentazione necessaria per l’accesso all’incentivo</w:t>
        </w:r>
        <w:bookmarkEnd w:id="25142"/>
        <w:r w:rsidRPr="008633E6">
          <w:t xml:space="preserve"> </w:t>
        </w:r>
      </w:ins>
    </w:p>
    <w:p w14:paraId="6B02E84C" w14:textId="77777777" w:rsidR="002E163E" w:rsidRPr="002E163E" w:rsidRDefault="002E163E">
      <w:pPr>
        <w:spacing w:after="120" w:line="276" w:lineRule="auto"/>
        <w:jc w:val="both"/>
        <w:rPr>
          <w:ins w:id="25144" w:author="Visone Rossana (GSE)" w:date="2025-10-20T14:30:00Z" w16du:dateUtc="2025-10-20T12:30:00Z"/>
          <w:sz w:val="22"/>
          <w:szCs w:val="22"/>
          <w:rPrChange w:id="25145" w:author="Visone Rossana (GSE)" w:date="2025-10-20T14:30:00Z" w16du:dateUtc="2025-10-20T12:30:00Z">
            <w:rPr>
              <w:ins w:id="25146" w:author="Visone Rossana (GSE)" w:date="2025-10-20T14:30:00Z" w16du:dateUtc="2025-10-20T12:30:00Z"/>
            </w:rPr>
          </w:rPrChange>
        </w:rPr>
        <w:pPrChange w:id="25147" w:author="Visone Rossana (GSE)" w:date="2025-10-20T14:30:00Z" w16du:dateUtc="2025-10-20T12:30:00Z">
          <w:pPr>
            <w:spacing w:after="120"/>
            <w:jc w:val="both"/>
          </w:pPr>
        </w:pPrChange>
      </w:pPr>
      <w:ins w:id="25148" w:author="Visone Rossana (GSE)" w:date="2025-10-20T14:30:00Z" w16du:dateUtc="2025-10-20T12:30:00Z">
        <w:r w:rsidRPr="002E163E">
          <w:rPr>
            <w:sz w:val="22"/>
            <w:szCs w:val="22"/>
            <w:rPrChange w:id="25149" w:author="Visone Rossana (GSE)" w:date="2025-10-20T14:30:00Z" w16du:dateUtc="2025-10-20T12:30:00Z">
              <w:rPr/>
            </w:rPrChange>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2E163E">
          <w:rPr>
            <w:rFonts w:cs="Calibri"/>
            <w:sz w:val="22"/>
            <w:szCs w:val="22"/>
            <w:rPrChange w:id="25150" w:author="Visone Rossana (GSE)" w:date="2025-10-20T14:30:00Z" w16du:dateUtc="2025-10-20T12:30:00Z">
              <w:rPr>
                <w:rFonts w:cs="Calibri"/>
              </w:rPr>
            </w:rPrChange>
          </w:rPr>
          <w:t>Port</w:t>
        </w:r>
        <w:r w:rsidRPr="002E163E">
          <w:rPr>
            <w:rFonts w:cs="Calibri"/>
            <w:i/>
            <w:sz w:val="22"/>
            <w:szCs w:val="22"/>
            <w:rPrChange w:id="25151" w:author="Visone Rossana (GSE)" w:date="2025-10-20T14:30:00Z" w16du:dateUtc="2025-10-20T12:30:00Z">
              <w:rPr>
                <w:rFonts w:cs="Calibri"/>
                <w:i/>
              </w:rPr>
            </w:rPrChange>
          </w:rPr>
          <w:t>al</w:t>
        </w:r>
        <w:r w:rsidRPr="002E163E">
          <w:rPr>
            <w:rFonts w:cs="Calibri"/>
            <w:sz w:val="22"/>
            <w:szCs w:val="22"/>
            <w:rPrChange w:id="25152" w:author="Visone Rossana (GSE)" w:date="2025-10-20T14:30:00Z" w16du:dateUtc="2025-10-20T12:30:00Z">
              <w:rPr>
                <w:rFonts w:cs="Calibri"/>
              </w:rPr>
            </w:rPrChange>
          </w:rPr>
          <w:t>termico</w:t>
        </w:r>
        <w:r w:rsidRPr="002E163E">
          <w:rPr>
            <w:sz w:val="22"/>
            <w:szCs w:val="22"/>
            <w:rPrChange w:id="25153" w:author="Visone Rossana (GSE)" w:date="2025-10-20T14:30:00Z" w16du:dateUtc="2025-10-20T12:30:00Z">
              <w:rPr/>
            </w:rPrChange>
          </w:rPr>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2E163E">
          <w:rPr>
            <w:i/>
            <w:sz w:val="22"/>
            <w:szCs w:val="22"/>
            <w:rPrChange w:id="25154" w:author="Visone Rossana (GSE)" w:date="2025-10-20T14:30:00Z" w16du:dateUtc="2025-10-20T12:30:00Z">
              <w:rPr>
                <w:i/>
              </w:rPr>
            </w:rPrChange>
          </w:rPr>
          <w:t>in situ</w:t>
        </w:r>
        <w:r w:rsidRPr="002E163E">
          <w:rPr>
            <w:sz w:val="22"/>
            <w:szCs w:val="22"/>
            <w:rPrChange w:id="25155" w:author="Visone Rossana (GSE)" w:date="2025-10-20T14:30:00Z" w16du:dateUtc="2025-10-20T12:30:00Z">
              <w:rPr/>
            </w:rPrChange>
          </w:rPr>
          <w:t>.</w:t>
        </w:r>
      </w:ins>
    </w:p>
    <w:p w14:paraId="699698ED" w14:textId="77777777" w:rsidR="002E163E" w:rsidRPr="002E163E" w:rsidRDefault="002E163E">
      <w:pPr>
        <w:spacing w:after="120" w:line="276" w:lineRule="auto"/>
        <w:jc w:val="both"/>
        <w:rPr>
          <w:ins w:id="25156" w:author="Visone Rossana (GSE)" w:date="2025-10-20T14:30:00Z" w16du:dateUtc="2025-10-20T12:30:00Z"/>
          <w:b/>
          <w:sz w:val="22"/>
          <w:szCs w:val="22"/>
          <w:u w:val="single"/>
          <w:rPrChange w:id="25157" w:author="Visone Rossana (GSE)" w:date="2025-10-20T14:30:00Z" w16du:dateUtc="2025-10-20T12:30:00Z">
            <w:rPr>
              <w:ins w:id="25158" w:author="Visone Rossana (GSE)" w:date="2025-10-20T14:30:00Z" w16du:dateUtc="2025-10-20T12:30:00Z"/>
              <w:b/>
              <w:u w:val="single"/>
            </w:rPr>
          </w:rPrChange>
        </w:rPr>
        <w:pPrChange w:id="25159" w:author="Visone Rossana (GSE)" w:date="2025-10-20T14:30:00Z" w16du:dateUtc="2025-10-20T12:30:00Z">
          <w:pPr>
            <w:spacing w:after="120"/>
            <w:jc w:val="both"/>
          </w:pPr>
        </w:pPrChange>
      </w:pPr>
      <w:ins w:id="25160" w:author="Visone Rossana (GSE)" w:date="2025-10-20T14:30:00Z" w16du:dateUtc="2025-10-20T12:30:00Z">
        <w:r w:rsidRPr="002E163E">
          <w:rPr>
            <w:b/>
            <w:sz w:val="22"/>
            <w:szCs w:val="22"/>
            <w:u w:val="single"/>
            <w:rPrChange w:id="25161" w:author="Visone Rossana (GSE)" w:date="2025-10-20T14:30:00Z" w16du:dateUtc="2025-10-20T12:30:00Z">
              <w:rPr>
                <w:b/>
                <w:u w:val="single"/>
              </w:rPr>
            </w:rPrChange>
          </w:rPr>
          <w:t>Documentazione da allegare alla richiesta di accesso all’incentivo:</w:t>
        </w:r>
      </w:ins>
    </w:p>
    <w:p w14:paraId="5175BCE6" w14:textId="3994945B" w:rsidR="002E163E" w:rsidRPr="002E163E" w:rsidRDefault="002E163E" w:rsidP="006A109F">
      <w:pPr>
        <w:numPr>
          <w:ilvl w:val="0"/>
          <w:numId w:val="477"/>
        </w:numPr>
        <w:spacing w:after="120" w:line="276" w:lineRule="auto"/>
        <w:ind w:left="208" w:hanging="284"/>
        <w:jc w:val="both"/>
        <w:rPr>
          <w:ins w:id="25162" w:author="Visone Rossana (GSE)" w:date="2025-10-20T14:30:00Z" w16du:dateUtc="2025-10-20T12:30:00Z"/>
          <w:rFonts w:cs="Calibri"/>
          <w:sz w:val="22"/>
          <w:szCs w:val="22"/>
          <w:rPrChange w:id="25163" w:author="Visone Rossana (GSE)" w:date="2025-10-20T14:30:00Z" w16du:dateUtc="2025-10-20T12:30:00Z">
            <w:rPr>
              <w:ins w:id="25164" w:author="Visone Rossana (GSE)" w:date="2025-10-20T14:30:00Z" w16du:dateUtc="2025-10-20T12:30:00Z"/>
              <w:rFonts w:cs="Calibri"/>
            </w:rPr>
          </w:rPrChange>
        </w:rPr>
      </w:pPr>
      <w:ins w:id="25165" w:author="Visone Rossana (GSE)" w:date="2025-10-20T14:30:00Z" w16du:dateUtc="2025-10-20T12:30:00Z">
        <w:r w:rsidRPr="002E163E">
          <w:rPr>
            <w:rFonts w:cs="Calibri"/>
            <w:sz w:val="22"/>
            <w:szCs w:val="22"/>
            <w:rPrChange w:id="25166" w:author="Visone Rossana (GSE)" w:date="2025-10-20T14:30:00Z" w16du:dateUtc="2025-10-20T12:30:00Z">
              <w:rPr>
                <w:rFonts w:cs="Calibri"/>
              </w:rPr>
            </w:rPrChange>
          </w:rPr>
          <w:t xml:space="preserve">documentazione comune a tutte le tipologie di interventi, come specificatamente indicato nell’Allegato </w:t>
        </w:r>
      </w:ins>
      <w:ins w:id="25167" w:author="Visone Rossana (GSE)" w:date="2025-10-20T14:31:00Z" w16du:dateUtc="2025-10-20T12:31:00Z">
        <w:r w:rsidRPr="002E163E">
          <w:rPr>
            <w:rFonts w:cs="Calibri"/>
            <w:sz w:val="22"/>
            <w:szCs w:val="22"/>
            <w:highlight w:val="yellow"/>
            <w:rPrChange w:id="25168" w:author="Visone Rossana (GSE)" w:date="2025-10-20T14:31:00Z" w16du:dateUtc="2025-10-20T12:31:00Z">
              <w:rPr>
                <w:rFonts w:cs="Calibri"/>
                <w:sz w:val="22"/>
                <w:szCs w:val="22"/>
              </w:rPr>
            </w:rPrChange>
          </w:rPr>
          <w:t>x</w:t>
        </w:r>
      </w:ins>
      <w:ins w:id="25169" w:author="Visone Rossana (GSE)" w:date="2025-10-20T14:30:00Z" w16du:dateUtc="2025-10-20T12:30:00Z">
        <w:r w:rsidRPr="002E163E">
          <w:rPr>
            <w:rFonts w:cs="Calibri"/>
            <w:sz w:val="22"/>
            <w:szCs w:val="22"/>
            <w:rPrChange w:id="25170" w:author="Visone Rossana (GSE)" w:date="2025-10-20T14:30:00Z" w16du:dateUtc="2025-10-20T12:30:00Z">
              <w:rPr>
                <w:rFonts w:cs="Calibri"/>
              </w:rPr>
            </w:rPrChange>
          </w:rPr>
          <w:t xml:space="preserve">; </w:t>
        </w:r>
      </w:ins>
    </w:p>
    <w:p w14:paraId="2CDCA69D" w14:textId="77777777" w:rsidR="002E163E" w:rsidRPr="002E163E" w:rsidRDefault="002E163E" w:rsidP="006A109F">
      <w:pPr>
        <w:numPr>
          <w:ilvl w:val="0"/>
          <w:numId w:val="477"/>
        </w:numPr>
        <w:spacing w:after="120" w:line="276" w:lineRule="auto"/>
        <w:ind w:left="208" w:hanging="284"/>
        <w:jc w:val="both"/>
        <w:rPr>
          <w:ins w:id="25171" w:author="Visone Rossana (GSE)" w:date="2025-10-20T14:30:00Z" w16du:dateUtc="2025-10-20T12:30:00Z"/>
          <w:rFonts w:cs="Calibri"/>
          <w:sz w:val="22"/>
          <w:szCs w:val="22"/>
          <w:rPrChange w:id="25172" w:author="Visone Rossana (GSE)" w:date="2025-10-20T14:30:00Z" w16du:dateUtc="2025-10-20T12:30:00Z">
            <w:rPr>
              <w:ins w:id="25173" w:author="Visone Rossana (GSE)" w:date="2025-10-20T14:30:00Z" w16du:dateUtc="2025-10-20T12:30:00Z"/>
              <w:rFonts w:cs="Calibri"/>
            </w:rPr>
          </w:rPrChange>
        </w:rPr>
      </w:pPr>
      <w:ins w:id="25174" w:author="Visone Rossana (GSE)" w:date="2025-10-20T14:30:00Z" w16du:dateUtc="2025-10-20T12:30:00Z">
        <w:r w:rsidRPr="002E163E">
          <w:rPr>
            <w:rFonts w:cs="Calibri"/>
            <w:sz w:val="22"/>
            <w:szCs w:val="22"/>
            <w:u w:val="single"/>
            <w:rPrChange w:id="25175" w:author="Visone Rossana (GSE)" w:date="2025-10-20T14:30:00Z" w16du:dateUtc="2025-10-20T12:30:00Z">
              <w:rPr>
                <w:rFonts w:cs="Calibri"/>
                <w:u w:val="single"/>
              </w:rPr>
            </w:rPrChange>
          </w:rPr>
          <w:t>per gli interventi che prevedono l’installazione di generatori di potenza termica nominale ≤ 35 kW non ricompresi nel Catalogo</w:t>
        </w:r>
        <w:r w:rsidRPr="002E163E">
          <w:rPr>
            <w:rFonts w:cs="Calibri"/>
            <w:sz w:val="22"/>
            <w:szCs w:val="22"/>
            <w:rPrChange w:id="25176" w:author="Visone Rossana (GSE)" w:date="2025-10-20T14:30:00Z" w16du:dateUtc="2025-10-20T12:30:00Z">
              <w:rPr>
                <w:rFonts w:cs="Calibri"/>
              </w:rPr>
            </w:rPrChange>
          </w:rPr>
          <w:t>, l’asseverazione di un tecnico abilitato non è obbligatoria; in questo caso è sufficiente una certificazione del produttore degli elementi impiegati, che attesti il rispetto dei requisiti minimi previsti dal Decreto e dalle relative Regole Applicative, per interventi con incentivo superiore a 3.500 euro;</w:t>
        </w:r>
      </w:ins>
    </w:p>
    <w:p w14:paraId="27F08D75" w14:textId="77777777" w:rsidR="002E163E" w:rsidRPr="002E163E" w:rsidRDefault="002E163E" w:rsidP="006A109F">
      <w:pPr>
        <w:numPr>
          <w:ilvl w:val="0"/>
          <w:numId w:val="477"/>
        </w:numPr>
        <w:spacing w:after="120" w:line="276" w:lineRule="auto"/>
        <w:ind w:left="208" w:hanging="284"/>
        <w:jc w:val="both"/>
        <w:rPr>
          <w:ins w:id="25177" w:author="Visone Rossana (GSE)" w:date="2025-10-20T14:30:00Z" w16du:dateUtc="2025-10-20T12:30:00Z"/>
          <w:rFonts w:cs="Calibri"/>
          <w:sz w:val="22"/>
          <w:szCs w:val="22"/>
          <w:rPrChange w:id="25178" w:author="Visone Rossana (GSE)" w:date="2025-10-20T14:30:00Z" w16du:dateUtc="2025-10-20T12:30:00Z">
            <w:rPr>
              <w:ins w:id="25179" w:author="Visone Rossana (GSE)" w:date="2025-10-20T14:30:00Z" w16du:dateUtc="2025-10-20T12:30:00Z"/>
              <w:rFonts w:cs="Calibri"/>
            </w:rPr>
          </w:rPrChange>
        </w:rPr>
      </w:pPr>
      <w:ins w:id="25180" w:author="Visone Rossana (GSE)" w:date="2025-10-20T14:30:00Z" w16du:dateUtc="2025-10-20T12:30:00Z">
        <w:r w:rsidRPr="002E163E">
          <w:rPr>
            <w:rFonts w:cs="Calibri"/>
            <w:sz w:val="22"/>
            <w:szCs w:val="22"/>
            <w:u w:val="single"/>
            <w:rPrChange w:id="25181" w:author="Visone Rossana (GSE)" w:date="2025-10-20T14:30:00Z" w16du:dateUtc="2025-10-20T12:30:00Z">
              <w:rPr>
                <w:rFonts w:cs="Calibri"/>
                <w:u w:val="single"/>
              </w:rPr>
            </w:rPrChange>
          </w:rPr>
          <w:t>per gli interventi che prevedono l’installazione di generatori di potenza termica nominale &gt; 35 kW</w:t>
        </w:r>
        <w:r w:rsidRPr="002E163E">
          <w:rPr>
            <w:rFonts w:cs="Calibri"/>
            <w:sz w:val="22"/>
            <w:szCs w:val="22"/>
            <w:rPrChange w:id="25182" w:author="Visone Rossana (GSE)" w:date="2025-10-20T14:30:00Z" w16du:dateUtc="2025-10-20T12:30:00Z">
              <w:rPr>
                <w:rFonts w:cs="Calibri"/>
              </w:rPr>
            </w:rPrChange>
          </w:rPr>
          <w:t xml:space="preserve">, l’asseverazione di un tecnico abilitato secondo quanto indicato nel paragrafo 6.2 più una certificazione del produttore degli elementi impiegati che attesti il rispetto dei requisiti minimi previsti dal Decreto e dalle relative Regole Applicative per interventi con incentivo superiore a 3.500 euro; </w:t>
        </w:r>
      </w:ins>
    </w:p>
    <w:p w14:paraId="526F92BA" w14:textId="77777777" w:rsidR="002E163E" w:rsidRDefault="002E163E" w:rsidP="006A109F">
      <w:pPr>
        <w:numPr>
          <w:ilvl w:val="0"/>
          <w:numId w:val="477"/>
        </w:numPr>
        <w:spacing w:after="120" w:line="276" w:lineRule="auto"/>
        <w:ind w:left="208" w:hanging="284"/>
        <w:jc w:val="both"/>
        <w:rPr>
          <w:ins w:id="25183" w:author="Visone Rossana (GSE)" w:date="2025-10-20T14:37:00Z" w16du:dateUtc="2025-10-20T12:37:00Z"/>
          <w:rFonts w:cs="Calibri"/>
          <w:sz w:val="22"/>
          <w:szCs w:val="22"/>
        </w:rPr>
      </w:pPr>
      <w:ins w:id="25184" w:author="Visone Rossana (GSE)" w:date="2025-10-20T14:30:00Z" w16du:dateUtc="2025-10-20T12:30:00Z">
        <w:r w:rsidRPr="002E163E">
          <w:rPr>
            <w:rFonts w:cs="Calibri"/>
            <w:sz w:val="22"/>
            <w:szCs w:val="22"/>
            <w:rPrChange w:id="25185" w:author="Visone Rossana (GSE)" w:date="2025-10-20T14:30:00Z" w16du:dateUtc="2025-10-20T12:30:00Z">
              <w:rPr>
                <w:rFonts w:cs="Calibri"/>
              </w:rPr>
            </w:rPrChange>
          </w:rPr>
          <w:t>nel caso di installazione di un generatore di calore avente potenza termica nominale maggiore o uguale a 100 kW</w:t>
        </w:r>
        <w:r w:rsidRPr="002E163E">
          <w:rPr>
            <w:rFonts w:cs="Calibri"/>
            <w:sz w:val="22"/>
            <w:szCs w:val="22"/>
            <w:vertAlign w:val="subscript"/>
            <w:rPrChange w:id="25186" w:author="Visone Rossana (GSE)" w:date="2025-10-20T14:30:00Z" w16du:dateUtc="2025-10-20T12:30:00Z">
              <w:rPr>
                <w:rFonts w:cs="Calibri"/>
                <w:vertAlign w:val="subscript"/>
              </w:rPr>
            </w:rPrChange>
          </w:rPr>
          <w:t>t</w:t>
        </w:r>
        <w:r w:rsidRPr="002E163E">
          <w:rPr>
            <w:rFonts w:cs="Calibri"/>
            <w:sz w:val="22"/>
            <w:szCs w:val="22"/>
            <w:rPrChange w:id="25187" w:author="Visone Rossana (GSE)" w:date="2025-10-20T14:30:00Z" w16du:dateUtc="2025-10-20T12:30:00Z">
              <w:rPr>
                <w:rFonts w:cs="Calibri"/>
              </w:rPr>
            </w:rPrChange>
          </w:rPr>
          <w:t>, relazione tecnica di progetto,</w:t>
        </w:r>
        <w:r w:rsidRPr="002E163E">
          <w:rPr>
            <w:rFonts w:cs="Calibri"/>
            <w:color w:val="0000FF"/>
            <w:sz w:val="22"/>
            <w:szCs w:val="22"/>
            <w:rPrChange w:id="25188" w:author="Visone Rossana (GSE)" w:date="2025-10-20T14:30:00Z" w16du:dateUtc="2025-10-20T12:30:00Z">
              <w:rPr>
                <w:rFonts w:cs="Calibri"/>
                <w:color w:val="0000FF"/>
              </w:rPr>
            </w:rPrChange>
          </w:rPr>
          <w:t xml:space="preserve"> </w:t>
        </w:r>
        <w:r w:rsidRPr="002E163E">
          <w:rPr>
            <w:rFonts w:cs="Calibri"/>
            <w:sz w:val="22"/>
            <w:szCs w:val="22"/>
            <w:rPrChange w:id="25189" w:author="Visone Rossana (GSE)" w:date="2025-10-20T14:30:00Z" w16du:dateUtc="2025-10-20T12:30:00Z">
              <w:rPr>
                <w:rFonts w:cs="Calibri"/>
              </w:rPr>
            </w:rPrChange>
          </w:rPr>
          <w:t>timbrata e firmata dal progettista, corredata degli schemi funzionali d’impianto (per impianti geotermici anche lo schema di posizionamento delle sonde);</w:t>
        </w:r>
      </w:ins>
    </w:p>
    <w:p w14:paraId="4BF7DE22" w14:textId="2B0CB6F2" w:rsidR="006151CC" w:rsidRPr="00C169F2" w:rsidRDefault="003520D7" w:rsidP="006A109F">
      <w:pPr>
        <w:numPr>
          <w:ilvl w:val="0"/>
          <w:numId w:val="477"/>
        </w:numPr>
        <w:spacing w:after="120" w:line="276" w:lineRule="auto"/>
        <w:ind w:left="208" w:hanging="284"/>
        <w:jc w:val="both"/>
        <w:rPr>
          <w:ins w:id="25190" w:author="Visone Rossana (GSE)" w:date="2025-10-20T14:30:00Z" w16du:dateUtc="2025-10-20T12:30:00Z"/>
          <w:rFonts w:cs="Calibri"/>
          <w:sz w:val="22"/>
          <w:szCs w:val="22"/>
          <w:highlight w:val="cyan"/>
          <w:rPrChange w:id="25191" w:author="Visone Rossana (GSE)" w:date="2025-10-20T14:44:00Z" w16du:dateUtc="2025-10-20T12:44:00Z">
            <w:rPr>
              <w:ins w:id="25192" w:author="Visone Rossana (GSE)" w:date="2025-10-20T14:30:00Z" w16du:dateUtc="2025-10-20T12:30:00Z"/>
              <w:rFonts w:cs="Calibri"/>
            </w:rPr>
          </w:rPrChange>
        </w:rPr>
      </w:pPr>
      <w:commentRangeStart w:id="25193"/>
      <w:ins w:id="25194" w:author="Visone Rossana (GSE)" w:date="2025-10-20T14:37:00Z" w16du:dateUtc="2025-10-20T12:37:00Z">
        <w:r w:rsidRPr="00C169F2">
          <w:rPr>
            <w:rFonts w:cs="Calibri"/>
            <w:sz w:val="22"/>
            <w:szCs w:val="22"/>
            <w:highlight w:val="cyan"/>
            <w:rPrChange w:id="25195" w:author="Visone Rossana (GSE)" w:date="2025-10-20T14:44:00Z" w16du:dateUtc="2025-10-20T12:44:00Z">
              <w:rPr>
                <w:rFonts w:cs="Calibri"/>
                <w:sz w:val="22"/>
                <w:szCs w:val="22"/>
              </w:rPr>
            </w:rPrChange>
          </w:rPr>
          <w:t>nel caso di installazione di un generatore di calore</w:t>
        </w:r>
      </w:ins>
      <w:ins w:id="25196" w:author="Visone Rossana (GSE)" w:date="2025-10-20T14:42:00Z" w16du:dateUtc="2025-10-20T12:42:00Z">
        <w:r w:rsidR="0024237A" w:rsidRPr="00C169F2">
          <w:rPr>
            <w:rFonts w:cs="Calibri"/>
            <w:sz w:val="22"/>
            <w:szCs w:val="22"/>
            <w:highlight w:val="cyan"/>
            <w:rPrChange w:id="25197" w:author="Visone Rossana (GSE)" w:date="2025-10-20T14:44:00Z" w16du:dateUtc="2025-10-20T12:44:00Z">
              <w:rPr>
                <w:rFonts w:cs="Calibri"/>
                <w:sz w:val="22"/>
                <w:szCs w:val="22"/>
              </w:rPr>
            </w:rPrChange>
          </w:rPr>
          <w:t>,</w:t>
        </w:r>
        <w:r w:rsidR="00482885" w:rsidRPr="00C169F2">
          <w:rPr>
            <w:rFonts w:cs="Calibri"/>
            <w:sz w:val="22"/>
            <w:szCs w:val="22"/>
            <w:highlight w:val="cyan"/>
            <w:rPrChange w:id="25198" w:author="Visone Rossana (GSE)" w:date="2025-10-20T14:44:00Z" w16du:dateUtc="2025-10-20T12:44:00Z">
              <w:rPr>
                <w:rFonts w:cs="Calibri"/>
                <w:sz w:val="22"/>
                <w:szCs w:val="22"/>
              </w:rPr>
            </w:rPrChange>
          </w:rPr>
          <w:t xml:space="preserve"> </w:t>
        </w:r>
      </w:ins>
      <w:ins w:id="25199" w:author="Visone Rossana (GSE)" w:date="2025-10-20T14:37:00Z" w16du:dateUtc="2025-10-20T12:37:00Z">
        <w:r w:rsidRPr="00C169F2">
          <w:rPr>
            <w:rFonts w:cs="Calibri"/>
            <w:sz w:val="22"/>
            <w:szCs w:val="22"/>
            <w:highlight w:val="cyan"/>
            <w:rPrChange w:id="25200" w:author="Visone Rossana (GSE)" w:date="2025-10-20T14:44:00Z" w16du:dateUtc="2025-10-20T12:44:00Z">
              <w:rPr>
                <w:rFonts w:cs="Calibri"/>
                <w:sz w:val="22"/>
                <w:szCs w:val="22"/>
              </w:rPr>
            </w:rPrChange>
          </w:rPr>
          <w:t>di</w:t>
        </w:r>
      </w:ins>
      <w:ins w:id="25201" w:author="Visone Rossana (GSE)" w:date="2025-10-20T14:38:00Z" w16du:dateUtc="2025-10-20T12:38:00Z">
        <w:r w:rsidR="00593C44" w:rsidRPr="00C169F2">
          <w:rPr>
            <w:rFonts w:cs="Calibri"/>
            <w:sz w:val="22"/>
            <w:szCs w:val="22"/>
            <w:highlight w:val="cyan"/>
            <w:rPrChange w:id="25202" w:author="Visone Rossana (GSE)" w:date="2025-10-20T14:44:00Z" w16du:dateUtc="2025-10-20T12:44:00Z">
              <w:rPr>
                <w:rFonts w:cs="Calibri"/>
                <w:sz w:val="22"/>
                <w:szCs w:val="22"/>
              </w:rPr>
            </w:rPrChange>
          </w:rPr>
          <w:t xml:space="preserve"> qualsiasi</w:t>
        </w:r>
      </w:ins>
      <w:ins w:id="25203" w:author="Visone Rossana (GSE)" w:date="2025-10-20T14:42:00Z" w16du:dateUtc="2025-10-20T12:42:00Z">
        <w:r w:rsidR="00482885" w:rsidRPr="00C169F2">
          <w:rPr>
            <w:rFonts w:cs="Calibri"/>
            <w:sz w:val="22"/>
            <w:szCs w:val="22"/>
            <w:highlight w:val="cyan"/>
            <w:rPrChange w:id="25204" w:author="Visone Rossana (GSE)" w:date="2025-10-20T14:44:00Z" w16du:dateUtc="2025-10-20T12:44:00Z">
              <w:rPr>
                <w:rFonts w:cs="Calibri"/>
                <w:sz w:val="22"/>
                <w:szCs w:val="22"/>
              </w:rPr>
            </w:rPrChange>
          </w:rPr>
          <w:t xml:space="preserve"> dimensione</w:t>
        </w:r>
        <w:r w:rsidR="0024237A" w:rsidRPr="00C169F2">
          <w:rPr>
            <w:rFonts w:cs="Calibri"/>
            <w:sz w:val="22"/>
            <w:szCs w:val="22"/>
            <w:highlight w:val="cyan"/>
            <w:rPrChange w:id="25205" w:author="Visone Rossana (GSE)" w:date="2025-10-20T14:44:00Z" w16du:dateUtc="2025-10-20T12:44:00Z">
              <w:rPr>
                <w:rFonts w:cs="Calibri"/>
                <w:sz w:val="22"/>
                <w:szCs w:val="22"/>
              </w:rPr>
            </w:rPrChange>
          </w:rPr>
          <w:t>,</w:t>
        </w:r>
        <w:r w:rsidR="00482885" w:rsidRPr="00C169F2">
          <w:rPr>
            <w:rFonts w:cs="Calibri"/>
            <w:sz w:val="22"/>
            <w:szCs w:val="22"/>
            <w:highlight w:val="cyan"/>
            <w:rPrChange w:id="25206" w:author="Visone Rossana (GSE)" w:date="2025-10-20T14:44:00Z" w16du:dateUtc="2025-10-20T12:44:00Z">
              <w:rPr>
                <w:rFonts w:cs="Calibri"/>
                <w:sz w:val="22"/>
                <w:szCs w:val="22"/>
              </w:rPr>
            </w:rPrChange>
          </w:rPr>
          <w:t xml:space="preserve"> volto</w:t>
        </w:r>
      </w:ins>
      <w:ins w:id="25207" w:author="Visone Rossana (GSE)" w:date="2025-10-20T14:43:00Z" w16du:dateUtc="2025-10-20T12:43:00Z">
        <w:r w:rsidR="006A3768" w:rsidRPr="00C169F2">
          <w:rPr>
            <w:rFonts w:cs="Calibri"/>
            <w:sz w:val="22"/>
            <w:szCs w:val="22"/>
            <w:highlight w:val="cyan"/>
            <w:rPrChange w:id="25208" w:author="Visone Rossana (GSE)" w:date="2025-10-20T14:44:00Z" w16du:dateUtc="2025-10-20T12:44:00Z">
              <w:rPr>
                <w:rFonts w:cs="Calibri"/>
                <w:sz w:val="22"/>
                <w:szCs w:val="22"/>
              </w:rPr>
            </w:rPrChange>
          </w:rPr>
          <w:t xml:space="preserve"> oltre alla climatizzazione invernale anche ad altri utilizzi,</w:t>
        </w:r>
      </w:ins>
      <w:ins w:id="25209" w:author="Visone Rossana (GSE)" w:date="2025-10-20T14:37:00Z" w16du:dateUtc="2025-10-20T12:37:00Z">
        <w:r w:rsidRPr="00C169F2">
          <w:rPr>
            <w:rFonts w:cs="Calibri"/>
            <w:sz w:val="22"/>
            <w:szCs w:val="22"/>
            <w:highlight w:val="cyan"/>
            <w:rPrChange w:id="25210" w:author="Visone Rossana (GSE)" w:date="2025-10-20T14:44:00Z" w16du:dateUtc="2025-10-20T12:44:00Z">
              <w:rPr>
                <w:rFonts w:cs="Calibri"/>
                <w:sz w:val="22"/>
                <w:szCs w:val="22"/>
              </w:rPr>
            </w:rPrChange>
          </w:rPr>
          <w:t xml:space="preserve"> </w:t>
        </w:r>
      </w:ins>
      <w:ins w:id="25211" w:author="Visone Rossana (GSE)" w:date="2025-10-20T14:43:00Z" w16du:dateUtc="2025-10-20T12:43:00Z">
        <w:r w:rsidR="006A3768" w:rsidRPr="00C169F2">
          <w:rPr>
            <w:rFonts w:cs="Calibri"/>
            <w:sz w:val="22"/>
            <w:szCs w:val="22"/>
            <w:highlight w:val="cyan"/>
            <w:rPrChange w:id="25212" w:author="Visone Rossana (GSE)" w:date="2025-10-20T14:44:00Z" w16du:dateUtc="2025-10-20T12:44:00Z">
              <w:rPr>
                <w:rFonts w:cs="Calibri"/>
                <w:sz w:val="22"/>
                <w:szCs w:val="22"/>
              </w:rPr>
            </w:rPrChange>
          </w:rPr>
          <w:t xml:space="preserve">una </w:t>
        </w:r>
      </w:ins>
      <w:ins w:id="25213" w:author="Visone Rossana (GSE)" w:date="2025-10-20T14:37:00Z" w16du:dateUtc="2025-10-20T12:37:00Z">
        <w:r w:rsidRPr="00C169F2">
          <w:rPr>
            <w:rFonts w:cs="Calibri"/>
            <w:sz w:val="22"/>
            <w:szCs w:val="22"/>
            <w:highlight w:val="cyan"/>
            <w:rPrChange w:id="25214" w:author="Visone Rossana (GSE)" w:date="2025-10-20T14:44:00Z" w16du:dateUtc="2025-10-20T12:44:00Z">
              <w:rPr>
                <w:rFonts w:cs="Calibri"/>
                <w:sz w:val="22"/>
                <w:szCs w:val="22"/>
              </w:rPr>
            </w:rPrChange>
          </w:rPr>
          <w:t>relazione tecnica di progetto,</w:t>
        </w:r>
        <w:r w:rsidRPr="00C169F2">
          <w:rPr>
            <w:rFonts w:cs="Calibri"/>
            <w:color w:val="0000FF"/>
            <w:sz w:val="22"/>
            <w:szCs w:val="22"/>
            <w:highlight w:val="cyan"/>
            <w:rPrChange w:id="25215" w:author="Visone Rossana (GSE)" w:date="2025-10-20T14:44:00Z" w16du:dateUtc="2025-10-20T12:44:00Z">
              <w:rPr>
                <w:rFonts w:cs="Calibri"/>
                <w:color w:val="0000FF"/>
                <w:sz w:val="22"/>
                <w:szCs w:val="22"/>
              </w:rPr>
            </w:rPrChange>
          </w:rPr>
          <w:t xml:space="preserve"> </w:t>
        </w:r>
        <w:r w:rsidRPr="00C169F2">
          <w:rPr>
            <w:rFonts w:cs="Calibri"/>
            <w:sz w:val="22"/>
            <w:szCs w:val="22"/>
            <w:highlight w:val="cyan"/>
            <w:rPrChange w:id="25216" w:author="Visone Rossana (GSE)" w:date="2025-10-20T14:44:00Z" w16du:dateUtc="2025-10-20T12:44:00Z">
              <w:rPr>
                <w:rFonts w:cs="Calibri"/>
                <w:sz w:val="22"/>
                <w:szCs w:val="22"/>
              </w:rPr>
            </w:rPrChange>
          </w:rPr>
          <w:t xml:space="preserve">timbrata e firmata dal progettista, corredata degli schemi funzionali d’impianto </w:t>
        </w:r>
      </w:ins>
      <w:ins w:id="25217" w:author="Visone Rossana (GSE)" w:date="2025-10-20T14:39:00Z" w16du:dateUtc="2025-10-20T12:39:00Z">
        <w:r w:rsidR="004807E6" w:rsidRPr="00C169F2">
          <w:rPr>
            <w:rFonts w:cs="Calibri"/>
            <w:sz w:val="22"/>
            <w:szCs w:val="22"/>
            <w:highlight w:val="cyan"/>
            <w:rPrChange w:id="25218" w:author="Visone Rossana (GSE)" w:date="2025-10-20T14:44:00Z" w16du:dateUtc="2025-10-20T12:44:00Z">
              <w:rPr>
                <w:rFonts w:cs="Calibri"/>
                <w:sz w:val="22"/>
                <w:szCs w:val="22"/>
              </w:rPr>
            </w:rPrChange>
          </w:rPr>
          <w:t xml:space="preserve">con l’indicazione </w:t>
        </w:r>
        <w:r w:rsidR="00B50878" w:rsidRPr="00C169F2">
          <w:rPr>
            <w:rFonts w:cs="Calibri"/>
            <w:sz w:val="22"/>
            <w:szCs w:val="22"/>
            <w:highlight w:val="cyan"/>
            <w:rPrChange w:id="25219" w:author="Visone Rossana (GSE)" w:date="2025-10-20T14:44:00Z" w16du:dateUtc="2025-10-20T12:44:00Z">
              <w:rPr>
                <w:rFonts w:cs="Calibri"/>
                <w:sz w:val="22"/>
                <w:szCs w:val="22"/>
              </w:rPr>
            </w:rPrChange>
          </w:rPr>
          <w:t>dello specifico impi</w:t>
        </w:r>
      </w:ins>
      <w:ins w:id="25220" w:author="Visone Rossana (GSE)" w:date="2025-10-20T14:40:00Z" w16du:dateUtc="2025-10-20T12:40:00Z">
        <w:r w:rsidR="00B50878" w:rsidRPr="00C169F2">
          <w:rPr>
            <w:rFonts w:cs="Calibri"/>
            <w:sz w:val="22"/>
            <w:szCs w:val="22"/>
            <w:highlight w:val="cyan"/>
            <w:rPrChange w:id="25221" w:author="Visone Rossana (GSE)" w:date="2025-10-20T14:44:00Z" w16du:dateUtc="2025-10-20T12:44:00Z">
              <w:rPr>
                <w:rFonts w:cs="Calibri"/>
                <w:sz w:val="22"/>
                <w:szCs w:val="22"/>
              </w:rPr>
            </w:rPrChange>
          </w:rPr>
          <w:t>ego</w:t>
        </w:r>
        <w:r w:rsidR="00C37384" w:rsidRPr="00C169F2">
          <w:rPr>
            <w:rFonts w:cs="Calibri"/>
            <w:sz w:val="22"/>
            <w:szCs w:val="22"/>
            <w:highlight w:val="cyan"/>
            <w:rPrChange w:id="25222" w:author="Visone Rossana (GSE)" w:date="2025-10-20T14:44:00Z" w16du:dateUtc="2025-10-20T12:44:00Z">
              <w:rPr>
                <w:rFonts w:cs="Calibri"/>
                <w:sz w:val="22"/>
                <w:szCs w:val="22"/>
              </w:rPr>
            </w:rPrChange>
          </w:rPr>
          <w:t xml:space="preserve"> per il riscaldamento</w:t>
        </w:r>
        <w:r w:rsidR="00D06EF8" w:rsidRPr="00C169F2">
          <w:rPr>
            <w:rFonts w:cs="Calibri"/>
            <w:sz w:val="22"/>
            <w:szCs w:val="22"/>
            <w:highlight w:val="cyan"/>
            <w:rPrChange w:id="25223" w:author="Visone Rossana (GSE)" w:date="2025-10-20T14:44:00Z" w16du:dateUtc="2025-10-20T12:44:00Z">
              <w:rPr>
                <w:rFonts w:cs="Calibri"/>
                <w:sz w:val="22"/>
                <w:szCs w:val="22"/>
              </w:rPr>
            </w:rPrChange>
          </w:rPr>
          <w:t xml:space="preserve"> e </w:t>
        </w:r>
      </w:ins>
      <w:ins w:id="25224" w:author="Visone Rossana (GSE)" w:date="2025-10-20T14:41:00Z" w16du:dateUtc="2025-10-20T12:41:00Z">
        <w:r w:rsidR="00D06EF8" w:rsidRPr="00C169F2">
          <w:rPr>
            <w:rFonts w:cs="Calibri"/>
            <w:sz w:val="22"/>
            <w:szCs w:val="22"/>
            <w:highlight w:val="cyan"/>
            <w:rPrChange w:id="25225" w:author="Visone Rossana (GSE)" w:date="2025-10-20T14:44:00Z" w16du:dateUtc="2025-10-20T12:44:00Z">
              <w:rPr>
                <w:rFonts w:cs="Calibri"/>
                <w:sz w:val="22"/>
                <w:szCs w:val="22"/>
              </w:rPr>
            </w:rPrChange>
          </w:rPr>
          <w:t>de</w:t>
        </w:r>
      </w:ins>
      <w:ins w:id="25226" w:author="Visone Rossana (GSE)" w:date="2025-10-20T14:40:00Z" w16du:dateUtc="2025-10-20T12:40:00Z">
        <w:r w:rsidR="00D06EF8" w:rsidRPr="00C169F2">
          <w:rPr>
            <w:rFonts w:cs="Calibri"/>
            <w:sz w:val="22"/>
            <w:szCs w:val="22"/>
            <w:highlight w:val="cyan"/>
            <w:rPrChange w:id="25227" w:author="Visone Rossana (GSE)" w:date="2025-10-20T14:44:00Z" w16du:dateUtc="2025-10-20T12:44:00Z">
              <w:rPr>
                <w:rFonts w:cs="Calibri"/>
                <w:sz w:val="22"/>
                <w:szCs w:val="22"/>
              </w:rPr>
            </w:rPrChange>
          </w:rPr>
          <w:t xml:space="preserve">gli ulteriori utilizzi quali </w:t>
        </w:r>
      </w:ins>
      <w:ins w:id="25228" w:author="Visone Rossana (GSE)" w:date="2025-10-20T14:41:00Z" w16du:dateUtc="2025-10-20T12:41:00Z">
        <w:r w:rsidR="00D06EF8" w:rsidRPr="00C169F2">
          <w:rPr>
            <w:rFonts w:cs="Calibri"/>
            <w:sz w:val="22"/>
            <w:szCs w:val="22"/>
            <w:highlight w:val="cyan"/>
            <w:rPrChange w:id="25229" w:author="Visone Rossana (GSE)" w:date="2025-10-20T14:44:00Z" w16du:dateUtc="2025-10-20T12:44:00Z">
              <w:rPr>
                <w:rFonts w:cs="Calibri"/>
                <w:sz w:val="22"/>
                <w:szCs w:val="22"/>
              </w:rPr>
            </w:rPrChange>
          </w:rPr>
          <w:t>“</w:t>
        </w:r>
      </w:ins>
      <w:ins w:id="25230" w:author="Visone Rossana (GSE)" w:date="2025-10-20T14:40:00Z" w16du:dateUtc="2025-10-20T12:40:00Z">
        <w:r w:rsidR="00C37384" w:rsidRPr="00C169F2">
          <w:rPr>
            <w:rFonts w:cs="Calibri"/>
            <w:sz w:val="22"/>
            <w:szCs w:val="22"/>
            <w:highlight w:val="cyan"/>
            <w:rPrChange w:id="25231" w:author="Visone Rossana (GSE)" w:date="2025-10-20T14:44:00Z" w16du:dateUtc="2025-10-20T12:44:00Z">
              <w:rPr>
                <w:rFonts w:cs="Calibri"/>
                <w:sz w:val="22"/>
                <w:szCs w:val="22"/>
              </w:rPr>
            </w:rPrChange>
          </w:rPr>
          <w:t>acqua calda sanitaria</w:t>
        </w:r>
      </w:ins>
      <w:ins w:id="25232" w:author="Visone Rossana (GSE)" w:date="2025-10-20T14:41:00Z" w16du:dateUtc="2025-10-20T12:41:00Z">
        <w:r w:rsidR="00D06EF8" w:rsidRPr="00C169F2">
          <w:rPr>
            <w:rFonts w:cs="Calibri"/>
            <w:sz w:val="22"/>
            <w:szCs w:val="22"/>
            <w:highlight w:val="cyan"/>
            <w:rPrChange w:id="25233" w:author="Visone Rossana (GSE)" w:date="2025-10-20T14:44:00Z" w16du:dateUtc="2025-10-20T12:44:00Z">
              <w:rPr>
                <w:rFonts w:cs="Calibri"/>
                <w:sz w:val="22"/>
                <w:szCs w:val="22"/>
              </w:rPr>
            </w:rPrChange>
          </w:rPr>
          <w:t>”</w:t>
        </w:r>
        <w:r w:rsidR="00EE25E6" w:rsidRPr="00C169F2">
          <w:rPr>
            <w:rFonts w:cs="Calibri"/>
            <w:sz w:val="22"/>
            <w:szCs w:val="22"/>
            <w:highlight w:val="cyan"/>
            <w:rPrChange w:id="25234" w:author="Visone Rossana (GSE)" w:date="2025-10-20T14:44:00Z" w16du:dateUtc="2025-10-20T12:44:00Z">
              <w:rPr>
                <w:rFonts w:cs="Calibri"/>
                <w:sz w:val="22"/>
                <w:szCs w:val="22"/>
              </w:rPr>
            </w:rPrChange>
          </w:rPr>
          <w:t xml:space="preserve"> e/o calore di processo</w:t>
        </w:r>
      </w:ins>
      <w:ins w:id="25235" w:author="Visone Rossana (GSE)" w:date="2025-10-20T14:42:00Z" w16du:dateUtc="2025-10-20T12:42:00Z">
        <w:r w:rsidR="004E5EB9" w:rsidRPr="00C169F2">
          <w:rPr>
            <w:rFonts w:cs="Calibri"/>
            <w:sz w:val="22"/>
            <w:szCs w:val="22"/>
            <w:highlight w:val="cyan"/>
            <w:rPrChange w:id="25236" w:author="Visone Rossana (GSE)" w:date="2025-10-20T14:44:00Z" w16du:dateUtc="2025-10-20T12:44:00Z">
              <w:rPr>
                <w:rFonts w:cs="Calibri"/>
                <w:sz w:val="22"/>
                <w:szCs w:val="22"/>
              </w:rPr>
            </w:rPrChange>
          </w:rPr>
          <w:t xml:space="preserve"> </w:t>
        </w:r>
      </w:ins>
      <w:ins w:id="25237" w:author="Visone Rossana (GSE)" w:date="2025-10-20T14:44:00Z" w16du:dateUtc="2025-10-20T12:44:00Z">
        <w:r w:rsidR="00C169F2" w:rsidRPr="00C169F2">
          <w:rPr>
            <w:rFonts w:cs="Calibri"/>
            <w:sz w:val="22"/>
            <w:szCs w:val="22"/>
            <w:highlight w:val="cyan"/>
            <w:rPrChange w:id="25238" w:author="Visone Rossana (GSE)" w:date="2025-10-20T14:44:00Z" w16du:dateUtc="2025-10-20T12:44:00Z">
              <w:rPr>
                <w:rFonts w:cs="Calibri"/>
                <w:sz w:val="22"/>
                <w:szCs w:val="22"/>
              </w:rPr>
            </w:rPrChange>
          </w:rPr>
          <w:t xml:space="preserve">industriale/artigianale/agricolo </w:t>
        </w:r>
      </w:ins>
      <w:ins w:id="25239" w:author="Visone Rossana (GSE)" w:date="2025-10-20T14:42:00Z" w16du:dateUtc="2025-10-20T12:42:00Z">
        <w:r w:rsidR="004E5EB9" w:rsidRPr="00C169F2">
          <w:rPr>
            <w:rFonts w:cs="Calibri"/>
            <w:sz w:val="22"/>
            <w:szCs w:val="22"/>
            <w:highlight w:val="cyan"/>
            <w:rPrChange w:id="25240" w:author="Visone Rossana (GSE)" w:date="2025-10-20T14:44:00Z" w16du:dateUtc="2025-10-20T12:44:00Z">
              <w:rPr>
                <w:rFonts w:cs="Calibri"/>
                <w:sz w:val="22"/>
                <w:szCs w:val="22"/>
              </w:rPr>
            </w:rPrChange>
          </w:rPr>
          <w:t xml:space="preserve">e/o riscaldamento </w:t>
        </w:r>
      </w:ins>
      <w:ins w:id="25241" w:author="Visone Rossana (GSE)" w:date="2025-10-20T14:43:00Z" w16du:dateUtc="2025-10-20T12:43:00Z">
        <w:r w:rsidR="004E5EB9" w:rsidRPr="00C169F2">
          <w:rPr>
            <w:rFonts w:cs="Calibri"/>
            <w:sz w:val="22"/>
            <w:szCs w:val="22"/>
            <w:highlight w:val="cyan"/>
            <w:rPrChange w:id="25242" w:author="Visone Rossana (GSE)" w:date="2025-10-20T14:44:00Z" w16du:dateUtc="2025-10-20T12:44:00Z">
              <w:rPr>
                <w:rFonts w:cs="Calibri"/>
                <w:sz w:val="22"/>
                <w:szCs w:val="22"/>
              </w:rPr>
            </w:rPrChange>
          </w:rPr>
          <w:t>di piscine o di componenti di centri benessere;</w:t>
        </w:r>
      </w:ins>
      <w:commentRangeEnd w:id="25193"/>
      <w:ins w:id="25243" w:author="Visone Rossana (GSE)" w:date="2025-10-20T14:45:00Z" w16du:dateUtc="2025-10-20T12:45:00Z">
        <w:r w:rsidR="00B76D6C" w:rsidRPr="00C169F2">
          <w:rPr>
            <w:rStyle w:val="Rimandocommento"/>
            <w:rFonts w:cs="Calibri"/>
            <w:sz w:val="22"/>
            <w:szCs w:val="22"/>
            <w:highlight w:val="cyan"/>
            <w:rPrChange w:id="25244" w:author="Visone Rossana (GSE)" w:date="2025-10-20T14:44:00Z" w16du:dateUtc="2025-10-20T12:44:00Z">
              <w:rPr>
                <w:rStyle w:val="Rimandocommento"/>
                <w:rFonts w:cs="Calibri"/>
                <w:sz w:val="24"/>
              </w:rPr>
            </w:rPrChange>
          </w:rPr>
          <w:commentReference w:id="25193"/>
        </w:r>
      </w:ins>
    </w:p>
    <w:p w14:paraId="1D5CBF84" w14:textId="77777777" w:rsidR="002E163E" w:rsidRPr="002E163E" w:rsidRDefault="002E163E" w:rsidP="006A109F">
      <w:pPr>
        <w:numPr>
          <w:ilvl w:val="0"/>
          <w:numId w:val="477"/>
        </w:numPr>
        <w:spacing w:after="120" w:line="276" w:lineRule="auto"/>
        <w:ind w:left="208" w:hanging="284"/>
        <w:jc w:val="both"/>
        <w:rPr>
          <w:ins w:id="25245" w:author="Visone Rossana (GSE)" w:date="2025-10-20T14:30:00Z" w16du:dateUtc="2025-10-20T12:30:00Z"/>
          <w:rFonts w:cs="Calibri"/>
          <w:sz w:val="22"/>
          <w:szCs w:val="22"/>
          <w:rPrChange w:id="25246" w:author="Visone Rossana (GSE)" w:date="2025-10-20T14:30:00Z" w16du:dateUtc="2025-10-20T12:30:00Z">
            <w:rPr>
              <w:ins w:id="25247" w:author="Visone Rossana (GSE)" w:date="2025-10-20T14:30:00Z" w16du:dateUtc="2025-10-20T12:30:00Z"/>
              <w:rFonts w:cs="Calibri"/>
            </w:rPr>
          </w:rPrChange>
        </w:rPr>
      </w:pPr>
      <w:ins w:id="25248" w:author="Visone Rossana (GSE)" w:date="2025-10-20T14:30:00Z" w16du:dateUtc="2025-10-20T12:30:00Z">
        <w:r w:rsidRPr="002E163E">
          <w:rPr>
            <w:rFonts w:cs="Calibri"/>
            <w:sz w:val="22"/>
            <w:szCs w:val="22"/>
            <w:rPrChange w:id="25249" w:author="Visone Rossana (GSE)" w:date="2025-10-20T14:30:00Z" w16du:dateUtc="2025-10-20T12:30:00Z">
              <w:rPr>
                <w:rFonts w:cs="Calibri"/>
              </w:rPr>
            </w:rPrChange>
          </w:rPr>
          <w:lastRenderedPageBreak/>
          <w:t>documentazione fotografica attestante l’intervento, raccolta in documento elettronico in formato PDF con un numero minimo di 7 foto riportanti:</w:t>
        </w:r>
      </w:ins>
    </w:p>
    <w:p w14:paraId="0A2BEB8C" w14:textId="77777777" w:rsidR="002E163E" w:rsidRPr="002E163E" w:rsidRDefault="002E163E" w:rsidP="006A109F">
      <w:pPr>
        <w:numPr>
          <w:ilvl w:val="0"/>
          <w:numId w:val="475"/>
        </w:numPr>
        <w:spacing w:after="60" w:line="276" w:lineRule="auto"/>
        <w:ind w:left="638" w:hanging="357"/>
        <w:jc w:val="both"/>
        <w:rPr>
          <w:ins w:id="25250" w:author="Visone Rossana (GSE)" w:date="2025-10-20T14:30:00Z" w16du:dateUtc="2025-10-20T12:30:00Z"/>
          <w:rFonts w:cs="Calibri"/>
          <w:sz w:val="22"/>
          <w:szCs w:val="22"/>
          <w:rPrChange w:id="25251" w:author="Visone Rossana (GSE)" w:date="2025-10-20T14:30:00Z" w16du:dateUtc="2025-10-20T12:30:00Z">
            <w:rPr>
              <w:ins w:id="25252" w:author="Visone Rossana (GSE)" w:date="2025-10-20T14:30:00Z" w16du:dateUtc="2025-10-20T12:30:00Z"/>
              <w:rFonts w:cs="Calibri"/>
            </w:rPr>
          </w:rPrChange>
        </w:rPr>
      </w:pPr>
      <w:ins w:id="25253" w:author="Visone Rossana (GSE)" w:date="2025-10-20T14:30:00Z" w16du:dateUtc="2025-10-20T12:30:00Z">
        <w:r w:rsidRPr="002E163E">
          <w:rPr>
            <w:rFonts w:cs="Calibri"/>
            <w:sz w:val="22"/>
            <w:szCs w:val="22"/>
            <w:rPrChange w:id="25254" w:author="Visone Rossana (GSE)" w:date="2025-10-20T14:30:00Z" w16du:dateUtc="2025-10-20T12:30:00Z">
              <w:rPr>
                <w:rFonts w:cs="Calibri"/>
              </w:rPr>
            </w:rPrChange>
          </w:rPr>
          <w:t>le targhe dei generatori sostituiti e installati (di ciascuna delle unità che costituiscono i generatori);</w:t>
        </w:r>
      </w:ins>
    </w:p>
    <w:p w14:paraId="51F7FD00" w14:textId="77777777" w:rsidR="002E163E" w:rsidRPr="002E163E" w:rsidRDefault="002E163E" w:rsidP="006A109F">
      <w:pPr>
        <w:numPr>
          <w:ilvl w:val="0"/>
          <w:numId w:val="475"/>
        </w:numPr>
        <w:spacing w:after="60" w:line="276" w:lineRule="auto"/>
        <w:ind w:left="638" w:hanging="357"/>
        <w:jc w:val="both"/>
        <w:rPr>
          <w:ins w:id="25255" w:author="Visone Rossana (GSE)" w:date="2025-10-20T14:30:00Z" w16du:dateUtc="2025-10-20T12:30:00Z"/>
          <w:rFonts w:cs="Calibri"/>
          <w:sz w:val="22"/>
          <w:szCs w:val="22"/>
          <w:rPrChange w:id="25256" w:author="Visone Rossana (GSE)" w:date="2025-10-20T14:30:00Z" w16du:dateUtc="2025-10-20T12:30:00Z">
            <w:rPr>
              <w:ins w:id="25257" w:author="Visone Rossana (GSE)" w:date="2025-10-20T14:30:00Z" w16du:dateUtc="2025-10-20T12:30:00Z"/>
              <w:rFonts w:cs="Calibri"/>
            </w:rPr>
          </w:rPrChange>
        </w:rPr>
      </w:pPr>
      <w:ins w:id="25258" w:author="Visone Rossana (GSE)" w:date="2025-10-20T14:30:00Z" w16du:dateUtc="2025-10-20T12:30:00Z">
        <w:r w:rsidRPr="002E163E">
          <w:rPr>
            <w:rFonts w:cs="Calibri"/>
            <w:sz w:val="22"/>
            <w:szCs w:val="22"/>
            <w:rPrChange w:id="25259" w:author="Visone Rossana (GSE)" w:date="2025-10-20T14:30:00Z" w16du:dateUtc="2025-10-20T12:30:00Z">
              <w:rPr>
                <w:rFonts w:cs="Calibri"/>
              </w:rPr>
            </w:rPrChange>
          </w:rPr>
          <w:t>i generatori sostituiti e installati;</w:t>
        </w:r>
      </w:ins>
    </w:p>
    <w:p w14:paraId="31B1CA1C" w14:textId="77777777" w:rsidR="002E163E" w:rsidRPr="002E163E" w:rsidRDefault="002E163E" w:rsidP="006A109F">
      <w:pPr>
        <w:numPr>
          <w:ilvl w:val="0"/>
          <w:numId w:val="475"/>
        </w:numPr>
        <w:spacing w:after="60" w:line="276" w:lineRule="auto"/>
        <w:ind w:left="638" w:hanging="357"/>
        <w:jc w:val="both"/>
        <w:rPr>
          <w:ins w:id="25260" w:author="Visone Rossana (GSE)" w:date="2025-10-20T14:30:00Z" w16du:dateUtc="2025-10-20T12:30:00Z"/>
          <w:rFonts w:cs="Calibri"/>
          <w:sz w:val="22"/>
          <w:szCs w:val="22"/>
          <w:rPrChange w:id="25261" w:author="Visone Rossana (GSE)" w:date="2025-10-20T14:30:00Z" w16du:dateUtc="2025-10-20T12:30:00Z">
            <w:rPr>
              <w:ins w:id="25262" w:author="Visone Rossana (GSE)" w:date="2025-10-20T14:30:00Z" w16du:dateUtc="2025-10-20T12:30:00Z"/>
              <w:rFonts w:cs="Calibri"/>
            </w:rPr>
          </w:rPrChange>
        </w:rPr>
      </w:pPr>
      <w:ins w:id="25263" w:author="Visone Rossana (GSE)" w:date="2025-10-20T14:30:00Z" w16du:dateUtc="2025-10-20T12:30:00Z">
        <w:r w:rsidRPr="002E163E">
          <w:rPr>
            <w:rFonts w:cs="Calibri"/>
            <w:sz w:val="22"/>
            <w:szCs w:val="22"/>
            <w:rPrChange w:id="25264" w:author="Visone Rossana (GSE)" w:date="2025-10-20T14:30:00Z" w16du:dateUtc="2025-10-20T12:30:00Z">
              <w:rPr>
                <w:rFonts w:cs="Calibri"/>
              </w:rPr>
            </w:rPrChange>
          </w:rPr>
          <w:t xml:space="preserve">la centrale termica, o il locale di installazione, </w:t>
        </w:r>
        <w:r w:rsidRPr="002E163E">
          <w:rPr>
            <w:rFonts w:cs="Calibri"/>
            <w:i/>
            <w:sz w:val="22"/>
            <w:szCs w:val="22"/>
            <w:rPrChange w:id="25265" w:author="Visone Rossana (GSE)" w:date="2025-10-20T14:30:00Z" w16du:dateUtc="2025-10-20T12:30:00Z">
              <w:rPr>
                <w:rFonts w:cs="Calibri"/>
                <w:i/>
              </w:rPr>
            </w:rPrChange>
          </w:rPr>
          <w:t>ante-operam</w:t>
        </w:r>
        <w:r w:rsidRPr="002E163E">
          <w:rPr>
            <w:rFonts w:cs="Calibri"/>
            <w:sz w:val="22"/>
            <w:szCs w:val="22"/>
            <w:rPrChange w:id="25266" w:author="Visone Rossana (GSE)" w:date="2025-10-20T14:30:00Z" w16du:dateUtc="2025-10-20T12:30:00Z">
              <w:rPr>
                <w:rFonts w:cs="Calibri"/>
              </w:rPr>
            </w:rPrChange>
          </w:rPr>
          <w:t xml:space="preserve"> (presente il generatore sostituito) e </w:t>
        </w:r>
        <w:r w:rsidRPr="002E163E">
          <w:rPr>
            <w:rFonts w:cs="Calibri"/>
            <w:i/>
            <w:sz w:val="22"/>
            <w:szCs w:val="22"/>
            <w:rPrChange w:id="25267" w:author="Visone Rossana (GSE)" w:date="2025-10-20T14:30:00Z" w16du:dateUtc="2025-10-20T12:30:00Z">
              <w:rPr>
                <w:rFonts w:cs="Calibri"/>
                <w:i/>
              </w:rPr>
            </w:rPrChange>
          </w:rPr>
          <w:t xml:space="preserve">post-operam </w:t>
        </w:r>
        <w:r w:rsidRPr="002E163E">
          <w:rPr>
            <w:rFonts w:cs="Calibri"/>
            <w:sz w:val="22"/>
            <w:szCs w:val="22"/>
            <w:rPrChange w:id="25268" w:author="Visone Rossana (GSE)" w:date="2025-10-20T14:30:00Z" w16du:dateUtc="2025-10-20T12:30:00Z">
              <w:rPr>
                <w:rFonts w:cs="Calibri"/>
              </w:rPr>
            </w:rPrChange>
          </w:rPr>
          <w:t>(presente il generatore installato);</w:t>
        </w:r>
      </w:ins>
    </w:p>
    <w:p w14:paraId="0CA3573C" w14:textId="77777777" w:rsidR="002E163E" w:rsidRPr="002E163E" w:rsidRDefault="002E163E" w:rsidP="006A109F">
      <w:pPr>
        <w:numPr>
          <w:ilvl w:val="0"/>
          <w:numId w:val="475"/>
        </w:numPr>
        <w:spacing w:after="60" w:line="276" w:lineRule="auto"/>
        <w:ind w:left="638" w:hanging="357"/>
        <w:jc w:val="both"/>
        <w:rPr>
          <w:ins w:id="25269" w:author="Visone Rossana (GSE)" w:date="2025-10-20T14:30:00Z" w16du:dateUtc="2025-10-20T12:30:00Z"/>
          <w:rFonts w:cs="Calibri"/>
          <w:sz w:val="22"/>
          <w:szCs w:val="22"/>
          <w:rPrChange w:id="25270" w:author="Visone Rossana (GSE)" w:date="2025-10-20T14:30:00Z" w16du:dateUtc="2025-10-20T12:30:00Z">
            <w:rPr>
              <w:ins w:id="25271" w:author="Visone Rossana (GSE)" w:date="2025-10-20T14:30:00Z" w16du:dateUtc="2025-10-20T12:30:00Z"/>
              <w:rFonts w:cs="Calibri"/>
            </w:rPr>
          </w:rPrChange>
        </w:rPr>
      </w:pPr>
      <w:ins w:id="25272" w:author="Visone Rossana (GSE)" w:date="2025-10-20T14:30:00Z" w16du:dateUtc="2025-10-20T12:30:00Z">
        <w:r w:rsidRPr="002E163E">
          <w:rPr>
            <w:rFonts w:cs="Calibri"/>
            <w:sz w:val="22"/>
            <w:szCs w:val="22"/>
            <w:rPrChange w:id="25273" w:author="Visone Rossana (GSE)" w:date="2025-10-20T14:30:00Z" w16du:dateUtc="2025-10-20T12:30:00Z">
              <w:rPr>
                <w:rFonts w:cs="Calibri"/>
              </w:rPr>
            </w:rPrChange>
          </w:rPr>
          <w:t>le valvole termostatiche o del sistema di regolazione modulante della portata.</w:t>
        </w:r>
      </w:ins>
    </w:p>
    <w:p w14:paraId="71566213" w14:textId="77777777" w:rsidR="002E163E" w:rsidRPr="002E163E" w:rsidRDefault="002E163E">
      <w:pPr>
        <w:spacing w:after="120" w:line="276" w:lineRule="auto"/>
        <w:jc w:val="both"/>
        <w:rPr>
          <w:ins w:id="25274" w:author="Visone Rossana (GSE)" w:date="2025-10-20T14:30:00Z" w16du:dateUtc="2025-10-20T12:30:00Z"/>
          <w:sz w:val="22"/>
          <w:szCs w:val="22"/>
          <w:rPrChange w:id="25275" w:author="Visone Rossana (GSE)" w:date="2025-10-20T14:30:00Z" w16du:dateUtc="2025-10-20T12:30:00Z">
            <w:rPr>
              <w:ins w:id="25276" w:author="Visone Rossana (GSE)" w:date="2025-10-20T14:30:00Z" w16du:dateUtc="2025-10-20T12:30:00Z"/>
            </w:rPr>
          </w:rPrChange>
        </w:rPr>
        <w:pPrChange w:id="25277" w:author="Visone Rossana (GSE)" w:date="2025-10-20T14:30:00Z" w16du:dateUtc="2025-10-20T12:30:00Z">
          <w:pPr>
            <w:spacing w:after="120"/>
            <w:jc w:val="both"/>
          </w:pPr>
        </w:pPrChange>
      </w:pPr>
      <w:ins w:id="25278" w:author="Visone Rossana (GSE)" w:date="2025-10-20T14:30:00Z" w16du:dateUtc="2025-10-20T12:30:00Z">
        <w:r w:rsidRPr="002E163E">
          <w:rPr>
            <w:sz w:val="22"/>
            <w:szCs w:val="22"/>
            <w:rPrChange w:id="25279" w:author="Visone Rossana (GSE)" w:date="2025-10-20T14:30:00Z" w16du:dateUtc="2025-10-20T12:30:00Z">
              <w:rPr/>
            </w:rPrChange>
          </w:rPr>
          <w:t xml:space="preserve">Si precisa, infine che, in caso in cui il generatore sostituito sia della tipologia a pompa di calore è necessario inviare la fotografia delle targhe dalle quali si evinca la potenza in riscaldamento. In assenza di tali targhe, in alternativa, si richiede di trasmettere adeguata documentazione tecnica atta a dimostrare la potenza in riscaldamento e che sia un impianto destinato alla climatizzazione invernale. </w:t>
        </w:r>
      </w:ins>
    </w:p>
    <w:p w14:paraId="19FD6578" w14:textId="77777777" w:rsidR="002E163E" w:rsidRPr="002E163E" w:rsidRDefault="002E163E">
      <w:pPr>
        <w:spacing w:after="120" w:line="276" w:lineRule="auto"/>
        <w:jc w:val="both"/>
        <w:rPr>
          <w:ins w:id="25280" w:author="Visone Rossana (GSE)" w:date="2025-10-20T14:30:00Z" w16du:dateUtc="2025-10-20T12:30:00Z"/>
          <w:b/>
          <w:bCs/>
          <w:sz w:val="22"/>
          <w:szCs w:val="22"/>
          <w:u w:val="single"/>
          <w:rPrChange w:id="25281" w:author="Visone Rossana (GSE)" w:date="2025-10-20T14:30:00Z" w16du:dateUtc="2025-10-20T12:30:00Z">
            <w:rPr>
              <w:ins w:id="25282" w:author="Visone Rossana (GSE)" w:date="2025-10-20T14:30:00Z" w16du:dateUtc="2025-10-20T12:30:00Z"/>
              <w:b/>
              <w:bCs/>
              <w:u w:val="single"/>
            </w:rPr>
          </w:rPrChange>
        </w:rPr>
        <w:pPrChange w:id="25283" w:author="Visone Rossana (GSE)" w:date="2025-10-20T14:30:00Z" w16du:dateUtc="2025-10-20T12:30:00Z">
          <w:pPr>
            <w:spacing w:after="120"/>
            <w:jc w:val="both"/>
          </w:pPr>
        </w:pPrChange>
      </w:pPr>
      <w:ins w:id="25284" w:author="Visone Rossana (GSE)" w:date="2025-10-20T14:30:00Z" w16du:dateUtc="2025-10-20T12:30:00Z">
        <w:r w:rsidRPr="002E163E">
          <w:rPr>
            <w:b/>
            <w:bCs/>
            <w:sz w:val="22"/>
            <w:szCs w:val="22"/>
            <w:u w:val="single"/>
            <w:rPrChange w:id="25285" w:author="Visone Rossana (GSE)" w:date="2025-10-20T14:30:00Z" w16du:dateUtc="2025-10-20T12:30:00Z">
              <w:rPr>
                <w:b/>
                <w:bCs/>
                <w:u w:val="single"/>
              </w:rPr>
            </w:rPrChange>
          </w:rPr>
          <w:t>Documentazione da conservare a cura del Soggetto Responsabile</w:t>
        </w:r>
      </w:ins>
    </w:p>
    <w:p w14:paraId="292A7C18" w14:textId="3810EE5A" w:rsidR="002E163E" w:rsidRPr="002E163E" w:rsidRDefault="002E163E" w:rsidP="006A109F">
      <w:pPr>
        <w:numPr>
          <w:ilvl w:val="0"/>
          <w:numId w:val="474"/>
        </w:numPr>
        <w:spacing w:after="40" w:line="276" w:lineRule="auto"/>
        <w:jc w:val="both"/>
        <w:rPr>
          <w:ins w:id="25286" w:author="Visone Rossana (GSE)" w:date="2025-10-20T14:30:00Z" w16du:dateUtc="2025-10-20T12:30:00Z"/>
          <w:rFonts w:cs="Calibri"/>
          <w:sz w:val="22"/>
          <w:szCs w:val="22"/>
          <w:rPrChange w:id="25287" w:author="Visone Rossana (GSE)" w:date="2025-10-20T14:30:00Z" w16du:dateUtc="2025-10-20T12:30:00Z">
            <w:rPr>
              <w:ins w:id="25288" w:author="Visone Rossana (GSE)" w:date="2025-10-20T14:30:00Z" w16du:dateUtc="2025-10-20T12:30:00Z"/>
              <w:rFonts w:cs="Calibri"/>
            </w:rPr>
          </w:rPrChange>
        </w:rPr>
      </w:pPr>
      <w:ins w:id="25289" w:author="Visone Rossana (GSE)" w:date="2025-10-20T14:30:00Z" w16du:dateUtc="2025-10-20T12:30:00Z">
        <w:del w:id="25290" w:author="Visone Rossana (GSE)" w:date="2025-10-22T13:01:00Z" w16du:dateUtc="2025-10-22T11:01:00Z">
          <w:r w:rsidRPr="002E163E" w:rsidDel="006E1E5F">
            <w:rPr>
              <w:rFonts w:cs="Calibri"/>
              <w:sz w:val="22"/>
              <w:szCs w:val="22"/>
              <w:rPrChange w:id="25291" w:author="Visone Rossana (GSE)" w:date="2025-10-20T14:30:00Z" w16du:dateUtc="2025-10-20T12:30:00Z">
                <w:rPr>
                  <w:rFonts w:cs="Calibri"/>
                </w:rPr>
              </w:rPrChange>
            </w:rPr>
            <w:delText>p</w:delText>
          </w:r>
        </w:del>
      </w:ins>
      <w:ins w:id="25292" w:author="Visone Rossana (GSE)" w:date="2025-10-22T13:01:00Z" w16du:dateUtc="2025-10-22T11:01:00Z">
        <w:r w:rsidR="006E1E5F">
          <w:rPr>
            <w:rFonts w:cs="Calibri"/>
            <w:sz w:val="22"/>
            <w:szCs w:val="22"/>
          </w:rPr>
          <w:t>P</w:t>
        </w:r>
      </w:ins>
      <w:ins w:id="25293" w:author="Visone Rossana (GSE)" w:date="2025-10-20T14:30:00Z" w16du:dateUtc="2025-10-20T12:30:00Z">
        <w:r w:rsidRPr="002E163E">
          <w:rPr>
            <w:rFonts w:cs="Calibri"/>
            <w:sz w:val="22"/>
            <w:szCs w:val="22"/>
            <w:rPrChange w:id="25294" w:author="Visone Rossana (GSE)" w:date="2025-10-20T14:30:00Z" w16du:dateUtc="2025-10-20T12:30:00Z">
              <w:rPr>
                <w:rFonts w:cs="Calibri"/>
              </w:rPr>
            </w:rPrChange>
          </w:rPr>
          <w:t>er interventi non a Catalogo e per interventi con incentivi</w:t>
        </w:r>
        <w:r w:rsidRPr="002E163E">
          <w:rPr>
            <w:sz w:val="22"/>
            <w:szCs w:val="22"/>
            <w:rPrChange w:id="25295" w:author="Visone Rossana (GSE)" w:date="2025-10-20T14:30:00Z" w16du:dateUtc="2025-10-20T12:30:00Z">
              <w:rPr/>
            </w:rPrChange>
          </w:rPr>
          <w:t xml:space="preserve"> </w:t>
        </w:r>
        <w:r w:rsidRPr="002E163E">
          <w:rPr>
            <w:rFonts w:cs="Calibri"/>
            <w:sz w:val="22"/>
            <w:szCs w:val="22"/>
            <w:rPrChange w:id="25296" w:author="Visone Rossana (GSE)" w:date="2025-10-20T14:30:00Z" w16du:dateUtc="2025-10-20T12:30:00Z">
              <w:rPr>
                <w:rFonts w:cs="Calibri"/>
              </w:rPr>
            </w:rPrChange>
          </w:rPr>
          <w:t xml:space="preserve">≤ 3.500 euro certificazione del produttore e scheda tecnica del produttore del generatore di calore che può essere parte della certificazione del produttore di cui ai precedenti punti 2 e 3, che attestino il rispetto dei requisiti minimi richiesti dal Decreto, e, se di nuova installazione, dei sistemi di termoregolazione o valvole termostatiche; </w:t>
        </w:r>
      </w:ins>
    </w:p>
    <w:p w14:paraId="5DE773D7" w14:textId="0DE1ABE1" w:rsidR="002E163E" w:rsidRPr="002E163E" w:rsidRDefault="002E163E" w:rsidP="006A109F">
      <w:pPr>
        <w:numPr>
          <w:ilvl w:val="0"/>
          <w:numId w:val="474"/>
        </w:numPr>
        <w:spacing w:after="40" w:line="276" w:lineRule="auto"/>
        <w:jc w:val="both"/>
        <w:rPr>
          <w:ins w:id="25297" w:author="Visone Rossana (GSE)" w:date="2025-10-20T14:30:00Z" w16du:dateUtc="2025-10-20T12:30:00Z"/>
          <w:rFonts w:cs="Calibri"/>
          <w:sz w:val="22"/>
          <w:szCs w:val="22"/>
          <w:rPrChange w:id="25298" w:author="Visone Rossana (GSE)" w:date="2025-10-20T14:30:00Z" w16du:dateUtc="2025-10-20T12:30:00Z">
            <w:rPr>
              <w:ins w:id="25299" w:author="Visone Rossana (GSE)" w:date="2025-10-20T14:30:00Z" w16du:dateUtc="2025-10-20T12:30:00Z"/>
              <w:rFonts w:cs="Calibri"/>
            </w:rPr>
          </w:rPrChange>
        </w:rPr>
      </w:pPr>
      <w:ins w:id="25300" w:author="Visone Rossana (GSE)" w:date="2025-10-20T14:30:00Z" w16du:dateUtc="2025-10-20T12:30:00Z">
        <w:del w:id="25301" w:author="Visone Rossana (GSE)" w:date="2025-10-22T13:01:00Z" w16du:dateUtc="2025-10-22T11:01:00Z">
          <w:r w:rsidRPr="002E163E" w:rsidDel="006E1E5F">
            <w:rPr>
              <w:rFonts w:cs="Calibri"/>
              <w:sz w:val="22"/>
              <w:szCs w:val="22"/>
              <w:rPrChange w:id="25302" w:author="Visone Rossana (GSE)" w:date="2025-10-20T14:30:00Z" w16du:dateUtc="2025-10-20T12:30:00Z">
                <w:rPr>
                  <w:rFonts w:cs="Calibri"/>
                </w:rPr>
              </w:rPrChange>
            </w:rPr>
            <w:delText>c</w:delText>
          </w:r>
        </w:del>
      </w:ins>
      <w:ins w:id="25303" w:author="Visone Rossana (GSE)" w:date="2025-10-22T13:01:00Z" w16du:dateUtc="2025-10-22T11:01:00Z">
        <w:r w:rsidR="006E1E5F">
          <w:rPr>
            <w:rFonts w:cs="Calibri"/>
            <w:sz w:val="22"/>
            <w:szCs w:val="22"/>
          </w:rPr>
          <w:t>C</w:t>
        </w:r>
      </w:ins>
      <w:ins w:id="25304" w:author="Visone Rossana (GSE)" w:date="2025-10-20T14:30:00Z" w16du:dateUtc="2025-10-20T12:30:00Z">
        <w:r w:rsidRPr="002E163E">
          <w:rPr>
            <w:rFonts w:cs="Calibri"/>
            <w:sz w:val="22"/>
            <w:szCs w:val="22"/>
            <w:rPrChange w:id="25305" w:author="Visone Rossana (GSE)" w:date="2025-10-20T14:30:00Z" w16du:dateUtc="2025-10-20T12:30:00Z">
              <w:rPr>
                <w:rFonts w:cs="Calibri"/>
              </w:rPr>
            </w:rPrChange>
          </w:rPr>
          <w:t>ertificato del corretto smaltimento del generatore di calore sostituito o un documento analogo attestante che il generatore è stato consegnato a un apposito centro per lo smaltimento (paragrafo</w:t>
        </w:r>
      </w:ins>
      <w:ins w:id="25306" w:author="Visone Rossana (GSE)" w:date="2025-10-20T14:34:00Z" w16du:dateUtc="2025-10-20T12:34:00Z">
        <w:r w:rsidR="006A109F">
          <w:rPr>
            <w:rFonts w:cs="Calibri"/>
            <w:sz w:val="22"/>
            <w:szCs w:val="22"/>
          </w:rPr>
          <w:t xml:space="preserve"> </w:t>
        </w:r>
        <w:del w:id="25307" w:author="Visone Rossana (GSE)" w:date="2025-10-22T13:01:00Z" w16du:dateUtc="2025-10-22T11:01:00Z">
          <w:r w:rsidR="006A109F" w:rsidRPr="006A109F" w:rsidDel="006E1E5F">
            <w:rPr>
              <w:rFonts w:cs="Calibri"/>
              <w:sz w:val="22"/>
              <w:szCs w:val="22"/>
              <w:highlight w:val="yellow"/>
              <w:rPrChange w:id="25308" w:author="Visone Rossana (GSE)" w:date="2025-10-20T14:34:00Z" w16du:dateUtc="2025-10-20T12:34:00Z">
                <w:rPr>
                  <w:rFonts w:cs="Calibri"/>
                  <w:sz w:val="22"/>
                  <w:szCs w:val="22"/>
                </w:rPr>
              </w:rPrChange>
            </w:rPr>
            <w:delText>xx</w:delText>
          </w:r>
        </w:del>
      </w:ins>
      <w:ins w:id="25309" w:author="Visone Rossana (GSE)" w:date="2025-10-22T13:01:00Z" w16du:dateUtc="2025-10-22T11:01:00Z">
        <w:r w:rsidR="006E1E5F">
          <w:rPr>
            <w:rFonts w:cs="Calibri"/>
            <w:sz w:val="22"/>
            <w:szCs w:val="22"/>
          </w:rPr>
          <w:t>12.9</w:t>
        </w:r>
      </w:ins>
      <w:ins w:id="25310" w:author="Visone Rossana (GSE)" w:date="2025-10-20T14:30:00Z" w16du:dateUtc="2025-10-20T12:30:00Z">
        <w:r w:rsidRPr="002E163E">
          <w:rPr>
            <w:rFonts w:cs="Calibri"/>
            <w:sz w:val="22"/>
            <w:szCs w:val="22"/>
            <w:rPrChange w:id="25311" w:author="Visone Rossana (GSE)" w:date="2025-10-20T14:30:00Z" w16du:dateUtc="2025-10-20T12:30:00Z">
              <w:rPr>
                <w:rFonts w:cs="Calibri"/>
              </w:rPr>
            </w:rPrChange>
          </w:rPr>
          <w:t xml:space="preserve">); </w:t>
        </w:r>
      </w:ins>
    </w:p>
    <w:p w14:paraId="1353F81E" w14:textId="5C91576E" w:rsidR="002E163E" w:rsidRPr="002E163E" w:rsidRDefault="006E1E5F" w:rsidP="006A109F">
      <w:pPr>
        <w:numPr>
          <w:ilvl w:val="0"/>
          <w:numId w:val="474"/>
        </w:numPr>
        <w:spacing w:after="40" w:line="276" w:lineRule="auto"/>
        <w:jc w:val="both"/>
        <w:rPr>
          <w:ins w:id="25312" w:author="Visone Rossana (GSE)" w:date="2025-10-20T14:30:00Z" w16du:dateUtc="2025-10-20T12:30:00Z"/>
          <w:rFonts w:cs="Calibri"/>
          <w:sz w:val="22"/>
          <w:szCs w:val="22"/>
          <w:rPrChange w:id="25313" w:author="Visone Rossana (GSE)" w:date="2025-10-20T14:30:00Z" w16du:dateUtc="2025-10-20T12:30:00Z">
            <w:rPr>
              <w:ins w:id="25314" w:author="Visone Rossana (GSE)" w:date="2025-10-20T14:30:00Z" w16du:dateUtc="2025-10-20T12:30:00Z"/>
              <w:rFonts w:cs="Calibri"/>
            </w:rPr>
          </w:rPrChange>
        </w:rPr>
      </w:pPr>
      <w:ins w:id="25315" w:author="Visone Rossana (GSE)" w:date="2025-10-22T13:01:00Z" w16du:dateUtc="2025-10-22T11:01:00Z">
        <w:r>
          <w:rPr>
            <w:rFonts w:cs="Calibri"/>
            <w:sz w:val="22"/>
            <w:szCs w:val="22"/>
          </w:rPr>
          <w:t>D</w:t>
        </w:r>
      </w:ins>
      <w:ins w:id="25316" w:author="Visone Rossana (GSE)" w:date="2025-10-20T14:30:00Z" w16du:dateUtc="2025-10-20T12:30:00Z">
        <w:del w:id="25317" w:author="Visone Rossana (GSE)" w:date="2025-10-22T13:01:00Z" w16du:dateUtc="2025-10-22T11:01:00Z">
          <w:r w:rsidR="002E163E" w:rsidRPr="002E163E" w:rsidDel="006E1E5F">
            <w:rPr>
              <w:rFonts w:cs="Calibri"/>
              <w:sz w:val="22"/>
              <w:szCs w:val="22"/>
              <w:rPrChange w:id="25318" w:author="Visone Rossana (GSE)" w:date="2025-10-20T14:30:00Z" w16du:dateUtc="2025-10-20T12:30:00Z">
                <w:rPr>
                  <w:rFonts w:cs="Calibri"/>
                </w:rPr>
              </w:rPrChange>
            </w:rPr>
            <w:delText>d</w:delText>
          </w:r>
        </w:del>
        <w:r w:rsidR="002E163E" w:rsidRPr="002E163E">
          <w:rPr>
            <w:rFonts w:cs="Calibri"/>
            <w:sz w:val="22"/>
            <w:szCs w:val="22"/>
            <w:rPrChange w:id="25319" w:author="Visone Rossana (GSE)" w:date="2025-10-20T14:30:00Z" w16du:dateUtc="2025-10-20T12:30:00Z">
              <w:rPr>
                <w:rFonts w:cs="Calibri"/>
              </w:rPr>
            </w:rPrChange>
          </w:rPr>
          <w:t>ichiarazione di conformità dell’impianto, ove prevista, ai sensi del DM 37/08;</w:t>
        </w:r>
      </w:ins>
    </w:p>
    <w:p w14:paraId="176257CA" w14:textId="186CA32F" w:rsidR="002E163E" w:rsidRPr="002E163E" w:rsidRDefault="006E1E5F" w:rsidP="006A109F">
      <w:pPr>
        <w:numPr>
          <w:ilvl w:val="0"/>
          <w:numId w:val="474"/>
        </w:numPr>
        <w:spacing w:after="120" w:line="276" w:lineRule="auto"/>
        <w:jc w:val="both"/>
        <w:rPr>
          <w:ins w:id="25320" w:author="Visone Rossana (GSE)" w:date="2025-10-20T14:30:00Z" w16du:dateUtc="2025-10-20T12:30:00Z"/>
          <w:rFonts w:cs="Calibri"/>
          <w:sz w:val="22"/>
          <w:szCs w:val="22"/>
          <w:rPrChange w:id="25321" w:author="Visone Rossana (GSE)" w:date="2025-10-20T14:30:00Z" w16du:dateUtc="2025-10-20T12:30:00Z">
            <w:rPr>
              <w:ins w:id="25322" w:author="Visone Rossana (GSE)" w:date="2025-10-20T14:30:00Z" w16du:dateUtc="2025-10-20T12:30:00Z"/>
              <w:rFonts w:cs="Calibri"/>
            </w:rPr>
          </w:rPrChange>
        </w:rPr>
      </w:pPr>
      <w:ins w:id="25323" w:author="Visone Rossana (GSE)" w:date="2025-10-22T13:01:00Z" w16du:dateUtc="2025-10-22T11:01:00Z">
        <w:r>
          <w:rPr>
            <w:rFonts w:cs="Calibri"/>
            <w:sz w:val="22"/>
            <w:szCs w:val="22"/>
          </w:rPr>
          <w:t>L</w:t>
        </w:r>
      </w:ins>
      <w:ins w:id="25324" w:author="Visone Rossana (GSE)" w:date="2025-10-20T14:30:00Z" w16du:dateUtc="2025-10-20T12:30:00Z">
        <w:del w:id="25325" w:author="Visone Rossana (GSE)" w:date="2025-10-22T13:01:00Z" w16du:dateUtc="2025-10-22T11:01:00Z">
          <w:r w:rsidR="002E163E" w:rsidRPr="002E163E" w:rsidDel="006E1E5F">
            <w:rPr>
              <w:rFonts w:cs="Calibri"/>
              <w:sz w:val="22"/>
              <w:szCs w:val="22"/>
              <w:rPrChange w:id="25326" w:author="Visone Rossana (GSE)" w:date="2025-10-20T14:30:00Z" w16du:dateUtc="2025-10-20T12:30:00Z">
                <w:rPr>
                  <w:rFonts w:cs="Calibri"/>
                </w:rPr>
              </w:rPrChange>
            </w:rPr>
            <w:delText>l</w:delText>
          </w:r>
        </w:del>
        <w:r w:rsidR="002E163E" w:rsidRPr="002E163E">
          <w:rPr>
            <w:rFonts w:cs="Calibri"/>
            <w:sz w:val="22"/>
            <w:szCs w:val="22"/>
            <w:rPrChange w:id="25327" w:author="Visone Rossana (GSE)" w:date="2025-10-20T14:30:00Z" w16du:dateUtc="2025-10-20T12:30:00Z">
              <w:rPr>
                <w:rFonts w:cs="Calibri"/>
              </w:rPr>
            </w:rPrChange>
          </w:rPr>
          <w:t>ibretto di centrale/d’impianto, come previsto dalla legislazione vigente;</w:t>
        </w:r>
      </w:ins>
    </w:p>
    <w:p w14:paraId="32CE9F66" w14:textId="50CFE767" w:rsidR="002E163E" w:rsidRPr="002E163E" w:rsidRDefault="006E1E5F" w:rsidP="006A109F">
      <w:pPr>
        <w:numPr>
          <w:ilvl w:val="0"/>
          <w:numId w:val="474"/>
        </w:numPr>
        <w:spacing w:after="40" w:line="276" w:lineRule="auto"/>
        <w:jc w:val="both"/>
        <w:rPr>
          <w:ins w:id="25328" w:author="Visone Rossana (GSE)" w:date="2025-10-20T14:30:00Z" w16du:dateUtc="2025-10-20T12:30:00Z"/>
          <w:rFonts w:cs="Calibri"/>
          <w:sz w:val="22"/>
          <w:szCs w:val="22"/>
          <w:rPrChange w:id="25329" w:author="Visone Rossana (GSE)" w:date="2025-10-20T14:30:00Z" w16du:dateUtc="2025-10-20T12:30:00Z">
            <w:rPr>
              <w:ins w:id="25330" w:author="Visone Rossana (GSE)" w:date="2025-10-20T14:30:00Z" w16du:dateUtc="2025-10-20T12:30:00Z"/>
              <w:rFonts w:cs="Calibri"/>
            </w:rPr>
          </w:rPrChange>
        </w:rPr>
      </w:pPr>
      <w:ins w:id="25331" w:author="Visone Rossana (GSE)" w:date="2025-10-22T13:01:00Z" w16du:dateUtc="2025-10-22T11:01:00Z">
        <w:r>
          <w:rPr>
            <w:rFonts w:cs="Calibri"/>
            <w:sz w:val="22"/>
            <w:szCs w:val="22"/>
          </w:rPr>
          <w:t>N</w:t>
        </w:r>
      </w:ins>
      <w:ins w:id="25332" w:author="Visone Rossana (GSE)" w:date="2025-10-20T14:30:00Z" w16du:dateUtc="2025-10-20T12:30:00Z">
        <w:del w:id="25333" w:author="Visone Rossana (GSE)" w:date="2025-10-22T13:01:00Z" w16du:dateUtc="2025-10-22T11:01:00Z">
          <w:r w:rsidR="002E163E" w:rsidRPr="002E163E" w:rsidDel="006E1E5F">
            <w:rPr>
              <w:rFonts w:cs="Calibri"/>
              <w:sz w:val="22"/>
              <w:szCs w:val="22"/>
              <w:rPrChange w:id="25334" w:author="Visone Rossana (GSE)" w:date="2025-10-20T14:30:00Z" w16du:dateUtc="2025-10-20T12:30:00Z">
                <w:rPr>
                  <w:rFonts w:cs="Calibri"/>
                </w:rPr>
              </w:rPrChange>
            </w:rPr>
            <w:delText>n</w:delText>
          </w:r>
        </w:del>
        <w:r w:rsidR="002E163E" w:rsidRPr="002E163E">
          <w:rPr>
            <w:rFonts w:cs="Calibri"/>
            <w:sz w:val="22"/>
            <w:szCs w:val="22"/>
            <w:rPrChange w:id="25335" w:author="Visone Rossana (GSE)" w:date="2025-10-20T14:30:00Z" w16du:dateUtc="2025-10-20T12:30:00Z">
              <w:rPr>
                <w:rFonts w:cs="Calibri"/>
              </w:rPr>
            </w:rPrChange>
          </w:rPr>
          <w:t>el caso di installazione di un generatore di calore avente potenza termica nominale maggiore o uguale a 35 kW</w:t>
        </w:r>
        <w:r w:rsidR="002E163E" w:rsidRPr="002E163E">
          <w:rPr>
            <w:rFonts w:cs="Calibri"/>
            <w:sz w:val="22"/>
            <w:szCs w:val="22"/>
            <w:vertAlign w:val="subscript"/>
            <w:rPrChange w:id="25336" w:author="Visone Rossana (GSE)" w:date="2025-10-20T14:30:00Z" w16du:dateUtc="2025-10-20T12:30:00Z">
              <w:rPr>
                <w:rFonts w:cs="Calibri"/>
                <w:vertAlign w:val="subscript"/>
              </w:rPr>
            </w:rPrChange>
          </w:rPr>
          <w:t>t</w:t>
        </w:r>
        <w:r w:rsidR="002E163E" w:rsidRPr="002E163E">
          <w:rPr>
            <w:rFonts w:cs="Calibri"/>
            <w:sz w:val="22"/>
            <w:szCs w:val="22"/>
            <w:rPrChange w:id="25337" w:author="Visone Rossana (GSE)" w:date="2025-10-20T14:30:00Z" w16du:dateUtc="2025-10-20T12:30:00Z">
              <w:rPr>
                <w:rFonts w:cs="Calibri"/>
              </w:rPr>
            </w:rPrChange>
          </w:rPr>
          <w:t xml:space="preserve"> e inferiore a 100 kW</w:t>
        </w:r>
        <w:r w:rsidR="002E163E" w:rsidRPr="002E163E">
          <w:rPr>
            <w:rFonts w:cs="Calibri"/>
            <w:sz w:val="22"/>
            <w:szCs w:val="22"/>
            <w:vertAlign w:val="subscript"/>
            <w:rPrChange w:id="25338" w:author="Visone Rossana (GSE)" w:date="2025-10-20T14:30:00Z" w16du:dateUtc="2025-10-20T12:30:00Z">
              <w:rPr>
                <w:rFonts w:cs="Calibri"/>
                <w:vertAlign w:val="subscript"/>
              </w:rPr>
            </w:rPrChange>
          </w:rPr>
          <w:t>t</w:t>
        </w:r>
        <w:r w:rsidR="002E163E" w:rsidRPr="002E163E">
          <w:rPr>
            <w:rFonts w:cs="Calibri"/>
            <w:sz w:val="22"/>
            <w:szCs w:val="22"/>
            <w:rPrChange w:id="25339" w:author="Visone Rossana (GSE)" w:date="2025-10-20T14:30:00Z" w16du:dateUtc="2025-10-20T12:30:00Z">
              <w:rPr>
                <w:rFonts w:cs="Calibri"/>
              </w:rPr>
            </w:rPrChange>
          </w:rPr>
          <w:t>, relazione tecnica di progetto,</w:t>
        </w:r>
        <w:r w:rsidR="002E163E" w:rsidRPr="002E163E">
          <w:rPr>
            <w:rFonts w:cs="Calibri"/>
            <w:color w:val="0000FF"/>
            <w:sz w:val="22"/>
            <w:szCs w:val="22"/>
            <w:rPrChange w:id="25340" w:author="Visone Rossana (GSE)" w:date="2025-10-20T14:30:00Z" w16du:dateUtc="2025-10-20T12:30:00Z">
              <w:rPr>
                <w:rFonts w:cs="Calibri"/>
                <w:color w:val="0000FF"/>
              </w:rPr>
            </w:rPrChange>
          </w:rPr>
          <w:t xml:space="preserve"> </w:t>
        </w:r>
        <w:r w:rsidR="002E163E" w:rsidRPr="002E163E">
          <w:rPr>
            <w:rFonts w:cs="Calibri"/>
            <w:sz w:val="22"/>
            <w:szCs w:val="22"/>
            <w:rPrChange w:id="25341" w:author="Visone Rossana (GSE)" w:date="2025-10-20T14:30:00Z" w16du:dateUtc="2025-10-20T12:30:00Z">
              <w:rPr>
                <w:rFonts w:cs="Calibri"/>
              </w:rPr>
            </w:rPrChange>
          </w:rPr>
          <w:t>timbrata e firmata dal progettista (o altro soggetto avente diritto ai sensi della normativa tecnica vigente), corredata degli schemi funzionali (per impianti geotermici anche lo schema di posizionamento delle sonde);</w:t>
        </w:r>
      </w:ins>
    </w:p>
    <w:p w14:paraId="3BC5DCAE" w14:textId="113A2EC3" w:rsidR="002E163E" w:rsidRPr="002E163E" w:rsidRDefault="006E1E5F" w:rsidP="006A109F">
      <w:pPr>
        <w:numPr>
          <w:ilvl w:val="0"/>
          <w:numId w:val="474"/>
        </w:numPr>
        <w:spacing w:after="40" w:line="276" w:lineRule="auto"/>
        <w:jc w:val="both"/>
        <w:rPr>
          <w:ins w:id="25342" w:author="Visone Rossana (GSE)" w:date="2025-10-20T14:30:00Z" w16du:dateUtc="2025-10-20T12:30:00Z"/>
          <w:rFonts w:cs="Calibri"/>
          <w:sz w:val="22"/>
          <w:szCs w:val="22"/>
          <w:rPrChange w:id="25343" w:author="Visone Rossana (GSE)" w:date="2025-10-20T14:30:00Z" w16du:dateUtc="2025-10-20T12:30:00Z">
            <w:rPr>
              <w:ins w:id="25344" w:author="Visone Rossana (GSE)" w:date="2025-10-20T14:30:00Z" w16du:dateUtc="2025-10-20T12:30:00Z"/>
              <w:rFonts w:cs="Calibri"/>
            </w:rPr>
          </w:rPrChange>
        </w:rPr>
      </w:pPr>
      <w:ins w:id="25345" w:author="Visone Rossana (GSE)" w:date="2025-10-22T13:01:00Z" w16du:dateUtc="2025-10-22T11:01:00Z">
        <w:r>
          <w:rPr>
            <w:rFonts w:cs="Calibri"/>
            <w:sz w:val="22"/>
            <w:szCs w:val="22"/>
          </w:rPr>
          <w:t>P</w:t>
        </w:r>
      </w:ins>
      <w:ins w:id="25346" w:author="Visone Rossana (GSE)" w:date="2025-10-20T14:30:00Z" w16du:dateUtc="2025-10-20T12:30:00Z">
        <w:del w:id="25347" w:author="Visone Rossana (GSE)" w:date="2025-10-22T13:01:00Z" w16du:dateUtc="2025-10-22T11:01:00Z">
          <w:r w:rsidR="002E163E" w:rsidRPr="002E163E" w:rsidDel="006E1E5F">
            <w:rPr>
              <w:rFonts w:cs="Calibri"/>
              <w:sz w:val="22"/>
              <w:szCs w:val="22"/>
              <w:rPrChange w:id="25348" w:author="Visone Rossana (GSE)" w:date="2025-10-20T14:30:00Z" w16du:dateUtc="2025-10-20T12:30:00Z">
                <w:rPr>
                  <w:rFonts w:cs="Calibri"/>
                </w:rPr>
              </w:rPrChange>
            </w:rPr>
            <w:delText>p</w:delText>
          </w:r>
        </w:del>
        <w:r w:rsidR="002E163E" w:rsidRPr="002E163E">
          <w:rPr>
            <w:rFonts w:cs="Calibri"/>
            <w:sz w:val="22"/>
            <w:szCs w:val="22"/>
            <w:rPrChange w:id="25349" w:author="Visone Rossana (GSE)" w:date="2025-10-20T14:30:00Z" w16du:dateUtc="2025-10-20T12:30:00Z">
              <w:rPr>
                <w:rFonts w:cs="Calibri"/>
              </w:rPr>
            </w:rPrChange>
          </w:rPr>
          <w:t>er impianti geotermici di potenza termica nominale minore di 35 kW</w:t>
        </w:r>
        <w:r w:rsidR="002E163E" w:rsidRPr="002E163E">
          <w:rPr>
            <w:rFonts w:cs="Calibri"/>
            <w:sz w:val="22"/>
            <w:szCs w:val="22"/>
            <w:vertAlign w:val="subscript"/>
            <w:rPrChange w:id="25350" w:author="Visone Rossana (GSE)" w:date="2025-10-20T14:30:00Z" w16du:dateUtc="2025-10-20T12:30:00Z">
              <w:rPr>
                <w:rFonts w:cs="Calibri"/>
                <w:vertAlign w:val="subscript"/>
              </w:rPr>
            </w:rPrChange>
          </w:rPr>
          <w:t>t</w:t>
        </w:r>
        <w:r w:rsidR="002E163E" w:rsidRPr="002E163E">
          <w:rPr>
            <w:rFonts w:cs="Calibri"/>
            <w:sz w:val="22"/>
            <w:szCs w:val="22"/>
            <w:rPrChange w:id="25351" w:author="Visone Rossana (GSE)" w:date="2025-10-20T14:30:00Z" w16du:dateUtc="2025-10-20T12:30:00Z">
              <w:rPr>
                <w:rFonts w:cs="Calibri"/>
              </w:rPr>
            </w:rPrChange>
          </w:rPr>
          <w:t>, schema di posizionamento delle sonde;</w:t>
        </w:r>
      </w:ins>
    </w:p>
    <w:p w14:paraId="30AFC3C6" w14:textId="7A22CBC1" w:rsidR="002E163E" w:rsidRPr="002E163E" w:rsidRDefault="002E163E" w:rsidP="006A109F">
      <w:pPr>
        <w:numPr>
          <w:ilvl w:val="0"/>
          <w:numId w:val="474"/>
        </w:numPr>
        <w:spacing w:after="40" w:line="276" w:lineRule="auto"/>
        <w:jc w:val="both"/>
        <w:rPr>
          <w:ins w:id="25352" w:author="Visone Rossana (GSE)" w:date="2025-10-20T14:30:00Z" w16du:dateUtc="2025-10-20T12:30:00Z"/>
          <w:rFonts w:cs="Calibri"/>
          <w:sz w:val="22"/>
          <w:szCs w:val="22"/>
          <w:rPrChange w:id="25353" w:author="Visone Rossana (GSE)" w:date="2025-10-20T14:30:00Z" w16du:dateUtc="2025-10-20T12:30:00Z">
            <w:rPr>
              <w:ins w:id="25354" w:author="Visone Rossana (GSE)" w:date="2025-10-20T14:30:00Z" w16du:dateUtc="2025-10-20T12:30:00Z"/>
              <w:rFonts w:cs="Calibri"/>
            </w:rPr>
          </w:rPrChange>
        </w:rPr>
      </w:pPr>
      <w:ins w:id="25355" w:author="Visone Rossana (GSE)" w:date="2025-10-20T14:30:00Z" w16du:dateUtc="2025-10-20T12:30:00Z">
        <w:del w:id="25356" w:author="Visone Rossana (GSE)" w:date="2025-10-22T13:01:00Z" w16du:dateUtc="2025-10-22T11:01:00Z">
          <w:r w:rsidRPr="002E163E" w:rsidDel="006E1E5F">
            <w:rPr>
              <w:rFonts w:cs="Calibri"/>
              <w:sz w:val="22"/>
              <w:szCs w:val="22"/>
              <w:rPrChange w:id="25357" w:author="Visone Rossana (GSE)" w:date="2025-10-20T14:30:00Z" w16du:dateUtc="2025-10-20T12:30:00Z">
                <w:rPr>
                  <w:rFonts w:cs="Calibri"/>
                </w:rPr>
              </w:rPrChange>
            </w:rPr>
            <w:delText>p</w:delText>
          </w:r>
        </w:del>
      </w:ins>
      <w:ins w:id="25358" w:author="Visone Rossana (GSE)" w:date="2025-10-22T13:01:00Z" w16du:dateUtc="2025-10-22T11:01:00Z">
        <w:r w:rsidR="006E1E5F">
          <w:rPr>
            <w:rFonts w:cs="Calibri"/>
            <w:sz w:val="22"/>
            <w:szCs w:val="22"/>
          </w:rPr>
          <w:t>P</w:t>
        </w:r>
      </w:ins>
      <w:ins w:id="25359" w:author="Visone Rossana (GSE)" w:date="2025-10-20T14:30:00Z" w16du:dateUtc="2025-10-20T12:30:00Z">
        <w:r w:rsidRPr="002E163E">
          <w:rPr>
            <w:rFonts w:cs="Calibri"/>
            <w:sz w:val="22"/>
            <w:szCs w:val="22"/>
            <w:rPrChange w:id="25360" w:author="Visone Rossana (GSE)" w:date="2025-10-20T14:30:00Z" w16du:dateUtc="2025-10-20T12:30:00Z">
              <w:rPr>
                <w:rFonts w:cs="Calibri"/>
              </w:rPr>
            </w:rPrChange>
          </w:rPr>
          <w:t>ertinente titolo autorizzativo e/o abilitativo, ove previsto dalla vigente legislazione/normativa nazionale e locale;</w:t>
        </w:r>
      </w:ins>
    </w:p>
    <w:p w14:paraId="61F63E1F" w14:textId="51560098" w:rsidR="002E163E" w:rsidRPr="006A109F" w:rsidRDefault="002E163E" w:rsidP="006A109F">
      <w:pPr>
        <w:numPr>
          <w:ilvl w:val="0"/>
          <w:numId w:val="474"/>
        </w:numPr>
        <w:spacing w:after="40" w:line="276" w:lineRule="auto"/>
        <w:jc w:val="both"/>
        <w:rPr>
          <w:ins w:id="25361" w:author="Visone Rossana (GSE)" w:date="2025-10-20T14:30:00Z" w16du:dateUtc="2025-10-20T12:30:00Z"/>
          <w:rFonts w:cs="Calibri"/>
          <w:sz w:val="22"/>
          <w:szCs w:val="22"/>
          <w:highlight w:val="yellow"/>
          <w:rPrChange w:id="25362" w:author="Visone Rossana (GSE)" w:date="2025-10-20T14:35:00Z" w16du:dateUtc="2025-10-20T12:35:00Z">
            <w:rPr>
              <w:ins w:id="25363" w:author="Visone Rossana (GSE)" w:date="2025-10-20T14:30:00Z" w16du:dateUtc="2025-10-20T12:30:00Z"/>
              <w:rFonts w:cs="Calibri"/>
            </w:rPr>
          </w:rPrChange>
        </w:rPr>
      </w:pPr>
      <w:ins w:id="25364" w:author="Visone Rossana (GSE)" w:date="2025-10-20T14:30:00Z" w16du:dateUtc="2025-10-20T12:30:00Z">
        <w:r w:rsidRPr="006A109F">
          <w:rPr>
            <w:rFonts w:cs="Calibri"/>
            <w:sz w:val="22"/>
            <w:szCs w:val="22"/>
            <w:highlight w:val="yellow"/>
            <w:rPrChange w:id="25365" w:author="Visone Rossana (GSE)" w:date="2025-10-20T14:35:00Z" w16du:dateUtc="2025-10-20T12:35:00Z">
              <w:rPr>
                <w:rFonts w:cs="Calibri"/>
              </w:rPr>
            </w:rPrChange>
          </w:rPr>
          <w:t>nel caso di intervento in edifici sottoposti a ristrutturazioni rilevanti, relazione, redatta da tecnico abilitato, attestante la quota d’obbligo per gli impianti di produzione di energia termica ai sensi dell’art. 11, comma 4, del D.Lgs. 28/11 e, conseguentemente, la quota dell’intervento eccedente l’adempimento dell’obbligo, che accede agli incentivi del Decreto, per richieste il cui titolo edilizio sia presentato tra il 31 maggio 2012 e fino al 13 giugno 2022;</w:t>
        </w:r>
      </w:ins>
      <w:ins w:id="25366" w:author="Visone Rossana (GSE)" w:date="2025-10-20T14:56:00Z" w16du:dateUtc="2025-10-20T12:56:00Z">
        <w:r w:rsidR="00DF5C20">
          <w:rPr>
            <w:rFonts w:cs="Calibri"/>
            <w:sz w:val="22"/>
            <w:szCs w:val="22"/>
            <w:highlight w:val="yellow"/>
          </w:rPr>
          <w:t>_</w:t>
        </w:r>
        <w:r w:rsidR="00DF5C20" w:rsidRPr="00E92117">
          <w:rPr>
            <w:rFonts w:cs="Calibri"/>
            <w:b/>
            <w:bCs/>
            <w:sz w:val="22"/>
            <w:szCs w:val="22"/>
            <w:highlight w:val="yellow"/>
            <w:rPrChange w:id="25367" w:author="Visone Rossana (GSE)" w:date="2025-10-20T14:56:00Z" w16du:dateUtc="2025-10-20T12:56:00Z">
              <w:rPr>
                <w:rFonts w:cs="Calibri"/>
                <w:sz w:val="22"/>
                <w:szCs w:val="22"/>
                <w:highlight w:val="yellow"/>
              </w:rPr>
            </w:rPrChange>
          </w:rPr>
          <w:t>da eliminare</w:t>
        </w:r>
      </w:ins>
    </w:p>
    <w:p w14:paraId="3EBA1822" w14:textId="05670136" w:rsidR="002E163E" w:rsidRPr="002E163E" w:rsidRDefault="006E1E5F" w:rsidP="006A109F">
      <w:pPr>
        <w:numPr>
          <w:ilvl w:val="0"/>
          <w:numId w:val="474"/>
        </w:numPr>
        <w:spacing w:after="40" w:line="276" w:lineRule="auto"/>
        <w:jc w:val="both"/>
        <w:rPr>
          <w:ins w:id="25368" w:author="Visone Rossana (GSE)" w:date="2025-10-20T14:30:00Z" w16du:dateUtc="2025-10-20T12:30:00Z"/>
          <w:rFonts w:cs="Calibri"/>
          <w:sz w:val="22"/>
          <w:szCs w:val="22"/>
          <w:rPrChange w:id="25369" w:author="Visone Rossana (GSE)" w:date="2025-10-20T14:30:00Z" w16du:dateUtc="2025-10-20T12:30:00Z">
            <w:rPr>
              <w:ins w:id="25370" w:author="Visone Rossana (GSE)" w:date="2025-10-20T14:30:00Z" w16du:dateUtc="2025-10-20T12:30:00Z"/>
              <w:rFonts w:cs="Calibri"/>
            </w:rPr>
          </w:rPrChange>
        </w:rPr>
      </w:pPr>
      <w:ins w:id="25371" w:author="Visone Rossana (GSE)" w:date="2025-10-22T13:01:00Z" w16du:dateUtc="2025-10-22T11:01:00Z">
        <w:r>
          <w:rPr>
            <w:rFonts w:cs="Calibri"/>
            <w:sz w:val="22"/>
            <w:szCs w:val="22"/>
          </w:rPr>
          <w:t>N</w:t>
        </w:r>
      </w:ins>
      <w:ins w:id="25372" w:author="Visone Rossana (GSE)" w:date="2025-10-20T14:30:00Z" w16du:dateUtc="2025-10-20T12:30:00Z">
        <w:del w:id="25373" w:author="Visone Rossana (GSE)" w:date="2025-10-22T13:01:00Z" w16du:dateUtc="2025-10-22T11:01:00Z">
          <w:r w:rsidR="002E163E" w:rsidRPr="002E163E" w:rsidDel="006E1E5F">
            <w:rPr>
              <w:rFonts w:cs="Calibri"/>
              <w:sz w:val="22"/>
              <w:szCs w:val="22"/>
              <w:rPrChange w:id="25374" w:author="Visone Rossana (GSE)" w:date="2025-10-20T14:30:00Z" w16du:dateUtc="2025-10-20T12:30:00Z">
                <w:rPr>
                  <w:rFonts w:cs="Calibri"/>
                </w:rPr>
              </w:rPrChange>
            </w:rPr>
            <w:delText>n</w:delText>
          </w:r>
        </w:del>
        <w:r w:rsidR="002E163E" w:rsidRPr="002E163E">
          <w:rPr>
            <w:rFonts w:cs="Calibri"/>
            <w:sz w:val="22"/>
            <w:szCs w:val="22"/>
            <w:rPrChange w:id="25375" w:author="Visone Rossana (GSE)" w:date="2025-10-20T14:30:00Z" w16du:dateUtc="2025-10-20T12:30:00Z">
              <w:rPr>
                <w:rFonts w:cs="Calibri"/>
              </w:rPr>
            </w:rPrChange>
          </w:rPr>
          <w:t>el caso in cui l’intervento sia realizzato su interi edifici con impianti di riscaldamento di potenza nominale del focolare maggiore o uguale a 200 kW</w:t>
        </w:r>
        <w:r w:rsidR="002E163E" w:rsidRPr="002E163E">
          <w:rPr>
            <w:rFonts w:cs="Calibri"/>
            <w:sz w:val="22"/>
            <w:szCs w:val="22"/>
            <w:vertAlign w:val="subscript"/>
            <w:rPrChange w:id="25376" w:author="Visone Rossana (GSE)" w:date="2025-10-20T14:30:00Z" w16du:dateUtc="2025-10-20T12:30:00Z">
              <w:rPr>
                <w:rFonts w:cs="Calibri"/>
                <w:vertAlign w:val="subscript"/>
              </w:rPr>
            </w:rPrChange>
          </w:rPr>
          <w:t xml:space="preserve">t </w:t>
        </w:r>
        <w:r w:rsidR="002E163E" w:rsidRPr="002E163E">
          <w:rPr>
            <w:rFonts w:cs="Calibri"/>
            <w:sz w:val="22"/>
            <w:szCs w:val="22"/>
            <w:rPrChange w:id="25377" w:author="Visone Rossana (GSE)" w:date="2025-10-20T14:30:00Z" w16du:dateUtc="2025-10-20T12:30:00Z">
              <w:rPr>
                <w:rFonts w:cs="Calibri"/>
              </w:rPr>
            </w:rPrChange>
          </w:rPr>
          <w:t>(art. 15, comma 1):</w:t>
        </w:r>
      </w:ins>
    </w:p>
    <w:p w14:paraId="043CA746" w14:textId="77777777" w:rsidR="002E163E" w:rsidRPr="002E163E" w:rsidRDefault="002E163E" w:rsidP="006A109F">
      <w:pPr>
        <w:numPr>
          <w:ilvl w:val="0"/>
          <w:numId w:val="476"/>
        </w:numPr>
        <w:spacing w:after="40" w:line="276" w:lineRule="auto"/>
        <w:ind w:left="567" w:hanging="284"/>
        <w:jc w:val="both"/>
        <w:rPr>
          <w:ins w:id="25378" w:author="Visone Rossana (GSE)" w:date="2025-10-20T14:30:00Z" w16du:dateUtc="2025-10-20T12:30:00Z"/>
          <w:rFonts w:cs="Calibri"/>
          <w:sz w:val="22"/>
          <w:szCs w:val="22"/>
          <w:rPrChange w:id="25379" w:author="Visone Rossana (GSE)" w:date="2025-10-20T14:30:00Z" w16du:dateUtc="2025-10-20T12:30:00Z">
            <w:rPr>
              <w:ins w:id="25380" w:author="Visone Rossana (GSE)" w:date="2025-10-20T14:30:00Z" w16du:dateUtc="2025-10-20T12:30:00Z"/>
              <w:rFonts w:cs="Calibri"/>
            </w:rPr>
          </w:rPrChange>
        </w:rPr>
      </w:pPr>
      <w:ins w:id="25381" w:author="Visone Rossana (GSE)" w:date="2025-10-20T14:30:00Z" w16du:dateUtc="2025-10-20T12:30:00Z">
        <w:r w:rsidRPr="002E163E">
          <w:rPr>
            <w:rFonts w:cs="Calibri"/>
            <w:sz w:val="22"/>
            <w:szCs w:val="22"/>
            <w:rPrChange w:id="25382" w:author="Visone Rossana (GSE)" w:date="2025-10-20T14:30:00Z" w16du:dateUtc="2025-10-20T12:30:00Z">
              <w:rPr>
                <w:rFonts w:cs="Calibri"/>
              </w:rPr>
            </w:rPrChange>
          </w:rPr>
          <w:t xml:space="preserve">attestato di prestazione energetica </w:t>
        </w:r>
        <w:r w:rsidRPr="002E163E">
          <w:rPr>
            <w:rFonts w:cs="Calibri"/>
            <w:i/>
            <w:sz w:val="22"/>
            <w:szCs w:val="22"/>
            <w:rPrChange w:id="25383" w:author="Visone Rossana (GSE)" w:date="2025-10-20T14:30:00Z" w16du:dateUtc="2025-10-20T12:30:00Z">
              <w:rPr>
                <w:rFonts w:cs="Calibri"/>
                <w:i/>
              </w:rPr>
            </w:rPrChange>
          </w:rPr>
          <w:t>post-operam</w:t>
        </w:r>
        <w:r w:rsidRPr="002E163E">
          <w:rPr>
            <w:rFonts w:cs="Calibri"/>
            <w:sz w:val="22"/>
            <w:szCs w:val="22"/>
            <w:rPrChange w:id="25384" w:author="Visone Rossana (GSE)" w:date="2025-10-20T14:30:00Z" w16du:dateUtc="2025-10-20T12:30:00Z">
              <w:rPr>
                <w:rFonts w:cs="Calibri"/>
              </w:rPr>
            </w:rPrChange>
          </w:rPr>
          <w:t xml:space="preserve"> (redatto secondo D.Lgs. 192/05 e s.m.i. e disposizioni regionali vigenti, ove presenti);</w:t>
        </w:r>
      </w:ins>
    </w:p>
    <w:p w14:paraId="25E9D085" w14:textId="4CEB4BD2" w:rsidR="002E163E" w:rsidRDefault="002E163E" w:rsidP="006A109F">
      <w:pPr>
        <w:numPr>
          <w:ilvl w:val="0"/>
          <w:numId w:val="476"/>
        </w:numPr>
        <w:spacing w:after="40" w:line="276" w:lineRule="auto"/>
        <w:ind w:left="567" w:hanging="284"/>
        <w:jc w:val="both"/>
        <w:rPr>
          <w:ins w:id="25385" w:author="Visone Rossana (GSE)" w:date="2025-10-27T13:05:00Z" w16du:dateUtc="2025-10-27T12:05:00Z"/>
          <w:rFonts w:cs="Calibri"/>
          <w:sz w:val="22"/>
          <w:szCs w:val="22"/>
        </w:rPr>
      </w:pPr>
      <w:ins w:id="25386" w:author="Visone Rossana (GSE)" w:date="2025-10-20T14:30:00Z" w16du:dateUtc="2025-10-20T12:30:00Z">
        <w:r w:rsidRPr="002E163E">
          <w:rPr>
            <w:rFonts w:cs="Calibri"/>
            <w:sz w:val="22"/>
            <w:szCs w:val="22"/>
            <w:rPrChange w:id="25387" w:author="Visone Rossana (GSE)" w:date="2025-10-20T14:30:00Z" w16du:dateUtc="2025-10-20T12:30:00Z">
              <w:rPr>
                <w:rFonts w:cs="Calibri"/>
              </w:rPr>
            </w:rPrChange>
          </w:rPr>
          <w:t>diagnosi energetica precedente l’intervento</w:t>
        </w:r>
      </w:ins>
      <w:ins w:id="25388" w:author="Visone Rossana (GSE)" w:date="2025-10-27T13:05:00Z" w16du:dateUtc="2025-10-27T12:05:00Z">
        <w:r w:rsidR="00FC7D0F">
          <w:rPr>
            <w:rFonts w:cs="Calibri"/>
            <w:sz w:val="22"/>
            <w:szCs w:val="22"/>
          </w:rPr>
          <w:t>;</w:t>
        </w:r>
      </w:ins>
      <w:ins w:id="25389" w:author="Visone Rossana (GSE)" w:date="2025-10-20T14:30:00Z" w16du:dateUtc="2025-10-20T12:30:00Z">
        <w:del w:id="25390" w:author="Visone Rossana (GSE)" w:date="2025-10-27T13:05:00Z" w16du:dateUtc="2025-10-27T12:05:00Z">
          <w:r w:rsidRPr="002E163E" w:rsidDel="00FC7D0F">
            <w:rPr>
              <w:rFonts w:cs="Calibri"/>
              <w:sz w:val="22"/>
              <w:szCs w:val="22"/>
              <w:rPrChange w:id="25391" w:author="Visone Rossana (GSE)" w:date="2025-10-20T14:30:00Z" w16du:dateUtc="2025-10-20T12:30:00Z">
                <w:rPr>
                  <w:rFonts w:cs="Calibri"/>
                </w:rPr>
              </w:rPrChange>
            </w:rPr>
            <w:delText>.</w:delText>
          </w:r>
        </w:del>
      </w:ins>
    </w:p>
    <w:p w14:paraId="1E8B6FA1" w14:textId="42F70022" w:rsidR="00FC7D0F" w:rsidRDefault="000F15A5">
      <w:pPr>
        <w:pStyle w:val="Paragrafoelenco"/>
        <w:numPr>
          <w:ilvl w:val="0"/>
          <w:numId w:val="474"/>
        </w:numPr>
        <w:spacing w:after="40" w:line="276" w:lineRule="auto"/>
        <w:jc w:val="both"/>
        <w:rPr>
          <w:ins w:id="25392" w:author="Visone Rossana (GSE)" w:date="2025-10-27T17:05:00Z" w16du:dateUtc="2025-10-27T16:05:00Z"/>
          <w:rFonts w:cs="Calibri"/>
          <w:sz w:val="22"/>
          <w:szCs w:val="22"/>
          <w:highlight w:val="cyan"/>
        </w:rPr>
      </w:pPr>
      <w:ins w:id="25393" w:author="Visone Rossana (GSE)" w:date="2025-10-27T13:07:00Z" w16du:dateUtc="2025-10-27T12:07:00Z">
        <w:r>
          <w:rPr>
            <w:rFonts w:cs="Calibri"/>
            <w:sz w:val="22"/>
            <w:szCs w:val="22"/>
            <w:highlight w:val="cyan"/>
          </w:rPr>
          <w:t>documentazione attestante l’</w:t>
        </w:r>
      </w:ins>
      <w:ins w:id="25394" w:author="Visone Rossana (GSE)" w:date="2025-10-27T13:05:00Z" w16du:dateUtc="2025-10-27T12:05:00Z">
        <w:r w:rsidR="003C3C91" w:rsidRPr="00B2523C">
          <w:rPr>
            <w:rFonts w:cs="Calibri"/>
            <w:sz w:val="22"/>
            <w:szCs w:val="22"/>
            <w:highlight w:val="cyan"/>
            <w:rPrChange w:id="25395" w:author="Visone Rossana (GSE)" w:date="2025-10-27T13:07:00Z" w16du:dateUtc="2025-10-27T12:07:00Z">
              <w:rPr>
                <w:rFonts w:cs="Calibri"/>
                <w:sz w:val="22"/>
                <w:szCs w:val="22"/>
              </w:rPr>
            </w:rPrChange>
          </w:rPr>
          <w:t>iscrizione dell</w:t>
        </w:r>
      </w:ins>
      <w:ins w:id="25396" w:author="Visone Rossana (GSE)" w:date="2025-10-27T13:06:00Z" w16du:dateUtc="2025-10-27T12:06:00Z">
        <w:r w:rsidR="003C3C91" w:rsidRPr="00B2523C">
          <w:rPr>
            <w:rFonts w:cs="Calibri"/>
            <w:sz w:val="22"/>
            <w:szCs w:val="22"/>
            <w:highlight w:val="cyan"/>
            <w:rPrChange w:id="25397" w:author="Visone Rossana (GSE)" w:date="2025-10-27T13:07:00Z" w16du:dateUtc="2025-10-27T12:07:00Z">
              <w:rPr>
                <w:rFonts w:cs="Calibri"/>
                <w:sz w:val="22"/>
                <w:szCs w:val="22"/>
              </w:rPr>
            </w:rPrChange>
          </w:rPr>
          <w:t>’impianto installato al catasto regionale, ove presente.</w:t>
        </w:r>
      </w:ins>
    </w:p>
    <w:p w14:paraId="181460A4" w14:textId="77777777" w:rsidR="00714B4B" w:rsidRDefault="00714B4B" w:rsidP="00714B4B">
      <w:pPr>
        <w:spacing w:after="40" w:line="276" w:lineRule="auto"/>
        <w:jc w:val="both"/>
        <w:rPr>
          <w:ins w:id="25398" w:author="Visone Rossana (GSE)" w:date="2025-10-27T17:05:00Z" w16du:dateUtc="2025-10-27T16:05:00Z"/>
          <w:rFonts w:cs="Calibri"/>
          <w:sz w:val="22"/>
          <w:szCs w:val="22"/>
          <w:highlight w:val="cyan"/>
        </w:rPr>
      </w:pPr>
    </w:p>
    <w:p w14:paraId="4B88E225" w14:textId="77777777" w:rsidR="00714B4B" w:rsidRDefault="00714B4B" w:rsidP="00714B4B">
      <w:pPr>
        <w:spacing w:after="40" w:line="276" w:lineRule="auto"/>
        <w:jc w:val="both"/>
        <w:rPr>
          <w:ins w:id="25399" w:author="Visone Rossana (GSE)" w:date="2025-10-27T17:06:00Z" w16du:dateUtc="2025-10-27T16:06:00Z"/>
          <w:rFonts w:cs="Calibri"/>
          <w:sz w:val="22"/>
          <w:szCs w:val="22"/>
          <w:highlight w:val="cyan"/>
        </w:rPr>
      </w:pPr>
    </w:p>
    <w:p w14:paraId="3A63B055" w14:textId="77777777" w:rsidR="00714B4B" w:rsidRPr="00714B4B" w:rsidRDefault="00714B4B">
      <w:pPr>
        <w:spacing w:after="40" w:line="276" w:lineRule="auto"/>
        <w:jc w:val="both"/>
        <w:rPr>
          <w:ins w:id="25400" w:author="Visone Rossana (GSE)" w:date="2025-10-20T14:30:00Z" w16du:dateUtc="2025-10-20T12:30:00Z"/>
          <w:rFonts w:cs="Calibri"/>
          <w:sz w:val="22"/>
          <w:szCs w:val="22"/>
          <w:highlight w:val="cyan"/>
          <w:rPrChange w:id="25401" w:author="Visone Rossana (GSE)" w:date="2025-10-27T17:05:00Z" w16du:dateUtc="2025-10-27T16:05:00Z">
            <w:rPr>
              <w:ins w:id="25402" w:author="Visone Rossana (GSE)" w:date="2025-10-20T14:30:00Z" w16du:dateUtc="2025-10-20T12:30:00Z"/>
              <w:rFonts w:cs="Calibri"/>
            </w:rPr>
          </w:rPrChange>
        </w:rPr>
        <w:pPrChange w:id="25403" w:author="Visone Rossana (GSE)" w:date="2025-10-27T17:05:00Z" w16du:dateUtc="2025-10-27T16:05:00Z">
          <w:pPr>
            <w:numPr>
              <w:numId w:val="476"/>
            </w:numPr>
            <w:spacing w:after="40" w:line="276" w:lineRule="auto"/>
            <w:ind w:left="567" w:hanging="284"/>
            <w:jc w:val="both"/>
          </w:pPr>
        </w:pPrChange>
      </w:pPr>
    </w:p>
    <w:p w14:paraId="44C695BA" w14:textId="77777777" w:rsidR="00E91C55" w:rsidRDefault="00E91C55" w:rsidP="00C078CF">
      <w:pPr>
        <w:contextualSpacing/>
        <w:jc w:val="both"/>
        <w:rPr>
          <w:ins w:id="25404" w:author="Visone Rossana (GSE)" w:date="2025-09-02T11:14:00Z" w16du:dateUtc="2025-09-02T09:14:00Z"/>
          <w:highlight w:val="yellow"/>
        </w:rPr>
      </w:pPr>
    </w:p>
    <w:p w14:paraId="09DDDB01" w14:textId="5B0D16BC" w:rsidR="00572F4B" w:rsidRDefault="00572F4B">
      <w:pPr>
        <w:pStyle w:val="TITOLO20"/>
        <w:numPr>
          <w:ilvl w:val="1"/>
          <w:numId w:val="292"/>
        </w:numPr>
        <w:ind w:left="567" w:hanging="425"/>
        <w:outlineLvl w:val="1"/>
        <w:rPr>
          <w:ins w:id="25405" w:author="Visone Rossana (GSE)" w:date="2025-09-02T11:14:00Z" w16du:dateUtc="2025-09-02T09:14:00Z"/>
        </w:rPr>
      </w:pPr>
      <w:ins w:id="25406" w:author="Visone Rossana (GSE)" w:date="2025-09-02T11:14:00Z" w16du:dateUtc="2025-09-02T09:14:00Z">
        <w:r>
          <w:t xml:space="preserve"> </w:t>
        </w:r>
        <w:bookmarkStart w:id="25407" w:name="_Toc212462701"/>
        <w:r w:rsidRPr="00613716">
          <w:t xml:space="preserve">Sostituzione di </w:t>
        </w:r>
      </w:ins>
      <w:ins w:id="25408" w:author="Visone Rossana (GSE)" w:date="2025-09-02T11:15:00Z" w16du:dateUtc="2025-09-02T09:15:00Z">
        <w:r w:rsidRPr="00726C50">
          <w:rPr>
            <w:rPrChange w:id="25409" w:author="Oliosi Francesco (GSE)" w:date="2025-10-15T10:47:00Z" w16du:dateUtc="2025-10-15T08:47:00Z">
              <w:rPr>
                <w:rFonts w:ascii="Times New Roman" w:hAnsi="Times New Roman"/>
                <w:sz w:val="20"/>
                <w:szCs w:val="20"/>
              </w:rPr>
            </w:rPrChange>
          </w:rPr>
          <w:t>i</w:t>
        </w:r>
        <w:r w:rsidRPr="00572F4B">
          <w:rPr>
            <w:rFonts w:asciiTheme="minorHAnsi" w:hAnsiTheme="minorHAnsi" w:cstheme="minorBidi"/>
            <w:szCs w:val="22"/>
            <w:rPrChange w:id="25410" w:author="Visone Rossana (GSE)" w:date="2025-09-02T11:15:00Z" w16du:dateUtc="2025-09-02T09:15:00Z">
              <w:rPr>
                <w:rFonts w:ascii="Times New Roman" w:hAnsi="Times New Roman"/>
                <w:sz w:val="20"/>
                <w:szCs w:val="20"/>
              </w:rPr>
            </w:rPrChange>
          </w:rPr>
          <w:t>mpianti di climatizzazione invernale esistenti con sistemi ibridi factory made o bivalenti, o installazione di una pompa di calore “add on”, unitamente all’installazione di sistemi per la contabilizzazione del calore nel caso di impianti con potenza termica utile superiore a 200 kW</w:t>
        </w:r>
        <w:r w:rsidRPr="00613716">
          <w:t xml:space="preserve"> </w:t>
        </w:r>
      </w:ins>
      <w:ins w:id="25411" w:author="Visone Rossana (GSE)" w:date="2025-09-02T11:14:00Z" w16du:dateUtc="2025-09-02T09:14:00Z">
        <w:r w:rsidRPr="00613716">
          <w:t xml:space="preserve">(intervento </w:t>
        </w:r>
      </w:ins>
      <w:ins w:id="25412" w:author="Visone Rossana (GSE)" w:date="2025-09-02T11:16:00Z" w16du:dateUtc="2025-09-02T09:16:00Z">
        <w:r w:rsidRPr="00572F4B">
          <w:t>III</w:t>
        </w:r>
      </w:ins>
      <w:ins w:id="25413" w:author="Visone Rossana (GSE)" w:date="2025-09-02T11:14:00Z" w16du:dateUtc="2025-09-02T09:14:00Z">
        <w:r w:rsidRPr="00572F4B">
          <w:t>.</w:t>
        </w:r>
      </w:ins>
      <w:ins w:id="25414" w:author="Visone Rossana (GSE)" w:date="2025-09-02T11:16:00Z" w16du:dateUtc="2025-09-02T09:16:00Z">
        <w:r w:rsidRPr="00572F4B">
          <w:t>B</w:t>
        </w:r>
      </w:ins>
      <w:ins w:id="25415" w:author="Visone Rossana (GSE)" w:date="2025-09-02T11:14:00Z" w16du:dateUtc="2025-09-02T09:14:00Z">
        <w:r w:rsidRPr="00613716">
          <w:t xml:space="preserve"> - art. </w:t>
        </w:r>
        <w:r>
          <w:t>8</w:t>
        </w:r>
        <w:r w:rsidRPr="00613716">
          <w:t xml:space="preserve">, comma </w:t>
        </w:r>
        <w:r>
          <w:t>1</w:t>
        </w:r>
        <w:r w:rsidRPr="00613716">
          <w:t xml:space="preserve">, lettera </w:t>
        </w:r>
        <w:r>
          <w:t>b</w:t>
        </w:r>
        <w:r w:rsidRPr="00613716">
          <w:t>)</w:t>
        </w:r>
        <w:bookmarkEnd w:id="25407"/>
        <w:r w:rsidRPr="00613716">
          <w:t xml:space="preserve"> </w:t>
        </w:r>
      </w:ins>
    </w:p>
    <w:p w14:paraId="188D349E" w14:textId="77777777" w:rsidR="00874EF6" w:rsidRDefault="00874EF6" w:rsidP="00874EF6">
      <w:pPr>
        <w:rPr>
          <w:ins w:id="25416" w:author="Rosati Michele (GSE)" w:date="2025-10-24T19:12:00Z" w16du:dateUtc="2025-10-24T17:12:00Z"/>
          <w:highlight w:val="cyan"/>
        </w:rPr>
      </w:pPr>
    </w:p>
    <w:p w14:paraId="20EAB761" w14:textId="2F325FD0" w:rsidR="00133FC6" w:rsidRPr="00543C1E" w:rsidRDefault="00133FC6" w:rsidP="00133FC6">
      <w:pPr>
        <w:spacing w:after="120"/>
        <w:jc w:val="both"/>
        <w:rPr>
          <w:ins w:id="25417" w:author="Rosati Michele (GSE)" w:date="2025-10-24T19:13:00Z" w16du:dateUtc="2025-10-24T17:13:00Z"/>
          <w:rFonts w:ascii="Calibri" w:hAnsi="Calibri" w:cs="Calibri"/>
          <w:sz w:val="22"/>
          <w:szCs w:val="22"/>
          <w:rPrChange w:id="25418" w:author="Rosati Michele (GSE)" w:date="2025-10-24T20:30:00Z" w16du:dateUtc="2025-10-24T18:30:00Z">
            <w:rPr>
              <w:ins w:id="25419" w:author="Rosati Michele (GSE)" w:date="2025-10-24T19:13:00Z" w16du:dateUtc="2025-10-24T17:13:00Z"/>
              <w:rFonts w:ascii="Calibri" w:hAnsi="Calibri" w:cs="Calibri"/>
              <w:sz w:val="20"/>
              <w:szCs w:val="20"/>
            </w:rPr>
          </w:rPrChange>
        </w:rPr>
      </w:pPr>
      <w:ins w:id="25420" w:author="Rosati Michele (GSE)" w:date="2025-10-24T19:13:00Z" w16du:dateUtc="2025-10-24T17:13:00Z">
        <w:r w:rsidRPr="00543C1E">
          <w:rPr>
            <w:rFonts w:ascii="Calibri" w:hAnsi="Calibri" w:cs="Calibri"/>
            <w:sz w:val="22"/>
            <w:szCs w:val="22"/>
            <w:rPrChange w:id="25421" w:author="Rosati Michele (GSE)" w:date="2025-10-24T20:30:00Z" w16du:dateUtc="2025-10-24T18:30:00Z">
              <w:rPr>
                <w:rFonts w:ascii="Calibri" w:hAnsi="Calibri" w:cs="Calibri"/>
                <w:sz w:val="20"/>
                <w:szCs w:val="20"/>
              </w:rPr>
            </w:rPrChange>
          </w:rPr>
          <w:t>L’intervento incentivabile consiste nella sostituzione, integrale o parziale, di impianti di climatizzazione invernale esistenti, in edifici esistenti, parti di edifici esistenti o unità immobiliari esistenti, con impianti di climatizzazione invernale, di potenza massima inferiore o uguale a 2.000 kW</w:t>
        </w:r>
        <w:r w:rsidRPr="00543C1E">
          <w:rPr>
            <w:rFonts w:ascii="Calibri" w:hAnsi="Calibri" w:cs="Calibri"/>
            <w:sz w:val="22"/>
            <w:szCs w:val="22"/>
            <w:vertAlign w:val="subscript"/>
            <w:rPrChange w:id="25422" w:author="Rosati Michele (GSE)" w:date="2025-10-24T20:30:00Z" w16du:dateUtc="2025-10-24T18:30:00Z">
              <w:rPr>
                <w:rFonts w:ascii="Calibri" w:hAnsi="Calibri" w:cs="Calibri"/>
                <w:sz w:val="20"/>
                <w:szCs w:val="20"/>
                <w:vertAlign w:val="subscript"/>
              </w:rPr>
            </w:rPrChange>
          </w:rPr>
          <w:t>t</w:t>
        </w:r>
        <w:r w:rsidRPr="00543C1E">
          <w:rPr>
            <w:rStyle w:val="Rimandonotaapidipagina"/>
            <w:rFonts w:ascii="Calibri" w:hAnsi="Calibri" w:cs="Calibri"/>
            <w:sz w:val="22"/>
            <w:szCs w:val="22"/>
            <w:rPrChange w:id="25423" w:author="Rosati Michele (GSE)" w:date="2025-10-24T20:30:00Z" w16du:dateUtc="2025-10-24T18:30:00Z">
              <w:rPr>
                <w:rStyle w:val="Rimandonotaapidipagina"/>
                <w:rFonts w:ascii="Calibri" w:hAnsi="Calibri" w:cs="Calibri"/>
                <w:sz w:val="20"/>
                <w:szCs w:val="20"/>
              </w:rPr>
            </w:rPrChange>
          </w:rPr>
          <w:footnoteReference w:id="23"/>
        </w:r>
        <w:r w:rsidRPr="00543C1E">
          <w:rPr>
            <w:rFonts w:ascii="Calibri" w:hAnsi="Calibri" w:cs="Calibri"/>
            <w:sz w:val="22"/>
            <w:szCs w:val="22"/>
            <w:rPrChange w:id="25426" w:author="Rosati Michele (GSE)" w:date="2025-10-24T20:30:00Z" w16du:dateUtc="2025-10-24T18:30:00Z">
              <w:rPr>
                <w:rFonts w:ascii="Calibri" w:hAnsi="Calibri" w:cs="Calibri"/>
                <w:sz w:val="20"/>
                <w:szCs w:val="20"/>
              </w:rPr>
            </w:rPrChange>
          </w:rPr>
          <w:t>, costituiti da:</w:t>
        </w:r>
      </w:ins>
    </w:p>
    <w:p w14:paraId="6789BBC2" w14:textId="77777777" w:rsidR="00133FC6" w:rsidRPr="00543C1E" w:rsidRDefault="00133FC6" w:rsidP="00133FC6">
      <w:pPr>
        <w:pStyle w:val="Paragrafoelenco"/>
        <w:numPr>
          <w:ilvl w:val="0"/>
          <w:numId w:val="603"/>
        </w:numPr>
        <w:spacing w:after="120" w:line="259" w:lineRule="auto"/>
        <w:ind w:left="357" w:hanging="357"/>
        <w:contextualSpacing w:val="0"/>
        <w:jc w:val="both"/>
        <w:rPr>
          <w:ins w:id="25427" w:author="Rosati Michele (GSE)" w:date="2025-10-24T19:13:00Z" w16du:dateUtc="2025-10-24T17:13:00Z"/>
          <w:rFonts w:ascii="Calibri" w:hAnsi="Calibri" w:cs="Calibri"/>
          <w:sz w:val="22"/>
          <w:szCs w:val="22"/>
          <w:rPrChange w:id="25428" w:author="Rosati Michele (GSE)" w:date="2025-10-24T20:30:00Z" w16du:dateUtc="2025-10-24T18:30:00Z">
            <w:rPr>
              <w:ins w:id="25429" w:author="Rosati Michele (GSE)" w:date="2025-10-24T19:13:00Z" w16du:dateUtc="2025-10-24T17:13:00Z"/>
              <w:rFonts w:ascii="Calibri" w:hAnsi="Calibri" w:cs="Calibri"/>
              <w:sz w:val="20"/>
              <w:szCs w:val="20"/>
            </w:rPr>
          </w:rPrChange>
        </w:rPr>
      </w:pPr>
      <w:ins w:id="25430" w:author="Rosati Michele (GSE)" w:date="2025-10-24T19:13:00Z" w16du:dateUtc="2025-10-24T17:13:00Z">
        <w:r w:rsidRPr="00543C1E">
          <w:rPr>
            <w:rFonts w:ascii="Calibri" w:hAnsi="Calibri" w:cs="Calibri"/>
            <w:sz w:val="22"/>
            <w:szCs w:val="22"/>
            <w:rPrChange w:id="25431" w:author="Rosati Michele (GSE)" w:date="2025-10-24T20:30:00Z" w16du:dateUtc="2025-10-24T18:30:00Z">
              <w:rPr>
                <w:rFonts w:ascii="Calibri" w:hAnsi="Calibri" w:cs="Calibri"/>
                <w:sz w:val="20"/>
                <w:szCs w:val="20"/>
              </w:rPr>
            </w:rPrChange>
          </w:rPr>
          <w:t xml:space="preserve">sistema ibrido </w:t>
        </w:r>
        <w:r w:rsidRPr="00543C1E">
          <w:rPr>
            <w:rFonts w:ascii="Calibri" w:hAnsi="Calibri" w:cs="Calibri"/>
            <w:i/>
            <w:iCs/>
            <w:sz w:val="22"/>
            <w:szCs w:val="22"/>
            <w:rPrChange w:id="25432" w:author="Rosati Michele (GSE)" w:date="2025-10-24T20:30:00Z" w16du:dateUtc="2025-10-24T18:30:00Z">
              <w:rPr>
                <w:rFonts w:ascii="Calibri" w:hAnsi="Calibri" w:cs="Calibri"/>
                <w:i/>
                <w:iCs/>
                <w:sz w:val="20"/>
                <w:szCs w:val="20"/>
              </w:rPr>
            </w:rPrChange>
          </w:rPr>
          <w:t>factory made</w:t>
        </w:r>
        <w:r w:rsidRPr="00543C1E">
          <w:rPr>
            <w:rFonts w:ascii="Calibri" w:hAnsi="Calibri" w:cs="Calibri"/>
            <w:sz w:val="22"/>
            <w:szCs w:val="22"/>
            <w:rPrChange w:id="25433" w:author="Rosati Michele (GSE)" w:date="2025-10-24T20:30:00Z" w16du:dateUtc="2025-10-24T18:30:00Z">
              <w:rPr>
                <w:rFonts w:ascii="Calibri" w:hAnsi="Calibri" w:cs="Calibri"/>
                <w:sz w:val="20"/>
                <w:szCs w:val="20"/>
              </w:rPr>
            </w:rPrChange>
          </w:rPr>
          <w:t xml:space="preserve"> a pompa di calore, definito all’art. 2, comma 1, lett.  lettera qq) del Decreto e inteso come un apparato costituito da un gruppo funzionale di generatori a pompa di calore, elettrica o a gas, integrato con un gruppo funzionale di caldaie a condensazione, a gas o a biomassa, assemblati in fabbrica dal costruttore (</w:t>
        </w:r>
        <w:r w:rsidRPr="00543C1E">
          <w:rPr>
            <w:rFonts w:ascii="Calibri" w:hAnsi="Calibri" w:cs="Calibri"/>
            <w:i/>
            <w:iCs/>
            <w:sz w:val="22"/>
            <w:szCs w:val="22"/>
            <w:rPrChange w:id="25434" w:author="Rosati Michele (GSE)" w:date="2025-10-24T20:30:00Z" w16du:dateUtc="2025-10-24T18:30:00Z">
              <w:rPr>
                <w:rFonts w:ascii="Calibri" w:hAnsi="Calibri" w:cs="Calibri"/>
                <w:i/>
                <w:iCs/>
                <w:sz w:val="20"/>
                <w:szCs w:val="20"/>
              </w:rPr>
            </w:rPrChange>
          </w:rPr>
          <w:t>factory made</w:t>
        </w:r>
        <w:r w:rsidRPr="00543C1E">
          <w:rPr>
            <w:rFonts w:ascii="Calibri" w:hAnsi="Calibri" w:cs="Calibri"/>
            <w:sz w:val="22"/>
            <w:szCs w:val="22"/>
            <w:rPrChange w:id="25435" w:author="Rosati Michele (GSE)" w:date="2025-10-24T20:30:00Z" w16du:dateUtc="2025-10-24T18:30:00Z">
              <w:rPr>
                <w:rFonts w:ascii="Calibri" w:hAnsi="Calibri" w:cs="Calibri"/>
                <w:sz w:val="20"/>
                <w:szCs w:val="20"/>
              </w:rPr>
            </w:rPrChange>
          </w:rPr>
          <w:t>) per lavorare in combinazione tra loro per mezzo di un sistema di regolazione "intelligente";</w:t>
        </w:r>
      </w:ins>
    </w:p>
    <w:p w14:paraId="29F4F22C" w14:textId="77777777" w:rsidR="00133FC6" w:rsidRPr="00543C1E" w:rsidRDefault="00133FC6" w:rsidP="00133FC6">
      <w:pPr>
        <w:pStyle w:val="Paragrafoelenco"/>
        <w:numPr>
          <w:ilvl w:val="0"/>
          <w:numId w:val="603"/>
        </w:numPr>
        <w:spacing w:after="120" w:line="259" w:lineRule="auto"/>
        <w:ind w:left="357" w:hanging="357"/>
        <w:contextualSpacing w:val="0"/>
        <w:jc w:val="both"/>
        <w:rPr>
          <w:ins w:id="25436" w:author="Rosati Michele (GSE)" w:date="2025-10-24T19:13:00Z" w16du:dateUtc="2025-10-24T17:13:00Z"/>
          <w:rFonts w:ascii="Calibri" w:hAnsi="Calibri" w:cs="Calibri"/>
          <w:sz w:val="22"/>
          <w:szCs w:val="22"/>
          <w:rPrChange w:id="25437" w:author="Rosati Michele (GSE)" w:date="2025-10-24T20:30:00Z" w16du:dateUtc="2025-10-24T18:30:00Z">
            <w:rPr>
              <w:ins w:id="25438" w:author="Rosati Michele (GSE)" w:date="2025-10-24T19:13:00Z" w16du:dateUtc="2025-10-24T17:13:00Z"/>
              <w:rFonts w:ascii="Calibri" w:hAnsi="Calibri" w:cs="Calibri"/>
              <w:sz w:val="20"/>
              <w:szCs w:val="20"/>
            </w:rPr>
          </w:rPrChange>
        </w:rPr>
      </w:pPr>
      <w:ins w:id="25439" w:author="Rosati Michele (GSE)" w:date="2025-10-24T19:13:00Z" w16du:dateUtc="2025-10-24T17:13:00Z">
        <w:r w:rsidRPr="00543C1E">
          <w:rPr>
            <w:rFonts w:ascii="Calibri" w:hAnsi="Calibri" w:cs="Calibri"/>
            <w:sz w:val="22"/>
            <w:szCs w:val="22"/>
            <w:rPrChange w:id="25440" w:author="Rosati Michele (GSE)" w:date="2025-10-24T20:30:00Z" w16du:dateUtc="2025-10-24T18:30:00Z">
              <w:rPr>
                <w:rFonts w:ascii="Calibri" w:hAnsi="Calibri" w:cs="Calibri"/>
                <w:sz w:val="20"/>
                <w:szCs w:val="20"/>
              </w:rPr>
            </w:rPrChange>
          </w:rPr>
          <w:t>sistema bivalente a pompa di calore, definito all’art. 2, comma 1 lettera pp) del Decreto e inteso come apparato costituito da un gruppo primario a pompa di calore, abbinato ad un gruppo secondario a condensazione, alimentato a gas o a biomassa, non assemblati in fabbrica, ma in campo. Tale sistema bivalente può essere realizzato anche tramite l’installazione di una pompa di calore “</w:t>
        </w:r>
        <w:r w:rsidRPr="00543C1E">
          <w:rPr>
            <w:rFonts w:ascii="Calibri" w:hAnsi="Calibri" w:cs="Calibri"/>
            <w:i/>
            <w:iCs/>
            <w:sz w:val="22"/>
            <w:szCs w:val="22"/>
            <w:rPrChange w:id="25441" w:author="Rosati Michele (GSE)" w:date="2025-10-24T20:30:00Z" w16du:dateUtc="2025-10-24T18:30:00Z">
              <w:rPr>
                <w:rFonts w:ascii="Calibri" w:hAnsi="Calibri" w:cs="Calibri"/>
                <w:i/>
                <w:iCs/>
                <w:sz w:val="20"/>
                <w:szCs w:val="20"/>
              </w:rPr>
            </w:rPrChange>
          </w:rPr>
          <w:t>add on</w:t>
        </w:r>
        <w:r w:rsidRPr="00543C1E">
          <w:rPr>
            <w:rFonts w:ascii="Calibri" w:hAnsi="Calibri" w:cs="Calibri"/>
            <w:sz w:val="22"/>
            <w:szCs w:val="22"/>
            <w:rPrChange w:id="25442" w:author="Rosati Michele (GSE)" w:date="2025-10-24T20:30:00Z" w16du:dateUtc="2025-10-24T18:30:00Z">
              <w:rPr>
                <w:rFonts w:ascii="Calibri" w:hAnsi="Calibri" w:cs="Calibri"/>
                <w:sz w:val="20"/>
                <w:szCs w:val="20"/>
              </w:rPr>
            </w:rPrChange>
          </w:rPr>
          <w:t xml:space="preserve">”, come definita all’art. 2, comma 1, lettera ff) del Decreto, ad integrazione di una caldaia a condensazione preesistente, alimentata esclusivamente a gas, senza obbligo di smaltimento di eventuali generatori preesistenti. </w:t>
        </w:r>
      </w:ins>
    </w:p>
    <w:p w14:paraId="19BBDF2E" w14:textId="77777777" w:rsidR="005B7956" w:rsidRDefault="00133FC6" w:rsidP="005B7956">
      <w:pPr>
        <w:spacing w:after="120"/>
        <w:jc w:val="both"/>
        <w:rPr>
          <w:ins w:id="25443" w:author="Rosati Michele (GSE)" w:date="2025-10-26T16:34:00Z" w16du:dateUtc="2025-10-26T15:34:00Z"/>
          <w:rFonts w:ascii="Calibri" w:hAnsi="Calibri" w:cs="Calibri"/>
          <w:sz w:val="22"/>
          <w:szCs w:val="22"/>
        </w:rPr>
      </w:pPr>
      <w:ins w:id="25444" w:author="Rosati Michele (GSE)" w:date="2025-10-24T19:13:00Z" w16du:dateUtc="2025-10-24T17:13:00Z">
        <w:r w:rsidRPr="00543C1E">
          <w:rPr>
            <w:rFonts w:ascii="Calibri" w:hAnsi="Calibri" w:cs="Calibri"/>
            <w:sz w:val="22"/>
            <w:szCs w:val="22"/>
            <w:rPrChange w:id="25445" w:author="Rosati Michele (GSE)" w:date="2025-10-24T20:30:00Z" w16du:dateUtc="2025-10-24T18:30:00Z">
              <w:rPr>
                <w:rFonts w:ascii="Calibri" w:hAnsi="Calibri" w:cs="Calibri"/>
                <w:sz w:val="20"/>
                <w:szCs w:val="20"/>
              </w:rPr>
            </w:rPrChange>
          </w:rPr>
          <w:t>In ogni caso, tutti i generatori dei diversi gruppi devono essere controllati per mezzo di un sistema di regolazione “intelligente” finalizzato a massimizzare l’efficienza energetica del sistema stesso.</w:t>
        </w:r>
      </w:ins>
    </w:p>
    <w:p w14:paraId="1DC4681E" w14:textId="77777777" w:rsidR="00133FC6" w:rsidRPr="00543C1E" w:rsidRDefault="00133FC6">
      <w:pPr>
        <w:spacing w:after="120"/>
        <w:jc w:val="both"/>
        <w:rPr>
          <w:ins w:id="25446" w:author="Rosati Michele (GSE)" w:date="2025-10-24T19:13:00Z" w16du:dateUtc="2025-10-24T17:13:00Z"/>
          <w:rFonts w:ascii="Calibri" w:hAnsi="Calibri" w:cs="Calibri"/>
          <w:sz w:val="22"/>
          <w:szCs w:val="22"/>
          <w:rPrChange w:id="25447" w:author="Rosati Michele (GSE)" w:date="2025-10-24T20:30:00Z" w16du:dateUtc="2025-10-24T18:30:00Z">
            <w:rPr>
              <w:ins w:id="25448" w:author="Rosati Michele (GSE)" w:date="2025-10-24T19:13:00Z" w16du:dateUtc="2025-10-24T17:13:00Z"/>
              <w:rFonts w:ascii="Calibri" w:hAnsi="Calibri" w:cs="Calibri"/>
              <w:sz w:val="20"/>
              <w:szCs w:val="20"/>
            </w:rPr>
          </w:rPrChange>
        </w:rPr>
        <w:pPrChange w:id="25449" w:author="Rosati Michele (GSE)" w:date="2025-10-26T16:34:00Z" w16du:dateUtc="2025-10-26T15:34:00Z">
          <w:pPr>
            <w:widowControl w:val="0"/>
            <w:autoSpaceDE w:val="0"/>
            <w:autoSpaceDN w:val="0"/>
            <w:spacing w:line="276" w:lineRule="auto"/>
            <w:ind w:left="38"/>
            <w:jc w:val="both"/>
          </w:pPr>
        </w:pPrChange>
      </w:pPr>
      <w:ins w:id="25450" w:author="Rosati Michele (GSE)" w:date="2025-10-24T19:13:00Z" w16du:dateUtc="2025-10-24T17:13:00Z">
        <w:r w:rsidRPr="00543C1E">
          <w:rPr>
            <w:rFonts w:ascii="Calibri" w:hAnsi="Calibri" w:cs="Calibri"/>
            <w:sz w:val="22"/>
            <w:szCs w:val="22"/>
            <w:rPrChange w:id="25451" w:author="Rosati Michele (GSE)" w:date="2025-10-24T20:30:00Z" w16du:dateUtc="2025-10-24T18:30:00Z">
              <w:rPr>
                <w:rFonts w:ascii="Calibri" w:hAnsi="Calibri" w:cs="Calibri"/>
                <w:sz w:val="20"/>
                <w:szCs w:val="20"/>
              </w:rPr>
            </w:rPrChange>
          </w:rPr>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p>
    <w:p w14:paraId="4A490602" w14:textId="68729531" w:rsidR="000D1F8B" w:rsidRPr="0065051D" w:rsidRDefault="00133FC6">
      <w:pPr>
        <w:pStyle w:val="TITOLO20"/>
        <w:numPr>
          <w:ilvl w:val="2"/>
          <w:numId w:val="292"/>
        </w:numPr>
        <w:ind w:left="1134" w:hanging="708"/>
        <w:rPr>
          <w:ins w:id="25452" w:author="Rosati Michele (GSE)" w:date="2025-10-24T19:13:00Z" w16du:dateUtc="2025-10-24T17:13:00Z"/>
        </w:rPr>
        <w:pPrChange w:id="25453" w:author="Rosati Michele (GSE)" w:date="2025-10-26T17:22:00Z" w16du:dateUtc="2025-10-26T16:22:00Z">
          <w:pPr>
            <w:spacing w:after="120"/>
            <w:jc w:val="both"/>
          </w:pPr>
        </w:pPrChange>
      </w:pPr>
      <w:bookmarkStart w:id="25454" w:name="_Toc212462702"/>
      <w:ins w:id="25455" w:author="Rosati Michele (GSE)" w:date="2025-10-24T19:13:00Z" w16du:dateUtc="2025-10-24T17:13:00Z">
        <w:r w:rsidRPr="0065051D">
          <w:t>Soggetti che possono richiedere l’incentivo</w:t>
        </w:r>
        <w:bookmarkEnd w:id="25454"/>
      </w:ins>
    </w:p>
    <w:p w14:paraId="57BC3257" w14:textId="77777777" w:rsidR="00133FC6" w:rsidRPr="00426186" w:rsidRDefault="00133FC6" w:rsidP="00133FC6">
      <w:pPr>
        <w:spacing w:after="120"/>
        <w:jc w:val="both"/>
        <w:rPr>
          <w:ins w:id="25456" w:author="Rosati Michele (GSE)" w:date="2025-10-24T19:13:00Z" w16du:dateUtc="2025-10-24T17:13:00Z"/>
          <w:rFonts w:ascii="Calibri" w:hAnsi="Calibri" w:cs="Calibri"/>
          <w:sz w:val="22"/>
          <w:szCs w:val="22"/>
          <w:rPrChange w:id="25457" w:author="Rosati Michele (GSE)" w:date="2025-10-24T20:13:00Z" w16du:dateUtc="2025-10-24T18:13:00Z">
            <w:rPr>
              <w:ins w:id="25458" w:author="Rosati Michele (GSE)" w:date="2025-10-24T19:13:00Z" w16du:dateUtc="2025-10-24T17:13:00Z"/>
              <w:rFonts w:ascii="Calibri" w:hAnsi="Calibri" w:cs="Calibri"/>
              <w:sz w:val="20"/>
              <w:szCs w:val="20"/>
            </w:rPr>
          </w:rPrChange>
        </w:rPr>
      </w:pPr>
      <w:ins w:id="25459" w:author="Rosati Michele (GSE)" w:date="2025-10-24T19:13:00Z" w16du:dateUtc="2025-10-24T17:13:00Z">
        <w:r w:rsidRPr="00426186">
          <w:rPr>
            <w:rFonts w:ascii="Calibri" w:hAnsi="Calibri" w:cs="Calibri"/>
            <w:sz w:val="22"/>
            <w:szCs w:val="22"/>
            <w:rPrChange w:id="25460" w:author="Rosati Michele (GSE)" w:date="2025-10-24T20:13:00Z" w16du:dateUtc="2025-10-24T18:13:00Z">
              <w:rPr>
                <w:rFonts w:ascii="Calibri" w:hAnsi="Calibri" w:cs="Calibri"/>
                <w:sz w:val="20"/>
                <w:szCs w:val="20"/>
              </w:rPr>
            </w:rPrChange>
          </w:rPr>
          <w:t>Possono accedere agli incentivi:</w:t>
        </w:r>
      </w:ins>
    </w:p>
    <w:p w14:paraId="69E40F77" w14:textId="77777777" w:rsidR="00133FC6" w:rsidRPr="00426186" w:rsidRDefault="00133FC6" w:rsidP="00133FC6">
      <w:pPr>
        <w:pStyle w:val="Paragrafoelenco"/>
        <w:numPr>
          <w:ilvl w:val="0"/>
          <w:numId w:val="468"/>
        </w:numPr>
        <w:spacing w:after="120" w:line="259" w:lineRule="auto"/>
        <w:ind w:left="357" w:hanging="357"/>
        <w:jc w:val="both"/>
        <w:rPr>
          <w:ins w:id="25461" w:author="Rosati Michele (GSE)" w:date="2025-10-24T19:13:00Z" w16du:dateUtc="2025-10-24T17:13:00Z"/>
          <w:rFonts w:ascii="Calibri" w:hAnsi="Calibri" w:cs="Calibri"/>
          <w:sz w:val="22"/>
          <w:szCs w:val="22"/>
          <w:rPrChange w:id="25462" w:author="Rosati Michele (GSE)" w:date="2025-10-24T20:13:00Z" w16du:dateUtc="2025-10-24T18:13:00Z">
            <w:rPr>
              <w:ins w:id="25463" w:author="Rosati Michele (GSE)" w:date="2025-10-24T19:13:00Z" w16du:dateUtc="2025-10-24T17:13:00Z"/>
              <w:rFonts w:ascii="Calibri" w:hAnsi="Calibri" w:cs="Calibri"/>
              <w:sz w:val="20"/>
              <w:szCs w:val="20"/>
            </w:rPr>
          </w:rPrChange>
        </w:rPr>
      </w:pPr>
      <w:ins w:id="25464" w:author="Rosati Michele (GSE)" w:date="2025-10-24T19:13:00Z" w16du:dateUtc="2025-10-24T17:13:00Z">
        <w:r w:rsidRPr="00426186">
          <w:rPr>
            <w:rFonts w:ascii="Calibri" w:hAnsi="Calibri" w:cs="Calibri"/>
            <w:sz w:val="22"/>
            <w:szCs w:val="22"/>
            <w:rPrChange w:id="25465" w:author="Rosati Michele (GSE)" w:date="2025-10-24T20:13:00Z" w16du:dateUtc="2025-10-24T18:13:00Z">
              <w:rPr>
                <w:rFonts w:ascii="Calibri" w:hAnsi="Calibri" w:cs="Calibri"/>
                <w:sz w:val="20"/>
                <w:szCs w:val="20"/>
              </w:rPr>
            </w:rPrChange>
          </w:rPr>
          <w:t xml:space="preserve">le Amministrazioni Pubbliche; </w:t>
        </w:r>
      </w:ins>
    </w:p>
    <w:p w14:paraId="6D323C97" w14:textId="77777777" w:rsidR="00133FC6" w:rsidRPr="00426186" w:rsidRDefault="00133FC6" w:rsidP="00133FC6">
      <w:pPr>
        <w:pStyle w:val="Paragrafoelenco"/>
        <w:numPr>
          <w:ilvl w:val="0"/>
          <w:numId w:val="468"/>
        </w:numPr>
        <w:spacing w:after="120" w:line="259" w:lineRule="auto"/>
        <w:jc w:val="both"/>
        <w:rPr>
          <w:ins w:id="25466" w:author="Rosati Michele (GSE)" w:date="2025-10-24T19:13:00Z" w16du:dateUtc="2025-10-24T17:13:00Z"/>
          <w:rFonts w:ascii="Calibri" w:hAnsi="Calibri" w:cs="Calibri"/>
          <w:sz w:val="22"/>
          <w:szCs w:val="22"/>
          <w:rPrChange w:id="25467" w:author="Rosati Michele (GSE)" w:date="2025-10-24T20:13:00Z" w16du:dateUtc="2025-10-24T18:13:00Z">
            <w:rPr>
              <w:ins w:id="25468" w:author="Rosati Michele (GSE)" w:date="2025-10-24T19:13:00Z" w16du:dateUtc="2025-10-24T17:13:00Z"/>
              <w:rFonts w:ascii="Calibri" w:hAnsi="Calibri" w:cs="Calibri"/>
              <w:sz w:val="20"/>
              <w:szCs w:val="20"/>
            </w:rPr>
          </w:rPrChange>
        </w:rPr>
      </w:pPr>
      <w:ins w:id="25469" w:author="Rosati Michele (GSE)" w:date="2025-10-24T19:13:00Z" w16du:dateUtc="2025-10-24T17:13:00Z">
        <w:r w:rsidRPr="00426186">
          <w:rPr>
            <w:rFonts w:ascii="Calibri" w:hAnsi="Calibri" w:cs="Calibri"/>
            <w:sz w:val="22"/>
            <w:szCs w:val="22"/>
            <w:rPrChange w:id="25470" w:author="Rosati Michele (GSE)" w:date="2025-10-24T20:13:00Z" w16du:dateUtc="2025-10-24T18:13:00Z">
              <w:rPr>
                <w:rFonts w:ascii="Calibri" w:hAnsi="Calibri" w:cs="Calibri"/>
                <w:sz w:val="20"/>
                <w:szCs w:val="20"/>
              </w:rPr>
            </w:rPrChange>
          </w:rPr>
          <w:t xml:space="preserve">gli Enti del Terzo Settore (ETS);  </w:t>
        </w:r>
      </w:ins>
    </w:p>
    <w:p w14:paraId="3B4B706E" w14:textId="77777777" w:rsidR="00133FC6" w:rsidRPr="00426186" w:rsidRDefault="00133FC6" w:rsidP="00133FC6">
      <w:pPr>
        <w:pStyle w:val="Paragrafoelenco"/>
        <w:numPr>
          <w:ilvl w:val="0"/>
          <w:numId w:val="468"/>
        </w:numPr>
        <w:spacing w:after="120" w:line="259" w:lineRule="auto"/>
        <w:jc w:val="both"/>
        <w:rPr>
          <w:ins w:id="25471" w:author="Rosati Michele (GSE)" w:date="2025-10-24T19:13:00Z" w16du:dateUtc="2025-10-24T17:13:00Z"/>
          <w:rFonts w:ascii="Calibri" w:hAnsi="Calibri" w:cs="Calibri"/>
          <w:sz w:val="22"/>
          <w:szCs w:val="22"/>
          <w:rPrChange w:id="25472" w:author="Rosati Michele (GSE)" w:date="2025-10-24T20:13:00Z" w16du:dateUtc="2025-10-24T18:13:00Z">
            <w:rPr>
              <w:ins w:id="25473" w:author="Rosati Michele (GSE)" w:date="2025-10-24T19:13:00Z" w16du:dateUtc="2025-10-24T17:13:00Z"/>
              <w:rFonts w:ascii="Calibri" w:hAnsi="Calibri" w:cs="Calibri"/>
              <w:sz w:val="20"/>
              <w:szCs w:val="20"/>
            </w:rPr>
          </w:rPrChange>
        </w:rPr>
      </w:pPr>
      <w:ins w:id="25474" w:author="Rosati Michele (GSE)" w:date="2025-10-24T19:13:00Z" w16du:dateUtc="2025-10-24T17:13:00Z">
        <w:r w:rsidRPr="00426186">
          <w:rPr>
            <w:rFonts w:ascii="Calibri" w:hAnsi="Calibri" w:cs="Calibri"/>
            <w:sz w:val="22"/>
            <w:szCs w:val="22"/>
            <w:rPrChange w:id="25475" w:author="Rosati Michele (GSE)" w:date="2025-10-24T20:13:00Z" w16du:dateUtc="2025-10-24T18:13:00Z">
              <w:rPr>
                <w:rFonts w:ascii="Calibri" w:hAnsi="Calibri" w:cs="Calibri"/>
                <w:sz w:val="20"/>
                <w:szCs w:val="20"/>
              </w:rPr>
            </w:rPrChange>
          </w:rPr>
          <w:t>i soggetti privati, per interventi eseguiti su edifici/unità immobiliari appartenenti all’ambito residenziale e terziario.</w:t>
        </w:r>
      </w:ins>
    </w:p>
    <w:p w14:paraId="1F22DDBC" w14:textId="5D3AE7F1" w:rsidR="00133FC6" w:rsidRDefault="00133FC6" w:rsidP="00133FC6">
      <w:pPr>
        <w:spacing w:after="120"/>
        <w:jc w:val="both"/>
        <w:rPr>
          <w:ins w:id="25476" w:author="Rosati Michele (GSE)" w:date="2025-10-26T16:54:00Z" w16du:dateUtc="2025-10-26T15:54:00Z"/>
          <w:rFonts w:ascii="Calibri" w:hAnsi="Calibri" w:cs="Calibri"/>
          <w:sz w:val="22"/>
          <w:szCs w:val="22"/>
        </w:rPr>
      </w:pPr>
      <w:ins w:id="25477" w:author="Rosati Michele (GSE)" w:date="2025-10-24T19:13:00Z" w16du:dateUtc="2025-10-24T17:13:00Z">
        <w:r w:rsidRPr="00426186">
          <w:rPr>
            <w:rFonts w:ascii="Calibri" w:hAnsi="Calibri" w:cs="Calibri"/>
            <w:sz w:val="22"/>
            <w:szCs w:val="22"/>
            <w:rPrChange w:id="25478" w:author="Rosati Michele (GSE)" w:date="2025-10-24T20:13:00Z" w16du:dateUtc="2025-10-24T18:13:00Z">
              <w:rPr>
                <w:rFonts w:ascii="Calibri" w:hAnsi="Calibri" w:cs="Calibri"/>
                <w:sz w:val="20"/>
                <w:szCs w:val="20"/>
              </w:rPr>
            </w:rPrChange>
          </w:rPr>
          <w:t xml:space="preserve">Per la puntuale ammissibilità al meccanismo incentivante direttamente o tramite le ESCO e gli altri soggetti abilitati si rimanda al paragrafo </w:t>
        </w:r>
        <w:r w:rsidRPr="00426186">
          <w:rPr>
            <w:rFonts w:ascii="Calibri" w:hAnsi="Calibri" w:cs="Calibri"/>
            <w:sz w:val="22"/>
            <w:szCs w:val="22"/>
            <w:highlight w:val="yellow"/>
            <w:rPrChange w:id="25479" w:author="Rosati Michele (GSE)" w:date="2025-10-24T20:13:00Z" w16du:dateUtc="2025-10-24T18:13:00Z">
              <w:rPr>
                <w:rFonts w:ascii="Calibri" w:hAnsi="Calibri" w:cs="Calibri"/>
                <w:sz w:val="20"/>
                <w:szCs w:val="20"/>
                <w:highlight w:val="yellow"/>
              </w:rPr>
            </w:rPrChange>
          </w:rPr>
          <w:t>3.5</w:t>
        </w:r>
        <w:r w:rsidRPr="00426186">
          <w:rPr>
            <w:rFonts w:ascii="Calibri" w:hAnsi="Calibri" w:cs="Calibri"/>
            <w:sz w:val="22"/>
            <w:szCs w:val="22"/>
            <w:rPrChange w:id="25480" w:author="Rosati Michele (GSE)" w:date="2025-10-24T20:13:00Z" w16du:dateUtc="2025-10-24T18:13:00Z">
              <w:rPr>
                <w:rFonts w:ascii="Calibri" w:hAnsi="Calibri" w:cs="Calibri"/>
                <w:sz w:val="20"/>
                <w:szCs w:val="20"/>
              </w:rPr>
            </w:rPrChange>
          </w:rPr>
          <w:t>.</w:t>
        </w:r>
      </w:ins>
    </w:p>
    <w:p w14:paraId="791A5677" w14:textId="76DCC200" w:rsidR="00E342F2" w:rsidRPr="0065051D" w:rsidRDefault="00E342F2">
      <w:pPr>
        <w:pStyle w:val="TITOLO20"/>
        <w:numPr>
          <w:ilvl w:val="2"/>
          <w:numId w:val="292"/>
        </w:numPr>
        <w:ind w:left="1134" w:hanging="708"/>
        <w:rPr>
          <w:ins w:id="25481" w:author="Rosati Michele (GSE)" w:date="2025-10-24T19:13:00Z" w16du:dateUtc="2025-10-24T17:13:00Z"/>
          <w:b w:val="0"/>
          <w:bCs w:val="0"/>
          <w:rPrChange w:id="25482" w:author="Rosati Michele (GSE)" w:date="2025-10-26T17:34:00Z" w16du:dateUtc="2025-10-26T16:34:00Z">
            <w:rPr>
              <w:ins w:id="25483" w:author="Rosati Michele (GSE)" w:date="2025-10-24T19:13:00Z" w16du:dateUtc="2025-10-24T17:13:00Z"/>
              <w:rFonts w:ascii="Calibri" w:hAnsi="Calibri" w:cs="Calibri"/>
              <w:b/>
              <w:bCs/>
              <w:i/>
              <w:iCs/>
              <w:sz w:val="20"/>
              <w:szCs w:val="20"/>
            </w:rPr>
          </w:rPrChange>
        </w:rPr>
        <w:pPrChange w:id="25484" w:author="Rosati Michele (GSE)" w:date="2025-10-26T17:34:00Z" w16du:dateUtc="2025-10-26T16:34:00Z">
          <w:pPr>
            <w:spacing w:after="120"/>
            <w:jc w:val="both"/>
          </w:pPr>
        </w:pPrChange>
      </w:pPr>
      <w:bookmarkStart w:id="25485" w:name="_Toc212462703"/>
      <w:ins w:id="25486" w:author="Rosati Michele (GSE)" w:date="2025-10-26T16:54:00Z">
        <w:r w:rsidRPr="005F4B35">
          <w:lastRenderedPageBreak/>
          <w:t>Requisiti tecnici per l’accesso all’incentivo (Allegato II del Decreto)</w:t>
        </w:r>
      </w:ins>
      <w:bookmarkEnd w:id="25485"/>
    </w:p>
    <w:p w14:paraId="1D6F3C8D" w14:textId="77777777" w:rsidR="00133FC6" w:rsidRPr="00655372" w:rsidRDefault="00133FC6" w:rsidP="00133FC6">
      <w:pPr>
        <w:spacing w:after="120"/>
        <w:jc w:val="both"/>
        <w:rPr>
          <w:ins w:id="25487" w:author="Rosati Michele (GSE)" w:date="2025-10-24T19:13:00Z" w16du:dateUtc="2025-10-24T17:13:00Z"/>
          <w:rFonts w:ascii="Calibri" w:hAnsi="Calibri" w:cs="Calibri"/>
          <w:sz w:val="22"/>
          <w:szCs w:val="22"/>
          <w:rPrChange w:id="25488" w:author="Rosati Michele (GSE)" w:date="2025-10-24T20:14:00Z" w16du:dateUtc="2025-10-24T18:14:00Z">
            <w:rPr>
              <w:ins w:id="25489" w:author="Rosati Michele (GSE)" w:date="2025-10-24T19:13:00Z" w16du:dateUtc="2025-10-24T17:13:00Z"/>
              <w:rFonts w:ascii="Calibri" w:hAnsi="Calibri" w:cs="Calibri"/>
              <w:sz w:val="20"/>
              <w:szCs w:val="20"/>
            </w:rPr>
          </w:rPrChange>
        </w:rPr>
      </w:pPr>
      <w:ins w:id="25490" w:author="Rosati Michele (GSE)" w:date="2025-10-24T19:13:00Z" w16du:dateUtc="2025-10-24T17:13:00Z">
        <w:r w:rsidRPr="00655372">
          <w:rPr>
            <w:rFonts w:ascii="Calibri" w:hAnsi="Calibri" w:cs="Calibri"/>
            <w:sz w:val="22"/>
            <w:szCs w:val="22"/>
            <w:rPrChange w:id="25491" w:author="Rosati Michele (GSE)" w:date="2025-10-24T20:14:00Z" w16du:dateUtc="2025-10-24T18:14:00Z">
              <w:rPr>
                <w:rFonts w:ascii="Calibri" w:hAnsi="Calibri" w:cs="Calibri"/>
                <w:sz w:val="20"/>
                <w:szCs w:val="20"/>
              </w:rPr>
            </w:rPrChange>
          </w:rPr>
          <w:t xml:space="preserve">Sono di seguito riportati i requisiti minimi richiesti per l’accesso all’incentivo in relazione alle diverse tipologie di sistema sopra descritte (ibrido </w:t>
        </w:r>
        <w:r w:rsidRPr="00655372">
          <w:rPr>
            <w:rFonts w:ascii="Calibri" w:hAnsi="Calibri" w:cs="Calibri"/>
            <w:i/>
            <w:iCs/>
            <w:sz w:val="22"/>
            <w:szCs w:val="22"/>
            <w:rPrChange w:id="25492" w:author="Rosati Michele (GSE)" w:date="2025-10-24T20:14:00Z" w16du:dateUtc="2025-10-24T18:14:00Z">
              <w:rPr>
                <w:rFonts w:ascii="Calibri" w:hAnsi="Calibri" w:cs="Calibri"/>
                <w:i/>
                <w:iCs/>
                <w:sz w:val="20"/>
                <w:szCs w:val="20"/>
              </w:rPr>
            </w:rPrChange>
          </w:rPr>
          <w:t>factory made</w:t>
        </w:r>
        <w:r w:rsidRPr="00655372">
          <w:rPr>
            <w:rFonts w:ascii="Calibri" w:hAnsi="Calibri" w:cs="Calibri"/>
            <w:sz w:val="22"/>
            <w:szCs w:val="22"/>
            <w:rPrChange w:id="25493" w:author="Rosati Michele (GSE)" w:date="2025-10-24T20:14:00Z" w16du:dateUtc="2025-10-24T18:14:00Z">
              <w:rPr>
                <w:rFonts w:ascii="Calibri" w:hAnsi="Calibri" w:cs="Calibri"/>
                <w:sz w:val="20"/>
                <w:szCs w:val="20"/>
              </w:rPr>
            </w:rPrChange>
          </w:rPr>
          <w:t>, bivalente e pompa di calore “add on”) e volti a garantire l'effettivo miglioramento dell'efficienza energetica del sistema.</w:t>
        </w:r>
      </w:ins>
    </w:p>
    <w:p w14:paraId="4F72B2AE" w14:textId="77777777" w:rsidR="00133FC6" w:rsidRDefault="00133FC6" w:rsidP="00133FC6">
      <w:pPr>
        <w:spacing w:after="120"/>
        <w:jc w:val="both"/>
        <w:rPr>
          <w:ins w:id="25494" w:author="Rosati Michele (GSE)" w:date="2025-10-24T21:49:00Z" w16du:dateUtc="2025-10-24T19:49:00Z"/>
          <w:rFonts w:ascii="Calibri" w:hAnsi="Calibri" w:cs="Calibri"/>
          <w:sz w:val="22"/>
          <w:szCs w:val="22"/>
        </w:rPr>
      </w:pPr>
      <w:ins w:id="25495" w:author="Rosati Michele (GSE)" w:date="2025-10-24T19:13:00Z" w16du:dateUtc="2025-10-24T17:13:00Z">
        <w:r w:rsidRPr="00655372">
          <w:rPr>
            <w:rFonts w:ascii="Calibri" w:hAnsi="Calibri" w:cs="Calibri"/>
            <w:sz w:val="22"/>
            <w:szCs w:val="22"/>
            <w:rPrChange w:id="25496" w:author="Rosati Michele (GSE)" w:date="2025-10-24T20:14:00Z" w16du:dateUtc="2025-10-24T18:14:00Z">
              <w:rPr>
                <w:rFonts w:ascii="Calibri" w:hAnsi="Calibri" w:cs="Calibri"/>
                <w:sz w:val="20"/>
                <w:szCs w:val="20"/>
              </w:rPr>
            </w:rPrChange>
          </w:rPr>
          <w:t>Per aver diritto agli incentivi, il fabbricante deve dichiarare il rispetto dei requisiti minimi di seguito elencati in relazione ad ogni distinta tipologia di sistema, specificando separatamente le prestazioni dei sub-componenti del sistema, ovvero del “gruppo funzionale a condensazione” e del “gruppo funzionale a pompa di calore”.</w:t>
        </w:r>
      </w:ins>
    </w:p>
    <w:p w14:paraId="027771E7" w14:textId="77777777" w:rsidR="003870CC" w:rsidRDefault="003870CC" w:rsidP="00DB2D29">
      <w:pPr>
        <w:rPr>
          <w:ins w:id="25497" w:author="Rosati Michele (GSE)" w:date="2025-10-26T16:25:00Z" w16du:dateUtc="2025-10-26T15:25:00Z"/>
        </w:rPr>
      </w:pPr>
    </w:p>
    <w:p w14:paraId="404672A5" w14:textId="43FE00F4" w:rsidR="003F0C91" w:rsidRPr="003870CC" w:rsidRDefault="00133FC6">
      <w:pPr>
        <w:spacing w:after="120"/>
        <w:ind w:firstLine="426"/>
        <w:rPr>
          <w:ins w:id="25498" w:author="Rosati Michele (GSE)" w:date="2025-10-24T19:13:00Z" w16du:dateUtc="2025-10-24T17:13:00Z"/>
          <w:b/>
          <w:bCs/>
          <w:rPrChange w:id="25499" w:author="Rosati Michele (GSE)" w:date="2025-10-26T16:25:00Z" w16du:dateUtc="2025-10-26T15:25:00Z">
            <w:rPr>
              <w:ins w:id="25500" w:author="Rosati Michele (GSE)" w:date="2025-10-24T19:13:00Z" w16du:dateUtc="2025-10-24T17:13:00Z"/>
            </w:rPr>
          </w:rPrChange>
        </w:rPr>
        <w:pPrChange w:id="25501" w:author="Rosati Michele (GSE)" w:date="2025-10-26T17:41:00Z" w16du:dateUtc="2025-10-26T16:41:00Z">
          <w:pPr>
            <w:spacing w:after="120"/>
            <w:jc w:val="both"/>
          </w:pPr>
        </w:pPrChange>
      </w:pPr>
      <w:ins w:id="25502" w:author="Rosati Michele (GSE)" w:date="2025-10-24T19:13:00Z" w16du:dateUtc="2025-10-24T17:13:00Z">
        <w:r w:rsidRPr="003870CC">
          <w:rPr>
            <w:b/>
            <w:bCs/>
            <w:rPrChange w:id="25503" w:author="Rosati Michele (GSE)" w:date="2025-10-26T16:25:00Z" w16du:dateUtc="2025-10-26T15:25:00Z">
              <w:rPr/>
            </w:rPrChange>
          </w:rPr>
          <w:t>9.10.2.1 Sistemi ibridi factory made a pompa di calore</w:t>
        </w:r>
      </w:ins>
    </w:p>
    <w:p w14:paraId="600A67D5" w14:textId="77777777" w:rsidR="00133FC6" w:rsidRPr="00655372" w:rsidRDefault="00133FC6" w:rsidP="00133FC6">
      <w:pPr>
        <w:spacing w:after="120"/>
        <w:jc w:val="both"/>
        <w:rPr>
          <w:ins w:id="25504" w:author="Rosati Michele (GSE)" w:date="2025-10-24T19:13:00Z" w16du:dateUtc="2025-10-24T17:13:00Z"/>
          <w:rFonts w:ascii="Calibri" w:hAnsi="Calibri" w:cs="Calibri"/>
          <w:sz w:val="22"/>
          <w:szCs w:val="22"/>
          <w:rPrChange w:id="25505" w:author="Rosati Michele (GSE)" w:date="2025-10-24T20:14:00Z" w16du:dateUtc="2025-10-24T18:14:00Z">
            <w:rPr>
              <w:ins w:id="25506" w:author="Rosati Michele (GSE)" w:date="2025-10-24T19:13:00Z" w16du:dateUtc="2025-10-24T17:13:00Z"/>
              <w:rFonts w:ascii="Calibri" w:hAnsi="Calibri" w:cs="Calibri"/>
              <w:sz w:val="20"/>
              <w:szCs w:val="20"/>
            </w:rPr>
          </w:rPrChange>
        </w:rPr>
      </w:pPr>
      <w:ins w:id="25507" w:author="Rosati Michele (GSE)" w:date="2025-10-24T19:13:00Z" w16du:dateUtc="2025-10-24T17:13:00Z">
        <w:r w:rsidRPr="00655372">
          <w:rPr>
            <w:rFonts w:ascii="Calibri" w:hAnsi="Calibri" w:cs="Calibri"/>
            <w:sz w:val="22"/>
            <w:szCs w:val="22"/>
            <w:rPrChange w:id="25508" w:author="Rosati Michele (GSE)" w:date="2025-10-24T20:14:00Z" w16du:dateUtc="2025-10-24T18:14:00Z">
              <w:rPr>
                <w:rFonts w:ascii="Calibri" w:hAnsi="Calibri" w:cs="Calibri"/>
                <w:sz w:val="20"/>
                <w:szCs w:val="20"/>
              </w:rPr>
            </w:rPrChange>
          </w:rPr>
          <w:t>Sono di seguito riportati i requisiti minimi richiesti per l’accesso all’incentivo:</w:t>
        </w:r>
      </w:ins>
    </w:p>
    <w:p w14:paraId="0A3E4E45" w14:textId="77777777" w:rsidR="00133FC6" w:rsidRPr="00655372" w:rsidRDefault="00133FC6" w:rsidP="00133FC6">
      <w:pPr>
        <w:pStyle w:val="Paragrafoelenco"/>
        <w:numPr>
          <w:ilvl w:val="0"/>
          <w:numId w:val="607"/>
        </w:numPr>
        <w:spacing w:after="120" w:line="259" w:lineRule="auto"/>
        <w:ind w:left="426" w:hanging="284"/>
        <w:contextualSpacing w:val="0"/>
        <w:jc w:val="both"/>
        <w:rPr>
          <w:ins w:id="25509" w:author="Rosati Michele (GSE)" w:date="2025-10-24T19:13:00Z" w16du:dateUtc="2025-10-24T17:13:00Z"/>
          <w:rFonts w:ascii="Calibri" w:hAnsi="Calibri" w:cs="Calibri"/>
          <w:sz w:val="22"/>
          <w:szCs w:val="22"/>
          <w:rPrChange w:id="25510" w:author="Rosati Michele (GSE)" w:date="2025-10-24T20:14:00Z" w16du:dateUtc="2025-10-24T18:14:00Z">
            <w:rPr>
              <w:ins w:id="25511" w:author="Rosati Michele (GSE)" w:date="2025-10-24T19:13:00Z" w16du:dateUtc="2025-10-24T17:13:00Z"/>
              <w:rFonts w:ascii="Calibri" w:hAnsi="Calibri" w:cs="Calibri"/>
              <w:sz w:val="20"/>
              <w:szCs w:val="20"/>
            </w:rPr>
          </w:rPrChange>
        </w:rPr>
      </w:pPr>
      <w:ins w:id="25512" w:author="Rosati Michele (GSE)" w:date="2025-10-24T19:13:00Z" w16du:dateUtc="2025-10-24T17:13:00Z">
        <w:r w:rsidRPr="00655372">
          <w:rPr>
            <w:rFonts w:ascii="Calibri" w:hAnsi="Calibri" w:cs="Calibri"/>
            <w:sz w:val="22"/>
            <w:szCs w:val="22"/>
            <w:rPrChange w:id="25513" w:author="Rosati Michele (GSE)" w:date="2025-10-24T20:14:00Z" w16du:dateUtc="2025-10-24T18:14:00Z">
              <w:rPr>
                <w:rFonts w:ascii="Calibri" w:hAnsi="Calibri" w:cs="Calibri"/>
                <w:sz w:val="20"/>
                <w:szCs w:val="20"/>
              </w:rPr>
            </w:rPrChange>
          </w:rPr>
          <w:t xml:space="preserve">i sistemi ibridi </w:t>
        </w:r>
        <w:r w:rsidRPr="00655372">
          <w:rPr>
            <w:rFonts w:ascii="Calibri" w:hAnsi="Calibri" w:cs="Calibri"/>
            <w:i/>
            <w:iCs/>
            <w:sz w:val="22"/>
            <w:szCs w:val="22"/>
            <w:rPrChange w:id="25514" w:author="Rosati Michele (GSE)" w:date="2025-10-24T20:14:00Z" w16du:dateUtc="2025-10-24T18:14:00Z">
              <w:rPr>
                <w:rFonts w:ascii="Calibri" w:hAnsi="Calibri" w:cs="Calibri"/>
                <w:i/>
                <w:iCs/>
                <w:sz w:val="20"/>
                <w:szCs w:val="20"/>
              </w:rPr>
            </w:rPrChange>
          </w:rPr>
          <w:t xml:space="preserve">factory made </w:t>
        </w:r>
        <w:r w:rsidRPr="00655372">
          <w:rPr>
            <w:rFonts w:ascii="Calibri" w:hAnsi="Calibri" w:cs="Calibri"/>
            <w:sz w:val="22"/>
            <w:szCs w:val="22"/>
            <w:rPrChange w:id="25515" w:author="Rosati Michele (GSE)" w:date="2025-10-24T20:14:00Z" w16du:dateUtc="2025-10-24T18:14:00Z">
              <w:rPr>
                <w:rFonts w:ascii="Calibri" w:hAnsi="Calibri" w:cs="Calibri"/>
                <w:sz w:val="20"/>
                <w:szCs w:val="20"/>
              </w:rPr>
            </w:rPrChange>
          </w:rPr>
          <w:t xml:space="preserve">devono essere costituiti da un apparato dotato di pompe di calore (gruppo funzionale a pompa di calore) integrato con caldaie a condensazione (gruppo funzionale a condensazione) alimentate a gas o a biomassa, per mezzo di componenti specificamente concepiti e assemblati dal costruttore per il funzionamento combinato e tale da appartenere ad una delle seguenti tipologie costruttive ammissibili: </w:t>
        </w:r>
      </w:ins>
    </w:p>
    <w:p w14:paraId="134D5229" w14:textId="77777777" w:rsidR="00133FC6" w:rsidRPr="00655372" w:rsidRDefault="00133FC6" w:rsidP="00133FC6">
      <w:pPr>
        <w:pStyle w:val="Paragrafoelenco"/>
        <w:numPr>
          <w:ilvl w:val="0"/>
          <w:numId w:val="604"/>
        </w:numPr>
        <w:spacing w:after="120" w:line="259" w:lineRule="auto"/>
        <w:contextualSpacing w:val="0"/>
        <w:jc w:val="both"/>
        <w:rPr>
          <w:ins w:id="25516" w:author="Rosati Michele (GSE)" w:date="2025-10-24T19:13:00Z" w16du:dateUtc="2025-10-24T17:13:00Z"/>
          <w:rFonts w:ascii="Calibri" w:hAnsi="Calibri" w:cs="Calibri"/>
          <w:sz w:val="22"/>
          <w:szCs w:val="22"/>
          <w:rPrChange w:id="25517" w:author="Rosati Michele (GSE)" w:date="2025-10-24T20:14:00Z" w16du:dateUtc="2025-10-24T18:14:00Z">
            <w:rPr>
              <w:ins w:id="25518" w:author="Rosati Michele (GSE)" w:date="2025-10-24T19:13:00Z" w16du:dateUtc="2025-10-24T17:13:00Z"/>
              <w:rFonts w:ascii="Calibri" w:hAnsi="Calibri" w:cs="Calibri"/>
              <w:sz w:val="20"/>
              <w:szCs w:val="20"/>
            </w:rPr>
          </w:rPrChange>
        </w:rPr>
      </w:pPr>
      <w:ins w:id="25519" w:author="Rosati Michele (GSE)" w:date="2025-10-24T19:13:00Z" w16du:dateUtc="2025-10-24T17:13:00Z">
        <w:r w:rsidRPr="00655372">
          <w:rPr>
            <w:rFonts w:ascii="Calibri" w:hAnsi="Calibri" w:cs="Calibri"/>
            <w:sz w:val="22"/>
            <w:szCs w:val="22"/>
            <w:rPrChange w:id="25520" w:author="Rosati Michele (GSE)" w:date="2025-10-24T20:14:00Z" w16du:dateUtc="2025-10-24T18:14:00Z">
              <w:rPr>
                <w:rFonts w:ascii="Calibri" w:hAnsi="Calibri" w:cs="Calibri"/>
                <w:sz w:val="20"/>
                <w:szCs w:val="20"/>
              </w:rPr>
            </w:rPrChange>
          </w:rPr>
          <w:t xml:space="preserve">un unico armadio, che integra totalmente sia il </w:t>
        </w:r>
        <w:r w:rsidRPr="00655372">
          <w:rPr>
            <w:rFonts w:ascii="Calibri" w:hAnsi="Calibri" w:cs="Calibri"/>
            <w:i/>
            <w:iCs/>
            <w:sz w:val="22"/>
            <w:szCs w:val="22"/>
            <w:rPrChange w:id="25521" w:author="Rosati Michele (GSE)" w:date="2025-10-24T20:14:00Z" w16du:dateUtc="2025-10-24T18:14:00Z">
              <w:rPr>
                <w:rFonts w:ascii="Calibri" w:hAnsi="Calibri" w:cs="Calibri"/>
                <w:i/>
                <w:iCs/>
                <w:sz w:val="20"/>
                <w:szCs w:val="20"/>
              </w:rPr>
            </w:rPrChange>
          </w:rPr>
          <w:t xml:space="preserve">gruppo funzionale a combustione a condensazione </w:t>
        </w:r>
        <w:r w:rsidRPr="00655372">
          <w:rPr>
            <w:rFonts w:ascii="Calibri" w:hAnsi="Calibri" w:cs="Calibri"/>
            <w:sz w:val="22"/>
            <w:szCs w:val="22"/>
            <w:rPrChange w:id="25522" w:author="Rosati Michele (GSE)" w:date="2025-10-24T20:14:00Z" w16du:dateUtc="2025-10-24T18:14:00Z">
              <w:rPr>
                <w:rFonts w:ascii="Calibri" w:hAnsi="Calibri" w:cs="Calibri"/>
                <w:sz w:val="20"/>
                <w:szCs w:val="20"/>
              </w:rPr>
            </w:rPrChange>
          </w:rPr>
          <w:t xml:space="preserve">che il </w:t>
        </w:r>
        <w:r w:rsidRPr="00655372">
          <w:rPr>
            <w:rFonts w:ascii="Calibri" w:hAnsi="Calibri" w:cs="Calibri"/>
            <w:i/>
            <w:iCs/>
            <w:sz w:val="22"/>
            <w:szCs w:val="22"/>
            <w:rPrChange w:id="25523" w:author="Rosati Michele (GSE)" w:date="2025-10-24T20:14:00Z" w16du:dateUtc="2025-10-24T18:14:00Z">
              <w:rPr>
                <w:rFonts w:ascii="Calibri" w:hAnsi="Calibri" w:cs="Calibri"/>
                <w:i/>
                <w:iCs/>
                <w:sz w:val="20"/>
                <w:szCs w:val="20"/>
              </w:rPr>
            </w:rPrChange>
          </w:rPr>
          <w:t>gruppo funzionale a pompa di calore</w:t>
        </w:r>
        <w:r w:rsidRPr="00655372">
          <w:rPr>
            <w:rFonts w:ascii="Calibri" w:hAnsi="Calibri" w:cs="Calibri"/>
            <w:sz w:val="22"/>
            <w:szCs w:val="22"/>
            <w:rPrChange w:id="25524" w:author="Rosati Michele (GSE)" w:date="2025-10-24T20:14:00Z" w16du:dateUtc="2025-10-24T18:14:00Z">
              <w:rPr>
                <w:rFonts w:ascii="Calibri" w:hAnsi="Calibri" w:cs="Calibri"/>
                <w:sz w:val="20"/>
                <w:szCs w:val="20"/>
              </w:rPr>
            </w:rPrChange>
          </w:rPr>
          <w:t xml:space="preserve">; </w:t>
        </w:r>
      </w:ins>
    </w:p>
    <w:p w14:paraId="18559F00" w14:textId="77777777" w:rsidR="00133FC6" w:rsidRPr="00655372" w:rsidRDefault="00133FC6" w:rsidP="00133FC6">
      <w:pPr>
        <w:pStyle w:val="Paragrafoelenco"/>
        <w:numPr>
          <w:ilvl w:val="0"/>
          <w:numId w:val="604"/>
        </w:numPr>
        <w:spacing w:after="120" w:line="259" w:lineRule="auto"/>
        <w:contextualSpacing w:val="0"/>
        <w:jc w:val="both"/>
        <w:rPr>
          <w:ins w:id="25525" w:author="Rosati Michele (GSE)" w:date="2025-10-24T19:13:00Z" w16du:dateUtc="2025-10-24T17:13:00Z"/>
          <w:rFonts w:ascii="Calibri" w:hAnsi="Calibri" w:cs="Calibri"/>
          <w:sz w:val="22"/>
          <w:szCs w:val="22"/>
          <w:rPrChange w:id="25526" w:author="Rosati Michele (GSE)" w:date="2025-10-24T20:14:00Z" w16du:dateUtc="2025-10-24T18:14:00Z">
            <w:rPr>
              <w:ins w:id="25527" w:author="Rosati Michele (GSE)" w:date="2025-10-24T19:13:00Z" w16du:dateUtc="2025-10-24T17:13:00Z"/>
              <w:rFonts w:ascii="Calibri" w:hAnsi="Calibri" w:cs="Calibri"/>
              <w:sz w:val="20"/>
              <w:szCs w:val="20"/>
            </w:rPr>
          </w:rPrChange>
        </w:rPr>
      </w:pPr>
      <w:ins w:id="25528" w:author="Rosati Michele (GSE)" w:date="2025-10-24T19:13:00Z" w16du:dateUtc="2025-10-24T17:13:00Z">
        <w:r w:rsidRPr="00655372">
          <w:rPr>
            <w:rFonts w:ascii="Calibri" w:hAnsi="Calibri" w:cs="Calibri"/>
            <w:sz w:val="22"/>
            <w:szCs w:val="22"/>
            <w:rPrChange w:id="25529" w:author="Rosati Michele (GSE)" w:date="2025-10-24T20:14:00Z" w16du:dateUtc="2025-10-24T18:14:00Z">
              <w:rPr>
                <w:rFonts w:ascii="Calibri" w:hAnsi="Calibri" w:cs="Calibri"/>
                <w:sz w:val="20"/>
                <w:szCs w:val="20"/>
              </w:rPr>
            </w:rPrChange>
          </w:rPr>
          <w:t>due unità distinte, una esterna costituita da motocondensante/compressore del gruppo funzionale a pompa di calore e un’altra interna contenente sia il gruppo funzionale a condensazione che una parte dei componenti del gruppo funzionale a pompa di calore;</w:t>
        </w:r>
      </w:ins>
    </w:p>
    <w:p w14:paraId="27C18E01" w14:textId="77777777" w:rsidR="00133FC6" w:rsidRPr="00655372" w:rsidRDefault="00133FC6" w:rsidP="00133FC6">
      <w:pPr>
        <w:pStyle w:val="Paragrafoelenco"/>
        <w:numPr>
          <w:ilvl w:val="0"/>
          <w:numId w:val="604"/>
        </w:numPr>
        <w:spacing w:after="120" w:line="259" w:lineRule="auto"/>
        <w:contextualSpacing w:val="0"/>
        <w:jc w:val="both"/>
        <w:rPr>
          <w:ins w:id="25530" w:author="Rosati Michele (GSE)" w:date="2025-10-24T19:13:00Z" w16du:dateUtc="2025-10-24T17:13:00Z"/>
          <w:rFonts w:ascii="Calibri" w:hAnsi="Calibri" w:cs="Calibri"/>
          <w:sz w:val="22"/>
          <w:szCs w:val="22"/>
          <w:rPrChange w:id="25531" w:author="Rosati Michele (GSE)" w:date="2025-10-24T20:14:00Z" w16du:dateUtc="2025-10-24T18:14:00Z">
            <w:rPr>
              <w:ins w:id="25532" w:author="Rosati Michele (GSE)" w:date="2025-10-24T19:13:00Z" w16du:dateUtc="2025-10-24T17:13:00Z"/>
              <w:rFonts w:ascii="Calibri" w:hAnsi="Calibri" w:cs="Calibri"/>
              <w:sz w:val="20"/>
              <w:szCs w:val="20"/>
            </w:rPr>
          </w:rPrChange>
        </w:rPr>
      </w:pPr>
      <w:ins w:id="25533" w:author="Rosati Michele (GSE)" w:date="2025-10-24T19:13:00Z" w16du:dateUtc="2025-10-24T17:13:00Z">
        <w:r w:rsidRPr="00655372">
          <w:rPr>
            <w:rFonts w:ascii="Calibri" w:hAnsi="Calibri" w:cs="Calibri"/>
            <w:sz w:val="22"/>
            <w:szCs w:val="22"/>
            <w:rPrChange w:id="25534" w:author="Rosati Michele (GSE)" w:date="2025-10-24T20:14:00Z" w16du:dateUtc="2025-10-24T18:14:00Z">
              <w:rPr>
                <w:rFonts w:ascii="Calibri" w:hAnsi="Calibri" w:cs="Calibri"/>
                <w:sz w:val="20"/>
                <w:szCs w:val="20"/>
              </w:rPr>
            </w:rPrChange>
          </w:rPr>
          <w:t xml:space="preserve">due generatori/gruppi funzionali distinti, assemblati dal fabbricante con logiche di gestione efficiente, denominati dal medesimo: gruppo funzionale a pompa di calore e gruppo funzionale a condensazione; </w:t>
        </w:r>
      </w:ins>
    </w:p>
    <w:p w14:paraId="47718F62" w14:textId="77777777" w:rsidR="00133FC6" w:rsidRPr="00655372" w:rsidRDefault="00133FC6" w:rsidP="00133FC6">
      <w:pPr>
        <w:pStyle w:val="Paragrafoelenco"/>
        <w:numPr>
          <w:ilvl w:val="0"/>
          <w:numId w:val="607"/>
        </w:numPr>
        <w:spacing w:after="120" w:line="259" w:lineRule="auto"/>
        <w:ind w:left="426" w:hanging="284"/>
        <w:contextualSpacing w:val="0"/>
        <w:jc w:val="both"/>
        <w:rPr>
          <w:ins w:id="25535" w:author="Rosati Michele (GSE)" w:date="2025-10-24T19:13:00Z" w16du:dateUtc="2025-10-24T17:13:00Z"/>
          <w:rFonts w:ascii="Calibri" w:hAnsi="Calibri" w:cs="Calibri"/>
          <w:sz w:val="22"/>
          <w:szCs w:val="22"/>
          <w:rPrChange w:id="25536" w:author="Rosati Michele (GSE)" w:date="2025-10-24T20:14:00Z" w16du:dateUtc="2025-10-24T18:14:00Z">
            <w:rPr>
              <w:ins w:id="25537" w:author="Rosati Michele (GSE)" w:date="2025-10-24T19:13:00Z" w16du:dateUtc="2025-10-24T17:13:00Z"/>
              <w:rFonts w:ascii="Calibri" w:hAnsi="Calibri" w:cs="Calibri"/>
              <w:sz w:val="20"/>
              <w:szCs w:val="20"/>
            </w:rPr>
          </w:rPrChange>
        </w:rPr>
      </w:pPr>
      <w:ins w:id="25538" w:author="Rosati Michele (GSE)" w:date="2025-10-24T19:13:00Z" w16du:dateUtc="2025-10-24T17:13:00Z">
        <w:r w:rsidRPr="00655372">
          <w:rPr>
            <w:rFonts w:ascii="Calibri" w:hAnsi="Calibri" w:cs="Calibri"/>
            <w:sz w:val="22"/>
            <w:szCs w:val="22"/>
            <w:rPrChange w:id="25539" w:author="Rosati Michele (GSE)" w:date="2025-10-24T20:14:00Z" w16du:dateUtc="2025-10-24T18:14:00Z">
              <w:rPr>
                <w:rFonts w:ascii="Calibri" w:hAnsi="Calibri" w:cs="Calibri"/>
                <w:sz w:val="20"/>
                <w:szCs w:val="20"/>
              </w:rPr>
            </w:rPrChange>
          </w:rPr>
          <w:t>il rapporto tra la potenza nominale utile totale in riscaldamento del gruppo funzionale a pompa di calore e la potenza termica utile totale del gruppo funzionale a condensazione deve essere minore o uguale a 0,5;</w:t>
        </w:r>
      </w:ins>
    </w:p>
    <w:p w14:paraId="6A968654" w14:textId="77777777" w:rsidR="00133FC6" w:rsidRPr="00655372" w:rsidRDefault="00133FC6" w:rsidP="00133FC6">
      <w:pPr>
        <w:pStyle w:val="Paragrafoelenco"/>
        <w:numPr>
          <w:ilvl w:val="0"/>
          <w:numId w:val="607"/>
        </w:numPr>
        <w:spacing w:after="120" w:line="259" w:lineRule="auto"/>
        <w:ind w:left="426" w:hanging="284"/>
        <w:contextualSpacing w:val="0"/>
        <w:jc w:val="both"/>
        <w:rPr>
          <w:ins w:id="25540" w:author="Rosati Michele (GSE)" w:date="2025-10-24T19:13:00Z" w16du:dateUtc="2025-10-24T17:13:00Z"/>
          <w:rFonts w:ascii="Calibri" w:hAnsi="Calibri" w:cs="Calibri"/>
          <w:sz w:val="22"/>
          <w:szCs w:val="22"/>
          <w:rPrChange w:id="25541" w:author="Rosati Michele (GSE)" w:date="2025-10-24T20:14:00Z" w16du:dateUtc="2025-10-24T18:14:00Z">
            <w:rPr>
              <w:ins w:id="25542" w:author="Rosati Michele (GSE)" w:date="2025-10-24T19:13:00Z" w16du:dateUtc="2025-10-24T17:13:00Z"/>
              <w:rFonts w:ascii="Calibri" w:hAnsi="Calibri" w:cs="Calibri"/>
              <w:sz w:val="20"/>
              <w:szCs w:val="20"/>
            </w:rPr>
          </w:rPrChange>
        </w:rPr>
      </w:pPr>
      <w:ins w:id="25543" w:author="Rosati Michele (GSE)" w:date="2025-10-24T19:13:00Z" w16du:dateUtc="2025-10-24T17:13:00Z">
        <w:r w:rsidRPr="00655372">
          <w:rPr>
            <w:rFonts w:ascii="Calibri" w:hAnsi="Calibri" w:cs="Calibri"/>
            <w:sz w:val="22"/>
            <w:szCs w:val="22"/>
            <w:rPrChange w:id="25544" w:author="Rosati Michele (GSE)" w:date="2025-10-24T20:14:00Z" w16du:dateUtc="2025-10-24T18:14:00Z">
              <w:rPr>
                <w:rFonts w:ascii="Calibri" w:hAnsi="Calibri" w:cs="Calibri"/>
                <w:sz w:val="20"/>
                <w:szCs w:val="20"/>
              </w:rPr>
            </w:rPrChange>
          </w:rPr>
          <w:t xml:space="preserve">le pompe di calore del gruppo funzionale a pompa di calore devono rispettare, sia singolarmente che nel loro complesso, i requisiti tecnici previsti al paragrafo 3.1 dell’Allegato I del Decreto, come descritti alle lettere da a) a </w:t>
        </w:r>
        <w:r w:rsidRPr="00655372">
          <w:rPr>
            <w:rFonts w:ascii="Calibri" w:hAnsi="Calibri" w:cs="Calibri"/>
            <w:sz w:val="22"/>
            <w:szCs w:val="22"/>
            <w:highlight w:val="yellow"/>
            <w:rPrChange w:id="25545" w:author="Rosati Michele (GSE)" w:date="2025-10-24T20:14:00Z" w16du:dateUtc="2025-10-24T18:14:00Z">
              <w:rPr>
                <w:rFonts w:ascii="Calibri" w:hAnsi="Calibri" w:cs="Calibri"/>
                <w:sz w:val="20"/>
                <w:szCs w:val="20"/>
                <w:highlight w:val="yellow"/>
              </w:rPr>
            </w:rPrChange>
          </w:rPr>
          <w:t>x)</w:t>
        </w:r>
        <w:r w:rsidRPr="00655372">
          <w:rPr>
            <w:rFonts w:ascii="Calibri" w:hAnsi="Calibri" w:cs="Calibri"/>
            <w:sz w:val="22"/>
            <w:szCs w:val="22"/>
            <w:rPrChange w:id="25546" w:author="Rosati Michele (GSE)" w:date="2025-10-24T20:14:00Z" w16du:dateUtc="2025-10-24T18:14:00Z">
              <w:rPr>
                <w:rFonts w:ascii="Calibri" w:hAnsi="Calibri" w:cs="Calibri"/>
                <w:sz w:val="20"/>
                <w:szCs w:val="20"/>
              </w:rPr>
            </w:rPrChange>
          </w:rPr>
          <w:t xml:space="preserve"> del paragrafo </w:t>
        </w:r>
        <w:r w:rsidRPr="00655372">
          <w:rPr>
            <w:rFonts w:ascii="Calibri" w:hAnsi="Calibri" w:cs="Calibri"/>
            <w:sz w:val="22"/>
            <w:szCs w:val="22"/>
            <w:highlight w:val="yellow"/>
            <w:rPrChange w:id="25547" w:author="Rosati Michele (GSE)" w:date="2025-10-24T20:14:00Z" w16du:dateUtc="2025-10-24T18:14:00Z">
              <w:rPr>
                <w:rFonts w:ascii="Calibri" w:hAnsi="Calibri" w:cs="Calibri"/>
                <w:sz w:val="20"/>
                <w:szCs w:val="20"/>
                <w:highlight w:val="yellow"/>
              </w:rPr>
            </w:rPrChange>
          </w:rPr>
          <w:t>9.9.2</w:t>
        </w:r>
        <w:r w:rsidRPr="00655372">
          <w:rPr>
            <w:rFonts w:ascii="Calibri" w:hAnsi="Calibri" w:cs="Calibri"/>
            <w:sz w:val="22"/>
            <w:szCs w:val="22"/>
            <w:rPrChange w:id="25548" w:author="Rosati Michele (GSE)" w:date="2025-10-24T20:14:00Z" w16du:dateUtc="2025-10-24T18:14:00Z">
              <w:rPr>
                <w:rFonts w:ascii="Calibri" w:hAnsi="Calibri" w:cs="Calibri"/>
                <w:sz w:val="20"/>
                <w:szCs w:val="20"/>
              </w:rPr>
            </w:rPrChange>
          </w:rPr>
          <w:t xml:space="preserve"> delle presenti Regole;</w:t>
        </w:r>
      </w:ins>
    </w:p>
    <w:p w14:paraId="2BAC3BA7" w14:textId="77777777" w:rsidR="00133FC6" w:rsidRPr="00655372" w:rsidRDefault="00133FC6" w:rsidP="00133FC6">
      <w:pPr>
        <w:pStyle w:val="Paragrafoelenco"/>
        <w:numPr>
          <w:ilvl w:val="0"/>
          <w:numId w:val="607"/>
        </w:numPr>
        <w:spacing w:after="120" w:line="259" w:lineRule="auto"/>
        <w:ind w:left="426" w:hanging="284"/>
        <w:contextualSpacing w:val="0"/>
        <w:jc w:val="both"/>
        <w:rPr>
          <w:ins w:id="25549" w:author="Rosati Michele (GSE)" w:date="2025-10-24T19:13:00Z" w16du:dateUtc="2025-10-24T17:13:00Z"/>
          <w:rFonts w:ascii="Calibri" w:hAnsi="Calibri" w:cs="Calibri"/>
          <w:sz w:val="22"/>
          <w:szCs w:val="22"/>
          <w:rPrChange w:id="25550" w:author="Rosati Michele (GSE)" w:date="2025-10-24T20:14:00Z" w16du:dateUtc="2025-10-24T18:14:00Z">
            <w:rPr>
              <w:ins w:id="25551" w:author="Rosati Michele (GSE)" w:date="2025-10-24T19:13:00Z" w16du:dateUtc="2025-10-24T17:13:00Z"/>
              <w:rFonts w:ascii="Calibri" w:hAnsi="Calibri" w:cs="Calibri"/>
              <w:sz w:val="20"/>
              <w:szCs w:val="20"/>
            </w:rPr>
          </w:rPrChange>
        </w:rPr>
      </w:pPr>
      <w:ins w:id="25552" w:author="Rosati Michele (GSE)" w:date="2025-10-24T19:13:00Z" w16du:dateUtc="2025-10-24T17:13:00Z">
        <w:r w:rsidRPr="00655372">
          <w:rPr>
            <w:rFonts w:ascii="Calibri" w:hAnsi="Calibri" w:cs="Calibri"/>
            <w:sz w:val="22"/>
            <w:szCs w:val="22"/>
            <w:rPrChange w:id="25553" w:author="Rosati Michele (GSE)" w:date="2025-10-24T20:14:00Z" w16du:dateUtc="2025-10-24T18:14:00Z">
              <w:rPr>
                <w:rFonts w:ascii="Calibri" w:hAnsi="Calibri" w:cs="Calibri"/>
                <w:sz w:val="20"/>
                <w:szCs w:val="20"/>
              </w:rPr>
            </w:rPrChange>
          </w:rPr>
          <w:t xml:space="preserve">le caldaie del gruppo funzionale a condensazione devono essere tutte di tipologia a condensazione e devono rispettare, sia singolarmente che nel loro complesso, i requisiti tecnici di soglia minimi previsti dalla tabella </w:t>
        </w:r>
        <w:r w:rsidRPr="00655372">
          <w:rPr>
            <w:rFonts w:ascii="Calibri" w:hAnsi="Calibri" w:cs="Calibri"/>
            <w:sz w:val="22"/>
            <w:szCs w:val="22"/>
            <w:highlight w:val="yellow"/>
            <w:rPrChange w:id="25554" w:author="Rosati Michele (GSE)" w:date="2025-10-24T20:14:00Z" w16du:dateUtc="2025-10-24T18:14:00Z">
              <w:rPr>
                <w:rFonts w:ascii="Calibri" w:hAnsi="Calibri" w:cs="Calibri"/>
                <w:sz w:val="20"/>
                <w:szCs w:val="20"/>
                <w:highlight w:val="yellow"/>
              </w:rPr>
            </w:rPrChange>
          </w:rPr>
          <w:t>6</w:t>
        </w:r>
        <w:r w:rsidRPr="00655372">
          <w:rPr>
            <w:rFonts w:ascii="Calibri" w:hAnsi="Calibri" w:cs="Calibri"/>
            <w:sz w:val="22"/>
            <w:szCs w:val="22"/>
            <w:rPrChange w:id="25555" w:author="Rosati Michele (GSE)" w:date="2025-10-24T20:14:00Z" w16du:dateUtc="2025-10-24T18:14:00Z">
              <w:rPr>
                <w:rFonts w:ascii="Calibri" w:hAnsi="Calibri" w:cs="Calibri"/>
                <w:sz w:val="20"/>
                <w:szCs w:val="20"/>
              </w:rPr>
            </w:rPrChange>
          </w:rPr>
          <w:t xml:space="preserve"> dell’Allegato I del Decreto, riportata in calce al paragrafo 9.10.2.</w:t>
        </w:r>
      </w:ins>
    </w:p>
    <w:p w14:paraId="0979482B" w14:textId="77777777" w:rsidR="00133FC6" w:rsidRPr="00655372" w:rsidRDefault="00133FC6" w:rsidP="00133FC6">
      <w:pPr>
        <w:pStyle w:val="Paragrafoelenco"/>
        <w:spacing w:after="120"/>
        <w:ind w:left="1416"/>
        <w:jc w:val="both"/>
        <w:rPr>
          <w:ins w:id="25556" w:author="Rosati Michele (GSE)" w:date="2025-10-24T19:13:00Z" w16du:dateUtc="2025-10-24T17:13:00Z"/>
          <w:rFonts w:ascii="Calibri" w:hAnsi="Calibri" w:cs="Calibri"/>
          <w:sz w:val="22"/>
          <w:szCs w:val="22"/>
          <w:rPrChange w:id="25557" w:author="Rosati Michele (GSE)" w:date="2025-10-24T20:14:00Z" w16du:dateUtc="2025-10-24T18:14:00Z">
            <w:rPr>
              <w:ins w:id="25558" w:author="Rosati Michele (GSE)" w:date="2025-10-24T19:13:00Z" w16du:dateUtc="2025-10-24T17:13:00Z"/>
              <w:rFonts w:ascii="Calibri" w:hAnsi="Calibri" w:cs="Calibri"/>
              <w:sz w:val="20"/>
              <w:szCs w:val="20"/>
            </w:rPr>
          </w:rPrChange>
        </w:rPr>
      </w:pPr>
    </w:p>
    <w:p w14:paraId="0CD24C93" w14:textId="77777777" w:rsidR="00133FC6" w:rsidRPr="006B3315" w:rsidRDefault="00133FC6">
      <w:pPr>
        <w:spacing w:after="120"/>
        <w:ind w:firstLine="426"/>
        <w:rPr>
          <w:ins w:id="25559" w:author="Rosati Michele (GSE)" w:date="2025-10-24T19:13:00Z" w16du:dateUtc="2025-10-24T17:13:00Z"/>
          <w:b/>
          <w:bCs/>
          <w:rPrChange w:id="25560" w:author="Rosati Michele (GSE)" w:date="2025-10-26T16:25:00Z" w16du:dateUtc="2025-10-26T15:25:00Z">
            <w:rPr>
              <w:ins w:id="25561" w:author="Rosati Michele (GSE)" w:date="2025-10-24T19:13:00Z" w16du:dateUtc="2025-10-24T17:13:00Z"/>
            </w:rPr>
          </w:rPrChange>
        </w:rPr>
        <w:pPrChange w:id="25562" w:author="Rosati Michele (GSE)" w:date="2025-10-26T17:41:00Z" w16du:dateUtc="2025-10-26T16:41:00Z">
          <w:pPr>
            <w:spacing w:after="120"/>
            <w:jc w:val="both"/>
          </w:pPr>
        </w:pPrChange>
      </w:pPr>
      <w:ins w:id="25563" w:author="Rosati Michele (GSE)" w:date="2025-10-24T19:13:00Z" w16du:dateUtc="2025-10-24T17:13:00Z">
        <w:r w:rsidRPr="006B3315">
          <w:rPr>
            <w:b/>
            <w:bCs/>
            <w:rPrChange w:id="25564" w:author="Rosati Michele (GSE)" w:date="2025-10-26T16:25:00Z" w16du:dateUtc="2025-10-26T15:25:00Z">
              <w:rPr/>
            </w:rPrChange>
          </w:rPr>
          <w:t>9.10.2.2 Sistemi bivalenti</w:t>
        </w:r>
      </w:ins>
    </w:p>
    <w:p w14:paraId="7AD06AA8" w14:textId="77777777" w:rsidR="00133FC6" w:rsidRPr="00655372" w:rsidRDefault="00133FC6" w:rsidP="00133FC6">
      <w:pPr>
        <w:spacing w:after="120"/>
        <w:jc w:val="both"/>
        <w:rPr>
          <w:ins w:id="25565" w:author="Rosati Michele (GSE)" w:date="2025-10-24T19:13:00Z" w16du:dateUtc="2025-10-24T17:13:00Z"/>
          <w:rFonts w:ascii="Calibri" w:hAnsi="Calibri" w:cs="Calibri"/>
          <w:sz w:val="22"/>
          <w:szCs w:val="22"/>
          <w:rPrChange w:id="25566" w:author="Rosati Michele (GSE)" w:date="2025-10-24T20:14:00Z" w16du:dateUtc="2025-10-24T18:14:00Z">
            <w:rPr>
              <w:ins w:id="25567" w:author="Rosati Michele (GSE)" w:date="2025-10-24T19:13:00Z" w16du:dateUtc="2025-10-24T17:13:00Z"/>
              <w:rFonts w:ascii="Calibri" w:hAnsi="Calibri" w:cs="Calibri"/>
              <w:sz w:val="20"/>
              <w:szCs w:val="20"/>
            </w:rPr>
          </w:rPrChange>
        </w:rPr>
      </w:pPr>
      <w:ins w:id="25568" w:author="Rosati Michele (GSE)" w:date="2025-10-24T19:13:00Z" w16du:dateUtc="2025-10-24T17:13:00Z">
        <w:r w:rsidRPr="00655372">
          <w:rPr>
            <w:rFonts w:ascii="Calibri" w:hAnsi="Calibri" w:cs="Calibri"/>
            <w:sz w:val="22"/>
            <w:szCs w:val="22"/>
            <w:rPrChange w:id="25569" w:author="Rosati Michele (GSE)" w:date="2025-10-24T20:14:00Z" w16du:dateUtc="2025-10-24T18:14:00Z">
              <w:rPr>
                <w:rFonts w:ascii="Calibri" w:hAnsi="Calibri" w:cs="Calibri"/>
                <w:sz w:val="20"/>
                <w:szCs w:val="20"/>
              </w:rPr>
            </w:rPrChange>
          </w:rPr>
          <w:t xml:space="preserve">Sono di seguito riportati i requisiti minimi richiesti per l’accesso all’incentivo: </w:t>
        </w:r>
      </w:ins>
    </w:p>
    <w:p w14:paraId="2898A545" w14:textId="77777777" w:rsidR="00133FC6" w:rsidRPr="00655372" w:rsidRDefault="00133FC6" w:rsidP="00133FC6">
      <w:pPr>
        <w:pStyle w:val="Paragrafoelenco"/>
        <w:numPr>
          <w:ilvl w:val="0"/>
          <w:numId w:val="605"/>
        </w:numPr>
        <w:spacing w:after="120" w:line="259" w:lineRule="auto"/>
        <w:ind w:left="426" w:hanging="284"/>
        <w:contextualSpacing w:val="0"/>
        <w:jc w:val="both"/>
        <w:rPr>
          <w:ins w:id="25570" w:author="Rosati Michele (GSE)" w:date="2025-10-24T19:13:00Z" w16du:dateUtc="2025-10-24T17:13:00Z"/>
          <w:rFonts w:ascii="Calibri" w:hAnsi="Calibri" w:cs="Calibri"/>
          <w:sz w:val="22"/>
          <w:szCs w:val="22"/>
          <w:rPrChange w:id="25571" w:author="Rosati Michele (GSE)" w:date="2025-10-24T20:14:00Z" w16du:dateUtc="2025-10-24T18:14:00Z">
            <w:rPr>
              <w:ins w:id="25572" w:author="Rosati Michele (GSE)" w:date="2025-10-24T19:13:00Z" w16du:dateUtc="2025-10-24T17:13:00Z"/>
              <w:rFonts w:ascii="Calibri" w:hAnsi="Calibri" w:cs="Calibri"/>
              <w:sz w:val="20"/>
              <w:szCs w:val="20"/>
            </w:rPr>
          </w:rPrChange>
        </w:rPr>
      </w:pPr>
      <w:ins w:id="25573" w:author="Rosati Michele (GSE)" w:date="2025-10-24T19:13:00Z" w16du:dateUtc="2025-10-24T17:13:00Z">
        <w:r w:rsidRPr="00655372">
          <w:rPr>
            <w:rFonts w:ascii="Calibri" w:hAnsi="Calibri" w:cs="Calibri"/>
            <w:sz w:val="22"/>
            <w:szCs w:val="22"/>
            <w:rPrChange w:id="25574" w:author="Rosati Michele (GSE)" w:date="2025-10-24T20:14:00Z" w16du:dateUtc="2025-10-24T18:14:00Z">
              <w:rPr>
                <w:rFonts w:ascii="Calibri" w:hAnsi="Calibri" w:cs="Calibri"/>
                <w:sz w:val="20"/>
                <w:szCs w:val="20"/>
              </w:rPr>
            </w:rPrChange>
          </w:rPr>
          <w:t xml:space="preserve">la pompa di calore deve rispettare i requisiti tecnici previsti al paragrafo 3.1 dell’Allegato I del Decreto, come descritti alle lettere da a) a </w:t>
        </w:r>
        <w:r w:rsidRPr="00655372">
          <w:rPr>
            <w:rFonts w:ascii="Calibri" w:hAnsi="Calibri" w:cs="Calibri"/>
            <w:sz w:val="22"/>
            <w:szCs w:val="22"/>
            <w:highlight w:val="yellow"/>
            <w:rPrChange w:id="25575" w:author="Rosati Michele (GSE)" w:date="2025-10-24T20:14:00Z" w16du:dateUtc="2025-10-24T18:14:00Z">
              <w:rPr>
                <w:rFonts w:ascii="Calibri" w:hAnsi="Calibri" w:cs="Calibri"/>
                <w:sz w:val="20"/>
                <w:szCs w:val="20"/>
                <w:highlight w:val="yellow"/>
              </w:rPr>
            </w:rPrChange>
          </w:rPr>
          <w:t>x)</w:t>
        </w:r>
        <w:r w:rsidRPr="00655372">
          <w:rPr>
            <w:rFonts w:ascii="Calibri" w:hAnsi="Calibri" w:cs="Calibri"/>
            <w:sz w:val="22"/>
            <w:szCs w:val="22"/>
            <w:rPrChange w:id="25576" w:author="Rosati Michele (GSE)" w:date="2025-10-24T20:14:00Z" w16du:dateUtc="2025-10-24T18:14:00Z">
              <w:rPr>
                <w:rFonts w:ascii="Calibri" w:hAnsi="Calibri" w:cs="Calibri"/>
                <w:sz w:val="20"/>
                <w:szCs w:val="20"/>
              </w:rPr>
            </w:rPrChange>
          </w:rPr>
          <w:t xml:space="preserve"> del paragrafo </w:t>
        </w:r>
        <w:r w:rsidRPr="00655372">
          <w:rPr>
            <w:rFonts w:ascii="Calibri" w:hAnsi="Calibri" w:cs="Calibri"/>
            <w:sz w:val="22"/>
            <w:szCs w:val="22"/>
            <w:highlight w:val="yellow"/>
            <w:rPrChange w:id="25577" w:author="Rosati Michele (GSE)" w:date="2025-10-24T20:14:00Z" w16du:dateUtc="2025-10-24T18:14:00Z">
              <w:rPr>
                <w:rFonts w:ascii="Calibri" w:hAnsi="Calibri" w:cs="Calibri"/>
                <w:sz w:val="20"/>
                <w:szCs w:val="20"/>
                <w:highlight w:val="yellow"/>
              </w:rPr>
            </w:rPrChange>
          </w:rPr>
          <w:t>9.9.2</w:t>
        </w:r>
        <w:r w:rsidRPr="00655372">
          <w:rPr>
            <w:rFonts w:ascii="Calibri" w:hAnsi="Calibri" w:cs="Calibri"/>
            <w:sz w:val="22"/>
            <w:szCs w:val="22"/>
            <w:rPrChange w:id="25578" w:author="Rosati Michele (GSE)" w:date="2025-10-24T20:14:00Z" w16du:dateUtc="2025-10-24T18:14:00Z">
              <w:rPr>
                <w:rFonts w:ascii="Calibri" w:hAnsi="Calibri" w:cs="Calibri"/>
                <w:sz w:val="20"/>
                <w:szCs w:val="20"/>
              </w:rPr>
            </w:rPrChange>
          </w:rPr>
          <w:t xml:space="preserve"> delle presenti Regole;</w:t>
        </w:r>
      </w:ins>
    </w:p>
    <w:p w14:paraId="030913D3" w14:textId="77777777" w:rsidR="00133FC6" w:rsidRPr="00655372" w:rsidRDefault="00133FC6" w:rsidP="00133FC6">
      <w:pPr>
        <w:pStyle w:val="Paragrafoelenco"/>
        <w:numPr>
          <w:ilvl w:val="0"/>
          <w:numId w:val="605"/>
        </w:numPr>
        <w:spacing w:after="120" w:line="259" w:lineRule="auto"/>
        <w:ind w:left="426" w:hanging="284"/>
        <w:contextualSpacing w:val="0"/>
        <w:jc w:val="both"/>
        <w:rPr>
          <w:ins w:id="25579" w:author="Rosati Michele (GSE)" w:date="2025-10-24T19:13:00Z" w16du:dateUtc="2025-10-24T17:13:00Z"/>
          <w:rFonts w:ascii="Calibri" w:hAnsi="Calibri" w:cs="Calibri"/>
          <w:sz w:val="22"/>
          <w:szCs w:val="22"/>
          <w:rPrChange w:id="25580" w:author="Rosati Michele (GSE)" w:date="2025-10-24T20:14:00Z" w16du:dateUtc="2025-10-24T18:14:00Z">
            <w:rPr>
              <w:ins w:id="25581" w:author="Rosati Michele (GSE)" w:date="2025-10-24T19:13:00Z" w16du:dateUtc="2025-10-24T17:13:00Z"/>
              <w:rFonts w:ascii="Calibri" w:hAnsi="Calibri" w:cs="Calibri"/>
              <w:sz w:val="20"/>
              <w:szCs w:val="20"/>
            </w:rPr>
          </w:rPrChange>
        </w:rPr>
      </w:pPr>
      <w:ins w:id="25582" w:author="Rosati Michele (GSE)" w:date="2025-10-24T19:13:00Z" w16du:dateUtc="2025-10-24T17:13:00Z">
        <w:r w:rsidRPr="00655372">
          <w:rPr>
            <w:rFonts w:ascii="Calibri" w:hAnsi="Calibri" w:cs="Calibri"/>
            <w:sz w:val="22"/>
            <w:szCs w:val="22"/>
            <w:rPrChange w:id="25583" w:author="Rosati Michele (GSE)" w:date="2025-10-24T20:14:00Z" w16du:dateUtc="2025-10-24T18:14:00Z">
              <w:rPr>
                <w:rFonts w:ascii="Calibri" w:hAnsi="Calibri" w:cs="Calibri"/>
                <w:sz w:val="20"/>
                <w:szCs w:val="20"/>
              </w:rPr>
            </w:rPrChange>
          </w:rPr>
          <w:t xml:space="preserve">la caldaia deve essere della tipologia a condensazione e deve rispettare i requisiti tecnici di soglia minimi consentiti dalla tabella 6 dell’Allegato I del Decreto, riportata in calce al paragrafo </w:t>
        </w:r>
        <w:r w:rsidRPr="00655372">
          <w:rPr>
            <w:rFonts w:ascii="Calibri" w:hAnsi="Calibri" w:cs="Calibri"/>
            <w:sz w:val="22"/>
            <w:szCs w:val="22"/>
            <w:highlight w:val="yellow"/>
            <w:rPrChange w:id="25584" w:author="Rosati Michele (GSE)" w:date="2025-10-24T20:14:00Z" w16du:dateUtc="2025-10-24T18:14:00Z">
              <w:rPr>
                <w:rFonts w:ascii="Calibri" w:hAnsi="Calibri" w:cs="Calibri"/>
                <w:sz w:val="20"/>
                <w:szCs w:val="20"/>
                <w:highlight w:val="yellow"/>
              </w:rPr>
            </w:rPrChange>
          </w:rPr>
          <w:t>9.10.2</w:t>
        </w:r>
        <w:r w:rsidRPr="00655372">
          <w:rPr>
            <w:rFonts w:ascii="Calibri" w:hAnsi="Calibri" w:cs="Calibri"/>
            <w:sz w:val="22"/>
            <w:szCs w:val="22"/>
            <w:rPrChange w:id="25585" w:author="Rosati Michele (GSE)" w:date="2025-10-24T20:14:00Z" w16du:dateUtc="2025-10-24T18:14:00Z">
              <w:rPr>
                <w:rFonts w:ascii="Calibri" w:hAnsi="Calibri" w:cs="Calibri"/>
                <w:sz w:val="20"/>
                <w:szCs w:val="20"/>
              </w:rPr>
            </w:rPrChange>
          </w:rPr>
          <w:t>;</w:t>
        </w:r>
      </w:ins>
    </w:p>
    <w:p w14:paraId="0E4A2B45" w14:textId="77777777" w:rsidR="00133FC6" w:rsidRPr="00655372" w:rsidRDefault="00133FC6" w:rsidP="00133FC6">
      <w:pPr>
        <w:pStyle w:val="Paragrafoelenco"/>
        <w:numPr>
          <w:ilvl w:val="0"/>
          <w:numId w:val="605"/>
        </w:numPr>
        <w:spacing w:after="120" w:line="259" w:lineRule="auto"/>
        <w:ind w:left="426" w:hanging="284"/>
        <w:contextualSpacing w:val="0"/>
        <w:jc w:val="both"/>
        <w:rPr>
          <w:ins w:id="25586" w:author="Rosati Michele (GSE)" w:date="2025-10-24T19:13:00Z" w16du:dateUtc="2025-10-24T17:13:00Z"/>
          <w:rFonts w:ascii="Calibri" w:hAnsi="Calibri" w:cs="Calibri"/>
          <w:sz w:val="22"/>
          <w:szCs w:val="22"/>
          <w:rPrChange w:id="25587" w:author="Rosati Michele (GSE)" w:date="2025-10-24T20:14:00Z" w16du:dateUtc="2025-10-24T18:14:00Z">
            <w:rPr>
              <w:ins w:id="25588" w:author="Rosati Michele (GSE)" w:date="2025-10-24T19:13:00Z" w16du:dateUtc="2025-10-24T17:13:00Z"/>
              <w:rFonts w:ascii="Calibri" w:hAnsi="Calibri" w:cs="Calibri"/>
              <w:sz w:val="20"/>
              <w:szCs w:val="20"/>
            </w:rPr>
          </w:rPrChange>
        </w:rPr>
      </w:pPr>
      <w:ins w:id="25589" w:author="Rosati Michele (GSE)" w:date="2025-10-24T19:13:00Z" w16du:dateUtc="2025-10-24T17:13:00Z">
        <w:r w:rsidRPr="00655372">
          <w:rPr>
            <w:rFonts w:ascii="Calibri" w:hAnsi="Calibri" w:cs="Calibri"/>
            <w:sz w:val="22"/>
            <w:szCs w:val="22"/>
            <w:rPrChange w:id="25590" w:author="Rosati Michele (GSE)" w:date="2025-10-24T20:14:00Z" w16du:dateUtc="2025-10-24T18:14:00Z">
              <w:rPr>
                <w:rFonts w:ascii="Calibri" w:hAnsi="Calibri" w:cs="Calibri"/>
                <w:sz w:val="20"/>
                <w:szCs w:val="20"/>
              </w:rPr>
            </w:rPrChange>
          </w:rPr>
          <w:t>la pompa di calore deve assolvere alle funzioni in carico al generatore sostituito, di riscaldamento e, se prevista, di produzione di acqua calda sanitaria;</w:t>
        </w:r>
      </w:ins>
    </w:p>
    <w:p w14:paraId="12DB1773" w14:textId="77777777" w:rsidR="00133FC6" w:rsidRPr="00655372" w:rsidRDefault="00133FC6" w:rsidP="00133FC6">
      <w:pPr>
        <w:pStyle w:val="Paragrafoelenco"/>
        <w:numPr>
          <w:ilvl w:val="0"/>
          <w:numId w:val="605"/>
        </w:numPr>
        <w:spacing w:after="120" w:line="259" w:lineRule="auto"/>
        <w:ind w:left="426" w:hanging="284"/>
        <w:contextualSpacing w:val="0"/>
        <w:jc w:val="both"/>
        <w:rPr>
          <w:ins w:id="25591" w:author="Rosati Michele (GSE)" w:date="2025-10-24T19:13:00Z" w16du:dateUtc="2025-10-24T17:13:00Z"/>
          <w:rFonts w:ascii="Calibri" w:hAnsi="Calibri" w:cs="Calibri"/>
          <w:sz w:val="22"/>
          <w:szCs w:val="22"/>
          <w:rPrChange w:id="25592" w:author="Rosati Michele (GSE)" w:date="2025-10-24T20:14:00Z" w16du:dateUtc="2025-10-24T18:14:00Z">
            <w:rPr>
              <w:ins w:id="25593" w:author="Rosati Michele (GSE)" w:date="2025-10-24T19:13:00Z" w16du:dateUtc="2025-10-24T17:13:00Z"/>
              <w:rFonts w:ascii="Calibri" w:hAnsi="Calibri" w:cs="Calibri"/>
              <w:sz w:val="20"/>
              <w:szCs w:val="20"/>
            </w:rPr>
          </w:rPrChange>
        </w:rPr>
      </w:pPr>
      <w:ins w:id="25594" w:author="Rosati Michele (GSE)" w:date="2025-10-24T19:13:00Z" w16du:dateUtc="2025-10-24T17:13:00Z">
        <w:r w:rsidRPr="00655372">
          <w:rPr>
            <w:rFonts w:ascii="Calibri" w:hAnsi="Calibri" w:cs="Calibri"/>
            <w:sz w:val="22"/>
            <w:szCs w:val="22"/>
            <w:rPrChange w:id="25595" w:author="Rosati Michele (GSE)" w:date="2025-10-24T20:14:00Z" w16du:dateUtc="2025-10-24T18:14:00Z">
              <w:rPr>
                <w:rFonts w:ascii="Calibri" w:hAnsi="Calibri" w:cs="Calibri"/>
                <w:sz w:val="20"/>
                <w:szCs w:val="20"/>
              </w:rPr>
            </w:rPrChange>
          </w:rPr>
          <w:lastRenderedPageBreak/>
          <w:t>nel caso di impianto autonomo, il sistema di termoregolazione deve appartenere alle classi V, VI, VII oppure VIII della comunicazione della Commissione 2014/C 207/02. Nel caso di impianto di riscaldamento centralizzato destinato a una pluralità di utenze, è prescritta l’adozione di un gruppo termoregolatore in grado di riprodurre gli stessi effetti delle classi sopra indicate, utilizzando una configurazione adatta ad un sistema centralizzato più complesso tra cui il controllo sulla temperatura di mandata e/o ritorno del fluido termovettore e il rilevamento della temperatura esterna;</w:t>
        </w:r>
      </w:ins>
    </w:p>
    <w:p w14:paraId="6E055603" w14:textId="77777777" w:rsidR="00133FC6" w:rsidRPr="00655372" w:rsidRDefault="00133FC6" w:rsidP="00133FC6">
      <w:pPr>
        <w:pStyle w:val="Paragrafoelenco"/>
        <w:numPr>
          <w:ilvl w:val="0"/>
          <w:numId w:val="605"/>
        </w:numPr>
        <w:spacing w:after="120" w:line="259" w:lineRule="auto"/>
        <w:ind w:left="426" w:hanging="284"/>
        <w:contextualSpacing w:val="0"/>
        <w:jc w:val="both"/>
        <w:rPr>
          <w:ins w:id="25596" w:author="Rosati Michele (GSE)" w:date="2025-10-24T19:13:00Z" w16du:dateUtc="2025-10-24T17:13:00Z"/>
          <w:rFonts w:ascii="Calibri" w:hAnsi="Calibri" w:cs="Calibri"/>
          <w:sz w:val="22"/>
          <w:szCs w:val="22"/>
          <w:rPrChange w:id="25597" w:author="Rosati Michele (GSE)" w:date="2025-10-24T20:14:00Z" w16du:dateUtc="2025-10-24T18:14:00Z">
            <w:rPr>
              <w:ins w:id="25598" w:author="Rosati Michele (GSE)" w:date="2025-10-24T19:13:00Z" w16du:dateUtc="2025-10-24T17:13:00Z"/>
              <w:rFonts w:ascii="Calibri" w:hAnsi="Calibri" w:cs="Calibri"/>
              <w:sz w:val="20"/>
              <w:szCs w:val="20"/>
            </w:rPr>
          </w:rPrChange>
        </w:rPr>
      </w:pPr>
      <w:ins w:id="25599" w:author="Rosati Michele (GSE)" w:date="2025-10-24T19:13:00Z" w16du:dateUtc="2025-10-24T17:13:00Z">
        <w:r w:rsidRPr="00655372">
          <w:rPr>
            <w:rFonts w:ascii="Calibri" w:hAnsi="Calibri" w:cs="Calibri"/>
            <w:sz w:val="22"/>
            <w:szCs w:val="22"/>
            <w:rPrChange w:id="25600" w:author="Rosati Michele (GSE)" w:date="2025-10-24T20:14:00Z" w16du:dateUtc="2025-10-24T18:14:00Z">
              <w:rPr>
                <w:rFonts w:ascii="Calibri" w:hAnsi="Calibri" w:cs="Calibri"/>
                <w:sz w:val="20"/>
                <w:szCs w:val="20"/>
              </w:rPr>
            </w:rPrChange>
          </w:rPr>
          <w:t>il fabbricante della pompa di calore dovrà fornire una dichiarazione di compatibilità tra la stessa e il generatore secondario, indicando le caratteristiche tecniche minime affinché i due apparecchi possano interagire efficacemente per l’ottimizzazione dei consumi e delle prestazioni energetiche e funzionali, individuando una lista di modelli di generatori supplementari in grado di funzionare con la specifica pompa di calore;</w:t>
        </w:r>
      </w:ins>
    </w:p>
    <w:p w14:paraId="7A1F545D" w14:textId="77777777" w:rsidR="00133FC6" w:rsidRPr="00655372" w:rsidRDefault="00133FC6" w:rsidP="00133FC6">
      <w:pPr>
        <w:pStyle w:val="Paragrafoelenco"/>
        <w:numPr>
          <w:ilvl w:val="0"/>
          <w:numId w:val="605"/>
        </w:numPr>
        <w:spacing w:after="120" w:line="259" w:lineRule="auto"/>
        <w:ind w:left="425" w:hanging="284"/>
        <w:contextualSpacing w:val="0"/>
        <w:jc w:val="both"/>
        <w:rPr>
          <w:ins w:id="25601" w:author="Rosati Michele (GSE)" w:date="2025-10-24T19:13:00Z" w16du:dateUtc="2025-10-24T17:13:00Z"/>
          <w:rFonts w:ascii="Calibri" w:hAnsi="Calibri" w:cs="Calibri"/>
          <w:sz w:val="22"/>
          <w:szCs w:val="22"/>
          <w:rPrChange w:id="25602" w:author="Rosati Michele (GSE)" w:date="2025-10-24T20:14:00Z" w16du:dateUtc="2025-10-24T18:14:00Z">
            <w:rPr>
              <w:ins w:id="25603" w:author="Rosati Michele (GSE)" w:date="2025-10-24T19:13:00Z" w16du:dateUtc="2025-10-24T17:13:00Z"/>
              <w:rFonts w:ascii="Calibri" w:hAnsi="Calibri" w:cs="Calibri"/>
              <w:sz w:val="20"/>
              <w:szCs w:val="20"/>
            </w:rPr>
          </w:rPrChange>
        </w:rPr>
      </w:pPr>
      <w:ins w:id="25604" w:author="Rosati Michele (GSE)" w:date="2025-10-24T19:13:00Z" w16du:dateUtc="2025-10-24T17:13:00Z">
        <w:r w:rsidRPr="00655372">
          <w:rPr>
            <w:rFonts w:ascii="Calibri" w:hAnsi="Calibri" w:cs="Calibri"/>
            <w:sz w:val="22"/>
            <w:szCs w:val="22"/>
            <w:rPrChange w:id="25605" w:author="Rosati Michele (GSE)" w:date="2025-10-24T20:14:00Z" w16du:dateUtc="2025-10-24T18:14:00Z">
              <w:rPr>
                <w:rFonts w:ascii="Calibri" w:hAnsi="Calibri" w:cs="Calibri"/>
                <w:sz w:val="20"/>
                <w:szCs w:val="20"/>
              </w:rPr>
            </w:rPrChange>
          </w:rPr>
          <w:t>deve essere presente un sistema di controllo e regolazione in grado di ottimizzare il funzionamento preferenziale della pompa di calore rispetto al generatore secondario;</w:t>
        </w:r>
      </w:ins>
    </w:p>
    <w:p w14:paraId="1EF47FD4" w14:textId="77777777" w:rsidR="00133FC6" w:rsidRPr="00655372" w:rsidRDefault="00133FC6" w:rsidP="00133FC6">
      <w:pPr>
        <w:pStyle w:val="Paragrafoelenco"/>
        <w:numPr>
          <w:ilvl w:val="0"/>
          <w:numId w:val="605"/>
        </w:numPr>
        <w:spacing w:after="120" w:line="259" w:lineRule="auto"/>
        <w:ind w:left="425" w:hanging="284"/>
        <w:contextualSpacing w:val="0"/>
        <w:jc w:val="both"/>
        <w:rPr>
          <w:ins w:id="25606" w:author="Rosati Michele (GSE)" w:date="2025-10-24T19:13:00Z" w16du:dateUtc="2025-10-24T17:13:00Z"/>
          <w:rFonts w:ascii="Calibri" w:hAnsi="Calibri" w:cs="Calibri"/>
          <w:sz w:val="22"/>
          <w:szCs w:val="22"/>
          <w:rPrChange w:id="25607" w:author="Rosati Michele (GSE)" w:date="2025-10-24T20:14:00Z" w16du:dateUtc="2025-10-24T18:14:00Z">
            <w:rPr>
              <w:ins w:id="25608" w:author="Rosati Michele (GSE)" w:date="2025-10-24T19:13:00Z" w16du:dateUtc="2025-10-24T17:13:00Z"/>
              <w:rFonts w:ascii="Calibri" w:hAnsi="Calibri" w:cs="Calibri"/>
              <w:sz w:val="20"/>
              <w:szCs w:val="20"/>
            </w:rPr>
          </w:rPrChange>
        </w:rPr>
      </w:pPr>
      <w:ins w:id="25609" w:author="Rosati Michele (GSE)" w:date="2025-10-24T19:13:00Z" w16du:dateUtc="2025-10-24T17:13:00Z">
        <w:r w:rsidRPr="00655372">
          <w:rPr>
            <w:rFonts w:ascii="Calibri" w:hAnsi="Calibri" w:cs="Calibri"/>
            <w:sz w:val="22"/>
            <w:szCs w:val="22"/>
            <w:rPrChange w:id="25610" w:author="Rosati Michele (GSE)" w:date="2025-10-24T20:14:00Z" w16du:dateUtc="2025-10-24T18:14:00Z">
              <w:rPr>
                <w:rFonts w:ascii="Calibri" w:hAnsi="Calibri" w:cs="Calibri"/>
                <w:sz w:val="20"/>
                <w:szCs w:val="20"/>
              </w:rPr>
            </w:rPrChange>
          </w:rPr>
          <w:t>se la pompa di calore e la caldaia sono di fabbricanti diversi, il sistema deve essere asseverato da un tecnico abilitato che ne garantisca la compatibilità con l'impianto esistente, il dialogo tra i due apparecchi che costituiscono il sistema, la compatibilità tra apparecchi e la funzionalità e sicurezza dell'intero impianto. L’asseverazione deve contenere la relazione tecnica ai sensi del decreto del Ministro dello sviluppo economico 26 giugno 2015.</w:t>
        </w:r>
      </w:ins>
    </w:p>
    <w:p w14:paraId="7218A8DA" w14:textId="77777777" w:rsidR="00133FC6" w:rsidRDefault="00133FC6" w:rsidP="00133FC6">
      <w:pPr>
        <w:spacing w:after="120"/>
        <w:jc w:val="both"/>
        <w:rPr>
          <w:ins w:id="25611" w:author="Rosati Michele (GSE)" w:date="2025-10-24T19:13:00Z" w16du:dateUtc="2025-10-24T17:13:00Z"/>
          <w:rFonts w:ascii="Calibri" w:hAnsi="Calibri" w:cs="Calibri"/>
          <w:b/>
          <w:bCs/>
          <w:sz w:val="20"/>
          <w:szCs w:val="20"/>
        </w:rPr>
      </w:pPr>
    </w:p>
    <w:p w14:paraId="3712A9F5" w14:textId="77777777" w:rsidR="00133FC6" w:rsidRPr="006B3315" w:rsidRDefault="00133FC6">
      <w:pPr>
        <w:spacing w:after="120"/>
        <w:ind w:firstLine="425"/>
        <w:rPr>
          <w:ins w:id="25612" w:author="Rosati Michele (GSE)" w:date="2025-10-24T19:13:00Z" w16du:dateUtc="2025-10-24T17:13:00Z"/>
          <w:b/>
          <w:bCs/>
          <w:rPrChange w:id="25613" w:author="Rosati Michele (GSE)" w:date="2025-10-26T16:26:00Z" w16du:dateUtc="2025-10-26T15:26:00Z">
            <w:rPr>
              <w:ins w:id="25614" w:author="Rosati Michele (GSE)" w:date="2025-10-24T19:13:00Z" w16du:dateUtc="2025-10-24T17:13:00Z"/>
            </w:rPr>
          </w:rPrChange>
        </w:rPr>
        <w:pPrChange w:id="25615" w:author="Rosati Michele (GSE)" w:date="2025-10-26T17:41:00Z" w16du:dateUtc="2025-10-26T16:41:00Z">
          <w:pPr>
            <w:spacing w:after="120"/>
            <w:jc w:val="both"/>
          </w:pPr>
        </w:pPrChange>
      </w:pPr>
      <w:ins w:id="25616" w:author="Rosati Michele (GSE)" w:date="2025-10-24T19:13:00Z" w16du:dateUtc="2025-10-24T17:13:00Z">
        <w:r w:rsidRPr="006B3315">
          <w:rPr>
            <w:b/>
            <w:bCs/>
            <w:rPrChange w:id="25617" w:author="Rosati Michele (GSE)" w:date="2025-10-26T16:26:00Z" w16du:dateUtc="2025-10-26T15:26:00Z">
              <w:rPr/>
            </w:rPrChange>
          </w:rPr>
          <w:t>9.10.2.3 Pompe di calore “add on”</w:t>
        </w:r>
      </w:ins>
    </w:p>
    <w:p w14:paraId="620EF218" w14:textId="77777777" w:rsidR="00133FC6" w:rsidRPr="00655372" w:rsidRDefault="00133FC6" w:rsidP="00133FC6">
      <w:pPr>
        <w:spacing w:after="120"/>
        <w:jc w:val="both"/>
        <w:rPr>
          <w:ins w:id="25618" w:author="Rosati Michele (GSE)" w:date="2025-10-24T19:13:00Z" w16du:dateUtc="2025-10-24T17:13:00Z"/>
          <w:rFonts w:ascii="Calibri" w:hAnsi="Calibri" w:cs="Calibri"/>
          <w:sz w:val="22"/>
          <w:szCs w:val="22"/>
          <w:rPrChange w:id="25619" w:author="Rosati Michele (GSE)" w:date="2025-10-24T20:14:00Z" w16du:dateUtc="2025-10-24T18:14:00Z">
            <w:rPr>
              <w:ins w:id="25620" w:author="Rosati Michele (GSE)" w:date="2025-10-24T19:13:00Z" w16du:dateUtc="2025-10-24T17:13:00Z"/>
              <w:rFonts w:ascii="Calibri" w:hAnsi="Calibri" w:cs="Calibri"/>
              <w:sz w:val="20"/>
              <w:szCs w:val="20"/>
            </w:rPr>
          </w:rPrChange>
        </w:rPr>
      </w:pPr>
      <w:ins w:id="25621" w:author="Rosati Michele (GSE)" w:date="2025-10-24T19:13:00Z" w16du:dateUtc="2025-10-24T17:13:00Z">
        <w:r w:rsidRPr="00655372">
          <w:rPr>
            <w:rFonts w:ascii="Calibri" w:hAnsi="Calibri" w:cs="Calibri"/>
            <w:sz w:val="22"/>
            <w:szCs w:val="22"/>
            <w:rPrChange w:id="25622" w:author="Rosati Michele (GSE)" w:date="2025-10-24T20:14:00Z" w16du:dateUtc="2025-10-24T18:14:00Z">
              <w:rPr>
                <w:rFonts w:ascii="Calibri" w:hAnsi="Calibri" w:cs="Calibri"/>
                <w:sz w:val="20"/>
                <w:szCs w:val="20"/>
              </w:rPr>
            </w:rPrChange>
          </w:rPr>
          <w:t>Sono di seguito riportati i requisiti minimi richiesti per l’accesso all’incentivo:</w:t>
        </w:r>
      </w:ins>
    </w:p>
    <w:p w14:paraId="726A779B"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23" w:author="Rosati Michele (GSE)" w:date="2025-10-24T19:13:00Z" w16du:dateUtc="2025-10-24T17:13:00Z"/>
          <w:rFonts w:ascii="Calibri" w:hAnsi="Calibri" w:cs="Calibri"/>
          <w:sz w:val="22"/>
          <w:szCs w:val="22"/>
          <w:rPrChange w:id="25624" w:author="Rosati Michele (GSE)" w:date="2025-10-24T20:14:00Z" w16du:dateUtc="2025-10-24T18:14:00Z">
            <w:rPr>
              <w:ins w:id="25625" w:author="Rosati Michele (GSE)" w:date="2025-10-24T19:13:00Z" w16du:dateUtc="2025-10-24T17:13:00Z"/>
              <w:rFonts w:ascii="Calibri" w:hAnsi="Calibri" w:cs="Calibri"/>
              <w:sz w:val="20"/>
              <w:szCs w:val="20"/>
            </w:rPr>
          </w:rPrChange>
        </w:rPr>
      </w:pPr>
      <w:ins w:id="25626" w:author="Rosati Michele (GSE)" w:date="2025-10-24T19:13:00Z" w16du:dateUtc="2025-10-24T17:13:00Z">
        <w:r w:rsidRPr="00655372">
          <w:rPr>
            <w:rFonts w:ascii="Calibri" w:hAnsi="Calibri" w:cs="Calibri"/>
            <w:sz w:val="22"/>
            <w:szCs w:val="22"/>
            <w:rPrChange w:id="25627" w:author="Rosati Michele (GSE)" w:date="2025-10-24T20:14:00Z" w16du:dateUtc="2025-10-24T18:14:00Z">
              <w:rPr>
                <w:rFonts w:ascii="Calibri" w:hAnsi="Calibri" w:cs="Calibri"/>
                <w:sz w:val="20"/>
                <w:szCs w:val="20"/>
              </w:rPr>
            </w:rPrChange>
          </w:rPr>
          <w:t xml:space="preserve">la caldaia preesistente deve essere di età non superiore a 5 anni, come risulta dall’anno di fabbricazione indicato sulla targa o, in alternativa, dalla data attestata nella documentazione di messa in esercizio. Inoltre, deve rispettare i requisiti tecnici di soglia minimi consentiti di cui alla tabella 6 dell’Allegato I del Decreto, riportata in calce al paragrafo </w:t>
        </w:r>
        <w:r w:rsidRPr="00655372">
          <w:rPr>
            <w:rFonts w:ascii="Calibri" w:hAnsi="Calibri" w:cs="Calibri"/>
            <w:sz w:val="22"/>
            <w:szCs w:val="22"/>
            <w:highlight w:val="yellow"/>
            <w:rPrChange w:id="25628" w:author="Rosati Michele (GSE)" w:date="2025-10-24T20:14:00Z" w16du:dateUtc="2025-10-24T18:14:00Z">
              <w:rPr>
                <w:rFonts w:ascii="Calibri" w:hAnsi="Calibri" w:cs="Calibri"/>
                <w:sz w:val="20"/>
                <w:szCs w:val="20"/>
                <w:highlight w:val="yellow"/>
              </w:rPr>
            </w:rPrChange>
          </w:rPr>
          <w:t>9.10.2</w:t>
        </w:r>
        <w:r w:rsidRPr="00655372">
          <w:rPr>
            <w:rFonts w:ascii="Calibri" w:hAnsi="Calibri" w:cs="Calibri"/>
            <w:sz w:val="22"/>
            <w:szCs w:val="22"/>
            <w:rPrChange w:id="25629" w:author="Rosati Michele (GSE)" w:date="2025-10-24T20:14:00Z" w16du:dateUtc="2025-10-24T18:14:00Z">
              <w:rPr>
                <w:rFonts w:ascii="Calibri" w:hAnsi="Calibri" w:cs="Calibri"/>
                <w:sz w:val="20"/>
                <w:szCs w:val="20"/>
              </w:rPr>
            </w:rPrChange>
          </w:rPr>
          <w:t>;</w:t>
        </w:r>
      </w:ins>
    </w:p>
    <w:p w14:paraId="797B5CEE"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30" w:author="Rosati Michele (GSE)" w:date="2025-10-24T19:13:00Z" w16du:dateUtc="2025-10-24T17:13:00Z"/>
          <w:rFonts w:ascii="Calibri" w:hAnsi="Calibri" w:cs="Calibri"/>
          <w:sz w:val="22"/>
          <w:szCs w:val="22"/>
          <w:rPrChange w:id="25631" w:author="Rosati Michele (GSE)" w:date="2025-10-24T20:14:00Z" w16du:dateUtc="2025-10-24T18:14:00Z">
            <w:rPr>
              <w:ins w:id="25632" w:author="Rosati Michele (GSE)" w:date="2025-10-24T19:13:00Z" w16du:dateUtc="2025-10-24T17:13:00Z"/>
              <w:rFonts w:ascii="Calibri" w:hAnsi="Calibri" w:cs="Calibri"/>
              <w:sz w:val="20"/>
              <w:szCs w:val="20"/>
            </w:rPr>
          </w:rPrChange>
        </w:rPr>
      </w:pPr>
      <w:ins w:id="25633" w:author="Rosati Michele (GSE)" w:date="2025-10-24T19:13:00Z" w16du:dateUtc="2025-10-24T17:13:00Z">
        <w:r w:rsidRPr="00655372">
          <w:rPr>
            <w:rFonts w:ascii="Calibri" w:hAnsi="Calibri" w:cs="Calibri"/>
            <w:sz w:val="22"/>
            <w:szCs w:val="22"/>
            <w:rPrChange w:id="25634" w:author="Rosati Michele (GSE)" w:date="2025-10-24T20:14:00Z" w16du:dateUtc="2025-10-24T18:14:00Z">
              <w:rPr>
                <w:rFonts w:ascii="Calibri" w:hAnsi="Calibri" w:cs="Calibri"/>
                <w:sz w:val="20"/>
                <w:szCs w:val="20"/>
              </w:rPr>
            </w:rPrChange>
          </w:rPr>
          <w:t>la pompa di calore deve essere esclusivamente della tipologia aria-acqua oppure acqua-acqua;</w:t>
        </w:r>
      </w:ins>
    </w:p>
    <w:p w14:paraId="0CA91EC2"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35" w:author="Rosati Michele (GSE)" w:date="2025-10-24T19:13:00Z" w16du:dateUtc="2025-10-24T17:13:00Z"/>
          <w:rFonts w:ascii="Calibri" w:hAnsi="Calibri" w:cs="Calibri"/>
          <w:sz w:val="22"/>
          <w:szCs w:val="22"/>
          <w:rPrChange w:id="25636" w:author="Rosati Michele (GSE)" w:date="2025-10-24T20:14:00Z" w16du:dateUtc="2025-10-24T18:14:00Z">
            <w:rPr>
              <w:ins w:id="25637" w:author="Rosati Michele (GSE)" w:date="2025-10-24T19:13:00Z" w16du:dateUtc="2025-10-24T17:13:00Z"/>
              <w:rFonts w:ascii="Calibri" w:hAnsi="Calibri" w:cs="Calibri"/>
              <w:sz w:val="20"/>
              <w:szCs w:val="20"/>
            </w:rPr>
          </w:rPrChange>
        </w:rPr>
      </w:pPr>
      <w:ins w:id="25638" w:author="Rosati Michele (GSE)" w:date="2025-10-24T19:13:00Z" w16du:dateUtc="2025-10-24T17:13:00Z">
        <w:r w:rsidRPr="00655372">
          <w:rPr>
            <w:rFonts w:ascii="Calibri" w:hAnsi="Calibri" w:cs="Calibri"/>
            <w:sz w:val="22"/>
            <w:szCs w:val="22"/>
            <w:rPrChange w:id="25639" w:author="Rosati Michele (GSE)" w:date="2025-10-24T20:14:00Z" w16du:dateUtc="2025-10-24T18:14:00Z">
              <w:rPr>
                <w:rFonts w:ascii="Calibri" w:hAnsi="Calibri" w:cs="Calibri"/>
                <w:sz w:val="20"/>
                <w:szCs w:val="20"/>
              </w:rPr>
            </w:rPrChange>
          </w:rPr>
          <w:t>la pompa di calore deve essere esclusivamente della tipologia aria-aria, nel caso in cui l’edificio oggetto di intervento sia soggetto a vincoli architettonici;</w:t>
        </w:r>
      </w:ins>
    </w:p>
    <w:p w14:paraId="24D8AE3A"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40" w:author="Rosati Michele (GSE)" w:date="2025-10-24T19:13:00Z" w16du:dateUtc="2025-10-24T17:13:00Z"/>
          <w:rFonts w:ascii="Calibri" w:hAnsi="Calibri" w:cs="Calibri"/>
          <w:sz w:val="22"/>
          <w:szCs w:val="22"/>
          <w:rPrChange w:id="25641" w:author="Rosati Michele (GSE)" w:date="2025-10-24T20:14:00Z" w16du:dateUtc="2025-10-24T18:14:00Z">
            <w:rPr>
              <w:ins w:id="25642" w:author="Rosati Michele (GSE)" w:date="2025-10-24T19:13:00Z" w16du:dateUtc="2025-10-24T17:13:00Z"/>
              <w:rFonts w:ascii="Calibri" w:hAnsi="Calibri" w:cs="Calibri"/>
              <w:sz w:val="20"/>
              <w:szCs w:val="20"/>
            </w:rPr>
          </w:rPrChange>
        </w:rPr>
      </w:pPr>
      <w:ins w:id="25643" w:author="Rosati Michele (GSE)" w:date="2025-10-24T19:13:00Z" w16du:dateUtc="2025-10-24T17:13:00Z">
        <w:r w:rsidRPr="00655372">
          <w:rPr>
            <w:rFonts w:ascii="Calibri" w:hAnsi="Calibri" w:cs="Calibri"/>
            <w:sz w:val="22"/>
            <w:szCs w:val="22"/>
            <w:rPrChange w:id="25644" w:author="Rosati Michele (GSE)" w:date="2025-10-24T20:14:00Z" w16du:dateUtc="2025-10-24T18:14:00Z">
              <w:rPr>
                <w:rFonts w:ascii="Calibri" w:hAnsi="Calibri" w:cs="Calibri"/>
                <w:sz w:val="20"/>
                <w:szCs w:val="20"/>
              </w:rPr>
            </w:rPrChange>
          </w:rPr>
          <w:t>nel caso di impianto autonomo, il sistema di termoregolazione deve appartenere alle classi V, VI, VII oppure VIII della comunicazione della Commissione 2014/C 207/02. Nel caso di impianto di riscaldamento centralizzato destinato a una pluralità di utenze, è prescritta l’adozione di un gruppo termoregolatore in grado di riprodurre gli stessi effetti delle classi sopra indicate, utilizzando una configurazione adatta ad un sistema centralizzato più complesso tra cui il controllo sulla temperatura di mandata e/o ritorno del fluido termovettore e il rilevamento della temperatura esterna;</w:t>
        </w:r>
      </w:ins>
    </w:p>
    <w:p w14:paraId="5CE06669"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45" w:author="Rosati Michele (GSE)" w:date="2025-10-24T19:13:00Z" w16du:dateUtc="2025-10-24T17:13:00Z"/>
          <w:rFonts w:ascii="Calibri" w:hAnsi="Calibri" w:cs="Calibri"/>
          <w:sz w:val="22"/>
          <w:szCs w:val="22"/>
          <w:rPrChange w:id="25646" w:author="Rosati Michele (GSE)" w:date="2025-10-24T20:14:00Z" w16du:dateUtc="2025-10-24T18:14:00Z">
            <w:rPr>
              <w:ins w:id="25647" w:author="Rosati Michele (GSE)" w:date="2025-10-24T19:13:00Z" w16du:dateUtc="2025-10-24T17:13:00Z"/>
              <w:rFonts w:ascii="Calibri" w:hAnsi="Calibri" w:cs="Calibri"/>
              <w:sz w:val="20"/>
              <w:szCs w:val="20"/>
            </w:rPr>
          </w:rPrChange>
        </w:rPr>
      </w:pPr>
      <w:ins w:id="25648" w:author="Rosati Michele (GSE)" w:date="2025-10-24T19:13:00Z" w16du:dateUtc="2025-10-24T17:13:00Z">
        <w:r w:rsidRPr="00655372">
          <w:rPr>
            <w:rFonts w:ascii="Calibri" w:hAnsi="Calibri" w:cs="Calibri"/>
            <w:sz w:val="22"/>
            <w:szCs w:val="22"/>
            <w:rPrChange w:id="25649" w:author="Rosati Michele (GSE)" w:date="2025-10-24T20:14:00Z" w16du:dateUtc="2025-10-24T18:14:00Z">
              <w:rPr>
                <w:rFonts w:ascii="Calibri" w:hAnsi="Calibri" w:cs="Calibri"/>
                <w:sz w:val="20"/>
                <w:szCs w:val="20"/>
              </w:rPr>
            </w:rPrChange>
          </w:rPr>
          <w:t>il fabbricante della pompa di calore dovrà fornire una dichiarazione di compatibilità tra la stessa e il generatore secondario, indicando le caratteristiche tecniche minime affinché i due apparecchi possano interagire efficacemente per l’ottimizzazione dei consumi e delle prestazioni energetiche e funzionali, individuando una lista di modelli di generatori supplementari in grado di funzionare con la specifica pompa di calore;</w:t>
        </w:r>
      </w:ins>
    </w:p>
    <w:p w14:paraId="27A0A21E" w14:textId="77777777" w:rsidR="00133FC6" w:rsidRPr="00655372" w:rsidRDefault="00133FC6" w:rsidP="00133FC6">
      <w:pPr>
        <w:pStyle w:val="Paragrafoelenco"/>
        <w:numPr>
          <w:ilvl w:val="0"/>
          <w:numId w:val="606"/>
        </w:numPr>
        <w:spacing w:after="120" w:line="259" w:lineRule="auto"/>
        <w:ind w:left="425" w:hanging="284"/>
        <w:contextualSpacing w:val="0"/>
        <w:jc w:val="both"/>
        <w:rPr>
          <w:ins w:id="25650" w:author="Rosati Michele (GSE)" w:date="2025-10-24T19:13:00Z" w16du:dateUtc="2025-10-24T17:13:00Z"/>
          <w:rFonts w:ascii="Calibri" w:hAnsi="Calibri" w:cs="Calibri"/>
          <w:sz w:val="22"/>
          <w:szCs w:val="22"/>
          <w:rPrChange w:id="25651" w:author="Rosati Michele (GSE)" w:date="2025-10-24T20:14:00Z" w16du:dateUtc="2025-10-24T18:14:00Z">
            <w:rPr>
              <w:ins w:id="25652" w:author="Rosati Michele (GSE)" w:date="2025-10-24T19:13:00Z" w16du:dateUtc="2025-10-24T17:13:00Z"/>
              <w:rFonts w:ascii="Calibri" w:hAnsi="Calibri" w:cs="Calibri"/>
              <w:sz w:val="20"/>
              <w:szCs w:val="20"/>
            </w:rPr>
          </w:rPrChange>
        </w:rPr>
      </w:pPr>
      <w:ins w:id="25653" w:author="Rosati Michele (GSE)" w:date="2025-10-24T19:13:00Z" w16du:dateUtc="2025-10-24T17:13:00Z">
        <w:r w:rsidRPr="00655372">
          <w:rPr>
            <w:rFonts w:ascii="Calibri" w:hAnsi="Calibri" w:cs="Calibri"/>
            <w:sz w:val="22"/>
            <w:szCs w:val="22"/>
            <w:rPrChange w:id="25654" w:author="Rosati Michele (GSE)" w:date="2025-10-24T20:14:00Z" w16du:dateUtc="2025-10-24T18:14:00Z">
              <w:rPr>
                <w:rFonts w:ascii="Calibri" w:hAnsi="Calibri" w:cs="Calibri"/>
                <w:sz w:val="20"/>
                <w:szCs w:val="20"/>
              </w:rPr>
            </w:rPrChange>
          </w:rPr>
          <w:t xml:space="preserve">deve essere presente un sistema di controllo e regolazione in grado di ottimizzare il funzionamento preferenziale della pompa di calore rispetto al generatore secondario; </w:t>
        </w:r>
      </w:ins>
    </w:p>
    <w:p w14:paraId="58781178" w14:textId="77777777" w:rsidR="00133FC6" w:rsidRPr="00655372" w:rsidRDefault="00133FC6" w:rsidP="00133FC6">
      <w:pPr>
        <w:pStyle w:val="Paragrafoelenco"/>
        <w:numPr>
          <w:ilvl w:val="0"/>
          <w:numId w:val="606"/>
        </w:numPr>
        <w:spacing w:after="120" w:line="259" w:lineRule="auto"/>
        <w:ind w:left="426" w:hanging="284"/>
        <w:contextualSpacing w:val="0"/>
        <w:jc w:val="both"/>
        <w:rPr>
          <w:ins w:id="25655" w:author="Rosati Michele (GSE)" w:date="2025-10-24T19:13:00Z" w16du:dateUtc="2025-10-24T17:13:00Z"/>
          <w:rFonts w:ascii="Calibri" w:hAnsi="Calibri" w:cs="Calibri"/>
          <w:sz w:val="22"/>
          <w:szCs w:val="22"/>
          <w:rPrChange w:id="25656" w:author="Rosati Michele (GSE)" w:date="2025-10-24T20:14:00Z" w16du:dateUtc="2025-10-24T18:14:00Z">
            <w:rPr>
              <w:ins w:id="25657" w:author="Rosati Michele (GSE)" w:date="2025-10-24T19:13:00Z" w16du:dateUtc="2025-10-24T17:13:00Z"/>
              <w:rFonts w:ascii="Calibri" w:hAnsi="Calibri" w:cs="Calibri"/>
              <w:sz w:val="20"/>
              <w:szCs w:val="20"/>
            </w:rPr>
          </w:rPrChange>
        </w:rPr>
      </w:pPr>
      <w:ins w:id="25658" w:author="Rosati Michele (GSE)" w:date="2025-10-24T19:13:00Z" w16du:dateUtc="2025-10-24T17:13:00Z">
        <w:r w:rsidRPr="00655372">
          <w:rPr>
            <w:rFonts w:ascii="Calibri" w:hAnsi="Calibri" w:cs="Calibri"/>
            <w:sz w:val="22"/>
            <w:szCs w:val="22"/>
            <w:rPrChange w:id="25659" w:author="Rosati Michele (GSE)" w:date="2025-10-24T20:14:00Z" w16du:dateUtc="2025-10-24T18:14:00Z">
              <w:rPr>
                <w:rFonts w:ascii="Calibri" w:hAnsi="Calibri" w:cs="Calibri"/>
                <w:sz w:val="20"/>
                <w:szCs w:val="20"/>
              </w:rPr>
            </w:rPrChange>
          </w:rPr>
          <w:t xml:space="preserve">se la pompa di calore e la caldaia sono di fabbricanti diversi, il sistema deve essere asseverato da un tecnico abilitato che ne garantisca la compatibilità con l'impianto esistente, il dialogo tra i due apparecchi che costituiscono il sistema, la compatibilità tra apparecchi e la funzionalità e sicurezza </w:t>
        </w:r>
        <w:r w:rsidRPr="00655372">
          <w:rPr>
            <w:rFonts w:ascii="Calibri" w:hAnsi="Calibri" w:cs="Calibri"/>
            <w:sz w:val="22"/>
            <w:szCs w:val="22"/>
            <w:rPrChange w:id="25660" w:author="Rosati Michele (GSE)" w:date="2025-10-24T20:14:00Z" w16du:dateUtc="2025-10-24T18:14:00Z">
              <w:rPr>
                <w:rFonts w:ascii="Calibri" w:hAnsi="Calibri" w:cs="Calibri"/>
                <w:sz w:val="20"/>
                <w:szCs w:val="20"/>
              </w:rPr>
            </w:rPrChange>
          </w:rPr>
          <w:lastRenderedPageBreak/>
          <w:t>dell'intero impianto. L’asseverazione deve contenere la relazione tecnica ai sensi del decreto del Ministro dello sviluppo economico 26 giugno 2015.</w:t>
        </w:r>
      </w:ins>
    </w:p>
    <w:p w14:paraId="65DBD9A6" w14:textId="77777777" w:rsidR="00133FC6" w:rsidRPr="00ED4444" w:rsidRDefault="00133FC6" w:rsidP="00133FC6">
      <w:pPr>
        <w:pStyle w:val="Paragrafoelenco"/>
        <w:spacing w:after="120"/>
        <w:ind w:left="426"/>
        <w:contextualSpacing w:val="0"/>
        <w:jc w:val="both"/>
        <w:rPr>
          <w:ins w:id="25661" w:author="Rosati Michele (GSE)" w:date="2025-10-24T19:13:00Z" w16du:dateUtc="2025-10-24T17:13:00Z"/>
          <w:rFonts w:ascii="Calibri" w:hAnsi="Calibri" w:cs="Calibri"/>
          <w:sz w:val="20"/>
          <w:szCs w:val="20"/>
        </w:rPr>
      </w:pPr>
    </w:p>
    <w:p w14:paraId="3E39B26F" w14:textId="77777777" w:rsidR="00133FC6" w:rsidRPr="00906030" w:rsidRDefault="00133FC6">
      <w:pPr>
        <w:spacing w:after="120"/>
        <w:ind w:firstLine="426"/>
        <w:rPr>
          <w:ins w:id="25662" w:author="Rosati Michele (GSE)" w:date="2025-10-24T19:13:00Z" w16du:dateUtc="2025-10-24T17:13:00Z"/>
          <w:b/>
          <w:bCs/>
          <w:rPrChange w:id="25663" w:author="Rosati Michele (GSE)" w:date="2025-10-26T16:26:00Z" w16du:dateUtc="2025-10-26T15:26:00Z">
            <w:rPr>
              <w:ins w:id="25664" w:author="Rosati Michele (GSE)" w:date="2025-10-24T19:13:00Z" w16du:dateUtc="2025-10-24T17:13:00Z"/>
            </w:rPr>
          </w:rPrChange>
        </w:rPr>
        <w:pPrChange w:id="25665" w:author="Rosati Michele (GSE)" w:date="2025-10-26T17:41:00Z" w16du:dateUtc="2025-10-26T16:41:00Z">
          <w:pPr>
            <w:spacing w:after="120"/>
            <w:jc w:val="both"/>
          </w:pPr>
        </w:pPrChange>
      </w:pPr>
      <w:ins w:id="25666" w:author="Rosati Michele (GSE)" w:date="2025-10-24T19:13:00Z" w16du:dateUtc="2025-10-24T17:13:00Z">
        <w:r w:rsidRPr="00906030">
          <w:rPr>
            <w:b/>
            <w:bCs/>
            <w:rPrChange w:id="25667" w:author="Rosati Michele (GSE)" w:date="2025-10-26T16:26:00Z" w16du:dateUtc="2025-10-26T15:26:00Z">
              <w:rPr/>
            </w:rPrChange>
          </w:rPr>
          <w:t>9.10.2.4 requisiti comuni ad ogni tipologia di sistema</w:t>
        </w:r>
      </w:ins>
    </w:p>
    <w:p w14:paraId="467F3333" w14:textId="77777777" w:rsidR="00133FC6" w:rsidRPr="00655372" w:rsidRDefault="00133FC6" w:rsidP="00133FC6">
      <w:pPr>
        <w:pStyle w:val="Paragrafoelenco"/>
        <w:numPr>
          <w:ilvl w:val="0"/>
          <w:numId w:val="472"/>
        </w:numPr>
        <w:spacing w:after="120" w:line="259" w:lineRule="auto"/>
        <w:ind w:left="426" w:hanging="284"/>
        <w:contextualSpacing w:val="0"/>
        <w:jc w:val="both"/>
        <w:rPr>
          <w:ins w:id="25668" w:author="Rosati Michele (GSE)" w:date="2025-10-24T19:13:00Z" w16du:dateUtc="2025-10-24T17:13:00Z"/>
          <w:rFonts w:ascii="Calibri" w:hAnsi="Calibri" w:cs="Calibri"/>
          <w:sz w:val="22"/>
          <w:szCs w:val="22"/>
          <w:rPrChange w:id="25669" w:author="Rosati Michele (GSE)" w:date="2025-10-24T20:14:00Z" w16du:dateUtc="2025-10-24T18:14:00Z">
            <w:rPr>
              <w:ins w:id="25670" w:author="Rosati Michele (GSE)" w:date="2025-10-24T19:13:00Z" w16du:dateUtc="2025-10-24T17:13:00Z"/>
              <w:rFonts w:ascii="Calibri" w:hAnsi="Calibri" w:cs="Calibri"/>
              <w:sz w:val="20"/>
              <w:szCs w:val="20"/>
            </w:rPr>
          </w:rPrChange>
        </w:rPr>
      </w:pPr>
      <w:ins w:id="25671" w:author="Rosati Michele (GSE)" w:date="2025-10-24T19:13:00Z" w16du:dateUtc="2025-10-24T17:13:00Z">
        <w:r w:rsidRPr="00655372">
          <w:rPr>
            <w:rFonts w:ascii="Calibri" w:hAnsi="Calibri" w:cs="Calibri"/>
            <w:sz w:val="22"/>
            <w:szCs w:val="22"/>
            <w:rPrChange w:id="25672" w:author="Rosati Michele (GSE)" w:date="2025-10-24T20:14:00Z" w16du:dateUtc="2025-10-24T18:14:00Z">
              <w:rPr>
                <w:rFonts w:ascii="Calibri" w:hAnsi="Calibri" w:cs="Calibri"/>
                <w:sz w:val="20"/>
                <w:szCs w:val="20"/>
              </w:rPr>
            </w:rPrChange>
          </w:rPr>
          <w:t xml:space="preserve">l’installazione del sistema ibrido </w:t>
        </w:r>
        <w:r w:rsidRPr="00655372">
          <w:rPr>
            <w:rFonts w:ascii="Calibri" w:hAnsi="Calibri" w:cs="Calibri"/>
            <w:i/>
            <w:iCs/>
            <w:sz w:val="22"/>
            <w:szCs w:val="22"/>
            <w:rPrChange w:id="25673" w:author="Rosati Michele (GSE)" w:date="2025-10-24T20:14:00Z" w16du:dateUtc="2025-10-24T18:14:00Z">
              <w:rPr>
                <w:rFonts w:ascii="Calibri" w:hAnsi="Calibri" w:cs="Calibri"/>
                <w:i/>
                <w:iCs/>
                <w:sz w:val="20"/>
                <w:szCs w:val="20"/>
              </w:rPr>
            </w:rPrChange>
          </w:rPr>
          <w:t xml:space="preserve">factory made </w:t>
        </w:r>
        <w:r w:rsidRPr="00655372">
          <w:rPr>
            <w:rFonts w:ascii="Calibri" w:hAnsi="Calibri" w:cs="Calibri"/>
            <w:sz w:val="22"/>
            <w:szCs w:val="22"/>
            <w:rPrChange w:id="25674" w:author="Rosati Michele (GSE)" w:date="2025-10-24T20:14:00Z" w16du:dateUtc="2025-10-24T18:14:00Z">
              <w:rPr>
                <w:rFonts w:ascii="Calibri" w:hAnsi="Calibri" w:cs="Calibri"/>
                <w:sz w:val="20"/>
                <w:szCs w:val="20"/>
              </w:rPr>
            </w:rPrChange>
          </w:rPr>
          <w:t xml:space="preserve">o bivalente (ad eccezione della pompa di calore “add on”) deve sostituire parzialmente o integralmente l’impianto di climatizzazione invernale già presente nell’edificio/unità immobiliare oggetto dell’intervento. La sostituzione parziale è ammessa solo nel caso di un impianto preesistente dotato di più generatori di calore; </w:t>
        </w:r>
      </w:ins>
    </w:p>
    <w:p w14:paraId="18DC146E" w14:textId="77777777" w:rsidR="00133FC6" w:rsidRPr="00655372" w:rsidRDefault="00133FC6" w:rsidP="00133FC6">
      <w:pPr>
        <w:pStyle w:val="Default0"/>
        <w:numPr>
          <w:ilvl w:val="0"/>
          <w:numId w:val="472"/>
        </w:numPr>
        <w:spacing w:after="120"/>
        <w:ind w:left="426" w:hanging="284"/>
        <w:jc w:val="both"/>
        <w:rPr>
          <w:ins w:id="25675" w:author="Rosati Michele (GSE)" w:date="2025-10-24T19:13:00Z" w16du:dateUtc="2025-10-24T17:13:00Z"/>
          <w:rFonts w:ascii="Calibri" w:eastAsiaTheme="minorEastAsia" w:hAnsi="Calibri" w:cs="Calibri"/>
          <w:color w:val="auto"/>
          <w:sz w:val="22"/>
          <w:szCs w:val="22"/>
          <w:lang w:eastAsia="en-US"/>
          <w:rPrChange w:id="25676" w:author="Rosati Michele (GSE)" w:date="2025-10-24T20:15:00Z" w16du:dateUtc="2025-10-24T18:15:00Z">
            <w:rPr>
              <w:ins w:id="25677" w:author="Rosati Michele (GSE)" w:date="2025-10-24T19:13:00Z" w16du:dateUtc="2025-10-24T17:13:00Z"/>
              <w:color w:val="auto"/>
              <w:kern w:val="2"/>
              <w:sz w:val="20"/>
              <w:szCs w:val="20"/>
            </w:rPr>
          </w:rPrChange>
        </w:rPr>
      </w:pPr>
      <w:ins w:id="25678" w:author="Rosati Michele (GSE)" w:date="2025-10-24T19:13:00Z" w16du:dateUtc="2025-10-24T17:13:00Z">
        <w:r w:rsidRPr="00655372">
          <w:rPr>
            <w:rFonts w:ascii="Calibri" w:eastAsiaTheme="minorEastAsia" w:hAnsi="Calibri" w:cs="Calibri"/>
            <w:color w:val="auto"/>
            <w:sz w:val="22"/>
            <w:szCs w:val="22"/>
            <w:lang w:eastAsia="en-US"/>
            <w:rPrChange w:id="25679" w:author="Rosati Michele (GSE)" w:date="2025-10-24T20:15:00Z" w16du:dateUtc="2025-10-24T18:15:00Z">
              <w:rPr>
                <w:color w:val="auto"/>
                <w:kern w:val="2"/>
                <w:sz w:val="20"/>
                <w:szCs w:val="20"/>
              </w:rPr>
            </w:rPrChange>
          </w:rPr>
          <w:t xml:space="preserve">deve essere realizzata la messa a punto e l’equilibratura del sistema di distribuzione, regolazione e controllo; </w:t>
        </w:r>
      </w:ins>
    </w:p>
    <w:p w14:paraId="4E087ED3" w14:textId="77777777" w:rsidR="00133FC6" w:rsidRPr="00655372" w:rsidRDefault="00133FC6" w:rsidP="00133FC6">
      <w:pPr>
        <w:pStyle w:val="Paragrafoelenco"/>
        <w:numPr>
          <w:ilvl w:val="0"/>
          <w:numId w:val="472"/>
        </w:numPr>
        <w:spacing w:after="120" w:line="259" w:lineRule="auto"/>
        <w:ind w:left="426" w:hanging="284"/>
        <w:contextualSpacing w:val="0"/>
        <w:jc w:val="both"/>
        <w:rPr>
          <w:ins w:id="25680" w:author="Rosati Michele (GSE)" w:date="2025-10-24T19:13:00Z" w16du:dateUtc="2025-10-24T17:13:00Z"/>
          <w:rFonts w:ascii="Calibri" w:hAnsi="Calibri" w:cs="Calibri"/>
          <w:sz w:val="22"/>
          <w:szCs w:val="22"/>
          <w:rPrChange w:id="25681" w:author="Rosati Michele (GSE)" w:date="2025-10-24T20:14:00Z" w16du:dateUtc="2025-10-24T18:14:00Z">
            <w:rPr>
              <w:ins w:id="25682" w:author="Rosati Michele (GSE)" w:date="2025-10-24T19:13:00Z" w16du:dateUtc="2025-10-24T17:13:00Z"/>
              <w:rFonts w:ascii="Calibri" w:hAnsi="Calibri" w:cs="Calibri"/>
              <w:sz w:val="20"/>
              <w:szCs w:val="20"/>
            </w:rPr>
          </w:rPrChange>
        </w:rPr>
      </w:pPr>
      <w:ins w:id="25683" w:author="Rosati Michele (GSE)" w:date="2025-10-24T19:13:00Z" w16du:dateUtc="2025-10-24T17:13:00Z">
        <w:r w:rsidRPr="00655372">
          <w:rPr>
            <w:rFonts w:ascii="Calibri" w:hAnsi="Calibri" w:cs="Calibri"/>
            <w:sz w:val="22"/>
            <w:szCs w:val="22"/>
            <w:rPrChange w:id="25684" w:author="Rosati Michele (GSE)" w:date="2025-10-24T20:14:00Z" w16du:dateUtc="2025-10-24T18:14:00Z">
              <w:rPr>
                <w:rFonts w:ascii="Calibri" w:hAnsi="Calibri" w:cs="Calibri"/>
                <w:sz w:val="20"/>
                <w:szCs w:val="20"/>
              </w:rPr>
            </w:rPrChange>
          </w:rPr>
          <w:t>devono essere installate valvole termostatiche a bassa inerzia termica (o altra regolazione di tipo modulante agente sulla portata) su tutti i corpi scaldanti a esclusione:</w:t>
        </w:r>
      </w:ins>
    </w:p>
    <w:p w14:paraId="114307C1" w14:textId="77777777" w:rsidR="00133FC6" w:rsidRPr="00655372" w:rsidRDefault="00133FC6" w:rsidP="00133FC6">
      <w:pPr>
        <w:pStyle w:val="Paragrafoelenco"/>
        <w:numPr>
          <w:ilvl w:val="1"/>
          <w:numId w:val="472"/>
        </w:numPr>
        <w:spacing w:after="120" w:line="259" w:lineRule="auto"/>
        <w:ind w:left="1134" w:hanging="357"/>
        <w:contextualSpacing w:val="0"/>
        <w:jc w:val="both"/>
        <w:rPr>
          <w:ins w:id="25685" w:author="Rosati Michele (GSE)" w:date="2025-10-24T19:13:00Z" w16du:dateUtc="2025-10-24T17:13:00Z"/>
          <w:rFonts w:ascii="Calibri" w:hAnsi="Calibri" w:cs="Calibri"/>
          <w:sz w:val="22"/>
          <w:szCs w:val="22"/>
          <w:rPrChange w:id="25686" w:author="Rosati Michele (GSE)" w:date="2025-10-24T20:14:00Z" w16du:dateUtc="2025-10-24T18:14:00Z">
            <w:rPr>
              <w:ins w:id="25687" w:author="Rosati Michele (GSE)" w:date="2025-10-24T19:13:00Z" w16du:dateUtc="2025-10-24T17:13:00Z"/>
              <w:rFonts w:ascii="Calibri" w:hAnsi="Calibri" w:cs="Calibri"/>
              <w:sz w:val="20"/>
              <w:szCs w:val="20"/>
            </w:rPr>
          </w:rPrChange>
        </w:rPr>
      </w:pPr>
      <w:ins w:id="25688" w:author="Rosati Michele (GSE)" w:date="2025-10-24T19:13:00Z" w16du:dateUtc="2025-10-24T17:13:00Z">
        <w:r w:rsidRPr="00655372">
          <w:rPr>
            <w:rFonts w:ascii="Calibri" w:hAnsi="Calibri" w:cs="Calibri"/>
            <w:sz w:val="22"/>
            <w:szCs w:val="22"/>
            <w:rPrChange w:id="25689" w:author="Rosati Michele (GSE)" w:date="2025-10-24T20:14:00Z" w16du:dateUtc="2025-10-24T18:14:00Z">
              <w:rPr>
                <w:rFonts w:ascii="Calibri" w:hAnsi="Calibri" w:cs="Calibri"/>
                <w:sz w:val="20"/>
                <w:szCs w:val="20"/>
              </w:rPr>
            </w:rPrChange>
          </w:rPr>
          <w:t>dei locali in cui l’installazione di valvole termostatiche o altra regolazione di tipo modulante agente sulla portata sia dimostrata inequivocabilmente non fattibile tecnicamente nel caso specifico (cfr. decreto del Ministro dello sviluppo economico 26 giugno 2015 concernente le metodologie di calcolo della prestazione energetica e definizione delle prescrizioni e dei requisiti minimi degli edifici);</w:t>
        </w:r>
      </w:ins>
    </w:p>
    <w:p w14:paraId="538D44D0" w14:textId="77777777" w:rsidR="00133FC6" w:rsidRPr="00655372" w:rsidRDefault="00133FC6" w:rsidP="00133FC6">
      <w:pPr>
        <w:pStyle w:val="Paragrafoelenco"/>
        <w:numPr>
          <w:ilvl w:val="1"/>
          <w:numId w:val="472"/>
        </w:numPr>
        <w:spacing w:after="120" w:line="259" w:lineRule="auto"/>
        <w:ind w:left="1134" w:hanging="357"/>
        <w:contextualSpacing w:val="0"/>
        <w:jc w:val="both"/>
        <w:rPr>
          <w:ins w:id="25690" w:author="Rosati Michele (GSE)" w:date="2025-10-24T19:13:00Z" w16du:dateUtc="2025-10-24T17:13:00Z"/>
          <w:rFonts w:ascii="Calibri" w:hAnsi="Calibri" w:cs="Calibri"/>
          <w:sz w:val="22"/>
          <w:szCs w:val="22"/>
          <w:rPrChange w:id="25691" w:author="Rosati Michele (GSE)" w:date="2025-10-24T20:14:00Z" w16du:dateUtc="2025-10-24T18:14:00Z">
            <w:rPr>
              <w:ins w:id="25692" w:author="Rosati Michele (GSE)" w:date="2025-10-24T19:13:00Z" w16du:dateUtc="2025-10-24T17:13:00Z"/>
              <w:rFonts w:ascii="Calibri" w:hAnsi="Calibri" w:cs="Calibri"/>
              <w:sz w:val="20"/>
              <w:szCs w:val="20"/>
            </w:rPr>
          </w:rPrChange>
        </w:rPr>
      </w:pPr>
      <w:ins w:id="25693" w:author="Rosati Michele (GSE)" w:date="2025-10-24T19:13:00Z" w16du:dateUtc="2025-10-24T17:13:00Z">
        <w:r w:rsidRPr="00655372">
          <w:rPr>
            <w:rFonts w:ascii="Calibri" w:hAnsi="Calibri" w:cs="Calibri"/>
            <w:sz w:val="22"/>
            <w:szCs w:val="22"/>
            <w:rPrChange w:id="25694" w:author="Rosati Michele (GSE)" w:date="2025-10-24T20:14:00Z" w16du:dateUtc="2025-10-24T18:14:00Z">
              <w:rPr>
                <w:rFonts w:ascii="Calibri" w:hAnsi="Calibri" w:cs="Calibri"/>
                <w:sz w:val="20"/>
                <w:szCs w:val="20"/>
              </w:rPr>
            </w:rPrChange>
          </w:rPr>
          <w:t>dei locali in cui è installata una centralina di termoregolazione con dispositivi modulanti per la regolazione automatica della temperatura ambiente (cfr. decreto del Ministro dello sviluppo economico 26 giugno 2015 concernente le metodologie di calcolo della prestazione energetica e definizione delle prescrizioni e dei requisiti minimi degli edifici). In caso di impianti al servizio di più locali, è possibile omettere l’installazione di elementi di regolazione di tipo modulante agenti sulla portata esclusivamente sui terminali di emissione situati all’interno dei locali in cui è presente una centralina di termoregolazione, anche se questa agisce, oltre che sui terminali di quel locale, anche sui terminali di emissione installati in altri locali;</w:t>
        </w:r>
      </w:ins>
    </w:p>
    <w:p w14:paraId="51269B9B" w14:textId="77777777" w:rsidR="00133FC6" w:rsidRPr="00655372" w:rsidRDefault="00133FC6" w:rsidP="00133FC6">
      <w:pPr>
        <w:pStyle w:val="Paragrafoelenco"/>
        <w:numPr>
          <w:ilvl w:val="1"/>
          <w:numId w:val="472"/>
        </w:numPr>
        <w:spacing w:after="120" w:line="259" w:lineRule="auto"/>
        <w:ind w:left="1134" w:hanging="357"/>
        <w:contextualSpacing w:val="0"/>
        <w:jc w:val="both"/>
        <w:rPr>
          <w:ins w:id="25695" w:author="Rosati Michele (GSE)" w:date="2025-10-24T19:13:00Z" w16du:dateUtc="2025-10-24T17:13:00Z"/>
          <w:rFonts w:ascii="Calibri" w:hAnsi="Calibri" w:cs="Calibri"/>
          <w:sz w:val="22"/>
          <w:szCs w:val="22"/>
          <w:rPrChange w:id="25696" w:author="Rosati Michele (GSE)" w:date="2025-10-24T20:14:00Z" w16du:dateUtc="2025-10-24T18:14:00Z">
            <w:rPr>
              <w:ins w:id="25697" w:author="Rosati Michele (GSE)" w:date="2025-10-24T19:13:00Z" w16du:dateUtc="2025-10-24T17:13:00Z"/>
              <w:rFonts w:ascii="Calibri" w:hAnsi="Calibri" w:cs="Calibri"/>
              <w:sz w:val="20"/>
              <w:szCs w:val="20"/>
            </w:rPr>
          </w:rPrChange>
        </w:rPr>
      </w:pPr>
      <w:ins w:id="25698" w:author="Rosati Michele (GSE)" w:date="2025-10-24T19:13:00Z" w16du:dateUtc="2025-10-24T17:13:00Z">
        <w:r w:rsidRPr="00655372">
          <w:rPr>
            <w:rFonts w:ascii="Calibri" w:hAnsi="Calibri" w:cs="Calibri"/>
            <w:sz w:val="22"/>
            <w:szCs w:val="22"/>
            <w:rPrChange w:id="25699" w:author="Rosati Michele (GSE)" w:date="2025-10-24T20:14:00Z" w16du:dateUtc="2025-10-24T18:14:00Z">
              <w:rPr>
                <w:rFonts w:ascii="Calibri" w:hAnsi="Calibri" w:cs="Calibri"/>
                <w:sz w:val="20"/>
                <w:szCs w:val="20"/>
              </w:rPr>
            </w:rPrChange>
          </w:rPr>
          <w:t>degli impianti di climatizzazione invernale progettati e realizzati con temperature medie del fluido termovettore inferiori a 45°C.</w:t>
        </w:r>
      </w:ins>
    </w:p>
    <w:p w14:paraId="512C7D39" w14:textId="77777777" w:rsidR="00133FC6" w:rsidRPr="00655372" w:rsidRDefault="00133FC6" w:rsidP="00133FC6">
      <w:pPr>
        <w:pStyle w:val="Paragrafoelenco"/>
        <w:numPr>
          <w:ilvl w:val="0"/>
          <w:numId w:val="472"/>
        </w:numPr>
        <w:spacing w:after="120" w:line="259" w:lineRule="auto"/>
        <w:ind w:left="426" w:hanging="284"/>
        <w:contextualSpacing w:val="0"/>
        <w:jc w:val="both"/>
        <w:rPr>
          <w:ins w:id="25700" w:author="Rosati Michele (GSE)" w:date="2025-10-24T19:13:00Z" w16du:dateUtc="2025-10-24T17:13:00Z"/>
          <w:rFonts w:ascii="Calibri" w:hAnsi="Calibri" w:cs="Calibri"/>
          <w:sz w:val="22"/>
          <w:szCs w:val="22"/>
          <w:rPrChange w:id="25701" w:author="Rosati Michele (GSE)" w:date="2025-10-24T20:14:00Z" w16du:dateUtc="2025-10-24T18:14:00Z">
            <w:rPr>
              <w:ins w:id="25702" w:author="Rosati Michele (GSE)" w:date="2025-10-24T19:13:00Z" w16du:dateUtc="2025-10-24T17:13:00Z"/>
              <w:rFonts w:ascii="Calibri" w:hAnsi="Calibri" w:cs="Calibri"/>
              <w:sz w:val="20"/>
              <w:szCs w:val="20"/>
            </w:rPr>
          </w:rPrChange>
        </w:rPr>
      </w:pPr>
      <w:ins w:id="25703" w:author="Rosati Michele (GSE)" w:date="2025-10-24T19:13:00Z" w16du:dateUtc="2025-10-24T17:13:00Z">
        <w:r w:rsidRPr="00655372">
          <w:rPr>
            <w:rFonts w:ascii="Calibri" w:hAnsi="Calibri" w:cs="Calibri"/>
            <w:sz w:val="22"/>
            <w:szCs w:val="22"/>
            <w:rPrChange w:id="25704" w:author="Rosati Michele (GSE)" w:date="2025-10-24T20:14:00Z" w16du:dateUtc="2025-10-24T18:14:00Z">
              <w:rPr>
                <w:rFonts w:ascii="Calibri" w:hAnsi="Calibri" w:cs="Calibri"/>
                <w:sz w:val="20"/>
                <w:szCs w:val="20"/>
              </w:rPr>
            </w:rPrChange>
          </w:rPr>
          <w:t>nel caso di impianto centralizzato a servizio di molteplici unità immobiliari e/o edifici, devono essere installati efficaci sistemi di contabilizzazione individuale dell’energia termica utilizzata per la conseguente ripartizione delle spese;</w:t>
        </w:r>
      </w:ins>
    </w:p>
    <w:p w14:paraId="32CCCD79" w14:textId="77777777" w:rsidR="00133FC6" w:rsidRPr="00655372" w:rsidRDefault="00133FC6" w:rsidP="00133FC6">
      <w:pPr>
        <w:pStyle w:val="Paragrafoelenco"/>
        <w:numPr>
          <w:ilvl w:val="0"/>
          <w:numId w:val="472"/>
        </w:numPr>
        <w:spacing w:after="120" w:line="259" w:lineRule="auto"/>
        <w:ind w:left="426" w:hanging="284"/>
        <w:contextualSpacing w:val="0"/>
        <w:jc w:val="both"/>
        <w:rPr>
          <w:ins w:id="25705" w:author="Rosati Michele (GSE)" w:date="2025-10-24T19:13:00Z" w16du:dateUtc="2025-10-24T17:13:00Z"/>
          <w:rFonts w:ascii="Calibri" w:hAnsi="Calibri" w:cs="Calibri"/>
          <w:sz w:val="22"/>
          <w:szCs w:val="22"/>
          <w:rPrChange w:id="25706" w:author="Rosati Michele (GSE)" w:date="2025-10-24T20:14:00Z" w16du:dateUtc="2025-10-24T18:14:00Z">
            <w:rPr>
              <w:ins w:id="25707" w:author="Rosati Michele (GSE)" w:date="2025-10-24T19:13:00Z" w16du:dateUtc="2025-10-24T17:13:00Z"/>
              <w:rFonts w:ascii="Calibri" w:hAnsi="Calibri" w:cs="Calibri"/>
              <w:sz w:val="20"/>
              <w:szCs w:val="20"/>
            </w:rPr>
          </w:rPrChange>
        </w:rPr>
      </w:pPr>
      <w:ins w:id="25708" w:author="Rosati Michele (GSE)" w:date="2025-10-24T19:13:00Z" w16du:dateUtc="2025-10-24T17:13:00Z">
        <w:r w:rsidRPr="00655372">
          <w:rPr>
            <w:rFonts w:ascii="Calibri" w:hAnsi="Calibri" w:cs="Calibri"/>
            <w:sz w:val="22"/>
            <w:szCs w:val="22"/>
            <w:rPrChange w:id="25709" w:author="Rosati Michele (GSE)" w:date="2025-10-24T20:14:00Z" w16du:dateUtc="2025-10-24T18:14:00Z">
              <w:rPr>
                <w:rFonts w:ascii="Calibri" w:hAnsi="Calibri" w:cs="Calibri"/>
                <w:sz w:val="20"/>
                <w:szCs w:val="20"/>
              </w:rPr>
            </w:rPrChange>
          </w:rPr>
          <w:t xml:space="preserve">nel caso in cui l’intervento sia realizzato su un intero edificio dotato di un impianto di riscaldamento di potenza nominale totale (da intendersi potenza nominale totale utile) maggiore o uguale a 200 kWt, ai fini della richiesta di incentivo la diagnosi energetica </w:t>
        </w:r>
        <w:r w:rsidRPr="00655372">
          <w:rPr>
            <w:rFonts w:ascii="Calibri" w:hAnsi="Calibri" w:cs="Calibri"/>
            <w:i/>
            <w:iCs/>
            <w:sz w:val="22"/>
            <w:szCs w:val="22"/>
            <w:rPrChange w:id="25710" w:author="Rosati Michele (GSE)" w:date="2025-10-24T20:14:00Z" w16du:dateUtc="2025-10-24T18:14:00Z">
              <w:rPr>
                <w:rFonts w:ascii="Calibri" w:hAnsi="Calibri" w:cs="Calibri"/>
                <w:i/>
                <w:iCs/>
                <w:sz w:val="20"/>
                <w:szCs w:val="20"/>
              </w:rPr>
            </w:rPrChange>
          </w:rPr>
          <w:t xml:space="preserve">ante-operm </w:t>
        </w:r>
        <w:r w:rsidRPr="00655372">
          <w:rPr>
            <w:rFonts w:ascii="Calibri" w:hAnsi="Calibri" w:cs="Calibri"/>
            <w:sz w:val="22"/>
            <w:szCs w:val="22"/>
            <w:rPrChange w:id="25711" w:author="Rosati Michele (GSE)" w:date="2025-10-24T20:14:00Z" w16du:dateUtc="2025-10-24T18:14:00Z">
              <w:rPr>
                <w:rFonts w:ascii="Calibri" w:hAnsi="Calibri" w:cs="Calibri"/>
                <w:sz w:val="20"/>
                <w:szCs w:val="20"/>
              </w:rPr>
            </w:rPrChange>
          </w:rPr>
          <w:t xml:space="preserve">e l’APE </w:t>
        </w:r>
        <w:r w:rsidRPr="00655372">
          <w:rPr>
            <w:rFonts w:ascii="Calibri" w:hAnsi="Calibri" w:cs="Calibri"/>
            <w:i/>
            <w:iCs/>
            <w:sz w:val="22"/>
            <w:szCs w:val="22"/>
            <w:rPrChange w:id="25712" w:author="Rosati Michele (GSE)" w:date="2025-10-24T20:14:00Z" w16du:dateUtc="2025-10-24T18:14:00Z">
              <w:rPr>
                <w:rFonts w:ascii="Calibri" w:hAnsi="Calibri" w:cs="Calibri"/>
                <w:i/>
                <w:iCs/>
                <w:sz w:val="20"/>
                <w:szCs w:val="20"/>
              </w:rPr>
            </w:rPrChange>
          </w:rPr>
          <w:t xml:space="preserve">post- operam </w:t>
        </w:r>
        <w:r w:rsidRPr="00655372">
          <w:rPr>
            <w:rFonts w:ascii="Calibri" w:hAnsi="Calibri" w:cs="Calibri"/>
            <w:sz w:val="22"/>
            <w:szCs w:val="22"/>
            <w:rPrChange w:id="25713" w:author="Rosati Michele (GSE)" w:date="2025-10-24T20:14:00Z" w16du:dateUtc="2025-10-24T18:14:00Z">
              <w:rPr>
                <w:rFonts w:ascii="Calibri" w:hAnsi="Calibri" w:cs="Calibri"/>
                <w:sz w:val="20"/>
                <w:szCs w:val="20"/>
              </w:rPr>
            </w:rPrChange>
          </w:rPr>
          <w:t>sono obbligatorie, a pena di decadenza del riconoscimento degli incentivi.</w:t>
        </w:r>
      </w:ins>
    </w:p>
    <w:p w14:paraId="75F365A8" w14:textId="77777777" w:rsidR="00133FC6" w:rsidRPr="00655372" w:rsidRDefault="00133FC6" w:rsidP="00133FC6">
      <w:pPr>
        <w:pStyle w:val="Paragrafoelenco"/>
        <w:numPr>
          <w:ilvl w:val="0"/>
          <w:numId w:val="472"/>
        </w:numPr>
        <w:spacing w:after="120" w:line="259" w:lineRule="auto"/>
        <w:ind w:left="426" w:hanging="284"/>
        <w:contextualSpacing w:val="0"/>
        <w:jc w:val="both"/>
        <w:rPr>
          <w:ins w:id="25714" w:author="Rosati Michele (GSE)" w:date="2025-10-24T19:13:00Z" w16du:dateUtc="2025-10-24T17:13:00Z"/>
          <w:rFonts w:ascii="Calibri" w:hAnsi="Calibri" w:cs="Calibri"/>
          <w:sz w:val="22"/>
          <w:szCs w:val="22"/>
          <w:rPrChange w:id="25715" w:author="Rosati Michele (GSE)" w:date="2025-10-24T20:14:00Z" w16du:dateUtc="2025-10-24T18:14:00Z">
            <w:rPr>
              <w:ins w:id="25716" w:author="Rosati Michele (GSE)" w:date="2025-10-24T19:13:00Z" w16du:dateUtc="2025-10-24T17:13:00Z"/>
              <w:rFonts w:ascii="Calibri" w:hAnsi="Calibri" w:cs="Calibri"/>
              <w:sz w:val="20"/>
              <w:szCs w:val="20"/>
            </w:rPr>
          </w:rPrChange>
        </w:rPr>
      </w:pPr>
      <w:ins w:id="25717" w:author="Rosati Michele (GSE)" w:date="2025-10-24T19:13:00Z" w16du:dateUtc="2025-10-24T17:13:00Z">
        <w:r w:rsidRPr="00655372">
          <w:rPr>
            <w:rFonts w:ascii="Calibri" w:hAnsi="Calibri" w:cs="Calibri"/>
            <w:sz w:val="22"/>
            <w:szCs w:val="22"/>
            <w:rPrChange w:id="25718" w:author="Rosati Michele (GSE)" w:date="2025-10-24T20:14:00Z" w16du:dateUtc="2025-10-24T18:14:00Z">
              <w:rPr>
                <w:rFonts w:ascii="Calibri" w:hAnsi="Calibri" w:cs="Calibri"/>
                <w:sz w:val="20"/>
                <w:szCs w:val="20"/>
              </w:rPr>
            </w:rPrChange>
          </w:rPr>
          <w:t xml:space="preserve">per gli interventi con potenza termica utile superiore a 200 kW, è obbligatoria l’installazione di sistemi di contabilizzazione del calore e la comunicazione al GSE delle misure dell’energia termica annualmente prodotta dagli impianti e utilizzata per coprire i fabbisogni termici, secondo quanto indicato al paragrafo </w:t>
        </w:r>
        <w:r w:rsidRPr="00655372">
          <w:rPr>
            <w:rFonts w:ascii="Calibri" w:hAnsi="Calibri" w:cs="Calibri"/>
            <w:sz w:val="22"/>
            <w:szCs w:val="22"/>
            <w:highlight w:val="yellow"/>
            <w:rPrChange w:id="25719" w:author="Rosati Michele (GSE)" w:date="2025-10-24T20:14:00Z" w16du:dateUtc="2025-10-24T18:14:00Z">
              <w:rPr>
                <w:rFonts w:ascii="Calibri" w:hAnsi="Calibri" w:cs="Calibri"/>
                <w:sz w:val="20"/>
                <w:szCs w:val="20"/>
                <w:highlight w:val="yellow"/>
              </w:rPr>
            </w:rPrChange>
          </w:rPr>
          <w:t>X</w:t>
        </w:r>
        <w:r w:rsidRPr="00655372">
          <w:rPr>
            <w:rFonts w:ascii="Calibri" w:hAnsi="Calibri" w:cs="Calibri"/>
            <w:sz w:val="22"/>
            <w:szCs w:val="22"/>
            <w:rPrChange w:id="25720" w:author="Rosati Michele (GSE)" w:date="2025-10-24T20:14:00Z" w16du:dateUtc="2025-10-24T18:14:00Z">
              <w:rPr>
                <w:rFonts w:ascii="Calibri" w:hAnsi="Calibri" w:cs="Calibri"/>
                <w:sz w:val="20"/>
                <w:szCs w:val="20"/>
              </w:rPr>
            </w:rPrChange>
          </w:rPr>
          <w:t>.</w:t>
        </w:r>
      </w:ins>
    </w:p>
    <w:p w14:paraId="158FE1E8" w14:textId="77777777" w:rsidR="00133FC6" w:rsidRPr="00655372" w:rsidRDefault="00133FC6" w:rsidP="00133FC6">
      <w:pPr>
        <w:pStyle w:val="Didascalia"/>
        <w:ind w:left="717"/>
        <w:jc w:val="left"/>
        <w:rPr>
          <w:ins w:id="25721" w:author="Rosati Michele (GSE)" w:date="2025-10-24T19:13:00Z" w16du:dateUtc="2025-10-24T17:13:00Z"/>
          <w:rFonts w:ascii="Calibri" w:hAnsi="Calibri" w:cs="Calibri"/>
          <w:sz w:val="22"/>
          <w:szCs w:val="22"/>
          <w:rPrChange w:id="25722" w:author="Rosati Michele (GSE)" w:date="2025-10-24T20:14:00Z" w16du:dateUtc="2025-10-24T18:14:00Z">
            <w:rPr>
              <w:ins w:id="25723" w:author="Rosati Michele (GSE)" w:date="2025-10-24T19:13:00Z" w16du:dateUtc="2025-10-24T17:13:00Z"/>
              <w:rFonts w:ascii="Calibri" w:hAnsi="Calibri" w:cs="Calibri"/>
              <w:sz w:val="20"/>
              <w:szCs w:val="20"/>
            </w:rPr>
          </w:rPrChange>
        </w:rPr>
      </w:pPr>
    </w:p>
    <w:tbl>
      <w:tblPr>
        <w:tblStyle w:val="TableNormal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Change w:id="25724" w:author="Rosati Michele (GSE)" w:date="2025-10-26T16:28:00Z" w16du:dateUtc="2025-10-26T15:28:00Z">
          <w:tblPr>
            <w:tblStyle w:val="TableNormal1"/>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113" w:type="dxa"/>
              <w:bottom w:w="57" w:type="dxa"/>
              <w:right w:w="113" w:type="dxa"/>
            </w:tblCellMar>
            <w:tblLook w:val="01E0" w:firstRow="1" w:lastRow="1" w:firstColumn="1" w:lastColumn="1" w:noHBand="0" w:noVBand="0"/>
          </w:tblPr>
        </w:tblPrChange>
      </w:tblPr>
      <w:tblGrid>
        <w:gridCol w:w="1276"/>
        <w:gridCol w:w="3686"/>
        <w:gridCol w:w="4677"/>
        <w:tblGridChange w:id="25725">
          <w:tblGrid>
            <w:gridCol w:w="65"/>
            <w:gridCol w:w="1276"/>
            <w:gridCol w:w="3686"/>
            <w:gridCol w:w="4612"/>
            <w:gridCol w:w="65"/>
          </w:tblGrid>
        </w:tblGridChange>
      </w:tblGrid>
      <w:tr w:rsidR="00133FC6" w:rsidRPr="00655372" w14:paraId="111A9AA1" w14:textId="77777777" w:rsidTr="007578AB">
        <w:trPr>
          <w:trHeight w:val="227"/>
          <w:ins w:id="25726" w:author="Rosati Michele (GSE)" w:date="2025-10-24T19:13:00Z"/>
          <w:trPrChange w:id="25727" w:author="Rosati Michele (GSE)" w:date="2025-10-26T16:28:00Z" w16du:dateUtc="2025-10-26T15:28:00Z">
            <w:trPr>
              <w:gridBefore w:val="1"/>
              <w:trHeight w:val="227"/>
            </w:trPr>
          </w:trPrChange>
        </w:trPr>
        <w:tc>
          <w:tcPr>
            <w:tcW w:w="9639" w:type="dxa"/>
            <w:gridSpan w:val="3"/>
            <w:vAlign w:val="center"/>
            <w:tcPrChange w:id="25728" w:author="Rosati Michele (GSE)" w:date="2025-10-26T16:28:00Z" w16du:dateUtc="2025-10-26T15:28:00Z">
              <w:tcPr>
                <w:tcW w:w="9639" w:type="dxa"/>
                <w:gridSpan w:val="4"/>
                <w:vAlign w:val="center"/>
              </w:tcPr>
            </w:tcPrChange>
          </w:tcPr>
          <w:p w14:paraId="4BDA4F22" w14:textId="77777777" w:rsidR="00133FC6" w:rsidRPr="00655372" w:rsidRDefault="00133FC6">
            <w:pPr>
              <w:pStyle w:val="TableParagraph"/>
              <w:spacing w:line="210" w:lineRule="exact"/>
              <w:ind w:left="536"/>
              <w:jc w:val="center"/>
              <w:rPr>
                <w:ins w:id="25729" w:author="Rosati Michele (GSE)" w:date="2025-10-24T19:13:00Z" w16du:dateUtc="2025-10-24T17:13:00Z"/>
                <w:rFonts w:ascii="Calibri" w:hAnsi="Calibri" w:cs="Calibri"/>
                <w:b/>
                <w:rPrChange w:id="25730" w:author="Rosati Michele (GSE)" w:date="2025-10-24T20:14:00Z" w16du:dateUtc="2025-10-24T18:14:00Z">
                  <w:rPr>
                    <w:ins w:id="25731" w:author="Rosati Michele (GSE)" w:date="2025-10-24T19:13:00Z" w16du:dateUtc="2025-10-24T17:13:00Z"/>
                    <w:rFonts w:ascii="Calibri" w:hAnsi="Calibri" w:cs="Calibri"/>
                    <w:b/>
                    <w:sz w:val="20"/>
                    <w:szCs w:val="20"/>
                  </w:rPr>
                </w:rPrChange>
              </w:rPr>
            </w:pPr>
            <w:ins w:id="25732" w:author="Rosati Michele (GSE)" w:date="2025-10-24T19:13:00Z" w16du:dateUtc="2025-10-24T17:13:00Z">
              <w:r w:rsidRPr="00655372">
                <w:rPr>
                  <w:rFonts w:ascii="Calibri" w:eastAsiaTheme="minorHAnsi" w:hAnsi="Calibri" w:cs="Calibri"/>
                  <w:kern w:val="2"/>
                  <w14:ligatures w14:val="standardContextual"/>
                  <w:rPrChange w:id="25733" w:author="Rosati Michele (GSE)" w:date="2025-10-24T20:14:00Z" w16du:dateUtc="2025-10-24T18:14:00Z">
                    <w:rPr>
                      <w:rFonts w:ascii="Calibri" w:eastAsiaTheme="minorHAnsi" w:hAnsi="Calibri" w:cs="Calibri"/>
                      <w:kern w:val="2"/>
                      <w:sz w:val="20"/>
                      <w:szCs w:val="20"/>
                      <w14:ligatures w14:val="standardContextual"/>
                    </w:rPr>
                  </w:rPrChange>
                </w:rPr>
                <w:t xml:space="preserve">Tabella </w:t>
              </w:r>
              <w:r w:rsidRPr="00655372">
                <w:rPr>
                  <w:rFonts w:ascii="Calibri" w:eastAsiaTheme="minorHAnsi" w:hAnsi="Calibri" w:cs="Calibri"/>
                  <w:kern w:val="2"/>
                  <w:lang w:val="it-IT"/>
                  <w14:ligatures w14:val="standardContextual"/>
                  <w:rPrChange w:id="25734" w:author="Rosati Michele (GSE)" w:date="2025-10-24T20:14:00Z" w16du:dateUtc="2025-10-24T18:14:00Z">
                    <w:rPr>
                      <w:rFonts w:ascii="Calibri" w:eastAsiaTheme="minorHAnsi" w:hAnsi="Calibri" w:cs="Calibri"/>
                      <w:kern w:val="2"/>
                      <w:sz w:val="20"/>
                      <w:szCs w:val="20"/>
                      <w:lang w:val="it-IT"/>
                      <w14:ligatures w14:val="standardContextual"/>
                    </w:rPr>
                  </w:rPrChange>
                </w:rPr>
                <w:fldChar w:fldCharType="begin"/>
              </w:r>
              <w:r w:rsidRPr="00655372">
                <w:rPr>
                  <w:rFonts w:ascii="Calibri" w:eastAsiaTheme="minorHAnsi" w:hAnsi="Calibri" w:cs="Calibri"/>
                  <w:kern w:val="2"/>
                  <w14:ligatures w14:val="standardContextual"/>
                  <w:rPrChange w:id="25735" w:author="Rosati Michele (GSE)" w:date="2025-10-24T20:14:00Z" w16du:dateUtc="2025-10-24T18:14:00Z">
                    <w:rPr>
                      <w:rFonts w:ascii="Calibri" w:eastAsiaTheme="minorHAnsi" w:hAnsi="Calibri" w:cs="Calibri"/>
                      <w:kern w:val="2"/>
                      <w:sz w:val="20"/>
                      <w:szCs w:val="20"/>
                      <w14:ligatures w14:val="standardContextual"/>
                    </w:rPr>
                  </w:rPrChange>
                </w:rPr>
                <w:instrText xml:space="preserve"> SEQ Tabella \* ARABIC </w:instrText>
              </w:r>
              <w:r w:rsidRPr="00655372">
                <w:rPr>
                  <w:rFonts w:ascii="Calibri" w:eastAsiaTheme="minorHAnsi" w:hAnsi="Calibri" w:cs="Calibri"/>
                  <w:kern w:val="2"/>
                  <w:lang w:val="it-IT"/>
                  <w14:ligatures w14:val="standardContextual"/>
                  <w:rPrChange w:id="25736" w:author="Rosati Michele (GSE)" w:date="2025-10-24T20:14:00Z" w16du:dateUtc="2025-10-24T18:14:00Z">
                    <w:rPr>
                      <w:rFonts w:ascii="Calibri" w:eastAsiaTheme="minorHAnsi" w:hAnsi="Calibri" w:cs="Calibri"/>
                      <w:kern w:val="2"/>
                      <w:sz w:val="20"/>
                      <w:szCs w:val="20"/>
                      <w14:ligatures w14:val="standardContextual"/>
                    </w:rPr>
                  </w:rPrChange>
                </w:rPr>
                <w:fldChar w:fldCharType="separate"/>
              </w:r>
              <w:r w:rsidRPr="00655372" w:rsidDel="00A6225C">
                <w:rPr>
                  <w:rFonts w:ascii="Calibri" w:eastAsiaTheme="minorHAnsi" w:hAnsi="Calibri" w:cs="Calibri"/>
                  <w:noProof/>
                  <w:kern w:val="2"/>
                  <w14:ligatures w14:val="standardContextual"/>
                  <w:rPrChange w:id="25737" w:author="Rosati Michele (GSE)" w:date="2025-10-24T20:14:00Z" w16du:dateUtc="2025-10-24T18:14:00Z">
                    <w:rPr>
                      <w:rFonts w:ascii="Calibri" w:eastAsiaTheme="minorHAnsi" w:hAnsi="Calibri" w:cs="Calibri"/>
                      <w:kern w:val="2"/>
                      <w:sz w:val="20"/>
                      <w:szCs w:val="20"/>
                      <w14:ligatures w14:val="standardContextual"/>
                    </w:rPr>
                  </w:rPrChange>
                </w:rPr>
                <w:t>6</w:t>
              </w:r>
              <w:r w:rsidRPr="00655372">
                <w:rPr>
                  <w:rFonts w:ascii="Calibri" w:eastAsiaTheme="minorHAnsi" w:hAnsi="Calibri" w:cs="Calibri"/>
                  <w:kern w:val="2"/>
                  <w:lang w:val="it-IT"/>
                  <w14:ligatures w14:val="standardContextual"/>
                  <w:rPrChange w:id="25738" w:author="Rosati Michele (GSE)" w:date="2025-10-24T20:14:00Z" w16du:dateUtc="2025-10-24T18:14:00Z">
                    <w:rPr>
                      <w:rFonts w:ascii="Calibri" w:eastAsiaTheme="minorHAnsi" w:hAnsi="Calibri" w:cs="Calibri"/>
                      <w:kern w:val="2"/>
                      <w:sz w:val="20"/>
                      <w:szCs w:val="20"/>
                      <w14:ligatures w14:val="standardContextual"/>
                    </w:rPr>
                  </w:rPrChange>
                </w:rPr>
                <w:fldChar w:fldCharType="end"/>
              </w:r>
              <w:r w:rsidRPr="00655372">
                <w:rPr>
                  <w:rFonts w:ascii="Calibri" w:eastAsiaTheme="minorHAnsi" w:hAnsi="Calibri" w:cs="Calibri"/>
                  <w:kern w:val="2"/>
                  <w14:ligatures w14:val="standardContextual"/>
                  <w:rPrChange w:id="25739" w:author="Rosati Michele (GSE)" w:date="2025-10-24T20:14:00Z" w16du:dateUtc="2025-10-24T18:14:00Z">
                    <w:rPr>
                      <w:rFonts w:ascii="Calibri" w:eastAsiaTheme="minorHAnsi" w:hAnsi="Calibri" w:cs="Calibri"/>
                      <w:kern w:val="2"/>
                      <w:sz w:val="20"/>
                      <w:szCs w:val="20"/>
                      <w14:ligatures w14:val="standardContextual"/>
                    </w:rPr>
                  </w:rPrChange>
                </w:rPr>
                <w:t xml:space="preserve"> – Allegato I - DM 07.08.2025</w:t>
              </w:r>
            </w:ins>
          </w:p>
        </w:tc>
      </w:tr>
      <w:tr w:rsidR="00133FC6" w:rsidRPr="00655372" w14:paraId="1F1B90F8" w14:textId="77777777" w:rsidTr="007578AB">
        <w:trPr>
          <w:trHeight w:val="227"/>
          <w:ins w:id="25740" w:author="Rosati Michele (GSE)" w:date="2025-10-24T19:13:00Z"/>
          <w:trPrChange w:id="25741" w:author="Rosati Michele (GSE)" w:date="2025-10-26T16:28:00Z" w16du:dateUtc="2025-10-26T15:28:00Z">
            <w:trPr>
              <w:gridBefore w:val="1"/>
              <w:trHeight w:val="227"/>
            </w:trPr>
          </w:trPrChange>
        </w:trPr>
        <w:tc>
          <w:tcPr>
            <w:tcW w:w="4962" w:type="dxa"/>
            <w:gridSpan w:val="2"/>
            <w:vAlign w:val="center"/>
            <w:tcPrChange w:id="25742" w:author="Rosati Michele (GSE)" w:date="2025-10-26T16:28:00Z" w16du:dateUtc="2025-10-26T15:28:00Z">
              <w:tcPr>
                <w:tcW w:w="4962" w:type="dxa"/>
                <w:gridSpan w:val="2"/>
                <w:vAlign w:val="center"/>
              </w:tcPr>
            </w:tcPrChange>
          </w:tcPr>
          <w:p w14:paraId="44AACCB5" w14:textId="77777777" w:rsidR="00133FC6" w:rsidRPr="00655372" w:rsidRDefault="00133FC6">
            <w:pPr>
              <w:pStyle w:val="TableParagraph"/>
              <w:spacing w:line="210" w:lineRule="exact"/>
              <w:ind w:left="1415"/>
              <w:jc w:val="center"/>
              <w:rPr>
                <w:ins w:id="25743" w:author="Rosati Michele (GSE)" w:date="2025-10-24T19:13:00Z" w16du:dateUtc="2025-10-24T17:13:00Z"/>
                <w:rFonts w:ascii="Calibri" w:hAnsi="Calibri" w:cs="Calibri"/>
                <w:b/>
                <w:lang w:val="it-IT"/>
                <w:rPrChange w:id="25744" w:author="Rosati Michele (GSE)" w:date="2025-10-24T20:14:00Z" w16du:dateUtc="2025-10-24T18:14:00Z">
                  <w:rPr>
                    <w:ins w:id="25745" w:author="Rosati Michele (GSE)" w:date="2025-10-24T19:13:00Z" w16du:dateUtc="2025-10-24T17:13:00Z"/>
                    <w:rFonts w:ascii="Calibri" w:hAnsi="Calibri" w:cs="Calibri"/>
                    <w:b/>
                    <w:sz w:val="20"/>
                    <w:szCs w:val="20"/>
                    <w:lang w:val="it-IT"/>
                  </w:rPr>
                </w:rPrChange>
              </w:rPr>
            </w:pPr>
            <w:ins w:id="25746" w:author="Rosati Michele (GSE)" w:date="2025-10-24T19:13:00Z" w16du:dateUtc="2025-10-24T17:13:00Z">
              <w:r w:rsidRPr="00655372">
                <w:rPr>
                  <w:rFonts w:ascii="Calibri" w:hAnsi="Calibri" w:cs="Calibri"/>
                  <w:b/>
                  <w:rPrChange w:id="25747" w:author="Rosati Michele (GSE)" w:date="2025-10-24T20:14:00Z" w16du:dateUtc="2025-10-24T18:14:00Z">
                    <w:rPr>
                      <w:rFonts w:ascii="Calibri" w:hAnsi="Calibri" w:cs="Calibri"/>
                      <w:b/>
                      <w:sz w:val="20"/>
                      <w:szCs w:val="20"/>
                    </w:rPr>
                  </w:rPrChange>
                </w:rPr>
                <w:t>Tipologia di intervento</w:t>
              </w:r>
            </w:ins>
          </w:p>
        </w:tc>
        <w:tc>
          <w:tcPr>
            <w:tcW w:w="4677" w:type="dxa"/>
            <w:vAlign w:val="center"/>
            <w:tcPrChange w:id="25748" w:author="Rosati Michele (GSE)" w:date="2025-10-26T16:28:00Z" w16du:dateUtc="2025-10-26T15:28:00Z">
              <w:tcPr>
                <w:tcW w:w="4677" w:type="dxa"/>
                <w:gridSpan w:val="2"/>
                <w:vAlign w:val="center"/>
              </w:tcPr>
            </w:tcPrChange>
          </w:tcPr>
          <w:p w14:paraId="677C1AC3" w14:textId="77777777" w:rsidR="00133FC6" w:rsidRPr="00655372" w:rsidRDefault="00133FC6">
            <w:pPr>
              <w:pStyle w:val="TableParagraph"/>
              <w:spacing w:line="210" w:lineRule="exact"/>
              <w:ind w:left="536"/>
              <w:jc w:val="center"/>
              <w:rPr>
                <w:ins w:id="25749" w:author="Rosati Michele (GSE)" w:date="2025-10-24T19:13:00Z" w16du:dateUtc="2025-10-24T17:13:00Z"/>
                <w:rFonts w:ascii="Calibri" w:hAnsi="Calibri" w:cs="Calibri"/>
                <w:b/>
                <w:lang w:val="it-IT"/>
                <w:rPrChange w:id="25750" w:author="Rosati Michele (GSE)" w:date="2025-10-24T20:14:00Z" w16du:dateUtc="2025-10-24T18:14:00Z">
                  <w:rPr>
                    <w:ins w:id="25751" w:author="Rosati Michele (GSE)" w:date="2025-10-24T19:13:00Z" w16du:dateUtc="2025-10-24T17:13:00Z"/>
                    <w:rFonts w:ascii="Calibri" w:hAnsi="Calibri" w:cs="Calibri"/>
                    <w:b/>
                    <w:sz w:val="20"/>
                    <w:szCs w:val="20"/>
                    <w:lang w:val="it-IT"/>
                  </w:rPr>
                </w:rPrChange>
              </w:rPr>
            </w:pPr>
            <w:ins w:id="25752" w:author="Rosati Michele (GSE)" w:date="2025-10-24T19:13:00Z" w16du:dateUtc="2025-10-24T17:13:00Z">
              <w:r w:rsidRPr="004E59E6">
                <w:rPr>
                  <w:rFonts w:ascii="Calibri" w:hAnsi="Calibri" w:cs="Calibri"/>
                  <w:b/>
                  <w:rPrChange w:id="25753" w:author="Di Lorenzo Michele (GSE)" w:date="2025-10-29T12:04:00Z" w16du:dateUtc="2025-10-29T11:04:00Z">
                    <w:rPr>
                      <w:rFonts w:ascii="Calibri" w:hAnsi="Calibri" w:cs="Calibri"/>
                      <w:b/>
                      <w:sz w:val="20"/>
                      <w:szCs w:val="20"/>
                    </w:rPr>
                  </w:rPrChange>
                </w:rPr>
                <w:t>Requisiti tecnici di soglia per la tecnologia</w:t>
              </w:r>
            </w:ins>
          </w:p>
        </w:tc>
      </w:tr>
      <w:tr w:rsidR="00133FC6" w:rsidRPr="00655372" w14:paraId="36CF6070" w14:textId="77777777" w:rsidTr="007578AB">
        <w:trPr>
          <w:trHeight w:val="918"/>
          <w:ins w:id="25754" w:author="Rosati Michele (GSE)" w:date="2025-10-24T19:13:00Z"/>
          <w:trPrChange w:id="25755" w:author="Rosati Michele (GSE)" w:date="2025-10-26T16:29:00Z" w16du:dateUtc="2025-10-26T15:29:00Z">
            <w:trPr>
              <w:gridBefore w:val="1"/>
              <w:trHeight w:val="918"/>
            </w:trPr>
          </w:trPrChange>
        </w:trPr>
        <w:tc>
          <w:tcPr>
            <w:tcW w:w="1276" w:type="dxa"/>
            <w:vMerge w:val="restart"/>
            <w:vAlign w:val="center"/>
            <w:tcPrChange w:id="25756" w:author="Rosati Michele (GSE)" w:date="2025-10-26T16:29:00Z" w16du:dateUtc="2025-10-26T15:29:00Z">
              <w:tcPr>
                <w:tcW w:w="1276" w:type="dxa"/>
                <w:vMerge w:val="restart"/>
                <w:vAlign w:val="center"/>
              </w:tcPr>
            </w:tcPrChange>
          </w:tcPr>
          <w:p w14:paraId="7F9543AB" w14:textId="77777777" w:rsidR="00133FC6" w:rsidRPr="00655372" w:rsidRDefault="00133FC6">
            <w:pPr>
              <w:pStyle w:val="TableParagraph"/>
              <w:ind w:left="141"/>
              <w:jc w:val="center"/>
              <w:rPr>
                <w:ins w:id="25757" w:author="Rosati Michele (GSE)" w:date="2025-10-24T19:13:00Z" w16du:dateUtc="2025-10-24T17:13:00Z"/>
                <w:rFonts w:ascii="Calibri" w:hAnsi="Calibri" w:cs="Calibri"/>
                <w:lang w:val="it-IT"/>
                <w:rPrChange w:id="25758" w:author="Rosati Michele (GSE)" w:date="2025-10-24T20:14:00Z" w16du:dateUtc="2025-10-24T18:14:00Z">
                  <w:rPr>
                    <w:ins w:id="25759" w:author="Rosati Michele (GSE)" w:date="2025-10-24T19:13:00Z" w16du:dateUtc="2025-10-24T17:13:00Z"/>
                    <w:rFonts w:ascii="Calibri" w:hAnsi="Calibri" w:cs="Calibri"/>
                    <w:sz w:val="20"/>
                    <w:szCs w:val="20"/>
                    <w:lang w:val="it-IT"/>
                  </w:rPr>
                </w:rPrChange>
              </w:rPr>
            </w:pPr>
            <w:ins w:id="25760" w:author="Rosati Michele (GSE)" w:date="2025-10-24T19:13:00Z" w16du:dateUtc="2025-10-24T17:13:00Z">
              <w:r w:rsidRPr="00655372">
                <w:rPr>
                  <w:rFonts w:ascii="Calibri" w:hAnsi="Calibri" w:cs="Calibri"/>
                  <w:rPrChange w:id="25761" w:author="Rosati Michele (GSE)" w:date="2025-10-24T20:14:00Z" w16du:dateUtc="2025-10-24T18:14:00Z">
                    <w:rPr>
                      <w:rFonts w:ascii="Calibri" w:hAnsi="Calibri" w:cs="Calibri"/>
                      <w:sz w:val="20"/>
                      <w:szCs w:val="20"/>
                    </w:rPr>
                  </w:rPrChange>
                </w:rPr>
                <w:lastRenderedPageBreak/>
                <w:t>Articolo 8, comma 1, lettera b)</w:t>
              </w:r>
            </w:ins>
          </w:p>
        </w:tc>
        <w:tc>
          <w:tcPr>
            <w:tcW w:w="3686" w:type="dxa"/>
            <w:vAlign w:val="center"/>
            <w:tcPrChange w:id="25762" w:author="Rosati Michele (GSE)" w:date="2025-10-26T16:29:00Z" w16du:dateUtc="2025-10-26T15:29:00Z">
              <w:tcPr>
                <w:tcW w:w="3686" w:type="dxa"/>
                <w:vAlign w:val="center"/>
              </w:tcPr>
            </w:tcPrChange>
          </w:tcPr>
          <w:p w14:paraId="1C520590" w14:textId="77777777" w:rsidR="00133FC6" w:rsidRPr="00655372" w:rsidRDefault="00133FC6">
            <w:pPr>
              <w:pStyle w:val="TableParagraph"/>
              <w:ind w:left="167" w:hanging="2"/>
              <w:jc w:val="center"/>
              <w:rPr>
                <w:ins w:id="25763" w:author="Rosati Michele (GSE)" w:date="2025-10-24T19:13:00Z" w16du:dateUtc="2025-10-24T17:13:00Z"/>
                <w:rFonts w:ascii="Calibri" w:hAnsi="Calibri" w:cs="Calibri"/>
                <w:lang w:val="it-IT"/>
                <w:rPrChange w:id="25764" w:author="Rosati Michele (GSE)" w:date="2025-10-24T20:14:00Z" w16du:dateUtc="2025-10-24T18:14:00Z">
                  <w:rPr>
                    <w:ins w:id="25765" w:author="Rosati Michele (GSE)" w:date="2025-10-24T19:13:00Z" w16du:dateUtc="2025-10-24T17:13:00Z"/>
                    <w:rFonts w:ascii="Calibri" w:hAnsi="Calibri" w:cs="Calibri"/>
                    <w:sz w:val="20"/>
                    <w:szCs w:val="20"/>
                    <w:lang w:val="it-IT"/>
                  </w:rPr>
                </w:rPrChange>
              </w:rPr>
            </w:pPr>
            <w:ins w:id="25766" w:author="Rosati Michele (GSE)" w:date="2025-10-24T19:13:00Z" w16du:dateUtc="2025-10-24T17:13:00Z">
              <w:r w:rsidRPr="004E59E6">
                <w:rPr>
                  <w:rFonts w:ascii="Calibri" w:hAnsi="Calibri" w:cs="Calibri"/>
                  <w:rPrChange w:id="25767" w:author="Di Lorenzo Michele (GSE)" w:date="2025-10-29T12:04:00Z" w16du:dateUtc="2025-10-29T11:04:00Z">
                    <w:rPr>
                      <w:rFonts w:ascii="Calibri" w:hAnsi="Calibri" w:cs="Calibri"/>
                      <w:sz w:val="20"/>
                      <w:szCs w:val="20"/>
                    </w:rPr>
                  </w:rPrChange>
                </w:rPr>
                <w:t>Caldaia a condensazione a gas operante nell’ambito di un sistema ibrido</w:t>
              </w:r>
            </w:ins>
          </w:p>
        </w:tc>
        <w:tc>
          <w:tcPr>
            <w:tcW w:w="4677" w:type="dxa"/>
            <w:vAlign w:val="center"/>
            <w:tcPrChange w:id="25768" w:author="Rosati Michele (GSE)" w:date="2025-10-26T16:29:00Z" w16du:dateUtc="2025-10-26T15:29:00Z">
              <w:tcPr>
                <w:tcW w:w="4677" w:type="dxa"/>
                <w:gridSpan w:val="2"/>
                <w:vAlign w:val="center"/>
              </w:tcPr>
            </w:tcPrChange>
          </w:tcPr>
          <w:p w14:paraId="11AC2455" w14:textId="77777777" w:rsidR="00133FC6" w:rsidRPr="00655372" w:rsidRDefault="00133FC6">
            <w:pPr>
              <w:pStyle w:val="TableParagraph"/>
              <w:ind w:left="464" w:hanging="104"/>
              <w:jc w:val="center"/>
              <w:rPr>
                <w:ins w:id="25769" w:author="Rosati Michele (GSE)" w:date="2025-10-24T19:13:00Z" w16du:dateUtc="2025-10-24T17:13:00Z"/>
                <w:rFonts w:ascii="Calibri" w:hAnsi="Calibri" w:cs="Calibri"/>
                <w:lang w:val="it-IT"/>
                <w:rPrChange w:id="25770" w:author="Rosati Michele (GSE)" w:date="2025-10-24T20:14:00Z" w16du:dateUtc="2025-10-24T18:14:00Z">
                  <w:rPr>
                    <w:ins w:id="25771" w:author="Rosati Michele (GSE)" w:date="2025-10-24T19:13:00Z" w16du:dateUtc="2025-10-24T17:13:00Z"/>
                    <w:rFonts w:ascii="Calibri" w:hAnsi="Calibri" w:cs="Calibri"/>
                    <w:sz w:val="20"/>
                    <w:szCs w:val="20"/>
                    <w:lang w:val="it-IT"/>
                  </w:rPr>
                </w:rPrChange>
              </w:rPr>
              <w:pPrChange w:id="25772" w:author="Rosati Michele (GSE)" w:date="2025-10-26T16:29:00Z" w16du:dateUtc="2025-10-26T15:29:00Z">
                <w:pPr>
                  <w:pStyle w:val="TableParagraph"/>
                  <w:ind w:left="464" w:hanging="104"/>
                </w:pPr>
              </w:pPrChange>
            </w:pPr>
            <w:ins w:id="25773" w:author="Rosati Michele (GSE)" w:date="2025-10-24T19:13:00Z" w16du:dateUtc="2025-10-24T17:13:00Z">
              <w:r w:rsidRPr="00655372">
                <w:rPr>
                  <w:rFonts w:ascii="Calibri" w:hAnsi="Calibri" w:cs="Calibri"/>
                  <w:rPrChange w:id="25774" w:author="Rosati Michele (GSE)" w:date="2025-10-24T20:14:00Z" w16du:dateUtc="2025-10-24T18:14:00Z">
                    <w:rPr>
                      <w:rFonts w:ascii="Calibri" w:hAnsi="Calibri" w:cs="Calibri"/>
                      <w:sz w:val="20"/>
                      <w:szCs w:val="20"/>
                    </w:rPr>
                  </w:rPrChange>
                </w:rPr>
                <w:t>η</w:t>
              </w:r>
              <w:r w:rsidRPr="004E59E6">
                <w:rPr>
                  <w:rFonts w:ascii="Calibri" w:hAnsi="Calibri" w:cs="Calibri"/>
                  <w:vertAlign w:val="subscript"/>
                  <w:rPrChange w:id="25775" w:author="Di Lorenzo Michele (GSE)" w:date="2025-10-29T12:04:00Z" w16du:dateUtc="2025-10-29T11:04:00Z">
                    <w:rPr>
                      <w:rFonts w:ascii="Calibri" w:hAnsi="Calibri" w:cs="Calibri"/>
                      <w:sz w:val="20"/>
                      <w:szCs w:val="20"/>
                      <w:vertAlign w:val="subscript"/>
                    </w:rPr>
                  </w:rPrChange>
                </w:rPr>
                <w:t>s</w:t>
              </w:r>
              <w:r w:rsidRPr="004E59E6">
                <w:rPr>
                  <w:rFonts w:ascii="Calibri" w:hAnsi="Calibri" w:cs="Calibri"/>
                  <w:rPrChange w:id="25776" w:author="Di Lorenzo Michele (GSE)" w:date="2025-10-29T12:04:00Z" w16du:dateUtc="2025-10-29T11:04:00Z">
                    <w:rPr>
                      <w:rFonts w:ascii="Calibri" w:hAnsi="Calibri" w:cs="Calibri"/>
                      <w:sz w:val="20"/>
                      <w:szCs w:val="20"/>
                    </w:rPr>
                  </w:rPrChange>
                </w:rPr>
                <w:t>* &gt; 90%, per apparecchi aventi Pn ≤ 400 kW;</w:t>
              </w:r>
            </w:ins>
          </w:p>
          <w:p w14:paraId="13FA7B24" w14:textId="77777777" w:rsidR="00133FC6" w:rsidRPr="00655372" w:rsidRDefault="00133FC6">
            <w:pPr>
              <w:pStyle w:val="TableParagraph"/>
              <w:ind w:left="464" w:hanging="104"/>
              <w:jc w:val="center"/>
              <w:rPr>
                <w:ins w:id="25777" w:author="Rosati Michele (GSE)" w:date="2025-10-24T19:13:00Z" w16du:dateUtc="2025-10-24T17:13:00Z"/>
                <w:rFonts w:ascii="Calibri" w:hAnsi="Calibri" w:cs="Calibri"/>
                <w:lang w:val="it-IT"/>
                <w:rPrChange w:id="25778" w:author="Rosati Michele (GSE)" w:date="2025-10-24T20:14:00Z" w16du:dateUtc="2025-10-24T18:14:00Z">
                  <w:rPr>
                    <w:ins w:id="25779" w:author="Rosati Michele (GSE)" w:date="2025-10-24T19:13:00Z" w16du:dateUtc="2025-10-24T17:13:00Z"/>
                    <w:rFonts w:ascii="Calibri" w:hAnsi="Calibri" w:cs="Calibri"/>
                    <w:sz w:val="20"/>
                    <w:szCs w:val="20"/>
                    <w:lang w:val="it-IT"/>
                  </w:rPr>
                </w:rPrChange>
              </w:rPr>
              <w:pPrChange w:id="25780" w:author="Rosati Michele (GSE)" w:date="2025-10-26T16:29:00Z" w16du:dateUtc="2025-10-26T15:29:00Z">
                <w:pPr>
                  <w:pStyle w:val="TableParagraph"/>
                  <w:ind w:left="464" w:hanging="104"/>
                </w:pPr>
              </w:pPrChange>
            </w:pPr>
            <w:ins w:id="25781" w:author="Rosati Michele (GSE)" w:date="2025-10-24T19:13:00Z" w16du:dateUtc="2025-10-24T17:13:00Z">
              <w:r w:rsidRPr="00655372">
                <w:rPr>
                  <w:rFonts w:ascii="Calibri" w:hAnsi="Calibri" w:cs="Calibri"/>
                  <w:rPrChange w:id="25782" w:author="Rosati Michele (GSE)" w:date="2025-10-24T20:14:00Z" w16du:dateUtc="2025-10-24T18:14:00Z">
                    <w:rPr>
                      <w:rFonts w:ascii="Calibri" w:hAnsi="Calibri" w:cs="Calibri"/>
                      <w:sz w:val="20"/>
                      <w:szCs w:val="20"/>
                    </w:rPr>
                  </w:rPrChange>
                </w:rPr>
                <w:t>η</w:t>
              </w:r>
              <w:r w:rsidRPr="004E59E6">
                <w:rPr>
                  <w:rFonts w:ascii="Calibri" w:hAnsi="Calibri" w:cs="Calibri"/>
                  <w:vertAlign w:val="subscript"/>
                  <w:rPrChange w:id="25783" w:author="Di Lorenzo Michele (GSE)" w:date="2025-10-29T12:04:00Z" w16du:dateUtc="2025-10-29T11:04:00Z">
                    <w:rPr>
                      <w:rFonts w:ascii="Calibri" w:hAnsi="Calibri" w:cs="Calibri"/>
                      <w:sz w:val="20"/>
                      <w:szCs w:val="20"/>
                      <w:vertAlign w:val="subscript"/>
                    </w:rPr>
                  </w:rPrChange>
                </w:rPr>
                <w:t>100</w:t>
              </w:r>
              <w:r w:rsidRPr="004E59E6">
                <w:rPr>
                  <w:rFonts w:ascii="Calibri" w:hAnsi="Calibri" w:cs="Calibri"/>
                  <w:rPrChange w:id="25784" w:author="Di Lorenzo Michele (GSE)" w:date="2025-10-29T12:04:00Z" w16du:dateUtc="2025-10-29T11:04:00Z">
                    <w:rPr>
                      <w:rFonts w:ascii="Calibri" w:hAnsi="Calibri" w:cs="Calibri"/>
                      <w:sz w:val="20"/>
                      <w:szCs w:val="20"/>
                    </w:rPr>
                  </w:rPrChange>
                </w:rPr>
                <w:t>*&gt;98 % per apparecchi aventi Pn &gt; 400 kW</w:t>
              </w:r>
            </w:ins>
          </w:p>
          <w:p w14:paraId="0B52D8A4" w14:textId="6B1A9475" w:rsidR="00133FC6" w:rsidRPr="00655372" w:rsidRDefault="00133FC6">
            <w:pPr>
              <w:pStyle w:val="TableParagraph"/>
              <w:ind w:left="464" w:hanging="104"/>
              <w:jc w:val="center"/>
              <w:rPr>
                <w:ins w:id="25785" w:author="Rosati Michele (GSE)" w:date="2025-10-24T19:13:00Z" w16du:dateUtc="2025-10-24T17:13:00Z"/>
                <w:rFonts w:ascii="Calibri" w:hAnsi="Calibri" w:cs="Calibri"/>
                <w:lang w:val="it-IT"/>
                <w:rPrChange w:id="25786" w:author="Rosati Michele (GSE)" w:date="2025-10-24T20:14:00Z" w16du:dateUtc="2025-10-24T18:14:00Z">
                  <w:rPr>
                    <w:ins w:id="25787" w:author="Rosati Michele (GSE)" w:date="2025-10-24T19:13:00Z" w16du:dateUtc="2025-10-24T17:13:00Z"/>
                    <w:rFonts w:ascii="Calibri" w:hAnsi="Calibri" w:cs="Calibri"/>
                    <w:sz w:val="20"/>
                    <w:szCs w:val="20"/>
                    <w:lang w:val="it-IT"/>
                  </w:rPr>
                </w:rPrChange>
              </w:rPr>
              <w:pPrChange w:id="25788" w:author="Rosati Michele (GSE)" w:date="2025-10-26T16:29:00Z" w16du:dateUtc="2025-10-26T15:29:00Z">
                <w:pPr>
                  <w:pStyle w:val="TableParagraph"/>
                  <w:ind w:left="464" w:hanging="104"/>
                </w:pPr>
              </w:pPrChange>
            </w:pPr>
          </w:p>
          <w:p w14:paraId="044DC6C7" w14:textId="77777777" w:rsidR="00133FC6" w:rsidRPr="00655372" w:rsidRDefault="00133FC6">
            <w:pPr>
              <w:pStyle w:val="TableParagraph"/>
              <w:ind w:left="464" w:hanging="104"/>
              <w:jc w:val="center"/>
              <w:rPr>
                <w:ins w:id="25789" w:author="Rosati Michele (GSE)" w:date="2025-10-24T19:13:00Z" w16du:dateUtc="2025-10-24T17:13:00Z"/>
                <w:rFonts w:ascii="Calibri" w:hAnsi="Calibri" w:cs="Calibri"/>
                <w:lang w:val="it-IT"/>
                <w:rPrChange w:id="25790" w:author="Rosati Michele (GSE)" w:date="2025-10-24T20:14:00Z" w16du:dateUtc="2025-10-24T18:14:00Z">
                  <w:rPr>
                    <w:ins w:id="25791" w:author="Rosati Michele (GSE)" w:date="2025-10-24T19:13:00Z" w16du:dateUtc="2025-10-24T17:13:00Z"/>
                    <w:rFonts w:ascii="Calibri" w:hAnsi="Calibri" w:cs="Calibri"/>
                    <w:sz w:val="20"/>
                    <w:szCs w:val="20"/>
                    <w:lang w:val="it-IT"/>
                  </w:rPr>
                </w:rPrChange>
              </w:rPr>
              <w:pPrChange w:id="25792" w:author="Rosati Michele (GSE)" w:date="2025-10-26T16:29:00Z" w16du:dateUtc="2025-10-26T15:29:00Z">
                <w:pPr>
                  <w:pStyle w:val="TableParagraph"/>
                  <w:ind w:left="464" w:hanging="104"/>
                </w:pPr>
              </w:pPrChange>
            </w:pPr>
            <w:ins w:id="25793" w:author="Rosati Michele (GSE)" w:date="2025-10-24T19:13:00Z" w16du:dateUtc="2025-10-24T17:13:00Z">
              <w:r w:rsidRPr="004E59E6">
                <w:rPr>
                  <w:rFonts w:ascii="Calibri" w:hAnsi="Calibri" w:cs="Calibri"/>
                  <w:rPrChange w:id="25794" w:author="Di Lorenzo Michele (GSE)" w:date="2025-10-29T12:04:00Z" w16du:dateUtc="2025-10-29T11:04:00Z">
                    <w:rPr>
                      <w:rFonts w:ascii="Calibri" w:hAnsi="Calibri" w:cs="Calibri"/>
                      <w:sz w:val="20"/>
                      <w:szCs w:val="20"/>
                    </w:rPr>
                  </w:rPrChange>
                </w:rPr>
                <w:t>Misurati secondo la norma EN 15502-1.</w:t>
              </w:r>
            </w:ins>
          </w:p>
        </w:tc>
      </w:tr>
      <w:tr w:rsidR="00133FC6" w:rsidRPr="00655372" w14:paraId="7C4D0853" w14:textId="77777777" w:rsidTr="007578AB">
        <w:trPr>
          <w:trHeight w:val="921"/>
          <w:ins w:id="25795" w:author="Rosati Michele (GSE)" w:date="2025-10-24T19:13:00Z"/>
          <w:trPrChange w:id="25796" w:author="Rosati Michele (GSE)" w:date="2025-10-26T16:28:00Z" w16du:dateUtc="2025-10-26T15:28:00Z">
            <w:trPr>
              <w:gridBefore w:val="1"/>
              <w:trHeight w:val="921"/>
            </w:trPr>
          </w:trPrChange>
        </w:trPr>
        <w:tc>
          <w:tcPr>
            <w:tcW w:w="1276" w:type="dxa"/>
            <w:vMerge/>
            <w:tcBorders>
              <w:top w:val="nil"/>
            </w:tcBorders>
            <w:vAlign w:val="center"/>
            <w:tcPrChange w:id="25797" w:author="Rosati Michele (GSE)" w:date="2025-10-26T16:28:00Z" w16du:dateUtc="2025-10-26T15:28:00Z">
              <w:tcPr>
                <w:tcW w:w="1276" w:type="dxa"/>
                <w:vMerge/>
                <w:tcBorders>
                  <w:top w:val="nil"/>
                </w:tcBorders>
                <w:vAlign w:val="center"/>
              </w:tcPr>
            </w:tcPrChange>
          </w:tcPr>
          <w:p w14:paraId="4CB37F9B" w14:textId="77777777" w:rsidR="00133FC6" w:rsidRPr="00655372" w:rsidRDefault="00133FC6">
            <w:pPr>
              <w:jc w:val="center"/>
              <w:rPr>
                <w:ins w:id="25798" w:author="Rosati Michele (GSE)" w:date="2025-10-24T19:13:00Z" w16du:dateUtc="2025-10-24T17:13:00Z"/>
                <w:rFonts w:ascii="Calibri" w:hAnsi="Calibri" w:cs="Calibri"/>
                <w:sz w:val="22"/>
                <w:szCs w:val="22"/>
                <w:lang w:val="it-IT"/>
                <w:rPrChange w:id="25799" w:author="Rosati Michele (GSE)" w:date="2025-10-24T20:14:00Z" w16du:dateUtc="2025-10-24T18:14:00Z">
                  <w:rPr>
                    <w:ins w:id="25800" w:author="Rosati Michele (GSE)" w:date="2025-10-24T19:13:00Z" w16du:dateUtc="2025-10-24T17:13:00Z"/>
                    <w:rFonts w:ascii="Calibri" w:hAnsi="Calibri" w:cs="Calibri"/>
                    <w:sz w:val="20"/>
                    <w:szCs w:val="20"/>
                    <w:lang w:val="it-IT"/>
                  </w:rPr>
                </w:rPrChange>
              </w:rPr>
            </w:pPr>
          </w:p>
        </w:tc>
        <w:tc>
          <w:tcPr>
            <w:tcW w:w="3686" w:type="dxa"/>
            <w:vAlign w:val="center"/>
            <w:tcPrChange w:id="25801" w:author="Rosati Michele (GSE)" w:date="2025-10-26T16:28:00Z" w16du:dateUtc="2025-10-26T15:28:00Z">
              <w:tcPr>
                <w:tcW w:w="3686" w:type="dxa"/>
                <w:vAlign w:val="center"/>
              </w:tcPr>
            </w:tcPrChange>
          </w:tcPr>
          <w:p w14:paraId="1D332BC3" w14:textId="77777777" w:rsidR="00133FC6" w:rsidRPr="00655372" w:rsidRDefault="00133FC6">
            <w:pPr>
              <w:pStyle w:val="TableParagraph"/>
              <w:ind w:left="167" w:hanging="2"/>
              <w:jc w:val="center"/>
              <w:rPr>
                <w:ins w:id="25802" w:author="Rosati Michele (GSE)" w:date="2025-10-24T19:13:00Z" w16du:dateUtc="2025-10-24T17:13:00Z"/>
                <w:rFonts w:ascii="Calibri" w:hAnsi="Calibri" w:cs="Calibri"/>
                <w:lang w:val="it-IT"/>
                <w:rPrChange w:id="25803" w:author="Rosati Michele (GSE)" w:date="2025-10-24T20:14:00Z" w16du:dateUtc="2025-10-24T18:14:00Z">
                  <w:rPr>
                    <w:ins w:id="25804" w:author="Rosati Michele (GSE)" w:date="2025-10-24T19:13:00Z" w16du:dateUtc="2025-10-24T17:13:00Z"/>
                    <w:rFonts w:ascii="Calibri" w:hAnsi="Calibri" w:cs="Calibri"/>
                    <w:sz w:val="20"/>
                    <w:szCs w:val="20"/>
                    <w:lang w:val="it-IT"/>
                  </w:rPr>
                </w:rPrChange>
              </w:rPr>
            </w:pPr>
            <w:ins w:id="25805" w:author="Rosati Michele (GSE)" w:date="2025-10-24T19:13:00Z" w16du:dateUtc="2025-10-24T17:13:00Z">
              <w:r w:rsidRPr="004E59E6">
                <w:rPr>
                  <w:rFonts w:ascii="Calibri" w:hAnsi="Calibri" w:cs="Calibri"/>
                  <w:rPrChange w:id="25806" w:author="Di Lorenzo Michele (GSE)" w:date="2025-10-29T12:04:00Z" w16du:dateUtc="2025-10-29T11:04:00Z">
                    <w:rPr>
                      <w:rFonts w:ascii="Calibri" w:hAnsi="Calibri" w:cs="Calibri"/>
                      <w:sz w:val="20"/>
                      <w:szCs w:val="20"/>
                    </w:rPr>
                  </w:rPrChange>
                </w:rPr>
                <w:t>Caldaia a biomassa operante nell’ambito di un sistema ibrido</w:t>
              </w:r>
            </w:ins>
          </w:p>
        </w:tc>
        <w:tc>
          <w:tcPr>
            <w:tcW w:w="4677" w:type="dxa"/>
            <w:vAlign w:val="center"/>
            <w:tcPrChange w:id="25807" w:author="Rosati Michele (GSE)" w:date="2025-10-26T16:28:00Z" w16du:dateUtc="2025-10-26T15:28:00Z">
              <w:tcPr>
                <w:tcW w:w="4677" w:type="dxa"/>
                <w:gridSpan w:val="2"/>
                <w:vAlign w:val="center"/>
              </w:tcPr>
            </w:tcPrChange>
          </w:tcPr>
          <w:p w14:paraId="4F229222" w14:textId="77777777" w:rsidR="00133FC6" w:rsidRPr="00655372" w:rsidRDefault="00133FC6">
            <w:pPr>
              <w:pStyle w:val="TableParagraph"/>
              <w:ind w:left="464" w:hanging="104"/>
              <w:rPr>
                <w:ins w:id="25808" w:author="Rosati Michele (GSE)" w:date="2025-10-24T19:13:00Z" w16du:dateUtc="2025-10-24T17:13:00Z"/>
                <w:rFonts w:ascii="Calibri" w:hAnsi="Calibri" w:cs="Calibri"/>
                <w:lang w:val="it-IT"/>
                <w:rPrChange w:id="25809" w:author="Rosati Michele (GSE)" w:date="2025-10-24T20:14:00Z" w16du:dateUtc="2025-10-24T18:14:00Z">
                  <w:rPr>
                    <w:ins w:id="25810" w:author="Rosati Michele (GSE)" w:date="2025-10-24T19:13:00Z" w16du:dateUtc="2025-10-24T17:13:00Z"/>
                    <w:rFonts w:ascii="Calibri" w:hAnsi="Calibri" w:cs="Calibri"/>
                    <w:sz w:val="20"/>
                    <w:szCs w:val="20"/>
                    <w:lang w:val="it-IT"/>
                  </w:rPr>
                </w:rPrChange>
              </w:rPr>
            </w:pPr>
            <w:ins w:id="25811" w:author="Rosati Michele (GSE)" w:date="2025-10-24T19:13:00Z" w16du:dateUtc="2025-10-24T17:13:00Z">
              <w:r w:rsidRPr="004E59E6">
                <w:rPr>
                  <w:rFonts w:ascii="Calibri" w:hAnsi="Calibri" w:cs="Calibri"/>
                  <w:rPrChange w:id="25812" w:author="Di Lorenzo Michele (GSE)" w:date="2025-10-29T12:04:00Z" w16du:dateUtc="2025-10-29T11:04:00Z">
                    <w:rPr>
                      <w:rFonts w:ascii="Calibri" w:hAnsi="Calibri" w:cs="Calibri"/>
                      <w:sz w:val="20"/>
                      <w:szCs w:val="20"/>
                    </w:rPr>
                  </w:rPrChange>
                </w:rPr>
                <w:t>Rispetto dei requisiti di cui al paragrafo 3.2</w:t>
              </w:r>
            </w:ins>
          </w:p>
        </w:tc>
      </w:tr>
    </w:tbl>
    <w:p w14:paraId="32456086" w14:textId="77777777" w:rsidR="00133FC6" w:rsidRPr="000C1BCF" w:rsidRDefault="00133FC6">
      <w:pPr>
        <w:jc w:val="center"/>
        <w:rPr>
          <w:ins w:id="25813" w:author="Rosati Michele (GSE)" w:date="2025-10-24T19:13:00Z" w16du:dateUtc="2025-10-24T17:13:00Z"/>
          <w:rFonts w:ascii="Calibri" w:hAnsi="Calibri" w:cs="Calibri"/>
          <w:sz w:val="20"/>
          <w:szCs w:val="20"/>
        </w:rPr>
        <w:pPrChange w:id="25814" w:author="Rosati Michele (GSE)" w:date="2025-10-26T16:32:00Z" w16du:dateUtc="2025-10-26T15:32:00Z">
          <w:pPr>
            <w:ind w:left="357"/>
            <w:jc w:val="center"/>
          </w:pPr>
        </w:pPrChange>
      </w:pPr>
      <w:bookmarkStart w:id="25815" w:name="_Hlk183007423"/>
      <w:ins w:id="25816" w:author="Rosati Michele (GSE)" w:date="2025-10-24T19:13:00Z" w16du:dateUtc="2025-10-24T17:13:00Z">
        <w:r w:rsidRPr="000C1BCF">
          <w:rPr>
            <w:rFonts w:ascii="Calibri" w:hAnsi="Calibri" w:cs="Calibri"/>
            <w:sz w:val="18"/>
            <w:szCs w:val="18"/>
            <w:rPrChange w:id="25817" w:author="Rosati Michele (GSE)" w:date="2025-10-26T16:32:00Z" w16du:dateUtc="2025-10-26T15:32:00Z">
              <w:rPr>
                <w:rFonts w:ascii="Calibri" w:hAnsi="Calibri" w:cs="Calibri"/>
                <w:sz w:val="20"/>
                <w:szCs w:val="20"/>
              </w:rPr>
            </w:rPrChange>
          </w:rPr>
          <w:t>(</w:t>
        </w:r>
        <w:r w:rsidRPr="000C1BCF">
          <w:rPr>
            <w:rFonts w:ascii="Calibri" w:hAnsi="Calibri" w:cs="Calibri"/>
            <w:sz w:val="18"/>
            <w:szCs w:val="18"/>
          </w:rPr>
          <w:t>*)η</w:t>
        </w:r>
        <w:r w:rsidRPr="000C1BCF">
          <w:rPr>
            <w:rFonts w:ascii="Calibri" w:hAnsi="Calibri" w:cs="Calibri"/>
            <w:sz w:val="18"/>
            <w:szCs w:val="18"/>
            <w:vertAlign w:val="subscript"/>
          </w:rPr>
          <w:t>s</w:t>
        </w:r>
        <w:r w:rsidRPr="000C1BCF">
          <w:rPr>
            <w:rFonts w:ascii="Calibri" w:hAnsi="Calibri" w:cs="Calibri"/>
            <w:sz w:val="18"/>
            <w:szCs w:val="18"/>
          </w:rPr>
          <w:t xml:space="preserve"> è riferito al PCS, come previsto da Reg. 813/2013/UE; η</w:t>
        </w:r>
        <w:r w:rsidRPr="000C1BCF">
          <w:rPr>
            <w:rFonts w:ascii="Calibri" w:hAnsi="Calibri" w:cs="Calibri"/>
            <w:sz w:val="18"/>
            <w:szCs w:val="18"/>
            <w:vertAlign w:val="subscript"/>
          </w:rPr>
          <w:t>100</w:t>
        </w:r>
        <w:r w:rsidRPr="000C1BCF">
          <w:rPr>
            <w:rFonts w:ascii="Calibri" w:hAnsi="Calibri" w:cs="Calibri"/>
            <w:sz w:val="18"/>
            <w:szCs w:val="18"/>
          </w:rPr>
          <w:t xml:space="preserve"> è riferito al PCI, come previsto dalla norma UNI EN 15502-1.</w:t>
        </w:r>
        <w:r w:rsidRPr="000C1BCF">
          <w:rPr>
            <w:rFonts w:ascii="Calibri" w:hAnsi="Calibri" w:cs="Calibri"/>
            <w:sz w:val="20"/>
            <w:szCs w:val="20"/>
          </w:rPr>
          <w:br/>
        </w:r>
        <w:bookmarkEnd w:id="25815"/>
      </w:ins>
    </w:p>
    <w:tbl>
      <w:tblPr>
        <w:tblpPr w:leftFromText="141" w:rightFromText="141" w:topFromText="100" w:bottomFromText="100" w:vertAnchor="text" w:tblpX="140"/>
        <w:tblW w:w="4811" w:type="pct"/>
        <w:tblBorders>
          <w:top w:val="single" w:sz="18" w:space="0" w:color="00B050"/>
          <w:left w:val="single" w:sz="18" w:space="0" w:color="00B050"/>
          <w:bottom w:val="single" w:sz="18" w:space="0" w:color="00B050"/>
          <w:right w:val="single" w:sz="18" w:space="0" w:color="00B050"/>
          <w:insideH w:val="single" w:sz="18" w:space="0" w:color="00B050"/>
          <w:insideV w:val="single" w:sz="18" w:space="0" w:color="00B050"/>
        </w:tblBorders>
        <w:tblCellMar>
          <w:left w:w="0" w:type="dxa"/>
          <w:right w:w="0" w:type="dxa"/>
        </w:tblCellMar>
        <w:tblLook w:val="00A0" w:firstRow="1" w:lastRow="0" w:firstColumn="1" w:lastColumn="0" w:noHBand="0" w:noVBand="0"/>
      </w:tblPr>
      <w:tblGrid>
        <w:gridCol w:w="9229"/>
      </w:tblGrid>
      <w:tr w:rsidR="00133FC6" w:rsidRPr="00655372" w14:paraId="7D0E337A" w14:textId="77777777">
        <w:trPr>
          <w:trHeight w:val="1088"/>
          <w:ins w:id="25818" w:author="Rosati Michele (GSE)" w:date="2025-10-24T19:13:00Z"/>
        </w:trPr>
        <w:tc>
          <w:tcPr>
            <w:tcW w:w="5000" w:type="pct"/>
            <w:tcMar>
              <w:top w:w="0" w:type="dxa"/>
              <w:left w:w="70" w:type="dxa"/>
              <w:bottom w:w="0" w:type="dxa"/>
              <w:right w:w="70" w:type="dxa"/>
            </w:tcMar>
          </w:tcPr>
          <w:p w14:paraId="2A94BEA3" w14:textId="77777777" w:rsidR="00133FC6" w:rsidRPr="00655372" w:rsidRDefault="00133FC6">
            <w:pPr>
              <w:spacing w:before="60" w:after="60" w:line="276" w:lineRule="auto"/>
              <w:jc w:val="both"/>
              <w:rPr>
                <w:ins w:id="25819" w:author="Rosati Michele (GSE)" w:date="2025-10-24T19:13:00Z" w16du:dateUtc="2025-10-24T17:13:00Z"/>
                <w:rFonts w:ascii="Calibri" w:hAnsi="Calibri" w:cs="Calibri"/>
                <w:b/>
                <w:bCs/>
                <w:sz w:val="22"/>
                <w:szCs w:val="22"/>
                <w:rPrChange w:id="25820" w:author="Rosati Michele (GSE)" w:date="2025-10-24T20:14:00Z" w16du:dateUtc="2025-10-24T18:14:00Z">
                  <w:rPr>
                    <w:ins w:id="25821" w:author="Rosati Michele (GSE)" w:date="2025-10-24T19:13:00Z" w16du:dateUtc="2025-10-24T17:13:00Z"/>
                    <w:rFonts w:ascii="Calibri" w:hAnsi="Calibri" w:cs="Calibri"/>
                    <w:b/>
                    <w:bCs/>
                    <w:sz w:val="20"/>
                    <w:szCs w:val="20"/>
                  </w:rPr>
                </w:rPrChange>
              </w:rPr>
            </w:pPr>
            <w:ins w:id="25822" w:author="Rosati Michele (GSE)" w:date="2025-10-24T19:13:00Z" w16du:dateUtc="2025-10-24T17:13:00Z">
              <w:r w:rsidRPr="00655372">
                <w:rPr>
                  <w:rFonts w:ascii="Calibri" w:hAnsi="Calibri" w:cs="Calibri"/>
                  <w:b/>
                  <w:bCs/>
                  <w:sz w:val="22"/>
                  <w:szCs w:val="22"/>
                  <w:rPrChange w:id="25823" w:author="Rosati Michele (GSE)" w:date="2025-10-24T20:14:00Z" w16du:dateUtc="2025-10-24T18:14:00Z">
                    <w:rPr>
                      <w:rFonts w:ascii="Calibri" w:hAnsi="Calibri" w:cs="Calibri"/>
                      <w:b/>
                      <w:bCs/>
                      <w:sz w:val="20"/>
                      <w:szCs w:val="20"/>
                    </w:rPr>
                  </w:rPrChange>
                </w:rPr>
                <w:t>Disposizioni specifiche per le imprese ed ETS economici</w:t>
              </w:r>
            </w:ins>
          </w:p>
          <w:p w14:paraId="27623168" w14:textId="77777777" w:rsidR="00133FC6" w:rsidRPr="00655372" w:rsidRDefault="00133FC6">
            <w:pPr>
              <w:spacing w:before="60" w:after="60" w:line="276" w:lineRule="auto"/>
              <w:contextualSpacing/>
              <w:jc w:val="both"/>
              <w:rPr>
                <w:ins w:id="25824" w:author="Rosati Michele (GSE)" w:date="2025-10-24T19:13:00Z" w16du:dateUtc="2025-10-24T17:13:00Z"/>
                <w:rFonts w:ascii="Calibri" w:eastAsia="MS Mincho" w:hAnsi="Calibri"/>
                <w:sz w:val="28"/>
                <w:szCs w:val="28"/>
                <w:rPrChange w:id="25825" w:author="Rosati Michele (GSE)" w:date="2025-10-24T20:14:00Z" w16du:dateUtc="2025-10-24T18:14:00Z">
                  <w:rPr>
                    <w:ins w:id="25826" w:author="Rosati Michele (GSE)" w:date="2025-10-24T19:13:00Z" w16du:dateUtc="2025-10-24T17:13:00Z"/>
                    <w:rFonts w:ascii="Calibri" w:eastAsia="MS Mincho" w:hAnsi="Calibri"/>
                  </w:rPr>
                </w:rPrChange>
              </w:rPr>
            </w:pPr>
            <w:ins w:id="25827" w:author="Rosati Michele (GSE)" w:date="2025-10-24T19:13:00Z" w16du:dateUtc="2025-10-24T17:13:00Z">
              <w:r w:rsidRPr="00655372">
                <w:rPr>
                  <w:rFonts w:ascii="Calibri" w:hAnsi="Calibri" w:cs="Calibri"/>
                  <w:sz w:val="22"/>
                  <w:szCs w:val="22"/>
                  <w:rPrChange w:id="25828" w:author="Rosati Michele (GSE)" w:date="2025-10-24T20:14:00Z" w16du:dateUtc="2025-10-24T18:14:00Z">
                    <w:rPr>
                      <w:rFonts w:ascii="Calibri" w:hAnsi="Calibri" w:cs="Calibri"/>
                      <w:sz w:val="20"/>
                      <w:szCs w:val="20"/>
                    </w:rPr>
                  </w:rPrChange>
                </w:rPr>
                <w:t xml:space="preserve">Ai sensi delle disposizioni di cui all’art. 25, comma 2, del Decreto per le imprese/ETS economici non sono incentivabili i sistemi ibridi che integrano caldaie a gas e/o pompe di calore a gas. </w:t>
              </w:r>
            </w:ins>
          </w:p>
        </w:tc>
      </w:tr>
    </w:tbl>
    <w:p w14:paraId="3F7F69F8" w14:textId="5393100D" w:rsidR="00133FC6" w:rsidRPr="005F4B35" w:rsidRDefault="00133FC6">
      <w:pPr>
        <w:pStyle w:val="TITOLO20"/>
        <w:numPr>
          <w:ilvl w:val="2"/>
          <w:numId w:val="292"/>
        </w:numPr>
        <w:ind w:left="1134" w:hanging="708"/>
        <w:rPr>
          <w:ins w:id="25829" w:author="Rosati Michele (GSE)" w:date="2025-10-24T19:13:00Z" w16du:dateUtc="2025-10-24T17:13:00Z"/>
        </w:rPr>
        <w:pPrChange w:id="25830" w:author="Rosati Michele (GSE)" w:date="2025-10-26T17:36:00Z" w16du:dateUtc="2025-10-26T16:36:00Z">
          <w:pPr>
            <w:spacing w:after="120"/>
            <w:jc w:val="both"/>
          </w:pPr>
        </w:pPrChange>
      </w:pPr>
      <w:bookmarkStart w:id="25831" w:name="_Toc212462704"/>
      <w:ins w:id="25832" w:author="Rosati Michele (GSE)" w:date="2025-10-24T19:13:00Z" w16du:dateUtc="2025-10-24T17:13:00Z">
        <w:r w:rsidRPr="005F4B35">
          <w:t xml:space="preserve">Spese ammissibili </w:t>
        </w:r>
      </w:ins>
      <w:ins w:id="25833" w:author="Rosati Michele (GSE)" w:date="2025-10-24T20:10:00Z" w16du:dateUtc="2025-10-24T18:10:00Z">
        <w:r w:rsidR="00460908" w:rsidRPr="005F4B35">
          <w:t>ai fini del calcolo dell’incentivazione (art. 9)</w:t>
        </w:r>
      </w:ins>
      <w:bookmarkEnd w:id="25831"/>
    </w:p>
    <w:p w14:paraId="1611227E" w14:textId="77777777" w:rsidR="00133FC6" w:rsidRPr="00655372" w:rsidRDefault="00133FC6" w:rsidP="00133FC6">
      <w:pPr>
        <w:spacing w:after="120"/>
        <w:jc w:val="both"/>
        <w:rPr>
          <w:ins w:id="25834" w:author="Rosati Michele (GSE)" w:date="2025-10-24T19:13:00Z" w16du:dateUtc="2025-10-24T17:13:00Z"/>
          <w:rFonts w:ascii="Calibri" w:hAnsi="Calibri" w:cs="Calibri"/>
          <w:sz w:val="22"/>
          <w:szCs w:val="22"/>
          <w:rPrChange w:id="25835" w:author="Rosati Michele (GSE)" w:date="2025-10-24T20:15:00Z" w16du:dateUtc="2025-10-24T18:15:00Z">
            <w:rPr>
              <w:ins w:id="25836" w:author="Rosati Michele (GSE)" w:date="2025-10-24T19:13:00Z" w16du:dateUtc="2025-10-24T17:13:00Z"/>
              <w:rFonts w:ascii="Calibri" w:hAnsi="Calibri" w:cs="Calibri"/>
              <w:sz w:val="20"/>
              <w:szCs w:val="20"/>
            </w:rPr>
          </w:rPrChange>
        </w:rPr>
      </w:pPr>
      <w:ins w:id="25837" w:author="Rosati Michele (GSE)" w:date="2025-10-24T19:13:00Z" w16du:dateUtc="2025-10-24T17:13:00Z">
        <w:r w:rsidRPr="00655372">
          <w:rPr>
            <w:rFonts w:ascii="Calibri" w:hAnsi="Calibri" w:cs="Calibri"/>
            <w:sz w:val="22"/>
            <w:szCs w:val="22"/>
            <w:rPrChange w:id="25838" w:author="Rosati Michele (GSE)" w:date="2025-10-24T20:15:00Z" w16du:dateUtc="2025-10-24T18:15:00Z">
              <w:rPr>
                <w:rFonts w:ascii="Calibri" w:hAnsi="Calibri" w:cs="Calibri"/>
                <w:sz w:val="20"/>
                <w:szCs w:val="20"/>
              </w:rPr>
            </w:rPrChange>
          </w:rPr>
          <w:t>Sono di seguito elencate le spese ammesse ai fini del calcolo dell’incentivo, che dovranno essere riportate, se pertinenti, nelle fatture attestanti gli interventi effettuati:</w:t>
        </w:r>
      </w:ins>
    </w:p>
    <w:p w14:paraId="2A64F59F" w14:textId="77777777" w:rsidR="00133FC6" w:rsidRPr="00655372" w:rsidRDefault="00133FC6" w:rsidP="00133FC6">
      <w:pPr>
        <w:pStyle w:val="Paragrafoelenco"/>
        <w:numPr>
          <w:ilvl w:val="0"/>
          <w:numId w:val="608"/>
        </w:numPr>
        <w:spacing w:after="120" w:line="259" w:lineRule="auto"/>
        <w:contextualSpacing w:val="0"/>
        <w:jc w:val="both"/>
        <w:rPr>
          <w:ins w:id="25839" w:author="Rosati Michele (GSE)" w:date="2025-10-24T19:13:00Z" w16du:dateUtc="2025-10-24T17:13:00Z"/>
          <w:rFonts w:ascii="Calibri" w:hAnsi="Calibri" w:cs="Calibri"/>
          <w:sz w:val="22"/>
          <w:szCs w:val="22"/>
          <w:rPrChange w:id="25840" w:author="Rosati Michele (GSE)" w:date="2025-10-24T20:15:00Z" w16du:dateUtc="2025-10-24T18:15:00Z">
            <w:rPr>
              <w:ins w:id="25841" w:author="Rosati Michele (GSE)" w:date="2025-10-24T19:13:00Z" w16du:dateUtc="2025-10-24T17:13:00Z"/>
              <w:rFonts w:ascii="Calibri" w:hAnsi="Calibri" w:cs="Calibri"/>
              <w:sz w:val="20"/>
              <w:szCs w:val="20"/>
            </w:rPr>
          </w:rPrChange>
        </w:rPr>
      </w:pPr>
      <w:ins w:id="25842" w:author="Rosati Michele (GSE)" w:date="2025-10-24T19:13:00Z" w16du:dateUtc="2025-10-24T17:13:00Z">
        <w:r w:rsidRPr="00655372">
          <w:rPr>
            <w:rFonts w:ascii="Calibri" w:hAnsi="Calibri" w:cs="Calibri"/>
            <w:sz w:val="22"/>
            <w:szCs w:val="22"/>
            <w:rPrChange w:id="25843" w:author="Rosati Michele (GSE)" w:date="2025-10-24T20:15:00Z" w16du:dateUtc="2025-10-24T18:15:00Z">
              <w:rPr>
                <w:rFonts w:ascii="Calibri" w:hAnsi="Calibri" w:cs="Calibri"/>
                <w:sz w:val="20"/>
                <w:szCs w:val="20"/>
              </w:rPr>
            </w:rPrChange>
          </w:rPr>
          <w:t>smontaggio e dismissione, parziale o integrale, dell’impianto di climatizzazione invernale esistente;</w:t>
        </w:r>
      </w:ins>
    </w:p>
    <w:p w14:paraId="6D95C743" w14:textId="77777777" w:rsidR="00133FC6" w:rsidRPr="00655372" w:rsidRDefault="00133FC6" w:rsidP="00133FC6">
      <w:pPr>
        <w:widowControl w:val="0"/>
        <w:numPr>
          <w:ilvl w:val="0"/>
          <w:numId w:val="608"/>
        </w:numPr>
        <w:tabs>
          <w:tab w:val="left" w:pos="9179"/>
        </w:tabs>
        <w:autoSpaceDE w:val="0"/>
        <w:autoSpaceDN w:val="0"/>
        <w:spacing w:after="120" w:line="276" w:lineRule="auto"/>
        <w:jc w:val="both"/>
        <w:rPr>
          <w:ins w:id="25844" w:author="Rosati Michele (GSE)" w:date="2025-10-24T19:13:00Z" w16du:dateUtc="2025-10-24T17:13:00Z"/>
          <w:rFonts w:ascii="Calibri" w:hAnsi="Calibri" w:cs="Calibri"/>
          <w:sz w:val="22"/>
          <w:szCs w:val="22"/>
          <w:rPrChange w:id="25845" w:author="Rosati Michele (GSE)" w:date="2025-10-24T20:15:00Z" w16du:dateUtc="2025-10-24T18:15:00Z">
            <w:rPr>
              <w:ins w:id="25846" w:author="Rosati Michele (GSE)" w:date="2025-10-24T19:13:00Z" w16du:dateUtc="2025-10-24T17:13:00Z"/>
              <w:rFonts w:ascii="Calibri" w:hAnsi="Calibri" w:cs="Calibri"/>
              <w:sz w:val="20"/>
              <w:szCs w:val="20"/>
            </w:rPr>
          </w:rPrChange>
        </w:rPr>
      </w:pPr>
      <w:ins w:id="25847" w:author="Rosati Michele (GSE)" w:date="2025-10-24T19:13:00Z" w16du:dateUtc="2025-10-24T17:13:00Z">
        <w:r w:rsidRPr="00655372">
          <w:rPr>
            <w:rFonts w:ascii="Calibri" w:eastAsia="Aptos" w:hAnsi="Calibri" w:cs="Calibri"/>
            <w:sz w:val="22"/>
            <w:szCs w:val="22"/>
            <w:rPrChange w:id="25848" w:author="Rosati Michele (GSE)" w:date="2025-10-24T20:15:00Z" w16du:dateUtc="2025-10-24T18:15:00Z">
              <w:rPr>
                <w:rFonts w:ascii="Calibri" w:eastAsia="Aptos" w:hAnsi="Calibri" w:cs="Calibri"/>
                <w:sz w:val="20"/>
                <w:szCs w:val="20"/>
              </w:rPr>
            </w:rPrChange>
          </w:rPr>
          <w:t xml:space="preserve">fornitura e posa in opera di tutte le apparecchiature termiche, meccaniche, elettriche, elettroniche, oltre alle opere idrauliche e murarie necessarie per la sostituzione a regola d’arte </w:t>
        </w:r>
        <w:r w:rsidRPr="00655372">
          <w:rPr>
            <w:rFonts w:ascii="Calibri" w:hAnsi="Calibri" w:cs="Calibri"/>
            <w:sz w:val="22"/>
            <w:szCs w:val="22"/>
            <w:rPrChange w:id="25849" w:author="Rosati Michele (GSE)" w:date="2025-10-24T20:15:00Z" w16du:dateUtc="2025-10-24T18:15:00Z">
              <w:rPr>
                <w:rFonts w:ascii="Calibri" w:hAnsi="Calibri" w:cs="Calibri"/>
                <w:sz w:val="20"/>
                <w:szCs w:val="20"/>
              </w:rPr>
            </w:rPrChange>
          </w:rPr>
          <w:t>di impianti di climatizzazione invernale ed ACS preesistenti, nonché i sistemi di contabilizzazione, il nuovo libretto d’impianto e gli eventuali interventi su rete di distribuzione, sistemi di trattamento acqua, dispositivi di controllo e regolazione e sistemi di emissione, oltre alle opere e sistemi di captazione per lo scambio termico con il sottosuolo.</w:t>
        </w:r>
      </w:ins>
    </w:p>
    <w:p w14:paraId="01D7CED6" w14:textId="77777777" w:rsidR="00133FC6" w:rsidRPr="00655372" w:rsidRDefault="00133FC6" w:rsidP="00133FC6">
      <w:pPr>
        <w:pStyle w:val="Paragrafoelenco"/>
        <w:numPr>
          <w:ilvl w:val="0"/>
          <w:numId w:val="608"/>
        </w:numPr>
        <w:spacing w:after="120" w:line="259" w:lineRule="auto"/>
        <w:contextualSpacing w:val="0"/>
        <w:jc w:val="both"/>
        <w:rPr>
          <w:ins w:id="25850" w:author="Rosati Michele (GSE)" w:date="2025-10-24T19:13:00Z" w16du:dateUtc="2025-10-24T17:13:00Z"/>
          <w:rFonts w:ascii="Calibri" w:hAnsi="Calibri" w:cs="Calibri"/>
          <w:sz w:val="22"/>
          <w:szCs w:val="22"/>
          <w:rPrChange w:id="25851" w:author="Rosati Michele (GSE)" w:date="2025-10-24T20:15:00Z" w16du:dateUtc="2025-10-24T18:15:00Z">
            <w:rPr>
              <w:ins w:id="25852" w:author="Rosati Michele (GSE)" w:date="2025-10-24T19:13:00Z" w16du:dateUtc="2025-10-24T17:13:00Z"/>
              <w:rFonts w:ascii="Calibri" w:hAnsi="Calibri" w:cs="Calibri"/>
              <w:sz w:val="20"/>
              <w:szCs w:val="20"/>
            </w:rPr>
          </w:rPrChange>
        </w:rPr>
      </w:pPr>
      <w:ins w:id="25853" w:author="Rosati Michele (GSE)" w:date="2025-10-24T19:13:00Z" w16du:dateUtc="2025-10-24T17:13:00Z">
        <w:r w:rsidRPr="00655372">
          <w:rPr>
            <w:rFonts w:ascii="Calibri" w:eastAsia="Aptos" w:hAnsi="Calibri" w:cs="Calibri"/>
            <w:sz w:val="22"/>
            <w:szCs w:val="22"/>
            <w:rPrChange w:id="25854" w:author="Rosati Michele (GSE)" w:date="2025-10-24T20:15:00Z" w16du:dateUtc="2025-10-24T18:15:00Z">
              <w:rPr>
                <w:rFonts w:ascii="Calibri" w:eastAsia="Aptos" w:hAnsi="Calibri" w:cs="Calibri"/>
                <w:sz w:val="20"/>
                <w:szCs w:val="20"/>
              </w:rPr>
            </w:rPrChange>
          </w:rPr>
          <w:t>prestazioni professionali connesse alla realizzazione dell’intervento.</w:t>
        </w:r>
      </w:ins>
    </w:p>
    <w:p w14:paraId="4F26893C" w14:textId="77777777" w:rsidR="00133FC6" w:rsidRPr="00655372" w:rsidRDefault="00133FC6" w:rsidP="00133FC6">
      <w:pPr>
        <w:spacing w:after="120"/>
        <w:jc w:val="both"/>
        <w:rPr>
          <w:ins w:id="25855" w:author="Rosati Michele (GSE)" w:date="2025-10-24T19:13:00Z" w16du:dateUtc="2025-10-24T17:13:00Z"/>
          <w:rFonts w:ascii="Calibri" w:hAnsi="Calibri" w:cs="Calibri"/>
          <w:b/>
          <w:bCs/>
          <w:sz w:val="22"/>
          <w:szCs w:val="22"/>
          <w:rPrChange w:id="25856" w:author="Rosati Michele (GSE)" w:date="2025-10-24T20:15:00Z" w16du:dateUtc="2025-10-24T18:15:00Z">
            <w:rPr>
              <w:ins w:id="25857" w:author="Rosati Michele (GSE)" w:date="2025-10-24T19:13:00Z" w16du:dateUtc="2025-10-24T17:13:00Z"/>
              <w:rFonts w:ascii="Calibri" w:hAnsi="Calibri" w:cs="Calibri"/>
              <w:b/>
              <w:bCs/>
              <w:sz w:val="20"/>
              <w:szCs w:val="20"/>
            </w:rPr>
          </w:rPrChange>
        </w:rPr>
      </w:pPr>
      <w:ins w:id="25858" w:author="Rosati Michele (GSE)" w:date="2025-10-24T19:13:00Z" w16du:dateUtc="2025-10-24T17:13:00Z">
        <w:r w:rsidRPr="00655372">
          <w:rPr>
            <w:rFonts w:ascii="Calibri" w:hAnsi="Calibri" w:cs="Calibri"/>
            <w:sz w:val="22"/>
            <w:szCs w:val="22"/>
            <w:rPrChange w:id="25859" w:author="Rosati Michele (GSE)" w:date="2025-10-24T20:15:00Z" w16du:dateUtc="2025-10-24T18:15:00Z">
              <w:rPr>
                <w:rFonts w:ascii="Calibri" w:hAnsi="Calibri" w:cs="Calibri"/>
                <w:sz w:val="20"/>
                <w:szCs w:val="20"/>
              </w:rPr>
            </w:rPrChange>
          </w:rPr>
          <w:t>Le spese ammissibili sono comprensive di IVA dove essa costituisce un costo. Il trasporto rientra tra le spese ammissibili perché facente parte della fornitura.</w:t>
        </w:r>
      </w:ins>
    </w:p>
    <w:p w14:paraId="146BA40F" w14:textId="77777777" w:rsidR="00133FC6" w:rsidRPr="00ED4444" w:rsidRDefault="00133FC6" w:rsidP="00133FC6">
      <w:pPr>
        <w:spacing w:after="120"/>
        <w:jc w:val="both"/>
        <w:rPr>
          <w:ins w:id="25860" w:author="Rosati Michele (GSE)" w:date="2025-10-24T19:13:00Z" w16du:dateUtc="2025-10-24T17:13:00Z"/>
          <w:rFonts w:ascii="Calibri" w:hAnsi="Calibri" w:cs="Calibri"/>
          <w:b/>
          <w:bCs/>
          <w:sz w:val="20"/>
          <w:szCs w:val="20"/>
        </w:rPr>
      </w:pPr>
    </w:p>
    <w:p w14:paraId="00819517" w14:textId="5425BFF4" w:rsidR="00133FC6" w:rsidRPr="005F4B35" w:rsidRDefault="00133FC6">
      <w:pPr>
        <w:pStyle w:val="TITOLO20"/>
        <w:numPr>
          <w:ilvl w:val="2"/>
          <w:numId w:val="292"/>
        </w:numPr>
        <w:ind w:left="1134" w:hanging="708"/>
        <w:rPr>
          <w:ins w:id="25861" w:author="Rosati Michele (GSE)" w:date="2025-10-24T19:13:00Z" w16du:dateUtc="2025-10-24T17:13:00Z"/>
        </w:rPr>
        <w:pPrChange w:id="25862" w:author="Rosati Michele (GSE)" w:date="2025-10-26T17:37:00Z" w16du:dateUtc="2025-10-26T16:37:00Z">
          <w:pPr>
            <w:spacing w:after="120"/>
            <w:jc w:val="both"/>
          </w:pPr>
        </w:pPrChange>
      </w:pPr>
      <w:bookmarkStart w:id="25863" w:name="_Toc212462705"/>
      <w:ins w:id="25864" w:author="Rosati Michele (GSE)" w:date="2025-10-24T19:13:00Z" w16du:dateUtc="2025-10-24T17:13:00Z">
        <w:r w:rsidRPr="005F4B35">
          <w:t>Calcolo dell’incentivo (Allegato II – par. 2.6 del Decreto)</w:t>
        </w:r>
        <w:bookmarkEnd w:id="25863"/>
        <w:r w:rsidRPr="005F4B35">
          <w:t xml:space="preserve"> </w:t>
        </w:r>
      </w:ins>
    </w:p>
    <w:p w14:paraId="06414B55" w14:textId="77777777" w:rsidR="00133FC6" w:rsidRPr="00655372" w:rsidRDefault="00133FC6" w:rsidP="00133FC6">
      <w:pPr>
        <w:spacing w:after="120"/>
        <w:jc w:val="both"/>
        <w:rPr>
          <w:ins w:id="25865" w:author="Rosati Michele (GSE)" w:date="2025-10-24T19:13:00Z" w16du:dateUtc="2025-10-24T17:13:00Z"/>
          <w:rFonts w:ascii="Calibri" w:hAnsi="Calibri" w:cs="Calibri"/>
          <w:sz w:val="22"/>
          <w:szCs w:val="22"/>
          <w:rPrChange w:id="25866" w:author="Rosati Michele (GSE)" w:date="2025-10-24T20:15:00Z" w16du:dateUtc="2025-10-24T18:15:00Z">
            <w:rPr>
              <w:ins w:id="25867" w:author="Rosati Michele (GSE)" w:date="2025-10-24T19:13:00Z" w16du:dateUtc="2025-10-24T17:13:00Z"/>
              <w:rFonts w:ascii="Calibri" w:hAnsi="Calibri" w:cs="Calibri"/>
              <w:sz w:val="20"/>
              <w:szCs w:val="20"/>
            </w:rPr>
          </w:rPrChange>
        </w:rPr>
      </w:pPr>
      <w:ins w:id="25868" w:author="Rosati Michele (GSE)" w:date="2025-10-24T19:13:00Z" w16du:dateUtc="2025-10-24T17:13:00Z">
        <w:r w:rsidRPr="00655372">
          <w:rPr>
            <w:rFonts w:ascii="Calibri" w:hAnsi="Calibri" w:cs="Calibri"/>
            <w:sz w:val="22"/>
            <w:szCs w:val="22"/>
            <w:rPrChange w:id="25869" w:author="Rosati Michele (GSE)" w:date="2025-10-24T20:15:00Z" w16du:dateUtc="2025-10-24T18:15:00Z">
              <w:rPr>
                <w:rFonts w:ascii="Calibri" w:hAnsi="Calibri" w:cs="Calibri"/>
                <w:sz w:val="20"/>
                <w:szCs w:val="20"/>
              </w:rPr>
            </w:rPrChange>
          </w:rPr>
          <w:t>Per gli interventi di sostituzione di sistemi ibridi o bivalenti, ivi compresa l’installazione di pompe di calore “add on”, l’incentivo è calcolato sulla base delle caratteristiche delle pompe di calore installate nel sistema, secondo la seguente formula:</w:t>
        </w:r>
      </w:ins>
    </w:p>
    <w:p w14:paraId="11F3A34C" w14:textId="77777777" w:rsidR="00133FC6" w:rsidRPr="00655372" w:rsidRDefault="00133FC6" w:rsidP="00133FC6">
      <w:pPr>
        <w:spacing w:after="120"/>
        <w:jc w:val="center"/>
        <w:rPr>
          <w:ins w:id="25870" w:author="Rosati Michele (GSE)" w:date="2025-10-24T19:13:00Z" w16du:dateUtc="2025-10-24T17:13:00Z"/>
          <w:rFonts w:ascii="Calibri" w:hAnsi="Calibri" w:cs="Calibri"/>
          <w:i/>
          <w:sz w:val="28"/>
          <w:szCs w:val="28"/>
          <w:vertAlign w:val="subscript"/>
        </w:rPr>
      </w:pPr>
      <w:ins w:id="25871" w:author="Rosati Michele (GSE)" w:date="2025-10-24T19:13:00Z" w16du:dateUtc="2025-10-24T17:13:00Z">
        <w:r w:rsidRPr="00655372">
          <w:rPr>
            <w:rFonts w:ascii="Calibri" w:hAnsi="Calibri" w:cs="Calibri"/>
            <w:i/>
            <w:sz w:val="28"/>
            <w:szCs w:val="28"/>
          </w:rPr>
          <w:t>I</w:t>
        </w:r>
        <w:r w:rsidRPr="00655372">
          <w:rPr>
            <w:rFonts w:ascii="Calibri" w:hAnsi="Calibri" w:cs="Calibri"/>
            <w:i/>
            <w:sz w:val="28"/>
            <w:szCs w:val="28"/>
            <w:vertAlign w:val="subscript"/>
          </w:rPr>
          <w:t>a tot</w:t>
        </w:r>
        <w:r w:rsidRPr="00655372">
          <w:rPr>
            <w:rFonts w:ascii="Calibri" w:hAnsi="Calibri" w:cs="Calibri"/>
            <w:i/>
            <w:sz w:val="28"/>
            <w:szCs w:val="28"/>
          </w:rPr>
          <w:t xml:space="preserve"> = k · E</w:t>
        </w:r>
        <w:r w:rsidRPr="00655372">
          <w:rPr>
            <w:rFonts w:ascii="Calibri" w:hAnsi="Calibri" w:cs="Calibri"/>
            <w:i/>
            <w:sz w:val="28"/>
            <w:szCs w:val="28"/>
            <w:vertAlign w:val="subscript"/>
          </w:rPr>
          <w:t>i</w:t>
        </w:r>
        <w:r w:rsidRPr="00655372">
          <w:rPr>
            <w:rFonts w:ascii="Calibri" w:hAnsi="Calibri" w:cs="Calibri"/>
            <w:i/>
            <w:sz w:val="28"/>
            <w:szCs w:val="28"/>
          </w:rPr>
          <w:t xml:space="preserve"> · C</w:t>
        </w:r>
        <w:r w:rsidRPr="00655372">
          <w:rPr>
            <w:rFonts w:ascii="Calibri" w:hAnsi="Calibri" w:cs="Calibri"/>
            <w:i/>
            <w:sz w:val="28"/>
            <w:szCs w:val="28"/>
            <w:vertAlign w:val="subscript"/>
          </w:rPr>
          <w:t>i</w:t>
        </w:r>
      </w:ins>
    </w:p>
    <w:p w14:paraId="4ACC480C" w14:textId="77777777" w:rsidR="00133FC6" w:rsidRPr="00655372" w:rsidRDefault="00133FC6" w:rsidP="00133FC6">
      <w:pPr>
        <w:spacing w:after="120"/>
        <w:jc w:val="both"/>
        <w:rPr>
          <w:ins w:id="25872" w:author="Rosati Michele (GSE)" w:date="2025-10-24T19:13:00Z" w16du:dateUtc="2025-10-24T17:13:00Z"/>
          <w:rFonts w:ascii="Calibri" w:hAnsi="Calibri" w:cs="Calibri"/>
          <w:sz w:val="22"/>
          <w:szCs w:val="22"/>
          <w:rPrChange w:id="25873" w:author="Rosati Michele (GSE)" w:date="2025-10-24T20:15:00Z" w16du:dateUtc="2025-10-24T18:15:00Z">
            <w:rPr>
              <w:ins w:id="25874" w:author="Rosati Michele (GSE)" w:date="2025-10-24T19:13:00Z" w16du:dateUtc="2025-10-24T17:13:00Z"/>
              <w:rFonts w:ascii="Calibri" w:hAnsi="Calibri" w:cs="Calibri"/>
              <w:sz w:val="20"/>
              <w:szCs w:val="20"/>
            </w:rPr>
          </w:rPrChange>
        </w:rPr>
      </w:pPr>
      <w:ins w:id="25875" w:author="Rosati Michele (GSE)" w:date="2025-10-24T19:13:00Z" w16du:dateUtc="2025-10-24T17:13:00Z">
        <w:r w:rsidRPr="00655372">
          <w:rPr>
            <w:rFonts w:ascii="Calibri" w:hAnsi="Calibri" w:cs="Calibri"/>
            <w:sz w:val="22"/>
            <w:szCs w:val="22"/>
            <w:rPrChange w:id="25876" w:author="Rosati Michele (GSE)" w:date="2025-10-24T20:15:00Z" w16du:dateUtc="2025-10-24T18:15:00Z">
              <w:rPr>
                <w:rFonts w:ascii="Calibri" w:hAnsi="Calibri" w:cs="Calibri"/>
                <w:sz w:val="20"/>
                <w:szCs w:val="20"/>
              </w:rPr>
            </w:rPrChange>
          </w:rPr>
          <w:t>dove:</w:t>
        </w:r>
      </w:ins>
    </w:p>
    <w:tbl>
      <w:tblPr>
        <w:tblStyle w:val="Grigliatabella"/>
        <w:tblW w:w="0" w:type="auto"/>
        <w:tblCellMar>
          <w:left w:w="0" w:type="dxa"/>
        </w:tblCellMar>
        <w:tblLook w:val="04A0" w:firstRow="1" w:lastRow="0" w:firstColumn="1" w:lastColumn="0" w:noHBand="0" w:noVBand="1"/>
      </w:tblPr>
      <w:tblGrid>
        <w:gridCol w:w="704"/>
        <w:gridCol w:w="8924"/>
      </w:tblGrid>
      <w:tr w:rsidR="00133FC6" w:rsidRPr="00655372" w14:paraId="7C776E7B" w14:textId="77777777" w:rsidTr="0093316F">
        <w:trPr>
          <w:ins w:id="25877" w:author="Rosati Michele (GSE)" w:date="2025-10-24T19:13:00Z"/>
        </w:trPr>
        <w:tc>
          <w:tcPr>
            <w:tcW w:w="704" w:type="dxa"/>
          </w:tcPr>
          <w:p w14:paraId="19F4E017" w14:textId="77777777" w:rsidR="00133FC6" w:rsidRPr="00655372" w:rsidRDefault="00133FC6">
            <w:pPr>
              <w:spacing w:after="120"/>
              <w:jc w:val="both"/>
              <w:rPr>
                <w:ins w:id="25878" w:author="Rosati Michele (GSE)" w:date="2025-10-24T19:13:00Z" w16du:dateUtc="2025-10-24T17:13:00Z"/>
                <w:rFonts w:ascii="Calibri" w:hAnsi="Calibri" w:cs="Calibri"/>
                <w:sz w:val="22"/>
                <w:szCs w:val="22"/>
                <w:rPrChange w:id="25879" w:author="Rosati Michele (GSE)" w:date="2025-10-24T20:15:00Z" w16du:dateUtc="2025-10-24T18:15:00Z">
                  <w:rPr>
                    <w:ins w:id="25880" w:author="Rosati Michele (GSE)" w:date="2025-10-24T19:13:00Z" w16du:dateUtc="2025-10-24T17:13:00Z"/>
                    <w:rFonts w:ascii="Calibri" w:hAnsi="Calibri" w:cs="Calibri"/>
                    <w:sz w:val="20"/>
                    <w:szCs w:val="20"/>
                  </w:rPr>
                </w:rPrChange>
              </w:rPr>
            </w:pPr>
            <w:ins w:id="25881" w:author="Rosati Michele (GSE)" w:date="2025-10-24T19:13:00Z" w16du:dateUtc="2025-10-24T17:13:00Z">
              <w:r w:rsidRPr="00655372">
                <w:rPr>
                  <w:rFonts w:ascii="Calibri" w:hAnsi="Calibri" w:cs="Calibri"/>
                  <w:sz w:val="22"/>
                  <w:szCs w:val="22"/>
                  <w:rPrChange w:id="25882" w:author="Rosati Michele (GSE)" w:date="2025-10-24T20:15:00Z" w16du:dateUtc="2025-10-24T18:15:00Z">
                    <w:rPr>
                      <w:rFonts w:ascii="Calibri" w:hAnsi="Calibri" w:cs="Calibri"/>
                      <w:sz w:val="20"/>
                      <w:szCs w:val="20"/>
                    </w:rPr>
                  </w:rPrChange>
                </w:rPr>
                <w:t>I</w:t>
              </w:r>
              <w:r w:rsidRPr="00655372">
                <w:rPr>
                  <w:rFonts w:ascii="Calibri" w:hAnsi="Calibri" w:cs="Calibri"/>
                  <w:sz w:val="22"/>
                  <w:szCs w:val="22"/>
                  <w:vertAlign w:val="subscript"/>
                  <w:rPrChange w:id="25883" w:author="Rosati Michele (GSE)" w:date="2025-10-24T20:15:00Z" w16du:dateUtc="2025-10-24T18:15:00Z">
                    <w:rPr>
                      <w:rFonts w:ascii="Calibri" w:hAnsi="Calibri" w:cs="Calibri"/>
                      <w:sz w:val="20"/>
                      <w:szCs w:val="20"/>
                      <w:vertAlign w:val="subscript"/>
                    </w:rPr>
                  </w:rPrChange>
                </w:rPr>
                <w:t>a tot</w:t>
              </w:r>
              <w:r w:rsidRPr="00655372">
                <w:rPr>
                  <w:rFonts w:ascii="Calibri" w:hAnsi="Calibri" w:cs="Calibri"/>
                  <w:sz w:val="22"/>
                  <w:szCs w:val="22"/>
                  <w:rPrChange w:id="25884" w:author="Rosati Michele (GSE)" w:date="2025-10-24T20:15:00Z" w16du:dateUtc="2025-10-24T18:15:00Z">
                    <w:rPr>
                      <w:rFonts w:ascii="Calibri" w:hAnsi="Calibri" w:cs="Calibri"/>
                      <w:sz w:val="20"/>
                      <w:szCs w:val="20"/>
                    </w:rPr>
                  </w:rPrChange>
                </w:rPr>
                <w:t>:</w:t>
              </w:r>
            </w:ins>
          </w:p>
        </w:tc>
        <w:tc>
          <w:tcPr>
            <w:tcW w:w="8924" w:type="dxa"/>
          </w:tcPr>
          <w:p w14:paraId="62459557" w14:textId="77777777" w:rsidR="00133FC6" w:rsidRPr="00655372" w:rsidRDefault="00133FC6">
            <w:pPr>
              <w:spacing w:after="120"/>
              <w:jc w:val="both"/>
              <w:rPr>
                <w:ins w:id="25885" w:author="Rosati Michele (GSE)" w:date="2025-10-24T19:13:00Z" w16du:dateUtc="2025-10-24T17:13:00Z"/>
                <w:rFonts w:ascii="Calibri" w:hAnsi="Calibri" w:cs="Calibri"/>
                <w:sz w:val="22"/>
                <w:szCs w:val="22"/>
                <w:rPrChange w:id="25886" w:author="Rosati Michele (GSE)" w:date="2025-10-24T20:15:00Z" w16du:dateUtc="2025-10-24T18:15:00Z">
                  <w:rPr>
                    <w:ins w:id="25887" w:author="Rosati Michele (GSE)" w:date="2025-10-24T19:13:00Z" w16du:dateUtc="2025-10-24T17:13:00Z"/>
                    <w:rFonts w:ascii="Calibri" w:hAnsi="Calibri" w:cs="Calibri"/>
                    <w:sz w:val="20"/>
                    <w:szCs w:val="20"/>
                  </w:rPr>
                </w:rPrChange>
              </w:rPr>
            </w:pPr>
            <w:ins w:id="25888" w:author="Rosati Michele (GSE)" w:date="2025-10-24T19:13:00Z" w16du:dateUtc="2025-10-24T17:13:00Z">
              <w:r w:rsidRPr="00655372">
                <w:rPr>
                  <w:rFonts w:ascii="Calibri" w:hAnsi="Calibri" w:cs="Calibri"/>
                  <w:sz w:val="22"/>
                  <w:szCs w:val="22"/>
                  <w:rPrChange w:id="25889" w:author="Rosati Michele (GSE)" w:date="2025-10-24T20:15:00Z" w16du:dateUtc="2025-10-24T18:15:00Z">
                    <w:rPr>
                      <w:rFonts w:ascii="Calibri" w:hAnsi="Calibri" w:cs="Calibri"/>
                      <w:sz w:val="20"/>
                      <w:szCs w:val="20"/>
                    </w:rPr>
                  </w:rPrChange>
                </w:rPr>
                <w:t>è l’incentivo annuo in euro</w:t>
              </w:r>
              <w:r w:rsidRPr="00655372">
                <w:rPr>
                  <w:rStyle w:val="Rimandonotaapidipagina"/>
                  <w:rFonts w:ascii="Calibri" w:eastAsiaTheme="majorEastAsia" w:hAnsi="Calibri" w:cs="Calibri"/>
                  <w:sz w:val="22"/>
                  <w:szCs w:val="22"/>
                  <w:rPrChange w:id="25890" w:author="Rosati Michele (GSE)" w:date="2025-10-24T20:15:00Z" w16du:dateUtc="2025-10-24T18:15:00Z">
                    <w:rPr>
                      <w:rStyle w:val="Rimandonotaapidipagina"/>
                      <w:rFonts w:ascii="Calibri" w:eastAsiaTheme="majorEastAsia" w:hAnsi="Calibri" w:cs="Calibri"/>
                      <w:sz w:val="20"/>
                      <w:szCs w:val="20"/>
                    </w:rPr>
                  </w:rPrChange>
                </w:rPr>
                <w:footnoteReference w:id="24"/>
              </w:r>
              <w:r w:rsidRPr="00655372">
                <w:rPr>
                  <w:rFonts w:ascii="Calibri" w:hAnsi="Calibri" w:cs="Calibri"/>
                  <w:sz w:val="22"/>
                  <w:szCs w:val="22"/>
                  <w:rPrChange w:id="25893" w:author="Rosati Michele (GSE)" w:date="2025-10-24T20:15:00Z" w16du:dateUtc="2025-10-24T18:15:00Z">
                    <w:rPr>
                      <w:rFonts w:ascii="Calibri" w:hAnsi="Calibri" w:cs="Calibri"/>
                      <w:sz w:val="20"/>
                      <w:szCs w:val="20"/>
                    </w:rPr>
                  </w:rPrChange>
                </w:rPr>
                <w:t>.</w:t>
              </w:r>
            </w:ins>
          </w:p>
          <w:p w14:paraId="227F1348" w14:textId="77777777" w:rsidR="00133FC6" w:rsidRPr="00655372" w:rsidRDefault="00133FC6">
            <w:pPr>
              <w:spacing w:after="120"/>
              <w:jc w:val="both"/>
              <w:rPr>
                <w:ins w:id="25894" w:author="Rosati Michele (GSE)" w:date="2025-10-24T19:13:00Z" w16du:dateUtc="2025-10-24T17:13:00Z"/>
                <w:rFonts w:ascii="Calibri" w:hAnsi="Calibri" w:cs="Calibri"/>
                <w:sz w:val="22"/>
                <w:szCs w:val="22"/>
                <w:rPrChange w:id="25895" w:author="Rosati Michele (GSE)" w:date="2025-10-24T20:15:00Z" w16du:dateUtc="2025-10-24T18:15:00Z">
                  <w:rPr>
                    <w:ins w:id="25896" w:author="Rosati Michele (GSE)" w:date="2025-10-24T19:13:00Z" w16du:dateUtc="2025-10-24T17:13:00Z"/>
                    <w:rFonts w:ascii="Calibri" w:hAnsi="Calibri" w:cs="Calibri"/>
                    <w:sz w:val="20"/>
                    <w:szCs w:val="20"/>
                  </w:rPr>
                </w:rPrChange>
              </w:rPr>
            </w:pPr>
            <w:ins w:id="25897" w:author="Rosati Michele (GSE)" w:date="2025-10-24T19:13:00Z" w16du:dateUtc="2025-10-24T17:13:00Z">
              <w:r w:rsidRPr="00655372">
                <w:rPr>
                  <w:rFonts w:ascii="Calibri" w:hAnsi="Calibri" w:cs="Calibri"/>
                  <w:sz w:val="22"/>
                  <w:szCs w:val="22"/>
                  <w:rPrChange w:id="25898" w:author="Rosati Michele (GSE)" w:date="2025-10-24T20:15:00Z" w16du:dateUtc="2025-10-24T18:15:00Z">
                    <w:rPr>
                      <w:rFonts w:ascii="Calibri" w:hAnsi="Calibri" w:cs="Calibri"/>
                      <w:sz w:val="20"/>
                      <w:szCs w:val="20"/>
                    </w:rPr>
                  </w:rPrChange>
                </w:rPr>
                <w:t>L’incentivo totale (I</w:t>
              </w:r>
              <w:r w:rsidRPr="00655372">
                <w:rPr>
                  <w:rFonts w:ascii="Calibri" w:hAnsi="Calibri" w:cs="Calibri"/>
                  <w:sz w:val="22"/>
                  <w:szCs w:val="22"/>
                  <w:vertAlign w:val="subscript"/>
                  <w:rPrChange w:id="25899" w:author="Rosati Michele (GSE)" w:date="2025-10-24T20:15:00Z" w16du:dateUtc="2025-10-24T18:15:00Z">
                    <w:rPr>
                      <w:rFonts w:ascii="Calibri" w:hAnsi="Calibri" w:cs="Calibri"/>
                      <w:sz w:val="20"/>
                      <w:szCs w:val="20"/>
                      <w:vertAlign w:val="subscript"/>
                    </w:rPr>
                  </w:rPrChange>
                </w:rPr>
                <w:t>tot</w:t>
              </w:r>
              <w:r w:rsidRPr="00655372">
                <w:rPr>
                  <w:rFonts w:ascii="Calibri" w:hAnsi="Calibri" w:cs="Calibri"/>
                  <w:sz w:val="22"/>
                  <w:szCs w:val="22"/>
                  <w:rPrChange w:id="25900" w:author="Rosati Michele (GSE)" w:date="2025-10-24T20:15:00Z" w16du:dateUtc="2025-10-24T18:15:00Z">
                    <w:rPr>
                      <w:rFonts w:ascii="Calibri" w:hAnsi="Calibri" w:cs="Calibri"/>
                      <w:sz w:val="20"/>
                      <w:szCs w:val="20"/>
                    </w:rPr>
                  </w:rPrChange>
                </w:rPr>
                <w:t>), è costituito dalla sommatoria delle rate annue (I</w:t>
              </w:r>
              <w:r w:rsidRPr="00655372">
                <w:rPr>
                  <w:rFonts w:ascii="Calibri" w:hAnsi="Calibri" w:cs="Calibri"/>
                  <w:sz w:val="22"/>
                  <w:szCs w:val="22"/>
                  <w:vertAlign w:val="subscript"/>
                  <w:rPrChange w:id="25901" w:author="Rosati Michele (GSE)" w:date="2025-10-24T20:15:00Z" w16du:dateUtc="2025-10-24T18:15:00Z">
                    <w:rPr>
                      <w:rFonts w:ascii="Calibri" w:hAnsi="Calibri" w:cs="Calibri"/>
                      <w:sz w:val="20"/>
                      <w:szCs w:val="20"/>
                      <w:vertAlign w:val="subscript"/>
                    </w:rPr>
                  </w:rPrChange>
                </w:rPr>
                <w:t>a tot</w:t>
              </w:r>
              <w:r w:rsidRPr="00655372">
                <w:rPr>
                  <w:rFonts w:ascii="Calibri" w:hAnsi="Calibri" w:cs="Calibri"/>
                  <w:sz w:val="22"/>
                  <w:szCs w:val="22"/>
                  <w:rPrChange w:id="25902" w:author="Rosati Michele (GSE)" w:date="2025-10-24T20:15:00Z" w16du:dateUtc="2025-10-24T18:15:00Z">
                    <w:rPr>
                      <w:rFonts w:ascii="Calibri" w:hAnsi="Calibri" w:cs="Calibri"/>
                      <w:sz w:val="20"/>
                      <w:szCs w:val="20"/>
                    </w:rPr>
                  </w:rPrChange>
                </w:rPr>
                <w:t xml:space="preserve">) previste nella tabella 1 dell’art. 11 del Decreto: </w:t>
              </w:r>
            </w:ins>
          </w:p>
          <w:p w14:paraId="0013817C" w14:textId="77777777" w:rsidR="00133FC6" w:rsidRPr="00655372" w:rsidRDefault="00133FC6" w:rsidP="00133FC6">
            <w:pPr>
              <w:pStyle w:val="Paragrafoelenco"/>
              <w:numPr>
                <w:ilvl w:val="0"/>
                <w:numId w:val="609"/>
              </w:numPr>
              <w:spacing w:after="120"/>
              <w:jc w:val="both"/>
              <w:rPr>
                <w:ins w:id="25903" w:author="Rosati Michele (GSE)" w:date="2025-10-24T19:13:00Z" w16du:dateUtc="2025-10-24T17:13:00Z"/>
                <w:rFonts w:ascii="Calibri" w:hAnsi="Calibri" w:cs="Calibri"/>
                <w:sz w:val="22"/>
                <w:szCs w:val="22"/>
                <w:rPrChange w:id="25904" w:author="Rosati Michele (GSE)" w:date="2025-10-24T20:15:00Z" w16du:dateUtc="2025-10-24T18:15:00Z">
                  <w:rPr>
                    <w:ins w:id="25905" w:author="Rosati Michele (GSE)" w:date="2025-10-24T19:13:00Z" w16du:dateUtc="2025-10-24T17:13:00Z"/>
                    <w:rFonts w:ascii="Calibri" w:hAnsi="Calibri" w:cs="Calibri"/>
                    <w:sz w:val="20"/>
                    <w:szCs w:val="20"/>
                  </w:rPr>
                </w:rPrChange>
              </w:rPr>
            </w:pPr>
            <w:ins w:id="25906" w:author="Rosati Michele (GSE)" w:date="2025-10-24T19:13:00Z" w16du:dateUtc="2025-10-24T17:13:00Z">
              <w:r w:rsidRPr="00655372">
                <w:rPr>
                  <w:rFonts w:ascii="Calibri" w:hAnsi="Calibri" w:cs="Calibri"/>
                  <w:sz w:val="22"/>
                  <w:szCs w:val="22"/>
                  <w:rPrChange w:id="25907" w:author="Rosati Michele (GSE)" w:date="2025-10-24T20:15:00Z" w16du:dateUtc="2025-10-24T18:15:00Z">
                    <w:rPr>
                      <w:rFonts w:ascii="Calibri" w:hAnsi="Calibri" w:cs="Calibri"/>
                      <w:sz w:val="20"/>
                      <w:szCs w:val="20"/>
                    </w:rPr>
                  </w:rPrChange>
                </w:rPr>
                <w:lastRenderedPageBreak/>
                <w:t>2 annualità per sistemi con potenza termica nominale in riscaldamento P</w:t>
              </w:r>
              <w:r w:rsidRPr="00655372">
                <w:rPr>
                  <w:rFonts w:ascii="Calibri" w:hAnsi="Calibri" w:cs="Calibri"/>
                  <w:sz w:val="22"/>
                  <w:szCs w:val="22"/>
                  <w:vertAlign w:val="subscript"/>
                  <w:rPrChange w:id="25908" w:author="Rosati Michele (GSE)" w:date="2025-10-24T20:15:00Z" w16du:dateUtc="2025-10-24T18:15:00Z">
                    <w:rPr>
                      <w:rFonts w:ascii="Calibri" w:hAnsi="Calibri" w:cs="Calibri"/>
                      <w:sz w:val="20"/>
                      <w:szCs w:val="20"/>
                      <w:vertAlign w:val="subscript"/>
                    </w:rPr>
                  </w:rPrChange>
                </w:rPr>
                <w:t>n</w:t>
              </w:r>
              <w:r w:rsidRPr="00655372">
                <w:rPr>
                  <w:rFonts w:ascii="Calibri" w:hAnsi="Calibri" w:cs="Calibri"/>
                  <w:sz w:val="22"/>
                  <w:szCs w:val="22"/>
                  <w:rPrChange w:id="25909" w:author="Rosati Michele (GSE)" w:date="2025-10-24T20:15:00Z" w16du:dateUtc="2025-10-24T18:15:00Z">
                    <w:rPr>
                      <w:rFonts w:ascii="Calibri" w:hAnsi="Calibri" w:cs="Calibri"/>
                      <w:sz w:val="20"/>
                      <w:szCs w:val="20"/>
                    </w:rPr>
                  </w:rPrChange>
                </w:rPr>
                <w:t xml:space="preserve"> ≤ 35 kW;</w:t>
              </w:r>
            </w:ins>
          </w:p>
          <w:p w14:paraId="075B1ABD" w14:textId="77777777" w:rsidR="00133FC6" w:rsidRPr="00655372" w:rsidRDefault="00133FC6" w:rsidP="00133FC6">
            <w:pPr>
              <w:pStyle w:val="Paragrafoelenco"/>
              <w:numPr>
                <w:ilvl w:val="0"/>
                <w:numId w:val="609"/>
              </w:numPr>
              <w:spacing w:after="120"/>
              <w:jc w:val="both"/>
              <w:rPr>
                <w:ins w:id="25910" w:author="Rosati Michele (GSE)" w:date="2025-10-24T19:13:00Z" w16du:dateUtc="2025-10-24T17:13:00Z"/>
                <w:rFonts w:ascii="Calibri" w:hAnsi="Calibri" w:cs="Calibri"/>
                <w:sz w:val="22"/>
                <w:szCs w:val="22"/>
                <w:rPrChange w:id="25911" w:author="Rosati Michele (GSE)" w:date="2025-10-24T20:15:00Z" w16du:dateUtc="2025-10-24T18:15:00Z">
                  <w:rPr>
                    <w:ins w:id="25912" w:author="Rosati Michele (GSE)" w:date="2025-10-24T19:13:00Z" w16du:dateUtc="2025-10-24T17:13:00Z"/>
                    <w:rFonts w:ascii="Calibri" w:hAnsi="Calibri" w:cs="Calibri"/>
                    <w:sz w:val="20"/>
                    <w:szCs w:val="20"/>
                  </w:rPr>
                </w:rPrChange>
              </w:rPr>
            </w:pPr>
            <w:ins w:id="25913" w:author="Rosati Michele (GSE)" w:date="2025-10-24T19:13:00Z" w16du:dateUtc="2025-10-24T17:13:00Z">
              <w:r w:rsidRPr="00655372">
                <w:rPr>
                  <w:rFonts w:ascii="Calibri" w:hAnsi="Calibri" w:cs="Calibri"/>
                  <w:sz w:val="22"/>
                  <w:szCs w:val="22"/>
                  <w:rPrChange w:id="25914" w:author="Rosati Michele (GSE)" w:date="2025-10-24T20:15:00Z" w16du:dateUtc="2025-10-24T18:15:00Z">
                    <w:rPr>
                      <w:rFonts w:ascii="Calibri" w:hAnsi="Calibri" w:cs="Calibri"/>
                      <w:sz w:val="20"/>
                      <w:szCs w:val="20"/>
                    </w:rPr>
                  </w:rPrChange>
                </w:rPr>
                <w:t>5 annualità per sistemi con potenza termica nominale in riscaldamento P</w:t>
              </w:r>
              <w:r w:rsidRPr="00655372">
                <w:rPr>
                  <w:rFonts w:ascii="Calibri" w:hAnsi="Calibri" w:cs="Calibri"/>
                  <w:sz w:val="22"/>
                  <w:szCs w:val="22"/>
                  <w:vertAlign w:val="subscript"/>
                  <w:rPrChange w:id="25915" w:author="Rosati Michele (GSE)" w:date="2025-10-24T20:15:00Z" w16du:dateUtc="2025-10-24T18:15:00Z">
                    <w:rPr>
                      <w:rFonts w:ascii="Calibri" w:hAnsi="Calibri" w:cs="Calibri"/>
                      <w:sz w:val="20"/>
                      <w:szCs w:val="20"/>
                      <w:vertAlign w:val="subscript"/>
                    </w:rPr>
                  </w:rPrChange>
                </w:rPr>
                <w:t>n</w:t>
              </w:r>
              <w:r w:rsidRPr="00655372">
                <w:rPr>
                  <w:rFonts w:ascii="Calibri" w:hAnsi="Calibri" w:cs="Calibri"/>
                  <w:sz w:val="22"/>
                  <w:szCs w:val="22"/>
                  <w:rPrChange w:id="25916" w:author="Rosati Michele (GSE)" w:date="2025-10-24T20:15:00Z" w16du:dateUtc="2025-10-24T18:15:00Z">
                    <w:rPr>
                      <w:rFonts w:ascii="Calibri" w:hAnsi="Calibri" w:cs="Calibri"/>
                      <w:sz w:val="20"/>
                      <w:szCs w:val="20"/>
                    </w:rPr>
                  </w:rPrChange>
                </w:rPr>
                <w:t xml:space="preserve"> &gt; 35 kW;</w:t>
              </w:r>
            </w:ins>
          </w:p>
          <w:p w14:paraId="4D1D69FA" w14:textId="77777777" w:rsidR="00133FC6" w:rsidRPr="00655372" w:rsidRDefault="00133FC6">
            <w:pPr>
              <w:spacing w:after="120"/>
              <w:jc w:val="both"/>
              <w:rPr>
                <w:ins w:id="25917" w:author="Rosati Michele (GSE)" w:date="2025-10-24T19:13:00Z" w16du:dateUtc="2025-10-24T17:13:00Z"/>
                <w:rFonts w:ascii="Calibri" w:hAnsi="Calibri" w:cs="Calibri"/>
                <w:sz w:val="22"/>
                <w:szCs w:val="22"/>
                <w:rPrChange w:id="25918" w:author="Rosati Michele (GSE)" w:date="2025-10-24T20:15:00Z" w16du:dateUtc="2025-10-24T18:15:00Z">
                  <w:rPr>
                    <w:ins w:id="25919" w:author="Rosati Michele (GSE)" w:date="2025-10-24T19:13:00Z" w16du:dateUtc="2025-10-24T17:13:00Z"/>
                    <w:rFonts w:ascii="Calibri" w:hAnsi="Calibri" w:cs="Calibri"/>
                    <w:sz w:val="20"/>
                    <w:szCs w:val="20"/>
                  </w:rPr>
                </w:rPrChange>
              </w:rPr>
            </w:pPr>
            <w:ins w:id="25920" w:author="Rosati Michele (GSE)" w:date="2025-10-24T19:13:00Z" w16du:dateUtc="2025-10-24T17:13:00Z">
              <w:r w:rsidRPr="00655372">
                <w:rPr>
                  <w:rFonts w:ascii="Calibri" w:hAnsi="Calibri" w:cs="Calibri"/>
                  <w:sz w:val="22"/>
                  <w:szCs w:val="22"/>
                  <w:rPrChange w:id="25921" w:author="Rosati Michele (GSE)" w:date="2025-10-24T20:15:00Z" w16du:dateUtc="2025-10-24T18:15:00Z">
                    <w:rPr>
                      <w:rFonts w:ascii="Calibri" w:hAnsi="Calibri" w:cs="Calibri"/>
                      <w:sz w:val="20"/>
                      <w:szCs w:val="20"/>
                    </w:rPr>
                  </w:rPrChange>
                </w:rPr>
                <w:t>L’incentivo totale (I</w:t>
              </w:r>
              <w:r w:rsidRPr="00655372">
                <w:rPr>
                  <w:rFonts w:ascii="Calibri" w:hAnsi="Calibri" w:cs="Calibri"/>
                  <w:sz w:val="22"/>
                  <w:szCs w:val="22"/>
                  <w:vertAlign w:val="subscript"/>
                  <w:rPrChange w:id="25922" w:author="Rosati Michele (GSE)" w:date="2025-10-24T20:15:00Z" w16du:dateUtc="2025-10-24T18:15:00Z">
                    <w:rPr>
                      <w:rFonts w:ascii="Calibri" w:hAnsi="Calibri" w:cs="Calibri"/>
                      <w:sz w:val="20"/>
                      <w:szCs w:val="20"/>
                      <w:vertAlign w:val="subscript"/>
                    </w:rPr>
                  </w:rPrChange>
                </w:rPr>
                <w:t>tot</w:t>
              </w:r>
              <w:r w:rsidRPr="00655372">
                <w:rPr>
                  <w:rFonts w:ascii="Calibri" w:hAnsi="Calibri" w:cs="Calibri"/>
                  <w:sz w:val="22"/>
                  <w:szCs w:val="22"/>
                  <w:rPrChange w:id="25923" w:author="Rosati Michele (GSE)" w:date="2025-10-24T20:15:00Z" w16du:dateUtc="2025-10-24T18:15:00Z">
                    <w:rPr>
                      <w:rFonts w:ascii="Calibri" w:hAnsi="Calibri" w:cs="Calibri"/>
                      <w:sz w:val="20"/>
                      <w:szCs w:val="20"/>
                    </w:rPr>
                  </w:rPrChange>
                </w:rPr>
                <w:t>) è corrisposto in un’unica rata se inferiore o uguale a euro 15.000 nonché per gli aventi diritto (le PA, gli ETS e le ESCo o gli altri soggetti abilitati di cui all’art. 13, comma 1, che operano per conto della PA)</w:t>
              </w:r>
            </w:ins>
          </w:p>
        </w:tc>
      </w:tr>
      <w:tr w:rsidR="00133FC6" w:rsidRPr="00655372" w14:paraId="7932A755" w14:textId="77777777" w:rsidTr="0093316F">
        <w:trPr>
          <w:ins w:id="25924" w:author="Rosati Michele (GSE)" w:date="2025-10-24T19:13:00Z"/>
        </w:trPr>
        <w:tc>
          <w:tcPr>
            <w:tcW w:w="704" w:type="dxa"/>
          </w:tcPr>
          <w:p w14:paraId="0CD66A6F" w14:textId="77777777" w:rsidR="00133FC6" w:rsidRPr="00655372" w:rsidRDefault="00133FC6">
            <w:pPr>
              <w:spacing w:after="120"/>
              <w:jc w:val="both"/>
              <w:rPr>
                <w:ins w:id="25925" w:author="Rosati Michele (GSE)" w:date="2025-10-24T19:13:00Z" w16du:dateUtc="2025-10-24T17:13:00Z"/>
                <w:rFonts w:ascii="Calibri" w:hAnsi="Calibri" w:cs="Calibri"/>
                <w:sz w:val="22"/>
                <w:szCs w:val="22"/>
                <w:rPrChange w:id="25926" w:author="Rosati Michele (GSE)" w:date="2025-10-24T20:15:00Z" w16du:dateUtc="2025-10-24T18:15:00Z">
                  <w:rPr>
                    <w:ins w:id="25927" w:author="Rosati Michele (GSE)" w:date="2025-10-24T19:13:00Z" w16du:dateUtc="2025-10-24T17:13:00Z"/>
                    <w:rFonts w:ascii="Calibri" w:hAnsi="Calibri" w:cs="Calibri"/>
                    <w:sz w:val="20"/>
                    <w:szCs w:val="20"/>
                  </w:rPr>
                </w:rPrChange>
              </w:rPr>
            </w:pPr>
            <w:ins w:id="25928" w:author="Rosati Michele (GSE)" w:date="2025-10-24T19:13:00Z" w16du:dateUtc="2025-10-24T17:13:00Z">
              <w:r w:rsidRPr="00655372">
                <w:rPr>
                  <w:rFonts w:ascii="Calibri" w:hAnsi="Calibri" w:cs="Calibri"/>
                  <w:sz w:val="22"/>
                  <w:szCs w:val="22"/>
                  <w:rPrChange w:id="25929" w:author="Rosati Michele (GSE)" w:date="2025-10-24T20:15:00Z" w16du:dateUtc="2025-10-24T18:15:00Z">
                    <w:rPr>
                      <w:rFonts w:ascii="Calibri" w:hAnsi="Calibri" w:cs="Calibri"/>
                      <w:sz w:val="20"/>
                      <w:szCs w:val="20"/>
                    </w:rPr>
                  </w:rPrChange>
                </w:rPr>
                <w:lastRenderedPageBreak/>
                <w:t>K</w:t>
              </w:r>
              <w:r w:rsidRPr="00655372">
                <w:rPr>
                  <w:rFonts w:ascii="Calibri" w:hAnsi="Calibri" w:cs="Calibri"/>
                  <w:sz w:val="22"/>
                  <w:szCs w:val="22"/>
                  <w:vertAlign w:val="subscript"/>
                  <w:rPrChange w:id="25930" w:author="Rosati Michele (GSE)" w:date="2025-10-24T20:15:00Z" w16du:dateUtc="2025-10-24T18:15:00Z">
                    <w:rPr>
                      <w:rFonts w:ascii="Calibri" w:hAnsi="Calibri" w:cs="Calibri"/>
                      <w:sz w:val="20"/>
                      <w:szCs w:val="20"/>
                      <w:vertAlign w:val="subscript"/>
                    </w:rPr>
                  </w:rPrChange>
                </w:rPr>
                <w:t xml:space="preserve"> </w:t>
              </w:r>
              <w:r w:rsidRPr="00655372">
                <w:rPr>
                  <w:rFonts w:ascii="Calibri" w:hAnsi="Calibri" w:cs="Calibri"/>
                  <w:sz w:val="22"/>
                  <w:szCs w:val="22"/>
                  <w:rPrChange w:id="25931" w:author="Rosati Michele (GSE)" w:date="2025-10-24T20:15:00Z" w16du:dateUtc="2025-10-24T18:15:00Z">
                    <w:rPr>
                      <w:rFonts w:ascii="Calibri" w:hAnsi="Calibri" w:cs="Calibri"/>
                      <w:sz w:val="20"/>
                      <w:szCs w:val="20"/>
                    </w:rPr>
                  </w:rPrChange>
                </w:rPr>
                <w:t>:</w:t>
              </w:r>
            </w:ins>
          </w:p>
        </w:tc>
        <w:tc>
          <w:tcPr>
            <w:tcW w:w="8924" w:type="dxa"/>
          </w:tcPr>
          <w:p w14:paraId="18BDE0A5" w14:textId="77777777" w:rsidR="00133FC6" w:rsidRPr="00655372" w:rsidRDefault="00133FC6">
            <w:pPr>
              <w:spacing w:after="120"/>
              <w:jc w:val="both"/>
              <w:rPr>
                <w:ins w:id="25932" w:author="Rosati Michele (GSE)" w:date="2025-10-24T19:13:00Z" w16du:dateUtc="2025-10-24T17:13:00Z"/>
                <w:rFonts w:ascii="Calibri" w:hAnsi="Calibri" w:cs="Calibri"/>
                <w:sz w:val="22"/>
                <w:szCs w:val="22"/>
                <w:rPrChange w:id="25933" w:author="Rosati Michele (GSE)" w:date="2025-10-24T20:15:00Z" w16du:dateUtc="2025-10-24T18:15:00Z">
                  <w:rPr>
                    <w:ins w:id="25934" w:author="Rosati Michele (GSE)" w:date="2025-10-24T19:13:00Z" w16du:dateUtc="2025-10-24T17:13:00Z"/>
                    <w:rFonts w:ascii="Calibri" w:hAnsi="Calibri" w:cs="Calibri"/>
                    <w:sz w:val="20"/>
                    <w:szCs w:val="20"/>
                  </w:rPr>
                </w:rPrChange>
              </w:rPr>
            </w:pPr>
            <w:ins w:id="25935" w:author="Rosati Michele (GSE)" w:date="2025-10-24T19:13:00Z" w16du:dateUtc="2025-10-24T17:13:00Z">
              <w:r w:rsidRPr="00655372">
                <w:rPr>
                  <w:rFonts w:ascii="Calibri" w:hAnsi="Calibri" w:cs="Calibri"/>
                  <w:sz w:val="22"/>
                  <w:szCs w:val="22"/>
                  <w:rPrChange w:id="25936" w:author="Rosati Michele (GSE)" w:date="2025-10-24T20:15:00Z" w16du:dateUtc="2025-10-24T18:15:00Z">
                    <w:rPr>
                      <w:rFonts w:ascii="Calibri" w:hAnsi="Calibri" w:cs="Calibri"/>
                      <w:sz w:val="20"/>
                      <w:szCs w:val="20"/>
                    </w:rPr>
                  </w:rPrChange>
                </w:rPr>
                <w:t>è un coefficiente che considera l’effettivo utilizzo della pompa di calore, nel sistema ibrido o nel sistema bivalente, e l’efficienza dello stesso sistema nel suo complesso. È distinto in funzione della tipologia del sistema in virtù del maggiore grado di integrazione funzionale ed in funzione della potenza termica nominale (Pn) della caldaia presente nel sistema, risultando definito come segue:</w:t>
              </w:r>
            </w:ins>
          </w:p>
          <w:tbl>
            <w:tblPr>
              <w:tblStyle w:val="Grigliatabella"/>
              <w:tblW w:w="0" w:type="auto"/>
              <w:jc w:val="center"/>
              <w:tblCellMar>
                <w:left w:w="0" w:type="dxa"/>
                <w:right w:w="0" w:type="dxa"/>
              </w:tblCellMar>
              <w:tblLook w:val="04A0" w:firstRow="1" w:lastRow="0" w:firstColumn="1" w:lastColumn="0" w:noHBand="0" w:noVBand="1"/>
              <w:tblPrChange w:id="25937" w:author="Rosati Michele (GSE)" w:date="2025-10-26T17:42:00Z" w16du:dateUtc="2025-10-26T16:42:00Z">
                <w:tblPr>
                  <w:tblStyle w:val="Grigliatabella"/>
                  <w:tblW w:w="0" w:type="auto"/>
                  <w:jc w:val="center"/>
                  <w:tblCellMar>
                    <w:left w:w="0" w:type="dxa"/>
                    <w:right w:w="0" w:type="dxa"/>
                  </w:tblCellMar>
                  <w:tblLook w:val="04A0" w:firstRow="1" w:lastRow="0" w:firstColumn="1" w:lastColumn="0" w:noHBand="0" w:noVBand="1"/>
                </w:tblPr>
              </w:tblPrChange>
            </w:tblPr>
            <w:tblGrid>
              <w:gridCol w:w="2852"/>
              <w:gridCol w:w="1864"/>
              <w:gridCol w:w="1864"/>
              <w:tblGridChange w:id="25938">
                <w:tblGrid>
                  <w:gridCol w:w="5"/>
                  <w:gridCol w:w="2147"/>
                  <w:gridCol w:w="1545"/>
                  <w:gridCol w:w="1545"/>
                  <w:gridCol w:w="1338"/>
                </w:tblGrid>
              </w:tblGridChange>
            </w:tblGrid>
            <w:tr w:rsidR="00133FC6" w:rsidRPr="00655372" w14:paraId="429D24EE" w14:textId="77777777" w:rsidTr="00036EED">
              <w:trPr>
                <w:trHeight w:val="283"/>
                <w:jc w:val="center"/>
                <w:ins w:id="25939" w:author="Rosati Michele (GSE)" w:date="2025-10-24T19:13:00Z"/>
                <w:trPrChange w:id="25940" w:author="Rosati Michele (GSE)" w:date="2025-10-26T17:42:00Z" w16du:dateUtc="2025-10-26T16:42:00Z">
                  <w:trPr>
                    <w:gridBefore w:val="1"/>
                    <w:gridAfter w:val="0"/>
                    <w:trHeight w:val="283"/>
                    <w:jc w:val="center"/>
                  </w:trPr>
                </w:trPrChange>
              </w:trPr>
              <w:tc>
                <w:tcPr>
                  <w:tcW w:w="6580" w:type="dxa"/>
                  <w:gridSpan w:val="3"/>
                  <w:vAlign w:val="center"/>
                  <w:tcPrChange w:id="25941" w:author="Rosati Michele (GSE)" w:date="2025-10-26T17:42:00Z" w16du:dateUtc="2025-10-26T16:42:00Z">
                    <w:tcPr>
                      <w:tcW w:w="5237" w:type="dxa"/>
                      <w:gridSpan w:val="3"/>
                      <w:vAlign w:val="center"/>
                    </w:tcPr>
                  </w:tcPrChange>
                </w:tcPr>
                <w:p w14:paraId="475FD5E2" w14:textId="77777777" w:rsidR="00133FC6" w:rsidRPr="00655372" w:rsidRDefault="00133FC6">
                  <w:pPr>
                    <w:jc w:val="center"/>
                    <w:rPr>
                      <w:ins w:id="25942" w:author="Rosati Michele (GSE)" w:date="2025-10-24T19:13:00Z" w16du:dateUtc="2025-10-24T17:13:00Z"/>
                      <w:rFonts w:ascii="Calibri" w:hAnsi="Calibri" w:cs="Calibri"/>
                      <w:sz w:val="22"/>
                      <w:szCs w:val="22"/>
                      <w:rPrChange w:id="25943" w:author="Rosati Michele (GSE)" w:date="2025-10-24T20:15:00Z" w16du:dateUtc="2025-10-24T18:15:00Z">
                        <w:rPr>
                          <w:ins w:id="25944" w:author="Rosati Michele (GSE)" w:date="2025-10-24T19:13:00Z" w16du:dateUtc="2025-10-24T17:13:00Z"/>
                          <w:rFonts w:ascii="Calibri" w:hAnsi="Calibri" w:cs="Calibri"/>
                          <w:sz w:val="20"/>
                          <w:szCs w:val="20"/>
                        </w:rPr>
                      </w:rPrChange>
                    </w:rPr>
                  </w:pPr>
                  <w:ins w:id="25945" w:author="Rosati Michele (GSE)" w:date="2025-10-24T19:13:00Z" w16du:dateUtc="2025-10-24T17:13:00Z">
                    <w:r w:rsidRPr="00655372">
                      <w:rPr>
                        <w:rFonts w:ascii="Calibri" w:hAnsi="Calibri" w:cs="Calibri"/>
                        <w:sz w:val="22"/>
                        <w:szCs w:val="22"/>
                        <w:rPrChange w:id="25946" w:author="Rosati Michele (GSE)" w:date="2025-10-24T20:15:00Z" w16du:dateUtc="2025-10-24T18:15:00Z">
                          <w:rPr>
                            <w:rFonts w:ascii="Calibri" w:hAnsi="Calibri" w:cs="Calibri"/>
                            <w:sz w:val="20"/>
                            <w:szCs w:val="20"/>
                          </w:rPr>
                        </w:rPrChange>
                      </w:rPr>
                      <w:t>Tabella 18 - Coefficiente k di utilizzo della pompa di calore</w:t>
                    </w:r>
                  </w:ins>
                </w:p>
              </w:tc>
            </w:tr>
            <w:tr w:rsidR="00133FC6" w:rsidRPr="00655372" w14:paraId="0AC53D7F" w14:textId="77777777" w:rsidTr="00036EED">
              <w:trPr>
                <w:trHeight w:val="283"/>
                <w:jc w:val="center"/>
                <w:ins w:id="25947" w:author="Rosati Michele (GSE)" w:date="2025-10-24T19:13:00Z"/>
                <w:trPrChange w:id="25948" w:author="Rosati Michele (GSE)" w:date="2025-10-26T17:43:00Z" w16du:dateUtc="2025-10-26T16:43:00Z">
                  <w:trPr>
                    <w:gridBefore w:val="1"/>
                    <w:gridAfter w:val="0"/>
                    <w:trHeight w:val="283"/>
                    <w:jc w:val="center"/>
                  </w:trPr>
                </w:trPrChange>
              </w:trPr>
              <w:tc>
                <w:tcPr>
                  <w:tcW w:w="2852" w:type="dxa"/>
                  <w:vAlign w:val="center"/>
                  <w:tcPrChange w:id="25949" w:author="Rosati Michele (GSE)" w:date="2025-10-26T17:43:00Z" w16du:dateUtc="2025-10-26T16:43:00Z">
                    <w:tcPr>
                      <w:tcW w:w="2147" w:type="dxa"/>
                      <w:vAlign w:val="center"/>
                    </w:tcPr>
                  </w:tcPrChange>
                </w:tcPr>
                <w:p w14:paraId="219E9288" w14:textId="77777777" w:rsidR="00133FC6" w:rsidRPr="00655372" w:rsidRDefault="00133FC6">
                  <w:pPr>
                    <w:jc w:val="center"/>
                    <w:rPr>
                      <w:ins w:id="25950" w:author="Rosati Michele (GSE)" w:date="2025-10-24T19:13:00Z" w16du:dateUtc="2025-10-24T17:13:00Z"/>
                      <w:rFonts w:ascii="Calibri" w:hAnsi="Calibri" w:cs="Calibri"/>
                      <w:sz w:val="22"/>
                      <w:szCs w:val="22"/>
                      <w:rPrChange w:id="25951" w:author="Rosati Michele (GSE)" w:date="2025-10-24T20:15:00Z" w16du:dateUtc="2025-10-24T18:15:00Z">
                        <w:rPr>
                          <w:ins w:id="25952" w:author="Rosati Michele (GSE)" w:date="2025-10-24T19:13:00Z" w16du:dateUtc="2025-10-24T17:13:00Z"/>
                          <w:rFonts w:ascii="Calibri" w:hAnsi="Calibri" w:cs="Calibri"/>
                          <w:sz w:val="20"/>
                          <w:szCs w:val="20"/>
                        </w:rPr>
                      </w:rPrChange>
                    </w:rPr>
                  </w:pPr>
                  <w:ins w:id="25953" w:author="Rosati Michele (GSE)" w:date="2025-10-24T19:13:00Z" w16du:dateUtc="2025-10-24T17:13:00Z">
                    <w:r w:rsidRPr="00655372">
                      <w:rPr>
                        <w:rFonts w:ascii="Calibri" w:hAnsi="Calibri" w:cs="Calibri"/>
                        <w:sz w:val="22"/>
                        <w:szCs w:val="22"/>
                        <w:rPrChange w:id="25954" w:author="Rosati Michele (GSE)" w:date="2025-10-24T20:15:00Z" w16du:dateUtc="2025-10-24T18:15:00Z">
                          <w:rPr>
                            <w:rFonts w:ascii="Calibri" w:hAnsi="Calibri" w:cs="Calibri"/>
                            <w:sz w:val="20"/>
                            <w:szCs w:val="20"/>
                          </w:rPr>
                        </w:rPrChange>
                      </w:rPr>
                      <w:t>Tipologia sistema</w:t>
                    </w:r>
                  </w:ins>
                </w:p>
              </w:tc>
              <w:tc>
                <w:tcPr>
                  <w:tcW w:w="1864" w:type="dxa"/>
                  <w:vAlign w:val="center"/>
                  <w:tcPrChange w:id="25955" w:author="Rosati Michele (GSE)" w:date="2025-10-26T17:43:00Z" w16du:dateUtc="2025-10-26T16:43:00Z">
                    <w:tcPr>
                      <w:tcW w:w="1545" w:type="dxa"/>
                      <w:vAlign w:val="center"/>
                    </w:tcPr>
                  </w:tcPrChange>
                </w:tcPr>
                <w:p w14:paraId="5B683D9A" w14:textId="77777777" w:rsidR="00133FC6" w:rsidRPr="00655372" w:rsidRDefault="00133FC6">
                  <w:pPr>
                    <w:jc w:val="center"/>
                    <w:rPr>
                      <w:ins w:id="25956" w:author="Rosati Michele (GSE)" w:date="2025-10-24T19:13:00Z" w16du:dateUtc="2025-10-24T17:13:00Z"/>
                      <w:rFonts w:ascii="Calibri" w:hAnsi="Calibri" w:cs="Calibri"/>
                      <w:sz w:val="22"/>
                      <w:szCs w:val="22"/>
                      <w:rPrChange w:id="25957" w:author="Rosati Michele (GSE)" w:date="2025-10-24T20:15:00Z" w16du:dateUtc="2025-10-24T18:15:00Z">
                        <w:rPr>
                          <w:ins w:id="25958" w:author="Rosati Michele (GSE)" w:date="2025-10-24T19:13:00Z" w16du:dateUtc="2025-10-24T17:13:00Z"/>
                          <w:rFonts w:ascii="Calibri" w:hAnsi="Calibri" w:cs="Calibri"/>
                          <w:sz w:val="20"/>
                          <w:szCs w:val="20"/>
                        </w:rPr>
                      </w:rPrChange>
                    </w:rPr>
                  </w:pPr>
                  <w:ins w:id="25959" w:author="Rosati Michele (GSE)" w:date="2025-10-24T19:13:00Z" w16du:dateUtc="2025-10-24T17:13:00Z">
                    <w:r w:rsidRPr="00655372">
                      <w:rPr>
                        <w:rFonts w:ascii="Calibri" w:hAnsi="Calibri" w:cs="Calibri"/>
                        <w:sz w:val="22"/>
                        <w:szCs w:val="22"/>
                        <w:rPrChange w:id="25960" w:author="Rosati Michele (GSE)" w:date="2025-10-24T20:15:00Z" w16du:dateUtc="2025-10-24T18:15:00Z">
                          <w:rPr>
                            <w:rFonts w:ascii="Calibri" w:hAnsi="Calibri" w:cs="Calibri"/>
                            <w:sz w:val="20"/>
                            <w:szCs w:val="20"/>
                          </w:rPr>
                        </w:rPrChange>
                      </w:rPr>
                      <w:t>Pn ≤ 35 kW</w:t>
                    </w:r>
                  </w:ins>
                </w:p>
              </w:tc>
              <w:tc>
                <w:tcPr>
                  <w:tcW w:w="1864" w:type="dxa"/>
                  <w:vAlign w:val="center"/>
                  <w:tcPrChange w:id="25961" w:author="Rosati Michele (GSE)" w:date="2025-10-26T17:43:00Z" w16du:dateUtc="2025-10-26T16:43:00Z">
                    <w:tcPr>
                      <w:tcW w:w="1545" w:type="dxa"/>
                      <w:vAlign w:val="center"/>
                    </w:tcPr>
                  </w:tcPrChange>
                </w:tcPr>
                <w:p w14:paraId="491020C0" w14:textId="77777777" w:rsidR="00133FC6" w:rsidRPr="00655372" w:rsidRDefault="00133FC6">
                  <w:pPr>
                    <w:jc w:val="center"/>
                    <w:rPr>
                      <w:ins w:id="25962" w:author="Rosati Michele (GSE)" w:date="2025-10-24T19:13:00Z" w16du:dateUtc="2025-10-24T17:13:00Z"/>
                      <w:rFonts w:ascii="Calibri" w:hAnsi="Calibri" w:cs="Calibri"/>
                      <w:sz w:val="22"/>
                      <w:szCs w:val="22"/>
                      <w:rPrChange w:id="25963" w:author="Rosati Michele (GSE)" w:date="2025-10-24T20:15:00Z" w16du:dateUtc="2025-10-24T18:15:00Z">
                        <w:rPr>
                          <w:ins w:id="25964" w:author="Rosati Michele (GSE)" w:date="2025-10-24T19:13:00Z" w16du:dateUtc="2025-10-24T17:13:00Z"/>
                          <w:rFonts w:ascii="Calibri" w:hAnsi="Calibri" w:cs="Calibri"/>
                          <w:sz w:val="20"/>
                          <w:szCs w:val="20"/>
                        </w:rPr>
                      </w:rPrChange>
                    </w:rPr>
                  </w:pPr>
                  <w:ins w:id="25965" w:author="Rosati Michele (GSE)" w:date="2025-10-24T19:13:00Z" w16du:dateUtc="2025-10-24T17:13:00Z">
                    <w:r w:rsidRPr="00655372">
                      <w:rPr>
                        <w:rFonts w:ascii="Calibri" w:hAnsi="Calibri" w:cs="Calibri"/>
                        <w:sz w:val="22"/>
                        <w:szCs w:val="22"/>
                        <w:rPrChange w:id="25966" w:author="Rosati Michele (GSE)" w:date="2025-10-24T20:15:00Z" w16du:dateUtc="2025-10-24T18:15:00Z">
                          <w:rPr>
                            <w:rFonts w:ascii="Calibri" w:hAnsi="Calibri" w:cs="Calibri"/>
                            <w:sz w:val="20"/>
                            <w:szCs w:val="20"/>
                          </w:rPr>
                        </w:rPrChange>
                      </w:rPr>
                      <w:t>Pn &gt; 35 kW</w:t>
                    </w:r>
                  </w:ins>
                </w:p>
              </w:tc>
            </w:tr>
            <w:tr w:rsidR="00133FC6" w:rsidRPr="00655372" w14:paraId="74BB6BA4" w14:textId="77777777" w:rsidTr="00036EED">
              <w:trPr>
                <w:trHeight w:val="283"/>
                <w:jc w:val="center"/>
                <w:ins w:id="25967" w:author="Rosati Michele (GSE)" w:date="2025-10-24T19:13:00Z"/>
                <w:trPrChange w:id="25968" w:author="Rosati Michele (GSE)" w:date="2025-10-26T17:43:00Z" w16du:dateUtc="2025-10-26T16:43:00Z">
                  <w:trPr>
                    <w:gridBefore w:val="1"/>
                    <w:gridAfter w:val="0"/>
                    <w:trHeight w:val="283"/>
                    <w:jc w:val="center"/>
                  </w:trPr>
                </w:trPrChange>
              </w:trPr>
              <w:tc>
                <w:tcPr>
                  <w:tcW w:w="2852" w:type="dxa"/>
                  <w:vAlign w:val="center"/>
                  <w:tcPrChange w:id="25969" w:author="Rosati Michele (GSE)" w:date="2025-10-26T17:43:00Z" w16du:dateUtc="2025-10-26T16:43:00Z">
                    <w:tcPr>
                      <w:tcW w:w="2147" w:type="dxa"/>
                      <w:vAlign w:val="center"/>
                    </w:tcPr>
                  </w:tcPrChange>
                </w:tcPr>
                <w:p w14:paraId="4BD4D926" w14:textId="77777777" w:rsidR="00133FC6" w:rsidRPr="00655372" w:rsidRDefault="00133FC6">
                  <w:pPr>
                    <w:jc w:val="center"/>
                    <w:rPr>
                      <w:ins w:id="25970" w:author="Rosati Michele (GSE)" w:date="2025-10-24T19:13:00Z" w16du:dateUtc="2025-10-24T17:13:00Z"/>
                      <w:rFonts w:ascii="Calibri" w:hAnsi="Calibri" w:cs="Calibri"/>
                      <w:sz w:val="22"/>
                      <w:szCs w:val="22"/>
                      <w:rPrChange w:id="25971" w:author="Rosati Michele (GSE)" w:date="2025-10-24T20:15:00Z" w16du:dateUtc="2025-10-24T18:15:00Z">
                        <w:rPr>
                          <w:ins w:id="25972" w:author="Rosati Michele (GSE)" w:date="2025-10-24T19:13:00Z" w16du:dateUtc="2025-10-24T17:13:00Z"/>
                          <w:rFonts w:ascii="Calibri" w:hAnsi="Calibri" w:cs="Calibri"/>
                          <w:sz w:val="20"/>
                          <w:szCs w:val="20"/>
                        </w:rPr>
                      </w:rPrChange>
                    </w:rPr>
                  </w:pPr>
                  <w:ins w:id="25973" w:author="Rosati Michele (GSE)" w:date="2025-10-24T19:13:00Z" w16du:dateUtc="2025-10-24T17:13:00Z">
                    <w:r w:rsidRPr="00655372">
                      <w:rPr>
                        <w:rFonts w:ascii="Calibri" w:hAnsi="Calibri" w:cs="Calibri"/>
                        <w:sz w:val="22"/>
                        <w:szCs w:val="22"/>
                        <w:rPrChange w:id="25974" w:author="Rosati Michele (GSE)" w:date="2025-10-24T20:15:00Z" w16du:dateUtc="2025-10-24T18:15:00Z">
                          <w:rPr>
                            <w:rFonts w:ascii="Calibri" w:hAnsi="Calibri" w:cs="Calibri"/>
                            <w:sz w:val="20"/>
                            <w:szCs w:val="20"/>
                          </w:rPr>
                        </w:rPrChange>
                      </w:rPr>
                      <w:t>Ibrido factory made*</w:t>
                    </w:r>
                  </w:ins>
                </w:p>
              </w:tc>
              <w:tc>
                <w:tcPr>
                  <w:tcW w:w="1864" w:type="dxa"/>
                  <w:vAlign w:val="center"/>
                  <w:tcPrChange w:id="25975" w:author="Rosati Michele (GSE)" w:date="2025-10-26T17:43:00Z" w16du:dateUtc="2025-10-26T16:43:00Z">
                    <w:tcPr>
                      <w:tcW w:w="1545" w:type="dxa"/>
                      <w:vAlign w:val="center"/>
                    </w:tcPr>
                  </w:tcPrChange>
                </w:tcPr>
                <w:p w14:paraId="3F9B607F" w14:textId="77777777" w:rsidR="00133FC6" w:rsidRPr="00655372" w:rsidRDefault="00133FC6">
                  <w:pPr>
                    <w:jc w:val="center"/>
                    <w:rPr>
                      <w:ins w:id="25976" w:author="Rosati Michele (GSE)" w:date="2025-10-24T19:13:00Z" w16du:dateUtc="2025-10-24T17:13:00Z"/>
                      <w:rFonts w:ascii="Calibri" w:hAnsi="Calibri" w:cs="Calibri"/>
                      <w:sz w:val="22"/>
                      <w:szCs w:val="22"/>
                      <w:rPrChange w:id="25977" w:author="Rosati Michele (GSE)" w:date="2025-10-24T20:15:00Z" w16du:dateUtc="2025-10-24T18:15:00Z">
                        <w:rPr>
                          <w:ins w:id="25978" w:author="Rosati Michele (GSE)" w:date="2025-10-24T19:13:00Z" w16du:dateUtc="2025-10-24T17:13:00Z"/>
                          <w:rFonts w:ascii="Calibri" w:hAnsi="Calibri" w:cs="Calibri"/>
                          <w:sz w:val="20"/>
                          <w:szCs w:val="20"/>
                        </w:rPr>
                      </w:rPrChange>
                    </w:rPr>
                  </w:pPr>
                  <w:ins w:id="25979" w:author="Rosati Michele (GSE)" w:date="2025-10-24T19:13:00Z" w16du:dateUtc="2025-10-24T17:13:00Z">
                    <w:r w:rsidRPr="00655372">
                      <w:rPr>
                        <w:rFonts w:ascii="Calibri" w:hAnsi="Calibri" w:cs="Calibri"/>
                        <w:sz w:val="22"/>
                        <w:szCs w:val="22"/>
                        <w:rPrChange w:id="25980" w:author="Rosati Michele (GSE)" w:date="2025-10-24T20:15:00Z" w16du:dateUtc="2025-10-24T18:15:00Z">
                          <w:rPr>
                            <w:rFonts w:ascii="Calibri" w:hAnsi="Calibri" w:cs="Calibri"/>
                            <w:sz w:val="20"/>
                            <w:szCs w:val="20"/>
                          </w:rPr>
                        </w:rPrChange>
                      </w:rPr>
                      <w:t>1,25</w:t>
                    </w:r>
                  </w:ins>
                </w:p>
              </w:tc>
              <w:tc>
                <w:tcPr>
                  <w:tcW w:w="1864" w:type="dxa"/>
                  <w:vAlign w:val="center"/>
                  <w:tcPrChange w:id="25981" w:author="Rosati Michele (GSE)" w:date="2025-10-26T17:43:00Z" w16du:dateUtc="2025-10-26T16:43:00Z">
                    <w:tcPr>
                      <w:tcW w:w="1545" w:type="dxa"/>
                      <w:vAlign w:val="center"/>
                    </w:tcPr>
                  </w:tcPrChange>
                </w:tcPr>
                <w:p w14:paraId="46D1ABDF" w14:textId="77777777" w:rsidR="00133FC6" w:rsidRPr="00655372" w:rsidRDefault="00133FC6">
                  <w:pPr>
                    <w:jc w:val="center"/>
                    <w:rPr>
                      <w:ins w:id="25982" w:author="Rosati Michele (GSE)" w:date="2025-10-24T19:13:00Z" w16du:dateUtc="2025-10-24T17:13:00Z"/>
                      <w:rFonts w:ascii="Calibri" w:hAnsi="Calibri" w:cs="Calibri"/>
                      <w:sz w:val="22"/>
                      <w:szCs w:val="22"/>
                      <w:rPrChange w:id="25983" w:author="Rosati Michele (GSE)" w:date="2025-10-24T20:15:00Z" w16du:dateUtc="2025-10-24T18:15:00Z">
                        <w:rPr>
                          <w:ins w:id="25984" w:author="Rosati Michele (GSE)" w:date="2025-10-24T19:13:00Z" w16du:dateUtc="2025-10-24T17:13:00Z"/>
                          <w:rFonts w:ascii="Calibri" w:hAnsi="Calibri" w:cs="Calibri"/>
                          <w:sz w:val="20"/>
                          <w:szCs w:val="20"/>
                        </w:rPr>
                      </w:rPrChange>
                    </w:rPr>
                  </w:pPr>
                  <w:ins w:id="25985" w:author="Rosati Michele (GSE)" w:date="2025-10-24T19:13:00Z" w16du:dateUtc="2025-10-24T17:13:00Z">
                    <w:r w:rsidRPr="00655372">
                      <w:rPr>
                        <w:rFonts w:ascii="Calibri" w:hAnsi="Calibri" w:cs="Calibri"/>
                        <w:sz w:val="22"/>
                        <w:szCs w:val="22"/>
                        <w:rPrChange w:id="25986" w:author="Rosati Michele (GSE)" w:date="2025-10-24T20:15:00Z" w16du:dateUtc="2025-10-24T18:15:00Z">
                          <w:rPr>
                            <w:rFonts w:ascii="Calibri" w:hAnsi="Calibri" w:cs="Calibri"/>
                            <w:sz w:val="20"/>
                            <w:szCs w:val="20"/>
                          </w:rPr>
                        </w:rPrChange>
                      </w:rPr>
                      <w:t>1,25</w:t>
                    </w:r>
                  </w:ins>
                </w:p>
              </w:tc>
            </w:tr>
            <w:tr w:rsidR="00133FC6" w:rsidRPr="00655372" w14:paraId="38A1DBD5" w14:textId="77777777" w:rsidTr="00036EED">
              <w:trPr>
                <w:trHeight w:val="510"/>
                <w:jc w:val="center"/>
                <w:ins w:id="25987" w:author="Rosati Michele (GSE)" w:date="2025-10-24T19:13:00Z"/>
                <w:trPrChange w:id="25988" w:author="Rosati Michele (GSE)" w:date="2025-10-26T17:43:00Z" w16du:dateUtc="2025-10-26T16:43:00Z">
                  <w:trPr>
                    <w:gridBefore w:val="1"/>
                    <w:gridAfter w:val="0"/>
                    <w:trHeight w:val="283"/>
                    <w:jc w:val="center"/>
                  </w:trPr>
                </w:trPrChange>
              </w:trPr>
              <w:tc>
                <w:tcPr>
                  <w:tcW w:w="2852" w:type="dxa"/>
                  <w:vAlign w:val="center"/>
                  <w:tcPrChange w:id="25989" w:author="Rosati Michele (GSE)" w:date="2025-10-26T17:43:00Z" w16du:dateUtc="2025-10-26T16:43:00Z">
                    <w:tcPr>
                      <w:tcW w:w="2147" w:type="dxa"/>
                      <w:vAlign w:val="center"/>
                    </w:tcPr>
                  </w:tcPrChange>
                </w:tcPr>
                <w:p w14:paraId="551D666B" w14:textId="77777777" w:rsidR="00133FC6" w:rsidRPr="00655372" w:rsidRDefault="00133FC6">
                  <w:pPr>
                    <w:jc w:val="center"/>
                    <w:rPr>
                      <w:ins w:id="25990" w:author="Rosati Michele (GSE)" w:date="2025-10-24T19:13:00Z" w16du:dateUtc="2025-10-24T17:13:00Z"/>
                      <w:rFonts w:ascii="Calibri" w:hAnsi="Calibri" w:cs="Calibri"/>
                      <w:sz w:val="22"/>
                      <w:szCs w:val="22"/>
                      <w:rPrChange w:id="25991" w:author="Rosati Michele (GSE)" w:date="2025-10-24T20:15:00Z" w16du:dateUtc="2025-10-24T18:15:00Z">
                        <w:rPr>
                          <w:ins w:id="25992" w:author="Rosati Michele (GSE)" w:date="2025-10-24T19:13:00Z" w16du:dateUtc="2025-10-24T17:13:00Z"/>
                          <w:rFonts w:ascii="Calibri" w:hAnsi="Calibri" w:cs="Calibri"/>
                          <w:sz w:val="20"/>
                          <w:szCs w:val="20"/>
                        </w:rPr>
                      </w:rPrChange>
                    </w:rPr>
                  </w:pPr>
                  <w:ins w:id="25993" w:author="Rosati Michele (GSE)" w:date="2025-10-24T19:13:00Z" w16du:dateUtc="2025-10-24T17:13:00Z">
                    <w:r w:rsidRPr="00655372">
                      <w:rPr>
                        <w:rFonts w:ascii="Calibri" w:hAnsi="Calibri" w:cs="Calibri"/>
                        <w:sz w:val="22"/>
                        <w:szCs w:val="22"/>
                        <w:rPrChange w:id="25994" w:author="Rosati Michele (GSE)" w:date="2025-10-24T20:15:00Z" w16du:dateUtc="2025-10-24T18:15:00Z">
                          <w:rPr>
                            <w:rFonts w:ascii="Calibri" w:hAnsi="Calibri" w:cs="Calibri"/>
                            <w:sz w:val="20"/>
                            <w:szCs w:val="20"/>
                          </w:rPr>
                        </w:rPrChange>
                      </w:rPr>
                      <w:t>Sistema bivalente e pompe di calore “</w:t>
                    </w:r>
                    <w:r w:rsidRPr="00655372">
                      <w:rPr>
                        <w:rFonts w:ascii="Calibri" w:hAnsi="Calibri" w:cs="Calibri"/>
                        <w:i/>
                        <w:iCs/>
                        <w:sz w:val="22"/>
                        <w:szCs w:val="22"/>
                        <w:rPrChange w:id="25995" w:author="Rosati Michele (GSE)" w:date="2025-10-24T20:15:00Z" w16du:dateUtc="2025-10-24T18:15:00Z">
                          <w:rPr>
                            <w:rFonts w:ascii="Calibri" w:hAnsi="Calibri" w:cs="Calibri"/>
                            <w:i/>
                            <w:iCs/>
                            <w:sz w:val="20"/>
                            <w:szCs w:val="20"/>
                          </w:rPr>
                        </w:rPrChange>
                      </w:rPr>
                      <w:t>add on</w:t>
                    </w:r>
                    <w:r w:rsidRPr="00655372">
                      <w:rPr>
                        <w:rFonts w:ascii="Calibri" w:hAnsi="Calibri" w:cs="Calibri"/>
                        <w:sz w:val="22"/>
                        <w:szCs w:val="22"/>
                        <w:rPrChange w:id="25996" w:author="Rosati Michele (GSE)" w:date="2025-10-24T20:15:00Z" w16du:dateUtc="2025-10-24T18:15:00Z">
                          <w:rPr>
                            <w:rFonts w:ascii="Calibri" w:hAnsi="Calibri" w:cs="Calibri"/>
                            <w:sz w:val="20"/>
                            <w:szCs w:val="20"/>
                          </w:rPr>
                        </w:rPrChange>
                      </w:rPr>
                      <w:t>”</w:t>
                    </w:r>
                  </w:ins>
                </w:p>
              </w:tc>
              <w:tc>
                <w:tcPr>
                  <w:tcW w:w="1864" w:type="dxa"/>
                  <w:vAlign w:val="center"/>
                  <w:tcPrChange w:id="25997" w:author="Rosati Michele (GSE)" w:date="2025-10-26T17:43:00Z" w16du:dateUtc="2025-10-26T16:43:00Z">
                    <w:tcPr>
                      <w:tcW w:w="1545" w:type="dxa"/>
                      <w:vAlign w:val="center"/>
                    </w:tcPr>
                  </w:tcPrChange>
                </w:tcPr>
                <w:p w14:paraId="63EEE9D1" w14:textId="77777777" w:rsidR="00133FC6" w:rsidRPr="00655372" w:rsidRDefault="00133FC6">
                  <w:pPr>
                    <w:jc w:val="center"/>
                    <w:rPr>
                      <w:ins w:id="25998" w:author="Rosati Michele (GSE)" w:date="2025-10-24T19:13:00Z" w16du:dateUtc="2025-10-24T17:13:00Z"/>
                      <w:rFonts w:ascii="Calibri" w:hAnsi="Calibri" w:cs="Calibri"/>
                      <w:sz w:val="22"/>
                      <w:szCs w:val="22"/>
                      <w:rPrChange w:id="25999" w:author="Rosati Michele (GSE)" w:date="2025-10-24T20:15:00Z" w16du:dateUtc="2025-10-24T18:15:00Z">
                        <w:rPr>
                          <w:ins w:id="26000" w:author="Rosati Michele (GSE)" w:date="2025-10-24T19:13:00Z" w16du:dateUtc="2025-10-24T17:13:00Z"/>
                          <w:rFonts w:ascii="Calibri" w:hAnsi="Calibri" w:cs="Calibri"/>
                          <w:sz w:val="20"/>
                          <w:szCs w:val="20"/>
                        </w:rPr>
                      </w:rPrChange>
                    </w:rPr>
                  </w:pPr>
                  <w:ins w:id="26001" w:author="Rosati Michele (GSE)" w:date="2025-10-24T19:13:00Z" w16du:dateUtc="2025-10-24T17:13:00Z">
                    <w:r w:rsidRPr="00655372">
                      <w:rPr>
                        <w:rFonts w:ascii="Calibri" w:hAnsi="Calibri" w:cs="Calibri"/>
                        <w:sz w:val="22"/>
                        <w:szCs w:val="22"/>
                        <w:rPrChange w:id="26002" w:author="Rosati Michele (GSE)" w:date="2025-10-24T20:15:00Z" w16du:dateUtc="2025-10-24T18:15:00Z">
                          <w:rPr>
                            <w:rFonts w:ascii="Calibri" w:hAnsi="Calibri" w:cs="Calibri"/>
                            <w:sz w:val="20"/>
                            <w:szCs w:val="20"/>
                          </w:rPr>
                        </w:rPrChange>
                      </w:rPr>
                      <w:t>1</w:t>
                    </w:r>
                  </w:ins>
                </w:p>
              </w:tc>
              <w:tc>
                <w:tcPr>
                  <w:tcW w:w="1864" w:type="dxa"/>
                  <w:vAlign w:val="center"/>
                  <w:tcPrChange w:id="26003" w:author="Rosati Michele (GSE)" w:date="2025-10-26T17:43:00Z" w16du:dateUtc="2025-10-26T16:43:00Z">
                    <w:tcPr>
                      <w:tcW w:w="1545" w:type="dxa"/>
                      <w:vAlign w:val="center"/>
                    </w:tcPr>
                  </w:tcPrChange>
                </w:tcPr>
                <w:p w14:paraId="5F8CD3AF" w14:textId="77777777" w:rsidR="00133FC6" w:rsidRPr="00655372" w:rsidRDefault="00133FC6">
                  <w:pPr>
                    <w:jc w:val="center"/>
                    <w:rPr>
                      <w:ins w:id="26004" w:author="Rosati Michele (GSE)" w:date="2025-10-24T19:13:00Z" w16du:dateUtc="2025-10-24T17:13:00Z"/>
                      <w:rFonts w:ascii="Calibri" w:hAnsi="Calibri" w:cs="Calibri"/>
                      <w:sz w:val="22"/>
                      <w:szCs w:val="22"/>
                      <w:rPrChange w:id="26005" w:author="Rosati Michele (GSE)" w:date="2025-10-24T20:15:00Z" w16du:dateUtc="2025-10-24T18:15:00Z">
                        <w:rPr>
                          <w:ins w:id="26006" w:author="Rosati Michele (GSE)" w:date="2025-10-24T19:13:00Z" w16du:dateUtc="2025-10-24T17:13:00Z"/>
                          <w:rFonts w:ascii="Calibri" w:hAnsi="Calibri" w:cs="Calibri"/>
                          <w:sz w:val="20"/>
                          <w:szCs w:val="20"/>
                        </w:rPr>
                      </w:rPrChange>
                    </w:rPr>
                  </w:pPr>
                  <w:ins w:id="26007" w:author="Rosati Michele (GSE)" w:date="2025-10-24T19:13:00Z" w16du:dateUtc="2025-10-24T17:13:00Z">
                    <w:r w:rsidRPr="00655372">
                      <w:rPr>
                        <w:rFonts w:ascii="Calibri" w:hAnsi="Calibri" w:cs="Calibri"/>
                        <w:sz w:val="22"/>
                        <w:szCs w:val="22"/>
                        <w:rPrChange w:id="26008" w:author="Rosati Michele (GSE)" w:date="2025-10-24T20:15:00Z" w16du:dateUtc="2025-10-24T18:15:00Z">
                          <w:rPr>
                            <w:rFonts w:ascii="Calibri" w:hAnsi="Calibri" w:cs="Calibri"/>
                            <w:sz w:val="20"/>
                            <w:szCs w:val="20"/>
                          </w:rPr>
                        </w:rPrChange>
                      </w:rPr>
                      <w:t>1,1</w:t>
                    </w:r>
                  </w:ins>
                </w:p>
              </w:tc>
            </w:tr>
          </w:tbl>
          <w:p w14:paraId="347B4C80" w14:textId="77777777" w:rsidR="00133FC6" w:rsidRPr="00655372" w:rsidRDefault="00133FC6">
            <w:pPr>
              <w:spacing w:after="120"/>
              <w:jc w:val="center"/>
              <w:rPr>
                <w:ins w:id="26009" w:author="Rosati Michele (GSE)" w:date="2025-10-24T19:13:00Z" w16du:dateUtc="2025-10-24T17:13:00Z"/>
                <w:rFonts w:ascii="Calibri" w:hAnsi="Calibri" w:cs="Calibri"/>
                <w:sz w:val="22"/>
                <w:szCs w:val="22"/>
                <w:rPrChange w:id="26010" w:author="Rosati Michele (GSE)" w:date="2025-10-24T20:15:00Z" w16du:dateUtc="2025-10-24T18:15:00Z">
                  <w:rPr>
                    <w:ins w:id="26011" w:author="Rosati Michele (GSE)" w:date="2025-10-24T19:13:00Z" w16du:dateUtc="2025-10-24T17:13:00Z"/>
                    <w:rFonts w:ascii="Calibri" w:hAnsi="Calibri" w:cs="Calibri"/>
                    <w:sz w:val="20"/>
                    <w:szCs w:val="20"/>
                  </w:rPr>
                </w:rPrChange>
              </w:rPr>
            </w:pPr>
            <w:ins w:id="26012" w:author="Rosati Michele (GSE)" w:date="2025-10-24T19:13:00Z" w16du:dateUtc="2025-10-24T17:13:00Z">
              <w:r w:rsidRPr="00655372">
                <w:rPr>
                  <w:rFonts w:ascii="Calibri" w:hAnsi="Calibri" w:cs="Calibri"/>
                  <w:sz w:val="22"/>
                  <w:szCs w:val="22"/>
                  <w:rPrChange w:id="26013" w:author="Rosati Michele (GSE)" w:date="2025-10-24T20:15:00Z" w16du:dateUtc="2025-10-24T18:15:00Z">
                    <w:rPr>
                      <w:rFonts w:ascii="Calibri" w:hAnsi="Calibri" w:cs="Calibri"/>
                      <w:sz w:val="20"/>
                      <w:szCs w:val="20"/>
                    </w:rPr>
                  </w:rPrChange>
                </w:rPr>
                <w:t>*</w:t>
              </w:r>
              <w:r w:rsidRPr="00655372">
                <w:rPr>
                  <w:rFonts w:ascii="Calibri" w:hAnsi="Calibri" w:cs="Calibri"/>
                  <w:sz w:val="18"/>
                  <w:szCs w:val="18"/>
                  <w:rPrChange w:id="26014" w:author="Rosati Michele (GSE)" w:date="2025-10-24T20:15:00Z" w16du:dateUtc="2025-10-24T18:15:00Z">
                    <w:rPr>
                      <w:rFonts w:ascii="Calibri" w:hAnsi="Calibri" w:cs="Calibri"/>
                      <w:sz w:val="16"/>
                      <w:szCs w:val="16"/>
                    </w:rPr>
                  </w:rPrChange>
                </w:rPr>
                <w:t>anche in due tempi</w:t>
              </w:r>
            </w:ins>
          </w:p>
        </w:tc>
      </w:tr>
      <w:tr w:rsidR="00133FC6" w:rsidRPr="00655372" w14:paraId="5035B127" w14:textId="77777777" w:rsidTr="0093316F">
        <w:trPr>
          <w:ins w:id="26015" w:author="Rosati Michele (GSE)" w:date="2025-10-24T19:13:00Z"/>
        </w:trPr>
        <w:tc>
          <w:tcPr>
            <w:tcW w:w="704" w:type="dxa"/>
          </w:tcPr>
          <w:p w14:paraId="274A6A1B" w14:textId="77777777" w:rsidR="00133FC6" w:rsidRPr="00655372" w:rsidRDefault="00133FC6">
            <w:pPr>
              <w:spacing w:after="120"/>
              <w:jc w:val="both"/>
              <w:rPr>
                <w:ins w:id="26016" w:author="Rosati Michele (GSE)" w:date="2025-10-24T19:13:00Z" w16du:dateUtc="2025-10-24T17:13:00Z"/>
                <w:rFonts w:ascii="Calibri" w:hAnsi="Calibri" w:cs="Calibri"/>
                <w:sz w:val="22"/>
                <w:szCs w:val="22"/>
                <w:rPrChange w:id="26017" w:author="Rosati Michele (GSE)" w:date="2025-10-24T20:15:00Z" w16du:dateUtc="2025-10-24T18:15:00Z">
                  <w:rPr>
                    <w:ins w:id="26018" w:author="Rosati Michele (GSE)" w:date="2025-10-24T19:13:00Z" w16du:dateUtc="2025-10-24T17:13:00Z"/>
                    <w:rFonts w:ascii="Calibri" w:hAnsi="Calibri" w:cs="Calibri"/>
                    <w:sz w:val="20"/>
                    <w:szCs w:val="20"/>
                  </w:rPr>
                </w:rPrChange>
              </w:rPr>
            </w:pPr>
            <w:ins w:id="26019" w:author="Rosati Michele (GSE)" w:date="2025-10-24T19:13:00Z" w16du:dateUtc="2025-10-24T17:13:00Z">
              <w:r w:rsidRPr="00655372">
                <w:rPr>
                  <w:rFonts w:ascii="Calibri" w:hAnsi="Calibri" w:cs="Calibri"/>
                  <w:sz w:val="22"/>
                  <w:szCs w:val="22"/>
                  <w:rPrChange w:id="26020" w:author="Rosati Michele (GSE)" w:date="2025-10-24T20:15:00Z" w16du:dateUtc="2025-10-24T18:15:00Z">
                    <w:rPr>
                      <w:rFonts w:ascii="Calibri" w:hAnsi="Calibri" w:cs="Calibri"/>
                      <w:sz w:val="20"/>
                      <w:szCs w:val="20"/>
                    </w:rPr>
                  </w:rPrChange>
                </w:rPr>
                <w:t>C</w:t>
              </w:r>
              <w:r w:rsidRPr="00655372">
                <w:rPr>
                  <w:rFonts w:ascii="Calibri" w:hAnsi="Calibri" w:cs="Calibri"/>
                  <w:sz w:val="22"/>
                  <w:szCs w:val="22"/>
                  <w:vertAlign w:val="subscript"/>
                  <w:rPrChange w:id="26021" w:author="Rosati Michele (GSE)" w:date="2025-10-24T20:15:00Z" w16du:dateUtc="2025-10-24T18:15:00Z">
                    <w:rPr>
                      <w:rFonts w:ascii="Calibri" w:hAnsi="Calibri" w:cs="Calibri"/>
                      <w:sz w:val="20"/>
                      <w:szCs w:val="20"/>
                      <w:vertAlign w:val="subscript"/>
                    </w:rPr>
                  </w:rPrChange>
                </w:rPr>
                <w:t xml:space="preserve">i </w:t>
              </w:r>
              <w:r w:rsidRPr="00655372">
                <w:rPr>
                  <w:rFonts w:ascii="Calibri" w:hAnsi="Calibri" w:cs="Calibri"/>
                  <w:sz w:val="22"/>
                  <w:szCs w:val="22"/>
                  <w:rPrChange w:id="26022" w:author="Rosati Michele (GSE)" w:date="2025-10-24T20:15:00Z" w16du:dateUtc="2025-10-24T18:15:00Z">
                    <w:rPr>
                      <w:rFonts w:ascii="Calibri" w:hAnsi="Calibri" w:cs="Calibri"/>
                      <w:sz w:val="20"/>
                      <w:szCs w:val="20"/>
                    </w:rPr>
                  </w:rPrChange>
                </w:rPr>
                <w:t>:</w:t>
              </w:r>
            </w:ins>
          </w:p>
        </w:tc>
        <w:tc>
          <w:tcPr>
            <w:tcW w:w="8924" w:type="dxa"/>
          </w:tcPr>
          <w:p w14:paraId="6CD55BF5" w14:textId="77777777" w:rsidR="00133FC6" w:rsidRPr="00655372" w:rsidRDefault="00133FC6">
            <w:pPr>
              <w:spacing w:after="120"/>
              <w:jc w:val="both"/>
              <w:rPr>
                <w:ins w:id="26023" w:author="Rosati Michele (GSE)" w:date="2025-10-24T19:13:00Z" w16du:dateUtc="2025-10-24T17:13:00Z"/>
                <w:rFonts w:ascii="Calibri" w:hAnsi="Calibri" w:cs="Calibri"/>
                <w:sz w:val="22"/>
                <w:szCs w:val="22"/>
                <w:rPrChange w:id="26024" w:author="Rosati Michele (GSE)" w:date="2025-10-24T20:15:00Z" w16du:dateUtc="2025-10-24T18:15:00Z">
                  <w:rPr>
                    <w:ins w:id="26025" w:author="Rosati Michele (GSE)" w:date="2025-10-24T19:13:00Z" w16du:dateUtc="2025-10-24T17:13:00Z"/>
                    <w:rFonts w:ascii="Calibri" w:hAnsi="Calibri" w:cs="Calibri"/>
                    <w:sz w:val="20"/>
                    <w:szCs w:val="20"/>
                  </w:rPr>
                </w:rPrChange>
              </w:rPr>
            </w:pPr>
            <w:ins w:id="26026" w:author="Rosati Michele (GSE)" w:date="2025-10-24T19:13:00Z" w16du:dateUtc="2025-10-24T17:13:00Z">
              <w:r w:rsidRPr="00655372">
                <w:rPr>
                  <w:rFonts w:ascii="Calibri" w:hAnsi="Calibri" w:cs="Calibri"/>
                  <w:sz w:val="22"/>
                  <w:szCs w:val="22"/>
                  <w:rPrChange w:id="26027" w:author="Rosati Michele (GSE)" w:date="2025-10-24T20:15:00Z" w16du:dateUtc="2025-10-24T18:15:00Z">
                    <w:rPr>
                      <w:rFonts w:ascii="Calibri" w:hAnsi="Calibri" w:cs="Calibri"/>
                      <w:sz w:val="20"/>
                      <w:szCs w:val="20"/>
                    </w:rPr>
                  </w:rPrChange>
                </w:rPr>
                <w:t>è il coefficiente di valorizzazione dell’energia termica prodotta espresso in €/kWht, definito nella tabella 9 e distinto per tecnologia installata. Nei casi di interventi che prevedono più generatori della stessa tipologia il coefficiente è individuato sulla base della somma delle potenze dei generatori di tipologia analoga;</w:t>
              </w:r>
            </w:ins>
          </w:p>
        </w:tc>
      </w:tr>
      <w:tr w:rsidR="00133FC6" w:rsidRPr="00655372" w14:paraId="5826ACAF" w14:textId="77777777" w:rsidTr="0093316F">
        <w:trPr>
          <w:ins w:id="26028" w:author="Rosati Michele (GSE)" w:date="2025-10-24T19:13:00Z"/>
        </w:trPr>
        <w:tc>
          <w:tcPr>
            <w:tcW w:w="704" w:type="dxa"/>
          </w:tcPr>
          <w:p w14:paraId="36D9F56B" w14:textId="77777777" w:rsidR="00133FC6" w:rsidRPr="00655372" w:rsidRDefault="00133FC6">
            <w:pPr>
              <w:spacing w:after="120"/>
              <w:jc w:val="both"/>
              <w:rPr>
                <w:ins w:id="26029" w:author="Rosati Michele (GSE)" w:date="2025-10-24T19:13:00Z" w16du:dateUtc="2025-10-24T17:13:00Z"/>
                <w:rFonts w:ascii="Calibri" w:hAnsi="Calibri" w:cs="Calibri"/>
                <w:sz w:val="22"/>
                <w:szCs w:val="22"/>
                <w:rPrChange w:id="26030" w:author="Rosati Michele (GSE)" w:date="2025-10-24T20:15:00Z" w16du:dateUtc="2025-10-24T18:15:00Z">
                  <w:rPr>
                    <w:ins w:id="26031" w:author="Rosati Michele (GSE)" w:date="2025-10-24T19:13:00Z" w16du:dateUtc="2025-10-24T17:13:00Z"/>
                    <w:rFonts w:ascii="Calibri" w:hAnsi="Calibri" w:cs="Calibri"/>
                    <w:sz w:val="20"/>
                    <w:szCs w:val="20"/>
                  </w:rPr>
                </w:rPrChange>
              </w:rPr>
            </w:pPr>
            <w:ins w:id="26032" w:author="Rosati Michele (GSE)" w:date="2025-10-24T19:13:00Z" w16du:dateUtc="2025-10-24T17:13:00Z">
              <w:r w:rsidRPr="00655372">
                <w:rPr>
                  <w:rFonts w:ascii="Calibri" w:hAnsi="Calibri" w:cs="Calibri"/>
                  <w:sz w:val="22"/>
                  <w:szCs w:val="22"/>
                  <w:rPrChange w:id="26033" w:author="Rosati Michele (GSE)" w:date="2025-10-24T20:15:00Z" w16du:dateUtc="2025-10-24T18:15:00Z">
                    <w:rPr>
                      <w:rFonts w:ascii="Calibri" w:hAnsi="Calibri" w:cs="Calibri"/>
                      <w:sz w:val="20"/>
                      <w:szCs w:val="20"/>
                    </w:rPr>
                  </w:rPrChange>
                </w:rPr>
                <w:t>E</w:t>
              </w:r>
              <w:r w:rsidRPr="00655372">
                <w:rPr>
                  <w:rFonts w:ascii="Calibri" w:hAnsi="Calibri" w:cs="Calibri"/>
                  <w:sz w:val="22"/>
                  <w:szCs w:val="22"/>
                  <w:vertAlign w:val="subscript"/>
                  <w:rPrChange w:id="26034" w:author="Rosati Michele (GSE)" w:date="2025-10-24T20:15:00Z" w16du:dateUtc="2025-10-24T18:15:00Z">
                    <w:rPr>
                      <w:rFonts w:ascii="Calibri" w:hAnsi="Calibri" w:cs="Calibri"/>
                      <w:sz w:val="20"/>
                      <w:szCs w:val="20"/>
                      <w:vertAlign w:val="subscript"/>
                    </w:rPr>
                  </w:rPrChange>
                </w:rPr>
                <w:t xml:space="preserve">i </w:t>
              </w:r>
              <w:r w:rsidRPr="00655372">
                <w:rPr>
                  <w:rFonts w:ascii="Calibri" w:hAnsi="Calibri" w:cs="Calibri"/>
                  <w:sz w:val="22"/>
                  <w:szCs w:val="22"/>
                  <w:rPrChange w:id="26035" w:author="Rosati Michele (GSE)" w:date="2025-10-24T20:15:00Z" w16du:dateUtc="2025-10-24T18:15:00Z">
                    <w:rPr>
                      <w:rFonts w:ascii="Calibri" w:hAnsi="Calibri" w:cs="Calibri"/>
                      <w:sz w:val="20"/>
                      <w:szCs w:val="20"/>
                    </w:rPr>
                  </w:rPrChange>
                </w:rPr>
                <w:t>:</w:t>
              </w:r>
            </w:ins>
          </w:p>
        </w:tc>
        <w:tc>
          <w:tcPr>
            <w:tcW w:w="8924" w:type="dxa"/>
          </w:tcPr>
          <w:p w14:paraId="62A8D1F3" w14:textId="77777777" w:rsidR="00133FC6" w:rsidRPr="00655372" w:rsidRDefault="00133FC6">
            <w:pPr>
              <w:spacing w:after="120"/>
              <w:jc w:val="both"/>
              <w:rPr>
                <w:ins w:id="26036" w:author="Rosati Michele (GSE)" w:date="2025-10-24T19:13:00Z" w16du:dateUtc="2025-10-24T17:13:00Z"/>
                <w:rFonts w:ascii="Calibri" w:hAnsi="Calibri" w:cs="Calibri"/>
                <w:sz w:val="22"/>
                <w:szCs w:val="22"/>
                <w:rPrChange w:id="26037" w:author="Rosati Michele (GSE)" w:date="2025-10-24T20:15:00Z" w16du:dateUtc="2025-10-24T18:15:00Z">
                  <w:rPr>
                    <w:ins w:id="26038" w:author="Rosati Michele (GSE)" w:date="2025-10-24T19:13:00Z" w16du:dateUtc="2025-10-24T17:13:00Z"/>
                    <w:rFonts w:ascii="Calibri" w:hAnsi="Calibri" w:cs="Calibri"/>
                    <w:sz w:val="20"/>
                    <w:szCs w:val="20"/>
                  </w:rPr>
                </w:rPrChange>
              </w:rPr>
            </w:pPr>
            <w:ins w:id="26039" w:author="Rosati Michele (GSE)" w:date="2025-10-24T19:13:00Z" w16du:dateUtc="2025-10-24T17:13:00Z">
              <w:r w:rsidRPr="00655372">
                <w:rPr>
                  <w:rFonts w:ascii="Calibri" w:hAnsi="Calibri" w:cs="Calibri"/>
                  <w:sz w:val="22"/>
                  <w:szCs w:val="22"/>
                  <w:rPrChange w:id="26040" w:author="Rosati Michele (GSE)" w:date="2025-10-24T20:15:00Z" w16du:dateUtc="2025-10-24T18:15:00Z">
                    <w:rPr>
                      <w:rFonts w:ascii="Calibri" w:hAnsi="Calibri" w:cs="Calibri"/>
                      <w:sz w:val="20"/>
                      <w:szCs w:val="20"/>
                    </w:rPr>
                  </w:rPrChange>
                </w:rPr>
                <w:t>è l’energia termica incentivata prodotta in un anno e calcolata tramite la seguente relazione:</w:t>
              </w:r>
            </w:ins>
          </w:p>
          <w:p w14:paraId="018B4D72" w14:textId="77777777" w:rsidR="00133FC6" w:rsidRPr="00655372" w:rsidRDefault="00133FC6">
            <w:pPr>
              <w:spacing w:after="120"/>
              <w:jc w:val="center"/>
              <w:rPr>
                <w:ins w:id="26041" w:author="Rosati Michele (GSE)" w:date="2025-10-24T19:13:00Z" w16du:dateUtc="2025-10-24T17:13:00Z"/>
                <w:rFonts w:ascii="Calibri" w:hAnsi="Calibri" w:cs="Calibri"/>
                <w:sz w:val="22"/>
                <w:szCs w:val="22"/>
                <w:rPrChange w:id="26042" w:author="Rosati Michele (GSE)" w:date="2025-10-24T20:15:00Z" w16du:dateUtc="2025-10-24T18:15:00Z">
                  <w:rPr>
                    <w:ins w:id="26043" w:author="Rosati Michele (GSE)" w:date="2025-10-24T19:13:00Z" w16du:dateUtc="2025-10-24T17:13:00Z"/>
                    <w:rFonts w:ascii="Calibri" w:hAnsi="Calibri" w:cs="Calibri"/>
                    <w:sz w:val="20"/>
                    <w:szCs w:val="20"/>
                  </w:rPr>
                </w:rPrChange>
              </w:rPr>
            </w:pPr>
            <w:ins w:id="26044" w:author="Rosati Michele (GSE)" w:date="2025-10-24T19:13:00Z" w16du:dateUtc="2025-10-24T17:13:00Z">
              <w:r w:rsidRPr="00E02F59">
                <w:rPr>
                  <w:rFonts w:ascii="Calibri" w:hAnsi="Calibri" w:cs="Calibri"/>
                  <w:iCs/>
                  <w:sz w:val="28"/>
                  <w:szCs w:val="28"/>
                </w:rPr>
                <w:t>E</w:t>
              </w:r>
              <w:r w:rsidRPr="00E02F59">
                <w:rPr>
                  <w:rFonts w:ascii="Calibri" w:hAnsi="Calibri" w:cs="Calibri"/>
                  <w:iCs/>
                  <w:sz w:val="28"/>
                  <w:szCs w:val="28"/>
                  <w:vertAlign w:val="subscript"/>
                </w:rPr>
                <w:t>i</w:t>
              </w:r>
              <w:r w:rsidRPr="00E02F59">
                <w:rPr>
                  <w:rFonts w:ascii="Calibri" w:hAnsi="Calibri" w:cs="Calibri"/>
                  <w:iCs/>
                  <w:sz w:val="28"/>
                  <w:szCs w:val="28"/>
                </w:rPr>
                <w:t xml:space="preserve"> = Q</w:t>
              </w:r>
              <w:r w:rsidRPr="00E02F59">
                <w:rPr>
                  <w:rFonts w:ascii="Calibri" w:hAnsi="Calibri" w:cs="Calibri"/>
                  <w:iCs/>
                  <w:sz w:val="28"/>
                  <w:szCs w:val="28"/>
                  <w:vertAlign w:val="subscript"/>
                </w:rPr>
                <w:t>u</w:t>
              </w:r>
              <w:r w:rsidRPr="00E02F59">
                <w:rPr>
                  <w:rFonts w:ascii="Calibri" w:hAnsi="Calibri" w:cs="Calibri"/>
                  <w:iCs/>
                  <w:sz w:val="28"/>
                  <w:szCs w:val="28"/>
                </w:rPr>
                <w:t xml:space="preserve"> · [1-1/(SCOP)] · </w:t>
              </w:r>
              <w:r w:rsidRPr="00E02F59">
                <w:rPr>
                  <w:rFonts w:ascii="Calibri" w:hAnsi="Calibri" w:cs="Calibri"/>
                  <w:i/>
                  <w:sz w:val="28"/>
                  <w:szCs w:val="28"/>
                </w:rPr>
                <w:t>k</w:t>
              </w:r>
              <w:r w:rsidRPr="00E02F59">
                <w:rPr>
                  <w:rFonts w:ascii="Calibri" w:hAnsi="Calibri" w:cs="Calibri"/>
                  <w:i/>
                  <w:sz w:val="28"/>
                  <w:szCs w:val="28"/>
                  <w:vertAlign w:val="subscript"/>
                </w:rPr>
                <w:t>p</w:t>
              </w:r>
            </w:ins>
          </w:p>
        </w:tc>
      </w:tr>
    </w:tbl>
    <w:p w14:paraId="5EAD194B" w14:textId="77777777" w:rsidR="00133FC6" w:rsidRPr="00655372" w:rsidRDefault="00133FC6" w:rsidP="00133FC6">
      <w:pPr>
        <w:spacing w:after="120"/>
        <w:jc w:val="both"/>
        <w:rPr>
          <w:ins w:id="26045" w:author="Rosati Michele (GSE)" w:date="2025-10-24T19:13:00Z" w16du:dateUtc="2025-10-24T17:13:00Z"/>
          <w:rFonts w:ascii="Calibri" w:hAnsi="Calibri" w:cs="Calibri"/>
          <w:sz w:val="22"/>
          <w:szCs w:val="22"/>
          <w:rPrChange w:id="26046" w:author="Rosati Michele (GSE)" w:date="2025-10-24T20:15:00Z" w16du:dateUtc="2025-10-24T18:15:00Z">
            <w:rPr>
              <w:ins w:id="26047" w:author="Rosati Michele (GSE)" w:date="2025-10-24T19:13:00Z" w16du:dateUtc="2025-10-24T17:13:00Z"/>
              <w:rFonts w:ascii="Calibri" w:hAnsi="Calibri" w:cs="Calibri"/>
              <w:sz w:val="20"/>
              <w:szCs w:val="20"/>
            </w:rPr>
          </w:rPrChange>
        </w:rPr>
      </w:pPr>
      <w:ins w:id="26048" w:author="Rosati Michele (GSE)" w:date="2025-10-24T19:13:00Z" w16du:dateUtc="2025-10-24T17:13:00Z">
        <w:r w:rsidRPr="00655372">
          <w:rPr>
            <w:rFonts w:ascii="Calibri" w:hAnsi="Calibri" w:cs="Calibri"/>
            <w:sz w:val="22"/>
            <w:szCs w:val="22"/>
            <w:rPrChange w:id="26049" w:author="Rosati Michele (GSE)" w:date="2025-10-24T20:15:00Z" w16du:dateUtc="2025-10-24T18:15:00Z">
              <w:rPr>
                <w:rFonts w:ascii="Calibri" w:hAnsi="Calibri" w:cs="Calibri"/>
                <w:sz w:val="20"/>
                <w:szCs w:val="20"/>
              </w:rPr>
            </w:rPrChange>
          </w:rPr>
          <w:t>dove:</w:t>
        </w:r>
      </w:ins>
    </w:p>
    <w:tbl>
      <w:tblPr>
        <w:tblStyle w:val="Grigliatabella"/>
        <w:tblW w:w="0" w:type="auto"/>
        <w:tblCellMar>
          <w:left w:w="0" w:type="dxa"/>
        </w:tblCellMar>
        <w:tblLook w:val="04A0" w:firstRow="1" w:lastRow="0" w:firstColumn="1" w:lastColumn="0" w:noHBand="0" w:noVBand="1"/>
      </w:tblPr>
      <w:tblGrid>
        <w:gridCol w:w="704"/>
        <w:gridCol w:w="8924"/>
      </w:tblGrid>
      <w:tr w:rsidR="00133FC6" w:rsidRPr="00655372" w14:paraId="0C28DD96" w14:textId="77777777" w:rsidTr="0093316F">
        <w:trPr>
          <w:ins w:id="26050" w:author="Rosati Michele (GSE)" w:date="2025-10-24T19:13:00Z"/>
        </w:trPr>
        <w:tc>
          <w:tcPr>
            <w:tcW w:w="704" w:type="dxa"/>
          </w:tcPr>
          <w:p w14:paraId="31B047E2" w14:textId="77777777" w:rsidR="00133FC6" w:rsidRPr="00655372" w:rsidRDefault="00133FC6">
            <w:pPr>
              <w:spacing w:after="120"/>
              <w:jc w:val="both"/>
              <w:rPr>
                <w:ins w:id="26051" w:author="Rosati Michele (GSE)" w:date="2025-10-24T19:13:00Z" w16du:dateUtc="2025-10-24T17:13:00Z"/>
                <w:rFonts w:ascii="Calibri" w:hAnsi="Calibri" w:cs="Calibri"/>
                <w:sz w:val="22"/>
                <w:szCs w:val="22"/>
                <w:rPrChange w:id="26052" w:author="Rosati Michele (GSE)" w:date="2025-10-24T20:15:00Z" w16du:dateUtc="2025-10-24T18:15:00Z">
                  <w:rPr>
                    <w:ins w:id="26053" w:author="Rosati Michele (GSE)" w:date="2025-10-24T19:13:00Z" w16du:dateUtc="2025-10-24T17:13:00Z"/>
                    <w:rFonts w:ascii="Calibri" w:hAnsi="Calibri" w:cs="Calibri"/>
                    <w:sz w:val="20"/>
                    <w:szCs w:val="20"/>
                  </w:rPr>
                </w:rPrChange>
              </w:rPr>
            </w:pPr>
            <w:ins w:id="26054" w:author="Rosati Michele (GSE)" w:date="2025-10-24T19:13:00Z" w16du:dateUtc="2025-10-24T17:13:00Z">
              <w:r w:rsidRPr="00655372">
                <w:rPr>
                  <w:rFonts w:ascii="Calibri" w:hAnsi="Calibri" w:cs="Calibri"/>
                  <w:sz w:val="22"/>
                  <w:szCs w:val="22"/>
                  <w:rPrChange w:id="26055" w:author="Rosati Michele (GSE)" w:date="2025-10-24T20:15:00Z" w16du:dateUtc="2025-10-24T18:15:00Z">
                    <w:rPr>
                      <w:rFonts w:ascii="Calibri" w:hAnsi="Calibri" w:cs="Calibri"/>
                      <w:sz w:val="20"/>
                      <w:szCs w:val="20"/>
                    </w:rPr>
                  </w:rPrChange>
                </w:rPr>
                <w:t>SCOP:</w:t>
              </w:r>
            </w:ins>
          </w:p>
        </w:tc>
        <w:tc>
          <w:tcPr>
            <w:tcW w:w="8924" w:type="dxa"/>
          </w:tcPr>
          <w:p w14:paraId="52C289AF" w14:textId="77777777" w:rsidR="00133FC6" w:rsidRPr="00655372" w:rsidRDefault="00133FC6">
            <w:pPr>
              <w:spacing w:after="120"/>
              <w:jc w:val="both"/>
              <w:rPr>
                <w:ins w:id="26056" w:author="Rosati Michele (GSE)" w:date="2025-10-24T19:13:00Z" w16du:dateUtc="2025-10-24T17:13:00Z"/>
                <w:rFonts w:ascii="Calibri" w:hAnsi="Calibri" w:cs="Calibri"/>
                <w:sz w:val="22"/>
                <w:szCs w:val="22"/>
                <w:rPrChange w:id="26057" w:author="Rosati Michele (GSE)" w:date="2025-10-24T20:15:00Z" w16du:dateUtc="2025-10-24T18:15:00Z">
                  <w:rPr>
                    <w:ins w:id="26058" w:author="Rosati Michele (GSE)" w:date="2025-10-24T19:13:00Z" w16du:dateUtc="2025-10-24T17:13:00Z"/>
                    <w:rFonts w:ascii="Calibri" w:hAnsi="Calibri" w:cs="Calibri"/>
                    <w:sz w:val="20"/>
                    <w:szCs w:val="20"/>
                  </w:rPr>
                </w:rPrChange>
              </w:rPr>
            </w:pPr>
            <w:ins w:id="26059" w:author="Rosati Michele (GSE)" w:date="2025-10-24T19:13:00Z" w16du:dateUtc="2025-10-24T17:13:00Z">
              <w:r w:rsidRPr="00655372">
                <w:rPr>
                  <w:rFonts w:ascii="Calibri" w:hAnsi="Calibri" w:cs="Calibri"/>
                  <w:sz w:val="22"/>
                  <w:szCs w:val="22"/>
                  <w:rPrChange w:id="26060" w:author="Rosati Michele (GSE)" w:date="2025-10-24T20:15:00Z" w16du:dateUtc="2025-10-24T18:15:00Z">
                    <w:rPr>
                      <w:rFonts w:ascii="Calibri" w:hAnsi="Calibri" w:cs="Calibri"/>
                      <w:sz w:val="20"/>
                      <w:szCs w:val="20"/>
                    </w:rPr>
                  </w:rPrChange>
                </w:rPr>
                <w:t xml:space="preserve">è il coefficiente di prestazione stagionale della pompa di calore installata, come dedotto dai dati forniti dal produttore, in zona climatica “average”, nel rispetto dei requisiti minimi e delle condizioni di temperatura stabiliti dai Regolamenti Ecodesign vigenti riportati nelle tabelle 3 e 4 dell’Allegato I del Decreto e al paragrafo </w:t>
              </w:r>
              <w:r w:rsidRPr="00655372">
                <w:rPr>
                  <w:rFonts w:ascii="Calibri" w:hAnsi="Calibri" w:cs="Calibri"/>
                  <w:sz w:val="22"/>
                  <w:szCs w:val="22"/>
                  <w:highlight w:val="yellow"/>
                  <w:rPrChange w:id="26061" w:author="Rosati Michele (GSE)" w:date="2025-10-24T20:15:00Z" w16du:dateUtc="2025-10-24T18:15:00Z">
                    <w:rPr>
                      <w:rFonts w:ascii="Calibri" w:hAnsi="Calibri" w:cs="Calibri"/>
                      <w:sz w:val="20"/>
                      <w:szCs w:val="20"/>
                      <w:highlight w:val="yellow"/>
                    </w:rPr>
                  </w:rPrChange>
                </w:rPr>
                <w:t>9.9.2</w:t>
              </w:r>
              <w:r w:rsidRPr="00655372">
                <w:rPr>
                  <w:rFonts w:ascii="Calibri" w:hAnsi="Calibri" w:cs="Calibri"/>
                  <w:sz w:val="22"/>
                  <w:szCs w:val="22"/>
                  <w:rPrChange w:id="26062" w:author="Rosati Michele (GSE)" w:date="2025-10-24T20:15:00Z" w16du:dateUtc="2025-10-24T18:15:00Z">
                    <w:rPr>
                      <w:rFonts w:ascii="Calibri" w:hAnsi="Calibri" w:cs="Calibri"/>
                      <w:sz w:val="20"/>
                      <w:szCs w:val="20"/>
                    </w:rPr>
                  </w:rPrChange>
                </w:rPr>
                <w:t xml:space="preserve"> delle presenti Regole. Nel caso di pompe di calore a gas sia posto pari a (SPER x 2,5) dove lo SPER è il coefficiente di prestazione della pompa di calore a gas installata, come dedotto dai dati forniti dal produttore, in zona climatica “average” nel rispetto dei requisiti minimi e delle condizioni di temperatura stabiliti dai Regolamenti Ecodesign vigenti, espressi nella tabella 5 dell’allegato I del Decreto e al paragrafo </w:t>
              </w:r>
              <w:r w:rsidRPr="00655372">
                <w:rPr>
                  <w:rFonts w:ascii="Calibri" w:hAnsi="Calibri" w:cs="Calibri"/>
                  <w:sz w:val="22"/>
                  <w:szCs w:val="22"/>
                  <w:highlight w:val="yellow"/>
                  <w:rPrChange w:id="26063" w:author="Rosati Michele (GSE)" w:date="2025-10-24T20:15:00Z" w16du:dateUtc="2025-10-24T18:15:00Z">
                    <w:rPr>
                      <w:rFonts w:ascii="Calibri" w:hAnsi="Calibri" w:cs="Calibri"/>
                      <w:sz w:val="20"/>
                      <w:szCs w:val="20"/>
                      <w:highlight w:val="yellow"/>
                    </w:rPr>
                  </w:rPrChange>
                </w:rPr>
                <w:t>9.9.2</w:t>
              </w:r>
              <w:r w:rsidRPr="00655372">
                <w:rPr>
                  <w:rFonts w:ascii="Calibri" w:hAnsi="Calibri" w:cs="Calibri"/>
                  <w:sz w:val="22"/>
                  <w:szCs w:val="22"/>
                  <w:rPrChange w:id="26064" w:author="Rosati Michele (GSE)" w:date="2025-10-24T20:15:00Z" w16du:dateUtc="2025-10-24T18:15:00Z">
                    <w:rPr>
                      <w:rFonts w:ascii="Calibri" w:hAnsi="Calibri" w:cs="Calibri"/>
                      <w:sz w:val="20"/>
                      <w:szCs w:val="20"/>
                    </w:rPr>
                  </w:rPrChange>
                </w:rPr>
                <w:t xml:space="preserve"> delle presenti Regole.</w:t>
              </w:r>
            </w:ins>
          </w:p>
        </w:tc>
      </w:tr>
      <w:tr w:rsidR="00133FC6" w:rsidRPr="00655372" w14:paraId="23B62FAF" w14:textId="77777777" w:rsidTr="0093316F">
        <w:trPr>
          <w:ins w:id="26065" w:author="Rosati Michele (GSE)" w:date="2025-10-24T19:13:00Z"/>
        </w:trPr>
        <w:tc>
          <w:tcPr>
            <w:tcW w:w="704" w:type="dxa"/>
          </w:tcPr>
          <w:p w14:paraId="16C98342" w14:textId="77777777" w:rsidR="00133FC6" w:rsidRPr="00655372" w:rsidRDefault="00133FC6">
            <w:pPr>
              <w:spacing w:after="120"/>
              <w:jc w:val="both"/>
              <w:rPr>
                <w:ins w:id="26066" w:author="Rosati Michele (GSE)" w:date="2025-10-24T19:13:00Z" w16du:dateUtc="2025-10-24T17:13:00Z"/>
                <w:rFonts w:ascii="Calibri" w:hAnsi="Calibri" w:cs="Calibri"/>
                <w:sz w:val="22"/>
                <w:szCs w:val="22"/>
                <w:rPrChange w:id="26067" w:author="Rosati Michele (GSE)" w:date="2025-10-24T20:15:00Z" w16du:dateUtc="2025-10-24T18:15:00Z">
                  <w:rPr>
                    <w:ins w:id="26068" w:author="Rosati Michele (GSE)" w:date="2025-10-24T19:13:00Z" w16du:dateUtc="2025-10-24T17:13:00Z"/>
                    <w:rFonts w:ascii="Calibri" w:hAnsi="Calibri" w:cs="Calibri"/>
                    <w:sz w:val="20"/>
                    <w:szCs w:val="20"/>
                  </w:rPr>
                </w:rPrChange>
              </w:rPr>
            </w:pPr>
            <w:ins w:id="26069" w:author="Rosati Michele (GSE)" w:date="2025-10-24T19:13:00Z" w16du:dateUtc="2025-10-24T17:13:00Z">
              <w:r w:rsidRPr="00655372">
                <w:rPr>
                  <w:rFonts w:ascii="Calibri" w:hAnsi="Calibri" w:cs="Calibri"/>
                  <w:sz w:val="22"/>
                  <w:szCs w:val="22"/>
                  <w:rPrChange w:id="26070" w:author="Rosati Michele (GSE)" w:date="2025-10-24T20:15:00Z" w16du:dateUtc="2025-10-24T18:15:00Z">
                    <w:rPr>
                      <w:rFonts w:ascii="Calibri" w:hAnsi="Calibri" w:cs="Calibri"/>
                      <w:sz w:val="20"/>
                      <w:szCs w:val="20"/>
                    </w:rPr>
                  </w:rPrChange>
                </w:rPr>
                <w:t>K</w:t>
              </w:r>
              <w:r w:rsidRPr="00655372">
                <w:rPr>
                  <w:rFonts w:ascii="Calibri" w:hAnsi="Calibri" w:cs="Calibri"/>
                  <w:sz w:val="22"/>
                  <w:szCs w:val="22"/>
                  <w:vertAlign w:val="subscript"/>
                  <w:rPrChange w:id="26071" w:author="Rosati Michele (GSE)" w:date="2025-10-24T20:15:00Z" w16du:dateUtc="2025-10-24T18:15:00Z">
                    <w:rPr>
                      <w:rFonts w:ascii="Calibri" w:hAnsi="Calibri" w:cs="Calibri"/>
                      <w:sz w:val="20"/>
                      <w:szCs w:val="20"/>
                      <w:vertAlign w:val="subscript"/>
                    </w:rPr>
                  </w:rPrChange>
                </w:rPr>
                <w:t xml:space="preserve">p </w:t>
              </w:r>
              <w:r w:rsidRPr="00655372">
                <w:rPr>
                  <w:rFonts w:ascii="Calibri" w:hAnsi="Calibri" w:cs="Calibri"/>
                  <w:sz w:val="22"/>
                  <w:szCs w:val="22"/>
                  <w:rPrChange w:id="26072" w:author="Rosati Michele (GSE)" w:date="2025-10-24T20:15:00Z" w16du:dateUtc="2025-10-24T18:15:00Z">
                    <w:rPr>
                      <w:rFonts w:ascii="Calibri" w:hAnsi="Calibri" w:cs="Calibri"/>
                      <w:sz w:val="20"/>
                      <w:szCs w:val="20"/>
                    </w:rPr>
                  </w:rPrChange>
                </w:rPr>
                <w:t>:</w:t>
              </w:r>
            </w:ins>
          </w:p>
        </w:tc>
        <w:tc>
          <w:tcPr>
            <w:tcW w:w="8924" w:type="dxa"/>
          </w:tcPr>
          <w:p w14:paraId="4BBD448E" w14:textId="77777777" w:rsidR="00133FC6" w:rsidRPr="00655372" w:rsidRDefault="00133FC6">
            <w:pPr>
              <w:spacing w:after="120"/>
              <w:jc w:val="both"/>
              <w:rPr>
                <w:ins w:id="26073" w:author="Rosati Michele (GSE)" w:date="2025-10-24T19:13:00Z" w16du:dateUtc="2025-10-24T17:13:00Z"/>
                <w:rFonts w:ascii="Calibri" w:hAnsi="Calibri" w:cs="Calibri"/>
                <w:sz w:val="22"/>
                <w:szCs w:val="22"/>
                <w:rPrChange w:id="26074" w:author="Rosati Michele (GSE)" w:date="2025-10-24T20:15:00Z" w16du:dateUtc="2025-10-24T18:15:00Z">
                  <w:rPr>
                    <w:ins w:id="26075" w:author="Rosati Michele (GSE)" w:date="2025-10-24T19:13:00Z" w16du:dateUtc="2025-10-24T17:13:00Z"/>
                    <w:rFonts w:ascii="Calibri" w:hAnsi="Calibri" w:cs="Calibri"/>
                    <w:sz w:val="20"/>
                    <w:szCs w:val="20"/>
                  </w:rPr>
                </w:rPrChange>
              </w:rPr>
            </w:pPr>
            <w:ins w:id="26076" w:author="Rosati Michele (GSE)" w:date="2025-10-24T19:13:00Z" w16du:dateUtc="2025-10-24T17:13:00Z">
              <w:r w:rsidRPr="00655372">
                <w:rPr>
                  <w:rFonts w:ascii="Calibri" w:hAnsi="Calibri" w:cs="Calibri"/>
                  <w:sz w:val="22"/>
                  <w:szCs w:val="22"/>
                  <w:rPrChange w:id="26077" w:author="Rosati Michele (GSE)" w:date="2025-10-24T20:15:00Z" w16du:dateUtc="2025-10-24T18:15:00Z">
                    <w:rPr>
                      <w:rFonts w:ascii="Calibri" w:hAnsi="Calibri" w:cs="Calibri"/>
                      <w:sz w:val="20"/>
                      <w:szCs w:val="20"/>
                    </w:rPr>
                  </w:rPrChange>
                </w:rPr>
                <w:t>è un coefficiente di premialità dato dal rapporto tra l’efficienza energetica stagionale della pompa di calore considerata e quella minima per l’immissione sul mercato prevista dal regolamento ecodesign applicato:</w:t>
              </w:r>
            </w:ins>
          </w:p>
          <w:p w14:paraId="36FBE3AA" w14:textId="77777777" w:rsidR="00133FC6" w:rsidRPr="00E02F59" w:rsidRDefault="00133FC6">
            <w:pPr>
              <w:ind w:left="1985" w:hanging="1134"/>
              <w:jc w:val="center"/>
              <w:rPr>
                <w:ins w:id="26078" w:author="Rosati Michele (GSE)" w:date="2025-10-24T19:13:00Z" w16du:dateUtc="2025-10-24T17:13:00Z"/>
                <w:rFonts w:ascii="Calibri" w:hAnsi="Calibri" w:cs="Calibri"/>
                <w:sz w:val="28"/>
                <w:szCs w:val="28"/>
              </w:rPr>
            </w:pPr>
            <w:ins w:id="26079" w:author="Rosati Michele (GSE)" w:date="2025-10-24T19:13:00Z" w16du:dateUtc="2025-10-24T17:13:00Z">
              <w:r w:rsidRPr="00E02F59">
                <w:rPr>
                  <w:rFonts w:ascii="Calibri" w:hAnsi="Calibri" w:cs="Calibri"/>
                  <w:sz w:val="28"/>
                  <w:szCs w:val="28"/>
                </w:rPr>
                <w:t>kp​=η</w:t>
              </w:r>
              <w:r w:rsidRPr="00E02F59">
                <w:rPr>
                  <w:rFonts w:ascii="Calibri" w:hAnsi="Calibri" w:cs="Calibri"/>
                  <w:sz w:val="28"/>
                  <w:szCs w:val="28"/>
                  <w:vertAlign w:val="subscript"/>
                </w:rPr>
                <w:t>s</w:t>
              </w:r>
              <w:r w:rsidRPr="00E02F59">
                <w:rPr>
                  <w:rFonts w:ascii="Calibri" w:hAnsi="Calibri" w:cs="Calibri"/>
                  <w:sz w:val="28"/>
                  <w:szCs w:val="28"/>
                </w:rPr>
                <w:t>​/η</w:t>
              </w:r>
              <w:r w:rsidRPr="00E02F59">
                <w:rPr>
                  <w:rFonts w:ascii="Calibri" w:hAnsi="Calibri" w:cs="Calibri"/>
                  <w:sz w:val="28"/>
                  <w:szCs w:val="28"/>
                  <w:vertAlign w:val="subscript"/>
                </w:rPr>
                <w:t>s min ECODESIGN</w:t>
              </w:r>
            </w:ins>
          </w:p>
          <w:p w14:paraId="7859AFB2" w14:textId="77777777" w:rsidR="00133FC6" w:rsidRPr="00655372" w:rsidRDefault="00133FC6">
            <w:pPr>
              <w:ind w:left="1985" w:hanging="1134"/>
              <w:jc w:val="center"/>
              <w:rPr>
                <w:ins w:id="26080" w:author="Rosati Michele (GSE)" w:date="2025-10-24T19:13:00Z" w16du:dateUtc="2025-10-24T17:13:00Z"/>
                <w:rFonts w:ascii="Calibri" w:hAnsi="Calibri" w:cs="Calibri"/>
                <w:b/>
                <w:bCs/>
                <w:sz w:val="22"/>
                <w:szCs w:val="22"/>
                <w:rPrChange w:id="26081" w:author="Rosati Michele (GSE)" w:date="2025-10-24T20:15:00Z" w16du:dateUtc="2025-10-24T18:15:00Z">
                  <w:rPr>
                    <w:ins w:id="26082" w:author="Rosati Michele (GSE)" w:date="2025-10-24T19:13:00Z" w16du:dateUtc="2025-10-24T17:13:00Z"/>
                    <w:rFonts w:ascii="Calibri" w:hAnsi="Calibri" w:cs="Calibri"/>
                    <w:b/>
                    <w:bCs/>
                    <w:sz w:val="20"/>
                    <w:szCs w:val="20"/>
                  </w:rPr>
                </w:rPrChange>
              </w:rPr>
            </w:pPr>
          </w:p>
        </w:tc>
      </w:tr>
      <w:tr w:rsidR="00133FC6" w:rsidRPr="00655372" w14:paraId="42275D71" w14:textId="77777777" w:rsidTr="0093316F">
        <w:trPr>
          <w:ins w:id="26083" w:author="Rosati Michele (GSE)" w:date="2025-10-24T19:13:00Z"/>
        </w:trPr>
        <w:tc>
          <w:tcPr>
            <w:tcW w:w="704" w:type="dxa"/>
          </w:tcPr>
          <w:p w14:paraId="1F501555" w14:textId="77777777" w:rsidR="00133FC6" w:rsidRPr="00655372" w:rsidRDefault="00133FC6">
            <w:pPr>
              <w:spacing w:after="120"/>
              <w:jc w:val="both"/>
              <w:rPr>
                <w:ins w:id="26084" w:author="Rosati Michele (GSE)" w:date="2025-10-24T19:13:00Z" w16du:dateUtc="2025-10-24T17:13:00Z"/>
                <w:rFonts w:ascii="Calibri" w:hAnsi="Calibri" w:cs="Calibri"/>
                <w:sz w:val="22"/>
                <w:szCs w:val="22"/>
                <w:rPrChange w:id="26085" w:author="Rosati Michele (GSE)" w:date="2025-10-24T20:15:00Z" w16du:dateUtc="2025-10-24T18:15:00Z">
                  <w:rPr>
                    <w:ins w:id="26086" w:author="Rosati Michele (GSE)" w:date="2025-10-24T19:13:00Z" w16du:dateUtc="2025-10-24T17:13:00Z"/>
                    <w:rFonts w:ascii="Calibri" w:hAnsi="Calibri" w:cs="Calibri"/>
                    <w:sz w:val="20"/>
                    <w:szCs w:val="20"/>
                  </w:rPr>
                </w:rPrChange>
              </w:rPr>
            </w:pPr>
            <w:ins w:id="26087" w:author="Rosati Michele (GSE)" w:date="2025-10-24T19:13:00Z" w16du:dateUtc="2025-10-24T17:13:00Z">
              <w:r w:rsidRPr="00655372">
                <w:rPr>
                  <w:rFonts w:ascii="Calibri" w:hAnsi="Calibri" w:cs="Calibri"/>
                  <w:sz w:val="22"/>
                  <w:szCs w:val="22"/>
                  <w:rPrChange w:id="26088" w:author="Rosati Michele (GSE)" w:date="2025-10-24T20:15:00Z" w16du:dateUtc="2025-10-24T18:15:00Z">
                    <w:rPr>
                      <w:rFonts w:ascii="Calibri" w:hAnsi="Calibri" w:cs="Calibri"/>
                      <w:sz w:val="20"/>
                      <w:szCs w:val="20"/>
                    </w:rPr>
                  </w:rPrChange>
                </w:rPr>
                <w:t>Q</w:t>
              </w:r>
              <w:r w:rsidRPr="00655372">
                <w:rPr>
                  <w:rFonts w:ascii="Calibri" w:hAnsi="Calibri" w:cs="Calibri"/>
                  <w:sz w:val="22"/>
                  <w:szCs w:val="22"/>
                  <w:vertAlign w:val="subscript"/>
                  <w:rPrChange w:id="26089" w:author="Rosati Michele (GSE)" w:date="2025-10-24T20:15:00Z" w16du:dateUtc="2025-10-24T18:15:00Z">
                    <w:rPr>
                      <w:rFonts w:ascii="Calibri" w:hAnsi="Calibri" w:cs="Calibri"/>
                      <w:sz w:val="20"/>
                      <w:szCs w:val="20"/>
                      <w:vertAlign w:val="subscript"/>
                    </w:rPr>
                  </w:rPrChange>
                </w:rPr>
                <w:t xml:space="preserve">u </w:t>
              </w:r>
              <w:r w:rsidRPr="00655372">
                <w:rPr>
                  <w:rFonts w:ascii="Calibri" w:hAnsi="Calibri" w:cs="Calibri"/>
                  <w:sz w:val="22"/>
                  <w:szCs w:val="22"/>
                  <w:rPrChange w:id="26090" w:author="Rosati Michele (GSE)" w:date="2025-10-24T20:15:00Z" w16du:dateUtc="2025-10-24T18:15:00Z">
                    <w:rPr>
                      <w:rFonts w:ascii="Calibri" w:hAnsi="Calibri" w:cs="Calibri"/>
                      <w:sz w:val="20"/>
                      <w:szCs w:val="20"/>
                    </w:rPr>
                  </w:rPrChange>
                </w:rPr>
                <w:t>:</w:t>
              </w:r>
            </w:ins>
          </w:p>
        </w:tc>
        <w:tc>
          <w:tcPr>
            <w:tcW w:w="8924" w:type="dxa"/>
          </w:tcPr>
          <w:p w14:paraId="5E4F1FAA" w14:textId="77777777" w:rsidR="00133FC6" w:rsidRPr="00655372" w:rsidRDefault="00133FC6">
            <w:pPr>
              <w:spacing w:after="120"/>
              <w:jc w:val="both"/>
              <w:rPr>
                <w:ins w:id="26091" w:author="Rosati Michele (GSE)" w:date="2025-10-24T19:13:00Z" w16du:dateUtc="2025-10-24T17:13:00Z"/>
                <w:rFonts w:ascii="Calibri" w:hAnsi="Calibri" w:cs="Calibri"/>
                <w:sz w:val="22"/>
                <w:szCs w:val="22"/>
                <w:rPrChange w:id="26092" w:author="Rosati Michele (GSE)" w:date="2025-10-24T20:15:00Z" w16du:dateUtc="2025-10-24T18:15:00Z">
                  <w:rPr>
                    <w:ins w:id="26093" w:author="Rosati Michele (GSE)" w:date="2025-10-24T19:13:00Z" w16du:dateUtc="2025-10-24T17:13:00Z"/>
                    <w:rFonts w:ascii="Calibri" w:hAnsi="Calibri" w:cs="Calibri"/>
                    <w:sz w:val="20"/>
                    <w:szCs w:val="20"/>
                  </w:rPr>
                </w:rPrChange>
              </w:rPr>
            </w:pPr>
            <w:ins w:id="26094" w:author="Rosati Michele (GSE)" w:date="2025-10-24T19:13:00Z" w16du:dateUtc="2025-10-24T17:13:00Z">
              <w:r w:rsidRPr="00655372">
                <w:rPr>
                  <w:rFonts w:ascii="Calibri" w:hAnsi="Calibri" w:cs="Calibri"/>
                  <w:sz w:val="22"/>
                  <w:szCs w:val="22"/>
                  <w:rPrChange w:id="26095" w:author="Rosati Michele (GSE)" w:date="2025-10-24T20:15:00Z" w16du:dateUtc="2025-10-24T18:15:00Z">
                    <w:rPr>
                      <w:rFonts w:ascii="Calibri" w:hAnsi="Calibri" w:cs="Calibri"/>
                      <w:sz w:val="20"/>
                      <w:szCs w:val="20"/>
                    </w:rPr>
                  </w:rPrChange>
                </w:rPr>
                <w:t>è la stima del calore totale prodotto dall’impianto, espresso in kWht, ed è calcolato come segue:</w:t>
              </w:r>
            </w:ins>
          </w:p>
          <w:p w14:paraId="1C7EA908" w14:textId="77777777" w:rsidR="00133FC6" w:rsidRPr="00655372" w:rsidRDefault="00133FC6">
            <w:pPr>
              <w:spacing w:after="120"/>
              <w:jc w:val="center"/>
              <w:rPr>
                <w:ins w:id="26096" w:author="Rosati Michele (GSE)" w:date="2025-10-24T19:13:00Z" w16du:dateUtc="2025-10-24T17:13:00Z"/>
                <w:rFonts w:ascii="Calibri" w:hAnsi="Calibri" w:cs="Calibri"/>
                <w:iCs/>
                <w:sz w:val="22"/>
                <w:szCs w:val="28"/>
                <w:vertAlign w:val="subscript"/>
                <w:rPrChange w:id="26097" w:author="Rosati Michele (GSE)" w:date="2025-10-24T20:15:00Z" w16du:dateUtc="2025-10-24T18:15:00Z">
                  <w:rPr>
                    <w:ins w:id="26098" w:author="Rosati Michele (GSE)" w:date="2025-10-24T19:13:00Z" w16du:dateUtc="2025-10-24T17:13:00Z"/>
                    <w:rFonts w:ascii="Calibri" w:hAnsi="Calibri" w:cs="Calibri"/>
                    <w:iCs/>
                    <w:sz w:val="20"/>
                    <w:vertAlign w:val="subscript"/>
                  </w:rPr>
                </w:rPrChange>
              </w:rPr>
            </w:pPr>
            <w:ins w:id="26099" w:author="Rosati Michele (GSE)" w:date="2025-10-24T19:13:00Z" w16du:dateUtc="2025-10-24T17:13:00Z">
              <w:r w:rsidRPr="00E02F59">
                <w:rPr>
                  <w:rFonts w:ascii="Calibri" w:hAnsi="Calibri" w:cs="Calibri"/>
                  <w:iCs/>
                  <w:sz w:val="28"/>
                  <w:szCs w:val="32"/>
                </w:rPr>
                <w:t>Q</w:t>
              </w:r>
              <w:r w:rsidRPr="00E02F59">
                <w:rPr>
                  <w:rFonts w:ascii="Calibri" w:hAnsi="Calibri" w:cs="Calibri"/>
                  <w:iCs/>
                  <w:sz w:val="28"/>
                  <w:szCs w:val="32"/>
                  <w:vertAlign w:val="subscript"/>
                </w:rPr>
                <w:t>u</w:t>
              </w:r>
              <w:r w:rsidRPr="00E02F59">
                <w:rPr>
                  <w:rFonts w:ascii="Calibri" w:hAnsi="Calibri" w:cs="Calibri"/>
                  <w:iCs/>
                  <w:sz w:val="28"/>
                  <w:szCs w:val="32"/>
                </w:rPr>
                <w:t xml:space="preserve"> = P</w:t>
              </w:r>
              <w:r w:rsidRPr="00E02F59">
                <w:rPr>
                  <w:rFonts w:ascii="Calibri" w:hAnsi="Calibri" w:cs="Calibri"/>
                  <w:iCs/>
                  <w:sz w:val="28"/>
                  <w:szCs w:val="32"/>
                  <w:vertAlign w:val="subscript"/>
                </w:rPr>
                <w:t>rated</w:t>
              </w:r>
              <w:r w:rsidRPr="00E02F59">
                <w:rPr>
                  <w:rFonts w:ascii="Calibri" w:hAnsi="Calibri" w:cs="Calibri"/>
                  <w:iCs/>
                  <w:sz w:val="28"/>
                  <w:szCs w:val="32"/>
                </w:rPr>
                <w:t xml:space="preserve"> · Q</w:t>
              </w:r>
              <w:r w:rsidRPr="00E02F59">
                <w:rPr>
                  <w:rFonts w:ascii="Calibri" w:hAnsi="Calibri" w:cs="Calibri"/>
                  <w:iCs/>
                  <w:sz w:val="28"/>
                  <w:szCs w:val="32"/>
                  <w:vertAlign w:val="subscript"/>
                </w:rPr>
                <w:t>uf</w:t>
              </w:r>
            </w:ins>
          </w:p>
        </w:tc>
      </w:tr>
    </w:tbl>
    <w:p w14:paraId="7B38811A" w14:textId="20BD1142" w:rsidR="00133FC6" w:rsidRPr="00655372" w:rsidRDefault="00133FC6" w:rsidP="00133FC6">
      <w:pPr>
        <w:spacing w:after="120"/>
        <w:jc w:val="both"/>
        <w:rPr>
          <w:ins w:id="26100" w:author="Rosati Michele (GSE)" w:date="2025-10-24T19:13:00Z" w16du:dateUtc="2025-10-24T17:13:00Z"/>
          <w:rFonts w:ascii="Calibri" w:hAnsi="Calibri" w:cs="Calibri"/>
          <w:sz w:val="22"/>
          <w:szCs w:val="22"/>
          <w:rPrChange w:id="26101" w:author="Rosati Michele (GSE)" w:date="2025-10-24T20:15:00Z" w16du:dateUtc="2025-10-24T18:15:00Z">
            <w:rPr>
              <w:ins w:id="26102" w:author="Rosati Michele (GSE)" w:date="2025-10-24T19:13:00Z" w16du:dateUtc="2025-10-24T17:13:00Z"/>
              <w:rFonts w:ascii="Calibri" w:hAnsi="Calibri" w:cs="Calibri"/>
              <w:sz w:val="20"/>
              <w:szCs w:val="20"/>
            </w:rPr>
          </w:rPrChange>
        </w:rPr>
      </w:pPr>
      <w:ins w:id="26103" w:author="Rosati Michele (GSE)" w:date="2025-10-24T19:13:00Z" w16du:dateUtc="2025-10-24T17:13:00Z">
        <w:r w:rsidRPr="00655372">
          <w:rPr>
            <w:rFonts w:ascii="Calibri" w:hAnsi="Calibri" w:cs="Calibri"/>
            <w:sz w:val="22"/>
            <w:szCs w:val="22"/>
            <w:rPrChange w:id="26104" w:author="Rosati Michele (GSE)" w:date="2025-10-24T20:15:00Z" w16du:dateUtc="2025-10-24T18:15:00Z">
              <w:rPr>
                <w:rFonts w:ascii="Calibri" w:hAnsi="Calibri" w:cs="Calibri"/>
                <w:sz w:val="20"/>
                <w:szCs w:val="20"/>
              </w:rPr>
            </w:rPrChange>
          </w:rPr>
          <w:t>dove:</w:t>
        </w:r>
      </w:ins>
    </w:p>
    <w:tbl>
      <w:tblPr>
        <w:tblStyle w:val="Grigliatabella"/>
        <w:tblW w:w="0" w:type="auto"/>
        <w:tblCellMar>
          <w:left w:w="0" w:type="dxa"/>
        </w:tblCellMar>
        <w:tblLook w:val="04A0" w:firstRow="1" w:lastRow="0" w:firstColumn="1" w:lastColumn="0" w:noHBand="0" w:noVBand="1"/>
      </w:tblPr>
      <w:tblGrid>
        <w:gridCol w:w="704"/>
        <w:gridCol w:w="8924"/>
      </w:tblGrid>
      <w:tr w:rsidR="00133FC6" w:rsidRPr="00655372" w14:paraId="7C6DC75F" w14:textId="77777777" w:rsidTr="0093316F">
        <w:trPr>
          <w:ins w:id="26105" w:author="Rosati Michele (GSE)" w:date="2025-10-24T19:13:00Z"/>
        </w:trPr>
        <w:tc>
          <w:tcPr>
            <w:tcW w:w="704" w:type="dxa"/>
          </w:tcPr>
          <w:p w14:paraId="41BDC678" w14:textId="77777777" w:rsidR="00133FC6" w:rsidRPr="00655372" w:rsidRDefault="00133FC6">
            <w:pPr>
              <w:spacing w:after="120"/>
              <w:jc w:val="both"/>
              <w:rPr>
                <w:ins w:id="26106" w:author="Rosati Michele (GSE)" w:date="2025-10-24T19:13:00Z" w16du:dateUtc="2025-10-24T17:13:00Z"/>
                <w:rFonts w:ascii="Calibri" w:hAnsi="Calibri" w:cs="Calibri"/>
                <w:sz w:val="22"/>
                <w:szCs w:val="22"/>
                <w:rPrChange w:id="26107" w:author="Rosati Michele (GSE)" w:date="2025-10-24T20:15:00Z" w16du:dateUtc="2025-10-24T18:15:00Z">
                  <w:rPr>
                    <w:ins w:id="26108" w:author="Rosati Michele (GSE)" w:date="2025-10-24T19:13:00Z" w16du:dateUtc="2025-10-24T17:13:00Z"/>
                    <w:rFonts w:ascii="Calibri" w:hAnsi="Calibri" w:cs="Calibri"/>
                    <w:sz w:val="20"/>
                    <w:szCs w:val="20"/>
                  </w:rPr>
                </w:rPrChange>
              </w:rPr>
            </w:pPr>
            <w:ins w:id="26109" w:author="Rosati Michele (GSE)" w:date="2025-10-24T19:13:00Z" w16du:dateUtc="2025-10-24T17:13:00Z">
              <w:r w:rsidRPr="00655372">
                <w:rPr>
                  <w:rFonts w:cs="Calibri"/>
                  <w:iCs/>
                  <w:sz w:val="22"/>
                  <w:szCs w:val="28"/>
                  <w:rPrChange w:id="26110" w:author="Rosati Michele (GSE)" w:date="2025-10-24T20:15:00Z" w16du:dateUtc="2025-10-24T18:15:00Z">
                    <w:rPr>
                      <w:rFonts w:cs="Calibri"/>
                      <w:iCs/>
                      <w:sz w:val="20"/>
                    </w:rPr>
                  </w:rPrChange>
                </w:rPr>
                <w:t>P</w:t>
              </w:r>
              <w:r w:rsidRPr="00655372">
                <w:rPr>
                  <w:rFonts w:cs="Calibri"/>
                  <w:iCs/>
                  <w:sz w:val="22"/>
                  <w:szCs w:val="28"/>
                  <w:vertAlign w:val="subscript"/>
                  <w:rPrChange w:id="26111" w:author="Rosati Michele (GSE)" w:date="2025-10-24T20:15:00Z" w16du:dateUtc="2025-10-24T18:15:00Z">
                    <w:rPr>
                      <w:rFonts w:cs="Calibri"/>
                      <w:iCs/>
                      <w:sz w:val="20"/>
                      <w:vertAlign w:val="subscript"/>
                    </w:rPr>
                  </w:rPrChange>
                </w:rPr>
                <w:t xml:space="preserve">rated </w:t>
              </w:r>
              <w:r w:rsidRPr="00655372">
                <w:rPr>
                  <w:rFonts w:ascii="Calibri" w:hAnsi="Calibri" w:cs="Calibri"/>
                  <w:sz w:val="22"/>
                  <w:szCs w:val="22"/>
                  <w:rPrChange w:id="26112" w:author="Rosati Michele (GSE)" w:date="2025-10-24T20:15:00Z" w16du:dateUtc="2025-10-24T18:15:00Z">
                    <w:rPr>
                      <w:rFonts w:ascii="Calibri" w:hAnsi="Calibri" w:cs="Calibri"/>
                      <w:sz w:val="20"/>
                      <w:szCs w:val="20"/>
                    </w:rPr>
                  </w:rPrChange>
                </w:rPr>
                <w:t>:</w:t>
              </w:r>
            </w:ins>
          </w:p>
        </w:tc>
        <w:tc>
          <w:tcPr>
            <w:tcW w:w="8924" w:type="dxa"/>
          </w:tcPr>
          <w:p w14:paraId="2873C588" w14:textId="77777777" w:rsidR="00133FC6" w:rsidRPr="00655372" w:rsidRDefault="00133FC6">
            <w:pPr>
              <w:spacing w:after="120"/>
              <w:jc w:val="both"/>
              <w:rPr>
                <w:ins w:id="26113" w:author="Rosati Michele (GSE)" w:date="2025-10-24T19:13:00Z" w16du:dateUtc="2025-10-24T17:13:00Z"/>
                <w:rFonts w:ascii="Calibri" w:hAnsi="Calibri" w:cs="Calibri"/>
                <w:sz w:val="22"/>
                <w:szCs w:val="22"/>
                <w:rPrChange w:id="26114" w:author="Rosati Michele (GSE)" w:date="2025-10-24T20:15:00Z" w16du:dateUtc="2025-10-24T18:15:00Z">
                  <w:rPr>
                    <w:ins w:id="26115" w:author="Rosati Michele (GSE)" w:date="2025-10-24T19:13:00Z" w16du:dateUtc="2025-10-24T17:13:00Z"/>
                    <w:rFonts w:ascii="Calibri" w:hAnsi="Calibri" w:cs="Calibri"/>
                    <w:sz w:val="20"/>
                    <w:szCs w:val="20"/>
                  </w:rPr>
                </w:rPrChange>
              </w:rPr>
            </w:pPr>
            <w:ins w:id="26116" w:author="Rosati Michele (GSE)" w:date="2025-10-24T19:13:00Z" w16du:dateUtc="2025-10-24T17:13:00Z">
              <w:r w:rsidRPr="00655372">
                <w:rPr>
                  <w:rFonts w:ascii="Calibri" w:hAnsi="Calibri" w:cs="Calibri"/>
                  <w:sz w:val="22"/>
                  <w:szCs w:val="22"/>
                  <w:rPrChange w:id="26117" w:author="Rosati Michele (GSE)" w:date="2025-10-24T20:15:00Z" w16du:dateUtc="2025-10-24T18:15:00Z">
                    <w:rPr>
                      <w:rFonts w:ascii="Calibri" w:hAnsi="Calibri" w:cs="Calibri"/>
                      <w:sz w:val="20"/>
                      <w:szCs w:val="20"/>
                    </w:rPr>
                  </w:rPrChange>
                </w:rPr>
                <w:t>è la potenza della pompa di calore alle condizioni standard di riferimento, espressa in kW, così come definita e dichiarata dai fabbricanti nella Scheda Prodotto ai fini del rispetto degli obblighi di informazione dei regolamenti ecodesign;</w:t>
              </w:r>
            </w:ins>
          </w:p>
        </w:tc>
      </w:tr>
      <w:tr w:rsidR="00133FC6" w:rsidRPr="00655372" w14:paraId="0172F387" w14:textId="77777777" w:rsidTr="0093316F">
        <w:trPr>
          <w:ins w:id="26118" w:author="Rosati Michele (GSE)" w:date="2025-10-24T19:13:00Z"/>
        </w:trPr>
        <w:tc>
          <w:tcPr>
            <w:tcW w:w="704" w:type="dxa"/>
          </w:tcPr>
          <w:p w14:paraId="1A8686F8" w14:textId="77777777" w:rsidR="00133FC6" w:rsidRPr="00655372" w:rsidRDefault="00133FC6">
            <w:pPr>
              <w:spacing w:after="120"/>
              <w:jc w:val="both"/>
              <w:rPr>
                <w:ins w:id="26119" w:author="Rosati Michele (GSE)" w:date="2025-10-24T19:13:00Z" w16du:dateUtc="2025-10-24T17:13:00Z"/>
                <w:rFonts w:ascii="Calibri" w:hAnsi="Calibri" w:cs="Calibri"/>
                <w:sz w:val="22"/>
                <w:szCs w:val="22"/>
                <w:rPrChange w:id="26120" w:author="Rosati Michele (GSE)" w:date="2025-10-24T20:15:00Z" w16du:dateUtc="2025-10-24T18:15:00Z">
                  <w:rPr>
                    <w:ins w:id="26121" w:author="Rosati Michele (GSE)" w:date="2025-10-24T19:13:00Z" w16du:dateUtc="2025-10-24T17:13:00Z"/>
                    <w:rFonts w:ascii="Calibri" w:hAnsi="Calibri" w:cs="Calibri"/>
                    <w:sz w:val="20"/>
                    <w:szCs w:val="20"/>
                  </w:rPr>
                </w:rPrChange>
              </w:rPr>
            </w:pPr>
            <w:ins w:id="26122" w:author="Rosati Michele (GSE)" w:date="2025-10-24T19:13:00Z" w16du:dateUtc="2025-10-24T17:13:00Z">
              <w:r w:rsidRPr="00655372">
                <w:rPr>
                  <w:rFonts w:ascii="Calibri" w:hAnsi="Calibri" w:cs="Calibri"/>
                  <w:sz w:val="22"/>
                  <w:szCs w:val="22"/>
                  <w:rPrChange w:id="26123" w:author="Rosati Michele (GSE)" w:date="2025-10-24T20:15:00Z" w16du:dateUtc="2025-10-24T18:15:00Z">
                    <w:rPr>
                      <w:rFonts w:ascii="Calibri" w:hAnsi="Calibri" w:cs="Calibri"/>
                      <w:sz w:val="20"/>
                      <w:szCs w:val="20"/>
                    </w:rPr>
                  </w:rPrChange>
                </w:rPr>
                <w:t>Q</w:t>
              </w:r>
              <w:r w:rsidRPr="00655372">
                <w:rPr>
                  <w:rFonts w:ascii="Calibri" w:hAnsi="Calibri" w:cs="Calibri"/>
                  <w:sz w:val="22"/>
                  <w:szCs w:val="22"/>
                  <w:vertAlign w:val="subscript"/>
                  <w:rPrChange w:id="26124" w:author="Rosati Michele (GSE)" w:date="2025-10-24T20:15:00Z" w16du:dateUtc="2025-10-24T18:15:00Z">
                    <w:rPr>
                      <w:rFonts w:ascii="Calibri" w:hAnsi="Calibri" w:cs="Calibri"/>
                      <w:sz w:val="20"/>
                      <w:szCs w:val="20"/>
                      <w:vertAlign w:val="subscript"/>
                    </w:rPr>
                  </w:rPrChange>
                </w:rPr>
                <w:t xml:space="preserve">uf </w:t>
              </w:r>
              <w:r w:rsidRPr="00655372">
                <w:rPr>
                  <w:rFonts w:ascii="Calibri" w:hAnsi="Calibri" w:cs="Calibri"/>
                  <w:sz w:val="22"/>
                  <w:szCs w:val="22"/>
                  <w:rPrChange w:id="26125" w:author="Rosati Michele (GSE)" w:date="2025-10-24T20:15:00Z" w16du:dateUtc="2025-10-24T18:15:00Z">
                    <w:rPr>
                      <w:rFonts w:ascii="Calibri" w:hAnsi="Calibri" w:cs="Calibri"/>
                      <w:sz w:val="20"/>
                      <w:szCs w:val="20"/>
                    </w:rPr>
                  </w:rPrChange>
                </w:rPr>
                <w:t>:</w:t>
              </w:r>
            </w:ins>
          </w:p>
        </w:tc>
        <w:tc>
          <w:tcPr>
            <w:tcW w:w="8924" w:type="dxa"/>
          </w:tcPr>
          <w:p w14:paraId="35F48A85" w14:textId="77777777" w:rsidR="00133FC6" w:rsidRPr="00655372" w:rsidRDefault="00133FC6">
            <w:pPr>
              <w:spacing w:after="120"/>
              <w:jc w:val="both"/>
              <w:rPr>
                <w:ins w:id="26126" w:author="Rosati Michele (GSE)" w:date="2025-10-24T19:13:00Z" w16du:dateUtc="2025-10-24T17:13:00Z"/>
                <w:rFonts w:cs="Calibri"/>
                <w:iCs/>
                <w:sz w:val="22"/>
                <w:szCs w:val="28"/>
                <w:vertAlign w:val="subscript"/>
                <w:rPrChange w:id="26127" w:author="Rosati Michele (GSE)" w:date="2025-10-24T20:15:00Z" w16du:dateUtc="2025-10-24T18:15:00Z">
                  <w:rPr>
                    <w:ins w:id="26128" w:author="Rosati Michele (GSE)" w:date="2025-10-24T19:13:00Z" w16du:dateUtc="2025-10-24T17:13:00Z"/>
                    <w:rFonts w:cs="Calibri"/>
                    <w:iCs/>
                    <w:sz w:val="20"/>
                    <w:vertAlign w:val="subscript"/>
                  </w:rPr>
                </w:rPrChange>
              </w:rPr>
            </w:pPr>
            <w:ins w:id="26129" w:author="Rosati Michele (GSE)" w:date="2025-10-24T19:13:00Z" w16du:dateUtc="2025-10-24T17:13:00Z">
              <w:r w:rsidRPr="00655372">
                <w:rPr>
                  <w:rFonts w:ascii="Calibri" w:hAnsi="Calibri" w:cs="Calibri"/>
                  <w:sz w:val="22"/>
                  <w:szCs w:val="22"/>
                  <w:rPrChange w:id="26130" w:author="Rosati Michele (GSE)" w:date="2025-10-24T20:15:00Z" w16du:dateUtc="2025-10-24T18:15:00Z">
                    <w:rPr>
                      <w:rFonts w:ascii="Calibri" w:hAnsi="Calibri" w:cs="Calibri"/>
                      <w:sz w:val="20"/>
                      <w:szCs w:val="20"/>
                    </w:rPr>
                  </w:rPrChange>
                </w:rPr>
                <w:t xml:space="preserve">è il coefficiente di utilizzo dipendente dalla zona climatica, come specificato per ognuna nella tabella 8 dell’allegato II del Decreto e al paragrafo </w:t>
              </w:r>
              <w:r w:rsidRPr="00655372">
                <w:rPr>
                  <w:rFonts w:ascii="Calibri" w:hAnsi="Calibri" w:cs="Calibri"/>
                  <w:sz w:val="22"/>
                  <w:szCs w:val="22"/>
                  <w:highlight w:val="yellow"/>
                  <w:rPrChange w:id="26131" w:author="Rosati Michele (GSE)" w:date="2025-10-24T20:15:00Z" w16du:dateUtc="2025-10-24T18:15:00Z">
                    <w:rPr>
                      <w:rFonts w:ascii="Calibri" w:hAnsi="Calibri" w:cs="Calibri"/>
                      <w:sz w:val="20"/>
                      <w:szCs w:val="20"/>
                      <w:highlight w:val="yellow"/>
                    </w:rPr>
                  </w:rPrChange>
                </w:rPr>
                <w:t>9.9.</w:t>
              </w:r>
              <w:r w:rsidRPr="00655372">
                <w:rPr>
                  <w:rFonts w:ascii="Calibri" w:hAnsi="Calibri" w:cs="Calibri"/>
                  <w:sz w:val="22"/>
                  <w:szCs w:val="22"/>
                  <w:rPrChange w:id="26132" w:author="Rosati Michele (GSE)" w:date="2025-10-24T20:15:00Z" w16du:dateUtc="2025-10-24T18:15:00Z">
                    <w:rPr>
                      <w:rFonts w:ascii="Calibri" w:hAnsi="Calibri" w:cs="Calibri"/>
                      <w:sz w:val="20"/>
                      <w:szCs w:val="20"/>
                    </w:rPr>
                  </w:rPrChange>
                </w:rPr>
                <w:t xml:space="preserve">4 delle presenti Regole. </w:t>
              </w:r>
            </w:ins>
          </w:p>
        </w:tc>
      </w:tr>
    </w:tbl>
    <w:p w14:paraId="31F5220A" w14:textId="77777777" w:rsidR="00133FC6" w:rsidRPr="00655372" w:rsidRDefault="00133FC6" w:rsidP="00133FC6">
      <w:pPr>
        <w:spacing w:after="120"/>
        <w:jc w:val="both"/>
        <w:rPr>
          <w:ins w:id="26133" w:author="Rosati Michele (GSE)" w:date="2025-10-24T19:13:00Z" w16du:dateUtc="2025-10-24T17:13:00Z"/>
          <w:rFonts w:ascii="Calibri" w:hAnsi="Calibri" w:cs="Calibri"/>
          <w:sz w:val="22"/>
          <w:szCs w:val="22"/>
          <w:rPrChange w:id="26134" w:author="Rosati Michele (GSE)" w:date="2025-10-24T20:15:00Z" w16du:dateUtc="2025-10-24T18:15:00Z">
            <w:rPr>
              <w:ins w:id="26135" w:author="Rosati Michele (GSE)" w:date="2025-10-24T19:13:00Z" w16du:dateUtc="2025-10-24T17:13:00Z"/>
              <w:rFonts w:ascii="Calibri" w:hAnsi="Calibri" w:cs="Calibri"/>
              <w:sz w:val="20"/>
              <w:szCs w:val="20"/>
            </w:rPr>
          </w:rPrChange>
        </w:rPr>
      </w:pPr>
      <w:ins w:id="26136" w:author="Rosati Michele (GSE)" w:date="2025-10-24T19:13:00Z" w16du:dateUtc="2025-10-24T17:13:00Z">
        <w:r w:rsidRPr="00655372">
          <w:rPr>
            <w:rFonts w:ascii="Calibri" w:hAnsi="Calibri" w:cs="Calibri"/>
            <w:sz w:val="22"/>
            <w:szCs w:val="22"/>
            <w:rPrChange w:id="26137" w:author="Rosati Michele (GSE)" w:date="2025-10-24T20:15:00Z" w16du:dateUtc="2025-10-24T18:15:00Z">
              <w:rPr>
                <w:rFonts w:ascii="Calibri" w:hAnsi="Calibri" w:cs="Calibri"/>
                <w:sz w:val="20"/>
                <w:szCs w:val="20"/>
              </w:rPr>
            </w:rPrChange>
          </w:rPr>
          <w:br/>
        </w:r>
        <w:r w:rsidRPr="00655372">
          <w:rPr>
            <w:rFonts w:ascii="Calibri" w:hAnsi="Calibri" w:cs="Calibri"/>
            <w:sz w:val="22"/>
            <w:szCs w:val="22"/>
            <w:highlight w:val="yellow"/>
            <w:rPrChange w:id="26138" w:author="Rosati Michele (GSE)" w:date="2025-10-24T20:15:00Z" w16du:dateUtc="2025-10-24T18:15:00Z">
              <w:rPr>
                <w:rFonts w:ascii="Calibri" w:hAnsi="Calibri" w:cs="Calibri"/>
                <w:sz w:val="20"/>
                <w:szCs w:val="20"/>
                <w:highlight w:val="yellow"/>
              </w:rPr>
            </w:rPrChange>
          </w:rPr>
          <w:t xml:space="preserve">Per le pompe di calore bivalenti, l’incentivo è riconosciuto esclusivamente in funzione del contributo alla </w:t>
        </w:r>
        <w:r w:rsidRPr="00655372">
          <w:rPr>
            <w:rFonts w:ascii="Calibri" w:hAnsi="Calibri" w:cs="Calibri"/>
            <w:sz w:val="22"/>
            <w:szCs w:val="22"/>
            <w:highlight w:val="yellow"/>
            <w:rPrChange w:id="26139" w:author="Rosati Michele (GSE)" w:date="2025-10-24T20:15:00Z" w16du:dateUtc="2025-10-24T18:15:00Z">
              <w:rPr>
                <w:rFonts w:ascii="Calibri" w:hAnsi="Calibri" w:cs="Calibri"/>
                <w:sz w:val="20"/>
                <w:szCs w:val="20"/>
                <w:highlight w:val="yellow"/>
              </w:rPr>
            </w:rPrChange>
          </w:rPr>
          <w:lastRenderedPageBreak/>
          <w:t>produzione di energia rinnovabile che viene fornita dalla pompa di calore. In tale ambito, qualora la potenza del generatore secondario “caldaia a condensazione” sia superiore a 35 kW, l’incentivo riconosciuto è maggiorato del 10% attraverso il coefficiente k, pari a 1,1, che considera l’effettivo utilizzo della pompa di calore nel sistema combinato e l’efficienza del sistema nel suo complesso.</w:t>
        </w:r>
        <w:r w:rsidRPr="00655372">
          <w:rPr>
            <w:rFonts w:ascii="Calibri" w:hAnsi="Calibri" w:cs="Calibri"/>
            <w:sz w:val="22"/>
            <w:szCs w:val="22"/>
            <w:rPrChange w:id="26140" w:author="Rosati Michele (GSE)" w:date="2025-10-24T20:15:00Z" w16du:dateUtc="2025-10-24T18:15:00Z">
              <w:rPr>
                <w:rFonts w:ascii="Calibri" w:hAnsi="Calibri" w:cs="Calibri"/>
                <w:sz w:val="20"/>
                <w:szCs w:val="20"/>
              </w:rPr>
            </w:rPrChange>
          </w:rPr>
          <w:t xml:space="preserve">_ </w:t>
        </w:r>
      </w:ins>
    </w:p>
    <w:p w14:paraId="2427A29E" w14:textId="77777777" w:rsidR="00133FC6" w:rsidRPr="00655372" w:rsidRDefault="00133FC6" w:rsidP="00133FC6">
      <w:pPr>
        <w:spacing w:after="120"/>
        <w:jc w:val="both"/>
        <w:rPr>
          <w:ins w:id="26141" w:author="Rosati Michele (GSE)" w:date="2025-10-24T19:13:00Z" w16du:dateUtc="2025-10-24T17:13:00Z"/>
          <w:rFonts w:ascii="Calibri" w:hAnsi="Calibri" w:cs="Calibri"/>
          <w:sz w:val="22"/>
          <w:szCs w:val="22"/>
          <w:rPrChange w:id="26142" w:author="Rosati Michele (GSE)" w:date="2025-10-24T20:15:00Z" w16du:dateUtc="2025-10-24T18:15:00Z">
            <w:rPr>
              <w:ins w:id="26143" w:author="Rosati Michele (GSE)" w:date="2025-10-24T19:13:00Z" w16du:dateUtc="2025-10-24T17:13:00Z"/>
              <w:rFonts w:ascii="Calibri" w:hAnsi="Calibri" w:cs="Calibri"/>
              <w:sz w:val="20"/>
              <w:szCs w:val="20"/>
            </w:rPr>
          </w:rPrChange>
        </w:rPr>
      </w:pPr>
      <w:ins w:id="26144" w:author="Rosati Michele (GSE)" w:date="2025-10-24T19:13:00Z" w16du:dateUtc="2025-10-24T17:13:00Z">
        <w:r w:rsidRPr="00655372">
          <w:rPr>
            <w:rFonts w:ascii="Calibri" w:hAnsi="Calibri" w:cs="Calibri"/>
            <w:sz w:val="22"/>
            <w:szCs w:val="22"/>
            <w:rPrChange w:id="26145" w:author="Rosati Michele (GSE)" w:date="2025-10-24T20:15:00Z" w16du:dateUtc="2025-10-24T18:15:00Z">
              <w:rPr>
                <w:rFonts w:ascii="Calibri" w:hAnsi="Calibri" w:cs="Calibri"/>
                <w:sz w:val="20"/>
                <w:szCs w:val="20"/>
              </w:rPr>
            </w:rPrChange>
          </w:rPr>
          <w:t xml:space="preserve">Nei casi di obbligatorietà, le spese sostenute per la redazione della diagnosi e dell’attestato di prestazione energetica post operam sono incentivate secondo quanto specificato al paragrafo </w:t>
        </w:r>
        <w:r w:rsidRPr="00655372">
          <w:rPr>
            <w:rFonts w:ascii="Calibri" w:hAnsi="Calibri" w:cs="Calibri"/>
            <w:sz w:val="22"/>
            <w:szCs w:val="22"/>
            <w:highlight w:val="yellow"/>
            <w:rPrChange w:id="26146" w:author="Rosati Michele (GSE)" w:date="2025-10-24T20:15:00Z" w16du:dateUtc="2025-10-24T18:15:00Z">
              <w:rPr>
                <w:rFonts w:ascii="Calibri" w:hAnsi="Calibri" w:cs="Calibri"/>
                <w:sz w:val="20"/>
                <w:szCs w:val="20"/>
                <w:highlight w:val="yellow"/>
              </w:rPr>
            </w:rPrChange>
          </w:rPr>
          <w:t>x.y</w:t>
        </w:r>
        <w:r w:rsidRPr="00655372">
          <w:rPr>
            <w:rFonts w:ascii="Calibri" w:hAnsi="Calibri" w:cs="Calibri"/>
            <w:sz w:val="22"/>
            <w:szCs w:val="22"/>
            <w:rPrChange w:id="26147" w:author="Rosati Michele (GSE)" w:date="2025-10-24T20:15:00Z" w16du:dateUtc="2025-10-24T18:15:00Z">
              <w:rPr>
                <w:rFonts w:ascii="Calibri" w:hAnsi="Calibri" w:cs="Calibri"/>
                <w:sz w:val="20"/>
                <w:szCs w:val="20"/>
              </w:rPr>
            </w:rPrChange>
          </w:rPr>
          <w:t>. Si precisa che i suddetti contributi non concorrono alla formazione di I</w:t>
        </w:r>
        <w:r w:rsidRPr="00655372">
          <w:rPr>
            <w:rFonts w:ascii="Calibri" w:hAnsi="Calibri" w:cs="Calibri"/>
            <w:sz w:val="22"/>
            <w:szCs w:val="22"/>
            <w:vertAlign w:val="subscript"/>
            <w:rPrChange w:id="26148" w:author="Rosati Michele (GSE)" w:date="2025-10-24T20:15:00Z" w16du:dateUtc="2025-10-24T18:15:00Z">
              <w:rPr>
                <w:rFonts w:ascii="Calibri" w:hAnsi="Calibri" w:cs="Calibri"/>
                <w:sz w:val="20"/>
                <w:szCs w:val="20"/>
                <w:vertAlign w:val="subscript"/>
              </w:rPr>
            </w:rPrChange>
          </w:rPr>
          <w:t>tot</w:t>
        </w:r>
        <w:r w:rsidRPr="00655372">
          <w:rPr>
            <w:rFonts w:ascii="Calibri" w:hAnsi="Calibri" w:cs="Calibri"/>
            <w:sz w:val="22"/>
            <w:szCs w:val="22"/>
            <w:rPrChange w:id="26149" w:author="Rosati Michele (GSE)" w:date="2025-10-24T20:15:00Z" w16du:dateUtc="2025-10-24T18:15:00Z">
              <w:rPr>
                <w:rFonts w:ascii="Calibri" w:hAnsi="Calibri" w:cs="Calibri"/>
                <w:sz w:val="20"/>
                <w:szCs w:val="20"/>
              </w:rPr>
            </w:rPrChange>
          </w:rPr>
          <w:t xml:space="preserve"> previsto per lo specifico intervento.  </w:t>
        </w:r>
      </w:ins>
    </w:p>
    <w:p w14:paraId="1F96433B" w14:textId="77777777" w:rsidR="00133FC6" w:rsidRPr="00655372" w:rsidRDefault="00133FC6" w:rsidP="00133FC6">
      <w:pPr>
        <w:spacing w:after="120" w:line="276" w:lineRule="auto"/>
        <w:jc w:val="both"/>
        <w:rPr>
          <w:ins w:id="26150" w:author="Rosati Michele (GSE)" w:date="2025-10-24T19:13:00Z" w16du:dateUtc="2025-10-24T17:13:00Z"/>
          <w:bCs/>
          <w:sz w:val="28"/>
          <w:szCs w:val="28"/>
          <w:rPrChange w:id="26151" w:author="Rosati Michele (GSE)" w:date="2025-10-24T20:15:00Z" w16du:dateUtc="2025-10-24T18:15:00Z">
            <w:rPr>
              <w:ins w:id="26152" w:author="Rosati Michele (GSE)" w:date="2025-10-24T19:13:00Z" w16du:dateUtc="2025-10-24T17:13:00Z"/>
              <w:bCs/>
            </w:rPr>
          </w:rPrChange>
        </w:rPr>
      </w:pPr>
      <w:ins w:id="26153" w:author="Rosati Michele (GSE)" w:date="2025-10-24T19:13:00Z" w16du:dateUtc="2025-10-24T17:13:00Z">
        <w:r w:rsidRPr="00E02F59">
          <w:rPr>
            <w:bCs/>
            <w:sz w:val="22"/>
            <w:szCs w:val="22"/>
            <w:highlight w:val="cyan"/>
            <w:rPrChange w:id="26154" w:author="Rosati Michele (GSE)" w:date="2025-10-24T20:17:00Z" w16du:dateUtc="2025-10-24T18:17:00Z">
              <w:rPr>
                <w:bCs/>
                <w:highlight w:val="cyan"/>
              </w:rPr>
            </w:rPrChange>
          </w:rPr>
          <w:t>Per le grandi imprese, ivi inclusi gli ETS economici con tale dimensione di impresa, non costituisce una spesa ammissibile il costo sostenuto per la redazione dell’attestato di prestazione energetica post intervento, ai sensi</w:t>
        </w:r>
        <w:commentRangeStart w:id="26155"/>
        <w:r w:rsidRPr="00E02F59">
          <w:rPr>
            <w:bCs/>
            <w:sz w:val="22"/>
            <w:szCs w:val="22"/>
            <w:highlight w:val="cyan"/>
            <w:rPrChange w:id="26156" w:author="Rosati Michele (GSE)" w:date="2025-10-24T20:17:00Z" w16du:dateUtc="2025-10-24T18:17:00Z">
              <w:rPr>
                <w:bCs/>
                <w:highlight w:val="cyan"/>
              </w:rPr>
            </w:rPrChange>
          </w:rPr>
          <w:t xml:space="preserve"> dell’art. 26, comma 2 del Decreto</w:t>
        </w:r>
        <w:commentRangeEnd w:id="26155"/>
        <w:r w:rsidRPr="00E02F59">
          <w:rPr>
            <w:rStyle w:val="Rimandocommento"/>
            <w:bCs/>
            <w:sz w:val="22"/>
            <w:szCs w:val="22"/>
            <w:highlight w:val="cyan"/>
            <w:rPrChange w:id="26157" w:author="Rosati Michele (GSE)" w:date="2025-10-24T20:17:00Z" w16du:dateUtc="2025-10-24T18:17:00Z">
              <w:rPr>
                <w:rStyle w:val="Rimandocommento"/>
                <w:bCs/>
                <w:sz w:val="24"/>
                <w:highlight w:val="cyan"/>
              </w:rPr>
            </w:rPrChange>
          </w:rPr>
          <w:commentReference w:id="26155"/>
        </w:r>
        <w:r w:rsidRPr="00E02F59">
          <w:rPr>
            <w:bCs/>
            <w:sz w:val="22"/>
            <w:szCs w:val="22"/>
            <w:highlight w:val="cyan"/>
            <w:rPrChange w:id="26159" w:author="Rosati Michele (GSE)" w:date="2025-10-24T20:17:00Z" w16du:dateUtc="2025-10-24T18:17:00Z">
              <w:rPr>
                <w:bCs/>
                <w:highlight w:val="cyan"/>
              </w:rPr>
            </w:rPrChange>
          </w:rPr>
          <w:t>.</w:t>
        </w:r>
        <w:r w:rsidRPr="00655372">
          <w:rPr>
            <w:bCs/>
            <w:sz w:val="28"/>
            <w:szCs w:val="28"/>
            <w:highlight w:val="cyan"/>
            <w:rPrChange w:id="26160" w:author="Rosati Michele (GSE)" w:date="2025-10-24T20:15:00Z" w16du:dateUtc="2025-10-24T18:15:00Z">
              <w:rPr>
                <w:bCs/>
                <w:highlight w:val="cyan"/>
              </w:rPr>
            </w:rPrChange>
          </w:rPr>
          <w:t xml:space="preserve"> </w:t>
        </w:r>
      </w:ins>
    </w:p>
    <w:p w14:paraId="629DF6A0" w14:textId="77777777" w:rsidR="00133FC6" w:rsidRPr="00655372" w:rsidRDefault="00133FC6" w:rsidP="00133FC6">
      <w:pPr>
        <w:spacing w:after="120"/>
        <w:jc w:val="both"/>
        <w:rPr>
          <w:ins w:id="26161" w:author="Rosati Michele (GSE)" w:date="2025-10-24T19:13:00Z" w16du:dateUtc="2025-10-24T17:13:00Z"/>
          <w:rFonts w:ascii="Calibri" w:hAnsi="Calibri" w:cs="Calibri"/>
          <w:sz w:val="22"/>
          <w:szCs w:val="22"/>
          <w:rPrChange w:id="26162" w:author="Rosati Michele (GSE)" w:date="2025-10-24T20:15:00Z" w16du:dateUtc="2025-10-24T18:15:00Z">
            <w:rPr>
              <w:ins w:id="26163" w:author="Rosati Michele (GSE)" w:date="2025-10-24T19:13:00Z" w16du:dateUtc="2025-10-24T17:13:00Z"/>
              <w:rFonts w:ascii="Calibri" w:hAnsi="Calibri" w:cs="Calibri"/>
              <w:sz w:val="20"/>
              <w:szCs w:val="20"/>
            </w:rPr>
          </w:rPrChange>
        </w:rPr>
      </w:pPr>
      <w:ins w:id="26164" w:author="Rosati Michele (GSE)" w:date="2025-10-24T19:13:00Z" w16du:dateUtc="2025-10-24T17:13:00Z">
        <w:r w:rsidRPr="00655372">
          <w:rPr>
            <w:rFonts w:ascii="Calibri" w:hAnsi="Calibri" w:cs="Calibri"/>
            <w:sz w:val="22"/>
            <w:szCs w:val="22"/>
            <w:rPrChange w:id="26165" w:author="Rosati Michele (GSE)" w:date="2025-10-24T20:15:00Z" w16du:dateUtc="2025-10-24T18:15:00Z">
              <w:rPr>
                <w:rFonts w:ascii="Calibri" w:hAnsi="Calibri" w:cs="Calibri"/>
                <w:sz w:val="20"/>
                <w:szCs w:val="20"/>
              </w:rPr>
            </w:rPrChange>
          </w:rPr>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ins>
    </w:p>
    <w:p w14:paraId="610B458E" w14:textId="77777777" w:rsidR="00133FC6" w:rsidRPr="00655372" w:rsidRDefault="00133FC6" w:rsidP="00133FC6">
      <w:pPr>
        <w:jc w:val="both"/>
        <w:rPr>
          <w:ins w:id="26166" w:author="Rosati Michele (GSE)" w:date="2025-10-24T20:11:00Z" w16du:dateUtc="2025-10-24T18:11:00Z"/>
          <w:rFonts w:ascii="Calibri" w:hAnsi="Calibri" w:cs="Calibri"/>
          <w:sz w:val="22"/>
          <w:szCs w:val="22"/>
          <w:rPrChange w:id="26167" w:author="Rosati Michele (GSE)" w:date="2025-10-24T20:15:00Z" w16du:dateUtc="2025-10-24T18:15:00Z">
            <w:rPr>
              <w:ins w:id="26168" w:author="Rosati Michele (GSE)" w:date="2025-10-24T20:11:00Z" w16du:dateUtc="2025-10-24T18:11:00Z"/>
              <w:rFonts w:ascii="Calibri" w:hAnsi="Calibri" w:cs="Calibri"/>
              <w:sz w:val="20"/>
              <w:szCs w:val="20"/>
            </w:rPr>
          </w:rPrChange>
        </w:rPr>
      </w:pPr>
      <w:ins w:id="26169" w:author="Rosati Michele (GSE)" w:date="2025-10-24T19:13:00Z" w16du:dateUtc="2025-10-24T17:13:00Z">
        <w:r w:rsidRPr="00655372">
          <w:rPr>
            <w:rFonts w:ascii="Calibri" w:hAnsi="Calibri" w:cs="Calibri"/>
            <w:sz w:val="22"/>
            <w:szCs w:val="22"/>
            <w:rPrChange w:id="26170" w:author="Rosati Michele (GSE)" w:date="2025-10-24T20:15:00Z" w16du:dateUtc="2025-10-24T18:15:00Z">
              <w:rPr>
                <w:rFonts w:ascii="Calibri" w:hAnsi="Calibri" w:cs="Calibri"/>
                <w:sz w:val="20"/>
                <w:szCs w:val="20"/>
              </w:rPr>
            </w:rPrChange>
          </w:rPr>
          <w:t>Per gli interventi realizzati su edifici pubblici di cui all’art. 11, comma 2, del Decreto la percentuale incentivata della spesa ammissibile è pari al 100%, secondo le specificità indicate al paragrafo 4.2 delle presenti Regole Applicative.</w:t>
        </w:r>
      </w:ins>
    </w:p>
    <w:p w14:paraId="6D43A2F4" w14:textId="77777777" w:rsidR="00460908" w:rsidRPr="00655372" w:rsidRDefault="00460908" w:rsidP="00133FC6">
      <w:pPr>
        <w:jc w:val="both"/>
        <w:rPr>
          <w:ins w:id="26171" w:author="Rosati Michele (GSE)" w:date="2025-10-24T19:13:00Z" w16du:dateUtc="2025-10-24T17:13:00Z"/>
          <w:rFonts w:ascii="Calibri" w:hAnsi="Calibri" w:cs="Calibri"/>
          <w:sz w:val="22"/>
          <w:szCs w:val="22"/>
          <w:rPrChange w:id="26172" w:author="Rosati Michele (GSE)" w:date="2025-10-24T20:15:00Z" w16du:dateUtc="2025-10-24T18:15:00Z">
            <w:rPr>
              <w:ins w:id="26173" w:author="Rosati Michele (GSE)" w:date="2025-10-24T19:13:00Z" w16du:dateUtc="2025-10-24T17:13:00Z"/>
              <w:rFonts w:ascii="Calibri" w:hAnsi="Calibri" w:cs="Calibri"/>
              <w:sz w:val="20"/>
              <w:szCs w:val="20"/>
            </w:rPr>
          </w:rPrChange>
        </w:rPr>
      </w:pPr>
    </w:p>
    <w:p w14:paraId="087850A0" w14:textId="76261A40" w:rsidR="00133FC6" w:rsidRPr="005F4B35" w:rsidRDefault="00133FC6">
      <w:pPr>
        <w:pStyle w:val="TITOLO20"/>
        <w:numPr>
          <w:ilvl w:val="2"/>
          <w:numId w:val="292"/>
        </w:numPr>
        <w:ind w:left="1134" w:hanging="708"/>
        <w:rPr>
          <w:ins w:id="26174" w:author="Rosati Michele (GSE)" w:date="2025-10-24T19:13:00Z" w16du:dateUtc="2025-10-24T17:13:00Z"/>
        </w:rPr>
        <w:pPrChange w:id="26175" w:author="Rosati Michele (GSE)" w:date="2025-10-26T17:38:00Z" w16du:dateUtc="2025-10-26T16:38:00Z">
          <w:pPr>
            <w:spacing w:after="120"/>
            <w:jc w:val="both"/>
          </w:pPr>
        </w:pPrChange>
      </w:pPr>
      <w:bookmarkStart w:id="26176" w:name="_Toc212462706"/>
      <w:ins w:id="26177" w:author="Rosati Michele (GSE)" w:date="2025-10-24T19:13:00Z" w16du:dateUtc="2025-10-24T17:13:00Z">
        <w:r w:rsidRPr="005F4B35">
          <w:t>Documentazione necessaria per l’accesso all’ incentivo</w:t>
        </w:r>
        <w:bookmarkEnd w:id="26176"/>
      </w:ins>
    </w:p>
    <w:p w14:paraId="0AB9BD28" w14:textId="77777777" w:rsidR="00133FC6" w:rsidRPr="00E02F59" w:rsidRDefault="00133FC6">
      <w:pPr>
        <w:spacing w:after="120"/>
        <w:jc w:val="both"/>
        <w:rPr>
          <w:ins w:id="26178" w:author="Rosati Michele (GSE)" w:date="2025-10-24T19:13:00Z" w16du:dateUtc="2025-10-24T17:13:00Z"/>
          <w:rFonts w:ascii="Calibri" w:hAnsi="Calibri" w:cs="Calibri"/>
          <w:sz w:val="22"/>
          <w:szCs w:val="22"/>
          <w:rPrChange w:id="26179" w:author="Rosati Michele (GSE)" w:date="2025-10-24T20:17:00Z" w16du:dateUtc="2025-10-24T18:17:00Z">
            <w:rPr>
              <w:ins w:id="26180" w:author="Rosati Michele (GSE)" w:date="2025-10-24T19:13:00Z" w16du:dateUtc="2025-10-24T17:13:00Z"/>
              <w:rFonts w:ascii="Calibri" w:hAnsi="Calibri" w:cs="Calibri"/>
              <w:sz w:val="20"/>
              <w:szCs w:val="20"/>
            </w:rPr>
          </w:rPrChange>
        </w:rPr>
        <w:pPrChange w:id="26181" w:author="Rosati Michele (GSE)" w:date="2025-10-26T17:38:00Z" w16du:dateUtc="2025-10-26T16:38:00Z">
          <w:pPr>
            <w:jc w:val="both"/>
          </w:pPr>
        </w:pPrChange>
      </w:pPr>
      <w:ins w:id="26182" w:author="Rosati Michele (GSE)" w:date="2025-10-24T19:13:00Z" w16du:dateUtc="2025-10-24T17:13:00Z">
        <w:r w:rsidRPr="00E02F59">
          <w:rPr>
            <w:rFonts w:ascii="Calibri" w:hAnsi="Calibri" w:cs="Calibri"/>
            <w:sz w:val="22"/>
            <w:szCs w:val="22"/>
            <w:rPrChange w:id="26183" w:author="Rosati Michele (GSE)" w:date="2025-10-24T20:17:00Z" w16du:dateUtc="2025-10-24T18:17:00Z">
              <w:rPr>
                <w:rFonts w:ascii="Calibri" w:hAnsi="Calibri" w:cs="Calibri"/>
                <w:sz w:val="20"/>
                <w:szCs w:val="20"/>
              </w:rPr>
            </w:rPrChange>
          </w:rPr>
          <w:t>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Port</w:t>
        </w:r>
        <w:r w:rsidRPr="00E02F59">
          <w:rPr>
            <w:rFonts w:ascii="Calibri" w:hAnsi="Calibri" w:cs="Calibri"/>
            <w:i/>
            <w:iCs/>
            <w:sz w:val="22"/>
            <w:szCs w:val="22"/>
            <w:rPrChange w:id="26184" w:author="Rosati Michele (GSE)" w:date="2025-10-24T20:17:00Z" w16du:dateUtc="2025-10-24T18:17:00Z">
              <w:rPr>
                <w:rFonts w:ascii="Calibri" w:hAnsi="Calibri" w:cs="Calibri"/>
                <w:i/>
                <w:iCs/>
                <w:sz w:val="20"/>
                <w:szCs w:val="20"/>
              </w:rPr>
            </w:rPrChange>
          </w:rPr>
          <w:t>al</w:t>
        </w:r>
        <w:r w:rsidRPr="00E02F59">
          <w:rPr>
            <w:rFonts w:ascii="Calibri" w:hAnsi="Calibri" w:cs="Calibri"/>
            <w:sz w:val="22"/>
            <w:szCs w:val="22"/>
            <w:rPrChange w:id="26185" w:author="Rosati Michele (GSE)" w:date="2025-10-24T20:17:00Z" w16du:dateUtc="2025-10-24T18:17:00Z">
              <w:rPr>
                <w:rFonts w:ascii="Calibri" w:hAnsi="Calibri" w:cs="Calibri"/>
                <w:sz w:val="20"/>
                <w:szCs w:val="20"/>
              </w:rPr>
            </w:rPrChange>
          </w:rPr>
          <w:t xml:space="preserve">termico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E02F59">
          <w:rPr>
            <w:rFonts w:ascii="Calibri" w:hAnsi="Calibri" w:cs="Calibri"/>
            <w:i/>
            <w:iCs/>
            <w:sz w:val="22"/>
            <w:szCs w:val="22"/>
            <w:rPrChange w:id="26186" w:author="Rosati Michele (GSE)" w:date="2025-10-24T20:17:00Z" w16du:dateUtc="2025-10-24T18:17:00Z">
              <w:rPr>
                <w:rFonts w:ascii="Calibri" w:hAnsi="Calibri" w:cs="Calibri"/>
                <w:i/>
                <w:iCs/>
                <w:sz w:val="20"/>
                <w:szCs w:val="20"/>
              </w:rPr>
            </w:rPrChange>
          </w:rPr>
          <w:t>in situ</w:t>
        </w:r>
        <w:r w:rsidRPr="00E02F59">
          <w:rPr>
            <w:rFonts w:ascii="Calibri" w:hAnsi="Calibri" w:cs="Calibri"/>
            <w:sz w:val="22"/>
            <w:szCs w:val="22"/>
            <w:rPrChange w:id="26187" w:author="Rosati Michele (GSE)" w:date="2025-10-24T20:17:00Z" w16du:dateUtc="2025-10-24T18:17:00Z">
              <w:rPr>
                <w:rFonts w:ascii="Calibri" w:hAnsi="Calibri" w:cs="Calibri"/>
                <w:sz w:val="20"/>
                <w:szCs w:val="20"/>
              </w:rPr>
            </w:rPrChange>
          </w:rPr>
          <w:t xml:space="preserve">. </w:t>
        </w:r>
      </w:ins>
    </w:p>
    <w:p w14:paraId="129A4F65" w14:textId="77777777" w:rsidR="00133FC6" w:rsidRPr="00682E13" w:rsidRDefault="00133FC6">
      <w:pPr>
        <w:spacing w:after="120" w:line="276" w:lineRule="auto"/>
        <w:rPr>
          <w:ins w:id="26188" w:author="Rosati Michele (GSE)" w:date="2025-10-24T19:13:00Z" w16du:dateUtc="2025-10-24T17:13:00Z"/>
          <w:b/>
          <w:bCs/>
          <w:sz w:val="22"/>
          <w:szCs w:val="22"/>
          <w:rPrChange w:id="26189" w:author="Visone Rossana (GSE)" w:date="2025-10-27T17:07:00Z" w16du:dateUtc="2025-10-27T16:07:00Z">
            <w:rPr>
              <w:ins w:id="26190" w:author="Rosati Michele (GSE)" w:date="2025-10-24T19:13:00Z" w16du:dateUtc="2025-10-24T17:13:00Z"/>
            </w:rPr>
          </w:rPrChange>
        </w:rPr>
        <w:pPrChange w:id="26191" w:author="Visone Rossana (GSE)" w:date="2025-10-27T17:07:00Z" w16du:dateUtc="2025-10-27T16:07:00Z">
          <w:pPr>
            <w:jc w:val="both"/>
          </w:pPr>
        </w:pPrChange>
      </w:pPr>
      <w:ins w:id="26192" w:author="Rosati Michele (GSE)" w:date="2025-10-24T19:13:00Z" w16du:dateUtc="2025-10-24T17:13:00Z">
        <w:r w:rsidRPr="00682E13">
          <w:rPr>
            <w:b/>
            <w:bCs/>
            <w:sz w:val="22"/>
            <w:szCs w:val="22"/>
            <w:rPrChange w:id="26193" w:author="Visone Rossana (GSE)" w:date="2025-10-27T17:07:00Z" w16du:dateUtc="2025-10-27T16:07:00Z">
              <w:rPr/>
            </w:rPrChange>
          </w:rPr>
          <w:t xml:space="preserve">9.10.5.1 Documentazione da allegare alla richiesta di accesso all’incentivo: </w:t>
        </w:r>
      </w:ins>
    </w:p>
    <w:p w14:paraId="44E4A172" w14:textId="77777777" w:rsidR="00133FC6" w:rsidRPr="00682E13" w:rsidRDefault="00133FC6">
      <w:pPr>
        <w:pStyle w:val="Paragrafoelenco"/>
        <w:numPr>
          <w:ilvl w:val="0"/>
          <w:numId w:val="610"/>
        </w:numPr>
        <w:spacing w:after="120" w:line="276" w:lineRule="auto"/>
        <w:contextualSpacing w:val="0"/>
        <w:jc w:val="both"/>
        <w:rPr>
          <w:ins w:id="26194" w:author="Rosati Michele (GSE)" w:date="2025-10-24T19:13:00Z" w16du:dateUtc="2025-10-24T17:13:00Z"/>
          <w:rFonts w:ascii="Calibri" w:hAnsi="Calibri" w:cs="Calibri"/>
          <w:sz w:val="22"/>
          <w:szCs w:val="22"/>
          <w:rPrChange w:id="26195" w:author="Visone Rossana (GSE)" w:date="2025-10-27T17:07:00Z" w16du:dateUtc="2025-10-27T16:07:00Z">
            <w:rPr>
              <w:ins w:id="26196" w:author="Rosati Michele (GSE)" w:date="2025-10-24T19:13:00Z" w16du:dateUtc="2025-10-24T17:13:00Z"/>
              <w:rFonts w:ascii="Calibri" w:hAnsi="Calibri" w:cs="Calibri"/>
              <w:sz w:val="20"/>
              <w:szCs w:val="20"/>
            </w:rPr>
          </w:rPrChange>
        </w:rPr>
        <w:pPrChange w:id="26197" w:author="Visone Rossana (GSE)" w:date="2025-10-27T17:07:00Z" w16du:dateUtc="2025-10-27T16:07:00Z">
          <w:pPr>
            <w:pStyle w:val="Paragrafoelenco"/>
            <w:numPr>
              <w:numId w:val="610"/>
            </w:numPr>
            <w:spacing w:after="120" w:line="259" w:lineRule="auto"/>
            <w:ind w:left="360" w:hanging="360"/>
            <w:contextualSpacing w:val="0"/>
            <w:jc w:val="both"/>
          </w:pPr>
        </w:pPrChange>
      </w:pPr>
      <w:ins w:id="26198" w:author="Rosati Michele (GSE)" w:date="2025-10-24T19:13:00Z" w16du:dateUtc="2025-10-24T17:13:00Z">
        <w:r w:rsidRPr="00682E13">
          <w:rPr>
            <w:rFonts w:ascii="Calibri" w:hAnsi="Calibri" w:cs="Calibri"/>
            <w:sz w:val="22"/>
            <w:szCs w:val="22"/>
            <w:rPrChange w:id="26199" w:author="Visone Rossana (GSE)" w:date="2025-10-27T17:07:00Z" w16du:dateUtc="2025-10-27T16:07:00Z">
              <w:rPr>
                <w:rFonts w:ascii="Calibri" w:hAnsi="Calibri" w:cs="Calibri"/>
                <w:sz w:val="20"/>
                <w:szCs w:val="20"/>
              </w:rPr>
            </w:rPrChange>
          </w:rPr>
          <w:t xml:space="preserve">documentazione comune a tutte le tipologie di interventi, come specificatamente indicato nell’Allegato </w:t>
        </w:r>
        <w:r w:rsidRPr="00682E13">
          <w:rPr>
            <w:rFonts w:ascii="Calibri" w:hAnsi="Calibri" w:cs="Calibri"/>
            <w:sz w:val="22"/>
            <w:szCs w:val="22"/>
            <w:highlight w:val="yellow"/>
            <w:rPrChange w:id="26200" w:author="Visone Rossana (GSE)" w:date="2025-10-27T17:07:00Z" w16du:dateUtc="2025-10-27T16:07:00Z">
              <w:rPr>
                <w:rFonts w:ascii="Calibri" w:hAnsi="Calibri" w:cs="Calibri"/>
                <w:sz w:val="20"/>
                <w:szCs w:val="20"/>
                <w:highlight w:val="yellow"/>
              </w:rPr>
            </w:rPrChange>
          </w:rPr>
          <w:t>1</w:t>
        </w:r>
        <w:r w:rsidRPr="00682E13">
          <w:rPr>
            <w:rFonts w:ascii="Calibri" w:hAnsi="Calibri" w:cs="Calibri"/>
            <w:sz w:val="22"/>
            <w:szCs w:val="22"/>
            <w:rPrChange w:id="26201" w:author="Visone Rossana (GSE)" w:date="2025-10-27T17:07:00Z" w16du:dateUtc="2025-10-27T16:07:00Z">
              <w:rPr>
                <w:rFonts w:ascii="Calibri" w:hAnsi="Calibri" w:cs="Calibri"/>
                <w:sz w:val="20"/>
                <w:szCs w:val="20"/>
              </w:rPr>
            </w:rPrChange>
          </w:rPr>
          <w:t xml:space="preserve">; </w:t>
        </w:r>
      </w:ins>
    </w:p>
    <w:p w14:paraId="12125E65" w14:textId="3CAE48A1" w:rsidR="00133FC6" w:rsidRPr="00682E13" w:rsidRDefault="00133FC6">
      <w:pPr>
        <w:pStyle w:val="Paragrafoelenco"/>
        <w:numPr>
          <w:ilvl w:val="0"/>
          <w:numId w:val="610"/>
        </w:numPr>
        <w:spacing w:after="120" w:line="276" w:lineRule="auto"/>
        <w:contextualSpacing w:val="0"/>
        <w:jc w:val="both"/>
        <w:rPr>
          <w:ins w:id="26202" w:author="Rosati Michele (GSE)" w:date="2025-10-24T19:13:00Z" w16du:dateUtc="2025-10-24T17:13:00Z"/>
          <w:rFonts w:ascii="Calibri" w:hAnsi="Calibri" w:cs="Calibri"/>
          <w:sz w:val="22"/>
          <w:szCs w:val="22"/>
          <w:rPrChange w:id="26203" w:author="Visone Rossana (GSE)" w:date="2025-10-27T17:07:00Z" w16du:dateUtc="2025-10-27T16:07:00Z">
            <w:rPr>
              <w:ins w:id="26204" w:author="Rosati Michele (GSE)" w:date="2025-10-24T19:13:00Z" w16du:dateUtc="2025-10-24T17:13:00Z"/>
              <w:rFonts w:ascii="Calibri" w:hAnsi="Calibri" w:cs="Calibri"/>
              <w:sz w:val="20"/>
              <w:szCs w:val="20"/>
            </w:rPr>
          </w:rPrChange>
        </w:rPr>
        <w:pPrChange w:id="26205" w:author="Visone Rossana (GSE)" w:date="2025-10-27T17:07:00Z" w16du:dateUtc="2025-10-27T16:07:00Z">
          <w:pPr>
            <w:pStyle w:val="Paragrafoelenco"/>
            <w:numPr>
              <w:numId w:val="610"/>
            </w:numPr>
            <w:spacing w:after="120" w:line="259" w:lineRule="auto"/>
            <w:ind w:left="360" w:hanging="360"/>
            <w:contextualSpacing w:val="0"/>
            <w:jc w:val="both"/>
          </w:pPr>
        </w:pPrChange>
      </w:pPr>
      <w:ins w:id="26206" w:author="Rosati Michele (GSE)" w:date="2025-10-24T19:13:00Z" w16du:dateUtc="2025-10-24T17:13:00Z">
        <w:r w:rsidRPr="00682E13">
          <w:rPr>
            <w:rFonts w:ascii="Calibri" w:hAnsi="Calibri" w:cs="Calibri"/>
            <w:sz w:val="22"/>
            <w:szCs w:val="22"/>
            <w:rPrChange w:id="26207" w:author="Visone Rossana (GSE)" w:date="2025-10-27T17:07:00Z" w16du:dateUtc="2025-10-27T16:07:00Z">
              <w:rPr>
                <w:rFonts w:ascii="Calibri" w:hAnsi="Calibri" w:cs="Calibri"/>
                <w:sz w:val="20"/>
                <w:szCs w:val="20"/>
              </w:rPr>
            </w:rPrChange>
          </w:rPr>
          <w:t>per gli interventi che prevedono l’installazione di sistemi ibridi factory made con</w:t>
        </w:r>
        <w:del w:id="26208" w:author="Visone Rossana (GSE)" w:date="2025-10-27T17:07:00Z" w16du:dateUtc="2025-10-27T16:07:00Z">
          <w:r w:rsidRPr="00682E13" w:rsidDel="00682E13">
            <w:rPr>
              <w:rFonts w:ascii="Calibri" w:hAnsi="Calibri" w:cs="Calibri"/>
              <w:sz w:val="22"/>
              <w:szCs w:val="22"/>
              <w:rPrChange w:id="26209" w:author="Visone Rossana (GSE)" w:date="2025-10-27T17:07:00Z" w16du:dateUtc="2025-10-27T16:07:00Z">
                <w:rPr>
                  <w:rFonts w:ascii="Calibri" w:hAnsi="Calibri" w:cs="Calibri"/>
                  <w:sz w:val="20"/>
                  <w:szCs w:val="20"/>
                </w:rPr>
              </w:rPrChange>
            </w:rPr>
            <w:delText xml:space="preserve"> </w:delText>
          </w:r>
        </w:del>
        <w:r w:rsidRPr="00682E13">
          <w:rPr>
            <w:rFonts w:ascii="Calibri" w:hAnsi="Calibri" w:cs="Calibri"/>
            <w:sz w:val="22"/>
            <w:szCs w:val="22"/>
            <w:rPrChange w:id="26210" w:author="Visone Rossana (GSE)" w:date="2025-10-27T17:07:00Z" w16du:dateUtc="2025-10-27T16:07:00Z">
              <w:rPr>
                <w:rFonts w:ascii="Calibri" w:hAnsi="Calibri" w:cs="Calibri"/>
                <w:sz w:val="20"/>
                <w:szCs w:val="20"/>
              </w:rPr>
            </w:rPrChange>
          </w:rPr>
          <w:t xml:space="preserve"> gruppo funzionale a condensazione di potenza termica nominale ≤ 35 kW, non ricompresi nel Catalogo, l’asseverazione di un tecnico abilitato non è obbligatoria; in questo caso è sufficiente una certificazione del produttore degli elementi impiegati che attesti il rispetto dei requisiti minimi previsti dal Decreto e dalle relative Regole Applicative </w:t>
        </w:r>
        <w:r w:rsidRPr="00682E13">
          <w:rPr>
            <w:rFonts w:ascii="Calibri" w:hAnsi="Calibri" w:cs="Calibri"/>
            <w:sz w:val="22"/>
            <w:szCs w:val="22"/>
            <w:highlight w:val="yellow"/>
            <w:rPrChange w:id="26211" w:author="Visone Rossana (GSE)" w:date="2025-10-27T17:07:00Z" w16du:dateUtc="2025-10-27T16:07:00Z">
              <w:rPr>
                <w:rFonts w:ascii="Calibri" w:hAnsi="Calibri" w:cs="Calibri"/>
                <w:sz w:val="20"/>
                <w:szCs w:val="20"/>
                <w:highlight w:val="yellow"/>
              </w:rPr>
            </w:rPrChange>
          </w:rPr>
          <w:t>per interventi con incentivo superiore a 3.500 euro;</w:t>
        </w:r>
        <w:r w:rsidRPr="00682E13">
          <w:rPr>
            <w:rFonts w:ascii="Calibri" w:hAnsi="Calibri" w:cs="Calibri"/>
            <w:sz w:val="22"/>
            <w:szCs w:val="22"/>
            <w:rPrChange w:id="26212" w:author="Visone Rossana (GSE)" w:date="2025-10-27T17:07:00Z" w16du:dateUtc="2025-10-27T16:07:00Z">
              <w:rPr>
                <w:rFonts w:ascii="Calibri" w:hAnsi="Calibri" w:cs="Calibri"/>
                <w:sz w:val="20"/>
                <w:szCs w:val="20"/>
              </w:rPr>
            </w:rPrChange>
          </w:rPr>
          <w:t xml:space="preserve"> </w:t>
        </w:r>
      </w:ins>
    </w:p>
    <w:p w14:paraId="65BC0335" w14:textId="77777777" w:rsidR="00133FC6" w:rsidRPr="00682E13" w:rsidRDefault="00133FC6">
      <w:pPr>
        <w:pStyle w:val="Paragrafoelenco"/>
        <w:numPr>
          <w:ilvl w:val="0"/>
          <w:numId w:val="610"/>
        </w:numPr>
        <w:spacing w:after="120" w:line="276" w:lineRule="auto"/>
        <w:contextualSpacing w:val="0"/>
        <w:jc w:val="both"/>
        <w:rPr>
          <w:ins w:id="26213" w:author="Rosati Michele (GSE)" w:date="2025-10-24T19:13:00Z" w16du:dateUtc="2025-10-24T17:13:00Z"/>
          <w:rFonts w:ascii="Calibri" w:hAnsi="Calibri" w:cs="Calibri"/>
          <w:sz w:val="22"/>
          <w:szCs w:val="22"/>
          <w:rPrChange w:id="26214" w:author="Visone Rossana (GSE)" w:date="2025-10-27T17:07:00Z" w16du:dateUtc="2025-10-27T16:07:00Z">
            <w:rPr>
              <w:ins w:id="26215" w:author="Rosati Michele (GSE)" w:date="2025-10-24T19:13:00Z" w16du:dateUtc="2025-10-24T17:13:00Z"/>
              <w:rFonts w:ascii="Calibri" w:hAnsi="Calibri" w:cs="Calibri"/>
              <w:sz w:val="20"/>
              <w:szCs w:val="20"/>
            </w:rPr>
          </w:rPrChange>
        </w:rPr>
        <w:pPrChange w:id="26216" w:author="Visone Rossana (GSE)" w:date="2025-10-27T17:07:00Z" w16du:dateUtc="2025-10-27T16:07:00Z">
          <w:pPr>
            <w:pStyle w:val="Paragrafoelenco"/>
            <w:numPr>
              <w:numId w:val="610"/>
            </w:numPr>
            <w:spacing w:after="120" w:line="259" w:lineRule="auto"/>
            <w:ind w:left="360" w:hanging="360"/>
            <w:contextualSpacing w:val="0"/>
            <w:jc w:val="both"/>
          </w:pPr>
        </w:pPrChange>
      </w:pPr>
      <w:ins w:id="26217" w:author="Rosati Michele (GSE)" w:date="2025-10-24T19:13:00Z" w16du:dateUtc="2025-10-24T17:13:00Z">
        <w:r w:rsidRPr="00682E13">
          <w:rPr>
            <w:rFonts w:ascii="Calibri" w:hAnsi="Calibri" w:cs="Calibri"/>
            <w:sz w:val="22"/>
            <w:szCs w:val="22"/>
            <w:rPrChange w:id="26218" w:author="Visone Rossana (GSE)" w:date="2025-10-27T17:07:00Z" w16du:dateUtc="2025-10-27T16:07:00Z">
              <w:rPr>
                <w:rFonts w:ascii="Calibri" w:hAnsi="Calibri" w:cs="Calibri"/>
                <w:sz w:val="20"/>
                <w:szCs w:val="20"/>
              </w:rPr>
            </w:rPrChange>
          </w:rPr>
          <w:t xml:space="preserve">per gli interventi che prevedono l’installazione di sistemi ibridi factory made con gruppo funzionale a condensazione di potenza termica nominale &gt; 35 kW, l’asseverazione di un tecnico abilitato secondo quanto indicato nel paragrafo </w:t>
        </w:r>
        <w:r w:rsidRPr="00682E13">
          <w:rPr>
            <w:rFonts w:ascii="Calibri" w:hAnsi="Calibri" w:cs="Calibri"/>
            <w:sz w:val="22"/>
            <w:szCs w:val="22"/>
            <w:highlight w:val="yellow"/>
            <w:rPrChange w:id="26219" w:author="Visone Rossana (GSE)" w:date="2025-10-27T17:07:00Z" w16du:dateUtc="2025-10-27T16:07:00Z">
              <w:rPr>
                <w:rFonts w:ascii="Calibri" w:hAnsi="Calibri" w:cs="Calibri"/>
                <w:sz w:val="20"/>
                <w:szCs w:val="20"/>
                <w:highlight w:val="yellow"/>
              </w:rPr>
            </w:rPrChange>
          </w:rPr>
          <w:t>X.Y</w:t>
        </w:r>
        <w:r w:rsidRPr="00682E13">
          <w:rPr>
            <w:rFonts w:ascii="Calibri" w:hAnsi="Calibri" w:cs="Calibri"/>
            <w:sz w:val="22"/>
            <w:szCs w:val="22"/>
            <w:rPrChange w:id="26220" w:author="Visone Rossana (GSE)" w:date="2025-10-27T17:07:00Z" w16du:dateUtc="2025-10-27T16:07:00Z">
              <w:rPr>
                <w:rFonts w:ascii="Calibri" w:hAnsi="Calibri" w:cs="Calibri"/>
                <w:sz w:val="20"/>
                <w:szCs w:val="20"/>
              </w:rPr>
            </w:rPrChange>
          </w:rPr>
          <w:t xml:space="preserve">, più una certificazione del produttore degli elementi impiegati che attesti il rispetto dei requisiti minimi previsti dal Decreto e dalle relative Regole Applicative </w:t>
        </w:r>
        <w:r w:rsidRPr="00682E13">
          <w:rPr>
            <w:rFonts w:ascii="Calibri" w:hAnsi="Calibri" w:cs="Calibri"/>
            <w:sz w:val="22"/>
            <w:szCs w:val="22"/>
            <w:highlight w:val="yellow"/>
            <w:rPrChange w:id="26221" w:author="Visone Rossana (GSE)" w:date="2025-10-27T17:07:00Z" w16du:dateUtc="2025-10-27T16:07:00Z">
              <w:rPr>
                <w:rFonts w:ascii="Calibri" w:hAnsi="Calibri" w:cs="Calibri"/>
                <w:sz w:val="20"/>
                <w:szCs w:val="20"/>
                <w:highlight w:val="yellow"/>
              </w:rPr>
            </w:rPrChange>
          </w:rPr>
          <w:t>per interventi con incentivo superiore a 3.500 euro</w:t>
        </w:r>
        <w:r w:rsidRPr="00682E13">
          <w:rPr>
            <w:rFonts w:ascii="Calibri" w:hAnsi="Calibri" w:cs="Calibri"/>
            <w:sz w:val="22"/>
            <w:szCs w:val="22"/>
            <w:rPrChange w:id="26222" w:author="Visone Rossana (GSE)" w:date="2025-10-27T17:07:00Z" w16du:dateUtc="2025-10-27T16:07:00Z">
              <w:rPr>
                <w:rFonts w:ascii="Calibri" w:hAnsi="Calibri" w:cs="Calibri"/>
                <w:sz w:val="20"/>
                <w:szCs w:val="20"/>
              </w:rPr>
            </w:rPrChange>
          </w:rPr>
          <w:t>;</w:t>
        </w:r>
      </w:ins>
    </w:p>
    <w:p w14:paraId="78D40322" w14:textId="77777777" w:rsidR="00133FC6" w:rsidRPr="00682E13" w:rsidRDefault="00133FC6">
      <w:pPr>
        <w:pStyle w:val="Paragrafoelenco"/>
        <w:numPr>
          <w:ilvl w:val="0"/>
          <w:numId w:val="610"/>
        </w:numPr>
        <w:spacing w:after="120" w:line="276" w:lineRule="auto"/>
        <w:contextualSpacing w:val="0"/>
        <w:jc w:val="both"/>
        <w:rPr>
          <w:ins w:id="26223" w:author="Rosati Michele (GSE)" w:date="2025-10-24T19:13:00Z" w16du:dateUtc="2025-10-24T17:13:00Z"/>
          <w:rFonts w:ascii="Calibri" w:hAnsi="Calibri" w:cs="Calibri"/>
          <w:sz w:val="22"/>
          <w:szCs w:val="22"/>
          <w:rPrChange w:id="26224" w:author="Visone Rossana (GSE)" w:date="2025-10-27T17:07:00Z" w16du:dateUtc="2025-10-27T16:07:00Z">
            <w:rPr>
              <w:ins w:id="26225" w:author="Rosati Michele (GSE)" w:date="2025-10-24T19:13:00Z" w16du:dateUtc="2025-10-24T17:13:00Z"/>
              <w:rFonts w:ascii="Calibri" w:hAnsi="Calibri" w:cs="Calibri"/>
              <w:sz w:val="20"/>
              <w:szCs w:val="20"/>
            </w:rPr>
          </w:rPrChange>
        </w:rPr>
        <w:pPrChange w:id="26226" w:author="Visone Rossana (GSE)" w:date="2025-10-27T17:07:00Z" w16du:dateUtc="2025-10-27T16:07:00Z">
          <w:pPr>
            <w:pStyle w:val="Paragrafoelenco"/>
            <w:numPr>
              <w:numId w:val="610"/>
            </w:numPr>
            <w:spacing w:after="120" w:line="259" w:lineRule="auto"/>
            <w:ind w:left="360" w:hanging="360"/>
            <w:contextualSpacing w:val="0"/>
            <w:jc w:val="both"/>
          </w:pPr>
        </w:pPrChange>
      </w:pPr>
      <w:ins w:id="26227" w:author="Rosati Michele (GSE)" w:date="2025-10-24T19:13:00Z" w16du:dateUtc="2025-10-24T17:13:00Z">
        <w:r w:rsidRPr="00682E13">
          <w:rPr>
            <w:rFonts w:ascii="Calibri" w:hAnsi="Calibri" w:cs="Calibri"/>
            <w:sz w:val="22"/>
            <w:szCs w:val="22"/>
            <w:rPrChange w:id="26228" w:author="Visone Rossana (GSE)" w:date="2025-10-27T17:07:00Z" w16du:dateUtc="2025-10-27T16:07:00Z">
              <w:rPr>
                <w:rFonts w:ascii="Calibri" w:hAnsi="Calibri" w:cs="Calibri"/>
                <w:sz w:val="20"/>
                <w:szCs w:val="20"/>
              </w:rPr>
            </w:rPrChange>
          </w:rPr>
          <w:t xml:space="preserve">per gli interventi che prevedono l’installazione di sistemi bivalenti o add on, indipendentemente dalla potenza installata, l’asseverazione di un tecnico abilitato secondo quanto indicato nel paragrafo </w:t>
        </w:r>
        <w:r w:rsidRPr="00682E13">
          <w:rPr>
            <w:rFonts w:ascii="Calibri" w:hAnsi="Calibri" w:cs="Calibri"/>
            <w:sz w:val="22"/>
            <w:szCs w:val="22"/>
            <w:highlight w:val="yellow"/>
            <w:rPrChange w:id="26229" w:author="Visone Rossana (GSE)" w:date="2025-10-27T17:07:00Z" w16du:dateUtc="2025-10-27T16:07:00Z">
              <w:rPr>
                <w:rFonts w:ascii="Calibri" w:hAnsi="Calibri" w:cs="Calibri"/>
                <w:sz w:val="20"/>
                <w:szCs w:val="20"/>
                <w:highlight w:val="yellow"/>
              </w:rPr>
            </w:rPrChange>
          </w:rPr>
          <w:t>X.Y</w:t>
        </w:r>
        <w:r w:rsidRPr="00682E13">
          <w:rPr>
            <w:rFonts w:ascii="Calibri" w:hAnsi="Calibri" w:cs="Calibri"/>
            <w:sz w:val="22"/>
            <w:szCs w:val="22"/>
            <w:rPrChange w:id="26230" w:author="Visone Rossana (GSE)" w:date="2025-10-27T17:07:00Z" w16du:dateUtc="2025-10-27T16:07:00Z">
              <w:rPr>
                <w:rFonts w:ascii="Calibri" w:hAnsi="Calibri" w:cs="Calibri"/>
                <w:sz w:val="20"/>
                <w:szCs w:val="20"/>
              </w:rPr>
            </w:rPrChange>
          </w:rPr>
          <w:t xml:space="preserve"> e attestante i requisiti comuni e specifici per la tipologia, di cui ai paragrafi 9.10.2. Inoltre, se non ricompresi nel catalogo, una certificazione del produttore degli elementi impiegati che attesti il rispetto dei requisiti minimi previsti dal Decreto e dalle relative Regole Applicative </w:t>
        </w:r>
        <w:r w:rsidRPr="00682E13">
          <w:rPr>
            <w:rFonts w:ascii="Calibri" w:hAnsi="Calibri" w:cs="Calibri"/>
            <w:sz w:val="22"/>
            <w:szCs w:val="22"/>
            <w:highlight w:val="yellow"/>
            <w:rPrChange w:id="26231" w:author="Visone Rossana (GSE)" w:date="2025-10-27T17:07:00Z" w16du:dateUtc="2025-10-27T16:07:00Z">
              <w:rPr>
                <w:rFonts w:ascii="Calibri" w:hAnsi="Calibri" w:cs="Calibri"/>
                <w:sz w:val="20"/>
                <w:szCs w:val="20"/>
                <w:highlight w:val="yellow"/>
              </w:rPr>
            </w:rPrChange>
          </w:rPr>
          <w:t>per interventi con incentivo superiore a 3.500 euro</w:t>
        </w:r>
        <w:r w:rsidRPr="00682E13">
          <w:rPr>
            <w:rFonts w:ascii="Calibri" w:hAnsi="Calibri" w:cs="Calibri"/>
            <w:sz w:val="22"/>
            <w:szCs w:val="22"/>
            <w:rPrChange w:id="26232" w:author="Visone Rossana (GSE)" w:date="2025-10-27T17:07:00Z" w16du:dateUtc="2025-10-27T16:07:00Z">
              <w:rPr>
                <w:rFonts w:ascii="Calibri" w:hAnsi="Calibri" w:cs="Calibri"/>
                <w:sz w:val="20"/>
                <w:szCs w:val="20"/>
              </w:rPr>
            </w:rPrChange>
          </w:rPr>
          <w:t xml:space="preserve">; </w:t>
        </w:r>
      </w:ins>
    </w:p>
    <w:p w14:paraId="78892B5B" w14:textId="77777777" w:rsidR="00133FC6" w:rsidRPr="00682E13" w:rsidRDefault="00133FC6">
      <w:pPr>
        <w:pStyle w:val="Paragrafoelenco"/>
        <w:numPr>
          <w:ilvl w:val="0"/>
          <w:numId w:val="610"/>
        </w:numPr>
        <w:spacing w:after="120" w:line="276" w:lineRule="auto"/>
        <w:contextualSpacing w:val="0"/>
        <w:jc w:val="both"/>
        <w:rPr>
          <w:ins w:id="26233" w:author="Rosati Michele (GSE)" w:date="2025-10-24T19:13:00Z" w16du:dateUtc="2025-10-24T17:13:00Z"/>
          <w:rFonts w:ascii="Calibri" w:hAnsi="Calibri" w:cs="Calibri"/>
          <w:sz w:val="22"/>
          <w:szCs w:val="22"/>
          <w:rPrChange w:id="26234" w:author="Visone Rossana (GSE)" w:date="2025-10-27T17:07:00Z" w16du:dateUtc="2025-10-27T16:07:00Z">
            <w:rPr>
              <w:ins w:id="26235" w:author="Rosati Michele (GSE)" w:date="2025-10-24T19:13:00Z" w16du:dateUtc="2025-10-24T17:13:00Z"/>
              <w:rFonts w:ascii="Calibri" w:hAnsi="Calibri" w:cs="Calibri"/>
              <w:sz w:val="20"/>
              <w:szCs w:val="20"/>
            </w:rPr>
          </w:rPrChange>
        </w:rPr>
        <w:pPrChange w:id="26236" w:author="Visone Rossana (GSE)" w:date="2025-10-27T17:07:00Z" w16du:dateUtc="2025-10-27T16:07:00Z">
          <w:pPr>
            <w:pStyle w:val="Paragrafoelenco"/>
            <w:numPr>
              <w:numId w:val="610"/>
            </w:numPr>
            <w:spacing w:after="120" w:line="259" w:lineRule="auto"/>
            <w:ind w:left="360" w:hanging="360"/>
            <w:contextualSpacing w:val="0"/>
            <w:jc w:val="both"/>
          </w:pPr>
        </w:pPrChange>
      </w:pPr>
      <w:ins w:id="26237" w:author="Rosati Michele (GSE)" w:date="2025-10-24T19:13:00Z" w16du:dateUtc="2025-10-24T17:13:00Z">
        <w:r w:rsidRPr="00682E13">
          <w:rPr>
            <w:rFonts w:ascii="Calibri" w:hAnsi="Calibri" w:cs="Calibri"/>
            <w:sz w:val="22"/>
            <w:szCs w:val="22"/>
            <w:rPrChange w:id="26238" w:author="Visone Rossana (GSE)" w:date="2025-10-27T17:07:00Z" w16du:dateUtc="2025-10-27T16:07:00Z">
              <w:rPr>
                <w:rFonts w:ascii="Calibri" w:hAnsi="Calibri" w:cs="Calibri"/>
                <w:sz w:val="20"/>
                <w:szCs w:val="20"/>
              </w:rPr>
            </w:rPrChange>
          </w:rPr>
          <w:lastRenderedPageBreak/>
          <w:t xml:space="preserve">nel caso di installazione di un sistema avente potenza termica nominale maggiore o uguale a 100 kWt, relazione tecnica di progetto, timbrata e firmata dal progettista, corredata degli schemi funzionali d’impianto (per impianti geotermici </w:t>
        </w:r>
        <w:r w:rsidRPr="00682E13">
          <w:rPr>
            <w:rFonts w:ascii="Calibri" w:hAnsi="Calibri" w:cs="Calibri"/>
            <w:sz w:val="22"/>
            <w:szCs w:val="22"/>
            <w:highlight w:val="yellow"/>
            <w:rPrChange w:id="26239" w:author="Visone Rossana (GSE)" w:date="2025-10-27T17:07:00Z" w16du:dateUtc="2025-10-27T16:07:00Z">
              <w:rPr>
                <w:rFonts w:ascii="Calibri" w:hAnsi="Calibri" w:cs="Calibri"/>
                <w:sz w:val="20"/>
                <w:szCs w:val="20"/>
                <w:highlight w:val="yellow"/>
              </w:rPr>
            </w:rPrChange>
          </w:rPr>
          <w:t>e idrotermici</w:t>
        </w:r>
        <w:r w:rsidRPr="00682E13">
          <w:rPr>
            <w:rFonts w:ascii="Calibri" w:hAnsi="Calibri" w:cs="Calibri"/>
            <w:sz w:val="22"/>
            <w:szCs w:val="22"/>
            <w:rPrChange w:id="26240" w:author="Visone Rossana (GSE)" w:date="2025-10-27T17:07:00Z" w16du:dateUtc="2025-10-27T16:07:00Z">
              <w:rPr>
                <w:rFonts w:ascii="Calibri" w:hAnsi="Calibri" w:cs="Calibri"/>
                <w:sz w:val="20"/>
                <w:szCs w:val="20"/>
              </w:rPr>
            </w:rPrChange>
          </w:rPr>
          <w:t xml:space="preserve"> anche lo schema di posizionamento delle sonde); </w:t>
        </w:r>
      </w:ins>
    </w:p>
    <w:p w14:paraId="41513393" w14:textId="77777777" w:rsidR="00133FC6" w:rsidRPr="00682E13" w:rsidRDefault="00133FC6">
      <w:pPr>
        <w:pStyle w:val="Paragrafoelenco"/>
        <w:numPr>
          <w:ilvl w:val="0"/>
          <w:numId w:val="610"/>
        </w:numPr>
        <w:spacing w:after="120" w:line="276" w:lineRule="auto"/>
        <w:contextualSpacing w:val="0"/>
        <w:jc w:val="both"/>
        <w:rPr>
          <w:ins w:id="26241" w:author="Rosati Michele (GSE)" w:date="2025-10-24T19:13:00Z" w16du:dateUtc="2025-10-24T17:13:00Z"/>
          <w:rFonts w:ascii="Calibri" w:hAnsi="Calibri" w:cs="Calibri"/>
          <w:sz w:val="22"/>
          <w:szCs w:val="22"/>
          <w:rPrChange w:id="26242" w:author="Visone Rossana (GSE)" w:date="2025-10-27T17:07:00Z" w16du:dateUtc="2025-10-27T16:07:00Z">
            <w:rPr>
              <w:ins w:id="26243" w:author="Rosati Michele (GSE)" w:date="2025-10-24T19:13:00Z" w16du:dateUtc="2025-10-24T17:13:00Z"/>
              <w:rFonts w:ascii="Calibri" w:hAnsi="Calibri" w:cs="Calibri"/>
              <w:sz w:val="20"/>
              <w:szCs w:val="20"/>
            </w:rPr>
          </w:rPrChange>
        </w:rPr>
        <w:pPrChange w:id="26244" w:author="Visone Rossana (GSE)" w:date="2025-10-27T17:07:00Z" w16du:dateUtc="2025-10-27T16:07:00Z">
          <w:pPr>
            <w:pStyle w:val="Paragrafoelenco"/>
            <w:numPr>
              <w:numId w:val="610"/>
            </w:numPr>
            <w:spacing w:after="120" w:line="259" w:lineRule="auto"/>
            <w:ind w:left="360" w:hanging="360"/>
            <w:contextualSpacing w:val="0"/>
            <w:jc w:val="both"/>
          </w:pPr>
        </w:pPrChange>
      </w:pPr>
      <w:ins w:id="26245" w:author="Rosati Michele (GSE)" w:date="2025-10-24T19:13:00Z" w16du:dateUtc="2025-10-24T17:13:00Z">
        <w:r w:rsidRPr="00682E13">
          <w:rPr>
            <w:rFonts w:ascii="Calibri" w:hAnsi="Calibri" w:cs="Calibri"/>
            <w:sz w:val="22"/>
            <w:szCs w:val="22"/>
            <w:rPrChange w:id="26246" w:author="Visone Rossana (GSE)" w:date="2025-10-27T17:07:00Z" w16du:dateUtc="2025-10-27T16:07:00Z">
              <w:rPr>
                <w:rFonts w:ascii="Calibri" w:hAnsi="Calibri" w:cs="Calibri"/>
                <w:sz w:val="20"/>
                <w:szCs w:val="20"/>
              </w:rPr>
            </w:rPrChange>
          </w:rPr>
          <w:t xml:space="preserve">documentazione fotografica attestante l’intervento, raccolta in documento elettronico in formato PDF con un numero minimo di 7 foto riportanti: </w:t>
        </w:r>
      </w:ins>
    </w:p>
    <w:p w14:paraId="63346F6F" w14:textId="77777777" w:rsidR="00133FC6" w:rsidRPr="00682E13" w:rsidRDefault="00133FC6">
      <w:pPr>
        <w:pStyle w:val="Paragrafoelenco"/>
        <w:numPr>
          <w:ilvl w:val="1"/>
          <w:numId w:val="610"/>
        </w:numPr>
        <w:spacing w:after="120" w:line="276" w:lineRule="auto"/>
        <w:ind w:left="851"/>
        <w:contextualSpacing w:val="0"/>
        <w:jc w:val="both"/>
        <w:rPr>
          <w:ins w:id="26247" w:author="Rosati Michele (GSE)" w:date="2025-10-24T19:13:00Z" w16du:dateUtc="2025-10-24T17:13:00Z"/>
          <w:rFonts w:ascii="Calibri" w:hAnsi="Calibri" w:cs="Calibri"/>
          <w:sz w:val="22"/>
          <w:szCs w:val="22"/>
          <w:rPrChange w:id="26248" w:author="Visone Rossana (GSE)" w:date="2025-10-27T17:07:00Z" w16du:dateUtc="2025-10-27T16:07:00Z">
            <w:rPr>
              <w:ins w:id="26249" w:author="Rosati Michele (GSE)" w:date="2025-10-24T19:13:00Z" w16du:dateUtc="2025-10-24T17:13:00Z"/>
              <w:rFonts w:ascii="Calibri" w:hAnsi="Calibri" w:cs="Calibri"/>
              <w:sz w:val="20"/>
              <w:szCs w:val="20"/>
            </w:rPr>
          </w:rPrChange>
        </w:rPr>
        <w:pPrChange w:id="26250" w:author="Visone Rossana (GSE)" w:date="2025-10-27T17:07:00Z" w16du:dateUtc="2025-10-27T16:07:00Z">
          <w:pPr>
            <w:pStyle w:val="Paragrafoelenco"/>
            <w:numPr>
              <w:ilvl w:val="1"/>
              <w:numId w:val="610"/>
            </w:numPr>
            <w:spacing w:after="120" w:line="259" w:lineRule="auto"/>
            <w:ind w:left="851" w:hanging="360"/>
            <w:contextualSpacing w:val="0"/>
            <w:jc w:val="both"/>
          </w:pPr>
        </w:pPrChange>
      </w:pPr>
      <w:ins w:id="26251" w:author="Rosati Michele (GSE)" w:date="2025-10-24T19:13:00Z" w16du:dateUtc="2025-10-24T17:13:00Z">
        <w:r w:rsidRPr="00682E13">
          <w:rPr>
            <w:rFonts w:ascii="Calibri" w:hAnsi="Calibri" w:cs="Calibri"/>
            <w:sz w:val="22"/>
            <w:szCs w:val="22"/>
            <w:rPrChange w:id="26252" w:author="Visone Rossana (GSE)" w:date="2025-10-27T17:07:00Z" w16du:dateUtc="2025-10-27T16:07:00Z">
              <w:rPr>
                <w:rFonts w:ascii="Calibri" w:hAnsi="Calibri" w:cs="Calibri"/>
                <w:sz w:val="20"/>
                <w:szCs w:val="20"/>
              </w:rPr>
            </w:rPrChange>
          </w:rPr>
          <w:t xml:space="preserve">le targhe dei generatori sostituiti e installati (di ciascuna delle unità che costituiscono i generatori ivi compresa la targa del generatore nel sistema add on).; </w:t>
        </w:r>
      </w:ins>
    </w:p>
    <w:p w14:paraId="6DA3D7C7" w14:textId="77777777" w:rsidR="00133FC6" w:rsidRPr="00682E13" w:rsidRDefault="00133FC6">
      <w:pPr>
        <w:pStyle w:val="Paragrafoelenco"/>
        <w:numPr>
          <w:ilvl w:val="1"/>
          <w:numId w:val="610"/>
        </w:numPr>
        <w:spacing w:after="120" w:line="276" w:lineRule="auto"/>
        <w:ind w:left="851"/>
        <w:contextualSpacing w:val="0"/>
        <w:jc w:val="both"/>
        <w:rPr>
          <w:ins w:id="26253" w:author="Rosati Michele (GSE)" w:date="2025-10-24T19:13:00Z" w16du:dateUtc="2025-10-24T17:13:00Z"/>
          <w:rFonts w:ascii="Calibri" w:hAnsi="Calibri" w:cs="Calibri"/>
          <w:sz w:val="22"/>
          <w:szCs w:val="22"/>
          <w:rPrChange w:id="26254" w:author="Visone Rossana (GSE)" w:date="2025-10-27T17:07:00Z" w16du:dateUtc="2025-10-27T16:07:00Z">
            <w:rPr>
              <w:ins w:id="26255" w:author="Rosati Michele (GSE)" w:date="2025-10-24T19:13:00Z" w16du:dateUtc="2025-10-24T17:13:00Z"/>
              <w:rFonts w:ascii="Calibri" w:hAnsi="Calibri" w:cs="Calibri"/>
              <w:sz w:val="20"/>
              <w:szCs w:val="20"/>
            </w:rPr>
          </w:rPrChange>
        </w:rPr>
        <w:pPrChange w:id="26256" w:author="Visone Rossana (GSE)" w:date="2025-10-27T17:07:00Z" w16du:dateUtc="2025-10-27T16:07:00Z">
          <w:pPr>
            <w:pStyle w:val="Paragrafoelenco"/>
            <w:numPr>
              <w:ilvl w:val="1"/>
              <w:numId w:val="610"/>
            </w:numPr>
            <w:spacing w:after="120" w:line="259" w:lineRule="auto"/>
            <w:ind w:left="851" w:hanging="360"/>
            <w:contextualSpacing w:val="0"/>
            <w:jc w:val="both"/>
          </w:pPr>
        </w:pPrChange>
      </w:pPr>
      <w:ins w:id="26257" w:author="Rosati Michele (GSE)" w:date="2025-10-24T19:13:00Z" w16du:dateUtc="2025-10-24T17:13:00Z">
        <w:r w:rsidRPr="00682E13">
          <w:rPr>
            <w:rFonts w:ascii="Calibri" w:hAnsi="Calibri" w:cs="Calibri"/>
            <w:sz w:val="22"/>
            <w:szCs w:val="22"/>
            <w:rPrChange w:id="26258" w:author="Visone Rossana (GSE)" w:date="2025-10-27T17:07:00Z" w16du:dateUtc="2025-10-27T16:07:00Z">
              <w:rPr>
                <w:rFonts w:ascii="Calibri" w:hAnsi="Calibri" w:cs="Calibri"/>
                <w:sz w:val="20"/>
                <w:szCs w:val="20"/>
              </w:rPr>
            </w:rPrChange>
          </w:rPr>
          <w:t xml:space="preserve">i generatori sostituiti e installati; </w:t>
        </w:r>
      </w:ins>
    </w:p>
    <w:p w14:paraId="4199E10F" w14:textId="77777777" w:rsidR="00133FC6" w:rsidRPr="00682E13" w:rsidRDefault="00133FC6">
      <w:pPr>
        <w:pStyle w:val="Paragrafoelenco"/>
        <w:numPr>
          <w:ilvl w:val="1"/>
          <w:numId w:val="610"/>
        </w:numPr>
        <w:spacing w:after="120" w:line="276" w:lineRule="auto"/>
        <w:ind w:left="851"/>
        <w:contextualSpacing w:val="0"/>
        <w:jc w:val="both"/>
        <w:rPr>
          <w:ins w:id="26259" w:author="Rosati Michele (GSE)" w:date="2025-10-24T19:13:00Z" w16du:dateUtc="2025-10-24T17:13:00Z"/>
          <w:rFonts w:ascii="Calibri" w:hAnsi="Calibri" w:cs="Calibri"/>
          <w:sz w:val="22"/>
          <w:szCs w:val="22"/>
          <w:rPrChange w:id="26260" w:author="Visone Rossana (GSE)" w:date="2025-10-27T17:07:00Z" w16du:dateUtc="2025-10-27T16:07:00Z">
            <w:rPr>
              <w:ins w:id="26261" w:author="Rosati Michele (GSE)" w:date="2025-10-24T19:13:00Z" w16du:dateUtc="2025-10-24T17:13:00Z"/>
              <w:rFonts w:ascii="Calibri" w:hAnsi="Calibri" w:cs="Calibri"/>
              <w:sz w:val="20"/>
              <w:szCs w:val="20"/>
            </w:rPr>
          </w:rPrChange>
        </w:rPr>
        <w:pPrChange w:id="26262" w:author="Visone Rossana (GSE)" w:date="2025-10-27T17:07:00Z" w16du:dateUtc="2025-10-27T16:07:00Z">
          <w:pPr>
            <w:pStyle w:val="Paragrafoelenco"/>
            <w:numPr>
              <w:ilvl w:val="1"/>
              <w:numId w:val="610"/>
            </w:numPr>
            <w:spacing w:after="120" w:line="259" w:lineRule="auto"/>
            <w:ind w:left="851" w:hanging="360"/>
            <w:contextualSpacing w:val="0"/>
            <w:jc w:val="both"/>
          </w:pPr>
        </w:pPrChange>
      </w:pPr>
      <w:ins w:id="26263" w:author="Rosati Michele (GSE)" w:date="2025-10-24T19:13:00Z" w16du:dateUtc="2025-10-24T17:13:00Z">
        <w:r w:rsidRPr="00682E13">
          <w:rPr>
            <w:rFonts w:ascii="Calibri" w:hAnsi="Calibri" w:cs="Calibri"/>
            <w:sz w:val="22"/>
            <w:szCs w:val="22"/>
            <w:rPrChange w:id="26264" w:author="Visone Rossana (GSE)" w:date="2025-10-27T17:07:00Z" w16du:dateUtc="2025-10-27T16:07:00Z">
              <w:rPr>
                <w:rFonts w:ascii="Calibri" w:hAnsi="Calibri" w:cs="Calibri"/>
                <w:sz w:val="20"/>
                <w:szCs w:val="20"/>
              </w:rPr>
            </w:rPrChange>
          </w:rPr>
          <w:t xml:space="preserve">la centrale termica, o il locale di installazione, </w:t>
        </w:r>
        <w:r w:rsidRPr="00682E13">
          <w:rPr>
            <w:rFonts w:ascii="Calibri" w:hAnsi="Calibri" w:cs="Calibri"/>
            <w:i/>
            <w:iCs/>
            <w:sz w:val="22"/>
            <w:szCs w:val="22"/>
            <w:rPrChange w:id="26265" w:author="Visone Rossana (GSE)" w:date="2025-10-27T17:07:00Z" w16du:dateUtc="2025-10-27T16:07:00Z">
              <w:rPr>
                <w:rFonts w:ascii="Calibri" w:hAnsi="Calibri" w:cs="Calibri"/>
                <w:i/>
                <w:iCs/>
                <w:sz w:val="20"/>
                <w:szCs w:val="20"/>
              </w:rPr>
            </w:rPrChange>
          </w:rPr>
          <w:t xml:space="preserve">ante-operam </w:t>
        </w:r>
        <w:r w:rsidRPr="00682E13">
          <w:rPr>
            <w:rFonts w:ascii="Calibri" w:hAnsi="Calibri" w:cs="Calibri"/>
            <w:sz w:val="22"/>
            <w:szCs w:val="22"/>
            <w:rPrChange w:id="26266" w:author="Visone Rossana (GSE)" w:date="2025-10-27T17:07:00Z" w16du:dateUtc="2025-10-27T16:07:00Z">
              <w:rPr>
                <w:rFonts w:ascii="Calibri" w:hAnsi="Calibri" w:cs="Calibri"/>
                <w:sz w:val="20"/>
                <w:szCs w:val="20"/>
              </w:rPr>
            </w:rPrChange>
          </w:rPr>
          <w:t xml:space="preserve">(presente il generatore sostituito) e </w:t>
        </w:r>
        <w:r w:rsidRPr="00682E13">
          <w:rPr>
            <w:rFonts w:ascii="Calibri" w:hAnsi="Calibri" w:cs="Calibri"/>
            <w:i/>
            <w:iCs/>
            <w:sz w:val="22"/>
            <w:szCs w:val="22"/>
            <w:rPrChange w:id="26267" w:author="Visone Rossana (GSE)" w:date="2025-10-27T17:07:00Z" w16du:dateUtc="2025-10-27T16:07:00Z">
              <w:rPr>
                <w:rFonts w:ascii="Calibri" w:hAnsi="Calibri" w:cs="Calibri"/>
                <w:i/>
                <w:iCs/>
                <w:sz w:val="20"/>
                <w:szCs w:val="20"/>
              </w:rPr>
            </w:rPrChange>
          </w:rPr>
          <w:t xml:space="preserve">post-operam </w:t>
        </w:r>
        <w:r w:rsidRPr="00682E13">
          <w:rPr>
            <w:rFonts w:ascii="Calibri" w:hAnsi="Calibri" w:cs="Calibri"/>
            <w:sz w:val="22"/>
            <w:szCs w:val="22"/>
            <w:rPrChange w:id="26268" w:author="Visone Rossana (GSE)" w:date="2025-10-27T17:07:00Z" w16du:dateUtc="2025-10-27T16:07:00Z">
              <w:rPr>
                <w:rFonts w:ascii="Calibri" w:hAnsi="Calibri" w:cs="Calibri"/>
                <w:sz w:val="20"/>
                <w:szCs w:val="20"/>
              </w:rPr>
            </w:rPrChange>
          </w:rPr>
          <w:t xml:space="preserve">(presente il generatore installato). Se il nuovo generatore è installato in un locale  diverso da quello sostituito, è necessario rappresentare la centrale termica, o il locale di installazione, </w:t>
        </w:r>
        <w:r w:rsidRPr="00682E13">
          <w:rPr>
            <w:rFonts w:ascii="Calibri" w:hAnsi="Calibri" w:cs="Calibri"/>
            <w:i/>
            <w:iCs/>
            <w:sz w:val="22"/>
            <w:szCs w:val="22"/>
            <w:rPrChange w:id="26269" w:author="Visone Rossana (GSE)" w:date="2025-10-27T17:07:00Z" w16du:dateUtc="2025-10-27T16:07:00Z">
              <w:rPr>
                <w:rFonts w:ascii="Calibri" w:hAnsi="Calibri" w:cs="Calibri"/>
                <w:i/>
                <w:iCs/>
                <w:sz w:val="20"/>
                <w:szCs w:val="20"/>
              </w:rPr>
            </w:rPrChange>
          </w:rPr>
          <w:t>ante-operam</w:t>
        </w:r>
        <w:r w:rsidRPr="00682E13">
          <w:rPr>
            <w:rFonts w:ascii="Calibri" w:hAnsi="Calibri" w:cs="Calibri"/>
            <w:sz w:val="22"/>
            <w:szCs w:val="22"/>
            <w:rPrChange w:id="26270" w:author="Visone Rossana (GSE)" w:date="2025-10-27T17:07:00Z" w16du:dateUtc="2025-10-27T16:07:00Z">
              <w:rPr>
                <w:rFonts w:ascii="Calibri" w:hAnsi="Calibri" w:cs="Calibri"/>
                <w:sz w:val="20"/>
                <w:szCs w:val="20"/>
              </w:rPr>
            </w:rPrChange>
          </w:rPr>
          <w:t xml:space="preserve"> con evidenza della rimozione del generatore sostituito</w:t>
        </w:r>
        <w:r w:rsidRPr="00682E13">
          <w:rPr>
            <w:rFonts w:ascii="Calibri" w:hAnsi="Calibri" w:cs="Calibri"/>
            <w:i/>
            <w:iCs/>
            <w:sz w:val="22"/>
            <w:szCs w:val="22"/>
            <w:rPrChange w:id="26271" w:author="Visone Rossana (GSE)" w:date="2025-10-27T17:07:00Z" w16du:dateUtc="2025-10-27T16:07:00Z">
              <w:rPr>
                <w:rFonts w:ascii="Calibri" w:hAnsi="Calibri" w:cs="Calibri"/>
                <w:i/>
                <w:iCs/>
                <w:sz w:val="20"/>
                <w:szCs w:val="20"/>
              </w:rPr>
            </w:rPrChange>
          </w:rPr>
          <w:t>;</w:t>
        </w:r>
      </w:ins>
    </w:p>
    <w:p w14:paraId="475BC85A" w14:textId="77777777" w:rsidR="00133FC6" w:rsidRPr="00682E13" w:rsidRDefault="00133FC6">
      <w:pPr>
        <w:pStyle w:val="Paragrafoelenco"/>
        <w:numPr>
          <w:ilvl w:val="1"/>
          <w:numId w:val="610"/>
        </w:numPr>
        <w:spacing w:after="120" w:line="276" w:lineRule="auto"/>
        <w:ind w:left="851"/>
        <w:contextualSpacing w:val="0"/>
        <w:jc w:val="both"/>
        <w:rPr>
          <w:ins w:id="26272" w:author="Rosati Michele (GSE)" w:date="2025-10-24T19:13:00Z" w16du:dateUtc="2025-10-24T17:13:00Z"/>
          <w:rFonts w:ascii="Calibri" w:hAnsi="Calibri" w:cs="Calibri"/>
          <w:sz w:val="22"/>
          <w:szCs w:val="22"/>
          <w:rPrChange w:id="26273" w:author="Visone Rossana (GSE)" w:date="2025-10-27T17:07:00Z" w16du:dateUtc="2025-10-27T16:07:00Z">
            <w:rPr>
              <w:ins w:id="26274" w:author="Rosati Michele (GSE)" w:date="2025-10-24T19:13:00Z" w16du:dateUtc="2025-10-24T17:13:00Z"/>
              <w:rFonts w:ascii="Calibri" w:hAnsi="Calibri" w:cs="Calibri"/>
              <w:sz w:val="20"/>
              <w:szCs w:val="20"/>
            </w:rPr>
          </w:rPrChange>
        </w:rPr>
        <w:pPrChange w:id="26275" w:author="Visone Rossana (GSE)" w:date="2025-10-27T17:07:00Z" w16du:dateUtc="2025-10-27T16:07:00Z">
          <w:pPr>
            <w:pStyle w:val="Paragrafoelenco"/>
            <w:numPr>
              <w:ilvl w:val="1"/>
              <w:numId w:val="610"/>
            </w:numPr>
            <w:spacing w:after="120" w:line="259" w:lineRule="auto"/>
            <w:ind w:left="851" w:hanging="360"/>
            <w:contextualSpacing w:val="0"/>
            <w:jc w:val="both"/>
          </w:pPr>
        </w:pPrChange>
      </w:pPr>
      <w:ins w:id="26276" w:author="Rosati Michele (GSE)" w:date="2025-10-24T19:13:00Z" w16du:dateUtc="2025-10-24T17:13:00Z">
        <w:r w:rsidRPr="00682E13">
          <w:rPr>
            <w:rFonts w:ascii="Calibri" w:hAnsi="Calibri" w:cs="Calibri"/>
            <w:sz w:val="22"/>
            <w:szCs w:val="22"/>
            <w:rPrChange w:id="26277" w:author="Visone Rossana (GSE)" w:date="2025-10-27T17:07:00Z" w16du:dateUtc="2025-10-27T16:07:00Z">
              <w:rPr>
                <w:rFonts w:ascii="Calibri" w:hAnsi="Calibri" w:cs="Calibri"/>
                <w:sz w:val="20"/>
                <w:szCs w:val="20"/>
              </w:rPr>
            </w:rPrChange>
          </w:rPr>
          <w:t xml:space="preserve">i dispositivi/interfacce che realizzano il sistema di controllo e regolazione tra i generatori appartenenti al sistema bivalente o al sistema con pompa di calore add on; le valvole termostatiche o del sistema di regolazione modulante della portata. </w:t>
        </w:r>
      </w:ins>
    </w:p>
    <w:p w14:paraId="2721FE9C" w14:textId="77777777" w:rsidR="00133FC6" w:rsidRPr="00682E13" w:rsidRDefault="00133FC6">
      <w:pPr>
        <w:spacing w:after="120" w:line="276" w:lineRule="auto"/>
        <w:rPr>
          <w:ins w:id="26278" w:author="Rosati Michele (GSE)" w:date="2025-10-24T19:13:00Z" w16du:dateUtc="2025-10-24T17:13:00Z"/>
          <w:b/>
          <w:bCs/>
          <w:sz w:val="22"/>
          <w:szCs w:val="22"/>
          <w:rPrChange w:id="26279" w:author="Visone Rossana (GSE)" w:date="2025-10-27T17:07:00Z" w16du:dateUtc="2025-10-27T16:07:00Z">
            <w:rPr>
              <w:ins w:id="26280" w:author="Rosati Michele (GSE)" w:date="2025-10-24T19:13:00Z" w16du:dateUtc="2025-10-24T17:13:00Z"/>
            </w:rPr>
          </w:rPrChange>
        </w:rPr>
        <w:pPrChange w:id="26281" w:author="Visone Rossana (GSE)" w:date="2025-10-27T17:07:00Z" w16du:dateUtc="2025-10-27T16:07:00Z">
          <w:pPr>
            <w:spacing w:after="120"/>
            <w:jc w:val="both"/>
          </w:pPr>
        </w:pPrChange>
      </w:pPr>
      <w:ins w:id="26282" w:author="Rosati Michele (GSE)" w:date="2025-10-24T19:13:00Z" w16du:dateUtc="2025-10-24T17:13:00Z">
        <w:r w:rsidRPr="00682E13">
          <w:rPr>
            <w:b/>
            <w:bCs/>
            <w:sz w:val="22"/>
            <w:szCs w:val="22"/>
            <w:rPrChange w:id="26283" w:author="Visone Rossana (GSE)" w:date="2025-10-27T17:07:00Z" w16du:dateUtc="2025-10-27T16:07:00Z">
              <w:rPr/>
            </w:rPrChange>
          </w:rPr>
          <w:t xml:space="preserve">9.10.5.2 Documentazione da conservare a cura del Soggetto Responsabile </w:t>
        </w:r>
      </w:ins>
    </w:p>
    <w:p w14:paraId="5E317F4F" w14:textId="77777777" w:rsidR="00133FC6" w:rsidRPr="00682E13" w:rsidRDefault="00133FC6">
      <w:pPr>
        <w:spacing w:after="120" w:line="276" w:lineRule="auto"/>
        <w:jc w:val="both"/>
        <w:rPr>
          <w:ins w:id="26284" w:author="Rosati Michele (GSE)" w:date="2025-10-24T19:13:00Z" w16du:dateUtc="2025-10-24T17:13:00Z"/>
          <w:rFonts w:ascii="Calibri" w:hAnsi="Calibri" w:cs="Calibri"/>
          <w:sz w:val="22"/>
          <w:szCs w:val="22"/>
          <w:rPrChange w:id="26285" w:author="Visone Rossana (GSE)" w:date="2025-10-27T17:07:00Z" w16du:dateUtc="2025-10-27T16:07:00Z">
            <w:rPr>
              <w:ins w:id="26286" w:author="Rosati Michele (GSE)" w:date="2025-10-24T19:13:00Z" w16du:dateUtc="2025-10-24T17:13:00Z"/>
              <w:rFonts w:ascii="Calibri" w:hAnsi="Calibri" w:cs="Calibri"/>
              <w:sz w:val="20"/>
              <w:szCs w:val="20"/>
            </w:rPr>
          </w:rPrChange>
        </w:rPr>
        <w:pPrChange w:id="26287" w:author="Visone Rossana (GSE)" w:date="2025-10-27T17:07:00Z" w16du:dateUtc="2025-10-27T16:07:00Z">
          <w:pPr>
            <w:spacing w:after="120"/>
            <w:jc w:val="both"/>
          </w:pPr>
        </w:pPrChange>
      </w:pPr>
      <w:ins w:id="26288" w:author="Rosati Michele (GSE)" w:date="2025-10-24T19:13:00Z" w16du:dateUtc="2025-10-24T17:13:00Z">
        <w:r w:rsidRPr="00682E13">
          <w:rPr>
            <w:rFonts w:ascii="Calibri" w:hAnsi="Calibri" w:cs="Calibri"/>
            <w:sz w:val="22"/>
            <w:szCs w:val="22"/>
            <w:rPrChange w:id="26289" w:author="Visone Rossana (GSE)" w:date="2025-10-27T17:07:00Z" w16du:dateUtc="2025-10-27T16:07:00Z">
              <w:rPr>
                <w:rFonts w:ascii="Calibri" w:hAnsi="Calibri" w:cs="Calibri"/>
                <w:sz w:val="20"/>
                <w:szCs w:val="20"/>
              </w:rPr>
            </w:rPrChange>
          </w:rPr>
          <w:t xml:space="preserve">1) per gli interventi non a Catalogo e per interventi con incentivi ≤ 3.500 euro certificazione del produttore e scheda tecnica del produttore del generatore di calore che può essere parte della certificazione del produttore di cui ai precedenti punti 2 e 3, che attestino il rispetto dei requisiti minimi richiesti dal Decreto, e, se di nuova installazione, dei sistemi di termoregolazione o valvole termostatiche; </w:t>
        </w:r>
      </w:ins>
    </w:p>
    <w:p w14:paraId="2BEDF555" w14:textId="77777777" w:rsidR="00133FC6" w:rsidRPr="00682E13" w:rsidRDefault="00133FC6">
      <w:pPr>
        <w:spacing w:after="120" w:line="276" w:lineRule="auto"/>
        <w:jc w:val="both"/>
        <w:rPr>
          <w:ins w:id="26290" w:author="Rosati Michele (GSE)" w:date="2025-10-24T19:13:00Z" w16du:dateUtc="2025-10-24T17:13:00Z"/>
          <w:rFonts w:ascii="Calibri" w:hAnsi="Calibri" w:cs="Calibri"/>
          <w:sz w:val="22"/>
          <w:szCs w:val="22"/>
          <w:rPrChange w:id="26291" w:author="Visone Rossana (GSE)" w:date="2025-10-27T17:07:00Z" w16du:dateUtc="2025-10-27T16:07:00Z">
            <w:rPr>
              <w:ins w:id="26292" w:author="Rosati Michele (GSE)" w:date="2025-10-24T19:13:00Z" w16du:dateUtc="2025-10-24T17:13:00Z"/>
              <w:rFonts w:ascii="Calibri" w:hAnsi="Calibri" w:cs="Calibri"/>
              <w:sz w:val="20"/>
              <w:szCs w:val="20"/>
            </w:rPr>
          </w:rPrChange>
        </w:rPr>
        <w:pPrChange w:id="26293" w:author="Visone Rossana (GSE)" w:date="2025-10-27T17:07:00Z" w16du:dateUtc="2025-10-27T16:07:00Z">
          <w:pPr>
            <w:spacing w:after="120"/>
            <w:jc w:val="both"/>
          </w:pPr>
        </w:pPrChange>
      </w:pPr>
      <w:ins w:id="26294" w:author="Rosati Michele (GSE)" w:date="2025-10-24T19:13:00Z" w16du:dateUtc="2025-10-24T17:13:00Z">
        <w:r w:rsidRPr="00682E13">
          <w:rPr>
            <w:rFonts w:ascii="Calibri" w:hAnsi="Calibri" w:cs="Calibri"/>
            <w:sz w:val="22"/>
            <w:szCs w:val="22"/>
            <w:rPrChange w:id="26295" w:author="Visone Rossana (GSE)" w:date="2025-10-27T17:07:00Z" w16du:dateUtc="2025-10-27T16:07:00Z">
              <w:rPr>
                <w:rFonts w:ascii="Calibri" w:hAnsi="Calibri" w:cs="Calibri"/>
                <w:sz w:val="20"/>
                <w:szCs w:val="20"/>
              </w:rPr>
            </w:rPrChange>
          </w:rPr>
          <w:t xml:space="preserve">2) certificato del corretto smaltimento del generatore di calore sostituito o un documento analogo attestante che il generatore è stato consegnato a un apposito centro per lo smaltimento (paragrafo 6.4); </w:t>
        </w:r>
      </w:ins>
    </w:p>
    <w:p w14:paraId="62E98C7A" w14:textId="77777777" w:rsidR="00133FC6" w:rsidRPr="00682E13" w:rsidRDefault="00133FC6">
      <w:pPr>
        <w:spacing w:after="120" w:line="276" w:lineRule="auto"/>
        <w:jc w:val="both"/>
        <w:rPr>
          <w:ins w:id="26296" w:author="Rosati Michele (GSE)" w:date="2025-10-24T19:13:00Z" w16du:dateUtc="2025-10-24T17:13:00Z"/>
          <w:rFonts w:ascii="Calibri" w:hAnsi="Calibri" w:cs="Calibri"/>
          <w:sz w:val="22"/>
          <w:szCs w:val="22"/>
          <w:rPrChange w:id="26297" w:author="Visone Rossana (GSE)" w:date="2025-10-27T17:07:00Z" w16du:dateUtc="2025-10-27T16:07:00Z">
            <w:rPr>
              <w:ins w:id="26298" w:author="Rosati Michele (GSE)" w:date="2025-10-24T19:13:00Z" w16du:dateUtc="2025-10-24T17:13:00Z"/>
              <w:rFonts w:ascii="Calibri" w:hAnsi="Calibri" w:cs="Calibri"/>
              <w:sz w:val="20"/>
              <w:szCs w:val="20"/>
            </w:rPr>
          </w:rPrChange>
        </w:rPr>
        <w:pPrChange w:id="26299" w:author="Visone Rossana (GSE)" w:date="2025-10-27T17:07:00Z" w16du:dateUtc="2025-10-27T16:07:00Z">
          <w:pPr>
            <w:spacing w:after="120"/>
            <w:jc w:val="both"/>
          </w:pPr>
        </w:pPrChange>
      </w:pPr>
      <w:ins w:id="26300" w:author="Rosati Michele (GSE)" w:date="2025-10-24T19:13:00Z" w16du:dateUtc="2025-10-24T17:13:00Z">
        <w:r w:rsidRPr="00682E13">
          <w:rPr>
            <w:rFonts w:ascii="Calibri" w:hAnsi="Calibri" w:cs="Calibri"/>
            <w:sz w:val="22"/>
            <w:szCs w:val="22"/>
            <w:rPrChange w:id="26301" w:author="Visone Rossana (GSE)" w:date="2025-10-27T17:07:00Z" w16du:dateUtc="2025-10-27T16:07:00Z">
              <w:rPr>
                <w:rFonts w:ascii="Calibri" w:hAnsi="Calibri" w:cs="Calibri"/>
                <w:sz w:val="20"/>
                <w:szCs w:val="20"/>
              </w:rPr>
            </w:rPrChange>
          </w:rPr>
          <w:t xml:space="preserve">3) dichiarazione di conformità dell’impianto, ove prevista, ai sensi del DM 37/08; </w:t>
        </w:r>
      </w:ins>
    </w:p>
    <w:p w14:paraId="34BF12EA" w14:textId="77777777" w:rsidR="00133FC6" w:rsidRPr="00682E13" w:rsidRDefault="00133FC6">
      <w:pPr>
        <w:spacing w:after="120" w:line="276" w:lineRule="auto"/>
        <w:jc w:val="both"/>
        <w:rPr>
          <w:ins w:id="26302" w:author="Rosati Michele (GSE)" w:date="2025-10-24T19:13:00Z" w16du:dateUtc="2025-10-24T17:13:00Z"/>
          <w:rFonts w:ascii="Calibri" w:hAnsi="Calibri" w:cs="Calibri"/>
          <w:sz w:val="22"/>
          <w:szCs w:val="22"/>
          <w:rPrChange w:id="26303" w:author="Visone Rossana (GSE)" w:date="2025-10-27T17:07:00Z" w16du:dateUtc="2025-10-27T16:07:00Z">
            <w:rPr>
              <w:ins w:id="26304" w:author="Rosati Michele (GSE)" w:date="2025-10-24T19:13:00Z" w16du:dateUtc="2025-10-24T17:13:00Z"/>
              <w:rFonts w:ascii="Calibri" w:hAnsi="Calibri" w:cs="Calibri"/>
              <w:sz w:val="20"/>
              <w:szCs w:val="20"/>
            </w:rPr>
          </w:rPrChange>
        </w:rPr>
        <w:pPrChange w:id="26305" w:author="Visone Rossana (GSE)" w:date="2025-10-27T17:07:00Z" w16du:dateUtc="2025-10-27T16:07:00Z">
          <w:pPr>
            <w:spacing w:after="120"/>
            <w:jc w:val="both"/>
          </w:pPr>
        </w:pPrChange>
      </w:pPr>
      <w:ins w:id="26306" w:author="Rosati Michele (GSE)" w:date="2025-10-24T19:13:00Z" w16du:dateUtc="2025-10-24T17:13:00Z">
        <w:r w:rsidRPr="00682E13">
          <w:rPr>
            <w:rFonts w:ascii="Calibri" w:hAnsi="Calibri" w:cs="Calibri"/>
            <w:sz w:val="22"/>
            <w:szCs w:val="22"/>
            <w:rPrChange w:id="26307" w:author="Visone Rossana (GSE)" w:date="2025-10-27T17:07:00Z" w16du:dateUtc="2025-10-27T16:07:00Z">
              <w:rPr>
                <w:rFonts w:ascii="Calibri" w:hAnsi="Calibri" w:cs="Calibri"/>
                <w:sz w:val="20"/>
                <w:szCs w:val="20"/>
              </w:rPr>
            </w:rPrChange>
          </w:rPr>
          <w:t xml:space="preserve">4) libretto di centrale/d’impianto, come previsto da legislazione vigente; </w:t>
        </w:r>
      </w:ins>
    </w:p>
    <w:p w14:paraId="214578BF" w14:textId="77777777" w:rsidR="00133FC6" w:rsidRPr="00682E13" w:rsidRDefault="00133FC6">
      <w:pPr>
        <w:spacing w:after="120" w:line="276" w:lineRule="auto"/>
        <w:jc w:val="both"/>
        <w:rPr>
          <w:ins w:id="26308" w:author="Rosati Michele (GSE)" w:date="2025-10-24T19:13:00Z" w16du:dateUtc="2025-10-24T17:13:00Z"/>
          <w:rFonts w:ascii="Calibri" w:hAnsi="Calibri" w:cs="Calibri"/>
          <w:sz w:val="22"/>
          <w:szCs w:val="22"/>
          <w:rPrChange w:id="26309" w:author="Visone Rossana (GSE)" w:date="2025-10-27T17:07:00Z" w16du:dateUtc="2025-10-27T16:07:00Z">
            <w:rPr>
              <w:ins w:id="26310" w:author="Rosati Michele (GSE)" w:date="2025-10-24T19:13:00Z" w16du:dateUtc="2025-10-24T17:13:00Z"/>
              <w:rFonts w:ascii="Calibri" w:hAnsi="Calibri" w:cs="Calibri"/>
              <w:sz w:val="20"/>
              <w:szCs w:val="20"/>
            </w:rPr>
          </w:rPrChange>
        </w:rPr>
        <w:pPrChange w:id="26311" w:author="Visone Rossana (GSE)" w:date="2025-10-27T17:07:00Z" w16du:dateUtc="2025-10-27T16:07:00Z">
          <w:pPr>
            <w:spacing w:after="120"/>
            <w:jc w:val="both"/>
          </w:pPr>
        </w:pPrChange>
      </w:pPr>
      <w:ins w:id="26312" w:author="Rosati Michele (GSE)" w:date="2025-10-24T19:13:00Z" w16du:dateUtc="2025-10-24T17:13:00Z">
        <w:r w:rsidRPr="00682E13">
          <w:rPr>
            <w:rFonts w:ascii="Calibri" w:hAnsi="Calibri" w:cs="Calibri"/>
            <w:sz w:val="22"/>
            <w:szCs w:val="22"/>
            <w:rPrChange w:id="26313" w:author="Visone Rossana (GSE)" w:date="2025-10-27T17:07:00Z" w16du:dateUtc="2025-10-27T16:07:00Z">
              <w:rPr>
                <w:rFonts w:ascii="Calibri" w:hAnsi="Calibri" w:cs="Calibri"/>
                <w:sz w:val="20"/>
                <w:szCs w:val="20"/>
              </w:rPr>
            </w:rPrChange>
          </w:rPr>
          <w:t xml:space="preserve">5) nel caso di installazione di un generatore di calore avente potenza termica nominale maggiore o uguale a 35 kWt e inferiore a 100 kWt, relazione tecnica di progetto, timbrata e firmata dal progettista (o altro soggetto avente diritto ai sensi della normativa tecnica vigente), corredata degli schemi funzionali (per impianti geotermici e idrotermici anche lo schema di posizionamento delle sonde); </w:t>
        </w:r>
      </w:ins>
    </w:p>
    <w:p w14:paraId="260A3E2B" w14:textId="77777777" w:rsidR="00133FC6" w:rsidRPr="00682E13" w:rsidRDefault="00133FC6">
      <w:pPr>
        <w:spacing w:after="120" w:line="276" w:lineRule="auto"/>
        <w:jc w:val="both"/>
        <w:rPr>
          <w:ins w:id="26314" w:author="Rosati Michele (GSE)" w:date="2025-10-24T19:13:00Z" w16du:dateUtc="2025-10-24T17:13:00Z"/>
          <w:rFonts w:ascii="Calibri" w:hAnsi="Calibri" w:cs="Calibri"/>
          <w:sz w:val="22"/>
          <w:szCs w:val="22"/>
          <w:rPrChange w:id="26315" w:author="Visone Rossana (GSE)" w:date="2025-10-27T17:07:00Z" w16du:dateUtc="2025-10-27T16:07:00Z">
            <w:rPr>
              <w:ins w:id="26316" w:author="Rosati Michele (GSE)" w:date="2025-10-24T19:13:00Z" w16du:dateUtc="2025-10-24T17:13:00Z"/>
              <w:rFonts w:ascii="Calibri" w:hAnsi="Calibri" w:cs="Calibri"/>
              <w:sz w:val="20"/>
              <w:szCs w:val="20"/>
            </w:rPr>
          </w:rPrChange>
        </w:rPr>
        <w:pPrChange w:id="26317" w:author="Visone Rossana (GSE)" w:date="2025-10-27T17:07:00Z" w16du:dateUtc="2025-10-27T16:07:00Z">
          <w:pPr>
            <w:spacing w:after="120"/>
            <w:jc w:val="both"/>
          </w:pPr>
        </w:pPrChange>
      </w:pPr>
      <w:ins w:id="26318" w:author="Rosati Michele (GSE)" w:date="2025-10-24T19:13:00Z" w16du:dateUtc="2025-10-24T17:13:00Z">
        <w:r w:rsidRPr="00682E13">
          <w:rPr>
            <w:rFonts w:ascii="Calibri" w:hAnsi="Calibri" w:cs="Calibri"/>
            <w:sz w:val="22"/>
            <w:szCs w:val="22"/>
            <w:rPrChange w:id="26319" w:author="Visone Rossana (GSE)" w:date="2025-10-27T17:07:00Z" w16du:dateUtc="2025-10-27T16:07:00Z">
              <w:rPr>
                <w:rFonts w:ascii="Calibri" w:hAnsi="Calibri" w:cs="Calibri"/>
                <w:sz w:val="20"/>
                <w:szCs w:val="20"/>
              </w:rPr>
            </w:rPrChange>
          </w:rPr>
          <w:t xml:space="preserve">6) per impianti geotermici e idrotermici di potenza termica nominale minore di 35 kWt, schema di posizionamento delle sonde; </w:t>
        </w:r>
      </w:ins>
    </w:p>
    <w:p w14:paraId="0DD60292" w14:textId="77777777" w:rsidR="00133FC6" w:rsidRPr="00682E13" w:rsidRDefault="00133FC6">
      <w:pPr>
        <w:spacing w:after="120" w:line="276" w:lineRule="auto"/>
        <w:jc w:val="both"/>
        <w:rPr>
          <w:ins w:id="26320" w:author="Rosati Michele (GSE)" w:date="2025-10-24T19:13:00Z" w16du:dateUtc="2025-10-24T17:13:00Z"/>
          <w:rFonts w:ascii="Calibri" w:hAnsi="Calibri" w:cs="Calibri"/>
          <w:sz w:val="22"/>
          <w:szCs w:val="22"/>
          <w:rPrChange w:id="26321" w:author="Visone Rossana (GSE)" w:date="2025-10-27T17:07:00Z" w16du:dateUtc="2025-10-27T16:07:00Z">
            <w:rPr>
              <w:ins w:id="26322" w:author="Rosati Michele (GSE)" w:date="2025-10-24T19:13:00Z" w16du:dateUtc="2025-10-24T17:13:00Z"/>
              <w:rFonts w:ascii="Calibri" w:hAnsi="Calibri" w:cs="Calibri"/>
              <w:sz w:val="20"/>
              <w:szCs w:val="20"/>
            </w:rPr>
          </w:rPrChange>
        </w:rPr>
        <w:pPrChange w:id="26323" w:author="Visone Rossana (GSE)" w:date="2025-10-27T17:07:00Z" w16du:dateUtc="2025-10-27T16:07:00Z">
          <w:pPr>
            <w:spacing w:after="120"/>
            <w:jc w:val="both"/>
          </w:pPr>
        </w:pPrChange>
      </w:pPr>
      <w:ins w:id="26324" w:author="Rosati Michele (GSE)" w:date="2025-10-24T19:13:00Z" w16du:dateUtc="2025-10-24T17:13:00Z">
        <w:r w:rsidRPr="00682E13">
          <w:rPr>
            <w:rFonts w:ascii="Calibri" w:hAnsi="Calibri" w:cs="Calibri"/>
            <w:sz w:val="22"/>
            <w:szCs w:val="22"/>
            <w:rPrChange w:id="26325" w:author="Visone Rossana (GSE)" w:date="2025-10-27T17:07:00Z" w16du:dateUtc="2025-10-27T16:07:00Z">
              <w:rPr>
                <w:rFonts w:ascii="Calibri" w:hAnsi="Calibri" w:cs="Calibri"/>
                <w:sz w:val="20"/>
                <w:szCs w:val="20"/>
              </w:rPr>
            </w:rPrChange>
          </w:rPr>
          <w:t>7) Per le pompe di calore “add on” la documentazione di messa in esercizio dell’impianto con la relativa data di installazione;</w:t>
        </w:r>
      </w:ins>
    </w:p>
    <w:p w14:paraId="662D5662" w14:textId="77777777" w:rsidR="00133FC6" w:rsidRPr="00682E13" w:rsidRDefault="00133FC6">
      <w:pPr>
        <w:spacing w:after="120" w:line="276" w:lineRule="auto"/>
        <w:jc w:val="both"/>
        <w:rPr>
          <w:ins w:id="26326" w:author="Rosati Michele (GSE)" w:date="2025-10-24T19:13:00Z" w16du:dateUtc="2025-10-24T17:13:00Z"/>
          <w:rFonts w:ascii="Calibri" w:hAnsi="Calibri" w:cs="Calibri"/>
          <w:sz w:val="22"/>
          <w:szCs w:val="22"/>
          <w:rPrChange w:id="26327" w:author="Visone Rossana (GSE)" w:date="2025-10-27T17:07:00Z" w16du:dateUtc="2025-10-27T16:07:00Z">
            <w:rPr>
              <w:ins w:id="26328" w:author="Rosati Michele (GSE)" w:date="2025-10-24T19:13:00Z" w16du:dateUtc="2025-10-24T17:13:00Z"/>
              <w:rFonts w:ascii="Calibri" w:hAnsi="Calibri" w:cs="Calibri"/>
              <w:sz w:val="20"/>
              <w:szCs w:val="20"/>
            </w:rPr>
          </w:rPrChange>
        </w:rPr>
        <w:pPrChange w:id="26329" w:author="Visone Rossana (GSE)" w:date="2025-10-27T17:07:00Z" w16du:dateUtc="2025-10-27T16:07:00Z">
          <w:pPr>
            <w:spacing w:after="120"/>
            <w:jc w:val="both"/>
          </w:pPr>
        </w:pPrChange>
      </w:pPr>
      <w:ins w:id="26330" w:author="Rosati Michele (GSE)" w:date="2025-10-24T19:13:00Z" w16du:dateUtc="2025-10-24T17:13:00Z">
        <w:r w:rsidRPr="00682E13">
          <w:rPr>
            <w:rFonts w:ascii="Calibri" w:hAnsi="Calibri" w:cs="Calibri"/>
            <w:sz w:val="22"/>
            <w:szCs w:val="22"/>
            <w:rPrChange w:id="26331" w:author="Visone Rossana (GSE)" w:date="2025-10-27T17:07:00Z" w16du:dateUtc="2025-10-27T16:07:00Z">
              <w:rPr>
                <w:rFonts w:ascii="Calibri" w:hAnsi="Calibri" w:cs="Calibri"/>
                <w:sz w:val="20"/>
                <w:szCs w:val="20"/>
              </w:rPr>
            </w:rPrChange>
          </w:rPr>
          <w:t xml:space="preserve">7) pertinente titolo autorizzativo e/o abilitativo, ove previsto dalla vigente legislazione/normativa nazionale e locale; </w:t>
        </w:r>
      </w:ins>
    </w:p>
    <w:p w14:paraId="7457CD8B" w14:textId="77777777" w:rsidR="00133FC6" w:rsidRPr="00682E13" w:rsidRDefault="00133FC6">
      <w:pPr>
        <w:spacing w:after="120" w:line="276" w:lineRule="auto"/>
        <w:jc w:val="both"/>
        <w:rPr>
          <w:ins w:id="26332" w:author="Rosati Michele (GSE)" w:date="2025-10-24T19:13:00Z" w16du:dateUtc="2025-10-24T17:13:00Z"/>
          <w:rFonts w:ascii="Calibri" w:hAnsi="Calibri" w:cs="Calibri"/>
          <w:sz w:val="22"/>
          <w:szCs w:val="22"/>
          <w:rPrChange w:id="26333" w:author="Visone Rossana (GSE)" w:date="2025-10-27T17:07:00Z" w16du:dateUtc="2025-10-27T16:07:00Z">
            <w:rPr>
              <w:ins w:id="26334" w:author="Rosati Michele (GSE)" w:date="2025-10-24T19:13:00Z" w16du:dateUtc="2025-10-24T17:13:00Z"/>
              <w:rFonts w:ascii="Calibri" w:hAnsi="Calibri" w:cs="Calibri"/>
              <w:sz w:val="20"/>
              <w:szCs w:val="20"/>
            </w:rPr>
          </w:rPrChange>
        </w:rPr>
        <w:pPrChange w:id="26335" w:author="Visone Rossana (GSE)" w:date="2025-10-27T17:07:00Z" w16du:dateUtc="2025-10-27T16:07:00Z">
          <w:pPr>
            <w:spacing w:after="120"/>
            <w:jc w:val="both"/>
          </w:pPr>
        </w:pPrChange>
      </w:pPr>
      <w:ins w:id="26336" w:author="Rosati Michele (GSE)" w:date="2025-10-24T19:13:00Z" w16du:dateUtc="2025-10-24T17:13:00Z">
        <w:r w:rsidRPr="00682E13">
          <w:rPr>
            <w:rFonts w:ascii="Calibri" w:hAnsi="Calibri" w:cs="Calibri"/>
            <w:sz w:val="22"/>
            <w:szCs w:val="22"/>
            <w:rPrChange w:id="26337" w:author="Visone Rossana (GSE)" w:date="2025-10-27T17:07:00Z" w16du:dateUtc="2025-10-27T16:07:00Z">
              <w:rPr>
                <w:rFonts w:ascii="Calibri" w:hAnsi="Calibri" w:cs="Calibri"/>
                <w:sz w:val="20"/>
                <w:szCs w:val="20"/>
              </w:rPr>
            </w:rPrChange>
          </w:rPr>
          <w:t>8)</w:t>
        </w:r>
        <w:commentRangeStart w:id="26338"/>
        <w:r w:rsidRPr="00682E13">
          <w:rPr>
            <w:rFonts w:ascii="Calibri" w:hAnsi="Calibri" w:cs="Calibri"/>
            <w:sz w:val="22"/>
            <w:szCs w:val="22"/>
            <w:rPrChange w:id="26339" w:author="Visone Rossana (GSE)" w:date="2025-10-27T17:07:00Z" w16du:dateUtc="2025-10-27T16:07:00Z">
              <w:rPr>
                <w:rFonts w:ascii="Calibri" w:hAnsi="Calibri" w:cs="Calibri"/>
                <w:sz w:val="20"/>
                <w:szCs w:val="20"/>
              </w:rPr>
            </w:rPrChange>
          </w:rPr>
          <w:t xml:space="preserve"> nel caso di intervento in edifici sottoposti a ristrutturazioni rilevanti, relazione, redatta da tecnico abilitato, attestante la quota d’obbligo per gli impianti di produzione di energia termica ai sensi dell’art. 11, comma 4, del D.Lgs. 28/11 e, conseguentemente, la quota dell’intervento, , che accede agli incentivi del Decreto per richieste il cui titolo edilizio sia presentato tra il 31 maggio 2012 e fino al 13 giugno 2022</w:t>
        </w:r>
        <w:commentRangeEnd w:id="26338"/>
        <w:r w:rsidRPr="00682E13">
          <w:rPr>
            <w:rStyle w:val="Rimandocommento"/>
            <w:rFonts w:ascii="Calibri" w:hAnsi="Calibri" w:cs="Calibri"/>
            <w:sz w:val="22"/>
            <w:szCs w:val="22"/>
            <w:rPrChange w:id="26340" w:author="Visone Rossana (GSE)" w:date="2025-10-27T17:07:00Z" w16du:dateUtc="2025-10-27T16:07:00Z">
              <w:rPr>
                <w:rStyle w:val="Rimandocommento"/>
                <w:rFonts w:ascii="Calibri" w:hAnsi="Calibri" w:cs="Calibri"/>
                <w:sz w:val="20"/>
                <w:szCs w:val="20"/>
              </w:rPr>
            </w:rPrChange>
          </w:rPr>
          <w:commentReference w:id="26338"/>
        </w:r>
        <w:r w:rsidRPr="00682E13">
          <w:rPr>
            <w:rFonts w:ascii="Calibri" w:hAnsi="Calibri" w:cs="Calibri"/>
            <w:sz w:val="22"/>
            <w:szCs w:val="22"/>
            <w:rPrChange w:id="26341" w:author="Visone Rossana (GSE)" w:date="2025-10-27T17:07:00Z" w16du:dateUtc="2025-10-27T16:07:00Z">
              <w:rPr>
                <w:rFonts w:ascii="Calibri" w:hAnsi="Calibri" w:cs="Calibri"/>
                <w:sz w:val="20"/>
                <w:szCs w:val="20"/>
              </w:rPr>
            </w:rPrChange>
          </w:rPr>
          <w:t xml:space="preserve">; </w:t>
        </w:r>
      </w:ins>
    </w:p>
    <w:p w14:paraId="67755138" w14:textId="77777777" w:rsidR="00133FC6" w:rsidRPr="00682E13" w:rsidRDefault="00133FC6">
      <w:pPr>
        <w:spacing w:after="120" w:line="276" w:lineRule="auto"/>
        <w:jc w:val="both"/>
        <w:rPr>
          <w:ins w:id="26342" w:author="Rosati Michele (GSE)" w:date="2025-10-24T19:13:00Z" w16du:dateUtc="2025-10-24T17:13:00Z"/>
          <w:rFonts w:ascii="Calibri" w:hAnsi="Calibri" w:cs="Calibri"/>
          <w:sz w:val="22"/>
          <w:szCs w:val="22"/>
          <w:rPrChange w:id="26343" w:author="Visone Rossana (GSE)" w:date="2025-10-27T17:07:00Z" w16du:dateUtc="2025-10-27T16:07:00Z">
            <w:rPr>
              <w:ins w:id="26344" w:author="Rosati Michele (GSE)" w:date="2025-10-24T19:13:00Z" w16du:dateUtc="2025-10-24T17:13:00Z"/>
              <w:rFonts w:ascii="Calibri" w:hAnsi="Calibri" w:cs="Calibri"/>
              <w:sz w:val="20"/>
              <w:szCs w:val="20"/>
            </w:rPr>
          </w:rPrChange>
        </w:rPr>
        <w:pPrChange w:id="26345" w:author="Visone Rossana (GSE)" w:date="2025-10-27T17:07:00Z" w16du:dateUtc="2025-10-27T16:07:00Z">
          <w:pPr>
            <w:spacing w:after="120"/>
            <w:jc w:val="both"/>
          </w:pPr>
        </w:pPrChange>
      </w:pPr>
      <w:ins w:id="26346" w:author="Rosati Michele (GSE)" w:date="2025-10-24T19:13:00Z" w16du:dateUtc="2025-10-24T17:13:00Z">
        <w:r w:rsidRPr="00682E13">
          <w:rPr>
            <w:rFonts w:ascii="Calibri" w:hAnsi="Calibri" w:cs="Calibri"/>
            <w:sz w:val="22"/>
            <w:szCs w:val="22"/>
            <w:rPrChange w:id="26347" w:author="Visone Rossana (GSE)" w:date="2025-10-27T17:07:00Z" w16du:dateUtc="2025-10-27T16:07:00Z">
              <w:rPr>
                <w:rFonts w:ascii="Calibri" w:hAnsi="Calibri" w:cs="Calibri"/>
                <w:sz w:val="20"/>
                <w:szCs w:val="20"/>
              </w:rPr>
            </w:rPrChange>
          </w:rPr>
          <w:t xml:space="preserve">9) nel caso in cui l’intervento sia realizzato su interi edifici con impianti di riscaldamento di potenza nominale del focolare maggiore o uguale a 200 kWt (art. 15, comma 1): </w:t>
        </w:r>
      </w:ins>
    </w:p>
    <w:p w14:paraId="1AB9B7C6" w14:textId="77777777" w:rsidR="00133FC6" w:rsidRPr="00682E13" w:rsidRDefault="00133FC6">
      <w:pPr>
        <w:spacing w:after="120" w:line="276" w:lineRule="auto"/>
        <w:ind w:left="851"/>
        <w:jc w:val="both"/>
        <w:rPr>
          <w:ins w:id="26348" w:author="Rosati Michele (GSE)" w:date="2025-10-24T19:13:00Z" w16du:dateUtc="2025-10-24T17:13:00Z"/>
          <w:rFonts w:ascii="Calibri" w:hAnsi="Calibri" w:cs="Calibri"/>
          <w:sz w:val="22"/>
          <w:szCs w:val="22"/>
          <w:rPrChange w:id="26349" w:author="Visone Rossana (GSE)" w:date="2025-10-27T17:07:00Z" w16du:dateUtc="2025-10-27T16:07:00Z">
            <w:rPr>
              <w:ins w:id="26350" w:author="Rosati Michele (GSE)" w:date="2025-10-24T19:13:00Z" w16du:dateUtc="2025-10-24T17:13:00Z"/>
              <w:rFonts w:ascii="Calibri" w:hAnsi="Calibri" w:cs="Calibri"/>
              <w:sz w:val="20"/>
              <w:szCs w:val="20"/>
            </w:rPr>
          </w:rPrChange>
        </w:rPr>
        <w:pPrChange w:id="26351" w:author="Visone Rossana (GSE)" w:date="2025-10-27T17:07:00Z" w16du:dateUtc="2025-10-27T16:07:00Z">
          <w:pPr>
            <w:spacing w:after="120"/>
            <w:ind w:left="851"/>
            <w:jc w:val="both"/>
          </w:pPr>
        </w:pPrChange>
      </w:pPr>
      <w:ins w:id="26352" w:author="Rosati Michele (GSE)" w:date="2025-10-24T19:13:00Z" w16du:dateUtc="2025-10-24T17:13:00Z">
        <w:r w:rsidRPr="00682E13">
          <w:rPr>
            <w:rFonts w:ascii="Calibri" w:hAnsi="Calibri" w:cs="Calibri"/>
            <w:sz w:val="22"/>
            <w:szCs w:val="22"/>
            <w:rPrChange w:id="26353" w:author="Visone Rossana (GSE)" w:date="2025-10-27T17:07:00Z" w16du:dateUtc="2025-10-27T16:07:00Z">
              <w:rPr>
                <w:rFonts w:ascii="Calibri" w:hAnsi="Calibri" w:cs="Calibri"/>
                <w:sz w:val="20"/>
                <w:szCs w:val="20"/>
              </w:rPr>
            </w:rPrChange>
          </w:rPr>
          <w:lastRenderedPageBreak/>
          <w:t xml:space="preserve">• APE </w:t>
        </w:r>
        <w:r w:rsidRPr="00682E13">
          <w:rPr>
            <w:rFonts w:ascii="Calibri" w:hAnsi="Calibri" w:cs="Calibri"/>
            <w:i/>
            <w:iCs/>
            <w:sz w:val="22"/>
            <w:szCs w:val="22"/>
            <w:rPrChange w:id="26354" w:author="Visone Rossana (GSE)" w:date="2025-10-27T17:07:00Z" w16du:dateUtc="2025-10-27T16:07:00Z">
              <w:rPr>
                <w:rFonts w:ascii="Calibri" w:hAnsi="Calibri" w:cs="Calibri"/>
                <w:i/>
                <w:iCs/>
                <w:sz w:val="20"/>
                <w:szCs w:val="20"/>
              </w:rPr>
            </w:rPrChange>
          </w:rPr>
          <w:t xml:space="preserve">post-operam </w:t>
        </w:r>
        <w:r w:rsidRPr="00682E13">
          <w:rPr>
            <w:rFonts w:ascii="Calibri" w:hAnsi="Calibri" w:cs="Calibri"/>
            <w:sz w:val="22"/>
            <w:szCs w:val="22"/>
            <w:rPrChange w:id="26355" w:author="Visone Rossana (GSE)" w:date="2025-10-27T17:07:00Z" w16du:dateUtc="2025-10-27T16:07:00Z">
              <w:rPr>
                <w:rFonts w:ascii="Calibri" w:hAnsi="Calibri" w:cs="Calibri"/>
                <w:sz w:val="20"/>
                <w:szCs w:val="20"/>
              </w:rPr>
            </w:rPrChange>
          </w:rPr>
          <w:t xml:space="preserve">(redatto secondo D.Lgs. 192/05 e s.m.i. e disposizioni regionali vigenti, ove presenti); </w:t>
        </w:r>
      </w:ins>
    </w:p>
    <w:p w14:paraId="61CBE604" w14:textId="657AAC2C" w:rsidR="00133FC6" w:rsidRPr="00026C80" w:rsidRDefault="00133FC6">
      <w:pPr>
        <w:spacing w:after="120" w:line="276" w:lineRule="auto"/>
        <w:ind w:left="851"/>
        <w:jc w:val="both"/>
        <w:rPr>
          <w:ins w:id="26356" w:author="Visone Rossana (GSE)" w:date="2025-10-27T17:06:00Z" w16du:dateUtc="2025-10-27T16:06:00Z"/>
          <w:rFonts w:ascii="Calibri" w:hAnsi="Calibri" w:cs="Calibri"/>
          <w:sz w:val="22"/>
          <w:szCs w:val="22"/>
        </w:rPr>
        <w:pPrChange w:id="26357" w:author="Visone Rossana (GSE)" w:date="2025-10-27T17:07:00Z" w16du:dateUtc="2025-10-27T16:07:00Z">
          <w:pPr>
            <w:spacing w:after="120"/>
            <w:ind w:left="851"/>
            <w:jc w:val="both"/>
          </w:pPr>
        </w:pPrChange>
      </w:pPr>
      <w:ins w:id="26358" w:author="Rosati Michele (GSE)" w:date="2025-10-24T19:13:00Z" w16du:dateUtc="2025-10-24T17:13:00Z">
        <w:r w:rsidRPr="00682E13">
          <w:rPr>
            <w:rFonts w:ascii="Calibri" w:hAnsi="Calibri" w:cs="Calibri"/>
            <w:sz w:val="22"/>
            <w:szCs w:val="22"/>
            <w:rPrChange w:id="26359" w:author="Visone Rossana (GSE)" w:date="2025-10-27T17:07:00Z" w16du:dateUtc="2025-10-27T16:07:00Z">
              <w:rPr>
                <w:rFonts w:ascii="Calibri" w:hAnsi="Calibri" w:cs="Calibri"/>
                <w:sz w:val="20"/>
                <w:szCs w:val="20"/>
              </w:rPr>
            </w:rPrChange>
          </w:rPr>
          <w:t>• diagnosi energetica precedente l’intervento</w:t>
        </w:r>
      </w:ins>
      <w:ins w:id="26360" w:author="Visone Rossana (GSE)" w:date="2025-10-27T17:06:00Z" w16du:dateUtc="2025-10-27T16:06:00Z">
        <w:r w:rsidR="00714B4B" w:rsidRPr="00026C80">
          <w:rPr>
            <w:rFonts w:ascii="Calibri" w:hAnsi="Calibri" w:cs="Calibri"/>
            <w:sz w:val="22"/>
            <w:szCs w:val="22"/>
          </w:rPr>
          <w:t>;</w:t>
        </w:r>
      </w:ins>
      <w:ins w:id="26361" w:author="Rosati Michele (GSE)" w:date="2025-10-24T19:13:00Z" w16du:dateUtc="2025-10-24T17:13:00Z">
        <w:del w:id="26362" w:author="Visone Rossana (GSE)" w:date="2025-10-27T17:06:00Z" w16du:dateUtc="2025-10-27T16:06:00Z">
          <w:r w:rsidRPr="00682E13" w:rsidDel="00714B4B">
            <w:rPr>
              <w:rFonts w:ascii="Calibri" w:hAnsi="Calibri" w:cs="Calibri"/>
              <w:sz w:val="22"/>
              <w:szCs w:val="22"/>
              <w:rPrChange w:id="26363" w:author="Visone Rossana (GSE)" w:date="2025-10-27T17:07:00Z" w16du:dateUtc="2025-10-27T16:07:00Z">
                <w:rPr>
                  <w:rFonts w:ascii="Calibri" w:hAnsi="Calibri" w:cs="Calibri"/>
                  <w:sz w:val="20"/>
                  <w:szCs w:val="20"/>
                </w:rPr>
              </w:rPrChange>
            </w:rPr>
            <w:delText xml:space="preserve">. </w:delText>
          </w:r>
        </w:del>
      </w:ins>
    </w:p>
    <w:p w14:paraId="63F678F5" w14:textId="3B38EA56" w:rsidR="00714B4B" w:rsidRPr="00682E13" w:rsidRDefault="00714B4B">
      <w:pPr>
        <w:pStyle w:val="Paragrafoelenco"/>
        <w:numPr>
          <w:ilvl w:val="0"/>
          <w:numId w:val="474"/>
        </w:numPr>
        <w:spacing w:after="120" w:line="276" w:lineRule="auto"/>
        <w:jc w:val="both"/>
        <w:rPr>
          <w:ins w:id="26364" w:author="Rosati Michele (GSE)" w:date="2025-10-24T19:13:00Z" w16du:dateUtc="2025-10-24T17:13:00Z"/>
          <w:rFonts w:ascii="Calibri" w:hAnsi="Calibri" w:cs="Calibri"/>
          <w:sz w:val="22"/>
          <w:szCs w:val="22"/>
          <w:rPrChange w:id="26365" w:author="Visone Rossana (GSE)" w:date="2025-10-27T17:07:00Z" w16du:dateUtc="2025-10-27T16:07:00Z">
            <w:rPr>
              <w:ins w:id="26366" w:author="Rosati Michele (GSE)" w:date="2025-10-24T19:13:00Z" w16du:dateUtc="2025-10-24T17:13:00Z"/>
              <w:rFonts w:ascii="Calibri" w:hAnsi="Calibri" w:cs="Calibri"/>
              <w:sz w:val="20"/>
              <w:szCs w:val="20"/>
            </w:rPr>
          </w:rPrChange>
        </w:rPr>
        <w:pPrChange w:id="26367" w:author="Visone Rossana (GSE)" w:date="2025-10-27T17:07:00Z" w16du:dateUtc="2025-10-27T16:07:00Z">
          <w:pPr>
            <w:spacing w:after="120"/>
            <w:ind w:left="851"/>
            <w:jc w:val="both"/>
          </w:pPr>
        </w:pPrChange>
      </w:pPr>
      <w:ins w:id="26368" w:author="Visone Rossana (GSE)" w:date="2025-10-27T17:06:00Z" w16du:dateUtc="2025-10-27T16:06:00Z">
        <w:r w:rsidRPr="00682E13">
          <w:rPr>
            <w:rFonts w:cs="Calibri"/>
            <w:sz w:val="22"/>
            <w:szCs w:val="22"/>
            <w:highlight w:val="cyan"/>
            <w:rPrChange w:id="26369" w:author="Visone Rossana (GSE)" w:date="2025-10-27T17:07:00Z" w16du:dateUtc="2025-10-27T16:07:00Z">
              <w:rPr>
                <w:highlight w:val="cyan"/>
              </w:rPr>
            </w:rPrChange>
          </w:rPr>
          <w:t>documentazione attestante l’iscrizione dell’impianto installato al catasto regionale, ove presente</w:t>
        </w:r>
      </w:ins>
    </w:p>
    <w:p w14:paraId="66442568" w14:textId="286CB83E" w:rsidR="00133FC6" w:rsidRPr="00ED4444" w:rsidDel="003B2893" w:rsidRDefault="00133FC6" w:rsidP="00133FC6">
      <w:pPr>
        <w:spacing w:after="120"/>
        <w:jc w:val="both"/>
        <w:rPr>
          <w:ins w:id="26370" w:author="Rosati Michele (GSE)" w:date="2025-10-24T19:13:00Z" w16du:dateUtc="2025-10-24T17:13:00Z"/>
          <w:del w:id="26371" w:author="Visone Rossana (GSE)" w:date="2025-10-27T17:08:00Z" w16du:dateUtc="2025-10-27T16:08:00Z"/>
          <w:rFonts w:ascii="Calibri" w:hAnsi="Calibri" w:cs="Calibri"/>
          <w:sz w:val="20"/>
          <w:szCs w:val="20"/>
        </w:rPr>
      </w:pPr>
    </w:p>
    <w:p w14:paraId="407C8F2F" w14:textId="0FFBBDF1" w:rsidR="00133FC6" w:rsidDel="003B2893" w:rsidRDefault="00133FC6" w:rsidP="00874EF6">
      <w:pPr>
        <w:rPr>
          <w:ins w:id="26372" w:author="Rosati Michele (GSE)" w:date="2025-10-24T19:12:00Z" w16du:dateUtc="2025-10-24T17:12:00Z"/>
          <w:del w:id="26373" w:author="Visone Rossana (GSE)" w:date="2025-10-27T17:08:00Z" w16du:dateUtc="2025-10-27T16:08:00Z"/>
          <w:highlight w:val="cyan"/>
        </w:rPr>
      </w:pPr>
    </w:p>
    <w:p w14:paraId="2CD206FE" w14:textId="6A6DC99E" w:rsidR="00133FC6" w:rsidDel="003B2893" w:rsidRDefault="00133FC6" w:rsidP="00874EF6">
      <w:pPr>
        <w:rPr>
          <w:ins w:id="26374" w:author="Rosati Michele (GSE)" w:date="2025-10-24T19:12:00Z" w16du:dateUtc="2025-10-24T17:12:00Z"/>
          <w:del w:id="26375" w:author="Visone Rossana (GSE)" w:date="2025-10-27T17:08:00Z" w16du:dateUtc="2025-10-27T16:08:00Z"/>
          <w:highlight w:val="cyan"/>
        </w:rPr>
      </w:pPr>
    </w:p>
    <w:p w14:paraId="4308B492" w14:textId="6DE4EE0C" w:rsidR="00133FC6" w:rsidDel="003B2893" w:rsidRDefault="00133FC6" w:rsidP="00874EF6">
      <w:pPr>
        <w:rPr>
          <w:ins w:id="26376" w:author="Rosati Michele (GSE)" w:date="2025-10-24T19:12:00Z" w16du:dateUtc="2025-10-24T17:12:00Z"/>
          <w:del w:id="26377" w:author="Visone Rossana (GSE)" w:date="2025-10-27T17:08:00Z" w16du:dateUtc="2025-10-27T16:08:00Z"/>
          <w:highlight w:val="cyan"/>
        </w:rPr>
      </w:pPr>
    </w:p>
    <w:p w14:paraId="7A85DF5F" w14:textId="09CF62FF" w:rsidR="00133FC6" w:rsidDel="003B2893" w:rsidRDefault="00133FC6" w:rsidP="00874EF6">
      <w:pPr>
        <w:rPr>
          <w:ins w:id="26378" w:author="Rosati Michele (GSE)" w:date="2025-10-24T19:12:00Z" w16du:dateUtc="2025-10-24T17:12:00Z"/>
          <w:del w:id="26379" w:author="Visone Rossana (GSE)" w:date="2025-10-27T17:08:00Z" w16du:dateUtc="2025-10-27T16:08:00Z"/>
          <w:highlight w:val="cyan"/>
        </w:rPr>
      </w:pPr>
    </w:p>
    <w:p w14:paraId="66CB7736" w14:textId="17CFE081" w:rsidR="00133FC6" w:rsidDel="003B2893" w:rsidRDefault="00133FC6" w:rsidP="00874EF6">
      <w:pPr>
        <w:rPr>
          <w:ins w:id="26380" w:author="Rosati Michele (GSE)" w:date="2025-10-24T19:12:00Z" w16du:dateUtc="2025-10-24T17:12:00Z"/>
          <w:del w:id="26381" w:author="Visone Rossana (GSE)" w:date="2025-10-27T17:08:00Z" w16du:dateUtc="2025-10-27T16:08:00Z"/>
          <w:highlight w:val="cyan"/>
        </w:rPr>
      </w:pPr>
    </w:p>
    <w:p w14:paraId="45997977" w14:textId="77777777" w:rsidR="00133FC6" w:rsidRDefault="00133FC6" w:rsidP="00874EF6">
      <w:pPr>
        <w:rPr>
          <w:ins w:id="26382" w:author="Visone Rossana (GSE)" w:date="2025-10-22T15:13:00Z" w16du:dateUtc="2025-10-22T13:13:00Z"/>
          <w:highlight w:val="cyan"/>
        </w:rPr>
      </w:pPr>
    </w:p>
    <w:p w14:paraId="330912F7" w14:textId="77777777" w:rsidR="00874EF6" w:rsidRPr="006618D9" w:rsidRDefault="00874EF6">
      <w:pPr>
        <w:rPr>
          <w:ins w:id="26383" w:author="Visone Rossana (GSE)" w:date="2025-09-02T11:14:00Z" w16du:dateUtc="2025-09-02T09:14:00Z"/>
          <w:highlight w:val="cyan"/>
        </w:rPr>
        <w:pPrChange w:id="26384" w:author="Visone Rossana (GSE)" w:date="2025-10-22T15:13:00Z" w16du:dateUtc="2025-10-22T13:13:00Z">
          <w:pPr>
            <w:keepNext/>
            <w:numPr>
              <w:ilvl w:val="1"/>
              <w:numId w:val="7"/>
            </w:numPr>
            <w:pBdr>
              <w:bottom w:val="single" w:sz="4" w:space="1" w:color="auto"/>
            </w:pBdr>
            <w:spacing w:before="240" w:after="120"/>
            <w:ind w:left="355" w:right="-143" w:hanging="432"/>
            <w:jc w:val="both"/>
            <w:outlineLvl w:val="2"/>
          </w:pPr>
        </w:pPrChange>
      </w:pPr>
    </w:p>
    <w:p w14:paraId="74EF9567" w14:textId="222DE02D" w:rsidR="00572F4B" w:rsidRPr="001F7542" w:rsidDel="00874EF6" w:rsidRDefault="00572F4B">
      <w:pPr>
        <w:spacing w:line="276" w:lineRule="auto"/>
        <w:contextualSpacing/>
        <w:jc w:val="both"/>
        <w:rPr>
          <w:ins w:id="26385" w:author="Visone Rossana (GSE)" w:date="2025-09-02T11:18:00Z" w16du:dateUtc="2025-09-02T09:18:00Z"/>
          <w:del w:id="26386" w:author="Visone Rossana (GSE)" w:date="2025-10-22T15:13:00Z" w16du:dateUtc="2025-10-22T13:13:00Z"/>
          <w:sz w:val="22"/>
          <w:szCs w:val="22"/>
          <w:highlight w:val="yellow"/>
          <w:rPrChange w:id="26387" w:author="Visone Rossana (GSE)" w:date="2025-10-22T15:11:00Z" w16du:dateUtc="2025-10-22T13:11:00Z">
            <w:rPr>
              <w:ins w:id="26388" w:author="Visone Rossana (GSE)" w:date="2025-09-02T11:18:00Z" w16du:dateUtc="2025-09-02T09:18:00Z"/>
              <w:del w:id="26389" w:author="Visone Rossana (GSE)" w:date="2025-10-22T15:13:00Z" w16du:dateUtc="2025-10-22T13:13:00Z"/>
              <w:highlight w:val="yellow"/>
            </w:rPr>
          </w:rPrChange>
        </w:rPr>
        <w:pPrChange w:id="26390" w:author="Visone Rossana (GSE)" w:date="2025-10-22T15:11:00Z" w16du:dateUtc="2025-10-22T13:11:00Z">
          <w:pPr>
            <w:contextualSpacing/>
            <w:jc w:val="both"/>
          </w:pPr>
        </w:pPrChange>
      </w:pPr>
      <w:bookmarkStart w:id="26391" w:name="_Toc212462707"/>
      <w:bookmarkEnd w:id="26391"/>
    </w:p>
    <w:p w14:paraId="3240AA78" w14:textId="0C442C7E" w:rsidR="00572F4B" w:rsidRPr="00483B62" w:rsidRDefault="00572F4B">
      <w:pPr>
        <w:pStyle w:val="TITOLO20"/>
        <w:numPr>
          <w:ilvl w:val="1"/>
          <w:numId w:val="292"/>
        </w:numPr>
        <w:ind w:left="567" w:hanging="425"/>
        <w:outlineLvl w:val="1"/>
        <w:rPr>
          <w:ins w:id="26392" w:author="Visone Rossana (GSE)" w:date="2025-09-02T11:18:00Z" w16du:dateUtc="2025-09-02T09:18:00Z"/>
          <w:highlight w:val="cyan"/>
        </w:rPr>
        <w:pPrChange w:id="26393" w:author="Visone Rossana (GSE)" w:date="2025-10-20T11:16:00Z" w16du:dateUtc="2025-10-20T09:16:00Z">
          <w:pPr>
            <w:keepNext/>
            <w:numPr>
              <w:ilvl w:val="1"/>
              <w:numId w:val="7"/>
            </w:numPr>
            <w:pBdr>
              <w:bottom w:val="single" w:sz="4" w:space="1" w:color="auto"/>
            </w:pBdr>
            <w:spacing w:before="240" w:after="120"/>
            <w:ind w:left="355" w:right="-143" w:hanging="432"/>
            <w:jc w:val="both"/>
            <w:outlineLvl w:val="2"/>
          </w:pPr>
        </w:pPrChange>
      </w:pPr>
      <w:ins w:id="26394" w:author="Visone Rossana (GSE)" w:date="2025-09-02T11:18:00Z" w16du:dateUtc="2025-09-02T09:18:00Z">
        <w:del w:id="26395" w:author="Visone Rossana (GSE)" w:date="2025-10-22T15:13:00Z" w16du:dateUtc="2025-10-22T13:13:00Z">
          <w:r w:rsidDel="00874EF6">
            <w:delText xml:space="preserve"> </w:delText>
          </w:r>
        </w:del>
        <w:bookmarkStart w:id="26396" w:name="_Toc212462708"/>
        <w:r w:rsidRPr="00613716">
          <w:t xml:space="preserve">Sostituzione </w:t>
        </w:r>
      </w:ins>
      <w:ins w:id="26397" w:author="Visone Rossana (GSE)" w:date="2025-09-02T11:18:00Z">
        <w:r w:rsidRPr="00572F4B">
          <w:t xml:space="preserve">di impianti di climatizzazione invernale esistenti o di riscaldamento delle serre e dei fabbricati rurali esistenti </w:t>
        </w:r>
      </w:ins>
      <w:ins w:id="26398" w:author="Visone Rossana (GSE)" w:date="2025-10-22T15:56:00Z" w16du:dateUtc="2025-10-22T13:56:00Z">
        <w:r w:rsidR="0013488A">
          <w:t>o per la produzione di energia termica per processi</w:t>
        </w:r>
      </w:ins>
      <w:ins w:id="26399" w:author="Visone Rossana (GSE)" w:date="2025-10-22T15:57:00Z" w16du:dateUtc="2025-10-22T13:57:00Z">
        <w:r w:rsidR="0013488A">
          <w:t xml:space="preserve"> produttivi o immissione in reti di teleriscaldamento e teleraffreddamento </w:t>
        </w:r>
      </w:ins>
      <w:ins w:id="26400" w:author="Visone Rossana (GSE)" w:date="2025-09-02T11:18:00Z">
        <w:r w:rsidRPr="00572F4B">
          <w:t xml:space="preserve">con impianti di climatizzazione invernale dotati di generatore di calore alimentato da biomassa, </w:t>
        </w:r>
      </w:ins>
      <w:ins w:id="26401" w:author="Visone Rossana (GSE)" w:date="2025-10-22T15:57:00Z" w16du:dateUtc="2025-10-22T13:57:00Z">
        <w:r w:rsidR="00EC5B85">
          <w:t xml:space="preserve">compresi i sistemi ibridi factory made o bivalenti </w:t>
        </w:r>
      </w:ins>
      <w:ins w:id="26402" w:author="Visone Rossana (GSE)" w:date="2025-10-22T15:58:00Z" w16du:dateUtc="2025-10-22T13:58:00Z">
        <w:r w:rsidR="00EC5B85">
          <w:t>a pompa di calore</w:t>
        </w:r>
        <w:r w:rsidR="00041D02">
          <w:t xml:space="preserve">, </w:t>
        </w:r>
      </w:ins>
      <w:ins w:id="26403" w:author="Visone Rossana (GSE)" w:date="2025-09-02T11:18:00Z">
        <w:r w:rsidRPr="00572F4B">
          <w:t xml:space="preserve">unitamente all’installazione di sistemi per la contabilizzazione del calore nel caso di impianti con potenza termica utile superiore a 200 kW </w:t>
        </w:r>
      </w:ins>
      <w:ins w:id="26404" w:author="Visone Rossana (GSE)" w:date="2025-09-02T11:18:00Z" w16du:dateUtc="2025-09-02T09:18:00Z">
        <w:r w:rsidRPr="00613716">
          <w:t xml:space="preserve">(intervento </w:t>
        </w:r>
        <w:r w:rsidRPr="00572F4B">
          <w:t>III.</w:t>
        </w:r>
        <w:r>
          <w:t>C</w:t>
        </w:r>
        <w:r w:rsidRPr="00613716">
          <w:t xml:space="preserve"> - art. </w:t>
        </w:r>
        <w:r>
          <w:t>8</w:t>
        </w:r>
        <w:r w:rsidRPr="00613716">
          <w:t xml:space="preserve">, comma </w:t>
        </w:r>
        <w:r>
          <w:t>1</w:t>
        </w:r>
        <w:r w:rsidRPr="00613716">
          <w:t xml:space="preserve">, lettera </w:t>
        </w:r>
        <w:r>
          <w:t>c</w:t>
        </w:r>
      </w:ins>
      <w:ins w:id="26405" w:author="Visone Rossana (GSE)" w:date="2025-09-02T11:19:00Z" w16du:dateUtc="2025-09-02T09:19:00Z">
        <w:r>
          <w:t>)</w:t>
        </w:r>
      </w:ins>
      <w:bookmarkEnd w:id="26396"/>
      <w:ins w:id="26406" w:author="Visone Rossana (GSE)" w:date="2025-09-02T11:18:00Z" w16du:dateUtc="2025-09-02T09:18:00Z">
        <w:r w:rsidRPr="00613716">
          <w:t xml:space="preserve"> </w:t>
        </w:r>
      </w:ins>
    </w:p>
    <w:p w14:paraId="63ECEFFB" w14:textId="4A33ACAA" w:rsidR="00874EF6" w:rsidRPr="003D4FC0" w:rsidRDefault="00874EF6" w:rsidP="00874EF6">
      <w:pPr>
        <w:spacing w:after="120" w:line="276" w:lineRule="auto"/>
        <w:jc w:val="both"/>
        <w:rPr>
          <w:ins w:id="26407" w:author="Visone Rossana (GSE)" w:date="2025-10-22T15:13:00Z" w16du:dateUtc="2025-10-22T13:13:00Z"/>
          <w:sz w:val="22"/>
          <w:szCs w:val="22"/>
        </w:rPr>
      </w:pPr>
      <w:ins w:id="26408" w:author="Visone Rossana (GSE)" w:date="2025-10-22T15:13:00Z" w16du:dateUtc="2025-10-22T13:13:00Z">
        <w:r w:rsidRPr="003D4FC0">
          <w:rPr>
            <w:sz w:val="22"/>
            <w:szCs w:val="22"/>
          </w:rPr>
          <w:t>L’intervento consiste nella sostituzione di impianti di climatizzazione invernale in edifici esistenti, parti di edifici esistenti o unità immobiliari esistenti di qualsiasi categoria catastale, o di riscaldamento di serre</w:t>
        </w:r>
        <w:r w:rsidRPr="003D4FC0">
          <w:rPr>
            <w:sz w:val="22"/>
            <w:szCs w:val="22"/>
            <w:vertAlign w:val="superscript"/>
          </w:rPr>
          <w:footnoteReference w:id="25"/>
        </w:r>
        <w:r w:rsidRPr="003D4FC0">
          <w:rPr>
            <w:sz w:val="22"/>
            <w:szCs w:val="22"/>
          </w:rPr>
          <w:t xml:space="preserve"> esistenti e fabbricati rurali esistenti, alimentati a biomassa, a carbone, a olio combustibile o a gasolio, </w:t>
        </w:r>
      </w:ins>
      <w:ins w:id="26411" w:author="Visone Rossana (GSE)" w:date="2025-10-22T16:50:00Z" w16du:dateUtc="2025-10-22T14:50:00Z">
        <w:del w:id="26412" w:author="Visone Rossana (GSE)" w:date="2025-10-23T15:29:00Z" w16du:dateUtc="2025-10-23T13:29:00Z">
          <w:r w:rsidR="00B04FB2" w:rsidRPr="00B04FB2">
            <w:rPr>
              <w:sz w:val="22"/>
              <w:szCs w:val="22"/>
              <w:highlight w:val="cyan"/>
              <w:rPrChange w:id="26413" w:author="Visone Rossana (GSE)" w:date="2025-10-22T16:50:00Z" w16du:dateUtc="2025-10-22T14:50:00Z">
                <w:rPr>
                  <w:sz w:val="22"/>
                  <w:szCs w:val="22"/>
                </w:rPr>
              </w:rPrChange>
            </w:rPr>
            <w:delText>a GPL o gas naturale</w:delText>
          </w:r>
          <w:r w:rsidR="00B04FB2">
            <w:rPr>
              <w:sz w:val="22"/>
              <w:szCs w:val="22"/>
            </w:rPr>
            <w:delText xml:space="preserve"> </w:delText>
          </w:r>
        </w:del>
      </w:ins>
      <w:ins w:id="26414" w:author="Visone Rossana (GSE)" w:date="2025-10-22T15:13:00Z" w16du:dateUtc="2025-10-22T13:13:00Z">
        <w:r w:rsidRPr="003D4FC0">
          <w:rPr>
            <w:sz w:val="22"/>
            <w:szCs w:val="22"/>
          </w:rPr>
          <w:t>con i seguenti generatori di calore</w:t>
        </w:r>
        <w:r w:rsidRPr="003D4FC0">
          <w:rPr>
            <w:sz w:val="22"/>
            <w:szCs w:val="22"/>
            <w:vertAlign w:val="superscript"/>
          </w:rPr>
          <w:footnoteReference w:id="26"/>
        </w:r>
      </w:ins>
      <w:ins w:id="26428" w:author="Visone Rossana (GSE)" w:date="2025-10-22T16:56:00Z" w16du:dateUtc="2025-10-22T14:56:00Z">
        <w:r w:rsidR="00034894">
          <w:rPr>
            <w:sz w:val="22"/>
            <w:szCs w:val="22"/>
          </w:rPr>
          <w:t xml:space="preserve"> </w:t>
        </w:r>
        <w:r w:rsidR="00034894" w:rsidRPr="00034894">
          <w:rPr>
            <w:sz w:val="22"/>
            <w:szCs w:val="22"/>
            <w:highlight w:val="yellow"/>
            <w:rPrChange w:id="26429" w:author="Visone Rossana (GSE)" w:date="2025-10-22T16:57:00Z" w16du:dateUtc="2025-10-22T14:57:00Z">
              <w:rPr>
                <w:sz w:val="22"/>
                <w:szCs w:val="22"/>
              </w:rPr>
            </w:rPrChange>
          </w:rPr>
          <w:t>anche comprendenti</w:t>
        </w:r>
        <w:r w:rsidR="00034894">
          <w:rPr>
            <w:sz w:val="22"/>
            <w:szCs w:val="22"/>
          </w:rPr>
          <w:t xml:space="preserve"> i sistemi ibridi </w:t>
        </w:r>
        <w:r w:rsidR="00034894" w:rsidRPr="003D4FC0">
          <w:rPr>
            <w:i/>
            <w:iCs/>
            <w:sz w:val="22"/>
            <w:szCs w:val="22"/>
          </w:rPr>
          <w:t>factory made</w:t>
        </w:r>
        <w:r w:rsidR="00034894">
          <w:rPr>
            <w:sz w:val="22"/>
            <w:szCs w:val="22"/>
          </w:rPr>
          <w:t xml:space="preserve"> o bivalenti a pompa di calore</w:t>
        </w:r>
      </w:ins>
      <w:ins w:id="26430" w:author="Visone Rossana (GSE)" w:date="2025-10-22T15:13:00Z" w16du:dateUtc="2025-10-22T13:13:00Z">
        <w:r w:rsidRPr="003D4FC0">
          <w:rPr>
            <w:sz w:val="22"/>
            <w:szCs w:val="22"/>
          </w:rPr>
          <w:t>:</w:t>
        </w:r>
      </w:ins>
    </w:p>
    <w:p w14:paraId="13BF5B1C" w14:textId="77777777" w:rsidR="00874EF6" w:rsidRPr="003D4FC0" w:rsidRDefault="00874EF6" w:rsidP="00874EF6">
      <w:pPr>
        <w:numPr>
          <w:ilvl w:val="0"/>
          <w:numId w:val="559"/>
        </w:numPr>
        <w:tabs>
          <w:tab w:val="num" w:pos="426"/>
        </w:tabs>
        <w:spacing w:line="276" w:lineRule="auto"/>
        <w:ind w:left="426" w:hanging="284"/>
        <w:jc w:val="both"/>
        <w:rPr>
          <w:ins w:id="26431" w:author="Visone Rossana (GSE)" w:date="2025-10-22T15:13:00Z" w16du:dateUtc="2025-10-22T13:13:00Z"/>
          <w:rFonts w:cs="Calibri"/>
          <w:b/>
          <w:sz w:val="22"/>
          <w:szCs w:val="22"/>
        </w:rPr>
      </w:pPr>
      <w:ins w:id="26432" w:author="Visone Rossana (GSE)" w:date="2025-10-22T15:13:00Z" w16du:dateUtc="2025-10-22T13:13:00Z">
        <w:r w:rsidRPr="003D4FC0">
          <w:rPr>
            <w:rFonts w:cs="Calibri"/>
            <w:sz w:val="22"/>
            <w:szCs w:val="22"/>
          </w:rPr>
          <w:t>caldaie a biomassa di potenza termica nominale inferiore o uguale a 500 kW</w:t>
        </w:r>
        <w:r w:rsidRPr="003D4FC0">
          <w:rPr>
            <w:rFonts w:cs="Calibri"/>
            <w:sz w:val="22"/>
            <w:szCs w:val="22"/>
            <w:vertAlign w:val="subscript"/>
          </w:rPr>
          <w:t>t</w:t>
        </w:r>
        <w:r w:rsidRPr="003D4FC0">
          <w:rPr>
            <w:rFonts w:cs="Calibri"/>
            <w:sz w:val="22"/>
            <w:szCs w:val="22"/>
          </w:rPr>
          <w:t>;</w:t>
        </w:r>
      </w:ins>
    </w:p>
    <w:p w14:paraId="2F16FC5E" w14:textId="77777777" w:rsidR="00874EF6" w:rsidRPr="003D4FC0" w:rsidRDefault="00874EF6" w:rsidP="00874EF6">
      <w:pPr>
        <w:numPr>
          <w:ilvl w:val="0"/>
          <w:numId w:val="559"/>
        </w:numPr>
        <w:tabs>
          <w:tab w:val="num" w:pos="426"/>
        </w:tabs>
        <w:spacing w:line="276" w:lineRule="auto"/>
        <w:ind w:left="426" w:hanging="284"/>
        <w:jc w:val="both"/>
        <w:rPr>
          <w:ins w:id="26433" w:author="Visone Rossana (GSE)" w:date="2025-10-22T15:13:00Z" w16du:dateUtc="2025-10-22T13:13:00Z"/>
          <w:rFonts w:cs="Calibri"/>
          <w:b/>
          <w:sz w:val="22"/>
          <w:szCs w:val="22"/>
        </w:rPr>
      </w:pPr>
      <w:ins w:id="26434" w:author="Visone Rossana (GSE)" w:date="2025-10-22T15:13:00Z" w16du:dateUtc="2025-10-22T13:13:00Z">
        <w:r w:rsidRPr="003D4FC0">
          <w:rPr>
            <w:rFonts w:cs="Calibri"/>
            <w:sz w:val="22"/>
            <w:szCs w:val="22"/>
          </w:rPr>
          <w:t>caldaie a biomassa di potenza termica nominale superiore a 500 kW</w:t>
        </w:r>
        <w:r w:rsidRPr="003D4FC0">
          <w:rPr>
            <w:rFonts w:cs="Calibri"/>
            <w:sz w:val="22"/>
            <w:szCs w:val="22"/>
            <w:vertAlign w:val="subscript"/>
          </w:rPr>
          <w:t>t</w:t>
        </w:r>
        <w:r w:rsidRPr="003D4FC0">
          <w:rPr>
            <w:rFonts w:cs="Calibri"/>
            <w:sz w:val="22"/>
            <w:szCs w:val="22"/>
          </w:rPr>
          <w:t xml:space="preserve"> e inferiore o uguale a 2.000 kW</w:t>
        </w:r>
        <w:r w:rsidRPr="003D4FC0">
          <w:rPr>
            <w:rFonts w:cs="Calibri"/>
            <w:sz w:val="22"/>
            <w:szCs w:val="22"/>
            <w:vertAlign w:val="subscript"/>
          </w:rPr>
          <w:t>t</w:t>
        </w:r>
        <w:r w:rsidRPr="003D4FC0">
          <w:rPr>
            <w:sz w:val="22"/>
            <w:szCs w:val="22"/>
            <w:vertAlign w:val="superscript"/>
          </w:rPr>
          <w:footnoteReference w:id="27"/>
        </w:r>
        <w:r w:rsidRPr="003D4FC0">
          <w:rPr>
            <w:rFonts w:cs="Calibri"/>
            <w:sz w:val="22"/>
            <w:szCs w:val="22"/>
          </w:rPr>
          <w:t>;</w:t>
        </w:r>
      </w:ins>
    </w:p>
    <w:p w14:paraId="1FDC68A9" w14:textId="77777777" w:rsidR="00874EF6" w:rsidRPr="003D4FC0" w:rsidRDefault="00874EF6" w:rsidP="00874EF6">
      <w:pPr>
        <w:numPr>
          <w:ilvl w:val="0"/>
          <w:numId w:val="559"/>
        </w:numPr>
        <w:tabs>
          <w:tab w:val="num" w:pos="426"/>
        </w:tabs>
        <w:spacing w:line="276" w:lineRule="auto"/>
        <w:ind w:left="426" w:hanging="284"/>
        <w:jc w:val="both"/>
        <w:rPr>
          <w:ins w:id="26437" w:author="Visone Rossana (GSE)" w:date="2025-10-22T15:13:00Z" w16du:dateUtc="2025-10-22T13:13:00Z"/>
          <w:rFonts w:cs="Calibri"/>
          <w:b/>
          <w:sz w:val="22"/>
          <w:szCs w:val="22"/>
        </w:rPr>
      </w:pPr>
      <w:ins w:id="26438" w:author="Visone Rossana (GSE)" w:date="2025-10-22T15:13:00Z" w16du:dateUtc="2025-10-22T13:13:00Z">
        <w:r w:rsidRPr="003D4FC0">
          <w:rPr>
            <w:rFonts w:cs="Calibri"/>
            <w:sz w:val="22"/>
            <w:szCs w:val="22"/>
          </w:rPr>
          <w:t>stufe e termocamini a pellet;</w:t>
        </w:r>
      </w:ins>
    </w:p>
    <w:p w14:paraId="65A7CBF2" w14:textId="77777777" w:rsidR="00874EF6" w:rsidRPr="003D4FC0" w:rsidRDefault="00874EF6" w:rsidP="00874EF6">
      <w:pPr>
        <w:numPr>
          <w:ilvl w:val="0"/>
          <w:numId w:val="559"/>
        </w:numPr>
        <w:tabs>
          <w:tab w:val="num" w:pos="426"/>
        </w:tabs>
        <w:spacing w:line="276" w:lineRule="auto"/>
        <w:ind w:left="426" w:hanging="284"/>
        <w:jc w:val="both"/>
        <w:rPr>
          <w:ins w:id="26439" w:author="Visone Rossana (GSE)" w:date="2025-10-22T15:13:00Z" w16du:dateUtc="2025-10-22T13:13:00Z"/>
          <w:rFonts w:cs="Calibri"/>
          <w:b/>
          <w:sz w:val="22"/>
          <w:szCs w:val="22"/>
        </w:rPr>
      </w:pPr>
      <w:ins w:id="26440" w:author="Visone Rossana (GSE)" w:date="2025-10-22T15:13:00Z" w16du:dateUtc="2025-10-22T13:13:00Z">
        <w:r w:rsidRPr="003D4FC0">
          <w:rPr>
            <w:rFonts w:cs="Calibri"/>
            <w:sz w:val="22"/>
            <w:szCs w:val="22"/>
          </w:rPr>
          <w:t>termocamini a legna;</w:t>
        </w:r>
      </w:ins>
    </w:p>
    <w:p w14:paraId="7147F7B9" w14:textId="77777777" w:rsidR="00874EF6" w:rsidRPr="003D4FC0" w:rsidRDefault="00874EF6" w:rsidP="00874EF6">
      <w:pPr>
        <w:numPr>
          <w:ilvl w:val="0"/>
          <w:numId w:val="559"/>
        </w:numPr>
        <w:tabs>
          <w:tab w:val="num" w:pos="426"/>
        </w:tabs>
        <w:spacing w:after="120" w:line="276" w:lineRule="auto"/>
        <w:ind w:left="426" w:hanging="284"/>
        <w:jc w:val="both"/>
        <w:rPr>
          <w:ins w:id="26441" w:author="Visone Rossana (GSE)" w:date="2025-10-22T15:13:00Z" w16du:dateUtc="2025-10-22T13:13:00Z"/>
          <w:rFonts w:cs="Calibri"/>
          <w:b/>
          <w:sz w:val="22"/>
          <w:szCs w:val="22"/>
        </w:rPr>
      </w:pPr>
      <w:ins w:id="26442" w:author="Visone Rossana (GSE)" w:date="2025-10-22T15:13:00Z" w16du:dateUtc="2025-10-22T13:13:00Z">
        <w:r w:rsidRPr="003D4FC0">
          <w:rPr>
            <w:rFonts w:cs="Calibri"/>
            <w:sz w:val="22"/>
            <w:szCs w:val="22"/>
          </w:rPr>
          <w:t>stufe a legna.</w:t>
        </w:r>
      </w:ins>
    </w:p>
    <w:p w14:paraId="439A5709" w14:textId="241026CB" w:rsidR="0014652B" w:rsidRDefault="00231F90" w:rsidP="009935F5">
      <w:pPr>
        <w:spacing w:after="120" w:line="276" w:lineRule="auto"/>
        <w:jc w:val="both"/>
        <w:rPr>
          <w:ins w:id="26443" w:author="Visone Rossana (GSE)" w:date="2025-10-23T15:22:00Z" w16du:dateUtc="2025-10-23T13:22:00Z"/>
          <w:sz w:val="22"/>
          <w:szCs w:val="22"/>
        </w:rPr>
      </w:pPr>
      <w:commentRangeStart w:id="26444"/>
      <w:ins w:id="26445" w:author="Visone Rossana (GSE)" w:date="2025-10-23T15:25:00Z" w16du:dateUtc="2025-10-23T13:25:00Z">
        <w:r>
          <w:rPr>
            <w:sz w:val="22"/>
            <w:szCs w:val="22"/>
          </w:rPr>
          <w:t>E’</w:t>
        </w:r>
      </w:ins>
      <w:ins w:id="26446" w:author="Visone Rossana (GSE)" w:date="2025-10-23T15:22:00Z" w16du:dateUtc="2025-10-23T13:22:00Z">
        <w:r w:rsidR="0014652B">
          <w:rPr>
            <w:sz w:val="22"/>
            <w:szCs w:val="22"/>
          </w:rPr>
          <w:t>, inoltre,</w:t>
        </w:r>
        <w:r w:rsidR="00C94CF1">
          <w:rPr>
            <w:sz w:val="22"/>
            <w:szCs w:val="22"/>
          </w:rPr>
          <w:t xml:space="preserve"> </w:t>
        </w:r>
        <w:r w:rsidR="00BC79ED">
          <w:rPr>
            <w:sz w:val="22"/>
            <w:szCs w:val="22"/>
          </w:rPr>
          <w:t>incentivabil</w:t>
        </w:r>
      </w:ins>
      <w:ins w:id="26447" w:author="Visone Rossana (GSE)" w:date="2025-10-23T15:25:00Z" w16du:dateUtc="2025-10-23T13:25:00Z">
        <w:r>
          <w:rPr>
            <w:sz w:val="22"/>
            <w:szCs w:val="22"/>
          </w:rPr>
          <w:t>e la sostituzione di generator</w:t>
        </w:r>
      </w:ins>
      <w:ins w:id="26448" w:author="Visone Rossana (GSE)" w:date="2025-10-23T15:26:00Z" w16du:dateUtc="2025-10-23T13:26:00Z">
        <w:r w:rsidR="005A2CA6">
          <w:rPr>
            <w:sz w:val="22"/>
            <w:szCs w:val="22"/>
          </w:rPr>
          <w:t>i</w:t>
        </w:r>
      </w:ins>
      <w:ins w:id="26449" w:author="Visone Rossana (GSE)" w:date="2025-10-23T15:25:00Z" w16du:dateUtc="2025-10-23T13:25:00Z">
        <w:r>
          <w:rPr>
            <w:sz w:val="22"/>
            <w:szCs w:val="22"/>
          </w:rPr>
          <w:t xml:space="preserve"> alimentat</w:t>
        </w:r>
      </w:ins>
      <w:ins w:id="26450" w:author="Visone Rossana (GSE)" w:date="2025-10-23T15:28:00Z" w16du:dateUtc="2025-10-23T13:28:00Z">
        <w:r w:rsidR="00D37BA8">
          <w:rPr>
            <w:sz w:val="22"/>
            <w:szCs w:val="22"/>
          </w:rPr>
          <w:t>i</w:t>
        </w:r>
      </w:ins>
      <w:ins w:id="26451" w:author="Visone Rossana (GSE)" w:date="2025-10-23T15:25:00Z" w16du:dateUtc="2025-10-23T13:25:00Z">
        <w:r>
          <w:rPr>
            <w:sz w:val="22"/>
            <w:szCs w:val="22"/>
          </w:rPr>
          <w:t xml:space="preserve"> a GPL o gas naturale</w:t>
        </w:r>
        <w:r w:rsidR="00D27479">
          <w:rPr>
            <w:sz w:val="22"/>
            <w:szCs w:val="22"/>
          </w:rPr>
          <w:t xml:space="preserve"> </w:t>
        </w:r>
      </w:ins>
      <w:ins w:id="26452" w:author="Visone Rossana (GSE)" w:date="2025-10-23T15:26:00Z" w16du:dateUtc="2025-10-23T13:26:00Z">
        <w:r w:rsidR="00523B2D">
          <w:rPr>
            <w:sz w:val="22"/>
            <w:szCs w:val="22"/>
          </w:rPr>
          <w:t xml:space="preserve">con </w:t>
        </w:r>
      </w:ins>
      <w:ins w:id="26453" w:author="Visone Rossana (GSE)" w:date="2025-10-23T15:28:00Z" w16du:dateUtc="2025-10-23T13:28:00Z">
        <w:r w:rsidR="00570266">
          <w:rPr>
            <w:sz w:val="22"/>
            <w:szCs w:val="22"/>
          </w:rPr>
          <w:t>l’</w:t>
        </w:r>
      </w:ins>
      <w:ins w:id="26454" w:author="Visone Rossana (GSE)" w:date="2025-10-23T15:26:00Z" w16du:dateUtc="2025-10-23T13:26:00Z">
        <w:r w:rsidR="00523B2D">
          <w:rPr>
            <w:sz w:val="22"/>
            <w:szCs w:val="22"/>
          </w:rPr>
          <w:t xml:space="preserve">installazione di </w:t>
        </w:r>
      </w:ins>
      <w:ins w:id="26455" w:author="Visone Rossana (GSE)" w:date="2025-10-23T15:25:00Z" w16du:dateUtc="2025-10-23T13:25:00Z">
        <w:r w:rsidR="00D27479">
          <w:rPr>
            <w:sz w:val="22"/>
            <w:szCs w:val="22"/>
          </w:rPr>
          <w:t>generator</w:t>
        </w:r>
      </w:ins>
      <w:ins w:id="26456" w:author="Visone Rossana (GSE)" w:date="2025-10-23T15:26:00Z" w16du:dateUtc="2025-10-23T13:26:00Z">
        <w:r w:rsidR="005A2CA6">
          <w:rPr>
            <w:sz w:val="22"/>
            <w:szCs w:val="22"/>
          </w:rPr>
          <w:t>i</w:t>
        </w:r>
      </w:ins>
      <w:ins w:id="26457" w:author="Visone Rossana (GSE)" w:date="2025-10-23T15:25:00Z" w16du:dateUtc="2025-10-23T13:25:00Z">
        <w:r w:rsidR="00D27479">
          <w:rPr>
            <w:sz w:val="22"/>
            <w:szCs w:val="22"/>
          </w:rPr>
          <w:t xml:space="preserve"> a</w:t>
        </w:r>
      </w:ins>
      <w:ins w:id="26458" w:author="Visone Rossana (GSE)" w:date="2025-10-23T15:26:00Z" w16du:dateUtc="2025-10-23T13:26:00Z">
        <w:r w:rsidR="005A2CA6">
          <w:rPr>
            <w:sz w:val="22"/>
            <w:szCs w:val="22"/>
          </w:rPr>
          <w:t>lim</w:t>
        </w:r>
      </w:ins>
      <w:ins w:id="26459" w:author="Visone Rossana (GSE)" w:date="2025-10-23T15:27:00Z" w16du:dateUtc="2025-10-23T13:27:00Z">
        <w:r w:rsidR="005A2CA6">
          <w:rPr>
            <w:sz w:val="22"/>
            <w:szCs w:val="22"/>
          </w:rPr>
          <w:t>entati</w:t>
        </w:r>
      </w:ins>
      <w:ins w:id="26460" w:author="Visone Rossana (GSE)" w:date="2025-10-23T15:25:00Z" w16du:dateUtc="2025-10-23T13:25:00Z">
        <w:r w:rsidR="00D27479">
          <w:rPr>
            <w:sz w:val="22"/>
            <w:szCs w:val="22"/>
          </w:rPr>
          <w:t xml:space="preserve"> </w:t>
        </w:r>
      </w:ins>
      <w:ins w:id="26461" w:author="Visone Rossana (GSE)" w:date="2025-10-23T15:28:00Z" w16du:dateUtc="2025-10-23T13:28:00Z">
        <w:r w:rsidR="00570266">
          <w:rPr>
            <w:sz w:val="22"/>
            <w:szCs w:val="22"/>
          </w:rPr>
          <w:t xml:space="preserve">a </w:t>
        </w:r>
      </w:ins>
      <w:ins w:id="26462" w:author="Visone Rossana (GSE)" w:date="2025-10-23T15:25:00Z" w16du:dateUtc="2025-10-23T13:25:00Z">
        <w:r w:rsidR="00D27479">
          <w:rPr>
            <w:sz w:val="22"/>
            <w:szCs w:val="22"/>
          </w:rPr>
          <w:t xml:space="preserve">biomassa esclusivamente della tipologia a) e b) </w:t>
        </w:r>
      </w:ins>
      <w:ins w:id="26463" w:author="Visone Rossana (GSE)" w:date="2025-10-23T15:27:00Z" w16du:dateUtc="2025-10-23T13:27:00Z">
        <w:r w:rsidR="00C875D8">
          <w:rPr>
            <w:sz w:val="22"/>
            <w:szCs w:val="22"/>
          </w:rPr>
          <w:t>richiamate</w:t>
        </w:r>
      </w:ins>
      <w:ins w:id="26464" w:author="Visone Rossana (GSE)" w:date="2025-10-23T15:25:00Z" w16du:dateUtc="2025-10-23T13:25:00Z">
        <w:r w:rsidR="00D27479">
          <w:rPr>
            <w:sz w:val="22"/>
            <w:szCs w:val="22"/>
          </w:rPr>
          <w:t xml:space="preserve"> </w:t>
        </w:r>
      </w:ins>
      <w:ins w:id="26465" w:author="Visone Rossana (GSE)" w:date="2025-10-23T15:28:00Z" w16du:dateUtc="2025-10-23T13:28:00Z">
        <w:r w:rsidR="00D37BA8">
          <w:rPr>
            <w:sz w:val="22"/>
            <w:szCs w:val="22"/>
          </w:rPr>
          <w:t>e che assicurino, in aggiunta ai requisiti nel seguito descritti, il conseguimento della c</w:t>
        </w:r>
        <w:r w:rsidR="00D37BA8" w:rsidRPr="00D93419">
          <w:rPr>
            <w:sz w:val="22"/>
            <w:szCs w:val="22"/>
            <w:highlight w:val="cyan"/>
          </w:rPr>
          <w:t xml:space="preserve">lasse ambientale 5 stelle o superiore ed emissioni di particolato non superiore a </w:t>
        </w:r>
        <w:commentRangeStart w:id="26466"/>
        <w:r w:rsidR="00D37BA8" w:rsidRPr="00D93419">
          <w:rPr>
            <w:sz w:val="22"/>
            <w:szCs w:val="22"/>
            <w:highlight w:val="cyan"/>
          </w:rPr>
          <w:t>1</w:t>
        </w:r>
        <w:commentRangeEnd w:id="26466"/>
        <w:r w:rsidR="00D37BA8" w:rsidRPr="00D93419">
          <w:rPr>
            <w:rStyle w:val="Rimandocommento"/>
            <w:sz w:val="22"/>
            <w:szCs w:val="22"/>
            <w:highlight w:val="cyan"/>
          </w:rPr>
          <w:commentReference w:id="26466"/>
        </w:r>
        <w:r w:rsidR="00D37BA8" w:rsidRPr="00D93419">
          <w:rPr>
            <w:sz w:val="22"/>
            <w:szCs w:val="22"/>
            <w:highlight w:val="cyan"/>
          </w:rPr>
          <w:t xml:space="preserve"> mg/Nm</w:t>
        </w:r>
        <w:r w:rsidR="00D37BA8" w:rsidRPr="00D93419">
          <w:rPr>
            <w:sz w:val="22"/>
            <w:szCs w:val="22"/>
            <w:highlight w:val="cyan"/>
            <w:vertAlign w:val="superscript"/>
          </w:rPr>
          <w:t>3</w:t>
        </w:r>
        <w:r w:rsidR="00D37BA8" w:rsidRPr="00D93419">
          <w:rPr>
            <w:sz w:val="22"/>
            <w:szCs w:val="22"/>
            <w:highlight w:val="cyan"/>
          </w:rPr>
          <w:t>.</w:t>
        </w:r>
      </w:ins>
      <w:commentRangeEnd w:id="26444"/>
      <w:ins w:id="26468" w:author="Visone Rossana (GSE)" w:date="2025-10-23T15:29:00Z" w16du:dateUtc="2025-10-23T13:29:00Z">
        <w:r w:rsidR="00D37BA8">
          <w:rPr>
            <w:rStyle w:val="Rimandocommento"/>
            <w:sz w:val="22"/>
            <w:szCs w:val="22"/>
          </w:rPr>
          <w:commentReference w:id="26444"/>
        </w:r>
      </w:ins>
    </w:p>
    <w:p w14:paraId="68B773C1" w14:textId="7495B32F" w:rsidR="00921760" w:rsidRDefault="00921760" w:rsidP="009935F5">
      <w:pPr>
        <w:spacing w:after="120" w:line="276" w:lineRule="auto"/>
        <w:jc w:val="both"/>
        <w:rPr>
          <w:ins w:id="26470" w:author="Visone Rossana (GSE)" w:date="2025-10-22T17:23:00Z" w16du:dateUtc="2025-10-22T15:23:00Z"/>
          <w:sz w:val="22"/>
          <w:szCs w:val="22"/>
        </w:rPr>
      </w:pPr>
      <w:ins w:id="26471" w:author="Visone Rossana (GSE)" w:date="2025-10-22T16:58:00Z" w16du:dateUtc="2025-10-22T14:58:00Z">
        <w:r>
          <w:rPr>
            <w:sz w:val="22"/>
            <w:szCs w:val="22"/>
          </w:rPr>
          <w:t>Sono, in</w:t>
        </w:r>
      </w:ins>
      <w:ins w:id="26472" w:author="Visone Rossana (GSE)" w:date="2025-10-23T15:22:00Z" w16du:dateUtc="2025-10-23T13:22:00Z">
        <w:r w:rsidR="0014652B">
          <w:rPr>
            <w:sz w:val="22"/>
            <w:szCs w:val="22"/>
          </w:rPr>
          <w:t>fine</w:t>
        </w:r>
      </w:ins>
      <w:ins w:id="26473" w:author="Visone Rossana (GSE)" w:date="2025-10-22T16:58:00Z" w16du:dateUtc="2025-10-22T14:58:00Z">
        <w:del w:id="26474" w:author="Visone Rossana (GSE)" w:date="2025-10-23T15:22:00Z" w16du:dateUtc="2025-10-23T13:22:00Z">
          <w:r w:rsidDel="0014652B">
            <w:rPr>
              <w:sz w:val="22"/>
              <w:szCs w:val="22"/>
            </w:rPr>
            <w:delText>oltre</w:delText>
          </w:r>
        </w:del>
        <w:r>
          <w:rPr>
            <w:sz w:val="22"/>
            <w:szCs w:val="22"/>
          </w:rPr>
          <w:t>,</w:t>
        </w:r>
      </w:ins>
      <w:ins w:id="26475" w:author="Visone Rossana (GSE)" w:date="2025-10-22T16:59:00Z" w16du:dateUtc="2025-10-22T14:59:00Z">
        <w:r w:rsidR="000B3EBE">
          <w:rPr>
            <w:sz w:val="22"/>
            <w:szCs w:val="22"/>
          </w:rPr>
          <w:t xml:space="preserve"> incentivabili gli </w:t>
        </w:r>
      </w:ins>
      <w:ins w:id="26476" w:author="Visone Rossana (GSE)" w:date="2025-10-22T17:00:00Z" w16du:dateUtc="2025-10-22T15:00:00Z">
        <w:r w:rsidR="005A7322">
          <w:rPr>
            <w:sz w:val="22"/>
            <w:szCs w:val="22"/>
          </w:rPr>
          <w:t xml:space="preserve">interventi di sostituzione di </w:t>
        </w:r>
      </w:ins>
      <w:ins w:id="26477" w:author="Visone Rossana (GSE)" w:date="2025-10-22T17:01:00Z" w16du:dateUtc="2025-10-22T15:01:00Z">
        <w:r w:rsidR="0077123E">
          <w:rPr>
            <w:sz w:val="22"/>
            <w:szCs w:val="22"/>
          </w:rPr>
          <w:t>generatori di calore</w:t>
        </w:r>
      </w:ins>
      <w:ins w:id="26478" w:author="Visone Rossana (GSE)" w:date="2025-10-22T17:07:00Z" w16du:dateUtc="2025-10-22T15:07:00Z">
        <w:r w:rsidR="00991C32">
          <w:rPr>
            <w:sz w:val="22"/>
            <w:szCs w:val="22"/>
          </w:rPr>
          <w:t>, alimentati</w:t>
        </w:r>
        <w:r w:rsidR="00A94AB7">
          <w:rPr>
            <w:sz w:val="22"/>
            <w:szCs w:val="22"/>
          </w:rPr>
          <w:t xml:space="preserve"> a</w:t>
        </w:r>
        <w:r w:rsidR="00CB6E12">
          <w:rPr>
            <w:sz w:val="22"/>
            <w:szCs w:val="22"/>
          </w:rPr>
          <w:t xml:space="preserve"> </w:t>
        </w:r>
        <w:r w:rsidR="00A94AB7" w:rsidRPr="003D4FC0">
          <w:rPr>
            <w:sz w:val="22"/>
            <w:szCs w:val="22"/>
          </w:rPr>
          <w:t>biomassa, a carbone, a olio combustibile o a gasolio</w:t>
        </w:r>
        <w:r w:rsidR="00A94AB7">
          <w:rPr>
            <w:sz w:val="22"/>
            <w:szCs w:val="22"/>
          </w:rPr>
          <w:t xml:space="preserve">, </w:t>
        </w:r>
      </w:ins>
      <w:commentRangeStart w:id="26479"/>
      <w:ins w:id="26480" w:author="Visone Rossana (GSE)" w:date="2025-10-22T17:10:00Z" w16du:dateUtc="2025-10-22T15:10:00Z">
        <w:r w:rsidR="00EE0BB8" w:rsidRPr="00B6489E">
          <w:rPr>
            <w:sz w:val="22"/>
            <w:szCs w:val="22"/>
          </w:rPr>
          <w:t>con gene</w:t>
        </w:r>
        <w:r w:rsidR="00EE0BB8" w:rsidRPr="006518DB">
          <w:rPr>
            <w:sz w:val="22"/>
            <w:szCs w:val="22"/>
          </w:rPr>
          <w:t>ratori di calore</w:t>
        </w:r>
        <w:r w:rsidR="0037644F" w:rsidRPr="006518DB">
          <w:rPr>
            <w:sz w:val="22"/>
            <w:szCs w:val="22"/>
          </w:rPr>
          <w:t xml:space="preserve"> di cui alle lettere a) e b)</w:t>
        </w:r>
      </w:ins>
      <w:commentRangeEnd w:id="26479"/>
      <w:ins w:id="26481" w:author="Visone Rossana (GSE)" w:date="2025-10-22T17:22:00Z" w16du:dateUtc="2025-10-22T15:22:00Z">
        <w:r w:rsidR="000707B1" w:rsidRPr="006518DB">
          <w:rPr>
            <w:rStyle w:val="Rimandocommento"/>
            <w:sz w:val="22"/>
            <w:szCs w:val="22"/>
          </w:rPr>
          <w:commentReference w:id="26479"/>
        </w:r>
      </w:ins>
      <w:ins w:id="26483" w:author="Visone Rossana (GSE)" w:date="2025-10-22T17:10:00Z" w16du:dateUtc="2025-10-22T15:10:00Z">
        <w:r w:rsidR="00EE0BB8" w:rsidRPr="006518DB">
          <w:rPr>
            <w:sz w:val="22"/>
            <w:szCs w:val="22"/>
          </w:rPr>
          <w:t xml:space="preserve"> </w:t>
        </w:r>
      </w:ins>
      <w:ins w:id="26484" w:author="Visone Rossana (GSE)" w:date="2025-10-22T17:01:00Z" w16du:dateUtc="2025-10-22T15:01:00Z">
        <w:r w:rsidR="0077123E" w:rsidRPr="006518DB">
          <w:rPr>
            <w:sz w:val="22"/>
            <w:szCs w:val="22"/>
          </w:rPr>
          <w:t>i</w:t>
        </w:r>
        <w:r w:rsidR="0077123E">
          <w:rPr>
            <w:sz w:val="22"/>
            <w:szCs w:val="22"/>
          </w:rPr>
          <w:t xml:space="preserve">nstallati </w:t>
        </w:r>
      </w:ins>
      <w:ins w:id="26485" w:author="Visone Rossana (GSE)" w:date="2025-10-22T17:02:00Z" w16du:dateUtc="2025-10-22T15:02:00Z">
        <w:r w:rsidR="00221FE7">
          <w:rPr>
            <w:sz w:val="22"/>
            <w:szCs w:val="22"/>
          </w:rPr>
          <w:t>presso le centrali termiche a servizio di impianti di teleriscaldamento</w:t>
        </w:r>
      </w:ins>
      <w:ins w:id="26486" w:author="Visone Rossana (GSE)" w:date="2025-10-22T17:08:00Z" w16du:dateUtc="2025-10-22T15:08:00Z">
        <w:r w:rsidR="00DE6DDF">
          <w:rPr>
            <w:sz w:val="22"/>
            <w:szCs w:val="22"/>
          </w:rPr>
          <w:t xml:space="preserve">. </w:t>
        </w:r>
      </w:ins>
      <w:ins w:id="26487" w:author="Visone Rossana (GSE)" w:date="2025-10-22T17:10:00Z" w16du:dateUtc="2025-10-22T15:10:00Z">
        <w:r w:rsidR="0037644F">
          <w:rPr>
            <w:sz w:val="22"/>
            <w:szCs w:val="22"/>
          </w:rPr>
          <w:t xml:space="preserve">In </w:t>
        </w:r>
      </w:ins>
      <w:ins w:id="26488" w:author="Visone Rossana (GSE)" w:date="2025-10-23T15:19:00Z" w16du:dateUtc="2025-10-23T13:19:00Z">
        <w:r w:rsidR="003F5A3F">
          <w:rPr>
            <w:sz w:val="22"/>
            <w:szCs w:val="22"/>
          </w:rPr>
          <w:t xml:space="preserve">tale configurazione, </w:t>
        </w:r>
      </w:ins>
      <w:ins w:id="26489" w:author="Visone Rossana (GSE)" w:date="2025-10-23T15:21:00Z" w16du:dateUtc="2025-10-23T13:21:00Z">
        <w:r w:rsidR="00045F18">
          <w:rPr>
            <w:sz w:val="22"/>
            <w:szCs w:val="22"/>
          </w:rPr>
          <w:t>è consentita anche la sostituzione di un</w:t>
        </w:r>
      </w:ins>
      <w:ins w:id="26490" w:author="Visone Rossana (GSE)" w:date="2025-10-23T15:19:00Z" w16du:dateUtc="2025-10-23T13:19:00Z">
        <w:r w:rsidR="0037644F">
          <w:rPr>
            <w:sz w:val="22"/>
            <w:szCs w:val="22"/>
          </w:rPr>
          <w:t xml:space="preserve"> </w:t>
        </w:r>
        <w:r w:rsidR="00B6489E">
          <w:rPr>
            <w:sz w:val="22"/>
            <w:szCs w:val="22"/>
          </w:rPr>
          <w:t xml:space="preserve">generatore </w:t>
        </w:r>
      </w:ins>
      <w:ins w:id="26491" w:author="Visone Rossana (GSE)" w:date="2025-10-22T17:10:00Z" w16du:dateUtc="2025-10-22T15:10:00Z">
        <w:del w:id="26492" w:author="Visone Rossana (GSE)" w:date="2025-10-23T15:19:00Z" w16du:dateUtc="2025-10-23T13:19:00Z">
          <w:r w:rsidR="0037644F" w:rsidDel="003F5A3F">
            <w:rPr>
              <w:sz w:val="22"/>
              <w:szCs w:val="22"/>
            </w:rPr>
            <w:delText>caso</w:delText>
          </w:r>
          <w:r w:rsidR="00B6489E">
            <w:rPr>
              <w:sz w:val="22"/>
              <w:szCs w:val="22"/>
            </w:rPr>
            <w:delText xml:space="preserve"> di </w:delText>
          </w:r>
        </w:del>
      </w:ins>
      <w:ins w:id="26493" w:author="Visone Rossana (GSE)" w:date="2025-10-22T17:18:00Z" w16du:dateUtc="2025-10-22T15:18:00Z">
        <w:del w:id="26494" w:author="Visone Rossana (GSE)" w:date="2025-10-23T15:21:00Z" w16du:dateUtc="2025-10-23T13:21:00Z">
          <w:r w:rsidR="00742279">
            <w:rPr>
              <w:sz w:val="22"/>
              <w:szCs w:val="22"/>
            </w:rPr>
            <w:delText xml:space="preserve">sostituzione </w:delText>
          </w:r>
        </w:del>
        <w:del w:id="26495" w:author="Visone Rossana (GSE)" w:date="2025-10-23T15:19:00Z" w16du:dateUtc="2025-10-23T13:19:00Z">
          <w:r w:rsidR="00742279">
            <w:rPr>
              <w:sz w:val="22"/>
              <w:szCs w:val="22"/>
            </w:rPr>
            <w:delText xml:space="preserve">di </w:delText>
          </w:r>
        </w:del>
      </w:ins>
      <w:ins w:id="26496" w:author="Visone Rossana (GSE)" w:date="2025-10-22T17:19:00Z" w16du:dateUtc="2025-10-22T15:19:00Z">
        <w:del w:id="26497" w:author="Visone Rossana (GSE)" w:date="2025-10-23T15:19:00Z" w16du:dateUtc="2025-10-23T13:19:00Z">
          <w:r w:rsidR="00742279">
            <w:rPr>
              <w:sz w:val="22"/>
              <w:szCs w:val="22"/>
            </w:rPr>
            <w:delText xml:space="preserve">generatori di calore </w:delText>
          </w:r>
        </w:del>
        <w:r w:rsidR="00742279">
          <w:rPr>
            <w:sz w:val="22"/>
            <w:szCs w:val="22"/>
          </w:rPr>
          <w:t>alimentat</w:t>
        </w:r>
        <w:del w:id="26498" w:author="Visone Rossana (GSE)" w:date="2025-10-23T15:21:00Z" w16du:dateUtc="2025-10-23T13:21:00Z">
          <w:r w:rsidR="00742279">
            <w:rPr>
              <w:sz w:val="22"/>
              <w:szCs w:val="22"/>
            </w:rPr>
            <w:delText>i</w:delText>
          </w:r>
        </w:del>
      </w:ins>
      <w:ins w:id="26499" w:author="Visone Rossana (GSE)" w:date="2025-10-23T15:21:00Z" w16du:dateUtc="2025-10-23T13:21:00Z">
        <w:r w:rsidR="00045F18">
          <w:rPr>
            <w:sz w:val="22"/>
            <w:szCs w:val="22"/>
          </w:rPr>
          <w:t>o</w:t>
        </w:r>
      </w:ins>
      <w:ins w:id="26500" w:author="Visone Rossana (GSE)" w:date="2025-10-22T17:19:00Z" w16du:dateUtc="2025-10-22T15:19:00Z">
        <w:r w:rsidR="00742279">
          <w:rPr>
            <w:sz w:val="22"/>
            <w:szCs w:val="22"/>
          </w:rPr>
          <w:t xml:space="preserve"> a GPL o gas naturale</w:t>
        </w:r>
      </w:ins>
      <w:ins w:id="26501" w:author="Visone Rossana (GSE)" w:date="2025-10-23T15:21:00Z" w16du:dateUtc="2025-10-23T13:21:00Z">
        <w:r w:rsidR="000B7563">
          <w:rPr>
            <w:sz w:val="22"/>
            <w:szCs w:val="22"/>
          </w:rPr>
          <w:t xml:space="preserve"> e </w:t>
        </w:r>
      </w:ins>
      <w:ins w:id="26502" w:author="Visone Rossana (GSE)" w:date="2025-10-22T17:19:00Z" w16du:dateUtc="2025-10-22T15:19:00Z">
        <w:del w:id="26503" w:author="Visone Rossana (GSE)" w:date="2025-10-23T15:21:00Z" w16du:dateUtc="2025-10-23T13:21:00Z">
          <w:r w:rsidR="005F6652">
            <w:rPr>
              <w:sz w:val="22"/>
              <w:szCs w:val="22"/>
            </w:rPr>
            <w:delText xml:space="preserve">, </w:delText>
          </w:r>
        </w:del>
        <w:r w:rsidR="005F6652">
          <w:rPr>
            <w:sz w:val="22"/>
            <w:szCs w:val="22"/>
          </w:rPr>
          <w:t>il generatore a biomassa installato deve assicurare</w:t>
        </w:r>
        <w:r w:rsidR="009935F5">
          <w:rPr>
            <w:sz w:val="22"/>
            <w:szCs w:val="22"/>
          </w:rPr>
          <w:t>, in aggiunta ai requisi</w:t>
        </w:r>
      </w:ins>
      <w:ins w:id="26504" w:author="Visone Rossana (GSE)" w:date="2025-10-22T17:20:00Z" w16du:dateUtc="2025-10-22T15:20:00Z">
        <w:r w:rsidR="009935F5">
          <w:rPr>
            <w:sz w:val="22"/>
            <w:szCs w:val="22"/>
          </w:rPr>
          <w:t>ti nel seguito descritt</w:t>
        </w:r>
        <w:r w:rsidR="00BC7C58">
          <w:rPr>
            <w:sz w:val="22"/>
            <w:szCs w:val="22"/>
          </w:rPr>
          <w:t>i,</w:t>
        </w:r>
      </w:ins>
      <w:ins w:id="26505" w:author="Visone Rossana (GSE)" w:date="2025-10-22T17:19:00Z" w16du:dateUtc="2025-10-22T15:19:00Z">
        <w:r w:rsidR="005F6652">
          <w:rPr>
            <w:sz w:val="22"/>
            <w:szCs w:val="22"/>
          </w:rPr>
          <w:t xml:space="preserve"> </w:t>
        </w:r>
      </w:ins>
      <w:ins w:id="26506" w:author="Visone Rossana (GSE)" w:date="2025-10-23T15:24:00Z" w16du:dateUtc="2025-10-23T13:24:00Z">
        <w:r w:rsidR="004742DC">
          <w:rPr>
            <w:sz w:val="22"/>
            <w:szCs w:val="22"/>
          </w:rPr>
          <w:t>il conseguimento del</w:t>
        </w:r>
      </w:ins>
      <w:ins w:id="26507" w:author="Visone Rossana (GSE)" w:date="2025-10-23T15:21:00Z" w16du:dateUtc="2025-10-23T13:21:00Z">
        <w:r w:rsidR="000B7563">
          <w:rPr>
            <w:sz w:val="22"/>
            <w:szCs w:val="22"/>
          </w:rPr>
          <w:t xml:space="preserve">la </w:t>
        </w:r>
      </w:ins>
      <w:ins w:id="26508" w:author="Visone Rossana (GSE)" w:date="2025-10-22T18:56:00Z" w16du:dateUtc="2025-10-22T16:56:00Z">
        <w:r w:rsidR="00A36874">
          <w:rPr>
            <w:sz w:val="22"/>
            <w:szCs w:val="22"/>
          </w:rPr>
          <w:t>c</w:t>
        </w:r>
        <w:r w:rsidR="00A36874" w:rsidRPr="00A36874">
          <w:rPr>
            <w:sz w:val="22"/>
            <w:szCs w:val="22"/>
            <w:highlight w:val="cyan"/>
            <w:rPrChange w:id="26509" w:author="Visone Rossana (GSE)" w:date="2025-10-22T18:56:00Z" w16du:dateUtc="2025-10-22T16:56:00Z">
              <w:rPr>
                <w:sz w:val="22"/>
                <w:szCs w:val="22"/>
              </w:rPr>
            </w:rPrChange>
          </w:rPr>
          <w:t xml:space="preserve">lasse ambientale 5 stelle o superiore ed </w:t>
        </w:r>
      </w:ins>
      <w:ins w:id="26510" w:author="Visone Rossana (GSE)" w:date="2025-10-22T17:19:00Z">
        <w:r w:rsidR="009935F5" w:rsidRPr="00A36874">
          <w:rPr>
            <w:sz w:val="22"/>
            <w:szCs w:val="22"/>
            <w:highlight w:val="cyan"/>
            <w:rPrChange w:id="26511" w:author="Visone Rossana (GSE)" w:date="2025-10-22T18:56:00Z" w16du:dateUtc="2025-10-22T16:56:00Z">
              <w:rPr>
                <w:sz w:val="22"/>
                <w:szCs w:val="22"/>
              </w:rPr>
            </w:rPrChange>
          </w:rPr>
          <w:t>emissioni di</w:t>
        </w:r>
      </w:ins>
      <w:ins w:id="26512" w:author="Visone Rossana (GSE)" w:date="2025-10-22T17:19:00Z" w16du:dateUtc="2025-10-22T15:19:00Z">
        <w:r w:rsidR="009935F5" w:rsidRPr="00A36874">
          <w:rPr>
            <w:sz w:val="22"/>
            <w:szCs w:val="22"/>
            <w:highlight w:val="cyan"/>
            <w:rPrChange w:id="26513" w:author="Visone Rossana (GSE)" w:date="2025-10-22T18:56:00Z" w16du:dateUtc="2025-10-22T16:56:00Z">
              <w:rPr>
                <w:sz w:val="22"/>
                <w:szCs w:val="22"/>
              </w:rPr>
            </w:rPrChange>
          </w:rPr>
          <w:t xml:space="preserve"> </w:t>
        </w:r>
      </w:ins>
      <w:ins w:id="26514" w:author="Visone Rossana (GSE)" w:date="2025-10-22T17:19:00Z">
        <w:r w:rsidR="009935F5" w:rsidRPr="00A36874">
          <w:rPr>
            <w:sz w:val="22"/>
            <w:szCs w:val="22"/>
            <w:highlight w:val="cyan"/>
            <w:rPrChange w:id="26515" w:author="Visone Rossana (GSE)" w:date="2025-10-22T18:56:00Z" w16du:dateUtc="2025-10-22T16:56:00Z">
              <w:rPr>
                <w:sz w:val="22"/>
                <w:szCs w:val="22"/>
              </w:rPr>
            </w:rPrChange>
          </w:rPr>
          <w:t xml:space="preserve">particolato non superiore a </w:t>
        </w:r>
        <w:commentRangeStart w:id="26516"/>
        <w:r w:rsidR="009935F5" w:rsidRPr="00A36874">
          <w:rPr>
            <w:sz w:val="22"/>
            <w:szCs w:val="22"/>
            <w:highlight w:val="cyan"/>
            <w:rPrChange w:id="26517" w:author="Visone Rossana (GSE)" w:date="2025-10-22T18:56:00Z" w16du:dateUtc="2025-10-22T16:56:00Z">
              <w:rPr>
                <w:sz w:val="22"/>
                <w:szCs w:val="22"/>
              </w:rPr>
            </w:rPrChange>
          </w:rPr>
          <w:t>1</w:t>
        </w:r>
      </w:ins>
      <w:commentRangeEnd w:id="26516"/>
      <w:r w:rsidR="00A36874" w:rsidRPr="00A36874">
        <w:rPr>
          <w:rStyle w:val="Rimandocommento"/>
          <w:sz w:val="22"/>
          <w:szCs w:val="22"/>
          <w:highlight w:val="cyan"/>
          <w:rPrChange w:id="26518" w:author="Visone Rossana (GSE)" w:date="2025-10-22T18:56:00Z" w16du:dateUtc="2025-10-22T16:56:00Z">
            <w:rPr>
              <w:rStyle w:val="Rimandocommento"/>
              <w:sz w:val="22"/>
              <w:szCs w:val="22"/>
            </w:rPr>
          </w:rPrChange>
        </w:rPr>
        <w:commentReference w:id="26516"/>
      </w:r>
      <w:ins w:id="26520" w:author="Visone Rossana (GSE)" w:date="2025-10-22T17:19:00Z">
        <w:r w:rsidR="009935F5" w:rsidRPr="00A36874">
          <w:rPr>
            <w:sz w:val="22"/>
            <w:szCs w:val="22"/>
            <w:highlight w:val="cyan"/>
            <w:rPrChange w:id="26521" w:author="Visone Rossana (GSE)" w:date="2025-10-22T18:56:00Z" w16du:dateUtc="2025-10-22T16:56:00Z">
              <w:rPr>
                <w:sz w:val="22"/>
                <w:szCs w:val="22"/>
              </w:rPr>
            </w:rPrChange>
          </w:rPr>
          <w:t xml:space="preserve"> mg/Nm</w:t>
        </w:r>
        <w:r w:rsidR="009935F5" w:rsidRPr="00A36874">
          <w:rPr>
            <w:sz w:val="22"/>
            <w:szCs w:val="22"/>
            <w:highlight w:val="cyan"/>
            <w:vertAlign w:val="superscript"/>
            <w:rPrChange w:id="26522" w:author="Visone Rossana (GSE)" w:date="2025-10-22T18:56:00Z" w16du:dateUtc="2025-10-22T16:56:00Z">
              <w:rPr>
                <w:sz w:val="22"/>
                <w:szCs w:val="22"/>
              </w:rPr>
            </w:rPrChange>
          </w:rPr>
          <w:t>3</w:t>
        </w:r>
      </w:ins>
      <w:ins w:id="26523" w:author="Visone Rossana (GSE)" w:date="2025-10-22T17:21:00Z" w16du:dateUtc="2025-10-22T15:21:00Z">
        <w:r w:rsidR="00A076AF" w:rsidRPr="00A36874">
          <w:rPr>
            <w:sz w:val="22"/>
            <w:szCs w:val="22"/>
            <w:highlight w:val="cyan"/>
            <w:rPrChange w:id="26524" w:author="Visone Rossana (GSE)" w:date="2025-10-22T18:56:00Z" w16du:dateUtc="2025-10-22T16:56:00Z">
              <w:rPr>
                <w:sz w:val="22"/>
                <w:szCs w:val="22"/>
              </w:rPr>
            </w:rPrChange>
          </w:rPr>
          <w:t>.</w:t>
        </w:r>
        <w:r w:rsidR="00A076AF">
          <w:rPr>
            <w:sz w:val="22"/>
            <w:szCs w:val="22"/>
          </w:rPr>
          <w:t xml:space="preserve"> </w:t>
        </w:r>
      </w:ins>
    </w:p>
    <w:p w14:paraId="7C8D5A26" w14:textId="55C86CC6" w:rsidR="00DE1E92" w:rsidRPr="00840B0F" w:rsidRDefault="00DE1E92" w:rsidP="009935F5">
      <w:pPr>
        <w:spacing w:after="120" w:line="276" w:lineRule="auto"/>
        <w:jc w:val="both"/>
        <w:rPr>
          <w:ins w:id="26525" w:author="Visone Rossana (GSE)" w:date="2025-10-22T15:58:00Z" w16du:dateUtc="2025-10-22T13:58:00Z"/>
          <w:sz w:val="22"/>
          <w:szCs w:val="22"/>
        </w:rPr>
      </w:pPr>
      <w:ins w:id="26526" w:author="Visone Rossana (GSE)" w:date="2025-10-22T17:23:00Z" w16du:dateUtc="2025-10-22T15:23:00Z">
        <w:r w:rsidRPr="003D4FC0">
          <w:rPr>
            <w:rFonts w:ascii="Calibri" w:hAnsi="Calibri" w:cs="Calibri"/>
            <w:sz w:val="22"/>
            <w:szCs w:val="22"/>
          </w:rPr>
          <w:lastRenderedPageBreak/>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p>
    <w:p w14:paraId="70F77B3A" w14:textId="2CE902D3" w:rsidR="00874EF6" w:rsidRPr="003D4FC0" w:rsidRDefault="00874EF6" w:rsidP="00677EAD">
      <w:pPr>
        <w:spacing w:after="120" w:line="276" w:lineRule="auto"/>
        <w:jc w:val="both"/>
        <w:rPr>
          <w:ins w:id="26527" w:author="Visone Rossana (GSE)" w:date="2025-10-22T15:13:00Z" w16du:dateUtc="2025-10-22T13:13:00Z"/>
          <w:sz w:val="22"/>
          <w:szCs w:val="22"/>
        </w:rPr>
      </w:pPr>
      <w:ins w:id="26528" w:author="Visone Rossana (GSE)" w:date="2025-10-22T15:13:00Z" w16du:dateUtc="2025-10-22T13:13:00Z">
        <w:r w:rsidRPr="003D4FC0">
          <w:rPr>
            <w:sz w:val="22"/>
            <w:szCs w:val="22"/>
          </w:rPr>
          <w:t xml:space="preserve">Per le sole </w:t>
        </w:r>
        <w:r w:rsidRPr="003D4FC0">
          <w:rPr>
            <w:b/>
            <w:sz w:val="22"/>
            <w:szCs w:val="22"/>
          </w:rPr>
          <w:t>aziende agricole</w:t>
        </w:r>
        <w:r w:rsidRPr="003D4FC0">
          <w:rPr>
            <w:sz w:val="22"/>
            <w:szCs w:val="22"/>
          </w:rPr>
          <w:t xml:space="preserve"> </w:t>
        </w:r>
        <w:r w:rsidRPr="00411B83">
          <w:rPr>
            <w:b/>
            <w:bCs/>
            <w:sz w:val="22"/>
            <w:szCs w:val="22"/>
            <w:rPrChange w:id="26529" w:author="Visone Rossana (GSE)" w:date="2025-10-22T16:56:00Z" w16du:dateUtc="2025-10-22T14:56:00Z">
              <w:rPr>
                <w:sz w:val="22"/>
                <w:szCs w:val="22"/>
              </w:rPr>
            </w:rPrChange>
          </w:rPr>
          <w:t>e le imprese operanti nel settore forestale</w:t>
        </w:r>
        <w:r w:rsidRPr="003D4FC0">
          <w:rPr>
            <w:sz w:val="22"/>
            <w:szCs w:val="22"/>
          </w:rPr>
          <w:t xml:space="preserve"> </w:t>
        </w:r>
        <w:r w:rsidRPr="00411B83">
          <w:rPr>
            <w:b/>
            <w:bCs/>
            <w:sz w:val="22"/>
            <w:szCs w:val="22"/>
            <w:rPrChange w:id="26530" w:author="Visone Rossana (GSE)" w:date="2025-10-22T16:55:00Z" w16du:dateUtc="2025-10-22T14:55:00Z">
              <w:rPr>
                <w:sz w:val="22"/>
                <w:szCs w:val="22"/>
              </w:rPr>
            </w:rPrChange>
          </w:rPr>
          <w:t xml:space="preserve">è incentivata, oltre </w:t>
        </w:r>
      </w:ins>
      <w:ins w:id="26531" w:author="Visone Rossana (GSE)" w:date="2025-10-22T16:33:00Z" w16du:dateUtc="2025-10-22T14:33:00Z">
        <w:r w:rsidR="003568C8" w:rsidRPr="00411B83">
          <w:rPr>
            <w:b/>
            <w:bCs/>
            <w:sz w:val="22"/>
            <w:szCs w:val="22"/>
            <w:rPrChange w:id="26532" w:author="Visone Rossana (GSE)" w:date="2025-10-22T16:55:00Z" w16du:dateUtc="2025-10-22T14:55:00Z">
              <w:rPr>
                <w:sz w:val="22"/>
                <w:szCs w:val="22"/>
              </w:rPr>
            </w:rPrChange>
          </w:rPr>
          <w:t>al</w:t>
        </w:r>
      </w:ins>
      <w:ins w:id="26533" w:author="Visone Rossana (GSE)" w:date="2025-10-22T15:13:00Z" w16du:dateUtc="2025-10-22T13:13:00Z">
        <w:r w:rsidRPr="00411B83">
          <w:rPr>
            <w:b/>
            <w:bCs/>
            <w:sz w:val="22"/>
            <w:szCs w:val="22"/>
            <w:rPrChange w:id="26534" w:author="Visone Rossana (GSE)" w:date="2025-10-22T16:55:00Z" w16du:dateUtc="2025-10-22T14:55:00Z">
              <w:rPr>
                <w:sz w:val="22"/>
                <w:szCs w:val="22"/>
              </w:rPr>
            </w:rPrChange>
          </w:rPr>
          <w:t>la sostituzione, l’installazione</w:t>
        </w:r>
        <w:r w:rsidRPr="003D4FC0">
          <w:rPr>
            <w:sz w:val="22"/>
            <w:szCs w:val="22"/>
          </w:rPr>
          <w:t xml:space="preserve"> di impianti di climatizzazione invernale </w:t>
        </w:r>
        <w:del w:id="26535" w:author="Visone Rossana (GSE)" w:date="2025-10-22T16:55:00Z" w16du:dateUtc="2025-10-22T14:55:00Z">
          <w:r w:rsidRPr="003D4FC0" w:rsidDel="000476B5">
            <w:rPr>
              <w:sz w:val="22"/>
              <w:szCs w:val="22"/>
            </w:rPr>
            <w:delText>dotati di generatori di calore</w:delText>
          </w:r>
        </w:del>
        <w:del w:id="26536" w:author="Visone Rossana (GSE)" w:date="2025-10-22T16:53:00Z" w16du:dateUtc="2025-10-22T14:53:00Z">
          <w:r w:rsidRPr="003D4FC0" w:rsidDel="00684920">
            <w:rPr>
              <w:sz w:val="22"/>
              <w:szCs w:val="22"/>
            </w:rPr>
            <w:delText xml:space="preserve"> tra quelli sopra elencati</w:delText>
          </w:r>
        </w:del>
      </w:ins>
      <w:ins w:id="26537" w:author="Visone Rossana (GSE)" w:date="2025-10-22T16:51:00Z" w16du:dateUtc="2025-10-22T14:51:00Z">
        <w:r w:rsidR="00587552">
          <w:rPr>
            <w:sz w:val="22"/>
            <w:szCs w:val="22"/>
          </w:rPr>
          <w:t xml:space="preserve">o </w:t>
        </w:r>
      </w:ins>
      <w:ins w:id="26538" w:author="Visone Rossana (GSE)" w:date="2025-10-22T16:31:00Z" w16du:dateUtc="2025-10-22T14:31:00Z">
        <w:r w:rsidR="00677EAD" w:rsidRPr="00677EAD">
          <w:rPr>
            <w:sz w:val="22"/>
            <w:szCs w:val="22"/>
          </w:rPr>
          <w:t>di riscaldamento delle serre e dei fabbricati</w:t>
        </w:r>
        <w:r w:rsidR="00677EAD">
          <w:rPr>
            <w:sz w:val="22"/>
            <w:szCs w:val="22"/>
          </w:rPr>
          <w:t xml:space="preserve"> </w:t>
        </w:r>
        <w:r w:rsidR="00677EAD" w:rsidRPr="00677EAD">
          <w:rPr>
            <w:sz w:val="22"/>
            <w:szCs w:val="22"/>
          </w:rPr>
          <w:t>rurali esistenti o per la produzione di energia termica per processi produttivi o immissione in reti di</w:t>
        </w:r>
        <w:r w:rsidR="00677EAD">
          <w:rPr>
            <w:sz w:val="22"/>
            <w:szCs w:val="22"/>
          </w:rPr>
          <w:t xml:space="preserve"> </w:t>
        </w:r>
        <w:r w:rsidR="00677EAD" w:rsidRPr="00677EAD">
          <w:rPr>
            <w:sz w:val="22"/>
            <w:szCs w:val="22"/>
          </w:rPr>
          <w:t xml:space="preserve">teleriscaldamento e teleraffreddamento con impianti di climatizzazione invernale </w:t>
        </w:r>
      </w:ins>
      <w:ins w:id="26539" w:author="Visone Rossana (GSE)" w:date="2025-10-22T16:54:00Z" w16du:dateUtc="2025-10-22T14:54:00Z">
        <w:r w:rsidR="00684920" w:rsidRPr="003D4FC0">
          <w:rPr>
            <w:sz w:val="22"/>
            <w:szCs w:val="22"/>
          </w:rPr>
          <w:t>tra quelli sopra elencati</w:t>
        </w:r>
        <w:r w:rsidR="006E5DD3">
          <w:rPr>
            <w:sz w:val="22"/>
            <w:szCs w:val="22"/>
          </w:rPr>
          <w:t>,</w:t>
        </w:r>
        <w:r w:rsidR="000476B5">
          <w:rPr>
            <w:sz w:val="22"/>
            <w:szCs w:val="22"/>
          </w:rPr>
          <w:t xml:space="preserve"> </w:t>
        </w:r>
        <w:r w:rsidR="006E5DD3">
          <w:rPr>
            <w:sz w:val="22"/>
            <w:szCs w:val="22"/>
          </w:rPr>
          <w:t xml:space="preserve">installati </w:t>
        </w:r>
        <w:r w:rsidR="00684920">
          <w:rPr>
            <w:sz w:val="22"/>
            <w:szCs w:val="22"/>
          </w:rPr>
          <w:t>in conformità ai requisiti degli Allegati I e II del Decreto,</w:t>
        </w:r>
      </w:ins>
      <w:ins w:id="26540" w:author="Visone Rossana (GSE)" w:date="2025-10-22T16:31:00Z" w16du:dateUtc="2025-10-22T14:31:00Z">
        <w:r w:rsidR="00677EAD" w:rsidRPr="00677EAD">
          <w:rPr>
            <w:sz w:val="22"/>
            <w:szCs w:val="22"/>
          </w:rPr>
          <w:t xml:space="preserve"> unitamente all’installazione di</w:t>
        </w:r>
        <w:r w:rsidR="00677EAD">
          <w:rPr>
            <w:sz w:val="22"/>
            <w:szCs w:val="22"/>
          </w:rPr>
          <w:t xml:space="preserve"> </w:t>
        </w:r>
        <w:r w:rsidR="00677EAD" w:rsidRPr="00677EAD">
          <w:rPr>
            <w:sz w:val="22"/>
            <w:szCs w:val="22"/>
          </w:rPr>
          <w:t>sistemi per la contabilizzazione del calore nel caso di impianti con potenza termica utile superiore a 200 kW</w:t>
        </w:r>
      </w:ins>
      <w:ins w:id="26541" w:author="Visone Rossana (GSE)" w:date="2025-10-22T15:13:00Z" w16du:dateUtc="2025-10-22T13:13:00Z">
        <w:r w:rsidRPr="003D4FC0">
          <w:rPr>
            <w:sz w:val="22"/>
            <w:szCs w:val="22"/>
          </w:rPr>
          <w:t xml:space="preserve">. In tali casi è consentita l’installazione anche come integrazione di un impianto esistente previa presentazione di un’asseverazione redatta da tecnico abilitato che, tenuto conto del fabbisogno energetico, ne giustifichi l’intervento. </w:t>
        </w:r>
      </w:ins>
    </w:p>
    <w:p w14:paraId="7E32C7A9" w14:textId="77777777" w:rsidR="00874EF6" w:rsidRPr="002A537A" w:rsidRDefault="00874EF6" w:rsidP="00874EF6">
      <w:pPr>
        <w:spacing w:after="120" w:line="276" w:lineRule="auto"/>
        <w:jc w:val="both"/>
        <w:rPr>
          <w:ins w:id="26542" w:author="Visone Rossana (GSE)" w:date="2025-10-22T15:13:00Z" w16du:dateUtc="2025-10-22T13:13:00Z"/>
          <w:strike/>
          <w:sz w:val="22"/>
          <w:szCs w:val="22"/>
          <w:rPrChange w:id="26543" w:author="Visone Rossana (GSE)" w:date="2025-10-22T16:27:00Z" w16du:dateUtc="2025-10-22T14:27:00Z">
            <w:rPr>
              <w:ins w:id="26544" w:author="Visone Rossana (GSE)" w:date="2025-10-22T15:13:00Z" w16du:dateUtc="2025-10-22T13:13:00Z"/>
              <w:sz w:val="22"/>
              <w:szCs w:val="22"/>
            </w:rPr>
          </w:rPrChange>
        </w:rPr>
      </w:pPr>
      <w:commentRangeStart w:id="26545"/>
      <w:ins w:id="26546" w:author="Visone Rossana (GSE)" w:date="2025-10-22T15:13:00Z" w16du:dateUtc="2025-10-22T13:13:00Z">
        <w:r w:rsidRPr="00CD4307">
          <w:rPr>
            <w:strike/>
            <w:sz w:val="22"/>
            <w:szCs w:val="22"/>
            <w:rPrChange w:id="26547" w:author="Visone Rossana (GSE)" w:date="2025-10-22T16:25:00Z" w16du:dateUtc="2025-10-22T14:25:00Z">
              <w:rPr>
                <w:sz w:val="22"/>
                <w:szCs w:val="22"/>
              </w:rPr>
            </w:rPrChange>
          </w:rPr>
          <w:t xml:space="preserve">Nel caso specifico delle serre, di proprietà delle sole </w:t>
        </w:r>
        <w:r w:rsidRPr="00CD4307">
          <w:rPr>
            <w:b/>
            <w:strike/>
            <w:sz w:val="22"/>
            <w:szCs w:val="22"/>
            <w:rPrChange w:id="26548" w:author="Visone Rossana (GSE)" w:date="2025-10-22T16:25:00Z" w16du:dateUtc="2025-10-22T14:25:00Z">
              <w:rPr>
                <w:b/>
                <w:sz w:val="22"/>
                <w:szCs w:val="22"/>
              </w:rPr>
            </w:rPrChange>
          </w:rPr>
          <w:t>aziende agricole</w:t>
        </w:r>
        <w:r w:rsidRPr="00CD4307">
          <w:rPr>
            <w:strike/>
            <w:sz w:val="22"/>
            <w:szCs w:val="22"/>
            <w:rPrChange w:id="26549" w:author="Visone Rossana (GSE)" w:date="2025-10-22T16:25:00Z" w16du:dateUtc="2025-10-22T14:25:00Z">
              <w:rPr>
                <w:sz w:val="22"/>
                <w:szCs w:val="22"/>
              </w:rPr>
            </w:rPrChange>
          </w:rPr>
          <w:t>, è consentito il mantenimento dei generatori esistenti a gasolio con la sola funzione di backu</w:t>
        </w:r>
        <w:r w:rsidRPr="002A537A">
          <w:rPr>
            <w:strike/>
            <w:sz w:val="22"/>
            <w:szCs w:val="22"/>
            <w:rPrChange w:id="26550" w:author="Visone Rossana (GSE)" w:date="2025-10-22T16:27:00Z" w16du:dateUtc="2025-10-22T14:27:00Z">
              <w:rPr>
                <w:sz w:val="22"/>
                <w:szCs w:val="22"/>
              </w:rPr>
            </w:rPrChange>
          </w:rPr>
          <w:t>p</w:t>
        </w:r>
      </w:ins>
      <w:commentRangeEnd w:id="26545"/>
      <w:r w:rsidR="00604ED8" w:rsidRPr="002A537A">
        <w:rPr>
          <w:rStyle w:val="Rimandocommento"/>
          <w:strike/>
          <w:sz w:val="22"/>
          <w:szCs w:val="22"/>
          <w:rPrChange w:id="26551" w:author="Visone Rossana (GSE)" w:date="2025-10-22T16:27:00Z" w16du:dateUtc="2025-10-22T14:27:00Z">
            <w:rPr>
              <w:rStyle w:val="Rimandocommento"/>
              <w:sz w:val="22"/>
              <w:szCs w:val="22"/>
            </w:rPr>
          </w:rPrChange>
        </w:rPr>
        <w:commentReference w:id="26545"/>
      </w:r>
      <w:ins w:id="26553" w:author="Visone Rossana (GSE)" w:date="2025-10-22T15:13:00Z" w16du:dateUtc="2025-10-22T13:13:00Z">
        <w:r w:rsidRPr="002A537A">
          <w:rPr>
            <w:strike/>
            <w:sz w:val="22"/>
            <w:szCs w:val="22"/>
            <w:rPrChange w:id="26554" w:author="Visone Rossana (GSE)" w:date="2025-10-22T16:27:00Z" w16du:dateUtc="2025-10-22T14:27:00Z">
              <w:rPr>
                <w:sz w:val="22"/>
                <w:szCs w:val="22"/>
              </w:rPr>
            </w:rPrChange>
          </w:rPr>
          <w:t>. In tal caso il produttore è tenuto a installare strumenti di misura, certificati da soggetto terzo ed accessibili ai controlli.</w:t>
        </w:r>
        <w:commentRangeStart w:id="26555"/>
        <w:r w:rsidRPr="002A537A">
          <w:rPr>
            <w:strike/>
            <w:sz w:val="22"/>
            <w:szCs w:val="22"/>
            <w:rPrChange w:id="26556" w:author="Visone Rossana (GSE)" w:date="2025-10-22T16:27:00Z" w16du:dateUtc="2025-10-22T14:27:00Z">
              <w:rPr>
                <w:sz w:val="22"/>
                <w:szCs w:val="22"/>
              </w:rPr>
            </w:rPrChange>
          </w:rPr>
          <w:t xml:space="preserve"> L’incentivo è calcolato</w:t>
        </w:r>
      </w:ins>
      <w:commentRangeEnd w:id="26555"/>
      <w:r w:rsidR="00604ED8" w:rsidRPr="002A537A">
        <w:rPr>
          <w:rStyle w:val="Rimandocommento"/>
          <w:strike/>
          <w:sz w:val="22"/>
          <w:szCs w:val="22"/>
          <w:rPrChange w:id="26557" w:author="Visone Rossana (GSE)" w:date="2025-10-22T16:27:00Z" w16du:dateUtc="2025-10-22T14:27:00Z">
            <w:rPr>
              <w:rStyle w:val="Rimandocommento"/>
              <w:sz w:val="22"/>
              <w:szCs w:val="22"/>
            </w:rPr>
          </w:rPrChange>
        </w:rPr>
        <w:commentReference w:id="26555"/>
      </w:r>
      <w:ins w:id="26559" w:author="Visone Rossana (GSE)" w:date="2025-10-22T15:13:00Z" w16du:dateUtc="2025-10-22T13:13:00Z">
        <w:r w:rsidRPr="002A537A">
          <w:rPr>
            <w:strike/>
            <w:sz w:val="22"/>
            <w:szCs w:val="22"/>
            <w:rPrChange w:id="26560" w:author="Visone Rossana (GSE)" w:date="2025-10-22T16:27:00Z" w16du:dateUtc="2025-10-22T14:27:00Z">
              <w:rPr>
                <w:sz w:val="22"/>
                <w:szCs w:val="22"/>
              </w:rPr>
            </w:rPrChange>
          </w:rPr>
          <w:t>, per mezzo dei coefficienti contenuti nella tabella 9 dell’Allegato II del Decreto ed erogato sulla base delle misure annuali della produzione ascrivibile a fonte rinnovabile, che il produttore è tenuto a fornire al GSE secondo le modalità indicate con successive comunicazioni attraverso il sito istituzionale. L’incentivo annualmente riconosciuto non può comunque superare quello previsto dai relativi algoritmi di calcolo, indicati al paragrafo 2.2 dell’Allegato II, per impianti equivalenti in assenza della suddetta misurazione.</w:t>
        </w:r>
      </w:ins>
    </w:p>
    <w:p w14:paraId="5374DC2E" w14:textId="77777777" w:rsidR="00874EF6" w:rsidRPr="003D4FC0" w:rsidRDefault="00874EF6" w:rsidP="00874EF6">
      <w:pPr>
        <w:spacing w:after="120" w:line="276" w:lineRule="auto"/>
        <w:jc w:val="both"/>
        <w:rPr>
          <w:ins w:id="26561" w:author="Visone Rossana (GSE)" w:date="2025-10-22T15:13:00Z" w16du:dateUtc="2025-10-22T13:13:00Z"/>
          <w:sz w:val="22"/>
          <w:szCs w:val="22"/>
        </w:rPr>
      </w:pPr>
      <w:commentRangeStart w:id="26562"/>
      <w:ins w:id="26563" w:author="Visone Rossana (GSE)" w:date="2025-10-22T15:13:00Z" w16du:dateUtc="2025-10-22T13:13:00Z">
        <w:r w:rsidRPr="00A14D58">
          <w:rPr>
            <w:sz w:val="22"/>
            <w:szCs w:val="22"/>
            <w:highlight w:val="yellow"/>
            <w:rPrChange w:id="26564" w:author="Visone Rossana (GSE)" w:date="2025-10-22T17:25:00Z" w16du:dateUtc="2025-10-22T15:25:00Z">
              <w:rPr>
                <w:sz w:val="22"/>
                <w:szCs w:val="22"/>
              </w:rPr>
            </w:rPrChange>
          </w:rPr>
          <w:t xml:space="preserve">Per la </w:t>
        </w:r>
        <w:r w:rsidRPr="00A14D58">
          <w:rPr>
            <w:b/>
            <w:sz w:val="22"/>
            <w:szCs w:val="22"/>
            <w:highlight w:val="yellow"/>
            <w:rPrChange w:id="26565" w:author="Visone Rossana (GSE)" w:date="2025-10-22T17:25:00Z" w16du:dateUtc="2025-10-22T15:25:00Z">
              <w:rPr>
                <w:b/>
                <w:sz w:val="22"/>
                <w:szCs w:val="22"/>
              </w:rPr>
            </w:rPrChange>
          </w:rPr>
          <w:t>sostituzione di più generatori</w:t>
        </w:r>
        <w:r w:rsidRPr="00A14D58">
          <w:rPr>
            <w:sz w:val="22"/>
            <w:szCs w:val="22"/>
            <w:highlight w:val="yellow"/>
            <w:rPrChange w:id="26566" w:author="Visone Rossana (GSE)" w:date="2025-10-22T17:25:00Z" w16du:dateUtc="2025-10-22T15:25:00Z">
              <w:rPr>
                <w:sz w:val="22"/>
                <w:szCs w:val="22"/>
              </w:rPr>
            </w:rPrChange>
          </w:rPr>
          <w:t xml:space="preserve"> di calore presenti presso uno o più edifici e/o case isolate con un impianto di generazione centralizzato di potenza minima superiore a 1.000 kWt, la richiesta di concessione dell’incentivo potrà essere presentata al raggiungimento della sostituzione di almeno il 70% dei generatori esistenti presso le diverse utenze. Tutti i generatori di calore sostituiti devono essere alimentati a biomassa, a carbone, a olio combustibile o a gasolio. I generatori a biomassa installati presso la centrale termica devono avere i requisiti tali da ottenere, ai sensi del presente Decreto, un coefficiente premiante riferito alle emissioni di polveri pari a 1,5.</w:t>
        </w:r>
      </w:ins>
      <w:commentRangeEnd w:id="26562"/>
      <w:r w:rsidR="00AE3133" w:rsidRPr="003D4FC0">
        <w:rPr>
          <w:rStyle w:val="Rimandocommento"/>
          <w:sz w:val="22"/>
          <w:szCs w:val="22"/>
        </w:rPr>
        <w:commentReference w:id="26562"/>
      </w:r>
    </w:p>
    <w:p w14:paraId="7A38E981" w14:textId="77777777" w:rsidR="00874EF6" w:rsidRPr="003D4FC0" w:rsidRDefault="00874EF6" w:rsidP="00874EF6">
      <w:pPr>
        <w:spacing w:line="276" w:lineRule="auto"/>
        <w:contextualSpacing/>
        <w:jc w:val="both"/>
        <w:rPr>
          <w:ins w:id="26568" w:author="Visone Rossana (GSE)" w:date="2025-10-22T15:13:00Z" w16du:dateUtc="2025-10-22T13:13:00Z"/>
          <w:sz w:val="22"/>
          <w:szCs w:val="22"/>
          <w:highlight w:val="yellow"/>
        </w:rPr>
      </w:pPr>
      <w:ins w:id="26569" w:author="Visone Rossana (GSE)" w:date="2025-10-22T15:13:00Z" w16du:dateUtc="2025-10-22T13:13:00Z">
        <w:r w:rsidRPr="003D4FC0">
          <w:rPr>
            <w:sz w:val="22"/>
            <w:szCs w:val="22"/>
          </w:rPr>
          <w:t>Sono esclusi dall’incentivo gli impianti che utilizzano per la generazione la parte biodegradabile dei rifiuti industriali e urbani.</w:t>
        </w:r>
      </w:ins>
    </w:p>
    <w:p w14:paraId="246A3AAC" w14:textId="77777777" w:rsidR="00572F4B" w:rsidRDefault="00572F4B" w:rsidP="00C078CF">
      <w:pPr>
        <w:contextualSpacing/>
        <w:jc w:val="both"/>
        <w:rPr>
          <w:ins w:id="26570" w:author="Visone Rossana (GSE)" w:date="2025-09-02T11:19:00Z" w16du:dateUtc="2025-09-02T09:19:00Z"/>
          <w:highlight w:val="yellow"/>
        </w:rPr>
      </w:pPr>
    </w:p>
    <w:p w14:paraId="52B15483" w14:textId="77777777" w:rsidR="00280F02" w:rsidRPr="005505F6" w:rsidRDefault="00280F02" w:rsidP="00280F02">
      <w:pPr>
        <w:pStyle w:val="TITOLO20"/>
        <w:numPr>
          <w:ilvl w:val="2"/>
          <w:numId w:val="292"/>
        </w:numPr>
        <w:rPr>
          <w:ins w:id="26571" w:author="Visone Rossana (GSE)" w:date="2025-10-22T17:28:00Z" w16du:dateUtc="2025-10-22T15:28:00Z"/>
        </w:rPr>
      </w:pPr>
      <w:bookmarkStart w:id="26572" w:name="_Toc212462709"/>
      <w:ins w:id="26573" w:author="Visone Rossana (GSE)" w:date="2025-10-22T17:28:00Z" w16du:dateUtc="2025-10-22T15:28:00Z">
        <w:r w:rsidRPr="005505F6">
          <w:t>Soggetti che possono richiedere l’incentivo</w:t>
        </w:r>
        <w:bookmarkEnd w:id="26572"/>
      </w:ins>
    </w:p>
    <w:p w14:paraId="56363D9D" w14:textId="77777777" w:rsidR="00874EF6" w:rsidDel="00BB1C10" w:rsidRDefault="00874EF6" w:rsidP="00C078CF">
      <w:pPr>
        <w:contextualSpacing/>
        <w:jc w:val="both"/>
        <w:rPr>
          <w:ins w:id="26574" w:author="Visone Rossana (GSE)" w:date="2025-10-22T15:13:00Z" w16du:dateUtc="2025-10-22T13:13:00Z"/>
          <w:del w:id="26575" w:author="Visone Rossana (GSE)" w:date="2025-10-22T17:28:00Z" w16du:dateUtc="2025-10-22T15:28:00Z"/>
          <w:highlight w:val="yellow"/>
        </w:rPr>
      </w:pPr>
    </w:p>
    <w:p w14:paraId="6104754A" w14:textId="77777777" w:rsidR="00BB1C10" w:rsidRPr="003D4FC0" w:rsidRDefault="00BB1C10" w:rsidP="00BB1C10">
      <w:pPr>
        <w:spacing w:after="120" w:line="276" w:lineRule="auto"/>
        <w:jc w:val="both"/>
        <w:rPr>
          <w:ins w:id="26576" w:author="Visone Rossana (GSE)" w:date="2025-10-22T17:28:00Z" w16du:dateUtc="2025-10-22T15:28:00Z"/>
          <w:rFonts w:ascii="Calibri" w:hAnsi="Calibri" w:cs="Calibri"/>
          <w:sz w:val="22"/>
          <w:szCs w:val="22"/>
        </w:rPr>
      </w:pPr>
      <w:ins w:id="26577" w:author="Visone Rossana (GSE)" w:date="2025-10-22T17:28:00Z" w16du:dateUtc="2025-10-22T15:28:00Z">
        <w:r w:rsidRPr="003D4FC0">
          <w:rPr>
            <w:rFonts w:ascii="Calibri" w:hAnsi="Calibri" w:cs="Calibri"/>
            <w:sz w:val="22"/>
            <w:szCs w:val="22"/>
          </w:rPr>
          <w:t>Possono accedere agli incentivi</w:t>
        </w:r>
        <w:r>
          <w:rPr>
            <w:rFonts w:ascii="Calibri" w:hAnsi="Calibri" w:cs="Calibri"/>
            <w:sz w:val="22"/>
            <w:szCs w:val="22"/>
          </w:rPr>
          <w:t xml:space="preserve"> </w:t>
        </w:r>
        <w:r>
          <w:rPr>
            <w:rFonts w:ascii="Calibri" w:eastAsia="Aptos" w:hAnsi="Calibri" w:cs="Calibri"/>
            <w:kern w:val="2"/>
            <w:sz w:val="22"/>
            <w:szCs w:val="22"/>
          </w:rPr>
          <w:t>direttamente, o indirettamente tramite ESCO ed altri soggetti abilitati nelle modalità indicate al paragrafo 3.5, i seguenti soggetti:</w:t>
        </w:r>
      </w:ins>
    </w:p>
    <w:p w14:paraId="031492B2" w14:textId="77777777" w:rsidR="00BB1C10" w:rsidRPr="003D4FC0" w:rsidRDefault="00BB1C10" w:rsidP="00BB1C10">
      <w:pPr>
        <w:pStyle w:val="Paragrafoelenco"/>
        <w:numPr>
          <w:ilvl w:val="0"/>
          <w:numId w:val="468"/>
        </w:numPr>
        <w:spacing w:after="120" w:line="276" w:lineRule="auto"/>
        <w:ind w:left="357" w:hanging="357"/>
        <w:jc w:val="both"/>
        <w:rPr>
          <w:ins w:id="26578" w:author="Visone Rossana (GSE)" w:date="2025-10-22T17:28:00Z" w16du:dateUtc="2025-10-22T15:28:00Z"/>
          <w:rFonts w:ascii="Calibri" w:hAnsi="Calibri" w:cs="Calibri"/>
          <w:sz w:val="22"/>
          <w:szCs w:val="22"/>
        </w:rPr>
      </w:pPr>
      <w:ins w:id="26579" w:author="Visone Rossana (GSE)" w:date="2025-10-22T17:28:00Z" w16du:dateUtc="2025-10-22T15:28:00Z">
        <w:r w:rsidRPr="003D4FC0">
          <w:rPr>
            <w:rFonts w:ascii="Calibri" w:hAnsi="Calibri" w:cs="Calibri"/>
            <w:sz w:val="22"/>
            <w:szCs w:val="22"/>
          </w:rPr>
          <w:t xml:space="preserve">le Amministrazioni Pubbliche; </w:t>
        </w:r>
      </w:ins>
    </w:p>
    <w:p w14:paraId="474C5EFA" w14:textId="77777777" w:rsidR="00BB1C10" w:rsidRPr="003D4FC0" w:rsidRDefault="00BB1C10" w:rsidP="00BB1C10">
      <w:pPr>
        <w:pStyle w:val="Paragrafoelenco"/>
        <w:numPr>
          <w:ilvl w:val="0"/>
          <w:numId w:val="468"/>
        </w:numPr>
        <w:spacing w:after="120" w:line="276" w:lineRule="auto"/>
        <w:jc w:val="both"/>
        <w:rPr>
          <w:ins w:id="26580" w:author="Visone Rossana (GSE)" w:date="2025-10-22T17:28:00Z" w16du:dateUtc="2025-10-22T15:28:00Z"/>
          <w:rFonts w:ascii="Calibri" w:hAnsi="Calibri" w:cs="Calibri"/>
          <w:sz w:val="22"/>
          <w:szCs w:val="22"/>
        </w:rPr>
      </w:pPr>
      <w:ins w:id="26581" w:author="Visone Rossana (GSE)" w:date="2025-10-22T17:28:00Z" w16du:dateUtc="2025-10-22T15:28:00Z">
        <w:r w:rsidRPr="003D4FC0">
          <w:rPr>
            <w:rFonts w:ascii="Calibri" w:hAnsi="Calibri" w:cs="Calibri"/>
            <w:sz w:val="22"/>
            <w:szCs w:val="22"/>
          </w:rPr>
          <w:t xml:space="preserve">gli Enti del Terzo Settore (ETS);  </w:t>
        </w:r>
      </w:ins>
    </w:p>
    <w:p w14:paraId="57E46C05" w14:textId="77777777" w:rsidR="00BB1C10" w:rsidRPr="003D4FC0" w:rsidRDefault="00BB1C10" w:rsidP="00BB1C10">
      <w:pPr>
        <w:pStyle w:val="Paragrafoelenco"/>
        <w:numPr>
          <w:ilvl w:val="0"/>
          <w:numId w:val="468"/>
        </w:numPr>
        <w:spacing w:after="120" w:line="276" w:lineRule="auto"/>
        <w:jc w:val="both"/>
        <w:rPr>
          <w:ins w:id="26582" w:author="Visone Rossana (GSE)" w:date="2025-10-22T17:28:00Z" w16du:dateUtc="2025-10-22T15:28:00Z"/>
          <w:rFonts w:ascii="Calibri" w:hAnsi="Calibri" w:cs="Calibri"/>
          <w:sz w:val="22"/>
          <w:szCs w:val="22"/>
        </w:rPr>
      </w:pPr>
      <w:ins w:id="26583" w:author="Visone Rossana (GSE)" w:date="2025-10-22T17:28:00Z" w16du:dateUtc="2025-10-22T15:28:00Z">
        <w:r w:rsidRPr="003D4FC0">
          <w:rPr>
            <w:rFonts w:ascii="Calibri" w:hAnsi="Calibri" w:cs="Calibri"/>
            <w:sz w:val="22"/>
            <w:szCs w:val="22"/>
          </w:rPr>
          <w:t>i soggetti privati, per interventi eseguiti su edifici/unità immobiliari appartenenti all’ambito residenziale e terziario.</w:t>
        </w:r>
      </w:ins>
    </w:p>
    <w:p w14:paraId="7110EC6E" w14:textId="77777777" w:rsidR="00BB1C10" w:rsidRPr="00923DC6" w:rsidRDefault="00BB1C10" w:rsidP="00BB1C10">
      <w:pPr>
        <w:pStyle w:val="TITOLO20"/>
        <w:numPr>
          <w:ilvl w:val="2"/>
          <w:numId w:val="292"/>
        </w:numPr>
        <w:rPr>
          <w:ins w:id="26584" w:author="Visone Rossana (GSE)" w:date="2025-10-22T17:28:00Z" w16du:dateUtc="2025-10-22T15:28:00Z"/>
        </w:rPr>
      </w:pPr>
      <w:bookmarkStart w:id="26585" w:name="_Toc212462710"/>
      <w:ins w:id="26586" w:author="Visone Rossana (GSE)" w:date="2025-10-22T17:28:00Z" w16du:dateUtc="2025-10-22T15:28:00Z">
        <w:r w:rsidRPr="00923DC6">
          <w:t xml:space="preserve">Requisiti tecnici per l’accesso all’incentivo (Allegato </w:t>
        </w:r>
        <w:r w:rsidRPr="006926E9">
          <w:t>I</w:t>
        </w:r>
        <w:r w:rsidRPr="00365F81">
          <w:t>I</w:t>
        </w:r>
        <w:r w:rsidRPr="00923DC6">
          <w:t xml:space="preserve"> del Decreto)</w:t>
        </w:r>
        <w:bookmarkEnd w:id="26585"/>
      </w:ins>
    </w:p>
    <w:p w14:paraId="1D77BA36" w14:textId="77777777" w:rsidR="00874EF6" w:rsidDel="00585EA3" w:rsidRDefault="00874EF6" w:rsidP="00C078CF">
      <w:pPr>
        <w:contextualSpacing/>
        <w:jc w:val="both"/>
        <w:rPr>
          <w:ins w:id="26587" w:author="Visone Rossana (GSE)" w:date="2025-10-22T15:13:00Z" w16du:dateUtc="2025-10-22T13:13:00Z"/>
          <w:del w:id="26588" w:author="Visone Rossana (GSE)" w:date="2025-10-22T17:32:00Z" w16du:dateUtc="2025-10-22T15:32:00Z"/>
          <w:highlight w:val="yellow"/>
        </w:rPr>
      </w:pPr>
    </w:p>
    <w:p w14:paraId="3A4A49CD" w14:textId="77777777" w:rsidR="00A24365" w:rsidRPr="00585EA3" w:rsidRDefault="00A24365">
      <w:pPr>
        <w:spacing w:after="60" w:line="276" w:lineRule="auto"/>
        <w:jc w:val="both"/>
        <w:rPr>
          <w:ins w:id="26589" w:author="Visone Rossana (GSE)" w:date="2025-10-22T17:31:00Z" w16du:dateUtc="2025-10-22T15:31:00Z"/>
          <w:bCs/>
          <w:sz w:val="22"/>
          <w:szCs w:val="22"/>
          <w:rPrChange w:id="26590" w:author="Visone Rossana (GSE)" w:date="2025-10-22T17:32:00Z" w16du:dateUtc="2025-10-22T15:32:00Z">
            <w:rPr>
              <w:ins w:id="26591" w:author="Visone Rossana (GSE)" w:date="2025-10-22T17:31:00Z" w16du:dateUtc="2025-10-22T15:31:00Z"/>
              <w:bCs/>
            </w:rPr>
          </w:rPrChange>
        </w:rPr>
        <w:pPrChange w:id="26592" w:author="Visone Rossana (GSE)" w:date="2025-10-22T17:32:00Z" w16du:dateUtc="2025-10-22T15:32:00Z">
          <w:pPr>
            <w:spacing w:after="60"/>
            <w:jc w:val="both"/>
          </w:pPr>
        </w:pPrChange>
      </w:pPr>
      <w:ins w:id="26593" w:author="Visone Rossana (GSE)" w:date="2025-10-22T17:31:00Z" w16du:dateUtc="2025-10-22T15:31:00Z">
        <w:r w:rsidRPr="00585EA3">
          <w:rPr>
            <w:bCs/>
            <w:sz w:val="22"/>
            <w:szCs w:val="22"/>
            <w:rPrChange w:id="26594" w:author="Visone Rossana (GSE)" w:date="2025-10-22T17:32:00Z" w16du:dateUtc="2025-10-22T15:32:00Z">
              <w:rPr>
                <w:bCs/>
              </w:rPr>
            </w:rPrChange>
          </w:rPr>
          <w:t>Di seguito sono riportati i requisiti minimi per l’accesso all’incentivo:</w:t>
        </w:r>
      </w:ins>
    </w:p>
    <w:p w14:paraId="4EFE1E6E" w14:textId="6A634C16" w:rsidR="00A24365" w:rsidRPr="00585EA3" w:rsidRDefault="00A24365" w:rsidP="00840B0F">
      <w:pPr>
        <w:numPr>
          <w:ilvl w:val="0"/>
          <w:numId w:val="567"/>
        </w:numPr>
        <w:spacing w:after="60" w:line="276" w:lineRule="auto"/>
        <w:ind w:hanging="218"/>
        <w:jc w:val="both"/>
        <w:rPr>
          <w:ins w:id="26595" w:author="Visone Rossana (GSE)" w:date="2025-10-22T17:31:00Z" w16du:dateUtc="2025-10-22T15:31:00Z"/>
          <w:rFonts w:cs="Calibri"/>
          <w:sz w:val="22"/>
          <w:szCs w:val="22"/>
          <w:highlight w:val="yellow"/>
          <w:rPrChange w:id="26596" w:author="Visone Rossana (GSE)" w:date="2025-10-22T17:32:00Z" w16du:dateUtc="2025-10-22T15:32:00Z">
            <w:rPr>
              <w:ins w:id="26597" w:author="Visone Rossana (GSE)" w:date="2025-10-22T17:31:00Z" w16du:dateUtc="2025-10-22T15:31:00Z"/>
              <w:rFonts w:cs="Calibri"/>
            </w:rPr>
          </w:rPrChange>
        </w:rPr>
      </w:pPr>
      <w:commentRangeStart w:id="26598"/>
      <w:ins w:id="26599" w:author="Visone Rossana (GSE)" w:date="2025-10-22T17:31:00Z" w16du:dateUtc="2025-10-22T15:31:00Z">
        <w:r w:rsidRPr="00585EA3">
          <w:rPr>
            <w:rFonts w:cs="Calibri"/>
            <w:sz w:val="22"/>
            <w:szCs w:val="22"/>
            <w:highlight w:val="yellow"/>
            <w:rPrChange w:id="26600" w:author="Visone Rossana (GSE)" w:date="2025-10-22T17:32:00Z" w16du:dateUtc="2025-10-22T15:32:00Z">
              <w:rPr>
                <w:rFonts w:cs="Calibri"/>
              </w:rPr>
            </w:rPrChange>
          </w:rPr>
          <w:lastRenderedPageBreak/>
          <w:t>l’installazione deve sostituire parzialmente o integralmente l’impianto di climatizzazione invernale già presente nell’edificio di qualsiasi categoria catastale (tranne F). La sostituzione parziale è ammessa solo nel caso di un impianto pre-esistente dotato di più generatori di calore;</w:t>
        </w:r>
      </w:ins>
      <w:commentRangeEnd w:id="26598"/>
      <w:ins w:id="26601" w:author="Visone Rossana (GSE)" w:date="2025-10-22T17:33:00Z" w16du:dateUtc="2025-10-22T15:33:00Z">
        <w:r w:rsidR="004F52DE" w:rsidRPr="00585EA3">
          <w:rPr>
            <w:rStyle w:val="Rimandocommento"/>
            <w:rFonts w:cs="Calibri"/>
            <w:sz w:val="22"/>
            <w:szCs w:val="22"/>
            <w:highlight w:val="yellow"/>
            <w:rPrChange w:id="26602" w:author="Visone Rossana (GSE)" w:date="2025-10-22T17:32:00Z" w16du:dateUtc="2025-10-22T15:32:00Z">
              <w:rPr>
                <w:rStyle w:val="Rimandocommento"/>
                <w:rFonts w:cs="Calibri"/>
                <w:sz w:val="24"/>
              </w:rPr>
            </w:rPrChange>
          </w:rPr>
          <w:commentReference w:id="26598"/>
        </w:r>
      </w:ins>
    </w:p>
    <w:p w14:paraId="05E23D74" w14:textId="77777777" w:rsidR="00A24365" w:rsidRPr="00585EA3" w:rsidRDefault="00A24365" w:rsidP="00840B0F">
      <w:pPr>
        <w:numPr>
          <w:ilvl w:val="0"/>
          <w:numId w:val="567"/>
        </w:numPr>
        <w:spacing w:after="60" w:line="276" w:lineRule="auto"/>
        <w:ind w:hanging="218"/>
        <w:jc w:val="both"/>
        <w:rPr>
          <w:ins w:id="26604" w:author="Visone Rossana (GSE)" w:date="2025-10-22T17:31:00Z" w16du:dateUtc="2025-10-22T15:31:00Z"/>
          <w:rFonts w:cs="Calibri"/>
          <w:sz w:val="22"/>
          <w:szCs w:val="22"/>
          <w:rPrChange w:id="26605" w:author="Visone Rossana (GSE)" w:date="2025-10-22T17:32:00Z" w16du:dateUtc="2025-10-22T15:32:00Z">
            <w:rPr>
              <w:ins w:id="26606" w:author="Visone Rossana (GSE)" w:date="2025-10-22T17:31:00Z" w16du:dateUtc="2025-10-22T15:31:00Z"/>
              <w:rFonts w:cs="Calibri"/>
            </w:rPr>
          </w:rPrChange>
        </w:rPr>
      </w:pPr>
      <w:ins w:id="26607" w:author="Visone Rossana (GSE)" w:date="2025-10-22T17:31:00Z" w16du:dateUtc="2025-10-22T15:31:00Z">
        <w:r w:rsidRPr="00585EA3">
          <w:rPr>
            <w:rFonts w:cs="Calibri"/>
            <w:sz w:val="22"/>
            <w:szCs w:val="22"/>
            <w:rPrChange w:id="26608" w:author="Visone Rossana (GSE)" w:date="2025-10-22T17:32:00Z" w16du:dateUtc="2025-10-22T15:32:00Z">
              <w:rPr>
                <w:rFonts w:cs="Calibri"/>
              </w:rPr>
            </w:rPrChange>
          </w:rPr>
          <w:t>la messa a punto e l’equilibratura del sistema di distribuzione, regolazione e controllo, ove applicabile;</w:t>
        </w:r>
      </w:ins>
    </w:p>
    <w:p w14:paraId="535C364C" w14:textId="77777777" w:rsidR="00A24365" w:rsidRPr="00585EA3" w:rsidRDefault="00A24365" w:rsidP="00840B0F">
      <w:pPr>
        <w:numPr>
          <w:ilvl w:val="0"/>
          <w:numId w:val="567"/>
        </w:numPr>
        <w:spacing w:after="60" w:line="276" w:lineRule="auto"/>
        <w:ind w:hanging="218"/>
        <w:jc w:val="both"/>
        <w:rPr>
          <w:ins w:id="26609" w:author="Visone Rossana (GSE)" w:date="2025-10-22T17:31:00Z" w16du:dateUtc="2025-10-22T15:31:00Z"/>
          <w:rFonts w:cs="Calibri"/>
          <w:sz w:val="22"/>
          <w:szCs w:val="22"/>
          <w:rPrChange w:id="26610" w:author="Visone Rossana (GSE)" w:date="2025-10-22T17:32:00Z" w16du:dateUtc="2025-10-22T15:32:00Z">
            <w:rPr>
              <w:ins w:id="26611" w:author="Visone Rossana (GSE)" w:date="2025-10-22T17:31:00Z" w16du:dateUtc="2025-10-22T15:31:00Z"/>
              <w:rFonts w:cs="Calibri"/>
            </w:rPr>
          </w:rPrChange>
        </w:rPr>
      </w:pPr>
      <w:ins w:id="26612" w:author="Visone Rossana (GSE)" w:date="2025-10-22T17:31:00Z" w16du:dateUtc="2025-10-22T15:31:00Z">
        <w:r w:rsidRPr="00585EA3">
          <w:rPr>
            <w:rFonts w:cs="Calibri"/>
            <w:sz w:val="22"/>
            <w:szCs w:val="22"/>
            <w:rPrChange w:id="26613" w:author="Visone Rossana (GSE)" w:date="2025-10-22T17:32:00Z" w16du:dateUtc="2025-10-22T15:32:00Z">
              <w:rPr>
                <w:rFonts w:cs="Calibri"/>
              </w:rPr>
            </w:rPrChange>
          </w:rPr>
          <w:t>l’installazione su tutti i corpi scaldanti di elementi di regolazione di tipo modulante agente sulla portata, tipo valvole termostatiche a bassa inerzia termica, a esclusione:</w:t>
        </w:r>
      </w:ins>
    </w:p>
    <w:p w14:paraId="139BF36E" w14:textId="77777777" w:rsidR="00A24365" w:rsidRPr="00585EA3" w:rsidRDefault="00A24365" w:rsidP="00840B0F">
      <w:pPr>
        <w:numPr>
          <w:ilvl w:val="0"/>
          <w:numId w:val="568"/>
        </w:numPr>
        <w:spacing w:after="60" w:line="276" w:lineRule="auto"/>
        <w:jc w:val="both"/>
        <w:rPr>
          <w:ins w:id="26614" w:author="Visone Rossana (GSE)" w:date="2025-10-22T17:31:00Z" w16du:dateUtc="2025-10-22T15:31:00Z"/>
          <w:rFonts w:cs="Calibri"/>
          <w:sz w:val="22"/>
          <w:szCs w:val="22"/>
          <w:rPrChange w:id="26615" w:author="Visone Rossana (GSE)" w:date="2025-10-22T17:32:00Z" w16du:dateUtc="2025-10-22T15:32:00Z">
            <w:rPr>
              <w:ins w:id="26616" w:author="Visone Rossana (GSE)" w:date="2025-10-22T17:31:00Z" w16du:dateUtc="2025-10-22T15:31:00Z"/>
              <w:rFonts w:cs="Calibri"/>
            </w:rPr>
          </w:rPrChange>
        </w:rPr>
      </w:pPr>
      <w:ins w:id="26617" w:author="Visone Rossana (GSE)" w:date="2025-10-22T17:31:00Z" w16du:dateUtc="2025-10-22T15:31:00Z">
        <w:r w:rsidRPr="00585EA3">
          <w:rPr>
            <w:rFonts w:cs="Calibri"/>
            <w:sz w:val="22"/>
            <w:szCs w:val="22"/>
            <w:rPrChange w:id="26618" w:author="Visone Rossana (GSE)" w:date="2025-10-22T17:32:00Z" w16du:dateUtc="2025-10-22T15:32:00Z">
              <w:rPr>
                <w:rFonts w:cs="Calibri"/>
              </w:rPr>
            </w:rPrChange>
          </w:rPr>
          <w:t>dei locali in cui l’installazione di valvole termostatiche o altra regolazione di tipo modulante agente sulla portata sia dimostrata inequivocabilmente non fattibile dal punto di vista tecnico  nel caso specifico (</w:t>
        </w:r>
        <w:r w:rsidRPr="00585EA3">
          <w:rPr>
            <w:rFonts w:cs="Calibri"/>
            <w:i/>
            <w:sz w:val="22"/>
            <w:szCs w:val="22"/>
            <w:rPrChange w:id="26619" w:author="Visone Rossana (GSE)" w:date="2025-10-22T17:32:00Z" w16du:dateUtc="2025-10-22T15:32:00Z">
              <w:rPr>
                <w:rFonts w:cs="Calibri"/>
                <w:i/>
              </w:rPr>
            </w:rPrChange>
          </w:rPr>
          <w:t>cfr.</w:t>
        </w:r>
        <w:r w:rsidRPr="00585EA3">
          <w:rPr>
            <w:rFonts w:cs="Calibri"/>
            <w:sz w:val="22"/>
            <w:szCs w:val="22"/>
            <w:rPrChange w:id="26620" w:author="Visone Rossana (GSE)" w:date="2025-10-22T17:32:00Z" w16du:dateUtc="2025-10-22T15:32:00Z">
              <w:rPr>
                <w:rFonts w:cs="Calibri"/>
              </w:rPr>
            </w:rPrChange>
          </w:rPr>
          <w:t xml:space="preserve"> Decreto 26 giugno 2015, concernente le metodologie di calcolo della prestazione energetica e la definizione delle prescrizioni e dei requisiti minimi degli edifici);</w:t>
        </w:r>
      </w:ins>
    </w:p>
    <w:p w14:paraId="71FFAF97" w14:textId="77777777" w:rsidR="00A24365" w:rsidRPr="00585EA3" w:rsidRDefault="00A24365" w:rsidP="00840B0F">
      <w:pPr>
        <w:numPr>
          <w:ilvl w:val="0"/>
          <w:numId w:val="568"/>
        </w:numPr>
        <w:spacing w:after="60" w:line="276" w:lineRule="auto"/>
        <w:ind w:left="1134" w:hanging="425"/>
        <w:jc w:val="both"/>
        <w:rPr>
          <w:ins w:id="26621" w:author="Visone Rossana (GSE)" w:date="2025-10-22T17:31:00Z" w16du:dateUtc="2025-10-22T15:31:00Z"/>
          <w:rFonts w:cs="Calibri"/>
          <w:sz w:val="22"/>
          <w:szCs w:val="22"/>
          <w:rPrChange w:id="26622" w:author="Visone Rossana (GSE)" w:date="2025-10-22T17:32:00Z" w16du:dateUtc="2025-10-22T15:32:00Z">
            <w:rPr>
              <w:ins w:id="26623" w:author="Visone Rossana (GSE)" w:date="2025-10-22T17:31:00Z" w16du:dateUtc="2025-10-22T15:31:00Z"/>
              <w:rFonts w:cs="Calibri"/>
            </w:rPr>
          </w:rPrChange>
        </w:rPr>
      </w:pPr>
      <w:ins w:id="26624" w:author="Visone Rossana (GSE)" w:date="2025-10-22T17:31:00Z" w16du:dateUtc="2025-10-22T15:31:00Z">
        <w:r w:rsidRPr="00585EA3">
          <w:rPr>
            <w:rFonts w:cs="Calibri"/>
            <w:sz w:val="22"/>
            <w:szCs w:val="22"/>
            <w:rPrChange w:id="26625" w:author="Visone Rossana (GSE)" w:date="2025-10-22T17:32:00Z" w16du:dateUtc="2025-10-22T15:32:00Z">
              <w:rPr>
                <w:rFonts w:cs="Calibri"/>
              </w:rPr>
            </w:rPrChange>
          </w:rPr>
          <w:t>dei locali in cui è installata una centralina di termoregolazione con dispositivi modulanti per la regolazione automatica della temperatura ambiente (</w:t>
        </w:r>
        <w:r w:rsidRPr="00585EA3">
          <w:rPr>
            <w:rFonts w:cs="Calibri"/>
            <w:i/>
            <w:sz w:val="22"/>
            <w:szCs w:val="22"/>
            <w:rPrChange w:id="26626" w:author="Visone Rossana (GSE)" w:date="2025-10-22T17:32:00Z" w16du:dateUtc="2025-10-22T15:32:00Z">
              <w:rPr>
                <w:rFonts w:cs="Calibri"/>
                <w:i/>
              </w:rPr>
            </w:rPrChange>
          </w:rPr>
          <w:t>cfr.</w:t>
        </w:r>
        <w:r w:rsidRPr="00585EA3">
          <w:rPr>
            <w:rFonts w:cs="Calibri"/>
            <w:sz w:val="22"/>
            <w:szCs w:val="22"/>
            <w:rPrChange w:id="26627" w:author="Visone Rossana (GSE)" w:date="2025-10-22T17:32:00Z" w16du:dateUtc="2025-10-22T15:32:00Z">
              <w:rPr>
                <w:rFonts w:cs="Calibri"/>
              </w:rPr>
            </w:rPrChange>
          </w:rPr>
          <w:t xml:space="preserve"> Decreto 26 giugno 2015, concernente le metodologie di calcolo della prestazione energetica e la definizione delle prescrizioni e dei requisiti minimi degli edifici). In caso di impianti al servizio di più locali, è possibile omettere l’installazione di elementi di regolazione di tipo modulante agenti sulla portata esclusivamente sui terminali di emissione situati all’interno dei locali in cui è presente una centralina di termoregolazione, anche se questa agisce, oltre che sui terminali di quel locale, anche sui terminali di emissione installati in altri locali;</w:t>
        </w:r>
      </w:ins>
    </w:p>
    <w:p w14:paraId="1E091E2E" w14:textId="77777777" w:rsidR="00A24365" w:rsidRPr="00585EA3" w:rsidRDefault="00A24365" w:rsidP="00840B0F">
      <w:pPr>
        <w:numPr>
          <w:ilvl w:val="0"/>
          <w:numId w:val="568"/>
        </w:numPr>
        <w:spacing w:after="60" w:line="276" w:lineRule="auto"/>
        <w:ind w:left="1134" w:hanging="425"/>
        <w:jc w:val="both"/>
        <w:rPr>
          <w:ins w:id="26628" w:author="Visone Rossana (GSE)" w:date="2025-10-22T17:31:00Z" w16du:dateUtc="2025-10-22T15:31:00Z"/>
          <w:rFonts w:cs="Calibri"/>
          <w:sz w:val="22"/>
          <w:szCs w:val="22"/>
          <w:rPrChange w:id="26629" w:author="Visone Rossana (GSE)" w:date="2025-10-22T17:32:00Z" w16du:dateUtc="2025-10-22T15:32:00Z">
            <w:rPr>
              <w:ins w:id="26630" w:author="Visone Rossana (GSE)" w:date="2025-10-22T17:31:00Z" w16du:dateUtc="2025-10-22T15:31:00Z"/>
              <w:rFonts w:cs="Calibri"/>
            </w:rPr>
          </w:rPrChange>
        </w:rPr>
      </w:pPr>
      <w:ins w:id="26631" w:author="Visone Rossana (GSE)" w:date="2025-10-22T17:31:00Z" w16du:dateUtc="2025-10-22T15:31:00Z">
        <w:r w:rsidRPr="00585EA3">
          <w:rPr>
            <w:rFonts w:cs="Calibri"/>
            <w:sz w:val="22"/>
            <w:szCs w:val="22"/>
            <w:rPrChange w:id="26632" w:author="Visone Rossana (GSE)" w:date="2025-10-22T17:32:00Z" w16du:dateUtc="2025-10-22T15:32:00Z">
              <w:rPr>
                <w:rFonts w:cs="Calibri"/>
              </w:rPr>
            </w:rPrChange>
          </w:rPr>
          <w:t xml:space="preserve">degli impianti di climatizzazione invernale progettati e realizzati con temperature medie del fluido termovettore inferiori a 45°C; </w:t>
        </w:r>
      </w:ins>
    </w:p>
    <w:p w14:paraId="5ED79DBB" w14:textId="77777777" w:rsidR="00A24365" w:rsidRPr="00585EA3" w:rsidRDefault="00A24365" w:rsidP="00840B0F">
      <w:pPr>
        <w:numPr>
          <w:ilvl w:val="0"/>
          <w:numId w:val="568"/>
        </w:numPr>
        <w:spacing w:after="60" w:line="276" w:lineRule="auto"/>
        <w:ind w:left="1134" w:hanging="425"/>
        <w:jc w:val="both"/>
        <w:rPr>
          <w:ins w:id="26633" w:author="Visone Rossana (GSE)" w:date="2025-10-22T17:31:00Z" w16du:dateUtc="2025-10-22T15:31:00Z"/>
          <w:rFonts w:cs="Calibri"/>
          <w:sz w:val="22"/>
          <w:szCs w:val="22"/>
          <w:rPrChange w:id="26634" w:author="Visone Rossana (GSE)" w:date="2025-10-22T17:32:00Z" w16du:dateUtc="2025-10-22T15:32:00Z">
            <w:rPr>
              <w:ins w:id="26635" w:author="Visone Rossana (GSE)" w:date="2025-10-22T17:31:00Z" w16du:dateUtc="2025-10-22T15:31:00Z"/>
              <w:rFonts w:cs="Calibri"/>
            </w:rPr>
          </w:rPrChange>
        </w:rPr>
      </w:pPr>
      <w:ins w:id="26636" w:author="Visone Rossana (GSE)" w:date="2025-10-22T17:31:00Z" w16du:dateUtc="2025-10-22T15:31:00Z">
        <w:r w:rsidRPr="00585EA3">
          <w:rPr>
            <w:rFonts w:cs="Calibri"/>
            <w:sz w:val="22"/>
            <w:szCs w:val="22"/>
            <w:rPrChange w:id="26637" w:author="Visone Rossana (GSE)" w:date="2025-10-22T17:32:00Z" w16du:dateUtc="2025-10-22T15:32:00Z">
              <w:rPr>
                <w:rFonts w:cs="Calibri"/>
              </w:rPr>
            </w:rPrChange>
          </w:rPr>
          <w:t>dei termocamini e delle stufe, e degli impianti di produzione di calore a servizio di piccole reti di teleriscaldamento;</w:t>
        </w:r>
      </w:ins>
    </w:p>
    <w:p w14:paraId="10CAF2AB" w14:textId="77777777" w:rsidR="00A24365" w:rsidRPr="00585EA3" w:rsidRDefault="00A24365" w:rsidP="00840B0F">
      <w:pPr>
        <w:numPr>
          <w:ilvl w:val="0"/>
          <w:numId w:val="567"/>
        </w:numPr>
        <w:spacing w:after="60" w:line="276" w:lineRule="auto"/>
        <w:ind w:hanging="218"/>
        <w:jc w:val="both"/>
        <w:rPr>
          <w:ins w:id="26638" w:author="Visone Rossana (GSE)" w:date="2025-10-22T17:31:00Z" w16du:dateUtc="2025-10-22T15:31:00Z"/>
          <w:rFonts w:cs="Calibri"/>
          <w:sz w:val="22"/>
          <w:szCs w:val="22"/>
          <w:rPrChange w:id="26639" w:author="Visone Rossana (GSE)" w:date="2025-10-22T17:32:00Z" w16du:dateUtc="2025-10-22T15:32:00Z">
            <w:rPr>
              <w:ins w:id="26640" w:author="Visone Rossana (GSE)" w:date="2025-10-22T17:31:00Z" w16du:dateUtc="2025-10-22T15:31:00Z"/>
              <w:rFonts w:cs="Calibri"/>
            </w:rPr>
          </w:rPrChange>
        </w:rPr>
      </w:pPr>
      <w:ins w:id="26641" w:author="Visone Rossana (GSE)" w:date="2025-10-22T17:31:00Z" w16du:dateUtc="2025-10-22T15:31:00Z">
        <w:r w:rsidRPr="00585EA3">
          <w:rPr>
            <w:rFonts w:cs="Calibri"/>
            <w:sz w:val="22"/>
            <w:szCs w:val="22"/>
            <w:rPrChange w:id="26642" w:author="Visone Rossana (GSE)" w:date="2025-10-22T17:32:00Z" w16du:dateUtc="2025-10-22T15:32:00Z">
              <w:rPr>
                <w:rFonts w:cs="Calibri"/>
              </w:rPr>
            </w:rPrChange>
          </w:rPr>
          <w:t>l’installazione di efficaci sistemi di contabilizzazione individuale dell’energia termica utilizzata per la conseguente ripartizione delle spese, nel caso di impianti centralizzati a servizio di molteplici unità immobiliari e/o edifici;</w:t>
        </w:r>
      </w:ins>
    </w:p>
    <w:p w14:paraId="54CC3488" w14:textId="62926406" w:rsidR="00A24365" w:rsidRPr="00585EA3" w:rsidRDefault="00A24365" w:rsidP="00840B0F">
      <w:pPr>
        <w:numPr>
          <w:ilvl w:val="0"/>
          <w:numId w:val="567"/>
        </w:numPr>
        <w:spacing w:after="60" w:line="276" w:lineRule="auto"/>
        <w:ind w:hanging="218"/>
        <w:jc w:val="both"/>
        <w:rPr>
          <w:ins w:id="26643" w:author="Visone Rossana (GSE)" w:date="2025-10-22T17:31:00Z" w16du:dateUtc="2025-10-22T15:31:00Z"/>
          <w:rFonts w:cs="Calibri"/>
          <w:sz w:val="22"/>
          <w:szCs w:val="22"/>
          <w:rPrChange w:id="26644" w:author="Visone Rossana (GSE)" w:date="2025-10-22T17:32:00Z" w16du:dateUtc="2025-10-22T15:32:00Z">
            <w:rPr>
              <w:ins w:id="26645" w:author="Visone Rossana (GSE)" w:date="2025-10-22T17:31:00Z" w16du:dateUtc="2025-10-22T15:31:00Z"/>
              <w:rFonts w:cs="Calibri"/>
            </w:rPr>
          </w:rPrChange>
        </w:rPr>
      </w:pPr>
      <w:ins w:id="26646" w:author="Visone Rossana (GSE)" w:date="2025-10-22T17:31:00Z" w16du:dateUtc="2025-10-22T15:31:00Z">
        <w:r w:rsidRPr="00585EA3">
          <w:rPr>
            <w:rFonts w:cs="Calibri"/>
            <w:sz w:val="22"/>
            <w:szCs w:val="22"/>
            <w:rPrChange w:id="26647" w:author="Visone Rossana (GSE)" w:date="2025-10-22T17:32:00Z" w16du:dateUtc="2025-10-22T15:32:00Z">
              <w:rPr>
                <w:rFonts w:cs="Calibri"/>
              </w:rPr>
            </w:rPrChange>
          </w:rPr>
          <w:t xml:space="preserve">Per gli interventi con potenza termica utile superiore a 200 kW è obbligatoria l’installazione di sistemi di contabilizzazione del calore e la comunicazione al GSE delle misure dell’energia termica annualmente prodotta dagli impianti e utilizzata per coprire i fabbisogni termici, secondo quanto indicato al paragrafo </w:t>
        </w:r>
      </w:ins>
      <w:ins w:id="26648" w:author="Visone Rossana (GSE)" w:date="2025-10-22T17:33:00Z" w16du:dateUtc="2025-10-22T15:33:00Z">
        <w:r w:rsidR="004F52DE" w:rsidRPr="004F52DE">
          <w:rPr>
            <w:rFonts w:cs="Calibri"/>
            <w:sz w:val="22"/>
            <w:szCs w:val="22"/>
            <w:highlight w:val="yellow"/>
            <w:rPrChange w:id="26649" w:author="Visone Rossana (GSE)" w:date="2025-10-22T17:33:00Z" w16du:dateUtc="2025-10-22T15:33:00Z">
              <w:rPr>
                <w:rFonts w:cs="Calibri"/>
                <w:sz w:val="22"/>
                <w:szCs w:val="22"/>
              </w:rPr>
            </w:rPrChange>
          </w:rPr>
          <w:t>12.8</w:t>
        </w:r>
      </w:ins>
      <w:ins w:id="26650" w:author="Visone Rossana (GSE)" w:date="2025-10-22T17:31:00Z" w16du:dateUtc="2025-10-22T15:31:00Z">
        <w:r w:rsidRPr="004F52DE">
          <w:rPr>
            <w:rFonts w:cs="Calibri"/>
            <w:sz w:val="22"/>
            <w:szCs w:val="22"/>
            <w:highlight w:val="yellow"/>
            <w:rPrChange w:id="26651" w:author="Visone Rossana (GSE)" w:date="2025-10-22T17:33:00Z" w16du:dateUtc="2025-10-22T15:33:00Z">
              <w:rPr>
                <w:rFonts w:cs="Calibri"/>
              </w:rPr>
            </w:rPrChange>
          </w:rPr>
          <w:t>.</w:t>
        </w:r>
      </w:ins>
    </w:p>
    <w:p w14:paraId="390817E7" w14:textId="39B0CF0F" w:rsidR="00A24365" w:rsidRDefault="00A24365" w:rsidP="00585EA3">
      <w:pPr>
        <w:numPr>
          <w:ilvl w:val="0"/>
          <w:numId w:val="567"/>
        </w:numPr>
        <w:spacing w:after="60" w:line="276" w:lineRule="auto"/>
        <w:ind w:hanging="218"/>
        <w:jc w:val="both"/>
        <w:rPr>
          <w:ins w:id="26652" w:author="Visone Rossana (GSE)" w:date="2025-10-22T17:35:00Z" w16du:dateUtc="2025-10-22T15:35:00Z"/>
          <w:rFonts w:cs="Calibri"/>
          <w:sz w:val="22"/>
          <w:szCs w:val="22"/>
          <w:highlight w:val="cyan"/>
        </w:rPr>
      </w:pPr>
      <w:ins w:id="26653" w:author="Visone Rossana (GSE)" w:date="2025-10-22T17:31:00Z" w16du:dateUtc="2025-10-22T15:31:00Z">
        <w:r w:rsidRPr="00585EA3">
          <w:rPr>
            <w:rFonts w:cs="Calibri"/>
            <w:sz w:val="22"/>
            <w:szCs w:val="22"/>
            <w:rPrChange w:id="26654" w:author="Visone Rossana (GSE)" w:date="2025-10-22T17:32:00Z" w16du:dateUtc="2025-10-22T15:32:00Z">
              <w:rPr>
                <w:rFonts w:cs="Calibri"/>
              </w:rPr>
            </w:rPrChange>
          </w:rPr>
          <w:t xml:space="preserve">almeno una manutenzione biennale obbligatoria per tutta la durata dell’incentivo (per le annualità previste nella tabella </w:t>
        </w:r>
      </w:ins>
      <w:ins w:id="26655" w:author="Visone Rossana (GSE)" w:date="2025-10-22T17:34:00Z" w16du:dateUtc="2025-10-22T15:34:00Z">
        <w:r w:rsidR="00A25D0D">
          <w:rPr>
            <w:rFonts w:cs="Calibri"/>
            <w:sz w:val="22"/>
            <w:szCs w:val="22"/>
          </w:rPr>
          <w:t>1</w:t>
        </w:r>
      </w:ins>
      <w:ins w:id="26656" w:author="Visone Rossana (GSE)" w:date="2025-10-22T17:31:00Z" w16du:dateUtc="2025-10-22T15:31:00Z">
        <w:r w:rsidRPr="00585EA3">
          <w:rPr>
            <w:rFonts w:cs="Calibri"/>
            <w:sz w:val="22"/>
            <w:szCs w:val="22"/>
            <w:rPrChange w:id="26657" w:author="Visone Rossana (GSE)" w:date="2025-10-22T17:32:00Z" w16du:dateUtc="2025-10-22T15:32:00Z">
              <w:rPr>
                <w:rFonts w:cs="Calibri"/>
              </w:rPr>
            </w:rPrChange>
          </w:rPr>
          <w:t xml:space="preserve"> del</w:t>
        </w:r>
      </w:ins>
      <w:ins w:id="26658" w:author="Visone Rossana (GSE)" w:date="2025-10-22T17:34:00Z" w16du:dateUtc="2025-10-22T15:34:00Z">
        <w:r w:rsidR="009F743A">
          <w:rPr>
            <w:rFonts w:cs="Calibri"/>
            <w:sz w:val="22"/>
            <w:szCs w:val="22"/>
          </w:rPr>
          <w:t>l’art. 11 del</w:t>
        </w:r>
      </w:ins>
      <w:ins w:id="26659" w:author="Visone Rossana (GSE)" w:date="2025-10-22T17:31:00Z" w16du:dateUtc="2025-10-22T15:31:00Z">
        <w:r w:rsidRPr="00585EA3">
          <w:rPr>
            <w:rFonts w:cs="Calibri"/>
            <w:sz w:val="22"/>
            <w:szCs w:val="22"/>
            <w:rPrChange w:id="26660" w:author="Visone Rossana (GSE)" w:date="2025-10-22T17:32:00Z" w16du:dateUtc="2025-10-22T15:32:00Z">
              <w:rPr>
                <w:rFonts w:cs="Calibri"/>
              </w:rPr>
            </w:rPrChange>
          </w:rPr>
          <w:t xml:space="preserve"> Decreto</w:t>
        </w:r>
      </w:ins>
      <w:ins w:id="26661" w:author="Visone Rossana (GSE)" w:date="2025-10-22T17:34:00Z" w16du:dateUtc="2025-10-22T15:34:00Z">
        <w:r w:rsidR="0009405E">
          <w:rPr>
            <w:rFonts w:cs="Calibri"/>
            <w:sz w:val="22"/>
            <w:szCs w:val="22"/>
          </w:rPr>
          <w:t>)</w:t>
        </w:r>
      </w:ins>
      <w:ins w:id="26662" w:author="Visone Rossana (GSE)" w:date="2025-10-22T17:31:00Z" w16du:dateUtc="2025-10-22T15:31:00Z">
        <w:r w:rsidRPr="00585EA3">
          <w:rPr>
            <w:rFonts w:cs="Calibri"/>
            <w:sz w:val="22"/>
            <w:szCs w:val="22"/>
            <w:rPrChange w:id="26663" w:author="Visone Rossana (GSE)" w:date="2025-10-22T17:32:00Z" w16du:dateUtc="2025-10-22T15:32:00Z">
              <w:rPr>
                <w:rFonts w:cs="Calibri"/>
              </w:rPr>
            </w:rPrChange>
          </w:rPr>
          <w:t>, svolta da parte di Soggetti che presentino i requisiti professionali previsti dall’art. 15 del decreto legislativo n. 28/2011. La manutenzione dovrà essere effettuata sul generatore di calore e sulla canna fumaria. Il Soggetto che presenta richiesta di incentivo deve conservare, per tutta la durata dell’incentivo stesso, gli originali dei certificati di manutenzione. Tali certificati possono altresì essere inseriti nei Catasti informatizzati costituiti presso le Regioni</w:t>
        </w:r>
      </w:ins>
      <w:ins w:id="26664" w:author="Visone Rossana (GSE)" w:date="2025-10-22T17:35:00Z" w16du:dateUtc="2025-10-22T15:35:00Z">
        <w:r w:rsidR="00941C5C">
          <w:rPr>
            <w:rFonts w:cs="Calibri"/>
            <w:sz w:val="22"/>
            <w:szCs w:val="22"/>
          </w:rPr>
          <w:t xml:space="preserve"> </w:t>
        </w:r>
        <w:r w:rsidR="00941C5C" w:rsidRPr="00941C5C">
          <w:rPr>
            <w:rFonts w:cs="Calibri"/>
            <w:sz w:val="22"/>
            <w:szCs w:val="22"/>
            <w:highlight w:val="cyan"/>
            <w:rPrChange w:id="26665" w:author="Visone Rossana (GSE)" w:date="2025-10-22T17:35:00Z" w16du:dateUtc="2025-10-22T15:35:00Z">
              <w:rPr>
                <w:rFonts w:cs="Calibri"/>
                <w:sz w:val="22"/>
                <w:szCs w:val="22"/>
              </w:rPr>
            </w:rPrChange>
          </w:rPr>
          <w:t>o nel libretto di impianto</w:t>
        </w:r>
        <w:r w:rsidR="00AF5147">
          <w:rPr>
            <w:rFonts w:cs="Calibri"/>
            <w:sz w:val="22"/>
            <w:szCs w:val="22"/>
            <w:highlight w:val="cyan"/>
          </w:rPr>
          <w:t>;</w:t>
        </w:r>
      </w:ins>
    </w:p>
    <w:p w14:paraId="6A15A8CF" w14:textId="2E673DEF" w:rsidR="00AF5147" w:rsidRPr="00941C5C" w:rsidRDefault="00AF5147" w:rsidP="00840B0F">
      <w:pPr>
        <w:numPr>
          <w:ilvl w:val="0"/>
          <w:numId w:val="567"/>
        </w:numPr>
        <w:spacing w:after="60" w:line="276" w:lineRule="auto"/>
        <w:ind w:hanging="218"/>
        <w:jc w:val="both"/>
        <w:rPr>
          <w:ins w:id="26666" w:author="Visone Rossana (GSE)" w:date="2025-10-22T17:31:00Z" w16du:dateUtc="2025-10-22T15:31:00Z"/>
          <w:rFonts w:cs="Calibri"/>
          <w:sz w:val="22"/>
          <w:szCs w:val="22"/>
          <w:highlight w:val="cyan"/>
          <w:rPrChange w:id="26667" w:author="Visone Rossana (GSE)" w:date="2025-10-22T17:35:00Z" w16du:dateUtc="2025-10-22T15:35:00Z">
            <w:rPr>
              <w:ins w:id="26668" w:author="Visone Rossana (GSE)" w:date="2025-10-22T17:31:00Z" w16du:dateUtc="2025-10-22T15:31:00Z"/>
              <w:rFonts w:cs="Calibri"/>
            </w:rPr>
          </w:rPrChange>
        </w:rPr>
      </w:pPr>
      <w:ins w:id="26669" w:author="Visone Rossana (GSE)" w:date="2025-10-22T17:36:00Z" w16du:dateUtc="2025-10-22T15:36:00Z">
        <w:r>
          <w:rPr>
            <w:rFonts w:cs="Calibri"/>
            <w:sz w:val="22"/>
            <w:szCs w:val="22"/>
            <w:highlight w:val="cyan"/>
          </w:rPr>
          <w:t xml:space="preserve">l’impianto realizzato provveda ad asservire le medesime utenze della configurazione </w:t>
        </w:r>
        <w:r w:rsidRPr="00AF5147">
          <w:rPr>
            <w:rFonts w:cs="Calibri"/>
            <w:i/>
            <w:iCs/>
            <w:sz w:val="22"/>
            <w:szCs w:val="22"/>
            <w:highlight w:val="cyan"/>
            <w:rPrChange w:id="26670" w:author="Visone Rossana (GSE)" w:date="2025-10-22T17:36:00Z" w16du:dateUtc="2025-10-22T15:36:00Z">
              <w:rPr>
                <w:rFonts w:cs="Calibri"/>
                <w:sz w:val="22"/>
                <w:szCs w:val="22"/>
                <w:highlight w:val="cyan"/>
              </w:rPr>
            </w:rPrChange>
          </w:rPr>
          <w:t>ante operam</w:t>
        </w:r>
        <w:r>
          <w:rPr>
            <w:rFonts w:cs="Calibri"/>
            <w:sz w:val="22"/>
            <w:szCs w:val="22"/>
            <w:highlight w:val="cyan"/>
          </w:rPr>
          <w:t xml:space="preserve">. </w:t>
        </w:r>
      </w:ins>
    </w:p>
    <w:p w14:paraId="57ED528A" w14:textId="77777777" w:rsidR="00874EF6" w:rsidRDefault="00874EF6" w:rsidP="00C078CF">
      <w:pPr>
        <w:contextualSpacing/>
        <w:jc w:val="both"/>
        <w:rPr>
          <w:ins w:id="26671" w:author="Visone Rossana (GSE)" w:date="2025-10-22T15:13:00Z" w16du:dateUtc="2025-10-22T13:13:00Z"/>
          <w:highlight w:val="yellow"/>
        </w:rPr>
      </w:pPr>
    </w:p>
    <w:p w14:paraId="7C243098" w14:textId="0812D9CB" w:rsidR="00E718F0" w:rsidRPr="00E718F0" w:rsidRDefault="00E718F0">
      <w:pPr>
        <w:spacing w:after="60" w:line="276" w:lineRule="auto"/>
        <w:jc w:val="both"/>
        <w:rPr>
          <w:ins w:id="26672" w:author="Visone Rossana (GSE)" w:date="2025-10-22T17:37:00Z" w16du:dateUtc="2025-10-22T15:37:00Z"/>
          <w:sz w:val="22"/>
          <w:szCs w:val="22"/>
          <w:rPrChange w:id="26673" w:author="Visone Rossana (GSE)" w:date="2025-10-22T17:37:00Z" w16du:dateUtc="2025-10-22T15:37:00Z">
            <w:rPr>
              <w:ins w:id="26674" w:author="Visone Rossana (GSE)" w:date="2025-10-22T17:37:00Z" w16du:dateUtc="2025-10-22T15:37:00Z"/>
            </w:rPr>
          </w:rPrChange>
        </w:rPr>
        <w:pPrChange w:id="26675" w:author="Visone Rossana (GSE)" w:date="2025-10-22T17:37:00Z" w16du:dateUtc="2025-10-22T15:37:00Z">
          <w:pPr>
            <w:spacing w:after="60"/>
            <w:jc w:val="both"/>
          </w:pPr>
        </w:pPrChange>
      </w:pPr>
      <w:ins w:id="26676" w:author="Visone Rossana (GSE)" w:date="2025-10-22T17:37:00Z" w16du:dateUtc="2025-10-22T15:37:00Z">
        <w:r w:rsidRPr="00E718F0">
          <w:rPr>
            <w:sz w:val="22"/>
            <w:szCs w:val="22"/>
            <w:rPrChange w:id="26677" w:author="Visone Rossana (GSE)" w:date="2025-10-22T17:37:00Z" w16du:dateUtc="2025-10-22T15:37:00Z">
              <w:rPr/>
            </w:rPrChange>
          </w:rPr>
          <w:t xml:space="preserve">In attuazione delle disposizioni contenute all’art. 29 del D.Lgs 199/2021, l’accesso agli incentivi </w:t>
        </w:r>
      </w:ins>
      <w:ins w:id="26678" w:author="Visone Rossana (GSE)" w:date="2025-10-22T17:38:00Z" w16du:dateUtc="2025-10-22T15:38:00Z">
        <w:r w:rsidR="00C55A2F">
          <w:rPr>
            <w:sz w:val="22"/>
            <w:szCs w:val="22"/>
          </w:rPr>
          <w:t>per i</w:t>
        </w:r>
      </w:ins>
      <w:ins w:id="26679" w:author="Visone Rossana (GSE)" w:date="2025-10-22T17:37:00Z" w16du:dateUtc="2025-10-22T15:37:00Z">
        <w:r w:rsidRPr="00E718F0">
          <w:rPr>
            <w:sz w:val="22"/>
            <w:szCs w:val="22"/>
            <w:rPrChange w:id="26680" w:author="Visone Rossana (GSE)" w:date="2025-10-22T17:37:00Z" w16du:dateUtc="2025-10-22T15:37:00Z">
              <w:rPr/>
            </w:rPrChange>
          </w:rPr>
          <w:t xml:space="preserve"> generatori di calore</w:t>
        </w:r>
      </w:ins>
      <w:ins w:id="26681" w:author="Visone Rossana (GSE)" w:date="2025-10-22T17:38:00Z" w16du:dateUtc="2025-10-22T15:38:00Z">
        <w:r w:rsidR="00C55A2F">
          <w:rPr>
            <w:sz w:val="22"/>
            <w:szCs w:val="22"/>
          </w:rPr>
          <w:t xml:space="preserve"> </w:t>
        </w:r>
        <w:r w:rsidR="00F53832">
          <w:rPr>
            <w:sz w:val="22"/>
            <w:szCs w:val="22"/>
          </w:rPr>
          <w:t>alimentati con biomassa</w:t>
        </w:r>
      </w:ins>
      <w:ins w:id="26682" w:author="Visone Rossana (GSE)" w:date="2025-10-22T17:37:00Z" w16du:dateUtc="2025-10-22T15:37:00Z">
        <w:r w:rsidRPr="00E718F0">
          <w:rPr>
            <w:sz w:val="22"/>
            <w:szCs w:val="22"/>
            <w:rPrChange w:id="26683" w:author="Visone Rossana (GSE)" w:date="2025-10-22T17:37:00Z" w16du:dateUtc="2025-10-22T15:37:00Z">
              <w:rPr/>
            </w:rPrChange>
          </w:rPr>
          <w:t xml:space="preserve">, è altresì subordinato al conseguimento della certificazione ambientale di cui al decreto </w:t>
        </w:r>
      </w:ins>
      <w:ins w:id="26684" w:author="Visone Rossana (GSE)" w:date="2025-10-22T17:39:00Z">
        <w:r w:rsidR="008839C3" w:rsidRPr="008839C3">
          <w:rPr>
            <w:sz w:val="22"/>
            <w:szCs w:val="22"/>
          </w:rPr>
          <w:t>del Ministro dell'ambiente e della tutela del territorio e del mare 7</w:t>
        </w:r>
      </w:ins>
      <w:ins w:id="26685" w:author="Visone Rossana (GSE)" w:date="2025-10-22T17:39:00Z" w16du:dateUtc="2025-10-22T15:39:00Z">
        <w:r w:rsidR="008839C3">
          <w:rPr>
            <w:sz w:val="22"/>
            <w:szCs w:val="22"/>
          </w:rPr>
          <w:t xml:space="preserve"> </w:t>
        </w:r>
      </w:ins>
      <w:ins w:id="26686" w:author="Visone Rossana (GSE)" w:date="2025-10-22T17:39:00Z">
        <w:r w:rsidR="008839C3" w:rsidRPr="008839C3">
          <w:rPr>
            <w:sz w:val="22"/>
            <w:szCs w:val="22"/>
          </w:rPr>
          <w:t>novembre 2017 n. 186</w:t>
        </w:r>
      </w:ins>
      <w:ins w:id="26687" w:author="Visone Rossana (GSE)" w:date="2025-10-22T17:37:00Z" w16du:dateUtc="2025-10-22T15:37:00Z">
        <w:r w:rsidRPr="00E718F0">
          <w:rPr>
            <w:sz w:val="22"/>
            <w:szCs w:val="22"/>
            <w:rPrChange w:id="26688" w:author="Visone Rossana (GSE)" w:date="2025-10-22T17:37:00Z" w16du:dateUtc="2025-10-22T15:37:00Z">
              <w:rPr/>
            </w:rPrChange>
          </w:rPr>
          <w:t xml:space="preserve">, </w:t>
        </w:r>
      </w:ins>
      <w:ins w:id="26689" w:author="Visone Rossana (GSE)" w:date="2025-10-22T17:40:00Z" w16du:dateUtc="2025-10-22T15:40:00Z">
        <w:r w:rsidR="009D25F2" w:rsidRPr="009D25F2">
          <w:rPr>
            <w:sz w:val="22"/>
            <w:szCs w:val="22"/>
            <w:highlight w:val="cyan"/>
            <w:rPrChange w:id="26690" w:author="Visone Rossana (GSE)" w:date="2025-10-22T17:40:00Z" w16du:dateUtc="2025-10-22T15:40:00Z">
              <w:rPr>
                <w:sz w:val="22"/>
                <w:szCs w:val="22"/>
              </w:rPr>
            </w:rPrChange>
          </w:rPr>
          <w:t>ove applicabile, rilasciata da un organismo notificato,</w:t>
        </w:r>
        <w:r w:rsidR="009D25F2">
          <w:rPr>
            <w:sz w:val="22"/>
            <w:szCs w:val="22"/>
          </w:rPr>
          <w:t xml:space="preserve"> </w:t>
        </w:r>
      </w:ins>
      <w:ins w:id="26691" w:author="Visone Rossana (GSE)" w:date="2025-10-22T17:37:00Z" w16du:dateUtc="2025-10-22T15:37:00Z">
        <w:r w:rsidRPr="00E718F0">
          <w:rPr>
            <w:bCs/>
            <w:sz w:val="22"/>
            <w:szCs w:val="22"/>
            <w:rPrChange w:id="26692" w:author="Visone Rossana (GSE)" w:date="2025-10-22T17:37:00Z" w16du:dateUtc="2025-10-22T15:37:00Z">
              <w:rPr>
                <w:bCs/>
              </w:rPr>
            </w:rPrChange>
          </w:rPr>
          <w:t>c</w:t>
        </w:r>
      </w:ins>
      <w:ins w:id="26693" w:author="Visone Rossana (GSE)" w:date="2025-10-22T17:41:00Z" w16du:dateUtc="2025-10-22T15:41:00Z">
        <w:r w:rsidR="009D25F2">
          <w:rPr>
            <w:bCs/>
            <w:sz w:val="22"/>
            <w:szCs w:val="22"/>
          </w:rPr>
          <w:t>on</w:t>
        </w:r>
      </w:ins>
      <w:ins w:id="26694" w:author="Visone Rossana (GSE)" w:date="2025-10-22T17:37:00Z" w16du:dateUtc="2025-10-22T15:37:00Z">
        <w:r w:rsidRPr="00E718F0">
          <w:rPr>
            <w:bCs/>
            <w:sz w:val="22"/>
            <w:szCs w:val="22"/>
            <w:rPrChange w:id="26695" w:author="Visone Rossana (GSE)" w:date="2025-10-22T17:37:00Z" w16du:dateUtc="2025-10-22T15:37:00Z">
              <w:rPr>
                <w:bCs/>
              </w:rPr>
            </w:rPrChange>
          </w:rPr>
          <w:t xml:space="preserve"> </w:t>
        </w:r>
        <w:r w:rsidRPr="00E718F0">
          <w:rPr>
            <w:b/>
            <w:sz w:val="22"/>
            <w:szCs w:val="22"/>
            <w:rPrChange w:id="26696" w:author="Visone Rossana (GSE)" w:date="2025-10-22T17:37:00Z" w16du:dateUtc="2025-10-22T15:37:00Z">
              <w:rPr>
                <w:b/>
              </w:rPr>
            </w:rPrChange>
          </w:rPr>
          <w:t>classe di qualità 5 stelle</w:t>
        </w:r>
        <w:r w:rsidRPr="00E718F0">
          <w:rPr>
            <w:bCs/>
            <w:sz w:val="22"/>
            <w:szCs w:val="22"/>
            <w:rPrChange w:id="26697" w:author="Visone Rossana (GSE)" w:date="2025-10-22T17:37:00Z" w16du:dateUtc="2025-10-22T15:37:00Z">
              <w:rPr>
                <w:bCs/>
              </w:rPr>
            </w:rPrChange>
          </w:rPr>
          <w:t xml:space="preserve"> </w:t>
        </w:r>
      </w:ins>
      <w:ins w:id="26698" w:author="Visone Rossana (GSE)" w:date="2025-10-22T17:41:00Z" w16du:dateUtc="2025-10-22T15:41:00Z">
        <w:r w:rsidR="009D25F2">
          <w:rPr>
            <w:bCs/>
            <w:sz w:val="22"/>
            <w:szCs w:val="22"/>
          </w:rPr>
          <w:t>o superiore</w:t>
        </w:r>
      </w:ins>
      <w:ins w:id="26699" w:author="Visone Rossana (GSE)" w:date="2025-10-22T17:37:00Z" w16du:dateUtc="2025-10-22T15:37:00Z">
        <w:r w:rsidRPr="00E718F0">
          <w:rPr>
            <w:sz w:val="22"/>
            <w:szCs w:val="22"/>
            <w:rPrChange w:id="26700" w:author="Visone Rossana (GSE)" w:date="2025-10-22T17:37:00Z" w16du:dateUtc="2025-10-22T15:37:00Z">
              <w:rPr/>
            </w:rPrChange>
          </w:rPr>
          <w:t xml:space="preserve"> </w:t>
        </w:r>
      </w:ins>
      <w:ins w:id="26701" w:author="Visone Rossana (GSE)" w:date="2025-10-22T17:41:00Z" w16du:dateUtc="2025-10-22T15:41:00Z">
        <w:r w:rsidR="00FD2B17">
          <w:rPr>
            <w:sz w:val="22"/>
            <w:szCs w:val="22"/>
          </w:rPr>
          <w:t xml:space="preserve">in caso </w:t>
        </w:r>
      </w:ins>
      <w:ins w:id="26702" w:author="Visone Rossana (GSE)" w:date="2025-10-22T17:37:00Z" w16du:dateUtc="2025-10-22T15:37:00Z">
        <w:r w:rsidRPr="00E718F0">
          <w:rPr>
            <w:sz w:val="22"/>
            <w:szCs w:val="22"/>
            <w:rPrChange w:id="26703" w:author="Visone Rossana (GSE)" w:date="2025-10-22T17:37:00Z" w16du:dateUtc="2025-10-22T15:37:00Z">
              <w:rPr/>
            </w:rPrChange>
          </w:rPr>
          <w:t xml:space="preserve">di sostituzione di impianto di climatizzazione invernale esistente alimentato </w:t>
        </w:r>
        <w:r w:rsidRPr="0024228E">
          <w:rPr>
            <w:sz w:val="22"/>
            <w:szCs w:val="22"/>
            <w:highlight w:val="cyan"/>
            <w:rPrChange w:id="26704" w:author="Visone Rossana (GSE)" w:date="2025-10-22T17:41:00Z" w16du:dateUtc="2025-10-22T15:41:00Z">
              <w:rPr/>
            </w:rPrChange>
          </w:rPr>
          <w:t xml:space="preserve">a </w:t>
        </w:r>
      </w:ins>
      <w:ins w:id="26705" w:author="Visone Rossana (GSE)" w:date="2025-10-22T17:41:00Z" w16du:dateUtc="2025-10-22T15:41:00Z">
        <w:r w:rsidR="0024228E" w:rsidRPr="0024228E">
          <w:rPr>
            <w:sz w:val="22"/>
            <w:szCs w:val="22"/>
            <w:highlight w:val="cyan"/>
            <w:rPrChange w:id="26706" w:author="Visone Rossana (GSE)" w:date="2025-10-22T17:41:00Z" w16du:dateUtc="2025-10-22T15:41:00Z">
              <w:rPr>
                <w:sz w:val="22"/>
                <w:szCs w:val="22"/>
              </w:rPr>
            </w:rPrChange>
          </w:rPr>
          <w:t>biomassa</w:t>
        </w:r>
        <w:r w:rsidR="0024228E">
          <w:rPr>
            <w:sz w:val="22"/>
            <w:szCs w:val="22"/>
          </w:rPr>
          <w:t xml:space="preserve">, </w:t>
        </w:r>
      </w:ins>
      <w:ins w:id="26707" w:author="Visone Rossana (GSE)" w:date="2025-10-22T17:42:00Z" w16du:dateUtc="2025-10-22T15:42:00Z">
        <w:r w:rsidR="0024228E">
          <w:rPr>
            <w:sz w:val="22"/>
            <w:szCs w:val="22"/>
          </w:rPr>
          <w:t xml:space="preserve">a </w:t>
        </w:r>
      </w:ins>
      <w:ins w:id="26708" w:author="Visone Rossana (GSE)" w:date="2025-10-22T17:37:00Z" w16du:dateUtc="2025-10-22T15:37:00Z">
        <w:r w:rsidRPr="00E718F0">
          <w:rPr>
            <w:sz w:val="22"/>
            <w:szCs w:val="22"/>
            <w:rPrChange w:id="26709" w:author="Visone Rossana (GSE)" w:date="2025-10-22T17:37:00Z" w16du:dateUtc="2025-10-22T15:37:00Z">
              <w:rPr/>
            </w:rPrChange>
          </w:rPr>
          <w:t xml:space="preserve">carbone, a olio combustibile o a gasolio. </w:t>
        </w:r>
      </w:ins>
    </w:p>
    <w:p w14:paraId="136942D0" w14:textId="77777777" w:rsidR="00E718F0" w:rsidRPr="00E718F0" w:rsidRDefault="00E718F0">
      <w:pPr>
        <w:spacing w:after="60" w:line="276" w:lineRule="auto"/>
        <w:jc w:val="both"/>
        <w:rPr>
          <w:ins w:id="26710" w:author="Visone Rossana (GSE)" w:date="2025-10-22T17:37:00Z" w16du:dateUtc="2025-10-22T15:37:00Z"/>
          <w:sz w:val="22"/>
          <w:szCs w:val="22"/>
          <w:rPrChange w:id="26711" w:author="Visone Rossana (GSE)" w:date="2025-10-22T17:37:00Z" w16du:dateUtc="2025-10-22T15:37:00Z">
            <w:rPr>
              <w:ins w:id="26712" w:author="Visone Rossana (GSE)" w:date="2025-10-22T17:37:00Z" w16du:dateUtc="2025-10-22T15:37:00Z"/>
            </w:rPr>
          </w:rPrChange>
        </w:rPr>
        <w:pPrChange w:id="26713" w:author="Visone Rossana (GSE)" w:date="2025-10-22T17:37:00Z" w16du:dateUtc="2025-10-22T15:37:00Z">
          <w:pPr>
            <w:spacing w:after="60"/>
            <w:jc w:val="both"/>
          </w:pPr>
        </w:pPrChange>
      </w:pPr>
      <w:ins w:id="26714" w:author="Visone Rossana (GSE)" w:date="2025-10-22T17:37:00Z" w16du:dateUtc="2025-10-22T15:37:00Z">
        <w:r w:rsidRPr="00E718F0">
          <w:rPr>
            <w:sz w:val="22"/>
            <w:szCs w:val="22"/>
            <w:rPrChange w:id="26715" w:author="Visone Rossana (GSE)" w:date="2025-10-22T17:37:00Z" w16du:dateUtc="2025-10-22T15:37:00Z">
              <w:rPr/>
            </w:rPrChange>
          </w:rPr>
          <w:lastRenderedPageBreak/>
          <w:t xml:space="preserve">Si specifica inoltre che, per le sole aziende agricole e le imprese operanti nel settore forestale, nel caso di nuova installazione, l’accesso agli incentivi è subordinato al conseguimento della certificazione ambientale con </w:t>
        </w:r>
        <w:r w:rsidRPr="00E718F0">
          <w:rPr>
            <w:b/>
            <w:bCs/>
            <w:sz w:val="22"/>
            <w:szCs w:val="22"/>
            <w:rPrChange w:id="26716" w:author="Visone Rossana (GSE)" w:date="2025-10-22T17:37:00Z" w16du:dateUtc="2025-10-22T15:37:00Z">
              <w:rPr>
                <w:b/>
                <w:bCs/>
              </w:rPr>
            </w:rPrChange>
          </w:rPr>
          <w:t>classe di qualità 5 stelle</w:t>
        </w:r>
        <w:r w:rsidRPr="00E718F0">
          <w:rPr>
            <w:sz w:val="22"/>
            <w:szCs w:val="22"/>
            <w:rPrChange w:id="26717" w:author="Visone Rossana (GSE)" w:date="2025-10-22T17:37:00Z" w16du:dateUtc="2025-10-22T15:37:00Z">
              <w:rPr/>
            </w:rPrChange>
          </w:rPr>
          <w:t xml:space="preserve"> ai sensi dello stesso decreto.</w:t>
        </w:r>
      </w:ins>
    </w:p>
    <w:p w14:paraId="61546092" w14:textId="77777777" w:rsidR="00874EF6" w:rsidRDefault="00874EF6" w:rsidP="00C078CF">
      <w:pPr>
        <w:contextualSpacing/>
        <w:jc w:val="both"/>
        <w:rPr>
          <w:ins w:id="26718" w:author="Visone Rossana (GSE)" w:date="2025-10-22T15:13:00Z" w16du:dateUtc="2025-10-22T13:13:00Z"/>
          <w:highlight w:val="yellow"/>
        </w:rPr>
      </w:pPr>
    </w:p>
    <w:p w14:paraId="7C02DE06" w14:textId="77777777" w:rsidR="001A1179" w:rsidRPr="003D4FC0" w:rsidRDefault="001A1179" w:rsidP="001A1179">
      <w:pPr>
        <w:spacing w:after="60" w:line="276" w:lineRule="auto"/>
        <w:jc w:val="both"/>
        <w:rPr>
          <w:ins w:id="26719" w:author="Visone Rossana (GSE)" w:date="2025-10-22T17:43:00Z" w16du:dateUtc="2025-10-22T15:43:00Z"/>
          <w:sz w:val="22"/>
          <w:szCs w:val="22"/>
        </w:rPr>
      </w:pPr>
      <w:ins w:id="26720" w:author="Visone Rossana (GSE)" w:date="2025-10-22T17:43:00Z" w16du:dateUtc="2025-10-22T15:43:00Z">
        <w:r w:rsidRPr="003D4FC0">
          <w:rPr>
            <w:sz w:val="22"/>
            <w:szCs w:val="22"/>
          </w:rPr>
          <w:t>Di seguito, dalla lettera a) a e), sono riportati i requisiti specifici per ogni tipologia di generatore di calore a biomassa, restando fermo, ove presenti, l’obbligo di rispettare gli eventuali più restrittivi vincoli e limiti fissati da nome regionali.</w:t>
        </w:r>
      </w:ins>
    </w:p>
    <w:p w14:paraId="76592675" w14:textId="77777777" w:rsidR="00874EF6" w:rsidRDefault="00874EF6" w:rsidP="00C078CF">
      <w:pPr>
        <w:contextualSpacing/>
        <w:jc w:val="both"/>
        <w:rPr>
          <w:ins w:id="26721" w:author="Visone Rossana (GSE)" w:date="2025-10-22T15:13:00Z" w16du:dateUtc="2025-10-22T13:13:00Z"/>
          <w:del w:id="26722" w:author="Visone Rossana (GSE)" w:date="2025-10-23T15:33:00Z" w16du:dateUtc="2025-10-23T13:33:00Z"/>
          <w:highlight w:val="yellow"/>
        </w:rPr>
      </w:pPr>
    </w:p>
    <w:p w14:paraId="121ACAEC" w14:textId="757E55DE" w:rsidR="00874EF6" w:rsidRDefault="00874EF6" w:rsidP="00C078CF">
      <w:pPr>
        <w:contextualSpacing/>
        <w:jc w:val="both"/>
        <w:rPr>
          <w:ins w:id="26723" w:author="Visone Rossana (GSE)" w:date="2025-10-22T15:13:00Z" w16du:dateUtc="2025-10-22T13:13:00Z"/>
          <w:del w:id="26724" w:author="Visone Rossana (GSE)" w:date="2025-10-23T15:33:00Z" w16du:dateUtc="2025-10-23T13:33:00Z"/>
          <w:highlight w:val="yellow"/>
        </w:rPr>
      </w:pPr>
    </w:p>
    <w:p w14:paraId="51E8540A" w14:textId="0AB10DA7" w:rsidR="00874EF6" w:rsidRDefault="00874EF6" w:rsidP="00C078CF">
      <w:pPr>
        <w:contextualSpacing/>
        <w:jc w:val="both"/>
        <w:rPr>
          <w:ins w:id="26725" w:author="Visone Rossana (GSE)" w:date="2025-10-22T15:13:00Z" w16du:dateUtc="2025-10-22T13:13:00Z"/>
          <w:del w:id="26726" w:author="Visone Rossana (GSE)" w:date="2025-10-23T15:33:00Z" w16du:dateUtc="2025-10-23T13:33:00Z"/>
          <w:highlight w:val="yellow"/>
        </w:rPr>
      </w:pPr>
    </w:p>
    <w:p w14:paraId="129195C7" w14:textId="456577A4" w:rsidR="00874EF6" w:rsidRDefault="00874EF6" w:rsidP="00C078CF">
      <w:pPr>
        <w:contextualSpacing/>
        <w:jc w:val="both"/>
        <w:rPr>
          <w:ins w:id="26727" w:author="Visone Rossana (GSE)" w:date="2025-10-22T15:13:00Z" w16du:dateUtc="2025-10-22T13:13:00Z"/>
          <w:del w:id="26728" w:author="Visone Rossana (GSE)" w:date="2025-10-23T15:33:00Z" w16du:dateUtc="2025-10-23T13:33:00Z"/>
          <w:highlight w:val="yellow"/>
        </w:rPr>
      </w:pPr>
    </w:p>
    <w:p w14:paraId="055BB1B7" w14:textId="60AB9C5A" w:rsidR="00874EF6" w:rsidRDefault="00874EF6" w:rsidP="00C078CF">
      <w:pPr>
        <w:contextualSpacing/>
        <w:jc w:val="both"/>
        <w:rPr>
          <w:ins w:id="26729" w:author="Visone Rossana (GSE)" w:date="2025-10-22T15:13:00Z" w16du:dateUtc="2025-10-22T13:13:00Z"/>
          <w:del w:id="26730" w:author="Visone Rossana (GSE)" w:date="2025-10-23T15:33:00Z" w16du:dateUtc="2025-10-23T13:33:00Z"/>
          <w:highlight w:val="yellow"/>
        </w:rPr>
      </w:pPr>
    </w:p>
    <w:p w14:paraId="27C739A3" w14:textId="77777777" w:rsidR="0064253C" w:rsidRPr="00E3036D" w:rsidRDefault="0064253C" w:rsidP="0064253C">
      <w:pPr>
        <w:numPr>
          <w:ilvl w:val="0"/>
          <w:numId w:val="570"/>
        </w:numPr>
        <w:tabs>
          <w:tab w:val="left" w:pos="284"/>
        </w:tabs>
        <w:spacing w:before="240" w:after="120" w:line="276" w:lineRule="auto"/>
        <w:ind w:left="284" w:hanging="284"/>
        <w:jc w:val="both"/>
        <w:rPr>
          <w:ins w:id="26731" w:author="Visone Rossana (GSE)" w:date="2025-10-22T17:43:00Z" w16du:dateUtc="2025-10-22T15:43:00Z"/>
          <w:rFonts w:cs="Calibri"/>
          <w:b/>
          <w:sz w:val="22"/>
          <w:szCs w:val="22"/>
          <w:u w:val="single"/>
          <w:rPrChange w:id="26732" w:author="Visone Rossana (GSE)" w:date="2025-10-22T17:43:00Z" w16du:dateUtc="2025-10-22T15:43:00Z">
            <w:rPr>
              <w:ins w:id="26733" w:author="Visone Rossana (GSE)" w:date="2025-10-22T17:43:00Z" w16du:dateUtc="2025-10-22T15:43:00Z"/>
              <w:rFonts w:cs="Calibri"/>
              <w:b/>
              <w:u w:val="single"/>
            </w:rPr>
          </w:rPrChange>
        </w:rPr>
      </w:pPr>
      <w:ins w:id="26734" w:author="Visone Rossana (GSE)" w:date="2025-10-22T17:43:00Z" w16du:dateUtc="2025-10-22T15:43:00Z">
        <w:r w:rsidRPr="00E3036D">
          <w:rPr>
            <w:rFonts w:cs="Calibri"/>
            <w:b/>
            <w:sz w:val="22"/>
            <w:szCs w:val="22"/>
            <w:u w:val="single"/>
            <w:rPrChange w:id="26735" w:author="Visone Rossana (GSE)" w:date="2025-10-22T17:43:00Z" w16du:dateUtc="2025-10-22T15:43:00Z">
              <w:rPr>
                <w:rFonts w:cs="Calibri"/>
                <w:b/>
                <w:u w:val="single"/>
              </w:rPr>
            </w:rPrChange>
          </w:rPr>
          <w:t>Caldaie a biomassa di potenza termica nominale inferiore o uguale a 500 kW</w:t>
        </w:r>
        <w:r w:rsidRPr="00E3036D">
          <w:rPr>
            <w:rFonts w:cs="Calibri"/>
            <w:b/>
            <w:sz w:val="22"/>
            <w:szCs w:val="22"/>
            <w:u w:val="single"/>
            <w:vertAlign w:val="subscript"/>
            <w:rPrChange w:id="26736" w:author="Visone Rossana (GSE)" w:date="2025-10-22T17:43:00Z" w16du:dateUtc="2025-10-22T15:43:00Z">
              <w:rPr>
                <w:rFonts w:cs="Calibri"/>
                <w:b/>
                <w:u w:val="single"/>
                <w:vertAlign w:val="subscript"/>
              </w:rPr>
            </w:rPrChange>
          </w:rPr>
          <w:t>t</w:t>
        </w:r>
        <w:r w:rsidRPr="00E3036D">
          <w:rPr>
            <w:rFonts w:cs="Calibri"/>
            <w:b/>
            <w:sz w:val="22"/>
            <w:szCs w:val="22"/>
            <w:u w:val="single"/>
            <w:rPrChange w:id="26737" w:author="Visone Rossana (GSE)" w:date="2025-10-22T17:43:00Z" w16du:dateUtc="2025-10-22T15:43:00Z">
              <w:rPr>
                <w:rFonts w:cs="Calibri"/>
                <w:b/>
                <w:u w:val="single"/>
              </w:rPr>
            </w:rPrChange>
          </w:rPr>
          <w:t>:</w:t>
        </w:r>
      </w:ins>
    </w:p>
    <w:p w14:paraId="20FAF6BC" w14:textId="77777777" w:rsidR="0064253C" w:rsidRPr="00E3036D" w:rsidRDefault="0064253C" w:rsidP="0064253C">
      <w:pPr>
        <w:numPr>
          <w:ilvl w:val="0"/>
          <w:numId w:val="571"/>
        </w:numPr>
        <w:tabs>
          <w:tab w:val="clear" w:pos="644"/>
          <w:tab w:val="num" w:pos="567"/>
        </w:tabs>
        <w:spacing w:after="60" w:line="276" w:lineRule="auto"/>
        <w:jc w:val="both"/>
        <w:rPr>
          <w:ins w:id="26738" w:author="Visone Rossana (GSE)" w:date="2025-10-22T17:43:00Z" w16du:dateUtc="2025-10-22T15:43:00Z"/>
          <w:rFonts w:cs="Calibri"/>
          <w:sz w:val="22"/>
          <w:szCs w:val="22"/>
          <w:rPrChange w:id="26739" w:author="Visone Rossana (GSE)" w:date="2025-10-22T17:43:00Z" w16du:dateUtc="2025-10-22T15:43:00Z">
            <w:rPr>
              <w:ins w:id="26740" w:author="Visone Rossana (GSE)" w:date="2025-10-22T17:43:00Z" w16du:dateUtc="2025-10-22T15:43:00Z"/>
              <w:rFonts w:cs="Calibri"/>
            </w:rPr>
          </w:rPrChange>
        </w:rPr>
      </w:pPr>
      <w:ins w:id="26741" w:author="Visone Rossana (GSE)" w:date="2025-10-22T17:43:00Z" w16du:dateUtc="2025-10-22T15:43:00Z">
        <w:r w:rsidRPr="00E3036D">
          <w:rPr>
            <w:rFonts w:cs="Calibri"/>
            <w:sz w:val="22"/>
            <w:szCs w:val="22"/>
            <w:rPrChange w:id="26742" w:author="Visone Rossana (GSE)" w:date="2025-10-22T17:43:00Z" w16du:dateUtc="2025-10-22T15:43:00Z">
              <w:rPr>
                <w:rFonts w:cs="Calibri"/>
              </w:rPr>
            </w:rPrChange>
          </w:rPr>
          <w:t>certificazione di un organismo accreditato che attesti la conformità alla norma UNI EN 303-5 classe 5;</w:t>
        </w:r>
      </w:ins>
    </w:p>
    <w:p w14:paraId="56D85FF0" w14:textId="5EC27064" w:rsidR="0064253C" w:rsidRPr="00E3036D" w:rsidRDefault="0064253C" w:rsidP="0064253C">
      <w:pPr>
        <w:numPr>
          <w:ilvl w:val="0"/>
          <w:numId w:val="571"/>
        </w:numPr>
        <w:tabs>
          <w:tab w:val="clear" w:pos="644"/>
          <w:tab w:val="num" w:pos="567"/>
        </w:tabs>
        <w:spacing w:after="60" w:line="276" w:lineRule="auto"/>
        <w:jc w:val="both"/>
        <w:rPr>
          <w:ins w:id="26743" w:author="Visone Rossana (GSE)" w:date="2025-10-22T17:43:00Z" w16du:dateUtc="2025-10-22T15:43:00Z"/>
          <w:rFonts w:cs="Calibri"/>
          <w:sz w:val="22"/>
          <w:szCs w:val="22"/>
          <w:rPrChange w:id="26744" w:author="Visone Rossana (GSE)" w:date="2025-10-22T17:43:00Z" w16du:dateUtc="2025-10-22T15:43:00Z">
            <w:rPr>
              <w:ins w:id="26745" w:author="Visone Rossana (GSE)" w:date="2025-10-22T17:43:00Z" w16du:dateUtc="2025-10-22T15:43:00Z"/>
              <w:rFonts w:cs="Calibri"/>
            </w:rPr>
          </w:rPrChange>
        </w:rPr>
      </w:pPr>
      <w:ins w:id="26746" w:author="Visone Rossana (GSE)" w:date="2025-10-22T17:43:00Z" w16du:dateUtc="2025-10-22T15:43:00Z">
        <w:r w:rsidRPr="00E3036D">
          <w:rPr>
            <w:rFonts w:cs="Calibri"/>
            <w:sz w:val="22"/>
            <w:szCs w:val="22"/>
            <w:rPrChange w:id="26747" w:author="Visone Rossana (GSE)" w:date="2025-10-22T17:43:00Z" w16du:dateUtc="2025-10-22T15:43:00Z">
              <w:rPr>
                <w:rFonts w:cs="Calibri"/>
              </w:rPr>
            </w:rPrChange>
          </w:rPr>
          <w:t xml:space="preserve">rendimento termico utile (%) non inferiore a </w:t>
        </w:r>
        <w:r w:rsidRPr="00E3036D">
          <w:rPr>
            <w:rFonts w:cs="Calibri"/>
            <w:i/>
            <w:sz w:val="22"/>
            <w:szCs w:val="22"/>
            <w:rPrChange w:id="26748" w:author="Visone Rossana (GSE)" w:date="2025-10-22T17:43:00Z" w16du:dateUtc="2025-10-22T15:43:00Z">
              <w:rPr>
                <w:rFonts w:cs="Calibri"/>
                <w:i/>
              </w:rPr>
            </w:rPrChange>
          </w:rPr>
          <w:t>87+log(P</w:t>
        </w:r>
        <w:r w:rsidRPr="00E3036D">
          <w:rPr>
            <w:rFonts w:cs="Calibri"/>
            <w:i/>
            <w:sz w:val="22"/>
            <w:szCs w:val="22"/>
            <w:vertAlign w:val="subscript"/>
            <w:rPrChange w:id="26749" w:author="Visone Rossana (GSE)" w:date="2025-10-22T17:43:00Z" w16du:dateUtc="2025-10-22T15:43:00Z">
              <w:rPr>
                <w:rFonts w:cs="Calibri"/>
                <w:i/>
                <w:vertAlign w:val="subscript"/>
              </w:rPr>
            </w:rPrChange>
          </w:rPr>
          <w:t>N</w:t>
        </w:r>
        <w:r w:rsidRPr="00E3036D">
          <w:rPr>
            <w:rFonts w:cs="Calibri"/>
            <w:i/>
            <w:sz w:val="22"/>
            <w:szCs w:val="22"/>
            <w:rPrChange w:id="26750" w:author="Visone Rossana (GSE)" w:date="2025-10-22T17:43:00Z" w16du:dateUtc="2025-10-22T15:43:00Z">
              <w:rPr>
                <w:rFonts w:cs="Calibri"/>
                <w:i/>
              </w:rPr>
            </w:rPrChange>
          </w:rPr>
          <w:t xml:space="preserve">), </w:t>
        </w:r>
        <w:r w:rsidRPr="00E3036D">
          <w:rPr>
            <w:rFonts w:cs="Calibri"/>
            <w:sz w:val="22"/>
            <w:szCs w:val="22"/>
            <w:rPrChange w:id="26751" w:author="Visone Rossana (GSE)" w:date="2025-10-22T17:43:00Z" w16du:dateUtc="2025-10-22T15:43:00Z">
              <w:rPr>
                <w:rFonts w:cs="Calibri"/>
              </w:rPr>
            </w:rPrChange>
          </w:rPr>
          <w:t xml:space="preserve">dove </w:t>
        </w:r>
        <w:r w:rsidRPr="00E3036D">
          <w:rPr>
            <w:rFonts w:cs="Calibri"/>
            <w:i/>
            <w:sz w:val="22"/>
            <w:szCs w:val="22"/>
            <w:rPrChange w:id="26752" w:author="Visone Rossana (GSE)" w:date="2025-10-22T17:43:00Z" w16du:dateUtc="2025-10-22T15:43:00Z">
              <w:rPr>
                <w:rFonts w:cs="Calibri"/>
                <w:i/>
              </w:rPr>
            </w:rPrChange>
          </w:rPr>
          <w:t>P</w:t>
        </w:r>
      </w:ins>
      <w:ins w:id="26753" w:author="Visone Rossana (GSE)" w:date="2025-10-22T17:44:00Z" w16du:dateUtc="2025-10-22T15:44:00Z">
        <w:r w:rsidR="00E3036D" w:rsidRPr="00E3036D">
          <w:rPr>
            <w:rFonts w:cs="Calibri"/>
            <w:i/>
            <w:sz w:val="22"/>
            <w:szCs w:val="22"/>
            <w:vertAlign w:val="subscript"/>
            <w:rPrChange w:id="26754" w:author="Visone Rossana (GSE)" w:date="2025-10-22T17:44:00Z" w16du:dateUtc="2025-10-22T15:44:00Z">
              <w:rPr>
                <w:rFonts w:cs="Calibri"/>
                <w:i/>
                <w:sz w:val="22"/>
                <w:szCs w:val="22"/>
              </w:rPr>
            </w:rPrChange>
          </w:rPr>
          <w:t>n</w:t>
        </w:r>
      </w:ins>
      <w:ins w:id="26755" w:author="Visone Rossana (GSE)" w:date="2025-10-22T17:43:00Z" w16du:dateUtc="2025-10-22T15:43:00Z">
        <w:r w:rsidRPr="00E3036D">
          <w:rPr>
            <w:rFonts w:cs="Calibri"/>
            <w:sz w:val="22"/>
            <w:szCs w:val="22"/>
            <w:rPrChange w:id="26756" w:author="Visone Rossana (GSE)" w:date="2025-10-22T17:43:00Z" w16du:dateUtc="2025-10-22T15:43:00Z">
              <w:rPr>
                <w:rFonts w:cs="Calibri"/>
              </w:rPr>
            </w:rPrChange>
          </w:rPr>
          <w:t xml:space="preserve"> è la potenza nominale dell’apparecchio;</w:t>
        </w:r>
      </w:ins>
    </w:p>
    <w:p w14:paraId="0D5ED97B" w14:textId="77777777" w:rsidR="0064253C" w:rsidRPr="00E3036D" w:rsidRDefault="0064253C" w:rsidP="0064253C">
      <w:pPr>
        <w:numPr>
          <w:ilvl w:val="0"/>
          <w:numId w:val="571"/>
        </w:numPr>
        <w:tabs>
          <w:tab w:val="clear" w:pos="644"/>
          <w:tab w:val="num" w:pos="567"/>
          <w:tab w:val="num" w:pos="709"/>
        </w:tabs>
        <w:spacing w:after="60" w:line="276" w:lineRule="auto"/>
        <w:jc w:val="both"/>
        <w:rPr>
          <w:ins w:id="26757" w:author="Visone Rossana (GSE)" w:date="2025-10-22T17:43:00Z" w16du:dateUtc="2025-10-22T15:43:00Z"/>
          <w:rFonts w:cs="Calibri"/>
          <w:sz w:val="22"/>
          <w:szCs w:val="22"/>
          <w:rPrChange w:id="26758" w:author="Visone Rossana (GSE)" w:date="2025-10-22T17:43:00Z" w16du:dateUtc="2025-10-22T15:43:00Z">
            <w:rPr>
              <w:ins w:id="26759" w:author="Visone Rossana (GSE)" w:date="2025-10-22T17:43:00Z" w16du:dateUtc="2025-10-22T15:43:00Z"/>
              <w:rFonts w:cs="Calibri"/>
            </w:rPr>
          </w:rPrChange>
        </w:rPr>
      </w:pPr>
      <w:ins w:id="26760" w:author="Visone Rossana (GSE)" w:date="2025-10-22T17:43:00Z" w16du:dateUtc="2025-10-22T15:43:00Z">
        <w:r w:rsidRPr="00E3036D">
          <w:rPr>
            <w:rFonts w:cs="Calibri"/>
            <w:sz w:val="22"/>
            <w:szCs w:val="22"/>
            <w:rPrChange w:id="26761" w:author="Visone Rossana (GSE)" w:date="2025-10-22T17:43:00Z" w16du:dateUtc="2025-10-22T15:43:00Z">
              <w:rPr>
                <w:rFonts w:cs="Calibri"/>
              </w:rPr>
            </w:rPrChange>
          </w:rPr>
          <w:t>installazione di un sistema di accumulo termico dimensionato secondo quanto segue:</w:t>
        </w:r>
      </w:ins>
    </w:p>
    <w:p w14:paraId="0AC9FCEF" w14:textId="77777777" w:rsidR="0064253C" w:rsidRPr="00E3036D" w:rsidRDefault="0064253C" w:rsidP="0064253C">
      <w:pPr>
        <w:numPr>
          <w:ilvl w:val="0"/>
          <w:numId w:val="569"/>
        </w:numPr>
        <w:spacing w:after="60" w:line="276" w:lineRule="auto"/>
        <w:ind w:left="1004"/>
        <w:jc w:val="both"/>
        <w:rPr>
          <w:ins w:id="26762" w:author="Visone Rossana (GSE)" w:date="2025-10-22T17:43:00Z" w16du:dateUtc="2025-10-22T15:43:00Z"/>
          <w:rFonts w:cs="Calibri"/>
          <w:sz w:val="22"/>
          <w:szCs w:val="22"/>
          <w:rPrChange w:id="26763" w:author="Visone Rossana (GSE)" w:date="2025-10-22T17:43:00Z" w16du:dateUtc="2025-10-22T15:43:00Z">
            <w:rPr>
              <w:ins w:id="26764" w:author="Visone Rossana (GSE)" w:date="2025-10-22T17:43:00Z" w16du:dateUtc="2025-10-22T15:43:00Z"/>
              <w:rFonts w:cs="Calibri"/>
            </w:rPr>
          </w:rPrChange>
        </w:rPr>
      </w:pPr>
      <w:ins w:id="26765" w:author="Visone Rossana (GSE)" w:date="2025-10-22T17:43:00Z" w16du:dateUtc="2025-10-22T15:43:00Z">
        <w:r w:rsidRPr="00E3036D">
          <w:rPr>
            <w:rFonts w:cs="Calibri"/>
            <w:sz w:val="22"/>
            <w:szCs w:val="22"/>
            <w:rPrChange w:id="26766" w:author="Visone Rossana (GSE)" w:date="2025-10-22T17:43:00Z" w16du:dateUtc="2025-10-22T15:43:00Z">
              <w:rPr>
                <w:rFonts w:cs="Calibri"/>
              </w:rPr>
            </w:rPrChange>
          </w:rPr>
          <w:t>per le caldaie con alimentazione manuale del combustibile, in accordo con quanto previsto dalla norma EN 303-5:2012;</w:t>
        </w:r>
      </w:ins>
    </w:p>
    <w:p w14:paraId="01F9079D" w14:textId="77777777" w:rsidR="0064253C" w:rsidRPr="00E3036D" w:rsidRDefault="0064253C" w:rsidP="0064253C">
      <w:pPr>
        <w:numPr>
          <w:ilvl w:val="0"/>
          <w:numId w:val="569"/>
        </w:numPr>
        <w:spacing w:after="60" w:line="276" w:lineRule="auto"/>
        <w:ind w:left="1004"/>
        <w:jc w:val="both"/>
        <w:rPr>
          <w:ins w:id="26767" w:author="Visone Rossana (GSE)" w:date="2025-10-22T17:43:00Z" w16du:dateUtc="2025-10-22T15:43:00Z"/>
          <w:rFonts w:cs="Calibri"/>
          <w:sz w:val="22"/>
          <w:szCs w:val="22"/>
          <w:rPrChange w:id="26768" w:author="Visone Rossana (GSE)" w:date="2025-10-22T17:43:00Z" w16du:dateUtc="2025-10-22T15:43:00Z">
            <w:rPr>
              <w:ins w:id="26769" w:author="Visone Rossana (GSE)" w:date="2025-10-22T17:43:00Z" w16du:dateUtc="2025-10-22T15:43:00Z"/>
              <w:rFonts w:cs="Calibri"/>
            </w:rPr>
          </w:rPrChange>
        </w:rPr>
      </w:pPr>
      <w:ins w:id="26770" w:author="Visone Rossana (GSE)" w:date="2025-10-22T17:43:00Z" w16du:dateUtc="2025-10-22T15:43:00Z">
        <w:r w:rsidRPr="00E3036D">
          <w:rPr>
            <w:rFonts w:cs="Calibri"/>
            <w:sz w:val="22"/>
            <w:szCs w:val="22"/>
            <w:rPrChange w:id="26771" w:author="Visone Rossana (GSE)" w:date="2025-10-22T17:43:00Z" w16du:dateUtc="2025-10-22T15:43:00Z">
              <w:rPr>
                <w:rFonts w:cs="Calibri"/>
              </w:rPr>
            </w:rPrChange>
          </w:rPr>
          <w:t>per le caldaie con alimentazione automatica del combustibile, prevedendo un volume di accumulo non inferiore a 20 dm</w:t>
        </w:r>
        <w:r w:rsidRPr="00E3036D">
          <w:rPr>
            <w:rFonts w:cs="Calibri"/>
            <w:sz w:val="22"/>
            <w:szCs w:val="22"/>
            <w:vertAlign w:val="superscript"/>
            <w:rPrChange w:id="26772" w:author="Visone Rossana (GSE)" w:date="2025-10-22T17:43:00Z" w16du:dateUtc="2025-10-22T15:43:00Z">
              <w:rPr>
                <w:rFonts w:cs="Calibri"/>
                <w:vertAlign w:val="superscript"/>
              </w:rPr>
            </w:rPrChange>
          </w:rPr>
          <w:t>3</w:t>
        </w:r>
        <w:r w:rsidRPr="00E3036D">
          <w:rPr>
            <w:rFonts w:cs="Calibri"/>
            <w:sz w:val="22"/>
            <w:szCs w:val="22"/>
            <w:rPrChange w:id="26773" w:author="Visone Rossana (GSE)" w:date="2025-10-22T17:43:00Z" w16du:dateUtc="2025-10-22T15:43:00Z">
              <w:rPr>
                <w:rFonts w:cs="Calibri"/>
              </w:rPr>
            </w:rPrChange>
          </w:rPr>
          <w:t>/kW</w:t>
        </w:r>
        <w:r w:rsidRPr="00E3036D">
          <w:rPr>
            <w:rFonts w:cs="Calibri"/>
            <w:sz w:val="22"/>
            <w:szCs w:val="22"/>
            <w:vertAlign w:val="subscript"/>
            <w:rPrChange w:id="26774" w:author="Visone Rossana (GSE)" w:date="2025-10-22T17:43:00Z" w16du:dateUtc="2025-10-22T15:43:00Z">
              <w:rPr>
                <w:rFonts w:cs="Calibri"/>
                <w:vertAlign w:val="subscript"/>
              </w:rPr>
            </w:rPrChange>
          </w:rPr>
          <w:t>t</w:t>
        </w:r>
        <w:r w:rsidRPr="00E3036D">
          <w:rPr>
            <w:rFonts w:cs="Calibri"/>
            <w:sz w:val="22"/>
            <w:szCs w:val="22"/>
            <w:rPrChange w:id="26775" w:author="Visone Rossana (GSE)" w:date="2025-10-22T17:43:00Z" w16du:dateUtc="2025-10-22T15:43:00Z">
              <w:rPr>
                <w:rFonts w:cs="Calibri"/>
              </w:rPr>
            </w:rPrChange>
          </w:rPr>
          <w:t>.</w:t>
        </w:r>
      </w:ins>
    </w:p>
    <w:p w14:paraId="49A5BAA5" w14:textId="77777777" w:rsidR="0064253C" w:rsidRPr="00E3036D" w:rsidRDefault="0064253C" w:rsidP="0064253C">
      <w:pPr>
        <w:numPr>
          <w:ilvl w:val="0"/>
          <w:numId w:val="569"/>
        </w:numPr>
        <w:spacing w:after="60" w:line="276" w:lineRule="auto"/>
        <w:ind w:left="1004"/>
        <w:jc w:val="both"/>
        <w:rPr>
          <w:ins w:id="26776" w:author="Visone Rossana (GSE)" w:date="2025-10-22T17:43:00Z" w16du:dateUtc="2025-10-22T15:43:00Z"/>
          <w:rFonts w:cs="Calibri"/>
          <w:sz w:val="22"/>
          <w:szCs w:val="22"/>
          <w:rPrChange w:id="26777" w:author="Visone Rossana (GSE)" w:date="2025-10-22T17:43:00Z" w16du:dateUtc="2025-10-22T15:43:00Z">
            <w:rPr>
              <w:ins w:id="26778" w:author="Visone Rossana (GSE)" w:date="2025-10-22T17:43:00Z" w16du:dateUtc="2025-10-22T15:43:00Z"/>
              <w:rFonts w:cs="Calibri"/>
            </w:rPr>
          </w:rPrChange>
        </w:rPr>
      </w:pPr>
      <w:ins w:id="26779" w:author="Visone Rossana (GSE)" w:date="2025-10-22T17:43:00Z" w16du:dateUtc="2025-10-22T15:43:00Z">
        <w:r w:rsidRPr="00E3036D">
          <w:rPr>
            <w:sz w:val="22"/>
            <w:szCs w:val="22"/>
            <w:rPrChange w:id="26780" w:author="Visone Rossana (GSE)" w:date="2025-10-22T17:43:00Z" w16du:dateUtc="2025-10-22T15:43:00Z">
              <w:rPr/>
            </w:rPrChange>
          </w:rPr>
          <w:t>per le caldaie automatiche a pellet, prevedendo comunque un volume di accumulo, tale da garantire un’adeguata funzione di compensazione di carico, con l’obiettivo di minimizzare i cicli di accensione e spegnimento, secondo quanto indicato dal costruttore e/o dal progettista;</w:t>
        </w:r>
      </w:ins>
    </w:p>
    <w:p w14:paraId="1EEACCD5" w14:textId="77777777" w:rsidR="0064253C" w:rsidRPr="00E3036D" w:rsidRDefault="0064253C" w:rsidP="0064253C">
      <w:pPr>
        <w:numPr>
          <w:ilvl w:val="0"/>
          <w:numId w:val="571"/>
        </w:numPr>
        <w:spacing w:after="60" w:line="276" w:lineRule="auto"/>
        <w:jc w:val="both"/>
        <w:rPr>
          <w:ins w:id="26781" w:author="Visone Rossana (GSE)" w:date="2025-10-22T17:43:00Z" w16du:dateUtc="2025-10-22T15:43:00Z"/>
          <w:rFonts w:cs="Calibri"/>
          <w:sz w:val="22"/>
          <w:szCs w:val="22"/>
          <w:rPrChange w:id="26782" w:author="Visone Rossana (GSE)" w:date="2025-10-22T17:43:00Z" w16du:dateUtc="2025-10-22T15:43:00Z">
            <w:rPr>
              <w:ins w:id="26783" w:author="Visone Rossana (GSE)" w:date="2025-10-22T17:43:00Z" w16du:dateUtc="2025-10-22T15:43:00Z"/>
              <w:rFonts w:cs="Calibri"/>
            </w:rPr>
          </w:rPrChange>
        </w:rPr>
      </w:pPr>
      <w:ins w:id="26784" w:author="Visone Rossana (GSE)" w:date="2025-10-22T17:43:00Z" w16du:dateUtc="2025-10-22T15:43:00Z">
        <w:r w:rsidRPr="00E3036D">
          <w:rPr>
            <w:rFonts w:cs="Calibri"/>
            <w:sz w:val="22"/>
            <w:szCs w:val="22"/>
            <w:rPrChange w:id="26785" w:author="Visone Rossana (GSE)" w:date="2025-10-22T17:43:00Z" w16du:dateUtc="2025-10-22T15:43:00Z">
              <w:rPr>
                <w:rFonts w:cs="Calibri"/>
              </w:rPr>
            </w:rPrChange>
          </w:rPr>
          <w:t>il pellet utilizzato deve essere certificato da un organismo di certificazione accreditato che ne certifichi la conformità alla norma UNI EN ISO 17225-2, ivi incluso il rispetto delle condizioni previste dall’Allegato X, Parte II, sezione 4, paragrafo 1, lettera d) alla parte V del d.lgs. n. 152/2006 e s.m.</w:t>
        </w:r>
      </w:ins>
      <w:ins w:id="26786" w:author="Visone Rossana (GSE)" w:date="2025-10-22T18:02:00Z" w16du:dateUtc="2025-10-22T16:02:00Z">
        <w:r w:rsidR="00357069">
          <w:rPr>
            <w:rFonts w:cs="Calibri"/>
            <w:sz w:val="22"/>
            <w:szCs w:val="22"/>
          </w:rPr>
          <w:t>i.</w:t>
        </w:r>
      </w:ins>
      <w:ins w:id="26787" w:author="Visone Rossana (GSE)" w:date="2025-10-22T17:43:00Z" w16du:dateUtc="2025-10-22T15:43:00Z">
        <w:r w:rsidRPr="00E3036D">
          <w:rPr>
            <w:rFonts w:cs="Calibri"/>
            <w:sz w:val="22"/>
            <w:szCs w:val="22"/>
            <w:rPrChange w:id="26788" w:author="Visone Rossana (GSE)" w:date="2025-10-22T17:43:00Z" w16du:dateUtc="2025-10-22T15:43:00Z">
              <w:rPr>
                <w:rFonts w:cs="Calibri"/>
              </w:rPr>
            </w:rPrChange>
          </w:rPr>
          <w:t xml:space="preserve"> Nel caso delle caldaie potrà essere utilizzato solo pellet appartenente alla classe di qualità per cui il generatore è stato certificato, oppure pellet appartenente a classi di miglior qualità rispett</w:t>
        </w:r>
      </w:ins>
    </w:p>
    <w:p w14:paraId="21FCBE28" w14:textId="77777777" w:rsidR="0064253C" w:rsidRPr="00E3036D" w:rsidRDefault="0064253C" w:rsidP="0064253C">
      <w:pPr>
        <w:numPr>
          <w:ilvl w:val="0"/>
          <w:numId w:val="571"/>
        </w:numPr>
        <w:spacing w:after="60" w:line="276" w:lineRule="auto"/>
        <w:jc w:val="both"/>
        <w:rPr>
          <w:ins w:id="26789" w:author="Visone Rossana (GSE)" w:date="2025-10-22T17:43:00Z" w16du:dateUtc="2025-10-22T15:43:00Z"/>
          <w:rFonts w:cs="Calibri"/>
          <w:sz w:val="22"/>
          <w:szCs w:val="22"/>
          <w:rPrChange w:id="26790" w:author="Visone Rossana (GSE)" w:date="2025-10-22T17:43:00Z" w16du:dateUtc="2025-10-22T15:43:00Z">
            <w:rPr>
              <w:ins w:id="26791" w:author="Visone Rossana (GSE)" w:date="2025-10-22T17:43:00Z" w16du:dateUtc="2025-10-22T15:43:00Z"/>
              <w:rFonts w:cs="Calibri"/>
            </w:rPr>
          </w:rPrChange>
        </w:rPr>
      </w:pPr>
      <w:ins w:id="26792" w:author="Visone Rossana (GSE)" w:date="2025-10-22T17:43:00Z" w16du:dateUtc="2025-10-22T15:43:00Z">
        <w:r w:rsidRPr="00E3036D">
          <w:rPr>
            <w:rFonts w:cs="Calibri"/>
            <w:sz w:val="22"/>
            <w:szCs w:val="22"/>
            <w:rPrChange w:id="26793" w:author="Visone Rossana (GSE)" w:date="2025-10-22T17:43:00Z" w16du:dateUtc="2025-10-22T15:43:00Z">
              <w:rPr>
                <w:rFonts w:cs="Calibri"/>
              </w:rPr>
            </w:rPrChange>
          </w:rPr>
          <w:t xml:space="preserve"> a questa. In tutti i casi la documentazione fiscale dovrà riportare l’evidenza della classe di qualità e il codice di identificazione rilasciato dall’Organismo di certificazione accreditato al produttore e/o distributore del pellet;</w:t>
        </w:r>
      </w:ins>
    </w:p>
    <w:p w14:paraId="710132B5" w14:textId="7074B0FA" w:rsidR="009F0713" w:rsidRDefault="0064253C">
      <w:pPr>
        <w:numPr>
          <w:ilvl w:val="0"/>
          <w:numId w:val="571"/>
        </w:numPr>
        <w:spacing w:after="60" w:line="276" w:lineRule="auto"/>
        <w:jc w:val="both"/>
        <w:rPr>
          <w:ins w:id="26794" w:author="Visone Rossana (GSE)" w:date="2025-10-22T18:06:00Z" w16du:dateUtc="2025-10-22T16:06:00Z"/>
          <w:rFonts w:cs="Calibri"/>
          <w:sz w:val="22"/>
          <w:szCs w:val="22"/>
          <w:highlight w:val="cyan"/>
        </w:rPr>
      </w:pPr>
      <w:ins w:id="26795" w:author="Visone Rossana (GSE)" w:date="2025-10-22T17:43:00Z" w16du:dateUtc="2025-10-22T15:43:00Z">
        <w:r w:rsidRPr="009F0713">
          <w:rPr>
            <w:rFonts w:cs="Calibri"/>
            <w:sz w:val="22"/>
            <w:szCs w:val="22"/>
            <w:rPrChange w:id="26796" w:author="Visone Rossana (GSE)" w:date="2025-10-22T18:05:00Z" w16du:dateUtc="2025-10-22T16:05:00Z">
              <w:rPr>
                <w:rFonts w:cs="Calibri"/>
              </w:rPr>
            </w:rPrChange>
          </w:rPr>
          <w:t>possono inoltre essere utilizzate altre biomasse combustibili, purché previste tra quelle indicate dall’Allegato X, Parte II, sezione 4, paragrafo 1, alla parte V del d.lgs. n. 152/2006 e s.m.</w:t>
        </w:r>
      </w:ins>
      <w:ins w:id="26797" w:author="Visone Rossana (GSE)" w:date="2025-10-22T18:03:00Z" w16du:dateUtc="2025-10-22T16:03:00Z">
        <w:r w:rsidR="00F9146A" w:rsidRPr="009F0713">
          <w:rPr>
            <w:rFonts w:cs="Calibri"/>
            <w:sz w:val="22"/>
            <w:szCs w:val="22"/>
          </w:rPr>
          <w:t>i.</w:t>
        </w:r>
      </w:ins>
      <w:ins w:id="26798" w:author="Visone Rossana (GSE)" w:date="2025-10-22T17:43:00Z" w16du:dateUtc="2025-10-22T15:43:00Z">
        <w:r w:rsidRPr="009F0713">
          <w:rPr>
            <w:rFonts w:cs="Calibri"/>
            <w:sz w:val="22"/>
            <w:szCs w:val="22"/>
            <w:rPrChange w:id="26799" w:author="Visone Rossana (GSE)" w:date="2025-10-22T18:05:00Z" w16du:dateUtc="2025-10-22T16:05:00Z">
              <w:rPr>
                <w:rFonts w:cs="Calibri"/>
              </w:rPr>
            </w:rPrChange>
          </w:rPr>
          <w:t>,</w:t>
        </w:r>
      </w:ins>
      <w:ins w:id="26800" w:author="Visone Rossana (GSE)" w:date="2025-10-22T18:04:00Z" w16du:dateUtc="2025-10-22T16:04:00Z">
        <w:r w:rsidR="00DC5F5D" w:rsidRPr="009F0713">
          <w:rPr>
            <w:rFonts w:cs="Calibri"/>
            <w:sz w:val="22"/>
            <w:szCs w:val="22"/>
          </w:rPr>
          <w:t xml:space="preserve"> </w:t>
        </w:r>
        <w:r w:rsidR="00DC5F5D" w:rsidRPr="009F0713">
          <w:rPr>
            <w:rFonts w:cs="Calibri"/>
            <w:sz w:val="22"/>
            <w:szCs w:val="22"/>
            <w:highlight w:val="cyan"/>
            <w:rPrChange w:id="26801" w:author="Visone Rossana (GSE)" w:date="2025-10-22T18:05:00Z" w16du:dateUtc="2025-10-22T16:05:00Z">
              <w:rPr>
                <w:rFonts w:cs="Calibri"/>
                <w:sz w:val="22"/>
                <w:szCs w:val="22"/>
              </w:rPr>
            </w:rPrChange>
          </w:rPr>
          <w:t>nonché bricchette di legno,</w:t>
        </w:r>
        <w:r w:rsidR="002516BC" w:rsidRPr="009F0713">
          <w:rPr>
            <w:rFonts w:cs="Calibri"/>
            <w:sz w:val="22"/>
            <w:szCs w:val="22"/>
            <w:highlight w:val="cyan"/>
            <w:rPrChange w:id="26802" w:author="Visone Rossana (GSE)" w:date="2025-10-22T18:05:00Z" w16du:dateUtc="2025-10-22T16:05:00Z">
              <w:rPr>
                <w:rFonts w:cs="Calibri"/>
                <w:sz w:val="22"/>
                <w:szCs w:val="22"/>
              </w:rPr>
            </w:rPrChange>
          </w:rPr>
          <w:t xml:space="preserve"> cippato e legn</w:t>
        </w:r>
        <w:r w:rsidR="002516BC" w:rsidRPr="002100BD">
          <w:rPr>
            <w:rFonts w:cs="Calibri"/>
            <w:sz w:val="22"/>
            <w:szCs w:val="22"/>
            <w:highlight w:val="cyan"/>
            <w:rPrChange w:id="26803" w:author="Visone Rossana (GSE)" w:date="2025-10-22T18:05:00Z" w16du:dateUtc="2025-10-22T16:05:00Z">
              <w:rPr>
                <w:rFonts w:cs="Calibri"/>
                <w:sz w:val="22"/>
                <w:szCs w:val="22"/>
              </w:rPr>
            </w:rPrChange>
          </w:rPr>
          <w:t>a</w:t>
        </w:r>
      </w:ins>
      <w:ins w:id="26804" w:author="Visone Rossana (GSE)" w:date="2025-10-22T17:43:00Z" w16du:dateUtc="2025-10-22T15:43:00Z">
        <w:r w:rsidRPr="002100BD">
          <w:rPr>
            <w:rFonts w:cs="Calibri"/>
            <w:sz w:val="22"/>
            <w:szCs w:val="22"/>
            <w:highlight w:val="cyan"/>
            <w:rPrChange w:id="26805" w:author="Visone Rossana (GSE)" w:date="2025-10-22T18:05:00Z" w16du:dateUtc="2025-10-22T16:05:00Z">
              <w:rPr>
                <w:rFonts w:cs="Calibri"/>
              </w:rPr>
            </w:rPrChange>
          </w:rPr>
          <w:t xml:space="preserve"> </w:t>
        </w:r>
      </w:ins>
      <w:ins w:id="26806" w:author="Visone Rossana (GSE)" w:date="2025-10-22T18:05:00Z" w16du:dateUtc="2025-10-22T16:05:00Z">
        <w:r w:rsidR="007975A2" w:rsidRPr="002100BD">
          <w:rPr>
            <w:rFonts w:cs="Calibri"/>
            <w:sz w:val="22"/>
            <w:szCs w:val="22"/>
            <w:highlight w:val="cyan"/>
            <w:rPrChange w:id="26807" w:author="Visone Rossana (GSE)" w:date="2025-10-22T18:05:00Z" w16du:dateUtc="2025-10-22T16:05:00Z">
              <w:rPr>
                <w:rFonts w:cs="Calibri"/>
                <w:sz w:val="22"/>
                <w:szCs w:val="22"/>
              </w:rPr>
            </w:rPrChange>
          </w:rPr>
          <w:t xml:space="preserve">certificati da </w:t>
        </w:r>
        <w:r w:rsidR="009F0713" w:rsidRPr="002100BD">
          <w:rPr>
            <w:rFonts w:cs="Calibri"/>
            <w:sz w:val="22"/>
            <w:szCs w:val="22"/>
            <w:highlight w:val="cyan"/>
            <w:rPrChange w:id="26808" w:author="Visone Rossana (GSE)" w:date="2025-10-22T18:05:00Z" w16du:dateUtc="2025-10-22T16:05:00Z">
              <w:rPr>
                <w:rFonts w:cs="Calibri"/>
                <w:sz w:val="22"/>
                <w:szCs w:val="22"/>
              </w:rPr>
            </w:rPrChange>
          </w:rPr>
          <w:t>un norme tecniche di riferimento UNI EN 17225 3-4-5</w:t>
        </w:r>
        <w:del w:id="26809" w:author="Visone Rossana (GSE)" w:date="2025-10-22T18:18:00Z" w16du:dateUtc="2025-10-22T16:18:00Z">
          <w:r w:rsidR="009F0713" w:rsidRPr="002100BD" w:rsidDel="0016664F">
            <w:rPr>
              <w:rFonts w:cs="Calibri"/>
              <w:sz w:val="22"/>
              <w:szCs w:val="22"/>
              <w:highlight w:val="cyan"/>
              <w:rPrChange w:id="26810" w:author="Visone Rossana (GSE)" w:date="2025-10-22T18:05:00Z" w16du:dateUtc="2025-10-22T16:05:00Z">
                <w:rPr>
                  <w:rFonts w:cs="Calibri"/>
                  <w:sz w:val="22"/>
                  <w:szCs w:val="22"/>
                </w:rPr>
              </w:rPrChange>
            </w:rPr>
            <w:delText>.</w:delText>
          </w:r>
        </w:del>
      </w:ins>
      <w:ins w:id="26811" w:author="Visone Rossana (GSE)" w:date="2025-10-22T18:06:00Z" w16du:dateUtc="2025-10-22T16:06:00Z">
        <w:r w:rsidR="002100BD">
          <w:rPr>
            <w:rFonts w:cs="Calibri"/>
            <w:sz w:val="22"/>
            <w:szCs w:val="22"/>
            <w:highlight w:val="cyan"/>
          </w:rPr>
          <w:t>;</w:t>
        </w:r>
      </w:ins>
    </w:p>
    <w:p w14:paraId="3613B9C6" w14:textId="6ECABD11" w:rsidR="002100BD" w:rsidRPr="002100BD" w:rsidRDefault="00EB59BD">
      <w:pPr>
        <w:numPr>
          <w:ilvl w:val="0"/>
          <w:numId w:val="571"/>
        </w:numPr>
        <w:spacing w:after="60" w:line="276" w:lineRule="auto"/>
        <w:jc w:val="both"/>
        <w:rPr>
          <w:ins w:id="26812" w:author="Visone Rossana (GSE)" w:date="2025-10-22T18:05:00Z" w16du:dateUtc="2025-10-22T16:05:00Z"/>
          <w:rFonts w:cs="Calibri"/>
          <w:sz w:val="22"/>
          <w:szCs w:val="22"/>
          <w:highlight w:val="cyan"/>
          <w:rPrChange w:id="26813" w:author="Visone Rossana (GSE)" w:date="2025-10-22T18:05:00Z" w16du:dateUtc="2025-10-22T16:05:00Z">
            <w:rPr>
              <w:ins w:id="26814" w:author="Visone Rossana (GSE)" w:date="2025-10-22T18:05:00Z" w16du:dateUtc="2025-10-22T16:05:00Z"/>
              <w:rFonts w:cs="Calibri"/>
              <w:sz w:val="22"/>
              <w:szCs w:val="22"/>
            </w:rPr>
          </w:rPrChange>
        </w:rPr>
      </w:pPr>
      <w:ins w:id="26815" w:author="Visone Rossana (GSE)" w:date="2025-10-22T18:06:00Z" w16du:dateUtc="2025-10-22T16:06:00Z">
        <w:r>
          <w:rPr>
            <w:rFonts w:cs="Calibri"/>
            <w:sz w:val="22"/>
            <w:szCs w:val="22"/>
            <w:highlight w:val="cyan"/>
          </w:rPr>
          <w:t>in caso di sostituzione di generatori di calore alimentati a GPL o gas naturale</w:t>
        </w:r>
        <w:r w:rsidR="00D17319">
          <w:rPr>
            <w:rFonts w:cs="Calibri"/>
            <w:sz w:val="22"/>
            <w:szCs w:val="22"/>
            <w:highlight w:val="cyan"/>
          </w:rPr>
          <w:t xml:space="preserve">, la </w:t>
        </w:r>
      </w:ins>
      <w:ins w:id="26816" w:author="Visone Rossana (GSE)" w:date="2025-10-22T18:07:00Z" w16du:dateUtc="2025-10-22T16:07:00Z">
        <w:r w:rsidR="00D17319">
          <w:rPr>
            <w:rFonts w:cs="Calibri"/>
            <w:sz w:val="22"/>
            <w:szCs w:val="22"/>
            <w:highlight w:val="cyan"/>
          </w:rPr>
          <w:t xml:space="preserve">caldaia </w:t>
        </w:r>
      </w:ins>
      <w:ins w:id="26817" w:author="Visone Rossana (GSE)" w:date="2025-10-22T18:08:00Z" w16du:dateUtc="2025-10-22T16:08:00Z">
        <w:r w:rsidR="00AF2BE5">
          <w:rPr>
            <w:rFonts w:cs="Calibri"/>
            <w:sz w:val="22"/>
            <w:szCs w:val="22"/>
            <w:highlight w:val="cyan"/>
          </w:rPr>
          <w:t>deve as</w:t>
        </w:r>
      </w:ins>
      <w:ins w:id="26818" w:author="Visone Rossana (GSE)" w:date="2025-10-22T18:09:00Z" w16du:dateUtc="2025-10-22T16:09:00Z">
        <w:r w:rsidR="00AF2BE5">
          <w:rPr>
            <w:rFonts w:cs="Calibri"/>
            <w:sz w:val="22"/>
            <w:szCs w:val="22"/>
            <w:highlight w:val="cyan"/>
          </w:rPr>
          <w:t>sicurare</w:t>
        </w:r>
        <w:r w:rsidR="00643BD6">
          <w:rPr>
            <w:rFonts w:cs="Calibri"/>
            <w:sz w:val="22"/>
            <w:szCs w:val="22"/>
            <w:highlight w:val="cyan"/>
          </w:rPr>
          <w:t>, oltre alle prescrizioni richiamate, il conseguime</w:t>
        </w:r>
        <w:r w:rsidR="00A95BCB">
          <w:rPr>
            <w:rFonts w:cs="Calibri"/>
            <w:sz w:val="22"/>
            <w:szCs w:val="22"/>
            <w:highlight w:val="cyan"/>
          </w:rPr>
          <w:t xml:space="preserve">nto della classe ambientale 5 stelle o superiore ed emissioni di </w:t>
        </w:r>
      </w:ins>
      <w:ins w:id="26819" w:author="Visone Rossana (GSE)" w:date="2025-10-22T18:10:00Z" w16du:dateUtc="2025-10-22T16:10:00Z">
        <w:r w:rsidR="00034227">
          <w:rPr>
            <w:rFonts w:cs="Calibri"/>
            <w:sz w:val="22"/>
            <w:szCs w:val="22"/>
            <w:highlight w:val="cyan"/>
          </w:rPr>
          <w:t xml:space="preserve">particolato (PP </w:t>
        </w:r>
        <w:commentRangeStart w:id="26820"/>
        <w:r w:rsidR="00034227" w:rsidRPr="00034227">
          <w:rPr>
            <w:rFonts w:cs="Calibri"/>
            <w:sz w:val="22"/>
            <w:szCs w:val="22"/>
            <w:highlight w:val="yellow"/>
            <w:rPrChange w:id="26821" w:author="Visone Rossana (GSE)" w:date="2025-10-22T18:10:00Z" w16du:dateUtc="2025-10-22T16:10:00Z">
              <w:rPr>
                <w:rFonts w:cs="Calibri"/>
                <w:sz w:val="22"/>
                <w:szCs w:val="22"/>
                <w:highlight w:val="cyan"/>
              </w:rPr>
            </w:rPrChange>
          </w:rPr>
          <w:t>10</w:t>
        </w:r>
      </w:ins>
      <w:commentRangeEnd w:id="26820"/>
      <w:ins w:id="26822" w:author="Visone Rossana (GSE)" w:date="2025-10-22T18:11:00Z" w16du:dateUtc="2025-10-22T16:11:00Z">
        <w:r w:rsidR="00034227">
          <w:rPr>
            <w:rStyle w:val="Rimandocommento"/>
            <w:rFonts w:cs="Calibri"/>
            <w:sz w:val="22"/>
            <w:szCs w:val="22"/>
            <w:highlight w:val="cyan"/>
          </w:rPr>
          <w:commentReference w:id="26820"/>
        </w:r>
      </w:ins>
      <w:ins w:id="26824" w:author="Visone Rossana (GSE)" w:date="2025-10-22T18:10:00Z" w16du:dateUtc="2025-10-22T16:10:00Z">
        <w:r w:rsidR="00034227">
          <w:rPr>
            <w:rFonts w:cs="Calibri"/>
            <w:sz w:val="22"/>
            <w:szCs w:val="22"/>
            <w:highlight w:val="cyan"/>
          </w:rPr>
          <w:t>) non superiori a 1 mg/Nm</w:t>
        </w:r>
        <w:r w:rsidR="00034227" w:rsidRPr="00034227">
          <w:rPr>
            <w:rFonts w:cs="Calibri"/>
            <w:sz w:val="22"/>
            <w:szCs w:val="22"/>
            <w:highlight w:val="cyan"/>
            <w:vertAlign w:val="superscript"/>
            <w:rPrChange w:id="26825" w:author="Visone Rossana (GSE)" w:date="2025-10-22T18:10:00Z" w16du:dateUtc="2025-10-22T16:10:00Z">
              <w:rPr>
                <w:rFonts w:cs="Calibri"/>
                <w:sz w:val="22"/>
                <w:szCs w:val="22"/>
                <w:highlight w:val="cyan"/>
              </w:rPr>
            </w:rPrChange>
          </w:rPr>
          <w:t>3</w:t>
        </w:r>
        <w:r w:rsidR="00034227">
          <w:rPr>
            <w:rFonts w:cs="Calibri"/>
            <w:sz w:val="22"/>
            <w:szCs w:val="22"/>
            <w:highlight w:val="cyan"/>
          </w:rPr>
          <w:t>;</w:t>
        </w:r>
      </w:ins>
    </w:p>
    <w:p w14:paraId="01A97497" w14:textId="7DECD203" w:rsidR="0064253C" w:rsidRPr="007975A2" w:rsidRDefault="0064253C">
      <w:pPr>
        <w:spacing w:after="60" w:line="276" w:lineRule="auto"/>
        <w:ind w:left="644"/>
        <w:jc w:val="both"/>
        <w:rPr>
          <w:ins w:id="26826" w:author="Visone Rossana (GSE)" w:date="2025-10-22T17:43:00Z" w16du:dateUtc="2025-10-22T15:43:00Z"/>
          <w:rFonts w:cs="Calibri"/>
          <w:strike/>
          <w:sz w:val="22"/>
          <w:szCs w:val="22"/>
          <w:rPrChange w:id="26827" w:author="Visone Rossana (GSE)" w:date="2025-10-22T18:05:00Z" w16du:dateUtc="2025-10-22T16:05:00Z">
            <w:rPr>
              <w:ins w:id="26828" w:author="Visone Rossana (GSE)" w:date="2025-10-22T17:43:00Z" w16du:dateUtc="2025-10-22T15:43:00Z"/>
              <w:rFonts w:cs="Calibri"/>
            </w:rPr>
          </w:rPrChange>
        </w:rPr>
        <w:pPrChange w:id="26829" w:author="Visone Rossana (GSE)" w:date="2025-10-22T18:05:00Z" w16du:dateUtc="2025-10-22T16:05:00Z">
          <w:pPr>
            <w:numPr>
              <w:numId w:val="571"/>
            </w:numPr>
            <w:tabs>
              <w:tab w:val="num" w:pos="644"/>
            </w:tabs>
            <w:spacing w:after="60" w:line="276" w:lineRule="auto"/>
            <w:ind w:left="644" w:hanging="360"/>
            <w:jc w:val="both"/>
          </w:pPr>
        </w:pPrChange>
      </w:pPr>
      <w:commentRangeStart w:id="26830"/>
      <w:ins w:id="26831" w:author="Visone Rossana (GSE)" w:date="2025-10-22T17:43:00Z" w16du:dateUtc="2025-10-22T15:43:00Z">
        <w:r w:rsidRPr="007975A2">
          <w:rPr>
            <w:rFonts w:cs="Calibri"/>
            <w:strike/>
            <w:sz w:val="22"/>
            <w:szCs w:val="22"/>
            <w:rPrChange w:id="26832" w:author="Visone Rossana (GSE)" w:date="2025-10-22T18:05:00Z" w16du:dateUtc="2025-10-22T16:05:00Z">
              <w:rPr>
                <w:rFonts w:cs="Calibri"/>
              </w:rPr>
            </w:rPrChange>
          </w:rPr>
          <w:t>solo nel caso in cui siano ugualmente certificate le emissioni in atmosfera nei limiti previsti al sopracitato punto iii.</w:t>
        </w:r>
      </w:ins>
    </w:p>
    <w:p w14:paraId="5CEA7A21" w14:textId="09984464" w:rsidR="0064253C" w:rsidRPr="004C3F9E" w:rsidRDefault="0064253C" w:rsidP="0064253C">
      <w:pPr>
        <w:spacing w:after="60"/>
        <w:ind w:left="644"/>
        <w:jc w:val="both"/>
        <w:rPr>
          <w:ins w:id="26833" w:author="Visone Rossana (GSE)" w:date="2025-10-22T17:43:00Z" w16du:dateUtc="2025-10-22T15:43:00Z"/>
          <w:rFonts w:cs="Calibri"/>
          <w:strike/>
          <w:sz w:val="22"/>
          <w:szCs w:val="22"/>
          <w:rPrChange w:id="26834" w:author="Visone Rossana (GSE)" w:date="2025-10-22T18:04:00Z" w16du:dateUtc="2025-10-22T16:04:00Z">
            <w:rPr>
              <w:ins w:id="26835" w:author="Visone Rossana (GSE)" w:date="2025-10-22T17:43:00Z" w16du:dateUtc="2025-10-22T15:43:00Z"/>
              <w:rFonts w:cs="Calibri"/>
            </w:rPr>
          </w:rPrChange>
        </w:rPr>
      </w:pPr>
      <w:ins w:id="26836" w:author="Visone Rossana (GSE)" w:date="2025-10-22T17:43:00Z" w16du:dateUtc="2025-10-22T15:43:00Z">
        <w:r w:rsidRPr="004C3F9E">
          <w:rPr>
            <w:rFonts w:cs="Calibri"/>
            <w:strike/>
            <w:sz w:val="22"/>
            <w:szCs w:val="22"/>
            <w:rPrChange w:id="26837" w:author="Visone Rossana (GSE)" w:date="2025-10-22T18:04:00Z" w16du:dateUtc="2025-10-22T16:04:00Z">
              <w:rPr>
                <w:rFonts w:cs="Calibri"/>
              </w:rPr>
            </w:rPrChange>
          </w:rPr>
          <w:t>Il rispetto delle emissioni in atmosfera e del rendimento del generatore possono essere certificate in situ, impiegando la biomassa combustibile che si intende utilizzare, effettuando la prova in opera analogamente a quanto previsto per le caldaie a biomassa di potenza termica nominale superiore a 500 kWt</w:t>
        </w:r>
      </w:ins>
      <w:commentRangeEnd w:id="26830"/>
      <w:ins w:id="26838" w:author="Visone Rossana (GSE)" w:date="2025-10-22T18:06:00Z" w16du:dateUtc="2025-10-22T16:06:00Z">
        <w:r w:rsidR="002100BD" w:rsidRPr="004C3F9E">
          <w:rPr>
            <w:rStyle w:val="Rimandocommento"/>
            <w:rFonts w:cs="Calibri"/>
            <w:strike/>
            <w:sz w:val="22"/>
            <w:szCs w:val="22"/>
            <w:rPrChange w:id="26839" w:author="Visone Rossana (GSE)" w:date="2025-10-22T18:04:00Z" w16du:dateUtc="2025-10-22T16:04:00Z">
              <w:rPr>
                <w:rStyle w:val="Rimandocommento"/>
                <w:rFonts w:cs="Calibri"/>
                <w:sz w:val="24"/>
              </w:rPr>
            </w:rPrChange>
          </w:rPr>
          <w:commentReference w:id="26830"/>
        </w:r>
      </w:ins>
      <w:ins w:id="26841" w:author="Visone Rossana (GSE)" w:date="2025-10-22T17:43:00Z" w16du:dateUtc="2025-10-22T15:43:00Z">
        <w:r w:rsidRPr="004C3F9E">
          <w:rPr>
            <w:rFonts w:cs="Calibri"/>
            <w:strike/>
            <w:sz w:val="22"/>
            <w:szCs w:val="22"/>
            <w:rPrChange w:id="26842" w:author="Visone Rossana (GSE)" w:date="2025-10-22T18:04:00Z" w16du:dateUtc="2025-10-22T16:04:00Z">
              <w:rPr>
                <w:rFonts w:cs="Calibri"/>
              </w:rPr>
            </w:rPrChange>
          </w:rPr>
          <w:t>.</w:t>
        </w:r>
      </w:ins>
    </w:p>
    <w:p w14:paraId="61B693EF" w14:textId="77777777" w:rsidR="00874EF6" w:rsidRDefault="00874EF6" w:rsidP="00C078CF">
      <w:pPr>
        <w:contextualSpacing/>
        <w:jc w:val="both"/>
        <w:rPr>
          <w:ins w:id="26843" w:author="Visone Rossana (GSE)" w:date="2025-10-22T15:13:00Z" w16du:dateUtc="2025-10-22T13:13:00Z"/>
          <w:highlight w:val="yellow"/>
        </w:rPr>
      </w:pPr>
    </w:p>
    <w:p w14:paraId="6BBE6F79" w14:textId="77777777" w:rsidR="00F44EA0" w:rsidRPr="0092245E" w:rsidRDefault="00F44EA0" w:rsidP="00F44EA0">
      <w:pPr>
        <w:numPr>
          <w:ilvl w:val="0"/>
          <w:numId w:val="570"/>
        </w:numPr>
        <w:spacing w:before="240" w:after="120" w:line="276" w:lineRule="auto"/>
        <w:ind w:left="0" w:hanging="284"/>
        <w:jc w:val="both"/>
        <w:rPr>
          <w:ins w:id="26844" w:author="Visone Rossana (GSE)" w:date="2025-10-22T18:11:00Z" w16du:dateUtc="2025-10-22T16:11:00Z"/>
          <w:rFonts w:cs="Calibri"/>
          <w:b/>
          <w:sz w:val="22"/>
          <w:szCs w:val="22"/>
          <w:u w:val="single"/>
          <w:rPrChange w:id="26845" w:author="Visone Rossana (GSE)" w:date="2025-10-22T18:12:00Z" w16du:dateUtc="2025-10-22T16:12:00Z">
            <w:rPr>
              <w:ins w:id="26846" w:author="Visone Rossana (GSE)" w:date="2025-10-22T18:11:00Z" w16du:dateUtc="2025-10-22T16:11:00Z"/>
              <w:rFonts w:cs="Calibri"/>
              <w:b/>
              <w:u w:val="single"/>
            </w:rPr>
          </w:rPrChange>
        </w:rPr>
      </w:pPr>
      <w:ins w:id="26847" w:author="Visone Rossana (GSE)" w:date="2025-10-22T18:11:00Z" w16du:dateUtc="2025-10-22T16:11:00Z">
        <w:r w:rsidRPr="0092245E">
          <w:rPr>
            <w:rFonts w:cs="Calibri"/>
            <w:b/>
            <w:sz w:val="22"/>
            <w:szCs w:val="22"/>
            <w:u w:val="single"/>
            <w:rPrChange w:id="26848" w:author="Visone Rossana (GSE)" w:date="2025-10-22T18:12:00Z" w16du:dateUtc="2025-10-22T16:12:00Z">
              <w:rPr>
                <w:rFonts w:cs="Calibri"/>
                <w:b/>
                <w:u w:val="single"/>
              </w:rPr>
            </w:rPrChange>
          </w:rPr>
          <w:t>Caldaie a biomassa di potenza termica nominale superiore a 500 kW</w:t>
        </w:r>
        <w:r w:rsidRPr="0092245E">
          <w:rPr>
            <w:rFonts w:cs="Calibri"/>
            <w:b/>
            <w:sz w:val="22"/>
            <w:szCs w:val="22"/>
            <w:u w:val="single"/>
            <w:vertAlign w:val="subscript"/>
            <w:rPrChange w:id="26849" w:author="Visone Rossana (GSE)" w:date="2025-10-22T18:12:00Z" w16du:dateUtc="2025-10-22T16:12:00Z">
              <w:rPr>
                <w:rFonts w:cs="Calibri"/>
                <w:b/>
                <w:u w:val="single"/>
                <w:vertAlign w:val="subscript"/>
              </w:rPr>
            </w:rPrChange>
          </w:rPr>
          <w:t>t</w:t>
        </w:r>
        <w:r w:rsidRPr="0092245E">
          <w:rPr>
            <w:rFonts w:cs="Calibri"/>
            <w:b/>
            <w:sz w:val="22"/>
            <w:szCs w:val="22"/>
            <w:u w:val="single"/>
            <w:rPrChange w:id="26850" w:author="Visone Rossana (GSE)" w:date="2025-10-22T18:12:00Z" w16du:dateUtc="2025-10-22T16:12:00Z">
              <w:rPr>
                <w:rFonts w:cs="Calibri"/>
                <w:b/>
                <w:u w:val="single"/>
              </w:rPr>
            </w:rPrChange>
          </w:rPr>
          <w:t xml:space="preserve"> e inferiore o uguale a 2.000 kW</w:t>
        </w:r>
        <w:r w:rsidRPr="0092245E">
          <w:rPr>
            <w:rFonts w:cs="Calibri"/>
            <w:b/>
            <w:sz w:val="22"/>
            <w:szCs w:val="22"/>
            <w:u w:val="single"/>
            <w:vertAlign w:val="subscript"/>
            <w:rPrChange w:id="26851" w:author="Visone Rossana (GSE)" w:date="2025-10-22T18:12:00Z" w16du:dateUtc="2025-10-22T16:12:00Z">
              <w:rPr>
                <w:rFonts w:cs="Calibri"/>
                <w:b/>
                <w:u w:val="single"/>
                <w:vertAlign w:val="subscript"/>
              </w:rPr>
            </w:rPrChange>
          </w:rPr>
          <w:t>t</w:t>
        </w:r>
        <w:r w:rsidRPr="0092245E">
          <w:rPr>
            <w:rFonts w:cs="Calibri"/>
            <w:b/>
            <w:sz w:val="22"/>
            <w:szCs w:val="22"/>
            <w:u w:val="single"/>
            <w:rPrChange w:id="26852" w:author="Visone Rossana (GSE)" w:date="2025-10-22T18:12:00Z" w16du:dateUtc="2025-10-22T16:12:00Z">
              <w:rPr>
                <w:rFonts w:cs="Calibri"/>
                <w:b/>
                <w:u w:val="single"/>
              </w:rPr>
            </w:rPrChange>
          </w:rPr>
          <w:t>:</w:t>
        </w:r>
      </w:ins>
    </w:p>
    <w:p w14:paraId="03C75518" w14:textId="22B5600B" w:rsidR="00F44EA0" w:rsidRPr="0092245E" w:rsidRDefault="00F44EA0" w:rsidP="00F44EA0">
      <w:pPr>
        <w:numPr>
          <w:ilvl w:val="0"/>
          <w:numId w:val="572"/>
        </w:numPr>
        <w:spacing w:after="60" w:line="276" w:lineRule="auto"/>
        <w:jc w:val="both"/>
        <w:rPr>
          <w:ins w:id="26853" w:author="Visone Rossana (GSE)" w:date="2025-10-22T18:11:00Z" w16du:dateUtc="2025-10-22T16:11:00Z"/>
          <w:rFonts w:cs="Calibri"/>
          <w:sz w:val="22"/>
          <w:szCs w:val="22"/>
          <w:rPrChange w:id="26854" w:author="Visone Rossana (GSE)" w:date="2025-10-22T18:12:00Z" w16du:dateUtc="2025-10-22T16:12:00Z">
            <w:rPr>
              <w:ins w:id="26855" w:author="Visone Rossana (GSE)" w:date="2025-10-22T18:11:00Z" w16du:dateUtc="2025-10-22T16:11:00Z"/>
              <w:rFonts w:cs="Calibri"/>
            </w:rPr>
          </w:rPrChange>
        </w:rPr>
      </w:pPr>
      <w:ins w:id="26856" w:author="Visone Rossana (GSE)" w:date="2025-10-22T18:11:00Z" w16du:dateUtc="2025-10-22T16:11:00Z">
        <w:r w:rsidRPr="0092245E">
          <w:rPr>
            <w:rFonts w:cs="Calibri"/>
            <w:sz w:val="22"/>
            <w:szCs w:val="22"/>
            <w:rPrChange w:id="26857" w:author="Visone Rossana (GSE)" w:date="2025-10-22T18:12:00Z" w16du:dateUtc="2025-10-22T16:12:00Z">
              <w:rPr>
                <w:rFonts w:cs="Calibri"/>
              </w:rPr>
            </w:rPrChange>
          </w:rPr>
          <w:lastRenderedPageBreak/>
          <w:t>rendimento termico utile non inferiore all'9</w:t>
        </w:r>
      </w:ins>
      <w:ins w:id="26858" w:author="Visone Rossana (GSE)" w:date="2025-10-22T18:12:00Z" w16du:dateUtc="2025-10-22T16:12:00Z">
        <w:r w:rsidR="00157BCD">
          <w:rPr>
            <w:rFonts w:cs="Calibri"/>
            <w:sz w:val="22"/>
            <w:szCs w:val="22"/>
          </w:rPr>
          <w:t>2</w:t>
        </w:r>
      </w:ins>
      <w:ins w:id="26859" w:author="Visone Rossana (GSE)" w:date="2025-10-22T18:11:00Z" w16du:dateUtc="2025-10-22T16:11:00Z">
        <w:r w:rsidRPr="0092245E">
          <w:rPr>
            <w:rFonts w:cs="Calibri"/>
            <w:sz w:val="22"/>
            <w:szCs w:val="22"/>
            <w:rPrChange w:id="26860" w:author="Visone Rossana (GSE)" w:date="2025-10-22T18:12:00Z" w16du:dateUtc="2025-10-22T16:12:00Z">
              <w:rPr>
                <w:rFonts w:cs="Calibri"/>
              </w:rPr>
            </w:rPrChange>
          </w:rPr>
          <w:t>%, attestato da una dichiarazione del produttore del generatore nella quale deve essere indicato il tipo di combustibile utilizzato;</w:t>
        </w:r>
      </w:ins>
    </w:p>
    <w:p w14:paraId="11182EFF" w14:textId="11BFF593" w:rsidR="00F44EA0" w:rsidRDefault="00F44EA0" w:rsidP="00F44EA0">
      <w:pPr>
        <w:numPr>
          <w:ilvl w:val="0"/>
          <w:numId w:val="572"/>
        </w:numPr>
        <w:spacing w:after="60" w:line="276" w:lineRule="auto"/>
        <w:jc w:val="both"/>
        <w:rPr>
          <w:ins w:id="26861" w:author="Visone Rossana (GSE)" w:date="2025-10-22T18:15:00Z" w16du:dateUtc="2025-10-22T16:15:00Z"/>
          <w:rFonts w:cs="Calibri"/>
          <w:sz w:val="22"/>
          <w:szCs w:val="22"/>
        </w:rPr>
      </w:pPr>
      <w:ins w:id="26862" w:author="Visone Rossana (GSE)" w:date="2025-10-22T18:11:00Z" w16du:dateUtc="2025-10-22T16:11:00Z">
        <w:r w:rsidRPr="0092245E">
          <w:rPr>
            <w:rFonts w:cs="Calibri"/>
            <w:sz w:val="22"/>
            <w:szCs w:val="22"/>
            <w:rPrChange w:id="26863" w:author="Visone Rossana (GSE)" w:date="2025-10-22T18:12:00Z" w16du:dateUtc="2025-10-22T16:12:00Z">
              <w:rPr>
                <w:rFonts w:cs="Calibri"/>
              </w:rPr>
            </w:rPrChange>
          </w:rPr>
          <w:t>emissioni in atmosfera non superiori a quanto riportato nella tabella 1</w:t>
        </w:r>
      </w:ins>
      <w:ins w:id="26864" w:author="Visone Rossana (GSE)" w:date="2025-10-22T18:12:00Z" w16du:dateUtc="2025-10-22T16:12:00Z">
        <w:r w:rsidR="00157BCD">
          <w:rPr>
            <w:rFonts w:cs="Calibri"/>
            <w:sz w:val="22"/>
            <w:szCs w:val="22"/>
          </w:rPr>
          <w:t>4</w:t>
        </w:r>
      </w:ins>
      <w:ins w:id="26865" w:author="Visone Rossana (GSE)" w:date="2025-10-22T18:11:00Z" w16du:dateUtc="2025-10-22T16:11:00Z">
        <w:r w:rsidRPr="0092245E">
          <w:rPr>
            <w:rFonts w:cs="Calibri"/>
            <w:sz w:val="22"/>
            <w:szCs w:val="22"/>
            <w:rPrChange w:id="26866" w:author="Visone Rossana (GSE)" w:date="2025-10-22T18:12:00Z" w16du:dateUtc="2025-10-22T16:12:00Z">
              <w:rPr>
                <w:rFonts w:cs="Calibri"/>
              </w:rPr>
            </w:rPrChange>
          </w:rPr>
          <w:t xml:space="preserve"> del</w:t>
        </w:r>
      </w:ins>
      <w:ins w:id="26867" w:author="Visone Rossana (GSE)" w:date="2025-10-22T18:12:00Z" w16du:dateUtc="2025-10-22T16:12:00Z">
        <w:r w:rsidR="00157BCD">
          <w:rPr>
            <w:rFonts w:cs="Calibri"/>
            <w:sz w:val="22"/>
            <w:szCs w:val="22"/>
          </w:rPr>
          <w:t xml:space="preserve">l’Allegato </w:t>
        </w:r>
      </w:ins>
      <w:ins w:id="26868" w:author="Visone Rossana (GSE)" w:date="2025-10-22T18:13:00Z" w16du:dateUtc="2025-10-22T16:13:00Z">
        <w:r w:rsidR="00C90505">
          <w:rPr>
            <w:rFonts w:cs="Calibri"/>
            <w:sz w:val="22"/>
            <w:szCs w:val="22"/>
          </w:rPr>
          <w:t>II del</w:t>
        </w:r>
      </w:ins>
      <w:ins w:id="26869" w:author="Visone Rossana (GSE)" w:date="2025-10-22T18:11:00Z" w16du:dateUtc="2025-10-22T16:11:00Z">
        <w:r w:rsidRPr="0092245E">
          <w:rPr>
            <w:rFonts w:cs="Calibri"/>
            <w:sz w:val="22"/>
            <w:szCs w:val="22"/>
            <w:rPrChange w:id="26870" w:author="Visone Rossana (GSE)" w:date="2025-10-22T18:12:00Z" w16du:dateUtc="2025-10-22T16:12:00Z">
              <w:rPr>
                <w:rFonts w:cs="Calibri"/>
              </w:rPr>
            </w:rPrChange>
          </w:rPr>
          <w:t xml:space="preserve"> Decreto, come certificate da un laboratorio accreditato secondo la norma EN ISO/IEC 17025 misurate in sede di impianto, con indicazione del biocombustibile utilizzato</w:t>
        </w:r>
      </w:ins>
      <w:ins w:id="26871" w:author="Visone Rossana (GSE)" w:date="2025-10-22T18:13:00Z" w16du:dateUtc="2025-10-22T16:13:00Z">
        <w:r w:rsidR="00B77F1D">
          <w:rPr>
            <w:rFonts w:cs="Calibri"/>
            <w:sz w:val="22"/>
            <w:szCs w:val="22"/>
          </w:rPr>
          <w:t>.</w:t>
        </w:r>
        <w:r w:rsidR="00A9449F">
          <w:rPr>
            <w:rFonts w:cs="Calibri"/>
            <w:sz w:val="22"/>
            <w:szCs w:val="22"/>
          </w:rPr>
          <w:t xml:space="preserve"> </w:t>
        </w:r>
        <w:r w:rsidR="00A9449F" w:rsidRPr="002B4C1E">
          <w:rPr>
            <w:rFonts w:cs="Calibri"/>
            <w:sz w:val="22"/>
            <w:szCs w:val="22"/>
            <w:highlight w:val="cyan"/>
            <w:rPrChange w:id="26872" w:author="Visone Rossana (GSE)" w:date="2025-10-22T18:14:00Z" w16du:dateUtc="2025-10-22T16:14:00Z">
              <w:rPr>
                <w:rFonts w:cs="Calibri"/>
                <w:sz w:val="22"/>
                <w:szCs w:val="22"/>
              </w:rPr>
            </w:rPrChange>
          </w:rPr>
          <w:t>Qualora il generatore</w:t>
        </w:r>
        <w:r w:rsidR="00B77F1D" w:rsidRPr="002B4C1E">
          <w:rPr>
            <w:rFonts w:cs="Calibri"/>
            <w:sz w:val="22"/>
            <w:szCs w:val="22"/>
            <w:highlight w:val="cyan"/>
            <w:rPrChange w:id="26873" w:author="Visone Rossana (GSE)" w:date="2025-10-22T18:14:00Z" w16du:dateUtc="2025-10-22T16:14:00Z">
              <w:rPr>
                <w:rFonts w:cs="Calibri"/>
                <w:sz w:val="22"/>
                <w:szCs w:val="22"/>
              </w:rPr>
            </w:rPrChange>
          </w:rPr>
          <w:t xml:space="preserve"> </w:t>
        </w:r>
      </w:ins>
      <w:ins w:id="26874" w:author="Visone Rossana (GSE)" w:date="2025-10-22T18:14:00Z" w16du:dateUtc="2025-10-22T16:14:00Z">
        <w:r w:rsidR="00A9449F" w:rsidRPr="002B4C1E">
          <w:rPr>
            <w:rFonts w:cs="Calibri"/>
            <w:sz w:val="22"/>
            <w:szCs w:val="22"/>
            <w:highlight w:val="cyan"/>
            <w:rPrChange w:id="26875" w:author="Visone Rossana (GSE)" w:date="2025-10-22T18:14:00Z" w16du:dateUtc="2025-10-22T16:14:00Z">
              <w:rPr>
                <w:rFonts w:cs="Calibri"/>
                <w:sz w:val="22"/>
                <w:szCs w:val="22"/>
              </w:rPr>
            </w:rPrChange>
          </w:rPr>
          <w:t>risulti certificato</w:t>
        </w:r>
        <w:r w:rsidR="00DF4CB5" w:rsidRPr="002B4C1E">
          <w:rPr>
            <w:rFonts w:cs="Calibri"/>
            <w:sz w:val="22"/>
            <w:szCs w:val="22"/>
            <w:highlight w:val="cyan"/>
            <w:rPrChange w:id="26876" w:author="Visone Rossana (GSE)" w:date="2025-10-22T18:14:00Z" w16du:dateUtc="2025-10-22T16:14:00Z">
              <w:rPr>
                <w:rFonts w:cs="Calibri"/>
                <w:sz w:val="22"/>
                <w:szCs w:val="22"/>
              </w:rPr>
            </w:rPrChange>
          </w:rPr>
          <w:t xml:space="preserve"> ai sensi della norma EN 303-5, l’estratto del Test Report o il Certificato </w:t>
        </w:r>
        <w:r w:rsidR="002B4C1E" w:rsidRPr="002B4C1E">
          <w:rPr>
            <w:rFonts w:cs="Calibri"/>
            <w:sz w:val="22"/>
            <w:szCs w:val="22"/>
            <w:highlight w:val="cyan"/>
            <w:rPrChange w:id="26877" w:author="Visone Rossana (GSE)" w:date="2025-10-22T18:14:00Z" w16du:dateUtc="2025-10-22T16:14:00Z">
              <w:rPr>
                <w:rFonts w:cs="Calibri"/>
                <w:sz w:val="22"/>
                <w:szCs w:val="22"/>
              </w:rPr>
            </w:rPrChange>
          </w:rPr>
          <w:t>Ambientale, rilasciato dall’Organismo</w:t>
        </w:r>
        <w:r w:rsidR="002B4C1E">
          <w:rPr>
            <w:rFonts w:cs="Calibri"/>
            <w:sz w:val="22"/>
            <w:szCs w:val="22"/>
          </w:rPr>
          <w:t xml:space="preserve"> </w:t>
        </w:r>
        <w:r w:rsidR="002B4C1E" w:rsidRPr="002C20F2">
          <w:rPr>
            <w:rFonts w:cs="Calibri"/>
            <w:sz w:val="22"/>
            <w:szCs w:val="22"/>
            <w:highlight w:val="cyan"/>
            <w:rPrChange w:id="26878" w:author="Visone Rossana (GSE)" w:date="2025-10-22T18:15:00Z" w16du:dateUtc="2025-10-22T16:15:00Z">
              <w:rPr>
                <w:rFonts w:cs="Calibri"/>
                <w:sz w:val="22"/>
                <w:szCs w:val="22"/>
              </w:rPr>
            </w:rPrChange>
          </w:rPr>
          <w:t>noti</w:t>
        </w:r>
      </w:ins>
      <w:ins w:id="26879" w:author="Visone Rossana (GSE)" w:date="2025-10-22T18:15:00Z" w16du:dateUtc="2025-10-22T16:15:00Z">
        <w:r w:rsidR="002B4C1E" w:rsidRPr="002C20F2">
          <w:rPr>
            <w:rFonts w:cs="Calibri"/>
            <w:sz w:val="22"/>
            <w:szCs w:val="22"/>
            <w:highlight w:val="cyan"/>
            <w:rPrChange w:id="26880" w:author="Visone Rossana (GSE)" w:date="2025-10-22T18:15:00Z" w16du:dateUtc="2025-10-22T16:15:00Z">
              <w:rPr>
                <w:rFonts w:cs="Calibri"/>
                <w:sz w:val="22"/>
                <w:szCs w:val="22"/>
              </w:rPr>
            </w:rPrChange>
          </w:rPr>
          <w:t>ficato,</w:t>
        </w:r>
        <w:r w:rsidR="002C20F2" w:rsidRPr="002C20F2">
          <w:rPr>
            <w:rFonts w:cs="Calibri"/>
            <w:sz w:val="22"/>
            <w:szCs w:val="22"/>
            <w:highlight w:val="cyan"/>
            <w:rPrChange w:id="26881" w:author="Visone Rossana (GSE)" w:date="2025-10-22T18:15:00Z" w16du:dateUtc="2025-10-22T16:15:00Z">
              <w:rPr>
                <w:rFonts w:cs="Calibri"/>
                <w:sz w:val="22"/>
                <w:szCs w:val="22"/>
              </w:rPr>
            </w:rPrChange>
          </w:rPr>
          <w:t xml:space="preserve"> sostituisce la prova in opera del generatore</w:t>
        </w:r>
      </w:ins>
      <w:ins w:id="26882" w:author="Visone Rossana (GSE)" w:date="2025-10-22T18:11:00Z" w16du:dateUtc="2025-10-22T16:11:00Z">
        <w:r w:rsidRPr="0092245E">
          <w:rPr>
            <w:rFonts w:cs="Calibri"/>
            <w:sz w:val="22"/>
            <w:szCs w:val="22"/>
            <w:rPrChange w:id="26883" w:author="Visone Rossana (GSE)" w:date="2025-10-22T18:12:00Z" w16du:dateUtc="2025-10-22T16:12:00Z">
              <w:rPr>
                <w:rFonts w:cs="Calibri"/>
              </w:rPr>
            </w:rPrChange>
          </w:rPr>
          <w:t>;</w:t>
        </w:r>
      </w:ins>
    </w:p>
    <w:p w14:paraId="476B5FD3" w14:textId="4CBC1AC9" w:rsidR="002C20F2" w:rsidRPr="0092245E" w:rsidRDefault="00D30C47" w:rsidP="00F44EA0">
      <w:pPr>
        <w:numPr>
          <w:ilvl w:val="0"/>
          <w:numId w:val="572"/>
        </w:numPr>
        <w:spacing w:after="60" w:line="276" w:lineRule="auto"/>
        <w:jc w:val="both"/>
        <w:rPr>
          <w:ins w:id="26884" w:author="Visone Rossana (GSE)" w:date="2025-10-22T18:11:00Z" w16du:dateUtc="2025-10-22T16:11:00Z"/>
          <w:rFonts w:cs="Calibri"/>
          <w:sz w:val="22"/>
          <w:szCs w:val="22"/>
          <w:rPrChange w:id="26885" w:author="Visone Rossana (GSE)" w:date="2025-10-22T18:12:00Z" w16du:dateUtc="2025-10-22T16:12:00Z">
            <w:rPr>
              <w:ins w:id="26886" w:author="Visone Rossana (GSE)" w:date="2025-10-22T18:11:00Z" w16du:dateUtc="2025-10-22T16:11:00Z"/>
              <w:rFonts w:cs="Calibri"/>
            </w:rPr>
          </w:rPrChange>
        </w:rPr>
      </w:pPr>
      <w:commentRangeStart w:id="26887"/>
      <w:ins w:id="26888" w:author="Visone Rossana (GSE)" w:date="2025-10-22T18:16:00Z" w16du:dateUtc="2025-10-22T16:16:00Z">
        <w:r w:rsidRPr="00D30C47">
          <w:rPr>
            <w:rFonts w:cs="Calibri"/>
            <w:sz w:val="22"/>
            <w:szCs w:val="22"/>
            <w:highlight w:val="cyan"/>
            <w:rPrChange w:id="26889" w:author="Visone Rossana (GSE)" w:date="2025-10-22T18:16:00Z" w16du:dateUtc="2025-10-22T16:16:00Z">
              <w:rPr>
                <w:rFonts w:cs="Calibri"/>
                <w:sz w:val="22"/>
                <w:szCs w:val="22"/>
              </w:rPr>
            </w:rPrChange>
          </w:rPr>
          <w:t>obbligo di presenza di un sistema di abbattimento del particolato primario, non del tipo a gravità, integrato o esterno al corpo del generatore. La configurazione di installazione deve garantire, in tutti i casi, una disponibilità maggiore o uguale al 90%, ovvero il sistema di abbattimento deve essere attivo per più del 90% delle ore di funzionamento del generatore. Il responsabile dell’impianto deve conservare i dati relativi alle ore di funzionamento del sistema di abbattimento suddetto e del generatore, registrati dai sistemi di regolazione e controllo, e li mette a disposizione del GSE in caso di controllo</w:t>
        </w:r>
      </w:ins>
      <w:commentRangeEnd w:id="26887"/>
      <w:ins w:id="26890" w:author="Visone Rossana (GSE)" w:date="2025-10-22T18:17:00Z" w16du:dateUtc="2025-10-22T16:17:00Z">
        <w:r>
          <w:rPr>
            <w:rStyle w:val="Rimandocommento"/>
            <w:rFonts w:cs="Calibri"/>
            <w:sz w:val="22"/>
            <w:szCs w:val="22"/>
          </w:rPr>
          <w:commentReference w:id="26887"/>
        </w:r>
      </w:ins>
      <w:ins w:id="26892" w:author="Visone Rossana (GSE)" w:date="2025-10-22T18:16:00Z" w16du:dateUtc="2025-10-22T16:16:00Z">
        <w:r>
          <w:rPr>
            <w:rFonts w:cs="Calibri"/>
            <w:sz w:val="22"/>
            <w:szCs w:val="22"/>
          </w:rPr>
          <w:t>;</w:t>
        </w:r>
      </w:ins>
    </w:p>
    <w:p w14:paraId="30C0D096" w14:textId="77777777" w:rsidR="00F44EA0" w:rsidRPr="0092245E" w:rsidRDefault="00F44EA0" w:rsidP="00F44EA0">
      <w:pPr>
        <w:numPr>
          <w:ilvl w:val="0"/>
          <w:numId w:val="572"/>
        </w:numPr>
        <w:spacing w:after="60" w:line="276" w:lineRule="auto"/>
        <w:jc w:val="both"/>
        <w:rPr>
          <w:ins w:id="26893" w:author="Visone Rossana (GSE)" w:date="2025-10-22T18:11:00Z" w16du:dateUtc="2025-10-22T16:11:00Z"/>
          <w:rFonts w:cs="Calibri"/>
          <w:sz w:val="22"/>
          <w:szCs w:val="22"/>
          <w:rPrChange w:id="26894" w:author="Visone Rossana (GSE)" w:date="2025-10-22T18:12:00Z" w16du:dateUtc="2025-10-22T16:12:00Z">
            <w:rPr>
              <w:ins w:id="26895" w:author="Visone Rossana (GSE)" w:date="2025-10-22T18:11:00Z" w16du:dateUtc="2025-10-22T16:11:00Z"/>
              <w:rFonts w:cs="Calibri"/>
            </w:rPr>
          </w:rPrChange>
        </w:rPr>
      </w:pPr>
      <w:ins w:id="26896" w:author="Visone Rossana (GSE)" w:date="2025-10-22T18:11:00Z" w16du:dateUtc="2025-10-22T16:11:00Z">
        <w:r w:rsidRPr="0092245E">
          <w:rPr>
            <w:rFonts w:cs="Calibri"/>
            <w:sz w:val="22"/>
            <w:szCs w:val="22"/>
            <w:rPrChange w:id="26897" w:author="Visone Rossana (GSE)" w:date="2025-10-22T18:12:00Z" w16du:dateUtc="2025-10-22T16:12:00Z">
              <w:rPr>
                <w:rFonts w:cs="Calibri"/>
              </w:rPr>
            </w:rPrChange>
          </w:rPr>
          <w:t>il pellet utilizzato deve essere certificato da un organismo di certificazione che ne certifichi la conformità alla norma UNI EN ISO 17225-2 ivi incluso il rispetto delle condizioni previste dall’Allegato X, Parte II, sezione 4, paragrafo 1, lettera d) alla parte V del d.lgs. n. 152/2006 e s.m.</w:t>
        </w:r>
      </w:ins>
      <w:ins w:id="26898" w:author="Visone Rossana (GSE)" w:date="2025-10-22T18:17:00Z" w16du:dateUtc="2025-10-22T16:17:00Z">
        <w:r w:rsidR="00EE788E">
          <w:rPr>
            <w:rFonts w:cs="Calibri"/>
            <w:sz w:val="22"/>
            <w:szCs w:val="22"/>
          </w:rPr>
          <w:t>i</w:t>
        </w:r>
      </w:ins>
      <w:ins w:id="26899" w:author="Visone Rossana (GSE)" w:date="2025-10-22T18:11:00Z" w16du:dateUtc="2025-10-22T16:11:00Z">
        <w:r w:rsidRPr="0092245E">
          <w:rPr>
            <w:rFonts w:cs="Calibri"/>
            <w:sz w:val="22"/>
            <w:szCs w:val="22"/>
            <w:rPrChange w:id="26900" w:author="Visone Rossana (GSE)" w:date="2025-10-22T18:12:00Z" w16du:dateUtc="2025-10-22T16:12:00Z">
              <w:rPr>
                <w:rFonts w:cs="Calibri"/>
              </w:rPr>
            </w:rPrChange>
          </w:rPr>
          <w:t>. Nel caso delle caldaie potrà essere utilizzato solo pellet appartenente alla classe di qualità per cui il generatore è stato certificato, oppure pellet appartenente a classi di miglior qualità rispetto a questa. I</w:t>
        </w:r>
      </w:ins>
    </w:p>
    <w:p w14:paraId="7817DA79" w14:textId="77777777" w:rsidR="00F44EA0" w:rsidRPr="0092245E" w:rsidRDefault="00F44EA0" w:rsidP="00F44EA0">
      <w:pPr>
        <w:numPr>
          <w:ilvl w:val="0"/>
          <w:numId w:val="572"/>
        </w:numPr>
        <w:spacing w:after="60" w:line="276" w:lineRule="auto"/>
        <w:jc w:val="both"/>
        <w:rPr>
          <w:ins w:id="26901" w:author="Visone Rossana (GSE)" w:date="2025-10-22T18:11:00Z" w16du:dateUtc="2025-10-22T16:11:00Z"/>
          <w:rFonts w:cs="Calibri"/>
          <w:sz w:val="22"/>
          <w:szCs w:val="22"/>
          <w:rPrChange w:id="26902" w:author="Visone Rossana (GSE)" w:date="2025-10-22T18:12:00Z" w16du:dateUtc="2025-10-22T16:12:00Z">
            <w:rPr>
              <w:ins w:id="26903" w:author="Visone Rossana (GSE)" w:date="2025-10-22T18:11:00Z" w16du:dateUtc="2025-10-22T16:11:00Z"/>
              <w:rFonts w:cs="Calibri"/>
            </w:rPr>
          </w:rPrChange>
        </w:rPr>
      </w:pPr>
      <w:ins w:id="26904" w:author="Visone Rossana (GSE)" w:date="2025-10-22T18:11:00Z" w16du:dateUtc="2025-10-22T16:11:00Z">
        <w:r w:rsidRPr="0092245E">
          <w:rPr>
            <w:rFonts w:cs="Calibri"/>
            <w:sz w:val="22"/>
            <w:szCs w:val="22"/>
            <w:rPrChange w:id="26905" w:author="Visone Rossana (GSE)" w:date="2025-10-22T18:12:00Z" w16du:dateUtc="2025-10-22T16:12:00Z">
              <w:rPr>
                <w:rFonts w:cs="Calibri"/>
              </w:rPr>
            </w:rPrChange>
          </w:rPr>
          <w:t xml:space="preserve"> tutti i casi la documentazione fiscale dovrà riportare l’evidenza della classe di qualità e il codice di identificazione rilasciato dall’Organismo di certificazione accreditato al produttore e/o distributore del pellet; </w:t>
        </w:r>
      </w:ins>
    </w:p>
    <w:p w14:paraId="2415E082" w14:textId="29F25A5E" w:rsidR="00F44EA0" w:rsidRPr="0092245E" w:rsidRDefault="00F44EA0" w:rsidP="00F44EA0">
      <w:pPr>
        <w:numPr>
          <w:ilvl w:val="0"/>
          <w:numId w:val="572"/>
        </w:numPr>
        <w:spacing w:after="60" w:line="276" w:lineRule="auto"/>
        <w:jc w:val="both"/>
        <w:rPr>
          <w:ins w:id="26906" w:author="Visone Rossana (GSE)" w:date="2025-10-22T18:11:00Z" w16du:dateUtc="2025-10-22T16:11:00Z"/>
          <w:rFonts w:cs="Calibri"/>
          <w:sz w:val="22"/>
          <w:szCs w:val="22"/>
          <w:rPrChange w:id="26907" w:author="Visone Rossana (GSE)" w:date="2025-10-22T18:12:00Z" w16du:dateUtc="2025-10-22T16:12:00Z">
            <w:rPr>
              <w:ins w:id="26908" w:author="Visone Rossana (GSE)" w:date="2025-10-22T18:11:00Z" w16du:dateUtc="2025-10-22T16:11:00Z"/>
              <w:rFonts w:cs="Calibri"/>
            </w:rPr>
          </w:rPrChange>
        </w:rPr>
      </w:pPr>
      <w:ins w:id="26909" w:author="Visone Rossana (GSE)" w:date="2025-10-22T18:11:00Z" w16du:dateUtc="2025-10-22T16:11:00Z">
        <w:r w:rsidRPr="0092245E">
          <w:rPr>
            <w:rFonts w:cs="Calibri"/>
            <w:sz w:val="22"/>
            <w:szCs w:val="22"/>
            <w:rPrChange w:id="26910" w:author="Visone Rossana (GSE)" w:date="2025-10-22T18:12:00Z" w16du:dateUtc="2025-10-22T16:12:00Z">
              <w:rPr>
                <w:rFonts w:cs="Calibri"/>
              </w:rPr>
            </w:rPrChange>
          </w:rPr>
          <w:t>possono inoltre essere utilizzate altre biomasse combustibili purché previste tra quelle indicate dall’Allegato X, Parte II, sezione 4, paragrafo 1, alla parte V del d.lgs. n. 152/2006 e s.m.</w:t>
        </w:r>
      </w:ins>
      <w:ins w:id="26911" w:author="Visone Rossana (GSE)" w:date="2025-10-22T18:18:00Z" w16du:dateUtc="2025-10-22T16:18:00Z">
        <w:r w:rsidR="0016664F">
          <w:rPr>
            <w:rFonts w:cs="Calibri"/>
            <w:sz w:val="22"/>
            <w:szCs w:val="22"/>
          </w:rPr>
          <w:t>i</w:t>
        </w:r>
      </w:ins>
      <w:ins w:id="26912" w:author="Visone Rossana (GSE)" w:date="2025-10-22T18:11:00Z" w16du:dateUtc="2025-10-22T16:11:00Z">
        <w:r w:rsidRPr="0092245E">
          <w:rPr>
            <w:rFonts w:cs="Calibri"/>
            <w:sz w:val="22"/>
            <w:szCs w:val="22"/>
            <w:rPrChange w:id="26913" w:author="Visone Rossana (GSE)" w:date="2025-10-22T18:12:00Z" w16du:dateUtc="2025-10-22T16:12:00Z">
              <w:rPr>
                <w:rFonts w:cs="Calibri"/>
              </w:rPr>
            </w:rPrChange>
          </w:rPr>
          <w:t xml:space="preserve">, </w:t>
        </w:r>
      </w:ins>
      <w:ins w:id="26914" w:author="Visone Rossana (GSE)" w:date="2025-10-22T18:18:00Z" w16du:dateUtc="2025-10-22T16:18:00Z">
        <w:r w:rsidR="0016664F" w:rsidRPr="003D4FC0">
          <w:rPr>
            <w:rFonts w:cs="Calibri"/>
            <w:sz w:val="22"/>
            <w:szCs w:val="22"/>
            <w:highlight w:val="cyan"/>
          </w:rPr>
          <w:t>nonché bricchette di legno, cippato e legna certificati da un norme tecniche di riferimento UNI EN 17225 3-4-5</w:t>
        </w:r>
      </w:ins>
      <w:ins w:id="26915" w:author="Visone Rossana (GSE)" w:date="2025-10-22T18:11:00Z" w16du:dateUtc="2025-10-22T16:11:00Z">
        <w:r w:rsidRPr="0016664F">
          <w:rPr>
            <w:rFonts w:cs="Calibri"/>
            <w:strike/>
            <w:sz w:val="22"/>
            <w:szCs w:val="22"/>
            <w:rPrChange w:id="26916" w:author="Visone Rossana (GSE)" w:date="2025-10-22T18:18:00Z" w16du:dateUtc="2025-10-22T16:18:00Z">
              <w:rPr>
                <w:rFonts w:cs="Calibri"/>
              </w:rPr>
            </w:rPrChange>
          </w:rPr>
          <w:t>solo nel caso in cui siano ugualmente certificate le emissioni in atmosfera e il rendimento nei limiti previsti nei sopra citati punti;</w:t>
        </w:r>
      </w:ins>
    </w:p>
    <w:p w14:paraId="7652B271" w14:textId="704F0FFF" w:rsidR="00F44EA0" w:rsidRDefault="00F44EA0" w:rsidP="00F44EA0">
      <w:pPr>
        <w:numPr>
          <w:ilvl w:val="0"/>
          <w:numId w:val="572"/>
        </w:numPr>
        <w:spacing w:after="60" w:line="276" w:lineRule="auto"/>
        <w:jc w:val="both"/>
        <w:rPr>
          <w:ins w:id="26917" w:author="Visone Rossana (GSE)" w:date="2025-10-22T18:19:00Z" w16du:dateUtc="2025-10-22T16:19:00Z"/>
          <w:rFonts w:cs="Calibri"/>
          <w:sz w:val="22"/>
          <w:szCs w:val="22"/>
        </w:rPr>
      </w:pPr>
      <w:ins w:id="26918" w:author="Visone Rossana (GSE)" w:date="2025-10-22T18:11:00Z" w16du:dateUtc="2025-10-22T16:11:00Z">
        <w:r w:rsidRPr="0092245E">
          <w:rPr>
            <w:rFonts w:cs="Calibri"/>
            <w:sz w:val="22"/>
            <w:szCs w:val="22"/>
            <w:rPrChange w:id="26919" w:author="Visone Rossana (GSE)" w:date="2025-10-22T18:12:00Z" w16du:dateUtc="2025-10-22T16:12:00Z">
              <w:rPr>
                <w:rFonts w:cs="Calibri"/>
              </w:rPr>
            </w:rPrChange>
          </w:rPr>
          <w:t>per le caldaie automatiche, prevedendo comunque un volume di accumulo tale da garantire un’adeguata funzione di compensazione di carico, con l’obiettivo di minimizzare i cicli di accensione e spegnimento, secondo quanto indicato dal progettista. Nel caso in cui non sia tecnicamente fattibile, tali fattori limitativi dovranno essere opportunamente evidenziati nella relazione tecnica di progetto</w:t>
        </w:r>
      </w:ins>
      <w:ins w:id="26920" w:author="Visone Rossana (GSE)" w:date="2025-10-22T18:19:00Z" w16du:dateUtc="2025-10-22T16:19:00Z">
        <w:r w:rsidR="0031664A">
          <w:rPr>
            <w:rFonts w:cs="Calibri"/>
            <w:sz w:val="22"/>
            <w:szCs w:val="22"/>
          </w:rPr>
          <w:t>;</w:t>
        </w:r>
      </w:ins>
      <w:ins w:id="26921" w:author="Visone Rossana (GSE)" w:date="2025-10-22T18:11:00Z" w16du:dateUtc="2025-10-22T16:11:00Z">
        <w:del w:id="26922" w:author="Visone Rossana (GSE)" w:date="2025-10-22T18:19:00Z" w16du:dateUtc="2025-10-22T16:19:00Z">
          <w:r w:rsidRPr="0092245E" w:rsidDel="0031664A">
            <w:rPr>
              <w:rFonts w:cs="Calibri"/>
              <w:sz w:val="22"/>
              <w:szCs w:val="22"/>
              <w:rPrChange w:id="26923" w:author="Visone Rossana (GSE)" w:date="2025-10-22T18:12:00Z" w16du:dateUtc="2025-10-22T16:12:00Z">
                <w:rPr>
                  <w:rFonts w:cs="Calibri"/>
                </w:rPr>
              </w:rPrChange>
            </w:rPr>
            <w:delText>.</w:delText>
          </w:r>
        </w:del>
      </w:ins>
    </w:p>
    <w:p w14:paraId="2422EE37" w14:textId="77777777" w:rsidR="0031664A" w:rsidRPr="003D4FC0" w:rsidRDefault="0031664A" w:rsidP="0031664A">
      <w:pPr>
        <w:numPr>
          <w:ilvl w:val="0"/>
          <w:numId w:val="572"/>
        </w:numPr>
        <w:spacing w:after="60" w:line="276" w:lineRule="auto"/>
        <w:jc w:val="both"/>
        <w:rPr>
          <w:ins w:id="26924" w:author="Visone Rossana (GSE)" w:date="2025-10-22T18:19:00Z" w16du:dateUtc="2025-10-22T16:19:00Z"/>
          <w:rFonts w:cs="Calibri"/>
          <w:sz w:val="22"/>
          <w:szCs w:val="22"/>
          <w:highlight w:val="cyan"/>
        </w:rPr>
      </w:pPr>
      <w:ins w:id="26925" w:author="Visone Rossana (GSE)" w:date="2025-10-22T18:19:00Z" w16du:dateUtc="2025-10-22T16:19:00Z">
        <w:r>
          <w:rPr>
            <w:rFonts w:cs="Calibri"/>
            <w:sz w:val="22"/>
            <w:szCs w:val="22"/>
            <w:highlight w:val="cyan"/>
          </w:rPr>
          <w:t xml:space="preserve">in caso di sostituzione di generatori di calore alimentati a GPL o gas naturale, la caldaia deve assicurare, oltre alle prescrizioni richiamate, il conseguimento della classe ambientale 5 stelle o superiore ed emissioni di particolato </w:t>
        </w:r>
        <w:commentRangeStart w:id="26926"/>
        <w:r>
          <w:rPr>
            <w:rFonts w:cs="Calibri"/>
            <w:sz w:val="22"/>
            <w:szCs w:val="22"/>
            <w:highlight w:val="cyan"/>
          </w:rPr>
          <w:t xml:space="preserve">(PP </w:t>
        </w:r>
        <w:commentRangeStart w:id="26927"/>
        <w:r w:rsidRPr="003D4FC0">
          <w:rPr>
            <w:rFonts w:cs="Calibri"/>
            <w:sz w:val="22"/>
            <w:szCs w:val="22"/>
            <w:highlight w:val="yellow"/>
          </w:rPr>
          <w:t>10</w:t>
        </w:r>
        <w:commentRangeEnd w:id="26927"/>
        <w:r>
          <w:rPr>
            <w:rStyle w:val="Rimandocommento"/>
            <w:rFonts w:cs="Calibri"/>
            <w:sz w:val="22"/>
            <w:szCs w:val="22"/>
            <w:highlight w:val="cyan"/>
          </w:rPr>
          <w:commentReference w:id="26927"/>
        </w:r>
      </w:ins>
      <w:commentRangeEnd w:id="26926"/>
      <w:ins w:id="26929" w:author="Visone Rossana (GSE)" w:date="2025-10-22T18:20:00Z" w16du:dateUtc="2025-10-22T16:20:00Z">
        <w:r>
          <w:rPr>
            <w:rStyle w:val="Rimandocommento"/>
            <w:rFonts w:cs="Calibri"/>
            <w:sz w:val="22"/>
            <w:szCs w:val="22"/>
            <w:highlight w:val="cyan"/>
          </w:rPr>
          <w:commentReference w:id="26926"/>
        </w:r>
      </w:ins>
      <w:ins w:id="26931" w:author="Visone Rossana (GSE)" w:date="2025-10-22T18:19:00Z" w16du:dateUtc="2025-10-22T16:19:00Z">
        <w:r>
          <w:rPr>
            <w:rFonts w:cs="Calibri"/>
            <w:sz w:val="22"/>
            <w:szCs w:val="22"/>
            <w:highlight w:val="cyan"/>
          </w:rPr>
          <w:t>) non superiori a 1 mg/Nm</w:t>
        </w:r>
        <w:r w:rsidRPr="003D4FC0">
          <w:rPr>
            <w:rFonts w:cs="Calibri"/>
            <w:sz w:val="22"/>
            <w:szCs w:val="22"/>
            <w:highlight w:val="cyan"/>
            <w:vertAlign w:val="superscript"/>
          </w:rPr>
          <w:t>3</w:t>
        </w:r>
        <w:r>
          <w:rPr>
            <w:rFonts w:cs="Calibri"/>
            <w:sz w:val="22"/>
            <w:szCs w:val="22"/>
            <w:highlight w:val="cyan"/>
          </w:rPr>
          <w:t>;</w:t>
        </w:r>
      </w:ins>
    </w:p>
    <w:p w14:paraId="51312E9C" w14:textId="77777777" w:rsidR="0031664A" w:rsidDel="003C230D" w:rsidRDefault="0031664A" w:rsidP="0031664A">
      <w:pPr>
        <w:spacing w:after="60" w:line="276" w:lineRule="auto"/>
        <w:ind w:left="644"/>
        <w:jc w:val="both"/>
        <w:rPr>
          <w:ins w:id="26932" w:author="Visone Rossana (GSE)" w:date="2025-10-22T18:53:00Z" w16du:dateUtc="2025-10-22T16:53:00Z"/>
          <w:moveFrom w:id="26933" w:author="Visone Rossana (GSE)" w:date="2025-10-23T10:58:00Z" w16du:dateUtc="2025-10-23T08:58:00Z"/>
          <w:rFonts w:cs="Calibri"/>
          <w:sz w:val="22"/>
          <w:szCs w:val="22"/>
        </w:rPr>
      </w:pPr>
      <w:moveFromRangeStart w:id="26934" w:author="Visone Rossana (GSE)" w:date="2025-10-23T10:58:00Z" w:name="move212109551"/>
    </w:p>
    <w:tbl>
      <w:tblPr>
        <w:tblStyle w:val="Grigliatabella"/>
        <w:tblW w:w="0" w:type="auto"/>
        <w:jc w:val="center"/>
        <w:tblLook w:val="04A0" w:firstRow="1" w:lastRow="0" w:firstColumn="1" w:lastColumn="0" w:noHBand="0" w:noVBand="1"/>
        <w:tblPrChange w:id="26935" w:author="Visone Rossana (GSE)" w:date="2025-10-22T18:55:00Z" w16du:dateUtc="2025-10-22T16:55:00Z">
          <w:tblPr>
            <w:tblStyle w:val="Grigliatabella"/>
            <w:tblW w:w="0" w:type="auto"/>
            <w:jc w:val="center"/>
            <w:tblLook w:val="04A0" w:firstRow="1" w:lastRow="0" w:firstColumn="1" w:lastColumn="0" w:noHBand="0" w:noVBand="1"/>
          </w:tblPr>
        </w:tblPrChange>
      </w:tblPr>
      <w:tblGrid>
        <w:gridCol w:w="1614"/>
        <w:gridCol w:w="1856"/>
        <w:gridCol w:w="1979"/>
        <w:gridCol w:w="1856"/>
        <w:tblGridChange w:id="26936">
          <w:tblGrid>
            <w:gridCol w:w="5"/>
            <w:gridCol w:w="1609"/>
            <w:gridCol w:w="5"/>
            <w:gridCol w:w="1851"/>
            <w:gridCol w:w="5"/>
            <w:gridCol w:w="1974"/>
            <w:gridCol w:w="5"/>
            <w:gridCol w:w="1851"/>
            <w:gridCol w:w="5"/>
          </w:tblGrid>
        </w:tblGridChange>
      </w:tblGrid>
      <w:tr w:rsidR="00F66AF7" w:rsidRPr="00110BE6" w:rsidDel="003C230D" w14:paraId="1389AA56" w14:textId="05E0F3AC" w:rsidTr="00A36874">
        <w:trPr>
          <w:trHeight w:val="567"/>
          <w:jc w:val="center"/>
          <w:ins w:id="26937" w:author="Visone Rossana (GSE)" w:date="2025-10-22T18:54:00Z"/>
          <w:del w:id="26938" w:author="Visone Rossana (GSE)" w:date="2025-10-23T15:35:00Z"/>
          <w:trPrChange w:id="26939" w:author="Visone Rossana (GSE)" w:date="2025-10-22T18:55:00Z" w16du:dateUtc="2025-10-22T16:55:00Z">
            <w:trPr>
              <w:gridBefore w:val="1"/>
              <w:trHeight w:val="567"/>
              <w:jc w:val="center"/>
            </w:trPr>
          </w:trPrChange>
        </w:trPr>
        <w:tc>
          <w:tcPr>
            <w:tcW w:w="7305" w:type="dxa"/>
            <w:gridSpan w:val="4"/>
            <w:shd w:val="clear" w:color="auto" w:fill="D9D9D9" w:themeFill="background1" w:themeFillShade="D9"/>
            <w:vAlign w:val="center"/>
            <w:tcPrChange w:id="26940" w:author="Visone Rossana (GSE)" w:date="2025-10-22T18:55:00Z" w16du:dateUtc="2025-10-22T16:55:00Z">
              <w:tcPr>
                <w:tcW w:w="7305" w:type="dxa"/>
                <w:gridSpan w:val="8"/>
                <w:vAlign w:val="center"/>
              </w:tcPr>
            </w:tcPrChange>
          </w:tcPr>
          <w:p w14:paraId="04ED029B" w14:textId="4948A102" w:rsidR="00F66AF7" w:rsidRPr="00A36874" w:rsidDel="003C230D" w:rsidRDefault="00F66AF7" w:rsidP="002922C5">
            <w:pPr>
              <w:jc w:val="center"/>
              <w:rPr>
                <w:ins w:id="26941" w:author="Visone Rossana (GSE)" w:date="2025-10-22T18:54:00Z" w16du:dateUtc="2025-10-22T16:54:00Z"/>
                <w:del w:id="26942" w:author="Visone Rossana (GSE)" w:date="2025-10-23T15:35:00Z" w16du:dateUtc="2025-10-23T13:35:00Z"/>
                <w:moveFrom w:id="26943" w:author="Visone Rossana (GSE)" w:date="2025-10-23T10:58:00Z" w16du:dateUtc="2025-10-23T08:58:00Z"/>
                <w:b/>
                <w:bCs/>
                <w:sz w:val="18"/>
                <w:szCs w:val="18"/>
                <w:rPrChange w:id="26944" w:author="Visone Rossana (GSE)" w:date="2025-10-22T18:55:00Z" w16du:dateUtc="2025-10-22T16:55:00Z">
                  <w:rPr>
                    <w:ins w:id="26945" w:author="Visone Rossana (GSE)" w:date="2025-10-22T18:54:00Z" w16du:dateUtc="2025-10-22T16:54:00Z"/>
                    <w:del w:id="26946" w:author="Visone Rossana (GSE)" w:date="2025-10-23T15:35:00Z" w16du:dateUtc="2025-10-23T13:35:00Z"/>
                    <w:moveFrom w:id="26947" w:author="Visone Rossana (GSE)" w:date="2025-10-23T10:58:00Z" w16du:dateUtc="2025-10-23T08:58:00Z"/>
                    <w:sz w:val="18"/>
                    <w:szCs w:val="18"/>
                  </w:rPr>
                </w:rPrChange>
              </w:rPr>
            </w:pPr>
            <w:moveFrom w:id="26948" w:author="Visone Rossana (GSE)" w:date="2025-10-23T10:58:00Z" w16du:dateUtc="2025-10-23T08:58:00Z">
              <w:ins w:id="26949" w:author="Visone Rossana (GSE)" w:date="2025-10-22T18:54:00Z" w16du:dateUtc="2025-10-22T16:54:00Z">
                <w:del w:id="26950" w:author="Visone Rossana (GSE)" w:date="2025-10-23T15:35:00Z" w16du:dateUtc="2025-10-23T13:35:00Z">
                  <w:r w:rsidRPr="00A36874" w:rsidDel="003C230D">
                    <w:rPr>
                      <w:b/>
                      <w:bCs/>
                      <w:sz w:val="18"/>
                      <w:szCs w:val="18"/>
                      <w:rPrChange w:id="26951" w:author="Visone Rossana (GSE)" w:date="2025-10-22T18:55:00Z" w16du:dateUtc="2025-10-22T16:55:00Z">
                        <w:rPr>
                          <w:sz w:val="18"/>
                          <w:szCs w:val="18"/>
                        </w:rPr>
                      </w:rPrChange>
                    </w:rPr>
                    <w:delText xml:space="preserve">Tabella 14 [Allegato II D.M. </w:delText>
                  </w:r>
                </w:del>
              </w:ins>
              <w:ins w:id="26952" w:author="Visone Rossana (GSE)" w:date="2025-10-22T18:55:00Z" w16du:dateUtc="2025-10-22T16:55:00Z">
                <w:del w:id="26953" w:author="Visone Rossana (GSE)" w:date="2025-10-23T15:35:00Z" w16du:dateUtc="2025-10-23T13:35:00Z">
                  <w:r w:rsidR="00A36874" w:rsidRPr="00A36874" w:rsidDel="003C230D">
                    <w:rPr>
                      <w:b/>
                      <w:bCs/>
                      <w:sz w:val="18"/>
                      <w:szCs w:val="18"/>
                      <w:rPrChange w:id="26954" w:author="Visone Rossana (GSE)" w:date="2025-10-22T18:55:00Z" w16du:dateUtc="2025-10-22T16:55:00Z">
                        <w:rPr>
                          <w:sz w:val="18"/>
                          <w:szCs w:val="18"/>
                        </w:rPr>
                      </w:rPrChange>
                    </w:rPr>
                    <w:delText>7 agosto 2025</w:delText>
                  </w:r>
                </w:del>
              </w:ins>
              <w:ins w:id="26955" w:author="Visone Rossana (GSE)" w:date="2025-10-22T18:54:00Z" w16du:dateUtc="2025-10-22T16:54:00Z">
                <w:del w:id="26956" w:author="Visone Rossana (GSE)" w:date="2025-10-23T15:35:00Z" w16du:dateUtc="2025-10-23T13:35:00Z">
                  <w:r w:rsidRPr="00A36874" w:rsidDel="003C230D">
                    <w:rPr>
                      <w:b/>
                      <w:bCs/>
                      <w:sz w:val="18"/>
                      <w:szCs w:val="18"/>
                      <w:rPrChange w:id="26957" w:author="Visone Rossana (GSE)" w:date="2025-10-22T18:55:00Z" w16du:dateUtc="2025-10-22T16:55:00Z">
                        <w:rPr>
                          <w:sz w:val="18"/>
                          <w:szCs w:val="18"/>
                        </w:rPr>
                      </w:rPrChange>
                    </w:rPr>
                    <w:delText>]</w:delText>
                  </w:r>
                </w:del>
              </w:ins>
            </w:moveFrom>
          </w:p>
        </w:tc>
      </w:tr>
      <w:tr w:rsidR="00F66AF7" w:rsidRPr="00110BE6" w:rsidDel="003C230D" w14:paraId="55357069" w14:textId="523FDF6B" w:rsidTr="00A36874">
        <w:trPr>
          <w:trHeight w:val="567"/>
          <w:jc w:val="center"/>
          <w:ins w:id="26958" w:author="Visone Rossana (GSE)" w:date="2025-10-22T18:54:00Z"/>
          <w:del w:id="26959" w:author="Visone Rossana (GSE)" w:date="2025-10-23T15:35:00Z"/>
          <w:trPrChange w:id="26960" w:author="Visone Rossana (GSE)" w:date="2025-10-22T18:55:00Z" w16du:dateUtc="2025-10-22T16:55:00Z">
            <w:trPr>
              <w:gridBefore w:val="1"/>
              <w:trHeight w:val="567"/>
              <w:jc w:val="center"/>
            </w:trPr>
          </w:trPrChange>
        </w:trPr>
        <w:tc>
          <w:tcPr>
            <w:tcW w:w="1614" w:type="dxa"/>
            <w:shd w:val="clear" w:color="auto" w:fill="D9D9D9" w:themeFill="background1" w:themeFillShade="D9"/>
            <w:vAlign w:val="center"/>
            <w:tcPrChange w:id="26961" w:author="Visone Rossana (GSE)" w:date="2025-10-22T18:55:00Z" w16du:dateUtc="2025-10-22T16:55:00Z">
              <w:tcPr>
                <w:tcW w:w="1614" w:type="dxa"/>
                <w:gridSpan w:val="2"/>
                <w:vAlign w:val="center"/>
              </w:tcPr>
            </w:tcPrChange>
          </w:tcPr>
          <w:p w14:paraId="2BA37CC7" w14:textId="4DD6D448" w:rsidR="00F66AF7" w:rsidRPr="00110BE6" w:rsidDel="003C230D" w:rsidRDefault="00F66AF7" w:rsidP="002922C5">
            <w:pPr>
              <w:jc w:val="center"/>
              <w:rPr>
                <w:ins w:id="26962" w:author="Visone Rossana (GSE)" w:date="2025-10-22T18:54:00Z" w16du:dateUtc="2025-10-22T16:54:00Z"/>
                <w:del w:id="26963" w:author="Visone Rossana (GSE)" w:date="2025-10-23T15:35:00Z" w16du:dateUtc="2025-10-23T13:35:00Z"/>
                <w:moveFrom w:id="26964" w:author="Visone Rossana (GSE)" w:date="2025-10-23T10:58:00Z" w16du:dateUtc="2025-10-23T08:58:00Z"/>
                <w:sz w:val="18"/>
                <w:szCs w:val="18"/>
              </w:rPr>
            </w:pPr>
            <w:moveFrom w:id="26965" w:author="Visone Rossana (GSE)" w:date="2025-10-23T10:58:00Z" w16du:dateUtc="2025-10-23T08:58:00Z">
              <w:ins w:id="26966" w:author="Visone Rossana (GSE)" w:date="2025-10-22T18:54:00Z" w16du:dateUtc="2025-10-22T16:54:00Z">
                <w:del w:id="26967" w:author="Visone Rossana (GSE)" w:date="2025-10-23T15:35:00Z" w16du:dateUtc="2025-10-23T13:35:00Z">
                  <w:r w:rsidRPr="00110BE6" w:rsidDel="003C230D">
                    <w:rPr>
                      <w:sz w:val="18"/>
                      <w:szCs w:val="18"/>
                    </w:rPr>
                    <w:delText>PP</w:delText>
                  </w:r>
                  <w:r w:rsidRPr="00110BE6" w:rsidDel="003C230D">
                    <w:rPr>
                      <w:rFonts w:eastAsiaTheme="minorEastAsia" w:hAnsi="Calibri"/>
                      <w:kern w:val="24"/>
                      <w:sz w:val="18"/>
                      <w:szCs w:val="18"/>
                    </w:rPr>
                    <w:delText xml:space="preserve"> </w:delText>
                  </w:r>
                  <w:r w:rsidRPr="00110BE6" w:rsidDel="003C230D">
                    <w:rPr>
                      <w:sz w:val="18"/>
                      <w:szCs w:val="18"/>
                    </w:rPr>
                    <w:delText>(</w:delText>
                  </w:r>
                  <w:r w:rsidRPr="00A36874" w:rsidDel="003C230D">
                    <w:rPr>
                      <w:sz w:val="18"/>
                      <w:szCs w:val="18"/>
                      <w:shd w:val="clear" w:color="auto" w:fill="D9D9D9" w:themeFill="background1" w:themeFillShade="D9"/>
                      <w:rPrChange w:id="26968" w:author="Visone Rossana (GSE)" w:date="2025-10-22T18:55:00Z" w16du:dateUtc="2025-10-22T16:55:00Z">
                        <w:rPr>
                          <w:sz w:val="18"/>
                          <w:szCs w:val="18"/>
                        </w:rPr>
                      </w:rPrChange>
                    </w:rPr>
                    <w:delText>mg/Nm³)</w:delText>
                  </w:r>
                </w:del>
              </w:ins>
            </w:moveFrom>
          </w:p>
        </w:tc>
        <w:tc>
          <w:tcPr>
            <w:tcW w:w="1856" w:type="dxa"/>
            <w:shd w:val="clear" w:color="auto" w:fill="D9D9D9" w:themeFill="background1" w:themeFillShade="D9"/>
            <w:vAlign w:val="center"/>
            <w:tcPrChange w:id="26969" w:author="Visone Rossana (GSE)" w:date="2025-10-22T18:55:00Z" w16du:dateUtc="2025-10-22T16:55:00Z">
              <w:tcPr>
                <w:tcW w:w="1856" w:type="dxa"/>
                <w:gridSpan w:val="2"/>
                <w:vAlign w:val="center"/>
              </w:tcPr>
            </w:tcPrChange>
          </w:tcPr>
          <w:p w14:paraId="39F6B6B6" w14:textId="459AA167" w:rsidR="00F66AF7" w:rsidRPr="00110BE6" w:rsidDel="003C230D" w:rsidRDefault="00F66AF7" w:rsidP="002922C5">
            <w:pPr>
              <w:jc w:val="center"/>
              <w:rPr>
                <w:ins w:id="26970" w:author="Visone Rossana (GSE)" w:date="2025-10-22T18:54:00Z" w16du:dateUtc="2025-10-22T16:54:00Z"/>
                <w:del w:id="26971" w:author="Visone Rossana (GSE)" w:date="2025-10-23T15:35:00Z" w16du:dateUtc="2025-10-23T13:35:00Z"/>
                <w:moveFrom w:id="26972" w:author="Visone Rossana (GSE)" w:date="2025-10-23T10:58:00Z" w16du:dateUtc="2025-10-23T08:58:00Z"/>
                <w:sz w:val="18"/>
                <w:szCs w:val="18"/>
              </w:rPr>
            </w:pPr>
            <w:moveFrom w:id="26973" w:author="Visone Rossana (GSE)" w:date="2025-10-23T10:58:00Z" w16du:dateUtc="2025-10-23T08:58:00Z">
              <w:ins w:id="26974" w:author="Visone Rossana (GSE)" w:date="2025-10-22T18:54:00Z" w16du:dateUtc="2025-10-22T16:54:00Z">
                <w:del w:id="26975" w:author="Visone Rossana (GSE)" w:date="2025-10-23T15:35:00Z" w16du:dateUtc="2025-10-23T13:35:00Z">
                  <w:r w:rsidRPr="00110BE6" w:rsidDel="003C230D">
                    <w:rPr>
                      <w:sz w:val="18"/>
                      <w:szCs w:val="18"/>
                    </w:rPr>
                    <w:delText>COT (mg/Nm³)</w:delText>
                  </w:r>
                </w:del>
              </w:ins>
            </w:moveFrom>
          </w:p>
        </w:tc>
        <w:tc>
          <w:tcPr>
            <w:tcW w:w="1979" w:type="dxa"/>
            <w:shd w:val="clear" w:color="auto" w:fill="D9D9D9" w:themeFill="background1" w:themeFillShade="D9"/>
            <w:vAlign w:val="center"/>
            <w:tcPrChange w:id="26976" w:author="Visone Rossana (GSE)" w:date="2025-10-22T18:55:00Z" w16du:dateUtc="2025-10-22T16:55:00Z">
              <w:tcPr>
                <w:tcW w:w="1979" w:type="dxa"/>
                <w:gridSpan w:val="2"/>
                <w:vAlign w:val="center"/>
              </w:tcPr>
            </w:tcPrChange>
          </w:tcPr>
          <w:p w14:paraId="48CC247B" w14:textId="582EBEB0" w:rsidR="00F66AF7" w:rsidRPr="00110BE6" w:rsidDel="003C230D" w:rsidRDefault="00F66AF7" w:rsidP="002922C5">
            <w:pPr>
              <w:jc w:val="center"/>
              <w:rPr>
                <w:ins w:id="26977" w:author="Visone Rossana (GSE)" w:date="2025-10-22T18:54:00Z" w16du:dateUtc="2025-10-22T16:54:00Z"/>
                <w:del w:id="26978" w:author="Visone Rossana (GSE)" w:date="2025-10-23T15:35:00Z" w16du:dateUtc="2025-10-23T13:35:00Z"/>
                <w:moveFrom w:id="26979" w:author="Visone Rossana (GSE)" w:date="2025-10-23T10:58:00Z" w16du:dateUtc="2025-10-23T08:58:00Z"/>
                <w:sz w:val="18"/>
                <w:szCs w:val="18"/>
              </w:rPr>
            </w:pPr>
            <w:moveFrom w:id="26980" w:author="Visone Rossana (GSE)" w:date="2025-10-23T10:58:00Z" w16du:dateUtc="2025-10-23T08:58:00Z">
              <w:ins w:id="26981" w:author="Visone Rossana (GSE)" w:date="2025-10-22T18:54:00Z" w16du:dateUtc="2025-10-22T16:54:00Z">
                <w:del w:id="26982" w:author="Visone Rossana (GSE)" w:date="2025-10-23T15:35:00Z" w16du:dateUtc="2025-10-23T13:35:00Z">
                  <w:r w:rsidRPr="00110BE6" w:rsidDel="003C230D">
                    <w:rPr>
                      <w:sz w:val="18"/>
                      <w:szCs w:val="18"/>
                    </w:rPr>
                    <w:delText>NOx (mg/Nm³)</w:delText>
                  </w:r>
                </w:del>
              </w:ins>
            </w:moveFrom>
          </w:p>
        </w:tc>
        <w:tc>
          <w:tcPr>
            <w:tcW w:w="1856" w:type="dxa"/>
            <w:shd w:val="clear" w:color="auto" w:fill="D9D9D9" w:themeFill="background1" w:themeFillShade="D9"/>
            <w:vAlign w:val="center"/>
            <w:tcPrChange w:id="26983" w:author="Visone Rossana (GSE)" w:date="2025-10-22T18:55:00Z" w16du:dateUtc="2025-10-22T16:55:00Z">
              <w:tcPr>
                <w:tcW w:w="1856" w:type="dxa"/>
                <w:gridSpan w:val="2"/>
                <w:vAlign w:val="center"/>
              </w:tcPr>
            </w:tcPrChange>
          </w:tcPr>
          <w:p w14:paraId="5AA05DA5" w14:textId="145650B7" w:rsidR="00F66AF7" w:rsidRPr="00110BE6" w:rsidDel="003C230D" w:rsidRDefault="00F66AF7" w:rsidP="002922C5">
            <w:pPr>
              <w:jc w:val="center"/>
              <w:rPr>
                <w:ins w:id="26984" w:author="Visone Rossana (GSE)" w:date="2025-10-22T18:54:00Z" w16du:dateUtc="2025-10-22T16:54:00Z"/>
                <w:del w:id="26985" w:author="Visone Rossana (GSE)" w:date="2025-10-23T15:35:00Z" w16du:dateUtc="2025-10-23T13:35:00Z"/>
                <w:moveFrom w:id="26986" w:author="Visone Rossana (GSE)" w:date="2025-10-23T10:58:00Z" w16du:dateUtc="2025-10-23T08:58:00Z"/>
                <w:sz w:val="18"/>
                <w:szCs w:val="18"/>
              </w:rPr>
            </w:pPr>
            <w:moveFrom w:id="26987" w:author="Visone Rossana (GSE)" w:date="2025-10-23T10:58:00Z" w16du:dateUtc="2025-10-23T08:58:00Z">
              <w:ins w:id="26988" w:author="Visone Rossana (GSE)" w:date="2025-10-22T18:54:00Z" w16du:dateUtc="2025-10-22T16:54:00Z">
                <w:del w:id="26989" w:author="Visone Rossana (GSE)" w:date="2025-10-23T15:35:00Z" w16du:dateUtc="2025-10-23T13:35:00Z">
                  <w:r w:rsidRPr="00110BE6" w:rsidDel="003C230D">
                    <w:rPr>
                      <w:sz w:val="18"/>
                      <w:szCs w:val="18"/>
                    </w:rPr>
                    <w:delText>CO (mg/Nm³)</w:delText>
                  </w:r>
                </w:del>
              </w:ins>
            </w:moveFrom>
          </w:p>
        </w:tc>
      </w:tr>
      <w:tr w:rsidR="00F66AF7" w:rsidRPr="00110BE6" w:rsidDel="003C230D" w14:paraId="4EC49D8A" w14:textId="2E1AE162" w:rsidTr="002922C5">
        <w:trPr>
          <w:trHeight w:val="567"/>
          <w:jc w:val="center"/>
          <w:ins w:id="26990" w:author="Visone Rossana (GSE)" w:date="2025-10-22T18:54:00Z"/>
          <w:del w:id="26991" w:author="Visone Rossana (GSE)" w:date="2025-10-23T15:35:00Z"/>
        </w:trPr>
        <w:tc>
          <w:tcPr>
            <w:tcW w:w="1614" w:type="dxa"/>
            <w:vAlign w:val="center"/>
          </w:tcPr>
          <w:p w14:paraId="7E265471" w14:textId="4D450669" w:rsidR="00F66AF7" w:rsidRPr="00110BE6" w:rsidDel="003C230D" w:rsidRDefault="00F66AF7" w:rsidP="002922C5">
            <w:pPr>
              <w:jc w:val="center"/>
              <w:rPr>
                <w:ins w:id="26992" w:author="Visone Rossana (GSE)" w:date="2025-10-22T18:54:00Z" w16du:dateUtc="2025-10-22T16:54:00Z"/>
                <w:del w:id="26993" w:author="Visone Rossana (GSE)" w:date="2025-10-23T15:35:00Z" w16du:dateUtc="2025-10-23T13:35:00Z"/>
                <w:moveFrom w:id="26994" w:author="Visone Rossana (GSE)" w:date="2025-10-23T10:58:00Z" w16du:dateUtc="2025-10-23T08:58:00Z"/>
                <w:b/>
                <w:bCs/>
                <w:sz w:val="18"/>
                <w:szCs w:val="18"/>
              </w:rPr>
            </w:pPr>
            <w:moveFrom w:id="26995" w:author="Visone Rossana (GSE)" w:date="2025-10-23T10:58:00Z" w16du:dateUtc="2025-10-23T08:58:00Z">
              <w:ins w:id="26996" w:author="Visone Rossana (GSE)" w:date="2025-10-22T18:54:00Z" w16du:dateUtc="2025-10-22T16:54:00Z">
                <w:del w:id="26997" w:author="Visone Rossana (GSE)" w:date="2025-10-23T15:35:00Z" w16du:dateUtc="2025-10-23T13:35:00Z">
                  <w:r w:rsidRPr="00110BE6" w:rsidDel="003C230D">
                    <w:rPr>
                      <w:b/>
                      <w:bCs/>
                      <w:sz w:val="18"/>
                      <w:szCs w:val="18"/>
                    </w:rPr>
                    <w:delText>10</w:delText>
                  </w:r>
                </w:del>
              </w:ins>
            </w:moveFrom>
          </w:p>
        </w:tc>
        <w:tc>
          <w:tcPr>
            <w:tcW w:w="1856" w:type="dxa"/>
            <w:vAlign w:val="center"/>
          </w:tcPr>
          <w:p w14:paraId="1F826D43" w14:textId="6C13C04F" w:rsidR="00F66AF7" w:rsidRPr="00110BE6" w:rsidDel="003C230D" w:rsidRDefault="00F66AF7" w:rsidP="002922C5">
            <w:pPr>
              <w:jc w:val="center"/>
              <w:rPr>
                <w:ins w:id="26998" w:author="Visone Rossana (GSE)" w:date="2025-10-22T18:54:00Z" w16du:dateUtc="2025-10-22T16:54:00Z"/>
                <w:del w:id="26999" w:author="Visone Rossana (GSE)" w:date="2025-10-23T15:35:00Z" w16du:dateUtc="2025-10-23T13:35:00Z"/>
                <w:moveFrom w:id="27000" w:author="Visone Rossana (GSE)" w:date="2025-10-23T10:58:00Z" w16du:dateUtc="2025-10-23T08:58:00Z"/>
                <w:b/>
                <w:bCs/>
                <w:sz w:val="18"/>
                <w:szCs w:val="18"/>
              </w:rPr>
            </w:pPr>
            <w:moveFrom w:id="27001" w:author="Visone Rossana (GSE)" w:date="2025-10-23T10:58:00Z" w16du:dateUtc="2025-10-23T08:58:00Z">
              <w:ins w:id="27002" w:author="Visone Rossana (GSE)" w:date="2025-10-22T18:54:00Z" w16du:dateUtc="2025-10-22T16:54:00Z">
                <w:del w:id="27003" w:author="Visone Rossana (GSE)" w:date="2025-10-23T15:35:00Z" w16du:dateUtc="2025-10-23T13:35:00Z">
                  <w:r w:rsidRPr="00110BE6" w:rsidDel="003C230D">
                    <w:rPr>
                      <w:b/>
                      <w:bCs/>
                      <w:sz w:val="18"/>
                      <w:szCs w:val="18"/>
                    </w:rPr>
                    <w:delText>5</w:delText>
                  </w:r>
                </w:del>
              </w:ins>
            </w:moveFrom>
          </w:p>
        </w:tc>
        <w:tc>
          <w:tcPr>
            <w:tcW w:w="1979" w:type="dxa"/>
            <w:vAlign w:val="center"/>
          </w:tcPr>
          <w:p w14:paraId="69A660B4" w14:textId="4CC5928E" w:rsidR="00F66AF7" w:rsidRPr="00110BE6" w:rsidDel="003C230D" w:rsidRDefault="00F66AF7" w:rsidP="002922C5">
            <w:pPr>
              <w:jc w:val="center"/>
              <w:rPr>
                <w:ins w:id="27004" w:author="Visone Rossana (GSE)" w:date="2025-10-22T18:54:00Z" w16du:dateUtc="2025-10-22T16:54:00Z"/>
                <w:del w:id="27005" w:author="Visone Rossana (GSE)" w:date="2025-10-23T15:35:00Z" w16du:dateUtc="2025-10-23T13:35:00Z"/>
                <w:moveFrom w:id="27006" w:author="Visone Rossana (GSE)" w:date="2025-10-23T10:58:00Z" w16du:dateUtc="2025-10-23T08:58:00Z"/>
                <w:b/>
                <w:bCs/>
                <w:sz w:val="18"/>
                <w:szCs w:val="18"/>
              </w:rPr>
            </w:pPr>
            <w:moveFrom w:id="27007" w:author="Visone Rossana (GSE)" w:date="2025-10-23T10:58:00Z" w16du:dateUtc="2025-10-23T08:58:00Z">
              <w:ins w:id="27008" w:author="Visone Rossana (GSE)" w:date="2025-10-22T18:54:00Z" w16du:dateUtc="2025-10-22T16:54:00Z">
                <w:del w:id="27009" w:author="Visone Rossana (GSE)" w:date="2025-10-23T15:35:00Z" w16du:dateUtc="2025-10-23T13:35:00Z">
                  <w:r w:rsidRPr="00110BE6" w:rsidDel="003C230D">
                    <w:rPr>
                      <w:b/>
                      <w:bCs/>
                      <w:sz w:val="18"/>
                      <w:szCs w:val="18"/>
                    </w:rPr>
                    <w:delText>150</w:delText>
                  </w:r>
                </w:del>
              </w:ins>
            </w:moveFrom>
          </w:p>
        </w:tc>
        <w:tc>
          <w:tcPr>
            <w:tcW w:w="1856" w:type="dxa"/>
            <w:vAlign w:val="center"/>
          </w:tcPr>
          <w:p w14:paraId="2ED8D087" w14:textId="5294352A" w:rsidR="00F66AF7" w:rsidRPr="00110BE6" w:rsidDel="003C230D" w:rsidRDefault="00F66AF7" w:rsidP="002922C5">
            <w:pPr>
              <w:jc w:val="center"/>
              <w:rPr>
                <w:ins w:id="27010" w:author="Visone Rossana (GSE)" w:date="2025-10-22T18:54:00Z" w16du:dateUtc="2025-10-22T16:54:00Z"/>
                <w:del w:id="27011" w:author="Visone Rossana (GSE)" w:date="2025-10-23T15:35:00Z" w16du:dateUtc="2025-10-23T13:35:00Z"/>
                <w:moveFrom w:id="27012" w:author="Visone Rossana (GSE)" w:date="2025-10-23T10:58:00Z" w16du:dateUtc="2025-10-23T08:58:00Z"/>
                <w:b/>
                <w:bCs/>
                <w:sz w:val="18"/>
                <w:szCs w:val="18"/>
              </w:rPr>
            </w:pPr>
            <w:moveFrom w:id="27013" w:author="Visone Rossana (GSE)" w:date="2025-10-23T10:58:00Z" w16du:dateUtc="2025-10-23T08:58:00Z">
              <w:ins w:id="27014" w:author="Visone Rossana (GSE)" w:date="2025-10-22T18:54:00Z" w16du:dateUtc="2025-10-22T16:54:00Z">
                <w:del w:id="27015" w:author="Visone Rossana (GSE)" w:date="2025-10-23T15:35:00Z" w16du:dateUtc="2025-10-23T13:35:00Z">
                  <w:r w:rsidRPr="00110BE6" w:rsidDel="003C230D">
                    <w:rPr>
                      <w:b/>
                      <w:bCs/>
                      <w:sz w:val="18"/>
                      <w:szCs w:val="18"/>
                    </w:rPr>
                    <w:delText>150</w:delText>
                  </w:r>
                </w:del>
              </w:ins>
            </w:moveFrom>
          </w:p>
        </w:tc>
      </w:tr>
    </w:tbl>
    <w:p w14:paraId="67DC9072" w14:textId="77777777" w:rsidR="00F66AF7" w:rsidRPr="00110BE6" w:rsidDel="003C230D" w:rsidRDefault="00F66AF7" w:rsidP="00F66AF7">
      <w:pPr>
        <w:pStyle w:val="Corpotesto"/>
        <w:spacing w:before="8"/>
        <w:rPr>
          <w:ins w:id="27016" w:author="Visone Rossana (GSE)" w:date="2025-10-22T18:54:00Z" w16du:dateUtc="2025-10-22T16:54:00Z"/>
          <w:moveFrom w:id="27017" w:author="Visone Rossana (GSE)" w:date="2025-10-23T10:58:00Z" w16du:dateUtc="2025-10-23T08:58:00Z"/>
          <w:sz w:val="5"/>
        </w:rPr>
      </w:pPr>
    </w:p>
    <w:p w14:paraId="139E530A" w14:textId="692DA412" w:rsidR="00F66AF7" w:rsidRPr="00A36874" w:rsidDel="003C230D" w:rsidRDefault="00F66AF7" w:rsidP="00F66AF7">
      <w:pPr>
        <w:pStyle w:val="Didascalia"/>
        <w:rPr>
          <w:ins w:id="27018" w:author="Visone Rossana (GSE)" w:date="2025-10-22T18:54:00Z" w16du:dateUtc="2025-10-22T16:54:00Z"/>
          <w:moveFrom w:id="27019" w:author="Visone Rossana (GSE)" w:date="2025-10-23T10:58:00Z" w16du:dateUtc="2025-10-23T08:58:00Z"/>
          <w:b w:val="0"/>
          <w:bCs w:val="0"/>
          <w:i/>
          <w:iCs/>
          <w:rPrChange w:id="27020" w:author="Visone Rossana (GSE)" w:date="2025-10-22T18:55:00Z" w16du:dateUtc="2025-10-22T16:55:00Z">
            <w:rPr>
              <w:ins w:id="27021" w:author="Visone Rossana (GSE)" w:date="2025-10-22T18:54:00Z" w16du:dateUtc="2025-10-22T16:54:00Z"/>
              <w:moveFrom w:id="27022" w:author="Visone Rossana (GSE)" w:date="2025-10-23T10:58:00Z" w16du:dateUtc="2025-10-23T08:58:00Z"/>
              <w:bCs w:val="0"/>
            </w:rPr>
          </w:rPrChange>
        </w:rPr>
      </w:pPr>
      <w:moveFrom w:id="27023" w:author="Visone Rossana (GSE)" w:date="2025-10-23T10:58:00Z" w16du:dateUtc="2025-10-23T08:58:00Z">
        <w:ins w:id="27024" w:author="Visone Rossana (GSE)" w:date="2025-10-22T18:54:00Z" w16du:dateUtc="2025-10-22T16:54:00Z">
          <w:r w:rsidRPr="00A36874" w:rsidDel="003C230D">
            <w:rPr>
              <w:b w:val="0"/>
              <w:i/>
              <w:rPrChange w:id="27025" w:author="Visone Rossana (GSE)" w:date="2025-10-22T18:55:00Z" w16du:dateUtc="2025-10-22T16:55:00Z">
                <w:rPr/>
              </w:rPrChange>
            </w:rPr>
            <w:t xml:space="preserve">Tabella </w:t>
          </w:r>
        </w:ins>
        <w:ins w:id="27026" w:author="Visone Rossana (GSE)" w:date="2025-10-22T18:55:00Z" w16du:dateUtc="2025-10-22T16:55:00Z">
          <w:r w:rsidR="00A36874" w:rsidRPr="00A36874" w:rsidDel="003C230D">
            <w:rPr>
              <w:b w:val="0"/>
              <w:i/>
              <w:rPrChange w:id="27027" w:author="Visone Rossana (GSE)" w:date="2025-10-22T18:55:00Z" w16du:dateUtc="2025-10-22T16:55:00Z">
                <w:rPr/>
              </w:rPrChange>
            </w:rPr>
            <w:t>x</w:t>
          </w:r>
        </w:ins>
        <w:ins w:id="27028" w:author="Visone Rossana (GSE)" w:date="2025-10-22T18:54:00Z" w16du:dateUtc="2025-10-22T16:54:00Z">
          <w:r w:rsidRPr="00A36874" w:rsidDel="003C230D">
            <w:rPr>
              <w:b w:val="0"/>
              <w:i/>
              <w:rPrChange w:id="27029" w:author="Visone Rossana (GSE)" w:date="2025-10-22T18:55:00Z" w16du:dateUtc="2025-10-22T16:55:00Z">
                <w:rPr/>
              </w:rPrChange>
            </w:rPr>
            <w:t>- Emissioni in atmosfera per i generatori a biomassa di potenza termica nominale superiore a 500 kW, misurati utilizzando le metodiche indicate nella tabella 15 (rif. 13% di O</w:t>
          </w:r>
          <w:r w:rsidRPr="00A36874" w:rsidDel="003C230D">
            <w:rPr>
              <w:b w:val="0"/>
              <w:i/>
              <w:vertAlign w:val="subscript"/>
              <w:rPrChange w:id="27030" w:author="Visone Rossana (GSE)" w:date="2025-10-22T18:55:00Z" w16du:dateUtc="2025-10-22T16:55:00Z">
                <w:rPr>
                  <w:vertAlign w:val="subscript"/>
                </w:rPr>
              </w:rPrChange>
            </w:rPr>
            <w:t>2</w:t>
          </w:r>
          <w:r w:rsidRPr="00A36874" w:rsidDel="003C230D">
            <w:rPr>
              <w:b w:val="0"/>
              <w:i/>
              <w:rPrChange w:id="27031" w:author="Visone Rossana (GSE)" w:date="2025-10-22T18:55:00Z" w16du:dateUtc="2025-10-22T16:55:00Z">
                <w:rPr/>
              </w:rPrChange>
            </w:rPr>
            <w:t>)</w:t>
          </w:r>
        </w:ins>
      </w:moveFrom>
    </w:p>
    <w:moveFromRangeEnd w:id="26934"/>
    <w:p w14:paraId="3BE45025" w14:textId="77777777" w:rsidR="00F66AF7" w:rsidRPr="00110BE6" w:rsidDel="003C230D" w:rsidRDefault="00F66AF7" w:rsidP="00F66AF7">
      <w:pPr>
        <w:pStyle w:val="Corpotesto"/>
        <w:spacing w:before="4"/>
        <w:rPr>
          <w:ins w:id="27032" w:author="Visone Rossana (GSE)" w:date="2025-10-22T18:54:00Z" w16du:dateUtc="2025-10-22T16:54:00Z"/>
          <w:del w:id="27033" w:author="Visone Rossana (GSE)" w:date="2025-10-23T10:59:00Z" w16du:dateUtc="2025-10-23T08:59:00Z"/>
          <w:sz w:val="19"/>
        </w:rPr>
      </w:pPr>
    </w:p>
    <w:p w14:paraId="40E3670B" w14:textId="77777777" w:rsidR="00F66AF7" w:rsidRPr="00110BE6" w:rsidDel="003C230D" w:rsidRDefault="00F66AF7" w:rsidP="00F66AF7">
      <w:pPr>
        <w:pStyle w:val="Corpotesto"/>
        <w:jc w:val="center"/>
        <w:rPr>
          <w:ins w:id="27034" w:author="Visone Rossana (GSE)" w:date="2025-10-22T18:54:00Z" w16du:dateUtc="2025-10-22T16:54:00Z"/>
          <w:del w:id="27035" w:author="Visone Rossana (GSE)" w:date="2025-10-23T10:59:00Z" w16du:dateUtc="2025-10-23T08:59:00Z"/>
        </w:rPr>
      </w:pPr>
    </w:p>
    <w:tbl>
      <w:tblPr>
        <w:tblpPr w:leftFromText="141" w:rightFromText="141" w:vertAnchor="text" w:tblpY="1"/>
        <w:tblOverlap w:val="never"/>
        <w:tblW w:w="9634" w:type="dxa"/>
        <w:tblCellMar>
          <w:left w:w="70" w:type="dxa"/>
          <w:right w:w="70" w:type="dxa"/>
        </w:tblCellMar>
        <w:tblLook w:val="04A0" w:firstRow="1" w:lastRow="0" w:firstColumn="1" w:lastColumn="0" w:noHBand="0" w:noVBand="1"/>
        <w:tblPrChange w:id="27036" w:author="Visone Rossana (GSE)" w:date="2025-10-22T18:55:00Z" w16du:dateUtc="2025-10-22T16:55:00Z">
          <w:tblPr>
            <w:tblpPr w:leftFromText="141" w:rightFromText="141" w:vertAnchor="text" w:tblpY="1"/>
            <w:tblOverlap w:val="never"/>
            <w:tblW w:w="9634" w:type="dxa"/>
            <w:tblCellMar>
              <w:left w:w="70" w:type="dxa"/>
              <w:right w:w="70" w:type="dxa"/>
            </w:tblCellMar>
            <w:tblLook w:val="04A0" w:firstRow="1" w:lastRow="0" w:firstColumn="1" w:lastColumn="0" w:noHBand="0" w:noVBand="1"/>
          </w:tblPr>
        </w:tblPrChange>
      </w:tblPr>
      <w:tblGrid>
        <w:gridCol w:w="2179"/>
        <w:gridCol w:w="1092"/>
        <w:gridCol w:w="6363"/>
        <w:tblGridChange w:id="27037">
          <w:tblGrid>
            <w:gridCol w:w="2179"/>
            <w:gridCol w:w="1092"/>
            <w:gridCol w:w="6363"/>
          </w:tblGrid>
        </w:tblGridChange>
      </w:tblGrid>
      <w:tr w:rsidR="00A36874" w:rsidRPr="00110BE6" w:rsidDel="003C230D" w14:paraId="25CB2250" w14:textId="16AC3A43" w:rsidTr="00A36874">
        <w:trPr>
          <w:trHeight w:val="288"/>
          <w:ins w:id="27038" w:author="Visone Rossana (GSE)" w:date="2025-10-22T18:55:00Z"/>
          <w:del w:id="27039" w:author="Visone Rossana (GSE)" w:date="2025-10-23T10:59:00Z"/>
          <w:trPrChange w:id="27040" w:author="Visone Rossana (GSE)" w:date="2025-10-22T18:55:00Z" w16du:dateUtc="2025-10-22T16:55:00Z">
            <w:trPr>
              <w:trHeight w:val="288"/>
            </w:trPr>
          </w:trPrChange>
        </w:trPr>
        <w:tc>
          <w:tcPr>
            <w:tcW w:w="963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Change w:id="27041" w:author="Visone Rossana (GSE)" w:date="2025-10-22T18:55:00Z" w16du:dateUtc="2025-10-22T16:55:00Z">
              <w:tcPr>
                <w:tcW w:w="9634" w:type="dxa"/>
                <w:gridSpan w:val="3"/>
                <w:tcBorders>
                  <w:top w:val="single" w:sz="4" w:space="0" w:color="auto"/>
                  <w:left w:val="single" w:sz="4" w:space="0" w:color="auto"/>
                  <w:bottom w:val="single" w:sz="4" w:space="0" w:color="auto"/>
                  <w:right w:val="single" w:sz="4" w:space="0" w:color="auto"/>
                </w:tcBorders>
                <w:noWrap/>
                <w:vAlign w:val="center"/>
              </w:tcPr>
            </w:tcPrChange>
          </w:tcPr>
          <w:p w14:paraId="03F69552" w14:textId="0524EC3B" w:rsidR="00A36874" w:rsidRPr="00110BE6" w:rsidDel="003C230D" w:rsidRDefault="00A36874" w:rsidP="002922C5">
            <w:pPr>
              <w:jc w:val="both"/>
              <w:rPr>
                <w:ins w:id="27042" w:author="Visone Rossana (GSE)" w:date="2025-10-22T18:55:00Z" w16du:dateUtc="2025-10-22T16:55:00Z"/>
                <w:del w:id="27043" w:author="Visone Rossana (GSE)" w:date="2025-10-23T10:59:00Z" w16du:dateUtc="2025-10-23T08:59:00Z"/>
                <w:sz w:val="18"/>
                <w:szCs w:val="18"/>
                <w:lang w:eastAsia="it-IT"/>
              </w:rPr>
            </w:pPr>
            <w:ins w:id="27044" w:author="Visone Rossana (GSE)" w:date="2025-10-22T18:55:00Z" w16du:dateUtc="2025-10-22T16:55:00Z">
              <w:del w:id="27045" w:author="Visone Rossana (GSE)" w:date="2025-10-23T10:59:00Z" w16du:dateUtc="2025-10-23T08:59:00Z">
                <w:r w:rsidRPr="003D4FC0" w:rsidDel="003C230D">
                  <w:rPr>
                    <w:b/>
                    <w:bCs/>
                    <w:sz w:val="18"/>
                    <w:szCs w:val="18"/>
                  </w:rPr>
                  <w:delText>T</w:delText>
                </w:r>
                <w:r w:rsidRPr="00A36874" w:rsidDel="003C230D">
                  <w:rPr>
                    <w:b/>
                    <w:bCs/>
                    <w:sz w:val="18"/>
                    <w:szCs w:val="18"/>
                    <w:shd w:val="clear" w:color="auto" w:fill="D9D9D9" w:themeFill="background1" w:themeFillShade="D9"/>
                    <w:rPrChange w:id="27046" w:author="Visone Rossana (GSE)" w:date="2025-10-22T18:55:00Z" w16du:dateUtc="2025-10-22T16:55:00Z">
                      <w:rPr>
                        <w:b/>
                        <w:bCs/>
                        <w:sz w:val="18"/>
                        <w:szCs w:val="18"/>
                      </w:rPr>
                    </w:rPrChange>
                  </w:rPr>
                  <w:delText>abella 15 [Allegato II D.M. 7 agosto 2025]</w:delText>
                </w:r>
              </w:del>
            </w:ins>
          </w:p>
        </w:tc>
      </w:tr>
      <w:tr w:rsidR="00F66AF7" w:rsidRPr="00110BE6" w:rsidDel="003C230D" w14:paraId="3FDA0E3E" w14:textId="69C66217" w:rsidTr="002922C5">
        <w:trPr>
          <w:trHeight w:val="288"/>
          <w:ins w:id="27047" w:author="Visone Rossana (GSE)" w:date="2025-10-22T18:54:00Z"/>
          <w:del w:id="27048"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6EF4F566" w14:textId="77777777" w:rsidR="00F66AF7" w:rsidRPr="00110BE6" w:rsidDel="003C230D" w:rsidRDefault="00F66AF7" w:rsidP="002922C5">
            <w:pPr>
              <w:jc w:val="center"/>
              <w:rPr>
                <w:ins w:id="27049" w:author="Visone Rossana (GSE)" w:date="2025-10-22T18:54:00Z" w16du:dateUtc="2025-10-22T16:54:00Z"/>
                <w:del w:id="27050" w:author="Visone Rossana (GSE)" w:date="2025-10-23T10:59:00Z" w16du:dateUtc="2025-10-23T08:59:00Z"/>
                <w:sz w:val="18"/>
                <w:szCs w:val="18"/>
                <w:lang w:eastAsia="it-IT"/>
              </w:rPr>
            </w:pPr>
            <w:ins w:id="27051" w:author="Visone Rossana (GSE)" w:date="2025-10-22T18:54:00Z" w16du:dateUtc="2025-10-22T16:54:00Z">
              <w:del w:id="27052" w:author="Visone Rossana (GSE)" w:date="2025-10-23T10:59:00Z" w16du:dateUtc="2025-10-23T08:59:00Z">
                <w:r w:rsidRPr="00110BE6" w:rsidDel="003C230D">
                  <w:rPr>
                    <w:sz w:val="18"/>
                    <w:szCs w:val="18"/>
                    <w:lang w:eastAsia="it-IT"/>
                  </w:rPr>
                  <w:delText>UNI EN 13284-1:2017</w:delText>
                </w:r>
              </w:del>
            </w:ins>
          </w:p>
        </w:tc>
        <w:tc>
          <w:tcPr>
            <w:tcW w:w="1092" w:type="dxa"/>
            <w:tcBorders>
              <w:top w:val="single" w:sz="4" w:space="0" w:color="auto"/>
              <w:left w:val="nil"/>
              <w:bottom w:val="single" w:sz="4" w:space="0" w:color="auto"/>
              <w:right w:val="single" w:sz="4" w:space="0" w:color="auto"/>
            </w:tcBorders>
            <w:noWrap/>
            <w:vAlign w:val="center"/>
          </w:tcPr>
          <w:p w14:paraId="4677332E" w14:textId="77777777" w:rsidR="00F66AF7" w:rsidRPr="00110BE6" w:rsidDel="003C230D" w:rsidRDefault="00F66AF7" w:rsidP="002922C5">
            <w:pPr>
              <w:jc w:val="center"/>
              <w:rPr>
                <w:ins w:id="27053" w:author="Visone Rossana (GSE)" w:date="2025-10-22T18:54:00Z" w16du:dateUtc="2025-10-22T16:54:00Z"/>
                <w:del w:id="27054" w:author="Visone Rossana (GSE)" w:date="2025-10-23T10:59:00Z" w16du:dateUtc="2025-10-23T08:59:00Z"/>
                <w:sz w:val="18"/>
                <w:szCs w:val="18"/>
                <w:lang w:eastAsia="it-IT"/>
              </w:rPr>
            </w:pPr>
            <w:ins w:id="27055" w:author="Visone Rossana (GSE)" w:date="2025-10-22T18:54:00Z" w16du:dateUtc="2025-10-22T16:54:00Z">
              <w:del w:id="27056" w:author="Visone Rossana (GSE)" w:date="2025-10-23T10:59:00Z" w16du:dateUtc="2025-10-23T08:59:00Z">
                <w:r w:rsidRPr="00110BE6" w:rsidDel="003C230D">
                  <w:rPr>
                    <w:sz w:val="18"/>
                    <w:szCs w:val="18"/>
                    <w:lang w:eastAsia="it-IT"/>
                  </w:rPr>
                  <w:delText>PP</w:delText>
                </w:r>
              </w:del>
            </w:ins>
          </w:p>
        </w:tc>
        <w:tc>
          <w:tcPr>
            <w:tcW w:w="6363" w:type="dxa"/>
            <w:tcBorders>
              <w:top w:val="single" w:sz="4" w:space="0" w:color="auto"/>
              <w:left w:val="nil"/>
              <w:bottom w:val="single" w:sz="4" w:space="0" w:color="auto"/>
              <w:right w:val="single" w:sz="4" w:space="0" w:color="auto"/>
            </w:tcBorders>
            <w:noWrap/>
            <w:vAlign w:val="bottom"/>
          </w:tcPr>
          <w:p w14:paraId="65F33F8E" w14:textId="77777777" w:rsidR="00F66AF7" w:rsidRPr="00110BE6" w:rsidDel="003C230D" w:rsidRDefault="00F66AF7" w:rsidP="002922C5">
            <w:pPr>
              <w:jc w:val="both"/>
              <w:rPr>
                <w:ins w:id="27057" w:author="Visone Rossana (GSE)" w:date="2025-10-22T18:54:00Z" w16du:dateUtc="2025-10-22T16:54:00Z"/>
                <w:del w:id="27058" w:author="Visone Rossana (GSE)" w:date="2025-10-23T10:59:00Z" w16du:dateUtc="2025-10-23T08:59:00Z"/>
                <w:sz w:val="18"/>
                <w:szCs w:val="18"/>
                <w:lang w:eastAsia="it-IT"/>
              </w:rPr>
            </w:pPr>
            <w:ins w:id="27059" w:author="Visone Rossana (GSE)" w:date="2025-10-22T18:54:00Z" w16du:dateUtc="2025-10-22T16:54:00Z">
              <w:del w:id="27060" w:author="Visone Rossana (GSE)" w:date="2025-10-23T10:59:00Z" w16du:dateUtc="2025-10-23T08:59:00Z">
                <w:r w:rsidRPr="00110BE6" w:rsidDel="003C230D">
                  <w:rPr>
                    <w:sz w:val="18"/>
                    <w:szCs w:val="18"/>
                    <w:lang w:eastAsia="it-IT"/>
                  </w:rPr>
                  <w:delText>Emissioni da sorgente fissa - Determinazione della concentrazione in massa di polveri in basse concentrazioni - Parte 1: Metodo manuale gravimetrico</w:delText>
                </w:r>
              </w:del>
            </w:ins>
          </w:p>
        </w:tc>
      </w:tr>
      <w:tr w:rsidR="00F66AF7" w:rsidRPr="00110BE6" w:rsidDel="003C230D" w14:paraId="5987FC06" w14:textId="7ECECE72" w:rsidTr="002922C5">
        <w:trPr>
          <w:trHeight w:val="288"/>
          <w:ins w:id="27061" w:author="Visone Rossana (GSE)" w:date="2025-10-22T18:54:00Z"/>
          <w:del w:id="27062"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2B612A54" w14:textId="77777777" w:rsidR="00F66AF7" w:rsidRPr="00110BE6" w:rsidDel="003C230D" w:rsidRDefault="00F66AF7" w:rsidP="002922C5">
            <w:pPr>
              <w:jc w:val="center"/>
              <w:rPr>
                <w:ins w:id="27063" w:author="Visone Rossana (GSE)" w:date="2025-10-22T18:54:00Z" w16du:dateUtc="2025-10-22T16:54:00Z"/>
                <w:del w:id="27064" w:author="Visone Rossana (GSE)" w:date="2025-10-23T10:59:00Z" w16du:dateUtc="2025-10-23T08:59:00Z"/>
                <w:sz w:val="18"/>
                <w:szCs w:val="18"/>
                <w:lang w:eastAsia="it-IT"/>
              </w:rPr>
            </w:pPr>
            <w:ins w:id="27065" w:author="Visone Rossana (GSE)" w:date="2025-10-22T18:54:00Z" w16du:dateUtc="2025-10-22T16:54:00Z">
              <w:del w:id="27066" w:author="Visone Rossana (GSE)" w:date="2025-10-23T10:59:00Z" w16du:dateUtc="2025-10-23T08:59:00Z">
                <w:r w:rsidRPr="00110BE6" w:rsidDel="003C230D">
                  <w:rPr>
                    <w:sz w:val="18"/>
                    <w:szCs w:val="18"/>
                    <w:lang w:eastAsia="it-IT"/>
                  </w:rPr>
                  <w:delText>UNI EN 12619</w:delText>
                </w:r>
              </w:del>
            </w:ins>
          </w:p>
        </w:tc>
        <w:tc>
          <w:tcPr>
            <w:tcW w:w="1092" w:type="dxa"/>
            <w:tcBorders>
              <w:top w:val="single" w:sz="4" w:space="0" w:color="auto"/>
              <w:left w:val="nil"/>
              <w:bottom w:val="single" w:sz="4" w:space="0" w:color="auto"/>
              <w:right w:val="single" w:sz="4" w:space="0" w:color="auto"/>
            </w:tcBorders>
            <w:noWrap/>
            <w:vAlign w:val="center"/>
          </w:tcPr>
          <w:p w14:paraId="49A1AF22" w14:textId="77777777" w:rsidR="00F66AF7" w:rsidRPr="00110BE6" w:rsidDel="003C230D" w:rsidRDefault="00F66AF7" w:rsidP="002922C5">
            <w:pPr>
              <w:jc w:val="center"/>
              <w:rPr>
                <w:ins w:id="27067" w:author="Visone Rossana (GSE)" w:date="2025-10-22T18:54:00Z" w16du:dateUtc="2025-10-22T16:54:00Z"/>
                <w:del w:id="27068" w:author="Visone Rossana (GSE)" w:date="2025-10-23T10:59:00Z" w16du:dateUtc="2025-10-23T08:59:00Z"/>
                <w:sz w:val="18"/>
                <w:szCs w:val="18"/>
                <w:lang w:eastAsia="it-IT"/>
              </w:rPr>
            </w:pPr>
            <w:ins w:id="27069" w:author="Visone Rossana (GSE)" w:date="2025-10-22T18:54:00Z" w16du:dateUtc="2025-10-22T16:54:00Z">
              <w:del w:id="27070" w:author="Visone Rossana (GSE)" w:date="2025-10-23T10:59:00Z" w16du:dateUtc="2025-10-23T08:59:00Z">
                <w:r w:rsidRPr="00110BE6" w:rsidDel="003C230D">
                  <w:rPr>
                    <w:sz w:val="18"/>
                    <w:szCs w:val="18"/>
                    <w:lang w:eastAsia="it-IT"/>
                  </w:rPr>
                  <w:delText>COT</w:delText>
                </w:r>
              </w:del>
            </w:ins>
          </w:p>
        </w:tc>
        <w:tc>
          <w:tcPr>
            <w:tcW w:w="6363" w:type="dxa"/>
            <w:tcBorders>
              <w:top w:val="single" w:sz="4" w:space="0" w:color="auto"/>
              <w:left w:val="nil"/>
              <w:bottom w:val="single" w:sz="4" w:space="0" w:color="auto"/>
              <w:right w:val="single" w:sz="4" w:space="0" w:color="auto"/>
            </w:tcBorders>
            <w:noWrap/>
            <w:vAlign w:val="bottom"/>
          </w:tcPr>
          <w:p w14:paraId="5AC8844A" w14:textId="77777777" w:rsidR="00F66AF7" w:rsidRPr="00110BE6" w:rsidDel="003C230D" w:rsidRDefault="00F66AF7" w:rsidP="002922C5">
            <w:pPr>
              <w:jc w:val="both"/>
              <w:rPr>
                <w:ins w:id="27071" w:author="Visone Rossana (GSE)" w:date="2025-10-22T18:54:00Z" w16du:dateUtc="2025-10-22T16:54:00Z"/>
                <w:del w:id="27072" w:author="Visone Rossana (GSE)" w:date="2025-10-23T10:59:00Z" w16du:dateUtc="2025-10-23T08:59:00Z"/>
                <w:sz w:val="18"/>
                <w:szCs w:val="18"/>
                <w:lang w:eastAsia="it-IT"/>
              </w:rPr>
            </w:pPr>
            <w:ins w:id="27073" w:author="Visone Rossana (GSE)" w:date="2025-10-22T18:54:00Z" w16du:dateUtc="2025-10-22T16:54:00Z">
              <w:del w:id="27074" w:author="Visone Rossana (GSE)" w:date="2025-10-23T10:59:00Z" w16du:dateUtc="2025-10-23T08:59:00Z">
                <w:r w:rsidRPr="00110BE6" w:rsidDel="003C230D">
                  <w:rPr>
                    <w:sz w:val="18"/>
                    <w:szCs w:val="18"/>
                    <w:lang w:eastAsia="it-IT"/>
                  </w:rPr>
                  <w:delText>Emissioni da sorgente fissa - Determinazione della concentrazione di massa del carbonio organico totale in forma gassosa - Metodo in continuo con rivelatore a ionizzazione di fiamma</w:delText>
                </w:r>
              </w:del>
            </w:ins>
          </w:p>
        </w:tc>
      </w:tr>
      <w:tr w:rsidR="00F66AF7" w:rsidRPr="00110BE6" w:rsidDel="003C230D" w14:paraId="3E521C7E" w14:textId="0BD552DE" w:rsidTr="002922C5">
        <w:trPr>
          <w:trHeight w:val="288"/>
          <w:ins w:id="27075" w:author="Visone Rossana (GSE)" w:date="2025-10-22T18:54:00Z"/>
          <w:del w:id="27076"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50DC56A8" w14:textId="77777777" w:rsidR="00F66AF7" w:rsidRPr="00110BE6" w:rsidDel="003C230D" w:rsidRDefault="00F66AF7" w:rsidP="002922C5">
            <w:pPr>
              <w:jc w:val="center"/>
              <w:rPr>
                <w:ins w:id="27077" w:author="Visone Rossana (GSE)" w:date="2025-10-22T18:54:00Z" w16du:dateUtc="2025-10-22T16:54:00Z"/>
                <w:del w:id="27078" w:author="Visone Rossana (GSE)" w:date="2025-10-23T10:59:00Z" w16du:dateUtc="2025-10-23T08:59:00Z"/>
                <w:sz w:val="18"/>
                <w:szCs w:val="18"/>
                <w:lang w:eastAsia="it-IT"/>
              </w:rPr>
            </w:pPr>
            <w:ins w:id="27079" w:author="Visone Rossana (GSE)" w:date="2025-10-22T18:54:00Z" w16du:dateUtc="2025-10-22T16:54:00Z">
              <w:del w:id="27080" w:author="Visone Rossana (GSE)" w:date="2025-10-23T10:59:00Z" w16du:dateUtc="2025-10-23T08:59:00Z">
                <w:r w:rsidRPr="00110BE6" w:rsidDel="003C230D">
                  <w:rPr>
                    <w:sz w:val="18"/>
                    <w:szCs w:val="18"/>
                    <w:lang w:eastAsia="it-IT"/>
                  </w:rPr>
                  <w:delText>UNI EN 14792:2017</w:delText>
                </w:r>
              </w:del>
            </w:ins>
          </w:p>
        </w:tc>
        <w:tc>
          <w:tcPr>
            <w:tcW w:w="1092" w:type="dxa"/>
            <w:tcBorders>
              <w:top w:val="single" w:sz="4" w:space="0" w:color="auto"/>
              <w:left w:val="nil"/>
              <w:bottom w:val="single" w:sz="4" w:space="0" w:color="auto"/>
              <w:right w:val="single" w:sz="4" w:space="0" w:color="auto"/>
            </w:tcBorders>
            <w:noWrap/>
            <w:vAlign w:val="center"/>
          </w:tcPr>
          <w:p w14:paraId="2FF55B20" w14:textId="77777777" w:rsidR="00F66AF7" w:rsidRPr="00110BE6" w:rsidDel="003C230D" w:rsidRDefault="00F66AF7" w:rsidP="002922C5">
            <w:pPr>
              <w:jc w:val="center"/>
              <w:rPr>
                <w:ins w:id="27081" w:author="Visone Rossana (GSE)" w:date="2025-10-22T18:54:00Z" w16du:dateUtc="2025-10-22T16:54:00Z"/>
                <w:del w:id="27082" w:author="Visone Rossana (GSE)" w:date="2025-10-23T10:59:00Z" w16du:dateUtc="2025-10-23T08:59:00Z"/>
                <w:sz w:val="18"/>
                <w:szCs w:val="18"/>
                <w:lang w:eastAsia="it-IT"/>
              </w:rPr>
            </w:pPr>
            <w:ins w:id="27083" w:author="Visone Rossana (GSE)" w:date="2025-10-22T18:54:00Z" w16du:dateUtc="2025-10-22T16:54:00Z">
              <w:del w:id="27084" w:author="Visone Rossana (GSE)" w:date="2025-10-23T10:59:00Z" w16du:dateUtc="2025-10-23T08:59:00Z">
                <w:r w:rsidRPr="00110BE6" w:rsidDel="003C230D">
                  <w:rPr>
                    <w:sz w:val="18"/>
                    <w:szCs w:val="18"/>
                    <w:lang w:eastAsia="it-IT"/>
                  </w:rPr>
                  <w:delText>NOx</w:delText>
                </w:r>
              </w:del>
            </w:ins>
          </w:p>
        </w:tc>
        <w:tc>
          <w:tcPr>
            <w:tcW w:w="6363" w:type="dxa"/>
            <w:tcBorders>
              <w:top w:val="single" w:sz="4" w:space="0" w:color="auto"/>
              <w:left w:val="nil"/>
              <w:bottom w:val="single" w:sz="4" w:space="0" w:color="auto"/>
              <w:right w:val="single" w:sz="4" w:space="0" w:color="auto"/>
            </w:tcBorders>
            <w:noWrap/>
            <w:vAlign w:val="bottom"/>
          </w:tcPr>
          <w:p w14:paraId="72B5AA45" w14:textId="77777777" w:rsidR="00F66AF7" w:rsidRPr="00110BE6" w:rsidDel="003C230D" w:rsidRDefault="00F66AF7" w:rsidP="002922C5">
            <w:pPr>
              <w:jc w:val="both"/>
              <w:rPr>
                <w:ins w:id="27085" w:author="Visone Rossana (GSE)" w:date="2025-10-22T18:54:00Z" w16du:dateUtc="2025-10-22T16:54:00Z"/>
                <w:del w:id="27086" w:author="Visone Rossana (GSE)" w:date="2025-10-23T10:59:00Z" w16du:dateUtc="2025-10-23T08:59:00Z"/>
                <w:sz w:val="18"/>
                <w:szCs w:val="18"/>
                <w:lang w:eastAsia="it-IT"/>
              </w:rPr>
            </w:pPr>
            <w:ins w:id="27087" w:author="Visone Rossana (GSE)" w:date="2025-10-22T18:54:00Z" w16du:dateUtc="2025-10-22T16:54:00Z">
              <w:del w:id="27088" w:author="Visone Rossana (GSE)" w:date="2025-10-23T10:59:00Z" w16du:dateUtc="2025-10-23T08:59:00Z">
                <w:r w:rsidRPr="00110BE6" w:rsidDel="003C230D">
                  <w:rPr>
                    <w:sz w:val="18"/>
                    <w:szCs w:val="18"/>
                    <w:lang w:eastAsia="it-IT"/>
                  </w:rPr>
                  <w:delText>Emissioni da sorgente fissa - Determinazione della concentrazione massica di ossidi di azoto - Metodo di riferimento normalizzato: chemiluminescenza</w:delText>
                </w:r>
              </w:del>
            </w:ins>
          </w:p>
        </w:tc>
      </w:tr>
      <w:tr w:rsidR="00F66AF7" w:rsidRPr="00110BE6" w:rsidDel="003C230D" w14:paraId="7048400A" w14:textId="1F9D6ECD" w:rsidTr="002922C5">
        <w:trPr>
          <w:trHeight w:val="288"/>
          <w:ins w:id="27089" w:author="Visone Rossana (GSE)" w:date="2025-10-22T18:54:00Z"/>
          <w:del w:id="27090"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6F1BD853" w14:textId="77777777" w:rsidR="00F66AF7" w:rsidRPr="00110BE6" w:rsidDel="003C230D" w:rsidRDefault="00F66AF7" w:rsidP="002922C5">
            <w:pPr>
              <w:jc w:val="center"/>
              <w:rPr>
                <w:ins w:id="27091" w:author="Visone Rossana (GSE)" w:date="2025-10-22T18:54:00Z" w16du:dateUtc="2025-10-22T16:54:00Z"/>
                <w:del w:id="27092" w:author="Visone Rossana (GSE)" w:date="2025-10-23T10:59:00Z" w16du:dateUtc="2025-10-23T08:59:00Z"/>
                <w:sz w:val="18"/>
                <w:szCs w:val="18"/>
                <w:lang w:eastAsia="it-IT"/>
              </w:rPr>
            </w:pPr>
            <w:ins w:id="27093" w:author="Visone Rossana (GSE)" w:date="2025-10-22T18:54:00Z" w16du:dateUtc="2025-10-22T16:54:00Z">
              <w:del w:id="27094" w:author="Visone Rossana (GSE)" w:date="2025-10-23T10:59:00Z" w16du:dateUtc="2025-10-23T08:59:00Z">
                <w:r w:rsidRPr="00110BE6" w:rsidDel="003C230D">
                  <w:rPr>
                    <w:sz w:val="18"/>
                    <w:szCs w:val="18"/>
                    <w:lang w:eastAsia="it-IT"/>
                  </w:rPr>
                  <w:delText>UNI EN 15058:2017</w:delText>
                </w:r>
              </w:del>
            </w:ins>
          </w:p>
        </w:tc>
        <w:tc>
          <w:tcPr>
            <w:tcW w:w="1092" w:type="dxa"/>
            <w:tcBorders>
              <w:top w:val="single" w:sz="4" w:space="0" w:color="auto"/>
              <w:left w:val="nil"/>
              <w:bottom w:val="single" w:sz="4" w:space="0" w:color="auto"/>
              <w:right w:val="single" w:sz="4" w:space="0" w:color="auto"/>
            </w:tcBorders>
            <w:noWrap/>
            <w:vAlign w:val="center"/>
          </w:tcPr>
          <w:p w14:paraId="1A46DE18" w14:textId="77777777" w:rsidR="00F66AF7" w:rsidRPr="00110BE6" w:rsidDel="003C230D" w:rsidRDefault="00F66AF7" w:rsidP="002922C5">
            <w:pPr>
              <w:jc w:val="center"/>
              <w:rPr>
                <w:ins w:id="27095" w:author="Visone Rossana (GSE)" w:date="2025-10-22T18:54:00Z" w16du:dateUtc="2025-10-22T16:54:00Z"/>
                <w:del w:id="27096" w:author="Visone Rossana (GSE)" w:date="2025-10-23T10:59:00Z" w16du:dateUtc="2025-10-23T08:59:00Z"/>
                <w:sz w:val="18"/>
                <w:szCs w:val="18"/>
                <w:lang w:eastAsia="it-IT"/>
              </w:rPr>
            </w:pPr>
            <w:ins w:id="27097" w:author="Visone Rossana (GSE)" w:date="2025-10-22T18:54:00Z" w16du:dateUtc="2025-10-22T16:54:00Z">
              <w:del w:id="27098" w:author="Visone Rossana (GSE)" w:date="2025-10-23T10:59:00Z" w16du:dateUtc="2025-10-23T08:59:00Z">
                <w:r w:rsidRPr="00110BE6" w:rsidDel="003C230D">
                  <w:rPr>
                    <w:sz w:val="18"/>
                    <w:szCs w:val="18"/>
                    <w:lang w:eastAsia="it-IT"/>
                  </w:rPr>
                  <w:delText>CO</w:delText>
                </w:r>
              </w:del>
            </w:ins>
          </w:p>
        </w:tc>
        <w:tc>
          <w:tcPr>
            <w:tcW w:w="6363" w:type="dxa"/>
            <w:tcBorders>
              <w:top w:val="single" w:sz="4" w:space="0" w:color="auto"/>
              <w:left w:val="nil"/>
              <w:bottom w:val="single" w:sz="4" w:space="0" w:color="auto"/>
              <w:right w:val="single" w:sz="4" w:space="0" w:color="auto"/>
            </w:tcBorders>
            <w:noWrap/>
            <w:vAlign w:val="bottom"/>
          </w:tcPr>
          <w:p w14:paraId="2BC2EE99" w14:textId="77777777" w:rsidR="00F66AF7" w:rsidRPr="00110BE6" w:rsidDel="003C230D" w:rsidRDefault="00F66AF7" w:rsidP="002922C5">
            <w:pPr>
              <w:jc w:val="both"/>
              <w:rPr>
                <w:ins w:id="27099" w:author="Visone Rossana (GSE)" w:date="2025-10-22T18:54:00Z" w16du:dateUtc="2025-10-22T16:54:00Z"/>
                <w:del w:id="27100" w:author="Visone Rossana (GSE)" w:date="2025-10-23T10:59:00Z" w16du:dateUtc="2025-10-23T08:59:00Z"/>
                <w:sz w:val="18"/>
                <w:szCs w:val="18"/>
                <w:lang w:eastAsia="it-IT"/>
              </w:rPr>
            </w:pPr>
            <w:ins w:id="27101" w:author="Visone Rossana (GSE)" w:date="2025-10-22T18:54:00Z" w16du:dateUtc="2025-10-22T16:54:00Z">
              <w:del w:id="27102" w:author="Visone Rossana (GSE)" w:date="2025-10-23T10:59:00Z" w16du:dateUtc="2025-10-23T08:59:00Z">
                <w:r w:rsidRPr="00110BE6" w:rsidDel="003C230D">
                  <w:rPr>
                    <w:sz w:val="18"/>
                    <w:szCs w:val="18"/>
                    <w:lang w:eastAsia="it-IT"/>
                  </w:rPr>
                  <w:delText>Emissioni da sorgente fissa - Determinazione della concentrazione massica di monossido di carbonio - Metodo di riferimento normalizzato: spettrometria ad infrarossi non dispersiva</w:delText>
                </w:r>
              </w:del>
            </w:ins>
          </w:p>
        </w:tc>
      </w:tr>
      <w:tr w:rsidR="00F66AF7" w:rsidRPr="00110BE6" w:rsidDel="003C230D" w14:paraId="35C8C3AD" w14:textId="3F704725" w:rsidTr="002922C5">
        <w:trPr>
          <w:trHeight w:val="312"/>
          <w:ins w:id="27103" w:author="Visone Rossana (GSE)" w:date="2025-10-22T18:54:00Z"/>
          <w:del w:id="27104" w:author="Visone Rossana (GSE)" w:date="2025-10-23T10:59:00Z"/>
        </w:trPr>
        <w:tc>
          <w:tcPr>
            <w:tcW w:w="2179" w:type="dxa"/>
            <w:tcBorders>
              <w:top w:val="nil"/>
              <w:left w:val="single" w:sz="4" w:space="0" w:color="auto"/>
              <w:bottom w:val="single" w:sz="4" w:space="0" w:color="auto"/>
              <w:right w:val="single" w:sz="4" w:space="0" w:color="auto"/>
            </w:tcBorders>
            <w:noWrap/>
            <w:vAlign w:val="center"/>
            <w:hideMark/>
          </w:tcPr>
          <w:p w14:paraId="1ECDC562" w14:textId="77777777" w:rsidR="00F66AF7" w:rsidRPr="00110BE6" w:rsidDel="003C230D" w:rsidRDefault="00F66AF7" w:rsidP="002922C5">
            <w:pPr>
              <w:jc w:val="center"/>
              <w:rPr>
                <w:ins w:id="27105" w:author="Visone Rossana (GSE)" w:date="2025-10-22T18:54:00Z" w16du:dateUtc="2025-10-22T16:54:00Z"/>
                <w:del w:id="27106" w:author="Visone Rossana (GSE)" w:date="2025-10-23T10:59:00Z" w16du:dateUtc="2025-10-23T08:59:00Z"/>
                <w:sz w:val="18"/>
                <w:szCs w:val="18"/>
                <w:lang w:eastAsia="it-IT"/>
              </w:rPr>
            </w:pPr>
            <w:ins w:id="27107" w:author="Visone Rossana (GSE)" w:date="2025-10-22T18:54:00Z" w16du:dateUtc="2025-10-22T16:54:00Z">
              <w:del w:id="27108" w:author="Visone Rossana (GSE)" w:date="2025-10-23T10:59:00Z" w16du:dateUtc="2025-10-23T08:59:00Z">
                <w:r w:rsidRPr="00110BE6" w:rsidDel="003C230D">
                  <w:rPr>
                    <w:sz w:val="18"/>
                    <w:szCs w:val="18"/>
                    <w:lang w:eastAsia="it-IT"/>
                  </w:rPr>
                  <w:delText>UNI EN 14789:2017</w:delText>
                </w:r>
              </w:del>
            </w:ins>
          </w:p>
        </w:tc>
        <w:tc>
          <w:tcPr>
            <w:tcW w:w="1092" w:type="dxa"/>
            <w:tcBorders>
              <w:top w:val="single" w:sz="4" w:space="0" w:color="auto"/>
              <w:left w:val="nil"/>
              <w:bottom w:val="single" w:sz="4" w:space="0" w:color="auto"/>
              <w:right w:val="single" w:sz="4" w:space="0" w:color="auto"/>
            </w:tcBorders>
            <w:noWrap/>
            <w:vAlign w:val="center"/>
            <w:hideMark/>
          </w:tcPr>
          <w:p w14:paraId="5719FCEB" w14:textId="77777777" w:rsidR="00F66AF7" w:rsidRPr="00110BE6" w:rsidDel="003C230D" w:rsidRDefault="00F66AF7" w:rsidP="002922C5">
            <w:pPr>
              <w:jc w:val="center"/>
              <w:rPr>
                <w:ins w:id="27109" w:author="Visone Rossana (GSE)" w:date="2025-10-22T18:54:00Z" w16du:dateUtc="2025-10-22T16:54:00Z"/>
                <w:del w:id="27110" w:author="Visone Rossana (GSE)" w:date="2025-10-23T10:59:00Z" w16du:dateUtc="2025-10-23T08:59:00Z"/>
                <w:sz w:val="18"/>
                <w:szCs w:val="18"/>
                <w:lang w:eastAsia="it-IT"/>
              </w:rPr>
            </w:pPr>
            <w:ins w:id="27111" w:author="Visone Rossana (GSE)" w:date="2025-10-22T18:54:00Z" w16du:dateUtc="2025-10-22T16:54:00Z">
              <w:del w:id="27112" w:author="Visone Rossana (GSE)" w:date="2025-10-23T10:59:00Z" w16du:dateUtc="2025-10-23T08:59:00Z">
                <w:r w:rsidRPr="00110BE6" w:rsidDel="003C230D">
                  <w:rPr>
                    <w:sz w:val="18"/>
                    <w:szCs w:val="18"/>
                    <w:lang w:eastAsia="it-IT"/>
                  </w:rPr>
                  <w:delText>O</w:delText>
                </w:r>
                <w:r w:rsidRPr="00110BE6" w:rsidDel="003C230D">
                  <w:rPr>
                    <w:sz w:val="18"/>
                    <w:szCs w:val="18"/>
                    <w:vertAlign w:val="subscript"/>
                    <w:lang w:eastAsia="it-IT"/>
                  </w:rPr>
                  <w:delText>2</w:delText>
                </w:r>
              </w:del>
            </w:ins>
          </w:p>
        </w:tc>
        <w:tc>
          <w:tcPr>
            <w:tcW w:w="6363" w:type="dxa"/>
            <w:tcBorders>
              <w:top w:val="single" w:sz="4" w:space="0" w:color="auto"/>
              <w:left w:val="nil"/>
              <w:bottom w:val="single" w:sz="4" w:space="0" w:color="auto"/>
              <w:right w:val="single" w:sz="4" w:space="0" w:color="auto"/>
            </w:tcBorders>
            <w:noWrap/>
            <w:vAlign w:val="bottom"/>
            <w:hideMark/>
          </w:tcPr>
          <w:p w14:paraId="1B08A5AE" w14:textId="77777777" w:rsidR="00F66AF7" w:rsidRPr="00110BE6" w:rsidDel="003C230D" w:rsidRDefault="00F66AF7" w:rsidP="002922C5">
            <w:pPr>
              <w:jc w:val="both"/>
              <w:rPr>
                <w:ins w:id="27113" w:author="Visone Rossana (GSE)" w:date="2025-10-22T18:54:00Z" w16du:dateUtc="2025-10-22T16:54:00Z"/>
                <w:del w:id="27114" w:author="Visone Rossana (GSE)" w:date="2025-10-23T10:59:00Z" w16du:dateUtc="2025-10-23T08:59:00Z"/>
                <w:sz w:val="18"/>
                <w:szCs w:val="18"/>
                <w:lang w:eastAsia="it-IT"/>
              </w:rPr>
            </w:pPr>
            <w:ins w:id="27115" w:author="Visone Rossana (GSE)" w:date="2025-10-22T18:54:00Z" w16du:dateUtc="2025-10-22T16:54:00Z">
              <w:del w:id="27116" w:author="Visone Rossana (GSE)" w:date="2025-10-23T10:59:00Z" w16du:dateUtc="2025-10-23T08:59:00Z">
                <w:r w:rsidRPr="00110BE6" w:rsidDel="003C230D">
                  <w:rPr>
                    <w:sz w:val="18"/>
                    <w:szCs w:val="18"/>
                    <w:lang w:eastAsia="it-IT"/>
                  </w:rPr>
                  <w:delText>Emissioni da sorgente fissa - Determinazione della concentrazione volumetrica di ossigeno - Metodo di riferimento normalizzato: Paramagnetismo</w:delText>
                </w:r>
              </w:del>
            </w:ins>
          </w:p>
        </w:tc>
      </w:tr>
    </w:tbl>
    <w:p w14:paraId="720797EA" w14:textId="77777777" w:rsidR="00F66AF7" w:rsidRPr="00110BE6" w:rsidDel="003C230D" w:rsidRDefault="00F66AF7" w:rsidP="00F66AF7">
      <w:pPr>
        <w:pStyle w:val="Corpotesto"/>
        <w:jc w:val="center"/>
        <w:rPr>
          <w:ins w:id="27117" w:author="Visone Rossana (GSE)" w:date="2025-10-22T18:54:00Z" w16du:dateUtc="2025-10-22T16:54:00Z"/>
          <w:del w:id="27118" w:author="Visone Rossana (GSE)" w:date="2025-10-23T10:59:00Z" w16du:dateUtc="2025-10-23T08:59:00Z"/>
        </w:rPr>
      </w:pPr>
    </w:p>
    <w:p w14:paraId="285BE492" w14:textId="77777777" w:rsidR="00F66AF7" w:rsidRPr="00110BE6" w:rsidDel="003C230D" w:rsidRDefault="00F66AF7" w:rsidP="00F66AF7">
      <w:pPr>
        <w:pStyle w:val="Didascalia"/>
        <w:rPr>
          <w:ins w:id="27119" w:author="Visone Rossana (GSE)" w:date="2025-10-22T18:54:00Z" w16du:dateUtc="2025-10-22T16:54:00Z"/>
          <w:del w:id="27120" w:author="Visone Rossana (GSE)" w:date="2025-10-23T10:59:00Z" w16du:dateUtc="2025-10-23T08:59:00Z"/>
        </w:rPr>
      </w:pPr>
      <w:ins w:id="27121" w:author="Visone Rossana (GSE)" w:date="2025-10-22T18:54:00Z" w16du:dateUtc="2025-10-22T16:54:00Z">
        <w:del w:id="27122" w:author="Visone Rossana (GSE)" w:date="2025-10-23T10:59:00Z" w16du:dateUtc="2025-10-23T08:59:00Z">
          <w:r w:rsidRPr="00110BE6" w:rsidDel="003C230D">
            <w:delText xml:space="preserve">Tabella </w:delText>
          </w:r>
          <w:r w:rsidDel="003C230D">
            <w:rPr>
              <w:b w:val="0"/>
            </w:rPr>
            <w:fldChar w:fldCharType="begin"/>
          </w:r>
          <w:r w:rsidDel="003C230D">
            <w:delInstrText xml:space="preserve"> SEQ Tabella \* ARABIC </w:delInstrText>
          </w:r>
          <w:r w:rsidDel="003C230D">
            <w:rPr>
              <w:b w:val="0"/>
            </w:rPr>
            <w:fldChar w:fldCharType="separate"/>
          </w:r>
          <w:r w:rsidRPr="00110BE6" w:rsidDel="003C230D">
            <w:rPr>
              <w:noProof/>
            </w:rPr>
            <w:delText>15</w:delText>
          </w:r>
          <w:r w:rsidDel="003C230D">
            <w:rPr>
              <w:b w:val="0"/>
            </w:rPr>
            <w:fldChar w:fldCharType="end"/>
          </w:r>
          <w:r w:rsidRPr="00110BE6" w:rsidDel="003C230D">
            <w:delText xml:space="preserve"> – Metodi di misurazione delle emissioni in atmosfera per i generatori a biomassa di potenza termica nominale superiore a 500 kW. I metodi indicati rispettano i criteri fissati dall’articolo 271, del decreto legislativo 3 aprile 2006, n. 152.</w:delText>
          </w:r>
        </w:del>
      </w:ins>
    </w:p>
    <w:p w14:paraId="0609EBDC" w14:textId="77777777" w:rsidR="00176DA9" w:rsidRPr="0092245E" w:rsidDel="003C230D" w:rsidRDefault="00176DA9">
      <w:pPr>
        <w:spacing w:after="60" w:line="276" w:lineRule="auto"/>
        <w:ind w:left="644"/>
        <w:jc w:val="both"/>
        <w:rPr>
          <w:ins w:id="27123" w:author="Visone Rossana (GSE)" w:date="2025-10-22T18:11:00Z" w16du:dateUtc="2025-10-22T16:11:00Z"/>
          <w:del w:id="27124" w:author="Visone Rossana (GSE)" w:date="2025-10-23T10:59:00Z" w16du:dateUtc="2025-10-23T08:59:00Z"/>
          <w:rFonts w:cs="Calibri"/>
          <w:sz w:val="22"/>
          <w:szCs w:val="22"/>
          <w:rPrChange w:id="27125" w:author="Visone Rossana (GSE)" w:date="2025-10-22T18:12:00Z" w16du:dateUtc="2025-10-22T16:12:00Z">
            <w:rPr>
              <w:ins w:id="27126" w:author="Visone Rossana (GSE)" w:date="2025-10-22T18:11:00Z" w16du:dateUtc="2025-10-22T16:11:00Z"/>
              <w:del w:id="27127" w:author="Visone Rossana (GSE)" w:date="2025-10-23T10:59:00Z" w16du:dateUtc="2025-10-23T08:59:00Z"/>
              <w:rFonts w:cs="Calibri"/>
            </w:rPr>
          </w:rPrChange>
        </w:rPr>
        <w:pPrChange w:id="27128" w:author="Visone Rossana (GSE)" w:date="2025-10-22T18:19:00Z" w16du:dateUtc="2025-10-22T16:19:00Z">
          <w:pPr>
            <w:numPr>
              <w:numId w:val="572"/>
            </w:numPr>
            <w:tabs>
              <w:tab w:val="num" w:pos="644"/>
            </w:tabs>
            <w:spacing w:after="60" w:line="276" w:lineRule="auto"/>
            <w:ind w:left="644" w:hanging="360"/>
            <w:jc w:val="both"/>
          </w:pPr>
        </w:pPrChange>
      </w:pPr>
    </w:p>
    <w:p w14:paraId="51C64AD2" w14:textId="77777777" w:rsidR="000D16C6" w:rsidRPr="000D16C6" w:rsidRDefault="000D16C6" w:rsidP="00E4142B">
      <w:pPr>
        <w:numPr>
          <w:ilvl w:val="0"/>
          <w:numId w:val="573"/>
        </w:numPr>
        <w:spacing w:before="240" w:after="120" w:line="276" w:lineRule="auto"/>
        <w:ind w:left="0" w:hanging="294"/>
        <w:jc w:val="both"/>
        <w:rPr>
          <w:ins w:id="27129" w:author="Visone Rossana (GSE)" w:date="2025-10-22T18:20:00Z" w16du:dateUtc="2025-10-22T16:20:00Z"/>
          <w:rFonts w:cs="Calibri"/>
          <w:b/>
          <w:sz w:val="22"/>
          <w:szCs w:val="22"/>
          <w:u w:val="single"/>
          <w:rPrChange w:id="27130" w:author="Visone Rossana (GSE)" w:date="2025-10-22T18:20:00Z" w16du:dateUtc="2025-10-22T16:20:00Z">
            <w:rPr>
              <w:ins w:id="27131" w:author="Visone Rossana (GSE)" w:date="2025-10-22T18:20:00Z" w16du:dateUtc="2025-10-22T16:20:00Z"/>
              <w:rFonts w:cs="Calibri"/>
              <w:b/>
              <w:u w:val="single"/>
            </w:rPr>
          </w:rPrChange>
        </w:rPr>
      </w:pPr>
      <w:ins w:id="27132" w:author="Visone Rossana (GSE)" w:date="2025-10-22T18:20:00Z" w16du:dateUtc="2025-10-22T16:20:00Z">
        <w:r w:rsidRPr="000D16C6">
          <w:rPr>
            <w:rFonts w:cs="Calibri"/>
            <w:b/>
            <w:sz w:val="22"/>
            <w:szCs w:val="22"/>
            <w:u w:val="single"/>
            <w:rPrChange w:id="27133" w:author="Visone Rossana (GSE)" w:date="2025-10-22T18:20:00Z" w16du:dateUtc="2025-10-22T16:20:00Z">
              <w:rPr>
                <w:rFonts w:cs="Calibri"/>
                <w:b/>
                <w:u w:val="single"/>
              </w:rPr>
            </w:rPrChange>
          </w:rPr>
          <w:t>Stufe e termocamini a pellet:</w:t>
        </w:r>
      </w:ins>
    </w:p>
    <w:p w14:paraId="3F31394C" w14:textId="77777777" w:rsidR="000D16C6" w:rsidRPr="000D16C6" w:rsidRDefault="000D16C6" w:rsidP="00E4142B">
      <w:pPr>
        <w:numPr>
          <w:ilvl w:val="0"/>
          <w:numId w:val="574"/>
        </w:numPr>
        <w:spacing w:after="60" w:line="276" w:lineRule="auto"/>
        <w:ind w:left="641" w:hanging="357"/>
        <w:jc w:val="both"/>
        <w:rPr>
          <w:ins w:id="27134" w:author="Visone Rossana (GSE)" w:date="2025-10-22T18:20:00Z" w16du:dateUtc="2025-10-22T16:20:00Z"/>
          <w:rFonts w:cs="Calibri"/>
          <w:sz w:val="22"/>
          <w:szCs w:val="22"/>
          <w:rPrChange w:id="27135" w:author="Visone Rossana (GSE)" w:date="2025-10-22T18:20:00Z" w16du:dateUtc="2025-10-22T16:20:00Z">
            <w:rPr>
              <w:ins w:id="27136" w:author="Visone Rossana (GSE)" w:date="2025-10-22T18:20:00Z" w16du:dateUtc="2025-10-22T16:20:00Z"/>
              <w:rFonts w:cs="Calibri"/>
            </w:rPr>
          </w:rPrChange>
        </w:rPr>
      </w:pPr>
      <w:ins w:id="27137" w:author="Visone Rossana (GSE)" w:date="2025-10-22T18:20:00Z" w16du:dateUtc="2025-10-22T16:20:00Z">
        <w:r w:rsidRPr="000D16C6">
          <w:rPr>
            <w:rFonts w:cs="Calibri"/>
            <w:sz w:val="22"/>
            <w:szCs w:val="22"/>
            <w:rPrChange w:id="27138" w:author="Visone Rossana (GSE)" w:date="2025-10-22T18:20:00Z" w16du:dateUtc="2025-10-22T16:20:00Z">
              <w:rPr>
                <w:rFonts w:cs="Calibri"/>
              </w:rPr>
            </w:rPrChange>
          </w:rPr>
          <w:t>certificazione di un organismo accreditato che attesti la conformità alla norma UNI EN 16510: 2023, ovvero alla norma UNI EN 14785 per i test eseguiti fino al 9 novembre 2025, salvo successive proroghe, corrispondente al termine del periodo transitorio in cui è prevista la coesistenza delle citate norme;</w:t>
        </w:r>
      </w:ins>
    </w:p>
    <w:p w14:paraId="5E6FFEBC" w14:textId="370FC46A" w:rsidR="000D16C6" w:rsidRPr="000D16C6" w:rsidRDefault="000D16C6" w:rsidP="00E4142B">
      <w:pPr>
        <w:numPr>
          <w:ilvl w:val="0"/>
          <w:numId w:val="574"/>
        </w:numPr>
        <w:spacing w:after="60" w:line="276" w:lineRule="auto"/>
        <w:ind w:left="641" w:hanging="357"/>
        <w:jc w:val="both"/>
        <w:rPr>
          <w:ins w:id="27139" w:author="Visone Rossana (GSE)" w:date="2025-10-22T18:20:00Z" w16du:dateUtc="2025-10-22T16:20:00Z"/>
          <w:rFonts w:cs="Calibri"/>
          <w:sz w:val="22"/>
          <w:szCs w:val="22"/>
          <w:rPrChange w:id="27140" w:author="Visone Rossana (GSE)" w:date="2025-10-22T18:20:00Z" w16du:dateUtc="2025-10-22T16:20:00Z">
            <w:rPr>
              <w:ins w:id="27141" w:author="Visone Rossana (GSE)" w:date="2025-10-22T18:20:00Z" w16du:dateUtc="2025-10-22T16:20:00Z"/>
              <w:rFonts w:cs="Calibri"/>
            </w:rPr>
          </w:rPrChange>
        </w:rPr>
      </w:pPr>
      <w:ins w:id="27142" w:author="Visone Rossana (GSE)" w:date="2025-10-22T18:20:00Z" w16du:dateUtc="2025-10-22T16:20:00Z">
        <w:r w:rsidRPr="000D16C6">
          <w:rPr>
            <w:rFonts w:cs="Calibri"/>
            <w:sz w:val="22"/>
            <w:szCs w:val="22"/>
            <w:rPrChange w:id="27143" w:author="Visone Rossana (GSE)" w:date="2025-10-22T18:20:00Z" w16du:dateUtc="2025-10-22T16:20:00Z">
              <w:rPr>
                <w:rFonts w:cs="Calibri"/>
              </w:rPr>
            </w:rPrChange>
          </w:rPr>
          <w:t>rendimento termico utile maggiore dell’85%</w:t>
        </w:r>
      </w:ins>
      <w:ins w:id="27144" w:author="Visone Rossana (GSE)" w:date="2025-10-22T18:21:00Z" w16du:dateUtc="2025-10-22T16:21:00Z">
        <w:r w:rsidR="004B39DE">
          <w:rPr>
            <w:rFonts w:cs="Calibri"/>
            <w:sz w:val="22"/>
            <w:szCs w:val="22"/>
          </w:rPr>
          <w:t xml:space="preserve"> </w:t>
        </w:r>
        <w:commentRangeStart w:id="27145"/>
        <w:r w:rsidR="004B39DE" w:rsidRPr="004B39DE">
          <w:rPr>
            <w:rFonts w:cs="Calibri"/>
            <w:sz w:val="22"/>
            <w:szCs w:val="22"/>
            <w:highlight w:val="cyan"/>
            <w:rPrChange w:id="27146" w:author="Visone Rossana (GSE)" w:date="2025-10-22T18:21:00Z" w16du:dateUtc="2025-10-22T16:21:00Z">
              <w:rPr>
                <w:rFonts w:cs="Calibri"/>
                <w:sz w:val="22"/>
                <w:szCs w:val="22"/>
              </w:rPr>
            </w:rPrChange>
          </w:rPr>
          <w:t>ed emissioni di particolato conformi a quelli stabiliti dalle Autorità competenti nella zona di utilizzo</w:t>
        </w:r>
      </w:ins>
      <w:commentRangeEnd w:id="27145"/>
      <w:ins w:id="27147" w:author="Visone Rossana (GSE)" w:date="2025-10-22T18:22:00Z" w16du:dateUtc="2025-10-22T16:22:00Z">
        <w:r w:rsidR="004173D9" w:rsidRPr="004B39DE">
          <w:rPr>
            <w:rStyle w:val="Rimandocommento"/>
            <w:rFonts w:cs="Calibri"/>
            <w:sz w:val="22"/>
            <w:szCs w:val="22"/>
            <w:highlight w:val="cyan"/>
            <w:rPrChange w:id="27148" w:author="Visone Rossana (GSE)" w:date="2025-10-22T18:21:00Z" w16du:dateUtc="2025-10-22T16:21:00Z">
              <w:rPr>
                <w:rStyle w:val="Rimandocommento"/>
                <w:rFonts w:cs="Calibri"/>
                <w:sz w:val="24"/>
              </w:rPr>
            </w:rPrChange>
          </w:rPr>
          <w:commentReference w:id="27145"/>
        </w:r>
      </w:ins>
      <w:ins w:id="27150" w:author="Visone Rossana (GSE)" w:date="2025-10-22T18:20:00Z" w16du:dateUtc="2025-10-22T16:20:00Z">
        <w:r w:rsidRPr="004B39DE">
          <w:rPr>
            <w:rFonts w:cs="Calibri"/>
            <w:sz w:val="22"/>
            <w:szCs w:val="22"/>
            <w:highlight w:val="cyan"/>
            <w:rPrChange w:id="27151" w:author="Visone Rossana (GSE)" w:date="2025-10-22T18:21:00Z" w16du:dateUtc="2025-10-22T16:21:00Z">
              <w:rPr>
                <w:rFonts w:cs="Calibri"/>
              </w:rPr>
            </w:rPrChange>
          </w:rPr>
          <w:t>;</w:t>
        </w:r>
      </w:ins>
    </w:p>
    <w:p w14:paraId="69A1A63C" w14:textId="77777777" w:rsidR="000D16C6" w:rsidRPr="000D16C6" w:rsidRDefault="000D16C6" w:rsidP="00E4142B">
      <w:pPr>
        <w:numPr>
          <w:ilvl w:val="0"/>
          <w:numId w:val="574"/>
        </w:numPr>
        <w:spacing w:after="60" w:line="276" w:lineRule="auto"/>
        <w:ind w:left="641" w:hanging="357"/>
        <w:jc w:val="both"/>
        <w:rPr>
          <w:ins w:id="27152" w:author="Visone Rossana (GSE)" w:date="2025-10-22T18:20:00Z" w16du:dateUtc="2025-10-22T16:20:00Z"/>
          <w:rFonts w:cs="Calibri"/>
          <w:sz w:val="22"/>
          <w:szCs w:val="22"/>
          <w:rPrChange w:id="27153" w:author="Visone Rossana (GSE)" w:date="2025-10-22T18:20:00Z" w16du:dateUtc="2025-10-22T16:20:00Z">
            <w:rPr>
              <w:ins w:id="27154" w:author="Visone Rossana (GSE)" w:date="2025-10-22T18:20:00Z" w16du:dateUtc="2025-10-22T16:20:00Z"/>
              <w:rFonts w:cs="Calibri"/>
            </w:rPr>
          </w:rPrChange>
        </w:rPr>
      </w:pPr>
      <w:ins w:id="27155" w:author="Visone Rossana (GSE)" w:date="2025-10-22T18:20:00Z" w16du:dateUtc="2025-10-22T16:20:00Z">
        <w:r w:rsidRPr="000D16C6">
          <w:rPr>
            <w:rFonts w:cs="Calibri"/>
            <w:sz w:val="22"/>
            <w:szCs w:val="22"/>
            <w:rPrChange w:id="27156" w:author="Visone Rossana (GSE)" w:date="2025-10-22T18:20:00Z" w16du:dateUtc="2025-10-22T16:20:00Z">
              <w:rPr>
                <w:rFonts w:cs="Calibri"/>
              </w:rPr>
            </w:rPrChange>
          </w:rPr>
          <w:lastRenderedPageBreak/>
          <w:t>il pellet utilizzato deve essere certificato da un organismo di certificazione che ne certifichi la conformità alla norma UNI EN ISO 17225-2, incluso il rispetto delle condizioni previste dall’Allegato X, Parte II, sezione 4, paragrafo 1, lettera d) alla parte V del D.lgs. n. 152/2006 e successive modificazioni.</w:t>
        </w:r>
      </w:ins>
    </w:p>
    <w:p w14:paraId="68C1CC75" w14:textId="77777777" w:rsidR="00874EF6" w:rsidRDefault="00874EF6" w:rsidP="00C078CF">
      <w:pPr>
        <w:contextualSpacing/>
        <w:jc w:val="both"/>
        <w:rPr>
          <w:ins w:id="27157" w:author="Visone Rossana (GSE)" w:date="2025-10-22T15:13:00Z" w16du:dateUtc="2025-10-22T13:13:00Z"/>
          <w:highlight w:val="yellow"/>
        </w:rPr>
      </w:pPr>
    </w:p>
    <w:p w14:paraId="19DBE464" w14:textId="77777777" w:rsidR="00BF7AD4" w:rsidRPr="00BF7AD4" w:rsidRDefault="00BF7AD4" w:rsidP="00BF7AD4">
      <w:pPr>
        <w:keepNext/>
        <w:keepLines/>
        <w:numPr>
          <w:ilvl w:val="0"/>
          <w:numId w:val="573"/>
        </w:numPr>
        <w:spacing w:before="240" w:after="120" w:line="276" w:lineRule="auto"/>
        <w:ind w:left="0" w:hanging="294"/>
        <w:jc w:val="both"/>
        <w:rPr>
          <w:ins w:id="27158" w:author="Visone Rossana (GSE)" w:date="2025-10-22T18:23:00Z" w16du:dateUtc="2025-10-22T16:23:00Z"/>
          <w:rFonts w:cs="Calibri"/>
          <w:b/>
          <w:sz w:val="22"/>
          <w:szCs w:val="22"/>
          <w:u w:val="single"/>
          <w:rPrChange w:id="27159" w:author="Visone Rossana (GSE)" w:date="2025-10-22T18:23:00Z" w16du:dateUtc="2025-10-22T16:23:00Z">
            <w:rPr>
              <w:ins w:id="27160" w:author="Visone Rossana (GSE)" w:date="2025-10-22T18:23:00Z" w16du:dateUtc="2025-10-22T16:23:00Z"/>
              <w:rFonts w:cs="Calibri"/>
              <w:b/>
              <w:u w:val="single"/>
            </w:rPr>
          </w:rPrChange>
        </w:rPr>
      </w:pPr>
      <w:ins w:id="27161" w:author="Visone Rossana (GSE)" w:date="2025-10-22T18:23:00Z" w16du:dateUtc="2025-10-22T16:23:00Z">
        <w:r w:rsidRPr="00BF7AD4">
          <w:rPr>
            <w:rFonts w:cs="Calibri"/>
            <w:b/>
            <w:sz w:val="22"/>
            <w:szCs w:val="22"/>
            <w:u w:val="single"/>
            <w:rPrChange w:id="27162" w:author="Visone Rossana (GSE)" w:date="2025-10-22T18:23:00Z" w16du:dateUtc="2025-10-22T16:23:00Z">
              <w:rPr>
                <w:rFonts w:cs="Calibri"/>
                <w:b/>
                <w:u w:val="single"/>
              </w:rPr>
            </w:rPrChange>
          </w:rPr>
          <w:t>Termocamini a legna:</w:t>
        </w:r>
      </w:ins>
    </w:p>
    <w:p w14:paraId="23D59544" w14:textId="77777777" w:rsidR="00BF7AD4" w:rsidRPr="00BF7AD4" w:rsidRDefault="00BF7AD4" w:rsidP="00BF7AD4">
      <w:pPr>
        <w:keepNext/>
        <w:keepLines/>
        <w:numPr>
          <w:ilvl w:val="0"/>
          <w:numId w:val="575"/>
        </w:numPr>
        <w:spacing w:after="60" w:line="276" w:lineRule="auto"/>
        <w:ind w:left="641" w:hanging="357"/>
        <w:jc w:val="both"/>
        <w:rPr>
          <w:ins w:id="27163" w:author="Visone Rossana (GSE)" w:date="2025-10-22T18:23:00Z" w16du:dateUtc="2025-10-22T16:23:00Z"/>
          <w:rFonts w:cs="Calibri"/>
          <w:sz w:val="22"/>
          <w:szCs w:val="22"/>
          <w:rPrChange w:id="27164" w:author="Visone Rossana (GSE)" w:date="2025-10-22T18:23:00Z" w16du:dateUtc="2025-10-22T16:23:00Z">
            <w:rPr>
              <w:ins w:id="27165" w:author="Visone Rossana (GSE)" w:date="2025-10-22T18:23:00Z" w16du:dateUtc="2025-10-22T16:23:00Z"/>
              <w:rFonts w:cs="Calibri"/>
            </w:rPr>
          </w:rPrChange>
        </w:rPr>
      </w:pPr>
      <w:ins w:id="27166" w:author="Visone Rossana (GSE)" w:date="2025-10-22T18:23:00Z" w16du:dateUtc="2025-10-22T16:23:00Z">
        <w:r w:rsidRPr="00BF7AD4">
          <w:rPr>
            <w:rFonts w:cs="Calibri"/>
            <w:sz w:val="22"/>
            <w:szCs w:val="22"/>
            <w:rPrChange w:id="27167" w:author="Visone Rossana (GSE)" w:date="2025-10-22T18:23:00Z" w16du:dateUtc="2025-10-22T16:23:00Z">
              <w:rPr>
                <w:rFonts w:cs="Calibri"/>
              </w:rPr>
            </w:rPrChange>
          </w:rPr>
          <w:t>siano installati esclusivamente in sostituzione di camini o termocamini, sia a focolare aperto che chiuso, o stufa a legna, indipendentemente dal fluido termovettore;</w:t>
        </w:r>
      </w:ins>
    </w:p>
    <w:p w14:paraId="53CC0960" w14:textId="77777777" w:rsidR="00BF7AD4" w:rsidRPr="00BF7AD4" w:rsidRDefault="00BF7AD4" w:rsidP="00BF7AD4">
      <w:pPr>
        <w:numPr>
          <w:ilvl w:val="0"/>
          <w:numId w:val="575"/>
        </w:numPr>
        <w:spacing w:after="60" w:line="276" w:lineRule="auto"/>
        <w:ind w:left="641" w:hanging="357"/>
        <w:jc w:val="both"/>
        <w:rPr>
          <w:ins w:id="27168" w:author="Visone Rossana (GSE)" w:date="2025-10-22T18:23:00Z" w16du:dateUtc="2025-10-22T16:23:00Z"/>
          <w:rFonts w:cs="Calibri"/>
          <w:sz w:val="22"/>
          <w:szCs w:val="22"/>
          <w:rPrChange w:id="27169" w:author="Visone Rossana (GSE)" w:date="2025-10-22T18:23:00Z" w16du:dateUtc="2025-10-22T16:23:00Z">
            <w:rPr>
              <w:ins w:id="27170" w:author="Visone Rossana (GSE)" w:date="2025-10-22T18:23:00Z" w16du:dateUtc="2025-10-22T16:23:00Z"/>
              <w:rFonts w:cs="Calibri"/>
            </w:rPr>
          </w:rPrChange>
        </w:rPr>
      </w:pPr>
      <w:ins w:id="27171" w:author="Visone Rossana (GSE)" w:date="2025-10-22T18:23:00Z" w16du:dateUtc="2025-10-22T16:23:00Z">
        <w:r w:rsidRPr="00BF7AD4">
          <w:rPr>
            <w:rFonts w:cs="Calibri"/>
            <w:sz w:val="22"/>
            <w:szCs w:val="22"/>
            <w:rPrChange w:id="27172" w:author="Visone Rossana (GSE)" w:date="2025-10-22T18:23:00Z" w16du:dateUtc="2025-10-22T16:23:00Z">
              <w:rPr>
                <w:rFonts w:cs="Calibri"/>
              </w:rPr>
            </w:rPrChange>
          </w:rPr>
          <w:t>certificazione di un organismo accreditato che attesti la conformità alla norma UNI EN 16510: 2023, ovvero alla norma UNI EN 13229 per i test eseguiti fino al 9 novembre 2025, salvo successive proroghe, corrispondente al termine del periodo transitorio in cui è prevista la coesistenza delle citate norme;</w:t>
        </w:r>
      </w:ins>
    </w:p>
    <w:p w14:paraId="55908024" w14:textId="290061D2" w:rsidR="00BF7AD4" w:rsidRPr="00BF7AD4" w:rsidRDefault="00BF7AD4" w:rsidP="00BF7AD4">
      <w:pPr>
        <w:numPr>
          <w:ilvl w:val="0"/>
          <w:numId w:val="575"/>
        </w:numPr>
        <w:spacing w:after="60" w:line="276" w:lineRule="auto"/>
        <w:ind w:left="641" w:hanging="357"/>
        <w:jc w:val="both"/>
        <w:rPr>
          <w:ins w:id="27173" w:author="Visone Rossana (GSE)" w:date="2025-10-22T18:23:00Z" w16du:dateUtc="2025-10-22T16:23:00Z"/>
          <w:rFonts w:cs="Calibri"/>
          <w:sz w:val="22"/>
          <w:szCs w:val="22"/>
          <w:rPrChange w:id="27174" w:author="Visone Rossana (GSE)" w:date="2025-10-22T18:23:00Z" w16du:dateUtc="2025-10-22T16:23:00Z">
            <w:rPr>
              <w:ins w:id="27175" w:author="Visone Rossana (GSE)" w:date="2025-10-22T18:23:00Z" w16du:dateUtc="2025-10-22T16:23:00Z"/>
              <w:rFonts w:cs="Calibri"/>
            </w:rPr>
          </w:rPrChange>
        </w:rPr>
      </w:pPr>
      <w:ins w:id="27176" w:author="Visone Rossana (GSE)" w:date="2025-10-22T18:23:00Z" w16du:dateUtc="2025-10-22T16:23:00Z">
        <w:r w:rsidRPr="00BF7AD4">
          <w:rPr>
            <w:rFonts w:cs="Calibri"/>
            <w:sz w:val="22"/>
            <w:szCs w:val="22"/>
            <w:rPrChange w:id="27177" w:author="Visone Rossana (GSE)" w:date="2025-10-22T18:23:00Z" w16du:dateUtc="2025-10-22T16:23:00Z">
              <w:rPr>
                <w:rFonts w:cs="Calibri"/>
              </w:rPr>
            </w:rPrChange>
          </w:rPr>
          <w:t>rendimento termico utile maggiore dell’85%</w:t>
        </w:r>
      </w:ins>
      <w:ins w:id="27178" w:author="Visone Rossana (GSE)" w:date="2025-10-22T18:24:00Z" w16du:dateUtc="2025-10-22T16:24:00Z">
        <w:r w:rsidR="00FE76BE">
          <w:rPr>
            <w:rFonts w:cs="Calibri"/>
            <w:sz w:val="22"/>
            <w:szCs w:val="22"/>
          </w:rPr>
          <w:t xml:space="preserve"> </w:t>
        </w:r>
        <w:commentRangeStart w:id="27179"/>
        <w:r w:rsidR="00FE76BE" w:rsidRPr="003D4FC0">
          <w:rPr>
            <w:rFonts w:cs="Calibri"/>
            <w:sz w:val="22"/>
            <w:szCs w:val="22"/>
            <w:highlight w:val="cyan"/>
          </w:rPr>
          <w:t>ed emissioni di particolato conformi a quelli stabiliti dalle Autorità competenti nella zona di utilizzo</w:t>
        </w:r>
        <w:commentRangeEnd w:id="27179"/>
        <w:r w:rsidR="00FE76BE" w:rsidRPr="00BF7AD4">
          <w:rPr>
            <w:rStyle w:val="Rimandocommento"/>
            <w:rFonts w:cs="Calibri"/>
            <w:sz w:val="22"/>
            <w:szCs w:val="22"/>
            <w:rPrChange w:id="27180" w:author="Visone Rossana (GSE)" w:date="2025-10-22T18:23:00Z" w16du:dateUtc="2025-10-22T16:23:00Z">
              <w:rPr>
                <w:rStyle w:val="Rimandocommento"/>
                <w:rFonts w:cs="Calibri"/>
                <w:sz w:val="24"/>
              </w:rPr>
            </w:rPrChange>
          </w:rPr>
          <w:commentReference w:id="27179"/>
        </w:r>
      </w:ins>
      <w:ins w:id="27182" w:author="Visone Rossana (GSE)" w:date="2025-10-22T18:23:00Z" w16du:dateUtc="2025-10-22T16:23:00Z">
        <w:r w:rsidRPr="00BF7AD4">
          <w:rPr>
            <w:rFonts w:cs="Calibri"/>
            <w:sz w:val="22"/>
            <w:szCs w:val="22"/>
            <w:rPrChange w:id="27183" w:author="Visone Rossana (GSE)" w:date="2025-10-22T18:23:00Z" w16du:dateUtc="2025-10-22T16:23:00Z">
              <w:rPr>
                <w:rFonts w:cs="Calibri"/>
              </w:rPr>
            </w:rPrChange>
          </w:rPr>
          <w:t>;</w:t>
        </w:r>
      </w:ins>
    </w:p>
    <w:p w14:paraId="02D0D0DC" w14:textId="6B9671D3" w:rsidR="00BF7AD4" w:rsidRPr="00BF7AD4" w:rsidRDefault="00FE76BE" w:rsidP="00BF7AD4">
      <w:pPr>
        <w:numPr>
          <w:ilvl w:val="0"/>
          <w:numId w:val="575"/>
        </w:numPr>
        <w:spacing w:after="60" w:line="276" w:lineRule="auto"/>
        <w:ind w:left="641" w:hanging="357"/>
        <w:jc w:val="both"/>
        <w:rPr>
          <w:ins w:id="27184" w:author="Visone Rossana (GSE)" w:date="2025-10-22T18:23:00Z" w16du:dateUtc="2025-10-22T16:23:00Z"/>
          <w:rFonts w:cs="Calibri"/>
          <w:sz w:val="22"/>
          <w:szCs w:val="22"/>
          <w:rPrChange w:id="27185" w:author="Visone Rossana (GSE)" w:date="2025-10-22T18:23:00Z" w16du:dateUtc="2025-10-22T16:23:00Z">
            <w:rPr>
              <w:ins w:id="27186" w:author="Visone Rossana (GSE)" w:date="2025-10-22T18:23:00Z" w16du:dateUtc="2025-10-22T16:23:00Z"/>
              <w:rFonts w:cs="Calibri"/>
            </w:rPr>
          </w:rPrChange>
        </w:rPr>
      </w:pPr>
      <w:ins w:id="27187" w:author="Visone Rossana (GSE)" w:date="2025-10-22T18:24:00Z" w16du:dateUtc="2025-10-22T16:24:00Z">
        <w:r>
          <w:rPr>
            <w:rFonts w:cs="Calibri"/>
            <w:sz w:val="22"/>
            <w:szCs w:val="22"/>
          </w:rPr>
          <w:t>la legna utilizzata</w:t>
        </w:r>
      </w:ins>
      <w:ins w:id="27188" w:author="Visone Rossana (GSE)" w:date="2025-10-22T18:25:00Z" w16du:dateUtc="2025-10-22T16:25:00Z">
        <w:r w:rsidR="00A841E4">
          <w:rPr>
            <w:rFonts w:cs="Calibri"/>
            <w:sz w:val="22"/>
            <w:szCs w:val="22"/>
          </w:rPr>
          <w:t xml:space="preserve"> d</w:t>
        </w:r>
        <w:r w:rsidR="00A841E4" w:rsidRPr="00A841E4">
          <w:rPr>
            <w:rFonts w:cs="Calibri"/>
            <w:sz w:val="22"/>
            <w:szCs w:val="22"/>
          </w:rPr>
          <w:t>eve essere certificata secondo la UNI EN 17225 – 5. Possono altresì essere utilizzate altre biomasse combustibili purché previste tra quelle indicate dall’allegato X, Parte II, sezione 4, paragrafo 1, alla parte V del decreto legislativo 3 aprile 2006, n.152 e successive modificazioni, nonché bricchette di legno certificate da un organismo di certificazione accreditato che ne certifichi la conformità alle norme tecniche di riferimento UNI EN 17225 - 3</w:t>
        </w:r>
      </w:ins>
      <w:ins w:id="27189" w:author="Visone Rossana (GSE)" w:date="2025-10-22T18:23:00Z" w16du:dateUtc="2025-10-22T16:23:00Z">
        <w:r w:rsidR="00BF7AD4" w:rsidRPr="00BF7AD4">
          <w:rPr>
            <w:rFonts w:cs="Calibri"/>
            <w:sz w:val="22"/>
            <w:szCs w:val="22"/>
            <w:rPrChange w:id="27190" w:author="Visone Rossana (GSE)" w:date="2025-10-22T18:23:00Z" w16du:dateUtc="2025-10-22T16:23:00Z">
              <w:rPr>
                <w:rFonts w:cs="Calibri"/>
              </w:rPr>
            </w:rPrChange>
          </w:rPr>
          <w:t>.</w:t>
        </w:r>
      </w:ins>
    </w:p>
    <w:p w14:paraId="0220E8DD" w14:textId="77777777" w:rsidR="00874EF6" w:rsidRDefault="00874EF6" w:rsidP="00C078CF">
      <w:pPr>
        <w:contextualSpacing/>
        <w:jc w:val="both"/>
        <w:rPr>
          <w:ins w:id="27191" w:author="Visone Rossana (GSE)" w:date="2025-10-22T15:13:00Z" w16du:dateUtc="2025-10-22T13:13:00Z"/>
          <w:highlight w:val="yellow"/>
        </w:rPr>
      </w:pPr>
    </w:p>
    <w:p w14:paraId="59600394" w14:textId="7A3BB810" w:rsidR="00874EF6" w:rsidDel="00CD7D96" w:rsidRDefault="00874EF6" w:rsidP="00C078CF">
      <w:pPr>
        <w:contextualSpacing/>
        <w:jc w:val="both"/>
        <w:rPr>
          <w:ins w:id="27192" w:author="Visone Rossana (GSE)" w:date="2025-10-22T15:13:00Z" w16du:dateUtc="2025-10-22T13:13:00Z"/>
          <w:del w:id="27193" w:author="Visone Rossana (GSE)" w:date="2025-10-22T18:26:00Z" w16du:dateUtc="2025-10-22T16:26:00Z"/>
          <w:highlight w:val="yellow"/>
        </w:rPr>
      </w:pPr>
    </w:p>
    <w:p w14:paraId="216449BC" w14:textId="77777777" w:rsidR="00CD7D96" w:rsidRPr="00CD7D96" w:rsidRDefault="00CD7D96" w:rsidP="00E4142B">
      <w:pPr>
        <w:numPr>
          <w:ilvl w:val="0"/>
          <w:numId w:val="576"/>
        </w:numPr>
        <w:spacing w:before="240" w:after="120" w:line="276" w:lineRule="auto"/>
        <w:ind w:left="0" w:hanging="283"/>
        <w:jc w:val="both"/>
        <w:rPr>
          <w:ins w:id="27194" w:author="Visone Rossana (GSE)" w:date="2025-10-22T18:26:00Z" w16du:dateUtc="2025-10-22T16:26:00Z"/>
          <w:rFonts w:cs="Calibri"/>
          <w:b/>
          <w:sz w:val="22"/>
          <w:szCs w:val="22"/>
          <w:u w:val="single"/>
          <w:rPrChange w:id="27195" w:author="Visone Rossana (GSE)" w:date="2025-10-22T18:26:00Z" w16du:dateUtc="2025-10-22T16:26:00Z">
            <w:rPr>
              <w:ins w:id="27196" w:author="Visone Rossana (GSE)" w:date="2025-10-22T18:26:00Z" w16du:dateUtc="2025-10-22T16:26:00Z"/>
              <w:rFonts w:cs="Calibri"/>
              <w:b/>
              <w:u w:val="single"/>
            </w:rPr>
          </w:rPrChange>
        </w:rPr>
      </w:pPr>
      <w:ins w:id="27197" w:author="Visone Rossana (GSE)" w:date="2025-10-22T18:26:00Z" w16du:dateUtc="2025-10-22T16:26:00Z">
        <w:r w:rsidRPr="00CD7D96">
          <w:rPr>
            <w:rFonts w:cs="Calibri"/>
            <w:b/>
            <w:sz w:val="22"/>
            <w:szCs w:val="22"/>
            <w:u w:val="single"/>
            <w:rPrChange w:id="27198" w:author="Visone Rossana (GSE)" w:date="2025-10-22T18:26:00Z" w16du:dateUtc="2025-10-22T16:26:00Z">
              <w:rPr>
                <w:rFonts w:cs="Calibri"/>
                <w:b/>
                <w:u w:val="single"/>
              </w:rPr>
            </w:rPrChange>
          </w:rPr>
          <w:t>Stufe a legna:</w:t>
        </w:r>
      </w:ins>
    </w:p>
    <w:p w14:paraId="1F6D7E7A" w14:textId="77777777" w:rsidR="00CD7D96" w:rsidRPr="00CD7D96" w:rsidRDefault="00CD7D96" w:rsidP="00E4142B">
      <w:pPr>
        <w:numPr>
          <w:ilvl w:val="0"/>
          <w:numId w:val="577"/>
        </w:numPr>
        <w:spacing w:after="60" w:line="276" w:lineRule="auto"/>
        <w:jc w:val="both"/>
        <w:rPr>
          <w:ins w:id="27199" w:author="Visone Rossana (GSE)" w:date="2025-10-22T18:26:00Z" w16du:dateUtc="2025-10-22T16:26:00Z"/>
          <w:rFonts w:cs="Calibri"/>
          <w:sz w:val="22"/>
          <w:szCs w:val="22"/>
          <w:rPrChange w:id="27200" w:author="Visone Rossana (GSE)" w:date="2025-10-22T18:26:00Z" w16du:dateUtc="2025-10-22T16:26:00Z">
            <w:rPr>
              <w:ins w:id="27201" w:author="Visone Rossana (GSE)" w:date="2025-10-22T18:26:00Z" w16du:dateUtc="2025-10-22T16:26:00Z"/>
              <w:rFonts w:cs="Calibri"/>
            </w:rPr>
          </w:rPrChange>
        </w:rPr>
      </w:pPr>
      <w:ins w:id="27202" w:author="Visone Rossana (GSE)" w:date="2025-10-22T18:26:00Z" w16du:dateUtc="2025-10-22T16:26:00Z">
        <w:r w:rsidRPr="00CD7D96">
          <w:rPr>
            <w:rFonts w:cs="Calibri"/>
            <w:sz w:val="22"/>
            <w:szCs w:val="22"/>
            <w:rPrChange w:id="27203" w:author="Visone Rossana (GSE)" w:date="2025-10-22T18:26:00Z" w16du:dateUtc="2025-10-22T16:26:00Z">
              <w:rPr>
                <w:rFonts w:cs="Calibri"/>
              </w:rPr>
            </w:rPrChange>
          </w:rPr>
          <w:t>certificazione di un organismo accreditato che attesti la conformità alla norma UNI EN 16510: 2023, ovvero alla norma UNI EN 13240 per i test eseguiti fino al 9 novembre 2025, salvo successive proroghe, corrispondente al termine del periodo transitorio in cui è prevista la coesistenza delle citate norme;</w:t>
        </w:r>
      </w:ins>
    </w:p>
    <w:p w14:paraId="4699C53E" w14:textId="1F1A86DC" w:rsidR="00CD7D96" w:rsidRPr="00CD7D96" w:rsidRDefault="00CD7D96" w:rsidP="00E4142B">
      <w:pPr>
        <w:numPr>
          <w:ilvl w:val="0"/>
          <w:numId w:val="577"/>
        </w:numPr>
        <w:spacing w:after="60" w:line="276" w:lineRule="auto"/>
        <w:jc w:val="both"/>
        <w:rPr>
          <w:ins w:id="27204" w:author="Visone Rossana (GSE)" w:date="2025-10-22T18:26:00Z" w16du:dateUtc="2025-10-22T16:26:00Z"/>
          <w:rFonts w:cs="Calibri"/>
          <w:sz w:val="22"/>
          <w:szCs w:val="22"/>
          <w:rPrChange w:id="27205" w:author="Visone Rossana (GSE)" w:date="2025-10-22T18:26:00Z" w16du:dateUtc="2025-10-22T16:26:00Z">
            <w:rPr>
              <w:ins w:id="27206" w:author="Visone Rossana (GSE)" w:date="2025-10-22T18:26:00Z" w16du:dateUtc="2025-10-22T16:26:00Z"/>
              <w:rFonts w:cs="Calibri"/>
            </w:rPr>
          </w:rPrChange>
        </w:rPr>
      </w:pPr>
      <w:ins w:id="27207" w:author="Visone Rossana (GSE)" w:date="2025-10-22T18:26:00Z" w16du:dateUtc="2025-10-22T16:26:00Z">
        <w:r w:rsidRPr="00CD7D96">
          <w:rPr>
            <w:rFonts w:cs="Calibri"/>
            <w:sz w:val="22"/>
            <w:szCs w:val="22"/>
            <w:rPrChange w:id="27208" w:author="Visone Rossana (GSE)" w:date="2025-10-22T18:26:00Z" w16du:dateUtc="2025-10-22T16:26:00Z">
              <w:rPr>
                <w:rFonts w:cs="Calibri"/>
              </w:rPr>
            </w:rPrChange>
          </w:rPr>
          <w:t>rendimento termico utile maggiore dell’85%</w:t>
        </w:r>
        <w:r w:rsidR="002107F8">
          <w:rPr>
            <w:rFonts w:cs="Calibri"/>
            <w:sz w:val="22"/>
            <w:szCs w:val="22"/>
          </w:rPr>
          <w:t xml:space="preserve"> </w:t>
        </w:r>
        <w:commentRangeStart w:id="27209"/>
        <w:r w:rsidR="002107F8" w:rsidRPr="003D4FC0">
          <w:rPr>
            <w:rFonts w:cs="Calibri"/>
            <w:sz w:val="22"/>
            <w:szCs w:val="22"/>
            <w:highlight w:val="cyan"/>
          </w:rPr>
          <w:t>ed emissioni di particolato conformi a quelli stabiliti dalle Autorità competenti nella zona di utilizzo</w:t>
        </w:r>
        <w:commentRangeEnd w:id="27209"/>
        <w:r w:rsidR="002107F8" w:rsidRPr="00CD7D96">
          <w:rPr>
            <w:rStyle w:val="Rimandocommento"/>
            <w:rFonts w:cs="Calibri"/>
            <w:sz w:val="22"/>
            <w:szCs w:val="22"/>
            <w:rPrChange w:id="27210" w:author="Visone Rossana (GSE)" w:date="2025-10-22T18:26:00Z" w16du:dateUtc="2025-10-22T16:26:00Z">
              <w:rPr>
                <w:rStyle w:val="Rimandocommento"/>
                <w:rFonts w:cs="Calibri"/>
                <w:sz w:val="24"/>
              </w:rPr>
            </w:rPrChange>
          </w:rPr>
          <w:commentReference w:id="27209"/>
        </w:r>
        <w:r w:rsidRPr="00CD7D96">
          <w:rPr>
            <w:rFonts w:cs="Calibri"/>
            <w:sz w:val="22"/>
            <w:szCs w:val="22"/>
            <w:rPrChange w:id="27212" w:author="Visone Rossana (GSE)" w:date="2025-10-22T18:26:00Z" w16du:dateUtc="2025-10-22T16:26:00Z">
              <w:rPr>
                <w:rFonts w:cs="Calibri"/>
              </w:rPr>
            </w:rPrChange>
          </w:rPr>
          <w:t>;</w:t>
        </w:r>
      </w:ins>
    </w:p>
    <w:p w14:paraId="2C7C5905" w14:textId="4B6F1B84" w:rsidR="00CD7D96" w:rsidRPr="00CD7D96" w:rsidRDefault="002107F8">
      <w:pPr>
        <w:numPr>
          <w:ilvl w:val="0"/>
          <w:numId w:val="577"/>
        </w:numPr>
        <w:spacing w:after="60" w:line="276" w:lineRule="auto"/>
        <w:jc w:val="both"/>
        <w:rPr>
          <w:ins w:id="27213" w:author="Visone Rossana (GSE)" w:date="2025-10-22T18:26:00Z" w16du:dateUtc="2025-10-22T16:26:00Z"/>
          <w:rFonts w:cs="Calibri"/>
          <w:sz w:val="22"/>
          <w:szCs w:val="22"/>
          <w:rPrChange w:id="27214" w:author="Visone Rossana (GSE)" w:date="2025-10-22T18:26:00Z" w16du:dateUtc="2025-10-22T16:26:00Z">
            <w:rPr>
              <w:ins w:id="27215" w:author="Visone Rossana (GSE)" w:date="2025-10-22T18:26:00Z" w16du:dateUtc="2025-10-22T16:26:00Z"/>
              <w:rFonts w:cs="Calibri"/>
            </w:rPr>
          </w:rPrChange>
        </w:rPr>
        <w:pPrChange w:id="27216" w:author="Visone Rossana (GSE)" w:date="2025-10-22T18:26:00Z" w16du:dateUtc="2025-10-22T16:26:00Z">
          <w:pPr>
            <w:numPr>
              <w:numId w:val="575"/>
            </w:numPr>
            <w:tabs>
              <w:tab w:val="num" w:pos="644"/>
            </w:tabs>
            <w:spacing w:after="60" w:line="276" w:lineRule="auto"/>
            <w:ind w:left="644" w:hanging="360"/>
            <w:jc w:val="both"/>
          </w:pPr>
        </w:pPrChange>
      </w:pPr>
      <w:ins w:id="27217" w:author="Visone Rossana (GSE)" w:date="2025-10-22T18:27:00Z" w16du:dateUtc="2025-10-22T16:27:00Z">
        <w:r>
          <w:rPr>
            <w:rFonts w:cs="Calibri"/>
            <w:sz w:val="22"/>
            <w:szCs w:val="22"/>
          </w:rPr>
          <w:t xml:space="preserve">la legna </w:t>
        </w:r>
        <w:r w:rsidR="00F745DA" w:rsidRPr="00F745DA">
          <w:rPr>
            <w:rFonts w:cs="Calibri"/>
            <w:sz w:val="22"/>
            <w:szCs w:val="22"/>
          </w:rPr>
          <w:t>utilizzata deve essere certificata secondo la UNI EN 17225 – 5. Possono altresì essere utilizzate altre biomasse combustibili purché previste tra quelle indicate dall’allegato X, Parte II, sezione 4, paragrafo 1, alla parte V del decreto legislativo 3 aprile 2006, n.152 e successive modificazioni, nonché bricchette di legno certificate da un organismo di certificazione accreditato che ne certifichi la conformità alle norme tecniche di riferimento UNI EN 17225</w:t>
        </w:r>
      </w:ins>
      <w:ins w:id="27218" w:author="Visone Rossana (GSE)" w:date="2025-10-22T18:26:00Z" w16du:dateUtc="2025-10-22T16:26:00Z">
        <w:r w:rsidR="00CD7D96" w:rsidRPr="00CD7D96">
          <w:rPr>
            <w:rFonts w:cs="Calibri"/>
            <w:sz w:val="22"/>
            <w:szCs w:val="22"/>
            <w:rPrChange w:id="27219" w:author="Visone Rossana (GSE)" w:date="2025-10-22T18:26:00Z" w16du:dateUtc="2025-10-22T16:26:00Z">
              <w:rPr>
                <w:rFonts w:cs="Calibri"/>
              </w:rPr>
            </w:rPrChange>
          </w:rPr>
          <w:t>.</w:t>
        </w:r>
      </w:ins>
    </w:p>
    <w:p w14:paraId="21378E76" w14:textId="77777777" w:rsidR="00F745DA" w:rsidRDefault="00F745DA" w:rsidP="00CD7D96">
      <w:pPr>
        <w:spacing w:after="60" w:line="276" w:lineRule="auto"/>
        <w:jc w:val="both"/>
        <w:rPr>
          <w:ins w:id="27220" w:author="Visone Rossana (GSE)" w:date="2025-10-22T18:27:00Z" w16du:dateUtc="2025-10-22T16:27:00Z"/>
          <w:rFonts w:cs="Calibri"/>
          <w:sz w:val="22"/>
          <w:szCs w:val="22"/>
        </w:rPr>
      </w:pPr>
    </w:p>
    <w:p w14:paraId="396FCDEA" w14:textId="00A3A683" w:rsidR="00CD7D96" w:rsidRPr="00CD7D96" w:rsidRDefault="00CD7D96">
      <w:pPr>
        <w:spacing w:after="60" w:line="276" w:lineRule="auto"/>
        <w:jc w:val="both"/>
        <w:rPr>
          <w:ins w:id="27221" w:author="Visone Rossana (GSE)" w:date="2025-10-22T18:26:00Z" w16du:dateUtc="2025-10-22T16:26:00Z"/>
          <w:rFonts w:cs="Calibri"/>
          <w:sz w:val="22"/>
          <w:szCs w:val="22"/>
          <w:rPrChange w:id="27222" w:author="Visone Rossana (GSE)" w:date="2025-10-22T18:26:00Z" w16du:dateUtc="2025-10-22T16:26:00Z">
            <w:rPr>
              <w:ins w:id="27223" w:author="Visone Rossana (GSE)" w:date="2025-10-22T18:26:00Z" w16du:dateUtc="2025-10-22T16:26:00Z"/>
              <w:rFonts w:cs="Calibri"/>
            </w:rPr>
          </w:rPrChange>
        </w:rPr>
        <w:pPrChange w:id="27224" w:author="Visone Rossana (GSE)" w:date="2025-10-22T18:26:00Z" w16du:dateUtc="2025-10-22T16:26:00Z">
          <w:pPr>
            <w:spacing w:after="60"/>
            <w:jc w:val="both"/>
          </w:pPr>
        </w:pPrChange>
      </w:pPr>
      <w:ins w:id="27225" w:author="Visone Rossana (GSE)" w:date="2025-10-22T18:26:00Z" w16du:dateUtc="2025-10-22T16:26:00Z">
        <w:r w:rsidRPr="00CD7D96">
          <w:rPr>
            <w:rFonts w:cs="Calibri"/>
            <w:sz w:val="22"/>
            <w:szCs w:val="22"/>
            <w:rPrChange w:id="27226" w:author="Visone Rossana (GSE)" w:date="2025-10-22T18:26:00Z" w16du:dateUtc="2025-10-22T16:26:00Z">
              <w:rPr>
                <w:rFonts w:cs="Calibri"/>
              </w:rPr>
            </w:rPrChange>
          </w:rPr>
          <w:t>Qualora l’intervento sia realizzato su un intero edificio (con l’esclusione dei fabbricati rurali e delle serre) dotato di un impianto di riscaldamento di potenza nominale totale (da intendersi potenza nominale totale utile) maggiore o uguale a 200 kW</w:t>
        </w:r>
        <w:r w:rsidRPr="00CD7D96">
          <w:rPr>
            <w:rFonts w:cs="Calibri"/>
            <w:sz w:val="22"/>
            <w:szCs w:val="22"/>
            <w:vertAlign w:val="subscript"/>
            <w:rPrChange w:id="27227" w:author="Visone Rossana (GSE)" w:date="2025-10-22T18:26:00Z" w16du:dateUtc="2025-10-22T16:26:00Z">
              <w:rPr>
                <w:rFonts w:cs="Calibri"/>
                <w:vertAlign w:val="subscript"/>
              </w:rPr>
            </w:rPrChange>
          </w:rPr>
          <w:t>t</w:t>
        </w:r>
        <w:r w:rsidRPr="00CD7D96">
          <w:rPr>
            <w:rFonts w:cs="Calibri"/>
            <w:sz w:val="22"/>
            <w:szCs w:val="22"/>
            <w:rPrChange w:id="27228" w:author="Visone Rossana (GSE)" w:date="2025-10-22T18:26:00Z" w16du:dateUtc="2025-10-22T16:26:00Z">
              <w:rPr>
                <w:rFonts w:cs="Calibri"/>
              </w:rPr>
            </w:rPrChange>
          </w:rPr>
          <w:t>, ai fini della richiesta di incentivo</w:t>
        </w:r>
        <w:r w:rsidRPr="00CD7D96">
          <w:rPr>
            <w:rFonts w:cs="Calibri"/>
            <w:b/>
            <w:sz w:val="22"/>
            <w:szCs w:val="22"/>
            <w:rPrChange w:id="27229" w:author="Visone Rossana (GSE)" w:date="2025-10-22T18:26:00Z" w16du:dateUtc="2025-10-22T16:26:00Z">
              <w:rPr>
                <w:rFonts w:cs="Calibri"/>
                <w:b/>
              </w:rPr>
            </w:rPrChange>
          </w:rPr>
          <w:t xml:space="preserve"> </w:t>
        </w:r>
        <w:r w:rsidRPr="00CD7D96">
          <w:rPr>
            <w:rFonts w:cs="Calibri"/>
            <w:sz w:val="22"/>
            <w:szCs w:val="22"/>
            <w:rPrChange w:id="27230" w:author="Visone Rossana (GSE)" w:date="2025-10-22T18:26:00Z" w16du:dateUtc="2025-10-22T16:26:00Z">
              <w:rPr>
                <w:rFonts w:cs="Calibri"/>
              </w:rPr>
            </w:rPrChange>
          </w:rPr>
          <w:t xml:space="preserve">la diagnosi energetica </w:t>
        </w:r>
        <w:r w:rsidRPr="00CD7D96">
          <w:rPr>
            <w:rFonts w:cs="Calibri"/>
            <w:i/>
            <w:sz w:val="22"/>
            <w:szCs w:val="22"/>
            <w:rPrChange w:id="27231" w:author="Visone Rossana (GSE)" w:date="2025-10-22T18:26:00Z" w16du:dateUtc="2025-10-22T16:26:00Z">
              <w:rPr>
                <w:rFonts w:cs="Calibri"/>
                <w:i/>
              </w:rPr>
            </w:rPrChange>
          </w:rPr>
          <w:t>ante-operm</w:t>
        </w:r>
        <w:r w:rsidRPr="00CD7D96">
          <w:rPr>
            <w:rFonts w:cs="Calibri"/>
            <w:sz w:val="22"/>
            <w:szCs w:val="22"/>
            <w:rPrChange w:id="27232" w:author="Visone Rossana (GSE)" w:date="2025-10-22T18:26:00Z" w16du:dateUtc="2025-10-22T16:26:00Z">
              <w:rPr>
                <w:rFonts w:cs="Calibri"/>
              </w:rPr>
            </w:rPrChange>
          </w:rPr>
          <w:t xml:space="preserve"> e l’APE </w:t>
        </w:r>
        <w:r w:rsidRPr="00CD7D96">
          <w:rPr>
            <w:rFonts w:cs="Calibri"/>
            <w:i/>
            <w:sz w:val="22"/>
            <w:szCs w:val="22"/>
            <w:rPrChange w:id="27233" w:author="Visone Rossana (GSE)" w:date="2025-10-22T18:26:00Z" w16du:dateUtc="2025-10-22T16:26:00Z">
              <w:rPr>
                <w:rFonts w:cs="Calibri"/>
                <w:i/>
              </w:rPr>
            </w:rPrChange>
          </w:rPr>
          <w:t>post- operam</w:t>
        </w:r>
        <w:r w:rsidRPr="00CD7D96">
          <w:rPr>
            <w:rFonts w:cs="Calibri"/>
            <w:sz w:val="22"/>
            <w:szCs w:val="22"/>
            <w:rPrChange w:id="27234" w:author="Visone Rossana (GSE)" w:date="2025-10-22T18:26:00Z" w16du:dateUtc="2025-10-22T16:26:00Z">
              <w:rPr>
                <w:rFonts w:cs="Calibri"/>
              </w:rPr>
            </w:rPrChange>
          </w:rPr>
          <w:t xml:space="preserve"> sono obbligatorie</w:t>
        </w:r>
        <w:r w:rsidRPr="00CD7D96">
          <w:rPr>
            <w:rFonts w:cs="Calibri"/>
            <w:bCs/>
            <w:sz w:val="22"/>
            <w:szCs w:val="22"/>
            <w:rPrChange w:id="27235" w:author="Visone Rossana (GSE)" w:date="2025-10-22T18:26:00Z" w16du:dateUtc="2025-10-22T16:26:00Z">
              <w:rPr>
                <w:rFonts w:cs="Calibri"/>
                <w:bCs/>
              </w:rPr>
            </w:rPrChange>
          </w:rPr>
          <w:t xml:space="preserve">, </w:t>
        </w:r>
        <w:r w:rsidRPr="00CD7D96">
          <w:rPr>
            <w:rFonts w:cs="Calibri"/>
            <w:sz w:val="22"/>
            <w:szCs w:val="22"/>
            <w:rPrChange w:id="27236" w:author="Visone Rossana (GSE)" w:date="2025-10-22T18:26:00Z" w16du:dateUtc="2025-10-22T16:26:00Z">
              <w:rPr>
                <w:rFonts w:cs="Calibri"/>
              </w:rPr>
            </w:rPrChange>
          </w:rPr>
          <w:t>a pena di decadenza del riconoscimento degli incentivi.</w:t>
        </w:r>
      </w:ins>
    </w:p>
    <w:p w14:paraId="77B73880" w14:textId="77777777" w:rsidR="00874EF6" w:rsidRDefault="00874EF6" w:rsidP="00C078CF">
      <w:pPr>
        <w:contextualSpacing/>
        <w:jc w:val="both"/>
        <w:rPr>
          <w:ins w:id="27237" w:author="Visone Rossana (GSE)" w:date="2025-10-22T15:13:00Z" w16du:dateUtc="2025-10-22T13:13:00Z"/>
          <w:highlight w:val="yellow"/>
        </w:rPr>
      </w:pPr>
    </w:p>
    <w:p w14:paraId="4FB71E7D" w14:textId="77777777" w:rsidR="00C95978" w:rsidRPr="00C24B32" w:rsidRDefault="00C95978">
      <w:pPr>
        <w:spacing w:after="120" w:line="276" w:lineRule="auto"/>
        <w:jc w:val="both"/>
        <w:rPr>
          <w:ins w:id="27238" w:author="Visone Rossana (GSE)" w:date="2025-10-22T18:27:00Z" w16du:dateUtc="2025-10-22T16:27:00Z"/>
          <w:b/>
          <w:sz w:val="22"/>
          <w:szCs w:val="22"/>
          <w:highlight w:val="yellow"/>
          <w:u w:val="single"/>
          <w:rPrChange w:id="27239" w:author="Visone Rossana (GSE)" w:date="2025-10-22T18:29:00Z" w16du:dateUtc="2025-10-22T16:29:00Z">
            <w:rPr>
              <w:ins w:id="27240" w:author="Visone Rossana (GSE)" w:date="2025-10-22T18:27:00Z" w16du:dateUtc="2025-10-22T16:27:00Z"/>
              <w:b/>
              <w:u w:val="single"/>
            </w:rPr>
          </w:rPrChange>
        </w:rPr>
        <w:pPrChange w:id="27241" w:author="Visone Rossana (GSE)" w:date="2025-10-22T18:28:00Z" w16du:dateUtc="2025-10-22T16:28:00Z">
          <w:pPr>
            <w:spacing w:after="120"/>
            <w:jc w:val="both"/>
          </w:pPr>
        </w:pPrChange>
      </w:pPr>
      <w:commentRangeStart w:id="27242"/>
      <w:ins w:id="27243" w:author="Visone Rossana (GSE)" w:date="2025-10-22T18:27:00Z" w16du:dateUtc="2025-10-22T16:27:00Z">
        <w:r w:rsidRPr="00C24B32">
          <w:rPr>
            <w:b/>
            <w:sz w:val="22"/>
            <w:szCs w:val="22"/>
            <w:highlight w:val="yellow"/>
            <w:u w:val="single"/>
            <w:rPrChange w:id="27244" w:author="Visone Rossana (GSE)" w:date="2025-10-22T18:29:00Z" w16du:dateUtc="2025-10-22T16:29:00Z">
              <w:rPr>
                <w:b/>
                <w:u w:val="single"/>
              </w:rPr>
            </w:rPrChange>
          </w:rPr>
          <w:t>Biomasse</w:t>
        </w:r>
      </w:ins>
      <w:commentRangeEnd w:id="27242"/>
      <w:ins w:id="27245" w:author="Visone Rossana (GSE)" w:date="2025-10-22T18:29:00Z" w16du:dateUtc="2025-10-22T16:29:00Z">
        <w:r w:rsidR="00E4142B" w:rsidRPr="00C24B32">
          <w:rPr>
            <w:rStyle w:val="Rimandocommento"/>
            <w:b/>
            <w:sz w:val="22"/>
            <w:szCs w:val="22"/>
            <w:highlight w:val="yellow"/>
            <w:u w:val="single"/>
            <w:rPrChange w:id="27246" w:author="Visone Rossana (GSE)" w:date="2025-10-22T18:29:00Z" w16du:dateUtc="2025-10-22T16:29:00Z">
              <w:rPr>
                <w:rStyle w:val="Rimandocommento"/>
                <w:b/>
                <w:sz w:val="24"/>
                <w:u w:val="single"/>
              </w:rPr>
            </w:rPrChange>
          </w:rPr>
          <w:commentReference w:id="27242"/>
        </w:r>
      </w:ins>
      <w:ins w:id="27248" w:author="Visone Rossana (GSE)" w:date="2025-10-22T18:27:00Z" w16du:dateUtc="2025-10-22T16:27:00Z">
        <w:r w:rsidRPr="00C24B32">
          <w:rPr>
            <w:b/>
            <w:sz w:val="22"/>
            <w:szCs w:val="22"/>
            <w:highlight w:val="yellow"/>
            <w:u w:val="single"/>
            <w:rPrChange w:id="27249" w:author="Visone Rossana (GSE)" w:date="2025-10-22T18:29:00Z" w16du:dateUtc="2025-10-22T16:29:00Z">
              <w:rPr>
                <w:b/>
                <w:u w:val="single"/>
              </w:rPr>
            </w:rPrChange>
          </w:rPr>
          <w:t xml:space="preserve"> ammesse</w:t>
        </w:r>
      </w:ins>
    </w:p>
    <w:p w14:paraId="3F1973E8" w14:textId="77777777" w:rsidR="00C95978" w:rsidRPr="00C24B32" w:rsidRDefault="00C95978">
      <w:pPr>
        <w:spacing w:after="60" w:line="276" w:lineRule="auto"/>
        <w:jc w:val="both"/>
        <w:rPr>
          <w:ins w:id="27250" w:author="Visone Rossana (GSE)" w:date="2025-10-22T18:27:00Z" w16du:dateUtc="2025-10-22T16:27:00Z"/>
          <w:sz w:val="22"/>
          <w:szCs w:val="22"/>
          <w:highlight w:val="yellow"/>
          <w:rPrChange w:id="27251" w:author="Visone Rossana (GSE)" w:date="2025-10-22T18:29:00Z" w16du:dateUtc="2025-10-22T16:29:00Z">
            <w:rPr>
              <w:ins w:id="27252" w:author="Visone Rossana (GSE)" w:date="2025-10-22T18:27:00Z" w16du:dateUtc="2025-10-22T16:27:00Z"/>
            </w:rPr>
          </w:rPrChange>
        </w:rPr>
        <w:pPrChange w:id="27253" w:author="Visone Rossana (GSE)" w:date="2025-10-22T18:28:00Z" w16du:dateUtc="2025-10-22T16:28:00Z">
          <w:pPr>
            <w:spacing w:after="60"/>
            <w:jc w:val="both"/>
          </w:pPr>
        </w:pPrChange>
      </w:pPr>
      <w:ins w:id="27254" w:author="Visone Rossana (GSE)" w:date="2025-10-22T18:27:00Z" w16du:dateUtc="2025-10-22T16:27:00Z">
        <w:r w:rsidRPr="00C24B32">
          <w:rPr>
            <w:sz w:val="22"/>
            <w:szCs w:val="22"/>
            <w:highlight w:val="yellow"/>
            <w:rPrChange w:id="27255" w:author="Visone Rossana (GSE)" w:date="2025-10-22T18:29:00Z" w16du:dateUtc="2025-10-22T16:29:00Z">
              <w:rPr/>
            </w:rPrChange>
          </w:rPr>
          <w:t>Per i casi in cui è previsto l’impiego di diverse biomasse combustibili, queste devono comunque essere tra quelle elencate dal D.Lgs. 152/06 e s.m.i., Parte quinta, Allegato X, parte II, Sezione 4 paragrafo 1 lettera d) e riportate di seguito:</w:t>
        </w:r>
      </w:ins>
    </w:p>
    <w:p w14:paraId="700ECFB9" w14:textId="77777777" w:rsidR="00C95978" w:rsidRPr="00C24B32" w:rsidRDefault="00C95978">
      <w:pPr>
        <w:spacing w:after="60" w:line="276" w:lineRule="auto"/>
        <w:jc w:val="both"/>
        <w:rPr>
          <w:ins w:id="27256" w:author="Visone Rossana (GSE)" w:date="2025-10-22T18:27:00Z" w16du:dateUtc="2025-10-22T16:27:00Z"/>
          <w:sz w:val="22"/>
          <w:szCs w:val="22"/>
          <w:highlight w:val="yellow"/>
          <w:rPrChange w:id="27257" w:author="Visone Rossana (GSE)" w:date="2025-10-22T18:29:00Z" w16du:dateUtc="2025-10-22T16:29:00Z">
            <w:rPr>
              <w:ins w:id="27258" w:author="Visone Rossana (GSE)" w:date="2025-10-22T18:27:00Z" w16du:dateUtc="2025-10-22T16:27:00Z"/>
            </w:rPr>
          </w:rPrChange>
        </w:rPr>
        <w:pPrChange w:id="27259" w:author="Visone Rossana (GSE)" w:date="2025-10-22T18:28:00Z" w16du:dateUtc="2025-10-22T16:28:00Z">
          <w:pPr>
            <w:spacing w:after="60"/>
            <w:jc w:val="both"/>
          </w:pPr>
        </w:pPrChange>
      </w:pPr>
      <w:ins w:id="27260" w:author="Visone Rossana (GSE)" w:date="2025-10-22T18:27:00Z" w16du:dateUtc="2025-10-22T16:27:00Z">
        <w:r w:rsidRPr="00C24B32">
          <w:rPr>
            <w:sz w:val="22"/>
            <w:szCs w:val="22"/>
            <w:highlight w:val="yellow"/>
            <w:rPrChange w:id="27261" w:author="Visone Rossana (GSE)" w:date="2025-10-22T18:29:00Z" w16du:dateUtc="2025-10-22T16:29:00Z">
              <w:rPr/>
            </w:rPrChange>
          </w:rPr>
          <w:lastRenderedPageBreak/>
          <w:t>Materiale vegetale prodotto dalla lavorazione esclusivamente meccanica e dal trattamento con aria, vapore o acqua anche surriscaldata di legno vergine e costituito da cortecce, segatura, trucioli, chips, refili e tondelli di legno vergine, granulati e cascami di legn</w:t>
        </w:r>
      </w:ins>
    </w:p>
    <w:p w14:paraId="46253AE9" w14:textId="77777777" w:rsidR="00C95978" w:rsidRPr="00C24B32" w:rsidRDefault="00C95978">
      <w:pPr>
        <w:spacing w:after="60" w:line="276" w:lineRule="auto"/>
        <w:jc w:val="both"/>
        <w:rPr>
          <w:ins w:id="27262" w:author="Visone Rossana (GSE)" w:date="2025-10-22T18:27:00Z" w16du:dateUtc="2025-10-22T16:27:00Z"/>
          <w:sz w:val="22"/>
          <w:szCs w:val="22"/>
          <w:highlight w:val="yellow"/>
          <w:rPrChange w:id="27263" w:author="Visone Rossana (GSE)" w:date="2025-10-22T18:29:00Z" w16du:dateUtc="2025-10-22T16:29:00Z">
            <w:rPr>
              <w:ins w:id="27264" w:author="Visone Rossana (GSE)" w:date="2025-10-22T18:27:00Z" w16du:dateUtc="2025-10-22T16:27:00Z"/>
            </w:rPr>
          </w:rPrChange>
        </w:rPr>
        <w:pPrChange w:id="27265" w:author="Visone Rossana (GSE)" w:date="2025-10-22T18:28:00Z" w16du:dateUtc="2025-10-22T16:28:00Z">
          <w:pPr>
            <w:spacing w:after="60"/>
            <w:jc w:val="both"/>
          </w:pPr>
        </w:pPrChange>
      </w:pPr>
      <w:ins w:id="27266" w:author="Visone Rossana (GSE)" w:date="2025-10-22T18:27:00Z" w16du:dateUtc="2025-10-22T16:27:00Z">
        <w:r w:rsidRPr="00C24B32">
          <w:rPr>
            <w:sz w:val="22"/>
            <w:szCs w:val="22"/>
            <w:highlight w:val="yellow"/>
            <w:rPrChange w:id="27267" w:author="Visone Rossana (GSE)" w:date="2025-10-22T18:29:00Z" w16du:dateUtc="2025-10-22T16:29:00Z">
              <w:rPr/>
            </w:rPrChange>
          </w:rPr>
          <w:t xml:space="preserve"> vergine, granulati e cascami di sughero vergine, tondelli, non contaminati da inquinanti;</w:t>
        </w:r>
      </w:ins>
    </w:p>
    <w:p w14:paraId="2EA008D7" w14:textId="77777777" w:rsidR="00C95978" w:rsidRPr="00C24B32" w:rsidRDefault="00C95978">
      <w:pPr>
        <w:spacing w:after="60" w:line="276" w:lineRule="auto"/>
        <w:jc w:val="both"/>
        <w:rPr>
          <w:ins w:id="27268" w:author="Visone Rossana (GSE)" w:date="2025-10-22T18:27:00Z" w16du:dateUtc="2025-10-22T16:27:00Z"/>
          <w:sz w:val="22"/>
          <w:szCs w:val="22"/>
          <w:highlight w:val="yellow"/>
          <w:rPrChange w:id="27269" w:author="Visone Rossana (GSE)" w:date="2025-10-22T18:29:00Z" w16du:dateUtc="2025-10-22T16:29:00Z">
            <w:rPr>
              <w:ins w:id="27270" w:author="Visone Rossana (GSE)" w:date="2025-10-22T18:27:00Z" w16du:dateUtc="2025-10-22T16:27:00Z"/>
            </w:rPr>
          </w:rPrChange>
        </w:rPr>
        <w:pPrChange w:id="27271" w:author="Visone Rossana (GSE)" w:date="2025-10-22T18:28:00Z" w16du:dateUtc="2025-10-22T16:28:00Z">
          <w:pPr>
            <w:spacing w:after="60"/>
            <w:jc w:val="both"/>
          </w:pPr>
        </w:pPrChange>
      </w:pPr>
      <w:ins w:id="27272" w:author="Visone Rossana (GSE)" w:date="2025-10-22T18:27:00Z" w16du:dateUtc="2025-10-22T16:27:00Z">
        <w:r w:rsidRPr="00C24B32">
          <w:rPr>
            <w:sz w:val="22"/>
            <w:szCs w:val="22"/>
            <w:highlight w:val="yellow"/>
            <w:rPrChange w:id="27273" w:author="Visone Rossana (GSE)" w:date="2025-10-22T18:29:00Z" w16du:dateUtc="2025-10-22T16:29:00Z">
              <w:rPr/>
            </w:rPrChange>
          </w:rPr>
          <w:t>La biomassa impiegata come combustibile può essere autoprodotta a condizione che il Soggetto Responsabile appartenga a una delle seguenti categorie:</w:t>
        </w:r>
      </w:ins>
    </w:p>
    <w:p w14:paraId="4C7FEFFB" w14:textId="77777777" w:rsidR="00C95978" w:rsidRPr="00C24B32" w:rsidRDefault="00C95978" w:rsidP="00E4142B">
      <w:pPr>
        <w:numPr>
          <w:ilvl w:val="0"/>
          <w:numId w:val="578"/>
        </w:numPr>
        <w:spacing w:after="60" w:line="276" w:lineRule="auto"/>
        <w:ind w:left="426" w:hanging="284"/>
        <w:jc w:val="both"/>
        <w:rPr>
          <w:ins w:id="27274" w:author="Visone Rossana (GSE)" w:date="2025-10-22T18:27:00Z" w16du:dateUtc="2025-10-22T16:27:00Z"/>
          <w:rFonts w:cs="Calibri"/>
          <w:sz w:val="22"/>
          <w:szCs w:val="22"/>
          <w:highlight w:val="yellow"/>
          <w:rPrChange w:id="27275" w:author="Visone Rossana (GSE)" w:date="2025-10-22T18:29:00Z" w16du:dateUtc="2025-10-22T16:29:00Z">
            <w:rPr>
              <w:ins w:id="27276" w:author="Visone Rossana (GSE)" w:date="2025-10-22T18:27:00Z" w16du:dateUtc="2025-10-22T16:27:00Z"/>
              <w:rFonts w:cs="Calibri"/>
            </w:rPr>
          </w:rPrChange>
        </w:rPr>
      </w:pPr>
      <w:ins w:id="27277" w:author="Visone Rossana (GSE)" w:date="2025-10-22T18:27:00Z" w16du:dateUtc="2025-10-22T16:27:00Z">
        <w:r w:rsidRPr="00C24B32">
          <w:rPr>
            <w:rFonts w:cs="Calibri"/>
            <w:sz w:val="22"/>
            <w:szCs w:val="22"/>
            <w:highlight w:val="yellow"/>
            <w:rPrChange w:id="27278" w:author="Visone Rossana (GSE)" w:date="2025-10-22T18:29:00Z" w16du:dateUtc="2025-10-22T16:29:00Z">
              <w:rPr>
                <w:rFonts w:cs="Calibri"/>
              </w:rPr>
            </w:rPrChange>
          </w:rPr>
          <w:t>imprenditore agricolo professionale (IAP);</w:t>
        </w:r>
      </w:ins>
    </w:p>
    <w:p w14:paraId="63263BC9" w14:textId="77777777" w:rsidR="00C95978" w:rsidRPr="00C24B32" w:rsidRDefault="00C95978" w:rsidP="00E4142B">
      <w:pPr>
        <w:numPr>
          <w:ilvl w:val="0"/>
          <w:numId w:val="578"/>
        </w:numPr>
        <w:spacing w:after="60" w:line="276" w:lineRule="auto"/>
        <w:ind w:left="426" w:hanging="284"/>
        <w:jc w:val="both"/>
        <w:rPr>
          <w:ins w:id="27279" w:author="Visone Rossana (GSE)" w:date="2025-10-22T18:27:00Z" w16du:dateUtc="2025-10-22T16:27:00Z"/>
          <w:rFonts w:cs="Calibri"/>
          <w:sz w:val="22"/>
          <w:szCs w:val="22"/>
          <w:highlight w:val="yellow"/>
          <w:rPrChange w:id="27280" w:author="Visone Rossana (GSE)" w:date="2025-10-22T18:29:00Z" w16du:dateUtc="2025-10-22T16:29:00Z">
            <w:rPr>
              <w:ins w:id="27281" w:author="Visone Rossana (GSE)" w:date="2025-10-22T18:27:00Z" w16du:dateUtc="2025-10-22T16:27:00Z"/>
              <w:rFonts w:cs="Calibri"/>
            </w:rPr>
          </w:rPrChange>
        </w:rPr>
      </w:pPr>
      <w:ins w:id="27282" w:author="Visone Rossana (GSE)" w:date="2025-10-22T18:27:00Z" w16du:dateUtc="2025-10-22T16:27:00Z">
        <w:r w:rsidRPr="00C24B32">
          <w:rPr>
            <w:rFonts w:cs="Calibri"/>
            <w:sz w:val="22"/>
            <w:szCs w:val="22"/>
            <w:highlight w:val="yellow"/>
            <w:rPrChange w:id="27283" w:author="Visone Rossana (GSE)" w:date="2025-10-22T18:29:00Z" w16du:dateUtc="2025-10-22T16:29:00Z">
              <w:rPr>
                <w:rFonts w:cs="Calibri"/>
              </w:rPr>
            </w:rPrChange>
          </w:rPr>
          <w:t>conduttore di boschi o terreni agricoli (in proprietà, affitto o usufrutto);</w:t>
        </w:r>
      </w:ins>
    </w:p>
    <w:p w14:paraId="4CD0726C" w14:textId="77777777" w:rsidR="00C95978" w:rsidRPr="00C24B32" w:rsidRDefault="00C95978" w:rsidP="00E4142B">
      <w:pPr>
        <w:numPr>
          <w:ilvl w:val="0"/>
          <w:numId w:val="578"/>
        </w:numPr>
        <w:spacing w:after="60" w:line="276" w:lineRule="auto"/>
        <w:ind w:left="426" w:hanging="284"/>
        <w:jc w:val="both"/>
        <w:rPr>
          <w:ins w:id="27284" w:author="Visone Rossana (GSE)" w:date="2025-10-22T18:27:00Z" w16du:dateUtc="2025-10-22T16:27:00Z"/>
          <w:rFonts w:cs="Calibri"/>
          <w:sz w:val="22"/>
          <w:szCs w:val="22"/>
          <w:highlight w:val="yellow"/>
          <w:rPrChange w:id="27285" w:author="Visone Rossana (GSE)" w:date="2025-10-22T18:29:00Z" w16du:dateUtc="2025-10-22T16:29:00Z">
            <w:rPr>
              <w:ins w:id="27286" w:author="Visone Rossana (GSE)" w:date="2025-10-22T18:27:00Z" w16du:dateUtc="2025-10-22T16:27:00Z"/>
              <w:rFonts w:cs="Calibri"/>
            </w:rPr>
          </w:rPrChange>
        </w:rPr>
      </w:pPr>
      <w:ins w:id="27287" w:author="Visone Rossana (GSE)" w:date="2025-10-22T18:27:00Z" w16du:dateUtc="2025-10-22T16:27:00Z">
        <w:r w:rsidRPr="00C24B32">
          <w:rPr>
            <w:rFonts w:cs="Calibri"/>
            <w:sz w:val="22"/>
            <w:szCs w:val="22"/>
            <w:highlight w:val="yellow"/>
            <w:rPrChange w:id="27288" w:author="Visone Rossana (GSE)" w:date="2025-10-22T18:29:00Z" w16du:dateUtc="2025-10-22T16:29:00Z">
              <w:rPr>
                <w:rFonts w:cs="Calibri"/>
              </w:rPr>
            </w:rPrChange>
          </w:rPr>
          <w:t>impresa nel settore boschivo iscritta negli elenchi regionali/provinciali (provvista di patentino forestale);</w:t>
        </w:r>
      </w:ins>
    </w:p>
    <w:p w14:paraId="73C2825B" w14:textId="77777777" w:rsidR="00C95978" w:rsidRPr="00C24B32" w:rsidRDefault="00C95978" w:rsidP="00E4142B">
      <w:pPr>
        <w:numPr>
          <w:ilvl w:val="0"/>
          <w:numId w:val="578"/>
        </w:numPr>
        <w:spacing w:after="60" w:line="276" w:lineRule="auto"/>
        <w:ind w:left="426" w:hanging="284"/>
        <w:jc w:val="both"/>
        <w:rPr>
          <w:ins w:id="27289" w:author="Visone Rossana (GSE)" w:date="2025-10-22T18:27:00Z" w16du:dateUtc="2025-10-22T16:27:00Z"/>
          <w:rFonts w:cs="Calibri"/>
          <w:sz w:val="22"/>
          <w:szCs w:val="22"/>
          <w:highlight w:val="yellow"/>
          <w:rPrChange w:id="27290" w:author="Visone Rossana (GSE)" w:date="2025-10-22T18:29:00Z" w16du:dateUtc="2025-10-22T16:29:00Z">
            <w:rPr>
              <w:ins w:id="27291" w:author="Visone Rossana (GSE)" w:date="2025-10-22T18:27:00Z" w16du:dateUtc="2025-10-22T16:27:00Z"/>
              <w:rFonts w:cs="Calibri"/>
            </w:rPr>
          </w:rPrChange>
        </w:rPr>
      </w:pPr>
      <w:ins w:id="27292" w:author="Visone Rossana (GSE)" w:date="2025-10-22T18:27:00Z" w16du:dateUtc="2025-10-22T16:27:00Z">
        <w:r w:rsidRPr="00C24B32">
          <w:rPr>
            <w:rFonts w:cs="Calibri"/>
            <w:sz w:val="22"/>
            <w:szCs w:val="22"/>
            <w:highlight w:val="yellow"/>
            <w:rPrChange w:id="27293" w:author="Visone Rossana (GSE)" w:date="2025-10-22T18:29:00Z" w16du:dateUtc="2025-10-22T16:29:00Z">
              <w:rPr>
                <w:rFonts w:cs="Calibri"/>
              </w:rPr>
            </w:rPrChange>
          </w:rPr>
          <w:t>assegnatario di uso civico di legnatico;</w:t>
        </w:r>
      </w:ins>
    </w:p>
    <w:p w14:paraId="080FD732" w14:textId="77777777" w:rsidR="00C95978" w:rsidRPr="00C24B32" w:rsidRDefault="00C95978" w:rsidP="00E4142B">
      <w:pPr>
        <w:numPr>
          <w:ilvl w:val="0"/>
          <w:numId w:val="578"/>
        </w:numPr>
        <w:spacing w:after="60" w:line="276" w:lineRule="auto"/>
        <w:ind w:left="426" w:hanging="284"/>
        <w:jc w:val="both"/>
        <w:rPr>
          <w:ins w:id="27294" w:author="Visone Rossana (GSE)" w:date="2025-10-22T18:27:00Z" w16du:dateUtc="2025-10-22T16:27:00Z"/>
          <w:rFonts w:cs="Calibri"/>
          <w:sz w:val="22"/>
          <w:szCs w:val="22"/>
          <w:highlight w:val="yellow"/>
          <w:rPrChange w:id="27295" w:author="Visone Rossana (GSE)" w:date="2025-10-22T18:29:00Z" w16du:dateUtc="2025-10-22T16:29:00Z">
            <w:rPr>
              <w:ins w:id="27296" w:author="Visone Rossana (GSE)" w:date="2025-10-22T18:27:00Z" w16du:dateUtc="2025-10-22T16:27:00Z"/>
              <w:rFonts w:cs="Calibri"/>
            </w:rPr>
          </w:rPrChange>
        </w:rPr>
      </w:pPr>
      <w:ins w:id="27297" w:author="Visone Rossana (GSE)" w:date="2025-10-22T18:27:00Z" w16du:dateUtc="2025-10-22T16:27:00Z">
        <w:r w:rsidRPr="00C24B32">
          <w:rPr>
            <w:rFonts w:cs="Calibri"/>
            <w:color w:val="000000"/>
            <w:sz w:val="22"/>
            <w:szCs w:val="22"/>
            <w:highlight w:val="yellow"/>
            <w:rPrChange w:id="27298" w:author="Visone Rossana (GSE)" w:date="2025-10-22T18:29:00Z" w16du:dateUtc="2025-10-22T16:29:00Z">
              <w:rPr>
                <w:rFonts w:cs="Calibri"/>
                <w:color w:val="000000"/>
              </w:rPr>
            </w:rPrChange>
          </w:rPr>
          <w:t>impresa del settore artigianale o industriale iscritta alla CCIAA che, per caratteristica del proprio ciclo produttivo, dispone di biomasse legnose vergini.</w:t>
        </w:r>
      </w:ins>
    </w:p>
    <w:p w14:paraId="46DFA4B9" w14:textId="77777777" w:rsidR="00874EF6" w:rsidRDefault="00874EF6" w:rsidP="00C078CF">
      <w:pPr>
        <w:contextualSpacing/>
        <w:jc w:val="both"/>
        <w:rPr>
          <w:ins w:id="27299" w:author="Visone Rossana (GSE)" w:date="2025-10-22T15:13:00Z" w16du:dateUtc="2025-10-22T13:13:00Z"/>
          <w:highlight w:val="yellow"/>
        </w:rPr>
      </w:pPr>
    </w:p>
    <w:p w14:paraId="5CBFB894" w14:textId="77777777" w:rsidR="00BE296A" w:rsidRPr="00923DC6" w:rsidRDefault="00BE296A">
      <w:pPr>
        <w:pStyle w:val="TITOLO20"/>
        <w:numPr>
          <w:ilvl w:val="2"/>
          <w:numId w:val="292"/>
        </w:numPr>
        <w:rPr>
          <w:ins w:id="27300" w:author="Visone Rossana (GSE)" w:date="2025-10-22T18:30:00Z" w16du:dateUtc="2025-10-22T16:30:00Z"/>
        </w:rPr>
        <w:pPrChange w:id="27301" w:author="Visone Rossana (GSE)" w:date="2025-10-22T18:30:00Z" w16du:dateUtc="2025-10-22T16:30:00Z">
          <w:pPr>
            <w:pStyle w:val="TITOLO20"/>
            <w:numPr>
              <w:ilvl w:val="2"/>
              <w:numId w:val="579"/>
            </w:numPr>
            <w:ind w:left="1715" w:hanging="504"/>
          </w:pPr>
        </w:pPrChange>
      </w:pPr>
      <w:bookmarkStart w:id="27302" w:name="_Toc212462711"/>
      <w:ins w:id="27303" w:author="Visone Rossana (GSE)" w:date="2025-10-22T18:30:00Z" w16du:dateUtc="2025-10-22T16:30:00Z">
        <w:r>
          <w:t>Spese ammissibili ai fini del calcolo dell’incentivazione (art. 9)</w:t>
        </w:r>
        <w:bookmarkEnd w:id="27302"/>
      </w:ins>
    </w:p>
    <w:p w14:paraId="1BC86EDA" w14:textId="4DCCB66D" w:rsidR="00874EF6" w:rsidDel="00831770" w:rsidRDefault="00874EF6" w:rsidP="00C078CF">
      <w:pPr>
        <w:contextualSpacing/>
        <w:jc w:val="both"/>
        <w:rPr>
          <w:ins w:id="27304" w:author="Visone Rossana (GSE)" w:date="2025-10-22T15:13:00Z" w16du:dateUtc="2025-10-22T13:13:00Z"/>
          <w:del w:id="27305" w:author="Visone Rossana (GSE)" w:date="2025-10-22T18:31:00Z" w16du:dateUtc="2025-10-22T16:31:00Z"/>
          <w:highlight w:val="yellow"/>
        </w:rPr>
      </w:pPr>
    </w:p>
    <w:p w14:paraId="5D05615B" w14:textId="77777777" w:rsidR="00831770" w:rsidRPr="00831770" w:rsidRDefault="00831770">
      <w:pPr>
        <w:spacing w:after="60" w:line="276" w:lineRule="auto"/>
        <w:jc w:val="both"/>
        <w:rPr>
          <w:ins w:id="27306" w:author="Visone Rossana (GSE)" w:date="2025-10-22T18:30:00Z" w16du:dateUtc="2025-10-22T16:30:00Z"/>
          <w:sz w:val="22"/>
          <w:szCs w:val="22"/>
          <w:rPrChange w:id="27307" w:author="Visone Rossana (GSE)" w:date="2025-10-22T18:31:00Z" w16du:dateUtc="2025-10-22T16:31:00Z">
            <w:rPr>
              <w:ins w:id="27308" w:author="Visone Rossana (GSE)" w:date="2025-10-22T18:30:00Z" w16du:dateUtc="2025-10-22T16:30:00Z"/>
            </w:rPr>
          </w:rPrChange>
        </w:rPr>
        <w:pPrChange w:id="27309" w:author="Visone Rossana (GSE)" w:date="2025-10-22T18:31:00Z" w16du:dateUtc="2025-10-22T16:31:00Z">
          <w:pPr>
            <w:spacing w:after="60"/>
            <w:jc w:val="both"/>
          </w:pPr>
        </w:pPrChange>
      </w:pPr>
      <w:ins w:id="27310" w:author="Visone Rossana (GSE)" w:date="2025-10-22T18:30:00Z" w16du:dateUtc="2025-10-22T16:30:00Z">
        <w:r w:rsidRPr="00831770">
          <w:rPr>
            <w:bCs/>
            <w:sz w:val="22"/>
            <w:szCs w:val="22"/>
            <w:rPrChange w:id="27311" w:author="Visone Rossana (GSE)" w:date="2025-10-22T18:31:00Z" w16du:dateUtc="2025-10-22T16:31:00Z">
              <w:rPr>
                <w:bCs/>
              </w:rPr>
            </w:rPrChange>
          </w:rPr>
          <w:t>Sono di seguito elencate le spese ammesse ai fini del calcolo dell’incentivo, che dovranno essere riportate, quando pertinenti, nelle fatture attestanti gli interventi effettuati:</w:t>
        </w:r>
      </w:ins>
    </w:p>
    <w:p w14:paraId="3274D34D" w14:textId="77777777" w:rsidR="00831770" w:rsidRPr="00831770" w:rsidRDefault="00831770">
      <w:pPr>
        <w:numPr>
          <w:ilvl w:val="0"/>
          <w:numId w:val="580"/>
        </w:numPr>
        <w:spacing w:after="60" w:line="276" w:lineRule="auto"/>
        <w:ind w:left="709"/>
        <w:jc w:val="both"/>
        <w:rPr>
          <w:ins w:id="27312" w:author="Visone Rossana (GSE)" w:date="2025-10-22T18:30:00Z" w16du:dateUtc="2025-10-22T16:30:00Z"/>
          <w:sz w:val="22"/>
          <w:szCs w:val="22"/>
          <w:rPrChange w:id="27313" w:author="Visone Rossana (GSE)" w:date="2025-10-22T18:31:00Z" w16du:dateUtc="2025-10-22T16:31:00Z">
            <w:rPr>
              <w:ins w:id="27314" w:author="Visone Rossana (GSE)" w:date="2025-10-22T18:30:00Z" w16du:dateUtc="2025-10-22T16:30:00Z"/>
            </w:rPr>
          </w:rPrChange>
        </w:rPr>
      </w:pPr>
      <w:ins w:id="27315" w:author="Visone Rossana (GSE)" w:date="2025-10-22T18:30:00Z" w16du:dateUtc="2025-10-22T16:30:00Z">
        <w:r w:rsidRPr="00831770">
          <w:rPr>
            <w:sz w:val="22"/>
            <w:szCs w:val="22"/>
            <w:rPrChange w:id="27316" w:author="Visone Rossana (GSE)" w:date="2025-10-22T18:31:00Z" w16du:dateUtc="2025-10-22T16:31:00Z">
              <w:rPr/>
            </w:rPrChange>
          </w:rPr>
          <w:t>smontaggio e dismissione dell’impianto di climatizzazione invernale esistente, parziale o totale;</w:t>
        </w:r>
      </w:ins>
    </w:p>
    <w:p w14:paraId="46DAF263" w14:textId="77777777" w:rsidR="00831770" w:rsidRPr="00831770" w:rsidRDefault="00831770">
      <w:pPr>
        <w:numPr>
          <w:ilvl w:val="0"/>
          <w:numId w:val="580"/>
        </w:numPr>
        <w:spacing w:after="60" w:line="276" w:lineRule="auto"/>
        <w:ind w:left="709"/>
        <w:jc w:val="both"/>
        <w:rPr>
          <w:ins w:id="27317" w:author="Visone Rossana (GSE)" w:date="2025-10-22T18:30:00Z" w16du:dateUtc="2025-10-22T16:30:00Z"/>
          <w:sz w:val="22"/>
          <w:szCs w:val="22"/>
          <w:rPrChange w:id="27318" w:author="Visone Rossana (GSE)" w:date="2025-10-22T18:31:00Z" w16du:dateUtc="2025-10-22T16:31:00Z">
            <w:rPr>
              <w:ins w:id="27319" w:author="Visone Rossana (GSE)" w:date="2025-10-22T18:30:00Z" w16du:dateUtc="2025-10-22T16:30:00Z"/>
            </w:rPr>
          </w:rPrChange>
        </w:rPr>
      </w:pPr>
      <w:ins w:id="27320" w:author="Visone Rossana (GSE)" w:date="2025-10-22T18:30:00Z" w16du:dateUtc="2025-10-22T16:30:00Z">
        <w:r w:rsidRPr="00831770">
          <w:rPr>
            <w:sz w:val="22"/>
            <w:szCs w:val="22"/>
            <w:rPrChange w:id="27321" w:author="Visone Rossana (GSE)" w:date="2025-10-22T18:31:00Z" w16du:dateUtc="2025-10-22T16:31:00Z">
              <w:rPr/>
            </w:rPrChange>
          </w:rPr>
          <w:t>fornitura e posa in opera di tutte le apparecchiature termiche, meccaniche, elettriche ed elettroniche, dei sistemi di contabilizzazione individuale;</w:t>
        </w:r>
      </w:ins>
    </w:p>
    <w:p w14:paraId="58918965" w14:textId="77777777" w:rsidR="00831770" w:rsidRPr="00831770" w:rsidRDefault="00831770">
      <w:pPr>
        <w:numPr>
          <w:ilvl w:val="0"/>
          <w:numId w:val="580"/>
        </w:numPr>
        <w:spacing w:after="60" w:line="276" w:lineRule="auto"/>
        <w:ind w:left="709"/>
        <w:jc w:val="both"/>
        <w:rPr>
          <w:ins w:id="27322" w:author="Visone Rossana (GSE)" w:date="2025-10-22T18:30:00Z" w16du:dateUtc="2025-10-22T16:30:00Z"/>
          <w:sz w:val="22"/>
          <w:szCs w:val="22"/>
          <w:rPrChange w:id="27323" w:author="Visone Rossana (GSE)" w:date="2025-10-22T18:31:00Z" w16du:dateUtc="2025-10-22T16:31:00Z">
            <w:rPr>
              <w:ins w:id="27324" w:author="Visone Rossana (GSE)" w:date="2025-10-22T18:30:00Z" w16du:dateUtc="2025-10-22T16:30:00Z"/>
            </w:rPr>
          </w:rPrChange>
        </w:rPr>
      </w:pPr>
      <w:ins w:id="27325" w:author="Visone Rossana (GSE)" w:date="2025-10-22T18:30:00Z" w16du:dateUtc="2025-10-22T16:30:00Z">
        <w:r w:rsidRPr="00831770">
          <w:rPr>
            <w:sz w:val="22"/>
            <w:szCs w:val="22"/>
            <w:rPrChange w:id="27326" w:author="Visone Rossana (GSE)" w:date="2025-10-22T18:31:00Z" w16du:dateUtc="2025-10-22T16:31:00Z">
              <w:rPr/>
            </w:rPrChange>
          </w:rPr>
          <w:t xml:space="preserve">opere idrauliche e murarie necessarie per la sostituzione a regola d’arte dell’impianto di climatizzazione invernale preesistente; </w:t>
        </w:r>
      </w:ins>
    </w:p>
    <w:p w14:paraId="6250C1D4" w14:textId="77777777" w:rsidR="00831770" w:rsidRPr="00831770" w:rsidRDefault="00831770">
      <w:pPr>
        <w:numPr>
          <w:ilvl w:val="0"/>
          <w:numId w:val="580"/>
        </w:numPr>
        <w:spacing w:after="60" w:line="276" w:lineRule="auto"/>
        <w:ind w:left="709"/>
        <w:jc w:val="both"/>
        <w:rPr>
          <w:ins w:id="27327" w:author="Visone Rossana (GSE)" w:date="2025-10-22T18:30:00Z" w16du:dateUtc="2025-10-22T16:30:00Z"/>
          <w:sz w:val="22"/>
          <w:szCs w:val="22"/>
          <w:rPrChange w:id="27328" w:author="Visone Rossana (GSE)" w:date="2025-10-22T18:31:00Z" w16du:dateUtc="2025-10-22T16:31:00Z">
            <w:rPr>
              <w:ins w:id="27329" w:author="Visone Rossana (GSE)" w:date="2025-10-22T18:30:00Z" w16du:dateUtc="2025-10-22T16:30:00Z"/>
            </w:rPr>
          </w:rPrChange>
        </w:rPr>
      </w:pPr>
      <w:ins w:id="27330" w:author="Visone Rossana (GSE)" w:date="2025-10-22T18:30:00Z" w16du:dateUtc="2025-10-22T16:30:00Z">
        <w:r w:rsidRPr="00831770">
          <w:rPr>
            <w:sz w:val="22"/>
            <w:szCs w:val="22"/>
            <w:rPrChange w:id="27331" w:author="Visone Rossana (GSE)" w:date="2025-10-22T18:31:00Z" w16du:dateUtc="2025-10-22T16:31:00Z">
              <w:rPr/>
            </w:rPrChange>
          </w:rPr>
          <w:t>interventi sulla rete di distribuzione, sui sistemi di trattamento dell’acqua, sui dispositivi di controllo e regolazione, sui sistemi di emissione;</w:t>
        </w:r>
      </w:ins>
    </w:p>
    <w:p w14:paraId="4F28CF8F" w14:textId="77777777" w:rsidR="00831770" w:rsidRPr="00831770" w:rsidRDefault="00831770">
      <w:pPr>
        <w:numPr>
          <w:ilvl w:val="0"/>
          <w:numId w:val="580"/>
        </w:numPr>
        <w:spacing w:after="60" w:line="276" w:lineRule="auto"/>
        <w:ind w:left="709"/>
        <w:jc w:val="both"/>
        <w:rPr>
          <w:ins w:id="27332" w:author="Visone Rossana (GSE)" w:date="2025-10-22T18:30:00Z" w16du:dateUtc="2025-10-22T16:30:00Z"/>
          <w:sz w:val="22"/>
          <w:szCs w:val="22"/>
          <w:rPrChange w:id="27333" w:author="Visone Rossana (GSE)" w:date="2025-10-22T18:31:00Z" w16du:dateUtc="2025-10-22T16:31:00Z">
            <w:rPr>
              <w:ins w:id="27334" w:author="Visone Rossana (GSE)" w:date="2025-10-22T18:30:00Z" w16du:dateUtc="2025-10-22T16:30:00Z"/>
            </w:rPr>
          </w:rPrChange>
        </w:rPr>
      </w:pPr>
      <w:ins w:id="27335" w:author="Visone Rossana (GSE)" w:date="2025-10-22T18:30:00Z" w16du:dateUtc="2025-10-22T16:30:00Z">
        <w:r w:rsidRPr="00831770">
          <w:rPr>
            <w:sz w:val="22"/>
            <w:szCs w:val="22"/>
            <w:rPrChange w:id="27336" w:author="Visone Rossana (GSE)" w:date="2025-10-22T18:31:00Z" w16du:dateUtc="2025-10-22T16:31:00Z">
              <w:rPr/>
            </w:rPrChange>
          </w:rPr>
          <w:t>prestazioni professionali connesse alla realizzazione dell’intervento.</w:t>
        </w:r>
      </w:ins>
    </w:p>
    <w:p w14:paraId="6BAF9037" w14:textId="77777777" w:rsidR="00831770" w:rsidRPr="00831770" w:rsidRDefault="00831770">
      <w:pPr>
        <w:spacing w:after="60" w:line="276" w:lineRule="auto"/>
        <w:jc w:val="both"/>
        <w:rPr>
          <w:ins w:id="27337" w:author="Visone Rossana (GSE)" w:date="2025-10-22T18:30:00Z" w16du:dateUtc="2025-10-22T16:30:00Z"/>
          <w:bCs/>
          <w:sz w:val="22"/>
          <w:szCs w:val="22"/>
          <w:rPrChange w:id="27338" w:author="Visone Rossana (GSE)" w:date="2025-10-22T18:31:00Z" w16du:dateUtc="2025-10-22T16:31:00Z">
            <w:rPr>
              <w:ins w:id="27339" w:author="Visone Rossana (GSE)" w:date="2025-10-22T18:30:00Z" w16du:dateUtc="2025-10-22T16:30:00Z"/>
              <w:bCs/>
            </w:rPr>
          </w:rPrChange>
        </w:rPr>
        <w:pPrChange w:id="27340" w:author="Visone Rossana (GSE)" w:date="2025-10-22T18:31:00Z" w16du:dateUtc="2025-10-22T16:31:00Z">
          <w:pPr>
            <w:spacing w:after="60"/>
            <w:jc w:val="both"/>
          </w:pPr>
        </w:pPrChange>
      </w:pPr>
      <w:ins w:id="27341" w:author="Visone Rossana (GSE)" w:date="2025-10-22T18:30:00Z" w16du:dateUtc="2025-10-22T16:30:00Z">
        <w:r w:rsidRPr="00831770">
          <w:rPr>
            <w:bCs/>
            <w:sz w:val="22"/>
            <w:szCs w:val="22"/>
            <w:rPrChange w:id="27342" w:author="Visone Rossana (GSE)" w:date="2025-10-22T18:31:00Z" w16du:dateUtc="2025-10-22T16:31:00Z">
              <w:rPr>
                <w:bCs/>
              </w:rPr>
            </w:rPrChange>
          </w:rPr>
          <w:t>Le spese ammissibili sono comprensive di IVA dove essa costituisce un costo. Il trasporto rientra tra le spese ammissibili perché facente parte della fornitura.</w:t>
        </w:r>
      </w:ins>
    </w:p>
    <w:p w14:paraId="16E445B6" w14:textId="2FAC1D47" w:rsidR="00874EF6" w:rsidDel="006A3711" w:rsidRDefault="00874EF6" w:rsidP="00C078CF">
      <w:pPr>
        <w:contextualSpacing/>
        <w:jc w:val="both"/>
        <w:rPr>
          <w:ins w:id="27343" w:author="Visone Rossana (GSE)" w:date="2025-10-22T15:13:00Z" w16du:dateUtc="2025-10-22T13:13:00Z"/>
          <w:del w:id="27344" w:author="Visone Rossana (GSE)" w:date="2025-10-22T18:37:00Z" w16du:dateUtc="2025-10-22T16:37:00Z"/>
          <w:highlight w:val="yellow"/>
        </w:rPr>
      </w:pPr>
    </w:p>
    <w:p w14:paraId="67310831" w14:textId="77777777" w:rsidR="00874EF6" w:rsidRDefault="00874EF6" w:rsidP="00C078CF">
      <w:pPr>
        <w:contextualSpacing/>
        <w:jc w:val="both"/>
        <w:rPr>
          <w:ins w:id="27345" w:author="Visone Rossana (GSE)" w:date="2025-10-22T15:13:00Z" w16du:dateUtc="2025-10-22T13:13:00Z"/>
          <w:highlight w:val="yellow"/>
        </w:rPr>
      </w:pPr>
    </w:p>
    <w:p w14:paraId="5A459CB2" w14:textId="0E2C900A" w:rsidR="006A3711" w:rsidRPr="00923DC6" w:rsidRDefault="006A3711">
      <w:pPr>
        <w:pStyle w:val="TITOLO20"/>
        <w:numPr>
          <w:ilvl w:val="2"/>
          <w:numId w:val="292"/>
        </w:numPr>
        <w:rPr>
          <w:ins w:id="27346" w:author="Visone Rossana (GSE)" w:date="2025-10-22T18:37:00Z" w16du:dateUtc="2025-10-22T16:37:00Z"/>
        </w:rPr>
        <w:pPrChange w:id="27347" w:author="Visone Rossana (GSE)" w:date="2025-10-22T18:37:00Z" w16du:dateUtc="2025-10-22T16:37:00Z">
          <w:pPr>
            <w:pStyle w:val="TITOLO20"/>
            <w:numPr>
              <w:ilvl w:val="2"/>
              <w:numId w:val="581"/>
            </w:numPr>
            <w:ind w:left="1715" w:hanging="504"/>
          </w:pPr>
        </w:pPrChange>
      </w:pPr>
      <w:bookmarkStart w:id="27348" w:name="_Toc212462712"/>
      <w:ins w:id="27349" w:author="Visone Rossana (GSE)" w:date="2025-10-22T18:37:00Z" w16du:dateUtc="2025-10-22T16:37:00Z">
        <w:r w:rsidRPr="00527094">
          <w:t>Calco</w:t>
        </w:r>
        <w:r w:rsidRPr="00923DC6">
          <w:t xml:space="preserve">lo dell’incentivo (Allegato II – </w:t>
        </w:r>
        <w:r>
          <w:t>paragrafo 2</w:t>
        </w:r>
      </w:ins>
      <w:ins w:id="27350" w:author="Visone Rossana (GSE)" w:date="2025-10-22T18:38:00Z" w16du:dateUtc="2025-10-22T16:38:00Z">
        <w:r>
          <w:t>.3</w:t>
        </w:r>
      </w:ins>
      <w:ins w:id="27351" w:author="Visone Rossana (GSE)" w:date="2025-10-22T18:37:00Z" w16du:dateUtc="2025-10-22T16:37:00Z">
        <w:r w:rsidRPr="00923DC6">
          <w:t xml:space="preserve"> del Decreto)</w:t>
        </w:r>
        <w:bookmarkEnd w:id="27348"/>
      </w:ins>
    </w:p>
    <w:p w14:paraId="2636000E" w14:textId="5D35DCC8" w:rsidR="00874EF6" w:rsidDel="0093115A" w:rsidRDefault="00874EF6" w:rsidP="00C078CF">
      <w:pPr>
        <w:contextualSpacing/>
        <w:jc w:val="both"/>
        <w:rPr>
          <w:ins w:id="27352" w:author="Visone Rossana (GSE)" w:date="2025-10-22T15:13:00Z" w16du:dateUtc="2025-10-22T13:13:00Z"/>
          <w:del w:id="27353" w:author="Visone Rossana (GSE)" w:date="2025-10-22T18:39:00Z" w16du:dateUtc="2025-10-22T16:39:00Z"/>
          <w:highlight w:val="yellow"/>
        </w:rPr>
      </w:pPr>
    </w:p>
    <w:p w14:paraId="2DFAAA8F" w14:textId="77777777" w:rsidR="0093115A" w:rsidRPr="0093115A" w:rsidRDefault="0093115A">
      <w:pPr>
        <w:spacing w:line="276" w:lineRule="auto"/>
        <w:jc w:val="both"/>
        <w:rPr>
          <w:ins w:id="27354" w:author="Visone Rossana (GSE)" w:date="2025-10-22T18:39:00Z" w16du:dateUtc="2025-10-22T16:39:00Z"/>
          <w:sz w:val="22"/>
          <w:szCs w:val="22"/>
          <w:rPrChange w:id="27355" w:author="Visone Rossana (GSE)" w:date="2025-10-22T18:39:00Z" w16du:dateUtc="2025-10-22T16:39:00Z">
            <w:rPr>
              <w:ins w:id="27356" w:author="Visone Rossana (GSE)" w:date="2025-10-22T18:39:00Z" w16du:dateUtc="2025-10-22T16:39:00Z"/>
            </w:rPr>
          </w:rPrChange>
        </w:rPr>
        <w:pPrChange w:id="27357" w:author="Visone Rossana (GSE)" w:date="2025-10-22T18:39:00Z" w16du:dateUtc="2025-10-22T16:39:00Z">
          <w:pPr>
            <w:jc w:val="both"/>
          </w:pPr>
        </w:pPrChange>
      </w:pPr>
      <w:ins w:id="27358" w:author="Visone Rossana (GSE)" w:date="2025-10-22T18:39:00Z" w16du:dateUtc="2025-10-22T16:39:00Z">
        <w:r w:rsidRPr="0093115A">
          <w:rPr>
            <w:sz w:val="22"/>
            <w:szCs w:val="22"/>
            <w:rPrChange w:id="27359" w:author="Visone Rossana (GSE)" w:date="2025-10-22T18:39:00Z" w16du:dateUtc="2025-10-22T16:39:00Z">
              <w:rPr/>
            </w:rPrChange>
          </w:rPr>
          <w:t>Per gli interventi di sostituzione di impianti di climatizzazione invernale esistenti o di riscaldamento delle serre e dei fabbricati rurali esistenti con impianti di climatizzazione invernale dotati di generatore di calore alimentato da biomassa, l’incentivo è calcolato secondo due specifici algoritmi, uno relativo alle caldaie a biomassa, l’altro per stufe e termocamini a pellet o a legna. In entrambi i casi, il calcolo tiene conto della potenza termica nominale del generatore installato, di specifici coefficienti di valorizzazione dell’energia (</w:t>
        </w:r>
        <w:r w:rsidRPr="0093115A">
          <w:rPr>
            <w:rFonts w:cs="Calibri"/>
            <w:sz w:val="22"/>
            <w:szCs w:val="22"/>
            <w:rPrChange w:id="27360" w:author="Visone Rossana (GSE)" w:date="2025-10-22T18:39:00Z" w16du:dateUtc="2025-10-22T16:39:00Z">
              <w:rPr>
                <w:rFonts w:cs="Calibri"/>
                <w:sz w:val="20"/>
              </w:rPr>
            </w:rPrChange>
          </w:rPr>
          <w:t>€/kWh</w:t>
        </w:r>
        <w:r w:rsidRPr="0093115A">
          <w:rPr>
            <w:rFonts w:cs="Calibri"/>
            <w:sz w:val="22"/>
            <w:szCs w:val="22"/>
            <w:vertAlign w:val="subscript"/>
            <w:rPrChange w:id="27361" w:author="Visone Rossana (GSE)" w:date="2025-10-22T18:39:00Z" w16du:dateUtc="2025-10-22T16:39:00Z">
              <w:rPr>
                <w:rFonts w:cs="Calibri"/>
                <w:sz w:val="20"/>
                <w:vertAlign w:val="subscript"/>
              </w:rPr>
            </w:rPrChange>
          </w:rPr>
          <w:t>t</w:t>
        </w:r>
        <w:r w:rsidRPr="0093115A">
          <w:rPr>
            <w:sz w:val="22"/>
            <w:szCs w:val="22"/>
            <w:rPrChange w:id="27362" w:author="Visone Rossana (GSE)" w:date="2025-10-22T18:39:00Z" w16du:dateUtc="2025-10-22T16:39:00Z">
              <w:rPr/>
            </w:rPrChange>
          </w:rPr>
          <w:t>) tabellati, di coefficienti di utilizzo (specifici per zona climatica) e di coefficienti premianti in riferimento alle emissioni di polveri.</w:t>
        </w:r>
      </w:ins>
    </w:p>
    <w:p w14:paraId="06B9064E" w14:textId="77777777" w:rsidR="00A6277F" w:rsidRDefault="00A6277F" w:rsidP="0093115A">
      <w:pPr>
        <w:jc w:val="both"/>
        <w:rPr>
          <w:ins w:id="27363" w:author="Visone Rossana (GSE)" w:date="2025-10-23T15:36:00Z" w16du:dateUtc="2025-10-23T13:36:00Z"/>
          <w:sz w:val="22"/>
          <w:szCs w:val="22"/>
        </w:rPr>
      </w:pPr>
    </w:p>
    <w:p w14:paraId="046DEA06" w14:textId="6ECE9863" w:rsidR="0093115A" w:rsidRPr="00E31AF7" w:rsidRDefault="0093115A" w:rsidP="0093115A">
      <w:pPr>
        <w:jc w:val="both"/>
        <w:rPr>
          <w:ins w:id="27364" w:author="Visone Rossana (GSE)" w:date="2025-10-22T18:39:00Z" w16du:dateUtc="2025-10-22T16:39:00Z"/>
          <w:rFonts w:cs="Calibri"/>
          <w:i/>
          <w:sz w:val="22"/>
          <w:szCs w:val="22"/>
          <w:rPrChange w:id="27365" w:author="Visone Rossana (GSE)" w:date="2025-10-22T18:51:00Z" w16du:dateUtc="2025-10-22T16:51:00Z">
            <w:rPr>
              <w:ins w:id="27366" w:author="Visone Rossana (GSE)" w:date="2025-10-22T18:39:00Z" w16du:dateUtc="2025-10-22T16:39:00Z"/>
              <w:rFonts w:cs="Calibri"/>
              <w:i/>
              <w:sz w:val="28"/>
              <w:szCs w:val="28"/>
            </w:rPr>
          </w:rPrChange>
        </w:rPr>
      </w:pPr>
      <w:ins w:id="27367" w:author="Visone Rossana (GSE)" w:date="2025-10-22T18:39:00Z" w16du:dateUtc="2025-10-22T16:39:00Z">
        <w:r w:rsidRPr="00E31AF7">
          <w:rPr>
            <w:sz w:val="22"/>
            <w:szCs w:val="22"/>
            <w:rPrChange w:id="27368" w:author="Visone Rossana (GSE)" w:date="2025-10-22T18:51:00Z" w16du:dateUtc="2025-10-22T16:51:00Z">
              <w:rPr/>
            </w:rPrChange>
          </w:rPr>
          <w:t xml:space="preserve">Per le </w:t>
        </w:r>
        <w:r w:rsidRPr="00E31AF7">
          <w:rPr>
            <w:b/>
            <w:sz w:val="22"/>
            <w:szCs w:val="22"/>
            <w:rPrChange w:id="27369" w:author="Visone Rossana (GSE)" w:date="2025-10-22T18:51:00Z" w16du:dateUtc="2025-10-22T16:51:00Z">
              <w:rPr>
                <w:b/>
              </w:rPr>
            </w:rPrChange>
          </w:rPr>
          <w:t>caldaie a biomassa</w:t>
        </w:r>
      </w:ins>
      <w:ins w:id="27370" w:author="Visone Rossana (GSE)" w:date="2025-10-22T18:41:00Z" w16du:dateUtc="2025-10-22T16:41:00Z">
        <w:r w:rsidR="00D6229D" w:rsidRPr="00E31AF7">
          <w:rPr>
            <w:b/>
            <w:sz w:val="22"/>
            <w:szCs w:val="22"/>
            <w:vertAlign w:val="superscript"/>
            <w:rPrChange w:id="27371" w:author="Visone Rossana (GSE)" w:date="2025-10-22T18:51:00Z" w16du:dateUtc="2025-10-22T16:51:00Z">
              <w:rPr>
                <w:b/>
              </w:rPr>
            </w:rPrChange>
          </w:rPr>
          <w:t>(*1)</w:t>
        </w:r>
      </w:ins>
      <w:ins w:id="27372" w:author="Visone Rossana (GSE)" w:date="2025-10-22T18:39:00Z" w16du:dateUtc="2025-10-22T16:39:00Z">
        <w:r w:rsidRPr="00E31AF7">
          <w:rPr>
            <w:b/>
            <w:sz w:val="22"/>
            <w:szCs w:val="22"/>
            <w:rPrChange w:id="27373" w:author="Visone Rossana (GSE)" w:date="2025-10-22T18:51:00Z" w16du:dateUtc="2025-10-22T16:51:00Z">
              <w:rPr>
                <w:b/>
              </w:rPr>
            </w:rPrChange>
          </w:rPr>
          <w:t>:</w:t>
        </w:r>
        <w:r w:rsidRPr="00E31AF7">
          <w:rPr>
            <w:sz w:val="22"/>
            <w:szCs w:val="22"/>
            <w:rPrChange w:id="27374" w:author="Visone Rossana (GSE)" w:date="2025-10-22T18:51:00Z" w16du:dateUtc="2025-10-22T16:51:00Z">
              <w:rPr/>
            </w:rPrChange>
          </w:rPr>
          <w:tab/>
        </w:r>
        <w:r w:rsidRPr="00E31AF7">
          <w:rPr>
            <w:sz w:val="22"/>
            <w:szCs w:val="22"/>
            <w:rPrChange w:id="27375" w:author="Visone Rossana (GSE)" w:date="2025-10-22T18:51:00Z" w16du:dateUtc="2025-10-22T16:51:00Z">
              <w:rPr/>
            </w:rPrChange>
          </w:rPr>
          <w:tab/>
        </w:r>
        <w:r w:rsidRPr="00E31AF7">
          <w:rPr>
            <w:sz w:val="22"/>
            <w:szCs w:val="22"/>
            <w:rPrChange w:id="27376" w:author="Visone Rossana (GSE)" w:date="2025-10-22T18:51:00Z" w16du:dateUtc="2025-10-22T16:51:00Z">
              <w:rPr/>
            </w:rPrChange>
          </w:rPr>
          <w:tab/>
        </w:r>
        <w:r w:rsidRPr="00E31AF7">
          <w:rPr>
            <w:sz w:val="22"/>
            <w:szCs w:val="22"/>
            <w:rPrChange w:id="27377" w:author="Visone Rossana (GSE)" w:date="2025-10-22T18:51:00Z" w16du:dateUtc="2025-10-22T16:51:00Z">
              <w:rPr/>
            </w:rPrChange>
          </w:rPr>
          <w:tab/>
        </w:r>
        <w:r w:rsidRPr="00E31AF7">
          <w:rPr>
            <w:sz w:val="22"/>
            <w:szCs w:val="22"/>
            <w:rPrChange w:id="27378" w:author="Visone Rossana (GSE)" w:date="2025-10-22T18:51:00Z" w16du:dateUtc="2025-10-22T16:51:00Z">
              <w:rPr/>
            </w:rPrChange>
          </w:rPr>
          <w:tab/>
        </w:r>
        <w:r w:rsidRPr="00E31AF7">
          <w:rPr>
            <w:rFonts w:cs="Calibri"/>
            <w:i/>
            <w:sz w:val="22"/>
            <w:szCs w:val="22"/>
            <w:rPrChange w:id="27379" w:author="Visone Rossana (GSE)" w:date="2025-10-22T18:51:00Z" w16du:dateUtc="2025-10-22T16:51:00Z">
              <w:rPr>
                <w:rFonts w:cs="Calibri"/>
                <w:i/>
                <w:sz w:val="28"/>
                <w:szCs w:val="28"/>
              </w:rPr>
            </w:rPrChange>
          </w:rPr>
          <w:t>I</w:t>
        </w:r>
        <w:r w:rsidRPr="00E31AF7">
          <w:rPr>
            <w:rFonts w:cs="Calibri"/>
            <w:i/>
            <w:sz w:val="22"/>
            <w:szCs w:val="22"/>
            <w:vertAlign w:val="subscript"/>
            <w:rPrChange w:id="27380" w:author="Visone Rossana (GSE)" w:date="2025-10-22T18:51:00Z" w16du:dateUtc="2025-10-22T16:51:00Z">
              <w:rPr>
                <w:rFonts w:cs="Calibri"/>
                <w:i/>
                <w:sz w:val="28"/>
                <w:szCs w:val="28"/>
                <w:vertAlign w:val="subscript"/>
              </w:rPr>
            </w:rPrChange>
          </w:rPr>
          <w:t>a tot</w:t>
        </w:r>
        <w:r w:rsidRPr="00E31AF7">
          <w:rPr>
            <w:rFonts w:cs="Calibri"/>
            <w:i/>
            <w:sz w:val="22"/>
            <w:szCs w:val="22"/>
            <w:rPrChange w:id="27381" w:author="Visone Rossana (GSE)" w:date="2025-10-22T18:51:00Z" w16du:dateUtc="2025-10-22T16:51:00Z">
              <w:rPr>
                <w:rFonts w:cs="Calibri"/>
                <w:i/>
                <w:sz w:val="28"/>
                <w:szCs w:val="28"/>
              </w:rPr>
            </w:rPrChange>
          </w:rPr>
          <w:t xml:space="preserve"> = P</w:t>
        </w:r>
        <w:r w:rsidRPr="00E31AF7">
          <w:rPr>
            <w:rFonts w:cs="Calibri"/>
            <w:i/>
            <w:sz w:val="22"/>
            <w:szCs w:val="22"/>
            <w:vertAlign w:val="subscript"/>
            <w:rPrChange w:id="27382" w:author="Visone Rossana (GSE)" w:date="2025-10-22T18:51:00Z" w16du:dateUtc="2025-10-22T16:51:00Z">
              <w:rPr>
                <w:rFonts w:cs="Calibri"/>
                <w:i/>
                <w:sz w:val="28"/>
                <w:szCs w:val="28"/>
                <w:vertAlign w:val="subscript"/>
              </w:rPr>
            </w:rPrChange>
          </w:rPr>
          <w:t>n *</w:t>
        </w:r>
        <w:r w:rsidRPr="00E31AF7">
          <w:rPr>
            <w:rFonts w:cs="Calibri"/>
            <w:i/>
            <w:sz w:val="22"/>
            <w:szCs w:val="22"/>
            <w:rPrChange w:id="27383" w:author="Visone Rossana (GSE)" w:date="2025-10-22T18:51:00Z" w16du:dateUtc="2025-10-22T16:51:00Z">
              <w:rPr>
                <w:rFonts w:cs="Calibri"/>
                <w:i/>
                <w:sz w:val="28"/>
                <w:szCs w:val="28"/>
              </w:rPr>
            </w:rPrChange>
          </w:rPr>
          <w:t xml:space="preserve"> h</w:t>
        </w:r>
        <w:r w:rsidRPr="00E31AF7">
          <w:rPr>
            <w:rFonts w:cs="Calibri"/>
            <w:i/>
            <w:sz w:val="22"/>
            <w:szCs w:val="22"/>
            <w:vertAlign w:val="subscript"/>
            <w:rPrChange w:id="27384" w:author="Visone Rossana (GSE)" w:date="2025-10-22T18:51:00Z" w16du:dateUtc="2025-10-22T16:51:00Z">
              <w:rPr>
                <w:rFonts w:cs="Calibri"/>
                <w:i/>
                <w:sz w:val="28"/>
                <w:szCs w:val="28"/>
                <w:vertAlign w:val="subscript"/>
              </w:rPr>
            </w:rPrChange>
          </w:rPr>
          <w:t>r *</w:t>
        </w:r>
        <w:r w:rsidRPr="00E31AF7">
          <w:rPr>
            <w:rFonts w:cs="Calibri"/>
            <w:i/>
            <w:sz w:val="22"/>
            <w:szCs w:val="22"/>
            <w:rPrChange w:id="27385" w:author="Visone Rossana (GSE)" w:date="2025-10-22T18:51:00Z" w16du:dateUtc="2025-10-22T16:51:00Z">
              <w:rPr>
                <w:rFonts w:cs="Calibri"/>
                <w:i/>
                <w:sz w:val="28"/>
                <w:szCs w:val="28"/>
              </w:rPr>
            </w:rPrChange>
          </w:rPr>
          <w:t xml:space="preserve"> C</w:t>
        </w:r>
        <w:r w:rsidRPr="00E31AF7">
          <w:rPr>
            <w:rFonts w:cs="Calibri"/>
            <w:i/>
            <w:sz w:val="22"/>
            <w:szCs w:val="22"/>
            <w:vertAlign w:val="subscript"/>
            <w:rPrChange w:id="27386" w:author="Visone Rossana (GSE)" w:date="2025-10-22T18:51:00Z" w16du:dateUtc="2025-10-22T16:51:00Z">
              <w:rPr>
                <w:rFonts w:cs="Calibri"/>
                <w:i/>
                <w:sz w:val="28"/>
                <w:szCs w:val="28"/>
                <w:vertAlign w:val="subscript"/>
              </w:rPr>
            </w:rPrChange>
          </w:rPr>
          <w:t>i *</w:t>
        </w:r>
        <w:r w:rsidRPr="00E31AF7">
          <w:rPr>
            <w:rFonts w:cs="Calibri"/>
            <w:i/>
            <w:sz w:val="22"/>
            <w:szCs w:val="22"/>
            <w:rPrChange w:id="27387" w:author="Visone Rossana (GSE)" w:date="2025-10-22T18:51:00Z" w16du:dateUtc="2025-10-22T16:51:00Z">
              <w:rPr>
                <w:rFonts w:cs="Calibri"/>
                <w:i/>
                <w:sz w:val="28"/>
                <w:szCs w:val="28"/>
              </w:rPr>
            </w:rPrChange>
          </w:rPr>
          <w:t xml:space="preserve"> C</w:t>
        </w:r>
        <w:r w:rsidRPr="00E31AF7">
          <w:rPr>
            <w:rFonts w:cs="Calibri"/>
            <w:i/>
            <w:sz w:val="22"/>
            <w:szCs w:val="22"/>
            <w:vertAlign w:val="subscript"/>
            <w:rPrChange w:id="27388" w:author="Visone Rossana (GSE)" w:date="2025-10-22T18:51:00Z" w16du:dateUtc="2025-10-22T16:51:00Z">
              <w:rPr>
                <w:rFonts w:cs="Calibri"/>
                <w:i/>
                <w:sz w:val="28"/>
                <w:szCs w:val="28"/>
                <w:vertAlign w:val="subscript"/>
              </w:rPr>
            </w:rPrChange>
          </w:rPr>
          <w:t>e</w:t>
        </w:r>
        <w:r w:rsidRPr="00E31AF7">
          <w:rPr>
            <w:rFonts w:cs="Calibri"/>
            <w:i/>
            <w:sz w:val="22"/>
            <w:szCs w:val="22"/>
            <w:rPrChange w:id="27389" w:author="Visone Rossana (GSE)" w:date="2025-10-22T18:51:00Z" w16du:dateUtc="2025-10-22T16:51:00Z">
              <w:rPr>
                <w:rFonts w:cs="Calibri"/>
                <w:i/>
                <w:sz w:val="28"/>
                <w:szCs w:val="28"/>
              </w:rPr>
            </w:rPrChange>
          </w:rPr>
          <w:t xml:space="preserve"> </w:t>
        </w:r>
      </w:ins>
    </w:p>
    <w:p w14:paraId="07B792E5" w14:textId="2E53336C" w:rsidR="0093115A" w:rsidRPr="00E31AF7" w:rsidRDefault="0093115A" w:rsidP="0093115A">
      <w:pPr>
        <w:jc w:val="both"/>
        <w:rPr>
          <w:ins w:id="27390" w:author="Visone Rossana (GSE)" w:date="2025-10-22T18:39:00Z" w16du:dateUtc="2025-10-22T16:39:00Z"/>
          <w:rFonts w:cs="Calibri"/>
          <w:i/>
          <w:sz w:val="22"/>
          <w:szCs w:val="22"/>
          <w:rPrChange w:id="27391" w:author="Visone Rossana (GSE)" w:date="2025-10-22T18:51:00Z" w16du:dateUtc="2025-10-22T16:51:00Z">
            <w:rPr>
              <w:ins w:id="27392" w:author="Visone Rossana (GSE)" w:date="2025-10-22T18:39:00Z" w16du:dateUtc="2025-10-22T16:39:00Z"/>
              <w:rFonts w:cs="Calibri"/>
              <w:i/>
              <w:sz w:val="28"/>
              <w:szCs w:val="28"/>
            </w:rPr>
          </w:rPrChange>
        </w:rPr>
      </w:pPr>
      <w:ins w:id="27393" w:author="Visone Rossana (GSE)" w:date="2025-10-22T18:39:00Z" w16du:dateUtc="2025-10-22T16:39:00Z">
        <w:r w:rsidRPr="00E31AF7">
          <w:rPr>
            <w:sz w:val="22"/>
            <w:szCs w:val="22"/>
            <w:rPrChange w:id="27394" w:author="Visone Rossana (GSE)" w:date="2025-10-22T18:51:00Z" w16du:dateUtc="2025-10-22T16:51:00Z">
              <w:rPr/>
            </w:rPrChange>
          </w:rPr>
          <w:t xml:space="preserve">Per le </w:t>
        </w:r>
        <w:r w:rsidRPr="00E31AF7">
          <w:rPr>
            <w:b/>
            <w:sz w:val="22"/>
            <w:szCs w:val="22"/>
            <w:rPrChange w:id="27395" w:author="Visone Rossana (GSE)" w:date="2025-10-22T18:51:00Z" w16du:dateUtc="2025-10-22T16:51:00Z">
              <w:rPr>
                <w:b/>
              </w:rPr>
            </w:rPrChange>
          </w:rPr>
          <w:t>stufe</w:t>
        </w:r>
        <w:r w:rsidRPr="00E31AF7">
          <w:rPr>
            <w:sz w:val="22"/>
            <w:szCs w:val="22"/>
            <w:rPrChange w:id="27396" w:author="Visone Rossana (GSE)" w:date="2025-10-22T18:51:00Z" w16du:dateUtc="2025-10-22T16:51:00Z">
              <w:rPr/>
            </w:rPrChange>
          </w:rPr>
          <w:t xml:space="preserve"> e i </w:t>
        </w:r>
        <w:r w:rsidRPr="00E31AF7">
          <w:rPr>
            <w:b/>
            <w:sz w:val="22"/>
            <w:szCs w:val="22"/>
            <w:rPrChange w:id="27397" w:author="Visone Rossana (GSE)" w:date="2025-10-22T18:51:00Z" w16du:dateUtc="2025-10-22T16:51:00Z">
              <w:rPr>
                <w:b/>
              </w:rPr>
            </w:rPrChange>
          </w:rPr>
          <w:t>termocamini</w:t>
        </w:r>
        <w:r w:rsidRPr="00E31AF7">
          <w:rPr>
            <w:sz w:val="22"/>
            <w:szCs w:val="22"/>
            <w:rPrChange w:id="27398" w:author="Visone Rossana (GSE)" w:date="2025-10-22T18:51:00Z" w16du:dateUtc="2025-10-22T16:51:00Z">
              <w:rPr/>
            </w:rPrChange>
          </w:rPr>
          <w:t xml:space="preserve"> a pellet o a legna:</w:t>
        </w:r>
        <w:r w:rsidRPr="00E31AF7">
          <w:rPr>
            <w:sz w:val="22"/>
            <w:szCs w:val="22"/>
            <w:rPrChange w:id="27399" w:author="Visone Rossana (GSE)" w:date="2025-10-22T18:51:00Z" w16du:dateUtc="2025-10-22T16:51:00Z">
              <w:rPr/>
            </w:rPrChange>
          </w:rPr>
          <w:tab/>
        </w:r>
        <w:r w:rsidRPr="00E31AF7">
          <w:rPr>
            <w:sz w:val="22"/>
            <w:szCs w:val="22"/>
            <w:rPrChange w:id="27400" w:author="Visone Rossana (GSE)" w:date="2025-10-22T18:51:00Z" w16du:dateUtc="2025-10-22T16:51:00Z">
              <w:rPr/>
            </w:rPrChange>
          </w:rPr>
          <w:tab/>
        </w:r>
      </w:ins>
      <w:ins w:id="27401" w:author="Visone Rossana (GSE)" w:date="2025-10-22T18:51:00Z" w16du:dateUtc="2025-10-22T16:51:00Z">
        <w:r w:rsidR="00E31AF7">
          <w:rPr>
            <w:sz w:val="22"/>
            <w:szCs w:val="22"/>
          </w:rPr>
          <w:tab/>
        </w:r>
      </w:ins>
      <w:ins w:id="27402" w:author="Visone Rossana (GSE)" w:date="2025-10-22T18:39:00Z" w16du:dateUtc="2025-10-22T16:39:00Z">
        <w:r w:rsidRPr="00E31AF7">
          <w:rPr>
            <w:rFonts w:cs="Calibri"/>
            <w:i/>
            <w:sz w:val="22"/>
            <w:szCs w:val="22"/>
            <w:rPrChange w:id="27403" w:author="Visone Rossana (GSE)" w:date="2025-10-22T18:51:00Z" w16du:dateUtc="2025-10-22T16:51:00Z">
              <w:rPr>
                <w:rFonts w:cs="Calibri"/>
                <w:i/>
                <w:sz w:val="28"/>
                <w:szCs w:val="28"/>
              </w:rPr>
            </w:rPrChange>
          </w:rPr>
          <w:t>I</w:t>
        </w:r>
        <w:r w:rsidRPr="00E31AF7">
          <w:rPr>
            <w:rFonts w:cs="Calibri"/>
            <w:i/>
            <w:sz w:val="22"/>
            <w:szCs w:val="22"/>
            <w:vertAlign w:val="subscript"/>
            <w:rPrChange w:id="27404" w:author="Visone Rossana (GSE)" w:date="2025-10-22T18:51:00Z" w16du:dateUtc="2025-10-22T16:51:00Z">
              <w:rPr>
                <w:rFonts w:cs="Calibri"/>
                <w:i/>
                <w:sz w:val="28"/>
                <w:szCs w:val="28"/>
                <w:vertAlign w:val="subscript"/>
              </w:rPr>
            </w:rPrChange>
          </w:rPr>
          <w:t>a tot</w:t>
        </w:r>
        <w:r w:rsidRPr="00E31AF7">
          <w:rPr>
            <w:rFonts w:cs="Calibri"/>
            <w:i/>
            <w:sz w:val="22"/>
            <w:szCs w:val="22"/>
            <w:rPrChange w:id="27405" w:author="Visone Rossana (GSE)" w:date="2025-10-22T18:51:00Z" w16du:dateUtc="2025-10-22T16:51:00Z">
              <w:rPr>
                <w:rFonts w:cs="Calibri"/>
                <w:i/>
                <w:sz w:val="28"/>
                <w:szCs w:val="28"/>
              </w:rPr>
            </w:rPrChange>
          </w:rPr>
          <w:t xml:space="preserve"> = 3,35</w:t>
        </w:r>
        <w:r w:rsidRPr="00E31AF7">
          <w:rPr>
            <w:rFonts w:cs="Calibri"/>
            <w:i/>
            <w:sz w:val="22"/>
            <w:szCs w:val="22"/>
            <w:vertAlign w:val="subscript"/>
            <w:rPrChange w:id="27406" w:author="Visone Rossana (GSE)" w:date="2025-10-22T18:51:00Z" w16du:dateUtc="2025-10-22T16:51:00Z">
              <w:rPr>
                <w:rFonts w:cs="Calibri"/>
                <w:i/>
                <w:sz w:val="28"/>
                <w:szCs w:val="28"/>
                <w:vertAlign w:val="subscript"/>
              </w:rPr>
            </w:rPrChange>
          </w:rPr>
          <w:t>*</w:t>
        </w:r>
        <w:r w:rsidRPr="00E31AF7">
          <w:rPr>
            <w:rFonts w:cs="Calibri"/>
            <w:i/>
            <w:sz w:val="22"/>
            <w:szCs w:val="22"/>
            <w:rPrChange w:id="27407" w:author="Visone Rossana (GSE)" w:date="2025-10-22T18:51:00Z" w16du:dateUtc="2025-10-22T16:51:00Z">
              <w:rPr>
                <w:rFonts w:cs="Calibri"/>
                <w:i/>
                <w:sz w:val="28"/>
                <w:szCs w:val="28"/>
              </w:rPr>
            </w:rPrChange>
          </w:rPr>
          <w:t xml:space="preserve"> ln(P</w:t>
        </w:r>
        <w:r w:rsidRPr="00E31AF7">
          <w:rPr>
            <w:rFonts w:cs="Calibri"/>
            <w:i/>
            <w:sz w:val="22"/>
            <w:szCs w:val="22"/>
            <w:vertAlign w:val="subscript"/>
            <w:rPrChange w:id="27408" w:author="Visone Rossana (GSE)" w:date="2025-10-22T18:51:00Z" w16du:dateUtc="2025-10-22T16:51:00Z">
              <w:rPr>
                <w:rFonts w:cs="Calibri"/>
                <w:i/>
                <w:sz w:val="28"/>
                <w:szCs w:val="28"/>
                <w:vertAlign w:val="subscript"/>
              </w:rPr>
            </w:rPrChange>
          </w:rPr>
          <w:t>n</w:t>
        </w:r>
        <w:r w:rsidRPr="00E31AF7">
          <w:rPr>
            <w:rFonts w:cs="Calibri"/>
            <w:i/>
            <w:sz w:val="22"/>
            <w:szCs w:val="22"/>
            <w:rPrChange w:id="27409" w:author="Visone Rossana (GSE)" w:date="2025-10-22T18:51:00Z" w16du:dateUtc="2025-10-22T16:51:00Z">
              <w:rPr>
                <w:rFonts w:cs="Calibri"/>
                <w:i/>
                <w:sz w:val="28"/>
                <w:szCs w:val="28"/>
              </w:rPr>
            </w:rPrChange>
          </w:rPr>
          <w:t>)</w:t>
        </w:r>
        <w:r w:rsidRPr="00E31AF7">
          <w:rPr>
            <w:rFonts w:cs="Calibri"/>
            <w:i/>
            <w:sz w:val="22"/>
            <w:szCs w:val="22"/>
            <w:vertAlign w:val="subscript"/>
            <w:rPrChange w:id="27410" w:author="Visone Rossana (GSE)" w:date="2025-10-22T18:51:00Z" w16du:dateUtc="2025-10-22T16:51:00Z">
              <w:rPr>
                <w:rFonts w:cs="Calibri"/>
                <w:i/>
                <w:sz w:val="28"/>
                <w:szCs w:val="28"/>
                <w:vertAlign w:val="subscript"/>
              </w:rPr>
            </w:rPrChange>
          </w:rPr>
          <w:t xml:space="preserve"> *</w:t>
        </w:r>
        <w:r w:rsidRPr="00E31AF7">
          <w:rPr>
            <w:rFonts w:cs="Calibri"/>
            <w:i/>
            <w:sz w:val="22"/>
            <w:szCs w:val="22"/>
            <w:rPrChange w:id="27411" w:author="Visone Rossana (GSE)" w:date="2025-10-22T18:51:00Z" w16du:dateUtc="2025-10-22T16:51:00Z">
              <w:rPr>
                <w:rFonts w:cs="Calibri"/>
                <w:i/>
                <w:sz w:val="28"/>
                <w:szCs w:val="28"/>
              </w:rPr>
            </w:rPrChange>
          </w:rPr>
          <w:t xml:space="preserve"> h</w:t>
        </w:r>
        <w:r w:rsidRPr="00E31AF7">
          <w:rPr>
            <w:rFonts w:cs="Calibri"/>
            <w:i/>
            <w:sz w:val="22"/>
            <w:szCs w:val="22"/>
            <w:vertAlign w:val="subscript"/>
            <w:rPrChange w:id="27412" w:author="Visone Rossana (GSE)" w:date="2025-10-22T18:51:00Z" w16du:dateUtc="2025-10-22T16:51:00Z">
              <w:rPr>
                <w:rFonts w:cs="Calibri"/>
                <w:i/>
                <w:sz w:val="28"/>
                <w:szCs w:val="28"/>
                <w:vertAlign w:val="subscript"/>
              </w:rPr>
            </w:rPrChange>
          </w:rPr>
          <w:t>r *</w:t>
        </w:r>
        <w:r w:rsidRPr="00E31AF7">
          <w:rPr>
            <w:rFonts w:cs="Calibri"/>
            <w:i/>
            <w:sz w:val="22"/>
            <w:szCs w:val="22"/>
            <w:rPrChange w:id="27413" w:author="Visone Rossana (GSE)" w:date="2025-10-22T18:51:00Z" w16du:dateUtc="2025-10-22T16:51:00Z">
              <w:rPr>
                <w:rFonts w:cs="Calibri"/>
                <w:i/>
                <w:sz w:val="28"/>
                <w:szCs w:val="28"/>
              </w:rPr>
            </w:rPrChange>
          </w:rPr>
          <w:t xml:space="preserve"> C</w:t>
        </w:r>
        <w:r w:rsidRPr="00E31AF7">
          <w:rPr>
            <w:rFonts w:cs="Calibri"/>
            <w:i/>
            <w:sz w:val="22"/>
            <w:szCs w:val="22"/>
            <w:vertAlign w:val="subscript"/>
            <w:rPrChange w:id="27414" w:author="Visone Rossana (GSE)" w:date="2025-10-22T18:51:00Z" w16du:dateUtc="2025-10-22T16:51:00Z">
              <w:rPr>
                <w:rFonts w:cs="Calibri"/>
                <w:i/>
                <w:sz w:val="28"/>
                <w:szCs w:val="28"/>
                <w:vertAlign w:val="subscript"/>
              </w:rPr>
            </w:rPrChange>
          </w:rPr>
          <w:t>i *</w:t>
        </w:r>
        <w:r w:rsidRPr="00E31AF7">
          <w:rPr>
            <w:rFonts w:cs="Calibri"/>
            <w:i/>
            <w:sz w:val="22"/>
            <w:szCs w:val="22"/>
            <w:rPrChange w:id="27415" w:author="Visone Rossana (GSE)" w:date="2025-10-22T18:51:00Z" w16du:dateUtc="2025-10-22T16:51:00Z">
              <w:rPr>
                <w:rFonts w:cs="Calibri"/>
                <w:i/>
                <w:sz w:val="28"/>
                <w:szCs w:val="28"/>
              </w:rPr>
            </w:rPrChange>
          </w:rPr>
          <w:t xml:space="preserve"> C</w:t>
        </w:r>
        <w:r w:rsidRPr="00E31AF7">
          <w:rPr>
            <w:rFonts w:cs="Calibri"/>
            <w:i/>
            <w:sz w:val="22"/>
            <w:szCs w:val="22"/>
            <w:vertAlign w:val="subscript"/>
            <w:rPrChange w:id="27416" w:author="Visone Rossana (GSE)" w:date="2025-10-22T18:51:00Z" w16du:dateUtc="2025-10-22T16:51:00Z">
              <w:rPr>
                <w:rFonts w:cs="Calibri"/>
                <w:i/>
                <w:sz w:val="28"/>
                <w:szCs w:val="28"/>
                <w:vertAlign w:val="subscript"/>
              </w:rPr>
            </w:rPrChange>
          </w:rPr>
          <w:t>e</w:t>
        </w:r>
        <w:r w:rsidRPr="00E31AF7">
          <w:rPr>
            <w:rFonts w:cs="Calibri"/>
            <w:i/>
            <w:sz w:val="22"/>
            <w:szCs w:val="22"/>
            <w:rPrChange w:id="27417" w:author="Visone Rossana (GSE)" w:date="2025-10-22T18:51:00Z" w16du:dateUtc="2025-10-22T16:51:00Z">
              <w:rPr>
                <w:rFonts w:cs="Calibri"/>
                <w:i/>
                <w:sz w:val="28"/>
                <w:szCs w:val="28"/>
              </w:rPr>
            </w:rPrChange>
          </w:rPr>
          <w:t xml:space="preserve"> </w:t>
        </w:r>
      </w:ins>
    </w:p>
    <w:p w14:paraId="288AFCD6" w14:textId="77777777" w:rsidR="0093115A" w:rsidRPr="00CA0C37" w:rsidRDefault="0093115A" w:rsidP="0093115A">
      <w:pPr>
        <w:spacing w:after="60"/>
        <w:jc w:val="both"/>
        <w:rPr>
          <w:ins w:id="27418" w:author="Visone Rossana (GSE)" w:date="2025-10-22T18:39:00Z" w16du:dateUtc="2025-10-22T16:39:00Z"/>
          <w:sz w:val="20"/>
        </w:rPr>
      </w:pPr>
      <w:ins w:id="27419" w:author="Visone Rossana (GSE)" w:date="2025-10-22T18:39:00Z" w16du:dateUtc="2025-10-22T16:39:00Z">
        <w:r>
          <w:rPr>
            <w:sz w:val="20"/>
          </w:rPr>
          <w:t>d</w:t>
        </w:r>
        <w:r w:rsidRPr="00CA0C37">
          <w:rPr>
            <w:sz w:val="20"/>
          </w:rPr>
          <w:t>ove</w:t>
        </w:r>
        <w:r>
          <w:rPr>
            <w:sz w:val="20"/>
          </w:rPr>
          <w:t>:</w:t>
        </w:r>
      </w:ins>
    </w:p>
    <w:p w14:paraId="77126692" w14:textId="77777777" w:rsidR="0093115A" w:rsidRPr="00CA0C37" w:rsidRDefault="0093115A" w:rsidP="0093115A">
      <w:pPr>
        <w:spacing w:after="60"/>
        <w:jc w:val="both"/>
        <w:rPr>
          <w:ins w:id="27420" w:author="Visone Rossana (GSE)" w:date="2025-10-22T18:39:00Z" w16du:dateUtc="2025-10-22T16:39:00Z"/>
          <w:sz w:val="20"/>
        </w:rPr>
      </w:pPr>
      <w:ins w:id="27421" w:author="Visone Rossana (GSE)" w:date="2025-10-22T18:39:00Z" w16du:dateUtc="2025-10-22T16:39:00Z">
        <w:r w:rsidRPr="00CA0C37">
          <w:rPr>
            <w:sz w:val="20"/>
          </w:rPr>
          <w:t>I</w:t>
        </w:r>
        <w:r w:rsidRPr="00CA0C37">
          <w:rPr>
            <w:sz w:val="20"/>
            <w:vertAlign w:val="subscript"/>
          </w:rPr>
          <w:t>a tot</w:t>
        </w:r>
        <w:r w:rsidRPr="00CA0C37">
          <w:rPr>
            <w:sz w:val="20"/>
          </w:rPr>
          <w:t>: incentivo annuo (rata annua) in euro</w:t>
        </w:r>
      </w:ins>
    </w:p>
    <w:p w14:paraId="17F5DE29" w14:textId="3DDFE1D7" w:rsidR="0093115A" w:rsidRPr="00CA0C37" w:rsidRDefault="0093115A" w:rsidP="0093115A">
      <w:pPr>
        <w:spacing w:after="60"/>
        <w:ind w:left="426"/>
        <w:jc w:val="both"/>
        <w:rPr>
          <w:ins w:id="27422" w:author="Visone Rossana (GSE)" w:date="2025-10-22T18:39:00Z" w16du:dateUtc="2025-10-22T16:39:00Z"/>
          <w:sz w:val="20"/>
        </w:rPr>
      </w:pPr>
      <w:ins w:id="27423" w:author="Visone Rossana (GSE)" w:date="2025-10-22T18:39:00Z" w16du:dateUtc="2025-10-22T16:39:00Z">
        <w:r w:rsidRPr="00CA0C37">
          <w:rPr>
            <w:sz w:val="20"/>
          </w:rPr>
          <w:lastRenderedPageBreak/>
          <w:t>L’incentivo totale (I</w:t>
        </w:r>
        <w:r w:rsidRPr="00CA0C37">
          <w:rPr>
            <w:sz w:val="20"/>
            <w:vertAlign w:val="subscript"/>
          </w:rPr>
          <w:t>tot</w:t>
        </w:r>
        <w:r w:rsidRPr="00CA0C37">
          <w:rPr>
            <w:sz w:val="20"/>
          </w:rPr>
          <w:t xml:space="preserve">), è costituito dalla sommatoria delle rate annue previste nella </w:t>
        </w:r>
      </w:ins>
      <w:ins w:id="27424" w:author="Visone Rossana (GSE)" w:date="2025-10-22T18:43:00Z" w16du:dateUtc="2025-10-22T16:43:00Z">
        <w:r w:rsidR="00586B9B">
          <w:rPr>
            <w:sz w:val="20"/>
          </w:rPr>
          <w:t>T</w:t>
        </w:r>
      </w:ins>
      <w:ins w:id="27425" w:author="Visone Rossana (GSE)" w:date="2025-10-22T18:39:00Z" w16du:dateUtc="2025-10-22T16:39:00Z">
        <w:r w:rsidRPr="00CA0C37">
          <w:rPr>
            <w:sz w:val="20"/>
          </w:rPr>
          <w:t xml:space="preserve">abella </w:t>
        </w:r>
      </w:ins>
      <w:ins w:id="27426" w:author="Visone Rossana (GSE)" w:date="2025-10-22T18:43:00Z" w16du:dateUtc="2025-10-22T16:43:00Z">
        <w:r w:rsidR="00DF3089">
          <w:rPr>
            <w:sz w:val="20"/>
          </w:rPr>
          <w:t>1</w:t>
        </w:r>
        <w:r w:rsidR="00586B9B">
          <w:rPr>
            <w:sz w:val="20"/>
          </w:rPr>
          <w:t xml:space="preserve"> dell’art</w:t>
        </w:r>
      </w:ins>
      <w:ins w:id="27427" w:author="Visone Rossana (GSE)" w:date="2025-10-22T18:44:00Z" w16du:dateUtc="2025-10-22T16:44:00Z">
        <w:r w:rsidR="00586B9B">
          <w:rPr>
            <w:sz w:val="20"/>
          </w:rPr>
          <w:t>. 11</w:t>
        </w:r>
      </w:ins>
      <w:ins w:id="27428" w:author="Visone Rossana (GSE)" w:date="2025-10-22T18:39:00Z" w16du:dateUtc="2025-10-22T16:39:00Z">
        <w:r w:rsidRPr="00CA0C37">
          <w:rPr>
            <w:sz w:val="20"/>
          </w:rPr>
          <w:t xml:space="preserve"> del Decreto; </w:t>
        </w:r>
      </w:ins>
    </w:p>
    <w:p w14:paraId="4E588CC2" w14:textId="77777777" w:rsidR="0093115A" w:rsidRPr="00CA0C37" w:rsidRDefault="0093115A" w:rsidP="0093115A">
      <w:pPr>
        <w:ind w:left="709"/>
        <w:jc w:val="both"/>
        <w:rPr>
          <w:ins w:id="27429" w:author="Visone Rossana (GSE)" w:date="2025-10-22T18:39:00Z" w16du:dateUtc="2025-10-22T16:39:00Z"/>
          <w:sz w:val="20"/>
        </w:rPr>
      </w:pPr>
      <w:ins w:id="27430" w:author="Visone Rossana (GSE)" w:date="2025-10-22T18:39:00Z" w16du:dateUtc="2025-10-22T16:39:00Z">
        <w:r w:rsidRPr="00CA0C37">
          <w:rPr>
            <w:sz w:val="20"/>
          </w:rPr>
          <w:t>- 2 annualità per generatori con potenza termica utile nominale ≤ 35 kW;</w:t>
        </w:r>
      </w:ins>
    </w:p>
    <w:p w14:paraId="361CBB5B" w14:textId="77777777" w:rsidR="0093115A" w:rsidRPr="00CA0C37" w:rsidRDefault="0093115A" w:rsidP="0093115A">
      <w:pPr>
        <w:spacing w:after="60"/>
        <w:ind w:left="709"/>
        <w:jc w:val="both"/>
        <w:rPr>
          <w:ins w:id="27431" w:author="Visone Rossana (GSE)" w:date="2025-10-22T18:39:00Z" w16du:dateUtc="2025-10-22T16:39:00Z"/>
          <w:sz w:val="20"/>
        </w:rPr>
      </w:pPr>
      <w:ins w:id="27432" w:author="Visone Rossana (GSE)" w:date="2025-10-22T18:39:00Z" w16du:dateUtc="2025-10-22T16:39:00Z">
        <w:r w:rsidRPr="00CA0C37">
          <w:rPr>
            <w:sz w:val="20"/>
          </w:rPr>
          <w:t>- 5 annualità per generatori con potenza termica utile nominale per generatori &gt; 35 kW</w:t>
        </w:r>
      </w:ins>
    </w:p>
    <w:p w14:paraId="074C537A" w14:textId="290BE11B" w:rsidR="0093115A" w:rsidRPr="00CA0C37" w:rsidRDefault="0093115A" w:rsidP="0093115A">
      <w:pPr>
        <w:spacing w:after="120"/>
        <w:jc w:val="both"/>
        <w:rPr>
          <w:ins w:id="27433" w:author="Visone Rossana (GSE)" w:date="2025-10-22T18:39:00Z" w16du:dateUtc="2025-10-22T16:39:00Z"/>
          <w:sz w:val="20"/>
        </w:rPr>
      </w:pPr>
      <w:ins w:id="27434" w:author="Visone Rossana (GSE)" w:date="2025-10-22T18:39:00Z" w16du:dateUtc="2025-10-22T16:39:00Z">
        <w:r w:rsidRPr="00CA0C37">
          <w:rPr>
            <w:sz w:val="20"/>
          </w:rPr>
          <w:t>L’incentivo totale (I</w:t>
        </w:r>
        <w:r w:rsidRPr="00CA0C37">
          <w:rPr>
            <w:sz w:val="20"/>
            <w:vertAlign w:val="subscript"/>
          </w:rPr>
          <w:t>tot</w:t>
        </w:r>
        <w:r w:rsidRPr="00CA0C37">
          <w:rPr>
            <w:sz w:val="20"/>
          </w:rPr>
          <w:t>), sarà corrisposto</w:t>
        </w:r>
      </w:ins>
      <w:ins w:id="27435" w:author="Visone Rossana (GSE)" w:date="2025-10-22T18:44:00Z" w16du:dateUtc="2025-10-22T16:44:00Z">
        <w:r w:rsidR="00DA148C">
          <w:rPr>
            <w:sz w:val="20"/>
          </w:rPr>
          <w:t xml:space="preserve"> </w:t>
        </w:r>
        <w:r w:rsidR="00DA148C" w:rsidRPr="00DA148C">
          <w:rPr>
            <w:sz w:val="20"/>
          </w:rPr>
          <w:t>sarà corrisposto in un’unica soluzione se inferiore o uguale a euro 15.000 nonché per gli aventi diritto (le PA, gli ETS e le ESCo o gli altri soggetti abilitati di cui all’art. 13, comma 1, che operano per conto della PA)</w:t>
        </w:r>
      </w:ins>
      <w:ins w:id="27436" w:author="Visone Rossana (GSE)" w:date="2025-10-22T18:39:00Z" w16du:dateUtc="2025-10-22T16:39:00Z">
        <w:r w:rsidRPr="00CA0C37">
          <w:rPr>
            <w:sz w:val="20"/>
          </w:rPr>
          <w:t>.</w:t>
        </w:r>
      </w:ins>
    </w:p>
    <w:p w14:paraId="162B1264" w14:textId="0802B83E" w:rsidR="0093115A" w:rsidRPr="00CA0C37" w:rsidRDefault="00000000" w:rsidP="0093115A">
      <w:pPr>
        <w:spacing w:after="120"/>
        <w:ind w:left="284" w:hanging="284"/>
        <w:jc w:val="both"/>
        <w:rPr>
          <w:ins w:id="27437" w:author="Visone Rossana (GSE)" w:date="2025-10-22T18:39:00Z" w16du:dateUtc="2025-10-22T16:39:00Z"/>
          <w:rFonts w:cs="Calibri"/>
          <w:sz w:val="20"/>
        </w:rPr>
      </w:pPr>
      <m:oMath>
        <m:sSub>
          <m:sSubPr>
            <m:ctrlPr>
              <w:ins w:id="27438" w:author="Visone Rossana (GSE)" w:date="2025-10-22T18:39:00Z" w16du:dateUtc="2025-10-22T16:39:00Z">
                <w:rPr>
                  <w:rFonts w:ascii="Cambria Math" w:eastAsia="Calibri" w:hAnsi="Cambria Math" w:cs="Calibri"/>
                  <w:i/>
                  <w:sz w:val="20"/>
                </w:rPr>
              </w:ins>
            </m:ctrlPr>
          </m:sSubPr>
          <m:e>
            <m:r>
              <w:ins w:id="27439" w:author="Visone Rossana (GSE)" w:date="2025-10-22T18:39:00Z" w16du:dateUtc="2025-10-22T16:39:00Z">
                <w:rPr>
                  <w:rFonts w:ascii="Cambria Math" w:eastAsia="Calibri" w:hAnsi="Cambria Math" w:cs="Calibri"/>
                  <w:sz w:val="20"/>
                </w:rPr>
                <m:t>C</m:t>
              </w:ins>
            </m:r>
          </m:e>
          <m:sub>
            <m:r>
              <w:ins w:id="27440" w:author="Visone Rossana (GSE)" w:date="2025-10-22T18:39:00Z" w16du:dateUtc="2025-10-22T16:39:00Z">
                <w:rPr>
                  <w:rFonts w:ascii="Cambria Math" w:eastAsia="Calibri" w:hAnsi="Cambria Math" w:cs="Calibri"/>
                  <w:sz w:val="20"/>
                </w:rPr>
                <m:t>i</m:t>
              </w:ins>
            </m:r>
          </m:sub>
        </m:sSub>
      </m:oMath>
      <w:ins w:id="27441" w:author="Visone Rossana (GSE)" w:date="2025-10-22T18:39:00Z" w16du:dateUtc="2025-10-22T16:39:00Z">
        <w:r w:rsidR="0093115A" w:rsidRPr="00CA0C37">
          <w:rPr>
            <w:rFonts w:cs="Calibri"/>
            <w:sz w:val="20"/>
          </w:rPr>
          <w:t>: è il coefficiente di valorizzazione dell’energia termica prodotta espresso in €/kWh</w:t>
        </w:r>
        <w:r w:rsidR="0093115A" w:rsidRPr="00CA0C37">
          <w:rPr>
            <w:rFonts w:cs="Calibri"/>
            <w:sz w:val="20"/>
            <w:vertAlign w:val="subscript"/>
          </w:rPr>
          <w:t>t</w:t>
        </w:r>
        <w:r w:rsidR="0093115A" w:rsidRPr="00CA0C37">
          <w:rPr>
            <w:rFonts w:cs="Calibri"/>
            <w:sz w:val="20"/>
          </w:rPr>
          <w:t xml:space="preserve">, definito come nella </w:t>
        </w:r>
      </w:ins>
      <w:ins w:id="27442" w:author="Visone Rossana (GSE)" w:date="2025-10-23T15:38:00Z" w16du:dateUtc="2025-10-23T13:38:00Z">
        <w:r w:rsidR="00C6255C">
          <w:rPr>
            <w:rFonts w:cs="Calibri"/>
            <w:sz w:val="20"/>
          </w:rPr>
          <w:t>T</w:t>
        </w:r>
      </w:ins>
      <w:ins w:id="27443" w:author="Visone Rossana (GSE)" w:date="2025-10-22T18:39:00Z" w16du:dateUtc="2025-10-22T16:39:00Z">
        <w:del w:id="27444" w:author="Visone Rossana (GSE)" w:date="2025-10-23T15:38:00Z" w16du:dateUtc="2025-10-23T13:38:00Z">
          <w:r w:rsidR="0093115A">
            <w:rPr>
              <w:rFonts w:cs="Calibri"/>
              <w:sz w:val="20"/>
            </w:rPr>
            <w:delText>t</w:delText>
          </w:r>
        </w:del>
        <w:r w:rsidR="0093115A" w:rsidRPr="00CA0C37">
          <w:rPr>
            <w:rFonts w:cs="Calibri"/>
            <w:sz w:val="20"/>
          </w:rPr>
          <w:t xml:space="preserve">abella </w:t>
        </w:r>
      </w:ins>
      <w:ins w:id="27445" w:author="Visone Rossana (GSE)" w:date="2025-10-22T18:45:00Z" w16du:dateUtc="2025-10-22T16:45:00Z">
        <w:r w:rsidR="00A25137">
          <w:rPr>
            <w:rFonts w:cs="Calibri"/>
            <w:sz w:val="20"/>
          </w:rPr>
          <w:t>10</w:t>
        </w:r>
      </w:ins>
      <w:ins w:id="27446" w:author="Visone Rossana (GSE)" w:date="2025-10-22T18:39:00Z" w16du:dateUtc="2025-10-22T16:39:00Z">
        <w:r w:rsidR="0093115A" w:rsidRPr="00CA0C37">
          <w:rPr>
            <w:rFonts w:cs="Calibri"/>
            <w:sz w:val="20"/>
          </w:rPr>
          <w:t xml:space="preserve"> del</w:t>
        </w:r>
      </w:ins>
      <w:ins w:id="27447" w:author="Visone Rossana (GSE)" w:date="2025-10-22T18:45:00Z" w16du:dateUtc="2025-10-22T16:45:00Z">
        <w:r w:rsidR="00A25137">
          <w:rPr>
            <w:rFonts w:cs="Calibri"/>
            <w:sz w:val="20"/>
          </w:rPr>
          <w:t>l’Allegato II del</w:t>
        </w:r>
      </w:ins>
      <w:ins w:id="27448" w:author="Visone Rossana (GSE)" w:date="2025-10-22T18:39:00Z" w16du:dateUtc="2025-10-22T16:39:00Z">
        <w:r w:rsidR="0093115A" w:rsidRPr="00CA0C37">
          <w:rPr>
            <w:rFonts w:cs="Calibri"/>
            <w:sz w:val="20"/>
          </w:rPr>
          <w:t xml:space="preserve"> Decreto e distinto per tecnologia installata.</w:t>
        </w:r>
      </w:ins>
    </w:p>
    <w:p w14:paraId="0D6D3A1B" w14:textId="70E35C7A" w:rsidR="0093115A" w:rsidRPr="00CA0C37" w:rsidRDefault="00000000" w:rsidP="0093115A">
      <w:pPr>
        <w:spacing w:after="120"/>
        <w:ind w:left="1418" w:hanging="1418"/>
        <w:jc w:val="both"/>
        <w:rPr>
          <w:ins w:id="27449" w:author="Visone Rossana (GSE)" w:date="2025-10-22T18:39:00Z" w16du:dateUtc="2025-10-22T16:39:00Z"/>
          <w:rFonts w:cs="Calibri"/>
          <w:sz w:val="20"/>
        </w:rPr>
      </w:pPr>
      <m:oMath>
        <m:sSub>
          <m:sSubPr>
            <m:ctrlPr>
              <w:ins w:id="27450" w:author="Visone Rossana (GSE)" w:date="2025-10-22T18:39:00Z" w16du:dateUtc="2025-10-22T16:39:00Z">
                <w:rPr>
                  <w:rFonts w:ascii="Cambria Math" w:eastAsia="Calibri" w:hAnsi="Cambria Math" w:cs="Calibri"/>
                  <w:i/>
                  <w:sz w:val="20"/>
                </w:rPr>
              </w:ins>
            </m:ctrlPr>
          </m:sSubPr>
          <m:e>
            <m:r>
              <w:ins w:id="27451" w:author="Visone Rossana (GSE)" w:date="2025-10-22T18:39:00Z" w16du:dateUtc="2025-10-22T16:39:00Z">
                <w:rPr>
                  <w:rFonts w:ascii="Cambria Math" w:eastAsia="Calibri" w:hAnsi="Cambria Math" w:cs="Calibri"/>
                  <w:sz w:val="20"/>
                </w:rPr>
                <m:t>P</m:t>
              </w:ins>
            </m:r>
          </m:e>
          <m:sub>
            <m:r>
              <w:ins w:id="27452" w:author="Visone Rossana (GSE)" w:date="2025-10-22T18:39:00Z" w16du:dateUtc="2025-10-22T16:39:00Z">
                <w:rPr>
                  <w:rFonts w:ascii="Cambria Math" w:eastAsia="Calibri" w:hAnsi="Cambria Math" w:cs="Calibri"/>
                  <w:sz w:val="20"/>
                </w:rPr>
                <m:t>n</m:t>
              </w:ins>
            </m:r>
          </m:sub>
        </m:sSub>
      </m:oMath>
      <w:ins w:id="27453" w:author="Visone Rossana (GSE)" w:date="2025-10-22T18:39:00Z" w16du:dateUtc="2025-10-22T16:39:00Z">
        <w:r w:rsidR="0093115A" w:rsidRPr="00CA0C37">
          <w:rPr>
            <w:rFonts w:cs="Calibri"/>
            <w:sz w:val="20"/>
          </w:rPr>
          <w:t xml:space="preserve">: è la potenza termica nominale dell’impianto, definita al </w:t>
        </w:r>
        <w:r w:rsidR="0093115A" w:rsidRPr="007B55BD">
          <w:rPr>
            <w:rFonts w:cs="Calibri"/>
            <w:sz w:val="20"/>
          </w:rPr>
          <w:t xml:space="preserve">paragrafo </w:t>
        </w:r>
        <w:r w:rsidR="0093115A">
          <w:fldChar w:fldCharType="begin"/>
        </w:r>
        <w:r w:rsidR="0093115A">
          <w:instrText xml:space="preserve"> REF _Ref349905242 \r  \* MERGEFORMAT </w:instrText>
        </w:r>
        <w:r w:rsidR="0093115A">
          <w:fldChar w:fldCharType="separate"/>
        </w:r>
        <w:r w:rsidR="0093115A">
          <w:rPr>
            <w:rFonts w:cs="Calibri"/>
            <w:sz w:val="20"/>
          </w:rPr>
          <w:fldChar w:fldCharType="end"/>
        </w:r>
        <w:r w:rsidR="0093115A" w:rsidRPr="0083483D">
          <w:rPr>
            <w:rFonts w:cs="Calibri"/>
            <w:sz w:val="20"/>
          </w:rPr>
          <w:t>.</w:t>
        </w:r>
      </w:ins>
    </w:p>
    <w:p w14:paraId="7AD95710" w14:textId="041C8119" w:rsidR="000550A7" w:rsidRPr="000550A7" w:rsidRDefault="00000000">
      <w:pPr>
        <w:pStyle w:val="Default0"/>
        <w:spacing w:after="120"/>
        <w:jc w:val="both"/>
        <w:rPr>
          <w:ins w:id="27454" w:author="Visone Rossana (GSE)" w:date="2025-10-24T09:53:00Z" w16du:dateUtc="2025-10-24T07:53:00Z"/>
          <w:sz w:val="20"/>
          <w:rPrChange w:id="27455" w:author="Visone Rossana (GSE)" w:date="2025-10-24T09:53:00Z" w16du:dateUtc="2025-10-24T07:53:00Z">
            <w:rPr>
              <w:ins w:id="27456" w:author="Visone Rossana (GSE)" w:date="2025-10-24T09:53:00Z" w16du:dateUtc="2025-10-24T07:53:00Z"/>
              <w:rFonts w:eastAsiaTheme="minorEastAsia"/>
              <w:sz w:val="22"/>
              <w:szCs w:val="22"/>
              <w:lang w:eastAsia="en-US"/>
            </w:rPr>
          </w:rPrChange>
        </w:rPr>
        <w:pPrChange w:id="27457" w:author="Visone Rossana (GSE)" w:date="2025-10-24T09:53:00Z" w16du:dateUtc="2025-10-24T07:53:00Z">
          <w:pPr>
            <w:pStyle w:val="Default0"/>
            <w:jc w:val="both"/>
          </w:pPr>
        </w:pPrChange>
      </w:pPr>
      <m:oMath>
        <m:sSub>
          <m:sSubPr>
            <m:ctrlPr>
              <w:ins w:id="27458" w:author="Visone Rossana (GSE)" w:date="2025-10-22T18:39:00Z" w16du:dateUtc="2025-10-22T16:39:00Z">
                <w:rPr>
                  <w:rFonts w:ascii="Cambria Math" w:eastAsia="Calibri" w:hAnsi="Cambria Math"/>
                  <w:i/>
                  <w:sz w:val="20"/>
                </w:rPr>
              </w:ins>
            </m:ctrlPr>
          </m:sSubPr>
          <m:e>
            <m:r>
              <w:ins w:id="27459" w:author="Visone Rossana (GSE)" w:date="2025-10-22T18:39:00Z" w16du:dateUtc="2025-10-22T16:39:00Z">
                <w:rPr>
                  <w:rFonts w:ascii="Cambria Math" w:eastAsia="Calibri" w:hAnsi="Cambria Math"/>
                  <w:sz w:val="20"/>
                </w:rPr>
                <m:t>C</m:t>
              </w:ins>
            </m:r>
          </m:e>
          <m:sub>
            <m:r>
              <w:ins w:id="27460" w:author="Visone Rossana (GSE)" w:date="2025-10-22T18:39:00Z" w16du:dateUtc="2025-10-22T16:39:00Z">
                <w:rPr>
                  <w:rFonts w:ascii="Cambria Math" w:eastAsia="Calibri" w:hAnsi="Cambria Math"/>
                  <w:sz w:val="20"/>
                </w:rPr>
                <m:t>e</m:t>
              </w:ins>
            </m:r>
          </m:sub>
        </m:sSub>
      </m:oMath>
      <w:ins w:id="27461" w:author="Visone Rossana (GSE)" w:date="2025-10-22T18:39:00Z" w16du:dateUtc="2025-10-22T16:39:00Z">
        <w:r w:rsidR="0093115A" w:rsidRPr="00CA0C37">
          <w:rPr>
            <w:sz w:val="20"/>
          </w:rPr>
          <w:t xml:space="preserve">: è il coefficiente premiante riferito alle emissioni di polveri distinto per tipologia installata come riportato nelle </w:t>
        </w:r>
        <w:r w:rsidR="0093115A" w:rsidRPr="00CA0C37">
          <w:rPr>
            <w:rFonts w:cs="Calibri"/>
            <w:sz w:val="20"/>
          </w:rPr>
          <w:t xml:space="preserve">seguenti </w:t>
        </w:r>
      </w:ins>
      <w:ins w:id="27462" w:author="Visone Rossana (GSE)" w:date="2025-10-23T15:39:00Z" w16du:dateUtc="2025-10-23T13:39:00Z">
        <w:r w:rsidR="00822FE7">
          <w:rPr>
            <w:rFonts w:cs="Calibri"/>
            <w:sz w:val="20"/>
          </w:rPr>
          <w:t>T</w:t>
        </w:r>
      </w:ins>
      <w:ins w:id="27463" w:author="Visone Rossana (GSE)" w:date="2025-10-22T18:39:00Z" w16du:dateUtc="2025-10-22T16:39:00Z">
        <w:del w:id="27464" w:author="Visone Rossana (GSE)" w:date="2025-10-23T15:39:00Z" w16du:dateUtc="2025-10-23T13:39:00Z">
          <w:r w:rsidR="0093115A">
            <w:rPr>
              <w:rFonts w:cs="Calibri"/>
              <w:sz w:val="20"/>
            </w:rPr>
            <w:delText>t</w:delText>
          </w:r>
        </w:del>
        <w:r w:rsidR="0093115A" w:rsidRPr="00CA0C37">
          <w:rPr>
            <w:rFonts w:cs="Calibri"/>
            <w:sz w:val="20"/>
          </w:rPr>
          <w:t xml:space="preserve">abelle </w:t>
        </w:r>
      </w:ins>
      <w:ins w:id="27465" w:author="Visone Rossana (GSE)" w:date="2025-10-22T18:46:00Z" w16du:dateUtc="2025-10-22T16:46:00Z">
        <w:r w:rsidR="00EB23C4">
          <w:rPr>
            <w:rFonts w:cs="Calibri"/>
            <w:sz w:val="20"/>
          </w:rPr>
          <w:t xml:space="preserve">12 e 13 </w:t>
        </w:r>
      </w:ins>
      <w:ins w:id="27466" w:author="Visone Rossana (GSE)" w:date="2025-10-22T18:39:00Z" w16du:dateUtc="2025-10-22T16:39:00Z">
        <w:r w:rsidR="0093115A" w:rsidRPr="00CA0C37">
          <w:rPr>
            <w:rFonts w:cs="Calibri"/>
            <w:sz w:val="20"/>
          </w:rPr>
          <w:t>del Decreto</w:t>
        </w:r>
      </w:ins>
      <w:ins w:id="27467" w:author="Visone Rossana (GSE)" w:date="2025-10-22T18:46:00Z" w16du:dateUtc="2025-10-22T16:46:00Z">
        <w:r w:rsidR="00EB23C4">
          <w:rPr>
            <w:rFonts w:cs="Calibri"/>
            <w:sz w:val="20"/>
          </w:rPr>
          <w:t xml:space="preserve"> </w:t>
        </w:r>
        <w:r w:rsidR="00EB23C4" w:rsidRPr="00CA0C37">
          <w:rPr>
            <w:rFonts w:cs="Calibri"/>
            <w:sz w:val="20"/>
          </w:rPr>
          <w:t>del</w:t>
        </w:r>
        <w:r w:rsidR="00EB23C4">
          <w:rPr>
            <w:rFonts w:cs="Calibri"/>
            <w:sz w:val="20"/>
          </w:rPr>
          <w:t>l’Allegato II del</w:t>
        </w:r>
        <w:r w:rsidR="00EB23C4" w:rsidRPr="00CA0C37">
          <w:rPr>
            <w:rFonts w:cs="Calibri"/>
            <w:sz w:val="20"/>
          </w:rPr>
          <w:t xml:space="preserve"> Decreto</w:t>
        </w:r>
      </w:ins>
      <w:ins w:id="27468" w:author="Visone Rossana (GSE)" w:date="2025-10-22T18:39:00Z" w16du:dateUtc="2025-10-22T16:39:00Z">
        <w:r w:rsidR="0093115A" w:rsidRPr="00CA0C37">
          <w:rPr>
            <w:rFonts w:cs="Calibri"/>
            <w:sz w:val="20"/>
          </w:rPr>
          <w:t>.</w:t>
        </w:r>
      </w:ins>
      <w:ins w:id="27469" w:author="Visone Rossana (GSE)" w:date="2025-10-24T09:53:00Z" w16du:dateUtc="2025-10-24T07:53:00Z">
        <w:r w:rsidR="000550A7">
          <w:rPr>
            <w:rFonts w:cs="Calibri"/>
            <w:sz w:val="20"/>
          </w:rPr>
          <w:t xml:space="preserve"> </w:t>
        </w:r>
        <w:commentRangeStart w:id="27470"/>
        <w:r w:rsidR="000550A7" w:rsidRPr="000550A7">
          <w:rPr>
            <w:sz w:val="20"/>
            <w:highlight w:val="cyan"/>
            <w:rPrChange w:id="27471" w:author="Visone Rossana (GSE)" w:date="2025-10-24T09:53:00Z" w16du:dateUtc="2025-10-24T07:53:00Z">
              <w:rPr>
                <w:rFonts w:eastAsiaTheme="minorEastAsia"/>
                <w:i/>
                <w:iCs/>
                <w:color w:val="ED0000"/>
                <w:sz w:val="22"/>
                <w:szCs w:val="22"/>
                <w:lang w:eastAsia="en-US"/>
              </w:rPr>
            </w:rPrChange>
          </w:rPr>
          <w:t>Per l’applicazione delle tabelle 12 e 13 l’eventuale valore decimale ottenuto dal calcolo percentuale viene arrotondato per eccesso all’intero più vicino</w:t>
        </w:r>
      </w:ins>
      <w:commentRangeEnd w:id="27470"/>
      <w:ins w:id="27472" w:author="Visone Rossana (GSE)" w:date="2025-10-24T09:55:00Z" w16du:dateUtc="2025-10-24T07:55:00Z">
        <w:r w:rsidR="00394601">
          <w:rPr>
            <w:rStyle w:val="Rimandocommento"/>
            <w:sz w:val="20"/>
          </w:rPr>
          <w:commentReference w:id="27470"/>
        </w:r>
      </w:ins>
      <w:ins w:id="27473" w:author="Visone Rossana (GSE)" w:date="2025-10-24T09:53:00Z" w16du:dateUtc="2025-10-24T07:53:00Z">
        <w:r w:rsidR="000550A7">
          <w:rPr>
            <w:sz w:val="20"/>
          </w:rPr>
          <w:t>.</w:t>
        </w:r>
        <w:r w:rsidR="000550A7" w:rsidRPr="000550A7">
          <w:rPr>
            <w:sz w:val="20"/>
            <w:rPrChange w:id="27474" w:author="Visone Rossana (GSE)" w:date="2025-10-24T09:53:00Z" w16du:dateUtc="2025-10-24T07:53:00Z">
              <w:rPr>
                <w:rFonts w:eastAsiaTheme="minorEastAsia"/>
                <w:i/>
                <w:iCs/>
                <w:color w:val="ED0000"/>
                <w:sz w:val="22"/>
                <w:szCs w:val="22"/>
                <w:lang w:eastAsia="en-US"/>
              </w:rPr>
            </w:rPrChange>
          </w:rPr>
          <w:t xml:space="preserve"> </w:t>
        </w:r>
      </w:ins>
    </w:p>
    <w:p w14:paraId="325AE4FE" w14:textId="1328B30C" w:rsidR="0093115A" w:rsidRPr="00CA0C37" w:rsidDel="000550A7" w:rsidRDefault="0093115A">
      <w:pPr>
        <w:spacing w:after="120"/>
        <w:ind w:left="284" w:hanging="284"/>
        <w:jc w:val="both"/>
        <w:rPr>
          <w:ins w:id="27475" w:author="Visone Rossana (GSE)" w:date="2025-10-22T18:39:00Z" w16du:dateUtc="2025-10-22T16:39:00Z"/>
          <w:del w:id="27476" w:author="Visone Rossana (GSE)" w:date="2025-10-24T09:53:00Z" w16du:dateUtc="2025-10-24T07:53:00Z"/>
          <w:sz w:val="20"/>
        </w:rPr>
      </w:pPr>
    </w:p>
    <w:p w14:paraId="640FAD2D" w14:textId="489EDC58" w:rsidR="0093115A" w:rsidRDefault="0093115A">
      <w:pPr>
        <w:spacing w:after="120"/>
        <w:jc w:val="both"/>
        <w:rPr>
          <w:ins w:id="27477" w:author="Visone Rossana (GSE)" w:date="2025-10-22T18:39:00Z" w16du:dateUtc="2025-10-22T16:39:00Z"/>
          <w:sz w:val="20"/>
        </w:rPr>
        <w:pPrChange w:id="27478" w:author="Visone Rossana (GSE)" w:date="2025-10-24T09:53:00Z" w16du:dateUtc="2025-10-24T07:53:00Z">
          <w:pPr>
            <w:jc w:val="both"/>
          </w:pPr>
        </w:pPrChange>
      </w:pPr>
      <w:ins w:id="27479" w:author="Visone Rossana (GSE)" w:date="2025-10-22T18:39:00Z" w16du:dateUtc="2025-10-22T16:39:00Z">
        <w:r w:rsidRPr="00CA0C37">
          <w:rPr>
            <w:sz w:val="20"/>
          </w:rPr>
          <w:t>h</w:t>
        </w:r>
        <w:r w:rsidRPr="00CA0C37">
          <w:rPr>
            <w:sz w:val="20"/>
            <w:vertAlign w:val="subscript"/>
          </w:rPr>
          <w:t>r</w:t>
        </w:r>
        <w:r w:rsidRPr="00CA0C37">
          <w:rPr>
            <w:sz w:val="20"/>
          </w:rPr>
          <w:t>: è il coefficiente di utilizzo, definito in funzione della zona climatica (</w:t>
        </w:r>
        <w:del w:id="27480" w:author="Visone Rossana (GSE)" w:date="2025-10-23T15:38:00Z" w16du:dateUtc="2025-10-23T13:38:00Z">
          <w:r w:rsidDel="00C6255C">
            <w:rPr>
              <w:sz w:val="20"/>
            </w:rPr>
            <w:delText>t</w:delText>
          </w:r>
        </w:del>
      </w:ins>
      <w:ins w:id="27481" w:author="Visone Rossana (GSE)" w:date="2025-10-23T15:38:00Z" w16du:dateUtc="2025-10-23T13:38:00Z">
        <w:r w:rsidR="00C6255C">
          <w:rPr>
            <w:sz w:val="20"/>
          </w:rPr>
          <w:t>T</w:t>
        </w:r>
      </w:ins>
      <w:ins w:id="27482" w:author="Visone Rossana (GSE)" w:date="2025-10-22T18:39:00Z" w16du:dateUtc="2025-10-22T16:39:00Z">
        <w:r w:rsidRPr="00CA0C37">
          <w:rPr>
            <w:sz w:val="20"/>
          </w:rPr>
          <w:t>abella 1</w:t>
        </w:r>
      </w:ins>
      <w:ins w:id="27483" w:author="Visone Rossana (GSE)" w:date="2025-10-22T18:46:00Z" w16du:dateUtc="2025-10-22T16:46:00Z">
        <w:r w:rsidR="004C6B5E">
          <w:rPr>
            <w:sz w:val="20"/>
          </w:rPr>
          <w:t>1</w:t>
        </w:r>
      </w:ins>
      <w:ins w:id="27484" w:author="Visone Rossana (GSE)" w:date="2025-10-22T18:39:00Z" w16du:dateUtc="2025-10-22T16:39:00Z">
        <w:r w:rsidRPr="00CA0C37">
          <w:rPr>
            <w:sz w:val="20"/>
          </w:rPr>
          <w:t xml:space="preserve"> del</w:t>
        </w:r>
      </w:ins>
      <w:ins w:id="27485" w:author="Visone Rossana (GSE)" w:date="2025-10-22T18:46:00Z" w16du:dateUtc="2025-10-22T16:46:00Z">
        <w:r w:rsidR="004C6B5E">
          <w:rPr>
            <w:sz w:val="20"/>
          </w:rPr>
          <w:t xml:space="preserve"> </w:t>
        </w:r>
        <w:r w:rsidR="004C6B5E" w:rsidRPr="00CA0C37">
          <w:rPr>
            <w:rFonts w:cs="Calibri"/>
            <w:sz w:val="20"/>
          </w:rPr>
          <w:t>del</w:t>
        </w:r>
        <w:r w:rsidR="004C6B5E">
          <w:rPr>
            <w:rFonts w:cs="Calibri"/>
            <w:sz w:val="20"/>
          </w:rPr>
          <w:t>l’Allegato II del</w:t>
        </w:r>
        <w:r w:rsidR="004C6B5E" w:rsidRPr="00CA0C37">
          <w:rPr>
            <w:rFonts w:cs="Calibri"/>
            <w:sz w:val="20"/>
          </w:rPr>
          <w:t xml:space="preserve"> Decreto</w:t>
        </w:r>
      </w:ins>
      <w:ins w:id="27486" w:author="Visone Rossana (GSE)" w:date="2025-10-22T18:39:00Z" w16du:dateUtc="2025-10-22T16:39:00Z">
        <w:r w:rsidRPr="00CA0C37">
          <w:rPr>
            <w:sz w:val="20"/>
          </w:rPr>
          <w:t>).</w:t>
        </w:r>
      </w:ins>
    </w:p>
    <w:p w14:paraId="03EAD70D" w14:textId="77777777" w:rsidR="00874EF6" w:rsidRDefault="00874EF6" w:rsidP="00C078CF">
      <w:pPr>
        <w:contextualSpacing/>
        <w:jc w:val="both"/>
        <w:rPr>
          <w:ins w:id="27487" w:author="Visone Rossana (GSE)" w:date="2025-10-22T15:13:00Z" w16du:dateUtc="2025-10-22T13:13:00Z"/>
          <w:highlight w:val="yellow"/>
        </w:rPr>
      </w:pPr>
    </w:p>
    <w:p w14:paraId="7B05C93A" w14:textId="6A22101F" w:rsidR="00874EF6" w:rsidRPr="00DF3089" w:rsidRDefault="00B62C62" w:rsidP="00C078CF">
      <w:pPr>
        <w:contextualSpacing/>
        <w:jc w:val="both"/>
        <w:rPr>
          <w:ins w:id="27488" w:author="Visone Rossana (GSE)" w:date="2025-10-22T15:13:00Z" w16du:dateUtc="2025-10-22T13:13:00Z"/>
          <w:sz w:val="22"/>
          <w:szCs w:val="22"/>
          <w:rPrChange w:id="27489" w:author="Visone Rossana (GSE)" w:date="2025-10-22T18:43:00Z" w16du:dateUtc="2025-10-22T16:43:00Z">
            <w:rPr>
              <w:ins w:id="27490" w:author="Visone Rossana (GSE)" w:date="2025-10-22T15:13:00Z" w16du:dateUtc="2025-10-22T13:13:00Z"/>
              <w:highlight w:val="yellow"/>
            </w:rPr>
          </w:rPrChange>
        </w:rPr>
      </w:pPr>
      <w:ins w:id="27491" w:author="Visone Rossana (GSE)" w:date="2025-10-22T18:40:00Z" w16du:dateUtc="2025-10-22T16:40:00Z">
        <w:r w:rsidRPr="00D6229D">
          <w:rPr>
            <w:vertAlign w:val="superscript"/>
            <w:rPrChange w:id="27492" w:author="Visone Rossana (GSE)" w:date="2025-10-22T18:42:00Z" w16du:dateUtc="2025-10-22T16:42:00Z">
              <w:rPr>
                <w:highlight w:val="yellow"/>
              </w:rPr>
            </w:rPrChange>
          </w:rPr>
          <w:t>*1</w:t>
        </w:r>
      </w:ins>
      <w:ins w:id="27493" w:author="Visone Rossana (GSE)" w:date="2025-10-22T18:42:00Z" w16du:dateUtc="2025-10-22T16:42:00Z">
        <w:r w:rsidR="00D6229D" w:rsidRPr="00D6229D">
          <w:rPr>
            <w:vertAlign w:val="superscript"/>
            <w:rPrChange w:id="27494" w:author="Visone Rossana (GSE)" w:date="2025-10-22T18:42:00Z" w16du:dateUtc="2025-10-22T16:42:00Z">
              <w:rPr>
                <w:highlight w:val="yellow"/>
                <w:vertAlign w:val="superscript"/>
              </w:rPr>
            </w:rPrChange>
          </w:rPr>
          <w:t xml:space="preserve"> </w:t>
        </w:r>
        <w:r w:rsidR="00D6229D" w:rsidRPr="00DF3089">
          <w:rPr>
            <w:sz w:val="22"/>
            <w:szCs w:val="22"/>
            <w:rPrChange w:id="27495" w:author="Visone Rossana (GSE)" w:date="2025-10-22T18:43:00Z" w16du:dateUtc="2025-10-22T16:43:00Z">
              <w:rPr>
                <w:highlight w:val="yellow"/>
              </w:rPr>
            </w:rPrChange>
          </w:rPr>
          <w:t xml:space="preserve">Per gli </w:t>
        </w:r>
        <w:r w:rsidR="00D6229D" w:rsidRPr="00DF3089">
          <w:rPr>
            <w:sz w:val="22"/>
            <w:szCs w:val="22"/>
            <w:rPrChange w:id="27496" w:author="Visone Rossana (GSE)" w:date="2025-10-22T18:43:00Z" w16du:dateUtc="2025-10-22T16:43:00Z">
              <w:rPr/>
            </w:rPrChange>
          </w:rPr>
          <w:t>interventi di sostituzione di calore installati presso le centrali termiche a servizio di impianti di teleriscaldamento</w:t>
        </w:r>
      </w:ins>
      <w:ins w:id="27497" w:author="Visone Rossana (GSE)" w:date="2025-10-22T18:43:00Z" w16du:dateUtc="2025-10-22T16:43:00Z">
        <w:r w:rsidR="00D6229D" w:rsidRPr="00DF3089">
          <w:rPr>
            <w:sz w:val="22"/>
            <w:szCs w:val="22"/>
            <w:rPrChange w:id="27498" w:author="Visone Rossana (GSE)" w:date="2025-10-22T18:43:00Z" w16du:dateUtc="2025-10-22T16:43:00Z">
              <w:rPr/>
            </w:rPrChange>
          </w:rPr>
          <w:t>, il valore di</w:t>
        </w:r>
        <w:r w:rsidR="00DF3089" w:rsidRPr="00DF3089">
          <w:rPr>
            <w:sz w:val="22"/>
            <w:szCs w:val="22"/>
            <w:rPrChange w:id="27499" w:author="Visone Rossana (GSE)" w:date="2025-10-22T18:43:00Z" w16du:dateUtc="2025-10-22T16:43:00Z">
              <w:rPr/>
            </w:rPrChange>
          </w:rPr>
          <w:t xml:space="preserve"> </w:t>
        </w:r>
        <w:r w:rsidR="00DF3089" w:rsidRPr="00DF3089">
          <w:rPr>
            <w:rFonts w:cs="Calibri"/>
            <w:i/>
            <w:sz w:val="22"/>
            <w:szCs w:val="22"/>
            <w:rPrChange w:id="27500" w:author="Visone Rossana (GSE)" w:date="2025-10-22T18:43:00Z" w16du:dateUtc="2025-10-22T16:43:00Z">
              <w:rPr>
                <w:rFonts w:cs="Calibri"/>
                <w:i/>
                <w:sz w:val="28"/>
                <w:szCs w:val="28"/>
              </w:rPr>
            </w:rPrChange>
          </w:rPr>
          <w:t>I</w:t>
        </w:r>
        <w:r w:rsidR="00DF3089" w:rsidRPr="00DF3089">
          <w:rPr>
            <w:rFonts w:cs="Calibri"/>
            <w:i/>
            <w:sz w:val="22"/>
            <w:szCs w:val="22"/>
            <w:vertAlign w:val="subscript"/>
            <w:rPrChange w:id="27501" w:author="Visone Rossana (GSE)" w:date="2025-10-22T18:43:00Z" w16du:dateUtc="2025-10-22T16:43:00Z">
              <w:rPr>
                <w:rFonts w:cs="Calibri"/>
                <w:i/>
                <w:sz w:val="28"/>
                <w:szCs w:val="28"/>
                <w:vertAlign w:val="subscript"/>
              </w:rPr>
            </w:rPrChange>
          </w:rPr>
          <w:t>a tot</w:t>
        </w:r>
        <w:r w:rsidR="00D6229D" w:rsidRPr="00DF3089">
          <w:rPr>
            <w:sz w:val="22"/>
            <w:szCs w:val="22"/>
            <w:rPrChange w:id="27502" w:author="Visone Rossana (GSE)" w:date="2025-10-22T18:43:00Z" w16du:dateUtc="2025-10-22T16:43:00Z">
              <w:rPr/>
            </w:rPrChange>
          </w:rPr>
          <w:t xml:space="preserve"> </w:t>
        </w:r>
        <w:r w:rsidR="00DF3089" w:rsidRPr="00DF3089">
          <w:rPr>
            <w:sz w:val="22"/>
            <w:szCs w:val="22"/>
            <w:rPrChange w:id="27503" w:author="Visone Rossana (GSE)" w:date="2025-10-22T18:43:00Z" w16du:dateUtc="2025-10-22T16:43:00Z">
              <w:rPr/>
            </w:rPrChange>
          </w:rPr>
          <w:t>è ridotto, in ogni caso, del 20%.</w:t>
        </w:r>
      </w:ins>
    </w:p>
    <w:p w14:paraId="7A62D8E3" w14:textId="77777777" w:rsidR="00874EF6" w:rsidRDefault="00874EF6" w:rsidP="00C078CF">
      <w:pPr>
        <w:contextualSpacing/>
        <w:jc w:val="both"/>
        <w:rPr>
          <w:ins w:id="27504" w:author="Visone Rossana (GSE)" w:date="2025-10-22T15:13:00Z" w16du:dateUtc="2025-10-22T13:13:00Z"/>
          <w:highlight w:val="yellow"/>
        </w:rPr>
      </w:pPr>
    </w:p>
    <w:p w14:paraId="2BE70053" w14:textId="77777777" w:rsidR="00874EF6" w:rsidDel="00770807" w:rsidRDefault="00874EF6" w:rsidP="00C078CF">
      <w:pPr>
        <w:contextualSpacing/>
        <w:jc w:val="both"/>
        <w:rPr>
          <w:ins w:id="27505" w:author="Visone Rossana (GSE)" w:date="2025-10-22T15:13:00Z" w16du:dateUtc="2025-10-22T13:13:00Z"/>
          <w:del w:id="27506" w:author="Visone Rossana (GSE)" w:date="2025-10-23T10:16:00Z" w16du:dateUtc="2025-10-23T08:16:00Z"/>
          <w:highlight w:val="yellow"/>
        </w:rPr>
      </w:pPr>
    </w:p>
    <w:p w14:paraId="35B19CCD" w14:textId="77777777" w:rsidR="00874EF6" w:rsidDel="00770807" w:rsidRDefault="00874EF6" w:rsidP="00C078CF">
      <w:pPr>
        <w:contextualSpacing/>
        <w:jc w:val="both"/>
        <w:rPr>
          <w:ins w:id="27507" w:author="Visone Rossana (GSE)" w:date="2025-10-22T15:13:00Z" w16du:dateUtc="2025-10-22T13:13:00Z"/>
          <w:del w:id="27508" w:author="Visone Rossana (GSE)" w:date="2025-10-23T10:16:00Z" w16du:dateUtc="2025-10-23T08:16:00Z"/>
          <w:highlight w:val="yellow"/>
        </w:rPr>
      </w:pPr>
    </w:p>
    <w:p w14:paraId="6ED859B9" w14:textId="77777777" w:rsidR="003972C8" w:rsidRPr="00110BE6" w:rsidRDefault="003972C8" w:rsidP="003972C8">
      <w:pPr>
        <w:pStyle w:val="Corpotesto"/>
        <w:spacing w:before="9"/>
        <w:rPr>
          <w:ins w:id="27509" w:author="Visone Rossana (GSE)" w:date="2025-10-22T18:48:00Z" w16du:dateUtc="2025-10-22T16:48:00Z"/>
          <w:sz w:val="18"/>
        </w:rPr>
      </w:pPr>
    </w:p>
    <w:tbl>
      <w:tblPr>
        <w:tblStyle w:val="TableNormal1"/>
        <w:tblW w:w="971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7510" w:author="Visone Rossana (GSE)" w:date="2025-10-22T18:52:00Z" w16du:dateUtc="2025-10-22T16:52:00Z">
          <w:tblPr>
            <w:tblStyle w:val="TableNormal1"/>
            <w:tblW w:w="9712"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2268"/>
        <w:gridCol w:w="2878"/>
        <w:gridCol w:w="2403"/>
        <w:gridCol w:w="2163"/>
        <w:tblGridChange w:id="27511">
          <w:tblGrid>
            <w:gridCol w:w="2268"/>
            <w:gridCol w:w="2878"/>
            <w:gridCol w:w="2403"/>
            <w:gridCol w:w="2163"/>
          </w:tblGrid>
        </w:tblGridChange>
      </w:tblGrid>
      <w:tr w:rsidR="00E31AF7" w:rsidRPr="00110BE6" w14:paraId="10053565" w14:textId="77777777" w:rsidTr="00E31AF7">
        <w:trPr>
          <w:trHeight w:val="372"/>
          <w:ins w:id="27512" w:author="Visone Rossana (GSE)" w:date="2025-10-22T18:52:00Z"/>
          <w:trPrChange w:id="27513" w:author="Visone Rossana (GSE)" w:date="2025-10-22T18:52:00Z" w16du:dateUtc="2025-10-22T16:52:00Z">
            <w:trPr>
              <w:trHeight w:val="1149"/>
            </w:trPr>
          </w:trPrChange>
        </w:trPr>
        <w:tc>
          <w:tcPr>
            <w:tcW w:w="9712" w:type="dxa"/>
            <w:gridSpan w:val="4"/>
            <w:shd w:val="clear" w:color="auto" w:fill="D9D9D9" w:themeFill="background1" w:themeFillShade="D9"/>
            <w:vAlign w:val="center"/>
            <w:tcPrChange w:id="27514" w:author="Visone Rossana (GSE)" w:date="2025-10-22T18:52:00Z" w16du:dateUtc="2025-10-22T16:52:00Z">
              <w:tcPr>
                <w:tcW w:w="9712" w:type="dxa"/>
                <w:gridSpan w:val="4"/>
                <w:vAlign w:val="center"/>
              </w:tcPr>
            </w:tcPrChange>
          </w:tcPr>
          <w:p w14:paraId="7F9847BE" w14:textId="468C9289" w:rsidR="00E31AF7" w:rsidRPr="004E59E6" w:rsidRDefault="00E31AF7" w:rsidP="002922C5">
            <w:pPr>
              <w:pStyle w:val="TableParagraph"/>
              <w:spacing w:before="108"/>
              <w:jc w:val="center"/>
              <w:rPr>
                <w:ins w:id="27515" w:author="Visone Rossana (GSE)" w:date="2025-10-22T18:52:00Z" w16du:dateUtc="2025-10-22T16:52:00Z"/>
                <w:b/>
                <w:sz w:val="18"/>
                <w:lang w:val="it-IT"/>
                <w:rPrChange w:id="27516" w:author="Di Lorenzo Michele (GSE)" w:date="2025-10-29T12:04:00Z" w16du:dateUtc="2025-10-29T11:04:00Z">
                  <w:rPr>
                    <w:ins w:id="27517" w:author="Visone Rossana (GSE)" w:date="2025-10-22T18:52:00Z" w16du:dateUtc="2025-10-22T16:52:00Z"/>
                    <w:b/>
                    <w:sz w:val="18"/>
                  </w:rPr>
                </w:rPrChange>
              </w:rPr>
            </w:pPr>
            <w:ins w:id="27518" w:author="Visone Rossana (GSE)" w:date="2025-10-22T18:52:00Z" w16du:dateUtc="2025-10-22T16:52:00Z">
              <w:r w:rsidRPr="004E59E6">
                <w:rPr>
                  <w:b/>
                  <w:sz w:val="18"/>
                  <w:highlight w:val="lightGray"/>
                  <w:rPrChange w:id="27519" w:author="Di Lorenzo Michele (GSE)" w:date="2025-10-29T15:01:00Z" w16du:dateUtc="2025-10-29T14:01:00Z">
                    <w:rPr>
                      <w:b/>
                      <w:bCs/>
                      <w:sz w:val="18"/>
                      <w:highlight w:val="lightGray"/>
                    </w:rPr>
                  </w:rPrChange>
                </w:rPr>
                <w:t>Tabella 1</w:t>
              </w:r>
              <w:del w:id="27520" w:author="Visone Rossana (GSE)" w:date="2025-10-23T15:38:00Z" w16du:dateUtc="2025-10-23T13:38:00Z">
                <w:r w:rsidRPr="004E59E6">
                  <w:rPr>
                    <w:b/>
                    <w:sz w:val="18"/>
                    <w:highlight w:val="lightGray"/>
                    <w:rPrChange w:id="27521" w:author="Di Lorenzo Michele (GSE)" w:date="2025-10-29T15:01:00Z" w16du:dateUtc="2025-10-29T14:01:00Z">
                      <w:rPr>
                        <w:b/>
                        <w:bCs/>
                        <w:sz w:val="18"/>
                        <w:highlight w:val="lightGray"/>
                      </w:rPr>
                    </w:rPrChange>
                  </w:rPr>
                  <w:delText>1</w:delText>
                </w:r>
              </w:del>
            </w:ins>
            <w:ins w:id="27522" w:author="Visone Rossana (GSE)" w:date="2025-10-23T15:38:00Z" w16du:dateUtc="2025-10-23T13:38:00Z">
              <w:r w:rsidR="00C6255C" w:rsidRPr="004E59E6">
                <w:rPr>
                  <w:b/>
                  <w:sz w:val="18"/>
                  <w:highlight w:val="lightGray"/>
                  <w:rPrChange w:id="27523" w:author="Di Lorenzo Michele (GSE)" w:date="2025-10-29T15:01:00Z" w16du:dateUtc="2025-10-29T14:01:00Z">
                    <w:rPr>
                      <w:b/>
                      <w:bCs/>
                      <w:sz w:val="18"/>
                      <w:highlight w:val="lightGray"/>
                    </w:rPr>
                  </w:rPrChange>
                </w:rPr>
                <w:t>0</w:t>
              </w:r>
            </w:ins>
            <w:ins w:id="27524" w:author="Visone Rossana (GSE)" w:date="2025-10-22T18:52:00Z" w16du:dateUtc="2025-10-22T16:52:00Z">
              <w:r w:rsidRPr="004E59E6">
                <w:rPr>
                  <w:b/>
                  <w:sz w:val="18"/>
                  <w:highlight w:val="lightGray"/>
                  <w:rPrChange w:id="27525" w:author="Di Lorenzo Michele (GSE)" w:date="2025-10-29T15:01:00Z" w16du:dateUtc="2025-10-29T14:01:00Z">
                    <w:rPr>
                      <w:b/>
                      <w:bCs/>
                      <w:sz w:val="18"/>
                      <w:highlight w:val="lightGray"/>
                    </w:rPr>
                  </w:rPrChange>
                </w:rPr>
                <w:t xml:space="preserve"> [Allegato II D</w:t>
              </w:r>
            </w:ins>
            <w:ins w:id="27526" w:author="Visone Rossana (GSE)" w:date="2025-10-23T15:38:00Z" w16du:dateUtc="2025-10-23T13:38:00Z">
              <w:r w:rsidR="00C6255C" w:rsidRPr="004E59E6">
                <w:rPr>
                  <w:b/>
                  <w:sz w:val="18"/>
                  <w:highlight w:val="lightGray"/>
                  <w:rPrChange w:id="27527" w:author="Di Lorenzo Michele (GSE)" w:date="2025-10-29T15:01:00Z" w16du:dateUtc="2025-10-29T14:01:00Z">
                    <w:rPr>
                      <w:b/>
                      <w:bCs/>
                      <w:sz w:val="18"/>
                      <w:highlight w:val="lightGray"/>
                    </w:rPr>
                  </w:rPrChange>
                </w:rPr>
                <w:t>.</w:t>
              </w:r>
            </w:ins>
            <w:ins w:id="27528" w:author="Visone Rossana (GSE)" w:date="2025-10-22T18:52:00Z" w16du:dateUtc="2025-10-22T16:52:00Z">
              <w:r w:rsidRPr="004E59E6">
                <w:rPr>
                  <w:b/>
                  <w:sz w:val="18"/>
                  <w:highlight w:val="lightGray"/>
                  <w:rPrChange w:id="27529" w:author="Di Lorenzo Michele (GSE)" w:date="2025-10-29T15:01:00Z" w16du:dateUtc="2025-10-29T14:01:00Z">
                    <w:rPr>
                      <w:b/>
                      <w:bCs/>
                      <w:sz w:val="18"/>
                      <w:highlight w:val="lightGray"/>
                    </w:rPr>
                  </w:rPrChange>
                </w:rPr>
                <w:t>M</w:t>
              </w:r>
            </w:ins>
            <w:ins w:id="27530" w:author="Visone Rossana (GSE)" w:date="2025-10-23T15:38:00Z" w16du:dateUtc="2025-10-23T13:38:00Z">
              <w:r w:rsidR="00C6255C" w:rsidRPr="004E59E6">
                <w:rPr>
                  <w:b/>
                  <w:sz w:val="18"/>
                  <w:highlight w:val="lightGray"/>
                  <w:rPrChange w:id="27531" w:author="Di Lorenzo Michele (GSE)" w:date="2025-10-29T15:01:00Z" w16du:dateUtc="2025-10-29T14:01:00Z">
                    <w:rPr>
                      <w:b/>
                      <w:bCs/>
                      <w:sz w:val="18"/>
                      <w:highlight w:val="lightGray"/>
                    </w:rPr>
                  </w:rPrChange>
                </w:rPr>
                <w:t>.</w:t>
              </w:r>
            </w:ins>
            <w:ins w:id="27532" w:author="Visone Rossana (GSE)" w:date="2025-10-22T18:52:00Z" w16du:dateUtc="2025-10-22T16:52:00Z">
              <w:r w:rsidRPr="004E59E6">
                <w:rPr>
                  <w:b/>
                  <w:sz w:val="18"/>
                  <w:highlight w:val="lightGray"/>
                  <w:rPrChange w:id="27533" w:author="Di Lorenzo Michele (GSE)" w:date="2025-10-29T15:01:00Z" w16du:dateUtc="2025-10-29T14:01:00Z">
                    <w:rPr>
                      <w:b/>
                      <w:bCs/>
                      <w:sz w:val="18"/>
                      <w:highlight w:val="lightGray"/>
                    </w:rPr>
                  </w:rPrChange>
                </w:rPr>
                <w:t xml:space="preserve"> 7 agosto 2025]</w:t>
              </w:r>
            </w:ins>
          </w:p>
        </w:tc>
      </w:tr>
      <w:tr w:rsidR="003972C8" w:rsidRPr="00110BE6" w14:paraId="72028798" w14:textId="77777777" w:rsidTr="00E31AF7">
        <w:trPr>
          <w:trHeight w:val="1149"/>
          <w:ins w:id="27534" w:author="Visone Rossana (GSE)" w:date="2025-10-22T18:48:00Z"/>
          <w:trPrChange w:id="27535" w:author="Visone Rossana (GSE)" w:date="2025-10-22T18:52:00Z" w16du:dateUtc="2025-10-22T16:52:00Z">
            <w:trPr>
              <w:trHeight w:val="1149"/>
            </w:trPr>
          </w:trPrChange>
        </w:trPr>
        <w:tc>
          <w:tcPr>
            <w:tcW w:w="2268" w:type="dxa"/>
            <w:shd w:val="clear" w:color="auto" w:fill="D9D9D9" w:themeFill="background1" w:themeFillShade="D9"/>
            <w:vAlign w:val="center"/>
            <w:tcPrChange w:id="27536" w:author="Visone Rossana (GSE)" w:date="2025-10-22T18:52:00Z" w16du:dateUtc="2025-10-22T16:52:00Z">
              <w:tcPr>
                <w:tcW w:w="2268" w:type="dxa"/>
                <w:vAlign w:val="center"/>
              </w:tcPr>
            </w:tcPrChange>
          </w:tcPr>
          <w:p w14:paraId="7CF6FEBF" w14:textId="77777777" w:rsidR="003972C8" w:rsidRPr="00110BE6" w:rsidRDefault="003972C8" w:rsidP="002922C5">
            <w:pPr>
              <w:pStyle w:val="TableParagraph"/>
              <w:ind w:left="-140"/>
              <w:jc w:val="center"/>
              <w:rPr>
                <w:ins w:id="27537" w:author="Visone Rossana (GSE)" w:date="2025-10-22T18:48:00Z" w16du:dateUtc="2025-10-22T16:48:00Z"/>
                <w:b/>
                <w:sz w:val="18"/>
              </w:rPr>
            </w:pPr>
            <w:ins w:id="27538" w:author="Visone Rossana (GSE)" w:date="2025-10-22T18:48:00Z" w16du:dateUtc="2025-10-22T16:48:00Z">
              <w:r w:rsidRPr="00110BE6">
                <w:rPr>
                  <w:b/>
                  <w:sz w:val="18"/>
                </w:rPr>
                <w:t>Tipologia di intervento</w:t>
              </w:r>
            </w:ins>
          </w:p>
        </w:tc>
        <w:tc>
          <w:tcPr>
            <w:tcW w:w="2878" w:type="dxa"/>
            <w:shd w:val="clear" w:color="auto" w:fill="D9D9D9" w:themeFill="background1" w:themeFillShade="D9"/>
            <w:vAlign w:val="center"/>
            <w:tcPrChange w:id="27539" w:author="Visone Rossana (GSE)" w:date="2025-10-22T18:52:00Z" w16du:dateUtc="2025-10-22T16:52:00Z">
              <w:tcPr>
                <w:tcW w:w="2878" w:type="dxa"/>
                <w:vAlign w:val="center"/>
              </w:tcPr>
            </w:tcPrChange>
          </w:tcPr>
          <w:p w14:paraId="2A97DEFF" w14:textId="77777777" w:rsidR="003972C8" w:rsidRPr="00110BE6" w:rsidRDefault="003972C8" w:rsidP="002922C5">
            <w:pPr>
              <w:pStyle w:val="TableParagraph"/>
              <w:ind w:left="-29"/>
              <w:jc w:val="center"/>
              <w:rPr>
                <w:ins w:id="27540" w:author="Visone Rossana (GSE)" w:date="2025-10-22T18:48:00Z" w16du:dateUtc="2025-10-22T16:48:00Z"/>
                <w:b/>
                <w:sz w:val="18"/>
                <w:lang w:val="it-IT"/>
              </w:rPr>
            </w:pPr>
            <w:ins w:id="27541" w:author="Visone Rossana (GSE)" w:date="2025-10-22T18:48:00Z" w16du:dateUtc="2025-10-22T16:48:00Z">
              <w:r w:rsidRPr="00110BE6">
                <w:rPr>
                  <w:b/>
                  <w:sz w:val="18"/>
                  <w:lang w:val="it-IT"/>
                </w:rPr>
                <w:t>C</w:t>
              </w:r>
              <w:r w:rsidRPr="00110BE6">
                <w:rPr>
                  <w:b/>
                  <w:sz w:val="18"/>
                  <w:vertAlign w:val="subscript"/>
                  <w:lang w:val="it-IT"/>
                </w:rPr>
                <w:t>i</w:t>
              </w:r>
              <w:r w:rsidRPr="00110BE6">
                <w:rPr>
                  <w:b/>
                  <w:sz w:val="18"/>
                  <w:lang w:val="it-IT"/>
                </w:rPr>
                <w:t xml:space="preserve"> per gli impianti con potenza termica nominale inferiore o uguale a 35 kW</w:t>
              </w:r>
              <w:r w:rsidRPr="00110BE6">
                <w:rPr>
                  <w:b/>
                  <w:sz w:val="18"/>
                  <w:vertAlign w:val="subscript"/>
                  <w:lang w:val="it-IT"/>
                </w:rPr>
                <w:t>t</w:t>
              </w:r>
              <w:r w:rsidRPr="00110BE6">
                <w:rPr>
                  <w:b/>
                  <w:sz w:val="18"/>
                  <w:lang w:val="it-IT"/>
                </w:rPr>
                <w:t xml:space="preserve"> (€/kWh</w:t>
              </w:r>
              <w:r w:rsidRPr="00110BE6">
                <w:rPr>
                  <w:b/>
                  <w:sz w:val="18"/>
                  <w:vertAlign w:val="subscript"/>
                  <w:lang w:val="it-IT"/>
                </w:rPr>
                <w:t>t</w:t>
              </w:r>
              <w:r w:rsidRPr="00110BE6">
                <w:rPr>
                  <w:b/>
                  <w:sz w:val="18"/>
                  <w:lang w:val="it-IT"/>
                </w:rPr>
                <w:t>)</w:t>
              </w:r>
            </w:ins>
          </w:p>
        </w:tc>
        <w:tc>
          <w:tcPr>
            <w:tcW w:w="2403" w:type="dxa"/>
            <w:shd w:val="clear" w:color="auto" w:fill="D9D9D9" w:themeFill="background1" w:themeFillShade="D9"/>
            <w:vAlign w:val="center"/>
            <w:tcPrChange w:id="27542" w:author="Visone Rossana (GSE)" w:date="2025-10-22T18:52:00Z" w16du:dateUtc="2025-10-22T16:52:00Z">
              <w:tcPr>
                <w:tcW w:w="2403" w:type="dxa"/>
                <w:vAlign w:val="center"/>
              </w:tcPr>
            </w:tcPrChange>
          </w:tcPr>
          <w:p w14:paraId="1F52AEFC" w14:textId="77777777" w:rsidR="003972C8" w:rsidRPr="00110BE6" w:rsidRDefault="003972C8" w:rsidP="002922C5">
            <w:pPr>
              <w:pStyle w:val="TableParagraph"/>
              <w:ind w:firstLine="4"/>
              <w:jc w:val="center"/>
              <w:rPr>
                <w:ins w:id="27543" w:author="Visone Rossana (GSE)" w:date="2025-10-22T18:48:00Z" w16du:dateUtc="2025-10-22T16:48:00Z"/>
                <w:b/>
                <w:sz w:val="18"/>
                <w:lang w:val="it-IT"/>
              </w:rPr>
            </w:pPr>
            <w:ins w:id="27544" w:author="Visone Rossana (GSE)" w:date="2025-10-22T18:48:00Z" w16du:dateUtc="2025-10-22T16:48:00Z">
              <w:r w:rsidRPr="00110BE6">
                <w:rPr>
                  <w:b/>
                  <w:sz w:val="18"/>
                  <w:lang w:val="it-IT"/>
                </w:rPr>
                <w:t>C</w:t>
              </w:r>
              <w:r w:rsidRPr="00110BE6">
                <w:rPr>
                  <w:b/>
                  <w:sz w:val="18"/>
                  <w:vertAlign w:val="subscript"/>
                  <w:lang w:val="it-IT"/>
                </w:rPr>
                <w:t>i</w:t>
              </w:r>
              <w:r w:rsidRPr="00110BE6">
                <w:rPr>
                  <w:b/>
                  <w:sz w:val="18"/>
                  <w:lang w:val="it-IT"/>
                </w:rPr>
                <w:t xml:space="preserve"> per gli impianti con potenza termica nominale maggiore di 35 kW</w:t>
              </w:r>
              <w:r w:rsidRPr="00110BE6">
                <w:rPr>
                  <w:b/>
                  <w:sz w:val="18"/>
                  <w:vertAlign w:val="subscript"/>
                  <w:lang w:val="it-IT"/>
                </w:rPr>
                <w:t>t</w:t>
              </w:r>
              <w:r w:rsidRPr="00110BE6">
                <w:rPr>
                  <w:b/>
                  <w:sz w:val="18"/>
                  <w:lang w:val="it-IT"/>
                </w:rPr>
                <w:t xml:space="preserve"> e</w:t>
              </w:r>
              <w:r w:rsidRPr="00110BE6">
                <w:rPr>
                  <w:b/>
                  <w:bCs/>
                  <w:sz w:val="18"/>
                  <w:szCs w:val="20"/>
                  <w:lang w:val="it-IT"/>
                </w:rPr>
                <w:t xml:space="preserve"> </w:t>
              </w:r>
              <w:r w:rsidRPr="00110BE6">
                <w:rPr>
                  <w:b/>
                  <w:sz w:val="18"/>
                  <w:lang w:val="it-IT"/>
                </w:rPr>
                <w:t>inferiore o uguale a 500 kW</w:t>
              </w:r>
              <w:r w:rsidRPr="00110BE6">
                <w:rPr>
                  <w:b/>
                  <w:sz w:val="18"/>
                  <w:vertAlign w:val="subscript"/>
                  <w:lang w:val="it-IT"/>
                </w:rPr>
                <w:t>t</w:t>
              </w:r>
              <w:r w:rsidRPr="00110BE6">
                <w:rPr>
                  <w:b/>
                  <w:sz w:val="18"/>
                  <w:lang w:val="it-IT"/>
                </w:rPr>
                <w:t xml:space="preserve"> (€/kWh</w:t>
              </w:r>
              <w:r w:rsidRPr="00110BE6">
                <w:rPr>
                  <w:b/>
                  <w:sz w:val="18"/>
                  <w:vertAlign w:val="subscript"/>
                  <w:lang w:val="it-IT"/>
                </w:rPr>
                <w:t>t</w:t>
              </w:r>
              <w:r w:rsidRPr="00110BE6">
                <w:rPr>
                  <w:b/>
                  <w:sz w:val="18"/>
                  <w:lang w:val="it-IT"/>
                </w:rPr>
                <w:t>)</w:t>
              </w:r>
            </w:ins>
          </w:p>
        </w:tc>
        <w:tc>
          <w:tcPr>
            <w:tcW w:w="2163" w:type="dxa"/>
            <w:shd w:val="clear" w:color="auto" w:fill="D9D9D9" w:themeFill="background1" w:themeFillShade="D9"/>
            <w:vAlign w:val="center"/>
            <w:tcPrChange w:id="27545" w:author="Visone Rossana (GSE)" w:date="2025-10-22T18:52:00Z" w16du:dateUtc="2025-10-22T16:52:00Z">
              <w:tcPr>
                <w:tcW w:w="2163" w:type="dxa"/>
                <w:vAlign w:val="center"/>
              </w:tcPr>
            </w:tcPrChange>
          </w:tcPr>
          <w:p w14:paraId="420FC4ED" w14:textId="77777777" w:rsidR="003972C8" w:rsidRPr="00110BE6" w:rsidRDefault="003972C8" w:rsidP="002922C5">
            <w:pPr>
              <w:pStyle w:val="TableParagraph"/>
              <w:spacing w:before="108"/>
              <w:jc w:val="center"/>
              <w:rPr>
                <w:ins w:id="27546" w:author="Visone Rossana (GSE)" w:date="2025-10-22T18:48:00Z" w16du:dateUtc="2025-10-22T16:48:00Z"/>
                <w:b/>
                <w:sz w:val="18"/>
                <w:lang w:val="it-IT"/>
              </w:rPr>
            </w:pPr>
            <w:ins w:id="27547" w:author="Visone Rossana (GSE)" w:date="2025-10-22T18:48:00Z" w16du:dateUtc="2025-10-22T16:48:00Z">
              <w:r w:rsidRPr="00110BE6">
                <w:rPr>
                  <w:b/>
                  <w:sz w:val="18"/>
                  <w:lang w:val="it-IT"/>
                </w:rPr>
                <w:t>C</w:t>
              </w:r>
              <w:r w:rsidRPr="00110BE6">
                <w:rPr>
                  <w:b/>
                  <w:sz w:val="18"/>
                  <w:vertAlign w:val="subscript"/>
                  <w:lang w:val="it-IT"/>
                </w:rPr>
                <w:t>i</w:t>
              </w:r>
              <w:r w:rsidRPr="00110BE6">
                <w:rPr>
                  <w:b/>
                  <w:sz w:val="18"/>
                  <w:lang w:val="it-IT"/>
                </w:rPr>
                <w:t xml:space="preserve"> per gli impianti con potenza termica nominale maggiore di 500 kW</w:t>
              </w:r>
              <w:r w:rsidRPr="00110BE6">
                <w:rPr>
                  <w:b/>
                  <w:sz w:val="18"/>
                  <w:vertAlign w:val="subscript"/>
                  <w:lang w:val="it-IT"/>
                </w:rPr>
                <w:t>t</w:t>
              </w:r>
              <w:r w:rsidRPr="00110BE6">
                <w:rPr>
                  <w:b/>
                  <w:sz w:val="18"/>
                  <w:lang w:val="it-IT"/>
                </w:rPr>
                <w:t xml:space="preserve"> (€/kWh</w:t>
              </w:r>
              <w:r w:rsidRPr="00110BE6">
                <w:rPr>
                  <w:b/>
                  <w:sz w:val="18"/>
                  <w:vertAlign w:val="subscript"/>
                  <w:lang w:val="it-IT"/>
                </w:rPr>
                <w:t>t</w:t>
              </w:r>
              <w:r w:rsidRPr="00110BE6">
                <w:rPr>
                  <w:b/>
                  <w:sz w:val="18"/>
                  <w:lang w:val="it-IT"/>
                </w:rPr>
                <w:t>)</w:t>
              </w:r>
            </w:ins>
          </w:p>
        </w:tc>
      </w:tr>
      <w:tr w:rsidR="003972C8" w:rsidRPr="00110BE6" w14:paraId="66E93F1A" w14:textId="77777777" w:rsidTr="002922C5">
        <w:trPr>
          <w:trHeight w:val="827"/>
          <w:ins w:id="27548" w:author="Visone Rossana (GSE)" w:date="2025-10-22T18:48:00Z"/>
        </w:trPr>
        <w:tc>
          <w:tcPr>
            <w:tcW w:w="2268" w:type="dxa"/>
            <w:vAlign w:val="center"/>
          </w:tcPr>
          <w:p w14:paraId="6618C7B4" w14:textId="77777777" w:rsidR="003972C8" w:rsidRPr="00110BE6" w:rsidRDefault="003972C8" w:rsidP="002922C5">
            <w:pPr>
              <w:pStyle w:val="TableParagraph"/>
              <w:ind w:left="-140"/>
              <w:jc w:val="center"/>
              <w:rPr>
                <w:ins w:id="27549" w:author="Visone Rossana (GSE)" w:date="2025-10-22T18:48:00Z" w16du:dateUtc="2025-10-22T16:48:00Z"/>
                <w:sz w:val="18"/>
              </w:rPr>
            </w:pPr>
            <w:ins w:id="27550" w:author="Visone Rossana (GSE)" w:date="2025-10-22T18:48:00Z" w16du:dateUtc="2025-10-22T16:48:00Z">
              <w:r w:rsidRPr="00110BE6">
                <w:rPr>
                  <w:sz w:val="18"/>
                </w:rPr>
                <w:t>Caldaie a biomassa</w:t>
              </w:r>
            </w:ins>
          </w:p>
        </w:tc>
        <w:tc>
          <w:tcPr>
            <w:tcW w:w="2878" w:type="dxa"/>
            <w:vAlign w:val="center"/>
          </w:tcPr>
          <w:p w14:paraId="5FB23D66" w14:textId="77777777" w:rsidR="003972C8" w:rsidRPr="00110BE6" w:rsidRDefault="003972C8" w:rsidP="002922C5">
            <w:pPr>
              <w:pStyle w:val="TableParagraph"/>
              <w:ind w:left="-29"/>
              <w:jc w:val="center"/>
              <w:rPr>
                <w:ins w:id="27551" w:author="Visone Rossana (GSE)" w:date="2025-10-22T18:48:00Z" w16du:dateUtc="2025-10-22T16:48:00Z"/>
                <w:sz w:val="18"/>
              </w:rPr>
            </w:pPr>
            <w:ins w:id="27552" w:author="Visone Rossana (GSE)" w:date="2025-10-22T18:48:00Z" w16du:dateUtc="2025-10-22T16:48:00Z">
              <w:r w:rsidRPr="00110BE6">
                <w:rPr>
                  <w:sz w:val="18"/>
                </w:rPr>
                <w:t>0,060</w:t>
              </w:r>
            </w:ins>
          </w:p>
        </w:tc>
        <w:tc>
          <w:tcPr>
            <w:tcW w:w="2403" w:type="dxa"/>
            <w:vAlign w:val="center"/>
          </w:tcPr>
          <w:p w14:paraId="53EA594E" w14:textId="77777777" w:rsidR="003972C8" w:rsidRPr="00110BE6" w:rsidRDefault="003972C8" w:rsidP="002922C5">
            <w:pPr>
              <w:pStyle w:val="TableParagraph"/>
              <w:jc w:val="center"/>
              <w:rPr>
                <w:ins w:id="27553" w:author="Visone Rossana (GSE)" w:date="2025-10-22T18:48:00Z" w16du:dateUtc="2025-10-22T16:48:00Z"/>
                <w:sz w:val="18"/>
              </w:rPr>
            </w:pPr>
            <w:ins w:id="27554" w:author="Visone Rossana (GSE)" w:date="2025-10-22T18:48:00Z" w16du:dateUtc="2025-10-22T16:48:00Z">
              <w:r w:rsidRPr="00110BE6">
                <w:rPr>
                  <w:sz w:val="18"/>
                </w:rPr>
                <w:t>0,025</w:t>
              </w:r>
            </w:ins>
          </w:p>
        </w:tc>
        <w:tc>
          <w:tcPr>
            <w:tcW w:w="2163" w:type="dxa"/>
            <w:vAlign w:val="center"/>
          </w:tcPr>
          <w:p w14:paraId="6070EAB6" w14:textId="77777777" w:rsidR="003972C8" w:rsidRPr="00110BE6" w:rsidRDefault="003972C8" w:rsidP="002922C5">
            <w:pPr>
              <w:pStyle w:val="TableParagraph"/>
              <w:jc w:val="center"/>
              <w:rPr>
                <w:ins w:id="27555" w:author="Visone Rossana (GSE)" w:date="2025-10-22T18:48:00Z" w16du:dateUtc="2025-10-22T16:48:00Z"/>
                <w:sz w:val="18"/>
              </w:rPr>
            </w:pPr>
            <w:ins w:id="27556" w:author="Visone Rossana (GSE)" w:date="2025-10-22T18:48:00Z" w16du:dateUtc="2025-10-22T16:48:00Z">
              <w:r w:rsidRPr="00110BE6">
                <w:rPr>
                  <w:sz w:val="18"/>
                </w:rPr>
                <w:t>0,020</w:t>
              </w:r>
            </w:ins>
          </w:p>
        </w:tc>
      </w:tr>
      <w:tr w:rsidR="003972C8" w:rsidRPr="00110BE6" w14:paraId="250CDB60" w14:textId="77777777" w:rsidTr="002922C5">
        <w:trPr>
          <w:trHeight w:val="830"/>
          <w:ins w:id="27557" w:author="Visone Rossana (GSE)" w:date="2025-10-22T18:48:00Z"/>
        </w:trPr>
        <w:tc>
          <w:tcPr>
            <w:tcW w:w="2268" w:type="dxa"/>
            <w:vAlign w:val="center"/>
          </w:tcPr>
          <w:p w14:paraId="1D26B35F" w14:textId="77777777" w:rsidR="003972C8" w:rsidRPr="00110BE6" w:rsidRDefault="003972C8" w:rsidP="002922C5">
            <w:pPr>
              <w:pStyle w:val="TableParagraph"/>
              <w:spacing w:before="178"/>
              <w:ind w:left="-140"/>
              <w:jc w:val="center"/>
              <w:rPr>
                <w:ins w:id="27558" w:author="Visone Rossana (GSE)" w:date="2025-10-22T18:48:00Z" w16du:dateUtc="2025-10-22T16:48:00Z"/>
                <w:sz w:val="18"/>
                <w:lang w:val="it-IT"/>
              </w:rPr>
            </w:pPr>
            <w:ins w:id="27559" w:author="Visone Rossana (GSE)" w:date="2025-10-22T18:48:00Z" w16du:dateUtc="2025-10-22T16:48:00Z">
              <w:r w:rsidRPr="00110BE6">
                <w:rPr>
                  <w:sz w:val="18"/>
                  <w:lang w:val="it-IT"/>
                </w:rPr>
                <w:t>Termocamini e stufe a legna</w:t>
              </w:r>
            </w:ins>
          </w:p>
        </w:tc>
        <w:tc>
          <w:tcPr>
            <w:tcW w:w="2878" w:type="dxa"/>
            <w:vAlign w:val="center"/>
          </w:tcPr>
          <w:p w14:paraId="70BBFEB4" w14:textId="77777777" w:rsidR="003972C8" w:rsidRPr="00110BE6" w:rsidRDefault="003972C8" w:rsidP="002922C5">
            <w:pPr>
              <w:pStyle w:val="TableParagraph"/>
              <w:ind w:left="-29"/>
              <w:jc w:val="center"/>
              <w:rPr>
                <w:ins w:id="27560" w:author="Visone Rossana (GSE)" w:date="2025-10-22T18:48:00Z" w16du:dateUtc="2025-10-22T16:48:00Z"/>
                <w:sz w:val="18"/>
              </w:rPr>
            </w:pPr>
            <w:ins w:id="27561" w:author="Visone Rossana (GSE)" w:date="2025-10-22T18:48:00Z" w16du:dateUtc="2025-10-22T16:48:00Z">
              <w:r w:rsidRPr="00110BE6">
                <w:rPr>
                  <w:sz w:val="18"/>
                </w:rPr>
                <w:t>0,045</w:t>
              </w:r>
            </w:ins>
          </w:p>
        </w:tc>
        <w:tc>
          <w:tcPr>
            <w:tcW w:w="2403" w:type="dxa"/>
            <w:vAlign w:val="center"/>
          </w:tcPr>
          <w:p w14:paraId="77272C42" w14:textId="77777777" w:rsidR="003972C8" w:rsidRPr="00110BE6" w:rsidRDefault="003972C8" w:rsidP="002922C5">
            <w:pPr>
              <w:pStyle w:val="TableParagraph"/>
              <w:jc w:val="center"/>
              <w:rPr>
                <w:ins w:id="27562" w:author="Visone Rossana (GSE)" w:date="2025-10-22T18:48:00Z" w16du:dateUtc="2025-10-22T16:48:00Z"/>
                <w:sz w:val="18"/>
              </w:rPr>
            </w:pPr>
            <w:ins w:id="27563" w:author="Visone Rossana (GSE)" w:date="2025-10-22T18:48:00Z" w16du:dateUtc="2025-10-22T16:48:00Z">
              <w:r w:rsidRPr="00110BE6">
                <w:rPr>
                  <w:w w:val="99"/>
                  <w:sz w:val="18"/>
                </w:rPr>
                <w:t>-</w:t>
              </w:r>
            </w:ins>
          </w:p>
        </w:tc>
        <w:tc>
          <w:tcPr>
            <w:tcW w:w="2163" w:type="dxa"/>
            <w:vAlign w:val="center"/>
          </w:tcPr>
          <w:p w14:paraId="34D9DD55" w14:textId="77777777" w:rsidR="003972C8" w:rsidRPr="00110BE6" w:rsidRDefault="003972C8" w:rsidP="002922C5">
            <w:pPr>
              <w:pStyle w:val="TableParagraph"/>
              <w:jc w:val="center"/>
              <w:rPr>
                <w:ins w:id="27564" w:author="Visone Rossana (GSE)" w:date="2025-10-22T18:48:00Z" w16du:dateUtc="2025-10-22T16:48:00Z"/>
                <w:sz w:val="18"/>
              </w:rPr>
            </w:pPr>
            <w:ins w:id="27565" w:author="Visone Rossana (GSE)" w:date="2025-10-22T18:48:00Z" w16du:dateUtc="2025-10-22T16:48:00Z">
              <w:r w:rsidRPr="00110BE6">
                <w:rPr>
                  <w:w w:val="99"/>
                  <w:sz w:val="18"/>
                </w:rPr>
                <w:t>-</w:t>
              </w:r>
            </w:ins>
          </w:p>
        </w:tc>
      </w:tr>
      <w:tr w:rsidR="003972C8" w:rsidRPr="00110BE6" w14:paraId="6CC05389" w14:textId="77777777" w:rsidTr="002922C5">
        <w:trPr>
          <w:trHeight w:val="827"/>
          <w:ins w:id="27566" w:author="Visone Rossana (GSE)" w:date="2025-10-22T18:48:00Z"/>
        </w:trPr>
        <w:tc>
          <w:tcPr>
            <w:tcW w:w="2268" w:type="dxa"/>
            <w:vAlign w:val="center"/>
          </w:tcPr>
          <w:p w14:paraId="7948AF03" w14:textId="77777777" w:rsidR="003972C8" w:rsidRPr="00110BE6" w:rsidRDefault="003972C8" w:rsidP="002922C5">
            <w:pPr>
              <w:pStyle w:val="TableParagraph"/>
              <w:spacing w:before="175"/>
              <w:ind w:left="-140"/>
              <w:jc w:val="center"/>
              <w:rPr>
                <w:ins w:id="27567" w:author="Visone Rossana (GSE)" w:date="2025-10-22T18:48:00Z" w16du:dateUtc="2025-10-22T16:48:00Z"/>
                <w:sz w:val="18"/>
                <w:lang w:val="it-IT"/>
              </w:rPr>
            </w:pPr>
            <w:ins w:id="27568" w:author="Visone Rossana (GSE)" w:date="2025-10-22T18:48:00Z" w16du:dateUtc="2025-10-22T16:48:00Z">
              <w:r w:rsidRPr="00110BE6">
                <w:rPr>
                  <w:sz w:val="18"/>
                  <w:lang w:val="it-IT"/>
                </w:rPr>
                <w:t>Termocamini e stufe a pellet</w:t>
              </w:r>
            </w:ins>
          </w:p>
        </w:tc>
        <w:tc>
          <w:tcPr>
            <w:tcW w:w="2878" w:type="dxa"/>
            <w:vAlign w:val="center"/>
          </w:tcPr>
          <w:p w14:paraId="746F0EAE" w14:textId="77777777" w:rsidR="003972C8" w:rsidRPr="00110BE6" w:rsidRDefault="003972C8" w:rsidP="002922C5">
            <w:pPr>
              <w:pStyle w:val="TableParagraph"/>
              <w:ind w:left="-29"/>
              <w:jc w:val="center"/>
              <w:rPr>
                <w:ins w:id="27569" w:author="Visone Rossana (GSE)" w:date="2025-10-22T18:48:00Z" w16du:dateUtc="2025-10-22T16:48:00Z"/>
                <w:sz w:val="18"/>
              </w:rPr>
            </w:pPr>
            <w:ins w:id="27570" w:author="Visone Rossana (GSE)" w:date="2025-10-22T18:48:00Z" w16du:dateUtc="2025-10-22T16:48:00Z">
              <w:r w:rsidRPr="00110BE6">
                <w:rPr>
                  <w:sz w:val="18"/>
                </w:rPr>
                <w:t>0,055</w:t>
              </w:r>
            </w:ins>
          </w:p>
        </w:tc>
        <w:tc>
          <w:tcPr>
            <w:tcW w:w="2403" w:type="dxa"/>
            <w:vAlign w:val="center"/>
          </w:tcPr>
          <w:p w14:paraId="63932E82" w14:textId="77777777" w:rsidR="003972C8" w:rsidRPr="00110BE6" w:rsidRDefault="003972C8" w:rsidP="002922C5">
            <w:pPr>
              <w:pStyle w:val="TableParagraph"/>
              <w:jc w:val="center"/>
              <w:rPr>
                <w:ins w:id="27571" w:author="Visone Rossana (GSE)" w:date="2025-10-22T18:48:00Z" w16du:dateUtc="2025-10-22T16:48:00Z"/>
                <w:sz w:val="18"/>
              </w:rPr>
            </w:pPr>
            <w:ins w:id="27572" w:author="Visone Rossana (GSE)" w:date="2025-10-22T18:48:00Z" w16du:dateUtc="2025-10-22T16:48:00Z">
              <w:r w:rsidRPr="00110BE6">
                <w:rPr>
                  <w:w w:val="99"/>
                  <w:sz w:val="18"/>
                </w:rPr>
                <w:t>-</w:t>
              </w:r>
            </w:ins>
          </w:p>
        </w:tc>
        <w:tc>
          <w:tcPr>
            <w:tcW w:w="2163" w:type="dxa"/>
            <w:vAlign w:val="center"/>
          </w:tcPr>
          <w:p w14:paraId="206C1076" w14:textId="77777777" w:rsidR="003972C8" w:rsidRPr="00110BE6" w:rsidRDefault="003972C8" w:rsidP="002922C5">
            <w:pPr>
              <w:pStyle w:val="TableParagraph"/>
              <w:jc w:val="center"/>
              <w:rPr>
                <w:ins w:id="27573" w:author="Visone Rossana (GSE)" w:date="2025-10-22T18:48:00Z" w16du:dateUtc="2025-10-22T16:48:00Z"/>
                <w:sz w:val="18"/>
              </w:rPr>
            </w:pPr>
            <w:ins w:id="27574" w:author="Visone Rossana (GSE)" w:date="2025-10-22T18:48:00Z" w16du:dateUtc="2025-10-22T16:48:00Z">
              <w:r w:rsidRPr="00110BE6">
                <w:rPr>
                  <w:w w:val="99"/>
                  <w:sz w:val="18"/>
                </w:rPr>
                <w:t>-</w:t>
              </w:r>
            </w:ins>
          </w:p>
        </w:tc>
      </w:tr>
    </w:tbl>
    <w:p w14:paraId="2951925A" w14:textId="144DFC19" w:rsidR="003972C8" w:rsidRPr="00E31AF7" w:rsidRDefault="003972C8">
      <w:pPr>
        <w:pStyle w:val="Didascalia"/>
        <w:jc w:val="center"/>
        <w:rPr>
          <w:ins w:id="27575" w:author="Visone Rossana (GSE)" w:date="2025-10-22T18:48:00Z" w16du:dateUtc="2025-10-22T16:48:00Z"/>
          <w:b w:val="0"/>
          <w:bCs w:val="0"/>
          <w:i/>
          <w:iCs/>
          <w:rPrChange w:id="27576" w:author="Visone Rossana (GSE)" w:date="2025-10-22T18:52:00Z" w16du:dateUtc="2025-10-22T16:52:00Z">
            <w:rPr>
              <w:ins w:id="27577" w:author="Visone Rossana (GSE)" w:date="2025-10-22T18:48:00Z" w16du:dateUtc="2025-10-22T16:48:00Z"/>
              <w:bCs w:val="0"/>
            </w:rPr>
          </w:rPrChange>
        </w:rPr>
        <w:pPrChange w:id="27578" w:author="Visone Rossana (GSE)" w:date="2025-10-22T18:52:00Z" w16du:dateUtc="2025-10-22T16:52:00Z">
          <w:pPr>
            <w:pStyle w:val="Didascalia"/>
          </w:pPr>
        </w:pPrChange>
      </w:pPr>
      <w:ins w:id="27579" w:author="Visone Rossana (GSE)" w:date="2025-10-22T18:48:00Z" w16du:dateUtc="2025-10-22T16:48:00Z">
        <w:r w:rsidRPr="00196646">
          <w:rPr>
            <w:b w:val="0"/>
            <w:rPrChange w:id="27580" w:author="Visone Rossana (GSE)" w:date="2025-10-22T18:52:00Z" w16du:dateUtc="2025-10-22T16:52:00Z">
              <w:rPr/>
            </w:rPrChange>
          </w:rPr>
          <w:t xml:space="preserve">Tabella </w:t>
        </w:r>
      </w:ins>
      <w:ins w:id="27581" w:author="Visone Rossana (GSE)" w:date="2025-10-22T18:52:00Z" w16du:dateUtc="2025-10-22T16:52:00Z">
        <w:r w:rsidR="00E31AF7" w:rsidRPr="00E31AF7">
          <w:rPr>
            <w:b w:val="0"/>
            <w:bCs w:val="0"/>
            <w:highlight w:val="yellow"/>
            <w:rPrChange w:id="27582" w:author="Visone Rossana (GSE)" w:date="2025-10-22T18:52:00Z" w16du:dateUtc="2025-10-22T16:52:00Z">
              <w:rPr/>
            </w:rPrChange>
          </w:rPr>
          <w:t>x</w:t>
        </w:r>
      </w:ins>
      <w:ins w:id="27583" w:author="Visone Rossana (GSE)" w:date="2025-10-22T18:48:00Z" w16du:dateUtc="2025-10-22T16:48:00Z">
        <w:r w:rsidRPr="00196646">
          <w:rPr>
            <w:b w:val="0"/>
            <w:rPrChange w:id="27584" w:author="Visone Rossana (GSE)" w:date="2025-10-22T18:52:00Z" w16du:dateUtc="2025-10-22T16:52:00Z">
              <w:rPr/>
            </w:rPrChange>
          </w:rPr>
          <w:t>- Coefficienti di valorizzazione dell’energia termica prodotta da impianti a biomassa</w:t>
        </w:r>
      </w:ins>
    </w:p>
    <w:p w14:paraId="3968499B" w14:textId="77777777" w:rsidR="003972C8" w:rsidRPr="00110BE6" w:rsidRDefault="003972C8" w:rsidP="003972C8">
      <w:pPr>
        <w:pStyle w:val="Corpotesto"/>
        <w:spacing w:before="11"/>
        <w:rPr>
          <w:ins w:id="27585" w:author="Visone Rossana (GSE)" w:date="2025-10-22T18:48:00Z" w16du:dateUtc="2025-10-22T16:48:00Z"/>
          <w:sz w:val="17"/>
        </w:rPr>
      </w:pPr>
    </w:p>
    <w:tbl>
      <w:tblPr>
        <w:tblStyle w:val="TableNormal1"/>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7586" w:author="Visone Rossana (GSE)" w:date="2025-10-22T18:51:00Z" w16du:dateUtc="2025-10-22T16:51:00Z">
          <w:tblPr>
            <w:tblStyle w:val="TableNormal1"/>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3542"/>
        <w:gridCol w:w="3686"/>
        <w:tblGridChange w:id="27587">
          <w:tblGrid>
            <w:gridCol w:w="3542"/>
            <w:gridCol w:w="3686"/>
          </w:tblGrid>
        </w:tblGridChange>
      </w:tblGrid>
      <w:tr w:rsidR="003F07ED" w:rsidRPr="00110BE6" w14:paraId="5DA79E3C" w14:textId="77777777" w:rsidTr="003F07ED">
        <w:trPr>
          <w:trHeight w:val="234"/>
          <w:ins w:id="27588" w:author="Visone Rossana (GSE)" w:date="2025-10-22T18:50:00Z"/>
          <w:trPrChange w:id="27589" w:author="Visone Rossana (GSE)" w:date="2025-10-22T18:51:00Z" w16du:dateUtc="2025-10-22T16:51:00Z">
            <w:trPr>
              <w:trHeight w:val="234"/>
            </w:trPr>
          </w:trPrChange>
        </w:trPr>
        <w:tc>
          <w:tcPr>
            <w:tcW w:w="7228" w:type="dxa"/>
            <w:gridSpan w:val="2"/>
            <w:shd w:val="clear" w:color="auto" w:fill="D9D9D9" w:themeFill="background1" w:themeFillShade="D9"/>
            <w:tcPrChange w:id="27590" w:author="Visone Rossana (GSE)" w:date="2025-10-22T18:51:00Z" w16du:dateUtc="2025-10-22T16:51:00Z">
              <w:tcPr>
                <w:tcW w:w="7228" w:type="dxa"/>
                <w:gridSpan w:val="2"/>
              </w:tcPr>
            </w:tcPrChange>
          </w:tcPr>
          <w:p w14:paraId="2F474ED2" w14:textId="19DE762D" w:rsidR="003F07ED" w:rsidRPr="004E59E6" w:rsidRDefault="003F07ED" w:rsidP="002922C5">
            <w:pPr>
              <w:pStyle w:val="TableParagraph"/>
              <w:spacing w:line="215" w:lineRule="exact"/>
              <w:ind w:left="1744"/>
              <w:rPr>
                <w:ins w:id="27591" w:author="Visone Rossana (GSE)" w:date="2025-10-22T18:50:00Z" w16du:dateUtc="2025-10-22T16:50:00Z"/>
                <w:rFonts w:ascii="Times" w:hAnsi="Times"/>
                <w:b/>
                <w:w w:val="120"/>
                <w:sz w:val="18"/>
                <w:lang w:val="it-IT"/>
                <w:rPrChange w:id="27592" w:author="Di Lorenzo Michele (GSE)" w:date="2025-10-29T12:04:00Z" w16du:dateUtc="2025-10-29T11:04:00Z">
                  <w:rPr>
                    <w:ins w:id="27593" w:author="Visone Rossana (GSE)" w:date="2025-10-22T18:50:00Z" w16du:dateUtc="2025-10-22T16:50:00Z"/>
                    <w:rFonts w:ascii="Times" w:hAnsi="Times"/>
                    <w:b/>
                    <w:w w:val="120"/>
                    <w:sz w:val="18"/>
                  </w:rPr>
                </w:rPrChange>
              </w:rPr>
            </w:pPr>
            <w:ins w:id="27594" w:author="Visone Rossana (GSE)" w:date="2025-10-22T18:51:00Z" w16du:dateUtc="2025-10-22T16:51:00Z">
              <w:r w:rsidRPr="004E59E6">
                <w:rPr>
                  <w:b/>
                  <w:sz w:val="18"/>
                  <w:highlight w:val="lightGray"/>
                  <w:rPrChange w:id="27595" w:author="Di Lorenzo Michele (GSE)" w:date="2025-10-29T15:01:00Z" w16du:dateUtc="2025-10-29T14:01:00Z">
                    <w:rPr>
                      <w:b/>
                      <w:bCs/>
                      <w:sz w:val="18"/>
                      <w:highlight w:val="lightGray"/>
                    </w:rPr>
                  </w:rPrChange>
                </w:rPr>
                <w:t>Tabella 11 [Allegato II D</w:t>
              </w:r>
            </w:ins>
            <w:ins w:id="27596" w:author="Visone Rossana (GSE)" w:date="2025-10-23T15:38:00Z" w16du:dateUtc="2025-10-23T13:38:00Z">
              <w:r w:rsidR="00C6255C" w:rsidRPr="004E59E6">
                <w:rPr>
                  <w:b/>
                  <w:sz w:val="18"/>
                  <w:highlight w:val="lightGray"/>
                  <w:rPrChange w:id="27597" w:author="Di Lorenzo Michele (GSE)" w:date="2025-10-29T15:01:00Z" w16du:dateUtc="2025-10-29T14:01:00Z">
                    <w:rPr>
                      <w:b/>
                      <w:bCs/>
                      <w:sz w:val="18"/>
                      <w:highlight w:val="lightGray"/>
                    </w:rPr>
                  </w:rPrChange>
                </w:rPr>
                <w:t>.</w:t>
              </w:r>
            </w:ins>
            <w:ins w:id="27598" w:author="Visone Rossana (GSE)" w:date="2025-10-22T18:51:00Z" w16du:dateUtc="2025-10-22T16:51:00Z">
              <w:r w:rsidRPr="004E59E6">
                <w:rPr>
                  <w:b/>
                  <w:sz w:val="18"/>
                  <w:highlight w:val="lightGray"/>
                  <w:rPrChange w:id="27599" w:author="Di Lorenzo Michele (GSE)" w:date="2025-10-29T15:01:00Z" w16du:dateUtc="2025-10-29T14:01:00Z">
                    <w:rPr>
                      <w:b/>
                      <w:bCs/>
                      <w:sz w:val="18"/>
                      <w:highlight w:val="lightGray"/>
                    </w:rPr>
                  </w:rPrChange>
                </w:rPr>
                <w:t>M</w:t>
              </w:r>
            </w:ins>
            <w:ins w:id="27600" w:author="Visone Rossana (GSE)" w:date="2025-10-23T15:38:00Z" w16du:dateUtc="2025-10-23T13:38:00Z">
              <w:r w:rsidR="00C6255C" w:rsidRPr="004E59E6">
                <w:rPr>
                  <w:b/>
                  <w:sz w:val="18"/>
                  <w:highlight w:val="lightGray"/>
                  <w:rPrChange w:id="27601" w:author="Di Lorenzo Michele (GSE)" w:date="2025-10-29T15:01:00Z" w16du:dateUtc="2025-10-29T14:01:00Z">
                    <w:rPr>
                      <w:b/>
                      <w:bCs/>
                      <w:sz w:val="18"/>
                      <w:highlight w:val="lightGray"/>
                    </w:rPr>
                  </w:rPrChange>
                </w:rPr>
                <w:t>.</w:t>
              </w:r>
            </w:ins>
            <w:ins w:id="27602" w:author="Visone Rossana (GSE)" w:date="2025-10-22T18:51:00Z" w16du:dateUtc="2025-10-22T16:51:00Z">
              <w:r w:rsidRPr="004E59E6">
                <w:rPr>
                  <w:b/>
                  <w:sz w:val="18"/>
                  <w:highlight w:val="lightGray"/>
                  <w:rPrChange w:id="27603" w:author="Di Lorenzo Michele (GSE)" w:date="2025-10-29T15:01:00Z" w16du:dateUtc="2025-10-29T14:01:00Z">
                    <w:rPr>
                      <w:b/>
                      <w:bCs/>
                      <w:sz w:val="18"/>
                      <w:highlight w:val="lightGray"/>
                    </w:rPr>
                  </w:rPrChange>
                </w:rPr>
                <w:t xml:space="preserve"> 7 agosto 2025]</w:t>
              </w:r>
            </w:ins>
          </w:p>
        </w:tc>
      </w:tr>
      <w:tr w:rsidR="003972C8" w:rsidRPr="00110BE6" w14:paraId="0C55484F" w14:textId="77777777" w:rsidTr="003F07ED">
        <w:trPr>
          <w:trHeight w:val="234"/>
          <w:ins w:id="27604" w:author="Visone Rossana (GSE)" w:date="2025-10-22T18:48:00Z"/>
          <w:trPrChange w:id="27605" w:author="Visone Rossana (GSE)" w:date="2025-10-22T18:51:00Z" w16du:dateUtc="2025-10-22T16:51:00Z">
            <w:trPr>
              <w:trHeight w:val="234"/>
            </w:trPr>
          </w:trPrChange>
        </w:trPr>
        <w:tc>
          <w:tcPr>
            <w:tcW w:w="3542" w:type="dxa"/>
            <w:shd w:val="clear" w:color="auto" w:fill="D9D9D9" w:themeFill="background1" w:themeFillShade="D9"/>
            <w:tcPrChange w:id="27606" w:author="Visone Rossana (GSE)" w:date="2025-10-22T18:51:00Z" w16du:dateUtc="2025-10-22T16:51:00Z">
              <w:tcPr>
                <w:tcW w:w="3542" w:type="dxa"/>
              </w:tcPr>
            </w:tcPrChange>
          </w:tcPr>
          <w:p w14:paraId="70DCA103" w14:textId="77777777" w:rsidR="003972C8" w:rsidRPr="00110BE6" w:rsidRDefault="003972C8" w:rsidP="002922C5">
            <w:pPr>
              <w:pStyle w:val="TableParagraph"/>
              <w:spacing w:line="215" w:lineRule="exact"/>
              <w:jc w:val="center"/>
              <w:rPr>
                <w:ins w:id="27607" w:author="Visone Rossana (GSE)" w:date="2025-10-22T18:48:00Z" w16du:dateUtc="2025-10-22T16:48:00Z"/>
                <w:rFonts w:ascii="Times" w:hAnsi="Times"/>
                <w:b/>
                <w:sz w:val="18"/>
              </w:rPr>
            </w:pPr>
            <w:ins w:id="27608" w:author="Visone Rossana (GSE)" w:date="2025-10-22T18:48:00Z" w16du:dateUtc="2025-10-22T16:48:00Z">
              <w:r w:rsidRPr="00110BE6">
                <w:rPr>
                  <w:rFonts w:ascii="Times" w:hAnsi="Times"/>
                  <w:b/>
                  <w:sz w:val="18"/>
                </w:rPr>
                <w:t>Zona climatica</w:t>
              </w:r>
            </w:ins>
          </w:p>
        </w:tc>
        <w:tc>
          <w:tcPr>
            <w:tcW w:w="3686" w:type="dxa"/>
            <w:shd w:val="clear" w:color="auto" w:fill="D9D9D9" w:themeFill="background1" w:themeFillShade="D9"/>
            <w:tcPrChange w:id="27609" w:author="Visone Rossana (GSE)" w:date="2025-10-22T18:51:00Z" w16du:dateUtc="2025-10-22T16:51:00Z">
              <w:tcPr>
                <w:tcW w:w="3686" w:type="dxa"/>
              </w:tcPr>
            </w:tcPrChange>
          </w:tcPr>
          <w:p w14:paraId="5B19EAE5" w14:textId="77777777" w:rsidR="003972C8" w:rsidRPr="00110BE6" w:rsidRDefault="003972C8" w:rsidP="002922C5">
            <w:pPr>
              <w:pStyle w:val="TableParagraph"/>
              <w:spacing w:line="215" w:lineRule="exact"/>
              <w:ind w:left="1744"/>
              <w:rPr>
                <w:ins w:id="27610" w:author="Visone Rossana (GSE)" w:date="2025-10-22T18:48:00Z" w16du:dateUtc="2025-10-22T16:48:00Z"/>
                <w:rFonts w:ascii="Times" w:hAnsi="Times"/>
                <w:b/>
                <w:sz w:val="18"/>
              </w:rPr>
            </w:pPr>
            <w:ins w:id="27611" w:author="Visone Rossana (GSE)" w:date="2025-10-22T18:48:00Z" w16du:dateUtc="2025-10-22T16:48:00Z">
              <w:r w:rsidRPr="00110BE6">
                <w:rPr>
                  <w:rFonts w:ascii="Times" w:hAnsi="Times"/>
                  <w:b/>
                  <w:w w:val="120"/>
                  <w:sz w:val="18"/>
                </w:rPr>
                <w:t>ℎ</w:t>
              </w:r>
              <w:r w:rsidRPr="00110BE6">
                <w:rPr>
                  <w:rFonts w:ascii="Times" w:hAnsi="Times"/>
                  <w:b/>
                  <w:w w:val="120"/>
                  <w:sz w:val="18"/>
                  <w:vertAlign w:val="subscript"/>
                </w:rPr>
                <w:t>r</w:t>
              </w:r>
            </w:ins>
          </w:p>
        </w:tc>
      </w:tr>
      <w:tr w:rsidR="003972C8" w:rsidRPr="00110BE6" w14:paraId="4D1F6690" w14:textId="77777777" w:rsidTr="002922C5">
        <w:trPr>
          <w:trHeight w:val="230"/>
          <w:ins w:id="27612" w:author="Visone Rossana (GSE)" w:date="2025-10-22T18:48:00Z"/>
        </w:trPr>
        <w:tc>
          <w:tcPr>
            <w:tcW w:w="3542" w:type="dxa"/>
          </w:tcPr>
          <w:p w14:paraId="3EC3AE81" w14:textId="77777777" w:rsidR="003972C8" w:rsidRPr="00110BE6" w:rsidRDefault="003972C8" w:rsidP="002922C5">
            <w:pPr>
              <w:pStyle w:val="TableParagraph"/>
              <w:spacing w:line="210" w:lineRule="exact"/>
              <w:jc w:val="center"/>
              <w:rPr>
                <w:ins w:id="27613" w:author="Visone Rossana (GSE)" w:date="2025-10-22T18:48:00Z" w16du:dateUtc="2025-10-22T16:48:00Z"/>
                <w:rFonts w:ascii="Times" w:hAnsi="Times"/>
                <w:sz w:val="18"/>
              </w:rPr>
            </w:pPr>
            <w:ins w:id="27614" w:author="Visone Rossana (GSE)" w:date="2025-10-22T18:48:00Z" w16du:dateUtc="2025-10-22T16:48:00Z">
              <w:r w:rsidRPr="00110BE6">
                <w:rPr>
                  <w:rFonts w:ascii="Times" w:hAnsi="Times"/>
                  <w:w w:val="99"/>
                  <w:sz w:val="18"/>
                </w:rPr>
                <w:t>A</w:t>
              </w:r>
            </w:ins>
          </w:p>
        </w:tc>
        <w:tc>
          <w:tcPr>
            <w:tcW w:w="3686" w:type="dxa"/>
          </w:tcPr>
          <w:p w14:paraId="740A605B" w14:textId="77777777" w:rsidR="003972C8" w:rsidRPr="00110BE6" w:rsidRDefault="003972C8" w:rsidP="002922C5">
            <w:pPr>
              <w:pStyle w:val="TableParagraph"/>
              <w:spacing w:line="210" w:lineRule="exact"/>
              <w:ind w:left="1692"/>
              <w:rPr>
                <w:ins w:id="27615" w:author="Visone Rossana (GSE)" w:date="2025-10-22T18:48:00Z" w16du:dateUtc="2025-10-22T16:48:00Z"/>
                <w:rFonts w:ascii="Times" w:hAnsi="Times"/>
                <w:sz w:val="18"/>
              </w:rPr>
            </w:pPr>
            <w:ins w:id="27616" w:author="Visone Rossana (GSE)" w:date="2025-10-22T18:48:00Z" w16du:dateUtc="2025-10-22T16:48:00Z">
              <w:r w:rsidRPr="00110BE6">
                <w:rPr>
                  <w:rFonts w:ascii="Times" w:hAnsi="Times"/>
                  <w:sz w:val="18"/>
                </w:rPr>
                <w:t>600</w:t>
              </w:r>
            </w:ins>
          </w:p>
        </w:tc>
      </w:tr>
      <w:tr w:rsidR="003972C8" w:rsidRPr="00110BE6" w14:paraId="5B64263F" w14:textId="77777777" w:rsidTr="002922C5">
        <w:trPr>
          <w:trHeight w:val="230"/>
          <w:ins w:id="27617" w:author="Visone Rossana (GSE)" w:date="2025-10-22T18:48:00Z"/>
        </w:trPr>
        <w:tc>
          <w:tcPr>
            <w:tcW w:w="3542" w:type="dxa"/>
          </w:tcPr>
          <w:p w14:paraId="48AE848B" w14:textId="77777777" w:rsidR="003972C8" w:rsidRPr="00110BE6" w:rsidRDefault="003972C8" w:rsidP="002922C5">
            <w:pPr>
              <w:pStyle w:val="TableParagraph"/>
              <w:spacing w:line="210" w:lineRule="exact"/>
              <w:jc w:val="center"/>
              <w:rPr>
                <w:ins w:id="27618" w:author="Visone Rossana (GSE)" w:date="2025-10-22T18:48:00Z" w16du:dateUtc="2025-10-22T16:48:00Z"/>
                <w:rFonts w:ascii="Times" w:hAnsi="Times"/>
                <w:sz w:val="18"/>
              </w:rPr>
            </w:pPr>
            <w:ins w:id="27619" w:author="Visone Rossana (GSE)" w:date="2025-10-22T18:48:00Z" w16du:dateUtc="2025-10-22T16:48:00Z">
              <w:r w:rsidRPr="00110BE6">
                <w:rPr>
                  <w:rFonts w:ascii="Times" w:hAnsi="Times"/>
                  <w:w w:val="99"/>
                  <w:sz w:val="18"/>
                </w:rPr>
                <w:t>B</w:t>
              </w:r>
            </w:ins>
          </w:p>
        </w:tc>
        <w:tc>
          <w:tcPr>
            <w:tcW w:w="3686" w:type="dxa"/>
          </w:tcPr>
          <w:p w14:paraId="6A1FA75A" w14:textId="77777777" w:rsidR="003972C8" w:rsidRPr="00110BE6" w:rsidRDefault="003972C8" w:rsidP="002922C5">
            <w:pPr>
              <w:pStyle w:val="TableParagraph"/>
              <w:spacing w:line="210" w:lineRule="exact"/>
              <w:ind w:left="1692"/>
              <w:rPr>
                <w:ins w:id="27620" w:author="Visone Rossana (GSE)" w:date="2025-10-22T18:48:00Z" w16du:dateUtc="2025-10-22T16:48:00Z"/>
                <w:rFonts w:ascii="Times" w:hAnsi="Times"/>
                <w:sz w:val="18"/>
              </w:rPr>
            </w:pPr>
            <w:ins w:id="27621" w:author="Visone Rossana (GSE)" w:date="2025-10-22T18:48:00Z" w16du:dateUtc="2025-10-22T16:48:00Z">
              <w:r w:rsidRPr="00110BE6">
                <w:rPr>
                  <w:rFonts w:ascii="Times" w:hAnsi="Times"/>
                  <w:sz w:val="18"/>
                </w:rPr>
                <w:t>850</w:t>
              </w:r>
            </w:ins>
          </w:p>
        </w:tc>
      </w:tr>
      <w:tr w:rsidR="003972C8" w:rsidRPr="00110BE6" w14:paraId="4050CEA2" w14:textId="77777777" w:rsidTr="002922C5">
        <w:trPr>
          <w:trHeight w:val="230"/>
          <w:ins w:id="27622" w:author="Visone Rossana (GSE)" w:date="2025-10-22T18:48:00Z"/>
        </w:trPr>
        <w:tc>
          <w:tcPr>
            <w:tcW w:w="3542" w:type="dxa"/>
          </w:tcPr>
          <w:p w14:paraId="2C1C3713" w14:textId="77777777" w:rsidR="003972C8" w:rsidRPr="00110BE6" w:rsidRDefault="003972C8" w:rsidP="002922C5">
            <w:pPr>
              <w:pStyle w:val="TableParagraph"/>
              <w:spacing w:line="210" w:lineRule="exact"/>
              <w:jc w:val="center"/>
              <w:rPr>
                <w:ins w:id="27623" w:author="Visone Rossana (GSE)" w:date="2025-10-22T18:48:00Z" w16du:dateUtc="2025-10-22T16:48:00Z"/>
                <w:rFonts w:ascii="Times" w:hAnsi="Times"/>
                <w:sz w:val="18"/>
              </w:rPr>
            </w:pPr>
            <w:ins w:id="27624" w:author="Visone Rossana (GSE)" w:date="2025-10-22T18:48:00Z" w16du:dateUtc="2025-10-22T16:48:00Z">
              <w:r w:rsidRPr="00110BE6">
                <w:rPr>
                  <w:rFonts w:ascii="Times" w:hAnsi="Times"/>
                  <w:w w:val="99"/>
                  <w:sz w:val="18"/>
                </w:rPr>
                <w:t>C</w:t>
              </w:r>
            </w:ins>
          </w:p>
        </w:tc>
        <w:tc>
          <w:tcPr>
            <w:tcW w:w="3686" w:type="dxa"/>
          </w:tcPr>
          <w:p w14:paraId="517994DD" w14:textId="77777777" w:rsidR="003972C8" w:rsidRPr="00110BE6" w:rsidRDefault="003972C8" w:rsidP="002922C5">
            <w:pPr>
              <w:pStyle w:val="TableParagraph"/>
              <w:spacing w:line="210" w:lineRule="exact"/>
              <w:ind w:left="1641"/>
              <w:rPr>
                <w:ins w:id="27625" w:author="Visone Rossana (GSE)" w:date="2025-10-22T18:48:00Z" w16du:dateUtc="2025-10-22T16:48:00Z"/>
                <w:rFonts w:ascii="Times" w:hAnsi="Times"/>
                <w:sz w:val="18"/>
              </w:rPr>
            </w:pPr>
            <w:ins w:id="27626" w:author="Visone Rossana (GSE)" w:date="2025-10-22T18:48:00Z" w16du:dateUtc="2025-10-22T16:48:00Z">
              <w:r w:rsidRPr="00110BE6">
                <w:rPr>
                  <w:rFonts w:ascii="Times" w:hAnsi="Times"/>
                  <w:sz w:val="18"/>
                </w:rPr>
                <w:t>1100</w:t>
              </w:r>
            </w:ins>
          </w:p>
        </w:tc>
      </w:tr>
      <w:tr w:rsidR="003972C8" w:rsidRPr="00110BE6" w14:paraId="67BB4A4E" w14:textId="77777777" w:rsidTr="002922C5">
        <w:trPr>
          <w:trHeight w:val="230"/>
          <w:ins w:id="27627" w:author="Visone Rossana (GSE)" w:date="2025-10-22T18:48:00Z"/>
        </w:trPr>
        <w:tc>
          <w:tcPr>
            <w:tcW w:w="3542" w:type="dxa"/>
          </w:tcPr>
          <w:p w14:paraId="7713E95A" w14:textId="77777777" w:rsidR="003972C8" w:rsidRPr="00110BE6" w:rsidRDefault="003972C8" w:rsidP="002922C5">
            <w:pPr>
              <w:pStyle w:val="TableParagraph"/>
              <w:spacing w:line="210" w:lineRule="exact"/>
              <w:jc w:val="center"/>
              <w:rPr>
                <w:ins w:id="27628" w:author="Visone Rossana (GSE)" w:date="2025-10-22T18:48:00Z" w16du:dateUtc="2025-10-22T16:48:00Z"/>
                <w:rFonts w:ascii="Times" w:hAnsi="Times"/>
                <w:sz w:val="18"/>
              </w:rPr>
            </w:pPr>
            <w:ins w:id="27629" w:author="Visone Rossana (GSE)" w:date="2025-10-22T18:48:00Z" w16du:dateUtc="2025-10-22T16:48:00Z">
              <w:r w:rsidRPr="00110BE6">
                <w:rPr>
                  <w:rFonts w:ascii="Times" w:hAnsi="Times"/>
                  <w:w w:val="99"/>
                  <w:sz w:val="18"/>
                </w:rPr>
                <w:t>D</w:t>
              </w:r>
            </w:ins>
          </w:p>
        </w:tc>
        <w:tc>
          <w:tcPr>
            <w:tcW w:w="3686" w:type="dxa"/>
          </w:tcPr>
          <w:p w14:paraId="51EC0CFE" w14:textId="77777777" w:rsidR="003972C8" w:rsidRPr="00110BE6" w:rsidRDefault="003972C8" w:rsidP="002922C5">
            <w:pPr>
              <w:pStyle w:val="TableParagraph"/>
              <w:spacing w:line="210" w:lineRule="exact"/>
              <w:ind w:left="1641"/>
              <w:rPr>
                <w:ins w:id="27630" w:author="Visone Rossana (GSE)" w:date="2025-10-22T18:48:00Z" w16du:dateUtc="2025-10-22T16:48:00Z"/>
                <w:rFonts w:ascii="Times" w:hAnsi="Times"/>
                <w:sz w:val="18"/>
              </w:rPr>
            </w:pPr>
            <w:ins w:id="27631" w:author="Visone Rossana (GSE)" w:date="2025-10-22T18:48:00Z" w16du:dateUtc="2025-10-22T16:48:00Z">
              <w:r w:rsidRPr="00110BE6">
                <w:rPr>
                  <w:rFonts w:ascii="Times" w:hAnsi="Times"/>
                  <w:sz w:val="18"/>
                </w:rPr>
                <w:t>1400</w:t>
              </w:r>
            </w:ins>
          </w:p>
        </w:tc>
      </w:tr>
      <w:tr w:rsidR="003972C8" w:rsidRPr="00110BE6" w14:paraId="0A34CD86" w14:textId="77777777" w:rsidTr="002922C5">
        <w:trPr>
          <w:trHeight w:val="230"/>
          <w:ins w:id="27632" w:author="Visone Rossana (GSE)" w:date="2025-10-22T18:48:00Z"/>
        </w:trPr>
        <w:tc>
          <w:tcPr>
            <w:tcW w:w="3542" w:type="dxa"/>
          </w:tcPr>
          <w:p w14:paraId="171E90F8" w14:textId="77777777" w:rsidR="003972C8" w:rsidRPr="00110BE6" w:rsidRDefault="003972C8" w:rsidP="002922C5">
            <w:pPr>
              <w:pStyle w:val="TableParagraph"/>
              <w:spacing w:line="210" w:lineRule="exact"/>
              <w:jc w:val="center"/>
              <w:rPr>
                <w:ins w:id="27633" w:author="Visone Rossana (GSE)" w:date="2025-10-22T18:48:00Z" w16du:dateUtc="2025-10-22T16:48:00Z"/>
                <w:rFonts w:ascii="Times" w:hAnsi="Times"/>
                <w:sz w:val="18"/>
              </w:rPr>
            </w:pPr>
            <w:ins w:id="27634" w:author="Visone Rossana (GSE)" w:date="2025-10-22T18:48:00Z" w16du:dateUtc="2025-10-22T16:48:00Z">
              <w:r w:rsidRPr="00110BE6">
                <w:rPr>
                  <w:rFonts w:ascii="Times" w:hAnsi="Times"/>
                  <w:w w:val="99"/>
                  <w:sz w:val="18"/>
                </w:rPr>
                <w:t>E</w:t>
              </w:r>
            </w:ins>
          </w:p>
        </w:tc>
        <w:tc>
          <w:tcPr>
            <w:tcW w:w="3686" w:type="dxa"/>
          </w:tcPr>
          <w:p w14:paraId="0AAC2C86" w14:textId="77777777" w:rsidR="003972C8" w:rsidRPr="00110BE6" w:rsidRDefault="003972C8" w:rsidP="002922C5">
            <w:pPr>
              <w:pStyle w:val="TableParagraph"/>
              <w:spacing w:line="210" w:lineRule="exact"/>
              <w:ind w:left="1641"/>
              <w:rPr>
                <w:ins w:id="27635" w:author="Visone Rossana (GSE)" w:date="2025-10-22T18:48:00Z" w16du:dateUtc="2025-10-22T16:48:00Z"/>
                <w:rFonts w:ascii="Times" w:hAnsi="Times"/>
                <w:sz w:val="18"/>
              </w:rPr>
            </w:pPr>
            <w:ins w:id="27636" w:author="Visone Rossana (GSE)" w:date="2025-10-22T18:48:00Z" w16du:dateUtc="2025-10-22T16:48:00Z">
              <w:r w:rsidRPr="00110BE6">
                <w:rPr>
                  <w:rFonts w:ascii="Times" w:hAnsi="Times"/>
                  <w:sz w:val="18"/>
                </w:rPr>
                <w:t>1700</w:t>
              </w:r>
            </w:ins>
          </w:p>
        </w:tc>
      </w:tr>
      <w:tr w:rsidR="003972C8" w:rsidRPr="00110BE6" w14:paraId="6BAF79BA" w14:textId="77777777" w:rsidTr="002922C5">
        <w:trPr>
          <w:trHeight w:val="230"/>
          <w:ins w:id="27637" w:author="Visone Rossana (GSE)" w:date="2025-10-22T18:48:00Z"/>
        </w:trPr>
        <w:tc>
          <w:tcPr>
            <w:tcW w:w="3542" w:type="dxa"/>
          </w:tcPr>
          <w:p w14:paraId="26BD540A" w14:textId="77777777" w:rsidR="003972C8" w:rsidRPr="00110BE6" w:rsidRDefault="003972C8" w:rsidP="002922C5">
            <w:pPr>
              <w:pStyle w:val="TableParagraph"/>
              <w:spacing w:line="210" w:lineRule="exact"/>
              <w:jc w:val="center"/>
              <w:rPr>
                <w:ins w:id="27638" w:author="Visone Rossana (GSE)" w:date="2025-10-22T18:48:00Z" w16du:dateUtc="2025-10-22T16:48:00Z"/>
                <w:rFonts w:ascii="Times" w:hAnsi="Times"/>
                <w:sz w:val="18"/>
              </w:rPr>
            </w:pPr>
            <w:ins w:id="27639" w:author="Visone Rossana (GSE)" w:date="2025-10-22T18:48:00Z" w16du:dateUtc="2025-10-22T16:48:00Z">
              <w:r w:rsidRPr="00110BE6">
                <w:rPr>
                  <w:rFonts w:ascii="Times" w:hAnsi="Times"/>
                  <w:w w:val="99"/>
                  <w:sz w:val="18"/>
                </w:rPr>
                <w:t>F</w:t>
              </w:r>
            </w:ins>
          </w:p>
        </w:tc>
        <w:tc>
          <w:tcPr>
            <w:tcW w:w="3686" w:type="dxa"/>
          </w:tcPr>
          <w:p w14:paraId="484DCC9D" w14:textId="77777777" w:rsidR="003972C8" w:rsidRPr="00110BE6" w:rsidRDefault="003972C8" w:rsidP="002922C5">
            <w:pPr>
              <w:pStyle w:val="TableParagraph"/>
              <w:spacing w:line="210" w:lineRule="exact"/>
              <w:ind w:left="1641"/>
              <w:rPr>
                <w:ins w:id="27640" w:author="Visone Rossana (GSE)" w:date="2025-10-22T18:48:00Z" w16du:dateUtc="2025-10-22T16:48:00Z"/>
                <w:rFonts w:ascii="Times" w:hAnsi="Times"/>
                <w:sz w:val="18"/>
              </w:rPr>
            </w:pPr>
            <w:ins w:id="27641" w:author="Visone Rossana (GSE)" w:date="2025-10-22T18:48:00Z" w16du:dateUtc="2025-10-22T16:48:00Z">
              <w:r w:rsidRPr="00110BE6">
                <w:rPr>
                  <w:rFonts w:ascii="Times" w:hAnsi="Times"/>
                  <w:sz w:val="18"/>
                </w:rPr>
                <w:t>1800</w:t>
              </w:r>
            </w:ins>
          </w:p>
        </w:tc>
      </w:tr>
    </w:tbl>
    <w:p w14:paraId="45DDB47A" w14:textId="3388FD02" w:rsidR="003972C8" w:rsidRPr="00E31AF7" w:rsidRDefault="003972C8">
      <w:pPr>
        <w:pStyle w:val="Didascalia"/>
        <w:jc w:val="center"/>
        <w:rPr>
          <w:ins w:id="27642" w:author="Visone Rossana (GSE)" w:date="2025-10-22T18:48:00Z" w16du:dateUtc="2025-10-22T16:48:00Z"/>
          <w:i/>
          <w:iCs/>
          <w:rPrChange w:id="27643" w:author="Visone Rossana (GSE)" w:date="2025-10-22T18:51:00Z" w16du:dateUtc="2025-10-22T16:51:00Z">
            <w:rPr>
              <w:ins w:id="27644" w:author="Visone Rossana (GSE)" w:date="2025-10-22T18:48:00Z" w16du:dateUtc="2025-10-22T16:48:00Z"/>
            </w:rPr>
          </w:rPrChange>
        </w:rPr>
        <w:pPrChange w:id="27645" w:author="Visone Rossana (GSE)" w:date="2025-10-22T18:51:00Z" w16du:dateUtc="2025-10-22T16:51:00Z">
          <w:pPr>
            <w:pStyle w:val="Didascalia"/>
          </w:pPr>
        </w:pPrChange>
      </w:pPr>
      <w:ins w:id="27646" w:author="Visone Rossana (GSE)" w:date="2025-10-22T18:48:00Z" w16du:dateUtc="2025-10-22T16:48:00Z">
        <w:r w:rsidRPr="00E31AF7">
          <w:rPr>
            <w:i/>
            <w:iCs/>
            <w:rPrChange w:id="27647" w:author="Visone Rossana (GSE)" w:date="2025-10-22T18:51:00Z" w16du:dateUtc="2025-10-22T16:51:00Z">
              <w:rPr/>
            </w:rPrChange>
          </w:rPr>
          <w:t xml:space="preserve">Tabella </w:t>
        </w:r>
      </w:ins>
      <w:ins w:id="27648" w:author="Visone Rossana (GSE)" w:date="2025-10-22T18:51:00Z" w16du:dateUtc="2025-10-22T16:51:00Z">
        <w:r w:rsidR="00E31AF7" w:rsidRPr="00E31AF7">
          <w:rPr>
            <w:i/>
            <w:iCs/>
            <w:highlight w:val="yellow"/>
            <w:rPrChange w:id="27649" w:author="Visone Rossana (GSE)" w:date="2025-10-22T18:51:00Z" w16du:dateUtc="2025-10-22T16:51:00Z">
              <w:rPr/>
            </w:rPrChange>
          </w:rPr>
          <w:t>xx</w:t>
        </w:r>
      </w:ins>
      <w:ins w:id="27650" w:author="Visone Rossana (GSE)" w:date="2025-10-22T18:48:00Z" w16du:dateUtc="2025-10-22T16:48:00Z">
        <w:r w:rsidRPr="00E31AF7">
          <w:rPr>
            <w:i/>
            <w:iCs/>
            <w:rPrChange w:id="27651" w:author="Visone Rossana (GSE)" w:date="2025-10-22T18:51:00Z" w16du:dateUtc="2025-10-22T16:51:00Z">
              <w:rPr/>
            </w:rPrChange>
          </w:rPr>
          <w:t>- Ore di funzionamento stimate in relazione alla zona climatica di appartenenza</w:t>
        </w:r>
      </w:ins>
    </w:p>
    <w:p w14:paraId="65619957" w14:textId="77777777" w:rsidR="003972C8" w:rsidRPr="00110BE6" w:rsidRDefault="003972C8" w:rsidP="003972C8">
      <w:pPr>
        <w:rPr>
          <w:ins w:id="27652" w:author="Visone Rossana (GSE)" w:date="2025-10-22T18:48:00Z" w16du:dateUtc="2025-10-22T16:48:00Z"/>
        </w:rPr>
      </w:pPr>
    </w:p>
    <w:p w14:paraId="6C448375" w14:textId="77777777" w:rsidR="003972C8" w:rsidRPr="00110BE6" w:rsidRDefault="003972C8" w:rsidP="003972C8">
      <w:pPr>
        <w:pStyle w:val="Corpotesto"/>
        <w:spacing w:before="8"/>
        <w:rPr>
          <w:ins w:id="27653" w:author="Visone Rossana (GSE)" w:date="2025-10-22T18:48:00Z" w16du:dateUtc="2025-10-22T16:48:00Z"/>
          <w:sz w:val="5"/>
        </w:rPr>
      </w:pPr>
    </w:p>
    <w:tbl>
      <w:tblPr>
        <w:tblStyle w:val="TableNormal1"/>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7654" w:author="Visone Rossana (GSE)" w:date="2025-10-22T18:50:00Z" w16du:dateUtc="2025-10-22T16:50:00Z">
          <w:tblPr>
            <w:tblStyle w:val="TableNormal1"/>
            <w:tblW w:w="0" w:type="auto"/>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5316"/>
        <w:gridCol w:w="1913"/>
        <w:tblGridChange w:id="27655">
          <w:tblGrid>
            <w:gridCol w:w="5316"/>
            <w:gridCol w:w="1913"/>
          </w:tblGrid>
        </w:tblGridChange>
      </w:tblGrid>
      <w:tr w:rsidR="003F07ED" w:rsidRPr="00110BE6" w14:paraId="13F4B47B" w14:textId="77777777" w:rsidTr="003F07ED">
        <w:trPr>
          <w:trHeight w:val="458"/>
          <w:ins w:id="27656" w:author="Visone Rossana (GSE)" w:date="2025-10-22T18:50:00Z"/>
          <w:trPrChange w:id="27657" w:author="Visone Rossana (GSE)" w:date="2025-10-22T18:50:00Z" w16du:dateUtc="2025-10-22T16:50:00Z">
            <w:trPr>
              <w:trHeight w:val="458"/>
            </w:trPr>
          </w:trPrChange>
        </w:trPr>
        <w:tc>
          <w:tcPr>
            <w:tcW w:w="7229" w:type="dxa"/>
            <w:gridSpan w:val="2"/>
            <w:shd w:val="clear" w:color="auto" w:fill="D9D9D9" w:themeFill="background1" w:themeFillShade="D9"/>
            <w:vAlign w:val="center"/>
            <w:tcPrChange w:id="27658" w:author="Visone Rossana (GSE)" w:date="2025-10-22T18:50:00Z" w16du:dateUtc="2025-10-22T16:50:00Z">
              <w:tcPr>
                <w:tcW w:w="7229" w:type="dxa"/>
                <w:gridSpan w:val="2"/>
                <w:vAlign w:val="center"/>
              </w:tcPr>
            </w:tcPrChange>
          </w:tcPr>
          <w:p w14:paraId="24816B0E" w14:textId="6D1588F0" w:rsidR="003F07ED" w:rsidRPr="004E59E6" w:rsidRDefault="003F07ED" w:rsidP="003F07ED">
            <w:pPr>
              <w:pStyle w:val="TableParagraph"/>
              <w:ind w:left="-143"/>
              <w:jc w:val="center"/>
              <w:rPr>
                <w:ins w:id="27659" w:author="Visone Rossana (GSE)" w:date="2025-10-22T18:50:00Z" w16du:dateUtc="2025-10-22T16:50:00Z"/>
                <w:sz w:val="18"/>
                <w:lang w:val="it-IT"/>
                <w:rPrChange w:id="27660" w:author="Di Lorenzo Michele (GSE)" w:date="2025-10-29T12:04:00Z" w16du:dateUtc="2025-10-29T11:04:00Z">
                  <w:rPr>
                    <w:ins w:id="27661" w:author="Visone Rossana (GSE)" w:date="2025-10-22T18:50:00Z" w16du:dateUtc="2025-10-22T16:50:00Z"/>
                    <w:sz w:val="18"/>
                  </w:rPr>
                </w:rPrChange>
              </w:rPr>
            </w:pPr>
            <w:ins w:id="27662" w:author="Visone Rossana (GSE)" w:date="2025-10-22T18:50:00Z" w16du:dateUtc="2025-10-22T16:50:00Z">
              <w:r w:rsidRPr="004E59E6">
                <w:rPr>
                  <w:b/>
                  <w:sz w:val="18"/>
                  <w:highlight w:val="lightGray"/>
                  <w:rPrChange w:id="27663" w:author="Di Lorenzo Michele (GSE)" w:date="2025-10-29T15:01:00Z" w16du:dateUtc="2025-10-29T14:01:00Z">
                    <w:rPr>
                      <w:b/>
                      <w:bCs/>
                      <w:sz w:val="18"/>
                      <w:highlight w:val="lightGray"/>
                    </w:rPr>
                  </w:rPrChange>
                </w:rPr>
                <w:t>Tabella 12 [Allegato II D</w:t>
              </w:r>
            </w:ins>
            <w:ins w:id="27664" w:author="Visone Rossana (GSE)" w:date="2025-10-23T15:38:00Z" w16du:dateUtc="2025-10-23T13:38:00Z">
              <w:r w:rsidR="00C6255C" w:rsidRPr="004E59E6">
                <w:rPr>
                  <w:b/>
                  <w:sz w:val="18"/>
                  <w:highlight w:val="lightGray"/>
                  <w:rPrChange w:id="27665" w:author="Di Lorenzo Michele (GSE)" w:date="2025-10-29T15:01:00Z" w16du:dateUtc="2025-10-29T14:01:00Z">
                    <w:rPr>
                      <w:b/>
                      <w:bCs/>
                      <w:sz w:val="18"/>
                      <w:highlight w:val="lightGray"/>
                    </w:rPr>
                  </w:rPrChange>
                </w:rPr>
                <w:t>.</w:t>
              </w:r>
            </w:ins>
            <w:ins w:id="27666" w:author="Visone Rossana (GSE)" w:date="2025-10-22T18:50:00Z" w16du:dateUtc="2025-10-22T16:50:00Z">
              <w:r w:rsidRPr="004E59E6">
                <w:rPr>
                  <w:b/>
                  <w:sz w:val="18"/>
                  <w:highlight w:val="lightGray"/>
                  <w:rPrChange w:id="27667" w:author="Di Lorenzo Michele (GSE)" w:date="2025-10-29T15:01:00Z" w16du:dateUtc="2025-10-29T14:01:00Z">
                    <w:rPr>
                      <w:b/>
                      <w:bCs/>
                      <w:sz w:val="18"/>
                      <w:highlight w:val="lightGray"/>
                    </w:rPr>
                  </w:rPrChange>
                </w:rPr>
                <w:t>M</w:t>
              </w:r>
            </w:ins>
            <w:ins w:id="27668" w:author="Visone Rossana (GSE)" w:date="2025-10-23T15:38:00Z" w16du:dateUtc="2025-10-23T13:38:00Z">
              <w:r w:rsidR="00C6255C" w:rsidRPr="004E59E6">
                <w:rPr>
                  <w:b/>
                  <w:sz w:val="18"/>
                  <w:highlight w:val="lightGray"/>
                  <w:rPrChange w:id="27669" w:author="Di Lorenzo Michele (GSE)" w:date="2025-10-29T15:01:00Z" w16du:dateUtc="2025-10-29T14:01:00Z">
                    <w:rPr>
                      <w:b/>
                      <w:bCs/>
                      <w:sz w:val="18"/>
                      <w:highlight w:val="lightGray"/>
                    </w:rPr>
                  </w:rPrChange>
                </w:rPr>
                <w:t>.</w:t>
              </w:r>
            </w:ins>
            <w:ins w:id="27670" w:author="Visone Rossana (GSE)" w:date="2025-10-22T18:50:00Z" w16du:dateUtc="2025-10-22T16:50:00Z">
              <w:r w:rsidRPr="004E59E6">
                <w:rPr>
                  <w:b/>
                  <w:sz w:val="18"/>
                  <w:highlight w:val="lightGray"/>
                  <w:rPrChange w:id="27671" w:author="Di Lorenzo Michele (GSE)" w:date="2025-10-29T15:01:00Z" w16du:dateUtc="2025-10-29T14:01:00Z">
                    <w:rPr>
                      <w:b/>
                      <w:bCs/>
                      <w:sz w:val="18"/>
                      <w:highlight w:val="lightGray"/>
                    </w:rPr>
                  </w:rPrChange>
                </w:rPr>
                <w:t xml:space="preserve"> 7 agosto 2025]</w:t>
              </w:r>
            </w:ins>
          </w:p>
        </w:tc>
      </w:tr>
      <w:tr w:rsidR="003F07ED" w:rsidRPr="00110BE6" w14:paraId="449296E7" w14:textId="77777777" w:rsidTr="003F07ED">
        <w:trPr>
          <w:trHeight w:val="458"/>
          <w:ins w:id="27672" w:author="Visone Rossana (GSE)" w:date="2025-10-22T18:48:00Z"/>
          <w:trPrChange w:id="27673" w:author="Visone Rossana (GSE)" w:date="2025-10-22T18:50:00Z" w16du:dateUtc="2025-10-22T16:50:00Z">
            <w:trPr>
              <w:trHeight w:val="458"/>
            </w:trPr>
          </w:trPrChange>
        </w:trPr>
        <w:tc>
          <w:tcPr>
            <w:tcW w:w="5316" w:type="dxa"/>
            <w:shd w:val="clear" w:color="auto" w:fill="D9D9D9" w:themeFill="background1" w:themeFillShade="D9"/>
            <w:vAlign w:val="center"/>
            <w:tcPrChange w:id="27674" w:author="Visone Rossana (GSE)" w:date="2025-10-22T18:50:00Z" w16du:dateUtc="2025-10-22T16:50:00Z">
              <w:tcPr>
                <w:tcW w:w="5316" w:type="dxa"/>
                <w:vAlign w:val="center"/>
              </w:tcPr>
            </w:tcPrChange>
          </w:tcPr>
          <w:p w14:paraId="1B740C14" w14:textId="095D6CFB" w:rsidR="003F07ED" w:rsidRPr="00110BE6" w:rsidRDefault="003F07ED" w:rsidP="003F07ED">
            <w:pPr>
              <w:pStyle w:val="TableParagraph"/>
              <w:spacing w:line="210" w:lineRule="exact"/>
              <w:ind w:left="107"/>
              <w:jc w:val="center"/>
              <w:rPr>
                <w:ins w:id="27675" w:author="Visone Rossana (GSE)" w:date="2025-10-22T18:48:00Z" w16du:dateUtc="2025-10-22T16:48:00Z"/>
                <w:sz w:val="18"/>
                <w:lang w:val="it-IT"/>
              </w:rPr>
            </w:pPr>
            <w:ins w:id="27676" w:author="Visone Rossana (GSE)" w:date="2025-10-22T18:48:00Z" w16du:dateUtc="2025-10-22T16:48:00Z">
              <w:r w:rsidRPr="00110BE6">
                <w:rPr>
                  <w:sz w:val="18"/>
                  <w:lang w:val="it-IT"/>
                </w:rPr>
                <w:t>Riduzione percentuale delle emissioni di Particolato Primario</w:t>
              </w:r>
            </w:ins>
            <w:ins w:id="27677" w:author="Visone Rossana (GSE)" w:date="2025-10-23T10:56:00Z" w16du:dateUtc="2025-10-23T08:56:00Z">
              <w:r w:rsidR="006360F4">
                <w:rPr>
                  <w:sz w:val="18"/>
                  <w:lang w:val="it-IT"/>
                </w:rPr>
                <w:t>*</w:t>
              </w:r>
            </w:ins>
            <w:ins w:id="27678" w:author="Visone Rossana (GSE)" w:date="2025-10-23T10:55:00Z" w16du:dateUtc="2025-10-23T08:55:00Z">
              <w:r w:rsidR="00FB0242">
                <w:rPr>
                  <w:sz w:val="18"/>
                  <w:lang w:val="it-IT"/>
                </w:rPr>
                <w:t xml:space="preserve"> </w:t>
              </w:r>
            </w:ins>
            <w:ins w:id="27679" w:author="Visone Rossana (GSE)" w:date="2025-10-22T18:48:00Z" w16du:dateUtc="2025-10-22T16:48:00Z">
              <w:del w:id="27680" w:author="Visone Rossana (GSE)" w:date="2025-10-23T10:56:00Z" w16du:dateUtc="2025-10-23T08:56:00Z">
                <w:r w:rsidRPr="00110BE6" w:rsidDel="0038598F">
                  <w:rPr>
                    <w:sz w:val="18"/>
                    <w:lang w:val="it-IT"/>
                  </w:rPr>
                  <w:delText xml:space="preserve"> </w:delText>
                </w:r>
              </w:del>
              <w:r w:rsidRPr="00110BE6">
                <w:rPr>
                  <w:sz w:val="18"/>
                  <w:lang w:val="it-IT"/>
                </w:rPr>
                <w:t>rispetto</w:t>
              </w:r>
            </w:ins>
          </w:p>
          <w:p w14:paraId="4E001662" w14:textId="77777777" w:rsidR="003F07ED" w:rsidRPr="00110BE6" w:rsidRDefault="003F07ED" w:rsidP="003F07ED">
            <w:pPr>
              <w:pStyle w:val="TableParagraph"/>
              <w:spacing w:line="210" w:lineRule="exact"/>
              <w:ind w:left="107"/>
              <w:jc w:val="center"/>
              <w:rPr>
                <w:ins w:id="27681" w:author="Visone Rossana (GSE)" w:date="2025-10-22T18:48:00Z" w16du:dateUtc="2025-10-22T16:48:00Z"/>
                <w:sz w:val="18"/>
                <w:lang w:val="it-IT"/>
              </w:rPr>
            </w:pPr>
            <w:ins w:id="27682" w:author="Visone Rossana (GSE)" w:date="2025-10-22T18:48:00Z" w16du:dateUtc="2025-10-22T16:48:00Z">
              <w:r w:rsidRPr="00110BE6">
                <w:rPr>
                  <w:sz w:val="18"/>
                  <w:lang w:val="it-IT"/>
                </w:rPr>
                <w:t>ai valori previsti dal DM 186/2017 per la classe 5 stelle</w:t>
              </w:r>
            </w:ins>
          </w:p>
        </w:tc>
        <w:tc>
          <w:tcPr>
            <w:tcW w:w="1913" w:type="dxa"/>
            <w:shd w:val="clear" w:color="auto" w:fill="D9D9D9" w:themeFill="background1" w:themeFillShade="D9"/>
            <w:vAlign w:val="center"/>
            <w:tcPrChange w:id="27683" w:author="Visone Rossana (GSE)" w:date="2025-10-22T18:50:00Z" w16du:dateUtc="2025-10-22T16:50:00Z">
              <w:tcPr>
                <w:tcW w:w="1913" w:type="dxa"/>
                <w:vAlign w:val="center"/>
              </w:tcPr>
            </w:tcPrChange>
          </w:tcPr>
          <w:p w14:paraId="74679380" w14:textId="1789A437" w:rsidR="003F07ED" w:rsidRPr="00110BE6" w:rsidRDefault="003F07ED" w:rsidP="003F07ED">
            <w:pPr>
              <w:pStyle w:val="TableParagraph"/>
              <w:ind w:left="-143"/>
              <w:jc w:val="center"/>
              <w:rPr>
                <w:ins w:id="27684" w:author="Visone Rossana (GSE)" w:date="2025-10-22T18:48:00Z" w16du:dateUtc="2025-10-22T16:48:00Z"/>
                <w:sz w:val="18"/>
              </w:rPr>
            </w:pPr>
            <w:ins w:id="27685" w:author="Visone Rossana (GSE)" w:date="2025-10-22T18:48:00Z" w16du:dateUtc="2025-10-22T16:48:00Z">
              <w:r w:rsidRPr="00110BE6">
                <w:rPr>
                  <w:sz w:val="18"/>
                </w:rPr>
                <w:t>C</w:t>
              </w:r>
              <w:r w:rsidRPr="00110BE6">
                <w:rPr>
                  <w:sz w:val="18"/>
                  <w:vertAlign w:val="subscript"/>
                </w:rPr>
                <w:t>e</w:t>
              </w:r>
            </w:ins>
          </w:p>
        </w:tc>
      </w:tr>
      <w:tr w:rsidR="003F07ED" w:rsidRPr="00110BE6" w14:paraId="28663541" w14:textId="77777777" w:rsidTr="002922C5">
        <w:trPr>
          <w:trHeight w:val="398"/>
          <w:ins w:id="27686" w:author="Visone Rossana (GSE)" w:date="2025-10-22T18:48:00Z"/>
        </w:trPr>
        <w:tc>
          <w:tcPr>
            <w:tcW w:w="5316" w:type="dxa"/>
            <w:vAlign w:val="center"/>
          </w:tcPr>
          <w:p w14:paraId="46B3EA11" w14:textId="77777777" w:rsidR="003F07ED" w:rsidRPr="00110BE6" w:rsidRDefault="003F07ED" w:rsidP="003F07ED">
            <w:pPr>
              <w:pStyle w:val="TableParagraph"/>
              <w:spacing w:before="77"/>
              <w:ind w:left="720"/>
              <w:jc w:val="center"/>
              <w:rPr>
                <w:ins w:id="27687" w:author="Visone Rossana (GSE)" w:date="2025-10-22T18:48:00Z" w16du:dateUtc="2025-10-22T16:48:00Z"/>
                <w:bCs/>
                <w:sz w:val="18"/>
                <w:szCs w:val="18"/>
              </w:rPr>
            </w:pPr>
            <w:ins w:id="27688" w:author="Visone Rossana (GSE)" w:date="2025-10-22T18:48:00Z" w16du:dateUtc="2025-10-22T16:48:00Z">
              <w:r w:rsidRPr="00110BE6">
                <w:rPr>
                  <w:bCs/>
                  <w:sz w:val="18"/>
                  <w:szCs w:val="18"/>
                </w:rPr>
                <w:t>fino al 20% compreso</w:t>
              </w:r>
            </w:ins>
          </w:p>
        </w:tc>
        <w:tc>
          <w:tcPr>
            <w:tcW w:w="1913" w:type="dxa"/>
            <w:vAlign w:val="center"/>
          </w:tcPr>
          <w:p w14:paraId="7F277952" w14:textId="77777777" w:rsidR="003F07ED" w:rsidRPr="00110BE6" w:rsidRDefault="003F07ED" w:rsidP="003F07ED">
            <w:pPr>
              <w:pStyle w:val="TableParagraph"/>
              <w:spacing w:before="77"/>
              <w:ind w:left="-143"/>
              <w:jc w:val="center"/>
              <w:rPr>
                <w:ins w:id="27689" w:author="Visone Rossana (GSE)" w:date="2025-10-22T18:48:00Z" w16du:dateUtc="2025-10-22T16:48:00Z"/>
                <w:bCs/>
                <w:sz w:val="18"/>
                <w:szCs w:val="18"/>
              </w:rPr>
            </w:pPr>
            <w:ins w:id="27690" w:author="Visone Rossana (GSE)" w:date="2025-10-22T18:48:00Z" w16du:dateUtc="2025-10-22T16:48:00Z">
              <w:r w:rsidRPr="00110BE6">
                <w:rPr>
                  <w:bCs/>
                  <w:w w:val="99"/>
                  <w:sz w:val="18"/>
                  <w:szCs w:val="18"/>
                </w:rPr>
                <w:t>1</w:t>
              </w:r>
            </w:ins>
          </w:p>
        </w:tc>
      </w:tr>
      <w:tr w:rsidR="003F07ED" w:rsidRPr="00110BE6" w14:paraId="16429618" w14:textId="77777777" w:rsidTr="002922C5">
        <w:trPr>
          <w:trHeight w:val="398"/>
          <w:ins w:id="27691" w:author="Visone Rossana (GSE)" w:date="2025-10-22T18:48:00Z"/>
        </w:trPr>
        <w:tc>
          <w:tcPr>
            <w:tcW w:w="5316" w:type="dxa"/>
            <w:vAlign w:val="center"/>
          </w:tcPr>
          <w:p w14:paraId="7415B8D4" w14:textId="77777777" w:rsidR="003F07ED" w:rsidRPr="00110BE6" w:rsidRDefault="003F07ED" w:rsidP="003F07ED">
            <w:pPr>
              <w:pStyle w:val="TableParagraph"/>
              <w:spacing w:before="77"/>
              <w:ind w:left="720"/>
              <w:jc w:val="center"/>
              <w:rPr>
                <w:ins w:id="27692" w:author="Visone Rossana (GSE)" w:date="2025-10-22T18:48:00Z" w16du:dateUtc="2025-10-22T16:48:00Z"/>
                <w:bCs/>
                <w:sz w:val="18"/>
                <w:szCs w:val="18"/>
              </w:rPr>
            </w:pPr>
            <w:ins w:id="27693" w:author="Visone Rossana (GSE)" w:date="2025-10-22T18:48:00Z" w16du:dateUtc="2025-10-22T16:48:00Z">
              <w:r w:rsidRPr="00110BE6">
                <w:rPr>
                  <w:bCs/>
                  <w:sz w:val="18"/>
                  <w:szCs w:val="18"/>
                </w:rPr>
                <w:t>dal 20% al 50% compreso</w:t>
              </w:r>
            </w:ins>
          </w:p>
        </w:tc>
        <w:tc>
          <w:tcPr>
            <w:tcW w:w="1913" w:type="dxa"/>
            <w:vAlign w:val="center"/>
          </w:tcPr>
          <w:p w14:paraId="0060A264" w14:textId="77777777" w:rsidR="003F07ED" w:rsidRPr="00110BE6" w:rsidRDefault="003F07ED" w:rsidP="003F07ED">
            <w:pPr>
              <w:pStyle w:val="TableParagraph"/>
              <w:spacing w:before="77"/>
              <w:ind w:left="-143"/>
              <w:jc w:val="center"/>
              <w:rPr>
                <w:ins w:id="27694" w:author="Visone Rossana (GSE)" w:date="2025-10-22T18:48:00Z" w16du:dateUtc="2025-10-22T16:48:00Z"/>
                <w:bCs/>
                <w:sz w:val="18"/>
                <w:szCs w:val="18"/>
              </w:rPr>
            </w:pPr>
            <w:ins w:id="27695" w:author="Visone Rossana (GSE)" w:date="2025-10-22T18:48:00Z" w16du:dateUtc="2025-10-22T16:48:00Z">
              <w:r w:rsidRPr="00110BE6">
                <w:rPr>
                  <w:bCs/>
                  <w:sz w:val="18"/>
                  <w:szCs w:val="18"/>
                </w:rPr>
                <w:t>1,2</w:t>
              </w:r>
            </w:ins>
          </w:p>
        </w:tc>
      </w:tr>
      <w:tr w:rsidR="003F07ED" w:rsidRPr="00110BE6" w14:paraId="1CF76D15" w14:textId="77777777" w:rsidTr="002922C5">
        <w:trPr>
          <w:trHeight w:val="395"/>
          <w:ins w:id="27696" w:author="Visone Rossana (GSE)" w:date="2025-10-22T18:48:00Z"/>
        </w:trPr>
        <w:tc>
          <w:tcPr>
            <w:tcW w:w="5316" w:type="dxa"/>
            <w:vAlign w:val="center"/>
          </w:tcPr>
          <w:p w14:paraId="1384E04E" w14:textId="77777777" w:rsidR="003F07ED" w:rsidRPr="00110BE6" w:rsidRDefault="003F07ED" w:rsidP="003F07ED">
            <w:pPr>
              <w:pStyle w:val="TableParagraph"/>
              <w:spacing w:before="77"/>
              <w:ind w:left="720"/>
              <w:jc w:val="center"/>
              <w:rPr>
                <w:ins w:id="27697" w:author="Visone Rossana (GSE)" w:date="2025-10-22T18:48:00Z" w16du:dateUtc="2025-10-22T16:48:00Z"/>
                <w:bCs/>
                <w:sz w:val="18"/>
                <w:szCs w:val="18"/>
              </w:rPr>
            </w:pPr>
            <w:ins w:id="27698" w:author="Visone Rossana (GSE)" w:date="2025-10-22T18:48:00Z" w16du:dateUtc="2025-10-22T16:48:00Z">
              <w:r w:rsidRPr="00110BE6">
                <w:rPr>
                  <w:bCs/>
                  <w:sz w:val="18"/>
                  <w:szCs w:val="18"/>
                </w:rPr>
                <w:lastRenderedPageBreak/>
                <w:t>superiore al 50%</w:t>
              </w:r>
            </w:ins>
          </w:p>
        </w:tc>
        <w:tc>
          <w:tcPr>
            <w:tcW w:w="1913" w:type="dxa"/>
            <w:vAlign w:val="center"/>
          </w:tcPr>
          <w:p w14:paraId="6B9DBA0D" w14:textId="77777777" w:rsidR="003F07ED" w:rsidRPr="00110BE6" w:rsidRDefault="003F07ED" w:rsidP="003F07ED">
            <w:pPr>
              <w:pStyle w:val="TableParagraph"/>
              <w:spacing w:before="77"/>
              <w:ind w:left="-143"/>
              <w:jc w:val="center"/>
              <w:rPr>
                <w:ins w:id="27699" w:author="Visone Rossana (GSE)" w:date="2025-10-22T18:48:00Z" w16du:dateUtc="2025-10-22T16:48:00Z"/>
                <w:bCs/>
                <w:sz w:val="18"/>
                <w:szCs w:val="18"/>
              </w:rPr>
            </w:pPr>
            <w:ins w:id="27700" w:author="Visone Rossana (GSE)" w:date="2025-10-22T18:48:00Z" w16du:dateUtc="2025-10-22T16:48:00Z">
              <w:r w:rsidRPr="00110BE6">
                <w:rPr>
                  <w:bCs/>
                  <w:sz w:val="18"/>
                  <w:szCs w:val="18"/>
                </w:rPr>
                <w:t>1,5</w:t>
              </w:r>
            </w:ins>
          </w:p>
        </w:tc>
      </w:tr>
    </w:tbl>
    <w:p w14:paraId="5B207AF2" w14:textId="23A0B1D2" w:rsidR="003972C8" w:rsidRPr="003F07ED" w:rsidRDefault="003972C8">
      <w:pPr>
        <w:pStyle w:val="Didascalia"/>
        <w:jc w:val="center"/>
        <w:rPr>
          <w:ins w:id="27701" w:author="Visone Rossana (GSE)" w:date="2025-10-22T18:48:00Z" w16du:dateUtc="2025-10-22T16:48:00Z"/>
          <w:b w:val="0"/>
          <w:bCs w:val="0"/>
          <w:i/>
          <w:iCs/>
          <w:rPrChange w:id="27702" w:author="Visone Rossana (GSE)" w:date="2025-10-22T18:50:00Z" w16du:dateUtc="2025-10-22T16:50:00Z">
            <w:rPr>
              <w:ins w:id="27703" w:author="Visone Rossana (GSE)" w:date="2025-10-22T18:48:00Z" w16du:dateUtc="2025-10-22T16:48:00Z"/>
            </w:rPr>
          </w:rPrChange>
        </w:rPr>
        <w:pPrChange w:id="27704" w:author="Visone Rossana (GSE)" w:date="2025-10-22T18:50:00Z" w16du:dateUtc="2025-10-22T16:50:00Z">
          <w:pPr>
            <w:pStyle w:val="Didascalia"/>
          </w:pPr>
        </w:pPrChange>
      </w:pPr>
      <w:ins w:id="27705" w:author="Visone Rossana (GSE)" w:date="2025-10-22T18:48:00Z" w16du:dateUtc="2025-10-22T16:48:00Z">
        <w:r w:rsidRPr="003F07ED">
          <w:rPr>
            <w:b w:val="0"/>
            <w:bCs w:val="0"/>
            <w:i/>
            <w:iCs/>
            <w:rPrChange w:id="27706" w:author="Visone Rossana (GSE)" w:date="2025-10-22T18:50:00Z" w16du:dateUtc="2025-10-22T16:50:00Z">
              <w:rPr/>
            </w:rPrChange>
          </w:rPr>
          <w:t xml:space="preserve">Tabella </w:t>
        </w:r>
      </w:ins>
      <w:ins w:id="27707" w:author="Visone Rossana (GSE)" w:date="2025-10-22T18:50:00Z" w16du:dateUtc="2025-10-22T16:50:00Z">
        <w:r w:rsidR="003F07ED" w:rsidRPr="003F07ED">
          <w:rPr>
            <w:b w:val="0"/>
            <w:bCs w:val="0"/>
            <w:i/>
            <w:iCs/>
            <w:rPrChange w:id="27708" w:author="Visone Rossana (GSE)" w:date="2025-10-22T18:50:00Z" w16du:dateUtc="2025-10-22T16:50:00Z">
              <w:rPr/>
            </w:rPrChange>
          </w:rPr>
          <w:t>xx</w:t>
        </w:r>
      </w:ins>
      <w:ins w:id="27709" w:author="Visone Rossana (GSE)" w:date="2025-10-22T18:48:00Z" w16du:dateUtc="2025-10-22T16:48:00Z">
        <w:r w:rsidRPr="003F07ED">
          <w:rPr>
            <w:b w:val="0"/>
            <w:bCs w:val="0"/>
            <w:i/>
            <w:iCs/>
            <w:rPrChange w:id="27710" w:author="Visone Rossana (GSE)" w:date="2025-10-22T18:50:00Z" w16du:dateUtc="2025-10-22T16:50:00Z">
              <w:rPr/>
            </w:rPrChange>
          </w:rPr>
          <w:t>- Coefficiente moltiplicativo Ce applicabile ai generatori di calore alimentati da biomassa con potenza inferiore o uguale a 500 kW, in relazione ai livelli di emissione di particolato primario</w:t>
        </w:r>
      </w:ins>
    </w:p>
    <w:p w14:paraId="08197839" w14:textId="77777777" w:rsidR="003972C8" w:rsidRDefault="003972C8">
      <w:pPr>
        <w:jc w:val="center"/>
        <w:rPr>
          <w:ins w:id="27711" w:author="Visone Rossana (GSE)" w:date="2025-10-23T15:38:00Z" w16du:dateUtc="2025-10-23T13:38:00Z"/>
          <w:i/>
        </w:rPr>
        <w:pPrChange w:id="27712" w:author="Visone Rossana (GSE)" w:date="2025-10-22T18:50:00Z" w16du:dateUtc="2025-10-22T16:50:00Z">
          <w:pPr/>
        </w:pPrChange>
      </w:pPr>
    </w:p>
    <w:p w14:paraId="3F3BFC01" w14:textId="77777777" w:rsidR="009B123D" w:rsidRDefault="009B123D">
      <w:pPr>
        <w:jc w:val="center"/>
        <w:rPr>
          <w:ins w:id="27713" w:author="Visone Rossana (GSE)" w:date="2025-10-23T15:38:00Z" w16du:dateUtc="2025-10-23T13:38:00Z"/>
          <w:i/>
          <w:iCs/>
        </w:rPr>
      </w:pPr>
    </w:p>
    <w:p w14:paraId="50AD5028" w14:textId="77777777" w:rsidR="009B123D" w:rsidRPr="003F07ED" w:rsidRDefault="009B123D">
      <w:pPr>
        <w:jc w:val="center"/>
        <w:rPr>
          <w:ins w:id="27714" w:author="Visone Rossana (GSE)" w:date="2025-10-22T18:48:00Z" w16du:dateUtc="2025-10-22T16:48:00Z"/>
          <w:i/>
          <w:iCs/>
          <w:rPrChange w:id="27715" w:author="Visone Rossana (GSE)" w:date="2025-10-22T18:50:00Z" w16du:dateUtc="2025-10-22T16:50:00Z">
            <w:rPr>
              <w:ins w:id="27716" w:author="Visone Rossana (GSE)" w:date="2025-10-22T18:48:00Z" w16du:dateUtc="2025-10-22T16:48:00Z"/>
            </w:rPr>
          </w:rPrChange>
        </w:rPr>
        <w:pPrChange w:id="27717" w:author="Visone Rossana (GSE)" w:date="2025-10-22T18:50:00Z" w16du:dateUtc="2025-10-22T16:50:00Z">
          <w:pPr/>
        </w:pPrChange>
      </w:pPr>
    </w:p>
    <w:p w14:paraId="5425E22C" w14:textId="77777777" w:rsidR="003972C8" w:rsidRPr="00110BE6" w:rsidRDefault="003972C8" w:rsidP="003972C8">
      <w:pPr>
        <w:pStyle w:val="Corpotesto"/>
        <w:jc w:val="center"/>
        <w:rPr>
          <w:ins w:id="27718" w:author="Visone Rossana (GSE)" w:date="2025-10-22T18:48:00Z" w16du:dateUtc="2025-10-22T16:48:00Z"/>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16"/>
        <w:gridCol w:w="1913"/>
        <w:tblGridChange w:id="27719">
          <w:tblGrid>
            <w:gridCol w:w="5316"/>
            <w:gridCol w:w="1913"/>
          </w:tblGrid>
        </w:tblGridChange>
      </w:tblGrid>
      <w:tr w:rsidR="003F07ED" w:rsidRPr="00110BE6" w14:paraId="44EC7447" w14:textId="77777777" w:rsidTr="002922C5">
        <w:trPr>
          <w:trHeight w:val="458"/>
          <w:jc w:val="center"/>
          <w:ins w:id="27720" w:author="Visone Rossana (GSE)" w:date="2025-10-22T18:48:00Z"/>
        </w:trPr>
        <w:tc>
          <w:tcPr>
            <w:tcW w:w="7229" w:type="dxa"/>
            <w:gridSpan w:val="2"/>
            <w:shd w:val="clear" w:color="auto" w:fill="D9D9D9" w:themeFill="background1" w:themeFillShade="D9"/>
            <w:vAlign w:val="center"/>
          </w:tcPr>
          <w:p w14:paraId="290521BF" w14:textId="3932D5AB" w:rsidR="003F07ED" w:rsidRPr="004E59E6" w:rsidRDefault="003F07ED" w:rsidP="002922C5">
            <w:pPr>
              <w:pStyle w:val="TableParagraph"/>
              <w:ind w:left="-143"/>
              <w:jc w:val="center"/>
              <w:rPr>
                <w:ins w:id="27721" w:author="Visone Rossana (GSE)" w:date="2025-10-22T18:48:00Z" w16du:dateUtc="2025-10-22T16:48:00Z"/>
                <w:sz w:val="18"/>
                <w:highlight w:val="lightGray"/>
                <w:lang w:val="it-IT"/>
                <w:rPrChange w:id="27722" w:author="Di Lorenzo Michele (GSE)" w:date="2025-10-29T12:04:00Z" w16du:dateUtc="2025-10-29T11:04:00Z">
                  <w:rPr>
                    <w:ins w:id="27723" w:author="Visone Rossana (GSE)" w:date="2025-10-22T18:48:00Z" w16du:dateUtc="2025-10-22T16:48:00Z"/>
                    <w:sz w:val="18"/>
                    <w:highlight w:val="lightGray"/>
                  </w:rPr>
                </w:rPrChange>
              </w:rPr>
            </w:pPr>
            <w:ins w:id="27724" w:author="Visone Rossana (GSE)" w:date="2025-10-22T18:49:00Z" w16du:dateUtc="2025-10-22T16:49:00Z">
              <w:r w:rsidRPr="004E59E6">
                <w:rPr>
                  <w:b/>
                  <w:sz w:val="18"/>
                  <w:highlight w:val="lightGray"/>
                  <w:rPrChange w:id="27725" w:author="Di Lorenzo Michele (GSE)" w:date="2025-10-29T12:04:00Z" w16du:dateUtc="2025-10-29T11:04:00Z">
                    <w:rPr>
                      <w:sz w:val="18"/>
                      <w:highlight w:val="lightGray"/>
                    </w:rPr>
                  </w:rPrChange>
                </w:rPr>
                <w:t>Tabella 13 [Allegato II D</w:t>
              </w:r>
            </w:ins>
            <w:ins w:id="27726" w:author="Visone Rossana (GSE)" w:date="2025-10-23T15:39:00Z" w16du:dateUtc="2025-10-23T13:39:00Z">
              <w:r w:rsidR="009B123D" w:rsidRPr="004E59E6">
                <w:rPr>
                  <w:b/>
                  <w:sz w:val="18"/>
                  <w:highlight w:val="lightGray"/>
                  <w:rPrChange w:id="27727" w:author="Di Lorenzo Michele (GSE)" w:date="2025-10-29T15:01:00Z" w16du:dateUtc="2025-10-29T14:01:00Z">
                    <w:rPr>
                      <w:b/>
                      <w:bCs/>
                      <w:sz w:val="18"/>
                      <w:highlight w:val="lightGray"/>
                    </w:rPr>
                  </w:rPrChange>
                </w:rPr>
                <w:t>.</w:t>
              </w:r>
            </w:ins>
            <w:ins w:id="27728" w:author="Visone Rossana (GSE)" w:date="2025-10-22T18:49:00Z" w16du:dateUtc="2025-10-22T16:49:00Z">
              <w:r w:rsidRPr="004E59E6">
                <w:rPr>
                  <w:b/>
                  <w:sz w:val="18"/>
                  <w:highlight w:val="lightGray"/>
                  <w:rPrChange w:id="27729" w:author="Di Lorenzo Michele (GSE)" w:date="2025-10-29T12:04:00Z" w16du:dateUtc="2025-10-29T11:04:00Z">
                    <w:rPr>
                      <w:sz w:val="18"/>
                      <w:highlight w:val="lightGray"/>
                    </w:rPr>
                  </w:rPrChange>
                </w:rPr>
                <w:t>M</w:t>
              </w:r>
            </w:ins>
            <w:ins w:id="27730" w:author="Visone Rossana (GSE)" w:date="2025-10-23T15:39:00Z" w16du:dateUtc="2025-10-23T13:39:00Z">
              <w:r w:rsidR="009B123D" w:rsidRPr="004E59E6">
                <w:rPr>
                  <w:b/>
                  <w:sz w:val="18"/>
                  <w:highlight w:val="lightGray"/>
                  <w:rPrChange w:id="27731" w:author="Di Lorenzo Michele (GSE)" w:date="2025-10-29T15:01:00Z" w16du:dateUtc="2025-10-29T14:01:00Z">
                    <w:rPr>
                      <w:b/>
                      <w:bCs/>
                      <w:sz w:val="18"/>
                      <w:highlight w:val="lightGray"/>
                    </w:rPr>
                  </w:rPrChange>
                </w:rPr>
                <w:t>.</w:t>
              </w:r>
            </w:ins>
            <w:ins w:id="27732" w:author="Visone Rossana (GSE)" w:date="2025-10-22T18:49:00Z" w16du:dateUtc="2025-10-22T16:49:00Z">
              <w:r w:rsidRPr="004E59E6">
                <w:rPr>
                  <w:b/>
                  <w:sz w:val="18"/>
                  <w:highlight w:val="lightGray"/>
                  <w:rPrChange w:id="27733" w:author="Di Lorenzo Michele (GSE)" w:date="2025-10-29T12:04:00Z" w16du:dateUtc="2025-10-29T11:04:00Z">
                    <w:rPr>
                      <w:sz w:val="18"/>
                      <w:highlight w:val="lightGray"/>
                    </w:rPr>
                  </w:rPrChange>
                </w:rPr>
                <w:t xml:space="preserve"> 7 agosto 2025]</w:t>
              </w:r>
            </w:ins>
          </w:p>
        </w:tc>
      </w:tr>
      <w:tr w:rsidR="003972C8" w:rsidRPr="00110BE6" w14:paraId="764BAF1B" w14:textId="77777777" w:rsidTr="003972C8">
        <w:tblPrEx>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27734" w:author="Visone Rossana (GSE)" w:date="2025-10-22T18:48:00Z" w16du:dateUtc="2025-10-22T16:48:00Z">
            <w:tblPrEx>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trHeight w:val="458"/>
          <w:jc w:val="center"/>
          <w:ins w:id="27735" w:author="Visone Rossana (GSE)" w:date="2025-10-22T18:48:00Z"/>
          <w:trPrChange w:id="27736" w:author="Visone Rossana (GSE)" w:date="2025-10-22T18:48:00Z" w16du:dateUtc="2025-10-22T16:48:00Z">
            <w:trPr>
              <w:trHeight w:val="458"/>
              <w:jc w:val="center"/>
            </w:trPr>
          </w:trPrChange>
        </w:trPr>
        <w:tc>
          <w:tcPr>
            <w:tcW w:w="5316" w:type="dxa"/>
            <w:shd w:val="clear" w:color="auto" w:fill="D9D9D9" w:themeFill="background1" w:themeFillShade="D9"/>
            <w:vAlign w:val="center"/>
            <w:tcPrChange w:id="27737" w:author="Visone Rossana (GSE)" w:date="2025-10-22T18:48:00Z" w16du:dateUtc="2025-10-22T16:48:00Z">
              <w:tcPr>
                <w:tcW w:w="5316" w:type="dxa"/>
                <w:vAlign w:val="center"/>
              </w:tcPr>
            </w:tcPrChange>
          </w:tcPr>
          <w:p w14:paraId="2CAA54EE" w14:textId="6BE1E78A" w:rsidR="006360F4" w:rsidRPr="00110BE6" w:rsidRDefault="003972C8" w:rsidP="006360F4">
            <w:pPr>
              <w:pStyle w:val="TableParagraph"/>
              <w:spacing w:line="210" w:lineRule="exact"/>
              <w:ind w:left="107"/>
              <w:jc w:val="center"/>
              <w:rPr>
                <w:ins w:id="27738" w:author="Visone Rossana (GSE)" w:date="2025-10-23T10:56:00Z" w16du:dateUtc="2025-10-23T08:56:00Z"/>
                <w:sz w:val="18"/>
                <w:lang w:val="it-IT"/>
              </w:rPr>
            </w:pPr>
            <w:ins w:id="27739" w:author="Visone Rossana (GSE)" w:date="2025-10-22T18:48:00Z" w16du:dateUtc="2025-10-22T16:48:00Z">
              <w:r w:rsidRPr="004E59E6">
                <w:rPr>
                  <w:sz w:val="18"/>
                  <w:highlight w:val="lightGray"/>
                  <w:rPrChange w:id="27740" w:author="Di Lorenzo Michele (GSE)" w:date="2025-10-29T12:04:00Z" w16du:dateUtc="2025-10-29T11:04:00Z">
                    <w:rPr>
                      <w:sz w:val="18"/>
                    </w:rPr>
                  </w:rPrChange>
                </w:rPr>
                <w:t>Riduzione percentuale delle emissioni di Particolato Primario</w:t>
              </w:r>
            </w:ins>
            <w:ins w:id="27741" w:author="Visone Rossana (GSE)" w:date="2025-10-23T15:43:00Z" w16du:dateUtc="2025-10-23T13:43:00Z">
              <w:r w:rsidR="005158E1" w:rsidRPr="004E59E6">
                <w:rPr>
                  <w:sz w:val="18"/>
                  <w:highlight w:val="lightGray"/>
                </w:rPr>
                <w:t>*</w:t>
              </w:r>
            </w:ins>
            <w:ins w:id="27742" w:author="Visone Rossana (GSE)" w:date="2025-10-22T18:48:00Z" w16du:dateUtc="2025-10-22T16:48:00Z">
              <w:r w:rsidRPr="004E59E6">
                <w:rPr>
                  <w:sz w:val="18"/>
                  <w:highlight w:val="lightGray"/>
                  <w:rPrChange w:id="27743" w:author="Di Lorenzo Michele (GSE)" w:date="2025-10-29T12:04:00Z" w16du:dateUtc="2025-10-29T11:04:00Z">
                    <w:rPr>
                      <w:sz w:val="18"/>
                    </w:rPr>
                  </w:rPrChange>
                </w:rPr>
                <w:t xml:space="preserve"> </w:t>
              </w:r>
              <w:del w:id="27744" w:author="Visone Rossana (GSE)" w:date="2025-10-23T10:56:00Z" w16du:dateUtc="2025-10-23T08:56:00Z">
                <w:r w:rsidRPr="004E59E6" w:rsidDel="006360F4">
                  <w:rPr>
                    <w:sz w:val="18"/>
                    <w:highlight w:val="lightGray"/>
                    <w:rPrChange w:id="27745" w:author="Di Lorenzo Michele (GSE)" w:date="2025-10-29T12:04:00Z" w16du:dateUtc="2025-10-29T11:04:00Z">
                      <w:rPr>
                        <w:sz w:val="18"/>
                      </w:rPr>
                    </w:rPrChange>
                  </w:rPr>
                  <w:delText xml:space="preserve">rispetto </w:delText>
                </w:r>
              </w:del>
            </w:ins>
            <w:ins w:id="27746" w:author="Visone Rossana (GSE)" w:date="2025-10-23T10:56:00Z" w16du:dateUtc="2025-10-23T08:56:00Z">
              <w:r w:rsidR="006360F4" w:rsidRPr="00110BE6">
                <w:rPr>
                  <w:sz w:val="18"/>
                  <w:lang w:val="it-IT"/>
                </w:rPr>
                <w:t>rispetto</w:t>
              </w:r>
            </w:ins>
          </w:p>
          <w:p w14:paraId="4C62860E" w14:textId="047461D2" w:rsidR="003972C8" w:rsidRPr="003972C8" w:rsidRDefault="006360F4" w:rsidP="006360F4">
            <w:pPr>
              <w:pStyle w:val="TableParagraph"/>
              <w:spacing w:line="210" w:lineRule="exact"/>
              <w:ind w:left="107"/>
              <w:jc w:val="center"/>
              <w:rPr>
                <w:ins w:id="27747" w:author="Visone Rossana (GSE)" w:date="2025-10-22T18:48:00Z" w16du:dateUtc="2025-10-22T16:48:00Z"/>
                <w:sz w:val="18"/>
                <w:highlight w:val="lightGray"/>
                <w:lang w:val="it-IT"/>
                <w:rPrChange w:id="27748" w:author="Visone Rossana (GSE)" w:date="2025-10-22T18:48:00Z" w16du:dateUtc="2025-10-22T16:48:00Z">
                  <w:rPr>
                    <w:ins w:id="27749" w:author="Visone Rossana (GSE)" w:date="2025-10-22T18:48:00Z" w16du:dateUtc="2025-10-22T16:48:00Z"/>
                    <w:sz w:val="18"/>
                    <w:lang w:val="it-IT"/>
                  </w:rPr>
                </w:rPrChange>
              </w:rPr>
            </w:pPr>
            <w:ins w:id="27750" w:author="Visone Rossana (GSE)" w:date="2025-10-23T10:56:00Z" w16du:dateUtc="2025-10-23T08:56:00Z">
              <w:r w:rsidRPr="00110BE6">
                <w:rPr>
                  <w:sz w:val="18"/>
                  <w:lang w:val="it-IT"/>
                </w:rPr>
                <w:t xml:space="preserve">ai </w:t>
              </w:r>
            </w:ins>
            <w:ins w:id="27751" w:author="Visone Rossana (GSE)" w:date="2025-10-23T10:58:00Z" w16du:dateUtc="2025-10-23T08:58:00Z">
              <w:r w:rsidR="003C230D">
                <w:rPr>
                  <w:sz w:val="18"/>
                  <w:lang w:val="it-IT"/>
                </w:rPr>
                <w:t>valori della Tabella 14</w:t>
              </w:r>
            </w:ins>
          </w:p>
          <w:p w14:paraId="7ABD9947" w14:textId="77777777" w:rsidR="003972C8" w:rsidRPr="003972C8" w:rsidRDefault="003972C8" w:rsidP="002922C5">
            <w:pPr>
              <w:pStyle w:val="TableParagraph"/>
              <w:spacing w:line="210" w:lineRule="exact"/>
              <w:ind w:left="107"/>
              <w:jc w:val="center"/>
              <w:rPr>
                <w:ins w:id="27752" w:author="Visone Rossana (GSE)" w:date="2025-10-22T18:48:00Z" w16du:dateUtc="2025-10-22T16:48:00Z"/>
                <w:sz w:val="18"/>
                <w:highlight w:val="lightGray"/>
                <w:lang w:val="it-IT"/>
                <w:rPrChange w:id="27753" w:author="Visone Rossana (GSE)" w:date="2025-10-22T18:48:00Z" w16du:dateUtc="2025-10-22T16:48:00Z">
                  <w:rPr>
                    <w:ins w:id="27754" w:author="Visone Rossana (GSE)" w:date="2025-10-22T18:48:00Z" w16du:dateUtc="2025-10-22T16:48:00Z"/>
                    <w:sz w:val="18"/>
                    <w:lang w:val="it-IT"/>
                  </w:rPr>
                </w:rPrChange>
              </w:rPr>
            </w:pPr>
            <w:ins w:id="27755" w:author="Visone Rossana (GSE)" w:date="2025-10-22T18:48:00Z" w16du:dateUtc="2025-10-22T16:48:00Z">
              <w:del w:id="27756" w:author="Visone Rossana (GSE)" w:date="2025-10-23T10:56:00Z" w16du:dateUtc="2025-10-23T08:56:00Z">
                <w:r w:rsidRPr="003972C8" w:rsidDel="006360F4">
                  <w:rPr>
                    <w:sz w:val="18"/>
                    <w:highlight w:val="lightGray"/>
                    <w:rPrChange w:id="27757" w:author="Visone Rossana (GSE)" w:date="2025-10-22T18:48:00Z" w16du:dateUtc="2025-10-22T16:48:00Z">
                      <w:rPr>
                        <w:sz w:val="18"/>
                      </w:rPr>
                    </w:rPrChange>
                  </w:rPr>
                  <w:delText>ai valori dalla tabella 14</w:delText>
                </w:r>
              </w:del>
            </w:ins>
          </w:p>
        </w:tc>
        <w:tc>
          <w:tcPr>
            <w:tcW w:w="1913" w:type="dxa"/>
            <w:shd w:val="clear" w:color="auto" w:fill="D9D9D9" w:themeFill="background1" w:themeFillShade="D9"/>
            <w:vAlign w:val="center"/>
            <w:tcPrChange w:id="27758" w:author="Visone Rossana (GSE)" w:date="2025-10-22T18:48:00Z" w16du:dateUtc="2025-10-22T16:48:00Z">
              <w:tcPr>
                <w:tcW w:w="1913" w:type="dxa"/>
                <w:vAlign w:val="center"/>
              </w:tcPr>
            </w:tcPrChange>
          </w:tcPr>
          <w:p w14:paraId="56AE42F6" w14:textId="77777777" w:rsidR="003972C8" w:rsidRPr="003972C8" w:rsidRDefault="003972C8" w:rsidP="002922C5">
            <w:pPr>
              <w:pStyle w:val="TableParagraph"/>
              <w:ind w:left="-143"/>
              <w:jc w:val="center"/>
              <w:rPr>
                <w:ins w:id="27759" w:author="Visone Rossana (GSE)" w:date="2025-10-22T18:48:00Z" w16du:dateUtc="2025-10-22T16:48:00Z"/>
                <w:b/>
                <w:bCs/>
                <w:sz w:val="18"/>
                <w:highlight w:val="lightGray"/>
                <w:rPrChange w:id="27760" w:author="Visone Rossana (GSE)" w:date="2025-10-22T18:48:00Z" w16du:dateUtc="2025-10-22T16:48:00Z">
                  <w:rPr>
                    <w:ins w:id="27761" w:author="Visone Rossana (GSE)" w:date="2025-10-22T18:48:00Z" w16du:dateUtc="2025-10-22T16:48:00Z"/>
                    <w:sz w:val="18"/>
                  </w:rPr>
                </w:rPrChange>
              </w:rPr>
            </w:pPr>
            <w:ins w:id="27762" w:author="Visone Rossana (GSE)" w:date="2025-10-22T18:48:00Z" w16du:dateUtc="2025-10-22T16:48:00Z">
              <w:r w:rsidRPr="003972C8">
                <w:rPr>
                  <w:sz w:val="18"/>
                  <w:highlight w:val="lightGray"/>
                  <w:rPrChange w:id="27763" w:author="Visone Rossana (GSE)" w:date="2025-10-22T18:48:00Z" w16du:dateUtc="2025-10-22T16:48:00Z">
                    <w:rPr>
                      <w:sz w:val="18"/>
                    </w:rPr>
                  </w:rPrChange>
                </w:rPr>
                <w:t>C</w:t>
              </w:r>
              <w:r w:rsidRPr="003972C8">
                <w:rPr>
                  <w:sz w:val="18"/>
                  <w:highlight w:val="lightGray"/>
                  <w:vertAlign w:val="subscript"/>
                  <w:rPrChange w:id="27764" w:author="Visone Rossana (GSE)" w:date="2025-10-22T18:48:00Z" w16du:dateUtc="2025-10-22T16:48:00Z">
                    <w:rPr>
                      <w:sz w:val="18"/>
                      <w:vertAlign w:val="subscript"/>
                    </w:rPr>
                  </w:rPrChange>
                </w:rPr>
                <w:t>e</w:t>
              </w:r>
            </w:ins>
          </w:p>
        </w:tc>
      </w:tr>
      <w:tr w:rsidR="003972C8" w:rsidRPr="00110BE6" w14:paraId="767513B2" w14:textId="77777777" w:rsidTr="002922C5">
        <w:trPr>
          <w:trHeight w:val="398"/>
          <w:jc w:val="center"/>
          <w:ins w:id="27765" w:author="Visone Rossana (GSE)" w:date="2025-10-22T18:48:00Z"/>
        </w:trPr>
        <w:tc>
          <w:tcPr>
            <w:tcW w:w="5316" w:type="dxa"/>
            <w:vAlign w:val="center"/>
          </w:tcPr>
          <w:p w14:paraId="5089938C" w14:textId="77777777" w:rsidR="003972C8" w:rsidRPr="00110BE6" w:rsidRDefault="003972C8" w:rsidP="002922C5">
            <w:pPr>
              <w:pStyle w:val="TableParagraph"/>
              <w:spacing w:before="77"/>
              <w:ind w:left="720"/>
              <w:jc w:val="center"/>
              <w:rPr>
                <w:ins w:id="27766" w:author="Visone Rossana (GSE)" w:date="2025-10-22T18:48:00Z" w16du:dateUtc="2025-10-22T16:48:00Z"/>
                <w:bCs/>
                <w:sz w:val="18"/>
                <w:szCs w:val="18"/>
              </w:rPr>
            </w:pPr>
            <w:ins w:id="27767" w:author="Visone Rossana (GSE)" w:date="2025-10-22T18:48:00Z" w16du:dateUtc="2025-10-22T16:48:00Z">
              <w:r w:rsidRPr="00110BE6">
                <w:rPr>
                  <w:bCs/>
                  <w:sz w:val="18"/>
                  <w:szCs w:val="18"/>
                </w:rPr>
                <w:t>fino al 20% compreso</w:t>
              </w:r>
            </w:ins>
          </w:p>
        </w:tc>
        <w:tc>
          <w:tcPr>
            <w:tcW w:w="1913" w:type="dxa"/>
            <w:vAlign w:val="center"/>
          </w:tcPr>
          <w:p w14:paraId="48EE3BB3" w14:textId="77777777" w:rsidR="003972C8" w:rsidRPr="00110BE6" w:rsidRDefault="003972C8" w:rsidP="002922C5">
            <w:pPr>
              <w:pStyle w:val="TableParagraph"/>
              <w:spacing w:before="77"/>
              <w:ind w:left="-143"/>
              <w:jc w:val="center"/>
              <w:rPr>
                <w:ins w:id="27768" w:author="Visone Rossana (GSE)" w:date="2025-10-22T18:48:00Z" w16du:dateUtc="2025-10-22T16:48:00Z"/>
                <w:bCs/>
                <w:sz w:val="18"/>
                <w:szCs w:val="18"/>
                <w:highlight w:val="yellow"/>
              </w:rPr>
            </w:pPr>
            <w:ins w:id="27769" w:author="Visone Rossana (GSE)" w:date="2025-10-22T18:48:00Z" w16du:dateUtc="2025-10-22T16:48:00Z">
              <w:r w:rsidRPr="00110BE6">
                <w:rPr>
                  <w:bCs/>
                  <w:w w:val="99"/>
                  <w:sz w:val="18"/>
                  <w:szCs w:val="18"/>
                </w:rPr>
                <w:t>1</w:t>
              </w:r>
            </w:ins>
          </w:p>
        </w:tc>
      </w:tr>
      <w:tr w:rsidR="003972C8" w:rsidRPr="00110BE6" w14:paraId="1CBAF0B5" w14:textId="77777777" w:rsidTr="002922C5">
        <w:trPr>
          <w:trHeight w:val="398"/>
          <w:jc w:val="center"/>
          <w:ins w:id="27770" w:author="Visone Rossana (GSE)" w:date="2025-10-22T18:48:00Z"/>
        </w:trPr>
        <w:tc>
          <w:tcPr>
            <w:tcW w:w="5316" w:type="dxa"/>
            <w:vAlign w:val="center"/>
          </w:tcPr>
          <w:p w14:paraId="0481936C" w14:textId="77777777" w:rsidR="003972C8" w:rsidRPr="00110BE6" w:rsidRDefault="003972C8" w:rsidP="002922C5">
            <w:pPr>
              <w:pStyle w:val="TableParagraph"/>
              <w:spacing w:before="77"/>
              <w:ind w:left="720"/>
              <w:jc w:val="center"/>
              <w:rPr>
                <w:ins w:id="27771" w:author="Visone Rossana (GSE)" w:date="2025-10-22T18:48:00Z" w16du:dateUtc="2025-10-22T16:48:00Z"/>
                <w:bCs/>
                <w:sz w:val="18"/>
                <w:szCs w:val="18"/>
              </w:rPr>
            </w:pPr>
            <w:ins w:id="27772" w:author="Visone Rossana (GSE)" w:date="2025-10-22T18:48:00Z" w16du:dateUtc="2025-10-22T16:48:00Z">
              <w:r w:rsidRPr="00110BE6">
                <w:rPr>
                  <w:bCs/>
                  <w:sz w:val="18"/>
                  <w:szCs w:val="18"/>
                </w:rPr>
                <w:t>dal 20% al 50% compreso</w:t>
              </w:r>
            </w:ins>
          </w:p>
        </w:tc>
        <w:tc>
          <w:tcPr>
            <w:tcW w:w="1913" w:type="dxa"/>
            <w:vAlign w:val="center"/>
          </w:tcPr>
          <w:p w14:paraId="7A013E2B" w14:textId="77777777" w:rsidR="003972C8" w:rsidRPr="00110BE6" w:rsidRDefault="003972C8" w:rsidP="002922C5">
            <w:pPr>
              <w:pStyle w:val="TableParagraph"/>
              <w:spacing w:before="77"/>
              <w:ind w:left="-143"/>
              <w:jc w:val="center"/>
              <w:rPr>
                <w:ins w:id="27773" w:author="Visone Rossana (GSE)" w:date="2025-10-22T18:48:00Z" w16du:dateUtc="2025-10-22T16:48:00Z"/>
                <w:bCs/>
                <w:sz w:val="18"/>
                <w:szCs w:val="18"/>
                <w:highlight w:val="yellow"/>
              </w:rPr>
            </w:pPr>
            <w:ins w:id="27774" w:author="Visone Rossana (GSE)" w:date="2025-10-22T18:48:00Z" w16du:dateUtc="2025-10-22T16:48:00Z">
              <w:r w:rsidRPr="00110BE6">
                <w:rPr>
                  <w:bCs/>
                  <w:sz w:val="18"/>
                  <w:szCs w:val="18"/>
                </w:rPr>
                <w:t>1,2</w:t>
              </w:r>
            </w:ins>
          </w:p>
        </w:tc>
      </w:tr>
      <w:tr w:rsidR="003972C8" w:rsidRPr="00110BE6" w14:paraId="65082775" w14:textId="77777777" w:rsidTr="002922C5">
        <w:trPr>
          <w:trHeight w:val="395"/>
          <w:jc w:val="center"/>
          <w:ins w:id="27775" w:author="Visone Rossana (GSE)" w:date="2025-10-22T18:48:00Z"/>
        </w:trPr>
        <w:tc>
          <w:tcPr>
            <w:tcW w:w="5316" w:type="dxa"/>
            <w:vAlign w:val="center"/>
          </w:tcPr>
          <w:p w14:paraId="4AB1179C" w14:textId="77777777" w:rsidR="003972C8" w:rsidRPr="00110BE6" w:rsidRDefault="003972C8" w:rsidP="002922C5">
            <w:pPr>
              <w:pStyle w:val="TableParagraph"/>
              <w:spacing w:before="77"/>
              <w:ind w:left="720"/>
              <w:jc w:val="center"/>
              <w:rPr>
                <w:ins w:id="27776" w:author="Visone Rossana (GSE)" w:date="2025-10-22T18:48:00Z" w16du:dateUtc="2025-10-22T16:48:00Z"/>
                <w:bCs/>
                <w:sz w:val="18"/>
                <w:szCs w:val="18"/>
              </w:rPr>
            </w:pPr>
            <w:ins w:id="27777" w:author="Visone Rossana (GSE)" w:date="2025-10-22T18:48:00Z" w16du:dateUtc="2025-10-22T16:48:00Z">
              <w:r w:rsidRPr="00110BE6">
                <w:rPr>
                  <w:bCs/>
                  <w:sz w:val="18"/>
                  <w:szCs w:val="18"/>
                </w:rPr>
                <w:t>superiore al 50%</w:t>
              </w:r>
            </w:ins>
          </w:p>
        </w:tc>
        <w:tc>
          <w:tcPr>
            <w:tcW w:w="1913" w:type="dxa"/>
            <w:vAlign w:val="center"/>
          </w:tcPr>
          <w:p w14:paraId="06E39CEF" w14:textId="77777777" w:rsidR="003972C8" w:rsidRPr="00110BE6" w:rsidRDefault="003972C8" w:rsidP="002922C5">
            <w:pPr>
              <w:pStyle w:val="TableParagraph"/>
              <w:spacing w:before="77"/>
              <w:ind w:left="-143"/>
              <w:jc w:val="center"/>
              <w:rPr>
                <w:ins w:id="27778" w:author="Visone Rossana (GSE)" w:date="2025-10-22T18:48:00Z" w16du:dateUtc="2025-10-22T16:48:00Z"/>
                <w:bCs/>
                <w:sz w:val="18"/>
                <w:szCs w:val="18"/>
                <w:highlight w:val="yellow"/>
              </w:rPr>
            </w:pPr>
            <w:ins w:id="27779" w:author="Visone Rossana (GSE)" w:date="2025-10-22T18:48:00Z" w16du:dateUtc="2025-10-22T16:48:00Z">
              <w:r w:rsidRPr="00110BE6">
                <w:rPr>
                  <w:bCs/>
                  <w:sz w:val="18"/>
                  <w:szCs w:val="18"/>
                </w:rPr>
                <w:t>1,5</w:t>
              </w:r>
            </w:ins>
          </w:p>
        </w:tc>
      </w:tr>
    </w:tbl>
    <w:p w14:paraId="04DE9AE9" w14:textId="111B4031" w:rsidR="003972C8" w:rsidRPr="00056E6D" w:rsidRDefault="003972C8">
      <w:pPr>
        <w:pStyle w:val="Didascalia"/>
        <w:jc w:val="center"/>
        <w:rPr>
          <w:ins w:id="27780" w:author="Visone Rossana (GSE)" w:date="2025-10-23T10:59:00Z" w16du:dateUtc="2025-10-23T08:59:00Z"/>
          <w:b w:val="0"/>
          <w:i/>
          <w:sz w:val="16"/>
          <w:szCs w:val="16"/>
          <w:rPrChange w:id="27781" w:author="Visone Rossana (GSE)" w:date="2025-10-23T15:46:00Z" w16du:dateUtc="2025-10-23T13:46:00Z">
            <w:rPr>
              <w:ins w:id="27782" w:author="Visone Rossana (GSE)" w:date="2025-10-23T10:59:00Z" w16du:dateUtc="2025-10-23T08:59:00Z"/>
              <w:b w:val="0"/>
              <w:bCs w:val="0"/>
              <w:i/>
              <w:iCs/>
            </w:rPr>
          </w:rPrChange>
        </w:rPr>
      </w:pPr>
      <w:ins w:id="27783" w:author="Visone Rossana (GSE)" w:date="2025-10-22T18:48:00Z" w16du:dateUtc="2025-10-22T16:48:00Z">
        <w:r w:rsidRPr="00056E6D">
          <w:rPr>
            <w:b w:val="0"/>
            <w:i/>
            <w:sz w:val="16"/>
            <w:szCs w:val="16"/>
            <w:rPrChange w:id="27784" w:author="Visone Rossana (GSE)" w:date="2025-10-22T18:49:00Z" w16du:dateUtc="2025-10-22T16:49:00Z">
              <w:rPr/>
            </w:rPrChange>
          </w:rPr>
          <w:t xml:space="preserve">Tabella </w:t>
        </w:r>
        <w:r w:rsidR="004C00EB" w:rsidRPr="00056E6D">
          <w:rPr>
            <w:b w:val="0"/>
            <w:i/>
            <w:sz w:val="16"/>
            <w:szCs w:val="16"/>
            <w:highlight w:val="yellow"/>
            <w:rPrChange w:id="27785" w:author="Visone Rossana (GSE)" w:date="2025-10-22T18:49:00Z" w16du:dateUtc="2025-10-22T16:49:00Z">
              <w:rPr/>
            </w:rPrChange>
          </w:rPr>
          <w:t>x</w:t>
        </w:r>
        <w:r w:rsidRPr="00056E6D">
          <w:rPr>
            <w:b w:val="0"/>
            <w:i/>
            <w:sz w:val="16"/>
            <w:szCs w:val="16"/>
            <w:rPrChange w:id="27786" w:author="Visone Rossana (GSE)" w:date="2025-10-22T18:49:00Z" w16du:dateUtc="2025-10-22T16:49:00Z">
              <w:rPr/>
            </w:rPrChange>
          </w:rPr>
          <w:t>- Coefficiente moltiplicativo Ce applicabile ai generatori di calore alimentati da biomassa con potenza superiore a 500 kW, in relazione ai livelli di emissione di particolato primario</w:t>
        </w:r>
      </w:ins>
    </w:p>
    <w:p w14:paraId="2C074F29" w14:textId="3EBDA932" w:rsidR="003C230D" w:rsidRDefault="003C230D" w:rsidP="003C230D">
      <w:pPr>
        <w:rPr>
          <w:del w:id="27787" w:author="Visone Rossana (GSE)" w:date="2025-10-23T15:44:00Z" w16du:dateUtc="2025-10-23T13:44:00Z"/>
        </w:rPr>
      </w:pPr>
    </w:p>
    <w:p w14:paraId="1B0D46F9" w14:textId="77777777" w:rsidR="00056E6D" w:rsidRDefault="00056E6D" w:rsidP="003C230D">
      <w:pPr>
        <w:rPr>
          <w:ins w:id="27788" w:author="Visone Rossana (GSE)" w:date="2025-10-23T15:45:00Z" w16du:dateUtc="2025-10-23T13:45:00Z"/>
        </w:rPr>
      </w:pPr>
    </w:p>
    <w:p w14:paraId="26CB5966" w14:textId="57F99695" w:rsidR="003C230D" w:rsidRDefault="005158E1" w:rsidP="00C078CF">
      <w:pPr>
        <w:contextualSpacing/>
        <w:jc w:val="both"/>
        <w:rPr>
          <w:del w:id="27789" w:author="Visone Rossana (GSE)" w:date="2025-10-23T15:41:00Z" w16du:dateUtc="2025-10-23T13:41:00Z"/>
          <w:sz w:val="16"/>
          <w:szCs w:val="16"/>
        </w:rPr>
      </w:pPr>
      <w:ins w:id="27790" w:author="Visone Rossana (GSE)" w:date="2025-10-23T15:44:00Z" w16du:dateUtc="2025-10-23T13:44:00Z">
        <w:r w:rsidRPr="005158E1">
          <w:rPr>
            <w:sz w:val="16"/>
            <w:szCs w:val="16"/>
            <w:rPrChange w:id="27791" w:author="Visone Rossana (GSE)" w:date="2025-10-23T15:44:00Z" w16du:dateUtc="2025-10-23T13:44:00Z">
              <w:rPr/>
            </w:rPrChange>
          </w:rPr>
          <w:t>(*)</w:t>
        </w:r>
        <w:r>
          <w:rPr>
            <w:sz w:val="16"/>
            <w:szCs w:val="16"/>
          </w:rPr>
          <w:t xml:space="preserve"> </w:t>
        </w:r>
        <w:r w:rsidR="00056E6D" w:rsidRPr="00056E6D">
          <w:rPr>
            <w:sz w:val="16"/>
            <w:szCs w:val="16"/>
          </w:rPr>
          <w:t>primario (PP) è la concentrazione di particolato primario presente nei fumi di combustione, campionati direttamente allo scarico del generatore di calore secondo quanto previsto dal metodo di campionamento indicato nella tabella 16 Allegato II del Decreto, entro i limiti indicati in tabella 15 del Decreto, ed espressa in mg/m3 alle condizioni normali e riferita al gas secco e ad una concentrazione volumetrica di O2 residuo pari al 13%.</w:t>
        </w:r>
      </w:ins>
    </w:p>
    <w:p w14:paraId="0065C79C" w14:textId="77777777" w:rsidR="005158E1" w:rsidRPr="005158E1" w:rsidRDefault="005158E1" w:rsidP="003C230D">
      <w:pPr>
        <w:rPr>
          <w:ins w:id="27792" w:author="Visone Rossana (GSE)" w:date="2025-10-23T15:44:00Z" w16du:dateUtc="2025-10-23T13:44:00Z"/>
          <w:sz w:val="16"/>
          <w:szCs w:val="16"/>
          <w:rPrChange w:id="27793" w:author="Visone Rossana (GSE)" w:date="2025-10-23T15:44:00Z" w16du:dateUtc="2025-10-23T13:44:00Z">
            <w:rPr>
              <w:ins w:id="27794" w:author="Visone Rossana (GSE)" w:date="2025-10-23T15:44:00Z" w16du:dateUtc="2025-10-23T13:44:00Z"/>
            </w:rPr>
          </w:rPrChange>
        </w:rPr>
      </w:pPr>
    </w:p>
    <w:p w14:paraId="02D7BB30" w14:textId="77777777" w:rsidR="006C3B58" w:rsidRDefault="006C3B58" w:rsidP="003C230D">
      <w:pPr>
        <w:rPr>
          <w:ins w:id="27795" w:author="Visone Rossana (GSE)" w:date="2025-10-23T10:59:00Z" w16du:dateUtc="2025-10-23T08:59:00Z"/>
          <w:del w:id="27796" w:author="Visone Rossana (GSE)" w:date="2025-10-23T15:39:00Z" w16du:dateUtc="2025-10-23T13:39:00Z"/>
        </w:rPr>
      </w:pPr>
    </w:p>
    <w:p w14:paraId="6814C7D0" w14:textId="77777777" w:rsidR="006C3B58" w:rsidRPr="00CF5447" w:rsidRDefault="006C3B58">
      <w:pPr>
        <w:rPr>
          <w:ins w:id="27797" w:author="Visone Rossana (GSE)" w:date="2025-10-22T18:48:00Z" w16du:dateUtc="2025-10-22T16:48:00Z"/>
          <w:del w:id="27798" w:author="Visone Rossana (GSE)" w:date="2025-10-23T15:39:00Z" w16du:dateUtc="2025-10-23T13:39:00Z"/>
        </w:rPr>
        <w:pPrChange w:id="27799" w:author="Visone Rossana (GSE)" w:date="2025-10-23T10:59:00Z" w16du:dateUtc="2025-10-23T08:59:00Z">
          <w:pPr>
            <w:pStyle w:val="Didascalia"/>
          </w:pPr>
        </w:pPrChange>
      </w:pPr>
    </w:p>
    <w:p w14:paraId="1F0A2B4C" w14:textId="77777777" w:rsidR="00874EF6" w:rsidRDefault="00874EF6" w:rsidP="00C078CF">
      <w:pPr>
        <w:contextualSpacing/>
        <w:jc w:val="both"/>
        <w:rPr>
          <w:ins w:id="27800" w:author="Visone Rossana (GSE)" w:date="2025-10-23T10:58:00Z" w16du:dateUtc="2025-10-23T08:58:00Z"/>
          <w:highlight w:val="yellow"/>
        </w:rPr>
      </w:pPr>
    </w:p>
    <w:p w14:paraId="7F933191" w14:textId="02DFC045" w:rsidR="003C230D" w:rsidDel="003C230D" w:rsidRDefault="003C230D" w:rsidP="003C230D">
      <w:pPr>
        <w:spacing w:after="60" w:line="276" w:lineRule="auto"/>
        <w:ind w:left="644"/>
        <w:jc w:val="both"/>
        <w:rPr>
          <w:del w:id="27801" w:author="Visone Rossana (GSE)" w:date="2025-10-23T10:58:00Z" w16du:dateUtc="2025-10-23T08:58:00Z"/>
          <w:moveTo w:id="27802" w:author="Visone Rossana (GSE)" w:date="2025-10-23T10:58:00Z" w16du:dateUtc="2025-10-23T08:58:00Z"/>
          <w:rFonts w:cs="Calibri"/>
          <w:sz w:val="22"/>
          <w:szCs w:val="22"/>
        </w:rPr>
      </w:pPr>
      <w:moveToRangeStart w:id="27803" w:author="Visone Rossana (GSE)" w:date="2025-10-23T10:58:00Z" w:name="move212109551"/>
    </w:p>
    <w:tbl>
      <w:tblPr>
        <w:tblStyle w:val="Grigliatabella"/>
        <w:tblW w:w="0" w:type="auto"/>
        <w:jc w:val="center"/>
        <w:tblLook w:val="04A0" w:firstRow="1" w:lastRow="0" w:firstColumn="1" w:lastColumn="0" w:noHBand="0" w:noVBand="1"/>
        <w:tblPrChange w:id="27804" w:author="Visone Rossana (GSE)" w:date="2025-10-23T10:59:00Z" w16du:dateUtc="2025-10-23T08:59:00Z">
          <w:tblPr>
            <w:tblStyle w:val="Grigliatabella"/>
            <w:tblW w:w="0" w:type="auto"/>
            <w:jc w:val="center"/>
            <w:tblLook w:val="04A0" w:firstRow="1" w:lastRow="0" w:firstColumn="1" w:lastColumn="0" w:noHBand="0" w:noVBand="1"/>
          </w:tblPr>
        </w:tblPrChange>
      </w:tblPr>
      <w:tblGrid>
        <w:gridCol w:w="1614"/>
        <w:gridCol w:w="1856"/>
        <w:gridCol w:w="1979"/>
        <w:gridCol w:w="1856"/>
        <w:tblGridChange w:id="27805">
          <w:tblGrid>
            <w:gridCol w:w="5"/>
            <w:gridCol w:w="1609"/>
            <w:gridCol w:w="1856"/>
            <w:gridCol w:w="1979"/>
            <w:gridCol w:w="1856"/>
            <w:gridCol w:w="5"/>
          </w:tblGrid>
        </w:tblGridChange>
      </w:tblGrid>
      <w:tr w:rsidR="003C230D" w:rsidRPr="00110BE6" w14:paraId="01018D1E" w14:textId="77777777" w:rsidTr="006C3B58">
        <w:trPr>
          <w:trHeight w:val="464"/>
          <w:jc w:val="center"/>
          <w:trPrChange w:id="27806" w:author="Visone Rossana (GSE)" w:date="2025-10-23T10:59:00Z" w16du:dateUtc="2025-10-23T08:59:00Z">
            <w:trPr>
              <w:gridBefore w:val="1"/>
              <w:trHeight w:val="567"/>
              <w:jc w:val="center"/>
            </w:trPr>
          </w:trPrChange>
        </w:trPr>
        <w:tc>
          <w:tcPr>
            <w:tcW w:w="7305" w:type="dxa"/>
            <w:gridSpan w:val="4"/>
            <w:shd w:val="clear" w:color="auto" w:fill="D9D9D9" w:themeFill="background1" w:themeFillShade="D9"/>
            <w:vAlign w:val="center"/>
            <w:tcPrChange w:id="27807" w:author="Visone Rossana (GSE)" w:date="2025-10-23T10:59:00Z" w16du:dateUtc="2025-10-23T08:59:00Z">
              <w:tcPr>
                <w:tcW w:w="7305" w:type="dxa"/>
                <w:gridSpan w:val="5"/>
                <w:shd w:val="clear" w:color="auto" w:fill="D9D9D9" w:themeFill="background1" w:themeFillShade="D9"/>
                <w:vAlign w:val="center"/>
              </w:tcPr>
            </w:tcPrChange>
          </w:tcPr>
          <w:p w14:paraId="4CE17991" w14:textId="77777777" w:rsidR="003C230D" w:rsidRPr="00D93419" w:rsidRDefault="003C230D">
            <w:pPr>
              <w:jc w:val="center"/>
              <w:rPr>
                <w:moveTo w:id="27808" w:author="Visone Rossana (GSE)" w:date="2025-10-23T10:58:00Z" w16du:dateUtc="2025-10-23T08:58:00Z"/>
                <w:b/>
                <w:bCs/>
                <w:sz w:val="18"/>
                <w:szCs w:val="18"/>
              </w:rPr>
            </w:pPr>
            <w:moveTo w:id="27809" w:author="Visone Rossana (GSE)" w:date="2025-10-23T10:58:00Z" w16du:dateUtc="2025-10-23T08:58:00Z">
              <w:r w:rsidRPr="00D93419">
                <w:rPr>
                  <w:b/>
                  <w:bCs/>
                  <w:sz w:val="18"/>
                  <w:szCs w:val="18"/>
                </w:rPr>
                <w:t>Tabella 14 [Allegato II D.M. 7 agosto 2025]</w:t>
              </w:r>
            </w:moveTo>
          </w:p>
        </w:tc>
      </w:tr>
      <w:tr w:rsidR="003C230D" w:rsidRPr="00110BE6" w14:paraId="1AE23DF0" w14:textId="77777777">
        <w:trPr>
          <w:trHeight w:val="567"/>
          <w:jc w:val="center"/>
        </w:trPr>
        <w:tc>
          <w:tcPr>
            <w:tcW w:w="1614" w:type="dxa"/>
            <w:shd w:val="clear" w:color="auto" w:fill="D9D9D9" w:themeFill="background1" w:themeFillShade="D9"/>
            <w:vAlign w:val="center"/>
          </w:tcPr>
          <w:p w14:paraId="338F586B" w14:textId="77777777" w:rsidR="003C230D" w:rsidRPr="00110BE6" w:rsidRDefault="003C230D">
            <w:pPr>
              <w:jc w:val="center"/>
              <w:rPr>
                <w:moveTo w:id="27810" w:author="Visone Rossana (GSE)" w:date="2025-10-23T10:58:00Z" w16du:dateUtc="2025-10-23T08:58:00Z"/>
                <w:sz w:val="18"/>
                <w:szCs w:val="18"/>
              </w:rPr>
            </w:pPr>
            <w:moveTo w:id="27811" w:author="Visone Rossana (GSE)" w:date="2025-10-23T10:58:00Z" w16du:dateUtc="2025-10-23T08:58:00Z">
              <w:r w:rsidRPr="00110BE6">
                <w:rPr>
                  <w:sz w:val="18"/>
                  <w:szCs w:val="18"/>
                </w:rPr>
                <w:t>PP</w:t>
              </w:r>
              <w:r w:rsidRPr="00110BE6">
                <w:rPr>
                  <w:rFonts w:eastAsiaTheme="minorEastAsia" w:hAnsi="Calibri"/>
                  <w:kern w:val="24"/>
                  <w:sz w:val="18"/>
                  <w:szCs w:val="18"/>
                </w:rPr>
                <w:t xml:space="preserve"> </w:t>
              </w:r>
              <w:r w:rsidRPr="00110BE6">
                <w:rPr>
                  <w:sz w:val="18"/>
                  <w:szCs w:val="18"/>
                </w:rPr>
                <w:t>(</w:t>
              </w:r>
              <w:r w:rsidRPr="00D93419">
                <w:rPr>
                  <w:sz w:val="18"/>
                  <w:szCs w:val="18"/>
                  <w:shd w:val="clear" w:color="auto" w:fill="D9D9D9" w:themeFill="background1" w:themeFillShade="D9"/>
                </w:rPr>
                <w:t>mg/Nm³)</w:t>
              </w:r>
            </w:moveTo>
          </w:p>
        </w:tc>
        <w:tc>
          <w:tcPr>
            <w:tcW w:w="1856" w:type="dxa"/>
            <w:shd w:val="clear" w:color="auto" w:fill="D9D9D9" w:themeFill="background1" w:themeFillShade="D9"/>
            <w:vAlign w:val="center"/>
          </w:tcPr>
          <w:p w14:paraId="1D3FD445" w14:textId="77777777" w:rsidR="003C230D" w:rsidRPr="00110BE6" w:rsidRDefault="003C230D">
            <w:pPr>
              <w:jc w:val="center"/>
              <w:rPr>
                <w:moveTo w:id="27812" w:author="Visone Rossana (GSE)" w:date="2025-10-23T10:58:00Z" w16du:dateUtc="2025-10-23T08:58:00Z"/>
                <w:sz w:val="18"/>
                <w:szCs w:val="18"/>
              </w:rPr>
            </w:pPr>
            <w:moveTo w:id="27813" w:author="Visone Rossana (GSE)" w:date="2025-10-23T10:58:00Z" w16du:dateUtc="2025-10-23T08:58:00Z">
              <w:r w:rsidRPr="00110BE6">
                <w:rPr>
                  <w:sz w:val="18"/>
                  <w:szCs w:val="18"/>
                </w:rPr>
                <w:t>COT (mg/Nm³)</w:t>
              </w:r>
            </w:moveTo>
          </w:p>
        </w:tc>
        <w:tc>
          <w:tcPr>
            <w:tcW w:w="1979" w:type="dxa"/>
            <w:shd w:val="clear" w:color="auto" w:fill="D9D9D9" w:themeFill="background1" w:themeFillShade="D9"/>
            <w:vAlign w:val="center"/>
          </w:tcPr>
          <w:p w14:paraId="34BF206A" w14:textId="77777777" w:rsidR="003C230D" w:rsidRPr="00110BE6" w:rsidRDefault="003C230D">
            <w:pPr>
              <w:jc w:val="center"/>
              <w:rPr>
                <w:moveTo w:id="27814" w:author="Visone Rossana (GSE)" w:date="2025-10-23T10:58:00Z" w16du:dateUtc="2025-10-23T08:58:00Z"/>
                <w:sz w:val="18"/>
                <w:szCs w:val="18"/>
              </w:rPr>
            </w:pPr>
            <w:moveTo w:id="27815" w:author="Visone Rossana (GSE)" w:date="2025-10-23T10:58:00Z" w16du:dateUtc="2025-10-23T08:58:00Z">
              <w:r w:rsidRPr="00110BE6">
                <w:rPr>
                  <w:sz w:val="18"/>
                  <w:szCs w:val="18"/>
                </w:rPr>
                <w:t>NOx (mg/Nm³)</w:t>
              </w:r>
            </w:moveTo>
          </w:p>
        </w:tc>
        <w:tc>
          <w:tcPr>
            <w:tcW w:w="1856" w:type="dxa"/>
            <w:shd w:val="clear" w:color="auto" w:fill="D9D9D9" w:themeFill="background1" w:themeFillShade="D9"/>
            <w:vAlign w:val="center"/>
          </w:tcPr>
          <w:p w14:paraId="234B4D53" w14:textId="77777777" w:rsidR="003C230D" w:rsidRPr="00110BE6" w:rsidRDefault="003C230D">
            <w:pPr>
              <w:jc w:val="center"/>
              <w:rPr>
                <w:moveTo w:id="27816" w:author="Visone Rossana (GSE)" w:date="2025-10-23T10:58:00Z" w16du:dateUtc="2025-10-23T08:58:00Z"/>
                <w:sz w:val="18"/>
                <w:szCs w:val="18"/>
              </w:rPr>
            </w:pPr>
            <w:moveTo w:id="27817" w:author="Visone Rossana (GSE)" w:date="2025-10-23T10:58:00Z" w16du:dateUtc="2025-10-23T08:58:00Z">
              <w:r w:rsidRPr="00110BE6">
                <w:rPr>
                  <w:sz w:val="18"/>
                  <w:szCs w:val="18"/>
                </w:rPr>
                <w:t>CO (mg/Nm³)</w:t>
              </w:r>
            </w:moveTo>
          </w:p>
        </w:tc>
      </w:tr>
      <w:tr w:rsidR="003C230D" w:rsidRPr="00110BE6" w14:paraId="10D712EB" w14:textId="77777777">
        <w:trPr>
          <w:trHeight w:val="567"/>
          <w:jc w:val="center"/>
        </w:trPr>
        <w:tc>
          <w:tcPr>
            <w:tcW w:w="1614" w:type="dxa"/>
            <w:vAlign w:val="center"/>
          </w:tcPr>
          <w:p w14:paraId="746ED4AC" w14:textId="77777777" w:rsidR="003C230D" w:rsidRPr="00110BE6" w:rsidRDefault="003C230D">
            <w:pPr>
              <w:jc w:val="center"/>
              <w:rPr>
                <w:moveTo w:id="27818" w:author="Visone Rossana (GSE)" w:date="2025-10-23T10:58:00Z" w16du:dateUtc="2025-10-23T08:58:00Z"/>
                <w:b/>
                <w:bCs/>
                <w:sz w:val="18"/>
                <w:szCs w:val="18"/>
              </w:rPr>
            </w:pPr>
            <w:moveTo w:id="27819" w:author="Visone Rossana (GSE)" w:date="2025-10-23T10:58:00Z" w16du:dateUtc="2025-10-23T08:58:00Z">
              <w:r w:rsidRPr="00110BE6">
                <w:rPr>
                  <w:b/>
                  <w:bCs/>
                  <w:sz w:val="18"/>
                  <w:szCs w:val="18"/>
                </w:rPr>
                <w:t>10</w:t>
              </w:r>
            </w:moveTo>
          </w:p>
        </w:tc>
        <w:tc>
          <w:tcPr>
            <w:tcW w:w="1856" w:type="dxa"/>
            <w:vAlign w:val="center"/>
          </w:tcPr>
          <w:p w14:paraId="5AE1C0AF" w14:textId="77777777" w:rsidR="003C230D" w:rsidRPr="00110BE6" w:rsidRDefault="003C230D">
            <w:pPr>
              <w:jc w:val="center"/>
              <w:rPr>
                <w:moveTo w:id="27820" w:author="Visone Rossana (GSE)" w:date="2025-10-23T10:58:00Z" w16du:dateUtc="2025-10-23T08:58:00Z"/>
                <w:b/>
                <w:bCs/>
                <w:sz w:val="18"/>
                <w:szCs w:val="18"/>
              </w:rPr>
            </w:pPr>
            <w:moveTo w:id="27821" w:author="Visone Rossana (GSE)" w:date="2025-10-23T10:58:00Z" w16du:dateUtc="2025-10-23T08:58:00Z">
              <w:r w:rsidRPr="00110BE6">
                <w:rPr>
                  <w:b/>
                  <w:bCs/>
                  <w:sz w:val="18"/>
                  <w:szCs w:val="18"/>
                </w:rPr>
                <w:t>5</w:t>
              </w:r>
            </w:moveTo>
          </w:p>
        </w:tc>
        <w:tc>
          <w:tcPr>
            <w:tcW w:w="1979" w:type="dxa"/>
            <w:vAlign w:val="center"/>
          </w:tcPr>
          <w:p w14:paraId="21A9D4EA" w14:textId="77777777" w:rsidR="003C230D" w:rsidRPr="00110BE6" w:rsidRDefault="003C230D">
            <w:pPr>
              <w:jc w:val="center"/>
              <w:rPr>
                <w:moveTo w:id="27822" w:author="Visone Rossana (GSE)" w:date="2025-10-23T10:58:00Z" w16du:dateUtc="2025-10-23T08:58:00Z"/>
                <w:b/>
                <w:bCs/>
                <w:sz w:val="18"/>
                <w:szCs w:val="18"/>
              </w:rPr>
            </w:pPr>
            <w:moveTo w:id="27823" w:author="Visone Rossana (GSE)" w:date="2025-10-23T10:58:00Z" w16du:dateUtc="2025-10-23T08:58:00Z">
              <w:r w:rsidRPr="00110BE6">
                <w:rPr>
                  <w:b/>
                  <w:bCs/>
                  <w:sz w:val="18"/>
                  <w:szCs w:val="18"/>
                </w:rPr>
                <w:t>150</w:t>
              </w:r>
            </w:moveTo>
          </w:p>
        </w:tc>
        <w:tc>
          <w:tcPr>
            <w:tcW w:w="1856" w:type="dxa"/>
            <w:vAlign w:val="center"/>
          </w:tcPr>
          <w:p w14:paraId="0B59D899" w14:textId="77777777" w:rsidR="003C230D" w:rsidRPr="00110BE6" w:rsidRDefault="003C230D">
            <w:pPr>
              <w:jc w:val="center"/>
              <w:rPr>
                <w:moveTo w:id="27824" w:author="Visone Rossana (GSE)" w:date="2025-10-23T10:58:00Z" w16du:dateUtc="2025-10-23T08:58:00Z"/>
                <w:b/>
                <w:bCs/>
                <w:sz w:val="18"/>
                <w:szCs w:val="18"/>
              </w:rPr>
            </w:pPr>
            <w:moveTo w:id="27825" w:author="Visone Rossana (GSE)" w:date="2025-10-23T10:58:00Z" w16du:dateUtc="2025-10-23T08:58:00Z">
              <w:r w:rsidRPr="00110BE6">
                <w:rPr>
                  <w:b/>
                  <w:bCs/>
                  <w:sz w:val="18"/>
                  <w:szCs w:val="18"/>
                </w:rPr>
                <w:t>150</w:t>
              </w:r>
            </w:moveTo>
          </w:p>
        </w:tc>
      </w:tr>
    </w:tbl>
    <w:p w14:paraId="25FD70BA" w14:textId="77777777" w:rsidR="003C230D" w:rsidRPr="00110BE6" w:rsidRDefault="003C230D" w:rsidP="003C230D">
      <w:pPr>
        <w:pStyle w:val="Corpotesto"/>
        <w:spacing w:before="8"/>
        <w:rPr>
          <w:moveTo w:id="27826" w:author="Visone Rossana (GSE)" w:date="2025-10-23T10:58:00Z" w16du:dateUtc="2025-10-23T08:58:00Z"/>
          <w:sz w:val="5"/>
        </w:rPr>
      </w:pPr>
    </w:p>
    <w:p w14:paraId="3F955743" w14:textId="1BD46B03" w:rsidR="003C230D" w:rsidRPr="00110BE6" w:rsidRDefault="003C230D">
      <w:pPr>
        <w:pStyle w:val="Didascalia"/>
        <w:rPr>
          <w:ins w:id="27827" w:author="Visone Rossana (GSE)" w:date="2025-10-23T10:59:00Z" w16du:dateUtc="2025-10-23T08:59:00Z"/>
          <w:sz w:val="19"/>
        </w:rPr>
        <w:pPrChange w:id="27828" w:author="Visone Rossana (GSE)" w:date="2025-10-23T11:00:00Z" w16du:dateUtc="2025-10-23T09:00:00Z">
          <w:pPr>
            <w:pStyle w:val="Corpotesto"/>
            <w:spacing w:before="4"/>
          </w:pPr>
        </w:pPrChange>
      </w:pPr>
      <w:moveTo w:id="27829" w:author="Visone Rossana (GSE)" w:date="2025-10-23T10:58:00Z" w16du:dateUtc="2025-10-23T08:58:00Z">
        <w:r w:rsidRPr="00D93419">
          <w:rPr>
            <w:b w:val="0"/>
            <w:bCs w:val="0"/>
            <w:i/>
            <w:iCs/>
          </w:rPr>
          <w:t xml:space="preserve">Tabella </w:t>
        </w:r>
        <w:r w:rsidRPr="00056E6D">
          <w:rPr>
            <w:b w:val="0"/>
            <w:i/>
            <w:highlight w:val="yellow"/>
            <w:rPrChange w:id="27830" w:author="Visone Rossana (GSE)" w:date="2025-10-23T15:46:00Z" w16du:dateUtc="2025-10-23T13:46:00Z">
              <w:rPr>
                <w:i/>
                <w:iCs/>
              </w:rPr>
            </w:rPrChange>
          </w:rPr>
          <w:t>x-</w:t>
        </w:r>
        <w:r w:rsidRPr="00D93419">
          <w:rPr>
            <w:b w:val="0"/>
            <w:bCs w:val="0"/>
            <w:i/>
            <w:iCs/>
          </w:rPr>
          <w:t xml:space="preserve"> Emissioni in atmosfera per i generatori a biomassa di potenza termica nominale superiore a 500 kW, misurati</w:t>
        </w:r>
        <w:r w:rsidRPr="00D93419" w:rsidDel="007E45F8">
          <w:rPr>
            <w:b w:val="0"/>
            <w:bCs w:val="0"/>
            <w:i/>
            <w:iCs/>
          </w:rPr>
          <w:t xml:space="preserve"> </w:t>
        </w:r>
        <w:r w:rsidRPr="00D93419">
          <w:rPr>
            <w:b w:val="0"/>
            <w:bCs w:val="0"/>
            <w:i/>
            <w:iCs/>
          </w:rPr>
          <w:t>utilizzando le metodiche indicate nella tabella 15 (rif. 13% di O</w:t>
        </w:r>
        <w:r w:rsidRPr="00D93419">
          <w:rPr>
            <w:b w:val="0"/>
            <w:bCs w:val="0"/>
            <w:i/>
            <w:iCs/>
            <w:vertAlign w:val="subscript"/>
          </w:rPr>
          <w:t>2</w:t>
        </w:r>
        <w:r w:rsidRPr="00D93419">
          <w:rPr>
            <w:b w:val="0"/>
            <w:bCs w:val="0"/>
            <w:i/>
            <w:iCs/>
          </w:rPr>
          <w:t>)</w:t>
        </w:r>
      </w:moveTo>
    </w:p>
    <w:p w14:paraId="5F416939" w14:textId="77777777" w:rsidR="003C230D" w:rsidRPr="00110BE6" w:rsidRDefault="003C230D" w:rsidP="003C230D">
      <w:pPr>
        <w:pStyle w:val="Corpotesto"/>
        <w:jc w:val="center"/>
        <w:rPr>
          <w:ins w:id="27831" w:author="Visone Rossana (GSE)" w:date="2025-10-23T10:59:00Z" w16du:dateUtc="2025-10-23T08:59:00Z"/>
        </w:rPr>
      </w:pPr>
    </w:p>
    <w:tbl>
      <w:tblPr>
        <w:tblpPr w:leftFromText="141" w:rightFromText="141" w:vertAnchor="text" w:tblpY="1"/>
        <w:tblOverlap w:val="never"/>
        <w:tblW w:w="9634" w:type="dxa"/>
        <w:tblCellMar>
          <w:left w:w="70" w:type="dxa"/>
          <w:right w:w="70" w:type="dxa"/>
        </w:tblCellMar>
        <w:tblLook w:val="04A0" w:firstRow="1" w:lastRow="0" w:firstColumn="1" w:lastColumn="0" w:noHBand="0" w:noVBand="1"/>
      </w:tblPr>
      <w:tblGrid>
        <w:gridCol w:w="2179"/>
        <w:gridCol w:w="1092"/>
        <w:gridCol w:w="6363"/>
      </w:tblGrid>
      <w:tr w:rsidR="003C230D" w:rsidRPr="00110BE6" w14:paraId="0DE12C08" w14:textId="77777777">
        <w:trPr>
          <w:trHeight w:val="288"/>
          <w:ins w:id="27832" w:author="Visone Rossana (GSE)" w:date="2025-10-23T10:59:00Z"/>
        </w:trPr>
        <w:tc>
          <w:tcPr>
            <w:tcW w:w="963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B6E9F46" w14:textId="77777777" w:rsidR="003C230D" w:rsidRPr="00110BE6" w:rsidRDefault="003C230D">
            <w:pPr>
              <w:jc w:val="both"/>
              <w:rPr>
                <w:ins w:id="27833" w:author="Visone Rossana (GSE)" w:date="2025-10-23T10:59:00Z" w16du:dateUtc="2025-10-23T08:59:00Z"/>
                <w:sz w:val="18"/>
                <w:szCs w:val="18"/>
                <w:lang w:eastAsia="it-IT"/>
              </w:rPr>
            </w:pPr>
            <w:ins w:id="27834" w:author="Visone Rossana (GSE)" w:date="2025-10-23T10:59:00Z" w16du:dateUtc="2025-10-23T08:59:00Z">
              <w:r w:rsidRPr="003D4FC0">
                <w:rPr>
                  <w:b/>
                  <w:bCs/>
                  <w:sz w:val="18"/>
                  <w:szCs w:val="18"/>
                </w:rPr>
                <w:t>T</w:t>
              </w:r>
              <w:r w:rsidRPr="00D93419">
                <w:rPr>
                  <w:b/>
                  <w:bCs/>
                  <w:sz w:val="18"/>
                  <w:szCs w:val="18"/>
                  <w:shd w:val="clear" w:color="auto" w:fill="D9D9D9" w:themeFill="background1" w:themeFillShade="D9"/>
                </w:rPr>
                <w:t>abella 15 [Allegato II D.M. 7 agosto 2025]</w:t>
              </w:r>
            </w:ins>
          </w:p>
        </w:tc>
      </w:tr>
      <w:tr w:rsidR="003C230D" w:rsidRPr="00110BE6" w14:paraId="0CB3E68F" w14:textId="77777777">
        <w:trPr>
          <w:trHeight w:val="288"/>
          <w:ins w:id="27835"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1262DC17" w14:textId="77777777" w:rsidR="003C230D" w:rsidRPr="00110BE6" w:rsidRDefault="003C230D">
            <w:pPr>
              <w:jc w:val="center"/>
              <w:rPr>
                <w:ins w:id="27836" w:author="Visone Rossana (GSE)" w:date="2025-10-23T10:59:00Z" w16du:dateUtc="2025-10-23T08:59:00Z"/>
                <w:sz w:val="18"/>
                <w:szCs w:val="18"/>
                <w:lang w:eastAsia="it-IT"/>
              </w:rPr>
            </w:pPr>
            <w:ins w:id="27837" w:author="Visone Rossana (GSE)" w:date="2025-10-23T10:59:00Z" w16du:dateUtc="2025-10-23T08:59:00Z">
              <w:r w:rsidRPr="00110BE6">
                <w:rPr>
                  <w:sz w:val="18"/>
                  <w:szCs w:val="18"/>
                  <w:lang w:eastAsia="it-IT"/>
                </w:rPr>
                <w:t>UNI EN 13284-1:2017</w:t>
              </w:r>
            </w:ins>
          </w:p>
        </w:tc>
        <w:tc>
          <w:tcPr>
            <w:tcW w:w="1092" w:type="dxa"/>
            <w:tcBorders>
              <w:top w:val="single" w:sz="4" w:space="0" w:color="auto"/>
              <w:left w:val="nil"/>
              <w:bottom w:val="single" w:sz="4" w:space="0" w:color="auto"/>
              <w:right w:val="single" w:sz="4" w:space="0" w:color="auto"/>
            </w:tcBorders>
            <w:noWrap/>
            <w:vAlign w:val="center"/>
          </w:tcPr>
          <w:p w14:paraId="75A22622" w14:textId="77777777" w:rsidR="003C230D" w:rsidRPr="00110BE6" w:rsidRDefault="003C230D">
            <w:pPr>
              <w:jc w:val="center"/>
              <w:rPr>
                <w:ins w:id="27838" w:author="Visone Rossana (GSE)" w:date="2025-10-23T10:59:00Z" w16du:dateUtc="2025-10-23T08:59:00Z"/>
                <w:sz w:val="18"/>
                <w:szCs w:val="18"/>
                <w:lang w:eastAsia="it-IT"/>
              </w:rPr>
            </w:pPr>
            <w:ins w:id="27839" w:author="Visone Rossana (GSE)" w:date="2025-10-23T10:59:00Z" w16du:dateUtc="2025-10-23T08:59:00Z">
              <w:r w:rsidRPr="00110BE6">
                <w:rPr>
                  <w:sz w:val="18"/>
                  <w:szCs w:val="18"/>
                  <w:lang w:eastAsia="it-IT"/>
                </w:rPr>
                <w:t>PP</w:t>
              </w:r>
            </w:ins>
          </w:p>
        </w:tc>
        <w:tc>
          <w:tcPr>
            <w:tcW w:w="6363" w:type="dxa"/>
            <w:tcBorders>
              <w:top w:val="single" w:sz="4" w:space="0" w:color="auto"/>
              <w:left w:val="nil"/>
              <w:bottom w:val="single" w:sz="4" w:space="0" w:color="auto"/>
              <w:right w:val="single" w:sz="4" w:space="0" w:color="auto"/>
            </w:tcBorders>
            <w:noWrap/>
            <w:vAlign w:val="bottom"/>
          </w:tcPr>
          <w:p w14:paraId="689DE700" w14:textId="77777777" w:rsidR="003C230D" w:rsidRPr="00110BE6" w:rsidRDefault="003C230D">
            <w:pPr>
              <w:jc w:val="both"/>
              <w:rPr>
                <w:ins w:id="27840" w:author="Visone Rossana (GSE)" w:date="2025-10-23T10:59:00Z" w16du:dateUtc="2025-10-23T08:59:00Z"/>
                <w:sz w:val="18"/>
                <w:szCs w:val="18"/>
                <w:lang w:eastAsia="it-IT"/>
              </w:rPr>
            </w:pPr>
            <w:ins w:id="27841" w:author="Visone Rossana (GSE)" w:date="2025-10-23T10:59:00Z" w16du:dateUtc="2025-10-23T08:59:00Z">
              <w:r w:rsidRPr="00110BE6">
                <w:rPr>
                  <w:sz w:val="18"/>
                  <w:szCs w:val="18"/>
                  <w:lang w:eastAsia="it-IT"/>
                </w:rPr>
                <w:t>Emissioni da sorgente fissa - Determinazione della concentrazione in massa di polveri in basse concentrazioni - Parte 1: Metodo manuale gravimetrico</w:t>
              </w:r>
            </w:ins>
          </w:p>
        </w:tc>
      </w:tr>
      <w:tr w:rsidR="003C230D" w:rsidRPr="00110BE6" w14:paraId="2867F738" w14:textId="77777777">
        <w:trPr>
          <w:trHeight w:val="288"/>
          <w:ins w:id="27842"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6CA0C394" w14:textId="77777777" w:rsidR="003C230D" w:rsidRPr="00110BE6" w:rsidRDefault="003C230D">
            <w:pPr>
              <w:jc w:val="center"/>
              <w:rPr>
                <w:ins w:id="27843" w:author="Visone Rossana (GSE)" w:date="2025-10-23T10:59:00Z" w16du:dateUtc="2025-10-23T08:59:00Z"/>
                <w:sz w:val="18"/>
                <w:szCs w:val="18"/>
                <w:lang w:eastAsia="it-IT"/>
              </w:rPr>
            </w:pPr>
            <w:ins w:id="27844" w:author="Visone Rossana (GSE)" w:date="2025-10-23T10:59:00Z" w16du:dateUtc="2025-10-23T08:59:00Z">
              <w:r w:rsidRPr="00110BE6">
                <w:rPr>
                  <w:sz w:val="18"/>
                  <w:szCs w:val="18"/>
                  <w:lang w:eastAsia="it-IT"/>
                </w:rPr>
                <w:t>UNI EN 12619</w:t>
              </w:r>
            </w:ins>
          </w:p>
        </w:tc>
        <w:tc>
          <w:tcPr>
            <w:tcW w:w="1092" w:type="dxa"/>
            <w:tcBorders>
              <w:top w:val="single" w:sz="4" w:space="0" w:color="auto"/>
              <w:left w:val="nil"/>
              <w:bottom w:val="single" w:sz="4" w:space="0" w:color="auto"/>
              <w:right w:val="single" w:sz="4" w:space="0" w:color="auto"/>
            </w:tcBorders>
            <w:noWrap/>
            <w:vAlign w:val="center"/>
          </w:tcPr>
          <w:p w14:paraId="6E7BF77A" w14:textId="77777777" w:rsidR="003C230D" w:rsidRPr="00110BE6" w:rsidRDefault="003C230D">
            <w:pPr>
              <w:jc w:val="center"/>
              <w:rPr>
                <w:ins w:id="27845" w:author="Visone Rossana (GSE)" w:date="2025-10-23T10:59:00Z" w16du:dateUtc="2025-10-23T08:59:00Z"/>
                <w:sz w:val="18"/>
                <w:szCs w:val="18"/>
                <w:lang w:eastAsia="it-IT"/>
              </w:rPr>
            </w:pPr>
            <w:ins w:id="27846" w:author="Visone Rossana (GSE)" w:date="2025-10-23T10:59:00Z" w16du:dateUtc="2025-10-23T08:59:00Z">
              <w:r w:rsidRPr="00110BE6">
                <w:rPr>
                  <w:sz w:val="18"/>
                  <w:szCs w:val="18"/>
                  <w:lang w:eastAsia="it-IT"/>
                </w:rPr>
                <w:t>COT</w:t>
              </w:r>
            </w:ins>
          </w:p>
        </w:tc>
        <w:tc>
          <w:tcPr>
            <w:tcW w:w="6363" w:type="dxa"/>
            <w:tcBorders>
              <w:top w:val="single" w:sz="4" w:space="0" w:color="auto"/>
              <w:left w:val="nil"/>
              <w:bottom w:val="single" w:sz="4" w:space="0" w:color="auto"/>
              <w:right w:val="single" w:sz="4" w:space="0" w:color="auto"/>
            </w:tcBorders>
            <w:noWrap/>
            <w:vAlign w:val="bottom"/>
          </w:tcPr>
          <w:p w14:paraId="24D2071F" w14:textId="77777777" w:rsidR="003C230D" w:rsidRPr="00110BE6" w:rsidRDefault="003C230D">
            <w:pPr>
              <w:jc w:val="both"/>
              <w:rPr>
                <w:ins w:id="27847" w:author="Visone Rossana (GSE)" w:date="2025-10-23T10:59:00Z" w16du:dateUtc="2025-10-23T08:59:00Z"/>
                <w:sz w:val="18"/>
                <w:szCs w:val="18"/>
                <w:lang w:eastAsia="it-IT"/>
              </w:rPr>
            </w:pPr>
            <w:ins w:id="27848" w:author="Visone Rossana (GSE)" w:date="2025-10-23T10:59:00Z" w16du:dateUtc="2025-10-23T08:59:00Z">
              <w:r w:rsidRPr="00110BE6">
                <w:rPr>
                  <w:sz w:val="18"/>
                  <w:szCs w:val="18"/>
                  <w:lang w:eastAsia="it-IT"/>
                </w:rPr>
                <w:t>Emissioni da sorgente fissa - Determinazione della concentrazione di massa del carbonio organico totale in forma gassosa - Metodo in continuo con rivelatore a ionizzazione di fiamma</w:t>
              </w:r>
            </w:ins>
          </w:p>
        </w:tc>
      </w:tr>
      <w:tr w:rsidR="003C230D" w:rsidRPr="00110BE6" w14:paraId="334102F0" w14:textId="77777777">
        <w:trPr>
          <w:trHeight w:val="288"/>
          <w:ins w:id="27849"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3783F9B5" w14:textId="77777777" w:rsidR="003C230D" w:rsidRPr="00110BE6" w:rsidRDefault="003C230D">
            <w:pPr>
              <w:jc w:val="center"/>
              <w:rPr>
                <w:ins w:id="27850" w:author="Visone Rossana (GSE)" w:date="2025-10-23T10:59:00Z" w16du:dateUtc="2025-10-23T08:59:00Z"/>
                <w:sz w:val="18"/>
                <w:szCs w:val="18"/>
                <w:lang w:eastAsia="it-IT"/>
              </w:rPr>
            </w:pPr>
            <w:ins w:id="27851" w:author="Visone Rossana (GSE)" w:date="2025-10-23T10:59:00Z" w16du:dateUtc="2025-10-23T08:59:00Z">
              <w:r w:rsidRPr="00110BE6">
                <w:rPr>
                  <w:sz w:val="18"/>
                  <w:szCs w:val="18"/>
                  <w:lang w:eastAsia="it-IT"/>
                </w:rPr>
                <w:t>UNI EN 14792:2017</w:t>
              </w:r>
            </w:ins>
          </w:p>
        </w:tc>
        <w:tc>
          <w:tcPr>
            <w:tcW w:w="1092" w:type="dxa"/>
            <w:tcBorders>
              <w:top w:val="single" w:sz="4" w:space="0" w:color="auto"/>
              <w:left w:val="nil"/>
              <w:bottom w:val="single" w:sz="4" w:space="0" w:color="auto"/>
              <w:right w:val="single" w:sz="4" w:space="0" w:color="auto"/>
            </w:tcBorders>
            <w:noWrap/>
            <w:vAlign w:val="center"/>
          </w:tcPr>
          <w:p w14:paraId="5D0F70D7" w14:textId="77777777" w:rsidR="003C230D" w:rsidRPr="00110BE6" w:rsidRDefault="003C230D">
            <w:pPr>
              <w:jc w:val="center"/>
              <w:rPr>
                <w:ins w:id="27852" w:author="Visone Rossana (GSE)" w:date="2025-10-23T10:59:00Z" w16du:dateUtc="2025-10-23T08:59:00Z"/>
                <w:sz w:val="18"/>
                <w:szCs w:val="18"/>
                <w:lang w:eastAsia="it-IT"/>
              </w:rPr>
            </w:pPr>
            <w:ins w:id="27853" w:author="Visone Rossana (GSE)" w:date="2025-10-23T10:59:00Z" w16du:dateUtc="2025-10-23T08:59:00Z">
              <w:r w:rsidRPr="00110BE6">
                <w:rPr>
                  <w:sz w:val="18"/>
                  <w:szCs w:val="18"/>
                  <w:lang w:eastAsia="it-IT"/>
                </w:rPr>
                <w:t>NOx</w:t>
              </w:r>
            </w:ins>
          </w:p>
        </w:tc>
        <w:tc>
          <w:tcPr>
            <w:tcW w:w="6363" w:type="dxa"/>
            <w:tcBorders>
              <w:top w:val="single" w:sz="4" w:space="0" w:color="auto"/>
              <w:left w:val="nil"/>
              <w:bottom w:val="single" w:sz="4" w:space="0" w:color="auto"/>
              <w:right w:val="single" w:sz="4" w:space="0" w:color="auto"/>
            </w:tcBorders>
            <w:noWrap/>
            <w:vAlign w:val="bottom"/>
          </w:tcPr>
          <w:p w14:paraId="3468CB03" w14:textId="77777777" w:rsidR="003C230D" w:rsidRPr="00110BE6" w:rsidRDefault="003C230D">
            <w:pPr>
              <w:jc w:val="both"/>
              <w:rPr>
                <w:ins w:id="27854" w:author="Visone Rossana (GSE)" w:date="2025-10-23T10:59:00Z" w16du:dateUtc="2025-10-23T08:59:00Z"/>
                <w:sz w:val="18"/>
                <w:szCs w:val="18"/>
                <w:lang w:eastAsia="it-IT"/>
              </w:rPr>
            </w:pPr>
            <w:ins w:id="27855" w:author="Visone Rossana (GSE)" w:date="2025-10-23T10:59:00Z" w16du:dateUtc="2025-10-23T08:59:00Z">
              <w:r w:rsidRPr="00110BE6">
                <w:rPr>
                  <w:sz w:val="18"/>
                  <w:szCs w:val="18"/>
                  <w:lang w:eastAsia="it-IT"/>
                </w:rPr>
                <w:t>Emissioni da sorgente fissa - Determinazione della concentrazione massica di ossidi di azoto - Metodo di riferimento normalizzato: chemiluminescenza</w:t>
              </w:r>
            </w:ins>
          </w:p>
        </w:tc>
      </w:tr>
      <w:tr w:rsidR="003C230D" w:rsidRPr="00110BE6" w14:paraId="4D96D9B9" w14:textId="77777777">
        <w:trPr>
          <w:trHeight w:val="288"/>
          <w:ins w:id="27856" w:author="Visone Rossana (GSE)" w:date="2025-10-23T10:59:00Z"/>
        </w:trPr>
        <w:tc>
          <w:tcPr>
            <w:tcW w:w="2179" w:type="dxa"/>
            <w:tcBorders>
              <w:top w:val="single" w:sz="4" w:space="0" w:color="auto"/>
              <w:left w:val="single" w:sz="4" w:space="0" w:color="auto"/>
              <w:bottom w:val="single" w:sz="4" w:space="0" w:color="auto"/>
              <w:right w:val="single" w:sz="4" w:space="0" w:color="auto"/>
            </w:tcBorders>
            <w:noWrap/>
            <w:vAlign w:val="center"/>
          </w:tcPr>
          <w:p w14:paraId="601A8AA6" w14:textId="77777777" w:rsidR="003C230D" w:rsidRPr="00110BE6" w:rsidRDefault="003C230D">
            <w:pPr>
              <w:jc w:val="center"/>
              <w:rPr>
                <w:ins w:id="27857" w:author="Visone Rossana (GSE)" w:date="2025-10-23T10:59:00Z" w16du:dateUtc="2025-10-23T08:59:00Z"/>
                <w:sz w:val="18"/>
                <w:szCs w:val="18"/>
                <w:lang w:eastAsia="it-IT"/>
              </w:rPr>
            </w:pPr>
            <w:ins w:id="27858" w:author="Visone Rossana (GSE)" w:date="2025-10-23T10:59:00Z" w16du:dateUtc="2025-10-23T08:59:00Z">
              <w:r w:rsidRPr="00110BE6">
                <w:rPr>
                  <w:sz w:val="18"/>
                  <w:szCs w:val="18"/>
                  <w:lang w:eastAsia="it-IT"/>
                </w:rPr>
                <w:t>UNI EN 15058:2017</w:t>
              </w:r>
            </w:ins>
          </w:p>
        </w:tc>
        <w:tc>
          <w:tcPr>
            <w:tcW w:w="1092" w:type="dxa"/>
            <w:tcBorders>
              <w:top w:val="single" w:sz="4" w:space="0" w:color="auto"/>
              <w:left w:val="nil"/>
              <w:bottom w:val="single" w:sz="4" w:space="0" w:color="auto"/>
              <w:right w:val="single" w:sz="4" w:space="0" w:color="auto"/>
            </w:tcBorders>
            <w:noWrap/>
            <w:vAlign w:val="center"/>
          </w:tcPr>
          <w:p w14:paraId="7545FDDC" w14:textId="77777777" w:rsidR="003C230D" w:rsidRPr="00110BE6" w:rsidRDefault="003C230D">
            <w:pPr>
              <w:jc w:val="center"/>
              <w:rPr>
                <w:ins w:id="27859" w:author="Visone Rossana (GSE)" w:date="2025-10-23T10:59:00Z" w16du:dateUtc="2025-10-23T08:59:00Z"/>
                <w:sz w:val="18"/>
                <w:szCs w:val="18"/>
                <w:lang w:eastAsia="it-IT"/>
              </w:rPr>
            </w:pPr>
            <w:ins w:id="27860" w:author="Visone Rossana (GSE)" w:date="2025-10-23T10:59:00Z" w16du:dateUtc="2025-10-23T08:59:00Z">
              <w:r w:rsidRPr="00110BE6">
                <w:rPr>
                  <w:sz w:val="18"/>
                  <w:szCs w:val="18"/>
                  <w:lang w:eastAsia="it-IT"/>
                </w:rPr>
                <w:t>CO</w:t>
              </w:r>
            </w:ins>
          </w:p>
        </w:tc>
        <w:tc>
          <w:tcPr>
            <w:tcW w:w="6363" w:type="dxa"/>
            <w:tcBorders>
              <w:top w:val="single" w:sz="4" w:space="0" w:color="auto"/>
              <w:left w:val="nil"/>
              <w:bottom w:val="single" w:sz="4" w:space="0" w:color="auto"/>
              <w:right w:val="single" w:sz="4" w:space="0" w:color="auto"/>
            </w:tcBorders>
            <w:noWrap/>
            <w:vAlign w:val="bottom"/>
          </w:tcPr>
          <w:p w14:paraId="1928CEEB" w14:textId="77777777" w:rsidR="003C230D" w:rsidRPr="00110BE6" w:rsidRDefault="003C230D">
            <w:pPr>
              <w:jc w:val="both"/>
              <w:rPr>
                <w:ins w:id="27861" w:author="Visone Rossana (GSE)" w:date="2025-10-23T10:59:00Z" w16du:dateUtc="2025-10-23T08:59:00Z"/>
                <w:sz w:val="18"/>
                <w:szCs w:val="18"/>
                <w:lang w:eastAsia="it-IT"/>
              </w:rPr>
            </w:pPr>
            <w:ins w:id="27862" w:author="Visone Rossana (GSE)" w:date="2025-10-23T10:59:00Z" w16du:dateUtc="2025-10-23T08:59:00Z">
              <w:r w:rsidRPr="00110BE6">
                <w:rPr>
                  <w:sz w:val="18"/>
                  <w:szCs w:val="18"/>
                  <w:lang w:eastAsia="it-IT"/>
                </w:rPr>
                <w:t>Emissioni da sorgente fissa - Determinazione della concentrazione massica di monossido di carbonio - Metodo di riferimento normalizzato: spettrometria ad infrarossi non dispersiva</w:t>
              </w:r>
            </w:ins>
          </w:p>
        </w:tc>
      </w:tr>
      <w:tr w:rsidR="003C230D" w:rsidRPr="00110BE6" w14:paraId="18365D5E" w14:textId="77777777">
        <w:trPr>
          <w:trHeight w:val="312"/>
          <w:ins w:id="27863" w:author="Visone Rossana (GSE)" w:date="2025-10-23T10:59:00Z"/>
        </w:trPr>
        <w:tc>
          <w:tcPr>
            <w:tcW w:w="2179" w:type="dxa"/>
            <w:tcBorders>
              <w:top w:val="nil"/>
              <w:left w:val="single" w:sz="4" w:space="0" w:color="auto"/>
              <w:bottom w:val="single" w:sz="4" w:space="0" w:color="auto"/>
              <w:right w:val="single" w:sz="4" w:space="0" w:color="auto"/>
            </w:tcBorders>
            <w:noWrap/>
            <w:vAlign w:val="center"/>
            <w:hideMark/>
          </w:tcPr>
          <w:p w14:paraId="2F2B6B92" w14:textId="77777777" w:rsidR="003C230D" w:rsidRPr="00110BE6" w:rsidRDefault="003C230D">
            <w:pPr>
              <w:jc w:val="center"/>
              <w:rPr>
                <w:ins w:id="27864" w:author="Visone Rossana (GSE)" w:date="2025-10-23T10:59:00Z" w16du:dateUtc="2025-10-23T08:59:00Z"/>
                <w:sz w:val="18"/>
                <w:szCs w:val="18"/>
                <w:lang w:eastAsia="it-IT"/>
              </w:rPr>
            </w:pPr>
            <w:ins w:id="27865" w:author="Visone Rossana (GSE)" w:date="2025-10-23T10:59:00Z" w16du:dateUtc="2025-10-23T08:59:00Z">
              <w:r w:rsidRPr="00110BE6">
                <w:rPr>
                  <w:sz w:val="18"/>
                  <w:szCs w:val="18"/>
                  <w:lang w:eastAsia="it-IT"/>
                </w:rPr>
                <w:t>UNI EN 14789:2017</w:t>
              </w:r>
            </w:ins>
          </w:p>
        </w:tc>
        <w:tc>
          <w:tcPr>
            <w:tcW w:w="1092" w:type="dxa"/>
            <w:tcBorders>
              <w:top w:val="single" w:sz="4" w:space="0" w:color="auto"/>
              <w:left w:val="nil"/>
              <w:bottom w:val="single" w:sz="4" w:space="0" w:color="auto"/>
              <w:right w:val="single" w:sz="4" w:space="0" w:color="auto"/>
            </w:tcBorders>
            <w:noWrap/>
            <w:vAlign w:val="center"/>
            <w:hideMark/>
          </w:tcPr>
          <w:p w14:paraId="2FCA7FF4" w14:textId="77777777" w:rsidR="003C230D" w:rsidRPr="00110BE6" w:rsidRDefault="003C230D">
            <w:pPr>
              <w:jc w:val="center"/>
              <w:rPr>
                <w:ins w:id="27866" w:author="Visone Rossana (GSE)" w:date="2025-10-23T10:59:00Z" w16du:dateUtc="2025-10-23T08:59:00Z"/>
                <w:sz w:val="18"/>
                <w:szCs w:val="18"/>
                <w:lang w:eastAsia="it-IT"/>
              </w:rPr>
            </w:pPr>
            <w:ins w:id="27867" w:author="Visone Rossana (GSE)" w:date="2025-10-23T10:59:00Z" w16du:dateUtc="2025-10-23T08:59:00Z">
              <w:r w:rsidRPr="00110BE6">
                <w:rPr>
                  <w:sz w:val="18"/>
                  <w:szCs w:val="18"/>
                  <w:lang w:eastAsia="it-IT"/>
                </w:rPr>
                <w:t>O</w:t>
              </w:r>
              <w:r w:rsidRPr="00110BE6">
                <w:rPr>
                  <w:sz w:val="18"/>
                  <w:szCs w:val="18"/>
                  <w:vertAlign w:val="subscript"/>
                  <w:lang w:eastAsia="it-IT"/>
                </w:rPr>
                <w:t>2</w:t>
              </w:r>
            </w:ins>
          </w:p>
        </w:tc>
        <w:tc>
          <w:tcPr>
            <w:tcW w:w="6363" w:type="dxa"/>
            <w:tcBorders>
              <w:top w:val="single" w:sz="4" w:space="0" w:color="auto"/>
              <w:left w:val="nil"/>
              <w:bottom w:val="single" w:sz="4" w:space="0" w:color="auto"/>
              <w:right w:val="single" w:sz="4" w:space="0" w:color="auto"/>
            </w:tcBorders>
            <w:noWrap/>
            <w:vAlign w:val="bottom"/>
            <w:hideMark/>
          </w:tcPr>
          <w:p w14:paraId="069B8B29" w14:textId="77777777" w:rsidR="003C230D" w:rsidRPr="00110BE6" w:rsidRDefault="003C230D">
            <w:pPr>
              <w:jc w:val="both"/>
              <w:rPr>
                <w:ins w:id="27868" w:author="Visone Rossana (GSE)" w:date="2025-10-23T10:59:00Z" w16du:dateUtc="2025-10-23T08:59:00Z"/>
                <w:sz w:val="18"/>
                <w:szCs w:val="18"/>
                <w:lang w:eastAsia="it-IT"/>
              </w:rPr>
            </w:pPr>
            <w:ins w:id="27869" w:author="Visone Rossana (GSE)" w:date="2025-10-23T10:59:00Z" w16du:dateUtc="2025-10-23T08:59:00Z">
              <w:r w:rsidRPr="00110BE6">
                <w:rPr>
                  <w:sz w:val="18"/>
                  <w:szCs w:val="18"/>
                  <w:lang w:eastAsia="it-IT"/>
                </w:rPr>
                <w:t>Emissioni da sorgente fissa - Determinazione della concentrazione volumetrica di ossigeno - Metodo di riferimento normalizzato: Paramagnetismo</w:t>
              </w:r>
            </w:ins>
          </w:p>
        </w:tc>
      </w:tr>
    </w:tbl>
    <w:p w14:paraId="77E260B7" w14:textId="52EDFB9B" w:rsidR="003C230D" w:rsidRPr="00056E6D" w:rsidRDefault="003C230D" w:rsidP="003C230D">
      <w:pPr>
        <w:pStyle w:val="Didascalia"/>
        <w:rPr>
          <w:ins w:id="27870" w:author="Visone Rossana (GSE)" w:date="2025-10-23T10:59:00Z" w16du:dateUtc="2025-10-23T08:59:00Z"/>
          <w:b w:val="0"/>
          <w:sz w:val="16"/>
          <w:szCs w:val="16"/>
          <w:rPrChange w:id="27871" w:author="Visone Rossana (GSE)" w:date="2025-10-23T11:00:00Z" w16du:dateUtc="2025-10-23T09:00:00Z">
            <w:rPr>
              <w:ins w:id="27872" w:author="Visone Rossana (GSE)" w:date="2025-10-23T10:59:00Z" w16du:dateUtc="2025-10-23T08:59:00Z"/>
            </w:rPr>
          </w:rPrChange>
        </w:rPr>
      </w:pPr>
      <w:ins w:id="27873" w:author="Visone Rossana (GSE)" w:date="2025-10-23T10:59:00Z" w16du:dateUtc="2025-10-23T08:59:00Z">
        <w:r w:rsidRPr="00056E6D">
          <w:rPr>
            <w:b w:val="0"/>
            <w:sz w:val="16"/>
            <w:szCs w:val="16"/>
            <w:rPrChange w:id="27874" w:author="Visone Rossana (GSE)" w:date="2025-10-23T11:00:00Z" w16du:dateUtc="2025-10-23T09:00:00Z">
              <w:rPr/>
            </w:rPrChange>
          </w:rPr>
          <w:t>Tabella</w:t>
        </w:r>
        <w:del w:id="27875" w:author="Visone Rossana (GSE)" w:date="2025-10-23T15:45:00Z" w16du:dateUtc="2025-10-23T13:45:00Z">
          <w:r w:rsidRPr="00056E6D">
            <w:rPr>
              <w:b w:val="0"/>
              <w:sz w:val="16"/>
              <w:szCs w:val="16"/>
              <w:rPrChange w:id="27876" w:author="Visone Rossana (GSE)" w:date="2025-10-23T11:00:00Z" w16du:dateUtc="2025-10-23T09:00:00Z">
                <w:rPr/>
              </w:rPrChange>
            </w:rPr>
            <w:delText xml:space="preserve"> </w:delText>
          </w:r>
          <w:r w:rsidRPr="00056E6D">
            <w:rPr>
              <w:b w:val="0"/>
              <w:sz w:val="16"/>
              <w:szCs w:val="16"/>
              <w:highlight w:val="yellow"/>
              <w:rPrChange w:id="27877" w:author="Visone Rossana (GSE)" w:date="2025-10-23T11:00:00Z" w16du:dateUtc="2025-10-23T09:00:00Z">
                <w:rPr/>
              </w:rPrChange>
            </w:rPr>
            <w:fldChar w:fldCharType="begin"/>
          </w:r>
          <w:r w:rsidRPr="00056E6D">
            <w:rPr>
              <w:b w:val="0"/>
              <w:sz w:val="16"/>
              <w:szCs w:val="16"/>
              <w:highlight w:val="yellow"/>
              <w:rPrChange w:id="27878" w:author="Visone Rossana (GSE)" w:date="2025-10-23T11:00:00Z" w16du:dateUtc="2025-10-23T09:00:00Z">
                <w:rPr/>
              </w:rPrChange>
            </w:rPr>
            <w:delInstrText xml:space="preserve"> SEQ Tabella \* ARABIC </w:delInstrText>
          </w:r>
          <w:r w:rsidRPr="00056E6D">
            <w:rPr>
              <w:b w:val="0"/>
              <w:sz w:val="16"/>
              <w:szCs w:val="16"/>
              <w:highlight w:val="yellow"/>
              <w:rPrChange w:id="27879" w:author="Visone Rossana (GSE)" w:date="2025-10-23T11:00:00Z" w16du:dateUtc="2025-10-23T09:00:00Z">
                <w:rPr>
                  <w:noProof/>
                </w:rPr>
              </w:rPrChange>
            </w:rPr>
            <w:fldChar w:fldCharType="separate"/>
          </w:r>
          <w:r w:rsidRPr="00056E6D">
            <w:rPr>
              <w:b w:val="0"/>
              <w:sz w:val="16"/>
              <w:szCs w:val="16"/>
              <w:highlight w:val="yellow"/>
              <w:rPrChange w:id="27880" w:author="Visone Rossana (GSE)" w:date="2025-10-23T11:00:00Z" w16du:dateUtc="2025-10-23T09:00:00Z">
                <w:rPr>
                  <w:noProof/>
                </w:rPr>
              </w:rPrChange>
            </w:rPr>
            <w:delText>15</w:delText>
          </w:r>
          <w:r w:rsidRPr="00056E6D">
            <w:rPr>
              <w:b w:val="0"/>
              <w:sz w:val="16"/>
              <w:szCs w:val="16"/>
              <w:highlight w:val="yellow"/>
              <w:rPrChange w:id="27881" w:author="Visone Rossana (GSE)" w:date="2025-10-23T11:00:00Z" w16du:dateUtc="2025-10-23T09:00:00Z">
                <w:rPr>
                  <w:noProof/>
                </w:rPr>
              </w:rPrChange>
            </w:rPr>
            <w:fldChar w:fldCharType="end"/>
          </w:r>
        </w:del>
      </w:ins>
      <w:ins w:id="27882" w:author="Visone Rossana (GSE)" w:date="2025-10-23T15:45:00Z" w16du:dateUtc="2025-10-23T13:45:00Z">
        <w:r w:rsidRPr="00056E6D">
          <w:rPr>
            <w:b w:val="0"/>
            <w:sz w:val="16"/>
            <w:szCs w:val="16"/>
            <w:highlight w:val="yellow"/>
            <w:rPrChange w:id="27883" w:author="Visone Rossana (GSE)" w:date="2025-10-23T11:00:00Z" w16du:dateUtc="2025-10-23T09:00:00Z">
              <w:rPr/>
            </w:rPrChange>
          </w:rPr>
          <w:t xml:space="preserve"> </w:t>
        </w:r>
        <w:r w:rsidR="00056E6D" w:rsidRPr="00056E6D">
          <w:rPr>
            <w:b w:val="0"/>
            <w:bCs w:val="0"/>
            <w:noProof/>
            <w:sz w:val="16"/>
            <w:szCs w:val="16"/>
            <w:highlight w:val="yellow"/>
            <w:rPrChange w:id="27884" w:author="Visone Rossana (GSE)" w:date="2025-10-23T15:45:00Z" w16du:dateUtc="2025-10-23T13:45:00Z">
              <w:rPr>
                <w:b w:val="0"/>
                <w:bCs w:val="0"/>
                <w:noProof/>
                <w:sz w:val="16"/>
                <w:szCs w:val="16"/>
              </w:rPr>
            </w:rPrChange>
          </w:rPr>
          <w:t>x</w:t>
        </w:r>
      </w:ins>
      <w:ins w:id="27885" w:author="Visone Rossana (GSE)" w:date="2025-10-23T10:59:00Z" w16du:dateUtc="2025-10-23T08:59:00Z">
        <w:r w:rsidRPr="00056E6D">
          <w:rPr>
            <w:b w:val="0"/>
            <w:bCs w:val="0"/>
            <w:sz w:val="16"/>
            <w:szCs w:val="16"/>
            <w:rPrChange w:id="27886" w:author="Visone Rossana (GSE)" w:date="2025-10-23T15:45:00Z" w16du:dateUtc="2025-10-23T13:45:00Z">
              <w:rPr/>
            </w:rPrChange>
          </w:rPr>
          <w:t xml:space="preserve"> </w:t>
        </w:r>
        <w:r w:rsidRPr="00056E6D">
          <w:rPr>
            <w:b w:val="0"/>
            <w:sz w:val="16"/>
            <w:szCs w:val="16"/>
            <w:rPrChange w:id="27887" w:author="Visone Rossana (GSE)" w:date="2025-10-23T11:00:00Z" w16du:dateUtc="2025-10-23T09:00:00Z">
              <w:rPr/>
            </w:rPrChange>
          </w:rPr>
          <w:t>– Metodi di misurazione delle emissioni in atmosfera per i generatori a biomassa di potenza termica nominale superiore a 500 kW. I metodi indicati rispettano i criteri fissati dall’articolo 271, del decreto legislativo 3 aprile 2006, n. 152.</w:t>
        </w:r>
      </w:ins>
    </w:p>
    <w:p w14:paraId="42A538C1" w14:textId="77777777" w:rsidR="003C230D" w:rsidRPr="00D93419" w:rsidRDefault="003C230D" w:rsidP="003C230D">
      <w:pPr>
        <w:spacing w:after="60" w:line="276" w:lineRule="auto"/>
        <w:ind w:left="644"/>
        <w:jc w:val="both"/>
        <w:rPr>
          <w:ins w:id="27888" w:author="Visone Rossana (GSE)" w:date="2025-10-23T10:59:00Z" w16du:dateUtc="2025-10-23T08:59:00Z"/>
          <w:rFonts w:cs="Calibri"/>
          <w:sz w:val="22"/>
          <w:szCs w:val="22"/>
        </w:rPr>
      </w:pPr>
    </w:p>
    <w:p w14:paraId="46292858" w14:textId="308886F9" w:rsidR="003C230D" w:rsidRPr="003C230D" w:rsidDel="003C230D" w:rsidRDefault="003C230D">
      <w:pPr>
        <w:rPr>
          <w:del w:id="27889" w:author="Visone Rossana (GSE)" w:date="2025-10-23T10:59:00Z" w16du:dateUtc="2025-10-23T08:59:00Z"/>
          <w:moveTo w:id="27890" w:author="Visone Rossana (GSE)" w:date="2025-10-23T10:58:00Z" w16du:dateUtc="2025-10-23T08:58:00Z"/>
          <w:b/>
          <w:bCs/>
          <w:rPrChange w:id="27891" w:author="Visone Rossana (GSE)" w:date="2025-10-23T10:59:00Z" w16du:dateUtc="2025-10-23T08:59:00Z">
            <w:rPr>
              <w:del w:id="27892" w:author="Visone Rossana (GSE)" w:date="2025-10-23T10:59:00Z" w16du:dateUtc="2025-10-23T08:59:00Z"/>
              <w:moveTo w:id="27893" w:author="Visone Rossana (GSE)" w:date="2025-10-23T10:58:00Z" w16du:dateUtc="2025-10-23T08:58:00Z"/>
              <w:b w:val="0"/>
              <w:bCs w:val="0"/>
              <w:i/>
              <w:iCs/>
            </w:rPr>
          </w:rPrChange>
        </w:rPr>
        <w:pPrChange w:id="27894" w:author="Visone Rossana (GSE)" w:date="2025-10-23T10:59:00Z" w16du:dateUtc="2025-10-23T08:59:00Z">
          <w:pPr>
            <w:pStyle w:val="Didascalia"/>
          </w:pPr>
        </w:pPrChange>
      </w:pPr>
    </w:p>
    <w:moveToRangeEnd w:id="27803"/>
    <w:p w14:paraId="273A386B" w14:textId="00AEDA9F" w:rsidR="003C230D" w:rsidDel="003C230D" w:rsidRDefault="003C230D" w:rsidP="00C078CF">
      <w:pPr>
        <w:contextualSpacing/>
        <w:jc w:val="both"/>
        <w:rPr>
          <w:ins w:id="27895" w:author="Visone Rossana (GSE)" w:date="2025-10-22T15:13:00Z" w16du:dateUtc="2025-10-22T13:13:00Z"/>
          <w:del w:id="27896" w:author="Visone Rossana (GSE)" w:date="2025-10-23T10:59:00Z" w16du:dateUtc="2025-10-23T08:59:00Z"/>
          <w:highlight w:val="yellow"/>
        </w:rPr>
      </w:pPr>
    </w:p>
    <w:p w14:paraId="7CCFB1D5" w14:textId="77777777" w:rsidR="00874EF6" w:rsidDel="00770807" w:rsidRDefault="00874EF6" w:rsidP="00C078CF">
      <w:pPr>
        <w:contextualSpacing/>
        <w:jc w:val="both"/>
        <w:rPr>
          <w:ins w:id="27897" w:author="Visone Rossana (GSE)" w:date="2025-10-22T15:13:00Z" w16du:dateUtc="2025-10-22T13:13:00Z"/>
          <w:del w:id="27898" w:author="Visone Rossana (GSE)" w:date="2025-10-23T10:16:00Z" w16du:dateUtc="2025-10-23T08:16:00Z"/>
          <w:highlight w:val="yellow"/>
        </w:rPr>
      </w:pPr>
    </w:p>
    <w:p w14:paraId="0812C985" w14:textId="77777777" w:rsidR="00874EF6" w:rsidDel="00770807" w:rsidRDefault="00874EF6" w:rsidP="00C078CF">
      <w:pPr>
        <w:contextualSpacing/>
        <w:jc w:val="both"/>
        <w:rPr>
          <w:ins w:id="27899" w:author="Visone Rossana (GSE)" w:date="2025-10-22T15:13:00Z" w16du:dateUtc="2025-10-22T13:13:00Z"/>
          <w:del w:id="27900" w:author="Visone Rossana (GSE)" w:date="2025-10-23T10:16:00Z" w16du:dateUtc="2025-10-23T08:16:00Z"/>
          <w:highlight w:val="yellow"/>
        </w:rPr>
      </w:pPr>
    </w:p>
    <w:p w14:paraId="7921F626" w14:textId="77777777" w:rsidR="00874EF6" w:rsidDel="00770807" w:rsidRDefault="00874EF6" w:rsidP="00C078CF">
      <w:pPr>
        <w:contextualSpacing/>
        <w:jc w:val="both"/>
        <w:rPr>
          <w:ins w:id="27901" w:author="Visone Rossana (GSE)" w:date="2025-10-22T15:13:00Z" w16du:dateUtc="2025-10-22T13:13:00Z"/>
          <w:del w:id="27902" w:author="Visone Rossana (GSE)" w:date="2025-10-23T10:16:00Z" w16du:dateUtc="2025-10-23T08:16:00Z"/>
          <w:highlight w:val="yellow"/>
        </w:rPr>
      </w:pPr>
    </w:p>
    <w:p w14:paraId="6EFF14E2" w14:textId="77777777" w:rsidR="00874EF6" w:rsidDel="00770807" w:rsidRDefault="00874EF6" w:rsidP="00C078CF">
      <w:pPr>
        <w:contextualSpacing/>
        <w:jc w:val="both"/>
        <w:rPr>
          <w:ins w:id="27903" w:author="Visone Rossana (GSE)" w:date="2025-10-22T15:13:00Z" w16du:dateUtc="2025-10-22T13:13:00Z"/>
          <w:del w:id="27904" w:author="Visone Rossana (GSE)" w:date="2025-10-23T10:16:00Z" w16du:dateUtc="2025-10-23T08:16:00Z"/>
          <w:highlight w:val="yellow"/>
        </w:rPr>
      </w:pPr>
    </w:p>
    <w:p w14:paraId="28446EEE" w14:textId="77777777" w:rsidR="006A44F8" w:rsidRDefault="006A44F8" w:rsidP="006A44F8">
      <w:pPr>
        <w:spacing w:after="120" w:line="276" w:lineRule="auto"/>
        <w:jc w:val="both"/>
        <w:rPr>
          <w:ins w:id="27905" w:author="Visone Rossana (GSE)" w:date="2025-10-22T18:53:00Z" w16du:dateUtc="2025-10-22T16:53:00Z"/>
          <w:rFonts w:ascii="Calibri" w:hAnsi="Calibri" w:cs="Calibri"/>
          <w:sz w:val="22"/>
          <w:szCs w:val="22"/>
        </w:rPr>
      </w:pPr>
      <w:ins w:id="27906" w:author="Visone Rossana (GSE)" w:date="2025-10-22T18:53:00Z" w16du:dateUtc="2025-10-22T16:53:00Z">
        <w:r w:rsidRPr="003D4FC0">
          <w:rPr>
            <w:rFonts w:ascii="Calibri" w:hAnsi="Calibri" w:cs="Calibri"/>
            <w:sz w:val="22"/>
            <w:szCs w:val="22"/>
          </w:rPr>
          <w:t xml:space="preserve">Nei casi di obbligatorietà, le spese sostenute per la redazione della diagnosi e dell’attestato di prestazione energetica </w:t>
        </w:r>
        <w:r w:rsidRPr="003D4FC0">
          <w:rPr>
            <w:rFonts w:ascii="Calibri" w:hAnsi="Calibri" w:cs="Calibri"/>
            <w:i/>
            <w:iCs/>
            <w:sz w:val="22"/>
            <w:szCs w:val="22"/>
          </w:rPr>
          <w:t>post operam</w:t>
        </w:r>
        <w:r w:rsidRPr="003D4FC0">
          <w:rPr>
            <w:rFonts w:ascii="Calibri" w:hAnsi="Calibri" w:cs="Calibri"/>
            <w:sz w:val="22"/>
            <w:szCs w:val="22"/>
          </w:rPr>
          <w:t xml:space="preserve"> sono incentivate secondo quanto specificato al paragrafo </w:t>
        </w:r>
        <w:r w:rsidRPr="003D4FC0">
          <w:rPr>
            <w:rFonts w:ascii="Calibri" w:hAnsi="Calibri" w:cs="Calibri"/>
            <w:sz w:val="22"/>
            <w:szCs w:val="22"/>
            <w:highlight w:val="yellow"/>
          </w:rPr>
          <w:t>9.17.1</w:t>
        </w:r>
        <w:r w:rsidRPr="003D4FC0">
          <w:rPr>
            <w:rFonts w:ascii="Calibri" w:hAnsi="Calibri" w:cs="Calibri"/>
            <w:sz w:val="22"/>
            <w:szCs w:val="22"/>
          </w:rPr>
          <w:t>. Si precisa che i suddetti contributi non concorrono alla formazione di I</w:t>
        </w:r>
        <w:r w:rsidRPr="003D4FC0">
          <w:rPr>
            <w:rFonts w:ascii="Calibri" w:hAnsi="Calibri" w:cs="Calibri"/>
            <w:sz w:val="22"/>
            <w:szCs w:val="22"/>
            <w:vertAlign w:val="subscript"/>
          </w:rPr>
          <w:t>tot</w:t>
        </w:r>
        <w:r w:rsidRPr="003D4FC0">
          <w:rPr>
            <w:rFonts w:ascii="Calibri" w:hAnsi="Calibri" w:cs="Calibri"/>
            <w:sz w:val="22"/>
            <w:szCs w:val="22"/>
          </w:rPr>
          <w:t xml:space="preserve"> previsto per lo specifico intervento.  </w:t>
        </w:r>
      </w:ins>
    </w:p>
    <w:p w14:paraId="6460695D" w14:textId="77777777" w:rsidR="006A44F8" w:rsidRDefault="006A44F8" w:rsidP="006A44F8">
      <w:pPr>
        <w:spacing w:after="120" w:line="276" w:lineRule="auto"/>
        <w:jc w:val="both"/>
        <w:rPr>
          <w:ins w:id="27907" w:author="Visone Rossana (GSE)" w:date="2025-10-22T18:53:00Z" w16du:dateUtc="2025-10-22T16:53:00Z"/>
          <w:bCs/>
          <w:sz w:val="22"/>
          <w:szCs w:val="22"/>
        </w:rPr>
      </w:pPr>
      <w:ins w:id="27908" w:author="Visone Rossana (GSE)" w:date="2025-10-22T18:53:00Z" w16du:dateUtc="2025-10-22T16:53:00Z">
        <w:r w:rsidRPr="003D4FC0">
          <w:rPr>
            <w:bCs/>
            <w:sz w:val="22"/>
            <w:szCs w:val="22"/>
            <w:highlight w:val="cyan"/>
          </w:rPr>
          <w:t xml:space="preserve">Per le grandi imprese, ivi inclusi gli ETS economici con tale dimensione di impresa, non costituisce una spesa ammissibile il costo sostenuto per la redazione dell’attestato di prestazione energetica post </w:t>
        </w:r>
        <w:r>
          <w:rPr>
            <w:bCs/>
            <w:sz w:val="22"/>
            <w:szCs w:val="22"/>
            <w:highlight w:val="cyan"/>
          </w:rPr>
          <w:t>operam</w:t>
        </w:r>
        <w:r w:rsidRPr="003D4FC0">
          <w:rPr>
            <w:bCs/>
            <w:sz w:val="22"/>
            <w:szCs w:val="22"/>
            <w:highlight w:val="cyan"/>
          </w:rPr>
          <w:t>, ai sensi</w:t>
        </w:r>
        <w:commentRangeStart w:id="27909"/>
        <w:r w:rsidRPr="003D4FC0">
          <w:rPr>
            <w:bCs/>
            <w:sz w:val="22"/>
            <w:szCs w:val="22"/>
            <w:highlight w:val="cyan"/>
          </w:rPr>
          <w:t xml:space="preserve"> dell’art. 26, comma 2</w:t>
        </w:r>
        <w:r>
          <w:rPr>
            <w:bCs/>
            <w:sz w:val="22"/>
            <w:szCs w:val="22"/>
            <w:highlight w:val="cyan"/>
          </w:rPr>
          <w:t>,</w:t>
        </w:r>
        <w:r w:rsidRPr="003D4FC0">
          <w:rPr>
            <w:bCs/>
            <w:sz w:val="22"/>
            <w:szCs w:val="22"/>
            <w:highlight w:val="cyan"/>
          </w:rPr>
          <w:t xml:space="preserve"> del Decreto</w:t>
        </w:r>
        <w:commentRangeEnd w:id="27909"/>
        <w:r w:rsidRPr="003D4FC0">
          <w:rPr>
            <w:rStyle w:val="Rimandocommento"/>
            <w:bCs/>
            <w:sz w:val="22"/>
            <w:szCs w:val="22"/>
            <w:highlight w:val="cyan"/>
          </w:rPr>
          <w:commentReference w:id="27909"/>
        </w:r>
        <w:r w:rsidRPr="003D4FC0">
          <w:rPr>
            <w:bCs/>
            <w:sz w:val="22"/>
            <w:szCs w:val="22"/>
            <w:highlight w:val="cyan"/>
          </w:rPr>
          <w:t xml:space="preserve">. </w:t>
        </w:r>
      </w:ins>
    </w:p>
    <w:p w14:paraId="61B70ADF" w14:textId="77777777" w:rsidR="006A44F8" w:rsidRPr="003D4FC0" w:rsidRDefault="006A44F8" w:rsidP="006A44F8">
      <w:pPr>
        <w:spacing w:after="120" w:line="276" w:lineRule="auto"/>
        <w:jc w:val="both"/>
        <w:rPr>
          <w:ins w:id="27910" w:author="Visone Rossana (GSE)" w:date="2025-10-22T18:53:00Z" w16du:dateUtc="2025-10-22T16:53:00Z"/>
          <w:rFonts w:ascii="Calibri" w:hAnsi="Calibri" w:cs="Calibri"/>
          <w:sz w:val="22"/>
          <w:szCs w:val="22"/>
        </w:rPr>
      </w:pPr>
      <w:ins w:id="27911" w:author="Visone Rossana (GSE)" w:date="2025-10-22T18:53:00Z" w16du:dateUtc="2025-10-22T16:53:00Z">
        <w:r w:rsidRPr="003D4FC0">
          <w:rPr>
            <w:rFonts w:ascii="Calibri" w:hAnsi="Calibri" w:cs="Calibri"/>
            <w:sz w:val="22"/>
            <w:szCs w:val="22"/>
          </w:rPr>
          <w:lastRenderedPageBreak/>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3D4FC0">
          <w:rPr>
            <w:rFonts w:ascii="Calibri" w:hAnsi="Calibri" w:cs="Calibri"/>
            <w:sz w:val="22"/>
            <w:szCs w:val="22"/>
          </w:rPr>
          <w:t>.</w:t>
        </w:r>
      </w:ins>
    </w:p>
    <w:p w14:paraId="4628F10A" w14:textId="77777777" w:rsidR="006A44F8" w:rsidRDefault="006A44F8" w:rsidP="006A44F8">
      <w:pPr>
        <w:spacing w:line="276" w:lineRule="auto"/>
        <w:jc w:val="both"/>
        <w:rPr>
          <w:ins w:id="27912" w:author="Visone Rossana (GSE)" w:date="2025-10-22T18:53:00Z" w16du:dateUtc="2025-10-22T16:53:00Z"/>
          <w:rFonts w:ascii="Calibri" w:hAnsi="Calibri" w:cs="Calibri"/>
          <w:sz w:val="22"/>
          <w:szCs w:val="22"/>
        </w:rPr>
      </w:pPr>
      <w:ins w:id="27913" w:author="Visone Rossana (GSE)" w:date="2025-10-22T18:53:00Z" w16du:dateUtc="2025-10-22T16:53:00Z">
        <w:r w:rsidRPr="003D4FC0">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6DBBC7CF" w14:textId="77777777" w:rsidR="00770807" w:rsidRPr="003D4FC0" w:rsidRDefault="00770807" w:rsidP="006A44F8">
      <w:pPr>
        <w:spacing w:line="276" w:lineRule="auto"/>
        <w:jc w:val="both"/>
        <w:rPr>
          <w:ins w:id="27914" w:author="Visone Rossana (GSE)" w:date="2025-10-22T18:53:00Z" w16du:dateUtc="2025-10-22T16:53:00Z"/>
          <w:rFonts w:ascii="Calibri" w:hAnsi="Calibri" w:cs="Calibri"/>
          <w:sz w:val="22"/>
          <w:szCs w:val="22"/>
        </w:rPr>
      </w:pPr>
    </w:p>
    <w:p w14:paraId="51E795A2" w14:textId="326F012B" w:rsidR="00874EF6" w:rsidDel="006A44F8" w:rsidRDefault="00874EF6" w:rsidP="00C078CF">
      <w:pPr>
        <w:contextualSpacing/>
        <w:jc w:val="both"/>
        <w:rPr>
          <w:ins w:id="27915" w:author="Visone Rossana (GSE)" w:date="2025-10-22T15:13:00Z" w16du:dateUtc="2025-10-22T13:13:00Z"/>
          <w:del w:id="27916" w:author="Visone Rossana (GSE)" w:date="2025-10-22T18:53:00Z" w16du:dateUtc="2025-10-22T16:53:00Z"/>
          <w:highlight w:val="yellow"/>
        </w:rPr>
      </w:pPr>
      <w:bookmarkStart w:id="27917" w:name="_Toc212462713"/>
      <w:bookmarkEnd w:id="27917"/>
    </w:p>
    <w:p w14:paraId="702CF2F5" w14:textId="77777777" w:rsidR="00874EF6" w:rsidDel="00770807" w:rsidRDefault="00874EF6" w:rsidP="00C078CF">
      <w:pPr>
        <w:contextualSpacing/>
        <w:jc w:val="both"/>
        <w:rPr>
          <w:ins w:id="27918" w:author="Visone Rossana (GSE)" w:date="2025-10-22T15:13:00Z" w16du:dateUtc="2025-10-22T13:13:00Z"/>
          <w:del w:id="27919" w:author="Visone Rossana (GSE)" w:date="2025-10-23T10:16:00Z" w16du:dateUtc="2025-10-23T08:16:00Z"/>
          <w:highlight w:val="yellow"/>
        </w:rPr>
      </w:pPr>
      <w:bookmarkStart w:id="27920" w:name="_Toc212462714"/>
      <w:bookmarkEnd w:id="27920"/>
    </w:p>
    <w:p w14:paraId="10703778" w14:textId="77777777" w:rsidR="00770807" w:rsidRPr="008633E6" w:rsidRDefault="00770807">
      <w:pPr>
        <w:pStyle w:val="TITOLO20"/>
        <w:numPr>
          <w:ilvl w:val="2"/>
          <w:numId w:val="292"/>
        </w:numPr>
        <w:rPr>
          <w:ins w:id="27921" w:author="Visone Rossana (GSE)" w:date="2025-10-23T10:16:00Z" w16du:dateUtc="2025-10-23T08:16:00Z"/>
        </w:rPr>
        <w:pPrChange w:id="27922" w:author="Visone Rossana (GSE)" w:date="2025-10-23T10:16:00Z" w16du:dateUtc="2025-10-23T08:16:00Z">
          <w:pPr>
            <w:pStyle w:val="TITOLO20"/>
            <w:numPr>
              <w:ilvl w:val="2"/>
              <w:numId w:val="582"/>
            </w:numPr>
            <w:ind w:left="1715" w:hanging="504"/>
          </w:pPr>
        </w:pPrChange>
      </w:pPr>
      <w:bookmarkStart w:id="27923" w:name="_Toc212462715"/>
      <w:ins w:id="27924" w:author="Visone Rossana (GSE)" w:date="2025-10-23T10:16:00Z" w16du:dateUtc="2025-10-23T08:16:00Z">
        <w:r w:rsidRPr="008633E6">
          <w:t>Documentazione necessaria per l’accesso all’incentivo</w:t>
        </w:r>
        <w:bookmarkEnd w:id="27923"/>
        <w:r w:rsidRPr="008633E6">
          <w:t xml:space="preserve"> </w:t>
        </w:r>
      </w:ins>
    </w:p>
    <w:p w14:paraId="3C0CB203" w14:textId="77777777" w:rsidR="00770807" w:rsidRPr="00D93419" w:rsidRDefault="00770807" w:rsidP="00770807">
      <w:pPr>
        <w:spacing w:after="120" w:line="276" w:lineRule="auto"/>
        <w:jc w:val="both"/>
        <w:rPr>
          <w:ins w:id="27925" w:author="Visone Rossana (GSE)" w:date="2025-10-23T10:16:00Z" w16du:dateUtc="2025-10-23T08:16:00Z"/>
          <w:sz w:val="22"/>
          <w:szCs w:val="22"/>
        </w:rPr>
      </w:pPr>
      <w:ins w:id="27926" w:author="Visone Rossana (GSE)" w:date="2025-10-23T10:16:00Z" w16du:dateUtc="2025-10-23T08:16:00Z">
        <w:r w:rsidRPr="00D93419">
          <w:rPr>
            <w:sz w:val="22"/>
            <w:szCs w:val="22"/>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D93419">
          <w:rPr>
            <w:rFonts w:cs="Calibri"/>
            <w:sz w:val="22"/>
            <w:szCs w:val="22"/>
          </w:rPr>
          <w:t>Port</w:t>
        </w:r>
        <w:r w:rsidRPr="00D93419">
          <w:rPr>
            <w:rFonts w:cs="Calibri"/>
            <w:i/>
            <w:sz w:val="22"/>
            <w:szCs w:val="22"/>
          </w:rPr>
          <w:t>al</w:t>
        </w:r>
        <w:r w:rsidRPr="00D93419">
          <w:rPr>
            <w:rFonts w:cs="Calibri"/>
            <w:sz w:val="22"/>
            <w:szCs w:val="22"/>
          </w:rPr>
          <w:t>termico</w:t>
        </w:r>
        <w:r w:rsidRPr="00D93419">
          <w:rPr>
            <w:sz w:val="22"/>
            <w:szCs w:val="22"/>
          </w:rPr>
          <w:t xml:space="preserve"> all’atto della presentazione della richiesta medesima; altri devono essere conservati a cura del Soggetto Responsabile. Il GSE potrà richiedere copia di tutti i documenti in qualsiasi momento e la stessa documentazione dovrà essere mostrata in originale in caso di verifica </w:t>
        </w:r>
        <w:r w:rsidRPr="00D93419">
          <w:rPr>
            <w:i/>
            <w:sz w:val="22"/>
            <w:szCs w:val="22"/>
          </w:rPr>
          <w:t>in situ</w:t>
        </w:r>
        <w:r w:rsidRPr="00D93419">
          <w:rPr>
            <w:sz w:val="22"/>
            <w:szCs w:val="22"/>
          </w:rPr>
          <w:t>.</w:t>
        </w:r>
      </w:ins>
    </w:p>
    <w:p w14:paraId="4232FF34" w14:textId="314A3735" w:rsidR="00770807" w:rsidDel="00A475DA" w:rsidRDefault="00770807" w:rsidP="00770807">
      <w:pPr>
        <w:spacing w:after="120" w:line="276" w:lineRule="auto"/>
        <w:jc w:val="both"/>
        <w:rPr>
          <w:ins w:id="27927" w:author="Visone Rossana (GSE)" w:date="2025-10-23T10:17:00Z" w16du:dateUtc="2025-10-23T08:17:00Z"/>
          <w:del w:id="27928" w:author="Visone Rossana (GSE)" w:date="2025-10-23T11:23:00Z" w16du:dateUtc="2025-10-23T09:23:00Z"/>
          <w:b/>
          <w:sz w:val="22"/>
          <w:szCs w:val="22"/>
          <w:u w:val="single"/>
        </w:rPr>
      </w:pPr>
    </w:p>
    <w:p w14:paraId="65AC2751" w14:textId="0734C293" w:rsidR="00770807" w:rsidDel="00A475DA" w:rsidRDefault="00770807" w:rsidP="00770807">
      <w:pPr>
        <w:spacing w:after="120" w:line="276" w:lineRule="auto"/>
        <w:jc w:val="both"/>
        <w:rPr>
          <w:ins w:id="27929" w:author="Visone Rossana (GSE)" w:date="2025-10-23T10:17:00Z" w16du:dateUtc="2025-10-23T08:17:00Z"/>
          <w:del w:id="27930" w:author="Visone Rossana (GSE)" w:date="2025-10-23T11:23:00Z" w16du:dateUtc="2025-10-23T09:23:00Z"/>
          <w:b/>
          <w:sz w:val="22"/>
          <w:szCs w:val="22"/>
          <w:u w:val="single"/>
        </w:rPr>
      </w:pPr>
    </w:p>
    <w:p w14:paraId="3088D50A" w14:textId="77777777" w:rsidR="00770807" w:rsidDel="0036378E" w:rsidRDefault="00770807" w:rsidP="00770807">
      <w:pPr>
        <w:spacing w:after="120" w:line="276" w:lineRule="auto"/>
        <w:jc w:val="both"/>
        <w:rPr>
          <w:ins w:id="27931" w:author="Visone Rossana (GSE)" w:date="2025-10-23T10:17:00Z" w16du:dateUtc="2025-10-23T08:17:00Z"/>
          <w:del w:id="27932" w:author="Visone Rossana (GSE)" w:date="2025-10-23T11:39:00Z" w16du:dateUtc="2025-10-23T09:39:00Z"/>
          <w:b/>
          <w:sz w:val="22"/>
          <w:szCs w:val="22"/>
          <w:u w:val="single"/>
        </w:rPr>
      </w:pPr>
    </w:p>
    <w:p w14:paraId="52642019" w14:textId="77777777" w:rsidR="00770807" w:rsidDel="0036378E" w:rsidRDefault="00770807" w:rsidP="00770807">
      <w:pPr>
        <w:spacing w:after="120" w:line="276" w:lineRule="auto"/>
        <w:jc w:val="both"/>
        <w:rPr>
          <w:ins w:id="27933" w:author="Visone Rossana (GSE)" w:date="2025-10-23T10:17:00Z" w16du:dateUtc="2025-10-23T08:17:00Z"/>
          <w:del w:id="27934" w:author="Visone Rossana (GSE)" w:date="2025-10-23T11:39:00Z" w16du:dateUtc="2025-10-23T09:39:00Z"/>
          <w:b/>
          <w:sz w:val="22"/>
          <w:szCs w:val="22"/>
          <w:u w:val="single"/>
        </w:rPr>
      </w:pPr>
    </w:p>
    <w:p w14:paraId="4E15F880" w14:textId="489D376D" w:rsidR="00770807" w:rsidRPr="00D93419" w:rsidRDefault="00770807" w:rsidP="00770807">
      <w:pPr>
        <w:spacing w:after="120" w:line="276" w:lineRule="auto"/>
        <w:jc w:val="both"/>
        <w:rPr>
          <w:ins w:id="27935" w:author="Visone Rossana (GSE)" w:date="2025-10-23T10:16:00Z" w16du:dateUtc="2025-10-23T08:16:00Z"/>
          <w:b/>
          <w:sz w:val="22"/>
          <w:szCs w:val="22"/>
          <w:u w:val="single"/>
        </w:rPr>
      </w:pPr>
      <w:ins w:id="27936" w:author="Visone Rossana (GSE)" w:date="2025-10-23T10:16:00Z" w16du:dateUtc="2025-10-23T08:16:00Z">
        <w:r w:rsidRPr="00D93419">
          <w:rPr>
            <w:b/>
            <w:sz w:val="22"/>
            <w:szCs w:val="22"/>
            <w:u w:val="single"/>
          </w:rPr>
          <w:t>Documentazione da allegare alla richiesta di accesso all’incentivo:</w:t>
        </w:r>
      </w:ins>
    </w:p>
    <w:p w14:paraId="5D09CECE" w14:textId="572C7AA2" w:rsidR="00DC335A" w:rsidRPr="00DC335A" w:rsidRDefault="00DC335A">
      <w:pPr>
        <w:numPr>
          <w:ilvl w:val="0"/>
          <w:numId w:val="584"/>
        </w:numPr>
        <w:spacing w:after="120" w:line="276" w:lineRule="auto"/>
        <w:ind w:left="284" w:hanging="284"/>
        <w:jc w:val="both"/>
        <w:rPr>
          <w:ins w:id="27937" w:author="Visone Rossana (GSE)" w:date="2025-10-23T10:22:00Z" w16du:dateUtc="2025-10-23T08:22:00Z"/>
          <w:rFonts w:cs="Calibri"/>
          <w:sz w:val="22"/>
          <w:szCs w:val="22"/>
          <w:rPrChange w:id="27938" w:author="Visone Rossana (GSE)" w:date="2025-10-23T10:22:00Z" w16du:dateUtc="2025-10-23T08:22:00Z">
            <w:rPr>
              <w:ins w:id="27939" w:author="Visone Rossana (GSE)" w:date="2025-10-23T10:22:00Z" w16du:dateUtc="2025-10-23T08:22:00Z"/>
              <w:rFonts w:cs="Calibri"/>
            </w:rPr>
          </w:rPrChange>
        </w:rPr>
      </w:pPr>
      <w:ins w:id="27940" w:author="Visone Rossana (GSE)" w:date="2025-10-23T10:22:00Z" w16du:dateUtc="2025-10-23T08:22:00Z">
        <w:r w:rsidRPr="00DC335A">
          <w:rPr>
            <w:rFonts w:cs="Calibri"/>
            <w:sz w:val="22"/>
            <w:szCs w:val="22"/>
            <w:u w:val="single"/>
            <w:rPrChange w:id="27941" w:author="Visone Rossana (GSE)" w:date="2025-10-23T10:22:00Z" w16du:dateUtc="2025-10-23T08:22:00Z">
              <w:rPr>
                <w:rFonts w:cs="Calibri"/>
                <w:u w:val="single"/>
              </w:rPr>
            </w:rPrChange>
          </w:rPr>
          <w:t>documentazione comune</w:t>
        </w:r>
        <w:r w:rsidRPr="00DC335A">
          <w:rPr>
            <w:rFonts w:cs="Calibri"/>
            <w:sz w:val="22"/>
            <w:szCs w:val="22"/>
            <w:rPrChange w:id="27942" w:author="Visone Rossana (GSE)" w:date="2025-10-23T10:22:00Z" w16du:dateUtc="2025-10-23T08:22:00Z">
              <w:rPr>
                <w:rFonts w:cs="Calibri"/>
              </w:rPr>
            </w:rPrChange>
          </w:rPr>
          <w:t xml:space="preserve"> a tutte le tipologie di interventi, indicata nell’Allegato </w:t>
        </w:r>
        <w:r w:rsidRPr="00DC335A">
          <w:rPr>
            <w:rFonts w:cs="Calibri"/>
            <w:sz w:val="22"/>
            <w:szCs w:val="22"/>
            <w:highlight w:val="yellow"/>
            <w:rPrChange w:id="27943" w:author="Visone Rossana (GSE)" w:date="2025-10-23T10:22:00Z" w16du:dateUtc="2025-10-23T08:22:00Z">
              <w:rPr>
                <w:rFonts w:cs="Calibri"/>
                <w:sz w:val="22"/>
                <w:szCs w:val="22"/>
              </w:rPr>
            </w:rPrChange>
          </w:rPr>
          <w:t>x</w:t>
        </w:r>
        <w:r w:rsidRPr="00DC335A">
          <w:rPr>
            <w:rFonts w:cs="Calibri"/>
            <w:sz w:val="22"/>
            <w:szCs w:val="22"/>
            <w:rPrChange w:id="27944" w:author="Visone Rossana (GSE)" w:date="2025-10-23T10:22:00Z" w16du:dateUtc="2025-10-23T08:22:00Z">
              <w:rPr>
                <w:rFonts w:cs="Calibri"/>
              </w:rPr>
            </w:rPrChange>
          </w:rPr>
          <w:t xml:space="preserve">; </w:t>
        </w:r>
      </w:ins>
    </w:p>
    <w:p w14:paraId="5C4FA873" w14:textId="77777777" w:rsidR="00DC335A" w:rsidRPr="00DC335A" w:rsidRDefault="00DC335A">
      <w:pPr>
        <w:numPr>
          <w:ilvl w:val="0"/>
          <w:numId w:val="584"/>
        </w:numPr>
        <w:spacing w:after="120" w:line="276" w:lineRule="auto"/>
        <w:ind w:left="284" w:hanging="284"/>
        <w:jc w:val="both"/>
        <w:rPr>
          <w:ins w:id="27945" w:author="Visone Rossana (GSE)" w:date="2025-10-23T10:22:00Z" w16du:dateUtc="2025-10-23T08:22:00Z"/>
          <w:rFonts w:cs="Calibri"/>
          <w:sz w:val="22"/>
          <w:szCs w:val="22"/>
          <w:rPrChange w:id="27946" w:author="Visone Rossana (GSE)" w:date="2025-10-23T10:22:00Z" w16du:dateUtc="2025-10-23T08:22:00Z">
            <w:rPr>
              <w:ins w:id="27947" w:author="Visone Rossana (GSE)" w:date="2025-10-23T10:22:00Z" w16du:dateUtc="2025-10-23T08:22:00Z"/>
              <w:rFonts w:cs="Calibri"/>
            </w:rPr>
          </w:rPrChange>
        </w:rPr>
      </w:pPr>
      <w:ins w:id="27948" w:author="Visone Rossana (GSE)" w:date="2025-10-23T10:22:00Z" w16du:dateUtc="2025-10-23T08:22:00Z">
        <w:r w:rsidRPr="00DC335A">
          <w:rPr>
            <w:rFonts w:cs="Calibri"/>
            <w:sz w:val="22"/>
            <w:szCs w:val="22"/>
            <w:u w:val="single"/>
            <w:rPrChange w:id="27949" w:author="Visone Rossana (GSE)" w:date="2025-10-23T10:22:00Z" w16du:dateUtc="2025-10-23T08:22:00Z">
              <w:rPr>
                <w:rFonts w:cs="Calibri"/>
                <w:u w:val="single"/>
              </w:rPr>
            </w:rPrChange>
          </w:rPr>
          <w:t>per gli interventi che prevedono l’installazione di generatori di potenza termica nominale ≤ 35 kW non ricompresi nel Catalogo</w:t>
        </w:r>
        <w:r w:rsidRPr="00DC335A">
          <w:rPr>
            <w:rFonts w:cs="Calibri"/>
            <w:sz w:val="22"/>
            <w:szCs w:val="22"/>
            <w:rPrChange w:id="27950" w:author="Visone Rossana (GSE)" w:date="2025-10-23T10:22:00Z" w16du:dateUtc="2025-10-23T08:22:00Z">
              <w:rPr>
                <w:rFonts w:cs="Calibri"/>
              </w:rPr>
            </w:rPrChange>
          </w:rPr>
          <w:t>, l’asseverazione di un tecnico abilitato non è obbligatoria; in questo caso è sufficiente, per interventi con incentivo superiore a 3.500 euro, una certificazione del produttore degli elementi impiegati che attesti il rispetto dei requisiti minimi di cui al Decreto e alle relative Regole Applicative, in cui sia indicato, tra l’altro, il rispetto dei livelli emissivi in atmosfera, ai fini dell’applicazione del coefficiente premiante (distinto per tipologia installativa, ove previsto), unitamente alla Certificazione Ambientale del generatore installato, prevista dal Decreto 7 novembre 2017 n.186 per tutti gli interventi con incentivo di qualsiasi soglia;</w:t>
        </w:r>
      </w:ins>
    </w:p>
    <w:p w14:paraId="790027FE" w14:textId="77777777" w:rsidR="00DC335A" w:rsidRPr="00DC335A" w:rsidRDefault="00DC335A">
      <w:pPr>
        <w:numPr>
          <w:ilvl w:val="0"/>
          <w:numId w:val="584"/>
        </w:numPr>
        <w:spacing w:after="120" w:line="276" w:lineRule="auto"/>
        <w:ind w:left="284" w:hanging="284"/>
        <w:jc w:val="both"/>
        <w:rPr>
          <w:ins w:id="27951" w:author="Visone Rossana (GSE)" w:date="2025-10-23T10:22:00Z" w16du:dateUtc="2025-10-23T08:22:00Z"/>
          <w:rFonts w:cs="Calibri"/>
          <w:sz w:val="22"/>
          <w:szCs w:val="22"/>
          <w:rPrChange w:id="27952" w:author="Visone Rossana (GSE)" w:date="2025-10-23T10:22:00Z" w16du:dateUtc="2025-10-23T08:22:00Z">
            <w:rPr>
              <w:ins w:id="27953" w:author="Visone Rossana (GSE)" w:date="2025-10-23T10:22:00Z" w16du:dateUtc="2025-10-23T08:22:00Z"/>
              <w:rFonts w:cs="Calibri"/>
            </w:rPr>
          </w:rPrChange>
        </w:rPr>
      </w:pPr>
      <w:ins w:id="27954" w:author="Visone Rossana (GSE)" w:date="2025-10-23T10:22:00Z" w16du:dateUtc="2025-10-23T08:22:00Z">
        <w:r w:rsidRPr="00DC335A">
          <w:rPr>
            <w:rFonts w:cs="Calibri"/>
            <w:sz w:val="22"/>
            <w:szCs w:val="22"/>
            <w:u w:val="single"/>
            <w:rPrChange w:id="27955" w:author="Visone Rossana (GSE)" w:date="2025-10-23T10:22:00Z" w16du:dateUtc="2025-10-23T08:22:00Z">
              <w:rPr>
                <w:rFonts w:cs="Calibri"/>
                <w:u w:val="single"/>
              </w:rPr>
            </w:rPrChange>
          </w:rPr>
          <w:t>per gli interventi che prevedono l’installazione di generatori di potenza termica nominale &gt; 35 kW</w:t>
        </w:r>
        <w:r w:rsidRPr="00DC335A">
          <w:rPr>
            <w:rFonts w:cs="Calibri"/>
            <w:sz w:val="22"/>
            <w:szCs w:val="22"/>
            <w:rPrChange w:id="27956" w:author="Visone Rossana (GSE)" w:date="2025-10-23T10:22:00Z" w16du:dateUtc="2025-10-23T08:22:00Z">
              <w:rPr>
                <w:rFonts w:cs="Calibri"/>
              </w:rPr>
            </w:rPrChange>
          </w:rPr>
          <w:t>, l’asseverazione di un tecnico abilitato secondo quanto indicato nel paragrafo 6.2 e per interventi con incentivo superiore a 3.500 euro una certificazione del produttore degli elementi impiegati che attesti il rispetto dei requisiti minimi previsti dal Decreto e dalle relative Regole Applicative, in cui sia indicato, tra l’altro, il rispetto dei livelli emissivi in atmosfera, ai fini dell’applicazione del coefficiente premiante (distinto per tipologia installativa, ove previsto) unitamente alla Certifica</w:t>
        </w:r>
      </w:ins>
    </w:p>
    <w:p w14:paraId="1D51C64D" w14:textId="77777777" w:rsidR="00DC335A" w:rsidRPr="00DC335A" w:rsidRDefault="00DC335A">
      <w:pPr>
        <w:numPr>
          <w:ilvl w:val="0"/>
          <w:numId w:val="584"/>
        </w:numPr>
        <w:spacing w:after="120" w:line="276" w:lineRule="auto"/>
        <w:ind w:left="284" w:hanging="284"/>
        <w:jc w:val="both"/>
        <w:rPr>
          <w:ins w:id="27957" w:author="Visone Rossana (GSE)" w:date="2025-10-23T10:22:00Z" w16du:dateUtc="2025-10-23T08:22:00Z"/>
          <w:rFonts w:cs="Calibri"/>
          <w:sz w:val="22"/>
          <w:szCs w:val="22"/>
          <w:rPrChange w:id="27958" w:author="Visone Rossana (GSE)" w:date="2025-10-23T10:22:00Z" w16du:dateUtc="2025-10-23T08:22:00Z">
            <w:rPr>
              <w:ins w:id="27959" w:author="Visone Rossana (GSE)" w:date="2025-10-23T10:22:00Z" w16du:dateUtc="2025-10-23T08:22:00Z"/>
              <w:rFonts w:cs="Calibri"/>
            </w:rPr>
          </w:rPrChange>
        </w:rPr>
      </w:pPr>
      <w:ins w:id="27960" w:author="Visone Rossana (GSE)" w:date="2025-10-23T10:22:00Z" w16du:dateUtc="2025-10-23T08:22:00Z">
        <w:r w:rsidRPr="00DC335A">
          <w:rPr>
            <w:rFonts w:cs="Calibri"/>
            <w:sz w:val="22"/>
            <w:szCs w:val="22"/>
            <w:rPrChange w:id="27961" w:author="Visone Rossana (GSE)" w:date="2025-10-23T10:22:00Z" w16du:dateUtc="2025-10-23T08:22:00Z">
              <w:rPr>
                <w:rFonts w:cs="Calibri"/>
              </w:rPr>
            </w:rPrChange>
          </w:rPr>
          <w:t>ione Ambientale del generatore installato, prevista dal Decreto 7 novembre 2017 n.186 per tutti gli interventi con incentivo di qualsiasi soglia;</w:t>
        </w:r>
      </w:ins>
    </w:p>
    <w:p w14:paraId="0F529619" w14:textId="77777777" w:rsidR="00DC335A" w:rsidRPr="00DC335A" w:rsidRDefault="00DC335A">
      <w:pPr>
        <w:numPr>
          <w:ilvl w:val="0"/>
          <w:numId w:val="584"/>
        </w:numPr>
        <w:spacing w:after="120" w:line="276" w:lineRule="auto"/>
        <w:ind w:left="284" w:hanging="284"/>
        <w:jc w:val="both"/>
        <w:rPr>
          <w:ins w:id="27962" w:author="Visone Rossana (GSE)" w:date="2025-10-23T10:22:00Z" w16du:dateUtc="2025-10-23T08:22:00Z"/>
          <w:rFonts w:cs="Calibri"/>
          <w:sz w:val="22"/>
          <w:szCs w:val="22"/>
          <w:rPrChange w:id="27963" w:author="Visone Rossana (GSE)" w:date="2025-10-23T10:22:00Z" w16du:dateUtc="2025-10-23T08:22:00Z">
            <w:rPr>
              <w:ins w:id="27964" w:author="Visone Rossana (GSE)" w:date="2025-10-23T10:22:00Z" w16du:dateUtc="2025-10-23T08:22:00Z"/>
              <w:rFonts w:cs="Calibri"/>
            </w:rPr>
          </w:rPrChange>
        </w:rPr>
      </w:pPr>
      <w:ins w:id="27965" w:author="Visone Rossana (GSE)" w:date="2025-10-23T10:22:00Z" w16du:dateUtc="2025-10-23T08:22:00Z">
        <w:r w:rsidRPr="00DC335A">
          <w:rPr>
            <w:rFonts w:cs="Calibri"/>
            <w:sz w:val="22"/>
            <w:szCs w:val="22"/>
            <w:rPrChange w:id="27966" w:author="Visone Rossana (GSE)" w:date="2025-10-23T10:22:00Z" w16du:dateUtc="2025-10-23T08:22:00Z">
              <w:rPr>
                <w:rFonts w:cs="Calibri"/>
              </w:rPr>
            </w:rPrChange>
          </w:rPr>
          <w:t xml:space="preserve">nel caso di installazione </w:t>
        </w:r>
        <w:r w:rsidRPr="00DC335A">
          <w:rPr>
            <w:rFonts w:cs="Calibri"/>
            <w:sz w:val="22"/>
            <w:szCs w:val="22"/>
            <w:u w:val="single"/>
            <w:rPrChange w:id="27967" w:author="Visone Rossana (GSE)" w:date="2025-10-23T10:22:00Z" w16du:dateUtc="2025-10-23T08:22:00Z">
              <w:rPr>
                <w:rFonts w:cs="Calibri"/>
                <w:u w:val="single"/>
              </w:rPr>
            </w:rPrChange>
          </w:rPr>
          <w:t>di generatori di calore a biomassa aventi potenza termica nominale maggiore o uguale a 100 kW</w:t>
        </w:r>
        <w:r w:rsidRPr="00DC335A">
          <w:rPr>
            <w:rFonts w:cs="Calibri"/>
            <w:sz w:val="22"/>
            <w:szCs w:val="22"/>
            <w:vertAlign w:val="subscript"/>
            <w:rPrChange w:id="27968" w:author="Visone Rossana (GSE)" w:date="2025-10-23T10:22:00Z" w16du:dateUtc="2025-10-23T08:22:00Z">
              <w:rPr>
                <w:rFonts w:cs="Calibri"/>
                <w:vertAlign w:val="subscript"/>
              </w:rPr>
            </w:rPrChange>
          </w:rPr>
          <w:t>t</w:t>
        </w:r>
        <w:r w:rsidRPr="00DC335A">
          <w:rPr>
            <w:rFonts w:cs="Calibri"/>
            <w:sz w:val="22"/>
            <w:szCs w:val="22"/>
            <w:rPrChange w:id="27969" w:author="Visone Rossana (GSE)" w:date="2025-10-23T10:22:00Z" w16du:dateUtc="2025-10-23T08:22:00Z">
              <w:rPr>
                <w:rFonts w:cs="Calibri"/>
              </w:rPr>
            </w:rPrChange>
          </w:rPr>
          <w:t>, relazione tecnica di progetto,</w:t>
        </w:r>
        <w:r w:rsidRPr="00DC335A">
          <w:rPr>
            <w:rFonts w:cs="Calibri"/>
            <w:color w:val="0000FF"/>
            <w:sz w:val="22"/>
            <w:szCs w:val="22"/>
            <w:rPrChange w:id="27970" w:author="Visone Rossana (GSE)" w:date="2025-10-23T10:22:00Z" w16du:dateUtc="2025-10-23T08:22:00Z">
              <w:rPr>
                <w:rFonts w:cs="Calibri"/>
                <w:color w:val="0000FF"/>
              </w:rPr>
            </w:rPrChange>
          </w:rPr>
          <w:t xml:space="preserve"> </w:t>
        </w:r>
        <w:r w:rsidRPr="00DC335A">
          <w:rPr>
            <w:rFonts w:cs="Calibri"/>
            <w:sz w:val="22"/>
            <w:szCs w:val="22"/>
            <w:rPrChange w:id="27971" w:author="Visone Rossana (GSE)" w:date="2025-10-23T10:22:00Z" w16du:dateUtc="2025-10-23T08:22:00Z">
              <w:rPr>
                <w:rFonts w:cs="Calibri"/>
              </w:rPr>
            </w:rPrChange>
          </w:rPr>
          <w:t xml:space="preserve">timbrata e firmata dal progettista, corredata degli schemi funzionali d’impianto. </w:t>
        </w:r>
      </w:ins>
    </w:p>
    <w:p w14:paraId="6E54F2CE" w14:textId="7FDB5536" w:rsidR="00DC335A" w:rsidRPr="00DC335A" w:rsidRDefault="00DC335A">
      <w:pPr>
        <w:numPr>
          <w:ilvl w:val="0"/>
          <w:numId w:val="584"/>
        </w:numPr>
        <w:spacing w:line="276" w:lineRule="auto"/>
        <w:ind w:left="284" w:hanging="284"/>
        <w:jc w:val="both"/>
        <w:rPr>
          <w:ins w:id="27972" w:author="Visone Rossana (GSE)" w:date="2025-10-23T10:22:00Z" w16du:dateUtc="2025-10-23T08:22:00Z"/>
          <w:rFonts w:cs="Calibri"/>
          <w:sz w:val="22"/>
          <w:szCs w:val="22"/>
          <w:rPrChange w:id="27973" w:author="Visone Rossana (GSE)" w:date="2025-10-23T10:22:00Z" w16du:dateUtc="2025-10-23T08:22:00Z">
            <w:rPr>
              <w:ins w:id="27974" w:author="Visone Rossana (GSE)" w:date="2025-10-23T10:22:00Z" w16du:dateUtc="2025-10-23T08:22:00Z"/>
              <w:rFonts w:cs="Calibri"/>
            </w:rPr>
          </w:rPrChange>
        </w:rPr>
      </w:pPr>
      <w:ins w:id="27975" w:author="Visone Rossana (GSE)" w:date="2025-10-23T10:22:00Z" w16du:dateUtc="2025-10-23T08:22:00Z">
        <w:r w:rsidRPr="00DC335A">
          <w:rPr>
            <w:rFonts w:cs="Calibri"/>
            <w:sz w:val="22"/>
            <w:szCs w:val="22"/>
            <w:u w:val="single"/>
            <w:rPrChange w:id="27976" w:author="Visone Rossana (GSE)" w:date="2025-10-23T10:22:00Z" w16du:dateUtc="2025-10-23T08:22:00Z">
              <w:rPr>
                <w:rFonts w:cs="Calibri"/>
                <w:u w:val="single"/>
              </w:rPr>
            </w:rPrChange>
          </w:rPr>
          <w:t>documentazione fotografica</w:t>
        </w:r>
        <w:r w:rsidRPr="00DC335A">
          <w:rPr>
            <w:rFonts w:cs="Calibri"/>
            <w:sz w:val="22"/>
            <w:szCs w:val="22"/>
            <w:rPrChange w:id="27977" w:author="Visone Rossana (GSE)" w:date="2025-10-23T10:22:00Z" w16du:dateUtc="2025-10-23T08:22:00Z">
              <w:rPr>
                <w:rFonts w:cs="Calibri"/>
              </w:rPr>
            </w:rPrChange>
          </w:rPr>
          <w:t xml:space="preserve"> attestante l’intervento, raccolta in documento elettronico in formato PDF</w:t>
        </w:r>
        <w:r>
          <w:rPr>
            <w:rFonts w:cs="Calibri"/>
            <w:sz w:val="22"/>
            <w:szCs w:val="22"/>
          </w:rPr>
          <w:t>,</w:t>
        </w:r>
        <w:r w:rsidRPr="00DC335A">
          <w:rPr>
            <w:rFonts w:cs="Calibri"/>
            <w:sz w:val="22"/>
            <w:szCs w:val="22"/>
            <w:rPrChange w:id="27978" w:author="Visone Rossana (GSE)" w:date="2025-10-23T10:22:00Z" w16du:dateUtc="2025-10-23T08:22:00Z">
              <w:rPr>
                <w:rFonts w:cs="Calibri"/>
              </w:rPr>
            </w:rPrChange>
          </w:rPr>
          <w:t xml:space="preserve"> </w:t>
        </w:r>
        <w:r>
          <w:rPr>
            <w:rFonts w:cs="Calibri"/>
            <w:sz w:val="22"/>
            <w:szCs w:val="22"/>
          </w:rPr>
          <w:t>recanti</w:t>
        </w:r>
        <w:r w:rsidRPr="00DC335A">
          <w:rPr>
            <w:rFonts w:cs="Calibri"/>
            <w:sz w:val="22"/>
            <w:szCs w:val="22"/>
            <w:rPrChange w:id="27979" w:author="Visone Rossana (GSE)" w:date="2025-10-23T10:22:00Z" w16du:dateUtc="2025-10-23T08:22:00Z">
              <w:rPr>
                <w:rFonts w:cs="Calibri"/>
              </w:rPr>
            </w:rPrChange>
          </w:rPr>
          <w:t>:</w:t>
        </w:r>
      </w:ins>
    </w:p>
    <w:p w14:paraId="4BF3ABBE" w14:textId="77777777" w:rsidR="00DC335A" w:rsidRPr="00DC335A" w:rsidRDefault="00DC335A">
      <w:pPr>
        <w:numPr>
          <w:ilvl w:val="0"/>
          <w:numId w:val="583"/>
        </w:numPr>
        <w:spacing w:line="276" w:lineRule="auto"/>
        <w:jc w:val="both"/>
        <w:rPr>
          <w:ins w:id="27980" w:author="Visone Rossana (GSE)" w:date="2025-10-23T10:22:00Z" w16du:dateUtc="2025-10-23T08:22:00Z"/>
          <w:rFonts w:cs="Calibri"/>
          <w:sz w:val="22"/>
          <w:szCs w:val="22"/>
          <w:rPrChange w:id="27981" w:author="Visone Rossana (GSE)" w:date="2025-10-23T10:22:00Z" w16du:dateUtc="2025-10-23T08:22:00Z">
            <w:rPr>
              <w:ins w:id="27982" w:author="Visone Rossana (GSE)" w:date="2025-10-23T10:22:00Z" w16du:dateUtc="2025-10-23T08:22:00Z"/>
              <w:rFonts w:cs="Calibri"/>
            </w:rPr>
          </w:rPrChange>
        </w:rPr>
      </w:pPr>
      <w:ins w:id="27983" w:author="Visone Rossana (GSE)" w:date="2025-10-23T10:22:00Z" w16du:dateUtc="2025-10-23T08:22:00Z">
        <w:r w:rsidRPr="00DC335A">
          <w:rPr>
            <w:rFonts w:cs="Calibri"/>
            <w:sz w:val="22"/>
            <w:szCs w:val="22"/>
            <w:rPrChange w:id="27984" w:author="Visone Rossana (GSE)" w:date="2025-10-23T10:22:00Z" w16du:dateUtc="2025-10-23T08:22:00Z">
              <w:rPr>
                <w:rFonts w:cs="Calibri"/>
              </w:rPr>
            </w:rPrChange>
          </w:rPr>
          <w:t>le targhe dei generatori sostituiti</w:t>
        </w:r>
        <w:r w:rsidRPr="00DC335A">
          <w:rPr>
            <w:sz w:val="22"/>
            <w:szCs w:val="22"/>
            <w:vertAlign w:val="superscript"/>
            <w:rPrChange w:id="27985" w:author="Visone Rossana (GSE)" w:date="2025-10-23T10:22:00Z" w16du:dateUtc="2025-10-23T08:22:00Z">
              <w:rPr>
                <w:vertAlign w:val="superscript"/>
              </w:rPr>
            </w:rPrChange>
          </w:rPr>
          <w:footnoteReference w:id="28"/>
        </w:r>
        <w:r w:rsidRPr="00DC335A">
          <w:rPr>
            <w:rFonts w:cs="Calibri"/>
            <w:sz w:val="22"/>
            <w:szCs w:val="22"/>
            <w:rPrChange w:id="27988" w:author="Visone Rossana (GSE)" w:date="2025-10-23T10:22:00Z" w16du:dateUtc="2025-10-23T08:22:00Z">
              <w:rPr>
                <w:rFonts w:cs="Calibri"/>
              </w:rPr>
            </w:rPrChange>
          </w:rPr>
          <w:t xml:space="preserve"> e di quelli installati;</w:t>
        </w:r>
      </w:ins>
    </w:p>
    <w:p w14:paraId="5E1068DF" w14:textId="77777777" w:rsidR="00DC335A" w:rsidRPr="00DC335A" w:rsidRDefault="00DC335A">
      <w:pPr>
        <w:numPr>
          <w:ilvl w:val="0"/>
          <w:numId w:val="583"/>
        </w:numPr>
        <w:spacing w:line="276" w:lineRule="auto"/>
        <w:jc w:val="both"/>
        <w:rPr>
          <w:ins w:id="27989" w:author="Visone Rossana (GSE)" w:date="2025-10-23T10:22:00Z" w16du:dateUtc="2025-10-23T08:22:00Z"/>
          <w:rFonts w:cs="Calibri"/>
          <w:sz w:val="22"/>
          <w:szCs w:val="22"/>
          <w:rPrChange w:id="27990" w:author="Visone Rossana (GSE)" w:date="2025-10-23T10:22:00Z" w16du:dateUtc="2025-10-23T08:22:00Z">
            <w:rPr>
              <w:ins w:id="27991" w:author="Visone Rossana (GSE)" w:date="2025-10-23T10:22:00Z" w16du:dateUtc="2025-10-23T08:22:00Z"/>
              <w:rFonts w:cs="Calibri"/>
            </w:rPr>
          </w:rPrChange>
        </w:rPr>
      </w:pPr>
      <w:ins w:id="27992" w:author="Visone Rossana (GSE)" w:date="2025-10-23T10:22:00Z" w16du:dateUtc="2025-10-23T08:22:00Z">
        <w:r w:rsidRPr="00DC335A">
          <w:rPr>
            <w:rFonts w:cs="Calibri"/>
            <w:sz w:val="22"/>
            <w:szCs w:val="22"/>
            <w:rPrChange w:id="27993" w:author="Visone Rossana (GSE)" w:date="2025-10-23T10:22:00Z" w16du:dateUtc="2025-10-23T08:22:00Z">
              <w:rPr>
                <w:rFonts w:cs="Calibri"/>
              </w:rPr>
            </w:rPrChange>
          </w:rPr>
          <w:lastRenderedPageBreak/>
          <w:t>i generatori sostituiti e installati;</w:t>
        </w:r>
      </w:ins>
    </w:p>
    <w:p w14:paraId="36940C7A" w14:textId="77777777" w:rsidR="00DC335A" w:rsidRPr="00DC335A" w:rsidRDefault="00DC335A">
      <w:pPr>
        <w:numPr>
          <w:ilvl w:val="0"/>
          <w:numId w:val="583"/>
        </w:numPr>
        <w:spacing w:line="276" w:lineRule="auto"/>
        <w:jc w:val="both"/>
        <w:rPr>
          <w:ins w:id="27994" w:author="Visone Rossana (GSE)" w:date="2025-10-23T10:22:00Z" w16du:dateUtc="2025-10-23T08:22:00Z"/>
          <w:rFonts w:cs="Calibri"/>
          <w:sz w:val="22"/>
          <w:szCs w:val="22"/>
          <w:rPrChange w:id="27995" w:author="Visone Rossana (GSE)" w:date="2025-10-23T10:22:00Z" w16du:dateUtc="2025-10-23T08:22:00Z">
            <w:rPr>
              <w:ins w:id="27996" w:author="Visone Rossana (GSE)" w:date="2025-10-23T10:22:00Z" w16du:dateUtc="2025-10-23T08:22:00Z"/>
              <w:rFonts w:cs="Calibri"/>
            </w:rPr>
          </w:rPrChange>
        </w:rPr>
      </w:pPr>
      <w:ins w:id="27997" w:author="Visone Rossana (GSE)" w:date="2025-10-23T10:22:00Z" w16du:dateUtc="2025-10-23T08:22:00Z">
        <w:r w:rsidRPr="00DC335A">
          <w:rPr>
            <w:rFonts w:cs="Calibri"/>
            <w:sz w:val="22"/>
            <w:szCs w:val="22"/>
            <w:rPrChange w:id="27998" w:author="Visone Rossana (GSE)" w:date="2025-10-23T10:22:00Z" w16du:dateUtc="2025-10-23T08:22:00Z">
              <w:rPr>
                <w:rFonts w:cs="Calibri"/>
              </w:rPr>
            </w:rPrChange>
          </w:rPr>
          <w:t xml:space="preserve">la centrale termica, o il locale di installazione, </w:t>
        </w:r>
        <w:r w:rsidRPr="00DC335A">
          <w:rPr>
            <w:rFonts w:cs="Calibri"/>
            <w:i/>
            <w:sz w:val="22"/>
            <w:szCs w:val="22"/>
            <w:rPrChange w:id="27999" w:author="Visone Rossana (GSE)" w:date="2025-10-23T10:22:00Z" w16du:dateUtc="2025-10-23T08:22:00Z">
              <w:rPr>
                <w:rFonts w:cs="Calibri"/>
                <w:i/>
              </w:rPr>
            </w:rPrChange>
          </w:rPr>
          <w:t>ante-operam</w:t>
        </w:r>
        <w:r w:rsidRPr="00DC335A">
          <w:rPr>
            <w:rFonts w:cs="Calibri"/>
            <w:sz w:val="22"/>
            <w:szCs w:val="22"/>
            <w:rPrChange w:id="28000" w:author="Visone Rossana (GSE)" w:date="2025-10-23T10:22:00Z" w16du:dateUtc="2025-10-23T08:22:00Z">
              <w:rPr>
                <w:rFonts w:cs="Calibri"/>
              </w:rPr>
            </w:rPrChange>
          </w:rPr>
          <w:t xml:space="preserve"> (presente il generatore sostituito) e </w:t>
        </w:r>
        <w:r w:rsidRPr="00DC335A">
          <w:rPr>
            <w:rFonts w:cs="Calibri"/>
            <w:i/>
            <w:sz w:val="22"/>
            <w:szCs w:val="22"/>
            <w:rPrChange w:id="28001" w:author="Visone Rossana (GSE)" w:date="2025-10-23T10:22:00Z" w16du:dateUtc="2025-10-23T08:22:00Z">
              <w:rPr>
                <w:rFonts w:cs="Calibri"/>
                <w:i/>
              </w:rPr>
            </w:rPrChange>
          </w:rPr>
          <w:t xml:space="preserve">post-operam </w:t>
        </w:r>
        <w:r w:rsidRPr="00DC335A">
          <w:rPr>
            <w:rFonts w:cs="Calibri"/>
            <w:sz w:val="22"/>
            <w:szCs w:val="22"/>
            <w:rPrChange w:id="28002" w:author="Visone Rossana (GSE)" w:date="2025-10-23T10:22:00Z" w16du:dateUtc="2025-10-23T08:22:00Z">
              <w:rPr>
                <w:rFonts w:cs="Calibri"/>
              </w:rPr>
            </w:rPrChange>
          </w:rPr>
          <w:t>(presente il generatore installato);</w:t>
        </w:r>
      </w:ins>
    </w:p>
    <w:p w14:paraId="68AF7983" w14:textId="77777777" w:rsidR="00DC335A" w:rsidRPr="00DC335A" w:rsidRDefault="00DC335A">
      <w:pPr>
        <w:numPr>
          <w:ilvl w:val="0"/>
          <w:numId w:val="583"/>
        </w:numPr>
        <w:spacing w:line="276" w:lineRule="auto"/>
        <w:jc w:val="both"/>
        <w:rPr>
          <w:ins w:id="28003" w:author="Visone Rossana (GSE)" w:date="2025-10-23T10:22:00Z" w16du:dateUtc="2025-10-23T08:22:00Z"/>
          <w:rFonts w:cs="Calibri"/>
          <w:sz w:val="22"/>
          <w:szCs w:val="22"/>
          <w:rPrChange w:id="28004" w:author="Visone Rossana (GSE)" w:date="2025-10-23T10:22:00Z" w16du:dateUtc="2025-10-23T08:22:00Z">
            <w:rPr>
              <w:ins w:id="28005" w:author="Visone Rossana (GSE)" w:date="2025-10-23T10:22:00Z" w16du:dateUtc="2025-10-23T08:22:00Z"/>
              <w:rFonts w:cs="Calibri"/>
            </w:rPr>
          </w:rPrChange>
        </w:rPr>
      </w:pPr>
      <w:ins w:id="28006" w:author="Visone Rossana (GSE)" w:date="2025-10-23T10:22:00Z" w16du:dateUtc="2025-10-23T08:22:00Z">
        <w:r w:rsidRPr="00DC335A">
          <w:rPr>
            <w:rFonts w:cs="Calibri"/>
            <w:sz w:val="22"/>
            <w:szCs w:val="22"/>
            <w:rPrChange w:id="28007" w:author="Visone Rossana (GSE)" w:date="2025-10-23T10:22:00Z" w16du:dateUtc="2025-10-23T08:22:00Z">
              <w:rPr>
                <w:rFonts w:cs="Calibri"/>
              </w:rPr>
            </w:rPrChange>
          </w:rPr>
          <w:t>le valvole termostatiche o il sistema di regolazione modulante della portata;</w:t>
        </w:r>
      </w:ins>
    </w:p>
    <w:p w14:paraId="2ED58496" w14:textId="77777777" w:rsidR="00DC335A" w:rsidRPr="00DC335A" w:rsidRDefault="00DC335A">
      <w:pPr>
        <w:numPr>
          <w:ilvl w:val="0"/>
          <w:numId w:val="583"/>
        </w:numPr>
        <w:spacing w:line="276" w:lineRule="auto"/>
        <w:jc w:val="both"/>
        <w:rPr>
          <w:ins w:id="28008" w:author="Visone Rossana (GSE)" w:date="2025-10-23T10:22:00Z" w16du:dateUtc="2025-10-23T08:22:00Z"/>
          <w:rFonts w:cs="Calibri"/>
          <w:sz w:val="22"/>
          <w:szCs w:val="22"/>
          <w:rPrChange w:id="28009" w:author="Visone Rossana (GSE)" w:date="2025-10-23T10:22:00Z" w16du:dateUtc="2025-10-23T08:22:00Z">
            <w:rPr>
              <w:ins w:id="28010" w:author="Visone Rossana (GSE)" w:date="2025-10-23T10:22:00Z" w16du:dateUtc="2025-10-23T08:22:00Z"/>
              <w:rFonts w:cs="Calibri"/>
            </w:rPr>
          </w:rPrChange>
        </w:rPr>
      </w:pPr>
      <w:ins w:id="28011" w:author="Visone Rossana (GSE)" w:date="2025-10-23T10:22:00Z" w16du:dateUtc="2025-10-23T08:22:00Z">
        <w:r w:rsidRPr="00DC335A">
          <w:rPr>
            <w:rFonts w:cs="Calibri"/>
            <w:sz w:val="22"/>
            <w:szCs w:val="22"/>
            <w:rPrChange w:id="28012" w:author="Visone Rossana (GSE)" w:date="2025-10-23T10:22:00Z" w16du:dateUtc="2025-10-23T08:22:00Z">
              <w:rPr>
                <w:rFonts w:cs="Calibri"/>
              </w:rPr>
            </w:rPrChange>
          </w:rPr>
          <w:t>vista d’insieme del sistema di accumulo termico installato, in conformità a quanto riportato nell’allegato II del Decreto, dove previsto.</w:t>
        </w:r>
      </w:ins>
    </w:p>
    <w:p w14:paraId="504C3AD8" w14:textId="77777777" w:rsidR="00DC335A" w:rsidRPr="00DC335A" w:rsidRDefault="00DC335A">
      <w:pPr>
        <w:numPr>
          <w:ilvl w:val="0"/>
          <w:numId w:val="584"/>
        </w:numPr>
        <w:spacing w:after="60" w:line="276" w:lineRule="auto"/>
        <w:ind w:left="284" w:hanging="284"/>
        <w:jc w:val="both"/>
        <w:rPr>
          <w:ins w:id="28013" w:author="Visone Rossana (GSE)" w:date="2025-10-23T10:22:00Z" w16du:dateUtc="2025-10-23T08:22:00Z"/>
          <w:rFonts w:cs="Calibri"/>
          <w:sz w:val="22"/>
          <w:szCs w:val="22"/>
          <w:rPrChange w:id="28014" w:author="Visone Rossana (GSE)" w:date="2025-10-23T10:22:00Z" w16du:dateUtc="2025-10-23T08:22:00Z">
            <w:rPr>
              <w:ins w:id="28015" w:author="Visone Rossana (GSE)" w:date="2025-10-23T10:22:00Z" w16du:dateUtc="2025-10-23T08:22:00Z"/>
              <w:rFonts w:cs="Calibri"/>
            </w:rPr>
          </w:rPrChange>
        </w:rPr>
      </w:pPr>
      <w:ins w:id="28016" w:author="Visone Rossana (GSE)" w:date="2025-10-23T10:22:00Z" w16du:dateUtc="2025-10-23T08:22:00Z">
        <w:r w:rsidRPr="00DC335A">
          <w:rPr>
            <w:rFonts w:cs="Calibri"/>
            <w:sz w:val="22"/>
            <w:szCs w:val="22"/>
            <w:rPrChange w:id="28017" w:author="Visone Rossana (GSE)" w:date="2025-10-23T10:22:00Z" w16du:dateUtc="2025-10-23T08:22:00Z">
              <w:rPr>
                <w:rFonts w:cs="Calibri"/>
              </w:rPr>
            </w:rPrChange>
          </w:rPr>
          <w:t xml:space="preserve">nel caso di </w:t>
        </w:r>
        <w:r w:rsidRPr="00DC335A">
          <w:rPr>
            <w:rFonts w:cs="Calibri"/>
            <w:sz w:val="22"/>
            <w:szCs w:val="22"/>
            <w:u w:val="single"/>
            <w:rPrChange w:id="28018" w:author="Visone Rossana (GSE)" w:date="2025-10-23T10:22:00Z" w16du:dateUtc="2025-10-23T08:22:00Z">
              <w:rPr>
                <w:rFonts w:cs="Calibri"/>
                <w:u w:val="single"/>
              </w:rPr>
            </w:rPrChange>
          </w:rPr>
          <w:t>intervento su serra</w:t>
        </w:r>
        <w:r w:rsidRPr="00DC335A">
          <w:rPr>
            <w:rFonts w:cs="Calibri"/>
            <w:sz w:val="22"/>
            <w:szCs w:val="22"/>
            <w:rPrChange w:id="28019" w:author="Visone Rossana (GSE)" w:date="2025-10-23T10:22:00Z" w16du:dateUtc="2025-10-23T08:22:00Z">
              <w:rPr>
                <w:rFonts w:cs="Calibri"/>
              </w:rPr>
            </w:rPrChange>
          </w:rPr>
          <w:t xml:space="preserve"> e a prescindere dalla taglia del generatore installato, relazione tecnica di progetto,</w:t>
        </w:r>
        <w:r w:rsidRPr="00DC335A">
          <w:rPr>
            <w:rFonts w:cs="Calibri"/>
            <w:color w:val="0000FF"/>
            <w:sz w:val="22"/>
            <w:szCs w:val="22"/>
            <w:rPrChange w:id="28020" w:author="Visone Rossana (GSE)" w:date="2025-10-23T10:22:00Z" w16du:dateUtc="2025-10-23T08:22:00Z">
              <w:rPr>
                <w:rFonts w:cs="Calibri"/>
                <w:color w:val="0000FF"/>
              </w:rPr>
            </w:rPrChange>
          </w:rPr>
          <w:t xml:space="preserve"> </w:t>
        </w:r>
        <w:r w:rsidRPr="00DC335A">
          <w:rPr>
            <w:rFonts w:cs="Calibri"/>
            <w:sz w:val="22"/>
            <w:szCs w:val="22"/>
            <w:rPrChange w:id="28021" w:author="Visone Rossana (GSE)" w:date="2025-10-23T10:22:00Z" w16du:dateUtc="2025-10-23T08:22:00Z">
              <w:rPr>
                <w:rFonts w:cs="Calibri"/>
              </w:rPr>
            </w:rPrChange>
          </w:rPr>
          <w:t>timbrata e firmata dal progettista (o altro soggetto avente diritto ai sensi della normativa tecnica vigente), corredata degli schemi funzionali d’impianto. La suddetta relazione deve riportare una descrizione dettagliata della struttura della serra e del sistema di distribuzione di calore al suo interno;</w:t>
        </w:r>
      </w:ins>
    </w:p>
    <w:p w14:paraId="177A4DD5" w14:textId="77777777" w:rsidR="00DC335A" w:rsidRPr="00DC335A" w:rsidRDefault="00DC335A">
      <w:pPr>
        <w:numPr>
          <w:ilvl w:val="0"/>
          <w:numId w:val="584"/>
        </w:numPr>
        <w:spacing w:after="120" w:line="276" w:lineRule="auto"/>
        <w:ind w:left="284" w:hanging="284"/>
        <w:jc w:val="both"/>
        <w:rPr>
          <w:ins w:id="28022" w:author="Visone Rossana (GSE)" w:date="2025-10-23T10:22:00Z" w16du:dateUtc="2025-10-23T08:22:00Z"/>
          <w:rFonts w:cs="Calibri"/>
          <w:sz w:val="22"/>
          <w:szCs w:val="22"/>
          <w:rPrChange w:id="28023" w:author="Visone Rossana (GSE)" w:date="2025-10-23T10:22:00Z" w16du:dateUtc="2025-10-23T08:22:00Z">
            <w:rPr>
              <w:ins w:id="28024" w:author="Visone Rossana (GSE)" w:date="2025-10-23T10:22:00Z" w16du:dateUtc="2025-10-23T08:22:00Z"/>
              <w:rFonts w:cs="Calibri"/>
            </w:rPr>
          </w:rPrChange>
        </w:rPr>
      </w:pPr>
      <w:ins w:id="28025" w:author="Visone Rossana (GSE)" w:date="2025-10-23T10:22:00Z" w16du:dateUtc="2025-10-23T08:22:00Z">
        <w:r w:rsidRPr="00DC335A">
          <w:rPr>
            <w:rFonts w:cs="Calibri"/>
            <w:sz w:val="22"/>
            <w:szCs w:val="22"/>
            <w:rPrChange w:id="28026" w:author="Visone Rossana (GSE)" w:date="2025-10-23T10:22:00Z" w16du:dateUtc="2025-10-23T08:22:00Z">
              <w:rPr>
                <w:rFonts w:cs="Calibri"/>
              </w:rPr>
            </w:rPrChange>
          </w:rPr>
          <w:t xml:space="preserve">nel caso di installazione di generatori </w:t>
        </w:r>
        <w:r w:rsidRPr="00DC335A">
          <w:rPr>
            <w:rFonts w:cs="Calibri"/>
            <w:sz w:val="22"/>
            <w:szCs w:val="22"/>
            <w:u w:val="single"/>
            <w:rPrChange w:id="28027" w:author="Visone Rossana (GSE)" w:date="2025-10-23T10:22:00Z" w16du:dateUtc="2025-10-23T08:22:00Z">
              <w:rPr>
                <w:rFonts w:cs="Calibri"/>
                <w:u w:val="single"/>
              </w:rPr>
            </w:rPrChange>
          </w:rPr>
          <w:t>su serra non censita al catasto edilizio urbano</w:t>
        </w:r>
        <w:r w:rsidRPr="00DC335A">
          <w:rPr>
            <w:rFonts w:cs="Calibri"/>
            <w:sz w:val="22"/>
            <w:szCs w:val="22"/>
            <w:rPrChange w:id="28028" w:author="Visone Rossana (GSE)" w:date="2025-10-23T10:22:00Z" w16du:dateUtc="2025-10-23T08:22:00Z">
              <w:rPr>
                <w:rFonts w:cs="Calibri"/>
              </w:rPr>
            </w:rPrChange>
          </w:rPr>
          <w:t>, ma in possesso del codice CUAA</w:t>
        </w:r>
        <w:r w:rsidRPr="00DC335A">
          <w:rPr>
            <w:rStyle w:val="Rimandonotaapidipagina"/>
            <w:sz w:val="22"/>
            <w:szCs w:val="22"/>
            <w:rPrChange w:id="28029" w:author="Visone Rossana (GSE)" w:date="2025-10-23T10:22:00Z" w16du:dateUtc="2025-10-23T08:22:00Z">
              <w:rPr>
                <w:rStyle w:val="Rimandonotaapidipagina"/>
              </w:rPr>
            </w:rPrChange>
          </w:rPr>
          <w:footnoteReference w:id="29"/>
        </w:r>
        <w:r w:rsidRPr="00DC335A">
          <w:rPr>
            <w:rFonts w:cs="Calibri"/>
            <w:sz w:val="22"/>
            <w:szCs w:val="22"/>
            <w:rPrChange w:id="28032" w:author="Visone Rossana (GSE)" w:date="2025-10-23T10:22:00Z" w16du:dateUtc="2025-10-23T08:22:00Z">
              <w:rPr>
                <w:rFonts w:cs="Calibri"/>
              </w:rPr>
            </w:rPrChange>
          </w:rPr>
          <w:t>, fascicolo aziendale associato all’impresa agricola, da cui si evinca l’esistenza della serra.</w:t>
        </w:r>
      </w:ins>
    </w:p>
    <w:p w14:paraId="2BBE3163" w14:textId="399FD064" w:rsidR="00874EF6" w:rsidDel="000A12D4" w:rsidRDefault="00874EF6" w:rsidP="00C078CF">
      <w:pPr>
        <w:contextualSpacing/>
        <w:jc w:val="both"/>
        <w:rPr>
          <w:ins w:id="28033" w:author="Visone Rossana (GSE)" w:date="2025-10-23T10:16:00Z" w16du:dateUtc="2025-10-23T08:16:00Z"/>
          <w:del w:id="28034" w:author="Visone Rossana (GSE)" w:date="2025-10-23T11:56:00Z" w16du:dateUtc="2025-10-23T09:56:00Z"/>
          <w:highlight w:val="yellow"/>
        </w:rPr>
      </w:pPr>
    </w:p>
    <w:p w14:paraId="2C875D26" w14:textId="430A5A1B" w:rsidR="00770807" w:rsidDel="000A12D4" w:rsidRDefault="00770807" w:rsidP="00C078CF">
      <w:pPr>
        <w:contextualSpacing/>
        <w:jc w:val="both"/>
        <w:rPr>
          <w:ins w:id="28035" w:author="Visone Rossana (GSE)" w:date="2025-10-23T10:16:00Z" w16du:dateUtc="2025-10-23T08:16:00Z"/>
          <w:del w:id="28036" w:author="Visone Rossana (GSE)" w:date="2025-10-23T11:56:00Z" w16du:dateUtc="2025-10-23T09:56:00Z"/>
          <w:highlight w:val="yellow"/>
        </w:rPr>
      </w:pPr>
    </w:p>
    <w:p w14:paraId="694170A5" w14:textId="77777777" w:rsidR="00617DF1" w:rsidRPr="0072557A" w:rsidRDefault="00617DF1">
      <w:pPr>
        <w:spacing w:after="40" w:line="276" w:lineRule="auto"/>
        <w:jc w:val="both"/>
        <w:rPr>
          <w:ins w:id="28037" w:author="Visone Rossana (GSE)" w:date="2025-10-23T10:24:00Z" w16du:dateUtc="2025-10-23T08:24:00Z"/>
          <w:rFonts w:cs="Calibri"/>
          <w:sz w:val="22"/>
          <w:szCs w:val="22"/>
          <w:rPrChange w:id="28038" w:author="Visone Rossana (GSE)" w:date="2025-10-23T10:24:00Z" w16du:dateUtc="2025-10-23T08:24:00Z">
            <w:rPr>
              <w:ins w:id="28039" w:author="Visone Rossana (GSE)" w:date="2025-10-23T10:24:00Z" w16du:dateUtc="2025-10-23T08:24:00Z"/>
              <w:rFonts w:cs="Calibri"/>
            </w:rPr>
          </w:rPrChange>
        </w:rPr>
        <w:pPrChange w:id="28040" w:author="Visone Rossana (GSE)" w:date="2025-10-23T10:24:00Z" w16du:dateUtc="2025-10-23T08:24:00Z">
          <w:pPr>
            <w:spacing w:after="40"/>
            <w:jc w:val="both"/>
          </w:pPr>
        </w:pPrChange>
      </w:pPr>
      <w:ins w:id="28041" w:author="Visone Rossana (GSE)" w:date="2025-10-23T10:24:00Z" w16du:dateUtc="2025-10-23T08:24:00Z">
        <w:r w:rsidRPr="0072557A">
          <w:rPr>
            <w:b/>
            <w:sz w:val="22"/>
            <w:szCs w:val="22"/>
            <w:u w:val="single"/>
            <w:rPrChange w:id="28042" w:author="Visone Rossana (GSE)" w:date="2025-10-23T10:24:00Z" w16du:dateUtc="2025-10-23T08:24:00Z">
              <w:rPr>
                <w:b/>
                <w:u w:val="single"/>
              </w:rPr>
            </w:rPrChange>
          </w:rPr>
          <w:t>Documentazione da conservare a cura del Soggetto Responsabile</w:t>
        </w:r>
      </w:ins>
    </w:p>
    <w:p w14:paraId="0E8B4DAD" w14:textId="77777777" w:rsidR="00617DF1" w:rsidRPr="0072557A" w:rsidRDefault="00617DF1">
      <w:pPr>
        <w:numPr>
          <w:ilvl w:val="0"/>
          <w:numId w:val="586"/>
        </w:numPr>
        <w:spacing w:after="60" w:line="276" w:lineRule="auto"/>
        <w:ind w:left="357"/>
        <w:jc w:val="both"/>
        <w:rPr>
          <w:ins w:id="28043" w:author="Visone Rossana (GSE)" w:date="2025-10-23T10:24:00Z" w16du:dateUtc="2025-10-23T08:24:00Z"/>
          <w:rFonts w:cs="Calibri"/>
          <w:sz w:val="22"/>
          <w:szCs w:val="22"/>
          <w:rPrChange w:id="28044" w:author="Visone Rossana (GSE)" w:date="2025-10-23T10:24:00Z" w16du:dateUtc="2025-10-23T08:24:00Z">
            <w:rPr>
              <w:ins w:id="28045" w:author="Visone Rossana (GSE)" w:date="2025-10-23T10:24:00Z" w16du:dateUtc="2025-10-23T08:24:00Z"/>
              <w:rFonts w:cs="Calibri"/>
            </w:rPr>
          </w:rPrChange>
        </w:rPr>
      </w:pPr>
      <w:ins w:id="28046" w:author="Visone Rossana (GSE)" w:date="2025-10-23T10:24:00Z" w16du:dateUtc="2025-10-23T08:24:00Z">
        <w:r w:rsidRPr="0072557A">
          <w:rPr>
            <w:rFonts w:cs="Calibri"/>
            <w:sz w:val="22"/>
            <w:szCs w:val="22"/>
            <w:rPrChange w:id="28047" w:author="Visone Rossana (GSE)" w:date="2025-10-23T10:24:00Z" w16du:dateUtc="2025-10-23T08:24:00Z">
              <w:rPr>
                <w:rFonts w:cs="Calibri"/>
              </w:rPr>
            </w:rPrChange>
          </w:rPr>
          <w:t xml:space="preserve">per interventi </w:t>
        </w:r>
        <w:r w:rsidRPr="0072557A">
          <w:rPr>
            <w:rFonts w:cs="Calibri"/>
            <w:sz w:val="22"/>
            <w:szCs w:val="22"/>
            <w:u w:val="single"/>
            <w:rPrChange w:id="28048" w:author="Visone Rossana (GSE)" w:date="2025-10-23T10:24:00Z" w16du:dateUtc="2025-10-23T08:24:00Z">
              <w:rPr>
                <w:rFonts w:cs="Calibri"/>
                <w:u w:val="single"/>
              </w:rPr>
            </w:rPrChange>
          </w:rPr>
          <w:t xml:space="preserve">non a Catalogo </w:t>
        </w:r>
        <w:r w:rsidRPr="0072557A">
          <w:rPr>
            <w:rFonts w:cs="Calibri"/>
            <w:sz w:val="22"/>
            <w:szCs w:val="22"/>
            <w:rPrChange w:id="28049" w:author="Visone Rossana (GSE)" w:date="2025-10-23T10:24:00Z" w16du:dateUtc="2025-10-23T08:24:00Z">
              <w:rPr>
                <w:rFonts w:cs="Calibri"/>
              </w:rPr>
            </w:rPrChange>
          </w:rPr>
          <w:t>e per interventi con incentivi</w:t>
        </w:r>
        <w:r w:rsidRPr="0072557A">
          <w:rPr>
            <w:sz w:val="22"/>
            <w:szCs w:val="22"/>
            <w:rPrChange w:id="28050" w:author="Visone Rossana (GSE)" w:date="2025-10-23T10:24:00Z" w16du:dateUtc="2025-10-23T08:24:00Z">
              <w:rPr/>
            </w:rPrChange>
          </w:rPr>
          <w:t xml:space="preserve"> </w:t>
        </w:r>
        <w:r w:rsidRPr="0072557A">
          <w:rPr>
            <w:rFonts w:cs="Calibri"/>
            <w:sz w:val="22"/>
            <w:szCs w:val="22"/>
            <w:rPrChange w:id="28051" w:author="Visone Rossana (GSE)" w:date="2025-10-23T10:24:00Z" w16du:dateUtc="2025-10-23T08:24:00Z">
              <w:rPr>
                <w:rFonts w:cs="Calibri"/>
              </w:rPr>
            </w:rPrChange>
          </w:rPr>
          <w:t xml:space="preserve">≤ 3.500 euro certificazione del produttore e scheda tecnica del produttore del generatore di calore - che può essere parte della certificazione del produttore di cui ai precedenti punti 2 e 3, che attesti il rispetto dei requisiti minimi richiesti dal Decreto- e dei sistemi di termoregolazione o valvole termostatiche, se di nuova installazione; </w:t>
        </w:r>
      </w:ins>
    </w:p>
    <w:p w14:paraId="112F9043" w14:textId="2E925BE0" w:rsidR="00617DF1" w:rsidRPr="0072557A" w:rsidRDefault="00617DF1">
      <w:pPr>
        <w:numPr>
          <w:ilvl w:val="0"/>
          <w:numId w:val="586"/>
        </w:numPr>
        <w:spacing w:after="60" w:line="276" w:lineRule="auto"/>
        <w:ind w:left="357"/>
        <w:jc w:val="both"/>
        <w:rPr>
          <w:ins w:id="28052" w:author="Visone Rossana (GSE)" w:date="2025-10-23T10:24:00Z" w16du:dateUtc="2025-10-23T08:24:00Z"/>
          <w:sz w:val="22"/>
          <w:szCs w:val="22"/>
          <w:rPrChange w:id="28053" w:author="Visone Rossana (GSE)" w:date="2025-10-23T10:24:00Z" w16du:dateUtc="2025-10-23T08:24:00Z">
            <w:rPr>
              <w:ins w:id="28054" w:author="Visone Rossana (GSE)" w:date="2025-10-23T10:24:00Z" w16du:dateUtc="2025-10-23T08:24:00Z"/>
            </w:rPr>
          </w:rPrChange>
        </w:rPr>
      </w:pPr>
      <w:ins w:id="28055" w:author="Visone Rossana (GSE)" w:date="2025-10-23T10:24:00Z" w16du:dateUtc="2025-10-23T08:24:00Z">
        <w:r w:rsidRPr="0072557A">
          <w:rPr>
            <w:rFonts w:cs="Calibri"/>
            <w:sz w:val="22"/>
            <w:szCs w:val="22"/>
            <w:rPrChange w:id="28056" w:author="Visone Rossana (GSE)" w:date="2025-10-23T10:24:00Z" w16du:dateUtc="2025-10-23T08:24:00Z">
              <w:rPr>
                <w:rFonts w:cs="Calibri"/>
              </w:rPr>
            </w:rPrChange>
          </w:rPr>
          <w:t xml:space="preserve">certificato del </w:t>
        </w:r>
        <w:r w:rsidRPr="0072557A">
          <w:rPr>
            <w:rFonts w:cs="Calibri"/>
            <w:sz w:val="22"/>
            <w:szCs w:val="22"/>
            <w:u w:val="single"/>
            <w:rPrChange w:id="28057" w:author="Visone Rossana (GSE)" w:date="2025-10-23T10:24:00Z" w16du:dateUtc="2025-10-23T08:24:00Z">
              <w:rPr>
                <w:rFonts w:cs="Calibri"/>
                <w:u w:val="single"/>
              </w:rPr>
            </w:rPrChange>
          </w:rPr>
          <w:t>corretto smaltimento del generatore</w:t>
        </w:r>
        <w:r w:rsidRPr="0072557A">
          <w:rPr>
            <w:rFonts w:cs="Calibri"/>
            <w:sz w:val="22"/>
            <w:szCs w:val="22"/>
            <w:rPrChange w:id="28058" w:author="Visone Rossana (GSE)" w:date="2025-10-23T10:24:00Z" w16du:dateUtc="2025-10-23T08:24:00Z">
              <w:rPr>
                <w:rFonts w:cs="Calibri"/>
              </w:rPr>
            </w:rPrChange>
          </w:rPr>
          <w:t xml:space="preserve"> di calore sostituito o un documento analogo attestante che il generatore è stato consegnato a un apposito centro per lo smaltimento (paragrafo </w:t>
        </w:r>
      </w:ins>
      <w:ins w:id="28059" w:author="Visone Rossana (GSE)" w:date="2025-10-23T10:25:00Z" w16du:dateUtc="2025-10-23T08:25:00Z">
        <w:r w:rsidR="0072557A" w:rsidRPr="0072557A">
          <w:rPr>
            <w:rFonts w:cs="Calibri"/>
            <w:sz w:val="22"/>
            <w:szCs w:val="22"/>
            <w:highlight w:val="yellow"/>
            <w:rPrChange w:id="28060" w:author="Visone Rossana (GSE)" w:date="2025-10-23T10:25:00Z" w16du:dateUtc="2025-10-23T08:25:00Z">
              <w:rPr>
                <w:rFonts w:cs="Calibri"/>
                <w:sz w:val="22"/>
                <w:szCs w:val="22"/>
              </w:rPr>
            </w:rPrChange>
          </w:rPr>
          <w:t>12.7</w:t>
        </w:r>
      </w:ins>
      <w:ins w:id="28061" w:author="Visone Rossana (GSE)" w:date="2025-10-23T10:24:00Z" w16du:dateUtc="2025-10-23T08:24:00Z">
        <w:r w:rsidRPr="0072557A">
          <w:rPr>
            <w:rFonts w:cs="Calibri"/>
            <w:sz w:val="22"/>
            <w:szCs w:val="22"/>
            <w:rPrChange w:id="28062" w:author="Visone Rossana (GSE)" w:date="2025-10-23T10:24:00Z" w16du:dateUtc="2025-10-23T08:24:00Z">
              <w:rPr>
                <w:rFonts w:cs="Calibri"/>
              </w:rPr>
            </w:rPrChange>
          </w:rPr>
          <w:t>).</w:t>
        </w:r>
      </w:ins>
    </w:p>
    <w:p w14:paraId="68BE0678" w14:textId="77777777" w:rsidR="00617DF1" w:rsidRPr="0072557A" w:rsidRDefault="00617DF1">
      <w:pPr>
        <w:spacing w:after="60" w:line="276" w:lineRule="auto"/>
        <w:ind w:left="357"/>
        <w:jc w:val="both"/>
        <w:rPr>
          <w:ins w:id="28063" w:author="Visone Rossana (GSE)" w:date="2025-10-23T10:24:00Z" w16du:dateUtc="2025-10-23T08:24:00Z"/>
          <w:sz w:val="22"/>
          <w:szCs w:val="22"/>
          <w:rPrChange w:id="28064" w:author="Visone Rossana (GSE)" w:date="2025-10-23T10:24:00Z" w16du:dateUtc="2025-10-23T08:24:00Z">
            <w:rPr>
              <w:ins w:id="28065" w:author="Visone Rossana (GSE)" w:date="2025-10-23T10:24:00Z" w16du:dateUtc="2025-10-23T08:24:00Z"/>
            </w:rPr>
          </w:rPrChange>
        </w:rPr>
        <w:pPrChange w:id="28066" w:author="Visone Rossana (GSE)" w:date="2025-10-23T10:24:00Z" w16du:dateUtc="2025-10-23T08:24:00Z">
          <w:pPr>
            <w:spacing w:after="60"/>
            <w:ind w:left="357"/>
            <w:jc w:val="both"/>
          </w:pPr>
        </w:pPrChange>
      </w:pPr>
      <w:ins w:id="28067" w:author="Visone Rossana (GSE)" w:date="2025-10-23T10:24:00Z" w16du:dateUtc="2025-10-23T08:24:00Z">
        <w:r w:rsidRPr="0072557A">
          <w:rPr>
            <w:sz w:val="22"/>
            <w:szCs w:val="22"/>
            <w:rPrChange w:id="28068" w:author="Visone Rossana (GSE)" w:date="2025-10-23T10:24:00Z" w16du:dateUtc="2025-10-23T08:24:00Z">
              <w:rPr/>
            </w:rPrChange>
          </w:rPr>
          <w:t>Nel caso in cui l’intervento di sostituzione del generatore di calore riguardi un camino aperto, salvo il caso in cui la medesima canna fumaria sia utilizzata dal nuovo generatore di calore, in luogo del certificato di smaltimento il Soggetto Responsabile dovrà chiudere in via definitiva, tramite appositi sistemi permanenti, la canna fumaria del camino aperto</w:t>
        </w:r>
        <w:r w:rsidRPr="0072557A">
          <w:rPr>
            <w:sz w:val="22"/>
            <w:szCs w:val="22"/>
            <w:vertAlign w:val="superscript"/>
            <w:rPrChange w:id="28069" w:author="Visone Rossana (GSE)" w:date="2025-10-23T10:24:00Z" w16du:dateUtc="2025-10-23T08:24:00Z">
              <w:rPr>
                <w:vertAlign w:val="superscript"/>
              </w:rPr>
            </w:rPrChange>
          </w:rPr>
          <w:footnoteReference w:id="30"/>
        </w:r>
        <w:r w:rsidRPr="0072557A">
          <w:rPr>
            <w:sz w:val="22"/>
            <w:szCs w:val="22"/>
            <w:rPrChange w:id="28072" w:author="Visone Rossana (GSE)" w:date="2025-10-23T10:24:00Z" w16du:dateUtc="2025-10-23T08:24:00Z">
              <w:rPr/>
            </w:rPrChange>
          </w:rPr>
          <w:t>. In tal caso, deve essere inclusa nella documentazione fotografica specificata al paragrafo precedente e, a prova dell’intervento eseguito, una foto attestante la chiusura permanente della canna fumaria;</w:t>
        </w:r>
      </w:ins>
    </w:p>
    <w:p w14:paraId="5D0B2945" w14:textId="77777777" w:rsidR="00617DF1" w:rsidRPr="0072557A" w:rsidRDefault="00617DF1">
      <w:pPr>
        <w:numPr>
          <w:ilvl w:val="0"/>
          <w:numId w:val="586"/>
        </w:numPr>
        <w:spacing w:after="60" w:line="276" w:lineRule="auto"/>
        <w:ind w:left="357"/>
        <w:jc w:val="both"/>
        <w:rPr>
          <w:ins w:id="28073" w:author="Visone Rossana (GSE)" w:date="2025-10-23T10:24:00Z" w16du:dateUtc="2025-10-23T08:24:00Z"/>
          <w:rFonts w:cs="Calibri"/>
          <w:sz w:val="22"/>
          <w:szCs w:val="22"/>
          <w:rPrChange w:id="28074" w:author="Visone Rossana (GSE)" w:date="2025-10-23T10:24:00Z" w16du:dateUtc="2025-10-23T08:24:00Z">
            <w:rPr>
              <w:ins w:id="28075" w:author="Visone Rossana (GSE)" w:date="2025-10-23T10:24:00Z" w16du:dateUtc="2025-10-23T08:24:00Z"/>
              <w:rFonts w:cs="Calibri"/>
            </w:rPr>
          </w:rPrChange>
        </w:rPr>
      </w:pPr>
      <w:ins w:id="28076" w:author="Visone Rossana (GSE)" w:date="2025-10-23T10:24:00Z" w16du:dateUtc="2025-10-23T08:24:00Z">
        <w:r w:rsidRPr="0072557A">
          <w:rPr>
            <w:rFonts w:cs="Calibri"/>
            <w:sz w:val="22"/>
            <w:szCs w:val="22"/>
            <w:u w:val="single"/>
            <w:rPrChange w:id="28077" w:author="Visone Rossana (GSE)" w:date="2025-10-23T10:24:00Z" w16du:dateUtc="2025-10-23T08:24:00Z">
              <w:rPr>
                <w:rFonts w:cs="Calibri"/>
                <w:u w:val="single"/>
              </w:rPr>
            </w:rPrChange>
          </w:rPr>
          <w:t>dichiarazione di conformità dell’impianto</w:t>
        </w:r>
        <w:r w:rsidRPr="0072557A">
          <w:rPr>
            <w:rFonts w:cs="Calibri"/>
            <w:sz w:val="22"/>
            <w:szCs w:val="22"/>
            <w:rPrChange w:id="28078" w:author="Visone Rossana (GSE)" w:date="2025-10-23T10:24:00Z" w16du:dateUtc="2025-10-23T08:24:00Z">
              <w:rPr>
                <w:rFonts w:cs="Calibri"/>
              </w:rPr>
            </w:rPrChange>
          </w:rPr>
          <w:t>, ove prevista, ai sensi del DM 37/08;</w:t>
        </w:r>
      </w:ins>
    </w:p>
    <w:p w14:paraId="103B29B1" w14:textId="77777777" w:rsidR="00617DF1" w:rsidRPr="0072557A" w:rsidRDefault="00617DF1">
      <w:pPr>
        <w:numPr>
          <w:ilvl w:val="0"/>
          <w:numId w:val="586"/>
        </w:numPr>
        <w:spacing w:after="60" w:line="276" w:lineRule="auto"/>
        <w:ind w:left="357"/>
        <w:jc w:val="both"/>
        <w:rPr>
          <w:ins w:id="28079" w:author="Visone Rossana (GSE)" w:date="2025-10-23T10:24:00Z" w16du:dateUtc="2025-10-23T08:24:00Z"/>
          <w:rFonts w:cs="Calibri"/>
          <w:sz w:val="22"/>
          <w:szCs w:val="22"/>
          <w:rPrChange w:id="28080" w:author="Visone Rossana (GSE)" w:date="2025-10-23T10:24:00Z" w16du:dateUtc="2025-10-23T08:24:00Z">
            <w:rPr>
              <w:ins w:id="28081" w:author="Visone Rossana (GSE)" w:date="2025-10-23T10:24:00Z" w16du:dateUtc="2025-10-23T08:24:00Z"/>
              <w:rFonts w:cs="Calibri"/>
            </w:rPr>
          </w:rPrChange>
        </w:rPr>
      </w:pPr>
      <w:ins w:id="28082" w:author="Visone Rossana (GSE)" w:date="2025-10-23T10:24:00Z" w16du:dateUtc="2025-10-23T08:24:00Z">
        <w:r w:rsidRPr="0072557A">
          <w:rPr>
            <w:rFonts w:cs="Calibri"/>
            <w:sz w:val="22"/>
            <w:szCs w:val="22"/>
            <w:u w:val="single"/>
            <w:rPrChange w:id="28083" w:author="Visone Rossana (GSE)" w:date="2025-10-23T10:24:00Z" w16du:dateUtc="2025-10-23T08:24:00Z">
              <w:rPr>
                <w:rFonts w:cs="Calibri"/>
                <w:u w:val="single"/>
              </w:rPr>
            </w:rPrChange>
          </w:rPr>
          <w:t>libretto di centrale/d’impianto</w:t>
        </w:r>
        <w:r w:rsidRPr="0072557A">
          <w:rPr>
            <w:rFonts w:cs="Calibri"/>
            <w:sz w:val="22"/>
            <w:szCs w:val="22"/>
            <w:rPrChange w:id="28084" w:author="Visone Rossana (GSE)" w:date="2025-10-23T10:24:00Z" w16du:dateUtc="2025-10-23T08:24:00Z">
              <w:rPr>
                <w:rFonts w:cs="Calibri"/>
              </w:rPr>
            </w:rPrChange>
          </w:rPr>
          <w:t>, come previsto da legislazione vigente;</w:t>
        </w:r>
      </w:ins>
    </w:p>
    <w:p w14:paraId="48BB14D0" w14:textId="77777777" w:rsidR="00617DF1" w:rsidRPr="0072557A" w:rsidRDefault="00617DF1">
      <w:pPr>
        <w:numPr>
          <w:ilvl w:val="0"/>
          <w:numId w:val="586"/>
        </w:numPr>
        <w:spacing w:after="60" w:line="276" w:lineRule="auto"/>
        <w:ind w:left="357"/>
        <w:jc w:val="both"/>
        <w:rPr>
          <w:ins w:id="28085" w:author="Visone Rossana (GSE)" w:date="2025-10-23T10:24:00Z" w16du:dateUtc="2025-10-23T08:24:00Z"/>
          <w:rFonts w:cs="Calibri"/>
          <w:sz w:val="22"/>
          <w:szCs w:val="22"/>
          <w:rPrChange w:id="28086" w:author="Visone Rossana (GSE)" w:date="2025-10-23T10:24:00Z" w16du:dateUtc="2025-10-23T08:24:00Z">
            <w:rPr>
              <w:ins w:id="28087" w:author="Visone Rossana (GSE)" w:date="2025-10-23T10:24:00Z" w16du:dateUtc="2025-10-23T08:24:00Z"/>
              <w:rFonts w:cs="Calibri"/>
            </w:rPr>
          </w:rPrChange>
        </w:rPr>
      </w:pPr>
      <w:ins w:id="28088" w:author="Visone Rossana (GSE)" w:date="2025-10-23T10:24:00Z" w16du:dateUtc="2025-10-23T08:24:00Z">
        <w:r w:rsidRPr="0072557A">
          <w:rPr>
            <w:sz w:val="22"/>
            <w:szCs w:val="22"/>
            <w:u w:val="single"/>
            <w:rPrChange w:id="28089" w:author="Visone Rossana (GSE)" w:date="2025-10-23T10:24:00Z" w16du:dateUtc="2025-10-23T08:24:00Z">
              <w:rPr>
                <w:u w:val="single"/>
              </w:rPr>
            </w:rPrChange>
          </w:rPr>
          <w:t>pertinente titolo autorizzativo e/o abilitativo</w:t>
        </w:r>
        <w:r w:rsidRPr="0072557A">
          <w:rPr>
            <w:sz w:val="22"/>
            <w:szCs w:val="22"/>
            <w:rPrChange w:id="28090" w:author="Visone Rossana (GSE)" w:date="2025-10-23T10:24:00Z" w16du:dateUtc="2025-10-23T08:24:00Z">
              <w:rPr/>
            </w:rPrChange>
          </w:rPr>
          <w:t>, ove previsto dalla vigente legislazione/normativa nazionale e locale;</w:t>
        </w:r>
      </w:ins>
    </w:p>
    <w:p w14:paraId="4C1A3B2A" w14:textId="77777777" w:rsidR="00617DF1" w:rsidRDefault="00617DF1" w:rsidP="0072557A">
      <w:pPr>
        <w:numPr>
          <w:ilvl w:val="0"/>
          <w:numId w:val="586"/>
        </w:numPr>
        <w:spacing w:after="60" w:line="276" w:lineRule="auto"/>
        <w:ind w:left="357"/>
        <w:jc w:val="both"/>
        <w:rPr>
          <w:ins w:id="28091" w:author="Visone Rossana (GSE)" w:date="2025-10-23T10:26:00Z" w16du:dateUtc="2025-10-23T08:26:00Z"/>
          <w:rFonts w:cs="Calibri"/>
          <w:sz w:val="22"/>
          <w:szCs w:val="22"/>
        </w:rPr>
      </w:pPr>
      <w:ins w:id="28092" w:author="Visone Rossana (GSE)" w:date="2025-10-23T10:24:00Z" w16du:dateUtc="2025-10-23T08:24:00Z">
        <w:r w:rsidRPr="0072557A">
          <w:rPr>
            <w:rFonts w:cs="Calibri"/>
            <w:sz w:val="22"/>
            <w:szCs w:val="22"/>
            <w:u w:val="single"/>
            <w:rPrChange w:id="28093" w:author="Visone Rossana (GSE)" w:date="2025-10-23T10:24:00Z" w16du:dateUtc="2025-10-23T08:24:00Z">
              <w:rPr>
                <w:rFonts w:cs="Calibri"/>
                <w:u w:val="single"/>
              </w:rPr>
            </w:rPrChange>
          </w:rPr>
          <w:t>certificati di manutenzione</w:t>
        </w:r>
        <w:r w:rsidRPr="0072557A">
          <w:rPr>
            <w:rFonts w:cs="Calibri"/>
            <w:sz w:val="22"/>
            <w:szCs w:val="22"/>
            <w:rPrChange w:id="28094" w:author="Visone Rossana (GSE)" w:date="2025-10-23T10:24:00Z" w16du:dateUtc="2025-10-23T08:24:00Z">
              <w:rPr>
                <w:rFonts w:cs="Calibri"/>
              </w:rPr>
            </w:rPrChange>
          </w:rPr>
          <w:t xml:space="preserve"> relativi al generatore di calore ed alla canna fumaria;</w:t>
        </w:r>
      </w:ins>
    </w:p>
    <w:p w14:paraId="6CF96EE4" w14:textId="3E6C2A73" w:rsidR="00405D23" w:rsidRPr="0072557A" w:rsidRDefault="00163E51">
      <w:pPr>
        <w:numPr>
          <w:ilvl w:val="0"/>
          <w:numId w:val="586"/>
        </w:numPr>
        <w:spacing w:after="60" w:line="276" w:lineRule="auto"/>
        <w:ind w:left="357"/>
        <w:jc w:val="both"/>
        <w:rPr>
          <w:ins w:id="28095" w:author="Visone Rossana (GSE)" w:date="2025-10-23T10:24:00Z" w16du:dateUtc="2025-10-23T08:24:00Z"/>
          <w:rFonts w:cs="Calibri"/>
          <w:sz w:val="22"/>
          <w:szCs w:val="22"/>
          <w:rPrChange w:id="28096" w:author="Visone Rossana (GSE)" w:date="2025-10-23T10:24:00Z" w16du:dateUtc="2025-10-23T08:24:00Z">
            <w:rPr>
              <w:ins w:id="28097" w:author="Visone Rossana (GSE)" w:date="2025-10-23T10:24:00Z" w16du:dateUtc="2025-10-23T08:24:00Z"/>
              <w:rFonts w:cs="Calibri"/>
            </w:rPr>
          </w:rPrChange>
        </w:rPr>
      </w:pPr>
      <w:ins w:id="28098" w:author="Visone Rossana (GSE)" w:date="2025-10-23T10:29:00Z" w16du:dateUtc="2025-10-23T08:29:00Z">
        <w:r w:rsidRPr="00DA6559">
          <w:rPr>
            <w:rFonts w:cs="Calibri"/>
            <w:sz w:val="22"/>
            <w:szCs w:val="22"/>
            <w:highlight w:val="cyan"/>
            <w:rPrChange w:id="28099" w:author="Visone Rossana (GSE)" w:date="2025-10-23T15:46:00Z" w16du:dateUtc="2025-10-23T13:46:00Z">
              <w:rPr>
                <w:rFonts w:cs="Calibri"/>
                <w:sz w:val="22"/>
                <w:szCs w:val="22"/>
              </w:rPr>
            </w:rPrChange>
          </w:rPr>
          <w:t xml:space="preserve">in caso di </w:t>
        </w:r>
        <w:r w:rsidR="00EA31D0" w:rsidRPr="00DA6559">
          <w:rPr>
            <w:rFonts w:cs="Calibri"/>
            <w:sz w:val="22"/>
            <w:szCs w:val="22"/>
            <w:highlight w:val="cyan"/>
            <w:rPrChange w:id="28100" w:author="Visone Rossana (GSE)" w:date="2025-10-23T15:46:00Z" w16du:dateUtc="2025-10-23T13:46:00Z">
              <w:rPr>
                <w:rFonts w:cs="Calibri"/>
                <w:sz w:val="22"/>
                <w:szCs w:val="22"/>
              </w:rPr>
            </w:rPrChange>
          </w:rPr>
          <w:t xml:space="preserve">installazione di caldaia a biomassa con potenza </w:t>
        </w:r>
        <w:r w:rsidR="00A04DE3" w:rsidRPr="00DA6559">
          <w:rPr>
            <w:rFonts w:cs="Calibri"/>
            <w:sz w:val="22"/>
            <w:szCs w:val="22"/>
            <w:highlight w:val="cyan"/>
            <w:rPrChange w:id="28101" w:author="Visone Rossana (GSE)" w:date="2025-10-23T15:46:00Z" w16du:dateUtc="2025-10-23T13:46:00Z">
              <w:rPr>
                <w:rFonts w:cs="Calibri"/>
                <w:sz w:val="22"/>
                <w:szCs w:val="22"/>
              </w:rPr>
            </w:rPrChange>
          </w:rPr>
          <w:t xml:space="preserve">termica </w:t>
        </w:r>
      </w:ins>
      <w:ins w:id="28102" w:author="Visone Rossana (GSE)" w:date="2025-10-23T10:30:00Z" w16du:dateUtc="2025-10-23T08:30:00Z">
        <w:r w:rsidR="000A0C0A" w:rsidRPr="00DA6559">
          <w:rPr>
            <w:rFonts w:cs="Calibri"/>
            <w:sz w:val="22"/>
            <w:szCs w:val="22"/>
            <w:highlight w:val="cyan"/>
            <w:rPrChange w:id="28103" w:author="Visone Rossana (GSE)" w:date="2025-10-23T15:46:00Z" w16du:dateUtc="2025-10-23T13:46:00Z">
              <w:rPr>
                <w:rFonts w:cs="Calibri"/>
                <w:sz w:val="22"/>
                <w:szCs w:val="22"/>
              </w:rPr>
            </w:rPrChange>
          </w:rPr>
          <w:t xml:space="preserve">nominale </w:t>
        </w:r>
      </w:ins>
      <w:ins w:id="28104" w:author="Visone Rossana (GSE)" w:date="2025-10-23T10:29:00Z" w16du:dateUtc="2025-10-23T08:29:00Z">
        <w:r w:rsidR="00A04DE3" w:rsidRPr="00DA6559">
          <w:rPr>
            <w:rFonts w:cs="Calibri"/>
            <w:b/>
            <w:sz w:val="22"/>
            <w:szCs w:val="22"/>
            <w:highlight w:val="cyan"/>
            <w:rPrChange w:id="28105" w:author="Visone Rossana (GSE)" w:date="2025-10-23T10:30:00Z" w16du:dateUtc="2025-10-23T08:30:00Z">
              <w:rPr>
                <w:rFonts w:cs="Calibri"/>
                <w:sz w:val="22"/>
                <w:szCs w:val="22"/>
              </w:rPr>
            </w:rPrChange>
          </w:rPr>
          <w:t>superiore a 500 kW</w:t>
        </w:r>
        <w:r w:rsidR="00A04DE3" w:rsidRPr="00DA6559">
          <w:rPr>
            <w:rFonts w:cs="Calibri"/>
            <w:b/>
            <w:sz w:val="22"/>
            <w:szCs w:val="22"/>
            <w:highlight w:val="cyan"/>
            <w:vertAlign w:val="subscript"/>
            <w:rPrChange w:id="28106" w:author="Visone Rossana (GSE)" w:date="2025-10-23T10:31:00Z" w16du:dateUtc="2025-10-23T08:31:00Z">
              <w:rPr>
                <w:rFonts w:cs="Calibri"/>
                <w:sz w:val="22"/>
                <w:szCs w:val="22"/>
              </w:rPr>
            </w:rPrChange>
          </w:rPr>
          <w:t xml:space="preserve">t </w:t>
        </w:r>
        <w:r w:rsidR="00A04DE3" w:rsidRPr="00DA6559">
          <w:rPr>
            <w:rFonts w:cs="Calibri"/>
            <w:b/>
            <w:sz w:val="22"/>
            <w:szCs w:val="22"/>
            <w:highlight w:val="cyan"/>
            <w:rPrChange w:id="28107" w:author="Visone Rossana (GSE)" w:date="2025-10-23T10:30:00Z" w16du:dateUtc="2025-10-23T08:30:00Z">
              <w:rPr>
                <w:rFonts w:cs="Calibri"/>
                <w:sz w:val="22"/>
                <w:szCs w:val="22"/>
              </w:rPr>
            </w:rPrChange>
          </w:rPr>
          <w:t>e</w:t>
        </w:r>
        <w:r w:rsidR="00A04DE3" w:rsidRPr="00DA6559">
          <w:rPr>
            <w:rFonts w:cs="Calibri"/>
            <w:sz w:val="22"/>
            <w:szCs w:val="22"/>
            <w:highlight w:val="cyan"/>
            <w:rPrChange w:id="28108" w:author="Visone Rossana (GSE)" w:date="2025-10-23T15:46:00Z" w16du:dateUtc="2025-10-23T13:46:00Z">
              <w:rPr>
                <w:rFonts w:cs="Calibri"/>
                <w:sz w:val="22"/>
                <w:szCs w:val="22"/>
              </w:rPr>
            </w:rPrChange>
          </w:rPr>
          <w:t xml:space="preserve"> </w:t>
        </w:r>
      </w:ins>
      <w:ins w:id="28109" w:author="Visone Rossana (GSE)" w:date="2025-10-23T10:30:00Z" w16du:dateUtc="2025-10-23T08:30:00Z">
        <w:r w:rsidR="00C97643" w:rsidRPr="00DA6559">
          <w:rPr>
            <w:rFonts w:cs="Calibri"/>
            <w:b/>
            <w:sz w:val="22"/>
            <w:szCs w:val="22"/>
            <w:highlight w:val="cyan"/>
            <w:rPrChange w:id="28110" w:author="Visone Rossana (GSE)" w:date="2025-10-23T15:46:00Z" w16du:dateUtc="2025-10-23T13:46:00Z">
              <w:rPr>
                <w:rFonts w:cs="Calibri"/>
                <w:b/>
                <w:sz w:val="22"/>
                <w:szCs w:val="22"/>
              </w:rPr>
            </w:rPrChange>
          </w:rPr>
          <w:t>inferiore o uguale a 2.000</w:t>
        </w:r>
        <w:r w:rsidR="00C97643" w:rsidRPr="00DA6559">
          <w:rPr>
            <w:rFonts w:cs="Calibri"/>
            <w:sz w:val="22"/>
            <w:szCs w:val="22"/>
            <w:highlight w:val="cyan"/>
            <w:rPrChange w:id="28111" w:author="Visone Rossana (GSE)" w:date="2025-10-23T15:46:00Z" w16du:dateUtc="2025-10-23T13:46:00Z">
              <w:rPr>
                <w:rFonts w:cs="Calibri"/>
                <w:sz w:val="22"/>
                <w:szCs w:val="22"/>
              </w:rPr>
            </w:rPrChange>
          </w:rPr>
          <w:t xml:space="preserve"> </w:t>
        </w:r>
        <w:r w:rsidR="00C97643" w:rsidRPr="00DA6559">
          <w:rPr>
            <w:rFonts w:cs="Calibri"/>
            <w:b/>
            <w:sz w:val="22"/>
            <w:szCs w:val="22"/>
            <w:highlight w:val="cyan"/>
            <w:rPrChange w:id="28112" w:author="Visone Rossana (GSE)" w:date="2025-10-23T15:46:00Z" w16du:dateUtc="2025-10-23T13:46:00Z">
              <w:rPr>
                <w:rFonts w:cs="Calibri"/>
                <w:b/>
                <w:sz w:val="22"/>
                <w:szCs w:val="22"/>
              </w:rPr>
            </w:rPrChange>
          </w:rPr>
          <w:t>kW</w:t>
        </w:r>
        <w:r w:rsidR="00C97643" w:rsidRPr="00DA6559">
          <w:rPr>
            <w:rFonts w:cs="Calibri"/>
            <w:b/>
            <w:sz w:val="22"/>
            <w:szCs w:val="22"/>
            <w:highlight w:val="cyan"/>
            <w:vertAlign w:val="subscript"/>
            <w:rPrChange w:id="28113" w:author="Visone Rossana (GSE)" w:date="2025-10-23T15:46:00Z" w16du:dateUtc="2025-10-23T13:46:00Z">
              <w:rPr>
                <w:rFonts w:cs="Calibri"/>
                <w:b/>
                <w:sz w:val="22"/>
                <w:szCs w:val="22"/>
                <w:vertAlign w:val="subscript"/>
              </w:rPr>
            </w:rPrChange>
          </w:rPr>
          <w:t>t</w:t>
        </w:r>
        <w:r w:rsidR="00C97643" w:rsidRPr="00DA6559">
          <w:rPr>
            <w:rFonts w:cs="Calibri"/>
            <w:sz w:val="22"/>
            <w:szCs w:val="22"/>
            <w:highlight w:val="cyan"/>
            <w:rPrChange w:id="28114" w:author="Visone Rossana (GSE)" w:date="2025-10-23T15:46:00Z" w16du:dateUtc="2025-10-23T13:46:00Z">
              <w:rPr>
                <w:rFonts w:cs="Calibri"/>
                <w:sz w:val="22"/>
                <w:szCs w:val="22"/>
              </w:rPr>
            </w:rPrChange>
          </w:rPr>
          <w:t>,</w:t>
        </w:r>
      </w:ins>
      <w:commentRangeStart w:id="28115"/>
      <w:ins w:id="28116" w:author="Visone Rossana (GSE)" w:date="2025-10-23T10:31:00Z" w16du:dateUtc="2025-10-23T08:31:00Z">
        <w:r w:rsidR="000A0C0A" w:rsidRPr="00DA6559">
          <w:rPr>
            <w:rFonts w:cs="Calibri"/>
            <w:sz w:val="22"/>
            <w:szCs w:val="22"/>
            <w:highlight w:val="cyan"/>
            <w:rPrChange w:id="28117" w:author="Visone Rossana (GSE)" w:date="2025-10-23T15:46:00Z" w16du:dateUtc="2025-10-23T13:46:00Z">
              <w:rPr>
                <w:rFonts w:cs="Calibri"/>
                <w:sz w:val="22"/>
                <w:szCs w:val="22"/>
              </w:rPr>
            </w:rPrChange>
          </w:rPr>
          <w:t xml:space="preserve"> </w:t>
        </w:r>
      </w:ins>
      <w:ins w:id="28118" w:author="Visone Rossana (GSE)" w:date="2025-10-23T10:32:00Z" w16du:dateUtc="2025-10-23T08:32:00Z">
        <w:r w:rsidR="0061636A" w:rsidRPr="0061636A">
          <w:rPr>
            <w:rFonts w:cs="Calibri"/>
            <w:sz w:val="22"/>
            <w:szCs w:val="22"/>
            <w:highlight w:val="cyan"/>
            <w:rPrChange w:id="28119" w:author="Visone Rossana (GSE)" w:date="2025-10-23T10:33:00Z" w16du:dateUtc="2025-10-23T08:33:00Z">
              <w:rPr>
                <w:rFonts w:cs="Calibri"/>
                <w:sz w:val="22"/>
                <w:szCs w:val="22"/>
              </w:rPr>
            </w:rPrChange>
          </w:rPr>
          <w:t xml:space="preserve">i </w:t>
        </w:r>
        <w:r w:rsidR="005667DB" w:rsidRPr="0061636A">
          <w:rPr>
            <w:rFonts w:cs="Calibri"/>
            <w:sz w:val="22"/>
            <w:szCs w:val="22"/>
            <w:highlight w:val="cyan"/>
          </w:rPr>
          <w:t>dat</w:t>
        </w:r>
        <w:r w:rsidR="005667DB" w:rsidRPr="00D93419">
          <w:rPr>
            <w:rFonts w:cs="Calibri"/>
            <w:sz w:val="22"/>
            <w:szCs w:val="22"/>
            <w:highlight w:val="cyan"/>
          </w:rPr>
          <w:t xml:space="preserve">i relativi alle ore di funzionamento del sistema di abbattimento </w:t>
        </w:r>
      </w:ins>
      <w:ins w:id="28120" w:author="Visone Rossana (GSE)" w:date="2025-10-23T10:33:00Z" w16du:dateUtc="2025-10-23T08:33:00Z">
        <w:r w:rsidR="0061636A">
          <w:rPr>
            <w:rFonts w:cs="Calibri"/>
            <w:sz w:val="22"/>
            <w:szCs w:val="22"/>
            <w:highlight w:val="cyan"/>
          </w:rPr>
          <w:t>del particolato</w:t>
        </w:r>
      </w:ins>
      <w:ins w:id="28121" w:author="Visone Rossana (GSE)" w:date="2025-10-23T10:34:00Z" w16du:dateUtc="2025-10-23T08:34:00Z">
        <w:r w:rsidR="00B9778E">
          <w:rPr>
            <w:rFonts w:cs="Calibri"/>
            <w:sz w:val="22"/>
            <w:szCs w:val="22"/>
            <w:highlight w:val="cyan"/>
          </w:rPr>
          <w:t xml:space="preserve"> primario</w:t>
        </w:r>
      </w:ins>
      <w:ins w:id="28122" w:author="Visone Rossana (GSE)" w:date="2025-10-23T10:32:00Z" w16du:dateUtc="2025-10-23T08:32:00Z">
        <w:r w:rsidR="005667DB" w:rsidRPr="00D93419">
          <w:rPr>
            <w:rFonts w:cs="Calibri"/>
            <w:sz w:val="22"/>
            <w:szCs w:val="22"/>
            <w:highlight w:val="cyan"/>
          </w:rPr>
          <w:t>, registrati dai sistemi di regolazione e controllo</w:t>
        </w:r>
      </w:ins>
      <w:ins w:id="28123" w:author="Visone Rossana (GSE)" w:date="2025-10-23T10:33:00Z" w16du:dateUtc="2025-10-23T08:33:00Z">
        <w:r w:rsidR="0061636A">
          <w:rPr>
            <w:rFonts w:cs="Calibri"/>
            <w:sz w:val="22"/>
            <w:szCs w:val="22"/>
          </w:rPr>
          <w:t>;</w:t>
        </w:r>
      </w:ins>
      <w:commentRangeEnd w:id="28115"/>
      <w:ins w:id="28124" w:author="Visone Rossana (GSE)" w:date="2025-10-23T10:35:00Z" w16du:dateUtc="2025-10-23T08:35:00Z">
        <w:r w:rsidR="00EC20CF" w:rsidRPr="0072557A">
          <w:rPr>
            <w:rStyle w:val="Rimandocommento"/>
            <w:rFonts w:cs="Calibri"/>
            <w:sz w:val="22"/>
            <w:szCs w:val="22"/>
            <w:rPrChange w:id="28125" w:author="Visone Rossana (GSE)" w:date="2025-10-23T10:24:00Z" w16du:dateUtc="2025-10-23T08:24:00Z">
              <w:rPr>
                <w:rStyle w:val="Rimandocommento"/>
                <w:rFonts w:cs="Calibri"/>
                <w:sz w:val="24"/>
              </w:rPr>
            </w:rPrChange>
          </w:rPr>
          <w:commentReference w:id="28115"/>
        </w:r>
      </w:ins>
    </w:p>
    <w:p w14:paraId="255C9EAA" w14:textId="2721DB6C" w:rsidR="00617DF1" w:rsidRPr="00AA7E65" w:rsidRDefault="00617DF1">
      <w:pPr>
        <w:numPr>
          <w:ilvl w:val="0"/>
          <w:numId w:val="586"/>
        </w:numPr>
        <w:spacing w:after="60" w:line="276" w:lineRule="auto"/>
        <w:ind w:left="357"/>
        <w:jc w:val="both"/>
        <w:rPr>
          <w:ins w:id="28127" w:author="Visone Rossana (GSE)" w:date="2025-10-23T10:24:00Z" w16du:dateUtc="2025-10-23T08:24:00Z"/>
          <w:rFonts w:cs="Calibri"/>
          <w:sz w:val="22"/>
          <w:szCs w:val="22"/>
          <w:rPrChange w:id="28128" w:author="Visone Rossana (GSE)" w:date="2025-10-23T11:56:00Z" w16du:dateUtc="2025-10-23T09:56:00Z">
            <w:rPr>
              <w:ins w:id="28129" w:author="Visone Rossana (GSE)" w:date="2025-10-23T10:24:00Z" w16du:dateUtc="2025-10-23T08:24:00Z"/>
              <w:rFonts w:cs="Calibri"/>
            </w:rPr>
          </w:rPrChange>
        </w:rPr>
      </w:pPr>
      <w:ins w:id="28130" w:author="Visone Rossana (GSE)" w:date="2025-10-23T10:24:00Z" w16du:dateUtc="2025-10-23T08:24:00Z">
        <w:r w:rsidRPr="00AA7E65">
          <w:rPr>
            <w:rFonts w:cs="Calibri"/>
            <w:sz w:val="22"/>
            <w:szCs w:val="22"/>
            <w:rPrChange w:id="28131" w:author="Visone Rossana (GSE)" w:date="2025-10-23T11:56:00Z" w16du:dateUtc="2025-10-23T09:56:00Z">
              <w:rPr>
                <w:rFonts w:cs="Calibri"/>
              </w:rPr>
            </w:rPrChange>
          </w:rPr>
          <w:t xml:space="preserve">nel caso di installazione di un generatore di calore a biomassa avente potenza termica nominale </w:t>
        </w:r>
        <w:del w:id="28132" w:author="Visone Rossana (GSE)" w:date="2025-10-23T11:55:00Z" w16du:dateUtc="2025-10-23T09:55:00Z">
          <w:r w:rsidRPr="00AA7E65" w:rsidDel="00247A35">
            <w:rPr>
              <w:rFonts w:cs="Calibri"/>
              <w:b/>
              <w:sz w:val="22"/>
              <w:szCs w:val="22"/>
              <w:rPrChange w:id="28133" w:author="Visone Rossana (GSE)" w:date="2025-10-23T11:56:00Z" w16du:dateUtc="2025-10-23T09:56:00Z">
                <w:rPr>
                  <w:rFonts w:cs="Calibri"/>
                  <w:b/>
                </w:rPr>
              </w:rPrChange>
            </w:rPr>
            <w:delText xml:space="preserve">maggiore o uguale </w:delText>
          </w:r>
        </w:del>
      </w:ins>
      <w:ins w:id="28134" w:author="Visone Rossana (GSE)" w:date="2025-10-23T11:55:00Z" w16du:dateUtc="2025-10-23T09:55:00Z">
        <w:r w:rsidR="00247A35" w:rsidRPr="00AA7E65">
          <w:rPr>
            <w:rFonts w:cs="Calibri"/>
            <w:b/>
            <w:sz w:val="22"/>
            <w:szCs w:val="22"/>
            <w:rPrChange w:id="28135" w:author="Visone Rossana (GSE)" w:date="2025-10-23T11:56:00Z" w16du:dateUtc="2025-10-23T09:56:00Z">
              <w:rPr>
                <w:rFonts w:cs="Calibri"/>
                <w:b/>
                <w:strike/>
                <w:sz w:val="22"/>
                <w:szCs w:val="22"/>
              </w:rPr>
            </w:rPrChange>
          </w:rPr>
          <w:t xml:space="preserve">inferiore </w:t>
        </w:r>
      </w:ins>
      <w:ins w:id="28136" w:author="Visone Rossana (GSE)" w:date="2025-10-23T10:24:00Z" w16du:dateUtc="2025-10-23T08:24:00Z">
        <w:r w:rsidRPr="00AA7E65">
          <w:rPr>
            <w:rFonts w:cs="Calibri"/>
            <w:b/>
            <w:sz w:val="22"/>
            <w:szCs w:val="22"/>
            <w:rPrChange w:id="28137" w:author="Visone Rossana (GSE)" w:date="2025-10-23T11:56:00Z" w16du:dateUtc="2025-10-23T09:56:00Z">
              <w:rPr>
                <w:rFonts w:cs="Calibri"/>
                <w:b/>
              </w:rPr>
            </w:rPrChange>
          </w:rPr>
          <w:t>a 100 kW</w:t>
        </w:r>
        <w:r w:rsidRPr="00AA7E65">
          <w:rPr>
            <w:rFonts w:cs="Calibri"/>
            <w:b/>
            <w:sz w:val="22"/>
            <w:szCs w:val="22"/>
            <w:vertAlign w:val="subscript"/>
            <w:rPrChange w:id="28138" w:author="Visone Rossana (GSE)" w:date="2025-10-23T11:56:00Z" w16du:dateUtc="2025-10-23T09:56:00Z">
              <w:rPr>
                <w:rFonts w:cs="Calibri"/>
                <w:b/>
                <w:vertAlign w:val="subscript"/>
              </w:rPr>
            </w:rPrChange>
          </w:rPr>
          <w:t>t</w:t>
        </w:r>
        <w:r w:rsidRPr="00AA7E65">
          <w:rPr>
            <w:rFonts w:cs="Calibri"/>
            <w:sz w:val="22"/>
            <w:szCs w:val="22"/>
            <w:rPrChange w:id="28139" w:author="Visone Rossana (GSE)" w:date="2025-10-23T11:56:00Z" w16du:dateUtc="2025-10-23T09:56:00Z">
              <w:rPr>
                <w:rFonts w:cs="Calibri"/>
              </w:rPr>
            </w:rPrChange>
          </w:rPr>
          <w:t xml:space="preserve">, </w:t>
        </w:r>
        <w:r w:rsidRPr="00AA7E65">
          <w:rPr>
            <w:rFonts w:cs="Calibri"/>
            <w:sz w:val="22"/>
            <w:szCs w:val="22"/>
            <w:u w:val="single"/>
            <w:rPrChange w:id="28140" w:author="Visone Rossana (GSE)" w:date="2025-10-23T11:56:00Z" w16du:dateUtc="2025-10-23T09:56:00Z">
              <w:rPr>
                <w:rFonts w:cs="Calibri"/>
                <w:u w:val="single"/>
              </w:rPr>
            </w:rPrChange>
          </w:rPr>
          <w:t>relazione tecnica di progetto</w:t>
        </w:r>
        <w:r w:rsidRPr="00AA7E65">
          <w:rPr>
            <w:rFonts w:cs="Calibri"/>
            <w:sz w:val="22"/>
            <w:szCs w:val="22"/>
            <w:rPrChange w:id="28141" w:author="Visone Rossana (GSE)" w:date="2025-10-23T11:56:00Z" w16du:dateUtc="2025-10-23T09:56:00Z">
              <w:rPr>
                <w:rFonts w:cs="Calibri"/>
              </w:rPr>
            </w:rPrChange>
          </w:rPr>
          <w:t>,</w:t>
        </w:r>
        <w:r w:rsidRPr="00AA7E65">
          <w:rPr>
            <w:rFonts w:cs="Calibri"/>
            <w:color w:val="0000FF"/>
            <w:sz w:val="22"/>
            <w:szCs w:val="22"/>
            <w:rPrChange w:id="28142" w:author="Visone Rossana (GSE)" w:date="2025-10-23T11:56:00Z" w16du:dateUtc="2025-10-23T09:56:00Z">
              <w:rPr>
                <w:rFonts w:cs="Calibri"/>
                <w:color w:val="0000FF"/>
              </w:rPr>
            </w:rPrChange>
          </w:rPr>
          <w:t xml:space="preserve"> </w:t>
        </w:r>
        <w:r w:rsidRPr="00AA7E65">
          <w:rPr>
            <w:rFonts w:cs="Calibri"/>
            <w:sz w:val="22"/>
            <w:szCs w:val="22"/>
            <w:rPrChange w:id="28143" w:author="Visone Rossana (GSE)" w:date="2025-10-23T11:56:00Z" w16du:dateUtc="2025-10-23T09:56:00Z">
              <w:rPr>
                <w:rFonts w:cs="Calibri"/>
              </w:rPr>
            </w:rPrChange>
          </w:rPr>
          <w:t>timbrata e firmata dal progettista (o altro Soggetto avente diritto ai sensi della normativa tecnica vigente), corredata degli schemi funzionali;</w:t>
        </w:r>
      </w:ins>
    </w:p>
    <w:p w14:paraId="6D3FA284" w14:textId="2C6C2CB1" w:rsidR="00617DF1" w:rsidRPr="0072557A" w:rsidDel="006802B5" w:rsidRDefault="00617DF1">
      <w:pPr>
        <w:numPr>
          <w:ilvl w:val="0"/>
          <w:numId w:val="586"/>
        </w:numPr>
        <w:spacing w:after="120" w:line="276" w:lineRule="auto"/>
        <w:jc w:val="both"/>
        <w:rPr>
          <w:ins w:id="28144" w:author="Visone Rossana (GSE)" w:date="2025-10-23T10:24:00Z" w16du:dateUtc="2025-10-23T08:24:00Z"/>
          <w:del w:id="28145" w:author="Visone Rossana (GSE)" w:date="2025-10-23T12:00:00Z" w16du:dateUtc="2025-10-23T10:00:00Z"/>
          <w:rFonts w:cs="Calibri"/>
          <w:sz w:val="22"/>
          <w:szCs w:val="22"/>
          <w:rPrChange w:id="28146" w:author="Visone Rossana (GSE)" w:date="2025-10-23T10:24:00Z" w16du:dateUtc="2025-10-23T08:24:00Z">
            <w:rPr>
              <w:ins w:id="28147" w:author="Visone Rossana (GSE)" w:date="2025-10-23T10:24:00Z" w16du:dateUtc="2025-10-23T08:24:00Z"/>
              <w:del w:id="28148" w:author="Visone Rossana (GSE)" w:date="2025-10-23T12:00:00Z" w16du:dateUtc="2025-10-23T10:00:00Z"/>
              <w:rFonts w:cs="Calibri"/>
            </w:rPr>
          </w:rPrChange>
        </w:rPr>
      </w:pPr>
      <w:ins w:id="28149" w:author="Visone Rossana (GSE)" w:date="2025-10-23T10:24:00Z" w16du:dateUtc="2025-10-23T08:24:00Z">
        <w:r w:rsidRPr="006802B5">
          <w:rPr>
            <w:rFonts w:cs="Calibri"/>
            <w:sz w:val="22"/>
            <w:szCs w:val="22"/>
            <w:rPrChange w:id="28150" w:author="Visone Rossana (GSE)" w:date="2025-10-23T12:00:00Z" w16du:dateUtc="2025-10-23T10:00:00Z">
              <w:rPr>
                <w:rFonts w:cs="Calibri"/>
              </w:rPr>
            </w:rPrChange>
          </w:rPr>
          <w:lastRenderedPageBreak/>
          <w:t>certificazione rilasciata da un organismo accreditato</w:t>
        </w:r>
        <w:r w:rsidRPr="0072557A">
          <w:rPr>
            <w:sz w:val="22"/>
            <w:szCs w:val="22"/>
            <w:vertAlign w:val="superscript"/>
            <w:rPrChange w:id="28151" w:author="Visone Rossana (GSE)" w:date="2025-10-23T10:24:00Z" w16du:dateUtc="2025-10-23T08:24:00Z">
              <w:rPr>
                <w:vertAlign w:val="superscript"/>
              </w:rPr>
            </w:rPrChange>
          </w:rPr>
          <w:footnoteReference w:id="31"/>
        </w:r>
        <w:r w:rsidRPr="006802B5">
          <w:rPr>
            <w:rFonts w:cs="Calibri"/>
            <w:sz w:val="22"/>
            <w:szCs w:val="22"/>
            <w:rPrChange w:id="28154" w:author="Visone Rossana (GSE)" w:date="2025-10-23T12:00:00Z" w16du:dateUtc="2025-10-23T10:00:00Z">
              <w:rPr>
                <w:rFonts w:cs="Calibri"/>
              </w:rPr>
            </w:rPrChange>
          </w:rPr>
          <w:t xml:space="preserve"> attestante il </w:t>
        </w:r>
        <w:r w:rsidRPr="006802B5">
          <w:rPr>
            <w:rFonts w:cs="Calibri"/>
            <w:sz w:val="22"/>
            <w:szCs w:val="22"/>
            <w:u w:val="single"/>
            <w:rPrChange w:id="28155" w:author="Visone Rossana (GSE)" w:date="2025-10-23T12:00:00Z" w16du:dateUtc="2025-10-23T10:00:00Z">
              <w:rPr>
                <w:rFonts w:cs="Calibri"/>
                <w:u w:val="single"/>
              </w:rPr>
            </w:rPrChange>
          </w:rPr>
          <w:t>rispetto dei livelli emissivi</w:t>
        </w:r>
        <w:r w:rsidRPr="006802B5">
          <w:rPr>
            <w:rFonts w:cs="Calibri"/>
            <w:sz w:val="22"/>
            <w:szCs w:val="22"/>
            <w:rPrChange w:id="28156" w:author="Visone Rossana (GSE)" w:date="2025-10-23T12:00:00Z" w16du:dateUtc="2025-10-23T10:00:00Z">
              <w:rPr>
                <w:rFonts w:cs="Calibri"/>
              </w:rPr>
            </w:rPrChange>
          </w:rPr>
          <w:t xml:space="preserve"> riportati nella tabella </w:t>
        </w:r>
        <w:del w:id="28157" w:author="Visone Rossana (GSE)" w:date="2025-10-23T11:42:00Z" w16du:dateUtc="2025-10-23T09:42:00Z">
          <w:r w:rsidRPr="006802B5" w:rsidDel="005D6D71">
            <w:rPr>
              <w:rFonts w:cs="Calibri"/>
              <w:sz w:val="22"/>
              <w:szCs w:val="22"/>
              <w:rPrChange w:id="28158" w:author="Visone Rossana (GSE)" w:date="2025-10-23T12:00:00Z" w16du:dateUtc="2025-10-23T10:00:00Z">
                <w:rPr>
                  <w:rFonts w:cs="Calibri"/>
                </w:rPr>
              </w:rPrChange>
            </w:rPr>
            <w:delText>1</w:delText>
          </w:r>
        </w:del>
        <w:del w:id="28159" w:author="Visone Rossana (GSE)" w:date="2025-10-23T11:41:00Z" w16du:dateUtc="2025-10-23T09:41:00Z">
          <w:r w:rsidRPr="006802B5" w:rsidDel="0048020D">
            <w:rPr>
              <w:rFonts w:cs="Calibri"/>
              <w:sz w:val="22"/>
              <w:szCs w:val="22"/>
              <w:rPrChange w:id="28160" w:author="Visone Rossana (GSE)" w:date="2025-10-23T12:00:00Z" w16du:dateUtc="2025-10-23T10:00:00Z">
                <w:rPr>
                  <w:rFonts w:cs="Calibri"/>
                </w:rPr>
              </w:rPrChange>
            </w:rPr>
            <w:delText>5</w:delText>
          </w:r>
        </w:del>
      </w:ins>
      <w:ins w:id="28161" w:author="Visone Rossana (GSE)" w:date="2025-10-23T11:41:00Z" w16du:dateUtc="2025-10-23T09:41:00Z">
        <w:r w:rsidR="0048020D" w:rsidRPr="006802B5">
          <w:rPr>
            <w:rFonts w:cs="Calibri"/>
            <w:sz w:val="22"/>
            <w:szCs w:val="22"/>
          </w:rPr>
          <w:t>14</w:t>
        </w:r>
      </w:ins>
      <w:ins w:id="28162" w:author="Visone Rossana (GSE)" w:date="2025-10-23T10:24:00Z" w16du:dateUtc="2025-10-23T08:24:00Z">
        <w:r w:rsidRPr="006802B5">
          <w:rPr>
            <w:rFonts w:cs="Calibri"/>
            <w:sz w:val="22"/>
            <w:szCs w:val="22"/>
            <w:rPrChange w:id="28163" w:author="Visone Rossana (GSE)" w:date="2025-10-23T12:00:00Z" w16du:dateUtc="2025-10-23T10:00:00Z">
              <w:rPr>
                <w:rFonts w:cs="Calibri"/>
              </w:rPr>
            </w:rPrChange>
          </w:rPr>
          <w:t xml:space="preserve"> del</w:t>
        </w:r>
      </w:ins>
      <w:ins w:id="28164" w:author="Visone Rossana (GSE)" w:date="2025-10-23T11:41:00Z" w16du:dateUtc="2025-10-23T09:41:00Z">
        <w:r w:rsidR="0048020D" w:rsidRPr="006802B5">
          <w:rPr>
            <w:rFonts w:cs="Calibri"/>
            <w:sz w:val="22"/>
            <w:szCs w:val="22"/>
          </w:rPr>
          <w:t>l’Allegato II</w:t>
        </w:r>
      </w:ins>
      <w:ins w:id="28165" w:author="Visone Rossana (GSE)" w:date="2025-10-23T10:24:00Z" w16du:dateUtc="2025-10-23T08:24:00Z">
        <w:r w:rsidRPr="006802B5">
          <w:rPr>
            <w:rFonts w:cs="Calibri"/>
            <w:sz w:val="22"/>
            <w:szCs w:val="22"/>
            <w:rPrChange w:id="28166" w:author="Visone Rossana (GSE)" w:date="2025-10-23T12:00:00Z" w16du:dateUtc="2025-10-23T10:00:00Z">
              <w:rPr>
                <w:rFonts w:cs="Calibri"/>
              </w:rPr>
            </w:rPrChange>
          </w:rPr>
          <w:t xml:space="preserve"> D</w:t>
        </w:r>
      </w:ins>
      <w:ins w:id="28167" w:author="Visone Rossana (GSE)" w:date="2025-10-23T11:42:00Z" w16du:dateUtc="2025-10-23T09:42:00Z">
        <w:r w:rsidR="00654D33" w:rsidRPr="006802B5">
          <w:rPr>
            <w:rFonts w:cs="Calibri"/>
            <w:sz w:val="22"/>
            <w:szCs w:val="22"/>
          </w:rPr>
          <w:t>.</w:t>
        </w:r>
      </w:ins>
      <w:ins w:id="28168" w:author="Visone Rossana (GSE)" w:date="2025-10-23T10:24:00Z" w16du:dateUtc="2025-10-23T08:24:00Z">
        <w:r w:rsidRPr="006802B5">
          <w:rPr>
            <w:rFonts w:cs="Calibri"/>
            <w:sz w:val="22"/>
            <w:szCs w:val="22"/>
            <w:rPrChange w:id="28169" w:author="Visone Rossana (GSE)" w:date="2025-10-23T12:00:00Z" w16du:dateUtc="2025-10-23T10:00:00Z">
              <w:rPr>
                <w:rFonts w:cs="Calibri"/>
              </w:rPr>
            </w:rPrChange>
          </w:rPr>
          <w:t>M</w:t>
        </w:r>
      </w:ins>
      <w:ins w:id="28170" w:author="Visone Rossana (GSE)" w:date="2025-10-23T11:43:00Z" w16du:dateUtc="2025-10-23T09:43:00Z">
        <w:r w:rsidR="00654D33" w:rsidRPr="006802B5">
          <w:rPr>
            <w:rFonts w:cs="Calibri"/>
            <w:sz w:val="22"/>
            <w:szCs w:val="22"/>
          </w:rPr>
          <w:t>.</w:t>
        </w:r>
      </w:ins>
      <w:ins w:id="28171" w:author="Visone Rossana (GSE)" w:date="2025-10-23T10:24:00Z" w16du:dateUtc="2025-10-23T08:24:00Z">
        <w:r w:rsidRPr="006802B5">
          <w:rPr>
            <w:rFonts w:cs="Calibri"/>
            <w:sz w:val="22"/>
            <w:szCs w:val="22"/>
            <w:rPrChange w:id="28172" w:author="Visone Rossana (GSE)" w:date="2025-10-23T12:00:00Z" w16du:dateUtc="2025-10-23T10:00:00Z">
              <w:rPr>
                <w:rFonts w:cs="Calibri"/>
              </w:rPr>
            </w:rPrChange>
          </w:rPr>
          <w:t xml:space="preserve"> </w:t>
        </w:r>
        <w:del w:id="28173" w:author="Visone Rossana (GSE)" w:date="2025-10-23T11:41:00Z" w16du:dateUtc="2025-10-23T09:41:00Z">
          <w:r w:rsidRPr="006802B5" w:rsidDel="0048020D">
            <w:rPr>
              <w:rFonts w:cs="Calibri"/>
              <w:sz w:val="22"/>
              <w:szCs w:val="22"/>
              <w:rPrChange w:id="28174" w:author="Visone Rossana (GSE)" w:date="2025-10-23T12:00:00Z" w16du:dateUtc="2025-10-23T10:00:00Z">
                <w:rPr>
                  <w:rFonts w:cs="Calibri"/>
                </w:rPr>
              </w:rPrChange>
            </w:rPr>
            <w:delText>16 febbr</w:delText>
          </w:r>
        </w:del>
        <w:del w:id="28175" w:author="Visone Rossana (GSE)" w:date="2025-10-23T11:42:00Z" w16du:dateUtc="2025-10-23T09:42:00Z">
          <w:r w:rsidRPr="006802B5" w:rsidDel="0048020D">
            <w:rPr>
              <w:rFonts w:cs="Calibri"/>
              <w:sz w:val="22"/>
              <w:szCs w:val="22"/>
              <w:rPrChange w:id="28176" w:author="Visone Rossana (GSE)" w:date="2025-10-23T12:00:00Z" w16du:dateUtc="2025-10-23T10:00:00Z">
                <w:rPr>
                  <w:rFonts w:cs="Calibri"/>
                </w:rPr>
              </w:rPrChange>
            </w:rPr>
            <w:delText>aio 201</w:delText>
          </w:r>
          <w:r w:rsidRPr="006802B5" w:rsidDel="005D2147">
            <w:rPr>
              <w:rFonts w:cs="Calibri"/>
              <w:sz w:val="22"/>
              <w:szCs w:val="22"/>
              <w:rPrChange w:id="28177" w:author="Visone Rossana (GSE)" w:date="2025-10-23T12:00:00Z" w16du:dateUtc="2025-10-23T10:00:00Z">
                <w:rPr>
                  <w:rFonts w:cs="Calibri"/>
                </w:rPr>
              </w:rPrChange>
            </w:rPr>
            <w:delText>6</w:delText>
          </w:r>
        </w:del>
        <w:r w:rsidRPr="006802B5">
          <w:rPr>
            <w:rFonts w:cs="Calibri"/>
            <w:sz w:val="22"/>
            <w:szCs w:val="22"/>
            <w:rPrChange w:id="28178" w:author="Visone Rossana (GSE)" w:date="2025-10-23T12:00:00Z" w16du:dateUtc="2025-10-23T10:00:00Z">
              <w:rPr>
                <w:rFonts w:cs="Calibri"/>
              </w:rPr>
            </w:rPrChange>
          </w:rPr>
          <w:t xml:space="preserve"> </w:t>
        </w:r>
      </w:ins>
      <w:ins w:id="28179" w:author="Visone Rossana (GSE)" w:date="2025-10-23T11:42:00Z" w16du:dateUtc="2025-10-23T09:42:00Z">
        <w:r w:rsidR="00654D33" w:rsidRPr="006802B5">
          <w:rPr>
            <w:rFonts w:cs="Calibri"/>
            <w:sz w:val="22"/>
            <w:szCs w:val="22"/>
          </w:rPr>
          <w:t xml:space="preserve">7 agosto 2025 </w:t>
        </w:r>
      </w:ins>
      <w:ins w:id="28180" w:author="Visone Rossana (GSE)" w:date="2025-10-23T10:24:00Z" w16du:dateUtc="2025-10-23T08:24:00Z">
        <w:r w:rsidRPr="006802B5">
          <w:rPr>
            <w:rFonts w:cs="Calibri"/>
            <w:sz w:val="22"/>
            <w:szCs w:val="22"/>
            <w:rPrChange w:id="28181" w:author="Visone Rossana (GSE)" w:date="2025-10-23T12:00:00Z" w16du:dateUtc="2025-10-23T10:00:00Z">
              <w:rPr>
                <w:rFonts w:cs="Calibri"/>
              </w:rPr>
            </w:rPrChange>
          </w:rPr>
          <w:t>e calcolati secondo i metodi di misura riportati nelle norme indicate nella tabella 1</w:t>
        </w:r>
        <w:del w:id="28182" w:author="Visone Rossana (GSE)" w:date="2025-10-23T11:42:00Z" w16du:dateUtc="2025-10-23T09:42:00Z">
          <w:r w:rsidRPr="006802B5" w:rsidDel="005D6D71">
            <w:rPr>
              <w:rFonts w:cs="Calibri"/>
              <w:sz w:val="22"/>
              <w:szCs w:val="22"/>
              <w:rPrChange w:id="28183" w:author="Visone Rossana (GSE)" w:date="2025-10-23T12:00:00Z" w16du:dateUtc="2025-10-23T10:00:00Z">
                <w:rPr>
                  <w:rFonts w:cs="Calibri"/>
                </w:rPr>
              </w:rPrChange>
            </w:rPr>
            <w:delText>6</w:delText>
          </w:r>
        </w:del>
      </w:ins>
      <w:ins w:id="28184" w:author="Visone Rossana (GSE)" w:date="2025-10-23T11:42:00Z" w16du:dateUtc="2025-10-23T09:42:00Z">
        <w:r w:rsidR="005D6D71" w:rsidRPr="006802B5">
          <w:rPr>
            <w:rFonts w:cs="Calibri"/>
            <w:sz w:val="22"/>
            <w:szCs w:val="22"/>
          </w:rPr>
          <w:t>5</w:t>
        </w:r>
      </w:ins>
      <w:ins w:id="28185" w:author="Visone Rossana (GSE)" w:date="2025-10-23T10:24:00Z" w16du:dateUtc="2025-10-23T08:24:00Z">
        <w:r w:rsidRPr="006802B5">
          <w:rPr>
            <w:rFonts w:cs="Calibri"/>
            <w:sz w:val="22"/>
            <w:szCs w:val="22"/>
            <w:rPrChange w:id="28186" w:author="Visone Rossana (GSE)" w:date="2025-10-23T12:00:00Z" w16du:dateUtc="2025-10-23T10:00:00Z">
              <w:rPr>
                <w:rFonts w:cs="Calibri"/>
              </w:rPr>
            </w:rPrChange>
          </w:rPr>
          <w:t xml:space="preserve"> del D</w:t>
        </w:r>
      </w:ins>
      <w:ins w:id="28187" w:author="Visone Rossana (GSE)" w:date="2025-10-23T11:42:00Z" w16du:dateUtc="2025-10-23T09:42:00Z">
        <w:r w:rsidR="00654D33" w:rsidRPr="006802B5">
          <w:rPr>
            <w:rFonts w:cs="Calibri"/>
            <w:sz w:val="22"/>
            <w:szCs w:val="22"/>
          </w:rPr>
          <w:t>.</w:t>
        </w:r>
      </w:ins>
      <w:ins w:id="28188" w:author="Visone Rossana (GSE)" w:date="2025-10-23T10:24:00Z" w16du:dateUtc="2025-10-23T08:24:00Z">
        <w:r w:rsidRPr="006802B5">
          <w:rPr>
            <w:rFonts w:cs="Calibri"/>
            <w:sz w:val="22"/>
            <w:szCs w:val="22"/>
            <w:rPrChange w:id="28189" w:author="Visone Rossana (GSE)" w:date="2025-10-23T12:00:00Z" w16du:dateUtc="2025-10-23T10:00:00Z">
              <w:rPr>
                <w:rFonts w:cs="Calibri"/>
              </w:rPr>
            </w:rPrChange>
          </w:rPr>
          <w:t>M</w:t>
        </w:r>
      </w:ins>
      <w:ins w:id="28190" w:author="Visone Rossana (GSE)" w:date="2025-10-23T11:42:00Z" w16du:dateUtc="2025-10-23T09:42:00Z">
        <w:r w:rsidR="00654D33" w:rsidRPr="006802B5">
          <w:rPr>
            <w:rFonts w:cs="Calibri"/>
            <w:sz w:val="22"/>
            <w:szCs w:val="22"/>
          </w:rPr>
          <w:t>.</w:t>
        </w:r>
      </w:ins>
      <w:ins w:id="28191" w:author="Visone Rossana (GSE)" w:date="2025-10-23T11:43:00Z" w16du:dateUtc="2025-10-23T09:43:00Z">
        <w:r w:rsidR="00654D33" w:rsidRPr="006802B5">
          <w:rPr>
            <w:rFonts w:cs="Calibri"/>
            <w:sz w:val="22"/>
            <w:szCs w:val="22"/>
          </w:rPr>
          <w:t xml:space="preserve"> 7 agosto 2025</w:t>
        </w:r>
      </w:ins>
      <w:ins w:id="28192" w:author="Visone Rossana (GSE)" w:date="2025-10-23T10:24:00Z" w16du:dateUtc="2025-10-23T08:24:00Z">
        <w:del w:id="28193" w:author="Visone Rossana (GSE)" w:date="2025-10-23T11:43:00Z" w16du:dateUtc="2025-10-23T09:43:00Z">
          <w:r w:rsidRPr="006802B5" w:rsidDel="00654D33">
            <w:rPr>
              <w:rFonts w:cs="Calibri"/>
              <w:sz w:val="22"/>
              <w:szCs w:val="22"/>
              <w:rPrChange w:id="28194" w:author="Visone Rossana (GSE)" w:date="2025-10-23T12:00:00Z" w16du:dateUtc="2025-10-23T10:00:00Z">
                <w:rPr>
                  <w:rFonts w:cs="Calibri"/>
                </w:rPr>
              </w:rPrChange>
            </w:rPr>
            <w:delText xml:space="preserve"> </w:delText>
          </w:r>
        </w:del>
        <w:del w:id="28195" w:author="Visone Rossana (GSE)" w:date="2025-10-23T11:42:00Z" w16du:dateUtc="2025-10-23T09:42:00Z">
          <w:r w:rsidRPr="006802B5" w:rsidDel="00654D33">
            <w:rPr>
              <w:rFonts w:cs="Calibri"/>
              <w:sz w:val="22"/>
              <w:szCs w:val="22"/>
              <w:rPrChange w:id="28196" w:author="Visone Rossana (GSE)" w:date="2025-10-23T12:00:00Z" w16du:dateUtc="2025-10-23T10:00:00Z">
                <w:rPr>
                  <w:rFonts w:cs="Calibri"/>
                </w:rPr>
              </w:rPrChange>
            </w:rPr>
            <w:delText>16 febbraio 2016</w:delText>
          </w:r>
        </w:del>
        <w:r w:rsidRPr="006802B5">
          <w:rPr>
            <w:rFonts w:cs="Calibri"/>
            <w:sz w:val="22"/>
            <w:szCs w:val="22"/>
            <w:rPrChange w:id="28197" w:author="Visone Rossana (GSE)" w:date="2025-10-23T12:00:00Z" w16du:dateUtc="2025-10-23T10:00:00Z">
              <w:rPr>
                <w:rFonts w:cs="Calibri"/>
              </w:rPr>
            </w:rPrChange>
          </w:rPr>
          <w:t xml:space="preserve">, </w:t>
        </w:r>
      </w:ins>
      <w:ins w:id="28198" w:author="Visone Rossana (GSE)" w:date="2025-10-23T11:58:00Z" w16du:dateUtc="2025-10-23T09:58:00Z">
        <w:r w:rsidR="00C407D5" w:rsidRPr="006802B5">
          <w:rPr>
            <w:rFonts w:cs="Calibri"/>
            <w:sz w:val="22"/>
            <w:szCs w:val="22"/>
          </w:rPr>
          <w:t xml:space="preserve">in caso di installazione di caldaia a biomassa con potenza termica nominale </w:t>
        </w:r>
        <w:r w:rsidR="00C407D5" w:rsidRPr="006802B5">
          <w:rPr>
            <w:rFonts w:cs="Calibri"/>
            <w:b/>
            <w:sz w:val="22"/>
            <w:szCs w:val="22"/>
          </w:rPr>
          <w:t>superiore a 500 kW</w:t>
        </w:r>
        <w:r w:rsidR="00C407D5" w:rsidRPr="006802B5">
          <w:rPr>
            <w:rFonts w:cs="Calibri"/>
            <w:b/>
            <w:sz w:val="22"/>
            <w:szCs w:val="22"/>
            <w:vertAlign w:val="subscript"/>
          </w:rPr>
          <w:t xml:space="preserve">t </w:t>
        </w:r>
        <w:r w:rsidR="00C407D5" w:rsidRPr="006802B5">
          <w:rPr>
            <w:rFonts w:cs="Calibri"/>
            <w:b/>
            <w:sz w:val="22"/>
            <w:szCs w:val="22"/>
          </w:rPr>
          <w:t>e</w:t>
        </w:r>
        <w:r w:rsidR="00C407D5" w:rsidRPr="006802B5">
          <w:rPr>
            <w:rFonts w:cs="Calibri"/>
            <w:sz w:val="22"/>
            <w:szCs w:val="22"/>
          </w:rPr>
          <w:t xml:space="preserve"> </w:t>
        </w:r>
        <w:r w:rsidR="00C407D5" w:rsidRPr="006802B5">
          <w:rPr>
            <w:rFonts w:cs="Calibri"/>
            <w:b/>
            <w:sz w:val="22"/>
            <w:szCs w:val="22"/>
          </w:rPr>
          <w:t>inferiore o uguale a 2.000</w:t>
        </w:r>
        <w:r w:rsidR="00C407D5" w:rsidRPr="006802B5">
          <w:rPr>
            <w:rFonts w:cs="Calibri"/>
            <w:sz w:val="22"/>
            <w:szCs w:val="22"/>
          </w:rPr>
          <w:t xml:space="preserve"> </w:t>
        </w:r>
        <w:r w:rsidR="00C407D5" w:rsidRPr="006802B5">
          <w:rPr>
            <w:rFonts w:cs="Calibri"/>
            <w:b/>
            <w:sz w:val="22"/>
            <w:szCs w:val="22"/>
          </w:rPr>
          <w:t>kW</w:t>
        </w:r>
        <w:r w:rsidR="00C407D5" w:rsidRPr="006802B5">
          <w:rPr>
            <w:rFonts w:cs="Calibri"/>
            <w:b/>
            <w:sz w:val="22"/>
            <w:szCs w:val="22"/>
            <w:vertAlign w:val="subscript"/>
          </w:rPr>
          <w:t>t</w:t>
        </w:r>
      </w:ins>
      <w:ins w:id="28199" w:author="Visone Rossana (GSE)" w:date="2025-10-23T10:24:00Z" w16du:dateUtc="2025-10-23T08:24:00Z">
        <w:del w:id="28200" w:author="Visone Rossana (GSE)" w:date="2025-10-23T12:11:00Z" w16du:dateUtc="2025-10-23T10:11:00Z">
          <w:r w:rsidRPr="006802B5" w:rsidDel="005A53B5">
            <w:rPr>
              <w:rFonts w:cs="Calibri"/>
              <w:strike/>
              <w:sz w:val="22"/>
              <w:szCs w:val="22"/>
              <w:rPrChange w:id="28201" w:author="Visone Rossana (GSE)" w:date="2025-10-23T12:00:00Z" w16du:dateUtc="2025-10-23T10:00:00Z">
                <w:rPr>
                  <w:rFonts w:cs="Calibri"/>
                </w:rPr>
              </w:rPrChange>
            </w:rPr>
            <w:delText xml:space="preserve">a meno di quanto specificato di seguito in merito alle caldaie </w:delText>
          </w:r>
          <w:r w:rsidRPr="006802B5" w:rsidDel="005A53B5">
            <w:rPr>
              <w:rFonts w:cs="Calibri"/>
              <w:b/>
              <w:strike/>
              <w:sz w:val="22"/>
              <w:szCs w:val="22"/>
              <w:rPrChange w:id="28202" w:author="Visone Rossana (GSE)" w:date="2025-10-23T12:00:00Z" w16du:dateUtc="2025-10-23T10:00:00Z">
                <w:rPr>
                  <w:rFonts w:cs="Calibri"/>
                  <w:b/>
                </w:rPr>
              </w:rPrChange>
            </w:rPr>
            <w:delText>da 500 kW</w:delText>
          </w:r>
          <w:r w:rsidRPr="006802B5" w:rsidDel="005A53B5">
            <w:rPr>
              <w:rFonts w:cs="Calibri"/>
              <w:b/>
              <w:strike/>
              <w:sz w:val="22"/>
              <w:szCs w:val="22"/>
              <w:vertAlign w:val="subscript"/>
              <w:rPrChange w:id="28203" w:author="Visone Rossana (GSE)" w:date="2025-10-23T12:00:00Z" w16du:dateUtc="2025-10-23T10:00:00Z">
                <w:rPr>
                  <w:rFonts w:cs="Calibri"/>
                  <w:b/>
                  <w:vertAlign w:val="subscript"/>
                </w:rPr>
              </w:rPrChange>
            </w:rPr>
            <w:delText>t</w:delText>
          </w:r>
          <w:r w:rsidRPr="006802B5" w:rsidDel="005A53B5">
            <w:rPr>
              <w:rFonts w:cs="Calibri"/>
              <w:b/>
              <w:strike/>
              <w:sz w:val="22"/>
              <w:szCs w:val="22"/>
              <w:rPrChange w:id="28204" w:author="Visone Rossana (GSE)" w:date="2025-10-23T12:00:00Z" w16du:dateUtc="2025-10-23T10:00:00Z">
                <w:rPr>
                  <w:rFonts w:cs="Calibri"/>
                  <w:b/>
                </w:rPr>
              </w:rPrChange>
            </w:rPr>
            <w:delText xml:space="preserve"> a 2.000 kW</w:delText>
          </w:r>
          <w:r w:rsidRPr="006802B5" w:rsidDel="005A53B5">
            <w:rPr>
              <w:rFonts w:cs="Calibri"/>
              <w:b/>
              <w:sz w:val="22"/>
              <w:szCs w:val="22"/>
              <w:vertAlign w:val="subscript"/>
              <w:rPrChange w:id="28205" w:author="Visone Rossana (GSE)" w:date="2025-10-23T12:00:00Z" w16du:dateUtc="2025-10-23T10:00:00Z">
                <w:rPr>
                  <w:rFonts w:cs="Calibri"/>
                  <w:b/>
                  <w:vertAlign w:val="subscript"/>
                </w:rPr>
              </w:rPrChange>
            </w:rPr>
            <w:delText>t</w:delText>
          </w:r>
        </w:del>
        <w:r w:rsidRPr="006802B5">
          <w:rPr>
            <w:rFonts w:cs="Calibri"/>
            <w:sz w:val="22"/>
            <w:szCs w:val="22"/>
            <w:rPrChange w:id="28206" w:author="Visone Rossana (GSE)" w:date="2025-10-23T12:00:00Z" w16du:dateUtc="2025-10-23T10:00:00Z">
              <w:rPr>
                <w:rFonts w:cs="Calibri"/>
              </w:rPr>
            </w:rPrChange>
          </w:rPr>
          <w:t>;</w:t>
        </w:r>
      </w:ins>
      <w:ins w:id="28207" w:author="Visone Rossana (GSE)" w:date="2025-10-23T12:01:00Z" w16du:dateUtc="2025-10-23T10:01:00Z">
        <w:r w:rsidR="00A36BEE">
          <w:rPr>
            <w:rFonts w:cs="Calibri"/>
            <w:sz w:val="22"/>
            <w:szCs w:val="22"/>
          </w:rPr>
          <w:t xml:space="preserve"> </w:t>
        </w:r>
      </w:ins>
    </w:p>
    <w:p w14:paraId="3D4A9C16" w14:textId="3DE8DA4D" w:rsidR="00617DF1" w:rsidRPr="00D74430" w:rsidRDefault="00617DF1">
      <w:pPr>
        <w:numPr>
          <w:ilvl w:val="0"/>
          <w:numId w:val="586"/>
        </w:numPr>
        <w:spacing w:after="120" w:line="276" w:lineRule="auto"/>
        <w:jc w:val="both"/>
        <w:rPr>
          <w:ins w:id="28208" w:author="Visone Rossana (GSE)" w:date="2025-10-23T10:24:00Z" w16du:dateUtc="2025-10-23T08:24:00Z"/>
          <w:rFonts w:cs="Calibri"/>
          <w:sz w:val="22"/>
          <w:szCs w:val="22"/>
          <w:rPrChange w:id="28209" w:author="Visone Rossana (GSE)" w:date="2025-10-23T12:09:00Z" w16du:dateUtc="2025-10-23T10:09:00Z">
            <w:rPr>
              <w:ins w:id="28210" w:author="Visone Rossana (GSE)" w:date="2025-10-23T10:24:00Z" w16du:dateUtc="2025-10-23T08:24:00Z"/>
              <w:rFonts w:cs="Calibri"/>
            </w:rPr>
          </w:rPrChange>
        </w:rPr>
        <w:pPrChange w:id="28211" w:author="Visone Rossana (GSE)" w:date="2025-10-23T10:24:00Z" w16du:dateUtc="2025-10-23T08:24:00Z">
          <w:pPr>
            <w:spacing w:after="120"/>
            <w:ind w:left="360"/>
            <w:jc w:val="both"/>
          </w:pPr>
        </w:pPrChange>
      </w:pPr>
      <w:ins w:id="28212" w:author="Visone Rossana (GSE)" w:date="2025-10-23T10:24:00Z" w16du:dateUtc="2025-10-23T08:24:00Z">
        <w:del w:id="28213" w:author="Visone Rossana (GSE)" w:date="2025-10-23T12:00:00Z" w16du:dateUtc="2025-10-23T10:00:00Z">
          <w:r w:rsidRPr="00D74430" w:rsidDel="006802B5">
            <w:rPr>
              <w:rFonts w:cs="Calibri"/>
              <w:sz w:val="22"/>
              <w:szCs w:val="22"/>
              <w:rPrChange w:id="28214" w:author="Visone Rossana (GSE)" w:date="2025-10-23T12:09:00Z" w16du:dateUtc="2025-10-23T10:09:00Z">
                <w:rPr>
                  <w:rFonts w:cs="Calibri"/>
                </w:rPr>
              </w:rPrChange>
            </w:rPr>
            <w:delText xml:space="preserve">Per le caldaie a biomassa di potenza termica nominale </w:delText>
          </w:r>
          <w:r w:rsidRPr="00D74430" w:rsidDel="006802B5">
            <w:rPr>
              <w:rFonts w:cs="Calibri"/>
              <w:b/>
              <w:sz w:val="22"/>
              <w:szCs w:val="22"/>
              <w:rPrChange w:id="28215" w:author="Visone Rossana (GSE)" w:date="2025-10-23T12:09:00Z" w16du:dateUtc="2025-10-23T10:09:00Z">
                <w:rPr>
                  <w:rFonts w:cs="Calibri"/>
                  <w:b/>
                </w:rPr>
              </w:rPrChange>
            </w:rPr>
            <w:delText>superiore a 500 kW</w:delText>
          </w:r>
          <w:r w:rsidRPr="00D74430" w:rsidDel="006802B5">
            <w:rPr>
              <w:rFonts w:cs="Calibri"/>
              <w:b/>
              <w:sz w:val="22"/>
              <w:szCs w:val="22"/>
              <w:vertAlign w:val="subscript"/>
              <w:rPrChange w:id="28216" w:author="Visone Rossana (GSE)" w:date="2025-10-23T12:09:00Z" w16du:dateUtc="2025-10-23T10:09:00Z">
                <w:rPr>
                  <w:rFonts w:cs="Calibri"/>
                  <w:b/>
                  <w:vertAlign w:val="subscript"/>
                </w:rPr>
              </w:rPrChange>
            </w:rPr>
            <w:delText>t</w:delText>
          </w:r>
          <w:r w:rsidRPr="00D74430" w:rsidDel="006802B5">
            <w:rPr>
              <w:rFonts w:cs="Calibri"/>
              <w:sz w:val="22"/>
              <w:szCs w:val="22"/>
              <w:rPrChange w:id="28217" w:author="Visone Rossana (GSE)" w:date="2025-10-23T12:09:00Z" w16du:dateUtc="2025-10-23T10:09:00Z">
                <w:rPr>
                  <w:rFonts w:cs="Calibri"/>
                </w:rPr>
              </w:rPrChange>
            </w:rPr>
            <w:delText xml:space="preserve"> </w:delText>
          </w:r>
          <w:r w:rsidRPr="00D74430" w:rsidDel="006802B5">
            <w:rPr>
              <w:rFonts w:cs="Calibri"/>
              <w:b/>
              <w:sz w:val="22"/>
              <w:szCs w:val="22"/>
              <w:rPrChange w:id="28218" w:author="Visone Rossana (GSE)" w:date="2025-10-23T12:09:00Z" w16du:dateUtc="2025-10-23T10:09:00Z">
                <w:rPr>
                  <w:rFonts w:cs="Calibri"/>
                  <w:b/>
                </w:rPr>
              </w:rPrChange>
            </w:rPr>
            <w:delText>e inferiore o uguale a 2.000</w:delText>
          </w:r>
          <w:r w:rsidRPr="00D74430" w:rsidDel="006802B5">
            <w:rPr>
              <w:rFonts w:cs="Calibri"/>
              <w:sz w:val="22"/>
              <w:szCs w:val="22"/>
              <w:rPrChange w:id="28219" w:author="Visone Rossana (GSE)" w:date="2025-10-23T12:09:00Z" w16du:dateUtc="2025-10-23T10:09:00Z">
                <w:rPr>
                  <w:rFonts w:cs="Calibri"/>
                </w:rPr>
              </w:rPrChange>
            </w:rPr>
            <w:delText xml:space="preserve"> </w:delText>
          </w:r>
          <w:r w:rsidRPr="00D74430" w:rsidDel="006802B5">
            <w:rPr>
              <w:rFonts w:cs="Calibri"/>
              <w:b/>
              <w:sz w:val="22"/>
              <w:szCs w:val="22"/>
              <w:rPrChange w:id="28220" w:author="Visone Rossana (GSE)" w:date="2025-10-23T12:09:00Z" w16du:dateUtc="2025-10-23T10:09:00Z">
                <w:rPr>
                  <w:rFonts w:cs="Calibri"/>
                  <w:b/>
                </w:rPr>
              </w:rPrChange>
            </w:rPr>
            <w:delText>kW</w:delText>
          </w:r>
          <w:r w:rsidRPr="00D74430" w:rsidDel="006802B5">
            <w:rPr>
              <w:rFonts w:cs="Calibri"/>
              <w:b/>
              <w:sz w:val="22"/>
              <w:szCs w:val="22"/>
              <w:vertAlign w:val="subscript"/>
              <w:rPrChange w:id="28221" w:author="Visone Rossana (GSE)" w:date="2025-10-23T12:09:00Z" w16du:dateUtc="2025-10-23T10:09:00Z">
                <w:rPr>
                  <w:rFonts w:cs="Calibri"/>
                  <w:b/>
                  <w:vertAlign w:val="subscript"/>
                </w:rPr>
              </w:rPrChange>
            </w:rPr>
            <w:delText>t</w:delText>
          </w:r>
          <w:r w:rsidRPr="00D74430" w:rsidDel="006802B5">
            <w:rPr>
              <w:rFonts w:cs="Calibri"/>
              <w:sz w:val="22"/>
              <w:szCs w:val="22"/>
              <w:rPrChange w:id="28222" w:author="Visone Rossana (GSE)" w:date="2025-10-23T12:09:00Z" w16du:dateUtc="2025-10-23T10:09:00Z">
                <w:rPr>
                  <w:rFonts w:cs="Calibri"/>
                </w:rPr>
              </w:rPrChange>
            </w:rPr>
            <w:delText xml:space="preserve">, </w:delText>
          </w:r>
        </w:del>
        <w:r w:rsidRPr="00D74430">
          <w:rPr>
            <w:rFonts w:cs="Calibri"/>
            <w:sz w:val="22"/>
            <w:szCs w:val="22"/>
            <w:rPrChange w:id="28223" w:author="Visone Rossana (GSE)" w:date="2025-10-23T12:09:00Z" w16du:dateUtc="2025-10-23T10:09:00Z">
              <w:rPr>
                <w:rFonts w:cs="Calibri"/>
              </w:rPr>
            </w:rPrChange>
          </w:rPr>
          <w:t>il laboratorio deve essere accreditato secondo la norma EN ISO/IEC 17025 e, in particolare, deve essere accreditato per la EN 13284-1</w:t>
        </w:r>
      </w:ins>
      <w:ins w:id="28224" w:author="Visone Rossana (GSE)" w:date="2025-10-23T12:04:00Z" w16du:dateUtc="2025-10-23T10:04:00Z">
        <w:r w:rsidR="008214BB" w:rsidRPr="00D74430">
          <w:rPr>
            <w:rFonts w:cs="Calibri"/>
            <w:sz w:val="22"/>
            <w:szCs w:val="22"/>
          </w:rPr>
          <w:t>:2017</w:t>
        </w:r>
      </w:ins>
      <w:ins w:id="28225" w:author="Visone Rossana (GSE)" w:date="2025-10-23T10:24:00Z" w16du:dateUtc="2025-10-23T08:24:00Z">
        <w:r w:rsidRPr="00D74430">
          <w:rPr>
            <w:rFonts w:cs="Calibri"/>
            <w:sz w:val="22"/>
            <w:szCs w:val="22"/>
            <w:rPrChange w:id="28226" w:author="Visone Rossana (GSE)" w:date="2025-10-23T12:09:00Z" w16du:dateUtc="2025-10-23T10:09:00Z">
              <w:rPr>
                <w:rFonts w:cs="Calibri"/>
              </w:rPr>
            </w:rPrChange>
          </w:rPr>
          <w:t xml:space="preserve"> ai fini dell’analisi del particolato primario e per la EN 15058</w:t>
        </w:r>
      </w:ins>
      <w:ins w:id="28227" w:author="Visone Rossana (GSE)" w:date="2025-10-23T12:04:00Z" w16du:dateUtc="2025-10-23T10:04:00Z">
        <w:r w:rsidR="00DC3E97" w:rsidRPr="00D74430">
          <w:rPr>
            <w:rFonts w:cs="Calibri"/>
            <w:sz w:val="22"/>
            <w:szCs w:val="22"/>
          </w:rPr>
          <w:t>:2017</w:t>
        </w:r>
      </w:ins>
      <w:ins w:id="28228" w:author="Visone Rossana (GSE)" w:date="2025-10-23T10:24:00Z" w16du:dateUtc="2025-10-23T08:24:00Z">
        <w:r w:rsidRPr="00D74430">
          <w:rPr>
            <w:rFonts w:cs="Calibri"/>
            <w:sz w:val="22"/>
            <w:szCs w:val="22"/>
            <w:rPrChange w:id="28229" w:author="Visone Rossana (GSE)" w:date="2025-10-23T12:09:00Z" w16du:dateUtc="2025-10-23T10:09:00Z">
              <w:rPr>
                <w:rFonts w:cs="Calibri"/>
              </w:rPr>
            </w:rPrChange>
          </w:rPr>
          <w:t xml:space="preserve"> ai fini della misura del CO</w:t>
        </w:r>
      </w:ins>
      <w:ins w:id="28230" w:author="Visone Rossana (GSE)" w:date="2025-10-23T12:32:00Z" w16du:dateUtc="2025-10-23T10:32:00Z">
        <w:r w:rsidR="00D377A1">
          <w:rPr>
            <w:rFonts w:cs="Calibri"/>
            <w:sz w:val="22"/>
            <w:szCs w:val="22"/>
          </w:rPr>
          <w:t xml:space="preserve">. </w:t>
        </w:r>
        <w:r w:rsidR="00D377A1" w:rsidRPr="00565C76">
          <w:rPr>
            <w:rFonts w:cs="Calibri"/>
            <w:sz w:val="22"/>
            <w:szCs w:val="22"/>
            <w:highlight w:val="yellow"/>
            <w:rPrChange w:id="28231" w:author="Visone Rossana (GSE)" w:date="2025-10-23T12:36:00Z" w16du:dateUtc="2025-10-23T10:36:00Z">
              <w:rPr>
                <w:rFonts w:cs="Calibri"/>
                <w:sz w:val="22"/>
                <w:szCs w:val="22"/>
              </w:rPr>
            </w:rPrChange>
          </w:rPr>
          <w:t xml:space="preserve">Qualora il </w:t>
        </w:r>
        <w:r w:rsidR="00B944FD" w:rsidRPr="00565C76">
          <w:rPr>
            <w:rFonts w:cs="Calibri"/>
            <w:sz w:val="22"/>
            <w:szCs w:val="22"/>
            <w:highlight w:val="yellow"/>
            <w:rPrChange w:id="28232" w:author="Visone Rossana (GSE)" w:date="2025-10-23T12:36:00Z" w16du:dateUtc="2025-10-23T10:36:00Z">
              <w:rPr>
                <w:rFonts w:cs="Calibri"/>
                <w:sz w:val="22"/>
                <w:szCs w:val="22"/>
              </w:rPr>
            </w:rPrChange>
          </w:rPr>
          <w:t xml:space="preserve">generatore risulti certificato ai sensi della norma EN 303-5, l’estratto del Test </w:t>
        </w:r>
      </w:ins>
      <w:ins w:id="28233" w:author="Visone Rossana (GSE)" w:date="2025-10-23T12:35:00Z" w16du:dateUtc="2025-10-23T10:35:00Z">
        <w:r w:rsidR="001F6A31" w:rsidRPr="00565C76">
          <w:rPr>
            <w:rFonts w:cs="Calibri"/>
            <w:sz w:val="22"/>
            <w:szCs w:val="22"/>
            <w:highlight w:val="yellow"/>
            <w:rPrChange w:id="28234" w:author="Visone Rossana (GSE)" w:date="2025-10-23T12:36:00Z" w16du:dateUtc="2025-10-23T10:36:00Z">
              <w:rPr>
                <w:rFonts w:cs="Calibri"/>
                <w:sz w:val="22"/>
                <w:szCs w:val="22"/>
              </w:rPr>
            </w:rPrChange>
          </w:rPr>
          <w:t>Report</w:t>
        </w:r>
        <w:r w:rsidR="00565C76" w:rsidRPr="00565C76">
          <w:rPr>
            <w:rFonts w:cs="Calibri"/>
            <w:sz w:val="22"/>
            <w:szCs w:val="22"/>
            <w:highlight w:val="yellow"/>
            <w:rPrChange w:id="28235" w:author="Visone Rossana (GSE)" w:date="2025-10-23T12:36:00Z" w16du:dateUtc="2025-10-23T10:36:00Z">
              <w:rPr>
                <w:rFonts w:cs="Calibri"/>
                <w:sz w:val="22"/>
                <w:szCs w:val="22"/>
              </w:rPr>
            </w:rPrChange>
          </w:rPr>
          <w:t xml:space="preserve"> o il Certificato Ambientale, rilasciato dall</w:t>
        </w:r>
      </w:ins>
      <w:ins w:id="28236" w:author="Visone Rossana (GSE)" w:date="2025-10-23T12:36:00Z" w16du:dateUtc="2025-10-23T10:36:00Z">
        <w:r w:rsidR="00565C76" w:rsidRPr="00565C76">
          <w:rPr>
            <w:rFonts w:cs="Calibri"/>
            <w:sz w:val="22"/>
            <w:szCs w:val="22"/>
            <w:highlight w:val="yellow"/>
            <w:rPrChange w:id="28237" w:author="Visone Rossana (GSE)" w:date="2025-10-23T12:36:00Z" w16du:dateUtc="2025-10-23T10:36:00Z">
              <w:rPr>
                <w:rFonts w:cs="Calibri"/>
                <w:sz w:val="22"/>
                <w:szCs w:val="22"/>
              </w:rPr>
            </w:rPrChange>
          </w:rPr>
          <w:t>’Organismo notificato, sostituisce la prova del generatore</w:t>
        </w:r>
      </w:ins>
      <w:ins w:id="28238" w:author="Visone Rossana (GSE)" w:date="2025-10-23T10:24:00Z" w16du:dateUtc="2025-10-23T08:24:00Z">
        <w:r w:rsidRPr="00D74430">
          <w:rPr>
            <w:rFonts w:cs="Calibri"/>
            <w:sz w:val="22"/>
            <w:szCs w:val="22"/>
            <w:rPrChange w:id="28239" w:author="Visone Rossana (GSE)" w:date="2025-10-23T12:09:00Z" w16du:dateUtc="2025-10-23T10:09:00Z">
              <w:rPr>
                <w:rFonts w:cs="Calibri"/>
              </w:rPr>
            </w:rPrChange>
          </w:rPr>
          <w:t>;</w:t>
        </w:r>
        <w:del w:id="28240" w:author="Visone Rossana (GSE)" w:date="2025-10-23T12:11:00Z" w16du:dateUtc="2025-10-23T10:11:00Z">
          <w:r w:rsidRPr="00D74430" w:rsidDel="005A53B5">
            <w:rPr>
              <w:rFonts w:cs="Calibri"/>
              <w:sz w:val="22"/>
              <w:szCs w:val="22"/>
              <w:rPrChange w:id="28241" w:author="Visone Rossana (GSE)" w:date="2025-10-23T12:09:00Z" w16du:dateUtc="2025-10-23T10:09:00Z">
                <w:rPr>
                  <w:rFonts w:cs="Calibri"/>
                </w:rPr>
              </w:rPrChange>
            </w:rPr>
            <w:delText xml:space="preserve"> </w:delText>
          </w:r>
          <w:r w:rsidRPr="00977FAD" w:rsidDel="005A53B5">
            <w:rPr>
              <w:rFonts w:cs="Calibri"/>
              <w:strike/>
              <w:sz w:val="22"/>
              <w:szCs w:val="22"/>
              <w:rPrChange w:id="28242" w:author="Visone Rossana (GSE)" w:date="2025-10-23T12:09:00Z" w16du:dateUtc="2025-10-23T10:09:00Z">
                <w:rPr>
                  <w:rFonts w:cs="Calibri"/>
                </w:rPr>
              </w:rPrChange>
            </w:rPr>
            <w:delText>le misurazioni ai fini del rispetto dei livelli emissivi riportati nella tabella 1</w:delText>
          </w:r>
        </w:del>
        <w:del w:id="28243" w:author="Visone Rossana (GSE)" w:date="2025-10-23T11:59:00Z" w16du:dateUtc="2025-10-23T09:59:00Z">
          <w:r w:rsidRPr="00977FAD" w:rsidDel="003D79E9">
            <w:rPr>
              <w:rFonts w:cs="Calibri"/>
              <w:strike/>
              <w:sz w:val="22"/>
              <w:szCs w:val="22"/>
              <w:rPrChange w:id="28244" w:author="Visone Rossana (GSE)" w:date="2025-10-23T12:09:00Z" w16du:dateUtc="2025-10-23T10:09:00Z">
                <w:rPr>
                  <w:rFonts w:cs="Calibri"/>
                </w:rPr>
              </w:rPrChange>
            </w:rPr>
            <w:delText>5</w:delText>
          </w:r>
        </w:del>
        <w:del w:id="28245" w:author="Visone Rossana (GSE)" w:date="2025-10-23T12:11:00Z" w16du:dateUtc="2025-10-23T10:11:00Z">
          <w:r w:rsidRPr="00977FAD" w:rsidDel="005A53B5">
            <w:rPr>
              <w:rFonts w:cs="Calibri"/>
              <w:strike/>
              <w:sz w:val="22"/>
              <w:szCs w:val="22"/>
              <w:rPrChange w:id="28246" w:author="Visone Rossana (GSE)" w:date="2025-10-23T12:09:00Z" w16du:dateUtc="2025-10-23T10:09:00Z">
                <w:rPr>
                  <w:rFonts w:cs="Calibri"/>
                </w:rPr>
              </w:rPrChange>
            </w:rPr>
            <w:delText xml:space="preserve"> del Decreto, dovranno essere eseguite al camino</w:delText>
          </w:r>
          <w:r w:rsidRPr="00D74430" w:rsidDel="005A53B5">
            <w:rPr>
              <w:rFonts w:cs="Calibri"/>
              <w:sz w:val="22"/>
              <w:szCs w:val="22"/>
              <w:rPrChange w:id="28247" w:author="Visone Rossana (GSE)" w:date="2025-10-23T12:09:00Z" w16du:dateUtc="2025-10-23T10:09:00Z">
                <w:rPr>
                  <w:rFonts w:cs="Calibri"/>
                </w:rPr>
              </w:rPrChange>
            </w:rPr>
            <w:delText>;</w:delText>
          </w:r>
        </w:del>
        <w:r w:rsidRPr="00D74430">
          <w:rPr>
            <w:rFonts w:cs="Calibri"/>
            <w:sz w:val="22"/>
            <w:szCs w:val="22"/>
            <w:rPrChange w:id="28248" w:author="Visone Rossana (GSE)" w:date="2025-10-23T12:09:00Z" w16du:dateUtc="2025-10-23T10:09:00Z">
              <w:rPr>
                <w:rFonts w:cs="Calibri"/>
              </w:rPr>
            </w:rPrChange>
          </w:rPr>
          <w:t xml:space="preserve"> </w:t>
        </w:r>
      </w:ins>
    </w:p>
    <w:p w14:paraId="7252D4D3" w14:textId="42F4933F" w:rsidR="00617DF1" w:rsidRPr="0072557A" w:rsidRDefault="00617DF1">
      <w:pPr>
        <w:numPr>
          <w:ilvl w:val="0"/>
          <w:numId w:val="586"/>
        </w:numPr>
        <w:spacing w:after="120" w:line="276" w:lineRule="auto"/>
        <w:jc w:val="both"/>
        <w:rPr>
          <w:ins w:id="28249" w:author="Visone Rossana (GSE)" w:date="2025-10-23T10:24:00Z" w16du:dateUtc="2025-10-23T08:24:00Z"/>
          <w:rFonts w:cs="Calibri"/>
          <w:sz w:val="22"/>
          <w:szCs w:val="22"/>
          <w:rPrChange w:id="28250" w:author="Visone Rossana (GSE)" w:date="2025-10-23T10:24:00Z" w16du:dateUtc="2025-10-23T08:24:00Z">
            <w:rPr>
              <w:ins w:id="28251" w:author="Visone Rossana (GSE)" w:date="2025-10-23T10:24:00Z" w16du:dateUtc="2025-10-23T08:24:00Z"/>
              <w:rFonts w:cs="Calibri"/>
            </w:rPr>
          </w:rPrChange>
        </w:rPr>
      </w:pPr>
      <w:ins w:id="28252" w:author="Visone Rossana (GSE)" w:date="2025-10-23T10:24:00Z" w16du:dateUtc="2025-10-23T08:24:00Z">
        <w:r w:rsidRPr="0072557A">
          <w:rPr>
            <w:rFonts w:cs="Calibri"/>
            <w:sz w:val="22"/>
            <w:szCs w:val="22"/>
            <w:rPrChange w:id="28253" w:author="Visone Rossana (GSE)" w:date="2025-10-23T10:24:00Z" w16du:dateUtc="2025-10-23T08:24:00Z">
              <w:rPr>
                <w:rFonts w:cs="Calibri"/>
              </w:rPr>
            </w:rPrChange>
          </w:rPr>
          <w:t xml:space="preserve">per le caldaie a biomassa di potenza termica nominale </w:t>
        </w:r>
        <w:r w:rsidRPr="0072557A">
          <w:rPr>
            <w:rFonts w:cs="Calibri"/>
            <w:b/>
            <w:sz w:val="22"/>
            <w:szCs w:val="22"/>
            <w:rPrChange w:id="28254" w:author="Visone Rossana (GSE)" w:date="2025-10-23T10:24:00Z" w16du:dateUtc="2025-10-23T08:24:00Z">
              <w:rPr>
                <w:rFonts w:cs="Calibri"/>
                <w:b/>
              </w:rPr>
            </w:rPrChange>
          </w:rPr>
          <w:t>inferiore e 500 kW</w:t>
        </w:r>
        <w:r w:rsidRPr="0072557A">
          <w:rPr>
            <w:rFonts w:cs="Calibri"/>
            <w:b/>
            <w:sz w:val="22"/>
            <w:szCs w:val="22"/>
            <w:vertAlign w:val="subscript"/>
            <w:rPrChange w:id="28255" w:author="Visone Rossana (GSE)" w:date="2025-10-23T10:24:00Z" w16du:dateUtc="2025-10-23T08:24:00Z">
              <w:rPr>
                <w:rFonts w:cs="Calibri"/>
                <w:b/>
                <w:vertAlign w:val="subscript"/>
              </w:rPr>
            </w:rPrChange>
          </w:rPr>
          <w:t>t</w:t>
        </w:r>
        <w:r w:rsidRPr="0072557A">
          <w:rPr>
            <w:rFonts w:cs="Calibri"/>
            <w:sz w:val="22"/>
            <w:szCs w:val="22"/>
            <w:rPrChange w:id="28256" w:author="Visone Rossana (GSE)" w:date="2025-10-23T10:24:00Z" w16du:dateUtc="2025-10-23T08:24:00Z">
              <w:rPr>
                <w:rFonts w:cs="Calibri"/>
              </w:rPr>
            </w:rPrChange>
          </w:rPr>
          <w:t>, certificazione di rendimento rilasciata da un organismo accreditato che attesti la conformità alla</w:t>
        </w:r>
        <w:r w:rsidRPr="0072557A">
          <w:rPr>
            <w:sz w:val="22"/>
            <w:szCs w:val="22"/>
            <w:rPrChange w:id="28257" w:author="Visone Rossana (GSE)" w:date="2025-10-23T10:24:00Z" w16du:dateUtc="2025-10-23T08:24:00Z">
              <w:rPr/>
            </w:rPrChange>
          </w:rPr>
          <w:t xml:space="preserve"> norma </w:t>
        </w:r>
        <w:commentRangeStart w:id="28258"/>
        <w:r w:rsidRPr="0072557A">
          <w:rPr>
            <w:sz w:val="22"/>
            <w:szCs w:val="22"/>
            <w:rPrChange w:id="28259" w:author="Visone Rossana (GSE)" w:date="2025-10-23T10:24:00Z" w16du:dateUtc="2025-10-23T08:24:00Z">
              <w:rPr/>
            </w:rPrChange>
          </w:rPr>
          <w:t>UNI EN 303-5:2012 classe 5</w:t>
        </w:r>
      </w:ins>
      <w:commentRangeEnd w:id="28258"/>
      <w:r w:rsidR="009A1CE6" w:rsidRPr="0072557A">
        <w:rPr>
          <w:rStyle w:val="Rimandocommento"/>
          <w:sz w:val="22"/>
          <w:szCs w:val="22"/>
          <w:rPrChange w:id="28260" w:author="Visone Rossana (GSE)" w:date="2025-10-23T10:24:00Z" w16du:dateUtc="2025-10-23T08:24:00Z">
            <w:rPr>
              <w:rStyle w:val="Rimandocommento"/>
              <w:sz w:val="24"/>
            </w:rPr>
          </w:rPrChange>
        </w:rPr>
        <w:commentReference w:id="28258"/>
      </w:r>
      <w:ins w:id="28262" w:author="Visone Rossana (GSE)" w:date="2025-10-23T10:24:00Z" w16du:dateUtc="2025-10-23T08:24:00Z">
        <w:r w:rsidRPr="0072557A">
          <w:rPr>
            <w:sz w:val="22"/>
            <w:szCs w:val="22"/>
            <w:rPrChange w:id="28263" w:author="Visone Rossana (GSE)" w:date="2025-10-23T10:24:00Z" w16du:dateUtc="2025-10-23T08:24:00Z">
              <w:rPr/>
            </w:rPrChange>
          </w:rPr>
          <w:t xml:space="preserve">; </w:t>
        </w:r>
      </w:ins>
    </w:p>
    <w:p w14:paraId="6EBBA4E0" w14:textId="3BC1A0F1" w:rsidR="00617DF1" w:rsidRPr="0072557A" w:rsidRDefault="00617DF1" w:rsidP="00617DF1">
      <w:pPr>
        <w:numPr>
          <w:ilvl w:val="0"/>
          <w:numId w:val="586"/>
        </w:numPr>
        <w:spacing w:after="120" w:line="276" w:lineRule="auto"/>
        <w:jc w:val="both"/>
        <w:rPr>
          <w:ins w:id="28264" w:author="Visone Rossana (GSE)" w:date="2025-10-23T10:24:00Z" w16du:dateUtc="2025-10-23T08:24:00Z"/>
          <w:rFonts w:cs="Calibri"/>
          <w:sz w:val="22"/>
          <w:szCs w:val="22"/>
          <w:rPrChange w:id="28265" w:author="Visone Rossana (GSE)" w:date="2025-10-23T10:24:00Z" w16du:dateUtc="2025-10-23T08:24:00Z">
            <w:rPr>
              <w:ins w:id="28266" w:author="Visone Rossana (GSE)" w:date="2025-10-23T10:24:00Z" w16du:dateUtc="2025-10-23T08:24:00Z"/>
              <w:rFonts w:cs="Calibri"/>
            </w:rPr>
          </w:rPrChange>
        </w:rPr>
      </w:pPr>
      <w:ins w:id="28267" w:author="Visone Rossana (GSE)" w:date="2025-10-23T10:24:00Z" w16du:dateUtc="2025-10-23T08:24:00Z">
        <w:r w:rsidRPr="0072557A">
          <w:rPr>
            <w:rFonts w:cs="Calibri"/>
            <w:sz w:val="22"/>
            <w:szCs w:val="22"/>
            <w:rPrChange w:id="28268" w:author="Visone Rossana (GSE)" w:date="2025-10-23T10:24:00Z" w16du:dateUtc="2025-10-23T08:24:00Z">
              <w:rPr>
                <w:rFonts w:cs="Calibri"/>
              </w:rPr>
            </w:rPrChange>
          </w:rPr>
          <w:t xml:space="preserve">per le </w:t>
        </w:r>
        <w:r w:rsidRPr="0072557A">
          <w:rPr>
            <w:rFonts w:cs="Calibri"/>
            <w:sz w:val="22"/>
            <w:szCs w:val="22"/>
            <w:u w:val="single"/>
            <w:rPrChange w:id="28269" w:author="Visone Rossana (GSE)" w:date="2025-10-23T10:24:00Z" w16du:dateUtc="2025-10-23T08:24:00Z">
              <w:rPr>
                <w:rFonts w:cs="Calibri"/>
                <w:u w:val="single"/>
              </w:rPr>
            </w:rPrChange>
          </w:rPr>
          <w:t>caldaie a biomassa</w:t>
        </w:r>
        <w:r w:rsidRPr="0072557A">
          <w:rPr>
            <w:rFonts w:cs="Calibri"/>
            <w:sz w:val="22"/>
            <w:szCs w:val="22"/>
            <w:rPrChange w:id="28270" w:author="Visone Rossana (GSE)" w:date="2025-10-23T10:24:00Z" w16du:dateUtc="2025-10-23T08:24:00Z">
              <w:rPr>
                <w:rFonts w:cs="Calibri"/>
              </w:rPr>
            </w:rPrChange>
          </w:rPr>
          <w:t xml:space="preserve"> di potenza termica nominale </w:t>
        </w:r>
        <w:r w:rsidRPr="0072557A">
          <w:rPr>
            <w:rFonts w:cs="Calibri"/>
            <w:b/>
            <w:sz w:val="22"/>
            <w:szCs w:val="22"/>
            <w:rPrChange w:id="28271" w:author="Visone Rossana (GSE)" w:date="2025-10-23T10:24:00Z" w16du:dateUtc="2025-10-23T08:24:00Z">
              <w:rPr>
                <w:rFonts w:cs="Calibri"/>
                <w:b/>
              </w:rPr>
            </w:rPrChange>
          </w:rPr>
          <w:t>superiore a 500 kW</w:t>
        </w:r>
        <w:r w:rsidRPr="0072557A">
          <w:rPr>
            <w:rFonts w:cs="Calibri"/>
            <w:b/>
            <w:sz w:val="22"/>
            <w:szCs w:val="22"/>
            <w:vertAlign w:val="subscript"/>
            <w:rPrChange w:id="28272" w:author="Visone Rossana (GSE)" w:date="2025-10-23T10:24:00Z" w16du:dateUtc="2025-10-23T08:24:00Z">
              <w:rPr>
                <w:rFonts w:cs="Calibri"/>
                <w:b/>
                <w:vertAlign w:val="subscript"/>
              </w:rPr>
            </w:rPrChange>
          </w:rPr>
          <w:t>t</w:t>
        </w:r>
        <w:r w:rsidRPr="0072557A">
          <w:rPr>
            <w:rFonts w:cs="Calibri"/>
            <w:b/>
            <w:sz w:val="22"/>
            <w:szCs w:val="22"/>
            <w:rPrChange w:id="28273" w:author="Visone Rossana (GSE)" w:date="2025-10-23T10:24:00Z" w16du:dateUtc="2025-10-23T08:24:00Z">
              <w:rPr>
                <w:rFonts w:cs="Calibri"/>
                <w:b/>
              </w:rPr>
            </w:rPrChange>
          </w:rPr>
          <w:t xml:space="preserve"> e inferiore o uguale a 2.000</w:t>
        </w:r>
        <w:r w:rsidRPr="0072557A">
          <w:rPr>
            <w:rFonts w:cs="Calibri"/>
            <w:sz w:val="22"/>
            <w:szCs w:val="22"/>
            <w:rPrChange w:id="28274" w:author="Visone Rossana (GSE)" w:date="2025-10-23T10:24:00Z" w16du:dateUtc="2025-10-23T08:24:00Z">
              <w:rPr>
                <w:rFonts w:cs="Calibri"/>
              </w:rPr>
            </w:rPrChange>
          </w:rPr>
          <w:t xml:space="preserve"> kW</w:t>
        </w:r>
        <w:r w:rsidRPr="0072557A">
          <w:rPr>
            <w:rFonts w:cs="Calibri"/>
            <w:sz w:val="22"/>
            <w:szCs w:val="22"/>
            <w:vertAlign w:val="subscript"/>
            <w:rPrChange w:id="28275" w:author="Visone Rossana (GSE)" w:date="2025-10-23T10:24:00Z" w16du:dateUtc="2025-10-23T08:24:00Z">
              <w:rPr>
                <w:rFonts w:cs="Calibri"/>
                <w:vertAlign w:val="subscript"/>
              </w:rPr>
            </w:rPrChange>
          </w:rPr>
          <w:t>t</w:t>
        </w:r>
        <w:r w:rsidRPr="0072557A">
          <w:rPr>
            <w:rFonts w:cs="Calibri"/>
            <w:sz w:val="22"/>
            <w:szCs w:val="22"/>
            <w:rPrChange w:id="28276" w:author="Visone Rossana (GSE)" w:date="2025-10-23T10:24:00Z" w16du:dateUtc="2025-10-23T08:24:00Z">
              <w:rPr>
                <w:rFonts w:cs="Calibri"/>
              </w:rPr>
            </w:rPrChange>
          </w:rPr>
          <w:t xml:space="preserve">, dichiarazione del produttore del generatore attestante il rendimento termico utile, con indicato il tipo di combustibile utilizzato; stante la non applicabilità della </w:t>
        </w:r>
        <w:r w:rsidRPr="0072557A">
          <w:rPr>
            <w:sz w:val="22"/>
            <w:szCs w:val="22"/>
            <w:rPrChange w:id="28277" w:author="Visone Rossana (GSE)" w:date="2025-10-23T10:24:00Z" w16du:dateUtc="2025-10-23T08:24:00Z">
              <w:rPr/>
            </w:rPrChange>
          </w:rPr>
          <w:t xml:space="preserve">norma UNI </w:t>
        </w:r>
        <w:commentRangeStart w:id="28278"/>
        <w:r w:rsidRPr="0072557A">
          <w:rPr>
            <w:sz w:val="22"/>
            <w:szCs w:val="22"/>
            <w:rPrChange w:id="28279" w:author="Visone Rossana (GSE)" w:date="2025-10-23T10:24:00Z" w16du:dateUtc="2025-10-23T08:24:00Z">
              <w:rPr/>
            </w:rPrChange>
          </w:rPr>
          <w:t>EN 303-5:2012 classe 5</w:t>
        </w:r>
      </w:ins>
      <w:commentRangeEnd w:id="28278"/>
      <w:r w:rsidR="00B057D0" w:rsidRPr="0072557A">
        <w:rPr>
          <w:rStyle w:val="Rimandocommento"/>
          <w:sz w:val="22"/>
          <w:szCs w:val="22"/>
          <w:rPrChange w:id="28280" w:author="Visone Rossana (GSE)" w:date="2025-10-23T10:24:00Z" w16du:dateUtc="2025-10-23T08:24:00Z">
            <w:rPr>
              <w:rStyle w:val="Rimandocommento"/>
              <w:sz w:val="24"/>
            </w:rPr>
          </w:rPrChange>
        </w:rPr>
        <w:commentReference w:id="28278"/>
      </w:r>
      <w:ins w:id="28282" w:author="Visone Rossana (GSE)" w:date="2025-10-23T10:24:00Z" w16du:dateUtc="2025-10-23T08:24:00Z">
        <w:r w:rsidRPr="0072557A">
          <w:rPr>
            <w:sz w:val="22"/>
            <w:szCs w:val="22"/>
            <w:rPrChange w:id="28283" w:author="Visone Rossana (GSE)" w:date="2025-10-23T10:24:00Z" w16du:dateUtc="2025-10-23T08:24:00Z">
              <w:rPr/>
            </w:rPrChange>
          </w:rPr>
          <w:t xml:space="preserve"> (valida fino alla potenza di </w:t>
        </w:r>
        <w:r w:rsidRPr="0072557A">
          <w:rPr>
            <w:rFonts w:cs="Calibri"/>
            <w:sz w:val="22"/>
            <w:szCs w:val="22"/>
            <w:rPrChange w:id="28284" w:author="Visone Rossana (GSE)" w:date="2025-10-23T10:24:00Z" w16du:dateUtc="2025-10-23T08:24:00Z">
              <w:rPr>
                <w:rFonts w:cs="Calibri"/>
              </w:rPr>
            </w:rPrChange>
          </w:rPr>
          <w:t>500 kW</w:t>
        </w:r>
        <w:r w:rsidRPr="0072557A">
          <w:rPr>
            <w:rFonts w:cs="Calibri"/>
            <w:sz w:val="22"/>
            <w:szCs w:val="22"/>
            <w:vertAlign w:val="subscript"/>
            <w:rPrChange w:id="28285" w:author="Visone Rossana (GSE)" w:date="2025-10-23T10:24:00Z" w16du:dateUtc="2025-10-23T08:24:00Z">
              <w:rPr>
                <w:rFonts w:cs="Calibri"/>
                <w:vertAlign w:val="subscript"/>
              </w:rPr>
            </w:rPrChange>
          </w:rPr>
          <w:t>t</w:t>
        </w:r>
        <w:r w:rsidRPr="0072557A">
          <w:rPr>
            <w:rFonts w:cs="Calibri"/>
            <w:sz w:val="22"/>
            <w:szCs w:val="22"/>
            <w:rPrChange w:id="28286" w:author="Visone Rossana (GSE)" w:date="2025-10-23T10:24:00Z" w16du:dateUtc="2025-10-23T08:24:00Z">
              <w:rPr>
                <w:rFonts w:cs="Calibri"/>
              </w:rPr>
            </w:rPrChange>
          </w:rPr>
          <w:t>)</w:t>
        </w:r>
        <w:r w:rsidRPr="0072557A">
          <w:rPr>
            <w:sz w:val="22"/>
            <w:szCs w:val="22"/>
            <w:rPrChange w:id="28287" w:author="Visone Rossana (GSE)" w:date="2025-10-23T10:24:00Z" w16du:dateUtc="2025-10-23T08:24:00Z">
              <w:rPr/>
            </w:rPrChange>
          </w:rPr>
          <w:t xml:space="preserve">, e nelle more di una norma che estenda </w:t>
        </w:r>
        <w:r w:rsidRPr="0072557A">
          <w:rPr>
            <w:rFonts w:cs="Calibri"/>
            <w:sz w:val="22"/>
            <w:szCs w:val="22"/>
            <w:rPrChange w:id="28288" w:author="Visone Rossana (GSE)" w:date="2025-10-23T10:24:00Z" w16du:dateUtc="2025-10-23T08:24:00Z">
              <w:rPr>
                <w:rFonts w:cs="Calibri"/>
              </w:rPr>
            </w:rPrChange>
          </w:rPr>
          <w:t>modalità di misura fino alla potenza di 2.000 kW</w:t>
        </w:r>
        <w:r w:rsidRPr="0072557A">
          <w:rPr>
            <w:rFonts w:cs="Calibri"/>
            <w:sz w:val="22"/>
            <w:szCs w:val="22"/>
            <w:vertAlign w:val="subscript"/>
            <w:rPrChange w:id="28289" w:author="Visone Rossana (GSE)" w:date="2025-10-23T10:24:00Z" w16du:dateUtc="2025-10-23T08:24:00Z">
              <w:rPr>
                <w:rFonts w:cs="Calibri"/>
                <w:vertAlign w:val="subscript"/>
              </w:rPr>
            </w:rPrChange>
          </w:rPr>
          <w:t>t</w:t>
        </w:r>
        <w:r w:rsidRPr="0072557A">
          <w:rPr>
            <w:sz w:val="22"/>
            <w:szCs w:val="22"/>
            <w:rPrChange w:id="28290" w:author="Visone Rossana (GSE)" w:date="2025-10-23T10:24:00Z" w16du:dateUtc="2025-10-23T08:24:00Z">
              <w:rPr/>
            </w:rPrChange>
          </w:rPr>
          <w:t xml:space="preserve">, </w:t>
        </w:r>
        <w:r w:rsidRPr="0072557A">
          <w:rPr>
            <w:rFonts w:cs="Calibri"/>
            <w:sz w:val="22"/>
            <w:szCs w:val="22"/>
            <w:rPrChange w:id="28291" w:author="Visone Rossana (GSE)" w:date="2025-10-23T10:24:00Z" w16du:dateUtc="2025-10-23T08:24:00Z">
              <w:rPr>
                <w:rFonts w:cs="Calibri"/>
              </w:rPr>
            </w:rPrChange>
          </w:rPr>
          <w:t>la dichiarazione dovrà riportare i risultati delle prove effettuate da un laboratorio sulla base delle modalità di misura riconosciute in altri Paesi Europei;</w:t>
        </w:r>
      </w:ins>
    </w:p>
    <w:p w14:paraId="2FB119E4" w14:textId="77777777" w:rsidR="00617DF1" w:rsidRPr="00A472C5" w:rsidRDefault="00617DF1" w:rsidP="00617DF1">
      <w:pPr>
        <w:spacing w:after="120"/>
        <w:jc w:val="both"/>
        <w:rPr>
          <w:ins w:id="28292" w:author="Visone Rossana (GSE)" w:date="2025-10-23T10:24:00Z" w16du:dateUtc="2025-10-23T08:24:00Z"/>
          <w:rFonts w:cs="Calibri"/>
        </w:rPr>
      </w:pPr>
      <w:ins w:id="28293" w:author="Visone Rossana (GSE)" w:date="2025-10-23T10:24:00Z" w16du:dateUtc="2025-10-23T08:24:00Z">
        <w:r>
          <w:rPr>
            <w:rFonts w:cs="Calibri"/>
          </w:rPr>
          <w:t>In sintesi:</w:t>
        </w:r>
      </w:ins>
    </w:p>
    <w:tbl>
      <w:tblPr>
        <w:tblStyle w:val="Grigliatabella5"/>
        <w:tblW w:w="0" w:type="auto"/>
        <w:jc w:val="center"/>
        <w:tblLook w:val="04A0" w:firstRow="1" w:lastRow="0" w:firstColumn="1" w:lastColumn="0" w:noHBand="0" w:noVBand="1"/>
      </w:tblPr>
      <w:tblGrid>
        <w:gridCol w:w="2809"/>
        <w:gridCol w:w="2809"/>
        <w:gridCol w:w="2810"/>
      </w:tblGrid>
      <w:tr w:rsidR="00617DF1" w:rsidRPr="00752C85" w14:paraId="530FEAF7" w14:textId="77777777">
        <w:trPr>
          <w:trHeight w:val="686"/>
          <w:jc w:val="center"/>
          <w:ins w:id="28294" w:author="Visone Rossana (GSE)" w:date="2025-10-23T10:24:00Z"/>
        </w:trPr>
        <w:tc>
          <w:tcPr>
            <w:tcW w:w="2809" w:type="dxa"/>
            <w:tcBorders>
              <w:tl2br w:val="single" w:sz="4" w:space="0" w:color="auto"/>
            </w:tcBorders>
          </w:tcPr>
          <w:p w14:paraId="383B04B0" w14:textId="77777777" w:rsidR="00617DF1" w:rsidRDefault="00617DF1">
            <w:pPr>
              <w:ind w:left="1416"/>
              <w:jc w:val="right"/>
              <w:rPr>
                <w:ins w:id="28295" w:author="Visone Rossana (GSE)" w:date="2025-10-23T10:24:00Z" w16du:dateUtc="2025-10-23T08:24:00Z"/>
                <w:b/>
                <w:sz w:val="16"/>
              </w:rPr>
            </w:pPr>
          </w:p>
          <w:p w14:paraId="4B2FAB01" w14:textId="77777777" w:rsidR="00617DF1" w:rsidRDefault="00617DF1">
            <w:pPr>
              <w:ind w:left="1416"/>
              <w:jc w:val="right"/>
              <w:rPr>
                <w:ins w:id="28296" w:author="Visone Rossana (GSE)" w:date="2025-10-23T10:24:00Z" w16du:dateUtc="2025-10-23T08:24:00Z"/>
                <w:b/>
                <w:sz w:val="16"/>
              </w:rPr>
            </w:pPr>
            <w:ins w:id="28297" w:author="Visone Rossana (GSE)" w:date="2025-10-23T10:24:00Z" w16du:dateUtc="2025-10-23T08:24:00Z">
              <w:r w:rsidRPr="00752C85">
                <w:rPr>
                  <w:b/>
                  <w:sz w:val="16"/>
                </w:rPr>
                <w:t>Caldaia</w:t>
              </w:r>
            </w:ins>
          </w:p>
          <w:p w14:paraId="7EC021BF" w14:textId="77777777" w:rsidR="00617DF1" w:rsidRPr="00752C85" w:rsidRDefault="00617DF1">
            <w:pPr>
              <w:rPr>
                <w:ins w:id="28298" w:author="Visone Rossana (GSE)" w:date="2025-10-23T10:24:00Z" w16du:dateUtc="2025-10-23T08:24:00Z"/>
                <w:b/>
                <w:sz w:val="16"/>
              </w:rPr>
            </w:pPr>
            <w:ins w:id="28299" w:author="Visone Rossana (GSE)" w:date="2025-10-23T10:24:00Z" w16du:dateUtc="2025-10-23T08:24:00Z">
              <w:r w:rsidRPr="00752C85">
                <w:rPr>
                  <w:b/>
                  <w:sz w:val="16"/>
                </w:rPr>
                <w:t xml:space="preserve">Parametro          </w:t>
              </w:r>
            </w:ins>
          </w:p>
        </w:tc>
        <w:tc>
          <w:tcPr>
            <w:tcW w:w="2809" w:type="dxa"/>
          </w:tcPr>
          <w:p w14:paraId="2BDB9B2B" w14:textId="77777777" w:rsidR="00617DF1" w:rsidRPr="00752C85" w:rsidRDefault="00617DF1">
            <w:pPr>
              <w:jc w:val="center"/>
              <w:rPr>
                <w:ins w:id="28300" w:author="Visone Rossana (GSE)" w:date="2025-10-23T10:24:00Z" w16du:dateUtc="2025-10-23T08:24:00Z"/>
                <w:b/>
                <w:sz w:val="16"/>
              </w:rPr>
            </w:pPr>
          </w:p>
          <w:p w14:paraId="22DC80FD" w14:textId="77777777" w:rsidR="00617DF1" w:rsidRPr="00752C85" w:rsidRDefault="00617DF1">
            <w:pPr>
              <w:jc w:val="center"/>
              <w:rPr>
                <w:ins w:id="28301" w:author="Visone Rossana (GSE)" w:date="2025-10-23T10:24:00Z" w16du:dateUtc="2025-10-23T08:24:00Z"/>
                <w:b/>
                <w:sz w:val="16"/>
              </w:rPr>
            </w:pPr>
            <w:ins w:id="28302" w:author="Visone Rossana (GSE)" w:date="2025-10-23T10:24:00Z" w16du:dateUtc="2025-10-23T08:24:00Z">
              <w:r w:rsidRPr="00752C85">
                <w:rPr>
                  <w:b/>
                  <w:sz w:val="16"/>
                </w:rPr>
                <w:t xml:space="preserve">P </w:t>
              </w:r>
              <w:r w:rsidRPr="00752C85">
                <w:rPr>
                  <w:b/>
                  <w:sz w:val="16"/>
                  <w:u w:val="single"/>
                </w:rPr>
                <w:t>&lt;</w:t>
              </w:r>
              <w:r w:rsidRPr="00752C85">
                <w:rPr>
                  <w:b/>
                  <w:sz w:val="16"/>
                </w:rPr>
                <w:t xml:space="preserve"> 500 kW</w:t>
              </w:r>
              <w:r w:rsidRPr="00752C85">
                <w:rPr>
                  <w:b/>
                  <w:sz w:val="16"/>
                  <w:vertAlign w:val="subscript"/>
                </w:rPr>
                <w:t>t</w:t>
              </w:r>
            </w:ins>
          </w:p>
        </w:tc>
        <w:tc>
          <w:tcPr>
            <w:tcW w:w="2810" w:type="dxa"/>
          </w:tcPr>
          <w:p w14:paraId="004D1E84" w14:textId="77777777" w:rsidR="00617DF1" w:rsidRPr="00752C85" w:rsidRDefault="00617DF1">
            <w:pPr>
              <w:jc w:val="center"/>
              <w:rPr>
                <w:ins w:id="28303" w:author="Visone Rossana (GSE)" w:date="2025-10-23T10:24:00Z" w16du:dateUtc="2025-10-23T08:24:00Z"/>
                <w:b/>
                <w:sz w:val="16"/>
              </w:rPr>
            </w:pPr>
          </w:p>
          <w:p w14:paraId="29984EB3" w14:textId="77777777" w:rsidR="00617DF1" w:rsidRPr="00752C85" w:rsidRDefault="00617DF1">
            <w:pPr>
              <w:jc w:val="center"/>
              <w:rPr>
                <w:ins w:id="28304" w:author="Visone Rossana (GSE)" w:date="2025-10-23T10:24:00Z" w16du:dateUtc="2025-10-23T08:24:00Z"/>
                <w:b/>
                <w:sz w:val="16"/>
              </w:rPr>
            </w:pPr>
            <w:ins w:id="28305" w:author="Visone Rossana (GSE)" w:date="2025-10-23T10:24:00Z" w16du:dateUtc="2025-10-23T08:24:00Z">
              <w:r w:rsidRPr="00752C85">
                <w:rPr>
                  <w:b/>
                  <w:sz w:val="16"/>
                </w:rPr>
                <w:t xml:space="preserve">500 &lt; P </w:t>
              </w:r>
              <w:r w:rsidRPr="00752C85">
                <w:rPr>
                  <w:b/>
                  <w:sz w:val="16"/>
                  <w:u w:val="single"/>
                </w:rPr>
                <w:t>&lt;</w:t>
              </w:r>
              <w:r w:rsidRPr="00752C85">
                <w:rPr>
                  <w:b/>
                  <w:sz w:val="16"/>
                </w:rPr>
                <w:t xml:space="preserve"> 2000 kW</w:t>
              </w:r>
              <w:r w:rsidRPr="00752C85">
                <w:rPr>
                  <w:b/>
                  <w:sz w:val="16"/>
                  <w:vertAlign w:val="subscript"/>
                </w:rPr>
                <w:t>t</w:t>
              </w:r>
            </w:ins>
          </w:p>
        </w:tc>
      </w:tr>
      <w:tr w:rsidR="00617DF1" w:rsidRPr="00752C85" w14:paraId="4C5F2071" w14:textId="77777777">
        <w:trPr>
          <w:trHeight w:val="1373"/>
          <w:jc w:val="center"/>
          <w:ins w:id="28306" w:author="Visone Rossana (GSE)" w:date="2025-10-23T10:24:00Z"/>
        </w:trPr>
        <w:tc>
          <w:tcPr>
            <w:tcW w:w="2809" w:type="dxa"/>
          </w:tcPr>
          <w:p w14:paraId="24B5E7F7" w14:textId="77777777" w:rsidR="00617DF1" w:rsidRPr="00752C85" w:rsidRDefault="00617DF1">
            <w:pPr>
              <w:rPr>
                <w:ins w:id="28307" w:author="Visone Rossana (GSE)" w:date="2025-10-23T10:24:00Z" w16du:dateUtc="2025-10-23T08:24:00Z"/>
                <w:b/>
                <w:sz w:val="16"/>
              </w:rPr>
            </w:pPr>
            <w:ins w:id="28308" w:author="Visone Rossana (GSE)" w:date="2025-10-23T10:24:00Z" w16du:dateUtc="2025-10-23T08:24:00Z">
              <w:r w:rsidRPr="00752C85">
                <w:rPr>
                  <w:b/>
                  <w:sz w:val="16"/>
                </w:rPr>
                <w:t>Rendimento termico utile</w:t>
              </w:r>
            </w:ins>
          </w:p>
          <w:p w14:paraId="7190A739" w14:textId="77777777" w:rsidR="00617DF1" w:rsidRPr="00752C85" w:rsidRDefault="00617DF1">
            <w:pPr>
              <w:ind w:left="708"/>
              <w:rPr>
                <w:ins w:id="28309" w:author="Visone Rossana (GSE)" w:date="2025-10-23T10:24:00Z" w16du:dateUtc="2025-10-23T08:24:00Z"/>
                <w:sz w:val="16"/>
              </w:rPr>
            </w:pPr>
            <w:ins w:id="28310" w:author="Visone Rossana (GSE)" w:date="2025-10-23T10:24:00Z" w16du:dateUtc="2025-10-23T08:24:00Z">
              <w:r w:rsidRPr="00752C85">
                <w:rPr>
                  <w:sz w:val="16"/>
                </w:rPr>
                <w:t>valore</w:t>
              </w:r>
            </w:ins>
          </w:p>
          <w:p w14:paraId="556C3443" w14:textId="77777777" w:rsidR="00617DF1" w:rsidRPr="00752C85" w:rsidRDefault="00617DF1">
            <w:pPr>
              <w:ind w:left="708"/>
              <w:rPr>
                <w:ins w:id="28311" w:author="Visone Rossana (GSE)" w:date="2025-10-23T10:24:00Z" w16du:dateUtc="2025-10-23T08:24:00Z"/>
                <w:sz w:val="16"/>
              </w:rPr>
            </w:pPr>
            <w:ins w:id="28312" w:author="Visone Rossana (GSE)" w:date="2025-10-23T10:24:00Z" w16du:dateUtc="2025-10-23T08:24:00Z">
              <w:r w:rsidRPr="00752C85">
                <w:rPr>
                  <w:sz w:val="16"/>
                </w:rPr>
                <w:t>metodo di misura</w:t>
              </w:r>
            </w:ins>
          </w:p>
          <w:p w14:paraId="331DC03D" w14:textId="77777777" w:rsidR="00617DF1" w:rsidRPr="00752C85" w:rsidRDefault="00617DF1">
            <w:pPr>
              <w:ind w:left="708"/>
              <w:rPr>
                <w:ins w:id="28313" w:author="Visone Rossana (GSE)" w:date="2025-10-23T10:24:00Z" w16du:dateUtc="2025-10-23T08:24:00Z"/>
                <w:sz w:val="16"/>
              </w:rPr>
            </w:pPr>
          </w:p>
          <w:p w14:paraId="1764AC18" w14:textId="77777777" w:rsidR="00617DF1" w:rsidRPr="00752C85" w:rsidRDefault="00617DF1">
            <w:pPr>
              <w:ind w:left="708"/>
              <w:rPr>
                <w:ins w:id="28314" w:author="Visone Rossana (GSE)" w:date="2025-10-23T10:24:00Z" w16du:dateUtc="2025-10-23T08:24:00Z"/>
                <w:sz w:val="16"/>
              </w:rPr>
            </w:pPr>
            <w:ins w:id="28315" w:author="Visone Rossana (GSE)" w:date="2025-10-23T10:24:00Z" w16du:dateUtc="2025-10-23T08:24:00Z">
              <w:r w:rsidRPr="00752C85">
                <w:rPr>
                  <w:sz w:val="16"/>
                </w:rPr>
                <w:t>attestazione</w:t>
              </w:r>
            </w:ins>
          </w:p>
        </w:tc>
        <w:tc>
          <w:tcPr>
            <w:tcW w:w="2809" w:type="dxa"/>
          </w:tcPr>
          <w:p w14:paraId="0C2AD696" w14:textId="77777777" w:rsidR="00617DF1" w:rsidRPr="00752C85" w:rsidRDefault="00617DF1">
            <w:pPr>
              <w:rPr>
                <w:ins w:id="28316" w:author="Visone Rossana (GSE)" w:date="2025-10-23T10:24:00Z" w16du:dateUtc="2025-10-23T08:24:00Z"/>
                <w:sz w:val="16"/>
              </w:rPr>
            </w:pPr>
          </w:p>
          <w:p w14:paraId="6276DF01" w14:textId="77777777" w:rsidR="00617DF1" w:rsidRPr="00752C85" w:rsidRDefault="00617DF1" w:rsidP="00617DF1">
            <w:pPr>
              <w:numPr>
                <w:ilvl w:val="0"/>
                <w:numId w:val="588"/>
              </w:numPr>
              <w:contextualSpacing/>
              <w:rPr>
                <w:ins w:id="28317" w:author="Visone Rossana (GSE)" w:date="2025-10-23T10:24:00Z" w16du:dateUtc="2025-10-23T08:24:00Z"/>
                <w:sz w:val="16"/>
              </w:rPr>
            </w:pPr>
            <w:ins w:id="28318" w:author="Visone Rossana (GSE)" w:date="2025-10-23T10:24:00Z" w16du:dateUtc="2025-10-23T08:24:00Z">
              <w:r w:rsidRPr="00752C85">
                <w:rPr>
                  <w:sz w:val="16"/>
                </w:rPr>
                <w:t>Classe 5 (UNI EN 303-5)</w:t>
              </w:r>
            </w:ins>
          </w:p>
          <w:p w14:paraId="05561125" w14:textId="77777777" w:rsidR="00617DF1" w:rsidRPr="00752C85" w:rsidRDefault="00617DF1" w:rsidP="00617DF1">
            <w:pPr>
              <w:numPr>
                <w:ilvl w:val="0"/>
                <w:numId w:val="588"/>
              </w:numPr>
              <w:contextualSpacing/>
              <w:rPr>
                <w:ins w:id="28319" w:author="Visone Rossana (GSE)" w:date="2025-10-23T10:24:00Z" w16du:dateUtc="2025-10-23T08:24:00Z"/>
                <w:sz w:val="16"/>
              </w:rPr>
            </w:pPr>
            <w:ins w:id="28320" w:author="Visone Rossana (GSE)" w:date="2025-10-23T10:24:00Z" w16du:dateUtc="2025-10-23T08:24:00Z">
              <w:r w:rsidRPr="00752C85">
                <w:rPr>
                  <w:sz w:val="16"/>
                </w:rPr>
                <w:t>UNI EN 303-5</w:t>
              </w:r>
            </w:ins>
          </w:p>
          <w:p w14:paraId="51DC5B82" w14:textId="77777777" w:rsidR="00617DF1" w:rsidRPr="00752C85" w:rsidRDefault="00617DF1">
            <w:pPr>
              <w:rPr>
                <w:ins w:id="28321" w:author="Visone Rossana (GSE)" w:date="2025-10-23T10:24:00Z" w16du:dateUtc="2025-10-23T08:24:00Z"/>
                <w:sz w:val="16"/>
              </w:rPr>
            </w:pPr>
          </w:p>
          <w:p w14:paraId="0DAF645E" w14:textId="77777777" w:rsidR="00617DF1" w:rsidRPr="00752C85" w:rsidRDefault="00617DF1" w:rsidP="00617DF1">
            <w:pPr>
              <w:numPr>
                <w:ilvl w:val="0"/>
                <w:numId w:val="588"/>
              </w:numPr>
              <w:contextualSpacing/>
              <w:rPr>
                <w:ins w:id="28322" w:author="Visone Rossana (GSE)" w:date="2025-10-23T10:24:00Z" w16du:dateUtc="2025-10-23T08:24:00Z"/>
                <w:sz w:val="16"/>
              </w:rPr>
            </w:pPr>
            <w:ins w:id="28323" w:author="Visone Rossana (GSE)" w:date="2025-10-23T10:24:00Z" w16du:dateUtc="2025-10-23T08:24:00Z">
              <w:r w:rsidRPr="00752C85">
                <w:rPr>
                  <w:sz w:val="16"/>
                </w:rPr>
                <w:t xml:space="preserve">Certificazioni di un organismo accreditato </w:t>
              </w:r>
              <w:r w:rsidRPr="00752C85">
                <w:rPr>
                  <w:sz w:val="16"/>
                  <w:vertAlign w:val="superscript"/>
                </w:rPr>
                <w:t>(1)</w:t>
              </w:r>
            </w:ins>
          </w:p>
        </w:tc>
        <w:tc>
          <w:tcPr>
            <w:tcW w:w="2810" w:type="dxa"/>
          </w:tcPr>
          <w:p w14:paraId="1CAA3155" w14:textId="77777777" w:rsidR="00617DF1" w:rsidRPr="00752C85" w:rsidRDefault="00617DF1">
            <w:pPr>
              <w:rPr>
                <w:ins w:id="28324" w:author="Visone Rossana (GSE)" w:date="2025-10-23T10:24:00Z" w16du:dateUtc="2025-10-23T08:24:00Z"/>
                <w:sz w:val="16"/>
              </w:rPr>
            </w:pPr>
          </w:p>
          <w:p w14:paraId="483352C9" w14:textId="77777777" w:rsidR="00617DF1" w:rsidRPr="00752C85" w:rsidRDefault="00617DF1" w:rsidP="00617DF1">
            <w:pPr>
              <w:numPr>
                <w:ilvl w:val="0"/>
                <w:numId w:val="588"/>
              </w:numPr>
              <w:contextualSpacing/>
              <w:rPr>
                <w:ins w:id="28325" w:author="Visone Rossana (GSE)" w:date="2025-10-23T10:24:00Z" w16du:dateUtc="2025-10-23T08:24:00Z"/>
                <w:sz w:val="16"/>
              </w:rPr>
            </w:pPr>
            <w:ins w:id="28326" w:author="Visone Rossana (GSE)" w:date="2025-10-23T10:24:00Z" w16du:dateUtc="2025-10-23T08:24:00Z">
              <w:r w:rsidRPr="00752C85">
                <w:rPr>
                  <w:sz w:val="16"/>
                </w:rPr>
                <w:t>Classe 5 (UNI EN 303-5)</w:t>
              </w:r>
            </w:ins>
          </w:p>
          <w:p w14:paraId="73FBB8BE" w14:textId="77777777" w:rsidR="00617DF1" w:rsidRPr="00752C85" w:rsidRDefault="00617DF1" w:rsidP="00617DF1">
            <w:pPr>
              <w:numPr>
                <w:ilvl w:val="0"/>
                <w:numId w:val="588"/>
              </w:numPr>
              <w:contextualSpacing/>
              <w:rPr>
                <w:ins w:id="28327" w:author="Visone Rossana (GSE)" w:date="2025-10-23T10:24:00Z" w16du:dateUtc="2025-10-23T08:24:00Z"/>
                <w:sz w:val="16"/>
              </w:rPr>
            </w:pPr>
            <w:ins w:id="28328" w:author="Visone Rossana (GSE)" w:date="2025-10-23T10:24:00Z" w16du:dateUtc="2025-10-23T08:24:00Z">
              <w:r w:rsidRPr="00752C85">
                <w:rPr>
                  <w:sz w:val="16"/>
                </w:rPr>
                <w:t>Norma tecnica in uso in altri Paesi Europei</w:t>
              </w:r>
            </w:ins>
          </w:p>
          <w:p w14:paraId="1AEB350E" w14:textId="77777777" w:rsidR="00617DF1" w:rsidRPr="00752C85" w:rsidRDefault="00617DF1" w:rsidP="00617DF1">
            <w:pPr>
              <w:numPr>
                <w:ilvl w:val="0"/>
                <w:numId w:val="588"/>
              </w:numPr>
              <w:contextualSpacing/>
              <w:rPr>
                <w:ins w:id="28329" w:author="Visone Rossana (GSE)" w:date="2025-10-23T10:24:00Z" w16du:dateUtc="2025-10-23T08:24:00Z"/>
                <w:sz w:val="16"/>
              </w:rPr>
            </w:pPr>
            <w:ins w:id="28330" w:author="Visone Rossana (GSE)" w:date="2025-10-23T10:24:00Z" w16du:dateUtc="2025-10-23T08:24:00Z">
              <w:r w:rsidRPr="00752C85">
                <w:rPr>
                  <w:sz w:val="16"/>
                </w:rPr>
                <w:t xml:space="preserve">Dichiarazione del Produttore (riportante i risultati delle prove effettuate da un laboratorio </w:t>
              </w:r>
              <w:r w:rsidRPr="00752C85">
                <w:rPr>
                  <w:sz w:val="16"/>
                  <w:vertAlign w:val="superscript"/>
                </w:rPr>
                <w:t>(2)</w:t>
              </w:r>
              <w:r w:rsidRPr="00752C85">
                <w:rPr>
                  <w:sz w:val="16"/>
                </w:rPr>
                <w:t>)</w:t>
              </w:r>
            </w:ins>
          </w:p>
        </w:tc>
      </w:tr>
      <w:tr w:rsidR="00617DF1" w:rsidRPr="00752C85" w14:paraId="4B8744A2" w14:textId="77777777">
        <w:trPr>
          <w:trHeight w:val="983"/>
          <w:jc w:val="center"/>
          <w:ins w:id="28331" w:author="Visone Rossana (GSE)" w:date="2025-10-23T10:24:00Z"/>
        </w:trPr>
        <w:tc>
          <w:tcPr>
            <w:tcW w:w="2809" w:type="dxa"/>
          </w:tcPr>
          <w:p w14:paraId="786C7E64" w14:textId="77777777" w:rsidR="00617DF1" w:rsidRPr="00752C85" w:rsidRDefault="00617DF1">
            <w:pPr>
              <w:rPr>
                <w:ins w:id="28332" w:author="Visone Rossana (GSE)" w:date="2025-10-23T10:24:00Z" w16du:dateUtc="2025-10-23T08:24:00Z"/>
                <w:b/>
                <w:sz w:val="16"/>
              </w:rPr>
            </w:pPr>
            <w:ins w:id="28333" w:author="Visone Rossana (GSE)" w:date="2025-10-23T10:24:00Z" w16du:dateUtc="2025-10-23T08:24:00Z">
              <w:r w:rsidRPr="00752C85">
                <w:rPr>
                  <w:b/>
                  <w:sz w:val="16"/>
                </w:rPr>
                <w:t>Emissioni in atmosfera di Monossido di Carbonio (CO)</w:t>
              </w:r>
            </w:ins>
          </w:p>
          <w:p w14:paraId="7539BF61" w14:textId="77777777" w:rsidR="00617DF1" w:rsidRPr="00752C85" w:rsidRDefault="00617DF1">
            <w:pPr>
              <w:ind w:left="708"/>
              <w:rPr>
                <w:ins w:id="28334" w:author="Visone Rossana (GSE)" w:date="2025-10-23T10:24:00Z" w16du:dateUtc="2025-10-23T08:24:00Z"/>
                <w:sz w:val="16"/>
              </w:rPr>
            </w:pPr>
            <w:ins w:id="28335" w:author="Visone Rossana (GSE)" w:date="2025-10-23T10:24:00Z" w16du:dateUtc="2025-10-23T08:24:00Z">
              <w:r w:rsidRPr="00752C85">
                <w:rPr>
                  <w:sz w:val="16"/>
                </w:rPr>
                <w:t>metodo di misura</w:t>
              </w:r>
            </w:ins>
          </w:p>
          <w:p w14:paraId="436FF296" w14:textId="77777777" w:rsidR="00617DF1" w:rsidRPr="00752C85" w:rsidRDefault="00617DF1">
            <w:pPr>
              <w:ind w:left="708"/>
              <w:rPr>
                <w:ins w:id="28336" w:author="Visone Rossana (GSE)" w:date="2025-10-23T10:24:00Z" w16du:dateUtc="2025-10-23T08:24:00Z"/>
                <w:sz w:val="16"/>
              </w:rPr>
            </w:pPr>
            <w:ins w:id="28337" w:author="Visone Rossana (GSE)" w:date="2025-10-23T10:24:00Z" w16du:dateUtc="2025-10-23T08:24:00Z">
              <w:r w:rsidRPr="00752C85">
                <w:rPr>
                  <w:sz w:val="16"/>
                </w:rPr>
                <w:t>attestazione</w:t>
              </w:r>
            </w:ins>
          </w:p>
        </w:tc>
        <w:tc>
          <w:tcPr>
            <w:tcW w:w="2809" w:type="dxa"/>
          </w:tcPr>
          <w:p w14:paraId="38BA3232" w14:textId="77777777" w:rsidR="00617DF1" w:rsidRPr="00F55740" w:rsidRDefault="00617DF1">
            <w:pPr>
              <w:rPr>
                <w:ins w:id="28338" w:author="Visone Rossana (GSE)" w:date="2025-10-23T10:24:00Z" w16du:dateUtc="2025-10-23T08:24:00Z"/>
                <w:sz w:val="16"/>
                <w:highlight w:val="yellow"/>
                <w:rPrChange w:id="28339" w:author="Visone Rossana (GSE)" w:date="2025-10-23T12:44:00Z" w16du:dateUtc="2025-10-23T10:44:00Z">
                  <w:rPr>
                    <w:ins w:id="28340" w:author="Visone Rossana (GSE)" w:date="2025-10-23T10:24:00Z" w16du:dateUtc="2025-10-23T08:24:00Z"/>
                    <w:sz w:val="16"/>
                  </w:rPr>
                </w:rPrChange>
              </w:rPr>
            </w:pPr>
          </w:p>
          <w:p w14:paraId="5A246980" w14:textId="77777777" w:rsidR="00617DF1" w:rsidRPr="00F55740" w:rsidRDefault="00617DF1">
            <w:pPr>
              <w:rPr>
                <w:ins w:id="28341" w:author="Visone Rossana (GSE)" w:date="2025-10-23T10:24:00Z" w16du:dateUtc="2025-10-23T08:24:00Z"/>
                <w:sz w:val="16"/>
                <w:highlight w:val="yellow"/>
                <w:rPrChange w:id="28342" w:author="Visone Rossana (GSE)" w:date="2025-10-23T12:44:00Z" w16du:dateUtc="2025-10-23T10:44:00Z">
                  <w:rPr>
                    <w:ins w:id="28343" w:author="Visone Rossana (GSE)" w:date="2025-10-23T10:24:00Z" w16du:dateUtc="2025-10-23T08:24:00Z"/>
                    <w:sz w:val="16"/>
                  </w:rPr>
                </w:rPrChange>
              </w:rPr>
            </w:pPr>
          </w:p>
          <w:p w14:paraId="41F03C53" w14:textId="77777777" w:rsidR="00617DF1" w:rsidRPr="00F55740" w:rsidRDefault="00617DF1">
            <w:pPr>
              <w:rPr>
                <w:ins w:id="28344" w:author="Visone Rossana (GSE)" w:date="2025-10-23T10:24:00Z" w16du:dateUtc="2025-10-23T08:24:00Z"/>
                <w:sz w:val="16"/>
                <w:highlight w:val="yellow"/>
                <w:rPrChange w:id="28345" w:author="Visone Rossana (GSE)" w:date="2025-10-23T12:44:00Z" w16du:dateUtc="2025-10-23T10:44:00Z">
                  <w:rPr>
                    <w:ins w:id="28346" w:author="Visone Rossana (GSE)" w:date="2025-10-23T10:24:00Z" w16du:dateUtc="2025-10-23T08:24:00Z"/>
                    <w:sz w:val="16"/>
                  </w:rPr>
                </w:rPrChange>
              </w:rPr>
            </w:pPr>
            <w:commentRangeStart w:id="28347"/>
            <w:ins w:id="28348" w:author="Visone Rossana (GSE)" w:date="2025-10-23T10:24:00Z" w16du:dateUtc="2025-10-23T08:24:00Z">
              <w:r w:rsidRPr="00F55740">
                <w:rPr>
                  <w:sz w:val="16"/>
                  <w:highlight w:val="yellow"/>
                  <w:rPrChange w:id="28349" w:author="Visone Rossana (GSE)" w:date="2025-10-23T12:44:00Z" w16du:dateUtc="2025-10-23T10:44:00Z">
                    <w:rPr>
                      <w:sz w:val="16"/>
                    </w:rPr>
                  </w:rPrChange>
                </w:rPr>
                <w:t>UNI EN 303-5</w:t>
              </w:r>
            </w:ins>
          </w:p>
          <w:p w14:paraId="38471A6A" w14:textId="37184A29" w:rsidR="00617DF1" w:rsidRPr="00F55740" w:rsidRDefault="00617DF1">
            <w:pPr>
              <w:rPr>
                <w:ins w:id="28350" w:author="Visone Rossana (GSE)" w:date="2025-10-23T10:24:00Z" w16du:dateUtc="2025-10-23T08:24:00Z"/>
                <w:sz w:val="16"/>
                <w:highlight w:val="yellow"/>
                <w:rPrChange w:id="28351" w:author="Visone Rossana (GSE)" w:date="2025-10-23T12:44:00Z" w16du:dateUtc="2025-10-23T10:44:00Z">
                  <w:rPr>
                    <w:ins w:id="28352" w:author="Visone Rossana (GSE)" w:date="2025-10-23T10:24:00Z" w16du:dateUtc="2025-10-23T08:24:00Z"/>
                    <w:sz w:val="16"/>
                  </w:rPr>
                </w:rPrChange>
              </w:rPr>
            </w:pPr>
            <w:ins w:id="28353" w:author="Visone Rossana (GSE)" w:date="2025-10-23T10:24:00Z" w16du:dateUtc="2025-10-23T08:24:00Z">
              <w:r w:rsidRPr="00F55740">
                <w:rPr>
                  <w:sz w:val="16"/>
                  <w:highlight w:val="yellow"/>
                  <w:rPrChange w:id="28354" w:author="Visone Rossana (GSE)" w:date="2025-10-23T12:44:00Z" w16du:dateUtc="2025-10-23T10:44:00Z">
                    <w:rPr>
                      <w:sz w:val="16"/>
                    </w:rPr>
                  </w:rPrChange>
                </w:rPr>
                <w:t xml:space="preserve">Certificazioni di un organismo accreditato </w:t>
              </w:r>
              <w:r w:rsidRPr="00F55740">
                <w:rPr>
                  <w:sz w:val="16"/>
                  <w:highlight w:val="yellow"/>
                  <w:vertAlign w:val="superscript"/>
                  <w:rPrChange w:id="28355" w:author="Visone Rossana (GSE)" w:date="2025-10-23T12:44:00Z" w16du:dateUtc="2025-10-23T10:44:00Z">
                    <w:rPr>
                      <w:sz w:val="16"/>
                      <w:vertAlign w:val="superscript"/>
                    </w:rPr>
                  </w:rPrChange>
                </w:rPr>
                <w:t>(1)</w:t>
              </w:r>
            </w:ins>
            <w:commentRangeEnd w:id="28347"/>
            <w:r w:rsidR="004C6F8E" w:rsidRPr="00F55740">
              <w:rPr>
                <w:rStyle w:val="Rimandocommento"/>
                <w:highlight w:val="yellow"/>
                <w:rPrChange w:id="28356" w:author="Visone Rossana (GSE)" w:date="2025-10-23T12:44:00Z" w16du:dateUtc="2025-10-23T10:44:00Z">
                  <w:rPr>
                    <w:rStyle w:val="Rimandocommento"/>
                  </w:rPr>
                </w:rPrChange>
              </w:rPr>
              <w:commentReference w:id="28347"/>
            </w:r>
          </w:p>
        </w:tc>
        <w:tc>
          <w:tcPr>
            <w:tcW w:w="2810" w:type="dxa"/>
          </w:tcPr>
          <w:p w14:paraId="1ACD1B51" w14:textId="77777777" w:rsidR="00617DF1" w:rsidRPr="00752C85" w:rsidRDefault="00617DF1">
            <w:pPr>
              <w:rPr>
                <w:ins w:id="28358" w:author="Visone Rossana (GSE)" w:date="2025-10-23T10:24:00Z" w16du:dateUtc="2025-10-23T08:24:00Z"/>
                <w:sz w:val="16"/>
              </w:rPr>
            </w:pPr>
          </w:p>
          <w:p w14:paraId="499DBEDA" w14:textId="77777777" w:rsidR="00617DF1" w:rsidRPr="00752C85" w:rsidRDefault="00617DF1">
            <w:pPr>
              <w:rPr>
                <w:ins w:id="28359" w:author="Visone Rossana (GSE)" w:date="2025-10-23T10:24:00Z" w16du:dateUtc="2025-10-23T08:24:00Z"/>
                <w:sz w:val="16"/>
              </w:rPr>
            </w:pPr>
          </w:p>
          <w:p w14:paraId="43AF9586" w14:textId="3BD722AD" w:rsidR="00617DF1" w:rsidRPr="00752C85" w:rsidRDefault="00617DF1">
            <w:pPr>
              <w:rPr>
                <w:ins w:id="28360" w:author="Visone Rossana (GSE)" w:date="2025-10-23T10:24:00Z" w16du:dateUtc="2025-10-23T08:24:00Z"/>
                <w:sz w:val="16"/>
              </w:rPr>
            </w:pPr>
            <w:ins w:id="28361" w:author="Visone Rossana (GSE)" w:date="2025-10-23T10:24:00Z" w16du:dateUtc="2025-10-23T08:24:00Z">
              <w:r w:rsidRPr="00752C85">
                <w:rPr>
                  <w:sz w:val="16"/>
                </w:rPr>
                <w:t>UNI EN 15058</w:t>
              </w:r>
            </w:ins>
            <w:ins w:id="28362" w:author="Visone Rossana (GSE)" w:date="2025-10-23T12:45:00Z" w16du:dateUtc="2025-10-23T10:45:00Z">
              <w:r w:rsidR="00214B70" w:rsidRPr="00214B70">
                <w:rPr>
                  <w:sz w:val="16"/>
                  <w:highlight w:val="cyan"/>
                  <w:rPrChange w:id="28363" w:author="Visone Rossana (GSE)" w:date="2025-10-23T12:45:00Z" w16du:dateUtc="2025-10-23T10:45:00Z">
                    <w:rPr>
                      <w:sz w:val="16"/>
                    </w:rPr>
                  </w:rPrChange>
                </w:rPr>
                <w:t>:2017</w:t>
              </w:r>
            </w:ins>
          </w:p>
          <w:p w14:paraId="420817D6" w14:textId="77777777" w:rsidR="00617DF1" w:rsidRPr="00752C85" w:rsidRDefault="00617DF1">
            <w:pPr>
              <w:rPr>
                <w:ins w:id="28364" w:author="Visone Rossana (GSE)" w:date="2025-10-23T10:24:00Z" w16du:dateUtc="2025-10-23T08:24:00Z"/>
                <w:sz w:val="16"/>
              </w:rPr>
            </w:pPr>
            <w:ins w:id="28365" w:author="Visone Rossana (GSE)" w:date="2025-10-23T10:24:00Z" w16du:dateUtc="2025-10-23T08:24:00Z">
              <w:r w:rsidRPr="00752C85">
                <w:rPr>
                  <w:sz w:val="16"/>
                </w:rPr>
                <w:t xml:space="preserve">Certificazioni di un organismo accreditato </w:t>
              </w:r>
              <w:r w:rsidRPr="00752C85">
                <w:rPr>
                  <w:sz w:val="16"/>
                  <w:vertAlign w:val="superscript"/>
                </w:rPr>
                <w:t>(1)</w:t>
              </w:r>
            </w:ins>
          </w:p>
        </w:tc>
      </w:tr>
      <w:tr w:rsidR="00617DF1" w:rsidRPr="00752C85" w14:paraId="0C995F68" w14:textId="77777777">
        <w:trPr>
          <w:trHeight w:val="969"/>
          <w:jc w:val="center"/>
          <w:ins w:id="28366" w:author="Visone Rossana (GSE)" w:date="2025-10-23T10:24:00Z"/>
        </w:trPr>
        <w:tc>
          <w:tcPr>
            <w:tcW w:w="2809" w:type="dxa"/>
          </w:tcPr>
          <w:p w14:paraId="1F60D72A" w14:textId="77777777" w:rsidR="00617DF1" w:rsidRPr="00752C85" w:rsidRDefault="00617DF1">
            <w:pPr>
              <w:rPr>
                <w:ins w:id="28367" w:author="Visone Rossana (GSE)" w:date="2025-10-23T10:24:00Z" w16du:dateUtc="2025-10-23T08:24:00Z"/>
                <w:b/>
                <w:sz w:val="16"/>
              </w:rPr>
            </w:pPr>
            <w:ins w:id="28368" w:author="Visone Rossana (GSE)" w:date="2025-10-23T10:24:00Z" w16du:dateUtc="2025-10-23T08:24:00Z">
              <w:r w:rsidRPr="00752C85">
                <w:rPr>
                  <w:b/>
                  <w:sz w:val="16"/>
                </w:rPr>
                <w:t>Emissioni in atmosfera di Particolato primario</w:t>
              </w:r>
            </w:ins>
          </w:p>
          <w:p w14:paraId="612B37B4" w14:textId="77777777" w:rsidR="00617DF1" w:rsidRPr="00752C85" w:rsidRDefault="00617DF1">
            <w:pPr>
              <w:ind w:left="708"/>
              <w:rPr>
                <w:ins w:id="28369" w:author="Visone Rossana (GSE)" w:date="2025-10-23T10:24:00Z" w16du:dateUtc="2025-10-23T08:24:00Z"/>
                <w:sz w:val="16"/>
              </w:rPr>
            </w:pPr>
            <w:ins w:id="28370" w:author="Visone Rossana (GSE)" w:date="2025-10-23T10:24:00Z" w16du:dateUtc="2025-10-23T08:24:00Z">
              <w:r w:rsidRPr="00752C85">
                <w:rPr>
                  <w:sz w:val="16"/>
                </w:rPr>
                <w:t>metodo di misura</w:t>
              </w:r>
            </w:ins>
          </w:p>
          <w:p w14:paraId="5204DF3D" w14:textId="77777777" w:rsidR="00617DF1" w:rsidRPr="00752C85" w:rsidRDefault="00617DF1">
            <w:pPr>
              <w:ind w:left="708"/>
              <w:rPr>
                <w:ins w:id="28371" w:author="Visone Rossana (GSE)" w:date="2025-10-23T10:24:00Z" w16du:dateUtc="2025-10-23T08:24:00Z"/>
                <w:sz w:val="16"/>
              </w:rPr>
            </w:pPr>
            <w:ins w:id="28372" w:author="Visone Rossana (GSE)" w:date="2025-10-23T10:24:00Z" w16du:dateUtc="2025-10-23T08:24:00Z">
              <w:r w:rsidRPr="00752C85">
                <w:rPr>
                  <w:sz w:val="16"/>
                </w:rPr>
                <w:t>attestazione</w:t>
              </w:r>
            </w:ins>
          </w:p>
        </w:tc>
        <w:tc>
          <w:tcPr>
            <w:tcW w:w="2809" w:type="dxa"/>
          </w:tcPr>
          <w:p w14:paraId="1FF501C0" w14:textId="77777777" w:rsidR="00617DF1" w:rsidRPr="00F55740" w:rsidRDefault="00617DF1">
            <w:pPr>
              <w:rPr>
                <w:ins w:id="28373" w:author="Visone Rossana (GSE)" w:date="2025-10-23T10:24:00Z" w16du:dateUtc="2025-10-23T08:24:00Z"/>
                <w:sz w:val="16"/>
                <w:highlight w:val="yellow"/>
                <w:rPrChange w:id="28374" w:author="Visone Rossana (GSE)" w:date="2025-10-23T12:44:00Z" w16du:dateUtc="2025-10-23T10:44:00Z">
                  <w:rPr>
                    <w:ins w:id="28375" w:author="Visone Rossana (GSE)" w:date="2025-10-23T10:24:00Z" w16du:dateUtc="2025-10-23T08:24:00Z"/>
                    <w:sz w:val="16"/>
                  </w:rPr>
                </w:rPrChange>
              </w:rPr>
            </w:pPr>
          </w:p>
          <w:p w14:paraId="1550ED62" w14:textId="77777777" w:rsidR="00617DF1" w:rsidRPr="00F55740" w:rsidRDefault="00617DF1">
            <w:pPr>
              <w:rPr>
                <w:ins w:id="28376" w:author="Visone Rossana (GSE)" w:date="2025-10-23T10:24:00Z" w16du:dateUtc="2025-10-23T08:24:00Z"/>
                <w:sz w:val="16"/>
                <w:highlight w:val="yellow"/>
                <w:rPrChange w:id="28377" w:author="Visone Rossana (GSE)" w:date="2025-10-23T12:44:00Z" w16du:dateUtc="2025-10-23T10:44:00Z">
                  <w:rPr>
                    <w:ins w:id="28378" w:author="Visone Rossana (GSE)" w:date="2025-10-23T10:24:00Z" w16du:dateUtc="2025-10-23T08:24:00Z"/>
                    <w:sz w:val="16"/>
                  </w:rPr>
                </w:rPrChange>
              </w:rPr>
            </w:pPr>
          </w:p>
          <w:p w14:paraId="5CAF78C7" w14:textId="77777777" w:rsidR="00617DF1" w:rsidRPr="00F55740" w:rsidRDefault="00617DF1">
            <w:pPr>
              <w:rPr>
                <w:ins w:id="28379" w:author="Visone Rossana (GSE)" w:date="2025-10-23T10:24:00Z" w16du:dateUtc="2025-10-23T08:24:00Z"/>
                <w:sz w:val="16"/>
                <w:highlight w:val="yellow"/>
                <w:rPrChange w:id="28380" w:author="Visone Rossana (GSE)" w:date="2025-10-23T12:44:00Z" w16du:dateUtc="2025-10-23T10:44:00Z">
                  <w:rPr>
                    <w:ins w:id="28381" w:author="Visone Rossana (GSE)" w:date="2025-10-23T10:24:00Z" w16du:dateUtc="2025-10-23T08:24:00Z"/>
                    <w:sz w:val="16"/>
                  </w:rPr>
                </w:rPrChange>
              </w:rPr>
            </w:pPr>
            <w:ins w:id="28382" w:author="Visone Rossana (GSE)" w:date="2025-10-23T10:24:00Z" w16du:dateUtc="2025-10-23T08:24:00Z">
              <w:r w:rsidRPr="00F55740">
                <w:rPr>
                  <w:sz w:val="16"/>
                  <w:highlight w:val="yellow"/>
                  <w:rPrChange w:id="28383" w:author="Visone Rossana (GSE)" w:date="2025-10-23T12:44:00Z" w16du:dateUtc="2025-10-23T10:44:00Z">
                    <w:rPr>
                      <w:sz w:val="16"/>
                    </w:rPr>
                  </w:rPrChange>
                </w:rPr>
                <w:t>UNI EN 303-5</w:t>
              </w:r>
            </w:ins>
          </w:p>
          <w:p w14:paraId="52B962A1" w14:textId="77777777" w:rsidR="00617DF1" w:rsidRPr="00F55740" w:rsidRDefault="00617DF1">
            <w:pPr>
              <w:rPr>
                <w:ins w:id="28384" w:author="Visone Rossana (GSE)" w:date="2025-10-23T10:24:00Z" w16du:dateUtc="2025-10-23T08:24:00Z"/>
                <w:sz w:val="16"/>
                <w:highlight w:val="yellow"/>
                <w:rPrChange w:id="28385" w:author="Visone Rossana (GSE)" w:date="2025-10-23T12:44:00Z" w16du:dateUtc="2025-10-23T10:44:00Z">
                  <w:rPr>
                    <w:ins w:id="28386" w:author="Visone Rossana (GSE)" w:date="2025-10-23T10:24:00Z" w16du:dateUtc="2025-10-23T08:24:00Z"/>
                    <w:sz w:val="16"/>
                  </w:rPr>
                </w:rPrChange>
              </w:rPr>
            </w:pPr>
            <w:ins w:id="28387" w:author="Visone Rossana (GSE)" w:date="2025-10-23T10:24:00Z" w16du:dateUtc="2025-10-23T08:24:00Z">
              <w:r w:rsidRPr="00F55740">
                <w:rPr>
                  <w:sz w:val="16"/>
                  <w:highlight w:val="yellow"/>
                  <w:rPrChange w:id="28388" w:author="Visone Rossana (GSE)" w:date="2025-10-23T12:44:00Z" w16du:dateUtc="2025-10-23T10:44:00Z">
                    <w:rPr>
                      <w:sz w:val="16"/>
                    </w:rPr>
                  </w:rPrChange>
                </w:rPr>
                <w:t xml:space="preserve">Certificazioni di un organismo accreditato </w:t>
              </w:r>
              <w:r w:rsidRPr="00F55740">
                <w:rPr>
                  <w:sz w:val="16"/>
                  <w:highlight w:val="yellow"/>
                  <w:vertAlign w:val="superscript"/>
                  <w:rPrChange w:id="28389" w:author="Visone Rossana (GSE)" w:date="2025-10-23T12:44:00Z" w16du:dateUtc="2025-10-23T10:44:00Z">
                    <w:rPr>
                      <w:sz w:val="16"/>
                      <w:vertAlign w:val="superscript"/>
                    </w:rPr>
                  </w:rPrChange>
                </w:rPr>
                <w:t>(1)</w:t>
              </w:r>
            </w:ins>
          </w:p>
        </w:tc>
        <w:tc>
          <w:tcPr>
            <w:tcW w:w="2810" w:type="dxa"/>
          </w:tcPr>
          <w:p w14:paraId="2D098964" w14:textId="77777777" w:rsidR="00617DF1" w:rsidRPr="00752C85" w:rsidRDefault="00617DF1">
            <w:pPr>
              <w:rPr>
                <w:ins w:id="28390" w:author="Visone Rossana (GSE)" w:date="2025-10-23T10:24:00Z" w16du:dateUtc="2025-10-23T08:24:00Z"/>
                <w:sz w:val="16"/>
              </w:rPr>
            </w:pPr>
          </w:p>
          <w:p w14:paraId="61E87F11" w14:textId="77777777" w:rsidR="00617DF1" w:rsidRPr="00752C85" w:rsidRDefault="00617DF1">
            <w:pPr>
              <w:rPr>
                <w:ins w:id="28391" w:author="Visone Rossana (GSE)" w:date="2025-10-23T10:24:00Z" w16du:dateUtc="2025-10-23T08:24:00Z"/>
                <w:sz w:val="16"/>
              </w:rPr>
            </w:pPr>
          </w:p>
          <w:p w14:paraId="2F5FA2CB" w14:textId="788D7F0D" w:rsidR="00617DF1" w:rsidRPr="00752C85" w:rsidRDefault="00617DF1">
            <w:pPr>
              <w:rPr>
                <w:ins w:id="28392" w:author="Visone Rossana (GSE)" w:date="2025-10-23T10:24:00Z" w16du:dateUtc="2025-10-23T08:24:00Z"/>
                <w:sz w:val="16"/>
              </w:rPr>
            </w:pPr>
            <w:ins w:id="28393" w:author="Visone Rossana (GSE)" w:date="2025-10-23T10:24:00Z" w16du:dateUtc="2025-10-23T08:24:00Z">
              <w:r w:rsidRPr="00752C85">
                <w:rPr>
                  <w:sz w:val="16"/>
                </w:rPr>
                <w:t>UNI EN 13284-1</w:t>
              </w:r>
            </w:ins>
            <w:ins w:id="28394" w:author="Visone Rossana (GSE)" w:date="2025-10-23T12:45:00Z" w16du:dateUtc="2025-10-23T10:45:00Z">
              <w:r w:rsidR="00214B70" w:rsidRPr="00214B70">
                <w:rPr>
                  <w:sz w:val="16"/>
                  <w:highlight w:val="cyan"/>
                  <w:rPrChange w:id="28395" w:author="Visone Rossana (GSE)" w:date="2025-10-23T12:45:00Z" w16du:dateUtc="2025-10-23T10:45:00Z">
                    <w:rPr>
                      <w:sz w:val="16"/>
                    </w:rPr>
                  </w:rPrChange>
                </w:rPr>
                <w:t>:2017</w:t>
              </w:r>
            </w:ins>
          </w:p>
          <w:p w14:paraId="02F503A4" w14:textId="77777777" w:rsidR="00617DF1" w:rsidRPr="00752C85" w:rsidRDefault="00617DF1">
            <w:pPr>
              <w:rPr>
                <w:ins w:id="28396" w:author="Visone Rossana (GSE)" w:date="2025-10-23T10:24:00Z" w16du:dateUtc="2025-10-23T08:24:00Z"/>
                <w:sz w:val="16"/>
              </w:rPr>
            </w:pPr>
            <w:ins w:id="28397" w:author="Visone Rossana (GSE)" w:date="2025-10-23T10:24:00Z" w16du:dateUtc="2025-10-23T08:24:00Z">
              <w:r w:rsidRPr="00752C85">
                <w:rPr>
                  <w:sz w:val="16"/>
                </w:rPr>
                <w:t xml:space="preserve">Certificazioni di un organismo accreditato </w:t>
              </w:r>
              <w:r w:rsidRPr="00752C85">
                <w:rPr>
                  <w:sz w:val="16"/>
                  <w:vertAlign w:val="superscript"/>
                </w:rPr>
                <w:t>(1)</w:t>
              </w:r>
            </w:ins>
          </w:p>
        </w:tc>
      </w:tr>
      <w:tr w:rsidR="00617DF1" w:rsidRPr="00752C85" w14:paraId="5F1DB9C1" w14:textId="77777777">
        <w:trPr>
          <w:trHeight w:val="660"/>
          <w:jc w:val="center"/>
          <w:ins w:id="28398" w:author="Visone Rossana (GSE)" w:date="2025-10-23T10:24:00Z"/>
        </w:trPr>
        <w:tc>
          <w:tcPr>
            <w:tcW w:w="2809" w:type="dxa"/>
          </w:tcPr>
          <w:p w14:paraId="72EDCE6E" w14:textId="77777777" w:rsidR="00617DF1" w:rsidRPr="00752C85" w:rsidRDefault="00617DF1">
            <w:pPr>
              <w:rPr>
                <w:ins w:id="28399" w:author="Visone Rossana (GSE)" w:date="2025-10-23T10:24:00Z" w16du:dateUtc="2025-10-23T08:24:00Z"/>
                <w:sz w:val="16"/>
              </w:rPr>
            </w:pPr>
            <w:ins w:id="28400" w:author="Visone Rossana (GSE)" w:date="2025-10-23T10:24:00Z" w16du:dateUtc="2025-10-23T08:24:00Z">
              <w:r w:rsidRPr="00752C85">
                <w:rPr>
                  <w:sz w:val="16"/>
                </w:rPr>
                <w:t>Requisiti del laboratorio di prova</w:t>
              </w:r>
            </w:ins>
          </w:p>
        </w:tc>
        <w:tc>
          <w:tcPr>
            <w:tcW w:w="2809" w:type="dxa"/>
          </w:tcPr>
          <w:p w14:paraId="281544E5" w14:textId="77777777" w:rsidR="00617DF1" w:rsidRPr="00752C85" w:rsidRDefault="00617DF1">
            <w:pPr>
              <w:jc w:val="center"/>
              <w:rPr>
                <w:ins w:id="28401" w:author="Visone Rossana (GSE)" w:date="2025-10-23T10:24:00Z" w16du:dateUtc="2025-10-23T08:24:00Z"/>
                <w:sz w:val="16"/>
              </w:rPr>
            </w:pPr>
            <w:ins w:id="28402" w:author="Visone Rossana (GSE)" w:date="2025-10-23T10:24:00Z" w16du:dateUtc="2025-10-23T08:24:00Z">
              <w:r w:rsidRPr="00752C85">
                <w:rPr>
                  <w:sz w:val="16"/>
                </w:rPr>
                <w:t>--</w:t>
              </w:r>
            </w:ins>
          </w:p>
        </w:tc>
        <w:tc>
          <w:tcPr>
            <w:tcW w:w="2810" w:type="dxa"/>
          </w:tcPr>
          <w:p w14:paraId="5300C1F5" w14:textId="4FAED03A" w:rsidR="00617DF1" w:rsidRPr="00752C85" w:rsidRDefault="00617DF1">
            <w:pPr>
              <w:rPr>
                <w:ins w:id="28403" w:author="Visone Rossana (GSE)" w:date="2025-10-23T10:24:00Z" w16du:dateUtc="2025-10-23T08:24:00Z"/>
                <w:sz w:val="16"/>
              </w:rPr>
            </w:pPr>
            <w:ins w:id="28404" w:author="Visone Rossana (GSE)" w:date="2025-10-23T10:24:00Z" w16du:dateUtc="2025-10-23T08:24:00Z">
              <w:r w:rsidRPr="00752C85">
                <w:rPr>
                  <w:sz w:val="16"/>
                </w:rPr>
                <w:t>Accreditato EN ISO/IEC 17025 per le prove secondo la UNI EN 15058</w:t>
              </w:r>
            </w:ins>
            <w:ins w:id="28405" w:author="Visone Rossana (GSE)" w:date="2025-10-23T12:46:00Z" w16du:dateUtc="2025-10-23T10:46:00Z">
              <w:r w:rsidR="006D0740">
                <w:rPr>
                  <w:sz w:val="16"/>
                </w:rPr>
                <w:t>:</w:t>
              </w:r>
              <w:r w:rsidR="006D0740" w:rsidRPr="00D93419">
                <w:rPr>
                  <w:sz w:val="16"/>
                  <w:highlight w:val="cyan"/>
                </w:rPr>
                <w:t>2017</w:t>
              </w:r>
            </w:ins>
            <w:ins w:id="28406" w:author="Visone Rossana (GSE)" w:date="2025-10-23T10:24:00Z" w16du:dateUtc="2025-10-23T08:24:00Z">
              <w:r w:rsidRPr="00752C85">
                <w:rPr>
                  <w:sz w:val="16"/>
                </w:rPr>
                <w:t xml:space="preserve"> e la UNI EN 13284-1</w:t>
              </w:r>
            </w:ins>
            <w:ins w:id="28407" w:author="Visone Rossana (GSE)" w:date="2025-10-23T12:47:00Z" w16du:dateUtc="2025-10-23T10:47:00Z">
              <w:r w:rsidR="00C161F7" w:rsidRPr="00D93419">
                <w:rPr>
                  <w:sz w:val="16"/>
                  <w:highlight w:val="cyan"/>
                </w:rPr>
                <w:t>:2017</w:t>
              </w:r>
            </w:ins>
          </w:p>
        </w:tc>
      </w:tr>
    </w:tbl>
    <w:p w14:paraId="126C1495" w14:textId="77777777" w:rsidR="00617DF1" w:rsidRPr="00A472C5" w:rsidRDefault="00617DF1" w:rsidP="00617DF1">
      <w:pPr>
        <w:spacing w:after="120"/>
        <w:jc w:val="both"/>
        <w:rPr>
          <w:ins w:id="28408" w:author="Visone Rossana (GSE)" w:date="2025-10-23T10:24:00Z" w16du:dateUtc="2025-10-23T08:24:00Z"/>
          <w:rFonts w:cs="Calibri"/>
        </w:rPr>
      </w:pPr>
    </w:p>
    <w:p w14:paraId="575E4815" w14:textId="77777777" w:rsidR="00617DF1" w:rsidRPr="0072557A" w:rsidRDefault="00617DF1" w:rsidP="00617DF1">
      <w:pPr>
        <w:numPr>
          <w:ilvl w:val="0"/>
          <w:numId w:val="586"/>
        </w:numPr>
        <w:spacing w:after="120" w:line="276" w:lineRule="auto"/>
        <w:jc w:val="both"/>
        <w:rPr>
          <w:ins w:id="28409" w:author="Visone Rossana (GSE)" w:date="2025-10-23T10:24:00Z" w16du:dateUtc="2025-10-23T08:24:00Z"/>
          <w:rFonts w:cs="Calibri"/>
          <w:sz w:val="22"/>
          <w:szCs w:val="22"/>
          <w:rPrChange w:id="28410" w:author="Visone Rossana (GSE)" w:date="2025-10-23T10:24:00Z" w16du:dateUtc="2025-10-23T08:24:00Z">
            <w:rPr>
              <w:ins w:id="28411" w:author="Visone Rossana (GSE)" w:date="2025-10-23T10:24:00Z" w16du:dateUtc="2025-10-23T08:24:00Z"/>
              <w:rFonts w:cs="Calibri"/>
            </w:rPr>
          </w:rPrChange>
        </w:rPr>
      </w:pPr>
      <w:ins w:id="28412" w:author="Visone Rossana (GSE)" w:date="2025-10-23T10:24:00Z" w16du:dateUtc="2025-10-23T08:24:00Z">
        <w:r w:rsidRPr="0072557A">
          <w:rPr>
            <w:rFonts w:cs="Calibri"/>
            <w:sz w:val="22"/>
            <w:szCs w:val="22"/>
            <w:rPrChange w:id="28413" w:author="Visone Rossana (GSE)" w:date="2025-10-23T10:24:00Z" w16du:dateUtc="2025-10-23T08:24:00Z">
              <w:rPr>
                <w:rFonts w:cs="Calibri"/>
              </w:rPr>
            </w:rPrChange>
          </w:rPr>
          <w:t xml:space="preserve">per gli </w:t>
        </w:r>
        <w:r w:rsidRPr="0072557A">
          <w:rPr>
            <w:rFonts w:cs="Calibri"/>
            <w:sz w:val="22"/>
            <w:szCs w:val="22"/>
            <w:u w:val="single"/>
            <w:rPrChange w:id="28414" w:author="Visone Rossana (GSE)" w:date="2025-10-23T10:24:00Z" w16du:dateUtc="2025-10-23T08:24:00Z">
              <w:rPr>
                <w:rFonts w:cs="Calibri"/>
                <w:u w:val="single"/>
              </w:rPr>
            </w:rPrChange>
          </w:rPr>
          <w:t>apparecchi a biomassa</w:t>
        </w:r>
        <w:r w:rsidRPr="0072557A">
          <w:rPr>
            <w:rFonts w:cs="Calibri"/>
            <w:sz w:val="22"/>
            <w:szCs w:val="22"/>
            <w:rPrChange w:id="28415" w:author="Visone Rossana (GSE)" w:date="2025-10-23T10:24:00Z" w16du:dateUtc="2025-10-23T08:24:00Z">
              <w:rPr>
                <w:rFonts w:cs="Calibri"/>
              </w:rPr>
            </w:rPrChange>
          </w:rPr>
          <w:t xml:space="preserve"> (stufe e termocamini), certificazione rilasciata da un organismo accreditato</w:t>
        </w:r>
        <w:r w:rsidRPr="0072557A">
          <w:rPr>
            <w:sz w:val="22"/>
            <w:szCs w:val="22"/>
            <w:vertAlign w:val="superscript"/>
            <w:rPrChange w:id="28416" w:author="Visone Rossana (GSE)" w:date="2025-10-23T10:24:00Z" w16du:dateUtc="2025-10-23T08:24:00Z">
              <w:rPr>
                <w:vertAlign w:val="superscript"/>
              </w:rPr>
            </w:rPrChange>
          </w:rPr>
          <w:footnoteReference w:id="32"/>
        </w:r>
        <w:r w:rsidRPr="0072557A">
          <w:rPr>
            <w:rFonts w:cs="Calibri"/>
            <w:sz w:val="22"/>
            <w:szCs w:val="22"/>
            <w:rPrChange w:id="28419" w:author="Visone Rossana (GSE)" w:date="2025-10-23T10:24:00Z" w16du:dateUtc="2025-10-23T08:24:00Z">
              <w:rPr>
                <w:rFonts w:cs="Calibri"/>
              </w:rPr>
            </w:rPrChange>
          </w:rPr>
          <w:t xml:space="preserve"> che attesti la conformità alla normativa di prodotto applicabile al generatore di calore oggetto di intervento;</w:t>
        </w:r>
      </w:ins>
    </w:p>
    <w:p w14:paraId="5700310F" w14:textId="1A0ECC31" w:rsidR="00617DF1" w:rsidRPr="0072557A" w:rsidRDefault="00617DF1" w:rsidP="00617DF1">
      <w:pPr>
        <w:numPr>
          <w:ilvl w:val="0"/>
          <w:numId w:val="586"/>
        </w:numPr>
        <w:spacing w:after="120" w:line="276" w:lineRule="auto"/>
        <w:jc w:val="both"/>
        <w:rPr>
          <w:ins w:id="28420" w:author="Visone Rossana (GSE)" w:date="2025-10-23T10:24:00Z" w16du:dateUtc="2025-10-23T08:24:00Z"/>
          <w:rFonts w:cs="Calibri"/>
          <w:sz w:val="22"/>
          <w:szCs w:val="22"/>
          <w:rPrChange w:id="28421" w:author="Visone Rossana (GSE)" w:date="2025-10-23T10:24:00Z" w16du:dateUtc="2025-10-23T08:24:00Z">
            <w:rPr>
              <w:ins w:id="28422" w:author="Visone Rossana (GSE)" w:date="2025-10-23T10:24:00Z" w16du:dateUtc="2025-10-23T08:24:00Z"/>
              <w:rFonts w:cs="Calibri"/>
            </w:rPr>
          </w:rPrChange>
        </w:rPr>
      </w:pPr>
      <w:ins w:id="28423" w:author="Visone Rossana (GSE)" w:date="2025-10-23T10:24:00Z" w16du:dateUtc="2025-10-23T08:24:00Z">
        <w:r w:rsidRPr="0072557A">
          <w:rPr>
            <w:rFonts w:cs="Calibri"/>
            <w:sz w:val="22"/>
            <w:szCs w:val="22"/>
            <w:rPrChange w:id="28424" w:author="Visone Rossana (GSE)" w:date="2025-10-23T10:24:00Z" w16du:dateUtc="2025-10-23T08:24:00Z">
              <w:rPr>
                <w:rFonts w:cs="Calibri"/>
              </w:rPr>
            </w:rPrChange>
          </w:rPr>
          <w:lastRenderedPageBreak/>
          <w:t xml:space="preserve">l’eventuale </w:t>
        </w:r>
        <w:r w:rsidRPr="0072557A">
          <w:rPr>
            <w:rFonts w:cs="Calibri"/>
            <w:sz w:val="22"/>
            <w:szCs w:val="22"/>
            <w:u w:val="single"/>
            <w:rPrChange w:id="28425" w:author="Visone Rossana (GSE)" w:date="2025-10-23T10:24:00Z" w16du:dateUtc="2025-10-23T08:24:00Z">
              <w:rPr>
                <w:rFonts w:cs="Calibri"/>
                <w:u w:val="single"/>
              </w:rPr>
            </w:rPrChange>
          </w:rPr>
          <w:t>contratto di locazione della serra</w:t>
        </w:r>
        <w:r w:rsidRPr="0072557A">
          <w:rPr>
            <w:rFonts w:cs="Calibri"/>
            <w:sz w:val="22"/>
            <w:szCs w:val="22"/>
            <w:rPrChange w:id="28426" w:author="Visone Rossana (GSE)" w:date="2025-10-23T10:24:00Z" w16du:dateUtc="2025-10-23T08:24:00Z">
              <w:rPr>
                <w:rFonts w:cs="Calibri"/>
              </w:rPr>
            </w:rPrChange>
          </w:rPr>
          <w:t>, nel caso di installazione sulla medesima non di proprietà del Soggetto Responsabile della richiesta di concessione degli incentivi, la cui durata deve essere relativa a tutto il periodo di incentivazione e ai cinque anni successivi</w:t>
        </w:r>
      </w:ins>
      <w:ins w:id="28427" w:author="Visone Rossana (GSE)" w:date="2025-10-23T13:05:00Z" w16du:dateUtc="2025-10-23T11:05:00Z">
        <w:r w:rsidR="00DB3E5A">
          <w:rPr>
            <w:rFonts w:cs="Calibri"/>
            <w:sz w:val="22"/>
            <w:szCs w:val="22"/>
          </w:rPr>
          <w:t>;</w:t>
        </w:r>
      </w:ins>
    </w:p>
    <w:p w14:paraId="3D66E7B6" w14:textId="77777777" w:rsidR="00617DF1" w:rsidRPr="0072557A" w:rsidRDefault="00617DF1" w:rsidP="00617DF1">
      <w:pPr>
        <w:numPr>
          <w:ilvl w:val="0"/>
          <w:numId w:val="586"/>
        </w:numPr>
        <w:spacing w:after="120" w:line="276" w:lineRule="auto"/>
        <w:jc w:val="both"/>
        <w:rPr>
          <w:ins w:id="28428" w:author="Visone Rossana (GSE)" w:date="2025-10-23T10:24:00Z" w16du:dateUtc="2025-10-23T08:24:00Z"/>
          <w:rFonts w:cs="Calibri"/>
          <w:sz w:val="22"/>
          <w:szCs w:val="22"/>
          <w:rPrChange w:id="28429" w:author="Visone Rossana (GSE)" w:date="2025-10-23T10:24:00Z" w16du:dateUtc="2025-10-23T08:24:00Z">
            <w:rPr>
              <w:ins w:id="28430" w:author="Visone Rossana (GSE)" w:date="2025-10-23T10:24:00Z" w16du:dateUtc="2025-10-23T08:24:00Z"/>
              <w:rFonts w:cs="Calibri"/>
            </w:rPr>
          </w:rPrChange>
        </w:rPr>
      </w:pPr>
      <w:ins w:id="28431" w:author="Visone Rossana (GSE)" w:date="2025-10-23T10:24:00Z" w16du:dateUtc="2025-10-23T08:24:00Z">
        <w:r w:rsidRPr="0072557A">
          <w:rPr>
            <w:rFonts w:cs="Calibri"/>
            <w:sz w:val="22"/>
            <w:szCs w:val="22"/>
            <w:rPrChange w:id="28432" w:author="Visone Rossana (GSE)" w:date="2025-10-23T10:24:00Z" w16du:dateUtc="2025-10-23T08:24:00Z">
              <w:rPr>
                <w:rFonts w:cs="Calibri"/>
              </w:rPr>
            </w:rPrChange>
          </w:rPr>
          <w:t xml:space="preserve">nel caso in cui il Soggetto Responsabile sia un’impresa operante nel settore forestale, idonea documentazione attestante che è iscritta alla Camera di Commercio e </w:t>
        </w:r>
        <w:r w:rsidRPr="0072557A">
          <w:rPr>
            <w:rFonts w:cs="Calibri"/>
            <w:sz w:val="22"/>
            <w:szCs w:val="22"/>
            <w:u w:val="single"/>
            <w:rPrChange w:id="28433" w:author="Visone Rossana (GSE)" w:date="2025-10-23T10:24:00Z" w16du:dateUtc="2025-10-23T08:24:00Z">
              <w:rPr>
                <w:rFonts w:cs="Calibri"/>
                <w:u w:val="single"/>
              </w:rPr>
            </w:rPrChange>
          </w:rPr>
          <w:t xml:space="preserve">che svolge prioritariamente attività di «silvicoltura e altre attività forestali» </w:t>
        </w:r>
        <w:r w:rsidRPr="0072557A">
          <w:rPr>
            <w:rFonts w:cs="Calibri"/>
            <w:sz w:val="22"/>
            <w:szCs w:val="22"/>
            <w:rPrChange w:id="28434" w:author="Visone Rossana (GSE)" w:date="2025-10-23T10:24:00Z" w16du:dateUtc="2025-10-23T08:24:00Z">
              <w:rPr>
                <w:rFonts w:cs="Calibri"/>
              </w:rPr>
            </w:rPrChange>
          </w:rPr>
          <w:t xml:space="preserve">(codice Ateco 02.10.00) o «utilizzo di aree forestali» (codice Ateco 02.20.00); </w:t>
        </w:r>
      </w:ins>
    </w:p>
    <w:p w14:paraId="2FD41419" w14:textId="77777777" w:rsidR="00617DF1" w:rsidRPr="0072557A" w:rsidRDefault="00617DF1">
      <w:pPr>
        <w:numPr>
          <w:ilvl w:val="0"/>
          <w:numId w:val="586"/>
        </w:numPr>
        <w:spacing w:after="120" w:line="276" w:lineRule="auto"/>
        <w:jc w:val="both"/>
        <w:rPr>
          <w:ins w:id="28435" w:author="Visone Rossana (GSE)" w:date="2025-10-23T10:24:00Z" w16du:dateUtc="2025-10-23T08:24:00Z"/>
          <w:rFonts w:cs="Calibri"/>
          <w:sz w:val="22"/>
          <w:szCs w:val="22"/>
          <w:rPrChange w:id="28436" w:author="Visone Rossana (GSE)" w:date="2025-10-23T10:24:00Z" w16du:dateUtc="2025-10-23T08:24:00Z">
            <w:rPr>
              <w:ins w:id="28437" w:author="Visone Rossana (GSE)" w:date="2025-10-23T10:24:00Z" w16du:dateUtc="2025-10-23T08:24:00Z"/>
              <w:rFonts w:cs="Calibri"/>
            </w:rPr>
          </w:rPrChange>
        </w:rPr>
      </w:pPr>
      <w:ins w:id="28438" w:author="Visone Rossana (GSE)" w:date="2025-10-23T10:24:00Z" w16du:dateUtc="2025-10-23T08:24:00Z">
        <w:r w:rsidRPr="0072557A">
          <w:rPr>
            <w:rFonts w:cs="Calibri"/>
            <w:sz w:val="22"/>
            <w:szCs w:val="22"/>
            <w:rPrChange w:id="28439" w:author="Visone Rossana (GSE)" w:date="2025-10-23T10:24:00Z" w16du:dateUtc="2025-10-23T08:24:00Z">
              <w:rPr>
                <w:rFonts w:cs="Calibri"/>
              </w:rPr>
            </w:rPrChange>
          </w:rPr>
          <w:t xml:space="preserve">nel caso in cui il Soggetto Responsabile sia un’azienda agricola, idonea documentazione attestante il rilascio da parte dell’Amministrazione competente della </w:t>
        </w:r>
        <w:r w:rsidRPr="0072557A">
          <w:rPr>
            <w:rFonts w:cs="Calibri"/>
            <w:sz w:val="22"/>
            <w:szCs w:val="22"/>
            <w:u w:val="single"/>
            <w:rPrChange w:id="28440" w:author="Visone Rossana (GSE)" w:date="2025-10-23T10:24:00Z" w16du:dateUtc="2025-10-23T08:24:00Z">
              <w:rPr>
                <w:rFonts w:cs="Calibri"/>
                <w:u w:val="single"/>
              </w:rPr>
            </w:rPrChange>
          </w:rPr>
          <w:t>qualifica di IAP</w:t>
        </w:r>
        <w:r w:rsidRPr="0072557A">
          <w:rPr>
            <w:rFonts w:cs="Calibri"/>
            <w:sz w:val="22"/>
            <w:szCs w:val="22"/>
            <w:rPrChange w:id="28441" w:author="Visone Rossana (GSE)" w:date="2025-10-23T10:24:00Z" w16du:dateUtc="2025-10-23T08:24:00Z">
              <w:rPr>
                <w:rFonts w:cs="Calibri"/>
              </w:rPr>
            </w:rPrChange>
          </w:rPr>
          <w:t xml:space="preserve"> (Imprenditore Agricolo Professionale), ovvero visura catastale dell’edificio oggetto di intervento dalla quale si evinca l’attribuzione del requisito di ruralità;</w:t>
        </w:r>
      </w:ins>
    </w:p>
    <w:p w14:paraId="7613DAE5" w14:textId="77777777" w:rsidR="00617DF1" w:rsidRPr="0072557A" w:rsidRDefault="00617DF1">
      <w:pPr>
        <w:numPr>
          <w:ilvl w:val="0"/>
          <w:numId w:val="586"/>
        </w:numPr>
        <w:spacing w:after="60" w:line="276" w:lineRule="auto"/>
        <w:jc w:val="both"/>
        <w:rPr>
          <w:ins w:id="28442" w:author="Visone Rossana (GSE)" w:date="2025-10-23T10:24:00Z" w16du:dateUtc="2025-10-23T08:24:00Z"/>
          <w:rFonts w:cs="Calibri"/>
          <w:sz w:val="22"/>
          <w:szCs w:val="22"/>
          <w:rPrChange w:id="28443" w:author="Visone Rossana (GSE)" w:date="2025-10-23T10:24:00Z" w16du:dateUtc="2025-10-23T08:24:00Z">
            <w:rPr>
              <w:ins w:id="28444" w:author="Visone Rossana (GSE)" w:date="2025-10-23T10:24:00Z" w16du:dateUtc="2025-10-23T08:24:00Z"/>
              <w:rFonts w:cs="Calibri"/>
            </w:rPr>
          </w:rPrChange>
        </w:rPr>
      </w:pPr>
      <w:ins w:id="28445" w:author="Visone Rossana (GSE)" w:date="2025-10-23T10:24:00Z" w16du:dateUtc="2025-10-23T08:24:00Z">
        <w:r w:rsidRPr="0072557A">
          <w:rPr>
            <w:rFonts w:cs="Calibri"/>
            <w:sz w:val="22"/>
            <w:szCs w:val="22"/>
            <w:rPrChange w:id="28446" w:author="Visone Rossana (GSE)" w:date="2025-10-23T10:24:00Z" w16du:dateUtc="2025-10-23T08:24:00Z">
              <w:rPr>
                <w:rFonts w:cs="Calibri"/>
              </w:rPr>
            </w:rPrChange>
          </w:rPr>
          <w:t xml:space="preserve">nel caso in cui il Soggetto Responsabile, </w:t>
        </w:r>
        <w:r w:rsidRPr="0072557A">
          <w:rPr>
            <w:rFonts w:cs="Calibri"/>
            <w:sz w:val="22"/>
            <w:szCs w:val="22"/>
            <w:u w:val="single"/>
            <w:rPrChange w:id="28447" w:author="Visone Rossana (GSE)" w:date="2025-10-23T10:24:00Z" w16du:dateUtc="2025-10-23T08:24:00Z">
              <w:rPr>
                <w:rFonts w:cs="Calibri"/>
                <w:u w:val="single"/>
              </w:rPr>
            </w:rPrChange>
          </w:rPr>
          <w:t>sia proprietario, affittuario o usufruttuario, di boschi o terreni</w:t>
        </w:r>
        <w:r w:rsidRPr="0072557A">
          <w:rPr>
            <w:rFonts w:cs="Calibri"/>
            <w:sz w:val="22"/>
            <w:szCs w:val="22"/>
            <w:rPrChange w:id="28448" w:author="Visone Rossana (GSE)" w:date="2025-10-23T10:24:00Z" w16du:dateUtc="2025-10-23T08:24:00Z">
              <w:rPr>
                <w:rFonts w:cs="Calibri"/>
              </w:rPr>
            </w:rPrChange>
          </w:rPr>
          <w:t xml:space="preserve"> agricoli, idonea documentazione che attesti la proprietà (visura catastale) o il diritto di godimento (contratto di locazione o accordo di usufrutto);</w:t>
        </w:r>
      </w:ins>
    </w:p>
    <w:p w14:paraId="72C17EE5" w14:textId="77777777" w:rsidR="00617DF1" w:rsidRPr="0072557A" w:rsidRDefault="00617DF1" w:rsidP="00617DF1">
      <w:pPr>
        <w:numPr>
          <w:ilvl w:val="0"/>
          <w:numId w:val="586"/>
        </w:numPr>
        <w:spacing w:after="60" w:line="276" w:lineRule="auto"/>
        <w:jc w:val="both"/>
        <w:rPr>
          <w:ins w:id="28449" w:author="Visone Rossana (GSE)" w:date="2025-10-23T10:24:00Z" w16du:dateUtc="2025-10-23T08:24:00Z"/>
          <w:rFonts w:cs="Calibri"/>
          <w:sz w:val="22"/>
          <w:szCs w:val="22"/>
          <w:rPrChange w:id="28450" w:author="Visone Rossana (GSE)" w:date="2025-10-23T10:25:00Z" w16du:dateUtc="2025-10-23T08:25:00Z">
            <w:rPr>
              <w:ins w:id="28451" w:author="Visone Rossana (GSE)" w:date="2025-10-23T10:24:00Z" w16du:dateUtc="2025-10-23T08:24:00Z"/>
              <w:rFonts w:cs="Calibri"/>
            </w:rPr>
          </w:rPrChange>
        </w:rPr>
      </w:pPr>
      <w:ins w:id="28452" w:author="Visone Rossana (GSE)" w:date="2025-10-23T10:24:00Z" w16du:dateUtc="2025-10-23T08:24:00Z">
        <w:r w:rsidRPr="0072557A">
          <w:rPr>
            <w:rFonts w:cs="Calibri"/>
            <w:sz w:val="22"/>
            <w:szCs w:val="22"/>
            <w:rPrChange w:id="28453" w:author="Visone Rossana (GSE)" w:date="2025-10-23T10:25:00Z" w16du:dateUtc="2025-10-23T08:25:00Z">
              <w:rPr>
                <w:rFonts w:cs="Calibri"/>
              </w:rPr>
            </w:rPrChange>
          </w:rPr>
          <w:t xml:space="preserve">nel caso in cui il Soggetto Responsabile </w:t>
        </w:r>
        <w:r w:rsidRPr="0072557A">
          <w:rPr>
            <w:rFonts w:cs="Calibri"/>
            <w:sz w:val="22"/>
            <w:szCs w:val="22"/>
            <w:u w:val="single"/>
            <w:rPrChange w:id="28454" w:author="Visone Rossana (GSE)" w:date="2025-10-23T10:25:00Z" w16du:dateUtc="2025-10-23T08:25:00Z">
              <w:rPr>
                <w:rFonts w:cs="Calibri"/>
                <w:u w:val="single"/>
              </w:rPr>
            </w:rPrChange>
          </w:rPr>
          <w:t>sia assegnatario di uso civico di legnatico,</w:t>
        </w:r>
        <w:r w:rsidRPr="0072557A">
          <w:rPr>
            <w:rFonts w:cs="Calibri"/>
            <w:sz w:val="22"/>
            <w:szCs w:val="22"/>
            <w:rPrChange w:id="28455" w:author="Visone Rossana (GSE)" w:date="2025-10-23T10:25:00Z" w16du:dateUtc="2025-10-23T08:25:00Z">
              <w:rPr>
                <w:rFonts w:cs="Calibri"/>
              </w:rPr>
            </w:rPrChange>
          </w:rPr>
          <w:t xml:space="preserve"> idonea documentazione che attesti il diritto al beneficio di una proprietà collettiva o di un diritto pubblico consistente nell’assegnazione annua di biomassa;</w:t>
        </w:r>
      </w:ins>
    </w:p>
    <w:p w14:paraId="042E1334" w14:textId="2C55144D" w:rsidR="00617DF1" w:rsidRPr="00564ED0" w:rsidRDefault="00617DF1" w:rsidP="00617DF1">
      <w:pPr>
        <w:numPr>
          <w:ilvl w:val="0"/>
          <w:numId w:val="586"/>
        </w:numPr>
        <w:spacing w:after="60" w:line="276" w:lineRule="auto"/>
        <w:jc w:val="both"/>
        <w:rPr>
          <w:ins w:id="28456" w:author="Visone Rossana (GSE)" w:date="2025-10-23T10:24:00Z" w16du:dateUtc="2025-10-23T08:24:00Z"/>
          <w:rFonts w:cs="Calibri"/>
          <w:sz w:val="22"/>
          <w:szCs w:val="22"/>
          <w:highlight w:val="yellow"/>
          <w:rPrChange w:id="28457" w:author="Visone Rossana (GSE)" w:date="2025-10-23T10:25:00Z" w16du:dateUtc="2025-10-23T08:25:00Z">
            <w:rPr>
              <w:ins w:id="28458" w:author="Visone Rossana (GSE)" w:date="2025-10-23T10:24:00Z" w16du:dateUtc="2025-10-23T08:24:00Z"/>
              <w:rFonts w:cs="Calibri"/>
            </w:rPr>
          </w:rPrChange>
        </w:rPr>
      </w:pPr>
      <w:commentRangeStart w:id="28459"/>
      <w:ins w:id="28460" w:author="Visone Rossana (GSE)" w:date="2025-10-23T10:24:00Z" w16du:dateUtc="2025-10-23T08:24:00Z">
        <w:r w:rsidRPr="00564ED0">
          <w:rPr>
            <w:rFonts w:cs="Calibri"/>
            <w:sz w:val="22"/>
            <w:szCs w:val="22"/>
            <w:highlight w:val="yellow"/>
            <w:u w:val="single"/>
            <w:rPrChange w:id="28461" w:author="Visone Rossana (GSE)" w:date="2025-10-23T10:25:00Z" w16du:dateUtc="2025-10-23T08:25:00Z">
              <w:rPr>
                <w:rFonts w:cs="Calibri"/>
                <w:u w:val="single"/>
              </w:rPr>
            </w:rPrChange>
          </w:rPr>
          <w:t>fatture intestate al Soggetto Responsabile</w:t>
        </w:r>
        <w:r w:rsidRPr="00564ED0">
          <w:rPr>
            <w:rFonts w:cs="Calibri"/>
            <w:sz w:val="22"/>
            <w:szCs w:val="22"/>
            <w:highlight w:val="yellow"/>
            <w:rPrChange w:id="28462" w:author="Visone Rossana (GSE)" w:date="2025-10-23T10:25:00Z" w16du:dateUtc="2025-10-23T08:25:00Z">
              <w:rPr>
                <w:rFonts w:cs="Calibri"/>
              </w:rPr>
            </w:rPrChange>
          </w:rPr>
          <w:t xml:space="preserve"> relative all’acquisto delle biomasse finalizzate all’alimentazione degli impianti incentivati, ad esclusione di quelle autoprodotte, attestanti un consumo di combustibile congruo con la producibilità attesa del generatore nella zona climatica di installazione</w:t>
        </w:r>
        <w:r w:rsidRPr="00564ED0">
          <w:rPr>
            <w:sz w:val="22"/>
            <w:szCs w:val="22"/>
            <w:highlight w:val="yellow"/>
            <w:rPrChange w:id="28463" w:author="Visone Rossana (GSE)" w:date="2025-10-23T10:25:00Z" w16du:dateUtc="2025-10-23T08:25:00Z">
              <w:rPr/>
            </w:rPrChange>
          </w:rPr>
          <w:t xml:space="preserve">. </w:t>
        </w:r>
        <w:r w:rsidRPr="00564ED0">
          <w:rPr>
            <w:rFonts w:cs="Calibri"/>
            <w:sz w:val="22"/>
            <w:szCs w:val="22"/>
            <w:highlight w:val="yellow"/>
            <w:rPrChange w:id="28464" w:author="Visone Rossana (GSE)" w:date="2025-10-23T10:25:00Z" w16du:dateUtc="2025-10-23T08:25:00Z">
              <w:rPr>
                <w:rFonts w:cs="Calibri"/>
              </w:rPr>
            </w:rPrChange>
          </w:rPr>
          <w:t>Con riferimento al</w:t>
        </w:r>
        <w:r w:rsidRPr="00564ED0">
          <w:rPr>
            <w:sz w:val="22"/>
            <w:szCs w:val="22"/>
            <w:highlight w:val="yellow"/>
            <w:rPrChange w:id="28465" w:author="Visone Rossana (GSE)" w:date="2025-10-23T10:25:00Z" w16du:dateUtc="2025-10-23T08:25:00Z">
              <w:rPr/>
            </w:rPrChange>
          </w:rPr>
          <w:t xml:space="preserve"> pellet certificato, documentazione fiscale comprovante l’acquisto e riportante, al fine di attestarne la conformità alla norma UNI EN ISO 17225-2 (</w:t>
        </w:r>
        <w:r w:rsidRPr="00564ED0">
          <w:rPr>
            <w:rFonts w:cs="Calibri"/>
            <w:sz w:val="22"/>
            <w:szCs w:val="22"/>
            <w:highlight w:val="yellow"/>
            <w:rPrChange w:id="28466" w:author="Visone Rossana (GSE)" w:date="2025-10-23T10:25:00Z" w16du:dateUtc="2025-10-23T08:25:00Z">
              <w:rPr>
                <w:rFonts w:cs="Calibri"/>
              </w:rPr>
            </w:rPrChange>
          </w:rPr>
          <w:t xml:space="preserve">incluso il rispetto delle condizioni previste dall’Allegato X, Parte II, sezione 4, paragrafo 1, lettera d) alla parte V del D.lgs. n. 152/2006 e successive modificazioni), </w:t>
        </w:r>
        <w:r w:rsidRPr="00564ED0">
          <w:rPr>
            <w:sz w:val="22"/>
            <w:szCs w:val="22"/>
            <w:highlight w:val="yellow"/>
            <w:rPrChange w:id="28467" w:author="Visone Rossana (GSE)" w:date="2025-10-23T10:25:00Z" w16du:dateUtc="2025-10-23T08:25:00Z">
              <w:rPr/>
            </w:rPrChange>
          </w:rPr>
          <w:t>l’evidenza del rispetto di dette norme e il codice di identificazione del produttore e/o distributore rilasciato dall’organismo di certificazione, oppure l’evidenza del rispetto di dette norme e il codice di identificazione del rapporto di prova rilasciato al produttore o al distributore dall’organismo di certificazione (in questo caso, una copia del rapporto di prova deve essere allegata alla documentazione fiscale);</w:t>
        </w:r>
      </w:ins>
      <w:commentRangeEnd w:id="28459"/>
      <w:r w:rsidR="00564ED0" w:rsidRPr="00564ED0">
        <w:rPr>
          <w:rStyle w:val="Rimandocommento"/>
          <w:rFonts w:cs="Calibri"/>
          <w:sz w:val="22"/>
          <w:szCs w:val="22"/>
          <w:highlight w:val="yellow"/>
          <w:rPrChange w:id="28468" w:author="Visone Rossana (GSE)" w:date="2025-10-23T10:25:00Z" w16du:dateUtc="2025-10-23T08:25:00Z">
            <w:rPr>
              <w:rStyle w:val="Rimandocommento"/>
              <w:rFonts w:cs="Calibri"/>
              <w:sz w:val="24"/>
            </w:rPr>
          </w:rPrChange>
        </w:rPr>
        <w:commentReference w:id="28459"/>
      </w:r>
    </w:p>
    <w:p w14:paraId="76A356AD" w14:textId="56F89B26" w:rsidR="00617DF1" w:rsidRPr="00564ED0" w:rsidRDefault="00617DF1" w:rsidP="00617DF1">
      <w:pPr>
        <w:numPr>
          <w:ilvl w:val="0"/>
          <w:numId w:val="586"/>
        </w:numPr>
        <w:spacing w:after="60" w:line="276" w:lineRule="auto"/>
        <w:jc w:val="both"/>
        <w:rPr>
          <w:ins w:id="28470" w:author="Visone Rossana (GSE)" w:date="2025-10-23T10:24:00Z" w16du:dateUtc="2025-10-23T08:24:00Z"/>
          <w:rFonts w:cs="Calibri"/>
          <w:sz w:val="22"/>
          <w:szCs w:val="22"/>
          <w:highlight w:val="yellow"/>
          <w:rPrChange w:id="28471" w:author="Visone Rossana (GSE)" w:date="2025-10-23T10:25:00Z" w16du:dateUtc="2025-10-23T08:25:00Z">
            <w:rPr>
              <w:ins w:id="28472" w:author="Visone Rossana (GSE)" w:date="2025-10-23T10:24:00Z" w16du:dateUtc="2025-10-23T08:24:00Z"/>
              <w:rFonts w:cs="Calibri"/>
            </w:rPr>
          </w:rPrChange>
        </w:rPr>
      </w:pPr>
      <w:commentRangeStart w:id="28473"/>
      <w:ins w:id="28474" w:author="Visone Rossana (GSE)" w:date="2025-10-23T10:24:00Z" w16du:dateUtc="2025-10-23T08:24:00Z">
        <w:r w:rsidRPr="00564ED0">
          <w:rPr>
            <w:sz w:val="22"/>
            <w:szCs w:val="22"/>
            <w:highlight w:val="yellow"/>
            <w:rPrChange w:id="28475" w:author="Visone Rossana (GSE)" w:date="2025-10-23T10:25:00Z" w16du:dateUtc="2025-10-23T08:25:00Z">
              <w:rPr/>
            </w:rPrChange>
          </w:rPr>
          <w:t xml:space="preserve">autodichiarazione, </w:t>
        </w:r>
        <w:r w:rsidRPr="00564ED0">
          <w:rPr>
            <w:sz w:val="22"/>
            <w:szCs w:val="22"/>
            <w:highlight w:val="yellow"/>
            <w:u w:val="single"/>
            <w:rPrChange w:id="28476" w:author="Visone Rossana (GSE)" w:date="2025-10-23T10:25:00Z" w16du:dateUtc="2025-10-23T08:25:00Z">
              <w:rPr>
                <w:u w:val="single"/>
              </w:rPr>
            </w:rPrChange>
          </w:rPr>
          <w:t>per i casi di autoproduzione della biomassa</w:t>
        </w:r>
        <w:r w:rsidRPr="00564ED0">
          <w:rPr>
            <w:sz w:val="22"/>
            <w:szCs w:val="22"/>
            <w:highlight w:val="yellow"/>
            <w:rPrChange w:id="28477" w:author="Visone Rossana (GSE)" w:date="2025-10-23T10:25:00Z" w16du:dateUtc="2025-10-23T08:25:00Z">
              <w:rPr/>
            </w:rPrChange>
          </w:rPr>
          <w:t>, indicante la quantità, espressa in peso, di biomassa autoprodotta impiegata come combustibile, la tipologia (legna, cippato, pellet, ecc.), l’estensione e i riferimenti catastali della superficie boschiva o agricola utilizzata (proprietà, affitto o usufrutto);</w:t>
        </w:r>
      </w:ins>
      <w:commentRangeEnd w:id="28473"/>
      <w:r w:rsidR="00564ED0" w:rsidRPr="00564ED0">
        <w:rPr>
          <w:rStyle w:val="Rimandocommento"/>
          <w:sz w:val="22"/>
          <w:szCs w:val="22"/>
          <w:highlight w:val="yellow"/>
          <w:rPrChange w:id="28478" w:author="Visone Rossana (GSE)" w:date="2025-10-23T10:25:00Z" w16du:dateUtc="2025-10-23T08:25:00Z">
            <w:rPr>
              <w:rStyle w:val="Rimandocommento"/>
              <w:sz w:val="24"/>
            </w:rPr>
          </w:rPrChange>
        </w:rPr>
        <w:commentReference w:id="28473"/>
      </w:r>
      <w:ins w:id="28480" w:author="Visone Rossana (GSE)" w:date="2025-10-23T10:24:00Z" w16du:dateUtc="2025-10-23T08:24:00Z">
        <w:r w:rsidRPr="00564ED0">
          <w:rPr>
            <w:sz w:val="22"/>
            <w:szCs w:val="22"/>
            <w:highlight w:val="yellow"/>
            <w:rPrChange w:id="28481" w:author="Visone Rossana (GSE)" w:date="2025-10-23T10:25:00Z" w16du:dateUtc="2025-10-23T08:25:00Z">
              <w:rPr/>
            </w:rPrChange>
          </w:rPr>
          <w:t xml:space="preserve"> </w:t>
        </w:r>
      </w:ins>
    </w:p>
    <w:p w14:paraId="7341322A" w14:textId="77777777" w:rsidR="00617DF1" w:rsidRPr="00564ED0" w:rsidRDefault="00617DF1" w:rsidP="00617DF1">
      <w:pPr>
        <w:numPr>
          <w:ilvl w:val="0"/>
          <w:numId w:val="586"/>
        </w:numPr>
        <w:spacing w:after="60" w:line="276" w:lineRule="auto"/>
        <w:jc w:val="both"/>
        <w:rPr>
          <w:ins w:id="28482" w:author="Visone Rossana (GSE)" w:date="2025-10-23T10:24:00Z" w16du:dateUtc="2025-10-23T08:24:00Z"/>
          <w:sz w:val="22"/>
          <w:szCs w:val="22"/>
          <w:highlight w:val="yellow"/>
          <w:rPrChange w:id="28483" w:author="Visone Rossana (GSE)" w:date="2025-10-23T10:25:00Z" w16du:dateUtc="2025-10-23T08:25:00Z">
            <w:rPr>
              <w:ins w:id="28484" w:author="Visone Rossana (GSE)" w:date="2025-10-23T10:24:00Z" w16du:dateUtc="2025-10-23T08:24:00Z"/>
            </w:rPr>
          </w:rPrChange>
        </w:rPr>
      </w:pPr>
      <w:ins w:id="28485" w:author="Visone Rossana (GSE)" w:date="2025-10-23T10:24:00Z" w16du:dateUtc="2025-10-23T08:24:00Z">
        <w:r w:rsidRPr="00564ED0">
          <w:rPr>
            <w:sz w:val="22"/>
            <w:szCs w:val="22"/>
            <w:highlight w:val="yellow"/>
            <w:rPrChange w:id="28486" w:author="Visone Rossana (GSE)" w:date="2025-10-23T10:25:00Z" w16du:dateUtc="2025-10-23T08:25:00Z">
              <w:rPr/>
            </w:rPrChange>
          </w:rPr>
          <w:t>nei casi di impresa del settore artigianale o industriale iscritta alla CCIAA, che per caratteristica del proprio ciclo produttivo dispone di biomasse legnose vergini, un’autofatturazione della quantità di biomassa utilizzata. Nel caso di comprovata impossibilità all’autofatturazione da parte del Soggetto autoproduttore, è necessaria la seguente documentazione, che deve essere prodotta annulamente e conservata per tutta la durata dell’incentivo e per i 5 anni successivi:</w:t>
        </w:r>
      </w:ins>
    </w:p>
    <w:p w14:paraId="5EDFD4C1" w14:textId="074336B7" w:rsidR="00617DF1" w:rsidRPr="0072557A" w:rsidDel="0099609D" w:rsidRDefault="00617DF1">
      <w:pPr>
        <w:numPr>
          <w:ilvl w:val="0"/>
          <w:numId w:val="587"/>
        </w:numPr>
        <w:spacing w:after="60" w:line="276" w:lineRule="auto"/>
        <w:jc w:val="both"/>
        <w:rPr>
          <w:ins w:id="28487" w:author="Visone Rossana (GSE)" w:date="2025-10-23T10:24:00Z" w16du:dateUtc="2025-10-23T08:24:00Z"/>
          <w:del w:id="28488" w:author="Visone Rossana (GSE)" w:date="2025-10-27T17:09:00Z" w16du:dateUtc="2025-10-27T16:09:00Z"/>
          <w:sz w:val="22"/>
          <w:szCs w:val="22"/>
          <w:rPrChange w:id="28489" w:author="Visone Rossana (GSE)" w:date="2025-10-23T10:25:00Z" w16du:dateUtc="2025-10-23T08:25:00Z">
            <w:rPr>
              <w:ins w:id="28490" w:author="Visone Rossana (GSE)" w:date="2025-10-23T10:24:00Z" w16du:dateUtc="2025-10-23T08:24:00Z"/>
              <w:del w:id="28491" w:author="Visone Rossana (GSE)" w:date="2025-10-27T17:09:00Z" w16du:dateUtc="2025-10-27T16:09:00Z"/>
            </w:rPr>
          </w:rPrChange>
        </w:rPr>
      </w:pPr>
      <w:ins w:id="28492" w:author="Visone Rossana (GSE)" w:date="2025-10-23T10:24:00Z" w16du:dateUtc="2025-10-23T08:24:00Z">
        <w:r w:rsidRPr="0099609D">
          <w:rPr>
            <w:sz w:val="22"/>
            <w:szCs w:val="22"/>
            <w:rPrChange w:id="28493" w:author="Visone Rossana (GSE)" w:date="2025-10-27T17:09:00Z" w16du:dateUtc="2025-10-27T16:09:00Z">
              <w:rPr/>
            </w:rPrChange>
          </w:rPr>
          <w:t>dichiarazione sostitutiva dell’atto</w:t>
        </w:r>
      </w:ins>
      <w:ins w:id="28494" w:author="Visone Rossana (GSE)" w:date="2025-10-27T17:09:00Z" w16du:dateUtc="2025-10-27T16:09:00Z">
        <w:r w:rsidR="0099609D" w:rsidRPr="00026C80">
          <w:rPr>
            <w:sz w:val="22"/>
            <w:szCs w:val="22"/>
          </w:rPr>
          <w:t xml:space="preserve"> </w:t>
        </w:r>
      </w:ins>
    </w:p>
    <w:p w14:paraId="653140A7" w14:textId="77777777" w:rsidR="00617DF1" w:rsidRPr="0099609D" w:rsidRDefault="00617DF1" w:rsidP="00026C80">
      <w:pPr>
        <w:numPr>
          <w:ilvl w:val="0"/>
          <w:numId w:val="587"/>
        </w:numPr>
        <w:spacing w:after="60" w:line="276" w:lineRule="auto"/>
        <w:jc w:val="both"/>
        <w:rPr>
          <w:ins w:id="28495" w:author="Visone Rossana (GSE)" w:date="2025-10-23T10:24:00Z" w16du:dateUtc="2025-10-23T08:24:00Z"/>
          <w:sz w:val="22"/>
          <w:szCs w:val="22"/>
          <w:rPrChange w:id="28496" w:author="Visone Rossana (GSE)" w:date="2025-10-27T17:09:00Z" w16du:dateUtc="2025-10-27T16:09:00Z">
            <w:rPr>
              <w:ins w:id="28497" w:author="Visone Rossana (GSE)" w:date="2025-10-23T10:24:00Z" w16du:dateUtc="2025-10-23T08:24:00Z"/>
            </w:rPr>
          </w:rPrChange>
        </w:rPr>
      </w:pPr>
      <w:ins w:id="28498" w:author="Visone Rossana (GSE)" w:date="2025-10-23T10:24:00Z" w16du:dateUtc="2025-10-23T08:24:00Z">
        <w:r w:rsidRPr="0099609D">
          <w:rPr>
            <w:sz w:val="22"/>
            <w:szCs w:val="22"/>
            <w:rPrChange w:id="28499" w:author="Visone Rossana (GSE)" w:date="2025-10-27T17:09:00Z" w16du:dateUtc="2025-10-27T16:09:00Z">
              <w:rPr/>
            </w:rPrChange>
          </w:rPr>
          <w:t xml:space="preserve">di notorietà (art.47 DPR 28 dicembre 2000, n. 445) indicante la quantità ponderale di biomassa autoprodotta e impiegata come </w:t>
        </w:r>
        <w:r w:rsidRPr="0099609D">
          <w:rPr>
            <w:sz w:val="22"/>
            <w:szCs w:val="22"/>
            <w:rPrChange w:id="28500" w:author="Visone Rossana (GSE)" w:date="2025-10-27T17:09:00Z" w16du:dateUtc="2025-10-27T16:09:00Z">
              <w:rPr/>
            </w:rPrChange>
          </w:rPr>
          <w:lastRenderedPageBreak/>
          <w:t>biocombustibile, allegando eventuali documenti contabili che comprovano la quantità di biomassa autoprodotta (es. MUD);</w:t>
        </w:r>
      </w:ins>
    </w:p>
    <w:p w14:paraId="16E6FAB4" w14:textId="77777777" w:rsidR="00617DF1" w:rsidRPr="0072557A" w:rsidRDefault="00617DF1" w:rsidP="00617DF1">
      <w:pPr>
        <w:numPr>
          <w:ilvl w:val="0"/>
          <w:numId w:val="587"/>
        </w:numPr>
        <w:spacing w:after="60" w:line="276" w:lineRule="auto"/>
        <w:jc w:val="both"/>
        <w:rPr>
          <w:ins w:id="28501" w:author="Visone Rossana (GSE)" w:date="2025-10-23T10:24:00Z" w16du:dateUtc="2025-10-23T08:24:00Z"/>
          <w:sz w:val="22"/>
          <w:szCs w:val="22"/>
          <w:rPrChange w:id="28502" w:author="Visone Rossana (GSE)" w:date="2025-10-23T10:25:00Z" w16du:dateUtc="2025-10-23T08:25:00Z">
            <w:rPr>
              <w:ins w:id="28503" w:author="Visone Rossana (GSE)" w:date="2025-10-23T10:24:00Z" w16du:dateUtc="2025-10-23T08:24:00Z"/>
            </w:rPr>
          </w:rPrChange>
        </w:rPr>
      </w:pPr>
      <w:ins w:id="28504" w:author="Visone Rossana (GSE)" w:date="2025-10-23T10:24:00Z" w16du:dateUtc="2025-10-23T08:24:00Z">
        <w:r w:rsidRPr="0072557A">
          <w:rPr>
            <w:sz w:val="22"/>
            <w:szCs w:val="22"/>
            <w:rPrChange w:id="28505" w:author="Visone Rossana (GSE)" w:date="2025-10-23T10:25:00Z" w16du:dateUtc="2025-10-23T08:25:00Z">
              <w:rPr/>
            </w:rPrChange>
          </w:rPr>
          <w:t xml:space="preserve">attestato di conformità del biocombustibile alla classe di qualità idonea a essere impiegata nel generatore di calore. Il livello qualitativo deve essere pari o superiore a quello del biocombustibile di prova indicato nel test report di certificazione della caldaia in laboratorio e/o in opera. L’attestato di conformità deve essere prodotto da un laboratorio terzo sulla base dell’applicazione dei metodi di analisi previsti dalla </w:t>
        </w:r>
        <w:r w:rsidRPr="00564ED0">
          <w:rPr>
            <w:sz w:val="22"/>
            <w:szCs w:val="22"/>
            <w:highlight w:val="yellow"/>
            <w:rPrChange w:id="28506" w:author="Visone Rossana (GSE)" w:date="2025-10-23T10:25:00Z" w16du:dateUtc="2025-10-23T08:25:00Z">
              <w:rPr/>
            </w:rPrChange>
          </w:rPr>
          <w:t>ISO 17225</w:t>
        </w:r>
        <w:r w:rsidRPr="0072557A">
          <w:rPr>
            <w:sz w:val="22"/>
            <w:szCs w:val="22"/>
            <w:rPrChange w:id="28507" w:author="Visone Rossana (GSE)" w:date="2025-10-23T10:25:00Z" w16du:dateUtc="2025-10-23T08:25:00Z">
              <w:rPr/>
            </w:rPrChange>
          </w:rPr>
          <w:t>.</w:t>
        </w:r>
      </w:ins>
    </w:p>
    <w:p w14:paraId="2DADB1C5" w14:textId="1BCFB246" w:rsidR="00617DF1" w:rsidRPr="00564ED0" w:rsidRDefault="00617DF1" w:rsidP="00617DF1">
      <w:pPr>
        <w:numPr>
          <w:ilvl w:val="0"/>
          <w:numId w:val="586"/>
        </w:numPr>
        <w:spacing w:after="60" w:line="276" w:lineRule="auto"/>
        <w:jc w:val="both"/>
        <w:rPr>
          <w:ins w:id="28508" w:author="Visone Rossana (GSE)" w:date="2025-10-23T10:24:00Z" w16du:dateUtc="2025-10-23T08:24:00Z"/>
          <w:rFonts w:cs="Calibri"/>
          <w:strike/>
          <w:sz w:val="22"/>
          <w:szCs w:val="22"/>
          <w:highlight w:val="yellow"/>
          <w:rPrChange w:id="28509" w:author="Visone Rossana (GSE)" w:date="2025-10-23T10:25:00Z" w16du:dateUtc="2025-10-23T08:25:00Z">
            <w:rPr>
              <w:ins w:id="28510" w:author="Visone Rossana (GSE)" w:date="2025-10-23T10:24:00Z" w16du:dateUtc="2025-10-23T08:24:00Z"/>
              <w:rFonts w:cs="Calibri"/>
            </w:rPr>
          </w:rPrChange>
        </w:rPr>
      </w:pPr>
      <w:commentRangeStart w:id="28511"/>
      <w:ins w:id="28512" w:author="Visone Rossana (GSE)" w:date="2025-10-23T10:24:00Z" w16du:dateUtc="2025-10-23T08:24:00Z">
        <w:r w:rsidRPr="00564ED0">
          <w:rPr>
            <w:strike/>
            <w:sz w:val="22"/>
            <w:szCs w:val="22"/>
            <w:highlight w:val="yellow"/>
            <w:rPrChange w:id="28513" w:author="Visone Rossana (GSE)" w:date="2025-10-23T10:25:00Z" w16du:dateUtc="2025-10-23T08:25:00Z">
              <w:rPr>
                <w:bCs/>
                <w:iCs/>
              </w:rPr>
            </w:rPrChange>
          </w:rPr>
          <w:t>nel caso di intervento in edifici, anche rurali, sottoposti a ristrutturazioni rilevanti,</w:t>
        </w:r>
        <w:r w:rsidRPr="00564ED0">
          <w:rPr>
            <w:strike/>
            <w:sz w:val="22"/>
            <w:szCs w:val="22"/>
            <w:highlight w:val="yellow"/>
            <w:rPrChange w:id="28514" w:author="Visone Rossana (GSE)" w:date="2025-10-23T10:25:00Z" w16du:dateUtc="2025-10-23T08:25:00Z">
              <w:rPr/>
            </w:rPrChange>
          </w:rPr>
          <w:t xml:space="preserve"> relazione, redatta da tecnico abilitato, attestante </w:t>
        </w:r>
        <w:r w:rsidRPr="00564ED0">
          <w:rPr>
            <w:rFonts w:cs="Calibri"/>
            <w:strike/>
            <w:sz w:val="22"/>
            <w:szCs w:val="22"/>
            <w:highlight w:val="yellow"/>
            <w:rPrChange w:id="28515" w:author="Visone Rossana (GSE)" w:date="2025-10-23T10:25:00Z" w16du:dateUtc="2025-10-23T08:25:00Z">
              <w:rPr>
                <w:rFonts w:cs="Calibri"/>
                <w:bCs/>
                <w:iCs/>
              </w:rPr>
            </w:rPrChange>
          </w:rPr>
          <w:t xml:space="preserve">la quota d’obbligo per gli impianti di produzione di energia termica ai sensi dell’art. 11, comma 4, del D.Lgs. 28/11 </w:t>
        </w:r>
        <w:r w:rsidRPr="00564ED0">
          <w:rPr>
            <w:strike/>
            <w:sz w:val="22"/>
            <w:szCs w:val="22"/>
            <w:highlight w:val="yellow"/>
            <w:rPrChange w:id="28516" w:author="Visone Rossana (GSE)" w:date="2025-10-23T10:25:00Z" w16du:dateUtc="2025-10-23T08:25:00Z">
              <w:rPr/>
            </w:rPrChange>
          </w:rPr>
          <w:t xml:space="preserve">e, conseguentemente, la quota dell’intervento, </w:t>
        </w:r>
        <w:r w:rsidRPr="00564ED0">
          <w:rPr>
            <w:rFonts w:cs="Calibri"/>
            <w:strike/>
            <w:sz w:val="22"/>
            <w:szCs w:val="22"/>
            <w:highlight w:val="yellow"/>
            <w:rPrChange w:id="28517" w:author="Visone Rossana (GSE)" w:date="2025-10-23T10:25:00Z" w16du:dateUtc="2025-10-23T08:25:00Z">
              <w:rPr>
                <w:rFonts w:cs="Calibri"/>
              </w:rPr>
            </w:rPrChange>
          </w:rPr>
          <w:t xml:space="preserve">eccedente l’adempimento </w:t>
        </w:r>
        <w:r w:rsidRPr="00564ED0">
          <w:rPr>
            <w:strike/>
            <w:sz w:val="22"/>
            <w:szCs w:val="22"/>
            <w:highlight w:val="yellow"/>
            <w:rPrChange w:id="28518" w:author="Visone Rossana (GSE)" w:date="2025-10-23T10:25:00Z" w16du:dateUtc="2025-10-23T08:25:00Z">
              <w:rPr/>
            </w:rPrChange>
          </w:rPr>
          <w:t>de</w:t>
        </w:r>
        <w:r w:rsidRPr="00564ED0">
          <w:rPr>
            <w:rFonts w:cs="Calibri"/>
            <w:strike/>
            <w:sz w:val="22"/>
            <w:szCs w:val="22"/>
            <w:highlight w:val="yellow"/>
            <w:rPrChange w:id="28519" w:author="Visone Rossana (GSE)" w:date="2025-10-23T10:25:00Z" w16du:dateUtc="2025-10-23T08:25:00Z">
              <w:rPr>
                <w:rFonts w:cs="Calibri"/>
              </w:rPr>
            </w:rPrChange>
          </w:rPr>
          <w:t>ll’obbligo</w:t>
        </w:r>
        <w:r w:rsidRPr="00564ED0">
          <w:rPr>
            <w:strike/>
            <w:sz w:val="22"/>
            <w:szCs w:val="22"/>
            <w:highlight w:val="yellow"/>
            <w:rPrChange w:id="28520" w:author="Visone Rossana (GSE)" w:date="2025-10-23T10:25:00Z" w16du:dateUtc="2025-10-23T08:25:00Z">
              <w:rPr/>
            </w:rPrChange>
          </w:rPr>
          <w:t>,</w:t>
        </w:r>
        <w:r w:rsidRPr="00564ED0">
          <w:rPr>
            <w:rFonts w:cs="Calibri"/>
            <w:strike/>
            <w:sz w:val="22"/>
            <w:szCs w:val="22"/>
            <w:highlight w:val="yellow"/>
            <w:rPrChange w:id="28521" w:author="Visone Rossana (GSE)" w:date="2025-10-23T10:25:00Z" w16du:dateUtc="2025-10-23T08:25:00Z">
              <w:rPr>
                <w:rFonts w:cs="Calibri"/>
              </w:rPr>
            </w:rPrChange>
          </w:rPr>
          <w:t xml:space="preserve"> </w:t>
        </w:r>
        <w:r w:rsidRPr="00564ED0">
          <w:rPr>
            <w:strike/>
            <w:sz w:val="22"/>
            <w:szCs w:val="22"/>
            <w:highlight w:val="yellow"/>
            <w:rPrChange w:id="28522" w:author="Visone Rossana (GSE)" w:date="2025-10-23T10:25:00Z" w16du:dateUtc="2025-10-23T08:25:00Z">
              <w:rPr/>
            </w:rPrChange>
          </w:rPr>
          <w:t>che accede agli incentivi del Decreto,</w:t>
        </w:r>
        <w:r w:rsidRPr="00564ED0">
          <w:rPr>
            <w:rFonts w:cs="Calibri"/>
            <w:strike/>
            <w:sz w:val="22"/>
            <w:szCs w:val="22"/>
            <w:highlight w:val="yellow"/>
            <w:u w:val="single"/>
            <w:rPrChange w:id="28523" w:author="Visone Rossana (GSE)" w:date="2025-10-23T10:25:00Z" w16du:dateUtc="2025-10-23T08:25:00Z">
              <w:rPr>
                <w:rFonts w:cs="Calibri"/>
                <w:u w:val="single"/>
              </w:rPr>
            </w:rPrChange>
          </w:rPr>
          <w:t xml:space="preserve"> </w:t>
        </w:r>
        <w:r w:rsidRPr="00564ED0">
          <w:rPr>
            <w:rFonts w:cs="Calibri"/>
            <w:strike/>
            <w:sz w:val="22"/>
            <w:szCs w:val="22"/>
            <w:highlight w:val="yellow"/>
            <w:rPrChange w:id="28524" w:author="Visone Rossana (GSE)" w:date="2025-10-23T10:25:00Z" w16du:dateUtc="2025-10-23T08:25:00Z">
              <w:rPr>
                <w:rFonts w:cs="Calibri"/>
              </w:rPr>
            </w:rPrChange>
          </w:rPr>
          <w:t>per richieste il cui titolo edilizio sia presentato tra il 31 maggio 2012 e fino al 13 giugno 2022</w:t>
        </w:r>
        <w:r w:rsidRPr="00564ED0">
          <w:rPr>
            <w:strike/>
            <w:sz w:val="22"/>
            <w:szCs w:val="22"/>
            <w:highlight w:val="yellow"/>
            <w:rPrChange w:id="28525" w:author="Visone Rossana (GSE)" w:date="2025-10-23T10:25:00Z" w16du:dateUtc="2025-10-23T08:25:00Z">
              <w:rPr/>
            </w:rPrChange>
          </w:rPr>
          <w:t>;</w:t>
        </w:r>
      </w:ins>
      <w:commentRangeEnd w:id="28511"/>
      <w:r w:rsidR="0043527B" w:rsidRPr="00564ED0">
        <w:rPr>
          <w:rStyle w:val="Rimandocommento"/>
          <w:rFonts w:cs="Calibri"/>
          <w:strike/>
          <w:sz w:val="22"/>
          <w:szCs w:val="22"/>
          <w:highlight w:val="yellow"/>
          <w:rPrChange w:id="28526" w:author="Visone Rossana (GSE)" w:date="2025-10-23T10:25:00Z" w16du:dateUtc="2025-10-23T08:25:00Z">
            <w:rPr>
              <w:rStyle w:val="Rimandocommento"/>
              <w:rFonts w:cs="Calibri"/>
              <w:sz w:val="24"/>
            </w:rPr>
          </w:rPrChange>
        </w:rPr>
        <w:commentReference w:id="28511"/>
      </w:r>
    </w:p>
    <w:p w14:paraId="7B89A5A9" w14:textId="77777777" w:rsidR="00617DF1" w:rsidRPr="0072557A" w:rsidRDefault="00617DF1" w:rsidP="00BC3B4B">
      <w:pPr>
        <w:numPr>
          <w:ilvl w:val="0"/>
          <w:numId w:val="586"/>
        </w:numPr>
        <w:spacing w:after="60" w:line="276" w:lineRule="auto"/>
        <w:jc w:val="both"/>
        <w:rPr>
          <w:ins w:id="28527" w:author="Visone Rossana (GSE)" w:date="2025-10-23T10:24:00Z" w16du:dateUtc="2025-10-23T08:24:00Z"/>
          <w:rFonts w:cs="Calibri"/>
          <w:sz w:val="22"/>
          <w:szCs w:val="22"/>
          <w:rPrChange w:id="28528" w:author="Visone Rossana (GSE)" w:date="2025-10-23T10:25:00Z" w16du:dateUtc="2025-10-23T08:25:00Z">
            <w:rPr>
              <w:ins w:id="28529" w:author="Visone Rossana (GSE)" w:date="2025-10-23T10:24:00Z" w16du:dateUtc="2025-10-23T08:24:00Z"/>
              <w:rFonts w:cs="Calibri"/>
            </w:rPr>
          </w:rPrChange>
        </w:rPr>
      </w:pPr>
      <w:ins w:id="28530" w:author="Visone Rossana (GSE)" w:date="2025-10-23T10:24:00Z" w16du:dateUtc="2025-10-23T08:24:00Z">
        <w:r w:rsidRPr="0072557A">
          <w:rPr>
            <w:rFonts w:cs="Calibri"/>
            <w:sz w:val="22"/>
            <w:szCs w:val="22"/>
            <w:rPrChange w:id="28531" w:author="Visone Rossana (GSE)" w:date="2025-10-23T10:25:00Z" w16du:dateUtc="2025-10-23T08:25:00Z">
              <w:rPr>
                <w:rFonts w:cs="Calibri"/>
              </w:rPr>
            </w:rPrChange>
          </w:rPr>
          <w:t xml:space="preserve">nel caso in cui l’intervento di </w:t>
        </w:r>
        <w:r w:rsidRPr="0072557A">
          <w:rPr>
            <w:rFonts w:cs="Calibri"/>
            <w:sz w:val="22"/>
            <w:szCs w:val="22"/>
            <w:u w:val="single"/>
            <w:rPrChange w:id="28532" w:author="Visone Rossana (GSE)" w:date="2025-10-23T10:25:00Z" w16du:dateUtc="2025-10-23T08:25:00Z">
              <w:rPr>
                <w:rFonts w:cs="Calibri"/>
                <w:u w:val="single"/>
              </w:rPr>
            </w:rPrChange>
          </w:rPr>
          <w:t>sostituzione dei generatori</w:t>
        </w:r>
        <w:r w:rsidRPr="0072557A">
          <w:rPr>
            <w:rFonts w:cs="Calibri"/>
            <w:sz w:val="22"/>
            <w:szCs w:val="22"/>
            <w:rPrChange w:id="28533" w:author="Visone Rossana (GSE)" w:date="2025-10-23T10:25:00Z" w16du:dateUtc="2025-10-23T08:25:00Z">
              <w:rPr>
                <w:rFonts w:cs="Calibri"/>
              </w:rPr>
            </w:rPrChange>
          </w:rPr>
          <w:t xml:space="preserve"> sia realizzato su interi edifici con impianti di riscaldamento di potenza nominale maggiore o uguale a 200 kW</w:t>
        </w:r>
        <w:r w:rsidRPr="0072557A">
          <w:rPr>
            <w:rFonts w:cs="Calibri"/>
            <w:sz w:val="22"/>
            <w:szCs w:val="22"/>
            <w:vertAlign w:val="subscript"/>
            <w:rPrChange w:id="28534" w:author="Visone Rossana (GSE)" w:date="2025-10-23T10:25:00Z" w16du:dateUtc="2025-10-23T08:25:00Z">
              <w:rPr>
                <w:rFonts w:cs="Calibri"/>
                <w:vertAlign w:val="subscript"/>
              </w:rPr>
            </w:rPrChange>
          </w:rPr>
          <w:t>t</w:t>
        </w:r>
        <w:r w:rsidRPr="0072557A">
          <w:rPr>
            <w:rFonts w:cs="Calibri"/>
            <w:sz w:val="22"/>
            <w:szCs w:val="22"/>
            <w:rPrChange w:id="28535" w:author="Visone Rossana (GSE)" w:date="2025-10-23T10:25:00Z" w16du:dateUtc="2025-10-23T08:25:00Z">
              <w:rPr>
                <w:rFonts w:cs="Calibri"/>
              </w:rPr>
            </w:rPrChange>
          </w:rPr>
          <w:t xml:space="preserve"> (art. 15, comma 1):</w:t>
        </w:r>
      </w:ins>
    </w:p>
    <w:p w14:paraId="6AA52F17" w14:textId="77777777" w:rsidR="00617DF1" w:rsidRPr="003B13C6" w:rsidRDefault="00617DF1">
      <w:pPr>
        <w:numPr>
          <w:ilvl w:val="0"/>
          <w:numId w:val="595"/>
        </w:numPr>
        <w:tabs>
          <w:tab w:val="left" w:pos="567"/>
        </w:tabs>
        <w:spacing w:after="60" w:line="276" w:lineRule="auto"/>
        <w:jc w:val="both"/>
        <w:rPr>
          <w:ins w:id="28536" w:author="Visone Rossana (GSE)" w:date="2025-10-23T10:24:00Z" w16du:dateUtc="2025-10-23T08:24:00Z"/>
          <w:rFonts w:cs="Calibri"/>
          <w:sz w:val="22"/>
          <w:szCs w:val="22"/>
          <w:rPrChange w:id="28537" w:author="Visone Rossana (GSE)" w:date="2025-10-23T15:08:00Z" w16du:dateUtc="2025-10-23T13:08:00Z">
            <w:rPr>
              <w:ins w:id="28538" w:author="Visone Rossana (GSE)" w:date="2025-10-23T10:24:00Z" w16du:dateUtc="2025-10-23T08:24:00Z"/>
              <w:rFonts w:cs="Calibri"/>
            </w:rPr>
          </w:rPrChange>
        </w:rPr>
        <w:pPrChange w:id="28539" w:author="Visone Rossana (GSE)" w:date="2025-10-23T15:10:00Z" w16du:dateUtc="2025-10-23T13:10:00Z">
          <w:pPr>
            <w:numPr>
              <w:numId w:val="585"/>
            </w:numPr>
            <w:tabs>
              <w:tab w:val="left" w:pos="567"/>
            </w:tabs>
            <w:spacing w:after="60" w:line="276" w:lineRule="auto"/>
            <w:ind w:left="567" w:hanging="283"/>
            <w:jc w:val="both"/>
          </w:pPr>
        </w:pPrChange>
      </w:pPr>
      <w:ins w:id="28540" w:author="Visone Rossana (GSE)" w:date="2025-10-23T10:24:00Z" w16du:dateUtc="2025-10-23T08:24:00Z">
        <w:r w:rsidRPr="003B13C6">
          <w:rPr>
            <w:rFonts w:cs="Calibri"/>
            <w:sz w:val="22"/>
            <w:szCs w:val="22"/>
            <w:rPrChange w:id="28541" w:author="Visone Rossana (GSE)" w:date="2025-10-23T15:08:00Z" w16du:dateUtc="2025-10-23T13:08:00Z">
              <w:rPr>
                <w:rFonts w:cs="Calibri"/>
              </w:rPr>
            </w:rPrChange>
          </w:rPr>
          <w:t xml:space="preserve">attestato di prestazione energetica </w:t>
        </w:r>
        <w:r w:rsidRPr="003B13C6">
          <w:rPr>
            <w:rFonts w:cs="Calibri"/>
            <w:i/>
            <w:sz w:val="22"/>
            <w:szCs w:val="22"/>
            <w:rPrChange w:id="28542" w:author="Visone Rossana (GSE)" w:date="2025-10-23T15:08:00Z" w16du:dateUtc="2025-10-23T13:08:00Z">
              <w:rPr>
                <w:rFonts w:cs="Calibri"/>
                <w:i/>
              </w:rPr>
            </w:rPrChange>
          </w:rPr>
          <w:t>post-operam</w:t>
        </w:r>
        <w:r w:rsidRPr="003B13C6">
          <w:rPr>
            <w:rFonts w:cs="Calibri"/>
            <w:sz w:val="22"/>
            <w:szCs w:val="22"/>
            <w:rPrChange w:id="28543" w:author="Visone Rossana (GSE)" w:date="2025-10-23T15:08:00Z" w16du:dateUtc="2025-10-23T13:08:00Z">
              <w:rPr>
                <w:rFonts w:cs="Calibri"/>
              </w:rPr>
            </w:rPrChange>
          </w:rPr>
          <w:t xml:space="preserve"> (redatto secondo D.Lgs. 192/05 e s.m.i. e disposizioni regionali vigenti, ove presenti);</w:t>
        </w:r>
      </w:ins>
    </w:p>
    <w:p w14:paraId="5E0C785E" w14:textId="2E22AD5D" w:rsidR="00617DF1" w:rsidRPr="003B13C6" w:rsidRDefault="00617DF1">
      <w:pPr>
        <w:numPr>
          <w:ilvl w:val="0"/>
          <w:numId w:val="595"/>
        </w:numPr>
        <w:tabs>
          <w:tab w:val="left" w:pos="567"/>
        </w:tabs>
        <w:spacing w:after="60" w:line="276" w:lineRule="auto"/>
        <w:jc w:val="both"/>
        <w:rPr>
          <w:ins w:id="28544" w:author="Visone Rossana (GSE)" w:date="2025-10-23T10:24:00Z" w16du:dateUtc="2025-10-23T08:24:00Z"/>
          <w:rFonts w:cs="Calibri"/>
          <w:sz w:val="22"/>
          <w:szCs w:val="22"/>
          <w:rPrChange w:id="28545" w:author="Visone Rossana (GSE)" w:date="2025-10-23T15:08:00Z" w16du:dateUtc="2025-10-23T13:08:00Z">
            <w:rPr>
              <w:ins w:id="28546" w:author="Visone Rossana (GSE)" w:date="2025-10-23T10:24:00Z" w16du:dateUtc="2025-10-23T08:24:00Z"/>
              <w:rFonts w:cs="Calibri"/>
            </w:rPr>
          </w:rPrChange>
        </w:rPr>
        <w:pPrChange w:id="28547" w:author="Visone Rossana (GSE)" w:date="2025-10-23T15:10:00Z" w16du:dateUtc="2025-10-23T13:10:00Z">
          <w:pPr>
            <w:numPr>
              <w:numId w:val="585"/>
            </w:numPr>
            <w:tabs>
              <w:tab w:val="left" w:pos="567"/>
            </w:tabs>
            <w:spacing w:after="60" w:line="276" w:lineRule="auto"/>
            <w:ind w:left="567" w:hanging="283"/>
            <w:jc w:val="both"/>
          </w:pPr>
        </w:pPrChange>
      </w:pPr>
      <w:ins w:id="28548" w:author="Visone Rossana (GSE)" w:date="2025-10-23T10:24:00Z" w16du:dateUtc="2025-10-23T08:24:00Z">
        <w:r w:rsidRPr="003B13C6">
          <w:rPr>
            <w:rFonts w:cs="Calibri"/>
            <w:sz w:val="22"/>
            <w:szCs w:val="22"/>
            <w:rPrChange w:id="28549" w:author="Visone Rossana (GSE)" w:date="2025-10-23T15:08:00Z" w16du:dateUtc="2025-10-23T13:08:00Z">
              <w:rPr>
                <w:rFonts w:cs="Calibri"/>
              </w:rPr>
            </w:rPrChange>
          </w:rPr>
          <w:t>diagnosi energetica precedente l’intervento.</w:t>
        </w:r>
      </w:ins>
    </w:p>
    <w:p w14:paraId="1F72A762" w14:textId="09F6F1D6" w:rsidR="00617DF1" w:rsidRPr="006A6C21" w:rsidRDefault="00617DF1" w:rsidP="0043527B">
      <w:pPr>
        <w:numPr>
          <w:ilvl w:val="0"/>
          <w:numId w:val="586"/>
        </w:numPr>
        <w:spacing w:after="120" w:line="276" w:lineRule="auto"/>
        <w:jc w:val="both"/>
        <w:rPr>
          <w:ins w:id="28550" w:author="Visone Rossana (GSE)" w:date="2025-10-23T10:24:00Z" w16du:dateUtc="2025-10-23T08:24:00Z"/>
          <w:rFonts w:cs="Calibri"/>
          <w:sz w:val="22"/>
          <w:szCs w:val="22"/>
          <w:highlight w:val="yellow"/>
          <w:rPrChange w:id="28551" w:author="Visone Rossana (GSE)" w:date="2025-10-23T10:25:00Z" w16du:dateUtc="2025-10-23T08:25:00Z">
            <w:rPr>
              <w:ins w:id="28552" w:author="Visone Rossana (GSE)" w:date="2025-10-23T10:24:00Z" w16du:dateUtc="2025-10-23T08:24:00Z"/>
              <w:rFonts w:cs="Calibri"/>
            </w:rPr>
          </w:rPrChange>
        </w:rPr>
      </w:pPr>
      <w:commentRangeStart w:id="28553"/>
      <w:ins w:id="28554" w:author="Visone Rossana (GSE)" w:date="2025-10-23T10:24:00Z" w16du:dateUtc="2025-10-23T08:24:00Z">
        <w:r w:rsidRPr="006A6C21">
          <w:rPr>
            <w:rFonts w:cs="Calibri"/>
            <w:sz w:val="22"/>
            <w:szCs w:val="22"/>
            <w:highlight w:val="yellow"/>
            <w:rPrChange w:id="28555" w:author="Visone Rossana (GSE)" w:date="2025-10-23T10:25:00Z" w16du:dateUtc="2025-10-23T08:25:00Z">
              <w:rPr>
                <w:rFonts w:cs="Calibri"/>
              </w:rPr>
            </w:rPrChange>
          </w:rPr>
          <w:t xml:space="preserve">nel caso di </w:t>
        </w:r>
        <w:r w:rsidRPr="006A6C21">
          <w:rPr>
            <w:rFonts w:cs="Calibri"/>
            <w:sz w:val="22"/>
            <w:szCs w:val="22"/>
            <w:highlight w:val="yellow"/>
            <w:u w:val="single"/>
            <w:rPrChange w:id="28556" w:author="Visone Rossana (GSE)" w:date="2025-10-23T10:25:00Z" w16du:dateUtc="2025-10-23T08:25:00Z">
              <w:rPr>
                <w:rFonts w:cs="Calibri"/>
                <w:u w:val="single"/>
              </w:rPr>
            </w:rPrChange>
          </w:rPr>
          <w:t>sostituzione di generatori di calore alimentati a GPL</w:t>
        </w:r>
        <w:r w:rsidRPr="006A6C21">
          <w:rPr>
            <w:rFonts w:cs="Calibri"/>
            <w:sz w:val="22"/>
            <w:szCs w:val="22"/>
            <w:highlight w:val="yellow"/>
            <w:rPrChange w:id="28557" w:author="Visone Rossana (GSE)" w:date="2025-10-23T10:25:00Z" w16du:dateUtc="2025-10-23T08:25:00Z">
              <w:rPr>
                <w:rFonts w:cs="Calibri"/>
              </w:rPr>
            </w:rPrChange>
          </w:rPr>
          <w:t xml:space="preserve"> (ove previsto), attestazione da parte dell’Amministrazione</w:t>
        </w:r>
        <w:r w:rsidRPr="006A6C21">
          <w:rPr>
            <w:rFonts w:cs="Calibri"/>
            <w:sz w:val="22"/>
            <w:szCs w:val="22"/>
            <w:highlight w:val="yellow"/>
            <w:rPrChange w:id="28558" w:author="Visone Rossana (GSE)" w:date="2025-10-23T10:25:00Z" w16du:dateUtc="2025-10-23T08:25:00Z">
              <w:rPr>
                <w:rFonts w:cs="Calibri"/>
                <w:bCs/>
                <w:iCs/>
              </w:rPr>
            </w:rPrChange>
          </w:rPr>
          <w:t xml:space="preserve"> competente relativa allo stato di area non metanizzata del sito su cui insiste l’edificio oggetto di intervento. Deve essere contestualmente riportata esplicita dichiarazione di rispetto di quanto riportato a proposito nell’Allegato I, paragrafo 2.2, del Decreto: </w:t>
        </w:r>
        <w:r w:rsidRPr="006A6C21">
          <w:rPr>
            <w:rFonts w:cs="Calibri"/>
            <w:i/>
            <w:sz w:val="22"/>
            <w:szCs w:val="22"/>
            <w:highlight w:val="yellow"/>
            <w:rPrChange w:id="28559" w:author="Visone Rossana (GSE)" w:date="2025-10-23T10:25:00Z" w16du:dateUtc="2025-10-23T08:25:00Z">
              <w:rPr>
                <w:rFonts w:cs="Calibri"/>
                <w:bCs/>
                <w:i/>
                <w:iCs/>
              </w:rPr>
            </w:rPrChange>
          </w:rPr>
          <w:t>“resta ferma la possibilità delle Regioni di limitare l’applicazione della predetta fattispecie nel rispetto dell’articolo 3 quinques del Decreto legislativo 152/06”</w:t>
        </w:r>
        <w:r w:rsidRPr="006A6C21">
          <w:rPr>
            <w:rFonts w:cs="Calibri"/>
            <w:sz w:val="22"/>
            <w:szCs w:val="22"/>
            <w:highlight w:val="yellow"/>
            <w:rPrChange w:id="28560" w:author="Visone Rossana (GSE)" w:date="2025-10-23T10:25:00Z" w16du:dateUtc="2025-10-23T08:25:00Z">
              <w:rPr>
                <w:rFonts w:cs="Calibri"/>
              </w:rPr>
            </w:rPrChange>
          </w:rPr>
          <w:t>.</w:t>
        </w:r>
      </w:ins>
      <w:commentRangeEnd w:id="28553"/>
      <w:r w:rsidR="00CD5015" w:rsidRPr="006A6C21">
        <w:rPr>
          <w:rStyle w:val="Rimandocommento"/>
          <w:rFonts w:cs="Calibri"/>
          <w:sz w:val="22"/>
          <w:szCs w:val="22"/>
          <w:highlight w:val="yellow"/>
          <w:rPrChange w:id="28561" w:author="Visone Rossana (GSE)" w:date="2025-10-23T10:25:00Z" w16du:dateUtc="2025-10-23T08:25:00Z">
            <w:rPr>
              <w:rStyle w:val="Rimandocommento"/>
              <w:rFonts w:cs="Calibri"/>
              <w:sz w:val="24"/>
            </w:rPr>
          </w:rPrChange>
        </w:rPr>
        <w:commentReference w:id="28553"/>
      </w:r>
    </w:p>
    <w:p w14:paraId="75B24672" w14:textId="77777777" w:rsidR="00770807" w:rsidRDefault="00770807" w:rsidP="00C078CF">
      <w:pPr>
        <w:contextualSpacing/>
        <w:jc w:val="both"/>
        <w:rPr>
          <w:ins w:id="28563" w:author="Visone Rossana (GSE)" w:date="2025-10-23T10:16:00Z" w16du:dateUtc="2025-10-23T08:16:00Z"/>
          <w:highlight w:val="yellow"/>
        </w:rPr>
      </w:pPr>
    </w:p>
    <w:p w14:paraId="2A2AF4ED" w14:textId="77777777" w:rsidR="00770807" w:rsidRDefault="00770807" w:rsidP="00C078CF">
      <w:pPr>
        <w:contextualSpacing/>
        <w:jc w:val="both"/>
        <w:rPr>
          <w:ins w:id="28564" w:author="Visone Rossana (GSE)" w:date="2025-10-23T10:16:00Z" w16du:dateUtc="2025-10-23T08:16:00Z"/>
          <w:highlight w:val="yellow"/>
        </w:rPr>
      </w:pPr>
    </w:p>
    <w:p w14:paraId="2FEA46FE" w14:textId="77777777" w:rsidR="00770807" w:rsidRDefault="00770807" w:rsidP="00C078CF">
      <w:pPr>
        <w:contextualSpacing/>
        <w:jc w:val="both"/>
        <w:rPr>
          <w:ins w:id="28565" w:author="Visone Rossana (GSE)" w:date="2025-10-22T15:13:00Z" w16du:dateUtc="2025-10-22T13:13:00Z"/>
          <w:highlight w:val="yellow"/>
        </w:rPr>
      </w:pPr>
    </w:p>
    <w:p w14:paraId="5EC77E43" w14:textId="77777777" w:rsidR="00874EF6" w:rsidRDefault="00874EF6" w:rsidP="00C078CF">
      <w:pPr>
        <w:contextualSpacing/>
        <w:jc w:val="both"/>
        <w:rPr>
          <w:ins w:id="28566" w:author="Visone Rossana (GSE)" w:date="2025-10-23T15:46:00Z" w16du:dateUtc="2025-10-23T13:46:00Z"/>
          <w:highlight w:val="yellow"/>
        </w:rPr>
      </w:pPr>
    </w:p>
    <w:p w14:paraId="5005746C" w14:textId="77777777" w:rsidR="00F01766" w:rsidRDefault="00F01766" w:rsidP="00C078CF">
      <w:pPr>
        <w:contextualSpacing/>
        <w:jc w:val="both"/>
        <w:rPr>
          <w:ins w:id="28567" w:author="Visone Rossana (GSE)" w:date="2025-10-23T15:46:00Z" w16du:dateUtc="2025-10-23T13:46:00Z"/>
          <w:highlight w:val="yellow"/>
        </w:rPr>
      </w:pPr>
    </w:p>
    <w:p w14:paraId="2A87C775" w14:textId="77777777" w:rsidR="00F01766" w:rsidRDefault="00F01766" w:rsidP="00C078CF">
      <w:pPr>
        <w:contextualSpacing/>
        <w:jc w:val="both"/>
        <w:rPr>
          <w:ins w:id="28568" w:author="Visone Rossana (GSE)" w:date="2025-10-23T15:46:00Z" w16du:dateUtc="2025-10-23T13:46:00Z"/>
          <w:highlight w:val="yellow"/>
        </w:rPr>
      </w:pPr>
    </w:p>
    <w:p w14:paraId="0EAC8EE4" w14:textId="77777777" w:rsidR="00F01766" w:rsidRDefault="00F01766" w:rsidP="00C078CF">
      <w:pPr>
        <w:contextualSpacing/>
        <w:jc w:val="both"/>
        <w:rPr>
          <w:ins w:id="28569" w:author="Visone Rossana (GSE)" w:date="2025-10-23T15:46:00Z" w16du:dateUtc="2025-10-23T13:46:00Z"/>
          <w:highlight w:val="yellow"/>
        </w:rPr>
      </w:pPr>
    </w:p>
    <w:p w14:paraId="4E9DCC67" w14:textId="77777777" w:rsidR="00F01766" w:rsidRDefault="00F01766" w:rsidP="00C078CF">
      <w:pPr>
        <w:contextualSpacing/>
        <w:jc w:val="both"/>
        <w:rPr>
          <w:ins w:id="28570" w:author="Visone Rossana (GSE)" w:date="2025-10-23T15:46:00Z" w16du:dateUtc="2025-10-23T13:46:00Z"/>
          <w:highlight w:val="yellow"/>
        </w:rPr>
      </w:pPr>
    </w:p>
    <w:p w14:paraId="13167946" w14:textId="77777777" w:rsidR="00F01766" w:rsidRDefault="00F01766" w:rsidP="00C078CF">
      <w:pPr>
        <w:contextualSpacing/>
        <w:jc w:val="both"/>
        <w:rPr>
          <w:ins w:id="28571" w:author="Visone Rossana (GSE)" w:date="2025-10-23T15:46:00Z" w16du:dateUtc="2025-10-23T13:46:00Z"/>
          <w:highlight w:val="yellow"/>
        </w:rPr>
      </w:pPr>
    </w:p>
    <w:p w14:paraId="4156A8B1" w14:textId="77777777" w:rsidR="00F01766" w:rsidRDefault="00F01766" w:rsidP="00C078CF">
      <w:pPr>
        <w:contextualSpacing/>
        <w:jc w:val="both"/>
        <w:rPr>
          <w:ins w:id="28572" w:author="Visone Rossana (GSE)" w:date="2025-10-23T15:46:00Z" w16du:dateUtc="2025-10-23T13:46:00Z"/>
          <w:highlight w:val="yellow"/>
        </w:rPr>
      </w:pPr>
    </w:p>
    <w:p w14:paraId="6ED78894" w14:textId="77777777" w:rsidR="00F01766" w:rsidRDefault="00F01766" w:rsidP="00C078CF">
      <w:pPr>
        <w:contextualSpacing/>
        <w:jc w:val="both"/>
        <w:rPr>
          <w:ins w:id="28573" w:author="Visone Rossana (GSE)" w:date="2025-10-23T15:46:00Z" w16du:dateUtc="2025-10-23T13:46:00Z"/>
          <w:highlight w:val="yellow"/>
        </w:rPr>
      </w:pPr>
    </w:p>
    <w:p w14:paraId="496994F8" w14:textId="77777777" w:rsidR="00F01766" w:rsidRDefault="00F01766" w:rsidP="00C078CF">
      <w:pPr>
        <w:contextualSpacing/>
        <w:jc w:val="both"/>
        <w:rPr>
          <w:ins w:id="28574" w:author="Visone Rossana (GSE)" w:date="2025-10-23T15:46:00Z" w16du:dateUtc="2025-10-23T13:46:00Z"/>
          <w:highlight w:val="yellow"/>
        </w:rPr>
      </w:pPr>
    </w:p>
    <w:p w14:paraId="69C35B55" w14:textId="77777777" w:rsidR="00F01766" w:rsidRDefault="00F01766" w:rsidP="00C078CF">
      <w:pPr>
        <w:contextualSpacing/>
        <w:jc w:val="both"/>
        <w:rPr>
          <w:ins w:id="28575" w:author="Visone Rossana (GSE)" w:date="2025-10-23T15:46:00Z" w16du:dateUtc="2025-10-23T13:46:00Z"/>
          <w:highlight w:val="yellow"/>
        </w:rPr>
      </w:pPr>
    </w:p>
    <w:p w14:paraId="6C123571" w14:textId="77777777" w:rsidR="00F01766" w:rsidRDefault="00F01766" w:rsidP="00C078CF">
      <w:pPr>
        <w:contextualSpacing/>
        <w:jc w:val="both"/>
        <w:rPr>
          <w:ins w:id="28576" w:author="Visone Rossana (GSE)" w:date="2025-10-23T15:46:00Z" w16du:dateUtc="2025-10-23T13:46:00Z"/>
          <w:highlight w:val="yellow"/>
        </w:rPr>
      </w:pPr>
    </w:p>
    <w:p w14:paraId="391CEA8E" w14:textId="77777777" w:rsidR="00F01766" w:rsidRDefault="00F01766" w:rsidP="00C078CF">
      <w:pPr>
        <w:contextualSpacing/>
        <w:jc w:val="both"/>
        <w:rPr>
          <w:ins w:id="28577" w:author="Visone Rossana (GSE)" w:date="2025-10-23T15:46:00Z" w16du:dateUtc="2025-10-23T13:46:00Z"/>
          <w:highlight w:val="yellow"/>
        </w:rPr>
      </w:pPr>
    </w:p>
    <w:p w14:paraId="4E26BB09" w14:textId="77777777" w:rsidR="00F01766" w:rsidRDefault="00F01766" w:rsidP="00C078CF">
      <w:pPr>
        <w:contextualSpacing/>
        <w:jc w:val="both"/>
        <w:rPr>
          <w:ins w:id="28578" w:author="Visone Rossana (GSE)" w:date="2025-10-23T15:46:00Z" w16du:dateUtc="2025-10-23T13:46:00Z"/>
          <w:highlight w:val="yellow"/>
        </w:rPr>
      </w:pPr>
    </w:p>
    <w:p w14:paraId="0600E9CD" w14:textId="77777777" w:rsidR="00F01766" w:rsidRDefault="00F01766" w:rsidP="00C078CF">
      <w:pPr>
        <w:contextualSpacing/>
        <w:jc w:val="both"/>
        <w:rPr>
          <w:ins w:id="28579" w:author="Visone Rossana (GSE)" w:date="2025-10-23T15:46:00Z" w16du:dateUtc="2025-10-23T13:46:00Z"/>
          <w:highlight w:val="yellow"/>
        </w:rPr>
      </w:pPr>
    </w:p>
    <w:p w14:paraId="27865594" w14:textId="77777777" w:rsidR="00F01766" w:rsidRDefault="00F01766" w:rsidP="00C078CF">
      <w:pPr>
        <w:contextualSpacing/>
        <w:jc w:val="both"/>
        <w:rPr>
          <w:ins w:id="28580" w:author="Visone Rossana (GSE)" w:date="2025-10-23T15:46:00Z" w16du:dateUtc="2025-10-23T13:46:00Z"/>
          <w:highlight w:val="yellow"/>
        </w:rPr>
      </w:pPr>
    </w:p>
    <w:p w14:paraId="46B77B4C" w14:textId="77777777" w:rsidR="00F01766" w:rsidRDefault="00F01766" w:rsidP="00C078CF">
      <w:pPr>
        <w:contextualSpacing/>
        <w:jc w:val="both"/>
        <w:rPr>
          <w:ins w:id="28581" w:author="Visone Rossana (GSE)" w:date="2025-10-23T15:46:00Z" w16du:dateUtc="2025-10-23T13:46:00Z"/>
          <w:highlight w:val="yellow"/>
        </w:rPr>
      </w:pPr>
    </w:p>
    <w:p w14:paraId="4ACDA0FC" w14:textId="77777777" w:rsidR="00F01766" w:rsidRDefault="00F01766" w:rsidP="00C078CF">
      <w:pPr>
        <w:contextualSpacing/>
        <w:jc w:val="both"/>
        <w:rPr>
          <w:ins w:id="28582" w:author="Visone Rossana (GSE)" w:date="2025-10-23T15:46:00Z" w16du:dateUtc="2025-10-23T13:46:00Z"/>
          <w:highlight w:val="yellow"/>
        </w:rPr>
      </w:pPr>
    </w:p>
    <w:p w14:paraId="6D78ACF1" w14:textId="77777777" w:rsidR="00F01766" w:rsidRDefault="00F01766" w:rsidP="00C078CF">
      <w:pPr>
        <w:contextualSpacing/>
        <w:jc w:val="both"/>
        <w:rPr>
          <w:ins w:id="28583" w:author="Visone Rossana (GSE)" w:date="2025-10-23T15:46:00Z" w16du:dateUtc="2025-10-23T13:46:00Z"/>
          <w:highlight w:val="yellow"/>
        </w:rPr>
      </w:pPr>
    </w:p>
    <w:p w14:paraId="213EBE93" w14:textId="77777777" w:rsidR="00F01766" w:rsidRDefault="00F01766" w:rsidP="00C078CF">
      <w:pPr>
        <w:contextualSpacing/>
        <w:jc w:val="both"/>
        <w:rPr>
          <w:ins w:id="28584" w:author="Visone Rossana (GSE)" w:date="2025-10-23T15:46:00Z" w16du:dateUtc="2025-10-23T13:46:00Z"/>
          <w:highlight w:val="yellow"/>
        </w:rPr>
      </w:pPr>
    </w:p>
    <w:p w14:paraId="4FB189BA" w14:textId="7BB7E4B4" w:rsidR="00F01766" w:rsidDel="0099609D" w:rsidRDefault="00F01766" w:rsidP="00C078CF">
      <w:pPr>
        <w:contextualSpacing/>
        <w:jc w:val="both"/>
        <w:rPr>
          <w:ins w:id="28585" w:author="Visone Rossana (GSE)" w:date="2025-10-23T15:46:00Z" w16du:dateUtc="2025-10-23T13:46:00Z"/>
          <w:del w:id="28586" w:author="Visone Rossana (GSE)" w:date="2025-10-27T17:09:00Z" w16du:dateUtc="2025-10-27T16:09:00Z"/>
          <w:highlight w:val="yellow"/>
        </w:rPr>
      </w:pPr>
    </w:p>
    <w:p w14:paraId="5E04698B" w14:textId="58CDD0AA" w:rsidR="00F01766" w:rsidDel="0099609D" w:rsidRDefault="00F01766" w:rsidP="00C078CF">
      <w:pPr>
        <w:contextualSpacing/>
        <w:jc w:val="both"/>
        <w:rPr>
          <w:ins w:id="28587" w:author="Visone Rossana (GSE)" w:date="2025-10-22T15:13:00Z" w16du:dateUtc="2025-10-22T13:13:00Z"/>
          <w:del w:id="28588" w:author="Visone Rossana (GSE)" w:date="2025-10-27T17:09:00Z" w16du:dateUtc="2025-10-27T16:09:00Z"/>
          <w:highlight w:val="yellow"/>
        </w:rPr>
      </w:pPr>
    </w:p>
    <w:p w14:paraId="0D09D6B4" w14:textId="6ACAEC96" w:rsidR="00874EF6" w:rsidDel="0099609D" w:rsidRDefault="00874EF6" w:rsidP="00C078CF">
      <w:pPr>
        <w:contextualSpacing/>
        <w:jc w:val="both"/>
        <w:rPr>
          <w:ins w:id="28589" w:author="Visone Rossana (GSE)" w:date="2025-10-22T15:13:00Z" w16du:dateUtc="2025-10-22T13:13:00Z"/>
          <w:del w:id="28590" w:author="Visone Rossana (GSE)" w:date="2025-10-27T17:09:00Z" w16du:dateUtc="2025-10-27T16:09:00Z"/>
          <w:highlight w:val="yellow"/>
        </w:rPr>
      </w:pPr>
    </w:p>
    <w:p w14:paraId="093D9123" w14:textId="05E326BD" w:rsidR="00874EF6" w:rsidDel="0099609D" w:rsidRDefault="00874EF6" w:rsidP="00C078CF">
      <w:pPr>
        <w:contextualSpacing/>
        <w:jc w:val="both"/>
        <w:rPr>
          <w:ins w:id="28591" w:author="Visone Rossana (GSE)" w:date="2025-10-22T15:13:00Z" w16du:dateUtc="2025-10-22T13:13:00Z"/>
          <w:del w:id="28592" w:author="Visone Rossana (GSE)" w:date="2025-10-27T17:09:00Z" w16du:dateUtc="2025-10-27T16:09:00Z"/>
          <w:highlight w:val="yellow"/>
        </w:rPr>
      </w:pPr>
    </w:p>
    <w:p w14:paraId="016FAF61" w14:textId="7651D807" w:rsidR="00874EF6" w:rsidDel="0099609D" w:rsidRDefault="00874EF6" w:rsidP="00C078CF">
      <w:pPr>
        <w:contextualSpacing/>
        <w:jc w:val="both"/>
        <w:rPr>
          <w:ins w:id="28593" w:author="Visone Rossana (GSE)" w:date="2025-10-22T15:13:00Z" w16du:dateUtc="2025-10-22T13:13:00Z"/>
          <w:del w:id="28594" w:author="Visone Rossana (GSE)" w:date="2025-10-27T17:09:00Z" w16du:dateUtc="2025-10-27T16:09:00Z"/>
          <w:highlight w:val="yellow"/>
        </w:rPr>
      </w:pPr>
    </w:p>
    <w:p w14:paraId="23CD1D2F" w14:textId="0D70681C" w:rsidR="00874EF6" w:rsidDel="0099609D" w:rsidRDefault="00874EF6" w:rsidP="00C078CF">
      <w:pPr>
        <w:contextualSpacing/>
        <w:jc w:val="both"/>
        <w:rPr>
          <w:ins w:id="28595" w:author="Visone Rossana (GSE)" w:date="2025-09-02T11:19:00Z" w16du:dateUtc="2025-09-02T09:19:00Z"/>
          <w:del w:id="28596" w:author="Visone Rossana (GSE)" w:date="2025-10-27T17:09:00Z" w16du:dateUtc="2025-10-27T16:09:00Z"/>
          <w:highlight w:val="yellow"/>
        </w:rPr>
      </w:pPr>
    </w:p>
    <w:p w14:paraId="650DD534" w14:textId="5044896C" w:rsidR="00572F4B" w:rsidRPr="00483B62" w:rsidRDefault="00572F4B">
      <w:pPr>
        <w:pStyle w:val="TITOLO20"/>
        <w:numPr>
          <w:ilvl w:val="1"/>
          <w:numId w:val="292"/>
        </w:numPr>
        <w:ind w:left="567" w:hanging="425"/>
        <w:outlineLvl w:val="1"/>
        <w:rPr>
          <w:ins w:id="28597" w:author="Visone Rossana (GSE)" w:date="2025-09-02T11:19:00Z" w16du:dateUtc="2025-09-02T09:19:00Z"/>
          <w:highlight w:val="cyan"/>
        </w:rPr>
        <w:pPrChange w:id="28598" w:author="Visone Rossana (GSE)" w:date="2025-10-23T10:16:00Z" w16du:dateUtc="2025-10-23T08:16:00Z">
          <w:pPr>
            <w:keepNext/>
            <w:numPr>
              <w:ilvl w:val="1"/>
              <w:numId w:val="7"/>
            </w:numPr>
            <w:pBdr>
              <w:bottom w:val="single" w:sz="4" w:space="1" w:color="auto"/>
            </w:pBdr>
            <w:spacing w:before="240" w:after="120"/>
            <w:ind w:left="355" w:right="-143" w:hanging="432"/>
            <w:jc w:val="both"/>
            <w:outlineLvl w:val="2"/>
          </w:pPr>
        </w:pPrChange>
      </w:pPr>
      <w:ins w:id="28599" w:author="Visone Rossana (GSE)" w:date="2025-09-02T11:19:00Z" w16du:dateUtc="2025-09-02T09:19:00Z">
        <w:r>
          <w:t xml:space="preserve"> </w:t>
        </w:r>
        <w:bookmarkStart w:id="28600" w:name="_Toc212462716"/>
        <w:r>
          <w:t>Installazione</w:t>
        </w:r>
      </w:ins>
      <w:ins w:id="28601" w:author="Visone Rossana (GSE)" w:date="2025-09-02T11:20:00Z" w16du:dateUtc="2025-09-02T09:20:00Z">
        <w:r>
          <w:t xml:space="preserve"> </w:t>
        </w:r>
      </w:ins>
      <w:ins w:id="28602" w:author="Visone Rossana (GSE)" w:date="2025-09-02T11:20:00Z">
        <w:r w:rsidRPr="00572F4B">
          <w:t xml:space="preserve">di impianti solari termici per la produzione di acqua calda sanitaria e/o ad integrazione dell’impianto di climatizzazione invernale, anche abbinati a sistemi di </w:t>
        </w:r>
        <w:r w:rsidRPr="00572F4B">
          <w:rPr>
            <w:i/>
            <w:iCs/>
          </w:rPr>
          <w:t>solar cooling,</w:t>
        </w:r>
        <w:r w:rsidRPr="00936009">
          <w:rPr>
            <w:rPrChange w:id="28603" w:author="Visone Rossana (GSE)" w:date="2025-10-20T16:45:00Z" w16du:dateUtc="2025-10-20T14:45:00Z">
              <w:rPr>
                <w:b/>
                <w:bCs/>
                <w:i/>
                <w:iCs/>
              </w:rPr>
            </w:rPrChange>
          </w:rPr>
          <w:t xml:space="preserve"> </w:t>
        </w:r>
      </w:ins>
      <w:ins w:id="28604" w:author="Visone Rossana (GSE)" w:date="2025-10-20T16:28:00Z" w16du:dateUtc="2025-10-20T14:28:00Z">
        <w:r w:rsidR="00936009" w:rsidRPr="00936009">
          <w:rPr>
            <w:rPrChange w:id="28605" w:author="Visone Rossana (GSE)" w:date="2025-10-20T16:28:00Z" w16du:dateUtc="2025-10-20T14:28:00Z">
              <w:rPr>
                <w:b/>
                <w:bCs/>
                <w:i/>
                <w:iCs/>
              </w:rPr>
            </w:rPrChange>
          </w:rPr>
          <w:t>o</w:t>
        </w:r>
        <w:r w:rsidR="00936009">
          <w:rPr>
            <w:i/>
            <w:iCs/>
          </w:rPr>
          <w:t xml:space="preserve"> </w:t>
        </w:r>
      </w:ins>
      <w:ins w:id="28606" w:author="Visone Rossana (GSE)" w:date="2025-09-02T11:20:00Z">
        <w:r w:rsidRPr="00572F4B">
          <w:t xml:space="preserve">per la produzione di energia termica per processi produttivi o immissione in reti di teleriscaldamento e </w:t>
        </w:r>
      </w:ins>
      <w:ins w:id="28607" w:author="Visone Rossana (GSE)" w:date="2025-10-20T16:29:00Z" w16du:dateUtc="2025-10-20T14:29:00Z">
        <w:r w:rsidR="009D7193">
          <w:t>tele</w:t>
        </w:r>
      </w:ins>
      <w:ins w:id="28608" w:author="Visone Rossana (GSE)" w:date="2025-09-02T11:20:00Z">
        <w:r w:rsidRPr="00572F4B">
          <w:t>raffreddamento. Nel caso di superfici del campo solare superiori a 100 m</w:t>
        </w:r>
        <w:r w:rsidRPr="00AF4784">
          <w:rPr>
            <w:vertAlign w:val="superscript"/>
            <w:rPrChange w:id="28609" w:author="Visone Rossana (GSE)" w:date="2025-10-20T16:45:00Z" w16du:dateUtc="2025-10-20T14:45:00Z">
              <w:rPr>
                <w:b/>
                <w:bCs/>
              </w:rPr>
            </w:rPrChange>
          </w:rPr>
          <w:t>2</w:t>
        </w:r>
        <w:r w:rsidRPr="00572F4B">
          <w:t xml:space="preserve"> è richiesta l’installazione di sistemi di contabilizzazione del calore </w:t>
        </w:r>
      </w:ins>
      <w:ins w:id="28610" w:author="Visone Rossana (GSE)" w:date="2025-09-02T11:19:00Z" w16du:dateUtc="2025-09-02T09:19:00Z">
        <w:r w:rsidRPr="00613716">
          <w:t xml:space="preserve">(intervento </w:t>
        </w:r>
        <w:r w:rsidRPr="00572F4B">
          <w:t>III.</w:t>
        </w:r>
      </w:ins>
      <w:ins w:id="28611" w:author="Visone Rossana (GSE)" w:date="2025-09-02T11:20:00Z" w16du:dateUtc="2025-09-02T09:20:00Z">
        <w:r>
          <w:t>D</w:t>
        </w:r>
      </w:ins>
      <w:ins w:id="28612" w:author="Visone Rossana (GSE)" w:date="2025-09-02T11:19:00Z" w16du:dateUtc="2025-09-02T09:19:00Z">
        <w:r w:rsidRPr="00613716">
          <w:t xml:space="preserve"> - art. </w:t>
        </w:r>
        <w:r>
          <w:t>8</w:t>
        </w:r>
        <w:r w:rsidRPr="00613716">
          <w:t xml:space="preserve">, comma </w:t>
        </w:r>
        <w:r>
          <w:t>1</w:t>
        </w:r>
        <w:r w:rsidRPr="00613716">
          <w:t xml:space="preserve">, lettera </w:t>
        </w:r>
      </w:ins>
      <w:ins w:id="28613" w:author="Visone Rossana (GSE)" w:date="2025-09-02T11:20:00Z" w16du:dateUtc="2025-09-02T09:20:00Z">
        <w:r>
          <w:t>d</w:t>
        </w:r>
      </w:ins>
      <w:ins w:id="28614" w:author="Visone Rossana (GSE)" w:date="2025-09-02T11:19:00Z" w16du:dateUtc="2025-09-02T09:19:00Z">
        <w:r>
          <w:t>)</w:t>
        </w:r>
      </w:ins>
      <w:ins w:id="28615" w:author="Visone Rossana (GSE)" w:date="2025-10-20T16:29:00Z" w16du:dateUtc="2025-10-20T14:29:00Z">
        <w:r w:rsidR="00AF4784">
          <w:t>)</w:t>
        </w:r>
      </w:ins>
      <w:bookmarkEnd w:id="28600"/>
      <w:ins w:id="28616" w:author="Visone Rossana (GSE)" w:date="2025-09-02T11:19:00Z" w16du:dateUtc="2025-09-02T09:19:00Z">
        <w:r w:rsidRPr="00613716">
          <w:t xml:space="preserve"> </w:t>
        </w:r>
      </w:ins>
    </w:p>
    <w:p w14:paraId="139B9E19" w14:textId="61EFB3CA" w:rsidR="00AC1744" w:rsidRPr="00AC1744" w:rsidRDefault="00AC1744">
      <w:pPr>
        <w:spacing w:after="120" w:line="276" w:lineRule="auto"/>
        <w:jc w:val="both"/>
        <w:rPr>
          <w:ins w:id="28617" w:author="Visone Rossana (GSE)" w:date="2025-10-20T16:23:00Z" w16du:dateUtc="2025-10-20T14:23:00Z"/>
          <w:sz w:val="22"/>
          <w:szCs w:val="22"/>
          <w:rPrChange w:id="28618" w:author="Visone Rossana (GSE)" w:date="2025-10-20T16:23:00Z" w16du:dateUtc="2025-10-20T14:23:00Z">
            <w:rPr>
              <w:ins w:id="28619" w:author="Visone Rossana (GSE)" w:date="2025-10-20T16:23:00Z" w16du:dateUtc="2025-10-20T14:23:00Z"/>
            </w:rPr>
          </w:rPrChange>
        </w:rPr>
        <w:pPrChange w:id="28620" w:author="Visone Rossana (GSE)" w:date="2025-10-20T16:24:00Z" w16du:dateUtc="2025-10-20T14:24:00Z">
          <w:pPr>
            <w:pStyle w:val="Paragrafoelenco"/>
            <w:numPr>
              <w:numId w:val="292"/>
            </w:numPr>
            <w:spacing w:after="120"/>
            <w:ind w:left="851" w:hanging="360"/>
            <w:jc w:val="both"/>
          </w:pPr>
        </w:pPrChange>
      </w:pPr>
      <w:ins w:id="28621" w:author="Visone Rossana (GSE)" w:date="2025-10-20T16:23:00Z" w16du:dateUtc="2025-10-20T14:23:00Z">
        <w:r w:rsidRPr="00AC1744">
          <w:rPr>
            <w:sz w:val="22"/>
            <w:szCs w:val="22"/>
            <w:rPrChange w:id="28622" w:author="Visone Rossana (GSE)" w:date="2025-10-20T16:23:00Z" w16du:dateUtc="2025-10-20T14:23:00Z">
              <w:rPr/>
            </w:rPrChange>
          </w:rPr>
          <w:t xml:space="preserve">L’intervento incentivabile consiste nell’installazione di collettori solari termici per la produzione di acqua calda sanitaria e/o ad integrazione dell’impianto di climatizzazione invernale, anche abbinati a sistemi di </w:t>
        </w:r>
        <w:r w:rsidRPr="00AC1744">
          <w:rPr>
            <w:i/>
            <w:sz w:val="22"/>
            <w:szCs w:val="22"/>
            <w:rPrChange w:id="28623" w:author="Visone Rossana (GSE)" w:date="2025-10-20T16:23:00Z" w16du:dateUtc="2025-10-20T14:23:00Z">
              <w:rPr>
                <w:i/>
              </w:rPr>
            </w:rPrChange>
          </w:rPr>
          <w:t>solar cooling</w:t>
        </w:r>
        <w:r w:rsidRPr="00AC1744">
          <w:rPr>
            <w:sz w:val="22"/>
            <w:szCs w:val="22"/>
            <w:rPrChange w:id="28624" w:author="Visone Rossana (GSE)" w:date="2025-10-20T16:23:00Z" w16du:dateUtc="2025-10-20T14:23:00Z">
              <w:rPr/>
            </w:rPrChange>
          </w:rPr>
          <w:t>. Sono</w:t>
        </w:r>
      </w:ins>
      <w:ins w:id="28625" w:author="Visone Rossana (GSE)" w:date="2025-10-20T16:27:00Z" w16du:dateUtc="2025-10-20T14:27:00Z">
        <w:r w:rsidR="00882470">
          <w:rPr>
            <w:sz w:val="22"/>
            <w:szCs w:val="22"/>
          </w:rPr>
          <w:t>,</w:t>
        </w:r>
      </w:ins>
      <w:ins w:id="28626" w:author="Visone Rossana (GSE)" w:date="2025-10-20T16:23:00Z" w16du:dateUtc="2025-10-20T14:23:00Z">
        <w:r w:rsidRPr="00AC1744">
          <w:rPr>
            <w:sz w:val="22"/>
            <w:szCs w:val="22"/>
            <w:rPrChange w:id="28627" w:author="Visone Rossana (GSE)" w:date="2025-10-20T16:23:00Z" w16du:dateUtc="2025-10-20T14:23:00Z">
              <w:rPr/>
            </w:rPrChange>
          </w:rPr>
          <w:t xml:space="preserve"> inoltre</w:t>
        </w:r>
      </w:ins>
      <w:ins w:id="28628" w:author="Visone Rossana (GSE)" w:date="2025-10-20T16:28:00Z" w16du:dateUtc="2025-10-20T14:28:00Z">
        <w:r w:rsidR="00882470">
          <w:rPr>
            <w:sz w:val="22"/>
            <w:szCs w:val="22"/>
          </w:rPr>
          <w:t>,</w:t>
        </w:r>
      </w:ins>
      <w:ins w:id="28629" w:author="Visone Rossana (GSE)" w:date="2025-10-20T16:23:00Z" w16du:dateUtc="2025-10-20T14:23:00Z">
        <w:r w:rsidRPr="00AC1744">
          <w:rPr>
            <w:sz w:val="22"/>
            <w:szCs w:val="22"/>
            <w:rPrChange w:id="28630" w:author="Visone Rossana (GSE)" w:date="2025-10-20T16:23:00Z" w16du:dateUtc="2025-10-20T14:23:00Z">
              <w:rPr/>
            </w:rPrChange>
          </w:rPr>
          <w:t xml:space="preserve"> incentivate installazioni per la produzione di </w:t>
        </w:r>
        <w:r w:rsidRPr="00AC1744">
          <w:rPr>
            <w:rFonts w:cs="Calibri"/>
            <w:sz w:val="22"/>
            <w:szCs w:val="22"/>
            <w:rPrChange w:id="28631" w:author="Visone Rossana (GSE)" w:date="2025-10-20T16:23:00Z" w16du:dateUtc="2025-10-20T14:23:00Z">
              <w:rPr>
                <w:rFonts w:cs="Calibri"/>
              </w:rPr>
            </w:rPrChange>
          </w:rPr>
          <w:t>energia termica per processi produttivi</w:t>
        </w:r>
      </w:ins>
      <w:ins w:id="28632" w:author="Visone Rossana (GSE)" w:date="2025-10-20T16:30:00Z" w16du:dateUtc="2025-10-20T14:30:00Z">
        <w:r w:rsidR="001401D0">
          <w:rPr>
            <w:rFonts w:cs="Calibri"/>
            <w:sz w:val="22"/>
            <w:szCs w:val="22"/>
          </w:rPr>
          <w:t xml:space="preserve"> </w:t>
        </w:r>
        <w:r w:rsidR="001401D0" w:rsidRPr="003F138C">
          <w:rPr>
            <w:rFonts w:cs="Calibri"/>
            <w:sz w:val="22"/>
            <w:szCs w:val="22"/>
            <w:highlight w:val="cyan"/>
            <w:rPrChange w:id="28633" w:author="Visone Rossana (GSE)" w:date="2025-10-20T16:31:00Z" w16du:dateUtc="2025-10-20T14:31:00Z">
              <w:rPr>
                <w:rFonts w:cs="Calibri"/>
                <w:sz w:val="22"/>
                <w:szCs w:val="22"/>
              </w:rPr>
            </w:rPrChange>
          </w:rPr>
          <w:t>o per il riscaldamento di</w:t>
        </w:r>
      </w:ins>
      <w:ins w:id="28634" w:author="Visone Rossana (GSE)" w:date="2025-10-20T16:31:00Z" w16du:dateUtc="2025-10-20T14:31:00Z">
        <w:r w:rsidR="001401D0" w:rsidRPr="003F138C">
          <w:rPr>
            <w:rFonts w:cs="Calibri"/>
            <w:sz w:val="22"/>
            <w:szCs w:val="22"/>
            <w:highlight w:val="cyan"/>
            <w:rPrChange w:id="28635" w:author="Visone Rossana (GSE)" w:date="2025-10-20T16:31:00Z" w16du:dateUtc="2025-10-20T14:31:00Z">
              <w:rPr>
                <w:rFonts w:cs="Calibri"/>
                <w:sz w:val="22"/>
                <w:szCs w:val="22"/>
              </w:rPr>
            </w:rPrChange>
          </w:rPr>
          <w:t xml:space="preserve"> piscine</w:t>
        </w:r>
        <w:r w:rsidR="003F138C" w:rsidRPr="003F138C">
          <w:rPr>
            <w:rFonts w:cs="Calibri"/>
            <w:sz w:val="22"/>
            <w:szCs w:val="22"/>
            <w:highlight w:val="cyan"/>
            <w:rPrChange w:id="28636" w:author="Visone Rossana (GSE)" w:date="2025-10-20T16:31:00Z" w16du:dateUtc="2025-10-20T14:31:00Z">
              <w:rPr>
                <w:rFonts w:cs="Calibri"/>
                <w:sz w:val="22"/>
                <w:szCs w:val="22"/>
              </w:rPr>
            </w:rPrChange>
          </w:rPr>
          <w:t xml:space="preserve"> o di componenti dei centri benessere</w:t>
        </w:r>
      </w:ins>
      <w:ins w:id="28637" w:author="Visone Rossana (GSE)" w:date="2025-10-20T16:23:00Z" w16du:dateUtc="2025-10-20T14:23:00Z">
        <w:r w:rsidRPr="00AC1744">
          <w:rPr>
            <w:sz w:val="22"/>
            <w:szCs w:val="22"/>
            <w:rPrChange w:id="28638" w:author="Visone Rossana (GSE)" w:date="2025-10-20T16:23:00Z" w16du:dateUtc="2025-10-20T14:23:00Z">
              <w:rPr/>
            </w:rPrChange>
          </w:rPr>
          <w:t>. Questo intervento deve essere realizzato su edifici esistenti, parti di edifici esistenti o unità immobiliari esistenti (di qualsiasi categoria catastale, tranne F), dotati di impianto di climatizzazione invernale, sulle loro pertinenze, su serra o relative pertinenze. Possono essere incentivati anche campi solari asserviti a reti di teleriscaldamento e raffreddamento.</w:t>
        </w:r>
      </w:ins>
    </w:p>
    <w:p w14:paraId="540CDF13" w14:textId="77777777" w:rsidR="00AC1744" w:rsidRPr="00AC1744" w:rsidRDefault="00AC1744">
      <w:pPr>
        <w:spacing w:after="120" w:line="276" w:lineRule="auto"/>
        <w:jc w:val="both"/>
        <w:rPr>
          <w:ins w:id="28639" w:author="Visone Rossana (GSE)" w:date="2025-10-20T16:23:00Z" w16du:dateUtc="2025-10-20T14:23:00Z"/>
          <w:sz w:val="22"/>
          <w:szCs w:val="22"/>
          <w:rPrChange w:id="28640" w:author="Visone Rossana (GSE)" w:date="2025-10-20T16:23:00Z" w16du:dateUtc="2025-10-20T14:23:00Z">
            <w:rPr>
              <w:ins w:id="28641" w:author="Visone Rossana (GSE)" w:date="2025-10-20T16:23:00Z" w16du:dateUtc="2025-10-20T14:23:00Z"/>
            </w:rPr>
          </w:rPrChange>
        </w:rPr>
        <w:pPrChange w:id="28642" w:author="Visone Rossana (GSE)" w:date="2025-10-20T16:24:00Z" w16du:dateUtc="2025-10-20T14:24:00Z">
          <w:pPr>
            <w:pStyle w:val="Paragrafoelenco"/>
            <w:numPr>
              <w:numId w:val="292"/>
            </w:numPr>
            <w:spacing w:after="120"/>
            <w:ind w:left="851" w:hanging="360"/>
            <w:jc w:val="both"/>
          </w:pPr>
        </w:pPrChange>
      </w:pPr>
      <w:ins w:id="28643" w:author="Visone Rossana (GSE)" w:date="2025-10-20T16:23:00Z" w16du:dateUtc="2025-10-20T14:23:00Z">
        <w:r w:rsidRPr="00AC1744">
          <w:rPr>
            <w:sz w:val="22"/>
            <w:szCs w:val="22"/>
            <w:rPrChange w:id="28644" w:author="Visone Rossana (GSE)" w:date="2025-10-20T16:23:00Z" w16du:dateUtc="2025-10-20T14:23:00Z">
              <w:rPr/>
            </w:rPrChange>
          </w:rPr>
          <w:t>L’impianto deve avere una superficie solare lorda inferiore o uguale a 2.500 metri quadrati.</w:t>
        </w:r>
      </w:ins>
    </w:p>
    <w:p w14:paraId="0CD6CC60" w14:textId="08EDAAF0" w:rsidR="00AC1744" w:rsidRDefault="00AC1744" w:rsidP="00671984">
      <w:pPr>
        <w:spacing w:after="120" w:line="276" w:lineRule="auto"/>
        <w:jc w:val="both"/>
        <w:rPr>
          <w:ins w:id="28645" w:author="Visone Rossana (GSE)" w:date="2025-10-20T16:32:00Z" w16du:dateUtc="2025-10-20T14:32:00Z"/>
          <w:sz w:val="22"/>
          <w:szCs w:val="22"/>
        </w:rPr>
      </w:pPr>
      <w:ins w:id="28646" w:author="Visone Rossana (GSE)" w:date="2025-10-20T16:23:00Z" w16du:dateUtc="2025-10-20T14:23:00Z">
        <w:r w:rsidRPr="00AC1744">
          <w:rPr>
            <w:sz w:val="22"/>
            <w:szCs w:val="22"/>
            <w:rPrChange w:id="28647" w:author="Visone Rossana (GSE)" w:date="2025-10-20T16:23:00Z" w16du:dateUtc="2025-10-20T14:23:00Z">
              <w:rPr/>
            </w:rPrChange>
          </w:rPr>
          <w:t xml:space="preserve">In caso di assenza di un edificio/serra di riferimento (es. stabilimenti balneari, campeggi, ecc.), si prevede l’indicazione da parte del Soggetto Responsabile dei riferimenti del Catasto Terreni dell’area su cui verrà realizzato il campo solare. </w:t>
        </w:r>
      </w:ins>
    </w:p>
    <w:p w14:paraId="0ED69A93" w14:textId="77777777" w:rsidR="00752697" w:rsidRPr="005505F6" w:rsidRDefault="00752697">
      <w:pPr>
        <w:pStyle w:val="TITOLO20"/>
        <w:numPr>
          <w:ilvl w:val="2"/>
          <w:numId w:val="292"/>
        </w:numPr>
        <w:rPr>
          <w:ins w:id="28648" w:author="Visone Rossana (GSE)" w:date="2025-10-20T16:32:00Z" w16du:dateUtc="2025-10-20T14:32:00Z"/>
        </w:rPr>
        <w:pPrChange w:id="28649" w:author="Visone Rossana (GSE)" w:date="2025-10-23T10:16:00Z" w16du:dateUtc="2025-10-23T08:16:00Z">
          <w:pPr>
            <w:pStyle w:val="TITOLO20"/>
            <w:numPr>
              <w:ilvl w:val="2"/>
              <w:numId w:val="579"/>
            </w:numPr>
            <w:ind w:left="1715" w:hanging="504"/>
          </w:pPr>
        </w:pPrChange>
      </w:pPr>
      <w:bookmarkStart w:id="28650" w:name="_Toc212462717"/>
      <w:ins w:id="28651" w:author="Visone Rossana (GSE)" w:date="2025-10-20T16:32:00Z" w16du:dateUtc="2025-10-20T14:32:00Z">
        <w:r w:rsidRPr="005505F6">
          <w:t>Soggetti che possono richiedere l’incentivo</w:t>
        </w:r>
        <w:bookmarkEnd w:id="28650"/>
      </w:ins>
    </w:p>
    <w:p w14:paraId="40E2C731" w14:textId="0D8533FA" w:rsidR="00752697" w:rsidRPr="000F1963" w:rsidRDefault="00752697" w:rsidP="00752697">
      <w:pPr>
        <w:spacing w:after="120" w:line="276" w:lineRule="auto"/>
        <w:jc w:val="both"/>
        <w:rPr>
          <w:ins w:id="28652" w:author="Visone Rossana (GSE)" w:date="2025-10-20T16:33:00Z" w16du:dateUtc="2025-10-20T14:33:00Z"/>
          <w:rFonts w:ascii="Calibri" w:hAnsi="Calibri" w:cs="Calibri"/>
          <w:sz w:val="22"/>
          <w:szCs w:val="22"/>
        </w:rPr>
      </w:pPr>
      <w:ins w:id="28653" w:author="Visone Rossana (GSE)" w:date="2025-10-20T16:33:00Z" w16du:dateUtc="2025-10-20T14:33:00Z">
        <w:r w:rsidRPr="000F1963">
          <w:rPr>
            <w:rFonts w:ascii="Calibri" w:hAnsi="Calibri" w:cs="Calibri"/>
            <w:sz w:val="22"/>
            <w:szCs w:val="22"/>
          </w:rPr>
          <w:t>Possono accedere agli incentivi</w:t>
        </w:r>
      </w:ins>
      <w:ins w:id="28654" w:author="Visone Rossana (GSE)" w:date="2025-10-21T18:45:00Z" w16du:dateUtc="2025-10-21T16:45:00Z">
        <w:r w:rsidR="00C34F30">
          <w:rPr>
            <w:rFonts w:ascii="Calibri" w:hAnsi="Calibri" w:cs="Calibri"/>
            <w:sz w:val="22"/>
            <w:szCs w:val="22"/>
          </w:rPr>
          <w:t xml:space="preserve"> </w:t>
        </w:r>
        <w:r w:rsidR="00C34F30">
          <w:rPr>
            <w:rFonts w:ascii="Calibri" w:eastAsia="Aptos" w:hAnsi="Calibri" w:cs="Calibri"/>
            <w:kern w:val="2"/>
            <w:sz w:val="22"/>
            <w:szCs w:val="22"/>
          </w:rPr>
          <w:t>direttamente, o indirettamente tramite ESCO ed altri soggetti abilitati nelle modalità indicate al paragrafo 3.5, i seguenti soggetti:</w:t>
        </w:r>
      </w:ins>
      <w:ins w:id="28655" w:author="Visone Rossana (GSE)" w:date="2025-10-20T16:33:00Z" w16du:dateUtc="2025-10-20T14:33:00Z">
        <w:del w:id="28656" w:author="Visone Rossana (GSE)" w:date="2025-10-21T18:46:00Z" w16du:dateUtc="2025-10-21T16:46:00Z">
          <w:r w:rsidRPr="000F1963" w:rsidDel="00C34F30">
            <w:rPr>
              <w:rFonts w:ascii="Calibri" w:hAnsi="Calibri" w:cs="Calibri"/>
              <w:sz w:val="22"/>
              <w:szCs w:val="22"/>
            </w:rPr>
            <w:delText>:</w:delText>
          </w:r>
        </w:del>
      </w:ins>
    </w:p>
    <w:p w14:paraId="57008867" w14:textId="77777777" w:rsidR="00752697" w:rsidRPr="000F1963" w:rsidRDefault="00752697" w:rsidP="00752697">
      <w:pPr>
        <w:pStyle w:val="Paragrafoelenco"/>
        <w:numPr>
          <w:ilvl w:val="0"/>
          <w:numId w:val="468"/>
        </w:numPr>
        <w:spacing w:after="120" w:line="276" w:lineRule="auto"/>
        <w:ind w:left="357" w:hanging="357"/>
        <w:jc w:val="both"/>
        <w:rPr>
          <w:ins w:id="28657" w:author="Visone Rossana (GSE)" w:date="2025-10-20T16:33:00Z" w16du:dateUtc="2025-10-20T14:33:00Z"/>
          <w:rFonts w:ascii="Calibri" w:hAnsi="Calibri" w:cs="Calibri"/>
          <w:sz w:val="22"/>
          <w:szCs w:val="22"/>
        </w:rPr>
      </w:pPr>
      <w:ins w:id="28658" w:author="Visone Rossana (GSE)" w:date="2025-10-20T16:33:00Z" w16du:dateUtc="2025-10-20T14:33:00Z">
        <w:r w:rsidRPr="000F1963">
          <w:rPr>
            <w:rFonts w:ascii="Calibri" w:hAnsi="Calibri" w:cs="Calibri"/>
            <w:sz w:val="22"/>
            <w:szCs w:val="22"/>
          </w:rPr>
          <w:t xml:space="preserve">le Amministrazioni Pubbliche; </w:t>
        </w:r>
      </w:ins>
    </w:p>
    <w:p w14:paraId="4A7DBCF2" w14:textId="77777777" w:rsidR="00752697" w:rsidRPr="000F1963" w:rsidRDefault="00752697" w:rsidP="00752697">
      <w:pPr>
        <w:pStyle w:val="Paragrafoelenco"/>
        <w:numPr>
          <w:ilvl w:val="0"/>
          <w:numId w:val="468"/>
        </w:numPr>
        <w:spacing w:after="120" w:line="276" w:lineRule="auto"/>
        <w:jc w:val="both"/>
        <w:rPr>
          <w:ins w:id="28659" w:author="Visone Rossana (GSE)" w:date="2025-10-20T16:33:00Z" w16du:dateUtc="2025-10-20T14:33:00Z"/>
          <w:rFonts w:ascii="Calibri" w:hAnsi="Calibri" w:cs="Calibri"/>
          <w:sz w:val="22"/>
          <w:szCs w:val="22"/>
        </w:rPr>
      </w:pPr>
      <w:ins w:id="28660" w:author="Visone Rossana (GSE)" w:date="2025-10-20T16:33:00Z" w16du:dateUtc="2025-10-20T14:33:00Z">
        <w:r w:rsidRPr="000F1963">
          <w:rPr>
            <w:rFonts w:ascii="Calibri" w:hAnsi="Calibri" w:cs="Calibri"/>
            <w:sz w:val="22"/>
            <w:szCs w:val="22"/>
          </w:rPr>
          <w:t xml:space="preserve">gli Enti del Terzo Settore (ETS);  </w:t>
        </w:r>
      </w:ins>
    </w:p>
    <w:p w14:paraId="54C66E79" w14:textId="77777777" w:rsidR="00752697" w:rsidRPr="000F1963" w:rsidRDefault="00752697" w:rsidP="00752697">
      <w:pPr>
        <w:pStyle w:val="Paragrafoelenco"/>
        <w:numPr>
          <w:ilvl w:val="0"/>
          <w:numId w:val="468"/>
        </w:numPr>
        <w:spacing w:after="120" w:line="276" w:lineRule="auto"/>
        <w:jc w:val="both"/>
        <w:rPr>
          <w:ins w:id="28661" w:author="Visone Rossana (GSE)" w:date="2025-10-20T16:33:00Z" w16du:dateUtc="2025-10-20T14:33:00Z"/>
          <w:rFonts w:ascii="Calibri" w:hAnsi="Calibri" w:cs="Calibri"/>
          <w:sz w:val="22"/>
          <w:szCs w:val="22"/>
        </w:rPr>
      </w:pPr>
      <w:ins w:id="28662" w:author="Visone Rossana (GSE)" w:date="2025-10-20T16:33:00Z" w16du:dateUtc="2025-10-20T14:33:00Z">
        <w:r w:rsidRPr="000F1963">
          <w:rPr>
            <w:rFonts w:ascii="Calibri" w:hAnsi="Calibri" w:cs="Calibri"/>
            <w:sz w:val="22"/>
            <w:szCs w:val="22"/>
          </w:rPr>
          <w:t>i soggetti privati, per interventi eseguiti su edifici/unità immobiliari appartenenti all’ambito residenziale e terziario.</w:t>
        </w:r>
      </w:ins>
    </w:p>
    <w:p w14:paraId="5B88FAA3" w14:textId="130966E3" w:rsidR="00752697" w:rsidRPr="000F1963" w:rsidDel="00C34F30" w:rsidRDefault="00752697">
      <w:pPr>
        <w:numPr>
          <w:ilvl w:val="0"/>
          <w:numId w:val="292"/>
        </w:numPr>
        <w:spacing w:line="276" w:lineRule="auto"/>
        <w:contextualSpacing/>
        <w:jc w:val="both"/>
        <w:rPr>
          <w:ins w:id="28663" w:author="Visone Rossana (GSE)" w:date="2025-10-20T16:33:00Z" w16du:dateUtc="2025-10-20T14:33:00Z"/>
          <w:del w:id="28664" w:author="Visone Rossana (GSE)" w:date="2025-10-21T18:46:00Z" w16du:dateUtc="2025-10-21T16:46:00Z"/>
          <w:sz w:val="22"/>
          <w:szCs w:val="22"/>
          <w:highlight w:val="yellow"/>
        </w:rPr>
        <w:pPrChange w:id="28665" w:author="Visone Rossana (GSE)" w:date="2025-10-23T10:16:00Z" w16du:dateUtc="2025-10-23T08:16:00Z">
          <w:pPr>
            <w:numPr>
              <w:numId w:val="579"/>
            </w:numPr>
            <w:spacing w:line="276" w:lineRule="auto"/>
            <w:ind w:left="851" w:hanging="360"/>
            <w:contextualSpacing/>
            <w:jc w:val="both"/>
          </w:pPr>
        </w:pPrChange>
      </w:pPr>
      <w:ins w:id="28666" w:author="Visone Rossana (GSE)" w:date="2025-10-20T16:33:00Z" w16du:dateUtc="2025-10-20T14:33:00Z">
        <w:del w:id="28667" w:author="Visone Rossana (GSE)" w:date="2025-10-21T18:46:00Z" w16du:dateUtc="2025-10-21T16:46:00Z">
          <w:r w:rsidRPr="000F1963" w:rsidDel="00C34F30">
            <w:rPr>
              <w:rFonts w:ascii="Calibri" w:hAnsi="Calibri" w:cs="Calibri"/>
              <w:sz w:val="22"/>
              <w:szCs w:val="22"/>
            </w:rPr>
            <w:delText xml:space="preserve">Per la puntuale ammissibilità al meccanismo incentivante direttamente o tramite le ESCO e gli altri soggetti abilitati si rimanda al paragrafo </w:delText>
          </w:r>
          <w:r w:rsidRPr="000F1963" w:rsidDel="00C34F30">
            <w:rPr>
              <w:rFonts w:ascii="Calibri" w:hAnsi="Calibri" w:cs="Calibri"/>
              <w:sz w:val="22"/>
              <w:szCs w:val="22"/>
              <w:highlight w:val="yellow"/>
            </w:rPr>
            <w:delText>3.5</w:delText>
          </w:r>
          <w:bookmarkStart w:id="28668" w:name="_Toc212462718"/>
          <w:bookmarkEnd w:id="28668"/>
        </w:del>
      </w:ins>
    </w:p>
    <w:p w14:paraId="2DEC82B2" w14:textId="77777777" w:rsidR="00752697" w:rsidRPr="00923DC6" w:rsidRDefault="00752697">
      <w:pPr>
        <w:pStyle w:val="TITOLO20"/>
        <w:numPr>
          <w:ilvl w:val="2"/>
          <w:numId w:val="292"/>
        </w:numPr>
        <w:rPr>
          <w:ins w:id="28669" w:author="Visone Rossana (GSE)" w:date="2025-10-20T16:33:00Z" w16du:dateUtc="2025-10-20T14:33:00Z"/>
        </w:rPr>
        <w:pPrChange w:id="28670" w:author="Visone Rossana (GSE)" w:date="2025-10-23T10:16:00Z" w16du:dateUtc="2025-10-23T08:16:00Z">
          <w:pPr>
            <w:pStyle w:val="TITOLO20"/>
            <w:numPr>
              <w:ilvl w:val="2"/>
              <w:numId w:val="486"/>
            </w:numPr>
            <w:ind w:left="1715" w:hanging="504"/>
          </w:pPr>
        </w:pPrChange>
      </w:pPr>
      <w:bookmarkStart w:id="28671" w:name="_Toc212462719"/>
      <w:ins w:id="28672" w:author="Visone Rossana (GSE)" w:date="2025-10-20T16:33:00Z" w16du:dateUtc="2025-10-20T14:33:00Z">
        <w:r w:rsidRPr="00923DC6">
          <w:t xml:space="preserve">Requisiti tecnici per l’accesso all’incentivo (Allegato </w:t>
        </w:r>
        <w:r w:rsidRPr="000F1963">
          <w:t>I</w:t>
        </w:r>
        <w:r w:rsidRPr="00923DC6">
          <w:t xml:space="preserve"> del Decreto)</w:t>
        </w:r>
        <w:bookmarkEnd w:id="28671"/>
      </w:ins>
    </w:p>
    <w:p w14:paraId="2842442C" w14:textId="77777777" w:rsidR="00666880" w:rsidRPr="00666880" w:rsidRDefault="00666880" w:rsidP="00666880">
      <w:pPr>
        <w:spacing w:after="60"/>
        <w:jc w:val="both"/>
        <w:rPr>
          <w:ins w:id="28673" w:author="Visone Rossana (GSE)" w:date="2025-10-20T16:40:00Z" w16du:dateUtc="2025-10-20T14:40:00Z"/>
          <w:bCs/>
          <w:sz w:val="22"/>
          <w:szCs w:val="22"/>
          <w:rPrChange w:id="28674" w:author="Visone Rossana (GSE)" w:date="2025-10-20T16:40:00Z" w16du:dateUtc="2025-10-20T14:40:00Z">
            <w:rPr>
              <w:ins w:id="28675" w:author="Visone Rossana (GSE)" w:date="2025-10-20T16:40:00Z" w16du:dateUtc="2025-10-20T14:40:00Z"/>
              <w:bCs/>
            </w:rPr>
          </w:rPrChange>
        </w:rPr>
      </w:pPr>
      <w:ins w:id="28676" w:author="Visone Rossana (GSE)" w:date="2025-10-20T16:40:00Z" w16du:dateUtc="2025-10-20T14:40:00Z">
        <w:r w:rsidRPr="00666880">
          <w:rPr>
            <w:bCs/>
            <w:sz w:val="22"/>
            <w:szCs w:val="22"/>
            <w:rPrChange w:id="28677" w:author="Visone Rossana (GSE)" w:date="2025-10-20T16:40:00Z" w16du:dateUtc="2025-10-20T14:40:00Z">
              <w:rPr>
                <w:bCs/>
              </w:rPr>
            </w:rPrChange>
          </w:rPr>
          <w:t>Sono di seguito riportati i requisiti minimi richiesti per l’accesso all’incentivo:</w:t>
        </w:r>
      </w:ins>
    </w:p>
    <w:p w14:paraId="113E0F20" w14:textId="77777777" w:rsidR="00666880" w:rsidRPr="00666880" w:rsidRDefault="00666880" w:rsidP="00666880">
      <w:pPr>
        <w:numPr>
          <w:ilvl w:val="0"/>
          <w:numId w:val="487"/>
        </w:numPr>
        <w:spacing w:after="60" w:line="276" w:lineRule="auto"/>
        <w:ind w:hanging="218"/>
        <w:jc w:val="both"/>
        <w:rPr>
          <w:ins w:id="28678" w:author="Visone Rossana (GSE)" w:date="2025-10-20T16:40:00Z" w16du:dateUtc="2025-10-20T14:40:00Z"/>
          <w:rFonts w:cs="Calibri"/>
          <w:sz w:val="22"/>
          <w:szCs w:val="22"/>
          <w:rPrChange w:id="28679" w:author="Visone Rossana (GSE)" w:date="2025-10-20T16:40:00Z" w16du:dateUtc="2025-10-20T14:40:00Z">
            <w:rPr>
              <w:ins w:id="28680" w:author="Visone Rossana (GSE)" w:date="2025-10-20T16:40:00Z" w16du:dateUtc="2025-10-20T14:40:00Z"/>
              <w:rFonts w:cs="Calibri"/>
            </w:rPr>
          </w:rPrChange>
        </w:rPr>
      </w:pPr>
      <w:ins w:id="28681" w:author="Visone Rossana (GSE)" w:date="2025-10-20T16:40:00Z" w16du:dateUtc="2025-10-20T14:40:00Z">
        <w:r w:rsidRPr="00666880">
          <w:rPr>
            <w:rFonts w:cs="Calibri"/>
            <w:sz w:val="22"/>
            <w:szCs w:val="22"/>
            <w:rPrChange w:id="28682" w:author="Visone Rossana (GSE)" w:date="2025-10-20T16:40:00Z" w16du:dateUtc="2025-10-20T14:40:00Z">
              <w:rPr>
                <w:rFonts w:cs="Calibri"/>
              </w:rPr>
            </w:rPrChange>
          </w:rPr>
          <w:t xml:space="preserve">i collettori solari sono in possesso della certificazione </w:t>
        </w:r>
        <w:r w:rsidRPr="00666880">
          <w:rPr>
            <w:rFonts w:cs="Calibri"/>
            <w:i/>
            <w:sz w:val="22"/>
            <w:szCs w:val="22"/>
            <w:rPrChange w:id="28683" w:author="Visone Rossana (GSE)" w:date="2025-10-20T16:40:00Z" w16du:dateUtc="2025-10-20T14:40:00Z">
              <w:rPr>
                <w:rFonts w:cs="Calibri"/>
                <w:i/>
              </w:rPr>
            </w:rPrChange>
          </w:rPr>
          <w:t>Solar Keymark</w:t>
        </w:r>
        <w:r w:rsidRPr="00666880">
          <w:rPr>
            <w:rFonts w:cs="Calibri"/>
            <w:sz w:val="22"/>
            <w:szCs w:val="22"/>
            <w:rPrChange w:id="28684" w:author="Visone Rossana (GSE)" w:date="2025-10-20T16:40:00Z" w16du:dateUtc="2025-10-20T14:40:00Z">
              <w:rPr>
                <w:rFonts w:cs="Calibri"/>
              </w:rPr>
            </w:rPrChange>
          </w:rPr>
          <w:t>;</w:t>
        </w:r>
      </w:ins>
    </w:p>
    <w:p w14:paraId="14D6E883" w14:textId="77777777" w:rsidR="00666880" w:rsidRPr="00666880" w:rsidRDefault="00666880" w:rsidP="00666880">
      <w:pPr>
        <w:numPr>
          <w:ilvl w:val="0"/>
          <w:numId w:val="487"/>
        </w:numPr>
        <w:spacing w:after="60" w:line="276" w:lineRule="auto"/>
        <w:ind w:hanging="218"/>
        <w:jc w:val="both"/>
        <w:rPr>
          <w:ins w:id="28685" w:author="Visone Rossana (GSE)" w:date="2025-10-20T16:40:00Z" w16du:dateUtc="2025-10-20T14:40:00Z"/>
          <w:rFonts w:cs="Calibri"/>
          <w:sz w:val="22"/>
          <w:szCs w:val="22"/>
          <w:rPrChange w:id="28686" w:author="Visone Rossana (GSE)" w:date="2025-10-20T16:40:00Z" w16du:dateUtc="2025-10-20T14:40:00Z">
            <w:rPr>
              <w:ins w:id="28687" w:author="Visone Rossana (GSE)" w:date="2025-10-20T16:40:00Z" w16du:dateUtc="2025-10-20T14:40:00Z"/>
              <w:rFonts w:cs="Calibri"/>
            </w:rPr>
          </w:rPrChange>
        </w:rPr>
      </w:pPr>
      <w:ins w:id="28688" w:author="Visone Rossana (GSE)" w:date="2025-10-20T16:40:00Z" w16du:dateUtc="2025-10-20T14:40:00Z">
        <w:r w:rsidRPr="00666880">
          <w:rPr>
            <w:rFonts w:cs="Calibri"/>
            <w:sz w:val="22"/>
            <w:szCs w:val="22"/>
            <w:rPrChange w:id="28689" w:author="Visone Rossana (GSE)" w:date="2025-10-20T16:40:00Z" w16du:dateUtc="2025-10-20T14:40:00Z">
              <w:rPr>
                <w:rFonts w:cs="Calibri"/>
              </w:rPr>
            </w:rPrChange>
          </w:rPr>
          <w:t xml:space="preserve">in alternativa, per gli impianti solari termici prefabbricati del tipo </w:t>
        </w:r>
        <w:r w:rsidRPr="00666880">
          <w:rPr>
            <w:rFonts w:cs="Calibri"/>
            <w:i/>
            <w:sz w:val="22"/>
            <w:szCs w:val="22"/>
            <w:rPrChange w:id="28690" w:author="Visone Rossana (GSE)" w:date="2025-10-20T16:40:00Z" w16du:dateUtc="2025-10-20T14:40:00Z">
              <w:rPr>
                <w:rFonts w:cs="Calibri"/>
                <w:i/>
              </w:rPr>
            </w:rPrChange>
          </w:rPr>
          <w:t>factory made</w:t>
        </w:r>
        <w:r w:rsidRPr="00666880">
          <w:rPr>
            <w:rFonts w:cs="Calibri"/>
            <w:sz w:val="22"/>
            <w:szCs w:val="22"/>
            <w:rPrChange w:id="28691" w:author="Visone Rossana (GSE)" w:date="2025-10-20T16:40:00Z" w16du:dateUtc="2025-10-20T14:40:00Z">
              <w:rPr>
                <w:rFonts w:cs="Calibri"/>
              </w:rPr>
            </w:rPrChange>
          </w:rPr>
          <w:t xml:space="preserve">, la certificazione prevista al punto i. relativa al solo collettore può essere sostituita dalla certificazione </w:t>
        </w:r>
        <w:r w:rsidRPr="00666880">
          <w:rPr>
            <w:rFonts w:cs="Calibri"/>
            <w:i/>
            <w:sz w:val="22"/>
            <w:szCs w:val="22"/>
            <w:rPrChange w:id="28692" w:author="Visone Rossana (GSE)" w:date="2025-10-20T16:40:00Z" w16du:dateUtc="2025-10-20T14:40:00Z">
              <w:rPr>
                <w:rFonts w:cs="Calibri"/>
                <w:i/>
              </w:rPr>
            </w:rPrChange>
          </w:rPr>
          <w:t>Solar Keymark</w:t>
        </w:r>
        <w:r w:rsidRPr="00666880">
          <w:rPr>
            <w:rFonts w:cs="Calibri"/>
            <w:sz w:val="22"/>
            <w:szCs w:val="22"/>
            <w:rPrChange w:id="28693" w:author="Visone Rossana (GSE)" w:date="2025-10-20T16:40:00Z" w16du:dateUtc="2025-10-20T14:40:00Z">
              <w:rPr>
                <w:rFonts w:cs="Calibri"/>
              </w:rPr>
            </w:rPrChange>
          </w:rPr>
          <w:t xml:space="preserve"> relativa al sistema;</w:t>
        </w:r>
      </w:ins>
    </w:p>
    <w:p w14:paraId="13A2B1AD" w14:textId="77777777" w:rsidR="00666880" w:rsidRPr="00666880" w:rsidRDefault="00666880" w:rsidP="00666880">
      <w:pPr>
        <w:numPr>
          <w:ilvl w:val="0"/>
          <w:numId w:val="487"/>
        </w:numPr>
        <w:spacing w:after="60" w:line="276" w:lineRule="auto"/>
        <w:ind w:hanging="218"/>
        <w:jc w:val="both"/>
        <w:rPr>
          <w:ins w:id="28694" w:author="Visone Rossana (GSE)" w:date="2025-10-20T16:40:00Z" w16du:dateUtc="2025-10-20T14:40:00Z"/>
          <w:rFonts w:cs="Calibri"/>
          <w:sz w:val="22"/>
          <w:szCs w:val="22"/>
          <w:rPrChange w:id="28695" w:author="Visone Rossana (GSE)" w:date="2025-10-20T16:40:00Z" w16du:dateUtc="2025-10-20T14:40:00Z">
            <w:rPr>
              <w:ins w:id="28696" w:author="Visone Rossana (GSE)" w:date="2025-10-20T16:40:00Z" w16du:dateUtc="2025-10-20T14:40:00Z"/>
              <w:rFonts w:cs="Calibri"/>
            </w:rPr>
          </w:rPrChange>
        </w:rPr>
      </w:pPr>
      <w:ins w:id="28697" w:author="Visone Rossana (GSE)" w:date="2025-10-20T16:40:00Z" w16du:dateUtc="2025-10-20T14:40:00Z">
        <w:r w:rsidRPr="00666880">
          <w:rPr>
            <w:rFonts w:cs="Calibri"/>
            <w:sz w:val="22"/>
            <w:szCs w:val="22"/>
            <w:rPrChange w:id="28698" w:author="Visone Rossana (GSE)" w:date="2025-10-20T16:40:00Z" w16du:dateUtc="2025-10-20T14:40:00Z">
              <w:rPr>
                <w:rFonts w:cs="Calibri"/>
              </w:rPr>
            </w:rPrChange>
          </w:rPr>
          <w:t>i collettori solari hanno valori di producibilità specifica, espressa in termini di energia solare annua prodotta per unità di superficie lorda A</w:t>
        </w:r>
        <w:r w:rsidRPr="00666880">
          <w:rPr>
            <w:rFonts w:cs="Calibri"/>
            <w:sz w:val="22"/>
            <w:szCs w:val="22"/>
            <w:vertAlign w:val="subscript"/>
            <w:rPrChange w:id="28699" w:author="Visone Rossana (GSE)" w:date="2025-10-20T16:40:00Z" w16du:dateUtc="2025-10-20T14:40:00Z">
              <w:rPr>
                <w:rFonts w:cs="Calibri"/>
                <w:vertAlign w:val="subscript"/>
              </w:rPr>
            </w:rPrChange>
          </w:rPr>
          <w:t>G</w:t>
        </w:r>
        <w:r w:rsidRPr="00666880">
          <w:rPr>
            <w:rFonts w:cs="Calibri"/>
            <w:sz w:val="22"/>
            <w:szCs w:val="22"/>
            <w:rPrChange w:id="28700" w:author="Visone Rossana (GSE)" w:date="2025-10-20T16:40:00Z" w16du:dateUtc="2025-10-20T14:40:00Z">
              <w:rPr>
                <w:rFonts w:cs="Calibri"/>
              </w:rPr>
            </w:rPrChange>
          </w:rPr>
          <w:t xml:space="preserve">, o di superficie degli specchi primari per i collettori lineari di Fresnel, e calcolata a partire dal dato contenuto nella certificazione </w:t>
        </w:r>
        <w:r w:rsidRPr="00666880">
          <w:rPr>
            <w:rFonts w:cs="Calibri"/>
            <w:i/>
            <w:sz w:val="22"/>
            <w:szCs w:val="22"/>
            <w:rPrChange w:id="28701" w:author="Visone Rossana (GSE)" w:date="2025-10-20T16:40:00Z" w16du:dateUtc="2025-10-20T14:40:00Z">
              <w:rPr>
                <w:rFonts w:cs="Calibri"/>
                <w:i/>
              </w:rPr>
            </w:rPrChange>
          </w:rPr>
          <w:t>Solar Keymark</w:t>
        </w:r>
        <w:r w:rsidRPr="00666880">
          <w:rPr>
            <w:rFonts w:cs="Calibri"/>
            <w:sz w:val="22"/>
            <w:szCs w:val="22"/>
            <w:rPrChange w:id="28702" w:author="Visone Rossana (GSE)" w:date="2025-10-20T16:40:00Z" w16du:dateUtc="2025-10-20T14:40:00Z">
              <w:rPr>
                <w:rFonts w:cs="Calibri"/>
              </w:rPr>
            </w:rPrChange>
          </w:rPr>
          <w:t xml:space="preserve"> (o equivalentemente nell’attestazione rilasciata da ENEA per i collettori a concentrazione) per una temperatura media di funzionamento di 50°C, superiori ai seguenti valori minimi:</w:t>
        </w:r>
      </w:ins>
    </w:p>
    <w:p w14:paraId="6386E348" w14:textId="77777777" w:rsidR="00666880" w:rsidRPr="00666880" w:rsidRDefault="00666880" w:rsidP="00666880">
      <w:pPr>
        <w:numPr>
          <w:ilvl w:val="0"/>
          <w:numId w:val="488"/>
        </w:numPr>
        <w:autoSpaceDE w:val="0"/>
        <w:autoSpaceDN w:val="0"/>
        <w:adjustRightInd w:val="0"/>
        <w:spacing w:after="60" w:line="276" w:lineRule="auto"/>
        <w:jc w:val="both"/>
        <w:rPr>
          <w:ins w:id="28703" w:author="Visone Rossana (GSE)" w:date="2025-10-20T16:40:00Z" w16du:dateUtc="2025-10-20T14:40:00Z"/>
          <w:rFonts w:cs="Calibri"/>
          <w:sz w:val="22"/>
          <w:szCs w:val="22"/>
          <w:rPrChange w:id="28704" w:author="Visone Rossana (GSE)" w:date="2025-10-20T16:40:00Z" w16du:dateUtc="2025-10-20T14:40:00Z">
            <w:rPr>
              <w:ins w:id="28705" w:author="Visone Rossana (GSE)" w:date="2025-10-20T16:40:00Z" w16du:dateUtc="2025-10-20T14:40:00Z"/>
              <w:rFonts w:cs="Calibri"/>
            </w:rPr>
          </w:rPrChange>
        </w:rPr>
      </w:pPr>
      <w:ins w:id="28706" w:author="Visone Rossana (GSE)" w:date="2025-10-20T16:40:00Z" w16du:dateUtc="2025-10-20T14:40:00Z">
        <w:r w:rsidRPr="00666880">
          <w:rPr>
            <w:rFonts w:cs="Calibri"/>
            <w:sz w:val="22"/>
            <w:szCs w:val="22"/>
            <w:rPrChange w:id="28707" w:author="Visone Rossana (GSE)" w:date="2025-10-20T16:40:00Z" w16du:dateUtc="2025-10-20T14:40:00Z">
              <w:rPr>
                <w:rFonts w:cs="Calibri"/>
              </w:rPr>
            </w:rPrChange>
          </w:rPr>
          <w:t>nel caso di collettori piani: maggiore di 300 kWht/m² anno, con riferimento alla località Würzburg;</w:t>
        </w:r>
      </w:ins>
    </w:p>
    <w:p w14:paraId="48CA2C27" w14:textId="77777777" w:rsidR="00666880" w:rsidRPr="00666880" w:rsidRDefault="00666880" w:rsidP="00666880">
      <w:pPr>
        <w:numPr>
          <w:ilvl w:val="0"/>
          <w:numId w:val="488"/>
        </w:numPr>
        <w:autoSpaceDE w:val="0"/>
        <w:autoSpaceDN w:val="0"/>
        <w:adjustRightInd w:val="0"/>
        <w:spacing w:after="60" w:line="276" w:lineRule="auto"/>
        <w:jc w:val="both"/>
        <w:rPr>
          <w:ins w:id="28708" w:author="Visone Rossana (GSE)" w:date="2025-10-20T16:40:00Z" w16du:dateUtc="2025-10-20T14:40:00Z"/>
          <w:rFonts w:cs="Calibri"/>
          <w:sz w:val="22"/>
          <w:szCs w:val="22"/>
          <w:rPrChange w:id="28709" w:author="Visone Rossana (GSE)" w:date="2025-10-20T16:40:00Z" w16du:dateUtc="2025-10-20T14:40:00Z">
            <w:rPr>
              <w:ins w:id="28710" w:author="Visone Rossana (GSE)" w:date="2025-10-20T16:40:00Z" w16du:dateUtc="2025-10-20T14:40:00Z"/>
              <w:rFonts w:cs="Calibri"/>
            </w:rPr>
          </w:rPrChange>
        </w:rPr>
      </w:pPr>
      <w:ins w:id="28711" w:author="Visone Rossana (GSE)" w:date="2025-10-20T16:40:00Z" w16du:dateUtc="2025-10-20T14:40:00Z">
        <w:r w:rsidRPr="00666880">
          <w:rPr>
            <w:rFonts w:cs="Calibri"/>
            <w:sz w:val="22"/>
            <w:szCs w:val="22"/>
            <w:rPrChange w:id="28712" w:author="Visone Rossana (GSE)" w:date="2025-10-20T16:40:00Z" w16du:dateUtc="2025-10-20T14:40:00Z">
              <w:rPr>
                <w:rFonts w:cs="Calibri"/>
              </w:rPr>
            </w:rPrChange>
          </w:rPr>
          <w:t>nel caso di collettori sottovuoto e collettori a tubi evacuati: maggiore di 400 kWht/m² anno, con riferimento alla località Würzburg;</w:t>
        </w:r>
      </w:ins>
    </w:p>
    <w:p w14:paraId="0F0CBCB2" w14:textId="77777777" w:rsidR="00666880" w:rsidRPr="00666880" w:rsidRDefault="00666880" w:rsidP="00666880">
      <w:pPr>
        <w:numPr>
          <w:ilvl w:val="0"/>
          <w:numId w:val="488"/>
        </w:numPr>
        <w:autoSpaceDE w:val="0"/>
        <w:autoSpaceDN w:val="0"/>
        <w:adjustRightInd w:val="0"/>
        <w:spacing w:after="60" w:line="276" w:lineRule="auto"/>
        <w:jc w:val="both"/>
        <w:rPr>
          <w:ins w:id="28713" w:author="Visone Rossana (GSE)" w:date="2025-10-20T16:40:00Z" w16du:dateUtc="2025-10-20T14:40:00Z"/>
          <w:rFonts w:cs="Calibri"/>
          <w:sz w:val="22"/>
          <w:szCs w:val="22"/>
          <w:rPrChange w:id="28714" w:author="Visone Rossana (GSE)" w:date="2025-10-20T16:40:00Z" w16du:dateUtc="2025-10-20T14:40:00Z">
            <w:rPr>
              <w:ins w:id="28715" w:author="Visone Rossana (GSE)" w:date="2025-10-20T16:40:00Z" w16du:dateUtc="2025-10-20T14:40:00Z"/>
              <w:rFonts w:cs="Calibri"/>
            </w:rPr>
          </w:rPrChange>
        </w:rPr>
      </w:pPr>
      <w:ins w:id="28716" w:author="Visone Rossana (GSE)" w:date="2025-10-20T16:40:00Z" w16du:dateUtc="2025-10-20T14:40:00Z">
        <w:r w:rsidRPr="00666880">
          <w:rPr>
            <w:rFonts w:cs="Calibri"/>
            <w:sz w:val="22"/>
            <w:szCs w:val="22"/>
            <w:rPrChange w:id="28717" w:author="Visone Rossana (GSE)" w:date="2025-10-20T16:40:00Z" w16du:dateUtc="2025-10-20T14:40:00Z">
              <w:rPr>
                <w:rFonts w:cs="Calibri"/>
              </w:rPr>
            </w:rPrChange>
          </w:rPr>
          <w:lastRenderedPageBreak/>
          <w:t>nel caso di collettori a concentrazione: maggiore di 550 kWht/m²anno, con riferimento alla località Atene;</w:t>
        </w:r>
      </w:ins>
    </w:p>
    <w:p w14:paraId="76AFBB0C" w14:textId="77777777" w:rsidR="00666880" w:rsidRPr="00666880" w:rsidRDefault="00666880" w:rsidP="00666880">
      <w:pPr>
        <w:numPr>
          <w:ilvl w:val="0"/>
          <w:numId w:val="487"/>
        </w:numPr>
        <w:spacing w:after="60" w:line="276" w:lineRule="auto"/>
        <w:ind w:hanging="218"/>
        <w:jc w:val="both"/>
        <w:rPr>
          <w:ins w:id="28718" w:author="Visone Rossana (GSE)" w:date="2025-10-20T16:40:00Z" w16du:dateUtc="2025-10-20T14:40:00Z"/>
          <w:rFonts w:cs="Calibri"/>
          <w:sz w:val="22"/>
          <w:szCs w:val="22"/>
          <w:rPrChange w:id="28719" w:author="Visone Rossana (GSE)" w:date="2025-10-20T16:40:00Z" w16du:dateUtc="2025-10-20T14:40:00Z">
            <w:rPr>
              <w:ins w:id="28720" w:author="Visone Rossana (GSE)" w:date="2025-10-20T16:40:00Z" w16du:dateUtc="2025-10-20T14:40:00Z"/>
              <w:rFonts w:cs="Calibri"/>
            </w:rPr>
          </w:rPrChange>
        </w:rPr>
      </w:pPr>
      <w:ins w:id="28721" w:author="Visone Rossana (GSE)" w:date="2025-10-20T16:40:00Z" w16du:dateUtc="2025-10-20T14:40:00Z">
        <w:r w:rsidRPr="00666880">
          <w:rPr>
            <w:rFonts w:cs="Calibri"/>
            <w:sz w:val="22"/>
            <w:szCs w:val="22"/>
            <w:rPrChange w:id="28722" w:author="Visone Rossana (GSE)" w:date="2025-10-20T16:40:00Z" w16du:dateUtc="2025-10-20T14:40:00Z">
              <w:rPr>
                <w:rFonts w:cs="Calibri"/>
              </w:rPr>
            </w:rPrChange>
          </w:rPr>
          <w:t xml:space="preserve">per gli impianti solari termici prefabbricati del tipo </w:t>
        </w:r>
        <w:r w:rsidRPr="00666880">
          <w:rPr>
            <w:rFonts w:cs="Calibri"/>
            <w:i/>
            <w:sz w:val="22"/>
            <w:szCs w:val="22"/>
            <w:rPrChange w:id="28723" w:author="Visone Rossana (GSE)" w:date="2025-10-20T16:40:00Z" w16du:dateUtc="2025-10-20T14:40:00Z">
              <w:rPr>
                <w:rFonts w:cs="Calibri"/>
                <w:i/>
              </w:rPr>
            </w:rPrChange>
          </w:rPr>
          <w:t>factory made</w:t>
        </w:r>
        <w:r w:rsidRPr="00666880">
          <w:rPr>
            <w:rFonts w:cs="Calibri"/>
            <w:sz w:val="22"/>
            <w:szCs w:val="22"/>
            <w:rPrChange w:id="28724" w:author="Visone Rossana (GSE)" w:date="2025-10-20T16:40:00Z" w16du:dateUtc="2025-10-20T14:40:00Z">
              <w:rPr>
                <w:rFonts w:cs="Calibri"/>
              </w:rPr>
            </w:rPrChange>
          </w:rPr>
          <w:t xml:space="preserve"> per i quali è applicabile solamente la UNI EN 12976, la producibilità specifica, in termini di energia solare annua prodotta Q</w:t>
        </w:r>
        <w:r w:rsidRPr="00666880">
          <w:rPr>
            <w:rFonts w:cs="Calibri"/>
            <w:sz w:val="22"/>
            <w:szCs w:val="22"/>
            <w:vertAlign w:val="subscript"/>
            <w:rPrChange w:id="28725" w:author="Visone Rossana (GSE)" w:date="2025-10-20T16:40:00Z" w16du:dateUtc="2025-10-20T14:40:00Z">
              <w:rPr>
                <w:rFonts w:cs="Calibri"/>
                <w:vertAlign w:val="subscript"/>
              </w:rPr>
            </w:rPrChange>
          </w:rPr>
          <w:t>L</w:t>
        </w:r>
        <w:r w:rsidRPr="00666880">
          <w:rPr>
            <w:rFonts w:cs="Calibri"/>
            <w:sz w:val="22"/>
            <w:szCs w:val="22"/>
            <w:rPrChange w:id="28726" w:author="Visone Rossana (GSE)" w:date="2025-10-20T16:40:00Z" w16du:dateUtc="2025-10-20T14:40:00Z">
              <w:rPr>
                <w:rFonts w:cs="Calibri"/>
              </w:rPr>
            </w:rPrChange>
          </w:rPr>
          <w:t xml:space="preserve"> per unità di superficie di apertura A</w:t>
        </w:r>
        <w:r w:rsidRPr="00666880">
          <w:rPr>
            <w:rFonts w:cs="Calibri"/>
            <w:sz w:val="22"/>
            <w:szCs w:val="22"/>
            <w:vertAlign w:val="subscript"/>
            <w:rPrChange w:id="28727" w:author="Visone Rossana (GSE)" w:date="2025-10-20T16:40:00Z" w16du:dateUtc="2025-10-20T14:40:00Z">
              <w:rPr>
                <w:rFonts w:cs="Calibri"/>
                <w:vertAlign w:val="subscript"/>
              </w:rPr>
            </w:rPrChange>
          </w:rPr>
          <w:t>a</w:t>
        </w:r>
        <w:r w:rsidRPr="00666880">
          <w:rPr>
            <w:rFonts w:cs="Calibri"/>
            <w:sz w:val="22"/>
            <w:szCs w:val="22"/>
            <w:rPrChange w:id="28728" w:author="Visone Rossana (GSE)" w:date="2025-10-20T16:40:00Z" w16du:dateUtc="2025-10-20T14:40:00Z">
              <w:rPr>
                <w:rFonts w:cs="Calibri"/>
              </w:rPr>
            </w:rPrChange>
          </w:rPr>
          <w:t xml:space="preserve">, misurata secondo la norma UNI EN 12976-2 con riferimento al valore di carico giornaliero, fra quelli disponibili, più vicino, in valore assoluto, al volume netto nominale dell’accumulo del sistema solare prefabbricato, e riportata sull’apposito rapporto di prova (test report) redatto da un laboratorio accreditato, in riferimento al dato contenuto nella certificazione </w:t>
        </w:r>
        <w:r w:rsidRPr="00666880">
          <w:rPr>
            <w:rFonts w:cs="Calibri"/>
            <w:i/>
            <w:sz w:val="22"/>
            <w:szCs w:val="22"/>
            <w:rPrChange w:id="28729" w:author="Visone Rossana (GSE)" w:date="2025-10-20T16:40:00Z" w16du:dateUtc="2025-10-20T14:40:00Z">
              <w:rPr>
                <w:rFonts w:cs="Calibri"/>
                <w:i/>
              </w:rPr>
            </w:rPrChange>
          </w:rPr>
          <w:t>Solar Keymark</w:t>
        </w:r>
        <w:r w:rsidRPr="00666880">
          <w:rPr>
            <w:rFonts w:cs="Calibri"/>
            <w:sz w:val="22"/>
            <w:szCs w:val="22"/>
            <w:rPrChange w:id="28730" w:author="Visone Rossana (GSE)" w:date="2025-10-20T16:40:00Z" w16du:dateUtc="2025-10-20T14:40:00Z">
              <w:rPr>
                <w:rFonts w:cs="Calibri"/>
              </w:rPr>
            </w:rPrChange>
          </w:rPr>
          <w:t>, deve rispettare almeno uno dei seguenti valori:</w:t>
        </w:r>
      </w:ins>
    </w:p>
    <w:p w14:paraId="4EA7B903" w14:textId="77777777" w:rsidR="00666880" w:rsidRPr="00666880" w:rsidRDefault="00666880" w:rsidP="00666880">
      <w:pPr>
        <w:numPr>
          <w:ilvl w:val="0"/>
          <w:numId w:val="488"/>
        </w:numPr>
        <w:autoSpaceDE w:val="0"/>
        <w:autoSpaceDN w:val="0"/>
        <w:adjustRightInd w:val="0"/>
        <w:spacing w:after="60" w:line="276" w:lineRule="auto"/>
        <w:jc w:val="both"/>
        <w:rPr>
          <w:ins w:id="28731" w:author="Visone Rossana (GSE)" w:date="2025-10-20T16:40:00Z" w16du:dateUtc="2025-10-20T14:40:00Z"/>
          <w:rFonts w:cs="Calibri"/>
          <w:sz w:val="22"/>
          <w:szCs w:val="22"/>
          <w:rPrChange w:id="28732" w:author="Visone Rossana (GSE)" w:date="2025-10-20T16:40:00Z" w16du:dateUtc="2025-10-20T14:40:00Z">
            <w:rPr>
              <w:ins w:id="28733" w:author="Visone Rossana (GSE)" w:date="2025-10-20T16:40:00Z" w16du:dateUtc="2025-10-20T14:40:00Z"/>
              <w:rFonts w:cs="Calibri"/>
            </w:rPr>
          </w:rPrChange>
        </w:rPr>
      </w:pPr>
      <w:ins w:id="28734" w:author="Visone Rossana (GSE)" w:date="2025-10-20T16:40:00Z" w16du:dateUtc="2025-10-20T14:40:00Z">
        <w:r w:rsidRPr="00666880">
          <w:rPr>
            <w:rFonts w:cs="Calibri"/>
            <w:sz w:val="22"/>
            <w:szCs w:val="22"/>
            <w:rPrChange w:id="28735" w:author="Visone Rossana (GSE)" w:date="2025-10-20T16:40:00Z" w16du:dateUtc="2025-10-20T14:40:00Z">
              <w:rPr>
                <w:rFonts w:cs="Calibri"/>
              </w:rPr>
            </w:rPrChange>
          </w:rPr>
          <w:t>maggiore di 400 kWht/m² anno, con riferimento alla località Würzburg;</w:t>
        </w:r>
      </w:ins>
    </w:p>
    <w:p w14:paraId="13719976" w14:textId="77777777" w:rsidR="00666880" w:rsidRPr="00666880" w:rsidRDefault="00666880" w:rsidP="00666880">
      <w:pPr>
        <w:numPr>
          <w:ilvl w:val="0"/>
          <w:numId w:val="487"/>
        </w:numPr>
        <w:spacing w:after="60" w:line="276" w:lineRule="auto"/>
        <w:ind w:hanging="218"/>
        <w:jc w:val="both"/>
        <w:rPr>
          <w:ins w:id="28736" w:author="Visone Rossana (GSE)" w:date="2025-10-20T16:40:00Z" w16du:dateUtc="2025-10-20T14:40:00Z"/>
          <w:rFonts w:cs="Calibri"/>
          <w:sz w:val="22"/>
          <w:szCs w:val="22"/>
          <w:rPrChange w:id="28737" w:author="Visone Rossana (GSE)" w:date="2025-10-20T16:40:00Z" w16du:dateUtc="2025-10-20T14:40:00Z">
            <w:rPr>
              <w:ins w:id="28738" w:author="Visone Rossana (GSE)" w:date="2025-10-20T16:40:00Z" w16du:dateUtc="2025-10-20T14:40:00Z"/>
              <w:rFonts w:cs="Calibri"/>
            </w:rPr>
          </w:rPrChange>
        </w:rPr>
      </w:pPr>
      <w:ins w:id="28739" w:author="Visone Rossana (GSE)" w:date="2025-10-20T16:40:00Z" w16du:dateUtc="2025-10-20T14:40:00Z">
        <w:r w:rsidRPr="00666880">
          <w:rPr>
            <w:rFonts w:cs="Calibri"/>
            <w:sz w:val="22"/>
            <w:szCs w:val="22"/>
            <w:rPrChange w:id="28740" w:author="Visone Rossana (GSE)" w:date="2025-10-20T16:40:00Z" w16du:dateUtc="2025-10-20T14:40:00Z">
              <w:rPr>
                <w:rFonts w:cs="Calibri"/>
              </w:rPr>
            </w:rPrChange>
          </w:rPr>
          <w:t xml:space="preserve">per i collettori solari a concentrazione per i quali non è possibile l’ottenimento della certificazione </w:t>
        </w:r>
        <w:r w:rsidRPr="00666880">
          <w:rPr>
            <w:rFonts w:cs="Calibri"/>
            <w:i/>
            <w:sz w:val="22"/>
            <w:szCs w:val="22"/>
            <w:rPrChange w:id="28741" w:author="Visone Rossana (GSE)" w:date="2025-10-20T16:40:00Z" w16du:dateUtc="2025-10-20T14:40:00Z">
              <w:rPr>
                <w:rFonts w:cs="Calibri"/>
                <w:i/>
              </w:rPr>
            </w:rPrChange>
          </w:rPr>
          <w:t>Solar Keymark</w:t>
        </w:r>
        <w:r w:rsidRPr="00666880">
          <w:rPr>
            <w:rFonts w:cs="Calibri"/>
            <w:sz w:val="22"/>
            <w:szCs w:val="22"/>
            <w:rPrChange w:id="28742" w:author="Visone Rossana (GSE)" w:date="2025-10-20T16:40:00Z" w16du:dateUtc="2025-10-20T14:40:00Z">
              <w:rPr>
                <w:rFonts w:cs="Calibri"/>
              </w:rPr>
            </w:rPrChange>
          </w:rPr>
          <w:t>, questa è sostituita da un’approvazione tecnica rilasciata dall’ENEA;</w:t>
        </w:r>
      </w:ins>
    </w:p>
    <w:p w14:paraId="0818F087" w14:textId="77777777" w:rsidR="00666880" w:rsidRPr="00666880" w:rsidRDefault="00666880" w:rsidP="00666880">
      <w:pPr>
        <w:numPr>
          <w:ilvl w:val="0"/>
          <w:numId w:val="487"/>
        </w:numPr>
        <w:spacing w:after="60" w:line="276" w:lineRule="auto"/>
        <w:ind w:hanging="218"/>
        <w:jc w:val="both"/>
        <w:rPr>
          <w:ins w:id="28743" w:author="Visone Rossana (GSE)" w:date="2025-10-20T16:40:00Z" w16du:dateUtc="2025-10-20T14:40:00Z"/>
          <w:rFonts w:cs="Calibri"/>
          <w:sz w:val="22"/>
          <w:szCs w:val="22"/>
          <w:rPrChange w:id="28744" w:author="Visone Rossana (GSE)" w:date="2025-10-20T16:40:00Z" w16du:dateUtc="2025-10-20T14:40:00Z">
            <w:rPr>
              <w:ins w:id="28745" w:author="Visone Rossana (GSE)" w:date="2025-10-20T16:40:00Z" w16du:dateUtc="2025-10-20T14:40:00Z"/>
              <w:rFonts w:cs="Calibri"/>
            </w:rPr>
          </w:rPrChange>
        </w:rPr>
      </w:pPr>
      <w:ins w:id="28746" w:author="Visone Rossana (GSE)" w:date="2025-10-20T16:40:00Z" w16du:dateUtc="2025-10-20T14:40:00Z">
        <w:r w:rsidRPr="00666880">
          <w:rPr>
            <w:rFonts w:cs="Calibri"/>
            <w:sz w:val="22"/>
            <w:szCs w:val="22"/>
            <w:rPrChange w:id="28747" w:author="Visone Rossana (GSE)" w:date="2025-10-20T16:40:00Z" w16du:dateUtc="2025-10-20T14:40:00Z">
              <w:rPr>
                <w:rFonts w:cs="Calibri"/>
              </w:rPr>
            </w:rPrChange>
          </w:rPr>
          <w:t>la garanzia dei collettori solari e dei bollitori di almeno 5 anni</w:t>
        </w:r>
        <w:r w:rsidRPr="00666880">
          <w:rPr>
            <w:rFonts w:cs="Calibri"/>
            <w:sz w:val="22"/>
            <w:szCs w:val="22"/>
            <w:vertAlign w:val="superscript"/>
            <w:rPrChange w:id="28748" w:author="Visone Rossana (GSE)" w:date="2025-10-20T16:40:00Z" w16du:dateUtc="2025-10-20T14:40:00Z">
              <w:rPr>
                <w:rFonts w:cs="Calibri"/>
                <w:vertAlign w:val="superscript"/>
              </w:rPr>
            </w:rPrChange>
          </w:rPr>
          <w:footnoteReference w:id="33"/>
        </w:r>
        <w:r w:rsidRPr="00666880">
          <w:rPr>
            <w:rFonts w:cs="Calibri"/>
            <w:sz w:val="22"/>
            <w:szCs w:val="22"/>
            <w:rPrChange w:id="28751" w:author="Visone Rossana (GSE)" w:date="2025-10-20T16:40:00Z" w16du:dateUtc="2025-10-20T14:40:00Z">
              <w:rPr>
                <w:rFonts w:cs="Calibri"/>
              </w:rPr>
            </w:rPrChange>
          </w:rPr>
          <w:t>; i</w:t>
        </w:r>
        <w:r w:rsidRPr="00666880">
          <w:rPr>
            <w:rFonts w:cstheme="minorHAnsi"/>
            <w:sz w:val="22"/>
            <w:szCs w:val="22"/>
            <w:rPrChange w:id="28752" w:author="Visone Rossana (GSE)" w:date="2025-10-20T16:40:00Z" w16du:dateUtc="2025-10-20T14:40:00Z">
              <w:rPr>
                <w:rFonts w:cstheme="minorHAnsi"/>
              </w:rPr>
            </w:rPrChange>
          </w:rPr>
          <w:t>n caso di installazione di collettori solari termici per la produzione di calore in processi industriali, artigianali, agricoli (coltivazione/allevamento) o per il riscaldamento di piscine, per cui risulti essere non necessario un sistema di accumulo termico (bollitore), i requisiti relativi alla garanzia di tale componente vengono meno. La richiesta di concessione degli incentivi dovrà essere corredata da una relazione tecnica, indipendentemente dalla taglia del nuovo campo solare installato, che giustifichi la non indispensabilità del sistema di accumulo termico, specificando, anche attraverso elaborati grafici e schemi a blocchi dell’impianto, le caratteristiche tecniche del processo e dell’impianto</w:t>
        </w:r>
        <w:r w:rsidRPr="00666880">
          <w:rPr>
            <w:rFonts w:cs="Arial"/>
            <w:sz w:val="22"/>
            <w:szCs w:val="22"/>
            <w:rPrChange w:id="28753" w:author="Visone Rossana (GSE)" w:date="2025-10-20T16:40:00Z" w16du:dateUtc="2025-10-20T14:40:00Z">
              <w:rPr>
                <w:rFonts w:cs="Arial"/>
              </w:rPr>
            </w:rPrChange>
          </w:rPr>
          <w:t>;</w:t>
        </w:r>
      </w:ins>
    </w:p>
    <w:p w14:paraId="3FD02869" w14:textId="77777777" w:rsidR="00666880" w:rsidRPr="00666880" w:rsidRDefault="00666880" w:rsidP="00666880">
      <w:pPr>
        <w:numPr>
          <w:ilvl w:val="0"/>
          <w:numId w:val="487"/>
        </w:numPr>
        <w:spacing w:after="60" w:line="276" w:lineRule="auto"/>
        <w:ind w:hanging="218"/>
        <w:jc w:val="both"/>
        <w:rPr>
          <w:ins w:id="28754" w:author="Visone Rossana (GSE)" w:date="2025-10-20T16:40:00Z" w16du:dateUtc="2025-10-20T14:40:00Z"/>
          <w:rFonts w:cs="Calibri"/>
          <w:sz w:val="22"/>
          <w:szCs w:val="22"/>
          <w:rPrChange w:id="28755" w:author="Visone Rossana (GSE)" w:date="2025-10-20T16:40:00Z" w16du:dateUtc="2025-10-20T14:40:00Z">
            <w:rPr>
              <w:ins w:id="28756" w:author="Visone Rossana (GSE)" w:date="2025-10-20T16:40:00Z" w16du:dateUtc="2025-10-20T14:40:00Z"/>
              <w:rFonts w:cs="Calibri"/>
            </w:rPr>
          </w:rPrChange>
        </w:rPr>
      </w:pPr>
      <w:ins w:id="28757" w:author="Visone Rossana (GSE)" w:date="2025-10-20T16:40:00Z" w16du:dateUtc="2025-10-20T14:40:00Z">
        <w:r w:rsidRPr="00666880">
          <w:rPr>
            <w:rFonts w:cs="Calibri"/>
            <w:sz w:val="22"/>
            <w:szCs w:val="22"/>
            <w:rPrChange w:id="28758" w:author="Visone Rossana (GSE)" w:date="2025-10-20T16:40:00Z" w16du:dateUtc="2025-10-20T14:40:00Z">
              <w:rPr>
                <w:rFonts w:cs="Calibri"/>
              </w:rPr>
            </w:rPrChange>
          </w:rPr>
          <w:t>la garanzia degli accessori e dei componenti elettrici/elettronici di almeno 2 anni;</w:t>
        </w:r>
      </w:ins>
    </w:p>
    <w:p w14:paraId="2FAB14EB" w14:textId="77777777" w:rsidR="00666880" w:rsidRPr="00666880" w:rsidRDefault="00666880" w:rsidP="00666880">
      <w:pPr>
        <w:numPr>
          <w:ilvl w:val="0"/>
          <w:numId w:val="487"/>
        </w:numPr>
        <w:spacing w:after="60" w:line="276" w:lineRule="auto"/>
        <w:ind w:hanging="218"/>
        <w:jc w:val="both"/>
        <w:rPr>
          <w:ins w:id="28759" w:author="Visone Rossana (GSE)" w:date="2025-10-20T16:40:00Z" w16du:dateUtc="2025-10-20T14:40:00Z"/>
          <w:rFonts w:cs="Calibri"/>
          <w:sz w:val="22"/>
          <w:szCs w:val="22"/>
          <w:rPrChange w:id="28760" w:author="Visone Rossana (GSE)" w:date="2025-10-20T16:40:00Z" w16du:dateUtc="2025-10-20T14:40:00Z">
            <w:rPr>
              <w:ins w:id="28761" w:author="Visone Rossana (GSE)" w:date="2025-10-20T16:40:00Z" w16du:dateUtc="2025-10-20T14:40:00Z"/>
              <w:rFonts w:cs="Calibri"/>
            </w:rPr>
          </w:rPrChange>
        </w:rPr>
      </w:pPr>
      <w:ins w:id="28762" w:author="Visone Rossana (GSE)" w:date="2025-10-20T16:40:00Z" w16du:dateUtc="2025-10-20T14:40:00Z">
        <w:r w:rsidRPr="00666880">
          <w:rPr>
            <w:rFonts w:cs="Calibri"/>
            <w:sz w:val="22"/>
            <w:szCs w:val="22"/>
            <w:rPrChange w:id="28763" w:author="Visone Rossana (GSE)" w:date="2025-10-20T16:40:00Z" w16du:dateUtc="2025-10-20T14:40:00Z">
              <w:rPr>
                <w:rFonts w:cs="Calibri"/>
              </w:rPr>
            </w:rPrChange>
          </w:rPr>
          <w:t>l’installazione dell’impianto è eseguita in conformità ai manuali di installazione dei principali componenti;</w:t>
        </w:r>
      </w:ins>
    </w:p>
    <w:p w14:paraId="514E4DDE" w14:textId="32C0A5A3" w:rsidR="00666880" w:rsidRPr="00666880" w:rsidRDefault="00666880" w:rsidP="00666880">
      <w:pPr>
        <w:numPr>
          <w:ilvl w:val="0"/>
          <w:numId w:val="487"/>
        </w:numPr>
        <w:spacing w:after="60" w:line="276" w:lineRule="auto"/>
        <w:ind w:hanging="218"/>
        <w:jc w:val="both"/>
        <w:rPr>
          <w:ins w:id="28764" w:author="Visone Rossana (GSE)" w:date="2025-10-20T16:40:00Z" w16du:dateUtc="2025-10-20T14:40:00Z"/>
          <w:rFonts w:cs="Calibri"/>
          <w:sz w:val="22"/>
          <w:szCs w:val="22"/>
          <w:rPrChange w:id="28765" w:author="Visone Rossana (GSE)" w:date="2025-10-20T16:40:00Z" w16du:dateUtc="2025-10-20T14:40:00Z">
            <w:rPr>
              <w:ins w:id="28766" w:author="Visone Rossana (GSE)" w:date="2025-10-20T16:40:00Z" w16du:dateUtc="2025-10-20T14:40:00Z"/>
              <w:rFonts w:cs="Calibri"/>
            </w:rPr>
          </w:rPrChange>
        </w:rPr>
      </w:pPr>
      <w:ins w:id="28767" w:author="Visone Rossana (GSE)" w:date="2025-10-20T16:40:00Z" w16du:dateUtc="2025-10-20T14:40:00Z">
        <w:r w:rsidRPr="00666880">
          <w:rPr>
            <w:rFonts w:cs="Calibri"/>
            <w:sz w:val="22"/>
            <w:szCs w:val="22"/>
            <w:rPrChange w:id="28768" w:author="Visone Rossana (GSE)" w:date="2025-10-20T16:40:00Z" w16du:dateUtc="2025-10-20T14:40:00Z">
              <w:rPr>
                <w:rFonts w:cs="Calibri"/>
              </w:rPr>
            </w:rPrChange>
          </w:rPr>
          <w:t>nel caso di superfici del campo solare superiori a 100 m</w:t>
        </w:r>
        <w:r w:rsidRPr="00666880">
          <w:rPr>
            <w:rFonts w:cs="Calibri"/>
            <w:sz w:val="22"/>
            <w:szCs w:val="22"/>
            <w:vertAlign w:val="superscript"/>
            <w:rPrChange w:id="28769" w:author="Visone Rossana (GSE)" w:date="2025-10-20T16:40:00Z" w16du:dateUtc="2025-10-20T14:40:00Z">
              <w:rPr>
                <w:rFonts w:cs="Calibri"/>
                <w:vertAlign w:val="superscript"/>
              </w:rPr>
            </w:rPrChange>
          </w:rPr>
          <w:t>2</w:t>
        </w:r>
        <w:r w:rsidRPr="00666880">
          <w:rPr>
            <w:rFonts w:cs="Calibri"/>
            <w:sz w:val="22"/>
            <w:szCs w:val="22"/>
            <w:rPrChange w:id="28770" w:author="Visone Rossana (GSE)" w:date="2025-10-20T16:40:00Z" w16du:dateUtc="2025-10-20T14:40:00Z">
              <w:rPr>
                <w:rFonts w:cs="Calibri"/>
              </w:rPr>
            </w:rPrChange>
          </w:rPr>
          <w:t xml:space="preserve">, è obbligatoria l’installazione di sistemi di contabilizzazione del calore e la comunicazione al GSE delle misure dell’energia termica annualmente prodotta dagli impianti e utilizzata per coprire i fabbisogni termici, secondo quanto indicato al paragrafo </w:t>
        </w:r>
      </w:ins>
      <w:ins w:id="28771" w:author="Visone Rossana (GSE)" w:date="2025-10-20T16:43:00Z" w16du:dateUtc="2025-10-20T14:43:00Z">
        <w:r w:rsidR="00D45692" w:rsidRPr="00D45692">
          <w:rPr>
            <w:rFonts w:cs="Calibri"/>
            <w:sz w:val="22"/>
            <w:szCs w:val="22"/>
            <w:highlight w:val="yellow"/>
            <w:rPrChange w:id="28772" w:author="Visone Rossana (GSE)" w:date="2025-10-20T16:43:00Z" w16du:dateUtc="2025-10-20T14:43:00Z">
              <w:rPr>
                <w:rFonts w:cs="Calibri"/>
                <w:sz w:val="22"/>
                <w:szCs w:val="22"/>
              </w:rPr>
            </w:rPrChange>
          </w:rPr>
          <w:t>12.10</w:t>
        </w:r>
      </w:ins>
      <w:ins w:id="28773" w:author="Visone Rossana (GSE)" w:date="2025-10-20T16:40:00Z" w16du:dateUtc="2025-10-20T14:40:00Z">
        <w:r w:rsidRPr="00D45692">
          <w:rPr>
            <w:rFonts w:cs="Calibri"/>
            <w:sz w:val="22"/>
            <w:szCs w:val="22"/>
            <w:highlight w:val="yellow"/>
            <w:rPrChange w:id="28774" w:author="Visone Rossana (GSE)" w:date="2025-10-20T16:43:00Z" w16du:dateUtc="2025-10-20T14:43:00Z">
              <w:rPr>
                <w:rFonts w:cs="Calibri"/>
              </w:rPr>
            </w:rPrChange>
          </w:rPr>
          <w:t>.</w:t>
        </w:r>
      </w:ins>
    </w:p>
    <w:p w14:paraId="440E16F7" w14:textId="77777777" w:rsidR="00666880" w:rsidRPr="00666880" w:rsidRDefault="00666880" w:rsidP="00666880">
      <w:pPr>
        <w:numPr>
          <w:ilvl w:val="0"/>
          <w:numId w:val="487"/>
        </w:numPr>
        <w:spacing w:after="60" w:line="276" w:lineRule="auto"/>
        <w:ind w:hanging="218"/>
        <w:jc w:val="both"/>
        <w:rPr>
          <w:ins w:id="28775" w:author="Visone Rossana (GSE)" w:date="2025-10-20T16:40:00Z" w16du:dateUtc="2025-10-20T14:40:00Z"/>
          <w:rFonts w:cs="Calibri"/>
          <w:sz w:val="22"/>
          <w:szCs w:val="22"/>
          <w:rPrChange w:id="28776" w:author="Visone Rossana (GSE)" w:date="2025-10-20T16:40:00Z" w16du:dateUtc="2025-10-20T14:40:00Z">
            <w:rPr>
              <w:ins w:id="28777" w:author="Visone Rossana (GSE)" w:date="2025-10-20T16:40:00Z" w16du:dateUtc="2025-10-20T14:40:00Z"/>
              <w:rFonts w:cs="Calibri"/>
            </w:rPr>
          </w:rPrChange>
        </w:rPr>
      </w:pPr>
      <w:ins w:id="28778" w:author="Visone Rossana (GSE)" w:date="2025-10-20T16:40:00Z" w16du:dateUtc="2025-10-20T14:40:00Z">
        <w:r w:rsidRPr="00666880">
          <w:rPr>
            <w:rFonts w:cs="Calibri"/>
            <w:sz w:val="22"/>
            <w:szCs w:val="22"/>
            <w:rPrChange w:id="28779" w:author="Visone Rossana (GSE)" w:date="2025-10-20T16:40:00Z" w16du:dateUtc="2025-10-20T14:40:00Z">
              <w:rPr>
                <w:rFonts w:cs="Calibri"/>
              </w:rPr>
            </w:rPrChange>
          </w:rPr>
          <w:t>nel caso in cui l’impianto solare sia stato realizzato ai fini di una copertura parziale del fabbisogno di climatizzazione invernale, è necessaria l’installazione di elementi di regolazione della portata su tutti i corpi scaldanti, tipo valvole termostatiche a bassa inerzia termica, ad eccezione:</w:t>
        </w:r>
      </w:ins>
    </w:p>
    <w:p w14:paraId="6B93C8FC" w14:textId="77777777" w:rsidR="00666880" w:rsidRPr="00666880" w:rsidRDefault="00666880" w:rsidP="00666880">
      <w:pPr>
        <w:numPr>
          <w:ilvl w:val="0"/>
          <w:numId w:val="489"/>
        </w:numPr>
        <w:spacing w:after="60" w:line="276" w:lineRule="auto"/>
        <w:jc w:val="both"/>
        <w:rPr>
          <w:ins w:id="28780" w:author="Visone Rossana (GSE)" w:date="2025-10-20T16:40:00Z" w16du:dateUtc="2025-10-20T14:40:00Z"/>
          <w:rFonts w:cs="Calibri"/>
          <w:sz w:val="22"/>
          <w:szCs w:val="22"/>
          <w:rPrChange w:id="28781" w:author="Visone Rossana (GSE)" w:date="2025-10-20T16:40:00Z" w16du:dateUtc="2025-10-20T14:40:00Z">
            <w:rPr>
              <w:ins w:id="28782" w:author="Visone Rossana (GSE)" w:date="2025-10-20T16:40:00Z" w16du:dateUtc="2025-10-20T14:40:00Z"/>
              <w:rFonts w:cs="Calibri"/>
            </w:rPr>
          </w:rPrChange>
        </w:rPr>
      </w:pPr>
      <w:ins w:id="28783" w:author="Visone Rossana (GSE)" w:date="2025-10-20T16:40:00Z" w16du:dateUtc="2025-10-20T14:40:00Z">
        <w:r w:rsidRPr="00666880">
          <w:rPr>
            <w:rFonts w:cs="Calibri"/>
            <w:sz w:val="22"/>
            <w:szCs w:val="22"/>
            <w:rPrChange w:id="28784" w:author="Visone Rossana (GSE)" w:date="2025-10-20T16:40:00Z" w16du:dateUtc="2025-10-20T14:40:00Z">
              <w:rPr>
                <w:rFonts w:cs="Calibri"/>
              </w:rPr>
            </w:rPrChange>
          </w:rPr>
          <w:t>dei locali in cui l’installazione di valvole termostatiche o altra regolazione di tipo modulante agente sulla portata sia dimostrata inequivocabilmente non fattibile tecnicamente nel caso specifico (</w:t>
        </w:r>
        <w:r w:rsidRPr="00666880">
          <w:rPr>
            <w:rFonts w:cs="Calibri"/>
            <w:i/>
            <w:sz w:val="22"/>
            <w:szCs w:val="22"/>
            <w:rPrChange w:id="28785" w:author="Visone Rossana (GSE)" w:date="2025-10-20T16:40:00Z" w16du:dateUtc="2025-10-20T14:40:00Z">
              <w:rPr>
                <w:rFonts w:cs="Calibri"/>
                <w:i/>
              </w:rPr>
            </w:rPrChange>
          </w:rPr>
          <w:t>cfr.</w:t>
        </w:r>
        <w:r w:rsidRPr="00666880">
          <w:rPr>
            <w:rFonts w:cs="Calibri"/>
            <w:sz w:val="22"/>
            <w:szCs w:val="22"/>
            <w:rPrChange w:id="28786" w:author="Visone Rossana (GSE)" w:date="2025-10-20T16:40:00Z" w16du:dateUtc="2025-10-20T14:40:00Z">
              <w:rPr>
                <w:rFonts w:cs="Calibri"/>
              </w:rPr>
            </w:rPrChange>
          </w:rPr>
          <w:t xml:space="preserve"> Decreto 26 giugno 2015, concernente le metodologie di calcolo della prestazione energetica e la definizione delle prescrizioni e dei requisiti minimi degli edifici);</w:t>
        </w:r>
      </w:ins>
    </w:p>
    <w:p w14:paraId="1D4B6F47" w14:textId="77777777" w:rsidR="00666880" w:rsidRPr="00666880" w:rsidRDefault="00666880" w:rsidP="00666880">
      <w:pPr>
        <w:numPr>
          <w:ilvl w:val="0"/>
          <w:numId w:val="489"/>
        </w:numPr>
        <w:spacing w:after="60" w:line="276" w:lineRule="auto"/>
        <w:ind w:left="1134" w:hanging="425"/>
        <w:jc w:val="both"/>
        <w:rPr>
          <w:ins w:id="28787" w:author="Visone Rossana (GSE)" w:date="2025-10-20T16:40:00Z" w16du:dateUtc="2025-10-20T14:40:00Z"/>
          <w:rFonts w:cs="Calibri"/>
          <w:sz w:val="22"/>
          <w:szCs w:val="22"/>
          <w:rPrChange w:id="28788" w:author="Visone Rossana (GSE)" w:date="2025-10-20T16:40:00Z" w16du:dateUtc="2025-10-20T14:40:00Z">
            <w:rPr>
              <w:ins w:id="28789" w:author="Visone Rossana (GSE)" w:date="2025-10-20T16:40:00Z" w16du:dateUtc="2025-10-20T14:40:00Z"/>
              <w:rFonts w:cs="Calibri"/>
            </w:rPr>
          </w:rPrChange>
        </w:rPr>
      </w:pPr>
      <w:ins w:id="28790" w:author="Visone Rossana (GSE)" w:date="2025-10-20T16:40:00Z" w16du:dateUtc="2025-10-20T14:40:00Z">
        <w:r w:rsidRPr="00666880">
          <w:rPr>
            <w:rFonts w:cs="Calibri"/>
            <w:sz w:val="22"/>
            <w:szCs w:val="22"/>
            <w:rPrChange w:id="28791" w:author="Visone Rossana (GSE)" w:date="2025-10-20T16:40:00Z" w16du:dateUtc="2025-10-20T14:40:00Z">
              <w:rPr>
                <w:rFonts w:cs="Calibri"/>
              </w:rPr>
            </w:rPrChange>
          </w:rPr>
          <w:t>dei locali in cui è installata una centralina di termoregolazione con dispositivi modulanti per la regolazione automatica della temperatura ambiente (</w:t>
        </w:r>
        <w:r w:rsidRPr="00666880">
          <w:rPr>
            <w:rFonts w:cs="Calibri"/>
            <w:i/>
            <w:sz w:val="22"/>
            <w:szCs w:val="22"/>
            <w:rPrChange w:id="28792" w:author="Visone Rossana (GSE)" w:date="2025-10-20T16:40:00Z" w16du:dateUtc="2025-10-20T14:40:00Z">
              <w:rPr>
                <w:rFonts w:cs="Calibri"/>
                <w:i/>
              </w:rPr>
            </w:rPrChange>
          </w:rPr>
          <w:t>cfr.</w:t>
        </w:r>
        <w:r w:rsidRPr="00666880">
          <w:rPr>
            <w:rFonts w:cs="Calibri"/>
            <w:sz w:val="22"/>
            <w:szCs w:val="22"/>
            <w:rPrChange w:id="28793" w:author="Visone Rossana (GSE)" w:date="2025-10-20T16:40:00Z" w16du:dateUtc="2025-10-20T14:40:00Z">
              <w:rPr>
                <w:rFonts w:cs="Calibri"/>
              </w:rPr>
            </w:rPrChange>
          </w:rPr>
          <w:t xml:space="preserve"> Decreto 26 giugno 2015, concernente le metodologie di calcolo della prestazione energetica e la definizione delle prescrizioni e dei requisiti minimi degli edifici). In caso di impianti al servizio di più locali, è possibile omettere l’installazione di elementi di regolazione di tipo modulante agenti sulla portata esclusivamente sui terminali di emissione situati all’interno dei locali in cui è presente una centralina di termoregolazione, anche se questa agisce, oltre che sui terminali di quel locale, anche sui terminali di emissione installati in altri locali;hdegli impianti di climatizzazione invernale progettati e realizzati con temperature medie del fluido termovettore inferiori a 45°C.</w:t>
        </w:r>
        <w:r w:rsidRPr="00666880">
          <w:t>h</w:t>
        </w:r>
        <w:r w:rsidRPr="00666880">
          <w:rPr>
            <w:rFonts w:cs="Calibri"/>
            <w:sz w:val="22"/>
            <w:szCs w:val="22"/>
            <w:rPrChange w:id="28794" w:author="Visone Rossana (GSE)" w:date="2025-10-20T16:40:00Z" w16du:dateUtc="2025-10-20T14:40:00Z">
              <w:rPr>
                <w:rFonts w:cs="Calibri"/>
              </w:rPr>
            </w:rPrChange>
          </w:rPr>
          <w:t xml:space="preserve">Tale </w:t>
        </w:r>
        <w:r w:rsidRPr="00666880">
          <w:rPr>
            <w:rFonts w:cs="Calibri"/>
            <w:sz w:val="22"/>
            <w:szCs w:val="22"/>
            <w:rPrChange w:id="28795" w:author="Visone Rossana (GSE)" w:date="2025-10-20T16:40:00Z" w16du:dateUtc="2025-10-20T14:40:00Z">
              <w:rPr>
                <w:rFonts w:cs="Calibri"/>
              </w:rPr>
            </w:rPrChange>
          </w:rPr>
          <w:lastRenderedPageBreak/>
          <w:t>requisito non è richiesto per impianti di sola produzione di acqua calda sanitaria, di calore di processo e per le reti di teleriscaldamento;</w:t>
        </w:r>
      </w:ins>
    </w:p>
    <w:p w14:paraId="4D5E7F2A" w14:textId="77777777" w:rsidR="00666880" w:rsidRPr="00666880" w:rsidRDefault="00666880" w:rsidP="00666880">
      <w:pPr>
        <w:numPr>
          <w:ilvl w:val="0"/>
          <w:numId w:val="487"/>
        </w:numPr>
        <w:spacing w:after="60" w:line="276" w:lineRule="auto"/>
        <w:ind w:hanging="218"/>
        <w:jc w:val="both"/>
        <w:rPr>
          <w:ins w:id="28796" w:author="Visone Rossana (GSE)" w:date="2025-10-20T16:40:00Z" w16du:dateUtc="2025-10-20T14:40:00Z"/>
          <w:rFonts w:cs="Calibri"/>
          <w:sz w:val="22"/>
          <w:szCs w:val="22"/>
          <w:rPrChange w:id="28797" w:author="Visone Rossana (GSE)" w:date="2025-10-20T16:40:00Z" w16du:dateUtc="2025-10-20T14:40:00Z">
            <w:rPr>
              <w:ins w:id="28798" w:author="Visone Rossana (GSE)" w:date="2025-10-20T16:40:00Z" w16du:dateUtc="2025-10-20T14:40:00Z"/>
              <w:rFonts w:cs="Calibri"/>
            </w:rPr>
          </w:rPrChange>
        </w:rPr>
      </w:pPr>
      <w:ins w:id="28799" w:author="Visone Rossana (GSE)" w:date="2025-10-20T16:40:00Z" w16du:dateUtc="2025-10-20T14:40:00Z">
        <w:r w:rsidRPr="00666880">
          <w:rPr>
            <w:rFonts w:cs="Calibri"/>
            <w:sz w:val="22"/>
            <w:szCs w:val="22"/>
            <w:rPrChange w:id="28800" w:author="Visone Rossana (GSE)" w:date="2025-10-20T16:40:00Z" w16du:dateUtc="2025-10-20T14:40:00Z">
              <w:rPr>
                <w:rFonts w:cs="Calibri"/>
              </w:rPr>
            </w:rPrChange>
          </w:rPr>
          <w:t xml:space="preserve">per i soli impianti di </w:t>
        </w:r>
        <w:r w:rsidRPr="00666880">
          <w:rPr>
            <w:rFonts w:cs="Calibri"/>
            <w:i/>
            <w:sz w:val="22"/>
            <w:szCs w:val="22"/>
            <w:rPrChange w:id="28801" w:author="Visone Rossana (GSE)" w:date="2025-10-20T16:40:00Z" w16du:dateUtc="2025-10-20T14:40:00Z">
              <w:rPr>
                <w:rFonts w:cs="Calibri"/>
                <w:i/>
              </w:rPr>
            </w:rPrChange>
          </w:rPr>
          <w:t>solar cooling</w:t>
        </w:r>
        <w:r w:rsidRPr="00666880">
          <w:rPr>
            <w:rFonts w:cs="Calibri"/>
            <w:sz w:val="22"/>
            <w:szCs w:val="22"/>
            <w:rPrChange w:id="28802" w:author="Visone Rossana (GSE)" w:date="2025-10-20T16:40:00Z" w16du:dateUtc="2025-10-20T14:40:00Z">
              <w:rPr>
                <w:rFonts w:cs="Calibri"/>
              </w:rPr>
            </w:rPrChange>
          </w:rPr>
          <w:t>, il rapporto tra i metri quadrati di superficie solare lorda (m</w:t>
        </w:r>
        <w:r w:rsidRPr="00666880">
          <w:rPr>
            <w:rFonts w:cs="Calibri"/>
            <w:sz w:val="22"/>
            <w:szCs w:val="22"/>
            <w:vertAlign w:val="superscript"/>
            <w:rPrChange w:id="28803" w:author="Visone Rossana (GSE)" w:date="2025-10-20T16:40:00Z" w16du:dateUtc="2025-10-20T14:40:00Z">
              <w:rPr>
                <w:rFonts w:cs="Calibri"/>
                <w:vertAlign w:val="superscript"/>
              </w:rPr>
            </w:rPrChange>
          </w:rPr>
          <w:t>2</w:t>
        </w:r>
        <w:r w:rsidRPr="00666880">
          <w:rPr>
            <w:rFonts w:cs="Calibri"/>
            <w:sz w:val="22"/>
            <w:szCs w:val="22"/>
            <w:rPrChange w:id="28804" w:author="Visone Rossana (GSE)" w:date="2025-10-20T16:40:00Z" w16du:dateUtc="2025-10-20T14:40:00Z">
              <w:rPr>
                <w:rFonts w:cs="Calibri"/>
              </w:rPr>
            </w:rPrChange>
          </w:rPr>
          <w:t>) e la potenza frigorifera (kW</w:t>
        </w:r>
        <w:r w:rsidRPr="00666880">
          <w:rPr>
            <w:rFonts w:cs="Calibri"/>
            <w:sz w:val="22"/>
            <w:szCs w:val="22"/>
            <w:vertAlign w:val="subscript"/>
            <w:rPrChange w:id="28805" w:author="Visone Rossana (GSE)" w:date="2025-10-20T16:40:00Z" w16du:dateUtc="2025-10-20T14:40:00Z">
              <w:rPr>
                <w:rFonts w:cs="Calibri"/>
                <w:vertAlign w:val="subscript"/>
              </w:rPr>
            </w:rPrChange>
          </w:rPr>
          <w:t>t</w:t>
        </w:r>
        <w:r w:rsidRPr="00666880">
          <w:rPr>
            <w:rFonts w:cs="Calibri"/>
            <w:sz w:val="22"/>
            <w:szCs w:val="22"/>
            <w:rPrChange w:id="28806" w:author="Visone Rossana (GSE)" w:date="2025-10-20T16:40:00Z" w16du:dateUtc="2025-10-20T14:40:00Z">
              <w:rPr>
                <w:rFonts w:cs="Calibri"/>
              </w:rPr>
            </w:rPrChange>
          </w:rPr>
          <w:t>) deve essere maggiore di 2 e non potrà superare, in ogni caso, il valore di 2,75;</w:t>
        </w:r>
      </w:ins>
    </w:p>
    <w:p w14:paraId="3D4142C7" w14:textId="77777777" w:rsidR="00666880" w:rsidRPr="00666880" w:rsidRDefault="00666880" w:rsidP="00666880">
      <w:pPr>
        <w:numPr>
          <w:ilvl w:val="0"/>
          <w:numId w:val="487"/>
        </w:numPr>
        <w:spacing w:after="60" w:line="276" w:lineRule="auto"/>
        <w:ind w:hanging="218"/>
        <w:jc w:val="both"/>
        <w:rPr>
          <w:ins w:id="28807" w:author="Visone Rossana (GSE)" w:date="2025-10-20T16:40:00Z" w16du:dateUtc="2025-10-20T14:40:00Z"/>
          <w:rFonts w:cs="Calibri"/>
          <w:sz w:val="22"/>
          <w:szCs w:val="22"/>
          <w:rPrChange w:id="28808" w:author="Visone Rossana (GSE)" w:date="2025-10-20T16:40:00Z" w16du:dateUtc="2025-10-20T14:40:00Z">
            <w:rPr>
              <w:ins w:id="28809" w:author="Visone Rossana (GSE)" w:date="2025-10-20T16:40:00Z" w16du:dateUtc="2025-10-20T14:40:00Z"/>
              <w:rFonts w:cs="Calibri"/>
            </w:rPr>
          </w:rPrChange>
        </w:rPr>
      </w:pPr>
      <w:ins w:id="28810" w:author="Visone Rossana (GSE)" w:date="2025-10-20T16:40:00Z" w16du:dateUtc="2025-10-20T14:40:00Z">
        <w:r w:rsidRPr="00666880">
          <w:rPr>
            <w:rFonts w:cs="Calibri"/>
            <w:iCs/>
            <w:sz w:val="22"/>
            <w:szCs w:val="22"/>
            <w:rPrChange w:id="28811" w:author="Visone Rossana (GSE)" w:date="2025-10-20T16:40:00Z" w16du:dateUtc="2025-10-20T14:40:00Z">
              <w:rPr>
                <w:rFonts w:cs="Calibri"/>
                <w:iCs/>
              </w:rPr>
            </w:rPrChange>
          </w:rPr>
          <w:t>per le macchine frigorifere DEC, la superficie minima solare lorda installata dei collettori deve essere di 8 m</w:t>
        </w:r>
        <w:r w:rsidRPr="00666880">
          <w:rPr>
            <w:rFonts w:cs="Calibri"/>
            <w:iCs/>
            <w:sz w:val="22"/>
            <w:szCs w:val="22"/>
            <w:vertAlign w:val="superscript"/>
            <w:rPrChange w:id="28812" w:author="Visone Rossana (GSE)" w:date="2025-10-20T16:40:00Z" w16du:dateUtc="2025-10-20T14:40:00Z">
              <w:rPr>
                <w:rFonts w:cs="Calibri"/>
                <w:iCs/>
                <w:vertAlign w:val="superscript"/>
              </w:rPr>
            </w:rPrChange>
          </w:rPr>
          <w:t>2</w:t>
        </w:r>
        <w:r w:rsidRPr="00666880">
          <w:rPr>
            <w:rFonts w:cs="Calibri"/>
            <w:iCs/>
            <w:sz w:val="22"/>
            <w:szCs w:val="22"/>
            <w:rPrChange w:id="28813" w:author="Visone Rossana (GSE)" w:date="2025-10-20T16:40:00Z" w16du:dateUtc="2025-10-20T14:40:00Z">
              <w:rPr>
                <w:rFonts w:cs="Calibri"/>
                <w:iCs/>
              </w:rPr>
            </w:rPrChange>
          </w:rPr>
          <w:t xml:space="preserve"> ogni 1000 m</w:t>
        </w:r>
        <w:r w:rsidRPr="00666880">
          <w:rPr>
            <w:rFonts w:cs="Calibri"/>
            <w:iCs/>
            <w:sz w:val="22"/>
            <w:szCs w:val="22"/>
            <w:vertAlign w:val="superscript"/>
            <w:rPrChange w:id="28814" w:author="Visone Rossana (GSE)" w:date="2025-10-20T16:40:00Z" w16du:dateUtc="2025-10-20T14:40:00Z">
              <w:rPr>
                <w:rFonts w:cs="Calibri"/>
                <w:iCs/>
                <w:vertAlign w:val="superscript"/>
              </w:rPr>
            </w:rPrChange>
          </w:rPr>
          <w:t>3</w:t>
        </w:r>
        <w:r w:rsidRPr="00666880">
          <w:rPr>
            <w:rFonts w:cs="Calibri"/>
            <w:iCs/>
            <w:sz w:val="22"/>
            <w:szCs w:val="22"/>
            <w:rPrChange w:id="28815" w:author="Visone Rossana (GSE)" w:date="2025-10-20T16:40:00Z" w16du:dateUtc="2025-10-20T14:40:00Z">
              <w:rPr>
                <w:rFonts w:cs="Calibri"/>
                <w:iCs/>
              </w:rPr>
            </w:rPrChange>
          </w:rPr>
          <w:t>/ora di aria trattata; in ogni caso, la superficie solare lorda dei collettori installata ogni 1.000 m</w:t>
        </w:r>
        <w:r w:rsidRPr="00666880">
          <w:rPr>
            <w:rFonts w:cs="Calibri"/>
            <w:iCs/>
            <w:sz w:val="22"/>
            <w:szCs w:val="22"/>
            <w:vertAlign w:val="superscript"/>
            <w:rPrChange w:id="28816" w:author="Visone Rossana (GSE)" w:date="2025-10-20T16:40:00Z" w16du:dateUtc="2025-10-20T14:40:00Z">
              <w:rPr>
                <w:rFonts w:cs="Calibri"/>
                <w:iCs/>
                <w:vertAlign w:val="superscript"/>
              </w:rPr>
            </w:rPrChange>
          </w:rPr>
          <w:t>3</w:t>
        </w:r>
        <w:r w:rsidRPr="00666880">
          <w:rPr>
            <w:rFonts w:cs="Calibri"/>
            <w:iCs/>
            <w:sz w:val="22"/>
            <w:szCs w:val="22"/>
            <w:rPrChange w:id="28817" w:author="Visone Rossana (GSE)" w:date="2025-10-20T16:40:00Z" w16du:dateUtc="2025-10-20T14:40:00Z">
              <w:rPr>
                <w:rFonts w:cs="Calibri"/>
                <w:iCs/>
              </w:rPr>
            </w:rPrChange>
          </w:rPr>
          <w:t>/ora di aria trattata non potrà superare il valore di 10;</w:t>
        </w:r>
      </w:ins>
    </w:p>
    <w:p w14:paraId="0BABA1F1" w14:textId="77777777" w:rsidR="00666880" w:rsidRPr="00666880" w:rsidRDefault="00666880">
      <w:pPr>
        <w:spacing w:after="60" w:line="276" w:lineRule="auto"/>
        <w:jc w:val="both"/>
        <w:rPr>
          <w:ins w:id="28818" w:author="Visone Rossana (GSE)" w:date="2025-10-20T16:40:00Z" w16du:dateUtc="2025-10-20T14:40:00Z"/>
          <w:rFonts w:cs="Calibri"/>
          <w:sz w:val="22"/>
          <w:szCs w:val="22"/>
          <w:rPrChange w:id="28819" w:author="Visone Rossana (GSE)" w:date="2025-10-20T16:40:00Z" w16du:dateUtc="2025-10-20T14:40:00Z">
            <w:rPr>
              <w:ins w:id="28820" w:author="Visone Rossana (GSE)" w:date="2025-10-20T16:40:00Z" w16du:dateUtc="2025-10-20T14:40:00Z"/>
              <w:rFonts w:cs="Calibri"/>
            </w:rPr>
          </w:rPrChange>
        </w:rPr>
        <w:pPrChange w:id="28821" w:author="Visone Rossana (GSE)" w:date="2025-10-20T16:44:00Z" w16du:dateUtc="2025-10-20T14:44:00Z">
          <w:pPr>
            <w:spacing w:after="60"/>
            <w:jc w:val="both"/>
          </w:pPr>
        </w:pPrChange>
      </w:pPr>
      <w:ins w:id="28822" w:author="Visone Rossana (GSE)" w:date="2025-10-20T16:40:00Z" w16du:dateUtc="2025-10-20T14:40:00Z">
        <w:r w:rsidRPr="00666880">
          <w:rPr>
            <w:rFonts w:cs="Calibri"/>
            <w:sz w:val="22"/>
            <w:szCs w:val="22"/>
            <w:rPrChange w:id="28823" w:author="Visone Rossana (GSE)" w:date="2025-10-20T16:40:00Z" w16du:dateUtc="2025-10-20T14:40:00Z">
              <w:rPr>
                <w:rFonts w:cs="Calibri"/>
              </w:rPr>
            </w:rPrChange>
          </w:rPr>
          <w:t>Qualora l’intervento sia realizzato su un intero edificio (con l’esclusione dei fabbricati rurali e delle serre) dotato di un impianto di riscaldamento di potenza nominale totale maggiore o uguale a 200 kW</w:t>
        </w:r>
        <w:r w:rsidRPr="00666880">
          <w:rPr>
            <w:rFonts w:cs="Calibri"/>
            <w:sz w:val="22"/>
            <w:szCs w:val="22"/>
            <w:vertAlign w:val="subscript"/>
            <w:rPrChange w:id="28824" w:author="Visone Rossana (GSE)" w:date="2025-10-20T16:40:00Z" w16du:dateUtc="2025-10-20T14:40:00Z">
              <w:rPr>
                <w:rFonts w:cs="Calibri"/>
                <w:vertAlign w:val="subscript"/>
              </w:rPr>
            </w:rPrChange>
          </w:rPr>
          <w:t>t</w:t>
        </w:r>
        <w:r w:rsidRPr="00666880">
          <w:rPr>
            <w:rFonts w:cs="Calibri"/>
            <w:sz w:val="22"/>
            <w:szCs w:val="22"/>
            <w:rPrChange w:id="28825" w:author="Visone Rossana (GSE)" w:date="2025-10-20T16:40:00Z" w16du:dateUtc="2025-10-20T14:40:00Z">
              <w:rPr>
                <w:rFonts w:cs="Calibri"/>
              </w:rPr>
            </w:rPrChange>
          </w:rPr>
          <w:t>, ai fini della richiesta di incentivo</w:t>
        </w:r>
        <w:r w:rsidRPr="00666880">
          <w:rPr>
            <w:rFonts w:cs="Calibri"/>
            <w:b/>
            <w:sz w:val="22"/>
            <w:szCs w:val="22"/>
            <w:rPrChange w:id="28826" w:author="Visone Rossana (GSE)" w:date="2025-10-20T16:40:00Z" w16du:dateUtc="2025-10-20T14:40:00Z">
              <w:rPr>
                <w:rFonts w:cs="Calibri"/>
                <w:b/>
              </w:rPr>
            </w:rPrChange>
          </w:rPr>
          <w:t xml:space="preserve"> </w:t>
        </w:r>
        <w:r w:rsidRPr="00666880">
          <w:rPr>
            <w:rFonts w:cs="Calibri"/>
            <w:sz w:val="22"/>
            <w:szCs w:val="22"/>
            <w:rPrChange w:id="28827" w:author="Visone Rossana (GSE)" w:date="2025-10-20T16:40:00Z" w16du:dateUtc="2025-10-20T14:40:00Z">
              <w:rPr>
                <w:rFonts w:cs="Calibri"/>
              </w:rPr>
            </w:rPrChange>
          </w:rPr>
          <w:t xml:space="preserve">la diagnosi energetica </w:t>
        </w:r>
        <w:r w:rsidRPr="00666880">
          <w:rPr>
            <w:rFonts w:cs="Calibri"/>
            <w:i/>
            <w:sz w:val="22"/>
            <w:szCs w:val="22"/>
            <w:rPrChange w:id="28828" w:author="Visone Rossana (GSE)" w:date="2025-10-20T16:40:00Z" w16du:dateUtc="2025-10-20T14:40:00Z">
              <w:rPr>
                <w:rFonts w:cs="Calibri"/>
                <w:i/>
              </w:rPr>
            </w:rPrChange>
          </w:rPr>
          <w:t>ante-operm</w:t>
        </w:r>
        <w:r w:rsidRPr="00666880">
          <w:rPr>
            <w:rFonts w:cs="Calibri"/>
            <w:sz w:val="22"/>
            <w:szCs w:val="22"/>
            <w:rPrChange w:id="28829" w:author="Visone Rossana (GSE)" w:date="2025-10-20T16:40:00Z" w16du:dateUtc="2025-10-20T14:40:00Z">
              <w:rPr>
                <w:rFonts w:cs="Calibri"/>
              </w:rPr>
            </w:rPrChange>
          </w:rPr>
          <w:t xml:space="preserve"> e l’Attestato di Prestazione Energetica (APE) </w:t>
        </w:r>
        <w:r w:rsidRPr="00666880">
          <w:rPr>
            <w:rFonts w:cs="Calibri"/>
            <w:i/>
            <w:sz w:val="22"/>
            <w:szCs w:val="22"/>
            <w:rPrChange w:id="28830" w:author="Visone Rossana (GSE)" w:date="2025-10-20T16:40:00Z" w16du:dateUtc="2025-10-20T14:40:00Z">
              <w:rPr>
                <w:rFonts w:cs="Calibri"/>
                <w:i/>
              </w:rPr>
            </w:rPrChange>
          </w:rPr>
          <w:t>post- operam</w:t>
        </w:r>
        <w:r w:rsidRPr="00666880">
          <w:rPr>
            <w:rFonts w:cs="Calibri"/>
            <w:sz w:val="22"/>
            <w:szCs w:val="22"/>
            <w:rPrChange w:id="28831" w:author="Visone Rossana (GSE)" w:date="2025-10-20T16:40:00Z" w16du:dateUtc="2025-10-20T14:40:00Z">
              <w:rPr>
                <w:rFonts w:cs="Calibri"/>
              </w:rPr>
            </w:rPrChange>
          </w:rPr>
          <w:t xml:space="preserve"> sono obbligatorie</w:t>
        </w:r>
        <w:r w:rsidRPr="00666880">
          <w:rPr>
            <w:rFonts w:cs="Calibri"/>
            <w:bCs/>
            <w:sz w:val="22"/>
            <w:szCs w:val="22"/>
            <w:rPrChange w:id="28832" w:author="Visone Rossana (GSE)" w:date="2025-10-20T16:40:00Z" w16du:dateUtc="2025-10-20T14:40:00Z">
              <w:rPr>
                <w:rFonts w:cs="Calibri"/>
                <w:bCs/>
              </w:rPr>
            </w:rPrChange>
          </w:rPr>
          <w:t xml:space="preserve">, </w:t>
        </w:r>
        <w:r w:rsidRPr="00666880">
          <w:rPr>
            <w:rFonts w:cs="Calibri"/>
            <w:sz w:val="22"/>
            <w:szCs w:val="22"/>
            <w:rPrChange w:id="28833" w:author="Visone Rossana (GSE)" w:date="2025-10-20T16:40:00Z" w16du:dateUtc="2025-10-20T14:40:00Z">
              <w:rPr>
                <w:rFonts w:cs="Calibri"/>
              </w:rPr>
            </w:rPrChange>
          </w:rPr>
          <w:t>a pena di decadenza del riconoscimento degli incentivi.</w:t>
        </w:r>
      </w:ins>
    </w:p>
    <w:p w14:paraId="52703F44" w14:textId="77777777" w:rsidR="00666880" w:rsidRPr="00666880" w:rsidRDefault="00666880">
      <w:pPr>
        <w:spacing w:after="60" w:line="276" w:lineRule="auto"/>
        <w:jc w:val="both"/>
        <w:rPr>
          <w:ins w:id="28834" w:author="Visone Rossana (GSE)" w:date="2025-10-20T16:40:00Z" w16du:dateUtc="2025-10-20T14:40:00Z"/>
          <w:sz w:val="22"/>
          <w:szCs w:val="22"/>
          <w:rPrChange w:id="28835" w:author="Visone Rossana (GSE)" w:date="2025-10-20T16:40:00Z" w16du:dateUtc="2025-10-20T14:40:00Z">
            <w:rPr>
              <w:ins w:id="28836" w:author="Visone Rossana (GSE)" w:date="2025-10-20T16:40:00Z" w16du:dateUtc="2025-10-20T14:40:00Z"/>
            </w:rPr>
          </w:rPrChange>
        </w:rPr>
        <w:pPrChange w:id="28837" w:author="Visone Rossana (GSE)" w:date="2025-10-20T16:44:00Z" w16du:dateUtc="2025-10-20T14:44:00Z">
          <w:pPr>
            <w:spacing w:after="60"/>
            <w:jc w:val="both"/>
          </w:pPr>
        </w:pPrChange>
      </w:pPr>
      <w:ins w:id="28838" w:author="Visone Rossana (GSE)" w:date="2025-10-20T16:40:00Z" w16du:dateUtc="2025-10-20T14:40:00Z">
        <w:r w:rsidRPr="00666880">
          <w:rPr>
            <w:sz w:val="22"/>
            <w:szCs w:val="22"/>
            <w:rPrChange w:id="28839" w:author="Visone Rossana (GSE)" w:date="2025-10-20T16:40:00Z" w16du:dateUtc="2025-10-20T14:40:00Z">
              <w:rPr/>
            </w:rPrChange>
          </w:rPr>
          <w:t>La diagnosi e l’APE dell’edificio non sono richieste per installazioni di collettori solari termici abbinati a sistemi per la produzione di calore di processo e a impianti asserviti a reti di teleriscaldamento o teleraffrescamento.</w:t>
        </w:r>
      </w:ins>
    </w:p>
    <w:p w14:paraId="3737EDB1" w14:textId="77777777" w:rsidR="00666880" w:rsidRPr="00666880" w:rsidRDefault="00666880">
      <w:pPr>
        <w:spacing w:after="60" w:line="276" w:lineRule="auto"/>
        <w:jc w:val="both"/>
        <w:rPr>
          <w:ins w:id="28840" w:author="Visone Rossana (GSE)" w:date="2025-10-20T16:40:00Z" w16du:dateUtc="2025-10-20T14:40:00Z"/>
          <w:sz w:val="22"/>
          <w:szCs w:val="22"/>
          <w:rPrChange w:id="28841" w:author="Visone Rossana (GSE)" w:date="2025-10-20T16:40:00Z" w16du:dateUtc="2025-10-20T14:40:00Z">
            <w:rPr>
              <w:ins w:id="28842" w:author="Visone Rossana (GSE)" w:date="2025-10-20T16:40:00Z" w16du:dateUtc="2025-10-20T14:40:00Z"/>
            </w:rPr>
          </w:rPrChange>
        </w:rPr>
        <w:pPrChange w:id="28843" w:author="Visone Rossana (GSE)" w:date="2025-10-20T16:44:00Z" w16du:dateUtc="2025-10-20T14:44:00Z">
          <w:pPr>
            <w:spacing w:after="60"/>
            <w:jc w:val="both"/>
          </w:pPr>
        </w:pPrChange>
      </w:pPr>
      <w:ins w:id="28844" w:author="Visone Rossana (GSE)" w:date="2025-10-20T16:40:00Z" w16du:dateUtc="2025-10-20T14:40:00Z">
        <w:r w:rsidRPr="00666880">
          <w:rPr>
            <w:sz w:val="22"/>
            <w:szCs w:val="22"/>
            <w:rPrChange w:id="28845" w:author="Visone Rossana (GSE)" w:date="2025-10-20T16:40:00Z" w16du:dateUtc="2025-10-20T14:40:00Z">
              <w:rPr/>
            </w:rPrChange>
          </w:rPr>
          <w:t>Si precisa, infine, che per interventi su edifici di nuova costruzione, il cui il titol</w:t>
        </w:r>
        <w:r w:rsidRPr="00836327">
          <w:rPr>
            <w:sz w:val="22"/>
            <w:szCs w:val="22"/>
            <w:rPrChange w:id="28846" w:author="Visone Rossana (GSE)" w:date="2025-10-20T16:45:00Z" w16du:dateUtc="2025-10-20T14:45:00Z">
              <w:rPr/>
            </w:rPrChange>
          </w:rPr>
          <w:t>o</w:t>
        </w:r>
        <w:r w:rsidRPr="00836327">
          <w:rPr>
            <w:rFonts w:cs="Calibri"/>
            <w:sz w:val="22"/>
            <w:szCs w:val="22"/>
            <w:rPrChange w:id="28847" w:author="Visone Rossana (GSE)" w:date="2025-10-20T16:45:00Z" w16du:dateUtc="2025-10-20T14:45:00Z">
              <w:rPr>
                <w:rFonts w:cs="Calibri"/>
                <w:u w:val="single"/>
              </w:rPr>
            </w:rPrChange>
          </w:rPr>
          <w:t xml:space="preserve"> </w:t>
        </w:r>
        <w:r w:rsidRPr="00666880">
          <w:rPr>
            <w:rFonts w:cs="Calibri"/>
            <w:sz w:val="22"/>
            <w:szCs w:val="22"/>
            <w:rPrChange w:id="28848" w:author="Visone Rossana (GSE)" w:date="2025-10-20T16:40:00Z" w16du:dateUtc="2025-10-20T14:40:00Z">
              <w:rPr>
                <w:rFonts w:cs="Calibri"/>
              </w:rPr>
            </w:rPrChange>
          </w:rPr>
          <w:t>edilizio sia presentato in data successiva al 13 giugno 2022, l’ammissibilità all’intervento è consentita nel caso in cui l’impianto non sia realizzato per l’assolvimento degli obblighi di integrazione da fonti rinnovabili di cui al D.lgs 199/2021.</w:t>
        </w:r>
      </w:ins>
    </w:p>
    <w:p w14:paraId="0206E737" w14:textId="77777777" w:rsidR="009E13B5" w:rsidRPr="00923DC6" w:rsidRDefault="009E13B5">
      <w:pPr>
        <w:pStyle w:val="TITOLO20"/>
        <w:numPr>
          <w:ilvl w:val="2"/>
          <w:numId w:val="292"/>
        </w:numPr>
        <w:rPr>
          <w:ins w:id="28849" w:author="Visone Rossana (GSE)" w:date="2025-10-20T16:46:00Z" w16du:dateUtc="2025-10-20T14:46:00Z"/>
        </w:rPr>
        <w:pPrChange w:id="28850" w:author="Visone Rossana (GSE)" w:date="2025-10-23T10:16:00Z" w16du:dateUtc="2025-10-23T08:16:00Z">
          <w:pPr>
            <w:pStyle w:val="TITOLO20"/>
            <w:numPr>
              <w:ilvl w:val="2"/>
              <w:numId w:val="490"/>
            </w:numPr>
            <w:ind w:left="1715" w:hanging="504"/>
          </w:pPr>
        </w:pPrChange>
      </w:pPr>
      <w:bookmarkStart w:id="28851" w:name="_Toc212462720"/>
      <w:ins w:id="28852" w:author="Visone Rossana (GSE)" w:date="2025-10-20T16:46:00Z" w16du:dateUtc="2025-10-20T14:46:00Z">
        <w:r>
          <w:t>Spese ammissibili ai fini del calcolo dell’incentivazione (art. 9)</w:t>
        </w:r>
        <w:bookmarkEnd w:id="28851"/>
      </w:ins>
    </w:p>
    <w:p w14:paraId="6A9B8356" w14:textId="6F2CEA43" w:rsidR="00896144" w:rsidRPr="00896144" w:rsidRDefault="00896144">
      <w:pPr>
        <w:spacing w:after="60" w:line="276" w:lineRule="auto"/>
        <w:jc w:val="both"/>
        <w:rPr>
          <w:ins w:id="28853" w:author="Visone Rossana (GSE)" w:date="2025-10-20T16:46:00Z" w16du:dateUtc="2025-10-20T14:46:00Z"/>
          <w:sz w:val="22"/>
          <w:szCs w:val="22"/>
          <w:rPrChange w:id="28854" w:author="Visone Rossana (GSE)" w:date="2025-10-20T16:46:00Z" w16du:dateUtc="2025-10-20T14:46:00Z">
            <w:rPr>
              <w:ins w:id="28855" w:author="Visone Rossana (GSE)" w:date="2025-10-20T16:46:00Z" w16du:dateUtc="2025-10-20T14:46:00Z"/>
            </w:rPr>
          </w:rPrChange>
        </w:rPr>
        <w:pPrChange w:id="28856" w:author="Visone Rossana (GSE)" w:date="2025-10-20T16:46:00Z" w16du:dateUtc="2025-10-20T14:46:00Z">
          <w:pPr>
            <w:pStyle w:val="Paragrafoelenco"/>
            <w:numPr>
              <w:numId w:val="292"/>
            </w:numPr>
            <w:spacing w:after="60"/>
            <w:ind w:left="851" w:hanging="360"/>
            <w:jc w:val="both"/>
          </w:pPr>
        </w:pPrChange>
      </w:pPr>
      <w:ins w:id="28857" w:author="Visone Rossana (GSE)" w:date="2025-10-20T16:46:00Z" w16du:dateUtc="2025-10-20T14:46:00Z">
        <w:r w:rsidRPr="00896144">
          <w:rPr>
            <w:sz w:val="22"/>
            <w:szCs w:val="22"/>
            <w:rPrChange w:id="28858" w:author="Visone Rossana (GSE)" w:date="2025-10-20T16:46:00Z" w16du:dateUtc="2025-10-20T14:46:00Z">
              <w:rPr/>
            </w:rPrChange>
          </w:rPr>
          <w:t xml:space="preserve">L’incentivo per l’installazione di collettori solari termici, anche abbinati a sistemi di </w:t>
        </w:r>
        <w:r w:rsidRPr="00896144">
          <w:rPr>
            <w:i/>
            <w:sz w:val="22"/>
            <w:szCs w:val="22"/>
            <w:rPrChange w:id="28859" w:author="Visone Rossana (GSE)" w:date="2025-10-20T16:46:00Z" w16du:dateUtc="2025-10-20T14:46:00Z">
              <w:rPr>
                <w:i/>
              </w:rPr>
            </w:rPrChange>
          </w:rPr>
          <w:t>solar cooling,</w:t>
        </w:r>
        <w:r w:rsidRPr="00896144">
          <w:rPr>
            <w:sz w:val="22"/>
            <w:szCs w:val="22"/>
            <w:rPrChange w:id="28860" w:author="Visone Rossana (GSE)" w:date="2025-10-20T16:46:00Z" w16du:dateUtc="2025-10-20T14:46:00Z">
              <w:rPr/>
            </w:rPrChange>
          </w:rPr>
          <w:t xml:space="preserve"> è stabilito sulla p</w:t>
        </w:r>
      </w:ins>
      <w:ins w:id="28861" w:author="Visone Rossana (GSE)" w:date="2025-10-20T16:47:00Z" w16du:dateUtc="2025-10-20T14:47:00Z">
        <w:r>
          <w:rPr>
            <w:sz w:val="22"/>
            <w:szCs w:val="22"/>
          </w:rPr>
          <w:t>roducibilità</w:t>
        </w:r>
      </w:ins>
      <w:ins w:id="28862" w:author="Visone Rossana (GSE)" w:date="2025-10-20T16:46:00Z" w16du:dateUtc="2025-10-20T14:46:00Z">
        <w:r w:rsidRPr="00896144">
          <w:rPr>
            <w:sz w:val="22"/>
            <w:szCs w:val="22"/>
            <w:rPrChange w:id="28863" w:author="Visone Rossana (GSE)" w:date="2025-10-20T16:46:00Z" w16du:dateUtc="2025-10-20T14:46:00Z">
              <w:rPr/>
            </w:rPrChange>
          </w:rPr>
          <w:t xml:space="preserve"> dell’intervento, calcolato in funzione della presunta energia termica prodotta annualmente e della superficie lorda totale dei pannelli installati. Il riconoscimento delle spese accessorie è incluso nei coefficienti di valorizzazione dell’energia termica prodotta (C</w:t>
        </w:r>
        <w:r w:rsidRPr="00896144">
          <w:rPr>
            <w:sz w:val="22"/>
            <w:szCs w:val="22"/>
            <w:vertAlign w:val="subscript"/>
            <w:rPrChange w:id="28864" w:author="Visone Rossana (GSE)" w:date="2025-10-20T16:46:00Z" w16du:dateUtc="2025-10-20T14:46:00Z">
              <w:rPr>
                <w:vertAlign w:val="subscript"/>
              </w:rPr>
            </w:rPrChange>
          </w:rPr>
          <w:t>i</w:t>
        </w:r>
        <w:r w:rsidRPr="00896144">
          <w:rPr>
            <w:sz w:val="22"/>
            <w:szCs w:val="22"/>
            <w:rPrChange w:id="28865" w:author="Visone Rossana (GSE)" w:date="2025-10-20T16:46:00Z" w16du:dateUtc="2025-10-20T14:46:00Z">
              <w:rPr/>
            </w:rPrChange>
          </w:rPr>
          <w:t>).</w:t>
        </w:r>
      </w:ins>
    </w:p>
    <w:p w14:paraId="2302F57C" w14:textId="1252302A" w:rsidR="006D0E32" w:rsidRDefault="00896144" w:rsidP="00896144">
      <w:pPr>
        <w:spacing w:after="60" w:line="276" w:lineRule="auto"/>
        <w:jc w:val="both"/>
        <w:rPr>
          <w:ins w:id="28866" w:author="Visone Rossana (GSE)" w:date="2025-10-20T16:48:00Z" w16du:dateUtc="2025-10-20T14:48:00Z"/>
          <w:sz w:val="22"/>
          <w:szCs w:val="22"/>
        </w:rPr>
      </w:pPr>
      <w:ins w:id="28867" w:author="Visone Rossana (GSE)" w:date="2025-10-20T16:46:00Z" w16du:dateUtc="2025-10-20T14:46:00Z">
        <w:r w:rsidRPr="00896144">
          <w:rPr>
            <w:sz w:val="22"/>
            <w:szCs w:val="22"/>
            <w:rPrChange w:id="28868" w:author="Visone Rossana (GSE)" w:date="2025-10-20T16:46:00Z" w16du:dateUtc="2025-10-20T14:46:00Z">
              <w:rPr/>
            </w:rPrChange>
          </w:rPr>
          <w:t xml:space="preserve">Le spese </w:t>
        </w:r>
      </w:ins>
      <w:ins w:id="28869" w:author="Visone Rossana (GSE)" w:date="2025-10-20T16:47:00Z" w16du:dateUtc="2025-10-20T14:47:00Z">
        <w:r w:rsidR="00CE0F01">
          <w:rPr>
            <w:sz w:val="22"/>
            <w:szCs w:val="22"/>
          </w:rPr>
          <w:t>ammissibili</w:t>
        </w:r>
      </w:ins>
      <w:ins w:id="28870" w:author="Visone Rossana (GSE)" w:date="2025-10-20T16:46:00Z" w16du:dateUtc="2025-10-20T14:46:00Z">
        <w:r w:rsidRPr="00896144">
          <w:rPr>
            <w:sz w:val="22"/>
            <w:szCs w:val="22"/>
            <w:rPrChange w:id="28871" w:author="Visone Rossana (GSE)" w:date="2025-10-20T16:46:00Z" w16du:dateUtc="2025-10-20T14:46:00Z">
              <w:rPr/>
            </w:rPrChange>
          </w:rPr>
          <w:t xml:space="preserve"> per gli interventi concernenti la produzione di energia termica</w:t>
        </w:r>
        <w:r>
          <w:rPr>
            <w:sz w:val="22"/>
            <w:szCs w:val="22"/>
          </w:rPr>
          <w:t>,</w:t>
        </w:r>
        <w:r w:rsidRPr="00896144">
          <w:rPr>
            <w:sz w:val="22"/>
            <w:szCs w:val="22"/>
            <w:rPrChange w:id="28872" w:author="Visone Rossana (GSE)" w:date="2025-10-20T16:46:00Z" w16du:dateUtc="2025-10-20T14:46:00Z">
              <w:rPr/>
            </w:rPrChange>
          </w:rPr>
          <w:t xml:space="preserve"> </w:t>
        </w:r>
      </w:ins>
      <w:ins w:id="28873" w:author="Visone Rossana (GSE)" w:date="2025-10-20T16:51:00Z" w16du:dateUtc="2025-10-20T14:51:00Z">
        <w:r w:rsidR="00497BC6">
          <w:rPr>
            <w:sz w:val="22"/>
            <w:szCs w:val="22"/>
          </w:rPr>
          <w:t>e</w:t>
        </w:r>
      </w:ins>
      <w:ins w:id="28874" w:author="Visone Rossana (GSE)" w:date="2025-10-20T16:46:00Z" w16du:dateUtc="2025-10-20T14:46:00Z">
        <w:r>
          <w:rPr>
            <w:sz w:val="22"/>
            <w:szCs w:val="22"/>
          </w:rPr>
          <w:t xml:space="preserve"> </w:t>
        </w:r>
        <w:r w:rsidRPr="000F1963">
          <w:rPr>
            <w:rFonts w:cs="Calibri"/>
            <w:sz w:val="22"/>
            <w:szCs w:val="22"/>
          </w:rPr>
          <w:t xml:space="preserve">se </w:t>
        </w:r>
      </w:ins>
      <w:ins w:id="28875" w:author="Visone Rossana (GSE)" w:date="2025-10-20T16:50:00Z" w16du:dateUtc="2025-10-20T14:50:00Z">
        <w:r w:rsidR="00497BC6" w:rsidRPr="000F1963">
          <w:rPr>
            <w:rFonts w:cs="Calibri"/>
            <w:sz w:val="22"/>
            <w:szCs w:val="22"/>
          </w:rPr>
          <w:t>del caso a quelli di produzione di acqua calda sanitaria</w:t>
        </w:r>
        <w:r w:rsidR="00497BC6" w:rsidRPr="00214C92">
          <w:rPr>
            <w:rFonts w:cs="Calibri"/>
            <w:sz w:val="22"/>
            <w:szCs w:val="22"/>
          </w:rPr>
          <w:t xml:space="preserve"> </w:t>
        </w:r>
        <w:r w:rsidR="00497BC6" w:rsidRPr="000F1963">
          <w:rPr>
            <w:rFonts w:cs="Calibri"/>
            <w:sz w:val="22"/>
            <w:szCs w:val="22"/>
            <w:highlight w:val="cyan"/>
          </w:rPr>
          <w:t>e/o calore per processi industriali, agricoli e/o riscaldamento di piscine o di componenti di centri benessere</w:t>
        </w:r>
        <w:r w:rsidR="00497BC6" w:rsidRPr="0079222B">
          <w:rPr>
            <w:sz w:val="22"/>
            <w:szCs w:val="22"/>
          </w:rPr>
          <w:t xml:space="preserve"> </w:t>
        </w:r>
        <w:r w:rsidR="00497BC6">
          <w:rPr>
            <w:sz w:val="22"/>
            <w:szCs w:val="22"/>
          </w:rPr>
          <w:t>e</w:t>
        </w:r>
      </w:ins>
      <w:ins w:id="28876" w:author="Visone Rossana (GSE)" w:date="2025-10-20T16:46:00Z" w16du:dateUtc="2025-10-20T14:46:00Z">
        <w:r>
          <w:rPr>
            <w:sz w:val="22"/>
            <w:szCs w:val="22"/>
          </w:rPr>
          <w:t xml:space="preserve"> </w:t>
        </w:r>
        <w:r w:rsidRPr="00896144">
          <w:rPr>
            <w:sz w:val="22"/>
            <w:szCs w:val="22"/>
            <w:rPrChange w:id="28877" w:author="Visone Rossana (GSE)" w:date="2025-10-20T16:46:00Z" w16du:dateUtc="2025-10-20T14:46:00Z">
              <w:rPr/>
            </w:rPrChange>
          </w:rPr>
          <w:t xml:space="preserve">con la tecnologia </w:t>
        </w:r>
        <w:r w:rsidRPr="00896144">
          <w:rPr>
            <w:i/>
            <w:sz w:val="22"/>
            <w:szCs w:val="22"/>
            <w:rPrChange w:id="28878" w:author="Visone Rossana (GSE)" w:date="2025-10-20T16:46:00Z" w16du:dateUtc="2025-10-20T14:46:00Z">
              <w:rPr>
                <w:i/>
              </w:rPr>
            </w:rPrChange>
          </w:rPr>
          <w:t>solar cooling</w:t>
        </w:r>
        <w:r w:rsidRPr="00896144">
          <w:rPr>
            <w:sz w:val="22"/>
            <w:szCs w:val="22"/>
            <w:rPrChange w:id="28879" w:author="Visone Rossana (GSE)" w:date="2025-10-20T16:46:00Z" w16du:dateUtc="2025-10-20T14:46:00Z">
              <w:rPr/>
            </w:rPrChange>
          </w:rPr>
          <w:t xml:space="preserve"> alla climatizzazione estiva</w:t>
        </w:r>
      </w:ins>
      <w:ins w:id="28880" w:author="Visone Rossana (GSE)" w:date="2025-10-20T16:49:00Z" w16du:dateUtc="2025-10-20T14:49:00Z">
        <w:r w:rsidR="00497BC6">
          <w:rPr>
            <w:sz w:val="22"/>
            <w:szCs w:val="22"/>
          </w:rPr>
          <w:t>,</w:t>
        </w:r>
      </w:ins>
      <w:ins w:id="28881" w:author="Visone Rossana (GSE)" w:date="2025-10-20T16:48:00Z" w16du:dateUtc="2025-10-20T14:48:00Z">
        <w:r w:rsidR="006D0E32">
          <w:rPr>
            <w:sz w:val="22"/>
            <w:szCs w:val="22"/>
          </w:rPr>
          <w:t xml:space="preserve"> sono </w:t>
        </w:r>
      </w:ins>
      <w:ins w:id="28882" w:author="Visone Rossana (GSE)" w:date="2025-10-20T16:46:00Z" w16du:dateUtc="2025-10-20T14:46:00Z">
        <w:r w:rsidRPr="00896144">
          <w:rPr>
            <w:bCs/>
            <w:sz w:val="22"/>
            <w:szCs w:val="22"/>
            <w:rPrChange w:id="28883" w:author="Visone Rossana (GSE)" w:date="2025-10-20T16:46:00Z" w16du:dateUtc="2025-10-20T14:46:00Z">
              <w:rPr>
                <w:bCs/>
              </w:rPr>
            </w:rPrChange>
          </w:rPr>
          <w:t>comprensive di IVA dove essa costituisc</w:t>
        </w:r>
      </w:ins>
      <w:ins w:id="28884" w:author="Visone Rossana (GSE)" w:date="2025-10-20T16:49:00Z" w16du:dateUtc="2025-10-20T14:49:00Z">
        <w:r w:rsidR="006D0E32">
          <w:rPr>
            <w:bCs/>
            <w:sz w:val="22"/>
            <w:szCs w:val="22"/>
          </w:rPr>
          <w:t>a</w:t>
        </w:r>
      </w:ins>
      <w:ins w:id="28885" w:author="Visone Rossana (GSE)" w:date="2025-10-20T16:46:00Z" w16du:dateUtc="2025-10-20T14:46:00Z">
        <w:r w:rsidRPr="00896144">
          <w:rPr>
            <w:bCs/>
            <w:sz w:val="22"/>
            <w:szCs w:val="22"/>
            <w:rPrChange w:id="28886" w:author="Visone Rossana (GSE)" w:date="2025-10-20T16:46:00Z" w16du:dateUtc="2025-10-20T14:46:00Z">
              <w:rPr>
                <w:bCs/>
              </w:rPr>
            </w:rPrChange>
          </w:rPr>
          <w:t xml:space="preserve"> un costo</w:t>
        </w:r>
      </w:ins>
      <w:ins w:id="28887" w:author="Visone Rossana (GSE)" w:date="2025-10-20T16:49:00Z" w16du:dateUtc="2025-10-20T14:49:00Z">
        <w:r w:rsidR="006D0E32">
          <w:rPr>
            <w:bCs/>
            <w:sz w:val="22"/>
            <w:szCs w:val="22"/>
          </w:rPr>
          <w:t xml:space="preserve"> e </w:t>
        </w:r>
      </w:ins>
      <w:ins w:id="28888" w:author="Visone Rossana (GSE)" w:date="2025-10-20T16:46:00Z" w16du:dateUtc="2025-10-20T14:46:00Z">
        <w:r w:rsidRPr="00896144">
          <w:rPr>
            <w:sz w:val="22"/>
            <w:szCs w:val="22"/>
            <w:rPrChange w:id="28889" w:author="Visone Rossana (GSE)" w:date="2025-10-20T16:46:00Z" w16du:dateUtc="2025-10-20T14:46:00Z">
              <w:rPr/>
            </w:rPrChange>
          </w:rPr>
          <w:t xml:space="preserve">comprendono: </w:t>
        </w:r>
      </w:ins>
    </w:p>
    <w:p w14:paraId="126F1C25" w14:textId="77777777" w:rsidR="00E50644" w:rsidRDefault="00896144" w:rsidP="00E50644">
      <w:pPr>
        <w:pStyle w:val="Paragrafoelenco"/>
        <w:numPr>
          <w:ilvl w:val="0"/>
          <w:numId w:val="491"/>
        </w:numPr>
        <w:spacing w:after="60" w:line="276" w:lineRule="auto"/>
        <w:jc w:val="both"/>
        <w:rPr>
          <w:ins w:id="28890" w:author="Visone Rossana (GSE)" w:date="2025-10-20T16:52:00Z" w16du:dateUtc="2025-10-20T14:52:00Z"/>
          <w:sz w:val="22"/>
          <w:szCs w:val="22"/>
        </w:rPr>
      </w:pPr>
      <w:ins w:id="28891" w:author="Visone Rossana (GSE)" w:date="2025-10-20T16:46:00Z" w16du:dateUtc="2025-10-20T14:46:00Z">
        <w:r w:rsidRPr="00896144">
          <w:rPr>
            <w:sz w:val="22"/>
            <w:szCs w:val="22"/>
            <w:rPrChange w:id="28892" w:author="Visone Rossana (GSE)" w:date="2025-10-20T16:46:00Z" w16du:dateUtc="2025-10-20T14:46:00Z">
              <w:rPr/>
            </w:rPrChange>
          </w:rPr>
          <w:t xml:space="preserve">smontaggio e dismissione dell’impianto esistente, parziale o totale; </w:t>
        </w:r>
      </w:ins>
    </w:p>
    <w:p w14:paraId="0A639141" w14:textId="77777777" w:rsidR="00E50644" w:rsidRDefault="00896144" w:rsidP="00E50644">
      <w:pPr>
        <w:pStyle w:val="Paragrafoelenco"/>
        <w:numPr>
          <w:ilvl w:val="0"/>
          <w:numId w:val="491"/>
        </w:numPr>
        <w:spacing w:after="60" w:line="276" w:lineRule="auto"/>
        <w:jc w:val="both"/>
        <w:rPr>
          <w:ins w:id="28893" w:author="Visone Rossana (GSE)" w:date="2025-10-20T16:52:00Z" w16du:dateUtc="2025-10-20T14:52:00Z"/>
          <w:sz w:val="22"/>
          <w:szCs w:val="22"/>
        </w:rPr>
      </w:pPr>
      <w:ins w:id="28894" w:author="Visone Rossana (GSE)" w:date="2025-10-20T16:46:00Z" w16du:dateUtc="2025-10-20T14:46:00Z">
        <w:r w:rsidRPr="00896144">
          <w:rPr>
            <w:sz w:val="22"/>
            <w:szCs w:val="22"/>
            <w:rPrChange w:id="28895" w:author="Visone Rossana (GSE)" w:date="2025-10-20T16:46:00Z" w16du:dateUtc="2025-10-20T14:46:00Z">
              <w:rPr/>
            </w:rPrChange>
          </w:rPr>
          <w:t xml:space="preserve">fornitura, trasporto e posa in opera di tutte le apparecchiature termiche, meccaniche, elettriche ed elettroniche, le opere idrauliche e murarie necessarie alla realizzazione a regola d’arte dell’impianto organicamente collegato alle utenze e le spese professionali connesse alla realizzazione dell’intervento. </w:t>
        </w:r>
      </w:ins>
    </w:p>
    <w:p w14:paraId="694AEEA7" w14:textId="3DA883C3" w:rsidR="00896144" w:rsidRDefault="00896144">
      <w:pPr>
        <w:spacing w:after="60" w:line="276" w:lineRule="auto"/>
        <w:jc w:val="both"/>
        <w:rPr>
          <w:ins w:id="28896" w:author="Visone Rossana (GSE)" w:date="2025-10-20T16:46:00Z" w16du:dateUtc="2025-10-20T14:46:00Z"/>
          <w:sz w:val="22"/>
          <w:szCs w:val="22"/>
        </w:rPr>
        <w:pPrChange w:id="28897" w:author="Visone Rossana (GSE)" w:date="2025-10-20T16:46:00Z" w16du:dateUtc="2025-10-20T14:46:00Z">
          <w:pPr>
            <w:pStyle w:val="Paragrafoelenco"/>
            <w:numPr>
              <w:numId w:val="292"/>
            </w:numPr>
            <w:spacing w:after="60"/>
            <w:ind w:left="851" w:hanging="360"/>
            <w:jc w:val="both"/>
          </w:pPr>
        </w:pPrChange>
      </w:pPr>
      <w:ins w:id="28898" w:author="Visone Rossana (GSE)" w:date="2025-10-20T16:46:00Z" w16du:dateUtc="2025-10-20T14:46:00Z">
        <w:r w:rsidRPr="00E50644">
          <w:rPr>
            <w:sz w:val="22"/>
            <w:szCs w:val="22"/>
            <w:highlight w:val="yellow"/>
            <w:rPrChange w:id="28899" w:author="Visone Rossana (GSE)" w:date="2025-10-20T16:52:00Z" w16du:dateUtc="2025-10-20T14:52:00Z">
              <w:rPr/>
            </w:rPrChange>
          </w:rPr>
          <w:t>Per gli impianti solari destinati anche alla climatizzazione, sono incluse le spese per i sistemi di contabilizzazione individuale, eventuali interventi sulla rete di distribuzione, sui sistemi di trattamento delle acque, sui dispositivi di controllo e regolazione e sui sistemi di emissione</w:t>
        </w:r>
        <w:r w:rsidRPr="00E50644">
          <w:rPr>
            <w:sz w:val="22"/>
            <w:szCs w:val="22"/>
            <w:rPrChange w:id="28900" w:author="Visone Rossana (GSE)" w:date="2025-10-20T16:52:00Z" w16du:dateUtc="2025-10-20T14:52:00Z">
              <w:rPr/>
            </w:rPrChange>
          </w:rPr>
          <w:t>.</w:t>
        </w:r>
        <w:r>
          <w:t>ee</w:t>
        </w:r>
      </w:ins>
    </w:p>
    <w:p w14:paraId="08212AD5" w14:textId="77777777" w:rsidR="008079CA" w:rsidRDefault="008079CA" w:rsidP="008079CA">
      <w:pPr>
        <w:pStyle w:val="Paragrafoelenco"/>
        <w:spacing w:after="60" w:line="276" w:lineRule="auto"/>
        <w:jc w:val="both"/>
        <w:rPr>
          <w:ins w:id="28901" w:author="Visone Rossana (GSE)" w:date="2025-10-20T16:53:00Z" w16du:dateUtc="2025-10-20T14:53:00Z"/>
          <w:sz w:val="22"/>
          <w:szCs w:val="22"/>
        </w:rPr>
      </w:pPr>
    </w:p>
    <w:p w14:paraId="70C3401B" w14:textId="77777777" w:rsidR="008079CA" w:rsidRDefault="008079CA" w:rsidP="008079CA">
      <w:pPr>
        <w:pStyle w:val="Paragrafoelenco"/>
        <w:spacing w:after="60" w:line="276" w:lineRule="auto"/>
        <w:jc w:val="both"/>
        <w:rPr>
          <w:ins w:id="28902" w:author="Visone Rossana (GSE)" w:date="2025-10-20T16:53:00Z" w16du:dateUtc="2025-10-20T14:53:00Z"/>
          <w:sz w:val="22"/>
          <w:szCs w:val="22"/>
        </w:rPr>
      </w:pPr>
    </w:p>
    <w:p w14:paraId="673DA4B7" w14:textId="77777777" w:rsidR="008079CA" w:rsidRDefault="008079CA" w:rsidP="008079CA">
      <w:pPr>
        <w:pStyle w:val="Paragrafoelenco"/>
        <w:spacing w:after="60" w:line="276" w:lineRule="auto"/>
        <w:jc w:val="both"/>
        <w:rPr>
          <w:ins w:id="28903" w:author="Visone Rossana (GSE)" w:date="2025-10-20T16:53:00Z" w16du:dateUtc="2025-10-20T14:53:00Z"/>
          <w:sz w:val="22"/>
          <w:szCs w:val="22"/>
        </w:rPr>
      </w:pPr>
    </w:p>
    <w:p w14:paraId="62DA1377" w14:textId="77777777" w:rsidR="008079CA" w:rsidRDefault="008079CA" w:rsidP="008079CA">
      <w:pPr>
        <w:pStyle w:val="Paragrafoelenco"/>
        <w:spacing w:after="60" w:line="276" w:lineRule="auto"/>
        <w:jc w:val="both"/>
        <w:rPr>
          <w:ins w:id="28904" w:author="Visone Rossana (GSE)" w:date="2025-10-20T16:53:00Z" w16du:dateUtc="2025-10-20T14:53:00Z"/>
          <w:sz w:val="22"/>
          <w:szCs w:val="22"/>
        </w:rPr>
      </w:pPr>
    </w:p>
    <w:p w14:paraId="4FB687F5" w14:textId="77777777" w:rsidR="008079CA" w:rsidRPr="00E50644" w:rsidRDefault="008079CA">
      <w:pPr>
        <w:pStyle w:val="Paragrafoelenco"/>
        <w:spacing w:after="60" w:line="276" w:lineRule="auto"/>
        <w:jc w:val="both"/>
        <w:rPr>
          <w:ins w:id="28905" w:author="Visone Rossana (GSE)" w:date="2025-10-20T16:46:00Z" w16du:dateUtc="2025-10-20T14:46:00Z"/>
          <w:sz w:val="22"/>
          <w:szCs w:val="22"/>
          <w:rPrChange w:id="28906" w:author="Visone Rossana (GSE)" w:date="2025-10-20T16:52:00Z" w16du:dateUtc="2025-10-20T14:52:00Z">
            <w:rPr>
              <w:ins w:id="28907" w:author="Visone Rossana (GSE)" w:date="2025-10-20T16:46:00Z" w16du:dateUtc="2025-10-20T14:46:00Z"/>
            </w:rPr>
          </w:rPrChange>
        </w:rPr>
        <w:pPrChange w:id="28908" w:author="Visone Rossana (GSE)" w:date="2025-10-20T16:53:00Z" w16du:dateUtc="2025-10-20T14:53:00Z">
          <w:pPr>
            <w:pStyle w:val="Paragrafoelenco"/>
            <w:numPr>
              <w:numId w:val="292"/>
            </w:numPr>
            <w:spacing w:after="60"/>
            <w:ind w:left="851" w:hanging="360"/>
            <w:jc w:val="both"/>
          </w:pPr>
        </w:pPrChange>
      </w:pPr>
    </w:p>
    <w:p w14:paraId="3AD50375" w14:textId="57E72D10" w:rsidR="00A354C8" w:rsidRPr="00923DC6" w:rsidRDefault="00A354C8">
      <w:pPr>
        <w:pStyle w:val="TITOLO20"/>
        <w:numPr>
          <w:ilvl w:val="2"/>
          <w:numId w:val="292"/>
        </w:numPr>
        <w:rPr>
          <w:ins w:id="28909" w:author="Visone Rossana (GSE)" w:date="2025-10-20T16:53:00Z" w16du:dateUtc="2025-10-20T14:53:00Z"/>
        </w:rPr>
        <w:pPrChange w:id="28910" w:author="Visone Rossana (GSE)" w:date="2025-10-23T10:16:00Z" w16du:dateUtc="2025-10-23T08:16:00Z">
          <w:pPr>
            <w:pStyle w:val="TITOLO20"/>
            <w:numPr>
              <w:ilvl w:val="2"/>
              <w:numId w:val="492"/>
            </w:numPr>
            <w:ind w:left="1715" w:hanging="504"/>
          </w:pPr>
        </w:pPrChange>
      </w:pPr>
      <w:bookmarkStart w:id="28911" w:name="_Toc212462721"/>
      <w:ins w:id="28912" w:author="Visone Rossana (GSE)" w:date="2025-10-20T16:53:00Z" w16du:dateUtc="2025-10-20T14:53:00Z">
        <w:r w:rsidRPr="00923DC6">
          <w:t xml:space="preserve">Calcolo dell’incentivo (Allegato II </w:t>
        </w:r>
      </w:ins>
      <w:ins w:id="28913" w:author="Visone Rossana (GSE)" w:date="2025-10-20T16:58:00Z" w16du:dateUtc="2025-10-20T14:58:00Z">
        <w:r w:rsidR="00321FCB">
          <w:t xml:space="preserve">– paragrafo 2.4 </w:t>
        </w:r>
      </w:ins>
      <w:ins w:id="28914" w:author="Visone Rossana (GSE)" w:date="2025-10-20T16:53:00Z" w16du:dateUtc="2025-10-20T14:53:00Z">
        <w:r w:rsidRPr="00923DC6">
          <w:t>del Decreto)</w:t>
        </w:r>
        <w:bookmarkEnd w:id="28911"/>
      </w:ins>
    </w:p>
    <w:p w14:paraId="69EF1574" w14:textId="18F04A93" w:rsidR="00907680" w:rsidRPr="00BB5E39" w:rsidRDefault="00907680">
      <w:pPr>
        <w:spacing w:after="60" w:line="276" w:lineRule="auto"/>
        <w:jc w:val="both"/>
        <w:rPr>
          <w:ins w:id="28915" w:author="Visone Rossana (GSE)" w:date="2025-10-20T16:54:00Z" w16du:dateUtc="2025-10-20T14:54:00Z"/>
          <w:rFonts w:cs="Calibri"/>
          <w:sz w:val="22"/>
          <w:szCs w:val="22"/>
          <w:rPrChange w:id="28916" w:author="Visone Rossana (GSE)" w:date="2025-10-20T16:54:00Z" w16du:dateUtc="2025-10-20T14:54:00Z">
            <w:rPr>
              <w:ins w:id="28917" w:author="Visone Rossana (GSE)" w:date="2025-10-20T16:54:00Z" w16du:dateUtc="2025-10-20T14:54:00Z"/>
              <w:rFonts w:cs="Calibri"/>
            </w:rPr>
          </w:rPrChange>
        </w:rPr>
        <w:pPrChange w:id="28918" w:author="Visone Rossana (GSE)" w:date="2025-10-20T16:55:00Z" w16du:dateUtc="2025-10-20T14:55:00Z">
          <w:pPr>
            <w:spacing w:after="60"/>
            <w:jc w:val="both"/>
          </w:pPr>
        </w:pPrChange>
      </w:pPr>
      <w:ins w:id="28919" w:author="Visone Rossana (GSE)" w:date="2025-10-20T16:54:00Z" w16du:dateUtc="2025-10-20T14:54:00Z">
        <w:r w:rsidRPr="00BB5E39">
          <w:rPr>
            <w:rFonts w:cs="Calibri"/>
            <w:sz w:val="22"/>
            <w:szCs w:val="22"/>
            <w:rPrChange w:id="28920" w:author="Visone Rossana (GSE)" w:date="2025-10-20T16:54:00Z" w16du:dateUtc="2025-10-20T14:54:00Z">
              <w:rPr>
                <w:rFonts w:cs="Calibri"/>
              </w:rPr>
            </w:rPrChange>
          </w:rPr>
          <w:t>Per l’intervento riguardante le installazioni di collettori solari termici</w:t>
        </w:r>
      </w:ins>
      <w:ins w:id="28921" w:author="Visone Rossana (GSE)" w:date="2025-10-20T16:55:00Z" w16du:dateUtc="2025-10-20T14:55:00Z">
        <w:r w:rsidR="00BB5E39">
          <w:rPr>
            <w:rFonts w:cs="Calibri"/>
            <w:sz w:val="22"/>
            <w:szCs w:val="22"/>
          </w:rPr>
          <w:t>,</w:t>
        </w:r>
      </w:ins>
      <w:ins w:id="28922" w:author="Visone Rossana (GSE)" w:date="2025-10-20T16:54:00Z" w16du:dateUtc="2025-10-20T14:54:00Z">
        <w:r w:rsidRPr="00BB5E39">
          <w:rPr>
            <w:rFonts w:cs="Calibri"/>
            <w:sz w:val="22"/>
            <w:szCs w:val="22"/>
            <w:rPrChange w:id="28923" w:author="Visone Rossana (GSE)" w:date="2025-10-20T16:54:00Z" w16du:dateUtc="2025-10-20T14:54:00Z">
              <w:rPr>
                <w:rFonts w:cs="Calibri"/>
              </w:rPr>
            </w:rPrChange>
          </w:rPr>
          <w:t xml:space="preserve"> anche abbinati ai sistemi di </w:t>
        </w:r>
        <w:r w:rsidRPr="00BB5E39">
          <w:rPr>
            <w:rFonts w:cs="Calibri"/>
            <w:i/>
            <w:sz w:val="22"/>
            <w:szCs w:val="22"/>
            <w:rPrChange w:id="28924" w:author="Visone Rossana (GSE)" w:date="2025-10-20T16:54:00Z" w16du:dateUtc="2025-10-20T14:54:00Z">
              <w:rPr>
                <w:rFonts w:cs="Calibri"/>
                <w:i/>
              </w:rPr>
            </w:rPrChange>
          </w:rPr>
          <w:t>solar coolin</w:t>
        </w:r>
      </w:ins>
      <w:ins w:id="28925" w:author="Visone Rossana (GSE)" w:date="2025-10-20T16:55:00Z" w16du:dateUtc="2025-10-20T14:55:00Z">
        <w:r w:rsidR="00BB5E39">
          <w:rPr>
            <w:rFonts w:cs="Calibri"/>
            <w:i/>
            <w:sz w:val="22"/>
            <w:szCs w:val="22"/>
          </w:rPr>
          <w:t>g</w:t>
        </w:r>
      </w:ins>
      <w:ins w:id="28926" w:author="Visone Rossana (GSE)" w:date="2025-10-20T16:54:00Z" w16du:dateUtc="2025-10-20T14:54:00Z">
        <w:r w:rsidRPr="00BB5E39">
          <w:rPr>
            <w:rFonts w:cs="Calibri"/>
            <w:i/>
            <w:sz w:val="22"/>
            <w:szCs w:val="22"/>
            <w:rPrChange w:id="28927" w:author="Visone Rossana (GSE)" w:date="2025-10-20T16:54:00Z" w16du:dateUtc="2025-10-20T14:54:00Z">
              <w:rPr>
                <w:rFonts w:cs="Calibri"/>
                <w:i/>
              </w:rPr>
            </w:rPrChange>
          </w:rPr>
          <w:t>,</w:t>
        </w:r>
        <w:r w:rsidRPr="00BB5E39">
          <w:rPr>
            <w:rFonts w:cs="Calibri"/>
            <w:sz w:val="22"/>
            <w:szCs w:val="22"/>
            <w:rPrChange w:id="28928" w:author="Visone Rossana (GSE)" w:date="2025-10-20T16:54:00Z" w16du:dateUtc="2025-10-20T14:54:00Z">
              <w:rPr>
                <w:rFonts w:cs="Calibri"/>
              </w:rPr>
            </w:rPrChange>
          </w:rPr>
          <w:t xml:space="preserve"> l’incentivo annuo è definito in funzione dell’energia termica prodotta annualmente (stimata), della </w:t>
        </w:r>
        <w:r w:rsidRPr="00BB5E39">
          <w:rPr>
            <w:rFonts w:cs="Calibri"/>
            <w:sz w:val="22"/>
            <w:szCs w:val="22"/>
            <w:rPrChange w:id="28929" w:author="Visone Rossana (GSE)" w:date="2025-10-20T16:54:00Z" w16du:dateUtc="2025-10-20T14:54:00Z">
              <w:rPr>
                <w:rFonts w:cs="Calibri"/>
              </w:rPr>
            </w:rPrChange>
          </w:rPr>
          <w:lastRenderedPageBreak/>
          <w:t>superficie lorda installata, di specifici coefficienti di valorizzazione dell’energia (</w:t>
        </w:r>
        <w:r w:rsidRPr="00BB5E39">
          <w:rPr>
            <w:rFonts w:cs="Calibri"/>
            <w:sz w:val="22"/>
            <w:szCs w:val="22"/>
            <w:rPrChange w:id="28930" w:author="Visone Rossana (GSE)" w:date="2025-10-20T16:54:00Z" w16du:dateUtc="2025-10-20T14:54:00Z">
              <w:rPr>
                <w:rFonts w:cs="Calibri"/>
                <w:sz w:val="20"/>
              </w:rPr>
            </w:rPrChange>
          </w:rPr>
          <w:t>€/kWh</w:t>
        </w:r>
        <w:r w:rsidRPr="00BB5E39">
          <w:rPr>
            <w:rFonts w:cs="Calibri"/>
            <w:sz w:val="22"/>
            <w:szCs w:val="22"/>
            <w:vertAlign w:val="subscript"/>
            <w:rPrChange w:id="28931" w:author="Visone Rossana (GSE)" w:date="2025-10-20T16:54:00Z" w16du:dateUtc="2025-10-20T14:54:00Z">
              <w:rPr>
                <w:rFonts w:cs="Calibri"/>
                <w:sz w:val="20"/>
                <w:vertAlign w:val="subscript"/>
              </w:rPr>
            </w:rPrChange>
          </w:rPr>
          <w:t>t</w:t>
        </w:r>
        <w:r w:rsidRPr="00BB5E39">
          <w:rPr>
            <w:rFonts w:cs="Calibri"/>
            <w:sz w:val="22"/>
            <w:szCs w:val="22"/>
            <w:rPrChange w:id="28932" w:author="Visone Rossana (GSE)" w:date="2025-10-20T16:54:00Z" w16du:dateUtc="2025-10-20T14:54:00Z">
              <w:rPr>
                <w:rFonts w:cs="Calibri"/>
              </w:rPr>
            </w:rPrChange>
          </w:rPr>
          <w:t>) distinti per dimensione e tipologia installativa e in funzione dell’utilizzo del calore prodotto.</w:t>
        </w:r>
      </w:ins>
    </w:p>
    <w:p w14:paraId="446E3F1C" w14:textId="77777777" w:rsidR="00907680" w:rsidRDefault="00907680" w:rsidP="00907680">
      <w:pPr>
        <w:spacing w:after="60"/>
        <w:jc w:val="both"/>
        <w:rPr>
          <w:ins w:id="28933" w:author="Visone Rossana (GSE)" w:date="2025-10-20T16:54:00Z" w16du:dateUtc="2025-10-20T14:54:00Z"/>
          <w:rFonts w:cs="Calibri"/>
        </w:rPr>
      </w:pPr>
    </w:p>
    <w:p w14:paraId="5477F7ED" w14:textId="77777777" w:rsidR="00907680" w:rsidRPr="00BB5E39" w:rsidRDefault="00907680" w:rsidP="00907680">
      <w:pPr>
        <w:spacing w:after="60"/>
        <w:jc w:val="both"/>
        <w:rPr>
          <w:ins w:id="28934" w:author="Visone Rossana (GSE)" w:date="2025-10-20T16:54:00Z" w16du:dateUtc="2025-10-20T14:54:00Z"/>
          <w:rFonts w:cs="Calibri"/>
          <w:sz w:val="22"/>
          <w:szCs w:val="22"/>
          <w:rPrChange w:id="28935" w:author="Visone Rossana (GSE)" w:date="2025-10-20T16:55:00Z" w16du:dateUtc="2025-10-20T14:55:00Z">
            <w:rPr>
              <w:ins w:id="28936" w:author="Visone Rossana (GSE)" w:date="2025-10-20T16:54:00Z" w16du:dateUtc="2025-10-20T14:54:00Z"/>
              <w:rFonts w:cs="Calibri"/>
            </w:rPr>
          </w:rPrChange>
        </w:rPr>
      </w:pPr>
      <w:ins w:id="28937" w:author="Visone Rossana (GSE)" w:date="2025-10-20T16:54:00Z" w16du:dateUtc="2025-10-20T14:54:00Z">
        <w:r w:rsidRPr="00BB5E39">
          <w:rPr>
            <w:rFonts w:cs="Calibri"/>
            <w:sz w:val="22"/>
            <w:szCs w:val="22"/>
            <w:rPrChange w:id="28938" w:author="Visone Rossana (GSE)" w:date="2025-10-20T16:55:00Z" w16du:dateUtc="2025-10-20T14:55:00Z">
              <w:rPr>
                <w:rFonts w:cs="Calibri"/>
              </w:rPr>
            </w:rPrChange>
          </w:rPr>
          <w:t>L’incentivo annuo si calcola con la seguente formula:</w:t>
        </w:r>
      </w:ins>
    </w:p>
    <w:p w14:paraId="196F2860" w14:textId="77777777" w:rsidR="00907680" w:rsidRPr="00CA0C37" w:rsidRDefault="00907680">
      <w:pPr>
        <w:spacing w:after="60"/>
        <w:jc w:val="center"/>
        <w:rPr>
          <w:ins w:id="28939" w:author="Visone Rossana (GSE)" w:date="2025-10-20T16:54:00Z" w16du:dateUtc="2025-10-20T14:54:00Z"/>
          <w:rFonts w:cs="Calibri"/>
          <w:i/>
          <w:sz w:val="28"/>
          <w:szCs w:val="28"/>
        </w:rPr>
        <w:pPrChange w:id="28940" w:author="Visone Rossana (GSE)" w:date="2025-10-20T16:55:00Z" w16du:dateUtc="2025-10-20T14:55:00Z">
          <w:pPr>
            <w:spacing w:after="60"/>
            <w:jc w:val="both"/>
          </w:pPr>
        </w:pPrChange>
      </w:pPr>
      <w:ins w:id="28941" w:author="Visone Rossana (GSE)" w:date="2025-10-20T16:54:00Z" w16du:dateUtc="2025-10-20T14:54:00Z">
        <w:r w:rsidRPr="00CA0C37">
          <w:rPr>
            <w:rFonts w:cs="Calibri"/>
            <w:i/>
            <w:sz w:val="28"/>
            <w:szCs w:val="28"/>
          </w:rPr>
          <w:t>I</w:t>
        </w:r>
        <w:r w:rsidRPr="00CA0C37">
          <w:rPr>
            <w:rFonts w:cs="Calibri"/>
            <w:i/>
            <w:sz w:val="28"/>
            <w:szCs w:val="28"/>
            <w:vertAlign w:val="subscript"/>
          </w:rPr>
          <w:t>a tot</w:t>
        </w:r>
        <w:r w:rsidRPr="00CA0C37">
          <w:rPr>
            <w:rFonts w:cs="Calibri"/>
            <w:i/>
            <w:sz w:val="28"/>
            <w:szCs w:val="28"/>
          </w:rPr>
          <w:t xml:space="preserve"> = C</w:t>
        </w:r>
        <w:r w:rsidRPr="00CA0C37">
          <w:rPr>
            <w:rFonts w:cs="Calibri"/>
            <w:i/>
            <w:sz w:val="28"/>
            <w:szCs w:val="28"/>
            <w:vertAlign w:val="subscript"/>
          </w:rPr>
          <w:t xml:space="preserve">i </w:t>
        </w:r>
        <w:r w:rsidRPr="00CA0C37">
          <w:rPr>
            <w:rFonts w:cs="Calibri"/>
            <w:i/>
            <w:sz w:val="28"/>
            <w:szCs w:val="28"/>
          </w:rPr>
          <w:t>·Q</w:t>
        </w:r>
        <w:r w:rsidRPr="00CA0C37">
          <w:rPr>
            <w:rFonts w:cs="Calibri"/>
            <w:i/>
            <w:sz w:val="28"/>
            <w:szCs w:val="28"/>
            <w:vertAlign w:val="subscript"/>
          </w:rPr>
          <w:t>u</w:t>
        </w:r>
        <w:r w:rsidRPr="00CA0C37">
          <w:rPr>
            <w:rFonts w:cs="Calibri"/>
            <w:i/>
            <w:sz w:val="28"/>
            <w:szCs w:val="28"/>
          </w:rPr>
          <w:t>· S</w:t>
        </w:r>
        <w:r w:rsidRPr="00CA0C37">
          <w:rPr>
            <w:rFonts w:cs="Calibri"/>
            <w:i/>
            <w:sz w:val="28"/>
            <w:szCs w:val="28"/>
            <w:vertAlign w:val="subscript"/>
          </w:rPr>
          <w:t>l</w:t>
        </w:r>
      </w:ins>
    </w:p>
    <w:p w14:paraId="586CA638" w14:textId="77777777" w:rsidR="00907680" w:rsidRPr="00CA0C37" w:rsidRDefault="00907680" w:rsidP="00907680">
      <w:pPr>
        <w:spacing w:after="60"/>
        <w:jc w:val="both"/>
        <w:rPr>
          <w:ins w:id="28942" w:author="Visone Rossana (GSE)" w:date="2025-10-20T16:54:00Z" w16du:dateUtc="2025-10-20T14:54:00Z"/>
          <w:rFonts w:cs="Calibri"/>
          <w:sz w:val="20"/>
        </w:rPr>
      </w:pPr>
      <w:ins w:id="28943" w:author="Visone Rossana (GSE)" w:date="2025-10-20T16:54:00Z" w16du:dateUtc="2025-10-20T14:54:00Z">
        <w:r w:rsidRPr="00CA0C37">
          <w:rPr>
            <w:rFonts w:cs="Calibri"/>
            <w:sz w:val="20"/>
          </w:rPr>
          <w:t>con:</w:t>
        </w:r>
      </w:ins>
    </w:p>
    <w:p w14:paraId="5B3186C9" w14:textId="1A21DF4F" w:rsidR="00907680" w:rsidRPr="00CA0C37" w:rsidRDefault="00907680" w:rsidP="00907680">
      <w:pPr>
        <w:spacing w:after="60"/>
        <w:ind w:left="426"/>
        <w:jc w:val="both"/>
        <w:rPr>
          <w:ins w:id="28944" w:author="Visone Rossana (GSE)" w:date="2025-10-20T16:54:00Z" w16du:dateUtc="2025-10-20T14:54:00Z"/>
          <w:sz w:val="20"/>
        </w:rPr>
      </w:pPr>
      <w:ins w:id="28945" w:author="Visone Rossana (GSE)" w:date="2025-10-20T16:54:00Z" w16du:dateUtc="2025-10-20T14:54:00Z">
        <w:r w:rsidRPr="00CA0C37">
          <w:rPr>
            <w:sz w:val="20"/>
          </w:rPr>
          <w:t>I</w:t>
        </w:r>
        <w:r w:rsidRPr="00CA0C37">
          <w:rPr>
            <w:sz w:val="20"/>
            <w:vertAlign w:val="subscript"/>
          </w:rPr>
          <w:t>a tot</w:t>
        </w:r>
        <w:r w:rsidRPr="00CA0C37">
          <w:rPr>
            <w:sz w:val="20"/>
          </w:rPr>
          <w:t>: incentivo annuo (rata annua) in euro</w:t>
        </w:r>
      </w:ins>
      <w:ins w:id="28946" w:author="Visone Rossana (GSE)" w:date="2025-10-20T16:55:00Z" w16du:dateUtc="2025-10-20T14:55:00Z">
        <w:r w:rsidR="00A6373A">
          <w:rPr>
            <w:sz w:val="20"/>
          </w:rPr>
          <w:t>.</w:t>
        </w:r>
      </w:ins>
      <w:ins w:id="28947" w:author="Visone Rossana (GSE)" w:date="2025-10-20T16:56:00Z" w16du:dateUtc="2025-10-20T14:56:00Z">
        <w:r w:rsidR="003F4FFD" w:rsidRPr="003F4FFD">
          <w:rPr>
            <w:rFonts w:cstheme="minorHAnsi"/>
            <w:sz w:val="20"/>
            <w:szCs w:val="20"/>
          </w:rPr>
          <w:t xml:space="preserve"> </w:t>
        </w:r>
        <w:r w:rsidR="003F4FFD" w:rsidRPr="000F1963">
          <w:rPr>
            <w:rFonts w:cstheme="minorHAnsi"/>
            <w:sz w:val="20"/>
            <w:szCs w:val="20"/>
          </w:rPr>
          <w:t>Tale incentivo è costituito dalla sommatoria delle rate annue previste nella tabella 1 dell’art. 11 del Decreto:</w:t>
        </w:r>
      </w:ins>
    </w:p>
    <w:p w14:paraId="160CC20F" w14:textId="3F104083" w:rsidR="00907680" w:rsidRPr="00CA0C37" w:rsidRDefault="00907680" w:rsidP="00907680">
      <w:pPr>
        <w:spacing w:after="60"/>
        <w:ind w:left="851"/>
        <w:jc w:val="both"/>
        <w:rPr>
          <w:ins w:id="28948" w:author="Visone Rossana (GSE)" w:date="2025-10-20T16:54:00Z" w16du:dateUtc="2025-10-20T14:54:00Z"/>
          <w:sz w:val="20"/>
        </w:rPr>
      </w:pPr>
      <w:ins w:id="28949" w:author="Visone Rossana (GSE)" w:date="2025-10-20T16:54:00Z" w16du:dateUtc="2025-10-20T14:54:00Z">
        <w:r w:rsidRPr="00CA0C37">
          <w:rPr>
            <w:sz w:val="20"/>
          </w:rPr>
          <w:t>L’incentivo totale (I</w:t>
        </w:r>
        <w:r w:rsidRPr="00CA0C37">
          <w:rPr>
            <w:sz w:val="20"/>
            <w:vertAlign w:val="subscript"/>
          </w:rPr>
          <w:t>tot</w:t>
        </w:r>
        <w:r w:rsidRPr="00CA0C37">
          <w:rPr>
            <w:sz w:val="20"/>
          </w:rPr>
          <w:t xml:space="preserve">), è costituito dalla sommatoria delle rate annue previste nella </w:t>
        </w:r>
      </w:ins>
      <w:ins w:id="28950" w:author="Visone Rossana (GSE)" w:date="2025-10-20T16:57:00Z" w16du:dateUtc="2025-10-20T14:57:00Z">
        <w:r w:rsidR="002D7B8F">
          <w:rPr>
            <w:sz w:val="20"/>
          </w:rPr>
          <w:t>T</w:t>
        </w:r>
      </w:ins>
      <w:ins w:id="28951" w:author="Visone Rossana (GSE)" w:date="2025-10-20T16:54:00Z" w16du:dateUtc="2025-10-20T14:54:00Z">
        <w:r w:rsidRPr="00CA0C37">
          <w:rPr>
            <w:sz w:val="20"/>
          </w:rPr>
          <w:t xml:space="preserve">abella </w:t>
        </w:r>
      </w:ins>
      <w:ins w:id="28952" w:author="Visone Rossana (GSE)" w:date="2025-10-20T16:57:00Z" w16du:dateUtc="2025-10-20T14:57:00Z">
        <w:r w:rsidR="002D7B8F">
          <w:rPr>
            <w:sz w:val="20"/>
          </w:rPr>
          <w:t>1, dell’art</w:t>
        </w:r>
        <w:r w:rsidR="00253066">
          <w:rPr>
            <w:sz w:val="20"/>
          </w:rPr>
          <w:t>. 11, comma 3,</w:t>
        </w:r>
      </w:ins>
      <w:ins w:id="28953" w:author="Visone Rossana (GSE)" w:date="2025-10-20T16:54:00Z" w16du:dateUtc="2025-10-20T14:54:00Z">
        <w:r w:rsidRPr="00CA0C37">
          <w:rPr>
            <w:sz w:val="20"/>
          </w:rPr>
          <w:t xml:space="preserve"> del Decreto; </w:t>
        </w:r>
      </w:ins>
    </w:p>
    <w:p w14:paraId="027D88A7" w14:textId="77777777" w:rsidR="00907680" w:rsidRPr="00CA0C37" w:rsidRDefault="00907680" w:rsidP="00907680">
      <w:pPr>
        <w:spacing w:after="60"/>
        <w:ind w:left="992"/>
        <w:jc w:val="both"/>
        <w:rPr>
          <w:ins w:id="28954" w:author="Visone Rossana (GSE)" w:date="2025-10-20T16:54:00Z" w16du:dateUtc="2025-10-20T14:54:00Z"/>
          <w:sz w:val="20"/>
        </w:rPr>
      </w:pPr>
      <w:ins w:id="28955" w:author="Visone Rossana (GSE)" w:date="2025-10-20T16:54:00Z" w16du:dateUtc="2025-10-20T14:54:00Z">
        <w:r w:rsidRPr="00CA0C37">
          <w:rPr>
            <w:sz w:val="20"/>
          </w:rPr>
          <w:t>- 2 annualità per gli impianti solari con superficie lorda installata ≤ 50 m</w:t>
        </w:r>
        <w:r w:rsidRPr="00CA0C37">
          <w:rPr>
            <w:sz w:val="20"/>
            <w:vertAlign w:val="superscript"/>
          </w:rPr>
          <w:t>2</w:t>
        </w:r>
        <w:r w:rsidRPr="00CA0C37">
          <w:rPr>
            <w:sz w:val="20"/>
          </w:rPr>
          <w:t>;</w:t>
        </w:r>
      </w:ins>
    </w:p>
    <w:p w14:paraId="24F021EC" w14:textId="77777777" w:rsidR="00907680" w:rsidRPr="00CA0C37" w:rsidRDefault="00907680" w:rsidP="00907680">
      <w:pPr>
        <w:spacing w:after="60"/>
        <w:ind w:left="992"/>
        <w:jc w:val="both"/>
        <w:rPr>
          <w:ins w:id="28956" w:author="Visone Rossana (GSE)" w:date="2025-10-20T16:54:00Z" w16du:dateUtc="2025-10-20T14:54:00Z"/>
          <w:sz w:val="20"/>
        </w:rPr>
      </w:pPr>
      <w:ins w:id="28957" w:author="Visone Rossana (GSE)" w:date="2025-10-20T16:54:00Z" w16du:dateUtc="2025-10-20T14:54:00Z">
        <w:r w:rsidRPr="00CA0C37">
          <w:rPr>
            <w:sz w:val="20"/>
          </w:rPr>
          <w:t>- 5 annualità per gli impianti solari con superficie lorda installata &gt; 50 m</w:t>
        </w:r>
        <w:r w:rsidRPr="00CA0C37">
          <w:rPr>
            <w:sz w:val="20"/>
            <w:vertAlign w:val="superscript"/>
          </w:rPr>
          <w:t>2</w:t>
        </w:r>
        <w:r w:rsidRPr="00CA0C37">
          <w:rPr>
            <w:sz w:val="20"/>
          </w:rPr>
          <w:t>.</w:t>
        </w:r>
      </w:ins>
    </w:p>
    <w:p w14:paraId="2B521781" w14:textId="04ECC61E" w:rsidR="00907680" w:rsidRPr="00CA0C37" w:rsidRDefault="00907680" w:rsidP="00907680">
      <w:pPr>
        <w:spacing w:after="60"/>
        <w:ind w:left="851"/>
        <w:jc w:val="both"/>
        <w:rPr>
          <w:ins w:id="28958" w:author="Visone Rossana (GSE)" w:date="2025-10-20T16:54:00Z" w16du:dateUtc="2025-10-20T14:54:00Z"/>
          <w:sz w:val="20"/>
        </w:rPr>
      </w:pPr>
      <w:ins w:id="28959" w:author="Visone Rossana (GSE)" w:date="2025-10-20T16:54:00Z" w16du:dateUtc="2025-10-20T14:54:00Z">
        <w:r w:rsidRPr="00CA0C37">
          <w:rPr>
            <w:sz w:val="20"/>
          </w:rPr>
          <w:t>L’incentivo totale (I</w:t>
        </w:r>
        <w:r w:rsidRPr="00CA0C37">
          <w:rPr>
            <w:sz w:val="20"/>
            <w:vertAlign w:val="subscript"/>
          </w:rPr>
          <w:t>tot</w:t>
        </w:r>
        <w:r w:rsidRPr="00CA0C37">
          <w:rPr>
            <w:sz w:val="20"/>
          </w:rPr>
          <w:t xml:space="preserve">), sarà corrisposto in un’unica soluzione </w:t>
        </w:r>
      </w:ins>
      <w:ins w:id="28960" w:author="Visone Rossana (GSE)" w:date="2025-10-20T16:57:00Z" w16du:dateUtc="2025-10-20T14:57:00Z">
        <w:r w:rsidR="00253066" w:rsidRPr="000F1963">
          <w:rPr>
            <w:rFonts w:cstheme="minorHAnsi"/>
            <w:sz w:val="20"/>
            <w:szCs w:val="20"/>
          </w:rPr>
          <w:t xml:space="preserve">se inferiore o uguale a euro 15.000 nonché </w:t>
        </w:r>
      </w:ins>
      <w:ins w:id="28961" w:author="Visone Rossana (GSE)" w:date="2025-10-20T16:54:00Z" w16du:dateUtc="2025-10-20T14:54:00Z">
        <w:r w:rsidRPr="00CA0C37">
          <w:rPr>
            <w:sz w:val="20"/>
          </w:rPr>
          <w:t xml:space="preserve">per gli aventi diritto (le </w:t>
        </w:r>
        <w:r>
          <w:rPr>
            <w:sz w:val="20"/>
          </w:rPr>
          <w:t>PA</w:t>
        </w:r>
      </w:ins>
      <w:ins w:id="28962" w:author="Visone Rossana (GSE)" w:date="2025-10-20T16:57:00Z" w16du:dateUtc="2025-10-20T14:57:00Z">
        <w:r w:rsidR="00253066" w:rsidRPr="000F1963">
          <w:rPr>
            <w:rFonts w:cstheme="minorHAnsi"/>
            <w:sz w:val="20"/>
            <w:szCs w:val="20"/>
          </w:rPr>
          <w:t>, gli ETS</w:t>
        </w:r>
      </w:ins>
      <w:ins w:id="28963" w:author="Visone Rossana (GSE)" w:date="2025-10-20T16:54:00Z" w16du:dateUtc="2025-10-20T14:54:00Z">
        <w:r w:rsidRPr="00CA0C37">
          <w:rPr>
            <w:sz w:val="20"/>
          </w:rPr>
          <w:t xml:space="preserve"> e le ESC</w:t>
        </w:r>
        <w:r>
          <w:rPr>
            <w:sz w:val="20"/>
          </w:rPr>
          <w:t>o</w:t>
        </w:r>
        <w:r w:rsidRPr="00CA0C37">
          <w:rPr>
            <w:sz w:val="20"/>
          </w:rPr>
          <w:t xml:space="preserve"> </w:t>
        </w:r>
      </w:ins>
      <w:ins w:id="28964" w:author="Visone Rossana (GSE)" w:date="2025-10-20T16:57:00Z" w16du:dateUtc="2025-10-20T14:57:00Z">
        <w:r w:rsidR="00253066" w:rsidRPr="000F1963">
          <w:rPr>
            <w:rFonts w:cstheme="minorHAnsi"/>
            <w:sz w:val="20"/>
            <w:szCs w:val="20"/>
          </w:rPr>
          <w:t xml:space="preserve">o gli altri soggetti abilitati di cui all’art. 13, comma 1, </w:t>
        </w:r>
      </w:ins>
      <w:ins w:id="28965" w:author="Visone Rossana (GSE)" w:date="2025-10-20T16:54:00Z" w16du:dateUtc="2025-10-20T14:54:00Z">
        <w:r w:rsidRPr="00CA0C37">
          <w:rPr>
            <w:sz w:val="20"/>
          </w:rPr>
          <w:t>che operano per conto</w:t>
        </w:r>
      </w:ins>
      <w:ins w:id="28966" w:author="Visone Rossana (GSE)" w:date="2025-10-20T16:57:00Z" w16du:dateUtc="2025-10-20T14:57:00Z">
        <w:r w:rsidR="00253066" w:rsidRPr="000F1963">
          <w:rPr>
            <w:rFonts w:cstheme="minorHAnsi"/>
            <w:sz w:val="20"/>
            <w:szCs w:val="20"/>
          </w:rPr>
          <w:t xml:space="preserve"> della PA</w:t>
        </w:r>
      </w:ins>
      <w:ins w:id="28967" w:author="Visone Rossana (GSE)" w:date="2025-10-20T16:54:00Z" w16du:dateUtc="2025-10-20T14:54:00Z">
        <w:r w:rsidRPr="00CA0C37">
          <w:rPr>
            <w:sz w:val="20"/>
          </w:rPr>
          <w:t>).</w:t>
        </w:r>
      </w:ins>
    </w:p>
    <w:p w14:paraId="075C8642" w14:textId="77777777" w:rsidR="00907680" w:rsidRPr="00CA0C37" w:rsidRDefault="00907680" w:rsidP="00907680">
      <w:pPr>
        <w:spacing w:after="60"/>
        <w:jc w:val="both"/>
        <w:rPr>
          <w:ins w:id="28968" w:author="Visone Rossana (GSE)" w:date="2025-10-20T16:54:00Z" w16du:dateUtc="2025-10-20T14:54:00Z"/>
          <w:rFonts w:cs="Calibri"/>
          <w:sz w:val="20"/>
        </w:rPr>
      </w:pPr>
      <w:ins w:id="28969" w:author="Visone Rossana (GSE)" w:date="2025-10-20T16:54:00Z" w16du:dateUtc="2025-10-20T14:54:00Z">
        <w:r w:rsidRPr="00CA0C37">
          <w:rPr>
            <w:rFonts w:cs="Calibri"/>
            <w:sz w:val="20"/>
          </w:rPr>
          <w:t>S</w:t>
        </w:r>
        <w:r w:rsidRPr="00CA0C37">
          <w:rPr>
            <w:rFonts w:cs="Calibri"/>
            <w:sz w:val="20"/>
            <w:vertAlign w:val="subscript"/>
          </w:rPr>
          <w:t xml:space="preserve">l </w:t>
        </w:r>
        <w:r w:rsidRPr="00CA0C37">
          <w:rPr>
            <w:rFonts w:cs="Calibri"/>
            <w:sz w:val="20"/>
          </w:rPr>
          <w:t>= superficie solare lorda dell’impianto (m</w:t>
        </w:r>
        <w:r w:rsidRPr="00CA0C37">
          <w:rPr>
            <w:rFonts w:cs="Calibri"/>
            <w:sz w:val="20"/>
            <w:vertAlign w:val="superscript"/>
          </w:rPr>
          <w:t>2</w:t>
        </w:r>
        <w:r w:rsidRPr="00CA0C37">
          <w:rPr>
            <w:rFonts w:cs="Calibri"/>
            <w:sz w:val="20"/>
          </w:rPr>
          <w:t xml:space="preserve">), ottenuta moltiplicando il numero di moduli che compone il campo solare </w:t>
        </w:r>
        <w:r w:rsidRPr="00CA0C37">
          <w:rPr>
            <w:rFonts w:cs="Calibri"/>
            <w:sz w:val="20"/>
          </w:rPr>
          <w:br/>
          <w:t xml:space="preserve">       per l’area lorda del singolo modulo;</w:t>
        </w:r>
      </w:ins>
    </w:p>
    <w:p w14:paraId="03975604" w14:textId="60F8392E" w:rsidR="00907680" w:rsidRPr="00CA0C37" w:rsidRDefault="00907680" w:rsidP="00907680">
      <w:pPr>
        <w:spacing w:after="60"/>
        <w:jc w:val="both"/>
        <w:rPr>
          <w:ins w:id="28970" w:author="Visone Rossana (GSE)" w:date="2025-10-20T16:54:00Z" w16du:dateUtc="2025-10-20T14:54:00Z"/>
          <w:rFonts w:cs="Calibri"/>
          <w:sz w:val="20"/>
        </w:rPr>
      </w:pPr>
      <w:ins w:id="28971" w:author="Visone Rossana (GSE)" w:date="2025-10-20T16:54:00Z" w16du:dateUtc="2025-10-20T14:54:00Z">
        <w:r w:rsidRPr="00CA0C37">
          <w:rPr>
            <w:rFonts w:cs="Calibri"/>
            <w:sz w:val="20"/>
          </w:rPr>
          <w:t>C</w:t>
        </w:r>
        <w:r w:rsidRPr="00CA0C37">
          <w:rPr>
            <w:rFonts w:cs="Calibri"/>
            <w:sz w:val="20"/>
            <w:vertAlign w:val="subscript"/>
          </w:rPr>
          <w:t xml:space="preserve">i </w:t>
        </w:r>
        <w:r w:rsidRPr="00CA0C37">
          <w:rPr>
            <w:rFonts w:cs="Calibri"/>
            <w:sz w:val="20"/>
          </w:rPr>
          <w:t>= coefficiente di valorizzazione dell’energia termica prodotta definito nella tabella 1</w:t>
        </w:r>
      </w:ins>
      <w:ins w:id="28972" w:author="Visone Rossana (GSE)" w:date="2025-10-20T16:58:00Z" w16du:dateUtc="2025-10-20T14:58:00Z">
        <w:r w:rsidR="00376712">
          <w:rPr>
            <w:rFonts w:cs="Calibri"/>
            <w:sz w:val="20"/>
          </w:rPr>
          <w:t>6</w:t>
        </w:r>
      </w:ins>
      <w:ins w:id="28973" w:author="Visone Rossana (GSE)" w:date="2025-10-20T16:54:00Z" w16du:dateUtc="2025-10-20T14:54:00Z">
        <w:r w:rsidRPr="00CA0C37">
          <w:rPr>
            <w:rFonts w:cs="Calibri"/>
            <w:sz w:val="20"/>
          </w:rPr>
          <w:t xml:space="preserve"> del</w:t>
        </w:r>
      </w:ins>
      <w:ins w:id="28974" w:author="Visone Rossana (GSE)" w:date="2025-10-20T16:58:00Z" w16du:dateUtc="2025-10-20T14:58:00Z">
        <w:r w:rsidR="00741BDE">
          <w:rPr>
            <w:rFonts w:cs="Calibri"/>
            <w:sz w:val="20"/>
          </w:rPr>
          <w:t>l’Allegato II</w:t>
        </w:r>
      </w:ins>
      <w:ins w:id="28975" w:author="Visone Rossana (GSE)" w:date="2025-10-20T16:54:00Z" w16du:dateUtc="2025-10-20T14:54:00Z">
        <w:r w:rsidRPr="00CA0C37">
          <w:rPr>
            <w:rFonts w:cs="Calibri"/>
            <w:sz w:val="20"/>
          </w:rPr>
          <w:t xml:space="preserve"> Decreto;</w:t>
        </w:r>
      </w:ins>
    </w:p>
    <w:p w14:paraId="5FCB883B" w14:textId="77777777" w:rsidR="00907680" w:rsidRPr="00CA0C37" w:rsidRDefault="00907680" w:rsidP="00907680">
      <w:pPr>
        <w:spacing w:after="60"/>
        <w:jc w:val="both"/>
        <w:rPr>
          <w:ins w:id="28976" w:author="Visone Rossana (GSE)" w:date="2025-10-20T16:54:00Z" w16du:dateUtc="2025-10-20T14:54:00Z"/>
          <w:rFonts w:cs="Calibri"/>
          <w:sz w:val="20"/>
        </w:rPr>
      </w:pPr>
      <w:ins w:id="28977" w:author="Visone Rossana (GSE)" w:date="2025-10-20T16:54:00Z" w16du:dateUtc="2025-10-20T14:54:00Z">
        <w:r w:rsidRPr="00CA0C37">
          <w:rPr>
            <w:rFonts w:cs="Calibri"/>
            <w:i/>
            <w:sz w:val="20"/>
          </w:rPr>
          <w:t>Q</w:t>
        </w:r>
        <w:r w:rsidRPr="00CA0C37">
          <w:rPr>
            <w:rFonts w:cs="Calibri"/>
            <w:i/>
            <w:sz w:val="20"/>
            <w:vertAlign w:val="subscript"/>
          </w:rPr>
          <w:t xml:space="preserve">u </w:t>
        </w:r>
        <w:r w:rsidRPr="00CA0C37">
          <w:rPr>
            <w:rFonts w:cs="Calibri"/>
            <w:sz w:val="20"/>
          </w:rPr>
          <w:t>= energia termica prodotta per unità di superficie lorda, espressa in kWh</w:t>
        </w:r>
        <w:r w:rsidRPr="00CA0C37">
          <w:rPr>
            <w:rFonts w:cs="Calibri"/>
            <w:i/>
            <w:sz w:val="20"/>
            <w:vertAlign w:val="subscript"/>
          </w:rPr>
          <w:t xml:space="preserve">t </w:t>
        </w:r>
        <w:r w:rsidRPr="00CA0C37">
          <w:rPr>
            <w:rFonts w:cs="Calibri"/>
            <w:sz w:val="20"/>
          </w:rPr>
          <w:t>/ m</w:t>
        </w:r>
        <w:r w:rsidRPr="00CA0C37">
          <w:rPr>
            <w:rFonts w:cs="Calibri"/>
            <w:sz w:val="20"/>
            <w:vertAlign w:val="superscript"/>
          </w:rPr>
          <w:t xml:space="preserve">2 </w:t>
        </w:r>
        <w:r w:rsidRPr="00CA0C37">
          <w:rPr>
            <w:rFonts w:cs="Calibri"/>
            <w:sz w:val="20"/>
          </w:rPr>
          <w:t>e calcolata come segue:</w:t>
        </w:r>
      </w:ins>
    </w:p>
    <w:p w14:paraId="1E3622CA" w14:textId="77777777" w:rsidR="00907680" w:rsidRPr="00CA0C37" w:rsidRDefault="00907680" w:rsidP="00907680">
      <w:pPr>
        <w:numPr>
          <w:ilvl w:val="2"/>
          <w:numId w:val="227"/>
        </w:numPr>
        <w:spacing w:after="60" w:line="276" w:lineRule="auto"/>
        <w:ind w:left="567" w:hanging="283"/>
        <w:jc w:val="both"/>
        <w:rPr>
          <w:ins w:id="28978" w:author="Visone Rossana (GSE)" w:date="2025-10-20T16:54:00Z" w16du:dateUtc="2025-10-20T14:54:00Z"/>
          <w:rFonts w:cs="Calibri"/>
          <w:sz w:val="20"/>
        </w:rPr>
      </w:pPr>
      <w:ins w:id="28979" w:author="Visone Rossana (GSE)" w:date="2025-10-20T16:54:00Z" w16du:dateUtc="2025-10-20T14:54:00Z">
        <w:r w:rsidRPr="00CA0C37">
          <w:rPr>
            <w:rFonts w:cs="Calibri"/>
            <w:sz w:val="20"/>
          </w:rPr>
          <w:t>per impianti solari termici realizzati con collettori piani o con collettori sottovuoto o collettori a tubi evacuati</w:t>
        </w:r>
      </w:ins>
    </w:p>
    <w:p w14:paraId="1DE173AE" w14:textId="77777777" w:rsidR="00907680" w:rsidRPr="00CA0C37" w:rsidRDefault="00907680" w:rsidP="00907680">
      <w:pPr>
        <w:spacing w:after="60"/>
        <w:jc w:val="center"/>
        <w:rPr>
          <w:ins w:id="28980" w:author="Visone Rossana (GSE)" w:date="2025-10-20T16:54:00Z" w16du:dateUtc="2025-10-20T14:54:00Z"/>
          <w:rFonts w:cs="Calibri"/>
          <w:i/>
          <w:sz w:val="28"/>
          <w:szCs w:val="28"/>
          <w:vertAlign w:val="subscript"/>
        </w:rPr>
      </w:pPr>
      <w:ins w:id="28981" w:author="Visone Rossana (GSE)" w:date="2025-10-20T16:54:00Z" w16du:dateUtc="2025-10-20T14:54:00Z">
        <w:r w:rsidRPr="00CA0C37">
          <w:rPr>
            <w:rFonts w:cs="Calibri"/>
            <w:i/>
            <w:sz w:val="28"/>
            <w:szCs w:val="28"/>
          </w:rPr>
          <w:t>Q</w:t>
        </w:r>
        <w:r w:rsidRPr="00CA0C37">
          <w:rPr>
            <w:rFonts w:cs="Calibri"/>
            <w:i/>
            <w:sz w:val="28"/>
            <w:szCs w:val="28"/>
            <w:vertAlign w:val="subscript"/>
          </w:rPr>
          <w:t xml:space="preserve">u </w:t>
        </w:r>
        <w:r w:rsidRPr="00CA0C37">
          <w:rPr>
            <w:rFonts w:cs="Calibri"/>
            <w:i/>
            <w:sz w:val="28"/>
            <w:szCs w:val="28"/>
          </w:rPr>
          <w:t>= Q</w:t>
        </w:r>
        <w:r w:rsidRPr="00CA0C37">
          <w:rPr>
            <w:rFonts w:cs="Calibri"/>
            <w:i/>
            <w:sz w:val="28"/>
            <w:szCs w:val="28"/>
            <w:vertAlign w:val="subscript"/>
          </w:rPr>
          <w:t>col</w:t>
        </w:r>
        <w:r w:rsidRPr="00CA0C37">
          <w:rPr>
            <w:rFonts w:cs="Calibri"/>
            <w:i/>
            <w:sz w:val="28"/>
            <w:szCs w:val="28"/>
          </w:rPr>
          <w:t xml:space="preserve"> / A</w:t>
        </w:r>
        <w:r w:rsidRPr="00CA0C37">
          <w:rPr>
            <w:rFonts w:cs="Calibri"/>
            <w:i/>
            <w:sz w:val="28"/>
            <w:szCs w:val="28"/>
            <w:vertAlign w:val="subscript"/>
          </w:rPr>
          <w:t>g</w:t>
        </w:r>
      </w:ins>
    </w:p>
    <w:p w14:paraId="6D1F9AF2" w14:textId="77777777" w:rsidR="00907680" w:rsidRPr="00DE7E43" w:rsidRDefault="00907680" w:rsidP="00907680">
      <w:pPr>
        <w:numPr>
          <w:ilvl w:val="2"/>
          <w:numId w:val="227"/>
        </w:numPr>
        <w:spacing w:after="60" w:line="276" w:lineRule="auto"/>
        <w:ind w:left="567" w:hanging="283"/>
        <w:jc w:val="both"/>
        <w:rPr>
          <w:ins w:id="28982" w:author="Visone Rossana (GSE)" w:date="2025-10-20T16:54:00Z" w16du:dateUtc="2025-10-20T14:54:00Z"/>
          <w:rFonts w:cs="Calibri"/>
          <w:sz w:val="20"/>
        </w:rPr>
      </w:pPr>
      <w:ins w:id="28983" w:author="Visone Rossana (GSE)" w:date="2025-10-20T16:54:00Z" w16du:dateUtc="2025-10-20T14:54:00Z">
        <w:r w:rsidRPr="00CA0C37">
          <w:rPr>
            <w:rFonts w:cs="Calibri"/>
            <w:sz w:val="20"/>
          </w:rPr>
          <w:t xml:space="preserve">per impianti solari termici del tipo </w:t>
        </w:r>
        <w:r w:rsidRPr="00CA0C37">
          <w:rPr>
            <w:rFonts w:cs="Calibri"/>
            <w:i/>
            <w:sz w:val="20"/>
          </w:rPr>
          <w:t xml:space="preserve">factory </w:t>
        </w:r>
        <w:r w:rsidRPr="00DE7E43">
          <w:rPr>
            <w:rFonts w:cs="Calibri"/>
            <w:i/>
            <w:sz w:val="20"/>
          </w:rPr>
          <w:t>made</w:t>
        </w:r>
        <w:r w:rsidRPr="00DE7E43">
          <w:rPr>
            <w:rFonts w:cs="Calibri"/>
            <w:sz w:val="20"/>
          </w:rPr>
          <w:t xml:space="preserve"> per i quali è applicabile la sola norma EN 12976</w:t>
        </w:r>
      </w:ins>
    </w:p>
    <w:p w14:paraId="708833B7" w14:textId="77777777" w:rsidR="00907680" w:rsidRPr="00CA0C37" w:rsidRDefault="00907680" w:rsidP="00907680">
      <w:pPr>
        <w:spacing w:after="60"/>
        <w:jc w:val="center"/>
        <w:rPr>
          <w:ins w:id="28984" w:author="Visone Rossana (GSE)" w:date="2025-10-20T16:54:00Z" w16du:dateUtc="2025-10-20T14:54:00Z"/>
          <w:rFonts w:cs="Calibri"/>
          <w:i/>
          <w:sz w:val="28"/>
          <w:szCs w:val="28"/>
          <w:vertAlign w:val="subscript"/>
        </w:rPr>
      </w:pPr>
      <w:ins w:id="28985" w:author="Visone Rossana (GSE)" w:date="2025-10-20T16:54:00Z" w16du:dateUtc="2025-10-20T14:54:00Z">
        <w:r w:rsidRPr="00CA0C37">
          <w:rPr>
            <w:rFonts w:cs="Calibri"/>
            <w:i/>
            <w:sz w:val="28"/>
            <w:szCs w:val="28"/>
          </w:rPr>
          <w:t>Q</w:t>
        </w:r>
        <w:r w:rsidRPr="00CA0C37">
          <w:rPr>
            <w:rFonts w:cs="Calibri"/>
            <w:i/>
            <w:sz w:val="28"/>
            <w:szCs w:val="28"/>
            <w:vertAlign w:val="subscript"/>
          </w:rPr>
          <w:t xml:space="preserve">u </w:t>
        </w:r>
        <w:r w:rsidRPr="00CA0C37">
          <w:rPr>
            <w:rFonts w:cs="Calibri"/>
            <w:i/>
            <w:sz w:val="28"/>
            <w:szCs w:val="28"/>
          </w:rPr>
          <w:t>= Q</w:t>
        </w:r>
        <w:r w:rsidRPr="00CA0C37">
          <w:rPr>
            <w:rFonts w:cs="Calibri"/>
            <w:i/>
            <w:sz w:val="28"/>
            <w:szCs w:val="28"/>
            <w:vertAlign w:val="subscript"/>
          </w:rPr>
          <w:t>L</w:t>
        </w:r>
        <w:r w:rsidRPr="00CA0C37">
          <w:rPr>
            <w:rFonts w:cs="Calibri"/>
            <w:i/>
            <w:sz w:val="28"/>
            <w:szCs w:val="28"/>
          </w:rPr>
          <w:t xml:space="preserve"> / 3.6 · A</w:t>
        </w:r>
        <w:r w:rsidRPr="00CA0C37">
          <w:rPr>
            <w:rFonts w:cs="Calibri"/>
            <w:i/>
            <w:sz w:val="28"/>
            <w:szCs w:val="28"/>
            <w:vertAlign w:val="subscript"/>
          </w:rPr>
          <w:t>g</w:t>
        </w:r>
      </w:ins>
    </w:p>
    <w:p w14:paraId="3434F2C9" w14:textId="77777777" w:rsidR="00907680" w:rsidRPr="00CA0C37" w:rsidRDefault="00907680" w:rsidP="00907680">
      <w:pPr>
        <w:numPr>
          <w:ilvl w:val="2"/>
          <w:numId w:val="227"/>
        </w:numPr>
        <w:spacing w:after="60" w:line="276" w:lineRule="auto"/>
        <w:ind w:left="567" w:hanging="283"/>
        <w:jc w:val="both"/>
        <w:rPr>
          <w:ins w:id="28986" w:author="Visone Rossana (GSE)" w:date="2025-10-20T16:54:00Z" w16du:dateUtc="2025-10-20T14:54:00Z"/>
          <w:rFonts w:cs="Calibri"/>
          <w:sz w:val="20"/>
        </w:rPr>
      </w:pPr>
      <w:ins w:id="28987" w:author="Visone Rossana (GSE)" w:date="2025-10-20T16:54:00Z" w16du:dateUtc="2025-10-20T14:54:00Z">
        <w:r w:rsidRPr="00CA0C37">
          <w:rPr>
            <w:rFonts w:cs="Calibri"/>
            <w:sz w:val="20"/>
          </w:rPr>
          <w:t>per impianti solari termici realizzati con collettori solari a concentrazione</w:t>
        </w:r>
      </w:ins>
    </w:p>
    <w:p w14:paraId="6E52D3DF" w14:textId="77777777" w:rsidR="00907680" w:rsidRPr="00CA0C37" w:rsidRDefault="00907680" w:rsidP="00907680">
      <w:pPr>
        <w:spacing w:after="60"/>
        <w:jc w:val="center"/>
        <w:rPr>
          <w:ins w:id="28988" w:author="Visone Rossana (GSE)" w:date="2025-10-20T16:54:00Z" w16du:dateUtc="2025-10-20T14:54:00Z"/>
          <w:rFonts w:cs="Calibri"/>
          <w:i/>
          <w:sz w:val="28"/>
          <w:szCs w:val="28"/>
          <w:vertAlign w:val="subscript"/>
        </w:rPr>
      </w:pPr>
      <w:ins w:id="28989" w:author="Visone Rossana (GSE)" w:date="2025-10-20T16:54:00Z" w16du:dateUtc="2025-10-20T14:54:00Z">
        <w:r w:rsidRPr="00CA0C37">
          <w:rPr>
            <w:rFonts w:cs="Calibri"/>
            <w:i/>
            <w:sz w:val="28"/>
            <w:szCs w:val="28"/>
          </w:rPr>
          <w:t>Q</w:t>
        </w:r>
        <w:r w:rsidRPr="00CA0C37">
          <w:rPr>
            <w:rFonts w:cs="Calibri"/>
            <w:i/>
            <w:sz w:val="28"/>
            <w:szCs w:val="28"/>
            <w:vertAlign w:val="subscript"/>
          </w:rPr>
          <w:t xml:space="preserve">u </w:t>
        </w:r>
        <w:r w:rsidRPr="00CA0C37">
          <w:rPr>
            <w:rFonts w:cs="Calibri"/>
            <w:i/>
            <w:sz w:val="28"/>
            <w:szCs w:val="28"/>
          </w:rPr>
          <w:t>= Q</w:t>
        </w:r>
        <w:r w:rsidRPr="00CA0C37">
          <w:rPr>
            <w:rFonts w:cs="Calibri"/>
            <w:i/>
            <w:sz w:val="28"/>
            <w:szCs w:val="28"/>
            <w:vertAlign w:val="subscript"/>
          </w:rPr>
          <w:t>sol</w:t>
        </w:r>
        <w:r w:rsidRPr="00CA0C37">
          <w:rPr>
            <w:rFonts w:cs="Calibri"/>
            <w:i/>
            <w:sz w:val="28"/>
            <w:szCs w:val="28"/>
          </w:rPr>
          <w:t xml:space="preserve"> / A</w:t>
        </w:r>
        <w:r w:rsidRPr="00CA0C37">
          <w:rPr>
            <w:rFonts w:cs="Calibri"/>
            <w:i/>
            <w:sz w:val="28"/>
            <w:szCs w:val="28"/>
            <w:vertAlign w:val="subscript"/>
          </w:rPr>
          <w:t>g</w:t>
        </w:r>
      </w:ins>
    </w:p>
    <w:p w14:paraId="7A96FD75" w14:textId="77777777" w:rsidR="00907680" w:rsidRPr="00CA0C37" w:rsidRDefault="00907680" w:rsidP="00907680">
      <w:pPr>
        <w:spacing w:after="60"/>
        <w:jc w:val="both"/>
        <w:rPr>
          <w:ins w:id="28990" w:author="Visone Rossana (GSE)" w:date="2025-10-20T16:54:00Z" w16du:dateUtc="2025-10-20T14:54:00Z"/>
          <w:sz w:val="20"/>
        </w:rPr>
      </w:pPr>
      <w:ins w:id="28991" w:author="Visone Rossana (GSE)" w:date="2025-10-20T16:54:00Z" w16du:dateUtc="2025-10-20T14:54:00Z">
        <w:r w:rsidRPr="00CA0C37">
          <w:rPr>
            <w:sz w:val="20"/>
          </w:rPr>
          <w:t>dove:</w:t>
        </w:r>
      </w:ins>
    </w:p>
    <w:p w14:paraId="0D865DA1" w14:textId="3448C9F1" w:rsidR="00907680" w:rsidRPr="00104FA4" w:rsidRDefault="00907680" w:rsidP="00907680">
      <w:pPr>
        <w:spacing w:after="60"/>
        <w:ind w:left="426" w:hanging="426"/>
        <w:jc w:val="both"/>
        <w:rPr>
          <w:ins w:id="28992" w:author="Visone Rossana (GSE)" w:date="2025-10-20T16:54:00Z" w16du:dateUtc="2025-10-20T14:54:00Z"/>
          <w:sz w:val="20"/>
        </w:rPr>
      </w:pPr>
      <w:ins w:id="28993" w:author="Visone Rossana (GSE)" w:date="2025-10-20T16:54:00Z" w16du:dateUtc="2025-10-20T14:54:00Z">
        <w:r w:rsidRPr="00104FA4">
          <w:rPr>
            <w:sz w:val="20"/>
          </w:rPr>
          <w:t>A</w:t>
        </w:r>
        <w:r w:rsidRPr="00104FA4">
          <w:rPr>
            <w:sz w:val="20"/>
            <w:vertAlign w:val="subscript"/>
          </w:rPr>
          <w:t>g</w:t>
        </w:r>
        <w:r w:rsidRPr="00104FA4">
          <w:rPr>
            <w:sz w:val="20"/>
          </w:rPr>
          <w:t xml:space="preserve">: </w:t>
        </w:r>
        <w:r>
          <w:rPr>
            <w:sz w:val="20"/>
          </w:rPr>
          <w:tab/>
        </w:r>
        <w:r w:rsidRPr="00104FA4">
          <w:rPr>
            <w:sz w:val="20"/>
          </w:rPr>
          <w:t xml:space="preserve">area lorda del singolo modulo di collettore/sistema solare così come definita nelle norme UNI EN ISO 9806 e UNI EN 12976 e riportata nella certificazione </w:t>
        </w:r>
        <w:r w:rsidRPr="00104FA4">
          <w:rPr>
            <w:i/>
            <w:sz w:val="20"/>
          </w:rPr>
          <w:t>Solar Keymark</w:t>
        </w:r>
        <w:r w:rsidRPr="00104FA4">
          <w:rPr>
            <w:sz w:val="20"/>
          </w:rPr>
          <w:t xml:space="preserve"> o, equivalentemente, nell’attestazione rilasciata da ENEA per i collettori a concentrazione.</w:t>
        </w:r>
      </w:ins>
    </w:p>
    <w:p w14:paraId="76C2A128" w14:textId="74A8142A" w:rsidR="00907680" w:rsidRPr="00104FA4" w:rsidRDefault="00907680" w:rsidP="00907680">
      <w:pPr>
        <w:spacing w:after="60"/>
        <w:ind w:left="426" w:hanging="426"/>
        <w:jc w:val="both"/>
        <w:rPr>
          <w:ins w:id="28994" w:author="Visone Rossana (GSE)" w:date="2025-10-20T16:54:00Z" w16du:dateUtc="2025-10-20T14:54:00Z"/>
          <w:sz w:val="20"/>
        </w:rPr>
      </w:pPr>
      <w:ins w:id="28995" w:author="Visone Rossana (GSE)" w:date="2025-10-20T16:54:00Z" w16du:dateUtc="2025-10-20T14:54:00Z">
        <w:r w:rsidRPr="00104FA4">
          <w:rPr>
            <w:sz w:val="20"/>
          </w:rPr>
          <w:t>Q</w:t>
        </w:r>
        <w:r w:rsidRPr="00104FA4">
          <w:rPr>
            <w:sz w:val="20"/>
            <w:vertAlign w:val="subscript"/>
          </w:rPr>
          <w:t xml:space="preserve">col </w:t>
        </w:r>
        <w:r w:rsidRPr="00104FA4">
          <w:rPr>
            <w:sz w:val="20"/>
          </w:rPr>
          <w:t xml:space="preserve">: </w:t>
        </w:r>
        <w:r>
          <w:rPr>
            <w:sz w:val="20"/>
          </w:rPr>
          <w:tab/>
        </w:r>
        <w:r w:rsidRPr="00104FA4">
          <w:rPr>
            <w:sz w:val="20"/>
          </w:rPr>
          <w:t>energia termica prodotta in un anno da un singolo modulo di collettore solare, espressa in kWh</w:t>
        </w:r>
        <w:r w:rsidRPr="00104FA4">
          <w:rPr>
            <w:rFonts w:cs="Calibri"/>
            <w:sz w:val="20"/>
            <w:vertAlign w:val="subscript"/>
          </w:rPr>
          <w:t>t</w:t>
        </w:r>
        <w:r w:rsidRPr="00104FA4">
          <w:rPr>
            <w:sz w:val="20"/>
          </w:rPr>
          <w:t xml:space="preserve">, il cui valore, relativo alla località di riferimento di Würzburg, è riportato nella certificazione </w:t>
        </w:r>
        <w:r w:rsidRPr="00104FA4">
          <w:rPr>
            <w:i/>
            <w:sz w:val="20"/>
          </w:rPr>
          <w:t>Solar Keymark</w:t>
        </w:r>
        <w:r w:rsidRPr="00104FA4">
          <w:rPr>
            <w:sz w:val="20"/>
          </w:rPr>
          <w:t>, scegliendo, a seconda del tipo di applicazione, la temperatura media di funzionamento del collettore (T</w:t>
        </w:r>
        <w:r w:rsidRPr="00104FA4">
          <w:rPr>
            <w:rFonts w:cs="Calibri"/>
            <w:sz w:val="20"/>
            <w:vertAlign w:val="subscript"/>
          </w:rPr>
          <w:t>m</w:t>
        </w:r>
        <w:r w:rsidRPr="00104FA4">
          <w:rPr>
            <w:sz w:val="20"/>
          </w:rPr>
          <w:t>) così come definita</w:t>
        </w:r>
        <w:r>
          <w:rPr>
            <w:sz w:val="20"/>
          </w:rPr>
          <w:t xml:space="preserve"> </w:t>
        </w:r>
        <w:r w:rsidRPr="00104FA4">
          <w:rPr>
            <w:sz w:val="20"/>
          </w:rPr>
          <w:t>nella tabella 1</w:t>
        </w:r>
      </w:ins>
      <w:ins w:id="28996" w:author="Visone Rossana (GSE)" w:date="2025-10-20T17:00:00Z" w16du:dateUtc="2025-10-20T15:00:00Z">
        <w:r w:rsidR="00AC3B2C">
          <w:rPr>
            <w:sz w:val="20"/>
          </w:rPr>
          <w:t>7</w:t>
        </w:r>
      </w:ins>
      <w:ins w:id="28997" w:author="Visone Rossana (GSE)" w:date="2025-10-20T16:54:00Z" w16du:dateUtc="2025-10-20T14:54:00Z">
        <w:r w:rsidRPr="00104FA4">
          <w:rPr>
            <w:sz w:val="20"/>
          </w:rPr>
          <w:t xml:space="preserve"> del</w:t>
        </w:r>
      </w:ins>
      <w:ins w:id="28998" w:author="Visone Rossana (GSE)" w:date="2025-10-20T17:00:00Z" w16du:dateUtc="2025-10-20T15:00:00Z">
        <w:r w:rsidR="00AC3B2C">
          <w:rPr>
            <w:sz w:val="20"/>
          </w:rPr>
          <w:t>l’Allegato II</w:t>
        </w:r>
      </w:ins>
      <w:ins w:id="28999" w:author="Visone Rossana (GSE)" w:date="2025-10-20T16:54:00Z" w16du:dateUtc="2025-10-20T14:54:00Z">
        <w:r w:rsidRPr="00104FA4">
          <w:rPr>
            <w:sz w:val="20"/>
          </w:rPr>
          <w:t xml:space="preserve"> Decreto.</w:t>
        </w:r>
      </w:ins>
    </w:p>
    <w:p w14:paraId="23AD7A2A" w14:textId="29AF8519" w:rsidR="00907680" w:rsidRPr="00104FA4" w:rsidRDefault="00907680" w:rsidP="00907680">
      <w:pPr>
        <w:spacing w:after="60"/>
        <w:ind w:left="426" w:hanging="426"/>
        <w:jc w:val="both"/>
        <w:rPr>
          <w:ins w:id="29000" w:author="Visone Rossana (GSE)" w:date="2025-10-20T16:54:00Z" w16du:dateUtc="2025-10-20T14:54:00Z"/>
          <w:sz w:val="20"/>
        </w:rPr>
      </w:pPr>
      <w:ins w:id="29001" w:author="Visone Rossana (GSE)" w:date="2025-10-20T16:54:00Z" w16du:dateUtc="2025-10-20T14:54:00Z">
        <w:r w:rsidRPr="00104FA4">
          <w:rPr>
            <w:sz w:val="20"/>
          </w:rPr>
          <w:t>Q</w:t>
        </w:r>
        <w:r w:rsidRPr="00104FA4">
          <w:rPr>
            <w:sz w:val="20"/>
            <w:vertAlign w:val="subscript"/>
          </w:rPr>
          <w:t>L</w:t>
        </w:r>
        <w:r w:rsidRPr="00104FA4">
          <w:rPr>
            <w:sz w:val="20"/>
          </w:rPr>
          <w:t xml:space="preserve">: </w:t>
        </w:r>
        <w:r>
          <w:rPr>
            <w:sz w:val="20"/>
          </w:rPr>
          <w:tab/>
        </w:r>
        <w:r w:rsidRPr="00104FA4">
          <w:rPr>
            <w:sz w:val="20"/>
          </w:rPr>
          <w:t xml:space="preserve">energia termica prodotta dal sistema solare </w:t>
        </w:r>
        <w:r w:rsidRPr="00104FA4">
          <w:rPr>
            <w:i/>
            <w:sz w:val="20"/>
          </w:rPr>
          <w:t>factory made</w:t>
        </w:r>
        <w:r w:rsidRPr="00104FA4">
          <w:rPr>
            <w:sz w:val="20"/>
          </w:rPr>
          <w:t xml:space="preserve"> su base annuale, espressa in MJ, così come definita ai sensi della norma UNI EN 12976, il cui valore, relativo alla località di riferimento di Würzburg, è riportato nell’attestazione di conformità (test report) rilasciata da laboratorio accreditato, in riferimento al dato contenuto nella relativa certificazione </w:t>
        </w:r>
        <w:r w:rsidRPr="00104FA4">
          <w:rPr>
            <w:i/>
            <w:sz w:val="20"/>
          </w:rPr>
          <w:t>Solar Keymark</w:t>
        </w:r>
        <w:r w:rsidRPr="00104FA4">
          <w:rPr>
            <w:sz w:val="20"/>
          </w:rPr>
          <w:t>. Poiché il suddetto test report riporta diversi valori di tale grandezza per diversi valori del carico termico giornaliero, ai fini del riconoscimento dell’incentivo va considerato il valore, tra quelli disponibili, corrispondente a un carico termico giornaliero, espresso in litri/giorno, pari al volume del serbatoio solare o al volume ad esso più vicino.</w:t>
        </w:r>
      </w:ins>
    </w:p>
    <w:p w14:paraId="51344FD5" w14:textId="78E8B05C" w:rsidR="00907680" w:rsidRDefault="00907680" w:rsidP="00907680">
      <w:pPr>
        <w:spacing w:after="60"/>
        <w:ind w:left="434" w:hanging="434"/>
        <w:jc w:val="both"/>
        <w:rPr>
          <w:ins w:id="29002" w:author="Visone Rossana (GSE)" w:date="2025-10-20T16:54:00Z" w16du:dateUtc="2025-10-20T14:54:00Z"/>
          <w:sz w:val="20"/>
        </w:rPr>
      </w:pPr>
      <w:ins w:id="29003" w:author="Visone Rossana (GSE)" w:date="2025-10-20T16:54:00Z" w16du:dateUtc="2025-10-20T14:54:00Z">
        <w:r w:rsidRPr="00104FA4">
          <w:rPr>
            <w:sz w:val="20"/>
          </w:rPr>
          <w:t>Q</w:t>
        </w:r>
        <w:r w:rsidRPr="00104FA4">
          <w:rPr>
            <w:sz w:val="20"/>
            <w:vertAlign w:val="subscript"/>
          </w:rPr>
          <w:t>sol</w:t>
        </w:r>
        <w:r>
          <w:rPr>
            <w:sz w:val="20"/>
            <w:vertAlign w:val="subscript"/>
          </w:rPr>
          <w:t>:</w:t>
        </w:r>
        <w:r w:rsidRPr="00104FA4">
          <w:rPr>
            <w:sz w:val="20"/>
          </w:rPr>
          <w:t xml:space="preserve"> energia termica prodotta in un anno da un singolo modulo di collettore solare a concertazione, espressa in kWh</w:t>
        </w:r>
        <w:r w:rsidRPr="00104FA4">
          <w:rPr>
            <w:rFonts w:cs="Calibri"/>
            <w:sz w:val="20"/>
            <w:vertAlign w:val="subscript"/>
          </w:rPr>
          <w:t>t</w:t>
        </w:r>
        <w:r>
          <w:rPr>
            <w:rFonts w:cs="Calibri"/>
            <w:sz w:val="20"/>
            <w:vertAlign w:val="subscript"/>
          </w:rPr>
          <w:t xml:space="preserve"> </w:t>
        </w:r>
        <w:r w:rsidRPr="00104FA4">
          <w:rPr>
            <w:sz w:val="20"/>
          </w:rPr>
          <w:t xml:space="preserve">il cui valore, relativo alla località di riferimento di Atene, è riportata nella certificazione </w:t>
        </w:r>
        <w:r w:rsidRPr="00104FA4">
          <w:rPr>
            <w:i/>
            <w:sz w:val="20"/>
          </w:rPr>
          <w:t>Solar Keymark</w:t>
        </w:r>
        <w:r w:rsidRPr="00104FA4">
          <w:rPr>
            <w:sz w:val="20"/>
          </w:rPr>
          <w:t xml:space="preserve"> (ove applicabile) o nell’attestazione di conformità rilasciata dall’ENEA, scegliendo, a seconda del tipo di applicazione, la temperatura media di funzionamento del collettore (T</w:t>
        </w:r>
        <w:r w:rsidRPr="00104FA4">
          <w:rPr>
            <w:rFonts w:cs="Calibri"/>
            <w:sz w:val="20"/>
            <w:vertAlign w:val="subscript"/>
          </w:rPr>
          <w:t>m</w:t>
        </w:r>
        <w:r w:rsidRPr="00104FA4">
          <w:rPr>
            <w:sz w:val="20"/>
          </w:rPr>
          <w:t>) così come definita nella tabella 1</w:t>
        </w:r>
      </w:ins>
      <w:ins w:id="29004" w:author="Visone Rossana (GSE)" w:date="2025-10-20T17:01:00Z" w16du:dateUtc="2025-10-20T15:01:00Z">
        <w:r w:rsidR="00F74178">
          <w:rPr>
            <w:sz w:val="20"/>
          </w:rPr>
          <w:t>7</w:t>
        </w:r>
      </w:ins>
      <w:ins w:id="29005" w:author="Visone Rossana (GSE)" w:date="2025-10-20T16:54:00Z" w16du:dateUtc="2025-10-20T14:54:00Z">
        <w:r w:rsidRPr="00104FA4">
          <w:rPr>
            <w:sz w:val="20"/>
          </w:rPr>
          <w:t xml:space="preserve"> del</w:t>
        </w:r>
      </w:ins>
      <w:ins w:id="29006" w:author="Visone Rossana (GSE)" w:date="2025-10-20T17:01:00Z" w16du:dateUtc="2025-10-20T15:01:00Z">
        <w:r w:rsidR="00F74178">
          <w:rPr>
            <w:sz w:val="20"/>
          </w:rPr>
          <w:t>l’Allegato II</w:t>
        </w:r>
      </w:ins>
      <w:ins w:id="29007" w:author="Visone Rossana (GSE)" w:date="2025-10-20T16:54:00Z" w16du:dateUtc="2025-10-20T14:54:00Z">
        <w:r w:rsidRPr="00104FA4">
          <w:rPr>
            <w:sz w:val="20"/>
          </w:rPr>
          <w:t xml:space="preserve"> Decreto.</w:t>
        </w:r>
      </w:ins>
    </w:p>
    <w:p w14:paraId="7372623C" w14:textId="77777777" w:rsidR="00F74178" w:rsidRDefault="00F74178" w:rsidP="00907680">
      <w:pPr>
        <w:spacing w:after="60"/>
        <w:ind w:left="434" w:hanging="434"/>
        <w:jc w:val="both"/>
        <w:rPr>
          <w:ins w:id="29008" w:author="Visone Rossana (GSE)" w:date="2025-10-20T17:01:00Z" w16du:dateUtc="2025-10-20T15:01:00Z"/>
          <w:sz w:val="20"/>
        </w:rPr>
      </w:pPr>
    </w:p>
    <w:p w14:paraId="6A3D714D" w14:textId="77777777" w:rsidR="00F74178" w:rsidRDefault="00F74178" w:rsidP="00907680">
      <w:pPr>
        <w:spacing w:after="60"/>
        <w:ind w:left="434" w:hanging="434"/>
        <w:jc w:val="both"/>
        <w:rPr>
          <w:ins w:id="29009" w:author="Visone Rossana (GSE)" w:date="2025-10-20T17:01:00Z" w16du:dateUtc="2025-10-20T15:01:00Z"/>
          <w:sz w:val="20"/>
        </w:rPr>
      </w:pPr>
    </w:p>
    <w:p w14:paraId="2944B7A3" w14:textId="77777777" w:rsidR="00F74178" w:rsidRDefault="00F74178" w:rsidP="00907680">
      <w:pPr>
        <w:spacing w:after="60"/>
        <w:ind w:left="434" w:hanging="434"/>
        <w:jc w:val="both"/>
        <w:rPr>
          <w:ins w:id="29010" w:author="Visone Rossana (GSE)" w:date="2025-10-20T17:01:00Z" w16du:dateUtc="2025-10-20T15:01:00Z"/>
          <w:sz w:val="20"/>
        </w:rPr>
      </w:pPr>
    </w:p>
    <w:p w14:paraId="1E6474F4" w14:textId="77777777" w:rsidR="00AA1A3B" w:rsidRPr="00110BE6" w:rsidRDefault="00AA1A3B" w:rsidP="00AA1A3B">
      <w:pPr>
        <w:jc w:val="both"/>
        <w:rPr>
          <w:ins w:id="29011" w:author="Visone Rossana (GSE)" w:date="2025-10-20T17:02:00Z" w16du:dateUtc="2025-10-20T15:02:00Z"/>
        </w:rPr>
      </w:pPr>
    </w:p>
    <w:p w14:paraId="0EE774DC" w14:textId="77777777" w:rsidR="00AA1A3B" w:rsidRPr="00110BE6" w:rsidRDefault="00AA1A3B" w:rsidP="00AA1A3B">
      <w:pPr>
        <w:pStyle w:val="Corpotesto"/>
        <w:spacing w:after="1"/>
        <w:rPr>
          <w:ins w:id="29012" w:author="Visone Rossana (GSE)" w:date="2025-10-20T17:02:00Z" w16du:dateUtc="2025-10-20T15:02:00Z"/>
          <w:sz w:val="11"/>
        </w:rPr>
      </w:pPr>
    </w:p>
    <w:tbl>
      <w:tblPr>
        <w:tblStyle w:val="TableNormal1"/>
        <w:tblW w:w="9640" w:type="dxa"/>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9013" w:author="Visone Rossana (GSE)" w:date="2025-10-20T17:04:00Z" w16du:dateUtc="2025-10-20T15:04:00Z">
          <w:tblPr>
            <w:tblStyle w:val="TableNormal1"/>
            <w:tblW w:w="9640" w:type="dxa"/>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3686"/>
        <w:gridCol w:w="991"/>
        <w:gridCol w:w="1277"/>
        <w:gridCol w:w="1275"/>
        <w:gridCol w:w="1419"/>
        <w:gridCol w:w="992"/>
        <w:tblGridChange w:id="29014">
          <w:tblGrid>
            <w:gridCol w:w="3686"/>
            <w:gridCol w:w="991"/>
            <w:gridCol w:w="1277"/>
            <w:gridCol w:w="1275"/>
            <w:gridCol w:w="1419"/>
            <w:gridCol w:w="992"/>
          </w:tblGrid>
        </w:tblGridChange>
      </w:tblGrid>
      <w:tr w:rsidR="006D2890" w:rsidRPr="00110BE6" w14:paraId="34624B5F" w14:textId="77777777" w:rsidTr="00B879C1">
        <w:trPr>
          <w:trHeight w:val="315"/>
          <w:ins w:id="29015" w:author="Visone Rossana (GSE)" w:date="2025-10-20T17:03:00Z"/>
          <w:trPrChange w:id="29016" w:author="Visone Rossana (GSE)" w:date="2025-10-20T17:04:00Z" w16du:dateUtc="2025-10-20T15:04:00Z">
            <w:trPr>
              <w:trHeight w:val="678"/>
            </w:trPr>
          </w:trPrChange>
        </w:trPr>
        <w:tc>
          <w:tcPr>
            <w:tcW w:w="9640" w:type="dxa"/>
            <w:gridSpan w:val="6"/>
            <w:shd w:val="clear" w:color="auto" w:fill="D9D9D9" w:themeFill="background1" w:themeFillShade="D9"/>
            <w:vAlign w:val="center"/>
            <w:tcPrChange w:id="29017" w:author="Visone Rossana (GSE)" w:date="2025-10-20T17:04:00Z" w16du:dateUtc="2025-10-20T15:04:00Z">
              <w:tcPr>
                <w:tcW w:w="9640" w:type="dxa"/>
                <w:gridSpan w:val="6"/>
                <w:shd w:val="clear" w:color="auto" w:fill="D9D9D9" w:themeFill="background1" w:themeFillShade="D9"/>
                <w:vAlign w:val="center"/>
              </w:tcPr>
            </w:tcPrChange>
          </w:tcPr>
          <w:p w14:paraId="0E10C500" w14:textId="4B9DAA95" w:rsidR="006D2890" w:rsidRPr="004E59E6" w:rsidRDefault="006D2890">
            <w:pPr>
              <w:pStyle w:val="TableParagraph"/>
              <w:spacing w:before="86"/>
              <w:ind w:left="203"/>
              <w:rPr>
                <w:ins w:id="29018" w:author="Visone Rossana (GSE)" w:date="2025-10-20T17:03:00Z" w16du:dateUtc="2025-10-20T15:03:00Z"/>
                <w:rFonts w:ascii="Times" w:hAnsi="Times"/>
                <w:b/>
                <w:sz w:val="18"/>
                <w:lang w:val="it-IT"/>
                <w:rPrChange w:id="29019" w:author="Di Lorenzo Michele (GSE)" w:date="2025-10-29T12:04:00Z" w16du:dateUtc="2025-10-29T11:04:00Z">
                  <w:rPr>
                    <w:ins w:id="29020" w:author="Visone Rossana (GSE)" w:date="2025-10-20T17:03:00Z" w16du:dateUtc="2025-10-20T15:03:00Z"/>
                    <w:rFonts w:ascii="Times" w:hAnsi="Times"/>
                    <w:b/>
                    <w:sz w:val="18"/>
                  </w:rPr>
                </w:rPrChange>
              </w:rPr>
              <w:pPrChange w:id="29021" w:author="Visone Rossana (GSE)" w:date="2025-10-20T17:04:00Z" w16du:dateUtc="2025-10-20T15:04:00Z">
                <w:pPr>
                  <w:pStyle w:val="TableParagraph"/>
                  <w:spacing w:before="86"/>
                  <w:ind w:left="203"/>
                  <w:jc w:val="center"/>
                </w:pPr>
              </w:pPrChange>
            </w:pPr>
            <w:ins w:id="29022" w:author="Visone Rossana (GSE)" w:date="2025-10-20T17:04:00Z" w16du:dateUtc="2025-10-20T15:04:00Z">
              <w:r w:rsidRPr="004E59E6">
                <w:rPr>
                  <w:rFonts w:asciiTheme="minorHAnsi" w:hAnsiTheme="minorHAnsi" w:cstheme="minorHAnsi"/>
                  <w:b/>
                  <w:sz w:val="16"/>
                  <w:szCs w:val="16"/>
                </w:rPr>
                <w:lastRenderedPageBreak/>
                <w:t xml:space="preserve">[Tabella </w:t>
              </w:r>
              <w:r w:rsidR="00B879C1" w:rsidRPr="004E59E6">
                <w:rPr>
                  <w:rFonts w:asciiTheme="minorHAnsi" w:hAnsiTheme="minorHAnsi" w:cstheme="minorHAnsi"/>
                  <w:b/>
                  <w:sz w:val="16"/>
                  <w:szCs w:val="16"/>
                </w:rPr>
                <w:t>16</w:t>
              </w:r>
              <w:r w:rsidRPr="004E59E6">
                <w:rPr>
                  <w:rFonts w:asciiTheme="minorHAnsi" w:hAnsiTheme="minorHAnsi" w:cstheme="minorHAnsi"/>
                  <w:b/>
                  <w:sz w:val="16"/>
                  <w:szCs w:val="16"/>
                </w:rPr>
                <w:t xml:space="preserve"> – Allegato II – D.M. 7 agosto 2025]</w:t>
              </w:r>
            </w:ins>
          </w:p>
        </w:tc>
      </w:tr>
      <w:tr w:rsidR="00AA1A3B" w:rsidRPr="00110BE6" w14:paraId="2FB365EC" w14:textId="77777777" w:rsidTr="006D2890">
        <w:tblPrEx>
          <w:tblPrExChange w:id="29023" w:author="Visone Rossana (GSE)" w:date="2025-10-20T17:03:00Z" w16du:dateUtc="2025-10-20T15:03:00Z">
            <w:tblPrEx>
              <w:tblW w:w="0" w:type="auto"/>
            </w:tblPrEx>
          </w:tblPrExChange>
        </w:tblPrEx>
        <w:trPr>
          <w:trHeight w:val="678"/>
          <w:ins w:id="29024" w:author="Visone Rossana (GSE)" w:date="2025-10-20T17:02:00Z"/>
          <w:trPrChange w:id="29025" w:author="Visone Rossana (GSE)" w:date="2025-10-20T17:03:00Z" w16du:dateUtc="2025-10-20T15:03:00Z">
            <w:trPr>
              <w:trHeight w:val="678"/>
            </w:trPr>
          </w:trPrChange>
        </w:trPr>
        <w:tc>
          <w:tcPr>
            <w:tcW w:w="3686" w:type="dxa"/>
            <w:vMerge w:val="restart"/>
            <w:shd w:val="clear" w:color="auto" w:fill="D9D9D9" w:themeFill="background1" w:themeFillShade="D9"/>
            <w:vAlign w:val="center"/>
            <w:tcPrChange w:id="29026" w:author="Visone Rossana (GSE)" w:date="2025-10-20T17:03:00Z" w16du:dateUtc="2025-10-20T15:03:00Z">
              <w:tcPr>
                <w:tcW w:w="3686" w:type="dxa"/>
                <w:vMerge w:val="restart"/>
                <w:vAlign w:val="center"/>
              </w:tcPr>
            </w:tcPrChange>
          </w:tcPr>
          <w:p w14:paraId="607AC295" w14:textId="77777777" w:rsidR="00AA1A3B" w:rsidRPr="00110BE6" w:rsidRDefault="00AA1A3B">
            <w:pPr>
              <w:pStyle w:val="TableParagraph"/>
              <w:jc w:val="center"/>
              <w:rPr>
                <w:ins w:id="29027" w:author="Visone Rossana (GSE)" w:date="2025-10-20T17:02:00Z" w16du:dateUtc="2025-10-20T15:02:00Z"/>
                <w:rFonts w:ascii="Times" w:hAnsi="Times"/>
                <w:b/>
                <w:sz w:val="18"/>
              </w:rPr>
            </w:pPr>
            <w:ins w:id="29028" w:author="Visone Rossana (GSE)" w:date="2025-10-20T17:02:00Z" w16du:dateUtc="2025-10-20T15:02:00Z">
              <w:r w:rsidRPr="00110BE6">
                <w:rPr>
                  <w:rFonts w:ascii="Times" w:hAnsi="Times"/>
                  <w:b/>
                  <w:sz w:val="18"/>
                </w:rPr>
                <w:t>Tipologia di intervento</w:t>
              </w:r>
            </w:ins>
          </w:p>
        </w:tc>
        <w:tc>
          <w:tcPr>
            <w:tcW w:w="5954" w:type="dxa"/>
            <w:gridSpan w:val="5"/>
            <w:shd w:val="clear" w:color="auto" w:fill="D9D9D9" w:themeFill="background1" w:themeFillShade="D9"/>
            <w:vAlign w:val="center"/>
            <w:tcPrChange w:id="29029" w:author="Visone Rossana (GSE)" w:date="2025-10-20T17:03:00Z" w16du:dateUtc="2025-10-20T15:03:00Z">
              <w:tcPr>
                <w:tcW w:w="5954" w:type="dxa"/>
                <w:gridSpan w:val="5"/>
                <w:vAlign w:val="center"/>
              </w:tcPr>
            </w:tcPrChange>
          </w:tcPr>
          <w:p w14:paraId="6087C3D7" w14:textId="77777777" w:rsidR="00AA1A3B" w:rsidRPr="00110BE6" w:rsidRDefault="00AA1A3B">
            <w:pPr>
              <w:pStyle w:val="TableParagraph"/>
              <w:spacing w:before="86"/>
              <w:ind w:left="203"/>
              <w:jc w:val="center"/>
              <w:rPr>
                <w:ins w:id="29030" w:author="Visone Rossana (GSE)" w:date="2025-10-20T17:02:00Z" w16du:dateUtc="2025-10-20T15:02:00Z"/>
                <w:rFonts w:ascii="Times" w:hAnsi="Times"/>
                <w:b/>
                <w:sz w:val="18"/>
                <w:lang w:val="it-IT"/>
              </w:rPr>
            </w:pPr>
            <w:ins w:id="29031" w:author="Visone Rossana (GSE)" w:date="2025-10-20T17:02:00Z" w16du:dateUtc="2025-10-20T15:02:00Z">
              <w:r w:rsidRPr="00110BE6">
                <w:rPr>
                  <w:rFonts w:ascii="Times" w:hAnsi="Times"/>
                  <w:b/>
                  <w:sz w:val="18"/>
                  <w:lang w:val="it-IT"/>
                </w:rPr>
                <w:t>C</w:t>
              </w:r>
              <w:r w:rsidRPr="00110BE6">
                <w:rPr>
                  <w:rFonts w:ascii="Times" w:hAnsi="Times"/>
                  <w:b/>
                  <w:sz w:val="18"/>
                  <w:vertAlign w:val="subscript"/>
                  <w:lang w:val="it-IT"/>
                </w:rPr>
                <w:t>i</w:t>
              </w:r>
              <w:r w:rsidRPr="00110BE6">
                <w:rPr>
                  <w:rFonts w:ascii="Times" w:hAnsi="Times"/>
                  <w:b/>
                  <w:sz w:val="18"/>
                  <w:lang w:val="it-IT"/>
                </w:rPr>
                <w:t xml:space="preserve"> incentivo annuo in €/kWh</w:t>
              </w:r>
              <w:r w:rsidRPr="00110BE6">
                <w:rPr>
                  <w:rFonts w:ascii="Times" w:hAnsi="Times"/>
                  <w:b/>
                  <w:sz w:val="18"/>
                  <w:vertAlign w:val="subscript"/>
                  <w:lang w:val="it-IT"/>
                </w:rPr>
                <w:t>t</w:t>
              </w:r>
              <w:r w:rsidRPr="00110BE6">
                <w:rPr>
                  <w:rFonts w:ascii="Times" w:hAnsi="Times"/>
                  <w:b/>
                  <w:sz w:val="18"/>
                  <w:lang w:val="it-IT"/>
                </w:rPr>
                <w:t xml:space="preserve"> in funzione della superficie S</w:t>
              </w:r>
              <w:r w:rsidRPr="00110BE6">
                <w:rPr>
                  <w:rFonts w:ascii="Times" w:hAnsi="Times"/>
                  <w:b/>
                  <w:sz w:val="18"/>
                  <w:vertAlign w:val="subscript"/>
                  <w:lang w:val="it-IT"/>
                </w:rPr>
                <w:t>l</w:t>
              </w:r>
            </w:ins>
          </w:p>
          <w:p w14:paraId="5370F6A8" w14:textId="77777777" w:rsidR="00AA1A3B" w:rsidRPr="00110BE6" w:rsidRDefault="00AA1A3B">
            <w:pPr>
              <w:pStyle w:val="TableParagraph"/>
              <w:ind w:left="203"/>
              <w:jc w:val="center"/>
              <w:rPr>
                <w:ins w:id="29032" w:author="Visone Rossana (GSE)" w:date="2025-10-20T17:02:00Z" w16du:dateUtc="2025-10-20T15:02:00Z"/>
                <w:rFonts w:ascii="Times" w:hAnsi="Times"/>
                <w:b/>
                <w:sz w:val="18"/>
                <w:lang w:val="it-IT"/>
              </w:rPr>
            </w:pPr>
            <w:ins w:id="29033" w:author="Visone Rossana (GSE)" w:date="2025-10-20T17:02:00Z" w16du:dateUtc="2025-10-20T15:02:00Z">
              <w:r w:rsidRPr="00110BE6">
                <w:rPr>
                  <w:rFonts w:ascii="Times" w:hAnsi="Times"/>
                  <w:b/>
                  <w:sz w:val="18"/>
                  <w:lang w:val="it-IT"/>
                </w:rPr>
                <w:t>del campo solare espressa in m²</w:t>
              </w:r>
            </w:ins>
          </w:p>
        </w:tc>
      </w:tr>
      <w:tr w:rsidR="001D3E6A" w:rsidRPr="00110BE6" w14:paraId="6123B99F" w14:textId="77777777" w:rsidTr="006D2890">
        <w:trPr>
          <w:trHeight w:val="681"/>
          <w:ins w:id="29034" w:author="Visone Rossana (GSE)" w:date="2025-10-20T17:02:00Z"/>
        </w:trPr>
        <w:tc>
          <w:tcPr>
            <w:tcW w:w="3686" w:type="dxa"/>
            <w:vMerge/>
            <w:tcBorders>
              <w:top w:val="nil"/>
            </w:tcBorders>
            <w:vAlign w:val="center"/>
          </w:tcPr>
          <w:p w14:paraId="1059CEE0" w14:textId="77777777" w:rsidR="00AA1A3B" w:rsidRPr="00110BE6" w:rsidRDefault="00AA1A3B">
            <w:pPr>
              <w:jc w:val="center"/>
              <w:rPr>
                <w:ins w:id="29035" w:author="Visone Rossana (GSE)" w:date="2025-10-20T17:02:00Z" w16du:dateUtc="2025-10-20T15:02:00Z"/>
                <w:rFonts w:ascii="Times" w:hAnsi="Times"/>
                <w:sz w:val="18"/>
                <w:lang w:val="it-IT"/>
              </w:rPr>
            </w:pPr>
          </w:p>
        </w:tc>
        <w:tc>
          <w:tcPr>
            <w:tcW w:w="991" w:type="dxa"/>
            <w:shd w:val="clear" w:color="auto" w:fill="F2F2F2" w:themeFill="background1" w:themeFillShade="F2"/>
            <w:vAlign w:val="center"/>
          </w:tcPr>
          <w:p w14:paraId="60622D6E" w14:textId="77777777" w:rsidR="00AA1A3B" w:rsidRPr="00110BE6" w:rsidRDefault="00AA1A3B">
            <w:pPr>
              <w:pStyle w:val="TableParagraph"/>
              <w:ind w:left="4"/>
              <w:jc w:val="center"/>
              <w:rPr>
                <w:ins w:id="29036" w:author="Visone Rossana (GSE)" w:date="2025-10-20T17:02:00Z" w16du:dateUtc="2025-10-20T15:02:00Z"/>
                <w:rFonts w:ascii="Times" w:hAnsi="Times"/>
                <w:sz w:val="18"/>
              </w:rPr>
            </w:pPr>
            <w:ins w:id="29037" w:author="Visone Rossana (GSE)" w:date="2025-10-20T17:02:00Z" w16du:dateUtc="2025-10-20T15:02:00Z">
              <w:r w:rsidRPr="00110BE6">
                <w:rPr>
                  <w:rFonts w:ascii="Times" w:hAnsi="Times"/>
                  <w:w w:val="105"/>
                  <w:sz w:val="18"/>
                </w:rPr>
                <w:t>S</w:t>
              </w:r>
              <w:r w:rsidRPr="00110BE6">
                <w:rPr>
                  <w:rFonts w:ascii="Times" w:hAnsi="Times"/>
                  <w:w w:val="105"/>
                  <w:sz w:val="18"/>
                  <w:vertAlign w:val="subscript"/>
                </w:rPr>
                <w:t>l</w:t>
              </w:r>
              <w:r w:rsidRPr="00110BE6">
                <w:rPr>
                  <w:rFonts w:ascii="Times" w:hAnsi="Times"/>
                  <w:w w:val="105"/>
                  <w:sz w:val="18"/>
                </w:rPr>
                <w:t xml:space="preserve"> </w:t>
              </w:r>
              <w:r w:rsidRPr="00110BE6">
                <w:rPr>
                  <w:rFonts w:ascii="Times" w:hAnsi="Times"/>
                  <w:w w:val="105"/>
                  <w:sz w:val="18"/>
                  <w:u w:val="single"/>
                </w:rPr>
                <w:t>&lt;</w:t>
              </w:r>
              <w:r w:rsidRPr="00110BE6">
                <w:rPr>
                  <w:rFonts w:ascii="Times" w:hAnsi="Times"/>
                  <w:w w:val="105"/>
                  <w:sz w:val="18"/>
                </w:rPr>
                <w:t xml:space="preserve"> 12</w:t>
              </w:r>
            </w:ins>
          </w:p>
        </w:tc>
        <w:tc>
          <w:tcPr>
            <w:tcW w:w="1277" w:type="dxa"/>
            <w:shd w:val="clear" w:color="auto" w:fill="F2F2F2" w:themeFill="background1" w:themeFillShade="F2"/>
            <w:vAlign w:val="center"/>
          </w:tcPr>
          <w:p w14:paraId="3175CECC" w14:textId="77777777" w:rsidR="00AA1A3B" w:rsidRPr="00110BE6" w:rsidRDefault="00AA1A3B">
            <w:pPr>
              <w:pStyle w:val="TableParagraph"/>
              <w:ind w:left="6"/>
              <w:jc w:val="center"/>
              <w:rPr>
                <w:ins w:id="29038" w:author="Visone Rossana (GSE)" w:date="2025-10-20T17:02:00Z" w16du:dateUtc="2025-10-20T15:02:00Z"/>
                <w:rFonts w:ascii="Times" w:hAnsi="Times"/>
                <w:sz w:val="18"/>
              </w:rPr>
            </w:pPr>
            <w:ins w:id="29039" w:author="Visone Rossana (GSE)" w:date="2025-10-20T17:02:00Z" w16du:dateUtc="2025-10-20T15:02:00Z">
              <w:r w:rsidRPr="00110BE6">
                <w:rPr>
                  <w:rFonts w:ascii="Times" w:hAnsi="Times"/>
                  <w:sz w:val="18"/>
                </w:rPr>
                <w:t>12 &lt; S</w:t>
              </w:r>
              <w:r w:rsidRPr="00110BE6">
                <w:rPr>
                  <w:rFonts w:ascii="Times" w:hAnsi="Times"/>
                  <w:sz w:val="18"/>
                  <w:vertAlign w:val="subscript"/>
                </w:rPr>
                <w:t>l</w:t>
              </w:r>
              <w:r w:rsidRPr="00110BE6">
                <w:rPr>
                  <w:rFonts w:ascii="Times" w:hAnsi="Times"/>
                  <w:sz w:val="18"/>
                </w:rPr>
                <w:t xml:space="preserve"> </w:t>
              </w:r>
              <w:r w:rsidRPr="00110BE6">
                <w:rPr>
                  <w:rFonts w:ascii="Times" w:hAnsi="Times"/>
                  <w:sz w:val="18"/>
                  <w:u w:val="single"/>
                </w:rPr>
                <w:t>&lt;</w:t>
              </w:r>
              <w:r w:rsidRPr="00110BE6">
                <w:rPr>
                  <w:rFonts w:ascii="Times" w:hAnsi="Times"/>
                  <w:sz w:val="18"/>
                </w:rPr>
                <w:t xml:space="preserve"> 50</w:t>
              </w:r>
            </w:ins>
          </w:p>
        </w:tc>
        <w:tc>
          <w:tcPr>
            <w:tcW w:w="1275" w:type="dxa"/>
            <w:shd w:val="clear" w:color="auto" w:fill="F2F2F2" w:themeFill="background1" w:themeFillShade="F2"/>
            <w:vAlign w:val="center"/>
          </w:tcPr>
          <w:p w14:paraId="0F8B28ED" w14:textId="77777777" w:rsidR="00AA1A3B" w:rsidRPr="00110BE6" w:rsidRDefault="00AA1A3B">
            <w:pPr>
              <w:pStyle w:val="TableParagraph"/>
              <w:ind w:left="1"/>
              <w:jc w:val="center"/>
              <w:rPr>
                <w:ins w:id="29040" w:author="Visone Rossana (GSE)" w:date="2025-10-20T17:02:00Z" w16du:dateUtc="2025-10-20T15:02:00Z"/>
                <w:rFonts w:ascii="Times" w:hAnsi="Times"/>
                <w:sz w:val="18"/>
              </w:rPr>
            </w:pPr>
            <w:ins w:id="29041" w:author="Visone Rossana (GSE)" w:date="2025-10-20T17:02:00Z" w16du:dateUtc="2025-10-20T15:02:00Z">
              <w:r w:rsidRPr="00110BE6">
                <w:rPr>
                  <w:rFonts w:ascii="Times" w:hAnsi="Times"/>
                  <w:sz w:val="18"/>
                </w:rPr>
                <w:t>50 &lt; S</w:t>
              </w:r>
              <w:r w:rsidRPr="00110BE6">
                <w:rPr>
                  <w:rFonts w:ascii="Times" w:hAnsi="Times"/>
                  <w:sz w:val="18"/>
                  <w:vertAlign w:val="subscript"/>
                </w:rPr>
                <w:t>l</w:t>
              </w:r>
              <w:r w:rsidRPr="00110BE6">
                <w:rPr>
                  <w:rFonts w:ascii="Times" w:hAnsi="Times"/>
                  <w:sz w:val="18"/>
                </w:rPr>
                <w:t xml:space="preserve"> </w:t>
              </w:r>
              <w:r w:rsidRPr="00110BE6">
                <w:rPr>
                  <w:rFonts w:ascii="Times" w:hAnsi="Times"/>
                  <w:sz w:val="18"/>
                  <w:u w:val="single"/>
                </w:rPr>
                <w:t>&lt;</w:t>
              </w:r>
              <w:r w:rsidRPr="00110BE6">
                <w:rPr>
                  <w:rFonts w:ascii="Times" w:hAnsi="Times"/>
                  <w:sz w:val="18"/>
                </w:rPr>
                <w:t xml:space="preserve"> 200</w:t>
              </w:r>
            </w:ins>
          </w:p>
        </w:tc>
        <w:tc>
          <w:tcPr>
            <w:tcW w:w="1419" w:type="dxa"/>
            <w:shd w:val="clear" w:color="auto" w:fill="F2F2F2" w:themeFill="background1" w:themeFillShade="F2"/>
            <w:vAlign w:val="center"/>
          </w:tcPr>
          <w:p w14:paraId="68ADC424" w14:textId="77777777" w:rsidR="00AA1A3B" w:rsidRPr="00110BE6" w:rsidRDefault="00AA1A3B">
            <w:pPr>
              <w:pStyle w:val="TableParagraph"/>
              <w:ind w:left="4"/>
              <w:jc w:val="center"/>
              <w:rPr>
                <w:ins w:id="29042" w:author="Visone Rossana (GSE)" w:date="2025-10-20T17:02:00Z" w16du:dateUtc="2025-10-20T15:02:00Z"/>
                <w:rFonts w:ascii="Times" w:hAnsi="Times"/>
                <w:sz w:val="18"/>
              </w:rPr>
            </w:pPr>
            <w:ins w:id="29043" w:author="Visone Rossana (GSE)" w:date="2025-10-20T17:02:00Z" w16du:dateUtc="2025-10-20T15:02:00Z">
              <w:r w:rsidRPr="00110BE6">
                <w:rPr>
                  <w:rFonts w:ascii="Times" w:hAnsi="Times"/>
                  <w:sz w:val="18"/>
                </w:rPr>
                <w:t>200 &lt; S</w:t>
              </w:r>
              <w:r w:rsidRPr="00110BE6">
                <w:rPr>
                  <w:rFonts w:ascii="Times" w:hAnsi="Times"/>
                  <w:sz w:val="18"/>
                  <w:vertAlign w:val="subscript"/>
                </w:rPr>
                <w:t>l</w:t>
              </w:r>
              <w:r w:rsidRPr="00110BE6">
                <w:rPr>
                  <w:rFonts w:ascii="Times" w:hAnsi="Times"/>
                  <w:sz w:val="18"/>
                </w:rPr>
                <w:t xml:space="preserve"> </w:t>
              </w:r>
              <w:r w:rsidRPr="00110BE6">
                <w:rPr>
                  <w:rFonts w:ascii="Times" w:hAnsi="Times"/>
                  <w:sz w:val="18"/>
                  <w:u w:val="single"/>
                </w:rPr>
                <w:t>&lt;</w:t>
              </w:r>
              <w:r w:rsidRPr="00110BE6">
                <w:rPr>
                  <w:rFonts w:ascii="Times" w:hAnsi="Times"/>
                  <w:sz w:val="18"/>
                </w:rPr>
                <w:t xml:space="preserve"> 500</w:t>
              </w:r>
            </w:ins>
          </w:p>
        </w:tc>
        <w:tc>
          <w:tcPr>
            <w:tcW w:w="992" w:type="dxa"/>
            <w:shd w:val="clear" w:color="auto" w:fill="F2F2F2" w:themeFill="background1" w:themeFillShade="F2"/>
            <w:vAlign w:val="center"/>
          </w:tcPr>
          <w:p w14:paraId="6D4A942F" w14:textId="77777777" w:rsidR="00AA1A3B" w:rsidRPr="00110BE6" w:rsidRDefault="00AA1A3B">
            <w:pPr>
              <w:pStyle w:val="TableParagraph"/>
              <w:ind w:left="1"/>
              <w:jc w:val="center"/>
              <w:rPr>
                <w:ins w:id="29044" w:author="Visone Rossana (GSE)" w:date="2025-10-20T17:02:00Z" w16du:dateUtc="2025-10-20T15:02:00Z"/>
                <w:rFonts w:ascii="Times" w:hAnsi="Times"/>
                <w:sz w:val="18"/>
              </w:rPr>
            </w:pPr>
            <w:ins w:id="29045" w:author="Visone Rossana (GSE)" w:date="2025-10-20T17:02:00Z" w16du:dateUtc="2025-10-20T15:02:00Z">
              <w:r w:rsidRPr="00110BE6">
                <w:rPr>
                  <w:rFonts w:ascii="Times" w:hAnsi="Times"/>
                  <w:w w:val="105"/>
                  <w:sz w:val="18"/>
                </w:rPr>
                <w:t>S</w:t>
              </w:r>
              <w:r w:rsidRPr="00110BE6">
                <w:rPr>
                  <w:rFonts w:ascii="Times" w:hAnsi="Times"/>
                  <w:w w:val="105"/>
                  <w:sz w:val="18"/>
                  <w:vertAlign w:val="subscript"/>
                </w:rPr>
                <w:t>l</w:t>
              </w:r>
              <w:r w:rsidRPr="00110BE6">
                <w:rPr>
                  <w:rFonts w:ascii="Times" w:hAnsi="Times"/>
                  <w:w w:val="105"/>
                  <w:sz w:val="18"/>
                </w:rPr>
                <w:t xml:space="preserve"> </w:t>
              </w:r>
              <w:r w:rsidRPr="00110BE6">
                <w:rPr>
                  <w:rFonts w:ascii="Times" w:hAnsi="Times"/>
                  <w:w w:val="105"/>
                  <w:sz w:val="18"/>
                  <w:u w:val="single"/>
                </w:rPr>
                <w:t>&gt;</w:t>
              </w:r>
              <w:r w:rsidRPr="00110BE6">
                <w:rPr>
                  <w:rFonts w:ascii="Times" w:hAnsi="Times"/>
                  <w:w w:val="105"/>
                  <w:sz w:val="18"/>
                </w:rPr>
                <w:t xml:space="preserve"> 500</w:t>
              </w:r>
            </w:ins>
          </w:p>
        </w:tc>
      </w:tr>
      <w:tr w:rsidR="00AA1A3B" w:rsidRPr="00110BE6" w14:paraId="1ACE60C4" w14:textId="77777777" w:rsidTr="006D2890">
        <w:tblPrEx>
          <w:tblPrExChange w:id="29046" w:author="Visone Rossana (GSE)" w:date="2025-10-20T17:03:00Z" w16du:dateUtc="2025-10-20T15:03:00Z">
            <w:tblPrEx>
              <w:tblW w:w="0" w:type="auto"/>
            </w:tblPrEx>
          </w:tblPrExChange>
        </w:tblPrEx>
        <w:trPr>
          <w:trHeight w:val="678"/>
          <w:ins w:id="29047" w:author="Visone Rossana (GSE)" w:date="2025-10-20T17:02:00Z"/>
          <w:trPrChange w:id="29048" w:author="Visone Rossana (GSE)" w:date="2025-10-20T17:03:00Z" w16du:dateUtc="2025-10-20T15:03:00Z">
            <w:trPr>
              <w:trHeight w:val="678"/>
            </w:trPr>
          </w:trPrChange>
        </w:trPr>
        <w:tc>
          <w:tcPr>
            <w:tcW w:w="3686" w:type="dxa"/>
            <w:vAlign w:val="center"/>
            <w:tcPrChange w:id="29049" w:author="Visone Rossana (GSE)" w:date="2025-10-20T17:03:00Z" w16du:dateUtc="2025-10-20T15:03:00Z">
              <w:tcPr>
                <w:tcW w:w="3686" w:type="dxa"/>
                <w:vAlign w:val="center"/>
              </w:tcPr>
            </w:tcPrChange>
          </w:tcPr>
          <w:p w14:paraId="3294EDFE" w14:textId="77777777" w:rsidR="00AA1A3B" w:rsidRPr="00110BE6" w:rsidRDefault="00AA1A3B">
            <w:pPr>
              <w:pStyle w:val="TableParagraph"/>
              <w:spacing w:before="80"/>
              <w:ind w:left="1504" w:hanging="1340"/>
              <w:jc w:val="center"/>
              <w:rPr>
                <w:ins w:id="29050" w:author="Visone Rossana (GSE)" w:date="2025-10-20T17:02:00Z" w16du:dateUtc="2025-10-20T15:02:00Z"/>
                <w:rFonts w:ascii="Times" w:hAnsi="Times"/>
                <w:sz w:val="18"/>
                <w:lang w:val="it-IT"/>
              </w:rPr>
            </w:pPr>
            <w:ins w:id="29051" w:author="Visone Rossana (GSE)" w:date="2025-10-20T17:02:00Z" w16du:dateUtc="2025-10-20T15:02:00Z">
              <w:r w:rsidRPr="00110BE6">
                <w:rPr>
                  <w:rFonts w:ascii="Times" w:hAnsi="Times"/>
                  <w:sz w:val="18"/>
                  <w:lang w:val="it-IT"/>
                </w:rPr>
                <w:t>Impianti solari termici per produzione di a.c.s.</w:t>
              </w:r>
            </w:ins>
          </w:p>
        </w:tc>
        <w:tc>
          <w:tcPr>
            <w:tcW w:w="991" w:type="dxa"/>
            <w:vAlign w:val="center"/>
            <w:tcPrChange w:id="29052" w:author="Visone Rossana (GSE)" w:date="2025-10-20T17:03:00Z" w16du:dateUtc="2025-10-20T15:03:00Z">
              <w:tcPr>
                <w:tcW w:w="991" w:type="dxa"/>
                <w:vAlign w:val="center"/>
              </w:tcPr>
            </w:tcPrChange>
          </w:tcPr>
          <w:p w14:paraId="167AEBF6" w14:textId="77777777" w:rsidR="00AA1A3B" w:rsidRPr="00110BE6" w:rsidRDefault="00AA1A3B">
            <w:pPr>
              <w:pStyle w:val="TableParagraph"/>
              <w:spacing w:before="207"/>
              <w:ind w:left="4"/>
              <w:jc w:val="center"/>
              <w:rPr>
                <w:ins w:id="29053" w:author="Visone Rossana (GSE)" w:date="2025-10-20T17:02:00Z" w16du:dateUtc="2025-10-20T15:02:00Z"/>
                <w:rFonts w:ascii="Times" w:hAnsi="Times"/>
                <w:sz w:val="18"/>
              </w:rPr>
            </w:pPr>
            <w:ins w:id="29054" w:author="Visone Rossana (GSE)" w:date="2025-10-20T17:02:00Z" w16du:dateUtc="2025-10-20T15:02:00Z">
              <w:r w:rsidRPr="00110BE6">
                <w:rPr>
                  <w:rFonts w:ascii="Times" w:hAnsi="Times"/>
                  <w:sz w:val="18"/>
                </w:rPr>
                <w:t>0,35</w:t>
              </w:r>
            </w:ins>
          </w:p>
        </w:tc>
        <w:tc>
          <w:tcPr>
            <w:tcW w:w="1277" w:type="dxa"/>
            <w:vAlign w:val="center"/>
            <w:tcPrChange w:id="29055" w:author="Visone Rossana (GSE)" w:date="2025-10-20T17:03:00Z" w16du:dateUtc="2025-10-20T15:03:00Z">
              <w:tcPr>
                <w:tcW w:w="1277" w:type="dxa"/>
                <w:vAlign w:val="center"/>
              </w:tcPr>
            </w:tcPrChange>
          </w:tcPr>
          <w:p w14:paraId="04BB092C" w14:textId="77777777" w:rsidR="00AA1A3B" w:rsidRPr="00110BE6" w:rsidRDefault="00AA1A3B">
            <w:pPr>
              <w:pStyle w:val="TableParagraph"/>
              <w:spacing w:before="207"/>
              <w:ind w:left="6"/>
              <w:jc w:val="center"/>
              <w:rPr>
                <w:ins w:id="29056" w:author="Visone Rossana (GSE)" w:date="2025-10-20T17:02:00Z" w16du:dateUtc="2025-10-20T15:02:00Z"/>
                <w:rFonts w:ascii="Times" w:hAnsi="Times"/>
                <w:sz w:val="18"/>
              </w:rPr>
            </w:pPr>
            <w:ins w:id="29057" w:author="Visone Rossana (GSE)" w:date="2025-10-20T17:02:00Z" w16du:dateUtc="2025-10-20T15:02:00Z">
              <w:r w:rsidRPr="00110BE6">
                <w:rPr>
                  <w:rFonts w:ascii="Times" w:hAnsi="Times"/>
                  <w:sz w:val="18"/>
                </w:rPr>
                <w:t>0,32</w:t>
              </w:r>
            </w:ins>
          </w:p>
        </w:tc>
        <w:tc>
          <w:tcPr>
            <w:tcW w:w="1275" w:type="dxa"/>
            <w:vAlign w:val="center"/>
            <w:tcPrChange w:id="29058" w:author="Visone Rossana (GSE)" w:date="2025-10-20T17:03:00Z" w16du:dateUtc="2025-10-20T15:03:00Z">
              <w:tcPr>
                <w:tcW w:w="1275" w:type="dxa"/>
                <w:vAlign w:val="center"/>
              </w:tcPr>
            </w:tcPrChange>
          </w:tcPr>
          <w:p w14:paraId="165B976E" w14:textId="77777777" w:rsidR="00AA1A3B" w:rsidRPr="00110BE6" w:rsidRDefault="00AA1A3B">
            <w:pPr>
              <w:pStyle w:val="TableParagraph"/>
              <w:spacing w:before="207"/>
              <w:ind w:left="1"/>
              <w:jc w:val="center"/>
              <w:rPr>
                <w:ins w:id="29059" w:author="Visone Rossana (GSE)" w:date="2025-10-20T17:02:00Z" w16du:dateUtc="2025-10-20T15:02:00Z"/>
                <w:rFonts w:ascii="Times" w:hAnsi="Times"/>
                <w:sz w:val="18"/>
              </w:rPr>
            </w:pPr>
            <w:ins w:id="29060" w:author="Visone Rossana (GSE)" w:date="2025-10-20T17:02:00Z" w16du:dateUtc="2025-10-20T15:02:00Z">
              <w:r w:rsidRPr="00110BE6">
                <w:rPr>
                  <w:rFonts w:ascii="Times" w:hAnsi="Times"/>
                  <w:sz w:val="18"/>
                </w:rPr>
                <w:t>0,</w:t>
              </w:r>
              <w:r w:rsidRPr="00110BE6">
                <w:rPr>
                  <w:rFonts w:ascii="Times" w:hAnsi="Times" w:cs="Times"/>
                  <w:sz w:val="18"/>
                  <w:szCs w:val="18"/>
                </w:rPr>
                <w:t>13</w:t>
              </w:r>
            </w:ins>
          </w:p>
        </w:tc>
        <w:tc>
          <w:tcPr>
            <w:tcW w:w="1419" w:type="dxa"/>
            <w:vAlign w:val="center"/>
            <w:tcPrChange w:id="29061" w:author="Visone Rossana (GSE)" w:date="2025-10-20T17:03:00Z" w16du:dateUtc="2025-10-20T15:03:00Z">
              <w:tcPr>
                <w:tcW w:w="1419" w:type="dxa"/>
                <w:vAlign w:val="center"/>
              </w:tcPr>
            </w:tcPrChange>
          </w:tcPr>
          <w:p w14:paraId="52CD2483" w14:textId="1572E328" w:rsidR="00AA1A3B" w:rsidRPr="00110BE6" w:rsidRDefault="00AA1A3B">
            <w:pPr>
              <w:pStyle w:val="TableParagraph"/>
              <w:spacing w:before="207"/>
              <w:ind w:left="4"/>
              <w:jc w:val="center"/>
              <w:rPr>
                <w:ins w:id="29062" w:author="Visone Rossana (GSE)" w:date="2025-10-20T17:02:00Z" w16du:dateUtc="2025-10-20T15:02:00Z"/>
                <w:rFonts w:ascii="Times" w:hAnsi="Times"/>
                <w:sz w:val="18"/>
              </w:rPr>
            </w:pPr>
            <w:ins w:id="29063" w:author="Visone Rossana (GSE)" w:date="2025-10-20T17:02:00Z" w16du:dateUtc="2025-10-20T15:02:00Z">
              <w:r w:rsidRPr="00110BE6">
                <w:rPr>
                  <w:rFonts w:ascii="Times" w:hAnsi="Times"/>
                  <w:sz w:val="18"/>
                </w:rPr>
                <w:t>0,</w:t>
              </w:r>
              <w:r w:rsidRPr="00110BE6">
                <w:rPr>
                  <w:rFonts w:ascii="Times" w:hAnsi="Times" w:cs="Times"/>
                  <w:sz w:val="18"/>
                  <w:szCs w:val="18"/>
                </w:rPr>
                <w:t>12</w:t>
              </w:r>
            </w:ins>
          </w:p>
        </w:tc>
        <w:tc>
          <w:tcPr>
            <w:tcW w:w="992" w:type="dxa"/>
            <w:vAlign w:val="center"/>
            <w:tcPrChange w:id="29064" w:author="Visone Rossana (GSE)" w:date="2025-10-20T17:03:00Z" w16du:dateUtc="2025-10-20T15:03:00Z">
              <w:tcPr>
                <w:tcW w:w="992" w:type="dxa"/>
                <w:vAlign w:val="center"/>
              </w:tcPr>
            </w:tcPrChange>
          </w:tcPr>
          <w:p w14:paraId="22FE8F5B" w14:textId="77777777" w:rsidR="00AA1A3B" w:rsidRPr="00110BE6" w:rsidRDefault="00AA1A3B">
            <w:pPr>
              <w:pStyle w:val="TableParagraph"/>
              <w:spacing w:before="207"/>
              <w:ind w:left="1"/>
              <w:jc w:val="center"/>
              <w:rPr>
                <w:ins w:id="29065" w:author="Visone Rossana (GSE)" w:date="2025-10-20T17:02:00Z" w16du:dateUtc="2025-10-20T15:02:00Z"/>
                <w:rFonts w:ascii="Times" w:hAnsi="Times"/>
                <w:sz w:val="18"/>
              </w:rPr>
            </w:pPr>
            <w:ins w:id="29066" w:author="Visone Rossana (GSE)" w:date="2025-10-20T17:02:00Z" w16du:dateUtc="2025-10-20T15:02:00Z">
              <w:r w:rsidRPr="00110BE6">
                <w:rPr>
                  <w:rFonts w:ascii="Times" w:hAnsi="Times"/>
                  <w:sz w:val="18"/>
                </w:rPr>
                <w:t>0,</w:t>
              </w:r>
              <w:r w:rsidRPr="00110BE6">
                <w:rPr>
                  <w:rFonts w:ascii="Times" w:hAnsi="Times" w:cs="Times"/>
                  <w:sz w:val="18"/>
                  <w:szCs w:val="18"/>
                </w:rPr>
                <w:t>11</w:t>
              </w:r>
            </w:ins>
          </w:p>
        </w:tc>
      </w:tr>
      <w:tr w:rsidR="00AA1A3B" w:rsidRPr="00110BE6" w14:paraId="56A9BA2D" w14:textId="77777777" w:rsidTr="006D2890">
        <w:tblPrEx>
          <w:tblPrExChange w:id="29067" w:author="Visone Rossana (GSE)" w:date="2025-10-20T17:03:00Z" w16du:dateUtc="2025-10-20T15:03:00Z">
            <w:tblPrEx>
              <w:tblW w:w="0" w:type="auto"/>
            </w:tblPrEx>
          </w:tblPrExChange>
        </w:tblPrEx>
        <w:trPr>
          <w:trHeight w:val="1266"/>
          <w:ins w:id="29068" w:author="Visone Rossana (GSE)" w:date="2025-10-20T17:02:00Z"/>
          <w:trPrChange w:id="29069" w:author="Visone Rossana (GSE)" w:date="2025-10-20T17:03:00Z" w16du:dateUtc="2025-10-20T15:03:00Z">
            <w:trPr>
              <w:trHeight w:val="1266"/>
            </w:trPr>
          </w:trPrChange>
        </w:trPr>
        <w:tc>
          <w:tcPr>
            <w:tcW w:w="3686" w:type="dxa"/>
            <w:vAlign w:val="center"/>
            <w:tcPrChange w:id="29070" w:author="Visone Rossana (GSE)" w:date="2025-10-20T17:03:00Z" w16du:dateUtc="2025-10-20T15:03:00Z">
              <w:tcPr>
                <w:tcW w:w="3686" w:type="dxa"/>
                <w:vAlign w:val="center"/>
              </w:tcPr>
            </w:tcPrChange>
          </w:tcPr>
          <w:p w14:paraId="7A62F659" w14:textId="77777777" w:rsidR="00AA1A3B" w:rsidRPr="00110BE6" w:rsidRDefault="00AA1A3B">
            <w:pPr>
              <w:pStyle w:val="TableParagraph"/>
              <w:ind w:left="150" w:hanging="3"/>
              <w:jc w:val="center"/>
              <w:rPr>
                <w:ins w:id="29071" w:author="Visone Rossana (GSE)" w:date="2025-10-20T17:02:00Z" w16du:dateUtc="2025-10-20T15:02:00Z"/>
                <w:rFonts w:ascii="Times" w:hAnsi="Times"/>
                <w:sz w:val="18"/>
                <w:lang w:val="it-IT"/>
              </w:rPr>
            </w:pPr>
            <w:ins w:id="29072" w:author="Visone Rossana (GSE)" w:date="2025-10-20T17:02:00Z" w16du:dateUtc="2025-10-20T15:02:00Z">
              <w:r w:rsidRPr="00110BE6">
                <w:rPr>
                  <w:rFonts w:ascii="Times" w:hAnsi="Times"/>
                  <w:sz w:val="18"/>
                  <w:lang w:val="it-IT"/>
                </w:rPr>
                <w:t>Impianti solari termici per la produzione di a.c.s e riscaldamento ambiente anche per la produzione</w:t>
              </w:r>
              <w:r w:rsidRPr="00110BE6">
                <w:rPr>
                  <w:rFonts w:ascii="Times" w:hAnsi="Times"/>
                  <w:spacing w:val="-5"/>
                  <w:sz w:val="18"/>
                  <w:lang w:val="it-IT"/>
                </w:rPr>
                <w:t xml:space="preserve"> </w:t>
              </w:r>
              <w:r w:rsidRPr="00110BE6">
                <w:rPr>
                  <w:rFonts w:ascii="Times" w:hAnsi="Times"/>
                  <w:sz w:val="18"/>
                  <w:lang w:val="it-IT"/>
                </w:rPr>
                <w:t>di</w:t>
              </w:r>
              <w:r w:rsidRPr="00110BE6">
                <w:rPr>
                  <w:rFonts w:ascii="Times" w:hAnsi="Times" w:cs="Times"/>
                  <w:sz w:val="18"/>
                  <w:szCs w:val="18"/>
                  <w:lang w:val="it-IT"/>
                </w:rPr>
                <w:t xml:space="preserve"> </w:t>
              </w:r>
              <w:r w:rsidRPr="00110BE6">
                <w:rPr>
                  <w:rFonts w:ascii="Times" w:hAnsi="Times"/>
                  <w:sz w:val="18"/>
                  <w:lang w:val="it-IT"/>
                </w:rPr>
                <w:t>calore di processo a bassa</w:t>
              </w:r>
              <w:r w:rsidRPr="00110BE6">
                <w:rPr>
                  <w:rFonts w:ascii="Times" w:hAnsi="Times"/>
                  <w:spacing w:val="-14"/>
                  <w:sz w:val="18"/>
                  <w:lang w:val="it-IT"/>
                </w:rPr>
                <w:t xml:space="preserve"> </w:t>
              </w:r>
              <w:r w:rsidRPr="00110BE6">
                <w:rPr>
                  <w:rFonts w:ascii="Times" w:hAnsi="Times"/>
                  <w:sz w:val="18"/>
                  <w:lang w:val="it-IT"/>
                </w:rPr>
                <w:t>temperatura o asserviti a reti di</w:t>
              </w:r>
              <w:r w:rsidRPr="00110BE6">
                <w:rPr>
                  <w:rFonts w:ascii="Times" w:hAnsi="Times"/>
                  <w:spacing w:val="-9"/>
                  <w:sz w:val="18"/>
                  <w:lang w:val="it-IT"/>
                </w:rPr>
                <w:t xml:space="preserve"> </w:t>
              </w:r>
              <w:r w:rsidRPr="00110BE6">
                <w:rPr>
                  <w:rFonts w:ascii="Times" w:hAnsi="Times"/>
                  <w:sz w:val="18"/>
                  <w:lang w:val="it-IT"/>
                </w:rPr>
                <w:t>teleriscaldamento</w:t>
              </w:r>
            </w:ins>
          </w:p>
        </w:tc>
        <w:tc>
          <w:tcPr>
            <w:tcW w:w="991" w:type="dxa"/>
            <w:vAlign w:val="center"/>
            <w:tcPrChange w:id="29073" w:author="Visone Rossana (GSE)" w:date="2025-10-20T17:03:00Z" w16du:dateUtc="2025-10-20T15:03:00Z">
              <w:tcPr>
                <w:tcW w:w="991" w:type="dxa"/>
                <w:vAlign w:val="center"/>
              </w:tcPr>
            </w:tcPrChange>
          </w:tcPr>
          <w:p w14:paraId="4191A88C" w14:textId="77777777" w:rsidR="00AA1A3B" w:rsidRPr="00110BE6" w:rsidRDefault="00AA1A3B">
            <w:pPr>
              <w:pStyle w:val="TableParagraph"/>
              <w:ind w:left="4"/>
              <w:jc w:val="center"/>
              <w:rPr>
                <w:ins w:id="29074" w:author="Visone Rossana (GSE)" w:date="2025-10-20T17:02:00Z" w16du:dateUtc="2025-10-20T15:02:00Z"/>
                <w:rFonts w:ascii="Times" w:hAnsi="Times"/>
                <w:sz w:val="18"/>
              </w:rPr>
            </w:pPr>
            <w:ins w:id="29075" w:author="Visone Rossana (GSE)" w:date="2025-10-20T17:02:00Z" w16du:dateUtc="2025-10-20T15:02:00Z">
              <w:r w:rsidRPr="00110BE6">
                <w:rPr>
                  <w:rFonts w:ascii="Times" w:hAnsi="Times"/>
                  <w:sz w:val="18"/>
                </w:rPr>
                <w:t>0,36</w:t>
              </w:r>
            </w:ins>
          </w:p>
        </w:tc>
        <w:tc>
          <w:tcPr>
            <w:tcW w:w="1277" w:type="dxa"/>
            <w:vAlign w:val="center"/>
            <w:tcPrChange w:id="29076" w:author="Visone Rossana (GSE)" w:date="2025-10-20T17:03:00Z" w16du:dateUtc="2025-10-20T15:03:00Z">
              <w:tcPr>
                <w:tcW w:w="1277" w:type="dxa"/>
                <w:vAlign w:val="center"/>
              </w:tcPr>
            </w:tcPrChange>
          </w:tcPr>
          <w:p w14:paraId="0BFBD236" w14:textId="77777777" w:rsidR="00AA1A3B" w:rsidRPr="00110BE6" w:rsidRDefault="00AA1A3B">
            <w:pPr>
              <w:pStyle w:val="TableParagraph"/>
              <w:ind w:left="6"/>
              <w:jc w:val="center"/>
              <w:rPr>
                <w:ins w:id="29077" w:author="Visone Rossana (GSE)" w:date="2025-10-20T17:02:00Z" w16du:dateUtc="2025-10-20T15:02:00Z"/>
                <w:rFonts w:ascii="Times" w:hAnsi="Times"/>
                <w:sz w:val="18"/>
              </w:rPr>
            </w:pPr>
            <w:ins w:id="29078" w:author="Visone Rossana (GSE)" w:date="2025-10-20T17:02:00Z" w16du:dateUtc="2025-10-20T15:02:00Z">
              <w:r w:rsidRPr="00110BE6">
                <w:rPr>
                  <w:rFonts w:ascii="Times" w:hAnsi="Times"/>
                  <w:sz w:val="18"/>
                </w:rPr>
                <w:t>0,33</w:t>
              </w:r>
            </w:ins>
          </w:p>
        </w:tc>
        <w:tc>
          <w:tcPr>
            <w:tcW w:w="1275" w:type="dxa"/>
            <w:vAlign w:val="center"/>
            <w:tcPrChange w:id="29079" w:author="Visone Rossana (GSE)" w:date="2025-10-20T17:03:00Z" w16du:dateUtc="2025-10-20T15:03:00Z">
              <w:tcPr>
                <w:tcW w:w="1275" w:type="dxa"/>
                <w:vAlign w:val="center"/>
              </w:tcPr>
            </w:tcPrChange>
          </w:tcPr>
          <w:p w14:paraId="56BC22CE" w14:textId="77777777" w:rsidR="00AA1A3B" w:rsidRPr="00110BE6" w:rsidRDefault="00AA1A3B">
            <w:pPr>
              <w:pStyle w:val="TableParagraph"/>
              <w:ind w:left="1"/>
              <w:jc w:val="center"/>
              <w:rPr>
                <w:ins w:id="29080" w:author="Visone Rossana (GSE)" w:date="2025-10-20T17:02:00Z" w16du:dateUtc="2025-10-20T15:02:00Z"/>
                <w:rFonts w:ascii="Times" w:hAnsi="Times"/>
                <w:sz w:val="18"/>
              </w:rPr>
            </w:pPr>
            <w:ins w:id="29081" w:author="Visone Rossana (GSE)" w:date="2025-10-20T17:02:00Z" w16du:dateUtc="2025-10-20T15:02:00Z">
              <w:r w:rsidRPr="00110BE6">
                <w:rPr>
                  <w:rFonts w:ascii="Times" w:hAnsi="Times"/>
                  <w:sz w:val="18"/>
                </w:rPr>
                <w:t>0,</w:t>
              </w:r>
              <w:r w:rsidRPr="00110BE6">
                <w:rPr>
                  <w:rFonts w:ascii="Times" w:hAnsi="Times" w:cs="Times"/>
                  <w:sz w:val="18"/>
                  <w:szCs w:val="18"/>
                </w:rPr>
                <w:t>13</w:t>
              </w:r>
            </w:ins>
          </w:p>
        </w:tc>
        <w:tc>
          <w:tcPr>
            <w:tcW w:w="1419" w:type="dxa"/>
            <w:vAlign w:val="center"/>
            <w:tcPrChange w:id="29082" w:author="Visone Rossana (GSE)" w:date="2025-10-20T17:03:00Z" w16du:dateUtc="2025-10-20T15:03:00Z">
              <w:tcPr>
                <w:tcW w:w="1419" w:type="dxa"/>
                <w:vAlign w:val="center"/>
              </w:tcPr>
            </w:tcPrChange>
          </w:tcPr>
          <w:p w14:paraId="0A9013BA" w14:textId="77777777" w:rsidR="00AA1A3B" w:rsidRPr="00110BE6" w:rsidRDefault="00AA1A3B">
            <w:pPr>
              <w:pStyle w:val="TableParagraph"/>
              <w:ind w:left="4"/>
              <w:jc w:val="center"/>
              <w:rPr>
                <w:ins w:id="29083" w:author="Visone Rossana (GSE)" w:date="2025-10-20T17:02:00Z" w16du:dateUtc="2025-10-20T15:02:00Z"/>
                <w:rFonts w:ascii="Times" w:hAnsi="Times"/>
                <w:sz w:val="18"/>
              </w:rPr>
            </w:pPr>
            <w:ins w:id="29084" w:author="Visone Rossana (GSE)" w:date="2025-10-20T17:02:00Z" w16du:dateUtc="2025-10-20T15:02:00Z">
              <w:r w:rsidRPr="00110BE6">
                <w:rPr>
                  <w:rFonts w:ascii="Times" w:hAnsi="Times"/>
                  <w:sz w:val="18"/>
                </w:rPr>
                <w:t>0,</w:t>
              </w:r>
              <w:r w:rsidRPr="00110BE6">
                <w:rPr>
                  <w:rFonts w:ascii="Times" w:hAnsi="Times" w:cs="Times"/>
                  <w:sz w:val="18"/>
                  <w:szCs w:val="18"/>
                </w:rPr>
                <w:t>12</w:t>
              </w:r>
            </w:ins>
          </w:p>
        </w:tc>
        <w:tc>
          <w:tcPr>
            <w:tcW w:w="992" w:type="dxa"/>
            <w:vAlign w:val="center"/>
            <w:tcPrChange w:id="29085" w:author="Visone Rossana (GSE)" w:date="2025-10-20T17:03:00Z" w16du:dateUtc="2025-10-20T15:03:00Z">
              <w:tcPr>
                <w:tcW w:w="992" w:type="dxa"/>
                <w:vAlign w:val="center"/>
              </w:tcPr>
            </w:tcPrChange>
          </w:tcPr>
          <w:p w14:paraId="545186B5" w14:textId="77777777" w:rsidR="00AA1A3B" w:rsidRPr="00110BE6" w:rsidRDefault="00AA1A3B">
            <w:pPr>
              <w:pStyle w:val="TableParagraph"/>
              <w:ind w:left="1"/>
              <w:jc w:val="center"/>
              <w:rPr>
                <w:ins w:id="29086" w:author="Visone Rossana (GSE)" w:date="2025-10-20T17:02:00Z" w16du:dateUtc="2025-10-20T15:02:00Z"/>
                <w:rFonts w:ascii="Times" w:hAnsi="Times"/>
                <w:sz w:val="18"/>
              </w:rPr>
            </w:pPr>
            <w:ins w:id="29087" w:author="Visone Rossana (GSE)" w:date="2025-10-20T17:02:00Z" w16du:dateUtc="2025-10-20T15:02:00Z">
              <w:r w:rsidRPr="00110BE6">
                <w:rPr>
                  <w:rFonts w:ascii="Times" w:hAnsi="Times"/>
                  <w:sz w:val="18"/>
                </w:rPr>
                <w:t>0,</w:t>
              </w:r>
              <w:r w:rsidRPr="00110BE6">
                <w:rPr>
                  <w:rFonts w:ascii="Times" w:hAnsi="Times" w:cs="Times"/>
                  <w:sz w:val="18"/>
                  <w:szCs w:val="18"/>
                </w:rPr>
                <w:t>11</w:t>
              </w:r>
            </w:ins>
          </w:p>
        </w:tc>
      </w:tr>
      <w:tr w:rsidR="00AA1A3B" w:rsidRPr="00110BE6" w14:paraId="2BC259CE" w14:textId="77777777" w:rsidTr="006D2890">
        <w:tblPrEx>
          <w:tblPrExChange w:id="29088" w:author="Visone Rossana (GSE)" w:date="2025-10-20T17:03:00Z" w16du:dateUtc="2025-10-20T15:03:00Z">
            <w:tblPrEx>
              <w:tblW w:w="0" w:type="auto"/>
            </w:tblPrEx>
          </w:tblPrExChange>
        </w:tblPrEx>
        <w:trPr>
          <w:trHeight w:val="1012"/>
          <w:ins w:id="29089" w:author="Visone Rossana (GSE)" w:date="2025-10-20T17:02:00Z"/>
          <w:trPrChange w:id="29090" w:author="Visone Rossana (GSE)" w:date="2025-10-20T17:03:00Z" w16du:dateUtc="2025-10-20T15:03:00Z">
            <w:trPr>
              <w:trHeight w:val="1012"/>
            </w:trPr>
          </w:trPrChange>
        </w:trPr>
        <w:tc>
          <w:tcPr>
            <w:tcW w:w="3686" w:type="dxa"/>
            <w:vAlign w:val="center"/>
            <w:tcPrChange w:id="29091" w:author="Visone Rossana (GSE)" w:date="2025-10-20T17:03:00Z" w16du:dateUtc="2025-10-20T15:03:00Z">
              <w:tcPr>
                <w:tcW w:w="3686" w:type="dxa"/>
                <w:vAlign w:val="center"/>
              </w:tcPr>
            </w:tcPrChange>
          </w:tcPr>
          <w:p w14:paraId="485823D1" w14:textId="77777777" w:rsidR="00AA1A3B" w:rsidRPr="00110BE6" w:rsidRDefault="00AA1A3B">
            <w:pPr>
              <w:pStyle w:val="TableParagraph"/>
              <w:ind w:left="326" w:firstLine="1"/>
              <w:jc w:val="center"/>
              <w:rPr>
                <w:ins w:id="29092" w:author="Visone Rossana (GSE)" w:date="2025-10-20T17:02:00Z" w16du:dateUtc="2025-10-20T15:02:00Z"/>
                <w:rFonts w:ascii="Times" w:hAnsi="Times"/>
                <w:sz w:val="18"/>
                <w:lang w:val="it-IT"/>
              </w:rPr>
            </w:pPr>
            <w:ins w:id="29093" w:author="Visone Rossana (GSE)" w:date="2025-10-20T17:02:00Z" w16du:dateUtc="2025-10-20T15:02:00Z">
              <w:r w:rsidRPr="00110BE6">
                <w:rPr>
                  <w:rFonts w:ascii="Times" w:hAnsi="Times"/>
                  <w:sz w:val="18"/>
                  <w:lang w:val="it-IT"/>
                </w:rPr>
                <w:t>Impianti solari termici a concentrazione anche per la produzione di calore di processo</w:t>
              </w:r>
              <w:r w:rsidRPr="00110BE6">
                <w:rPr>
                  <w:rFonts w:ascii="Times" w:hAnsi="Times"/>
                  <w:spacing w:val="-9"/>
                  <w:sz w:val="18"/>
                  <w:lang w:val="it-IT"/>
                </w:rPr>
                <w:t xml:space="preserve"> </w:t>
              </w:r>
              <w:r w:rsidRPr="00110BE6">
                <w:rPr>
                  <w:rFonts w:ascii="Times" w:hAnsi="Times"/>
                  <w:sz w:val="18"/>
                  <w:lang w:val="it-IT"/>
                </w:rPr>
                <w:t>o</w:t>
              </w:r>
              <w:r w:rsidRPr="00110BE6">
                <w:rPr>
                  <w:rFonts w:ascii="Times" w:hAnsi="Times" w:cs="Times"/>
                  <w:sz w:val="18"/>
                  <w:szCs w:val="18"/>
                  <w:lang w:val="it-IT"/>
                </w:rPr>
                <w:t xml:space="preserve"> </w:t>
              </w:r>
              <w:r w:rsidRPr="00110BE6">
                <w:rPr>
                  <w:rFonts w:ascii="Times" w:hAnsi="Times"/>
                  <w:sz w:val="18"/>
                  <w:lang w:val="it-IT"/>
                </w:rPr>
                <w:t>asserviti a reti di</w:t>
              </w:r>
              <w:r w:rsidRPr="00110BE6">
                <w:rPr>
                  <w:rFonts w:ascii="Times" w:hAnsi="Times"/>
                  <w:spacing w:val="-14"/>
                  <w:sz w:val="18"/>
                  <w:lang w:val="it-IT"/>
                </w:rPr>
                <w:t xml:space="preserve"> </w:t>
              </w:r>
              <w:r w:rsidRPr="00110BE6">
                <w:rPr>
                  <w:rFonts w:ascii="Times" w:hAnsi="Times"/>
                  <w:sz w:val="18"/>
                  <w:lang w:val="it-IT"/>
                </w:rPr>
                <w:t>teleriscaldamento</w:t>
              </w:r>
            </w:ins>
          </w:p>
        </w:tc>
        <w:tc>
          <w:tcPr>
            <w:tcW w:w="991" w:type="dxa"/>
            <w:vAlign w:val="center"/>
            <w:tcPrChange w:id="29094" w:author="Visone Rossana (GSE)" w:date="2025-10-20T17:03:00Z" w16du:dateUtc="2025-10-20T15:03:00Z">
              <w:tcPr>
                <w:tcW w:w="991" w:type="dxa"/>
                <w:vAlign w:val="center"/>
              </w:tcPr>
            </w:tcPrChange>
          </w:tcPr>
          <w:p w14:paraId="7862F019" w14:textId="77777777" w:rsidR="00AA1A3B" w:rsidRPr="00110BE6" w:rsidRDefault="00AA1A3B">
            <w:pPr>
              <w:pStyle w:val="TableParagraph"/>
              <w:spacing w:before="1"/>
              <w:ind w:left="4"/>
              <w:jc w:val="center"/>
              <w:rPr>
                <w:ins w:id="29095" w:author="Visone Rossana (GSE)" w:date="2025-10-20T17:02:00Z" w16du:dateUtc="2025-10-20T15:02:00Z"/>
                <w:rFonts w:ascii="Times" w:hAnsi="Times"/>
                <w:sz w:val="18"/>
              </w:rPr>
            </w:pPr>
            <w:ins w:id="29096" w:author="Visone Rossana (GSE)" w:date="2025-10-20T17:02:00Z" w16du:dateUtc="2025-10-20T15:02:00Z">
              <w:r w:rsidRPr="00110BE6">
                <w:rPr>
                  <w:rFonts w:ascii="Times" w:hAnsi="Times"/>
                  <w:sz w:val="18"/>
                </w:rPr>
                <w:t>0,38</w:t>
              </w:r>
            </w:ins>
          </w:p>
        </w:tc>
        <w:tc>
          <w:tcPr>
            <w:tcW w:w="1277" w:type="dxa"/>
            <w:vAlign w:val="center"/>
            <w:tcPrChange w:id="29097" w:author="Visone Rossana (GSE)" w:date="2025-10-20T17:03:00Z" w16du:dateUtc="2025-10-20T15:03:00Z">
              <w:tcPr>
                <w:tcW w:w="1277" w:type="dxa"/>
                <w:vAlign w:val="center"/>
              </w:tcPr>
            </w:tcPrChange>
          </w:tcPr>
          <w:p w14:paraId="06A1F3DC" w14:textId="77777777" w:rsidR="00AA1A3B" w:rsidRPr="00110BE6" w:rsidRDefault="00AA1A3B">
            <w:pPr>
              <w:pStyle w:val="TableParagraph"/>
              <w:spacing w:before="1"/>
              <w:ind w:left="6"/>
              <w:jc w:val="center"/>
              <w:rPr>
                <w:ins w:id="29098" w:author="Visone Rossana (GSE)" w:date="2025-10-20T17:02:00Z" w16du:dateUtc="2025-10-20T15:02:00Z"/>
                <w:rFonts w:ascii="Times" w:hAnsi="Times"/>
                <w:sz w:val="18"/>
              </w:rPr>
            </w:pPr>
            <w:ins w:id="29099" w:author="Visone Rossana (GSE)" w:date="2025-10-20T17:02:00Z" w16du:dateUtc="2025-10-20T15:02:00Z">
              <w:r w:rsidRPr="00110BE6">
                <w:rPr>
                  <w:rFonts w:ascii="Times" w:hAnsi="Times"/>
                  <w:sz w:val="18"/>
                </w:rPr>
                <w:t>0,35</w:t>
              </w:r>
            </w:ins>
          </w:p>
        </w:tc>
        <w:tc>
          <w:tcPr>
            <w:tcW w:w="1275" w:type="dxa"/>
            <w:vAlign w:val="center"/>
            <w:tcPrChange w:id="29100" w:author="Visone Rossana (GSE)" w:date="2025-10-20T17:03:00Z" w16du:dateUtc="2025-10-20T15:03:00Z">
              <w:tcPr>
                <w:tcW w:w="1275" w:type="dxa"/>
                <w:vAlign w:val="center"/>
              </w:tcPr>
            </w:tcPrChange>
          </w:tcPr>
          <w:p w14:paraId="0E14ED4E" w14:textId="77777777" w:rsidR="00AA1A3B" w:rsidRPr="00110BE6" w:rsidRDefault="00AA1A3B">
            <w:pPr>
              <w:pStyle w:val="TableParagraph"/>
              <w:spacing w:before="1"/>
              <w:ind w:left="1"/>
              <w:jc w:val="center"/>
              <w:rPr>
                <w:ins w:id="29101" w:author="Visone Rossana (GSE)" w:date="2025-10-20T17:02:00Z" w16du:dateUtc="2025-10-20T15:02:00Z"/>
                <w:rFonts w:ascii="Times" w:hAnsi="Times"/>
                <w:sz w:val="18"/>
              </w:rPr>
            </w:pPr>
            <w:ins w:id="29102" w:author="Visone Rossana (GSE)" w:date="2025-10-20T17:02:00Z" w16du:dateUtc="2025-10-20T15:02:00Z">
              <w:r w:rsidRPr="00110BE6">
                <w:rPr>
                  <w:rFonts w:ascii="Times" w:hAnsi="Times"/>
                  <w:sz w:val="18"/>
                </w:rPr>
                <w:t>0,</w:t>
              </w:r>
              <w:r w:rsidRPr="00110BE6">
                <w:rPr>
                  <w:rFonts w:ascii="Times" w:hAnsi="Times" w:cs="Times"/>
                  <w:sz w:val="18"/>
                  <w:szCs w:val="18"/>
                </w:rPr>
                <w:t>13</w:t>
              </w:r>
            </w:ins>
          </w:p>
        </w:tc>
        <w:tc>
          <w:tcPr>
            <w:tcW w:w="1419" w:type="dxa"/>
            <w:vAlign w:val="center"/>
            <w:tcPrChange w:id="29103" w:author="Visone Rossana (GSE)" w:date="2025-10-20T17:03:00Z" w16du:dateUtc="2025-10-20T15:03:00Z">
              <w:tcPr>
                <w:tcW w:w="1419" w:type="dxa"/>
                <w:vAlign w:val="center"/>
              </w:tcPr>
            </w:tcPrChange>
          </w:tcPr>
          <w:p w14:paraId="53E08D85" w14:textId="77777777" w:rsidR="00AA1A3B" w:rsidRPr="00110BE6" w:rsidRDefault="00AA1A3B">
            <w:pPr>
              <w:pStyle w:val="TableParagraph"/>
              <w:spacing w:before="1"/>
              <w:ind w:left="4"/>
              <w:jc w:val="center"/>
              <w:rPr>
                <w:ins w:id="29104" w:author="Visone Rossana (GSE)" w:date="2025-10-20T17:02:00Z" w16du:dateUtc="2025-10-20T15:02:00Z"/>
                <w:rFonts w:ascii="Times" w:hAnsi="Times"/>
                <w:sz w:val="18"/>
              </w:rPr>
            </w:pPr>
            <w:ins w:id="29105" w:author="Visone Rossana (GSE)" w:date="2025-10-20T17:02:00Z" w16du:dateUtc="2025-10-20T15:02:00Z">
              <w:r w:rsidRPr="00110BE6">
                <w:rPr>
                  <w:rFonts w:ascii="Times" w:hAnsi="Times"/>
                  <w:sz w:val="18"/>
                </w:rPr>
                <w:t>0,</w:t>
              </w:r>
              <w:r w:rsidRPr="00110BE6">
                <w:rPr>
                  <w:rFonts w:ascii="Times" w:hAnsi="Times" w:cs="Times"/>
                  <w:sz w:val="18"/>
                  <w:szCs w:val="18"/>
                </w:rPr>
                <w:t>12</w:t>
              </w:r>
            </w:ins>
          </w:p>
        </w:tc>
        <w:tc>
          <w:tcPr>
            <w:tcW w:w="992" w:type="dxa"/>
            <w:vAlign w:val="center"/>
            <w:tcPrChange w:id="29106" w:author="Visone Rossana (GSE)" w:date="2025-10-20T17:03:00Z" w16du:dateUtc="2025-10-20T15:03:00Z">
              <w:tcPr>
                <w:tcW w:w="992" w:type="dxa"/>
                <w:vAlign w:val="center"/>
              </w:tcPr>
            </w:tcPrChange>
          </w:tcPr>
          <w:p w14:paraId="68A20C64" w14:textId="77777777" w:rsidR="00AA1A3B" w:rsidRPr="00110BE6" w:rsidRDefault="00AA1A3B">
            <w:pPr>
              <w:pStyle w:val="TableParagraph"/>
              <w:spacing w:before="1"/>
              <w:ind w:left="1"/>
              <w:jc w:val="center"/>
              <w:rPr>
                <w:ins w:id="29107" w:author="Visone Rossana (GSE)" w:date="2025-10-20T17:02:00Z" w16du:dateUtc="2025-10-20T15:02:00Z"/>
                <w:rFonts w:ascii="Times" w:hAnsi="Times"/>
                <w:sz w:val="18"/>
              </w:rPr>
            </w:pPr>
            <w:ins w:id="29108" w:author="Visone Rossana (GSE)" w:date="2025-10-20T17:02:00Z" w16du:dateUtc="2025-10-20T15:02:00Z">
              <w:r w:rsidRPr="00110BE6">
                <w:rPr>
                  <w:rFonts w:ascii="Times" w:hAnsi="Times"/>
                  <w:sz w:val="18"/>
                </w:rPr>
                <w:t>0,</w:t>
              </w:r>
              <w:r w:rsidRPr="00110BE6">
                <w:rPr>
                  <w:rFonts w:ascii="Times" w:hAnsi="Times" w:cs="Times"/>
                  <w:sz w:val="18"/>
                  <w:szCs w:val="18"/>
                </w:rPr>
                <w:t>11</w:t>
              </w:r>
            </w:ins>
          </w:p>
        </w:tc>
      </w:tr>
      <w:tr w:rsidR="00AA1A3B" w:rsidRPr="00110BE6" w14:paraId="723DE441" w14:textId="77777777" w:rsidTr="006D2890">
        <w:tblPrEx>
          <w:tblPrExChange w:id="29109" w:author="Visone Rossana (GSE)" w:date="2025-10-20T17:03:00Z" w16du:dateUtc="2025-10-20T15:03:00Z">
            <w:tblPrEx>
              <w:tblW w:w="0" w:type="auto"/>
            </w:tblPrEx>
          </w:tblPrExChange>
        </w:tblPrEx>
        <w:trPr>
          <w:trHeight w:val="758"/>
          <w:ins w:id="29110" w:author="Visone Rossana (GSE)" w:date="2025-10-20T17:02:00Z"/>
          <w:trPrChange w:id="29111" w:author="Visone Rossana (GSE)" w:date="2025-10-20T17:03:00Z" w16du:dateUtc="2025-10-20T15:03:00Z">
            <w:trPr>
              <w:trHeight w:val="758"/>
            </w:trPr>
          </w:trPrChange>
        </w:trPr>
        <w:tc>
          <w:tcPr>
            <w:tcW w:w="3686" w:type="dxa"/>
            <w:vAlign w:val="center"/>
            <w:tcPrChange w:id="29112" w:author="Visone Rossana (GSE)" w:date="2025-10-20T17:03:00Z" w16du:dateUtc="2025-10-20T15:03:00Z">
              <w:tcPr>
                <w:tcW w:w="3686" w:type="dxa"/>
                <w:vAlign w:val="center"/>
              </w:tcPr>
            </w:tcPrChange>
          </w:tcPr>
          <w:p w14:paraId="59FC08E1" w14:textId="77777777" w:rsidR="00AA1A3B" w:rsidRPr="00110BE6" w:rsidRDefault="00AA1A3B">
            <w:pPr>
              <w:pStyle w:val="TableParagraph"/>
              <w:ind w:left="261" w:firstLine="2"/>
              <w:jc w:val="center"/>
              <w:rPr>
                <w:ins w:id="29113" w:author="Visone Rossana (GSE)" w:date="2025-10-20T17:02:00Z" w16du:dateUtc="2025-10-20T15:02:00Z"/>
                <w:rFonts w:ascii="Times" w:hAnsi="Times"/>
                <w:i/>
                <w:sz w:val="18"/>
                <w:lang w:val="it-IT"/>
              </w:rPr>
            </w:pPr>
            <w:ins w:id="29114" w:author="Visone Rossana (GSE)" w:date="2025-10-20T17:02:00Z" w16du:dateUtc="2025-10-20T15:02:00Z">
              <w:r w:rsidRPr="00110BE6">
                <w:rPr>
                  <w:rFonts w:ascii="Times" w:hAnsi="Times"/>
                  <w:sz w:val="18"/>
                  <w:lang w:val="it-IT"/>
                </w:rPr>
                <w:t xml:space="preserve">Impianti solari termici a con sistema di </w:t>
              </w:r>
              <w:r w:rsidRPr="00110BE6">
                <w:rPr>
                  <w:rFonts w:ascii="Times" w:hAnsi="Times"/>
                  <w:i/>
                  <w:sz w:val="18"/>
                  <w:lang w:val="it-IT"/>
                </w:rPr>
                <w:t>solar</w:t>
              </w:r>
              <w:r w:rsidRPr="00110BE6">
                <w:rPr>
                  <w:rFonts w:ascii="Times" w:hAnsi="Times" w:cs="Times"/>
                  <w:i/>
                  <w:sz w:val="18"/>
                  <w:szCs w:val="18"/>
                  <w:lang w:val="it-IT"/>
                </w:rPr>
                <w:t xml:space="preserve"> </w:t>
              </w:r>
              <w:r w:rsidRPr="00110BE6">
                <w:rPr>
                  <w:rFonts w:ascii="Times" w:hAnsi="Times"/>
                  <w:i/>
                  <w:sz w:val="18"/>
                  <w:lang w:val="it-IT"/>
                </w:rPr>
                <w:t>cooling</w:t>
              </w:r>
            </w:ins>
          </w:p>
        </w:tc>
        <w:tc>
          <w:tcPr>
            <w:tcW w:w="991" w:type="dxa"/>
            <w:vAlign w:val="center"/>
            <w:tcPrChange w:id="29115" w:author="Visone Rossana (GSE)" w:date="2025-10-20T17:03:00Z" w16du:dateUtc="2025-10-20T15:03:00Z">
              <w:tcPr>
                <w:tcW w:w="991" w:type="dxa"/>
                <w:vAlign w:val="center"/>
              </w:tcPr>
            </w:tcPrChange>
          </w:tcPr>
          <w:p w14:paraId="34ED7FCC" w14:textId="77777777" w:rsidR="00AA1A3B" w:rsidRPr="00110BE6" w:rsidRDefault="00AA1A3B">
            <w:pPr>
              <w:pStyle w:val="TableParagraph"/>
              <w:ind w:left="4"/>
              <w:jc w:val="center"/>
              <w:rPr>
                <w:ins w:id="29116" w:author="Visone Rossana (GSE)" w:date="2025-10-20T17:02:00Z" w16du:dateUtc="2025-10-20T15:02:00Z"/>
                <w:rFonts w:ascii="Times" w:hAnsi="Times"/>
                <w:sz w:val="18"/>
              </w:rPr>
            </w:pPr>
            <w:ins w:id="29117" w:author="Visone Rossana (GSE)" w:date="2025-10-20T17:02:00Z" w16du:dateUtc="2025-10-20T15:02:00Z">
              <w:r w:rsidRPr="00110BE6">
                <w:rPr>
                  <w:rFonts w:ascii="Times" w:hAnsi="Times"/>
                  <w:sz w:val="18"/>
                </w:rPr>
                <w:t>0,43</w:t>
              </w:r>
            </w:ins>
          </w:p>
        </w:tc>
        <w:tc>
          <w:tcPr>
            <w:tcW w:w="1277" w:type="dxa"/>
            <w:vAlign w:val="center"/>
            <w:tcPrChange w:id="29118" w:author="Visone Rossana (GSE)" w:date="2025-10-20T17:03:00Z" w16du:dateUtc="2025-10-20T15:03:00Z">
              <w:tcPr>
                <w:tcW w:w="1277" w:type="dxa"/>
                <w:vAlign w:val="center"/>
              </w:tcPr>
            </w:tcPrChange>
          </w:tcPr>
          <w:p w14:paraId="164C89B5" w14:textId="77777777" w:rsidR="00AA1A3B" w:rsidRPr="00110BE6" w:rsidRDefault="00AA1A3B">
            <w:pPr>
              <w:pStyle w:val="TableParagraph"/>
              <w:ind w:left="6"/>
              <w:jc w:val="center"/>
              <w:rPr>
                <w:ins w:id="29119" w:author="Visone Rossana (GSE)" w:date="2025-10-20T17:02:00Z" w16du:dateUtc="2025-10-20T15:02:00Z"/>
                <w:rFonts w:ascii="Times" w:hAnsi="Times"/>
                <w:sz w:val="18"/>
              </w:rPr>
            </w:pPr>
            <w:ins w:id="29120" w:author="Visone Rossana (GSE)" w:date="2025-10-20T17:02:00Z" w16du:dateUtc="2025-10-20T15:02:00Z">
              <w:r w:rsidRPr="00110BE6">
                <w:rPr>
                  <w:rFonts w:ascii="Times" w:hAnsi="Times"/>
                  <w:sz w:val="18"/>
                </w:rPr>
                <w:t>0,40</w:t>
              </w:r>
            </w:ins>
          </w:p>
        </w:tc>
        <w:tc>
          <w:tcPr>
            <w:tcW w:w="1275" w:type="dxa"/>
            <w:vAlign w:val="center"/>
            <w:tcPrChange w:id="29121" w:author="Visone Rossana (GSE)" w:date="2025-10-20T17:03:00Z" w16du:dateUtc="2025-10-20T15:03:00Z">
              <w:tcPr>
                <w:tcW w:w="1275" w:type="dxa"/>
                <w:vAlign w:val="center"/>
              </w:tcPr>
            </w:tcPrChange>
          </w:tcPr>
          <w:p w14:paraId="114B9B01" w14:textId="77777777" w:rsidR="00AA1A3B" w:rsidRPr="00110BE6" w:rsidRDefault="00AA1A3B">
            <w:pPr>
              <w:pStyle w:val="TableParagraph"/>
              <w:ind w:left="1"/>
              <w:jc w:val="center"/>
              <w:rPr>
                <w:ins w:id="29122" w:author="Visone Rossana (GSE)" w:date="2025-10-20T17:02:00Z" w16du:dateUtc="2025-10-20T15:02:00Z"/>
                <w:rFonts w:ascii="Times" w:hAnsi="Times"/>
                <w:sz w:val="18"/>
              </w:rPr>
            </w:pPr>
            <w:ins w:id="29123" w:author="Visone Rossana (GSE)" w:date="2025-10-20T17:02:00Z" w16du:dateUtc="2025-10-20T15:02:00Z">
              <w:r w:rsidRPr="00110BE6">
                <w:rPr>
                  <w:rFonts w:ascii="Times" w:hAnsi="Times"/>
                  <w:sz w:val="18"/>
                </w:rPr>
                <w:t>0,</w:t>
              </w:r>
              <w:r w:rsidRPr="00110BE6">
                <w:rPr>
                  <w:rFonts w:ascii="Times" w:hAnsi="Times" w:cs="Times"/>
                  <w:sz w:val="18"/>
                  <w:szCs w:val="18"/>
                </w:rPr>
                <w:t>17</w:t>
              </w:r>
            </w:ins>
          </w:p>
        </w:tc>
        <w:tc>
          <w:tcPr>
            <w:tcW w:w="1419" w:type="dxa"/>
            <w:vAlign w:val="center"/>
            <w:tcPrChange w:id="29124" w:author="Visone Rossana (GSE)" w:date="2025-10-20T17:03:00Z" w16du:dateUtc="2025-10-20T15:03:00Z">
              <w:tcPr>
                <w:tcW w:w="1419" w:type="dxa"/>
                <w:vAlign w:val="center"/>
              </w:tcPr>
            </w:tcPrChange>
          </w:tcPr>
          <w:p w14:paraId="1C863C53" w14:textId="77777777" w:rsidR="00AA1A3B" w:rsidRPr="00110BE6" w:rsidRDefault="00AA1A3B">
            <w:pPr>
              <w:pStyle w:val="TableParagraph"/>
              <w:ind w:left="4"/>
              <w:jc w:val="center"/>
              <w:rPr>
                <w:ins w:id="29125" w:author="Visone Rossana (GSE)" w:date="2025-10-20T17:02:00Z" w16du:dateUtc="2025-10-20T15:02:00Z"/>
                <w:rFonts w:ascii="Times" w:hAnsi="Times"/>
                <w:sz w:val="18"/>
              </w:rPr>
            </w:pPr>
            <w:ins w:id="29126" w:author="Visone Rossana (GSE)" w:date="2025-10-20T17:02:00Z" w16du:dateUtc="2025-10-20T15:02:00Z">
              <w:r w:rsidRPr="00110BE6">
                <w:rPr>
                  <w:rFonts w:ascii="Times" w:hAnsi="Times"/>
                  <w:sz w:val="18"/>
                </w:rPr>
                <w:t>0,</w:t>
              </w:r>
              <w:r w:rsidRPr="00110BE6">
                <w:rPr>
                  <w:rFonts w:ascii="Times" w:hAnsi="Times" w:cs="Times"/>
                  <w:sz w:val="18"/>
                  <w:szCs w:val="18"/>
                </w:rPr>
                <w:t>15</w:t>
              </w:r>
            </w:ins>
          </w:p>
        </w:tc>
        <w:tc>
          <w:tcPr>
            <w:tcW w:w="992" w:type="dxa"/>
            <w:vAlign w:val="center"/>
            <w:tcPrChange w:id="29127" w:author="Visone Rossana (GSE)" w:date="2025-10-20T17:03:00Z" w16du:dateUtc="2025-10-20T15:03:00Z">
              <w:tcPr>
                <w:tcW w:w="992" w:type="dxa"/>
                <w:vAlign w:val="center"/>
              </w:tcPr>
            </w:tcPrChange>
          </w:tcPr>
          <w:p w14:paraId="64C4F027" w14:textId="77777777" w:rsidR="00AA1A3B" w:rsidRPr="00110BE6" w:rsidRDefault="00AA1A3B">
            <w:pPr>
              <w:pStyle w:val="TableParagraph"/>
              <w:ind w:left="1"/>
              <w:jc w:val="center"/>
              <w:rPr>
                <w:ins w:id="29128" w:author="Visone Rossana (GSE)" w:date="2025-10-20T17:02:00Z" w16du:dateUtc="2025-10-20T15:02:00Z"/>
                <w:rFonts w:ascii="Times" w:hAnsi="Times"/>
                <w:sz w:val="18"/>
              </w:rPr>
            </w:pPr>
            <w:ins w:id="29129" w:author="Visone Rossana (GSE)" w:date="2025-10-20T17:02:00Z" w16du:dateUtc="2025-10-20T15:02:00Z">
              <w:r w:rsidRPr="00110BE6">
                <w:rPr>
                  <w:rFonts w:ascii="Times" w:hAnsi="Times"/>
                  <w:sz w:val="18"/>
                </w:rPr>
                <w:t>0,</w:t>
              </w:r>
              <w:r w:rsidRPr="00110BE6">
                <w:rPr>
                  <w:rFonts w:ascii="Times" w:hAnsi="Times" w:cs="Times"/>
                  <w:sz w:val="18"/>
                  <w:szCs w:val="18"/>
                </w:rPr>
                <w:t>14</w:t>
              </w:r>
            </w:ins>
          </w:p>
        </w:tc>
      </w:tr>
    </w:tbl>
    <w:p w14:paraId="4B6A7485" w14:textId="07C2CD44" w:rsidR="00AA1A3B" w:rsidRPr="005C6D0C" w:rsidRDefault="00AA1A3B">
      <w:pPr>
        <w:pStyle w:val="Didascalia"/>
        <w:jc w:val="center"/>
        <w:rPr>
          <w:ins w:id="29130" w:author="Visone Rossana (GSE)" w:date="2025-10-20T17:02:00Z" w16du:dateUtc="2025-10-20T15:02:00Z"/>
          <w:b w:val="0"/>
          <w:bCs w:val="0"/>
          <w:i/>
          <w:iCs/>
          <w:rPrChange w:id="29131" w:author="Visone Rossana (GSE)" w:date="2025-10-20T17:02:00Z" w16du:dateUtc="2025-10-20T15:02:00Z">
            <w:rPr>
              <w:ins w:id="29132" w:author="Visone Rossana (GSE)" w:date="2025-10-20T17:02:00Z" w16du:dateUtc="2025-10-20T15:02:00Z"/>
              <w:bCs w:val="0"/>
            </w:rPr>
          </w:rPrChange>
        </w:rPr>
        <w:pPrChange w:id="29133" w:author="Visone Rossana (GSE)" w:date="2025-10-20T17:02:00Z" w16du:dateUtc="2025-10-20T15:02:00Z">
          <w:pPr>
            <w:pStyle w:val="Didascalia"/>
          </w:pPr>
        </w:pPrChange>
      </w:pPr>
      <w:ins w:id="29134" w:author="Visone Rossana (GSE)" w:date="2025-10-20T17:02:00Z" w16du:dateUtc="2025-10-20T15:02:00Z">
        <w:r w:rsidRPr="005C6D0C">
          <w:rPr>
            <w:b w:val="0"/>
            <w:bCs w:val="0"/>
            <w:i/>
            <w:iCs/>
            <w:rPrChange w:id="29135" w:author="Visone Rossana (GSE)" w:date="2025-10-20T17:02:00Z" w16du:dateUtc="2025-10-20T15:02:00Z">
              <w:rPr/>
            </w:rPrChange>
          </w:rPr>
          <w:t xml:space="preserve">Tabella </w:t>
        </w:r>
        <w:r w:rsidR="005C6D0C" w:rsidRPr="002D3476">
          <w:rPr>
            <w:b w:val="0"/>
            <w:bCs w:val="0"/>
            <w:i/>
            <w:iCs/>
            <w:highlight w:val="yellow"/>
            <w:rPrChange w:id="29136" w:author="Visone Rossana (GSE)" w:date="2025-10-20T17:05:00Z" w16du:dateUtc="2025-10-20T15:05:00Z">
              <w:rPr>
                <w:i/>
                <w:iCs/>
              </w:rPr>
            </w:rPrChange>
          </w:rPr>
          <w:t>xx</w:t>
        </w:r>
        <w:r w:rsidRPr="005C6D0C">
          <w:rPr>
            <w:b w:val="0"/>
            <w:bCs w:val="0"/>
            <w:i/>
            <w:iCs/>
            <w:rPrChange w:id="29137" w:author="Visone Rossana (GSE)" w:date="2025-10-20T17:02:00Z" w16du:dateUtc="2025-10-20T15:02:00Z">
              <w:rPr/>
            </w:rPrChange>
          </w:rPr>
          <w:t>- Coefficienti di valorizzazione dell’energia termica prodotta da impianti solari termici.</w:t>
        </w:r>
      </w:ins>
    </w:p>
    <w:p w14:paraId="4E04E32A" w14:textId="77777777" w:rsidR="00AA1A3B" w:rsidRPr="00110BE6" w:rsidRDefault="00AA1A3B" w:rsidP="00AA1A3B">
      <w:pPr>
        <w:pStyle w:val="Corpotesto"/>
        <w:spacing w:before="6"/>
        <w:rPr>
          <w:ins w:id="29138" w:author="Visone Rossana (GSE)" w:date="2025-10-20T17:02:00Z" w16du:dateUtc="2025-10-20T15:02:00Z"/>
          <w:sz w:val="21"/>
        </w:rPr>
      </w:pPr>
    </w:p>
    <w:p w14:paraId="2C8B9BB9" w14:textId="77777777" w:rsidR="00AA1A3B" w:rsidRPr="00110BE6" w:rsidRDefault="00AA1A3B" w:rsidP="00AA1A3B">
      <w:pPr>
        <w:pStyle w:val="Corpotesto"/>
        <w:spacing w:before="10" w:after="1"/>
        <w:rPr>
          <w:ins w:id="29139" w:author="Visone Rossana (GSE)" w:date="2025-10-20T17:02:00Z" w16du:dateUtc="2025-10-20T15:02:00Z"/>
          <w:sz w:val="10"/>
        </w:rPr>
      </w:pPr>
    </w:p>
    <w:tbl>
      <w:tblPr>
        <w:tblStyle w:val="TableNormal1"/>
        <w:tblW w:w="9516"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29140" w:author="Visone Rossana (GSE)" w:date="2025-10-20T17:03:00Z" w16du:dateUtc="2025-10-20T15:03:00Z">
          <w:tblPr>
            <w:tblStyle w:val="TableNormal1"/>
            <w:tblW w:w="9516"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6631"/>
        <w:gridCol w:w="2885"/>
        <w:tblGridChange w:id="29141">
          <w:tblGrid>
            <w:gridCol w:w="6631"/>
            <w:gridCol w:w="2885"/>
          </w:tblGrid>
        </w:tblGridChange>
      </w:tblGrid>
      <w:tr w:rsidR="005C6D0C" w:rsidRPr="00110BE6" w14:paraId="3AC927AD" w14:textId="77777777" w:rsidTr="005C6D0C">
        <w:trPr>
          <w:trHeight w:val="383"/>
          <w:ins w:id="29142" w:author="Visone Rossana (GSE)" w:date="2025-10-20T17:03:00Z"/>
          <w:trPrChange w:id="29143" w:author="Visone Rossana (GSE)" w:date="2025-10-20T17:03:00Z" w16du:dateUtc="2025-10-20T15:03:00Z">
            <w:trPr>
              <w:trHeight w:val="510"/>
            </w:trPr>
          </w:trPrChange>
        </w:trPr>
        <w:tc>
          <w:tcPr>
            <w:tcW w:w="9516" w:type="dxa"/>
            <w:gridSpan w:val="2"/>
            <w:shd w:val="clear" w:color="auto" w:fill="D9D9D9" w:themeFill="background1" w:themeFillShade="D9"/>
            <w:vAlign w:val="center"/>
            <w:tcPrChange w:id="29144" w:author="Visone Rossana (GSE)" w:date="2025-10-20T17:03:00Z" w16du:dateUtc="2025-10-20T15:03:00Z">
              <w:tcPr>
                <w:tcW w:w="9516" w:type="dxa"/>
                <w:gridSpan w:val="2"/>
                <w:shd w:val="clear" w:color="auto" w:fill="D9D9D9" w:themeFill="background1" w:themeFillShade="D9"/>
                <w:vAlign w:val="center"/>
              </w:tcPr>
            </w:tcPrChange>
          </w:tcPr>
          <w:p w14:paraId="399596DB" w14:textId="077D7118" w:rsidR="005C6D0C" w:rsidRPr="004E59E6" w:rsidRDefault="005C6D0C">
            <w:pPr>
              <w:pStyle w:val="TableParagraph"/>
              <w:spacing w:before="2" w:line="250" w:lineRule="atLeast"/>
              <w:jc w:val="center"/>
              <w:rPr>
                <w:ins w:id="29145" w:author="Visone Rossana (GSE)" w:date="2025-10-20T17:03:00Z" w16du:dateUtc="2025-10-20T15:03:00Z"/>
                <w:rFonts w:ascii="Times" w:hAnsi="Times"/>
                <w:b/>
                <w:sz w:val="18"/>
                <w:lang w:val="it-IT"/>
                <w:rPrChange w:id="29146" w:author="Di Lorenzo Michele (GSE)" w:date="2025-10-29T12:04:00Z" w16du:dateUtc="2025-10-29T11:04:00Z">
                  <w:rPr>
                    <w:ins w:id="29147" w:author="Visone Rossana (GSE)" w:date="2025-10-20T17:03:00Z" w16du:dateUtc="2025-10-20T15:03:00Z"/>
                    <w:rFonts w:ascii="Times" w:hAnsi="Times"/>
                    <w:b/>
                    <w:sz w:val="18"/>
                  </w:rPr>
                </w:rPrChange>
              </w:rPr>
            </w:pPr>
            <w:ins w:id="29148" w:author="Visone Rossana (GSE)" w:date="2025-10-20T17:03:00Z" w16du:dateUtc="2025-10-20T15:03:00Z">
              <w:r w:rsidRPr="004E59E6">
                <w:rPr>
                  <w:rFonts w:asciiTheme="minorHAnsi" w:hAnsiTheme="minorHAnsi" w:cstheme="minorHAnsi"/>
                  <w:b/>
                  <w:sz w:val="16"/>
                  <w:szCs w:val="16"/>
                </w:rPr>
                <w:t xml:space="preserve">[Tabella </w:t>
              </w:r>
              <w:r w:rsidR="006D2890" w:rsidRPr="004E59E6">
                <w:rPr>
                  <w:rFonts w:asciiTheme="minorHAnsi" w:hAnsiTheme="minorHAnsi" w:cstheme="minorHAnsi"/>
                  <w:b/>
                  <w:sz w:val="16"/>
                  <w:szCs w:val="16"/>
                </w:rPr>
                <w:t>17</w:t>
              </w:r>
              <w:r w:rsidRPr="004E59E6">
                <w:rPr>
                  <w:rFonts w:asciiTheme="minorHAnsi" w:hAnsiTheme="minorHAnsi" w:cstheme="minorHAnsi"/>
                  <w:b/>
                  <w:sz w:val="16"/>
                  <w:szCs w:val="16"/>
                </w:rPr>
                <w:t xml:space="preserve"> – Allegato II – D.M. 7 agosto 2025]</w:t>
              </w:r>
            </w:ins>
          </w:p>
        </w:tc>
      </w:tr>
      <w:tr w:rsidR="00AA1A3B" w:rsidRPr="00110BE6" w14:paraId="0AF83F15" w14:textId="77777777" w:rsidTr="005C6D0C">
        <w:tblPrEx>
          <w:tblPrExChange w:id="29149" w:author="Visone Rossana (GSE)" w:date="2025-10-20T17:03:00Z" w16du:dateUtc="2025-10-20T15:03:00Z">
            <w:tblPrEx>
              <w:tblW w:w="0" w:type="auto"/>
            </w:tblPrEx>
          </w:tblPrExChange>
        </w:tblPrEx>
        <w:trPr>
          <w:trHeight w:val="510"/>
          <w:ins w:id="29150" w:author="Visone Rossana (GSE)" w:date="2025-10-20T17:02:00Z"/>
          <w:trPrChange w:id="29151" w:author="Visone Rossana (GSE)" w:date="2025-10-20T17:03:00Z" w16du:dateUtc="2025-10-20T15:03:00Z">
            <w:trPr>
              <w:trHeight w:val="510"/>
            </w:trPr>
          </w:trPrChange>
        </w:trPr>
        <w:tc>
          <w:tcPr>
            <w:tcW w:w="6631" w:type="dxa"/>
            <w:shd w:val="clear" w:color="auto" w:fill="D9D9D9" w:themeFill="background1" w:themeFillShade="D9"/>
            <w:vAlign w:val="center"/>
            <w:tcPrChange w:id="29152" w:author="Visone Rossana (GSE)" w:date="2025-10-20T17:03:00Z" w16du:dateUtc="2025-10-20T15:03:00Z">
              <w:tcPr>
                <w:tcW w:w="6631" w:type="dxa"/>
                <w:vAlign w:val="center"/>
              </w:tcPr>
            </w:tcPrChange>
          </w:tcPr>
          <w:p w14:paraId="02E1DD68" w14:textId="77777777" w:rsidR="00AA1A3B" w:rsidRPr="00110BE6" w:rsidRDefault="00AA1A3B">
            <w:pPr>
              <w:pStyle w:val="TableParagraph"/>
              <w:spacing w:line="251" w:lineRule="exact"/>
              <w:jc w:val="center"/>
              <w:rPr>
                <w:ins w:id="29153" w:author="Visone Rossana (GSE)" w:date="2025-10-20T17:02:00Z" w16du:dateUtc="2025-10-20T15:02:00Z"/>
                <w:rFonts w:ascii="Times" w:hAnsi="Times"/>
                <w:b/>
                <w:sz w:val="18"/>
                <w:lang w:val="it-IT"/>
              </w:rPr>
            </w:pPr>
            <w:ins w:id="29154" w:author="Visone Rossana (GSE)" w:date="2025-10-20T17:02:00Z" w16du:dateUtc="2025-10-20T15:02:00Z">
              <w:r w:rsidRPr="00110BE6">
                <w:rPr>
                  <w:rFonts w:ascii="Times" w:hAnsi="Times"/>
                  <w:b/>
                  <w:sz w:val="18"/>
                  <w:lang w:val="it-IT"/>
                </w:rPr>
                <w:t>Applicazione a cui è destinato il calore prodotto</w:t>
              </w:r>
            </w:ins>
          </w:p>
        </w:tc>
        <w:tc>
          <w:tcPr>
            <w:tcW w:w="2885" w:type="dxa"/>
            <w:shd w:val="clear" w:color="auto" w:fill="D9D9D9" w:themeFill="background1" w:themeFillShade="D9"/>
            <w:vAlign w:val="center"/>
            <w:tcPrChange w:id="29155" w:author="Visone Rossana (GSE)" w:date="2025-10-20T17:03:00Z" w16du:dateUtc="2025-10-20T15:03:00Z">
              <w:tcPr>
                <w:tcW w:w="2885" w:type="dxa"/>
                <w:vAlign w:val="center"/>
              </w:tcPr>
            </w:tcPrChange>
          </w:tcPr>
          <w:p w14:paraId="2DF7800D" w14:textId="77777777" w:rsidR="00AA1A3B" w:rsidRPr="00110BE6" w:rsidRDefault="00AA1A3B">
            <w:pPr>
              <w:pStyle w:val="TableParagraph"/>
              <w:spacing w:before="2" w:line="250" w:lineRule="atLeast"/>
              <w:jc w:val="center"/>
              <w:rPr>
                <w:ins w:id="29156" w:author="Visone Rossana (GSE)" w:date="2025-10-20T17:02:00Z" w16du:dateUtc="2025-10-20T15:02:00Z"/>
                <w:rFonts w:ascii="Times" w:hAnsi="Times"/>
                <w:b/>
                <w:sz w:val="18"/>
                <w:lang w:val="it-IT"/>
              </w:rPr>
            </w:pPr>
            <w:ins w:id="29157" w:author="Visone Rossana (GSE)" w:date="2025-10-20T17:02:00Z" w16du:dateUtc="2025-10-20T15:02:00Z">
              <w:r w:rsidRPr="00110BE6">
                <w:rPr>
                  <w:rFonts w:ascii="Times" w:hAnsi="Times"/>
                  <w:b/>
                  <w:sz w:val="18"/>
                  <w:lang w:val="it-IT"/>
                </w:rPr>
                <w:t>T</w:t>
              </w:r>
              <w:r w:rsidRPr="00110BE6">
                <w:rPr>
                  <w:rFonts w:ascii="Times" w:hAnsi="Times"/>
                  <w:b/>
                  <w:sz w:val="18"/>
                  <w:vertAlign w:val="subscript"/>
                  <w:lang w:val="it-IT"/>
                </w:rPr>
                <w:t>m</w:t>
              </w:r>
              <w:r w:rsidRPr="00110BE6">
                <w:rPr>
                  <w:rFonts w:ascii="Times" w:hAnsi="Times"/>
                  <w:b/>
                  <w:sz w:val="18"/>
                  <w:lang w:val="it-IT"/>
                </w:rPr>
                <w:t xml:space="preserve"> - Temperatura media di funzionamento</w:t>
              </w:r>
            </w:ins>
          </w:p>
        </w:tc>
      </w:tr>
      <w:tr w:rsidR="00AA1A3B" w:rsidRPr="00110BE6" w14:paraId="504FD259" w14:textId="77777777" w:rsidTr="005C6D0C">
        <w:tblPrEx>
          <w:tblPrExChange w:id="29158" w:author="Visone Rossana (GSE)" w:date="2025-10-20T17:03:00Z" w16du:dateUtc="2025-10-20T15:03:00Z">
            <w:tblPrEx>
              <w:tblW w:w="0" w:type="auto"/>
            </w:tblPrEx>
          </w:tblPrExChange>
        </w:tblPrEx>
        <w:trPr>
          <w:trHeight w:val="340"/>
          <w:ins w:id="29159" w:author="Visone Rossana (GSE)" w:date="2025-10-20T17:02:00Z"/>
          <w:trPrChange w:id="29160" w:author="Visone Rossana (GSE)" w:date="2025-10-20T17:03:00Z" w16du:dateUtc="2025-10-20T15:03:00Z">
            <w:trPr>
              <w:trHeight w:val="340"/>
            </w:trPr>
          </w:trPrChange>
        </w:trPr>
        <w:tc>
          <w:tcPr>
            <w:tcW w:w="6631" w:type="dxa"/>
            <w:vAlign w:val="center"/>
            <w:tcPrChange w:id="29161" w:author="Visone Rossana (GSE)" w:date="2025-10-20T17:03:00Z" w16du:dateUtc="2025-10-20T15:03:00Z">
              <w:tcPr>
                <w:tcW w:w="6631" w:type="dxa"/>
                <w:vAlign w:val="center"/>
              </w:tcPr>
            </w:tcPrChange>
          </w:tcPr>
          <w:p w14:paraId="7098B043" w14:textId="77777777" w:rsidR="00AA1A3B" w:rsidRPr="00110BE6" w:rsidRDefault="00AA1A3B">
            <w:pPr>
              <w:pStyle w:val="TableParagraph"/>
              <w:jc w:val="center"/>
              <w:rPr>
                <w:ins w:id="29162" w:author="Visone Rossana (GSE)" w:date="2025-10-20T17:02:00Z" w16du:dateUtc="2025-10-20T15:02:00Z"/>
                <w:rFonts w:ascii="Times" w:hAnsi="Times"/>
                <w:sz w:val="18"/>
                <w:lang w:val="it-IT"/>
              </w:rPr>
            </w:pPr>
            <w:ins w:id="29163" w:author="Visone Rossana (GSE)" w:date="2025-10-20T17:02:00Z" w16du:dateUtc="2025-10-20T15:02:00Z">
              <w:r w:rsidRPr="00110BE6">
                <w:rPr>
                  <w:rFonts w:ascii="Times" w:hAnsi="Times"/>
                  <w:sz w:val="18"/>
                  <w:lang w:val="it-IT"/>
                </w:rPr>
                <w:t>Produzione di acqua calda sanitaria</w:t>
              </w:r>
            </w:ins>
          </w:p>
        </w:tc>
        <w:tc>
          <w:tcPr>
            <w:tcW w:w="2885" w:type="dxa"/>
            <w:vMerge w:val="restart"/>
            <w:vAlign w:val="center"/>
            <w:tcPrChange w:id="29164" w:author="Visone Rossana (GSE)" w:date="2025-10-20T17:03:00Z" w16du:dateUtc="2025-10-20T15:03:00Z">
              <w:tcPr>
                <w:tcW w:w="2885" w:type="dxa"/>
                <w:vMerge w:val="restart"/>
                <w:vAlign w:val="center"/>
              </w:tcPr>
            </w:tcPrChange>
          </w:tcPr>
          <w:p w14:paraId="2CAEFDEA" w14:textId="77777777" w:rsidR="00AA1A3B" w:rsidRPr="00110BE6" w:rsidRDefault="00AA1A3B">
            <w:pPr>
              <w:pStyle w:val="TableParagraph"/>
              <w:jc w:val="center"/>
              <w:rPr>
                <w:ins w:id="29165" w:author="Visone Rossana (GSE)" w:date="2025-10-20T17:02:00Z" w16du:dateUtc="2025-10-20T15:02:00Z"/>
                <w:rFonts w:ascii="Times" w:hAnsi="Times"/>
                <w:sz w:val="18"/>
              </w:rPr>
            </w:pPr>
            <w:ins w:id="29166" w:author="Visone Rossana (GSE)" w:date="2025-10-20T17:02:00Z" w16du:dateUtc="2025-10-20T15:02:00Z">
              <w:r w:rsidRPr="00110BE6">
                <w:rPr>
                  <w:rFonts w:ascii="Times" w:hAnsi="Times"/>
                  <w:sz w:val="18"/>
                </w:rPr>
                <w:t>50 °C</w:t>
              </w:r>
            </w:ins>
          </w:p>
        </w:tc>
      </w:tr>
      <w:tr w:rsidR="00AA1A3B" w:rsidRPr="00110BE6" w14:paraId="4B22A2C8" w14:textId="77777777" w:rsidTr="005C6D0C">
        <w:tblPrEx>
          <w:tblPrExChange w:id="29167" w:author="Visone Rossana (GSE)" w:date="2025-10-20T17:03:00Z" w16du:dateUtc="2025-10-20T15:03:00Z">
            <w:tblPrEx>
              <w:tblW w:w="0" w:type="auto"/>
            </w:tblPrEx>
          </w:tblPrExChange>
        </w:tblPrEx>
        <w:trPr>
          <w:trHeight w:val="340"/>
          <w:ins w:id="29168" w:author="Visone Rossana (GSE)" w:date="2025-10-20T17:02:00Z"/>
          <w:trPrChange w:id="29169" w:author="Visone Rossana (GSE)" w:date="2025-10-20T17:03:00Z" w16du:dateUtc="2025-10-20T15:03:00Z">
            <w:trPr>
              <w:trHeight w:val="340"/>
            </w:trPr>
          </w:trPrChange>
        </w:trPr>
        <w:tc>
          <w:tcPr>
            <w:tcW w:w="6631" w:type="dxa"/>
            <w:vAlign w:val="center"/>
            <w:tcPrChange w:id="29170" w:author="Visone Rossana (GSE)" w:date="2025-10-20T17:03:00Z" w16du:dateUtc="2025-10-20T15:03:00Z">
              <w:tcPr>
                <w:tcW w:w="6631" w:type="dxa"/>
                <w:vAlign w:val="center"/>
              </w:tcPr>
            </w:tcPrChange>
          </w:tcPr>
          <w:p w14:paraId="21458018" w14:textId="77777777" w:rsidR="00AA1A3B" w:rsidRPr="00110BE6" w:rsidRDefault="00AA1A3B">
            <w:pPr>
              <w:pStyle w:val="TableParagraph"/>
              <w:jc w:val="center"/>
              <w:rPr>
                <w:ins w:id="29171" w:author="Visone Rossana (GSE)" w:date="2025-10-20T17:02:00Z" w16du:dateUtc="2025-10-20T15:02:00Z"/>
                <w:rFonts w:ascii="Times" w:hAnsi="Times"/>
                <w:sz w:val="18"/>
                <w:lang w:val="it-IT"/>
              </w:rPr>
            </w:pPr>
            <w:ins w:id="29172" w:author="Visone Rossana (GSE)" w:date="2025-10-20T17:02:00Z" w16du:dateUtc="2025-10-20T15:02:00Z">
              <w:r w:rsidRPr="00110BE6">
                <w:rPr>
                  <w:rFonts w:ascii="Times" w:hAnsi="Times"/>
                  <w:sz w:val="18"/>
                  <w:lang w:val="it-IT"/>
                </w:rPr>
                <w:t>Produzione combinata di a.c.s. e riscaldamento ambiente</w:t>
              </w:r>
            </w:ins>
          </w:p>
        </w:tc>
        <w:tc>
          <w:tcPr>
            <w:tcW w:w="2885" w:type="dxa"/>
            <w:vMerge/>
            <w:tcBorders>
              <w:top w:val="nil"/>
            </w:tcBorders>
            <w:vAlign w:val="center"/>
            <w:tcPrChange w:id="29173" w:author="Visone Rossana (GSE)" w:date="2025-10-20T17:03:00Z" w16du:dateUtc="2025-10-20T15:03:00Z">
              <w:tcPr>
                <w:tcW w:w="2885" w:type="dxa"/>
                <w:vMerge/>
                <w:tcBorders>
                  <w:top w:val="nil"/>
                </w:tcBorders>
                <w:vAlign w:val="center"/>
              </w:tcPr>
            </w:tcPrChange>
          </w:tcPr>
          <w:p w14:paraId="024FD172" w14:textId="77777777" w:rsidR="00AA1A3B" w:rsidRPr="00110BE6" w:rsidRDefault="00AA1A3B">
            <w:pPr>
              <w:jc w:val="center"/>
              <w:rPr>
                <w:ins w:id="29174" w:author="Visone Rossana (GSE)" w:date="2025-10-20T17:02:00Z" w16du:dateUtc="2025-10-20T15:02:00Z"/>
                <w:rFonts w:ascii="Times" w:hAnsi="Times"/>
                <w:sz w:val="18"/>
                <w:lang w:val="it-IT"/>
              </w:rPr>
            </w:pPr>
          </w:p>
        </w:tc>
      </w:tr>
      <w:tr w:rsidR="00AA1A3B" w:rsidRPr="00110BE6" w14:paraId="414F7DA5" w14:textId="77777777" w:rsidTr="005C6D0C">
        <w:tblPrEx>
          <w:tblPrExChange w:id="29175" w:author="Visone Rossana (GSE)" w:date="2025-10-20T17:03:00Z" w16du:dateUtc="2025-10-20T15:03:00Z">
            <w:tblPrEx>
              <w:tblW w:w="0" w:type="auto"/>
            </w:tblPrEx>
          </w:tblPrExChange>
        </w:tblPrEx>
        <w:trPr>
          <w:trHeight w:val="340"/>
          <w:ins w:id="29176" w:author="Visone Rossana (GSE)" w:date="2025-10-20T17:02:00Z"/>
          <w:trPrChange w:id="29177" w:author="Visone Rossana (GSE)" w:date="2025-10-20T17:03:00Z" w16du:dateUtc="2025-10-20T15:03:00Z">
            <w:trPr>
              <w:trHeight w:val="340"/>
            </w:trPr>
          </w:trPrChange>
        </w:trPr>
        <w:tc>
          <w:tcPr>
            <w:tcW w:w="6631" w:type="dxa"/>
            <w:vAlign w:val="center"/>
            <w:tcPrChange w:id="29178" w:author="Visone Rossana (GSE)" w:date="2025-10-20T17:03:00Z" w16du:dateUtc="2025-10-20T15:03:00Z">
              <w:tcPr>
                <w:tcW w:w="6631" w:type="dxa"/>
                <w:vAlign w:val="center"/>
              </w:tcPr>
            </w:tcPrChange>
          </w:tcPr>
          <w:p w14:paraId="0ACBBE7C" w14:textId="77777777" w:rsidR="00AA1A3B" w:rsidRPr="00110BE6" w:rsidRDefault="00AA1A3B">
            <w:pPr>
              <w:pStyle w:val="TableParagraph"/>
              <w:jc w:val="center"/>
              <w:rPr>
                <w:ins w:id="29179" w:author="Visone Rossana (GSE)" w:date="2025-10-20T17:02:00Z" w16du:dateUtc="2025-10-20T15:02:00Z"/>
                <w:rFonts w:ascii="Times" w:hAnsi="Times"/>
                <w:sz w:val="18"/>
                <w:lang w:val="it-IT"/>
              </w:rPr>
            </w:pPr>
            <w:ins w:id="29180" w:author="Visone Rossana (GSE)" w:date="2025-10-20T17:02:00Z" w16du:dateUtc="2025-10-20T15:02:00Z">
              <w:r w:rsidRPr="00110BE6">
                <w:rPr>
                  <w:rFonts w:ascii="Times" w:hAnsi="Times"/>
                  <w:sz w:val="18"/>
                  <w:lang w:val="it-IT"/>
                </w:rPr>
                <w:t>Produzione di calore di processo a bassa temperatura</w:t>
              </w:r>
            </w:ins>
          </w:p>
        </w:tc>
        <w:tc>
          <w:tcPr>
            <w:tcW w:w="2885" w:type="dxa"/>
            <w:vMerge w:val="restart"/>
            <w:vAlign w:val="center"/>
            <w:tcPrChange w:id="29181" w:author="Visone Rossana (GSE)" w:date="2025-10-20T17:03:00Z" w16du:dateUtc="2025-10-20T15:03:00Z">
              <w:tcPr>
                <w:tcW w:w="2885" w:type="dxa"/>
                <w:vMerge w:val="restart"/>
                <w:vAlign w:val="center"/>
              </w:tcPr>
            </w:tcPrChange>
          </w:tcPr>
          <w:p w14:paraId="45574DC6" w14:textId="77777777" w:rsidR="00AA1A3B" w:rsidRPr="00110BE6" w:rsidRDefault="00AA1A3B">
            <w:pPr>
              <w:pStyle w:val="TableParagraph"/>
              <w:jc w:val="center"/>
              <w:rPr>
                <w:ins w:id="29182" w:author="Visone Rossana (GSE)" w:date="2025-10-20T17:02:00Z" w16du:dateUtc="2025-10-20T15:02:00Z"/>
                <w:rFonts w:ascii="Times" w:hAnsi="Times"/>
                <w:sz w:val="18"/>
              </w:rPr>
            </w:pPr>
            <w:ins w:id="29183" w:author="Visone Rossana (GSE)" w:date="2025-10-20T17:02:00Z" w16du:dateUtc="2025-10-20T15:02:00Z">
              <w:r w:rsidRPr="00110BE6">
                <w:rPr>
                  <w:rFonts w:ascii="Times" w:hAnsi="Times"/>
                  <w:sz w:val="18"/>
                </w:rPr>
                <w:t>75 °C</w:t>
              </w:r>
            </w:ins>
          </w:p>
        </w:tc>
      </w:tr>
      <w:tr w:rsidR="00AA1A3B" w:rsidRPr="00110BE6" w14:paraId="3EAAEA68" w14:textId="77777777" w:rsidTr="005C6D0C">
        <w:tblPrEx>
          <w:tblPrExChange w:id="29184" w:author="Visone Rossana (GSE)" w:date="2025-10-20T17:03:00Z" w16du:dateUtc="2025-10-20T15:03:00Z">
            <w:tblPrEx>
              <w:tblW w:w="0" w:type="auto"/>
            </w:tblPrEx>
          </w:tblPrExChange>
        </w:tblPrEx>
        <w:trPr>
          <w:trHeight w:val="340"/>
          <w:ins w:id="29185" w:author="Visone Rossana (GSE)" w:date="2025-10-20T17:02:00Z"/>
          <w:trPrChange w:id="29186" w:author="Visone Rossana (GSE)" w:date="2025-10-20T17:03:00Z" w16du:dateUtc="2025-10-20T15:03:00Z">
            <w:trPr>
              <w:trHeight w:val="340"/>
            </w:trPr>
          </w:trPrChange>
        </w:trPr>
        <w:tc>
          <w:tcPr>
            <w:tcW w:w="6631" w:type="dxa"/>
            <w:vAlign w:val="center"/>
            <w:tcPrChange w:id="29187" w:author="Visone Rossana (GSE)" w:date="2025-10-20T17:03:00Z" w16du:dateUtc="2025-10-20T15:03:00Z">
              <w:tcPr>
                <w:tcW w:w="6631" w:type="dxa"/>
                <w:vAlign w:val="center"/>
              </w:tcPr>
            </w:tcPrChange>
          </w:tcPr>
          <w:p w14:paraId="2193FF2E" w14:textId="77777777" w:rsidR="00AA1A3B" w:rsidRPr="00110BE6" w:rsidRDefault="00AA1A3B">
            <w:pPr>
              <w:pStyle w:val="TableParagraph"/>
              <w:jc w:val="center"/>
              <w:rPr>
                <w:ins w:id="29188" w:author="Visone Rossana (GSE)" w:date="2025-10-20T17:02:00Z" w16du:dateUtc="2025-10-20T15:02:00Z"/>
                <w:rFonts w:ascii="Times" w:hAnsi="Times"/>
                <w:sz w:val="18"/>
                <w:lang w:val="it-IT"/>
              </w:rPr>
            </w:pPr>
            <w:ins w:id="29189" w:author="Visone Rossana (GSE)" w:date="2025-10-20T17:02:00Z" w16du:dateUtc="2025-10-20T15:02:00Z">
              <w:r w:rsidRPr="00110BE6">
                <w:rPr>
                  <w:rFonts w:ascii="Times" w:hAnsi="Times"/>
                  <w:i/>
                  <w:sz w:val="18"/>
                  <w:lang w:val="it-IT"/>
                </w:rPr>
                <w:t xml:space="preserve">Solar cooling </w:t>
              </w:r>
              <w:r w:rsidRPr="00110BE6">
                <w:rPr>
                  <w:rFonts w:ascii="Times" w:hAnsi="Times"/>
                  <w:sz w:val="18"/>
                  <w:lang w:val="it-IT"/>
                </w:rPr>
                <w:t>a bassa temperatura</w:t>
              </w:r>
            </w:ins>
          </w:p>
        </w:tc>
        <w:tc>
          <w:tcPr>
            <w:tcW w:w="2885" w:type="dxa"/>
            <w:vMerge/>
            <w:tcBorders>
              <w:top w:val="nil"/>
            </w:tcBorders>
            <w:vAlign w:val="center"/>
            <w:tcPrChange w:id="29190" w:author="Visone Rossana (GSE)" w:date="2025-10-20T17:03:00Z" w16du:dateUtc="2025-10-20T15:03:00Z">
              <w:tcPr>
                <w:tcW w:w="2885" w:type="dxa"/>
                <w:vMerge/>
                <w:tcBorders>
                  <w:top w:val="nil"/>
                </w:tcBorders>
                <w:vAlign w:val="center"/>
              </w:tcPr>
            </w:tcPrChange>
          </w:tcPr>
          <w:p w14:paraId="45B15231" w14:textId="77777777" w:rsidR="00AA1A3B" w:rsidRPr="00110BE6" w:rsidRDefault="00AA1A3B">
            <w:pPr>
              <w:jc w:val="center"/>
              <w:rPr>
                <w:ins w:id="29191" w:author="Visone Rossana (GSE)" w:date="2025-10-20T17:02:00Z" w16du:dateUtc="2025-10-20T15:02:00Z"/>
                <w:rFonts w:ascii="Times" w:hAnsi="Times"/>
                <w:sz w:val="18"/>
                <w:lang w:val="it-IT"/>
              </w:rPr>
            </w:pPr>
          </w:p>
        </w:tc>
      </w:tr>
      <w:tr w:rsidR="00AA1A3B" w:rsidRPr="00110BE6" w14:paraId="45B8372B" w14:textId="77777777" w:rsidTr="005C6D0C">
        <w:tblPrEx>
          <w:tblPrExChange w:id="29192" w:author="Visone Rossana (GSE)" w:date="2025-10-20T17:03:00Z" w16du:dateUtc="2025-10-20T15:03:00Z">
            <w:tblPrEx>
              <w:tblW w:w="0" w:type="auto"/>
            </w:tblPrEx>
          </w:tblPrExChange>
        </w:tblPrEx>
        <w:trPr>
          <w:trHeight w:val="338"/>
          <w:ins w:id="29193" w:author="Visone Rossana (GSE)" w:date="2025-10-20T17:02:00Z"/>
          <w:trPrChange w:id="29194" w:author="Visone Rossana (GSE)" w:date="2025-10-20T17:03:00Z" w16du:dateUtc="2025-10-20T15:03:00Z">
            <w:trPr>
              <w:trHeight w:val="338"/>
            </w:trPr>
          </w:trPrChange>
        </w:trPr>
        <w:tc>
          <w:tcPr>
            <w:tcW w:w="6631" w:type="dxa"/>
            <w:vAlign w:val="center"/>
            <w:tcPrChange w:id="29195" w:author="Visone Rossana (GSE)" w:date="2025-10-20T17:03:00Z" w16du:dateUtc="2025-10-20T15:03:00Z">
              <w:tcPr>
                <w:tcW w:w="6631" w:type="dxa"/>
                <w:vAlign w:val="center"/>
              </w:tcPr>
            </w:tcPrChange>
          </w:tcPr>
          <w:p w14:paraId="3DEF71FF" w14:textId="77777777" w:rsidR="00AA1A3B" w:rsidRPr="00110BE6" w:rsidRDefault="00AA1A3B">
            <w:pPr>
              <w:pStyle w:val="TableParagraph"/>
              <w:jc w:val="center"/>
              <w:rPr>
                <w:ins w:id="29196" w:author="Visone Rossana (GSE)" w:date="2025-10-20T17:02:00Z" w16du:dateUtc="2025-10-20T15:02:00Z"/>
                <w:rFonts w:ascii="Times" w:hAnsi="Times"/>
                <w:sz w:val="18"/>
                <w:lang w:val="it-IT"/>
              </w:rPr>
            </w:pPr>
            <w:ins w:id="29197" w:author="Visone Rossana (GSE)" w:date="2025-10-20T17:02:00Z" w16du:dateUtc="2025-10-20T15:02:00Z">
              <w:r w:rsidRPr="00110BE6">
                <w:rPr>
                  <w:rFonts w:ascii="Times" w:hAnsi="Times"/>
                  <w:sz w:val="18"/>
                  <w:lang w:val="it-IT"/>
                </w:rPr>
                <w:t>Produzione di calore di processo a media temperatura</w:t>
              </w:r>
            </w:ins>
          </w:p>
        </w:tc>
        <w:tc>
          <w:tcPr>
            <w:tcW w:w="2885" w:type="dxa"/>
            <w:vMerge w:val="restart"/>
            <w:vAlign w:val="center"/>
            <w:tcPrChange w:id="29198" w:author="Visone Rossana (GSE)" w:date="2025-10-20T17:03:00Z" w16du:dateUtc="2025-10-20T15:03:00Z">
              <w:tcPr>
                <w:tcW w:w="2885" w:type="dxa"/>
                <w:vMerge w:val="restart"/>
                <w:vAlign w:val="center"/>
              </w:tcPr>
            </w:tcPrChange>
          </w:tcPr>
          <w:p w14:paraId="25F511CA" w14:textId="77777777" w:rsidR="00AA1A3B" w:rsidRPr="00110BE6" w:rsidRDefault="00AA1A3B">
            <w:pPr>
              <w:pStyle w:val="TableParagraph"/>
              <w:jc w:val="center"/>
              <w:rPr>
                <w:ins w:id="29199" w:author="Visone Rossana (GSE)" w:date="2025-10-20T17:02:00Z" w16du:dateUtc="2025-10-20T15:02:00Z"/>
                <w:rFonts w:ascii="Times" w:hAnsi="Times"/>
                <w:sz w:val="18"/>
              </w:rPr>
            </w:pPr>
            <w:ins w:id="29200" w:author="Visone Rossana (GSE)" w:date="2025-10-20T17:02:00Z" w16du:dateUtc="2025-10-20T15:02:00Z">
              <w:r w:rsidRPr="00110BE6">
                <w:rPr>
                  <w:rFonts w:ascii="Times" w:hAnsi="Times"/>
                  <w:sz w:val="18"/>
                </w:rPr>
                <w:t>150 °C</w:t>
              </w:r>
            </w:ins>
          </w:p>
        </w:tc>
      </w:tr>
      <w:tr w:rsidR="00AA1A3B" w:rsidRPr="00110BE6" w14:paraId="0E8A37BD" w14:textId="77777777" w:rsidTr="005C6D0C">
        <w:tblPrEx>
          <w:tblPrExChange w:id="29201" w:author="Visone Rossana (GSE)" w:date="2025-10-20T17:03:00Z" w16du:dateUtc="2025-10-20T15:03:00Z">
            <w:tblPrEx>
              <w:tblW w:w="0" w:type="auto"/>
            </w:tblPrEx>
          </w:tblPrExChange>
        </w:tblPrEx>
        <w:trPr>
          <w:trHeight w:val="340"/>
          <w:ins w:id="29202" w:author="Visone Rossana (GSE)" w:date="2025-10-20T17:02:00Z"/>
          <w:trPrChange w:id="29203" w:author="Visone Rossana (GSE)" w:date="2025-10-20T17:03:00Z" w16du:dateUtc="2025-10-20T15:03:00Z">
            <w:trPr>
              <w:trHeight w:val="340"/>
            </w:trPr>
          </w:trPrChange>
        </w:trPr>
        <w:tc>
          <w:tcPr>
            <w:tcW w:w="6631" w:type="dxa"/>
            <w:vAlign w:val="center"/>
            <w:tcPrChange w:id="29204" w:author="Visone Rossana (GSE)" w:date="2025-10-20T17:03:00Z" w16du:dateUtc="2025-10-20T15:03:00Z">
              <w:tcPr>
                <w:tcW w:w="6631" w:type="dxa"/>
                <w:vAlign w:val="center"/>
              </w:tcPr>
            </w:tcPrChange>
          </w:tcPr>
          <w:p w14:paraId="47293CB8" w14:textId="77777777" w:rsidR="00AA1A3B" w:rsidRPr="00110BE6" w:rsidRDefault="00AA1A3B">
            <w:pPr>
              <w:pStyle w:val="TableParagraph"/>
              <w:spacing w:before="39"/>
              <w:jc w:val="center"/>
              <w:rPr>
                <w:ins w:id="29205" w:author="Visone Rossana (GSE)" w:date="2025-10-20T17:02:00Z" w16du:dateUtc="2025-10-20T15:02:00Z"/>
                <w:rFonts w:ascii="Times" w:hAnsi="Times"/>
                <w:sz w:val="18"/>
                <w:lang w:val="it-IT"/>
              </w:rPr>
            </w:pPr>
            <w:ins w:id="29206" w:author="Visone Rossana (GSE)" w:date="2025-10-20T17:02:00Z" w16du:dateUtc="2025-10-20T15:02:00Z">
              <w:r w:rsidRPr="00110BE6">
                <w:rPr>
                  <w:rFonts w:ascii="Times" w:hAnsi="Times"/>
                  <w:i/>
                  <w:sz w:val="18"/>
                  <w:lang w:val="it-IT"/>
                </w:rPr>
                <w:t xml:space="preserve">Solar cooling </w:t>
              </w:r>
              <w:r w:rsidRPr="00110BE6">
                <w:rPr>
                  <w:rFonts w:ascii="Times" w:hAnsi="Times"/>
                  <w:sz w:val="18"/>
                  <w:lang w:val="it-IT"/>
                </w:rPr>
                <w:t>a media temperatura</w:t>
              </w:r>
            </w:ins>
          </w:p>
        </w:tc>
        <w:tc>
          <w:tcPr>
            <w:tcW w:w="2885" w:type="dxa"/>
            <w:vMerge/>
            <w:tcBorders>
              <w:top w:val="nil"/>
            </w:tcBorders>
            <w:vAlign w:val="center"/>
            <w:tcPrChange w:id="29207" w:author="Visone Rossana (GSE)" w:date="2025-10-20T17:03:00Z" w16du:dateUtc="2025-10-20T15:03:00Z">
              <w:tcPr>
                <w:tcW w:w="2885" w:type="dxa"/>
                <w:vMerge/>
                <w:tcBorders>
                  <w:top w:val="nil"/>
                </w:tcBorders>
                <w:vAlign w:val="center"/>
              </w:tcPr>
            </w:tcPrChange>
          </w:tcPr>
          <w:p w14:paraId="140B3F5B" w14:textId="77777777" w:rsidR="00AA1A3B" w:rsidRPr="00110BE6" w:rsidRDefault="00AA1A3B">
            <w:pPr>
              <w:jc w:val="center"/>
              <w:rPr>
                <w:ins w:id="29208" w:author="Visone Rossana (GSE)" w:date="2025-10-20T17:02:00Z" w16du:dateUtc="2025-10-20T15:02:00Z"/>
                <w:rFonts w:ascii="Times" w:hAnsi="Times"/>
                <w:sz w:val="18"/>
                <w:lang w:val="it-IT"/>
              </w:rPr>
            </w:pPr>
          </w:p>
        </w:tc>
      </w:tr>
    </w:tbl>
    <w:p w14:paraId="6789118B" w14:textId="46074F68" w:rsidR="00AA1A3B" w:rsidRPr="002D3476" w:rsidRDefault="00AA1A3B">
      <w:pPr>
        <w:pStyle w:val="Didascalia"/>
        <w:jc w:val="center"/>
        <w:rPr>
          <w:ins w:id="29209" w:author="Visone Rossana (GSE)" w:date="2025-10-20T17:02:00Z" w16du:dateUtc="2025-10-20T15:02:00Z"/>
          <w:b w:val="0"/>
          <w:bCs w:val="0"/>
          <w:i/>
          <w:iCs/>
          <w:rPrChange w:id="29210" w:author="Visone Rossana (GSE)" w:date="2025-10-20T17:05:00Z" w16du:dateUtc="2025-10-20T15:05:00Z">
            <w:rPr>
              <w:ins w:id="29211" w:author="Visone Rossana (GSE)" w:date="2025-10-20T17:02:00Z" w16du:dateUtc="2025-10-20T15:02:00Z"/>
              <w:bCs w:val="0"/>
            </w:rPr>
          </w:rPrChange>
        </w:rPr>
        <w:pPrChange w:id="29212" w:author="Visone Rossana (GSE)" w:date="2025-10-20T17:02:00Z" w16du:dateUtc="2025-10-20T15:02:00Z">
          <w:pPr>
            <w:pStyle w:val="Didascalia"/>
          </w:pPr>
        </w:pPrChange>
      </w:pPr>
      <w:ins w:id="29213" w:author="Visone Rossana (GSE)" w:date="2025-10-20T17:02:00Z" w16du:dateUtc="2025-10-20T15:02:00Z">
        <w:r w:rsidRPr="002D3476">
          <w:rPr>
            <w:b w:val="0"/>
            <w:bCs w:val="0"/>
            <w:i/>
            <w:iCs/>
            <w:rPrChange w:id="29214" w:author="Visone Rossana (GSE)" w:date="2025-10-20T17:05:00Z" w16du:dateUtc="2025-10-20T15:05:00Z">
              <w:rPr/>
            </w:rPrChange>
          </w:rPr>
          <w:t xml:space="preserve">Tabella </w:t>
        </w:r>
        <w:r w:rsidR="005C6D0C" w:rsidRPr="002D3476">
          <w:rPr>
            <w:b w:val="0"/>
            <w:bCs w:val="0"/>
            <w:i/>
            <w:iCs/>
            <w:highlight w:val="yellow"/>
            <w:rPrChange w:id="29215" w:author="Visone Rossana (GSE)" w:date="2025-10-20T17:05:00Z" w16du:dateUtc="2025-10-20T15:05:00Z">
              <w:rPr/>
            </w:rPrChange>
          </w:rPr>
          <w:t>x</w:t>
        </w:r>
        <w:r w:rsidRPr="002D3476">
          <w:rPr>
            <w:b w:val="0"/>
            <w:bCs w:val="0"/>
            <w:i/>
            <w:iCs/>
            <w:rPrChange w:id="29216" w:author="Visone Rossana (GSE)" w:date="2025-10-20T17:05:00Z" w16du:dateUtc="2025-10-20T15:05:00Z">
              <w:rPr/>
            </w:rPrChange>
          </w:rPr>
          <w:t>- Temperature medie di funzionamento in relazione alla destinazione del calore prodotto.</w:t>
        </w:r>
      </w:ins>
    </w:p>
    <w:p w14:paraId="2B7A4187" w14:textId="77777777" w:rsidR="00F74178" w:rsidRDefault="00F74178" w:rsidP="00907680">
      <w:pPr>
        <w:spacing w:after="60"/>
        <w:ind w:left="434" w:hanging="434"/>
        <w:jc w:val="both"/>
        <w:rPr>
          <w:ins w:id="29217" w:author="Visone Rossana (GSE)" w:date="2025-10-20T17:01:00Z" w16du:dateUtc="2025-10-20T15:01:00Z"/>
          <w:sz w:val="20"/>
        </w:rPr>
      </w:pPr>
    </w:p>
    <w:p w14:paraId="301803EF" w14:textId="77777777" w:rsidR="002D3476" w:rsidRDefault="002D3476" w:rsidP="002D3476">
      <w:pPr>
        <w:spacing w:after="120" w:line="276" w:lineRule="auto"/>
        <w:jc w:val="both"/>
        <w:rPr>
          <w:ins w:id="29218" w:author="Visone Rossana (GSE)" w:date="2025-10-20T17:05:00Z" w16du:dateUtc="2025-10-20T15:05:00Z"/>
          <w:rFonts w:ascii="Calibri" w:hAnsi="Calibri" w:cs="Calibri"/>
          <w:sz w:val="22"/>
          <w:szCs w:val="22"/>
        </w:rPr>
      </w:pPr>
      <w:ins w:id="29219" w:author="Visone Rossana (GSE)" w:date="2025-10-20T17:05:00Z" w16du:dateUtc="2025-10-20T15:05:00Z">
        <w:r w:rsidRPr="000F1963">
          <w:rPr>
            <w:rFonts w:ascii="Calibri" w:hAnsi="Calibri" w:cs="Calibri"/>
            <w:sz w:val="22"/>
            <w:szCs w:val="22"/>
          </w:rPr>
          <w:t xml:space="preserve">Nei casi di obbligatorietà, le spese sostenute per la redazione della diagnosi e dell’attestato di prestazione energetica </w:t>
        </w:r>
        <w:r w:rsidRPr="000F1963">
          <w:rPr>
            <w:rFonts w:ascii="Calibri" w:hAnsi="Calibri" w:cs="Calibri"/>
            <w:i/>
            <w:iCs/>
            <w:sz w:val="22"/>
            <w:szCs w:val="22"/>
          </w:rPr>
          <w:t>post operam</w:t>
        </w:r>
        <w:r w:rsidRPr="000F1963">
          <w:rPr>
            <w:rFonts w:ascii="Calibri" w:hAnsi="Calibri" w:cs="Calibri"/>
            <w:sz w:val="22"/>
            <w:szCs w:val="22"/>
          </w:rPr>
          <w:t xml:space="preserve"> sono incentivate secondo quanto specificato al paragrafo </w:t>
        </w:r>
        <w:r w:rsidRPr="000F1963">
          <w:rPr>
            <w:rFonts w:ascii="Calibri" w:hAnsi="Calibri" w:cs="Calibri"/>
            <w:sz w:val="22"/>
            <w:szCs w:val="22"/>
            <w:highlight w:val="yellow"/>
          </w:rPr>
          <w:t>9.17.1</w:t>
        </w:r>
        <w:r w:rsidRPr="000F1963">
          <w:rPr>
            <w:rFonts w:ascii="Calibri" w:hAnsi="Calibri" w:cs="Calibri"/>
            <w:sz w:val="22"/>
            <w:szCs w:val="22"/>
          </w:rPr>
          <w:t>. Si precisa che i suddetti contributi non concorrono alla formazione di I</w:t>
        </w:r>
        <w:r w:rsidRPr="000F1963">
          <w:rPr>
            <w:rFonts w:ascii="Calibri" w:hAnsi="Calibri" w:cs="Calibri"/>
            <w:sz w:val="22"/>
            <w:szCs w:val="22"/>
            <w:vertAlign w:val="subscript"/>
          </w:rPr>
          <w:t>tot</w:t>
        </w:r>
        <w:r w:rsidRPr="000F1963">
          <w:rPr>
            <w:rFonts w:ascii="Calibri" w:hAnsi="Calibri" w:cs="Calibri"/>
            <w:sz w:val="22"/>
            <w:szCs w:val="22"/>
          </w:rPr>
          <w:t xml:space="preserve"> previsto per lo specifico intervento.  </w:t>
        </w:r>
      </w:ins>
    </w:p>
    <w:p w14:paraId="245BBED1" w14:textId="77777777" w:rsidR="002D3476" w:rsidRDefault="002D3476" w:rsidP="002D3476">
      <w:pPr>
        <w:spacing w:after="120" w:line="276" w:lineRule="auto"/>
        <w:jc w:val="both"/>
        <w:rPr>
          <w:ins w:id="29220" w:author="Visone Rossana (GSE)" w:date="2025-10-20T17:05:00Z" w16du:dateUtc="2025-10-20T15:05:00Z"/>
          <w:bCs/>
          <w:sz w:val="22"/>
          <w:szCs w:val="22"/>
        </w:rPr>
      </w:pPr>
      <w:ins w:id="29221" w:author="Visone Rossana (GSE)" w:date="2025-10-20T17:05:00Z" w16du:dateUtc="2025-10-20T15:05:00Z">
        <w:r w:rsidRPr="000F1963">
          <w:rPr>
            <w:bCs/>
            <w:sz w:val="22"/>
            <w:szCs w:val="22"/>
            <w:highlight w:val="cyan"/>
          </w:rPr>
          <w:t xml:space="preserve">Per le grandi imprese, ivi inclusi gli ETS economici con tale dimensione di impresa, non costituisce una spesa ammissibile il costo sostenuto per la redazione dell’attestato di prestazione energetica post </w:t>
        </w:r>
        <w:r>
          <w:rPr>
            <w:bCs/>
            <w:sz w:val="22"/>
            <w:szCs w:val="22"/>
            <w:highlight w:val="cyan"/>
          </w:rPr>
          <w:t>operam</w:t>
        </w:r>
        <w:r w:rsidRPr="000F1963">
          <w:rPr>
            <w:bCs/>
            <w:sz w:val="22"/>
            <w:szCs w:val="22"/>
            <w:highlight w:val="cyan"/>
          </w:rPr>
          <w:t>, ai sensi</w:t>
        </w:r>
        <w:commentRangeStart w:id="29222"/>
        <w:r w:rsidRPr="000F1963">
          <w:rPr>
            <w:bCs/>
            <w:sz w:val="22"/>
            <w:szCs w:val="22"/>
            <w:highlight w:val="cyan"/>
          </w:rPr>
          <w:t xml:space="preserve"> dell’art. 26, comma 2</w:t>
        </w:r>
        <w:r>
          <w:rPr>
            <w:bCs/>
            <w:sz w:val="22"/>
            <w:szCs w:val="22"/>
            <w:highlight w:val="cyan"/>
          </w:rPr>
          <w:t>,</w:t>
        </w:r>
        <w:r w:rsidRPr="000F1963">
          <w:rPr>
            <w:bCs/>
            <w:sz w:val="22"/>
            <w:szCs w:val="22"/>
            <w:highlight w:val="cyan"/>
          </w:rPr>
          <w:t xml:space="preserve"> del Decreto</w:t>
        </w:r>
        <w:commentRangeEnd w:id="29222"/>
        <w:r w:rsidRPr="000F1963">
          <w:rPr>
            <w:rStyle w:val="Rimandocommento"/>
            <w:bCs/>
            <w:sz w:val="22"/>
            <w:szCs w:val="22"/>
            <w:highlight w:val="cyan"/>
          </w:rPr>
          <w:commentReference w:id="29222"/>
        </w:r>
        <w:r w:rsidRPr="000F1963">
          <w:rPr>
            <w:bCs/>
            <w:sz w:val="22"/>
            <w:szCs w:val="22"/>
            <w:highlight w:val="cyan"/>
          </w:rPr>
          <w:t xml:space="preserve">. </w:t>
        </w:r>
      </w:ins>
    </w:p>
    <w:p w14:paraId="6EB42D57" w14:textId="77777777" w:rsidR="002D3476" w:rsidRPr="000F1963" w:rsidRDefault="002D3476" w:rsidP="002D3476">
      <w:pPr>
        <w:spacing w:after="120" w:line="276" w:lineRule="auto"/>
        <w:jc w:val="both"/>
        <w:rPr>
          <w:ins w:id="29224" w:author="Visone Rossana (GSE)" w:date="2025-10-20T17:05:00Z" w16du:dateUtc="2025-10-20T15:05:00Z"/>
          <w:rFonts w:ascii="Calibri" w:hAnsi="Calibri" w:cs="Calibri"/>
          <w:sz w:val="22"/>
          <w:szCs w:val="22"/>
        </w:rPr>
      </w:pPr>
      <w:ins w:id="29225" w:author="Visone Rossana (GSE)" w:date="2025-10-20T17:05:00Z" w16du:dateUtc="2025-10-20T15:05:00Z">
        <w:r w:rsidRPr="000F1963">
          <w:rPr>
            <w:rFonts w:ascii="Calibri" w:hAnsi="Calibri" w:cs="Calibri"/>
            <w:sz w:val="22"/>
            <w:szCs w:val="22"/>
          </w:rPr>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0F1963">
          <w:rPr>
            <w:rFonts w:ascii="Calibri" w:hAnsi="Calibri" w:cs="Calibri"/>
            <w:sz w:val="22"/>
            <w:szCs w:val="22"/>
          </w:rPr>
          <w:t>.</w:t>
        </w:r>
      </w:ins>
    </w:p>
    <w:p w14:paraId="113C6582" w14:textId="77777777" w:rsidR="002D3476" w:rsidRPr="000F1963" w:rsidRDefault="002D3476" w:rsidP="002D3476">
      <w:pPr>
        <w:spacing w:line="276" w:lineRule="auto"/>
        <w:jc w:val="both"/>
        <w:rPr>
          <w:ins w:id="29226" w:author="Visone Rossana (GSE)" w:date="2025-10-20T17:05:00Z" w16du:dateUtc="2025-10-20T15:05:00Z"/>
          <w:rFonts w:ascii="Calibri" w:hAnsi="Calibri" w:cs="Calibri"/>
          <w:sz w:val="22"/>
          <w:szCs w:val="22"/>
        </w:rPr>
      </w:pPr>
      <w:ins w:id="29227" w:author="Visone Rossana (GSE)" w:date="2025-10-20T17:05:00Z" w16du:dateUtc="2025-10-20T15:05:00Z">
        <w:r w:rsidRPr="000F1963">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5DEC0D03" w14:textId="77777777" w:rsidR="00BE2B9F" w:rsidRPr="008633E6" w:rsidRDefault="00BE2B9F">
      <w:pPr>
        <w:pStyle w:val="TITOLO20"/>
        <w:numPr>
          <w:ilvl w:val="2"/>
          <w:numId w:val="292"/>
        </w:numPr>
        <w:rPr>
          <w:ins w:id="29228" w:author="Visone Rossana (GSE)" w:date="2025-10-20T17:06:00Z" w16du:dateUtc="2025-10-20T15:06:00Z"/>
        </w:rPr>
        <w:pPrChange w:id="29229" w:author="Visone Rossana (GSE)" w:date="2025-10-23T10:16:00Z" w16du:dateUtc="2025-10-23T08:16:00Z">
          <w:pPr>
            <w:pStyle w:val="TITOLO20"/>
            <w:numPr>
              <w:ilvl w:val="2"/>
              <w:numId w:val="493"/>
            </w:numPr>
            <w:ind w:left="1715" w:hanging="504"/>
          </w:pPr>
        </w:pPrChange>
      </w:pPr>
      <w:bookmarkStart w:id="29230" w:name="_Toc212462722"/>
      <w:ins w:id="29231" w:author="Visone Rossana (GSE)" w:date="2025-10-20T17:06:00Z" w16du:dateUtc="2025-10-20T15:06:00Z">
        <w:r w:rsidRPr="008633E6">
          <w:lastRenderedPageBreak/>
          <w:t>Documentazione necessaria per l’accesso all’incentivo</w:t>
        </w:r>
        <w:bookmarkEnd w:id="29230"/>
        <w:r w:rsidRPr="008633E6">
          <w:t xml:space="preserve"> </w:t>
        </w:r>
      </w:ins>
    </w:p>
    <w:p w14:paraId="63B60236" w14:textId="77777777" w:rsidR="000C2C55" w:rsidRDefault="00A86BB0" w:rsidP="000C2C55">
      <w:pPr>
        <w:spacing w:after="120" w:line="276" w:lineRule="auto"/>
        <w:jc w:val="both"/>
        <w:rPr>
          <w:ins w:id="29232" w:author="Visone Rossana (GSE)" w:date="2025-10-20T17:08:00Z" w16du:dateUtc="2025-10-20T15:08:00Z"/>
          <w:sz w:val="22"/>
          <w:szCs w:val="22"/>
        </w:rPr>
      </w:pPr>
      <w:ins w:id="29233" w:author="Visone Rossana (GSE)" w:date="2025-10-20T17:07:00Z" w16du:dateUtc="2025-10-20T15:07:00Z">
        <w:r w:rsidRPr="000C2C55">
          <w:rPr>
            <w:sz w:val="22"/>
            <w:szCs w:val="22"/>
            <w:rPrChange w:id="29234" w:author="Visone Rossana (GSE)" w:date="2025-10-20T17:07:00Z" w16du:dateUtc="2025-10-20T15:07:00Z">
              <w:rPr/>
            </w:rPrChange>
          </w:rPr>
          <w:t xml:space="preserve">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w:t>
        </w:r>
        <w:r w:rsidRPr="000C2C55">
          <w:rPr>
            <w:rFonts w:cs="Calibri"/>
            <w:sz w:val="22"/>
            <w:szCs w:val="22"/>
            <w:rPrChange w:id="29235" w:author="Visone Rossana (GSE)" w:date="2025-10-20T17:07:00Z" w16du:dateUtc="2025-10-20T15:07:00Z">
              <w:rPr>
                <w:rFonts w:cs="Calibri"/>
              </w:rPr>
            </w:rPrChange>
          </w:rPr>
          <w:t>Port</w:t>
        </w:r>
        <w:r w:rsidRPr="000C2C55">
          <w:rPr>
            <w:rFonts w:cs="Calibri"/>
            <w:i/>
            <w:sz w:val="22"/>
            <w:szCs w:val="22"/>
            <w:rPrChange w:id="29236" w:author="Visone Rossana (GSE)" w:date="2025-10-20T17:07:00Z" w16du:dateUtc="2025-10-20T15:07:00Z">
              <w:rPr>
                <w:rFonts w:cs="Calibri"/>
                <w:i/>
              </w:rPr>
            </w:rPrChange>
          </w:rPr>
          <w:t>al</w:t>
        </w:r>
        <w:r w:rsidRPr="000C2C55">
          <w:rPr>
            <w:rFonts w:cs="Calibri"/>
            <w:sz w:val="22"/>
            <w:szCs w:val="22"/>
            <w:rPrChange w:id="29237" w:author="Visone Rossana (GSE)" w:date="2025-10-20T17:07:00Z" w16du:dateUtc="2025-10-20T15:07:00Z">
              <w:rPr>
                <w:rFonts w:cs="Calibri"/>
              </w:rPr>
            </w:rPrChange>
          </w:rPr>
          <w:t>termico</w:t>
        </w:r>
        <w:r w:rsidRPr="000C2C55">
          <w:rPr>
            <w:sz w:val="22"/>
            <w:szCs w:val="22"/>
            <w:rPrChange w:id="29238" w:author="Visone Rossana (GSE)" w:date="2025-10-20T17:07:00Z" w16du:dateUtc="2025-10-20T15:07:00Z">
              <w:rPr/>
            </w:rPrChange>
          </w:rPr>
          <w:t xml:space="preserve"> all’atto della presentazione della richiesta medesima; altri devono essere conservati a cura del Soggetto Responsabile. </w:t>
        </w:r>
      </w:ins>
    </w:p>
    <w:p w14:paraId="69F8BD19" w14:textId="09823849" w:rsidR="00A86BB0" w:rsidRPr="000C2C55" w:rsidRDefault="00A86BB0">
      <w:pPr>
        <w:spacing w:after="120" w:line="276" w:lineRule="auto"/>
        <w:jc w:val="both"/>
        <w:rPr>
          <w:ins w:id="29239" w:author="Visone Rossana (GSE)" w:date="2025-10-20T17:07:00Z" w16du:dateUtc="2025-10-20T15:07:00Z"/>
          <w:sz w:val="22"/>
          <w:szCs w:val="22"/>
          <w:rPrChange w:id="29240" w:author="Visone Rossana (GSE)" w:date="2025-10-20T17:07:00Z" w16du:dateUtc="2025-10-20T15:07:00Z">
            <w:rPr>
              <w:ins w:id="29241" w:author="Visone Rossana (GSE)" w:date="2025-10-20T17:07:00Z" w16du:dateUtc="2025-10-20T15:07:00Z"/>
            </w:rPr>
          </w:rPrChange>
        </w:rPr>
        <w:pPrChange w:id="29242" w:author="Visone Rossana (GSE)" w:date="2025-10-20T17:07:00Z" w16du:dateUtc="2025-10-20T15:07:00Z">
          <w:pPr>
            <w:spacing w:after="120"/>
            <w:jc w:val="both"/>
          </w:pPr>
        </w:pPrChange>
      </w:pPr>
      <w:ins w:id="29243" w:author="Visone Rossana (GSE)" w:date="2025-10-20T17:07:00Z" w16du:dateUtc="2025-10-20T15:07:00Z">
        <w:r w:rsidRPr="000C2C55">
          <w:rPr>
            <w:sz w:val="22"/>
            <w:szCs w:val="22"/>
            <w:rPrChange w:id="29244" w:author="Visone Rossana (GSE)" w:date="2025-10-20T17:07:00Z" w16du:dateUtc="2025-10-20T15:07:00Z">
              <w:rPr/>
            </w:rPrChange>
          </w:rPr>
          <w:t xml:space="preserve">Il GSE potrà richiedere copia di tutti i documenti in qualsiasi momento e la stessa documentazione dovrà essere mostrata in originale in caso di verifica </w:t>
        </w:r>
        <w:r w:rsidRPr="000C2C55">
          <w:rPr>
            <w:i/>
            <w:sz w:val="22"/>
            <w:szCs w:val="22"/>
            <w:rPrChange w:id="29245" w:author="Visone Rossana (GSE)" w:date="2025-10-20T17:07:00Z" w16du:dateUtc="2025-10-20T15:07:00Z">
              <w:rPr>
                <w:i/>
              </w:rPr>
            </w:rPrChange>
          </w:rPr>
          <w:t>in situ</w:t>
        </w:r>
        <w:r w:rsidRPr="000C2C55">
          <w:rPr>
            <w:sz w:val="22"/>
            <w:szCs w:val="22"/>
            <w:rPrChange w:id="29246" w:author="Visone Rossana (GSE)" w:date="2025-10-20T17:07:00Z" w16du:dateUtc="2025-10-20T15:07:00Z">
              <w:rPr/>
            </w:rPrChange>
          </w:rPr>
          <w:t>.</w:t>
        </w:r>
      </w:ins>
    </w:p>
    <w:p w14:paraId="067B5D59" w14:textId="77777777" w:rsidR="00A86BB0" w:rsidRPr="000C2C55" w:rsidRDefault="00A86BB0">
      <w:pPr>
        <w:keepNext/>
        <w:spacing w:after="120" w:line="276" w:lineRule="auto"/>
        <w:jc w:val="both"/>
        <w:rPr>
          <w:ins w:id="29247" w:author="Visone Rossana (GSE)" w:date="2025-10-20T17:07:00Z" w16du:dateUtc="2025-10-20T15:07:00Z"/>
          <w:b/>
          <w:sz w:val="22"/>
          <w:szCs w:val="22"/>
          <w:u w:val="single"/>
          <w:rPrChange w:id="29248" w:author="Visone Rossana (GSE)" w:date="2025-10-20T17:07:00Z" w16du:dateUtc="2025-10-20T15:07:00Z">
            <w:rPr>
              <w:ins w:id="29249" w:author="Visone Rossana (GSE)" w:date="2025-10-20T17:07:00Z" w16du:dateUtc="2025-10-20T15:07:00Z"/>
              <w:b/>
              <w:u w:val="single"/>
            </w:rPr>
          </w:rPrChange>
        </w:rPr>
        <w:pPrChange w:id="29250" w:author="Visone Rossana (GSE)" w:date="2025-10-20T17:07:00Z" w16du:dateUtc="2025-10-20T15:07:00Z">
          <w:pPr>
            <w:keepNext/>
            <w:spacing w:after="120"/>
            <w:jc w:val="both"/>
          </w:pPr>
        </w:pPrChange>
      </w:pPr>
      <w:ins w:id="29251" w:author="Visone Rossana (GSE)" w:date="2025-10-20T17:07:00Z" w16du:dateUtc="2025-10-20T15:07:00Z">
        <w:r w:rsidRPr="000C2C55">
          <w:rPr>
            <w:b/>
            <w:sz w:val="22"/>
            <w:szCs w:val="22"/>
            <w:u w:val="single"/>
            <w:rPrChange w:id="29252" w:author="Visone Rossana (GSE)" w:date="2025-10-20T17:07:00Z" w16du:dateUtc="2025-10-20T15:07:00Z">
              <w:rPr>
                <w:b/>
                <w:u w:val="single"/>
              </w:rPr>
            </w:rPrChange>
          </w:rPr>
          <w:t>Documentazione da allegare alla richiesta di accesso all’incentivo:</w:t>
        </w:r>
      </w:ins>
    </w:p>
    <w:p w14:paraId="45B8DD13" w14:textId="77777777" w:rsidR="00A86BB0" w:rsidRPr="000C2C55" w:rsidRDefault="00A86BB0" w:rsidP="0079222B">
      <w:pPr>
        <w:keepNext/>
        <w:numPr>
          <w:ilvl w:val="0"/>
          <w:numId w:val="223"/>
        </w:numPr>
        <w:tabs>
          <w:tab w:val="num" w:pos="720"/>
        </w:tabs>
        <w:spacing w:after="120" w:line="276" w:lineRule="auto"/>
        <w:ind w:left="284" w:hanging="284"/>
        <w:jc w:val="both"/>
        <w:rPr>
          <w:ins w:id="29253" w:author="Visone Rossana (GSE)" w:date="2025-10-20T17:07:00Z" w16du:dateUtc="2025-10-20T15:07:00Z"/>
          <w:rFonts w:cs="Calibri"/>
          <w:sz w:val="22"/>
          <w:szCs w:val="22"/>
          <w:rPrChange w:id="29254" w:author="Visone Rossana (GSE)" w:date="2025-10-20T17:07:00Z" w16du:dateUtc="2025-10-20T15:07:00Z">
            <w:rPr>
              <w:ins w:id="29255" w:author="Visone Rossana (GSE)" w:date="2025-10-20T17:07:00Z" w16du:dateUtc="2025-10-20T15:07:00Z"/>
              <w:rFonts w:cs="Calibri"/>
            </w:rPr>
          </w:rPrChange>
        </w:rPr>
      </w:pPr>
      <w:ins w:id="29256" w:author="Visone Rossana (GSE)" w:date="2025-10-20T17:07:00Z" w16du:dateUtc="2025-10-20T15:07:00Z">
        <w:r w:rsidRPr="000C2C55">
          <w:rPr>
            <w:rFonts w:cs="Calibri"/>
            <w:sz w:val="22"/>
            <w:szCs w:val="22"/>
            <w:rPrChange w:id="29257" w:author="Visone Rossana (GSE)" w:date="2025-10-20T17:07:00Z" w16du:dateUtc="2025-10-20T15:07:00Z">
              <w:rPr>
                <w:rFonts w:cs="Calibri"/>
              </w:rPr>
            </w:rPrChange>
          </w:rPr>
          <w:t xml:space="preserve">documentazione comune a tutte le tipologie di interventi, specificatamente indicata nell’Allegato </w:t>
        </w:r>
        <w:r w:rsidRPr="000C2C55">
          <w:rPr>
            <w:rFonts w:cs="Calibri"/>
            <w:sz w:val="22"/>
            <w:szCs w:val="22"/>
            <w:highlight w:val="yellow"/>
            <w:rPrChange w:id="29258" w:author="Visone Rossana (GSE)" w:date="2025-10-20T17:08:00Z" w16du:dateUtc="2025-10-20T15:08:00Z">
              <w:rPr>
                <w:rFonts w:cs="Calibri"/>
              </w:rPr>
            </w:rPrChange>
          </w:rPr>
          <w:t>1</w:t>
        </w:r>
        <w:r w:rsidRPr="000C2C55">
          <w:rPr>
            <w:rFonts w:cs="Calibri"/>
            <w:sz w:val="22"/>
            <w:szCs w:val="22"/>
            <w:rPrChange w:id="29259" w:author="Visone Rossana (GSE)" w:date="2025-10-20T17:07:00Z" w16du:dateUtc="2025-10-20T15:07:00Z">
              <w:rPr>
                <w:rFonts w:cs="Calibri"/>
              </w:rPr>
            </w:rPrChange>
          </w:rPr>
          <w:t xml:space="preserve">; </w:t>
        </w:r>
      </w:ins>
    </w:p>
    <w:p w14:paraId="6005EF27" w14:textId="77777777" w:rsidR="00A86BB0" w:rsidRPr="000C2C55" w:rsidRDefault="00A86BB0" w:rsidP="0079222B">
      <w:pPr>
        <w:keepNext/>
        <w:numPr>
          <w:ilvl w:val="0"/>
          <w:numId w:val="223"/>
        </w:numPr>
        <w:tabs>
          <w:tab w:val="num" w:pos="720"/>
        </w:tabs>
        <w:spacing w:after="120" w:line="276" w:lineRule="auto"/>
        <w:ind w:left="284" w:hanging="284"/>
        <w:jc w:val="both"/>
        <w:rPr>
          <w:ins w:id="29260" w:author="Visone Rossana (GSE)" w:date="2025-10-20T17:07:00Z" w16du:dateUtc="2025-10-20T15:07:00Z"/>
          <w:rFonts w:cs="Calibri"/>
          <w:sz w:val="22"/>
          <w:szCs w:val="22"/>
          <w:rPrChange w:id="29261" w:author="Visone Rossana (GSE)" w:date="2025-10-20T17:07:00Z" w16du:dateUtc="2025-10-20T15:07:00Z">
            <w:rPr>
              <w:ins w:id="29262" w:author="Visone Rossana (GSE)" w:date="2025-10-20T17:07:00Z" w16du:dateUtc="2025-10-20T15:07:00Z"/>
              <w:rFonts w:cs="Calibri"/>
            </w:rPr>
          </w:rPrChange>
        </w:rPr>
      </w:pPr>
      <w:ins w:id="29263" w:author="Visone Rossana (GSE)" w:date="2025-10-20T17:07:00Z" w16du:dateUtc="2025-10-20T15:07:00Z">
        <w:r w:rsidRPr="000C2C55">
          <w:rPr>
            <w:rFonts w:cs="Calibri"/>
            <w:sz w:val="22"/>
            <w:szCs w:val="22"/>
            <w:u w:val="single"/>
            <w:rPrChange w:id="29264" w:author="Visone Rossana (GSE)" w:date="2025-10-20T17:07:00Z" w16du:dateUtc="2025-10-20T15:07:00Z">
              <w:rPr>
                <w:rFonts w:cs="Calibri"/>
                <w:u w:val="single"/>
              </w:rPr>
            </w:rPrChange>
          </w:rPr>
          <w:t>per gli interventi che prevedono l’installazione di una superficie lorda installata ≤ 50 m</w:t>
        </w:r>
        <w:r w:rsidRPr="000C2C55">
          <w:rPr>
            <w:rFonts w:cs="Calibri"/>
            <w:sz w:val="22"/>
            <w:szCs w:val="22"/>
            <w:u w:val="single"/>
            <w:vertAlign w:val="superscript"/>
            <w:rPrChange w:id="29265" w:author="Visone Rossana (GSE)" w:date="2025-10-20T17:07:00Z" w16du:dateUtc="2025-10-20T15:07:00Z">
              <w:rPr>
                <w:rFonts w:cs="Calibri"/>
                <w:u w:val="single"/>
                <w:vertAlign w:val="superscript"/>
              </w:rPr>
            </w:rPrChange>
          </w:rPr>
          <w:t>2</w:t>
        </w:r>
        <w:r w:rsidRPr="000C2C55">
          <w:rPr>
            <w:rFonts w:cs="Calibri"/>
            <w:sz w:val="22"/>
            <w:szCs w:val="22"/>
            <w:u w:val="single"/>
            <w:rPrChange w:id="29266" w:author="Visone Rossana (GSE)" w:date="2025-10-20T17:07:00Z" w16du:dateUtc="2025-10-20T15:07:00Z">
              <w:rPr>
                <w:rFonts w:cs="Calibri"/>
                <w:u w:val="single"/>
              </w:rPr>
            </w:rPrChange>
          </w:rPr>
          <w:t xml:space="preserve"> non ricompresi nel Catalogo</w:t>
        </w:r>
        <w:r w:rsidRPr="000C2C55">
          <w:rPr>
            <w:rFonts w:cs="Calibri"/>
            <w:sz w:val="22"/>
            <w:szCs w:val="22"/>
            <w:rPrChange w:id="29267" w:author="Visone Rossana (GSE)" w:date="2025-10-20T17:07:00Z" w16du:dateUtc="2025-10-20T15:07:00Z">
              <w:rPr>
                <w:rFonts w:cs="Calibri"/>
              </w:rPr>
            </w:rPrChange>
          </w:rPr>
          <w:t>, l’asseverazione di un tecnico abilitato non è obbligatoria; in questo caso è sufficiente una certificazione del produttore degli elementi impiegati che attesti il rispetto dei requisiti minimi di cui al Decreto e alle relative Regole Applicative unitamente alla certificazione Solar Keymark in corso di validità e ai relativi annex (</w:t>
        </w:r>
        <w:r w:rsidRPr="000C2C55">
          <w:rPr>
            <w:rFonts w:cs="Calibri"/>
            <w:i/>
            <w:sz w:val="22"/>
            <w:szCs w:val="22"/>
            <w:rPrChange w:id="29268" w:author="Visone Rossana (GSE)" w:date="2025-10-20T17:07:00Z" w16du:dateUtc="2025-10-20T15:07:00Z">
              <w:rPr>
                <w:rFonts w:cs="Calibri"/>
                <w:i/>
              </w:rPr>
            </w:rPrChange>
          </w:rPr>
          <w:t>Summary Report</w:t>
        </w:r>
        <w:r w:rsidRPr="000C2C55">
          <w:rPr>
            <w:rFonts w:cs="Calibri"/>
            <w:sz w:val="22"/>
            <w:szCs w:val="22"/>
            <w:rPrChange w:id="29269" w:author="Visone Rossana (GSE)" w:date="2025-10-20T17:07:00Z" w16du:dateUtc="2025-10-20T15:07:00Z">
              <w:rPr>
                <w:rFonts w:cs="Calibri"/>
              </w:rPr>
            </w:rPrChange>
          </w:rPr>
          <w:t xml:space="preserve">) riportanti i dati tecnici e i valori di producibilità del collettore solare installato (in conformità alla UNI EN 12975/ UNI EN  9806) o del sistema solare </w:t>
        </w:r>
        <w:r w:rsidRPr="000C2C55">
          <w:rPr>
            <w:rFonts w:cs="Calibri"/>
            <w:i/>
            <w:sz w:val="22"/>
            <w:szCs w:val="22"/>
            <w:rPrChange w:id="29270" w:author="Visone Rossana (GSE)" w:date="2025-10-20T17:07:00Z" w16du:dateUtc="2025-10-20T15:07:00Z">
              <w:rPr>
                <w:rFonts w:cs="Calibri"/>
                <w:i/>
              </w:rPr>
            </w:rPrChange>
          </w:rPr>
          <w:t xml:space="preserve">factory made </w:t>
        </w:r>
        <w:r w:rsidRPr="000C2C55">
          <w:rPr>
            <w:rFonts w:cs="Calibri"/>
            <w:sz w:val="22"/>
            <w:szCs w:val="22"/>
            <w:rPrChange w:id="29271" w:author="Visone Rossana (GSE)" w:date="2025-10-20T17:07:00Z" w16du:dateUtc="2025-10-20T15:07:00Z">
              <w:rPr>
                <w:rFonts w:cs="Calibri"/>
              </w:rPr>
            </w:rPrChange>
          </w:rPr>
          <w:t>installato (in conformità alla UNI EN 12976) al fine di verificare il rispetto dei requisiti minimi di producibilità previsti dal Decreto.  Nel caso di utilizzo di collettori solari termici a concentrazione per i quali non è possibile l’ottenimento della certificazione Solar Keymark si richiede l’approvazione tecnica rilasciata dall’ENEA;</w:t>
        </w:r>
      </w:ins>
    </w:p>
    <w:p w14:paraId="5EB48F6C" w14:textId="77777777" w:rsidR="00A86BB0" w:rsidRPr="000C2C55" w:rsidRDefault="00A86BB0" w:rsidP="0079222B">
      <w:pPr>
        <w:numPr>
          <w:ilvl w:val="0"/>
          <w:numId w:val="223"/>
        </w:numPr>
        <w:tabs>
          <w:tab w:val="num" w:pos="720"/>
        </w:tabs>
        <w:spacing w:after="120" w:line="276" w:lineRule="auto"/>
        <w:ind w:left="284" w:hanging="284"/>
        <w:jc w:val="both"/>
        <w:rPr>
          <w:ins w:id="29272" w:author="Visone Rossana (GSE)" w:date="2025-10-20T17:07:00Z" w16du:dateUtc="2025-10-20T15:07:00Z"/>
          <w:rFonts w:cs="Calibri"/>
          <w:strike/>
          <w:sz w:val="22"/>
          <w:szCs w:val="22"/>
          <w:rPrChange w:id="29273" w:author="Visone Rossana (GSE)" w:date="2025-10-20T17:07:00Z" w16du:dateUtc="2025-10-20T15:07:00Z">
            <w:rPr>
              <w:ins w:id="29274" w:author="Visone Rossana (GSE)" w:date="2025-10-20T17:07:00Z" w16du:dateUtc="2025-10-20T15:07:00Z"/>
              <w:rFonts w:cs="Calibri"/>
              <w:strike/>
            </w:rPr>
          </w:rPrChange>
        </w:rPr>
      </w:pPr>
      <w:ins w:id="29275" w:author="Visone Rossana (GSE)" w:date="2025-10-20T17:07:00Z" w16du:dateUtc="2025-10-20T15:07:00Z">
        <w:r w:rsidRPr="000C2C55">
          <w:rPr>
            <w:rFonts w:cs="Calibri"/>
            <w:sz w:val="22"/>
            <w:szCs w:val="22"/>
            <w:u w:val="single"/>
            <w:rPrChange w:id="29276" w:author="Visone Rossana (GSE)" w:date="2025-10-20T17:07:00Z" w16du:dateUtc="2025-10-20T15:07:00Z">
              <w:rPr>
                <w:rFonts w:cs="Calibri"/>
                <w:u w:val="single"/>
              </w:rPr>
            </w:rPrChange>
          </w:rPr>
          <w:t>per gli interventi che prevedono l’installazione di una superficie lorda installata &gt; 50 m</w:t>
        </w:r>
        <w:r w:rsidRPr="000C2C55">
          <w:rPr>
            <w:rFonts w:cs="Calibri"/>
            <w:sz w:val="22"/>
            <w:szCs w:val="22"/>
            <w:u w:val="single"/>
            <w:vertAlign w:val="superscript"/>
            <w:rPrChange w:id="29277" w:author="Visone Rossana (GSE)" w:date="2025-10-20T17:07:00Z" w16du:dateUtc="2025-10-20T15:07:00Z">
              <w:rPr>
                <w:rFonts w:cs="Calibri"/>
                <w:u w:val="single"/>
                <w:vertAlign w:val="superscript"/>
              </w:rPr>
            </w:rPrChange>
          </w:rPr>
          <w:t>2</w:t>
        </w:r>
        <w:r w:rsidRPr="000C2C55">
          <w:rPr>
            <w:rFonts w:cs="Calibri"/>
            <w:sz w:val="22"/>
            <w:szCs w:val="22"/>
            <w:rPrChange w:id="29278" w:author="Visone Rossana (GSE)" w:date="2025-10-20T17:07:00Z" w16du:dateUtc="2025-10-20T15:07:00Z">
              <w:rPr>
                <w:rFonts w:cs="Calibri"/>
              </w:rPr>
            </w:rPrChange>
          </w:rPr>
          <w:t>, l’asseverazione di un tecnico abilitato secondo quanto indicato nel paragrafo 6.2 più una certificazione del produttore degli elementi impiegati che attesti il rispetto dei requisiti minimi di cui al Decreto e alle relative Regole Applicative unitamente alla certificazione solar keymark in corso di validità e ai relativi annex (</w:t>
        </w:r>
        <w:r w:rsidRPr="000C2C55">
          <w:rPr>
            <w:rFonts w:cs="Calibri"/>
            <w:i/>
            <w:sz w:val="22"/>
            <w:szCs w:val="22"/>
            <w:rPrChange w:id="29279" w:author="Visone Rossana (GSE)" w:date="2025-10-20T17:07:00Z" w16du:dateUtc="2025-10-20T15:07:00Z">
              <w:rPr>
                <w:rFonts w:cs="Calibri"/>
                <w:i/>
              </w:rPr>
            </w:rPrChange>
          </w:rPr>
          <w:t>Summary Report</w:t>
        </w:r>
        <w:r w:rsidRPr="000C2C55">
          <w:rPr>
            <w:rFonts w:cs="Calibri"/>
            <w:sz w:val="22"/>
            <w:szCs w:val="22"/>
            <w:rPrChange w:id="29280" w:author="Visone Rossana (GSE)" w:date="2025-10-20T17:07:00Z" w16du:dateUtc="2025-10-20T15:07:00Z">
              <w:rPr>
                <w:rFonts w:cs="Calibri"/>
              </w:rPr>
            </w:rPrChange>
          </w:rPr>
          <w:t xml:space="preserve">) riportanti i dati tecnici e i valori di producibilità del collettore solare (in conformità alla UNI EN 12975/ UNI EN  9806) o del sistema solare </w:t>
        </w:r>
        <w:r w:rsidRPr="000C2C55">
          <w:rPr>
            <w:rFonts w:cs="Calibri"/>
            <w:i/>
            <w:sz w:val="22"/>
            <w:szCs w:val="22"/>
            <w:rPrChange w:id="29281" w:author="Visone Rossana (GSE)" w:date="2025-10-20T17:07:00Z" w16du:dateUtc="2025-10-20T15:07:00Z">
              <w:rPr>
                <w:rFonts w:cs="Calibri"/>
                <w:i/>
              </w:rPr>
            </w:rPrChange>
          </w:rPr>
          <w:t>factory made</w:t>
        </w:r>
        <w:r w:rsidRPr="000C2C55">
          <w:rPr>
            <w:rFonts w:cs="Calibri"/>
            <w:sz w:val="22"/>
            <w:szCs w:val="22"/>
            <w:rPrChange w:id="29282" w:author="Visone Rossana (GSE)" w:date="2025-10-20T17:07:00Z" w16du:dateUtc="2025-10-20T15:07:00Z">
              <w:rPr>
                <w:rFonts w:cs="Calibri"/>
              </w:rPr>
            </w:rPrChange>
          </w:rPr>
          <w:t xml:space="preserve"> installato (in conformità alla UNI EN 12976) al fine di verificare il rispetto dei requisiti minimi di producibilità previsti dal Decreto.  Nel caso di utilizzo di collettori solari termici a concentrazione per i quali non è possibile l’ottenimento della certificazione Solar Keymark si richiede l’approvazione tecnica rilasciata dall’ENEA;</w:t>
        </w:r>
      </w:ins>
    </w:p>
    <w:p w14:paraId="4FEEFD6C" w14:textId="77777777" w:rsidR="00A86BB0" w:rsidRPr="000C2C55" w:rsidRDefault="00A86BB0" w:rsidP="0079222B">
      <w:pPr>
        <w:numPr>
          <w:ilvl w:val="0"/>
          <w:numId w:val="223"/>
        </w:numPr>
        <w:tabs>
          <w:tab w:val="num" w:pos="720"/>
        </w:tabs>
        <w:spacing w:after="120" w:line="276" w:lineRule="auto"/>
        <w:ind w:left="284" w:hanging="284"/>
        <w:jc w:val="both"/>
        <w:rPr>
          <w:ins w:id="29283" w:author="Visone Rossana (GSE)" w:date="2025-10-20T17:07:00Z" w16du:dateUtc="2025-10-20T15:07:00Z"/>
          <w:rFonts w:cs="Calibri"/>
          <w:sz w:val="22"/>
          <w:szCs w:val="22"/>
          <w:rPrChange w:id="29284" w:author="Visone Rossana (GSE)" w:date="2025-10-20T17:07:00Z" w16du:dateUtc="2025-10-20T15:07:00Z">
            <w:rPr>
              <w:ins w:id="29285" w:author="Visone Rossana (GSE)" w:date="2025-10-20T17:07:00Z" w16du:dateUtc="2025-10-20T15:07:00Z"/>
              <w:rFonts w:cs="Calibri"/>
            </w:rPr>
          </w:rPrChange>
        </w:rPr>
      </w:pPr>
      <w:ins w:id="29286" w:author="Visone Rossana (GSE)" w:date="2025-10-20T17:07:00Z" w16du:dateUtc="2025-10-20T15:07:00Z">
        <w:r w:rsidRPr="000C2C55">
          <w:rPr>
            <w:rFonts w:cs="Calibri"/>
            <w:sz w:val="22"/>
            <w:szCs w:val="22"/>
            <w:rPrChange w:id="29287" w:author="Visone Rossana (GSE)" w:date="2025-10-20T17:07:00Z" w16du:dateUtc="2025-10-20T15:07:00Z">
              <w:rPr>
                <w:rFonts w:cs="Calibri"/>
              </w:rPr>
            </w:rPrChange>
          </w:rPr>
          <w:t xml:space="preserve">nel caso </w:t>
        </w:r>
        <w:r w:rsidRPr="000C2C55">
          <w:rPr>
            <w:rFonts w:cs="Calibri"/>
            <w:b/>
            <w:sz w:val="22"/>
            <w:szCs w:val="22"/>
            <w:rPrChange w:id="29288" w:author="Visone Rossana (GSE)" w:date="2025-10-20T17:07:00Z" w16du:dateUtc="2025-10-20T15:07:00Z">
              <w:rPr>
                <w:rFonts w:cs="Calibri"/>
                <w:b/>
              </w:rPr>
            </w:rPrChange>
          </w:rPr>
          <w:t>di installazione di impianto</w:t>
        </w:r>
        <w:r w:rsidRPr="000C2C55">
          <w:rPr>
            <w:rFonts w:cs="Calibri"/>
            <w:sz w:val="22"/>
            <w:szCs w:val="22"/>
            <w:rPrChange w:id="29289" w:author="Visone Rossana (GSE)" w:date="2025-10-20T17:07:00Z" w16du:dateUtc="2025-10-20T15:07:00Z">
              <w:rPr>
                <w:rFonts w:cs="Calibri"/>
              </w:rPr>
            </w:rPrChange>
          </w:rPr>
          <w:t xml:space="preserve"> di superficie solare lorda superiore o uguale a 50 m</w:t>
        </w:r>
        <w:r w:rsidRPr="000C2C55">
          <w:rPr>
            <w:rFonts w:cs="Calibri"/>
            <w:sz w:val="22"/>
            <w:szCs w:val="22"/>
            <w:vertAlign w:val="superscript"/>
            <w:rPrChange w:id="29290" w:author="Visone Rossana (GSE)" w:date="2025-10-20T17:07:00Z" w16du:dateUtc="2025-10-20T15:07:00Z">
              <w:rPr>
                <w:rFonts w:cs="Calibri"/>
                <w:vertAlign w:val="superscript"/>
              </w:rPr>
            </w:rPrChange>
          </w:rPr>
          <w:t>2</w:t>
        </w:r>
        <w:r w:rsidRPr="000C2C55">
          <w:rPr>
            <w:rFonts w:cs="Calibri"/>
            <w:sz w:val="22"/>
            <w:szCs w:val="22"/>
            <w:rPrChange w:id="29291" w:author="Visone Rossana (GSE)" w:date="2025-10-20T17:07:00Z" w16du:dateUtc="2025-10-20T15:07:00Z">
              <w:rPr>
                <w:rFonts w:cs="Calibri"/>
              </w:rPr>
            </w:rPrChange>
          </w:rPr>
          <w:t>, relazione tecnica di progetto,</w:t>
        </w:r>
        <w:r w:rsidRPr="000C2C55">
          <w:rPr>
            <w:rFonts w:cs="Calibri"/>
            <w:color w:val="0000FF"/>
            <w:sz w:val="22"/>
            <w:szCs w:val="22"/>
            <w:rPrChange w:id="29292" w:author="Visone Rossana (GSE)" w:date="2025-10-20T17:07:00Z" w16du:dateUtc="2025-10-20T15:07:00Z">
              <w:rPr>
                <w:rFonts w:cs="Calibri"/>
                <w:color w:val="0000FF"/>
              </w:rPr>
            </w:rPrChange>
          </w:rPr>
          <w:t xml:space="preserve"> </w:t>
        </w:r>
        <w:r w:rsidRPr="000C2C55">
          <w:rPr>
            <w:rFonts w:cs="Calibri"/>
            <w:sz w:val="22"/>
            <w:szCs w:val="22"/>
            <w:rPrChange w:id="29293" w:author="Visone Rossana (GSE)" w:date="2025-10-20T17:07:00Z" w16du:dateUtc="2025-10-20T15:07:00Z">
              <w:rPr>
                <w:rFonts w:cs="Calibri"/>
              </w:rPr>
            </w:rPrChange>
          </w:rPr>
          <w:t xml:space="preserve">timbrata e firmata dal progettista, corredata degli schemi funzionali (solare e </w:t>
        </w:r>
        <w:r w:rsidRPr="000C2C55">
          <w:rPr>
            <w:rFonts w:cs="Calibri"/>
            <w:i/>
            <w:sz w:val="22"/>
            <w:szCs w:val="22"/>
            <w:rPrChange w:id="29294" w:author="Visone Rossana (GSE)" w:date="2025-10-20T17:07:00Z" w16du:dateUtc="2025-10-20T15:07:00Z">
              <w:rPr>
                <w:rFonts w:cs="Calibri"/>
                <w:i/>
              </w:rPr>
            </w:rPrChange>
          </w:rPr>
          <w:t xml:space="preserve">solar cooling </w:t>
        </w:r>
        <w:r w:rsidRPr="000C2C55">
          <w:rPr>
            <w:rFonts w:cs="Calibri"/>
            <w:sz w:val="22"/>
            <w:szCs w:val="22"/>
            <w:rPrChange w:id="29295" w:author="Visone Rossana (GSE)" w:date="2025-10-20T17:07:00Z" w16du:dateUtc="2025-10-20T15:07:00Z">
              <w:rPr>
                <w:rFonts w:cs="Calibri"/>
              </w:rPr>
            </w:rPrChange>
          </w:rPr>
          <w:t>quando abbinato);</w:t>
        </w:r>
      </w:ins>
    </w:p>
    <w:p w14:paraId="1E7CF440" w14:textId="77777777" w:rsidR="00A86BB0" w:rsidRPr="000C2C55" w:rsidRDefault="00A86BB0" w:rsidP="0079222B">
      <w:pPr>
        <w:numPr>
          <w:ilvl w:val="0"/>
          <w:numId w:val="223"/>
        </w:numPr>
        <w:spacing w:after="60" w:line="276" w:lineRule="auto"/>
        <w:ind w:left="284" w:hanging="284"/>
        <w:jc w:val="both"/>
        <w:rPr>
          <w:ins w:id="29296" w:author="Visone Rossana (GSE)" w:date="2025-10-20T17:07:00Z" w16du:dateUtc="2025-10-20T15:07:00Z"/>
          <w:rFonts w:cs="Calibri"/>
          <w:sz w:val="22"/>
          <w:szCs w:val="22"/>
          <w:rPrChange w:id="29297" w:author="Visone Rossana (GSE)" w:date="2025-10-20T17:07:00Z" w16du:dateUtc="2025-10-20T15:07:00Z">
            <w:rPr>
              <w:ins w:id="29298" w:author="Visone Rossana (GSE)" w:date="2025-10-20T17:07:00Z" w16du:dateUtc="2025-10-20T15:07:00Z"/>
              <w:rFonts w:cs="Calibri"/>
            </w:rPr>
          </w:rPrChange>
        </w:rPr>
      </w:pPr>
      <w:ins w:id="29299" w:author="Visone Rossana (GSE)" w:date="2025-10-20T17:07:00Z" w16du:dateUtc="2025-10-20T15:07:00Z">
        <w:r w:rsidRPr="000C2C55">
          <w:rPr>
            <w:rFonts w:cs="Calibri"/>
            <w:sz w:val="22"/>
            <w:szCs w:val="22"/>
            <w:rPrChange w:id="29300" w:author="Visone Rossana (GSE)" w:date="2025-10-20T17:07:00Z" w16du:dateUtc="2025-10-20T15:07:00Z">
              <w:rPr>
                <w:rFonts w:cs="Calibri"/>
              </w:rPr>
            </w:rPrChange>
          </w:rPr>
          <w:t>documentazione fotografica attestante l’intervento, raccolta in documento elettronico in formato PDF con un numero minimo di 6 foto riportanti:</w:t>
        </w:r>
      </w:ins>
    </w:p>
    <w:p w14:paraId="3AB2F0D3" w14:textId="77777777" w:rsidR="00A86BB0" w:rsidRPr="000C2C55" w:rsidRDefault="00A86BB0" w:rsidP="0079222B">
      <w:pPr>
        <w:numPr>
          <w:ilvl w:val="0"/>
          <w:numId w:val="495"/>
        </w:numPr>
        <w:spacing w:after="60" w:line="276" w:lineRule="auto"/>
        <w:ind w:left="709"/>
        <w:jc w:val="both"/>
        <w:rPr>
          <w:ins w:id="29301" w:author="Visone Rossana (GSE)" w:date="2025-10-20T17:07:00Z" w16du:dateUtc="2025-10-20T15:07:00Z"/>
          <w:rFonts w:cs="Calibri"/>
          <w:sz w:val="22"/>
          <w:szCs w:val="22"/>
          <w:rPrChange w:id="29302" w:author="Visone Rossana (GSE)" w:date="2025-10-20T17:07:00Z" w16du:dateUtc="2025-10-20T15:07:00Z">
            <w:rPr>
              <w:ins w:id="29303" w:author="Visone Rossana (GSE)" w:date="2025-10-20T17:07:00Z" w16du:dateUtc="2025-10-20T15:07:00Z"/>
              <w:rFonts w:cs="Calibri"/>
            </w:rPr>
          </w:rPrChange>
        </w:rPr>
      </w:pPr>
      <w:ins w:id="29304" w:author="Visone Rossana (GSE)" w:date="2025-10-20T17:07:00Z" w16du:dateUtc="2025-10-20T15:07:00Z">
        <w:r w:rsidRPr="000C2C55">
          <w:rPr>
            <w:rFonts w:cs="Calibri"/>
            <w:sz w:val="22"/>
            <w:szCs w:val="22"/>
            <w:rPrChange w:id="29305" w:author="Visone Rossana (GSE)" w:date="2025-10-20T17:07:00Z" w16du:dateUtc="2025-10-20T15:07:00Z">
              <w:rPr>
                <w:rFonts w:cs="Calibri"/>
              </w:rPr>
            </w:rPrChange>
          </w:rPr>
          <w:t>vista di dettaglio del pannello solare installato;</w:t>
        </w:r>
      </w:ins>
    </w:p>
    <w:p w14:paraId="7DCDA39E" w14:textId="77777777" w:rsidR="00A86BB0" w:rsidRPr="000C2C55" w:rsidRDefault="00A86BB0" w:rsidP="0079222B">
      <w:pPr>
        <w:numPr>
          <w:ilvl w:val="0"/>
          <w:numId w:val="495"/>
        </w:numPr>
        <w:spacing w:after="60" w:line="276" w:lineRule="auto"/>
        <w:jc w:val="both"/>
        <w:rPr>
          <w:ins w:id="29306" w:author="Visone Rossana (GSE)" w:date="2025-10-20T17:07:00Z" w16du:dateUtc="2025-10-20T15:07:00Z"/>
          <w:rFonts w:cs="Calibri"/>
          <w:sz w:val="22"/>
          <w:szCs w:val="22"/>
          <w:rPrChange w:id="29307" w:author="Visone Rossana (GSE)" w:date="2025-10-20T17:07:00Z" w16du:dateUtc="2025-10-20T15:07:00Z">
            <w:rPr>
              <w:ins w:id="29308" w:author="Visone Rossana (GSE)" w:date="2025-10-20T17:07:00Z" w16du:dateUtc="2025-10-20T15:07:00Z"/>
              <w:rFonts w:cs="Calibri"/>
            </w:rPr>
          </w:rPrChange>
        </w:rPr>
      </w:pPr>
      <w:ins w:id="29309" w:author="Visone Rossana (GSE)" w:date="2025-10-20T17:07:00Z" w16du:dateUtc="2025-10-20T15:07:00Z">
        <w:r w:rsidRPr="000C2C55">
          <w:rPr>
            <w:sz w:val="22"/>
            <w:szCs w:val="22"/>
            <w:rPrChange w:id="29310" w:author="Visone Rossana (GSE)" w:date="2025-10-20T17:07:00Z" w16du:dateUtc="2025-10-20T15:07:00Z">
              <w:rPr/>
            </w:rPrChange>
          </w:rPr>
          <w:t>vista di dettaglio del</w:t>
        </w:r>
        <w:r w:rsidRPr="000C2C55">
          <w:rPr>
            <w:rFonts w:cs="Calibri"/>
            <w:sz w:val="22"/>
            <w:szCs w:val="22"/>
            <w:rPrChange w:id="29311" w:author="Visone Rossana (GSE)" w:date="2025-10-20T17:07:00Z" w16du:dateUtc="2025-10-20T15:07:00Z">
              <w:rPr>
                <w:rFonts w:cs="Calibri"/>
              </w:rPr>
            </w:rPrChange>
          </w:rPr>
          <w:t xml:space="preserve">la targa dei </w:t>
        </w:r>
        <w:r w:rsidRPr="000C2C55">
          <w:rPr>
            <w:sz w:val="22"/>
            <w:szCs w:val="22"/>
            <w:rPrChange w:id="29312" w:author="Visone Rossana (GSE)" w:date="2025-10-20T17:07:00Z" w16du:dateUtc="2025-10-20T15:07:00Z">
              <w:rPr/>
            </w:rPrChange>
          </w:rPr>
          <w:t>collettori solari</w:t>
        </w:r>
        <w:r w:rsidRPr="000C2C55">
          <w:rPr>
            <w:rFonts w:cs="Calibri"/>
            <w:sz w:val="22"/>
            <w:szCs w:val="22"/>
            <w:rPrChange w:id="29313" w:author="Visone Rossana (GSE)" w:date="2025-10-20T17:07:00Z" w16du:dateUtc="2025-10-20T15:07:00Z">
              <w:rPr>
                <w:rFonts w:cs="Calibri"/>
              </w:rPr>
            </w:rPrChange>
          </w:rPr>
          <w:t xml:space="preserve"> e/o degli </w:t>
        </w:r>
        <w:r w:rsidRPr="000C2C55">
          <w:rPr>
            <w:sz w:val="22"/>
            <w:szCs w:val="22"/>
            <w:rPrChange w:id="29314" w:author="Visone Rossana (GSE)" w:date="2025-10-20T17:07:00Z" w16du:dateUtc="2025-10-20T15:07:00Z">
              <w:rPr/>
            </w:rPrChange>
          </w:rPr>
          <w:t>impianti solari termici prefabbricati</w:t>
        </w:r>
        <w:r w:rsidRPr="000C2C55">
          <w:rPr>
            <w:rFonts w:cs="Calibri"/>
            <w:sz w:val="22"/>
            <w:szCs w:val="22"/>
            <w:rPrChange w:id="29315" w:author="Visone Rossana (GSE)" w:date="2025-10-20T17:07:00Z" w16du:dateUtc="2025-10-20T15:07:00Z">
              <w:rPr>
                <w:rFonts w:cs="Calibri"/>
              </w:rPr>
            </w:rPrChange>
          </w:rPr>
          <w:t xml:space="preserve"> installati;</w:t>
        </w:r>
      </w:ins>
    </w:p>
    <w:p w14:paraId="550AE3DA" w14:textId="77777777" w:rsidR="00A86BB0" w:rsidRPr="000C2C55" w:rsidRDefault="00A86BB0" w:rsidP="0079222B">
      <w:pPr>
        <w:numPr>
          <w:ilvl w:val="0"/>
          <w:numId w:val="495"/>
        </w:numPr>
        <w:spacing w:after="60" w:line="276" w:lineRule="auto"/>
        <w:ind w:left="709"/>
        <w:jc w:val="both"/>
        <w:rPr>
          <w:ins w:id="29316" w:author="Visone Rossana (GSE)" w:date="2025-10-20T17:07:00Z" w16du:dateUtc="2025-10-20T15:07:00Z"/>
          <w:rFonts w:cs="Calibri"/>
          <w:sz w:val="22"/>
          <w:szCs w:val="22"/>
          <w:rPrChange w:id="29317" w:author="Visone Rossana (GSE)" w:date="2025-10-20T17:07:00Z" w16du:dateUtc="2025-10-20T15:07:00Z">
            <w:rPr>
              <w:ins w:id="29318" w:author="Visone Rossana (GSE)" w:date="2025-10-20T17:07:00Z" w16du:dateUtc="2025-10-20T15:07:00Z"/>
              <w:rFonts w:cs="Calibri"/>
            </w:rPr>
          </w:rPrChange>
        </w:rPr>
      </w:pPr>
      <w:ins w:id="29319" w:author="Visone Rossana (GSE)" w:date="2025-10-20T17:07:00Z" w16du:dateUtc="2025-10-20T15:07:00Z">
        <w:r w:rsidRPr="000C2C55">
          <w:rPr>
            <w:rFonts w:cs="Calibri"/>
            <w:sz w:val="22"/>
            <w:szCs w:val="22"/>
            <w:rPrChange w:id="29320" w:author="Visone Rossana (GSE)" w:date="2025-10-20T17:07:00Z" w16du:dateUtc="2025-10-20T15:07:00Z">
              <w:rPr>
                <w:rFonts w:cs="Calibri"/>
              </w:rPr>
            </w:rPrChange>
          </w:rPr>
          <w:t>vista di dettaglio del bollitore;</w:t>
        </w:r>
      </w:ins>
    </w:p>
    <w:p w14:paraId="1DD3FAFD" w14:textId="77777777" w:rsidR="00A86BB0" w:rsidRPr="000C2C55" w:rsidRDefault="00A86BB0" w:rsidP="0079222B">
      <w:pPr>
        <w:numPr>
          <w:ilvl w:val="0"/>
          <w:numId w:val="495"/>
        </w:numPr>
        <w:spacing w:after="60" w:line="276" w:lineRule="auto"/>
        <w:ind w:left="709"/>
        <w:jc w:val="both"/>
        <w:rPr>
          <w:ins w:id="29321" w:author="Visone Rossana (GSE)" w:date="2025-10-20T17:07:00Z" w16du:dateUtc="2025-10-20T15:07:00Z"/>
          <w:rFonts w:cs="Calibri"/>
          <w:sz w:val="22"/>
          <w:szCs w:val="22"/>
          <w:rPrChange w:id="29322" w:author="Visone Rossana (GSE)" w:date="2025-10-20T17:07:00Z" w16du:dateUtc="2025-10-20T15:07:00Z">
            <w:rPr>
              <w:ins w:id="29323" w:author="Visone Rossana (GSE)" w:date="2025-10-20T17:07:00Z" w16du:dateUtc="2025-10-20T15:07:00Z"/>
              <w:rFonts w:cs="Calibri"/>
            </w:rPr>
          </w:rPrChange>
        </w:rPr>
      </w:pPr>
      <w:ins w:id="29324" w:author="Visone Rossana (GSE)" w:date="2025-10-20T17:07:00Z" w16du:dateUtc="2025-10-20T15:07:00Z">
        <w:r w:rsidRPr="000C2C55">
          <w:rPr>
            <w:rFonts w:cs="Calibri"/>
            <w:sz w:val="22"/>
            <w:szCs w:val="22"/>
            <w:rPrChange w:id="29325" w:author="Visone Rossana (GSE)" w:date="2025-10-20T17:07:00Z" w16du:dateUtc="2025-10-20T15:07:00Z">
              <w:rPr>
                <w:rFonts w:cs="Calibri"/>
              </w:rPr>
            </w:rPrChange>
          </w:rPr>
          <w:t>vista d’insieme del campo solare in fase di installazione;</w:t>
        </w:r>
      </w:ins>
    </w:p>
    <w:p w14:paraId="685078C0" w14:textId="77777777" w:rsidR="00A86BB0" w:rsidRPr="000C2C55" w:rsidRDefault="00A86BB0" w:rsidP="0079222B">
      <w:pPr>
        <w:numPr>
          <w:ilvl w:val="0"/>
          <w:numId w:val="495"/>
        </w:numPr>
        <w:spacing w:after="60" w:line="276" w:lineRule="auto"/>
        <w:ind w:left="709"/>
        <w:jc w:val="both"/>
        <w:rPr>
          <w:ins w:id="29326" w:author="Visone Rossana (GSE)" w:date="2025-10-20T17:07:00Z" w16du:dateUtc="2025-10-20T15:07:00Z"/>
          <w:rFonts w:cs="Calibri"/>
          <w:sz w:val="22"/>
          <w:szCs w:val="22"/>
          <w:rPrChange w:id="29327" w:author="Visone Rossana (GSE)" w:date="2025-10-20T17:07:00Z" w16du:dateUtc="2025-10-20T15:07:00Z">
            <w:rPr>
              <w:ins w:id="29328" w:author="Visone Rossana (GSE)" w:date="2025-10-20T17:07:00Z" w16du:dateUtc="2025-10-20T15:07:00Z"/>
              <w:rFonts w:cs="Calibri"/>
            </w:rPr>
          </w:rPrChange>
        </w:rPr>
      </w:pPr>
      <w:ins w:id="29329" w:author="Visone Rossana (GSE)" w:date="2025-10-20T17:07:00Z" w16du:dateUtc="2025-10-20T15:07:00Z">
        <w:r w:rsidRPr="000C2C55">
          <w:rPr>
            <w:rFonts w:cs="Calibri"/>
            <w:sz w:val="22"/>
            <w:szCs w:val="22"/>
            <w:rPrChange w:id="29330" w:author="Visone Rossana (GSE)" w:date="2025-10-20T17:07:00Z" w16du:dateUtc="2025-10-20T15:07:00Z">
              <w:rPr>
                <w:rFonts w:cs="Calibri"/>
              </w:rPr>
            </w:rPrChange>
          </w:rPr>
          <w:t>vista d’insieme del campo solare realizzato;</w:t>
        </w:r>
      </w:ins>
    </w:p>
    <w:p w14:paraId="72354A78" w14:textId="77777777" w:rsidR="00A86BB0" w:rsidRPr="000C2C55" w:rsidRDefault="00A86BB0" w:rsidP="0079222B">
      <w:pPr>
        <w:numPr>
          <w:ilvl w:val="0"/>
          <w:numId w:val="495"/>
        </w:numPr>
        <w:spacing w:after="60" w:line="276" w:lineRule="auto"/>
        <w:ind w:left="709"/>
        <w:jc w:val="both"/>
        <w:rPr>
          <w:ins w:id="29331" w:author="Visone Rossana (GSE)" w:date="2025-10-20T17:07:00Z" w16du:dateUtc="2025-10-20T15:07:00Z"/>
          <w:rFonts w:cs="Calibri"/>
          <w:sz w:val="22"/>
          <w:szCs w:val="22"/>
          <w:rPrChange w:id="29332" w:author="Visone Rossana (GSE)" w:date="2025-10-20T17:07:00Z" w16du:dateUtc="2025-10-20T15:07:00Z">
            <w:rPr>
              <w:ins w:id="29333" w:author="Visone Rossana (GSE)" w:date="2025-10-20T17:07:00Z" w16du:dateUtc="2025-10-20T15:07:00Z"/>
              <w:rFonts w:cs="Calibri"/>
            </w:rPr>
          </w:rPrChange>
        </w:rPr>
      </w:pPr>
      <w:ins w:id="29334" w:author="Visone Rossana (GSE)" w:date="2025-10-20T17:07:00Z" w16du:dateUtc="2025-10-20T15:07:00Z">
        <w:r w:rsidRPr="000C2C55">
          <w:rPr>
            <w:rFonts w:cs="Calibri"/>
            <w:sz w:val="22"/>
            <w:szCs w:val="22"/>
            <w:rPrChange w:id="29335" w:author="Visone Rossana (GSE)" w:date="2025-10-20T17:07:00Z" w16du:dateUtc="2025-10-20T15:07:00Z">
              <w:rPr>
                <w:rFonts w:cs="Calibri"/>
              </w:rPr>
            </w:rPrChange>
          </w:rPr>
          <w:t>le valvole termostatiche o del sistema di regolazione modulante della portata, ove previste.</w:t>
        </w:r>
      </w:ins>
    </w:p>
    <w:p w14:paraId="0176CCF1" w14:textId="77777777" w:rsidR="00A86BB0" w:rsidRPr="000C2C55" w:rsidRDefault="00A86BB0" w:rsidP="0079222B">
      <w:pPr>
        <w:numPr>
          <w:ilvl w:val="0"/>
          <w:numId w:val="223"/>
        </w:numPr>
        <w:spacing w:after="60" w:line="276" w:lineRule="auto"/>
        <w:jc w:val="both"/>
        <w:rPr>
          <w:ins w:id="29336" w:author="Visone Rossana (GSE)" w:date="2025-10-20T17:07:00Z" w16du:dateUtc="2025-10-20T15:07:00Z"/>
          <w:rFonts w:cs="Calibri"/>
          <w:sz w:val="22"/>
          <w:szCs w:val="22"/>
          <w:rPrChange w:id="29337" w:author="Visone Rossana (GSE)" w:date="2025-10-20T17:07:00Z" w16du:dateUtc="2025-10-20T15:07:00Z">
            <w:rPr>
              <w:ins w:id="29338" w:author="Visone Rossana (GSE)" w:date="2025-10-20T17:07:00Z" w16du:dateUtc="2025-10-20T15:07:00Z"/>
              <w:rFonts w:cs="Calibri"/>
            </w:rPr>
          </w:rPrChange>
        </w:rPr>
      </w:pPr>
      <w:ins w:id="29339" w:author="Visone Rossana (GSE)" w:date="2025-10-20T17:07:00Z" w16du:dateUtc="2025-10-20T15:07:00Z">
        <w:r w:rsidRPr="000C2C55">
          <w:rPr>
            <w:rFonts w:cs="Calibri"/>
            <w:sz w:val="22"/>
            <w:szCs w:val="22"/>
            <w:rPrChange w:id="29340" w:author="Visone Rossana (GSE)" w:date="2025-10-20T17:07:00Z" w16du:dateUtc="2025-10-20T15:07:00Z">
              <w:rPr>
                <w:rFonts w:cs="Calibri"/>
              </w:rPr>
            </w:rPrChange>
          </w:rPr>
          <w:lastRenderedPageBreak/>
          <w:t>nel caso di intervento su serra o sua pertinenza, relazione tecnica di progetto, timbrata e firmata dal progettista, corredata degli schemi funzionali d’impianto, in cui sia riportata una descrizione dettagliata della struttura della serra;</w:t>
        </w:r>
      </w:ins>
    </w:p>
    <w:p w14:paraId="45A0EA08" w14:textId="77777777" w:rsidR="00A86BB0" w:rsidRPr="000C2C55" w:rsidRDefault="00A86BB0" w:rsidP="0079222B">
      <w:pPr>
        <w:numPr>
          <w:ilvl w:val="0"/>
          <w:numId w:val="223"/>
        </w:numPr>
        <w:spacing w:after="120" w:line="276" w:lineRule="auto"/>
        <w:jc w:val="both"/>
        <w:rPr>
          <w:ins w:id="29341" w:author="Visone Rossana (GSE)" w:date="2025-10-20T17:07:00Z" w16du:dateUtc="2025-10-20T15:07:00Z"/>
          <w:rFonts w:cs="Calibri"/>
          <w:sz w:val="22"/>
          <w:szCs w:val="22"/>
          <w:rPrChange w:id="29342" w:author="Visone Rossana (GSE)" w:date="2025-10-20T17:07:00Z" w16du:dateUtc="2025-10-20T15:07:00Z">
            <w:rPr>
              <w:ins w:id="29343" w:author="Visone Rossana (GSE)" w:date="2025-10-20T17:07:00Z" w16du:dateUtc="2025-10-20T15:07:00Z"/>
              <w:rFonts w:cs="Calibri"/>
            </w:rPr>
          </w:rPrChange>
        </w:rPr>
      </w:pPr>
      <w:ins w:id="29344" w:author="Visone Rossana (GSE)" w:date="2025-10-20T17:07:00Z" w16du:dateUtc="2025-10-20T15:07:00Z">
        <w:r w:rsidRPr="000C2C55">
          <w:rPr>
            <w:rFonts w:cs="Calibri"/>
            <w:sz w:val="22"/>
            <w:szCs w:val="22"/>
            <w:rPrChange w:id="29345" w:author="Visone Rossana (GSE)" w:date="2025-10-20T17:07:00Z" w16du:dateUtc="2025-10-20T15:07:00Z">
              <w:rPr>
                <w:rFonts w:cs="Calibri"/>
              </w:rPr>
            </w:rPrChange>
          </w:rPr>
          <w:t>nel caso di installazione su serra (o sua pertinenza) non censita al catasto edilizio urbano, ma in possesso del codice CUAA, fascicolo aziendale associato all’impresa agricola, da cui si evinca l’esistenza della serra.</w:t>
        </w:r>
      </w:ins>
    </w:p>
    <w:p w14:paraId="493EFC64" w14:textId="77777777" w:rsidR="00A86BB0" w:rsidRPr="000C2C55" w:rsidRDefault="00A86BB0">
      <w:pPr>
        <w:keepNext/>
        <w:keepLines/>
        <w:spacing w:after="120" w:line="276" w:lineRule="auto"/>
        <w:jc w:val="both"/>
        <w:rPr>
          <w:ins w:id="29346" w:author="Visone Rossana (GSE)" w:date="2025-10-20T17:07:00Z" w16du:dateUtc="2025-10-20T15:07:00Z"/>
          <w:b/>
          <w:bCs/>
          <w:sz w:val="22"/>
          <w:szCs w:val="22"/>
          <w:u w:val="single"/>
          <w:rPrChange w:id="29347" w:author="Visone Rossana (GSE)" w:date="2025-10-20T17:07:00Z" w16du:dateUtc="2025-10-20T15:07:00Z">
            <w:rPr>
              <w:ins w:id="29348" w:author="Visone Rossana (GSE)" w:date="2025-10-20T17:07:00Z" w16du:dateUtc="2025-10-20T15:07:00Z"/>
              <w:b/>
              <w:bCs/>
              <w:u w:val="single"/>
            </w:rPr>
          </w:rPrChange>
        </w:rPr>
        <w:pPrChange w:id="29349" w:author="Visone Rossana (GSE)" w:date="2025-10-20T17:07:00Z" w16du:dateUtc="2025-10-20T15:07:00Z">
          <w:pPr>
            <w:keepNext/>
            <w:keepLines/>
            <w:spacing w:after="120"/>
            <w:jc w:val="both"/>
          </w:pPr>
        </w:pPrChange>
      </w:pPr>
      <w:ins w:id="29350" w:author="Visone Rossana (GSE)" w:date="2025-10-20T17:07:00Z" w16du:dateUtc="2025-10-20T15:07:00Z">
        <w:r w:rsidRPr="000C2C55">
          <w:rPr>
            <w:b/>
            <w:bCs/>
            <w:sz w:val="22"/>
            <w:szCs w:val="22"/>
            <w:u w:val="single"/>
            <w:rPrChange w:id="29351" w:author="Visone Rossana (GSE)" w:date="2025-10-20T17:07:00Z" w16du:dateUtc="2025-10-20T15:07:00Z">
              <w:rPr>
                <w:b/>
                <w:bCs/>
                <w:u w:val="single"/>
              </w:rPr>
            </w:rPrChange>
          </w:rPr>
          <w:t>Documentazione da conservare a cura del Soggetto Responsabile:</w:t>
        </w:r>
      </w:ins>
    </w:p>
    <w:p w14:paraId="10655236" w14:textId="77777777" w:rsidR="00A86BB0" w:rsidRPr="000C2C55" w:rsidRDefault="00A86BB0" w:rsidP="0079222B">
      <w:pPr>
        <w:keepNext/>
        <w:keepLines/>
        <w:numPr>
          <w:ilvl w:val="0"/>
          <w:numId w:val="494"/>
        </w:numPr>
        <w:tabs>
          <w:tab w:val="num" w:pos="284"/>
        </w:tabs>
        <w:spacing w:after="120" w:line="276" w:lineRule="auto"/>
        <w:ind w:left="284" w:hanging="284"/>
        <w:jc w:val="both"/>
        <w:rPr>
          <w:ins w:id="29352" w:author="Visone Rossana (GSE)" w:date="2025-10-20T17:07:00Z" w16du:dateUtc="2025-10-20T15:07:00Z"/>
          <w:rFonts w:cs="Calibri"/>
          <w:sz w:val="22"/>
          <w:szCs w:val="22"/>
          <w:rPrChange w:id="29353" w:author="Visone Rossana (GSE)" w:date="2025-10-20T17:07:00Z" w16du:dateUtc="2025-10-20T15:07:00Z">
            <w:rPr>
              <w:ins w:id="29354" w:author="Visone Rossana (GSE)" w:date="2025-10-20T17:07:00Z" w16du:dateUtc="2025-10-20T15:07:00Z"/>
              <w:rFonts w:cs="Calibri"/>
            </w:rPr>
          </w:rPrChange>
        </w:rPr>
      </w:pPr>
      <w:ins w:id="29355" w:author="Visone Rossana (GSE)" w:date="2025-10-20T17:07:00Z" w16du:dateUtc="2025-10-20T15:07:00Z">
        <w:r w:rsidRPr="000C2C55">
          <w:rPr>
            <w:rFonts w:cs="Calibri"/>
            <w:sz w:val="22"/>
            <w:szCs w:val="22"/>
            <w:rPrChange w:id="29356" w:author="Visone Rossana (GSE)" w:date="2025-10-20T17:07:00Z" w16du:dateUtc="2025-10-20T15:07:00Z">
              <w:rPr>
                <w:rFonts w:cs="Calibri"/>
              </w:rPr>
            </w:rPrChange>
          </w:rPr>
          <w:t xml:space="preserve">per interventi non a Catalogo scheda tecnica del produttore dei collettori solari o impianto solare </w:t>
        </w:r>
        <w:r w:rsidRPr="000C2C55">
          <w:rPr>
            <w:rFonts w:cs="Calibri"/>
            <w:i/>
            <w:sz w:val="22"/>
            <w:szCs w:val="22"/>
            <w:rPrChange w:id="29357" w:author="Visone Rossana (GSE)" w:date="2025-10-20T17:07:00Z" w16du:dateUtc="2025-10-20T15:07:00Z">
              <w:rPr>
                <w:rFonts w:cs="Calibri"/>
                <w:i/>
              </w:rPr>
            </w:rPrChange>
          </w:rPr>
          <w:t>factory made</w:t>
        </w:r>
        <w:r w:rsidRPr="000C2C55">
          <w:rPr>
            <w:rFonts w:cs="Calibri"/>
            <w:sz w:val="22"/>
            <w:szCs w:val="22"/>
            <w:rPrChange w:id="29358" w:author="Visone Rossana (GSE)" w:date="2025-10-20T17:07:00Z" w16du:dateUtc="2025-10-20T15:07:00Z">
              <w:rPr>
                <w:rFonts w:cs="Calibri"/>
              </w:rPr>
            </w:rPrChange>
          </w:rPr>
          <w:t>, che può essere parte della certificazione del produttore come previsto ai precedenti punti 2 e 3, del bollitore e delle valvole termostatiche o di altri sistemi di regolazione della portata, che attestino il rispetto dei requisiti minimi richiesti dal Decreto</w:t>
        </w:r>
      </w:ins>
    </w:p>
    <w:p w14:paraId="4BF1D15F" w14:textId="77777777" w:rsidR="00A86BB0" w:rsidRPr="000C2C55" w:rsidRDefault="00A86BB0" w:rsidP="0079222B">
      <w:pPr>
        <w:numPr>
          <w:ilvl w:val="0"/>
          <w:numId w:val="494"/>
        </w:numPr>
        <w:tabs>
          <w:tab w:val="num" w:pos="284"/>
        </w:tabs>
        <w:spacing w:after="120" w:line="276" w:lineRule="auto"/>
        <w:ind w:left="284" w:hanging="284"/>
        <w:jc w:val="both"/>
        <w:rPr>
          <w:ins w:id="29359" w:author="Visone Rossana (GSE)" w:date="2025-10-20T17:07:00Z" w16du:dateUtc="2025-10-20T15:07:00Z"/>
          <w:rFonts w:cs="Calibri"/>
          <w:sz w:val="22"/>
          <w:szCs w:val="22"/>
          <w:rPrChange w:id="29360" w:author="Visone Rossana (GSE)" w:date="2025-10-20T17:07:00Z" w16du:dateUtc="2025-10-20T15:07:00Z">
            <w:rPr>
              <w:ins w:id="29361" w:author="Visone Rossana (GSE)" w:date="2025-10-20T17:07:00Z" w16du:dateUtc="2025-10-20T15:07:00Z"/>
              <w:rFonts w:cs="Calibri"/>
            </w:rPr>
          </w:rPrChange>
        </w:rPr>
      </w:pPr>
      <w:ins w:id="29362" w:author="Visone Rossana (GSE)" w:date="2025-10-20T17:07:00Z" w16du:dateUtc="2025-10-20T15:07:00Z">
        <w:r w:rsidRPr="000C2C55">
          <w:rPr>
            <w:rFonts w:cs="Calibri"/>
            <w:sz w:val="22"/>
            <w:szCs w:val="22"/>
            <w:rPrChange w:id="29363" w:author="Visone Rossana (GSE)" w:date="2025-10-20T17:07:00Z" w16du:dateUtc="2025-10-20T15:07:00Z">
              <w:rPr>
                <w:rFonts w:cs="Calibri"/>
              </w:rPr>
            </w:rPrChange>
          </w:rPr>
          <w:t>dichiarazione di conformità dell’impianto, ove prevista, ai sensi del DM 37/08, redatta da un installatore o dalla ditta esecutrice dell’impianto avente i requisiti professionali di cui all’art. 15 del D.Lgs. 28/11. Si ricorda che tale dichiarazione</w:t>
        </w:r>
      </w:ins>
    </w:p>
    <w:p w14:paraId="2D8A27DA" w14:textId="77777777" w:rsidR="00A86BB0" w:rsidRPr="000C2C55" w:rsidRDefault="00A86BB0" w:rsidP="0079222B">
      <w:pPr>
        <w:numPr>
          <w:ilvl w:val="0"/>
          <w:numId w:val="494"/>
        </w:numPr>
        <w:tabs>
          <w:tab w:val="num" w:pos="284"/>
        </w:tabs>
        <w:spacing w:after="120" w:line="276" w:lineRule="auto"/>
        <w:ind w:left="284" w:hanging="284"/>
        <w:jc w:val="both"/>
        <w:rPr>
          <w:ins w:id="29364" w:author="Visone Rossana (GSE)" w:date="2025-10-20T17:07:00Z" w16du:dateUtc="2025-10-20T15:07:00Z"/>
          <w:rFonts w:cs="Calibri"/>
          <w:sz w:val="22"/>
          <w:szCs w:val="22"/>
          <w:rPrChange w:id="29365" w:author="Visone Rossana (GSE)" w:date="2025-10-20T17:07:00Z" w16du:dateUtc="2025-10-20T15:07:00Z">
            <w:rPr>
              <w:ins w:id="29366" w:author="Visone Rossana (GSE)" w:date="2025-10-20T17:07:00Z" w16du:dateUtc="2025-10-20T15:07:00Z"/>
              <w:rFonts w:cs="Calibri"/>
            </w:rPr>
          </w:rPrChange>
        </w:rPr>
      </w:pPr>
      <w:ins w:id="29367" w:author="Visone Rossana (GSE)" w:date="2025-10-20T17:07:00Z" w16du:dateUtc="2025-10-20T15:07:00Z">
        <w:r w:rsidRPr="000C2C55">
          <w:rPr>
            <w:rFonts w:cs="Calibri"/>
            <w:sz w:val="22"/>
            <w:szCs w:val="22"/>
            <w:rPrChange w:id="29368" w:author="Visone Rossana (GSE)" w:date="2025-10-20T17:07:00Z" w16du:dateUtc="2025-10-20T15:07:00Z">
              <w:rPr>
                <w:rFonts w:cs="Calibri"/>
              </w:rPr>
            </w:rPrChange>
          </w:rPr>
          <w:t>deve contenere la relazione contenente le tipologie dei materiali nonché il progetto dell’impianto stesso;</w:t>
        </w:r>
      </w:ins>
    </w:p>
    <w:p w14:paraId="636744EC" w14:textId="77777777" w:rsidR="00A86BB0" w:rsidRPr="000C2C55" w:rsidRDefault="00A86BB0" w:rsidP="0079222B">
      <w:pPr>
        <w:numPr>
          <w:ilvl w:val="0"/>
          <w:numId w:val="494"/>
        </w:numPr>
        <w:tabs>
          <w:tab w:val="num" w:pos="284"/>
        </w:tabs>
        <w:spacing w:after="120" w:line="276" w:lineRule="auto"/>
        <w:ind w:left="284" w:hanging="284"/>
        <w:jc w:val="both"/>
        <w:rPr>
          <w:ins w:id="29369" w:author="Visone Rossana (GSE)" w:date="2025-10-20T17:07:00Z" w16du:dateUtc="2025-10-20T15:07:00Z"/>
          <w:rFonts w:cs="Calibri"/>
          <w:sz w:val="22"/>
          <w:szCs w:val="22"/>
          <w:rPrChange w:id="29370" w:author="Visone Rossana (GSE)" w:date="2025-10-20T17:07:00Z" w16du:dateUtc="2025-10-20T15:07:00Z">
            <w:rPr>
              <w:ins w:id="29371" w:author="Visone Rossana (GSE)" w:date="2025-10-20T17:07:00Z" w16du:dateUtc="2025-10-20T15:07:00Z"/>
              <w:rFonts w:cs="Calibri"/>
            </w:rPr>
          </w:rPrChange>
        </w:rPr>
      </w:pPr>
      <w:ins w:id="29372" w:author="Visone Rossana (GSE)" w:date="2025-10-20T17:07:00Z" w16du:dateUtc="2025-10-20T15:07:00Z">
        <w:r w:rsidRPr="000C2C55">
          <w:rPr>
            <w:rFonts w:cs="Calibri"/>
            <w:sz w:val="22"/>
            <w:szCs w:val="22"/>
            <w:rPrChange w:id="29373" w:author="Visone Rossana (GSE)" w:date="2025-10-20T17:07:00Z" w16du:dateUtc="2025-10-20T15:07:00Z">
              <w:rPr>
                <w:rFonts w:cs="Calibri"/>
              </w:rPr>
            </w:rPrChange>
          </w:rPr>
          <w:t>libretto di centrale/d’impianto, come previsto da legislazione vigente;</w:t>
        </w:r>
      </w:ins>
    </w:p>
    <w:p w14:paraId="0BCC0341" w14:textId="77777777" w:rsidR="00A86BB0" w:rsidRPr="000C2C55" w:rsidRDefault="00A86BB0" w:rsidP="0079222B">
      <w:pPr>
        <w:numPr>
          <w:ilvl w:val="0"/>
          <w:numId w:val="494"/>
        </w:numPr>
        <w:tabs>
          <w:tab w:val="num" w:pos="284"/>
        </w:tabs>
        <w:spacing w:after="120" w:line="276" w:lineRule="auto"/>
        <w:ind w:left="284" w:hanging="284"/>
        <w:jc w:val="both"/>
        <w:rPr>
          <w:ins w:id="29374" w:author="Visone Rossana (GSE)" w:date="2025-10-20T17:07:00Z" w16du:dateUtc="2025-10-20T15:07:00Z"/>
          <w:rFonts w:cs="Calibri"/>
          <w:sz w:val="22"/>
          <w:szCs w:val="22"/>
          <w:rPrChange w:id="29375" w:author="Visone Rossana (GSE)" w:date="2025-10-20T17:07:00Z" w16du:dateUtc="2025-10-20T15:07:00Z">
            <w:rPr>
              <w:ins w:id="29376" w:author="Visone Rossana (GSE)" w:date="2025-10-20T17:07:00Z" w16du:dateUtc="2025-10-20T15:07:00Z"/>
              <w:rFonts w:cs="Calibri"/>
            </w:rPr>
          </w:rPrChange>
        </w:rPr>
      </w:pPr>
      <w:ins w:id="29377" w:author="Visone Rossana (GSE)" w:date="2025-10-20T17:07:00Z" w16du:dateUtc="2025-10-20T15:07:00Z">
        <w:r w:rsidRPr="000C2C55">
          <w:rPr>
            <w:rFonts w:cs="Calibri"/>
            <w:sz w:val="22"/>
            <w:szCs w:val="22"/>
            <w:rPrChange w:id="29378" w:author="Visone Rossana (GSE)" w:date="2025-10-20T17:07:00Z" w16du:dateUtc="2025-10-20T15:07:00Z">
              <w:rPr>
                <w:rFonts w:cs="Calibri"/>
              </w:rPr>
            </w:rPrChange>
          </w:rPr>
          <w:t>certificato di garanzia dei collettori solari, dei bollitori, degli accessori e dei componenti elettrici ed elettronici;</w:t>
        </w:r>
      </w:ins>
    </w:p>
    <w:p w14:paraId="2CA58F35" w14:textId="77777777" w:rsidR="00A86BB0" w:rsidRPr="000C2C55" w:rsidRDefault="00A86BB0" w:rsidP="0079222B">
      <w:pPr>
        <w:numPr>
          <w:ilvl w:val="0"/>
          <w:numId w:val="494"/>
        </w:numPr>
        <w:tabs>
          <w:tab w:val="num" w:pos="284"/>
        </w:tabs>
        <w:spacing w:after="120" w:line="276" w:lineRule="auto"/>
        <w:ind w:left="284" w:hanging="284"/>
        <w:jc w:val="both"/>
        <w:rPr>
          <w:ins w:id="29379" w:author="Visone Rossana (GSE)" w:date="2025-10-20T17:07:00Z" w16du:dateUtc="2025-10-20T15:07:00Z"/>
          <w:rFonts w:cs="Calibri"/>
          <w:sz w:val="22"/>
          <w:szCs w:val="22"/>
          <w:rPrChange w:id="29380" w:author="Visone Rossana (GSE)" w:date="2025-10-20T17:07:00Z" w16du:dateUtc="2025-10-20T15:07:00Z">
            <w:rPr>
              <w:ins w:id="29381" w:author="Visone Rossana (GSE)" w:date="2025-10-20T17:07:00Z" w16du:dateUtc="2025-10-20T15:07:00Z"/>
              <w:rFonts w:cs="Calibri"/>
            </w:rPr>
          </w:rPrChange>
        </w:rPr>
      </w:pPr>
      <w:ins w:id="29382" w:author="Visone Rossana (GSE)" w:date="2025-10-20T17:07:00Z" w16du:dateUtc="2025-10-20T15:07:00Z">
        <w:r w:rsidRPr="000C2C55">
          <w:rPr>
            <w:rFonts w:cs="Calibri"/>
            <w:sz w:val="22"/>
            <w:szCs w:val="22"/>
            <w:rPrChange w:id="29383" w:author="Visone Rossana (GSE)" w:date="2025-10-20T17:07:00Z" w16du:dateUtc="2025-10-20T15:07:00Z">
              <w:rPr>
                <w:rFonts w:cs="Calibri"/>
              </w:rPr>
            </w:rPrChange>
          </w:rPr>
          <w:t>nel caso di impianto di superficie solare lorda superiore o uguale a 12 m</w:t>
        </w:r>
        <w:r w:rsidRPr="000C2C55">
          <w:rPr>
            <w:rFonts w:cs="Calibri"/>
            <w:sz w:val="22"/>
            <w:szCs w:val="22"/>
            <w:vertAlign w:val="superscript"/>
            <w:rPrChange w:id="29384" w:author="Visone Rossana (GSE)" w:date="2025-10-20T17:07:00Z" w16du:dateUtc="2025-10-20T15:07:00Z">
              <w:rPr>
                <w:rFonts w:cs="Calibri"/>
                <w:vertAlign w:val="superscript"/>
              </w:rPr>
            </w:rPrChange>
          </w:rPr>
          <w:t>2</w:t>
        </w:r>
        <w:r w:rsidRPr="000C2C55">
          <w:rPr>
            <w:rFonts w:cs="Calibri"/>
            <w:sz w:val="22"/>
            <w:szCs w:val="22"/>
            <w:rPrChange w:id="29385" w:author="Visone Rossana (GSE)" w:date="2025-10-20T17:07:00Z" w16du:dateUtc="2025-10-20T15:07:00Z">
              <w:rPr>
                <w:rFonts w:cs="Calibri"/>
              </w:rPr>
            </w:rPrChange>
          </w:rPr>
          <w:t xml:space="preserve"> e inferiore a 50 m</w:t>
        </w:r>
        <w:r w:rsidRPr="000C2C55">
          <w:rPr>
            <w:rFonts w:cs="Calibri"/>
            <w:sz w:val="22"/>
            <w:szCs w:val="22"/>
            <w:vertAlign w:val="superscript"/>
            <w:rPrChange w:id="29386" w:author="Visone Rossana (GSE)" w:date="2025-10-20T17:07:00Z" w16du:dateUtc="2025-10-20T15:07:00Z">
              <w:rPr>
                <w:rFonts w:cs="Calibri"/>
                <w:vertAlign w:val="superscript"/>
              </w:rPr>
            </w:rPrChange>
          </w:rPr>
          <w:t>2</w:t>
        </w:r>
        <w:r w:rsidRPr="000C2C55">
          <w:rPr>
            <w:rFonts w:cs="Calibri"/>
            <w:sz w:val="22"/>
            <w:szCs w:val="22"/>
            <w:rPrChange w:id="29387" w:author="Visone Rossana (GSE)" w:date="2025-10-20T17:07:00Z" w16du:dateUtc="2025-10-20T15:07:00Z">
              <w:rPr>
                <w:rFonts w:cs="Calibri"/>
              </w:rPr>
            </w:rPrChange>
          </w:rPr>
          <w:t>, relazione tecnica di progetto,</w:t>
        </w:r>
        <w:r w:rsidRPr="000C2C55">
          <w:rPr>
            <w:rFonts w:cs="Calibri"/>
            <w:color w:val="0000FF"/>
            <w:sz w:val="22"/>
            <w:szCs w:val="22"/>
            <w:rPrChange w:id="29388" w:author="Visone Rossana (GSE)" w:date="2025-10-20T17:07:00Z" w16du:dateUtc="2025-10-20T15:07:00Z">
              <w:rPr>
                <w:rFonts w:cs="Calibri"/>
                <w:color w:val="0000FF"/>
              </w:rPr>
            </w:rPrChange>
          </w:rPr>
          <w:t xml:space="preserve"> </w:t>
        </w:r>
        <w:r w:rsidRPr="000C2C55">
          <w:rPr>
            <w:rFonts w:cs="Calibri"/>
            <w:sz w:val="22"/>
            <w:szCs w:val="22"/>
            <w:rPrChange w:id="29389" w:author="Visone Rossana (GSE)" w:date="2025-10-20T17:07:00Z" w16du:dateUtc="2025-10-20T15:07:00Z">
              <w:rPr>
                <w:rFonts w:cs="Calibri"/>
              </w:rPr>
            </w:rPrChange>
          </w:rPr>
          <w:t xml:space="preserve">timbrata e firmata dal progettista, corredata degli schemi funzionali (solare e </w:t>
        </w:r>
        <w:r w:rsidRPr="000C2C55">
          <w:rPr>
            <w:rFonts w:cs="Calibri"/>
            <w:i/>
            <w:sz w:val="22"/>
            <w:szCs w:val="22"/>
            <w:rPrChange w:id="29390" w:author="Visone Rossana (GSE)" w:date="2025-10-20T17:07:00Z" w16du:dateUtc="2025-10-20T15:07:00Z">
              <w:rPr>
                <w:rFonts w:cs="Calibri"/>
                <w:i/>
              </w:rPr>
            </w:rPrChange>
          </w:rPr>
          <w:t xml:space="preserve">solar cooling </w:t>
        </w:r>
        <w:r w:rsidRPr="000C2C55">
          <w:rPr>
            <w:rFonts w:cs="Calibri"/>
            <w:sz w:val="22"/>
            <w:szCs w:val="22"/>
            <w:rPrChange w:id="29391" w:author="Visone Rossana (GSE)" w:date="2025-10-20T17:07:00Z" w16du:dateUtc="2025-10-20T15:07:00Z">
              <w:rPr>
                <w:rFonts w:cs="Calibri"/>
              </w:rPr>
            </w:rPrChange>
          </w:rPr>
          <w:t>quando abbinato);</w:t>
        </w:r>
      </w:ins>
    </w:p>
    <w:p w14:paraId="6673BFBD" w14:textId="77777777" w:rsidR="00A86BB0" w:rsidRPr="000C2C55" w:rsidRDefault="00A86BB0" w:rsidP="0079222B">
      <w:pPr>
        <w:numPr>
          <w:ilvl w:val="0"/>
          <w:numId w:val="494"/>
        </w:numPr>
        <w:tabs>
          <w:tab w:val="num" w:pos="284"/>
        </w:tabs>
        <w:spacing w:after="120" w:line="276" w:lineRule="auto"/>
        <w:ind w:left="284" w:hanging="284"/>
        <w:jc w:val="both"/>
        <w:rPr>
          <w:ins w:id="29392" w:author="Visone Rossana (GSE)" w:date="2025-10-20T17:07:00Z" w16du:dateUtc="2025-10-20T15:07:00Z"/>
          <w:rFonts w:cs="Calibri"/>
          <w:sz w:val="22"/>
          <w:szCs w:val="22"/>
          <w:rPrChange w:id="29393" w:author="Visone Rossana (GSE)" w:date="2025-10-20T17:07:00Z" w16du:dateUtc="2025-10-20T15:07:00Z">
            <w:rPr>
              <w:ins w:id="29394" w:author="Visone Rossana (GSE)" w:date="2025-10-20T17:07:00Z" w16du:dateUtc="2025-10-20T15:07:00Z"/>
              <w:rFonts w:cs="Calibri"/>
            </w:rPr>
          </w:rPrChange>
        </w:rPr>
      </w:pPr>
      <w:ins w:id="29395" w:author="Visone Rossana (GSE)" w:date="2025-10-20T17:07:00Z" w16du:dateUtc="2025-10-20T15:07:00Z">
        <w:r w:rsidRPr="000C2C55">
          <w:rPr>
            <w:rFonts w:cs="Calibri"/>
            <w:sz w:val="22"/>
            <w:szCs w:val="22"/>
            <w:rPrChange w:id="29396" w:author="Visone Rossana (GSE)" w:date="2025-10-20T17:07:00Z" w16du:dateUtc="2025-10-20T15:07:00Z">
              <w:rPr>
                <w:rFonts w:cs="Calibri"/>
              </w:rPr>
            </w:rPrChange>
          </w:rPr>
          <w:t>pertinente titolo autorizzativo e/o abilitativo, ove previsto dalla vigente legislazione/normativa nazionale e locale;</w:t>
        </w:r>
      </w:ins>
    </w:p>
    <w:p w14:paraId="018FAD8D" w14:textId="77777777" w:rsidR="00A86BB0" w:rsidRPr="000C2C55" w:rsidRDefault="00A86BB0" w:rsidP="0079222B">
      <w:pPr>
        <w:numPr>
          <w:ilvl w:val="0"/>
          <w:numId w:val="494"/>
        </w:numPr>
        <w:tabs>
          <w:tab w:val="num" w:pos="284"/>
        </w:tabs>
        <w:spacing w:after="120" w:line="276" w:lineRule="auto"/>
        <w:ind w:left="284" w:hanging="284"/>
        <w:jc w:val="both"/>
        <w:rPr>
          <w:ins w:id="29397" w:author="Visone Rossana (GSE)" w:date="2025-10-20T17:07:00Z" w16du:dateUtc="2025-10-20T15:07:00Z"/>
          <w:rFonts w:cs="Calibri"/>
          <w:sz w:val="22"/>
          <w:szCs w:val="22"/>
          <w:rPrChange w:id="29398" w:author="Visone Rossana (GSE)" w:date="2025-10-20T17:07:00Z" w16du:dateUtc="2025-10-20T15:07:00Z">
            <w:rPr>
              <w:ins w:id="29399" w:author="Visone Rossana (GSE)" w:date="2025-10-20T17:07:00Z" w16du:dateUtc="2025-10-20T15:07:00Z"/>
              <w:rFonts w:cs="Calibri"/>
            </w:rPr>
          </w:rPrChange>
        </w:rPr>
      </w:pPr>
      <w:ins w:id="29400" w:author="Visone Rossana (GSE)" w:date="2025-10-20T17:07:00Z" w16du:dateUtc="2025-10-20T15:07:00Z">
        <w:r w:rsidRPr="000C2C55">
          <w:rPr>
            <w:rFonts w:cs="Calibri"/>
            <w:sz w:val="22"/>
            <w:szCs w:val="22"/>
            <w:rPrChange w:id="29401" w:author="Visone Rossana (GSE)" w:date="2025-10-20T17:07:00Z" w16du:dateUtc="2025-10-20T15:07:00Z">
              <w:rPr>
                <w:rFonts w:cs="Calibri"/>
              </w:rPr>
            </w:rPrChange>
          </w:rPr>
          <w:t>eventuali contratti di locazione delle serre, nel caso di installazione sulle medesime non di proprietà del Soggetto Responsabile della richiesta di concessione degli incentivi, la cui durata deve essere relativa a tutto il periodo di incentivazione e ai cinque anni successivi.</w:t>
        </w:r>
      </w:ins>
    </w:p>
    <w:p w14:paraId="16FA1184" w14:textId="77777777" w:rsidR="00A86BB0" w:rsidRPr="000C2C55" w:rsidRDefault="00A86BB0" w:rsidP="0079222B">
      <w:pPr>
        <w:numPr>
          <w:ilvl w:val="0"/>
          <w:numId w:val="494"/>
        </w:numPr>
        <w:tabs>
          <w:tab w:val="num" w:pos="284"/>
        </w:tabs>
        <w:spacing w:after="120" w:line="276" w:lineRule="auto"/>
        <w:ind w:left="284" w:hanging="284"/>
        <w:jc w:val="both"/>
        <w:rPr>
          <w:ins w:id="29402" w:author="Visone Rossana (GSE)" w:date="2025-10-20T17:07:00Z" w16du:dateUtc="2025-10-20T15:07:00Z"/>
          <w:rFonts w:cs="Calibri"/>
          <w:strike/>
          <w:sz w:val="22"/>
          <w:szCs w:val="22"/>
          <w:highlight w:val="yellow"/>
          <w:rPrChange w:id="29403" w:author="Visone Rossana (GSE)" w:date="2025-10-20T17:08:00Z" w16du:dateUtc="2025-10-20T15:08:00Z">
            <w:rPr>
              <w:ins w:id="29404" w:author="Visone Rossana (GSE)" w:date="2025-10-20T17:07:00Z" w16du:dateUtc="2025-10-20T15:07:00Z"/>
              <w:rFonts w:cs="Calibri"/>
            </w:rPr>
          </w:rPrChange>
        </w:rPr>
      </w:pPr>
      <w:ins w:id="29405" w:author="Visone Rossana (GSE)" w:date="2025-10-20T17:07:00Z" w16du:dateUtc="2025-10-20T15:07:00Z">
        <w:r w:rsidRPr="000C2C55">
          <w:rPr>
            <w:rFonts w:cs="Calibri"/>
            <w:strike/>
            <w:sz w:val="22"/>
            <w:szCs w:val="22"/>
            <w:highlight w:val="yellow"/>
            <w:rPrChange w:id="29406" w:author="Visone Rossana (GSE)" w:date="2025-10-20T17:08:00Z" w16du:dateUtc="2025-10-20T15:08:00Z">
              <w:rPr>
                <w:rFonts w:cs="Calibri"/>
              </w:rPr>
            </w:rPrChange>
          </w:rPr>
          <w:t>nel caso di intervento in edifici nuovi o in edifici sottoposti a ristrutturazioni rilevanti, relazione, redatta da tecnico abilitato, attestante la quota d’obbligo per gli impianti di produzione di energia termica ai sensi dell’art</w:t>
        </w:r>
      </w:ins>
    </w:p>
    <w:p w14:paraId="2827A03A" w14:textId="77777777" w:rsidR="00A86BB0" w:rsidRPr="000C2C55" w:rsidRDefault="00A86BB0" w:rsidP="0079222B">
      <w:pPr>
        <w:numPr>
          <w:ilvl w:val="0"/>
          <w:numId w:val="494"/>
        </w:numPr>
        <w:tabs>
          <w:tab w:val="num" w:pos="284"/>
        </w:tabs>
        <w:spacing w:after="120" w:line="276" w:lineRule="auto"/>
        <w:ind w:left="284" w:hanging="284"/>
        <w:jc w:val="both"/>
        <w:rPr>
          <w:ins w:id="29407" w:author="Visone Rossana (GSE)" w:date="2025-10-20T17:07:00Z" w16du:dateUtc="2025-10-20T15:07:00Z"/>
          <w:rFonts w:cs="Calibri"/>
          <w:strike/>
          <w:sz w:val="22"/>
          <w:szCs w:val="22"/>
          <w:highlight w:val="yellow"/>
          <w:rPrChange w:id="29408" w:author="Visone Rossana (GSE)" w:date="2025-10-20T17:08:00Z" w16du:dateUtc="2025-10-20T15:08:00Z">
            <w:rPr>
              <w:ins w:id="29409" w:author="Visone Rossana (GSE)" w:date="2025-10-20T17:07:00Z" w16du:dateUtc="2025-10-20T15:07:00Z"/>
              <w:rFonts w:cs="Calibri"/>
            </w:rPr>
          </w:rPrChange>
        </w:rPr>
      </w:pPr>
      <w:ins w:id="29410" w:author="Visone Rossana (GSE)" w:date="2025-10-20T17:07:00Z" w16du:dateUtc="2025-10-20T15:07:00Z">
        <w:r w:rsidRPr="000C2C55">
          <w:rPr>
            <w:rFonts w:cs="Calibri"/>
            <w:strike/>
            <w:sz w:val="22"/>
            <w:szCs w:val="22"/>
            <w:highlight w:val="yellow"/>
            <w:rPrChange w:id="29411" w:author="Visone Rossana (GSE)" w:date="2025-10-20T17:08:00Z" w16du:dateUtc="2025-10-20T15:08:00Z">
              <w:rPr>
                <w:rFonts w:cs="Calibri"/>
              </w:rPr>
            </w:rPrChange>
          </w:rPr>
          <w:t xml:space="preserve"> 11, comma 4, del D.Lgs. 28/11 e, conseguentemente, la quota dell’intervento eccedente l’adempimento dell’obbligo, che accede agli incentivi del Decreto, per richieste il cui titolo edilizio sia presentato tra il 31 maggio 2012 e fino al 13 giugno 2022;</w:t>
        </w:r>
      </w:ins>
    </w:p>
    <w:p w14:paraId="59499688" w14:textId="77777777" w:rsidR="00A86BB0" w:rsidRPr="000C2C55" w:rsidRDefault="00A86BB0" w:rsidP="0079222B">
      <w:pPr>
        <w:numPr>
          <w:ilvl w:val="0"/>
          <w:numId w:val="494"/>
        </w:numPr>
        <w:tabs>
          <w:tab w:val="num" w:pos="426"/>
        </w:tabs>
        <w:spacing w:after="120" w:line="276" w:lineRule="auto"/>
        <w:ind w:left="284" w:hanging="284"/>
        <w:jc w:val="both"/>
        <w:rPr>
          <w:ins w:id="29412" w:author="Visone Rossana (GSE)" w:date="2025-10-20T17:07:00Z" w16du:dateUtc="2025-10-20T15:07:00Z"/>
          <w:rFonts w:cs="Calibri"/>
          <w:sz w:val="22"/>
          <w:szCs w:val="22"/>
          <w:rPrChange w:id="29413" w:author="Visone Rossana (GSE)" w:date="2025-10-20T17:07:00Z" w16du:dateUtc="2025-10-20T15:07:00Z">
            <w:rPr>
              <w:ins w:id="29414" w:author="Visone Rossana (GSE)" w:date="2025-10-20T17:07:00Z" w16du:dateUtc="2025-10-20T15:07:00Z"/>
              <w:rFonts w:cs="Calibri"/>
            </w:rPr>
          </w:rPrChange>
        </w:rPr>
      </w:pPr>
      <w:ins w:id="29415" w:author="Visone Rossana (GSE)" w:date="2025-10-20T17:07:00Z" w16du:dateUtc="2025-10-20T15:07:00Z">
        <w:r w:rsidRPr="000C2C55">
          <w:rPr>
            <w:rFonts w:cs="Calibri"/>
            <w:sz w:val="22"/>
            <w:szCs w:val="22"/>
            <w:rPrChange w:id="29416" w:author="Visone Rossana (GSE)" w:date="2025-10-20T17:07:00Z" w16du:dateUtc="2025-10-20T15:07:00Z">
              <w:rPr>
                <w:rFonts w:cs="Calibri"/>
              </w:rPr>
            </w:rPrChange>
          </w:rPr>
          <w:t>nel caso in cui l’intervento sia realizzato su interi edifici con impianti di riscaldamento di potenza nominale maggiore o uguale a 200 kW</w:t>
        </w:r>
        <w:r w:rsidRPr="000C2C55">
          <w:rPr>
            <w:rFonts w:cs="Calibri"/>
            <w:sz w:val="22"/>
            <w:szCs w:val="22"/>
            <w:vertAlign w:val="subscript"/>
            <w:rPrChange w:id="29417" w:author="Visone Rossana (GSE)" w:date="2025-10-20T17:07:00Z" w16du:dateUtc="2025-10-20T15:07:00Z">
              <w:rPr>
                <w:rFonts w:cs="Calibri"/>
                <w:vertAlign w:val="subscript"/>
              </w:rPr>
            </w:rPrChange>
          </w:rPr>
          <w:t>t</w:t>
        </w:r>
        <w:r w:rsidRPr="000C2C55">
          <w:rPr>
            <w:rFonts w:cs="Calibri"/>
            <w:sz w:val="22"/>
            <w:szCs w:val="22"/>
            <w:rPrChange w:id="29418" w:author="Visone Rossana (GSE)" w:date="2025-10-20T17:07:00Z" w16du:dateUtc="2025-10-20T15:07:00Z">
              <w:rPr>
                <w:rFonts w:cs="Calibri"/>
              </w:rPr>
            </w:rPrChange>
          </w:rPr>
          <w:t xml:space="preserve"> (art. 15, c.1):</w:t>
        </w:r>
      </w:ins>
    </w:p>
    <w:p w14:paraId="7720B5E8" w14:textId="77777777" w:rsidR="00A86BB0" w:rsidRPr="000C2C55" w:rsidRDefault="00A86BB0">
      <w:pPr>
        <w:pStyle w:val="Paragrafoelenco"/>
        <w:numPr>
          <w:ilvl w:val="0"/>
          <w:numId w:val="497"/>
        </w:numPr>
        <w:spacing w:after="120" w:line="276" w:lineRule="auto"/>
        <w:jc w:val="both"/>
        <w:rPr>
          <w:ins w:id="29419" w:author="Visone Rossana (GSE)" w:date="2025-10-20T17:07:00Z" w16du:dateUtc="2025-10-20T15:07:00Z"/>
          <w:rFonts w:cs="Calibri"/>
          <w:sz w:val="22"/>
          <w:szCs w:val="22"/>
          <w:rPrChange w:id="29420" w:author="Visone Rossana (GSE)" w:date="2025-10-20T17:08:00Z" w16du:dateUtc="2025-10-20T15:08:00Z">
            <w:rPr>
              <w:ins w:id="29421" w:author="Visone Rossana (GSE)" w:date="2025-10-20T17:07:00Z" w16du:dateUtc="2025-10-20T15:07:00Z"/>
              <w:rFonts w:cs="Calibri"/>
            </w:rPr>
          </w:rPrChange>
        </w:rPr>
        <w:pPrChange w:id="29422" w:author="Visone Rossana (GSE)" w:date="2025-10-20T17:08:00Z" w16du:dateUtc="2025-10-20T15:08:00Z">
          <w:pPr>
            <w:numPr>
              <w:numId w:val="496"/>
            </w:numPr>
            <w:spacing w:after="120" w:line="276" w:lineRule="auto"/>
            <w:ind w:left="567" w:hanging="283"/>
            <w:jc w:val="both"/>
          </w:pPr>
        </w:pPrChange>
      </w:pPr>
      <w:ins w:id="29423" w:author="Visone Rossana (GSE)" w:date="2025-10-20T17:07:00Z" w16du:dateUtc="2025-10-20T15:07:00Z">
        <w:r w:rsidRPr="000C2C55">
          <w:rPr>
            <w:rFonts w:cs="Calibri"/>
            <w:sz w:val="22"/>
            <w:szCs w:val="22"/>
            <w:rPrChange w:id="29424" w:author="Visone Rossana (GSE)" w:date="2025-10-20T17:08:00Z" w16du:dateUtc="2025-10-20T15:08:00Z">
              <w:rPr>
                <w:rFonts w:cs="Calibri"/>
              </w:rPr>
            </w:rPrChange>
          </w:rPr>
          <w:t xml:space="preserve">APE </w:t>
        </w:r>
        <w:r w:rsidRPr="000C2C55">
          <w:rPr>
            <w:rFonts w:cs="Calibri"/>
            <w:i/>
            <w:sz w:val="22"/>
            <w:szCs w:val="22"/>
            <w:rPrChange w:id="29425" w:author="Visone Rossana (GSE)" w:date="2025-10-20T17:08:00Z" w16du:dateUtc="2025-10-20T15:08:00Z">
              <w:rPr>
                <w:rFonts w:cs="Calibri"/>
                <w:i/>
              </w:rPr>
            </w:rPrChange>
          </w:rPr>
          <w:t>post-operam</w:t>
        </w:r>
        <w:r w:rsidRPr="000C2C55">
          <w:rPr>
            <w:rFonts w:cs="Calibri"/>
            <w:sz w:val="22"/>
            <w:szCs w:val="22"/>
            <w:rPrChange w:id="29426" w:author="Visone Rossana (GSE)" w:date="2025-10-20T17:08:00Z" w16du:dateUtc="2025-10-20T15:08:00Z">
              <w:rPr>
                <w:rFonts w:cs="Calibri"/>
              </w:rPr>
            </w:rPrChange>
          </w:rPr>
          <w:t xml:space="preserve"> (redatto secondo D.Lgs. 192/05 e s.m.i. e disposizioni regionali vigenti ove presenti);</w:t>
        </w:r>
      </w:ins>
    </w:p>
    <w:p w14:paraId="0CC48396" w14:textId="3CEF78AC" w:rsidR="00A86BB0" w:rsidRPr="000C2C55" w:rsidRDefault="00A86BB0">
      <w:pPr>
        <w:pStyle w:val="Paragrafoelenco"/>
        <w:numPr>
          <w:ilvl w:val="0"/>
          <w:numId w:val="497"/>
        </w:numPr>
        <w:spacing w:after="60" w:line="276" w:lineRule="auto"/>
        <w:jc w:val="both"/>
        <w:rPr>
          <w:ins w:id="29427" w:author="Visone Rossana (GSE)" w:date="2025-10-20T17:01:00Z" w16du:dateUtc="2025-10-20T15:01:00Z"/>
          <w:sz w:val="22"/>
          <w:szCs w:val="22"/>
          <w:rPrChange w:id="29428" w:author="Visone Rossana (GSE)" w:date="2025-10-20T17:08:00Z" w16du:dateUtc="2025-10-20T15:08:00Z">
            <w:rPr>
              <w:ins w:id="29429" w:author="Visone Rossana (GSE)" w:date="2025-10-20T17:01:00Z" w16du:dateUtc="2025-10-20T15:01:00Z"/>
              <w:sz w:val="20"/>
            </w:rPr>
          </w:rPrChange>
        </w:rPr>
        <w:pPrChange w:id="29430" w:author="Visone Rossana (GSE)" w:date="2025-10-20T17:08:00Z" w16du:dateUtc="2025-10-20T15:08:00Z">
          <w:pPr>
            <w:spacing w:after="60"/>
            <w:ind w:left="434" w:hanging="434"/>
            <w:jc w:val="both"/>
          </w:pPr>
        </w:pPrChange>
      </w:pPr>
      <w:ins w:id="29431" w:author="Visone Rossana (GSE)" w:date="2025-10-20T17:07:00Z" w16du:dateUtc="2025-10-20T15:07:00Z">
        <w:r w:rsidRPr="000C2C55">
          <w:rPr>
            <w:rFonts w:cs="Calibri"/>
            <w:sz w:val="22"/>
            <w:szCs w:val="22"/>
            <w:rPrChange w:id="29432" w:author="Visone Rossana (GSE)" w:date="2025-10-20T17:08:00Z" w16du:dateUtc="2025-10-20T15:08:00Z">
              <w:rPr/>
            </w:rPrChange>
          </w:rPr>
          <w:t>diagnosi energetica precedente l’intervento.</w:t>
        </w:r>
      </w:ins>
    </w:p>
    <w:p w14:paraId="3C134DA2" w14:textId="77777777" w:rsidR="00F74178" w:rsidRDefault="00F74178" w:rsidP="00907680">
      <w:pPr>
        <w:spacing w:after="60"/>
        <w:ind w:left="434" w:hanging="434"/>
        <w:jc w:val="both"/>
        <w:rPr>
          <w:ins w:id="29433" w:author="Visone Rossana (GSE)" w:date="2025-10-20T17:01:00Z" w16du:dateUtc="2025-10-20T15:01:00Z"/>
          <w:sz w:val="20"/>
        </w:rPr>
      </w:pPr>
    </w:p>
    <w:p w14:paraId="56F75D65" w14:textId="77777777" w:rsidR="00F74178" w:rsidRDefault="00F74178" w:rsidP="00907680">
      <w:pPr>
        <w:spacing w:after="60"/>
        <w:ind w:left="434" w:hanging="434"/>
        <w:jc w:val="both"/>
        <w:rPr>
          <w:ins w:id="29434" w:author="Visone Rossana (GSE)" w:date="2025-10-20T17:01:00Z" w16du:dateUtc="2025-10-20T15:01:00Z"/>
          <w:sz w:val="20"/>
        </w:rPr>
      </w:pPr>
    </w:p>
    <w:p w14:paraId="6A353A4E" w14:textId="77777777" w:rsidR="00F74178" w:rsidRDefault="00F74178" w:rsidP="00907680">
      <w:pPr>
        <w:spacing w:after="60"/>
        <w:ind w:left="434" w:hanging="434"/>
        <w:jc w:val="both"/>
        <w:rPr>
          <w:ins w:id="29435" w:author="Visone Rossana (GSE)" w:date="2025-10-20T17:01:00Z" w16du:dateUtc="2025-10-20T15:01:00Z"/>
          <w:sz w:val="20"/>
        </w:rPr>
      </w:pPr>
    </w:p>
    <w:p w14:paraId="0EC568A0" w14:textId="77777777" w:rsidR="00F74178" w:rsidRDefault="00F74178" w:rsidP="00907680">
      <w:pPr>
        <w:spacing w:after="60"/>
        <w:ind w:left="434" w:hanging="434"/>
        <w:jc w:val="both"/>
        <w:rPr>
          <w:ins w:id="29436" w:author="Visone Rossana (GSE)" w:date="2025-10-20T17:01:00Z" w16du:dateUtc="2025-10-20T15:01:00Z"/>
          <w:sz w:val="20"/>
        </w:rPr>
      </w:pPr>
    </w:p>
    <w:p w14:paraId="57336EE5" w14:textId="77777777" w:rsidR="00F74178" w:rsidRDefault="00F74178" w:rsidP="00907680">
      <w:pPr>
        <w:spacing w:after="60"/>
        <w:ind w:left="434" w:hanging="434"/>
        <w:jc w:val="both"/>
        <w:rPr>
          <w:ins w:id="29437" w:author="Visone Rossana (GSE)" w:date="2025-10-20T16:54:00Z" w16du:dateUtc="2025-10-20T14:54:00Z"/>
          <w:sz w:val="20"/>
        </w:rPr>
      </w:pPr>
    </w:p>
    <w:p w14:paraId="3FE9F4DD" w14:textId="77777777" w:rsidR="00572F4B" w:rsidRDefault="00572F4B" w:rsidP="00C078CF">
      <w:pPr>
        <w:contextualSpacing/>
        <w:jc w:val="both"/>
        <w:rPr>
          <w:ins w:id="29438" w:author="Visone Rossana (GSE)" w:date="2025-09-02T11:20:00Z" w16du:dateUtc="2025-09-02T09:20:00Z"/>
          <w:highlight w:val="yellow"/>
        </w:rPr>
      </w:pPr>
    </w:p>
    <w:p w14:paraId="12771FB1" w14:textId="782CA271" w:rsidR="00572F4B" w:rsidRPr="00483B62" w:rsidRDefault="00572F4B">
      <w:pPr>
        <w:pStyle w:val="TITOLO20"/>
        <w:numPr>
          <w:ilvl w:val="1"/>
          <w:numId w:val="292"/>
        </w:numPr>
        <w:ind w:left="567" w:hanging="425"/>
        <w:outlineLvl w:val="1"/>
        <w:rPr>
          <w:ins w:id="29439" w:author="Visone Rossana (GSE)" w:date="2025-09-02T11:20:00Z" w16du:dateUtc="2025-09-02T09:20:00Z"/>
          <w:highlight w:val="cyan"/>
        </w:rPr>
        <w:pPrChange w:id="29440" w:author="Visone Rossana (GSE)" w:date="2025-10-23T10:16:00Z" w16du:dateUtc="2025-10-23T08:16:00Z">
          <w:pPr>
            <w:keepNext/>
            <w:numPr>
              <w:ilvl w:val="1"/>
              <w:numId w:val="7"/>
            </w:numPr>
            <w:pBdr>
              <w:bottom w:val="single" w:sz="4" w:space="1" w:color="auto"/>
            </w:pBdr>
            <w:spacing w:before="240" w:after="120"/>
            <w:ind w:left="355" w:right="-143" w:hanging="432"/>
            <w:jc w:val="both"/>
            <w:outlineLvl w:val="2"/>
          </w:pPr>
        </w:pPrChange>
      </w:pPr>
      <w:ins w:id="29441" w:author="Visone Rossana (GSE)" w:date="2025-09-02T11:20:00Z" w16du:dateUtc="2025-09-02T09:20:00Z">
        <w:r>
          <w:t xml:space="preserve"> </w:t>
        </w:r>
        <w:bookmarkStart w:id="29442" w:name="_Toc212462723"/>
        <w:r>
          <w:t>Sostituzione d</w:t>
        </w:r>
      </w:ins>
      <w:ins w:id="29443" w:author="Visone Rossana (GSE)" w:date="2025-09-02T11:21:00Z" w16du:dateUtc="2025-09-02T09:21:00Z">
        <w:r>
          <w:t xml:space="preserve">i </w:t>
        </w:r>
      </w:ins>
      <w:ins w:id="29444" w:author="Visone Rossana (GSE)" w:date="2025-09-02T11:21:00Z">
        <w:r w:rsidRPr="00572F4B">
          <w:t xml:space="preserve">scaldacqua elettrici </w:t>
        </w:r>
      </w:ins>
      <w:ins w:id="29445" w:author="Visone Rossana (GSE)" w:date="2025-09-02T11:21:00Z" w16du:dateUtc="2025-09-02T09:21:00Z">
        <w:r>
          <w:t xml:space="preserve">e a gas </w:t>
        </w:r>
      </w:ins>
      <w:ins w:id="29446" w:author="Visone Rossana (GSE)" w:date="2025-09-02T11:21:00Z">
        <w:r w:rsidRPr="00572F4B">
          <w:t xml:space="preserve">con scaldacqua a pompa di calore </w:t>
        </w:r>
      </w:ins>
      <w:ins w:id="29447" w:author="Visone Rossana (GSE)" w:date="2025-09-02T11:20:00Z" w16du:dateUtc="2025-09-02T09:20:00Z">
        <w:r w:rsidRPr="00613716">
          <w:t xml:space="preserve">(intervento </w:t>
        </w:r>
        <w:r w:rsidRPr="00572F4B">
          <w:t>III.</w:t>
        </w:r>
      </w:ins>
      <w:ins w:id="29448" w:author="Visone Rossana (GSE)" w:date="2025-09-02T11:21:00Z" w16du:dateUtc="2025-09-02T09:21:00Z">
        <w:r>
          <w:t>E</w:t>
        </w:r>
      </w:ins>
      <w:ins w:id="29449" w:author="Visone Rossana (GSE)" w:date="2025-09-02T11:20:00Z" w16du:dateUtc="2025-09-02T09:20:00Z">
        <w:r w:rsidRPr="00613716">
          <w:t xml:space="preserve"> - art. </w:t>
        </w:r>
        <w:r>
          <w:t>8</w:t>
        </w:r>
        <w:r w:rsidRPr="00613716">
          <w:t xml:space="preserve">, comma </w:t>
        </w:r>
        <w:r>
          <w:t>1</w:t>
        </w:r>
        <w:r w:rsidRPr="00613716">
          <w:t xml:space="preserve">, lettera </w:t>
        </w:r>
      </w:ins>
      <w:ins w:id="29450" w:author="Visone Rossana (GSE)" w:date="2025-09-02T11:21:00Z" w16du:dateUtc="2025-09-02T09:21:00Z">
        <w:r>
          <w:t>e</w:t>
        </w:r>
      </w:ins>
      <w:ins w:id="29451" w:author="Visone Rossana (GSE)" w:date="2025-09-02T11:20:00Z" w16du:dateUtc="2025-09-02T09:20:00Z">
        <w:r>
          <w:t>)</w:t>
        </w:r>
        <w:bookmarkEnd w:id="29442"/>
        <w:r w:rsidRPr="00613716">
          <w:t xml:space="preserve"> </w:t>
        </w:r>
      </w:ins>
    </w:p>
    <w:p w14:paraId="2B8CBEFF" w14:textId="688BF824" w:rsidR="00F50F27" w:rsidRPr="00F50F27" w:rsidRDefault="00F50F27">
      <w:pPr>
        <w:spacing w:after="120" w:line="276" w:lineRule="auto"/>
        <w:jc w:val="both"/>
        <w:rPr>
          <w:ins w:id="29452" w:author="Visone Rossana (GSE)" w:date="2025-10-20T15:20:00Z" w16du:dateUtc="2025-10-20T13:20:00Z"/>
          <w:sz w:val="22"/>
          <w:szCs w:val="22"/>
          <w:rPrChange w:id="29453" w:author="Visone Rossana (GSE)" w:date="2025-10-20T15:21:00Z" w16du:dateUtc="2025-10-20T13:21:00Z">
            <w:rPr>
              <w:ins w:id="29454" w:author="Visone Rossana (GSE)" w:date="2025-10-20T15:20:00Z" w16du:dateUtc="2025-10-20T13:20:00Z"/>
            </w:rPr>
          </w:rPrChange>
        </w:rPr>
        <w:pPrChange w:id="29455" w:author="Visone Rossana (GSE)" w:date="2025-10-20T15:21:00Z" w16du:dateUtc="2025-10-20T13:21:00Z">
          <w:pPr>
            <w:pStyle w:val="Paragrafoelenco"/>
            <w:numPr>
              <w:numId w:val="292"/>
            </w:numPr>
            <w:spacing w:after="120"/>
            <w:ind w:left="851" w:hanging="360"/>
            <w:jc w:val="both"/>
          </w:pPr>
        </w:pPrChange>
      </w:pPr>
      <w:ins w:id="29456" w:author="Visone Rossana (GSE)" w:date="2025-10-20T15:20:00Z" w16du:dateUtc="2025-10-20T13:20:00Z">
        <w:r w:rsidRPr="00F50F27">
          <w:rPr>
            <w:sz w:val="22"/>
            <w:szCs w:val="22"/>
            <w:rPrChange w:id="29457" w:author="Visone Rossana (GSE)" w:date="2025-10-20T15:21:00Z" w16du:dateUtc="2025-10-20T13:21:00Z">
              <w:rPr/>
            </w:rPrChange>
          </w:rPr>
          <w:t>L’intervento incentivabile consiste nella sostituzione di scaldacqua elettrici</w:t>
        </w:r>
      </w:ins>
      <w:ins w:id="29458" w:author="Visone Rossana (GSE)" w:date="2025-10-20T15:21:00Z" w16du:dateUtc="2025-10-20T13:21:00Z">
        <w:r>
          <w:rPr>
            <w:sz w:val="22"/>
            <w:szCs w:val="22"/>
          </w:rPr>
          <w:t xml:space="preserve"> </w:t>
        </w:r>
        <w:r w:rsidR="00B3683A">
          <w:rPr>
            <w:sz w:val="22"/>
            <w:szCs w:val="22"/>
          </w:rPr>
          <w:t>o a gas</w:t>
        </w:r>
      </w:ins>
      <w:ins w:id="29459" w:author="Visone Rossana (GSE)" w:date="2025-10-20T15:20:00Z" w16du:dateUtc="2025-10-20T13:20:00Z">
        <w:r w:rsidRPr="00F50F27">
          <w:rPr>
            <w:sz w:val="22"/>
            <w:szCs w:val="22"/>
            <w:rPrChange w:id="29460" w:author="Visone Rossana (GSE)" w:date="2025-10-20T15:21:00Z" w16du:dateUtc="2025-10-20T13:21:00Z">
              <w:rPr/>
            </w:rPrChange>
          </w:rPr>
          <w:t>, installati in edifici esistenti, parti di edifici esistenti o unità immobiliari esistenti di qualsiasi categoria catastale, dotati di un impianto di climatizzazione, con scaldacqua a pompa di calore.</w:t>
        </w:r>
      </w:ins>
    </w:p>
    <w:p w14:paraId="06EE137E" w14:textId="36484F8B" w:rsidR="00572F4B" w:rsidRDefault="002971F9" w:rsidP="00C078CF">
      <w:pPr>
        <w:contextualSpacing/>
        <w:jc w:val="both"/>
        <w:rPr>
          <w:ins w:id="29461" w:author="Visone Rossana (GSE)" w:date="2025-10-20T15:23:00Z" w16du:dateUtc="2025-10-20T13:23:00Z"/>
          <w:sz w:val="22"/>
          <w:szCs w:val="22"/>
        </w:rPr>
      </w:pPr>
      <w:commentRangeStart w:id="29462"/>
      <w:ins w:id="29463" w:author="Visone Rossana (GSE)" w:date="2025-10-20T15:22:00Z" w16du:dateUtc="2025-10-20T13:22:00Z">
        <w:r w:rsidRPr="002971F9">
          <w:rPr>
            <w:sz w:val="22"/>
            <w:szCs w:val="22"/>
            <w:highlight w:val="yellow"/>
            <w:rPrChange w:id="29464" w:author="Visone Rossana (GSE)" w:date="2025-10-20T15:22:00Z" w16du:dateUtc="2025-10-20T13:22:00Z">
              <w:rPr/>
            </w:rPrChange>
          </w:rPr>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commentRangeEnd w:id="29462"/>
      <w:ins w:id="29465" w:author="Visone Rossana (GSE)" w:date="2025-10-20T15:23:00Z" w16du:dateUtc="2025-10-20T13:23:00Z">
        <w:r w:rsidR="00B4513F">
          <w:rPr>
            <w:rStyle w:val="Rimandocommento"/>
            <w:sz w:val="22"/>
            <w:szCs w:val="22"/>
          </w:rPr>
          <w:commentReference w:id="29462"/>
        </w:r>
      </w:ins>
    </w:p>
    <w:p w14:paraId="759E9CF2" w14:textId="77777777" w:rsidR="00B4513F" w:rsidRPr="005505F6" w:rsidRDefault="00B4513F">
      <w:pPr>
        <w:pStyle w:val="TITOLO20"/>
        <w:numPr>
          <w:ilvl w:val="2"/>
          <w:numId w:val="292"/>
        </w:numPr>
        <w:ind w:left="1134" w:hanging="708"/>
        <w:rPr>
          <w:ins w:id="29466" w:author="Visone Rossana (GSE)" w:date="2025-10-20T15:23:00Z" w16du:dateUtc="2025-10-20T13:23:00Z"/>
        </w:rPr>
        <w:pPrChange w:id="29467" w:author="Visone Rossana (GSE)" w:date="2025-10-23T10:16:00Z" w16du:dateUtc="2025-10-23T08:16:00Z">
          <w:pPr>
            <w:pStyle w:val="TITOLO20"/>
            <w:numPr>
              <w:ilvl w:val="2"/>
              <w:numId w:val="292"/>
            </w:numPr>
            <w:ind w:left="1639" w:hanging="504"/>
          </w:pPr>
        </w:pPrChange>
      </w:pPr>
      <w:bookmarkStart w:id="29468" w:name="_Toc212462724"/>
      <w:ins w:id="29469" w:author="Visone Rossana (GSE)" w:date="2025-10-20T15:23:00Z" w16du:dateUtc="2025-10-20T13:23:00Z">
        <w:r w:rsidRPr="005505F6">
          <w:t>Soggetti che possono richiedere l’incentivo</w:t>
        </w:r>
        <w:bookmarkEnd w:id="29468"/>
      </w:ins>
    </w:p>
    <w:p w14:paraId="605B0CFC" w14:textId="5C5E54F0" w:rsidR="00B4513F" w:rsidRPr="000F1963" w:rsidRDefault="00B4513F" w:rsidP="00B4513F">
      <w:pPr>
        <w:spacing w:after="120" w:line="276" w:lineRule="auto"/>
        <w:jc w:val="both"/>
        <w:rPr>
          <w:ins w:id="29470" w:author="Visone Rossana (GSE)" w:date="2025-10-20T15:24:00Z" w16du:dateUtc="2025-10-20T13:24:00Z"/>
          <w:rFonts w:ascii="Calibri" w:hAnsi="Calibri" w:cs="Calibri"/>
          <w:sz w:val="22"/>
          <w:szCs w:val="22"/>
        </w:rPr>
      </w:pPr>
      <w:ins w:id="29471" w:author="Visone Rossana (GSE)" w:date="2025-10-20T15:24:00Z" w16du:dateUtc="2025-10-20T13:24:00Z">
        <w:r w:rsidRPr="000F1963">
          <w:rPr>
            <w:rFonts w:ascii="Calibri" w:hAnsi="Calibri" w:cs="Calibri"/>
            <w:sz w:val="22"/>
            <w:szCs w:val="22"/>
          </w:rPr>
          <w:t>Possono accedere agli incentivi</w:t>
        </w:r>
      </w:ins>
      <w:ins w:id="29472" w:author="Visone Rossana (GSE)" w:date="2025-10-21T18:46:00Z" w16du:dateUtc="2025-10-21T16:46:00Z">
        <w:r w:rsidR="00C34F30">
          <w:rPr>
            <w:rFonts w:ascii="Calibri" w:hAnsi="Calibri" w:cs="Calibri"/>
            <w:sz w:val="22"/>
            <w:szCs w:val="22"/>
          </w:rPr>
          <w:t xml:space="preserve">, </w:t>
        </w:r>
        <w:r w:rsidR="00C34F30">
          <w:rPr>
            <w:rFonts w:ascii="Calibri" w:eastAsia="Aptos" w:hAnsi="Calibri" w:cs="Calibri"/>
            <w:kern w:val="2"/>
            <w:sz w:val="22"/>
            <w:szCs w:val="22"/>
          </w:rPr>
          <w:t>direttamente, o indirettamente tramite ESCO ed altri soggetti abilitati nelle modalità indicate al paragrafo 3.5, i seguenti soggetti:</w:t>
        </w:r>
      </w:ins>
      <w:ins w:id="29473" w:author="Visone Rossana (GSE)" w:date="2025-10-20T15:24:00Z" w16du:dateUtc="2025-10-20T13:24:00Z">
        <w:del w:id="29474" w:author="Visone Rossana (GSE)" w:date="2025-10-21T18:46:00Z" w16du:dateUtc="2025-10-21T16:46:00Z">
          <w:r w:rsidRPr="000F1963" w:rsidDel="00C34F30">
            <w:rPr>
              <w:rFonts w:ascii="Calibri" w:hAnsi="Calibri" w:cs="Calibri"/>
              <w:sz w:val="22"/>
              <w:szCs w:val="22"/>
            </w:rPr>
            <w:delText>:</w:delText>
          </w:r>
        </w:del>
      </w:ins>
    </w:p>
    <w:p w14:paraId="200E15DC" w14:textId="77777777" w:rsidR="00B4513F" w:rsidRPr="000F1963" w:rsidRDefault="00B4513F" w:rsidP="00B4513F">
      <w:pPr>
        <w:pStyle w:val="Paragrafoelenco"/>
        <w:numPr>
          <w:ilvl w:val="0"/>
          <w:numId w:val="468"/>
        </w:numPr>
        <w:spacing w:after="120" w:line="276" w:lineRule="auto"/>
        <w:ind w:left="357" w:hanging="357"/>
        <w:jc w:val="both"/>
        <w:rPr>
          <w:ins w:id="29475" w:author="Visone Rossana (GSE)" w:date="2025-10-20T15:24:00Z" w16du:dateUtc="2025-10-20T13:24:00Z"/>
          <w:rFonts w:ascii="Calibri" w:hAnsi="Calibri" w:cs="Calibri"/>
          <w:sz w:val="22"/>
          <w:szCs w:val="22"/>
        </w:rPr>
      </w:pPr>
      <w:ins w:id="29476" w:author="Visone Rossana (GSE)" w:date="2025-10-20T15:24:00Z" w16du:dateUtc="2025-10-20T13:24:00Z">
        <w:r w:rsidRPr="000F1963">
          <w:rPr>
            <w:rFonts w:ascii="Calibri" w:hAnsi="Calibri" w:cs="Calibri"/>
            <w:sz w:val="22"/>
            <w:szCs w:val="22"/>
          </w:rPr>
          <w:t xml:space="preserve">le Amministrazioni Pubbliche; </w:t>
        </w:r>
      </w:ins>
    </w:p>
    <w:p w14:paraId="57696B7E" w14:textId="77777777" w:rsidR="00B4513F" w:rsidRPr="000F1963" w:rsidRDefault="00B4513F" w:rsidP="00B4513F">
      <w:pPr>
        <w:pStyle w:val="Paragrafoelenco"/>
        <w:numPr>
          <w:ilvl w:val="0"/>
          <w:numId w:val="468"/>
        </w:numPr>
        <w:spacing w:after="120" w:line="276" w:lineRule="auto"/>
        <w:jc w:val="both"/>
        <w:rPr>
          <w:ins w:id="29477" w:author="Visone Rossana (GSE)" w:date="2025-10-20T15:24:00Z" w16du:dateUtc="2025-10-20T13:24:00Z"/>
          <w:rFonts w:ascii="Calibri" w:hAnsi="Calibri" w:cs="Calibri"/>
          <w:sz w:val="22"/>
          <w:szCs w:val="22"/>
        </w:rPr>
      </w:pPr>
      <w:ins w:id="29478" w:author="Visone Rossana (GSE)" w:date="2025-10-20T15:24:00Z" w16du:dateUtc="2025-10-20T13:24:00Z">
        <w:r w:rsidRPr="000F1963">
          <w:rPr>
            <w:rFonts w:ascii="Calibri" w:hAnsi="Calibri" w:cs="Calibri"/>
            <w:sz w:val="22"/>
            <w:szCs w:val="22"/>
          </w:rPr>
          <w:t xml:space="preserve">gli Enti del Terzo Settore (ETS);  </w:t>
        </w:r>
      </w:ins>
    </w:p>
    <w:p w14:paraId="024DA10F" w14:textId="77777777" w:rsidR="00B4513F" w:rsidRPr="000F1963" w:rsidRDefault="00B4513F" w:rsidP="00B4513F">
      <w:pPr>
        <w:pStyle w:val="Paragrafoelenco"/>
        <w:numPr>
          <w:ilvl w:val="0"/>
          <w:numId w:val="468"/>
        </w:numPr>
        <w:spacing w:after="120" w:line="276" w:lineRule="auto"/>
        <w:jc w:val="both"/>
        <w:rPr>
          <w:ins w:id="29479" w:author="Visone Rossana (GSE)" w:date="2025-10-20T15:24:00Z" w16du:dateUtc="2025-10-20T13:24:00Z"/>
          <w:rFonts w:ascii="Calibri" w:hAnsi="Calibri" w:cs="Calibri"/>
          <w:sz w:val="22"/>
          <w:szCs w:val="22"/>
        </w:rPr>
      </w:pPr>
      <w:ins w:id="29480" w:author="Visone Rossana (GSE)" w:date="2025-10-20T15:24:00Z" w16du:dateUtc="2025-10-20T13:24:00Z">
        <w:r w:rsidRPr="000F1963">
          <w:rPr>
            <w:rFonts w:ascii="Calibri" w:hAnsi="Calibri" w:cs="Calibri"/>
            <w:sz w:val="22"/>
            <w:szCs w:val="22"/>
          </w:rPr>
          <w:t>i soggetti privati, per interventi eseguiti su edifici/unità immobiliari appartenenti all’ambito residenziale e terziario.</w:t>
        </w:r>
      </w:ins>
    </w:p>
    <w:p w14:paraId="759F718A" w14:textId="712F585A" w:rsidR="00C34F30" w:rsidRPr="000F1963" w:rsidRDefault="00B4513F" w:rsidP="00B4513F">
      <w:pPr>
        <w:spacing w:line="276" w:lineRule="auto"/>
        <w:contextualSpacing/>
        <w:jc w:val="both"/>
        <w:rPr>
          <w:ins w:id="29481" w:author="Visone Rossana (GSE)" w:date="2025-10-20T15:24:00Z" w16du:dateUtc="2025-10-20T13:24:00Z"/>
          <w:sz w:val="22"/>
          <w:szCs w:val="22"/>
          <w:highlight w:val="yellow"/>
        </w:rPr>
      </w:pPr>
      <w:ins w:id="29482" w:author="Visone Rossana (GSE)" w:date="2025-10-20T15:24:00Z" w16du:dateUtc="2025-10-20T13:24:00Z">
        <w:del w:id="29483" w:author="Visone Rossana (GSE)" w:date="2025-10-21T18:46:00Z" w16du:dateUtc="2025-10-21T16:46:00Z">
          <w:r w:rsidRPr="000F1963" w:rsidDel="00C34F30">
            <w:rPr>
              <w:rFonts w:ascii="Calibri" w:hAnsi="Calibri" w:cs="Calibri"/>
              <w:sz w:val="22"/>
              <w:szCs w:val="22"/>
            </w:rPr>
            <w:delText xml:space="preserve">Per la puntuale ammissibilità al meccanismo incentivante direttamente o tramite le ESCO e gli altri soggetti abilitati si rimanda al paragrafo </w:delText>
          </w:r>
          <w:r w:rsidRPr="000F1963" w:rsidDel="00C34F30">
            <w:rPr>
              <w:rFonts w:ascii="Calibri" w:hAnsi="Calibri" w:cs="Calibri"/>
              <w:sz w:val="22"/>
              <w:szCs w:val="22"/>
              <w:highlight w:val="yellow"/>
            </w:rPr>
            <w:delText>3.5</w:delText>
          </w:r>
        </w:del>
      </w:ins>
    </w:p>
    <w:p w14:paraId="3D57C40B" w14:textId="497F07A8" w:rsidR="00B4513F" w:rsidRPr="00923DC6" w:rsidRDefault="00B4513F">
      <w:pPr>
        <w:pStyle w:val="TITOLO20"/>
        <w:numPr>
          <w:ilvl w:val="2"/>
          <w:numId w:val="292"/>
        </w:numPr>
        <w:ind w:left="1134" w:hanging="708"/>
        <w:rPr>
          <w:ins w:id="29484" w:author="Visone Rossana (GSE)" w:date="2025-10-20T15:24:00Z" w16du:dateUtc="2025-10-20T13:24:00Z"/>
        </w:rPr>
        <w:pPrChange w:id="29485" w:author="Visone Rossana (GSE)" w:date="2025-10-23T10:16:00Z" w16du:dateUtc="2025-10-23T08:16:00Z">
          <w:pPr>
            <w:pStyle w:val="TITOLO20"/>
            <w:numPr>
              <w:ilvl w:val="2"/>
              <w:numId w:val="478"/>
            </w:numPr>
            <w:ind w:left="1715" w:hanging="504"/>
          </w:pPr>
        </w:pPrChange>
      </w:pPr>
      <w:bookmarkStart w:id="29486" w:name="_Toc212462725"/>
      <w:ins w:id="29487" w:author="Visone Rossana (GSE)" w:date="2025-10-20T15:24:00Z" w16du:dateUtc="2025-10-20T13:24:00Z">
        <w:r w:rsidRPr="00923DC6">
          <w:t xml:space="preserve">Requisiti tecnici per l’accesso all’incentivo (Allegato </w:t>
        </w:r>
        <w:r w:rsidRPr="000F1963">
          <w:t>I</w:t>
        </w:r>
        <w:r w:rsidRPr="00923DC6">
          <w:t xml:space="preserve"> del Decreto)</w:t>
        </w:r>
        <w:bookmarkEnd w:id="29486"/>
      </w:ins>
    </w:p>
    <w:p w14:paraId="3C50B144" w14:textId="0CF29352" w:rsidR="00B4513F" w:rsidRDefault="000360CF" w:rsidP="004B7131">
      <w:pPr>
        <w:spacing w:line="276" w:lineRule="auto"/>
        <w:contextualSpacing/>
        <w:jc w:val="both"/>
        <w:rPr>
          <w:ins w:id="29488" w:author="Visone Rossana (GSE)" w:date="2025-10-20T15:36:00Z" w16du:dateUtc="2025-10-20T13:36:00Z"/>
          <w:sz w:val="22"/>
          <w:szCs w:val="22"/>
        </w:rPr>
      </w:pPr>
      <w:ins w:id="29489" w:author="Visone Rossana (GSE)" w:date="2025-10-20T15:28:00Z" w16du:dateUtc="2025-10-20T13:28:00Z">
        <w:r>
          <w:rPr>
            <w:sz w:val="22"/>
            <w:szCs w:val="22"/>
          </w:rPr>
          <w:t>Per l</w:t>
        </w:r>
        <w:r w:rsidR="005D6814" w:rsidRPr="005D6814">
          <w:rPr>
            <w:sz w:val="22"/>
            <w:szCs w:val="22"/>
            <w:rPrChange w:id="29490" w:author="Visone Rossana (GSE)" w:date="2025-10-20T15:28:00Z" w16du:dateUtc="2025-10-20T13:28:00Z">
              <w:rPr/>
            </w:rPrChange>
          </w:rPr>
          <w:t>e pompe di calore dedicate alla sola produzione di acqua calda sanitaria</w:t>
        </w:r>
        <w:r>
          <w:rPr>
            <w:sz w:val="22"/>
            <w:szCs w:val="22"/>
          </w:rPr>
          <w:t xml:space="preserve"> è </w:t>
        </w:r>
      </w:ins>
      <w:ins w:id="29491" w:author="Visone Rossana (GSE)" w:date="2025-10-20T15:29:00Z" w16du:dateUtc="2025-10-20T13:29:00Z">
        <w:r w:rsidR="00224631" w:rsidRPr="00224631">
          <w:rPr>
            <w:sz w:val="22"/>
            <w:szCs w:val="22"/>
          </w:rPr>
          <w:t>richiesta l’appartenenza alla classe</w:t>
        </w:r>
        <w:r w:rsidR="00224631">
          <w:rPr>
            <w:sz w:val="22"/>
            <w:szCs w:val="22"/>
          </w:rPr>
          <w:t xml:space="preserve"> </w:t>
        </w:r>
        <w:r w:rsidR="00224631" w:rsidRPr="00224631">
          <w:rPr>
            <w:sz w:val="22"/>
            <w:szCs w:val="22"/>
          </w:rPr>
          <w:t>A di efficienza energetica di prodotto o superiore, maturata secondo il Regolamento Europeo 812/2013</w:t>
        </w:r>
        <w:r w:rsidR="00224631">
          <w:rPr>
            <w:sz w:val="22"/>
            <w:szCs w:val="22"/>
          </w:rPr>
          <w:t>.</w:t>
        </w:r>
      </w:ins>
    </w:p>
    <w:p w14:paraId="26F2AEE1" w14:textId="29EB8369" w:rsidR="00E04D09" w:rsidRPr="00923DC6" w:rsidRDefault="00E04D09">
      <w:pPr>
        <w:pStyle w:val="TITOLO20"/>
        <w:numPr>
          <w:ilvl w:val="2"/>
          <w:numId w:val="292"/>
        </w:numPr>
        <w:ind w:left="1134" w:hanging="708"/>
        <w:rPr>
          <w:ins w:id="29492" w:author="Visone Rossana (GSE)" w:date="2025-10-20T15:36:00Z" w16du:dateUtc="2025-10-20T13:36:00Z"/>
        </w:rPr>
        <w:pPrChange w:id="29493" w:author="Visone Rossana (GSE)" w:date="2025-10-23T10:16:00Z" w16du:dateUtc="2025-10-23T08:16:00Z">
          <w:pPr>
            <w:pStyle w:val="TITOLO20"/>
            <w:numPr>
              <w:ilvl w:val="2"/>
              <w:numId w:val="479"/>
            </w:numPr>
            <w:ind w:left="1715" w:hanging="504"/>
          </w:pPr>
        </w:pPrChange>
      </w:pPr>
      <w:bookmarkStart w:id="29494" w:name="_Toc212462726"/>
      <w:ins w:id="29495" w:author="Visone Rossana (GSE)" w:date="2025-10-20T15:36:00Z" w16du:dateUtc="2025-10-20T13:36:00Z">
        <w:r>
          <w:t xml:space="preserve">Spese ammissibili ai fini del calcolo dell’incentivazione (art. </w:t>
        </w:r>
      </w:ins>
      <w:ins w:id="29496" w:author="Visone Rossana (GSE)" w:date="2025-10-20T15:38:00Z" w16du:dateUtc="2025-10-20T13:38:00Z">
        <w:r w:rsidR="00952F11">
          <w:t>9</w:t>
        </w:r>
      </w:ins>
      <w:ins w:id="29497" w:author="Visone Rossana (GSE)" w:date="2025-10-20T15:36:00Z" w16du:dateUtc="2025-10-20T13:36:00Z">
        <w:r>
          <w:t>)</w:t>
        </w:r>
        <w:bookmarkEnd w:id="29494"/>
      </w:ins>
    </w:p>
    <w:p w14:paraId="472BB2E6" w14:textId="77777777" w:rsidR="00E04D09" w:rsidRPr="000F1963" w:rsidRDefault="00E04D09" w:rsidP="00E04D09">
      <w:pPr>
        <w:spacing w:after="120" w:line="276" w:lineRule="auto"/>
        <w:jc w:val="both"/>
        <w:rPr>
          <w:ins w:id="29498" w:author="Visone Rossana (GSE)" w:date="2025-10-20T15:36:00Z" w16du:dateUtc="2025-10-20T13:36:00Z"/>
          <w:bCs/>
          <w:sz w:val="22"/>
          <w:szCs w:val="22"/>
        </w:rPr>
      </w:pPr>
      <w:ins w:id="29499" w:author="Visone Rossana (GSE)" w:date="2025-10-20T15:36:00Z" w16du:dateUtc="2025-10-20T13:36:00Z">
        <w:r w:rsidRPr="000F1963">
          <w:rPr>
            <w:bCs/>
            <w:sz w:val="22"/>
            <w:szCs w:val="22"/>
          </w:rPr>
          <w:t>Sono di seguito elencate le spese ammesse ai fini del calcolo dell’incentivo, che dovranno essere riportate, se pertinenti, nelle fatture attestanti gli interventi effettuati:</w:t>
        </w:r>
      </w:ins>
    </w:p>
    <w:p w14:paraId="0961DD25" w14:textId="6FD5E694" w:rsidR="00B812FA" w:rsidRPr="00B812FA" w:rsidRDefault="00B812FA">
      <w:pPr>
        <w:pStyle w:val="Paragrafoelenco"/>
        <w:numPr>
          <w:ilvl w:val="0"/>
          <w:numId w:val="480"/>
        </w:numPr>
        <w:spacing w:line="276" w:lineRule="auto"/>
        <w:jc w:val="both"/>
        <w:rPr>
          <w:ins w:id="29500" w:author="Visone Rossana (GSE)" w:date="2025-10-20T15:37:00Z" w16du:dateUtc="2025-10-20T13:37:00Z"/>
          <w:sz w:val="22"/>
          <w:szCs w:val="22"/>
          <w:rPrChange w:id="29501" w:author="Visone Rossana (GSE)" w:date="2025-10-20T15:37:00Z" w16du:dateUtc="2025-10-20T13:37:00Z">
            <w:rPr>
              <w:ins w:id="29502" w:author="Visone Rossana (GSE)" w:date="2025-10-20T15:37:00Z" w16du:dateUtc="2025-10-20T13:37:00Z"/>
            </w:rPr>
          </w:rPrChange>
        </w:rPr>
        <w:pPrChange w:id="29503" w:author="Visone Rossana (GSE)" w:date="2025-10-20T15:37:00Z" w16du:dateUtc="2025-10-20T13:37:00Z">
          <w:pPr>
            <w:spacing w:line="276" w:lineRule="auto"/>
            <w:contextualSpacing/>
            <w:jc w:val="both"/>
          </w:pPr>
        </w:pPrChange>
      </w:pPr>
      <w:ins w:id="29504" w:author="Visone Rossana (GSE)" w:date="2025-10-20T15:37:00Z" w16du:dateUtc="2025-10-20T13:37:00Z">
        <w:r w:rsidRPr="00B812FA">
          <w:rPr>
            <w:sz w:val="22"/>
            <w:szCs w:val="22"/>
            <w:rPrChange w:id="29505" w:author="Visone Rossana (GSE)" w:date="2025-10-20T15:37:00Z" w16du:dateUtc="2025-10-20T13:37:00Z">
              <w:rPr/>
            </w:rPrChange>
          </w:rPr>
          <w:t>smontaggio e dismissione dell’impianto esistente;</w:t>
        </w:r>
      </w:ins>
    </w:p>
    <w:p w14:paraId="0A6D9316" w14:textId="1E4C1A8A" w:rsidR="00B812FA" w:rsidRPr="00B812FA" w:rsidRDefault="00B812FA">
      <w:pPr>
        <w:pStyle w:val="Paragrafoelenco"/>
        <w:numPr>
          <w:ilvl w:val="0"/>
          <w:numId w:val="480"/>
        </w:numPr>
        <w:spacing w:line="276" w:lineRule="auto"/>
        <w:jc w:val="both"/>
        <w:rPr>
          <w:ins w:id="29506" w:author="Visone Rossana (GSE)" w:date="2025-10-20T15:37:00Z" w16du:dateUtc="2025-10-20T13:37:00Z"/>
          <w:sz w:val="22"/>
          <w:szCs w:val="22"/>
          <w:rPrChange w:id="29507" w:author="Visone Rossana (GSE)" w:date="2025-10-20T15:37:00Z" w16du:dateUtc="2025-10-20T13:37:00Z">
            <w:rPr>
              <w:ins w:id="29508" w:author="Visone Rossana (GSE)" w:date="2025-10-20T15:37:00Z" w16du:dateUtc="2025-10-20T13:37:00Z"/>
            </w:rPr>
          </w:rPrChange>
        </w:rPr>
        <w:pPrChange w:id="29509" w:author="Visone Rossana (GSE)" w:date="2025-10-20T15:37:00Z" w16du:dateUtc="2025-10-20T13:37:00Z">
          <w:pPr>
            <w:spacing w:line="276" w:lineRule="auto"/>
            <w:contextualSpacing/>
            <w:jc w:val="both"/>
          </w:pPr>
        </w:pPrChange>
      </w:pPr>
      <w:ins w:id="29510" w:author="Visone Rossana (GSE)" w:date="2025-10-20T15:37:00Z" w16du:dateUtc="2025-10-20T13:37:00Z">
        <w:r w:rsidRPr="00B812FA">
          <w:rPr>
            <w:sz w:val="22"/>
            <w:szCs w:val="22"/>
            <w:rPrChange w:id="29511" w:author="Visone Rossana (GSE)" w:date="2025-10-20T15:37:00Z" w16du:dateUtc="2025-10-20T13:37:00Z">
              <w:rPr/>
            </w:rPrChange>
          </w:rPr>
          <w:t>fornitura e posa in opera di tutte le apparecchiature termiche, meccaniche, elettriche ed elettroniche, delle opere idrauliche e murarie necessarie per la sostituzione a regola d’arte dell’impianto di produzione di acqua calda sanitaria preesistente;</w:t>
        </w:r>
      </w:ins>
    </w:p>
    <w:p w14:paraId="28B060C6" w14:textId="47F0412C" w:rsidR="00B812FA" w:rsidRPr="00B812FA" w:rsidRDefault="00B812FA">
      <w:pPr>
        <w:pStyle w:val="Paragrafoelenco"/>
        <w:numPr>
          <w:ilvl w:val="0"/>
          <w:numId w:val="480"/>
        </w:numPr>
        <w:spacing w:line="276" w:lineRule="auto"/>
        <w:jc w:val="both"/>
        <w:rPr>
          <w:ins w:id="29512" w:author="Visone Rossana (GSE)" w:date="2025-10-20T15:37:00Z" w16du:dateUtc="2025-10-20T13:37:00Z"/>
          <w:sz w:val="22"/>
          <w:szCs w:val="22"/>
          <w:rPrChange w:id="29513" w:author="Visone Rossana (GSE)" w:date="2025-10-20T15:37:00Z" w16du:dateUtc="2025-10-20T13:37:00Z">
            <w:rPr>
              <w:ins w:id="29514" w:author="Visone Rossana (GSE)" w:date="2025-10-20T15:37:00Z" w16du:dateUtc="2025-10-20T13:37:00Z"/>
            </w:rPr>
          </w:rPrChange>
        </w:rPr>
        <w:pPrChange w:id="29515" w:author="Visone Rossana (GSE)" w:date="2025-10-20T15:37:00Z" w16du:dateUtc="2025-10-20T13:37:00Z">
          <w:pPr>
            <w:spacing w:line="276" w:lineRule="auto"/>
            <w:contextualSpacing/>
            <w:jc w:val="both"/>
          </w:pPr>
        </w:pPrChange>
      </w:pPr>
      <w:ins w:id="29516" w:author="Visone Rossana (GSE)" w:date="2025-10-20T15:37:00Z" w16du:dateUtc="2025-10-20T13:37:00Z">
        <w:r w:rsidRPr="00B812FA">
          <w:rPr>
            <w:sz w:val="22"/>
            <w:szCs w:val="22"/>
            <w:rPrChange w:id="29517" w:author="Visone Rossana (GSE)" w:date="2025-10-20T15:37:00Z" w16du:dateUtc="2025-10-20T13:37:00Z">
              <w:rPr/>
            </w:rPrChange>
          </w:rPr>
          <w:t>spese professionali connesse alla realizzazione dell’intervento.</w:t>
        </w:r>
      </w:ins>
    </w:p>
    <w:p w14:paraId="574C58AC" w14:textId="449AABF2" w:rsidR="00E04D09" w:rsidRDefault="00B812FA" w:rsidP="004B7131">
      <w:pPr>
        <w:spacing w:line="276" w:lineRule="auto"/>
        <w:contextualSpacing/>
        <w:jc w:val="both"/>
        <w:rPr>
          <w:ins w:id="29518" w:author="Visone Rossana (GSE)" w:date="2025-10-20T15:38:00Z" w16du:dateUtc="2025-10-20T13:38:00Z"/>
          <w:sz w:val="22"/>
          <w:szCs w:val="22"/>
        </w:rPr>
      </w:pPr>
      <w:ins w:id="29519" w:author="Visone Rossana (GSE)" w:date="2025-10-20T15:37:00Z" w16du:dateUtc="2025-10-20T13:37:00Z">
        <w:r w:rsidRPr="00B812FA">
          <w:rPr>
            <w:sz w:val="22"/>
            <w:szCs w:val="22"/>
          </w:rPr>
          <w:t>Le spese ammissibili sono comprensive di IVA dove essa costituisce un costo. Il trasporto rientra tra le spese ammissibili perché facente parte della fornitura</w:t>
        </w:r>
      </w:ins>
      <w:ins w:id="29520" w:author="Visone Rossana (GSE)" w:date="2025-10-20T15:38:00Z" w16du:dateUtc="2025-10-20T13:38:00Z">
        <w:r w:rsidR="00952F11">
          <w:rPr>
            <w:sz w:val="22"/>
            <w:szCs w:val="22"/>
          </w:rPr>
          <w:t>.</w:t>
        </w:r>
      </w:ins>
    </w:p>
    <w:p w14:paraId="6A9C00E2" w14:textId="6E6A0DC6" w:rsidR="00952F11" w:rsidRPr="00923DC6" w:rsidRDefault="00952F11">
      <w:pPr>
        <w:pStyle w:val="TITOLO20"/>
        <w:numPr>
          <w:ilvl w:val="2"/>
          <w:numId w:val="292"/>
        </w:numPr>
        <w:ind w:left="1134" w:hanging="708"/>
        <w:rPr>
          <w:ins w:id="29521" w:author="Visone Rossana (GSE)" w:date="2025-10-20T15:38:00Z" w16du:dateUtc="2025-10-20T13:38:00Z"/>
        </w:rPr>
        <w:pPrChange w:id="29522" w:author="Visone Rossana (GSE)" w:date="2025-10-23T10:16:00Z" w16du:dateUtc="2025-10-23T08:16:00Z">
          <w:pPr>
            <w:pStyle w:val="TITOLO20"/>
            <w:numPr>
              <w:ilvl w:val="2"/>
              <w:numId w:val="481"/>
            </w:numPr>
            <w:ind w:left="1715" w:hanging="504"/>
          </w:pPr>
        </w:pPrChange>
      </w:pPr>
      <w:bookmarkStart w:id="29523" w:name="_Toc212462727"/>
      <w:ins w:id="29524" w:author="Visone Rossana (GSE)" w:date="2025-10-20T15:38:00Z" w16du:dateUtc="2025-10-20T13:38:00Z">
        <w:r w:rsidRPr="00923DC6">
          <w:t>Calcolo dell’incentivo (Allegato II del Decreto)</w:t>
        </w:r>
        <w:bookmarkEnd w:id="29523"/>
      </w:ins>
    </w:p>
    <w:p w14:paraId="55F951ED" w14:textId="2A7C0588" w:rsidR="003A523F" w:rsidRPr="003A523F" w:rsidRDefault="003A523F">
      <w:pPr>
        <w:spacing w:after="120" w:line="276" w:lineRule="auto"/>
        <w:jc w:val="both"/>
        <w:rPr>
          <w:ins w:id="29525" w:author="Visone Rossana (GSE)" w:date="2025-10-20T15:39:00Z" w16du:dateUtc="2025-10-20T13:39:00Z"/>
          <w:b/>
          <w:bCs/>
          <w:sz w:val="22"/>
          <w:szCs w:val="22"/>
          <w:rPrChange w:id="29526" w:author="Visone Rossana (GSE)" w:date="2025-10-20T15:39:00Z" w16du:dateUtc="2025-10-20T13:39:00Z">
            <w:rPr>
              <w:ins w:id="29527" w:author="Visone Rossana (GSE)" w:date="2025-10-20T15:39:00Z" w16du:dateUtc="2025-10-20T13:39:00Z"/>
              <w:b/>
              <w:bCs/>
            </w:rPr>
          </w:rPrChange>
        </w:rPr>
        <w:pPrChange w:id="29528" w:author="Visone Rossana (GSE)" w:date="2025-10-20T15:39:00Z" w16du:dateUtc="2025-10-20T13:39:00Z">
          <w:pPr>
            <w:spacing w:after="120"/>
            <w:jc w:val="both"/>
          </w:pPr>
        </w:pPrChange>
      </w:pPr>
      <w:ins w:id="29529" w:author="Visone Rossana (GSE)" w:date="2025-10-20T15:39:00Z" w16du:dateUtc="2025-10-20T13:39:00Z">
        <w:r w:rsidRPr="003A523F">
          <w:rPr>
            <w:bCs/>
            <w:sz w:val="22"/>
            <w:szCs w:val="22"/>
            <w:rPrChange w:id="29530" w:author="Visone Rossana (GSE)" w:date="2025-10-20T15:39:00Z" w16du:dateUtc="2025-10-20T13:39:00Z">
              <w:rPr>
                <w:bCs/>
              </w:rPr>
            </w:rPrChange>
          </w:rPr>
          <w:t xml:space="preserve">Per l’intervento di sostituzione di scaldacqua elettrici </w:t>
        </w:r>
        <w:r w:rsidR="003873DB">
          <w:rPr>
            <w:bCs/>
            <w:sz w:val="22"/>
            <w:szCs w:val="22"/>
          </w:rPr>
          <w:t xml:space="preserve">o a gas </w:t>
        </w:r>
        <w:r w:rsidRPr="003A523F">
          <w:rPr>
            <w:bCs/>
            <w:sz w:val="22"/>
            <w:szCs w:val="22"/>
            <w:rPrChange w:id="29531" w:author="Visone Rossana (GSE)" w:date="2025-10-20T15:39:00Z" w16du:dateUtc="2025-10-20T13:39:00Z">
              <w:rPr>
                <w:bCs/>
              </w:rPr>
            </w:rPrChange>
          </w:rPr>
          <w:t>con scaldacqua a pompa di calore, l’incentivo totale è pari al</w:t>
        </w:r>
        <w:r w:rsidRPr="003A523F">
          <w:rPr>
            <w:sz w:val="22"/>
            <w:szCs w:val="22"/>
            <w:rPrChange w:id="29532" w:author="Visone Rossana (GSE)" w:date="2025-10-20T15:39:00Z" w16du:dateUtc="2025-10-20T13:39:00Z">
              <w:rPr/>
            </w:rPrChange>
          </w:rPr>
          <w:t xml:space="preserve"> 40% della spesa sostenuta, </w:t>
        </w:r>
      </w:ins>
      <w:ins w:id="29533" w:author="Visone Rossana (GSE)" w:date="2025-10-20T15:40:00Z" w16du:dateUtc="2025-10-20T13:40:00Z">
        <w:r w:rsidR="00A15035">
          <w:rPr>
            <w:sz w:val="22"/>
            <w:szCs w:val="22"/>
          </w:rPr>
          <w:t xml:space="preserve">in funzione </w:t>
        </w:r>
        <w:r w:rsidR="00AF1693">
          <w:rPr>
            <w:sz w:val="22"/>
            <w:szCs w:val="22"/>
          </w:rPr>
          <w:t>dell</w:t>
        </w:r>
      </w:ins>
      <w:ins w:id="29534" w:author="Visone Rossana (GSE)" w:date="2025-10-20T15:42:00Z" w16du:dateUtc="2025-10-20T13:42:00Z">
        <w:r w:rsidR="004B759A">
          <w:rPr>
            <w:sz w:val="22"/>
            <w:szCs w:val="22"/>
          </w:rPr>
          <w:t>a</w:t>
        </w:r>
      </w:ins>
      <w:ins w:id="29535" w:author="Visone Rossana (GSE)" w:date="2025-10-20T15:40:00Z" w16du:dateUtc="2025-10-20T13:40:00Z">
        <w:r w:rsidR="00AF1693">
          <w:rPr>
            <w:sz w:val="22"/>
            <w:szCs w:val="22"/>
          </w:rPr>
          <w:t xml:space="preserve"> classe energetica di prodotto</w:t>
        </w:r>
      </w:ins>
      <w:ins w:id="29536" w:author="Visone Rossana (GSE)" w:date="2025-10-20T15:41:00Z" w16du:dateUtc="2025-10-20T13:41:00Z">
        <w:r w:rsidR="00AF1693">
          <w:rPr>
            <w:sz w:val="22"/>
            <w:szCs w:val="22"/>
          </w:rPr>
          <w:t xml:space="preserve"> secondo il Regolamento Europeo 812/2013,</w:t>
        </w:r>
      </w:ins>
      <w:ins w:id="29537" w:author="Visone Rossana (GSE)" w:date="2025-10-20T15:40:00Z" w16du:dateUtc="2025-10-20T13:40:00Z">
        <w:r w:rsidR="00AF1693">
          <w:rPr>
            <w:sz w:val="22"/>
            <w:szCs w:val="22"/>
          </w:rPr>
          <w:t xml:space="preserve"> </w:t>
        </w:r>
      </w:ins>
      <w:ins w:id="29538" w:author="Visone Rossana (GSE)" w:date="2025-10-20T15:39:00Z" w16du:dateUtc="2025-10-20T13:39:00Z">
        <w:r w:rsidRPr="003A523F">
          <w:rPr>
            <w:sz w:val="22"/>
            <w:szCs w:val="22"/>
            <w:rPrChange w:id="29539" w:author="Visone Rossana (GSE)" w:date="2025-10-20T15:39:00Z" w16du:dateUtc="2025-10-20T13:39:00Z">
              <w:rPr/>
            </w:rPrChange>
          </w:rPr>
          <w:t>con un limite massimo pari ai valori della tabella sottostante:</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29540" w:author="Visone Rossana (GSE)" w:date="2025-10-20T15:42:00Z" w16du:dateUtc="2025-10-20T13:42: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2660"/>
        <w:gridCol w:w="2660"/>
        <w:gridCol w:w="1984"/>
        <w:tblGridChange w:id="29541">
          <w:tblGrid>
            <w:gridCol w:w="2660"/>
            <w:gridCol w:w="2660"/>
            <w:gridCol w:w="1984"/>
          </w:tblGrid>
        </w:tblGridChange>
      </w:tblGrid>
      <w:tr w:rsidR="004B759A" w:rsidRPr="00CA0C37" w14:paraId="2E38C280" w14:textId="77777777" w:rsidTr="004B759A">
        <w:trPr>
          <w:jc w:val="center"/>
          <w:ins w:id="29542" w:author="Visone Rossana (GSE)" w:date="2025-10-20T15:41:00Z"/>
          <w:trPrChange w:id="29543" w:author="Visone Rossana (GSE)" w:date="2025-10-20T15:42:00Z" w16du:dateUtc="2025-10-20T13:42:00Z">
            <w:trPr>
              <w:jc w:val="center"/>
            </w:trPr>
          </w:trPrChange>
        </w:trPr>
        <w:tc>
          <w:tcPr>
            <w:tcW w:w="2660" w:type="dxa"/>
            <w:shd w:val="clear" w:color="auto" w:fill="D9D9D9" w:themeFill="background1" w:themeFillShade="D9"/>
            <w:tcPrChange w:id="29544" w:author="Visone Rossana (GSE)" w:date="2025-10-20T15:42:00Z" w16du:dateUtc="2025-10-20T13:42:00Z">
              <w:tcPr>
                <w:tcW w:w="2660" w:type="dxa"/>
              </w:tcPr>
            </w:tcPrChange>
          </w:tcPr>
          <w:p w14:paraId="4045B623" w14:textId="087D154F" w:rsidR="004B759A" w:rsidRPr="00CA0C37" w:rsidRDefault="004B759A" w:rsidP="003654F2">
            <w:pPr>
              <w:contextualSpacing/>
              <w:jc w:val="both"/>
              <w:rPr>
                <w:ins w:id="29545" w:author="Visone Rossana (GSE)" w:date="2025-10-20T15:42:00Z" w16du:dateUtc="2025-10-20T13:42:00Z"/>
                <w:rFonts w:cs="Calibri"/>
                <w:b/>
                <w:sz w:val="18"/>
                <w:szCs w:val="18"/>
              </w:rPr>
            </w:pPr>
            <w:ins w:id="29546" w:author="Visone Rossana (GSE)" w:date="2025-10-20T15:42:00Z" w16du:dateUtc="2025-10-20T13:42:00Z">
              <w:r>
                <w:rPr>
                  <w:rFonts w:cs="Calibri"/>
                  <w:b/>
                  <w:sz w:val="18"/>
                  <w:szCs w:val="18"/>
                </w:rPr>
                <w:t>Classe energetica di prodotto</w:t>
              </w:r>
            </w:ins>
          </w:p>
        </w:tc>
        <w:tc>
          <w:tcPr>
            <w:tcW w:w="2660" w:type="dxa"/>
            <w:shd w:val="clear" w:color="auto" w:fill="D9D9D9"/>
            <w:tcPrChange w:id="29547" w:author="Visone Rossana (GSE)" w:date="2025-10-20T15:42:00Z" w16du:dateUtc="2025-10-20T13:42:00Z">
              <w:tcPr>
                <w:tcW w:w="2660" w:type="dxa"/>
                <w:shd w:val="clear" w:color="auto" w:fill="D9D9D9"/>
              </w:tcPr>
            </w:tcPrChange>
          </w:tcPr>
          <w:p w14:paraId="251B4C10" w14:textId="3A49E793" w:rsidR="004B759A" w:rsidRPr="00CA0C37" w:rsidRDefault="004B759A" w:rsidP="003654F2">
            <w:pPr>
              <w:contextualSpacing/>
              <w:jc w:val="both"/>
              <w:rPr>
                <w:ins w:id="29548" w:author="Visone Rossana (GSE)" w:date="2025-10-20T15:41:00Z" w16du:dateUtc="2025-10-20T13:41:00Z"/>
                <w:rFonts w:cs="Calibri"/>
                <w:b/>
                <w:sz w:val="18"/>
                <w:szCs w:val="18"/>
              </w:rPr>
            </w:pPr>
            <w:ins w:id="29549" w:author="Visone Rossana (GSE)" w:date="2025-10-20T15:41:00Z" w16du:dateUtc="2025-10-20T13:41:00Z">
              <w:r w:rsidRPr="00CA0C37">
                <w:rPr>
                  <w:rFonts w:cs="Calibri"/>
                  <w:b/>
                  <w:sz w:val="18"/>
                  <w:szCs w:val="18"/>
                </w:rPr>
                <w:t>Capacità dell’accumulo, V</w:t>
              </w:r>
            </w:ins>
          </w:p>
        </w:tc>
        <w:tc>
          <w:tcPr>
            <w:tcW w:w="1984" w:type="dxa"/>
            <w:shd w:val="clear" w:color="auto" w:fill="D9D9D9"/>
            <w:tcPrChange w:id="29550" w:author="Visone Rossana (GSE)" w:date="2025-10-20T15:42:00Z" w16du:dateUtc="2025-10-20T13:42:00Z">
              <w:tcPr>
                <w:tcW w:w="1984" w:type="dxa"/>
                <w:shd w:val="clear" w:color="auto" w:fill="D9D9D9"/>
              </w:tcPr>
            </w:tcPrChange>
          </w:tcPr>
          <w:p w14:paraId="2341CBEB" w14:textId="77777777" w:rsidR="004B759A" w:rsidRPr="00CA0C37" w:rsidRDefault="004B759A" w:rsidP="003654F2">
            <w:pPr>
              <w:contextualSpacing/>
              <w:jc w:val="both"/>
              <w:rPr>
                <w:ins w:id="29551" w:author="Visone Rossana (GSE)" w:date="2025-10-20T15:41:00Z" w16du:dateUtc="2025-10-20T13:41:00Z"/>
                <w:rFonts w:cs="Calibri"/>
                <w:b/>
                <w:sz w:val="18"/>
                <w:szCs w:val="18"/>
              </w:rPr>
            </w:pPr>
            <w:ins w:id="29552" w:author="Visone Rossana (GSE)" w:date="2025-10-20T15:41:00Z" w16du:dateUtc="2025-10-20T13:41:00Z">
              <w:r w:rsidRPr="00CA0C37">
                <w:rPr>
                  <w:rFonts w:cs="Calibri"/>
                  <w:b/>
                  <w:sz w:val="18"/>
                  <w:szCs w:val="18"/>
                </w:rPr>
                <w:t>Incentivo massimo</w:t>
              </w:r>
            </w:ins>
          </w:p>
        </w:tc>
      </w:tr>
      <w:tr w:rsidR="00A9076E" w:rsidRPr="00CA0C37" w14:paraId="68E8278C" w14:textId="77777777" w:rsidTr="003654F2">
        <w:trPr>
          <w:jc w:val="center"/>
          <w:ins w:id="29553" w:author="Visone Rossana (GSE)" w:date="2025-10-20T15:41:00Z"/>
        </w:trPr>
        <w:tc>
          <w:tcPr>
            <w:tcW w:w="2660" w:type="dxa"/>
            <w:vMerge w:val="restart"/>
          </w:tcPr>
          <w:p w14:paraId="01E4D177" w14:textId="1CD38815" w:rsidR="00A9076E" w:rsidRPr="00CA0C37" w:rsidRDefault="00A9076E" w:rsidP="003654F2">
            <w:pPr>
              <w:contextualSpacing/>
              <w:jc w:val="center"/>
              <w:rPr>
                <w:ins w:id="29554" w:author="Visone Rossana (GSE)" w:date="2025-10-20T15:42:00Z" w16du:dateUtc="2025-10-20T13:42:00Z"/>
                <w:rFonts w:cs="Calibri"/>
                <w:sz w:val="18"/>
                <w:szCs w:val="18"/>
              </w:rPr>
            </w:pPr>
            <w:ins w:id="29555" w:author="Visone Rossana (GSE)" w:date="2025-10-20T15:43:00Z" w16du:dateUtc="2025-10-20T13:43:00Z">
              <w:r>
                <w:rPr>
                  <w:rFonts w:cs="Calibri"/>
                  <w:sz w:val="18"/>
                  <w:szCs w:val="18"/>
                </w:rPr>
                <w:t xml:space="preserve">Classe </w:t>
              </w:r>
            </w:ins>
            <w:ins w:id="29556" w:author="Visone Rossana (GSE)" w:date="2025-10-20T15:42:00Z" w16du:dateUtc="2025-10-20T13:42:00Z">
              <w:r>
                <w:rPr>
                  <w:rFonts w:cs="Calibri"/>
                  <w:sz w:val="18"/>
                  <w:szCs w:val="18"/>
                </w:rPr>
                <w:t>A</w:t>
              </w:r>
            </w:ins>
          </w:p>
        </w:tc>
        <w:tc>
          <w:tcPr>
            <w:tcW w:w="2660" w:type="dxa"/>
          </w:tcPr>
          <w:p w14:paraId="528A70F4" w14:textId="11443D00" w:rsidR="00A9076E" w:rsidRPr="00CA0C37" w:rsidRDefault="00A9076E" w:rsidP="003654F2">
            <w:pPr>
              <w:contextualSpacing/>
              <w:jc w:val="center"/>
              <w:rPr>
                <w:ins w:id="29557" w:author="Visone Rossana (GSE)" w:date="2025-10-20T15:41:00Z" w16du:dateUtc="2025-10-20T13:41:00Z"/>
                <w:rFonts w:cs="Calibri"/>
                <w:sz w:val="18"/>
                <w:szCs w:val="18"/>
              </w:rPr>
            </w:pPr>
            <w:ins w:id="29558" w:author="Visone Rossana (GSE)" w:date="2025-10-20T15:41:00Z" w16du:dateUtc="2025-10-20T13:41:00Z">
              <w:r w:rsidRPr="00CA0C37">
                <w:rPr>
                  <w:rFonts w:cs="Calibri"/>
                  <w:sz w:val="18"/>
                  <w:szCs w:val="18"/>
                </w:rPr>
                <w:t>V ≤ 150 litri</w:t>
              </w:r>
            </w:ins>
          </w:p>
        </w:tc>
        <w:tc>
          <w:tcPr>
            <w:tcW w:w="1984" w:type="dxa"/>
          </w:tcPr>
          <w:p w14:paraId="241C3348" w14:textId="7D1AF063" w:rsidR="00A9076E" w:rsidRPr="00CA0C37" w:rsidRDefault="00A637F8" w:rsidP="003654F2">
            <w:pPr>
              <w:contextualSpacing/>
              <w:jc w:val="center"/>
              <w:rPr>
                <w:ins w:id="29559" w:author="Visone Rossana (GSE)" w:date="2025-10-20T15:41:00Z" w16du:dateUtc="2025-10-20T13:41:00Z"/>
                <w:rFonts w:cs="Calibri"/>
                <w:sz w:val="18"/>
                <w:szCs w:val="18"/>
              </w:rPr>
            </w:pPr>
            <w:ins w:id="29560" w:author="Visone Rossana (GSE)" w:date="2025-10-20T15:43:00Z" w16du:dateUtc="2025-10-20T13:43:00Z">
              <w:r>
                <w:rPr>
                  <w:rFonts w:cs="Calibri"/>
                  <w:sz w:val="18"/>
                  <w:szCs w:val="18"/>
                </w:rPr>
                <w:t xml:space="preserve">500 </w:t>
              </w:r>
            </w:ins>
            <w:ins w:id="29561" w:author="Visone Rossana (GSE)" w:date="2025-10-20T15:41:00Z" w16du:dateUtc="2025-10-20T13:41:00Z">
              <w:r w:rsidR="00A9076E" w:rsidRPr="00CA0C37">
                <w:rPr>
                  <w:rFonts w:cs="Calibri"/>
                  <w:sz w:val="18"/>
                  <w:szCs w:val="18"/>
                </w:rPr>
                <w:t>€</w:t>
              </w:r>
            </w:ins>
          </w:p>
        </w:tc>
      </w:tr>
      <w:tr w:rsidR="00A9076E" w:rsidRPr="00CA0C37" w14:paraId="10C3E142" w14:textId="77777777" w:rsidTr="003654F2">
        <w:trPr>
          <w:jc w:val="center"/>
          <w:ins w:id="29562" w:author="Visone Rossana (GSE)" w:date="2025-10-20T15:41:00Z"/>
        </w:trPr>
        <w:tc>
          <w:tcPr>
            <w:tcW w:w="2660" w:type="dxa"/>
            <w:vMerge/>
          </w:tcPr>
          <w:p w14:paraId="3238315B" w14:textId="77777777" w:rsidR="00A9076E" w:rsidRPr="00CA0C37" w:rsidRDefault="00A9076E" w:rsidP="003654F2">
            <w:pPr>
              <w:contextualSpacing/>
              <w:jc w:val="center"/>
              <w:rPr>
                <w:ins w:id="29563" w:author="Visone Rossana (GSE)" w:date="2025-10-20T15:42:00Z" w16du:dateUtc="2025-10-20T13:42:00Z"/>
                <w:rFonts w:cs="Calibri"/>
                <w:sz w:val="18"/>
                <w:szCs w:val="18"/>
              </w:rPr>
            </w:pPr>
          </w:p>
        </w:tc>
        <w:tc>
          <w:tcPr>
            <w:tcW w:w="2660" w:type="dxa"/>
          </w:tcPr>
          <w:p w14:paraId="2D421042" w14:textId="37A0E32E" w:rsidR="00A9076E" w:rsidRPr="00CA0C37" w:rsidRDefault="00A9076E" w:rsidP="003654F2">
            <w:pPr>
              <w:contextualSpacing/>
              <w:jc w:val="center"/>
              <w:rPr>
                <w:ins w:id="29564" w:author="Visone Rossana (GSE)" w:date="2025-10-20T15:41:00Z" w16du:dateUtc="2025-10-20T13:41:00Z"/>
                <w:rFonts w:cs="Calibri"/>
                <w:sz w:val="18"/>
                <w:szCs w:val="18"/>
              </w:rPr>
            </w:pPr>
            <w:ins w:id="29565" w:author="Visone Rossana (GSE)" w:date="2025-10-20T15:41:00Z" w16du:dateUtc="2025-10-20T13:41:00Z">
              <w:r w:rsidRPr="00CA0C37">
                <w:rPr>
                  <w:rFonts w:cs="Calibri"/>
                  <w:sz w:val="18"/>
                  <w:szCs w:val="18"/>
                </w:rPr>
                <w:t>V &gt; 150 litri</w:t>
              </w:r>
            </w:ins>
          </w:p>
        </w:tc>
        <w:tc>
          <w:tcPr>
            <w:tcW w:w="1984" w:type="dxa"/>
          </w:tcPr>
          <w:p w14:paraId="5A768B1E" w14:textId="2CA54D2C" w:rsidR="00A9076E" w:rsidRPr="00CA0C37" w:rsidRDefault="00A637F8" w:rsidP="003654F2">
            <w:pPr>
              <w:contextualSpacing/>
              <w:jc w:val="center"/>
              <w:rPr>
                <w:ins w:id="29566" w:author="Visone Rossana (GSE)" w:date="2025-10-20T15:41:00Z" w16du:dateUtc="2025-10-20T13:41:00Z"/>
                <w:rFonts w:cs="Calibri"/>
                <w:sz w:val="18"/>
                <w:szCs w:val="18"/>
              </w:rPr>
            </w:pPr>
            <w:ins w:id="29567" w:author="Visone Rossana (GSE)" w:date="2025-10-20T15:43:00Z" w16du:dateUtc="2025-10-20T13:43:00Z">
              <w:r>
                <w:rPr>
                  <w:rFonts w:cs="Calibri"/>
                  <w:sz w:val="18"/>
                  <w:szCs w:val="18"/>
                </w:rPr>
                <w:t xml:space="preserve">1.100 </w:t>
              </w:r>
            </w:ins>
            <w:ins w:id="29568" w:author="Visone Rossana (GSE)" w:date="2025-10-20T15:41:00Z" w16du:dateUtc="2025-10-20T13:41:00Z">
              <w:r w:rsidR="00A9076E" w:rsidRPr="00CA0C37">
                <w:rPr>
                  <w:rFonts w:cs="Calibri"/>
                  <w:sz w:val="18"/>
                  <w:szCs w:val="18"/>
                </w:rPr>
                <w:t>€</w:t>
              </w:r>
            </w:ins>
          </w:p>
        </w:tc>
      </w:tr>
      <w:tr w:rsidR="00A9076E" w:rsidRPr="00CA0C37" w14:paraId="114CC1D5" w14:textId="77777777" w:rsidTr="003654F2">
        <w:trPr>
          <w:jc w:val="center"/>
          <w:ins w:id="29569" w:author="Visone Rossana (GSE)" w:date="2025-10-20T15:42:00Z"/>
        </w:trPr>
        <w:tc>
          <w:tcPr>
            <w:tcW w:w="2660" w:type="dxa"/>
            <w:vMerge w:val="restart"/>
          </w:tcPr>
          <w:p w14:paraId="7AB4A525" w14:textId="549E6598" w:rsidR="00A9076E" w:rsidRPr="00CA0C37" w:rsidRDefault="00A9076E" w:rsidP="004F3B60">
            <w:pPr>
              <w:contextualSpacing/>
              <w:jc w:val="center"/>
              <w:rPr>
                <w:ins w:id="29570" w:author="Visone Rossana (GSE)" w:date="2025-10-20T15:42:00Z" w16du:dateUtc="2025-10-20T13:42:00Z"/>
                <w:rFonts w:cs="Calibri"/>
                <w:sz w:val="18"/>
                <w:szCs w:val="18"/>
              </w:rPr>
            </w:pPr>
            <w:ins w:id="29571" w:author="Visone Rossana (GSE)" w:date="2025-10-20T15:43:00Z" w16du:dateUtc="2025-10-20T13:43:00Z">
              <w:r>
                <w:rPr>
                  <w:rFonts w:cs="Calibri"/>
                  <w:sz w:val="18"/>
                  <w:szCs w:val="18"/>
                </w:rPr>
                <w:t>Classe +</w:t>
              </w:r>
            </w:ins>
          </w:p>
        </w:tc>
        <w:tc>
          <w:tcPr>
            <w:tcW w:w="2660" w:type="dxa"/>
          </w:tcPr>
          <w:p w14:paraId="2BB0828B" w14:textId="41A1E400" w:rsidR="00A9076E" w:rsidRPr="00CA0C37" w:rsidRDefault="00A9076E" w:rsidP="004F3B60">
            <w:pPr>
              <w:contextualSpacing/>
              <w:jc w:val="center"/>
              <w:rPr>
                <w:ins w:id="29572" w:author="Visone Rossana (GSE)" w:date="2025-10-20T15:42:00Z" w16du:dateUtc="2025-10-20T13:42:00Z"/>
                <w:rFonts w:cs="Calibri"/>
                <w:sz w:val="18"/>
                <w:szCs w:val="18"/>
              </w:rPr>
            </w:pPr>
            <w:ins w:id="29573" w:author="Visone Rossana (GSE)" w:date="2025-10-20T15:42:00Z" w16du:dateUtc="2025-10-20T13:42:00Z">
              <w:r w:rsidRPr="00CA0C37">
                <w:rPr>
                  <w:rFonts w:cs="Calibri"/>
                  <w:sz w:val="18"/>
                  <w:szCs w:val="18"/>
                </w:rPr>
                <w:t>V ≤ 150 litri</w:t>
              </w:r>
            </w:ins>
          </w:p>
        </w:tc>
        <w:tc>
          <w:tcPr>
            <w:tcW w:w="1984" w:type="dxa"/>
          </w:tcPr>
          <w:p w14:paraId="2D8CE57D" w14:textId="7DBFCC06" w:rsidR="00A9076E" w:rsidRPr="00CA0C37" w:rsidRDefault="00A637F8" w:rsidP="00AC1744">
            <w:pPr>
              <w:contextualSpacing/>
              <w:jc w:val="center"/>
              <w:rPr>
                <w:ins w:id="29574" w:author="Visone Rossana (GSE)" w:date="2025-10-20T15:42:00Z" w16du:dateUtc="2025-10-20T13:42:00Z"/>
                <w:rFonts w:cs="Calibri"/>
                <w:sz w:val="18"/>
                <w:szCs w:val="18"/>
              </w:rPr>
            </w:pPr>
            <w:ins w:id="29575" w:author="Visone Rossana (GSE)" w:date="2025-10-20T15:43:00Z" w16du:dateUtc="2025-10-20T13:43:00Z">
              <w:r>
                <w:rPr>
                  <w:rFonts w:cs="Calibri"/>
                  <w:sz w:val="18"/>
                  <w:szCs w:val="18"/>
                </w:rPr>
                <w:t xml:space="preserve">700 </w:t>
              </w:r>
              <w:r w:rsidRPr="00CA0C37">
                <w:rPr>
                  <w:rFonts w:cs="Calibri"/>
                  <w:sz w:val="18"/>
                  <w:szCs w:val="18"/>
                </w:rPr>
                <w:t>€</w:t>
              </w:r>
            </w:ins>
          </w:p>
        </w:tc>
      </w:tr>
      <w:tr w:rsidR="00A9076E" w:rsidRPr="00CA0C37" w14:paraId="4BB89EE3" w14:textId="77777777" w:rsidTr="003654F2">
        <w:trPr>
          <w:jc w:val="center"/>
          <w:ins w:id="29576" w:author="Visone Rossana (GSE)" w:date="2025-10-20T15:42:00Z"/>
        </w:trPr>
        <w:tc>
          <w:tcPr>
            <w:tcW w:w="2660" w:type="dxa"/>
            <w:vMerge/>
          </w:tcPr>
          <w:p w14:paraId="29D5D914" w14:textId="77777777" w:rsidR="00A9076E" w:rsidRPr="00CA0C37" w:rsidRDefault="00A9076E" w:rsidP="004F3B60">
            <w:pPr>
              <w:contextualSpacing/>
              <w:jc w:val="center"/>
              <w:rPr>
                <w:ins w:id="29577" w:author="Visone Rossana (GSE)" w:date="2025-10-20T15:42:00Z" w16du:dateUtc="2025-10-20T13:42:00Z"/>
                <w:rFonts w:cs="Calibri"/>
                <w:sz w:val="18"/>
                <w:szCs w:val="18"/>
              </w:rPr>
            </w:pPr>
          </w:p>
        </w:tc>
        <w:tc>
          <w:tcPr>
            <w:tcW w:w="2660" w:type="dxa"/>
          </w:tcPr>
          <w:p w14:paraId="48B4BE8D" w14:textId="412B0118" w:rsidR="00A9076E" w:rsidRPr="00CA0C37" w:rsidRDefault="00A9076E" w:rsidP="004F3B60">
            <w:pPr>
              <w:contextualSpacing/>
              <w:jc w:val="center"/>
              <w:rPr>
                <w:ins w:id="29578" w:author="Visone Rossana (GSE)" w:date="2025-10-20T15:42:00Z" w16du:dateUtc="2025-10-20T13:42:00Z"/>
                <w:rFonts w:cs="Calibri"/>
                <w:sz w:val="18"/>
                <w:szCs w:val="18"/>
              </w:rPr>
            </w:pPr>
            <w:ins w:id="29579" w:author="Visone Rossana (GSE)" w:date="2025-10-20T15:42:00Z" w16du:dateUtc="2025-10-20T13:42:00Z">
              <w:r w:rsidRPr="00CA0C37">
                <w:rPr>
                  <w:rFonts w:cs="Calibri"/>
                  <w:sz w:val="18"/>
                  <w:szCs w:val="18"/>
                </w:rPr>
                <w:t>V &gt; 150 litri</w:t>
              </w:r>
            </w:ins>
          </w:p>
        </w:tc>
        <w:tc>
          <w:tcPr>
            <w:tcW w:w="1984" w:type="dxa"/>
          </w:tcPr>
          <w:p w14:paraId="58FF0D93" w14:textId="2D229D33" w:rsidR="00A9076E" w:rsidRPr="00CA0C37" w:rsidRDefault="00A637F8" w:rsidP="004F3B60">
            <w:pPr>
              <w:contextualSpacing/>
              <w:jc w:val="center"/>
              <w:rPr>
                <w:ins w:id="29580" w:author="Visone Rossana (GSE)" w:date="2025-10-20T15:42:00Z" w16du:dateUtc="2025-10-20T13:42:00Z"/>
                <w:rFonts w:cs="Calibri"/>
                <w:sz w:val="18"/>
                <w:szCs w:val="18"/>
              </w:rPr>
            </w:pPr>
            <w:ins w:id="29581" w:author="Visone Rossana (GSE)" w:date="2025-10-20T15:44:00Z" w16du:dateUtc="2025-10-20T13:44:00Z">
              <w:r>
                <w:rPr>
                  <w:rFonts w:cs="Calibri"/>
                  <w:sz w:val="18"/>
                  <w:szCs w:val="18"/>
                </w:rPr>
                <w:t xml:space="preserve">1.500 </w:t>
              </w:r>
              <w:r w:rsidRPr="00CA0C37">
                <w:rPr>
                  <w:rFonts w:cs="Calibri"/>
                  <w:sz w:val="18"/>
                  <w:szCs w:val="18"/>
                </w:rPr>
                <w:t>€</w:t>
              </w:r>
            </w:ins>
          </w:p>
        </w:tc>
      </w:tr>
    </w:tbl>
    <w:p w14:paraId="78790673" w14:textId="7EF6DAC6" w:rsidR="003A523F" w:rsidRPr="00C10FD2" w:rsidRDefault="0074452D">
      <w:pPr>
        <w:spacing w:line="276" w:lineRule="auto"/>
        <w:contextualSpacing/>
        <w:jc w:val="center"/>
        <w:rPr>
          <w:ins w:id="29582" w:author="Visone Rossana (GSE)" w:date="2025-10-20T15:45:00Z" w16du:dateUtc="2025-10-20T13:45:00Z"/>
          <w:i/>
          <w:sz w:val="16"/>
          <w:szCs w:val="16"/>
          <w:rPrChange w:id="29583" w:author="Visone Rossana (GSE)" w:date="2025-10-20T16:45:00Z" w16du:dateUtc="2025-10-20T14:45:00Z">
            <w:rPr>
              <w:ins w:id="29584" w:author="Visone Rossana (GSE)" w:date="2025-10-20T15:45:00Z" w16du:dateUtc="2025-10-20T13:45:00Z"/>
              <w:sz w:val="22"/>
              <w:szCs w:val="22"/>
            </w:rPr>
          </w:rPrChange>
        </w:rPr>
        <w:pPrChange w:id="29585" w:author="Visone Rossana (GSE)" w:date="2025-10-20T16:45:00Z" w16du:dateUtc="2025-10-20T14:45:00Z">
          <w:pPr>
            <w:spacing w:line="276" w:lineRule="auto"/>
            <w:contextualSpacing/>
            <w:jc w:val="both"/>
          </w:pPr>
        </w:pPrChange>
      </w:pPr>
      <w:ins w:id="29586" w:author="Visone Rossana (GSE)" w:date="2025-10-20T16:10:00Z" w16du:dateUtc="2025-10-20T14:10:00Z">
        <w:r w:rsidRPr="00C10FD2">
          <w:rPr>
            <w:i/>
            <w:iCs/>
            <w:sz w:val="16"/>
            <w:szCs w:val="16"/>
            <w:rPrChange w:id="29587" w:author="Visone Rossana (GSE)" w:date="2025-10-20T16:11:00Z" w16du:dateUtc="2025-10-20T14:11:00Z">
              <w:rPr>
                <w:i/>
                <w:iCs/>
              </w:rPr>
            </w:rPrChange>
          </w:rPr>
          <w:t xml:space="preserve">Tabella </w:t>
        </w:r>
        <w:r w:rsidRPr="00C10FD2">
          <w:rPr>
            <w:i/>
            <w:iCs/>
            <w:sz w:val="16"/>
            <w:szCs w:val="16"/>
            <w:highlight w:val="yellow"/>
            <w:rPrChange w:id="29588" w:author="Visone Rossana (GSE)" w:date="2025-10-20T16:11:00Z" w16du:dateUtc="2025-10-20T14:11:00Z">
              <w:rPr>
                <w:i/>
                <w:iCs/>
                <w:highlight w:val="yellow"/>
              </w:rPr>
            </w:rPrChange>
          </w:rPr>
          <w:t>x</w:t>
        </w:r>
        <w:r w:rsidRPr="00C10FD2">
          <w:rPr>
            <w:i/>
            <w:iCs/>
            <w:sz w:val="16"/>
            <w:szCs w:val="16"/>
            <w:rPrChange w:id="29589" w:author="Visone Rossana (GSE)" w:date="2025-10-20T16:11:00Z" w16du:dateUtc="2025-10-20T14:11:00Z">
              <w:rPr>
                <w:i/>
                <w:iCs/>
              </w:rPr>
            </w:rPrChange>
          </w:rPr>
          <w:t xml:space="preserve">- </w:t>
        </w:r>
      </w:ins>
      <w:ins w:id="29590" w:author="Visone Rossana (GSE)" w:date="2025-10-20T16:11:00Z" w16du:dateUtc="2025-10-20T14:11:00Z">
        <w:r w:rsidR="00C10FD2">
          <w:rPr>
            <w:i/>
            <w:iCs/>
            <w:sz w:val="16"/>
            <w:szCs w:val="16"/>
          </w:rPr>
          <w:t>Scaldacqua a pompa di c</w:t>
        </w:r>
      </w:ins>
      <w:ins w:id="29591" w:author="Visone Rossana (GSE)" w:date="2025-10-20T16:10:00Z" w16du:dateUtc="2025-10-20T14:10:00Z">
        <w:r w:rsidRPr="00C10FD2">
          <w:rPr>
            <w:i/>
            <w:iCs/>
            <w:sz w:val="16"/>
            <w:szCs w:val="16"/>
            <w:rPrChange w:id="29592" w:author="Visone Rossana (GSE)" w:date="2025-10-20T16:11:00Z" w16du:dateUtc="2025-10-20T14:11:00Z">
              <w:rPr>
                <w:i/>
                <w:iCs/>
              </w:rPr>
            </w:rPrChange>
          </w:rPr>
          <w:t>alore</w:t>
        </w:r>
      </w:ins>
      <w:ins w:id="29593" w:author="Visone Rossana (GSE)" w:date="2025-10-20T16:11:00Z" w16du:dateUtc="2025-10-20T14:11:00Z">
        <w:r w:rsidR="00C10FD2">
          <w:rPr>
            <w:i/>
            <w:iCs/>
            <w:sz w:val="16"/>
            <w:szCs w:val="16"/>
          </w:rPr>
          <w:t>:</w:t>
        </w:r>
        <w:r w:rsidR="00842E3E">
          <w:rPr>
            <w:i/>
            <w:iCs/>
            <w:sz w:val="16"/>
            <w:szCs w:val="16"/>
          </w:rPr>
          <w:t xml:space="preserve"> incentivo massimo</w:t>
        </w:r>
      </w:ins>
    </w:p>
    <w:p w14:paraId="5478BBA7" w14:textId="5434B251" w:rsidR="00802616" w:rsidRPr="00CA0C37" w:rsidRDefault="00802616" w:rsidP="00802616">
      <w:pPr>
        <w:tabs>
          <w:tab w:val="left" w:pos="567"/>
        </w:tabs>
        <w:ind w:left="567" w:hanging="567"/>
        <w:jc w:val="both"/>
        <w:rPr>
          <w:ins w:id="29594" w:author="Visone Rossana (GSE)" w:date="2025-10-20T16:09:00Z" w16du:dateUtc="2025-10-20T14:09:00Z"/>
          <w:sz w:val="20"/>
        </w:rPr>
      </w:pPr>
      <w:ins w:id="29595" w:author="Visone Rossana (GSE)" w:date="2025-10-20T16:09:00Z" w16du:dateUtc="2025-10-20T14:09:00Z">
        <w:r>
          <w:rPr>
            <w:sz w:val="20"/>
          </w:rPr>
          <w:t>L’</w:t>
        </w:r>
        <w:r w:rsidRPr="00CA0C37">
          <w:rPr>
            <w:sz w:val="20"/>
          </w:rPr>
          <w:t>incentivo totale dell’intervento cumulato per l’intera durata</w:t>
        </w:r>
        <w:r>
          <w:rPr>
            <w:sz w:val="20"/>
          </w:rPr>
          <w:t xml:space="preserve"> </w:t>
        </w:r>
        <w:r w:rsidRPr="00CA0C37">
          <w:rPr>
            <w:sz w:val="20"/>
          </w:rPr>
          <w:t xml:space="preserve">che verrà ripartito e corrisposto in </w:t>
        </w:r>
        <w:r>
          <w:rPr>
            <w:sz w:val="20"/>
          </w:rPr>
          <w:t>2</w:t>
        </w:r>
        <w:r w:rsidRPr="00CA0C37">
          <w:rPr>
            <w:sz w:val="20"/>
          </w:rPr>
          <w:t xml:space="preserve"> rate annuali costanti,</w:t>
        </w:r>
        <w:r>
          <w:rPr>
            <w:sz w:val="20"/>
          </w:rPr>
          <w:t xml:space="preserve">  </w:t>
        </w:r>
        <w:r w:rsidRPr="00CA0C37">
          <w:rPr>
            <w:sz w:val="20"/>
          </w:rPr>
          <w:t xml:space="preserve">oppure, in un’unica soluzione </w:t>
        </w:r>
        <w:r w:rsidRPr="00ED63DF">
          <w:rPr>
            <w:rFonts w:ascii="Calibri" w:hAnsi="Calibri" w:cs="Calibri"/>
            <w:sz w:val="20"/>
            <w:szCs w:val="20"/>
          </w:rPr>
          <w:t>se</w:t>
        </w:r>
        <w:r>
          <w:rPr>
            <w:rFonts w:ascii="Calibri" w:hAnsi="Calibri" w:cs="Calibri"/>
            <w:sz w:val="20"/>
            <w:szCs w:val="20"/>
          </w:rPr>
          <w:t xml:space="preserve"> l’ammontare totale dell’incentivo sia</w:t>
        </w:r>
        <w:r w:rsidRPr="00ED63DF">
          <w:rPr>
            <w:rFonts w:ascii="Calibri" w:hAnsi="Calibri" w:cs="Calibri"/>
            <w:sz w:val="20"/>
            <w:szCs w:val="20"/>
          </w:rPr>
          <w:t xml:space="preserve"> inferiore o uguale a euro 15.000</w:t>
        </w:r>
        <w:r>
          <w:rPr>
            <w:rFonts w:ascii="Calibri" w:hAnsi="Calibri" w:cs="Calibri"/>
            <w:sz w:val="20"/>
            <w:szCs w:val="20"/>
          </w:rPr>
          <w:t xml:space="preserve"> o </w:t>
        </w:r>
        <w:r w:rsidRPr="00CA0C37">
          <w:rPr>
            <w:sz w:val="20"/>
          </w:rPr>
          <w:t xml:space="preserve">per gli aventi diritto (le </w:t>
        </w:r>
        <w:r>
          <w:rPr>
            <w:sz w:val="20"/>
          </w:rPr>
          <w:t xml:space="preserve">PA, </w:t>
        </w:r>
        <w:commentRangeStart w:id="29596"/>
        <w:r>
          <w:rPr>
            <w:sz w:val="20"/>
          </w:rPr>
          <w:t>gli ETS</w:t>
        </w:r>
        <w:commentRangeEnd w:id="29596"/>
        <w:r>
          <w:rPr>
            <w:rStyle w:val="Rimandocommento"/>
            <w:sz w:val="20"/>
          </w:rPr>
          <w:commentReference w:id="29596"/>
        </w:r>
        <w:r>
          <w:rPr>
            <w:sz w:val="20"/>
          </w:rPr>
          <w:t xml:space="preserve"> </w:t>
        </w:r>
        <w:r w:rsidRPr="00CA0C37">
          <w:rPr>
            <w:sz w:val="20"/>
          </w:rPr>
          <w:t>e le ESC</w:t>
        </w:r>
        <w:r>
          <w:rPr>
            <w:sz w:val="20"/>
          </w:rPr>
          <w:t xml:space="preserve">o o gli altri soggetti abilitati di cui all’art. 13, comma 1, </w:t>
        </w:r>
        <w:r w:rsidRPr="00CA0C37">
          <w:rPr>
            <w:sz w:val="20"/>
          </w:rPr>
          <w:t>che operano per conto</w:t>
        </w:r>
        <w:r>
          <w:rPr>
            <w:sz w:val="20"/>
          </w:rPr>
          <w:t xml:space="preserve"> della PA</w:t>
        </w:r>
        <w:r w:rsidRPr="00CA0C37">
          <w:rPr>
            <w:sz w:val="20"/>
          </w:rPr>
          <w:t>).</w:t>
        </w:r>
      </w:ins>
    </w:p>
    <w:p w14:paraId="1AED4685" w14:textId="69BB71E4" w:rsidR="00955CBA" w:rsidRDefault="00955CBA" w:rsidP="00955CBA">
      <w:pPr>
        <w:spacing w:after="120" w:line="276" w:lineRule="auto"/>
        <w:jc w:val="both"/>
        <w:rPr>
          <w:ins w:id="29597" w:author="Visone Rossana (GSE)" w:date="2025-10-20T15:45:00Z" w16du:dateUtc="2025-10-20T13:45:00Z"/>
          <w:rFonts w:ascii="Calibri" w:hAnsi="Calibri" w:cs="Calibri"/>
          <w:sz w:val="22"/>
          <w:szCs w:val="22"/>
        </w:rPr>
      </w:pPr>
      <w:ins w:id="29598" w:author="Visone Rossana (GSE)" w:date="2025-10-20T15:45:00Z" w16du:dateUtc="2025-10-20T13:45:00Z">
        <w:r w:rsidRPr="000F1963">
          <w:rPr>
            <w:rFonts w:ascii="Calibri" w:hAnsi="Calibri" w:cs="Calibri"/>
            <w:sz w:val="22"/>
            <w:szCs w:val="22"/>
          </w:rPr>
          <w:t xml:space="preserve">Nei casi di obbligatorietà, le spese sostenute per la redazione della diagnosi e dell’attestato di prestazione energetica </w:t>
        </w:r>
        <w:r w:rsidRPr="000F1963">
          <w:rPr>
            <w:rFonts w:ascii="Calibri" w:hAnsi="Calibri" w:cs="Calibri"/>
            <w:i/>
            <w:iCs/>
            <w:sz w:val="22"/>
            <w:szCs w:val="22"/>
          </w:rPr>
          <w:t>post operam</w:t>
        </w:r>
        <w:r w:rsidRPr="000F1963">
          <w:rPr>
            <w:rFonts w:ascii="Calibri" w:hAnsi="Calibri" w:cs="Calibri"/>
            <w:sz w:val="22"/>
            <w:szCs w:val="22"/>
          </w:rPr>
          <w:t xml:space="preserve"> sono incentivate secondo quanto specificato al paragrafo </w:t>
        </w:r>
        <w:r w:rsidRPr="000F1963">
          <w:rPr>
            <w:rFonts w:ascii="Calibri" w:hAnsi="Calibri" w:cs="Calibri"/>
            <w:sz w:val="22"/>
            <w:szCs w:val="22"/>
            <w:highlight w:val="yellow"/>
          </w:rPr>
          <w:t>9.17.1</w:t>
        </w:r>
        <w:r w:rsidRPr="000F1963">
          <w:rPr>
            <w:rFonts w:ascii="Calibri" w:hAnsi="Calibri" w:cs="Calibri"/>
            <w:sz w:val="22"/>
            <w:szCs w:val="22"/>
          </w:rPr>
          <w:t>. Si precisa che i suddetti contributi non concorrono alla formazione di I</w:t>
        </w:r>
        <w:r w:rsidRPr="000F1963">
          <w:rPr>
            <w:rFonts w:ascii="Calibri" w:hAnsi="Calibri" w:cs="Calibri"/>
            <w:sz w:val="22"/>
            <w:szCs w:val="22"/>
            <w:vertAlign w:val="subscript"/>
          </w:rPr>
          <w:t>tot</w:t>
        </w:r>
        <w:r w:rsidRPr="000F1963">
          <w:rPr>
            <w:rFonts w:ascii="Calibri" w:hAnsi="Calibri" w:cs="Calibri"/>
            <w:sz w:val="22"/>
            <w:szCs w:val="22"/>
          </w:rPr>
          <w:t xml:space="preserve"> previsto per lo specifico intervento.  </w:t>
        </w:r>
      </w:ins>
    </w:p>
    <w:p w14:paraId="1BB72D04" w14:textId="77777777" w:rsidR="00955CBA" w:rsidRDefault="00955CBA" w:rsidP="00955CBA">
      <w:pPr>
        <w:spacing w:after="120" w:line="276" w:lineRule="auto"/>
        <w:jc w:val="both"/>
        <w:rPr>
          <w:ins w:id="29599" w:author="Visone Rossana (GSE)" w:date="2025-10-20T15:45:00Z" w16du:dateUtc="2025-10-20T13:45:00Z"/>
          <w:bCs/>
          <w:sz w:val="22"/>
          <w:szCs w:val="22"/>
        </w:rPr>
      </w:pPr>
      <w:ins w:id="29600" w:author="Visone Rossana (GSE)" w:date="2025-10-20T15:45:00Z" w16du:dateUtc="2025-10-20T13:45:00Z">
        <w:r w:rsidRPr="000F1963">
          <w:rPr>
            <w:bCs/>
            <w:sz w:val="22"/>
            <w:szCs w:val="22"/>
            <w:highlight w:val="cyan"/>
          </w:rPr>
          <w:t xml:space="preserve">Per le grandi imprese, ivi inclusi gli ETS economici con tale dimensione di impresa, non costituisce una spesa ammissibile il costo sostenuto per la redazione dell’attestato di prestazione energetica post </w:t>
        </w:r>
        <w:r>
          <w:rPr>
            <w:bCs/>
            <w:sz w:val="22"/>
            <w:szCs w:val="22"/>
            <w:highlight w:val="cyan"/>
          </w:rPr>
          <w:t>operam</w:t>
        </w:r>
        <w:r w:rsidRPr="000F1963">
          <w:rPr>
            <w:bCs/>
            <w:sz w:val="22"/>
            <w:szCs w:val="22"/>
            <w:highlight w:val="cyan"/>
          </w:rPr>
          <w:t>, ai sensi</w:t>
        </w:r>
        <w:commentRangeStart w:id="29601"/>
        <w:r w:rsidRPr="000F1963">
          <w:rPr>
            <w:bCs/>
            <w:sz w:val="22"/>
            <w:szCs w:val="22"/>
            <w:highlight w:val="cyan"/>
          </w:rPr>
          <w:t xml:space="preserve"> dell’art. 26, comma 2 del Decreto</w:t>
        </w:r>
        <w:commentRangeEnd w:id="29601"/>
        <w:r w:rsidRPr="000F1963">
          <w:rPr>
            <w:rStyle w:val="Rimandocommento"/>
            <w:bCs/>
            <w:sz w:val="22"/>
            <w:szCs w:val="22"/>
            <w:highlight w:val="cyan"/>
          </w:rPr>
          <w:commentReference w:id="29601"/>
        </w:r>
        <w:r w:rsidRPr="000F1963">
          <w:rPr>
            <w:bCs/>
            <w:sz w:val="22"/>
            <w:szCs w:val="22"/>
            <w:highlight w:val="cyan"/>
          </w:rPr>
          <w:t xml:space="preserve">. </w:t>
        </w:r>
      </w:ins>
    </w:p>
    <w:p w14:paraId="5D46BDFB" w14:textId="5E896246" w:rsidR="00955CBA" w:rsidRPr="000F1963" w:rsidRDefault="00955CBA" w:rsidP="00955CBA">
      <w:pPr>
        <w:spacing w:after="120" w:line="276" w:lineRule="auto"/>
        <w:jc w:val="both"/>
        <w:rPr>
          <w:ins w:id="29603" w:author="Visone Rossana (GSE)" w:date="2025-10-20T15:45:00Z" w16du:dateUtc="2025-10-20T13:45:00Z"/>
          <w:rFonts w:ascii="Calibri" w:hAnsi="Calibri" w:cs="Calibri"/>
          <w:sz w:val="22"/>
          <w:szCs w:val="22"/>
        </w:rPr>
      </w:pPr>
      <w:ins w:id="29604" w:author="Visone Rossana (GSE)" w:date="2025-10-20T15:45:00Z" w16du:dateUtc="2025-10-20T13:45:00Z">
        <w:r w:rsidRPr="000F1963">
          <w:rPr>
            <w:rFonts w:ascii="Calibri" w:hAnsi="Calibri" w:cs="Calibri"/>
            <w:sz w:val="22"/>
            <w:szCs w:val="22"/>
          </w:rPr>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0F1963">
          <w:rPr>
            <w:rFonts w:ascii="Calibri" w:hAnsi="Calibri" w:cs="Calibri"/>
            <w:sz w:val="22"/>
            <w:szCs w:val="22"/>
          </w:rPr>
          <w:t>.</w:t>
        </w:r>
      </w:ins>
    </w:p>
    <w:p w14:paraId="7DF3239E" w14:textId="77777777" w:rsidR="00955CBA" w:rsidRPr="000F1963" w:rsidRDefault="00955CBA" w:rsidP="00955CBA">
      <w:pPr>
        <w:spacing w:line="276" w:lineRule="auto"/>
        <w:jc w:val="both"/>
        <w:rPr>
          <w:ins w:id="29605" w:author="Visone Rossana (GSE)" w:date="2025-10-20T15:45:00Z" w16du:dateUtc="2025-10-20T13:45:00Z"/>
          <w:rFonts w:ascii="Calibri" w:hAnsi="Calibri" w:cs="Calibri"/>
          <w:sz w:val="22"/>
          <w:szCs w:val="22"/>
        </w:rPr>
      </w:pPr>
      <w:ins w:id="29606" w:author="Visone Rossana (GSE)" w:date="2025-10-20T15:45:00Z" w16du:dateUtc="2025-10-20T13:45:00Z">
        <w:r w:rsidRPr="000F1963">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1EF53B89" w14:textId="77777777" w:rsidR="008659C1" w:rsidRPr="008633E6" w:rsidRDefault="008659C1">
      <w:pPr>
        <w:pStyle w:val="TITOLO20"/>
        <w:numPr>
          <w:ilvl w:val="2"/>
          <w:numId w:val="292"/>
        </w:numPr>
        <w:ind w:left="1134" w:hanging="708"/>
        <w:rPr>
          <w:ins w:id="29607" w:author="Visone Rossana (GSE)" w:date="2025-10-20T16:14:00Z" w16du:dateUtc="2025-10-20T14:14:00Z"/>
        </w:rPr>
        <w:pPrChange w:id="29608" w:author="Visone Rossana (GSE)" w:date="2025-10-23T10:16:00Z" w16du:dateUtc="2025-10-23T08:16:00Z">
          <w:pPr>
            <w:pStyle w:val="TITOLO20"/>
            <w:numPr>
              <w:ilvl w:val="2"/>
              <w:numId w:val="482"/>
            </w:numPr>
            <w:ind w:left="1715" w:hanging="504"/>
          </w:pPr>
        </w:pPrChange>
      </w:pPr>
      <w:bookmarkStart w:id="29609" w:name="_Toc212462728"/>
      <w:ins w:id="29610" w:author="Visone Rossana (GSE)" w:date="2025-10-20T16:14:00Z" w16du:dateUtc="2025-10-20T14:14:00Z">
        <w:r w:rsidRPr="008633E6">
          <w:t>Documentazione necessaria per l’accesso all’incentivo</w:t>
        </w:r>
        <w:bookmarkEnd w:id="29609"/>
        <w:r w:rsidRPr="008633E6">
          <w:t xml:space="preserve"> </w:t>
        </w:r>
      </w:ins>
    </w:p>
    <w:p w14:paraId="7B5714B8" w14:textId="77777777" w:rsidR="00573883" w:rsidRPr="00573883" w:rsidRDefault="00573883" w:rsidP="00573883">
      <w:pPr>
        <w:spacing w:line="276" w:lineRule="auto"/>
        <w:contextualSpacing/>
        <w:jc w:val="both"/>
        <w:rPr>
          <w:ins w:id="29611" w:author="Visone Rossana (GSE)" w:date="2025-10-20T16:15:00Z" w16du:dateUtc="2025-10-20T14:15:00Z"/>
          <w:sz w:val="22"/>
          <w:szCs w:val="22"/>
        </w:rPr>
      </w:pPr>
      <w:ins w:id="29612" w:author="Visone Rossana (GSE)" w:date="2025-10-20T16:15:00Z" w16du:dateUtc="2025-10-20T14:15:00Z">
        <w:r w:rsidRPr="00573883">
          <w:rPr>
            <w:sz w:val="22"/>
            <w:szCs w:val="22"/>
          </w:rPr>
          <w:t>Ai fini della richiesta d’incentivo, il Soggetto Responsabile predispone la documentazione sotto specificata, e la conserva in originale per tutta la durata dell’incentivo e per i 5 anni successivi all’erogazione dell’ultima rata. Alcuni documenti devono essere presentati unitamente alla richiesta di accesso all’incentivo (in formato PDF), caricandoli sul Portaltermico all’atto della presentazione della richiesta medesima; altri devono essere conservati a cura del Soggetto Responsabile. Il GSE potrà richiedere copia di tutti i documenti in qualsiasi momento e la stessa documentazione dovrà essere mostrata in originale in caso di verifica in situ.</w:t>
        </w:r>
      </w:ins>
    </w:p>
    <w:p w14:paraId="05319865" w14:textId="77777777" w:rsidR="00573883" w:rsidRDefault="00573883" w:rsidP="00573883">
      <w:pPr>
        <w:spacing w:line="276" w:lineRule="auto"/>
        <w:contextualSpacing/>
        <w:jc w:val="both"/>
        <w:rPr>
          <w:ins w:id="29613" w:author="Visone Rossana (GSE)" w:date="2025-10-20T16:15:00Z" w16du:dateUtc="2025-10-20T14:15:00Z"/>
          <w:b/>
          <w:bCs/>
          <w:sz w:val="22"/>
          <w:szCs w:val="22"/>
        </w:rPr>
      </w:pPr>
    </w:p>
    <w:p w14:paraId="56C2DE17" w14:textId="77A161CB" w:rsidR="00573883" w:rsidRPr="00573883" w:rsidRDefault="00573883" w:rsidP="00573883">
      <w:pPr>
        <w:spacing w:line="276" w:lineRule="auto"/>
        <w:contextualSpacing/>
        <w:jc w:val="both"/>
        <w:rPr>
          <w:ins w:id="29614" w:author="Visone Rossana (GSE)" w:date="2025-10-20T16:15:00Z" w16du:dateUtc="2025-10-20T14:15:00Z"/>
          <w:b/>
          <w:bCs/>
          <w:sz w:val="22"/>
          <w:szCs w:val="22"/>
          <w:u w:val="single"/>
          <w:rPrChange w:id="29615" w:author="Visone Rossana (GSE)" w:date="2025-10-20T16:15:00Z" w16du:dateUtc="2025-10-20T14:15:00Z">
            <w:rPr>
              <w:ins w:id="29616" w:author="Visone Rossana (GSE)" w:date="2025-10-20T16:15:00Z" w16du:dateUtc="2025-10-20T14:15:00Z"/>
              <w:sz w:val="22"/>
              <w:szCs w:val="22"/>
            </w:rPr>
          </w:rPrChange>
        </w:rPr>
      </w:pPr>
      <w:ins w:id="29617" w:author="Visone Rossana (GSE)" w:date="2025-10-20T16:15:00Z" w16du:dateUtc="2025-10-20T14:15:00Z">
        <w:r w:rsidRPr="00573883">
          <w:rPr>
            <w:b/>
            <w:bCs/>
            <w:sz w:val="22"/>
            <w:szCs w:val="22"/>
            <w:u w:val="single"/>
            <w:rPrChange w:id="29618" w:author="Visone Rossana (GSE)" w:date="2025-10-20T16:15:00Z" w16du:dateUtc="2025-10-20T14:15:00Z">
              <w:rPr>
                <w:sz w:val="22"/>
                <w:szCs w:val="22"/>
              </w:rPr>
            </w:rPrChange>
          </w:rPr>
          <w:t>Documentazione da allegare alla richiesta di accesso all’incentivo:</w:t>
        </w:r>
      </w:ins>
    </w:p>
    <w:p w14:paraId="0CCEECF4" w14:textId="112A8A57" w:rsidR="00573883" w:rsidRPr="00573883" w:rsidRDefault="00573883">
      <w:pPr>
        <w:pStyle w:val="Paragrafoelenco"/>
        <w:numPr>
          <w:ilvl w:val="0"/>
          <w:numId w:val="483"/>
        </w:numPr>
        <w:spacing w:line="276" w:lineRule="auto"/>
        <w:jc w:val="both"/>
        <w:rPr>
          <w:ins w:id="29619" w:author="Visone Rossana (GSE)" w:date="2025-10-20T16:15:00Z" w16du:dateUtc="2025-10-20T14:15:00Z"/>
          <w:sz w:val="22"/>
          <w:szCs w:val="22"/>
          <w:rPrChange w:id="29620" w:author="Visone Rossana (GSE)" w:date="2025-10-20T16:15:00Z" w16du:dateUtc="2025-10-20T14:15:00Z">
            <w:rPr>
              <w:ins w:id="29621" w:author="Visone Rossana (GSE)" w:date="2025-10-20T16:15:00Z" w16du:dateUtc="2025-10-20T14:15:00Z"/>
            </w:rPr>
          </w:rPrChange>
        </w:rPr>
        <w:pPrChange w:id="29622" w:author="Visone Rossana (GSE)" w:date="2025-10-20T16:15:00Z" w16du:dateUtc="2025-10-20T14:15:00Z">
          <w:pPr>
            <w:spacing w:line="276" w:lineRule="auto"/>
            <w:contextualSpacing/>
            <w:jc w:val="both"/>
          </w:pPr>
        </w:pPrChange>
      </w:pPr>
      <w:ins w:id="29623" w:author="Visone Rossana (GSE)" w:date="2025-10-20T16:15:00Z" w16du:dateUtc="2025-10-20T14:15:00Z">
        <w:r w:rsidRPr="00573883">
          <w:rPr>
            <w:sz w:val="22"/>
            <w:szCs w:val="22"/>
            <w:rPrChange w:id="29624" w:author="Visone Rossana (GSE)" w:date="2025-10-20T16:15:00Z" w16du:dateUtc="2025-10-20T14:15:00Z">
              <w:rPr/>
            </w:rPrChange>
          </w:rPr>
          <w:t xml:space="preserve">documentazione comune a tutte le tipologie di interventi, come specificatamente indicato nell’Allegato 1; </w:t>
        </w:r>
      </w:ins>
    </w:p>
    <w:p w14:paraId="796502E3" w14:textId="15C8B8CC" w:rsidR="00573883" w:rsidRPr="00573883" w:rsidRDefault="00573883">
      <w:pPr>
        <w:pStyle w:val="Paragrafoelenco"/>
        <w:numPr>
          <w:ilvl w:val="0"/>
          <w:numId w:val="483"/>
        </w:numPr>
        <w:spacing w:line="276" w:lineRule="auto"/>
        <w:jc w:val="both"/>
        <w:rPr>
          <w:ins w:id="29625" w:author="Visone Rossana (GSE)" w:date="2025-10-20T16:15:00Z" w16du:dateUtc="2025-10-20T14:15:00Z"/>
          <w:sz w:val="22"/>
          <w:szCs w:val="22"/>
          <w:rPrChange w:id="29626" w:author="Visone Rossana (GSE)" w:date="2025-10-20T16:15:00Z" w16du:dateUtc="2025-10-20T14:15:00Z">
            <w:rPr>
              <w:ins w:id="29627" w:author="Visone Rossana (GSE)" w:date="2025-10-20T16:15:00Z" w16du:dateUtc="2025-10-20T14:15:00Z"/>
            </w:rPr>
          </w:rPrChange>
        </w:rPr>
        <w:pPrChange w:id="29628" w:author="Visone Rossana (GSE)" w:date="2025-10-20T16:15:00Z" w16du:dateUtc="2025-10-20T14:15:00Z">
          <w:pPr>
            <w:spacing w:line="276" w:lineRule="auto"/>
            <w:contextualSpacing/>
            <w:jc w:val="both"/>
          </w:pPr>
        </w:pPrChange>
      </w:pPr>
      <w:ins w:id="29629" w:author="Visone Rossana (GSE)" w:date="2025-10-20T16:15:00Z" w16du:dateUtc="2025-10-20T14:15:00Z">
        <w:r w:rsidRPr="00573883">
          <w:rPr>
            <w:sz w:val="22"/>
            <w:szCs w:val="22"/>
            <w:rPrChange w:id="29630" w:author="Visone Rossana (GSE)" w:date="2025-10-20T16:15:00Z" w16du:dateUtc="2025-10-20T14:15:00Z">
              <w:rPr/>
            </w:rPrChange>
          </w:rPr>
          <w:t>per gli interventi che prevedono l’installazione di generatori di potenza termica nominale ≤ 35 kW non ricompresi nel Catalogo, l’asseverazione di un tecnico abilitato non è obbligatoria; in questo caso è sufficiente una certificazione del produttore degli elementi impiegati che attesti il rispetto dei requisiti minimi previsti dal Decreto e dalle relative Regole Applicative per interventi con incentivo superiore a 3.500 euro;</w:t>
        </w:r>
      </w:ins>
    </w:p>
    <w:p w14:paraId="127EACED" w14:textId="45B5DDD7" w:rsidR="00573883" w:rsidRPr="00573883" w:rsidDel="00396A83" w:rsidRDefault="00573883" w:rsidP="00D11DBB">
      <w:pPr>
        <w:pStyle w:val="Paragrafoelenco"/>
        <w:numPr>
          <w:ilvl w:val="0"/>
          <w:numId w:val="483"/>
        </w:numPr>
        <w:spacing w:line="276" w:lineRule="auto"/>
        <w:jc w:val="both"/>
        <w:rPr>
          <w:ins w:id="29631" w:author="Visone Rossana (GSE)" w:date="2025-10-20T16:15:00Z" w16du:dateUtc="2025-10-20T14:15:00Z"/>
          <w:del w:id="29632" w:author="Visone Rossana (GSE) [2]" w:date="2025-10-29T15:57:00Z" w16du:dateUtc="2025-10-29T14:57:00Z"/>
          <w:sz w:val="22"/>
          <w:szCs w:val="22"/>
          <w:rPrChange w:id="29633" w:author="Visone Rossana (GSE)" w:date="2025-10-20T16:15:00Z" w16du:dateUtc="2025-10-20T14:15:00Z">
            <w:rPr>
              <w:ins w:id="29634" w:author="Visone Rossana (GSE)" w:date="2025-10-20T16:15:00Z" w16du:dateUtc="2025-10-20T14:15:00Z"/>
              <w:del w:id="29635" w:author="Visone Rossana (GSE) [2]" w:date="2025-10-29T15:57:00Z" w16du:dateUtc="2025-10-29T14:57:00Z"/>
            </w:rPr>
          </w:rPrChange>
        </w:rPr>
        <w:pPrChange w:id="29636" w:author="Visone Rossana (GSE)" w:date="2025-10-20T16:15:00Z" w16du:dateUtc="2025-10-20T14:15:00Z">
          <w:pPr>
            <w:spacing w:line="276" w:lineRule="auto"/>
            <w:contextualSpacing/>
            <w:jc w:val="both"/>
          </w:pPr>
        </w:pPrChange>
      </w:pPr>
      <w:ins w:id="29637" w:author="Visone Rossana (GSE)" w:date="2025-10-20T16:15:00Z" w16du:dateUtc="2025-10-20T14:15:00Z">
        <w:r w:rsidRPr="00396A83">
          <w:rPr>
            <w:sz w:val="22"/>
            <w:szCs w:val="22"/>
            <w:rPrChange w:id="29638" w:author="Visone Rossana (GSE) [2]" w:date="2025-10-29T15:57:00Z" w16du:dateUtc="2025-10-29T14:57:00Z">
              <w:rPr/>
            </w:rPrChange>
          </w:rPr>
          <w:t>per gli interventi che prevedono l’installazione di generatori di potenza termica nominale &gt; 35 kW, l’asseverazione di un tecnico abilitato secondo quanto indicato nel paragrafo 6.2 più una certificazione del produttore degli elementi impiegati che attesti il rispetto dei requisiti minimi previsti dal Decreto e dalle relative Regole A</w:t>
        </w:r>
      </w:ins>
    </w:p>
    <w:p w14:paraId="133A963B" w14:textId="6D0C5A0B" w:rsidR="00573883" w:rsidRPr="00396A83" w:rsidRDefault="00396A83" w:rsidP="00D11DBB">
      <w:pPr>
        <w:pStyle w:val="Paragrafoelenco"/>
        <w:numPr>
          <w:ilvl w:val="0"/>
          <w:numId w:val="483"/>
        </w:numPr>
        <w:spacing w:line="276" w:lineRule="auto"/>
        <w:jc w:val="both"/>
        <w:rPr>
          <w:ins w:id="29639" w:author="Visone Rossana (GSE)" w:date="2025-10-20T16:15:00Z" w16du:dateUtc="2025-10-20T14:15:00Z"/>
          <w:sz w:val="22"/>
          <w:szCs w:val="22"/>
          <w:rPrChange w:id="29640" w:author="Visone Rossana (GSE) [2]" w:date="2025-10-29T15:57:00Z" w16du:dateUtc="2025-10-29T14:57:00Z">
            <w:rPr>
              <w:ins w:id="29641" w:author="Visone Rossana (GSE)" w:date="2025-10-20T16:15:00Z" w16du:dateUtc="2025-10-20T14:15:00Z"/>
            </w:rPr>
          </w:rPrChange>
        </w:rPr>
        <w:pPrChange w:id="29642" w:author="Visone Rossana (GSE)" w:date="2025-10-20T16:15:00Z" w16du:dateUtc="2025-10-20T14:15:00Z">
          <w:pPr>
            <w:spacing w:line="276" w:lineRule="auto"/>
            <w:contextualSpacing/>
            <w:jc w:val="both"/>
          </w:pPr>
        </w:pPrChange>
      </w:pPr>
      <w:ins w:id="29643" w:author="Visone Rossana (GSE) [2]" w:date="2025-10-29T15:57:00Z" w16du:dateUtc="2025-10-29T14:57:00Z">
        <w:r>
          <w:rPr>
            <w:sz w:val="22"/>
            <w:szCs w:val="22"/>
          </w:rPr>
          <w:t>p</w:t>
        </w:r>
      </w:ins>
      <w:ins w:id="29644" w:author="Visone Rossana (GSE)" w:date="2025-10-20T16:15:00Z" w16du:dateUtc="2025-10-20T14:15:00Z">
        <w:r w:rsidR="00573883" w:rsidRPr="00396A83">
          <w:rPr>
            <w:sz w:val="22"/>
            <w:szCs w:val="22"/>
            <w:rPrChange w:id="29645" w:author="Visone Rossana (GSE) [2]" w:date="2025-10-29T15:57:00Z" w16du:dateUtc="2025-10-29T14:57:00Z">
              <w:rPr/>
            </w:rPrChange>
          </w:rPr>
          <w:t xml:space="preserve">plicative per interventi con incentivo superiore a 3.500 euro; </w:t>
        </w:r>
      </w:ins>
    </w:p>
    <w:p w14:paraId="53C71875" w14:textId="183B5366" w:rsidR="00573883" w:rsidRPr="00573883" w:rsidRDefault="00573883">
      <w:pPr>
        <w:pStyle w:val="Paragrafoelenco"/>
        <w:numPr>
          <w:ilvl w:val="0"/>
          <w:numId w:val="483"/>
        </w:numPr>
        <w:spacing w:line="276" w:lineRule="auto"/>
        <w:jc w:val="both"/>
        <w:rPr>
          <w:ins w:id="29646" w:author="Visone Rossana (GSE)" w:date="2025-10-20T16:15:00Z" w16du:dateUtc="2025-10-20T14:15:00Z"/>
          <w:sz w:val="22"/>
          <w:szCs w:val="22"/>
          <w:rPrChange w:id="29647" w:author="Visone Rossana (GSE)" w:date="2025-10-20T16:15:00Z" w16du:dateUtc="2025-10-20T14:15:00Z">
            <w:rPr>
              <w:ins w:id="29648" w:author="Visone Rossana (GSE)" w:date="2025-10-20T16:15:00Z" w16du:dateUtc="2025-10-20T14:15:00Z"/>
            </w:rPr>
          </w:rPrChange>
        </w:rPr>
        <w:pPrChange w:id="29649" w:author="Visone Rossana (GSE)" w:date="2025-10-20T16:15:00Z" w16du:dateUtc="2025-10-20T14:15:00Z">
          <w:pPr>
            <w:spacing w:line="276" w:lineRule="auto"/>
            <w:contextualSpacing/>
            <w:jc w:val="both"/>
          </w:pPr>
        </w:pPrChange>
      </w:pPr>
      <w:ins w:id="29650" w:author="Visone Rossana (GSE)" w:date="2025-10-20T16:15:00Z" w16du:dateUtc="2025-10-20T14:15:00Z">
        <w:r w:rsidRPr="00573883">
          <w:rPr>
            <w:sz w:val="22"/>
            <w:szCs w:val="22"/>
            <w:rPrChange w:id="29651" w:author="Visone Rossana (GSE)" w:date="2025-10-20T16:15:00Z" w16du:dateUtc="2025-10-20T14:15:00Z">
              <w:rPr/>
            </w:rPrChange>
          </w:rPr>
          <w:t>documentazione fotografica attestante l’intervento, raccolta in documento elettronico in formato PDF con un numero minimo di 5 foto riportanti:</w:t>
        </w:r>
      </w:ins>
    </w:p>
    <w:p w14:paraId="18022390" w14:textId="2D16F093" w:rsidR="00573883" w:rsidRPr="00573883" w:rsidRDefault="00573883">
      <w:pPr>
        <w:pStyle w:val="Paragrafoelenco"/>
        <w:numPr>
          <w:ilvl w:val="0"/>
          <w:numId w:val="484"/>
        </w:numPr>
        <w:spacing w:line="276" w:lineRule="auto"/>
        <w:jc w:val="both"/>
        <w:rPr>
          <w:ins w:id="29652" w:author="Visone Rossana (GSE)" w:date="2025-10-20T16:15:00Z" w16du:dateUtc="2025-10-20T14:15:00Z"/>
          <w:sz w:val="22"/>
          <w:szCs w:val="22"/>
          <w:rPrChange w:id="29653" w:author="Visone Rossana (GSE)" w:date="2025-10-20T16:15:00Z" w16du:dateUtc="2025-10-20T14:15:00Z">
            <w:rPr>
              <w:ins w:id="29654" w:author="Visone Rossana (GSE)" w:date="2025-10-20T16:15:00Z" w16du:dateUtc="2025-10-20T14:15:00Z"/>
            </w:rPr>
          </w:rPrChange>
        </w:rPr>
        <w:pPrChange w:id="29655" w:author="Visone Rossana (GSE)" w:date="2025-10-20T16:15:00Z" w16du:dateUtc="2025-10-20T14:15:00Z">
          <w:pPr>
            <w:spacing w:line="276" w:lineRule="auto"/>
            <w:contextualSpacing/>
            <w:jc w:val="both"/>
          </w:pPr>
        </w:pPrChange>
      </w:pPr>
      <w:ins w:id="29656" w:author="Visone Rossana (GSE)" w:date="2025-10-20T16:15:00Z" w16du:dateUtc="2025-10-20T14:15:00Z">
        <w:r w:rsidRPr="00573883">
          <w:rPr>
            <w:sz w:val="22"/>
            <w:szCs w:val="22"/>
            <w:rPrChange w:id="29657" w:author="Visone Rossana (GSE)" w:date="2025-10-20T16:15:00Z" w16du:dateUtc="2025-10-20T14:15:00Z">
              <w:rPr/>
            </w:rPrChange>
          </w:rPr>
          <w:t>vista di dettaglio dei generatori sostituiti e installati;</w:t>
        </w:r>
      </w:ins>
    </w:p>
    <w:p w14:paraId="251B03BC" w14:textId="0677B5F2" w:rsidR="00573883" w:rsidRPr="00573883" w:rsidRDefault="00573883">
      <w:pPr>
        <w:pStyle w:val="Paragrafoelenco"/>
        <w:numPr>
          <w:ilvl w:val="0"/>
          <w:numId w:val="484"/>
        </w:numPr>
        <w:spacing w:line="276" w:lineRule="auto"/>
        <w:jc w:val="both"/>
        <w:rPr>
          <w:ins w:id="29658" w:author="Visone Rossana (GSE)" w:date="2025-10-20T16:15:00Z" w16du:dateUtc="2025-10-20T14:15:00Z"/>
          <w:sz w:val="22"/>
          <w:szCs w:val="22"/>
          <w:rPrChange w:id="29659" w:author="Visone Rossana (GSE)" w:date="2025-10-20T16:15:00Z" w16du:dateUtc="2025-10-20T14:15:00Z">
            <w:rPr>
              <w:ins w:id="29660" w:author="Visone Rossana (GSE)" w:date="2025-10-20T16:15:00Z" w16du:dateUtc="2025-10-20T14:15:00Z"/>
            </w:rPr>
          </w:rPrChange>
        </w:rPr>
        <w:pPrChange w:id="29661" w:author="Visone Rossana (GSE)" w:date="2025-10-20T16:15:00Z" w16du:dateUtc="2025-10-20T14:15:00Z">
          <w:pPr>
            <w:spacing w:line="276" w:lineRule="auto"/>
            <w:contextualSpacing/>
            <w:jc w:val="both"/>
          </w:pPr>
        </w:pPrChange>
      </w:pPr>
      <w:ins w:id="29662" w:author="Visone Rossana (GSE)" w:date="2025-10-20T16:15:00Z" w16du:dateUtc="2025-10-20T14:15:00Z">
        <w:r w:rsidRPr="00573883">
          <w:rPr>
            <w:sz w:val="22"/>
            <w:szCs w:val="22"/>
            <w:rPrChange w:id="29663" w:author="Visone Rossana (GSE)" w:date="2025-10-20T16:15:00Z" w16du:dateUtc="2025-10-20T14:15:00Z">
              <w:rPr/>
            </w:rPrChange>
          </w:rPr>
          <w:lastRenderedPageBreak/>
          <w:t>vista d’insieme dei generatori sostituiti e installati;</w:t>
        </w:r>
      </w:ins>
    </w:p>
    <w:p w14:paraId="186B1486" w14:textId="41139BA7" w:rsidR="00573883" w:rsidRPr="00573883" w:rsidRDefault="00573883">
      <w:pPr>
        <w:pStyle w:val="Paragrafoelenco"/>
        <w:numPr>
          <w:ilvl w:val="0"/>
          <w:numId w:val="484"/>
        </w:numPr>
        <w:spacing w:line="276" w:lineRule="auto"/>
        <w:jc w:val="both"/>
        <w:rPr>
          <w:ins w:id="29664" w:author="Visone Rossana (GSE)" w:date="2025-10-20T16:15:00Z" w16du:dateUtc="2025-10-20T14:15:00Z"/>
          <w:sz w:val="22"/>
          <w:szCs w:val="22"/>
          <w:rPrChange w:id="29665" w:author="Visone Rossana (GSE)" w:date="2025-10-20T16:15:00Z" w16du:dateUtc="2025-10-20T14:15:00Z">
            <w:rPr>
              <w:ins w:id="29666" w:author="Visone Rossana (GSE)" w:date="2025-10-20T16:15:00Z" w16du:dateUtc="2025-10-20T14:15:00Z"/>
            </w:rPr>
          </w:rPrChange>
        </w:rPr>
        <w:pPrChange w:id="29667" w:author="Visone Rossana (GSE)" w:date="2025-10-20T16:15:00Z" w16du:dateUtc="2025-10-20T14:15:00Z">
          <w:pPr>
            <w:spacing w:line="276" w:lineRule="auto"/>
            <w:contextualSpacing/>
            <w:jc w:val="both"/>
          </w:pPr>
        </w:pPrChange>
      </w:pPr>
      <w:ins w:id="29668" w:author="Visone Rossana (GSE)" w:date="2025-10-20T16:15:00Z" w16du:dateUtc="2025-10-20T14:15:00Z">
        <w:r w:rsidRPr="00573883">
          <w:rPr>
            <w:sz w:val="22"/>
            <w:szCs w:val="22"/>
            <w:rPrChange w:id="29669" w:author="Visone Rossana (GSE)" w:date="2025-10-20T16:15:00Z" w16du:dateUtc="2025-10-20T14:15:00Z">
              <w:rPr/>
            </w:rPrChange>
          </w:rPr>
          <w:t>la targa dei generatori installati.</w:t>
        </w:r>
      </w:ins>
    </w:p>
    <w:p w14:paraId="7486532C" w14:textId="77777777" w:rsidR="00573883" w:rsidRDefault="00573883" w:rsidP="00573883">
      <w:pPr>
        <w:spacing w:line="276" w:lineRule="auto"/>
        <w:contextualSpacing/>
        <w:jc w:val="both"/>
        <w:rPr>
          <w:ins w:id="29670" w:author="Visone Rossana (GSE)" w:date="2025-10-20T16:15:00Z" w16du:dateUtc="2025-10-20T14:15:00Z"/>
          <w:b/>
          <w:bCs/>
          <w:sz w:val="22"/>
          <w:szCs w:val="22"/>
          <w:u w:val="single"/>
        </w:rPr>
      </w:pPr>
    </w:p>
    <w:p w14:paraId="5EFF0842" w14:textId="7FFBA8C4" w:rsidR="00573883" w:rsidRPr="00573883" w:rsidRDefault="00573883" w:rsidP="00573883">
      <w:pPr>
        <w:spacing w:line="276" w:lineRule="auto"/>
        <w:contextualSpacing/>
        <w:jc w:val="both"/>
        <w:rPr>
          <w:ins w:id="29671" w:author="Visone Rossana (GSE)" w:date="2025-10-20T16:15:00Z" w16du:dateUtc="2025-10-20T14:15:00Z"/>
          <w:b/>
          <w:bCs/>
          <w:sz w:val="22"/>
          <w:szCs w:val="22"/>
          <w:u w:val="single"/>
          <w:rPrChange w:id="29672" w:author="Visone Rossana (GSE)" w:date="2025-10-20T16:15:00Z" w16du:dateUtc="2025-10-20T14:15:00Z">
            <w:rPr>
              <w:ins w:id="29673" w:author="Visone Rossana (GSE)" w:date="2025-10-20T16:15:00Z" w16du:dateUtc="2025-10-20T14:15:00Z"/>
              <w:sz w:val="22"/>
              <w:szCs w:val="22"/>
            </w:rPr>
          </w:rPrChange>
        </w:rPr>
      </w:pPr>
      <w:ins w:id="29674" w:author="Visone Rossana (GSE)" w:date="2025-10-20T16:15:00Z" w16du:dateUtc="2025-10-20T14:15:00Z">
        <w:r w:rsidRPr="00573883">
          <w:rPr>
            <w:b/>
            <w:bCs/>
            <w:sz w:val="22"/>
            <w:szCs w:val="22"/>
            <w:u w:val="single"/>
            <w:rPrChange w:id="29675" w:author="Visone Rossana (GSE)" w:date="2025-10-20T16:15:00Z" w16du:dateUtc="2025-10-20T14:15:00Z">
              <w:rPr>
                <w:sz w:val="22"/>
                <w:szCs w:val="22"/>
              </w:rPr>
            </w:rPrChange>
          </w:rPr>
          <w:t>Documentazione da conservare a cura del Soggetto Responsabile:</w:t>
        </w:r>
      </w:ins>
    </w:p>
    <w:p w14:paraId="78ECB2ED" w14:textId="76E74C9F" w:rsidR="00573883" w:rsidRPr="00573883" w:rsidRDefault="00B73EAB">
      <w:pPr>
        <w:pStyle w:val="Paragrafoelenco"/>
        <w:numPr>
          <w:ilvl w:val="0"/>
          <w:numId w:val="485"/>
        </w:numPr>
        <w:spacing w:line="276" w:lineRule="auto"/>
        <w:jc w:val="both"/>
        <w:rPr>
          <w:ins w:id="29676" w:author="Visone Rossana (GSE)" w:date="2025-10-20T16:15:00Z" w16du:dateUtc="2025-10-20T14:15:00Z"/>
          <w:sz w:val="22"/>
          <w:szCs w:val="22"/>
          <w:rPrChange w:id="29677" w:author="Visone Rossana (GSE)" w:date="2025-10-20T16:16:00Z" w16du:dateUtc="2025-10-20T14:16:00Z">
            <w:rPr>
              <w:ins w:id="29678" w:author="Visone Rossana (GSE)" w:date="2025-10-20T16:15:00Z" w16du:dateUtc="2025-10-20T14:15:00Z"/>
            </w:rPr>
          </w:rPrChange>
        </w:rPr>
        <w:pPrChange w:id="29679" w:author="Visone Rossana (GSE)" w:date="2025-10-20T16:16:00Z" w16du:dateUtc="2025-10-20T14:16:00Z">
          <w:pPr>
            <w:spacing w:line="276" w:lineRule="auto"/>
            <w:contextualSpacing/>
            <w:jc w:val="both"/>
          </w:pPr>
        </w:pPrChange>
      </w:pPr>
      <w:ins w:id="29680" w:author="Visone Rossana (GSE)" w:date="2025-10-22T12:59:00Z" w16du:dateUtc="2025-10-22T10:59:00Z">
        <w:r>
          <w:rPr>
            <w:sz w:val="22"/>
            <w:szCs w:val="22"/>
          </w:rPr>
          <w:t>P</w:t>
        </w:r>
      </w:ins>
      <w:ins w:id="29681" w:author="Visone Rossana (GSE)" w:date="2025-10-20T16:15:00Z" w16du:dateUtc="2025-10-20T14:15:00Z">
        <w:del w:id="29682" w:author="Visone Rossana (GSE)" w:date="2025-10-22T12:59:00Z" w16du:dateUtc="2025-10-22T10:59:00Z">
          <w:r w:rsidR="00573883" w:rsidRPr="00573883" w:rsidDel="00B73EAB">
            <w:rPr>
              <w:sz w:val="22"/>
              <w:szCs w:val="22"/>
              <w:rPrChange w:id="29683" w:author="Visone Rossana (GSE)" w:date="2025-10-20T16:16:00Z" w16du:dateUtc="2025-10-20T14:16:00Z">
                <w:rPr/>
              </w:rPrChange>
            </w:rPr>
            <w:delText>p</w:delText>
          </w:r>
        </w:del>
        <w:r w:rsidR="00573883" w:rsidRPr="00573883">
          <w:rPr>
            <w:sz w:val="22"/>
            <w:szCs w:val="22"/>
            <w:rPrChange w:id="29684" w:author="Visone Rossana (GSE)" w:date="2025-10-20T16:16:00Z" w16du:dateUtc="2025-10-20T14:16:00Z">
              <w:rPr/>
            </w:rPrChange>
          </w:rPr>
          <w:t xml:space="preserve">er gli interventi non a Catalogo e per interventi con incentivi ≤ 3.500 euro certificazione del produttore e scheda tecnica del produttore del generatore di calore che può essere parte della certificazione del produttore di cui ai precedenti punti 2 e 3, che attestino il rispetto dei requisiti minimi richiesti dal Decreto, e, se di nuova installazione, dei sistemi di termoregolazione o valvole termostatiche; </w:t>
        </w:r>
      </w:ins>
    </w:p>
    <w:p w14:paraId="2B991DF8" w14:textId="1E85324C" w:rsidR="00573883" w:rsidRPr="00573883" w:rsidRDefault="00B73EAB">
      <w:pPr>
        <w:pStyle w:val="Paragrafoelenco"/>
        <w:numPr>
          <w:ilvl w:val="0"/>
          <w:numId w:val="485"/>
        </w:numPr>
        <w:spacing w:line="276" w:lineRule="auto"/>
        <w:jc w:val="both"/>
        <w:rPr>
          <w:ins w:id="29685" w:author="Visone Rossana (GSE)" w:date="2025-10-20T16:15:00Z" w16du:dateUtc="2025-10-20T14:15:00Z"/>
          <w:sz w:val="22"/>
          <w:szCs w:val="22"/>
          <w:rPrChange w:id="29686" w:author="Visone Rossana (GSE)" w:date="2025-10-20T16:16:00Z" w16du:dateUtc="2025-10-20T14:16:00Z">
            <w:rPr>
              <w:ins w:id="29687" w:author="Visone Rossana (GSE)" w:date="2025-10-20T16:15:00Z" w16du:dateUtc="2025-10-20T14:15:00Z"/>
            </w:rPr>
          </w:rPrChange>
        </w:rPr>
        <w:pPrChange w:id="29688" w:author="Visone Rossana (GSE)" w:date="2025-10-20T16:16:00Z" w16du:dateUtc="2025-10-20T14:16:00Z">
          <w:pPr>
            <w:spacing w:line="276" w:lineRule="auto"/>
            <w:contextualSpacing/>
            <w:jc w:val="both"/>
          </w:pPr>
        </w:pPrChange>
      </w:pPr>
      <w:ins w:id="29689" w:author="Visone Rossana (GSE)" w:date="2025-10-22T12:59:00Z" w16du:dateUtc="2025-10-22T10:59:00Z">
        <w:r w:rsidRPr="00572F8E">
          <w:rPr>
            <w:rFonts w:eastAsia="Aptos" w:cstheme="minorHAnsi"/>
            <w:kern w:val="2"/>
            <w:sz w:val="22"/>
            <w:szCs w:val="22"/>
            <w14:ligatures w14:val="standardContextual"/>
          </w:rPr>
          <w:t xml:space="preserve">Certificato del corretto smaltimento del generatore di calore sostituito o di un documento analogo attestante che il generatore </w:t>
        </w:r>
        <w:r>
          <w:rPr>
            <w:rFonts w:eastAsia="Aptos" w:cstheme="minorHAnsi"/>
            <w:kern w:val="2"/>
            <w:sz w:val="22"/>
            <w:szCs w:val="22"/>
            <w14:ligatures w14:val="standardContextual"/>
          </w:rPr>
          <w:t>sia</w:t>
        </w:r>
        <w:r w:rsidRPr="00572F8E">
          <w:rPr>
            <w:rFonts w:eastAsia="Aptos" w:cstheme="minorHAnsi"/>
            <w:kern w:val="2"/>
            <w:sz w:val="22"/>
            <w:szCs w:val="22"/>
            <w14:ligatures w14:val="standardContextual"/>
          </w:rPr>
          <w:t xml:space="preserve"> stato consegnato </w:t>
        </w:r>
        <w:r>
          <w:rPr>
            <w:rFonts w:eastAsia="Aptos" w:cstheme="minorHAnsi"/>
            <w:kern w:val="2"/>
            <w:sz w:val="22"/>
            <w:szCs w:val="22"/>
            <w14:ligatures w14:val="standardContextual"/>
          </w:rPr>
          <w:t xml:space="preserve">in </w:t>
        </w:r>
        <w:r w:rsidRPr="00572F8E">
          <w:rPr>
            <w:rFonts w:eastAsia="Aptos" w:cstheme="minorHAnsi"/>
            <w:kern w:val="2"/>
            <w:sz w:val="22"/>
            <w:szCs w:val="22"/>
            <w14:ligatures w14:val="standardContextual"/>
          </w:rPr>
          <w:t>un apposito centro per lo smaltimento</w:t>
        </w:r>
        <w:r>
          <w:rPr>
            <w:rFonts w:eastAsia="Aptos" w:cstheme="minorHAnsi"/>
            <w:kern w:val="2"/>
            <w:sz w:val="22"/>
            <w:szCs w:val="22"/>
            <w14:ligatures w14:val="standardContextual"/>
          </w:rPr>
          <w:t xml:space="preserve"> secondo quanto previsto al paragrafo </w:t>
        </w:r>
        <w:r w:rsidRPr="00572F8E">
          <w:rPr>
            <w:rFonts w:eastAsia="Aptos" w:cstheme="minorHAnsi"/>
            <w:kern w:val="2"/>
            <w:sz w:val="22"/>
            <w:szCs w:val="22"/>
            <w:highlight w:val="yellow"/>
            <w14:ligatures w14:val="standardContextual"/>
          </w:rPr>
          <w:t>12.9</w:t>
        </w:r>
      </w:ins>
      <w:ins w:id="29690" w:author="Visone Rossana (GSE)" w:date="2025-10-20T16:16:00Z" w16du:dateUtc="2025-10-20T14:16:00Z">
        <w:del w:id="29691" w:author="Visone Rossana (GSE)" w:date="2025-10-22T12:59:00Z" w16du:dateUtc="2025-10-22T10:59:00Z">
          <w:r w:rsidR="00573883" w:rsidRPr="00573883" w:rsidDel="00B73EAB">
            <w:rPr>
              <w:sz w:val="22"/>
              <w:szCs w:val="22"/>
              <w:rPrChange w:id="29692" w:author="Visone Rossana (GSE)" w:date="2025-10-20T16:16:00Z" w16du:dateUtc="2025-10-20T14:16:00Z">
                <w:rPr/>
              </w:rPrChange>
            </w:rPr>
            <w:delText>c</w:delText>
          </w:r>
        </w:del>
      </w:ins>
      <w:ins w:id="29693" w:author="Visone Rossana (GSE)" w:date="2025-10-20T16:15:00Z" w16du:dateUtc="2025-10-20T14:15:00Z">
        <w:del w:id="29694" w:author="Visone Rossana (GSE)" w:date="2025-10-22T12:59:00Z" w16du:dateUtc="2025-10-22T10:59:00Z">
          <w:r w:rsidR="00573883" w:rsidRPr="00573883" w:rsidDel="00B73EAB">
            <w:rPr>
              <w:sz w:val="22"/>
              <w:szCs w:val="22"/>
              <w:rPrChange w:id="29695" w:author="Visone Rossana (GSE)" w:date="2025-10-20T16:16:00Z" w16du:dateUtc="2025-10-20T14:16:00Z">
                <w:rPr/>
              </w:rPrChange>
            </w:rPr>
            <w:delText>ertificato del corretto smaltimento del generatore di calore sostituito o un documento analogo attestante che il generatore è stato consegnato a un apposito centro per lo smaltimento (paragrafo</w:delText>
          </w:r>
        </w:del>
      </w:ins>
      <w:ins w:id="29696" w:author="Visone Rossana (GSE)" w:date="2025-10-20T16:40:00Z" w16du:dateUtc="2025-10-20T14:40:00Z">
        <w:del w:id="29697" w:author="Visone Rossana (GSE)" w:date="2025-10-22T12:59:00Z" w16du:dateUtc="2025-10-22T10:59:00Z">
          <w:r w:rsidR="00482412" w:rsidDel="00B73EAB">
            <w:rPr>
              <w:sz w:val="22"/>
              <w:szCs w:val="22"/>
            </w:rPr>
            <w:delText xml:space="preserve"> </w:delText>
          </w:r>
          <w:r w:rsidR="00482412" w:rsidRPr="00482412" w:rsidDel="00B73EAB">
            <w:rPr>
              <w:sz w:val="22"/>
              <w:szCs w:val="22"/>
              <w:highlight w:val="yellow"/>
              <w:rPrChange w:id="29698" w:author="Visone Rossana (GSE)" w:date="2025-10-20T16:40:00Z" w16du:dateUtc="2025-10-20T14:40:00Z">
                <w:rPr>
                  <w:sz w:val="22"/>
                  <w:szCs w:val="22"/>
                </w:rPr>
              </w:rPrChange>
            </w:rPr>
            <w:delText>xx</w:delText>
          </w:r>
        </w:del>
      </w:ins>
      <w:ins w:id="29699" w:author="Visone Rossana (GSE)" w:date="2025-10-20T16:15:00Z" w16du:dateUtc="2025-10-20T14:15:00Z">
        <w:del w:id="29700" w:author="Visone Rossana (GSE)" w:date="2025-10-22T12:59:00Z" w16du:dateUtc="2025-10-22T10:59:00Z">
          <w:r w:rsidR="00573883" w:rsidRPr="00573883" w:rsidDel="00B73EAB">
            <w:rPr>
              <w:sz w:val="22"/>
              <w:szCs w:val="22"/>
              <w:rPrChange w:id="29701" w:author="Visone Rossana (GSE)" w:date="2025-10-20T16:16:00Z" w16du:dateUtc="2025-10-20T14:16:00Z">
                <w:rPr/>
              </w:rPrChange>
            </w:rPr>
            <w:delText>)</w:delText>
          </w:r>
        </w:del>
        <w:r w:rsidR="00573883" w:rsidRPr="00573883">
          <w:rPr>
            <w:sz w:val="22"/>
            <w:szCs w:val="22"/>
            <w:rPrChange w:id="29702" w:author="Visone Rossana (GSE)" w:date="2025-10-20T16:16:00Z" w16du:dateUtc="2025-10-20T14:16:00Z">
              <w:rPr/>
            </w:rPrChange>
          </w:rPr>
          <w:t xml:space="preserve">. </w:t>
        </w:r>
      </w:ins>
    </w:p>
    <w:p w14:paraId="2C1F6DEA" w14:textId="4039984F" w:rsidR="00573883" w:rsidRPr="00573883" w:rsidRDefault="00573883">
      <w:pPr>
        <w:pStyle w:val="Paragrafoelenco"/>
        <w:numPr>
          <w:ilvl w:val="0"/>
          <w:numId w:val="485"/>
        </w:numPr>
        <w:spacing w:line="276" w:lineRule="auto"/>
        <w:jc w:val="both"/>
        <w:rPr>
          <w:ins w:id="29703" w:author="Visone Rossana (GSE)" w:date="2025-10-20T16:15:00Z" w16du:dateUtc="2025-10-20T14:15:00Z"/>
          <w:sz w:val="22"/>
          <w:szCs w:val="22"/>
          <w:rPrChange w:id="29704" w:author="Visone Rossana (GSE)" w:date="2025-10-20T16:16:00Z" w16du:dateUtc="2025-10-20T14:16:00Z">
            <w:rPr>
              <w:ins w:id="29705" w:author="Visone Rossana (GSE)" w:date="2025-10-20T16:15:00Z" w16du:dateUtc="2025-10-20T14:15:00Z"/>
            </w:rPr>
          </w:rPrChange>
        </w:rPr>
        <w:pPrChange w:id="29706" w:author="Visone Rossana (GSE)" w:date="2025-10-20T16:16:00Z" w16du:dateUtc="2025-10-20T14:16:00Z">
          <w:pPr>
            <w:spacing w:line="276" w:lineRule="auto"/>
            <w:contextualSpacing/>
            <w:jc w:val="both"/>
          </w:pPr>
        </w:pPrChange>
      </w:pPr>
      <w:ins w:id="29707" w:author="Visone Rossana (GSE)" w:date="2025-10-20T16:15:00Z" w16du:dateUtc="2025-10-20T14:15:00Z">
        <w:del w:id="29708" w:author="Visone Rossana (GSE)" w:date="2025-10-22T12:59:00Z" w16du:dateUtc="2025-10-22T10:59:00Z">
          <w:r w:rsidRPr="00573883" w:rsidDel="00B73EAB">
            <w:rPr>
              <w:sz w:val="22"/>
              <w:szCs w:val="22"/>
              <w:rPrChange w:id="29709" w:author="Visone Rossana (GSE)" w:date="2025-10-20T16:16:00Z" w16du:dateUtc="2025-10-20T14:16:00Z">
                <w:rPr/>
              </w:rPrChange>
            </w:rPr>
            <w:delText>d</w:delText>
          </w:r>
        </w:del>
      </w:ins>
      <w:ins w:id="29710" w:author="Visone Rossana (GSE)" w:date="2025-10-22T12:59:00Z" w16du:dateUtc="2025-10-22T10:59:00Z">
        <w:r w:rsidR="00B73EAB">
          <w:rPr>
            <w:sz w:val="22"/>
            <w:szCs w:val="22"/>
          </w:rPr>
          <w:t>D</w:t>
        </w:r>
      </w:ins>
      <w:ins w:id="29711" w:author="Visone Rossana (GSE)" w:date="2025-10-20T16:15:00Z" w16du:dateUtc="2025-10-20T14:15:00Z">
        <w:r w:rsidRPr="00573883">
          <w:rPr>
            <w:sz w:val="22"/>
            <w:szCs w:val="22"/>
            <w:rPrChange w:id="29712" w:author="Visone Rossana (GSE)" w:date="2025-10-20T16:16:00Z" w16du:dateUtc="2025-10-20T14:16:00Z">
              <w:rPr/>
            </w:rPrChange>
          </w:rPr>
          <w:t>ichiarazione di conformità dell’impianto, ove prevista, ai sensi del DM 37/08, redatta da un installatore o dalla ditta esecutrice dell’impianto avente i requisiti professionali previsti dall’art. 15 del D.Lgs. 28/11. Si ricorda che tale dichiarazione deve contenere la relazione contenente le tipologie dei materiali nonché il progetto dell’impianto stesso;</w:t>
        </w:r>
      </w:ins>
    </w:p>
    <w:p w14:paraId="4CC87409" w14:textId="78D1DA7B" w:rsidR="00573883" w:rsidRPr="00573883" w:rsidRDefault="00573883">
      <w:pPr>
        <w:pStyle w:val="Paragrafoelenco"/>
        <w:numPr>
          <w:ilvl w:val="0"/>
          <w:numId w:val="485"/>
        </w:numPr>
        <w:spacing w:line="276" w:lineRule="auto"/>
        <w:jc w:val="both"/>
        <w:rPr>
          <w:ins w:id="29713" w:author="Visone Rossana (GSE)" w:date="2025-10-20T16:15:00Z" w16du:dateUtc="2025-10-20T14:15:00Z"/>
          <w:sz w:val="22"/>
          <w:szCs w:val="22"/>
          <w:rPrChange w:id="29714" w:author="Visone Rossana (GSE)" w:date="2025-10-20T16:16:00Z" w16du:dateUtc="2025-10-20T14:16:00Z">
            <w:rPr>
              <w:ins w:id="29715" w:author="Visone Rossana (GSE)" w:date="2025-10-20T16:15:00Z" w16du:dateUtc="2025-10-20T14:15:00Z"/>
            </w:rPr>
          </w:rPrChange>
        </w:rPr>
        <w:pPrChange w:id="29716" w:author="Visone Rossana (GSE)" w:date="2025-10-20T16:16:00Z" w16du:dateUtc="2025-10-20T14:16:00Z">
          <w:pPr>
            <w:spacing w:line="276" w:lineRule="auto"/>
            <w:contextualSpacing/>
            <w:jc w:val="both"/>
          </w:pPr>
        </w:pPrChange>
      </w:pPr>
      <w:ins w:id="29717" w:author="Visone Rossana (GSE)" w:date="2025-10-20T16:15:00Z" w16du:dateUtc="2025-10-20T14:15:00Z">
        <w:del w:id="29718" w:author="Visone Rossana (GSE)" w:date="2025-10-22T12:59:00Z" w16du:dateUtc="2025-10-22T10:59:00Z">
          <w:r w:rsidRPr="00573883" w:rsidDel="00B73EAB">
            <w:rPr>
              <w:sz w:val="22"/>
              <w:szCs w:val="22"/>
              <w:rPrChange w:id="29719" w:author="Visone Rossana (GSE)" w:date="2025-10-20T16:16:00Z" w16du:dateUtc="2025-10-20T14:16:00Z">
                <w:rPr/>
              </w:rPrChange>
            </w:rPr>
            <w:delText>l</w:delText>
          </w:r>
        </w:del>
      </w:ins>
      <w:ins w:id="29720" w:author="Visone Rossana (GSE)" w:date="2025-10-22T12:59:00Z" w16du:dateUtc="2025-10-22T10:59:00Z">
        <w:r w:rsidR="00B73EAB">
          <w:rPr>
            <w:sz w:val="22"/>
            <w:szCs w:val="22"/>
          </w:rPr>
          <w:t>L</w:t>
        </w:r>
      </w:ins>
      <w:ins w:id="29721" w:author="Visone Rossana (GSE)" w:date="2025-10-20T16:15:00Z" w16du:dateUtc="2025-10-20T14:15:00Z">
        <w:r w:rsidRPr="00573883">
          <w:rPr>
            <w:sz w:val="22"/>
            <w:szCs w:val="22"/>
            <w:rPrChange w:id="29722" w:author="Visone Rossana (GSE)" w:date="2025-10-20T16:16:00Z" w16du:dateUtc="2025-10-20T14:16:00Z">
              <w:rPr/>
            </w:rPrChange>
          </w:rPr>
          <w:t>ibretto d’impianto, come previsto da legislazione vigente;</w:t>
        </w:r>
      </w:ins>
    </w:p>
    <w:p w14:paraId="411868CB" w14:textId="1036BB21" w:rsidR="00573883" w:rsidRPr="00573883" w:rsidRDefault="00573883">
      <w:pPr>
        <w:pStyle w:val="Paragrafoelenco"/>
        <w:numPr>
          <w:ilvl w:val="0"/>
          <w:numId w:val="485"/>
        </w:numPr>
        <w:spacing w:line="276" w:lineRule="auto"/>
        <w:jc w:val="both"/>
        <w:rPr>
          <w:ins w:id="29723" w:author="Visone Rossana (GSE)" w:date="2025-10-20T16:15:00Z" w16du:dateUtc="2025-10-20T14:15:00Z"/>
          <w:sz w:val="22"/>
          <w:szCs w:val="22"/>
          <w:rPrChange w:id="29724" w:author="Visone Rossana (GSE)" w:date="2025-10-20T16:16:00Z" w16du:dateUtc="2025-10-20T14:16:00Z">
            <w:rPr>
              <w:ins w:id="29725" w:author="Visone Rossana (GSE)" w:date="2025-10-20T16:15:00Z" w16du:dateUtc="2025-10-20T14:15:00Z"/>
            </w:rPr>
          </w:rPrChange>
        </w:rPr>
        <w:pPrChange w:id="29726" w:author="Visone Rossana (GSE)" w:date="2025-10-20T16:16:00Z" w16du:dateUtc="2025-10-20T14:16:00Z">
          <w:pPr>
            <w:spacing w:line="276" w:lineRule="auto"/>
            <w:contextualSpacing/>
            <w:jc w:val="both"/>
          </w:pPr>
        </w:pPrChange>
      </w:pPr>
      <w:ins w:id="29727" w:author="Visone Rossana (GSE)" w:date="2025-10-20T16:15:00Z" w16du:dateUtc="2025-10-20T14:15:00Z">
        <w:del w:id="29728" w:author="Visone Rossana (GSE)" w:date="2025-10-22T12:59:00Z" w16du:dateUtc="2025-10-22T10:59:00Z">
          <w:r w:rsidRPr="00573883" w:rsidDel="00B73EAB">
            <w:rPr>
              <w:sz w:val="22"/>
              <w:szCs w:val="22"/>
              <w:rPrChange w:id="29729" w:author="Visone Rossana (GSE)" w:date="2025-10-20T16:16:00Z" w16du:dateUtc="2025-10-20T14:16:00Z">
                <w:rPr/>
              </w:rPrChange>
            </w:rPr>
            <w:delText>s</w:delText>
          </w:r>
        </w:del>
      </w:ins>
      <w:ins w:id="29730" w:author="Visone Rossana (GSE)" w:date="2025-10-22T12:59:00Z" w16du:dateUtc="2025-10-22T10:59:00Z">
        <w:r w:rsidR="00B73EAB">
          <w:rPr>
            <w:sz w:val="22"/>
            <w:szCs w:val="22"/>
          </w:rPr>
          <w:t>S</w:t>
        </w:r>
      </w:ins>
      <w:ins w:id="29731" w:author="Visone Rossana (GSE)" w:date="2025-10-20T16:15:00Z" w16du:dateUtc="2025-10-20T14:15:00Z">
        <w:r w:rsidRPr="00573883">
          <w:rPr>
            <w:sz w:val="22"/>
            <w:szCs w:val="22"/>
            <w:rPrChange w:id="29732" w:author="Visone Rossana (GSE)" w:date="2025-10-20T16:16:00Z" w16du:dateUtc="2025-10-20T14:16:00Z">
              <w:rPr/>
            </w:rPrChange>
          </w:rPr>
          <w:t>chema funzionale d’impianto;</w:t>
        </w:r>
      </w:ins>
    </w:p>
    <w:p w14:paraId="60790052" w14:textId="1AC0E934" w:rsidR="00573883" w:rsidRPr="00573883" w:rsidRDefault="00573883">
      <w:pPr>
        <w:pStyle w:val="Paragrafoelenco"/>
        <w:numPr>
          <w:ilvl w:val="0"/>
          <w:numId w:val="485"/>
        </w:numPr>
        <w:spacing w:line="276" w:lineRule="auto"/>
        <w:jc w:val="both"/>
        <w:rPr>
          <w:ins w:id="29733" w:author="Visone Rossana (GSE)" w:date="2025-10-20T16:15:00Z" w16du:dateUtc="2025-10-20T14:15:00Z"/>
          <w:sz w:val="22"/>
          <w:szCs w:val="22"/>
          <w:rPrChange w:id="29734" w:author="Visone Rossana (GSE)" w:date="2025-10-20T16:16:00Z" w16du:dateUtc="2025-10-20T14:16:00Z">
            <w:rPr>
              <w:ins w:id="29735" w:author="Visone Rossana (GSE)" w:date="2025-10-20T16:15:00Z" w16du:dateUtc="2025-10-20T14:15:00Z"/>
            </w:rPr>
          </w:rPrChange>
        </w:rPr>
        <w:pPrChange w:id="29736" w:author="Visone Rossana (GSE)" w:date="2025-10-20T16:16:00Z" w16du:dateUtc="2025-10-20T14:16:00Z">
          <w:pPr>
            <w:spacing w:line="276" w:lineRule="auto"/>
            <w:contextualSpacing/>
            <w:jc w:val="both"/>
          </w:pPr>
        </w:pPrChange>
      </w:pPr>
      <w:ins w:id="29737" w:author="Visone Rossana (GSE)" w:date="2025-10-20T16:15:00Z" w16du:dateUtc="2025-10-20T14:15:00Z">
        <w:del w:id="29738" w:author="Visone Rossana (GSE)" w:date="2025-10-22T12:59:00Z" w16du:dateUtc="2025-10-22T10:59:00Z">
          <w:r w:rsidRPr="00573883" w:rsidDel="009A66F9">
            <w:rPr>
              <w:sz w:val="22"/>
              <w:szCs w:val="22"/>
              <w:rPrChange w:id="29739" w:author="Visone Rossana (GSE)" w:date="2025-10-20T16:16:00Z" w16du:dateUtc="2025-10-20T14:16:00Z">
                <w:rPr/>
              </w:rPrChange>
            </w:rPr>
            <w:delText>p</w:delText>
          </w:r>
        </w:del>
      </w:ins>
      <w:ins w:id="29740" w:author="Visone Rossana (GSE)" w:date="2025-10-22T12:59:00Z" w16du:dateUtc="2025-10-22T10:59:00Z">
        <w:r w:rsidR="009A66F9">
          <w:rPr>
            <w:sz w:val="22"/>
            <w:szCs w:val="22"/>
          </w:rPr>
          <w:t>P</w:t>
        </w:r>
      </w:ins>
      <w:ins w:id="29741" w:author="Visone Rossana (GSE)" w:date="2025-10-20T16:15:00Z" w16du:dateUtc="2025-10-20T14:15:00Z">
        <w:r w:rsidRPr="00573883">
          <w:rPr>
            <w:sz w:val="22"/>
            <w:szCs w:val="22"/>
            <w:rPrChange w:id="29742" w:author="Visone Rossana (GSE)" w:date="2025-10-20T16:16:00Z" w16du:dateUtc="2025-10-20T14:16:00Z">
              <w:rPr/>
            </w:rPrChange>
          </w:rPr>
          <w:t>ertinente titolo autorizzativo e/o abilitativo, ove previsto dalla vigente legislazione/normativa nazionale e locale;</w:t>
        </w:r>
      </w:ins>
    </w:p>
    <w:p w14:paraId="4566FC63" w14:textId="5D8796CF" w:rsidR="00955CBA" w:rsidRPr="00573883" w:rsidRDefault="00573883">
      <w:pPr>
        <w:pStyle w:val="Paragrafoelenco"/>
        <w:numPr>
          <w:ilvl w:val="0"/>
          <w:numId w:val="485"/>
        </w:numPr>
        <w:spacing w:line="276" w:lineRule="auto"/>
        <w:jc w:val="both"/>
        <w:rPr>
          <w:ins w:id="29743" w:author="Visone Rossana (GSE)" w:date="2025-10-20T16:15:00Z" w16du:dateUtc="2025-10-20T14:15:00Z"/>
          <w:strike/>
          <w:sz w:val="22"/>
          <w:szCs w:val="22"/>
          <w:highlight w:val="yellow"/>
          <w:rPrChange w:id="29744" w:author="Visone Rossana (GSE)" w:date="2025-10-20T15:28:00Z" w16du:dateUtc="2025-10-20T13:28:00Z">
            <w:rPr>
              <w:ins w:id="29745" w:author="Visone Rossana (GSE)" w:date="2025-10-20T16:15:00Z" w16du:dateUtc="2025-10-20T14:15:00Z"/>
              <w:highlight w:val="yellow"/>
            </w:rPr>
          </w:rPrChange>
        </w:rPr>
        <w:pPrChange w:id="29746" w:author="Visone Rossana (GSE)" w:date="2025-10-20T15:29:00Z" w16du:dateUtc="2025-10-20T13:29:00Z">
          <w:pPr>
            <w:contextualSpacing/>
            <w:jc w:val="both"/>
          </w:pPr>
        </w:pPrChange>
      </w:pPr>
      <w:ins w:id="29747" w:author="Visone Rossana (GSE)" w:date="2025-10-20T16:15:00Z" w16du:dateUtc="2025-10-20T14:15:00Z">
        <w:r w:rsidRPr="00573883">
          <w:rPr>
            <w:strike/>
            <w:sz w:val="22"/>
            <w:szCs w:val="22"/>
            <w:highlight w:val="yellow"/>
            <w:rPrChange w:id="29748" w:author="Visone Rossana (GSE)" w:date="2025-10-20T16:16:00Z" w16du:dateUtc="2025-10-20T14:16:00Z">
              <w:rPr/>
            </w:rPrChange>
          </w:rPr>
          <w:t>nel caso di intervento in edifici sottoposti a ristrutturazioni rilevanti, relazione, redatta da tecnico abilitato, attestante la quota d’obbligo per gli impianti di produzione di energia termica ai sensi dell’art. 11, comma 4, del D.Lgs. 28/11 e, conseguentemente, la quota dell’intervento, eccedente l’adempimento dell’obbligo, che accede agli incentivi del Decreto, per richieste il cui titolo edilizio sia presentato tra il 31 maggio 2012 e fino al 13 giugno 2022.</w:t>
        </w:r>
      </w:ins>
    </w:p>
    <w:p w14:paraId="28D73A4B" w14:textId="77777777" w:rsidR="007E69B2" w:rsidRPr="007E69B2" w:rsidRDefault="007E69B2">
      <w:pPr>
        <w:pStyle w:val="Paragrafoelenco"/>
        <w:numPr>
          <w:ilvl w:val="0"/>
          <w:numId w:val="485"/>
        </w:numPr>
        <w:spacing w:after="40" w:line="276" w:lineRule="auto"/>
        <w:jc w:val="both"/>
        <w:rPr>
          <w:ins w:id="29749" w:author="Visone Rossana (GSE)" w:date="2025-10-20T16:17:00Z" w16du:dateUtc="2025-10-20T14:17:00Z"/>
          <w:rFonts w:cs="Calibri"/>
          <w:sz w:val="22"/>
          <w:szCs w:val="22"/>
          <w:rPrChange w:id="29750" w:author="Visone Rossana (GSE)" w:date="2025-10-20T16:17:00Z" w16du:dateUtc="2025-10-20T14:17:00Z">
            <w:rPr>
              <w:ins w:id="29751" w:author="Visone Rossana (GSE)" w:date="2025-10-20T16:17:00Z" w16du:dateUtc="2025-10-20T14:17:00Z"/>
            </w:rPr>
          </w:rPrChange>
        </w:rPr>
        <w:pPrChange w:id="29752" w:author="Visone Rossana (GSE)" w:date="2025-10-20T16:17:00Z" w16du:dateUtc="2025-10-20T14:17:00Z">
          <w:pPr>
            <w:numPr>
              <w:numId w:val="474"/>
            </w:numPr>
            <w:tabs>
              <w:tab w:val="num" w:pos="360"/>
            </w:tabs>
            <w:spacing w:after="40" w:line="276" w:lineRule="auto"/>
            <w:ind w:left="360" w:hanging="360"/>
            <w:jc w:val="both"/>
          </w:pPr>
        </w:pPrChange>
      </w:pPr>
      <w:ins w:id="29753" w:author="Visone Rossana (GSE)" w:date="2025-10-20T16:17:00Z" w16du:dateUtc="2025-10-20T14:17:00Z">
        <w:r w:rsidRPr="007E69B2">
          <w:rPr>
            <w:rFonts w:cs="Calibri"/>
            <w:sz w:val="22"/>
            <w:szCs w:val="22"/>
            <w:rPrChange w:id="29754" w:author="Visone Rossana (GSE)" w:date="2025-10-20T16:17:00Z" w16du:dateUtc="2025-10-20T14:17:00Z">
              <w:rPr/>
            </w:rPrChange>
          </w:rPr>
          <w:t>nel caso in cui l’intervento sia realizzato su interi edifici con impianti di riscaldamento di potenza nominale del focolare maggiore o uguale a 200 kW</w:t>
        </w:r>
        <w:r w:rsidRPr="007E69B2">
          <w:rPr>
            <w:rFonts w:cs="Calibri"/>
            <w:sz w:val="22"/>
            <w:szCs w:val="22"/>
            <w:vertAlign w:val="subscript"/>
            <w:rPrChange w:id="29755" w:author="Visone Rossana (GSE)" w:date="2025-10-20T16:17:00Z" w16du:dateUtc="2025-10-20T14:17:00Z">
              <w:rPr>
                <w:vertAlign w:val="subscript"/>
              </w:rPr>
            </w:rPrChange>
          </w:rPr>
          <w:t xml:space="preserve">t </w:t>
        </w:r>
        <w:r w:rsidRPr="007E69B2">
          <w:rPr>
            <w:rFonts w:cs="Calibri"/>
            <w:sz w:val="22"/>
            <w:szCs w:val="22"/>
            <w:rPrChange w:id="29756" w:author="Visone Rossana (GSE)" w:date="2025-10-20T16:17:00Z" w16du:dateUtc="2025-10-20T14:17:00Z">
              <w:rPr/>
            </w:rPrChange>
          </w:rPr>
          <w:t>(art. 15, comma 1):</w:t>
        </w:r>
      </w:ins>
    </w:p>
    <w:p w14:paraId="63E42988" w14:textId="77777777" w:rsidR="007E69B2" w:rsidRPr="000F1963" w:rsidRDefault="007E69B2">
      <w:pPr>
        <w:numPr>
          <w:ilvl w:val="0"/>
          <w:numId w:val="476"/>
        </w:numPr>
        <w:spacing w:after="40" w:line="276" w:lineRule="auto"/>
        <w:ind w:left="993" w:hanging="284"/>
        <w:jc w:val="both"/>
        <w:rPr>
          <w:ins w:id="29757" w:author="Visone Rossana (GSE)" w:date="2025-10-20T16:17:00Z" w16du:dateUtc="2025-10-20T14:17:00Z"/>
          <w:rFonts w:cs="Calibri"/>
          <w:sz w:val="22"/>
          <w:szCs w:val="22"/>
        </w:rPr>
        <w:pPrChange w:id="29758" w:author="Visone Rossana (GSE)" w:date="2025-10-20T16:18:00Z" w16du:dateUtc="2025-10-20T14:18:00Z">
          <w:pPr>
            <w:numPr>
              <w:numId w:val="476"/>
            </w:numPr>
            <w:spacing w:after="40" w:line="276" w:lineRule="auto"/>
            <w:ind w:left="567" w:hanging="284"/>
            <w:jc w:val="both"/>
          </w:pPr>
        </w:pPrChange>
      </w:pPr>
      <w:ins w:id="29759" w:author="Visone Rossana (GSE)" w:date="2025-10-20T16:17:00Z" w16du:dateUtc="2025-10-20T14:17:00Z">
        <w:r w:rsidRPr="000F1963">
          <w:rPr>
            <w:rFonts w:cs="Calibri"/>
            <w:sz w:val="22"/>
            <w:szCs w:val="22"/>
          </w:rPr>
          <w:t xml:space="preserve">attestato di prestazione energetica </w:t>
        </w:r>
        <w:r w:rsidRPr="000F1963">
          <w:rPr>
            <w:rFonts w:cs="Calibri"/>
            <w:i/>
            <w:sz w:val="22"/>
            <w:szCs w:val="22"/>
          </w:rPr>
          <w:t>post-operam</w:t>
        </w:r>
        <w:r w:rsidRPr="000F1963">
          <w:rPr>
            <w:rFonts w:cs="Calibri"/>
            <w:sz w:val="22"/>
            <w:szCs w:val="22"/>
          </w:rPr>
          <w:t xml:space="preserve"> (redatto secondo D.Lgs. 192/05 e s.m.i. e disposizioni regionali vigenti, ove presenti);</w:t>
        </w:r>
      </w:ins>
    </w:p>
    <w:p w14:paraId="431A41E3" w14:textId="77777777" w:rsidR="007E69B2" w:rsidRPr="000F1963" w:rsidRDefault="007E69B2">
      <w:pPr>
        <w:numPr>
          <w:ilvl w:val="0"/>
          <w:numId w:val="476"/>
        </w:numPr>
        <w:spacing w:after="40" w:line="276" w:lineRule="auto"/>
        <w:ind w:left="993" w:hanging="284"/>
        <w:jc w:val="both"/>
        <w:rPr>
          <w:ins w:id="29760" w:author="Visone Rossana (GSE)" w:date="2025-10-20T16:17:00Z" w16du:dateUtc="2025-10-20T14:17:00Z"/>
          <w:rFonts w:cs="Calibri"/>
          <w:sz w:val="22"/>
          <w:szCs w:val="22"/>
        </w:rPr>
        <w:pPrChange w:id="29761" w:author="Visone Rossana (GSE)" w:date="2025-10-20T16:18:00Z" w16du:dateUtc="2025-10-20T14:18:00Z">
          <w:pPr>
            <w:numPr>
              <w:numId w:val="476"/>
            </w:numPr>
            <w:spacing w:after="40" w:line="276" w:lineRule="auto"/>
            <w:ind w:left="567" w:hanging="284"/>
            <w:jc w:val="both"/>
          </w:pPr>
        </w:pPrChange>
      </w:pPr>
      <w:ins w:id="29762" w:author="Visone Rossana (GSE)" w:date="2025-10-20T16:17:00Z" w16du:dateUtc="2025-10-20T14:17:00Z">
        <w:r w:rsidRPr="000F1963">
          <w:rPr>
            <w:rFonts w:cs="Calibri"/>
            <w:sz w:val="22"/>
            <w:szCs w:val="22"/>
          </w:rPr>
          <w:t>diagnosi energetica precedente l’intervento.</w:t>
        </w:r>
      </w:ins>
    </w:p>
    <w:p w14:paraId="0C78EAD7" w14:textId="77777777" w:rsidR="00573883" w:rsidRPr="005D6814" w:rsidRDefault="00573883">
      <w:pPr>
        <w:spacing w:line="276" w:lineRule="auto"/>
        <w:contextualSpacing/>
        <w:jc w:val="both"/>
        <w:rPr>
          <w:ins w:id="29763" w:author="Visone Rossana (GSE)" w:date="2025-09-02T11:22:00Z" w16du:dateUtc="2025-09-02T09:22:00Z"/>
          <w:sz w:val="22"/>
          <w:szCs w:val="22"/>
          <w:rPrChange w:id="29764" w:author="Visone Rossana (GSE)" w:date="2025-10-20T15:28:00Z" w16du:dateUtc="2025-10-20T13:28:00Z">
            <w:rPr>
              <w:ins w:id="29765" w:author="Visone Rossana (GSE)" w:date="2025-09-02T11:22:00Z" w16du:dateUtc="2025-09-02T09:22:00Z"/>
              <w:highlight w:val="yellow"/>
            </w:rPr>
          </w:rPrChange>
        </w:rPr>
        <w:pPrChange w:id="29766" w:author="Visone Rossana (GSE)" w:date="2025-10-20T15:29:00Z" w16du:dateUtc="2025-10-20T13:29:00Z">
          <w:pPr>
            <w:contextualSpacing/>
            <w:jc w:val="both"/>
          </w:pPr>
        </w:pPrChange>
      </w:pPr>
    </w:p>
    <w:p w14:paraId="676A8C98" w14:textId="40B7588E" w:rsidR="00572F4B" w:rsidRPr="00483B62" w:rsidRDefault="00572F4B">
      <w:pPr>
        <w:pStyle w:val="TITOLO20"/>
        <w:numPr>
          <w:ilvl w:val="1"/>
          <w:numId w:val="292"/>
        </w:numPr>
        <w:ind w:left="567" w:hanging="425"/>
        <w:outlineLvl w:val="1"/>
        <w:rPr>
          <w:ins w:id="29767" w:author="Visone Rossana (GSE)" w:date="2025-09-02T11:22:00Z" w16du:dateUtc="2025-09-02T09:22:00Z"/>
          <w:highlight w:val="cyan"/>
        </w:rPr>
        <w:pPrChange w:id="29768" w:author="Visone Rossana (GSE)" w:date="2025-10-23T10:16:00Z" w16du:dateUtc="2025-10-23T08:16:00Z">
          <w:pPr>
            <w:keepNext/>
            <w:numPr>
              <w:ilvl w:val="1"/>
              <w:numId w:val="7"/>
            </w:numPr>
            <w:pBdr>
              <w:bottom w:val="single" w:sz="4" w:space="1" w:color="auto"/>
            </w:pBdr>
            <w:spacing w:before="240" w:after="120"/>
            <w:ind w:left="355" w:right="-143" w:hanging="432"/>
            <w:jc w:val="both"/>
            <w:outlineLvl w:val="2"/>
          </w:pPr>
        </w:pPrChange>
      </w:pPr>
      <w:ins w:id="29769" w:author="Visone Rossana (GSE)" w:date="2025-09-02T11:22:00Z" w16du:dateUtc="2025-09-02T09:22:00Z">
        <w:r>
          <w:t xml:space="preserve">  </w:t>
        </w:r>
        <w:bookmarkStart w:id="29770" w:name="_Toc212462729"/>
        <w:r>
          <w:t>Intervent</w:t>
        </w:r>
      </w:ins>
      <w:ins w:id="29771" w:author="Visone Rossana (GSE)" w:date="2025-10-22T11:32:00Z" w16du:dateUtc="2025-10-22T09:32:00Z">
        <w:r w:rsidR="00C25797">
          <w:t>i</w:t>
        </w:r>
      </w:ins>
      <w:ins w:id="29772" w:author="Visone Rossana (GSE)" w:date="2025-09-02T11:22:00Z" w16du:dateUtc="2025-09-02T09:22:00Z">
        <w:del w:id="29773" w:author="Visone Rossana (GSE)" w:date="2025-10-22T11:32:00Z" w16du:dateUtc="2025-10-22T09:32:00Z">
          <w:r w:rsidDel="00C25797">
            <w:delText>o</w:delText>
          </w:r>
        </w:del>
        <w:r>
          <w:t xml:space="preserve"> </w:t>
        </w:r>
        <w:r w:rsidRPr="00572F4B">
          <w:t>di sostituzione di impianti di climatizzazione invernale con l’allaccio a sistemi di teleriscaldamento efficienti</w:t>
        </w:r>
        <w:del w:id="29774" w:author="Visone Rossana (GSE)" w:date="2025-10-22T11:32:00Z" w16du:dateUtc="2025-10-22T09:32:00Z">
          <w:r w:rsidRPr="00572F4B" w:rsidDel="007C2814">
            <w:delText xml:space="preserve">, </w:delText>
          </w:r>
          <w:r w:rsidRPr="000F31D2" w:rsidDel="007C2814">
            <w:rPr>
              <w:b w:val="0"/>
              <w:bCs w:val="0"/>
              <w:strike/>
              <w:rPrChange w:id="29775" w:author="Visone Rossana (GSE)" w:date="2025-10-02T17:48:00Z" w16du:dateUtc="2025-10-02T15:48:00Z">
                <w:rPr>
                  <w:b/>
                  <w:bCs/>
                </w:rPr>
              </w:rPrChange>
            </w:rPr>
            <w:delText>anche se contestualmente funzionali alla climatizzazione estiva</w:delText>
          </w:r>
        </w:del>
        <w:r w:rsidRPr="00572F4B">
          <w:t xml:space="preserve"> </w:t>
        </w:r>
        <w:r w:rsidRPr="00613716">
          <w:t xml:space="preserve">(intervento </w:t>
        </w:r>
        <w:r w:rsidRPr="00572F4B">
          <w:t>III.</w:t>
        </w:r>
        <w:r>
          <w:t xml:space="preserve">F </w:t>
        </w:r>
        <w:r w:rsidRPr="00613716">
          <w:t xml:space="preserve">- art. </w:t>
        </w:r>
        <w:r>
          <w:t>8</w:t>
        </w:r>
        <w:r w:rsidRPr="00613716">
          <w:t xml:space="preserve">, comma </w:t>
        </w:r>
        <w:r>
          <w:t>1</w:t>
        </w:r>
        <w:r w:rsidRPr="00613716">
          <w:t xml:space="preserve">, lettera </w:t>
        </w:r>
        <w:r>
          <w:t>f)</w:t>
        </w:r>
        <w:bookmarkEnd w:id="29770"/>
        <w:r w:rsidRPr="00613716">
          <w:t xml:space="preserve"> </w:t>
        </w:r>
      </w:ins>
    </w:p>
    <w:p w14:paraId="2E3E01A9" w14:textId="04567ACB" w:rsidR="00572F4B" w:rsidDel="00D67E46" w:rsidRDefault="00572F4B" w:rsidP="00C078CF">
      <w:pPr>
        <w:contextualSpacing/>
        <w:jc w:val="both"/>
        <w:rPr>
          <w:ins w:id="29776" w:author="Visone Rossana (GSE)" w:date="2025-09-02T11:23:00Z" w16du:dateUtc="2025-09-02T09:23:00Z"/>
          <w:del w:id="29777" w:author="Visone Rossana (GSE)" w:date="2025-09-30T18:13:00Z" w16du:dateUtc="2025-09-30T16:13:00Z"/>
          <w:highlight w:val="yellow"/>
        </w:rPr>
      </w:pPr>
    </w:p>
    <w:p w14:paraId="34885B79" w14:textId="0C709E22" w:rsidR="00572F4B" w:rsidRDefault="00572F4B">
      <w:pPr>
        <w:spacing w:after="160" w:line="276" w:lineRule="auto"/>
        <w:jc w:val="both"/>
        <w:rPr>
          <w:ins w:id="29778" w:author="Visone Rossana (GSE)" w:date="2025-10-21T18:48:00Z" w16du:dateUtc="2025-10-21T16:48:00Z"/>
          <w:rFonts w:ascii="Calibri" w:eastAsia="Calibri" w:hAnsi="Calibri" w:cs="Arial"/>
          <w:sz w:val="22"/>
          <w:szCs w:val="22"/>
        </w:rPr>
      </w:pPr>
      <w:ins w:id="29779" w:author="Visone Rossana (GSE)" w:date="2025-09-02T11:23:00Z" w16du:dateUtc="2025-09-02T09:23:00Z">
        <w:r w:rsidRPr="00357179">
          <w:rPr>
            <w:rFonts w:ascii="Calibri" w:eastAsia="Calibri" w:hAnsi="Calibri" w:cs="Arial"/>
            <w:sz w:val="22"/>
            <w:szCs w:val="22"/>
            <w:rPrChange w:id="29780" w:author="Visone Rossana (GSE)" w:date="2025-09-09T14:47:00Z" w16du:dateUtc="2025-09-09T12:47:00Z">
              <w:rPr>
                <w:rFonts w:ascii="Calibri" w:eastAsia="Calibri" w:hAnsi="Calibri" w:cs="Arial"/>
              </w:rPr>
            </w:rPrChange>
          </w:rPr>
          <w:t xml:space="preserve">Sono ammessi gli interventi di sostituzione di impianti di climatizzazione invernale con l’allaccio a sistemi di teleriscaldamento efficienti </w:t>
        </w:r>
        <w:del w:id="29781" w:author="Visone Rossana (GSE)" w:date="2025-10-27T11:52:00Z" w16du:dateUtc="2025-10-27T10:52:00Z">
          <w:r w:rsidRPr="00A9431B" w:rsidDel="005F4B35">
            <w:rPr>
              <w:rFonts w:ascii="Calibri" w:eastAsia="Calibri" w:hAnsi="Calibri" w:cs="Arial"/>
              <w:sz w:val="22"/>
              <w:szCs w:val="22"/>
              <w:highlight w:val="yellow"/>
              <w:rPrChange w:id="29782" w:author="Visone Rossana (GSE)" w:date="2025-10-27T11:55:00Z" w16du:dateUtc="2025-10-27T10:55:00Z">
                <w:rPr>
                  <w:rFonts w:ascii="Calibri" w:eastAsia="Calibri" w:hAnsi="Calibri" w:cs="Arial"/>
                </w:rPr>
              </w:rPrChange>
            </w:rPr>
            <w:delText>e ricadenti nel</w:delText>
          </w:r>
        </w:del>
        <w:del w:id="29783" w:author="Visone Rossana (GSE)" w:date="2025-10-27T11:54:00Z" w16du:dateUtc="2025-10-27T10:54:00Z">
          <w:r w:rsidRPr="00A9431B" w:rsidDel="00472339">
            <w:rPr>
              <w:rFonts w:ascii="Calibri" w:eastAsia="Calibri" w:hAnsi="Calibri" w:cs="Arial"/>
              <w:sz w:val="22"/>
              <w:szCs w:val="22"/>
              <w:highlight w:val="yellow"/>
              <w:rPrChange w:id="29784" w:author="Visone Rossana (GSE)" w:date="2025-10-27T11:55:00Z" w16du:dateUtc="2025-10-27T10:55:00Z">
                <w:rPr>
                  <w:rFonts w:ascii="Calibri" w:eastAsia="Calibri" w:hAnsi="Calibri" w:cs="Arial"/>
                </w:rPr>
              </w:rPrChange>
            </w:rPr>
            <w:delText xml:space="preserve">le reti </w:delText>
          </w:r>
        </w:del>
        <w:del w:id="29785" w:author="Visone Rossana (GSE)" w:date="2025-10-27T11:53:00Z" w16du:dateUtc="2025-10-27T10:53:00Z">
          <w:r w:rsidRPr="00A9431B" w:rsidDel="003F791C">
            <w:rPr>
              <w:rFonts w:ascii="Calibri" w:eastAsia="Calibri" w:hAnsi="Calibri" w:cs="Arial"/>
              <w:sz w:val="22"/>
              <w:szCs w:val="22"/>
              <w:highlight w:val="yellow"/>
              <w:rPrChange w:id="29786" w:author="Visone Rossana (GSE)" w:date="2025-10-27T11:55:00Z" w16du:dateUtc="2025-10-27T10:55:00Z">
                <w:rPr>
                  <w:rFonts w:ascii="Calibri" w:eastAsia="Calibri" w:hAnsi="Calibri" w:cs="Arial"/>
                </w:rPr>
              </w:rPrChange>
            </w:rPr>
            <w:delText>di teleriscaldamento</w:delText>
          </w:r>
        </w:del>
        <w:del w:id="29787" w:author="Visone Rossana (GSE)" w:date="2025-10-27T11:54:00Z" w16du:dateUtc="2025-10-27T10:54:00Z">
          <w:r w:rsidRPr="00A9431B" w:rsidDel="00472339">
            <w:rPr>
              <w:rFonts w:ascii="Calibri" w:eastAsia="Calibri" w:hAnsi="Calibri" w:cs="Arial"/>
              <w:sz w:val="22"/>
              <w:szCs w:val="22"/>
              <w:highlight w:val="yellow"/>
              <w:rPrChange w:id="29788" w:author="Visone Rossana (GSE)" w:date="2025-10-27T11:55:00Z" w16du:dateUtc="2025-10-27T10:55:00Z">
                <w:rPr>
                  <w:rFonts w:ascii="Calibri" w:eastAsia="Calibri" w:hAnsi="Calibri" w:cs="Arial"/>
                </w:rPr>
              </w:rPrChange>
            </w:rPr>
            <w:delText xml:space="preserve"> censite nella specifica</w:delText>
          </w:r>
        </w:del>
      </w:ins>
      <w:ins w:id="29789" w:author="Visone Rossana (GSE)" w:date="2025-10-27T11:54:00Z" w16du:dateUtc="2025-10-27T10:54:00Z">
        <w:r w:rsidR="00472339" w:rsidRPr="00A9431B">
          <w:rPr>
            <w:rFonts w:ascii="Calibri" w:eastAsia="Calibri" w:hAnsi="Calibri" w:cs="Arial"/>
            <w:sz w:val="22"/>
            <w:szCs w:val="22"/>
            <w:highlight w:val="yellow"/>
            <w:rPrChange w:id="29790" w:author="Visone Rossana (GSE)" w:date="2025-10-27T11:55:00Z" w16du:dateUtc="2025-10-27T10:55:00Z">
              <w:rPr>
                <w:rFonts w:ascii="Calibri" w:eastAsia="Calibri" w:hAnsi="Calibri" w:cs="Arial"/>
                <w:sz w:val="22"/>
                <w:szCs w:val="22"/>
              </w:rPr>
            </w:rPrChange>
          </w:rPr>
          <w:t>e ricadenti nelle reti c</w:t>
        </w:r>
        <w:r w:rsidR="00472339">
          <w:rPr>
            <w:rFonts w:ascii="Calibri" w:eastAsia="Calibri" w:hAnsi="Calibri" w:cs="Arial"/>
            <w:sz w:val="22"/>
            <w:szCs w:val="22"/>
          </w:rPr>
          <w:t>ensite nell’</w:t>
        </w:r>
      </w:ins>
      <w:ins w:id="29791" w:author="Visone Rossana (GSE)" w:date="2025-09-02T11:23:00Z" w16du:dateUtc="2025-09-02T09:23:00Z">
        <w:del w:id="29792" w:author="Visone Rossana (GSE)" w:date="2025-10-27T11:54:00Z" w16du:dateUtc="2025-10-27T10:54:00Z">
          <w:r w:rsidRPr="00357179" w:rsidDel="00472339">
            <w:rPr>
              <w:rFonts w:ascii="Calibri" w:eastAsia="Calibri" w:hAnsi="Calibri" w:cs="Arial"/>
              <w:sz w:val="22"/>
              <w:szCs w:val="22"/>
              <w:rPrChange w:id="29793" w:author="Visone Rossana (GSE)" w:date="2025-09-09T14:47:00Z" w16du:dateUtc="2025-09-09T12:47:00Z">
                <w:rPr>
                  <w:rFonts w:ascii="Calibri" w:eastAsia="Calibri" w:hAnsi="Calibri" w:cs="Arial"/>
                </w:rPr>
              </w:rPrChange>
            </w:rPr>
            <w:delText xml:space="preserve"> </w:delText>
          </w:r>
        </w:del>
        <w:r w:rsidRPr="00357179">
          <w:rPr>
            <w:rFonts w:ascii="Calibri" w:eastAsia="Calibri" w:hAnsi="Calibri" w:cs="Arial"/>
            <w:sz w:val="22"/>
            <w:szCs w:val="22"/>
            <w:rPrChange w:id="29794" w:author="Visone Rossana (GSE)" w:date="2025-09-09T14:47:00Z" w16du:dateUtc="2025-09-09T12:47:00Z">
              <w:rPr>
                <w:rFonts w:ascii="Calibri" w:eastAsia="Calibri" w:hAnsi="Calibri" w:cs="Arial"/>
              </w:rPr>
            </w:rPrChange>
          </w:rPr>
          <w:t>“</w:t>
        </w:r>
        <w:r w:rsidRPr="00493422">
          <w:rPr>
            <w:rFonts w:ascii="Calibri" w:eastAsia="Calibri" w:hAnsi="Calibri" w:cs="Arial"/>
            <w:i/>
            <w:iCs/>
            <w:sz w:val="22"/>
            <w:szCs w:val="22"/>
            <w:rPrChange w:id="29795" w:author="Visone Rossana (GSE)" w:date="2025-10-22T11:44:00Z" w16du:dateUtc="2025-10-22T09:44:00Z">
              <w:rPr>
                <w:rFonts w:ascii="Calibri" w:eastAsia="Calibri" w:hAnsi="Calibri" w:cs="Arial"/>
              </w:rPr>
            </w:rPrChange>
          </w:rPr>
          <w:t>Anagrafica territoriale teleriscaldamento e teleraffrescamento”</w:t>
        </w:r>
        <w:r w:rsidRPr="00357179">
          <w:rPr>
            <w:rFonts w:ascii="Calibri" w:eastAsia="Calibri" w:hAnsi="Calibri" w:cs="Arial"/>
            <w:sz w:val="22"/>
            <w:szCs w:val="22"/>
            <w:rPrChange w:id="29796" w:author="Visone Rossana (GSE)" w:date="2025-09-09T14:47:00Z" w16du:dateUtc="2025-09-09T12:47:00Z">
              <w:rPr>
                <w:rFonts w:ascii="Calibri" w:eastAsia="Calibri" w:hAnsi="Calibri" w:cs="Arial"/>
              </w:rPr>
            </w:rPrChange>
          </w:rPr>
          <w:t xml:space="preserve"> istituita dall’Autorità di Regolazione per Energia Reti e Ambiente mediante deliberazione 574/2018/R/tlr.</w:t>
        </w:r>
      </w:ins>
    </w:p>
    <w:p w14:paraId="7E8BECC5" w14:textId="77777777" w:rsidR="00C34F30" w:rsidRPr="00263024" w:rsidRDefault="00C34F30" w:rsidP="00C34F30">
      <w:pPr>
        <w:widowControl w:val="0"/>
        <w:autoSpaceDE w:val="0"/>
        <w:autoSpaceDN w:val="0"/>
        <w:spacing w:line="276" w:lineRule="auto"/>
        <w:ind w:left="38"/>
        <w:jc w:val="both"/>
        <w:rPr>
          <w:ins w:id="29797" w:author="Visone Rossana (GSE)" w:date="2025-10-21T18:48:00Z" w16du:dateUtc="2025-10-21T16:48:00Z"/>
          <w:rFonts w:ascii="Calibri" w:hAnsi="Calibri" w:cs="Calibri"/>
          <w:sz w:val="22"/>
          <w:szCs w:val="22"/>
        </w:rPr>
      </w:pPr>
      <w:ins w:id="29798" w:author="Visone Rossana (GSE)" w:date="2025-10-21T18:48:00Z" w16du:dateUtc="2025-10-21T16:48:00Z">
        <w:r w:rsidRPr="00263024">
          <w:rPr>
            <w:rFonts w:ascii="Calibri" w:hAnsi="Calibri" w:cs="Calibri"/>
            <w:sz w:val="22"/>
            <w:szCs w:val="22"/>
          </w:rPr>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p>
    <w:p w14:paraId="1AC04DBA" w14:textId="77777777" w:rsidR="00C34F30" w:rsidRPr="005505F6" w:rsidRDefault="00C34F30">
      <w:pPr>
        <w:pStyle w:val="TITOLO20"/>
        <w:numPr>
          <w:ilvl w:val="2"/>
          <w:numId w:val="292"/>
        </w:numPr>
        <w:ind w:left="1134" w:hanging="708"/>
        <w:rPr>
          <w:ins w:id="29799" w:author="Visone Rossana (GSE)" w:date="2025-10-21T18:48:00Z" w16du:dateUtc="2025-10-21T16:48:00Z"/>
        </w:rPr>
        <w:pPrChange w:id="29800" w:author="Visone Rossana (GSE)" w:date="2025-10-23T10:16:00Z" w16du:dateUtc="2025-10-23T08:16:00Z">
          <w:pPr>
            <w:pStyle w:val="TITOLO20"/>
            <w:numPr>
              <w:ilvl w:val="2"/>
              <w:numId w:val="292"/>
            </w:numPr>
            <w:ind w:left="1639" w:hanging="504"/>
          </w:pPr>
        </w:pPrChange>
      </w:pPr>
      <w:bookmarkStart w:id="29801" w:name="_Toc212462730"/>
      <w:ins w:id="29802" w:author="Visone Rossana (GSE)" w:date="2025-10-21T18:48:00Z" w16du:dateUtc="2025-10-21T16:48:00Z">
        <w:r w:rsidRPr="005505F6">
          <w:lastRenderedPageBreak/>
          <w:t>Soggetti che possono richiedere l’incentivo</w:t>
        </w:r>
        <w:bookmarkEnd w:id="29801"/>
      </w:ins>
    </w:p>
    <w:p w14:paraId="3A5F9274" w14:textId="77777777" w:rsidR="00C34F30" w:rsidRPr="000F1963" w:rsidRDefault="00C34F30" w:rsidP="00C34F30">
      <w:pPr>
        <w:spacing w:after="120" w:line="276" w:lineRule="auto"/>
        <w:jc w:val="both"/>
        <w:rPr>
          <w:ins w:id="29803" w:author="Visone Rossana (GSE)" w:date="2025-10-21T18:48:00Z" w16du:dateUtc="2025-10-21T16:48:00Z"/>
          <w:rFonts w:ascii="Calibri" w:hAnsi="Calibri" w:cs="Calibri"/>
          <w:sz w:val="22"/>
          <w:szCs w:val="22"/>
        </w:rPr>
      </w:pPr>
      <w:ins w:id="29804" w:author="Visone Rossana (GSE)" w:date="2025-10-21T18:48:00Z" w16du:dateUtc="2025-10-21T16:48:00Z">
        <w:r w:rsidRPr="000F1963">
          <w:rPr>
            <w:rFonts w:ascii="Calibri" w:hAnsi="Calibri" w:cs="Calibri"/>
            <w:sz w:val="22"/>
            <w:szCs w:val="22"/>
          </w:rPr>
          <w:t>Possono accedere agli incentivi</w:t>
        </w:r>
        <w:r>
          <w:rPr>
            <w:rFonts w:ascii="Calibri" w:hAnsi="Calibri" w:cs="Calibri"/>
            <w:sz w:val="22"/>
            <w:szCs w:val="22"/>
          </w:rPr>
          <w:t xml:space="preserve">, </w:t>
        </w:r>
        <w:r>
          <w:rPr>
            <w:rFonts w:ascii="Calibri" w:eastAsia="Aptos" w:hAnsi="Calibri" w:cs="Calibri"/>
            <w:kern w:val="2"/>
            <w:sz w:val="22"/>
            <w:szCs w:val="22"/>
          </w:rPr>
          <w:t>direttamente, o indirettamente tramite ESCO ed altri soggetti abilitati nelle modalità indicate al paragrafo 3.5, i seguenti soggetti:</w:t>
        </w:r>
      </w:ins>
    </w:p>
    <w:p w14:paraId="7F8232B8" w14:textId="77777777" w:rsidR="00C34F30" w:rsidRPr="000F1963" w:rsidRDefault="00C34F30" w:rsidP="00C34F30">
      <w:pPr>
        <w:pStyle w:val="Paragrafoelenco"/>
        <w:numPr>
          <w:ilvl w:val="0"/>
          <w:numId w:val="468"/>
        </w:numPr>
        <w:spacing w:after="120" w:line="276" w:lineRule="auto"/>
        <w:ind w:left="357" w:hanging="357"/>
        <w:jc w:val="both"/>
        <w:rPr>
          <w:ins w:id="29805" w:author="Visone Rossana (GSE)" w:date="2025-10-21T18:48:00Z" w16du:dateUtc="2025-10-21T16:48:00Z"/>
          <w:rFonts w:ascii="Calibri" w:hAnsi="Calibri" w:cs="Calibri"/>
          <w:sz w:val="22"/>
          <w:szCs w:val="22"/>
        </w:rPr>
      </w:pPr>
      <w:ins w:id="29806" w:author="Visone Rossana (GSE)" w:date="2025-10-21T18:48:00Z" w16du:dateUtc="2025-10-21T16:48:00Z">
        <w:r w:rsidRPr="000F1963">
          <w:rPr>
            <w:rFonts w:ascii="Calibri" w:hAnsi="Calibri" w:cs="Calibri"/>
            <w:sz w:val="22"/>
            <w:szCs w:val="22"/>
          </w:rPr>
          <w:t xml:space="preserve">le Amministrazioni Pubbliche; </w:t>
        </w:r>
      </w:ins>
    </w:p>
    <w:p w14:paraId="40E0C118" w14:textId="77777777" w:rsidR="00C34F30" w:rsidRPr="000F1963" w:rsidRDefault="00C34F30" w:rsidP="00C34F30">
      <w:pPr>
        <w:pStyle w:val="Paragrafoelenco"/>
        <w:numPr>
          <w:ilvl w:val="0"/>
          <w:numId w:val="468"/>
        </w:numPr>
        <w:spacing w:after="120" w:line="276" w:lineRule="auto"/>
        <w:jc w:val="both"/>
        <w:rPr>
          <w:ins w:id="29807" w:author="Visone Rossana (GSE)" w:date="2025-10-21T18:48:00Z" w16du:dateUtc="2025-10-21T16:48:00Z"/>
          <w:rFonts w:ascii="Calibri" w:hAnsi="Calibri" w:cs="Calibri"/>
          <w:sz w:val="22"/>
          <w:szCs w:val="22"/>
        </w:rPr>
      </w:pPr>
      <w:ins w:id="29808" w:author="Visone Rossana (GSE)" w:date="2025-10-21T18:48:00Z" w16du:dateUtc="2025-10-21T16:48:00Z">
        <w:r w:rsidRPr="000F1963">
          <w:rPr>
            <w:rFonts w:ascii="Calibri" w:hAnsi="Calibri" w:cs="Calibri"/>
            <w:sz w:val="22"/>
            <w:szCs w:val="22"/>
          </w:rPr>
          <w:t xml:space="preserve">gli Enti del Terzo Settore (ETS);  </w:t>
        </w:r>
      </w:ins>
    </w:p>
    <w:p w14:paraId="095C8020" w14:textId="77777777" w:rsidR="00C34F30" w:rsidRPr="000F1963" w:rsidRDefault="00C34F30" w:rsidP="00C34F30">
      <w:pPr>
        <w:pStyle w:val="Paragrafoelenco"/>
        <w:numPr>
          <w:ilvl w:val="0"/>
          <w:numId w:val="468"/>
        </w:numPr>
        <w:spacing w:after="120" w:line="276" w:lineRule="auto"/>
        <w:jc w:val="both"/>
        <w:rPr>
          <w:ins w:id="29809" w:author="Visone Rossana (GSE)" w:date="2025-10-21T18:48:00Z" w16du:dateUtc="2025-10-21T16:48:00Z"/>
          <w:rFonts w:ascii="Calibri" w:hAnsi="Calibri" w:cs="Calibri"/>
          <w:sz w:val="22"/>
          <w:szCs w:val="22"/>
        </w:rPr>
      </w:pPr>
      <w:ins w:id="29810" w:author="Visone Rossana (GSE)" w:date="2025-10-21T18:48:00Z" w16du:dateUtc="2025-10-21T16:48:00Z">
        <w:r w:rsidRPr="000F1963">
          <w:rPr>
            <w:rFonts w:ascii="Calibri" w:hAnsi="Calibri" w:cs="Calibri"/>
            <w:sz w:val="22"/>
            <w:szCs w:val="22"/>
          </w:rPr>
          <w:t>i soggetti privati, per interventi eseguiti su edifici/unità immobiliari appartenenti all’ambito residenziale e terziario.</w:t>
        </w:r>
      </w:ins>
    </w:p>
    <w:p w14:paraId="727145B4" w14:textId="461F5C88" w:rsidR="00C34F30" w:rsidDel="00C34F30" w:rsidRDefault="00C34F30">
      <w:pPr>
        <w:spacing w:after="160" w:line="276" w:lineRule="auto"/>
        <w:jc w:val="both"/>
        <w:rPr>
          <w:del w:id="29811" w:author="Visone Rossana (GSE)" w:date="2025-10-21T18:48:00Z" w16du:dateUtc="2025-10-21T16:48:00Z"/>
          <w:rFonts w:ascii="Calibri" w:eastAsia="Calibri" w:hAnsi="Calibri" w:cs="Arial"/>
          <w:sz w:val="22"/>
          <w:szCs w:val="22"/>
        </w:rPr>
      </w:pPr>
    </w:p>
    <w:p w14:paraId="46ED5AC7" w14:textId="59E73A02" w:rsidR="00C34F30" w:rsidRPr="00357179" w:rsidDel="00035821" w:rsidRDefault="00C34F30">
      <w:pPr>
        <w:spacing w:after="160" w:line="276" w:lineRule="auto"/>
        <w:jc w:val="both"/>
        <w:rPr>
          <w:ins w:id="29812" w:author="Visone Rossana (GSE)" w:date="2025-10-21T18:48:00Z" w16du:dateUtc="2025-10-21T16:48:00Z"/>
          <w:del w:id="29813" w:author="Visone Rossana (GSE)" w:date="2025-10-23T16:35:00Z" w16du:dateUtc="2025-10-23T14:35:00Z"/>
          <w:rFonts w:ascii="Calibri" w:eastAsia="Calibri" w:hAnsi="Calibri" w:cs="Arial"/>
          <w:sz w:val="22"/>
          <w:szCs w:val="22"/>
          <w:rPrChange w:id="29814" w:author="Visone Rossana (GSE)" w:date="2025-09-09T14:47:00Z" w16du:dateUtc="2025-09-09T12:47:00Z">
            <w:rPr>
              <w:ins w:id="29815" w:author="Visone Rossana (GSE)" w:date="2025-10-21T18:48:00Z" w16du:dateUtc="2025-10-21T16:48:00Z"/>
              <w:del w:id="29816" w:author="Visone Rossana (GSE)" w:date="2025-10-23T16:35:00Z" w16du:dateUtc="2025-10-23T14:35:00Z"/>
              <w:rFonts w:ascii="Calibri" w:eastAsia="Calibri" w:hAnsi="Calibri" w:cs="Arial"/>
            </w:rPr>
          </w:rPrChange>
        </w:rPr>
        <w:pPrChange w:id="29817" w:author="Visone Rossana (GSE)" w:date="2025-09-09T14:47:00Z" w16du:dateUtc="2025-09-09T12:47:00Z">
          <w:pPr>
            <w:spacing w:after="160"/>
            <w:jc w:val="both"/>
          </w:pPr>
        </w:pPrChange>
      </w:pPr>
    </w:p>
    <w:p w14:paraId="6E29F597" w14:textId="5105ED2E" w:rsidR="00572F4B" w:rsidDel="00C34F30" w:rsidRDefault="00572F4B">
      <w:pPr>
        <w:spacing w:after="160" w:line="276" w:lineRule="auto"/>
        <w:jc w:val="both"/>
        <w:rPr>
          <w:ins w:id="29818" w:author="Visone Rossana (GSE)" w:date="2025-10-01T15:04:00Z" w16du:dateUtc="2025-10-01T13:04:00Z"/>
          <w:del w:id="29819" w:author="Visone Rossana (GSE)" w:date="2025-10-21T18:47:00Z" w16du:dateUtc="2025-10-21T16:47:00Z"/>
          <w:rFonts w:ascii="Calibri" w:eastAsia="Calibri" w:hAnsi="Calibri" w:cs="Arial"/>
          <w:sz w:val="22"/>
          <w:szCs w:val="22"/>
        </w:rPr>
      </w:pPr>
      <w:ins w:id="29820" w:author="Visone Rossana (GSE)" w:date="2025-09-02T11:23:00Z" w16du:dateUtc="2025-09-02T09:23:00Z">
        <w:del w:id="29821" w:author="Visone Rossana (GSE)" w:date="2025-10-21T18:47:00Z" w16du:dateUtc="2025-10-21T16:47:00Z">
          <w:r w:rsidRPr="00357179" w:rsidDel="00C34F30">
            <w:rPr>
              <w:rFonts w:ascii="Calibri" w:eastAsia="Calibri" w:hAnsi="Calibri" w:cs="Arial"/>
              <w:sz w:val="22"/>
              <w:szCs w:val="22"/>
              <w:highlight w:val="yellow"/>
              <w:rPrChange w:id="29822" w:author="Visone Rossana (GSE)" w:date="2025-09-09T14:47:00Z" w16du:dateUtc="2025-09-09T12:47:00Z">
                <w:rPr>
                  <w:rFonts w:ascii="Calibri" w:eastAsia="Calibri" w:hAnsi="Calibri" w:cs="Arial"/>
                  <w:highlight w:val="yellow"/>
                </w:rPr>
              </w:rPrChange>
            </w:rPr>
            <w:delText>Xxx calore di processo da inserire</w:delText>
          </w:r>
        </w:del>
      </w:ins>
      <w:ins w:id="29823" w:author="Visone Rossana (GSE)" w:date="2025-10-01T14:52:00Z" w16du:dateUtc="2025-10-01T12:52:00Z">
        <w:del w:id="29824" w:author="Visone Rossana (GSE)" w:date="2025-10-21T18:47:00Z" w16du:dateUtc="2025-10-21T16:47:00Z">
          <w:r w:rsidR="00465390" w:rsidDel="00C34F30">
            <w:rPr>
              <w:rFonts w:ascii="Calibri" w:eastAsia="Calibri" w:hAnsi="Calibri" w:cs="Arial"/>
              <w:sz w:val="22"/>
              <w:szCs w:val="22"/>
            </w:rPr>
            <w:delText>_</w:delText>
          </w:r>
        </w:del>
      </w:ins>
      <w:ins w:id="29825" w:author="Visone Rossana (GSE)" w:date="2025-10-01T15:04:00Z" w16du:dateUtc="2025-10-01T13:04:00Z">
        <w:del w:id="29826" w:author="Visone Rossana (GSE)" w:date="2025-10-21T18:47:00Z" w16du:dateUtc="2025-10-21T16:47:00Z">
          <w:r w:rsidR="006D7E20" w:rsidDel="00C34F30">
            <w:rPr>
              <w:rFonts w:ascii="Calibri" w:eastAsia="Calibri" w:hAnsi="Calibri" w:cs="Arial"/>
              <w:sz w:val="22"/>
              <w:szCs w:val="22"/>
            </w:rPr>
            <w:delText>si definito in call</w:delText>
          </w:r>
        </w:del>
      </w:ins>
    </w:p>
    <w:p w14:paraId="672D1A68" w14:textId="6EC63D02" w:rsidR="001876AA" w:rsidDel="00C34F30" w:rsidRDefault="008B7E4F">
      <w:pPr>
        <w:spacing w:after="160" w:line="276" w:lineRule="auto"/>
        <w:jc w:val="both"/>
        <w:rPr>
          <w:ins w:id="29827" w:author="Visone Rossana (GSE)" w:date="2025-10-01T15:18:00Z" w16du:dateUtc="2025-10-01T13:18:00Z"/>
          <w:del w:id="29828" w:author="Visone Rossana (GSE)" w:date="2025-10-21T18:48:00Z" w16du:dateUtc="2025-10-21T16:48:00Z"/>
          <w:rFonts w:ascii="Calibri" w:eastAsia="Calibri" w:hAnsi="Calibri" w:cs="Arial"/>
          <w:sz w:val="22"/>
          <w:szCs w:val="22"/>
        </w:rPr>
      </w:pPr>
      <w:ins w:id="29829" w:author="Visone Rossana (GSE)" w:date="2025-10-01T15:04:00Z" w16du:dateUtc="2025-10-01T13:04:00Z">
        <w:del w:id="29830" w:author="Visone Rossana (GSE)" w:date="2025-10-21T18:48:00Z" w16du:dateUtc="2025-10-21T16:48:00Z">
          <w:r w:rsidDel="00C34F30">
            <w:rPr>
              <w:rFonts w:ascii="Calibri" w:eastAsia="Calibri" w:hAnsi="Calibri" w:cs="Arial"/>
              <w:sz w:val="22"/>
              <w:szCs w:val="22"/>
            </w:rPr>
            <w:delText>I</w:delText>
          </w:r>
          <w:r w:rsidR="006D7E20" w:rsidDel="00C34F30">
            <w:rPr>
              <w:rFonts w:ascii="Calibri" w:eastAsia="Calibri" w:hAnsi="Calibri" w:cs="Arial"/>
              <w:sz w:val="22"/>
              <w:szCs w:val="22"/>
            </w:rPr>
            <w:delText>ntro</w:delText>
          </w:r>
          <w:r w:rsidDel="00C34F30">
            <w:rPr>
              <w:rFonts w:ascii="Calibri" w:eastAsia="Calibri" w:hAnsi="Calibri" w:cs="Arial"/>
              <w:sz w:val="22"/>
              <w:szCs w:val="22"/>
            </w:rPr>
            <w:delText>durre definizione teleriscaldamento efficiente Dlgs 199/21_call</w:delText>
          </w:r>
        </w:del>
      </w:ins>
      <w:ins w:id="29831" w:author="Visone Rossana (GSE)" w:date="2025-10-01T15:14:00Z" w16du:dateUtc="2025-10-01T13:14:00Z">
        <w:del w:id="29832" w:author="Visone Rossana (GSE)" w:date="2025-10-21T18:48:00Z" w16du:dateUtc="2025-10-21T16:48:00Z">
          <w:r w:rsidR="00CF572E" w:rsidDel="00C34F30">
            <w:rPr>
              <w:rFonts w:ascii="Calibri" w:eastAsia="Calibri" w:hAnsi="Calibri" w:cs="Arial"/>
              <w:sz w:val="22"/>
              <w:szCs w:val="22"/>
            </w:rPr>
            <w:delText xml:space="preserve"> e </w:delText>
          </w:r>
        </w:del>
      </w:ins>
    </w:p>
    <w:p w14:paraId="3B2CBB91" w14:textId="1661DE9C" w:rsidR="006D7E20" w:rsidDel="00C34F30" w:rsidRDefault="00CF572E">
      <w:pPr>
        <w:spacing w:after="160" w:line="276" w:lineRule="auto"/>
        <w:jc w:val="both"/>
        <w:rPr>
          <w:ins w:id="29833" w:author="Visone Rossana (GSE)" w:date="2025-10-01T13:34:00Z" w16du:dateUtc="2025-10-01T11:34:00Z"/>
          <w:del w:id="29834" w:author="Visone Rossana (GSE)" w:date="2025-10-21T18:47:00Z" w16du:dateUtc="2025-10-21T16:47:00Z"/>
          <w:rFonts w:ascii="Calibri" w:eastAsia="Calibri" w:hAnsi="Calibri" w:cs="Arial"/>
          <w:sz w:val="22"/>
          <w:szCs w:val="22"/>
        </w:rPr>
      </w:pPr>
      <w:ins w:id="29835" w:author="Visone Rossana (GSE)" w:date="2025-10-01T15:14:00Z" w16du:dateUtc="2025-10-01T13:14:00Z">
        <w:del w:id="29836" w:author="Visone Rossana (GSE)" w:date="2025-10-21T18:47:00Z" w16du:dateUtc="2025-10-21T16:47:00Z">
          <w:r w:rsidDel="00C34F30">
            <w:rPr>
              <w:rFonts w:ascii="Calibri" w:eastAsia="Calibri" w:hAnsi="Calibri" w:cs="Arial"/>
              <w:sz w:val="22"/>
              <w:szCs w:val="22"/>
            </w:rPr>
            <w:delText>a</w:delText>
          </w:r>
        </w:del>
      </w:ins>
      <w:ins w:id="29837" w:author="Visone Rossana (GSE)" w:date="2025-10-01T15:18:00Z" w16du:dateUtc="2025-10-01T13:18:00Z">
        <w:del w:id="29838" w:author="Visone Rossana (GSE)" w:date="2025-10-21T18:47:00Z" w16du:dateUtc="2025-10-21T16:47:00Z">
          <w:r w:rsidR="0039196F" w:rsidDel="00C34F30">
            <w:rPr>
              <w:rFonts w:ascii="Calibri" w:eastAsia="Calibri" w:hAnsi="Calibri" w:cs="Arial"/>
              <w:sz w:val="22"/>
              <w:szCs w:val="22"/>
            </w:rPr>
            <w:delText>A</w:delText>
          </w:r>
        </w:del>
      </w:ins>
      <w:ins w:id="29839" w:author="Visone Rossana (GSE)" w:date="2025-10-01T15:14:00Z" w16du:dateUtc="2025-10-01T13:14:00Z">
        <w:del w:id="29840" w:author="Visone Rossana (GSE)" w:date="2025-10-21T18:47:00Z" w16du:dateUtc="2025-10-21T16:47:00Z">
          <w:r w:rsidDel="00C34F30">
            <w:rPr>
              <w:rFonts w:ascii="Calibri" w:eastAsia="Calibri" w:hAnsi="Calibri" w:cs="Arial"/>
              <w:sz w:val="22"/>
              <w:szCs w:val="22"/>
            </w:rPr>
            <w:delText xml:space="preserve">mmessi </w:delText>
          </w:r>
        </w:del>
      </w:ins>
      <w:ins w:id="29841" w:author="Visone Rossana (GSE)" w:date="2025-10-01T15:19:00Z" w16du:dateUtc="2025-10-01T13:19:00Z">
        <w:del w:id="29842" w:author="Visone Rossana (GSE)" w:date="2025-10-21T18:47:00Z" w16du:dateUtc="2025-10-21T16:47:00Z">
          <w:r w:rsidR="00430239" w:rsidDel="00C34F30">
            <w:rPr>
              <w:rFonts w:ascii="Calibri" w:eastAsia="Calibri" w:hAnsi="Calibri" w:cs="Arial"/>
              <w:sz w:val="22"/>
              <w:szCs w:val="22"/>
            </w:rPr>
            <w:delText xml:space="preserve">allacci a </w:delText>
          </w:r>
        </w:del>
      </w:ins>
      <w:ins w:id="29843" w:author="Visone Rossana (GSE)" w:date="2025-10-01T15:20:00Z" w16du:dateUtc="2025-10-01T13:20:00Z">
        <w:del w:id="29844" w:author="Visone Rossana (GSE)" w:date="2025-10-21T18:47:00Z" w16du:dateUtc="2025-10-21T16:47:00Z">
          <w:r w:rsidR="00430239" w:rsidDel="00C34F30">
            <w:rPr>
              <w:rFonts w:ascii="Calibri" w:eastAsia="Calibri" w:hAnsi="Calibri" w:cs="Arial"/>
              <w:sz w:val="22"/>
              <w:szCs w:val="22"/>
            </w:rPr>
            <w:delText xml:space="preserve">sistemi di </w:delText>
          </w:r>
        </w:del>
      </w:ins>
      <w:ins w:id="29845" w:author="Visone Rossana (GSE)" w:date="2025-10-01T15:19:00Z" w16du:dateUtc="2025-10-01T13:19:00Z">
        <w:del w:id="29846" w:author="Visone Rossana (GSE)" w:date="2025-10-21T18:47:00Z" w16du:dateUtc="2025-10-21T16:47:00Z">
          <w:r w:rsidR="00430239" w:rsidDel="00C34F30">
            <w:rPr>
              <w:rFonts w:ascii="Calibri" w:eastAsia="Calibri" w:hAnsi="Calibri" w:cs="Arial"/>
              <w:sz w:val="22"/>
              <w:szCs w:val="22"/>
            </w:rPr>
            <w:delText xml:space="preserve">teleriscaldemento </w:delText>
          </w:r>
        </w:del>
      </w:ins>
      <w:ins w:id="29847" w:author="Visone Rossana (GSE)" w:date="2025-10-01T15:20:00Z" w16du:dateUtc="2025-10-01T13:20:00Z">
        <w:del w:id="29848" w:author="Visone Rossana (GSE)" w:date="2025-10-21T18:47:00Z" w16du:dateUtc="2025-10-21T16:47:00Z">
          <w:r w:rsidR="00430239" w:rsidDel="00C34F30">
            <w:rPr>
              <w:rFonts w:ascii="Calibri" w:eastAsia="Calibri" w:hAnsi="Calibri" w:cs="Arial"/>
              <w:sz w:val="22"/>
              <w:szCs w:val="22"/>
            </w:rPr>
            <w:delText xml:space="preserve">efficienti </w:delText>
          </w:r>
        </w:del>
      </w:ins>
      <w:ins w:id="29849" w:author="Visone Rossana (GSE)" w:date="2025-10-01T15:14:00Z" w16du:dateUtc="2025-10-01T13:14:00Z">
        <w:del w:id="29850" w:author="Visone Rossana (GSE)" w:date="2025-10-21T18:47:00Z" w16du:dateUtc="2025-10-21T16:47:00Z">
          <w:r w:rsidDel="00C34F30">
            <w:rPr>
              <w:rFonts w:ascii="Calibri" w:eastAsia="Calibri" w:hAnsi="Calibri" w:cs="Arial"/>
              <w:sz w:val="22"/>
              <w:szCs w:val="22"/>
            </w:rPr>
            <w:delText>solo quelli qualificati dal GSE</w:delText>
          </w:r>
        </w:del>
      </w:ins>
      <w:ins w:id="29851" w:author="Visone Rossana (GSE)" w:date="2025-10-01T15:19:00Z" w16du:dateUtc="2025-10-01T13:19:00Z">
        <w:del w:id="29852" w:author="Visone Rossana (GSE)" w:date="2025-10-21T18:47:00Z" w16du:dateUtc="2025-10-21T16:47:00Z">
          <w:r w:rsidR="00AB3AE6" w:rsidDel="00C34F30">
            <w:rPr>
              <w:rFonts w:ascii="Calibri" w:eastAsia="Calibri" w:hAnsi="Calibri" w:cs="Arial"/>
              <w:sz w:val="22"/>
              <w:szCs w:val="22"/>
            </w:rPr>
            <w:delText xml:space="preserve"> </w:delText>
          </w:r>
        </w:del>
      </w:ins>
      <w:ins w:id="29853" w:author="Visone Rossana (GSE)" w:date="2025-10-01T15:22:00Z" w16du:dateUtc="2025-10-01T13:22:00Z">
        <w:del w:id="29854" w:author="Visone Rossana (GSE)" w:date="2025-10-21T18:47:00Z" w16du:dateUtc="2025-10-21T16:47:00Z">
          <w:r w:rsidR="00A86767" w:rsidDel="00C34F30">
            <w:rPr>
              <w:rFonts w:ascii="Calibri" w:eastAsia="Calibri" w:hAnsi="Calibri" w:cs="Arial"/>
              <w:sz w:val="22"/>
              <w:szCs w:val="22"/>
            </w:rPr>
            <w:delText>nell’ultima annualità disponibile</w:delText>
          </w:r>
        </w:del>
      </w:ins>
      <w:ins w:id="29855" w:author="Visone Rossana (GSE)" w:date="2025-10-01T15:14:00Z" w16du:dateUtc="2025-10-01T13:14:00Z">
        <w:del w:id="29856" w:author="Visone Rossana (GSE)" w:date="2025-10-21T18:47:00Z" w16du:dateUtc="2025-10-21T16:47:00Z">
          <w:r w:rsidDel="00C34F30">
            <w:rPr>
              <w:rFonts w:ascii="Calibri" w:eastAsia="Calibri" w:hAnsi="Calibri" w:cs="Arial"/>
              <w:sz w:val="22"/>
              <w:szCs w:val="22"/>
            </w:rPr>
            <w:delText>_</w:delText>
          </w:r>
        </w:del>
      </w:ins>
    </w:p>
    <w:p w14:paraId="2B4851C1" w14:textId="16A93A84" w:rsidR="002A5F27" w:rsidRPr="00357179" w:rsidDel="00035821" w:rsidRDefault="002A5F27">
      <w:pPr>
        <w:spacing w:after="160" w:line="276" w:lineRule="auto"/>
        <w:jc w:val="both"/>
        <w:rPr>
          <w:ins w:id="29857" w:author="Visone Rossana (GSE)" w:date="2025-09-02T11:23:00Z" w16du:dateUtc="2025-09-02T09:23:00Z"/>
          <w:del w:id="29858" w:author="Visone Rossana (GSE)" w:date="2025-10-23T16:35:00Z" w16du:dateUtc="2025-10-23T14:35:00Z"/>
          <w:rFonts w:ascii="Calibri" w:eastAsia="Calibri" w:hAnsi="Calibri" w:cs="Arial"/>
          <w:sz w:val="22"/>
          <w:szCs w:val="22"/>
          <w:rPrChange w:id="29859" w:author="Visone Rossana (GSE)" w:date="2025-09-09T14:47:00Z" w16du:dateUtc="2025-09-09T12:47:00Z">
            <w:rPr>
              <w:ins w:id="29860" w:author="Visone Rossana (GSE)" w:date="2025-09-02T11:23:00Z" w16du:dateUtc="2025-09-02T09:23:00Z"/>
              <w:del w:id="29861" w:author="Visone Rossana (GSE)" w:date="2025-10-23T16:35:00Z" w16du:dateUtc="2025-10-23T14:35:00Z"/>
              <w:rFonts w:ascii="Calibri" w:eastAsia="Calibri" w:hAnsi="Calibri" w:cs="Arial"/>
            </w:rPr>
          </w:rPrChange>
        </w:rPr>
        <w:pPrChange w:id="29862" w:author="Visone Rossana (GSE)" w:date="2025-09-09T14:47:00Z" w16du:dateUtc="2025-09-09T12:47:00Z">
          <w:pPr>
            <w:spacing w:after="160"/>
            <w:jc w:val="both"/>
          </w:pPr>
        </w:pPrChange>
      </w:pPr>
    </w:p>
    <w:p w14:paraId="389BC4FB" w14:textId="77777777" w:rsidR="00934367" w:rsidRDefault="00934367">
      <w:pPr>
        <w:spacing w:after="160" w:line="276" w:lineRule="auto"/>
        <w:jc w:val="both"/>
        <w:rPr>
          <w:ins w:id="29863" w:author="Visone Rossana (GSE)" w:date="2025-10-21T18:49:00Z" w16du:dateUtc="2025-10-21T16:49:00Z"/>
          <w:rFonts w:ascii="Calibri" w:eastAsia="Calibri" w:hAnsi="Calibri" w:cs="Arial"/>
          <w:b/>
          <w:bCs/>
          <w:sz w:val="22"/>
          <w:szCs w:val="22"/>
          <w:u w:val="single"/>
        </w:rPr>
      </w:pPr>
    </w:p>
    <w:p w14:paraId="3C55243F" w14:textId="77777777" w:rsidR="00934367" w:rsidRPr="00923DC6" w:rsidRDefault="00934367">
      <w:pPr>
        <w:pStyle w:val="TITOLO20"/>
        <w:numPr>
          <w:ilvl w:val="2"/>
          <w:numId w:val="292"/>
        </w:numPr>
        <w:ind w:left="1134" w:hanging="708"/>
        <w:rPr>
          <w:ins w:id="29864" w:author="Visone Rossana (GSE)" w:date="2025-10-21T18:49:00Z" w16du:dateUtc="2025-10-21T16:49:00Z"/>
        </w:rPr>
        <w:pPrChange w:id="29865" w:author="Visone Rossana (GSE)" w:date="2025-10-23T10:16:00Z" w16du:dateUtc="2025-10-23T08:16:00Z">
          <w:pPr>
            <w:pStyle w:val="TITOLO20"/>
            <w:numPr>
              <w:ilvl w:val="2"/>
              <w:numId w:val="534"/>
            </w:numPr>
            <w:ind w:left="1715" w:hanging="504"/>
          </w:pPr>
        </w:pPrChange>
      </w:pPr>
      <w:bookmarkStart w:id="29866" w:name="_Toc212462731"/>
      <w:ins w:id="29867" w:author="Visone Rossana (GSE)" w:date="2025-10-21T18:49:00Z" w16du:dateUtc="2025-10-21T16:49:00Z">
        <w:r w:rsidRPr="00923DC6">
          <w:t xml:space="preserve">Requisiti tecnici per l’accesso all’incentivo (Allegato </w:t>
        </w:r>
        <w:r w:rsidRPr="000F1963">
          <w:t>I</w:t>
        </w:r>
        <w:r w:rsidRPr="00923DC6">
          <w:t xml:space="preserve"> del Decreto)</w:t>
        </w:r>
        <w:bookmarkEnd w:id="29866"/>
      </w:ins>
    </w:p>
    <w:p w14:paraId="5ABF8A61" w14:textId="2969A734" w:rsidR="00572F4B" w:rsidDel="00934367" w:rsidRDefault="00572F4B">
      <w:pPr>
        <w:spacing w:after="160" w:line="276" w:lineRule="auto"/>
        <w:jc w:val="both"/>
        <w:rPr>
          <w:ins w:id="29868" w:author="Visone Rossana (GSE)" w:date="2025-10-01T13:33:00Z" w16du:dateUtc="2025-10-01T11:33:00Z"/>
          <w:del w:id="29869" w:author="Visone Rossana (GSE)" w:date="2025-10-21T18:49:00Z" w16du:dateUtc="2025-10-21T16:49:00Z"/>
          <w:rFonts w:ascii="Calibri" w:eastAsia="Calibri" w:hAnsi="Calibri" w:cs="Arial"/>
          <w:b/>
          <w:bCs/>
          <w:sz w:val="22"/>
          <w:szCs w:val="22"/>
          <w:u w:val="single"/>
        </w:rPr>
      </w:pPr>
      <w:ins w:id="29870" w:author="Visone Rossana (GSE)" w:date="2025-09-02T11:23:00Z" w16du:dateUtc="2025-09-02T09:23:00Z">
        <w:del w:id="29871" w:author="Visone Rossana (GSE)" w:date="2025-10-21T18:49:00Z" w16du:dateUtc="2025-10-21T16:49:00Z">
          <w:r w:rsidRPr="00357179" w:rsidDel="00934367">
            <w:rPr>
              <w:rFonts w:ascii="Calibri" w:eastAsia="Calibri" w:hAnsi="Calibri" w:cs="Arial"/>
              <w:b/>
              <w:bCs/>
              <w:sz w:val="22"/>
              <w:szCs w:val="22"/>
              <w:u w:val="single"/>
              <w:rPrChange w:id="29872" w:author="Visone Rossana (GSE)" w:date="2025-09-09T14:47:00Z" w16du:dateUtc="2025-09-09T12:47:00Z">
                <w:rPr>
                  <w:rFonts w:ascii="Calibri" w:eastAsia="Calibri" w:hAnsi="Calibri" w:cs="Arial"/>
                  <w:b/>
                  <w:bCs/>
                  <w:u w:val="single"/>
                </w:rPr>
              </w:rPrChange>
            </w:rPr>
            <w:delText>Requisiti di ammissione</w:delText>
          </w:r>
        </w:del>
      </w:ins>
    </w:p>
    <w:p w14:paraId="77D73F49" w14:textId="55404F5B" w:rsidR="002A5F27" w:rsidRPr="002A5F27" w:rsidRDefault="002A5F27">
      <w:pPr>
        <w:spacing w:after="160" w:line="276" w:lineRule="auto"/>
        <w:jc w:val="both"/>
        <w:rPr>
          <w:ins w:id="29873" w:author="Visone Rossana (GSE)" w:date="2025-10-01T13:33:00Z" w16du:dateUtc="2025-10-01T11:33:00Z"/>
          <w:rFonts w:ascii="Calibri" w:eastAsia="Calibri" w:hAnsi="Calibri" w:cs="Calibri"/>
          <w:sz w:val="22"/>
          <w:szCs w:val="22"/>
          <w:rPrChange w:id="29874" w:author="Visone Rossana (GSE)" w:date="2025-10-01T13:33:00Z" w16du:dateUtc="2025-10-01T11:33:00Z">
            <w:rPr>
              <w:ins w:id="29875" w:author="Visone Rossana (GSE)" w:date="2025-10-01T13:33:00Z" w16du:dateUtc="2025-10-01T11:33:00Z"/>
              <w:rFonts w:ascii="Calibri" w:eastAsia="Calibri" w:hAnsi="Calibri" w:cs="Calibri"/>
            </w:rPr>
          </w:rPrChange>
        </w:rPr>
        <w:pPrChange w:id="29876" w:author="Visone Rossana (GSE)" w:date="2025-10-01T13:33:00Z" w16du:dateUtc="2025-10-01T11:33:00Z">
          <w:pPr>
            <w:spacing w:after="160"/>
            <w:jc w:val="both"/>
          </w:pPr>
        </w:pPrChange>
      </w:pPr>
      <w:ins w:id="29877" w:author="Visone Rossana (GSE)" w:date="2025-10-01T13:33:00Z" w16du:dateUtc="2025-10-01T11:33:00Z">
        <w:r w:rsidRPr="002A5F27">
          <w:rPr>
            <w:rFonts w:ascii="Calibri" w:eastAsia="Calibri" w:hAnsi="Calibri" w:cs="Calibri"/>
            <w:sz w:val="22"/>
            <w:szCs w:val="22"/>
            <w:rPrChange w:id="29878" w:author="Visone Rossana (GSE)" w:date="2025-10-01T13:33:00Z" w16du:dateUtc="2025-10-01T11:33:00Z">
              <w:rPr>
                <w:rFonts w:ascii="Calibri" w:eastAsia="Calibri" w:hAnsi="Calibri" w:cs="Calibri"/>
              </w:rPr>
            </w:rPrChange>
          </w:rPr>
          <w:t xml:space="preserve">Di seguito sono riportati i requisiti minimi richiesti per accedere all’incentivo: </w:t>
        </w:r>
      </w:ins>
    </w:p>
    <w:p w14:paraId="63B6B68F" w14:textId="65C8657A" w:rsidR="00C0419F" w:rsidRPr="002338B2" w:rsidRDefault="00C0419F" w:rsidP="002A5F27">
      <w:pPr>
        <w:pStyle w:val="Paragrafoelenco"/>
        <w:numPr>
          <w:ilvl w:val="0"/>
          <w:numId w:val="216"/>
        </w:numPr>
        <w:spacing w:after="160" w:line="276" w:lineRule="auto"/>
        <w:ind w:left="426" w:hanging="284"/>
        <w:jc w:val="both"/>
        <w:rPr>
          <w:ins w:id="29879" w:author="Visone Rossana (GSE)" w:date="2025-10-01T15:23:00Z" w16du:dateUtc="2025-10-01T13:23:00Z"/>
          <w:rFonts w:ascii="Calibri" w:eastAsia="Calibri" w:hAnsi="Calibri" w:cs="Calibri"/>
          <w:sz w:val="22"/>
          <w:szCs w:val="22"/>
        </w:rPr>
      </w:pPr>
      <w:ins w:id="29880" w:author="Visone Rossana (GSE)" w:date="2025-10-01T15:23:00Z" w16du:dateUtc="2025-10-01T13:23:00Z">
        <w:r w:rsidRPr="002338B2">
          <w:rPr>
            <w:rFonts w:ascii="Calibri" w:eastAsia="Calibri" w:hAnsi="Calibri" w:cs="Calibri"/>
            <w:sz w:val="22"/>
            <w:szCs w:val="22"/>
          </w:rPr>
          <w:t>alla data di allaccio a</w:t>
        </w:r>
      </w:ins>
      <w:ins w:id="29881" w:author="Visone Rossana (GSE)" w:date="2025-10-01T15:24:00Z" w16du:dateUtc="2025-10-01T13:24:00Z">
        <w:r w:rsidR="009869E0" w:rsidRPr="001C446B">
          <w:rPr>
            <w:rFonts w:ascii="Calibri" w:eastAsia="Calibri" w:hAnsi="Calibri" w:cs="Calibri"/>
            <w:sz w:val="22"/>
            <w:szCs w:val="22"/>
            <w:rPrChange w:id="29882" w:author="Visone Rossana (GSE)" w:date="2025-10-22T11:46:00Z" w16du:dateUtc="2025-10-22T09:46:00Z">
              <w:rPr>
                <w:rFonts w:ascii="Calibri" w:eastAsia="Calibri" w:hAnsi="Calibri" w:cs="Calibri"/>
                <w:sz w:val="22"/>
                <w:szCs w:val="22"/>
                <w:highlight w:val="cyan"/>
              </w:rPr>
            </w:rPrChange>
          </w:rPr>
          <w:t>l sistema</w:t>
        </w:r>
      </w:ins>
      <w:ins w:id="29883" w:author="Visone Rossana (GSE)" w:date="2025-10-01T15:23:00Z" w16du:dateUtc="2025-10-01T13:23:00Z">
        <w:r w:rsidR="009869E0" w:rsidRPr="001C446B">
          <w:rPr>
            <w:rFonts w:ascii="Calibri" w:eastAsia="Calibri" w:hAnsi="Calibri" w:cs="Calibri"/>
            <w:sz w:val="22"/>
            <w:szCs w:val="22"/>
            <w:rPrChange w:id="29884" w:author="Visone Rossana (GSE)" w:date="2025-10-22T11:46:00Z" w16du:dateUtc="2025-10-22T09:46:00Z">
              <w:rPr>
                <w:rFonts w:ascii="Calibri" w:eastAsia="Calibri" w:hAnsi="Calibri" w:cs="Calibri"/>
                <w:sz w:val="22"/>
                <w:szCs w:val="22"/>
                <w:highlight w:val="cyan"/>
              </w:rPr>
            </w:rPrChange>
          </w:rPr>
          <w:t xml:space="preserve"> d</w:t>
        </w:r>
        <w:r w:rsidRPr="002338B2">
          <w:rPr>
            <w:rFonts w:ascii="Calibri" w:eastAsia="Calibri" w:hAnsi="Calibri" w:cs="Calibri"/>
            <w:sz w:val="22"/>
            <w:szCs w:val="22"/>
          </w:rPr>
          <w:t xml:space="preserve">i teleriscaldamento efficiente, </w:t>
        </w:r>
      </w:ins>
      <w:ins w:id="29885" w:author="Visone Rossana (GSE)" w:date="2025-10-01T15:24:00Z" w16du:dateUtc="2025-10-01T13:24:00Z">
        <w:r w:rsidR="009869E0" w:rsidRPr="001C446B">
          <w:rPr>
            <w:rFonts w:ascii="Calibri" w:eastAsia="Calibri" w:hAnsi="Calibri" w:cs="Calibri"/>
            <w:sz w:val="22"/>
            <w:szCs w:val="22"/>
            <w:rPrChange w:id="29886" w:author="Visone Rossana (GSE)" w:date="2025-10-22T11:46:00Z" w16du:dateUtc="2025-10-22T09:46:00Z">
              <w:rPr>
                <w:rFonts w:ascii="Calibri" w:eastAsia="Calibri" w:hAnsi="Calibri" w:cs="Calibri"/>
                <w:sz w:val="22"/>
                <w:szCs w:val="22"/>
                <w:highlight w:val="cyan"/>
              </w:rPr>
            </w:rPrChange>
          </w:rPr>
          <w:t xml:space="preserve">tale sistema deve essere </w:t>
        </w:r>
        <w:r w:rsidRPr="001C446B">
          <w:rPr>
            <w:rFonts w:ascii="Calibri" w:eastAsia="Calibri" w:hAnsi="Calibri" w:cs="Calibri"/>
            <w:sz w:val="22"/>
            <w:szCs w:val="22"/>
            <w:rPrChange w:id="29887" w:author="Visone Rossana (GSE)" w:date="2025-10-22T11:46:00Z" w16du:dateUtc="2025-10-22T09:46:00Z">
              <w:rPr>
                <w:rFonts w:ascii="Calibri" w:eastAsia="Calibri" w:hAnsi="Calibri" w:cs="Calibri"/>
                <w:sz w:val="22"/>
                <w:szCs w:val="22"/>
                <w:highlight w:val="cyan"/>
              </w:rPr>
            </w:rPrChange>
          </w:rPr>
          <w:t>qualificato</w:t>
        </w:r>
        <w:r w:rsidR="00DA3712" w:rsidRPr="001C446B">
          <w:rPr>
            <w:rFonts w:ascii="Calibri" w:eastAsia="Calibri" w:hAnsi="Calibri" w:cs="Calibri"/>
            <w:sz w:val="22"/>
            <w:szCs w:val="22"/>
            <w:rPrChange w:id="29888" w:author="Visone Rossana (GSE)" w:date="2025-10-22T11:46:00Z" w16du:dateUtc="2025-10-22T09:46:00Z">
              <w:rPr>
                <w:rFonts w:ascii="Calibri" w:eastAsia="Calibri" w:hAnsi="Calibri" w:cs="Calibri"/>
                <w:sz w:val="22"/>
                <w:szCs w:val="22"/>
                <w:highlight w:val="cyan"/>
              </w:rPr>
            </w:rPrChange>
          </w:rPr>
          <w:t xml:space="preserve"> </w:t>
        </w:r>
      </w:ins>
      <w:ins w:id="29889" w:author="Visone Rossana (GSE)" w:date="2025-10-01T15:25:00Z" w16du:dateUtc="2025-10-01T13:25:00Z">
        <w:r w:rsidR="00DA3712" w:rsidRPr="001C446B">
          <w:rPr>
            <w:rFonts w:ascii="Calibri" w:eastAsia="Calibri" w:hAnsi="Calibri" w:cs="Calibri"/>
            <w:sz w:val="22"/>
            <w:szCs w:val="22"/>
            <w:rPrChange w:id="29890" w:author="Visone Rossana (GSE)" w:date="2025-10-22T11:46:00Z" w16du:dateUtc="2025-10-22T09:46:00Z">
              <w:rPr>
                <w:rFonts w:ascii="Calibri" w:eastAsia="Calibri" w:hAnsi="Calibri" w:cs="Calibri"/>
                <w:sz w:val="22"/>
                <w:szCs w:val="22"/>
                <w:highlight w:val="cyan"/>
              </w:rPr>
            </w:rPrChange>
          </w:rPr>
          <w:t xml:space="preserve">dal GSE </w:t>
        </w:r>
      </w:ins>
      <w:ins w:id="29891" w:author="Visone Rossana (GSE)" w:date="2025-10-01T15:26:00Z" w16du:dateUtc="2025-10-01T13:26:00Z">
        <w:r w:rsidR="00D64E58" w:rsidRPr="001C446B">
          <w:rPr>
            <w:rFonts w:ascii="Calibri" w:eastAsia="Calibri" w:hAnsi="Calibri" w:cs="Calibri"/>
            <w:sz w:val="22"/>
            <w:szCs w:val="22"/>
            <w:rPrChange w:id="29892" w:author="Visone Rossana (GSE)" w:date="2025-10-22T11:46:00Z" w16du:dateUtc="2025-10-22T09:46:00Z">
              <w:rPr>
                <w:rFonts w:ascii="Calibri" w:eastAsia="Calibri" w:hAnsi="Calibri" w:cs="Calibri"/>
                <w:sz w:val="22"/>
                <w:szCs w:val="22"/>
                <w:highlight w:val="cyan"/>
              </w:rPr>
            </w:rPrChange>
          </w:rPr>
          <w:t xml:space="preserve">nell’ultima annualità </w:t>
        </w:r>
      </w:ins>
      <w:ins w:id="29893" w:author="Visone Rossana (GSE)" w:date="2025-10-01T15:27:00Z" w16du:dateUtc="2025-10-01T13:27:00Z">
        <w:r w:rsidR="00691CE7" w:rsidRPr="001C446B">
          <w:rPr>
            <w:rFonts w:ascii="Calibri" w:eastAsia="Calibri" w:hAnsi="Calibri" w:cs="Calibri"/>
            <w:sz w:val="22"/>
            <w:szCs w:val="22"/>
            <w:rPrChange w:id="29894" w:author="Visone Rossana (GSE)" w:date="2025-10-22T11:46:00Z" w16du:dateUtc="2025-10-22T09:46:00Z">
              <w:rPr>
                <w:rFonts w:ascii="Calibri" w:eastAsia="Calibri" w:hAnsi="Calibri" w:cs="Calibri"/>
                <w:sz w:val="22"/>
                <w:szCs w:val="22"/>
                <w:highlight w:val="cyan"/>
              </w:rPr>
            </w:rPrChange>
          </w:rPr>
          <w:t>disponibile;</w:t>
        </w:r>
      </w:ins>
      <w:ins w:id="29895" w:author="Visone Rossana (GSE)" w:date="2025-10-01T15:24:00Z" w16du:dateUtc="2025-10-01T13:24:00Z">
        <w:r w:rsidRPr="001C446B">
          <w:rPr>
            <w:rFonts w:ascii="Calibri" w:eastAsia="Calibri" w:hAnsi="Calibri" w:cs="Calibri"/>
            <w:sz w:val="22"/>
            <w:szCs w:val="22"/>
            <w:rPrChange w:id="29896" w:author="Visone Rossana (GSE)" w:date="2025-10-22T11:46:00Z" w16du:dateUtc="2025-10-22T09:46:00Z">
              <w:rPr>
                <w:rFonts w:ascii="Calibri" w:eastAsia="Calibri" w:hAnsi="Calibri" w:cs="Calibri"/>
                <w:sz w:val="22"/>
                <w:szCs w:val="22"/>
                <w:highlight w:val="cyan"/>
              </w:rPr>
            </w:rPrChange>
          </w:rPr>
          <w:t xml:space="preserve"> </w:t>
        </w:r>
      </w:ins>
    </w:p>
    <w:p w14:paraId="17A3C231" w14:textId="4AE3E1BE" w:rsidR="002A5F27" w:rsidRDefault="002A5F27" w:rsidP="002A5F27">
      <w:pPr>
        <w:pStyle w:val="Paragrafoelenco"/>
        <w:numPr>
          <w:ilvl w:val="0"/>
          <w:numId w:val="216"/>
        </w:numPr>
        <w:spacing w:after="160" w:line="276" w:lineRule="auto"/>
        <w:ind w:left="426" w:hanging="284"/>
        <w:jc w:val="both"/>
        <w:rPr>
          <w:ins w:id="29897" w:author="Visone Rossana (GSE)" w:date="2025-10-22T11:55:00Z" w16du:dateUtc="2025-10-22T09:55:00Z"/>
          <w:rFonts w:ascii="Calibri" w:eastAsia="Calibri" w:hAnsi="Calibri" w:cs="Calibri"/>
          <w:sz w:val="22"/>
          <w:szCs w:val="22"/>
        </w:rPr>
      </w:pPr>
      <w:ins w:id="29898" w:author="Visone Rossana (GSE)" w:date="2025-10-01T13:33:00Z" w16du:dateUtc="2025-10-01T11:33:00Z">
        <w:r w:rsidRPr="002A5F27">
          <w:rPr>
            <w:rFonts w:ascii="Calibri" w:eastAsia="Calibri" w:hAnsi="Calibri" w:cs="Calibri"/>
            <w:sz w:val="22"/>
            <w:szCs w:val="22"/>
            <w:rPrChange w:id="29899" w:author="Visone Rossana (GSE)" w:date="2025-10-01T13:33:00Z" w16du:dateUtc="2025-10-01T11:33:00Z">
              <w:rPr>
                <w:rFonts w:ascii="Calibri" w:eastAsia="Calibri" w:hAnsi="Calibri" w:cs="Calibri"/>
              </w:rPr>
            </w:rPrChange>
          </w:rPr>
          <w:t xml:space="preserve">l’allaccio </w:t>
        </w:r>
        <w:del w:id="29900" w:author="Visone Rossana (GSE)" w:date="2025-10-22T11:57:00Z" w16du:dateUtc="2025-10-22T09:57:00Z">
          <w:r w:rsidRPr="002A5F27" w:rsidDel="00175B86">
            <w:rPr>
              <w:rFonts w:ascii="Calibri" w:eastAsia="Calibri" w:hAnsi="Calibri" w:cs="Calibri"/>
              <w:sz w:val="22"/>
              <w:szCs w:val="22"/>
              <w:rPrChange w:id="29901" w:author="Visone Rossana (GSE)" w:date="2025-10-01T13:33:00Z" w16du:dateUtc="2025-10-01T11:33:00Z">
                <w:rPr>
                  <w:rFonts w:ascii="Calibri" w:eastAsia="Calibri" w:hAnsi="Calibri" w:cs="Calibri"/>
                </w:rPr>
              </w:rPrChange>
            </w:rPr>
            <w:delText>alla ret</w:delText>
          </w:r>
        </w:del>
      </w:ins>
      <w:ins w:id="29902" w:author="Visone Rossana (GSE)" w:date="2025-10-22T11:57:00Z" w16du:dateUtc="2025-10-22T09:57:00Z">
        <w:r w:rsidR="00175B86">
          <w:rPr>
            <w:rFonts w:ascii="Calibri" w:eastAsia="Calibri" w:hAnsi="Calibri" w:cs="Calibri"/>
            <w:sz w:val="22"/>
            <w:szCs w:val="22"/>
          </w:rPr>
          <w:t>al</w:t>
        </w:r>
      </w:ins>
      <w:ins w:id="29903" w:author="Visone Rossana (GSE)" w:date="2025-10-01T13:33:00Z" w16du:dateUtc="2025-10-01T11:33:00Z">
        <w:del w:id="29904" w:author="Visone Rossana (GSE)" w:date="2025-10-22T11:57:00Z" w16du:dateUtc="2025-10-22T09:57:00Z">
          <w:r w:rsidRPr="002A5F27" w:rsidDel="00175B86">
            <w:rPr>
              <w:rFonts w:ascii="Calibri" w:eastAsia="Calibri" w:hAnsi="Calibri" w:cs="Calibri"/>
              <w:sz w:val="22"/>
              <w:szCs w:val="22"/>
              <w:rPrChange w:id="29905" w:author="Visone Rossana (GSE)" w:date="2025-10-01T13:33:00Z" w16du:dateUtc="2025-10-01T11:33:00Z">
                <w:rPr>
                  <w:rFonts w:ascii="Calibri" w:eastAsia="Calibri" w:hAnsi="Calibri" w:cs="Calibri"/>
                </w:rPr>
              </w:rPrChange>
            </w:rPr>
            <w:delText xml:space="preserve">e </w:delText>
          </w:r>
        </w:del>
      </w:ins>
      <w:ins w:id="29906" w:author="Visone Rossana (GSE)" w:date="2025-10-22T11:57:00Z" w16du:dateUtc="2025-10-22T09:57:00Z">
        <w:r w:rsidR="00175B86">
          <w:rPr>
            <w:rFonts w:ascii="Calibri" w:eastAsia="Calibri" w:hAnsi="Calibri" w:cs="Calibri"/>
            <w:sz w:val="22"/>
            <w:szCs w:val="22"/>
          </w:rPr>
          <w:t xml:space="preserve"> sistema </w:t>
        </w:r>
      </w:ins>
      <w:ins w:id="29907" w:author="Visone Rossana (GSE)" w:date="2025-10-01T13:33:00Z" w16du:dateUtc="2025-10-01T11:33:00Z">
        <w:r w:rsidRPr="002A5F27">
          <w:rPr>
            <w:rFonts w:ascii="Calibri" w:eastAsia="Calibri" w:hAnsi="Calibri" w:cs="Calibri"/>
            <w:sz w:val="22"/>
            <w:szCs w:val="22"/>
            <w:rPrChange w:id="29908" w:author="Visone Rossana (GSE)" w:date="2025-10-01T13:33:00Z" w16du:dateUtc="2025-10-01T11:33:00Z">
              <w:rPr>
                <w:rFonts w:ascii="Calibri" w:eastAsia="Calibri" w:hAnsi="Calibri" w:cs="Calibri"/>
              </w:rPr>
            </w:rPrChange>
          </w:rPr>
          <w:t xml:space="preserve">di teleriscaldamento deve sostituire </w:t>
        </w:r>
        <w:del w:id="29909" w:author="Visone Rossana (GSE)" w:date="2025-10-01T15:33:00Z" w16du:dateUtc="2025-10-01T13:33:00Z">
          <w:r w:rsidRPr="002A5F27" w:rsidDel="00D84944">
            <w:rPr>
              <w:rFonts w:ascii="Calibri" w:eastAsia="Calibri" w:hAnsi="Calibri" w:cs="Calibri"/>
              <w:sz w:val="22"/>
              <w:szCs w:val="22"/>
              <w:rPrChange w:id="29910" w:author="Visone Rossana (GSE)" w:date="2025-10-01T13:33:00Z" w16du:dateUtc="2025-10-01T11:33:00Z">
                <w:rPr>
                  <w:rFonts w:ascii="Calibri" w:eastAsia="Calibri" w:hAnsi="Calibri" w:cs="Calibri"/>
                </w:rPr>
              </w:rPrChange>
            </w:rPr>
            <w:delText xml:space="preserve">integralmente </w:delText>
          </w:r>
        </w:del>
        <w:del w:id="29911" w:author="Visone Rossana (GSE)" w:date="2025-10-01T15:32:00Z" w16du:dateUtc="2025-10-01T13:32:00Z">
          <w:r w:rsidRPr="002A5F27" w:rsidDel="00D84944">
            <w:rPr>
              <w:rFonts w:ascii="Calibri" w:eastAsia="Calibri" w:hAnsi="Calibri" w:cs="Calibri"/>
              <w:sz w:val="22"/>
              <w:szCs w:val="22"/>
              <w:rPrChange w:id="29912" w:author="Visone Rossana (GSE)" w:date="2025-10-01T13:33:00Z" w16du:dateUtc="2025-10-01T11:33:00Z">
                <w:rPr>
                  <w:rFonts w:ascii="Calibri" w:eastAsia="Calibri" w:hAnsi="Calibri" w:cs="Calibri"/>
                </w:rPr>
              </w:rPrChange>
            </w:rPr>
            <w:delText xml:space="preserve">o parzialmente </w:delText>
          </w:r>
        </w:del>
        <w:r w:rsidRPr="002A5F27">
          <w:rPr>
            <w:rFonts w:ascii="Calibri" w:eastAsia="Calibri" w:hAnsi="Calibri" w:cs="Calibri"/>
            <w:sz w:val="22"/>
            <w:szCs w:val="22"/>
            <w:rPrChange w:id="29913" w:author="Visone Rossana (GSE)" w:date="2025-10-01T13:33:00Z" w16du:dateUtc="2025-10-01T11:33:00Z">
              <w:rPr>
                <w:rFonts w:ascii="Calibri" w:eastAsia="Calibri" w:hAnsi="Calibri" w:cs="Calibri"/>
              </w:rPr>
            </w:rPrChange>
          </w:rPr>
          <w:t>l’impianto di climatizzazione invernale già presente nell’immobile di qualsiasi categoria catastale</w:t>
        </w:r>
        <w:del w:id="29914" w:author="Visone Rossana (GSE)" w:date="2025-10-22T11:46:00Z" w16du:dateUtc="2025-10-22T09:46:00Z">
          <w:r w:rsidRPr="002A5F27" w:rsidDel="001C446B">
            <w:rPr>
              <w:rFonts w:ascii="Calibri" w:eastAsia="Calibri" w:hAnsi="Calibri" w:cs="Calibri"/>
              <w:sz w:val="22"/>
              <w:szCs w:val="22"/>
              <w:rPrChange w:id="29915" w:author="Visone Rossana (GSE)" w:date="2025-10-01T13:33:00Z" w16du:dateUtc="2025-10-01T11:33:00Z">
                <w:rPr>
                  <w:rFonts w:ascii="Calibri" w:eastAsia="Calibri" w:hAnsi="Calibri" w:cs="Calibri"/>
                </w:rPr>
              </w:rPrChange>
            </w:rPr>
            <w:delText>.</w:delText>
          </w:r>
        </w:del>
        <w:del w:id="29916" w:author="Visone Rossana (GSE)" w:date="2025-10-01T15:33:00Z" w16du:dateUtc="2025-10-01T13:33:00Z">
          <w:r w:rsidRPr="002A5F27" w:rsidDel="00D84944">
            <w:rPr>
              <w:rFonts w:ascii="Calibri" w:eastAsia="Calibri" w:hAnsi="Calibri" w:cs="Calibri"/>
              <w:sz w:val="22"/>
              <w:szCs w:val="22"/>
              <w:rPrChange w:id="29917" w:author="Visone Rossana (GSE)" w:date="2025-10-01T13:33:00Z" w16du:dateUtc="2025-10-01T11:33:00Z">
                <w:rPr>
                  <w:rFonts w:ascii="Calibri" w:eastAsia="Calibri" w:hAnsi="Calibri" w:cs="Calibri"/>
                </w:rPr>
              </w:rPrChange>
            </w:rPr>
            <w:delText xml:space="preserve"> La sostituzione parziale è ammessa solo nel caso di un impianto preesistente dotato di più generatori di calore</w:delText>
          </w:r>
        </w:del>
        <w:r w:rsidRPr="002A5F27">
          <w:rPr>
            <w:rFonts w:ascii="Calibri" w:eastAsia="Calibri" w:hAnsi="Calibri" w:cs="Calibri"/>
            <w:sz w:val="22"/>
            <w:szCs w:val="22"/>
            <w:rPrChange w:id="29918" w:author="Visone Rossana (GSE)" w:date="2025-10-01T13:33:00Z" w16du:dateUtc="2025-10-01T11:33:00Z">
              <w:rPr>
                <w:rFonts w:ascii="Calibri" w:eastAsia="Calibri" w:hAnsi="Calibri" w:cs="Calibri"/>
              </w:rPr>
            </w:rPrChange>
          </w:rPr>
          <w:t>;</w:t>
        </w:r>
      </w:ins>
    </w:p>
    <w:p w14:paraId="44408C1B" w14:textId="372ED8A8" w:rsidR="00175B86" w:rsidRPr="00572F8E" w:rsidRDefault="00175B86">
      <w:pPr>
        <w:pStyle w:val="Paragrafoelenco"/>
        <w:numPr>
          <w:ilvl w:val="0"/>
          <w:numId w:val="544"/>
        </w:numPr>
        <w:spacing w:after="160" w:line="276" w:lineRule="auto"/>
        <w:ind w:left="426"/>
        <w:jc w:val="both"/>
        <w:rPr>
          <w:moveTo w:id="29919" w:author="Visone Rossana (GSE)" w:date="2025-10-22T11:56:00Z" w16du:dateUtc="2025-10-22T09:56:00Z"/>
          <w:rFonts w:ascii="Calibri" w:eastAsia="Calibri" w:hAnsi="Calibri" w:cs="Calibri"/>
          <w:i/>
          <w:iCs/>
          <w:sz w:val="22"/>
          <w:szCs w:val="22"/>
        </w:rPr>
        <w:pPrChange w:id="29920" w:author="Visone Rossana (GSE)" w:date="2025-10-22T11:58:00Z" w16du:dateUtc="2025-10-22T09:58:00Z">
          <w:pPr>
            <w:pStyle w:val="Paragrafoelenco"/>
            <w:spacing w:after="160" w:line="276" w:lineRule="auto"/>
            <w:ind w:left="851"/>
            <w:jc w:val="both"/>
          </w:pPr>
        </w:pPrChange>
      </w:pPr>
      <w:ins w:id="29921" w:author="Visone Rossana (GSE)" w:date="2025-10-22T11:55:00Z" w16du:dateUtc="2025-10-22T09:55:00Z">
        <w:r>
          <w:rPr>
            <w:rFonts w:ascii="Calibri" w:eastAsia="Calibri" w:hAnsi="Calibri" w:cs="Calibri"/>
            <w:sz w:val="22"/>
            <w:szCs w:val="22"/>
          </w:rPr>
          <w:t>la re</w:t>
        </w:r>
      </w:ins>
      <w:ins w:id="29922" w:author="Visone Rossana (GSE)" w:date="2025-10-22T11:56:00Z" w16du:dateUtc="2025-10-22T09:56:00Z">
        <w:r>
          <w:rPr>
            <w:rFonts w:ascii="Calibri" w:eastAsia="Calibri" w:hAnsi="Calibri" w:cs="Calibri"/>
            <w:sz w:val="22"/>
            <w:szCs w:val="22"/>
          </w:rPr>
          <w:t xml:space="preserve">te </w:t>
        </w:r>
      </w:ins>
      <w:moveToRangeStart w:id="29923" w:author="Visone Rossana (GSE)" w:date="2025-10-22T11:56:00Z" w:name="move212026586"/>
      <w:moveTo w:id="29924" w:author="Visone Rossana (GSE)" w:date="2025-10-22T11:56:00Z" w16du:dateUtc="2025-10-22T09:56:00Z">
        <w:del w:id="29925" w:author="Visone Rossana (GSE)" w:date="2025-10-22T11:56:00Z" w16du:dateUtc="2025-10-22T09:56:00Z">
          <w:r w:rsidRPr="00572F8E" w:rsidDel="00175B86">
            <w:rPr>
              <w:rFonts w:ascii="Calibri" w:eastAsia="Calibri" w:hAnsi="Calibri" w:cs="Calibri"/>
              <w:sz w:val="22"/>
              <w:szCs w:val="22"/>
            </w:rPr>
            <w:delText xml:space="preserve">rete </w:delText>
          </w:r>
        </w:del>
        <w:r w:rsidRPr="00572F8E">
          <w:rPr>
            <w:rFonts w:ascii="Calibri" w:eastAsia="Calibri" w:hAnsi="Calibri" w:cs="Calibri"/>
            <w:sz w:val="22"/>
            <w:szCs w:val="22"/>
          </w:rPr>
          <w:t>di teleriscaldamento e teleraffrescamento deve essere iscritta all’“</w:t>
        </w:r>
        <w:r w:rsidRPr="00572F8E">
          <w:rPr>
            <w:rFonts w:ascii="Calibri" w:eastAsia="Calibri" w:hAnsi="Calibri" w:cs="Calibri"/>
            <w:i/>
            <w:iCs/>
            <w:sz w:val="22"/>
            <w:szCs w:val="22"/>
          </w:rPr>
          <w:t xml:space="preserve">Anagrafica Territoriale </w:t>
        </w:r>
      </w:moveTo>
    </w:p>
    <w:p w14:paraId="7B4BD008" w14:textId="77777777" w:rsidR="00175B86" w:rsidRPr="00572F8E" w:rsidRDefault="00175B86">
      <w:pPr>
        <w:pStyle w:val="Paragrafoelenco"/>
        <w:spacing w:after="160" w:line="276" w:lineRule="auto"/>
        <w:ind w:left="426"/>
        <w:jc w:val="both"/>
        <w:rPr>
          <w:moveTo w:id="29926" w:author="Visone Rossana (GSE)" w:date="2025-10-22T11:56:00Z" w16du:dateUtc="2025-10-22T09:56:00Z"/>
          <w:rFonts w:ascii="Calibri" w:eastAsia="Calibri" w:hAnsi="Calibri" w:cs="Calibri"/>
          <w:sz w:val="22"/>
          <w:szCs w:val="22"/>
        </w:rPr>
        <w:pPrChange w:id="29927" w:author="Visone Rossana (GSE)" w:date="2025-10-22T11:58:00Z" w16du:dateUtc="2025-10-22T09:58:00Z">
          <w:pPr>
            <w:pStyle w:val="Paragrafoelenco"/>
            <w:spacing w:after="160" w:line="276" w:lineRule="auto"/>
            <w:jc w:val="both"/>
          </w:pPr>
        </w:pPrChange>
      </w:pPr>
      <w:moveTo w:id="29928" w:author="Visone Rossana (GSE)" w:date="2025-10-22T11:56:00Z" w16du:dateUtc="2025-10-22T09:56:00Z">
        <w:r w:rsidRPr="00572F8E">
          <w:rPr>
            <w:rFonts w:ascii="Calibri" w:eastAsia="Calibri" w:hAnsi="Calibri" w:cs="Calibri"/>
            <w:i/>
            <w:iCs/>
            <w:sz w:val="22"/>
            <w:szCs w:val="22"/>
          </w:rPr>
          <w:t>Teleriscaldamento e Teleraffrescamento o Anagrafica Territoriale (ATT)</w:t>
        </w:r>
        <w:r w:rsidRPr="00572F8E">
          <w:rPr>
            <w:rFonts w:ascii="Calibri" w:eastAsia="Calibri" w:hAnsi="Calibri" w:cs="Calibri"/>
            <w:sz w:val="22"/>
            <w:szCs w:val="22"/>
          </w:rPr>
          <w:t xml:space="preserve">” istituita da ARERA con </w:t>
        </w:r>
      </w:moveTo>
    </w:p>
    <w:p w14:paraId="2678B626" w14:textId="0F3273E9" w:rsidR="00175B86" w:rsidRPr="00572F8E" w:rsidRDefault="00175B86">
      <w:pPr>
        <w:pStyle w:val="Paragrafoelenco"/>
        <w:spacing w:after="160" w:line="276" w:lineRule="auto"/>
        <w:ind w:left="426"/>
        <w:jc w:val="both"/>
        <w:rPr>
          <w:moveTo w:id="29929" w:author="Visone Rossana (GSE)" w:date="2025-10-22T11:56:00Z" w16du:dateUtc="2025-10-22T09:56:00Z"/>
          <w:rFonts w:ascii="Calibri" w:eastAsia="Calibri" w:hAnsi="Calibri" w:cs="Calibri"/>
          <w:i/>
          <w:iCs/>
          <w:sz w:val="22"/>
          <w:szCs w:val="22"/>
        </w:rPr>
        <w:pPrChange w:id="29930" w:author="Visone Rossana (GSE)" w:date="2025-10-22T11:58:00Z" w16du:dateUtc="2025-10-22T09:58:00Z">
          <w:pPr>
            <w:pStyle w:val="Paragrafoelenco"/>
            <w:spacing w:after="160" w:line="276" w:lineRule="auto"/>
            <w:jc w:val="both"/>
          </w:pPr>
        </w:pPrChange>
      </w:pPr>
      <w:moveTo w:id="29931" w:author="Visone Rossana (GSE)" w:date="2025-10-22T11:56:00Z" w16du:dateUtc="2025-10-22T09:56:00Z">
        <w:r w:rsidRPr="00572F8E">
          <w:rPr>
            <w:rFonts w:ascii="Calibri" w:eastAsia="Calibri" w:hAnsi="Calibri" w:cs="Calibri"/>
            <w:i/>
            <w:iCs/>
            <w:sz w:val="22"/>
            <w:szCs w:val="22"/>
          </w:rPr>
          <w:t>deliberazione 339/2015/R/tlr e s.m.i.</w:t>
        </w:r>
        <w:del w:id="29932" w:author="Visone Rossana (GSE)" w:date="2025-10-27T11:56:00Z" w16du:dateUtc="2025-10-27T10:56:00Z">
          <w:r w:rsidRPr="00572F8E" w:rsidDel="00D23D76">
            <w:rPr>
              <w:rFonts w:ascii="Calibri" w:eastAsia="Calibri" w:hAnsi="Calibri" w:cs="Calibri"/>
              <w:i/>
              <w:iCs/>
              <w:sz w:val="22"/>
              <w:szCs w:val="22"/>
            </w:rPr>
            <w:delText>;</w:delText>
          </w:r>
          <w:commentRangeStart w:id="29933"/>
          <w:commentRangeEnd w:id="29933"/>
          <w:r w:rsidDel="00D23D76">
            <w:rPr>
              <w:rStyle w:val="Rimandocommento"/>
              <w:rFonts w:ascii="Calibri" w:eastAsia="Calibri" w:hAnsi="Calibri" w:cs="Calibri"/>
              <w:i/>
              <w:iCs/>
              <w:sz w:val="22"/>
              <w:szCs w:val="22"/>
            </w:rPr>
            <w:commentReference w:id="29933"/>
          </w:r>
        </w:del>
      </w:moveTo>
      <w:ins w:id="29934" w:author="Visone Rossana (GSE)" w:date="2025-10-27T11:56:00Z" w16du:dateUtc="2025-10-27T10:56:00Z">
        <w:r w:rsidR="00D23D76">
          <w:rPr>
            <w:rFonts w:ascii="Calibri" w:eastAsia="Calibri" w:hAnsi="Calibri" w:cs="Calibri"/>
            <w:i/>
            <w:iCs/>
            <w:sz w:val="22"/>
            <w:szCs w:val="22"/>
          </w:rPr>
          <w:t>.</w:t>
        </w:r>
      </w:ins>
    </w:p>
    <w:moveToRangeEnd w:id="29923"/>
    <w:p w14:paraId="4B01AFA4" w14:textId="7FF0915D" w:rsidR="00175B86" w:rsidRPr="002A5F27" w:rsidRDefault="00175B86">
      <w:pPr>
        <w:pStyle w:val="Paragrafoelenco"/>
        <w:spacing w:after="160" w:line="276" w:lineRule="auto"/>
        <w:ind w:left="426"/>
        <w:jc w:val="both"/>
        <w:rPr>
          <w:ins w:id="29935" w:author="Visone Rossana (GSE)" w:date="2025-10-01T13:33:00Z" w16du:dateUtc="2025-10-01T11:33:00Z"/>
          <w:rFonts w:ascii="Calibri" w:eastAsia="Calibri" w:hAnsi="Calibri" w:cs="Calibri"/>
          <w:sz w:val="22"/>
          <w:szCs w:val="22"/>
          <w:rPrChange w:id="29936" w:author="Visone Rossana (GSE)" w:date="2025-10-01T13:33:00Z" w16du:dateUtc="2025-10-01T11:33:00Z">
            <w:rPr>
              <w:ins w:id="29937" w:author="Visone Rossana (GSE)" w:date="2025-10-01T13:33:00Z" w16du:dateUtc="2025-10-01T11:33:00Z"/>
              <w:rFonts w:ascii="Calibri" w:eastAsia="Calibri" w:hAnsi="Calibri" w:cs="Calibri"/>
            </w:rPr>
          </w:rPrChange>
        </w:rPr>
        <w:pPrChange w:id="29938" w:author="Visone Rossana (GSE)" w:date="2025-10-22T11:56:00Z" w16du:dateUtc="2025-10-22T09:56:00Z">
          <w:pPr>
            <w:pStyle w:val="Paragrafoelenco"/>
            <w:numPr>
              <w:numId w:val="216"/>
            </w:numPr>
            <w:spacing w:after="160" w:line="276" w:lineRule="auto"/>
            <w:ind w:left="426" w:hanging="284"/>
            <w:jc w:val="both"/>
          </w:pPr>
        </w:pPrChange>
      </w:pPr>
    </w:p>
    <w:p w14:paraId="005D9038" w14:textId="77777777" w:rsidR="002A5F27" w:rsidRPr="002A5F27" w:rsidDel="00DA3712" w:rsidRDefault="002A5F27" w:rsidP="002A5F27">
      <w:pPr>
        <w:pStyle w:val="Paragrafoelenco"/>
        <w:numPr>
          <w:ilvl w:val="0"/>
          <w:numId w:val="216"/>
        </w:numPr>
        <w:spacing w:after="160" w:line="276" w:lineRule="auto"/>
        <w:ind w:left="426" w:hanging="284"/>
        <w:jc w:val="both"/>
        <w:rPr>
          <w:ins w:id="29939" w:author="Visone Rossana (GSE)" w:date="2025-10-01T13:33:00Z" w16du:dateUtc="2025-10-01T11:33:00Z"/>
          <w:del w:id="29940" w:author="Visone Rossana (GSE)" w:date="2025-10-01T15:25:00Z" w16du:dateUtc="2025-10-01T13:25:00Z"/>
          <w:rFonts w:ascii="Calibri" w:eastAsia="Calibri" w:hAnsi="Calibri" w:cs="Calibri"/>
          <w:sz w:val="22"/>
          <w:szCs w:val="22"/>
          <w:rPrChange w:id="29941" w:author="Visone Rossana (GSE)" w:date="2025-10-01T13:33:00Z" w16du:dateUtc="2025-10-01T11:33:00Z">
            <w:rPr>
              <w:ins w:id="29942" w:author="Visone Rossana (GSE)" w:date="2025-10-01T13:33:00Z" w16du:dateUtc="2025-10-01T11:33:00Z"/>
              <w:del w:id="29943" w:author="Visone Rossana (GSE)" w:date="2025-10-01T15:25:00Z" w16du:dateUtc="2025-10-01T13:25:00Z"/>
              <w:rFonts w:ascii="Calibri" w:eastAsia="Calibri" w:hAnsi="Calibri" w:cs="Calibri"/>
            </w:rPr>
          </w:rPrChange>
        </w:rPr>
      </w:pPr>
      <w:ins w:id="29944" w:author="Visone Rossana (GSE)" w:date="2025-10-01T13:33:00Z" w16du:dateUtc="2025-10-01T11:33:00Z">
        <w:del w:id="29945" w:author="Visone Rossana (GSE)" w:date="2025-10-01T15:25:00Z" w16du:dateUtc="2025-10-01T13:25:00Z">
          <w:r w:rsidRPr="002A5F27" w:rsidDel="00DA3712">
            <w:rPr>
              <w:rFonts w:ascii="Calibri" w:eastAsia="Calibri" w:hAnsi="Calibri" w:cs="Calibri"/>
              <w:sz w:val="22"/>
              <w:szCs w:val="22"/>
              <w:rPrChange w:id="29946" w:author="Visone Rossana (GSE)" w:date="2025-10-01T13:33:00Z" w16du:dateUtc="2025-10-01T11:33:00Z">
                <w:rPr>
                  <w:rFonts w:ascii="Calibri" w:eastAsia="Calibri" w:hAnsi="Calibri" w:cs="Calibri"/>
                </w:rPr>
              </w:rPrChange>
            </w:rPr>
            <w:delText>la messa a punto e l’equilibratura del sistema di distribuzione, regolazione e controllo;</w:delText>
          </w:r>
        </w:del>
      </w:ins>
    </w:p>
    <w:p w14:paraId="20727396" w14:textId="420E7832" w:rsidR="002A5F27" w:rsidRPr="002A5F27" w:rsidDel="00175B86" w:rsidRDefault="002A5F27" w:rsidP="002A5F27">
      <w:pPr>
        <w:pStyle w:val="Paragrafoelenco"/>
        <w:numPr>
          <w:ilvl w:val="0"/>
          <w:numId w:val="216"/>
        </w:numPr>
        <w:spacing w:after="160" w:line="276" w:lineRule="auto"/>
        <w:ind w:left="426" w:hanging="284"/>
        <w:jc w:val="both"/>
        <w:rPr>
          <w:ins w:id="29947" w:author="Visone Rossana (GSE)" w:date="2025-10-01T13:33:00Z" w16du:dateUtc="2025-10-01T11:33:00Z"/>
          <w:del w:id="29948" w:author="Visone Rossana (GSE)" w:date="2025-10-22T11:55:00Z" w16du:dateUtc="2025-10-22T09:55:00Z"/>
          <w:rFonts w:ascii="Calibri" w:eastAsia="Calibri" w:hAnsi="Calibri" w:cs="Calibri"/>
          <w:sz w:val="22"/>
          <w:szCs w:val="22"/>
          <w:rPrChange w:id="29949" w:author="Visone Rossana (GSE)" w:date="2025-10-01T13:33:00Z" w16du:dateUtc="2025-10-01T11:33:00Z">
            <w:rPr>
              <w:ins w:id="29950" w:author="Visone Rossana (GSE)" w:date="2025-10-01T13:33:00Z" w16du:dateUtc="2025-10-01T11:33:00Z"/>
              <w:del w:id="29951" w:author="Visone Rossana (GSE)" w:date="2025-10-22T11:55:00Z" w16du:dateUtc="2025-10-22T09:55:00Z"/>
              <w:rFonts w:ascii="Calibri" w:eastAsia="Calibri" w:hAnsi="Calibri" w:cs="Calibri"/>
            </w:rPr>
          </w:rPrChange>
        </w:rPr>
      </w:pPr>
      <w:ins w:id="29952" w:author="Visone Rossana (GSE)" w:date="2025-10-01T13:33:00Z">
        <w:del w:id="29953" w:author="Visone Rossana (GSE)" w:date="2025-10-22T11:55:00Z" w16du:dateUtc="2025-10-22T09:55:00Z">
          <w:r w:rsidRPr="24D43931" w:rsidDel="00175B86">
            <w:rPr>
              <w:rFonts w:ascii="Calibri" w:eastAsia="Calibri" w:hAnsi="Calibri" w:cs="Calibri"/>
              <w:sz w:val="22"/>
              <w:szCs w:val="22"/>
              <w:rPrChange w:id="29954" w:author="Visone Rossana (GSE)" w:date="2025-10-01T13:33:00Z">
                <w:rPr>
                  <w:rFonts w:ascii="Calibri" w:eastAsia="Calibri" w:hAnsi="Calibri" w:cs="Calibri"/>
                </w:rPr>
              </w:rPrChange>
            </w:rPr>
            <w:delText xml:space="preserve">l’installazione su tutti i corpi scaldanti di elementi di regolazione di tipo modulante agente sulla portata, tipo valvole termostatiche a bassa inerzia termica, a esclusione: </w:delText>
          </w:r>
        </w:del>
      </w:ins>
    </w:p>
    <w:p w14:paraId="6830CA69" w14:textId="090AF855" w:rsidR="002A5F27" w:rsidRPr="0057363F" w:rsidDel="00175B86" w:rsidRDefault="002A5F27" w:rsidP="002A5F27">
      <w:pPr>
        <w:pStyle w:val="Paragrafoelenco"/>
        <w:numPr>
          <w:ilvl w:val="0"/>
          <w:numId w:val="217"/>
        </w:numPr>
        <w:spacing w:after="160" w:line="276" w:lineRule="auto"/>
        <w:ind w:left="993" w:hanging="284"/>
        <w:jc w:val="both"/>
        <w:rPr>
          <w:ins w:id="29955" w:author="Visone Rossana (GSE)" w:date="2025-10-01T13:33:00Z" w16du:dateUtc="2025-10-01T11:33:00Z"/>
          <w:del w:id="29956" w:author="Visone Rossana (GSE)" w:date="2025-10-22T11:55:00Z" w16du:dateUtc="2025-10-22T09:55:00Z"/>
          <w:rFonts w:ascii="Calibri" w:eastAsia="Calibri" w:hAnsi="Calibri" w:cs="Calibri"/>
          <w:strike/>
          <w:sz w:val="22"/>
          <w:szCs w:val="22"/>
          <w:rPrChange w:id="29957" w:author="Visone Rossana (GSE)" w:date="2025-10-01T15:36:00Z" w16du:dateUtc="2025-10-01T13:36:00Z">
            <w:rPr>
              <w:ins w:id="29958" w:author="Visone Rossana (GSE)" w:date="2025-10-01T13:33:00Z" w16du:dateUtc="2025-10-01T11:33:00Z"/>
              <w:del w:id="29959" w:author="Visone Rossana (GSE)" w:date="2025-10-22T11:55:00Z" w16du:dateUtc="2025-10-22T09:55:00Z"/>
              <w:rFonts w:ascii="Calibri" w:eastAsia="Calibri" w:hAnsi="Calibri" w:cs="Calibri"/>
            </w:rPr>
          </w:rPrChange>
        </w:rPr>
      </w:pPr>
      <w:ins w:id="29960" w:author="Visone Rossana (GSE)" w:date="2025-10-01T13:33:00Z">
        <w:del w:id="29961" w:author="Visone Rossana (GSE)" w:date="2025-10-22T11:55:00Z" w16du:dateUtc="2025-10-22T09:55:00Z">
          <w:r w:rsidRPr="24D43931" w:rsidDel="00175B86">
            <w:rPr>
              <w:rFonts w:ascii="Calibri" w:eastAsia="Calibri" w:hAnsi="Calibri" w:cs="Calibri"/>
              <w:strike/>
              <w:sz w:val="22"/>
              <w:szCs w:val="22"/>
              <w:rPrChange w:id="29962" w:author="Visone Rossana (GSE)" w:date="2025-10-01T15:36:00Z">
                <w:rPr>
                  <w:rFonts w:ascii="Calibri" w:eastAsia="Calibri" w:hAnsi="Calibri" w:cs="Calibri"/>
                </w:rPr>
              </w:rPrChange>
            </w:rPr>
            <w:delText xml:space="preserve">dei locali in cui l’installazione di valvole termostatiche o altra regolazione di tipo modulante agente sulla portata sia dimostrata inequivocabilmente non fattibile tecnicamente nel caso specifico (cfr. Decreto 26 giugno 2015, concernente le metodologie di calcolo della prestazione energetica e la definizione delle prescrizioni e dei requisiti minimi degli edifici); </w:delText>
          </w:r>
        </w:del>
      </w:ins>
    </w:p>
    <w:p w14:paraId="237E8221" w14:textId="5C14F3CB" w:rsidR="002A5F27" w:rsidRPr="002A5F27" w:rsidDel="00175B86" w:rsidRDefault="002A5F27" w:rsidP="002A5F27">
      <w:pPr>
        <w:pStyle w:val="Paragrafoelenco"/>
        <w:numPr>
          <w:ilvl w:val="0"/>
          <w:numId w:val="217"/>
        </w:numPr>
        <w:spacing w:after="160" w:line="276" w:lineRule="auto"/>
        <w:ind w:left="993" w:hanging="284"/>
        <w:jc w:val="both"/>
        <w:rPr>
          <w:ins w:id="29963" w:author="Visone Rossana (GSE)" w:date="2025-10-01T13:33:00Z" w16du:dateUtc="2025-10-01T11:33:00Z"/>
          <w:del w:id="29964" w:author="Visone Rossana (GSE)" w:date="2025-10-22T11:55:00Z" w16du:dateUtc="2025-10-22T09:55:00Z"/>
          <w:rFonts w:ascii="Calibri" w:eastAsia="Calibri" w:hAnsi="Calibri" w:cs="Calibri"/>
          <w:sz w:val="22"/>
          <w:szCs w:val="22"/>
          <w:rPrChange w:id="29965" w:author="Visone Rossana (GSE)" w:date="2025-10-01T13:33:00Z" w16du:dateUtc="2025-10-01T11:33:00Z">
            <w:rPr>
              <w:ins w:id="29966" w:author="Visone Rossana (GSE)" w:date="2025-10-01T13:33:00Z" w16du:dateUtc="2025-10-01T11:33:00Z"/>
              <w:del w:id="29967" w:author="Visone Rossana (GSE)" w:date="2025-10-22T11:55:00Z" w16du:dateUtc="2025-10-22T09:55:00Z"/>
              <w:rFonts w:ascii="Calibri" w:eastAsia="Calibri" w:hAnsi="Calibri" w:cs="Calibri"/>
            </w:rPr>
          </w:rPrChange>
        </w:rPr>
      </w:pPr>
      <w:ins w:id="29968" w:author="Visone Rossana (GSE)" w:date="2025-10-01T13:33:00Z" w16du:dateUtc="2025-10-01T11:33:00Z">
        <w:del w:id="29969" w:author="Visone Rossana (GSE)" w:date="2025-10-22T11:55:00Z" w16du:dateUtc="2025-10-22T09:55:00Z">
          <w:r w:rsidRPr="0057363F" w:rsidDel="00175B86">
            <w:rPr>
              <w:rFonts w:ascii="Calibri" w:eastAsia="Calibri" w:hAnsi="Calibri" w:cs="Calibri"/>
              <w:strike/>
              <w:sz w:val="22"/>
              <w:szCs w:val="22"/>
              <w:rPrChange w:id="29970" w:author="Visone Rossana (GSE)" w:date="2025-10-01T15:36:00Z" w16du:dateUtc="2025-10-01T13:36:00Z">
                <w:rPr>
                  <w:rFonts w:ascii="Calibri" w:eastAsia="Calibri" w:hAnsi="Calibri" w:cs="Calibri"/>
                </w:rPr>
              </w:rPrChange>
            </w:rPr>
            <w:delText>dei locali in cui è installata una centralina di termoregolazione con dispositivi modulanti per la regolazione automatica della temperatura ambiente (cfr. Decreto 26 giugno 2015, concernente le metodologie di calcolo della prestazione energetica e la definizione delle prescrizioni e dei requisiti minimi degli edifici). In caso di impianti al servizio di più locali, è possibile omettere l’installazione di elementi di regolazione di tipo modulante agenti sulla portata esclusivamente sui terminali di emissione situati all’interno dei locali in cui è presente una centralina di termoregolazione, anche se questa agisce, oltre che sui terminali di quel locale, anche sui terminali di emissione installati in altri local</w:delText>
          </w:r>
          <w:r w:rsidRPr="002A5F27" w:rsidDel="00175B86">
            <w:rPr>
              <w:rFonts w:ascii="Calibri" w:eastAsia="Calibri" w:hAnsi="Calibri" w:cs="Calibri"/>
              <w:sz w:val="22"/>
              <w:szCs w:val="22"/>
              <w:rPrChange w:id="29971" w:author="Visone Rossana (GSE)" w:date="2025-10-01T13:33:00Z" w16du:dateUtc="2025-10-01T11:33:00Z">
                <w:rPr>
                  <w:rFonts w:ascii="Calibri" w:eastAsia="Calibri" w:hAnsi="Calibri" w:cs="Calibri"/>
                </w:rPr>
              </w:rPrChange>
            </w:rPr>
            <w:delText xml:space="preserve">i; </w:delText>
          </w:r>
        </w:del>
      </w:ins>
    </w:p>
    <w:p w14:paraId="4B9069B5" w14:textId="782C7A10" w:rsidR="002A5F27" w:rsidRPr="0057363F" w:rsidDel="00175B86" w:rsidRDefault="002A5F27" w:rsidP="002A5F27">
      <w:pPr>
        <w:pStyle w:val="Paragrafoelenco"/>
        <w:numPr>
          <w:ilvl w:val="0"/>
          <w:numId w:val="217"/>
        </w:numPr>
        <w:spacing w:after="160" w:line="276" w:lineRule="auto"/>
        <w:ind w:left="993" w:hanging="284"/>
        <w:jc w:val="both"/>
        <w:rPr>
          <w:ins w:id="29972" w:author="Visone Rossana (GSE)" w:date="2025-10-01T13:33:00Z" w16du:dateUtc="2025-10-01T11:33:00Z"/>
          <w:del w:id="29973" w:author="Visone Rossana (GSE)" w:date="2025-10-22T11:55:00Z" w16du:dateUtc="2025-10-22T09:55:00Z"/>
          <w:rFonts w:ascii="Calibri" w:eastAsia="Calibri" w:hAnsi="Calibri" w:cs="Calibri"/>
          <w:strike/>
          <w:sz w:val="22"/>
          <w:szCs w:val="22"/>
          <w:rPrChange w:id="29974" w:author="Visone Rossana (GSE)" w:date="2025-10-01T15:36:00Z" w16du:dateUtc="2025-10-01T13:36:00Z">
            <w:rPr>
              <w:ins w:id="29975" w:author="Visone Rossana (GSE)" w:date="2025-10-01T13:33:00Z" w16du:dateUtc="2025-10-01T11:33:00Z"/>
              <w:del w:id="29976" w:author="Visone Rossana (GSE)" w:date="2025-10-22T11:55:00Z" w16du:dateUtc="2025-10-22T09:55:00Z"/>
              <w:rFonts w:ascii="Calibri" w:eastAsia="Calibri" w:hAnsi="Calibri" w:cs="Calibri"/>
            </w:rPr>
          </w:rPrChange>
        </w:rPr>
      </w:pPr>
      <w:ins w:id="29977" w:author="Visone Rossana (GSE)" w:date="2025-10-01T13:33:00Z" w16du:dateUtc="2025-10-01T11:33:00Z">
        <w:del w:id="29978" w:author="Visone Rossana (GSE)" w:date="2025-10-22T11:55:00Z" w16du:dateUtc="2025-10-22T09:55:00Z">
          <w:r w:rsidRPr="0057363F" w:rsidDel="00175B86">
            <w:rPr>
              <w:rFonts w:ascii="Calibri" w:eastAsia="Calibri" w:hAnsi="Calibri" w:cs="Calibri"/>
              <w:strike/>
              <w:sz w:val="22"/>
              <w:szCs w:val="22"/>
              <w:rPrChange w:id="29979" w:author="Visone Rossana (GSE)" w:date="2025-10-01T15:36:00Z" w16du:dateUtc="2025-10-01T13:36:00Z">
                <w:rPr>
                  <w:rFonts w:ascii="Calibri" w:eastAsia="Calibri" w:hAnsi="Calibri" w:cs="Calibri"/>
                </w:rPr>
              </w:rPrChange>
            </w:rPr>
            <w:delText>degli impianti di climatizzazione invernale progettati e realizzati con temperature medie del fluido termovettore inferiori a 45°C;</w:delText>
          </w:r>
        </w:del>
      </w:ins>
    </w:p>
    <w:p w14:paraId="7E340F27" w14:textId="5D53C2BA" w:rsidR="002A5F27" w:rsidRPr="002A5F27" w:rsidDel="00175B86" w:rsidRDefault="002A5F27">
      <w:pPr>
        <w:pStyle w:val="Paragrafoelenco"/>
        <w:spacing w:after="160" w:line="276" w:lineRule="auto"/>
        <w:ind w:left="851"/>
        <w:jc w:val="both"/>
        <w:rPr>
          <w:ins w:id="29980" w:author="Visone Rossana (GSE)" w:date="2025-10-01T13:33:00Z" w16du:dateUtc="2025-10-01T11:33:00Z"/>
          <w:del w:id="29981" w:author="Visone Rossana (GSE)" w:date="2025-10-22T11:55:00Z" w16du:dateUtc="2025-10-22T09:55:00Z"/>
          <w:rFonts w:ascii="Calibri" w:eastAsia="Calibri" w:hAnsi="Calibri" w:cs="Calibri"/>
          <w:sz w:val="22"/>
          <w:szCs w:val="22"/>
          <w:rPrChange w:id="29982" w:author="Visone Rossana (GSE)" w:date="2025-10-01T13:33:00Z" w16du:dateUtc="2025-10-01T11:33:00Z">
            <w:rPr>
              <w:ins w:id="29983" w:author="Visone Rossana (GSE)" w:date="2025-10-01T13:33:00Z" w16du:dateUtc="2025-10-01T11:33:00Z"/>
              <w:del w:id="29984" w:author="Visone Rossana (GSE)" w:date="2025-10-22T11:55:00Z" w16du:dateUtc="2025-10-22T09:55:00Z"/>
              <w:rFonts w:ascii="Calibri" w:eastAsia="Calibri" w:hAnsi="Calibri" w:cs="Calibri"/>
              <w:sz w:val="4"/>
              <w:szCs w:val="4"/>
            </w:rPr>
          </w:rPrChange>
        </w:rPr>
        <w:pPrChange w:id="29985" w:author="Visone Rossana (GSE)" w:date="2025-10-01T13:33:00Z" w16du:dateUtc="2025-10-01T11:33:00Z">
          <w:pPr>
            <w:pStyle w:val="Paragrafoelenco"/>
            <w:spacing w:after="160"/>
            <w:ind w:left="851"/>
            <w:jc w:val="both"/>
          </w:pPr>
        </w:pPrChange>
      </w:pPr>
    </w:p>
    <w:p w14:paraId="2E365988" w14:textId="63C1E21E" w:rsidR="002A5F27" w:rsidRPr="0057363F" w:rsidDel="00175B86" w:rsidRDefault="002A5F27" w:rsidP="002A5F27">
      <w:pPr>
        <w:pStyle w:val="Paragrafoelenco"/>
        <w:numPr>
          <w:ilvl w:val="0"/>
          <w:numId w:val="216"/>
        </w:numPr>
        <w:spacing w:after="160" w:line="276" w:lineRule="auto"/>
        <w:jc w:val="both"/>
        <w:rPr>
          <w:ins w:id="29986" w:author="Visone Rossana (GSE)" w:date="2025-10-01T13:33:00Z" w16du:dateUtc="2025-10-01T11:33:00Z"/>
          <w:del w:id="29987" w:author="Visone Rossana (GSE)" w:date="2025-10-22T11:55:00Z" w16du:dateUtc="2025-10-22T09:55:00Z"/>
          <w:rFonts w:ascii="Calibri" w:eastAsia="Calibri" w:hAnsi="Calibri" w:cs="Calibri"/>
          <w:strike/>
          <w:sz w:val="22"/>
          <w:szCs w:val="22"/>
          <w:rPrChange w:id="29988" w:author="Visone Rossana (GSE)" w:date="2025-10-01T15:36:00Z" w16du:dateUtc="2025-10-01T13:36:00Z">
            <w:rPr>
              <w:ins w:id="29989" w:author="Visone Rossana (GSE)" w:date="2025-10-01T13:33:00Z" w16du:dateUtc="2025-10-01T11:33:00Z"/>
              <w:del w:id="29990" w:author="Visone Rossana (GSE)" w:date="2025-10-22T11:55:00Z" w16du:dateUtc="2025-10-22T09:55:00Z"/>
              <w:rFonts w:ascii="Calibri" w:eastAsia="Calibri" w:hAnsi="Calibri" w:cs="Calibri"/>
            </w:rPr>
          </w:rPrChange>
        </w:rPr>
      </w:pPr>
      <w:ins w:id="29991" w:author="Visone Rossana (GSE)" w:date="2025-10-01T13:33:00Z" w16du:dateUtc="2025-10-01T11:33:00Z">
        <w:del w:id="29992" w:author="Visone Rossana (GSE)" w:date="2025-10-22T11:55:00Z" w16du:dateUtc="2025-10-22T09:55:00Z">
          <w:r w:rsidRPr="0057363F" w:rsidDel="00175B86">
            <w:rPr>
              <w:rFonts w:ascii="Calibri" w:eastAsia="Calibri" w:hAnsi="Calibri" w:cs="Calibri"/>
              <w:strike/>
              <w:sz w:val="22"/>
              <w:szCs w:val="22"/>
              <w:rPrChange w:id="29993" w:author="Visone Rossana (GSE)" w:date="2025-10-01T15:36:00Z" w16du:dateUtc="2025-10-01T13:36:00Z">
                <w:rPr>
                  <w:rFonts w:ascii="Calibri" w:eastAsia="Calibri" w:hAnsi="Calibri" w:cs="Calibri"/>
                </w:rPr>
              </w:rPrChange>
            </w:rPr>
            <w:delText>l’installazione di efficaci sistemi di contabilizzazione individuale dell’energia termica utilizzata, nel caso di impianti centralizzati a servizio di molteplici unità immobiliari e/o edifici;</w:delText>
          </w:r>
        </w:del>
      </w:ins>
    </w:p>
    <w:p w14:paraId="475300E2" w14:textId="30A622D9" w:rsidR="002A5F27" w:rsidRPr="002A5F27" w:rsidDel="00175B86" w:rsidRDefault="002A5F27" w:rsidP="002A5F27">
      <w:pPr>
        <w:pStyle w:val="Paragrafoelenco"/>
        <w:numPr>
          <w:ilvl w:val="0"/>
          <w:numId w:val="216"/>
        </w:numPr>
        <w:spacing w:after="160" w:line="276" w:lineRule="auto"/>
        <w:jc w:val="both"/>
        <w:rPr>
          <w:ins w:id="29994" w:author="Visone Rossana (GSE)" w:date="2025-10-01T13:33:00Z" w16du:dateUtc="2025-10-01T11:33:00Z"/>
          <w:del w:id="29995" w:author="Visone Rossana (GSE)" w:date="2025-10-22T11:55:00Z" w16du:dateUtc="2025-10-22T09:55:00Z"/>
          <w:rFonts w:ascii="Calibri" w:eastAsia="Calibri" w:hAnsi="Calibri" w:cs="Calibri"/>
          <w:sz w:val="22"/>
          <w:szCs w:val="22"/>
          <w:rPrChange w:id="29996" w:author="Visone Rossana (GSE)" w:date="2025-10-01T13:33:00Z" w16du:dateUtc="2025-10-01T11:33:00Z">
            <w:rPr>
              <w:ins w:id="29997" w:author="Visone Rossana (GSE)" w:date="2025-10-01T13:33:00Z" w16du:dateUtc="2025-10-01T11:33:00Z"/>
              <w:del w:id="29998" w:author="Visone Rossana (GSE)" w:date="2025-10-22T11:55:00Z" w16du:dateUtc="2025-10-22T09:55:00Z"/>
              <w:rFonts w:ascii="Calibri" w:eastAsia="Calibri" w:hAnsi="Calibri" w:cs="Calibri"/>
            </w:rPr>
          </w:rPrChange>
        </w:rPr>
      </w:pPr>
      <w:ins w:id="29999" w:author="Visone Rossana (GSE)" w:date="2025-10-01T13:33:00Z" w16du:dateUtc="2025-10-01T11:33:00Z">
        <w:del w:id="30000" w:author="Visone Rossana (GSE)" w:date="2025-10-22T11:55:00Z" w16du:dateUtc="2025-10-22T09:55:00Z">
          <w:r w:rsidRPr="0057363F" w:rsidDel="00175B86">
            <w:rPr>
              <w:rFonts w:ascii="Calibri" w:eastAsia="Calibri" w:hAnsi="Calibri" w:cs="Calibri"/>
              <w:strike/>
              <w:sz w:val="22"/>
              <w:szCs w:val="22"/>
              <w:rPrChange w:id="30001" w:author="Visone Rossana (GSE)" w:date="2025-10-01T15:36:00Z" w16du:dateUtc="2025-10-01T13:36:00Z">
                <w:rPr>
                  <w:rFonts w:ascii="Calibri" w:eastAsia="Calibri" w:hAnsi="Calibri" w:cs="Calibri"/>
                </w:rPr>
              </w:rPrChange>
            </w:rPr>
            <w:delText>per gli interventi con potenza termica utile superiore a 200 kW, è obbligatoria l’installazione di sistemi di contabilizzazione del calore e la comunicazione al GSE delle misure dell’energia termica annualmente prodotta dagli impianti e utilizzata per coprire i fabbisogni termici, secondo quanto indicato al paragrafo 6.5</w:delText>
          </w:r>
          <w:r w:rsidRPr="002A5F27" w:rsidDel="00175B86">
            <w:rPr>
              <w:rFonts w:ascii="Calibri" w:eastAsia="Calibri" w:hAnsi="Calibri" w:cs="Calibri"/>
              <w:sz w:val="22"/>
              <w:szCs w:val="22"/>
              <w:rPrChange w:id="30002" w:author="Visone Rossana (GSE)" w:date="2025-10-01T13:33:00Z" w16du:dateUtc="2025-10-01T11:33:00Z">
                <w:rPr>
                  <w:rFonts w:ascii="Calibri" w:eastAsia="Calibri" w:hAnsi="Calibri" w:cs="Calibri"/>
                </w:rPr>
              </w:rPrChange>
            </w:rPr>
            <w:delText>;</w:delText>
          </w:r>
        </w:del>
      </w:ins>
    </w:p>
    <w:p w14:paraId="34F80ACD" w14:textId="2F8C5F40" w:rsidR="002A5F27" w:rsidRPr="002A5F27" w:rsidDel="00175B86" w:rsidRDefault="002A5F27">
      <w:pPr>
        <w:pStyle w:val="Paragrafoelenco"/>
        <w:spacing w:after="160" w:line="276" w:lineRule="auto"/>
        <w:ind w:left="851"/>
        <w:jc w:val="both"/>
        <w:rPr>
          <w:ins w:id="30003" w:author="Visone Rossana (GSE)" w:date="2025-10-01T13:33:00Z" w16du:dateUtc="2025-10-01T11:33:00Z"/>
          <w:del w:id="30004" w:author="Visone Rossana (GSE)" w:date="2025-10-22T11:56:00Z" w16du:dateUtc="2025-10-22T09:56:00Z"/>
          <w:moveFrom w:id="30005" w:author="Visone Rossana (GSE)" w:date="2025-10-22T11:56:00Z" w16du:dateUtc="2025-10-22T09:56:00Z"/>
          <w:rFonts w:ascii="Calibri" w:eastAsia="Calibri" w:hAnsi="Calibri" w:cs="Calibri"/>
          <w:i/>
          <w:iCs/>
          <w:sz w:val="22"/>
          <w:szCs w:val="22"/>
          <w:rPrChange w:id="30006" w:author="Visone Rossana (GSE)" w:date="2025-10-01T13:33:00Z" w16du:dateUtc="2025-10-01T11:33:00Z">
            <w:rPr>
              <w:ins w:id="30007" w:author="Visone Rossana (GSE)" w:date="2025-10-01T13:33:00Z" w16du:dateUtc="2025-10-01T11:33:00Z"/>
              <w:del w:id="30008" w:author="Visone Rossana (GSE)" w:date="2025-10-22T11:56:00Z" w16du:dateUtc="2025-10-22T09:56:00Z"/>
              <w:moveFrom w:id="30009" w:author="Visone Rossana (GSE)" w:date="2025-10-22T11:56:00Z" w16du:dateUtc="2025-10-22T09:56:00Z"/>
              <w:rFonts w:ascii="Calibri" w:eastAsia="Calibri" w:hAnsi="Calibri" w:cs="Calibri"/>
              <w:i/>
              <w:iCs/>
            </w:rPr>
          </w:rPrChange>
        </w:rPr>
        <w:pPrChange w:id="30010" w:author="Visone Rossana (GSE)" w:date="2025-10-22T11:56:00Z" w16du:dateUtc="2025-10-22T09:56:00Z">
          <w:pPr>
            <w:pStyle w:val="Paragrafoelenco"/>
            <w:numPr>
              <w:numId w:val="216"/>
            </w:numPr>
            <w:spacing w:after="160" w:line="276" w:lineRule="auto"/>
            <w:ind w:hanging="360"/>
            <w:jc w:val="both"/>
          </w:pPr>
        </w:pPrChange>
      </w:pPr>
      <w:commentRangeStart w:id="30011"/>
      <w:ins w:id="30012" w:author="Visone Rossana (GSE)" w:date="2025-10-01T13:33:00Z" w16du:dateUtc="2025-10-01T11:33:00Z">
        <w:del w:id="30013" w:author="Visone Rossana (GSE)" w:date="2025-10-22T11:56:00Z" w16du:dateUtc="2025-10-22T09:56:00Z">
          <w:r w:rsidRPr="002A5F27" w:rsidDel="00175B86">
            <w:rPr>
              <w:rFonts w:ascii="Calibri" w:eastAsia="Calibri" w:hAnsi="Calibri" w:cs="Calibri"/>
              <w:sz w:val="22"/>
              <w:szCs w:val="22"/>
              <w:rPrChange w:id="30014" w:author="Visone Rossana (GSE)" w:date="2025-10-01T13:33:00Z" w16du:dateUtc="2025-10-01T11:33:00Z">
                <w:rPr>
                  <w:rFonts w:ascii="Calibri" w:eastAsia="Calibri" w:hAnsi="Calibri" w:cs="Calibri"/>
                </w:rPr>
              </w:rPrChange>
            </w:rPr>
            <w:delText xml:space="preserve">la </w:delText>
          </w:r>
        </w:del>
      </w:ins>
      <w:moveFromRangeStart w:id="30015" w:author="Visone Rossana (GSE)" w:date="2025-10-22T11:56:00Z" w:name="move212026586"/>
      <w:moveFrom w:id="30016" w:author="Visone Rossana (GSE)" w:date="2025-10-22T11:56:00Z" w16du:dateUtc="2025-10-22T09:56:00Z">
        <w:ins w:id="30017" w:author="Visone Rossana (GSE)" w:date="2025-10-01T13:33:00Z" w16du:dateUtc="2025-10-01T11:33:00Z">
          <w:del w:id="30018" w:author="Visone Rossana (GSE)" w:date="2025-10-22T11:56:00Z" w16du:dateUtc="2025-10-22T09:56:00Z">
            <w:r w:rsidRPr="002A5F27" w:rsidDel="00175B86">
              <w:rPr>
                <w:rFonts w:ascii="Calibri" w:eastAsia="Calibri" w:hAnsi="Calibri" w:cs="Calibri"/>
                <w:sz w:val="22"/>
                <w:szCs w:val="22"/>
                <w:rPrChange w:id="30019" w:author="Visone Rossana (GSE)" w:date="2025-10-01T13:33:00Z" w16du:dateUtc="2025-10-01T11:33:00Z">
                  <w:rPr>
                    <w:rFonts w:ascii="Calibri" w:eastAsia="Calibri" w:hAnsi="Calibri" w:cs="Calibri"/>
                  </w:rPr>
                </w:rPrChange>
              </w:rPr>
              <w:delText>rete di teleriscaldamento e teleraffrescamento deve essere iscritta all’“</w:delText>
            </w:r>
            <w:r w:rsidRPr="002A5F27" w:rsidDel="00175B86">
              <w:rPr>
                <w:rFonts w:ascii="Calibri" w:eastAsia="Calibri" w:hAnsi="Calibri" w:cs="Calibri"/>
                <w:i/>
                <w:iCs/>
                <w:sz w:val="22"/>
                <w:szCs w:val="22"/>
                <w:rPrChange w:id="30020" w:author="Visone Rossana (GSE)" w:date="2025-10-01T13:33:00Z" w16du:dateUtc="2025-10-01T11:33:00Z">
                  <w:rPr>
                    <w:rFonts w:ascii="Calibri" w:eastAsia="Calibri" w:hAnsi="Calibri" w:cs="Calibri"/>
                    <w:i/>
                    <w:iCs/>
                  </w:rPr>
                </w:rPrChange>
              </w:rPr>
              <w:delText xml:space="preserve">Anagrafica Territoriale </w:delText>
            </w:r>
          </w:del>
        </w:ins>
      </w:moveFrom>
    </w:p>
    <w:p w14:paraId="2AC322EE" w14:textId="25475109" w:rsidR="002A5F27" w:rsidRPr="002A5F27" w:rsidDel="00175B86" w:rsidRDefault="002A5F27">
      <w:pPr>
        <w:pStyle w:val="Paragrafoelenco"/>
        <w:spacing w:after="160" w:line="276" w:lineRule="auto"/>
        <w:ind w:left="851"/>
        <w:jc w:val="both"/>
        <w:rPr>
          <w:ins w:id="30021" w:author="Visone Rossana (GSE)" w:date="2025-10-01T13:33:00Z" w16du:dateUtc="2025-10-01T11:33:00Z"/>
          <w:moveFrom w:id="30022" w:author="Visone Rossana (GSE)" w:date="2025-10-22T11:56:00Z" w16du:dateUtc="2025-10-22T09:56:00Z"/>
          <w:rFonts w:ascii="Calibri" w:eastAsia="Calibri" w:hAnsi="Calibri" w:cs="Calibri"/>
          <w:sz w:val="22"/>
          <w:szCs w:val="22"/>
          <w:rPrChange w:id="30023" w:author="Visone Rossana (GSE)" w:date="2025-10-01T13:33:00Z" w16du:dateUtc="2025-10-01T11:33:00Z">
            <w:rPr>
              <w:ins w:id="30024" w:author="Visone Rossana (GSE)" w:date="2025-10-01T13:33:00Z" w16du:dateUtc="2025-10-01T11:33:00Z"/>
              <w:moveFrom w:id="30025" w:author="Visone Rossana (GSE)" w:date="2025-10-22T11:56:00Z" w16du:dateUtc="2025-10-22T09:56:00Z"/>
              <w:rFonts w:ascii="Calibri" w:eastAsia="Calibri" w:hAnsi="Calibri" w:cs="Calibri"/>
            </w:rPr>
          </w:rPrChange>
        </w:rPr>
        <w:pPrChange w:id="30026" w:author="Visone Rossana (GSE)" w:date="2025-10-22T11:56:00Z" w16du:dateUtc="2025-10-22T09:56:00Z">
          <w:pPr>
            <w:pStyle w:val="Paragrafoelenco"/>
            <w:spacing w:after="160"/>
            <w:jc w:val="both"/>
          </w:pPr>
        </w:pPrChange>
      </w:pPr>
      <w:moveFrom w:id="30027" w:author="Visone Rossana (GSE)" w:date="2025-10-22T11:56:00Z" w16du:dateUtc="2025-10-22T09:56:00Z">
        <w:ins w:id="30028" w:author="Visone Rossana (GSE)" w:date="2025-10-01T13:33:00Z" w16du:dateUtc="2025-10-01T11:33:00Z">
          <w:r w:rsidRPr="002A5F27" w:rsidDel="00175B86">
            <w:rPr>
              <w:rFonts w:ascii="Calibri" w:eastAsia="Calibri" w:hAnsi="Calibri" w:cs="Calibri"/>
              <w:i/>
              <w:iCs/>
              <w:sz w:val="22"/>
              <w:szCs w:val="22"/>
              <w:rPrChange w:id="30029" w:author="Visone Rossana (GSE)" w:date="2025-10-01T13:33:00Z" w16du:dateUtc="2025-10-01T11:33:00Z">
                <w:rPr>
                  <w:rFonts w:ascii="Calibri" w:eastAsia="Calibri" w:hAnsi="Calibri" w:cs="Calibri"/>
                  <w:i/>
                  <w:iCs/>
                </w:rPr>
              </w:rPrChange>
            </w:rPr>
            <w:t>Teleriscaldamento e Teleraffrescamento o Anagrafica Territoriale (ATT)</w:t>
          </w:r>
          <w:r w:rsidRPr="002A5F27" w:rsidDel="00175B86">
            <w:rPr>
              <w:rFonts w:ascii="Calibri" w:eastAsia="Calibri" w:hAnsi="Calibri" w:cs="Calibri"/>
              <w:sz w:val="22"/>
              <w:szCs w:val="22"/>
              <w:rPrChange w:id="30030" w:author="Visone Rossana (GSE)" w:date="2025-10-01T13:33:00Z" w16du:dateUtc="2025-10-01T11:33:00Z">
                <w:rPr>
                  <w:rFonts w:ascii="Calibri" w:eastAsia="Calibri" w:hAnsi="Calibri" w:cs="Calibri"/>
                </w:rPr>
              </w:rPrChange>
            </w:rPr>
            <w:t xml:space="preserve">” istituita da ARERA con </w:t>
          </w:r>
        </w:ins>
      </w:moveFrom>
    </w:p>
    <w:p w14:paraId="1B1FD0BE" w14:textId="4BB48024" w:rsidR="002A5F27" w:rsidRPr="002A5F27" w:rsidDel="00175B86" w:rsidRDefault="002A5F27">
      <w:pPr>
        <w:pStyle w:val="Paragrafoelenco"/>
        <w:spacing w:after="160" w:line="276" w:lineRule="auto"/>
        <w:ind w:left="851"/>
        <w:jc w:val="both"/>
        <w:rPr>
          <w:ins w:id="30031" w:author="Visone Rossana (GSE)" w:date="2025-10-01T13:33:00Z" w16du:dateUtc="2025-10-01T11:33:00Z"/>
          <w:del w:id="30032" w:author="Visone Rossana (GSE)" w:date="2025-10-22T11:58:00Z" w16du:dateUtc="2025-10-22T09:58:00Z"/>
          <w:rFonts w:ascii="Calibri" w:eastAsia="Calibri" w:hAnsi="Calibri" w:cs="Calibri"/>
          <w:i/>
          <w:iCs/>
          <w:sz w:val="22"/>
          <w:szCs w:val="22"/>
          <w:rPrChange w:id="30033" w:author="Visone Rossana (GSE)" w:date="2025-10-01T13:33:00Z" w16du:dateUtc="2025-10-01T11:33:00Z">
            <w:rPr>
              <w:ins w:id="30034" w:author="Visone Rossana (GSE)" w:date="2025-10-01T13:33:00Z" w16du:dateUtc="2025-10-01T11:33:00Z"/>
              <w:del w:id="30035" w:author="Visone Rossana (GSE)" w:date="2025-10-22T11:58:00Z" w16du:dateUtc="2025-10-22T09:58:00Z"/>
              <w:rFonts w:ascii="Calibri" w:eastAsia="Calibri" w:hAnsi="Calibri" w:cs="Calibri"/>
              <w:i/>
              <w:iCs/>
            </w:rPr>
          </w:rPrChange>
        </w:rPr>
        <w:pPrChange w:id="30036" w:author="Visone Rossana (GSE)" w:date="2025-10-22T11:56:00Z" w16du:dateUtc="2025-10-22T09:56:00Z">
          <w:pPr>
            <w:pStyle w:val="Paragrafoelenco"/>
            <w:spacing w:after="160"/>
            <w:jc w:val="both"/>
          </w:pPr>
        </w:pPrChange>
      </w:pPr>
      <w:moveFrom w:id="30037" w:author="Visone Rossana (GSE)" w:date="2025-10-22T11:56:00Z" w16du:dateUtc="2025-10-22T09:56:00Z">
        <w:ins w:id="30038" w:author="Visone Rossana (GSE)" w:date="2025-10-01T13:33:00Z" w16du:dateUtc="2025-10-01T11:33:00Z">
          <w:r w:rsidRPr="002A5F27" w:rsidDel="00175B86">
            <w:rPr>
              <w:rFonts w:ascii="Calibri" w:eastAsia="Calibri" w:hAnsi="Calibri" w:cs="Calibri"/>
              <w:i/>
              <w:iCs/>
              <w:sz w:val="22"/>
              <w:szCs w:val="22"/>
              <w:rPrChange w:id="30039" w:author="Visone Rossana (GSE)" w:date="2025-10-01T13:33:00Z" w16du:dateUtc="2025-10-01T11:33:00Z">
                <w:rPr>
                  <w:rFonts w:ascii="Calibri" w:eastAsia="Calibri" w:hAnsi="Calibri" w:cs="Calibri"/>
                  <w:i/>
                  <w:iCs/>
                </w:rPr>
              </w:rPrChange>
            </w:rPr>
            <w:t>deliberazione 339/2015/R/tlr e s.m.i.;</w:t>
          </w:r>
        </w:ins>
      </w:moveFrom>
      <w:moveFromRangeEnd w:id="30015"/>
      <w:commentRangeEnd w:id="30011"/>
      <w:del w:id="30040" w:author="Visone Rossana (GSE)" w:date="2025-10-22T11:56:00Z" w16du:dateUtc="2025-10-22T09:56:00Z">
        <w:r w:rsidR="000D494A" w:rsidRPr="002A5F27" w:rsidDel="00175B86">
          <w:rPr>
            <w:rStyle w:val="Rimandocommento"/>
            <w:rFonts w:ascii="Calibri" w:eastAsia="Calibri" w:hAnsi="Calibri" w:cs="Calibri"/>
            <w:i/>
            <w:iCs/>
            <w:sz w:val="22"/>
            <w:szCs w:val="22"/>
            <w:rPrChange w:id="30041" w:author="Visone Rossana (GSE)" w:date="2025-10-01T13:33:00Z" w16du:dateUtc="2025-10-01T11:33:00Z">
              <w:rPr>
                <w:rStyle w:val="Rimandocommento"/>
                <w:rFonts w:ascii="Calibri" w:eastAsia="Calibri" w:hAnsi="Calibri" w:cs="Calibri"/>
                <w:i/>
                <w:iCs/>
                <w:sz w:val="24"/>
              </w:rPr>
            </w:rPrChange>
          </w:rPr>
          <w:commentReference w:id="30011"/>
        </w:r>
      </w:del>
    </w:p>
    <w:p w14:paraId="2E97B90E" w14:textId="66A4B819" w:rsidR="002A5F27" w:rsidDel="00175B86" w:rsidRDefault="002A5F27">
      <w:pPr>
        <w:pStyle w:val="Paragrafoelenco"/>
        <w:spacing w:after="160" w:line="276" w:lineRule="auto"/>
        <w:ind w:left="851"/>
        <w:jc w:val="both"/>
        <w:rPr>
          <w:ins w:id="30042" w:author="Visone Rossana (GSE)" w:date="2025-10-01T15:38:00Z" w16du:dateUtc="2025-10-01T13:38:00Z"/>
          <w:del w:id="30043" w:author="Visone Rossana (GSE)" w:date="2025-10-22T11:58:00Z" w16du:dateUtc="2025-10-22T09:58:00Z"/>
          <w:rFonts w:ascii="Calibri" w:eastAsia="Calibri" w:hAnsi="Calibri" w:cs="Calibri"/>
          <w:i/>
          <w:iCs/>
          <w:sz w:val="22"/>
          <w:szCs w:val="22"/>
        </w:rPr>
        <w:pPrChange w:id="30044" w:author="Visone Rossana (GSE)" w:date="2025-10-22T11:58:00Z" w16du:dateUtc="2025-10-22T09:58:00Z">
          <w:pPr>
            <w:pStyle w:val="Paragrafoelenco"/>
            <w:spacing w:after="160" w:line="276" w:lineRule="auto"/>
            <w:jc w:val="both"/>
          </w:pPr>
        </w:pPrChange>
      </w:pPr>
    </w:p>
    <w:p w14:paraId="3F7F7742" w14:textId="08673D1C" w:rsidR="002D0A6B" w:rsidRPr="002A5F27" w:rsidDel="00175B86" w:rsidRDefault="002D0A6B">
      <w:pPr>
        <w:pStyle w:val="Paragrafoelenco"/>
        <w:spacing w:after="160" w:line="276" w:lineRule="auto"/>
        <w:jc w:val="both"/>
        <w:rPr>
          <w:ins w:id="30045" w:author="Visone Rossana (GSE)" w:date="2025-10-01T13:33:00Z" w16du:dateUtc="2025-10-01T11:33:00Z"/>
          <w:del w:id="30046" w:author="Visone Rossana (GSE)" w:date="2025-10-22T11:57:00Z" w16du:dateUtc="2025-10-22T09:57:00Z"/>
          <w:rFonts w:ascii="Calibri" w:eastAsia="Calibri" w:hAnsi="Calibri" w:cs="Calibri"/>
          <w:i/>
          <w:iCs/>
          <w:sz w:val="22"/>
          <w:szCs w:val="22"/>
          <w:rPrChange w:id="30047" w:author="Visone Rossana (GSE)" w:date="2025-10-01T13:33:00Z" w16du:dateUtc="2025-10-01T11:33:00Z">
            <w:rPr>
              <w:ins w:id="30048" w:author="Visone Rossana (GSE)" w:date="2025-10-01T13:33:00Z" w16du:dateUtc="2025-10-01T11:33:00Z"/>
              <w:del w:id="30049" w:author="Visone Rossana (GSE)" w:date="2025-10-22T11:57:00Z" w16du:dateUtc="2025-10-22T09:57:00Z"/>
              <w:rFonts w:ascii="Calibri" w:eastAsia="Calibri" w:hAnsi="Calibri" w:cs="Calibri"/>
              <w:i/>
              <w:iCs/>
              <w:sz w:val="14"/>
              <w:szCs w:val="14"/>
            </w:rPr>
          </w:rPrChange>
        </w:rPr>
        <w:pPrChange w:id="30050" w:author="Visone Rossana (GSE)" w:date="2025-10-01T13:33:00Z" w16du:dateUtc="2025-10-01T11:33:00Z">
          <w:pPr>
            <w:pStyle w:val="Paragrafoelenco"/>
            <w:spacing w:after="160"/>
            <w:jc w:val="both"/>
          </w:pPr>
        </w:pPrChange>
      </w:pPr>
      <w:ins w:id="30051" w:author="Visone Rossana (GSE)" w:date="2025-10-01T15:38:00Z" w16du:dateUtc="2025-10-01T13:38:00Z">
        <w:del w:id="30052" w:author="Visone Rossana (GSE)" w:date="2025-10-22T11:57:00Z" w16du:dateUtc="2025-10-22T09:57:00Z">
          <w:r w:rsidRPr="009E7138" w:rsidDel="00175B86">
            <w:rPr>
              <w:rFonts w:ascii="Calibri" w:eastAsia="Calibri" w:hAnsi="Calibri" w:cs="Calibri"/>
              <w:i/>
              <w:iCs/>
              <w:sz w:val="22"/>
              <w:szCs w:val="22"/>
              <w:highlight w:val="yellow"/>
              <w:rPrChange w:id="30053" w:author="Visone Rossana (GSE)" w:date="2025-10-06T16:32:00Z" w16du:dateUtc="2025-10-06T14:32:00Z">
                <w:rPr>
                  <w:rFonts w:ascii="Calibri" w:eastAsia="Calibri" w:hAnsi="Calibri" w:cs="Calibri"/>
                  <w:i/>
                  <w:iCs/>
                  <w:sz w:val="22"/>
                  <w:szCs w:val="22"/>
                </w:rPr>
              </w:rPrChange>
            </w:rPr>
            <w:delText xml:space="preserve">attenzione </w:delText>
          </w:r>
          <w:r w:rsidR="00814B65" w:rsidRPr="009E7138" w:rsidDel="00175B86">
            <w:rPr>
              <w:rFonts w:ascii="Calibri" w:eastAsia="Calibri" w:hAnsi="Calibri" w:cs="Calibri"/>
              <w:i/>
              <w:iCs/>
              <w:sz w:val="22"/>
              <w:szCs w:val="22"/>
              <w:highlight w:val="yellow"/>
              <w:rPrChange w:id="30054" w:author="Visone Rossana (GSE)" w:date="2025-10-06T16:32:00Z" w16du:dateUtc="2025-10-06T14:32:00Z">
                <w:rPr>
                  <w:rFonts w:ascii="Calibri" w:eastAsia="Calibri" w:hAnsi="Calibri" w:cs="Calibri"/>
                  <w:i/>
                  <w:iCs/>
                  <w:sz w:val="22"/>
                  <w:szCs w:val="22"/>
                </w:rPr>
              </w:rPrChange>
            </w:rPr>
            <w:delText>revisionare</w:delText>
          </w:r>
          <w:r w:rsidRPr="009E7138" w:rsidDel="00175B86">
            <w:rPr>
              <w:rFonts w:ascii="Calibri" w:eastAsia="Calibri" w:hAnsi="Calibri" w:cs="Calibri"/>
              <w:i/>
              <w:iCs/>
              <w:sz w:val="22"/>
              <w:szCs w:val="22"/>
              <w:highlight w:val="yellow"/>
              <w:rPrChange w:id="30055" w:author="Visone Rossana (GSE)" w:date="2025-10-06T16:32:00Z" w16du:dateUtc="2025-10-06T14:32:00Z">
                <w:rPr>
                  <w:rFonts w:ascii="Calibri" w:eastAsia="Calibri" w:hAnsi="Calibri" w:cs="Calibri"/>
                  <w:i/>
                  <w:iCs/>
                  <w:sz w:val="22"/>
                  <w:szCs w:val="22"/>
                </w:rPr>
              </w:rPrChange>
            </w:rPr>
            <w:delText xml:space="preserve"> </w:delText>
          </w:r>
          <w:r w:rsidR="00814B65" w:rsidRPr="009E7138" w:rsidDel="00175B86">
            <w:rPr>
              <w:rFonts w:ascii="Calibri" w:eastAsia="Calibri" w:hAnsi="Calibri" w:cs="Calibri"/>
              <w:i/>
              <w:iCs/>
              <w:sz w:val="22"/>
              <w:szCs w:val="22"/>
              <w:highlight w:val="yellow"/>
              <w:rPrChange w:id="30056" w:author="Visone Rossana (GSE)" w:date="2025-10-06T16:32:00Z" w16du:dateUtc="2025-10-06T14:32:00Z">
                <w:rPr>
                  <w:rFonts w:ascii="Calibri" w:eastAsia="Calibri" w:hAnsi="Calibri" w:cs="Calibri"/>
                  <w:i/>
                  <w:iCs/>
                  <w:sz w:val="22"/>
                  <w:szCs w:val="22"/>
                </w:rPr>
              </w:rPrChange>
            </w:rPr>
            <w:delText>“</w:delText>
          </w:r>
          <w:r w:rsidRPr="009E7138" w:rsidDel="00175B86">
            <w:rPr>
              <w:rFonts w:ascii="Calibri" w:eastAsia="Calibri" w:hAnsi="Calibri" w:cs="Calibri"/>
              <w:i/>
              <w:iCs/>
              <w:sz w:val="22"/>
              <w:szCs w:val="22"/>
              <w:highlight w:val="yellow"/>
              <w:rPrChange w:id="30057" w:author="Visone Rossana (GSE)" w:date="2025-10-06T16:32:00Z" w16du:dateUtc="2025-10-06T14:32:00Z">
                <w:rPr>
                  <w:rFonts w:ascii="Calibri" w:eastAsia="Calibri" w:hAnsi="Calibri" w:cs="Calibri"/>
                  <w:i/>
                  <w:iCs/>
                  <w:sz w:val="22"/>
                  <w:szCs w:val="22"/>
                </w:rPr>
              </w:rPrChange>
            </w:rPr>
            <w:delText>rete</w:delText>
          </w:r>
          <w:r w:rsidR="00814B65" w:rsidRPr="009E7138" w:rsidDel="00175B86">
            <w:rPr>
              <w:rFonts w:ascii="Calibri" w:eastAsia="Calibri" w:hAnsi="Calibri" w:cs="Calibri"/>
              <w:i/>
              <w:iCs/>
              <w:sz w:val="22"/>
              <w:szCs w:val="22"/>
              <w:highlight w:val="yellow"/>
              <w:rPrChange w:id="30058" w:author="Visone Rossana (GSE)" w:date="2025-10-06T16:32:00Z" w16du:dateUtc="2025-10-06T14:32:00Z">
                <w:rPr>
                  <w:rFonts w:ascii="Calibri" w:eastAsia="Calibri" w:hAnsi="Calibri" w:cs="Calibri"/>
                  <w:i/>
                  <w:iCs/>
                  <w:sz w:val="22"/>
                  <w:szCs w:val="22"/>
                </w:rPr>
              </w:rPrChange>
            </w:rPr>
            <w:delText>”</w:delText>
          </w:r>
          <w:r w:rsidRPr="009E7138" w:rsidDel="00175B86">
            <w:rPr>
              <w:rFonts w:ascii="Calibri" w:eastAsia="Calibri" w:hAnsi="Calibri" w:cs="Calibri"/>
              <w:i/>
              <w:iCs/>
              <w:sz w:val="22"/>
              <w:szCs w:val="22"/>
              <w:highlight w:val="yellow"/>
              <w:rPrChange w:id="30059" w:author="Visone Rossana (GSE)" w:date="2025-10-06T16:32:00Z" w16du:dateUtc="2025-10-06T14:32:00Z">
                <w:rPr>
                  <w:rFonts w:ascii="Calibri" w:eastAsia="Calibri" w:hAnsi="Calibri" w:cs="Calibri"/>
                  <w:i/>
                  <w:iCs/>
                  <w:sz w:val="22"/>
                  <w:szCs w:val="22"/>
                </w:rPr>
              </w:rPrChange>
            </w:rPr>
            <w:delText xml:space="preserve"> </w:delText>
          </w:r>
          <w:r w:rsidR="00814B65" w:rsidRPr="009E7138" w:rsidDel="00175B86">
            <w:rPr>
              <w:rFonts w:ascii="Calibri" w:eastAsia="Calibri" w:hAnsi="Calibri" w:cs="Calibri"/>
              <w:i/>
              <w:iCs/>
              <w:sz w:val="22"/>
              <w:szCs w:val="22"/>
              <w:highlight w:val="yellow"/>
              <w:rPrChange w:id="30060" w:author="Visone Rossana (GSE)" w:date="2025-10-06T16:32:00Z" w16du:dateUtc="2025-10-06T14:32:00Z">
                <w:rPr>
                  <w:rFonts w:ascii="Calibri" w:eastAsia="Calibri" w:hAnsi="Calibri" w:cs="Calibri"/>
                  <w:i/>
                  <w:iCs/>
                  <w:sz w:val="22"/>
                  <w:szCs w:val="22"/>
                </w:rPr>
              </w:rPrChange>
            </w:rPr>
            <w:delText>con sistema</w:delText>
          </w:r>
        </w:del>
      </w:ins>
    </w:p>
    <w:p w14:paraId="23382C06" w14:textId="557C8AA2" w:rsidR="00C47D61" w:rsidRPr="00C47D61" w:rsidDel="00175B86" w:rsidRDefault="00C47D61" w:rsidP="00C47D61">
      <w:pPr>
        <w:rPr>
          <w:ins w:id="30061" w:author="Visone Rossana (GSE)" w:date="2025-10-01T13:35:00Z" w16du:dateUtc="2025-10-01T11:35:00Z"/>
          <w:del w:id="30062" w:author="Visone Rossana (GSE)" w:date="2025-10-22T11:58:00Z" w16du:dateUtc="2025-10-22T09:58:00Z"/>
          <w:rFonts w:ascii="Calibri" w:eastAsia="Calibri" w:hAnsi="Calibri" w:cs="Arial"/>
          <w:b/>
          <w:bCs/>
          <w:highlight w:val="yellow"/>
          <w:u w:val="single"/>
          <w:rPrChange w:id="30063" w:author="Visone Rossana (GSE)" w:date="2025-10-01T13:35:00Z" w16du:dateUtc="2025-10-01T11:35:00Z">
            <w:rPr>
              <w:ins w:id="30064" w:author="Visone Rossana (GSE)" w:date="2025-10-01T13:35:00Z" w16du:dateUtc="2025-10-01T11:35:00Z"/>
              <w:del w:id="30065" w:author="Visone Rossana (GSE)" w:date="2025-10-22T11:58:00Z" w16du:dateUtc="2025-10-22T09:58:00Z"/>
              <w:rFonts w:ascii="Calibri" w:eastAsia="Calibri" w:hAnsi="Calibri" w:cs="Arial"/>
              <w:b/>
              <w:bCs/>
              <w:u w:val="single"/>
            </w:rPr>
          </w:rPrChange>
        </w:rPr>
      </w:pPr>
      <w:ins w:id="30066" w:author="Visone Rossana (GSE)" w:date="2025-10-01T13:35:00Z" w16du:dateUtc="2025-10-01T11:35:00Z">
        <w:del w:id="30067" w:author="Visone Rossana (GSE)" w:date="2025-10-22T11:58:00Z" w16du:dateUtc="2025-10-22T09:58:00Z">
          <w:r w:rsidRPr="00C47D61" w:rsidDel="00175B86">
            <w:rPr>
              <w:rFonts w:ascii="Calibri" w:eastAsia="Calibri" w:hAnsi="Calibri" w:cs="Arial"/>
              <w:b/>
              <w:bCs/>
              <w:highlight w:val="yellow"/>
              <w:u w:val="single"/>
              <w:rPrChange w:id="30068" w:author="Visone Rossana (GSE)" w:date="2025-10-01T13:35:00Z" w16du:dateUtc="2025-10-01T11:35:00Z">
                <w:rPr>
                  <w:rFonts w:ascii="Calibri" w:eastAsia="Calibri" w:hAnsi="Calibri" w:cs="Arial"/>
                  <w:b/>
                  <w:bCs/>
                  <w:u w:val="single"/>
                </w:rPr>
              </w:rPrChange>
            </w:rPr>
            <w:delText>Verifiche per il mantenimento dei requisiti</w:delText>
          </w:r>
          <w:r w:rsidDel="00175B86">
            <w:rPr>
              <w:rFonts w:ascii="Calibri" w:eastAsia="Calibri" w:hAnsi="Calibri" w:cs="Arial"/>
              <w:b/>
              <w:bCs/>
              <w:highlight w:val="yellow"/>
              <w:u w:val="single"/>
            </w:rPr>
            <w:delText>-tema verifiche</w:delText>
          </w:r>
        </w:del>
      </w:ins>
    </w:p>
    <w:p w14:paraId="3CFDA517" w14:textId="64A2917E" w:rsidR="00C47D61" w:rsidRPr="00B71D13" w:rsidDel="00175B86" w:rsidRDefault="00C47D61" w:rsidP="00C47D61">
      <w:pPr>
        <w:jc w:val="both"/>
        <w:rPr>
          <w:ins w:id="30069" w:author="Visone Rossana (GSE)" w:date="2025-10-01T13:35:00Z" w16du:dateUtc="2025-10-01T11:35:00Z"/>
          <w:del w:id="30070" w:author="Visone Rossana (GSE)" w:date="2025-10-22T11:58:00Z" w16du:dateUtc="2025-10-22T09:58:00Z"/>
          <w:rFonts w:ascii="Calibri" w:eastAsia="Calibri" w:hAnsi="Calibri" w:cs="Arial"/>
        </w:rPr>
      </w:pPr>
      <w:ins w:id="30071" w:author="Visone Rossana (GSE)" w:date="2025-10-01T13:35:00Z" w16du:dateUtc="2025-10-01T11:35:00Z">
        <w:del w:id="30072" w:author="Visone Rossana (GSE)" w:date="2025-10-22T11:58:00Z" w16du:dateUtc="2025-10-22T09:58:00Z">
          <w:r w:rsidRPr="00C47D61" w:rsidDel="00175B86">
            <w:rPr>
              <w:rFonts w:ascii="Calibri" w:eastAsia="Calibri" w:hAnsi="Calibri" w:cs="Arial"/>
              <w:highlight w:val="yellow"/>
              <w:rPrChange w:id="30073" w:author="Visone Rossana (GSE)" w:date="2025-10-01T13:35:00Z" w16du:dateUtc="2025-10-01T11:35:00Z">
                <w:rPr>
                  <w:rFonts w:ascii="Calibri" w:eastAsia="Calibri" w:hAnsi="Calibri" w:cs="Arial"/>
                </w:rPr>
              </w:rPrChange>
            </w:rPr>
            <w:delText xml:space="preserve">Si precisa che, ai fini del mantenimento dei requisiti originari che hanno consentito l’ammissione agli incentivi, qualora la rete di </w:delText>
          </w:r>
          <w:r w:rsidRPr="00C47D61" w:rsidDel="00175B86">
            <w:rPr>
              <w:rFonts w:ascii="Calibri" w:eastAsia="Calibri" w:hAnsi="Calibri" w:cs="Arial"/>
              <w:i/>
              <w:iCs/>
              <w:highlight w:val="yellow"/>
              <w:u w:val="single"/>
              <w:rPrChange w:id="30074" w:author="Visone Rossana (GSE)" w:date="2025-10-01T13:35:00Z" w16du:dateUtc="2025-10-01T11:35:00Z">
                <w:rPr>
                  <w:rFonts w:ascii="Calibri" w:eastAsia="Calibri" w:hAnsi="Calibri" w:cs="Arial"/>
                  <w:i/>
                  <w:iCs/>
                  <w:u w:val="single"/>
                </w:rPr>
              </w:rPrChange>
            </w:rPr>
            <w:delText>teleriscaldamento efficiente</w:delText>
          </w:r>
          <w:r w:rsidRPr="00C47D61" w:rsidDel="00175B86">
            <w:rPr>
              <w:rFonts w:ascii="Calibri" w:eastAsia="Calibri" w:hAnsi="Calibri" w:cs="Arial"/>
              <w:highlight w:val="yellow"/>
              <w:rPrChange w:id="30075" w:author="Visone Rossana (GSE)" w:date="2025-10-01T13:35:00Z" w16du:dateUtc="2025-10-01T11:35:00Z">
                <w:rPr>
                  <w:rFonts w:ascii="Calibri" w:eastAsia="Calibri" w:hAnsi="Calibri" w:cs="Arial"/>
                </w:rPr>
              </w:rPrChange>
            </w:rPr>
            <w:delText xml:space="preserve"> dovesse perdere la qualifica di “</w:delText>
          </w:r>
          <w:r w:rsidRPr="00C47D61" w:rsidDel="00175B86">
            <w:rPr>
              <w:rFonts w:ascii="Calibri" w:eastAsia="Calibri" w:hAnsi="Calibri" w:cs="Arial"/>
              <w:i/>
              <w:iCs/>
              <w:highlight w:val="yellow"/>
              <w:rPrChange w:id="30076" w:author="Visone Rossana (GSE)" w:date="2025-10-01T13:35:00Z" w16du:dateUtc="2025-10-01T11:35:00Z">
                <w:rPr>
                  <w:rFonts w:ascii="Calibri" w:eastAsia="Calibri" w:hAnsi="Calibri" w:cs="Arial"/>
                  <w:i/>
                  <w:iCs/>
                </w:rPr>
              </w:rPrChange>
            </w:rPr>
            <w:delText>efficiente</w:delText>
          </w:r>
          <w:r w:rsidRPr="00C47D61" w:rsidDel="00175B86">
            <w:rPr>
              <w:rFonts w:ascii="Calibri" w:eastAsia="Calibri" w:hAnsi="Calibri" w:cs="Arial"/>
              <w:highlight w:val="yellow"/>
              <w:rPrChange w:id="30077" w:author="Visone Rossana (GSE)" w:date="2025-10-01T13:35:00Z" w16du:dateUtc="2025-10-01T11:35:00Z">
                <w:rPr>
                  <w:rFonts w:ascii="Calibri" w:eastAsia="Calibri" w:hAnsi="Calibri" w:cs="Arial"/>
                </w:rPr>
              </w:rPrChange>
            </w:rPr>
            <w:delText>”, non sarà richiesto al Soggetto Responsabile di restituire l’incentivo già riconosciuto, né gli sarà negata la possibilità di accedere all’incentivo spettante rimanente per l’intervento effettuato, in quanto la perdita del requisito non sia a lui imputabile</w:delText>
          </w:r>
          <w:r w:rsidRPr="00B71D13" w:rsidDel="00175B86">
            <w:rPr>
              <w:rFonts w:ascii="Calibri" w:eastAsia="Calibri" w:hAnsi="Calibri" w:cs="Arial"/>
            </w:rPr>
            <w:delText>.</w:delText>
          </w:r>
        </w:del>
      </w:ins>
      <w:ins w:id="30078" w:author="Visone Rossana (GSE)" w:date="2025-10-01T15:20:00Z" w16du:dateUtc="2025-10-01T13:20:00Z">
        <w:del w:id="30079" w:author="Visone Rossana (GSE)" w:date="2025-10-22T11:58:00Z" w16du:dateUtc="2025-10-22T09:58:00Z">
          <w:r w:rsidR="00430239" w:rsidDel="00175B86">
            <w:rPr>
              <w:rFonts w:ascii="Calibri" w:eastAsia="Calibri" w:hAnsi="Calibri" w:cs="Arial"/>
            </w:rPr>
            <w:delText>_</w:delText>
          </w:r>
          <w:r w:rsidR="00BD4E71" w:rsidDel="00175B86">
            <w:rPr>
              <w:rFonts w:ascii="Calibri" w:eastAsia="Calibri" w:hAnsi="Calibri" w:cs="Arial"/>
            </w:rPr>
            <w:delText>esatto non decade da incentivo</w:delText>
          </w:r>
        </w:del>
      </w:ins>
    </w:p>
    <w:p w14:paraId="638FED3E" w14:textId="58377ACF" w:rsidR="00C47D61" w:rsidDel="00175B86" w:rsidRDefault="00C47D61" w:rsidP="002A5F27">
      <w:pPr>
        <w:pStyle w:val="Paragrafoelenco"/>
        <w:spacing w:after="160" w:line="276" w:lineRule="auto"/>
        <w:ind w:left="142"/>
        <w:jc w:val="both"/>
        <w:rPr>
          <w:ins w:id="30080" w:author="Visone Rossana (GSE)" w:date="2025-10-01T13:35:00Z" w16du:dateUtc="2025-10-01T11:35:00Z"/>
          <w:del w:id="30081" w:author="Visone Rossana (GSE)" w:date="2025-10-22T11:58:00Z" w16du:dateUtc="2025-10-22T09:58:00Z"/>
          <w:rFonts w:ascii="Calibri" w:eastAsia="Calibri" w:hAnsi="Calibri" w:cs="Calibri"/>
          <w:sz w:val="22"/>
          <w:szCs w:val="22"/>
        </w:rPr>
      </w:pPr>
    </w:p>
    <w:p w14:paraId="7D46E124" w14:textId="636F4E55" w:rsidR="00C47D61" w:rsidDel="00175B86" w:rsidRDefault="00C47D61" w:rsidP="002A5F27">
      <w:pPr>
        <w:pStyle w:val="Paragrafoelenco"/>
        <w:spacing w:after="160" w:line="276" w:lineRule="auto"/>
        <w:ind w:left="142"/>
        <w:jc w:val="both"/>
        <w:rPr>
          <w:ins w:id="30082" w:author="Visone Rossana (GSE)" w:date="2025-10-01T13:35:00Z" w16du:dateUtc="2025-10-01T11:35:00Z"/>
          <w:del w:id="30083" w:author="Visone Rossana (GSE)" w:date="2025-10-22T11:58:00Z" w16du:dateUtc="2025-10-22T09:58:00Z"/>
          <w:rFonts w:ascii="Calibri" w:eastAsia="Calibri" w:hAnsi="Calibri" w:cs="Calibri"/>
          <w:sz w:val="22"/>
          <w:szCs w:val="22"/>
        </w:rPr>
      </w:pPr>
    </w:p>
    <w:p w14:paraId="0DA31220" w14:textId="2DA88E90" w:rsidR="002A5F27" w:rsidRPr="00C62822" w:rsidRDefault="002A5F27">
      <w:pPr>
        <w:pStyle w:val="Paragrafoelenco"/>
        <w:spacing w:after="160" w:line="276" w:lineRule="auto"/>
        <w:ind w:left="142"/>
        <w:jc w:val="both"/>
        <w:rPr>
          <w:ins w:id="30084" w:author="Visone Rossana (GSE)" w:date="2025-10-01T13:33:00Z" w16du:dateUtc="2025-10-01T11:33:00Z"/>
          <w:rFonts w:ascii="Calibri" w:eastAsia="Calibri" w:hAnsi="Calibri" w:cs="Arial"/>
          <w:sz w:val="22"/>
          <w:szCs w:val="22"/>
          <w:u w:val="single"/>
          <w:rPrChange w:id="30085" w:author="Visone Rossana (GSE)" w:date="2025-10-22T11:53:00Z" w16du:dateUtc="2025-10-22T09:53:00Z">
            <w:rPr>
              <w:ins w:id="30086" w:author="Visone Rossana (GSE)" w:date="2025-10-01T13:33:00Z" w16du:dateUtc="2025-10-01T11:33:00Z"/>
              <w:rFonts w:ascii="Calibri" w:eastAsia="Calibri" w:hAnsi="Calibri" w:cs="Calibri"/>
            </w:rPr>
          </w:rPrChange>
        </w:rPr>
        <w:pPrChange w:id="30087" w:author="Visone Rossana (GSE)" w:date="2025-10-01T13:33:00Z" w16du:dateUtc="2025-10-01T11:33:00Z">
          <w:pPr>
            <w:pStyle w:val="Paragrafoelenco"/>
            <w:spacing w:after="160"/>
            <w:ind w:left="142"/>
            <w:jc w:val="both"/>
          </w:pPr>
        </w:pPrChange>
      </w:pPr>
      <w:ins w:id="30088" w:author="Visone Rossana (GSE)" w:date="2025-10-01T13:33:00Z" w16du:dateUtc="2025-10-01T11:33:00Z">
        <w:r w:rsidRPr="00C62822">
          <w:rPr>
            <w:rFonts w:ascii="Calibri" w:eastAsia="Calibri" w:hAnsi="Calibri" w:cs="Calibri"/>
            <w:sz w:val="22"/>
            <w:szCs w:val="22"/>
            <w:rPrChange w:id="30089" w:author="Visone Rossana (GSE)" w:date="2025-10-22T11:53:00Z" w16du:dateUtc="2025-10-22T09:53:00Z">
              <w:rPr>
                <w:rFonts w:ascii="Calibri" w:eastAsia="Calibri" w:hAnsi="Calibri" w:cs="Calibri"/>
              </w:rPr>
            </w:rPrChange>
          </w:rPr>
          <w:t xml:space="preserve">Per gli interventi realizzati in interi edifici con impianto di riscaldamento di potenza nominale totale (da intendersi potenza nominale totale utile) maggiore o uguali a 200 kWt, ai fini della richiesta di incentivo la diagnosi energetica </w:t>
        </w:r>
        <w:r w:rsidRPr="00C62822">
          <w:rPr>
            <w:rFonts w:ascii="Calibri" w:eastAsia="Calibri" w:hAnsi="Calibri" w:cs="Calibri"/>
            <w:i/>
            <w:iCs/>
            <w:sz w:val="22"/>
            <w:szCs w:val="22"/>
            <w:rPrChange w:id="30090" w:author="Visone Rossana (GSE)" w:date="2025-10-22T11:53:00Z" w16du:dateUtc="2025-10-22T09:53:00Z">
              <w:rPr>
                <w:rFonts w:ascii="Calibri" w:eastAsia="Calibri" w:hAnsi="Calibri" w:cs="Calibri"/>
                <w:i/>
                <w:iCs/>
              </w:rPr>
            </w:rPrChange>
          </w:rPr>
          <w:t>ante-operam</w:t>
        </w:r>
        <w:r w:rsidRPr="00C62822">
          <w:rPr>
            <w:rFonts w:ascii="Calibri" w:eastAsia="Calibri" w:hAnsi="Calibri" w:cs="Calibri"/>
            <w:sz w:val="22"/>
            <w:szCs w:val="22"/>
            <w:rPrChange w:id="30091" w:author="Visone Rossana (GSE)" w:date="2025-10-22T11:53:00Z" w16du:dateUtc="2025-10-22T09:53:00Z">
              <w:rPr>
                <w:rFonts w:ascii="Calibri" w:eastAsia="Calibri" w:hAnsi="Calibri" w:cs="Calibri"/>
              </w:rPr>
            </w:rPrChange>
          </w:rPr>
          <w:t xml:space="preserve"> e APE </w:t>
        </w:r>
        <w:r w:rsidRPr="00C62822">
          <w:rPr>
            <w:rFonts w:ascii="Calibri" w:eastAsia="Calibri" w:hAnsi="Calibri" w:cs="Calibri"/>
            <w:i/>
            <w:iCs/>
            <w:sz w:val="22"/>
            <w:szCs w:val="22"/>
            <w:rPrChange w:id="30092" w:author="Visone Rossana (GSE)" w:date="2025-10-22T11:53:00Z" w16du:dateUtc="2025-10-22T09:53:00Z">
              <w:rPr>
                <w:rFonts w:ascii="Calibri" w:eastAsia="Calibri" w:hAnsi="Calibri" w:cs="Calibri"/>
                <w:i/>
                <w:iCs/>
              </w:rPr>
            </w:rPrChange>
          </w:rPr>
          <w:t>post-operam</w:t>
        </w:r>
        <w:r w:rsidRPr="00C62822">
          <w:rPr>
            <w:rFonts w:ascii="Calibri" w:eastAsia="Calibri" w:hAnsi="Calibri" w:cs="Calibri"/>
            <w:sz w:val="22"/>
            <w:szCs w:val="22"/>
            <w:rPrChange w:id="30093" w:author="Visone Rossana (GSE)" w:date="2025-10-22T11:53:00Z" w16du:dateUtc="2025-10-22T09:53:00Z">
              <w:rPr>
                <w:rFonts w:ascii="Calibri" w:eastAsia="Calibri" w:hAnsi="Calibri" w:cs="Calibri"/>
              </w:rPr>
            </w:rPrChange>
          </w:rPr>
          <w:t xml:space="preserve"> sono obbligatorie, a pena di decadenza, per il riconoscimento degli incentivi.</w:t>
        </w:r>
        <w:del w:id="30094" w:author="Visone Rossana (GSE)" w:date="2025-10-22T11:53:00Z" w16du:dateUtc="2025-10-22T09:53:00Z">
          <w:r w:rsidRPr="002338B2" w:rsidDel="00C62822">
            <w:rPr>
              <w:rFonts w:ascii="Calibri" w:eastAsia="Calibri" w:hAnsi="Calibri" w:cs="Calibri"/>
              <w:sz w:val="22"/>
              <w:szCs w:val="22"/>
            </w:rPr>
            <w:delText>_</w:delText>
          </w:r>
          <w:r w:rsidRPr="00C62822" w:rsidDel="00C62822">
            <w:rPr>
              <w:rFonts w:ascii="Calibri" w:eastAsia="Calibri" w:hAnsi="Calibri" w:cs="Arial"/>
              <w:sz w:val="22"/>
              <w:szCs w:val="22"/>
              <w:u w:val="single"/>
              <w:rPrChange w:id="30095" w:author="Visone Rossana (GSE)" w:date="2025-10-22T11:53:00Z" w16du:dateUtc="2025-10-22T09:53:00Z">
                <w:rPr>
                  <w:rFonts w:ascii="Calibri" w:eastAsia="Calibri" w:hAnsi="Calibri" w:cs="Calibri"/>
                  <w:sz w:val="22"/>
                  <w:szCs w:val="22"/>
                </w:rPr>
              </w:rPrChange>
            </w:rPr>
            <w:delText>da spost</w:delText>
          </w:r>
        </w:del>
      </w:ins>
      <w:ins w:id="30096" w:author="Visone Rossana (GSE)" w:date="2025-10-01T13:34:00Z" w16du:dateUtc="2025-10-01T11:34:00Z">
        <w:del w:id="30097" w:author="Visone Rossana (GSE)" w:date="2025-10-22T11:53:00Z" w16du:dateUtc="2025-10-22T09:53:00Z">
          <w:r w:rsidRPr="00C62822" w:rsidDel="00C62822">
            <w:rPr>
              <w:rFonts w:ascii="Calibri" w:eastAsia="Calibri" w:hAnsi="Calibri" w:cs="Arial"/>
              <w:sz w:val="22"/>
              <w:szCs w:val="22"/>
              <w:u w:val="single"/>
              <w:rPrChange w:id="30098" w:author="Visone Rossana (GSE)" w:date="2025-10-22T11:53:00Z" w16du:dateUtc="2025-10-22T09:53:00Z">
                <w:rPr>
                  <w:rFonts w:ascii="Calibri" w:eastAsia="Calibri" w:hAnsi="Calibri" w:cs="Calibri"/>
                  <w:sz w:val="22"/>
                  <w:szCs w:val="22"/>
                </w:rPr>
              </w:rPrChange>
            </w:rPr>
            <w:delText>are</w:delText>
          </w:r>
        </w:del>
      </w:ins>
    </w:p>
    <w:p w14:paraId="65AD3720" w14:textId="193EE688" w:rsidR="002A5F27" w:rsidRPr="00D33483" w:rsidDel="00934367" w:rsidRDefault="002A5F27">
      <w:pPr>
        <w:numPr>
          <w:ilvl w:val="0"/>
          <w:numId w:val="292"/>
        </w:numPr>
        <w:spacing w:after="160" w:line="276" w:lineRule="auto"/>
        <w:ind w:left="1134" w:hanging="708"/>
        <w:jc w:val="both"/>
        <w:rPr>
          <w:del w:id="30099" w:author="Visone Rossana (GSE)" w:date="2025-10-01T13:34:00Z" w16du:dateUtc="2025-10-01T11:34:00Z"/>
          <w:rFonts w:ascii="Calibri" w:eastAsiaTheme="majorEastAsia" w:hAnsi="Calibri" w:cstheme="majorBidi"/>
          <w:b/>
          <w:szCs w:val="26"/>
          <w:rPrChange w:id="30100" w:author="Oliosi Francesco (GSE)" w:date="2025-10-22T15:58:00Z" w16du:dateUtc="2025-10-22T13:58:00Z">
            <w:rPr>
              <w:del w:id="30101" w:author="Visone Rossana (GSE)" w:date="2025-10-01T13:34:00Z" w16du:dateUtc="2025-10-01T11:34:00Z"/>
              <w:rFonts w:ascii="Calibri" w:eastAsia="Calibri" w:hAnsi="Calibri" w:cs="Arial"/>
              <w:b/>
              <w:bCs/>
              <w:sz w:val="22"/>
              <w:szCs w:val="22"/>
              <w:u w:val="single"/>
            </w:rPr>
          </w:rPrChange>
        </w:rPr>
        <w:pPrChange w:id="30102" w:author="Visone Rossana (GSE)" w:date="2025-10-23T10:16:00Z" w16du:dateUtc="2025-10-23T08:16:00Z">
          <w:pPr>
            <w:spacing w:after="160" w:line="276" w:lineRule="auto"/>
            <w:jc w:val="both"/>
          </w:pPr>
        </w:pPrChange>
      </w:pPr>
      <w:bookmarkStart w:id="30103" w:name="_Toc212462732"/>
      <w:bookmarkEnd w:id="30103"/>
    </w:p>
    <w:p w14:paraId="2472E3A1" w14:textId="77777777" w:rsidR="00934367" w:rsidRPr="00923DC6" w:rsidRDefault="00934367">
      <w:pPr>
        <w:pStyle w:val="TITOLO20"/>
        <w:numPr>
          <w:ilvl w:val="2"/>
          <w:numId w:val="292"/>
        </w:numPr>
        <w:ind w:left="1134" w:hanging="708"/>
        <w:rPr>
          <w:ins w:id="30104" w:author="Visone Rossana (GSE)" w:date="2025-10-21T18:49:00Z" w16du:dateUtc="2025-10-21T16:49:00Z"/>
        </w:rPr>
        <w:pPrChange w:id="30105" w:author="Visone Rossana (GSE)" w:date="2025-10-23T10:16:00Z" w16du:dateUtc="2025-10-23T08:16:00Z">
          <w:pPr>
            <w:pStyle w:val="TITOLO20"/>
            <w:numPr>
              <w:ilvl w:val="2"/>
              <w:numId w:val="535"/>
            </w:numPr>
            <w:ind w:left="1715" w:hanging="504"/>
          </w:pPr>
        </w:pPrChange>
      </w:pPr>
      <w:bookmarkStart w:id="30106" w:name="_Toc212462733"/>
      <w:ins w:id="30107" w:author="Visone Rossana (GSE)" w:date="2025-10-21T18:49:00Z" w16du:dateUtc="2025-10-21T16:49:00Z">
        <w:r>
          <w:t>Spese ammissibili ai fini del calcolo dell’incentivazione (art. 9)</w:t>
        </w:r>
        <w:bookmarkEnd w:id="30106"/>
      </w:ins>
    </w:p>
    <w:p w14:paraId="012C9411" w14:textId="3C67DCC2" w:rsidR="00572F4B" w:rsidRPr="00357179" w:rsidDel="00934367" w:rsidRDefault="00572F4B">
      <w:pPr>
        <w:spacing w:after="160" w:line="276" w:lineRule="auto"/>
        <w:jc w:val="both"/>
        <w:rPr>
          <w:ins w:id="30108" w:author="Visone Rossana (GSE)" w:date="2025-09-02T11:23:00Z" w16du:dateUtc="2025-09-02T09:23:00Z"/>
          <w:del w:id="30109" w:author="Visone Rossana (GSE)" w:date="2025-10-21T18:49:00Z" w16du:dateUtc="2025-10-21T16:49:00Z"/>
          <w:rFonts w:ascii="Calibri" w:eastAsia="Calibri" w:hAnsi="Calibri" w:cs="Arial"/>
          <w:b/>
          <w:bCs/>
          <w:sz w:val="22"/>
          <w:szCs w:val="22"/>
          <w:u w:val="single"/>
          <w:rPrChange w:id="30110" w:author="Visone Rossana (GSE)" w:date="2025-09-09T14:47:00Z" w16du:dateUtc="2025-09-09T12:47:00Z">
            <w:rPr>
              <w:ins w:id="30111" w:author="Visone Rossana (GSE)" w:date="2025-09-02T11:23:00Z" w16du:dateUtc="2025-09-02T09:23:00Z"/>
              <w:del w:id="30112" w:author="Visone Rossana (GSE)" w:date="2025-10-21T18:49:00Z" w16du:dateUtc="2025-10-21T16:49:00Z"/>
              <w:rFonts w:ascii="Calibri" w:eastAsia="Calibri" w:hAnsi="Calibri" w:cs="Arial"/>
              <w:b/>
              <w:bCs/>
              <w:u w:val="single"/>
            </w:rPr>
          </w:rPrChange>
        </w:rPr>
        <w:pPrChange w:id="30113" w:author="Visone Rossana (GSE)" w:date="2025-09-09T14:47:00Z" w16du:dateUtc="2025-09-09T12:47:00Z">
          <w:pPr>
            <w:spacing w:after="160"/>
            <w:jc w:val="both"/>
          </w:pPr>
        </w:pPrChange>
      </w:pPr>
      <w:ins w:id="30114" w:author="Visone Rossana (GSE)" w:date="2025-09-02T11:23:00Z" w16du:dateUtc="2025-09-02T09:23:00Z">
        <w:del w:id="30115" w:author="Visone Rossana (GSE)" w:date="2025-10-21T18:49:00Z" w16du:dateUtc="2025-10-21T16:49:00Z">
          <w:r w:rsidRPr="00357179" w:rsidDel="00934367">
            <w:rPr>
              <w:rFonts w:ascii="Calibri" w:eastAsia="Calibri" w:hAnsi="Calibri" w:cs="Arial"/>
              <w:b/>
              <w:bCs/>
              <w:sz w:val="22"/>
              <w:szCs w:val="22"/>
              <w:u w:val="single"/>
              <w:rPrChange w:id="30116" w:author="Visone Rossana (GSE)" w:date="2025-09-09T14:47:00Z" w16du:dateUtc="2025-09-09T12:47:00Z">
                <w:rPr>
                  <w:rFonts w:ascii="Calibri" w:eastAsia="Calibri" w:hAnsi="Calibri" w:cs="Arial"/>
                  <w:b/>
                  <w:bCs/>
                  <w:u w:val="single"/>
                </w:rPr>
              </w:rPrChange>
            </w:rPr>
            <w:delText>Spese ammissibili_verificare con ultima versione se ci sono tutte</w:delText>
          </w:r>
        </w:del>
      </w:ins>
    </w:p>
    <w:p w14:paraId="26390813" w14:textId="3CF43C68" w:rsidR="00572F4B" w:rsidRPr="00357179" w:rsidRDefault="00572F4B">
      <w:pPr>
        <w:spacing w:after="160" w:line="276" w:lineRule="auto"/>
        <w:jc w:val="both"/>
        <w:rPr>
          <w:ins w:id="30117" w:author="Visone Rossana (GSE)" w:date="2025-09-02T11:23:00Z" w16du:dateUtc="2025-09-02T09:23:00Z"/>
          <w:rFonts w:ascii="Calibri" w:eastAsia="Calibri" w:hAnsi="Calibri" w:cs="Arial"/>
          <w:sz w:val="22"/>
          <w:szCs w:val="22"/>
          <w:rPrChange w:id="30118" w:author="Visone Rossana (GSE)" w:date="2025-09-09T14:47:00Z" w16du:dateUtc="2025-09-09T12:47:00Z">
            <w:rPr>
              <w:ins w:id="30119" w:author="Visone Rossana (GSE)" w:date="2025-09-02T11:23:00Z" w16du:dateUtc="2025-09-02T09:23:00Z"/>
              <w:rFonts w:ascii="Calibri" w:eastAsia="Calibri" w:hAnsi="Calibri" w:cs="Arial"/>
            </w:rPr>
          </w:rPrChange>
        </w:rPr>
        <w:pPrChange w:id="30120" w:author="Visone Rossana (GSE)" w:date="2025-09-09T14:47:00Z" w16du:dateUtc="2025-09-09T12:47:00Z">
          <w:pPr>
            <w:spacing w:after="160"/>
            <w:jc w:val="both"/>
          </w:pPr>
        </w:pPrChange>
      </w:pPr>
      <w:ins w:id="30121" w:author="Visone Rossana (GSE)" w:date="2025-09-02T11:23:00Z" w16du:dateUtc="2025-09-02T09:23:00Z">
        <w:r w:rsidRPr="00357179">
          <w:rPr>
            <w:rFonts w:ascii="Calibri" w:eastAsia="Calibri" w:hAnsi="Calibri" w:cs="Arial"/>
            <w:sz w:val="22"/>
            <w:szCs w:val="22"/>
            <w:rPrChange w:id="30122" w:author="Visone Rossana (GSE)" w:date="2025-09-09T14:47:00Z" w16du:dateUtc="2025-09-09T12:47:00Z">
              <w:rPr>
                <w:rFonts w:ascii="Calibri" w:eastAsia="Calibri" w:hAnsi="Calibri" w:cs="Arial"/>
              </w:rPr>
            </w:rPrChange>
          </w:rPr>
          <w:t xml:space="preserve">Le spese </w:t>
        </w:r>
      </w:ins>
      <w:ins w:id="30123" w:author="Visone Rossana (GSE)" w:date="2025-10-22T11:48:00Z" w16du:dateUtc="2025-10-22T09:48:00Z">
        <w:r w:rsidR="008569F9">
          <w:rPr>
            <w:rFonts w:ascii="Calibri" w:eastAsia="Calibri" w:hAnsi="Calibri" w:cs="Arial"/>
            <w:sz w:val="22"/>
            <w:szCs w:val="22"/>
          </w:rPr>
          <w:t>ammissi</w:t>
        </w:r>
        <w:r w:rsidR="0034594A">
          <w:rPr>
            <w:rFonts w:ascii="Calibri" w:eastAsia="Calibri" w:hAnsi="Calibri" w:cs="Arial"/>
            <w:sz w:val="22"/>
            <w:szCs w:val="22"/>
          </w:rPr>
          <w:t xml:space="preserve">bili </w:t>
        </w:r>
      </w:ins>
      <w:ins w:id="30124" w:author="Visone Rossana (GSE)" w:date="2025-09-02T11:23:00Z" w16du:dateUtc="2025-09-02T09:23:00Z">
        <w:r w:rsidRPr="00357179">
          <w:rPr>
            <w:rFonts w:ascii="Calibri" w:eastAsia="Calibri" w:hAnsi="Calibri" w:cs="Arial"/>
            <w:sz w:val="22"/>
            <w:szCs w:val="22"/>
            <w:rPrChange w:id="30125" w:author="Visone Rossana (GSE)" w:date="2025-09-09T14:47:00Z" w16du:dateUtc="2025-09-09T12:47:00Z">
              <w:rPr>
                <w:rFonts w:ascii="Calibri" w:eastAsia="Calibri" w:hAnsi="Calibri" w:cs="Arial"/>
              </w:rPr>
            </w:rPrChange>
          </w:rPr>
          <w:t xml:space="preserve">per gli interventi di sostituzione di impianti di climatizzazione invernale con l’allaccio a sistemi di teleriscaldamento efficienti sono: </w:t>
        </w:r>
      </w:ins>
    </w:p>
    <w:p w14:paraId="74F787B5" w14:textId="6C67EFDB" w:rsidR="00572F4B" w:rsidRPr="00357179" w:rsidRDefault="00572F4B">
      <w:pPr>
        <w:numPr>
          <w:ilvl w:val="0"/>
          <w:numId w:val="537"/>
        </w:numPr>
        <w:spacing w:line="276" w:lineRule="auto"/>
        <w:contextualSpacing/>
        <w:jc w:val="both"/>
        <w:rPr>
          <w:ins w:id="30126" w:author="Visone Rossana (GSE)" w:date="2025-09-02T11:23:00Z" w16du:dateUtc="2025-09-02T09:23:00Z"/>
          <w:rFonts w:ascii="Calibri" w:eastAsia="Calibri" w:hAnsi="Calibri" w:cs="Arial"/>
          <w:sz w:val="22"/>
          <w:szCs w:val="22"/>
          <w:rPrChange w:id="30127" w:author="Visone Rossana (GSE)" w:date="2025-09-09T14:47:00Z" w16du:dateUtc="2025-09-09T12:47:00Z">
            <w:rPr>
              <w:ins w:id="30128" w:author="Visone Rossana (GSE)" w:date="2025-09-02T11:23:00Z" w16du:dateUtc="2025-09-02T09:23:00Z"/>
              <w:rFonts w:ascii="Calibri" w:eastAsia="Calibri" w:hAnsi="Calibri" w:cs="Arial"/>
            </w:rPr>
          </w:rPrChange>
        </w:rPr>
        <w:pPrChange w:id="30129" w:author="Visone Rossana (GSE)" w:date="2025-10-21T18:53:00Z" w16du:dateUtc="2025-10-21T16:53:00Z">
          <w:pPr>
            <w:numPr>
              <w:numId w:val="55"/>
            </w:numPr>
            <w:spacing w:line="259" w:lineRule="auto"/>
            <w:ind w:left="720" w:hanging="360"/>
            <w:contextualSpacing/>
            <w:jc w:val="both"/>
          </w:pPr>
        </w:pPrChange>
      </w:pPr>
      <w:ins w:id="30130" w:author="Visone Rossana (GSE)" w:date="2025-09-02T11:23:00Z" w16du:dateUtc="2025-09-02T09:23:00Z">
        <w:r w:rsidRPr="00357179">
          <w:rPr>
            <w:rFonts w:ascii="Calibri" w:eastAsia="Calibri" w:hAnsi="Calibri" w:cs="Arial"/>
            <w:sz w:val="22"/>
            <w:szCs w:val="22"/>
            <w:rPrChange w:id="30131" w:author="Visone Rossana (GSE)" w:date="2025-09-09T14:47:00Z" w16du:dateUtc="2025-09-09T12:47:00Z">
              <w:rPr>
                <w:rFonts w:ascii="Calibri" w:eastAsia="Calibri" w:hAnsi="Calibri" w:cs="Arial"/>
              </w:rPr>
            </w:rPrChange>
          </w:rPr>
          <w:t>lo smontaggio e la dismission</w:t>
        </w:r>
        <w:r w:rsidRPr="00660F39">
          <w:rPr>
            <w:rFonts w:ascii="Calibri" w:eastAsia="Calibri" w:hAnsi="Calibri" w:cs="Arial"/>
            <w:sz w:val="22"/>
            <w:szCs w:val="22"/>
            <w:rPrChange w:id="30132" w:author="Visone Rossana (GSE)" w:date="2025-10-22T12:07:00Z" w16du:dateUtc="2025-10-22T10:07:00Z">
              <w:rPr>
                <w:rFonts w:ascii="Calibri" w:eastAsia="Calibri" w:hAnsi="Calibri" w:cs="Arial"/>
              </w:rPr>
            </w:rPrChange>
          </w:rPr>
          <w:t>e</w:t>
        </w:r>
        <w:del w:id="30133" w:author="Visone Rossana (GSE)" w:date="2025-10-21T18:51:00Z" w16du:dateUtc="2025-10-21T16:51:00Z">
          <w:r w:rsidRPr="00660F39" w:rsidDel="00934367">
            <w:rPr>
              <w:rFonts w:ascii="Calibri" w:eastAsia="Calibri" w:hAnsi="Calibri" w:cs="Arial"/>
              <w:sz w:val="22"/>
              <w:szCs w:val="22"/>
              <w:rPrChange w:id="30134" w:author="Visone Rossana (GSE)" w:date="2025-10-22T12:07:00Z" w16du:dateUtc="2025-10-22T10:07:00Z">
                <w:rPr>
                  <w:rFonts w:ascii="Calibri" w:eastAsia="Calibri" w:hAnsi="Calibri" w:cs="Arial"/>
                </w:rPr>
              </w:rPrChange>
            </w:rPr>
            <w:delText xml:space="preserve">, parziale o totale, </w:delText>
          </w:r>
        </w:del>
      </w:ins>
      <w:ins w:id="30135" w:author="Visone Rossana (GSE)" w:date="2025-10-21T18:51:00Z" w16du:dateUtc="2025-10-21T16:51:00Z">
        <w:del w:id="30136" w:author="Visone Rossana (GSE)" w:date="2025-10-22T12:07:00Z" w16du:dateUtc="2025-10-22T10:07:00Z">
          <w:r w:rsidR="00934367" w:rsidRPr="00660F39" w:rsidDel="00660F39">
            <w:rPr>
              <w:rFonts w:ascii="Calibri" w:eastAsia="Calibri" w:hAnsi="Calibri" w:cs="Arial"/>
              <w:sz w:val="22"/>
              <w:szCs w:val="22"/>
              <w:rPrChange w:id="30137" w:author="Visone Rossana (GSE)" w:date="2025-10-22T12:07:00Z" w16du:dateUtc="2025-10-22T10:07:00Z">
                <w:rPr>
                  <w:rFonts w:ascii="Calibri" w:eastAsia="Calibri" w:hAnsi="Calibri" w:cs="Arial"/>
                  <w:strike/>
                  <w:sz w:val="22"/>
                  <w:szCs w:val="22"/>
                </w:rPr>
              </w:rPrChange>
            </w:rPr>
            <w:delText xml:space="preserve"> </w:delText>
          </w:r>
        </w:del>
      </w:ins>
      <w:ins w:id="30138" w:author="Visone Rossana (GSE)" w:date="2025-10-22T12:07:00Z" w16du:dateUtc="2025-10-22T10:07:00Z">
        <w:r w:rsidR="00660F39" w:rsidRPr="00660F39">
          <w:rPr>
            <w:rFonts w:ascii="Calibri" w:eastAsia="Calibri" w:hAnsi="Calibri" w:cs="Arial"/>
            <w:sz w:val="22"/>
            <w:szCs w:val="22"/>
            <w:rPrChange w:id="30139" w:author="Visone Rossana (GSE)" w:date="2025-10-22T12:07:00Z" w16du:dateUtc="2025-10-22T10:07:00Z">
              <w:rPr>
                <w:rFonts w:ascii="Calibri" w:eastAsia="Calibri" w:hAnsi="Calibri" w:cs="Arial"/>
                <w:strike/>
                <w:sz w:val="22"/>
                <w:szCs w:val="22"/>
              </w:rPr>
            </w:rPrChange>
          </w:rPr>
          <w:t xml:space="preserve"> </w:t>
        </w:r>
      </w:ins>
      <w:ins w:id="30140" w:author="Visone Rossana (GSE)" w:date="2025-09-02T11:23:00Z" w16du:dateUtc="2025-09-02T09:23:00Z">
        <w:r w:rsidRPr="00660F39">
          <w:rPr>
            <w:rFonts w:ascii="Calibri" w:eastAsia="Calibri" w:hAnsi="Calibri" w:cs="Arial"/>
            <w:sz w:val="22"/>
            <w:szCs w:val="22"/>
            <w:rPrChange w:id="30141" w:author="Visone Rossana (GSE)" w:date="2025-10-22T12:07:00Z" w16du:dateUtc="2025-10-22T10:07:00Z">
              <w:rPr>
                <w:rFonts w:ascii="Calibri" w:eastAsia="Calibri" w:hAnsi="Calibri" w:cs="Arial"/>
              </w:rPr>
            </w:rPrChange>
          </w:rPr>
          <w:t>del</w:t>
        </w:r>
        <w:r w:rsidRPr="00357179">
          <w:rPr>
            <w:rFonts w:ascii="Calibri" w:eastAsia="Calibri" w:hAnsi="Calibri" w:cs="Arial"/>
            <w:sz w:val="22"/>
            <w:szCs w:val="22"/>
            <w:rPrChange w:id="30142" w:author="Visone Rossana (GSE)" w:date="2025-09-09T14:47:00Z" w16du:dateUtc="2025-09-09T12:47:00Z">
              <w:rPr>
                <w:rFonts w:ascii="Calibri" w:eastAsia="Calibri" w:hAnsi="Calibri" w:cs="Arial"/>
              </w:rPr>
            </w:rPrChange>
          </w:rPr>
          <w:t>l'impianto di climatizzazione invernale esistente;</w:t>
        </w:r>
      </w:ins>
    </w:p>
    <w:p w14:paraId="5CAB69E3" w14:textId="715E1AC5" w:rsidR="00934367" w:rsidRPr="00934367" w:rsidRDefault="00572F4B">
      <w:pPr>
        <w:numPr>
          <w:ilvl w:val="0"/>
          <w:numId w:val="537"/>
        </w:numPr>
        <w:spacing w:line="276" w:lineRule="auto"/>
        <w:contextualSpacing/>
        <w:jc w:val="both"/>
        <w:rPr>
          <w:ins w:id="30143" w:author="Visone Rossana (GSE)" w:date="2025-10-21T18:52:00Z" w16du:dateUtc="2025-10-21T16:52:00Z"/>
          <w:rFonts w:ascii="Calibri" w:eastAsia="Calibri" w:hAnsi="Calibri" w:cs="Arial"/>
          <w:sz w:val="22"/>
          <w:szCs w:val="22"/>
          <w:rPrChange w:id="30144" w:author="Visone Rossana (GSE)" w:date="2025-10-21T18:52:00Z" w16du:dateUtc="2025-10-21T16:52:00Z">
            <w:rPr>
              <w:ins w:id="30145" w:author="Visone Rossana (GSE)" w:date="2025-10-21T18:52:00Z" w16du:dateUtc="2025-10-21T16:52:00Z"/>
              <w:rFonts w:ascii="Calibri" w:eastAsia="Calibri" w:hAnsi="Calibri" w:cs="Arial"/>
              <w:strike/>
              <w:sz w:val="22"/>
              <w:szCs w:val="22"/>
            </w:rPr>
          </w:rPrChange>
        </w:rPr>
        <w:pPrChange w:id="30146" w:author="Visone Rossana (GSE)" w:date="2025-10-21T18:53:00Z" w16du:dateUtc="2025-10-21T16:53:00Z">
          <w:pPr>
            <w:numPr>
              <w:numId w:val="55"/>
            </w:numPr>
            <w:spacing w:line="276" w:lineRule="auto"/>
            <w:ind w:left="720" w:hanging="360"/>
            <w:contextualSpacing/>
            <w:jc w:val="both"/>
          </w:pPr>
        </w:pPrChange>
      </w:pPr>
      <w:ins w:id="30147" w:author="Visone Rossana (GSE)" w:date="2025-09-02T11:23:00Z" w16du:dateUtc="2025-09-02T09:23:00Z">
        <w:r w:rsidRPr="00357179">
          <w:rPr>
            <w:rFonts w:ascii="Calibri" w:eastAsia="Calibri" w:hAnsi="Calibri" w:cs="Arial"/>
            <w:sz w:val="22"/>
            <w:szCs w:val="22"/>
            <w:rPrChange w:id="30148" w:author="Visone Rossana (GSE)" w:date="2025-09-09T14:47:00Z" w16du:dateUtc="2025-09-09T12:47:00Z">
              <w:rPr>
                <w:rFonts w:ascii="Calibri" w:eastAsia="Calibri" w:hAnsi="Calibri" w:cs="Arial"/>
              </w:rPr>
            </w:rPrChange>
          </w:rPr>
          <w:t xml:space="preserve">la fornitura e la posa in opera di tutte le apparecchiature termiche, meccaniche, elettriche ed elettroniche, </w:t>
        </w:r>
      </w:ins>
      <w:ins w:id="30149" w:author="Visone Rossana (GSE)" w:date="2025-10-22T12:09:00Z" w16du:dateUtc="2025-10-22T10:09:00Z">
        <w:r w:rsidR="00A16B7F">
          <w:rPr>
            <w:rFonts w:ascii="Calibri" w:eastAsia="Calibri" w:hAnsi="Calibri" w:cs="Arial"/>
            <w:sz w:val="22"/>
            <w:szCs w:val="22"/>
          </w:rPr>
          <w:t xml:space="preserve">nonché </w:t>
        </w:r>
      </w:ins>
      <w:ins w:id="30150" w:author="Visone Rossana (GSE)" w:date="2025-09-02T11:23:00Z" w16du:dateUtc="2025-09-02T09:23:00Z">
        <w:r w:rsidRPr="00357179">
          <w:rPr>
            <w:rFonts w:ascii="Calibri" w:eastAsia="Calibri" w:hAnsi="Calibri" w:cs="Arial"/>
            <w:sz w:val="22"/>
            <w:szCs w:val="22"/>
            <w:rPrChange w:id="30151" w:author="Visone Rossana (GSE)" w:date="2025-09-09T14:47:00Z" w16du:dateUtc="2025-09-09T12:47:00Z">
              <w:rPr>
                <w:rFonts w:ascii="Calibri" w:eastAsia="Calibri" w:hAnsi="Calibri" w:cs="Arial"/>
              </w:rPr>
            </w:rPrChange>
          </w:rPr>
          <w:t xml:space="preserve">delle opere idrauliche e murarie necessarie per la </w:t>
        </w:r>
        <w:del w:id="30152" w:author="Visone Rossana (GSE)" w:date="2025-10-22T12:08:00Z" w16du:dateUtc="2025-10-22T10:08:00Z">
          <w:r w:rsidRPr="00357179" w:rsidDel="00CE02B5">
            <w:rPr>
              <w:rFonts w:ascii="Calibri" w:eastAsia="Calibri" w:hAnsi="Calibri" w:cs="Arial"/>
              <w:sz w:val="22"/>
              <w:szCs w:val="22"/>
              <w:rPrChange w:id="30153" w:author="Visone Rossana (GSE)" w:date="2025-09-09T14:47:00Z" w16du:dateUtc="2025-09-09T12:47:00Z">
                <w:rPr>
                  <w:rFonts w:ascii="Calibri" w:eastAsia="Calibri" w:hAnsi="Calibri" w:cs="Arial"/>
                </w:rPr>
              </w:rPrChange>
            </w:rPr>
            <w:delText>sostituzione</w:delText>
          </w:r>
        </w:del>
      </w:ins>
      <w:ins w:id="30154" w:author="Visone Rossana (GSE)" w:date="2025-10-22T12:08:00Z" w16du:dateUtc="2025-10-22T10:08:00Z">
        <w:r w:rsidR="00CE02B5">
          <w:rPr>
            <w:rFonts w:ascii="Calibri" w:eastAsia="Calibri" w:hAnsi="Calibri" w:cs="Arial"/>
            <w:sz w:val="22"/>
            <w:szCs w:val="22"/>
          </w:rPr>
          <w:t>dismissione</w:t>
        </w:r>
      </w:ins>
      <w:ins w:id="30155" w:author="Visone Rossana (GSE)" w:date="2025-09-02T11:23:00Z" w16du:dateUtc="2025-09-02T09:23:00Z">
        <w:del w:id="30156" w:author="Visone Rossana (GSE)" w:date="2025-10-22T12:08:00Z" w16du:dateUtc="2025-10-22T10:08:00Z">
          <w:r w:rsidRPr="00357179" w:rsidDel="00CE02B5">
            <w:rPr>
              <w:rFonts w:ascii="Calibri" w:eastAsia="Calibri" w:hAnsi="Calibri" w:cs="Arial"/>
              <w:sz w:val="22"/>
              <w:szCs w:val="22"/>
              <w:rPrChange w:id="30157" w:author="Visone Rossana (GSE)" w:date="2025-09-09T14:47:00Z" w16du:dateUtc="2025-09-09T12:47:00Z">
                <w:rPr>
                  <w:rFonts w:ascii="Calibri" w:eastAsia="Calibri" w:hAnsi="Calibri" w:cs="Arial"/>
                </w:rPr>
              </w:rPrChange>
            </w:rPr>
            <w:delText>, a regola d'arte,</w:delText>
          </w:r>
        </w:del>
        <w:r w:rsidRPr="00357179">
          <w:rPr>
            <w:rFonts w:ascii="Calibri" w:eastAsia="Calibri" w:hAnsi="Calibri" w:cs="Arial"/>
            <w:sz w:val="22"/>
            <w:szCs w:val="22"/>
            <w:rPrChange w:id="30158" w:author="Visone Rossana (GSE)" w:date="2025-09-09T14:47:00Z" w16du:dateUtc="2025-09-09T12:47:00Z">
              <w:rPr>
                <w:rFonts w:ascii="Calibri" w:eastAsia="Calibri" w:hAnsi="Calibri" w:cs="Arial"/>
              </w:rPr>
            </w:rPrChange>
          </w:rPr>
          <w:t xml:space="preserve"> d</w:t>
        </w:r>
        <w:del w:id="30159" w:author="Visone Rossana (GSE)" w:date="2025-10-22T12:08:00Z" w16du:dateUtc="2025-10-22T10:08:00Z">
          <w:r w:rsidRPr="00357179" w:rsidDel="00CE02B5">
            <w:rPr>
              <w:rFonts w:ascii="Calibri" w:eastAsia="Calibri" w:hAnsi="Calibri" w:cs="Arial"/>
              <w:sz w:val="22"/>
              <w:szCs w:val="22"/>
              <w:rPrChange w:id="30160" w:author="Visone Rossana (GSE)" w:date="2025-09-09T14:47:00Z" w16du:dateUtc="2025-09-09T12:47:00Z">
                <w:rPr>
                  <w:rFonts w:ascii="Calibri" w:eastAsia="Calibri" w:hAnsi="Calibri" w:cs="Arial"/>
                </w:rPr>
              </w:rPrChange>
            </w:rPr>
            <w:delText>i</w:delText>
          </w:r>
        </w:del>
      </w:ins>
      <w:ins w:id="30161" w:author="Visone Rossana (GSE)" w:date="2025-10-22T12:08:00Z" w16du:dateUtc="2025-10-22T10:08:00Z">
        <w:r w:rsidR="00CE02B5">
          <w:rPr>
            <w:rFonts w:ascii="Calibri" w:eastAsia="Calibri" w:hAnsi="Calibri" w:cs="Arial"/>
            <w:sz w:val="22"/>
            <w:szCs w:val="22"/>
          </w:rPr>
          <w:t>ell’</w:t>
        </w:r>
      </w:ins>
      <w:ins w:id="30162" w:author="Visone Rossana (GSE)" w:date="2025-09-02T11:23:00Z" w16du:dateUtc="2025-09-02T09:23:00Z">
        <w:del w:id="30163" w:author="Visone Rossana (GSE)" w:date="2025-10-22T12:08:00Z" w16du:dateUtc="2025-10-22T10:08:00Z">
          <w:r w:rsidRPr="00357179" w:rsidDel="00CE02B5">
            <w:rPr>
              <w:rFonts w:ascii="Calibri" w:eastAsia="Calibri" w:hAnsi="Calibri" w:cs="Arial"/>
              <w:sz w:val="22"/>
              <w:szCs w:val="22"/>
              <w:rPrChange w:id="30164" w:author="Visone Rossana (GSE)" w:date="2025-09-09T14:47:00Z" w16du:dateUtc="2025-09-09T12:47:00Z">
                <w:rPr>
                  <w:rFonts w:ascii="Calibri" w:eastAsia="Calibri" w:hAnsi="Calibri" w:cs="Arial"/>
                </w:rPr>
              </w:rPrChange>
            </w:rPr>
            <w:delText xml:space="preserve"> </w:delText>
          </w:r>
        </w:del>
        <w:r w:rsidRPr="00357179">
          <w:rPr>
            <w:rFonts w:ascii="Calibri" w:eastAsia="Calibri" w:hAnsi="Calibri" w:cs="Arial"/>
            <w:sz w:val="22"/>
            <w:szCs w:val="22"/>
            <w:rPrChange w:id="30165" w:author="Visone Rossana (GSE)" w:date="2025-09-09T14:47:00Z" w16du:dateUtc="2025-09-09T12:47:00Z">
              <w:rPr>
                <w:rFonts w:ascii="Calibri" w:eastAsia="Calibri" w:hAnsi="Calibri" w:cs="Arial"/>
              </w:rPr>
            </w:rPrChange>
          </w:rPr>
          <w:t>impiant</w:t>
        </w:r>
        <w:del w:id="30166" w:author="Visone Rossana (GSE)" w:date="2025-10-22T12:08:00Z" w16du:dateUtc="2025-10-22T10:08:00Z">
          <w:r w:rsidRPr="00357179" w:rsidDel="00CE02B5">
            <w:rPr>
              <w:rFonts w:ascii="Calibri" w:eastAsia="Calibri" w:hAnsi="Calibri" w:cs="Arial"/>
              <w:sz w:val="22"/>
              <w:szCs w:val="22"/>
              <w:rPrChange w:id="30167" w:author="Visone Rossana (GSE)" w:date="2025-09-09T14:47:00Z" w16du:dateUtc="2025-09-09T12:47:00Z">
                <w:rPr>
                  <w:rFonts w:ascii="Calibri" w:eastAsia="Calibri" w:hAnsi="Calibri" w:cs="Arial"/>
                </w:rPr>
              </w:rPrChange>
            </w:rPr>
            <w:delText>i</w:delText>
          </w:r>
        </w:del>
      </w:ins>
      <w:ins w:id="30168" w:author="Visone Rossana (GSE)" w:date="2025-10-22T12:08:00Z" w16du:dateUtc="2025-10-22T10:08:00Z">
        <w:r w:rsidR="00CE02B5">
          <w:rPr>
            <w:rFonts w:ascii="Calibri" w:eastAsia="Calibri" w:hAnsi="Calibri" w:cs="Arial"/>
            <w:sz w:val="22"/>
            <w:szCs w:val="22"/>
          </w:rPr>
          <w:t>o</w:t>
        </w:r>
      </w:ins>
      <w:ins w:id="30169" w:author="Visone Rossana (GSE)" w:date="2025-09-02T11:23:00Z" w16du:dateUtc="2025-09-02T09:23:00Z">
        <w:r w:rsidRPr="00357179">
          <w:rPr>
            <w:rFonts w:ascii="Calibri" w:eastAsia="Calibri" w:hAnsi="Calibri" w:cs="Arial"/>
            <w:sz w:val="22"/>
            <w:szCs w:val="22"/>
            <w:rPrChange w:id="30170" w:author="Visone Rossana (GSE)" w:date="2025-09-09T14:47:00Z" w16du:dateUtc="2025-09-09T12:47:00Z">
              <w:rPr>
                <w:rFonts w:ascii="Calibri" w:eastAsia="Calibri" w:hAnsi="Calibri" w:cs="Arial"/>
              </w:rPr>
            </w:rPrChange>
          </w:rPr>
          <w:t xml:space="preserve"> di climatizzazione invernale o di produzione di acqua calda sanitaria preesistenti</w:t>
        </w:r>
      </w:ins>
      <w:ins w:id="30171" w:author="Visone Rossana (GSE)" w:date="2025-10-22T12:07:00Z" w16du:dateUtc="2025-10-22T10:07:00Z">
        <w:r w:rsidR="00660F39">
          <w:rPr>
            <w:rFonts w:ascii="Calibri" w:eastAsia="Calibri" w:hAnsi="Calibri" w:cs="Arial"/>
            <w:sz w:val="22"/>
            <w:szCs w:val="22"/>
          </w:rPr>
          <w:t>;</w:t>
        </w:r>
      </w:ins>
      <w:ins w:id="30172" w:author="Visone Rossana (GSE)" w:date="2025-09-02T11:23:00Z" w16du:dateUtc="2025-09-02T09:23:00Z">
        <w:del w:id="30173" w:author="Visone Rossana (GSE)" w:date="2025-10-22T12:07:00Z" w16du:dateUtc="2025-10-22T10:07:00Z">
          <w:r w:rsidRPr="00357179" w:rsidDel="00660F39">
            <w:rPr>
              <w:rFonts w:ascii="Calibri" w:eastAsia="Calibri" w:hAnsi="Calibri" w:cs="Arial"/>
              <w:sz w:val="22"/>
              <w:szCs w:val="22"/>
              <w:rPrChange w:id="30174" w:author="Visone Rossana (GSE)" w:date="2025-09-09T14:47:00Z" w16du:dateUtc="2025-09-09T12:47:00Z">
                <w:rPr>
                  <w:rFonts w:ascii="Calibri" w:eastAsia="Calibri" w:hAnsi="Calibri" w:cs="Arial"/>
                </w:rPr>
              </w:rPrChange>
            </w:rPr>
            <w:delText xml:space="preserve"> </w:delText>
          </w:r>
        </w:del>
        <w:del w:id="30175" w:author="Visone Rossana (GSE)" w:date="2025-10-21T18:51:00Z" w16du:dateUtc="2025-10-21T16:51:00Z">
          <w:r w:rsidRPr="00655E48" w:rsidDel="00934367">
            <w:rPr>
              <w:rFonts w:ascii="Calibri" w:eastAsia="Calibri" w:hAnsi="Calibri" w:cs="Arial"/>
              <w:strike/>
              <w:sz w:val="22"/>
              <w:szCs w:val="22"/>
              <w:rPrChange w:id="30176" w:author="Visone Rossana (GSE)" w:date="2025-10-01T15:43:00Z" w16du:dateUtc="2025-10-01T13:43:00Z">
                <w:rPr>
                  <w:rFonts w:ascii="Calibri" w:eastAsia="Calibri" w:hAnsi="Calibri" w:cs="Arial"/>
                </w:rPr>
              </w:rPrChange>
            </w:rPr>
            <w:delText>nonché i sistemi di contabilizzazione individual</w:delText>
          </w:r>
          <w:r w:rsidRPr="00357179" w:rsidDel="00934367">
            <w:rPr>
              <w:rFonts w:ascii="Calibri" w:eastAsia="Calibri" w:hAnsi="Calibri" w:cs="Arial"/>
              <w:sz w:val="22"/>
              <w:szCs w:val="22"/>
              <w:rPrChange w:id="30177" w:author="Visone Rossana (GSE)" w:date="2025-09-09T14:47:00Z" w16du:dateUtc="2025-09-09T12:47:00Z">
                <w:rPr>
                  <w:rFonts w:ascii="Calibri" w:eastAsia="Calibri" w:hAnsi="Calibri" w:cs="Arial"/>
                </w:rPr>
              </w:rPrChange>
            </w:rPr>
            <w:delText>e. Negli interventi ammissibili sono compresi</w:delText>
          </w:r>
          <w:r w:rsidRPr="00C55238" w:rsidDel="00934367">
            <w:rPr>
              <w:rFonts w:ascii="Calibri" w:eastAsia="Calibri" w:hAnsi="Calibri" w:cs="Arial"/>
              <w:strike/>
              <w:sz w:val="22"/>
              <w:szCs w:val="22"/>
              <w:rPrChange w:id="30178" w:author="Visone Rossana (GSE)" w:date="2025-10-01T15:44:00Z" w16du:dateUtc="2025-10-01T13:44:00Z">
                <w:rPr>
                  <w:rFonts w:ascii="Calibri" w:eastAsia="Calibri" w:hAnsi="Calibri" w:cs="Arial"/>
                </w:rPr>
              </w:rPrChange>
            </w:rPr>
            <w:delText xml:space="preserve">, oltre a quelli relativi al generatore di calore, anche </w:delText>
          </w:r>
        </w:del>
      </w:ins>
    </w:p>
    <w:p w14:paraId="0E3AB3FB" w14:textId="4235E650" w:rsidR="00934367" w:rsidRDefault="00572F4B">
      <w:pPr>
        <w:numPr>
          <w:ilvl w:val="0"/>
          <w:numId w:val="537"/>
        </w:numPr>
        <w:spacing w:line="276" w:lineRule="auto"/>
        <w:contextualSpacing/>
        <w:jc w:val="both"/>
        <w:rPr>
          <w:ins w:id="30179" w:author="Visone Rossana (GSE)" w:date="2025-10-21T18:52:00Z" w16du:dateUtc="2025-10-21T16:52:00Z"/>
          <w:rFonts w:ascii="Calibri" w:eastAsia="Calibri" w:hAnsi="Calibri" w:cs="Arial"/>
          <w:sz w:val="22"/>
          <w:szCs w:val="22"/>
        </w:rPr>
        <w:pPrChange w:id="30180" w:author="Visone Rossana (GSE)" w:date="2025-10-21T18:53:00Z" w16du:dateUtc="2025-10-21T16:53:00Z">
          <w:pPr>
            <w:numPr>
              <w:numId w:val="55"/>
            </w:numPr>
            <w:spacing w:line="276" w:lineRule="auto"/>
            <w:ind w:left="720" w:hanging="360"/>
            <w:contextualSpacing/>
            <w:jc w:val="both"/>
          </w:pPr>
        </w:pPrChange>
      </w:pPr>
      <w:ins w:id="30181" w:author="Visone Rossana (GSE)" w:date="2025-09-02T11:23:00Z" w16du:dateUtc="2025-09-02T09:23:00Z">
        <w:r w:rsidRPr="00357179">
          <w:rPr>
            <w:rFonts w:ascii="Calibri" w:eastAsia="Calibri" w:hAnsi="Calibri" w:cs="Arial"/>
            <w:sz w:val="22"/>
            <w:szCs w:val="22"/>
            <w:rPrChange w:id="30182" w:author="Visone Rossana (GSE)" w:date="2025-09-09T14:47:00Z" w16du:dateUtc="2025-09-09T12:47:00Z">
              <w:rPr>
                <w:rFonts w:ascii="Calibri" w:eastAsia="Calibri" w:hAnsi="Calibri" w:cs="Arial"/>
              </w:rPr>
            </w:rPrChange>
          </w:rPr>
          <w:t>gli eventuali interventi sulla rete di distribuzione, sui sistemi di trattamento dell'acqua, sui dispositivi di controllo e regolazione, nonché sui sistemi di emissione</w:t>
        </w:r>
      </w:ins>
      <w:ins w:id="30183" w:author="Visone Rossana (GSE)" w:date="2025-10-22T12:09:00Z" w16du:dateUtc="2025-10-22T10:09:00Z">
        <w:r w:rsidR="00A16B7F">
          <w:rPr>
            <w:rFonts w:ascii="Calibri" w:eastAsia="Calibri" w:hAnsi="Calibri" w:cs="Arial"/>
            <w:sz w:val="22"/>
            <w:szCs w:val="22"/>
          </w:rPr>
          <w:t>;</w:t>
        </w:r>
      </w:ins>
      <w:ins w:id="30184" w:author="Visone Rossana (GSE)" w:date="2025-09-02T11:23:00Z" w16du:dateUtc="2025-09-02T09:23:00Z">
        <w:del w:id="30185" w:author="Visone Rossana (GSE)" w:date="2025-10-22T12:09:00Z" w16du:dateUtc="2025-10-22T10:09:00Z">
          <w:r w:rsidRPr="00357179" w:rsidDel="00A16B7F">
            <w:rPr>
              <w:rFonts w:ascii="Calibri" w:eastAsia="Calibri" w:hAnsi="Calibri" w:cs="Arial"/>
              <w:sz w:val="22"/>
              <w:szCs w:val="22"/>
              <w:rPrChange w:id="30186" w:author="Visone Rossana (GSE)" w:date="2025-09-09T14:47:00Z" w16du:dateUtc="2025-09-09T12:47:00Z">
                <w:rPr>
                  <w:rFonts w:ascii="Calibri" w:eastAsia="Calibri" w:hAnsi="Calibri" w:cs="Arial"/>
                </w:rPr>
              </w:rPrChange>
            </w:rPr>
            <w:delText>.</w:delText>
          </w:r>
        </w:del>
        <w:del w:id="30187" w:author="Visone Rossana (GSE)" w:date="2025-10-01T15:44:00Z" w16du:dateUtc="2025-10-01T13:44:00Z">
          <w:r w:rsidRPr="00357179" w:rsidDel="003E50DC">
            <w:rPr>
              <w:rFonts w:ascii="Calibri" w:eastAsia="Calibri" w:hAnsi="Calibri" w:cs="Arial"/>
              <w:sz w:val="22"/>
              <w:szCs w:val="22"/>
              <w:rPrChange w:id="30188" w:author="Visone Rossana (GSE)" w:date="2025-09-09T14:47:00Z" w16du:dateUtc="2025-09-09T12:47:00Z">
                <w:rPr>
                  <w:rFonts w:ascii="Calibri" w:eastAsia="Calibri" w:hAnsi="Calibri" w:cs="Arial"/>
                </w:rPr>
              </w:rPrChange>
            </w:rPr>
            <w:delText xml:space="preserve"> </w:delText>
          </w:r>
          <w:r w:rsidRPr="003E50DC" w:rsidDel="003E50DC">
            <w:rPr>
              <w:rFonts w:ascii="Calibri" w:eastAsia="Calibri" w:hAnsi="Calibri" w:cs="Arial"/>
              <w:strike/>
              <w:sz w:val="22"/>
              <w:szCs w:val="22"/>
              <w:rPrChange w:id="30189" w:author="Visone Rossana (GSE)" w:date="2025-10-01T15:44:00Z" w16du:dateUtc="2025-10-01T13:44:00Z">
                <w:rPr>
                  <w:rFonts w:ascii="Calibri" w:eastAsia="Calibri" w:hAnsi="Calibri" w:cs="Arial"/>
                </w:rPr>
              </w:rPrChange>
            </w:rPr>
            <w:delText>Sono, inoltre, comprese tutte le opere e i sistemi di captazione per impianti che utilizzino lo scambio termico con il sottosuolo</w:delText>
          </w:r>
        </w:del>
        <w:del w:id="30190" w:author="Visone Rossana (GSE)" w:date="2025-10-01T15:45:00Z" w16du:dateUtc="2025-10-01T13:45:00Z">
          <w:r w:rsidRPr="00357179" w:rsidDel="00AA5685">
            <w:rPr>
              <w:rFonts w:ascii="Calibri" w:eastAsia="Calibri" w:hAnsi="Calibri" w:cs="Arial"/>
              <w:sz w:val="22"/>
              <w:szCs w:val="22"/>
              <w:rPrChange w:id="30191" w:author="Visone Rossana (GSE)" w:date="2025-09-09T14:47:00Z" w16du:dateUtc="2025-09-09T12:47:00Z">
                <w:rPr>
                  <w:rFonts w:ascii="Calibri" w:eastAsia="Calibri" w:hAnsi="Calibri" w:cs="Arial"/>
                </w:rPr>
              </w:rPrChange>
            </w:rPr>
            <w:delText>.</w:delText>
          </w:r>
        </w:del>
      </w:ins>
      <w:ins w:id="30192" w:author="Visone Rossana (GSE)" w:date="2025-10-01T15:44:00Z" w16du:dateUtc="2025-10-01T13:44:00Z">
        <w:del w:id="30193" w:author="Visone Rossana (GSE)" w:date="2025-10-21T18:52:00Z" w16du:dateUtc="2025-10-21T16:52:00Z">
          <w:r w:rsidR="003E50DC" w:rsidRPr="003E50DC" w:rsidDel="00934367">
            <w:rPr>
              <w:rFonts w:ascii="Calibri" w:eastAsia="Calibri" w:hAnsi="Calibri" w:cs="Arial"/>
              <w:strike/>
              <w:sz w:val="22"/>
              <w:szCs w:val="22"/>
            </w:rPr>
            <w:delText xml:space="preserve"> </w:delText>
          </w:r>
          <w:r w:rsidR="003E50DC" w:rsidRPr="00A4204B" w:rsidDel="00934367">
            <w:rPr>
              <w:rFonts w:ascii="Calibri" w:eastAsia="Calibri" w:hAnsi="Calibri" w:cs="Arial"/>
              <w:strike/>
              <w:sz w:val="22"/>
              <w:szCs w:val="22"/>
            </w:rPr>
            <w:delText>Sono, inoltre, comprese tutte le opere e i sistemi di captazione per impianti che utilizzino lo scambio termico con il sottosuolo</w:delText>
          </w:r>
        </w:del>
      </w:ins>
      <w:ins w:id="30194" w:author="Visone Rossana (GSE)" w:date="2025-09-02T11:23:00Z" w16du:dateUtc="2025-09-02T09:23:00Z">
        <w:del w:id="30195" w:author="Visone Rossana (GSE)" w:date="2025-10-21T18:52:00Z" w16du:dateUtc="2025-10-21T16:52:00Z">
          <w:r w:rsidRPr="00357179" w:rsidDel="00934367">
            <w:rPr>
              <w:rFonts w:ascii="Calibri" w:eastAsia="Calibri" w:hAnsi="Calibri" w:cs="Arial"/>
              <w:sz w:val="22"/>
              <w:szCs w:val="22"/>
              <w:rPrChange w:id="30196" w:author="Visone Rossana (GSE)" w:date="2025-09-09T14:47:00Z" w16du:dateUtc="2025-09-09T12:47:00Z">
                <w:rPr>
                  <w:rFonts w:ascii="Calibri" w:eastAsia="Calibri" w:hAnsi="Calibri" w:cs="Arial"/>
                </w:rPr>
              </w:rPrChange>
            </w:rPr>
            <w:delText xml:space="preserve"> </w:delText>
          </w:r>
          <w:r w:rsidRPr="003E50DC" w:rsidDel="00934367">
            <w:rPr>
              <w:rFonts w:ascii="Calibri" w:eastAsia="Calibri" w:hAnsi="Calibri" w:cs="Arial"/>
              <w:strike/>
              <w:sz w:val="22"/>
              <w:szCs w:val="22"/>
              <w:rPrChange w:id="30197" w:author="Visone Rossana (GSE)" w:date="2025-10-01T15:44:00Z" w16du:dateUtc="2025-10-01T13:44:00Z">
                <w:rPr>
                  <w:rFonts w:ascii="Calibri" w:eastAsia="Calibri" w:hAnsi="Calibri" w:cs="Arial"/>
                </w:rPr>
              </w:rPrChange>
            </w:rPr>
            <w:delText>Per gli interventi di generazione simultanea, in un unico processo, di energia termica ed elettrica sono incluse anche le spese per gli interventi connessi all’allacciamento alla rete elettrica nazionale.</w:delText>
          </w:r>
          <w:r w:rsidRPr="00357179" w:rsidDel="00934367">
            <w:rPr>
              <w:rFonts w:ascii="Calibri" w:eastAsia="Calibri" w:hAnsi="Calibri" w:cs="Arial"/>
              <w:sz w:val="22"/>
              <w:szCs w:val="22"/>
              <w:rPrChange w:id="30198" w:author="Visone Rossana (GSE)" w:date="2025-09-09T14:47:00Z" w16du:dateUtc="2025-09-09T12:47:00Z">
                <w:rPr>
                  <w:rFonts w:ascii="Calibri" w:eastAsia="Calibri" w:hAnsi="Calibri" w:cs="Arial"/>
                </w:rPr>
              </w:rPrChange>
            </w:rPr>
            <w:delText xml:space="preserve"> </w:delText>
          </w:r>
          <w:r w:rsidRPr="003E50DC" w:rsidDel="00934367">
            <w:rPr>
              <w:rFonts w:ascii="Calibri" w:eastAsia="Calibri" w:hAnsi="Calibri" w:cs="Arial"/>
              <w:strike/>
              <w:sz w:val="22"/>
              <w:szCs w:val="22"/>
              <w:rPrChange w:id="30199" w:author="Visone Rossana (GSE)" w:date="2025-10-01T15:45:00Z" w16du:dateUtc="2025-10-01T13:45:00Z">
                <w:rPr>
                  <w:rFonts w:ascii="Calibri" w:eastAsia="Calibri" w:hAnsi="Calibri" w:cs="Arial"/>
                </w:rPr>
              </w:rPrChange>
            </w:rPr>
            <w:delText>Per lo specifico intervento di cui all’articolo 8, comma 1, lettera f)</w:delText>
          </w:r>
          <w:r w:rsidRPr="00357179" w:rsidDel="00934367">
            <w:rPr>
              <w:rFonts w:ascii="Calibri" w:eastAsia="Calibri" w:hAnsi="Calibri" w:cs="Arial"/>
              <w:sz w:val="22"/>
              <w:szCs w:val="22"/>
              <w:rPrChange w:id="30200" w:author="Visone Rossana (GSE)" w:date="2025-09-09T14:47:00Z" w16du:dateUtc="2025-09-09T12:47:00Z">
                <w:rPr>
                  <w:rFonts w:ascii="Calibri" w:eastAsia="Calibri" w:hAnsi="Calibri" w:cs="Arial"/>
                </w:rPr>
              </w:rPrChange>
            </w:rPr>
            <w:delText xml:space="preserve"> </w:delText>
          </w:r>
        </w:del>
      </w:ins>
      <w:ins w:id="30201" w:author="Visone Rossana (GSE)" w:date="2025-10-01T15:45:00Z" w16du:dateUtc="2025-10-01T13:45:00Z">
        <w:del w:id="30202" w:author="Visone Rossana (GSE)" w:date="2025-10-21T18:52:00Z" w16du:dateUtc="2025-10-21T16:52:00Z">
          <w:r w:rsidR="003E50DC" w:rsidDel="00934367">
            <w:rPr>
              <w:rFonts w:ascii="Calibri" w:eastAsia="Calibri" w:hAnsi="Calibri" w:cs="Arial"/>
              <w:sz w:val="22"/>
              <w:szCs w:val="22"/>
            </w:rPr>
            <w:delText>S</w:delText>
          </w:r>
        </w:del>
      </w:ins>
      <w:ins w:id="30203" w:author="Visone Rossana (GSE)" w:date="2025-09-02T11:23:00Z" w16du:dateUtc="2025-09-02T09:23:00Z">
        <w:del w:id="30204" w:author="Visone Rossana (GSE)" w:date="2025-10-21T18:52:00Z" w16du:dateUtc="2025-10-21T16:52:00Z">
          <w:r w:rsidRPr="00357179" w:rsidDel="00934367">
            <w:rPr>
              <w:rFonts w:ascii="Calibri" w:eastAsia="Calibri" w:hAnsi="Calibri" w:cs="Arial"/>
              <w:sz w:val="22"/>
              <w:szCs w:val="22"/>
              <w:rPrChange w:id="30205" w:author="Visone Rossana (GSE)" w:date="2025-09-09T14:47:00Z" w16du:dateUtc="2025-09-09T12:47:00Z">
                <w:rPr>
                  <w:rFonts w:ascii="Calibri" w:eastAsia="Calibri" w:hAnsi="Calibri" w:cs="Arial"/>
                </w:rPr>
              </w:rPrChange>
            </w:rPr>
            <w:delText>sono</w:delText>
          </w:r>
        </w:del>
      </w:ins>
      <w:ins w:id="30206" w:author="Visone Rossana (GSE)" w:date="2025-10-01T15:42:00Z" w16du:dateUtc="2025-10-01T13:42:00Z">
        <w:del w:id="30207" w:author="Visone Rossana (GSE)" w:date="2025-10-21T18:52:00Z" w16du:dateUtc="2025-10-21T16:52:00Z">
          <w:r w:rsidR="00376B5C" w:rsidDel="00934367">
            <w:rPr>
              <w:rFonts w:ascii="Calibri" w:eastAsia="Calibri" w:hAnsi="Calibri" w:cs="Arial"/>
              <w:sz w:val="22"/>
              <w:szCs w:val="22"/>
            </w:rPr>
            <w:delText>,</w:delText>
          </w:r>
        </w:del>
      </w:ins>
      <w:ins w:id="30208" w:author="Visone Rossana (GSE)" w:date="2025-09-02T11:23:00Z" w16du:dateUtc="2025-09-02T09:23:00Z">
        <w:del w:id="30209" w:author="Visone Rossana (GSE)" w:date="2025-10-21T18:52:00Z" w16du:dateUtc="2025-10-21T16:52:00Z">
          <w:r w:rsidRPr="00357179" w:rsidDel="00934367">
            <w:rPr>
              <w:rFonts w:ascii="Calibri" w:eastAsia="Calibri" w:hAnsi="Calibri" w:cs="Arial"/>
              <w:sz w:val="22"/>
              <w:szCs w:val="22"/>
              <w:rPrChange w:id="30210" w:author="Visone Rossana (GSE)" w:date="2025-09-09T14:47:00Z" w16du:dateUtc="2025-09-09T12:47:00Z">
                <w:rPr>
                  <w:rFonts w:ascii="Calibri" w:eastAsia="Calibri" w:hAnsi="Calibri" w:cs="Arial"/>
                </w:rPr>
              </w:rPrChange>
            </w:rPr>
            <w:delText xml:space="preserve"> inoltre</w:delText>
          </w:r>
        </w:del>
      </w:ins>
      <w:ins w:id="30211" w:author="Visone Rossana (GSE)" w:date="2025-10-01T15:42:00Z" w16du:dateUtc="2025-10-01T13:42:00Z">
        <w:del w:id="30212" w:author="Visone Rossana (GSE)" w:date="2025-10-21T18:52:00Z" w16du:dateUtc="2025-10-21T16:52:00Z">
          <w:r w:rsidR="00376B5C" w:rsidDel="00934367">
            <w:rPr>
              <w:rFonts w:ascii="Calibri" w:eastAsia="Calibri" w:hAnsi="Calibri" w:cs="Arial"/>
              <w:sz w:val="22"/>
              <w:szCs w:val="22"/>
            </w:rPr>
            <w:delText xml:space="preserve">, </w:delText>
          </w:r>
        </w:del>
      </w:ins>
      <w:ins w:id="30213" w:author="Visone Rossana (GSE)" w:date="2025-09-02T11:23:00Z" w16du:dateUtc="2025-09-02T09:23:00Z">
        <w:del w:id="30214" w:author="Visone Rossana (GSE)" w:date="2025-10-21T18:52:00Z" w16du:dateUtc="2025-10-21T16:52:00Z">
          <w:r w:rsidRPr="00357179" w:rsidDel="00934367">
            <w:rPr>
              <w:rFonts w:ascii="Calibri" w:eastAsia="Calibri" w:hAnsi="Calibri" w:cs="Arial"/>
              <w:sz w:val="22"/>
              <w:szCs w:val="22"/>
              <w:rPrChange w:id="30215" w:author="Visone Rossana (GSE)" w:date="2025-09-09T14:47:00Z" w16du:dateUtc="2025-09-09T12:47:00Z">
                <w:rPr>
                  <w:rFonts w:ascii="Calibri" w:eastAsia="Calibri" w:hAnsi="Calibri" w:cs="Arial"/>
                </w:rPr>
              </w:rPrChange>
            </w:rPr>
            <w:delText xml:space="preserve"> ammesse </w:delText>
          </w:r>
        </w:del>
      </w:ins>
    </w:p>
    <w:p w14:paraId="6067C34C" w14:textId="224D64B6" w:rsidR="00572F4B" w:rsidRDefault="00572F4B">
      <w:pPr>
        <w:numPr>
          <w:ilvl w:val="0"/>
          <w:numId w:val="537"/>
        </w:numPr>
        <w:spacing w:line="276" w:lineRule="auto"/>
        <w:contextualSpacing/>
        <w:jc w:val="both"/>
        <w:rPr>
          <w:ins w:id="30216" w:author="Visone Rossana (GSE)" w:date="2025-10-21T18:52:00Z" w16du:dateUtc="2025-10-21T16:52:00Z"/>
          <w:rFonts w:ascii="Calibri" w:eastAsia="Calibri" w:hAnsi="Calibri" w:cs="Arial"/>
          <w:sz w:val="22"/>
          <w:szCs w:val="22"/>
        </w:rPr>
        <w:pPrChange w:id="30217" w:author="Visone Rossana (GSE)" w:date="2025-10-21T18:53:00Z" w16du:dateUtc="2025-10-21T16:53:00Z">
          <w:pPr>
            <w:numPr>
              <w:numId w:val="55"/>
            </w:numPr>
            <w:spacing w:line="276" w:lineRule="auto"/>
            <w:ind w:left="720" w:hanging="360"/>
            <w:contextualSpacing/>
            <w:jc w:val="both"/>
          </w:pPr>
        </w:pPrChange>
      </w:pPr>
      <w:ins w:id="30218" w:author="Visone Rossana (GSE)" w:date="2025-09-02T11:23:00Z" w16du:dateUtc="2025-09-02T09:23:00Z">
        <w:r w:rsidRPr="00357179">
          <w:rPr>
            <w:rFonts w:ascii="Calibri" w:eastAsia="Calibri" w:hAnsi="Calibri" w:cs="Arial"/>
            <w:sz w:val="22"/>
            <w:szCs w:val="22"/>
            <w:rPrChange w:id="30219" w:author="Visone Rossana (GSE)" w:date="2025-09-09T14:47:00Z" w16du:dateUtc="2025-09-09T12:47:00Z">
              <w:rPr>
                <w:rFonts w:ascii="Calibri" w:eastAsia="Calibri" w:hAnsi="Calibri" w:cs="Arial"/>
              </w:rPr>
            </w:rPrChange>
          </w:rPr>
          <w:t>le spese relative all’installazione della sottostazione di utenza</w:t>
        </w:r>
      </w:ins>
      <w:ins w:id="30220" w:author="Visone Rossana (GSE)" w:date="2025-10-22T12:10:00Z" w16du:dateUtc="2025-10-22T10:10:00Z">
        <w:r w:rsidR="005C481A">
          <w:rPr>
            <w:rFonts w:ascii="Calibri" w:eastAsia="Calibri" w:hAnsi="Calibri" w:cs="Arial"/>
            <w:sz w:val="22"/>
            <w:szCs w:val="22"/>
          </w:rPr>
          <w:t>, al collegamento alla rete di telecontrollo,</w:t>
        </w:r>
      </w:ins>
      <w:ins w:id="30221" w:author="Visone Rossana (GSE)" w:date="2025-09-02T11:23:00Z" w16du:dateUtc="2025-09-02T09:23:00Z">
        <w:r w:rsidRPr="00357179">
          <w:rPr>
            <w:rFonts w:ascii="Calibri" w:eastAsia="Calibri" w:hAnsi="Calibri" w:cs="Arial"/>
            <w:sz w:val="22"/>
            <w:szCs w:val="22"/>
            <w:rPrChange w:id="30222" w:author="Visone Rossana (GSE)" w:date="2025-09-09T14:47:00Z" w16du:dateUtc="2025-09-09T12:47:00Z">
              <w:rPr>
                <w:rFonts w:ascii="Calibri" w:eastAsia="Calibri" w:hAnsi="Calibri" w:cs="Arial"/>
              </w:rPr>
            </w:rPrChange>
          </w:rPr>
          <w:t xml:space="preserve"> e le spese sostenute per le opere di allacciamento alla rete di teleriscaldamento esistente quali: scavi, reinterri, ripristini, fornitura e posa tubazioni</w:t>
        </w:r>
      </w:ins>
      <w:ins w:id="30223" w:author="Visone Rossana (GSE)" w:date="2025-10-22T12:10:00Z" w16du:dateUtc="2025-10-22T10:10:00Z">
        <w:r w:rsidR="00476886">
          <w:rPr>
            <w:rFonts w:ascii="Calibri" w:eastAsia="Calibri" w:hAnsi="Calibri" w:cs="Arial"/>
            <w:sz w:val="22"/>
            <w:szCs w:val="22"/>
          </w:rPr>
          <w:t xml:space="preserve"> e le relative opere accessorie</w:t>
        </w:r>
      </w:ins>
      <w:ins w:id="30224" w:author="Visone Rossana (GSE)" w:date="2025-10-21T18:52:00Z" w16du:dateUtc="2025-10-21T16:52:00Z">
        <w:r w:rsidR="00934367">
          <w:rPr>
            <w:rFonts w:ascii="Calibri" w:eastAsia="Calibri" w:hAnsi="Calibri" w:cs="Arial"/>
            <w:sz w:val="22"/>
            <w:szCs w:val="22"/>
          </w:rPr>
          <w:t>;</w:t>
        </w:r>
      </w:ins>
      <w:ins w:id="30225" w:author="Visone Rossana (GSE)" w:date="2025-09-02T11:23:00Z" w16du:dateUtc="2025-09-02T09:23:00Z">
        <w:del w:id="30226" w:author="Visone Rossana (GSE)" w:date="2025-10-21T18:50:00Z" w16du:dateUtc="2025-10-21T16:50:00Z">
          <w:r w:rsidRPr="00357179" w:rsidDel="00934367">
            <w:rPr>
              <w:rFonts w:ascii="Calibri" w:eastAsia="Calibri" w:hAnsi="Calibri" w:cs="Arial"/>
              <w:sz w:val="22"/>
              <w:szCs w:val="22"/>
              <w:rPrChange w:id="30227" w:author="Visone Rossana (GSE)" w:date="2025-09-09T14:47:00Z" w16du:dateUtc="2025-09-09T12:47:00Z">
                <w:rPr>
                  <w:rFonts w:ascii="Calibri" w:eastAsia="Calibri" w:hAnsi="Calibri" w:cs="Arial"/>
                </w:rPr>
              </w:rPrChange>
            </w:rPr>
            <w:delText>;</w:delText>
          </w:r>
        </w:del>
      </w:ins>
    </w:p>
    <w:p w14:paraId="247828E8" w14:textId="7650548D" w:rsidR="00934367" w:rsidRPr="00357179" w:rsidRDefault="00AD4FDB">
      <w:pPr>
        <w:numPr>
          <w:ilvl w:val="0"/>
          <w:numId w:val="537"/>
        </w:numPr>
        <w:spacing w:line="276" w:lineRule="auto"/>
        <w:contextualSpacing/>
        <w:jc w:val="both"/>
        <w:rPr>
          <w:ins w:id="30228" w:author="Visone Rossana (GSE)" w:date="2025-09-02T11:23:00Z" w16du:dateUtc="2025-09-02T09:23:00Z"/>
          <w:rFonts w:ascii="Calibri" w:eastAsia="Calibri" w:hAnsi="Calibri" w:cs="Arial"/>
          <w:sz w:val="22"/>
          <w:szCs w:val="22"/>
          <w:rPrChange w:id="30229" w:author="Visone Rossana (GSE)" w:date="2025-09-09T14:47:00Z" w16du:dateUtc="2025-09-09T12:47:00Z">
            <w:rPr>
              <w:ins w:id="30230" w:author="Visone Rossana (GSE)" w:date="2025-09-02T11:23:00Z" w16du:dateUtc="2025-09-02T09:23:00Z"/>
              <w:rFonts w:ascii="Calibri" w:eastAsia="Calibri" w:hAnsi="Calibri" w:cs="Arial"/>
            </w:rPr>
          </w:rPrChange>
        </w:rPr>
        <w:pPrChange w:id="30231" w:author="Visone Rossana (GSE)" w:date="2025-10-21T18:53:00Z" w16du:dateUtc="2025-10-21T16:53:00Z">
          <w:pPr>
            <w:numPr>
              <w:numId w:val="55"/>
            </w:numPr>
            <w:spacing w:line="259" w:lineRule="auto"/>
            <w:ind w:left="720" w:hanging="360"/>
            <w:contextualSpacing/>
            <w:jc w:val="both"/>
          </w:pPr>
        </w:pPrChange>
      </w:pPr>
      <w:ins w:id="30232" w:author="Visone Rossana (GSE)" w:date="2025-10-21T18:53:00Z" w16du:dateUtc="2025-10-21T16:53:00Z">
        <w:r w:rsidRPr="00263024">
          <w:rPr>
            <w:rFonts w:cs="Calibri"/>
            <w:sz w:val="22"/>
            <w:szCs w:val="22"/>
          </w:rPr>
          <w:t>prestazioni professionali connesse alla realizzazione dell’intervento</w:t>
        </w:r>
        <w:r w:rsidR="00173647">
          <w:rPr>
            <w:rFonts w:cs="Calibri"/>
            <w:sz w:val="22"/>
            <w:szCs w:val="22"/>
          </w:rPr>
          <w:t>.</w:t>
        </w:r>
      </w:ins>
    </w:p>
    <w:p w14:paraId="5548C1B0" w14:textId="77777777" w:rsidR="005542D3" w:rsidRDefault="005542D3" w:rsidP="005542D3">
      <w:pPr>
        <w:spacing w:after="120" w:line="276" w:lineRule="auto"/>
        <w:jc w:val="both"/>
        <w:rPr>
          <w:ins w:id="30233" w:author="Visone Rossana (GSE)" w:date="2025-10-22T12:13:00Z" w16du:dateUtc="2025-10-22T10:13:00Z"/>
          <w:rFonts w:cs="Calibri"/>
          <w:sz w:val="22"/>
          <w:szCs w:val="22"/>
        </w:rPr>
      </w:pPr>
    </w:p>
    <w:p w14:paraId="6E81BA09" w14:textId="62EDBBC1" w:rsidR="005542D3" w:rsidRPr="00572F8E" w:rsidRDefault="005542D3" w:rsidP="005542D3">
      <w:pPr>
        <w:spacing w:after="120" w:line="276" w:lineRule="auto"/>
        <w:jc w:val="both"/>
        <w:rPr>
          <w:ins w:id="30234" w:author="Visone Rossana (GSE)" w:date="2025-10-22T12:13:00Z" w16du:dateUtc="2025-10-22T10:13:00Z"/>
          <w:rFonts w:cs="Calibri"/>
          <w:sz w:val="22"/>
          <w:szCs w:val="22"/>
        </w:rPr>
      </w:pPr>
      <w:ins w:id="30235" w:author="Visone Rossana (GSE)" w:date="2025-10-22T12:13:00Z" w16du:dateUtc="2025-10-22T10:13:00Z">
        <w:r w:rsidRPr="00572F8E">
          <w:rPr>
            <w:rFonts w:cs="Calibri"/>
            <w:sz w:val="22"/>
            <w:szCs w:val="22"/>
          </w:rPr>
          <w:t>Le spese ammissibili sono comprensive di IVA dove essa costituisce un costo. Il trasporto rientra tra le spese ammissibili perché facente parte della fornitura.</w:t>
        </w:r>
      </w:ins>
    </w:p>
    <w:p w14:paraId="60606EA6" w14:textId="633B7053" w:rsidR="005542D3" w:rsidRPr="00D33483" w:rsidDel="005542D3" w:rsidRDefault="005542D3">
      <w:pPr>
        <w:numPr>
          <w:ilvl w:val="0"/>
          <w:numId w:val="292"/>
        </w:numPr>
        <w:spacing w:after="160" w:line="276" w:lineRule="auto"/>
        <w:ind w:left="1134" w:hanging="708"/>
        <w:jc w:val="both"/>
        <w:rPr>
          <w:ins w:id="30236" w:author="Visone Rossana (GSE)" w:date="2025-09-02T11:23:00Z" w16du:dateUtc="2025-09-02T09:23:00Z"/>
          <w:del w:id="30237" w:author="Visone Rossana (GSE)" w:date="2025-10-22T12:13:00Z" w16du:dateUtc="2025-10-22T10:13:00Z"/>
          <w:rFonts w:ascii="Calibri" w:eastAsiaTheme="majorEastAsia" w:hAnsi="Calibri" w:cstheme="majorBidi"/>
          <w:b/>
          <w:szCs w:val="26"/>
          <w:rPrChange w:id="30238" w:author="Visone Rossana (GSE)" w:date="2025-09-09T14:47:00Z" w16du:dateUtc="2025-09-09T12:47:00Z">
            <w:rPr>
              <w:ins w:id="30239" w:author="Visone Rossana (GSE)" w:date="2025-09-02T11:23:00Z" w16du:dateUtc="2025-09-02T09:23:00Z"/>
              <w:del w:id="30240" w:author="Visone Rossana (GSE)" w:date="2025-10-22T12:13:00Z" w16du:dateUtc="2025-10-22T10:13:00Z"/>
              <w:rFonts w:ascii="Calibri" w:eastAsia="Calibri" w:hAnsi="Calibri" w:cs="Arial"/>
              <w:b/>
              <w:bCs/>
              <w:u w:val="single"/>
            </w:rPr>
          </w:rPrChange>
        </w:rPr>
        <w:pPrChange w:id="30241" w:author="Visone Rossana (GSE)" w:date="2025-10-23T10:16:00Z" w16du:dateUtc="2025-10-23T08:16:00Z">
          <w:pPr>
            <w:spacing w:after="160"/>
            <w:jc w:val="both"/>
          </w:pPr>
        </w:pPrChange>
      </w:pPr>
      <w:bookmarkStart w:id="30242" w:name="_Toc212462734"/>
      <w:bookmarkEnd w:id="30242"/>
    </w:p>
    <w:p w14:paraId="590C36BB" w14:textId="77777777" w:rsidR="00934367" w:rsidRPr="00923DC6" w:rsidRDefault="00934367">
      <w:pPr>
        <w:pStyle w:val="TITOLO20"/>
        <w:numPr>
          <w:ilvl w:val="2"/>
          <w:numId w:val="292"/>
        </w:numPr>
        <w:ind w:left="1134" w:hanging="708"/>
        <w:rPr>
          <w:ins w:id="30243" w:author="Visone Rossana (GSE)" w:date="2025-10-21T18:50:00Z" w16du:dateUtc="2025-10-21T16:50:00Z"/>
        </w:rPr>
        <w:pPrChange w:id="30244" w:author="Visone Rossana (GSE)" w:date="2025-10-23T10:16:00Z" w16du:dateUtc="2025-10-23T08:16:00Z">
          <w:pPr>
            <w:pStyle w:val="TITOLO20"/>
            <w:numPr>
              <w:ilvl w:val="2"/>
              <w:numId w:val="536"/>
            </w:numPr>
            <w:ind w:left="1715" w:hanging="504"/>
          </w:pPr>
        </w:pPrChange>
      </w:pPr>
      <w:bookmarkStart w:id="30245" w:name="_Toc212462735"/>
      <w:ins w:id="30246" w:author="Visone Rossana (GSE)" w:date="2025-10-21T18:50:00Z" w16du:dateUtc="2025-10-21T16:50:00Z">
        <w:r w:rsidRPr="00923DC6">
          <w:t>Calcolo dell’incentivo (Allegato II del Decreto)</w:t>
        </w:r>
        <w:bookmarkEnd w:id="30245"/>
      </w:ins>
    </w:p>
    <w:p w14:paraId="5C040BF6" w14:textId="74220D84" w:rsidR="00572F4B" w:rsidRPr="00357179" w:rsidDel="00934367" w:rsidRDefault="00572F4B">
      <w:pPr>
        <w:spacing w:after="160" w:line="276" w:lineRule="auto"/>
        <w:jc w:val="both"/>
        <w:rPr>
          <w:ins w:id="30247" w:author="Visone Rossana (GSE)" w:date="2025-09-02T11:23:00Z" w16du:dateUtc="2025-09-02T09:23:00Z"/>
          <w:del w:id="30248" w:author="Visone Rossana (GSE)" w:date="2025-10-21T18:50:00Z" w16du:dateUtc="2025-10-21T16:50:00Z"/>
          <w:rFonts w:ascii="Calibri" w:eastAsia="Calibri" w:hAnsi="Calibri" w:cs="Arial"/>
          <w:b/>
          <w:bCs/>
          <w:sz w:val="22"/>
          <w:szCs w:val="22"/>
          <w:u w:val="single"/>
          <w:rPrChange w:id="30249" w:author="Visone Rossana (GSE)" w:date="2025-09-09T14:47:00Z" w16du:dateUtc="2025-09-09T12:47:00Z">
            <w:rPr>
              <w:ins w:id="30250" w:author="Visone Rossana (GSE)" w:date="2025-09-02T11:23:00Z" w16du:dateUtc="2025-09-02T09:23:00Z"/>
              <w:del w:id="30251" w:author="Visone Rossana (GSE)" w:date="2025-10-21T18:50:00Z" w16du:dateUtc="2025-10-21T16:50:00Z"/>
              <w:rFonts w:ascii="Calibri" w:eastAsia="Calibri" w:hAnsi="Calibri" w:cs="Arial"/>
              <w:b/>
              <w:bCs/>
              <w:u w:val="single"/>
            </w:rPr>
          </w:rPrChange>
        </w:rPr>
        <w:pPrChange w:id="30252" w:author="Visone Rossana (GSE)" w:date="2025-09-09T14:47:00Z" w16du:dateUtc="2025-09-09T12:47:00Z">
          <w:pPr>
            <w:spacing w:after="160"/>
            <w:jc w:val="both"/>
          </w:pPr>
        </w:pPrChange>
      </w:pPr>
      <w:ins w:id="30253" w:author="Visone Rossana (GSE)" w:date="2025-09-02T11:23:00Z" w16du:dateUtc="2025-09-02T09:23:00Z">
        <w:del w:id="30254" w:author="Visone Rossana (GSE)" w:date="2025-10-21T18:50:00Z" w16du:dateUtc="2025-10-21T16:50:00Z">
          <w:r w:rsidRPr="00357179" w:rsidDel="00934367">
            <w:rPr>
              <w:rFonts w:ascii="Calibri" w:eastAsia="Calibri" w:hAnsi="Calibri" w:cs="Arial"/>
              <w:b/>
              <w:bCs/>
              <w:sz w:val="22"/>
              <w:szCs w:val="22"/>
              <w:u w:val="single"/>
              <w:rPrChange w:id="30255" w:author="Visone Rossana (GSE)" w:date="2025-09-09T14:47:00Z" w16du:dateUtc="2025-09-09T12:47:00Z">
                <w:rPr>
                  <w:rFonts w:ascii="Calibri" w:eastAsia="Calibri" w:hAnsi="Calibri" w:cs="Arial"/>
                  <w:b/>
                  <w:bCs/>
                  <w:u w:val="single"/>
                </w:rPr>
              </w:rPrChange>
            </w:rPr>
            <w:delText>Calcolo dell’incentivo</w:delText>
          </w:r>
        </w:del>
      </w:ins>
    </w:p>
    <w:p w14:paraId="224BB22A" w14:textId="77777777" w:rsidR="00572F4B" w:rsidRPr="00357179" w:rsidRDefault="00572F4B">
      <w:pPr>
        <w:spacing w:after="160" w:line="276" w:lineRule="auto"/>
        <w:jc w:val="both"/>
        <w:rPr>
          <w:ins w:id="30256" w:author="Visone Rossana (GSE)" w:date="2025-09-02T11:23:00Z" w16du:dateUtc="2025-09-02T09:23:00Z"/>
          <w:rFonts w:ascii="Calibri" w:eastAsia="Calibri" w:hAnsi="Calibri" w:cs="Arial"/>
          <w:b/>
          <w:bCs/>
          <w:sz w:val="22"/>
          <w:szCs w:val="22"/>
          <w:rPrChange w:id="30257" w:author="Visone Rossana (GSE)" w:date="2025-09-09T14:47:00Z" w16du:dateUtc="2025-09-09T12:47:00Z">
            <w:rPr>
              <w:ins w:id="30258" w:author="Visone Rossana (GSE)" w:date="2025-09-02T11:23:00Z" w16du:dateUtc="2025-09-02T09:23:00Z"/>
              <w:rFonts w:ascii="Calibri" w:eastAsia="Calibri" w:hAnsi="Calibri" w:cs="Arial"/>
              <w:b/>
              <w:bCs/>
            </w:rPr>
          </w:rPrChange>
        </w:rPr>
        <w:pPrChange w:id="30259" w:author="Visone Rossana (GSE)" w:date="2025-09-09T14:47:00Z" w16du:dateUtc="2025-09-09T12:47:00Z">
          <w:pPr>
            <w:spacing w:after="160"/>
            <w:jc w:val="both"/>
          </w:pPr>
        </w:pPrChange>
      </w:pPr>
      <w:ins w:id="30260" w:author="Visone Rossana (GSE)" w:date="2025-09-02T11:23:00Z" w16du:dateUtc="2025-09-02T09:23:00Z">
        <w:r w:rsidRPr="00357179">
          <w:rPr>
            <w:rFonts w:ascii="Calibri" w:eastAsia="Calibri" w:hAnsi="Calibri" w:cs="Arial"/>
            <w:bCs/>
            <w:sz w:val="22"/>
            <w:szCs w:val="22"/>
            <w:rPrChange w:id="30261" w:author="Visone Rossana (GSE)" w:date="2025-09-09T14:47:00Z" w16du:dateUtc="2025-09-09T12:47:00Z">
              <w:rPr>
                <w:rFonts w:ascii="Calibri" w:eastAsia="Calibri" w:hAnsi="Calibri" w:cs="Arial"/>
                <w:bCs/>
              </w:rPr>
            </w:rPrChange>
          </w:rPr>
          <w:t>Per tale intervento</w:t>
        </w:r>
        <w:r w:rsidRPr="00357179">
          <w:rPr>
            <w:rFonts w:ascii="Calibri" w:eastAsia="Calibri" w:hAnsi="Calibri" w:cs="Arial"/>
            <w:sz w:val="22"/>
            <w:szCs w:val="22"/>
            <w:rPrChange w:id="30262" w:author="Visone Rossana (GSE)" w:date="2025-09-09T14:47:00Z" w16du:dateUtc="2025-09-09T12:47:00Z">
              <w:rPr>
                <w:rFonts w:ascii="Calibri" w:eastAsia="Calibri" w:hAnsi="Calibri" w:cs="Arial"/>
              </w:rPr>
            </w:rPrChange>
          </w:rPr>
          <w:t xml:space="preserve"> l’incentivo è calcolato secondo la seguente formula:</w:t>
        </w:r>
      </w:ins>
    </w:p>
    <w:p w14:paraId="4CFEA7E9" w14:textId="77777777" w:rsidR="00572F4B" w:rsidRPr="004E59E6" w:rsidRDefault="00572F4B">
      <w:pPr>
        <w:widowControl w:val="0"/>
        <w:spacing w:line="276" w:lineRule="auto"/>
        <w:ind w:left="561"/>
        <w:rPr>
          <w:ins w:id="30263" w:author="Visone Rossana (GSE)" w:date="2025-09-02T11:23:00Z" w16du:dateUtc="2025-09-02T09:23:00Z"/>
          <w:rFonts w:ascii="Calibri" w:eastAsia="Times New Roman" w:hAnsi="Calibri" w:cs="Times"/>
          <w:bCs/>
          <w:sz w:val="22"/>
          <w:szCs w:val="22"/>
          <w:rPrChange w:id="30264" w:author="Di Lorenzo Michele (GSE)" w:date="2025-10-29T12:04:00Z" w16du:dateUtc="2025-10-29T11:04:00Z">
            <w:rPr>
              <w:ins w:id="30265" w:author="Visone Rossana (GSE)" w:date="2025-09-02T11:23:00Z" w16du:dateUtc="2025-09-02T09:23:00Z"/>
              <w:rFonts w:ascii="Calibri" w:eastAsia="Times New Roman" w:hAnsi="Calibri" w:cs="Times"/>
              <w:bCs/>
              <w:lang w:val="en-US"/>
            </w:rPr>
          </w:rPrChange>
        </w:rPr>
        <w:pPrChange w:id="30266" w:author="Visone Rossana (GSE)" w:date="2025-09-09T14:47:00Z" w16du:dateUtc="2025-09-09T12:47:00Z">
          <w:pPr>
            <w:widowControl w:val="0"/>
            <w:ind w:left="561"/>
          </w:pPr>
        </w:pPrChange>
      </w:pPr>
    </w:p>
    <w:p w14:paraId="607C6764" w14:textId="77777777" w:rsidR="00572F4B" w:rsidRPr="00357179" w:rsidRDefault="00572F4B">
      <w:pPr>
        <w:widowControl w:val="0"/>
        <w:spacing w:line="276" w:lineRule="auto"/>
        <w:jc w:val="center"/>
        <w:rPr>
          <w:ins w:id="30267" w:author="Visone Rossana (GSE)" w:date="2025-09-02T11:23:00Z" w16du:dateUtc="2025-09-02T09:23:00Z"/>
          <w:rFonts w:ascii="Calibri" w:eastAsia="Times New Roman" w:hAnsi="Calibri"/>
          <w:b/>
          <w:bCs/>
          <w:sz w:val="22"/>
          <w:szCs w:val="22"/>
          <w:vertAlign w:val="subscript"/>
          <w:rPrChange w:id="30268" w:author="Visone Rossana (GSE)" w:date="2025-09-09T14:47:00Z" w16du:dateUtc="2025-09-09T12:47:00Z">
            <w:rPr>
              <w:ins w:id="30269" w:author="Visone Rossana (GSE)" w:date="2025-09-02T11:23:00Z" w16du:dateUtc="2025-09-02T09:23:00Z"/>
              <w:rFonts w:ascii="Calibri" w:eastAsia="Times New Roman" w:hAnsi="Calibri"/>
              <w:b/>
              <w:bCs/>
              <w:vertAlign w:val="subscript"/>
            </w:rPr>
          </w:rPrChange>
        </w:rPr>
        <w:pPrChange w:id="30270" w:author="Visone Rossana (GSE)" w:date="2025-09-09T14:47:00Z" w16du:dateUtc="2025-09-09T12:47:00Z">
          <w:pPr>
            <w:widowControl w:val="0"/>
            <w:jc w:val="center"/>
          </w:pPr>
        </w:pPrChange>
      </w:pPr>
      <w:ins w:id="30271" w:author="Visone Rossana (GSE)" w:date="2025-09-02T11:23:00Z" w16du:dateUtc="2025-09-02T09:23:00Z">
        <w:r w:rsidRPr="00357179">
          <w:rPr>
            <w:rFonts w:ascii="Calibri" w:eastAsia="Times New Roman" w:hAnsi="Calibri"/>
            <w:sz w:val="22"/>
            <w:szCs w:val="22"/>
            <w:rPrChange w:id="30272" w:author="Visone Rossana (GSE)" w:date="2025-09-09T14:47:00Z" w16du:dateUtc="2025-09-09T12:47:00Z">
              <w:rPr>
                <w:rFonts w:ascii="Calibri" w:eastAsia="Times New Roman" w:hAnsi="Calibri"/>
              </w:rPr>
            </w:rPrChange>
          </w:rPr>
          <w:t>I</w:t>
        </w:r>
        <w:r w:rsidRPr="00357179">
          <w:rPr>
            <w:rFonts w:ascii="Calibri" w:eastAsia="Times New Roman" w:hAnsi="Calibri"/>
            <w:sz w:val="22"/>
            <w:szCs w:val="22"/>
            <w:vertAlign w:val="subscript"/>
            <w:rPrChange w:id="30273" w:author="Visone Rossana (GSE)" w:date="2025-09-09T14:47:00Z" w16du:dateUtc="2025-09-09T12:47:00Z">
              <w:rPr>
                <w:rFonts w:ascii="Calibri" w:eastAsia="Times New Roman" w:hAnsi="Calibri"/>
                <w:vertAlign w:val="subscript"/>
              </w:rPr>
            </w:rPrChange>
          </w:rPr>
          <w:t>tot</w:t>
        </w:r>
        <w:r w:rsidRPr="00357179">
          <w:rPr>
            <w:rFonts w:ascii="Calibri" w:eastAsia="Times New Roman" w:hAnsi="Calibri"/>
            <w:sz w:val="22"/>
            <w:szCs w:val="22"/>
            <w:rPrChange w:id="30274" w:author="Visone Rossana (GSE)" w:date="2025-09-09T14:47:00Z" w16du:dateUtc="2025-09-09T12:47:00Z">
              <w:rPr>
                <w:rFonts w:ascii="Calibri" w:eastAsia="Times New Roman" w:hAnsi="Calibri"/>
              </w:rPr>
            </w:rPrChange>
          </w:rPr>
          <w:t>=%</w:t>
        </w:r>
        <w:r w:rsidRPr="00357179">
          <w:rPr>
            <w:rFonts w:ascii="Calibri" w:eastAsia="Times New Roman" w:hAnsi="Calibri"/>
            <w:sz w:val="22"/>
            <w:szCs w:val="22"/>
            <w:vertAlign w:val="subscript"/>
            <w:rPrChange w:id="30275" w:author="Visone Rossana (GSE)" w:date="2025-09-09T14:47:00Z" w16du:dateUtc="2025-09-09T12:47:00Z">
              <w:rPr>
                <w:rFonts w:ascii="Calibri" w:eastAsia="Times New Roman" w:hAnsi="Calibri"/>
                <w:vertAlign w:val="subscript"/>
              </w:rPr>
            </w:rPrChange>
          </w:rPr>
          <w:t>spesa</w:t>
        </w:r>
        <w:r w:rsidRPr="00357179">
          <w:rPr>
            <w:rFonts w:ascii="Calibri" w:eastAsia="Times New Roman" w:hAnsi="Calibri"/>
            <w:sz w:val="22"/>
            <w:szCs w:val="22"/>
            <w:rPrChange w:id="30276" w:author="Visone Rossana (GSE)" w:date="2025-09-09T14:47:00Z" w16du:dateUtc="2025-09-09T12:47:00Z">
              <w:rPr>
                <w:rFonts w:ascii="Calibri" w:eastAsia="Times New Roman" w:hAnsi="Calibri"/>
              </w:rPr>
            </w:rPrChange>
          </w:rPr>
          <w:t>∙C∙P</w:t>
        </w:r>
        <w:r w:rsidRPr="00357179">
          <w:rPr>
            <w:rFonts w:ascii="Calibri" w:eastAsia="Times New Roman" w:hAnsi="Calibri"/>
            <w:sz w:val="22"/>
            <w:szCs w:val="22"/>
            <w:vertAlign w:val="subscript"/>
            <w:rPrChange w:id="30277" w:author="Visone Rossana (GSE)" w:date="2025-09-09T14:47:00Z" w16du:dateUtc="2025-09-09T12:47:00Z">
              <w:rPr>
                <w:rFonts w:ascii="Calibri" w:eastAsia="Times New Roman" w:hAnsi="Calibri"/>
                <w:vertAlign w:val="subscript"/>
              </w:rPr>
            </w:rPrChange>
          </w:rPr>
          <w:t>nsc</w:t>
        </w:r>
      </w:ins>
    </w:p>
    <w:p w14:paraId="1F9747B0" w14:textId="77777777" w:rsidR="00572F4B" w:rsidRPr="00357179" w:rsidRDefault="00572F4B">
      <w:pPr>
        <w:widowControl w:val="0"/>
        <w:spacing w:line="276" w:lineRule="auto"/>
        <w:rPr>
          <w:ins w:id="30278" w:author="Visone Rossana (GSE)" w:date="2025-09-02T11:23:00Z" w16du:dateUtc="2025-09-02T09:23:00Z"/>
          <w:rFonts w:ascii="Calibri" w:eastAsia="Times New Roman" w:hAnsi="Calibri"/>
          <w:b/>
          <w:bCs/>
          <w:sz w:val="22"/>
          <w:szCs w:val="22"/>
          <w:rPrChange w:id="30279" w:author="Visone Rossana (GSE)" w:date="2025-09-09T14:47:00Z" w16du:dateUtc="2025-09-09T12:47:00Z">
            <w:rPr>
              <w:ins w:id="30280" w:author="Visone Rossana (GSE)" w:date="2025-09-02T11:23:00Z" w16du:dateUtc="2025-09-02T09:23:00Z"/>
              <w:rFonts w:ascii="Calibri" w:eastAsia="Times New Roman" w:hAnsi="Calibri"/>
              <w:b/>
              <w:bCs/>
            </w:rPr>
          </w:rPrChange>
        </w:rPr>
        <w:pPrChange w:id="30281" w:author="Visone Rossana (GSE)" w:date="2025-10-22T13:04:00Z" w16du:dateUtc="2025-10-22T11:04:00Z">
          <w:pPr>
            <w:widowControl w:val="0"/>
            <w:ind w:left="845"/>
          </w:pPr>
        </w:pPrChange>
      </w:pPr>
      <w:ins w:id="30282" w:author="Visone Rossana (GSE)" w:date="2025-09-02T11:23:00Z" w16du:dateUtc="2025-09-02T09:23:00Z">
        <w:r w:rsidRPr="00357179">
          <w:rPr>
            <w:rFonts w:ascii="Calibri" w:eastAsia="Times New Roman" w:hAnsi="Calibri"/>
            <w:sz w:val="22"/>
            <w:szCs w:val="22"/>
            <w:rPrChange w:id="30283" w:author="Visone Rossana (GSE)" w:date="2025-09-09T14:47:00Z" w16du:dateUtc="2025-09-09T12:47:00Z">
              <w:rPr>
                <w:rFonts w:ascii="Calibri" w:eastAsia="Times New Roman" w:hAnsi="Calibri"/>
              </w:rPr>
            </w:rPrChange>
          </w:rPr>
          <w:t>dove</w:t>
        </w:r>
        <w:r w:rsidRPr="00357179">
          <w:rPr>
            <w:rFonts w:ascii="Calibri" w:eastAsia="Times New Roman" w:hAnsi="Calibri" w:cs="Times"/>
            <w:sz w:val="22"/>
            <w:szCs w:val="22"/>
            <w:rPrChange w:id="30284" w:author="Visone Rossana (GSE)" w:date="2025-09-09T14:47:00Z" w16du:dateUtc="2025-09-09T12:47:00Z">
              <w:rPr>
                <w:rFonts w:ascii="Calibri" w:eastAsia="Times New Roman" w:hAnsi="Calibri" w:cs="Times"/>
              </w:rPr>
            </w:rPrChange>
          </w:rPr>
          <w:t>:</w:t>
        </w:r>
      </w:ins>
    </w:p>
    <w:p w14:paraId="52E908EA" w14:textId="77777777" w:rsidR="004E07C7" w:rsidRPr="00166B4C" w:rsidRDefault="004E07C7">
      <w:pPr>
        <w:jc w:val="both"/>
        <w:rPr>
          <w:ins w:id="30285" w:author="Visone Rossana (GSE)" w:date="2025-10-22T12:16:00Z" w16du:dateUtc="2025-10-22T10:16:00Z"/>
          <w:sz w:val="22"/>
          <w:szCs w:val="22"/>
          <w:rPrChange w:id="30286" w:author="Visone Rossana (GSE)" w:date="2025-10-22T12:18:00Z" w16du:dateUtc="2025-10-22T10:18:00Z">
            <w:rPr>
              <w:ins w:id="30287" w:author="Visone Rossana (GSE)" w:date="2025-10-22T12:16:00Z" w16du:dateUtc="2025-10-22T10:16:00Z"/>
              <w:sz w:val="20"/>
            </w:rPr>
          </w:rPrChange>
        </w:rPr>
      </w:pPr>
      <w:ins w:id="30288" w:author="Visone Rossana (GSE)" w:date="2025-10-22T12:16:00Z" w16du:dateUtc="2025-10-22T10:16:00Z">
        <w:r w:rsidRPr="00166B4C">
          <w:rPr>
            <w:sz w:val="22"/>
            <w:szCs w:val="22"/>
            <w:rPrChange w:id="30289" w:author="Visone Rossana (GSE)" w:date="2025-10-22T12:18:00Z" w16du:dateUtc="2025-10-22T10:18:00Z">
              <w:rPr>
                <w:sz w:val="20"/>
              </w:rPr>
            </w:rPrChange>
          </w:rPr>
          <w:t>con</w:t>
        </w:r>
        <w:r w:rsidRPr="00166B4C">
          <w:rPr>
            <w:sz w:val="22"/>
            <w:szCs w:val="22"/>
            <w:rPrChange w:id="30290" w:author="Visone Rossana (GSE)" w:date="2025-10-22T12:18:00Z" w16du:dateUtc="2025-10-22T10:18:00Z">
              <w:rPr>
                <w:sz w:val="20"/>
              </w:rPr>
            </w:rPrChange>
          </w:rPr>
          <w:tab/>
          <w:t>I</w:t>
        </w:r>
        <w:r w:rsidRPr="00166B4C">
          <w:rPr>
            <w:sz w:val="22"/>
            <w:szCs w:val="22"/>
            <w:vertAlign w:val="subscript"/>
            <w:rPrChange w:id="30291" w:author="Visone Rossana (GSE)" w:date="2025-10-22T12:18:00Z" w16du:dateUtc="2025-10-22T10:18:00Z">
              <w:rPr>
                <w:sz w:val="20"/>
                <w:vertAlign w:val="subscript"/>
              </w:rPr>
            </w:rPrChange>
          </w:rPr>
          <w:t>tot</w:t>
        </w:r>
        <w:r w:rsidRPr="00166B4C">
          <w:rPr>
            <w:sz w:val="22"/>
            <w:szCs w:val="22"/>
            <w:rPrChange w:id="30292" w:author="Visone Rossana (GSE)" w:date="2025-10-22T12:18:00Z" w16du:dateUtc="2025-10-22T10:18:00Z">
              <w:rPr>
                <w:sz w:val="20"/>
              </w:rPr>
            </w:rPrChange>
          </w:rPr>
          <w:t xml:space="preserve"> ≤ I</w:t>
        </w:r>
        <w:r w:rsidRPr="00166B4C">
          <w:rPr>
            <w:sz w:val="22"/>
            <w:szCs w:val="22"/>
            <w:vertAlign w:val="subscript"/>
            <w:rPrChange w:id="30293" w:author="Visone Rossana (GSE)" w:date="2025-10-22T12:18:00Z" w16du:dateUtc="2025-10-22T10:18:00Z">
              <w:rPr>
                <w:sz w:val="20"/>
                <w:vertAlign w:val="subscript"/>
              </w:rPr>
            </w:rPrChange>
          </w:rPr>
          <w:t>max</w:t>
        </w:r>
        <w:r w:rsidRPr="00166B4C">
          <w:rPr>
            <w:sz w:val="22"/>
            <w:szCs w:val="22"/>
            <w:rPrChange w:id="30294" w:author="Visone Rossana (GSE)" w:date="2025-10-22T12:18:00Z" w16du:dateUtc="2025-10-22T10:18:00Z">
              <w:rPr>
                <w:sz w:val="20"/>
              </w:rPr>
            </w:rPrChange>
          </w:rPr>
          <w:t xml:space="preserve"> </w:t>
        </w:r>
      </w:ins>
    </w:p>
    <w:p w14:paraId="5107E8F3" w14:textId="30F53A46" w:rsidR="004E07C7" w:rsidRPr="00166B4C" w:rsidRDefault="004E07C7">
      <w:pPr>
        <w:tabs>
          <w:tab w:val="left" w:pos="567"/>
        </w:tabs>
        <w:ind w:left="2268" w:hanging="1275"/>
        <w:jc w:val="both"/>
        <w:rPr>
          <w:ins w:id="30295" w:author="Visone Rossana (GSE)" w:date="2025-10-22T12:16:00Z" w16du:dateUtc="2025-10-22T10:16:00Z"/>
          <w:sz w:val="22"/>
          <w:szCs w:val="22"/>
          <w:rPrChange w:id="30296" w:author="Visone Rossana (GSE)" w:date="2025-10-22T12:18:00Z" w16du:dateUtc="2025-10-22T10:18:00Z">
            <w:rPr>
              <w:ins w:id="30297" w:author="Visone Rossana (GSE)" w:date="2025-10-22T12:16:00Z" w16du:dateUtc="2025-10-22T10:16:00Z"/>
              <w:sz w:val="20"/>
            </w:rPr>
          </w:rPrChange>
        </w:rPr>
        <w:pPrChange w:id="30298" w:author="Visone Rossana (GSE)" w:date="2025-10-22T13:04:00Z" w16du:dateUtc="2025-10-22T11:04:00Z">
          <w:pPr>
            <w:tabs>
              <w:tab w:val="left" w:pos="567"/>
            </w:tabs>
            <w:ind w:left="567" w:hanging="567"/>
            <w:jc w:val="both"/>
          </w:pPr>
        </w:pPrChange>
      </w:pPr>
      <w:ins w:id="30299" w:author="Visone Rossana (GSE)" w:date="2025-10-22T12:16:00Z" w16du:dateUtc="2025-10-22T10:16:00Z">
        <w:r w:rsidRPr="00166B4C">
          <w:rPr>
            <w:sz w:val="22"/>
            <w:szCs w:val="22"/>
            <w:rPrChange w:id="30300" w:author="Visone Rossana (GSE)" w:date="2025-10-22T12:18:00Z" w16du:dateUtc="2025-10-22T10:18:00Z">
              <w:rPr>
                <w:sz w:val="20"/>
              </w:rPr>
            </w:rPrChange>
          </w:rPr>
          <w:t>I</w:t>
        </w:r>
        <w:r w:rsidRPr="00166B4C">
          <w:rPr>
            <w:sz w:val="22"/>
            <w:szCs w:val="22"/>
            <w:vertAlign w:val="subscript"/>
            <w:rPrChange w:id="30301" w:author="Visone Rossana (GSE)" w:date="2025-10-22T12:18:00Z" w16du:dateUtc="2025-10-22T10:18:00Z">
              <w:rPr>
                <w:sz w:val="20"/>
                <w:vertAlign w:val="subscript"/>
              </w:rPr>
            </w:rPrChange>
          </w:rPr>
          <w:t>tot</w:t>
        </w:r>
        <w:r w:rsidRPr="00166B4C">
          <w:rPr>
            <w:sz w:val="22"/>
            <w:szCs w:val="22"/>
            <w:rPrChange w:id="30302" w:author="Visone Rossana (GSE)" w:date="2025-10-22T12:18:00Z" w16du:dateUtc="2025-10-22T10:18:00Z">
              <w:rPr>
                <w:sz w:val="20"/>
              </w:rPr>
            </w:rPrChange>
          </w:rPr>
          <w:t>:</w:t>
        </w:r>
        <w:r w:rsidRPr="00166B4C">
          <w:rPr>
            <w:sz w:val="22"/>
            <w:szCs w:val="22"/>
            <w:rPrChange w:id="30303" w:author="Visone Rossana (GSE)" w:date="2025-10-22T12:18:00Z" w16du:dateUtc="2025-10-22T10:18:00Z">
              <w:rPr>
                <w:sz w:val="20"/>
              </w:rPr>
            </w:rPrChange>
          </w:rPr>
          <w:tab/>
          <w:t xml:space="preserve">incentivo totale dell’intervento cumulato per l’intera durata che verrà ripartito e corrisposto in 5 rate annuali costanti, oppure, in un’unica soluzione </w:t>
        </w:r>
        <w:r w:rsidRPr="00166B4C">
          <w:rPr>
            <w:rFonts w:ascii="Calibri" w:hAnsi="Calibri" w:cs="Calibri"/>
            <w:sz w:val="22"/>
            <w:szCs w:val="22"/>
            <w:rPrChange w:id="30304" w:author="Visone Rossana (GSE)" w:date="2025-10-22T12:18:00Z" w16du:dateUtc="2025-10-22T10:18:00Z">
              <w:rPr>
                <w:rFonts w:ascii="Calibri" w:hAnsi="Calibri" w:cs="Calibri"/>
                <w:sz w:val="20"/>
                <w:szCs w:val="20"/>
              </w:rPr>
            </w:rPrChange>
          </w:rPr>
          <w:t xml:space="preserve">se l’ammontare totale dell’incentivo sia inferiore o uguale a euro 15.000 o </w:t>
        </w:r>
        <w:r w:rsidRPr="00166B4C">
          <w:rPr>
            <w:sz w:val="22"/>
            <w:szCs w:val="22"/>
            <w:rPrChange w:id="30305" w:author="Visone Rossana (GSE)" w:date="2025-10-22T12:18:00Z" w16du:dateUtc="2025-10-22T10:18:00Z">
              <w:rPr>
                <w:sz w:val="20"/>
              </w:rPr>
            </w:rPrChange>
          </w:rPr>
          <w:t xml:space="preserve">per gli aventi diritto (le PA, </w:t>
        </w:r>
        <w:commentRangeStart w:id="30306"/>
        <w:r w:rsidRPr="00166B4C">
          <w:rPr>
            <w:sz w:val="22"/>
            <w:szCs w:val="22"/>
            <w:rPrChange w:id="30307" w:author="Visone Rossana (GSE)" w:date="2025-10-22T12:18:00Z" w16du:dateUtc="2025-10-22T10:18:00Z">
              <w:rPr>
                <w:sz w:val="20"/>
              </w:rPr>
            </w:rPrChange>
          </w:rPr>
          <w:t>gli ETS</w:t>
        </w:r>
        <w:commentRangeEnd w:id="30306"/>
        <w:r>
          <w:rPr>
            <w:rStyle w:val="Rimandocommento"/>
            <w:sz w:val="22"/>
            <w:szCs w:val="22"/>
          </w:rPr>
          <w:commentReference w:id="30306"/>
        </w:r>
      </w:ins>
      <w:ins w:id="30308" w:author="Visone Rossana (GSE)" w:date="2025-10-22T12:18:00Z" w16du:dateUtc="2025-10-22T10:18:00Z">
        <w:r w:rsidR="00B15F97">
          <w:rPr>
            <w:sz w:val="22"/>
            <w:szCs w:val="22"/>
          </w:rPr>
          <w:t xml:space="preserve">, </w:t>
        </w:r>
      </w:ins>
      <w:ins w:id="30309" w:author="Visone Rossana (GSE)" w:date="2025-10-22T12:16:00Z" w16du:dateUtc="2025-10-22T10:16:00Z">
        <w:r w:rsidRPr="00166B4C">
          <w:rPr>
            <w:sz w:val="22"/>
            <w:szCs w:val="22"/>
            <w:rPrChange w:id="30310" w:author="Visone Rossana (GSE)" w:date="2025-10-22T12:18:00Z" w16du:dateUtc="2025-10-22T10:18:00Z">
              <w:rPr>
                <w:sz w:val="20"/>
              </w:rPr>
            </w:rPrChange>
          </w:rPr>
          <w:t>le ESCo o gli altri soggetti abilitati di cui all’art. 13, comma 1, che operano per conto della PA).</w:t>
        </w:r>
      </w:ins>
    </w:p>
    <w:p w14:paraId="37809A5B" w14:textId="2068438A" w:rsidR="004E07C7" w:rsidRPr="00166B4C" w:rsidRDefault="004E07C7">
      <w:pPr>
        <w:tabs>
          <w:tab w:val="left" w:pos="851"/>
        </w:tabs>
        <w:ind w:left="1985" w:hanging="1701"/>
        <w:jc w:val="both"/>
        <w:rPr>
          <w:ins w:id="30311" w:author="Visone Rossana (GSE)" w:date="2025-10-22T12:16:00Z" w16du:dateUtc="2025-10-22T10:16:00Z"/>
          <w:sz w:val="22"/>
          <w:szCs w:val="22"/>
          <w:vertAlign w:val="subscript"/>
          <w:rPrChange w:id="30312" w:author="Visone Rossana (GSE)" w:date="2025-10-22T12:18:00Z" w16du:dateUtc="2025-10-22T10:18:00Z">
            <w:rPr>
              <w:ins w:id="30313" w:author="Visone Rossana (GSE)" w:date="2025-10-22T12:16:00Z" w16du:dateUtc="2025-10-22T10:16:00Z"/>
              <w:sz w:val="20"/>
              <w:vertAlign w:val="subscript"/>
            </w:rPr>
          </w:rPrChange>
        </w:rPr>
        <w:pPrChange w:id="30314" w:author="Visone Rossana (GSE)" w:date="2025-10-22T13:04:00Z" w16du:dateUtc="2025-10-22T11:04:00Z">
          <w:pPr>
            <w:tabs>
              <w:tab w:val="left" w:pos="567"/>
            </w:tabs>
            <w:ind w:left="567" w:hanging="567"/>
            <w:jc w:val="both"/>
          </w:pPr>
        </w:pPrChange>
      </w:pPr>
      <w:ins w:id="30315" w:author="Visone Rossana (GSE)" w:date="2025-10-22T12:16:00Z" w16du:dateUtc="2025-10-22T10:16:00Z">
        <w:r w:rsidRPr="00166B4C">
          <w:rPr>
            <w:sz w:val="22"/>
            <w:szCs w:val="22"/>
            <w:rPrChange w:id="30316" w:author="Visone Rossana (GSE)" w:date="2025-10-22T12:18:00Z" w16du:dateUtc="2025-10-22T10:18:00Z">
              <w:rPr>
                <w:sz w:val="20"/>
              </w:rPr>
            </w:rPrChange>
          </w:rPr>
          <w:tab/>
          <w:t>I</w:t>
        </w:r>
        <w:r w:rsidRPr="00166B4C">
          <w:rPr>
            <w:sz w:val="22"/>
            <w:szCs w:val="22"/>
            <w:vertAlign w:val="subscript"/>
            <w:rPrChange w:id="30317" w:author="Visone Rossana (GSE)" w:date="2025-10-22T12:18:00Z" w16du:dateUtc="2025-10-22T10:18:00Z">
              <w:rPr>
                <w:sz w:val="20"/>
                <w:vertAlign w:val="subscript"/>
              </w:rPr>
            </w:rPrChange>
          </w:rPr>
          <w:t>max</w:t>
        </w:r>
        <w:r w:rsidRPr="00166B4C">
          <w:rPr>
            <w:sz w:val="22"/>
            <w:szCs w:val="22"/>
            <w:rPrChange w:id="30318" w:author="Visone Rossana (GSE)" w:date="2025-10-22T12:18:00Z" w16du:dateUtc="2025-10-22T10:18:00Z">
              <w:rPr>
                <w:sz w:val="20"/>
              </w:rPr>
            </w:rPrChange>
          </w:rPr>
          <w:t xml:space="preserve">: </w:t>
        </w:r>
        <w:r w:rsidRPr="00166B4C">
          <w:rPr>
            <w:sz w:val="22"/>
            <w:szCs w:val="22"/>
            <w:rPrChange w:id="30319" w:author="Visone Rossana (GSE)" w:date="2025-10-22T12:18:00Z" w16du:dateUtc="2025-10-22T10:18:00Z">
              <w:rPr>
                <w:sz w:val="20"/>
              </w:rPr>
            </w:rPrChange>
          </w:rPr>
          <w:tab/>
        </w:r>
      </w:ins>
      <w:ins w:id="30320" w:author="Visone Rossana (GSE)" w:date="2025-10-22T12:20:00Z" w16du:dateUtc="2025-10-22T10:20:00Z">
        <w:r w:rsidR="001315AE">
          <w:rPr>
            <w:sz w:val="22"/>
            <w:szCs w:val="22"/>
          </w:rPr>
          <w:t xml:space="preserve">è il </w:t>
        </w:r>
      </w:ins>
      <w:ins w:id="30321" w:author="Visone Rossana (GSE)" w:date="2025-10-22T12:16:00Z" w16du:dateUtc="2025-10-22T10:16:00Z">
        <w:r w:rsidRPr="00166B4C">
          <w:rPr>
            <w:sz w:val="22"/>
            <w:szCs w:val="22"/>
            <w:rPrChange w:id="30322" w:author="Visone Rossana (GSE)" w:date="2025-10-22T12:18:00Z" w16du:dateUtc="2025-10-22T10:18:00Z">
              <w:rPr>
                <w:sz w:val="20"/>
              </w:rPr>
            </w:rPrChange>
          </w:rPr>
          <w:t>valore massimo raggiungibile dall’incentivo totale (</w:t>
        </w:r>
      </w:ins>
      <w:ins w:id="30323" w:author="Visone Rossana (GSE)" w:date="2025-10-22T12:19:00Z" w16du:dateUtc="2025-10-22T10:19:00Z">
        <w:r w:rsidR="001E3E31">
          <w:rPr>
            <w:sz w:val="22"/>
            <w:szCs w:val="22"/>
          </w:rPr>
          <w:t xml:space="preserve">di cui alla </w:t>
        </w:r>
      </w:ins>
      <w:ins w:id="30324" w:author="Visone Rossana (GSE)" w:date="2025-10-22T12:16:00Z" w16du:dateUtc="2025-10-22T10:16:00Z">
        <w:r w:rsidRPr="00166B4C">
          <w:rPr>
            <w:sz w:val="22"/>
            <w:szCs w:val="22"/>
            <w:rPrChange w:id="30325" w:author="Visone Rossana (GSE)" w:date="2025-10-22T12:18:00Z" w16du:dateUtc="2025-10-22T10:18:00Z">
              <w:rPr>
                <w:sz w:val="20"/>
              </w:rPr>
            </w:rPrChange>
          </w:rPr>
          <w:t xml:space="preserve">tabella </w:t>
        </w:r>
        <w:r w:rsidR="00166B4C" w:rsidRPr="00166B4C">
          <w:rPr>
            <w:sz w:val="22"/>
            <w:szCs w:val="22"/>
            <w:rPrChange w:id="30326" w:author="Visone Rossana (GSE)" w:date="2025-10-22T12:18:00Z" w16du:dateUtc="2025-10-22T10:18:00Z">
              <w:rPr>
                <w:sz w:val="20"/>
              </w:rPr>
            </w:rPrChange>
          </w:rPr>
          <w:t>19</w:t>
        </w:r>
        <w:r w:rsidRPr="00166B4C">
          <w:rPr>
            <w:sz w:val="22"/>
            <w:szCs w:val="22"/>
            <w:rPrChange w:id="30327" w:author="Visone Rossana (GSE)" w:date="2025-10-22T12:18:00Z" w16du:dateUtc="2025-10-22T10:18:00Z">
              <w:rPr>
                <w:sz w:val="20"/>
              </w:rPr>
            </w:rPrChange>
          </w:rPr>
          <w:t xml:space="preserve"> del</w:t>
        </w:r>
        <w:r w:rsidR="00166B4C" w:rsidRPr="00166B4C">
          <w:rPr>
            <w:sz w:val="22"/>
            <w:szCs w:val="22"/>
            <w:rPrChange w:id="30328" w:author="Visone Rossana (GSE)" w:date="2025-10-22T12:18:00Z" w16du:dateUtc="2025-10-22T10:18:00Z">
              <w:rPr>
                <w:sz w:val="20"/>
              </w:rPr>
            </w:rPrChange>
          </w:rPr>
          <w:t>l’Allegato I</w:t>
        </w:r>
        <w:r w:rsidRPr="00166B4C">
          <w:rPr>
            <w:sz w:val="22"/>
            <w:szCs w:val="22"/>
            <w:rPrChange w:id="30329" w:author="Visone Rossana (GSE)" w:date="2025-10-22T12:18:00Z" w16du:dateUtc="2025-10-22T10:18:00Z">
              <w:rPr>
                <w:sz w:val="20"/>
              </w:rPr>
            </w:rPrChange>
          </w:rPr>
          <w:t xml:space="preserve"> Decreto)</w:t>
        </w:r>
      </w:ins>
    </w:p>
    <w:p w14:paraId="113FAD53" w14:textId="2A8CE664" w:rsidR="004E07C7" w:rsidRPr="002338B2" w:rsidRDefault="004E07C7" w:rsidP="004E07C7">
      <w:pPr>
        <w:widowControl w:val="0"/>
        <w:spacing w:before="103" w:line="276" w:lineRule="auto"/>
        <w:ind w:left="1985" w:hanging="1128"/>
        <w:jc w:val="both"/>
        <w:rPr>
          <w:ins w:id="30330" w:author="Visone Rossana (GSE)" w:date="2025-10-22T12:16:00Z" w16du:dateUtc="2025-10-22T10:16:00Z"/>
          <w:rFonts w:ascii="Calibri" w:eastAsia="Times New Roman" w:hAnsi="Calibri"/>
          <w:sz w:val="22"/>
          <w:szCs w:val="22"/>
        </w:rPr>
      </w:pPr>
      <w:ins w:id="30331" w:author="Visone Rossana (GSE)" w:date="2025-10-22T12:16:00Z" w16du:dateUtc="2025-10-22T10:16:00Z">
        <w:r w:rsidRPr="00166B4C">
          <w:rPr>
            <w:sz w:val="22"/>
            <w:szCs w:val="22"/>
            <w:rPrChange w:id="30332" w:author="Visone Rossana (GSE)" w:date="2025-10-22T12:18:00Z" w16du:dateUtc="2025-10-22T10:18:00Z">
              <w:rPr>
                <w:sz w:val="20"/>
              </w:rPr>
            </w:rPrChange>
          </w:rPr>
          <w:t>%</w:t>
        </w:r>
        <w:r w:rsidRPr="00166B4C">
          <w:rPr>
            <w:sz w:val="22"/>
            <w:szCs w:val="22"/>
            <w:vertAlign w:val="subscript"/>
            <w:rPrChange w:id="30333" w:author="Visone Rossana (GSE)" w:date="2025-10-22T12:18:00Z" w16du:dateUtc="2025-10-22T10:18:00Z">
              <w:rPr>
                <w:sz w:val="20"/>
                <w:vertAlign w:val="subscript"/>
              </w:rPr>
            </w:rPrChange>
          </w:rPr>
          <w:t>spesa</w:t>
        </w:r>
        <w:r w:rsidRPr="00166B4C">
          <w:rPr>
            <w:sz w:val="22"/>
            <w:szCs w:val="22"/>
            <w:rPrChange w:id="30334" w:author="Visone Rossana (GSE)" w:date="2025-10-22T12:18:00Z" w16du:dateUtc="2025-10-22T10:18:00Z">
              <w:rPr>
                <w:sz w:val="20"/>
              </w:rPr>
            </w:rPrChange>
          </w:rPr>
          <w:t xml:space="preserve">: </w:t>
        </w:r>
      </w:ins>
      <w:ins w:id="30335" w:author="Visone Rossana (GSE)" w:date="2025-10-22T12:17:00Z" w16du:dateUtc="2025-10-22T10:17:00Z">
        <w:r w:rsidR="00166B4C" w:rsidRPr="00166B4C">
          <w:rPr>
            <w:sz w:val="22"/>
            <w:szCs w:val="22"/>
            <w:rPrChange w:id="30336" w:author="Visone Rossana (GSE)" w:date="2025-10-22T12:18:00Z" w16du:dateUtc="2025-10-22T10:18:00Z">
              <w:rPr>
                <w:sz w:val="20"/>
              </w:rPr>
            </w:rPrChange>
          </w:rPr>
          <w:tab/>
        </w:r>
      </w:ins>
      <w:ins w:id="30337" w:author="Visone Rossana (GSE)" w:date="2025-10-22T12:20:00Z" w16du:dateUtc="2025-10-22T10:20:00Z">
        <w:r w:rsidR="001315AE">
          <w:rPr>
            <w:sz w:val="22"/>
            <w:szCs w:val="22"/>
          </w:rPr>
          <w:t xml:space="preserve">è la </w:t>
        </w:r>
      </w:ins>
      <w:ins w:id="30338" w:author="Visone Rossana (GSE)" w:date="2025-10-22T12:16:00Z" w16du:dateUtc="2025-10-22T10:16:00Z">
        <w:r w:rsidRPr="00166B4C">
          <w:rPr>
            <w:sz w:val="22"/>
            <w:szCs w:val="22"/>
            <w:rPrChange w:id="30339" w:author="Visone Rossana (GSE)" w:date="2025-10-22T12:18:00Z" w16du:dateUtc="2025-10-22T10:18:00Z">
              <w:rPr>
                <w:sz w:val="20"/>
              </w:rPr>
            </w:rPrChange>
          </w:rPr>
          <w:t>percentuale incentivata della spesa totale sostenuta per l’intervento (tabella</w:t>
        </w:r>
      </w:ins>
      <w:ins w:id="30340" w:author="Visone Rossana (GSE)" w:date="2025-10-22T12:18:00Z" w16du:dateUtc="2025-10-22T10:18:00Z">
        <w:r w:rsidR="00166B4C" w:rsidRPr="00166B4C">
          <w:rPr>
            <w:sz w:val="22"/>
            <w:szCs w:val="22"/>
            <w:rPrChange w:id="30341" w:author="Visone Rossana (GSE)" w:date="2025-10-22T12:18:00Z" w16du:dateUtc="2025-10-22T10:18:00Z">
              <w:rPr>
                <w:sz w:val="20"/>
              </w:rPr>
            </w:rPrChange>
          </w:rPr>
          <w:t xml:space="preserve"> 19 dell’Allegato I Decreto</w:t>
        </w:r>
      </w:ins>
      <w:ins w:id="30342" w:author="Visone Rossana (GSE)" w:date="2025-10-22T12:16:00Z" w16du:dateUtc="2025-10-22T10:16:00Z">
        <w:r w:rsidRPr="00166B4C">
          <w:rPr>
            <w:sz w:val="22"/>
            <w:szCs w:val="22"/>
            <w:rPrChange w:id="30343" w:author="Visone Rossana (GSE)" w:date="2025-10-22T12:18:00Z" w16du:dateUtc="2025-10-22T10:18:00Z">
              <w:rPr>
                <w:sz w:val="20"/>
              </w:rPr>
            </w:rPrChange>
          </w:rPr>
          <w:t>)</w:t>
        </w:r>
      </w:ins>
    </w:p>
    <w:p w14:paraId="09A5F50C" w14:textId="3F0A8290" w:rsidR="00572F4B" w:rsidRPr="00357179" w:rsidRDefault="00572F4B">
      <w:pPr>
        <w:widowControl w:val="0"/>
        <w:spacing w:before="103" w:line="276" w:lineRule="auto"/>
        <w:ind w:left="1985" w:hanging="1128"/>
        <w:jc w:val="both"/>
        <w:rPr>
          <w:ins w:id="30344" w:author="Visone Rossana (GSE)" w:date="2025-09-02T11:23:00Z" w16du:dateUtc="2025-09-02T09:23:00Z"/>
          <w:rFonts w:ascii="Calibri" w:eastAsia="Times New Roman" w:hAnsi="Calibri"/>
          <w:b/>
          <w:bCs/>
          <w:sz w:val="22"/>
          <w:szCs w:val="22"/>
          <w:rPrChange w:id="30345" w:author="Visone Rossana (GSE)" w:date="2025-09-09T14:47:00Z" w16du:dateUtc="2025-09-09T12:47:00Z">
            <w:rPr>
              <w:ins w:id="30346" w:author="Visone Rossana (GSE)" w:date="2025-09-02T11:23:00Z" w16du:dateUtc="2025-09-02T09:23:00Z"/>
              <w:rFonts w:ascii="Calibri" w:eastAsia="Times New Roman" w:hAnsi="Calibri"/>
              <w:b/>
              <w:bCs/>
            </w:rPr>
          </w:rPrChange>
        </w:rPr>
        <w:pPrChange w:id="30347" w:author="Visone Rossana (GSE)" w:date="2025-10-22T12:15:00Z" w16du:dateUtc="2025-10-22T10:15:00Z">
          <w:pPr>
            <w:widowControl w:val="0"/>
            <w:tabs>
              <w:tab w:val="left" w:pos="1979"/>
            </w:tabs>
            <w:spacing w:before="103"/>
            <w:ind w:left="845"/>
            <w:jc w:val="both"/>
          </w:pPr>
        </w:pPrChange>
      </w:pPr>
      <w:ins w:id="30348" w:author="Visone Rossana (GSE)" w:date="2025-09-02T11:23:00Z" w16du:dateUtc="2025-09-02T09:23:00Z">
        <w:r w:rsidRPr="00357179">
          <w:rPr>
            <w:rFonts w:ascii="Calibri" w:eastAsia="Times New Roman" w:hAnsi="Calibri"/>
            <w:sz w:val="22"/>
            <w:szCs w:val="22"/>
            <w:rPrChange w:id="30349" w:author="Visone Rossana (GSE)" w:date="2025-09-09T14:47:00Z" w16du:dateUtc="2025-09-09T12:47:00Z">
              <w:rPr>
                <w:rFonts w:ascii="Calibri" w:eastAsia="Times New Roman" w:hAnsi="Calibri"/>
              </w:rPr>
            </w:rPrChange>
          </w:rPr>
          <w:t>P</w:t>
        </w:r>
        <w:r w:rsidRPr="00357179">
          <w:rPr>
            <w:rFonts w:ascii="Calibri" w:eastAsia="Times New Roman" w:hAnsi="Calibri"/>
            <w:sz w:val="22"/>
            <w:szCs w:val="22"/>
            <w:vertAlign w:val="subscript"/>
            <w:rPrChange w:id="30350" w:author="Visone Rossana (GSE)" w:date="2025-09-09T14:47:00Z" w16du:dateUtc="2025-09-09T12:47:00Z">
              <w:rPr>
                <w:rFonts w:ascii="Calibri" w:eastAsia="Times New Roman" w:hAnsi="Calibri"/>
                <w:vertAlign w:val="subscript"/>
              </w:rPr>
            </w:rPrChange>
          </w:rPr>
          <w:t>nsc</w:t>
        </w:r>
        <w:r w:rsidRPr="00357179">
          <w:rPr>
            <w:rFonts w:ascii="Calibri" w:eastAsia="Times New Roman" w:hAnsi="Calibri"/>
            <w:sz w:val="22"/>
            <w:szCs w:val="22"/>
            <w:rPrChange w:id="30351" w:author="Visone Rossana (GSE)" w:date="2025-09-09T14:47:00Z" w16du:dateUtc="2025-09-09T12:47:00Z">
              <w:rPr>
                <w:rFonts w:ascii="Calibri" w:eastAsia="Times New Roman" w:hAnsi="Calibri"/>
              </w:rPr>
            </w:rPrChange>
          </w:rPr>
          <w:tab/>
        </w:r>
        <w:del w:id="30352" w:author="Visone Rossana (GSE)" w:date="2025-10-22T12:15:00Z" w16du:dateUtc="2025-10-22T10:15:00Z">
          <w:r w:rsidRPr="005B2365" w:rsidDel="005B2365">
            <w:rPr>
              <w:rFonts w:ascii="Calibri" w:eastAsia="Times New Roman" w:hAnsi="Calibri"/>
              <w:iCs/>
              <w:sz w:val="22"/>
              <w:szCs w:val="22"/>
              <w:rPrChange w:id="30353" w:author="Visone Rossana (GSE)" w:date="2025-10-22T12:15:00Z" w16du:dateUtc="2025-10-22T10:15:00Z">
                <w:rPr>
                  <w:rFonts w:ascii="Calibri" w:eastAsia="Times New Roman" w:hAnsi="Calibri"/>
                </w:rPr>
              </w:rPrChange>
            </w:rPr>
            <w:tab/>
          </w:r>
        </w:del>
        <w:r w:rsidRPr="005B2365">
          <w:rPr>
            <w:rFonts w:ascii="Calibri" w:eastAsia="Times New Roman" w:hAnsi="Calibri"/>
            <w:iCs/>
            <w:sz w:val="22"/>
            <w:szCs w:val="22"/>
            <w:rPrChange w:id="30354" w:author="Visone Rossana (GSE)" w:date="2025-10-22T12:15:00Z" w16du:dateUtc="2025-10-22T10:15:00Z">
              <w:rPr>
                <w:rFonts w:ascii="Calibri" w:eastAsia="Times New Roman" w:hAnsi="Calibri"/>
              </w:rPr>
            </w:rPrChange>
          </w:rPr>
          <w:t>è la potenza elettrica nominale della sottostazione del te</w:t>
        </w:r>
      </w:ins>
      <w:ins w:id="30355" w:author="Visone Rossana (GSE)" w:date="2025-10-22T12:13:00Z" w16du:dateUtc="2025-10-22T10:13:00Z">
        <w:r w:rsidR="005542D3" w:rsidRPr="002338B2">
          <w:rPr>
            <w:rFonts w:ascii="Calibri" w:eastAsia="Times New Roman" w:hAnsi="Calibri"/>
            <w:iCs/>
            <w:sz w:val="22"/>
            <w:szCs w:val="22"/>
          </w:rPr>
          <w:t>le</w:t>
        </w:r>
      </w:ins>
      <w:ins w:id="30356" w:author="Visone Rossana (GSE)" w:date="2025-09-02T11:23:00Z" w16du:dateUtc="2025-09-02T09:23:00Z">
        <w:r w:rsidRPr="005B2365">
          <w:rPr>
            <w:rFonts w:ascii="Calibri" w:eastAsia="Times New Roman" w:hAnsi="Calibri"/>
            <w:iCs/>
            <w:sz w:val="22"/>
            <w:szCs w:val="22"/>
            <w:rPrChange w:id="30357" w:author="Visone Rossana (GSE)" w:date="2025-10-22T12:15:00Z" w16du:dateUtc="2025-10-22T10:15:00Z">
              <w:rPr>
                <w:rFonts w:ascii="Calibri" w:eastAsia="Times New Roman" w:hAnsi="Calibri"/>
              </w:rPr>
            </w:rPrChange>
          </w:rPr>
          <w:t>riscaldamento installato</w:t>
        </w:r>
      </w:ins>
      <w:ins w:id="30358" w:author="Visone Rossana (GSE)" w:date="2025-10-22T12:14:00Z" w16du:dateUtc="2025-10-22T10:14:00Z">
        <w:r w:rsidR="005B2365" w:rsidRPr="002338B2">
          <w:rPr>
            <w:rFonts w:ascii="Calibri" w:eastAsia="Times New Roman" w:hAnsi="Calibri"/>
            <w:iCs/>
            <w:sz w:val="22"/>
            <w:szCs w:val="22"/>
          </w:rPr>
          <w:t xml:space="preserve"> in KW</w:t>
        </w:r>
      </w:ins>
      <w:ins w:id="30359" w:author="Visone Rossana (GSE)" w:date="2025-09-02T11:23:00Z" w16du:dateUtc="2025-09-02T09:23:00Z">
        <w:del w:id="30360" w:author="Visone Rossana (GSE)" w:date="2025-10-22T12:14:00Z" w16du:dateUtc="2025-10-22T10:14:00Z">
          <w:r w:rsidRPr="005B2365" w:rsidDel="005B2365">
            <w:rPr>
              <w:rFonts w:ascii="Calibri" w:eastAsia="Times New Roman" w:hAnsi="Calibri"/>
              <w:iCs/>
              <w:sz w:val="22"/>
              <w:szCs w:val="22"/>
              <w:rPrChange w:id="30361" w:author="Visone Rossana (GSE)" w:date="2025-10-22T12:15:00Z" w16du:dateUtc="2025-10-22T10:15:00Z">
                <w:rPr>
                  <w:rFonts w:ascii="Calibri" w:eastAsia="Times New Roman" w:hAnsi="Calibri"/>
                </w:rPr>
              </w:rPrChange>
            </w:rPr>
            <w:delText>, in kW</w:delText>
          </w:r>
        </w:del>
        <w:r w:rsidRPr="005B2365">
          <w:rPr>
            <w:rFonts w:ascii="Calibri" w:eastAsia="Times New Roman" w:hAnsi="Calibri"/>
            <w:iCs/>
            <w:sz w:val="22"/>
            <w:szCs w:val="22"/>
            <w:rPrChange w:id="30362" w:author="Visone Rossana (GSE)" w:date="2025-10-22T12:15:00Z" w16du:dateUtc="2025-10-22T10:15:00Z">
              <w:rPr>
                <w:rFonts w:ascii="Calibri" w:eastAsia="Times New Roman" w:hAnsi="Calibri"/>
              </w:rPr>
            </w:rPrChange>
          </w:rPr>
          <w:t>;</w:t>
        </w:r>
      </w:ins>
    </w:p>
    <w:p w14:paraId="3EB67320" w14:textId="485EB762" w:rsidR="00572F4B" w:rsidRPr="00357179" w:rsidRDefault="00572F4B">
      <w:pPr>
        <w:widowControl w:val="0"/>
        <w:tabs>
          <w:tab w:val="left" w:pos="1979"/>
        </w:tabs>
        <w:spacing w:before="103" w:line="276" w:lineRule="auto"/>
        <w:ind w:left="1985" w:hanging="1134"/>
        <w:jc w:val="both"/>
        <w:rPr>
          <w:ins w:id="30363" w:author="Visone Rossana (GSE)" w:date="2025-09-02T11:23:00Z" w16du:dateUtc="2025-09-02T09:23:00Z"/>
          <w:rFonts w:ascii="Calibri" w:eastAsia="Times New Roman" w:hAnsi="Calibri"/>
          <w:b/>
          <w:bCs/>
          <w:sz w:val="22"/>
          <w:szCs w:val="22"/>
          <w:rPrChange w:id="30364" w:author="Visone Rossana (GSE)" w:date="2025-09-09T14:47:00Z" w16du:dateUtc="2025-09-09T12:47:00Z">
            <w:rPr>
              <w:ins w:id="30365" w:author="Visone Rossana (GSE)" w:date="2025-09-02T11:23:00Z" w16du:dateUtc="2025-09-02T09:23:00Z"/>
              <w:rFonts w:ascii="Calibri" w:eastAsia="Times New Roman" w:hAnsi="Calibri"/>
              <w:b/>
              <w:bCs/>
            </w:rPr>
          </w:rPrChange>
        </w:rPr>
        <w:pPrChange w:id="30366" w:author="Visone Rossana (GSE)" w:date="2025-10-22T12:15:00Z" w16du:dateUtc="2025-10-22T10:15:00Z">
          <w:pPr>
            <w:widowControl w:val="0"/>
            <w:tabs>
              <w:tab w:val="left" w:pos="1979"/>
            </w:tabs>
            <w:spacing w:before="103"/>
            <w:ind w:left="2127" w:hanging="1282"/>
            <w:jc w:val="both"/>
          </w:pPr>
        </w:pPrChange>
      </w:pPr>
      <w:ins w:id="30367" w:author="Visone Rossana (GSE)" w:date="2025-09-02T11:23:00Z" w16du:dateUtc="2025-09-02T09:23:00Z">
        <w:r w:rsidRPr="00357179">
          <w:rPr>
            <w:rFonts w:ascii="Calibri" w:eastAsia="Times New Roman" w:hAnsi="Calibri"/>
            <w:sz w:val="22"/>
            <w:szCs w:val="22"/>
            <w:rPrChange w:id="30368" w:author="Visone Rossana (GSE)" w:date="2025-09-09T14:47:00Z" w16du:dateUtc="2025-09-09T12:47:00Z">
              <w:rPr>
                <w:rFonts w:ascii="Calibri" w:eastAsia="Times New Roman" w:hAnsi="Calibri"/>
              </w:rPr>
            </w:rPrChange>
          </w:rPr>
          <w:t>C</w:t>
        </w:r>
        <w:r w:rsidRPr="00357179">
          <w:rPr>
            <w:rFonts w:ascii="Calibri" w:eastAsia="Times New Roman" w:hAnsi="Calibri"/>
            <w:sz w:val="22"/>
            <w:szCs w:val="22"/>
            <w:rPrChange w:id="30369" w:author="Visone Rossana (GSE)" w:date="2025-09-09T14:47:00Z" w16du:dateUtc="2025-09-09T12:47:00Z">
              <w:rPr>
                <w:rFonts w:ascii="Calibri" w:eastAsia="Times New Roman" w:hAnsi="Calibri"/>
              </w:rPr>
            </w:rPrChange>
          </w:rPr>
          <w:tab/>
        </w:r>
        <w:r w:rsidRPr="00357179">
          <w:rPr>
            <w:rFonts w:ascii="Calibri" w:eastAsia="Times New Roman" w:hAnsi="Calibri"/>
            <w:i/>
            <w:sz w:val="22"/>
            <w:szCs w:val="22"/>
            <w:rPrChange w:id="30370" w:author="Visone Rossana (GSE)" w:date="2025-09-09T14:47:00Z" w16du:dateUtc="2025-09-09T12:47:00Z">
              <w:rPr>
                <w:rFonts w:ascii="Calibri" w:eastAsia="Times New Roman" w:hAnsi="Calibri"/>
                <w:i/>
              </w:rPr>
            </w:rPrChange>
          </w:rPr>
          <w:tab/>
        </w:r>
        <w:r w:rsidRPr="00357179">
          <w:rPr>
            <w:rFonts w:ascii="Calibri" w:eastAsia="Times New Roman" w:hAnsi="Calibri"/>
            <w:sz w:val="22"/>
            <w:szCs w:val="22"/>
            <w:rPrChange w:id="30371" w:author="Visone Rossana (GSE)" w:date="2025-09-09T14:47:00Z" w16du:dateUtc="2025-09-09T12:47:00Z">
              <w:rPr>
                <w:rFonts w:ascii="Calibri" w:eastAsia="Times New Roman" w:hAnsi="Calibri"/>
              </w:rPr>
            </w:rPrChange>
          </w:rPr>
          <w:t xml:space="preserve">è il costo specifico effettivamente sostenuto per la tecnologia utilizzata nell’intervento definito dal rapporto tra spesa sostenuta in euro e potenza termica nominale della sottostazione installata. I valori massimi di C, ai fini del calcolo dell’incentivo, sono indicati nella tabella </w:t>
        </w:r>
        <w:r w:rsidRPr="00357179">
          <w:rPr>
            <w:rFonts w:ascii="Calibri" w:eastAsia="Times New Roman" w:hAnsi="Calibri" w:cs="Times"/>
            <w:iCs/>
            <w:sz w:val="22"/>
            <w:szCs w:val="22"/>
            <w:rPrChange w:id="30372" w:author="Visone Rossana (GSE)" w:date="2025-09-09T14:47:00Z" w16du:dateUtc="2025-09-09T12:47:00Z">
              <w:rPr>
                <w:rFonts w:ascii="Calibri" w:eastAsia="Times New Roman" w:hAnsi="Calibri" w:cs="Times"/>
                <w:iCs/>
              </w:rPr>
            </w:rPrChange>
          </w:rPr>
          <w:t>1</w:t>
        </w:r>
        <w:del w:id="30373" w:author="Visone Rossana (GSE)" w:date="2025-10-22T12:19:00Z" w16du:dateUtc="2025-10-22T10:19:00Z">
          <w:r w:rsidRPr="00357179" w:rsidDel="003C1A3F">
            <w:rPr>
              <w:rFonts w:ascii="Calibri" w:eastAsia="Times New Roman" w:hAnsi="Calibri" w:cs="Times"/>
              <w:iCs/>
              <w:sz w:val="22"/>
              <w:szCs w:val="22"/>
              <w:rPrChange w:id="30374" w:author="Visone Rossana (GSE)" w:date="2025-09-09T14:47:00Z" w16du:dateUtc="2025-09-09T12:47:00Z">
                <w:rPr>
                  <w:rFonts w:ascii="Calibri" w:eastAsia="Times New Roman" w:hAnsi="Calibri" w:cs="Times"/>
                  <w:iCs/>
                </w:rPr>
              </w:rPrChange>
            </w:rPr>
            <w:delText>2</w:delText>
          </w:r>
        </w:del>
      </w:ins>
      <w:ins w:id="30375" w:author="Visone Rossana (GSE)" w:date="2025-10-22T12:19:00Z" w16du:dateUtc="2025-10-22T10:19:00Z">
        <w:r w:rsidR="003C1A3F">
          <w:rPr>
            <w:rFonts w:ascii="Calibri" w:eastAsia="Times New Roman" w:hAnsi="Calibri" w:cs="Times"/>
            <w:iCs/>
            <w:sz w:val="22"/>
            <w:szCs w:val="22"/>
          </w:rPr>
          <w:t>9</w:t>
        </w:r>
      </w:ins>
      <w:ins w:id="30376" w:author="Visone Rossana (GSE)" w:date="2025-10-22T12:20:00Z" w16du:dateUtc="2025-10-22T10:20:00Z">
        <w:r w:rsidR="003C1A3F">
          <w:rPr>
            <w:rFonts w:ascii="Calibri" w:eastAsia="Times New Roman" w:hAnsi="Calibri" w:cs="Times"/>
            <w:iCs/>
            <w:sz w:val="22"/>
            <w:szCs w:val="22"/>
          </w:rPr>
          <w:t xml:space="preserve"> </w:t>
        </w:r>
        <w:r w:rsidR="003C1A3F" w:rsidRPr="00572F8E">
          <w:rPr>
            <w:sz w:val="22"/>
            <w:szCs w:val="22"/>
          </w:rPr>
          <w:t>dell’Allegato I Decreto</w:t>
        </w:r>
      </w:ins>
      <w:ins w:id="30377" w:author="Visone Rossana (GSE)" w:date="2025-09-02T11:23:00Z" w16du:dateUtc="2025-09-02T09:23:00Z">
        <w:del w:id="30378" w:author="Visone Rossana (GSE)" w:date="2025-10-22T12:20:00Z" w16du:dateUtc="2025-10-22T10:20:00Z">
          <w:r w:rsidRPr="00357179" w:rsidDel="003C1A3F">
            <w:rPr>
              <w:rFonts w:ascii="Calibri" w:eastAsia="Times New Roman" w:hAnsi="Calibri"/>
              <w:sz w:val="22"/>
              <w:szCs w:val="22"/>
              <w:rPrChange w:id="30379" w:author="Visone Rossana (GSE)" w:date="2025-09-09T14:47:00Z" w16du:dateUtc="2025-09-09T12:47:00Z">
                <w:rPr>
                  <w:rFonts w:ascii="Calibri" w:eastAsia="Times New Roman" w:hAnsi="Calibri"/>
                </w:rPr>
              </w:rPrChange>
            </w:rPr>
            <w:delText>;</w:delText>
          </w:r>
        </w:del>
      </w:ins>
      <w:ins w:id="30380" w:author="Visone Rossana (GSE)" w:date="2025-10-22T12:20:00Z" w16du:dateUtc="2025-10-22T10:20:00Z">
        <w:r w:rsidR="003C1A3F">
          <w:rPr>
            <w:rFonts w:ascii="Calibri" w:eastAsia="Times New Roman" w:hAnsi="Calibri"/>
            <w:sz w:val="22"/>
            <w:szCs w:val="22"/>
          </w:rPr>
          <w:t>.</w:t>
        </w:r>
      </w:ins>
    </w:p>
    <w:p w14:paraId="786B5B14" w14:textId="1E68CC93" w:rsidR="00572F4B" w:rsidRPr="00357179" w:rsidDel="001E3E31" w:rsidRDefault="00572F4B">
      <w:pPr>
        <w:widowControl w:val="0"/>
        <w:tabs>
          <w:tab w:val="left" w:pos="1979"/>
        </w:tabs>
        <w:spacing w:before="103" w:line="276" w:lineRule="auto"/>
        <w:ind w:left="845"/>
        <w:jc w:val="both"/>
        <w:rPr>
          <w:ins w:id="30381" w:author="Visone Rossana (GSE)" w:date="2025-09-02T11:23:00Z" w16du:dateUtc="2025-09-02T09:23:00Z"/>
          <w:del w:id="30382" w:author="Visone Rossana (GSE)" w:date="2025-10-22T12:19:00Z" w16du:dateUtc="2025-10-22T10:19:00Z"/>
          <w:rFonts w:ascii="Calibri" w:eastAsia="Times New Roman" w:hAnsi="Calibri"/>
          <w:b/>
          <w:bCs/>
          <w:sz w:val="22"/>
          <w:szCs w:val="22"/>
          <w:rPrChange w:id="30383" w:author="Visone Rossana (GSE)" w:date="2025-09-09T14:47:00Z" w16du:dateUtc="2025-09-09T12:47:00Z">
            <w:rPr>
              <w:ins w:id="30384" w:author="Visone Rossana (GSE)" w:date="2025-09-02T11:23:00Z" w16du:dateUtc="2025-09-02T09:23:00Z"/>
              <w:del w:id="30385" w:author="Visone Rossana (GSE)" w:date="2025-10-22T12:19:00Z" w16du:dateUtc="2025-10-22T10:19:00Z"/>
              <w:rFonts w:ascii="Calibri" w:eastAsia="Times New Roman" w:hAnsi="Calibri"/>
              <w:b/>
              <w:bCs/>
            </w:rPr>
          </w:rPrChange>
        </w:rPr>
        <w:pPrChange w:id="30386" w:author="Visone Rossana (GSE)" w:date="2025-09-09T14:47:00Z" w16du:dateUtc="2025-09-09T12:47:00Z">
          <w:pPr>
            <w:widowControl w:val="0"/>
            <w:tabs>
              <w:tab w:val="left" w:pos="1979"/>
            </w:tabs>
            <w:spacing w:before="103"/>
            <w:ind w:left="845"/>
            <w:jc w:val="both"/>
          </w:pPr>
        </w:pPrChange>
      </w:pPr>
      <w:ins w:id="30387" w:author="Visone Rossana (GSE)" w:date="2025-09-02T11:23:00Z" w16du:dateUtc="2025-09-02T09:23:00Z">
        <w:del w:id="30388" w:author="Visone Rossana (GSE)" w:date="2025-10-22T12:19:00Z" w16du:dateUtc="2025-10-22T10:19:00Z">
          <w:r w:rsidRPr="00357179" w:rsidDel="001E3E31">
            <w:rPr>
              <w:rFonts w:ascii="Calibri" w:eastAsia="Times New Roman" w:hAnsi="Calibri"/>
              <w:sz w:val="22"/>
              <w:szCs w:val="22"/>
              <w:rPrChange w:id="30389" w:author="Visone Rossana (GSE)" w:date="2025-09-09T14:47:00Z" w16du:dateUtc="2025-09-09T12:47:00Z">
                <w:rPr>
                  <w:rFonts w:ascii="Calibri" w:eastAsia="Times New Roman" w:hAnsi="Calibri"/>
                </w:rPr>
              </w:rPrChange>
            </w:rPr>
            <w:delText>%</w:delText>
          </w:r>
          <w:r w:rsidRPr="00357179" w:rsidDel="001E3E31">
            <w:rPr>
              <w:rFonts w:ascii="Calibri" w:eastAsia="Times New Roman" w:hAnsi="Calibri"/>
              <w:sz w:val="22"/>
              <w:szCs w:val="22"/>
              <w:vertAlign w:val="subscript"/>
              <w:rPrChange w:id="30390" w:author="Visone Rossana (GSE)" w:date="2025-09-09T14:47:00Z" w16du:dateUtc="2025-09-09T12:47:00Z">
                <w:rPr>
                  <w:rFonts w:ascii="Calibri" w:eastAsia="Times New Roman" w:hAnsi="Calibri"/>
                  <w:vertAlign w:val="subscript"/>
                </w:rPr>
              </w:rPrChange>
            </w:rPr>
            <w:delText>spesa</w:delText>
          </w:r>
          <w:r w:rsidRPr="00357179" w:rsidDel="001E3E31">
            <w:rPr>
              <w:rFonts w:ascii="Calibri" w:eastAsia="Times New Roman" w:hAnsi="Calibri"/>
              <w:sz w:val="22"/>
              <w:szCs w:val="22"/>
              <w:rPrChange w:id="30391" w:author="Visone Rossana (GSE)" w:date="2025-09-09T14:47:00Z" w16du:dateUtc="2025-09-09T12:47:00Z">
                <w:rPr>
                  <w:rFonts w:ascii="Calibri" w:eastAsia="Times New Roman" w:hAnsi="Calibri"/>
                </w:rPr>
              </w:rPrChange>
            </w:rPr>
            <w:tab/>
          </w:r>
          <w:r w:rsidRPr="00357179" w:rsidDel="001E3E31">
            <w:rPr>
              <w:rFonts w:ascii="Calibri" w:eastAsia="Times New Roman" w:hAnsi="Calibri"/>
              <w:sz w:val="22"/>
              <w:szCs w:val="22"/>
              <w:rPrChange w:id="30392" w:author="Visone Rossana (GSE)" w:date="2025-09-09T14:47:00Z" w16du:dateUtc="2025-09-09T12:47:00Z">
                <w:rPr>
                  <w:rFonts w:ascii="Calibri" w:eastAsia="Times New Roman" w:hAnsi="Calibri"/>
                </w:rPr>
              </w:rPrChange>
            </w:rPr>
            <w:tab/>
            <w:delText>è la percentuale incentivata delle spese ammissibili;</w:delText>
          </w:r>
        </w:del>
      </w:ins>
    </w:p>
    <w:p w14:paraId="499200E8" w14:textId="4C6327FC" w:rsidR="00572F4B" w:rsidRPr="00357179" w:rsidDel="001E3E31" w:rsidRDefault="00572F4B">
      <w:pPr>
        <w:widowControl w:val="0"/>
        <w:tabs>
          <w:tab w:val="left" w:pos="1979"/>
        </w:tabs>
        <w:spacing w:before="103" w:line="276" w:lineRule="auto"/>
        <w:ind w:left="845"/>
        <w:jc w:val="both"/>
        <w:rPr>
          <w:ins w:id="30393" w:author="Visone Rossana (GSE)" w:date="2025-09-02T11:23:00Z" w16du:dateUtc="2025-09-02T09:23:00Z"/>
          <w:del w:id="30394" w:author="Visone Rossana (GSE)" w:date="2025-10-22T12:19:00Z" w16du:dateUtc="2025-10-22T10:19:00Z"/>
          <w:rFonts w:ascii="Calibri" w:eastAsia="Times New Roman" w:hAnsi="Calibri"/>
          <w:b/>
          <w:bCs/>
          <w:sz w:val="22"/>
          <w:szCs w:val="22"/>
          <w:rPrChange w:id="30395" w:author="Visone Rossana (GSE)" w:date="2025-09-09T14:47:00Z" w16du:dateUtc="2025-09-09T12:47:00Z">
            <w:rPr>
              <w:ins w:id="30396" w:author="Visone Rossana (GSE)" w:date="2025-09-02T11:23:00Z" w16du:dateUtc="2025-09-02T09:23:00Z"/>
              <w:del w:id="30397" w:author="Visone Rossana (GSE)" w:date="2025-10-22T12:19:00Z" w16du:dateUtc="2025-10-22T10:19:00Z"/>
              <w:rFonts w:ascii="Calibri" w:eastAsia="Times New Roman" w:hAnsi="Calibri"/>
              <w:b/>
              <w:bCs/>
            </w:rPr>
          </w:rPrChange>
        </w:rPr>
        <w:pPrChange w:id="30398" w:author="Visone Rossana (GSE)" w:date="2025-09-09T14:47:00Z" w16du:dateUtc="2025-09-09T12:47:00Z">
          <w:pPr>
            <w:widowControl w:val="0"/>
            <w:tabs>
              <w:tab w:val="left" w:pos="1979"/>
            </w:tabs>
            <w:spacing w:before="103"/>
            <w:ind w:left="845"/>
            <w:jc w:val="both"/>
          </w:pPr>
        </w:pPrChange>
      </w:pPr>
      <w:ins w:id="30399" w:author="Visone Rossana (GSE)" w:date="2025-09-02T11:23:00Z" w16du:dateUtc="2025-09-02T09:23:00Z">
        <w:del w:id="30400" w:author="Visone Rossana (GSE)" w:date="2025-10-22T12:19:00Z" w16du:dateUtc="2025-10-22T10:19:00Z">
          <w:r w:rsidRPr="00357179" w:rsidDel="001E3E31">
            <w:rPr>
              <w:rFonts w:ascii="Calibri" w:eastAsia="Times New Roman" w:hAnsi="Calibri"/>
              <w:sz w:val="22"/>
              <w:szCs w:val="22"/>
              <w:rPrChange w:id="30401" w:author="Visone Rossana (GSE)" w:date="2025-09-09T14:47:00Z" w16du:dateUtc="2025-09-09T12:47:00Z">
                <w:rPr>
                  <w:rFonts w:ascii="Calibri" w:eastAsia="Times New Roman" w:hAnsi="Calibri"/>
                </w:rPr>
              </w:rPrChange>
            </w:rPr>
            <w:delText>I</w:delText>
          </w:r>
          <w:r w:rsidRPr="00357179" w:rsidDel="001E3E31">
            <w:rPr>
              <w:rFonts w:ascii="Calibri" w:eastAsia="Times New Roman" w:hAnsi="Calibri"/>
              <w:sz w:val="22"/>
              <w:szCs w:val="22"/>
              <w:vertAlign w:val="subscript"/>
              <w:rPrChange w:id="30402" w:author="Visone Rossana (GSE)" w:date="2025-09-09T14:47:00Z" w16du:dateUtc="2025-09-09T12:47:00Z">
                <w:rPr>
                  <w:rFonts w:ascii="Calibri" w:eastAsia="Times New Roman" w:hAnsi="Calibri"/>
                  <w:vertAlign w:val="subscript"/>
                </w:rPr>
              </w:rPrChange>
            </w:rPr>
            <w:delText>tot</w:delText>
          </w:r>
          <w:r w:rsidRPr="00357179" w:rsidDel="001E3E31">
            <w:rPr>
              <w:rFonts w:ascii="Calibri" w:eastAsia="Times New Roman" w:hAnsi="Calibri"/>
              <w:sz w:val="22"/>
              <w:szCs w:val="22"/>
              <w:rPrChange w:id="30403" w:author="Visone Rossana (GSE)" w:date="2025-09-09T14:47:00Z" w16du:dateUtc="2025-09-09T12:47:00Z">
                <w:rPr>
                  <w:rFonts w:ascii="Calibri" w:eastAsia="Times New Roman" w:hAnsi="Calibri"/>
                </w:rPr>
              </w:rPrChange>
            </w:rPr>
            <w:tab/>
          </w:r>
          <w:r w:rsidRPr="00357179" w:rsidDel="001E3E31">
            <w:rPr>
              <w:rFonts w:ascii="Calibri" w:eastAsia="Times New Roman" w:hAnsi="Calibri"/>
              <w:sz w:val="22"/>
              <w:szCs w:val="22"/>
              <w:rPrChange w:id="30404" w:author="Visone Rossana (GSE)" w:date="2025-09-09T14:47:00Z" w16du:dateUtc="2025-09-09T12:47:00Z">
                <w:rPr>
                  <w:rFonts w:ascii="Calibri" w:eastAsia="Times New Roman" w:hAnsi="Calibri"/>
                </w:rPr>
              </w:rPrChange>
            </w:rPr>
            <w:tab/>
            <w:delText>è l’incentivo totale cumulato per gli anni di godimento, connesso all’intervento</w:delText>
          </w:r>
          <w:r w:rsidRPr="00357179" w:rsidDel="001E3E31">
            <w:rPr>
              <w:rFonts w:ascii="Calibri" w:eastAsia="Times New Roman" w:hAnsi="Calibri"/>
              <w:i/>
              <w:sz w:val="22"/>
              <w:szCs w:val="22"/>
              <w:rPrChange w:id="30405" w:author="Visone Rossana (GSE)" w:date="2025-09-09T14:47:00Z" w16du:dateUtc="2025-09-09T12:47:00Z">
                <w:rPr>
                  <w:rFonts w:ascii="Calibri" w:eastAsia="Times New Roman" w:hAnsi="Calibri"/>
                  <w:i/>
                </w:rPr>
              </w:rPrChange>
            </w:rPr>
            <w:delText xml:space="preserve"> </w:delText>
          </w:r>
          <w:r w:rsidRPr="00357179" w:rsidDel="001E3E31">
            <w:rPr>
              <w:rFonts w:ascii="Calibri" w:eastAsia="Times New Roman" w:hAnsi="Calibri"/>
              <w:sz w:val="22"/>
              <w:szCs w:val="22"/>
              <w:rPrChange w:id="30406" w:author="Visone Rossana (GSE)" w:date="2025-09-09T14:47:00Z" w16du:dateUtc="2025-09-09T12:47:00Z">
                <w:rPr>
                  <w:rFonts w:ascii="Calibri" w:eastAsia="Times New Roman" w:hAnsi="Calibri"/>
                </w:rPr>
              </w:rPrChange>
            </w:rPr>
            <w:delText>in oggetto;</w:delText>
          </w:r>
          <w:r w:rsidRPr="00357179" w:rsidDel="001E3E31">
            <w:rPr>
              <w:rFonts w:ascii="Calibri" w:eastAsia="Times New Roman" w:hAnsi="Calibri"/>
              <w:i/>
              <w:sz w:val="22"/>
              <w:szCs w:val="22"/>
              <w:rPrChange w:id="30407" w:author="Visone Rossana (GSE)" w:date="2025-09-09T14:47:00Z" w16du:dateUtc="2025-09-09T12:47:00Z">
                <w:rPr>
                  <w:rFonts w:ascii="Calibri" w:eastAsia="Times New Roman" w:hAnsi="Calibri"/>
                  <w:i/>
                </w:rPr>
              </w:rPrChange>
            </w:rPr>
            <w:delText xml:space="preserve"> </w:delText>
          </w:r>
          <w:r w:rsidRPr="00357179" w:rsidDel="001E3E31">
            <w:rPr>
              <w:rFonts w:ascii="Calibri" w:eastAsia="Times New Roman" w:hAnsi="Calibri"/>
              <w:sz w:val="22"/>
              <w:szCs w:val="22"/>
              <w:rPrChange w:id="30408" w:author="Visone Rossana (GSE)" w:date="2025-09-09T14:47:00Z" w16du:dateUtc="2025-09-09T12:47:00Z">
                <w:rPr>
                  <w:rFonts w:ascii="Calibri" w:eastAsia="Times New Roman" w:hAnsi="Calibri"/>
                </w:rPr>
              </w:rPrChange>
            </w:rPr>
            <w:delText xml:space="preserve"> </w:delText>
          </w:r>
        </w:del>
      </w:ins>
    </w:p>
    <w:p w14:paraId="01399AD4" w14:textId="77777777" w:rsidR="00572F4B" w:rsidRPr="007C2D79" w:rsidRDefault="00572F4B" w:rsidP="00572F4B">
      <w:pPr>
        <w:widowControl w:val="0"/>
        <w:spacing w:before="1" w:after="1"/>
        <w:rPr>
          <w:ins w:id="30409" w:author="Visone Rossana (GSE)" w:date="2025-09-02T11:23:00Z" w16du:dateUtc="2025-09-02T09:23:00Z"/>
          <w:rFonts w:ascii="Calibri" w:eastAsia="Times New Roman" w:hAnsi="Calibri"/>
        </w:rPr>
      </w:pPr>
    </w:p>
    <w:tbl>
      <w:tblPr>
        <w:tblStyle w:val="TableNormal1"/>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30410" w:author="Visone Rossana (GSE)" w:date="2025-10-21T18:56:00Z" w16du:dateUtc="2025-10-21T16:56:00Z">
          <w:tblPr>
            <w:tblStyle w:val="TableNormal1"/>
            <w:tblW w:w="74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3631"/>
        <w:gridCol w:w="1889"/>
        <w:gridCol w:w="1884"/>
        <w:gridCol w:w="1884"/>
        <w:tblGridChange w:id="30411">
          <w:tblGrid>
            <w:gridCol w:w="3631"/>
            <w:gridCol w:w="1884"/>
            <w:gridCol w:w="5"/>
            <w:gridCol w:w="1884"/>
            <w:gridCol w:w="1884"/>
          </w:tblGrid>
        </w:tblGridChange>
      </w:tblGrid>
      <w:tr w:rsidR="0098519B" w:rsidRPr="007C2D79" w:rsidDel="00CB3D96" w14:paraId="75D56306" w14:textId="476899C9" w:rsidTr="0098519B">
        <w:trPr>
          <w:gridAfter w:val="2"/>
          <w:wAfter w:w="3768" w:type="dxa"/>
          <w:trHeight w:val="688"/>
          <w:jc w:val="center"/>
          <w:ins w:id="30412" w:author="Visone Rossana (GSE)" w:date="2025-09-02T11:23:00Z"/>
          <w:del w:id="30413" w:author="Visone Rossana (GSE)" w:date="2025-10-21T18:54:00Z"/>
          <w:trPrChange w:id="30414" w:author="Visone Rossana (GSE)" w:date="2025-10-21T18:56:00Z" w16du:dateUtc="2025-10-21T16:56:00Z">
            <w:trPr>
              <w:gridAfter w:val="2"/>
              <w:trHeight w:val="688"/>
              <w:jc w:val="center"/>
            </w:trPr>
          </w:trPrChange>
        </w:trPr>
        <w:tc>
          <w:tcPr>
            <w:tcW w:w="3631" w:type="dxa"/>
            <w:tcPrChange w:id="30415" w:author="Visone Rossana (GSE)" w:date="2025-10-21T18:56:00Z" w16du:dateUtc="2025-10-21T16:56:00Z">
              <w:tcPr>
                <w:tcW w:w="3631" w:type="dxa"/>
              </w:tcPr>
            </w:tcPrChange>
          </w:tcPr>
          <w:p w14:paraId="19F562A0" w14:textId="25D0D1BA" w:rsidR="0098519B" w:rsidRPr="004E59E6" w:rsidDel="00CB3D96" w:rsidRDefault="0098519B">
            <w:pPr>
              <w:ind w:left="10"/>
              <w:rPr>
                <w:ins w:id="30416" w:author="Visone Rossana (GSE)" w:date="2025-09-02T11:23:00Z" w16du:dateUtc="2025-09-02T09:23:00Z"/>
                <w:del w:id="30417" w:author="Visone Rossana (GSE)" w:date="2025-10-21T18:54:00Z" w16du:dateUtc="2025-10-21T16:54:00Z"/>
                <w:rFonts w:eastAsia="Times New Roman" w:cstheme="minorHAnsi"/>
                <w:b/>
                <w:sz w:val="22"/>
                <w:szCs w:val="22"/>
                <w:lang w:val="it-IT"/>
                <w:rPrChange w:id="30418" w:author="Di Lorenzo Michele (GSE)" w:date="2025-10-29T12:04:00Z" w16du:dateUtc="2025-10-29T11:04:00Z">
                  <w:rPr>
                    <w:ins w:id="30419" w:author="Visone Rossana (GSE)" w:date="2025-09-02T11:23:00Z" w16du:dateUtc="2025-09-02T09:23:00Z"/>
                    <w:del w:id="30420" w:author="Visone Rossana (GSE)" w:date="2025-10-21T18:54:00Z" w16du:dateUtc="2025-10-21T16:54:00Z"/>
                    <w:rFonts w:ascii="Calibri" w:eastAsia="Times New Roman" w:hAnsi="Calibri"/>
                    <w:b/>
                  </w:rPr>
                </w:rPrChange>
              </w:rPr>
            </w:pPr>
            <w:ins w:id="30421" w:author="Visone Rossana (GSE)" w:date="2025-09-02T11:23:00Z" w16du:dateUtc="2025-09-02T09:23:00Z">
              <w:del w:id="30422" w:author="Visone Rossana (GSE)" w:date="2025-10-21T18:54:00Z" w16du:dateUtc="2025-10-21T16:54:00Z">
                <w:r w:rsidRPr="004E59E6" w:rsidDel="00CB3D96">
                  <w:rPr>
                    <w:rFonts w:eastAsia="Times New Roman" w:cstheme="minorHAnsi"/>
                    <w:b/>
                    <w:sz w:val="22"/>
                    <w:szCs w:val="22"/>
                    <w:rPrChange w:id="30423" w:author="Di Lorenzo Michele (GSE)" w:date="2025-10-29T12:04:00Z" w16du:dateUtc="2025-10-29T11:04:00Z">
                      <w:rPr>
                        <w:rFonts w:ascii="Times New Roman" w:eastAsia="Times New Roman" w:hAnsi="Times New Roman"/>
                        <w:b/>
                        <w:sz w:val="18"/>
                      </w:rPr>
                    </w:rPrChange>
                  </w:rPr>
                  <w:delText>[Tabella 5 – Allegato II - DM]</w:delText>
                </w:r>
              </w:del>
            </w:ins>
          </w:p>
        </w:tc>
        <w:tc>
          <w:tcPr>
            <w:tcW w:w="1889" w:type="dxa"/>
            <w:tcPrChange w:id="30424" w:author="Visone Rossana (GSE)" w:date="2025-10-21T18:56:00Z" w16du:dateUtc="2025-10-21T16:56:00Z">
              <w:tcPr>
                <w:tcW w:w="1884" w:type="dxa"/>
              </w:tcPr>
            </w:tcPrChange>
          </w:tcPr>
          <w:p w14:paraId="12E09235" w14:textId="77777777" w:rsidR="0098519B" w:rsidRPr="004E59E6" w:rsidDel="00CB3D96" w:rsidRDefault="0098519B">
            <w:pPr>
              <w:ind w:left="10"/>
              <w:rPr>
                <w:ins w:id="30425" w:author="Visone Rossana (GSE)" w:date="2025-10-21T18:56:00Z" w16du:dateUtc="2025-10-21T16:56:00Z"/>
                <w:rFonts w:eastAsia="Times New Roman" w:cstheme="minorHAnsi"/>
                <w:b/>
                <w:sz w:val="22"/>
                <w:szCs w:val="22"/>
                <w:lang w:val="it-IT"/>
                <w:rPrChange w:id="30426" w:author="Di Lorenzo Michele (GSE)" w:date="2025-10-29T12:04:00Z" w16du:dateUtc="2025-10-29T11:04:00Z">
                  <w:rPr>
                    <w:ins w:id="30427" w:author="Visone Rossana (GSE)" w:date="2025-10-21T18:56:00Z" w16du:dateUtc="2025-10-21T16:56:00Z"/>
                    <w:rFonts w:eastAsia="Times New Roman" w:cstheme="minorHAnsi"/>
                    <w:b/>
                    <w:sz w:val="22"/>
                    <w:szCs w:val="22"/>
                  </w:rPr>
                </w:rPrChange>
              </w:rPr>
            </w:pPr>
          </w:p>
        </w:tc>
      </w:tr>
      <w:tr w:rsidR="0098519B" w:rsidRPr="007C2D79" w14:paraId="30E9EEBF" w14:textId="1F020CA9" w:rsidTr="003654F2">
        <w:trPr>
          <w:trHeight w:val="395"/>
          <w:jc w:val="center"/>
          <w:ins w:id="30428" w:author="Visone Rossana (GSE)" w:date="2025-10-21T18:55:00Z"/>
        </w:trPr>
        <w:tc>
          <w:tcPr>
            <w:tcW w:w="9288" w:type="dxa"/>
            <w:gridSpan w:val="4"/>
            <w:shd w:val="clear" w:color="auto" w:fill="D9D9D9" w:themeFill="background1" w:themeFillShade="D9"/>
            <w:vAlign w:val="center"/>
          </w:tcPr>
          <w:p w14:paraId="2CAC6EB6" w14:textId="57A52034" w:rsidR="0098519B" w:rsidRPr="004E59E6" w:rsidRDefault="0098519B">
            <w:pPr>
              <w:ind w:left="10"/>
              <w:jc w:val="center"/>
              <w:rPr>
                <w:ins w:id="30429" w:author="Visone Rossana (GSE)" w:date="2025-10-21T18:56:00Z" w16du:dateUtc="2025-10-21T16:56:00Z"/>
                <w:rFonts w:eastAsia="Times New Roman" w:cstheme="minorHAnsi"/>
                <w:b/>
                <w:sz w:val="16"/>
                <w:szCs w:val="16"/>
                <w:lang w:val="it-IT"/>
                <w:rPrChange w:id="30430" w:author="Di Lorenzo Michele (GSE)" w:date="2025-10-29T12:04:00Z" w16du:dateUtc="2025-10-29T11:04:00Z">
                  <w:rPr>
                    <w:ins w:id="30431" w:author="Visone Rossana (GSE)" w:date="2025-10-21T18:56:00Z" w16du:dateUtc="2025-10-21T16:56:00Z"/>
                    <w:rFonts w:eastAsia="Times New Roman" w:cstheme="minorHAnsi"/>
                    <w:b/>
                    <w:sz w:val="20"/>
                    <w:szCs w:val="20"/>
                  </w:rPr>
                </w:rPrChange>
              </w:rPr>
            </w:pPr>
            <w:ins w:id="30432" w:author="Visone Rossana (GSE)" w:date="2025-10-21T18:55:00Z" w16du:dateUtc="2025-10-21T16:55:00Z">
              <w:r w:rsidRPr="004E59E6">
                <w:rPr>
                  <w:rFonts w:eastAsia="Times New Roman" w:cstheme="minorHAnsi"/>
                  <w:b/>
                  <w:sz w:val="16"/>
                  <w:szCs w:val="16"/>
                  <w:rPrChange w:id="30433" w:author="Di Lorenzo Michele (GSE)" w:date="2025-10-29T12:04:00Z" w16du:dateUtc="2025-10-29T11:04:00Z">
                    <w:rPr>
                      <w:rFonts w:eastAsia="Times New Roman" w:cstheme="minorHAnsi"/>
                      <w:b/>
                      <w:sz w:val="20"/>
                      <w:szCs w:val="20"/>
                    </w:rPr>
                  </w:rPrChange>
                </w:rPr>
                <w:t>Tabella 19 [Allegato II del D.M. 7 agosto 2025]</w:t>
              </w:r>
            </w:ins>
          </w:p>
        </w:tc>
      </w:tr>
      <w:tr w:rsidR="0098519B" w:rsidRPr="007C2D79" w14:paraId="472268A4" w14:textId="5DAFE211" w:rsidTr="0098519B">
        <w:trPr>
          <w:trHeight w:val="395"/>
          <w:jc w:val="center"/>
          <w:ins w:id="30434" w:author="Visone Rossana (GSE)" w:date="2025-09-02T11:23:00Z"/>
          <w:trPrChange w:id="30435" w:author="Visone Rossana (GSE)" w:date="2025-10-21T18:56:00Z" w16du:dateUtc="2025-10-21T16:56:00Z">
            <w:trPr>
              <w:trHeight w:val="395"/>
              <w:jc w:val="center"/>
            </w:trPr>
          </w:trPrChange>
        </w:trPr>
        <w:tc>
          <w:tcPr>
            <w:tcW w:w="3631" w:type="dxa"/>
            <w:shd w:val="clear" w:color="auto" w:fill="D9D9D9" w:themeFill="background1" w:themeFillShade="D9"/>
            <w:vAlign w:val="center"/>
            <w:tcPrChange w:id="30436" w:author="Visone Rossana (GSE)" w:date="2025-10-21T18:56:00Z" w16du:dateUtc="2025-10-21T16:56:00Z">
              <w:tcPr>
                <w:tcW w:w="3631" w:type="dxa"/>
                <w:shd w:val="clear" w:color="auto" w:fill="D9D9D9" w:themeFill="background1" w:themeFillShade="D9"/>
                <w:vAlign w:val="center"/>
              </w:tcPr>
            </w:tcPrChange>
          </w:tcPr>
          <w:p w14:paraId="1644CCCA" w14:textId="77777777" w:rsidR="0098519B" w:rsidRPr="001315AE" w:rsidRDefault="0098519B">
            <w:pPr>
              <w:ind w:left="69"/>
              <w:jc w:val="center"/>
              <w:rPr>
                <w:ins w:id="30437" w:author="Visone Rossana (GSE)" w:date="2025-09-02T11:23:00Z" w16du:dateUtc="2025-09-02T09:23:00Z"/>
                <w:rFonts w:eastAsia="Times New Roman" w:cstheme="minorHAnsi"/>
                <w:b/>
                <w:sz w:val="16"/>
                <w:szCs w:val="16"/>
                <w:rPrChange w:id="30438" w:author="Visone Rossana (GSE)" w:date="2025-10-22T12:20:00Z" w16du:dateUtc="2025-10-22T10:20:00Z">
                  <w:rPr>
                    <w:ins w:id="30439" w:author="Visone Rossana (GSE)" w:date="2025-09-02T11:23:00Z" w16du:dateUtc="2025-09-02T09:23:00Z"/>
                    <w:rFonts w:ascii="Calibri" w:eastAsia="Times New Roman" w:hAnsi="Calibri"/>
                    <w:b/>
                  </w:rPr>
                </w:rPrChange>
              </w:rPr>
            </w:pPr>
            <w:ins w:id="30440" w:author="Visone Rossana (GSE)" w:date="2025-09-02T11:23:00Z" w16du:dateUtc="2025-09-02T09:23:00Z">
              <w:r w:rsidRPr="001315AE">
                <w:rPr>
                  <w:rFonts w:eastAsia="Times New Roman" w:cstheme="minorHAnsi"/>
                  <w:b/>
                  <w:sz w:val="16"/>
                  <w:szCs w:val="16"/>
                  <w:rPrChange w:id="30441" w:author="Visone Rossana (GSE)" w:date="2025-10-22T12:20:00Z" w16du:dateUtc="2025-10-22T10:20:00Z">
                    <w:rPr>
                      <w:rFonts w:ascii="Calibri" w:eastAsia="Times New Roman" w:hAnsi="Calibri"/>
                      <w:b/>
                    </w:rPr>
                  </w:rPrChange>
                </w:rPr>
                <w:t>Tipologia di intervento</w:t>
              </w:r>
            </w:ins>
          </w:p>
        </w:tc>
        <w:tc>
          <w:tcPr>
            <w:tcW w:w="1889" w:type="dxa"/>
            <w:shd w:val="clear" w:color="auto" w:fill="D9D9D9" w:themeFill="background1" w:themeFillShade="D9"/>
            <w:vAlign w:val="center"/>
            <w:tcPrChange w:id="30442" w:author="Visone Rossana (GSE)" w:date="2025-10-21T18:56:00Z" w16du:dateUtc="2025-10-21T16:56:00Z">
              <w:tcPr>
                <w:tcW w:w="1889" w:type="dxa"/>
                <w:gridSpan w:val="2"/>
                <w:shd w:val="clear" w:color="auto" w:fill="D9D9D9" w:themeFill="background1" w:themeFillShade="D9"/>
                <w:vAlign w:val="center"/>
              </w:tcPr>
            </w:tcPrChange>
          </w:tcPr>
          <w:p w14:paraId="687116F4" w14:textId="77777777" w:rsidR="0098519B" w:rsidRPr="004E59E6" w:rsidRDefault="0098519B">
            <w:pPr>
              <w:jc w:val="center"/>
              <w:rPr>
                <w:ins w:id="30443" w:author="Visone Rossana (GSE)" w:date="2025-09-02T11:23:00Z" w16du:dateUtc="2025-09-02T09:23:00Z"/>
                <w:rFonts w:eastAsia="Times New Roman" w:cstheme="minorHAnsi"/>
                <w:b/>
                <w:sz w:val="16"/>
                <w:szCs w:val="16"/>
                <w:lang w:val="it-IT"/>
                <w:rPrChange w:id="30444" w:author="Di Lorenzo Michele (GSE)" w:date="2025-10-29T12:04:00Z" w16du:dateUtc="2025-10-29T11:04:00Z">
                  <w:rPr>
                    <w:ins w:id="30445" w:author="Visone Rossana (GSE)" w:date="2025-09-02T11:23:00Z" w16du:dateUtc="2025-09-02T09:23:00Z"/>
                    <w:rFonts w:ascii="Calibri" w:eastAsia="Times New Roman" w:hAnsi="Calibri"/>
                    <w:b/>
                  </w:rPr>
                </w:rPrChange>
              </w:rPr>
            </w:pPr>
            <w:ins w:id="30446" w:author="Visone Rossana (GSE)" w:date="2025-09-02T11:23:00Z" w16du:dateUtc="2025-09-02T09:23:00Z">
              <w:r w:rsidRPr="004E59E6">
                <w:rPr>
                  <w:rFonts w:eastAsia="Times New Roman" w:cstheme="minorHAnsi"/>
                  <w:b/>
                  <w:sz w:val="16"/>
                  <w:szCs w:val="16"/>
                  <w:rPrChange w:id="30447" w:author="Di Lorenzo Michele (GSE)" w:date="2025-10-29T12:04:00Z" w16du:dateUtc="2025-10-29T11:04:00Z">
                    <w:rPr>
                      <w:rFonts w:ascii="Calibri" w:eastAsia="Times New Roman" w:hAnsi="Calibri"/>
                      <w:b/>
                    </w:rPr>
                  </w:rPrChange>
                </w:rPr>
                <w:t xml:space="preserve">Percentuale incentivata della spesa ammissibile </w:t>
              </w:r>
            </w:ins>
          </w:p>
          <w:p w14:paraId="558A89F9" w14:textId="77777777" w:rsidR="0098519B" w:rsidRPr="004E59E6" w:rsidRDefault="0098519B">
            <w:pPr>
              <w:jc w:val="center"/>
              <w:rPr>
                <w:ins w:id="30448" w:author="Visone Rossana (GSE)" w:date="2025-09-02T11:23:00Z" w16du:dateUtc="2025-09-02T09:23:00Z"/>
                <w:rFonts w:eastAsia="Times New Roman" w:cstheme="minorHAnsi"/>
                <w:b/>
                <w:sz w:val="16"/>
                <w:szCs w:val="16"/>
                <w:lang w:val="it-IT"/>
                <w:rPrChange w:id="30449" w:author="Di Lorenzo Michele (GSE)" w:date="2025-10-29T12:04:00Z" w16du:dateUtc="2025-10-29T11:04:00Z">
                  <w:rPr>
                    <w:ins w:id="30450" w:author="Visone Rossana (GSE)" w:date="2025-09-02T11:23:00Z" w16du:dateUtc="2025-09-02T09:23:00Z"/>
                    <w:rFonts w:ascii="Calibri" w:eastAsia="Times New Roman" w:hAnsi="Calibri"/>
                    <w:b/>
                  </w:rPr>
                </w:rPrChange>
              </w:rPr>
            </w:pPr>
            <w:ins w:id="30451" w:author="Visone Rossana (GSE)" w:date="2025-09-02T11:23:00Z" w16du:dateUtc="2025-09-02T09:23:00Z">
              <w:r w:rsidRPr="004E59E6">
                <w:rPr>
                  <w:rFonts w:eastAsia="Times New Roman" w:cstheme="minorHAnsi"/>
                  <w:b/>
                  <w:sz w:val="16"/>
                  <w:szCs w:val="16"/>
                  <w:rPrChange w:id="30452" w:author="Di Lorenzo Michele (GSE)" w:date="2025-10-29T12:04:00Z" w16du:dateUtc="2025-10-29T11:04:00Z">
                    <w:rPr>
                      <w:rFonts w:ascii="Calibri" w:eastAsia="Times New Roman" w:hAnsi="Calibri"/>
                      <w:b/>
                    </w:rPr>
                  </w:rPrChange>
                </w:rPr>
                <w:t xml:space="preserve">(% </w:t>
              </w:r>
              <w:r w:rsidRPr="004E59E6">
                <w:rPr>
                  <w:rFonts w:eastAsia="Times New Roman" w:cstheme="minorHAnsi"/>
                  <w:b/>
                  <w:sz w:val="16"/>
                  <w:szCs w:val="16"/>
                  <w:vertAlign w:val="subscript"/>
                  <w:rPrChange w:id="30453" w:author="Di Lorenzo Michele (GSE)" w:date="2025-10-29T12:04:00Z" w16du:dateUtc="2025-10-29T11:04:00Z">
                    <w:rPr>
                      <w:rFonts w:ascii="Calibri" w:eastAsia="Times New Roman" w:hAnsi="Calibri"/>
                      <w:b/>
                      <w:vertAlign w:val="subscript"/>
                    </w:rPr>
                  </w:rPrChange>
                </w:rPr>
                <w:t>spesa</w:t>
              </w:r>
              <w:r w:rsidRPr="004E59E6">
                <w:rPr>
                  <w:rFonts w:eastAsia="Times New Roman" w:cstheme="minorHAnsi"/>
                  <w:b/>
                  <w:sz w:val="16"/>
                  <w:szCs w:val="16"/>
                  <w:rPrChange w:id="30454" w:author="Di Lorenzo Michele (GSE)" w:date="2025-10-29T12:04:00Z" w16du:dateUtc="2025-10-29T11:04:00Z">
                    <w:rPr>
                      <w:rFonts w:ascii="Calibri" w:eastAsia="Times New Roman" w:hAnsi="Calibri"/>
                      <w:b/>
                    </w:rPr>
                  </w:rPrChange>
                </w:rPr>
                <w:t>)</w:t>
              </w:r>
            </w:ins>
          </w:p>
        </w:tc>
        <w:tc>
          <w:tcPr>
            <w:tcW w:w="1884" w:type="dxa"/>
            <w:shd w:val="clear" w:color="auto" w:fill="D9D9D9" w:themeFill="background1" w:themeFillShade="D9"/>
            <w:vAlign w:val="center"/>
            <w:tcPrChange w:id="30455" w:author="Visone Rossana (GSE)" w:date="2025-10-21T18:56:00Z" w16du:dateUtc="2025-10-21T16:56:00Z">
              <w:tcPr>
                <w:tcW w:w="1884" w:type="dxa"/>
                <w:shd w:val="clear" w:color="auto" w:fill="D9D9D9" w:themeFill="background1" w:themeFillShade="D9"/>
                <w:vAlign w:val="center"/>
              </w:tcPr>
            </w:tcPrChange>
          </w:tcPr>
          <w:p w14:paraId="3EDBEE8C" w14:textId="77777777" w:rsidR="0098519B" w:rsidRPr="00D77D41" w:rsidRDefault="0098519B">
            <w:pPr>
              <w:ind w:left="10"/>
              <w:jc w:val="center"/>
              <w:rPr>
                <w:ins w:id="30456" w:author="Visone Rossana (GSE)" w:date="2025-09-02T11:23:00Z" w16du:dateUtc="2025-09-02T09:23:00Z"/>
                <w:rFonts w:eastAsia="Times New Roman" w:cstheme="minorHAnsi"/>
                <w:b/>
                <w:sz w:val="16"/>
                <w:szCs w:val="16"/>
                <w:rPrChange w:id="30457" w:author="Visone Rossana (GSE)" w:date="2025-10-22T12:21:00Z" w16du:dateUtc="2025-10-22T10:21:00Z">
                  <w:rPr>
                    <w:ins w:id="30458" w:author="Visone Rossana (GSE)" w:date="2025-09-02T11:23:00Z" w16du:dateUtc="2025-09-02T09:23:00Z"/>
                    <w:rFonts w:ascii="Calibri" w:eastAsia="Times New Roman" w:hAnsi="Calibri"/>
                    <w:b/>
                  </w:rPr>
                </w:rPrChange>
              </w:rPr>
            </w:pPr>
            <w:ins w:id="30459" w:author="Visone Rossana (GSE)" w:date="2025-09-02T11:23:00Z" w16du:dateUtc="2025-09-02T09:23:00Z">
              <w:r w:rsidRPr="00D77D41">
                <w:rPr>
                  <w:rFonts w:eastAsia="Times New Roman" w:cstheme="minorHAnsi"/>
                  <w:b/>
                  <w:sz w:val="16"/>
                  <w:szCs w:val="16"/>
                  <w:rPrChange w:id="30460" w:author="Visone Rossana (GSE)" w:date="2025-10-22T12:21:00Z" w16du:dateUtc="2025-10-22T10:21:00Z">
                    <w:rPr>
                      <w:rFonts w:ascii="Calibri" w:eastAsia="Times New Roman" w:hAnsi="Calibri"/>
                      <w:b/>
                    </w:rPr>
                  </w:rPrChange>
                </w:rPr>
                <w:t>Costo massimo ammissibile</w:t>
              </w:r>
            </w:ins>
          </w:p>
          <w:p w14:paraId="165B4994" w14:textId="77777777" w:rsidR="0098519B" w:rsidRPr="00D77D41" w:rsidRDefault="0098519B">
            <w:pPr>
              <w:ind w:left="10"/>
              <w:jc w:val="center"/>
              <w:rPr>
                <w:ins w:id="30461" w:author="Visone Rossana (GSE)" w:date="2025-09-02T11:23:00Z" w16du:dateUtc="2025-09-02T09:23:00Z"/>
                <w:rFonts w:eastAsia="Times New Roman" w:cstheme="minorHAnsi"/>
                <w:b/>
                <w:sz w:val="16"/>
                <w:szCs w:val="16"/>
                <w:rPrChange w:id="30462" w:author="Visone Rossana (GSE)" w:date="2025-10-22T12:21:00Z" w16du:dateUtc="2025-10-22T10:21:00Z">
                  <w:rPr>
                    <w:ins w:id="30463" w:author="Visone Rossana (GSE)" w:date="2025-09-02T11:23:00Z" w16du:dateUtc="2025-09-02T09:23:00Z"/>
                    <w:rFonts w:ascii="Calibri" w:eastAsia="Times New Roman" w:hAnsi="Calibri"/>
                    <w:b/>
                  </w:rPr>
                </w:rPrChange>
              </w:rPr>
            </w:pPr>
            <w:ins w:id="30464" w:author="Visone Rossana (GSE)" w:date="2025-09-02T11:23:00Z" w16du:dateUtc="2025-09-02T09:23:00Z">
              <w:r w:rsidRPr="00D77D41">
                <w:rPr>
                  <w:rFonts w:eastAsia="Times New Roman" w:cstheme="minorHAnsi"/>
                  <w:b/>
                  <w:sz w:val="16"/>
                  <w:szCs w:val="16"/>
                  <w:rPrChange w:id="30465" w:author="Visone Rossana (GSE)" w:date="2025-10-22T12:21:00Z" w16du:dateUtc="2025-10-22T10:21:00Z">
                    <w:rPr>
                      <w:rFonts w:ascii="Calibri" w:eastAsia="Times New Roman" w:hAnsi="Calibri"/>
                      <w:b/>
                    </w:rPr>
                  </w:rPrChange>
                </w:rPr>
                <w:t>(C</w:t>
              </w:r>
              <w:r w:rsidRPr="00D77D41">
                <w:rPr>
                  <w:rFonts w:eastAsia="Times New Roman" w:cstheme="minorHAnsi"/>
                  <w:b/>
                  <w:sz w:val="16"/>
                  <w:szCs w:val="16"/>
                  <w:vertAlign w:val="subscript"/>
                  <w:rPrChange w:id="30466" w:author="Visone Rossana (GSE)" w:date="2025-10-22T12:21:00Z" w16du:dateUtc="2025-10-22T10:21:00Z">
                    <w:rPr>
                      <w:rFonts w:ascii="Calibri" w:eastAsia="Times New Roman" w:hAnsi="Calibri"/>
                      <w:b/>
                      <w:vertAlign w:val="subscript"/>
                    </w:rPr>
                  </w:rPrChange>
                </w:rPr>
                <w:t>max</w:t>
              </w:r>
              <w:r w:rsidRPr="00D77D41">
                <w:rPr>
                  <w:rFonts w:eastAsia="Times New Roman" w:cstheme="minorHAnsi"/>
                  <w:b/>
                  <w:sz w:val="16"/>
                  <w:szCs w:val="16"/>
                  <w:rPrChange w:id="30467" w:author="Visone Rossana (GSE)" w:date="2025-10-22T12:21:00Z" w16du:dateUtc="2025-10-22T10:21:00Z">
                    <w:rPr>
                      <w:rFonts w:ascii="Calibri" w:eastAsia="Times New Roman" w:hAnsi="Calibri"/>
                      <w:b/>
                    </w:rPr>
                  </w:rPrChange>
                </w:rPr>
                <w:t>)</w:t>
              </w:r>
            </w:ins>
          </w:p>
        </w:tc>
        <w:tc>
          <w:tcPr>
            <w:tcW w:w="1884" w:type="dxa"/>
            <w:shd w:val="clear" w:color="auto" w:fill="D9D9D9" w:themeFill="background1" w:themeFillShade="D9"/>
            <w:tcPrChange w:id="30468" w:author="Visone Rossana (GSE)" w:date="2025-10-21T18:56:00Z" w16du:dateUtc="2025-10-21T16:56:00Z">
              <w:tcPr>
                <w:tcW w:w="1884" w:type="dxa"/>
              </w:tcPr>
            </w:tcPrChange>
          </w:tcPr>
          <w:p w14:paraId="09C320C3" w14:textId="77777777" w:rsidR="0098519B" w:rsidRPr="00D77D41" w:rsidRDefault="0098519B" w:rsidP="0098519B">
            <w:pPr>
              <w:ind w:left="10"/>
              <w:jc w:val="center"/>
              <w:rPr>
                <w:ins w:id="30469" w:author="Visone Rossana (GSE)" w:date="2025-10-21T18:56:00Z" w16du:dateUtc="2025-10-21T16:56:00Z"/>
                <w:rFonts w:eastAsia="Times New Roman" w:cstheme="minorHAnsi"/>
                <w:b/>
                <w:sz w:val="16"/>
                <w:szCs w:val="16"/>
                <w:rPrChange w:id="30470" w:author="Visone Rossana (GSE)" w:date="2025-10-22T12:21:00Z" w16du:dateUtc="2025-10-22T10:21:00Z">
                  <w:rPr>
                    <w:ins w:id="30471" w:author="Visone Rossana (GSE)" w:date="2025-10-21T18:56:00Z" w16du:dateUtc="2025-10-21T16:56:00Z"/>
                    <w:rFonts w:eastAsia="Times New Roman" w:cstheme="minorHAnsi"/>
                    <w:b/>
                    <w:sz w:val="20"/>
                    <w:szCs w:val="20"/>
                  </w:rPr>
                </w:rPrChange>
              </w:rPr>
            </w:pPr>
            <w:ins w:id="30472" w:author="Visone Rossana (GSE)" w:date="2025-10-21T18:56:00Z" w16du:dateUtc="2025-10-21T16:56:00Z">
              <w:r w:rsidRPr="00D77D41">
                <w:rPr>
                  <w:rFonts w:eastAsia="Times New Roman" w:cstheme="minorHAnsi"/>
                  <w:b/>
                  <w:sz w:val="16"/>
                  <w:szCs w:val="16"/>
                  <w:rPrChange w:id="30473" w:author="Visone Rossana (GSE)" w:date="2025-10-22T12:21:00Z" w16du:dateUtc="2025-10-22T10:21:00Z">
                    <w:rPr>
                      <w:rFonts w:eastAsia="Times New Roman" w:cstheme="minorHAnsi"/>
                      <w:b/>
                      <w:sz w:val="20"/>
                      <w:szCs w:val="20"/>
                    </w:rPr>
                  </w:rPrChange>
                </w:rPr>
                <w:t>Valore massimo dell’incentivo</w:t>
              </w:r>
            </w:ins>
          </w:p>
          <w:p w14:paraId="3F808BEE" w14:textId="4D51F886" w:rsidR="0098519B" w:rsidRPr="00D77D41" w:rsidRDefault="0098519B" w:rsidP="0098519B">
            <w:pPr>
              <w:ind w:left="10"/>
              <w:jc w:val="center"/>
              <w:rPr>
                <w:ins w:id="30474" w:author="Visone Rossana (GSE)" w:date="2025-10-21T18:56:00Z" w16du:dateUtc="2025-10-21T16:56:00Z"/>
                <w:rFonts w:eastAsia="Times New Roman" w:cstheme="minorHAnsi"/>
                <w:b/>
                <w:sz w:val="16"/>
                <w:szCs w:val="16"/>
                <w:rPrChange w:id="30475" w:author="Visone Rossana (GSE)" w:date="2025-10-22T12:21:00Z" w16du:dateUtc="2025-10-22T10:21:00Z">
                  <w:rPr>
                    <w:ins w:id="30476" w:author="Visone Rossana (GSE)" w:date="2025-10-21T18:56:00Z" w16du:dateUtc="2025-10-21T16:56:00Z"/>
                    <w:rFonts w:eastAsia="Times New Roman" w:cstheme="minorHAnsi"/>
                    <w:b/>
                    <w:sz w:val="20"/>
                    <w:szCs w:val="20"/>
                  </w:rPr>
                </w:rPrChange>
              </w:rPr>
            </w:pPr>
            <w:ins w:id="30477" w:author="Visone Rossana (GSE)" w:date="2025-10-21T18:56:00Z" w16du:dateUtc="2025-10-21T16:56:00Z">
              <w:r w:rsidRPr="00D77D41">
                <w:rPr>
                  <w:rFonts w:eastAsia="Times New Roman" w:cstheme="minorHAnsi"/>
                  <w:b/>
                  <w:sz w:val="16"/>
                  <w:szCs w:val="16"/>
                  <w:rPrChange w:id="30478" w:author="Visone Rossana (GSE)" w:date="2025-10-22T12:21:00Z" w16du:dateUtc="2025-10-22T10:21:00Z">
                    <w:rPr>
                      <w:rFonts w:eastAsia="Times New Roman" w:cstheme="minorHAnsi"/>
                      <w:b/>
                      <w:sz w:val="20"/>
                      <w:szCs w:val="20"/>
                    </w:rPr>
                  </w:rPrChange>
                </w:rPr>
                <w:t>(I</w:t>
              </w:r>
              <w:r w:rsidRPr="00D77D41">
                <w:rPr>
                  <w:rFonts w:eastAsia="Times New Roman" w:cstheme="minorHAnsi"/>
                  <w:b/>
                  <w:sz w:val="16"/>
                  <w:szCs w:val="16"/>
                  <w:vertAlign w:val="subscript"/>
                  <w:rPrChange w:id="30479" w:author="Visone Rossana (GSE)" w:date="2025-10-22T12:21:00Z" w16du:dateUtc="2025-10-22T10:21:00Z">
                    <w:rPr>
                      <w:rFonts w:eastAsia="Times New Roman" w:cstheme="minorHAnsi"/>
                      <w:b/>
                      <w:sz w:val="20"/>
                      <w:szCs w:val="20"/>
                      <w:vertAlign w:val="subscript"/>
                    </w:rPr>
                  </w:rPrChange>
                </w:rPr>
                <w:t>max</w:t>
              </w:r>
              <w:r w:rsidRPr="00D77D41">
                <w:rPr>
                  <w:rFonts w:eastAsia="Times New Roman" w:cstheme="minorHAnsi"/>
                  <w:b/>
                  <w:sz w:val="16"/>
                  <w:szCs w:val="16"/>
                  <w:rPrChange w:id="30480" w:author="Visone Rossana (GSE)" w:date="2025-10-22T12:21:00Z" w16du:dateUtc="2025-10-22T10:21:00Z">
                    <w:rPr>
                      <w:rFonts w:eastAsia="Times New Roman" w:cstheme="minorHAnsi"/>
                      <w:b/>
                      <w:sz w:val="20"/>
                      <w:szCs w:val="20"/>
                    </w:rPr>
                  </w:rPrChange>
                </w:rPr>
                <w:t>)</w:t>
              </w:r>
            </w:ins>
          </w:p>
        </w:tc>
      </w:tr>
      <w:tr w:rsidR="0098519B" w:rsidRPr="007C2D79" w14:paraId="44368169" w14:textId="3764ABEB" w:rsidTr="0098519B">
        <w:trPr>
          <w:trHeight w:val="395"/>
          <w:jc w:val="center"/>
          <w:ins w:id="30481" w:author="Visone Rossana (GSE)" w:date="2025-09-02T11:23:00Z"/>
          <w:trPrChange w:id="30482" w:author="Visone Rossana (GSE)" w:date="2025-10-21T18:56:00Z" w16du:dateUtc="2025-10-21T16:56:00Z">
            <w:trPr>
              <w:trHeight w:val="395"/>
              <w:jc w:val="center"/>
            </w:trPr>
          </w:trPrChange>
        </w:trPr>
        <w:tc>
          <w:tcPr>
            <w:tcW w:w="3631" w:type="dxa"/>
            <w:vAlign w:val="center"/>
            <w:tcPrChange w:id="30483" w:author="Visone Rossana (GSE)" w:date="2025-10-21T18:56:00Z" w16du:dateUtc="2025-10-21T16:56:00Z">
              <w:tcPr>
                <w:tcW w:w="3631" w:type="dxa"/>
                <w:vAlign w:val="center"/>
              </w:tcPr>
            </w:tcPrChange>
          </w:tcPr>
          <w:p w14:paraId="0E15260F" w14:textId="77777777" w:rsidR="0098519B" w:rsidRPr="004E59E6" w:rsidRDefault="0098519B">
            <w:pPr>
              <w:spacing w:line="217" w:lineRule="exact"/>
              <w:ind w:left="69"/>
              <w:jc w:val="center"/>
              <w:rPr>
                <w:ins w:id="30484" w:author="Visone Rossana (GSE)" w:date="2025-09-02T11:23:00Z" w16du:dateUtc="2025-09-02T09:23:00Z"/>
                <w:rFonts w:eastAsia="Times New Roman" w:cstheme="minorHAnsi"/>
                <w:bCs/>
                <w:sz w:val="16"/>
                <w:szCs w:val="16"/>
                <w:lang w:val="it-IT"/>
                <w:rPrChange w:id="30485" w:author="Di Lorenzo Michele (GSE)" w:date="2025-10-29T12:04:00Z" w16du:dateUtc="2025-10-29T11:04:00Z">
                  <w:rPr>
                    <w:ins w:id="30486" w:author="Visone Rossana (GSE)" w:date="2025-09-02T11:23:00Z" w16du:dateUtc="2025-09-02T09:23:00Z"/>
                    <w:rFonts w:ascii="Calibri" w:eastAsia="Times New Roman" w:hAnsi="Calibri"/>
                    <w:bCs/>
                  </w:rPr>
                </w:rPrChange>
              </w:rPr>
            </w:pPr>
            <w:ins w:id="30487" w:author="Visone Rossana (GSE)" w:date="2025-09-02T11:23:00Z" w16du:dateUtc="2025-09-02T09:23:00Z">
              <w:r w:rsidRPr="004E59E6">
                <w:rPr>
                  <w:rFonts w:eastAsia="Times New Roman" w:cstheme="minorHAnsi"/>
                  <w:sz w:val="16"/>
                  <w:szCs w:val="16"/>
                  <w:rPrChange w:id="30488" w:author="Di Lorenzo Michele (GSE)" w:date="2025-10-29T12:04:00Z" w16du:dateUtc="2025-10-29T11:04:00Z">
                    <w:rPr>
                      <w:rFonts w:ascii="Calibri" w:eastAsia="Times New Roman" w:hAnsi="Calibri"/>
                      <w:bCs/>
                    </w:rPr>
                  </w:rPrChange>
                </w:rPr>
                <w:t>Allacciamento con installazione sottostazione TLR</w:t>
              </w:r>
            </w:ins>
          </w:p>
          <w:p w14:paraId="5C61D60E" w14:textId="77777777" w:rsidR="0098519B" w:rsidRPr="004E59E6" w:rsidRDefault="0098519B">
            <w:pPr>
              <w:spacing w:line="217" w:lineRule="exact"/>
              <w:ind w:left="69"/>
              <w:jc w:val="center"/>
              <w:rPr>
                <w:ins w:id="30489" w:author="Visone Rossana (GSE)" w:date="2025-09-02T11:23:00Z" w16du:dateUtc="2025-09-02T09:23:00Z"/>
                <w:rFonts w:eastAsia="Times New Roman" w:cstheme="minorHAnsi"/>
                <w:bCs/>
                <w:sz w:val="16"/>
                <w:szCs w:val="16"/>
                <w:lang w:val="it-IT"/>
                <w:rPrChange w:id="30490" w:author="Di Lorenzo Michele (GSE)" w:date="2025-10-29T12:04:00Z" w16du:dateUtc="2025-10-29T11:04:00Z">
                  <w:rPr>
                    <w:ins w:id="30491" w:author="Visone Rossana (GSE)" w:date="2025-09-02T11:23:00Z" w16du:dateUtc="2025-09-02T09:23:00Z"/>
                    <w:rFonts w:ascii="Calibri" w:eastAsia="Times New Roman" w:hAnsi="Calibri"/>
                    <w:bCs/>
                  </w:rPr>
                </w:rPrChange>
              </w:rPr>
            </w:pPr>
            <w:ins w:id="30492" w:author="Visone Rossana (GSE)" w:date="2025-09-02T11:23:00Z" w16du:dateUtc="2025-09-02T09:23:00Z">
              <w:r w:rsidRPr="004E59E6">
                <w:rPr>
                  <w:rFonts w:eastAsia="Times New Roman" w:cstheme="minorHAnsi"/>
                  <w:sz w:val="16"/>
                  <w:szCs w:val="16"/>
                  <w:rPrChange w:id="30493" w:author="Di Lorenzo Michele (GSE)" w:date="2025-10-29T12:04:00Z" w16du:dateUtc="2025-10-29T11:04:00Z">
                    <w:rPr>
                      <w:rFonts w:ascii="Calibri" w:eastAsia="Times New Roman" w:hAnsi="Calibri"/>
                      <w:bCs/>
                    </w:rPr>
                  </w:rPrChange>
                </w:rPr>
                <w:t>P</w:t>
              </w:r>
              <w:r w:rsidRPr="004E59E6">
                <w:rPr>
                  <w:rFonts w:eastAsia="Times New Roman" w:cstheme="minorHAnsi"/>
                  <w:sz w:val="16"/>
                  <w:szCs w:val="16"/>
                  <w:vertAlign w:val="subscript"/>
                  <w:rPrChange w:id="30494" w:author="Di Lorenzo Michele (GSE)" w:date="2025-10-29T12:04:00Z" w16du:dateUtc="2025-10-29T11:04:00Z">
                    <w:rPr>
                      <w:rFonts w:ascii="Calibri" w:eastAsia="Times New Roman" w:hAnsi="Calibri"/>
                      <w:vertAlign w:val="subscript"/>
                    </w:rPr>
                  </w:rPrChange>
                </w:rPr>
                <w:t>nSc</w:t>
              </w:r>
              <w:r w:rsidRPr="004E59E6">
                <w:rPr>
                  <w:rFonts w:eastAsia="Times New Roman" w:cstheme="minorHAnsi"/>
                  <w:sz w:val="16"/>
                  <w:szCs w:val="16"/>
                  <w:rPrChange w:id="30495" w:author="Di Lorenzo Michele (GSE)" w:date="2025-10-29T12:04:00Z" w16du:dateUtc="2025-10-29T11:04:00Z">
                    <w:rPr>
                      <w:rFonts w:ascii="Calibri" w:eastAsia="Times New Roman" w:hAnsi="Calibri"/>
                      <w:bCs/>
                    </w:rPr>
                  </w:rPrChange>
                </w:rPr>
                <w:t xml:space="preserve"> ≤ 50 kW </w:t>
              </w:r>
            </w:ins>
          </w:p>
        </w:tc>
        <w:tc>
          <w:tcPr>
            <w:tcW w:w="1889" w:type="dxa"/>
            <w:vAlign w:val="center"/>
            <w:tcPrChange w:id="30496" w:author="Visone Rossana (GSE)" w:date="2025-10-21T18:56:00Z" w16du:dateUtc="2025-10-21T16:56:00Z">
              <w:tcPr>
                <w:tcW w:w="1889" w:type="dxa"/>
                <w:gridSpan w:val="2"/>
                <w:vAlign w:val="center"/>
              </w:tcPr>
            </w:tcPrChange>
          </w:tcPr>
          <w:p w14:paraId="305DB14D" w14:textId="0646D9EB" w:rsidR="0098519B" w:rsidRPr="00D77D41" w:rsidRDefault="0098519B">
            <w:pPr>
              <w:spacing w:before="77"/>
              <w:jc w:val="center"/>
              <w:rPr>
                <w:ins w:id="30497" w:author="Visone Rossana (GSE)" w:date="2025-09-02T11:23:00Z" w16du:dateUtc="2025-09-02T09:23:00Z"/>
                <w:rFonts w:eastAsia="Times New Roman" w:cstheme="minorHAnsi"/>
                <w:bCs/>
                <w:sz w:val="16"/>
                <w:szCs w:val="16"/>
                <w:rPrChange w:id="30498" w:author="Visone Rossana (GSE)" w:date="2025-10-22T12:21:00Z" w16du:dateUtc="2025-10-22T10:21:00Z">
                  <w:rPr>
                    <w:ins w:id="30499" w:author="Visone Rossana (GSE)" w:date="2025-09-02T11:23:00Z" w16du:dateUtc="2025-09-02T09:23:00Z"/>
                    <w:rFonts w:ascii="Calibri" w:eastAsia="Times New Roman" w:hAnsi="Calibri"/>
                    <w:bCs/>
                  </w:rPr>
                </w:rPrChange>
              </w:rPr>
            </w:pPr>
            <w:ins w:id="30500" w:author="Visone Rossana (GSE)" w:date="2025-09-02T11:23:00Z" w16du:dateUtc="2025-09-02T09:23:00Z">
              <w:r w:rsidRPr="00D77D41">
                <w:rPr>
                  <w:rFonts w:eastAsia="Times New Roman" w:cstheme="minorHAnsi"/>
                  <w:bCs/>
                  <w:sz w:val="16"/>
                  <w:szCs w:val="16"/>
                  <w:rPrChange w:id="30501" w:author="Visone Rossana (GSE)" w:date="2025-10-22T12:21:00Z" w16du:dateUtc="2025-10-22T10:21:00Z">
                    <w:rPr>
                      <w:rFonts w:ascii="Calibri" w:eastAsia="Times New Roman" w:hAnsi="Calibri"/>
                      <w:bCs/>
                    </w:rPr>
                  </w:rPrChange>
                </w:rPr>
                <w:t>65</w:t>
              </w:r>
            </w:ins>
            <w:ins w:id="30502" w:author="Visone Rossana (GSE)" w:date="2025-10-22T12:38:00Z" w16du:dateUtc="2025-10-22T10:38:00Z">
              <w:r w:rsidR="001E2893">
                <w:rPr>
                  <w:rFonts w:eastAsia="Times New Roman" w:cstheme="minorHAnsi"/>
                  <w:bCs/>
                  <w:sz w:val="16"/>
                  <w:szCs w:val="16"/>
                </w:rPr>
                <w:t>*</w:t>
              </w:r>
            </w:ins>
          </w:p>
        </w:tc>
        <w:tc>
          <w:tcPr>
            <w:tcW w:w="1884" w:type="dxa"/>
            <w:vAlign w:val="center"/>
            <w:tcPrChange w:id="30503" w:author="Visone Rossana (GSE)" w:date="2025-10-21T18:56:00Z" w16du:dateUtc="2025-10-21T16:56:00Z">
              <w:tcPr>
                <w:tcW w:w="1884" w:type="dxa"/>
                <w:vAlign w:val="center"/>
              </w:tcPr>
            </w:tcPrChange>
          </w:tcPr>
          <w:p w14:paraId="1567A520" w14:textId="77777777" w:rsidR="0098519B" w:rsidRPr="00D77D41" w:rsidRDefault="0098519B">
            <w:pPr>
              <w:spacing w:before="77"/>
              <w:ind w:left="10"/>
              <w:jc w:val="center"/>
              <w:rPr>
                <w:ins w:id="30504" w:author="Visone Rossana (GSE)" w:date="2025-09-02T11:23:00Z" w16du:dateUtc="2025-09-02T09:23:00Z"/>
                <w:rFonts w:eastAsia="Times New Roman" w:cstheme="minorHAnsi"/>
                <w:bCs/>
                <w:sz w:val="16"/>
                <w:szCs w:val="16"/>
                <w:rPrChange w:id="30505" w:author="Visone Rossana (GSE)" w:date="2025-10-22T12:21:00Z" w16du:dateUtc="2025-10-22T10:21:00Z">
                  <w:rPr>
                    <w:ins w:id="30506" w:author="Visone Rossana (GSE)" w:date="2025-09-02T11:23:00Z" w16du:dateUtc="2025-09-02T09:23:00Z"/>
                    <w:rFonts w:ascii="Calibri" w:eastAsia="Times New Roman" w:hAnsi="Calibri"/>
                    <w:bCs/>
                  </w:rPr>
                </w:rPrChange>
              </w:rPr>
            </w:pPr>
            <w:ins w:id="30507" w:author="Visone Rossana (GSE)" w:date="2025-09-02T11:23:00Z" w16du:dateUtc="2025-09-02T09:23:00Z">
              <w:r w:rsidRPr="00D77D41">
                <w:rPr>
                  <w:rFonts w:eastAsia="Times New Roman" w:cstheme="minorHAnsi"/>
                  <w:bCs/>
                  <w:sz w:val="16"/>
                  <w:szCs w:val="16"/>
                  <w:rPrChange w:id="30508" w:author="Visone Rossana (GSE)" w:date="2025-10-22T12:21:00Z" w16du:dateUtc="2025-10-22T10:21:00Z">
                    <w:rPr>
                      <w:rFonts w:ascii="Calibri" w:eastAsia="Times New Roman" w:hAnsi="Calibri"/>
                      <w:bCs/>
                    </w:rPr>
                  </w:rPrChange>
                </w:rPr>
                <w:t>200 €/kW</w:t>
              </w:r>
            </w:ins>
          </w:p>
        </w:tc>
        <w:tc>
          <w:tcPr>
            <w:tcW w:w="1884" w:type="dxa"/>
            <w:tcPrChange w:id="30509" w:author="Visone Rossana (GSE)" w:date="2025-10-21T18:56:00Z" w16du:dateUtc="2025-10-21T16:56:00Z">
              <w:tcPr>
                <w:tcW w:w="1884" w:type="dxa"/>
              </w:tcPr>
            </w:tcPrChange>
          </w:tcPr>
          <w:p w14:paraId="2C2431A3" w14:textId="38A60FD3" w:rsidR="0098519B" w:rsidRPr="00D77D41" w:rsidRDefault="00815502">
            <w:pPr>
              <w:spacing w:before="77"/>
              <w:ind w:left="10"/>
              <w:jc w:val="center"/>
              <w:rPr>
                <w:ins w:id="30510" w:author="Visone Rossana (GSE)" w:date="2025-10-21T18:56:00Z" w16du:dateUtc="2025-10-21T16:56:00Z"/>
                <w:rFonts w:eastAsia="Times New Roman" w:cstheme="minorHAnsi"/>
                <w:bCs/>
                <w:sz w:val="16"/>
                <w:szCs w:val="16"/>
                <w:rPrChange w:id="30511" w:author="Visone Rossana (GSE)" w:date="2025-10-22T12:21:00Z" w16du:dateUtc="2025-10-22T10:21:00Z">
                  <w:rPr>
                    <w:ins w:id="30512" w:author="Visone Rossana (GSE)" w:date="2025-10-21T18:56:00Z" w16du:dateUtc="2025-10-21T16:56:00Z"/>
                    <w:rFonts w:eastAsia="Times New Roman" w:cstheme="minorHAnsi"/>
                    <w:bCs/>
                    <w:sz w:val="20"/>
                    <w:szCs w:val="20"/>
                  </w:rPr>
                </w:rPrChange>
              </w:rPr>
            </w:pPr>
            <w:ins w:id="30513" w:author="Visone Rossana (GSE)" w:date="2025-10-21T18:56:00Z" w16du:dateUtc="2025-10-21T16:56:00Z">
              <w:r w:rsidRPr="00D77D41">
                <w:rPr>
                  <w:rFonts w:eastAsia="Times New Roman" w:cstheme="minorHAnsi"/>
                  <w:bCs/>
                  <w:sz w:val="16"/>
                  <w:szCs w:val="16"/>
                  <w:rPrChange w:id="30514" w:author="Visone Rossana (GSE)" w:date="2025-10-22T12:21:00Z" w16du:dateUtc="2025-10-22T10:21:00Z">
                    <w:rPr>
                      <w:rFonts w:eastAsia="Times New Roman" w:cstheme="minorHAnsi"/>
                      <w:bCs/>
                      <w:sz w:val="20"/>
                      <w:szCs w:val="20"/>
                    </w:rPr>
                  </w:rPrChange>
                </w:rPr>
                <w:t>6.500 €</w:t>
              </w:r>
            </w:ins>
          </w:p>
        </w:tc>
      </w:tr>
      <w:tr w:rsidR="0098519B" w:rsidRPr="007C2D79" w14:paraId="1E073477" w14:textId="7BB85081" w:rsidTr="0098519B">
        <w:trPr>
          <w:trHeight w:val="395"/>
          <w:jc w:val="center"/>
          <w:ins w:id="30515" w:author="Visone Rossana (GSE)" w:date="2025-09-02T11:23:00Z"/>
          <w:trPrChange w:id="30516" w:author="Visone Rossana (GSE)" w:date="2025-10-21T18:56:00Z" w16du:dateUtc="2025-10-21T16:56:00Z">
            <w:trPr>
              <w:trHeight w:val="395"/>
              <w:jc w:val="center"/>
            </w:trPr>
          </w:trPrChange>
        </w:trPr>
        <w:tc>
          <w:tcPr>
            <w:tcW w:w="3631" w:type="dxa"/>
            <w:vAlign w:val="center"/>
            <w:tcPrChange w:id="30517" w:author="Visone Rossana (GSE)" w:date="2025-10-21T18:56:00Z" w16du:dateUtc="2025-10-21T16:56:00Z">
              <w:tcPr>
                <w:tcW w:w="3631" w:type="dxa"/>
                <w:vAlign w:val="center"/>
              </w:tcPr>
            </w:tcPrChange>
          </w:tcPr>
          <w:p w14:paraId="7A0F693D" w14:textId="77777777" w:rsidR="0098519B" w:rsidRPr="004E59E6" w:rsidRDefault="0098519B">
            <w:pPr>
              <w:spacing w:line="217" w:lineRule="exact"/>
              <w:ind w:left="69"/>
              <w:jc w:val="center"/>
              <w:rPr>
                <w:ins w:id="30518" w:author="Visone Rossana (GSE)" w:date="2025-09-02T11:23:00Z" w16du:dateUtc="2025-09-02T09:23:00Z"/>
                <w:rFonts w:eastAsia="Times New Roman" w:cstheme="minorHAnsi"/>
                <w:bCs/>
                <w:sz w:val="16"/>
                <w:szCs w:val="16"/>
                <w:lang w:val="it-IT"/>
                <w:rPrChange w:id="30519" w:author="Di Lorenzo Michele (GSE)" w:date="2025-10-29T12:04:00Z" w16du:dateUtc="2025-10-29T11:04:00Z">
                  <w:rPr>
                    <w:ins w:id="30520" w:author="Visone Rossana (GSE)" w:date="2025-09-02T11:23:00Z" w16du:dateUtc="2025-09-02T09:23:00Z"/>
                    <w:rFonts w:ascii="Calibri" w:eastAsia="Times New Roman" w:hAnsi="Calibri"/>
                    <w:bCs/>
                  </w:rPr>
                </w:rPrChange>
              </w:rPr>
            </w:pPr>
            <w:ins w:id="30521" w:author="Visone Rossana (GSE)" w:date="2025-09-02T11:23:00Z" w16du:dateUtc="2025-09-02T09:23:00Z">
              <w:r w:rsidRPr="004E59E6">
                <w:rPr>
                  <w:rFonts w:eastAsia="Times New Roman" w:cstheme="minorHAnsi"/>
                  <w:sz w:val="16"/>
                  <w:szCs w:val="16"/>
                  <w:rPrChange w:id="30522" w:author="Di Lorenzo Michele (GSE)" w:date="2025-10-29T12:04:00Z" w16du:dateUtc="2025-10-29T11:04:00Z">
                    <w:rPr>
                      <w:rFonts w:ascii="Calibri" w:eastAsia="Times New Roman" w:hAnsi="Calibri"/>
                      <w:bCs/>
                    </w:rPr>
                  </w:rPrChange>
                </w:rPr>
                <w:t>Allacciamento con installazione sottostazione TLR</w:t>
              </w:r>
            </w:ins>
          </w:p>
          <w:p w14:paraId="3C455008" w14:textId="77777777" w:rsidR="0098519B" w:rsidRPr="004E59E6" w:rsidRDefault="0098519B">
            <w:pPr>
              <w:spacing w:line="217" w:lineRule="exact"/>
              <w:ind w:left="69"/>
              <w:jc w:val="center"/>
              <w:rPr>
                <w:ins w:id="30523" w:author="Visone Rossana (GSE)" w:date="2025-09-02T11:23:00Z" w16du:dateUtc="2025-09-02T09:23:00Z"/>
                <w:rFonts w:eastAsia="Times New Roman" w:cstheme="minorHAnsi"/>
                <w:bCs/>
                <w:sz w:val="16"/>
                <w:szCs w:val="16"/>
                <w:lang w:val="it-IT"/>
                <w:rPrChange w:id="30524" w:author="Di Lorenzo Michele (GSE)" w:date="2025-10-29T12:04:00Z" w16du:dateUtc="2025-10-29T11:04:00Z">
                  <w:rPr>
                    <w:ins w:id="30525" w:author="Visone Rossana (GSE)" w:date="2025-09-02T11:23:00Z" w16du:dateUtc="2025-09-02T09:23:00Z"/>
                    <w:rFonts w:ascii="Calibri" w:eastAsia="Times New Roman" w:hAnsi="Calibri"/>
                    <w:bCs/>
                  </w:rPr>
                </w:rPrChange>
              </w:rPr>
            </w:pPr>
            <w:ins w:id="30526" w:author="Visone Rossana (GSE)" w:date="2025-09-02T11:23:00Z" w16du:dateUtc="2025-09-02T09:23:00Z">
              <w:r w:rsidRPr="004E59E6">
                <w:rPr>
                  <w:rFonts w:eastAsia="Times New Roman" w:cstheme="minorHAnsi"/>
                  <w:sz w:val="16"/>
                  <w:szCs w:val="16"/>
                  <w:rPrChange w:id="30527" w:author="Di Lorenzo Michele (GSE)" w:date="2025-10-29T12:04:00Z" w16du:dateUtc="2025-10-29T11:04:00Z">
                    <w:rPr>
                      <w:rFonts w:ascii="Calibri" w:eastAsia="Times New Roman" w:hAnsi="Calibri"/>
                      <w:bCs/>
                    </w:rPr>
                  </w:rPrChange>
                </w:rPr>
                <w:t>50 kW &lt; P</w:t>
              </w:r>
              <w:r w:rsidRPr="004E59E6">
                <w:rPr>
                  <w:rFonts w:eastAsia="Times New Roman" w:cstheme="minorHAnsi"/>
                  <w:sz w:val="16"/>
                  <w:szCs w:val="16"/>
                  <w:vertAlign w:val="subscript"/>
                  <w:rPrChange w:id="30528" w:author="Di Lorenzo Michele (GSE)" w:date="2025-10-29T12:04:00Z" w16du:dateUtc="2025-10-29T11:04:00Z">
                    <w:rPr>
                      <w:rFonts w:ascii="Calibri" w:eastAsia="Times New Roman" w:hAnsi="Calibri"/>
                      <w:vertAlign w:val="subscript"/>
                    </w:rPr>
                  </w:rPrChange>
                </w:rPr>
                <w:t>nSc</w:t>
              </w:r>
              <w:r w:rsidRPr="004E59E6">
                <w:rPr>
                  <w:rFonts w:eastAsia="Times New Roman" w:cstheme="minorHAnsi"/>
                  <w:sz w:val="16"/>
                  <w:szCs w:val="16"/>
                  <w:rPrChange w:id="30529" w:author="Di Lorenzo Michele (GSE)" w:date="2025-10-29T12:04:00Z" w16du:dateUtc="2025-10-29T11:04:00Z">
                    <w:rPr>
                      <w:rFonts w:ascii="Calibri" w:eastAsia="Times New Roman" w:hAnsi="Calibri"/>
                      <w:bCs/>
                    </w:rPr>
                  </w:rPrChange>
                </w:rPr>
                <w:t xml:space="preserve"> ≤ 150 kW</w:t>
              </w:r>
            </w:ins>
          </w:p>
        </w:tc>
        <w:tc>
          <w:tcPr>
            <w:tcW w:w="1889" w:type="dxa"/>
            <w:vAlign w:val="center"/>
            <w:tcPrChange w:id="30530" w:author="Visone Rossana (GSE)" w:date="2025-10-21T18:56:00Z" w16du:dateUtc="2025-10-21T16:56:00Z">
              <w:tcPr>
                <w:tcW w:w="1889" w:type="dxa"/>
                <w:gridSpan w:val="2"/>
                <w:vAlign w:val="center"/>
              </w:tcPr>
            </w:tcPrChange>
          </w:tcPr>
          <w:p w14:paraId="4A1C1AF2" w14:textId="6722C1F1" w:rsidR="0098519B" w:rsidRPr="00D77D41" w:rsidRDefault="0098519B">
            <w:pPr>
              <w:spacing w:before="77"/>
              <w:jc w:val="center"/>
              <w:rPr>
                <w:ins w:id="30531" w:author="Visone Rossana (GSE)" w:date="2025-09-02T11:23:00Z" w16du:dateUtc="2025-09-02T09:23:00Z"/>
                <w:rFonts w:eastAsia="Times New Roman" w:cstheme="minorHAnsi"/>
                <w:bCs/>
                <w:sz w:val="16"/>
                <w:szCs w:val="16"/>
                <w:rPrChange w:id="30532" w:author="Visone Rossana (GSE)" w:date="2025-10-22T12:21:00Z" w16du:dateUtc="2025-10-22T10:21:00Z">
                  <w:rPr>
                    <w:ins w:id="30533" w:author="Visone Rossana (GSE)" w:date="2025-09-02T11:23:00Z" w16du:dateUtc="2025-09-02T09:23:00Z"/>
                    <w:rFonts w:ascii="Calibri" w:eastAsia="Times New Roman" w:hAnsi="Calibri"/>
                    <w:bCs/>
                  </w:rPr>
                </w:rPrChange>
              </w:rPr>
            </w:pPr>
            <w:ins w:id="30534" w:author="Visone Rossana (GSE)" w:date="2025-09-02T11:23:00Z" w16du:dateUtc="2025-09-02T09:23:00Z">
              <w:r w:rsidRPr="00D77D41">
                <w:rPr>
                  <w:rFonts w:eastAsia="Times New Roman" w:cstheme="minorHAnsi"/>
                  <w:bCs/>
                  <w:sz w:val="16"/>
                  <w:szCs w:val="16"/>
                  <w:rPrChange w:id="30535" w:author="Visone Rossana (GSE)" w:date="2025-10-22T12:21:00Z" w16du:dateUtc="2025-10-22T10:21:00Z">
                    <w:rPr>
                      <w:rFonts w:ascii="Calibri" w:eastAsia="Times New Roman" w:hAnsi="Calibri"/>
                      <w:bCs/>
                    </w:rPr>
                  </w:rPrChange>
                </w:rPr>
                <w:t>65</w:t>
              </w:r>
            </w:ins>
            <w:ins w:id="30536" w:author="Visone Rossana (GSE)" w:date="2025-10-22T12:38:00Z" w16du:dateUtc="2025-10-22T10:38:00Z">
              <w:r w:rsidR="001E2893">
                <w:rPr>
                  <w:rFonts w:eastAsia="Times New Roman" w:cstheme="minorHAnsi"/>
                  <w:bCs/>
                  <w:sz w:val="16"/>
                  <w:szCs w:val="16"/>
                </w:rPr>
                <w:t>*</w:t>
              </w:r>
            </w:ins>
          </w:p>
        </w:tc>
        <w:tc>
          <w:tcPr>
            <w:tcW w:w="1884" w:type="dxa"/>
            <w:vAlign w:val="center"/>
            <w:tcPrChange w:id="30537" w:author="Visone Rossana (GSE)" w:date="2025-10-21T18:56:00Z" w16du:dateUtc="2025-10-21T16:56:00Z">
              <w:tcPr>
                <w:tcW w:w="1884" w:type="dxa"/>
                <w:vAlign w:val="center"/>
              </w:tcPr>
            </w:tcPrChange>
          </w:tcPr>
          <w:p w14:paraId="3342A02A" w14:textId="77777777" w:rsidR="0098519B" w:rsidRPr="00D77D41" w:rsidRDefault="0098519B">
            <w:pPr>
              <w:spacing w:before="77"/>
              <w:ind w:left="10"/>
              <w:jc w:val="center"/>
              <w:rPr>
                <w:ins w:id="30538" w:author="Visone Rossana (GSE)" w:date="2025-09-02T11:23:00Z" w16du:dateUtc="2025-09-02T09:23:00Z"/>
                <w:rFonts w:eastAsia="Times New Roman" w:cstheme="minorHAnsi"/>
                <w:bCs/>
                <w:sz w:val="16"/>
                <w:szCs w:val="16"/>
                <w:rPrChange w:id="30539" w:author="Visone Rossana (GSE)" w:date="2025-10-22T12:21:00Z" w16du:dateUtc="2025-10-22T10:21:00Z">
                  <w:rPr>
                    <w:ins w:id="30540" w:author="Visone Rossana (GSE)" w:date="2025-09-02T11:23:00Z" w16du:dateUtc="2025-09-02T09:23:00Z"/>
                    <w:rFonts w:ascii="Calibri" w:eastAsia="Times New Roman" w:hAnsi="Calibri"/>
                    <w:bCs/>
                  </w:rPr>
                </w:rPrChange>
              </w:rPr>
            </w:pPr>
            <w:ins w:id="30541" w:author="Visone Rossana (GSE)" w:date="2025-09-02T11:23:00Z" w16du:dateUtc="2025-09-02T09:23:00Z">
              <w:r w:rsidRPr="00D77D41">
                <w:rPr>
                  <w:rFonts w:eastAsia="Times New Roman" w:cstheme="minorHAnsi"/>
                  <w:bCs/>
                  <w:sz w:val="16"/>
                  <w:szCs w:val="16"/>
                  <w:rPrChange w:id="30542" w:author="Visone Rossana (GSE)" w:date="2025-10-22T12:21:00Z" w16du:dateUtc="2025-10-22T10:21:00Z">
                    <w:rPr>
                      <w:rFonts w:ascii="Calibri" w:eastAsia="Times New Roman" w:hAnsi="Calibri"/>
                      <w:bCs/>
                    </w:rPr>
                  </w:rPrChange>
                </w:rPr>
                <w:t>160 €/kW</w:t>
              </w:r>
            </w:ins>
          </w:p>
        </w:tc>
        <w:tc>
          <w:tcPr>
            <w:tcW w:w="1884" w:type="dxa"/>
            <w:tcPrChange w:id="30543" w:author="Visone Rossana (GSE)" w:date="2025-10-21T18:56:00Z" w16du:dateUtc="2025-10-21T16:56:00Z">
              <w:tcPr>
                <w:tcW w:w="1884" w:type="dxa"/>
              </w:tcPr>
            </w:tcPrChange>
          </w:tcPr>
          <w:p w14:paraId="68F560DE" w14:textId="2B12E14C" w:rsidR="0098519B" w:rsidRPr="00D77D41" w:rsidRDefault="00815502">
            <w:pPr>
              <w:spacing w:before="77"/>
              <w:ind w:left="10"/>
              <w:jc w:val="center"/>
              <w:rPr>
                <w:ins w:id="30544" w:author="Visone Rossana (GSE)" w:date="2025-10-21T18:56:00Z" w16du:dateUtc="2025-10-21T16:56:00Z"/>
                <w:rFonts w:eastAsia="Times New Roman" w:cstheme="minorHAnsi"/>
                <w:bCs/>
                <w:sz w:val="16"/>
                <w:szCs w:val="16"/>
                <w:rPrChange w:id="30545" w:author="Visone Rossana (GSE)" w:date="2025-10-22T12:21:00Z" w16du:dateUtc="2025-10-22T10:21:00Z">
                  <w:rPr>
                    <w:ins w:id="30546" w:author="Visone Rossana (GSE)" w:date="2025-10-21T18:56:00Z" w16du:dateUtc="2025-10-21T16:56:00Z"/>
                    <w:rFonts w:eastAsia="Times New Roman" w:cstheme="minorHAnsi"/>
                    <w:bCs/>
                    <w:sz w:val="20"/>
                    <w:szCs w:val="20"/>
                  </w:rPr>
                </w:rPrChange>
              </w:rPr>
            </w:pPr>
            <w:ins w:id="30547" w:author="Visone Rossana (GSE)" w:date="2025-10-21T18:57:00Z" w16du:dateUtc="2025-10-21T16:57:00Z">
              <w:r w:rsidRPr="00D77D41">
                <w:rPr>
                  <w:rFonts w:eastAsia="Times New Roman" w:cstheme="minorHAnsi"/>
                  <w:bCs/>
                  <w:sz w:val="16"/>
                  <w:szCs w:val="16"/>
                  <w:rPrChange w:id="30548" w:author="Visone Rossana (GSE)" w:date="2025-10-22T12:21:00Z" w16du:dateUtc="2025-10-22T10:21:00Z">
                    <w:rPr>
                      <w:rFonts w:eastAsia="Times New Roman" w:cstheme="minorHAnsi"/>
                      <w:bCs/>
                      <w:sz w:val="20"/>
                      <w:szCs w:val="20"/>
                    </w:rPr>
                  </w:rPrChange>
                </w:rPr>
                <w:t>15.000 €</w:t>
              </w:r>
            </w:ins>
          </w:p>
        </w:tc>
      </w:tr>
      <w:tr w:rsidR="0098519B" w:rsidRPr="007C2D79" w14:paraId="082543EC" w14:textId="68855B77" w:rsidTr="0098519B">
        <w:trPr>
          <w:trHeight w:val="395"/>
          <w:jc w:val="center"/>
          <w:ins w:id="30549" w:author="Visone Rossana (GSE)" w:date="2025-09-02T11:23:00Z"/>
          <w:trPrChange w:id="30550" w:author="Visone Rossana (GSE)" w:date="2025-10-21T18:56:00Z" w16du:dateUtc="2025-10-21T16:56:00Z">
            <w:trPr>
              <w:trHeight w:val="395"/>
              <w:jc w:val="center"/>
            </w:trPr>
          </w:trPrChange>
        </w:trPr>
        <w:tc>
          <w:tcPr>
            <w:tcW w:w="3631" w:type="dxa"/>
            <w:vAlign w:val="center"/>
            <w:tcPrChange w:id="30551" w:author="Visone Rossana (GSE)" w:date="2025-10-21T18:56:00Z" w16du:dateUtc="2025-10-21T16:56:00Z">
              <w:tcPr>
                <w:tcW w:w="3631" w:type="dxa"/>
                <w:vAlign w:val="center"/>
              </w:tcPr>
            </w:tcPrChange>
          </w:tcPr>
          <w:p w14:paraId="15747E78" w14:textId="77777777" w:rsidR="0098519B" w:rsidRPr="004E59E6" w:rsidRDefault="0098519B">
            <w:pPr>
              <w:spacing w:line="217" w:lineRule="exact"/>
              <w:ind w:left="69"/>
              <w:jc w:val="center"/>
              <w:rPr>
                <w:ins w:id="30552" w:author="Visone Rossana (GSE)" w:date="2025-09-02T11:23:00Z" w16du:dateUtc="2025-09-02T09:23:00Z"/>
                <w:rFonts w:eastAsia="Times New Roman" w:cstheme="minorHAnsi"/>
                <w:bCs/>
                <w:sz w:val="16"/>
                <w:szCs w:val="16"/>
                <w:lang w:val="it-IT"/>
                <w:rPrChange w:id="30553" w:author="Di Lorenzo Michele (GSE)" w:date="2025-10-29T12:04:00Z" w16du:dateUtc="2025-10-29T11:04:00Z">
                  <w:rPr>
                    <w:ins w:id="30554" w:author="Visone Rossana (GSE)" w:date="2025-09-02T11:23:00Z" w16du:dateUtc="2025-09-02T09:23:00Z"/>
                    <w:rFonts w:ascii="Calibri" w:eastAsia="Times New Roman" w:hAnsi="Calibri"/>
                    <w:bCs/>
                  </w:rPr>
                </w:rPrChange>
              </w:rPr>
            </w:pPr>
            <w:ins w:id="30555" w:author="Visone Rossana (GSE)" w:date="2025-09-02T11:23:00Z" w16du:dateUtc="2025-09-02T09:23:00Z">
              <w:r w:rsidRPr="004E59E6">
                <w:rPr>
                  <w:rFonts w:eastAsia="Times New Roman" w:cstheme="minorHAnsi"/>
                  <w:sz w:val="16"/>
                  <w:szCs w:val="16"/>
                  <w:rPrChange w:id="30556" w:author="Di Lorenzo Michele (GSE)" w:date="2025-10-29T12:04:00Z" w16du:dateUtc="2025-10-29T11:04:00Z">
                    <w:rPr>
                      <w:rFonts w:ascii="Calibri" w:eastAsia="Times New Roman" w:hAnsi="Calibri"/>
                      <w:bCs/>
                    </w:rPr>
                  </w:rPrChange>
                </w:rPr>
                <w:t>Allacciamento con installazione sottostazione TLR</w:t>
              </w:r>
            </w:ins>
          </w:p>
          <w:p w14:paraId="31246EC7" w14:textId="77777777" w:rsidR="0098519B" w:rsidRPr="004E59E6" w:rsidRDefault="0098519B">
            <w:pPr>
              <w:spacing w:line="217" w:lineRule="exact"/>
              <w:ind w:left="69"/>
              <w:jc w:val="center"/>
              <w:rPr>
                <w:ins w:id="30557" w:author="Visone Rossana (GSE)" w:date="2025-09-02T11:23:00Z" w16du:dateUtc="2025-09-02T09:23:00Z"/>
                <w:rFonts w:eastAsia="Times New Roman" w:cstheme="minorHAnsi"/>
                <w:bCs/>
                <w:sz w:val="16"/>
                <w:szCs w:val="16"/>
                <w:lang w:val="it-IT"/>
                <w:rPrChange w:id="30558" w:author="Di Lorenzo Michele (GSE)" w:date="2025-10-29T12:04:00Z" w16du:dateUtc="2025-10-29T11:04:00Z">
                  <w:rPr>
                    <w:ins w:id="30559" w:author="Visone Rossana (GSE)" w:date="2025-09-02T11:23:00Z" w16du:dateUtc="2025-09-02T09:23:00Z"/>
                    <w:rFonts w:ascii="Calibri" w:eastAsia="Times New Roman" w:hAnsi="Calibri"/>
                    <w:bCs/>
                  </w:rPr>
                </w:rPrChange>
              </w:rPr>
            </w:pPr>
            <w:ins w:id="30560" w:author="Visone Rossana (GSE)" w:date="2025-09-02T11:23:00Z" w16du:dateUtc="2025-09-02T09:23:00Z">
              <w:r w:rsidRPr="004E59E6">
                <w:rPr>
                  <w:rFonts w:eastAsia="Times New Roman" w:cstheme="minorHAnsi"/>
                  <w:sz w:val="16"/>
                  <w:szCs w:val="16"/>
                  <w:rPrChange w:id="30561" w:author="Di Lorenzo Michele (GSE)" w:date="2025-10-29T12:04:00Z" w16du:dateUtc="2025-10-29T11:04:00Z">
                    <w:rPr>
                      <w:rFonts w:ascii="Calibri" w:eastAsia="Times New Roman" w:hAnsi="Calibri"/>
                      <w:bCs/>
                    </w:rPr>
                  </w:rPrChange>
                </w:rPr>
                <w:t>P</w:t>
              </w:r>
              <w:r w:rsidRPr="004E59E6">
                <w:rPr>
                  <w:rFonts w:eastAsia="Times New Roman" w:cstheme="minorHAnsi"/>
                  <w:sz w:val="16"/>
                  <w:szCs w:val="16"/>
                  <w:vertAlign w:val="subscript"/>
                  <w:rPrChange w:id="30562" w:author="Di Lorenzo Michele (GSE)" w:date="2025-10-29T12:04:00Z" w16du:dateUtc="2025-10-29T11:04:00Z">
                    <w:rPr>
                      <w:rFonts w:ascii="Calibri" w:eastAsia="Times New Roman" w:hAnsi="Calibri"/>
                      <w:vertAlign w:val="subscript"/>
                    </w:rPr>
                  </w:rPrChange>
                </w:rPr>
                <w:t>nSc</w:t>
              </w:r>
              <w:r w:rsidRPr="004E59E6">
                <w:rPr>
                  <w:rFonts w:eastAsia="Times New Roman" w:cstheme="minorHAnsi"/>
                  <w:sz w:val="16"/>
                  <w:szCs w:val="16"/>
                  <w:rPrChange w:id="30563" w:author="Di Lorenzo Michele (GSE)" w:date="2025-10-29T12:04:00Z" w16du:dateUtc="2025-10-29T11:04:00Z">
                    <w:rPr>
                      <w:rFonts w:ascii="Calibri" w:eastAsia="Times New Roman" w:hAnsi="Calibri"/>
                      <w:bCs/>
                    </w:rPr>
                  </w:rPrChange>
                </w:rPr>
                <w:t xml:space="preserve"> &gt; 150 kW</w:t>
              </w:r>
            </w:ins>
          </w:p>
        </w:tc>
        <w:tc>
          <w:tcPr>
            <w:tcW w:w="1889" w:type="dxa"/>
            <w:vAlign w:val="center"/>
            <w:tcPrChange w:id="30564" w:author="Visone Rossana (GSE)" w:date="2025-10-21T18:56:00Z" w16du:dateUtc="2025-10-21T16:56:00Z">
              <w:tcPr>
                <w:tcW w:w="1889" w:type="dxa"/>
                <w:gridSpan w:val="2"/>
                <w:vAlign w:val="center"/>
              </w:tcPr>
            </w:tcPrChange>
          </w:tcPr>
          <w:p w14:paraId="5DBA9013" w14:textId="3B7735E2" w:rsidR="0098519B" w:rsidRPr="00D77D41" w:rsidRDefault="0098519B">
            <w:pPr>
              <w:spacing w:before="77"/>
              <w:jc w:val="center"/>
              <w:rPr>
                <w:ins w:id="30565" w:author="Visone Rossana (GSE)" w:date="2025-09-02T11:23:00Z" w16du:dateUtc="2025-09-02T09:23:00Z"/>
                <w:rFonts w:eastAsia="Times New Roman" w:cstheme="minorHAnsi"/>
                <w:bCs/>
                <w:sz w:val="16"/>
                <w:szCs w:val="16"/>
                <w:rPrChange w:id="30566" w:author="Visone Rossana (GSE)" w:date="2025-10-22T12:21:00Z" w16du:dateUtc="2025-10-22T10:21:00Z">
                  <w:rPr>
                    <w:ins w:id="30567" w:author="Visone Rossana (GSE)" w:date="2025-09-02T11:23:00Z" w16du:dateUtc="2025-09-02T09:23:00Z"/>
                    <w:rFonts w:ascii="Calibri" w:eastAsia="Times New Roman" w:hAnsi="Calibri"/>
                    <w:bCs/>
                  </w:rPr>
                </w:rPrChange>
              </w:rPr>
            </w:pPr>
            <w:ins w:id="30568" w:author="Visone Rossana (GSE)" w:date="2025-09-02T11:23:00Z" w16du:dateUtc="2025-09-02T09:23:00Z">
              <w:r w:rsidRPr="00D77D41">
                <w:rPr>
                  <w:rFonts w:eastAsia="Times New Roman" w:cstheme="minorHAnsi"/>
                  <w:bCs/>
                  <w:sz w:val="16"/>
                  <w:szCs w:val="16"/>
                  <w:rPrChange w:id="30569" w:author="Visone Rossana (GSE)" w:date="2025-10-22T12:21:00Z" w16du:dateUtc="2025-10-22T10:21:00Z">
                    <w:rPr>
                      <w:rFonts w:ascii="Calibri" w:eastAsia="Times New Roman" w:hAnsi="Calibri"/>
                      <w:bCs/>
                    </w:rPr>
                  </w:rPrChange>
                </w:rPr>
                <w:t>65</w:t>
              </w:r>
            </w:ins>
            <w:ins w:id="30570" w:author="Visone Rossana (GSE)" w:date="2025-10-22T12:38:00Z" w16du:dateUtc="2025-10-22T10:38:00Z">
              <w:r w:rsidR="001E2893">
                <w:rPr>
                  <w:rFonts w:eastAsia="Times New Roman" w:cstheme="minorHAnsi"/>
                  <w:bCs/>
                  <w:sz w:val="16"/>
                  <w:szCs w:val="16"/>
                </w:rPr>
                <w:t>*</w:t>
              </w:r>
            </w:ins>
          </w:p>
        </w:tc>
        <w:tc>
          <w:tcPr>
            <w:tcW w:w="1884" w:type="dxa"/>
            <w:vAlign w:val="center"/>
            <w:tcPrChange w:id="30571" w:author="Visone Rossana (GSE)" w:date="2025-10-21T18:56:00Z" w16du:dateUtc="2025-10-21T16:56:00Z">
              <w:tcPr>
                <w:tcW w:w="1884" w:type="dxa"/>
                <w:vAlign w:val="center"/>
              </w:tcPr>
            </w:tcPrChange>
          </w:tcPr>
          <w:p w14:paraId="59360331" w14:textId="77777777" w:rsidR="0098519B" w:rsidRPr="00D77D41" w:rsidRDefault="0098519B">
            <w:pPr>
              <w:spacing w:before="77"/>
              <w:ind w:left="10"/>
              <w:jc w:val="center"/>
              <w:rPr>
                <w:ins w:id="30572" w:author="Visone Rossana (GSE)" w:date="2025-09-02T11:23:00Z" w16du:dateUtc="2025-09-02T09:23:00Z"/>
                <w:rFonts w:eastAsia="Times New Roman" w:cstheme="minorHAnsi"/>
                <w:bCs/>
                <w:sz w:val="16"/>
                <w:szCs w:val="16"/>
                <w:rPrChange w:id="30573" w:author="Visone Rossana (GSE)" w:date="2025-10-22T12:21:00Z" w16du:dateUtc="2025-10-22T10:21:00Z">
                  <w:rPr>
                    <w:ins w:id="30574" w:author="Visone Rossana (GSE)" w:date="2025-09-02T11:23:00Z" w16du:dateUtc="2025-09-02T09:23:00Z"/>
                    <w:rFonts w:ascii="Calibri" w:eastAsia="Times New Roman" w:hAnsi="Calibri"/>
                    <w:bCs/>
                  </w:rPr>
                </w:rPrChange>
              </w:rPr>
            </w:pPr>
            <w:ins w:id="30575" w:author="Visone Rossana (GSE)" w:date="2025-09-02T11:23:00Z" w16du:dateUtc="2025-09-02T09:23:00Z">
              <w:r w:rsidRPr="00D77D41">
                <w:rPr>
                  <w:rFonts w:eastAsia="Times New Roman" w:cstheme="minorHAnsi"/>
                  <w:bCs/>
                  <w:sz w:val="16"/>
                  <w:szCs w:val="16"/>
                  <w:rPrChange w:id="30576" w:author="Visone Rossana (GSE)" w:date="2025-10-22T12:21:00Z" w16du:dateUtc="2025-10-22T10:21:00Z">
                    <w:rPr>
                      <w:rFonts w:ascii="Calibri" w:eastAsia="Times New Roman" w:hAnsi="Calibri"/>
                      <w:bCs/>
                    </w:rPr>
                  </w:rPrChange>
                </w:rPr>
                <w:t>130 €/kW</w:t>
              </w:r>
            </w:ins>
          </w:p>
        </w:tc>
        <w:tc>
          <w:tcPr>
            <w:tcW w:w="1884" w:type="dxa"/>
            <w:tcPrChange w:id="30577" w:author="Visone Rossana (GSE)" w:date="2025-10-21T18:56:00Z" w16du:dateUtc="2025-10-21T16:56:00Z">
              <w:tcPr>
                <w:tcW w:w="1884" w:type="dxa"/>
              </w:tcPr>
            </w:tcPrChange>
          </w:tcPr>
          <w:p w14:paraId="5F12DC1D" w14:textId="1D683292" w:rsidR="0098519B" w:rsidRPr="00D77D41" w:rsidRDefault="00815502">
            <w:pPr>
              <w:spacing w:before="77"/>
              <w:ind w:left="10"/>
              <w:jc w:val="center"/>
              <w:rPr>
                <w:ins w:id="30578" w:author="Visone Rossana (GSE)" w:date="2025-10-21T18:56:00Z" w16du:dateUtc="2025-10-21T16:56:00Z"/>
                <w:rFonts w:eastAsia="Times New Roman" w:cstheme="minorHAnsi"/>
                <w:bCs/>
                <w:sz w:val="16"/>
                <w:szCs w:val="16"/>
                <w:rPrChange w:id="30579" w:author="Visone Rossana (GSE)" w:date="2025-10-22T12:21:00Z" w16du:dateUtc="2025-10-22T10:21:00Z">
                  <w:rPr>
                    <w:ins w:id="30580" w:author="Visone Rossana (GSE)" w:date="2025-10-21T18:56:00Z" w16du:dateUtc="2025-10-21T16:56:00Z"/>
                    <w:rFonts w:eastAsia="Times New Roman" w:cstheme="minorHAnsi"/>
                    <w:bCs/>
                    <w:sz w:val="20"/>
                    <w:szCs w:val="20"/>
                  </w:rPr>
                </w:rPrChange>
              </w:rPr>
            </w:pPr>
            <w:ins w:id="30581" w:author="Visone Rossana (GSE)" w:date="2025-10-21T18:57:00Z" w16du:dateUtc="2025-10-21T16:57:00Z">
              <w:r w:rsidRPr="00D77D41">
                <w:rPr>
                  <w:rFonts w:eastAsia="Times New Roman" w:cstheme="minorHAnsi"/>
                  <w:bCs/>
                  <w:sz w:val="16"/>
                  <w:szCs w:val="16"/>
                  <w:rPrChange w:id="30582" w:author="Visone Rossana (GSE)" w:date="2025-10-22T12:21:00Z" w16du:dateUtc="2025-10-22T10:21:00Z">
                    <w:rPr>
                      <w:rFonts w:eastAsia="Times New Roman" w:cstheme="minorHAnsi"/>
                      <w:bCs/>
                      <w:sz w:val="20"/>
                      <w:szCs w:val="20"/>
                    </w:rPr>
                  </w:rPrChange>
                </w:rPr>
                <w:t>30.000 €</w:t>
              </w:r>
            </w:ins>
          </w:p>
        </w:tc>
      </w:tr>
    </w:tbl>
    <w:p w14:paraId="18AB7566" w14:textId="57EFA1E3" w:rsidR="00572F4B" w:rsidRPr="001315AE" w:rsidRDefault="00572F4B">
      <w:pPr>
        <w:jc w:val="center"/>
        <w:rPr>
          <w:ins w:id="30583" w:author="Visone Rossana (GSE)" w:date="2025-10-22T12:03:00Z" w16du:dateUtc="2025-10-22T10:03:00Z"/>
          <w:rFonts w:ascii="Calibri" w:eastAsia="Calibri" w:hAnsi="Calibri" w:cs="Arial"/>
          <w:i/>
          <w:iCs/>
          <w:sz w:val="18"/>
          <w:szCs w:val="18"/>
          <w:rPrChange w:id="30584" w:author="Visone Rossana (GSE)" w:date="2025-10-22T12:20:00Z" w16du:dateUtc="2025-10-22T10:20:00Z">
            <w:rPr>
              <w:ins w:id="30585" w:author="Visone Rossana (GSE)" w:date="2025-10-22T12:03:00Z" w16du:dateUtc="2025-10-22T10:03:00Z"/>
              <w:rFonts w:ascii="Calibri" w:eastAsia="Calibri" w:hAnsi="Calibri" w:cs="Arial"/>
              <w:i/>
              <w:iCs/>
              <w:color w:val="44546A"/>
              <w:sz w:val="18"/>
              <w:szCs w:val="18"/>
            </w:rPr>
          </w:rPrChange>
        </w:rPr>
      </w:pPr>
      <w:ins w:id="30586" w:author="Visone Rossana (GSE)" w:date="2025-09-02T11:23:00Z" w16du:dateUtc="2025-09-02T09:23:00Z">
        <w:r w:rsidRPr="001315AE">
          <w:rPr>
            <w:rFonts w:ascii="Calibri" w:eastAsia="Calibri" w:hAnsi="Calibri" w:cs="Arial"/>
            <w:i/>
            <w:iCs/>
            <w:sz w:val="18"/>
            <w:szCs w:val="18"/>
            <w:rPrChange w:id="30587" w:author="Visone Rossana (GSE)" w:date="2025-10-22T12:20:00Z" w16du:dateUtc="2025-10-22T10:20:00Z">
              <w:rPr>
                <w:rFonts w:ascii="Calibri" w:eastAsia="Calibri" w:hAnsi="Calibri" w:cs="Arial"/>
                <w:i/>
                <w:iCs/>
                <w:color w:val="44546A"/>
                <w:sz w:val="18"/>
                <w:szCs w:val="18"/>
              </w:rPr>
            </w:rPrChange>
          </w:rPr>
          <w:t xml:space="preserve">Tabella </w:t>
        </w:r>
        <w:del w:id="30588" w:author="Visone Rossana (GSE)" w:date="2025-10-21T18:55:00Z" w16du:dateUtc="2025-10-21T16:55:00Z">
          <w:r w:rsidRPr="001315AE" w:rsidDel="0098519B">
            <w:rPr>
              <w:rFonts w:ascii="Calibri" w:eastAsia="Calibri" w:hAnsi="Calibri" w:cs="Arial"/>
              <w:i/>
              <w:iCs/>
              <w:sz w:val="18"/>
              <w:szCs w:val="18"/>
              <w:rPrChange w:id="30589" w:author="Visone Rossana (GSE)" w:date="2025-10-22T12:20:00Z" w16du:dateUtc="2025-10-22T10:20:00Z">
                <w:rPr>
                  <w:rFonts w:ascii="Calibri" w:eastAsia="Calibri" w:hAnsi="Calibri" w:cs="Arial"/>
                  <w:i/>
                  <w:iCs/>
                  <w:color w:val="44546A"/>
                  <w:sz w:val="18"/>
                  <w:szCs w:val="18"/>
                </w:rPr>
              </w:rPrChange>
            </w:rPr>
            <w:delText>14</w:delText>
          </w:r>
        </w:del>
      </w:ins>
      <w:ins w:id="30590" w:author="Visone Rossana (GSE)" w:date="2025-10-21T18:55:00Z" w16du:dateUtc="2025-10-21T16:55:00Z">
        <w:r w:rsidR="0098519B" w:rsidRPr="001315AE">
          <w:rPr>
            <w:rFonts w:ascii="Calibri" w:eastAsia="Calibri" w:hAnsi="Calibri" w:cs="Arial"/>
            <w:i/>
            <w:iCs/>
            <w:sz w:val="18"/>
            <w:szCs w:val="18"/>
            <w:rPrChange w:id="30591" w:author="Visone Rossana (GSE)" w:date="2025-10-22T12:20:00Z" w16du:dateUtc="2025-10-22T10:20:00Z">
              <w:rPr>
                <w:rFonts w:ascii="Calibri" w:eastAsia="Calibri" w:hAnsi="Calibri" w:cs="Arial"/>
                <w:i/>
                <w:iCs/>
                <w:color w:val="44546A"/>
                <w:sz w:val="18"/>
                <w:szCs w:val="18"/>
              </w:rPr>
            </w:rPrChange>
          </w:rPr>
          <w:t>x</w:t>
        </w:r>
      </w:ins>
      <w:ins w:id="30592" w:author="Visone Rossana (GSE)" w:date="2025-09-02T11:23:00Z" w16du:dateUtc="2025-09-02T09:23:00Z">
        <w:r w:rsidRPr="001315AE">
          <w:rPr>
            <w:rFonts w:ascii="Calibri" w:eastAsia="Calibri" w:hAnsi="Calibri" w:cs="Arial"/>
            <w:i/>
            <w:iCs/>
            <w:sz w:val="18"/>
            <w:szCs w:val="18"/>
            <w:rPrChange w:id="30593" w:author="Visone Rossana (GSE)" w:date="2025-10-22T12:20:00Z" w16du:dateUtc="2025-10-22T10:20:00Z">
              <w:rPr>
                <w:rFonts w:ascii="Calibri" w:eastAsia="Calibri" w:hAnsi="Calibri" w:cs="Arial"/>
                <w:i/>
                <w:iCs/>
                <w:color w:val="44546A"/>
                <w:sz w:val="18"/>
                <w:szCs w:val="18"/>
              </w:rPr>
            </w:rPrChange>
          </w:rPr>
          <w:t xml:space="preserve"> – costi unitari massimali allaccio rete di teleriscaldamento</w:t>
        </w:r>
      </w:ins>
      <w:ins w:id="30594" w:author="Visone Rossana (GSE)" w:date="2025-10-21T18:56:00Z" w16du:dateUtc="2025-10-21T16:56:00Z">
        <w:r w:rsidR="0098519B" w:rsidRPr="001315AE">
          <w:rPr>
            <w:rFonts w:ascii="Calibri" w:eastAsia="Calibri" w:hAnsi="Calibri" w:cs="Arial"/>
            <w:i/>
            <w:iCs/>
            <w:sz w:val="18"/>
            <w:szCs w:val="18"/>
            <w:rPrChange w:id="30595" w:author="Visone Rossana (GSE)" w:date="2025-10-22T12:20:00Z" w16du:dateUtc="2025-10-22T10:20:00Z">
              <w:rPr>
                <w:rFonts w:ascii="Calibri" w:eastAsia="Calibri" w:hAnsi="Calibri" w:cs="Arial"/>
                <w:i/>
                <w:iCs/>
                <w:color w:val="44546A"/>
                <w:sz w:val="18"/>
                <w:szCs w:val="18"/>
              </w:rPr>
            </w:rPrChange>
          </w:rPr>
          <w:t xml:space="preserve"> e incentivo massimo</w:t>
        </w:r>
      </w:ins>
    </w:p>
    <w:p w14:paraId="481ACC31" w14:textId="791F143C" w:rsidR="001E2893" w:rsidRPr="001E2893" w:rsidRDefault="001E2893" w:rsidP="002338B2">
      <w:pPr>
        <w:widowControl w:val="0"/>
        <w:tabs>
          <w:tab w:val="left" w:pos="9179"/>
        </w:tabs>
        <w:autoSpaceDE w:val="0"/>
        <w:autoSpaceDN w:val="0"/>
        <w:spacing w:line="276" w:lineRule="auto"/>
        <w:jc w:val="both"/>
        <w:rPr>
          <w:ins w:id="30596" w:author="Visone Rossana (GSE)" w:date="2025-10-22T12:38:00Z" w16du:dateUtc="2025-10-22T10:38:00Z"/>
          <w:rFonts w:eastAsia="Aptos" w:cstheme="minorHAnsi"/>
          <w:kern w:val="2"/>
          <w:sz w:val="16"/>
          <w:szCs w:val="16"/>
          <w:rPrChange w:id="30597" w:author="Visone Rossana (GSE)" w:date="2025-10-22T12:38:00Z" w16du:dateUtc="2025-10-22T10:38:00Z">
            <w:rPr>
              <w:ins w:id="30598" w:author="Visone Rossana (GSE)" w:date="2025-10-22T12:38:00Z" w16du:dateUtc="2025-10-22T10:38:00Z"/>
              <w:rFonts w:eastAsia="Aptos" w:cstheme="minorHAnsi"/>
              <w:kern w:val="2"/>
              <w:sz w:val="22"/>
              <w:szCs w:val="22"/>
            </w:rPr>
          </w:rPrChange>
        </w:rPr>
      </w:pPr>
    </w:p>
    <w:p w14:paraId="1F400840" w14:textId="675AF830" w:rsidR="00396266" w:rsidRDefault="00396266" w:rsidP="00396266">
      <w:pPr>
        <w:spacing w:after="120" w:line="276" w:lineRule="auto"/>
        <w:jc w:val="both"/>
        <w:rPr>
          <w:ins w:id="30599" w:author="Visone Rossana (GSE)" w:date="2025-10-22T12:03:00Z" w16du:dateUtc="2025-10-22T10:03:00Z"/>
          <w:rFonts w:ascii="Calibri" w:hAnsi="Calibri" w:cs="Calibri"/>
          <w:sz w:val="22"/>
          <w:szCs w:val="22"/>
        </w:rPr>
      </w:pPr>
      <w:ins w:id="30600" w:author="Visone Rossana (GSE)" w:date="2025-10-22T12:03:00Z" w16du:dateUtc="2025-10-22T10:03:00Z">
        <w:r w:rsidRPr="00572F8E">
          <w:rPr>
            <w:rFonts w:ascii="Calibri" w:hAnsi="Calibri" w:cs="Calibri"/>
            <w:sz w:val="22"/>
            <w:szCs w:val="22"/>
          </w:rPr>
          <w:t xml:space="preserve">Nei casi di obbligatorietà, le spese sostenute per la redazione della diagnosi e dell’attestato di prestazione energetica </w:t>
        </w:r>
        <w:r w:rsidRPr="00572F8E">
          <w:rPr>
            <w:rFonts w:ascii="Calibri" w:hAnsi="Calibri" w:cs="Calibri"/>
            <w:i/>
            <w:iCs/>
            <w:sz w:val="22"/>
            <w:szCs w:val="22"/>
          </w:rPr>
          <w:t>post operam</w:t>
        </w:r>
        <w:r w:rsidRPr="00572F8E">
          <w:rPr>
            <w:rFonts w:ascii="Calibri" w:hAnsi="Calibri" w:cs="Calibri"/>
            <w:sz w:val="22"/>
            <w:szCs w:val="22"/>
          </w:rPr>
          <w:t xml:space="preserve"> sono incentivate secondo quanto specificato al paragrafo </w:t>
        </w:r>
        <w:r w:rsidRPr="00572F8E">
          <w:rPr>
            <w:rFonts w:ascii="Calibri" w:hAnsi="Calibri" w:cs="Calibri"/>
            <w:sz w:val="22"/>
            <w:szCs w:val="22"/>
            <w:highlight w:val="yellow"/>
          </w:rPr>
          <w:t>9.17.1</w:t>
        </w:r>
        <w:r w:rsidRPr="00572F8E">
          <w:rPr>
            <w:rFonts w:ascii="Calibri" w:hAnsi="Calibri" w:cs="Calibri"/>
            <w:sz w:val="22"/>
            <w:szCs w:val="22"/>
          </w:rPr>
          <w:t>. Si precisa che i suddetti contributi non concorrono alla formazione di I</w:t>
        </w:r>
        <w:r w:rsidRPr="00572F8E">
          <w:rPr>
            <w:rFonts w:ascii="Calibri" w:hAnsi="Calibri" w:cs="Calibri"/>
            <w:sz w:val="22"/>
            <w:szCs w:val="22"/>
            <w:vertAlign w:val="subscript"/>
          </w:rPr>
          <w:t>tot</w:t>
        </w:r>
        <w:r w:rsidRPr="00572F8E">
          <w:rPr>
            <w:rFonts w:ascii="Calibri" w:hAnsi="Calibri" w:cs="Calibri"/>
            <w:sz w:val="22"/>
            <w:szCs w:val="22"/>
          </w:rPr>
          <w:t xml:space="preserve"> previsto per lo specifico intervento.  </w:t>
        </w:r>
      </w:ins>
    </w:p>
    <w:p w14:paraId="76894408" w14:textId="77777777" w:rsidR="00396266" w:rsidRDefault="00396266" w:rsidP="00396266">
      <w:pPr>
        <w:spacing w:after="120" w:line="276" w:lineRule="auto"/>
        <w:jc w:val="both"/>
        <w:rPr>
          <w:ins w:id="30601" w:author="Visone Rossana (GSE)" w:date="2025-10-22T12:03:00Z" w16du:dateUtc="2025-10-22T10:03:00Z"/>
          <w:bCs/>
          <w:sz w:val="22"/>
          <w:szCs w:val="22"/>
        </w:rPr>
      </w:pPr>
      <w:ins w:id="30602" w:author="Visone Rossana (GSE)" w:date="2025-10-22T12:03:00Z" w16du:dateUtc="2025-10-22T10:03:00Z">
        <w:r w:rsidRPr="00572F8E">
          <w:rPr>
            <w:bCs/>
            <w:sz w:val="22"/>
            <w:szCs w:val="22"/>
            <w:highlight w:val="cyan"/>
          </w:rPr>
          <w:t xml:space="preserve">Per le grandi imprese, ivi inclusi gli ETS economici con tale dimensione di impresa, non costituisce una spesa ammissibile il costo sostenuto per la redazione dell’attestato di prestazione energetica </w:t>
        </w:r>
        <w:r w:rsidRPr="00396266">
          <w:rPr>
            <w:bCs/>
            <w:i/>
            <w:iCs/>
            <w:sz w:val="22"/>
            <w:szCs w:val="22"/>
            <w:highlight w:val="cyan"/>
            <w:rPrChange w:id="30603" w:author="Visone Rossana (GSE)" w:date="2025-10-22T12:03:00Z" w16du:dateUtc="2025-10-22T10:03:00Z">
              <w:rPr>
                <w:bCs/>
                <w:sz w:val="22"/>
                <w:szCs w:val="22"/>
                <w:highlight w:val="cyan"/>
              </w:rPr>
            </w:rPrChange>
          </w:rPr>
          <w:t>post operam</w:t>
        </w:r>
        <w:r w:rsidRPr="00572F8E">
          <w:rPr>
            <w:bCs/>
            <w:sz w:val="22"/>
            <w:szCs w:val="22"/>
            <w:highlight w:val="cyan"/>
          </w:rPr>
          <w:t>, ai sensi</w:t>
        </w:r>
        <w:commentRangeStart w:id="30604"/>
        <w:r w:rsidRPr="00572F8E">
          <w:rPr>
            <w:bCs/>
            <w:sz w:val="22"/>
            <w:szCs w:val="22"/>
            <w:highlight w:val="cyan"/>
          </w:rPr>
          <w:t xml:space="preserve"> dell’art. 26, comma 2</w:t>
        </w:r>
        <w:r>
          <w:rPr>
            <w:bCs/>
            <w:sz w:val="22"/>
            <w:szCs w:val="22"/>
            <w:highlight w:val="cyan"/>
          </w:rPr>
          <w:t>,</w:t>
        </w:r>
        <w:r w:rsidRPr="00572F8E">
          <w:rPr>
            <w:bCs/>
            <w:sz w:val="22"/>
            <w:szCs w:val="22"/>
            <w:highlight w:val="cyan"/>
          </w:rPr>
          <w:t xml:space="preserve"> del Decreto</w:t>
        </w:r>
        <w:commentRangeEnd w:id="30604"/>
        <w:r w:rsidRPr="00572F8E">
          <w:rPr>
            <w:rStyle w:val="Rimandocommento"/>
            <w:bCs/>
            <w:sz w:val="22"/>
            <w:szCs w:val="22"/>
            <w:highlight w:val="cyan"/>
          </w:rPr>
          <w:commentReference w:id="30604"/>
        </w:r>
        <w:r w:rsidRPr="00572F8E">
          <w:rPr>
            <w:bCs/>
            <w:sz w:val="22"/>
            <w:szCs w:val="22"/>
            <w:highlight w:val="cyan"/>
          </w:rPr>
          <w:t xml:space="preserve">. </w:t>
        </w:r>
      </w:ins>
    </w:p>
    <w:p w14:paraId="0B03DD5F" w14:textId="77777777" w:rsidR="00396266" w:rsidRPr="00572F8E" w:rsidRDefault="00396266" w:rsidP="00396266">
      <w:pPr>
        <w:spacing w:after="120" w:line="276" w:lineRule="auto"/>
        <w:jc w:val="both"/>
        <w:rPr>
          <w:ins w:id="30606" w:author="Visone Rossana (GSE)" w:date="2025-10-22T12:03:00Z" w16du:dateUtc="2025-10-22T10:03:00Z"/>
          <w:rFonts w:ascii="Calibri" w:hAnsi="Calibri" w:cs="Calibri"/>
          <w:sz w:val="22"/>
          <w:szCs w:val="22"/>
        </w:rPr>
      </w:pPr>
      <w:ins w:id="30607" w:author="Visone Rossana (GSE)" w:date="2025-10-22T12:03:00Z" w16du:dateUtc="2025-10-22T10:03:00Z">
        <w:r w:rsidRPr="00572F8E">
          <w:rPr>
            <w:rFonts w:ascii="Calibri" w:hAnsi="Calibri" w:cs="Calibri"/>
            <w:sz w:val="22"/>
            <w:szCs w:val="22"/>
          </w:rPr>
          <w:t>L’ammontare dell’incentivo erogato al Soggetto Responsabile ai sensi del presente Decreto non può eccedere, in nessun caso, il 65% delle spese sostenute ammissibili, nel rispetto dei principi di cumulabilità disciplinati nell’articolo 17 del medesimo Decreto, nonché delle ulteriori specifiche disposizioni di cui all’art. 27 del Decreto rivolte alle imprese</w:t>
        </w:r>
        <w:r>
          <w:rPr>
            <w:rFonts w:ascii="Calibri" w:hAnsi="Calibri" w:cs="Calibri"/>
            <w:sz w:val="22"/>
            <w:szCs w:val="22"/>
          </w:rPr>
          <w:t xml:space="preserve"> e agli ETS economici</w:t>
        </w:r>
        <w:r w:rsidRPr="00572F8E">
          <w:rPr>
            <w:rFonts w:ascii="Calibri" w:hAnsi="Calibri" w:cs="Calibri"/>
            <w:sz w:val="22"/>
            <w:szCs w:val="22"/>
          </w:rPr>
          <w:t>.</w:t>
        </w:r>
      </w:ins>
    </w:p>
    <w:p w14:paraId="2E503FBB" w14:textId="77777777" w:rsidR="00396266" w:rsidRPr="00572F8E" w:rsidRDefault="00396266" w:rsidP="00396266">
      <w:pPr>
        <w:spacing w:line="276" w:lineRule="auto"/>
        <w:jc w:val="both"/>
        <w:rPr>
          <w:ins w:id="30608" w:author="Visone Rossana (GSE)" w:date="2025-10-22T12:03:00Z" w16du:dateUtc="2025-10-22T10:03:00Z"/>
          <w:rFonts w:ascii="Calibri" w:hAnsi="Calibri" w:cs="Calibri"/>
          <w:sz w:val="22"/>
          <w:szCs w:val="22"/>
        </w:rPr>
      </w:pPr>
      <w:ins w:id="30609" w:author="Visone Rossana (GSE)" w:date="2025-10-22T12:03:00Z" w16du:dateUtc="2025-10-22T10:03:00Z">
        <w:r w:rsidRPr="00572F8E">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69272EEC" w14:textId="77777777" w:rsidR="00396266" w:rsidRDefault="00396266">
      <w:pPr>
        <w:rPr>
          <w:ins w:id="30610" w:author="Visone Rossana (GSE)" w:date="2025-10-22T12:00:00Z" w16du:dateUtc="2025-10-22T10:00:00Z"/>
          <w:rFonts w:ascii="Calibri" w:eastAsia="Calibri" w:hAnsi="Calibri" w:cs="Arial"/>
          <w:i/>
          <w:iCs/>
          <w:color w:val="44546A"/>
          <w:sz w:val="18"/>
          <w:szCs w:val="18"/>
        </w:rPr>
        <w:pPrChange w:id="30611" w:author="Visone Rossana (GSE)" w:date="2025-10-22T12:03:00Z" w16du:dateUtc="2025-10-22T10:03:00Z">
          <w:pPr>
            <w:jc w:val="center"/>
          </w:pPr>
        </w:pPrChange>
      </w:pPr>
    </w:p>
    <w:p w14:paraId="1CEB041B" w14:textId="27684EAE" w:rsidR="00914D25" w:rsidRPr="00D33483" w:rsidDel="00396266" w:rsidRDefault="00914D25">
      <w:pPr>
        <w:numPr>
          <w:ilvl w:val="0"/>
          <w:numId w:val="292"/>
        </w:numPr>
        <w:ind w:left="1134" w:hanging="708"/>
        <w:jc w:val="center"/>
        <w:rPr>
          <w:ins w:id="30612" w:author="Visone Rossana (GSE)" w:date="2025-09-02T11:23:00Z" w16du:dateUtc="2025-09-02T09:23:00Z"/>
          <w:del w:id="30613" w:author="Visone Rossana (GSE)" w:date="2025-10-22T12:04:00Z" w16du:dateUtc="2025-10-22T10:04:00Z"/>
          <w:rFonts w:ascii="Calibri" w:eastAsiaTheme="majorEastAsia" w:hAnsi="Calibri" w:cstheme="majorBidi"/>
          <w:szCs w:val="26"/>
          <w:rPrChange w:id="30614" w:author="Oliosi Francesco (GSE)" w:date="2025-10-22T15:58:00Z" w16du:dateUtc="2025-10-22T13:58:00Z">
            <w:rPr>
              <w:ins w:id="30615" w:author="Visone Rossana (GSE)" w:date="2025-09-02T11:23:00Z" w16du:dateUtc="2025-09-02T09:23:00Z"/>
              <w:del w:id="30616" w:author="Visone Rossana (GSE)" w:date="2025-10-22T12:04:00Z" w16du:dateUtc="2025-10-22T10:04:00Z"/>
              <w:rFonts w:ascii="Calibri" w:eastAsia="Calibri" w:hAnsi="Calibri" w:cs="Arial"/>
              <w:i/>
              <w:iCs/>
              <w:color w:val="44546A"/>
              <w:szCs w:val="18"/>
            </w:rPr>
          </w:rPrChange>
        </w:rPr>
        <w:pPrChange w:id="30617" w:author="Visone Rossana (GSE)" w:date="2025-10-23T10:16:00Z" w16du:dateUtc="2025-10-23T08:16:00Z">
          <w:pPr/>
        </w:pPrChange>
      </w:pPr>
      <w:bookmarkStart w:id="30618" w:name="_Toc212462736"/>
      <w:bookmarkEnd w:id="30618"/>
    </w:p>
    <w:p w14:paraId="04C39A88" w14:textId="5A86DA42" w:rsidR="00572F4B" w:rsidRPr="00D33483" w:rsidDel="00914D25" w:rsidRDefault="00572F4B">
      <w:pPr>
        <w:numPr>
          <w:ilvl w:val="0"/>
          <w:numId w:val="292"/>
        </w:numPr>
        <w:spacing w:after="160" w:line="278" w:lineRule="auto"/>
        <w:ind w:left="1134" w:hanging="708"/>
        <w:rPr>
          <w:ins w:id="30619" w:author="Visone Rossana (GSE)" w:date="2025-10-21T18:47:00Z" w16du:dateUtc="2025-10-21T16:47:00Z"/>
          <w:del w:id="30620" w:author="Visone Rossana (GSE)" w:date="2025-10-22T12:00:00Z" w16du:dateUtc="2025-10-22T10:00:00Z"/>
          <w:rFonts w:ascii="Calibri" w:eastAsiaTheme="majorEastAsia" w:hAnsi="Calibri" w:cstheme="majorBidi"/>
          <w:b/>
          <w:rPrChange w:id="30621" w:author="Oliosi Francesco (GSE)" w:date="2025-10-22T15:58:00Z" w16du:dateUtc="2025-10-22T13:58:00Z">
            <w:rPr>
              <w:ins w:id="30622" w:author="Visone Rossana (GSE)" w:date="2025-10-21T18:47:00Z" w16du:dateUtc="2025-10-21T16:47:00Z"/>
              <w:del w:id="30623" w:author="Visone Rossana (GSE)" w:date="2025-10-22T12:00:00Z" w16du:dateUtc="2025-10-22T10:00:00Z"/>
              <w:rFonts w:ascii="Calibri" w:eastAsia="Calibri" w:hAnsi="Calibri" w:cs="Arial"/>
              <w:b/>
              <w:bCs/>
            </w:rPr>
          </w:rPrChange>
        </w:rPr>
        <w:pPrChange w:id="30624" w:author="Visone Rossana (GSE)" w:date="2025-10-23T10:16:00Z" w16du:dateUtc="2025-10-23T08:16:00Z">
          <w:pPr>
            <w:spacing w:after="160" w:line="278" w:lineRule="auto"/>
          </w:pPr>
        </w:pPrChange>
      </w:pPr>
      <w:bookmarkStart w:id="30625" w:name="_Toc212462737"/>
      <w:bookmarkEnd w:id="30625"/>
    </w:p>
    <w:p w14:paraId="5F92DA41" w14:textId="77777777" w:rsidR="00FB69FD" w:rsidRPr="008633E6" w:rsidRDefault="00FB69FD">
      <w:pPr>
        <w:pStyle w:val="TITOLO20"/>
        <w:numPr>
          <w:ilvl w:val="2"/>
          <w:numId w:val="292"/>
        </w:numPr>
        <w:ind w:left="1134" w:hanging="708"/>
        <w:rPr>
          <w:ins w:id="30626" w:author="Visone Rossana (GSE)" w:date="2025-10-21T18:57:00Z" w16du:dateUtc="2025-10-21T16:57:00Z"/>
        </w:rPr>
        <w:pPrChange w:id="30627" w:author="Visone Rossana (GSE)" w:date="2025-10-23T10:16:00Z" w16du:dateUtc="2025-10-23T08:16:00Z">
          <w:pPr>
            <w:pStyle w:val="TITOLO20"/>
            <w:numPr>
              <w:ilvl w:val="2"/>
              <w:numId w:val="538"/>
            </w:numPr>
            <w:ind w:left="1715" w:hanging="504"/>
          </w:pPr>
        </w:pPrChange>
      </w:pPr>
      <w:bookmarkStart w:id="30628" w:name="_Toc212462738"/>
      <w:ins w:id="30629" w:author="Visone Rossana (GSE)" w:date="2025-10-21T18:57:00Z" w16du:dateUtc="2025-10-21T16:57:00Z">
        <w:r w:rsidRPr="008633E6">
          <w:t>Documentazione necessaria per l’accesso all’incentivo</w:t>
        </w:r>
        <w:bookmarkEnd w:id="30628"/>
        <w:r w:rsidRPr="008633E6">
          <w:t xml:space="preserve"> </w:t>
        </w:r>
      </w:ins>
    </w:p>
    <w:p w14:paraId="0D60D724" w14:textId="77777777" w:rsidR="00AE1378" w:rsidRDefault="00AE1378" w:rsidP="00AE1378">
      <w:pPr>
        <w:spacing w:line="276" w:lineRule="auto"/>
        <w:jc w:val="both"/>
        <w:rPr>
          <w:ins w:id="30630" w:author="Visone Rossana (GSE)" w:date="2025-10-22T12:50:00Z" w16du:dateUtc="2025-10-22T10:50:00Z"/>
          <w:sz w:val="22"/>
          <w:szCs w:val="22"/>
        </w:rPr>
      </w:pPr>
      <w:ins w:id="30631" w:author="Visone Rossana (GSE)" w:date="2025-10-22T12:49:00Z" w16du:dateUtc="2025-10-22T10:49:00Z">
        <w:r w:rsidRPr="00AE1378">
          <w:rPr>
            <w:sz w:val="22"/>
            <w:szCs w:val="22"/>
            <w:rPrChange w:id="30632" w:author="Visone Rossana (GSE)" w:date="2025-10-22T12:50:00Z" w16du:dateUtc="2025-10-22T10:50:00Z">
              <w:rPr/>
            </w:rPrChange>
          </w:rPr>
          <w:t xml:space="preserve">Ai fini della richiesta d’incentivo, il Soggetto Responsabile predispone la documentazione sotto specificata, e la conserva in originale per tutta la durata dell’incentivo e per i 5 anni successivi all’erogazione dell’ultima rata. </w:t>
        </w:r>
      </w:ins>
    </w:p>
    <w:p w14:paraId="098FBA2F" w14:textId="77777777" w:rsidR="00AE1378" w:rsidRDefault="00AE1378" w:rsidP="00AE1378">
      <w:pPr>
        <w:spacing w:line="276" w:lineRule="auto"/>
        <w:jc w:val="both"/>
        <w:rPr>
          <w:ins w:id="30633" w:author="Visone Rossana (GSE)" w:date="2025-10-22T12:50:00Z" w16du:dateUtc="2025-10-22T10:50:00Z"/>
          <w:sz w:val="22"/>
          <w:szCs w:val="22"/>
        </w:rPr>
      </w:pPr>
      <w:ins w:id="30634" w:author="Visone Rossana (GSE)" w:date="2025-10-22T12:49:00Z" w16du:dateUtc="2025-10-22T10:49:00Z">
        <w:r w:rsidRPr="00AE1378">
          <w:rPr>
            <w:sz w:val="22"/>
            <w:szCs w:val="22"/>
            <w:rPrChange w:id="30635" w:author="Visone Rossana (GSE)" w:date="2025-10-22T12:50:00Z" w16du:dateUtc="2025-10-22T10:50:00Z">
              <w:rPr/>
            </w:rPrChange>
          </w:rPr>
          <w:t xml:space="preserve">Alcuni documenti devono essere presentati unitamente alla richiesta di accesso all’incentivo (in formato PDF), caricandoli sul Portaltermico all’atto della presentazione della richiesta medesima; altri devono essere conservati a cura del Soggetto Responsabile. </w:t>
        </w:r>
      </w:ins>
    </w:p>
    <w:p w14:paraId="3887E684" w14:textId="572A3713" w:rsidR="00AE1378" w:rsidRDefault="00AE1378" w:rsidP="00AE1378">
      <w:pPr>
        <w:spacing w:line="276" w:lineRule="auto"/>
        <w:jc w:val="both"/>
        <w:rPr>
          <w:ins w:id="30636" w:author="Visone Rossana (GSE)" w:date="2025-10-22T13:03:00Z" w16du:dateUtc="2025-10-22T11:03:00Z"/>
          <w:sz w:val="22"/>
          <w:szCs w:val="22"/>
        </w:rPr>
      </w:pPr>
      <w:ins w:id="30637" w:author="Visone Rossana (GSE)" w:date="2025-10-22T12:49:00Z" w16du:dateUtc="2025-10-22T10:49:00Z">
        <w:r w:rsidRPr="00AE1378">
          <w:rPr>
            <w:sz w:val="22"/>
            <w:szCs w:val="22"/>
            <w:rPrChange w:id="30638" w:author="Visone Rossana (GSE)" w:date="2025-10-22T12:50:00Z" w16du:dateUtc="2025-10-22T10:50:00Z">
              <w:rPr/>
            </w:rPrChange>
          </w:rPr>
          <w:t>Il GSE potrà richiedere copia di tutti i documenti in qualsiasi momento e la stessa documentazione dovrà essere mostrata in originale in caso di verifica in situ.</w:t>
        </w:r>
      </w:ins>
    </w:p>
    <w:p w14:paraId="48EBB8BA" w14:textId="77777777" w:rsidR="00F51320" w:rsidRDefault="00F51320" w:rsidP="00F51320">
      <w:pPr>
        <w:widowControl w:val="0"/>
        <w:tabs>
          <w:tab w:val="left" w:pos="9179"/>
        </w:tabs>
        <w:autoSpaceDE w:val="0"/>
        <w:autoSpaceDN w:val="0"/>
        <w:spacing w:line="276" w:lineRule="auto"/>
        <w:contextualSpacing/>
        <w:jc w:val="both"/>
        <w:rPr>
          <w:ins w:id="30639" w:author="Visone Rossana (GSE)" w:date="2025-10-22T13:03:00Z" w16du:dateUtc="2025-10-22T11:03:00Z"/>
          <w:rFonts w:eastAsia="Aptos" w:cstheme="minorHAnsi"/>
          <w:b/>
          <w:bCs/>
          <w:kern w:val="2"/>
          <w:sz w:val="22"/>
          <w:szCs w:val="22"/>
          <w:u w:val="single"/>
          <w14:ligatures w14:val="standardContextual"/>
        </w:rPr>
      </w:pPr>
    </w:p>
    <w:p w14:paraId="14D054BE" w14:textId="77777777" w:rsidR="00F51320" w:rsidRDefault="00F51320" w:rsidP="00F51320">
      <w:pPr>
        <w:widowControl w:val="0"/>
        <w:tabs>
          <w:tab w:val="left" w:pos="9179"/>
        </w:tabs>
        <w:autoSpaceDE w:val="0"/>
        <w:autoSpaceDN w:val="0"/>
        <w:spacing w:line="276" w:lineRule="auto"/>
        <w:contextualSpacing/>
        <w:jc w:val="both"/>
        <w:rPr>
          <w:ins w:id="30640" w:author="Visone Rossana (GSE)" w:date="2025-10-22T13:03:00Z" w16du:dateUtc="2025-10-22T11:03:00Z"/>
          <w:rFonts w:eastAsia="Aptos" w:cstheme="minorHAnsi"/>
          <w:b/>
          <w:bCs/>
          <w:kern w:val="2"/>
          <w:sz w:val="22"/>
          <w:szCs w:val="22"/>
          <w:u w:val="single"/>
          <w14:ligatures w14:val="standardContextual"/>
        </w:rPr>
      </w:pPr>
    </w:p>
    <w:p w14:paraId="6B125155" w14:textId="161A94EF" w:rsidR="00F51320" w:rsidRDefault="00F51320" w:rsidP="00F51320">
      <w:pPr>
        <w:widowControl w:val="0"/>
        <w:tabs>
          <w:tab w:val="left" w:pos="9179"/>
        </w:tabs>
        <w:autoSpaceDE w:val="0"/>
        <w:autoSpaceDN w:val="0"/>
        <w:spacing w:line="276" w:lineRule="auto"/>
        <w:contextualSpacing/>
        <w:jc w:val="both"/>
        <w:rPr>
          <w:ins w:id="30641" w:author="Visone Rossana (GSE)" w:date="2025-10-22T13:03:00Z" w16du:dateUtc="2025-10-22T11:03:00Z"/>
          <w:rFonts w:eastAsia="Aptos" w:cstheme="minorHAnsi"/>
          <w:b/>
          <w:bCs/>
          <w:kern w:val="2"/>
          <w:sz w:val="22"/>
          <w:szCs w:val="22"/>
          <w:u w:val="single"/>
          <w14:ligatures w14:val="standardContextual"/>
        </w:rPr>
      </w:pPr>
      <w:ins w:id="30642" w:author="Visone Rossana (GSE)" w:date="2025-10-22T13:03:00Z" w16du:dateUtc="2025-10-22T11:03:00Z">
        <w:r w:rsidRPr="00572F8E">
          <w:rPr>
            <w:rFonts w:eastAsia="Aptos" w:cstheme="minorHAnsi"/>
            <w:b/>
            <w:bCs/>
            <w:kern w:val="2"/>
            <w:sz w:val="22"/>
            <w:szCs w:val="22"/>
            <w:u w:val="single"/>
            <w14:ligatures w14:val="standardContextual"/>
          </w:rPr>
          <w:t>Documentazione da</w:t>
        </w:r>
        <w:r>
          <w:rPr>
            <w:rFonts w:eastAsia="Aptos" w:cstheme="minorHAnsi"/>
            <w:b/>
            <w:bCs/>
            <w:kern w:val="2"/>
            <w:sz w:val="22"/>
            <w:szCs w:val="22"/>
            <w:u w:val="single"/>
            <w14:ligatures w14:val="standardContextual"/>
          </w:rPr>
          <w:t xml:space="preserve"> allegare alla richiesta di accesso all’incentivo:</w:t>
        </w:r>
      </w:ins>
    </w:p>
    <w:p w14:paraId="1A6C9A35" w14:textId="2ECA1C31" w:rsidR="00C34F30" w:rsidDel="00AE1378" w:rsidRDefault="00C34F30" w:rsidP="00AE1378">
      <w:pPr>
        <w:spacing w:after="120" w:line="276" w:lineRule="auto"/>
        <w:contextualSpacing/>
        <w:jc w:val="both"/>
        <w:rPr>
          <w:del w:id="30643" w:author="Visone Rossana (GSE)" w:date="2025-10-21T18:50:00Z" w16du:dateUtc="2025-10-21T16:50:00Z"/>
          <w:rFonts w:ascii="Calibri" w:eastAsia="Calibri" w:hAnsi="Calibri" w:cs="Arial"/>
          <w:b/>
          <w:bCs/>
        </w:rPr>
      </w:pPr>
    </w:p>
    <w:p w14:paraId="5F0C0A07" w14:textId="0564F4EB" w:rsidR="00572F4B" w:rsidRPr="00E07484" w:rsidDel="00FB69FD" w:rsidRDefault="00572F4B">
      <w:pPr>
        <w:pStyle w:val="Paragrafoelenco"/>
        <w:numPr>
          <w:ilvl w:val="1"/>
          <w:numId w:val="54"/>
        </w:numPr>
        <w:tabs>
          <w:tab w:val="clear" w:pos="3144"/>
        </w:tabs>
        <w:spacing w:afterLines="60" w:after="144" w:line="276" w:lineRule="auto"/>
        <w:ind w:left="714" w:hanging="357"/>
        <w:jc w:val="both"/>
        <w:rPr>
          <w:ins w:id="30644" w:author="Visone Rossana (GSE)" w:date="2025-09-02T11:23:00Z" w16du:dateUtc="2025-09-02T09:23:00Z"/>
          <w:del w:id="30645" w:author="Visone Rossana (GSE)" w:date="2025-10-21T18:57:00Z" w16du:dateUtc="2025-10-21T16:57:00Z"/>
          <w:rFonts w:eastAsia="Calibri" w:cstheme="minorHAnsi"/>
          <w:bCs/>
          <w:sz w:val="22"/>
          <w:szCs w:val="22"/>
          <w:rPrChange w:id="30646" w:author="Visone Rossana (GSE)" w:date="2025-10-22T12:50:00Z" w16du:dateUtc="2025-10-22T10:50:00Z">
            <w:rPr>
              <w:ins w:id="30647" w:author="Visone Rossana (GSE)" w:date="2025-09-02T11:23:00Z" w16du:dateUtc="2025-09-02T09:23:00Z"/>
              <w:del w:id="30648" w:author="Visone Rossana (GSE)" w:date="2025-10-21T18:57:00Z" w16du:dateUtc="2025-10-21T16:57:00Z"/>
              <w:rFonts w:ascii="Calibri" w:eastAsia="Calibri" w:hAnsi="Calibri" w:cs="Arial"/>
              <w:b/>
              <w:u w:val="single"/>
            </w:rPr>
          </w:rPrChange>
        </w:rPr>
        <w:pPrChange w:id="30649" w:author="Visone Rossana (GSE)" w:date="2025-10-22T12:52:00Z" w16du:dateUtc="2025-10-22T10:52:00Z">
          <w:pPr>
            <w:spacing w:after="120"/>
            <w:jc w:val="both"/>
          </w:pPr>
        </w:pPrChange>
      </w:pPr>
      <w:ins w:id="30650" w:author="Visone Rossana (GSE)" w:date="2025-09-02T11:23:00Z" w16du:dateUtc="2025-09-02T09:23:00Z">
        <w:del w:id="30651" w:author="Visone Rossana (GSE)" w:date="2025-10-21T18:57:00Z" w16du:dateUtc="2025-10-21T16:57:00Z">
          <w:r w:rsidRPr="00E07484" w:rsidDel="00FB69FD">
            <w:rPr>
              <w:rFonts w:eastAsia="Calibri" w:cstheme="minorHAnsi"/>
              <w:bCs/>
              <w:sz w:val="22"/>
              <w:szCs w:val="22"/>
              <w:rPrChange w:id="30652" w:author="Visone Rossana (GSE)" w:date="2025-10-22T12:50:00Z" w16du:dateUtc="2025-10-22T10:50:00Z">
                <w:rPr>
                  <w:rFonts w:ascii="Calibri" w:eastAsia="Calibri" w:hAnsi="Calibri" w:cs="Arial"/>
                  <w:b/>
                  <w:u w:val="single"/>
                </w:rPr>
              </w:rPrChange>
            </w:rPr>
            <w:delText>Documentazione da allegare alla richiesta di saldo finale:</w:delText>
          </w:r>
        </w:del>
      </w:ins>
    </w:p>
    <w:p w14:paraId="782EA258" w14:textId="0695B2CF" w:rsidR="00345C1A" w:rsidRPr="00E07484" w:rsidDel="00AE1378" w:rsidRDefault="00345C1A">
      <w:pPr>
        <w:pStyle w:val="Paragrafoelenco"/>
        <w:numPr>
          <w:ilvl w:val="1"/>
          <w:numId w:val="54"/>
        </w:numPr>
        <w:tabs>
          <w:tab w:val="clear" w:pos="3144"/>
        </w:tabs>
        <w:spacing w:afterLines="60" w:after="144"/>
        <w:ind w:left="714" w:hanging="357"/>
        <w:rPr>
          <w:ins w:id="30653" w:author="Visone Rossana (GSE)" w:date="2025-10-01T15:54:00Z" w16du:dateUtc="2025-10-01T13:54:00Z"/>
          <w:del w:id="30654" w:author="Visone Rossana (GSE)" w:date="2025-10-22T12:50:00Z" w16du:dateUtc="2025-10-22T10:50:00Z"/>
          <w:rFonts w:eastAsia="Calibri" w:cstheme="minorHAnsi"/>
          <w:bCs/>
          <w:sz w:val="22"/>
          <w:szCs w:val="22"/>
          <w:rPrChange w:id="30655" w:author="Visone Rossana (GSE)" w:date="2025-10-22T12:51:00Z" w16du:dateUtc="2025-10-22T10:51:00Z">
            <w:rPr>
              <w:ins w:id="30656" w:author="Visone Rossana (GSE)" w:date="2025-10-01T15:54:00Z" w16du:dateUtc="2025-10-01T13:54:00Z"/>
              <w:del w:id="30657" w:author="Visone Rossana (GSE)" w:date="2025-10-22T12:50:00Z" w16du:dateUtc="2025-10-22T10:50:00Z"/>
              <w:bCs/>
            </w:rPr>
          </w:rPrChange>
        </w:rPr>
        <w:pPrChange w:id="30658" w:author="Visone Rossana (GSE)" w:date="2025-10-22T12:52:00Z" w16du:dateUtc="2025-10-22T10:52:00Z">
          <w:pPr>
            <w:numPr>
              <w:numId w:val="60"/>
            </w:numPr>
            <w:spacing w:after="120" w:line="276" w:lineRule="auto"/>
            <w:ind w:left="720" w:hanging="360"/>
            <w:contextualSpacing/>
            <w:jc w:val="both"/>
          </w:pPr>
        </w:pPrChange>
      </w:pPr>
      <w:ins w:id="30659" w:author="Visone Rossana (GSE)" w:date="2025-10-01T15:54:00Z" w16du:dateUtc="2025-10-01T13:54:00Z">
        <w:del w:id="30660" w:author="Visone Rossana (GSE)" w:date="2025-10-22T12:50:00Z" w16du:dateUtc="2025-10-22T10:50:00Z">
          <w:r w:rsidRPr="00E07484" w:rsidDel="00AE1378">
            <w:rPr>
              <w:rFonts w:eastAsia="Calibri" w:cstheme="minorHAnsi"/>
              <w:bCs/>
              <w:sz w:val="22"/>
              <w:szCs w:val="22"/>
              <w:rPrChange w:id="30661" w:author="Visone Rossana (GSE)" w:date="2025-10-22T12:51:00Z" w16du:dateUtc="2025-10-22T10:51:00Z">
                <w:rPr>
                  <w:bCs/>
                </w:rPr>
              </w:rPrChange>
            </w:rPr>
            <w:delText xml:space="preserve">documentazione </w:delText>
          </w:r>
          <w:r w:rsidR="00995991" w:rsidRPr="00E07484" w:rsidDel="00AE1378">
            <w:rPr>
              <w:rFonts w:eastAsia="Calibri" w:cstheme="minorHAnsi"/>
              <w:bCs/>
              <w:sz w:val="22"/>
              <w:szCs w:val="22"/>
              <w:rPrChange w:id="30662" w:author="Visone Rossana (GSE)" w:date="2025-10-22T12:51:00Z" w16du:dateUtc="2025-10-22T10:51:00Z">
                <w:rPr>
                  <w:bCs/>
                </w:rPr>
              </w:rPrChange>
            </w:rPr>
            <w:delText>comune a tutti gli interve</w:delText>
          </w:r>
        </w:del>
      </w:ins>
      <w:ins w:id="30663" w:author="Visone Rossana (GSE)" w:date="2025-10-01T15:55:00Z" w16du:dateUtc="2025-10-01T13:55:00Z">
        <w:del w:id="30664" w:author="Visone Rossana (GSE)" w:date="2025-10-22T12:50:00Z" w16du:dateUtc="2025-10-22T10:50:00Z">
          <w:r w:rsidR="00995991" w:rsidRPr="00E07484" w:rsidDel="00AE1378">
            <w:rPr>
              <w:rFonts w:eastAsia="Calibri" w:cstheme="minorHAnsi"/>
              <w:bCs/>
              <w:sz w:val="22"/>
              <w:szCs w:val="22"/>
              <w:rPrChange w:id="30665" w:author="Visone Rossana (GSE)" w:date="2025-10-22T12:51:00Z" w16du:dateUtc="2025-10-22T10:51:00Z">
                <w:rPr>
                  <w:bCs/>
                </w:rPr>
              </w:rPrChange>
            </w:rPr>
            <w:delText>nti</w:delText>
          </w:r>
        </w:del>
      </w:ins>
    </w:p>
    <w:p w14:paraId="37F95AE3" w14:textId="54BD6607" w:rsidR="00AE1378" w:rsidRPr="00E07484" w:rsidRDefault="00AE1378">
      <w:pPr>
        <w:pStyle w:val="Paragrafoelenco"/>
        <w:numPr>
          <w:ilvl w:val="1"/>
          <w:numId w:val="54"/>
        </w:numPr>
        <w:tabs>
          <w:tab w:val="clear" w:pos="3144"/>
        </w:tabs>
        <w:spacing w:afterLines="60" w:after="144"/>
        <w:ind w:left="714" w:hanging="357"/>
        <w:rPr>
          <w:ins w:id="30666" w:author="Visone Rossana (GSE)" w:date="2025-10-22T12:50:00Z" w16du:dateUtc="2025-10-22T10:50:00Z"/>
          <w:rFonts w:eastAsia="Calibri" w:cstheme="minorHAnsi"/>
          <w:bCs/>
          <w:sz w:val="22"/>
          <w:szCs w:val="22"/>
          <w:rPrChange w:id="30667" w:author="Visone Rossana (GSE)" w:date="2025-10-22T12:51:00Z" w16du:dateUtc="2025-10-22T10:51:00Z">
            <w:rPr>
              <w:ins w:id="30668" w:author="Visone Rossana (GSE)" w:date="2025-10-22T12:50:00Z" w16du:dateUtc="2025-10-22T10:50:00Z"/>
              <w:bCs/>
            </w:rPr>
          </w:rPrChange>
        </w:rPr>
        <w:pPrChange w:id="30669" w:author="Visone Rossana (GSE)" w:date="2025-10-22T12:52:00Z" w16du:dateUtc="2025-10-22T10:52:00Z">
          <w:pPr>
            <w:pStyle w:val="Paragrafoelenco"/>
            <w:numPr>
              <w:ilvl w:val="1"/>
              <w:numId w:val="54"/>
            </w:numPr>
            <w:tabs>
              <w:tab w:val="num" w:pos="3144"/>
            </w:tabs>
            <w:ind w:left="3144" w:hanging="720"/>
          </w:pPr>
        </w:pPrChange>
      </w:pPr>
      <w:ins w:id="30670" w:author="Visone Rossana (GSE)" w:date="2025-10-22T12:50:00Z" w16du:dateUtc="2025-10-22T10:50:00Z">
        <w:r w:rsidRPr="00E07484">
          <w:rPr>
            <w:rFonts w:eastAsia="Calibri" w:cstheme="minorHAnsi"/>
            <w:bCs/>
            <w:sz w:val="22"/>
            <w:szCs w:val="22"/>
            <w:rPrChange w:id="30671" w:author="Visone Rossana (GSE)" w:date="2025-10-22T12:51:00Z" w16du:dateUtc="2025-10-22T10:51:00Z">
              <w:rPr>
                <w:bCs/>
              </w:rPr>
            </w:rPrChange>
          </w:rPr>
          <w:t>documentazione comune a tutti gli interventi</w:t>
        </w:r>
      </w:ins>
      <w:ins w:id="30672" w:author="Visone Rossana (GSE)" w:date="2025-10-22T12:51:00Z" w16du:dateUtc="2025-10-22T10:51:00Z">
        <w:r w:rsidR="00EA4762">
          <w:rPr>
            <w:rFonts w:eastAsia="Calibri" w:cstheme="minorHAnsi"/>
            <w:bCs/>
            <w:sz w:val="22"/>
            <w:szCs w:val="22"/>
          </w:rPr>
          <w:t xml:space="preserve">, come specificatamente riportato nell’Allegato </w:t>
        </w:r>
        <w:r w:rsidR="00EA4762" w:rsidRPr="00EA4762">
          <w:rPr>
            <w:rFonts w:eastAsia="Calibri" w:cstheme="minorHAnsi"/>
            <w:bCs/>
            <w:sz w:val="22"/>
            <w:szCs w:val="22"/>
            <w:highlight w:val="yellow"/>
            <w:rPrChange w:id="30673" w:author="Visone Rossana (GSE)" w:date="2025-10-22T12:51:00Z" w16du:dateUtc="2025-10-22T10:51:00Z">
              <w:rPr>
                <w:rFonts w:eastAsia="Calibri" w:cstheme="minorHAnsi"/>
                <w:bCs/>
                <w:sz w:val="22"/>
                <w:szCs w:val="22"/>
              </w:rPr>
            </w:rPrChange>
          </w:rPr>
          <w:t>X</w:t>
        </w:r>
        <w:r w:rsidR="00E07484">
          <w:rPr>
            <w:rFonts w:eastAsia="Calibri" w:cstheme="minorHAnsi"/>
            <w:bCs/>
            <w:sz w:val="22"/>
            <w:szCs w:val="22"/>
          </w:rPr>
          <w:t>;</w:t>
        </w:r>
      </w:ins>
    </w:p>
    <w:p w14:paraId="114ED4F3" w14:textId="20EDF23D" w:rsidR="008879AE" w:rsidRDefault="00572F4B">
      <w:pPr>
        <w:numPr>
          <w:ilvl w:val="0"/>
          <w:numId w:val="554"/>
        </w:numPr>
        <w:spacing w:afterLines="60" w:after="144" w:line="276" w:lineRule="auto"/>
        <w:contextualSpacing/>
        <w:jc w:val="both"/>
        <w:rPr>
          <w:ins w:id="30674" w:author="Visone Rossana (GSE)" w:date="2025-10-27T12:01:00Z" w16du:dateUtc="2025-10-27T11:01:00Z"/>
          <w:rFonts w:eastAsia="Calibri" w:cstheme="minorHAnsi"/>
          <w:bCs/>
          <w:sz w:val="22"/>
          <w:szCs w:val="22"/>
        </w:rPr>
      </w:pPr>
      <w:commentRangeStart w:id="30675"/>
      <w:ins w:id="30676" w:author="Visone Rossana (GSE)" w:date="2025-09-02T11:23:00Z" w16du:dateUtc="2025-09-02T09:23:00Z">
        <w:r w:rsidRPr="008170E7">
          <w:rPr>
            <w:rFonts w:eastAsia="Calibri" w:cstheme="minorHAnsi"/>
            <w:bCs/>
            <w:sz w:val="22"/>
            <w:szCs w:val="22"/>
            <w:rPrChange w:id="30677" w:author="Visone Rossana (GSE)" w:date="2025-10-01T15:50:00Z" w16du:dateUtc="2025-10-01T13:50:00Z">
              <w:rPr>
                <w:rFonts w:ascii="Calibri" w:eastAsia="Calibri" w:hAnsi="Calibri" w:cs="Arial"/>
                <w:bCs/>
              </w:rPr>
            </w:rPrChange>
          </w:rPr>
          <w:t xml:space="preserve">asseverazione </w:t>
        </w:r>
      </w:ins>
      <w:commentRangeEnd w:id="30675"/>
      <w:r w:rsidR="000454A5" w:rsidRPr="008170E7">
        <w:rPr>
          <w:rStyle w:val="Rimandocommento"/>
          <w:rFonts w:eastAsia="Calibri" w:cstheme="minorHAnsi"/>
          <w:bCs/>
          <w:sz w:val="22"/>
          <w:szCs w:val="22"/>
          <w:rPrChange w:id="30678" w:author="Visone Rossana (GSE)" w:date="2025-10-01T15:50:00Z" w16du:dateUtc="2025-10-01T13:50:00Z">
            <w:rPr>
              <w:rStyle w:val="Rimandocommento"/>
              <w:rFonts w:ascii="Calibri" w:eastAsia="Calibri" w:hAnsi="Calibri" w:cs="Arial"/>
              <w:bCs/>
              <w:sz w:val="24"/>
            </w:rPr>
          </w:rPrChange>
        </w:rPr>
        <w:commentReference w:id="30675"/>
      </w:r>
      <w:ins w:id="30679" w:author="Visone Rossana (GSE)" w:date="2025-09-02T11:23:00Z" w16du:dateUtc="2025-09-02T09:23:00Z">
        <w:r w:rsidRPr="008170E7">
          <w:rPr>
            <w:rFonts w:eastAsia="Calibri" w:cstheme="minorHAnsi"/>
            <w:bCs/>
            <w:sz w:val="22"/>
            <w:szCs w:val="22"/>
            <w:rPrChange w:id="30680" w:author="Visone Rossana (GSE)" w:date="2025-10-01T15:50:00Z" w16du:dateUtc="2025-10-01T13:50:00Z">
              <w:rPr>
                <w:rFonts w:ascii="Calibri" w:eastAsia="Calibri" w:hAnsi="Calibri" w:cs="Arial"/>
                <w:bCs/>
              </w:rPr>
            </w:rPrChange>
          </w:rPr>
          <w:t>di un tecnico abilitato</w:t>
        </w:r>
      </w:ins>
      <w:ins w:id="30681" w:author="Visone Rossana (GSE)" w:date="2025-10-27T12:01:00Z" w16du:dateUtc="2025-10-27T11:01:00Z">
        <w:r w:rsidR="008879AE">
          <w:rPr>
            <w:rFonts w:eastAsia="Calibri" w:cstheme="minorHAnsi"/>
            <w:bCs/>
            <w:sz w:val="22"/>
            <w:szCs w:val="22"/>
          </w:rPr>
          <w:t xml:space="preserve"> </w:t>
        </w:r>
        <w:r w:rsidR="008879AE" w:rsidRPr="008879AE">
          <w:rPr>
            <w:rFonts w:eastAsia="Calibri" w:cstheme="minorHAnsi"/>
            <w:bCs/>
            <w:sz w:val="22"/>
            <w:szCs w:val="22"/>
            <w:highlight w:val="yellow"/>
            <w:rPrChange w:id="30682" w:author="Visone Rossana (GSE)" w:date="2025-10-27T12:01:00Z" w16du:dateUtc="2025-10-27T11:01:00Z">
              <w:rPr>
                <w:rFonts w:eastAsia="Calibri" w:cstheme="minorHAnsi"/>
                <w:bCs/>
                <w:sz w:val="22"/>
                <w:szCs w:val="22"/>
              </w:rPr>
            </w:rPrChange>
          </w:rPr>
          <w:t>xx</w:t>
        </w:r>
      </w:ins>
      <w:ins w:id="30683" w:author="Visone Rossana (GSE)" w:date="2025-10-27T12:04:00Z" w16du:dateUtc="2025-10-27T11:04:00Z">
        <w:r w:rsidR="00B96C75">
          <w:rPr>
            <w:rFonts w:eastAsia="Calibri" w:cstheme="minorHAnsi"/>
            <w:bCs/>
            <w:sz w:val="22"/>
            <w:szCs w:val="22"/>
          </w:rPr>
          <w:t>;</w:t>
        </w:r>
      </w:ins>
    </w:p>
    <w:p w14:paraId="6BE99857" w14:textId="065AA4A6" w:rsidR="00572F4B" w:rsidRPr="008170E7" w:rsidDel="00FE3A35" w:rsidRDefault="00572F4B">
      <w:pPr>
        <w:numPr>
          <w:ilvl w:val="0"/>
          <w:numId w:val="554"/>
        </w:numPr>
        <w:spacing w:afterLines="60" w:after="144" w:line="276" w:lineRule="auto"/>
        <w:contextualSpacing/>
        <w:jc w:val="both"/>
        <w:rPr>
          <w:ins w:id="30684" w:author="Visone Rossana (GSE)" w:date="2025-09-02T11:23:00Z" w16du:dateUtc="2025-09-02T09:23:00Z"/>
          <w:del w:id="30685" w:author="Visone Rossana (GSE)" w:date="2025-10-27T12:03:00Z" w16du:dateUtc="2025-10-27T11:03:00Z"/>
          <w:rFonts w:eastAsia="Calibri" w:cstheme="minorHAnsi"/>
          <w:bCs/>
          <w:sz w:val="22"/>
          <w:szCs w:val="22"/>
          <w:rPrChange w:id="30686" w:author="Visone Rossana (GSE)" w:date="2025-10-01T15:50:00Z" w16du:dateUtc="2025-10-01T13:50:00Z">
            <w:rPr>
              <w:ins w:id="30687" w:author="Visone Rossana (GSE)" w:date="2025-09-02T11:23:00Z" w16du:dateUtc="2025-09-02T09:23:00Z"/>
              <w:del w:id="30688" w:author="Visone Rossana (GSE)" w:date="2025-10-27T12:03:00Z" w16du:dateUtc="2025-10-27T11:03:00Z"/>
              <w:rFonts w:ascii="Calibri" w:eastAsia="Calibri" w:hAnsi="Calibri" w:cs="Arial"/>
              <w:bCs/>
            </w:rPr>
          </w:rPrChange>
        </w:rPr>
        <w:pPrChange w:id="30689" w:author="Visone Rossana (GSE)" w:date="2025-10-22T12:52:00Z" w16du:dateUtc="2025-10-22T10:52:00Z">
          <w:pPr>
            <w:numPr>
              <w:numId w:val="60"/>
            </w:numPr>
            <w:spacing w:after="120" w:line="259" w:lineRule="auto"/>
            <w:ind w:left="720" w:hanging="360"/>
            <w:contextualSpacing/>
            <w:jc w:val="both"/>
          </w:pPr>
        </w:pPrChange>
      </w:pPr>
      <w:ins w:id="30690" w:author="Visone Rossana (GSE)" w:date="2025-09-02T11:23:00Z" w16du:dateUtc="2025-09-02T09:23:00Z">
        <w:del w:id="30691" w:author="Visone Rossana (GSE)" w:date="2025-10-27T12:01:00Z" w16du:dateUtc="2025-10-27T11:01:00Z">
          <w:r w:rsidRPr="008170E7" w:rsidDel="008879AE">
            <w:rPr>
              <w:rFonts w:eastAsia="Calibri" w:cstheme="minorHAnsi"/>
              <w:bCs/>
              <w:sz w:val="22"/>
              <w:szCs w:val="22"/>
              <w:rPrChange w:id="30692" w:author="Visone Rossana (GSE)" w:date="2025-10-01T15:50:00Z" w16du:dateUtc="2025-10-01T13:50:00Z">
                <w:rPr>
                  <w:rFonts w:ascii="Calibri" w:eastAsia="Calibri" w:hAnsi="Calibri" w:cs="Arial"/>
                  <w:bCs/>
                </w:rPr>
              </w:rPrChange>
            </w:rPr>
            <w:delText xml:space="preserve"> </w:delText>
          </w:r>
        </w:del>
      </w:ins>
      <w:ins w:id="30693" w:author="Visone Rossana (GSE)" w:date="2025-10-01T15:51:00Z" w16du:dateUtc="2025-10-01T13:51:00Z">
        <w:del w:id="30694" w:author="Visone Rossana (GSE)" w:date="2025-10-27T12:03:00Z" w16du:dateUtc="2025-10-27T11:03:00Z">
          <w:r w:rsidR="008170E7" w:rsidRPr="002338B2" w:rsidDel="00FE3A35">
            <w:rPr>
              <w:rFonts w:eastAsia="Calibri" w:cstheme="minorHAnsi"/>
              <w:bCs/>
              <w:sz w:val="22"/>
              <w:szCs w:val="22"/>
            </w:rPr>
            <w:delText xml:space="preserve">recante </w:delText>
          </w:r>
          <w:r w:rsidR="00E30463" w:rsidRPr="002338B2" w:rsidDel="00FE3A35">
            <w:rPr>
              <w:rFonts w:eastAsia="Calibri" w:cstheme="minorHAnsi"/>
              <w:bCs/>
              <w:sz w:val="22"/>
              <w:szCs w:val="22"/>
            </w:rPr>
            <w:delText xml:space="preserve">il codice identificativo del sistema teleriscaldamento </w:delText>
          </w:r>
          <w:r w:rsidR="00D5665E" w:rsidRPr="00D77D41" w:rsidDel="00FE3A35">
            <w:rPr>
              <w:rFonts w:eastAsia="Calibri" w:cstheme="minorHAnsi"/>
              <w:bCs/>
              <w:sz w:val="22"/>
              <w:szCs w:val="22"/>
              <w:rPrChange w:id="30695" w:author="Visone Rossana (GSE)" w:date="2025-10-22T12:21:00Z" w16du:dateUtc="2025-10-22T10:21:00Z">
                <w:rPr>
                  <w:rFonts w:eastAsia="Calibri" w:cstheme="minorHAnsi"/>
                  <w:bCs/>
                  <w:sz w:val="22"/>
                  <w:szCs w:val="22"/>
                  <w:highlight w:val="cyan"/>
                </w:rPr>
              </w:rPrChange>
            </w:rPr>
            <w:delText xml:space="preserve">efficiente </w:delText>
          </w:r>
          <w:r w:rsidR="00E30463" w:rsidRPr="002338B2" w:rsidDel="00FE3A35">
            <w:rPr>
              <w:rFonts w:eastAsia="Calibri" w:cstheme="minorHAnsi"/>
              <w:bCs/>
              <w:sz w:val="22"/>
              <w:szCs w:val="22"/>
            </w:rPr>
            <w:delText>qualificato dal GSE</w:delText>
          </w:r>
        </w:del>
      </w:ins>
      <w:ins w:id="30696" w:author="Visone Rossana (GSE)" w:date="2025-10-21T19:00:00Z" w16du:dateUtc="2025-10-21T17:00:00Z">
        <w:del w:id="30697" w:author="Visone Rossana (GSE)" w:date="2025-10-27T12:03:00Z" w16du:dateUtc="2025-10-27T11:03:00Z">
          <w:r w:rsidR="00AB601D" w:rsidRPr="002338B2" w:rsidDel="00FE3A35">
            <w:rPr>
              <w:rFonts w:eastAsia="Calibri" w:cstheme="minorHAnsi"/>
              <w:bCs/>
              <w:sz w:val="22"/>
              <w:szCs w:val="22"/>
            </w:rPr>
            <w:delText xml:space="preserve"> </w:delText>
          </w:r>
        </w:del>
      </w:ins>
      <w:ins w:id="30698" w:author="Visone Rossana (GSE)" w:date="2025-10-01T15:51:00Z" w16du:dateUtc="2025-10-01T13:51:00Z">
        <w:del w:id="30699" w:author="Visone Rossana (GSE)" w:date="2025-10-27T12:03:00Z" w16du:dateUtc="2025-10-27T11:03:00Z">
          <w:r w:rsidR="00E30463" w:rsidRPr="002338B2" w:rsidDel="00FE3A35">
            <w:rPr>
              <w:rFonts w:eastAsia="Calibri" w:cstheme="minorHAnsi"/>
              <w:bCs/>
              <w:sz w:val="22"/>
              <w:szCs w:val="22"/>
            </w:rPr>
            <w:delText>;</w:delText>
          </w:r>
        </w:del>
      </w:ins>
      <w:ins w:id="30700" w:author="Visone Rossana (GSE)" w:date="2025-09-02T11:23:00Z" w16du:dateUtc="2025-09-02T09:23:00Z">
        <w:del w:id="30701" w:author="Visone Rossana (GSE)" w:date="2025-10-27T12:03:00Z" w16du:dateUtc="2025-10-27T11:03:00Z">
          <w:r w:rsidRPr="00D77D41" w:rsidDel="00FE3A35">
            <w:rPr>
              <w:rFonts w:eastAsia="Calibri" w:cstheme="minorHAnsi"/>
              <w:sz w:val="22"/>
              <w:szCs w:val="22"/>
              <w:rPrChange w:id="30702" w:author="Visone Rossana (GSE)" w:date="2025-10-22T12:21:00Z" w16du:dateUtc="2025-10-22T10:21:00Z">
                <w:rPr>
                  <w:rFonts w:ascii="Calibri" w:eastAsia="Calibri" w:hAnsi="Calibri" w:cs="Arial"/>
                  <w:bCs/>
                </w:rPr>
              </w:rPrChange>
            </w:rPr>
            <w:delText>secondo quanto indicato nel</w:delText>
          </w:r>
          <w:commentRangeStart w:id="30703"/>
          <w:r w:rsidRPr="00D77D41" w:rsidDel="00FE3A35">
            <w:rPr>
              <w:rFonts w:eastAsia="Calibri" w:cstheme="minorHAnsi"/>
              <w:sz w:val="22"/>
              <w:szCs w:val="22"/>
              <w:rPrChange w:id="30704" w:author="Visone Rossana (GSE)" w:date="2025-10-22T12:21:00Z" w16du:dateUtc="2025-10-22T10:21:00Z">
                <w:rPr>
                  <w:rFonts w:ascii="Calibri" w:eastAsia="Calibri" w:hAnsi="Calibri" w:cs="Arial"/>
                  <w:bCs/>
                </w:rPr>
              </w:rPrChange>
            </w:rPr>
            <w:delText xml:space="preserve"> paragrafo </w:delText>
          </w:r>
          <w:r w:rsidRPr="00D77D41" w:rsidDel="00FE3A35">
            <w:rPr>
              <w:rFonts w:eastAsia="Calibri" w:cstheme="minorHAnsi"/>
              <w:sz w:val="22"/>
              <w:szCs w:val="22"/>
              <w:highlight w:val="yellow"/>
              <w:rPrChange w:id="30705" w:author="Visone Rossana (GSE)" w:date="2025-10-22T12:21:00Z" w16du:dateUtc="2025-10-22T10:21:00Z">
                <w:rPr>
                  <w:rFonts w:ascii="Calibri" w:eastAsia="Calibri" w:hAnsi="Calibri" w:cs="Arial"/>
                  <w:bCs/>
                </w:rPr>
              </w:rPrChange>
            </w:rPr>
            <w:delText>XX</w:delText>
          </w:r>
        </w:del>
      </w:ins>
      <w:ins w:id="30706" w:author="Visone Rossana (GSE)" w:date="2025-10-22T12:21:00Z" w16du:dateUtc="2025-10-22T10:21:00Z">
        <w:del w:id="30707" w:author="Visone Rossana (GSE)" w:date="2025-10-27T12:03:00Z" w16du:dateUtc="2025-10-27T11:03:00Z">
          <w:r w:rsidR="00D77D41" w:rsidRPr="00D77D41" w:rsidDel="00FE3A35">
            <w:rPr>
              <w:rFonts w:eastAsia="Calibri" w:cstheme="minorHAnsi"/>
              <w:sz w:val="22"/>
              <w:szCs w:val="22"/>
              <w:highlight w:val="yellow"/>
              <w:rPrChange w:id="30708" w:author="Visone Rossana (GSE)" w:date="2025-10-22T12:21:00Z" w16du:dateUtc="2025-10-22T10:21:00Z">
                <w:rPr>
                  <w:rFonts w:eastAsia="Calibri" w:cstheme="minorHAnsi"/>
                  <w:sz w:val="22"/>
                  <w:szCs w:val="22"/>
                </w:rPr>
              </w:rPrChange>
            </w:rPr>
            <w:delText>12.7</w:delText>
          </w:r>
        </w:del>
      </w:ins>
      <w:ins w:id="30709" w:author="Visone Rossana (GSE)" w:date="2025-09-02T11:23:00Z" w16du:dateUtc="2025-09-02T09:23:00Z">
        <w:del w:id="30710" w:author="Visone Rossana (GSE)" w:date="2025-10-27T12:03:00Z" w16du:dateUtc="2025-10-27T11:03:00Z">
          <w:r w:rsidRPr="00D77D41" w:rsidDel="00FE3A35">
            <w:rPr>
              <w:rFonts w:eastAsia="Calibri" w:cstheme="minorHAnsi"/>
              <w:sz w:val="22"/>
              <w:szCs w:val="22"/>
              <w:rPrChange w:id="30711" w:author="Visone Rossana (GSE)" w:date="2025-10-22T12:21:00Z" w16du:dateUtc="2025-10-22T10:21:00Z">
                <w:rPr>
                  <w:rFonts w:ascii="Calibri" w:eastAsia="Calibri" w:hAnsi="Calibri" w:cs="Arial"/>
                  <w:bCs/>
                </w:rPr>
              </w:rPrChange>
            </w:rPr>
            <w:delText>;</w:delText>
          </w:r>
          <w:commentRangeEnd w:id="30703"/>
          <w:r w:rsidRPr="008170E7" w:rsidDel="00FE3A35">
            <w:rPr>
              <w:rStyle w:val="Rimandocommento"/>
              <w:rFonts w:eastAsia="Calibri" w:cstheme="minorHAnsi"/>
              <w:bCs/>
              <w:sz w:val="22"/>
              <w:szCs w:val="22"/>
              <w:rPrChange w:id="30712" w:author="Visone Rossana (GSE)" w:date="2025-10-01T15:50:00Z" w16du:dateUtc="2025-10-01T13:50:00Z">
                <w:rPr>
                  <w:rStyle w:val="Rimandocommento"/>
                  <w:rFonts w:ascii="Calibri" w:eastAsia="Calibri" w:hAnsi="Calibri" w:cs="Arial"/>
                  <w:bCs/>
                  <w:sz w:val="24"/>
                </w:rPr>
              </w:rPrChange>
            </w:rPr>
            <w:commentReference w:id="30703"/>
          </w:r>
          <w:r w:rsidRPr="008170E7" w:rsidDel="00FE3A35">
            <w:rPr>
              <w:rFonts w:eastAsia="Calibri" w:cstheme="minorHAnsi"/>
              <w:bCs/>
              <w:sz w:val="22"/>
              <w:szCs w:val="22"/>
              <w:rPrChange w:id="30713" w:author="Visone Rossana (GSE)" w:date="2025-10-01T15:50:00Z" w16du:dateUtc="2025-10-01T13:50:00Z">
                <w:rPr>
                  <w:rFonts w:ascii="Calibri" w:eastAsia="Calibri" w:hAnsi="Calibri" w:cs="Arial"/>
                  <w:bCs/>
                </w:rPr>
              </w:rPrChange>
            </w:rPr>
            <w:delText xml:space="preserve"> </w:delText>
          </w:r>
        </w:del>
      </w:ins>
    </w:p>
    <w:p w14:paraId="7B862DB9" w14:textId="733AD231" w:rsidR="00572F4B" w:rsidRPr="00357179" w:rsidDel="003D12A7" w:rsidRDefault="00572F4B">
      <w:pPr>
        <w:numPr>
          <w:ilvl w:val="0"/>
          <w:numId w:val="554"/>
        </w:numPr>
        <w:spacing w:afterLines="60" w:after="144" w:line="276" w:lineRule="auto"/>
        <w:contextualSpacing/>
        <w:jc w:val="both"/>
        <w:rPr>
          <w:ins w:id="30714" w:author="Visone Rossana (GSE)" w:date="2025-09-02T11:23:00Z" w16du:dateUtc="2025-09-02T09:23:00Z"/>
          <w:del w:id="30715" w:author="Visone Rossana (GSE)" w:date="2025-10-22T11:59:00Z" w16du:dateUtc="2025-10-22T09:59:00Z"/>
          <w:rFonts w:eastAsia="Calibri" w:cstheme="minorHAnsi"/>
          <w:bCs/>
          <w:sz w:val="22"/>
          <w:szCs w:val="22"/>
          <w:rPrChange w:id="30716" w:author="Visone Rossana (GSE)" w:date="2025-09-09T14:48:00Z" w16du:dateUtc="2025-09-09T12:48:00Z">
            <w:rPr>
              <w:ins w:id="30717" w:author="Visone Rossana (GSE)" w:date="2025-09-02T11:23:00Z" w16du:dateUtc="2025-09-02T09:23:00Z"/>
              <w:del w:id="30718" w:author="Visone Rossana (GSE)" w:date="2025-10-22T11:59:00Z" w16du:dateUtc="2025-10-22T09:59:00Z"/>
              <w:rFonts w:ascii="Calibri" w:eastAsia="Calibri" w:hAnsi="Calibri" w:cs="Arial"/>
              <w:bCs/>
            </w:rPr>
          </w:rPrChange>
        </w:rPr>
        <w:pPrChange w:id="30719" w:author="Visone Rossana (GSE)" w:date="2025-10-22T12:52:00Z" w16du:dateUtc="2025-10-22T10:52:00Z">
          <w:pPr>
            <w:numPr>
              <w:numId w:val="60"/>
            </w:numPr>
            <w:spacing w:after="120" w:line="259" w:lineRule="auto"/>
            <w:ind w:left="720" w:hanging="360"/>
            <w:contextualSpacing/>
            <w:jc w:val="both"/>
          </w:pPr>
        </w:pPrChange>
      </w:pPr>
      <w:ins w:id="30720" w:author="Visone Rossana (GSE)" w:date="2025-09-02T11:23:00Z" w16du:dateUtc="2025-09-02T09:23:00Z">
        <w:del w:id="30721" w:author="Visone Rossana (GSE)" w:date="2025-10-22T11:59:00Z" w16du:dateUtc="2025-10-22T09:59:00Z">
          <w:r w:rsidRPr="003D12A7" w:rsidDel="003D12A7">
            <w:rPr>
              <w:rFonts w:eastAsia="Calibri" w:cstheme="minorHAnsi"/>
              <w:bCs/>
              <w:strike/>
              <w:sz w:val="22"/>
              <w:szCs w:val="22"/>
              <w:rPrChange w:id="30722" w:author="Visone Rossana (GSE)" w:date="2025-10-22T11:59:00Z" w16du:dateUtc="2025-10-22T09:59:00Z">
                <w:rPr>
                  <w:rFonts w:ascii="Calibri" w:eastAsia="Calibri" w:hAnsi="Calibri" w:cs="Arial"/>
                  <w:bCs/>
                </w:rPr>
              </w:rPrChange>
            </w:rPr>
            <w:delText>documentazione attestante l’iscrizione all’ “Anagrafica territoriale teleriscaldamento e teleraffrescamento” istituita dall’Autorità di Regolazione per Energia Reti e Ambiente mediante deliberazione 574/2018/R/tlr</w:delText>
          </w:r>
          <w:r w:rsidRPr="003D12A7" w:rsidDel="003D12A7">
            <w:rPr>
              <w:rFonts w:eastAsia="Calibri" w:cstheme="minorHAnsi"/>
              <w:bCs/>
              <w:sz w:val="22"/>
              <w:szCs w:val="22"/>
              <w:rPrChange w:id="30723" w:author="Visone Rossana (GSE)" w:date="2025-10-22T11:59:00Z" w16du:dateUtc="2025-10-22T09:59:00Z">
                <w:rPr>
                  <w:rFonts w:ascii="Calibri" w:eastAsia="Calibri" w:hAnsi="Calibri" w:cs="Arial"/>
                  <w:bCs/>
                </w:rPr>
              </w:rPrChange>
            </w:rPr>
            <w:delText xml:space="preserve">”; </w:delText>
          </w:r>
        </w:del>
      </w:ins>
    </w:p>
    <w:p w14:paraId="6595169A" w14:textId="4E221BDA" w:rsidR="00572F4B" w:rsidRPr="003D12A7" w:rsidDel="00396266" w:rsidRDefault="00572F4B">
      <w:pPr>
        <w:numPr>
          <w:ilvl w:val="0"/>
          <w:numId w:val="554"/>
        </w:numPr>
        <w:spacing w:afterLines="60" w:after="144" w:line="276" w:lineRule="auto"/>
        <w:contextualSpacing/>
        <w:jc w:val="both"/>
        <w:rPr>
          <w:ins w:id="30724" w:author="Visone Rossana (GSE)" w:date="2025-09-02T11:23:00Z" w16du:dateUtc="2025-09-02T09:23:00Z"/>
          <w:del w:id="30725" w:author="Visone Rossana (GSE)" w:date="2025-10-22T12:02:00Z" w16du:dateUtc="2025-10-22T10:02:00Z"/>
          <w:rFonts w:eastAsia="Calibri" w:cstheme="minorHAnsi"/>
          <w:bCs/>
          <w:strike/>
          <w:sz w:val="22"/>
          <w:szCs w:val="22"/>
          <w:rPrChange w:id="30726" w:author="Visone Rossana (GSE)" w:date="2025-10-22T11:59:00Z" w16du:dateUtc="2025-10-22T09:59:00Z">
            <w:rPr>
              <w:ins w:id="30727" w:author="Visone Rossana (GSE)" w:date="2025-09-02T11:23:00Z" w16du:dateUtc="2025-09-02T09:23:00Z"/>
              <w:del w:id="30728" w:author="Visone Rossana (GSE)" w:date="2025-10-22T12:02:00Z" w16du:dateUtc="2025-10-22T10:02:00Z"/>
              <w:rFonts w:ascii="Calibri" w:eastAsia="Calibri" w:hAnsi="Calibri" w:cs="Arial"/>
              <w:bCs/>
            </w:rPr>
          </w:rPrChange>
        </w:rPr>
        <w:pPrChange w:id="30729" w:author="Visone Rossana (GSE)" w:date="2025-10-22T12:52:00Z" w16du:dateUtc="2025-10-22T10:52:00Z">
          <w:pPr>
            <w:numPr>
              <w:numId w:val="60"/>
            </w:numPr>
            <w:spacing w:after="120" w:line="259" w:lineRule="auto"/>
            <w:ind w:left="720" w:hanging="360"/>
            <w:contextualSpacing/>
            <w:jc w:val="both"/>
          </w:pPr>
        </w:pPrChange>
      </w:pPr>
      <w:ins w:id="30730" w:author="Visone Rossana (GSE)" w:date="2025-09-02T11:23:00Z" w16du:dateUtc="2025-09-02T09:23:00Z">
        <w:del w:id="30731" w:author="Visone Rossana (GSE)" w:date="2025-10-22T12:02:00Z" w16du:dateUtc="2025-10-22T10:02:00Z">
          <w:r w:rsidRPr="003D12A7" w:rsidDel="00396266">
            <w:rPr>
              <w:rFonts w:eastAsia="Calibri" w:cstheme="minorHAnsi"/>
              <w:bCs/>
              <w:strike/>
              <w:sz w:val="22"/>
              <w:szCs w:val="22"/>
              <w:rPrChange w:id="30732" w:author="Visone Rossana (GSE)" w:date="2025-10-22T11:59:00Z" w16du:dateUtc="2025-10-22T09:59:00Z">
                <w:rPr>
                  <w:rFonts w:ascii="Calibri" w:eastAsia="Calibri" w:hAnsi="Calibri" w:cs="Arial"/>
                  <w:bCs/>
                </w:rPr>
              </w:rPrChange>
            </w:rPr>
            <w:delText>Relazione tecnica di progetto timbrata e firmata dal progettista, corredata degli schemi funzionali e indicazione sulla sottostazione sottesa alla rete e della potenza della sottostazione;</w:delText>
          </w:r>
        </w:del>
      </w:ins>
    </w:p>
    <w:p w14:paraId="239110A7" w14:textId="5D247584" w:rsidR="00572F4B" w:rsidRPr="00357179" w:rsidRDefault="00572F4B">
      <w:pPr>
        <w:numPr>
          <w:ilvl w:val="0"/>
          <w:numId w:val="554"/>
        </w:numPr>
        <w:spacing w:afterLines="60" w:after="144" w:line="276" w:lineRule="auto"/>
        <w:contextualSpacing/>
        <w:jc w:val="both"/>
        <w:rPr>
          <w:ins w:id="30733" w:author="Visone Rossana (GSE)" w:date="2025-09-02T11:23:00Z" w16du:dateUtc="2025-09-02T09:23:00Z"/>
          <w:rFonts w:eastAsia="Calibri" w:cstheme="minorHAnsi"/>
          <w:bCs/>
          <w:sz w:val="22"/>
          <w:szCs w:val="22"/>
          <w:rPrChange w:id="30734" w:author="Visone Rossana (GSE)" w:date="2025-09-09T14:48:00Z" w16du:dateUtc="2025-09-09T12:48:00Z">
            <w:rPr>
              <w:ins w:id="30735" w:author="Visone Rossana (GSE)" w:date="2025-09-02T11:23:00Z" w16du:dateUtc="2025-09-02T09:23:00Z"/>
              <w:rFonts w:ascii="Calibri" w:eastAsia="Calibri" w:hAnsi="Calibri" w:cs="Arial"/>
              <w:bCs/>
            </w:rPr>
          </w:rPrChange>
        </w:rPr>
        <w:pPrChange w:id="30736" w:author="Visone Rossana (GSE)" w:date="2025-10-22T12:52:00Z" w16du:dateUtc="2025-10-22T10:52:00Z">
          <w:pPr>
            <w:numPr>
              <w:numId w:val="60"/>
            </w:numPr>
            <w:spacing w:after="120" w:line="259" w:lineRule="auto"/>
            <w:ind w:left="720" w:hanging="360"/>
            <w:contextualSpacing/>
            <w:jc w:val="both"/>
          </w:pPr>
        </w:pPrChange>
      </w:pPr>
      <w:ins w:id="30737" w:author="Visone Rossana (GSE)" w:date="2025-09-02T11:23:00Z" w16du:dateUtc="2025-09-02T09:23:00Z">
        <w:r w:rsidRPr="00357179">
          <w:rPr>
            <w:rFonts w:eastAsia="Calibri" w:cstheme="minorHAnsi"/>
            <w:bCs/>
            <w:sz w:val="22"/>
            <w:szCs w:val="22"/>
            <w:rPrChange w:id="30738" w:author="Visone Rossana (GSE)" w:date="2025-09-09T14:48:00Z" w16du:dateUtc="2025-09-09T12:48:00Z">
              <w:rPr>
                <w:rFonts w:ascii="Calibri" w:eastAsia="Calibri" w:hAnsi="Calibri" w:cs="Arial"/>
                <w:bCs/>
              </w:rPr>
            </w:rPrChange>
          </w:rPr>
          <w:t>documentazione fotografica attestante l’intervento, raccolta in documento elettronico in formato PDF</w:t>
        </w:r>
        <w:del w:id="30739" w:author="Visone Rossana (GSE)" w:date="2025-10-22T12:22:00Z" w16du:dateUtc="2025-10-22T10:22:00Z">
          <w:r w:rsidRPr="00357179" w:rsidDel="00D77D41">
            <w:rPr>
              <w:rFonts w:eastAsia="Calibri" w:cstheme="minorHAnsi"/>
              <w:bCs/>
              <w:sz w:val="22"/>
              <w:szCs w:val="22"/>
              <w:rPrChange w:id="30740" w:author="Visone Rossana (GSE)" w:date="2025-09-09T14:48:00Z" w16du:dateUtc="2025-09-09T12:48:00Z">
                <w:rPr>
                  <w:rFonts w:ascii="Calibri" w:eastAsia="Calibri" w:hAnsi="Calibri" w:cs="Arial"/>
                  <w:bCs/>
                </w:rPr>
              </w:rPrChange>
            </w:rPr>
            <w:delText xml:space="preserve"> con un numero minimo di 7 fot</w:delText>
          </w:r>
        </w:del>
      </w:ins>
      <w:ins w:id="30741" w:author="Visone Rossana (GSE)" w:date="2025-10-22T12:22:00Z" w16du:dateUtc="2025-10-22T10:22:00Z">
        <w:r w:rsidR="00D77D41">
          <w:rPr>
            <w:rFonts w:eastAsia="Calibri" w:cstheme="minorHAnsi"/>
            <w:bCs/>
            <w:sz w:val="22"/>
            <w:szCs w:val="22"/>
          </w:rPr>
          <w:t xml:space="preserve">, </w:t>
        </w:r>
      </w:ins>
      <w:ins w:id="30742" w:author="Visone Rossana (GSE)" w:date="2025-09-02T11:23:00Z" w16du:dateUtc="2025-09-02T09:23:00Z">
        <w:del w:id="30743" w:author="Visone Rossana (GSE)" w:date="2025-10-22T12:22:00Z" w16du:dateUtc="2025-10-22T10:22:00Z">
          <w:r w:rsidRPr="00357179" w:rsidDel="00D77D41">
            <w:rPr>
              <w:rFonts w:eastAsia="Calibri" w:cstheme="minorHAnsi"/>
              <w:bCs/>
              <w:sz w:val="22"/>
              <w:szCs w:val="22"/>
              <w:rPrChange w:id="30744" w:author="Visone Rossana (GSE)" w:date="2025-09-09T14:48:00Z" w16du:dateUtc="2025-09-09T12:48:00Z">
                <w:rPr>
                  <w:rFonts w:ascii="Calibri" w:eastAsia="Calibri" w:hAnsi="Calibri" w:cs="Arial"/>
                  <w:bCs/>
                </w:rPr>
              </w:rPrChange>
            </w:rPr>
            <w:delText xml:space="preserve">o </w:delText>
          </w:r>
        </w:del>
        <w:r w:rsidRPr="00357179">
          <w:rPr>
            <w:rFonts w:eastAsia="Calibri" w:cstheme="minorHAnsi"/>
            <w:bCs/>
            <w:sz w:val="22"/>
            <w:szCs w:val="22"/>
            <w:rPrChange w:id="30745" w:author="Visone Rossana (GSE)" w:date="2025-09-09T14:48:00Z" w16du:dateUtc="2025-09-09T12:48:00Z">
              <w:rPr>
                <w:rFonts w:ascii="Calibri" w:eastAsia="Calibri" w:hAnsi="Calibri" w:cs="Arial"/>
                <w:bCs/>
              </w:rPr>
            </w:rPrChange>
          </w:rPr>
          <w:t>r</w:t>
        </w:r>
      </w:ins>
      <w:ins w:id="30746" w:author="Visone Rossana (GSE)" w:date="2025-10-22T12:22:00Z" w16du:dateUtc="2025-10-22T10:22:00Z">
        <w:r w:rsidR="00D77D41">
          <w:rPr>
            <w:rFonts w:eastAsia="Calibri" w:cstheme="minorHAnsi"/>
            <w:bCs/>
            <w:sz w:val="22"/>
            <w:szCs w:val="22"/>
          </w:rPr>
          <w:t>ecanti</w:t>
        </w:r>
      </w:ins>
      <w:ins w:id="30747" w:author="Visone Rossana (GSE)" w:date="2025-09-02T11:23:00Z" w16du:dateUtc="2025-09-02T09:23:00Z">
        <w:del w:id="30748" w:author="Visone Rossana (GSE)" w:date="2025-10-22T12:22:00Z" w16du:dateUtc="2025-10-22T10:22:00Z">
          <w:r w:rsidRPr="00357179" w:rsidDel="00D77D41">
            <w:rPr>
              <w:rFonts w:eastAsia="Calibri" w:cstheme="minorHAnsi"/>
              <w:bCs/>
              <w:sz w:val="22"/>
              <w:szCs w:val="22"/>
              <w:rPrChange w:id="30749" w:author="Visone Rossana (GSE)" w:date="2025-09-09T14:48:00Z" w16du:dateUtc="2025-09-09T12:48:00Z">
                <w:rPr>
                  <w:rFonts w:ascii="Calibri" w:eastAsia="Calibri" w:hAnsi="Calibri" w:cs="Arial"/>
                  <w:bCs/>
                </w:rPr>
              </w:rPrChange>
            </w:rPr>
            <w:delText>iportanti:</w:delText>
          </w:r>
        </w:del>
      </w:ins>
      <w:ins w:id="30750" w:author="Visone Rossana (GSE)" w:date="2025-10-22T12:22:00Z" w16du:dateUtc="2025-10-22T10:22:00Z">
        <w:r w:rsidR="00D77D41">
          <w:rPr>
            <w:rFonts w:eastAsia="Calibri" w:cstheme="minorHAnsi"/>
            <w:bCs/>
            <w:sz w:val="22"/>
            <w:szCs w:val="22"/>
          </w:rPr>
          <w:t>:</w:t>
        </w:r>
      </w:ins>
      <w:ins w:id="30751" w:author="Visone Rossana (GSE)" w:date="2025-09-02T11:23:00Z" w16du:dateUtc="2025-09-02T09:23:00Z">
        <w:r w:rsidRPr="00357179">
          <w:rPr>
            <w:rFonts w:eastAsia="Calibri" w:cstheme="minorHAnsi"/>
            <w:bCs/>
            <w:sz w:val="22"/>
            <w:szCs w:val="22"/>
            <w:rPrChange w:id="30752" w:author="Visone Rossana (GSE)" w:date="2025-09-09T14:48:00Z" w16du:dateUtc="2025-09-09T12:48:00Z">
              <w:rPr>
                <w:rFonts w:ascii="Calibri" w:eastAsia="Calibri" w:hAnsi="Calibri" w:cs="Arial"/>
                <w:bCs/>
              </w:rPr>
            </w:rPrChange>
          </w:rPr>
          <w:t xml:space="preserve"> </w:t>
        </w:r>
      </w:ins>
    </w:p>
    <w:p w14:paraId="0F389011" w14:textId="77777777" w:rsidR="00572F4B" w:rsidRPr="00357179" w:rsidRDefault="00572F4B">
      <w:pPr>
        <w:spacing w:line="276" w:lineRule="auto"/>
        <w:ind w:left="963" w:hanging="283"/>
        <w:jc w:val="both"/>
        <w:rPr>
          <w:ins w:id="30753" w:author="Visone Rossana (GSE)" w:date="2025-09-02T11:23:00Z" w16du:dateUtc="2025-09-02T09:23:00Z"/>
          <w:rFonts w:eastAsia="Calibri" w:cstheme="minorHAnsi"/>
          <w:bCs/>
          <w:sz w:val="22"/>
          <w:szCs w:val="22"/>
          <w:rPrChange w:id="30754" w:author="Visone Rossana (GSE)" w:date="2025-09-09T14:48:00Z" w16du:dateUtc="2025-09-09T12:48:00Z">
            <w:rPr>
              <w:ins w:id="30755" w:author="Visone Rossana (GSE)" w:date="2025-09-02T11:23:00Z" w16du:dateUtc="2025-09-02T09:23:00Z"/>
              <w:rFonts w:ascii="Calibri" w:eastAsia="Calibri" w:hAnsi="Calibri" w:cs="Arial"/>
              <w:bCs/>
            </w:rPr>
          </w:rPrChange>
        </w:rPr>
        <w:pPrChange w:id="30756" w:author="Visone Rossana (GSE)" w:date="2025-09-09T14:48:00Z" w16du:dateUtc="2025-09-09T12:48:00Z">
          <w:pPr>
            <w:ind w:left="963" w:hanging="283"/>
            <w:jc w:val="both"/>
          </w:pPr>
        </w:pPrChange>
      </w:pPr>
      <w:ins w:id="30757" w:author="Visone Rossana (GSE)" w:date="2025-09-02T11:23:00Z" w16du:dateUtc="2025-09-02T09:23:00Z">
        <w:r w:rsidRPr="00357179">
          <w:rPr>
            <w:rFonts w:eastAsia="Calibri" w:cstheme="minorHAnsi"/>
            <w:bCs/>
            <w:sz w:val="22"/>
            <w:szCs w:val="22"/>
            <w:rPrChange w:id="30758" w:author="Visone Rossana (GSE)" w:date="2025-09-09T14:48:00Z" w16du:dateUtc="2025-09-09T12:48:00Z">
              <w:rPr>
                <w:rFonts w:ascii="Calibri" w:eastAsia="Calibri" w:hAnsi="Calibri" w:cs="Arial"/>
                <w:bCs/>
              </w:rPr>
            </w:rPrChange>
          </w:rPr>
          <w:t>•</w:t>
        </w:r>
        <w:r w:rsidRPr="00357179">
          <w:rPr>
            <w:rFonts w:eastAsia="Calibri" w:cstheme="minorHAnsi"/>
            <w:bCs/>
            <w:sz w:val="22"/>
            <w:szCs w:val="22"/>
            <w:rPrChange w:id="30759" w:author="Visone Rossana (GSE)" w:date="2025-09-09T14:48:00Z" w16du:dateUtc="2025-09-09T12:48:00Z">
              <w:rPr>
                <w:rFonts w:ascii="Calibri" w:eastAsia="Calibri" w:hAnsi="Calibri" w:cs="Arial"/>
                <w:bCs/>
              </w:rPr>
            </w:rPrChange>
          </w:rPr>
          <w:tab/>
          <w:t>le targhe dei generatori sostituiti e dei componenti installati (scambiatori);</w:t>
        </w:r>
      </w:ins>
    </w:p>
    <w:p w14:paraId="07FB94E6" w14:textId="77777777" w:rsidR="00572F4B" w:rsidRPr="00357179" w:rsidRDefault="00572F4B">
      <w:pPr>
        <w:spacing w:line="276" w:lineRule="auto"/>
        <w:ind w:left="963" w:hanging="283"/>
        <w:jc w:val="both"/>
        <w:rPr>
          <w:ins w:id="30760" w:author="Visone Rossana (GSE)" w:date="2025-09-02T11:23:00Z" w16du:dateUtc="2025-09-02T09:23:00Z"/>
          <w:rFonts w:eastAsia="Calibri" w:cstheme="minorHAnsi"/>
          <w:bCs/>
          <w:sz w:val="22"/>
          <w:szCs w:val="22"/>
          <w:rPrChange w:id="30761" w:author="Visone Rossana (GSE)" w:date="2025-09-09T14:48:00Z" w16du:dateUtc="2025-09-09T12:48:00Z">
            <w:rPr>
              <w:ins w:id="30762" w:author="Visone Rossana (GSE)" w:date="2025-09-02T11:23:00Z" w16du:dateUtc="2025-09-02T09:23:00Z"/>
              <w:rFonts w:ascii="Calibri" w:eastAsia="Calibri" w:hAnsi="Calibri" w:cs="Arial"/>
              <w:bCs/>
            </w:rPr>
          </w:rPrChange>
        </w:rPr>
        <w:pPrChange w:id="30763" w:author="Visone Rossana (GSE)" w:date="2025-09-09T14:48:00Z" w16du:dateUtc="2025-09-09T12:48:00Z">
          <w:pPr>
            <w:ind w:left="963" w:hanging="283"/>
            <w:jc w:val="both"/>
          </w:pPr>
        </w:pPrChange>
      </w:pPr>
      <w:ins w:id="30764" w:author="Visone Rossana (GSE)" w:date="2025-09-02T11:23:00Z" w16du:dateUtc="2025-09-02T09:23:00Z">
        <w:r w:rsidRPr="00357179">
          <w:rPr>
            <w:rFonts w:eastAsia="Calibri" w:cstheme="minorHAnsi"/>
            <w:bCs/>
            <w:sz w:val="22"/>
            <w:szCs w:val="22"/>
            <w:rPrChange w:id="30765" w:author="Visone Rossana (GSE)" w:date="2025-09-09T14:48:00Z" w16du:dateUtc="2025-09-09T12:48:00Z">
              <w:rPr>
                <w:rFonts w:ascii="Calibri" w:eastAsia="Calibri" w:hAnsi="Calibri" w:cs="Arial"/>
                <w:bCs/>
              </w:rPr>
            </w:rPrChange>
          </w:rPr>
          <w:t>•</w:t>
        </w:r>
        <w:r w:rsidRPr="00357179">
          <w:rPr>
            <w:rFonts w:eastAsia="Calibri" w:cstheme="minorHAnsi"/>
            <w:bCs/>
            <w:sz w:val="22"/>
            <w:szCs w:val="22"/>
            <w:rPrChange w:id="30766" w:author="Visone Rossana (GSE)" w:date="2025-09-09T14:48:00Z" w16du:dateUtc="2025-09-09T12:48:00Z">
              <w:rPr>
                <w:rFonts w:ascii="Calibri" w:eastAsia="Calibri" w:hAnsi="Calibri" w:cs="Arial"/>
                <w:bCs/>
              </w:rPr>
            </w:rPrChange>
          </w:rPr>
          <w:tab/>
          <w:t>i generatori sostituiti;</w:t>
        </w:r>
      </w:ins>
    </w:p>
    <w:p w14:paraId="598C0249" w14:textId="77777777" w:rsidR="00572F4B" w:rsidRPr="00357179" w:rsidRDefault="00572F4B">
      <w:pPr>
        <w:spacing w:line="276" w:lineRule="auto"/>
        <w:ind w:left="963" w:hanging="283"/>
        <w:jc w:val="both"/>
        <w:rPr>
          <w:ins w:id="30767" w:author="Visone Rossana (GSE)" w:date="2025-09-02T11:23:00Z" w16du:dateUtc="2025-09-02T09:23:00Z"/>
          <w:rFonts w:eastAsia="Calibri" w:cstheme="minorHAnsi"/>
          <w:bCs/>
          <w:sz w:val="22"/>
          <w:szCs w:val="22"/>
          <w:rPrChange w:id="30768" w:author="Visone Rossana (GSE)" w:date="2025-09-09T14:48:00Z" w16du:dateUtc="2025-09-09T12:48:00Z">
            <w:rPr>
              <w:ins w:id="30769" w:author="Visone Rossana (GSE)" w:date="2025-09-02T11:23:00Z" w16du:dateUtc="2025-09-02T09:23:00Z"/>
              <w:rFonts w:ascii="Calibri" w:eastAsia="Calibri" w:hAnsi="Calibri" w:cs="Arial"/>
              <w:bCs/>
            </w:rPr>
          </w:rPrChange>
        </w:rPr>
        <w:pPrChange w:id="30770" w:author="Visone Rossana (GSE)" w:date="2025-09-09T14:48:00Z" w16du:dateUtc="2025-09-09T12:48:00Z">
          <w:pPr>
            <w:ind w:left="963" w:hanging="283"/>
            <w:jc w:val="both"/>
          </w:pPr>
        </w:pPrChange>
      </w:pPr>
      <w:ins w:id="30771" w:author="Visone Rossana (GSE)" w:date="2025-09-02T11:23:00Z" w16du:dateUtc="2025-09-02T09:23:00Z">
        <w:r w:rsidRPr="00357179">
          <w:rPr>
            <w:rFonts w:eastAsia="Calibri" w:cstheme="minorHAnsi"/>
            <w:bCs/>
            <w:sz w:val="22"/>
            <w:szCs w:val="22"/>
            <w:rPrChange w:id="30772" w:author="Visone Rossana (GSE)" w:date="2025-09-09T14:48:00Z" w16du:dateUtc="2025-09-09T12:48:00Z">
              <w:rPr>
                <w:rFonts w:ascii="Calibri" w:eastAsia="Calibri" w:hAnsi="Calibri" w:cs="Arial"/>
                <w:bCs/>
              </w:rPr>
            </w:rPrChange>
          </w:rPr>
          <w:t>•</w:t>
        </w:r>
        <w:r w:rsidRPr="00357179">
          <w:rPr>
            <w:rFonts w:eastAsia="Calibri" w:cstheme="minorHAnsi"/>
            <w:bCs/>
            <w:sz w:val="22"/>
            <w:szCs w:val="22"/>
            <w:rPrChange w:id="30773" w:author="Visone Rossana (GSE)" w:date="2025-09-09T14:48:00Z" w16du:dateUtc="2025-09-09T12:48:00Z">
              <w:rPr>
                <w:rFonts w:ascii="Calibri" w:eastAsia="Calibri" w:hAnsi="Calibri" w:cs="Arial"/>
                <w:bCs/>
              </w:rPr>
            </w:rPrChange>
          </w:rPr>
          <w:tab/>
          <w:t>la sottostazione di utenza installata;</w:t>
        </w:r>
      </w:ins>
    </w:p>
    <w:p w14:paraId="6B409657" w14:textId="77777777" w:rsidR="00572F4B" w:rsidRPr="00357179" w:rsidRDefault="00572F4B">
      <w:pPr>
        <w:spacing w:line="276" w:lineRule="auto"/>
        <w:ind w:left="963" w:hanging="283"/>
        <w:jc w:val="both"/>
        <w:rPr>
          <w:ins w:id="30774" w:author="Visone Rossana (GSE)" w:date="2025-09-02T11:23:00Z" w16du:dateUtc="2025-09-02T09:23:00Z"/>
          <w:rFonts w:eastAsia="Calibri" w:cstheme="minorHAnsi"/>
          <w:bCs/>
          <w:sz w:val="22"/>
          <w:szCs w:val="22"/>
          <w:rPrChange w:id="30775" w:author="Visone Rossana (GSE)" w:date="2025-09-09T14:48:00Z" w16du:dateUtc="2025-09-09T12:48:00Z">
            <w:rPr>
              <w:ins w:id="30776" w:author="Visone Rossana (GSE)" w:date="2025-09-02T11:23:00Z" w16du:dateUtc="2025-09-02T09:23:00Z"/>
              <w:rFonts w:ascii="Calibri" w:eastAsia="Calibri" w:hAnsi="Calibri" w:cs="Arial"/>
              <w:bCs/>
            </w:rPr>
          </w:rPrChange>
        </w:rPr>
        <w:pPrChange w:id="30777" w:author="Visone Rossana (GSE)" w:date="2025-09-09T14:48:00Z" w16du:dateUtc="2025-09-09T12:48:00Z">
          <w:pPr>
            <w:ind w:left="963" w:hanging="283"/>
            <w:jc w:val="both"/>
          </w:pPr>
        </w:pPrChange>
      </w:pPr>
      <w:ins w:id="30778" w:author="Visone Rossana (GSE)" w:date="2025-09-02T11:23:00Z" w16du:dateUtc="2025-09-02T09:23:00Z">
        <w:r w:rsidRPr="00357179">
          <w:rPr>
            <w:rFonts w:eastAsia="Calibri" w:cstheme="minorHAnsi"/>
            <w:bCs/>
            <w:sz w:val="22"/>
            <w:szCs w:val="22"/>
            <w:rPrChange w:id="30779" w:author="Visone Rossana (GSE)" w:date="2025-09-09T14:48:00Z" w16du:dateUtc="2025-09-09T12:48:00Z">
              <w:rPr>
                <w:rFonts w:ascii="Calibri" w:eastAsia="Calibri" w:hAnsi="Calibri" w:cs="Arial"/>
                <w:bCs/>
              </w:rPr>
            </w:rPrChange>
          </w:rPr>
          <w:t>•</w:t>
        </w:r>
        <w:r w:rsidRPr="00357179">
          <w:rPr>
            <w:rFonts w:eastAsia="Calibri" w:cstheme="minorHAnsi"/>
            <w:bCs/>
            <w:sz w:val="22"/>
            <w:szCs w:val="22"/>
            <w:rPrChange w:id="30780" w:author="Visone Rossana (GSE)" w:date="2025-09-09T14:48:00Z" w16du:dateUtc="2025-09-09T12:48:00Z">
              <w:rPr>
                <w:rFonts w:ascii="Calibri" w:eastAsia="Calibri" w:hAnsi="Calibri" w:cs="Arial"/>
                <w:bCs/>
              </w:rPr>
            </w:rPrChange>
          </w:rPr>
          <w:tab/>
          <w:t>la centrale termica o il locale di installazione ante-operam (presente il generatore sostituito) e post-operam (presente la sottostazione di utenza);</w:t>
        </w:r>
      </w:ins>
    </w:p>
    <w:p w14:paraId="27D4700F" w14:textId="41F18F8C" w:rsidR="00572F4B" w:rsidRPr="00914D25" w:rsidDel="00914D25" w:rsidRDefault="00572F4B">
      <w:pPr>
        <w:pStyle w:val="Paragrafoelenco"/>
        <w:numPr>
          <w:ilvl w:val="0"/>
          <w:numId w:val="554"/>
        </w:numPr>
        <w:spacing w:line="276" w:lineRule="auto"/>
        <w:jc w:val="both"/>
        <w:rPr>
          <w:ins w:id="30781" w:author="Visone Rossana (GSE)" w:date="2025-09-02T11:23:00Z" w16du:dateUtc="2025-09-02T09:23:00Z"/>
          <w:del w:id="30782" w:author="Visone Rossana (GSE)" w:date="2025-10-22T11:59:00Z" w16du:dateUtc="2025-10-22T09:59:00Z"/>
          <w:rFonts w:eastAsia="Calibri" w:cstheme="minorHAnsi"/>
          <w:bCs/>
          <w:sz w:val="22"/>
          <w:szCs w:val="22"/>
          <w:rPrChange w:id="30783" w:author="Visone Rossana (GSE)" w:date="2025-10-22T12:00:00Z" w16du:dateUtc="2025-10-22T10:00:00Z">
            <w:rPr>
              <w:ins w:id="30784" w:author="Visone Rossana (GSE)" w:date="2025-09-02T11:23:00Z" w16du:dateUtc="2025-09-02T09:23:00Z"/>
              <w:del w:id="30785" w:author="Visone Rossana (GSE)" w:date="2025-10-22T11:59:00Z" w16du:dateUtc="2025-10-22T09:59:00Z"/>
              <w:rFonts w:ascii="Calibri" w:eastAsia="Calibri" w:hAnsi="Calibri" w:cs="Arial"/>
              <w:bCs/>
            </w:rPr>
          </w:rPrChange>
        </w:rPr>
        <w:pPrChange w:id="30786" w:author="Visone Rossana (GSE)" w:date="2025-10-22T12:52:00Z" w16du:dateUtc="2025-10-22T10:52:00Z">
          <w:pPr>
            <w:ind w:left="963" w:hanging="283"/>
            <w:jc w:val="both"/>
          </w:pPr>
        </w:pPrChange>
      </w:pPr>
      <w:ins w:id="30787" w:author="Visone Rossana (GSE)" w:date="2025-09-02T11:23:00Z" w16du:dateUtc="2025-09-02T09:23:00Z">
        <w:del w:id="30788" w:author="Visone Rossana (GSE)" w:date="2025-10-22T11:59:00Z" w16du:dateUtc="2025-10-22T09:59:00Z">
          <w:r w:rsidRPr="00914D25" w:rsidDel="00914D25">
            <w:rPr>
              <w:rFonts w:eastAsia="Calibri" w:cstheme="minorHAnsi"/>
              <w:bCs/>
              <w:sz w:val="22"/>
              <w:szCs w:val="22"/>
              <w:rPrChange w:id="30789" w:author="Visone Rossana (GSE)" w:date="2025-10-22T12:00:00Z" w16du:dateUtc="2025-10-22T10:00:00Z">
                <w:rPr>
                  <w:rFonts w:ascii="Calibri" w:eastAsia="Calibri" w:hAnsi="Calibri" w:cs="Arial"/>
                  <w:bCs/>
                </w:rPr>
              </w:rPrChange>
            </w:rPr>
            <w:delText>•</w:delText>
          </w:r>
          <w:r w:rsidRPr="00914D25" w:rsidDel="00914D25">
            <w:rPr>
              <w:rFonts w:eastAsia="Calibri" w:cstheme="minorHAnsi"/>
              <w:bCs/>
              <w:sz w:val="22"/>
              <w:szCs w:val="22"/>
              <w:rPrChange w:id="30790" w:author="Visone Rossana (GSE)" w:date="2025-10-22T12:00:00Z" w16du:dateUtc="2025-10-22T10:00:00Z">
                <w:rPr>
                  <w:rFonts w:ascii="Calibri" w:eastAsia="Calibri" w:hAnsi="Calibri" w:cs="Arial"/>
                  <w:bCs/>
                </w:rPr>
              </w:rPrChange>
            </w:rPr>
            <w:tab/>
            <w:delText>le valvole termostatiche o del sistema di regolazione modulante della portata.;</w:delText>
          </w:r>
        </w:del>
      </w:ins>
    </w:p>
    <w:p w14:paraId="64F4AE1D" w14:textId="3686D33A" w:rsidR="002E7194" w:rsidRPr="002E7194" w:rsidRDefault="002E7194">
      <w:pPr>
        <w:pStyle w:val="Paragrafoelenco"/>
        <w:numPr>
          <w:ilvl w:val="0"/>
          <w:numId w:val="554"/>
        </w:numPr>
        <w:rPr>
          <w:ins w:id="30791" w:author="Visone Rossana (GSE)" w:date="2025-10-01T15:48:00Z" w16du:dateUtc="2025-10-01T13:48:00Z"/>
          <w:rPrChange w:id="30792" w:author="Visone Rossana (GSE)" w:date="2025-10-01T15:48:00Z" w16du:dateUtc="2025-10-01T13:48:00Z">
            <w:rPr>
              <w:ins w:id="30793" w:author="Visone Rossana (GSE)" w:date="2025-10-01T15:48:00Z" w16du:dateUtc="2025-10-01T13:48:00Z"/>
              <w:rFonts w:eastAsia="Calibri" w:cstheme="minorHAnsi"/>
              <w:bCs/>
              <w:sz w:val="22"/>
              <w:szCs w:val="22"/>
              <w:highlight w:val="yellow"/>
            </w:rPr>
          </w:rPrChange>
        </w:rPr>
        <w:pPrChange w:id="30794" w:author="Visone Rossana (GSE)" w:date="2025-10-22T12:52:00Z" w16du:dateUtc="2025-10-22T10:52:00Z">
          <w:pPr>
            <w:pStyle w:val="Paragrafoelenco"/>
            <w:numPr>
              <w:numId w:val="68"/>
            </w:numPr>
            <w:spacing w:line="276" w:lineRule="auto"/>
            <w:ind w:hanging="360"/>
            <w:jc w:val="both"/>
          </w:pPr>
        </w:pPrChange>
      </w:pPr>
      <w:ins w:id="30795" w:author="Visone Rossana (GSE)" w:date="2025-10-01T15:48:00Z" w16du:dateUtc="2025-10-01T13:48:00Z">
        <w:r w:rsidRPr="00914D25">
          <w:rPr>
            <w:rFonts w:eastAsia="Calibri" w:cstheme="minorHAnsi"/>
            <w:bCs/>
            <w:sz w:val="22"/>
            <w:szCs w:val="22"/>
            <w:rPrChange w:id="30796" w:author="Visone Rossana (GSE)" w:date="2025-10-22T12:00:00Z" w16du:dateUtc="2025-10-22T10:00:00Z">
              <w:rPr/>
            </w:rPrChange>
          </w:rPr>
          <w:t>contratto di allaccio al</w:t>
        </w:r>
      </w:ins>
      <w:ins w:id="30797" w:author="Visone Rossana (GSE)" w:date="2025-10-01T15:50:00Z" w16du:dateUtc="2025-10-01T13:50:00Z">
        <w:r w:rsidR="00B1116F" w:rsidRPr="00914D25">
          <w:rPr>
            <w:rFonts w:eastAsia="Calibri" w:cstheme="minorHAnsi"/>
            <w:bCs/>
            <w:sz w:val="22"/>
            <w:szCs w:val="22"/>
            <w:rPrChange w:id="30798" w:author="Visone Rossana (GSE)" w:date="2025-10-22T12:00:00Z" w16du:dateUtc="2025-10-22T10:00:00Z">
              <w:rPr/>
            </w:rPrChange>
          </w:rPr>
          <w:t xml:space="preserve"> sistem</w:t>
        </w:r>
      </w:ins>
      <w:ins w:id="30799" w:author="Visone Rossana (GSE)" w:date="2025-10-01T15:53:00Z" w16du:dateUtc="2025-10-01T13:53:00Z">
        <w:r w:rsidR="00F16046" w:rsidRPr="00914D25">
          <w:rPr>
            <w:rFonts w:eastAsia="Calibri" w:cstheme="minorHAnsi"/>
            <w:bCs/>
            <w:sz w:val="22"/>
            <w:szCs w:val="22"/>
            <w:rPrChange w:id="30800" w:author="Visone Rossana (GSE)" w:date="2025-10-22T12:00:00Z" w16du:dateUtc="2025-10-22T10:00:00Z">
              <w:rPr/>
            </w:rPrChange>
          </w:rPr>
          <w:t xml:space="preserve">a </w:t>
        </w:r>
      </w:ins>
      <w:ins w:id="30801" w:author="Visone Rossana (GSE)" w:date="2025-10-01T15:50:00Z" w16du:dateUtc="2025-10-01T13:50:00Z">
        <w:r w:rsidR="00B1116F" w:rsidRPr="00914D25">
          <w:rPr>
            <w:rFonts w:eastAsia="Calibri" w:cstheme="minorHAnsi"/>
            <w:bCs/>
            <w:sz w:val="22"/>
            <w:szCs w:val="22"/>
            <w:rPrChange w:id="30802" w:author="Visone Rossana (GSE)" w:date="2025-10-22T12:00:00Z" w16du:dateUtc="2025-10-22T10:00:00Z">
              <w:rPr/>
            </w:rPrChange>
          </w:rPr>
          <w:t xml:space="preserve">di </w:t>
        </w:r>
      </w:ins>
      <w:ins w:id="30803" w:author="Visone Rossana (GSE)" w:date="2025-10-01T15:48:00Z" w16du:dateUtc="2025-10-01T13:48:00Z">
        <w:r w:rsidRPr="00914D25">
          <w:rPr>
            <w:rFonts w:eastAsia="Calibri" w:cstheme="minorHAnsi"/>
            <w:bCs/>
            <w:sz w:val="22"/>
            <w:szCs w:val="22"/>
            <w:rPrChange w:id="30804" w:author="Visone Rossana (GSE)" w:date="2025-10-22T12:00:00Z" w16du:dateUtc="2025-10-22T10:00:00Z">
              <w:rPr/>
            </w:rPrChange>
          </w:rPr>
          <w:t>teleriscaldamento efficiente</w:t>
        </w:r>
      </w:ins>
      <w:ins w:id="30805" w:author="Visone Rossana (GSE)" w:date="2025-10-22T12:02:00Z" w16du:dateUtc="2025-10-22T10:02:00Z">
        <w:r w:rsidR="00396266">
          <w:rPr>
            <w:rFonts w:eastAsia="Calibri" w:cstheme="minorHAnsi"/>
            <w:bCs/>
            <w:sz w:val="22"/>
            <w:szCs w:val="22"/>
          </w:rPr>
          <w:t xml:space="preserve">, </w:t>
        </w:r>
      </w:ins>
      <w:ins w:id="30806" w:author="Visone Rossana (GSE)" w:date="2025-10-01T15:48:00Z" w16du:dateUtc="2025-10-01T13:48:00Z">
        <w:del w:id="30807" w:author="Visone Rossana (GSE)" w:date="2025-10-22T12:02:00Z" w16du:dateUtc="2025-10-22T10:02:00Z">
          <w:r w:rsidRPr="00914D25" w:rsidDel="00396266">
            <w:rPr>
              <w:rFonts w:eastAsia="Calibri" w:cstheme="minorHAnsi"/>
              <w:bCs/>
              <w:sz w:val="22"/>
              <w:szCs w:val="22"/>
              <w:rPrChange w:id="30808" w:author="Visone Rossana (GSE)" w:date="2025-10-22T12:00:00Z" w16du:dateUtc="2025-10-22T10:00:00Z">
                <w:rPr/>
              </w:rPrChange>
            </w:rPr>
            <w:delText xml:space="preserve"> </w:delText>
          </w:r>
        </w:del>
        <w:r w:rsidRPr="00914D25">
          <w:rPr>
            <w:rFonts w:eastAsia="Calibri" w:cstheme="minorHAnsi"/>
            <w:bCs/>
            <w:sz w:val="22"/>
            <w:szCs w:val="22"/>
            <w:rPrChange w:id="30809" w:author="Visone Rossana (GSE)" w:date="2025-10-22T12:00:00Z" w16du:dateUtc="2025-10-22T10:00:00Z">
              <w:rPr/>
            </w:rPrChange>
          </w:rPr>
          <w:t xml:space="preserve">sottoscritto con il </w:t>
        </w:r>
      </w:ins>
      <w:ins w:id="30810" w:author="Visone Rossana (GSE)" w:date="2025-10-01T15:49:00Z" w16du:dateUtc="2025-10-01T13:49:00Z">
        <w:r w:rsidRPr="00914D25">
          <w:rPr>
            <w:rFonts w:eastAsia="Calibri" w:cstheme="minorHAnsi"/>
            <w:bCs/>
            <w:sz w:val="22"/>
            <w:szCs w:val="22"/>
            <w:rPrChange w:id="30811" w:author="Visone Rossana (GSE)" w:date="2025-10-22T12:00:00Z" w16du:dateUtc="2025-10-22T10:00:00Z">
              <w:rPr/>
            </w:rPrChange>
          </w:rPr>
          <w:t>fornitore</w:t>
        </w:r>
      </w:ins>
      <w:ins w:id="30812" w:author="Visone Rossana (GSE)" w:date="2025-10-21T19:00:00Z" w16du:dateUtc="2025-10-21T17:00:00Z">
        <w:r w:rsidR="00AB601D" w:rsidRPr="00914D25">
          <w:rPr>
            <w:rFonts w:eastAsia="Calibri" w:cstheme="minorHAnsi"/>
            <w:bCs/>
            <w:sz w:val="22"/>
            <w:szCs w:val="22"/>
            <w:rPrChange w:id="30813" w:author="Visone Rossana (GSE)" w:date="2025-10-22T12:00:00Z" w16du:dateUtc="2025-10-22T10:00:00Z">
              <w:rPr/>
            </w:rPrChange>
          </w:rPr>
          <w:t xml:space="preserve">. </w:t>
        </w:r>
      </w:ins>
      <w:ins w:id="30814" w:author="Visone Rossana (GSE)" w:date="2025-10-01T15:49:00Z" w16du:dateUtc="2025-10-01T13:49:00Z">
        <w:del w:id="30815" w:author="Visone Rossana (GSE)" w:date="2025-10-21T19:00:00Z" w16du:dateUtc="2025-10-21T17:00:00Z">
          <w:r w:rsidDel="00AB601D">
            <w:delText>;</w:delText>
          </w:r>
        </w:del>
      </w:ins>
      <w:ins w:id="30816" w:author="Visone Rossana (GSE)" w:date="2025-10-01T15:48:00Z" w16du:dateUtc="2025-10-01T13:48:00Z">
        <w:del w:id="30817" w:author="Visone Rossana (GSE)" w:date="2025-10-21T18:59:00Z" w16du:dateUtc="2025-10-21T16:59:00Z">
          <w:r w:rsidDel="00AB601D">
            <w:delText xml:space="preserve"> </w:delText>
          </w:r>
        </w:del>
      </w:ins>
    </w:p>
    <w:p w14:paraId="4B5DB91D" w14:textId="77777777" w:rsidR="00914D25" w:rsidRDefault="00914D25" w:rsidP="00914D25">
      <w:pPr>
        <w:spacing w:line="276" w:lineRule="auto"/>
        <w:jc w:val="both"/>
        <w:rPr>
          <w:ins w:id="30818" w:author="Visone Rossana (GSE)" w:date="2025-10-22T12:00:00Z" w16du:dateUtc="2025-10-22T10:00:00Z"/>
          <w:rFonts w:eastAsia="Calibri" w:cstheme="minorHAnsi"/>
          <w:bCs/>
          <w:sz w:val="22"/>
          <w:szCs w:val="22"/>
        </w:rPr>
      </w:pPr>
    </w:p>
    <w:p w14:paraId="1BDBAB05" w14:textId="46C58D1A" w:rsidR="00572F4B" w:rsidRPr="00B773BD" w:rsidDel="0046477B" w:rsidRDefault="00AB601D" w:rsidP="00B773BD">
      <w:pPr>
        <w:spacing w:line="276" w:lineRule="auto"/>
        <w:jc w:val="both"/>
        <w:rPr>
          <w:rStyle w:val="Rimandocommento"/>
          <w:rFonts w:ascii="Arial" w:hAnsi="Arial"/>
          <w:sz w:val="22"/>
          <w:szCs w:val="22"/>
        </w:rPr>
      </w:pPr>
      <w:r w:rsidRPr="00B773BD">
        <w:rPr>
          <w:rFonts w:eastAsia="Calibri" w:cstheme="minorHAnsi"/>
          <w:bCs/>
          <w:sz w:val="22"/>
          <w:szCs w:val="22"/>
        </w:rPr>
        <w:t>Si precisa, infine, che in fase della trasmissione</w:t>
      </w:r>
      <w:r w:rsidR="007231FE" w:rsidRPr="00B773BD">
        <w:rPr>
          <w:rFonts w:eastAsia="Calibri" w:cstheme="minorHAnsi"/>
          <w:bCs/>
          <w:sz w:val="22"/>
          <w:szCs w:val="22"/>
        </w:rPr>
        <w:t xml:space="preserve"> della</w:t>
      </w:r>
      <w:r w:rsidRPr="00B773BD">
        <w:rPr>
          <w:rFonts w:eastAsia="Calibri" w:cstheme="minorHAnsi"/>
          <w:bCs/>
          <w:sz w:val="22"/>
          <w:szCs w:val="22"/>
        </w:rPr>
        <w:t xml:space="preserve"> </w:t>
      </w:r>
      <w:r w:rsidR="007231FE" w:rsidRPr="00B773BD">
        <w:rPr>
          <w:rFonts w:eastAsia="Calibri" w:cstheme="minorHAnsi"/>
          <w:bCs/>
          <w:sz w:val="22"/>
          <w:szCs w:val="22"/>
        </w:rPr>
        <w:t>“</w:t>
      </w:r>
      <w:r w:rsidRPr="00B773BD">
        <w:rPr>
          <w:rFonts w:eastAsia="Calibri" w:cstheme="minorHAnsi"/>
          <w:bCs/>
          <w:sz w:val="22"/>
          <w:szCs w:val="22"/>
        </w:rPr>
        <w:t>richiesta</w:t>
      </w:r>
      <w:r w:rsidR="007231FE" w:rsidRPr="00B773BD">
        <w:rPr>
          <w:rFonts w:eastAsia="Calibri" w:cstheme="minorHAnsi"/>
          <w:bCs/>
          <w:sz w:val="22"/>
          <w:szCs w:val="22"/>
        </w:rPr>
        <w:t xml:space="preserve"> concessione</w:t>
      </w:r>
      <w:r w:rsidRPr="00B773BD">
        <w:rPr>
          <w:rFonts w:eastAsia="Calibri" w:cstheme="minorHAnsi"/>
          <w:bCs/>
          <w:sz w:val="22"/>
          <w:szCs w:val="22"/>
        </w:rPr>
        <w:t xml:space="preserve"> </w:t>
      </w:r>
      <w:r w:rsidR="007231FE" w:rsidRPr="00B773BD">
        <w:rPr>
          <w:rFonts w:eastAsia="Calibri" w:cstheme="minorHAnsi"/>
          <w:bCs/>
          <w:sz w:val="22"/>
          <w:szCs w:val="22"/>
        </w:rPr>
        <w:t>i</w:t>
      </w:r>
      <w:r w:rsidRPr="00B773BD">
        <w:rPr>
          <w:rFonts w:eastAsia="Calibri" w:cstheme="minorHAnsi"/>
          <w:bCs/>
          <w:sz w:val="22"/>
          <w:szCs w:val="22"/>
        </w:rPr>
        <w:t>ncentiv</w:t>
      </w:r>
      <w:r w:rsidR="007231FE" w:rsidRPr="00B773BD">
        <w:rPr>
          <w:rFonts w:eastAsia="Calibri" w:cstheme="minorHAnsi"/>
          <w:bCs/>
          <w:sz w:val="22"/>
          <w:szCs w:val="22"/>
        </w:rPr>
        <w:t>i”</w:t>
      </w:r>
      <w:r w:rsidRPr="00B773BD">
        <w:rPr>
          <w:rFonts w:eastAsia="Calibri" w:cstheme="minorHAnsi"/>
          <w:bCs/>
          <w:sz w:val="22"/>
          <w:szCs w:val="22"/>
        </w:rPr>
        <w:t xml:space="preserve">, redatta in conformità al Modello </w:t>
      </w:r>
      <w:r w:rsidRPr="00B773BD">
        <w:rPr>
          <w:rFonts w:eastAsia="Calibri" w:cstheme="minorHAnsi"/>
          <w:bCs/>
          <w:sz w:val="22"/>
          <w:szCs w:val="22"/>
          <w:highlight w:val="yellow"/>
        </w:rPr>
        <w:t>xx</w:t>
      </w:r>
      <w:r w:rsidRPr="00B773BD">
        <w:rPr>
          <w:rFonts w:eastAsia="Calibri" w:cstheme="minorHAnsi"/>
          <w:bCs/>
          <w:sz w:val="22"/>
          <w:szCs w:val="22"/>
        </w:rPr>
        <w:t xml:space="preserve">, il Soggetto Responsabile dovrà </w:t>
      </w:r>
      <w:r w:rsidRPr="00B773BD">
        <w:rPr>
          <w:rStyle w:val="Rimandocommento"/>
          <w:sz w:val="22"/>
          <w:szCs w:val="22"/>
        </w:rPr>
        <w:t>attestare</w:t>
      </w:r>
      <w:r w:rsidR="00B773BD" w:rsidRPr="00B773BD">
        <w:rPr>
          <w:rStyle w:val="Rimandocommento"/>
          <w:sz w:val="22"/>
          <w:szCs w:val="22"/>
        </w:rPr>
        <w:t xml:space="preserve"> che,</w:t>
      </w:r>
      <w:r w:rsidR="00FE454F">
        <w:rPr>
          <w:rStyle w:val="Rimandocommento"/>
          <w:sz w:val="22"/>
          <w:szCs w:val="22"/>
        </w:rPr>
        <w:t xml:space="preserve"> </w:t>
      </w:r>
      <w:r w:rsidR="00B773BD" w:rsidRPr="00B773BD">
        <w:rPr>
          <w:sz w:val="22"/>
          <w:szCs w:val="22"/>
        </w:rPr>
        <w:t xml:space="preserve">alla data di allaccio al sistema di teleriscaldamento efficiente, il sistema è stato qualificato dal GSE nell’ultima annualità disponibile, indicando il relativo codice identificativo. </w:t>
      </w:r>
    </w:p>
    <w:p w14:paraId="553CA1CD" w14:textId="77777777" w:rsidR="00572F4B" w:rsidRPr="00357179" w:rsidRDefault="00572F4B">
      <w:pPr>
        <w:spacing w:line="276" w:lineRule="auto"/>
        <w:ind w:left="963" w:hanging="283"/>
        <w:jc w:val="both"/>
        <w:rPr>
          <w:ins w:id="30819" w:author="Visone Rossana (GSE)" w:date="2025-09-02T11:23:00Z" w16du:dateUtc="2025-09-02T09:23:00Z"/>
          <w:rFonts w:eastAsia="Calibri" w:cstheme="minorHAnsi"/>
          <w:bCs/>
          <w:sz w:val="22"/>
          <w:szCs w:val="22"/>
          <w:rPrChange w:id="30820" w:author="Visone Rossana (GSE)" w:date="2025-09-09T14:48:00Z" w16du:dateUtc="2025-09-09T12:48:00Z">
            <w:rPr>
              <w:ins w:id="30821" w:author="Visone Rossana (GSE)" w:date="2025-09-02T11:23:00Z" w16du:dateUtc="2025-09-02T09:23:00Z"/>
              <w:rFonts w:ascii="Calibri" w:eastAsia="Calibri" w:hAnsi="Calibri" w:cs="Arial"/>
              <w:bCs/>
            </w:rPr>
          </w:rPrChange>
        </w:rPr>
        <w:pPrChange w:id="30822" w:author="Visone Rossana (GSE)" w:date="2025-09-09T14:48:00Z" w16du:dateUtc="2025-09-09T12:48:00Z">
          <w:pPr>
            <w:ind w:left="963" w:hanging="283"/>
            <w:jc w:val="both"/>
          </w:pPr>
        </w:pPrChange>
      </w:pPr>
    </w:p>
    <w:p w14:paraId="12181E27" w14:textId="77777777" w:rsidR="00572F4B" w:rsidRPr="00357179" w:rsidRDefault="00572F4B">
      <w:pPr>
        <w:spacing w:before="120" w:after="120" w:line="276" w:lineRule="auto"/>
        <w:jc w:val="both"/>
        <w:rPr>
          <w:ins w:id="30823" w:author="Visone Rossana (GSE)" w:date="2025-09-02T11:23:00Z" w16du:dateUtc="2025-09-02T09:23:00Z"/>
          <w:rFonts w:eastAsia="Calibri" w:cstheme="minorHAnsi"/>
          <w:b/>
          <w:bCs/>
          <w:sz w:val="22"/>
          <w:szCs w:val="22"/>
          <w:u w:val="single"/>
          <w:rPrChange w:id="30824" w:author="Visone Rossana (GSE)" w:date="2025-09-09T14:48:00Z" w16du:dateUtc="2025-09-09T12:48:00Z">
            <w:rPr>
              <w:ins w:id="30825" w:author="Visone Rossana (GSE)" w:date="2025-09-02T11:23:00Z" w16du:dateUtc="2025-09-02T09:23:00Z"/>
              <w:rFonts w:ascii="Calibri" w:eastAsia="Calibri" w:hAnsi="Calibri" w:cs="Arial"/>
              <w:b/>
              <w:bCs/>
              <w:u w:val="single"/>
            </w:rPr>
          </w:rPrChange>
        </w:rPr>
        <w:pPrChange w:id="30826" w:author="Visone Rossana (GSE)" w:date="2025-09-09T14:48:00Z" w16du:dateUtc="2025-09-09T12:48:00Z">
          <w:pPr>
            <w:spacing w:before="120" w:after="120"/>
            <w:jc w:val="both"/>
          </w:pPr>
        </w:pPrChange>
      </w:pPr>
      <w:ins w:id="30827" w:author="Visone Rossana (GSE)" w:date="2025-09-02T11:23:00Z" w16du:dateUtc="2025-09-02T09:23:00Z">
        <w:r w:rsidRPr="00357179">
          <w:rPr>
            <w:rFonts w:eastAsia="Calibri" w:cstheme="minorHAnsi"/>
            <w:b/>
            <w:bCs/>
            <w:sz w:val="22"/>
            <w:szCs w:val="22"/>
            <w:u w:val="single"/>
            <w:rPrChange w:id="30828" w:author="Visone Rossana (GSE)" w:date="2025-09-09T14:48:00Z" w16du:dateUtc="2025-09-09T12:48:00Z">
              <w:rPr>
                <w:rFonts w:ascii="Calibri" w:eastAsia="Calibri" w:hAnsi="Calibri" w:cs="Arial"/>
                <w:b/>
                <w:bCs/>
                <w:u w:val="single"/>
              </w:rPr>
            </w:rPrChange>
          </w:rPr>
          <w:t>Documentazione da conservare a cura del Soggetto Destinatario delle risorse:</w:t>
        </w:r>
      </w:ins>
    </w:p>
    <w:p w14:paraId="42496821" w14:textId="118A7B00" w:rsidR="00572F4B" w:rsidRPr="00357179" w:rsidRDefault="00572F4B">
      <w:pPr>
        <w:numPr>
          <w:ilvl w:val="0"/>
          <w:numId w:val="61"/>
        </w:numPr>
        <w:spacing w:after="160" w:line="276" w:lineRule="auto"/>
        <w:contextualSpacing/>
        <w:jc w:val="both"/>
        <w:rPr>
          <w:ins w:id="30829" w:author="Visone Rossana (GSE)" w:date="2025-09-02T11:23:00Z" w16du:dateUtc="2025-09-02T09:23:00Z"/>
          <w:rFonts w:eastAsia="Calibri" w:cstheme="minorHAnsi"/>
          <w:sz w:val="22"/>
          <w:szCs w:val="22"/>
          <w:rPrChange w:id="30830" w:author="Visone Rossana (GSE)" w:date="2025-09-09T14:48:00Z" w16du:dateUtc="2025-09-09T12:48:00Z">
            <w:rPr>
              <w:ins w:id="30831" w:author="Visone Rossana (GSE)" w:date="2025-09-02T11:23:00Z" w16du:dateUtc="2025-09-02T09:23:00Z"/>
              <w:rFonts w:ascii="Calibri" w:eastAsia="Calibri" w:hAnsi="Calibri" w:cs="Arial"/>
            </w:rPr>
          </w:rPrChange>
        </w:rPr>
        <w:pPrChange w:id="30832" w:author="Visone Rossana (GSE)" w:date="2025-09-09T14:48:00Z" w16du:dateUtc="2025-09-09T12:48:00Z">
          <w:pPr>
            <w:numPr>
              <w:numId w:val="61"/>
            </w:numPr>
            <w:spacing w:after="160" w:line="259" w:lineRule="auto"/>
            <w:ind w:left="720" w:hanging="360"/>
            <w:contextualSpacing/>
            <w:jc w:val="both"/>
          </w:pPr>
        </w:pPrChange>
      </w:pPr>
      <w:ins w:id="30833" w:author="Visone Rossana (GSE)" w:date="2025-09-02T11:23:00Z" w16du:dateUtc="2025-09-02T09:23:00Z">
        <w:del w:id="30834" w:author="Visone Rossana (GSE)" w:date="2025-10-22T12:58:00Z" w16du:dateUtc="2025-10-22T10:58:00Z">
          <w:r w:rsidRPr="00357179" w:rsidDel="00D43ECB">
            <w:rPr>
              <w:rFonts w:eastAsia="Calibri" w:cstheme="minorHAnsi"/>
              <w:sz w:val="22"/>
              <w:szCs w:val="22"/>
              <w:rPrChange w:id="30835" w:author="Visone Rossana (GSE)" w:date="2025-09-09T14:48:00Z" w16du:dateUtc="2025-09-09T12:48:00Z">
                <w:rPr>
                  <w:rFonts w:ascii="Calibri" w:eastAsia="Calibri" w:hAnsi="Calibri" w:cs="Arial"/>
                </w:rPr>
              </w:rPrChange>
            </w:rPr>
            <w:delText>certificato del corretto smaltimento del generatore di calore sostituito o un documento analogo attestante che il generatore è stato consegnato a un apposito centro per lo smaltimento</w:delText>
          </w:r>
        </w:del>
      </w:ins>
      <w:ins w:id="30836" w:author="Visone Rossana (GSE)" w:date="2025-10-22T12:58:00Z" w16du:dateUtc="2025-10-22T10:58:00Z">
        <w:r w:rsidR="00D43ECB" w:rsidRPr="00572F8E">
          <w:rPr>
            <w:rFonts w:eastAsia="Aptos" w:cstheme="minorHAnsi"/>
            <w:kern w:val="2"/>
            <w:sz w:val="22"/>
            <w:szCs w:val="22"/>
            <w14:ligatures w14:val="standardContextual"/>
          </w:rPr>
          <w:t xml:space="preserve">Certificato del corretto smaltimento del generatore di calore sostituito o di un documento analogo attestante che il generatore </w:t>
        </w:r>
        <w:r w:rsidR="00D43ECB">
          <w:rPr>
            <w:rFonts w:eastAsia="Aptos" w:cstheme="minorHAnsi"/>
            <w:kern w:val="2"/>
            <w:sz w:val="22"/>
            <w:szCs w:val="22"/>
            <w14:ligatures w14:val="standardContextual"/>
          </w:rPr>
          <w:t>sia</w:t>
        </w:r>
        <w:r w:rsidR="00D43ECB" w:rsidRPr="00572F8E">
          <w:rPr>
            <w:rFonts w:eastAsia="Aptos" w:cstheme="minorHAnsi"/>
            <w:kern w:val="2"/>
            <w:sz w:val="22"/>
            <w:szCs w:val="22"/>
            <w14:ligatures w14:val="standardContextual"/>
          </w:rPr>
          <w:t xml:space="preserve"> stato consegnato </w:t>
        </w:r>
        <w:r w:rsidR="00D43ECB">
          <w:rPr>
            <w:rFonts w:eastAsia="Aptos" w:cstheme="minorHAnsi"/>
            <w:kern w:val="2"/>
            <w:sz w:val="22"/>
            <w:szCs w:val="22"/>
            <w14:ligatures w14:val="standardContextual"/>
          </w:rPr>
          <w:t xml:space="preserve">in </w:t>
        </w:r>
        <w:r w:rsidR="00D43ECB" w:rsidRPr="00572F8E">
          <w:rPr>
            <w:rFonts w:eastAsia="Aptos" w:cstheme="minorHAnsi"/>
            <w:kern w:val="2"/>
            <w:sz w:val="22"/>
            <w:szCs w:val="22"/>
            <w14:ligatures w14:val="standardContextual"/>
          </w:rPr>
          <w:t>un apposito centro per lo smaltimento</w:t>
        </w:r>
        <w:r w:rsidR="00D43ECB">
          <w:rPr>
            <w:rFonts w:eastAsia="Aptos" w:cstheme="minorHAnsi"/>
            <w:kern w:val="2"/>
            <w:sz w:val="22"/>
            <w:szCs w:val="22"/>
            <w14:ligatures w14:val="standardContextual"/>
          </w:rPr>
          <w:t xml:space="preserve"> secondo quanto previsto al paragrafo </w:t>
        </w:r>
        <w:r w:rsidR="00D43ECB" w:rsidRPr="00572F8E">
          <w:rPr>
            <w:rFonts w:eastAsia="Aptos" w:cstheme="minorHAnsi"/>
            <w:kern w:val="2"/>
            <w:sz w:val="22"/>
            <w:szCs w:val="22"/>
            <w:highlight w:val="yellow"/>
            <w14:ligatures w14:val="standardContextual"/>
          </w:rPr>
          <w:t>12.9</w:t>
        </w:r>
      </w:ins>
      <w:ins w:id="30837" w:author="Visone Rossana (GSE)" w:date="2025-10-21T19:00:00Z" w16du:dateUtc="2025-10-21T17:00:00Z">
        <w:r w:rsidR="00AB601D">
          <w:rPr>
            <w:rFonts w:eastAsia="Calibri" w:cstheme="minorHAnsi"/>
            <w:sz w:val="22"/>
            <w:szCs w:val="22"/>
          </w:rPr>
          <w:t>;</w:t>
        </w:r>
      </w:ins>
      <w:ins w:id="30838" w:author="Visone Rossana (GSE)" w:date="2025-09-02T11:23:00Z" w16du:dateUtc="2025-09-02T09:23:00Z">
        <w:del w:id="30839" w:author="Visone Rossana (GSE)" w:date="2025-10-21T19:00:00Z" w16du:dateUtc="2025-10-21T17:00:00Z">
          <w:r w:rsidRPr="00357179" w:rsidDel="00AB601D">
            <w:rPr>
              <w:rFonts w:eastAsia="Calibri" w:cstheme="minorHAnsi"/>
              <w:sz w:val="22"/>
              <w:szCs w:val="22"/>
              <w:rPrChange w:id="30840" w:author="Visone Rossana (GSE)" w:date="2025-09-09T14:48:00Z" w16du:dateUtc="2025-09-09T12:48:00Z">
                <w:rPr>
                  <w:rFonts w:ascii="Calibri" w:eastAsia="Calibri" w:hAnsi="Calibri" w:cs="Arial"/>
                </w:rPr>
              </w:rPrChange>
            </w:rPr>
            <w:delText>,</w:delText>
          </w:r>
        </w:del>
      </w:ins>
    </w:p>
    <w:p w14:paraId="152C890A" w14:textId="6A3E6E4F" w:rsidR="00572F4B" w:rsidRPr="00995991" w:rsidDel="00396266" w:rsidRDefault="00572F4B">
      <w:pPr>
        <w:numPr>
          <w:ilvl w:val="0"/>
          <w:numId w:val="61"/>
        </w:numPr>
        <w:spacing w:after="160" w:line="276" w:lineRule="auto"/>
        <w:contextualSpacing/>
        <w:jc w:val="both"/>
        <w:rPr>
          <w:ins w:id="30841" w:author="Visone Rossana (GSE)" w:date="2025-09-02T11:23:00Z" w16du:dateUtc="2025-09-02T09:23:00Z"/>
          <w:del w:id="30842" w:author="Visone Rossana (GSE)" w:date="2025-10-22T12:02:00Z" w16du:dateUtc="2025-10-22T10:02:00Z"/>
          <w:rFonts w:eastAsia="Calibri" w:cstheme="minorHAnsi"/>
          <w:strike/>
          <w:sz w:val="22"/>
          <w:szCs w:val="22"/>
          <w:rPrChange w:id="30843" w:author="Visone Rossana (GSE)" w:date="2025-10-01T15:55:00Z" w16du:dateUtc="2025-10-01T13:55:00Z">
            <w:rPr>
              <w:ins w:id="30844" w:author="Visone Rossana (GSE)" w:date="2025-09-02T11:23:00Z" w16du:dateUtc="2025-09-02T09:23:00Z"/>
              <w:del w:id="30845" w:author="Visone Rossana (GSE)" w:date="2025-10-22T12:02:00Z" w16du:dateUtc="2025-10-22T10:02:00Z"/>
              <w:rFonts w:ascii="Calibri" w:eastAsia="Calibri" w:hAnsi="Calibri" w:cs="Arial"/>
            </w:rPr>
          </w:rPrChange>
        </w:rPr>
        <w:pPrChange w:id="30846" w:author="Visone Rossana (GSE)" w:date="2025-09-09T14:48:00Z" w16du:dateUtc="2025-09-09T12:48:00Z">
          <w:pPr>
            <w:numPr>
              <w:numId w:val="61"/>
            </w:numPr>
            <w:spacing w:after="160" w:line="259" w:lineRule="auto"/>
            <w:ind w:left="720" w:hanging="360"/>
            <w:contextualSpacing/>
            <w:jc w:val="both"/>
          </w:pPr>
        </w:pPrChange>
      </w:pPr>
      <w:ins w:id="30847" w:author="Visone Rossana (GSE)" w:date="2025-09-02T11:23:00Z" w16du:dateUtc="2025-09-02T09:23:00Z">
        <w:del w:id="30848" w:author="Visone Rossana (GSE)" w:date="2025-10-22T12:02:00Z" w16du:dateUtc="2025-10-22T10:02:00Z">
          <w:r w:rsidRPr="00995991" w:rsidDel="00396266">
            <w:rPr>
              <w:rFonts w:eastAsia="Calibri" w:cstheme="minorHAnsi"/>
              <w:strike/>
              <w:sz w:val="22"/>
              <w:szCs w:val="22"/>
              <w:rPrChange w:id="30849" w:author="Visone Rossana (GSE)" w:date="2025-10-01T15:55:00Z" w16du:dateUtc="2025-10-01T13:55:00Z">
                <w:rPr>
                  <w:rFonts w:ascii="Calibri" w:eastAsia="Calibri" w:hAnsi="Calibri" w:cs="Arial"/>
                </w:rPr>
              </w:rPrChange>
            </w:rPr>
            <w:delText>Schede tecniche dei componenti impiegati;</w:delText>
          </w:r>
        </w:del>
      </w:ins>
    </w:p>
    <w:p w14:paraId="6892104F" w14:textId="35987E16" w:rsidR="00572F4B" w:rsidRPr="00995991" w:rsidDel="00396266" w:rsidRDefault="00572F4B">
      <w:pPr>
        <w:numPr>
          <w:ilvl w:val="0"/>
          <w:numId w:val="61"/>
        </w:numPr>
        <w:spacing w:after="160" w:line="276" w:lineRule="auto"/>
        <w:contextualSpacing/>
        <w:jc w:val="both"/>
        <w:rPr>
          <w:ins w:id="30850" w:author="Visone Rossana (GSE)" w:date="2025-09-02T11:23:00Z" w16du:dateUtc="2025-09-02T09:23:00Z"/>
          <w:del w:id="30851" w:author="Visone Rossana (GSE)" w:date="2025-10-22T12:02:00Z" w16du:dateUtc="2025-10-22T10:02:00Z"/>
          <w:rFonts w:eastAsia="Calibri" w:cstheme="minorHAnsi"/>
          <w:strike/>
          <w:sz w:val="22"/>
          <w:szCs w:val="22"/>
          <w:rPrChange w:id="30852" w:author="Visone Rossana (GSE)" w:date="2025-10-01T15:55:00Z" w16du:dateUtc="2025-10-01T13:55:00Z">
            <w:rPr>
              <w:ins w:id="30853" w:author="Visone Rossana (GSE)" w:date="2025-09-02T11:23:00Z" w16du:dateUtc="2025-09-02T09:23:00Z"/>
              <w:del w:id="30854" w:author="Visone Rossana (GSE)" w:date="2025-10-22T12:02:00Z" w16du:dateUtc="2025-10-22T10:02:00Z"/>
              <w:rFonts w:ascii="Calibri" w:eastAsia="Calibri" w:hAnsi="Calibri" w:cs="Arial"/>
            </w:rPr>
          </w:rPrChange>
        </w:rPr>
        <w:pPrChange w:id="30855" w:author="Visone Rossana (GSE)" w:date="2025-09-09T14:48:00Z" w16du:dateUtc="2025-09-09T12:48:00Z">
          <w:pPr>
            <w:numPr>
              <w:numId w:val="61"/>
            </w:numPr>
            <w:spacing w:after="160" w:line="259" w:lineRule="auto"/>
            <w:ind w:left="720" w:hanging="360"/>
            <w:contextualSpacing/>
            <w:jc w:val="both"/>
          </w:pPr>
        </w:pPrChange>
      </w:pPr>
      <w:ins w:id="30856" w:author="Visone Rossana (GSE)" w:date="2025-09-02T11:23:00Z" w16du:dateUtc="2025-09-02T09:23:00Z">
        <w:del w:id="30857" w:author="Visone Rossana (GSE)" w:date="2025-10-22T12:02:00Z" w16du:dateUtc="2025-10-22T10:02:00Z">
          <w:r w:rsidRPr="00995991" w:rsidDel="00396266">
            <w:rPr>
              <w:rFonts w:eastAsia="Calibri" w:cstheme="minorHAnsi"/>
              <w:strike/>
              <w:sz w:val="22"/>
              <w:szCs w:val="22"/>
              <w:rPrChange w:id="30858" w:author="Visone Rossana (GSE)" w:date="2025-10-01T15:55:00Z" w16du:dateUtc="2025-10-01T13:55:00Z">
                <w:rPr>
                  <w:rFonts w:ascii="Calibri" w:eastAsia="Calibri" w:hAnsi="Calibri" w:cs="Arial"/>
                </w:rPr>
              </w:rPrChange>
            </w:rPr>
            <w:delText>libretto di centrale/d’impianto, come previsto dalla legislazione vigente;</w:delText>
          </w:r>
        </w:del>
      </w:ins>
    </w:p>
    <w:p w14:paraId="46889212" w14:textId="7D8EC6FC" w:rsidR="00572F4B" w:rsidRPr="00C66AA5" w:rsidDel="00396266" w:rsidRDefault="00572F4B">
      <w:pPr>
        <w:numPr>
          <w:ilvl w:val="0"/>
          <w:numId w:val="61"/>
        </w:numPr>
        <w:spacing w:after="160" w:line="276" w:lineRule="auto"/>
        <w:contextualSpacing/>
        <w:jc w:val="both"/>
        <w:rPr>
          <w:ins w:id="30859" w:author="Visone Rossana (GSE)" w:date="2025-09-02T11:23:00Z" w16du:dateUtc="2025-09-02T09:23:00Z"/>
          <w:del w:id="30860" w:author="Visone Rossana (GSE)" w:date="2025-10-22T12:02:00Z" w16du:dateUtc="2025-10-22T10:02:00Z"/>
          <w:rFonts w:eastAsia="Calibri" w:cstheme="minorHAnsi"/>
          <w:strike/>
          <w:sz w:val="22"/>
          <w:szCs w:val="22"/>
          <w:rPrChange w:id="30861" w:author="Visone Rossana (GSE)" w:date="2025-10-01T15:55:00Z" w16du:dateUtc="2025-10-01T13:55:00Z">
            <w:rPr>
              <w:ins w:id="30862" w:author="Visone Rossana (GSE)" w:date="2025-09-02T11:23:00Z" w16du:dateUtc="2025-09-02T09:23:00Z"/>
              <w:del w:id="30863" w:author="Visone Rossana (GSE)" w:date="2025-10-22T12:02:00Z" w16du:dateUtc="2025-10-22T10:02:00Z"/>
              <w:rFonts w:ascii="Calibri" w:eastAsia="Calibri" w:hAnsi="Calibri" w:cs="Arial"/>
            </w:rPr>
          </w:rPrChange>
        </w:rPr>
        <w:pPrChange w:id="30864" w:author="Visone Rossana (GSE)" w:date="2025-09-09T14:48:00Z" w16du:dateUtc="2025-09-09T12:48:00Z">
          <w:pPr>
            <w:numPr>
              <w:numId w:val="61"/>
            </w:numPr>
            <w:spacing w:after="160" w:line="259" w:lineRule="auto"/>
            <w:ind w:left="720" w:hanging="360"/>
            <w:contextualSpacing/>
            <w:jc w:val="both"/>
          </w:pPr>
        </w:pPrChange>
      </w:pPr>
      <w:ins w:id="30865" w:author="Visone Rossana (GSE)" w:date="2025-09-02T11:23:00Z" w16du:dateUtc="2025-09-02T09:23:00Z">
        <w:del w:id="30866" w:author="Visone Rossana (GSE)" w:date="2025-10-22T12:02:00Z" w16du:dateUtc="2025-10-22T10:02:00Z">
          <w:r w:rsidRPr="00C66AA5" w:rsidDel="00396266">
            <w:rPr>
              <w:rFonts w:eastAsia="Calibri" w:cstheme="minorHAnsi"/>
              <w:strike/>
              <w:sz w:val="22"/>
              <w:szCs w:val="22"/>
              <w:rPrChange w:id="30867" w:author="Visone Rossana (GSE)" w:date="2025-10-01T15:55:00Z" w16du:dateUtc="2025-10-01T13:55:00Z">
                <w:rPr>
                  <w:rFonts w:ascii="Calibri" w:eastAsia="Calibri" w:hAnsi="Calibri" w:cs="Arial"/>
                </w:rPr>
              </w:rPrChange>
            </w:rPr>
            <w:delText xml:space="preserve">dichiarazione di conformità dell’impianto, ove prevista, ai sensi del DM 37/08, redatta da un installatore o dalla ditta esecutrice dell’impianto avente i requisiti professionali di cui all’art. 15 del D.Lgs. 28/11; </w:delText>
          </w:r>
        </w:del>
      </w:ins>
    </w:p>
    <w:p w14:paraId="0058A18C" w14:textId="2F56C283" w:rsidR="00572F4B" w:rsidRDefault="00572F4B">
      <w:pPr>
        <w:numPr>
          <w:ilvl w:val="0"/>
          <w:numId w:val="61"/>
        </w:numPr>
        <w:spacing w:after="160" w:line="276" w:lineRule="auto"/>
        <w:contextualSpacing/>
        <w:jc w:val="both"/>
        <w:rPr>
          <w:ins w:id="30868" w:author="Visone Rossana (GSE)" w:date="2025-10-22T12:02:00Z" w16du:dateUtc="2025-10-22T10:02:00Z"/>
          <w:rFonts w:eastAsia="Calibri" w:cstheme="minorHAnsi"/>
          <w:sz w:val="22"/>
          <w:szCs w:val="22"/>
        </w:rPr>
      </w:pPr>
      <w:ins w:id="30869" w:author="Visone Rossana (GSE)" w:date="2025-09-02T11:23:00Z" w16du:dateUtc="2025-09-02T09:23:00Z">
        <w:r w:rsidRPr="00357179">
          <w:rPr>
            <w:rFonts w:eastAsia="Calibri" w:cstheme="minorHAnsi"/>
            <w:sz w:val="22"/>
            <w:szCs w:val="22"/>
            <w:rPrChange w:id="30870" w:author="Visone Rossana (GSE)" w:date="2025-09-09T14:48:00Z" w16du:dateUtc="2025-09-09T12:48:00Z">
              <w:rPr>
                <w:rFonts w:ascii="Calibri" w:eastAsia="Calibri" w:hAnsi="Calibri" w:cs="Arial"/>
              </w:rPr>
            </w:rPrChange>
          </w:rPr>
          <w:t xml:space="preserve">certificato di </w:t>
        </w:r>
        <w:del w:id="30871" w:author="Visone Rossana (GSE)" w:date="2025-10-01T15:56:00Z" w16du:dateUtc="2025-10-01T13:56:00Z">
          <w:r w:rsidRPr="00357179" w:rsidDel="008B0A86">
            <w:rPr>
              <w:rFonts w:eastAsia="Calibri" w:cstheme="minorHAnsi"/>
              <w:sz w:val="22"/>
              <w:szCs w:val="22"/>
              <w:rPrChange w:id="30872" w:author="Visone Rossana (GSE)" w:date="2025-09-09T14:48:00Z" w16du:dateUtc="2025-09-09T12:48:00Z">
                <w:rPr>
                  <w:rFonts w:ascii="Calibri" w:eastAsia="Calibri" w:hAnsi="Calibri" w:cs="Arial"/>
                </w:rPr>
              </w:rPrChange>
            </w:rPr>
            <w:delText>c</w:delText>
          </w:r>
          <w:r w:rsidRPr="00357179" w:rsidDel="00A70CF0">
            <w:rPr>
              <w:rFonts w:eastAsia="Calibri" w:cstheme="minorHAnsi"/>
              <w:sz w:val="22"/>
              <w:szCs w:val="22"/>
              <w:rPrChange w:id="30873" w:author="Visone Rossana (GSE)" w:date="2025-09-09T14:48:00Z" w16du:dateUtc="2025-09-09T12:48:00Z">
                <w:rPr>
                  <w:rFonts w:ascii="Calibri" w:eastAsia="Calibri" w:hAnsi="Calibri" w:cs="Arial"/>
                </w:rPr>
              </w:rPrChange>
            </w:rPr>
            <w:delText xml:space="preserve">ollaudo </w:delText>
          </w:r>
        </w:del>
      </w:ins>
      <w:ins w:id="30874" w:author="Visone Rossana (GSE)" w:date="2025-10-01T15:56:00Z" w16du:dateUtc="2025-10-01T13:56:00Z">
        <w:r w:rsidR="008B0A86">
          <w:rPr>
            <w:rFonts w:eastAsia="Calibri" w:cstheme="minorHAnsi"/>
            <w:sz w:val="22"/>
            <w:szCs w:val="22"/>
          </w:rPr>
          <w:t>allaccio</w:t>
        </w:r>
      </w:ins>
      <w:ins w:id="30875" w:author="Visone Rossana (GSE)" w:date="2025-10-22T12:02:00Z" w16du:dateUtc="2025-10-22T10:02:00Z">
        <w:r w:rsidR="00396266">
          <w:rPr>
            <w:rFonts w:eastAsia="Calibri" w:cstheme="minorHAnsi"/>
            <w:sz w:val="22"/>
            <w:szCs w:val="22"/>
          </w:rPr>
          <w:t xml:space="preserve"> al sistema di teleriscaldamento efficiente</w:t>
        </w:r>
      </w:ins>
      <w:ins w:id="30876" w:author="Visone Rossana (GSE)" w:date="2025-09-02T11:23:00Z" w16du:dateUtc="2025-09-02T09:23:00Z">
        <w:del w:id="30877" w:author="Visone Rossana (GSE)" w:date="2025-10-01T15:56:00Z" w16du:dateUtc="2025-10-01T13:56:00Z">
          <w:r w:rsidRPr="00357179" w:rsidDel="00A70CF0">
            <w:rPr>
              <w:rFonts w:eastAsia="Calibri" w:cstheme="minorHAnsi"/>
              <w:sz w:val="22"/>
              <w:szCs w:val="22"/>
              <w:rPrChange w:id="30878" w:author="Visone Rossana (GSE)" w:date="2025-09-09T14:48:00Z" w16du:dateUtc="2025-09-09T12:48:00Z">
                <w:rPr>
                  <w:rFonts w:ascii="Calibri" w:eastAsia="Calibri" w:hAnsi="Calibri" w:cs="Arial"/>
                </w:rPr>
              </w:rPrChange>
            </w:rPr>
            <w:delText>dell’impiant</w:delText>
          </w:r>
          <w:r w:rsidRPr="00357179" w:rsidDel="008B0A86">
            <w:rPr>
              <w:rFonts w:eastAsia="Calibri" w:cstheme="minorHAnsi"/>
              <w:sz w:val="22"/>
              <w:szCs w:val="22"/>
              <w:rPrChange w:id="30879" w:author="Visone Rossana (GSE)" w:date="2025-09-09T14:48:00Z" w16du:dateUtc="2025-09-09T12:48:00Z">
                <w:rPr>
                  <w:rFonts w:ascii="Calibri" w:eastAsia="Calibri" w:hAnsi="Calibri" w:cs="Arial"/>
                </w:rPr>
              </w:rPrChange>
            </w:rPr>
            <w:delText>o</w:delText>
          </w:r>
        </w:del>
      </w:ins>
      <w:ins w:id="30880" w:author="Visone Rossana (GSE)" w:date="2025-10-21T19:00:00Z" w16du:dateUtc="2025-10-21T17:00:00Z">
        <w:r w:rsidR="00AB601D">
          <w:rPr>
            <w:rFonts w:eastAsia="Calibri" w:cstheme="minorHAnsi"/>
            <w:sz w:val="22"/>
            <w:szCs w:val="22"/>
          </w:rPr>
          <w:t>.</w:t>
        </w:r>
      </w:ins>
      <w:ins w:id="30881" w:author="Visone Rossana (GSE)" w:date="2025-09-02T11:23:00Z" w16du:dateUtc="2025-09-02T09:23:00Z">
        <w:del w:id="30882" w:author="Visone Rossana (GSE)" w:date="2025-10-21T19:00:00Z" w16du:dateUtc="2025-10-21T17:00:00Z">
          <w:r w:rsidRPr="00357179" w:rsidDel="00AB601D">
            <w:rPr>
              <w:rFonts w:eastAsia="Calibri" w:cstheme="minorHAnsi"/>
              <w:sz w:val="22"/>
              <w:szCs w:val="22"/>
              <w:rPrChange w:id="30883" w:author="Visone Rossana (GSE)" w:date="2025-09-09T14:48:00Z" w16du:dateUtc="2025-09-09T12:48:00Z">
                <w:rPr>
                  <w:rFonts w:ascii="Calibri" w:eastAsia="Calibri" w:hAnsi="Calibri" w:cs="Arial"/>
                </w:rPr>
              </w:rPrChange>
            </w:rPr>
            <w:delText>;</w:delText>
          </w:r>
        </w:del>
      </w:ins>
    </w:p>
    <w:p w14:paraId="7C03F8B1" w14:textId="77777777" w:rsidR="00396266" w:rsidRDefault="00396266" w:rsidP="00396266">
      <w:pPr>
        <w:spacing w:after="160" w:line="276" w:lineRule="auto"/>
        <w:contextualSpacing/>
        <w:jc w:val="both"/>
        <w:rPr>
          <w:ins w:id="30884" w:author="Visone Rossana (GSE)" w:date="2025-10-22T12:02:00Z" w16du:dateUtc="2025-10-22T10:02:00Z"/>
          <w:rFonts w:eastAsia="Calibri" w:cstheme="minorHAnsi"/>
          <w:sz w:val="22"/>
          <w:szCs w:val="22"/>
        </w:rPr>
      </w:pPr>
    </w:p>
    <w:p w14:paraId="29342807" w14:textId="77777777" w:rsidR="00396266" w:rsidRDefault="00396266">
      <w:pPr>
        <w:spacing w:after="160" w:line="276" w:lineRule="auto"/>
        <w:contextualSpacing/>
        <w:jc w:val="both"/>
        <w:rPr>
          <w:ins w:id="30885" w:author="Visone Rossana (GSE)" w:date="2025-10-01T15:56:00Z" w16du:dateUtc="2025-10-01T13:56:00Z"/>
          <w:rFonts w:eastAsia="Calibri" w:cstheme="minorHAnsi"/>
          <w:sz w:val="22"/>
          <w:szCs w:val="22"/>
        </w:rPr>
        <w:pPrChange w:id="30886" w:author="Visone Rossana (GSE)" w:date="2025-10-22T12:02:00Z" w16du:dateUtc="2025-10-22T10:02:00Z">
          <w:pPr>
            <w:numPr>
              <w:numId w:val="61"/>
            </w:numPr>
            <w:spacing w:after="160" w:line="276" w:lineRule="auto"/>
            <w:ind w:left="720" w:hanging="360"/>
            <w:contextualSpacing/>
            <w:jc w:val="both"/>
          </w:pPr>
        </w:pPrChange>
      </w:pPr>
    </w:p>
    <w:p w14:paraId="7BFC296B" w14:textId="77777777" w:rsidR="008B0A86" w:rsidRDefault="008B0A86">
      <w:pPr>
        <w:spacing w:after="160" w:line="276" w:lineRule="auto"/>
        <w:ind w:left="720"/>
        <w:contextualSpacing/>
        <w:jc w:val="both"/>
        <w:rPr>
          <w:ins w:id="30887" w:author="Visone Rossana (GSE)" w:date="2025-10-22T12:23:00Z" w16du:dateUtc="2025-10-22T10:23:00Z"/>
          <w:rFonts w:eastAsia="Calibri" w:cstheme="minorHAnsi"/>
          <w:sz w:val="22"/>
          <w:szCs w:val="22"/>
        </w:rPr>
      </w:pPr>
    </w:p>
    <w:p w14:paraId="6F78E756" w14:textId="77777777" w:rsidR="0007208E" w:rsidRDefault="0007208E">
      <w:pPr>
        <w:spacing w:after="160" w:line="276" w:lineRule="auto"/>
        <w:ind w:left="720"/>
        <w:contextualSpacing/>
        <w:jc w:val="both"/>
        <w:rPr>
          <w:ins w:id="30888" w:author="Visone Rossana (GSE)" w:date="2025-10-22T12:23:00Z" w16du:dateUtc="2025-10-22T10:23:00Z"/>
          <w:rFonts w:eastAsia="Calibri" w:cstheme="minorHAnsi"/>
          <w:sz w:val="22"/>
          <w:szCs w:val="22"/>
        </w:rPr>
      </w:pPr>
    </w:p>
    <w:p w14:paraId="68546F56" w14:textId="77777777" w:rsidR="0007208E" w:rsidRDefault="0007208E">
      <w:pPr>
        <w:spacing w:after="160" w:line="276" w:lineRule="auto"/>
        <w:ind w:left="720"/>
        <w:contextualSpacing/>
        <w:jc w:val="both"/>
        <w:rPr>
          <w:ins w:id="30889" w:author="Visone Rossana (GSE)" w:date="2025-10-22T12:23:00Z" w16du:dateUtc="2025-10-22T10:23:00Z"/>
          <w:rFonts w:eastAsia="Calibri" w:cstheme="minorHAnsi"/>
          <w:sz w:val="22"/>
          <w:szCs w:val="22"/>
        </w:rPr>
      </w:pPr>
    </w:p>
    <w:p w14:paraId="5B982F0B" w14:textId="77777777" w:rsidR="0007208E" w:rsidRDefault="0007208E">
      <w:pPr>
        <w:spacing w:after="160" w:line="276" w:lineRule="auto"/>
        <w:ind w:left="720"/>
        <w:contextualSpacing/>
        <w:jc w:val="both"/>
        <w:rPr>
          <w:ins w:id="30890" w:author="Visone Rossana (GSE)" w:date="2025-10-22T12:23:00Z" w16du:dateUtc="2025-10-22T10:23:00Z"/>
          <w:rFonts w:eastAsia="Calibri" w:cstheme="minorHAnsi"/>
          <w:sz w:val="22"/>
          <w:szCs w:val="22"/>
        </w:rPr>
      </w:pPr>
    </w:p>
    <w:p w14:paraId="6DF93C36" w14:textId="77777777" w:rsidR="0007208E" w:rsidRDefault="0007208E">
      <w:pPr>
        <w:spacing w:after="160" w:line="276" w:lineRule="auto"/>
        <w:ind w:left="720"/>
        <w:contextualSpacing/>
        <w:jc w:val="both"/>
        <w:rPr>
          <w:ins w:id="30891" w:author="Visone Rossana (GSE)" w:date="2025-10-22T12:23:00Z" w16du:dateUtc="2025-10-22T10:23:00Z"/>
          <w:rFonts w:eastAsia="Calibri" w:cstheme="minorHAnsi"/>
          <w:sz w:val="22"/>
          <w:szCs w:val="22"/>
        </w:rPr>
      </w:pPr>
    </w:p>
    <w:p w14:paraId="2F86D4B2" w14:textId="77777777" w:rsidR="0007208E" w:rsidRDefault="0007208E">
      <w:pPr>
        <w:spacing w:after="160" w:line="276" w:lineRule="auto"/>
        <w:ind w:left="720"/>
        <w:contextualSpacing/>
        <w:jc w:val="both"/>
        <w:rPr>
          <w:ins w:id="30892" w:author="Visone Rossana (GSE)" w:date="2025-10-22T12:23:00Z" w16du:dateUtc="2025-10-22T10:23:00Z"/>
          <w:rFonts w:eastAsia="Calibri" w:cstheme="minorHAnsi"/>
          <w:sz w:val="22"/>
          <w:szCs w:val="22"/>
        </w:rPr>
      </w:pPr>
    </w:p>
    <w:p w14:paraId="5ADD89C5" w14:textId="77777777" w:rsidR="0007208E" w:rsidRDefault="0007208E">
      <w:pPr>
        <w:spacing w:after="160" w:line="276" w:lineRule="auto"/>
        <w:ind w:left="720"/>
        <w:contextualSpacing/>
        <w:jc w:val="both"/>
        <w:rPr>
          <w:ins w:id="30893" w:author="Visone Rossana (GSE)" w:date="2025-10-22T12:23:00Z" w16du:dateUtc="2025-10-22T10:23:00Z"/>
          <w:rFonts w:eastAsia="Calibri" w:cstheme="minorHAnsi"/>
          <w:sz w:val="22"/>
          <w:szCs w:val="22"/>
        </w:rPr>
      </w:pPr>
    </w:p>
    <w:p w14:paraId="641D3402" w14:textId="77777777" w:rsidR="0007208E" w:rsidRDefault="0007208E">
      <w:pPr>
        <w:spacing w:after="160" w:line="276" w:lineRule="auto"/>
        <w:ind w:left="720"/>
        <w:contextualSpacing/>
        <w:jc w:val="both"/>
        <w:rPr>
          <w:ins w:id="30894" w:author="Visone Rossana (GSE)" w:date="2025-10-22T12:23:00Z" w16du:dateUtc="2025-10-22T10:23:00Z"/>
          <w:rFonts w:eastAsia="Calibri" w:cstheme="minorHAnsi"/>
          <w:sz w:val="22"/>
          <w:szCs w:val="22"/>
        </w:rPr>
      </w:pPr>
    </w:p>
    <w:p w14:paraId="5A2C9F58" w14:textId="77777777" w:rsidR="0007208E" w:rsidRDefault="0007208E">
      <w:pPr>
        <w:spacing w:after="160" w:line="276" w:lineRule="auto"/>
        <w:ind w:left="720"/>
        <w:contextualSpacing/>
        <w:jc w:val="both"/>
        <w:rPr>
          <w:ins w:id="30895" w:author="Visone Rossana (GSE)" w:date="2025-10-22T12:23:00Z" w16du:dateUtc="2025-10-22T10:23:00Z"/>
          <w:rFonts w:eastAsia="Calibri" w:cstheme="minorHAnsi"/>
          <w:sz w:val="22"/>
          <w:szCs w:val="22"/>
        </w:rPr>
      </w:pPr>
    </w:p>
    <w:p w14:paraId="336B0FF4" w14:textId="77777777" w:rsidR="0007208E" w:rsidRDefault="0007208E">
      <w:pPr>
        <w:spacing w:after="160" w:line="276" w:lineRule="auto"/>
        <w:ind w:left="720"/>
        <w:contextualSpacing/>
        <w:jc w:val="both"/>
        <w:rPr>
          <w:ins w:id="30896" w:author="Visone Rossana (GSE)" w:date="2025-10-22T12:23:00Z" w16du:dateUtc="2025-10-22T10:23:00Z"/>
          <w:rFonts w:eastAsia="Calibri" w:cstheme="minorHAnsi"/>
          <w:sz w:val="22"/>
          <w:szCs w:val="22"/>
        </w:rPr>
      </w:pPr>
    </w:p>
    <w:p w14:paraId="6BD98A63" w14:textId="77777777" w:rsidR="0007208E" w:rsidRDefault="0007208E">
      <w:pPr>
        <w:spacing w:after="160" w:line="276" w:lineRule="auto"/>
        <w:ind w:left="720"/>
        <w:contextualSpacing/>
        <w:jc w:val="both"/>
        <w:rPr>
          <w:ins w:id="30897" w:author="Visone Rossana (GSE)" w:date="2025-10-22T12:23:00Z" w16du:dateUtc="2025-10-22T10:23:00Z"/>
          <w:rFonts w:eastAsia="Calibri" w:cstheme="minorHAnsi"/>
          <w:sz w:val="22"/>
          <w:szCs w:val="22"/>
        </w:rPr>
      </w:pPr>
    </w:p>
    <w:p w14:paraId="53C32574" w14:textId="77777777" w:rsidR="0007208E" w:rsidRDefault="0007208E">
      <w:pPr>
        <w:spacing w:after="160" w:line="276" w:lineRule="auto"/>
        <w:ind w:left="720"/>
        <w:contextualSpacing/>
        <w:jc w:val="both"/>
        <w:rPr>
          <w:ins w:id="30898" w:author="Visone Rossana (GSE)" w:date="2025-10-22T12:23:00Z" w16du:dateUtc="2025-10-22T10:23:00Z"/>
          <w:rFonts w:eastAsia="Calibri" w:cstheme="minorHAnsi"/>
          <w:sz w:val="22"/>
          <w:szCs w:val="22"/>
        </w:rPr>
      </w:pPr>
    </w:p>
    <w:p w14:paraId="66A0A683" w14:textId="77777777" w:rsidR="0007208E" w:rsidRDefault="0007208E">
      <w:pPr>
        <w:spacing w:after="160" w:line="276" w:lineRule="auto"/>
        <w:ind w:left="720"/>
        <w:contextualSpacing/>
        <w:jc w:val="both"/>
        <w:rPr>
          <w:ins w:id="30899" w:author="Visone Rossana (GSE)" w:date="2025-10-22T12:23:00Z" w16du:dateUtc="2025-10-22T10:23:00Z"/>
          <w:rFonts w:eastAsia="Calibri" w:cstheme="minorHAnsi"/>
          <w:sz w:val="22"/>
          <w:szCs w:val="22"/>
        </w:rPr>
      </w:pPr>
    </w:p>
    <w:p w14:paraId="5579C8F1" w14:textId="77777777" w:rsidR="0007208E" w:rsidRDefault="0007208E">
      <w:pPr>
        <w:spacing w:after="160" w:line="276" w:lineRule="auto"/>
        <w:ind w:left="720"/>
        <w:contextualSpacing/>
        <w:jc w:val="both"/>
        <w:rPr>
          <w:ins w:id="30900" w:author="Visone Rossana (GSE)" w:date="2025-10-22T12:23:00Z" w16du:dateUtc="2025-10-22T10:23:00Z"/>
          <w:rFonts w:eastAsia="Calibri" w:cstheme="minorHAnsi"/>
          <w:sz w:val="22"/>
          <w:szCs w:val="22"/>
        </w:rPr>
      </w:pPr>
    </w:p>
    <w:p w14:paraId="0173275C" w14:textId="77777777" w:rsidR="0007208E" w:rsidRDefault="0007208E">
      <w:pPr>
        <w:spacing w:after="160" w:line="276" w:lineRule="auto"/>
        <w:ind w:left="720"/>
        <w:contextualSpacing/>
        <w:jc w:val="both"/>
        <w:rPr>
          <w:ins w:id="30901" w:author="Visone Rossana (GSE)" w:date="2025-10-22T12:23:00Z" w16du:dateUtc="2025-10-22T10:23:00Z"/>
          <w:rFonts w:eastAsia="Calibri" w:cstheme="minorHAnsi"/>
          <w:sz w:val="22"/>
          <w:szCs w:val="22"/>
        </w:rPr>
      </w:pPr>
    </w:p>
    <w:p w14:paraId="24B559D9" w14:textId="77777777" w:rsidR="0007208E" w:rsidRDefault="0007208E">
      <w:pPr>
        <w:spacing w:after="160" w:line="276" w:lineRule="auto"/>
        <w:ind w:left="720"/>
        <w:contextualSpacing/>
        <w:jc w:val="both"/>
        <w:rPr>
          <w:ins w:id="30902" w:author="Visone Rossana (GSE)" w:date="2025-10-22T12:23:00Z" w16du:dateUtc="2025-10-22T10:23:00Z"/>
          <w:rFonts w:eastAsia="Calibri" w:cstheme="minorHAnsi"/>
          <w:sz w:val="22"/>
          <w:szCs w:val="22"/>
        </w:rPr>
      </w:pPr>
    </w:p>
    <w:p w14:paraId="4F12E8AB" w14:textId="77777777" w:rsidR="0007208E" w:rsidRDefault="0007208E">
      <w:pPr>
        <w:spacing w:after="160" w:line="276" w:lineRule="auto"/>
        <w:ind w:left="720"/>
        <w:contextualSpacing/>
        <w:jc w:val="both"/>
        <w:rPr>
          <w:ins w:id="30903" w:author="Visone Rossana (GSE)" w:date="2025-10-22T12:23:00Z" w16du:dateUtc="2025-10-22T10:23:00Z"/>
          <w:rFonts w:eastAsia="Calibri" w:cstheme="minorHAnsi"/>
          <w:sz w:val="22"/>
          <w:szCs w:val="22"/>
        </w:rPr>
      </w:pPr>
    </w:p>
    <w:p w14:paraId="53F68CDF" w14:textId="77777777" w:rsidR="0007208E" w:rsidRDefault="0007208E">
      <w:pPr>
        <w:spacing w:after="160" w:line="276" w:lineRule="auto"/>
        <w:ind w:left="720"/>
        <w:contextualSpacing/>
        <w:jc w:val="both"/>
        <w:rPr>
          <w:ins w:id="30904" w:author="Visone Rossana (GSE)" w:date="2025-10-22T12:23:00Z" w16du:dateUtc="2025-10-22T10:23:00Z"/>
          <w:rFonts w:eastAsia="Calibri" w:cstheme="minorHAnsi"/>
          <w:sz w:val="22"/>
          <w:szCs w:val="22"/>
        </w:rPr>
      </w:pPr>
    </w:p>
    <w:p w14:paraId="3F96B646" w14:textId="77777777" w:rsidR="0007208E" w:rsidRDefault="0007208E">
      <w:pPr>
        <w:spacing w:after="160" w:line="276" w:lineRule="auto"/>
        <w:ind w:left="720"/>
        <w:contextualSpacing/>
        <w:jc w:val="both"/>
        <w:rPr>
          <w:ins w:id="30905" w:author="Visone Rossana (GSE)" w:date="2025-10-22T12:23:00Z" w16du:dateUtc="2025-10-22T10:23:00Z"/>
          <w:rFonts w:eastAsia="Calibri" w:cstheme="minorHAnsi"/>
          <w:sz w:val="22"/>
          <w:szCs w:val="22"/>
        </w:rPr>
      </w:pPr>
    </w:p>
    <w:p w14:paraId="625D2A33" w14:textId="77777777" w:rsidR="0007208E" w:rsidRDefault="0007208E">
      <w:pPr>
        <w:spacing w:after="160" w:line="276" w:lineRule="auto"/>
        <w:ind w:left="720"/>
        <w:contextualSpacing/>
        <w:jc w:val="both"/>
        <w:rPr>
          <w:ins w:id="30906" w:author="Visone Rossana (GSE)" w:date="2025-10-22T12:23:00Z" w16du:dateUtc="2025-10-22T10:23:00Z"/>
          <w:rFonts w:eastAsia="Calibri" w:cstheme="minorHAnsi"/>
          <w:sz w:val="22"/>
          <w:szCs w:val="22"/>
        </w:rPr>
      </w:pPr>
    </w:p>
    <w:p w14:paraId="5520CB0D" w14:textId="77777777" w:rsidR="0007208E" w:rsidRDefault="0007208E">
      <w:pPr>
        <w:spacing w:after="160" w:line="276" w:lineRule="auto"/>
        <w:ind w:left="720"/>
        <w:contextualSpacing/>
        <w:jc w:val="both"/>
        <w:rPr>
          <w:ins w:id="30907" w:author="Visone Rossana (GSE)" w:date="2025-10-22T12:23:00Z" w16du:dateUtc="2025-10-22T10:23:00Z"/>
          <w:rFonts w:eastAsia="Calibri" w:cstheme="minorHAnsi"/>
          <w:sz w:val="22"/>
          <w:szCs w:val="22"/>
        </w:rPr>
      </w:pPr>
    </w:p>
    <w:p w14:paraId="2748985E" w14:textId="77777777" w:rsidR="0007208E" w:rsidRDefault="0007208E">
      <w:pPr>
        <w:spacing w:after="160" w:line="276" w:lineRule="auto"/>
        <w:ind w:left="720"/>
        <w:contextualSpacing/>
        <w:jc w:val="both"/>
        <w:rPr>
          <w:ins w:id="30908" w:author="Visone Rossana (GSE)" w:date="2025-10-22T12:23:00Z" w16du:dateUtc="2025-10-22T10:23:00Z"/>
          <w:rFonts w:eastAsia="Calibri" w:cstheme="minorHAnsi"/>
          <w:sz w:val="22"/>
          <w:szCs w:val="22"/>
        </w:rPr>
      </w:pPr>
    </w:p>
    <w:p w14:paraId="4B428B5E" w14:textId="77777777" w:rsidR="0007208E" w:rsidRDefault="0007208E">
      <w:pPr>
        <w:spacing w:after="160" w:line="276" w:lineRule="auto"/>
        <w:ind w:left="720"/>
        <w:contextualSpacing/>
        <w:jc w:val="both"/>
        <w:rPr>
          <w:ins w:id="30909" w:author="Visone Rossana (GSE)" w:date="2025-10-22T12:23:00Z" w16du:dateUtc="2025-10-22T10:23:00Z"/>
          <w:rFonts w:eastAsia="Calibri" w:cstheme="minorHAnsi"/>
          <w:sz w:val="22"/>
          <w:szCs w:val="22"/>
        </w:rPr>
      </w:pPr>
    </w:p>
    <w:p w14:paraId="0AA1A4A0" w14:textId="7B98D375" w:rsidR="0007208E" w:rsidRPr="00357179" w:rsidDel="00F51320" w:rsidRDefault="0007208E">
      <w:pPr>
        <w:numPr>
          <w:ilvl w:val="0"/>
          <w:numId w:val="292"/>
        </w:numPr>
        <w:spacing w:after="160" w:line="276" w:lineRule="auto"/>
        <w:contextualSpacing/>
        <w:jc w:val="both"/>
        <w:rPr>
          <w:ins w:id="30910" w:author="Visone Rossana (GSE)" w:date="2025-09-02T11:23:00Z" w16du:dateUtc="2025-09-02T09:23:00Z"/>
          <w:del w:id="30911" w:author="Visone Rossana (GSE)" w:date="2025-10-22T13:03:00Z" w16du:dateUtc="2025-10-22T11:03:00Z"/>
          <w:rFonts w:eastAsia="Calibri" w:cstheme="minorHAnsi"/>
          <w:sz w:val="22"/>
          <w:szCs w:val="22"/>
          <w:rPrChange w:id="30912" w:author="Visone Rossana (GSE)" w:date="2025-09-09T14:48:00Z" w16du:dateUtc="2025-09-09T12:48:00Z">
            <w:rPr>
              <w:ins w:id="30913" w:author="Visone Rossana (GSE)" w:date="2025-09-02T11:23:00Z" w16du:dateUtc="2025-09-02T09:23:00Z"/>
              <w:del w:id="30914" w:author="Visone Rossana (GSE)" w:date="2025-10-22T13:03:00Z" w16du:dateUtc="2025-10-22T11:03:00Z"/>
              <w:rFonts w:ascii="Calibri" w:eastAsia="Calibri" w:hAnsi="Calibri" w:cs="Arial"/>
            </w:rPr>
          </w:rPrChange>
        </w:rPr>
        <w:pPrChange w:id="30915" w:author="Visone Rossana (GSE)" w:date="2025-10-23T10:16:00Z" w16du:dateUtc="2025-10-23T08:16:00Z">
          <w:pPr>
            <w:numPr>
              <w:numId w:val="61"/>
            </w:numPr>
            <w:spacing w:after="160" w:line="259" w:lineRule="auto"/>
            <w:ind w:left="720" w:hanging="360"/>
            <w:contextualSpacing/>
            <w:jc w:val="both"/>
          </w:pPr>
        </w:pPrChange>
      </w:pPr>
      <w:bookmarkStart w:id="30916" w:name="_Toc212462739"/>
      <w:bookmarkEnd w:id="30916"/>
    </w:p>
    <w:p w14:paraId="633A25A4" w14:textId="77777777" w:rsidR="00572F4B" w:rsidRPr="00357179" w:rsidDel="008B0A86" w:rsidRDefault="00572F4B">
      <w:pPr>
        <w:pStyle w:val="TITOLO20"/>
        <w:numPr>
          <w:ilvl w:val="1"/>
          <w:numId w:val="292"/>
        </w:numPr>
        <w:ind w:left="567" w:hanging="425"/>
        <w:outlineLvl w:val="1"/>
        <w:rPr>
          <w:ins w:id="30917" w:author="Visone Rossana (GSE)" w:date="2025-09-02T11:23:00Z" w16du:dateUtc="2025-09-02T09:23:00Z"/>
          <w:del w:id="30918" w:author="Visone Rossana (GSE)" w:date="2025-10-01T15:56:00Z" w16du:dateUtc="2025-10-01T13:56:00Z"/>
          <w:rPrChange w:id="30919" w:author="Visone Rossana (GSE)" w:date="2025-09-09T14:48:00Z" w16du:dateUtc="2025-09-09T12:48:00Z">
            <w:rPr>
              <w:ins w:id="30920" w:author="Visone Rossana (GSE)" w:date="2025-09-02T11:23:00Z" w16du:dateUtc="2025-09-02T09:23:00Z"/>
              <w:del w:id="30921" w:author="Visone Rossana (GSE)" w:date="2025-10-01T15:56:00Z" w16du:dateUtc="2025-10-01T13:56:00Z"/>
              <w:rFonts w:ascii="Calibri" w:eastAsia="Calibri" w:hAnsi="Calibri" w:cs="Arial"/>
            </w:rPr>
          </w:rPrChange>
        </w:rPr>
        <w:pPrChange w:id="30922" w:author="Visone Rossana (GSE)" w:date="2025-10-23T10:16:00Z" w16du:dateUtc="2025-10-23T08:16:00Z">
          <w:pPr>
            <w:numPr>
              <w:numId w:val="61"/>
            </w:numPr>
            <w:spacing w:after="160" w:line="259" w:lineRule="auto"/>
            <w:ind w:left="720" w:hanging="360"/>
            <w:contextualSpacing/>
            <w:jc w:val="both"/>
          </w:pPr>
        </w:pPrChange>
      </w:pPr>
      <w:ins w:id="30923" w:author="Visone Rossana (GSE)" w:date="2025-09-02T11:23:00Z" w16du:dateUtc="2025-09-02T09:23:00Z">
        <w:del w:id="30924" w:author="Visone Rossana (GSE)" w:date="2025-10-01T15:56:00Z" w16du:dateUtc="2025-10-01T13:56:00Z">
          <w:r w:rsidRPr="00357179" w:rsidDel="008B0A86">
            <w:rPr>
              <w:rPrChange w:id="30925" w:author="Visone Rossana (GSE)" w:date="2025-09-09T14:48:00Z" w16du:dateUtc="2025-09-09T12:48:00Z">
                <w:rPr>
                  <w:rFonts w:ascii="Calibri" w:eastAsia="Calibri" w:hAnsi="Calibri" w:cs="Arial"/>
                </w:rPr>
              </w:rPrChange>
            </w:rPr>
            <w:delText>pertinente titolo autorizzativo e/o abilitativo, ove previsto dalla vigente legislazione/normativa nazionale e locale.</w:delText>
          </w:r>
          <w:bookmarkStart w:id="30926" w:name="_Toc210312212"/>
          <w:bookmarkStart w:id="30927" w:name="_Toc210659083"/>
          <w:bookmarkStart w:id="30928" w:name="_Toc211327609"/>
          <w:bookmarkStart w:id="30929" w:name="_Toc212462740"/>
          <w:bookmarkEnd w:id="30926"/>
          <w:bookmarkEnd w:id="30927"/>
          <w:bookmarkEnd w:id="30928"/>
          <w:bookmarkEnd w:id="30929"/>
        </w:del>
      </w:ins>
    </w:p>
    <w:p w14:paraId="50097039" w14:textId="6E8F4550" w:rsidR="00613716" w:rsidRPr="00572F4B" w:rsidDel="00572F4B" w:rsidRDefault="00572F4B">
      <w:pPr>
        <w:pStyle w:val="TITOLO20"/>
        <w:numPr>
          <w:ilvl w:val="1"/>
          <w:numId w:val="292"/>
        </w:numPr>
        <w:ind w:left="567" w:hanging="425"/>
        <w:outlineLvl w:val="1"/>
        <w:rPr>
          <w:del w:id="30930" w:author="Visone Rossana (GSE)" w:date="2025-09-02T11:14:00Z" w16du:dateUtc="2025-09-02T09:14:00Z"/>
          <w:rPrChange w:id="30931" w:author="Visone Rossana (GSE)" w:date="2025-09-02T11:20:00Z" w16du:dateUtc="2025-09-02T09:20:00Z">
            <w:rPr>
              <w:del w:id="30932" w:author="Visone Rossana (GSE)" w:date="2025-09-02T11:14:00Z" w16du:dateUtc="2025-09-02T09:14:00Z"/>
              <w:highlight w:val="yellow"/>
            </w:rPr>
          </w:rPrChange>
        </w:rPr>
        <w:pPrChange w:id="30933" w:author="Visone Rossana (GSE)" w:date="2025-10-23T10:16:00Z" w16du:dateUtc="2025-10-23T08:16:00Z">
          <w:pPr>
            <w:contextualSpacing/>
            <w:jc w:val="both"/>
          </w:pPr>
        </w:pPrChange>
      </w:pPr>
      <w:ins w:id="30934" w:author="Visone Rossana (GSE)" w:date="2025-09-02T11:20:00Z" w16du:dateUtc="2025-09-02T09:20:00Z">
        <w:del w:id="30935" w:author="Visone Rossana (GSE)" w:date="2025-10-01T15:56:00Z" w16du:dateUtc="2025-10-01T13:56:00Z">
          <w:r w:rsidRPr="00572F4B" w:rsidDel="008B0A86">
            <w:rPr>
              <w:rPrChange w:id="30936" w:author="Visone Rossana (GSE)" w:date="2025-09-02T11:20:00Z" w16du:dateUtc="2025-09-02T09:20:00Z">
                <w:rPr>
                  <w:highlight w:val="yellow"/>
                </w:rPr>
              </w:rPrChange>
            </w:rPr>
            <w:delText xml:space="preserve"> </w:delText>
          </w:r>
        </w:del>
      </w:ins>
      <w:bookmarkStart w:id="30937" w:name="_Toc207870984"/>
      <w:bookmarkStart w:id="30938" w:name="_Toc207969326"/>
      <w:bookmarkStart w:id="30939" w:name="_Toc207969558"/>
      <w:bookmarkStart w:id="30940" w:name="_Toc207970819"/>
      <w:bookmarkStart w:id="30941" w:name="_Toc208302477"/>
      <w:bookmarkStart w:id="30942" w:name="_Toc208307238"/>
      <w:bookmarkStart w:id="30943" w:name="_Toc208308736"/>
      <w:bookmarkStart w:id="30944" w:name="_Toc208309114"/>
      <w:bookmarkStart w:id="30945" w:name="_Toc208320838"/>
      <w:bookmarkStart w:id="30946" w:name="_Toc208322132"/>
      <w:bookmarkStart w:id="30947" w:name="_Toc208390143"/>
      <w:bookmarkStart w:id="30948" w:name="_Toc209518612"/>
      <w:bookmarkStart w:id="30949" w:name="_Toc209615581"/>
      <w:bookmarkStart w:id="30950" w:name="_Toc210029899"/>
      <w:bookmarkStart w:id="30951" w:name="_Toc210030231"/>
      <w:bookmarkStart w:id="30952" w:name="_Toc210312213"/>
      <w:bookmarkStart w:id="30953" w:name="_Toc210659084"/>
      <w:bookmarkStart w:id="30954" w:name="_Toc211327610"/>
      <w:bookmarkStart w:id="30955" w:name="_Toc212462741"/>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p>
    <w:p w14:paraId="5306A901" w14:textId="1A6EA816" w:rsidR="00C078CF" w:rsidRPr="00726C50" w:rsidRDefault="00C078CF">
      <w:pPr>
        <w:pStyle w:val="TITOLO20"/>
        <w:numPr>
          <w:ilvl w:val="1"/>
          <w:numId w:val="292"/>
        </w:numPr>
        <w:ind w:left="567" w:hanging="425"/>
        <w:outlineLvl w:val="1"/>
        <w:rPr>
          <w:rPrChange w:id="30956" w:author="Oliosi Francesco (GSE)" w:date="2025-10-15T10:47:00Z" w16du:dateUtc="2025-10-15T08:47:00Z">
            <w:rPr>
              <w:highlight w:val="cyan"/>
            </w:rPr>
          </w:rPrChange>
        </w:rPr>
        <w:pPrChange w:id="30957" w:author="Visone Rossana (GSE)" w:date="2025-10-23T10:16:00Z" w16du:dateUtc="2025-10-23T08:16:00Z">
          <w:pPr>
            <w:pStyle w:val="TITOLO20"/>
          </w:pPr>
        </w:pPrChange>
      </w:pPr>
      <w:bookmarkStart w:id="30958" w:name="_Toc212462742"/>
      <w:r w:rsidRPr="00572F4B">
        <w:t>Sos</w:t>
      </w:r>
      <w:r w:rsidRPr="00C078CF">
        <w:t xml:space="preserve">tituzione </w:t>
      </w:r>
      <w:del w:id="30959" w:author="Visone Rossana (GSE)" w:date="2025-07-29T11:48:00Z" w16du:dateUtc="2025-07-29T09:48:00Z">
        <w:r w:rsidRPr="00C078CF" w:rsidDel="006215B8">
          <w:delText>funzionale o sostituzione totale o parziale,</w:delText>
        </w:r>
      </w:del>
      <w:r w:rsidRPr="00C078CF">
        <w:t xml:space="preserve"> di impianti di climatizzazione invernale esistenti con impianti di climatizzazione invernale utilizzanti unità di microcogenerazione alimentati da fonti rinnovabili </w:t>
      </w:r>
      <w:r>
        <w:t xml:space="preserve">(intervento </w:t>
      </w:r>
      <w:ins w:id="30960" w:author="Visone Rossana (GSE)" w:date="2025-09-02T11:24:00Z" w16du:dateUtc="2025-09-02T09:24:00Z">
        <w:r w:rsidR="00B33E66" w:rsidRPr="00B33E66">
          <w:rPr>
            <w:rPrChange w:id="30961" w:author="Visone Rossana (GSE)" w:date="2025-09-02T11:24:00Z" w16du:dateUtc="2025-09-02T09:24:00Z">
              <w:rPr>
                <w:b w:val="0"/>
                <w:bCs w:val="0"/>
              </w:rPr>
            </w:rPrChange>
          </w:rPr>
          <w:t>III</w:t>
        </w:r>
        <w:r w:rsidR="00B33E66" w:rsidRPr="00B33E66">
          <w:t>.</w:t>
        </w:r>
        <w:r w:rsidR="00B33E66" w:rsidRPr="00B33E66">
          <w:rPr>
            <w:rPrChange w:id="30962" w:author="Visone Rossana (GSE)" w:date="2025-09-02T11:24:00Z" w16du:dateUtc="2025-09-02T09:24:00Z">
              <w:rPr>
                <w:b w:val="0"/>
                <w:bCs w:val="0"/>
              </w:rPr>
            </w:rPrChange>
          </w:rPr>
          <w:t>G</w:t>
        </w:r>
        <w:r w:rsidR="00B33E66" w:rsidRPr="00B33E66">
          <w:t>-</w:t>
        </w:r>
        <w:r w:rsidR="00B33E66" w:rsidRPr="00613716">
          <w:t xml:space="preserve"> </w:t>
        </w:r>
      </w:ins>
      <w:r>
        <w:t>art.</w:t>
      </w:r>
      <w:r w:rsidR="001D4C4A">
        <w:t>8, comma 1, lettera g</w:t>
      </w:r>
      <w:r>
        <w:t>)</w:t>
      </w:r>
      <w:bookmarkEnd w:id="30958"/>
    </w:p>
    <w:p w14:paraId="474FD24A" w14:textId="6C84EDA6" w:rsidR="000A36FD" w:rsidRPr="00357179" w:rsidRDefault="00BA7C50">
      <w:pPr>
        <w:widowControl w:val="0"/>
        <w:autoSpaceDE w:val="0"/>
        <w:autoSpaceDN w:val="0"/>
        <w:spacing w:line="276" w:lineRule="auto"/>
        <w:ind w:left="38"/>
        <w:jc w:val="both"/>
        <w:rPr>
          <w:rFonts w:eastAsia="Times New Roman" w:cstheme="minorHAnsi"/>
          <w:bCs/>
          <w:iCs/>
          <w:sz w:val="22"/>
          <w:szCs w:val="22"/>
          <w:rPrChange w:id="30963" w:author="Visone Rossana (GSE)" w:date="2025-09-09T14:48:00Z" w16du:dateUtc="2025-09-09T12:48:00Z">
            <w:rPr>
              <w:rFonts w:eastAsia="Times New Roman" w:cstheme="minorHAnsi"/>
              <w:bCs/>
              <w:iCs/>
            </w:rPr>
          </w:rPrChange>
        </w:rPr>
        <w:pPrChange w:id="30964" w:author="Visone Rossana (GSE)" w:date="2025-09-09T14:48:00Z" w16du:dateUtc="2025-09-09T12:48:00Z">
          <w:pPr>
            <w:widowControl w:val="0"/>
            <w:autoSpaceDE w:val="0"/>
            <w:autoSpaceDN w:val="0"/>
            <w:ind w:left="38"/>
            <w:jc w:val="both"/>
          </w:pPr>
        </w:pPrChange>
      </w:pPr>
      <w:r w:rsidRPr="00357179">
        <w:rPr>
          <w:rFonts w:eastAsia="Times New Roman" w:cstheme="minorHAnsi"/>
          <w:bCs/>
          <w:sz w:val="22"/>
          <w:szCs w:val="22"/>
          <w:rPrChange w:id="30965" w:author="Visone Rossana (GSE)" w:date="2025-09-09T14:48:00Z" w16du:dateUtc="2025-09-09T12:48:00Z">
            <w:rPr>
              <w:rFonts w:eastAsia="Times New Roman" w:cstheme="minorHAnsi"/>
              <w:bCs/>
            </w:rPr>
          </w:rPrChange>
        </w:rPr>
        <w:t>L’intervento incentivabile</w:t>
      </w:r>
      <w:r w:rsidR="001D4C4A" w:rsidRPr="00357179">
        <w:rPr>
          <w:rFonts w:eastAsia="Times New Roman" w:cstheme="minorHAnsi"/>
          <w:bCs/>
          <w:sz w:val="22"/>
          <w:szCs w:val="22"/>
          <w:rPrChange w:id="30966" w:author="Visone Rossana (GSE)" w:date="2025-09-09T14:48:00Z" w16du:dateUtc="2025-09-09T12:48:00Z">
            <w:rPr>
              <w:rFonts w:eastAsia="Times New Roman" w:cstheme="minorHAnsi"/>
              <w:bCs/>
            </w:rPr>
          </w:rPrChange>
        </w:rPr>
        <w:t xml:space="preserve"> </w:t>
      </w:r>
      <w:r w:rsidRPr="00357179">
        <w:rPr>
          <w:rFonts w:eastAsia="Times New Roman" w:cstheme="minorHAnsi"/>
          <w:bCs/>
          <w:sz w:val="22"/>
          <w:szCs w:val="22"/>
          <w:rPrChange w:id="30967" w:author="Visone Rossana (GSE)" w:date="2025-09-09T14:48:00Z" w16du:dateUtc="2025-09-09T12:48:00Z">
            <w:rPr>
              <w:rFonts w:eastAsia="Times New Roman" w:cstheme="minorHAnsi"/>
              <w:bCs/>
            </w:rPr>
          </w:rPrChange>
        </w:rPr>
        <w:t>consiste nella</w:t>
      </w:r>
      <w:r w:rsidR="001D4C4A" w:rsidRPr="00357179">
        <w:rPr>
          <w:rFonts w:eastAsia="Times New Roman" w:cstheme="minorHAnsi"/>
          <w:bCs/>
          <w:sz w:val="22"/>
          <w:szCs w:val="22"/>
          <w:rPrChange w:id="30968" w:author="Visone Rossana (GSE)" w:date="2025-09-09T14:48:00Z" w16du:dateUtc="2025-09-09T12:48:00Z">
            <w:rPr>
              <w:rFonts w:eastAsia="Times New Roman" w:cstheme="minorHAnsi"/>
              <w:bCs/>
            </w:rPr>
          </w:rPrChange>
        </w:rPr>
        <w:t xml:space="preserve"> sostituzione </w:t>
      </w:r>
      <w:r w:rsidR="001D4C4A" w:rsidRPr="00357179">
        <w:rPr>
          <w:rFonts w:eastAsia="Times New Roman" w:cstheme="minorHAnsi"/>
          <w:bCs/>
          <w:iCs/>
          <w:sz w:val="22"/>
          <w:szCs w:val="22"/>
          <w:rPrChange w:id="30969" w:author="Visone Rossana (GSE)" w:date="2025-09-09T14:48:00Z" w16du:dateUtc="2025-09-09T12:48:00Z">
            <w:rPr>
              <w:rFonts w:eastAsia="Times New Roman" w:cstheme="minorHAnsi"/>
              <w:bCs/>
              <w:iCs/>
            </w:rPr>
          </w:rPrChange>
        </w:rPr>
        <w:t>totale o parziale di impianti di climatizzazione invernale</w:t>
      </w:r>
      <w:r w:rsidR="000A36FD" w:rsidRPr="00357179">
        <w:rPr>
          <w:rFonts w:eastAsia="Times New Roman" w:cstheme="minorHAnsi"/>
          <w:bCs/>
          <w:iCs/>
          <w:sz w:val="22"/>
          <w:szCs w:val="22"/>
          <w:rPrChange w:id="30970" w:author="Visone Rossana (GSE)" w:date="2025-09-09T14:48:00Z" w16du:dateUtc="2025-09-09T12:48:00Z">
            <w:rPr>
              <w:rFonts w:eastAsia="Times New Roman" w:cstheme="minorHAnsi"/>
              <w:bCs/>
              <w:iCs/>
            </w:rPr>
          </w:rPrChange>
        </w:rPr>
        <w:t>,</w:t>
      </w:r>
      <w:r w:rsidR="001D4C4A" w:rsidRPr="00357179">
        <w:rPr>
          <w:rFonts w:eastAsia="Times New Roman" w:cstheme="minorHAnsi"/>
          <w:bCs/>
          <w:iCs/>
          <w:sz w:val="22"/>
          <w:szCs w:val="22"/>
          <w:rPrChange w:id="30971" w:author="Visone Rossana (GSE)" w:date="2025-09-09T14:48:00Z" w16du:dateUtc="2025-09-09T12:48:00Z">
            <w:rPr>
              <w:rFonts w:eastAsia="Times New Roman" w:cstheme="minorHAnsi"/>
              <w:bCs/>
              <w:iCs/>
            </w:rPr>
          </w:rPrChange>
        </w:rPr>
        <w:t xml:space="preserve"> </w:t>
      </w:r>
      <w:r w:rsidRPr="00357179">
        <w:rPr>
          <w:rFonts w:eastAsia="Times New Roman" w:cstheme="minorHAnsi"/>
          <w:bCs/>
          <w:iCs/>
          <w:sz w:val="22"/>
          <w:szCs w:val="22"/>
          <w:rPrChange w:id="30972" w:author="Visone Rossana (GSE)" w:date="2025-09-09T14:48:00Z" w16du:dateUtc="2025-09-09T12:48:00Z">
            <w:rPr>
              <w:rFonts w:eastAsia="Times New Roman" w:cstheme="minorHAnsi"/>
              <w:bCs/>
              <w:iCs/>
            </w:rPr>
          </w:rPrChange>
        </w:rPr>
        <w:t xml:space="preserve">in edifici esistenti, parti di edifici esistenti o unità immobiliari esistenti, </w:t>
      </w:r>
      <w:r w:rsidR="001D4C4A" w:rsidRPr="00357179">
        <w:rPr>
          <w:rFonts w:eastAsia="Times New Roman" w:cstheme="minorHAnsi"/>
          <w:bCs/>
          <w:iCs/>
          <w:sz w:val="22"/>
          <w:szCs w:val="22"/>
          <w:rPrChange w:id="30973" w:author="Visone Rossana (GSE)" w:date="2025-09-09T14:48:00Z" w16du:dateUtc="2025-09-09T12:48:00Z">
            <w:rPr>
              <w:rFonts w:eastAsia="Times New Roman" w:cstheme="minorHAnsi"/>
              <w:bCs/>
              <w:iCs/>
            </w:rPr>
          </w:rPrChange>
        </w:rPr>
        <w:t xml:space="preserve">con impianti di climatizzazione invernale utilizzanti microcogeneratori </w:t>
      </w:r>
      <w:r w:rsidR="000A36FD" w:rsidRPr="00357179">
        <w:rPr>
          <w:rFonts w:eastAsia="Times New Roman" w:cstheme="minorHAnsi"/>
          <w:bCs/>
          <w:iCs/>
          <w:sz w:val="22"/>
          <w:szCs w:val="22"/>
          <w:rPrChange w:id="30974" w:author="Visone Rossana (GSE)" w:date="2025-09-09T14:48:00Z" w16du:dateUtc="2025-09-09T12:48:00Z">
            <w:rPr>
              <w:rFonts w:eastAsia="Times New Roman" w:cstheme="minorHAnsi"/>
              <w:bCs/>
              <w:iCs/>
            </w:rPr>
          </w:rPrChange>
        </w:rPr>
        <w:t xml:space="preserve">alimentati a fonti rinnovabili. </w:t>
      </w:r>
    </w:p>
    <w:p w14:paraId="55D780D3" w14:textId="484B2D2A" w:rsidR="001D4C4A" w:rsidRPr="00357179" w:rsidRDefault="000A36FD">
      <w:pPr>
        <w:widowControl w:val="0"/>
        <w:autoSpaceDE w:val="0"/>
        <w:autoSpaceDN w:val="0"/>
        <w:spacing w:line="276" w:lineRule="auto"/>
        <w:ind w:left="38"/>
        <w:jc w:val="both"/>
        <w:rPr>
          <w:rFonts w:eastAsia="Times New Roman" w:cstheme="minorHAnsi"/>
          <w:bCs/>
          <w:iCs/>
          <w:sz w:val="22"/>
          <w:szCs w:val="22"/>
          <w:rPrChange w:id="30975" w:author="Visone Rossana (GSE)" w:date="2025-09-09T14:48:00Z" w16du:dateUtc="2025-09-09T12:48:00Z">
            <w:rPr>
              <w:rFonts w:eastAsia="Times New Roman" w:cstheme="minorHAnsi"/>
              <w:bCs/>
              <w:iCs/>
            </w:rPr>
          </w:rPrChange>
        </w:rPr>
        <w:pPrChange w:id="30976" w:author="Visone Rossana (GSE)" w:date="2025-09-09T14:48:00Z" w16du:dateUtc="2025-09-09T12:48:00Z">
          <w:pPr>
            <w:widowControl w:val="0"/>
            <w:autoSpaceDE w:val="0"/>
            <w:autoSpaceDN w:val="0"/>
            <w:ind w:left="38"/>
            <w:jc w:val="both"/>
          </w:pPr>
        </w:pPrChange>
      </w:pPr>
      <w:r w:rsidRPr="00357179">
        <w:rPr>
          <w:rFonts w:eastAsia="Times New Roman" w:cstheme="minorHAnsi"/>
          <w:bCs/>
          <w:iCs/>
          <w:sz w:val="22"/>
          <w:szCs w:val="22"/>
          <w:rPrChange w:id="30977" w:author="Visone Rossana (GSE)" w:date="2025-09-09T14:48:00Z" w16du:dateUtc="2025-09-09T12:48:00Z">
            <w:rPr>
              <w:rFonts w:eastAsia="Times New Roman" w:cstheme="minorHAnsi"/>
              <w:bCs/>
              <w:iCs/>
            </w:rPr>
          </w:rPrChange>
        </w:rPr>
        <w:t>Nell’</w:t>
      </w:r>
      <w:r w:rsidR="001D4C4A" w:rsidRPr="00357179">
        <w:rPr>
          <w:rFonts w:eastAsia="Times New Roman" w:cstheme="minorHAnsi"/>
          <w:bCs/>
          <w:iCs/>
          <w:sz w:val="22"/>
          <w:szCs w:val="22"/>
          <w:rPrChange w:id="30978" w:author="Visone Rossana (GSE)" w:date="2025-09-09T14:48:00Z" w16du:dateUtc="2025-09-09T12:48:00Z">
            <w:rPr>
              <w:rFonts w:eastAsia="Times New Roman" w:cstheme="minorHAnsi"/>
              <w:bCs/>
              <w:iCs/>
            </w:rPr>
          </w:rPrChange>
        </w:rPr>
        <w:t>intervent</w:t>
      </w:r>
      <w:r w:rsidRPr="00357179">
        <w:rPr>
          <w:rFonts w:eastAsia="Times New Roman" w:cstheme="minorHAnsi"/>
          <w:bCs/>
          <w:iCs/>
          <w:sz w:val="22"/>
          <w:szCs w:val="22"/>
          <w:rPrChange w:id="30979" w:author="Visone Rossana (GSE)" w:date="2025-09-09T14:48:00Z" w16du:dateUtc="2025-09-09T12:48:00Z">
            <w:rPr>
              <w:rFonts w:eastAsia="Times New Roman" w:cstheme="minorHAnsi"/>
              <w:bCs/>
              <w:iCs/>
            </w:rPr>
          </w:rPrChange>
        </w:rPr>
        <w:t>o</w:t>
      </w:r>
      <w:r w:rsidR="001D4C4A" w:rsidRPr="00357179">
        <w:rPr>
          <w:rFonts w:eastAsia="Times New Roman" w:cstheme="minorHAnsi"/>
          <w:bCs/>
          <w:iCs/>
          <w:sz w:val="22"/>
          <w:szCs w:val="22"/>
          <w:rPrChange w:id="30980" w:author="Visone Rossana (GSE)" w:date="2025-09-09T14:48:00Z" w16du:dateUtc="2025-09-09T12:48:00Z">
            <w:rPr>
              <w:rFonts w:eastAsia="Times New Roman" w:cstheme="minorHAnsi"/>
              <w:bCs/>
              <w:iCs/>
            </w:rPr>
          </w:rPrChange>
        </w:rPr>
        <w:t xml:space="preserve"> è ammissibile anche l</w:t>
      </w:r>
      <w:r w:rsidR="001D4C4A" w:rsidRPr="00FD2E8A">
        <w:rPr>
          <w:rFonts w:eastAsia="Times New Roman" w:cstheme="minorHAnsi"/>
          <w:bCs/>
          <w:iCs/>
          <w:sz w:val="22"/>
          <w:szCs w:val="22"/>
          <w:rPrChange w:id="30981" w:author="Visone Rossana (GSE)" w:date="2025-09-09T14:48:00Z" w16du:dateUtc="2025-09-09T12:48:00Z">
            <w:rPr>
              <w:rFonts w:eastAsia="Times New Roman" w:cstheme="minorHAnsi"/>
              <w:bCs/>
              <w:iCs/>
            </w:rPr>
          </w:rPrChange>
        </w:rPr>
        <w:t>a so</w:t>
      </w:r>
      <w:commentRangeStart w:id="30982"/>
      <w:r w:rsidR="001D4C4A" w:rsidRPr="00FD2E8A">
        <w:rPr>
          <w:rFonts w:eastAsia="Times New Roman" w:cstheme="minorHAnsi"/>
          <w:bCs/>
          <w:iCs/>
          <w:sz w:val="22"/>
          <w:szCs w:val="22"/>
          <w:rPrChange w:id="30983" w:author="Visone Rossana (GSE)" w:date="2025-09-09T14:48:00Z" w16du:dateUtc="2025-09-09T12:48:00Z">
            <w:rPr>
              <w:rFonts w:eastAsia="Times New Roman" w:cstheme="minorHAnsi"/>
              <w:bCs/>
              <w:iCs/>
            </w:rPr>
          </w:rPrChange>
        </w:rPr>
        <w:t>stituzione funzionale</w:t>
      </w:r>
      <w:r w:rsidRPr="00FD2E8A">
        <w:rPr>
          <w:rFonts w:eastAsia="Times New Roman" w:cstheme="minorHAnsi"/>
          <w:bCs/>
          <w:iCs/>
          <w:sz w:val="22"/>
          <w:szCs w:val="22"/>
          <w:rPrChange w:id="30984" w:author="Visone Rossana (GSE)" w:date="2025-09-09T14:48:00Z" w16du:dateUtc="2025-09-09T12:48:00Z">
            <w:rPr>
              <w:rFonts w:eastAsia="Times New Roman" w:cstheme="minorHAnsi"/>
              <w:bCs/>
              <w:iCs/>
            </w:rPr>
          </w:rPrChange>
        </w:rPr>
        <w:t>,</w:t>
      </w:r>
      <w:r w:rsidRPr="00357179">
        <w:rPr>
          <w:rFonts w:eastAsia="Times New Roman" w:cstheme="minorHAnsi"/>
          <w:bCs/>
          <w:iCs/>
          <w:sz w:val="22"/>
          <w:szCs w:val="22"/>
          <w:rPrChange w:id="30985" w:author="Visone Rossana (GSE)" w:date="2025-09-09T14:48:00Z" w16du:dateUtc="2025-09-09T12:48:00Z">
            <w:rPr>
              <w:rFonts w:eastAsia="Times New Roman" w:cstheme="minorHAnsi"/>
              <w:bCs/>
              <w:iCs/>
            </w:rPr>
          </w:rPrChange>
        </w:rPr>
        <w:t xml:space="preserve"> </w:t>
      </w:r>
      <w:commentRangeEnd w:id="30982"/>
      <w:r w:rsidR="00F51486" w:rsidRPr="00357179">
        <w:rPr>
          <w:rStyle w:val="Rimandocommento"/>
          <w:rFonts w:eastAsia="Times New Roman" w:cstheme="minorHAnsi"/>
          <w:bCs/>
          <w:iCs/>
          <w:sz w:val="22"/>
          <w:szCs w:val="22"/>
          <w:rPrChange w:id="30986" w:author="Visone Rossana (GSE)" w:date="2025-09-09T14:48:00Z" w16du:dateUtc="2025-09-09T12:48:00Z">
            <w:rPr>
              <w:rStyle w:val="Rimandocommento"/>
              <w:rFonts w:eastAsia="Times New Roman" w:cstheme="minorHAnsi"/>
              <w:bCs/>
              <w:iCs/>
              <w:sz w:val="24"/>
            </w:rPr>
          </w:rPrChange>
        </w:rPr>
        <w:commentReference w:id="30982"/>
      </w:r>
      <w:r w:rsidRPr="00357179">
        <w:rPr>
          <w:rFonts w:eastAsia="Times New Roman" w:cstheme="minorHAnsi"/>
          <w:bCs/>
          <w:iCs/>
          <w:sz w:val="22"/>
          <w:szCs w:val="22"/>
          <w:rPrChange w:id="30987" w:author="Visone Rossana (GSE)" w:date="2025-09-09T14:48:00Z" w16du:dateUtc="2025-09-09T12:48:00Z">
            <w:rPr>
              <w:rFonts w:eastAsia="Times New Roman" w:cstheme="minorHAnsi"/>
              <w:bCs/>
              <w:iCs/>
            </w:rPr>
          </w:rPrChange>
        </w:rPr>
        <w:t>da intendersi come installazione di una unità di microcogenerazione</w:t>
      </w:r>
      <w:r w:rsidR="002868FA">
        <w:rPr>
          <w:rFonts w:eastAsia="Times New Roman" w:cstheme="minorHAnsi"/>
          <w:bCs/>
          <w:iCs/>
          <w:sz w:val="22"/>
          <w:szCs w:val="22"/>
        </w:rPr>
        <w:t>,</w:t>
      </w:r>
      <w:r w:rsidRPr="00357179">
        <w:rPr>
          <w:rFonts w:eastAsia="Times New Roman" w:cstheme="minorHAnsi"/>
          <w:bCs/>
          <w:iCs/>
          <w:sz w:val="22"/>
          <w:szCs w:val="22"/>
          <w:rPrChange w:id="30988" w:author="Visone Rossana (GSE)" w:date="2025-09-09T14:48:00Z" w16du:dateUtc="2025-09-09T12:48:00Z">
            <w:rPr>
              <w:rFonts w:eastAsia="Times New Roman" w:cstheme="minorHAnsi"/>
              <w:bCs/>
              <w:iCs/>
            </w:rPr>
          </w:rPrChange>
        </w:rPr>
        <w:t xml:space="preserve"> </w:t>
      </w:r>
      <w:r w:rsidR="00FD2E8A">
        <w:rPr>
          <w:rFonts w:eastAsia="Times New Roman" w:cstheme="minorHAnsi"/>
          <w:bCs/>
          <w:iCs/>
          <w:sz w:val="22"/>
          <w:szCs w:val="22"/>
        </w:rPr>
        <w:t>a fonti rinnovabil</w:t>
      </w:r>
      <w:r w:rsidR="002868FA">
        <w:rPr>
          <w:rFonts w:eastAsia="Times New Roman" w:cstheme="minorHAnsi"/>
          <w:bCs/>
          <w:iCs/>
          <w:sz w:val="22"/>
          <w:szCs w:val="22"/>
        </w:rPr>
        <w:t xml:space="preserve">i, </w:t>
      </w:r>
      <w:r w:rsidRPr="00357179">
        <w:rPr>
          <w:rFonts w:eastAsia="Times New Roman" w:cstheme="minorHAnsi"/>
          <w:bCs/>
          <w:iCs/>
          <w:sz w:val="22"/>
          <w:szCs w:val="22"/>
          <w:rPrChange w:id="30989" w:author="Visone Rossana (GSE)" w:date="2025-09-09T14:48:00Z" w16du:dateUtc="2025-09-09T12:48:00Z">
            <w:rPr>
              <w:rFonts w:eastAsia="Times New Roman" w:cstheme="minorHAnsi"/>
              <w:bCs/>
              <w:iCs/>
            </w:rPr>
          </w:rPrChange>
        </w:rPr>
        <w:t xml:space="preserve">presso un impianto termico esistente, al fine di provvedere ad alimentare le medesime utenze del generatore precedentemente installato, senza </w:t>
      </w:r>
      <w:r w:rsidR="00FC02C6">
        <w:rPr>
          <w:rFonts w:eastAsia="Times New Roman" w:cstheme="minorHAnsi"/>
          <w:bCs/>
          <w:iCs/>
          <w:sz w:val="22"/>
          <w:szCs w:val="22"/>
        </w:rPr>
        <w:t xml:space="preserve">necessariamente </w:t>
      </w:r>
      <w:r w:rsidRPr="00357179">
        <w:rPr>
          <w:rFonts w:eastAsia="Times New Roman" w:cstheme="minorHAnsi"/>
          <w:bCs/>
          <w:iCs/>
          <w:sz w:val="22"/>
          <w:szCs w:val="22"/>
          <w:rPrChange w:id="30990" w:author="Visone Rossana (GSE)" w:date="2025-09-09T14:48:00Z" w16du:dateUtc="2025-09-09T12:48:00Z">
            <w:rPr>
              <w:rFonts w:eastAsia="Times New Roman" w:cstheme="minorHAnsi"/>
              <w:bCs/>
              <w:iCs/>
            </w:rPr>
          </w:rPrChange>
        </w:rPr>
        <w:t>provveder</w:t>
      </w:r>
      <w:r w:rsidR="00FA7A45">
        <w:rPr>
          <w:rFonts w:eastAsia="Times New Roman" w:cstheme="minorHAnsi"/>
          <w:bCs/>
          <w:iCs/>
          <w:sz w:val="22"/>
          <w:szCs w:val="22"/>
        </w:rPr>
        <w:t>n</w:t>
      </w:r>
      <w:r w:rsidRPr="00357179">
        <w:rPr>
          <w:rFonts w:eastAsia="Times New Roman" w:cstheme="minorHAnsi"/>
          <w:bCs/>
          <w:iCs/>
          <w:sz w:val="22"/>
          <w:szCs w:val="22"/>
          <w:rPrChange w:id="30991" w:author="Visone Rossana (GSE)" w:date="2025-09-09T14:48:00Z" w16du:dateUtc="2025-09-09T12:48:00Z">
            <w:rPr>
              <w:rFonts w:eastAsia="Times New Roman" w:cstheme="minorHAnsi"/>
              <w:bCs/>
              <w:iCs/>
            </w:rPr>
          </w:rPrChange>
        </w:rPr>
        <w:t xml:space="preserve">e </w:t>
      </w:r>
      <w:r w:rsidR="00FA7A45">
        <w:rPr>
          <w:rFonts w:eastAsia="Times New Roman" w:cstheme="minorHAnsi"/>
          <w:bCs/>
          <w:iCs/>
          <w:sz w:val="22"/>
          <w:szCs w:val="22"/>
        </w:rPr>
        <w:t>l</w:t>
      </w:r>
      <w:r w:rsidR="00502871">
        <w:rPr>
          <w:rFonts w:eastAsia="Times New Roman" w:cstheme="minorHAnsi"/>
          <w:bCs/>
          <w:iCs/>
          <w:sz w:val="22"/>
          <w:szCs w:val="22"/>
        </w:rPr>
        <w:t xml:space="preserve">a </w:t>
      </w:r>
      <w:r w:rsidRPr="00357179">
        <w:rPr>
          <w:rFonts w:eastAsia="Times New Roman" w:cstheme="minorHAnsi"/>
          <w:bCs/>
          <w:iCs/>
          <w:sz w:val="22"/>
          <w:szCs w:val="22"/>
          <w:rPrChange w:id="30992" w:author="Visone Rossana (GSE)" w:date="2025-09-09T14:48:00Z" w16du:dateUtc="2025-09-09T12:48:00Z">
            <w:rPr>
              <w:rFonts w:eastAsia="Times New Roman" w:cstheme="minorHAnsi"/>
              <w:bCs/>
              <w:iCs/>
            </w:rPr>
          </w:rPrChange>
        </w:rPr>
        <w:t>rimozione</w:t>
      </w:r>
      <w:r w:rsidR="00151522">
        <w:rPr>
          <w:rFonts w:eastAsia="Times New Roman" w:cstheme="minorHAnsi"/>
          <w:bCs/>
          <w:iCs/>
          <w:sz w:val="22"/>
          <w:szCs w:val="22"/>
        </w:rPr>
        <w:t xml:space="preserve"> </w:t>
      </w:r>
      <w:r w:rsidR="00377088">
        <w:rPr>
          <w:rFonts w:eastAsia="Times New Roman" w:cstheme="minorHAnsi"/>
          <w:bCs/>
          <w:iCs/>
          <w:sz w:val="22"/>
          <w:szCs w:val="22"/>
        </w:rPr>
        <w:t xml:space="preserve">e </w:t>
      </w:r>
      <w:r w:rsidR="00346A1B">
        <w:rPr>
          <w:rFonts w:eastAsia="Times New Roman" w:cstheme="minorHAnsi"/>
          <w:bCs/>
          <w:iCs/>
          <w:sz w:val="22"/>
          <w:szCs w:val="22"/>
        </w:rPr>
        <w:t>utilizza</w:t>
      </w:r>
      <w:r w:rsidR="00FA7A45">
        <w:rPr>
          <w:rFonts w:eastAsia="Times New Roman" w:cstheme="minorHAnsi"/>
          <w:bCs/>
          <w:iCs/>
          <w:sz w:val="22"/>
          <w:szCs w:val="22"/>
        </w:rPr>
        <w:t>ndolo</w:t>
      </w:r>
      <w:r w:rsidR="00346A1B">
        <w:rPr>
          <w:rFonts w:eastAsia="Times New Roman" w:cstheme="minorHAnsi"/>
          <w:bCs/>
          <w:iCs/>
          <w:sz w:val="22"/>
          <w:szCs w:val="22"/>
        </w:rPr>
        <w:t xml:space="preserve"> </w:t>
      </w:r>
      <w:r w:rsidR="00FA7A45">
        <w:rPr>
          <w:rFonts w:eastAsia="Times New Roman" w:cstheme="minorHAnsi"/>
          <w:bCs/>
          <w:iCs/>
          <w:sz w:val="22"/>
          <w:szCs w:val="22"/>
        </w:rPr>
        <w:t xml:space="preserve">esclusivamente </w:t>
      </w:r>
      <w:r w:rsidR="00346A1B">
        <w:rPr>
          <w:rFonts w:eastAsia="Times New Roman" w:cstheme="minorHAnsi"/>
          <w:bCs/>
          <w:iCs/>
          <w:sz w:val="22"/>
          <w:szCs w:val="22"/>
        </w:rPr>
        <w:t xml:space="preserve">come </w:t>
      </w:r>
      <w:r w:rsidR="00DC487B">
        <w:rPr>
          <w:rFonts w:eastAsia="Times New Roman" w:cstheme="minorHAnsi"/>
          <w:bCs/>
          <w:iCs/>
          <w:sz w:val="22"/>
          <w:szCs w:val="22"/>
        </w:rPr>
        <w:t>integrazione</w:t>
      </w:r>
      <w:r w:rsidR="009B126B">
        <w:rPr>
          <w:rFonts w:eastAsia="Times New Roman" w:cstheme="minorHAnsi"/>
          <w:bCs/>
          <w:iCs/>
          <w:sz w:val="22"/>
          <w:szCs w:val="22"/>
        </w:rPr>
        <w:t xml:space="preserve"> o </w:t>
      </w:r>
      <w:r w:rsidR="009B126B" w:rsidRPr="00A45D56">
        <w:rPr>
          <w:rFonts w:eastAsia="Times New Roman" w:cstheme="minorHAnsi"/>
          <w:bCs/>
          <w:i/>
          <w:sz w:val="22"/>
          <w:szCs w:val="22"/>
        </w:rPr>
        <w:t>ba</w:t>
      </w:r>
      <w:r w:rsidR="00A45D56" w:rsidRPr="00A45D56">
        <w:rPr>
          <w:rFonts w:eastAsia="Times New Roman" w:cstheme="minorHAnsi"/>
          <w:bCs/>
          <w:i/>
          <w:sz w:val="22"/>
          <w:szCs w:val="22"/>
        </w:rPr>
        <w:t>ck up</w:t>
      </w:r>
      <w:r w:rsidR="00A45D56">
        <w:rPr>
          <w:rFonts w:eastAsia="Times New Roman" w:cstheme="minorHAnsi"/>
          <w:bCs/>
          <w:iCs/>
          <w:sz w:val="22"/>
          <w:szCs w:val="22"/>
        </w:rPr>
        <w:t>.</w:t>
      </w:r>
      <w:r w:rsidR="00DC487B">
        <w:rPr>
          <w:rFonts w:eastAsia="Times New Roman" w:cstheme="minorHAnsi"/>
          <w:bCs/>
          <w:iCs/>
          <w:sz w:val="22"/>
          <w:szCs w:val="22"/>
        </w:rPr>
        <w:t xml:space="preserve"> </w:t>
      </w:r>
    </w:p>
    <w:p w14:paraId="56C15D16" w14:textId="77777777" w:rsidR="007F6960" w:rsidRDefault="007F6960" w:rsidP="00D53C06">
      <w:pPr>
        <w:widowControl w:val="0"/>
        <w:autoSpaceDE w:val="0"/>
        <w:autoSpaceDN w:val="0"/>
        <w:spacing w:line="276" w:lineRule="auto"/>
        <w:ind w:left="38"/>
        <w:jc w:val="both"/>
        <w:rPr>
          <w:ins w:id="30993" w:author="Visone Rossana (GSE)" w:date="2025-10-22T13:02:00Z" w16du:dateUtc="2025-10-22T11:02:00Z"/>
          <w:rFonts w:ascii="Calibri" w:hAnsi="Calibri" w:cs="Calibri"/>
          <w:sz w:val="22"/>
          <w:szCs w:val="22"/>
        </w:rPr>
      </w:pPr>
    </w:p>
    <w:p w14:paraId="2F696568" w14:textId="6D14EC7D" w:rsidR="00D53C06" w:rsidRPr="00572F8E" w:rsidRDefault="00D53C06" w:rsidP="00D53C06">
      <w:pPr>
        <w:widowControl w:val="0"/>
        <w:autoSpaceDE w:val="0"/>
        <w:autoSpaceDN w:val="0"/>
        <w:spacing w:line="276" w:lineRule="auto"/>
        <w:ind w:left="38"/>
        <w:jc w:val="both"/>
        <w:rPr>
          <w:ins w:id="30994" w:author="Visone Rossana (GSE)" w:date="2025-10-22T12:34:00Z" w16du:dateUtc="2025-10-22T10:34:00Z"/>
          <w:rFonts w:ascii="Calibri" w:hAnsi="Calibri" w:cs="Calibri"/>
          <w:sz w:val="22"/>
          <w:szCs w:val="22"/>
        </w:rPr>
      </w:pPr>
      <w:ins w:id="30995" w:author="Visone Rossana (GSE)" w:date="2025-10-22T12:34:00Z" w16du:dateUtc="2025-10-22T10:34:00Z">
        <w:r w:rsidRPr="00572F8E">
          <w:rPr>
            <w:rFonts w:ascii="Calibri" w:hAnsi="Calibri" w:cs="Calibri"/>
            <w:sz w:val="22"/>
            <w:szCs w:val="22"/>
          </w:rPr>
          <w:t>Tutta l’energia termica prodotta dovrà essere utilizzata per soddisfare la richiesta termica per la climatizzazione degli ambienti e la produzione di acqua calda sanitaria e volti, in parte, alla produzione di calore per processi industriali, artigianali, agricoli, per il riscaldamento di piscine o di componenti dei centri benessere.</w:t>
        </w:r>
      </w:ins>
    </w:p>
    <w:p w14:paraId="277C848A" w14:textId="0956E400" w:rsidR="006215B8" w:rsidRPr="00D33483" w:rsidDel="00D53C06" w:rsidRDefault="006215B8">
      <w:pPr>
        <w:widowControl w:val="0"/>
        <w:numPr>
          <w:ilvl w:val="0"/>
          <w:numId w:val="292"/>
        </w:numPr>
        <w:autoSpaceDE w:val="0"/>
        <w:autoSpaceDN w:val="0"/>
        <w:spacing w:line="276" w:lineRule="auto"/>
        <w:ind w:left="1134" w:hanging="708"/>
        <w:jc w:val="both"/>
        <w:rPr>
          <w:del w:id="30996" w:author="Visone Rossana (GSE)" w:date="2025-10-22T12:34:00Z" w16du:dateUtc="2025-10-22T10:34:00Z"/>
          <w:rFonts w:eastAsiaTheme="majorEastAsia" w:cstheme="majorBidi"/>
          <w:szCs w:val="26"/>
          <w:rPrChange w:id="30997" w:author="Visone Rossana (GSE)" w:date="2025-09-09T14:48:00Z" w16du:dateUtc="2025-09-09T12:48:00Z">
            <w:rPr>
              <w:del w:id="30998" w:author="Visone Rossana (GSE)" w:date="2025-10-22T12:34:00Z" w16du:dateUtc="2025-10-22T10:34:00Z"/>
              <w:rFonts w:eastAsia="Times New Roman" w:cstheme="minorHAnsi"/>
              <w:bCs/>
              <w:iCs/>
            </w:rPr>
          </w:rPrChange>
        </w:rPr>
        <w:pPrChange w:id="30999" w:author="Visone Rossana (GSE)" w:date="2025-10-23T10:16:00Z" w16du:dateUtc="2025-10-23T08:16:00Z">
          <w:pPr>
            <w:widowControl w:val="0"/>
            <w:autoSpaceDE w:val="0"/>
            <w:autoSpaceDN w:val="0"/>
            <w:ind w:left="38"/>
            <w:jc w:val="both"/>
          </w:pPr>
        </w:pPrChange>
      </w:pPr>
      <w:del w:id="31000" w:author="Visone Rossana (GSE)" w:date="2025-10-22T12:34:00Z" w16du:dateUtc="2025-10-22T10:34:00Z">
        <w:r w:rsidRPr="00D33483" w:rsidDel="00D53C06">
          <w:rPr>
            <w:rFonts w:eastAsiaTheme="majorEastAsia" w:cstheme="majorBidi"/>
            <w:szCs w:val="26"/>
            <w:rPrChange w:id="31001" w:author="Visone Rossana (GSE)" w:date="2025-09-09T14:48:00Z" w16du:dateUtc="2025-09-09T12:48:00Z">
              <w:rPr>
                <w:rFonts w:eastAsia="Times New Roman" w:cstheme="minorHAnsi"/>
                <w:bCs/>
                <w:iCs/>
              </w:rPr>
            </w:rPrChange>
          </w:rPr>
          <w:delText>Tutta l’energia termica prodotta dovrà essere utilizzata per soddisfare la richiesta termica per la climatizzazione degli ambienti e la produzione di acqua calda sanitaria</w:delText>
        </w:r>
        <w:r w:rsidR="00365629" w:rsidRPr="00D33483" w:rsidDel="00D53C06">
          <w:rPr>
            <w:rFonts w:eastAsiaTheme="majorEastAsia" w:cstheme="majorBidi"/>
            <w:szCs w:val="26"/>
            <w:rPrChange w:id="31002" w:author="Oliosi Francesco (GSE)" w:date="2025-10-22T15:58:00Z" w16du:dateUtc="2025-10-22T13:58:00Z">
              <w:rPr>
                <w:rFonts w:eastAsia="Times New Roman" w:cstheme="minorHAnsi"/>
                <w:bCs/>
                <w:iCs/>
                <w:sz w:val="22"/>
                <w:szCs w:val="22"/>
              </w:rPr>
            </w:rPrChange>
          </w:rPr>
          <w:delText xml:space="preserve">, </w:delText>
        </w:r>
        <w:r w:rsidR="00365629" w:rsidRPr="00D33483" w:rsidDel="00D53C06">
          <w:rPr>
            <w:rFonts w:eastAsiaTheme="majorEastAsia" w:cstheme="majorBidi"/>
            <w:szCs w:val="26"/>
            <w:rPrChange w:id="31003" w:author="Oliosi Francesco (GSE)" w:date="2025-10-22T15:58:00Z" w16du:dateUtc="2025-10-22T13:58:00Z">
              <w:rPr>
                <w:rFonts w:eastAsia="Times New Roman" w:cstheme="minorHAnsi"/>
                <w:bCs/>
                <w:iCs/>
                <w:sz w:val="22"/>
                <w:szCs w:val="22"/>
                <w:highlight w:val="cyan"/>
              </w:rPr>
            </w:rPrChange>
          </w:rPr>
          <w:delText>nonché di calore di pro</w:delText>
        </w:r>
        <w:r w:rsidR="000A06F9" w:rsidRPr="00D33483" w:rsidDel="00D53C06">
          <w:rPr>
            <w:rFonts w:eastAsiaTheme="majorEastAsia" w:cstheme="majorBidi"/>
            <w:szCs w:val="26"/>
            <w:rPrChange w:id="31004" w:author="Oliosi Francesco (GSE)" w:date="2025-10-22T15:58:00Z" w16du:dateUtc="2025-10-22T13:58:00Z">
              <w:rPr>
                <w:rFonts w:eastAsia="Times New Roman" w:cstheme="minorHAnsi"/>
                <w:bCs/>
                <w:iCs/>
                <w:sz w:val="22"/>
                <w:szCs w:val="22"/>
                <w:highlight w:val="cyan"/>
              </w:rPr>
            </w:rPrChange>
          </w:rPr>
          <w:delText>cesso</w:delText>
        </w:r>
        <w:bookmarkStart w:id="31005" w:name="_Toc212462743"/>
        <w:bookmarkEnd w:id="31005"/>
      </w:del>
    </w:p>
    <w:p w14:paraId="4775FFFC" w14:textId="2827AC9E" w:rsidR="001D4C4A" w:rsidRPr="00D33483" w:rsidDel="00D53C06" w:rsidRDefault="001D4C4A">
      <w:pPr>
        <w:numPr>
          <w:ilvl w:val="0"/>
          <w:numId w:val="292"/>
        </w:numPr>
        <w:ind w:left="1134" w:hanging="708"/>
        <w:rPr>
          <w:del w:id="31006" w:author="Visone Rossana (GSE)" w:date="2025-10-22T12:35:00Z" w16du:dateUtc="2025-10-22T10:35:00Z"/>
          <w:rFonts w:eastAsiaTheme="majorEastAsia" w:cstheme="majorBidi"/>
          <w:b/>
          <w:rPrChange w:id="31007" w:author="Oliosi Francesco (GSE)" w:date="2025-10-22T15:58:00Z" w16du:dateUtc="2025-10-22T13:58:00Z">
            <w:rPr>
              <w:del w:id="31008" w:author="Visone Rossana (GSE)" w:date="2025-10-22T12:35:00Z" w16du:dateUtc="2025-10-22T10:35:00Z"/>
              <w:rFonts w:eastAsia="Aptos" w:cstheme="minorHAnsi"/>
              <w:b/>
              <w:bCs/>
              <w:kern w:val="2"/>
              <w14:ligatures w14:val="standardContextual"/>
            </w:rPr>
          </w:rPrChange>
        </w:rPr>
        <w:pPrChange w:id="31009" w:author="Visone Rossana (GSE)" w:date="2025-10-23T10:16:00Z" w16du:dateUtc="2025-10-23T08:16:00Z">
          <w:pPr/>
        </w:pPrChange>
      </w:pPr>
      <w:bookmarkStart w:id="31010" w:name="_Toc212462744"/>
      <w:bookmarkEnd w:id="31010"/>
    </w:p>
    <w:p w14:paraId="5969CBAD" w14:textId="77777777" w:rsidR="0007208E" w:rsidRPr="005505F6" w:rsidRDefault="0007208E">
      <w:pPr>
        <w:pStyle w:val="TITOLO20"/>
        <w:numPr>
          <w:ilvl w:val="2"/>
          <w:numId w:val="292"/>
        </w:numPr>
        <w:ind w:left="1134" w:hanging="708"/>
        <w:rPr>
          <w:ins w:id="31011" w:author="Visone Rossana (GSE)" w:date="2025-10-22T12:23:00Z" w16du:dateUtc="2025-10-22T10:23:00Z"/>
        </w:rPr>
        <w:pPrChange w:id="31012" w:author="Visone Rossana (GSE)" w:date="2025-10-23T10:16:00Z" w16du:dateUtc="2025-10-23T08:16:00Z">
          <w:pPr>
            <w:pStyle w:val="TITOLO20"/>
            <w:numPr>
              <w:ilvl w:val="2"/>
              <w:numId w:val="292"/>
            </w:numPr>
            <w:ind w:left="1639" w:hanging="504"/>
          </w:pPr>
        </w:pPrChange>
      </w:pPr>
      <w:bookmarkStart w:id="31013" w:name="_Toc212462745"/>
      <w:ins w:id="31014" w:author="Visone Rossana (GSE)" w:date="2025-10-22T12:23:00Z" w16du:dateUtc="2025-10-22T10:23:00Z">
        <w:r w:rsidRPr="005505F6">
          <w:t>Soggetti che possono richiedere l’incentivo</w:t>
        </w:r>
        <w:bookmarkEnd w:id="31013"/>
      </w:ins>
    </w:p>
    <w:p w14:paraId="428A4F43" w14:textId="77777777" w:rsidR="0007208E" w:rsidRPr="000F1963" w:rsidRDefault="0007208E" w:rsidP="0007208E">
      <w:pPr>
        <w:spacing w:after="120" w:line="276" w:lineRule="auto"/>
        <w:jc w:val="both"/>
        <w:rPr>
          <w:ins w:id="31015" w:author="Visone Rossana (GSE)" w:date="2025-10-22T12:23:00Z" w16du:dateUtc="2025-10-22T10:23:00Z"/>
          <w:rFonts w:ascii="Calibri" w:hAnsi="Calibri" w:cs="Calibri"/>
          <w:sz w:val="22"/>
          <w:szCs w:val="22"/>
        </w:rPr>
      </w:pPr>
      <w:ins w:id="31016" w:author="Visone Rossana (GSE)" w:date="2025-10-22T12:23:00Z" w16du:dateUtc="2025-10-22T10:23:00Z">
        <w:r w:rsidRPr="000F1963">
          <w:rPr>
            <w:rFonts w:ascii="Calibri" w:hAnsi="Calibri" w:cs="Calibri"/>
            <w:sz w:val="22"/>
            <w:szCs w:val="22"/>
          </w:rPr>
          <w:t>Possono accedere agli incentivi</w:t>
        </w:r>
        <w:r>
          <w:rPr>
            <w:rFonts w:ascii="Calibri" w:hAnsi="Calibri" w:cs="Calibri"/>
            <w:sz w:val="22"/>
            <w:szCs w:val="22"/>
          </w:rPr>
          <w:t xml:space="preserve">, </w:t>
        </w:r>
        <w:r>
          <w:rPr>
            <w:rFonts w:ascii="Calibri" w:eastAsia="Aptos" w:hAnsi="Calibri" w:cs="Calibri"/>
            <w:kern w:val="2"/>
            <w:sz w:val="22"/>
            <w:szCs w:val="22"/>
          </w:rPr>
          <w:t>direttamente, o indirettamente tramite ESCO ed altri soggetti abilitati nelle modalità indicate al paragrafo 3.5, i seguenti soggetti:</w:t>
        </w:r>
      </w:ins>
    </w:p>
    <w:p w14:paraId="4F0FA5DD" w14:textId="77777777" w:rsidR="0007208E" w:rsidRPr="000F1963" w:rsidRDefault="0007208E" w:rsidP="0007208E">
      <w:pPr>
        <w:pStyle w:val="Paragrafoelenco"/>
        <w:numPr>
          <w:ilvl w:val="0"/>
          <w:numId w:val="468"/>
        </w:numPr>
        <w:spacing w:after="120" w:line="276" w:lineRule="auto"/>
        <w:ind w:left="357" w:hanging="357"/>
        <w:jc w:val="both"/>
        <w:rPr>
          <w:ins w:id="31017" w:author="Visone Rossana (GSE)" w:date="2025-10-22T12:23:00Z" w16du:dateUtc="2025-10-22T10:23:00Z"/>
          <w:rFonts w:ascii="Calibri" w:hAnsi="Calibri" w:cs="Calibri"/>
          <w:sz w:val="22"/>
          <w:szCs w:val="22"/>
        </w:rPr>
      </w:pPr>
      <w:ins w:id="31018" w:author="Visone Rossana (GSE)" w:date="2025-10-22T12:23:00Z" w16du:dateUtc="2025-10-22T10:23:00Z">
        <w:r w:rsidRPr="000F1963">
          <w:rPr>
            <w:rFonts w:ascii="Calibri" w:hAnsi="Calibri" w:cs="Calibri"/>
            <w:sz w:val="22"/>
            <w:szCs w:val="22"/>
          </w:rPr>
          <w:t xml:space="preserve">le Amministrazioni Pubbliche; </w:t>
        </w:r>
      </w:ins>
    </w:p>
    <w:p w14:paraId="265AF809" w14:textId="77777777" w:rsidR="0007208E" w:rsidRPr="000F1963" w:rsidRDefault="0007208E" w:rsidP="0007208E">
      <w:pPr>
        <w:pStyle w:val="Paragrafoelenco"/>
        <w:numPr>
          <w:ilvl w:val="0"/>
          <w:numId w:val="468"/>
        </w:numPr>
        <w:spacing w:after="120" w:line="276" w:lineRule="auto"/>
        <w:jc w:val="both"/>
        <w:rPr>
          <w:ins w:id="31019" w:author="Visone Rossana (GSE)" w:date="2025-10-22T12:23:00Z" w16du:dateUtc="2025-10-22T10:23:00Z"/>
          <w:rFonts w:ascii="Calibri" w:hAnsi="Calibri" w:cs="Calibri"/>
          <w:sz w:val="22"/>
          <w:szCs w:val="22"/>
        </w:rPr>
      </w:pPr>
      <w:ins w:id="31020" w:author="Visone Rossana (GSE)" w:date="2025-10-22T12:23:00Z" w16du:dateUtc="2025-10-22T10:23:00Z">
        <w:r w:rsidRPr="000F1963">
          <w:rPr>
            <w:rFonts w:ascii="Calibri" w:hAnsi="Calibri" w:cs="Calibri"/>
            <w:sz w:val="22"/>
            <w:szCs w:val="22"/>
          </w:rPr>
          <w:t xml:space="preserve">gli Enti del Terzo Settore (ETS);  </w:t>
        </w:r>
      </w:ins>
    </w:p>
    <w:p w14:paraId="0AEA4891" w14:textId="77777777" w:rsidR="0007208E" w:rsidRPr="000F1963" w:rsidRDefault="0007208E" w:rsidP="0007208E">
      <w:pPr>
        <w:pStyle w:val="Paragrafoelenco"/>
        <w:numPr>
          <w:ilvl w:val="0"/>
          <w:numId w:val="468"/>
        </w:numPr>
        <w:spacing w:after="120" w:line="276" w:lineRule="auto"/>
        <w:jc w:val="both"/>
        <w:rPr>
          <w:ins w:id="31021" w:author="Visone Rossana (GSE)" w:date="2025-10-22T12:23:00Z" w16du:dateUtc="2025-10-22T10:23:00Z"/>
          <w:rFonts w:ascii="Calibri" w:hAnsi="Calibri" w:cs="Calibri"/>
          <w:sz w:val="22"/>
          <w:szCs w:val="22"/>
        </w:rPr>
      </w:pPr>
      <w:ins w:id="31022" w:author="Visone Rossana (GSE)" w:date="2025-10-22T12:23:00Z" w16du:dateUtc="2025-10-22T10:23:00Z">
        <w:r w:rsidRPr="000F1963">
          <w:rPr>
            <w:rFonts w:ascii="Calibri" w:hAnsi="Calibri" w:cs="Calibri"/>
            <w:sz w:val="22"/>
            <w:szCs w:val="22"/>
          </w:rPr>
          <w:t>i soggetti privati, per interventi eseguiti su edifici/unità immobiliari appartenenti all’ambito residenziale e terziario.</w:t>
        </w:r>
      </w:ins>
    </w:p>
    <w:p w14:paraId="14EA3E84" w14:textId="1EC537BF" w:rsidR="001D4C4A" w:rsidRPr="00D33483" w:rsidDel="0007208E" w:rsidRDefault="001D4C4A">
      <w:pPr>
        <w:numPr>
          <w:ilvl w:val="0"/>
          <w:numId w:val="292"/>
        </w:numPr>
        <w:spacing w:line="276" w:lineRule="auto"/>
        <w:ind w:left="1134" w:hanging="708"/>
        <w:jc w:val="both"/>
        <w:rPr>
          <w:del w:id="31023" w:author="Visone Rossana (GSE)" w:date="2025-10-22T12:23:00Z" w16du:dateUtc="2025-10-22T10:23:00Z"/>
          <w:rFonts w:eastAsiaTheme="majorEastAsia" w:cstheme="majorBidi"/>
          <w:b/>
          <w:szCs w:val="26"/>
          <w:rPrChange w:id="31024" w:author="Visone Rossana (GSE)" w:date="2025-09-09T14:48:00Z" w16du:dateUtc="2025-09-09T12:48:00Z">
            <w:rPr>
              <w:del w:id="31025" w:author="Visone Rossana (GSE)" w:date="2025-10-22T12:23:00Z" w16du:dateUtc="2025-10-22T10:23:00Z"/>
              <w:rFonts w:eastAsia="Aptos" w:cstheme="minorHAnsi"/>
              <w:b/>
              <w:bCs/>
              <w:kern w:val="2"/>
              <w:u w:val="single"/>
            </w:rPr>
          </w:rPrChange>
        </w:rPr>
        <w:pPrChange w:id="31026" w:author="Visone Rossana (GSE)" w:date="2025-10-23T10:16:00Z" w16du:dateUtc="2025-10-23T08:16:00Z">
          <w:pPr>
            <w:jc w:val="both"/>
          </w:pPr>
        </w:pPrChange>
      </w:pPr>
      <w:del w:id="31027" w:author="Visone Rossana (GSE)" w:date="2025-10-22T12:23:00Z" w16du:dateUtc="2025-10-22T10:23:00Z">
        <w:r w:rsidRPr="00D33483" w:rsidDel="0007208E">
          <w:rPr>
            <w:rFonts w:eastAsiaTheme="majorEastAsia" w:cstheme="majorBidi"/>
            <w:b/>
            <w:szCs w:val="26"/>
            <w:rPrChange w:id="31028" w:author="Visone Rossana (GSE)" w:date="2025-09-09T14:48:00Z" w16du:dateUtc="2025-09-09T12:48:00Z">
              <w:rPr>
                <w:rFonts w:eastAsia="Aptos" w:cstheme="minorHAnsi"/>
                <w:b/>
                <w:bCs/>
                <w:kern w:val="2"/>
                <w:u w:val="single"/>
                <w14:ligatures w14:val="standardContextual"/>
              </w:rPr>
            </w:rPrChange>
          </w:rPr>
          <w:delText xml:space="preserve">Soggetti </w:delText>
        </w:r>
        <w:r w:rsidRPr="00D33483" w:rsidDel="0007208E">
          <w:rPr>
            <w:rFonts w:eastAsiaTheme="majorEastAsia" w:cstheme="majorBidi"/>
            <w:b/>
            <w:szCs w:val="26"/>
            <w:rPrChange w:id="31029" w:author="Visone Rossana (GSE)" w:date="2025-09-09T14:48:00Z" w16du:dateUtc="2025-09-09T12:48:00Z">
              <w:rPr>
                <w:rFonts w:eastAsia="Aptos" w:cstheme="minorHAnsi"/>
                <w:b/>
                <w:bCs/>
                <w:kern w:val="2"/>
                <w:u w:val="single"/>
              </w:rPr>
            </w:rPrChange>
          </w:rPr>
          <w:delText>che possono richiedere l’incentivo</w:delText>
        </w:r>
        <w:bookmarkStart w:id="31030" w:name="_Toc212462746"/>
        <w:bookmarkEnd w:id="31030"/>
      </w:del>
    </w:p>
    <w:p w14:paraId="1473D32C" w14:textId="27207930" w:rsidR="002D2126" w:rsidRPr="00D33483" w:rsidDel="0007208E" w:rsidRDefault="002D2126">
      <w:pPr>
        <w:numPr>
          <w:ilvl w:val="0"/>
          <w:numId w:val="292"/>
        </w:numPr>
        <w:spacing w:line="276" w:lineRule="auto"/>
        <w:ind w:left="1134" w:hanging="708"/>
        <w:jc w:val="both"/>
        <w:rPr>
          <w:ins w:id="31031" w:author="Visone Rossana (GSE)" w:date="2025-10-08T16:42:00Z" w16du:dateUtc="2025-10-08T14:42:00Z"/>
          <w:del w:id="31032" w:author="Visone Rossana (GSE)" w:date="2025-10-22T12:23:00Z" w16du:dateUtc="2025-10-22T10:23:00Z"/>
          <w:rFonts w:ascii="Calibri" w:eastAsiaTheme="majorEastAsia" w:hAnsi="Calibri" w:cstheme="majorBidi"/>
          <w:szCs w:val="26"/>
          <w:rPrChange w:id="31033" w:author="Oliosi Francesco (GSE)" w:date="2025-10-22T15:58:00Z" w16du:dateUtc="2025-10-22T13:58:00Z">
            <w:rPr>
              <w:ins w:id="31034" w:author="Visone Rossana (GSE)" w:date="2025-10-08T16:42:00Z" w16du:dateUtc="2025-10-08T14:42:00Z"/>
              <w:del w:id="31035" w:author="Visone Rossana (GSE)" w:date="2025-10-22T12:23:00Z" w16du:dateUtc="2025-10-22T10:23:00Z"/>
              <w:rFonts w:ascii="Calibri" w:eastAsia="Aptos" w:hAnsi="Calibri" w:cs="Calibri"/>
              <w:kern w:val="2"/>
              <w:sz w:val="22"/>
              <w:szCs w:val="22"/>
            </w:rPr>
          </w:rPrChange>
        </w:rPr>
        <w:pPrChange w:id="31036" w:author="Visone Rossana (GSE)" w:date="2025-10-23T10:16:00Z" w16du:dateUtc="2025-10-23T08:16:00Z">
          <w:pPr>
            <w:spacing w:line="276" w:lineRule="auto"/>
            <w:jc w:val="both"/>
          </w:pPr>
        </w:pPrChange>
      </w:pPr>
      <w:ins w:id="31037" w:author="Visone Rossana (GSE)" w:date="2025-10-08T16:42:00Z" w16du:dateUtc="2025-10-08T14:42:00Z">
        <w:del w:id="31038" w:author="Visone Rossana (GSE)" w:date="2025-10-22T12:23:00Z" w16du:dateUtc="2025-10-22T10:23:00Z">
          <w:r w:rsidRPr="00D33483" w:rsidDel="0007208E">
            <w:rPr>
              <w:rFonts w:ascii="Calibri" w:eastAsiaTheme="majorEastAsia" w:hAnsi="Calibri" w:cstheme="majorBidi"/>
              <w:szCs w:val="26"/>
              <w:rPrChange w:id="31039" w:author="Oliosi Francesco (GSE)" w:date="2025-10-22T15:58:00Z" w16du:dateUtc="2025-10-22T13:58:00Z">
                <w:rPr>
                  <w:rFonts w:ascii="Calibri" w:eastAsia="Aptos" w:hAnsi="Calibri" w:cs="Calibri"/>
                  <w:kern w:val="2"/>
                  <w:sz w:val="22"/>
                  <w:szCs w:val="22"/>
                </w:rPr>
              </w:rPrChange>
            </w:rPr>
            <w:delText>Possono accedere all’intervento:</w:delText>
          </w:r>
          <w:bookmarkStart w:id="31040" w:name="_Toc212462747"/>
          <w:bookmarkEnd w:id="31040"/>
        </w:del>
      </w:ins>
    </w:p>
    <w:p w14:paraId="4AF05EA9" w14:textId="5E43B59C" w:rsidR="007C6FD8" w:rsidRPr="00D33483" w:rsidDel="0007208E" w:rsidRDefault="002D2126">
      <w:pPr>
        <w:pStyle w:val="Paragrafoelenco"/>
        <w:numPr>
          <w:ilvl w:val="0"/>
          <w:numId w:val="292"/>
        </w:numPr>
        <w:spacing w:line="276" w:lineRule="auto"/>
        <w:ind w:left="1134" w:hanging="708"/>
        <w:jc w:val="both"/>
        <w:rPr>
          <w:ins w:id="31041" w:author="Visone Rossana (GSE)" w:date="2025-10-08T16:45:00Z" w16du:dateUtc="2025-10-08T14:45:00Z"/>
          <w:del w:id="31042" w:author="Visone Rossana (GSE)" w:date="2025-10-22T12:23:00Z" w16du:dateUtc="2025-10-22T10:23:00Z"/>
          <w:rFonts w:ascii="Calibri" w:eastAsiaTheme="majorEastAsia" w:hAnsi="Calibri" w:cstheme="majorBidi"/>
          <w:szCs w:val="26"/>
          <w:rPrChange w:id="31043" w:author="Oliosi Francesco (GSE)" w:date="2025-10-22T15:58:00Z" w16du:dateUtc="2025-10-22T13:58:00Z">
            <w:rPr>
              <w:ins w:id="31044" w:author="Visone Rossana (GSE)" w:date="2025-10-08T16:45:00Z" w16du:dateUtc="2025-10-08T14:45:00Z"/>
              <w:del w:id="31045" w:author="Visone Rossana (GSE)" w:date="2025-10-22T12:23:00Z" w16du:dateUtc="2025-10-22T10:23:00Z"/>
              <w:rFonts w:ascii="Calibri" w:eastAsia="Aptos" w:hAnsi="Calibri" w:cs="Calibri"/>
              <w:sz w:val="22"/>
              <w:szCs w:val="22"/>
            </w:rPr>
          </w:rPrChange>
        </w:rPr>
        <w:pPrChange w:id="31046" w:author="Visone Rossana (GSE)" w:date="2025-10-23T10:16:00Z" w16du:dateUtc="2025-10-23T08:16:00Z">
          <w:pPr>
            <w:pStyle w:val="Paragrafoelenco"/>
            <w:numPr>
              <w:numId w:val="142"/>
            </w:numPr>
            <w:spacing w:line="276" w:lineRule="auto"/>
            <w:ind w:hanging="294"/>
            <w:jc w:val="both"/>
          </w:pPr>
        </w:pPrChange>
      </w:pPr>
      <w:ins w:id="31047" w:author="Visone Rossana (GSE)" w:date="2025-10-08T16:42:00Z" w16du:dateUtc="2025-10-08T14:42:00Z">
        <w:del w:id="31048" w:author="Visone Rossana (GSE)" w:date="2025-10-22T12:23:00Z" w16du:dateUtc="2025-10-22T10:23:00Z">
          <w:r w:rsidRPr="00D33483" w:rsidDel="0007208E">
            <w:rPr>
              <w:rFonts w:ascii="Calibri" w:eastAsiaTheme="majorEastAsia" w:hAnsi="Calibri" w:cstheme="majorBidi"/>
              <w:szCs w:val="26"/>
              <w:rPrChange w:id="31049" w:author="Oliosi Francesco (GSE)" w:date="2025-10-22T15:58:00Z" w16du:dateUtc="2025-10-22T13:58:00Z">
                <w:rPr>
                  <w:rFonts w:ascii="Calibri" w:eastAsia="Aptos" w:hAnsi="Calibri" w:cs="Calibri"/>
                  <w:sz w:val="22"/>
                  <w:szCs w:val="22"/>
                </w:rPr>
              </w:rPrChange>
            </w:rPr>
            <w:delText>le Amministrazioni Pubbliche;</w:delText>
          </w:r>
        </w:del>
      </w:ins>
      <w:bookmarkStart w:id="31050" w:name="_Toc212462748"/>
      <w:bookmarkEnd w:id="31050"/>
    </w:p>
    <w:p w14:paraId="3A78F070" w14:textId="78E5D2A3" w:rsidR="002D2126" w:rsidRPr="00D33483" w:rsidDel="0007208E" w:rsidRDefault="007C6FD8">
      <w:pPr>
        <w:pStyle w:val="Paragrafoelenco"/>
        <w:numPr>
          <w:ilvl w:val="0"/>
          <w:numId w:val="292"/>
        </w:numPr>
        <w:spacing w:line="276" w:lineRule="auto"/>
        <w:ind w:left="1134" w:hanging="708"/>
        <w:jc w:val="both"/>
        <w:rPr>
          <w:ins w:id="31051" w:author="Visone Rossana (GSE)" w:date="2025-10-08T16:42:00Z" w16du:dateUtc="2025-10-08T14:42:00Z"/>
          <w:del w:id="31052" w:author="Visone Rossana (GSE)" w:date="2025-10-22T12:23:00Z" w16du:dateUtc="2025-10-22T10:23:00Z"/>
          <w:rFonts w:ascii="Calibri" w:eastAsiaTheme="majorEastAsia" w:hAnsi="Calibri" w:cstheme="majorBidi"/>
          <w:szCs w:val="26"/>
          <w:rPrChange w:id="31053" w:author="Oliosi Francesco (GSE)" w:date="2025-10-22T15:58:00Z" w16du:dateUtc="2025-10-22T13:58:00Z">
            <w:rPr>
              <w:ins w:id="31054" w:author="Visone Rossana (GSE)" w:date="2025-10-08T16:42:00Z" w16du:dateUtc="2025-10-08T14:42:00Z"/>
              <w:del w:id="31055" w:author="Visone Rossana (GSE)" w:date="2025-10-22T12:23:00Z" w16du:dateUtc="2025-10-22T10:23:00Z"/>
              <w:rFonts w:ascii="Calibri" w:eastAsia="Aptos" w:hAnsi="Calibri" w:cs="Calibri"/>
              <w:sz w:val="22"/>
              <w:szCs w:val="22"/>
            </w:rPr>
          </w:rPrChange>
        </w:rPr>
        <w:pPrChange w:id="31056" w:author="Visone Rossana (GSE)" w:date="2025-10-23T10:16:00Z" w16du:dateUtc="2025-10-23T08:16:00Z">
          <w:pPr>
            <w:pStyle w:val="Paragrafoelenco"/>
            <w:numPr>
              <w:numId w:val="142"/>
            </w:numPr>
            <w:spacing w:line="276" w:lineRule="auto"/>
            <w:ind w:hanging="294"/>
            <w:jc w:val="both"/>
          </w:pPr>
        </w:pPrChange>
      </w:pPr>
      <w:ins w:id="31057" w:author="Visone Rossana (GSE)" w:date="2025-10-08T16:45:00Z" w16du:dateUtc="2025-10-08T14:45:00Z">
        <w:del w:id="31058" w:author="Visone Rossana (GSE)" w:date="2025-10-22T12:23:00Z" w16du:dateUtc="2025-10-22T10:23:00Z">
          <w:r w:rsidRPr="00D33483" w:rsidDel="0007208E">
            <w:rPr>
              <w:rFonts w:ascii="Calibri" w:eastAsiaTheme="majorEastAsia" w:hAnsi="Calibri" w:cstheme="majorBidi"/>
              <w:szCs w:val="26"/>
              <w:rPrChange w:id="31059" w:author="Oliosi Francesco (GSE)" w:date="2025-10-22T15:58:00Z" w16du:dateUtc="2025-10-22T13:58:00Z">
                <w:rPr>
                  <w:rFonts w:ascii="Calibri" w:eastAsia="Aptos" w:hAnsi="Calibri" w:cs="Calibri"/>
                  <w:sz w:val="22"/>
                  <w:szCs w:val="22"/>
                </w:rPr>
              </w:rPrChange>
            </w:rPr>
            <w:delText>gli Enti del Terzo Settore (ETS);</w:delText>
          </w:r>
        </w:del>
      </w:ins>
      <w:ins w:id="31060" w:author="Visone Rossana (GSE)" w:date="2025-10-08T16:42:00Z" w16du:dateUtc="2025-10-08T14:42:00Z">
        <w:del w:id="31061" w:author="Visone Rossana (GSE)" w:date="2025-10-22T12:23:00Z" w16du:dateUtc="2025-10-22T10:23:00Z">
          <w:r w:rsidR="002D2126" w:rsidRPr="00D33483" w:rsidDel="0007208E">
            <w:rPr>
              <w:rFonts w:ascii="Calibri" w:eastAsiaTheme="majorEastAsia" w:hAnsi="Calibri" w:cstheme="majorBidi"/>
              <w:szCs w:val="26"/>
              <w:rPrChange w:id="31062" w:author="Oliosi Francesco (GSE)" w:date="2025-10-22T15:58:00Z" w16du:dateUtc="2025-10-22T13:58:00Z">
                <w:rPr>
                  <w:rFonts w:ascii="Calibri" w:eastAsia="Aptos" w:hAnsi="Calibri" w:cs="Calibri"/>
                  <w:sz w:val="22"/>
                  <w:szCs w:val="22"/>
                </w:rPr>
              </w:rPrChange>
            </w:rPr>
            <w:delText xml:space="preserve"> </w:delText>
          </w:r>
          <w:bookmarkStart w:id="31063" w:name="_Toc212462749"/>
          <w:bookmarkEnd w:id="31063"/>
        </w:del>
      </w:ins>
    </w:p>
    <w:p w14:paraId="4CACCE08" w14:textId="64B94050" w:rsidR="002D2126" w:rsidRPr="00D33483" w:rsidDel="0007208E" w:rsidRDefault="002D2126">
      <w:pPr>
        <w:pStyle w:val="Paragrafoelenco"/>
        <w:numPr>
          <w:ilvl w:val="0"/>
          <w:numId w:val="292"/>
        </w:numPr>
        <w:spacing w:line="276" w:lineRule="auto"/>
        <w:ind w:left="1134" w:hanging="708"/>
        <w:jc w:val="both"/>
        <w:rPr>
          <w:ins w:id="31064" w:author="Visone Rossana (GSE)" w:date="2025-10-08T16:42:00Z" w16du:dateUtc="2025-10-08T14:42:00Z"/>
          <w:del w:id="31065" w:author="Visone Rossana (GSE)" w:date="2025-10-22T12:23:00Z" w16du:dateUtc="2025-10-22T10:23:00Z"/>
          <w:rFonts w:ascii="Calibri" w:eastAsiaTheme="majorEastAsia" w:hAnsi="Calibri" w:cstheme="majorBidi"/>
          <w:szCs w:val="26"/>
          <w:rPrChange w:id="31066" w:author="Oliosi Francesco (GSE)" w:date="2025-10-22T15:58:00Z" w16du:dateUtc="2025-10-22T13:58:00Z">
            <w:rPr>
              <w:ins w:id="31067" w:author="Visone Rossana (GSE)" w:date="2025-10-08T16:42:00Z" w16du:dateUtc="2025-10-08T14:42:00Z"/>
              <w:del w:id="31068" w:author="Visone Rossana (GSE)" w:date="2025-10-22T12:23:00Z" w16du:dateUtc="2025-10-22T10:23:00Z"/>
              <w:rFonts w:ascii="Calibri" w:eastAsia="Aptos" w:hAnsi="Calibri" w:cs="Calibri"/>
              <w:kern w:val="2"/>
              <w:sz w:val="22"/>
              <w:szCs w:val="22"/>
            </w:rPr>
          </w:rPrChange>
        </w:rPr>
        <w:pPrChange w:id="31069" w:author="Visone Rossana (GSE)" w:date="2025-10-23T10:16:00Z" w16du:dateUtc="2025-10-23T08:16:00Z">
          <w:pPr>
            <w:pStyle w:val="Paragrafoelenco"/>
            <w:numPr>
              <w:numId w:val="142"/>
            </w:numPr>
            <w:spacing w:line="276" w:lineRule="auto"/>
            <w:ind w:hanging="294"/>
            <w:jc w:val="both"/>
          </w:pPr>
        </w:pPrChange>
      </w:pPr>
      <w:ins w:id="31070" w:author="Visone Rossana (GSE)" w:date="2025-10-08T16:42:00Z" w16du:dateUtc="2025-10-08T14:42:00Z">
        <w:del w:id="31071" w:author="Visone Rossana (GSE)" w:date="2025-10-22T12:23:00Z" w16du:dateUtc="2025-10-22T10:23:00Z">
          <w:r w:rsidRPr="00D33483" w:rsidDel="0007208E">
            <w:rPr>
              <w:rFonts w:ascii="Calibri" w:eastAsiaTheme="majorEastAsia" w:hAnsi="Calibri" w:cstheme="majorBidi"/>
              <w:szCs w:val="26"/>
              <w:rPrChange w:id="31072" w:author="Oliosi Francesco (GSE)" w:date="2025-10-22T15:58:00Z" w16du:dateUtc="2025-10-22T13:58:00Z">
                <w:rPr>
                  <w:rFonts w:ascii="Calibri" w:eastAsia="Aptos" w:hAnsi="Calibri" w:cs="Calibri"/>
                  <w:kern w:val="2"/>
                  <w:sz w:val="22"/>
                  <w:szCs w:val="22"/>
                </w:rPr>
              </w:rPrChange>
            </w:rPr>
            <w:delText xml:space="preserve">i </w:delText>
          </w:r>
        </w:del>
      </w:ins>
      <w:ins w:id="31073" w:author="Visone Rossana (GSE)" w:date="2025-10-08T16:48:00Z" w16du:dateUtc="2025-10-08T14:48:00Z">
        <w:del w:id="31074" w:author="Visone Rossana (GSE)" w:date="2025-10-22T12:23:00Z" w16du:dateUtc="2025-10-22T10:23:00Z">
          <w:r w:rsidR="00194B0A" w:rsidRPr="00D33483" w:rsidDel="0007208E">
            <w:rPr>
              <w:rFonts w:ascii="Calibri" w:eastAsiaTheme="majorEastAsia" w:hAnsi="Calibri" w:cstheme="majorBidi"/>
              <w:szCs w:val="26"/>
              <w:rPrChange w:id="31075" w:author="Oliosi Francesco (GSE)" w:date="2025-10-22T15:58:00Z" w16du:dateUtc="2025-10-22T13:58:00Z">
                <w:rPr>
                  <w:rFonts w:ascii="Calibri" w:eastAsia="Aptos" w:hAnsi="Calibri" w:cs="Calibri"/>
                  <w:kern w:val="2"/>
                  <w:sz w:val="22"/>
                  <w:szCs w:val="22"/>
                </w:rPr>
              </w:rPrChange>
            </w:rPr>
            <w:delText>s</w:delText>
          </w:r>
        </w:del>
      </w:ins>
      <w:ins w:id="31076" w:author="Visone Rossana (GSE)" w:date="2025-10-08T16:42:00Z" w16du:dateUtc="2025-10-08T14:42:00Z">
        <w:del w:id="31077" w:author="Visone Rossana (GSE)" w:date="2025-10-22T12:23:00Z" w16du:dateUtc="2025-10-22T10:23:00Z">
          <w:r w:rsidRPr="00D33483" w:rsidDel="0007208E">
            <w:rPr>
              <w:rFonts w:ascii="Calibri" w:eastAsiaTheme="majorEastAsia" w:hAnsi="Calibri" w:cstheme="majorBidi"/>
              <w:szCs w:val="26"/>
              <w:rPrChange w:id="31078" w:author="Oliosi Francesco (GSE)" w:date="2025-10-22T15:58:00Z" w16du:dateUtc="2025-10-22T13:58:00Z">
                <w:rPr>
                  <w:rFonts w:ascii="Calibri" w:eastAsia="Aptos" w:hAnsi="Calibri" w:cs="Calibri"/>
                  <w:kern w:val="2"/>
                  <w:sz w:val="22"/>
                  <w:szCs w:val="22"/>
                </w:rPr>
              </w:rPrChange>
            </w:rPr>
            <w:delText xml:space="preserve">oggetti </w:delText>
          </w:r>
        </w:del>
      </w:ins>
      <w:ins w:id="31079" w:author="Visone Rossana (GSE)" w:date="2025-10-08T16:48:00Z" w16du:dateUtc="2025-10-08T14:48:00Z">
        <w:del w:id="31080" w:author="Visone Rossana (GSE)" w:date="2025-10-22T12:23:00Z" w16du:dateUtc="2025-10-22T10:23:00Z">
          <w:r w:rsidR="00194B0A" w:rsidRPr="00D33483" w:rsidDel="0007208E">
            <w:rPr>
              <w:rFonts w:ascii="Calibri" w:eastAsiaTheme="majorEastAsia" w:hAnsi="Calibri" w:cstheme="majorBidi"/>
              <w:szCs w:val="26"/>
              <w:rPrChange w:id="31081" w:author="Oliosi Francesco (GSE)" w:date="2025-10-22T15:58:00Z" w16du:dateUtc="2025-10-22T13:58:00Z">
                <w:rPr>
                  <w:rFonts w:ascii="Calibri" w:eastAsia="Aptos" w:hAnsi="Calibri" w:cs="Calibri"/>
                  <w:kern w:val="2"/>
                  <w:sz w:val="22"/>
                  <w:szCs w:val="22"/>
                </w:rPr>
              </w:rPrChange>
            </w:rPr>
            <w:delText>p</w:delText>
          </w:r>
        </w:del>
      </w:ins>
      <w:ins w:id="31082" w:author="Visone Rossana (GSE)" w:date="2025-10-08T16:42:00Z" w16du:dateUtc="2025-10-08T14:42:00Z">
        <w:del w:id="31083" w:author="Visone Rossana (GSE)" w:date="2025-10-22T12:23:00Z" w16du:dateUtc="2025-10-22T10:23:00Z">
          <w:r w:rsidRPr="00D33483" w:rsidDel="0007208E">
            <w:rPr>
              <w:rFonts w:ascii="Calibri" w:eastAsiaTheme="majorEastAsia" w:hAnsi="Calibri" w:cstheme="majorBidi"/>
              <w:szCs w:val="26"/>
              <w:rPrChange w:id="31084" w:author="Oliosi Francesco (GSE)" w:date="2025-10-22T15:58:00Z" w16du:dateUtc="2025-10-22T13:58:00Z">
                <w:rPr>
                  <w:rFonts w:ascii="Calibri" w:eastAsia="Aptos" w:hAnsi="Calibri" w:cs="Calibri"/>
                  <w:kern w:val="2"/>
                  <w:sz w:val="22"/>
                  <w:szCs w:val="22"/>
                </w:rPr>
              </w:rPrChange>
            </w:rPr>
            <w:delText>rivati per interventi eseguiti su edifici</w:delText>
          </w:r>
        </w:del>
      </w:ins>
      <w:ins w:id="31085" w:author="Visone Rossana (GSE)" w:date="2025-10-15T15:26:00Z" w16du:dateUtc="2025-10-15T13:26:00Z">
        <w:del w:id="31086" w:author="Visone Rossana (GSE)" w:date="2025-10-22T12:23:00Z" w16du:dateUtc="2025-10-22T10:23:00Z">
          <w:r w:rsidR="00660E42" w:rsidRPr="00D33483" w:rsidDel="0007208E">
            <w:rPr>
              <w:rFonts w:ascii="Calibri" w:eastAsiaTheme="majorEastAsia" w:hAnsi="Calibri" w:cstheme="majorBidi"/>
              <w:szCs w:val="26"/>
              <w:rPrChange w:id="31087" w:author="Oliosi Francesco (GSE)" w:date="2025-10-22T15:58:00Z" w16du:dateUtc="2025-10-22T13:58:00Z">
                <w:rPr>
                  <w:rFonts w:ascii="Calibri" w:eastAsia="Aptos" w:hAnsi="Calibri" w:cs="Calibri"/>
                  <w:kern w:val="2"/>
                  <w:sz w:val="22"/>
                  <w:szCs w:val="22"/>
                </w:rPr>
              </w:rPrChange>
            </w:rPr>
            <w:delText>/unità immobiliari</w:delText>
          </w:r>
        </w:del>
      </w:ins>
      <w:ins w:id="31088" w:author="Visone Rossana (GSE)" w:date="2025-10-08T16:42:00Z" w16du:dateUtc="2025-10-08T14:42:00Z">
        <w:del w:id="31089" w:author="Visone Rossana (GSE)" w:date="2025-10-22T12:23:00Z" w16du:dateUtc="2025-10-22T10:23:00Z">
          <w:r w:rsidRPr="00D33483" w:rsidDel="0007208E">
            <w:rPr>
              <w:rFonts w:ascii="Calibri" w:eastAsiaTheme="majorEastAsia" w:hAnsi="Calibri" w:cstheme="majorBidi"/>
              <w:szCs w:val="26"/>
              <w:rPrChange w:id="31090" w:author="Oliosi Francesco (GSE)" w:date="2025-10-22T15:58:00Z" w16du:dateUtc="2025-10-22T13:58:00Z">
                <w:rPr>
                  <w:rFonts w:ascii="Calibri" w:eastAsia="Aptos" w:hAnsi="Calibri" w:cs="Calibri"/>
                  <w:kern w:val="2"/>
                  <w:sz w:val="22"/>
                  <w:szCs w:val="22"/>
                </w:rPr>
              </w:rPrChange>
            </w:rPr>
            <w:delText xml:space="preserve"> appartenenti all’ambito </w:delText>
          </w:r>
          <w:r w:rsidR="009A0984" w:rsidRPr="00D33483" w:rsidDel="0007208E">
            <w:rPr>
              <w:rFonts w:ascii="Calibri" w:eastAsiaTheme="majorEastAsia" w:hAnsi="Calibri" w:cstheme="majorBidi"/>
              <w:szCs w:val="26"/>
              <w:rPrChange w:id="31091" w:author="Oliosi Francesco (GSE)" w:date="2025-10-22T15:58:00Z" w16du:dateUtc="2025-10-22T13:58:00Z">
                <w:rPr>
                  <w:rFonts w:ascii="Calibri" w:eastAsia="Aptos" w:hAnsi="Calibri" w:cs="Calibri"/>
                  <w:kern w:val="2"/>
                  <w:sz w:val="22"/>
                  <w:szCs w:val="22"/>
                </w:rPr>
              </w:rPrChange>
            </w:rPr>
            <w:delText xml:space="preserve">residenziale e </w:delText>
          </w:r>
          <w:r w:rsidRPr="00D33483" w:rsidDel="0007208E">
            <w:rPr>
              <w:rFonts w:ascii="Calibri" w:eastAsiaTheme="majorEastAsia" w:hAnsi="Calibri" w:cstheme="majorBidi"/>
              <w:szCs w:val="26"/>
              <w:rPrChange w:id="31092" w:author="Oliosi Francesco (GSE)" w:date="2025-10-22T15:58:00Z" w16du:dateUtc="2025-10-22T13:58:00Z">
                <w:rPr>
                  <w:rFonts w:ascii="Calibri" w:eastAsia="Aptos" w:hAnsi="Calibri" w:cs="Calibri"/>
                  <w:kern w:val="2"/>
                  <w:sz w:val="22"/>
                  <w:szCs w:val="22"/>
                </w:rPr>
              </w:rPrChange>
            </w:rPr>
            <w:delText>terziario.</w:delText>
          </w:r>
          <w:bookmarkStart w:id="31093" w:name="_Toc212462750"/>
          <w:bookmarkEnd w:id="31093"/>
        </w:del>
      </w:ins>
    </w:p>
    <w:p w14:paraId="370D4DF0" w14:textId="31E5272A" w:rsidR="002D2126" w:rsidRPr="00D33483" w:rsidDel="0007208E" w:rsidRDefault="002D2126">
      <w:pPr>
        <w:numPr>
          <w:ilvl w:val="0"/>
          <w:numId w:val="292"/>
        </w:numPr>
        <w:spacing w:line="276" w:lineRule="auto"/>
        <w:ind w:left="1134" w:hanging="708"/>
        <w:jc w:val="both"/>
        <w:rPr>
          <w:ins w:id="31094" w:author="Visone Rossana (GSE)" w:date="2025-10-08T16:42:00Z" w16du:dateUtc="2025-10-08T14:42:00Z"/>
          <w:del w:id="31095" w:author="Visone Rossana (GSE)" w:date="2025-10-22T12:23:00Z" w16du:dateUtc="2025-10-22T10:23:00Z"/>
          <w:rFonts w:eastAsiaTheme="majorEastAsia" w:cstheme="majorBidi"/>
          <w:szCs w:val="26"/>
          <w:rPrChange w:id="31096" w:author="Oliosi Francesco (GSE)" w:date="2025-10-22T15:58:00Z" w16du:dateUtc="2025-10-22T13:58:00Z">
            <w:rPr>
              <w:ins w:id="31097" w:author="Visone Rossana (GSE)" w:date="2025-10-08T16:42:00Z" w16du:dateUtc="2025-10-08T14:42:00Z"/>
              <w:del w:id="31098" w:author="Visone Rossana (GSE)" w:date="2025-10-22T12:23:00Z" w16du:dateUtc="2025-10-22T10:23:00Z"/>
              <w:rFonts w:eastAsia="Aptos" w:cstheme="minorHAnsi"/>
              <w:kern w:val="2"/>
              <w:sz w:val="22"/>
              <w:szCs w:val="22"/>
            </w:rPr>
          </w:rPrChange>
        </w:rPr>
        <w:pPrChange w:id="31099" w:author="Visone Rossana (GSE)" w:date="2025-10-23T10:16:00Z" w16du:dateUtc="2025-10-23T08:16:00Z">
          <w:pPr>
            <w:spacing w:line="276" w:lineRule="auto"/>
            <w:jc w:val="both"/>
          </w:pPr>
        </w:pPrChange>
      </w:pPr>
      <w:bookmarkStart w:id="31100" w:name="_Toc212462751"/>
      <w:bookmarkEnd w:id="31100"/>
    </w:p>
    <w:p w14:paraId="3557A734" w14:textId="745A1CDE" w:rsidR="00B8029D" w:rsidRPr="00D33483" w:rsidDel="0007208E" w:rsidRDefault="00B8029D">
      <w:pPr>
        <w:numPr>
          <w:ilvl w:val="0"/>
          <w:numId w:val="292"/>
        </w:numPr>
        <w:spacing w:line="276" w:lineRule="auto"/>
        <w:ind w:left="1134" w:hanging="708"/>
        <w:jc w:val="both"/>
        <w:rPr>
          <w:ins w:id="31101" w:author="Visone Rossana (GSE)" w:date="2025-10-08T16:43:00Z" w16du:dateUtc="2025-10-08T14:43:00Z"/>
          <w:del w:id="31102" w:author="Visone Rossana (GSE)" w:date="2025-10-22T12:23:00Z" w16du:dateUtc="2025-10-22T10:23:00Z"/>
          <w:rFonts w:ascii="Calibri" w:eastAsiaTheme="majorEastAsia" w:hAnsi="Calibri" w:cstheme="majorBidi"/>
          <w:szCs w:val="26"/>
          <w:rPrChange w:id="31103" w:author="Oliosi Francesco (GSE)" w:date="2025-10-22T15:58:00Z" w16du:dateUtc="2025-10-22T13:58:00Z">
            <w:rPr>
              <w:ins w:id="31104" w:author="Visone Rossana (GSE)" w:date="2025-10-08T16:43:00Z" w16du:dateUtc="2025-10-08T14:43:00Z"/>
              <w:del w:id="31105" w:author="Visone Rossana (GSE)" w:date="2025-10-22T12:23:00Z" w16du:dateUtc="2025-10-22T10:23:00Z"/>
              <w:rFonts w:ascii="Calibri" w:eastAsia="Aptos" w:hAnsi="Calibri" w:cs="Calibri"/>
              <w:kern w:val="2"/>
              <w:sz w:val="22"/>
              <w:szCs w:val="22"/>
            </w:rPr>
          </w:rPrChange>
        </w:rPr>
        <w:pPrChange w:id="31106" w:author="Visone Rossana (GSE)" w:date="2025-10-23T10:16:00Z" w16du:dateUtc="2025-10-23T08:16:00Z">
          <w:pPr>
            <w:spacing w:line="276" w:lineRule="auto"/>
            <w:jc w:val="both"/>
          </w:pPr>
        </w:pPrChange>
      </w:pPr>
      <w:ins w:id="31107" w:author="Visone Rossana (GSE)" w:date="2025-10-08T16:43:00Z" w16du:dateUtc="2025-10-08T14:43:00Z">
        <w:del w:id="31108" w:author="Visone Rossana (GSE)" w:date="2025-10-22T12:23:00Z" w16du:dateUtc="2025-10-22T10:23:00Z">
          <w:r w:rsidRPr="00D33483" w:rsidDel="0007208E">
            <w:rPr>
              <w:rFonts w:ascii="Calibri" w:eastAsiaTheme="majorEastAsia" w:hAnsi="Calibri" w:cstheme="majorBidi"/>
              <w:szCs w:val="26"/>
              <w:rPrChange w:id="31109" w:author="Oliosi Francesco (GSE)" w:date="2025-10-22T15:58:00Z" w16du:dateUtc="2025-10-22T13:58:00Z">
                <w:rPr>
                  <w:rFonts w:ascii="Calibri" w:eastAsia="Aptos" w:hAnsi="Calibri" w:cs="Calibri"/>
                  <w:kern w:val="2"/>
                  <w:sz w:val="22"/>
                  <w:szCs w:val="22"/>
                </w:rPr>
              </w:rPrChange>
            </w:rPr>
            <w:delText xml:space="preserve">Per le Pubbliche Amministrazioni, la modalità di accesso può essere effettuata direttamente o, indirettamente, tramite una ESCo o gli altri soggetti abilitati di cui all’art. 13, comma 1, del Decreto (quali altro soggetto pubblico deputato alla gestione dell’edificio oggetto dell’intervento ai sensi della normativa vigente, un soggetto privato in ambito di forme di PPP o la CER/configurazione di autoconsumo di cui la PA sia membro). </w:delText>
          </w:r>
          <w:bookmarkStart w:id="31110" w:name="_Toc212462752"/>
          <w:bookmarkEnd w:id="31110"/>
        </w:del>
      </w:ins>
    </w:p>
    <w:p w14:paraId="20BCCDE0" w14:textId="77777777" w:rsidR="00B8029D" w:rsidRPr="00D33483" w:rsidDel="0007208E" w:rsidRDefault="00B8029D">
      <w:pPr>
        <w:numPr>
          <w:ilvl w:val="0"/>
          <w:numId w:val="292"/>
        </w:numPr>
        <w:spacing w:line="276" w:lineRule="auto"/>
        <w:ind w:left="1134" w:hanging="708"/>
        <w:jc w:val="both"/>
        <w:rPr>
          <w:ins w:id="31111" w:author="Visone Rossana (GSE)" w:date="2025-10-08T16:43:00Z" w16du:dateUtc="2025-10-08T14:43:00Z"/>
          <w:del w:id="31112" w:author="Visone Rossana (GSE)" w:date="2025-10-22T12:23:00Z" w16du:dateUtc="2025-10-22T10:23:00Z"/>
          <w:rFonts w:ascii="Calibri" w:eastAsiaTheme="majorEastAsia" w:hAnsi="Calibri" w:cstheme="majorBidi"/>
          <w:szCs w:val="26"/>
          <w:rPrChange w:id="31113" w:author="Oliosi Francesco (GSE)" w:date="2025-10-22T15:58:00Z" w16du:dateUtc="2025-10-22T13:58:00Z">
            <w:rPr>
              <w:ins w:id="31114" w:author="Visone Rossana (GSE)" w:date="2025-10-08T16:43:00Z" w16du:dateUtc="2025-10-08T14:43:00Z"/>
              <w:del w:id="31115" w:author="Visone Rossana (GSE)" w:date="2025-10-22T12:23:00Z" w16du:dateUtc="2025-10-22T10:23:00Z"/>
              <w:rFonts w:ascii="Calibri" w:eastAsia="Aptos" w:hAnsi="Calibri" w:cs="Calibri"/>
              <w:kern w:val="2"/>
              <w:sz w:val="22"/>
              <w:szCs w:val="22"/>
            </w:rPr>
          </w:rPrChange>
        </w:rPr>
        <w:pPrChange w:id="31116" w:author="Visone Rossana (GSE)" w:date="2025-10-23T10:16:00Z" w16du:dateUtc="2025-10-23T08:16:00Z">
          <w:pPr>
            <w:spacing w:line="276" w:lineRule="auto"/>
            <w:jc w:val="both"/>
          </w:pPr>
        </w:pPrChange>
      </w:pPr>
      <w:ins w:id="31117" w:author="Visone Rossana (GSE)" w:date="2025-10-08T16:43:00Z" w16du:dateUtc="2025-10-08T14:43:00Z">
        <w:del w:id="31118" w:author="Visone Rossana (GSE)" w:date="2025-10-22T12:23:00Z" w16du:dateUtc="2025-10-22T10:23:00Z">
          <w:r w:rsidRPr="00D33483" w:rsidDel="0007208E">
            <w:rPr>
              <w:rFonts w:ascii="Calibri" w:eastAsiaTheme="majorEastAsia" w:hAnsi="Calibri" w:cstheme="majorBidi"/>
              <w:szCs w:val="26"/>
              <w:rPrChange w:id="31119" w:author="Oliosi Francesco (GSE)" w:date="2025-10-22T15:58:00Z" w16du:dateUtc="2025-10-22T13:58:00Z">
                <w:rPr>
                  <w:rFonts w:ascii="Calibri" w:eastAsia="Aptos" w:hAnsi="Calibri" w:cs="Calibri"/>
                  <w:kern w:val="2"/>
                  <w:sz w:val="22"/>
                  <w:szCs w:val="22"/>
                </w:rPr>
              </w:rPrChange>
            </w:rPr>
            <w:delText>Nel primo caso la Pubblica Amministrazione si configura come Soggetto Res</w:delText>
          </w:r>
          <w:bookmarkStart w:id="31120" w:name="_Toc212462753"/>
          <w:bookmarkEnd w:id="31120"/>
        </w:del>
      </w:ins>
    </w:p>
    <w:p w14:paraId="49A22203" w14:textId="77777777" w:rsidR="00B8029D" w:rsidRPr="00D33483" w:rsidDel="0007208E" w:rsidRDefault="00B8029D">
      <w:pPr>
        <w:numPr>
          <w:ilvl w:val="0"/>
          <w:numId w:val="292"/>
        </w:numPr>
        <w:spacing w:line="276" w:lineRule="auto"/>
        <w:ind w:left="1134" w:hanging="708"/>
        <w:jc w:val="both"/>
        <w:rPr>
          <w:ins w:id="31121" w:author="Visone Rossana (GSE)" w:date="2025-10-08T16:43:00Z" w16du:dateUtc="2025-10-08T14:43:00Z"/>
          <w:del w:id="31122" w:author="Visone Rossana (GSE)" w:date="2025-10-22T12:23:00Z" w16du:dateUtc="2025-10-22T10:23:00Z"/>
          <w:rFonts w:ascii="Calibri" w:eastAsiaTheme="majorEastAsia" w:hAnsi="Calibri" w:cstheme="majorBidi"/>
          <w:szCs w:val="26"/>
          <w:rPrChange w:id="31123" w:author="Oliosi Francesco (GSE)" w:date="2025-10-22T15:58:00Z" w16du:dateUtc="2025-10-22T13:58:00Z">
            <w:rPr>
              <w:ins w:id="31124" w:author="Visone Rossana (GSE)" w:date="2025-10-08T16:43:00Z" w16du:dateUtc="2025-10-08T14:43:00Z"/>
              <w:del w:id="31125" w:author="Visone Rossana (GSE)" w:date="2025-10-22T12:23:00Z" w16du:dateUtc="2025-10-22T10:23:00Z"/>
              <w:rFonts w:ascii="Calibri" w:eastAsia="Aptos" w:hAnsi="Calibri" w:cs="Calibri"/>
              <w:kern w:val="2"/>
              <w:sz w:val="22"/>
              <w:szCs w:val="22"/>
            </w:rPr>
          </w:rPrChange>
        </w:rPr>
        <w:pPrChange w:id="31126" w:author="Visone Rossana (GSE)" w:date="2025-10-23T10:16:00Z" w16du:dateUtc="2025-10-23T08:16:00Z">
          <w:pPr>
            <w:spacing w:line="276" w:lineRule="auto"/>
            <w:jc w:val="both"/>
          </w:pPr>
        </w:pPrChange>
      </w:pPr>
      <w:ins w:id="31127" w:author="Visone Rossana (GSE)" w:date="2025-10-08T16:43:00Z" w16du:dateUtc="2025-10-08T14:43:00Z">
        <w:del w:id="31128" w:author="Visone Rossana (GSE)" w:date="2025-10-22T12:23:00Z" w16du:dateUtc="2025-10-22T10:23:00Z">
          <w:r w:rsidRPr="00D33483" w:rsidDel="0007208E">
            <w:rPr>
              <w:rFonts w:ascii="Calibri" w:eastAsiaTheme="majorEastAsia" w:hAnsi="Calibri" w:cstheme="majorBidi"/>
              <w:szCs w:val="26"/>
              <w:rPrChange w:id="31129" w:author="Oliosi Francesco (GSE)" w:date="2025-10-22T15:58:00Z" w16du:dateUtc="2025-10-22T13:58:00Z">
                <w:rPr>
                  <w:rFonts w:ascii="Calibri" w:eastAsia="Aptos" w:hAnsi="Calibri" w:cs="Calibri"/>
                  <w:kern w:val="2"/>
                  <w:sz w:val="22"/>
                  <w:szCs w:val="22"/>
                </w:rPr>
              </w:rPrChange>
            </w:rPr>
            <w:delText>onsabile, mentre nel secondo caso, il Soggetto Responsabile si identica in uno degli altri soggetti abilitati richiamati.</w:delText>
          </w:r>
          <w:bookmarkStart w:id="31130" w:name="_Toc212462754"/>
          <w:bookmarkEnd w:id="31130"/>
        </w:del>
      </w:ins>
    </w:p>
    <w:p w14:paraId="1B8ED5F2" w14:textId="5364866C" w:rsidR="001844C5" w:rsidRPr="00D33483" w:rsidDel="0007208E" w:rsidRDefault="001844C5">
      <w:pPr>
        <w:numPr>
          <w:ilvl w:val="0"/>
          <w:numId w:val="292"/>
        </w:numPr>
        <w:spacing w:line="276" w:lineRule="auto"/>
        <w:ind w:left="1134" w:hanging="708"/>
        <w:jc w:val="both"/>
        <w:rPr>
          <w:del w:id="31131" w:author="Visone Rossana (GSE)" w:date="2025-10-22T12:23:00Z" w16du:dateUtc="2025-10-22T10:23:00Z"/>
          <w:rFonts w:eastAsiaTheme="majorEastAsia" w:cstheme="majorBidi"/>
          <w:szCs w:val="26"/>
          <w:rPrChange w:id="31132" w:author="Visone Rossana (GSE)" w:date="2025-09-09T14:48:00Z" w16du:dateUtc="2025-09-09T12:48:00Z">
            <w:rPr>
              <w:del w:id="31133" w:author="Visone Rossana (GSE)" w:date="2025-10-22T12:23:00Z" w16du:dateUtc="2025-10-22T10:23:00Z"/>
              <w:rFonts w:eastAsia="Aptos" w:cstheme="minorHAnsi"/>
              <w:kern w:val="2"/>
            </w:rPr>
          </w:rPrChange>
        </w:rPr>
        <w:pPrChange w:id="31134" w:author="Visone Rossana (GSE)" w:date="2025-10-23T10:16:00Z" w16du:dateUtc="2025-10-23T08:16:00Z">
          <w:pPr>
            <w:jc w:val="both"/>
          </w:pPr>
        </w:pPrChange>
      </w:pPr>
      <w:del w:id="31135" w:author="Visone Rossana (GSE)" w:date="2025-10-22T12:23:00Z" w16du:dateUtc="2025-10-22T10:23:00Z">
        <w:r w:rsidRPr="00D33483" w:rsidDel="0007208E">
          <w:rPr>
            <w:rFonts w:eastAsiaTheme="majorEastAsia" w:cstheme="majorBidi"/>
            <w:szCs w:val="26"/>
            <w:rPrChange w:id="31136" w:author="Visone Rossana (GSE)" w:date="2025-09-09T14:48:00Z" w16du:dateUtc="2025-09-09T12:48:00Z">
              <w:rPr>
                <w:rFonts w:eastAsia="Aptos" w:cstheme="minorHAnsi"/>
                <w:kern w:val="2"/>
              </w:rPr>
            </w:rPrChange>
          </w:rPr>
          <w:delText xml:space="preserve">Le </w:delText>
        </w:r>
        <w:r w:rsidR="001D4C4A" w:rsidRPr="00D33483" w:rsidDel="0007208E">
          <w:rPr>
            <w:rFonts w:eastAsiaTheme="majorEastAsia" w:cstheme="majorBidi"/>
            <w:szCs w:val="26"/>
            <w:rPrChange w:id="31137" w:author="Visone Rossana (GSE)" w:date="2025-09-09T14:48:00Z" w16du:dateUtc="2025-09-09T12:48:00Z">
              <w:rPr>
                <w:rFonts w:eastAsia="Aptos" w:cstheme="minorHAnsi"/>
                <w:kern w:val="2"/>
              </w:rPr>
            </w:rPrChange>
          </w:rPr>
          <w:delText>Amministrazioni pubbliche</w:delText>
        </w:r>
      </w:del>
      <w:ins w:id="31138" w:author="Visone Rossana (GSE)" w:date="2025-09-30T18:33:00Z" w16du:dateUtc="2025-09-30T16:33:00Z">
        <w:del w:id="31139" w:author="Visone Rossana (GSE)" w:date="2025-10-22T12:23:00Z" w16du:dateUtc="2025-10-22T10:23:00Z">
          <w:r w:rsidR="009E2676" w:rsidRPr="00D33483" w:rsidDel="0007208E">
            <w:rPr>
              <w:rFonts w:eastAsiaTheme="majorEastAsia" w:cstheme="majorBidi"/>
              <w:szCs w:val="26"/>
              <w:rPrChange w:id="31140" w:author="Oliosi Francesco (GSE)" w:date="2025-10-22T15:58:00Z" w16du:dateUtc="2025-10-22T13:58:00Z">
                <w:rPr>
                  <w:rFonts w:eastAsia="Aptos" w:cstheme="minorHAnsi"/>
                  <w:kern w:val="2"/>
                  <w:sz w:val="22"/>
                  <w:szCs w:val="22"/>
                </w:rPr>
              </w:rPrChange>
            </w:rPr>
            <w:delText xml:space="preserve"> e</w:delText>
          </w:r>
        </w:del>
      </w:ins>
      <w:del w:id="31141" w:author="Visone Rossana (GSE)" w:date="2025-10-22T12:23:00Z" w16du:dateUtc="2025-10-22T10:23:00Z">
        <w:r w:rsidRPr="00D33483" w:rsidDel="0007208E">
          <w:rPr>
            <w:rFonts w:eastAsiaTheme="majorEastAsia" w:cstheme="majorBidi"/>
            <w:szCs w:val="26"/>
            <w:rPrChange w:id="31142" w:author="Visone Rossana (GSE)" w:date="2025-09-09T14:48:00Z" w16du:dateUtc="2025-09-09T12:48:00Z">
              <w:rPr>
                <w:rFonts w:eastAsia="Aptos" w:cstheme="minorHAnsi"/>
                <w:kern w:val="2"/>
              </w:rPr>
            </w:rPrChange>
          </w:rPr>
          <w:delText xml:space="preserve">, </w:delText>
        </w:r>
      </w:del>
      <w:ins w:id="31143" w:author="Visone Rossana (GSE)" w:date="2025-09-30T18:14:00Z" w16du:dateUtc="2025-09-30T16:14:00Z">
        <w:del w:id="31144" w:author="Visone Rossana (GSE)" w:date="2025-10-22T12:23:00Z" w16du:dateUtc="2025-10-22T10:23:00Z">
          <w:r w:rsidR="00164254" w:rsidRPr="00D33483" w:rsidDel="0007208E">
            <w:rPr>
              <w:rFonts w:eastAsiaTheme="majorEastAsia" w:cstheme="majorBidi"/>
              <w:szCs w:val="26"/>
              <w:rPrChange w:id="31145" w:author="Oliosi Francesco (GSE)" w:date="2025-10-22T15:58:00Z" w16du:dateUtc="2025-10-22T13:58:00Z">
                <w:rPr>
                  <w:rFonts w:eastAsia="Aptos" w:cstheme="minorHAnsi"/>
                  <w:kern w:val="2"/>
                  <w:sz w:val="22"/>
                  <w:szCs w:val="22"/>
                </w:rPr>
              </w:rPrChange>
            </w:rPr>
            <w:delText>gli ETS di carattere non economico</w:delText>
          </w:r>
        </w:del>
      </w:ins>
      <w:del w:id="31146" w:author="Visone Rossana (GSE)" w:date="2025-10-22T12:23:00Z" w16du:dateUtc="2025-10-22T10:23:00Z">
        <w:r w:rsidRPr="00D33483" w:rsidDel="0007208E">
          <w:rPr>
            <w:rFonts w:eastAsiaTheme="majorEastAsia" w:cstheme="majorBidi"/>
            <w:szCs w:val="26"/>
            <w:rPrChange w:id="31147" w:author="Visone Rossana (GSE)" w:date="2025-09-09T14:48:00Z" w16du:dateUtc="2025-09-09T12:48:00Z">
              <w:rPr>
                <w:rFonts w:eastAsia="Aptos" w:cstheme="minorHAnsi"/>
                <w:kern w:val="2"/>
              </w:rPr>
            </w:rPrChange>
          </w:rPr>
          <w:delText>e gli</w:delText>
        </w:r>
        <w:r w:rsidR="001D4C4A" w:rsidRPr="00D33483" w:rsidDel="0007208E">
          <w:rPr>
            <w:rFonts w:eastAsiaTheme="majorEastAsia" w:cstheme="majorBidi"/>
            <w:szCs w:val="26"/>
            <w:rPrChange w:id="31148" w:author="Visone Rossana (GSE)" w:date="2025-09-09T14:48:00Z" w16du:dateUtc="2025-09-09T12:48:00Z">
              <w:rPr>
                <w:rFonts w:eastAsia="Aptos" w:cstheme="minorHAnsi"/>
                <w:kern w:val="2"/>
              </w:rPr>
            </w:rPrChange>
          </w:rPr>
          <w:delText xml:space="preserve"> enti</w:delText>
        </w:r>
        <w:r w:rsidR="003E2DBE" w:rsidRPr="00D33483" w:rsidDel="0007208E">
          <w:rPr>
            <w:rFonts w:eastAsiaTheme="majorEastAsia" w:cstheme="majorBidi"/>
            <w:szCs w:val="26"/>
            <w:rPrChange w:id="31149" w:author="Visone Rossana (GSE)" w:date="2025-09-09T14:48:00Z" w16du:dateUtc="2025-09-09T12:48:00Z">
              <w:rPr>
                <w:rFonts w:eastAsia="Aptos" w:cstheme="minorHAnsi"/>
                <w:kern w:val="2"/>
              </w:rPr>
            </w:rPrChange>
          </w:rPr>
          <w:delText xml:space="preserve"> </w:delText>
        </w:r>
        <w:r w:rsidR="001D4C4A" w:rsidRPr="00D33483" w:rsidDel="0007208E">
          <w:rPr>
            <w:rFonts w:eastAsiaTheme="majorEastAsia" w:cstheme="majorBidi"/>
            <w:szCs w:val="26"/>
            <w:rPrChange w:id="31150" w:author="Visone Rossana (GSE)" w:date="2025-09-09T14:48:00Z" w16du:dateUtc="2025-09-09T12:48:00Z">
              <w:rPr>
                <w:rFonts w:eastAsia="Aptos" w:cstheme="minorHAnsi"/>
                <w:kern w:val="2"/>
              </w:rPr>
            </w:rPrChange>
          </w:rPr>
          <w:delText>del terzo settore</w:delText>
        </w:r>
        <w:r w:rsidRPr="00D33483" w:rsidDel="0007208E">
          <w:rPr>
            <w:rFonts w:eastAsiaTheme="majorEastAsia" w:cstheme="majorBidi"/>
            <w:szCs w:val="26"/>
            <w:rPrChange w:id="31151" w:author="Visone Rossana (GSE)" w:date="2025-09-09T14:48:00Z" w16du:dateUtc="2025-09-09T12:48:00Z">
              <w:rPr>
                <w:rFonts w:eastAsia="Aptos" w:cstheme="minorHAnsi"/>
                <w:kern w:val="2"/>
              </w:rPr>
            </w:rPrChange>
          </w:rPr>
          <w:delText>, direttamente</w:delText>
        </w:r>
      </w:del>
      <w:ins w:id="31152" w:author="Visone Rossana (GSE)" w:date="2025-09-30T18:17:00Z" w16du:dateUtc="2025-09-30T16:17:00Z">
        <w:del w:id="31153" w:author="Visone Rossana (GSE)" w:date="2025-10-22T12:23:00Z" w16du:dateUtc="2025-10-22T10:23:00Z">
          <w:r w:rsidR="00772148" w:rsidRPr="00D33483" w:rsidDel="0007208E">
            <w:rPr>
              <w:rFonts w:eastAsiaTheme="majorEastAsia" w:cstheme="majorBidi"/>
              <w:szCs w:val="26"/>
              <w:rPrChange w:id="31154" w:author="Oliosi Francesco (GSE)" w:date="2025-10-22T15:58:00Z" w16du:dateUtc="2025-10-22T13:58:00Z">
                <w:rPr>
                  <w:rFonts w:eastAsia="Aptos" w:cstheme="minorHAnsi"/>
                  <w:kern w:val="2"/>
                  <w:sz w:val="22"/>
                  <w:szCs w:val="22"/>
                </w:rPr>
              </w:rPrChange>
            </w:rPr>
            <w:delText>,</w:delText>
          </w:r>
        </w:del>
      </w:ins>
      <w:del w:id="31155" w:author="Visone Rossana (GSE)" w:date="2025-10-22T12:23:00Z" w16du:dateUtc="2025-10-22T10:23:00Z">
        <w:r w:rsidRPr="00D33483" w:rsidDel="0007208E">
          <w:rPr>
            <w:rFonts w:eastAsiaTheme="majorEastAsia" w:cstheme="majorBidi"/>
            <w:szCs w:val="26"/>
            <w:rPrChange w:id="31156" w:author="Visone Rossana (GSE)" w:date="2025-09-09T14:48:00Z" w16du:dateUtc="2025-09-09T12:48:00Z">
              <w:rPr>
                <w:rFonts w:eastAsia="Aptos" w:cstheme="minorHAnsi"/>
                <w:kern w:val="2"/>
              </w:rPr>
            </w:rPrChange>
          </w:rPr>
          <w:delText xml:space="preserve"> o indirettamente tramite</w:delText>
        </w:r>
      </w:del>
      <w:ins w:id="31157" w:author="Visone Rossana (GSE)" w:date="2025-09-30T18:17:00Z" w16du:dateUtc="2025-09-30T16:17:00Z">
        <w:del w:id="31158" w:author="Visone Rossana (GSE)" w:date="2025-10-22T12:23:00Z" w16du:dateUtc="2025-10-22T10:23:00Z">
          <w:r w:rsidR="00953322" w:rsidRPr="00D33483" w:rsidDel="0007208E">
            <w:rPr>
              <w:rFonts w:eastAsiaTheme="majorEastAsia" w:cstheme="majorBidi"/>
              <w:szCs w:val="26"/>
              <w:rPrChange w:id="31159" w:author="Oliosi Francesco (GSE)" w:date="2025-10-22T15:58:00Z" w16du:dateUtc="2025-10-22T13:58:00Z">
                <w:rPr>
                  <w:rFonts w:eastAsia="Aptos" w:cstheme="minorHAnsi"/>
                  <w:kern w:val="2"/>
                  <w:sz w:val="22"/>
                  <w:szCs w:val="22"/>
                </w:rPr>
              </w:rPrChange>
            </w:rPr>
            <w:delText xml:space="preserve"> gli altri soggetti abilitati di cui all’art. 13 comma 1 del Decreto quali</w:delText>
          </w:r>
        </w:del>
      </w:ins>
      <w:del w:id="31160" w:author="Visone Rossana (GSE)" w:date="2025-10-22T12:23:00Z" w16du:dateUtc="2025-10-22T10:23:00Z">
        <w:r w:rsidRPr="00D33483" w:rsidDel="0007208E">
          <w:rPr>
            <w:rFonts w:eastAsiaTheme="majorEastAsia" w:cstheme="majorBidi"/>
            <w:szCs w:val="26"/>
            <w:rPrChange w:id="31161" w:author="Visone Rossana (GSE)" w:date="2025-09-09T14:48:00Z" w16du:dateUtc="2025-09-09T12:48:00Z">
              <w:rPr>
                <w:rFonts w:eastAsia="Aptos" w:cstheme="minorHAnsi"/>
                <w:kern w:val="2"/>
              </w:rPr>
            </w:rPrChange>
          </w:rPr>
          <w:delText xml:space="preserve"> </w:delText>
        </w:r>
      </w:del>
      <w:ins w:id="31162" w:author="Visone Rossana (GSE)" w:date="2025-09-30T18:14:00Z" w16du:dateUtc="2025-09-30T16:14:00Z">
        <w:del w:id="31163" w:author="Visone Rossana (GSE)" w:date="2025-10-22T12:23:00Z" w16du:dateUtc="2025-10-22T10:23:00Z">
          <w:r w:rsidR="00377365" w:rsidRPr="00D33483" w:rsidDel="0007208E">
            <w:rPr>
              <w:rFonts w:eastAsiaTheme="majorEastAsia" w:cstheme="majorBidi"/>
              <w:szCs w:val="26"/>
              <w:rPrChange w:id="31164" w:author="Oliosi Francesco (GSE)" w:date="2025-10-22T15:58:00Z" w16du:dateUtc="2025-10-22T13:58:00Z">
                <w:rPr>
                  <w:rFonts w:eastAsia="Aptos" w:cstheme="minorHAnsi"/>
                  <w:kern w:val="2"/>
                  <w:sz w:val="22"/>
                  <w:szCs w:val="22"/>
                </w:rPr>
              </w:rPrChange>
            </w:rPr>
            <w:delText xml:space="preserve">le </w:delText>
          </w:r>
        </w:del>
      </w:ins>
      <w:del w:id="31165" w:author="Visone Rossana (GSE)" w:date="2025-10-22T12:23:00Z" w16du:dateUtc="2025-10-22T10:23:00Z">
        <w:r w:rsidRPr="00D33483" w:rsidDel="0007208E">
          <w:rPr>
            <w:rFonts w:eastAsiaTheme="majorEastAsia" w:cstheme="majorBidi"/>
            <w:szCs w:val="26"/>
            <w:rPrChange w:id="31166" w:author="Visone Rossana (GSE)" w:date="2025-09-09T14:48:00Z" w16du:dateUtc="2025-09-09T12:48:00Z">
              <w:rPr>
                <w:rFonts w:eastAsia="Aptos" w:cstheme="minorHAnsi"/>
                <w:kern w:val="2"/>
              </w:rPr>
            </w:rPrChange>
          </w:rPr>
          <w:delText>ESCO</w:delText>
        </w:r>
      </w:del>
      <w:ins w:id="31167" w:author="Visone Rossana (GSE)" w:date="2025-09-30T18:17:00Z" w16du:dateUtc="2025-09-30T16:17:00Z">
        <w:del w:id="31168" w:author="Visone Rossana (GSE)" w:date="2025-10-22T12:23:00Z" w16du:dateUtc="2025-10-22T10:23:00Z">
          <w:r w:rsidR="00953322" w:rsidRPr="00D33483" w:rsidDel="0007208E">
            <w:rPr>
              <w:rFonts w:eastAsiaTheme="majorEastAsia" w:cstheme="majorBidi"/>
              <w:szCs w:val="26"/>
              <w:rPrChange w:id="31169" w:author="Oliosi Francesco (GSE)" w:date="2025-10-22T15:58:00Z" w16du:dateUtc="2025-10-22T13:58:00Z">
                <w:rPr>
                  <w:rFonts w:eastAsia="Aptos" w:cstheme="minorHAnsi"/>
                  <w:kern w:val="2"/>
                  <w:sz w:val="22"/>
                  <w:szCs w:val="22"/>
                </w:rPr>
              </w:rPrChange>
            </w:rPr>
            <w:delText>,</w:delText>
          </w:r>
        </w:del>
      </w:ins>
      <w:ins w:id="31170" w:author="Visone Rossana (GSE)" w:date="2025-09-30T18:14:00Z" w16du:dateUtc="2025-09-30T16:14:00Z">
        <w:del w:id="31171" w:author="Visone Rossana (GSE)" w:date="2025-10-22T12:23:00Z" w16du:dateUtc="2025-10-22T10:23:00Z">
          <w:r w:rsidR="00377365" w:rsidRPr="00D33483" w:rsidDel="0007208E">
            <w:rPr>
              <w:rFonts w:eastAsiaTheme="majorEastAsia" w:cstheme="majorBidi"/>
              <w:szCs w:val="26"/>
              <w:rPrChange w:id="31172" w:author="Oliosi Francesco (GSE)" w:date="2025-10-22T15:58:00Z" w16du:dateUtc="2025-10-22T13:58:00Z">
                <w:rPr>
                  <w:rFonts w:eastAsia="Aptos" w:cstheme="minorHAnsi"/>
                  <w:kern w:val="2"/>
                  <w:sz w:val="22"/>
                  <w:szCs w:val="22"/>
                </w:rPr>
              </w:rPrChange>
            </w:rPr>
            <w:delText xml:space="preserve"> </w:delText>
          </w:r>
        </w:del>
      </w:ins>
      <w:del w:id="31173" w:author="Visone Rossana (GSE)" w:date="2025-10-22T12:23:00Z" w16du:dateUtc="2025-10-22T10:23:00Z">
        <w:r w:rsidRPr="00D33483" w:rsidDel="0007208E">
          <w:rPr>
            <w:rFonts w:eastAsiaTheme="majorEastAsia" w:cstheme="majorBidi"/>
            <w:szCs w:val="26"/>
            <w:rPrChange w:id="31174" w:author="Visone Rossana (GSE)" w:date="2025-09-09T14:48:00Z" w16du:dateUtc="2025-09-09T12:48:00Z">
              <w:rPr>
                <w:rFonts w:eastAsia="Aptos" w:cstheme="minorHAnsi"/>
                <w:kern w:val="2"/>
              </w:rPr>
            </w:rPrChange>
          </w:rPr>
          <w:delText xml:space="preserve">, altri </w:delText>
        </w:r>
      </w:del>
      <w:ins w:id="31175" w:author="Visone Rossana (GSE)" w:date="2025-09-30T18:18:00Z" w16du:dateUtc="2025-09-30T16:18:00Z">
        <w:del w:id="31176" w:author="Visone Rossana (GSE)" w:date="2025-10-22T12:23:00Z" w16du:dateUtc="2025-10-22T10:23:00Z">
          <w:r w:rsidR="00953322" w:rsidRPr="00D33483" w:rsidDel="0007208E">
            <w:rPr>
              <w:rFonts w:eastAsiaTheme="majorEastAsia" w:cstheme="majorBidi"/>
              <w:szCs w:val="26"/>
              <w:rPrChange w:id="31177" w:author="Oliosi Francesco (GSE)" w:date="2025-10-22T15:58:00Z" w16du:dateUtc="2025-10-22T13:58:00Z">
                <w:rPr>
                  <w:rFonts w:eastAsia="Aptos" w:cstheme="minorHAnsi"/>
                  <w:kern w:val="2"/>
                  <w:sz w:val="22"/>
                  <w:szCs w:val="22"/>
                </w:rPr>
              </w:rPrChange>
            </w:rPr>
            <w:delText xml:space="preserve">altro </w:delText>
          </w:r>
        </w:del>
      </w:ins>
      <w:del w:id="31178" w:author="Visone Rossana (GSE)" w:date="2025-10-22T12:23:00Z" w16du:dateUtc="2025-10-22T10:23:00Z">
        <w:r w:rsidRPr="00D33483" w:rsidDel="0007208E">
          <w:rPr>
            <w:rFonts w:eastAsiaTheme="majorEastAsia" w:cstheme="majorBidi"/>
            <w:szCs w:val="26"/>
            <w:rPrChange w:id="31179" w:author="Visone Rossana (GSE)" w:date="2025-09-09T14:48:00Z" w16du:dateUtc="2025-09-09T12:48:00Z">
              <w:rPr>
                <w:rFonts w:eastAsia="Aptos" w:cstheme="minorHAnsi"/>
                <w:kern w:val="2"/>
              </w:rPr>
            </w:rPrChange>
          </w:rPr>
          <w:delText>soggetti</w:delText>
        </w:r>
      </w:del>
      <w:ins w:id="31180" w:author="Visone Rossana (GSE)" w:date="2025-09-30T18:18:00Z" w16du:dateUtc="2025-09-30T16:18:00Z">
        <w:del w:id="31181" w:author="Visone Rossana (GSE)" w:date="2025-10-22T12:23:00Z" w16du:dateUtc="2025-10-22T10:23:00Z">
          <w:r w:rsidR="00953322" w:rsidRPr="00D33483" w:rsidDel="0007208E">
            <w:rPr>
              <w:rFonts w:eastAsiaTheme="majorEastAsia" w:cstheme="majorBidi"/>
              <w:szCs w:val="26"/>
              <w:rPrChange w:id="31182" w:author="Oliosi Francesco (GSE)" w:date="2025-10-22T15:58:00Z" w16du:dateUtc="2025-10-22T13:58:00Z">
                <w:rPr>
                  <w:rFonts w:eastAsia="Aptos" w:cstheme="minorHAnsi"/>
                  <w:kern w:val="2"/>
                  <w:sz w:val="22"/>
                  <w:szCs w:val="22"/>
                </w:rPr>
              </w:rPrChange>
            </w:rPr>
            <w:delText>o</w:delText>
          </w:r>
        </w:del>
      </w:ins>
      <w:del w:id="31183" w:author="Visone Rossana (GSE)" w:date="2025-10-22T12:23:00Z" w16du:dateUtc="2025-10-22T10:23:00Z">
        <w:r w:rsidRPr="00D33483" w:rsidDel="0007208E">
          <w:rPr>
            <w:rFonts w:eastAsiaTheme="majorEastAsia" w:cstheme="majorBidi"/>
            <w:szCs w:val="26"/>
            <w:rPrChange w:id="31184" w:author="Visone Rossana (GSE)" w:date="2025-09-09T14:48:00Z" w16du:dateUtc="2025-09-09T12:48:00Z">
              <w:rPr>
                <w:rFonts w:eastAsia="Aptos" w:cstheme="minorHAnsi"/>
                <w:kern w:val="2"/>
              </w:rPr>
            </w:rPrChange>
          </w:rPr>
          <w:delText xml:space="preserve"> pubblici</w:delText>
        </w:r>
      </w:del>
      <w:ins w:id="31185" w:author="Visone Rossana (GSE)" w:date="2025-09-30T18:18:00Z" w16du:dateUtc="2025-09-30T16:18:00Z">
        <w:del w:id="31186" w:author="Visone Rossana (GSE)" w:date="2025-10-22T12:23:00Z" w16du:dateUtc="2025-10-22T10:23:00Z">
          <w:r w:rsidR="00953322" w:rsidRPr="00D33483" w:rsidDel="0007208E">
            <w:rPr>
              <w:rFonts w:eastAsiaTheme="majorEastAsia" w:cstheme="majorBidi"/>
              <w:szCs w:val="26"/>
              <w:rPrChange w:id="31187" w:author="Oliosi Francesco (GSE)" w:date="2025-10-22T15:58:00Z" w16du:dateUtc="2025-10-22T13:58:00Z">
                <w:rPr>
                  <w:rFonts w:eastAsia="Aptos" w:cstheme="minorHAnsi"/>
                  <w:kern w:val="2"/>
                  <w:sz w:val="22"/>
                  <w:szCs w:val="22"/>
                </w:rPr>
              </w:rPrChange>
            </w:rPr>
            <w:delText>o</w:delText>
          </w:r>
        </w:del>
      </w:ins>
      <w:del w:id="31188" w:author="Visone Rossana (GSE)" w:date="2025-10-22T12:23:00Z" w16du:dateUtc="2025-10-22T10:23:00Z">
        <w:r w:rsidRPr="00D33483" w:rsidDel="0007208E">
          <w:rPr>
            <w:rFonts w:eastAsiaTheme="majorEastAsia" w:cstheme="majorBidi"/>
            <w:szCs w:val="26"/>
            <w:rPrChange w:id="31189" w:author="Visone Rossana (GSE)" w:date="2025-09-09T14:48:00Z" w16du:dateUtc="2025-09-09T12:48:00Z">
              <w:rPr>
                <w:rFonts w:eastAsia="Aptos" w:cstheme="minorHAnsi"/>
                <w:kern w:val="2"/>
              </w:rPr>
            </w:rPrChange>
          </w:rPr>
          <w:delText xml:space="preserve"> deputati</w:delText>
        </w:r>
      </w:del>
      <w:ins w:id="31190" w:author="Visone Rossana (GSE)" w:date="2025-09-30T18:18:00Z" w16du:dateUtc="2025-09-30T16:18:00Z">
        <w:del w:id="31191" w:author="Visone Rossana (GSE)" w:date="2025-10-22T12:23:00Z" w16du:dateUtc="2025-10-22T10:23:00Z">
          <w:r w:rsidR="00953322" w:rsidRPr="00D33483" w:rsidDel="0007208E">
            <w:rPr>
              <w:rFonts w:eastAsiaTheme="majorEastAsia" w:cstheme="majorBidi"/>
              <w:szCs w:val="26"/>
              <w:rPrChange w:id="31192" w:author="Oliosi Francesco (GSE)" w:date="2025-10-22T15:58:00Z" w16du:dateUtc="2025-10-22T13:58:00Z">
                <w:rPr>
                  <w:rFonts w:eastAsia="Aptos" w:cstheme="minorHAnsi"/>
                  <w:kern w:val="2"/>
                  <w:sz w:val="22"/>
                  <w:szCs w:val="22"/>
                </w:rPr>
              </w:rPrChange>
            </w:rPr>
            <w:delText>o</w:delText>
          </w:r>
        </w:del>
      </w:ins>
      <w:del w:id="31193" w:author="Visone Rossana (GSE)" w:date="2025-10-22T12:23:00Z" w16du:dateUtc="2025-10-22T10:23:00Z">
        <w:r w:rsidRPr="00D33483" w:rsidDel="0007208E">
          <w:rPr>
            <w:rFonts w:eastAsiaTheme="majorEastAsia" w:cstheme="majorBidi"/>
            <w:szCs w:val="26"/>
            <w:rPrChange w:id="31194" w:author="Visone Rossana (GSE)" w:date="2025-09-09T14:48:00Z" w16du:dateUtc="2025-09-09T12:48:00Z">
              <w:rPr>
                <w:rFonts w:eastAsia="Aptos" w:cstheme="minorHAnsi"/>
                <w:kern w:val="2"/>
              </w:rPr>
            </w:rPrChange>
          </w:rPr>
          <w:delText xml:space="preserve"> alla gestione dell’immobile, </w:delText>
        </w:r>
      </w:del>
      <w:ins w:id="31195" w:author="Visone Rossana (GSE)" w:date="2025-09-30T18:17:00Z" w16du:dateUtc="2025-09-30T16:17:00Z">
        <w:del w:id="31196" w:author="Visone Rossana (GSE)" w:date="2025-10-22T12:23:00Z" w16du:dateUtc="2025-10-22T10:23:00Z">
          <w:r w:rsidR="00772148" w:rsidRPr="00D33483" w:rsidDel="0007208E">
            <w:rPr>
              <w:rFonts w:eastAsiaTheme="majorEastAsia" w:cstheme="majorBidi"/>
              <w:szCs w:val="26"/>
              <w:rPrChange w:id="31197" w:author="Oliosi Francesco (GSE)" w:date="2025-10-22T15:58:00Z" w16du:dateUtc="2025-10-22T13:58:00Z">
                <w:rPr>
                  <w:rFonts w:eastAsia="Aptos" w:cstheme="minorHAnsi"/>
                  <w:kern w:val="2"/>
                  <w:sz w:val="22"/>
                  <w:szCs w:val="22"/>
                </w:rPr>
              </w:rPrChange>
            </w:rPr>
            <w:delText xml:space="preserve"> </w:delText>
          </w:r>
        </w:del>
      </w:ins>
      <w:del w:id="31198" w:author="Visone Rossana (GSE)" w:date="2025-10-22T12:23:00Z" w16du:dateUtc="2025-10-22T10:23:00Z">
        <w:r w:rsidRPr="00D33483" w:rsidDel="0007208E">
          <w:rPr>
            <w:rFonts w:eastAsiaTheme="majorEastAsia" w:cstheme="majorBidi"/>
            <w:szCs w:val="26"/>
            <w:rPrChange w:id="31199" w:author="Visone Rossana (GSE)" w:date="2025-09-09T14:48:00Z" w16du:dateUtc="2025-09-09T12:48:00Z">
              <w:rPr>
                <w:rFonts w:eastAsia="Aptos" w:cstheme="minorHAnsi"/>
                <w:kern w:val="2"/>
              </w:rPr>
            </w:rPrChange>
          </w:rPr>
          <w:delText xml:space="preserve">un soggetto privato in ambito di forme di PPP o </w:delText>
        </w:r>
      </w:del>
      <w:ins w:id="31200" w:author="Visone Rossana (GSE)" w:date="2025-09-30T18:18:00Z" w16du:dateUtc="2025-09-30T16:18:00Z">
        <w:del w:id="31201" w:author="Visone Rossana (GSE)" w:date="2025-10-22T12:23:00Z" w16du:dateUtc="2025-10-22T10:23:00Z">
          <w:r w:rsidR="00953322" w:rsidRPr="00D33483" w:rsidDel="0007208E">
            <w:rPr>
              <w:rFonts w:eastAsiaTheme="majorEastAsia" w:cstheme="majorBidi"/>
              <w:szCs w:val="26"/>
              <w:rPrChange w:id="31202" w:author="Oliosi Francesco (GSE)" w:date="2025-10-22T15:58:00Z" w16du:dateUtc="2025-10-22T13:58:00Z">
                <w:rPr>
                  <w:rFonts w:eastAsia="Aptos" w:cstheme="minorHAnsi"/>
                  <w:kern w:val="2"/>
                  <w:sz w:val="22"/>
                  <w:szCs w:val="22"/>
                </w:rPr>
              </w:rPrChange>
            </w:rPr>
            <w:delText>CER/configurazione di aut</w:delText>
          </w:r>
          <w:r w:rsidR="002B1998" w:rsidRPr="00D33483" w:rsidDel="0007208E">
            <w:rPr>
              <w:rFonts w:eastAsiaTheme="majorEastAsia" w:cstheme="majorBidi"/>
              <w:szCs w:val="26"/>
              <w:rPrChange w:id="31203" w:author="Oliosi Francesco (GSE)" w:date="2025-10-22T15:58:00Z" w16du:dateUtc="2025-10-22T13:58:00Z">
                <w:rPr>
                  <w:rFonts w:eastAsia="Aptos" w:cstheme="minorHAnsi"/>
                  <w:kern w:val="2"/>
                  <w:sz w:val="22"/>
                  <w:szCs w:val="22"/>
                </w:rPr>
              </w:rPrChange>
            </w:rPr>
            <w:delText>oconsumo d</w:delText>
          </w:r>
        </w:del>
      </w:ins>
      <w:ins w:id="31204" w:author="Visone Rossana (GSE)" w:date="2025-09-30T18:21:00Z" w16du:dateUtc="2025-09-30T16:21:00Z">
        <w:del w:id="31205" w:author="Visone Rossana (GSE)" w:date="2025-10-22T12:23:00Z" w16du:dateUtc="2025-10-22T10:23:00Z">
          <w:r w:rsidR="006E6DC9" w:rsidRPr="00D33483" w:rsidDel="0007208E">
            <w:rPr>
              <w:rFonts w:eastAsiaTheme="majorEastAsia" w:cstheme="majorBidi"/>
              <w:szCs w:val="26"/>
              <w:rPrChange w:id="31206" w:author="Oliosi Francesco (GSE)" w:date="2025-10-22T15:58:00Z" w16du:dateUtc="2025-10-22T13:58:00Z">
                <w:rPr>
                  <w:rFonts w:eastAsia="Aptos" w:cstheme="minorHAnsi"/>
                  <w:kern w:val="2"/>
                  <w:sz w:val="22"/>
                  <w:szCs w:val="22"/>
                </w:rPr>
              </w:rPrChange>
            </w:rPr>
            <w:delText>i</w:delText>
          </w:r>
        </w:del>
      </w:ins>
      <w:ins w:id="31207" w:author="Visone Rossana (GSE)" w:date="2025-09-30T18:18:00Z" w16du:dateUtc="2025-09-30T16:18:00Z">
        <w:del w:id="31208" w:author="Visone Rossana (GSE)" w:date="2025-10-22T12:23:00Z" w16du:dateUtc="2025-10-22T10:23:00Z">
          <w:r w:rsidR="002B1998" w:rsidRPr="00D33483" w:rsidDel="0007208E">
            <w:rPr>
              <w:rFonts w:eastAsiaTheme="majorEastAsia" w:cstheme="majorBidi"/>
              <w:szCs w:val="26"/>
              <w:rPrChange w:id="31209" w:author="Oliosi Francesco (GSE)" w:date="2025-10-22T15:58:00Z" w16du:dateUtc="2025-10-22T13:58:00Z">
                <w:rPr>
                  <w:rFonts w:eastAsia="Aptos" w:cstheme="minorHAnsi"/>
                  <w:kern w:val="2"/>
                  <w:sz w:val="22"/>
                  <w:szCs w:val="22"/>
                </w:rPr>
              </w:rPrChange>
            </w:rPr>
            <w:delText xml:space="preserve"> cui la </w:delText>
          </w:r>
        </w:del>
      </w:ins>
      <w:del w:id="31210" w:author="Visone Rossana (GSE)" w:date="2025-10-22T12:23:00Z" w16du:dateUtc="2025-10-22T10:23:00Z">
        <w:r w:rsidRPr="00D33483" w:rsidDel="0007208E">
          <w:rPr>
            <w:rFonts w:eastAsiaTheme="majorEastAsia" w:cstheme="majorBidi"/>
            <w:szCs w:val="26"/>
            <w:rPrChange w:id="31211" w:author="Visone Rossana (GSE)" w:date="2025-09-09T14:48:00Z" w16du:dateUtc="2025-09-09T12:48:00Z">
              <w:rPr>
                <w:rFonts w:eastAsia="Aptos" w:cstheme="minorHAnsi"/>
                <w:kern w:val="2"/>
              </w:rPr>
            </w:rPrChange>
          </w:rPr>
          <w:delText>il membro della CER</w:delText>
        </w:r>
      </w:del>
      <w:ins w:id="31212" w:author="Visone Rossana (GSE)" w:date="2025-09-30T18:18:00Z" w16du:dateUtc="2025-09-30T16:18:00Z">
        <w:del w:id="31213" w:author="Visone Rossana (GSE)" w:date="2025-10-22T12:23:00Z" w16du:dateUtc="2025-10-22T10:23:00Z">
          <w:r w:rsidR="002B1998" w:rsidRPr="00D33483" w:rsidDel="0007208E">
            <w:rPr>
              <w:rFonts w:eastAsiaTheme="majorEastAsia" w:cstheme="majorBidi"/>
              <w:szCs w:val="26"/>
              <w:rPrChange w:id="31214" w:author="Oliosi Francesco (GSE)" w:date="2025-10-22T15:58:00Z" w16du:dateUtc="2025-10-22T13:58:00Z">
                <w:rPr>
                  <w:rFonts w:eastAsia="Aptos" w:cstheme="minorHAnsi"/>
                  <w:kern w:val="2"/>
                  <w:sz w:val="22"/>
                  <w:szCs w:val="22"/>
                </w:rPr>
              </w:rPrChange>
            </w:rPr>
            <w:delText>pu</w:delText>
          </w:r>
        </w:del>
      </w:ins>
      <w:ins w:id="31215" w:author="Visone Rossana (GSE)" w:date="2025-09-30T18:19:00Z" w16du:dateUtc="2025-09-30T16:19:00Z">
        <w:del w:id="31216" w:author="Visone Rossana (GSE)" w:date="2025-10-22T12:23:00Z" w16du:dateUtc="2025-10-22T10:23:00Z">
          <w:r w:rsidR="002B1998" w:rsidRPr="00D33483" w:rsidDel="0007208E">
            <w:rPr>
              <w:rFonts w:eastAsiaTheme="majorEastAsia" w:cstheme="majorBidi"/>
              <w:szCs w:val="26"/>
              <w:rPrChange w:id="31217" w:author="Oliosi Francesco (GSE)" w:date="2025-10-22T15:58:00Z" w16du:dateUtc="2025-10-22T13:58:00Z">
                <w:rPr>
                  <w:rFonts w:eastAsia="Aptos" w:cstheme="minorHAnsi"/>
                  <w:kern w:val="2"/>
                  <w:sz w:val="22"/>
                  <w:szCs w:val="22"/>
                </w:rPr>
              </w:rPrChange>
            </w:rPr>
            <w:delText xml:space="preserve">bblica amministrazione sia </w:delText>
          </w:r>
        </w:del>
      </w:ins>
      <w:ins w:id="31218" w:author="Visone Rossana (GSE)" w:date="2025-09-30T18:21:00Z" w16du:dateUtc="2025-09-30T16:21:00Z">
        <w:del w:id="31219" w:author="Visone Rossana (GSE)" w:date="2025-10-22T12:23:00Z" w16du:dateUtc="2025-10-22T10:23:00Z">
          <w:r w:rsidR="006E6DC9" w:rsidRPr="00D33483" w:rsidDel="0007208E">
            <w:rPr>
              <w:rFonts w:eastAsiaTheme="majorEastAsia" w:cstheme="majorBidi"/>
              <w:szCs w:val="26"/>
              <w:rPrChange w:id="31220" w:author="Oliosi Francesco (GSE)" w:date="2025-10-22T15:58:00Z" w16du:dateUtc="2025-10-22T13:58:00Z">
                <w:rPr>
                  <w:rFonts w:eastAsia="Aptos" w:cstheme="minorHAnsi"/>
                  <w:kern w:val="2"/>
                  <w:sz w:val="22"/>
                  <w:szCs w:val="22"/>
                </w:rPr>
              </w:rPrChange>
            </w:rPr>
            <w:delText xml:space="preserve">un </w:delText>
          </w:r>
        </w:del>
      </w:ins>
      <w:ins w:id="31221" w:author="Visone Rossana (GSE)" w:date="2025-09-30T18:19:00Z" w16du:dateUtc="2025-09-30T16:19:00Z">
        <w:del w:id="31222" w:author="Visone Rossana (GSE)" w:date="2025-10-22T12:23:00Z" w16du:dateUtc="2025-10-22T10:23:00Z">
          <w:r w:rsidR="002B1998" w:rsidRPr="00D33483" w:rsidDel="0007208E">
            <w:rPr>
              <w:rFonts w:eastAsiaTheme="majorEastAsia" w:cstheme="majorBidi"/>
              <w:szCs w:val="26"/>
              <w:rPrChange w:id="31223" w:author="Oliosi Francesco (GSE)" w:date="2025-10-22T15:58:00Z" w16du:dateUtc="2025-10-22T13:58:00Z">
                <w:rPr>
                  <w:rFonts w:eastAsia="Aptos" w:cstheme="minorHAnsi"/>
                  <w:kern w:val="2"/>
                  <w:sz w:val="22"/>
                  <w:szCs w:val="22"/>
                </w:rPr>
              </w:rPrChange>
            </w:rPr>
            <w:delText>membro</w:delText>
          </w:r>
        </w:del>
      </w:ins>
      <w:del w:id="31224" w:author="Visone Rossana (GSE)" w:date="2025-10-22T12:23:00Z" w16du:dateUtc="2025-10-22T10:23:00Z">
        <w:r w:rsidRPr="00D33483" w:rsidDel="0007208E">
          <w:rPr>
            <w:rFonts w:eastAsiaTheme="majorEastAsia" w:cstheme="majorBidi"/>
            <w:szCs w:val="26"/>
            <w:rPrChange w:id="31225" w:author="Visone Rossana (GSE)" w:date="2025-09-09T14:48:00Z" w16du:dateUtc="2025-09-09T12:48:00Z">
              <w:rPr>
                <w:rFonts w:eastAsia="Aptos" w:cstheme="minorHAnsi"/>
                <w:kern w:val="2"/>
              </w:rPr>
            </w:rPrChange>
          </w:rPr>
          <w:delText xml:space="preserve">. Nel primo caso il Soggetto Responsabile </w:delText>
        </w:r>
        <w:r w:rsidR="00F06F93" w:rsidRPr="00D33483" w:rsidDel="0007208E">
          <w:rPr>
            <w:rFonts w:eastAsiaTheme="majorEastAsia" w:cstheme="majorBidi"/>
            <w:szCs w:val="26"/>
            <w:rPrChange w:id="31226" w:author="Visone Rossana (GSE)" w:date="2025-09-09T14:48:00Z" w16du:dateUtc="2025-09-09T12:48:00Z">
              <w:rPr>
                <w:rFonts w:eastAsia="Aptos" w:cstheme="minorHAnsi"/>
                <w:kern w:val="2"/>
              </w:rPr>
            </w:rPrChange>
          </w:rPr>
          <w:delText>dell’intervento è la Pubblica Amministrazione mentre nel secondo caso il Soggetto Responsabile si identi</w:delText>
        </w:r>
      </w:del>
      <w:ins w:id="31227" w:author="Visone Rossana (GSE)" w:date="2025-09-30T18:19:00Z" w16du:dateUtc="2025-09-30T16:19:00Z">
        <w:del w:id="31228" w:author="Visone Rossana (GSE)" w:date="2025-10-22T12:23:00Z" w16du:dateUtc="2025-10-22T10:23:00Z">
          <w:r w:rsidR="002B1998" w:rsidRPr="00D33483" w:rsidDel="0007208E">
            <w:rPr>
              <w:rFonts w:eastAsiaTheme="majorEastAsia" w:cstheme="majorBidi"/>
              <w:szCs w:val="26"/>
              <w:rPrChange w:id="31229" w:author="Oliosi Francesco (GSE)" w:date="2025-10-22T15:58:00Z" w16du:dateUtc="2025-10-22T13:58:00Z">
                <w:rPr>
                  <w:rFonts w:eastAsia="Aptos" w:cstheme="minorHAnsi"/>
                  <w:kern w:val="2"/>
                  <w:sz w:val="22"/>
                  <w:szCs w:val="22"/>
                </w:rPr>
              </w:rPrChange>
            </w:rPr>
            <w:delText>fi</w:delText>
          </w:r>
        </w:del>
      </w:ins>
      <w:del w:id="31230" w:author="Visone Rossana (GSE)" w:date="2025-10-22T12:23:00Z" w16du:dateUtc="2025-10-22T10:23:00Z">
        <w:r w:rsidR="00F06F93" w:rsidRPr="00D33483" w:rsidDel="0007208E">
          <w:rPr>
            <w:rFonts w:eastAsiaTheme="majorEastAsia" w:cstheme="majorBidi"/>
            <w:szCs w:val="26"/>
            <w:rPrChange w:id="31231" w:author="Visone Rossana (GSE)" w:date="2025-09-09T14:48:00Z" w16du:dateUtc="2025-09-09T12:48:00Z">
              <w:rPr>
                <w:rFonts w:eastAsia="Aptos" w:cstheme="minorHAnsi"/>
                <w:kern w:val="2"/>
              </w:rPr>
            </w:rPrChange>
          </w:rPr>
          <w:delText>ca in uno degli altri soggetti deputati</w:delText>
        </w:r>
      </w:del>
      <w:ins w:id="31232" w:author="Visone Rossana (GSE)" w:date="2025-09-30T18:19:00Z" w16du:dateUtc="2025-09-30T16:19:00Z">
        <w:del w:id="31233" w:author="Visone Rossana (GSE)" w:date="2025-10-22T12:23:00Z" w16du:dateUtc="2025-10-22T10:23:00Z">
          <w:r w:rsidR="002B1998" w:rsidRPr="00D33483" w:rsidDel="0007208E">
            <w:rPr>
              <w:rFonts w:eastAsiaTheme="majorEastAsia" w:cstheme="majorBidi"/>
              <w:szCs w:val="26"/>
              <w:rPrChange w:id="31234" w:author="Oliosi Francesco (GSE)" w:date="2025-10-22T15:58:00Z" w16du:dateUtc="2025-10-22T13:58:00Z">
                <w:rPr>
                  <w:rFonts w:eastAsia="Aptos" w:cstheme="minorHAnsi"/>
                  <w:kern w:val="2"/>
                  <w:sz w:val="22"/>
                  <w:szCs w:val="22"/>
                </w:rPr>
              </w:rPrChange>
            </w:rPr>
            <w:delText>abilitati</w:delText>
          </w:r>
        </w:del>
      </w:ins>
      <w:del w:id="31235" w:author="Visone Rossana (GSE)" w:date="2025-10-22T12:23:00Z" w16du:dateUtc="2025-10-22T10:23:00Z">
        <w:r w:rsidR="00F06F93" w:rsidRPr="00D33483" w:rsidDel="0007208E">
          <w:rPr>
            <w:rFonts w:eastAsiaTheme="majorEastAsia" w:cstheme="majorBidi"/>
            <w:szCs w:val="26"/>
            <w:rPrChange w:id="31236" w:author="Visone Rossana (GSE)" w:date="2025-09-09T14:48:00Z" w16du:dateUtc="2025-09-09T12:48:00Z">
              <w:rPr>
                <w:rFonts w:eastAsia="Aptos" w:cstheme="minorHAnsi"/>
                <w:kern w:val="2"/>
              </w:rPr>
            </w:rPrChange>
          </w:rPr>
          <w:delText xml:space="preserve"> richiamati.</w:delText>
        </w:r>
        <w:r w:rsidRPr="00D33483" w:rsidDel="0007208E">
          <w:rPr>
            <w:rFonts w:eastAsiaTheme="majorEastAsia" w:cstheme="majorBidi"/>
            <w:szCs w:val="26"/>
            <w:rPrChange w:id="31237" w:author="Visone Rossana (GSE)" w:date="2025-09-09T14:48:00Z" w16du:dateUtc="2025-09-09T12:48:00Z">
              <w:rPr>
                <w:rFonts w:eastAsia="Aptos" w:cstheme="minorHAnsi"/>
                <w:kern w:val="2"/>
              </w:rPr>
            </w:rPrChange>
          </w:rPr>
          <w:delText xml:space="preserve"> </w:delText>
        </w:r>
        <w:bookmarkStart w:id="31238" w:name="_Toc212462755"/>
        <w:bookmarkEnd w:id="31238"/>
      </w:del>
    </w:p>
    <w:p w14:paraId="68D8E0C3" w14:textId="5285BE57" w:rsidR="009A0984" w:rsidRPr="00D33483" w:rsidDel="0007208E" w:rsidRDefault="009A0984">
      <w:pPr>
        <w:numPr>
          <w:ilvl w:val="0"/>
          <w:numId w:val="292"/>
        </w:numPr>
        <w:spacing w:line="276" w:lineRule="auto"/>
        <w:ind w:left="1134" w:hanging="708"/>
        <w:rPr>
          <w:del w:id="31239" w:author="Visone Rossana (GSE)" w:date="2025-10-22T12:23:00Z" w16du:dateUtc="2025-10-22T10:23:00Z"/>
          <w:rFonts w:eastAsiaTheme="majorEastAsia" w:cstheme="majorBidi"/>
          <w:szCs w:val="26"/>
          <w:rPrChange w:id="31240" w:author="Visone Rossana (GSE)" w:date="2025-09-09T14:48:00Z" w16du:dateUtc="2025-09-09T12:48:00Z">
            <w:rPr>
              <w:del w:id="31241" w:author="Visone Rossana (GSE)" w:date="2025-10-22T12:23:00Z" w16du:dateUtc="2025-10-22T10:23:00Z"/>
              <w:rFonts w:eastAsia="Aptos" w:cstheme="minorHAnsi"/>
              <w:kern w:val="2"/>
            </w:rPr>
          </w:rPrChange>
        </w:rPr>
        <w:pPrChange w:id="31242" w:author="Visone Rossana (GSE)" w:date="2025-10-23T10:16:00Z" w16du:dateUtc="2025-10-23T08:16:00Z">
          <w:pPr/>
        </w:pPrChange>
      </w:pPr>
      <w:bookmarkStart w:id="31243" w:name="_Toc212462756"/>
      <w:bookmarkEnd w:id="31243"/>
    </w:p>
    <w:p w14:paraId="23B55C87" w14:textId="073F04BE" w:rsidR="00F06F93" w:rsidRPr="00D33483" w:rsidDel="0007208E" w:rsidRDefault="001844C5">
      <w:pPr>
        <w:numPr>
          <w:ilvl w:val="0"/>
          <w:numId w:val="292"/>
        </w:numPr>
        <w:spacing w:line="276" w:lineRule="auto"/>
        <w:ind w:left="1134" w:hanging="708"/>
        <w:jc w:val="both"/>
        <w:rPr>
          <w:del w:id="31244" w:author="Visone Rossana (GSE)" w:date="2025-10-22T12:23:00Z" w16du:dateUtc="2025-10-22T10:23:00Z"/>
          <w:rFonts w:eastAsiaTheme="majorEastAsia" w:cstheme="majorBidi"/>
          <w:szCs w:val="26"/>
          <w:rPrChange w:id="31245" w:author="Visone Rossana (GSE)" w:date="2025-09-09T14:48:00Z" w16du:dateUtc="2025-09-09T12:48:00Z">
            <w:rPr>
              <w:del w:id="31246" w:author="Visone Rossana (GSE)" w:date="2025-10-22T12:23:00Z" w16du:dateUtc="2025-10-22T10:23:00Z"/>
              <w:rFonts w:eastAsia="Aptos" w:cstheme="minorHAnsi"/>
              <w:kern w:val="2"/>
            </w:rPr>
          </w:rPrChange>
        </w:rPr>
        <w:pPrChange w:id="31247" w:author="Visone Rossana (GSE)" w:date="2025-10-23T10:16:00Z" w16du:dateUtc="2025-10-23T08:16:00Z">
          <w:pPr>
            <w:jc w:val="both"/>
          </w:pPr>
        </w:pPrChange>
      </w:pPr>
      <w:del w:id="31248" w:author="Visone Rossana (GSE)" w:date="2025-10-22T12:23:00Z" w16du:dateUtc="2025-10-22T10:23:00Z">
        <w:r w:rsidRPr="00D33483" w:rsidDel="0007208E">
          <w:rPr>
            <w:rFonts w:eastAsiaTheme="majorEastAsia" w:cstheme="majorBidi"/>
            <w:szCs w:val="26"/>
            <w:rPrChange w:id="31249" w:author="Visone Rossana (GSE)" w:date="2025-09-09T14:48:00Z" w16du:dateUtc="2025-09-09T12:48:00Z">
              <w:rPr>
                <w:rFonts w:eastAsia="Aptos" w:cstheme="minorHAnsi"/>
                <w:kern w:val="2"/>
              </w:rPr>
            </w:rPrChange>
          </w:rPr>
          <w:delText xml:space="preserve">I </w:delText>
        </w:r>
        <w:r w:rsidR="001D4C4A" w:rsidRPr="00D33483" w:rsidDel="0007208E">
          <w:rPr>
            <w:rFonts w:eastAsiaTheme="majorEastAsia" w:cstheme="majorBidi"/>
            <w:szCs w:val="26"/>
            <w:rPrChange w:id="31250" w:author="Visone Rossana (GSE)" w:date="2025-09-09T14:48:00Z" w16du:dateUtc="2025-09-09T12:48:00Z">
              <w:rPr>
                <w:rFonts w:eastAsia="Aptos" w:cstheme="minorHAnsi"/>
                <w:kern w:val="2"/>
              </w:rPr>
            </w:rPrChange>
          </w:rPr>
          <w:delText>S</w:delText>
        </w:r>
      </w:del>
      <w:ins w:id="31251" w:author="Visone Rossana (GSE)" w:date="2025-10-08T16:48:00Z" w16du:dateUtc="2025-10-08T14:48:00Z">
        <w:del w:id="31252" w:author="Visone Rossana (GSE)" w:date="2025-10-22T12:23:00Z" w16du:dateUtc="2025-10-22T10:23:00Z">
          <w:r w:rsidR="00194B0A" w:rsidRPr="00D33483" w:rsidDel="0007208E">
            <w:rPr>
              <w:rFonts w:eastAsiaTheme="majorEastAsia" w:cstheme="majorBidi"/>
              <w:szCs w:val="26"/>
              <w:rPrChange w:id="31253" w:author="Oliosi Francesco (GSE)" w:date="2025-10-22T15:58:00Z" w16du:dateUtc="2025-10-22T13:58:00Z">
                <w:rPr>
                  <w:rFonts w:eastAsia="Aptos" w:cstheme="minorHAnsi"/>
                  <w:kern w:val="2"/>
                  <w:sz w:val="22"/>
                  <w:szCs w:val="22"/>
                </w:rPr>
              </w:rPrChange>
            </w:rPr>
            <w:delText>s</w:delText>
          </w:r>
        </w:del>
      </w:ins>
      <w:del w:id="31254" w:author="Visone Rossana (GSE)" w:date="2025-10-22T12:23:00Z" w16du:dateUtc="2025-10-22T10:23:00Z">
        <w:r w:rsidR="001D4C4A" w:rsidRPr="00D33483" w:rsidDel="0007208E">
          <w:rPr>
            <w:rFonts w:eastAsiaTheme="majorEastAsia" w:cstheme="majorBidi"/>
            <w:szCs w:val="26"/>
            <w:rPrChange w:id="31255" w:author="Visone Rossana (GSE)" w:date="2025-09-09T14:48:00Z" w16du:dateUtc="2025-09-09T12:48:00Z">
              <w:rPr>
                <w:rFonts w:eastAsia="Aptos" w:cstheme="minorHAnsi"/>
                <w:kern w:val="2"/>
              </w:rPr>
            </w:rPrChange>
          </w:rPr>
          <w:delText xml:space="preserve">oggetti privati </w:delText>
        </w:r>
      </w:del>
      <w:ins w:id="31256" w:author="Visone Rossana (GSE)" w:date="2025-09-30T18:21:00Z" w16du:dateUtc="2025-09-30T16:21:00Z">
        <w:del w:id="31257" w:author="Visone Rossana (GSE)" w:date="2025-10-22T12:23:00Z" w16du:dateUtc="2025-10-22T10:23:00Z">
          <w:r w:rsidR="00A43899" w:rsidRPr="00D33483" w:rsidDel="0007208E">
            <w:rPr>
              <w:rFonts w:eastAsiaTheme="majorEastAsia" w:cstheme="majorBidi"/>
              <w:szCs w:val="26"/>
              <w:rPrChange w:id="31258" w:author="Oliosi Francesco (GSE)" w:date="2025-10-22T15:58:00Z" w16du:dateUtc="2025-10-22T13:58:00Z">
                <w:rPr>
                  <w:rFonts w:eastAsia="Aptos" w:cstheme="minorHAnsi"/>
                  <w:kern w:val="2"/>
                  <w:sz w:val="22"/>
                  <w:szCs w:val="22"/>
                </w:rPr>
              </w:rPrChange>
            </w:rPr>
            <w:delText xml:space="preserve">per interventi </w:delText>
          </w:r>
        </w:del>
      </w:ins>
      <w:del w:id="31259" w:author="Visone Rossana (GSE)" w:date="2025-10-22T12:23:00Z" w16du:dateUtc="2025-10-22T10:23:00Z">
        <w:r w:rsidR="001D4C4A" w:rsidRPr="00D33483" w:rsidDel="0007208E">
          <w:rPr>
            <w:rFonts w:eastAsiaTheme="majorEastAsia" w:cstheme="majorBidi"/>
            <w:szCs w:val="26"/>
            <w:rPrChange w:id="31260" w:author="Visone Rossana (GSE)" w:date="2025-09-09T14:48:00Z" w16du:dateUtc="2025-09-09T12:48:00Z">
              <w:rPr>
                <w:rFonts w:eastAsia="Aptos" w:cstheme="minorHAnsi"/>
                <w:kern w:val="2"/>
              </w:rPr>
            </w:rPrChange>
          </w:rPr>
          <w:delText>p</w:delText>
        </w:r>
        <w:r w:rsidRPr="00D33483" w:rsidDel="0007208E">
          <w:rPr>
            <w:rFonts w:eastAsiaTheme="majorEastAsia" w:cstheme="majorBidi"/>
            <w:szCs w:val="26"/>
            <w:rPrChange w:id="31261" w:author="Visone Rossana (GSE)" w:date="2025-09-09T14:48:00Z" w16du:dateUtc="2025-09-09T12:48:00Z">
              <w:rPr>
                <w:rFonts w:eastAsia="Aptos" w:cstheme="minorHAnsi"/>
                <w:kern w:val="2"/>
              </w:rPr>
            </w:rPrChange>
          </w:rPr>
          <w:delText xml:space="preserve"> del</w:delText>
        </w:r>
      </w:del>
      <w:ins w:id="31262" w:author="Visone Rossana (GSE)" w:date="2025-09-30T18:21:00Z" w16du:dateUtc="2025-09-30T16:21:00Z">
        <w:del w:id="31263" w:author="Visone Rossana (GSE)" w:date="2025-10-22T12:23:00Z" w16du:dateUtc="2025-10-22T10:23:00Z">
          <w:r w:rsidR="00A43899" w:rsidRPr="00D33483" w:rsidDel="0007208E">
            <w:rPr>
              <w:rFonts w:eastAsiaTheme="majorEastAsia" w:cstheme="majorBidi"/>
              <w:szCs w:val="26"/>
              <w:rPrChange w:id="31264" w:author="Oliosi Francesco (GSE)" w:date="2025-10-22T15:58:00Z" w16du:dateUtc="2025-10-22T13:58:00Z">
                <w:rPr>
                  <w:rFonts w:eastAsia="Aptos" w:cstheme="minorHAnsi"/>
                  <w:kern w:val="2"/>
                  <w:sz w:val="22"/>
                  <w:szCs w:val="22"/>
                </w:rPr>
              </w:rPrChange>
            </w:rPr>
            <w:delText xml:space="preserve">realizzati </w:delText>
          </w:r>
        </w:del>
      </w:ins>
      <w:ins w:id="31265" w:author="Visone Rossana (GSE)" w:date="2025-09-30T18:32:00Z" w16du:dateUtc="2025-09-30T16:32:00Z">
        <w:del w:id="31266" w:author="Visone Rossana (GSE)" w:date="2025-10-22T12:23:00Z" w16du:dateUtc="2025-10-22T10:23:00Z">
          <w:r w:rsidR="009E2676" w:rsidRPr="00D33483" w:rsidDel="0007208E">
            <w:rPr>
              <w:rFonts w:eastAsiaTheme="majorEastAsia" w:cstheme="majorBidi"/>
              <w:szCs w:val="26"/>
              <w:rPrChange w:id="31267" w:author="Oliosi Francesco (GSE)" w:date="2025-10-22T15:58:00Z" w16du:dateUtc="2025-10-22T13:58:00Z">
                <w:rPr>
                  <w:rFonts w:eastAsia="Aptos" w:cstheme="minorHAnsi"/>
                  <w:kern w:val="2"/>
                  <w:sz w:val="22"/>
                  <w:szCs w:val="22"/>
                </w:rPr>
              </w:rPrChange>
            </w:rPr>
            <w:delText>su edifici ricadenti nell’</w:delText>
          </w:r>
        </w:del>
      </w:ins>
      <w:ins w:id="31268" w:author="Visone Rossana (GSE)" w:date="2025-09-30T18:21:00Z" w16du:dateUtc="2025-09-30T16:21:00Z">
        <w:del w:id="31269" w:author="Visone Rossana (GSE)" w:date="2025-10-22T12:23:00Z" w16du:dateUtc="2025-10-22T10:23:00Z">
          <w:r w:rsidR="00A43899" w:rsidRPr="00D33483" w:rsidDel="0007208E">
            <w:rPr>
              <w:rFonts w:eastAsiaTheme="majorEastAsia" w:cstheme="majorBidi"/>
              <w:szCs w:val="26"/>
              <w:rPrChange w:id="31270" w:author="Oliosi Francesco (GSE)" w:date="2025-10-22T15:58:00Z" w16du:dateUtc="2025-10-22T13:58:00Z">
                <w:rPr>
                  <w:rFonts w:eastAsia="Aptos" w:cstheme="minorHAnsi"/>
                  <w:kern w:val="2"/>
                  <w:sz w:val="22"/>
                  <w:szCs w:val="22"/>
                </w:rPr>
              </w:rPrChange>
            </w:rPr>
            <w:delText>ambito</w:delText>
          </w:r>
        </w:del>
      </w:ins>
      <w:del w:id="31271" w:author="Visone Rossana (GSE)" w:date="2025-10-22T12:23:00Z" w16du:dateUtc="2025-10-22T10:23:00Z">
        <w:r w:rsidRPr="00D33483" w:rsidDel="0007208E">
          <w:rPr>
            <w:rFonts w:eastAsiaTheme="majorEastAsia" w:cstheme="majorBidi"/>
            <w:szCs w:val="26"/>
            <w:rPrChange w:id="31272" w:author="Visone Rossana (GSE)" w:date="2025-09-09T14:48:00Z" w16du:dateUtc="2025-09-09T12:48:00Z">
              <w:rPr>
                <w:rFonts w:eastAsia="Aptos" w:cstheme="minorHAnsi"/>
                <w:kern w:val="2"/>
              </w:rPr>
            </w:rPrChange>
          </w:rPr>
          <w:delText xml:space="preserve"> </w:delText>
        </w:r>
        <w:r w:rsidR="001D4C4A" w:rsidRPr="00D33483" w:rsidDel="0007208E">
          <w:rPr>
            <w:rFonts w:eastAsiaTheme="majorEastAsia" w:cstheme="majorBidi"/>
            <w:szCs w:val="26"/>
            <w:rPrChange w:id="31273" w:author="Visone Rossana (GSE)" w:date="2025-09-09T14:48:00Z" w16du:dateUtc="2025-09-09T12:48:00Z">
              <w:rPr>
                <w:rFonts w:eastAsia="Aptos" w:cstheme="minorHAnsi"/>
                <w:kern w:val="2"/>
              </w:rPr>
            </w:rPrChange>
          </w:rPr>
          <w:delText xml:space="preserve">settore </w:delText>
        </w:r>
      </w:del>
      <w:ins w:id="31274" w:author="Visone Rossana (GSE)" w:date="2025-10-08T16:43:00Z" w16du:dateUtc="2025-10-08T14:43:00Z">
        <w:del w:id="31275" w:author="Visone Rossana (GSE)" w:date="2025-10-22T12:23:00Z" w16du:dateUtc="2025-10-22T10:23:00Z">
          <w:r w:rsidR="00B8029D" w:rsidRPr="00D33483" w:rsidDel="0007208E">
            <w:rPr>
              <w:rFonts w:eastAsiaTheme="majorEastAsia" w:cstheme="majorBidi"/>
              <w:szCs w:val="26"/>
              <w:rPrChange w:id="31276" w:author="Oliosi Francesco (GSE)" w:date="2025-10-22T15:58:00Z" w16du:dateUtc="2025-10-22T13:58:00Z">
                <w:rPr>
                  <w:rFonts w:eastAsia="Aptos" w:cstheme="minorHAnsi"/>
                  <w:kern w:val="2"/>
                  <w:sz w:val="22"/>
                  <w:szCs w:val="22"/>
                </w:rPr>
              </w:rPrChange>
            </w:rPr>
            <w:delText xml:space="preserve">residenziale o </w:delText>
          </w:r>
        </w:del>
      </w:ins>
      <w:del w:id="31277" w:author="Visone Rossana (GSE)" w:date="2025-10-22T12:23:00Z" w16du:dateUtc="2025-10-22T10:23:00Z">
        <w:r w:rsidR="001D4C4A" w:rsidRPr="00D33483" w:rsidDel="0007208E">
          <w:rPr>
            <w:rFonts w:eastAsiaTheme="majorEastAsia" w:cstheme="majorBidi"/>
            <w:szCs w:val="26"/>
            <w:rPrChange w:id="31278" w:author="Visone Rossana (GSE)" w:date="2025-09-09T14:48:00Z" w16du:dateUtc="2025-09-09T12:48:00Z">
              <w:rPr>
                <w:rFonts w:eastAsia="Aptos" w:cstheme="minorHAnsi"/>
                <w:kern w:val="2"/>
              </w:rPr>
            </w:rPrChange>
          </w:rPr>
          <w:delText>terziario e</w:delText>
        </w:r>
        <w:r w:rsidRPr="00D33483" w:rsidDel="0007208E">
          <w:rPr>
            <w:rFonts w:eastAsiaTheme="majorEastAsia" w:cstheme="majorBidi"/>
            <w:szCs w:val="26"/>
            <w:rPrChange w:id="31279" w:author="Visone Rossana (GSE)" w:date="2025-09-09T14:48:00Z" w16du:dateUtc="2025-09-09T12:48:00Z">
              <w:rPr>
                <w:rFonts w:eastAsia="Aptos" w:cstheme="minorHAnsi"/>
                <w:kern w:val="2"/>
              </w:rPr>
            </w:rPrChange>
          </w:rPr>
          <w:delText xml:space="preserve"> o del</w:delText>
        </w:r>
        <w:r w:rsidR="001D4C4A" w:rsidRPr="00D33483" w:rsidDel="0007208E">
          <w:rPr>
            <w:rFonts w:eastAsiaTheme="majorEastAsia" w:cstheme="majorBidi"/>
            <w:szCs w:val="26"/>
            <w:rPrChange w:id="31280" w:author="Visone Rossana (GSE)" w:date="2025-09-09T14:48:00Z" w16du:dateUtc="2025-09-09T12:48:00Z">
              <w:rPr>
                <w:rFonts w:eastAsia="Aptos" w:cstheme="minorHAnsi"/>
                <w:kern w:val="2"/>
              </w:rPr>
            </w:rPrChange>
          </w:rPr>
          <w:delText xml:space="preserve"> residenziale</w:delText>
        </w:r>
      </w:del>
      <w:ins w:id="31281" w:author="Visone Rossana (GSE)" w:date="2025-09-30T18:21:00Z" w16du:dateUtc="2025-09-30T16:21:00Z">
        <w:del w:id="31282" w:author="Visone Rossana (GSE)" w:date="2025-10-22T12:23:00Z" w16du:dateUtc="2025-10-22T10:23:00Z">
          <w:r w:rsidR="00A43899" w:rsidRPr="00D33483" w:rsidDel="0007208E">
            <w:rPr>
              <w:rFonts w:eastAsiaTheme="majorEastAsia" w:cstheme="majorBidi"/>
              <w:szCs w:val="26"/>
              <w:rPrChange w:id="31283" w:author="Oliosi Francesco (GSE)" w:date="2025-10-22T15:58:00Z" w16du:dateUtc="2025-10-22T13:58:00Z">
                <w:rPr>
                  <w:rFonts w:eastAsia="Aptos" w:cstheme="minorHAnsi"/>
                  <w:kern w:val="2"/>
                  <w:sz w:val="22"/>
                  <w:szCs w:val="22"/>
                </w:rPr>
              </w:rPrChange>
            </w:rPr>
            <w:delText>,</w:delText>
          </w:r>
        </w:del>
      </w:ins>
      <w:del w:id="31284" w:author="Visone Rossana (GSE)" w:date="2025-10-22T12:23:00Z" w16du:dateUtc="2025-10-22T10:23:00Z">
        <w:r w:rsidRPr="00D33483" w:rsidDel="0007208E">
          <w:rPr>
            <w:rFonts w:eastAsiaTheme="majorEastAsia" w:cstheme="majorBidi"/>
            <w:szCs w:val="26"/>
            <w:rPrChange w:id="31285" w:author="Visone Rossana (GSE)" w:date="2025-09-09T14:48:00Z" w16du:dateUtc="2025-09-09T12:48:00Z">
              <w:rPr>
                <w:rFonts w:eastAsia="Aptos" w:cstheme="minorHAnsi"/>
                <w:kern w:val="2"/>
              </w:rPr>
            </w:rPrChange>
          </w:rPr>
          <w:delText xml:space="preserve"> direttamente</w:delText>
        </w:r>
      </w:del>
      <w:ins w:id="31286" w:author="Visone Rossana (GSE)" w:date="2025-09-30T18:21:00Z" w16du:dateUtc="2025-09-30T16:21:00Z">
        <w:del w:id="31287" w:author="Visone Rossana (GSE)" w:date="2025-10-22T12:23:00Z" w16du:dateUtc="2025-10-22T10:23:00Z">
          <w:r w:rsidR="00A43899" w:rsidRPr="00D33483" w:rsidDel="0007208E">
            <w:rPr>
              <w:rFonts w:eastAsiaTheme="majorEastAsia" w:cstheme="majorBidi"/>
              <w:szCs w:val="26"/>
              <w:rPrChange w:id="31288" w:author="Oliosi Francesco (GSE)" w:date="2025-10-22T15:58:00Z" w16du:dateUtc="2025-10-22T13:58:00Z">
                <w:rPr>
                  <w:rFonts w:eastAsia="Aptos" w:cstheme="minorHAnsi"/>
                  <w:kern w:val="2"/>
                  <w:sz w:val="22"/>
                  <w:szCs w:val="22"/>
                </w:rPr>
              </w:rPrChange>
            </w:rPr>
            <w:delText>,</w:delText>
          </w:r>
        </w:del>
      </w:ins>
      <w:del w:id="31289" w:author="Visone Rossana (GSE)" w:date="2025-10-22T12:23:00Z" w16du:dateUtc="2025-10-22T10:23:00Z">
        <w:r w:rsidRPr="00D33483" w:rsidDel="0007208E">
          <w:rPr>
            <w:rFonts w:eastAsiaTheme="majorEastAsia" w:cstheme="majorBidi"/>
            <w:szCs w:val="26"/>
            <w:rPrChange w:id="31290" w:author="Visone Rossana (GSE)" w:date="2025-09-09T14:48:00Z" w16du:dateUtc="2025-09-09T12:48:00Z">
              <w:rPr>
                <w:rFonts w:eastAsia="Aptos" w:cstheme="minorHAnsi"/>
                <w:kern w:val="2"/>
              </w:rPr>
            </w:rPrChange>
          </w:rPr>
          <w:delText xml:space="preserve"> o indirettamente tramite </w:delText>
        </w:r>
      </w:del>
      <w:ins w:id="31291" w:author="Visone Rossana (GSE)" w:date="2025-09-30T18:22:00Z" w16du:dateUtc="2025-09-30T16:22:00Z">
        <w:del w:id="31292" w:author="Visone Rossana (GSE)" w:date="2025-10-22T12:23:00Z" w16du:dateUtc="2025-10-22T10:23:00Z">
          <w:r w:rsidR="00A43899" w:rsidRPr="00D33483" w:rsidDel="0007208E">
            <w:rPr>
              <w:rFonts w:eastAsiaTheme="majorEastAsia" w:cstheme="majorBidi"/>
              <w:szCs w:val="26"/>
              <w:rPrChange w:id="31293" w:author="Oliosi Francesco (GSE)" w:date="2025-10-22T15:58:00Z" w16du:dateUtc="2025-10-22T13:58:00Z">
                <w:rPr>
                  <w:rFonts w:eastAsia="Aptos" w:cstheme="minorHAnsi"/>
                  <w:kern w:val="2"/>
                  <w:sz w:val="22"/>
                  <w:szCs w:val="22"/>
                </w:rPr>
              </w:rPrChange>
            </w:rPr>
            <w:delText xml:space="preserve">le </w:delText>
          </w:r>
        </w:del>
      </w:ins>
      <w:del w:id="31294" w:author="Visone Rossana (GSE)" w:date="2025-10-22T12:23:00Z" w16du:dateUtc="2025-10-22T10:23:00Z">
        <w:r w:rsidRPr="00D33483" w:rsidDel="0007208E">
          <w:rPr>
            <w:rFonts w:eastAsiaTheme="majorEastAsia" w:cstheme="majorBidi"/>
            <w:szCs w:val="26"/>
            <w:rPrChange w:id="31295" w:author="Visone Rossana (GSE)" w:date="2025-09-09T14:48:00Z" w16du:dateUtc="2025-09-09T12:48:00Z">
              <w:rPr>
                <w:rFonts w:eastAsia="Aptos" w:cstheme="minorHAnsi"/>
                <w:kern w:val="2"/>
              </w:rPr>
            </w:rPrChange>
          </w:rPr>
          <w:delText>ESCO</w:delText>
        </w:r>
      </w:del>
      <w:ins w:id="31296" w:author="Visone Rossana (GSE)" w:date="2025-09-30T18:22:00Z" w16du:dateUtc="2025-09-30T16:22:00Z">
        <w:del w:id="31297" w:author="Visone Rossana (GSE)" w:date="2025-10-22T12:23:00Z" w16du:dateUtc="2025-10-22T10:23:00Z">
          <w:r w:rsidR="00A43899" w:rsidRPr="00D33483" w:rsidDel="0007208E">
            <w:rPr>
              <w:rFonts w:eastAsiaTheme="majorEastAsia" w:cstheme="majorBidi"/>
              <w:szCs w:val="26"/>
              <w:rPrChange w:id="31298" w:author="Oliosi Francesco (GSE)" w:date="2025-10-22T15:58:00Z" w16du:dateUtc="2025-10-22T13:58:00Z">
                <w:rPr>
                  <w:rFonts w:eastAsia="Aptos" w:cstheme="minorHAnsi"/>
                  <w:kern w:val="2"/>
                  <w:sz w:val="22"/>
                  <w:szCs w:val="22"/>
                </w:rPr>
              </w:rPrChange>
            </w:rPr>
            <w:delText xml:space="preserve"> </w:delText>
          </w:r>
        </w:del>
      </w:ins>
      <w:del w:id="31299" w:author="Visone Rossana (GSE)" w:date="2025-10-22T12:23:00Z" w16du:dateUtc="2025-10-22T10:23:00Z">
        <w:r w:rsidRPr="00D33483" w:rsidDel="0007208E">
          <w:rPr>
            <w:rFonts w:eastAsiaTheme="majorEastAsia" w:cstheme="majorBidi"/>
            <w:szCs w:val="26"/>
            <w:rPrChange w:id="31300" w:author="Visone Rossana (GSE)" w:date="2025-09-09T14:48:00Z" w16du:dateUtc="2025-09-09T12:48:00Z">
              <w:rPr>
                <w:rFonts w:eastAsia="Aptos" w:cstheme="minorHAnsi"/>
                <w:kern w:val="2"/>
              </w:rPr>
            </w:rPrChange>
          </w:rPr>
          <w:delText>, o membri delle CER</w:delText>
        </w:r>
      </w:del>
      <w:ins w:id="31301" w:author="Visone Rossana (GSE)" w:date="2025-09-30T18:23:00Z" w16du:dateUtc="2025-09-30T16:23:00Z">
        <w:del w:id="31302" w:author="Visone Rossana (GSE)" w:date="2025-10-22T12:23:00Z" w16du:dateUtc="2025-10-22T10:23:00Z">
          <w:r w:rsidR="004F3F4E" w:rsidRPr="00D33483" w:rsidDel="0007208E">
            <w:rPr>
              <w:rFonts w:eastAsiaTheme="majorEastAsia" w:cstheme="majorBidi"/>
              <w:szCs w:val="26"/>
              <w:rPrChange w:id="31303" w:author="Oliosi Francesco (GSE)" w:date="2025-10-22T15:58:00Z" w16du:dateUtc="2025-10-22T13:58:00Z">
                <w:rPr>
                  <w:rFonts w:eastAsia="Aptos" w:cstheme="minorHAnsi"/>
                  <w:kern w:val="2"/>
                  <w:sz w:val="22"/>
                  <w:szCs w:val="22"/>
                </w:rPr>
              </w:rPrChange>
            </w:rPr>
            <w:delText xml:space="preserve"> </w:delText>
          </w:r>
        </w:del>
      </w:ins>
      <w:ins w:id="31304" w:author="Visone Rossana (GSE)" w:date="2025-09-30T18:32:00Z" w16du:dateUtc="2025-09-30T16:32:00Z">
        <w:del w:id="31305" w:author="Visone Rossana (GSE)" w:date="2025-10-22T12:23:00Z" w16du:dateUtc="2025-10-22T10:23:00Z">
          <w:r w:rsidR="009E2676" w:rsidRPr="00D33483" w:rsidDel="0007208E">
            <w:rPr>
              <w:rFonts w:eastAsiaTheme="majorEastAsia" w:cstheme="majorBidi"/>
              <w:szCs w:val="26"/>
              <w:rPrChange w:id="31306" w:author="Oliosi Francesco (GSE)" w:date="2025-10-22T15:58:00Z" w16du:dateUtc="2025-10-22T13:58:00Z">
                <w:rPr>
                  <w:rFonts w:eastAsia="Aptos" w:cstheme="minorHAnsi"/>
                  <w:kern w:val="2"/>
                  <w:sz w:val="22"/>
                  <w:szCs w:val="22"/>
                </w:rPr>
              </w:rPrChange>
            </w:rPr>
            <w:delText>le</w:delText>
          </w:r>
        </w:del>
      </w:ins>
      <w:ins w:id="31307" w:author="Visone Rossana (GSE)" w:date="2025-09-30T18:33:00Z" w16du:dateUtc="2025-09-30T16:33:00Z">
        <w:del w:id="31308" w:author="Visone Rossana (GSE)" w:date="2025-10-22T12:23:00Z" w16du:dateUtc="2025-10-22T10:23:00Z">
          <w:r w:rsidR="009E2676" w:rsidRPr="00D33483" w:rsidDel="0007208E">
            <w:rPr>
              <w:rFonts w:eastAsiaTheme="majorEastAsia" w:cstheme="majorBidi"/>
              <w:szCs w:val="26"/>
              <w:rPrChange w:id="31309" w:author="Oliosi Francesco (GSE)" w:date="2025-10-22T15:58:00Z" w16du:dateUtc="2025-10-22T13:58:00Z">
                <w:rPr>
                  <w:rFonts w:eastAsia="Aptos" w:cstheme="minorHAnsi"/>
                  <w:kern w:val="2"/>
                  <w:sz w:val="22"/>
                  <w:szCs w:val="22"/>
                </w:rPr>
              </w:rPrChange>
            </w:rPr>
            <w:delText xml:space="preserve"> </w:delText>
          </w:r>
        </w:del>
      </w:ins>
      <w:ins w:id="31310" w:author="Visone Rossana (GSE)" w:date="2025-09-30T18:23:00Z" w16du:dateUtc="2025-09-30T16:23:00Z">
        <w:del w:id="31311" w:author="Visone Rossana (GSE)" w:date="2025-10-22T12:23:00Z" w16du:dateUtc="2025-10-22T10:23:00Z">
          <w:r w:rsidR="004F3F4E" w:rsidRPr="00D33483" w:rsidDel="0007208E">
            <w:rPr>
              <w:rFonts w:eastAsiaTheme="majorEastAsia" w:cstheme="majorBidi"/>
              <w:szCs w:val="26"/>
              <w:rPrChange w:id="31312" w:author="Oliosi Francesco (GSE)" w:date="2025-10-22T15:58:00Z" w16du:dateUtc="2025-10-22T13:58:00Z">
                <w:rPr>
                  <w:rFonts w:eastAsia="Aptos" w:cstheme="minorHAnsi"/>
                  <w:kern w:val="2"/>
                  <w:sz w:val="22"/>
                  <w:szCs w:val="22"/>
                </w:rPr>
              </w:rPrChange>
            </w:rPr>
            <w:delText>CER/configurazione di autoconsumo di cui i soggetti privati siano membri</w:delText>
          </w:r>
        </w:del>
      </w:ins>
      <w:del w:id="31313" w:author="Visone Rossana (GSE)" w:date="2025-10-22T12:23:00Z" w16du:dateUtc="2025-10-22T10:23:00Z">
        <w:r w:rsidR="001D4C4A" w:rsidRPr="00D33483" w:rsidDel="0007208E">
          <w:rPr>
            <w:rFonts w:eastAsiaTheme="majorEastAsia" w:cstheme="majorBidi"/>
            <w:szCs w:val="26"/>
            <w:rPrChange w:id="31314" w:author="Visone Rossana (GSE)" w:date="2025-09-09T14:48:00Z" w16du:dateUtc="2025-09-09T12:48:00Z">
              <w:rPr>
                <w:rFonts w:eastAsia="Aptos" w:cstheme="minorHAnsi"/>
                <w:kern w:val="2"/>
              </w:rPr>
            </w:rPrChange>
          </w:rPr>
          <w:delText>.</w:delText>
        </w:r>
        <w:r w:rsidR="00F06F93" w:rsidRPr="00D33483" w:rsidDel="0007208E">
          <w:rPr>
            <w:rFonts w:eastAsiaTheme="majorEastAsia" w:cstheme="majorBidi"/>
            <w:szCs w:val="26"/>
            <w:rPrChange w:id="31315" w:author="Visone Rossana (GSE)" w:date="2025-09-09T14:48:00Z" w16du:dateUtc="2025-09-09T12:48:00Z">
              <w:rPr>
                <w:rFonts w:eastAsia="Aptos" w:cstheme="minorHAnsi"/>
                <w:kern w:val="2"/>
              </w:rPr>
            </w:rPrChange>
          </w:rPr>
          <w:delText xml:space="preserve"> Nel primo caso il Soggetto Responsabile è il soggetto privato mentre nel secondo caso il Soggetto Responsabile si identica in uno degli altri soggetti deputati richiamati</w:delText>
        </w:r>
        <w:r w:rsidR="006215B8" w:rsidRPr="00D33483" w:rsidDel="0007208E">
          <w:rPr>
            <w:rFonts w:eastAsiaTheme="majorEastAsia" w:cstheme="majorBidi"/>
            <w:szCs w:val="26"/>
            <w:rPrChange w:id="31316" w:author="Visone Rossana (GSE)" w:date="2025-09-09T14:48:00Z" w16du:dateUtc="2025-09-09T12:48:00Z">
              <w:rPr>
                <w:rFonts w:eastAsia="Aptos" w:cstheme="minorHAnsi"/>
                <w:kern w:val="2"/>
              </w:rPr>
            </w:rPrChange>
          </w:rPr>
          <w:delText>.</w:delText>
        </w:r>
        <w:bookmarkStart w:id="31317" w:name="_Toc212462757"/>
        <w:bookmarkEnd w:id="31317"/>
      </w:del>
    </w:p>
    <w:p w14:paraId="6458FD69" w14:textId="6ED4AF8F" w:rsidR="006215B8" w:rsidRPr="00D33483" w:rsidDel="0007208E" w:rsidRDefault="006215B8">
      <w:pPr>
        <w:numPr>
          <w:ilvl w:val="0"/>
          <w:numId w:val="292"/>
        </w:numPr>
        <w:spacing w:line="276" w:lineRule="auto"/>
        <w:ind w:left="1134" w:hanging="708"/>
        <w:jc w:val="both"/>
        <w:rPr>
          <w:del w:id="31318" w:author="Visone Rossana (GSE)" w:date="2025-10-22T12:24:00Z" w16du:dateUtc="2025-10-22T10:24:00Z"/>
          <w:rFonts w:eastAsiaTheme="majorEastAsia" w:cstheme="majorBidi"/>
          <w:szCs w:val="26"/>
          <w:rPrChange w:id="31319" w:author="Visone Rossana (GSE)" w:date="2025-09-09T14:48:00Z" w16du:dateUtc="2025-09-09T12:48:00Z">
            <w:rPr>
              <w:del w:id="31320" w:author="Visone Rossana (GSE)" w:date="2025-10-22T12:24:00Z" w16du:dateUtc="2025-10-22T10:24:00Z"/>
              <w:rFonts w:eastAsia="Aptos" w:cstheme="minorHAnsi"/>
              <w:kern w:val="2"/>
            </w:rPr>
          </w:rPrChange>
        </w:rPr>
        <w:pPrChange w:id="31321" w:author="Visone Rossana (GSE)" w:date="2025-10-23T10:16:00Z" w16du:dateUtc="2025-10-23T08:16:00Z">
          <w:pPr>
            <w:jc w:val="both"/>
          </w:pPr>
        </w:pPrChange>
      </w:pPr>
      <w:bookmarkStart w:id="31322" w:name="_Toc212462758"/>
      <w:bookmarkEnd w:id="31322"/>
    </w:p>
    <w:p w14:paraId="48032D14" w14:textId="0DFF6E4A" w:rsidR="006215B8" w:rsidRPr="00D33483" w:rsidDel="0007208E" w:rsidRDefault="006215B8">
      <w:pPr>
        <w:numPr>
          <w:ilvl w:val="0"/>
          <w:numId w:val="292"/>
        </w:numPr>
        <w:spacing w:line="276" w:lineRule="auto"/>
        <w:ind w:left="1134" w:hanging="708"/>
        <w:jc w:val="both"/>
        <w:rPr>
          <w:del w:id="31323" w:author="Visone Rossana (GSE)" w:date="2025-10-22T12:24:00Z" w16du:dateUtc="2025-10-22T10:24:00Z"/>
          <w:rFonts w:eastAsiaTheme="majorEastAsia" w:cstheme="majorBidi"/>
          <w:szCs w:val="26"/>
          <w:rPrChange w:id="31324" w:author="Visone Rossana (GSE)" w:date="2025-09-09T14:48:00Z" w16du:dateUtc="2025-09-09T12:48:00Z">
            <w:rPr>
              <w:del w:id="31325" w:author="Visone Rossana (GSE)" w:date="2025-10-22T12:24:00Z" w16du:dateUtc="2025-10-22T10:24:00Z"/>
              <w:rFonts w:eastAsia="Aptos" w:cstheme="minorHAnsi"/>
              <w:kern w:val="2"/>
            </w:rPr>
          </w:rPrChange>
        </w:rPr>
        <w:pPrChange w:id="31326" w:author="Visone Rossana (GSE)" w:date="2025-10-23T10:16:00Z" w16du:dateUtc="2025-10-23T08:16:00Z">
          <w:pPr>
            <w:jc w:val="both"/>
          </w:pPr>
        </w:pPrChange>
      </w:pPr>
      <w:del w:id="31327" w:author="Visone Rossana (GSE)" w:date="2025-10-22T12:24:00Z" w16du:dateUtc="2025-10-22T10:24:00Z">
        <w:r w:rsidRPr="00D33483" w:rsidDel="0007208E">
          <w:rPr>
            <w:rFonts w:eastAsiaTheme="majorEastAsia" w:cstheme="majorBidi"/>
            <w:szCs w:val="26"/>
            <w:rPrChange w:id="31328" w:author="Visone Rossana (GSE)" w:date="2025-09-09T14:48:00Z" w16du:dateUtc="2025-09-09T12:48:00Z">
              <w:rPr>
                <w:rFonts w:eastAsia="Aptos" w:cstheme="minorHAnsi"/>
                <w:kern w:val="2"/>
              </w:rPr>
            </w:rPrChange>
          </w:rPr>
          <w:delText xml:space="preserve">Per la puntuale ammissibilità </w:delText>
        </w:r>
      </w:del>
      <w:ins w:id="31329" w:author="Visone Rossana (GSE)" w:date="2025-09-30T18:24:00Z" w16du:dateUtc="2025-09-30T16:24:00Z">
        <w:del w:id="31330" w:author="Visone Rossana (GSE)" w:date="2025-10-22T12:24:00Z" w16du:dateUtc="2025-10-22T10:24:00Z">
          <w:r w:rsidR="00BF1DC3" w:rsidRPr="00D33483" w:rsidDel="0007208E">
            <w:rPr>
              <w:rFonts w:eastAsiaTheme="majorEastAsia" w:cstheme="majorBidi"/>
              <w:szCs w:val="26"/>
              <w:rPrChange w:id="31331" w:author="Oliosi Francesco (GSE)" w:date="2025-10-22T15:58:00Z" w16du:dateUtc="2025-10-22T13:58:00Z">
                <w:rPr>
                  <w:rFonts w:eastAsia="Aptos" w:cstheme="minorHAnsi"/>
                  <w:kern w:val="2"/>
                  <w:sz w:val="22"/>
                  <w:szCs w:val="22"/>
                </w:rPr>
              </w:rPrChange>
            </w:rPr>
            <w:delText xml:space="preserve">al meccanismo incentivante </w:delText>
          </w:r>
        </w:del>
      </w:ins>
      <w:ins w:id="31332" w:author="Visone Rossana (GSE)" w:date="2025-09-30T18:22:00Z" w16du:dateUtc="2025-09-30T16:22:00Z">
        <w:del w:id="31333" w:author="Visone Rossana (GSE)" w:date="2025-10-22T12:24:00Z" w16du:dateUtc="2025-10-22T10:24:00Z">
          <w:r w:rsidR="00A43899" w:rsidRPr="00D33483" w:rsidDel="0007208E">
            <w:rPr>
              <w:rFonts w:eastAsiaTheme="majorEastAsia" w:cstheme="majorBidi"/>
              <w:szCs w:val="26"/>
              <w:rPrChange w:id="31334" w:author="Oliosi Francesco (GSE)" w:date="2025-10-22T15:58:00Z" w16du:dateUtc="2025-10-22T13:58:00Z">
                <w:rPr>
                  <w:rFonts w:eastAsia="Aptos" w:cstheme="minorHAnsi"/>
                  <w:kern w:val="2"/>
                  <w:sz w:val="22"/>
                  <w:szCs w:val="22"/>
                </w:rPr>
              </w:rPrChange>
            </w:rPr>
            <w:delText xml:space="preserve">tramite i </w:delText>
          </w:r>
        </w:del>
      </w:ins>
      <w:del w:id="31335" w:author="Visone Rossana (GSE)" w:date="2025-10-22T12:24:00Z" w16du:dateUtc="2025-10-22T10:24:00Z">
        <w:r w:rsidRPr="00D33483" w:rsidDel="0007208E">
          <w:rPr>
            <w:rFonts w:eastAsiaTheme="majorEastAsia" w:cstheme="majorBidi"/>
            <w:szCs w:val="26"/>
            <w:rPrChange w:id="31336" w:author="Visone Rossana (GSE)" w:date="2025-09-09T14:48:00Z" w16du:dateUtc="2025-09-09T12:48:00Z">
              <w:rPr>
                <w:rFonts w:eastAsia="Aptos" w:cstheme="minorHAnsi"/>
                <w:kern w:val="2"/>
              </w:rPr>
            </w:rPrChange>
          </w:rPr>
          <w:delText xml:space="preserve">dei soggetti </w:delText>
        </w:r>
      </w:del>
      <w:ins w:id="31337" w:author="Visone Rossana (GSE)" w:date="2025-09-30T18:22:00Z" w16du:dateUtc="2025-09-30T16:22:00Z">
        <w:del w:id="31338" w:author="Visone Rossana (GSE)" w:date="2025-10-22T12:24:00Z" w16du:dateUtc="2025-10-22T10:24:00Z">
          <w:r w:rsidR="006C5469" w:rsidRPr="00D33483" w:rsidDel="0007208E">
            <w:rPr>
              <w:rFonts w:eastAsiaTheme="majorEastAsia" w:cstheme="majorBidi"/>
              <w:szCs w:val="26"/>
              <w:rPrChange w:id="31339" w:author="Oliosi Francesco (GSE)" w:date="2025-10-22T15:58:00Z" w16du:dateUtc="2025-10-22T13:58:00Z">
                <w:rPr>
                  <w:rFonts w:eastAsia="Aptos" w:cstheme="minorHAnsi"/>
                  <w:kern w:val="2"/>
                  <w:sz w:val="22"/>
                  <w:szCs w:val="22"/>
                </w:rPr>
              </w:rPrChange>
            </w:rPr>
            <w:delText xml:space="preserve">abilitati </w:delText>
          </w:r>
        </w:del>
      </w:ins>
      <w:del w:id="31340" w:author="Visone Rossana (GSE)" w:date="2025-10-22T12:24:00Z" w16du:dateUtc="2025-10-22T10:24:00Z">
        <w:r w:rsidRPr="00D33483" w:rsidDel="0007208E">
          <w:rPr>
            <w:rFonts w:eastAsiaTheme="majorEastAsia" w:cstheme="majorBidi"/>
            <w:szCs w:val="26"/>
            <w:rPrChange w:id="31341" w:author="Visone Rossana (GSE)" w:date="2025-09-30T18:25:00Z" w16du:dateUtc="2025-09-30T16:25:00Z">
              <w:rPr>
                <w:rFonts w:eastAsia="Aptos" w:cstheme="minorHAnsi"/>
                <w:kern w:val="2"/>
              </w:rPr>
            </w:rPrChange>
          </w:rPr>
          <w:delText>si rimanda</w:delText>
        </w:r>
        <w:r w:rsidRPr="00D33483" w:rsidDel="0007208E">
          <w:rPr>
            <w:rFonts w:eastAsiaTheme="majorEastAsia" w:cstheme="majorBidi"/>
            <w:szCs w:val="26"/>
            <w:rPrChange w:id="31342" w:author="Visone Rossana (GSE)" w:date="2025-09-30T18:25:00Z" w16du:dateUtc="2025-09-30T16:25:00Z">
              <w:rPr>
                <w:rFonts w:eastAsia="Aptos" w:cstheme="minorHAnsi"/>
                <w:kern w:val="2"/>
                <w:highlight w:val="yellow"/>
              </w:rPr>
            </w:rPrChange>
          </w:rPr>
          <w:delText xml:space="preserve"> a</w:delText>
        </w:r>
        <w:r w:rsidRPr="00D33483" w:rsidDel="0007208E">
          <w:rPr>
            <w:rFonts w:eastAsiaTheme="majorEastAsia" w:cstheme="majorBidi"/>
            <w:szCs w:val="26"/>
            <w:rPrChange w:id="31343" w:author="Visone Rossana (GSE)" w:date="2025-09-30T18:24:00Z" w16du:dateUtc="2025-09-30T16:24:00Z">
              <w:rPr>
                <w:rFonts w:eastAsia="Aptos" w:cstheme="minorHAnsi"/>
                <w:kern w:val="2"/>
                <w:highlight w:val="yellow"/>
              </w:rPr>
            </w:rPrChange>
          </w:rPr>
          <w:delText xml:space="preserve">l paragrafo </w:delText>
        </w:r>
      </w:del>
      <w:ins w:id="31344" w:author="Visone Rossana (GSE)" w:date="2025-09-30T18:24:00Z" w16du:dateUtc="2025-09-30T16:24:00Z">
        <w:del w:id="31345" w:author="Visone Rossana (GSE)" w:date="2025-10-22T12:24:00Z" w16du:dateUtc="2025-10-22T10:24:00Z">
          <w:r w:rsidR="00BF1DC3" w:rsidRPr="00D33483" w:rsidDel="0007208E">
            <w:rPr>
              <w:rFonts w:eastAsiaTheme="majorEastAsia" w:cstheme="majorBidi"/>
              <w:szCs w:val="26"/>
              <w:rPrChange w:id="31346" w:author="Visone Rossana (GSE)" w:date="2025-09-30T18:24:00Z" w16du:dateUtc="2025-09-30T16:24:00Z">
                <w:rPr>
                  <w:rFonts w:eastAsia="Aptos" w:cstheme="minorHAnsi"/>
                  <w:kern w:val="2"/>
                  <w:sz w:val="22"/>
                  <w:szCs w:val="22"/>
                  <w:highlight w:val="yellow"/>
                </w:rPr>
              </w:rPrChange>
            </w:rPr>
            <w:delText>3.5</w:delText>
          </w:r>
        </w:del>
      </w:ins>
      <w:del w:id="31347" w:author="Visone Rossana (GSE)" w:date="2025-10-22T12:24:00Z" w16du:dateUtc="2025-10-22T10:24:00Z">
        <w:r w:rsidRPr="00D33483" w:rsidDel="0007208E">
          <w:rPr>
            <w:rFonts w:eastAsiaTheme="majorEastAsia" w:cstheme="majorBidi"/>
            <w:szCs w:val="26"/>
            <w:rPrChange w:id="31348" w:author="Visone Rossana (GSE)" w:date="2025-09-30T18:24:00Z" w16du:dateUtc="2025-09-30T16:24:00Z">
              <w:rPr>
                <w:rFonts w:eastAsia="Aptos" w:cstheme="minorHAnsi"/>
                <w:kern w:val="2"/>
                <w:highlight w:val="yellow"/>
              </w:rPr>
            </w:rPrChange>
          </w:rPr>
          <w:delText>xx</w:delText>
        </w:r>
      </w:del>
      <w:ins w:id="31349" w:author="Visone Rossana (GSE)" w:date="2025-09-30T18:25:00Z" w16du:dateUtc="2025-09-30T16:25:00Z">
        <w:del w:id="31350" w:author="Visone Rossana (GSE)" w:date="2025-10-22T12:24:00Z" w16du:dateUtc="2025-10-22T10:24:00Z">
          <w:r w:rsidR="00BF1DC3" w:rsidRPr="00D33483" w:rsidDel="0007208E">
            <w:rPr>
              <w:rFonts w:eastAsiaTheme="majorEastAsia" w:cstheme="majorBidi"/>
              <w:szCs w:val="26"/>
              <w:rPrChange w:id="31351" w:author="Oliosi Francesco (GSE)" w:date="2025-10-22T15:58:00Z" w16du:dateUtc="2025-10-22T13:58:00Z">
                <w:rPr>
                  <w:rFonts w:eastAsia="Aptos" w:cstheme="minorHAnsi"/>
                  <w:kern w:val="2"/>
                  <w:sz w:val="22"/>
                  <w:szCs w:val="22"/>
                </w:rPr>
              </w:rPrChange>
            </w:rPr>
            <w:delText>.</w:delText>
          </w:r>
        </w:del>
      </w:ins>
      <w:bookmarkStart w:id="31352" w:name="_Toc212462759"/>
      <w:bookmarkEnd w:id="31352"/>
    </w:p>
    <w:p w14:paraId="7FAB7304" w14:textId="68D2C55F" w:rsidR="00F06F93" w:rsidRPr="00D33483" w:rsidDel="0083617F" w:rsidRDefault="00F06F93">
      <w:pPr>
        <w:numPr>
          <w:ilvl w:val="0"/>
          <w:numId w:val="292"/>
        </w:numPr>
        <w:spacing w:line="276" w:lineRule="auto"/>
        <w:ind w:left="1134" w:hanging="708"/>
        <w:rPr>
          <w:ins w:id="31353" w:author="Visone Rossana (GSE)" w:date="2025-07-29T11:00:00Z" w16du:dateUtc="2025-07-29T09:00:00Z"/>
          <w:del w:id="31354" w:author="Visone Rossana (GSE)" w:date="2025-10-22T12:24:00Z" w16du:dateUtc="2025-10-22T10:24:00Z"/>
          <w:rFonts w:eastAsiaTheme="majorEastAsia" w:cstheme="majorBidi"/>
          <w:szCs w:val="26"/>
          <w:rPrChange w:id="31355" w:author="Visone Rossana (GSE)" w:date="2025-09-09T14:48:00Z" w16du:dateUtc="2025-09-09T12:48:00Z">
            <w:rPr>
              <w:ins w:id="31356" w:author="Visone Rossana (GSE)" w:date="2025-07-29T11:00:00Z" w16du:dateUtc="2025-07-29T09:00:00Z"/>
              <w:del w:id="31357" w:author="Visone Rossana (GSE)" w:date="2025-10-22T12:24:00Z" w16du:dateUtc="2025-10-22T10:24:00Z"/>
              <w:rFonts w:eastAsia="Aptos" w:cstheme="minorHAnsi"/>
              <w:kern w:val="2"/>
            </w:rPr>
          </w:rPrChange>
        </w:rPr>
        <w:pPrChange w:id="31358" w:author="Visone Rossana (GSE)" w:date="2025-10-23T10:16:00Z" w16du:dateUtc="2025-10-23T08:16:00Z">
          <w:pPr/>
        </w:pPrChange>
      </w:pPr>
      <w:bookmarkStart w:id="31359" w:name="_Toc212462760"/>
      <w:bookmarkEnd w:id="31359"/>
    </w:p>
    <w:p w14:paraId="7B1152D9" w14:textId="77777777" w:rsidR="0083617F" w:rsidRPr="00923DC6" w:rsidRDefault="0083617F">
      <w:pPr>
        <w:pStyle w:val="TITOLO20"/>
        <w:numPr>
          <w:ilvl w:val="2"/>
          <w:numId w:val="292"/>
        </w:numPr>
        <w:ind w:left="1134" w:hanging="708"/>
        <w:rPr>
          <w:ins w:id="31360" w:author="Visone Rossana (GSE)" w:date="2025-10-22T12:24:00Z" w16du:dateUtc="2025-10-22T10:24:00Z"/>
        </w:rPr>
        <w:pPrChange w:id="31361" w:author="Visone Rossana (GSE)" w:date="2025-10-23T10:16:00Z" w16du:dateUtc="2025-10-23T08:16:00Z">
          <w:pPr>
            <w:pStyle w:val="TITOLO20"/>
            <w:numPr>
              <w:ilvl w:val="2"/>
              <w:numId w:val="548"/>
            </w:numPr>
            <w:ind w:left="1715" w:hanging="504"/>
          </w:pPr>
        </w:pPrChange>
      </w:pPr>
      <w:bookmarkStart w:id="31362" w:name="_Toc212462761"/>
      <w:ins w:id="31363" w:author="Visone Rossana (GSE)" w:date="2025-10-22T12:24:00Z" w16du:dateUtc="2025-10-22T10:24:00Z">
        <w:r w:rsidRPr="00923DC6">
          <w:t xml:space="preserve">Requisiti tecnici per l’accesso all’incentivo (Allegato </w:t>
        </w:r>
        <w:r w:rsidRPr="000F1963">
          <w:t>I</w:t>
        </w:r>
        <w:r w:rsidRPr="00923DC6">
          <w:t xml:space="preserve"> del Decreto)</w:t>
        </w:r>
        <w:bookmarkEnd w:id="31362"/>
      </w:ins>
    </w:p>
    <w:p w14:paraId="6746DA56" w14:textId="69DF8B22" w:rsidR="001D4C4A" w:rsidDel="0083617F" w:rsidRDefault="001D4C4A">
      <w:pPr>
        <w:spacing w:line="276" w:lineRule="auto"/>
        <w:rPr>
          <w:del w:id="31364" w:author="Visone Rossana (GSE)" w:date="2025-07-29T11:51:00Z" w16du:dateUtc="2025-07-29T09:51:00Z"/>
          <w:rFonts w:eastAsia="Aptos" w:cstheme="minorHAnsi"/>
          <w:kern w:val="2"/>
          <w:sz w:val="22"/>
          <w:szCs w:val="22"/>
        </w:rPr>
      </w:pPr>
    </w:p>
    <w:p w14:paraId="42A3C260" w14:textId="7FC40222" w:rsidR="001844C5" w:rsidRPr="00357179" w:rsidDel="00572F4B" w:rsidRDefault="001844C5">
      <w:pPr>
        <w:spacing w:line="276" w:lineRule="auto"/>
        <w:jc w:val="both"/>
        <w:rPr>
          <w:del w:id="31365" w:author="Visone Rossana (GSE)" w:date="2025-09-02T11:23:00Z" w16du:dateUtc="2025-09-02T09:23:00Z"/>
          <w:rFonts w:eastAsia="Aptos" w:cstheme="minorHAnsi"/>
          <w:kern w:val="2"/>
          <w:sz w:val="22"/>
          <w:szCs w:val="22"/>
          <w:rPrChange w:id="31366" w:author="Visone Rossana (GSE)" w:date="2025-09-09T14:48:00Z" w16du:dateUtc="2025-09-09T12:48:00Z">
            <w:rPr>
              <w:del w:id="31367" w:author="Visone Rossana (GSE)" w:date="2025-09-02T11:23:00Z" w16du:dateUtc="2025-09-02T09:23:00Z"/>
              <w:rFonts w:eastAsia="Aptos" w:cstheme="minorHAnsi"/>
              <w:kern w:val="2"/>
            </w:rPr>
          </w:rPrChange>
        </w:rPr>
        <w:pPrChange w:id="31368" w:author="Visone Rossana (GSE)" w:date="2025-09-09T14:48:00Z" w16du:dateUtc="2025-09-09T12:48:00Z">
          <w:pPr>
            <w:jc w:val="both"/>
          </w:pPr>
        </w:pPrChange>
      </w:pPr>
    </w:p>
    <w:p w14:paraId="53A5AC4C" w14:textId="084F8935" w:rsidR="001D4C4A" w:rsidRPr="00357179" w:rsidDel="00572F4B" w:rsidRDefault="001D4C4A">
      <w:pPr>
        <w:spacing w:line="276" w:lineRule="auto"/>
        <w:rPr>
          <w:del w:id="31369" w:author="Visone Rossana (GSE)" w:date="2025-09-02T11:23:00Z" w16du:dateUtc="2025-09-02T09:23:00Z"/>
          <w:rFonts w:eastAsia="Aptos" w:cstheme="minorHAnsi"/>
          <w:kern w:val="2"/>
          <w:sz w:val="22"/>
          <w:szCs w:val="22"/>
          <w:u w:val="single"/>
          <w:rPrChange w:id="31370" w:author="Visone Rossana (GSE)" w:date="2025-09-09T14:48:00Z" w16du:dateUtc="2025-09-09T12:48:00Z">
            <w:rPr>
              <w:del w:id="31371" w:author="Visone Rossana (GSE)" w:date="2025-09-02T11:23:00Z" w16du:dateUtc="2025-09-02T09:23:00Z"/>
              <w:rFonts w:eastAsia="Aptos" w:cstheme="minorHAnsi"/>
              <w:kern w:val="2"/>
              <w:u w:val="single"/>
            </w:rPr>
          </w:rPrChange>
        </w:rPr>
        <w:pPrChange w:id="31372" w:author="Visone Rossana (GSE)" w:date="2025-09-09T14:48:00Z" w16du:dateUtc="2025-09-09T12:48:00Z">
          <w:pPr/>
        </w:pPrChange>
      </w:pPr>
    </w:p>
    <w:p w14:paraId="15CFBC00" w14:textId="60B5103D" w:rsidR="001D4C4A" w:rsidRPr="00357179" w:rsidDel="0083617F" w:rsidRDefault="001D4C4A">
      <w:pPr>
        <w:spacing w:line="276" w:lineRule="auto"/>
        <w:rPr>
          <w:del w:id="31373" w:author="Visone Rossana (GSE)" w:date="2025-10-22T12:24:00Z" w16du:dateUtc="2025-10-22T10:24:00Z"/>
          <w:rFonts w:eastAsia="Aptos" w:cstheme="minorHAnsi"/>
          <w:b/>
          <w:bCs/>
          <w:kern w:val="2"/>
          <w:sz w:val="22"/>
          <w:szCs w:val="22"/>
          <w:u w:val="single"/>
          <w14:ligatures w14:val="standardContextual"/>
          <w:rPrChange w:id="31374" w:author="Visone Rossana (GSE)" w:date="2025-09-09T14:48:00Z" w16du:dateUtc="2025-09-09T12:48:00Z">
            <w:rPr>
              <w:del w:id="31375" w:author="Visone Rossana (GSE)" w:date="2025-10-22T12:24:00Z" w16du:dateUtc="2025-10-22T10:24:00Z"/>
              <w:rFonts w:eastAsia="Aptos" w:cstheme="minorHAnsi"/>
              <w:b/>
              <w:bCs/>
              <w:kern w:val="2"/>
              <w:u w:val="single"/>
              <w14:ligatures w14:val="standardContextual"/>
            </w:rPr>
          </w:rPrChange>
        </w:rPr>
        <w:pPrChange w:id="31376" w:author="Visone Rossana (GSE)" w:date="2025-09-09T14:48:00Z" w16du:dateUtc="2025-09-09T12:48:00Z">
          <w:pPr/>
        </w:pPrChange>
      </w:pPr>
      <w:del w:id="31377" w:author="Visone Rossana (GSE)" w:date="2025-10-22T12:24:00Z" w16du:dateUtc="2025-10-22T10:24:00Z">
        <w:r w:rsidRPr="00357179" w:rsidDel="0083617F">
          <w:rPr>
            <w:rFonts w:eastAsia="Aptos" w:cstheme="minorHAnsi"/>
            <w:b/>
            <w:bCs/>
            <w:kern w:val="2"/>
            <w:sz w:val="22"/>
            <w:szCs w:val="22"/>
            <w:u w:val="single"/>
            <w14:ligatures w14:val="standardContextual"/>
            <w:rPrChange w:id="31378" w:author="Visone Rossana (GSE)" w:date="2025-09-09T14:48:00Z" w16du:dateUtc="2025-09-09T12:48:00Z">
              <w:rPr>
                <w:rFonts w:eastAsia="Aptos" w:cstheme="minorHAnsi"/>
                <w:b/>
                <w:bCs/>
                <w:kern w:val="2"/>
                <w:u w:val="single"/>
                <w14:ligatures w14:val="standardContextual"/>
              </w:rPr>
            </w:rPrChange>
          </w:rPr>
          <w:delText>Requisiti tecnici per accedere all’incentivo (Allegato II del Decreto)</w:delText>
        </w:r>
      </w:del>
    </w:p>
    <w:p w14:paraId="5D6BFE0D" w14:textId="5A7BE176" w:rsidR="001D4C4A" w:rsidRPr="00357179" w:rsidRDefault="001D4C4A">
      <w:pPr>
        <w:widowControl w:val="0"/>
        <w:tabs>
          <w:tab w:val="left" w:pos="9179"/>
        </w:tabs>
        <w:autoSpaceDE w:val="0"/>
        <w:autoSpaceDN w:val="0"/>
        <w:spacing w:line="276" w:lineRule="auto"/>
        <w:jc w:val="both"/>
        <w:rPr>
          <w:rFonts w:eastAsia="Times New Roman" w:cstheme="minorHAnsi"/>
          <w:bCs/>
          <w:iCs/>
          <w:sz w:val="22"/>
          <w:szCs w:val="22"/>
          <w:rPrChange w:id="31379" w:author="Visone Rossana (GSE)" w:date="2025-09-09T14:48:00Z" w16du:dateUtc="2025-09-09T12:48:00Z">
            <w:rPr>
              <w:rFonts w:eastAsia="Times New Roman" w:cstheme="minorHAnsi"/>
              <w:bCs/>
              <w:iCs/>
            </w:rPr>
          </w:rPrChange>
        </w:rPr>
        <w:pPrChange w:id="31380" w:author="Visone Rossana (GSE)" w:date="2025-09-09T14:48:00Z" w16du:dateUtc="2025-09-09T12:48:00Z">
          <w:pPr>
            <w:widowControl w:val="0"/>
            <w:tabs>
              <w:tab w:val="left" w:pos="9179"/>
            </w:tabs>
            <w:autoSpaceDE w:val="0"/>
            <w:autoSpaceDN w:val="0"/>
            <w:jc w:val="both"/>
          </w:pPr>
        </w:pPrChange>
      </w:pPr>
      <w:r w:rsidRPr="00357179">
        <w:rPr>
          <w:rFonts w:eastAsia="Times New Roman" w:cstheme="minorHAnsi"/>
          <w:bCs/>
          <w:iCs/>
          <w:sz w:val="22"/>
          <w:szCs w:val="22"/>
          <w:rPrChange w:id="31381" w:author="Visone Rossana (GSE)" w:date="2025-09-09T14:48:00Z" w16du:dateUtc="2025-09-09T12:48:00Z">
            <w:rPr>
              <w:rFonts w:eastAsia="Times New Roman" w:cstheme="minorHAnsi"/>
              <w:bCs/>
              <w:iCs/>
            </w:rPr>
          </w:rPrChange>
        </w:rPr>
        <w:t>L’ammissione agli incentivi è subordinata:</w:t>
      </w:r>
    </w:p>
    <w:p w14:paraId="688D01BC" w14:textId="64FBCFC6" w:rsidR="000A36FD" w:rsidRPr="00357179" w:rsidRDefault="00A50987">
      <w:pPr>
        <w:widowControl w:val="0"/>
        <w:numPr>
          <w:ilvl w:val="0"/>
          <w:numId w:val="215"/>
        </w:numPr>
        <w:tabs>
          <w:tab w:val="left" w:pos="9179"/>
        </w:tabs>
        <w:autoSpaceDE w:val="0"/>
        <w:autoSpaceDN w:val="0"/>
        <w:spacing w:line="276" w:lineRule="auto"/>
        <w:jc w:val="both"/>
        <w:rPr>
          <w:rFonts w:eastAsia="Times New Roman" w:cstheme="minorHAnsi"/>
          <w:bCs/>
          <w:sz w:val="22"/>
          <w:szCs w:val="22"/>
          <w:rPrChange w:id="31382" w:author="Visone Rossana (GSE)" w:date="2025-09-09T14:48:00Z" w16du:dateUtc="2025-09-09T12:48:00Z">
            <w:rPr>
              <w:rFonts w:eastAsia="Times New Roman" w:cstheme="minorHAnsi"/>
              <w:bCs/>
            </w:rPr>
          </w:rPrChange>
        </w:rPr>
        <w:pPrChange w:id="31383" w:author="Visone Rossana (GSE)" w:date="2025-09-09T14:48:00Z" w16du:dateUtc="2025-09-09T12:48:00Z">
          <w:pPr>
            <w:widowControl w:val="0"/>
            <w:numPr>
              <w:numId w:val="63"/>
            </w:numPr>
            <w:tabs>
              <w:tab w:val="left" w:pos="9179"/>
            </w:tabs>
            <w:autoSpaceDE w:val="0"/>
            <w:autoSpaceDN w:val="0"/>
            <w:ind w:left="644" w:hanging="360"/>
            <w:jc w:val="both"/>
          </w:pPr>
        </w:pPrChange>
      </w:pPr>
      <w:r w:rsidRPr="00357179">
        <w:rPr>
          <w:rFonts w:eastAsia="Times New Roman" w:cstheme="minorHAnsi"/>
          <w:bCs/>
          <w:iCs/>
          <w:sz w:val="22"/>
          <w:szCs w:val="22"/>
          <w:rPrChange w:id="31384" w:author="Visone Rossana (GSE)" w:date="2025-09-09T14:48:00Z" w16du:dateUtc="2025-09-09T12:48:00Z">
            <w:rPr>
              <w:rFonts w:eastAsia="Times New Roman" w:cstheme="minorHAnsi"/>
              <w:bCs/>
              <w:iCs/>
            </w:rPr>
          </w:rPrChange>
        </w:rPr>
        <w:t>al</w:t>
      </w:r>
      <w:r w:rsidR="00DF0A99" w:rsidRPr="00357179">
        <w:rPr>
          <w:rFonts w:eastAsia="Times New Roman" w:cstheme="minorHAnsi"/>
          <w:bCs/>
          <w:iCs/>
          <w:sz w:val="22"/>
          <w:szCs w:val="22"/>
          <w:rPrChange w:id="31385" w:author="Visone Rossana (GSE)" w:date="2025-09-09T14:48:00Z" w16du:dateUtc="2025-09-09T12:48:00Z">
            <w:rPr>
              <w:rFonts w:eastAsia="Times New Roman" w:cstheme="minorHAnsi"/>
              <w:bCs/>
              <w:iCs/>
            </w:rPr>
          </w:rPrChange>
        </w:rPr>
        <w:t xml:space="preserve">la </w:t>
      </w:r>
      <w:r w:rsidR="000A36FD" w:rsidRPr="00357179">
        <w:rPr>
          <w:rFonts w:eastAsia="Times New Roman" w:cstheme="minorHAnsi"/>
          <w:bCs/>
          <w:iCs/>
          <w:sz w:val="22"/>
          <w:szCs w:val="22"/>
          <w:rPrChange w:id="31386" w:author="Visone Rossana (GSE)" w:date="2025-09-09T14:48:00Z" w16du:dateUtc="2025-09-09T12:48:00Z">
            <w:rPr>
              <w:rFonts w:eastAsia="Times New Roman" w:cstheme="minorHAnsi"/>
              <w:bCs/>
              <w:iCs/>
            </w:rPr>
          </w:rPrChange>
        </w:rPr>
        <w:t>garan</w:t>
      </w:r>
      <w:r w:rsidR="00DF0A99" w:rsidRPr="00357179">
        <w:rPr>
          <w:rFonts w:eastAsia="Times New Roman" w:cstheme="minorHAnsi"/>
          <w:bCs/>
          <w:iCs/>
          <w:sz w:val="22"/>
          <w:szCs w:val="22"/>
          <w:rPrChange w:id="31387" w:author="Visone Rossana (GSE)" w:date="2025-09-09T14:48:00Z" w16du:dateUtc="2025-09-09T12:48:00Z">
            <w:rPr>
              <w:rFonts w:eastAsia="Times New Roman" w:cstheme="minorHAnsi"/>
              <w:bCs/>
              <w:iCs/>
            </w:rPr>
          </w:rPrChange>
        </w:rPr>
        <w:t>zia del</w:t>
      </w:r>
      <w:r w:rsidR="000A36FD" w:rsidRPr="00357179">
        <w:rPr>
          <w:rFonts w:eastAsia="Times New Roman" w:cstheme="minorHAnsi"/>
          <w:bCs/>
          <w:iCs/>
          <w:sz w:val="22"/>
          <w:szCs w:val="22"/>
          <w:rPrChange w:id="31388" w:author="Visone Rossana (GSE)" w:date="2025-09-09T14:48:00Z" w16du:dateUtc="2025-09-09T12:48:00Z">
            <w:rPr>
              <w:rFonts w:eastAsia="Times New Roman" w:cstheme="minorHAnsi"/>
              <w:bCs/>
              <w:iCs/>
            </w:rPr>
          </w:rPrChange>
        </w:rPr>
        <w:t>l'assenza di dissipazioni termiche, variazioni del carico, regolazioni della potenza elettrica, rampe di accensione e spegnimento di lunga durata, altre situazioni di funzionamento modulabile che determin</w:t>
      </w:r>
      <w:r w:rsidR="00457FD6">
        <w:rPr>
          <w:rFonts w:eastAsia="Times New Roman" w:cstheme="minorHAnsi"/>
          <w:bCs/>
          <w:iCs/>
          <w:sz w:val="22"/>
          <w:szCs w:val="22"/>
        </w:rPr>
        <w:t>i</w:t>
      </w:r>
      <w:r w:rsidR="000A36FD" w:rsidRPr="00357179">
        <w:rPr>
          <w:rFonts w:eastAsia="Times New Roman" w:cstheme="minorHAnsi"/>
          <w:bCs/>
          <w:iCs/>
          <w:sz w:val="22"/>
          <w:szCs w:val="22"/>
          <w:rPrChange w:id="31389" w:author="Visone Rossana (GSE)" w:date="2025-09-09T14:48:00Z" w16du:dateUtc="2025-09-09T12:48:00Z">
            <w:rPr>
              <w:rFonts w:eastAsia="Times New Roman" w:cstheme="minorHAnsi"/>
              <w:bCs/>
              <w:iCs/>
            </w:rPr>
          </w:rPrChange>
        </w:rPr>
        <w:t>no variazioni del rapporto energia elettrica/energia termica;</w:t>
      </w:r>
    </w:p>
    <w:p w14:paraId="1E33D2AA" w14:textId="67F8A858" w:rsidR="000A36FD" w:rsidRPr="00357179" w:rsidRDefault="000A36FD">
      <w:pPr>
        <w:widowControl w:val="0"/>
        <w:numPr>
          <w:ilvl w:val="0"/>
          <w:numId w:val="215"/>
        </w:numPr>
        <w:tabs>
          <w:tab w:val="left" w:pos="9179"/>
        </w:tabs>
        <w:autoSpaceDE w:val="0"/>
        <w:autoSpaceDN w:val="0"/>
        <w:spacing w:line="276" w:lineRule="auto"/>
        <w:jc w:val="both"/>
        <w:rPr>
          <w:rFonts w:eastAsia="Times New Roman" w:cstheme="minorHAnsi"/>
          <w:bCs/>
          <w:sz w:val="22"/>
          <w:szCs w:val="22"/>
          <w:rPrChange w:id="31390" w:author="Visone Rossana (GSE)" w:date="2025-09-09T14:48:00Z" w16du:dateUtc="2025-09-09T12:48:00Z">
            <w:rPr>
              <w:rFonts w:eastAsia="Times New Roman" w:cstheme="minorHAnsi"/>
              <w:bCs/>
            </w:rPr>
          </w:rPrChange>
        </w:rPr>
        <w:pPrChange w:id="31391" w:author="Visone Rossana (GSE)" w:date="2025-09-09T14:48:00Z" w16du:dateUtc="2025-09-09T12:48:00Z">
          <w:pPr>
            <w:widowControl w:val="0"/>
            <w:numPr>
              <w:numId w:val="63"/>
            </w:numPr>
            <w:tabs>
              <w:tab w:val="left" w:pos="9179"/>
            </w:tabs>
            <w:autoSpaceDE w:val="0"/>
            <w:autoSpaceDN w:val="0"/>
            <w:ind w:left="644" w:hanging="360"/>
            <w:jc w:val="both"/>
          </w:pPr>
        </w:pPrChange>
      </w:pPr>
      <w:r w:rsidRPr="00357179">
        <w:rPr>
          <w:rFonts w:eastAsia="Times New Roman" w:cstheme="minorHAnsi"/>
          <w:bCs/>
          <w:iCs/>
          <w:sz w:val="22"/>
          <w:szCs w:val="22"/>
          <w:rPrChange w:id="31392" w:author="Visone Rossana (GSE)" w:date="2025-09-09T14:48:00Z" w16du:dateUtc="2025-09-09T12:48:00Z">
            <w:rPr>
              <w:rFonts w:eastAsia="Times New Roman" w:cstheme="minorHAnsi"/>
              <w:bCs/>
              <w:iCs/>
            </w:rPr>
          </w:rPrChange>
        </w:rPr>
        <w:t xml:space="preserve">ad un valore di risparmio di energia primaria (PES) almeno pari al 10%, come riportato nell’Allegato IV al </w:t>
      </w:r>
      <w:r w:rsidRPr="0083617F">
        <w:rPr>
          <w:rFonts w:eastAsia="Times New Roman" w:cstheme="minorHAnsi"/>
          <w:bCs/>
          <w:iCs/>
          <w:sz w:val="22"/>
          <w:szCs w:val="22"/>
          <w:rPrChange w:id="31393" w:author="Visone Rossana (GSE)" w:date="2025-10-22T12:25:00Z" w16du:dateUtc="2025-10-22T10:25:00Z">
            <w:rPr/>
          </w:rPrChange>
        </w:rPr>
        <w:fldChar w:fldCharType="begin"/>
      </w:r>
      <w:r w:rsidRPr="0083617F">
        <w:rPr>
          <w:rFonts w:eastAsia="Times New Roman" w:cstheme="minorHAnsi"/>
          <w:bCs/>
          <w:iCs/>
          <w:sz w:val="22"/>
          <w:szCs w:val="22"/>
          <w:rPrChange w:id="31394" w:author="Visone Rossana (GSE)" w:date="2025-10-22T12:25:00Z" w16du:dateUtc="2025-10-22T10:25:00Z">
            <w:rPr/>
          </w:rPrChange>
        </w:rPr>
        <w:instrText>HYPERLINK "file:///\\\\risorse.int\\DATI\\Direzioni\\BEE\\CTE\\FER%20Termiche\\MicheleGennaro\\199_2021.pdf"</w:instrText>
      </w:r>
      <w:r w:rsidRPr="0083617F">
        <w:rPr>
          <w:rFonts w:eastAsia="Times New Roman" w:cstheme="minorHAnsi"/>
          <w:sz w:val="22"/>
          <w:szCs w:val="22"/>
          <w:rPrChange w:id="31395" w:author="Visone Rossana (GSE)" w:date="2025-10-29T15:10:00Z" w16du:dateUtc="2025-10-29T14:10:00Z">
            <w:rPr>
              <w:rFonts w:eastAsia="Times New Roman" w:cstheme="minorHAnsi"/>
              <w:sz w:val="22"/>
              <w:szCs w:val="22"/>
            </w:rPr>
          </w:rPrChange>
        </w:rPr>
      </w:r>
      <w:r w:rsidRPr="0083617F">
        <w:rPr>
          <w:rFonts w:eastAsia="Times New Roman" w:cstheme="minorHAnsi"/>
          <w:bCs/>
          <w:iCs/>
          <w:sz w:val="22"/>
          <w:szCs w:val="22"/>
          <w:rPrChange w:id="31396" w:author="Visone Rossana (GSE)" w:date="2025-10-22T12:25:00Z" w16du:dateUtc="2025-10-22T10:25:00Z">
            <w:rPr/>
          </w:rPrChange>
        </w:rPr>
        <w:fldChar w:fldCharType="separate"/>
      </w:r>
      <w:r w:rsidRPr="0083617F">
        <w:rPr>
          <w:rFonts w:eastAsia="Times New Roman" w:cstheme="minorHAnsi"/>
          <w:bCs/>
          <w:iCs/>
          <w:sz w:val="22"/>
          <w:szCs w:val="22"/>
          <w:rPrChange w:id="31397" w:author="Visone Rossana (GSE)" w:date="2025-10-22T12:25:00Z" w16du:dateUtc="2025-10-22T10:25:00Z">
            <w:rPr>
              <w:rFonts w:eastAsia="Times New Roman" w:cstheme="minorHAnsi"/>
              <w:b/>
              <w:bCs/>
              <w:iCs/>
              <w:color w:val="467886"/>
              <w:u w:val="single"/>
            </w:rPr>
          </w:rPrChange>
        </w:rPr>
        <w:t>D.lgs. 199/2021</w:t>
      </w:r>
      <w:r w:rsidRPr="0083617F">
        <w:rPr>
          <w:rFonts w:eastAsia="Times New Roman" w:cstheme="minorHAnsi"/>
          <w:bCs/>
          <w:iCs/>
          <w:sz w:val="22"/>
          <w:szCs w:val="22"/>
          <w:rPrChange w:id="31398" w:author="Visone Rossana (GSE)" w:date="2025-10-22T12:25:00Z" w16du:dateUtc="2025-10-22T10:25:00Z">
            <w:rPr/>
          </w:rPrChange>
        </w:rPr>
        <w:fldChar w:fldCharType="end"/>
      </w:r>
      <w:r w:rsidRPr="0083617F">
        <w:rPr>
          <w:rFonts w:eastAsia="Times New Roman" w:cstheme="minorHAnsi"/>
          <w:bCs/>
          <w:iCs/>
          <w:sz w:val="22"/>
          <w:szCs w:val="22"/>
          <w:rPrChange w:id="31399" w:author="Visone Rossana (GSE)" w:date="2025-10-22T12:25:00Z" w16du:dateUtc="2025-10-22T10:25:00Z">
            <w:rPr/>
          </w:rPrChange>
        </w:rPr>
        <w:t>;</w:t>
      </w:r>
    </w:p>
    <w:p w14:paraId="12FE1F74" w14:textId="72371974" w:rsidR="001D4C4A" w:rsidRPr="00357179" w:rsidRDefault="001D4C4A">
      <w:pPr>
        <w:widowControl w:val="0"/>
        <w:numPr>
          <w:ilvl w:val="0"/>
          <w:numId w:val="549"/>
        </w:numPr>
        <w:tabs>
          <w:tab w:val="left" w:pos="9179"/>
        </w:tabs>
        <w:autoSpaceDE w:val="0"/>
        <w:autoSpaceDN w:val="0"/>
        <w:spacing w:line="276" w:lineRule="auto"/>
        <w:jc w:val="both"/>
        <w:rPr>
          <w:rFonts w:eastAsia="Times New Roman" w:cstheme="minorHAnsi"/>
          <w:bCs/>
          <w:sz w:val="22"/>
          <w:szCs w:val="22"/>
          <w:rPrChange w:id="31400" w:author="Visone Rossana (GSE)" w:date="2025-09-09T14:48:00Z" w16du:dateUtc="2025-09-09T12:48:00Z">
            <w:rPr>
              <w:rFonts w:eastAsia="Times New Roman" w:cstheme="minorHAnsi"/>
              <w:bCs/>
            </w:rPr>
          </w:rPrChange>
        </w:rPr>
        <w:pPrChange w:id="31401" w:author="Visone Rossana (GSE)" w:date="2025-10-22T12:31:00Z" w16du:dateUtc="2025-10-22T10:31:00Z">
          <w:pPr>
            <w:widowControl w:val="0"/>
            <w:numPr>
              <w:numId w:val="63"/>
            </w:numPr>
            <w:tabs>
              <w:tab w:val="left" w:pos="9179"/>
            </w:tabs>
            <w:autoSpaceDE w:val="0"/>
            <w:autoSpaceDN w:val="0"/>
            <w:ind w:left="644" w:hanging="360"/>
            <w:jc w:val="both"/>
          </w:pPr>
        </w:pPrChange>
      </w:pPr>
      <w:r w:rsidRPr="00357179">
        <w:rPr>
          <w:rFonts w:eastAsia="Times New Roman" w:cstheme="minorHAnsi"/>
          <w:bCs/>
          <w:iCs/>
          <w:sz w:val="22"/>
          <w:szCs w:val="22"/>
          <w:rPrChange w:id="31402" w:author="Visone Rossana (GSE)" w:date="2025-09-09T14:48:00Z" w16du:dateUtc="2025-09-09T12:48:00Z">
            <w:rPr>
              <w:rFonts w:eastAsia="Times New Roman" w:cstheme="minorHAnsi"/>
              <w:bCs/>
              <w:iCs/>
            </w:rPr>
          </w:rPrChange>
        </w:rPr>
        <w:lastRenderedPageBreak/>
        <w:t>all’alimentazione dell’impianto da fonti rinnovabili quali</w:t>
      </w:r>
      <w:del w:id="31403" w:author="Visone Rossana (GSE)" w:date="2025-09-30T18:25:00Z" w16du:dateUtc="2025-09-30T16:25:00Z">
        <w:r w:rsidRPr="00357179" w:rsidDel="00BF1DC3">
          <w:rPr>
            <w:rFonts w:eastAsia="Times New Roman" w:cstheme="minorHAnsi"/>
            <w:bCs/>
            <w:iCs/>
            <w:sz w:val="22"/>
            <w:szCs w:val="22"/>
            <w:rPrChange w:id="31404" w:author="Visone Rossana (GSE)" w:date="2025-09-09T14:48:00Z" w16du:dateUtc="2025-09-09T12:48:00Z">
              <w:rPr>
                <w:rFonts w:eastAsia="Times New Roman" w:cstheme="minorHAnsi"/>
                <w:bCs/>
                <w:iCs/>
              </w:rPr>
            </w:rPrChange>
          </w:rPr>
          <w:delText>,</w:delText>
        </w:r>
      </w:del>
      <w:ins w:id="31405" w:author="Visone Rossana (GSE)" w:date="2025-09-30T18:25:00Z" w16du:dateUtc="2025-09-30T16:25:00Z">
        <w:r w:rsidR="00BF1DC3">
          <w:rPr>
            <w:rFonts w:eastAsia="Times New Roman" w:cstheme="minorHAnsi"/>
            <w:bCs/>
            <w:iCs/>
            <w:sz w:val="22"/>
            <w:szCs w:val="22"/>
          </w:rPr>
          <w:t>,</w:t>
        </w:r>
      </w:ins>
      <w:del w:id="31406" w:author="Visone Rossana (GSE)" w:date="2025-09-30T18:25:00Z" w16du:dateUtc="2025-09-30T16:25:00Z">
        <w:r w:rsidRPr="00357179" w:rsidDel="00BF1DC3">
          <w:rPr>
            <w:rFonts w:eastAsia="Times New Roman" w:cstheme="minorHAnsi"/>
            <w:bCs/>
            <w:iCs/>
            <w:sz w:val="22"/>
            <w:szCs w:val="22"/>
            <w:rPrChange w:id="31407" w:author="Visone Rossana (GSE)" w:date="2025-09-09T14:48:00Z" w16du:dateUtc="2025-09-09T12:48:00Z">
              <w:rPr>
                <w:rFonts w:eastAsia="Times New Roman" w:cstheme="minorHAnsi"/>
                <w:bCs/>
                <w:iCs/>
              </w:rPr>
            </w:rPrChange>
          </w:rPr>
          <w:delText xml:space="preserve"> </w:delText>
        </w:r>
      </w:del>
      <w:ins w:id="31408" w:author="Visone Rossana (GSE)" w:date="2025-09-30T18:25:00Z" w16du:dateUtc="2025-09-30T16:25:00Z">
        <w:r w:rsidR="00BF1DC3">
          <w:rPr>
            <w:rFonts w:eastAsia="Times New Roman" w:cstheme="minorHAnsi"/>
            <w:bCs/>
            <w:iCs/>
            <w:sz w:val="22"/>
            <w:szCs w:val="22"/>
          </w:rPr>
          <w:t xml:space="preserve"> </w:t>
        </w:r>
      </w:ins>
      <w:r w:rsidRPr="00357179">
        <w:rPr>
          <w:rFonts w:eastAsia="Times New Roman" w:cstheme="minorHAnsi"/>
          <w:bCs/>
          <w:iCs/>
          <w:sz w:val="22"/>
          <w:szCs w:val="22"/>
          <w:rPrChange w:id="31409" w:author="Visone Rossana (GSE)" w:date="2025-09-09T14:48:00Z" w16du:dateUtc="2025-09-09T12:48:00Z">
            <w:rPr>
              <w:rFonts w:eastAsia="Times New Roman" w:cstheme="minorHAnsi"/>
              <w:bCs/>
              <w:iCs/>
            </w:rPr>
          </w:rPrChange>
        </w:rPr>
        <w:t>a titolo esemplificativo biomassa, biogas, bioliquidi</w:t>
      </w:r>
      <w:ins w:id="31410" w:author="Visone Rossana (GSE)" w:date="2025-10-23T16:35:00Z" w16du:dateUtc="2025-10-23T14:35:00Z">
        <w:r w:rsidR="00035821">
          <w:rPr>
            <w:rFonts w:eastAsia="Times New Roman" w:cstheme="minorHAnsi"/>
            <w:bCs/>
            <w:iCs/>
            <w:sz w:val="22"/>
            <w:szCs w:val="22"/>
          </w:rPr>
          <w:t>,</w:t>
        </w:r>
      </w:ins>
      <w:ins w:id="31411" w:author="Visone Rossana (GSE)" w:date="2025-10-23T16:36:00Z" w16du:dateUtc="2025-10-23T14:36:00Z">
        <w:r w:rsidR="00035821">
          <w:rPr>
            <w:rFonts w:eastAsia="Times New Roman" w:cstheme="minorHAnsi"/>
            <w:bCs/>
            <w:iCs/>
            <w:sz w:val="22"/>
            <w:szCs w:val="22"/>
          </w:rPr>
          <w:t xml:space="preserve"> </w:t>
        </w:r>
        <w:commentRangeStart w:id="31412"/>
        <w:r w:rsidR="00035821" w:rsidRPr="00E43421">
          <w:rPr>
            <w:rFonts w:eastAsia="Times New Roman" w:cstheme="minorHAnsi"/>
            <w:bCs/>
            <w:iCs/>
            <w:sz w:val="22"/>
            <w:szCs w:val="22"/>
            <w:highlight w:val="cyan"/>
            <w:rPrChange w:id="31413" w:author="Visone Rossana (GSE)" w:date="2025-10-23T16:36:00Z" w16du:dateUtc="2025-10-23T14:36:00Z">
              <w:rPr>
                <w:rFonts w:eastAsia="Times New Roman" w:cstheme="minorHAnsi"/>
                <w:bCs/>
                <w:iCs/>
                <w:sz w:val="22"/>
                <w:szCs w:val="22"/>
              </w:rPr>
            </w:rPrChange>
          </w:rPr>
          <w:t>i</w:t>
        </w:r>
        <w:r w:rsidR="00E43421" w:rsidRPr="00E43421">
          <w:rPr>
            <w:rFonts w:eastAsia="Times New Roman" w:cstheme="minorHAnsi"/>
            <w:bCs/>
            <w:iCs/>
            <w:sz w:val="22"/>
            <w:szCs w:val="22"/>
            <w:highlight w:val="cyan"/>
            <w:rPrChange w:id="31414" w:author="Visone Rossana (GSE)" w:date="2025-10-23T16:36:00Z" w16du:dateUtc="2025-10-23T14:36:00Z">
              <w:rPr>
                <w:rFonts w:eastAsia="Times New Roman" w:cstheme="minorHAnsi"/>
                <w:bCs/>
                <w:iCs/>
                <w:sz w:val="22"/>
                <w:szCs w:val="22"/>
              </w:rPr>
            </w:rPrChange>
          </w:rPr>
          <w:t>drogeno rinnovabile</w:t>
        </w:r>
      </w:ins>
      <w:commentRangeEnd w:id="31412"/>
      <w:ins w:id="31415" w:author="Visone Rossana (GSE)" w:date="2025-10-23T16:37:00Z" w16du:dateUtc="2025-10-23T14:37:00Z">
        <w:r w:rsidR="002E0F67">
          <w:rPr>
            <w:rStyle w:val="Rimandocommento"/>
            <w:rFonts w:eastAsia="Times New Roman" w:cstheme="minorHAnsi"/>
            <w:bCs/>
            <w:iCs/>
            <w:sz w:val="22"/>
            <w:szCs w:val="22"/>
          </w:rPr>
          <w:commentReference w:id="31412"/>
        </w:r>
      </w:ins>
      <w:ins w:id="31418" w:author="Visone Rossana (GSE)" w:date="2025-10-23T16:36:00Z" w16du:dateUtc="2025-10-23T14:36:00Z">
        <w:r w:rsidR="00E43421">
          <w:rPr>
            <w:rFonts w:eastAsia="Times New Roman" w:cstheme="minorHAnsi"/>
            <w:bCs/>
            <w:iCs/>
            <w:sz w:val="22"/>
            <w:szCs w:val="22"/>
          </w:rPr>
          <w:t xml:space="preserve">, </w:t>
        </w:r>
      </w:ins>
      <w:del w:id="31419" w:author="Visone Rossana (GSE)" w:date="2025-10-23T16:35:00Z" w16du:dateUtc="2025-10-23T14:35:00Z">
        <w:r w:rsidRPr="00357179" w:rsidDel="00035821">
          <w:rPr>
            <w:rFonts w:eastAsia="Times New Roman" w:cstheme="minorHAnsi"/>
            <w:bCs/>
            <w:iCs/>
            <w:sz w:val="22"/>
            <w:szCs w:val="22"/>
            <w:rPrChange w:id="31420" w:author="Visone Rossana (GSE)" w:date="2025-09-09T14:48:00Z" w16du:dateUtc="2025-09-09T12:48:00Z">
              <w:rPr>
                <w:rFonts w:eastAsia="Times New Roman" w:cstheme="minorHAnsi"/>
                <w:bCs/>
                <w:iCs/>
              </w:rPr>
            </w:rPrChange>
          </w:rPr>
          <w:delText xml:space="preserve"> </w:delText>
        </w:r>
      </w:del>
      <w:del w:id="31421" w:author="Visone Rossana (GSE)" w:date="2025-10-23T16:36:00Z" w16du:dateUtc="2025-10-23T14:36:00Z">
        <w:r w:rsidRPr="00357179" w:rsidDel="00E43421">
          <w:rPr>
            <w:rFonts w:eastAsia="Times New Roman" w:cstheme="minorHAnsi"/>
            <w:bCs/>
            <w:iCs/>
            <w:sz w:val="22"/>
            <w:szCs w:val="22"/>
            <w:rPrChange w:id="31422" w:author="Visone Rossana (GSE)" w:date="2025-09-09T14:48:00Z" w16du:dateUtc="2025-09-09T12:48:00Z">
              <w:rPr>
                <w:rFonts w:eastAsia="Times New Roman" w:cstheme="minorHAnsi"/>
                <w:bCs/>
                <w:iCs/>
              </w:rPr>
            </w:rPrChange>
          </w:rPr>
          <w:delText xml:space="preserve">e </w:delText>
        </w:r>
      </w:del>
      <w:r w:rsidRPr="00357179">
        <w:rPr>
          <w:rFonts w:eastAsia="Times New Roman" w:cstheme="minorHAnsi"/>
          <w:bCs/>
          <w:iCs/>
          <w:sz w:val="22"/>
          <w:szCs w:val="22"/>
          <w:rPrChange w:id="31423" w:author="Visone Rossana (GSE)" w:date="2025-09-09T14:48:00Z" w16du:dateUtc="2025-09-09T12:48:00Z">
            <w:rPr>
              <w:rFonts w:eastAsia="Times New Roman" w:cstheme="minorHAnsi"/>
              <w:bCs/>
              <w:iCs/>
            </w:rPr>
          </w:rPrChange>
        </w:rPr>
        <w:t xml:space="preserve">con </w:t>
      </w:r>
      <w:r w:rsidRPr="00357179">
        <w:rPr>
          <w:rFonts w:eastAsia="Times New Roman" w:cstheme="minorHAnsi"/>
          <w:bCs/>
          <w:sz w:val="22"/>
          <w:szCs w:val="22"/>
          <w:rPrChange w:id="31424" w:author="Visone Rossana (GSE)" w:date="2025-09-09T14:48:00Z" w16du:dateUtc="2025-09-09T12:48:00Z">
            <w:rPr>
              <w:rFonts w:eastAsia="Times New Roman" w:cstheme="minorHAnsi"/>
              <w:bCs/>
            </w:rPr>
          </w:rPrChange>
        </w:rPr>
        <w:t>potenza del</w:t>
      </w:r>
      <w:r w:rsidR="00F3321F" w:rsidRPr="00357179">
        <w:rPr>
          <w:rFonts w:eastAsia="Times New Roman" w:cstheme="minorHAnsi"/>
          <w:bCs/>
          <w:sz w:val="22"/>
          <w:szCs w:val="22"/>
          <w:rPrChange w:id="31425" w:author="Visone Rossana (GSE)" w:date="2025-09-09T14:48:00Z" w16du:dateUtc="2025-09-09T12:48:00Z">
            <w:rPr>
              <w:rFonts w:eastAsia="Times New Roman" w:cstheme="minorHAnsi"/>
              <w:bCs/>
            </w:rPr>
          </w:rPrChange>
        </w:rPr>
        <w:t xml:space="preserve"> singolo</w:t>
      </w:r>
      <w:r w:rsidRPr="00357179">
        <w:rPr>
          <w:rFonts w:eastAsia="Times New Roman" w:cstheme="minorHAnsi"/>
          <w:bCs/>
          <w:sz w:val="22"/>
          <w:szCs w:val="22"/>
          <w:rPrChange w:id="31426" w:author="Visone Rossana (GSE)" w:date="2025-09-09T14:48:00Z" w16du:dateUtc="2025-09-09T12:48:00Z">
            <w:rPr>
              <w:rFonts w:eastAsia="Times New Roman" w:cstheme="minorHAnsi"/>
              <w:bCs/>
            </w:rPr>
          </w:rPrChange>
        </w:rPr>
        <w:t xml:space="preserve"> microcogeneratore &lt; 50 kW</w:t>
      </w:r>
      <w:r w:rsidRPr="00357179">
        <w:rPr>
          <w:rFonts w:eastAsia="Times New Roman" w:cstheme="minorHAnsi"/>
          <w:bCs/>
          <w:sz w:val="22"/>
          <w:szCs w:val="22"/>
          <w:vertAlign w:val="subscript"/>
          <w:rPrChange w:id="31427" w:author="Visone Rossana (GSE)" w:date="2025-09-09T14:48:00Z" w16du:dateUtc="2025-09-09T12:48:00Z">
            <w:rPr>
              <w:rFonts w:eastAsia="Times New Roman" w:cstheme="minorHAnsi"/>
              <w:bCs/>
              <w:vertAlign w:val="subscript"/>
            </w:rPr>
          </w:rPrChange>
        </w:rPr>
        <w:t>e</w:t>
      </w:r>
      <w:r w:rsidR="005C71D2">
        <w:rPr>
          <w:rFonts w:eastAsia="Times New Roman" w:cstheme="minorHAnsi"/>
          <w:bCs/>
          <w:iCs/>
          <w:sz w:val="22"/>
          <w:szCs w:val="22"/>
        </w:rPr>
        <w:t>;</w:t>
      </w:r>
    </w:p>
    <w:p w14:paraId="13421801" w14:textId="25D167E1" w:rsidR="00056975" w:rsidRPr="00056975" w:rsidRDefault="001D4C4A">
      <w:pPr>
        <w:widowControl w:val="0"/>
        <w:numPr>
          <w:ilvl w:val="0"/>
          <w:numId w:val="549"/>
        </w:numPr>
        <w:tabs>
          <w:tab w:val="left" w:pos="9179"/>
        </w:tabs>
        <w:autoSpaceDE w:val="0"/>
        <w:autoSpaceDN w:val="0"/>
        <w:spacing w:line="276" w:lineRule="auto"/>
        <w:contextualSpacing/>
        <w:jc w:val="both"/>
        <w:rPr>
          <w:ins w:id="31428" w:author="Visone Rossana (GSE)" w:date="2025-10-22T12:31:00Z" w16du:dateUtc="2025-10-22T10:31:00Z"/>
          <w:rFonts w:eastAsia="Aptos" w:cstheme="minorHAnsi"/>
          <w:kern w:val="2"/>
          <w:sz w:val="22"/>
          <w:szCs w:val="22"/>
          <w:rPrChange w:id="31429" w:author="Visone Rossana (GSE)" w:date="2025-10-22T12:31:00Z" w16du:dateUtc="2025-10-22T10:31:00Z">
            <w:rPr>
              <w:ins w:id="31430" w:author="Visone Rossana (GSE)" w:date="2025-10-22T12:31:00Z" w16du:dateUtc="2025-10-22T10:31:00Z"/>
              <w:rFonts w:eastAsia="Times New Roman" w:cstheme="minorHAnsi"/>
              <w:bCs/>
              <w:sz w:val="22"/>
              <w:szCs w:val="22"/>
            </w:rPr>
          </w:rPrChange>
        </w:rPr>
        <w:pPrChange w:id="31431" w:author="Visone Rossana (GSE)" w:date="2025-10-22T12:31:00Z" w16du:dateUtc="2025-10-22T10:31:00Z">
          <w:pPr>
            <w:widowControl w:val="0"/>
            <w:numPr>
              <w:numId w:val="63"/>
            </w:numPr>
            <w:tabs>
              <w:tab w:val="left" w:pos="9179"/>
            </w:tabs>
            <w:autoSpaceDE w:val="0"/>
            <w:autoSpaceDN w:val="0"/>
            <w:spacing w:line="276" w:lineRule="auto"/>
            <w:ind w:left="644" w:hanging="360"/>
            <w:contextualSpacing/>
            <w:jc w:val="both"/>
          </w:pPr>
        </w:pPrChange>
      </w:pPr>
      <w:r w:rsidRPr="00357179">
        <w:rPr>
          <w:rFonts w:eastAsia="Times New Roman" w:cstheme="minorHAnsi"/>
          <w:bCs/>
          <w:sz w:val="22"/>
          <w:szCs w:val="22"/>
          <w:rPrChange w:id="31432" w:author="Visone Rossana (GSE)" w:date="2025-09-09T14:48:00Z" w16du:dateUtc="2025-09-09T12:48:00Z">
            <w:rPr>
              <w:rFonts w:eastAsia="Times New Roman" w:cstheme="minorHAnsi"/>
              <w:bCs/>
            </w:rPr>
          </w:rPrChange>
        </w:rPr>
        <w:t xml:space="preserve">alla trasmissione della certificazione del produttore dell’unità di microcogenerazione che attesti il rispetto dei requisiti sopra richiamati </w:t>
      </w:r>
      <w:ins w:id="31433" w:author="Visone Rossana (GSE)" w:date="2025-10-01T12:53:00Z" w16du:dateUtc="2025-10-01T10:53:00Z">
        <w:r w:rsidR="00AE3C59">
          <w:rPr>
            <w:rFonts w:eastAsia="Times New Roman" w:cstheme="minorHAnsi"/>
            <w:bCs/>
            <w:sz w:val="22"/>
            <w:szCs w:val="22"/>
          </w:rPr>
          <w:t>al punto i.</w:t>
        </w:r>
        <w:del w:id="31434" w:author="Visone Rossana (GSE)" w:date="2025-10-22T12:32:00Z" w16du:dateUtc="2025-10-22T10:32:00Z">
          <w:r w:rsidR="00AE3C59" w:rsidDel="00C8457A">
            <w:rPr>
              <w:rFonts w:eastAsia="Times New Roman" w:cstheme="minorHAnsi"/>
              <w:bCs/>
              <w:sz w:val="22"/>
              <w:szCs w:val="22"/>
            </w:rPr>
            <w:delText xml:space="preserve"> </w:delText>
          </w:r>
        </w:del>
      </w:ins>
      <w:ins w:id="31435" w:author="Visone Rossana (GSE)" w:date="2025-10-22T12:32:00Z" w16du:dateUtc="2025-10-22T10:32:00Z">
        <w:r w:rsidR="00C8457A">
          <w:rPr>
            <w:rFonts w:eastAsia="Times New Roman" w:cstheme="minorHAnsi"/>
            <w:bCs/>
            <w:sz w:val="22"/>
            <w:szCs w:val="22"/>
          </w:rPr>
          <w:t>;</w:t>
        </w:r>
      </w:ins>
      <w:del w:id="31436" w:author="Visone Rossana (GSE)" w:date="2025-10-22T12:31:00Z" w16du:dateUtc="2025-10-22T10:31:00Z">
        <w:r w:rsidRPr="00357179" w:rsidDel="00056975">
          <w:rPr>
            <w:rFonts w:eastAsia="Times New Roman" w:cstheme="minorHAnsi"/>
            <w:bCs/>
            <w:sz w:val="22"/>
            <w:szCs w:val="22"/>
            <w:rPrChange w:id="31437" w:author="Visone Rossana (GSE)" w:date="2025-09-09T14:48:00Z" w16du:dateUtc="2025-09-09T12:48:00Z">
              <w:rPr>
                <w:rFonts w:eastAsia="Times New Roman" w:cstheme="minorHAnsi"/>
                <w:bCs/>
              </w:rPr>
            </w:rPrChange>
          </w:rPr>
          <w:delText xml:space="preserve">e </w:delText>
        </w:r>
      </w:del>
    </w:p>
    <w:p w14:paraId="3A0959BE" w14:textId="57BFEC9E" w:rsidR="001D4C4A" w:rsidRPr="00357179" w:rsidRDefault="00C8457A">
      <w:pPr>
        <w:widowControl w:val="0"/>
        <w:numPr>
          <w:ilvl w:val="0"/>
          <w:numId w:val="549"/>
        </w:numPr>
        <w:tabs>
          <w:tab w:val="left" w:pos="9179"/>
        </w:tabs>
        <w:autoSpaceDE w:val="0"/>
        <w:autoSpaceDN w:val="0"/>
        <w:spacing w:line="276" w:lineRule="auto"/>
        <w:contextualSpacing/>
        <w:jc w:val="both"/>
        <w:rPr>
          <w:rFonts w:eastAsia="Aptos" w:cstheme="minorHAnsi"/>
          <w:kern w:val="2"/>
          <w:sz w:val="22"/>
          <w:szCs w:val="22"/>
          <w:rPrChange w:id="31438" w:author="Visone Rossana (GSE)" w:date="2025-09-09T14:48:00Z" w16du:dateUtc="2025-09-09T12:48:00Z">
            <w:rPr>
              <w:rFonts w:eastAsia="Aptos" w:cstheme="minorHAnsi"/>
              <w:kern w:val="2"/>
            </w:rPr>
          </w:rPrChange>
        </w:rPr>
        <w:pPrChange w:id="31439" w:author="Visone Rossana (GSE)" w:date="2025-10-22T12:31:00Z" w16du:dateUtc="2025-10-22T10:31:00Z">
          <w:pPr>
            <w:widowControl w:val="0"/>
            <w:numPr>
              <w:numId w:val="63"/>
            </w:numPr>
            <w:tabs>
              <w:tab w:val="left" w:pos="9179"/>
            </w:tabs>
            <w:autoSpaceDE w:val="0"/>
            <w:autoSpaceDN w:val="0"/>
            <w:ind w:left="644" w:hanging="360"/>
            <w:contextualSpacing/>
            <w:jc w:val="both"/>
          </w:pPr>
        </w:pPrChange>
      </w:pPr>
      <w:ins w:id="31440" w:author="Visone Rossana (GSE)" w:date="2025-10-22T12:32:00Z" w16du:dateUtc="2025-10-22T10:32:00Z">
        <w:r>
          <w:rPr>
            <w:rFonts w:eastAsia="Times New Roman" w:cstheme="minorHAnsi"/>
            <w:bCs/>
            <w:sz w:val="22"/>
            <w:szCs w:val="22"/>
          </w:rPr>
          <w:t xml:space="preserve">alla trasmissione </w:t>
        </w:r>
      </w:ins>
      <w:r w:rsidR="001D4C4A" w:rsidRPr="00357179">
        <w:rPr>
          <w:rFonts w:eastAsia="Times New Roman" w:cstheme="minorHAnsi"/>
          <w:bCs/>
          <w:sz w:val="22"/>
          <w:szCs w:val="22"/>
          <w:rPrChange w:id="31441" w:author="Visone Rossana (GSE)" w:date="2025-09-09T14:48:00Z" w16du:dateUtc="2025-09-09T12:48:00Z">
            <w:rPr>
              <w:rFonts w:eastAsia="Times New Roman" w:cstheme="minorHAnsi"/>
              <w:bCs/>
            </w:rPr>
          </w:rPrChange>
        </w:rPr>
        <w:t>dell’asseverazione</w:t>
      </w:r>
      <w:ins w:id="31442" w:author="Visone Rossana (GSE)" w:date="2025-10-01T12:53:00Z" w16du:dateUtc="2025-10-01T10:53:00Z">
        <w:r w:rsidR="00AE3C59">
          <w:rPr>
            <w:rFonts w:eastAsia="Times New Roman" w:cstheme="minorHAnsi"/>
            <w:bCs/>
            <w:sz w:val="22"/>
            <w:szCs w:val="22"/>
          </w:rPr>
          <w:t xml:space="preserve"> del tecnico abilitato</w:t>
        </w:r>
      </w:ins>
      <w:r w:rsidR="001D4C4A" w:rsidRPr="00357179">
        <w:rPr>
          <w:rFonts w:eastAsia="Times New Roman" w:cstheme="minorHAnsi"/>
          <w:bCs/>
          <w:sz w:val="22"/>
          <w:szCs w:val="22"/>
          <w:rPrChange w:id="31443" w:author="Visone Rossana (GSE)" w:date="2025-09-09T14:48:00Z" w16du:dateUtc="2025-09-09T12:48:00Z">
            <w:rPr>
              <w:rFonts w:eastAsia="Times New Roman" w:cstheme="minorHAnsi"/>
              <w:bCs/>
            </w:rPr>
          </w:rPrChange>
        </w:rPr>
        <w:t xml:space="preserve"> contenente la stima dei dati energetici ottenuti sulla base dei carichi termici ed elettrici</w:t>
      </w:r>
      <w:del w:id="31444" w:author="Visone Rossana (GSE)" w:date="2025-10-01T12:53:00Z" w16du:dateUtc="2025-10-01T10:53:00Z">
        <w:r w:rsidR="001D4C4A" w:rsidRPr="00357179" w:rsidDel="00265618">
          <w:rPr>
            <w:rFonts w:eastAsia="Times New Roman" w:cstheme="minorHAnsi"/>
            <w:bCs/>
            <w:sz w:val="22"/>
            <w:szCs w:val="22"/>
            <w:rPrChange w:id="31445" w:author="Visone Rossana (GSE)" w:date="2025-09-09T14:48:00Z" w16du:dateUtc="2025-09-09T12:48:00Z">
              <w:rPr>
                <w:rFonts w:eastAsia="Times New Roman" w:cstheme="minorHAnsi"/>
                <w:bCs/>
              </w:rPr>
            </w:rPrChange>
          </w:rPr>
          <w:delText xml:space="preserve"> </w:delText>
        </w:r>
      </w:del>
      <w:r w:rsidR="00355474">
        <w:rPr>
          <w:rFonts w:eastAsia="Times New Roman" w:cstheme="minorHAnsi"/>
          <w:bCs/>
          <w:sz w:val="22"/>
          <w:szCs w:val="22"/>
        </w:rPr>
        <w:t xml:space="preserve"> e</w:t>
      </w:r>
      <w:del w:id="31446" w:author="Visone Rossana (GSE)" w:date="2025-10-01T12:53:00Z" w16du:dateUtc="2025-10-01T10:53:00Z">
        <w:r w:rsidR="00355474" w:rsidDel="00AE3C59">
          <w:rPr>
            <w:rFonts w:eastAsia="Times New Roman" w:cstheme="minorHAnsi"/>
            <w:bCs/>
            <w:sz w:val="22"/>
            <w:szCs w:val="22"/>
          </w:rPr>
          <w:delText>d</w:delText>
        </w:r>
      </w:del>
      <w:r w:rsidR="00355474">
        <w:rPr>
          <w:rFonts w:eastAsia="Times New Roman" w:cstheme="minorHAnsi"/>
          <w:bCs/>
          <w:sz w:val="22"/>
          <w:szCs w:val="22"/>
        </w:rPr>
        <w:t xml:space="preserve"> </w:t>
      </w:r>
      <w:del w:id="31447" w:author="Visone Rossana (GSE)" w:date="2025-10-01T12:53:00Z" w16du:dateUtc="2025-10-01T10:53:00Z">
        <w:r w:rsidR="00355474" w:rsidDel="00AE3C59">
          <w:rPr>
            <w:rFonts w:eastAsia="Times New Roman" w:cstheme="minorHAnsi"/>
            <w:bCs/>
            <w:sz w:val="22"/>
            <w:szCs w:val="22"/>
          </w:rPr>
          <w:delText>l</w:delText>
        </w:r>
      </w:del>
      <w:r w:rsidR="001D4C4A" w:rsidRPr="00357179">
        <w:rPr>
          <w:rFonts w:eastAsia="Times New Roman" w:cstheme="minorHAnsi"/>
          <w:bCs/>
          <w:sz w:val="22"/>
          <w:szCs w:val="22"/>
          <w:rPrChange w:id="31448" w:author="Visone Rossana (GSE)" w:date="2025-09-09T14:48:00Z" w16du:dateUtc="2025-09-09T12:48:00Z">
            <w:rPr>
              <w:rFonts w:eastAsia="Times New Roman" w:cstheme="minorHAnsi"/>
              <w:bCs/>
            </w:rPr>
          </w:rPrChange>
        </w:rPr>
        <w:t>la relativa quantificazione del PES</w:t>
      </w:r>
      <w:ins w:id="31449" w:author="Visone Rossana (GSE)" w:date="2025-10-01T12:53:00Z" w16du:dateUtc="2025-10-01T10:53:00Z">
        <w:r w:rsidR="00AE3C59">
          <w:rPr>
            <w:rFonts w:eastAsia="Times New Roman" w:cstheme="minorHAnsi"/>
            <w:bCs/>
            <w:sz w:val="22"/>
            <w:szCs w:val="22"/>
          </w:rPr>
          <w:t xml:space="preserve"> stimato</w:t>
        </w:r>
      </w:ins>
      <w:r w:rsidR="001D4C4A" w:rsidRPr="00357179">
        <w:rPr>
          <w:rFonts w:eastAsia="Times New Roman" w:cstheme="minorHAnsi"/>
          <w:bCs/>
          <w:sz w:val="22"/>
          <w:szCs w:val="22"/>
          <w:rPrChange w:id="31450" w:author="Visone Rossana (GSE)" w:date="2025-09-09T14:48:00Z" w16du:dateUtc="2025-09-09T12:48:00Z">
            <w:rPr>
              <w:rFonts w:eastAsia="Times New Roman" w:cstheme="minorHAnsi"/>
              <w:bCs/>
            </w:rPr>
          </w:rPrChange>
        </w:rPr>
        <w:t xml:space="preserve">. </w:t>
      </w:r>
    </w:p>
    <w:p w14:paraId="13C49522" w14:textId="77777777"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451" w:author="Visone Rossana (GSE)" w:date="2025-09-09T14:48:00Z" w16du:dateUtc="2025-09-09T12:48:00Z">
            <w:rPr>
              <w:rFonts w:eastAsia="Aptos" w:cstheme="minorHAnsi"/>
              <w:kern w:val="2"/>
            </w:rPr>
          </w:rPrChange>
        </w:rPr>
        <w:pPrChange w:id="31452" w:author="Visone Rossana (GSE)" w:date="2025-09-09T14:48:00Z" w16du:dateUtc="2025-09-09T12:48:00Z">
          <w:pPr>
            <w:widowControl w:val="0"/>
            <w:tabs>
              <w:tab w:val="left" w:pos="9179"/>
            </w:tabs>
            <w:autoSpaceDE w:val="0"/>
            <w:autoSpaceDN w:val="0"/>
            <w:jc w:val="both"/>
          </w:pPr>
        </w:pPrChange>
      </w:pPr>
    </w:p>
    <w:p w14:paraId="4F6DD632" w14:textId="77777777" w:rsidR="00C8457A" w:rsidRPr="00923DC6" w:rsidRDefault="00C8457A">
      <w:pPr>
        <w:pStyle w:val="TITOLO20"/>
        <w:numPr>
          <w:ilvl w:val="2"/>
          <w:numId w:val="292"/>
        </w:numPr>
        <w:ind w:left="1134" w:hanging="708"/>
        <w:rPr>
          <w:ins w:id="31453" w:author="Visone Rossana (GSE)" w:date="2025-10-22T12:32:00Z" w16du:dateUtc="2025-10-22T10:32:00Z"/>
        </w:rPr>
        <w:pPrChange w:id="31454" w:author="Visone Rossana (GSE)" w:date="2025-10-23T10:16:00Z" w16du:dateUtc="2025-10-23T08:16:00Z">
          <w:pPr>
            <w:pStyle w:val="TITOLO20"/>
            <w:numPr>
              <w:ilvl w:val="2"/>
              <w:numId w:val="550"/>
            </w:numPr>
            <w:ind w:left="1715" w:hanging="504"/>
          </w:pPr>
        </w:pPrChange>
      </w:pPr>
      <w:bookmarkStart w:id="31455" w:name="_Toc212462762"/>
      <w:ins w:id="31456" w:author="Visone Rossana (GSE)" w:date="2025-10-22T12:32:00Z" w16du:dateUtc="2025-10-22T10:32:00Z">
        <w:r>
          <w:t>Spese ammissibili ai fini del calcolo dell’incentivazione (art. 9)</w:t>
        </w:r>
        <w:bookmarkEnd w:id="31455"/>
      </w:ins>
    </w:p>
    <w:p w14:paraId="10BBC059" w14:textId="1FA7AADE" w:rsidR="004367B1" w:rsidRPr="00357179" w:rsidDel="00123760" w:rsidRDefault="004367B1">
      <w:pPr>
        <w:spacing w:line="276" w:lineRule="auto"/>
        <w:jc w:val="both"/>
        <w:rPr>
          <w:ins w:id="31457" w:author="Visone Rossana (GSE)" w:date="2025-07-24T10:13:00Z"/>
          <w:del w:id="31458" w:author="Visone Rossana (GSE)" w:date="2025-10-01T13:04:00Z" w16du:dateUtc="2025-10-01T11:04:00Z"/>
          <w:rFonts w:eastAsia="Aptos" w:cstheme="minorHAnsi"/>
          <w:i/>
          <w:iCs/>
          <w:kern w:val="2"/>
          <w:sz w:val="22"/>
          <w:szCs w:val="22"/>
          <w:highlight w:val="yellow"/>
          <w:u w:val="single"/>
          <w14:ligatures w14:val="standardContextual"/>
          <w:rPrChange w:id="31459" w:author="Visone Rossana (GSE)" w:date="2025-09-09T14:48:00Z" w16du:dateUtc="2025-09-09T12:48:00Z">
            <w:rPr>
              <w:ins w:id="31460" w:author="Visone Rossana (GSE)" w:date="2025-07-24T10:13:00Z"/>
              <w:del w:id="31461" w:author="Visone Rossana (GSE)" w:date="2025-10-01T13:04:00Z" w16du:dateUtc="2025-10-01T11:04:00Z"/>
              <w:rFonts w:eastAsia="Aptos" w:cstheme="minorHAnsi"/>
              <w:b/>
              <w:bCs/>
              <w:kern w:val="2"/>
              <w:u w:val="single"/>
              <w14:ligatures w14:val="standardContextual"/>
            </w:rPr>
          </w:rPrChange>
        </w:rPr>
        <w:pPrChange w:id="31462" w:author="Visone Rossana (GSE)" w:date="2025-09-09T14:48:00Z" w16du:dateUtc="2025-09-09T12:48:00Z">
          <w:pPr/>
        </w:pPrChange>
      </w:pPr>
      <w:commentRangeStart w:id="31463"/>
      <w:commentRangeStart w:id="31464"/>
      <w:commentRangeStart w:id="31465"/>
      <w:ins w:id="31466" w:author="Visone Rossana (GSE)" w:date="2025-07-24T10:13:00Z">
        <w:del w:id="31467" w:author="Visone Rossana (GSE)" w:date="2025-10-01T13:04:00Z" w16du:dateUtc="2025-10-01T11:04:00Z">
          <w:r w:rsidRPr="00357179" w:rsidDel="00123760">
            <w:rPr>
              <w:rFonts w:eastAsia="Aptos" w:cstheme="minorHAnsi"/>
              <w:i/>
              <w:iCs/>
              <w:kern w:val="2"/>
              <w:sz w:val="22"/>
              <w:szCs w:val="22"/>
              <w:highlight w:val="yellow"/>
              <w:u w:val="single"/>
              <w14:ligatures w14:val="standardContextual"/>
              <w:rPrChange w:id="31468" w:author="Visone Rossana (GSE)" w:date="2025-09-09T14:48:00Z" w16du:dateUtc="2025-09-09T12:48:00Z">
                <w:rPr>
                  <w:rFonts w:eastAsia="Aptos" w:cstheme="minorHAnsi"/>
                  <w:b/>
                  <w:bCs/>
                  <w:kern w:val="2"/>
                  <w:u w:val="single"/>
                  <w14:ligatures w14:val="standardContextual"/>
                </w:rPr>
              </w:rPrChange>
            </w:rPr>
            <w:delText xml:space="preserve">Obblighi necessari per l’accesso all’incentivo per le annualità successive </w:delText>
          </w:r>
        </w:del>
      </w:ins>
    </w:p>
    <w:p w14:paraId="7DB885A1" w14:textId="6815D222" w:rsidR="004367B1" w:rsidRPr="00357179" w:rsidDel="00C8457A" w:rsidRDefault="004367B1">
      <w:pPr>
        <w:spacing w:line="276" w:lineRule="auto"/>
        <w:jc w:val="both"/>
        <w:rPr>
          <w:ins w:id="31469" w:author="Visone Rossana (GSE)" w:date="2025-07-24T10:13:00Z" w16du:dateUtc="2025-07-24T08:13:00Z"/>
          <w:del w:id="31470" w:author="Visone Rossana (GSE)" w:date="2025-10-22T12:33:00Z" w16du:dateUtc="2025-10-22T10:33:00Z"/>
          <w:rFonts w:eastAsia="Aptos" w:cstheme="minorHAnsi"/>
          <w:kern w:val="2"/>
          <w:sz w:val="22"/>
          <w:szCs w:val="22"/>
          <w:u w:val="single"/>
          <w14:ligatures w14:val="standardContextual"/>
          <w:rPrChange w:id="31471" w:author="Visone Rossana (GSE)" w:date="2025-09-09T14:48:00Z" w16du:dateUtc="2025-09-09T12:48:00Z">
            <w:rPr>
              <w:ins w:id="31472" w:author="Visone Rossana (GSE)" w:date="2025-07-24T10:13:00Z" w16du:dateUtc="2025-07-24T08:13:00Z"/>
              <w:del w:id="31473" w:author="Visone Rossana (GSE)" w:date="2025-10-22T12:33:00Z" w16du:dateUtc="2025-10-22T10:33:00Z"/>
              <w:rFonts w:eastAsia="Aptos" w:cstheme="minorHAnsi"/>
              <w:b/>
              <w:bCs/>
              <w:kern w:val="2"/>
              <w:u w:val="single"/>
              <w14:ligatures w14:val="standardContextual"/>
            </w:rPr>
          </w:rPrChange>
        </w:rPr>
        <w:pPrChange w:id="31474" w:author="Visone Rossana (GSE)" w:date="2025-09-09T14:48:00Z" w16du:dateUtc="2025-09-09T12:48:00Z">
          <w:pPr/>
        </w:pPrChange>
      </w:pPr>
      <w:ins w:id="31475" w:author="Visone Rossana (GSE)" w:date="2025-07-24T10:13:00Z">
        <w:del w:id="31476" w:author="Visone Rossana (GSE)" w:date="2025-10-01T13:04:00Z" w16du:dateUtc="2025-10-01T11:04:00Z">
          <w:r w:rsidRPr="00357179" w:rsidDel="00123760">
            <w:rPr>
              <w:rFonts w:eastAsia="Aptos" w:cstheme="minorHAnsi"/>
              <w:kern w:val="2"/>
              <w:sz w:val="22"/>
              <w:szCs w:val="22"/>
              <w:highlight w:val="yellow"/>
              <w:u w:val="single"/>
              <w14:ligatures w14:val="standardContextual"/>
              <w:rPrChange w:id="31477" w:author="Visone Rossana (GSE)" w:date="2025-09-09T14:48:00Z" w16du:dateUtc="2025-09-09T12:48:00Z">
                <w:rPr>
                  <w:rFonts w:eastAsia="Aptos" w:cstheme="minorHAnsi"/>
                  <w:b/>
                  <w:bCs/>
                  <w:kern w:val="2"/>
                  <w:u w:val="single"/>
                  <w14:ligatures w14:val="standardContextual"/>
                </w:rPr>
              </w:rPrChange>
            </w:rPr>
            <w:delText xml:space="preserve">Ai fini del rilascio dell’incentivo per le annualità successive il Soggetto Responsabile deve far effettuare la manutenzione dell’impianto secondo i provvedimenti/norme tecniche di riferimento (D.P.R. 412/93 e s.m.i. e D.Lgs. 311/06 e s.m.i.) o secondo le istruzioni del fabbricante. In caso di erogazione dell’incentivo totale in un’unica soluzione, deve essere premura del Soggetto Responsabile dimostrare la corretta manutenzione dell’impianto per l’intero periodo dei 5 anni (che sono le annualità previste per l’erogazione del contributo per questo tipo di intervento, </w:delText>
          </w:r>
          <w:r w:rsidRPr="00357179" w:rsidDel="00123760">
            <w:rPr>
              <w:rFonts w:eastAsia="Aptos" w:cstheme="minorHAnsi"/>
              <w:i/>
              <w:iCs/>
              <w:kern w:val="2"/>
              <w:sz w:val="22"/>
              <w:szCs w:val="22"/>
              <w:highlight w:val="yellow"/>
              <w:u w:val="single"/>
              <w14:ligatures w14:val="standardContextual"/>
              <w:rPrChange w:id="31478" w:author="Visone Rossana (GSE)" w:date="2025-09-09T14:48:00Z" w16du:dateUtc="2025-09-09T12:48:00Z">
                <w:rPr>
                  <w:rFonts w:eastAsia="Aptos" w:cstheme="minorHAnsi"/>
                  <w:b/>
                  <w:bCs/>
                  <w:i/>
                  <w:iCs/>
                  <w:kern w:val="2"/>
                  <w:u w:val="single"/>
                  <w14:ligatures w14:val="standardContextual"/>
                </w:rPr>
              </w:rPrChange>
            </w:rPr>
            <w:delText xml:space="preserve">cfr. </w:delText>
          </w:r>
          <w:r w:rsidRPr="00357179" w:rsidDel="00123760">
            <w:rPr>
              <w:rFonts w:eastAsia="Aptos" w:cstheme="minorHAnsi"/>
              <w:kern w:val="2"/>
              <w:sz w:val="22"/>
              <w:szCs w:val="22"/>
              <w:highlight w:val="yellow"/>
              <w:u w:val="single"/>
              <w14:ligatures w14:val="standardContextual"/>
              <w:rPrChange w:id="31479" w:author="Visone Rossana (GSE)" w:date="2025-09-09T14:48:00Z" w16du:dateUtc="2025-09-09T12:48:00Z">
                <w:rPr>
                  <w:rFonts w:eastAsia="Aptos" w:cstheme="minorHAnsi"/>
                  <w:b/>
                  <w:bCs/>
                  <w:kern w:val="2"/>
                  <w:u w:val="single"/>
                  <w14:ligatures w14:val="standardContextual"/>
                </w:rPr>
              </w:rPrChange>
            </w:rPr>
            <w:delText>tabella A del DM 16 febbraio 2016).</w:delText>
          </w:r>
        </w:del>
      </w:ins>
      <w:commentRangeEnd w:id="31465"/>
      <w:ins w:id="31480" w:author="Visone Rossana (GSE)" w:date="2025-07-24T10:13:00Z" w16du:dateUtc="2025-07-24T08:13:00Z">
        <w:r w:rsidR="00DB1746" w:rsidRPr="00357179" w:rsidDel="00123760">
          <w:rPr>
            <w:rStyle w:val="Rimandocommento"/>
            <w:rFonts w:eastAsia="Aptos" w:cstheme="minorHAnsi"/>
            <w:kern w:val="2"/>
            <w:sz w:val="22"/>
            <w:szCs w:val="22"/>
            <w:u w:val="single"/>
            <w14:ligatures w14:val="standardContextual"/>
            <w:rPrChange w:id="31481" w:author="Visone Rossana (GSE)" w:date="2025-09-09T14:48:00Z" w16du:dateUtc="2025-09-09T12:48:00Z">
              <w:rPr>
                <w:rStyle w:val="Rimandocommento"/>
                <w:rFonts w:eastAsia="Aptos" w:cstheme="minorHAnsi"/>
                <w:b/>
                <w:bCs/>
                <w:kern w:val="2"/>
                <w:sz w:val="24"/>
                <w:u w:val="single"/>
                <w14:ligatures w14:val="standardContextual"/>
              </w:rPr>
            </w:rPrChange>
          </w:rPr>
          <w:commentReference w:id="31465"/>
        </w:r>
      </w:ins>
      <w:commentRangeEnd w:id="31463"/>
      <w:del w:id="31482" w:author="Visone Rossana (GSE)" w:date="2025-10-01T13:04:00Z" w16du:dateUtc="2025-10-01T11:04:00Z">
        <w:r w:rsidR="00BE0499" w:rsidRPr="00357179" w:rsidDel="00123760">
          <w:rPr>
            <w:rStyle w:val="Rimandocommento"/>
            <w:rFonts w:eastAsia="Aptos" w:cstheme="minorHAnsi"/>
            <w:kern w:val="2"/>
            <w:sz w:val="22"/>
            <w:szCs w:val="22"/>
            <w:u w:val="single"/>
            <w14:ligatures w14:val="standardContextual"/>
            <w:rPrChange w:id="31483" w:author="Visone Rossana (GSE)" w:date="2025-09-09T14:48:00Z" w16du:dateUtc="2025-09-09T12:48:00Z">
              <w:rPr>
                <w:rStyle w:val="Rimandocommento"/>
                <w:rFonts w:eastAsia="Aptos" w:cstheme="minorHAnsi"/>
                <w:b/>
                <w:bCs/>
                <w:kern w:val="2"/>
                <w:sz w:val="24"/>
                <w:u w:val="single"/>
                <w14:ligatures w14:val="standardContextual"/>
              </w:rPr>
            </w:rPrChange>
          </w:rPr>
          <w:commentReference w:id="31463"/>
        </w:r>
        <w:commentRangeEnd w:id="31464"/>
        <w:r w:rsidR="00D51F3C" w:rsidRPr="00357179" w:rsidDel="00123760">
          <w:rPr>
            <w:rStyle w:val="Rimandocommento"/>
            <w:rFonts w:eastAsia="Aptos" w:cstheme="minorHAnsi"/>
            <w:kern w:val="2"/>
            <w:sz w:val="22"/>
            <w:szCs w:val="22"/>
            <w:u w:val="single"/>
            <w14:ligatures w14:val="standardContextual"/>
            <w:rPrChange w:id="31485" w:author="Visone Rossana (GSE)" w:date="2025-09-09T14:48:00Z" w16du:dateUtc="2025-09-09T12:48:00Z">
              <w:rPr>
                <w:rStyle w:val="Rimandocommento"/>
                <w:rFonts w:eastAsia="Aptos" w:cstheme="minorHAnsi"/>
                <w:b/>
                <w:bCs/>
                <w:kern w:val="2"/>
                <w:sz w:val="24"/>
                <w:u w:val="single"/>
                <w14:ligatures w14:val="standardContextual"/>
              </w:rPr>
            </w:rPrChange>
          </w:rPr>
          <w:commentReference w:id="31464"/>
        </w:r>
      </w:del>
    </w:p>
    <w:p w14:paraId="230A3A82" w14:textId="77777777" w:rsidR="004367B1" w:rsidRPr="00357179" w:rsidDel="00FC0EF5" w:rsidRDefault="004367B1">
      <w:pPr>
        <w:spacing w:line="276" w:lineRule="auto"/>
        <w:rPr>
          <w:ins w:id="31486" w:author="Visone Rossana (GSE)" w:date="2025-07-24T10:13:00Z" w16du:dateUtc="2025-07-24T08:13:00Z"/>
          <w:del w:id="31487" w:author="Visone Rossana (GSE)" w:date="2025-10-01T13:04:00Z" w16du:dateUtc="2025-10-01T11:04:00Z"/>
          <w:rFonts w:eastAsia="Aptos" w:cstheme="minorHAnsi"/>
          <w:b/>
          <w:bCs/>
          <w:kern w:val="2"/>
          <w:sz w:val="22"/>
          <w:szCs w:val="22"/>
          <w:u w:val="single"/>
          <w14:ligatures w14:val="standardContextual"/>
          <w:rPrChange w:id="31488" w:author="Visone Rossana (GSE)" w:date="2025-09-09T14:48:00Z" w16du:dateUtc="2025-09-09T12:48:00Z">
            <w:rPr>
              <w:ins w:id="31489" w:author="Visone Rossana (GSE)" w:date="2025-07-24T10:13:00Z" w16du:dateUtc="2025-07-24T08:13:00Z"/>
              <w:del w:id="31490" w:author="Visone Rossana (GSE)" w:date="2025-10-01T13:04:00Z" w16du:dateUtc="2025-10-01T11:04:00Z"/>
              <w:rFonts w:eastAsia="Aptos" w:cstheme="minorHAnsi"/>
              <w:b/>
              <w:bCs/>
              <w:kern w:val="2"/>
              <w:u w:val="single"/>
              <w14:ligatures w14:val="standardContextual"/>
            </w:rPr>
          </w:rPrChange>
        </w:rPr>
        <w:pPrChange w:id="31491" w:author="Visone Rossana (GSE)" w:date="2025-10-22T12:33:00Z" w16du:dateUtc="2025-10-22T10:33:00Z">
          <w:pPr/>
        </w:pPrChange>
      </w:pPr>
    </w:p>
    <w:p w14:paraId="7799FB49" w14:textId="713BAF92" w:rsidR="001D4C4A" w:rsidRPr="00357179" w:rsidDel="00C8457A" w:rsidRDefault="001D4C4A">
      <w:pPr>
        <w:spacing w:line="276" w:lineRule="auto"/>
        <w:rPr>
          <w:del w:id="31492" w:author="Visone Rossana (GSE)" w:date="2025-10-22T12:32:00Z" w16du:dateUtc="2025-10-22T10:32:00Z"/>
          <w:rFonts w:eastAsia="Aptos" w:cstheme="minorHAnsi"/>
          <w:b/>
          <w:bCs/>
          <w:kern w:val="2"/>
          <w:sz w:val="22"/>
          <w:szCs w:val="22"/>
          <w:u w:val="single"/>
          <w14:ligatures w14:val="standardContextual"/>
          <w:rPrChange w:id="31493" w:author="Visone Rossana (GSE)" w:date="2025-09-09T14:48:00Z" w16du:dateUtc="2025-09-09T12:48:00Z">
            <w:rPr>
              <w:del w:id="31494" w:author="Visone Rossana (GSE)" w:date="2025-10-22T12:32:00Z" w16du:dateUtc="2025-10-22T10:32:00Z"/>
              <w:rFonts w:eastAsia="Aptos" w:cstheme="minorHAnsi"/>
              <w:b/>
              <w:bCs/>
              <w:kern w:val="2"/>
              <w:u w:val="single"/>
              <w14:ligatures w14:val="standardContextual"/>
            </w:rPr>
          </w:rPrChange>
        </w:rPr>
        <w:pPrChange w:id="31495" w:author="Visone Rossana (GSE)" w:date="2025-09-09T14:48:00Z" w16du:dateUtc="2025-09-09T12:48:00Z">
          <w:pPr/>
        </w:pPrChange>
      </w:pPr>
      <w:del w:id="31496" w:author="Visone Rossana (GSE)" w:date="2025-10-22T12:32:00Z" w16du:dateUtc="2025-10-22T10:32:00Z">
        <w:r w:rsidRPr="00357179" w:rsidDel="00C8457A">
          <w:rPr>
            <w:rFonts w:eastAsia="Aptos" w:cstheme="minorHAnsi"/>
            <w:b/>
            <w:bCs/>
            <w:kern w:val="2"/>
            <w:sz w:val="22"/>
            <w:szCs w:val="22"/>
            <w:u w:val="single"/>
            <w14:ligatures w14:val="standardContextual"/>
            <w:rPrChange w:id="31497" w:author="Visone Rossana (GSE)" w:date="2025-09-09T14:48:00Z" w16du:dateUtc="2025-09-09T12:48:00Z">
              <w:rPr>
                <w:rFonts w:eastAsia="Aptos" w:cstheme="minorHAnsi"/>
                <w:b/>
                <w:bCs/>
                <w:kern w:val="2"/>
                <w:u w:val="single"/>
                <w14:ligatures w14:val="standardContextual"/>
              </w:rPr>
            </w:rPrChange>
          </w:rPr>
          <w:delText>Spese ammissibili ai fini del calcolo dell’incentivazione</w:delText>
        </w:r>
      </w:del>
    </w:p>
    <w:p w14:paraId="694A19BA" w14:textId="568DDA48" w:rsidR="001D4C4A" w:rsidRPr="00357179" w:rsidDel="00C8457A" w:rsidRDefault="001D4C4A">
      <w:pPr>
        <w:widowControl w:val="0"/>
        <w:tabs>
          <w:tab w:val="left" w:pos="9179"/>
        </w:tabs>
        <w:autoSpaceDE w:val="0"/>
        <w:autoSpaceDN w:val="0"/>
        <w:spacing w:line="276" w:lineRule="auto"/>
        <w:jc w:val="both"/>
        <w:rPr>
          <w:del w:id="31498" w:author="Visone Rossana (GSE)" w:date="2025-10-22T12:32:00Z" w16du:dateUtc="2025-10-22T10:32:00Z"/>
          <w:rFonts w:eastAsia="Aptos" w:cstheme="minorHAnsi"/>
          <w:kern w:val="2"/>
          <w:sz w:val="22"/>
          <w:szCs w:val="22"/>
          <w:rPrChange w:id="31499" w:author="Visone Rossana (GSE)" w:date="2025-09-09T14:48:00Z" w16du:dateUtc="2025-09-09T12:48:00Z">
            <w:rPr>
              <w:del w:id="31500" w:author="Visone Rossana (GSE)" w:date="2025-10-22T12:32:00Z" w16du:dateUtc="2025-10-22T10:32:00Z"/>
              <w:rFonts w:eastAsia="Aptos" w:cstheme="minorHAnsi"/>
              <w:kern w:val="2"/>
            </w:rPr>
          </w:rPrChange>
        </w:rPr>
        <w:pPrChange w:id="31501" w:author="Visone Rossana (GSE)" w:date="2025-09-09T14:48:00Z" w16du:dateUtc="2025-09-09T12:48:00Z">
          <w:pPr>
            <w:widowControl w:val="0"/>
            <w:tabs>
              <w:tab w:val="left" w:pos="9179"/>
            </w:tabs>
            <w:autoSpaceDE w:val="0"/>
            <w:autoSpaceDN w:val="0"/>
            <w:jc w:val="both"/>
          </w:pPr>
        </w:pPrChange>
      </w:pPr>
    </w:p>
    <w:p w14:paraId="5AC9D84C" w14:textId="73375854" w:rsidR="001D4C4A" w:rsidRPr="00357179" w:rsidRDefault="00DF0A99">
      <w:pPr>
        <w:widowControl w:val="0"/>
        <w:tabs>
          <w:tab w:val="left" w:pos="9179"/>
        </w:tabs>
        <w:autoSpaceDE w:val="0"/>
        <w:autoSpaceDN w:val="0"/>
        <w:spacing w:line="276" w:lineRule="auto"/>
        <w:jc w:val="both"/>
        <w:rPr>
          <w:rFonts w:eastAsia="Aptos" w:cstheme="minorHAnsi"/>
          <w:kern w:val="2"/>
          <w:sz w:val="22"/>
          <w:szCs w:val="22"/>
          <w:rPrChange w:id="31502" w:author="Visone Rossana (GSE)" w:date="2025-09-09T14:48:00Z" w16du:dateUtc="2025-09-09T12:48:00Z">
            <w:rPr>
              <w:rFonts w:eastAsia="Aptos" w:cstheme="minorHAnsi"/>
              <w:kern w:val="2"/>
            </w:rPr>
          </w:rPrChange>
        </w:rPr>
        <w:pPrChange w:id="31503" w:author="Visone Rossana (GSE)" w:date="2025-09-09T14:48:00Z" w16du:dateUtc="2025-09-09T12:48:00Z">
          <w:pPr>
            <w:widowControl w:val="0"/>
            <w:tabs>
              <w:tab w:val="left" w:pos="9179"/>
            </w:tabs>
            <w:autoSpaceDE w:val="0"/>
            <w:autoSpaceDN w:val="0"/>
            <w:jc w:val="both"/>
          </w:pPr>
        </w:pPrChange>
      </w:pPr>
      <w:ins w:id="31504" w:author="Visone Rossana (GSE)" w:date="2025-07-24T09:58:00Z">
        <w:r w:rsidRPr="00357179">
          <w:rPr>
            <w:rFonts w:eastAsia="Aptos" w:cstheme="minorHAnsi"/>
            <w:kern w:val="2"/>
            <w:sz w:val="22"/>
            <w:szCs w:val="22"/>
            <w:rPrChange w:id="31505" w:author="Visone Rossana (GSE)" w:date="2025-09-09T14:48:00Z" w16du:dateUtc="2025-09-09T12:48:00Z">
              <w:rPr>
                <w:rFonts w:eastAsia="Aptos" w:cstheme="minorHAnsi"/>
                <w:kern w:val="2"/>
              </w:rPr>
            </w:rPrChange>
          </w:rPr>
          <w:t>Sono di seguito elencate le spese ammesse ai fini del calcolo dell’incentivo</w:t>
        </w:r>
      </w:ins>
      <w:ins w:id="31506" w:author="Visone Rossana (GSE)" w:date="2025-07-24T09:58:00Z" w16du:dateUtc="2025-07-24T07:58:00Z">
        <w:r w:rsidRPr="00357179">
          <w:rPr>
            <w:rFonts w:eastAsia="Aptos" w:cstheme="minorHAnsi"/>
            <w:kern w:val="2"/>
            <w:sz w:val="22"/>
            <w:szCs w:val="22"/>
            <w:rPrChange w:id="31507" w:author="Visone Rossana (GSE)" w:date="2025-09-09T14:48:00Z" w16du:dateUtc="2025-09-09T12:48:00Z">
              <w:rPr>
                <w:rFonts w:eastAsia="Aptos" w:cstheme="minorHAnsi"/>
                <w:kern w:val="2"/>
              </w:rPr>
            </w:rPrChange>
          </w:rPr>
          <w:t xml:space="preserve"> </w:t>
        </w:r>
      </w:ins>
      <w:ins w:id="31508" w:author="Visone Rossana (GSE)" w:date="2025-07-24T09:58:00Z">
        <w:r w:rsidRPr="00357179">
          <w:rPr>
            <w:rFonts w:eastAsia="Aptos" w:cstheme="minorHAnsi"/>
            <w:kern w:val="2"/>
            <w:sz w:val="22"/>
            <w:szCs w:val="22"/>
            <w:rPrChange w:id="31509" w:author="Visone Rossana (GSE)" w:date="2025-09-09T14:48:00Z" w16du:dateUtc="2025-09-09T12:48:00Z">
              <w:rPr>
                <w:rFonts w:eastAsia="Aptos" w:cstheme="minorHAnsi"/>
                <w:kern w:val="2"/>
              </w:rPr>
            </w:rPrChange>
          </w:rPr>
          <w:t>che dovranno essere riportate, quando pertinenti, nelle fatture attestanti gli interventi effettuati</w:t>
        </w:r>
      </w:ins>
      <w:ins w:id="31510" w:author="Visone Rossana (GSE)" w:date="2025-07-24T09:58:00Z" w16du:dateUtc="2025-07-24T07:58:00Z">
        <w:r w:rsidRPr="00357179">
          <w:rPr>
            <w:rFonts w:eastAsia="Aptos" w:cstheme="minorHAnsi"/>
            <w:kern w:val="2"/>
            <w:sz w:val="22"/>
            <w:szCs w:val="22"/>
            <w:rPrChange w:id="31511" w:author="Visone Rossana (GSE)" w:date="2025-09-09T14:48:00Z" w16du:dateUtc="2025-09-09T12:48:00Z">
              <w:rPr>
                <w:rFonts w:eastAsia="Aptos" w:cstheme="minorHAnsi"/>
                <w:kern w:val="2"/>
              </w:rPr>
            </w:rPrChange>
          </w:rPr>
          <w:t>:</w:t>
        </w:r>
      </w:ins>
      <w:del w:id="31512" w:author="Visone Rossana (GSE)" w:date="2025-07-24T09:58:00Z" w16du:dateUtc="2025-07-24T07:58:00Z">
        <w:r w:rsidR="001D4C4A" w:rsidRPr="00357179" w:rsidDel="00DF0A99">
          <w:rPr>
            <w:rFonts w:eastAsia="Aptos" w:cstheme="minorHAnsi"/>
            <w:kern w:val="2"/>
            <w:sz w:val="22"/>
            <w:szCs w:val="22"/>
            <w:rPrChange w:id="31513" w:author="Visone Rossana (GSE)" w:date="2025-09-09T14:48:00Z" w16du:dateUtc="2025-09-09T12:48:00Z">
              <w:rPr>
                <w:rFonts w:eastAsia="Aptos" w:cstheme="minorHAnsi"/>
                <w:kern w:val="2"/>
              </w:rPr>
            </w:rPrChange>
          </w:rPr>
          <w:delText>Le spese ammissibili per gli interventi di sostituzione di impianti di climatizzazione invernale con impianti utilizzanti microcogeneratori a fonti rinnovabili sono</w:delText>
        </w:r>
      </w:del>
      <w:del w:id="31514" w:author="Visone Rossana (GSE)" w:date="2025-10-01T13:05:00Z" w16du:dateUtc="2025-10-01T11:05:00Z">
        <w:r w:rsidR="001D4C4A" w:rsidRPr="00357179" w:rsidDel="002E45F1">
          <w:rPr>
            <w:rFonts w:eastAsia="Aptos" w:cstheme="minorHAnsi"/>
            <w:kern w:val="2"/>
            <w:sz w:val="22"/>
            <w:szCs w:val="22"/>
            <w:rPrChange w:id="31515" w:author="Visone Rossana (GSE)" w:date="2025-09-09T14:48:00Z" w16du:dateUtc="2025-09-09T12:48:00Z">
              <w:rPr>
                <w:rFonts w:eastAsia="Aptos" w:cstheme="minorHAnsi"/>
                <w:kern w:val="2"/>
              </w:rPr>
            </w:rPrChange>
          </w:rPr>
          <w:delText>:</w:delText>
        </w:r>
      </w:del>
      <w:r w:rsidR="001D4C4A" w:rsidRPr="00357179">
        <w:rPr>
          <w:rFonts w:eastAsia="Aptos" w:cstheme="minorHAnsi"/>
          <w:kern w:val="2"/>
          <w:sz w:val="22"/>
          <w:szCs w:val="22"/>
          <w:rPrChange w:id="31516" w:author="Visone Rossana (GSE)" w:date="2025-09-09T14:48:00Z" w16du:dateUtc="2025-09-09T12:48:00Z">
            <w:rPr>
              <w:rFonts w:eastAsia="Aptos" w:cstheme="minorHAnsi"/>
              <w:kern w:val="2"/>
            </w:rPr>
          </w:rPrChange>
        </w:rPr>
        <w:t xml:space="preserve"> </w:t>
      </w:r>
    </w:p>
    <w:p w14:paraId="0C7BD2C0" w14:textId="7B57F4E1" w:rsidR="001D4C4A" w:rsidRPr="00357179" w:rsidRDefault="001D4C4A">
      <w:pPr>
        <w:widowControl w:val="0"/>
        <w:numPr>
          <w:ilvl w:val="0"/>
          <w:numId w:val="551"/>
        </w:numPr>
        <w:tabs>
          <w:tab w:val="left" w:pos="9179"/>
        </w:tabs>
        <w:autoSpaceDE w:val="0"/>
        <w:autoSpaceDN w:val="0"/>
        <w:spacing w:line="276" w:lineRule="auto"/>
        <w:ind w:left="709"/>
        <w:contextualSpacing/>
        <w:jc w:val="both"/>
        <w:rPr>
          <w:rFonts w:eastAsia="Aptos" w:cstheme="minorHAnsi"/>
          <w:kern w:val="2"/>
          <w:sz w:val="22"/>
          <w:szCs w:val="22"/>
          <w:rPrChange w:id="31517" w:author="Visone Rossana (GSE)" w:date="2025-09-09T14:48:00Z" w16du:dateUtc="2025-09-09T12:48:00Z">
            <w:rPr>
              <w:rFonts w:eastAsia="Aptos" w:cstheme="minorHAnsi"/>
              <w:kern w:val="2"/>
            </w:rPr>
          </w:rPrChange>
        </w:rPr>
        <w:pPrChange w:id="31518" w:author="Visone Rossana (GSE)" w:date="2025-10-22T13:02:00Z" w16du:dateUtc="2025-10-22T11:02:00Z">
          <w:pPr>
            <w:widowControl w:val="0"/>
            <w:numPr>
              <w:numId w:val="64"/>
            </w:numPr>
            <w:tabs>
              <w:tab w:val="left" w:pos="9179"/>
            </w:tabs>
            <w:autoSpaceDE w:val="0"/>
            <w:autoSpaceDN w:val="0"/>
            <w:ind w:left="360" w:hanging="360"/>
            <w:contextualSpacing/>
            <w:jc w:val="both"/>
          </w:pPr>
        </w:pPrChange>
      </w:pPr>
      <w:r w:rsidRPr="00357179">
        <w:rPr>
          <w:rFonts w:eastAsia="Aptos" w:cstheme="minorHAnsi"/>
          <w:kern w:val="2"/>
          <w:sz w:val="22"/>
          <w:szCs w:val="22"/>
          <w:rPrChange w:id="31519" w:author="Visone Rossana (GSE)" w:date="2025-09-09T14:48:00Z" w16du:dateUtc="2025-09-09T12:48:00Z">
            <w:rPr>
              <w:rFonts w:eastAsia="Aptos" w:cstheme="minorHAnsi"/>
              <w:kern w:val="2"/>
            </w:rPr>
          </w:rPrChange>
        </w:rPr>
        <w:t>lo smontaggio e la dismissione, parziale o totale, dell’impianto di climatizzazione esistente</w:t>
      </w:r>
      <w:ins w:id="31520" w:author="Visone Rossana (GSE)" w:date="2025-07-24T09:54:00Z" w16du:dateUtc="2025-07-24T07:54:00Z">
        <w:r w:rsidR="00DF0A99" w:rsidRPr="00357179">
          <w:rPr>
            <w:rFonts w:eastAsia="Aptos" w:cstheme="minorHAnsi"/>
            <w:kern w:val="2"/>
            <w:sz w:val="22"/>
            <w:szCs w:val="22"/>
            <w:rPrChange w:id="31521" w:author="Visone Rossana (GSE)" w:date="2025-09-09T14:48:00Z" w16du:dateUtc="2025-09-09T12:48:00Z">
              <w:rPr>
                <w:rFonts w:eastAsia="Aptos" w:cstheme="minorHAnsi"/>
                <w:kern w:val="2"/>
              </w:rPr>
            </w:rPrChange>
          </w:rPr>
          <w:t>;</w:t>
        </w:r>
      </w:ins>
      <w:del w:id="31522" w:author="Visone Rossana (GSE)" w:date="2025-07-24T09:54:00Z" w16du:dateUtc="2025-07-24T07:54:00Z">
        <w:r w:rsidRPr="00357179" w:rsidDel="00DF0A99">
          <w:rPr>
            <w:rFonts w:eastAsia="Aptos" w:cstheme="minorHAnsi"/>
            <w:kern w:val="2"/>
            <w:sz w:val="22"/>
            <w:szCs w:val="22"/>
            <w:rPrChange w:id="31523" w:author="Visone Rossana (GSE)" w:date="2025-09-09T14:48:00Z" w16du:dateUtc="2025-09-09T12:48:00Z">
              <w:rPr>
                <w:rFonts w:eastAsia="Aptos" w:cstheme="minorHAnsi"/>
                <w:kern w:val="2"/>
              </w:rPr>
            </w:rPrChange>
          </w:rPr>
          <w:delText>.</w:delText>
        </w:r>
      </w:del>
    </w:p>
    <w:p w14:paraId="0550BBE3" w14:textId="5A8E855B" w:rsidR="001D4C4A" w:rsidRPr="00357179" w:rsidRDefault="001D4C4A">
      <w:pPr>
        <w:widowControl w:val="0"/>
        <w:numPr>
          <w:ilvl w:val="0"/>
          <w:numId w:val="551"/>
        </w:numPr>
        <w:tabs>
          <w:tab w:val="left" w:pos="9179"/>
        </w:tabs>
        <w:autoSpaceDE w:val="0"/>
        <w:autoSpaceDN w:val="0"/>
        <w:spacing w:line="276" w:lineRule="auto"/>
        <w:ind w:left="709"/>
        <w:contextualSpacing/>
        <w:jc w:val="both"/>
        <w:rPr>
          <w:rFonts w:eastAsia="Aptos" w:cstheme="minorHAnsi"/>
          <w:kern w:val="2"/>
          <w:sz w:val="22"/>
          <w:szCs w:val="22"/>
          <w:rPrChange w:id="31524" w:author="Visone Rossana (GSE)" w:date="2025-09-09T14:48:00Z" w16du:dateUtc="2025-09-09T12:48:00Z">
            <w:rPr>
              <w:rFonts w:eastAsia="Aptos" w:cstheme="minorHAnsi"/>
              <w:kern w:val="2"/>
            </w:rPr>
          </w:rPrChange>
        </w:rPr>
        <w:pPrChange w:id="31525" w:author="Visone Rossana (GSE)" w:date="2025-10-22T13:02:00Z" w16du:dateUtc="2025-10-22T11:02:00Z">
          <w:pPr>
            <w:widowControl w:val="0"/>
            <w:numPr>
              <w:numId w:val="64"/>
            </w:numPr>
            <w:tabs>
              <w:tab w:val="left" w:pos="9179"/>
            </w:tabs>
            <w:autoSpaceDE w:val="0"/>
            <w:autoSpaceDN w:val="0"/>
            <w:ind w:left="360" w:hanging="360"/>
            <w:contextualSpacing/>
            <w:jc w:val="both"/>
          </w:pPr>
        </w:pPrChange>
      </w:pPr>
      <w:r w:rsidRPr="00357179">
        <w:rPr>
          <w:rFonts w:eastAsia="Aptos" w:cstheme="minorHAnsi"/>
          <w:kern w:val="2"/>
          <w:sz w:val="22"/>
          <w:szCs w:val="22"/>
          <w:rPrChange w:id="31526" w:author="Visone Rossana (GSE)" w:date="2025-09-09T14:48:00Z" w16du:dateUtc="2025-09-09T12:48:00Z">
            <w:rPr>
              <w:rFonts w:eastAsia="Aptos" w:cstheme="minorHAnsi"/>
              <w:kern w:val="2"/>
            </w:rPr>
          </w:rPrChange>
        </w:rPr>
        <w:t>la fornitura e la posa in opera di tutte le apparecchiature termiche, meccaniche, elettriche ed elettroniche, delle opere idrauliche e murarie necessarie per la sostituzione a regola d’arte</w:t>
      </w:r>
      <w:ins w:id="31527" w:author="Visone Rossana (GSE)" w:date="2025-07-24T09:54:00Z" w16du:dateUtc="2025-07-24T07:54:00Z">
        <w:r w:rsidR="00DF0A99" w:rsidRPr="00357179">
          <w:rPr>
            <w:rFonts w:eastAsia="Aptos" w:cstheme="minorHAnsi"/>
            <w:kern w:val="2"/>
            <w:sz w:val="22"/>
            <w:szCs w:val="22"/>
            <w:rPrChange w:id="31528" w:author="Visone Rossana (GSE)" w:date="2025-09-09T14:48:00Z" w16du:dateUtc="2025-09-09T12:48:00Z">
              <w:rPr>
                <w:rFonts w:eastAsia="Aptos" w:cstheme="minorHAnsi"/>
                <w:kern w:val="2"/>
              </w:rPr>
            </w:rPrChange>
          </w:rPr>
          <w:t>;</w:t>
        </w:r>
      </w:ins>
      <w:del w:id="31529" w:author="Visone Rossana (GSE)" w:date="2025-07-24T09:54:00Z" w16du:dateUtc="2025-07-24T07:54:00Z">
        <w:r w:rsidRPr="00357179" w:rsidDel="00DF0A99">
          <w:rPr>
            <w:rFonts w:eastAsia="Aptos" w:cstheme="minorHAnsi"/>
            <w:kern w:val="2"/>
            <w:sz w:val="22"/>
            <w:szCs w:val="22"/>
            <w:rPrChange w:id="31530" w:author="Visone Rossana (GSE)" w:date="2025-09-09T14:48:00Z" w16du:dateUtc="2025-09-09T12:48:00Z">
              <w:rPr>
                <w:rFonts w:eastAsia="Aptos" w:cstheme="minorHAnsi"/>
                <w:kern w:val="2"/>
              </w:rPr>
            </w:rPrChange>
          </w:rPr>
          <w:delText>.</w:delText>
        </w:r>
      </w:del>
    </w:p>
    <w:p w14:paraId="0544A66C" w14:textId="3E88A3FE" w:rsidR="001D4C4A" w:rsidRPr="00357179" w:rsidRDefault="001D4C4A">
      <w:pPr>
        <w:widowControl w:val="0"/>
        <w:numPr>
          <w:ilvl w:val="0"/>
          <w:numId w:val="551"/>
        </w:numPr>
        <w:tabs>
          <w:tab w:val="left" w:pos="9179"/>
        </w:tabs>
        <w:autoSpaceDE w:val="0"/>
        <w:autoSpaceDN w:val="0"/>
        <w:spacing w:line="276" w:lineRule="auto"/>
        <w:ind w:left="709"/>
        <w:contextualSpacing/>
        <w:jc w:val="both"/>
        <w:rPr>
          <w:rFonts w:eastAsia="Aptos" w:cstheme="minorHAnsi"/>
          <w:kern w:val="2"/>
          <w:sz w:val="22"/>
          <w:szCs w:val="22"/>
          <w:rPrChange w:id="31531" w:author="Visone Rossana (GSE)" w:date="2025-09-09T14:48:00Z" w16du:dateUtc="2025-09-09T12:48:00Z">
            <w:rPr>
              <w:rFonts w:eastAsia="Aptos" w:cstheme="minorHAnsi"/>
              <w:kern w:val="2"/>
            </w:rPr>
          </w:rPrChange>
        </w:rPr>
        <w:pPrChange w:id="31532" w:author="Visone Rossana (GSE)" w:date="2025-10-22T13:02:00Z" w16du:dateUtc="2025-10-22T11:02:00Z">
          <w:pPr>
            <w:widowControl w:val="0"/>
            <w:numPr>
              <w:numId w:val="64"/>
            </w:numPr>
            <w:tabs>
              <w:tab w:val="left" w:pos="9179"/>
            </w:tabs>
            <w:autoSpaceDE w:val="0"/>
            <w:autoSpaceDN w:val="0"/>
            <w:ind w:left="360" w:hanging="360"/>
            <w:contextualSpacing/>
            <w:jc w:val="both"/>
          </w:pPr>
        </w:pPrChange>
      </w:pPr>
      <w:r w:rsidRPr="00357179">
        <w:rPr>
          <w:rFonts w:eastAsia="Aptos" w:cstheme="minorHAnsi"/>
          <w:kern w:val="2"/>
          <w:sz w:val="22"/>
          <w:szCs w:val="22"/>
          <w:rPrChange w:id="31533" w:author="Visone Rossana (GSE)" w:date="2025-09-09T14:48:00Z" w16du:dateUtc="2025-09-09T12:48:00Z">
            <w:rPr>
              <w:rFonts w:eastAsia="Aptos" w:cstheme="minorHAnsi"/>
              <w:kern w:val="2"/>
            </w:rPr>
          </w:rPrChange>
        </w:rPr>
        <w:t xml:space="preserve"> </w:t>
      </w:r>
      <w:ins w:id="31534" w:author="Visone Rossana (GSE)" w:date="2025-07-24T09:54:00Z" w16du:dateUtc="2025-07-24T07:54:00Z">
        <w:r w:rsidR="00DF0A99" w:rsidRPr="00357179">
          <w:rPr>
            <w:rFonts w:eastAsia="Aptos" w:cstheme="minorHAnsi"/>
            <w:kern w:val="2"/>
            <w:sz w:val="22"/>
            <w:szCs w:val="22"/>
            <w:rPrChange w:id="31535" w:author="Visone Rossana (GSE)" w:date="2025-09-09T14:48:00Z" w16du:dateUtc="2025-09-09T12:48:00Z">
              <w:rPr>
                <w:rFonts w:eastAsia="Aptos" w:cstheme="minorHAnsi"/>
                <w:kern w:val="2"/>
              </w:rPr>
            </w:rPrChange>
          </w:rPr>
          <w:t>gli</w:t>
        </w:r>
      </w:ins>
      <w:del w:id="31536" w:author="Visone Rossana (GSE)" w:date="2025-07-24T09:54:00Z" w16du:dateUtc="2025-07-24T07:54:00Z">
        <w:r w:rsidRPr="00357179" w:rsidDel="00DF0A99">
          <w:rPr>
            <w:rFonts w:eastAsia="Aptos" w:cstheme="minorHAnsi"/>
            <w:kern w:val="2"/>
            <w:sz w:val="22"/>
            <w:szCs w:val="22"/>
            <w:rPrChange w:id="31537" w:author="Visone Rossana (GSE)" w:date="2025-09-09T14:48:00Z" w16du:dateUtc="2025-09-09T12:48:00Z">
              <w:rPr>
                <w:rFonts w:eastAsia="Aptos" w:cstheme="minorHAnsi"/>
                <w:kern w:val="2"/>
              </w:rPr>
            </w:rPrChange>
          </w:rPr>
          <w:delText>I</w:delText>
        </w:r>
      </w:del>
      <w:ins w:id="31538" w:author="Visone Rossana (GSE)" w:date="2025-07-24T09:54:00Z" w16du:dateUtc="2025-07-24T07:54:00Z">
        <w:r w:rsidR="00DF0A99" w:rsidRPr="00357179">
          <w:rPr>
            <w:rFonts w:eastAsia="Aptos" w:cstheme="minorHAnsi"/>
            <w:kern w:val="2"/>
            <w:sz w:val="22"/>
            <w:szCs w:val="22"/>
            <w:rPrChange w:id="31539" w:author="Visone Rossana (GSE)" w:date="2025-09-09T14:48:00Z" w16du:dateUtc="2025-09-09T12:48:00Z">
              <w:rPr>
                <w:rFonts w:eastAsia="Aptos" w:cstheme="minorHAnsi"/>
                <w:kern w:val="2"/>
              </w:rPr>
            </w:rPrChange>
          </w:rPr>
          <w:t xml:space="preserve"> i</w:t>
        </w:r>
      </w:ins>
      <w:r w:rsidRPr="00357179">
        <w:rPr>
          <w:rFonts w:eastAsia="Aptos" w:cstheme="minorHAnsi"/>
          <w:kern w:val="2"/>
          <w:sz w:val="22"/>
          <w:szCs w:val="22"/>
          <w:rPrChange w:id="31540" w:author="Visone Rossana (GSE)" w:date="2025-09-09T14:48:00Z" w16du:dateUtc="2025-09-09T12:48:00Z">
            <w:rPr>
              <w:rFonts w:eastAsia="Aptos" w:cstheme="minorHAnsi"/>
              <w:kern w:val="2"/>
            </w:rPr>
          </w:rPrChange>
        </w:rPr>
        <w:t>nterventi per l’adeguamento della rete di distribuzione, dei sistemi di accumulo, dei sistemi di trattamento dell’acqua, dei dispositivi di controllo e regolazione nonché sui sistemi di emissione</w:t>
      </w:r>
      <w:ins w:id="31541" w:author="Visone Rossana (GSE)" w:date="2025-07-24T09:54:00Z" w16du:dateUtc="2025-07-24T07:54:00Z">
        <w:r w:rsidR="00DF0A99" w:rsidRPr="00357179">
          <w:rPr>
            <w:rFonts w:eastAsia="Aptos" w:cstheme="minorHAnsi"/>
            <w:kern w:val="2"/>
            <w:sz w:val="22"/>
            <w:szCs w:val="22"/>
            <w:rPrChange w:id="31542" w:author="Visone Rossana (GSE)" w:date="2025-09-09T14:48:00Z" w16du:dateUtc="2025-09-09T12:48:00Z">
              <w:rPr>
                <w:rFonts w:eastAsia="Aptos" w:cstheme="minorHAnsi"/>
                <w:kern w:val="2"/>
              </w:rPr>
            </w:rPrChange>
          </w:rPr>
          <w:t>;</w:t>
        </w:r>
      </w:ins>
    </w:p>
    <w:p w14:paraId="35B11E21" w14:textId="2461A52F" w:rsidR="001D4C4A" w:rsidRPr="00357179" w:rsidRDefault="00DF0A99">
      <w:pPr>
        <w:widowControl w:val="0"/>
        <w:numPr>
          <w:ilvl w:val="0"/>
          <w:numId w:val="551"/>
        </w:numPr>
        <w:tabs>
          <w:tab w:val="left" w:pos="9179"/>
        </w:tabs>
        <w:autoSpaceDE w:val="0"/>
        <w:autoSpaceDN w:val="0"/>
        <w:spacing w:line="276" w:lineRule="auto"/>
        <w:ind w:left="709"/>
        <w:contextualSpacing/>
        <w:jc w:val="both"/>
        <w:rPr>
          <w:rFonts w:eastAsia="Aptos" w:cstheme="minorHAnsi"/>
          <w:kern w:val="2"/>
          <w:sz w:val="22"/>
          <w:szCs w:val="22"/>
          <w:rPrChange w:id="31543" w:author="Visone Rossana (GSE)" w:date="2025-09-09T14:48:00Z" w16du:dateUtc="2025-09-09T12:48:00Z">
            <w:rPr>
              <w:rFonts w:eastAsia="Aptos" w:cstheme="minorHAnsi"/>
              <w:kern w:val="2"/>
            </w:rPr>
          </w:rPrChange>
        </w:rPr>
        <w:pPrChange w:id="31544" w:author="Visone Rossana (GSE)" w:date="2025-10-22T13:02:00Z" w16du:dateUtc="2025-10-22T11:02:00Z">
          <w:pPr>
            <w:widowControl w:val="0"/>
            <w:numPr>
              <w:numId w:val="64"/>
            </w:numPr>
            <w:tabs>
              <w:tab w:val="left" w:pos="9179"/>
            </w:tabs>
            <w:autoSpaceDE w:val="0"/>
            <w:autoSpaceDN w:val="0"/>
            <w:ind w:left="360" w:hanging="360"/>
            <w:contextualSpacing/>
            <w:jc w:val="both"/>
          </w:pPr>
        </w:pPrChange>
      </w:pPr>
      <w:ins w:id="31545" w:author="Visone Rossana (GSE)" w:date="2025-07-24T09:59:00Z" w16du:dateUtc="2025-07-24T07:59:00Z">
        <w:r w:rsidRPr="00357179">
          <w:rPr>
            <w:rFonts w:eastAsia="Aptos" w:cstheme="minorHAnsi"/>
            <w:kern w:val="2"/>
            <w:sz w:val="22"/>
            <w:szCs w:val="22"/>
            <w:rPrChange w:id="31546" w:author="Visone Rossana (GSE)" w:date="2025-09-09T14:48:00Z" w16du:dateUtc="2025-09-09T12:48:00Z">
              <w:rPr>
                <w:rFonts w:eastAsia="Aptos" w:cstheme="minorHAnsi"/>
                <w:kern w:val="2"/>
              </w:rPr>
            </w:rPrChange>
          </w:rPr>
          <w:t xml:space="preserve">prestazioni professionali connesse alla realizzazione dell’intervento. </w:t>
        </w:r>
      </w:ins>
      <w:del w:id="31547" w:author="Visone Rossana (GSE)" w:date="2025-07-24T09:54:00Z" w16du:dateUtc="2025-07-24T07:54:00Z">
        <w:r w:rsidR="001D4C4A" w:rsidRPr="00357179" w:rsidDel="00DF0A99">
          <w:rPr>
            <w:rFonts w:eastAsia="Aptos" w:cstheme="minorHAnsi"/>
            <w:kern w:val="2"/>
            <w:sz w:val="22"/>
            <w:szCs w:val="22"/>
            <w:rPrChange w:id="31548" w:author="Visone Rossana (GSE)" w:date="2025-09-09T14:48:00Z" w16du:dateUtc="2025-09-09T12:48:00Z">
              <w:rPr>
                <w:rFonts w:eastAsia="Aptos" w:cstheme="minorHAnsi"/>
                <w:kern w:val="2"/>
              </w:rPr>
            </w:rPrChange>
          </w:rPr>
          <w:delText>S</w:delText>
        </w:r>
      </w:del>
      <w:del w:id="31549" w:author="Visone Rossana (GSE)" w:date="2025-07-24T09:59:00Z" w16du:dateUtc="2025-07-24T07:59:00Z">
        <w:r w:rsidR="001D4C4A" w:rsidRPr="00357179" w:rsidDel="00DF0A99">
          <w:rPr>
            <w:rFonts w:eastAsia="Aptos" w:cstheme="minorHAnsi"/>
            <w:kern w:val="2"/>
            <w:sz w:val="22"/>
            <w:szCs w:val="22"/>
            <w:rPrChange w:id="31550" w:author="Visone Rossana (GSE)" w:date="2025-09-09T14:48:00Z" w16du:dateUtc="2025-09-09T12:48:00Z">
              <w:rPr>
                <w:rFonts w:eastAsia="Aptos" w:cstheme="minorHAnsi"/>
                <w:kern w:val="2"/>
              </w:rPr>
            </w:rPrChange>
          </w:rPr>
          <w:delText xml:space="preserve">pese per la </w:delText>
        </w:r>
      </w:del>
      <w:del w:id="31551" w:author="Visone Rossana (GSE)" w:date="2025-07-24T09:58:00Z" w16du:dateUtc="2025-07-24T07:58:00Z">
        <w:r w:rsidR="001D4C4A" w:rsidRPr="00357179" w:rsidDel="00DF0A99">
          <w:rPr>
            <w:rFonts w:eastAsia="Aptos" w:cstheme="minorHAnsi"/>
            <w:kern w:val="2"/>
            <w:sz w:val="22"/>
            <w:szCs w:val="22"/>
            <w:rPrChange w:id="31552" w:author="Visone Rossana (GSE)" w:date="2025-09-09T14:48:00Z" w16du:dateUtc="2025-09-09T12:48:00Z">
              <w:rPr>
                <w:rFonts w:eastAsia="Aptos" w:cstheme="minorHAnsi"/>
                <w:kern w:val="2"/>
              </w:rPr>
            </w:rPrChange>
          </w:rPr>
          <w:delText xml:space="preserve">produzione della documentazione tecnica necessaria, inclusa la progettazione, la direzione lavori, le asseverazioni e la redazione </w:delText>
        </w:r>
        <w:commentRangeStart w:id="31553"/>
        <w:commentRangeStart w:id="31554"/>
        <w:r w:rsidR="001D4C4A" w:rsidRPr="00357179" w:rsidDel="00DF0A99">
          <w:rPr>
            <w:rFonts w:eastAsia="Aptos" w:cstheme="minorHAnsi"/>
            <w:kern w:val="2"/>
            <w:sz w:val="22"/>
            <w:szCs w:val="22"/>
            <w:rPrChange w:id="31555" w:author="Visone Rossana (GSE)" w:date="2025-09-09T14:48:00Z" w16du:dateUtc="2025-09-09T12:48:00Z">
              <w:rPr>
                <w:rFonts w:eastAsia="Aptos" w:cstheme="minorHAnsi"/>
                <w:kern w:val="2"/>
              </w:rPr>
            </w:rPrChange>
          </w:rPr>
          <w:delText>della</w:delText>
        </w:r>
      </w:del>
      <w:commentRangeEnd w:id="31553"/>
      <w:r w:rsidR="004367B1" w:rsidRPr="00357179">
        <w:rPr>
          <w:rStyle w:val="Rimandocommento"/>
          <w:rFonts w:eastAsia="Aptos" w:cstheme="minorHAnsi"/>
          <w:kern w:val="2"/>
          <w:sz w:val="22"/>
          <w:szCs w:val="22"/>
          <w:rPrChange w:id="31556" w:author="Visone Rossana (GSE)" w:date="2025-09-09T14:48:00Z" w16du:dateUtc="2025-09-09T12:48:00Z">
            <w:rPr>
              <w:rStyle w:val="Rimandocommento"/>
              <w:rFonts w:eastAsia="Aptos" w:cstheme="minorHAnsi"/>
              <w:kern w:val="2"/>
              <w:sz w:val="24"/>
            </w:rPr>
          </w:rPrChange>
        </w:rPr>
        <w:commentReference w:id="31553"/>
      </w:r>
      <w:commentRangeEnd w:id="31554"/>
      <w:r w:rsidR="002542E8" w:rsidRPr="00357179">
        <w:rPr>
          <w:rStyle w:val="Rimandocommento"/>
          <w:rFonts w:eastAsia="Aptos" w:cstheme="minorHAnsi"/>
          <w:kern w:val="2"/>
          <w:sz w:val="22"/>
          <w:szCs w:val="22"/>
          <w:rPrChange w:id="31557" w:author="Visone Rossana (GSE)" w:date="2025-09-09T14:48:00Z" w16du:dateUtc="2025-09-09T12:48:00Z">
            <w:rPr>
              <w:rStyle w:val="Rimandocommento"/>
              <w:rFonts w:eastAsia="Aptos" w:cstheme="minorHAnsi"/>
              <w:kern w:val="2"/>
              <w:sz w:val="24"/>
            </w:rPr>
          </w:rPrChange>
        </w:rPr>
        <w:commentReference w:id="31554"/>
      </w:r>
      <w:del w:id="31558" w:author="Visone Rossana (GSE)" w:date="2025-07-24T09:58:00Z" w16du:dateUtc="2025-07-24T07:58:00Z">
        <w:r w:rsidR="001D4C4A" w:rsidRPr="00357179" w:rsidDel="00DF0A99">
          <w:rPr>
            <w:rFonts w:eastAsia="Aptos" w:cstheme="minorHAnsi"/>
            <w:kern w:val="2"/>
            <w:sz w:val="22"/>
            <w:szCs w:val="22"/>
            <w:rPrChange w:id="31559" w:author="Visone Rossana (GSE)" w:date="2025-09-09T14:48:00Z" w16du:dateUtc="2025-09-09T12:48:00Z">
              <w:rPr>
                <w:rFonts w:eastAsia="Aptos" w:cstheme="minorHAnsi"/>
                <w:kern w:val="2"/>
              </w:rPr>
            </w:rPrChange>
          </w:rPr>
          <w:delText xml:space="preserve"> DE e dell’APE</w:delText>
        </w:r>
      </w:del>
    </w:p>
    <w:p w14:paraId="66DDA7DC" w14:textId="77777777" w:rsidR="001D4C4A" w:rsidRPr="00357179" w:rsidRDefault="001D4C4A">
      <w:pPr>
        <w:widowControl w:val="0"/>
        <w:tabs>
          <w:tab w:val="left" w:pos="9179"/>
        </w:tabs>
        <w:autoSpaceDE w:val="0"/>
        <w:autoSpaceDN w:val="0"/>
        <w:spacing w:line="276" w:lineRule="auto"/>
        <w:jc w:val="both"/>
        <w:rPr>
          <w:ins w:id="31560" w:author="Visone Rossana (GSE)" w:date="2025-07-24T09:56:00Z" w16du:dateUtc="2025-07-24T07:56:00Z"/>
          <w:rFonts w:eastAsia="Aptos" w:cstheme="minorHAnsi"/>
          <w:kern w:val="2"/>
          <w:sz w:val="22"/>
          <w:szCs w:val="22"/>
          <w:rPrChange w:id="31561" w:author="Visone Rossana (GSE)" w:date="2025-09-09T14:48:00Z" w16du:dateUtc="2025-09-09T12:48:00Z">
            <w:rPr>
              <w:ins w:id="31562" w:author="Visone Rossana (GSE)" w:date="2025-07-24T09:56:00Z" w16du:dateUtc="2025-07-24T07:56:00Z"/>
              <w:rFonts w:eastAsia="Aptos" w:cstheme="minorHAnsi"/>
              <w:kern w:val="2"/>
            </w:rPr>
          </w:rPrChange>
        </w:rPr>
        <w:pPrChange w:id="31563" w:author="Visone Rossana (GSE)" w:date="2025-09-09T14:48:00Z" w16du:dateUtc="2025-09-09T12:48:00Z">
          <w:pPr>
            <w:widowControl w:val="0"/>
            <w:tabs>
              <w:tab w:val="left" w:pos="9179"/>
            </w:tabs>
            <w:autoSpaceDE w:val="0"/>
            <w:autoSpaceDN w:val="0"/>
            <w:jc w:val="both"/>
          </w:pPr>
        </w:pPrChange>
      </w:pPr>
    </w:p>
    <w:p w14:paraId="32424E31" w14:textId="5AE49014" w:rsidR="00DF0A99" w:rsidRPr="00357179" w:rsidRDefault="00DF0A99">
      <w:pPr>
        <w:widowControl w:val="0"/>
        <w:tabs>
          <w:tab w:val="left" w:pos="9179"/>
        </w:tabs>
        <w:autoSpaceDE w:val="0"/>
        <w:autoSpaceDN w:val="0"/>
        <w:spacing w:line="276" w:lineRule="auto"/>
        <w:jc w:val="both"/>
        <w:rPr>
          <w:ins w:id="31564" w:author="Visone Rossana (GSE)" w:date="2025-07-24T09:56:00Z" w16du:dateUtc="2025-07-24T07:56:00Z"/>
          <w:rFonts w:eastAsia="Aptos" w:cstheme="minorHAnsi"/>
          <w:kern w:val="2"/>
          <w:sz w:val="22"/>
          <w:szCs w:val="22"/>
          <w:rPrChange w:id="31565" w:author="Visone Rossana (GSE)" w:date="2025-09-09T14:48:00Z" w16du:dateUtc="2025-09-09T12:48:00Z">
            <w:rPr>
              <w:ins w:id="31566" w:author="Visone Rossana (GSE)" w:date="2025-07-24T09:56:00Z" w16du:dateUtc="2025-07-24T07:56:00Z"/>
              <w:rFonts w:eastAsia="Aptos" w:cstheme="minorHAnsi"/>
              <w:kern w:val="2"/>
            </w:rPr>
          </w:rPrChange>
        </w:rPr>
        <w:pPrChange w:id="31567" w:author="Visone Rossana (GSE)" w:date="2025-09-09T14:48:00Z" w16du:dateUtc="2025-09-09T12:48:00Z">
          <w:pPr>
            <w:widowControl w:val="0"/>
            <w:tabs>
              <w:tab w:val="left" w:pos="9179"/>
            </w:tabs>
            <w:autoSpaceDE w:val="0"/>
            <w:autoSpaceDN w:val="0"/>
            <w:jc w:val="both"/>
          </w:pPr>
        </w:pPrChange>
      </w:pPr>
      <w:ins w:id="31568" w:author="Visone Rossana (GSE)" w:date="2025-07-24T09:56:00Z">
        <w:r w:rsidRPr="00357179">
          <w:rPr>
            <w:rFonts w:eastAsia="Aptos" w:cstheme="minorHAnsi"/>
            <w:kern w:val="2"/>
            <w:sz w:val="22"/>
            <w:szCs w:val="22"/>
            <w:rPrChange w:id="31569" w:author="Visone Rossana (GSE)" w:date="2025-09-09T14:48:00Z" w16du:dateUtc="2025-09-09T12:48:00Z">
              <w:rPr>
                <w:rFonts w:eastAsia="Aptos" w:cstheme="minorHAnsi"/>
                <w:kern w:val="2"/>
              </w:rPr>
            </w:rPrChange>
          </w:rPr>
          <w:t>Le spese ammissibili sono comprensive di IVA dove essa costituisce un costo. Il trasporto rientra tra le spese ammissibili perché facente parte della fornitura</w:t>
        </w:r>
      </w:ins>
      <w:ins w:id="31570" w:author="Visone Rossana (GSE)" w:date="2025-07-24T09:57:00Z" w16du:dateUtc="2025-07-24T07:57:00Z">
        <w:r w:rsidRPr="00357179">
          <w:rPr>
            <w:rFonts w:eastAsia="Aptos" w:cstheme="minorHAnsi"/>
            <w:kern w:val="2"/>
            <w:sz w:val="22"/>
            <w:szCs w:val="22"/>
            <w:rPrChange w:id="31571" w:author="Visone Rossana (GSE)" w:date="2025-09-09T14:48:00Z" w16du:dateUtc="2025-09-09T12:48:00Z">
              <w:rPr>
                <w:rFonts w:eastAsia="Aptos" w:cstheme="minorHAnsi"/>
                <w:kern w:val="2"/>
              </w:rPr>
            </w:rPrChange>
          </w:rPr>
          <w:t>.</w:t>
        </w:r>
      </w:ins>
    </w:p>
    <w:p w14:paraId="4CF140C5" w14:textId="77777777" w:rsidR="00DF0A99" w:rsidRDefault="00DF0A99">
      <w:pPr>
        <w:widowControl w:val="0"/>
        <w:tabs>
          <w:tab w:val="left" w:pos="9179"/>
        </w:tabs>
        <w:autoSpaceDE w:val="0"/>
        <w:autoSpaceDN w:val="0"/>
        <w:spacing w:line="276" w:lineRule="auto"/>
        <w:jc w:val="both"/>
        <w:rPr>
          <w:ins w:id="31572" w:author="Visone Rossana (GSE)" w:date="2025-10-22T12:33:00Z" w16du:dateUtc="2025-10-22T10:33:00Z"/>
          <w:rFonts w:eastAsia="Aptos" w:cstheme="minorHAnsi"/>
          <w:kern w:val="2"/>
          <w:sz w:val="22"/>
          <w:szCs w:val="22"/>
        </w:rPr>
      </w:pPr>
    </w:p>
    <w:p w14:paraId="502F079E" w14:textId="4CEF1C3D" w:rsidR="00C8457A" w:rsidRPr="00923DC6" w:rsidRDefault="00C8457A">
      <w:pPr>
        <w:pStyle w:val="TITOLO20"/>
        <w:numPr>
          <w:ilvl w:val="2"/>
          <w:numId w:val="292"/>
        </w:numPr>
        <w:ind w:left="1134" w:hanging="708"/>
        <w:rPr>
          <w:ins w:id="31573" w:author="Visone Rossana (GSE)" w:date="2025-10-22T12:33:00Z" w16du:dateUtc="2025-10-22T10:33:00Z"/>
        </w:rPr>
        <w:pPrChange w:id="31574" w:author="Visone Rossana (GSE)" w:date="2025-10-23T10:16:00Z" w16du:dateUtc="2025-10-23T08:16:00Z">
          <w:pPr>
            <w:pStyle w:val="TITOLO20"/>
            <w:numPr>
              <w:ilvl w:val="2"/>
              <w:numId w:val="552"/>
            </w:numPr>
            <w:ind w:left="1715" w:hanging="504"/>
          </w:pPr>
        </w:pPrChange>
      </w:pPr>
      <w:bookmarkStart w:id="31575" w:name="_Toc212462763"/>
      <w:ins w:id="31576" w:author="Visone Rossana (GSE)" w:date="2025-10-22T12:33:00Z" w16du:dateUtc="2025-10-22T10:33:00Z">
        <w:r w:rsidRPr="00923DC6">
          <w:t xml:space="preserve">Calcolo dell’incentivo (Allegato II </w:t>
        </w:r>
        <w:r w:rsidR="00D53C06">
          <w:t xml:space="preserve">– paragrafo 2.8 </w:t>
        </w:r>
        <w:r w:rsidRPr="00923DC6">
          <w:t>del Decreto)</w:t>
        </w:r>
        <w:bookmarkEnd w:id="31575"/>
      </w:ins>
    </w:p>
    <w:p w14:paraId="24A1044F" w14:textId="567EA7A0" w:rsidR="00C8457A" w:rsidRPr="00357179" w:rsidDel="00D53C06" w:rsidRDefault="00C8457A">
      <w:pPr>
        <w:widowControl w:val="0"/>
        <w:tabs>
          <w:tab w:val="left" w:pos="9179"/>
        </w:tabs>
        <w:autoSpaceDE w:val="0"/>
        <w:autoSpaceDN w:val="0"/>
        <w:spacing w:line="276" w:lineRule="auto"/>
        <w:jc w:val="both"/>
        <w:rPr>
          <w:del w:id="31577" w:author="Visone Rossana (GSE)" w:date="2025-10-22T12:35:00Z" w16du:dateUtc="2025-10-22T10:35:00Z"/>
          <w:rFonts w:eastAsia="Aptos" w:cstheme="minorHAnsi"/>
          <w:kern w:val="2"/>
          <w:sz w:val="22"/>
          <w:szCs w:val="22"/>
          <w:rPrChange w:id="31578" w:author="Visone Rossana (GSE)" w:date="2025-09-09T14:48:00Z" w16du:dateUtc="2025-09-09T12:48:00Z">
            <w:rPr>
              <w:del w:id="31579" w:author="Visone Rossana (GSE)" w:date="2025-10-22T12:35:00Z" w16du:dateUtc="2025-10-22T10:35:00Z"/>
              <w:rFonts w:eastAsia="Aptos" w:cstheme="minorHAnsi"/>
              <w:kern w:val="2"/>
            </w:rPr>
          </w:rPrChange>
        </w:rPr>
        <w:pPrChange w:id="31580" w:author="Visone Rossana (GSE)" w:date="2025-09-09T14:48:00Z" w16du:dateUtc="2025-09-09T12:48:00Z">
          <w:pPr>
            <w:widowControl w:val="0"/>
            <w:tabs>
              <w:tab w:val="left" w:pos="9179"/>
            </w:tabs>
            <w:autoSpaceDE w:val="0"/>
            <w:autoSpaceDN w:val="0"/>
            <w:jc w:val="both"/>
          </w:pPr>
        </w:pPrChange>
      </w:pPr>
    </w:p>
    <w:p w14:paraId="607D94E3" w14:textId="6B83B3F1" w:rsidR="001D4C4A" w:rsidRPr="00357179" w:rsidDel="00D53C06" w:rsidRDefault="001D4C4A">
      <w:pPr>
        <w:spacing w:line="276" w:lineRule="auto"/>
        <w:rPr>
          <w:del w:id="31581" w:author="Visone Rossana (GSE)" w:date="2025-10-22T12:33:00Z" w16du:dateUtc="2025-10-22T10:33:00Z"/>
          <w:rFonts w:eastAsia="Aptos" w:cstheme="minorHAnsi"/>
          <w:b/>
          <w:bCs/>
          <w:kern w:val="2"/>
          <w:sz w:val="22"/>
          <w:szCs w:val="22"/>
          <w:u w:val="single"/>
          <w14:ligatures w14:val="standardContextual"/>
          <w:rPrChange w:id="31582" w:author="Visone Rossana (GSE)" w:date="2025-09-09T14:48:00Z" w16du:dateUtc="2025-09-09T12:48:00Z">
            <w:rPr>
              <w:del w:id="31583" w:author="Visone Rossana (GSE)" w:date="2025-10-22T12:33:00Z" w16du:dateUtc="2025-10-22T10:33:00Z"/>
              <w:rFonts w:eastAsia="Aptos" w:cstheme="minorHAnsi"/>
              <w:b/>
              <w:bCs/>
              <w:kern w:val="2"/>
              <w:u w:val="single"/>
              <w14:ligatures w14:val="standardContextual"/>
            </w:rPr>
          </w:rPrChange>
        </w:rPr>
        <w:pPrChange w:id="31584" w:author="Visone Rossana (GSE)" w:date="2025-09-09T14:48:00Z" w16du:dateUtc="2025-09-09T12:48:00Z">
          <w:pPr/>
        </w:pPrChange>
      </w:pPr>
      <w:del w:id="31585" w:author="Visone Rossana (GSE)" w:date="2025-10-22T12:33:00Z" w16du:dateUtc="2025-10-22T10:33:00Z">
        <w:r w:rsidRPr="00357179" w:rsidDel="00D53C06">
          <w:rPr>
            <w:rFonts w:eastAsia="Aptos" w:cstheme="minorHAnsi"/>
            <w:b/>
            <w:bCs/>
            <w:kern w:val="2"/>
            <w:sz w:val="22"/>
            <w:szCs w:val="22"/>
            <w:u w:val="single"/>
            <w14:ligatures w14:val="standardContextual"/>
            <w:rPrChange w:id="31586" w:author="Visone Rossana (GSE)" w:date="2025-09-09T14:48:00Z" w16du:dateUtc="2025-09-09T12:48:00Z">
              <w:rPr>
                <w:rFonts w:eastAsia="Aptos" w:cstheme="minorHAnsi"/>
                <w:b/>
                <w:bCs/>
                <w:kern w:val="2"/>
                <w:u w:val="single"/>
                <w14:ligatures w14:val="standardContextual"/>
              </w:rPr>
            </w:rPrChange>
          </w:rPr>
          <w:delText>Calcolo dell’incentivo (Allegato II- 2.8 del Decreto)</w:delText>
        </w:r>
      </w:del>
    </w:p>
    <w:p w14:paraId="4CC5ACDE" w14:textId="369B2102" w:rsidR="001D4C4A" w:rsidRPr="00357179" w:rsidDel="00D53C06" w:rsidRDefault="001D4C4A">
      <w:pPr>
        <w:widowControl w:val="0"/>
        <w:tabs>
          <w:tab w:val="left" w:pos="9179"/>
        </w:tabs>
        <w:autoSpaceDE w:val="0"/>
        <w:autoSpaceDN w:val="0"/>
        <w:spacing w:line="276" w:lineRule="auto"/>
        <w:jc w:val="both"/>
        <w:rPr>
          <w:del w:id="31587" w:author="Visone Rossana (GSE)" w:date="2025-10-22T12:33:00Z" w16du:dateUtc="2025-10-22T10:33:00Z"/>
          <w:rFonts w:eastAsia="Aptos" w:cstheme="minorHAnsi"/>
          <w:b/>
          <w:bCs/>
          <w:kern w:val="2"/>
          <w:sz w:val="22"/>
          <w:szCs w:val="22"/>
          <w:rPrChange w:id="31588" w:author="Visone Rossana (GSE)" w:date="2025-09-09T14:48:00Z" w16du:dateUtc="2025-09-09T12:48:00Z">
            <w:rPr>
              <w:del w:id="31589" w:author="Visone Rossana (GSE)" w:date="2025-10-22T12:33:00Z" w16du:dateUtc="2025-10-22T10:33:00Z"/>
              <w:rFonts w:eastAsia="Aptos" w:cstheme="minorHAnsi"/>
              <w:b/>
              <w:bCs/>
              <w:kern w:val="2"/>
            </w:rPr>
          </w:rPrChange>
        </w:rPr>
        <w:pPrChange w:id="31590" w:author="Visone Rossana (GSE)" w:date="2025-09-09T14:48:00Z" w16du:dateUtc="2025-09-09T12:48:00Z">
          <w:pPr>
            <w:widowControl w:val="0"/>
            <w:tabs>
              <w:tab w:val="left" w:pos="9179"/>
            </w:tabs>
            <w:autoSpaceDE w:val="0"/>
            <w:autoSpaceDN w:val="0"/>
            <w:jc w:val="both"/>
          </w:pPr>
        </w:pPrChange>
      </w:pPr>
    </w:p>
    <w:p w14:paraId="5685A9C6" w14:textId="65A5C163"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591" w:author="Visone Rossana (GSE)" w:date="2025-09-09T14:48:00Z" w16du:dateUtc="2025-09-09T12:48:00Z">
            <w:rPr>
              <w:rFonts w:eastAsia="Aptos" w:cstheme="minorHAnsi"/>
              <w:kern w:val="2"/>
            </w:rPr>
          </w:rPrChange>
        </w:rPr>
        <w:pPrChange w:id="31592" w:author="Visone Rossana (GSE)" w:date="2025-09-09T14:48:00Z" w16du:dateUtc="2025-09-09T12:48:00Z">
          <w:pPr>
            <w:widowControl w:val="0"/>
            <w:tabs>
              <w:tab w:val="left" w:pos="9179"/>
            </w:tabs>
            <w:autoSpaceDE w:val="0"/>
            <w:autoSpaceDN w:val="0"/>
            <w:jc w:val="both"/>
          </w:pPr>
        </w:pPrChange>
      </w:pPr>
      <w:r w:rsidRPr="00357179">
        <w:rPr>
          <w:rFonts w:eastAsia="Aptos" w:cstheme="minorHAnsi"/>
          <w:kern w:val="2"/>
          <w:sz w:val="22"/>
          <w:szCs w:val="22"/>
          <w:rPrChange w:id="31593" w:author="Visone Rossana (GSE)" w:date="2025-09-09T14:48:00Z" w16du:dateUtc="2025-09-09T12:48:00Z">
            <w:rPr>
              <w:rFonts w:eastAsia="Aptos" w:cstheme="minorHAnsi"/>
              <w:kern w:val="2"/>
            </w:rPr>
          </w:rPrChange>
        </w:rPr>
        <w:t>Per gli interventi di sostituzione totale, parziale o funzionale di impianti di climatizzazione invernali esistenti con impianti di climatizzazione utilizzanti microcogeneratori, l’incentivo viene calcolato considerando la potenza elettrica nominale del</w:t>
      </w:r>
      <w:ins w:id="31594" w:author="Visone Rossana (GSE)" w:date="2025-07-24T10:02:00Z" w16du:dateUtc="2025-07-24T08:02:00Z">
        <w:r w:rsidR="006D4A5F" w:rsidRPr="00357179">
          <w:rPr>
            <w:rFonts w:eastAsia="Aptos" w:cstheme="minorHAnsi"/>
            <w:kern w:val="2"/>
            <w:sz w:val="22"/>
            <w:szCs w:val="22"/>
            <w:rPrChange w:id="31595" w:author="Visone Rossana (GSE)" w:date="2025-09-09T14:48:00Z" w16du:dateUtc="2025-09-09T12:48:00Z">
              <w:rPr>
                <w:rFonts w:eastAsia="Aptos" w:cstheme="minorHAnsi"/>
                <w:kern w:val="2"/>
              </w:rPr>
            </w:rPrChange>
          </w:rPr>
          <w:t xml:space="preserve">l’unità di </w:t>
        </w:r>
      </w:ins>
      <w:del w:id="31596" w:author="Visone Rossana (GSE)" w:date="2025-07-24T10:02:00Z" w16du:dateUtc="2025-07-24T08:02:00Z">
        <w:r w:rsidRPr="00357179" w:rsidDel="006D4A5F">
          <w:rPr>
            <w:rFonts w:eastAsia="Aptos" w:cstheme="minorHAnsi"/>
            <w:kern w:val="2"/>
            <w:sz w:val="22"/>
            <w:szCs w:val="22"/>
            <w:rPrChange w:id="31597" w:author="Visone Rossana (GSE)" w:date="2025-09-09T14:48:00Z" w16du:dateUtc="2025-09-09T12:48:00Z">
              <w:rPr>
                <w:rFonts w:eastAsia="Aptos" w:cstheme="minorHAnsi"/>
                <w:kern w:val="2"/>
              </w:rPr>
            </w:rPrChange>
          </w:rPr>
          <w:delText xml:space="preserve"> </w:delText>
        </w:r>
      </w:del>
      <w:r w:rsidRPr="00357179">
        <w:rPr>
          <w:rFonts w:eastAsia="Aptos" w:cstheme="minorHAnsi"/>
          <w:kern w:val="2"/>
          <w:sz w:val="22"/>
          <w:szCs w:val="22"/>
          <w:rPrChange w:id="31598" w:author="Visone Rossana (GSE)" w:date="2025-09-09T14:48:00Z" w16du:dateUtc="2025-09-09T12:48:00Z">
            <w:rPr>
              <w:rFonts w:eastAsia="Aptos" w:cstheme="minorHAnsi"/>
              <w:kern w:val="2"/>
            </w:rPr>
          </w:rPrChange>
        </w:rPr>
        <w:t>microcogenera</w:t>
      </w:r>
      <w:ins w:id="31599" w:author="Visone Rossana (GSE)" w:date="2025-07-24T10:02:00Z" w16du:dateUtc="2025-07-24T08:02:00Z">
        <w:r w:rsidR="006D4A5F" w:rsidRPr="00357179">
          <w:rPr>
            <w:rFonts w:eastAsia="Aptos" w:cstheme="minorHAnsi"/>
            <w:kern w:val="2"/>
            <w:sz w:val="22"/>
            <w:szCs w:val="22"/>
            <w:rPrChange w:id="31600" w:author="Visone Rossana (GSE)" w:date="2025-09-09T14:48:00Z" w16du:dateUtc="2025-09-09T12:48:00Z">
              <w:rPr>
                <w:rFonts w:eastAsia="Aptos" w:cstheme="minorHAnsi"/>
                <w:kern w:val="2"/>
              </w:rPr>
            </w:rPrChange>
          </w:rPr>
          <w:t xml:space="preserve">zione </w:t>
        </w:r>
      </w:ins>
      <w:del w:id="31601" w:author="Visone Rossana (GSE)" w:date="2025-07-24T10:02:00Z" w16du:dateUtc="2025-07-24T08:02:00Z">
        <w:r w:rsidRPr="00357179" w:rsidDel="006D4A5F">
          <w:rPr>
            <w:rFonts w:eastAsia="Aptos" w:cstheme="minorHAnsi"/>
            <w:kern w:val="2"/>
            <w:sz w:val="22"/>
            <w:szCs w:val="22"/>
            <w:rPrChange w:id="31602" w:author="Visone Rossana (GSE)" w:date="2025-09-09T14:48:00Z" w16du:dateUtc="2025-09-09T12:48:00Z">
              <w:rPr>
                <w:rFonts w:eastAsia="Aptos" w:cstheme="minorHAnsi"/>
                <w:kern w:val="2"/>
              </w:rPr>
            </w:rPrChange>
          </w:rPr>
          <w:delText>tore</w:delText>
        </w:r>
      </w:del>
      <w:r w:rsidRPr="00357179">
        <w:rPr>
          <w:rFonts w:eastAsia="Aptos" w:cstheme="minorHAnsi"/>
          <w:kern w:val="2"/>
          <w:sz w:val="22"/>
          <w:szCs w:val="22"/>
          <w:rPrChange w:id="31603" w:author="Visone Rossana (GSE)" w:date="2025-09-09T14:48:00Z" w16du:dateUtc="2025-09-09T12:48:00Z">
            <w:rPr>
              <w:rFonts w:eastAsia="Aptos" w:cstheme="minorHAnsi"/>
              <w:kern w:val="2"/>
            </w:rPr>
          </w:rPrChange>
        </w:rPr>
        <w:t xml:space="preserve"> installat</w:t>
      </w:r>
      <w:del w:id="31604" w:author="Visone Rossana (GSE)" w:date="2025-07-24T10:02:00Z" w16du:dateUtc="2025-07-24T08:02:00Z">
        <w:r w:rsidRPr="00357179" w:rsidDel="006D4A5F">
          <w:rPr>
            <w:rFonts w:eastAsia="Aptos" w:cstheme="minorHAnsi"/>
            <w:kern w:val="2"/>
            <w:sz w:val="22"/>
            <w:szCs w:val="22"/>
            <w:rPrChange w:id="31605" w:author="Visone Rossana (GSE)" w:date="2025-09-09T14:48:00Z" w16du:dateUtc="2025-09-09T12:48:00Z">
              <w:rPr>
                <w:rFonts w:eastAsia="Aptos" w:cstheme="minorHAnsi"/>
                <w:kern w:val="2"/>
              </w:rPr>
            </w:rPrChange>
          </w:rPr>
          <w:delText>o</w:delText>
        </w:r>
      </w:del>
      <w:ins w:id="31606" w:author="Visone Rossana (GSE)" w:date="2025-07-24T10:02:00Z" w16du:dateUtc="2025-07-24T08:02:00Z">
        <w:r w:rsidR="006D4A5F" w:rsidRPr="00357179">
          <w:rPr>
            <w:rFonts w:eastAsia="Aptos" w:cstheme="minorHAnsi"/>
            <w:kern w:val="2"/>
            <w:sz w:val="22"/>
            <w:szCs w:val="22"/>
            <w:rPrChange w:id="31607" w:author="Visone Rossana (GSE)" w:date="2025-09-09T14:48:00Z" w16du:dateUtc="2025-09-09T12:48:00Z">
              <w:rPr>
                <w:rFonts w:eastAsia="Aptos" w:cstheme="minorHAnsi"/>
                <w:kern w:val="2"/>
              </w:rPr>
            </w:rPrChange>
          </w:rPr>
          <w:t>a</w:t>
        </w:r>
      </w:ins>
      <w:ins w:id="31608" w:author="Visone Rossana (GSE)" w:date="2025-07-24T09:59:00Z" w16du:dateUtc="2025-07-24T07:59:00Z">
        <w:r w:rsidR="00DF0A99" w:rsidRPr="00357179">
          <w:rPr>
            <w:rFonts w:eastAsia="Aptos" w:cstheme="minorHAnsi"/>
            <w:kern w:val="2"/>
            <w:sz w:val="22"/>
            <w:szCs w:val="22"/>
            <w:rPrChange w:id="31609" w:author="Visone Rossana (GSE)" w:date="2025-09-09T14:48:00Z" w16du:dateUtc="2025-09-09T12:48:00Z">
              <w:rPr>
                <w:rFonts w:eastAsia="Aptos" w:cstheme="minorHAnsi"/>
                <w:kern w:val="2"/>
              </w:rPr>
            </w:rPrChange>
          </w:rPr>
          <w:t>:</w:t>
        </w:r>
      </w:ins>
    </w:p>
    <w:p w14:paraId="60CEE4B3" w14:textId="122AED33" w:rsidR="001D4C4A" w:rsidRPr="00357179" w:rsidDel="00793909" w:rsidRDefault="001D4C4A">
      <w:pPr>
        <w:widowControl w:val="0"/>
        <w:tabs>
          <w:tab w:val="left" w:pos="9179"/>
        </w:tabs>
        <w:autoSpaceDE w:val="0"/>
        <w:autoSpaceDN w:val="0"/>
        <w:spacing w:line="276" w:lineRule="auto"/>
        <w:jc w:val="both"/>
        <w:rPr>
          <w:del w:id="31610" w:author="Visone Rossana (GSE)" w:date="2025-10-22T12:39:00Z" w16du:dateUtc="2025-10-22T10:39:00Z"/>
          <w:rFonts w:eastAsia="Aptos" w:cstheme="minorHAnsi"/>
          <w:kern w:val="2"/>
          <w:sz w:val="22"/>
          <w:szCs w:val="22"/>
          <w:rPrChange w:id="31611" w:author="Visone Rossana (GSE)" w:date="2025-09-09T14:48:00Z" w16du:dateUtc="2025-09-09T12:48:00Z">
            <w:rPr>
              <w:del w:id="31612" w:author="Visone Rossana (GSE)" w:date="2025-10-22T12:39:00Z" w16du:dateUtc="2025-10-22T10:39:00Z"/>
              <w:rFonts w:eastAsia="Aptos" w:cstheme="minorHAnsi"/>
              <w:kern w:val="2"/>
            </w:rPr>
          </w:rPrChange>
        </w:rPr>
        <w:pPrChange w:id="31613" w:author="Visone Rossana (GSE)" w:date="2025-09-09T14:48:00Z" w16du:dateUtc="2025-09-09T12:48:00Z">
          <w:pPr>
            <w:widowControl w:val="0"/>
            <w:tabs>
              <w:tab w:val="left" w:pos="9179"/>
            </w:tabs>
            <w:autoSpaceDE w:val="0"/>
            <w:autoSpaceDN w:val="0"/>
            <w:jc w:val="both"/>
          </w:pPr>
        </w:pPrChange>
      </w:pPr>
    </w:p>
    <w:p w14:paraId="7C2883B6" w14:textId="3169F6AB" w:rsidR="001D4C4A" w:rsidRPr="004E59E6" w:rsidRDefault="001D4C4A">
      <w:pPr>
        <w:widowControl w:val="0"/>
        <w:tabs>
          <w:tab w:val="left" w:pos="9179"/>
        </w:tabs>
        <w:autoSpaceDE w:val="0"/>
        <w:autoSpaceDN w:val="0"/>
        <w:spacing w:before="240" w:line="276" w:lineRule="auto"/>
        <w:jc w:val="center"/>
        <w:rPr>
          <w:rFonts w:eastAsia="Aptos" w:cstheme="minorHAnsi"/>
          <w:kern w:val="2"/>
          <w:sz w:val="22"/>
          <w:szCs w:val="22"/>
          <w:vertAlign w:val="subscript"/>
          <w:rPrChange w:id="31614" w:author="Di Lorenzo Michele (GSE)" w:date="2025-10-29T12:04:00Z" w16du:dateUtc="2025-10-29T11:04:00Z">
            <w:rPr>
              <w:rFonts w:eastAsia="Aptos" w:cstheme="minorHAnsi"/>
              <w:kern w:val="2"/>
              <w:vertAlign w:val="subscript"/>
              <w:lang w:val="en-GB"/>
            </w:rPr>
          </w:rPrChange>
        </w:rPr>
        <w:pPrChange w:id="31615" w:author="Visone Rossana (GSE)" w:date="2025-09-09T14:48:00Z" w16du:dateUtc="2025-09-09T12:48:00Z">
          <w:pPr>
            <w:widowControl w:val="0"/>
            <w:tabs>
              <w:tab w:val="left" w:pos="9179"/>
            </w:tabs>
            <w:autoSpaceDE w:val="0"/>
            <w:autoSpaceDN w:val="0"/>
            <w:spacing w:before="240"/>
            <w:jc w:val="center"/>
          </w:pPr>
        </w:pPrChange>
      </w:pPr>
      <w:r w:rsidRPr="004E59E6">
        <w:rPr>
          <w:rFonts w:eastAsia="Aptos" w:cstheme="minorHAnsi"/>
          <w:kern w:val="2"/>
          <w:sz w:val="22"/>
          <w:szCs w:val="22"/>
          <w:rPrChange w:id="31616" w:author="Di Lorenzo Michele (GSE)" w:date="2025-10-29T12:04:00Z" w16du:dateUtc="2025-10-29T11:04:00Z">
            <w:rPr>
              <w:rFonts w:eastAsia="Aptos" w:cstheme="minorHAnsi"/>
              <w:kern w:val="2"/>
              <w:lang w:val="en-GB"/>
            </w:rPr>
          </w:rPrChange>
        </w:rPr>
        <w:t>I</w:t>
      </w:r>
      <w:r w:rsidRPr="004E59E6">
        <w:rPr>
          <w:rFonts w:eastAsia="Aptos" w:cstheme="minorHAnsi"/>
          <w:kern w:val="2"/>
          <w:sz w:val="22"/>
          <w:szCs w:val="22"/>
          <w:vertAlign w:val="subscript"/>
          <w:rPrChange w:id="31617" w:author="Di Lorenzo Michele (GSE)" w:date="2025-10-29T12:04:00Z" w16du:dateUtc="2025-10-29T11:04:00Z">
            <w:rPr>
              <w:rFonts w:eastAsia="Aptos" w:cstheme="minorHAnsi"/>
              <w:kern w:val="2"/>
              <w:vertAlign w:val="subscript"/>
              <w:lang w:val="en-GB"/>
            </w:rPr>
          </w:rPrChange>
        </w:rPr>
        <w:t>tot</w:t>
      </w:r>
      <w:r w:rsidRPr="004E59E6">
        <w:rPr>
          <w:rFonts w:eastAsia="Aptos" w:cstheme="minorHAnsi"/>
          <w:kern w:val="2"/>
          <w:sz w:val="22"/>
          <w:szCs w:val="22"/>
          <w:rPrChange w:id="31618" w:author="Di Lorenzo Michele (GSE)" w:date="2025-10-29T12:04:00Z" w16du:dateUtc="2025-10-29T11:04:00Z">
            <w:rPr>
              <w:rFonts w:eastAsia="Aptos" w:cstheme="minorHAnsi"/>
              <w:kern w:val="2"/>
              <w:lang w:val="en-GB"/>
            </w:rPr>
          </w:rPrChange>
        </w:rPr>
        <w:t>=%</w:t>
      </w:r>
      <w:r w:rsidRPr="004E59E6">
        <w:rPr>
          <w:rFonts w:eastAsia="Aptos" w:cstheme="minorHAnsi"/>
          <w:kern w:val="2"/>
          <w:sz w:val="22"/>
          <w:szCs w:val="22"/>
          <w:vertAlign w:val="subscript"/>
          <w:rPrChange w:id="31619" w:author="Di Lorenzo Michele (GSE)" w:date="2025-10-29T12:04:00Z" w16du:dateUtc="2025-10-29T11:04:00Z">
            <w:rPr>
              <w:rFonts w:eastAsia="Aptos" w:cstheme="minorHAnsi"/>
              <w:kern w:val="2"/>
              <w:vertAlign w:val="subscript"/>
              <w:lang w:val="en-GB"/>
            </w:rPr>
          </w:rPrChange>
        </w:rPr>
        <w:t>spesa</w:t>
      </w:r>
      <w:r w:rsidRPr="004E59E6">
        <w:rPr>
          <w:rFonts w:eastAsia="Aptos" w:cstheme="minorHAnsi"/>
          <w:kern w:val="2"/>
          <w:sz w:val="22"/>
          <w:szCs w:val="22"/>
          <w:rPrChange w:id="31620" w:author="Di Lorenzo Michele (GSE)" w:date="2025-10-29T12:04:00Z" w16du:dateUtc="2025-10-29T11:04:00Z">
            <w:rPr>
              <w:rFonts w:eastAsia="Aptos" w:cstheme="minorHAnsi"/>
              <w:kern w:val="2"/>
              <w:lang w:val="en-GB"/>
            </w:rPr>
          </w:rPrChange>
        </w:rPr>
        <w:t>∙</w:t>
      </w:r>
      <w:ins w:id="31621" w:author="Visone Rossana (GSE)" w:date="2025-10-22T12:46:00Z" w16du:dateUtc="2025-10-22T10:46:00Z">
        <w:r w:rsidR="007601EB" w:rsidRPr="004E59E6">
          <w:rPr>
            <w:rFonts w:eastAsia="Aptos" w:cstheme="minorHAnsi"/>
            <w:kern w:val="2"/>
            <w:sz w:val="22"/>
            <w:szCs w:val="22"/>
            <w:rPrChange w:id="31622" w:author="Di Lorenzo Michele (GSE)" w:date="2025-10-29T12:04:00Z" w16du:dateUtc="2025-10-29T11:04:00Z">
              <w:rPr>
                <w:rFonts w:eastAsia="Aptos" w:cstheme="minorHAnsi"/>
                <w:kern w:val="2"/>
                <w:sz w:val="22"/>
                <w:szCs w:val="22"/>
                <w:lang w:val="en-GB"/>
              </w:rPr>
            </w:rPrChange>
          </w:rPr>
          <w:t xml:space="preserve"> </w:t>
        </w:r>
      </w:ins>
      <w:r w:rsidRPr="004E59E6">
        <w:rPr>
          <w:rFonts w:eastAsia="Aptos" w:cstheme="minorHAnsi"/>
          <w:kern w:val="2"/>
          <w:sz w:val="22"/>
          <w:szCs w:val="22"/>
          <w:rPrChange w:id="31623" w:author="Di Lorenzo Michele (GSE)" w:date="2025-10-29T12:04:00Z" w16du:dateUtc="2025-10-29T11:04:00Z">
            <w:rPr>
              <w:rFonts w:eastAsia="Aptos" w:cstheme="minorHAnsi"/>
              <w:kern w:val="2"/>
              <w:lang w:val="en-GB"/>
            </w:rPr>
          </w:rPrChange>
        </w:rPr>
        <w:t>C∙</w:t>
      </w:r>
      <w:ins w:id="31624" w:author="Visone Rossana (GSE)" w:date="2025-10-22T12:46:00Z" w16du:dateUtc="2025-10-22T10:46:00Z">
        <w:r w:rsidR="007601EB" w:rsidRPr="004E59E6">
          <w:rPr>
            <w:rFonts w:eastAsia="Aptos" w:cstheme="minorHAnsi"/>
            <w:kern w:val="2"/>
            <w:sz w:val="22"/>
            <w:szCs w:val="22"/>
            <w:rPrChange w:id="31625" w:author="Di Lorenzo Michele (GSE)" w:date="2025-10-29T12:04:00Z" w16du:dateUtc="2025-10-29T11:04:00Z">
              <w:rPr>
                <w:rFonts w:eastAsia="Aptos" w:cstheme="minorHAnsi"/>
                <w:kern w:val="2"/>
                <w:sz w:val="22"/>
                <w:szCs w:val="22"/>
                <w:lang w:val="en-GB"/>
              </w:rPr>
            </w:rPrChange>
          </w:rPr>
          <w:t xml:space="preserve"> </w:t>
        </w:r>
      </w:ins>
      <w:r w:rsidRPr="004E59E6">
        <w:rPr>
          <w:rFonts w:eastAsia="Aptos" w:cstheme="minorHAnsi"/>
          <w:kern w:val="2"/>
          <w:sz w:val="22"/>
          <w:szCs w:val="22"/>
          <w:rPrChange w:id="31626" w:author="Di Lorenzo Michele (GSE)" w:date="2025-10-29T12:04:00Z" w16du:dateUtc="2025-10-29T11:04:00Z">
            <w:rPr>
              <w:rFonts w:eastAsia="Aptos" w:cstheme="minorHAnsi"/>
              <w:kern w:val="2"/>
              <w:lang w:val="en-GB"/>
            </w:rPr>
          </w:rPrChange>
        </w:rPr>
        <w:t>Pn</w:t>
      </w:r>
      <w:r w:rsidRPr="004E59E6">
        <w:rPr>
          <w:rFonts w:eastAsia="Aptos" w:cstheme="minorHAnsi"/>
          <w:kern w:val="2"/>
          <w:sz w:val="22"/>
          <w:szCs w:val="22"/>
          <w:vertAlign w:val="subscript"/>
          <w:rPrChange w:id="31627" w:author="Di Lorenzo Michele (GSE)" w:date="2025-10-29T12:04:00Z" w16du:dateUtc="2025-10-29T11:04:00Z">
            <w:rPr>
              <w:rFonts w:eastAsia="Aptos" w:cstheme="minorHAnsi"/>
              <w:kern w:val="2"/>
              <w:vertAlign w:val="subscript"/>
              <w:lang w:val="en-GB"/>
            </w:rPr>
          </w:rPrChange>
        </w:rPr>
        <w:t>int</w:t>
      </w:r>
    </w:p>
    <w:p w14:paraId="3951D168" w14:textId="77777777" w:rsidR="001D4C4A" w:rsidRPr="004E59E6" w:rsidRDefault="001D4C4A">
      <w:pPr>
        <w:widowControl w:val="0"/>
        <w:tabs>
          <w:tab w:val="left" w:pos="9179"/>
        </w:tabs>
        <w:autoSpaceDE w:val="0"/>
        <w:autoSpaceDN w:val="0"/>
        <w:spacing w:line="276" w:lineRule="auto"/>
        <w:jc w:val="both"/>
        <w:rPr>
          <w:rFonts w:eastAsia="Aptos" w:cstheme="minorHAnsi"/>
          <w:kern w:val="2"/>
          <w:sz w:val="22"/>
          <w:szCs w:val="22"/>
          <w:rPrChange w:id="31628" w:author="Di Lorenzo Michele (GSE)" w:date="2025-10-29T12:04:00Z" w16du:dateUtc="2025-10-29T11:04:00Z">
            <w:rPr>
              <w:rFonts w:eastAsia="Aptos" w:cstheme="minorHAnsi"/>
              <w:kern w:val="2"/>
              <w:lang w:val="en-GB"/>
            </w:rPr>
          </w:rPrChange>
        </w:rPr>
        <w:pPrChange w:id="31629" w:author="Visone Rossana (GSE)" w:date="2025-09-09T14:48:00Z" w16du:dateUtc="2025-09-09T12:48:00Z">
          <w:pPr>
            <w:widowControl w:val="0"/>
            <w:tabs>
              <w:tab w:val="left" w:pos="9179"/>
            </w:tabs>
            <w:autoSpaceDE w:val="0"/>
            <w:autoSpaceDN w:val="0"/>
            <w:jc w:val="both"/>
          </w:pPr>
        </w:pPrChange>
      </w:pPr>
      <w:r w:rsidRPr="004E59E6">
        <w:rPr>
          <w:rFonts w:eastAsia="Aptos" w:cstheme="minorHAnsi"/>
          <w:kern w:val="2"/>
          <w:sz w:val="22"/>
          <w:szCs w:val="22"/>
          <w:rPrChange w:id="31630" w:author="Di Lorenzo Michele (GSE)" w:date="2025-10-29T12:04:00Z" w16du:dateUtc="2025-10-29T11:04:00Z">
            <w:rPr>
              <w:rFonts w:eastAsia="Aptos" w:cstheme="minorHAnsi"/>
              <w:kern w:val="2"/>
              <w:lang w:val="en-GB"/>
            </w:rPr>
          </w:rPrChange>
        </w:rPr>
        <w:t>con</w:t>
      </w:r>
    </w:p>
    <w:p w14:paraId="12DB5907" w14:textId="77777777" w:rsidR="001D4C4A" w:rsidRPr="004E59E6" w:rsidRDefault="001D4C4A">
      <w:pPr>
        <w:widowControl w:val="0"/>
        <w:tabs>
          <w:tab w:val="left" w:pos="9179"/>
        </w:tabs>
        <w:autoSpaceDE w:val="0"/>
        <w:autoSpaceDN w:val="0"/>
        <w:spacing w:before="240" w:line="276" w:lineRule="auto"/>
        <w:jc w:val="both"/>
        <w:rPr>
          <w:rFonts w:eastAsia="Aptos" w:cstheme="minorHAnsi"/>
          <w:kern w:val="2"/>
          <w:sz w:val="22"/>
          <w:szCs w:val="22"/>
          <w:vertAlign w:val="subscript"/>
          <w:rPrChange w:id="31631" w:author="Di Lorenzo Michele (GSE)" w:date="2025-10-29T12:04:00Z" w16du:dateUtc="2025-10-29T11:04:00Z">
            <w:rPr>
              <w:rFonts w:eastAsia="Aptos" w:cstheme="minorHAnsi"/>
              <w:kern w:val="2"/>
              <w:vertAlign w:val="subscript"/>
              <w:lang w:val="en-GB"/>
            </w:rPr>
          </w:rPrChange>
        </w:rPr>
        <w:pPrChange w:id="31632" w:author="Visone Rossana (GSE)" w:date="2025-10-22T12:40:00Z" w16du:dateUtc="2025-10-22T10:40:00Z">
          <w:pPr>
            <w:widowControl w:val="0"/>
            <w:tabs>
              <w:tab w:val="left" w:pos="9179"/>
            </w:tabs>
            <w:autoSpaceDE w:val="0"/>
            <w:autoSpaceDN w:val="0"/>
            <w:spacing w:before="240"/>
            <w:jc w:val="center"/>
          </w:pPr>
        </w:pPrChange>
      </w:pPr>
      <w:r w:rsidRPr="004E59E6">
        <w:rPr>
          <w:rFonts w:eastAsia="Aptos" w:cstheme="minorHAnsi"/>
          <w:kern w:val="2"/>
          <w:sz w:val="22"/>
          <w:szCs w:val="22"/>
          <w:rPrChange w:id="31633" w:author="Di Lorenzo Michele (GSE)" w:date="2025-10-29T12:04:00Z" w16du:dateUtc="2025-10-29T11:04:00Z">
            <w:rPr>
              <w:rFonts w:eastAsia="Aptos" w:cstheme="minorHAnsi"/>
              <w:kern w:val="2"/>
              <w:lang w:val="en-GB"/>
            </w:rPr>
          </w:rPrChange>
        </w:rPr>
        <w:t>I</w:t>
      </w:r>
      <w:r w:rsidRPr="004E59E6">
        <w:rPr>
          <w:rFonts w:eastAsia="Aptos" w:cstheme="minorHAnsi"/>
          <w:kern w:val="2"/>
          <w:sz w:val="22"/>
          <w:szCs w:val="22"/>
          <w:vertAlign w:val="subscript"/>
          <w:rPrChange w:id="31634" w:author="Di Lorenzo Michele (GSE)" w:date="2025-10-29T12:04:00Z" w16du:dateUtc="2025-10-29T11:04:00Z">
            <w:rPr>
              <w:rFonts w:eastAsia="Aptos" w:cstheme="minorHAnsi"/>
              <w:kern w:val="2"/>
              <w:vertAlign w:val="subscript"/>
              <w:lang w:val="en-GB"/>
            </w:rPr>
          </w:rPrChange>
        </w:rPr>
        <w:t>tot</w:t>
      </w:r>
      <w:r w:rsidRPr="004E59E6">
        <w:rPr>
          <w:rFonts w:eastAsia="Aptos" w:cstheme="minorHAnsi"/>
          <w:kern w:val="2"/>
          <w:sz w:val="22"/>
          <w:szCs w:val="22"/>
          <w:rPrChange w:id="31635" w:author="Di Lorenzo Michele (GSE)" w:date="2025-10-29T12:04:00Z" w16du:dateUtc="2025-10-29T11:04:00Z">
            <w:rPr>
              <w:rFonts w:eastAsia="Aptos" w:cstheme="minorHAnsi"/>
              <w:kern w:val="2"/>
              <w:lang w:val="en-GB"/>
            </w:rPr>
          </w:rPrChange>
        </w:rPr>
        <w:t>≤I</w:t>
      </w:r>
      <w:r w:rsidRPr="004E59E6">
        <w:rPr>
          <w:rFonts w:eastAsia="Aptos" w:cstheme="minorHAnsi"/>
          <w:kern w:val="2"/>
          <w:sz w:val="22"/>
          <w:szCs w:val="22"/>
          <w:vertAlign w:val="subscript"/>
          <w:rPrChange w:id="31636" w:author="Di Lorenzo Michele (GSE)" w:date="2025-10-29T12:04:00Z" w16du:dateUtc="2025-10-29T11:04:00Z">
            <w:rPr>
              <w:rFonts w:eastAsia="Aptos" w:cstheme="minorHAnsi"/>
              <w:kern w:val="2"/>
              <w:vertAlign w:val="subscript"/>
              <w:lang w:val="en-GB"/>
            </w:rPr>
          </w:rPrChange>
        </w:rPr>
        <w:t>max</w:t>
      </w:r>
    </w:p>
    <w:p w14:paraId="03F317A5" w14:textId="77777777"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637" w:author="Visone Rossana (GSE)" w:date="2025-09-09T14:48:00Z" w16du:dateUtc="2025-09-09T12:48:00Z">
            <w:rPr>
              <w:rFonts w:eastAsia="Aptos" w:cstheme="minorHAnsi"/>
              <w:kern w:val="2"/>
            </w:rPr>
          </w:rPrChange>
        </w:rPr>
        <w:pPrChange w:id="31638" w:author="Visone Rossana (GSE)" w:date="2025-10-22T12:40:00Z" w16du:dateUtc="2025-10-22T10:40:00Z">
          <w:pPr>
            <w:widowControl w:val="0"/>
            <w:tabs>
              <w:tab w:val="left" w:pos="9179"/>
            </w:tabs>
            <w:autoSpaceDE w:val="0"/>
            <w:autoSpaceDN w:val="0"/>
            <w:jc w:val="both"/>
          </w:pPr>
        </w:pPrChange>
      </w:pPr>
      <w:r w:rsidRPr="00357179">
        <w:rPr>
          <w:rFonts w:eastAsia="Aptos" w:cstheme="minorHAnsi"/>
          <w:kern w:val="2"/>
          <w:sz w:val="22"/>
          <w:szCs w:val="22"/>
          <w:rPrChange w:id="31639" w:author="Visone Rossana (GSE)" w:date="2025-09-09T14:48:00Z" w16du:dateUtc="2025-09-09T12:48:00Z">
            <w:rPr>
              <w:rFonts w:eastAsia="Aptos" w:cstheme="minorHAnsi"/>
              <w:kern w:val="2"/>
            </w:rPr>
          </w:rPrChange>
        </w:rPr>
        <w:t>dove</w:t>
      </w:r>
      <w:r w:rsidRPr="00357179">
        <w:rPr>
          <w:rFonts w:eastAsia="Aptos" w:cstheme="minorHAnsi"/>
          <w:bCs/>
          <w:kern w:val="2"/>
          <w:sz w:val="22"/>
          <w:szCs w:val="22"/>
          <w:rPrChange w:id="31640" w:author="Visone Rossana (GSE)" w:date="2025-09-09T14:48:00Z" w16du:dateUtc="2025-09-09T12:48:00Z">
            <w:rPr>
              <w:rFonts w:eastAsia="Aptos" w:cstheme="minorHAnsi"/>
              <w:bCs/>
              <w:kern w:val="2"/>
            </w:rPr>
          </w:rPrChange>
        </w:rPr>
        <w:t>:</w:t>
      </w:r>
    </w:p>
    <w:p w14:paraId="6EE5B876" w14:textId="54E30D1E" w:rsidR="008964C9" w:rsidRPr="00572F8E" w:rsidRDefault="008964C9" w:rsidP="00DC5FF0">
      <w:pPr>
        <w:widowControl w:val="0"/>
        <w:tabs>
          <w:tab w:val="left" w:pos="9179"/>
        </w:tabs>
        <w:autoSpaceDE w:val="0"/>
        <w:autoSpaceDN w:val="0"/>
        <w:spacing w:line="276" w:lineRule="auto"/>
        <w:jc w:val="both"/>
        <w:rPr>
          <w:moveTo w:id="31641" w:author="Visone Rossana (GSE)" w:date="2025-10-22T12:36:00Z" w16du:dateUtc="2025-10-22T10:36:00Z"/>
          <w:rFonts w:eastAsia="Aptos" w:cstheme="minorHAnsi"/>
          <w:kern w:val="2"/>
          <w:sz w:val="22"/>
          <w:szCs w:val="22"/>
        </w:rPr>
      </w:pPr>
      <w:moveToRangeStart w:id="31642" w:author="Visone Rossana (GSE)" w:date="2025-10-22T12:36:00Z" w:name="move212028989"/>
      <w:moveTo w:id="31643" w:author="Visone Rossana (GSE)" w:date="2025-10-22T12:36:00Z" w16du:dateUtc="2025-10-22T10:36:00Z">
        <w:r w:rsidRPr="00572F8E">
          <w:rPr>
            <w:rFonts w:eastAsia="Aptos" w:cstheme="minorHAnsi"/>
            <w:kern w:val="2"/>
            <w:sz w:val="22"/>
            <w:szCs w:val="22"/>
          </w:rPr>
          <w:t>I</w:t>
        </w:r>
        <w:r w:rsidRPr="00572F8E">
          <w:rPr>
            <w:rFonts w:eastAsia="Aptos" w:cstheme="minorHAnsi"/>
            <w:kern w:val="2"/>
            <w:sz w:val="22"/>
            <w:szCs w:val="22"/>
            <w:vertAlign w:val="subscript"/>
          </w:rPr>
          <w:t xml:space="preserve">tot </w:t>
        </w:r>
        <w:del w:id="31644" w:author="Visone Rossana (GSE)" w:date="2025-10-22T13:02:00Z" w16du:dateUtc="2025-10-22T11:02:00Z">
          <w:r w:rsidRPr="00572F8E" w:rsidDel="007F6960">
            <w:rPr>
              <w:rFonts w:eastAsia="Aptos" w:cstheme="minorHAnsi"/>
              <w:kern w:val="2"/>
              <w:sz w:val="22"/>
              <w:szCs w:val="22"/>
              <w:vertAlign w:val="subscript"/>
            </w:rPr>
            <w:delText xml:space="preserve">   </w:delText>
          </w:r>
        </w:del>
        <w:del w:id="31645" w:author="Visone Rossana (GSE)" w:date="2025-10-22T12:36:00Z" w16du:dateUtc="2025-10-22T10:36:00Z">
          <w:r w:rsidRPr="00572F8E" w:rsidDel="008964C9">
            <w:rPr>
              <w:rFonts w:eastAsia="Aptos" w:cstheme="minorHAnsi"/>
              <w:kern w:val="2"/>
              <w:sz w:val="22"/>
              <w:szCs w:val="22"/>
            </w:rPr>
            <w:delText>incentivo totale cumulato per gli anni di godimento, che per lo specifico intervento corrisponde a 5 anni (art.11 comma 3, tab XX)</w:delText>
          </w:r>
        </w:del>
        <w:r w:rsidRPr="00572F8E">
          <w:rPr>
            <w:rFonts w:eastAsia="Aptos" w:cstheme="minorHAnsi"/>
            <w:kern w:val="2"/>
            <w:sz w:val="22"/>
            <w:szCs w:val="22"/>
          </w:rPr>
          <w:t>:</w:t>
        </w:r>
      </w:moveTo>
      <w:ins w:id="31646" w:author="Visone Rossana (GSE)" w:date="2025-10-22T12:36:00Z" w16du:dateUtc="2025-10-22T10:36:00Z">
        <w:r>
          <w:rPr>
            <w:rFonts w:eastAsia="Aptos" w:cstheme="minorHAnsi"/>
            <w:kern w:val="2"/>
            <w:sz w:val="22"/>
            <w:szCs w:val="22"/>
          </w:rPr>
          <w:t xml:space="preserve"> </w:t>
        </w:r>
        <w:r w:rsidRPr="00572F8E">
          <w:rPr>
            <w:sz w:val="22"/>
            <w:szCs w:val="22"/>
          </w:rPr>
          <w:t xml:space="preserve">incentivo totale dell’intervento cumulato per l’intera durata che verrà ripartito e corrisposto in 5 rate annuali costanti, oppure, in un’unica soluzione </w:t>
        </w:r>
        <w:r w:rsidRPr="00572F8E">
          <w:rPr>
            <w:rFonts w:ascii="Calibri" w:hAnsi="Calibri" w:cs="Calibri"/>
            <w:sz w:val="22"/>
            <w:szCs w:val="22"/>
          </w:rPr>
          <w:t xml:space="preserve">se l’ammontare totale dell’incentivo sia inferiore o uguale a euro 15.000 o </w:t>
        </w:r>
        <w:r w:rsidRPr="00572F8E">
          <w:rPr>
            <w:sz w:val="22"/>
            <w:szCs w:val="22"/>
          </w:rPr>
          <w:t xml:space="preserve">per gli aventi diritto (le PA, </w:t>
        </w:r>
        <w:commentRangeStart w:id="31647"/>
        <w:r w:rsidRPr="00572F8E">
          <w:rPr>
            <w:sz w:val="22"/>
            <w:szCs w:val="22"/>
          </w:rPr>
          <w:t>gli ETS</w:t>
        </w:r>
        <w:commentRangeEnd w:id="31647"/>
        <w:r>
          <w:rPr>
            <w:rStyle w:val="Rimandocommento"/>
            <w:sz w:val="22"/>
            <w:szCs w:val="22"/>
          </w:rPr>
          <w:commentReference w:id="31647"/>
        </w:r>
        <w:r>
          <w:rPr>
            <w:sz w:val="22"/>
            <w:szCs w:val="22"/>
          </w:rPr>
          <w:t xml:space="preserve">, </w:t>
        </w:r>
        <w:r w:rsidRPr="00572F8E">
          <w:rPr>
            <w:sz w:val="22"/>
            <w:szCs w:val="22"/>
          </w:rPr>
          <w:t>le ESCo o gli altri soggetti abilitati di cui all’art. 13, comma 1, che operano per conto della PA)</w:t>
        </w:r>
      </w:ins>
      <w:moveTo w:id="31648" w:author="Visone Rossana (GSE)" w:date="2025-10-22T12:36:00Z" w16du:dateUtc="2025-10-22T10:36:00Z">
        <w:r w:rsidRPr="00572F8E">
          <w:rPr>
            <w:rFonts w:eastAsia="Aptos" w:cstheme="minorHAnsi"/>
            <w:kern w:val="2"/>
            <w:sz w:val="22"/>
            <w:szCs w:val="22"/>
          </w:rPr>
          <w:tab/>
          <w:t xml:space="preserve"> </w:t>
        </w:r>
      </w:moveTo>
    </w:p>
    <w:p w14:paraId="49FC64DF" w14:textId="7DE26F17" w:rsidR="008964C9" w:rsidRDefault="008964C9">
      <w:pPr>
        <w:widowControl w:val="0"/>
        <w:tabs>
          <w:tab w:val="left" w:pos="9179"/>
        </w:tabs>
        <w:autoSpaceDE w:val="0"/>
        <w:autoSpaceDN w:val="0"/>
        <w:spacing w:line="276" w:lineRule="auto"/>
        <w:jc w:val="both"/>
        <w:rPr>
          <w:ins w:id="31649" w:author="Visone Rossana (GSE)" w:date="2025-10-22T12:36:00Z" w16du:dateUtc="2025-10-22T10:36:00Z"/>
          <w:rFonts w:eastAsia="Aptos" w:cstheme="minorHAnsi"/>
          <w:kern w:val="2"/>
          <w:sz w:val="22"/>
          <w:szCs w:val="22"/>
        </w:rPr>
        <w:pPrChange w:id="31650" w:author="Visone Rossana (GSE)" w:date="2025-10-22T12:40:00Z" w16du:dateUtc="2025-10-22T10:40:00Z">
          <w:pPr>
            <w:widowControl w:val="0"/>
            <w:tabs>
              <w:tab w:val="left" w:pos="9179"/>
            </w:tabs>
            <w:autoSpaceDE w:val="0"/>
            <w:autoSpaceDN w:val="0"/>
            <w:spacing w:line="276" w:lineRule="auto"/>
          </w:pPr>
        </w:pPrChange>
      </w:pPr>
      <w:moveTo w:id="31651" w:author="Visone Rossana (GSE)" w:date="2025-10-22T12:36:00Z" w16du:dateUtc="2025-10-22T10:36:00Z">
        <w:r w:rsidRPr="00572F8E">
          <w:rPr>
            <w:rFonts w:eastAsia="Aptos" w:cstheme="minorHAnsi"/>
            <w:kern w:val="2"/>
            <w:sz w:val="22"/>
            <w:szCs w:val="22"/>
          </w:rPr>
          <w:t>I</w:t>
        </w:r>
        <w:r w:rsidRPr="00572F8E">
          <w:rPr>
            <w:rFonts w:eastAsia="Aptos" w:cstheme="minorHAnsi"/>
            <w:kern w:val="2"/>
            <w:sz w:val="22"/>
            <w:szCs w:val="22"/>
            <w:vertAlign w:val="subscript"/>
          </w:rPr>
          <w:t xml:space="preserve">max </w:t>
        </w:r>
        <w:r w:rsidRPr="00572F8E">
          <w:rPr>
            <w:rFonts w:eastAsia="Aptos" w:cstheme="minorHAnsi"/>
            <w:kern w:val="2"/>
            <w:sz w:val="22"/>
            <w:szCs w:val="22"/>
          </w:rPr>
          <w:t>valore massimo raggiungibile dall’incentivo totale della configurazione</w:t>
        </w:r>
      </w:moveTo>
      <w:moveToRangeEnd w:id="31642"/>
    </w:p>
    <w:p w14:paraId="1FDECDF7" w14:textId="5D4104CB"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652" w:author="Visone Rossana (GSE)" w:date="2025-09-09T14:48:00Z" w16du:dateUtc="2025-09-09T12:48:00Z">
            <w:rPr>
              <w:rFonts w:eastAsia="Aptos" w:cstheme="minorHAnsi"/>
              <w:kern w:val="2"/>
            </w:rPr>
          </w:rPrChange>
        </w:rPr>
        <w:pPrChange w:id="31653" w:author="Visone Rossana (GSE)" w:date="2025-10-22T12:40:00Z" w16du:dateUtc="2025-10-22T10:40:00Z">
          <w:pPr>
            <w:widowControl w:val="0"/>
            <w:tabs>
              <w:tab w:val="left" w:pos="9179"/>
            </w:tabs>
            <w:autoSpaceDE w:val="0"/>
            <w:autoSpaceDN w:val="0"/>
            <w:spacing w:line="360" w:lineRule="auto"/>
          </w:pPr>
        </w:pPrChange>
      </w:pPr>
      <w:commentRangeStart w:id="31654"/>
      <w:r w:rsidRPr="00301023">
        <w:rPr>
          <w:rFonts w:eastAsia="Aptos" w:cstheme="minorHAnsi"/>
          <w:kern w:val="2"/>
          <w:sz w:val="22"/>
          <w:szCs w:val="22"/>
          <w:rPrChange w:id="31655" w:author="Visone Rossana (GSE)" w:date="2025-10-01T13:23:00Z" w16du:dateUtc="2025-10-01T11:23:00Z">
            <w:rPr>
              <w:rFonts w:eastAsia="Aptos" w:cstheme="minorHAnsi"/>
              <w:kern w:val="2"/>
            </w:rPr>
          </w:rPrChange>
        </w:rPr>
        <w:t>Pn</w:t>
      </w:r>
      <w:r w:rsidRPr="00301023">
        <w:rPr>
          <w:rFonts w:eastAsia="Aptos" w:cstheme="minorHAnsi"/>
          <w:kern w:val="2"/>
          <w:sz w:val="22"/>
          <w:szCs w:val="22"/>
          <w:vertAlign w:val="subscript"/>
          <w:rPrChange w:id="31656" w:author="Visone Rossana (GSE)" w:date="2025-10-01T13:23:00Z" w16du:dateUtc="2025-10-01T11:23:00Z">
            <w:rPr>
              <w:rFonts w:eastAsia="Aptos" w:cstheme="minorHAnsi"/>
              <w:kern w:val="2"/>
              <w:vertAlign w:val="subscript"/>
            </w:rPr>
          </w:rPrChange>
        </w:rPr>
        <w:t>int</w:t>
      </w:r>
      <w:del w:id="31657" w:author="Visone Rossana (GSE)" w:date="2025-10-22T12:40:00Z" w16du:dateUtc="2025-10-22T10:40:00Z">
        <w:r w:rsidRPr="00301023" w:rsidDel="00D92CF2">
          <w:rPr>
            <w:rFonts w:eastAsia="Aptos" w:cstheme="minorHAnsi"/>
            <w:kern w:val="2"/>
            <w:sz w:val="22"/>
            <w:szCs w:val="22"/>
            <w:vertAlign w:val="subscript"/>
            <w:rPrChange w:id="31658" w:author="Visone Rossana (GSE)" w:date="2025-10-01T13:23:00Z" w16du:dateUtc="2025-10-01T11:23:00Z">
              <w:rPr>
                <w:rFonts w:eastAsia="Aptos" w:cstheme="minorHAnsi"/>
                <w:kern w:val="2"/>
                <w:vertAlign w:val="subscript"/>
              </w:rPr>
            </w:rPrChange>
          </w:rPr>
          <w:delText xml:space="preserve"> </w:delText>
        </w:r>
      </w:del>
      <w:ins w:id="31659" w:author="Visone Rossana (GSE)" w:date="2025-10-22T12:40:00Z" w16du:dateUtc="2025-10-22T10:40:00Z">
        <w:r w:rsidR="00D92CF2">
          <w:rPr>
            <w:rFonts w:eastAsia="Aptos" w:cstheme="minorHAnsi"/>
            <w:kern w:val="2"/>
            <w:sz w:val="22"/>
            <w:szCs w:val="22"/>
            <w:vertAlign w:val="subscript"/>
          </w:rPr>
          <w:t xml:space="preserve">: </w:t>
        </w:r>
      </w:ins>
      <w:del w:id="31660" w:author="Visone Rossana (GSE)" w:date="2025-10-22T12:40:00Z" w16du:dateUtc="2025-10-22T10:40:00Z">
        <w:r w:rsidRPr="00301023" w:rsidDel="00D92CF2">
          <w:rPr>
            <w:rFonts w:eastAsia="Aptos" w:cstheme="minorHAnsi"/>
            <w:kern w:val="2"/>
            <w:sz w:val="22"/>
            <w:szCs w:val="22"/>
            <w:vertAlign w:val="subscript"/>
            <w:rPrChange w:id="31661" w:author="Visone Rossana (GSE)" w:date="2025-10-01T13:23:00Z" w16du:dateUtc="2025-10-01T11:23:00Z">
              <w:rPr>
                <w:rFonts w:eastAsia="Aptos" w:cstheme="minorHAnsi"/>
                <w:kern w:val="2"/>
                <w:vertAlign w:val="subscript"/>
              </w:rPr>
            </w:rPrChange>
          </w:rPr>
          <w:delText xml:space="preserve"> </w:delText>
        </w:r>
      </w:del>
      <w:r w:rsidRPr="00301023">
        <w:rPr>
          <w:rFonts w:eastAsia="Aptos" w:cstheme="minorHAnsi"/>
          <w:kern w:val="2"/>
          <w:sz w:val="22"/>
          <w:szCs w:val="22"/>
          <w:rPrChange w:id="31662" w:author="Visone Rossana (GSE)" w:date="2025-10-01T13:23:00Z" w16du:dateUtc="2025-10-01T11:23:00Z">
            <w:rPr>
              <w:rFonts w:eastAsia="Aptos" w:cstheme="minorHAnsi"/>
              <w:kern w:val="2"/>
            </w:rPr>
          </w:rPrChange>
        </w:rPr>
        <w:t>è l</w:t>
      </w:r>
      <w:commentRangeEnd w:id="31654"/>
      <w:r w:rsidR="006B16FA" w:rsidRPr="00301023">
        <w:rPr>
          <w:rStyle w:val="Rimandocommento"/>
          <w:rFonts w:eastAsia="Aptos" w:cstheme="minorHAnsi"/>
          <w:kern w:val="2"/>
          <w:sz w:val="22"/>
          <w:szCs w:val="22"/>
          <w:rPrChange w:id="31663" w:author="Visone Rossana (GSE)" w:date="2025-10-01T13:23:00Z" w16du:dateUtc="2025-10-01T11:23:00Z">
            <w:rPr>
              <w:rStyle w:val="Rimandocommento"/>
              <w:rFonts w:eastAsia="Aptos" w:cstheme="minorHAnsi"/>
              <w:kern w:val="2"/>
              <w:sz w:val="24"/>
            </w:rPr>
          </w:rPrChange>
        </w:rPr>
        <w:commentReference w:id="31654"/>
      </w:r>
      <w:r w:rsidRPr="00301023">
        <w:rPr>
          <w:rFonts w:eastAsia="Aptos" w:cstheme="minorHAnsi"/>
          <w:kern w:val="2"/>
          <w:sz w:val="22"/>
          <w:szCs w:val="22"/>
          <w:rPrChange w:id="31664" w:author="Visone Rossana (GSE)" w:date="2025-10-01T13:23:00Z" w16du:dateUtc="2025-10-01T11:23:00Z">
            <w:rPr>
              <w:rFonts w:eastAsia="Aptos" w:cstheme="minorHAnsi"/>
              <w:kern w:val="2"/>
            </w:rPr>
          </w:rPrChange>
        </w:rPr>
        <w:t xml:space="preserve">a potenza elettrica </w:t>
      </w:r>
      <w:commentRangeStart w:id="31665"/>
      <w:r w:rsidRPr="00301023">
        <w:rPr>
          <w:rFonts w:eastAsia="Aptos" w:cstheme="minorHAnsi"/>
          <w:kern w:val="2"/>
          <w:sz w:val="22"/>
          <w:szCs w:val="22"/>
          <w:rPrChange w:id="31666" w:author="Visone Rossana (GSE)" w:date="2025-10-01T13:23:00Z" w16du:dateUtc="2025-10-01T11:23:00Z">
            <w:rPr>
              <w:rFonts w:eastAsia="Aptos" w:cstheme="minorHAnsi"/>
              <w:kern w:val="2"/>
            </w:rPr>
          </w:rPrChange>
        </w:rPr>
        <w:t>totale</w:t>
      </w:r>
      <w:commentRangeEnd w:id="31665"/>
      <w:r w:rsidR="00426DE8" w:rsidRPr="00301023">
        <w:rPr>
          <w:rStyle w:val="Rimandocommento"/>
          <w:rFonts w:eastAsia="Aptos" w:cstheme="minorHAnsi"/>
          <w:kern w:val="2"/>
          <w:sz w:val="22"/>
          <w:szCs w:val="22"/>
          <w:rPrChange w:id="31667" w:author="Visone Rossana (GSE)" w:date="2025-10-01T13:23:00Z" w16du:dateUtc="2025-10-01T11:23:00Z">
            <w:rPr>
              <w:rStyle w:val="Rimandocommento"/>
              <w:rFonts w:eastAsia="Aptos" w:cstheme="minorHAnsi"/>
              <w:kern w:val="2"/>
              <w:sz w:val="24"/>
            </w:rPr>
          </w:rPrChange>
        </w:rPr>
        <w:commentReference w:id="31665"/>
      </w:r>
      <w:r w:rsidRPr="00301023">
        <w:rPr>
          <w:rFonts w:eastAsia="Aptos" w:cstheme="minorHAnsi"/>
          <w:kern w:val="2"/>
          <w:sz w:val="22"/>
          <w:szCs w:val="22"/>
          <w:rPrChange w:id="31668" w:author="Visone Rossana (GSE)" w:date="2025-10-01T13:23:00Z" w16du:dateUtc="2025-10-01T11:23:00Z">
            <w:rPr>
              <w:rFonts w:eastAsia="Aptos" w:cstheme="minorHAnsi"/>
              <w:kern w:val="2"/>
            </w:rPr>
          </w:rPrChange>
        </w:rPr>
        <w:t xml:space="preserve"> de</w:t>
      </w:r>
      <w:ins w:id="31669" w:author="Visone Rossana (GSE)" w:date="2025-07-24T10:00:00Z" w16du:dateUtc="2025-07-24T08:00:00Z">
        <w:r w:rsidR="006D4A5F" w:rsidRPr="00301023">
          <w:rPr>
            <w:rFonts w:eastAsia="Aptos" w:cstheme="minorHAnsi"/>
            <w:kern w:val="2"/>
            <w:sz w:val="22"/>
            <w:szCs w:val="22"/>
            <w:rPrChange w:id="31670" w:author="Visone Rossana (GSE)" w:date="2025-10-01T13:23:00Z" w16du:dateUtc="2025-10-01T11:23:00Z">
              <w:rPr>
                <w:rFonts w:eastAsia="Aptos" w:cstheme="minorHAnsi"/>
                <w:kern w:val="2"/>
              </w:rPr>
            </w:rPrChange>
          </w:rPr>
          <w:t>lle unità d</w:t>
        </w:r>
      </w:ins>
      <w:r w:rsidRPr="00301023">
        <w:rPr>
          <w:rFonts w:eastAsia="Aptos" w:cstheme="minorHAnsi"/>
          <w:kern w:val="2"/>
          <w:sz w:val="22"/>
          <w:szCs w:val="22"/>
          <w:rPrChange w:id="31671" w:author="Visone Rossana (GSE)" w:date="2025-10-01T13:23:00Z" w16du:dateUtc="2025-10-01T11:23:00Z">
            <w:rPr>
              <w:rFonts w:eastAsia="Aptos" w:cstheme="minorHAnsi"/>
              <w:kern w:val="2"/>
            </w:rPr>
          </w:rPrChange>
        </w:rPr>
        <w:t>i microcogenera</w:t>
      </w:r>
      <w:ins w:id="31672" w:author="Visone Rossana (GSE)" w:date="2025-07-24T10:01:00Z" w16du:dateUtc="2025-07-24T08:01:00Z">
        <w:r w:rsidR="006D4A5F" w:rsidRPr="00301023">
          <w:rPr>
            <w:rFonts w:eastAsia="Aptos" w:cstheme="minorHAnsi"/>
            <w:kern w:val="2"/>
            <w:sz w:val="22"/>
            <w:szCs w:val="22"/>
            <w:rPrChange w:id="31673" w:author="Visone Rossana (GSE)" w:date="2025-10-01T13:23:00Z" w16du:dateUtc="2025-10-01T11:23:00Z">
              <w:rPr>
                <w:rFonts w:eastAsia="Aptos" w:cstheme="minorHAnsi"/>
                <w:kern w:val="2"/>
              </w:rPr>
            </w:rPrChange>
          </w:rPr>
          <w:t>zione</w:t>
        </w:r>
      </w:ins>
      <w:ins w:id="31674" w:author="Visone Rossana (GSE)" w:date="2025-09-08T16:57:00Z" w16du:dateUtc="2025-09-08T14:57:00Z">
        <w:r w:rsidR="00B6142A" w:rsidRPr="00301023">
          <w:rPr>
            <w:rFonts w:eastAsia="Aptos" w:cstheme="minorHAnsi"/>
            <w:kern w:val="2"/>
            <w:sz w:val="22"/>
            <w:szCs w:val="22"/>
            <w:rPrChange w:id="31675" w:author="Visone Rossana (GSE)" w:date="2025-10-01T13:23:00Z" w16du:dateUtc="2025-10-01T11:23:00Z">
              <w:rPr>
                <w:rFonts w:eastAsia="Aptos" w:cstheme="minorHAnsi"/>
                <w:kern w:val="2"/>
              </w:rPr>
            </w:rPrChange>
          </w:rPr>
          <w:t xml:space="preserve"> </w:t>
        </w:r>
      </w:ins>
      <w:del w:id="31676" w:author="Visone Rossana (GSE)" w:date="2025-07-24T10:01:00Z" w16du:dateUtc="2025-07-24T08:01:00Z">
        <w:r w:rsidRPr="00301023" w:rsidDel="006D4A5F">
          <w:rPr>
            <w:rFonts w:eastAsia="Aptos" w:cstheme="minorHAnsi"/>
            <w:kern w:val="2"/>
            <w:sz w:val="22"/>
            <w:szCs w:val="22"/>
            <w:rPrChange w:id="31677" w:author="Visone Rossana (GSE)" w:date="2025-10-01T13:23:00Z" w16du:dateUtc="2025-10-01T11:23:00Z">
              <w:rPr>
                <w:rFonts w:eastAsia="Aptos" w:cstheme="minorHAnsi"/>
                <w:kern w:val="2"/>
              </w:rPr>
            </w:rPrChange>
          </w:rPr>
          <w:delText xml:space="preserve">tori </w:delText>
        </w:r>
      </w:del>
      <w:r w:rsidRPr="00301023">
        <w:rPr>
          <w:rFonts w:eastAsia="Aptos" w:cstheme="minorHAnsi"/>
          <w:kern w:val="2"/>
          <w:sz w:val="22"/>
          <w:szCs w:val="22"/>
          <w:rPrChange w:id="31678" w:author="Visone Rossana (GSE)" w:date="2025-10-01T13:23:00Z" w16du:dateUtc="2025-10-01T11:23:00Z">
            <w:rPr>
              <w:rFonts w:eastAsia="Aptos" w:cstheme="minorHAnsi"/>
              <w:kern w:val="2"/>
            </w:rPr>
          </w:rPrChange>
        </w:rPr>
        <w:t>installat</w:t>
      </w:r>
      <w:ins w:id="31679" w:author="Visone Rossana (GSE)" w:date="2025-07-24T10:01:00Z" w16du:dateUtc="2025-07-24T08:01:00Z">
        <w:r w:rsidR="006D4A5F" w:rsidRPr="00301023">
          <w:rPr>
            <w:rFonts w:eastAsia="Aptos" w:cstheme="minorHAnsi"/>
            <w:kern w:val="2"/>
            <w:sz w:val="22"/>
            <w:szCs w:val="22"/>
            <w:rPrChange w:id="31680" w:author="Visone Rossana (GSE)" w:date="2025-10-01T13:23:00Z" w16du:dateUtc="2025-10-01T11:23:00Z">
              <w:rPr>
                <w:rFonts w:eastAsia="Aptos" w:cstheme="minorHAnsi"/>
                <w:kern w:val="2"/>
              </w:rPr>
            </w:rPrChange>
          </w:rPr>
          <w:t>e</w:t>
        </w:r>
      </w:ins>
      <w:del w:id="31681" w:author="Visone Rossana (GSE)" w:date="2025-07-24T10:01:00Z" w16du:dateUtc="2025-07-24T08:01:00Z">
        <w:r w:rsidRPr="00301023" w:rsidDel="006D4A5F">
          <w:rPr>
            <w:rFonts w:eastAsia="Aptos" w:cstheme="minorHAnsi"/>
            <w:kern w:val="2"/>
            <w:sz w:val="22"/>
            <w:szCs w:val="22"/>
            <w:rPrChange w:id="31682" w:author="Visone Rossana (GSE)" w:date="2025-10-01T13:23:00Z" w16du:dateUtc="2025-10-01T11:23:00Z">
              <w:rPr>
                <w:rFonts w:eastAsia="Aptos" w:cstheme="minorHAnsi"/>
                <w:kern w:val="2"/>
              </w:rPr>
            </w:rPrChange>
          </w:rPr>
          <w:delText>i ,</w:delText>
        </w:r>
      </w:del>
      <w:r w:rsidRPr="00301023">
        <w:rPr>
          <w:rFonts w:eastAsia="Aptos" w:cstheme="minorHAnsi"/>
          <w:kern w:val="2"/>
          <w:sz w:val="22"/>
          <w:szCs w:val="22"/>
          <w:rPrChange w:id="31683" w:author="Visone Rossana (GSE)" w:date="2025-10-01T13:23:00Z" w16du:dateUtc="2025-10-01T11:23:00Z">
            <w:rPr>
              <w:rFonts w:eastAsia="Aptos" w:cstheme="minorHAnsi"/>
              <w:kern w:val="2"/>
            </w:rPr>
          </w:rPrChange>
        </w:rPr>
        <w:t xml:space="preserve"> in kW</w:t>
      </w:r>
      <w:r w:rsidRPr="00301023">
        <w:rPr>
          <w:rFonts w:eastAsia="Aptos" w:cstheme="minorHAnsi"/>
          <w:kern w:val="2"/>
          <w:sz w:val="22"/>
          <w:szCs w:val="22"/>
          <w:vertAlign w:val="subscript"/>
          <w:rPrChange w:id="31684" w:author="Visone Rossana (GSE)" w:date="2025-10-01T13:23:00Z" w16du:dateUtc="2025-10-01T11:23:00Z">
            <w:rPr>
              <w:rFonts w:eastAsia="Aptos" w:cstheme="minorHAnsi"/>
              <w:kern w:val="2"/>
              <w:vertAlign w:val="subscript"/>
            </w:rPr>
          </w:rPrChange>
        </w:rPr>
        <w:t>e</w:t>
      </w:r>
      <w:ins w:id="31685" w:author="Visone Rossana (GSE)" w:date="2025-10-22T12:35:00Z" w16du:dateUtc="2025-10-22T10:35:00Z">
        <w:r w:rsidR="00D53C06" w:rsidRPr="00D53C06">
          <w:rPr>
            <w:rFonts w:eastAsia="Aptos" w:cstheme="minorHAnsi"/>
            <w:kern w:val="2"/>
            <w:sz w:val="22"/>
            <w:szCs w:val="22"/>
            <w:rPrChange w:id="31686" w:author="Visone Rossana (GSE)" w:date="2025-10-22T12:35:00Z" w16du:dateUtc="2025-10-22T10:35:00Z">
              <w:rPr>
                <w:rFonts w:eastAsia="Aptos" w:cstheme="minorHAnsi"/>
                <w:kern w:val="2"/>
                <w:sz w:val="22"/>
                <w:szCs w:val="22"/>
                <w:vertAlign w:val="subscript"/>
              </w:rPr>
            </w:rPrChange>
          </w:rPr>
          <w:t>;</w:t>
        </w:r>
      </w:ins>
    </w:p>
    <w:p w14:paraId="419038F9" w14:textId="1F0039A0"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687" w:author="Visone Rossana (GSE)" w:date="2025-09-09T14:48:00Z" w16du:dateUtc="2025-09-09T12:48:00Z">
            <w:rPr>
              <w:rFonts w:eastAsia="Aptos" w:cstheme="minorHAnsi"/>
              <w:kern w:val="2"/>
            </w:rPr>
          </w:rPrChange>
        </w:rPr>
        <w:pPrChange w:id="31688" w:author="Visone Rossana (GSE)" w:date="2025-10-22T12:40:00Z" w16du:dateUtc="2025-10-22T10:40:00Z">
          <w:pPr>
            <w:widowControl w:val="0"/>
            <w:tabs>
              <w:tab w:val="left" w:pos="9179"/>
            </w:tabs>
            <w:autoSpaceDE w:val="0"/>
            <w:autoSpaceDN w:val="0"/>
          </w:pPr>
        </w:pPrChange>
      </w:pPr>
      <w:r w:rsidRPr="00357179">
        <w:rPr>
          <w:rFonts w:eastAsia="Aptos" w:cstheme="minorHAnsi"/>
          <w:kern w:val="2"/>
          <w:sz w:val="22"/>
          <w:szCs w:val="22"/>
          <w:rPrChange w:id="31689" w:author="Visone Rossana (GSE)" w:date="2025-09-09T14:48:00Z" w16du:dateUtc="2025-09-09T12:48:00Z">
            <w:rPr>
              <w:rFonts w:eastAsia="Aptos" w:cstheme="minorHAnsi"/>
              <w:kern w:val="2"/>
            </w:rPr>
          </w:rPrChange>
        </w:rPr>
        <w:t>C</w:t>
      </w:r>
      <w:del w:id="31690" w:author="Visone Rossana (GSE)" w:date="2025-10-22T12:40:00Z" w16du:dateUtc="2025-10-22T10:40:00Z">
        <w:r w:rsidRPr="00357179" w:rsidDel="00D92CF2">
          <w:rPr>
            <w:rFonts w:eastAsia="Aptos" w:cstheme="minorHAnsi"/>
            <w:kern w:val="2"/>
            <w:sz w:val="22"/>
            <w:szCs w:val="22"/>
            <w:rPrChange w:id="31691" w:author="Visone Rossana (GSE)" w:date="2025-09-09T14:48:00Z" w16du:dateUtc="2025-09-09T12:48:00Z">
              <w:rPr>
                <w:rFonts w:eastAsia="Aptos" w:cstheme="minorHAnsi"/>
                <w:kern w:val="2"/>
              </w:rPr>
            </w:rPrChange>
          </w:rPr>
          <w:delText xml:space="preserve"> </w:delText>
        </w:r>
      </w:del>
      <w:ins w:id="31692" w:author="Visone Rossana (GSE)" w:date="2025-10-22T12:40:00Z" w16du:dateUtc="2025-10-22T10:40:00Z">
        <w:r w:rsidR="00D92CF2">
          <w:rPr>
            <w:rFonts w:eastAsia="Aptos" w:cstheme="minorHAnsi"/>
            <w:kern w:val="2"/>
            <w:sz w:val="22"/>
            <w:szCs w:val="22"/>
          </w:rPr>
          <w:t xml:space="preserve">: </w:t>
        </w:r>
      </w:ins>
      <w:r w:rsidRPr="00357179">
        <w:rPr>
          <w:rFonts w:eastAsia="Aptos" w:cstheme="minorHAnsi"/>
          <w:kern w:val="2"/>
          <w:sz w:val="22"/>
          <w:szCs w:val="22"/>
          <w:rPrChange w:id="31693" w:author="Visone Rossana (GSE)" w:date="2025-09-09T14:48:00Z" w16du:dateUtc="2025-09-09T12:48:00Z">
            <w:rPr>
              <w:rFonts w:eastAsia="Aptos" w:cstheme="minorHAnsi"/>
              <w:kern w:val="2"/>
            </w:rPr>
          </w:rPrChange>
        </w:rPr>
        <w:t>è il costo specifico effettivamente sostenuto per la tecnologia utilizzata nell’intervento ed è definito come rapporto tra la spesa sostenuta (€) e la potenza</w:t>
      </w:r>
      <w:del w:id="31694" w:author="Visone Rossana (GSE)" w:date="2025-07-24T10:01:00Z" w16du:dateUtc="2025-07-24T08:01:00Z">
        <w:r w:rsidRPr="00357179" w:rsidDel="006D4A5F">
          <w:rPr>
            <w:rFonts w:eastAsia="Aptos" w:cstheme="minorHAnsi"/>
            <w:kern w:val="2"/>
            <w:sz w:val="22"/>
            <w:szCs w:val="22"/>
            <w:rPrChange w:id="31695" w:author="Visone Rossana (GSE)" w:date="2025-09-09T14:48:00Z" w16du:dateUtc="2025-09-09T12:48:00Z">
              <w:rPr>
                <w:rFonts w:eastAsia="Aptos" w:cstheme="minorHAnsi"/>
                <w:kern w:val="2"/>
              </w:rPr>
            </w:rPrChange>
          </w:rPr>
          <w:delText xml:space="preserve"> termica</w:delText>
        </w:r>
      </w:del>
      <w:ins w:id="31696" w:author="Visone Rossana (GSE)" w:date="2025-07-24T10:01:00Z" w16du:dateUtc="2025-07-24T08:01:00Z">
        <w:r w:rsidR="006D4A5F" w:rsidRPr="00357179">
          <w:rPr>
            <w:rFonts w:eastAsia="Aptos" w:cstheme="minorHAnsi"/>
            <w:kern w:val="2"/>
            <w:sz w:val="22"/>
            <w:szCs w:val="22"/>
            <w:rPrChange w:id="31697" w:author="Visone Rossana (GSE)" w:date="2025-09-09T14:48:00Z" w16du:dateUtc="2025-09-09T12:48:00Z">
              <w:rPr>
                <w:rFonts w:eastAsia="Aptos" w:cstheme="minorHAnsi"/>
                <w:kern w:val="2"/>
              </w:rPr>
            </w:rPrChange>
          </w:rPr>
          <w:t xml:space="preserve"> elettrica</w:t>
        </w:r>
      </w:ins>
      <w:r w:rsidRPr="00357179">
        <w:rPr>
          <w:rFonts w:eastAsia="Aptos" w:cstheme="minorHAnsi"/>
          <w:kern w:val="2"/>
          <w:sz w:val="22"/>
          <w:szCs w:val="22"/>
          <w:rPrChange w:id="31698" w:author="Visone Rossana (GSE)" w:date="2025-09-09T14:48:00Z" w16du:dateUtc="2025-09-09T12:48:00Z">
            <w:rPr>
              <w:rFonts w:eastAsia="Aptos" w:cstheme="minorHAnsi"/>
              <w:kern w:val="2"/>
            </w:rPr>
          </w:rPrChange>
        </w:rPr>
        <w:t xml:space="preserve"> nominale </w:t>
      </w:r>
      <w:ins w:id="31699" w:author="Visone Rossana (GSE)" w:date="2025-10-22T12:37:00Z" w16du:dateUtc="2025-10-22T10:37:00Z">
        <w:r w:rsidR="0032155F">
          <w:rPr>
            <w:rFonts w:eastAsia="Aptos" w:cstheme="minorHAnsi"/>
            <w:kern w:val="2"/>
            <w:sz w:val="22"/>
            <w:szCs w:val="22"/>
          </w:rPr>
          <w:t>i</w:t>
        </w:r>
      </w:ins>
      <w:del w:id="31700" w:author="Visone Rossana (GSE)" w:date="2025-07-24T10:01:00Z" w16du:dateUtc="2025-07-24T08:01:00Z">
        <w:r w:rsidRPr="00357179" w:rsidDel="006D4A5F">
          <w:rPr>
            <w:rFonts w:eastAsia="Aptos" w:cstheme="minorHAnsi"/>
            <w:kern w:val="2"/>
            <w:sz w:val="22"/>
            <w:szCs w:val="22"/>
            <w:rPrChange w:id="31701" w:author="Visone Rossana (GSE)" w:date="2025-09-09T14:48:00Z" w16du:dateUtc="2025-09-09T12:48:00Z">
              <w:rPr>
                <w:rFonts w:eastAsia="Aptos" w:cstheme="minorHAnsi"/>
                <w:kern w:val="2"/>
              </w:rPr>
            </w:rPrChange>
          </w:rPr>
          <w:delText>della sottostazione i</w:delText>
        </w:r>
      </w:del>
      <w:r w:rsidRPr="00357179">
        <w:rPr>
          <w:rFonts w:eastAsia="Aptos" w:cstheme="minorHAnsi"/>
          <w:kern w:val="2"/>
          <w:sz w:val="22"/>
          <w:szCs w:val="22"/>
          <w:rPrChange w:id="31702" w:author="Visone Rossana (GSE)" w:date="2025-09-09T14:48:00Z" w16du:dateUtc="2025-09-09T12:48:00Z">
            <w:rPr>
              <w:rFonts w:eastAsia="Aptos" w:cstheme="minorHAnsi"/>
              <w:kern w:val="2"/>
            </w:rPr>
          </w:rPrChange>
        </w:rPr>
        <w:t xml:space="preserve">nstallata. I valori massimi di C sono definiti nella </w:t>
      </w:r>
      <w:del w:id="31703" w:author="Visone Rossana (GSE)" w:date="2025-10-22T12:45:00Z" w16du:dateUtc="2025-10-22T10:45:00Z">
        <w:r w:rsidRPr="00357179" w:rsidDel="007601EB">
          <w:rPr>
            <w:rFonts w:eastAsia="Aptos" w:cstheme="minorHAnsi"/>
            <w:kern w:val="2"/>
            <w:sz w:val="22"/>
            <w:szCs w:val="22"/>
            <w:rPrChange w:id="31704" w:author="Visone Rossana (GSE)" w:date="2025-09-09T14:48:00Z" w16du:dateUtc="2025-09-09T12:48:00Z">
              <w:rPr>
                <w:rFonts w:eastAsia="Aptos" w:cstheme="minorHAnsi"/>
                <w:kern w:val="2"/>
              </w:rPr>
            </w:rPrChange>
          </w:rPr>
          <w:delText>t</w:delText>
        </w:r>
      </w:del>
      <w:ins w:id="31705" w:author="Visone Rossana (GSE)" w:date="2025-10-22T12:45:00Z" w16du:dateUtc="2025-10-22T10:45:00Z">
        <w:r w:rsidR="007601EB">
          <w:rPr>
            <w:rFonts w:eastAsia="Aptos" w:cstheme="minorHAnsi"/>
            <w:kern w:val="2"/>
            <w:sz w:val="22"/>
            <w:szCs w:val="22"/>
          </w:rPr>
          <w:t>T</w:t>
        </w:r>
      </w:ins>
      <w:r w:rsidRPr="00357179">
        <w:rPr>
          <w:rFonts w:eastAsia="Aptos" w:cstheme="minorHAnsi"/>
          <w:kern w:val="2"/>
          <w:sz w:val="22"/>
          <w:szCs w:val="22"/>
          <w:rPrChange w:id="31706" w:author="Visone Rossana (GSE)" w:date="2025-09-09T14:48:00Z" w16du:dateUtc="2025-09-09T12:48:00Z">
            <w:rPr>
              <w:rFonts w:eastAsia="Aptos" w:cstheme="minorHAnsi"/>
              <w:kern w:val="2"/>
            </w:rPr>
          </w:rPrChange>
        </w:rPr>
        <w:t>abella</w:t>
      </w:r>
      <w:ins w:id="31707" w:author="Visone Rossana (GSE)" w:date="2025-10-22T12:45:00Z" w16du:dateUtc="2025-10-22T10:45:00Z">
        <w:r w:rsidR="007601EB">
          <w:rPr>
            <w:rFonts w:eastAsia="Aptos" w:cstheme="minorHAnsi"/>
            <w:kern w:val="2"/>
            <w:sz w:val="22"/>
            <w:szCs w:val="22"/>
          </w:rPr>
          <w:t xml:space="preserve"> 20 dell’Allegato II del D.M. 7 agosto 2025</w:t>
        </w:r>
      </w:ins>
      <w:del w:id="31708" w:author="Visone Rossana (GSE)" w:date="2025-10-22T12:45:00Z" w16du:dateUtc="2025-10-22T10:45:00Z">
        <w:r w:rsidRPr="00357179" w:rsidDel="007601EB">
          <w:rPr>
            <w:rFonts w:eastAsia="Aptos" w:cstheme="minorHAnsi"/>
            <w:kern w:val="2"/>
            <w:sz w:val="22"/>
            <w:szCs w:val="22"/>
            <w:rPrChange w:id="31709" w:author="Visone Rossana (GSE)" w:date="2025-09-09T14:48:00Z" w16du:dateUtc="2025-09-09T12:48:00Z">
              <w:rPr>
                <w:rFonts w:eastAsia="Aptos" w:cstheme="minorHAnsi"/>
                <w:kern w:val="2"/>
              </w:rPr>
            </w:rPrChange>
          </w:rPr>
          <w:delText xml:space="preserve"> </w:delText>
        </w:r>
      </w:del>
      <w:del w:id="31710" w:author="Visone Rossana (GSE)" w:date="2025-10-22T12:44:00Z" w16du:dateUtc="2025-10-22T10:44:00Z">
        <w:r w:rsidRPr="00357179" w:rsidDel="007601EB">
          <w:rPr>
            <w:rFonts w:eastAsia="Aptos" w:cstheme="minorHAnsi"/>
            <w:kern w:val="2"/>
            <w:sz w:val="22"/>
            <w:szCs w:val="22"/>
            <w:rPrChange w:id="31711" w:author="Visone Rossana (GSE)" w:date="2025-09-09T14:48:00Z" w16du:dateUtc="2025-09-09T12:48:00Z">
              <w:rPr>
                <w:rFonts w:eastAsia="Aptos" w:cstheme="minorHAnsi"/>
                <w:kern w:val="2"/>
              </w:rPr>
            </w:rPrChange>
          </w:rPr>
          <w:delText>sottostante</w:delText>
        </w:r>
      </w:del>
      <w:r w:rsidRPr="00357179">
        <w:rPr>
          <w:rFonts w:eastAsia="Aptos" w:cstheme="minorHAnsi"/>
          <w:kern w:val="2"/>
          <w:sz w:val="22"/>
          <w:szCs w:val="22"/>
          <w:rPrChange w:id="31712" w:author="Visone Rossana (GSE)" w:date="2025-09-09T14:48:00Z" w16du:dateUtc="2025-09-09T12:48:00Z">
            <w:rPr>
              <w:rFonts w:eastAsia="Aptos" w:cstheme="minorHAnsi"/>
              <w:kern w:val="2"/>
            </w:rPr>
          </w:rPrChange>
        </w:rPr>
        <w:t>.</w:t>
      </w:r>
      <w:r w:rsidRPr="00357179">
        <w:rPr>
          <w:rFonts w:eastAsia="Aptos" w:cstheme="minorHAnsi"/>
          <w:kern w:val="2"/>
          <w:sz w:val="22"/>
          <w:szCs w:val="22"/>
          <w:rPrChange w:id="31713" w:author="Visone Rossana (GSE)" w:date="2025-09-09T14:48:00Z" w16du:dateUtc="2025-09-09T12:48:00Z">
            <w:rPr>
              <w:rFonts w:eastAsia="Aptos" w:cstheme="minorHAnsi"/>
              <w:kern w:val="2"/>
            </w:rPr>
          </w:rPrChange>
        </w:rPr>
        <w:tab/>
      </w:r>
    </w:p>
    <w:p w14:paraId="54E683CB" w14:textId="1E5BC757"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714" w:author="Visone Rossana (GSE)" w:date="2025-09-09T14:48:00Z" w16du:dateUtc="2025-09-09T12:48:00Z">
            <w:rPr>
              <w:rFonts w:eastAsia="Aptos" w:cstheme="minorHAnsi"/>
              <w:kern w:val="2"/>
            </w:rPr>
          </w:rPrChange>
        </w:rPr>
        <w:pPrChange w:id="31715" w:author="Visone Rossana (GSE)" w:date="2025-10-22T12:40:00Z" w16du:dateUtc="2025-10-22T10:40:00Z">
          <w:pPr>
            <w:widowControl w:val="0"/>
            <w:tabs>
              <w:tab w:val="left" w:pos="9179"/>
            </w:tabs>
            <w:autoSpaceDE w:val="0"/>
            <w:autoSpaceDN w:val="0"/>
            <w:spacing w:line="360" w:lineRule="auto"/>
          </w:pPr>
        </w:pPrChange>
      </w:pPr>
      <w:r w:rsidRPr="00357179">
        <w:rPr>
          <w:rFonts w:eastAsia="Aptos" w:cstheme="minorHAnsi"/>
          <w:kern w:val="2"/>
          <w:sz w:val="22"/>
          <w:szCs w:val="22"/>
          <w:rPrChange w:id="31716" w:author="Visone Rossana (GSE)" w:date="2025-09-09T14:48:00Z" w16du:dateUtc="2025-09-09T12:48:00Z">
            <w:rPr>
              <w:rFonts w:eastAsia="Aptos" w:cstheme="minorHAnsi"/>
              <w:kern w:val="2"/>
            </w:rPr>
          </w:rPrChange>
        </w:rPr>
        <w:t>%</w:t>
      </w:r>
      <w:r w:rsidRPr="00357179">
        <w:rPr>
          <w:rFonts w:eastAsia="Aptos" w:cstheme="minorHAnsi"/>
          <w:kern w:val="2"/>
          <w:sz w:val="22"/>
          <w:szCs w:val="22"/>
          <w:vertAlign w:val="subscript"/>
          <w:rPrChange w:id="31717" w:author="Visone Rossana (GSE)" w:date="2025-09-09T14:48:00Z" w16du:dateUtc="2025-09-09T12:48:00Z">
            <w:rPr>
              <w:rFonts w:eastAsia="Aptos" w:cstheme="minorHAnsi"/>
              <w:kern w:val="2"/>
              <w:vertAlign w:val="subscript"/>
            </w:rPr>
          </w:rPrChange>
        </w:rPr>
        <w:t>spesa</w:t>
      </w:r>
      <w:del w:id="31718" w:author="Visone Rossana (GSE)" w:date="2025-10-22T12:46:00Z" w16du:dateUtc="2025-10-22T10:46:00Z">
        <w:r w:rsidRPr="00357179" w:rsidDel="008674CD">
          <w:rPr>
            <w:rFonts w:eastAsia="Aptos" w:cstheme="minorHAnsi"/>
            <w:kern w:val="2"/>
            <w:sz w:val="22"/>
            <w:szCs w:val="22"/>
            <w:vertAlign w:val="subscript"/>
            <w:rPrChange w:id="31719" w:author="Visone Rossana (GSE)" w:date="2025-09-09T14:48:00Z" w16du:dateUtc="2025-09-09T12:48:00Z">
              <w:rPr>
                <w:rFonts w:eastAsia="Aptos" w:cstheme="minorHAnsi"/>
                <w:kern w:val="2"/>
                <w:vertAlign w:val="subscript"/>
              </w:rPr>
            </w:rPrChange>
          </w:rPr>
          <w:delText xml:space="preserve">  </w:delText>
        </w:r>
      </w:del>
      <w:r w:rsidRPr="00357179">
        <w:rPr>
          <w:rFonts w:eastAsia="Aptos" w:cstheme="minorHAnsi"/>
          <w:kern w:val="2"/>
          <w:sz w:val="22"/>
          <w:szCs w:val="22"/>
          <w:vertAlign w:val="subscript"/>
          <w:rPrChange w:id="31720" w:author="Visone Rossana (GSE)" w:date="2025-09-09T14:48:00Z" w16du:dateUtc="2025-09-09T12:48:00Z">
            <w:rPr>
              <w:rFonts w:eastAsia="Aptos" w:cstheme="minorHAnsi"/>
              <w:kern w:val="2"/>
              <w:vertAlign w:val="subscript"/>
            </w:rPr>
          </w:rPrChange>
        </w:rPr>
        <w:t xml:space="preserve"> </w:t>
      </w:r>
      <w:ins w:id="31721" w:author="Visone Rossana (GSE)" w:date="2025-10-22T12:46:00Z" w16du:dateUtc="2025-10-22T10:46:00Z">
        <w:r w:rsidR="008674CD">
          <w:rPr>
            <w:rFonts w:eastAsia="Aptos" w:cstheme="minorHAnsi"/>
            <w:kern w:val="2"/>
            <w:sz w:val="22"/>
            <w:szCs w:val="22"/>
            <w:vertAlign w:val="subscript"/>
          </w:rPr>
          <w:t xml:space="preserve">:  </w:t>
        </w:r>
      </w:ins>
      <w:ins w:id="31722" w:author="Visone Rossana (GSE)" w:date="2025-10-22T12:40:00Z" w16du:dateUtc="2025-10-22T10:40:00Z">
        <w:r w:rsidR="00D92CF2" w:rsidRPr="00D92CF2">
          <w:rPr>
            <w:rFonts w:eastAsia="Aptos" w:cstheme="minorHAnsi"/>
            <w:kern w:val="2"/>
            <w:sz w:val="22"/>
            <w:szCs w:val="22"/>
            <w:rPrChange w:id="31723" w:author="Visone Rossana (GSE)" w:date="2025-10-22T12:40:00Z" w16du:dateUtc="2025-10-22T10:40:00Z">
              <w:rPr>
                <w:rFonts w:eastAsia="Aptos" w:cstheme="minorHAnsi"/>
                <w:kern w:val="2"/>
                <w:sz w:val="22"/>
                <w:szCs w:val="22"/>
                <w:vertAlign w:val="subscript"/>
              </w:rPr>
            </w:rPrChange>
          </w:rPr>
          <w:t xml:space="preserve">è la </w:t>
        </w:r>
      </w:ins>
      <w:r w:rsidRPr="00357179">
        <w:rPr>
          <w:rFonts w:eastAsia="Aptos" w:cstheme="minorHAnsi"/>
          <w:kern w:val="2"/>
          <w:sz w:val="22"/>
          <w:szCs w:val="22"/>
          <w:rPrChange w:id="31724" w:author="Visone Rossana (GSE)" w:date="2025-09-09T14:48:00Z" w16du:dateUtc="2025-09-09T12:48:00Z">
            <w:rPr>
              <w:rFonts w:eastAsia="Aptos" w:cstheme="minorHAnsi"/>
              <w:kern w:val="2"/>
            </w:rPr>
          </w:rPrChange>
        </w:rPr>
        <w:t xml:space="preserve">percentuale </w:t>
      </w:r>
      <w:ins w:id="31725" w:author="Visone Rossana (GSE)" w:date="2025-10-22T12:46:00Z" w16du:dateUtc="2025-10-22T10:46:00Z">
        <w:r w:rsidR="008674CD">
          <w:rPr>
            <w:rFonts w:eastAsia="Aptos" w:cstheme="minorHAnsi"/>
            <w:kern w:val="2"/>
            <w:sz w:val="22"/>
            <w:szCs w:val="22"/>
          </w:rPr>
          <w:t xml:space="preserve">incentivata </w:t>
        </w:r>
      </w:ins>
      <w:r w:rsidRPr="00357179">
        <w:rPr>
          <w:rFonts w:eastAsia="Aptos" w:cstheme="minorHAnsi"/>
          <w:kern w:val="2"/>
          <w:sz w:val="22"/>
          <w:szCs w:val="22"/>
          <w:rPrChange w:id="31726" w:author="Visone Rossana (GSE)" w:date="2025-09-09T14:48:00Z" w16du:dateUtc="2025-09-09T12:48:00Z">
            <w:rPr>
              <w:rFonts w:eastAsia="Aptos" w:cstheme="minorHAnsi"/>
              <w:kern w:val="2"/>
            </w:rPr>
          </w:rPrChange>
        </w:rPr>
        <w:t>delle spese ammissibili</w:t>
      </w:r>
      <w:ins w:id="31727" w:author="Visone Rossana (GSE)" w:date="2025-10-22T12:46:00Z" w16du:dateUtc="2025-10-22T10:46:00Z">
        <w:r w:rsidR="008674CD">
          <w:rPr>
            <w:rFonts w:eastAsia="Aptos" w:cstheme="minorHAnsi"/>
            <w:kern w:val="2"/>
            <w:sz w:val="22"/>
            <w:szCs w:val="22"/>
          </w:rPr>
          <w:t>.</w:t>
        </w:r>
      </w:ins>
      <w:del w:id="31728" w:author="Visone Rossana (GSE)" w:date="2025-10-22T12:46:00Z" w16du:dateUtc="2025-10-22T10:46:00Z">
        <w:r w:rsidRPr="00357179" w:rsidDel="008674CD">
          <w:rPr>
            <w:rFonts w:eastAsia="Aptos" w:cstheme="minorHAnsi"/>
            <w:kern w:val="2"/>
            <w:sz w:val="22"/>
            <w:szCs w:val="22"/>
            <w:rPrChange w:id="31729" w:author="Visone Rossana (GSE)" w:date="2025-09-09T14:48:00Z" w16du:dateUtc="2025-09-09T12:48:00Z">
              <w:rPr>
                <w:rFonts w:eastAsia="Aptos" w:cstheme="minorHAnsi"/>
                <w:kern w:val="2"/>
              </w:rPr>
            </w:rPrChange>
          </w:rPr>
          <w:delText>;</w:delText>
        </w:r>
      </w:del>
      <w:r w:rsidRPr="00357179">
        <w:rPr>
          <w:rFonts w:eastAsia="Aptos" w:cstheme="minorHAnsi"/>
          <w:kern w:val="2"/>
          <w:sz w:val="22"/>
          <w:szCs w:val="22"/>
          <w:rPrChange w:id="31730" w:author="Visone Rossana (GSE)" w:date="2025-09-09T14:48:00Z" w16du:dateUtc="2025-09-09T12:48:00Z">
            <w:rPr>
              <w:rFonts w:eastAsia="Aptos" w:cstheme="minorHAnsi"/>
              <w:kern w:val="2"/>
            </w:rPr>
          </w:rPrChange>
        </w:rPr>
        <w:tab/>
      </w:r>
    </w:p>
    <w:p w14:paraId="2A5AECB2" w14:textId="4B7F68D7" w:rsidR="001D4C4A" w:rsidRPr="00357179" w:rsidDel="008964C9" w:rsidRDefault="001D4C4A">
      <w:pPr>
        <w:widowControl w:val="0"/>
        <w:tabs>
          <w:tab w:val="left" w:pos="9179"/>
        </w:tabs>
        <w:autoSpaceDE w:val="0"/>
        <w:autoSpaceDN w:val="0"/>
        <w:spacing w:line="276" w:lineRule="auto"/>
        <w:jc w:val="both"/>
        <w:rPr>
          <w:moveFrom w:id="31731" w:author="Visone Rossana (GSE)" w:date="2025-10-22T12:36:00Z" w16du:dateUtc="2025-10-22T10:36:00Z"/>
          <w:rFonts w:eastAsia="Aptos" w:cstheme="minorHAnsi"/>
          <w:kern w:val="2"/>
          <w:sz w:val="22"/>
          <w:szCs w:val="22"/>
          <w:rPrChange w:id="31732" w:author="Visone Rossana (GSE)" w:date="2025-09-09T14:48:00Z" w16du:dateUtc="2025-09-09T12:48:00Z">
            <w:rPr>
              <w:moveFrom w:id="31733" w:author="Visone Rossana (GSE)" w:date="2025-10-22T12:36:00Z" w16du:dateUtc="2025-10-22T10:36:00Z"/>
              <w:rFonts w:eastAsia="Aptos" w:cstheme="minorHAnsi"/>
              <w:kern w:val="2"/>
            </w:rPr>
          </w:rPrChange>
        </w:rPr>
        <w:pPrChange w:id="31734" w:author="Visone Rossana (GSE)" w:date="2025-09-09T14:48:00Z" w16du:dateUtc="2025-09-09T12:48:00Z">
          <w:pPr>
            <w:widowControl w:val="0"/>
            <w:tabs>
              <w:tab w:val="left" w:pos="9179"/>
            </w:tabs>
            <w:autoSpaceDE w:val="0"/>
            <w:autoSpaceDN w:val="0"/>
            <w:spacing w:line="360" w:lineRule="auto"/>
            <w:jc w:val="both"/>
          </w:pPr>
        </w:pPrChange>
      </w:pPr>
      <w:moveFromRangeStart w:id="31735" w:author="Visone Rossana (GSE)" w:date="2025-10-22T12:36:00Z" w:name="move212028989"/>
      <w:moveFrom w:id="31736" w:author="Visone Rossana (GSE)" w:date="2025-10-22T12:36:00Z" w16du:dateUtc="2025-10-22T10:36:00Z">
        <w:r w:rsidRPr="00357179" w:rsidDel="008964C9">
          <w:rPr>
            <w:rFonts w:eastAsia="Aptos" w:cstheme="minorHAnsi"/>
            <w:kern w:val="2"/>
            <w:sz w:val="22"/>
            <w:szCs w:val="22"/>
            <w:rPrChange w:id="31737" w:author="Visone Rossana (GSE)" w:date="2025-09-09T14:48:00Z" w16du:dateUtc="2025-09-09T12:48:00Z">
              <w:rPr>
                <w:rFonts w:eastAsia="Aptos" w:cstheme="minorHAnsi"/>
                <w:kern w:val="2"/>
              </w:rPr>
            </w:rPrChange>
          </w:rPr>
          <w:t>I</w:t>
        </w:r>
        <w:r w:rsidRPr="00357179" w:rsidDel="008964C9">
          <w:rPr>
            <w:rFonts w:eastAsia="Aptos" w:cstheme="minorHAnsi"/>
            <w:kern w:val="2"/>
            <w:sz w:val="22"/>
            <w:szCs w:val="22"/>
            <w:vertAlign w:val="subscript"/>
            <w:rPrChange w:id="31738" w:author="Visone Rossana (GSE)" w:date="2025-09-09T14:48:00Z" w16du:dateUtc="2025-09-09T12:48:00Z">
              <w:rPr>
                <w:rFonts w:eastAsia="Aptos" w:cstheme="minorHAnsi"/>
                <w:kern w:val="2"/>
                <w:vertAlign w:val="subscript"/>
              </w:rPr>
            </w:rPrChange>
          </w:rPr>
          <w:t xml:space="preserve">tot    </w:t>
        </w:r>
        <w:r w:rsidRPr="00357179" w:rsidDel="008964C9">
          <w:rPr>
            <w:rFonts w:eastAsia="Aptos" w:cstheme="minorHAnsi"/>
            <w:kern w:val="2"/>
            <w:sz w:val="22"/>
            <w:szCs w:val="22"/>
            <w:rPrChange w:id="31739" w:author="Visone Rossana (GSE)" w:date="2025-09-09T14:48:00Z" w16du:dateUtc="2025-09-09T12:48:00Z">
              <w:rPr>
                <w:rFonts w:eastAsia="Aptos" w:cstheme="minorHAnsi"/>
                <w:kern w:val="2"/>
              </w:rPr>
            </w:rPrChange>
          </w:rPr>
          <w:t>incentivo totale cumulato per gli anni di godimento, che per lo specifico intervento corrisponde a 5 anni (art.11 comma 3, tab XX):</w:t>
        </w:r>
        <w:r w:rsidRPr="00357179" w:rsidDel="008964C9">
          <w:rPr>
            <w:rFonts w:eastAsia="Aptos" w:cstheme="minorHAnsi"/>
            <w:kern w:val="2"/>
            <w:sz w:val="22"/>
            <w:szCs w:val="22"/>
            <w:rPrChange w:id="31740" w:author="Visone Rossana (GSE)" w:date="2025-09-09T14:48:00Z" w16du:dateUtc="2025-09-09T12:48:00Z">
              <w:rPr>
                <w:rFonts w:eastAsia="Aptos" w:cstheme="minorHAnsi"/>
                <w:kern w:val="2"/>
              </w:rPr>
            </w:rPrChange>
          </w:rPr>
          <w:tab/>
          <w:t xml:space="preserve"> </w:t>
        </w:r>
      </w:moveFrom>
    </w:p>
    <w:p w14:paraId="7D373C5B" w14:textId="4C18F2C8"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1741" w:author="Visone Rossana (GSE)" w:date="2025-09-09T14:48:00Z" w16du:dateUtc="2025-09-09T12:48:00Z">
            <w:rPr>
              <w:rFonts w:eastAsia="Aptos" w:cstheme="minorHAnsi"/>
              <w:kern w:val="2"/>
            </w:rPr>
          </w:rPrChange>
        </w:rPr>
        <w:pPrChange w:id="31742" w:author="Visone Rossana (GSE)" w:date="2025-09-09T14:48:00Z" w16du:dateUtc="2025-09-09T12:48:00Z">
          <w:pPr>
            <w:widowControl w:val="0"/>
            <w:tabs>
              <w:tab w:val="left" w:pos="9179"/>
            </w:tabs>
            <w:autoSpaceDE w:val="0"/>
            <w:autoSpaceDN w:val="0"/>
            <w:spacing w:line="360" w:lineRule="auto"/>
            <w:jc w:val="both"/>
          </w:pPr>
        </w:pPrChange>
      </w:pPr>
      <w:moveFrom w:id="31743" w:author="Visone Rossana (GSE)" w:date="2025-10-22T12:36:00Z" w16du:dateUtc="2025-10-22T10:36:00Z">
        <w:r w:rsidRPr="00357179" w:rsidDel="008964C9">
          <w:rPr>
            <w:rFonts w:eastAsia="Aptos" w:cstheme="minorHAnsi"/>
            <w:kern w:val="2"/>
            <w:sz w:val="22"/>
            <w:szCs w:val="22"/>
            <w:rPrChange w:id="31744" w:author="Visone Rossana (GSE)" w:date="2025-09-09T14:48:00Z" w16du:dateUtc="2025-09-09T12:48:00Z">
              <w:rPr>
                <w:rFonts w:eastAsia="Aptos" w:cstheme="minorHAnsi"/>
                <w:kern w:val="2"/>
              </w:rPr>
            </w:rPrChange>
          </w:rPr>
          <w:t>I</w:t>
        </w:r>
        <w:r w:rsidRPr="00357179" w:rsidDel="008964C9">
          <w:rPr>
            <w:rFonts w:eastAsia="Aptos" w:cstheme="minorHAnsi"/>
            <w:kern w:val="2"/>
            <w:sz w:val="22"/>
            <w:szCs w:val="22"/>
            <w:vertAlign w:val="subscript"/>
            <w:rPrChange w:id="31745" w:author="Visone Rossana (GSE)" w:date="2025-09-09T14:48:00Z" w16du:dateUtc="2025-09-09T12:48:00Z">
              <w:rPr>
                <w:rFonts w:eastAsia="Aptos" w:cstheme="minorHAnsi"/>
                <w:kern w:val="2"/>
                <w:vertAlign w:val="subscript"/>
              </w:rPr>
            </w:rPrChange>
          </w:rPr>
          <w:t xml:space="preserve">max </w:t>
        </w:r>
        <w:r w:rsidRPr="00357179" w:rsidDel="008964C9">
          <w:rPr>
            <w:rFonts w:eastAsia="Aptos" w:cstheme="minorHAnsi"/>
            <w:kern w:val="2"/>
            <w:sz w:val="22"/>
            <w:szCs w:val="22"/>
            <w:rPrChange w:id="31746" w:author="Visone Rossana (GSE)" w:date="2025-09-09T14:48:00Z" w16du:dateUtc="2025-09-09T12:48:00Z">
              <w:rPr>
                <w:rFonts w:eastAsia="Aptos" w:cstheme="minorHAnsi"/>
                <w:kern w:val="2"/>
              </w:rPr>
            </w:rPrChange>
          </w:rPr>
          <w:t>valore massimo raggiungibile dall’incentivo totale</w:t>
        </w:r>
        <w:ins w:id="31747" w:author="Visone Rossana (GSE)" w:date="2025-07-29T12:45:00Z" w16du:dateUtc="2025-07-29T10:45:00Z">
          <w:r w:rsidR="006B16FA" w:rsidRPr="00357179" w:rsidDel="008964C9">
            <w:rPr>
              <w:rFonts w:eastAsia="Aptos" w:cstheme="minorHAnsi"/>
              <w:kern w:val="2"/>
              <w:sz w:val="22"/>
              <w:szCs w:val="22"/>
              <w:rPrChange w:id="31748" w:author="Visone Rossana (GSE)" w:date="2025-09-09T14:48:00Z" w16du:dateUtc="2025-09-09T12:48:00Z">
                <w:rPr>
                  <w:rFonts w:eastAsia="Aptos" w:cstheme="minorHAnsi"/>
                  <w:kern w:val="2"/>
                </w:rPr>
              </w:rPrChange>
            </w:rPr>
            <w:t xml:space="preserve"> della configurazione</w:t>
          </w:r>
        </w:ins>
      </w:moveFrom>
      <w:moveFromRangeEnd w:id="31735"/>
      <w:del w:id="31749" w:author="Visone Rossana (GSE)" w:date="2025-10-22T12:36:00Z" w16du:dateUtc="2025-10-22T10:36:00Z">
        <w:r w:rsidRPr="00357179" w:rsidDel="008964C9">
          <w:rPr>
            <w:rFonts w:eastAsia="Aptos" w:cstheme="minorHAnsi"/>
            <w:kern w:val="2"/>
            <w:sz w:val="22"/>
            <w:szCs w:val="22"/>
            <w:rPrChange w:id="31750" w:author="Visone Rossana (GSE)" w:date="2025-09-09T14:48:00Z" w16du:dateUtc="2025-09-09T12:48:00Z">
              <w:rPr>
                <w:rFonts w:eastAsia="Aptos" w:cstheme="minorHAnsi"/>
                <w:kern w:val="2"/>
              </w:rPr>
            </w:rPrChange>
          </w:rPr>
          <w:delText>;</w:delText>
        </w:r>
      </w:del>
      <w:r w:rsidRPr="00357179">
        <w:rPr>
          <w:rFonts w:eastAsia="Aptos" w:cstheme="minorHAnsi"/>
          <w:kern w:val="2"/>
          <w:sz w:val="22"/>
          <w:szCs w:val="22"/>
          <w:rPrChange w:id="31751" w:author="Visone Rossana (GSE)" w:date="2025-09-09T14:48:00Z" w16du:dateUtc="2025-09-09T12:48:00Z">
            <w:rPr>
              <w:rFonts w:eastAsia="Aptos" w:cstheme="minorHAnsi"/>
              <w:kern w:val="2"/>
            </w:rPr>
          </w:rPrChange>
        </w:rPr>
        <w:tab/>
      </w:r>
    </w:p>
    <w:tbl>
      <w:tblPr>
        <w:tblStyle w:val="TableNormal12"/>
        <w:tblW w:w="9072" w:type="dxa"/>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31752" w:author="Visone Rossana (GSE)" w:date="2025-10-22T12:46:00Z" w16du:dateUtc="2025-10-22T10:46:00Z">
          <w:tblPr>
            <w:tblStyle w:val="TableNormal12"/>
            <w:tblW w:w="9072" w:type="dxa"/>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3631"/>
        <w:gridCol w:w="1889"/>
        <w:gridCol w:w="1884"/>
        <w:gridCol w:w="1668"/>
        <w:tblGridChange w:id="31753">
          <w:tblGrid>
            <w:gridCol w:w="3631"/>
            <w:gridCol w:w="1889"/>
            <w:gridCol w:w="1884"/>
            <w:gridCol w:w="1668"/>
          </w:tblGrid>
        </w:tblGridChange>
      </w:tblGrid>
      <w:tr w:rsidR="007601EB" w:rsidRPr="007601EB" w14:paraId="0776101F" w14:textId="77777777" w:rsidTr="007601EB">
        <w:trPr>
          <w:trHeight w:val="484"/>
          <w:ins w:id="31754" w:author="Visone Rossana (GSE)" w:date="2025-10-22T12:44:00Z"/>
          <w:trPrChange w:id="31755" w:author="Visone Rossana (GSE)" w:date="2025-10-22T12:46:00Z" w16du:dateUtc="2025-10-22T10:46:00Z">
            <w:trPr>
              <w:trHeight w:val="688"/>
            </w:trPr>
          </w:trPrChange>
        </w:trPr>
        <w:tc>
          <w:tcPr>
            <w:tcW w:w="9072" w:type="dxa"/>
            <w:gridSpan w:val="4"/>
            <w:shd w:val="clear" w:color="auto" w:fill="D9D9D9" w:themeFill="background1" w:themeFillShade="D9"/>
            <w:vAlign w:val="center"/>
            <w:tcPrChange w:id="31756" w:author="Visone Rossana (GSE)" w:date="2025-10-22T12:46:00Z" w16du:dateUtc="2025-10-22T10:46:00Z">
              <w:tcPr>
                <w:tcW w:w="9072" w:type="dxa"/>
                <w:gridSpan w:val="4"/>
                <w:shd w:val="clear" w:color="auto" w:fill="D9D9D9" w:themeFill="background1" w:themeFillShade="D9"/>
                <w:vAlign w:val="center"/>
              </w:tcPr>
            </w:tcPrChange>
          </w:tcPr>
          <w:p w14:paraId="7671D144" w14:textId="17D808B1" w:rsidR="007601EB" w:rsidRPr="004E59E6" w:rsidRDefault="007601EB">
            <w:pPr>
              <w:rPr>
                <w:ins w:id="31757" w:author="Visone Rossana (GSE)" w:date="2025-10-22T12:44:00Z" w16du:dateUtc="2025-10-22T10:44:00Z"/>
                <w:rFonts w:eastAsia="Times New Roman" w:cstheme="minorHAnsi"/>
                <w:b/>
                <w:sz w:val="16"/>
                <w:szCs w:val="16"/>
                <w:lang w:val="it-IT"/>
                <w:rPrChange w:id="31758" w:author="Di Lorenzo Michele (GSE)" w:date="2025-10-29T12:04:00Z" w16du:dateUtc="2025-10-29T11:04:00Z">
                  <w:rPr>
                    <w:ins w:id="31759" w:author="Visone Rossana (GSE)" w:date="2025-10-22T12:44:00Z" w16du:dateUtc="2025-10-22T10:44:00Z"/>
                    <w:rFonts w:ascii="Times New Roman" w:eastAsia="Times New Roman" w:hAnsi="Times New Roman"/>
                    <w:b/>
                    <w:sz w:val="18"/>
                    <w:szCs w:val="18"/>
                  </w:rPr>
                </w:rPrChange>
              </w:rPr>
              <w:pPrChange w:id="31760" w:author="Visone Rossana (GSE)" w:date="2025-10-22T12:45:00Z" w16du:dateUtc="2025-10-22T10:45:00Z">
                <w:pPr>
                  <w:jc w:val="center"/>
                </w:pPr>
              </w:pPrChange>
            </w:pPr>
            <w:ins w:id="31761" w:author="Visone Rossana (GSE)" w:date="2025-10-22T12:44:00Z" w16du:dateUtc="2025-10-22T10:44:00Z">
              <w:r w:rsidRPr="004E59E6">
                <w:rPr>
                  <w:rFonts w:eastAsia="Times New Roman" w:cstheme="minorHAnsi"/>
                  <w:b/>
                  <w:sz w:val="16"/>
                  <w:szCs w:val="16"/>
                  <w:rPrChange w:id="31762" w:author="Di Lorenzo Michele (GSE)" w:date="2025-10-29T12:04:00Z" w16du:dateUtc="2025-10-29T11:04:00Z">
                    <w:rPr>
                      <w:rFonts w:ascii="Times New Roman" w:eastAsia="Times New Roman" w:hAnsi="Times New Roman"/>
                      <w:b/>
                      <w:sz w:val="18"/>
                      <w:szCs w:val="18"/>
                    </w:rPr>
                  </w:rPrChange>
                </w:rPr>
                <w:t>Tabella 20</w:t>
              </w:r>
            </w:ins>
            <w:ins w:id="31763" w:author="Visone Rossana (GSE)" w:date="2025-10-22T12:45:00Z" w16du:dateUtc="2025-10-22T10:45:00Z">
              <w:r w:rsidRPr="004E59E6">
                <w:rPr>
                  <w:rFonts w:eastAsia="Times New Roman" w:cstheme="minorHAnsi"/>
                  <w:b/>
                  <w:sz w:val="16"/>
                  <w:szCs w:val="16"/>
                  <w:rPrChange w:id="31764" w:author="Di Lorenzo Michele (GSE)" w:date="2025-10-29T12:04:00Z" w16du:dateUtc="2025-10-29T11:04:00Z">
                    <w:rPr>
                      <w:rFonts w:ascii="Times New Roman" w:eastAsia="Times New Roman" w:hAnsi="Times New Roman"/>
                      <w:b/>
                      <w:sz w:val="18"/>
                      <w:szCs w:val="18"/>
                    </w:rPr>
                  </w:rPrChange>
                </w:rPr>
                <w:t xml:space="preserve"> [</w:t>
              </w:r>
              <w:r w:rsidRPr="004E59E6">
                <w:rPr>
                  <w:rFonts w:eastAsia="Aptos" w:cstheme="minorHAnsi"/>
                  <w:b/>
                  <w:kern w:val="2"/>
                  <w:sz w:val="16"/>
                  <w:szCs w:val="16"/>
                  <w:rPrChange w:id="31765" w:author="Di Lorenzo Michele (GSE)" w:date="2025-10-29T12:04:00Z" w16du:dateUtc="2025-10-29T11:04:00Z">
                    <w:rPr>
                      <w:rFonts w:eastAsia="Aptos" w:cstheme="minorHAnsi"/>
                      <w:kern w:val="2"/>
                      <w:sz w:val="22"/>
                      <w:szCs w:val="22"/>
                    </w:rPr>
                  </w:rPrChange>
                </w:rPr>
                <w:t>Allegato II del D.M. 7 agosto 2025</w:t>
              </w:r>
              <w:r w:rsidRPr="004E59E6">
                <w:rPr>
                  <w:rFonts w:eastAsia="Times New Roman" w:cstheme="minorHAnsi"/>
                  <w:b/>
                  <w:sz w:val="16"/>
                  <w:szCs w:val="16"/>
                  <w:rPrChange w:id="31766" w:author="Di Lorenzo Michele (GSE)" w:date="2025-10-29T12:04:00Z" w16du:dateUtc="2025-10-29T11:04:00Z">
                    <w:rPr>
                      <w:rFonts w:ascii="Times New Roman" w:eastAsia="Times New Roman" w:hAnsi="Times New Roman"/>
                      <w:b/>
                      <w:sz w:val="18"/>
                      <w:szCs w:val="18"/>
                    </w:rPr>
                  </w:rPrChange>
                </w:rPr>
                <w:t>]</w:t>
              </w:r>
            </w:ins>
          </w:p>
        </w:tc>
      </w:tr>
      <w:tr w:rsidR="007601EB" w:rsidRPr="007601EB" w14:paraId="38E4E470" w14:textId="77777777" w:rsidTr="007601EB">
        <w:trPr>
          <w:trHeight w:val="688"/>
          <w:ins w:id="31767" w:author="Visone Rossana (GSE)" w:date="2025-10-22T12:44:00Z"/>
          <w:trPrChange w:id="31768" w:author="Visone Rossana (GSE)" w:date="2025-10-22T12:44:00Z" w16du:dateUtc="2025-10-22T10:44:00Z">
            <w:trPr>
              <w:trHeight w:val="688"/>
            </w:trPr>
          </w:trPrChange>
        </w:trPr>
        <w:tc>
          <w:tcPr>
            <w:tcW w:w="3631" w:type="dxa"/>
            <w:shd w:val="clear" w:color="auto" w:fill="D9D9D9" w:themeFill="background1" w:themeFillShade="D9"/>
            <w:vAlign w:val="center"/>
            <w:tcPrChange w:id="31769" w:author="Visone Rossana (GSE)" w:date="2025-10-22T12:44:00Z" w16du:dateUtc="2025-10-22T10:44:00Z">
              <w:tcPr>
                <w:tcW w:w="3631" w:type="dxa"/>
                <w:vAlign w:val="center"/>
              </w:tcPr>
            </w:tcPrChange>
          </w:tcPr>
          <w:p w14:paraId="36B23603" w14:textId="77777777" w:rsidR="007601EB" w:rsidRPr="007601EB" w:rsidRDefault="007601EB" w:rsidP="007601EB">
            <w:pPr>
              <w:ind w:left="69"/>
              <w:jc w:val="center"/>
              <w:rPr>
                <w:ins w:id="31770" w:author="Visone Rossana (GSE)" w:date="2025-10-22T12:44:00Z" w16du:dateUtc="2025-10-22T10:44:00Z"/>
                <w:rFonts w:ascii="Times New Roman" w:eastAsia="Times New Roman" w:hAnsi="Times New Roman"/>
                <w:b/>
                <w:sz w:val="18"/>
                <w:szCs w:val="18"/>
              </w:rPr>
            </w:pPr>
            <w:ins w:id="31771" w:author="Visone Rossana (GSE)" w:date="2025-10-22T12:44:00Z" w16du:dateUtc="2025-10-22T10:44:00Z">
              <w:r w:rsidRPr="007601EB">
                <w:rPr>
                  <w:rFonts w:ascii="Times New Roman" w:eastAsia="Times New Roman" w:hAnsi="Times New Roman"/>
                  <w:b/>
                  <w:sz w:val="18"/>
                  <w:szCs w:val="18"/>
                </w:rPr>
                <w:lastRenderedPageBreak/>
                <w:t>Tipologia di intervento</w:t>
              </w:r>
            </w:ins>
          </w:p>
        </w:tc>
        <w:tc>
          <w:tcPr>
            <w:tcW w:w="1889" w:type="dxa"/>
            <w:shd w:val="clear" w:color="auto" w:fill="D9D9D9" w:themeFill="background1" w:themeFillShade="D9"/>
            <w:vAlign w:val="center"/>
            <w:tcPrChange w:id="31772" w:author="Visone Rossana (GSE)" w:date="2025-10-22T12:44:00Z" w16du:dateUtc="2025-10-22T10:44:00Z">
              <w:tcPr>
                <w:tcW w:w="1889" w:type="dxa"/>
                <w:vAlign w:val="center"/>
              </w:tcPr>
            </w:tcPrChange>
          </w:tcPr>
          <w:p w14:paraId="6DCEF20C" w14:textId="77777777" w:rsidR="007601EB" w:rsidRPr="004E59E6" w:rsidRDefault="007601EB" w:rsidP="007601EB">
            <w:pPr>
              <w:jc w:val="center"/>
              <w:rPr>
                <w:ins w:id="31773" w:author="Visone Rossana (GSE)" w:date="2025-10-22T12:44:00Z" w16du:dateUtc="2025-10-22T10:44:00Z"/>
                <w:rFonts w:eastAsia="Times New Roman" w:cstheme="minorHAnsi"/>
                <w:b/>
                <w:sz w:val="16"/>
                <w:szCs w:val="16"/>
                <w:lang w:val="it-IT"/>
                <w:rPrChange w:id="31774" w:author="Di Lorenzo Michele (GSE)" w:date="2025-10-29T12:04:00Z" w16du:dateUtc="2025-10-29T11:04:00Z">
                  <w:rPr>
                    <w:ins w:id="31775" w:author="Visone Rossana (GSE)" w:date="2025-10-22T12:44:00Z" w16du:dateUtc="2025-10-22T10:44:00Z"/>
                    <w:rFonts w:ascii="Times New Roman" w:eastAsia="Times New Roman" w:hAnsi="Times New Roman"/>
                    <w:b/>
                    <w:sz w:val="18"/>
                    <w:szCs w:val="18"/>
                  </w:rPr>
                </w:rPrChange>
              </w:rPr>
            </w:pPr>
            <w:ins w:id="31776" w:author="Visone Rossana (GSE)" w:date="2025-10-22T12:44:00Z" w16du:dateUtc="2025-10-22T10:44:00Z">
              <w:r w:rsidRPr="004E59E6">
                <w:rPr>
                  <w:rFonts w:eastAsia="Times New Roman" w:cstheme="minorHAnsi"/>
                  <w:b/>
                  <w:sz w:val="16"/>
                  <w:szCs w:val="16"/>
                  <w:rPrChange w:id="31777" w:author="Di Lorenzo Michele (GSE)" w:date="2025-10-29T12:04:00Z" w16du:dateUtc="2025-10-29T11:04:00Z">
                    <w:rPr>
                      <w:rFonts w:ascii="Times New Roman" w:eastAsia="Times New Roman" w:hAnsi="Times New Roman"/>
                      <w:b/>
                      <w:sz w:val="18"/>
                      <w:szCs w:val="18"/>
                    </w:rPr>
                  </w:rPrChange>
                </w:rPr>
                <w:t xml:space="preserve">Percentuale incentivata della spesa ammissibile </w:t>
              </w:r>
            </w:ins>
          </w:p>
          <w:p w14:paraId="3728A8DA" w14:textId="77777777" w:rsidR="007601EB" w:rsidRPr="004E59E6" w:rsidRDefault="007601EB" w:rsidP="007601EB">
            <w:pPr>
              <w:jc w:val="center"/>
              <w:rPr>
                <w:ins w:id="31778" w:author="Visone Rossana (GSE)" w:date="2025-10-22T12:44:00Z" w16du:dateUtc="2025-10-22T10:44:00Z"/>
                <w:rFonts w:eastAsia="Times New Roman" w:cstheme="minorHAnsi"/>
                <w:b/>
                <w:sz w:val="16"/>
                <w:szCs w:val="16"/>
                <w:lang w:val="it-IT"/>
                <w:rPrChange w:id="31779" w:author="Di Lorenzo Michele (GSE)" w:date="2025-10-29T12:04:00Z" w16du:dateUtc="2025-10-29T11:04:00Z">
                  <w:rPr>
                    <w:ins w:id="31780" w:author="Visone Rossana (GSE)" w:date="2025-10-22T12:44:00Z" w16du:dateUtc="2025-10-22T10:44:00Z"/>
                    <w:rFonts w:ascii="Times New Roman" w:eastAsia="Times New Roman" w:hAnsi="Times New Roman"/>
                    <w:b/>
                    <w:sz w:val="18"/>
                    <w:szCs w:val="18"/>
                  </w:rPr>
                </w:rPrChange>
              </w:rPr>
            </w:pPr>
            <w:ins w:id="31781" w:author="Visone Rossana (GSE)" w:date="2025-10-22T12:44:00Z" w16du:dateUtc="2025-10-22T10:44:00Z">
              <w:r w:rsidRPr="004E59E6">
                <w:rPr>
                  <w:rFonts w:eastAsia="Times New Roman" w:cstheme="minorHAnsi"/>
                  <w:b/>
                  <w:sz w:val="16"/>
                  <w:szCs w:val="16"/>
                  <w:rPrChange w:id="31782" w:author="Di Lorenzo Michele (GSE)" w:date="2025-10-29T12:04:00Z" w16du:dateUtc="2025-10-29T11:04:00Z">
                    <w:rPr>
                      <w:rFonts w:ascii="Times New Roman" w:eastAsia="Times New Roman" w:hAnsi="Times New Roman"/>
                      <w:b/>
                      <w:sz w:val="18"/>
                      <w:szCs w:val="18"/>
                    </w:rPr>
                  </w:rPrChange>
                </w:rPr>
                <w:t xml:space="preserve">(% </w:t>
              </w:r>
              <w:r w:rsidRPr="004E59E6">
                <w:rPr>
                  <w:rFonts w:eastAsia="Times New Roman" w:cstheme="minorHAnsi"/>
                  <w:b/>
                  <w:sz w:val="16"/>
                  <w:szCs w:val="16"/>
                  <w:vertAlign w:val="subscript"/>
                  <w:rPrChange w:id="31783" w:author="Di Lorenzo Michele (GSE)" w:date="2025-10-29T12:04:00Z" w16du:dateUtc="2025-10-29T11:04:00Z">
                    <w:rPr>
                      <w:rFonts w:ascii="Times New Roman" w:eastAsia="Times New Roman" w:hAnsi="Times New Roman"/>
                      <w:b/>
                      <w:sz w:val="18"/>
                      <w:szCs w:val="18"/>
                      <w:vertAlign w:val="subscript"/>
                    </w:rPr>
                  </w:rPrChange>
                </w:rPr>
                <w:t>spesa</w:t>
              </w:r>
              <w:r w:rsidRPr="004E59E6">
                <w:rPr>
                  <w:rFonts w:eastAsia="Times New Roman" w:cstheme="minorHAnsi"/>
                  <w:b/>
                  <w:sz w:val="16"/>
                  <w:szCs w:val="16"/>
                  <w:rPrChange w:id="31784" w:author="Di Lorenzo Michele (GSE)" w:date="2025-10-29T12:04:00Z" w16du:dateUtc="2025-10-29T11:04:00Z">
                    <w:rPr>
                      <w:rFonts w:ascii="Times New Roman" w:eastAsia="Times New Roman" w:hAnsi="Times New Roman"/>
                      <w:b/>
                      <w:sz w:val="18"/>
                      <w:szCs w:val="18"/>
                    </w:rPr>
                  </w:rPrChange>
                </w:rPr>
                <w:t>)</w:t>
              </w:r>
            </w:ins>
          </w:p>
        </w:tc>
        <w:tc>
          <w:tcPr>
            <w:tcW w:w="1884" w:type="dxa"/>
            <w:shd w:val="clear" w:color="auto" w:fill="D9D9D9" w:themeFill="background1" w:themeFillShade="D9"/>
            <w:vAlign w:val="center"/>
            <w:tcPrChange w:id="31785" w:author="Visone Rossana (GSE)" w:date="2025-10-22T12:44:00Z" w16du:dateUtc="2025-10-22T10:44:00Z">
              <w:tcPr>
                <w:tcW w:w="1884" w:type="dxa"/>
                <w:vAlign w:val="center"/>
              </w:tcPr>
            </w:tcPrChange>
          </w:tcPr>
          <w:p w14:paraId="2DE27BA7" w14:textId="77777777" w:rsidR="007601EB" w:rsidRPr="007601EB" w:rsidRDefault="007601EB" w:rsidP="007601EB">
            <w:pPr>
              <w:ind w:left="10"/>
              <w:jc w:val="center"/>
              <w:rPr>
                <w:ins w:id="31786" w:author="Visone Rossana (GSE)" w:date="2025-10-22T12:44:00Z" w16du:dateUtc="2025-10-22T10:44:00Z"/>
                <w:rFonts w:eastAsia="Times New Roman" w:cstheme="minorHAnsi"/>
                <w:b/>
                <w:sz w:val="16"/>
                <w:szCs w:val="16"/>
                <w:rPrChange w:id="31787" w:author="Visone Rossana (GSE)" w:date="2025-10-22T12:45:00Z" w16du:dateUtc="2025-10-22T10:45:00Z">
                  <w:rPr>
                    <w:ins w:id="31788" w:author="Visone Rossana (GSE)" w:date="2025-10-22T12:44:00Z" w16du:dateUtc="2025-10-22T10:44:00Z"/>
                    <w:rFonts w:ascii="Times New Roman" w:eastAsia="Times New Roman" w:hAnsi="Times New Roman"/>
                    <w:b/>
                    <w:sz w:val="18"/>
                    <w:szCs w:val="18"/>
                  </w:rPr>
                </w:rPrChange>
              </w:rPr>
            </w:pPr>
            <w:ins w:id="31789" w:author="Visone Rossana (GSE)" w:date="2025-10-22T12:44:00Z" w16du:dateUtc="2025-10-22T10:44:00Z">
              <w:r w:rsidRPr="007601EB">
                <w:rPr>
                  <w:rFonts w:eastAsia="Times New Roman" w:cstheme="minorHAnsi"/>
                  <w:b/>
                  <w:sz w:val="16"/>
                  <w:szCs w:val="16"/>
                  <w:rPrChange w:id="31790" w:author="Visone Rossana (GSE)" w:date="2025-10-22T12:45:00Z" w16du:dateUtc="2025-10-22T10:45:00Z">
                    <w:rPr>
                      <w:rFonts w:ascii="Times New Roman" w:eastAsia="Times New Roman" w:hAnsi="Times New Roman"/>
                      <w:b/>
                      <w:sz w:val="18"/>
                      <w:szCs w:val="18"/>
                    </w:rPr>
                  </w:rPrChange>
                </w:rPr>
                <w:t>Costo massimo ammissibile</w:t>
              </w:r>
            </w:ins>
          </w:p>
          <w:p w14:paraId="64AE81F1" w14:textId="77777777" w:rsidR="007601EB" w:rsidRPr="007601EB" w:rsidRDefault="007601EB" w:rsidP="007601EB">
            <w:pPr>
              <w:ind w:left="10"/>
              <w:jc w:val="center"/>
              <w:rPr>
                <w:ins w:id="31791" w:author="Visone Rossana (GSE)" w:date="2025-10-22T12:44:00Z" w16du:dateUtc="2025-10-22T10:44:00Z"/>
                <w:rFonts w:eastAsia="Times New Roman" w:cstheme="minorHAnsi"/>
                <w:b/>
                <w:sz w:val="16"/>
                <w:szCs w:val="16"/>
                <w:rPrChange w:id="31792" w:author="Visone Rossana (GSE)" w:date="2025-10-22T12:45:00Z" w16du:dateUtc="2025-10-22T10:45:00Z">
                  <w:rPr>
                    <w:ins w:id="31793" w:author="Visone Rossana (GSE)" w:date="2025-10-22T12:44:00Z" w16du:dateUtc="2025-10-22T10:44:00Z"/>
                    <w:rFonts w:ascii="Times New Roman" w:eastAsia="Times New Roman" w:hAnsi="Times New Roman"/>
                    <w:b/>
                    <w:sz w:val="18"/>
                    <w:szCs w:val="18"/>
                  </w:rPr>
                </w:rPrChange>
              </w:rPr>
            </w:pPr>
            <w:ins w:id="31794" w:author="Visone Rossana (GSE)" w:date="2025-10-22T12:44:00Z" w16du:dateUtc="2025-10-22T10:44:00Z">
              <w:r w:rsidRPr="007601EB">
                <w:rPr>
                  <w:rFonts w:eastAsia="Times New Roman" w:cstheme="minorHAnsi"/>
                  <w:b/>
                  <w:sz w:val="16"/>
                  <w:szCs w:val="16"/>
                  <w:rPrChange w:id="31795" w:author="Visone Rossana (GSE)" w:date="2025-10-22T12:45:00Z" w16du:dateUtc="2025-10-22T10:45:00Z">
                    <w:rPr>
                      <w:rFonts w:ascii="Times New Roman" w:eastAsia="Times New Roman" w:hAnsi="Times New Roman"/>
                      <w:b/>
                      <w:sz w:val="18"/>
                      <w:szCs w:val="18"/>
                    </w:rPr>
                  </w:rPrChange>
                </w:rPr>
                <w:t>(C</w:t>
              </w:r>
              <w:r w:rsidRPr="007601EB">
                <w:rPr>
                  <w:rFonts w:eastAsia="Times New Roman" w:cstheme="minorHAnsi"/>
                  <w:b/>
                  <w:sz w:val="16"/>
                  <w:szCs w:val="16"/>
                  <w:vertAlign w:val="subscript"/>
                  <w:rPrChange w:id="31796" w:author="Visone Rossana (GSE)" w:date="2025-10-22T12:45:00Z" w16du:dateUtc="2025-10-22T10:45:00Z">
                    <w:rPr>
                      <w:rFonts w:ascii="Times New Roman" w:eastAsia="Times New Roman" w:hAnsi="Times New Roman"/>
                      <w:b/>
                      <w:sz w:val="18"/>
                      <w:szCs w:val="18"/>
                      <w:vertAlign w:val="subscript"/>
                    </w:rPr>
                  </w:rPrChange>
                </w:rPr>
                <w:t>max</w:t>
              </w:r>
              <w:r w:rsidRPr="007601EB">
                <w:rPr>
                  <w:rFonts w:eastAsia="Times New Roman" w:cstheme="minorHAnsi"/>
                  <w:b/>
                  <w:sz w:val="16"/>
                  <w:szCs w:val="16"/>
                  <w:rPrChange w:id="31797" w:author="Visone Rossana (GSE)" w:date="2025-10-22T12:45:00Z" w16du:dateUtc="2025-10-22T10:45:00Z">
                    <w:rPr>
                      <w:rFonts w:ascii="Times New Roman" w:eastAsia="Times New Roman" w:hAnsi="Times New Roman"/>
                      <w:b/>
                      <w:sz w:val="18"/>
                      <w:szCs w:val="18"/>
                    </w:rPr>
                  </w:rPrChange>
                </w:rPr>
                <w:t>)</w:t>
              </w:r>
            </w:ins>
          </w:p>
        </w:tc>
        <w:tc>
          <w:tcPr>
            <w:tcW w:w="1668" w:type="dxa"/>
            <w:shd w:val="clear" w:color="auto" w:fill="D9D9D9" w:themeFill="background1" w:themeFillShade="D9"/>
            <w:vAlign w:val="center"/>
            <w:tcPrChange w:id="31798" w:author="Visone Rossana (GSE)" w:date="2025-10-22T12:44:00Z" w16du:dateUtc="2025-10-22T10:44:00Z">
              <w:tcPr>
                <w:tcW w:w="1668" w:type="dxa"/>
                <w:vAlign w:val="center"/>
              </w:tcPr>
            </w:tcPrChange>
          </w:tcPr>
          <w:p w14:paraId="15BBF74F" w14:textId="77777777" w:rsidR="007601EB" w:rsidRPr="007601EB" w:rsidRDefault="007601EB" w:rsidP="007601EB">
            <w:pPr>
              <w:jc w:val="center"/>
              <w:rPr>
                <w:ins w:id="31799" w:author="Visone Rossana (GSE)" w:date="2025-10-22T12:44:00Z" w16du:dateUtc="2025-10-22T10:44:00Z"/>
                <w:rFonts w:eastAsia="Times New Roman" w:cstheme="minorHAnsi"/>
                <w:b/>
                <w:sz w:val="16"/>
                <w:szCs w:val="16"/>
                <w:rPrChange w:id="31800" w:author="Visone Rossana (GSE)" w:date="2025-10-22T12:45:00Z" w16du:dateUtc="2025-10-22T10:45:00Z">
                  <w:rPr>
                    <w:ins w:id="31801" w:author="Visone Rossana (GSE)" w:date="2025-10-22T12:44:00Z" w16du:dateUtc="2025-10-22T10:44:00Z"/>
                    <w:rFonts w:ascii="Times New Roman" w:eastAsia="Times New Roman" w:hAnsi="Times New Roman"/>
                    <w:b/>
                    <w:sz w:val="18"/>
                    <w:szCs w:val="18"/>
                  </w:rPr>
                </w:rPrChange>
              </w:rPr>
            </w:pPr>
            <w:ins w:id="31802" w:author="Visone Rossana (GSE)" w:date="2025-10-22T12:44:00Z" w16du:dateUtc="2025-10-22T10:44:00Z">
              <w:r w:rsidRPr="007601EB">
                <w:rPr>
                  <w:rFonts w:eastAsia="Times New Roman" w:cstheme="minorHAnsi"/>
                  <w:b/>
                  <w:sz w:val="16"/>
                  <w:szCs w:val="16"/>
                  <w:rPrChange w:id="31803" w:author="Visone Rossana (GSE)" w:date="2025-10-22T12:45:00Z" w16du:dateUtc="2025-10-22T10:45:00Z">
                    <w:rPr>
                      <w:rFonts w:ascii="Times New Roman" w:eastAsia="Times New Roman" w:hAnsi="Times New Roman"/>
                      <w:b/>
                      <w:sz w:val="18"/>
                      <w:szCs w:val="18"/>
                    </w:rPr>
                  </w:rPrChange>
                </w:rPr>
                <w:t>Valore massimo dell’incentivo I</w:t>
              </w:r>
              <w:r w:rsidRPr="007601EB">
                <w:rPr>
                  <w:rFonts w:eastAsia="Times New Roman" w:cstheme="minorHAnsi"/>
                  <w:b/>
                  <w:sz w:val="16"/>
                  <w:szCs w:val="16"/>
                  <w:vertAlign w:val="subscript"/>
                  <w:rPrChange w:id="31804" w:author="Visone Rossana (GSE)" w:date="2025-10-22T12:45:00Z" w16du:dateUtc="2025-10-22T10:45:00Z">
                    <w:rPr>
                      <w:rFonts w:ascii="Times New Roman" w:eastAsia="Times New Roman" w:hAnsi="Times New Roman"/>
                      <w:b/>
                      <w:sz w:val="18"/>
                      <w:szCs w:val="18"/>
                      <w:vertAlign w:val="subscript"/>
                    </w:rPr>
                  </w:rPrChange>
                </w:rPr>
                <w:t>max</w:t>
              </w:r>
            </w:ins>
          </w:p>
          <w:p w14:paraId="670B55BB" w14:textId="77777777" w:rsidR="007601EB" w:rsidRPr="007601EB" w:rsidRDefault="007601EB" w:rsidP="007601EB">
            <w:pPr>
              <w:spacing w:line="215" w:lineRule="exact"/>
              <w:jc w:val="center"/>
              <w:rPr>
                <w:ins w:id="31805" w:author="Visone Rossana (GSE)" w:date="2025-10-22T12:44:00Z" w16du:dateUtc="2025-10-22T10:44:00Z"/>
                <w:rFonts w:eastAsia="Times New Roman" w:cstheme="minorHAnsi"/>
                <w:b/>
                <w:sz w:val="16"/>
                <w:szCs w:val="16"/>
                <w:rPrChange w:id="31806" w:author="Visone Rossana (GSE)" w:date="2025-10-22T12:45:00Z" w16du:dateUtc="2025-10-22T10:45:00Z">
                  <w:rPr>
                    <w:ins w:id="31807" w:author="Visone Rossana (GSE)" w:date="2025-10-22T12:44:00Z" w16du:dateUtc="2025-10-22T10:44:00Z"/>
                    <w:rFonts w:ascii="Times New Roman" w:eastAsia="Times New Roman" w:hAnsi="Times New Roman"/>
                    <w:b/>
                    <w:sz w:val="18"/>
                    <w:szCs w:val="18"/>
                  </w:rPr>
                </w:rPrChange>
              </w:rPr>
            </w:pPr>
            <w:ins w:id="31808" w:author="Visone Rossana (GSE)" w:date="2025-10-22T12:44:00Z" w16du:dateUtc="2025-10-22T10:44:00Z">
              <w:r w:rsidRPr="007601EB">
                <w:rPr>
                  <w:rFonts w:eastAsia="Times New Roman" w:cstheme="minorHAnsi"/>
                  <w:b/>
                  <w:sz w:val="16"/>
                  <w:szCs w:val="16"/>
                  <w:rPrChange w:id="31809" w:author="Visone Rossana (GSE)" w:date="2025-10-22T12:45:00Z" w16du:dateUtc="2025-10-22T10:45:00Z">
                    <w:rPr>
                      <w:rFonts w:ascii="Times New Roman" w:eastAsia="Times New Roman" w:hAnsi="Times New Roman"/>
                      <w:b/>
                      <w:sz w:val="18"/>
                      <w:szCs w:val="18"/>
                    </w:rPr>
                  </w:rPrChange>
                </w:rPr>
                <w:t>(€)</w:t>
              </w:r>
            </w:ins>
          </w:p>
        </w:tc>
      </w:tr>
      <w:tr w:rsidR="007601EB" w:rsidRPr="007601EB" w14:paraId="716C3BD9" w14:textId="77777777" w:rsidTr="003654F2">
        <w:trPr>
          <w:trHeight w:val="395"/>
          <w:ins w:id="31810" w:author="Visone Rossana (GSE)" w:date="2025-10-22T12:44:00Z"/>
        </w:trPr>
        <w:tc>
          <w:tcPr>
            <w:tcW w:w="3631" w:type="dxa"/>
            <w:vAlign w:val="center"/>
          </w:tcPr>
          <w:p w14:paraId="401C800B" w14:textId="77777777" w:rsidR="007601EB" w:rsidRPr="007601EB" w:rsidRDefault="007601EB" w:rsidP="007601EB">
            <w:pPr>
              <w:spacing w:line="217" w:lineRule="exact"/>
              <w:ind w:left="69"/>
              <w:jc w:val="center"/>
              <w:rPr>
                <w:ins w:id="31811" w:author="Visone Rossana (GSE)" w:date="2025-10-22T12:44:00Z" w16du:dateUtc="2025-10-22T10:44:00Z"/>
                <w:rFonts w:ascii="Times New Roman" w:eastAsia="Times New Roman" w:hAnsi="Times New Roman"/>
                <w:bCs/>
                <w:sz w:val="18"/>
                <w:szCs w:val="18"/>
              </w:rPr>
            </w:pPr>
            <w:ins w:id="31812" w:author="Visone Rossana (GSE)" w:date="2025-10-22T12:44:00Z" w16du:dateUtc="2025-10-22T10:44:00Z">
              <w:r w:rsidRPr="007601EB">
                <w:rPr>
                  <w:rFonts w:ascii="Times New Roman" w:eastAsia="Times New Roman" w:hAnsi="Times New Roman"/>
                  <w:bCs/>
                  <w:sz w:val="18"/>
                  <w:szCs w:val="18"/>
                </w:rPr>
                <w:t>Installazione di microcogeneratori</w:t>
              </w:r>
            </w:ins>
          </w:p>
        </w:tc>
        <w:tc>
          <w:tcPr>
            <w:tcW w:w="1889" w:type="dxa"/>
            <w:vAlign w:val="center"/>
          </w:tcPr>
          <w:p w14:paraId="2068FA4B" w14:textId="77777777" w:rsidR="007601EB" w:rsidRPr="007601EB" w:rsidRDefault="007601EB" w:rsidP="007601EB">
            <w:pPr>
              <w:spacing w:before="77"/>
              <w:jc w:val="center"/>
              <w:rPr>
                <w:ins w:id="31813" w:author="Visone Rossana (GSE)" w:date="2025-10-22T12:44:00Z" w16du:dateUtc="2025-10-22T10:44:00Z"/>
                <w:rFonts w:eastAsia="Times New Roman" w:cstheme="minorHAnsi"/>
                <w:bCs/>
                <w:sz w:val="16"/>
                <w:szCs w:val="16"/>
                <w:rPrChange w:id="31814" w:author="Visone Rossana (GSE)" w:date="2025-10-22T12:45:00Z" w16du:dateUtc="2025-10-22T10:45:00Z">
                  <w:rPr>
                    <w:ins w:id="31815" w:author="Visone Rossana (GSE)" w:date="2025-10-22T12:44:00Z" w16du:dateUtc="2025-10-22T10:44:00Z"/>
                    <w:rFonts w:ascii="Times New Roman" w:eastAsia="Times New Roman" w:hAnsi="Times New Roman"/>
                    <w:bCs/>
                    <w:sz w:val="18"/>
                    <w:szCs w:val="18"/>
                  </w:rPr>
                </w:rPrChange>
              </w:rPr>
            </w:pPr>
            <w:ins w:id="31816" w:author="Visone Rossana (GSE)" w:date="2025-10-22T12:44:00Z" w16du:dateUtc="2025-10-22T10:44:00Z">
              <w:r w:rsidRPr="007601EB">
                <w:rPr>
                  <w:rFonts w:eastAsia="Times New Roman" w:cstheme="minorHAnsi"/>
                  <w:bCs/>
                  <w:sz w:val="16"/>
                  <w:szCs w:val="16"/>
                  <w:rPrChange w:id="31817" w:author="Visone Rossana (GSE)" w:date="2025-10-22T12:45:00Z" w16du:dateUtc="2025-10-22T10:45:00Z">
                    <w:rPr>
                      <w:rFonts w:ascii="Times New Roman" w:eastAsia="Times New Roman" w:hAnsi="Times New Roman"/>
                      <w:bCs/>
                      <w:sz w:val="18"/>
                      <w:szCs w:val="18"/>
                    </w:rPr>
                  </w:rPrChange>
                </w:rPr>
                <w:t>65</w:t>
              </w:r>
            </w:ins>
          </w:p>
        </w:tc>
        <w:tc>
          <w:tcPr>
            <w:tcW w:w="1884" w:type="dxa"/>
            <w:vAlign w:val="center"/>
          </w:tcPr>
          <w:p w14:paraId="7656CFFB" w14:textId="77777777" w:rsidR="007601EB" w:rsidRPr="007601EB" w:rsidRDefault="007601EB" w:rsidP="007601EB">
            <w:pPr>
              <w:spacing w:before="77"/>
              <w:ind w:left="10"/>
              <w:jc w:val="center"/>
              <w:rPr>
                <w:ins w:id="31818" w:author="Visone Rossana (GSE)" w:date="2025-10-22T12:44:00Z" w16du:dateUtc="2025-10-22T10:44:00Z"/>
                <w:rFonts w:eastAsia="Times New Roman" w:cstheme="minorHAnsi"/>
                <w:bCs/>
                <w:sz w:val="16"/>
                <w:szCs w:val="16"/>
                <w:rPrChange w:id="31819" w:author="Visone Rossana (GSE)" w:date="2025-10-22T12:45:00Z" w16du:dateUtc="2025-10-22T10:45:00Z">
                  <w:rPr>
                    <w:ins w:id="31820" w:author="Visone Rossana (GSE)" w:date="2025-10-22T12:44:00Z" w16du:dateUtc="2025-10-22T10:44:00Z"/>
                    <w:rFonts w:ascii="Times New Roman" w:eastAsia="Times New Roman" w:hAnsi="Times New Roman"/>
                    <w:bCs/>
                    <w:sz w:val="18"/>
                    <w:szCs w:val="18"/>
                  </w:rPr>
                </w:rPrChange>
              </w:rPr>
            </w:pPr>
            <w:ins w:id="31821" w:author="Visone Rossana (GSE)" w:date="2025-10-22T12:44:00Z" w16du:dateUtc="2025-10-22T10:44:00Z">
              <w:r w:rsidRPr="007601EB">
                <w:rPr>
                  <w:rFonts w:eastAsia="Times New Roman" w:cstheme="minorHAnsi"/>
                  <w:bCs/>
                  <w:sz w:val="16"/>
                  <w:szCs w:val="16"/>
                  <w:rPrChange w:id="31822" w:author="Visone Rossana (GSE)" w:date="2025-10-22T12:45:00Z" w16du:dateUtc="2025-10-22T10:45:00Z">
                    <w:rPr>
                      <w:rFonts w:ascii="Times New Roman" w:eastAsia="Times New Roman" w:hAnsi="Times New Roman"/>
                      <w:bCs/>
                      <w:sz w:val="18"/>
                      <w:szCs w:val="18"/>
                    </w:rPr>
                  </w:rPrChange>
                </w:rPr>
                <w:t>5.000 €/kWe</w:t>
              </w:r>
            </w:ins>
          </w:p>
        </w:tc>
        <w:tc>
          <w:tcPr>
            <w:tcW w:w="1668" w:type="dxa"/>
            <w:vAlign w:val="center"/>
          </w:tcPr>
          <w:p w14:paraId="7B75CDFC" w14:textId="77777777" w:rsidR="007601EB" w:rsidRPr="007601EB" w:rsidRDefault="007601EB" w:rsidP="007601EB">
            <w:pPr>
              <w:jc w:val="center"/>
              <w:rPr>
                <w:ins w:id="31823" w:author="Visone Rossana (GSE)" w:date="2025-10-22T12:44:00Z" w16du:dateUtc="2025-10-22T10:44:00Z"/>
                <w:rFonts w:eastAsia="Times New Roman" w:cstheme="minorHAnsi"/>
                <w:bCs/>
                <w:sz w:val="16"/>
                <w:szCs w:val="16"/>
                <w:rPrChange w:id="31824" w:author="Visone Rossana (GSE)" w:date="2025-10-22T12:45:00Z" w16du:dateUtc="2025-10-22T10:45:00Z">
                  <w:rPr>
                    <w:ins w:id="31825" w:author="Visone Rossana (GSE)" w:date="2025-10-22T12:44:00Z" w16du:dateUtc="2025-10-22T10:44:00Z"/>
                    <w:rFonts w:ascii="Times New Roman" w:eastAsia="Times New Roman" w:hAnsi="Times New Roman"/>
                    <w:bCs/>
                    <w:sz w:val="18"/>
                    <w:szCs w:val="18"/>
                  </w:rPr>
                </w:rPrChange>
              </w:rPr>
            </w:pPr>
            <w:ins w:id="31826" w:author="Visone Rossana (GSE)" w:date="2025-10-22T12:44:00Z" w16du:dateUtc="2025-10-22T10:44:00Z">
              <w:r w:rsidRPr="007601EB">
                <w:rPr>
                  <w:rFonts w:eastAsia="Times New Roman" w:cstheme="minorHAnsi"/>
                  <w:bCs/>
                  <w:sz w:val="16"/>
                  <w:szCs w:val="16"/>
                  <w:rPrChange w:id="31827" w:author="Visone Rossana (GSE)" w:date="2025-10-22T12:45:00Z" w16du:dateUtc="2025-10-22T10:45:00Z">
                    <w:rPr>
                      <w:rFonts w:ascii="Times New Roman" w:eastAsia="Times New Roman" w:hAnsi="Times New Roman"/>
                      <w:bCs/>
                      <w:sz w:val="18"/>
                      <w:szCs w:val="18"/>
                    </w:rPr>
                  </w:rPrChange>
                </w:rPr>
                <w:t>100.000</w:t>
              </w:r>
            </w:ins>
          </w:p>
        </w:tc>
      </w:tr>
    </w:tbl>
    <w:p w14:paraId="6040E50C" w14:textId="2EA1F5AC" w:rsidR="007601EB" w:rsidRPr="007601EB" w:rsidRDefault="007601EB" w:rsidP="00DC5FF0">
      <w:pPr>
        <w:widowControl w:val="0"/>
        <w:autoSpaceDE w:val="0"/>
        <w:autoSpaceDN w:val="0"/>
        <w:jc w:val="center"/>
        <w:rPr>
          <w:ins w:id="31828" w:author="Visone Rossana (GSE)" w:date="2025-10-22T12:44:00Z" w16du:dateUtc="2025-10-22T10:44:00Z"/>
          <w:rFonts w:ascii="Times New Roman" w:eastAsia="Times New Roman" w:hAnsi="Times New Roman"/>
          <w:i/>
          <w:iCs/>
          <w:sz w:val="18"/>
          <w:szCs w:val="18"/>
        </w:rPr>
      </w:pPr>
      <w:ins w:id="31829" w:author="Visone Rossana (GSE)" w:date="2025-10-22T12:44:00Z" w16du:dateUtc="2025-10-22T10:44:00Z">
        <w:r w:rsidRPr="007601EB">
          <w:rPr>
            <w:rFonts w:ascii="Times New Roman" w:eastAsia="Times New Roman" w:hAnsi="Times New Roman"/>
            <w:i/>
            <w:iCs/>
            <w:sz w:val="18"/>
            <w:szCs w:val="18"/>
          </w:rPr>
          <w:t xml:space="preserve">Tabella </w:t>
        </w:r>
      </w:ins>
      <w:ins w:id="31830" w:author="Visone Rossana (GSE)" w:date="2025-10-22T12:46:00Z" w16du:dateUtc="2025-10-22T10:46:00Z">
        <w:r w:rsidRPr="007601EB">
          <w:rPr>
            <w:rFonts w:ascii="Times New Roman" w:eastAsia="Times New Roman" w:hAnsi="Times New Roman"/>
            <w:i/>
            <w:iCs/>
            <w:sz w:val="18"/>
            <w:szCs w:val="18"/>
            <w:highlight w:val="yellow"/>
            <w:rPrChange w:id="31831" w:author="Visone Rossana (GSE)" w:date="2025-10-22T12:46:00Z" w16du:dateUtc="2025-10-22T10:46:00Z">
              <w:rPr>
                <w:rFonts w:ascii="Times New Roman" w:eastAsia="Times New Roman" w:hAnsi="Times New Roman"/>
                <w:i/>
                <w:iCs/>
                <w:sz w:val="18"/>
                <w:szCs w:val="18"/>
              </w:rPr>
            </w:rPrChange>
          </w:rPr>
          <w:t>xx</w:t>
        </w:r>
      </w:ins>
      <w:ins w:id="31832" w:author="Visone Rossana (GSE)" w:date="2025-10-22T12:44:00Z" w16du:dateUtc="2025-10-22T10:44:00Z">
        <w:r w:rsidRPr="007601EB">
          <w:rPr>
            <w:rFonts w:ascii="Times New Roman" w:eastAsia="Times New Roman" w:hAnsi="Times New Roman"/>
            <w:i/>
            <w:iCs/>
            <w:sz w:val="18"/>
            <w:szCs w:val="18"/>
          </w:rPr>
          <w:t>- Coefficienti di calcolo dell’incentivo per tecnologia e corrispondente valore massimo dell’incentivo.</w:t>
        </w:r>
      </w:ins>
    </w:p>
    <w:p w14:paraId="4B136B24" w14:textId="5D9FC86D" w:rsidR="001D4C4A" w:rsidRPr="00357179" w:rsidDel="008674CD" w:rsidRDefault="001D4C4A">
      <w:pPr>
        <w:widowControl w:val="0"/>
        <w:tabs>
          <w:tab w:val="left" w:pos="9179"/>
        </w:tabs>
        <w:autoSpaceDE w:val="0"/>
        <w:autoSpaceDN w:val="0"/>
        <w:spacing w:line="276" w:lineRule="auto"/>
        <w:jc w:val="both"/>
        <w:rPr>
          <w:del w:id="31833" w:author="Visone Rossana (GSE)" w:date="2025-10-22T12:47:00Z" w16du:dateUtc="2025-10-22T10:47:00Z"/>
          <w:rFonts w:eastAsia="Aptos" w:cstheme="minorHAnsi"/>
          <w:kern w:val="2"/>
          <w:sz w:val="22"/>
          <w:szCs w:val="22"/>
          <w:rPrChange w:id="31834" w:author="Visone Rossana (GSE)" w:date="2025-09-09T14:48:00Z" w16du:dateUtc="2025-09-09T12:48:00Z">
            <w:rPr>
              <w:del w:id="31835" w:author="Visone Rossana (GSE)" w:date="2025-10-22T12:47:00Z" w16du:dateUtc="2025-10-22T10:47:00Z"/>
              <w:rFonts w:eastAsia="Aptos" w:cstheme="minorHAnsi"/>
              <w:kern w:val="2"/>
            </w:rPr>
          </w:rPrChange>
        </w:rPr>
        <w:pPrChange w:id="31836" w:author="Visone Rossana (GSE)" w:date="2025-09-09T14:48:00Z" w16du:dateUtc="2025-09-09T12:48:00Z">
          <w:pPr>
            <w:widowControl w:val="0"/>
            <w:tabs>
              <w:tab w:val="left" w:pos="9179"/>
            </w:tabs>
            <w:autoSpaceDE w:val="0"/>
            <w:autoSpaceDN w:val="0"/>
            <w:jc w:val="both"/>
          </w:pPr>
        </w:pPrChange>
      </w:pPr>
    </w:p>
    <w:tbl>
      <w:tblPr>
        <w:tblW w:w="1001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31837" w:author="Visone Rossana (GSE)" w:date="2025-10-23T16:34:00Z" w16du:dateUtc="2025-10-23T14:34:00Z">
          <w:tblPr>
            <w:tblW w:w="1001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2205"/>
        <w:gridCol w:w="1201"/>
        <w:gridCol w:w="1198"/>
        <w:gridCol w:w="782"/>
        <w:gridCol w:w="310"/>
        <w:gridCol w:w="1895"/>
        <w:gridCol w:w="1201"/>
        <w:gridCol w:w="1225"/>
        <w:tblGridChange w:id="31838">
          <w:tblGrid>
            <w:gridCol w:w="100"/>
            <w:gridCol w:w="20"/>
            <w:gridCol w:w="2085"/>
            <w:gridCol w:w="100"/>
            <w:gridCol w:w="1101"/>
            <w:gridCol w:w="100"/>
            <w:gridCol w:w="1098"/>
            <w:gridCol w:w="100"/>
            <w:gridCol w:w="802"/>
            <w:gridCol w:w="190"/>
            <w:gridCol w:w="100"/>
            <w:gridCol w:w="1915"/>
            <w:gridCol w:w="1201"/>
            <w:gridCol w:w="1225"/>
          </w:tblGrid>
        </w:tblGridChange>
      </w:tblGrid>
      <w:tr w:rsidR="004D4797" w:rsidRPr="00357179" w:rsidDel="008964C9" w14:paraId="3DFFD422" w14:textId="19894D60" w:rsidTr="008964C9">
        <w:trPr>
          <w:gridAfter w:val="3"/>
          <w:wAfter w:w="4321" w:type="dxa"/>
          <w:trHeight w:val="186"/>
          <w:del w:id="31839" w:author="Visone Rossana (GSE)" w:date="2025-10-22T12:36:00Z"/>
          <w:trPrChange w:id="31840" w:author="Visone Rossana (GSE)" w:date="2025-10-23T16:34:00Z" w16du:dateUtc="2025-10-23T14:34:00Z">
            <w:trPr>
              <w:gridBefore w:val="1"/>
              <w:gridAfter w:val="3"/>
              <w:wAfter w:w="4321" w:type="dxa"/>
              <w:trHeight w:val="186"/>
            </w:trPr>
          </w:trPrChange>
        </w:trPr>
        <w:tc>
          <w:tcPr>
            <w:tcW w:w="2205" w:type="dxa"/>
            <w:tcBorders>
              <w:top w:val="single" w:sz="4" w:space="0" w:color="000000"/>
              <w:left w:val="single" w:sz="4" w:space="0" w:color="000000"/>
              <w:bottom w:val="single" w:sz="4" w:space="0" w:color="000000"/>
              <w:right w:val="single" w:sz="4" w:space="0" w:color="000000"/>
            </w:tcBorders>
            <w:vAlign w:val="center"/>
            <w:hideMark/>
            <w:tcPrChange w:id="31841" w:author="Visone Rossana (GSE)" w:date="2025-10-23T16:34:00Z" w16du:dateUtc="2025-10-23T14:34:00Z">
              <w:tcPr>
                <w:tcW w:w="2205" w:type="dxa"/>
                <w:gridSpan w:val="3"/>
                <w:tcBorders>
                  <w:top w:val="single" w:sz="4" w:space="0" w:color="000000"/>
                  <w:left w:val="single" w:sz="4" w:space="0" w:color="000000"/>
                  <w:bottom w:val="single" w:sz="4" w:space="0" w:color="000000"/>
                  <w:right w:val="single" w:sz="4" w:space="0" w:color="000000"/>
                </w:tcBorders>
                <w:vAlign w:val="center"/>
                <w:hideMark/>
              </w:tcPr>
            </w:tcPrChange>
          </w:tcPr>
          <w:p w14:paraId="43021620" w14:textId="7FC43228" w:rsidR="001D4C4A" w:rsidRPr="004E59E6" w:rsidDel="008964C9" w:rsidRDefault="001D4C4A">
            <w:pPr>
              <w:widowControl w:val="0"/>
              <w:tabs>
                <w:tab w:val="left" w:pos="9179"/>
              </w:tabs>
              <w:autoSpaceDE w:val="0"/>
              <w:autoSpaceDN w:val="0"/>
              <w:spacing w:line="276" w:lineRule="auto"/>
              <w:rPr>
                <w:del w:id="31842" w:author="Visone Rossana (GSE)" w:date="2025-10-22T12:36:00Z" w16du:dateUtc="2025-10-22T10:36:00Z"/>
                <w:rFonts w:eastAsia="Aptos" w:cstheme="minorHAnsi"/>
                <w:b/>
                <w:kern w:val="2"/>
                <w:sz w:val="22"/>
                <w:szCs w:val="22"/>
                <w:rPrChange w:id="31843" w:author="Di Lorenzo Michele (GSE)" w:date="2025-10-29T12:04:00Z" w16du:dateUtc="2025-10-29T11:04:00Z">
                  <w:rPr>
                    <w:del w:id="31844" w:author="Visone Rossana (GSE)" w:date="2025-10-22T12:36:00Z" w16du:dateUtc="2025-10-22T10:36:00Z"/>
                    <w:rFonts w:eastAsia="Aptos" w:cstheme="minorHAnsi"/>
                    <w:b/>
                    <w:kern w:val="2"/>
                    <w:lang w:val="en-US"/>
                  </w:rPr>
                </w:rPrChange>
              </w:rPr>
              <w:pPrChange w:id="31845" w:author="Visone Rossana (GSE)" w:date="2025-09-09T14:48:00Z" w16du:dateUtc="2025-09-09T12:48:00Z">
                <w:pPr>
                  <w:widowControl w:val="0"/>
                  <w:tabs>
                    <w:tab w:val="left" w:pos="9179"/>
                  </w:tabs>
                  <w:autoSpaceDE w:val="0"/>
                  <w:autoSpaceDN w:val="0"/>
                </w:pPr>
              </w:pPrChange>
            </w:pPr>
            <w:del w:id="31846" w:author="Visone Rossana (GSE)" w:date="2025-10-22T12:36:00Z" w16du:dateUtc="2025-10-22T10:36:00Z">
              <w:r w:rsidRPr="004E59E6" w:rsidDel="008964C9">
                <w:rPr>
                  <w:rFonts w:eastAsia="Aptos" w:cstheme="minorHAnsi"/>
                  <w:b/>
                  <w:kern w:val="2"/>
                  <w:sz w:val="22"/>
                  <w:szCs w:val="22"/>
                  <w:rPrChange w:id="31847" w:author="Di Lorenzo Michele (GSE)" w:date="2025-10-29T12:04:00Z" w16du:dateUtc="2025-10-29T11:04:00Z">
                    <w:rPr>
                      <w:rFonts w:eastAsia="Aptos" w:cstheme="minorHAnsi"/>
                      <w:b/>
                      <w:kern w:val="2"/>
                      <w:lang w:val="en-US"/>
                    </w:rPr>
                  </w:rPrChange>
                </w:rPr>
                <w:delText>Tipologia di intervento</w:delText>
              </w:r>
            </w:del>
          </w:p>
        </w:tc>
        <w:tc>
          <w:tcPr>
            <w:tcW w:w="1201" w:type="dxa"/>
            <w:tcBorders>
              <w:top w:val="single" w:sz="4" w:space="0" w:color="000000"/>
              <w:left w:val="single" w:sz="4" w:space="0" w:color="000000"/>
              <w:bottom w:val="single" w:sz="4" w:space="0" w:color="000000"/>
              <w:right w:val="single" w:sz="4" w:space="0" w:color="000000"/>
            </w:tcBorders>
            <w:vAlign w:val="center"/>
            <w:hideMark/>
            <w:tcPrChange w:id="31848" w:author="Visone Rossana (GSE)" w:date="2025-10-23T16:34:00Z" w16du:dateUtc="2025-10-23T14:34:00Z">
              <w:tcPr>
                <w:tcW w:w="1201"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42179F7E" w14:textId="3834A303" w:rsidR="001D4C4A" w:rsidRPr="004E59E6" w:rsidDel="008964C9" w:rsidRDefault="001D4C4A">
            <w:pPr>
              <w:widowControl w:val="0"/>
              <w:tabs>
                <w:tab w:val="left" w:pos="9179"/>
              </w:tabs>
              <w:autoSpaceDE w:val="0"/>
              <w:autoSpaceDN w:val="0"/>
              <w:spacing w:line="276" w:lineRule="auto"/>
              <w:rPr>
                <w:del w:id="31849" w:author="Visone Rossana (GSE)" w:date="2025-10-22T12:36:00Z" w16du:dateUtc="2025-10-22T10:36:00Z"/>
                <w:rFonts w:eastAsia="Aptos" w:cstheme="minorHAnsi"/>
                <w:b/>
                <w:kern w:val="2"/>
                <w:sz w:val="22"/>
                <w:szCs w:val="22"/>
                <w:rPrChange w:id="31850" w:author="Di Lorenzo Michele (GSE)" w:date="2025-10-29T12:04:00Z" w16du:dateUtc="2025-10-29T11:04:00Z">
                  <w:rPr>
                    <w:del w:id="31851" w:author="Visone Rossana (GSE)" w:date="2025-10-22T12:36:00Z" w16du:dateUtc="2025-10-22T10:36:00Z"/>
                    <w:rFonts w:eastAsia="Aptos" w:cstheme="minorHAnsi"/>
                    <w:b/>
                    <w:kern w:val="2"/>
                    <w:lang w:val="en-US"/>
                  </w:rPr>
                </w:rPrChange>
              </w:rPr>
              <w:pPrChange w:id="31852" w:author="Visone Rossana (GSE)" w:date="2025-09-09T14:48:00Z" w16du:dateUtc="2025-09-09T12:48:00Z">
                <w:pPr>
                  <w:widowControl w:val="0"/>
                  <w:tabs>
                    <w:tab w:val="left" w:pos="9179"/>
                  </w:tabs>
                  <w:autoSpaceDE w:val="0"/>
                  <w:autoSpaceDN w:val="0"/>
                </w:pPr>
              </w:pPrChange>
            </w:pPr>
            <w:del w:id="31853" w:author="Visone Rossana (GSE)" w:date="2025-10-22T12:36:00Z" w16du:dateUtc="2025-10-22T10:36:00Z">
              <w:r w:rsidRPr="004E59E6" w:rsidDel="008964C9">
                <w:rPr>
                  <w:rFonts w:eastAsia="Aptos" w:cstheme="minorHAnsi"/>
                  <w:b/>
                  <w:kern w:val="2"/>
                  <w:sz w:val="22"/>
                  <w:szCs w:val="22"/>
                  <w:rPrChange w:id="31854" w:author="Di Lorenzo Michele (GSE)" w:date="2025-10-29T12:04:00Z" w16du:dateUtc="2025-10-29T11:04:00Z">
                    <w:rPr>
                      <w:rFonts w:eastAsia="Aptos" w:cstheme="minorHAnsi"/>
                      <w:b/>
                      <w:kern w:val="2"/>
                      <w:lang w:val="en-US"/>
                    </w:rPr>
                  </w:rPrChange>
                </w:rPr>
                <w:delText xml:space="preserve">Percentuale incentivata della spesa ammissibile </w:delText>
              </w:r>
            </w:del>
          </w:p>
          <w:p w14:paraId="1F4E84C2" w14:textId="4ABB0761" w:rsidR="001D4C4A" w:rsidRPr="004E59E6" w:rsidDel="008964C9" w:rsidRDefault="001D4C4A">
            <w:pPr>
              <w:widowControl w:val="0"/>
              <w:tabs>
                <w:tab w:val="left" w:pos="9179"/>
              </w:tabs>
              <w:autoSpaceDE w:val="0"/>
              <w:autoSpaceDN w:val="0"/>
              <w:spacing w:line="276" w:lineRule="auto"/>
              <w:rPr>
                <w:del w:id="31855" w:author="Visone Rossana (GSE)" w:date="2025-10-22T12:36:00Z" w16du:dateUtc="2025-10-22T10:36:00Z"/>
                <w:rFonts w:eastAsia="Aptos" w:cstheme="minorHAnsi"/>
                <w:b/>
                <w:kern w:val="2"/>
                <w:sz w:val="22"/>
                <w:szCs w:val="22"/>
                <w:rPrChange w:id="31856" w:author="Di Lorenzo Michele (GSE)" w:date="2025-10-29T12:04:00Z" w16du:dateUtc="2025-10-29T11:04:00Z">
                  <w:rPr>
                    <w:del w:id="31857" w:author="Visone Rossana (GSE)" w:date="2025-10-22T12:36:00Z" w16du:dateUtc="2025-10-22T10:36:00Z"/>
                    <w:rFonts w:eastAsia="Aptos" w:cstheme="minorHAnsi"/>
                    <w:b/>
                    <w:kern w:val="2"/>
                    <w:lang w:val="en-US"/>
                  </w:rPr>
                </w:rPrChange>
              </w:rPr>
              <w:pPrChange w:id="31858" w:author="Visone Rossana (GSE)" w:date="2025-09-09T14:48:00Z" w16du:dateUtc="2025-09-09T12:48:00Z">
                <w:pPr>
                  <w:widowControl w:val="0"/>
                  <w:tabs>
                    <w:tab w:val="left" w:pos="9179"/>
                  </w:tabs>
                  <w:autoSpaceDE w:val="0"/>
                  <w:autoSpaceDN w:val="0"/>
                </w:pPr>
              </w:pPrChange>
            </w:pPr>
            <w:del w:id="31859" w:author="Visone Rossana (GSE)" w:date="2025-10-22T12:36:00Z" w16du:dateUtc="2025-10-22T10:36:00Z">
              <w:r w:rsidRPr="004E59E6" w:rsidDel="008964C9">
                <w:rPr>
                  <w:rFonts w:eastAsia="Aptos" w:cstheme="minorHAnsi"/>
                  <w:b/>
                  <w:kern w:val="2"/>
                  <w:sz w:val="22"/>
                  <w:szCs w:val="22"/>
                  <w:rPrChange w:id="31860" w:author="Di Lorenzo Michele (GSE)" w:date="2025-10-29T12:04:00Z" w16du:dateUtc="2025-10-29T11:04:00Z">
                    <w:rPr>
                      <w:rFonts w:eastAsia="Aptos" w:cstheme="minorHAnsi"/>
                      <w:b/>
                      <w:kern w:val="2"/>
                      <w:lang w:val="en-US"/>
                    </w:rPr>
                  </w:rPrChange>
                </w:rPr>
                <w:delText xml:space="preserve">(% </w:delText>
              </w:r>
              <w:r w:rsidRPr="004E59E6" w:rsidDel="008964C9">
                <w:rPr>
                  <w:rFonts w:eastAsia="Aptos" w:cstheme="minorHAnsi"/>
                  <w:b/>
                  <w:kern w:val="2"/>
                  <w:sz w:val="22"/>
                  <w:szCs w:val="22"/>
                  <w:vertAlign w:val="subscript"/>
                  <w:rPrChange w:id="31861" w:author="Di Lorenzo Michele (GSE)" w:date="2025-10-29T12:04:00Z" w16du:dateUtc="2025-10-29T11:04:00Z">
                    <w:rPr>
                      <w:rFonts w:eastAsia="Aptos" w:cstheme="minorHAnsi"/>
                      <w:b/>
                      <w:kern w:val="2"/>
                      <w:vertAlign w:val="subscript"/>
                      <w:lang w:val="en-US"/>
                    </w:rPr>
                  </w:rPrChange>
                </w:rPr>
                <w:delText>spesa</w:delText>
              </w:r>
              <w:r w:rsidRPr="004E59E6" w:rsidDel="008964C9">
                <w:rPr>
                  <w:rFonts w:eastAsia="Aptos" w:cstheme="minorHAnsi"/>
                  <w:b/>
                  <w:kern w:val="2"/>
                  <w:sz w:val="22"/>
                  <w:szCs w:val="22"/>
                  <w:rPrChange w:id="31862" w:author="Di Lorenzo Michele (GSE)" w:date="2025-10-29T12:04:00Z" w16du:dateUtc="2025-10-29T11:04:00Z">
                    <w:rPr>
                      <w:rFonts w:eastAsia="Aptos" w:cstheme="minorHAnsi"/>
                      <w:b/>
                      <w:kern w:val="2"/>
                      <w:lang w:val="en-US"/>
                    </w:rPr>
                  </w:rPrChange>
                </w:rPr>
                <w:delText>)</w:delText>
              </w:r>
            </w:del>
          </w:p>
        </w:tc>
        <w:tc>
          <w:tcPr>
            <w:tcW w:w="1198" w:type="dxa"/>
            <w:tcBorders>
              <w:top w:val="single" w:sz="4" w:space="0" w:color="000000"/>
              <w:left w:val="single" w:sz="4" w:space="0" w:color="000000"/>
              <w:bottom w:val="single" w:sz="4" w:space="0" w:color="000000"/>
              <w:right w:val="single" w:sz="4" w:space="0" w:color="000000"/>
            </w:tcBorders>
            <w:vAlign w:val="center"/>
            <w:hideMark/>
            <w:tcPrChange w:id="31863" w:author="Visone Rossana (GSE)" w:date="2025-10-23T16:34:00Z" w16du:dateUtc="2025-10-23T14:34:00Z">
              <w:tcPr>
                <w:tcW w:w="1198" w:type="dxa"/>
                <w:gridSpan w:val="2"/>
                <w:tcBorders>
                  <w:top w:val="single" w:sz="4" w:space="0" w:color="000000"/>
                  <w:left w:val="single" w:sz="4" w:space="0" w:color="000000"/>
                  <w:bottom w:val="single" w:sz="4" w:space="0" w:color="000000"/>
                  <w:right w:val="single" w:sz="4" w:space="0" w:color="000000"/>
                </w:tcBorders>
                <w:vAlign w:val="center"/>
                <w:hideMark/>
              </w:tcPr>
            </w:tcPrChange>
          </w:tcPr>
          <w:p w14:paraId="2247D41B" w14:textId="7D0BFA34" w:rsidR="001D4C4A" w:rsidRPr="004E59E6" w:rsidDel="008964C9" w:rsidRDefault="001D4C4A">
            <w:pPr>
              <w:widowControl w:val="0"/>
              <w:tabs>
                <w:tab w:val="left" w:pos="9179"/>
              </w:tabs>
              <w:autoSpaceDE w:val="0"/>
              <w:autoSpaceDN w:val="0"/>
              <w:spacing w:line="276" w:lineRule="auto"/>
              <w:rPr>
                <w:del w:id="31864" w:author="Visone Rossana (GSE)" w:date="2025-10-22T12:36:00Z" w16du:dateUtc="2025-10-22T10:36:00Z"/>
                <w:rFonts w:eastAsia="Aptos" w:cstheme="minorHAnsi"/>
                <w:b/>
                <w:kern w:val="2"/>
                <w:sz w:val="22"/>
                <w:szCs w:val="22"/>
                <w:rPrChange w:id="31865" w:author="Di Lorenzo Michele (GSE)" w:date="2025-10-29T12:04:00Z" w16du:dateUtc="2025-10-29T11:04:00Z">
                  <w:rPr>
                    <w:del w:id="31866" w:author="Visone Rossana (GSE)" w:date="2025-10-22T12:36:00Z" w16du:dateUtc="2025-10-22T10:36:00Z"/>
                    <w:rFonts w:eastAsia="Aptos" w:cstheme="minorHAnsi"/>
                    <w:b/>
                    <w:kern w:val="2"/>
                    <w:lang w:val="en-US"/>
                  </w:rPr>
                </w:rPrChange>
              </w:rPr>
              <w:pPrChange w:id="31867" w:author="Visone Rossana (GSE)" w:date="2025-09-09T14:48:00Z" w16du:dateUtc="2025-09-09T12:48:00Z">
                <w:pPr>
                  <w:widowControl w:val="0"/>
                  <w:tabs>
                    <w:tab w:val="left" w:pos="9179"/>
                  </w:tabs>
                  <w:autoSpaceDE w:val="0"/>
                  <w:autoSpaceDN w:val="0"/>
                </w:pPr>
              </w:pPrChange>
            </w:pPr>
            <w:del w:id="31868" w:author="Visone Rossana (GSE)" w:date="2025-10-22T12:36:00Z" w16du:dateUtc="2025-10-22T10:36:00Z">
              <w:r w:rsidRPr="004E59E6" w:rsidDel="008964C9">
                <w:rPr>
                  <w:rFonts w:eastAsia="Aptos" w:cstheme="minorHAnsi"/>
                  <w:b/>
                  <w:kern w:val="2"/>
                  <w:sz w:val="22"/>
                  <w:szCs w:val="22"/>
                  <w:rPrChange w:id="31869" w:author="Di Lorenzo Michele (GSE)" w:date="2025-10-29T12:04:00Z" w16du:dateUtc="2025-10-29T11:04:00Z">
                    <w:rPr>
                      <w:rFonts w:eastAsia="Aptos" w:cstheme="minorHAnsi"/>
                      <w:b/>
                      <w:kern w:val="2"/>
                      <w:lang w:val="en-US"/>
                    </w:rPr>
                  </w:rPrChange>
                </w:rPr>
                <w:delText>Costo massimo ammissibile</w:delText>
              </w:r>
            </w:del>
          </w:p>
          <w:p w14:paraId="38A0CA2E" w14:textId="3F801C76" w:rsidR="001D4C4A" w:rsidRPr="004E59E6" w:rsidDel="008964C9" w:rsidRDefault="001D4C4A">
            <w:pPr>
              <w:widowControl w:val="0"/>
              <w:tabs>
                <w:tab w:val="left" w:pos="9179"/>
              </w:tabs>
              <w:autoSpaceDE w:val="0"/>
              <w:autoSpaceDN w:val="0"/>
              <w:spacing w:line="276" w:lineRule="auto"/>
              <w:rPr>
                <w:del w:id="31870" w:author="Visone Rossana (GSE)" w:date="2025-10-22T12:36:00Z" w16du:dateUtc="2025-10-22T10:36:00Z"/>
                <w:rFonts w:eastAsia="Aptos" w:cstheme="minorHAnsi"/>
                <w:b/>
                <w:kern w:val="2"/>
                <w:sz w:val="22"/>
                <w:szCs w:val="22"/>
                <w:rPrChange w:id="31871" w:author="Di Lorenzo Michele (GSE)" w:date="2025-10-29T12:04:00Z" w16du:dateUtc="2025-10-29T11:04:00Z">
                  <w:rPr>
                    <w:del w:id="31872" w:author="Visone Rossana (GSE)" w:date="2025-10-22T12:36:00Z" w16du:dateUtc="2025-10-22T10:36:00Z"/>
                    <w:rFonts w:eastAsia="Aptos" w:cstheme="minorHAnsi"/>
                    <w:b/>
                    <w:kern w:val="2"/>
                    <w:lang w:val="en-US"/>
                  </w:rPr>
                </w:rPrChange>
              </w:rPr>
              <w:pPrChange w:id="31873" w:author="Visone Rossana (GSE)" w:date="2025-09-09T14:48:00Z" w16du:dateUtc="2025-09-09T12:48:00Z">
                <w:pPr>
                  <w:widowControl w:val="0"/>
                  <w:tabs>
                    <w:tab w:val="left" w:pos="9179"/>
                  </w:tabs>
                  <w:autoSpaceDE w:val="0"/>
                  <w:autoSpaceDN w:val="0"/>
                </w:pPr>
              </w:pPrChange>
            </w:pPr>
            <w:del w:id="31874" w:author="Visone Rossana (GSE)" w:date="2025-10-22T12:36:00Z" w16du:dateUtc="2025-10-22T10:36:00Z">
              <w:r w:rsidRPr="004E59E6" w:rsidDel="008964C9">
                <w:rPr>
                  <w:rFonts w:eastAsia="Aptos" w:cstheme="minorHAnsi"/>
                  <w:b/>
                  <w:kern w:val="2"/>
                  <w:sz w:val="22"/>
                  <w:szCs w:val="22"/>
                  <w:rPrChange w:id="31875" w:author="Di Lorenzo Michele (GSE)" w:date="2025-10-29T12:04:00Z" w16du:dateUtc="2025-10-29T11:04:00Z">
                    <w:rPr>
                      <w:rFonts w:eastAsia="Aptos" w:cstheme="minorHAnsi"/>
                      <w:b/>
                      <w:kern w:val="2"/>
                      <w:lang w:val="en-US"/>
                    </w:rPr>
                  </w:rPrChange>
                </w:rPr>
                <w:delText>(C</w:delText>
              </w:r>
              <w:r w:rsidRPr="004E59E6" w:rsidDel="008964C9">
                <w:rPr>
                  <w:rFonts w:eastAsia="Aptos" w:cstheme="minorHAnsi"/>
                  <w:b/>
                  <w:kern w:val="2"/>
                  <w:sz w:val="22"/>
                  <w:szCs w:val="22"/>
                  <w:vertAlign w:val="subscript"/>
                  <w:rPrChange w:id="31876" w:author="Di Lorenzo Michele (GSE)" w:date="2025-10-29T12:04:00Z" w16du:dateUtc="2025-10-29T11:04:00Z">
                    <w:rPr>
                      <w:rFonts w:eastAsia="Aptos" w:cstheme="minorHAnsi"/>
                      <w:b/>
                      <w:kern w:val="2"/>
                      <w:vertAlign w:val="subscript"/>
                      <w:lang w:val="en-US"/>
                    </w:rPr>
                  </w:rPrChange>
                </w:rPr>
                <w:delText>max</w:delText>
              </w:r>
              <w:r w:rsidRPr="004E59E6" w:rsidDel="008964C9">
                <w:rPr>
                  <w:rFonts w:eastAsia="Aptos" w:cstheme="minorHAnsi"/>
                  <w:b/>
                  <w:kern w:val="2"/>
                  <w:sz w:val="22"/>
                  <w:szCs w:val="22"/>
                  <w:rPrChange w:id="31877" w:author="Di Lorenzo Michele (GSE)" w:date="2025-10-29T12:04:00Z" w16du:dateUtc="2025-10-29T11:04:00Z">
                    <w:rPr>
                      <w:rFonts w:eastAsia="Aptos" w:cstheme="minorHAnsi"/>
                      <w:b/>
                      <w:kern w:val="2"/>
                      <w:lang w:val="en-US"/>
                    </w:rPr>
                  </w:rPrChange>
                </w:rPr>
                <w:delText>)</w:delText>
              </w:r>
            </w:del>
          </w:p>
        </w:tc>
        <w:tc>
          <w:tcPr>
            <w:tcW w:w="1092" w:type="dxa"/>
            <w:gridSpan w:val="2"/>
            <w:tcBorders>
              <w:top w:val="single" w:sz="4" w:space="0" w:color="000000"/>
              <w:left w:val="single" w:sz="4" w:space="0" w:color="000000"/>
              <w:bottom w:val="single" w:sz="4" w:space="0" w:color="000000"/>
              <w:right w:val="single" w:sz="4" w:space="0" w:color="000000"/>
            </w:tcBorders>
            <w:vAlign w:val="center"/>
            <w:hideMark/>
            <w:tcPrChange w:id="31878" w:author="Visone Rossana (GSE)" w:date="2025-10-23T16:34:00Z" w16du:dateUtc="2025-10-23T14:34:00Z">
              <w:tcPr>
                <w:tcW w:w="1092" w:type="dxa"/>
                <w:gridSpan w:val="3"/>
                <w:tcBorders>
                  <w:top w:val="single" w:sz="4" w:space="0" w:color="000000"/>
                  <w:left w:val="single" w:sz="4" w:space="0" w:color="000000"/>
                  <w:bottom w:val="single" w:sz="4" w:space="0" w:color="000000"/>
                  <w:right w:val="single" w:sz="4" w:space="0" w:color="000000"/>
                </w:tcBorders>
                <w:vAlign w:val="center"/>
                <w:hideMark/>
              </w:tcPr>
            </w:tcPrChange>
          </w:tcPr>
          <w:p w14:paraId="0B790D4C" w14:textId="680B6E09" w:rsidR="001D4C4A" w:rsidRPr="004E59E6" w:rsidDel="008964C9" w:rsidRDefault="001D4C4A">
            <w:pPr>
              <w:widowControl w:val="0"/>
              <w:tabs>
                <w:tab w:val="left" w:pos="9179"/>
              </w:tabs>
              <w:autoSpaceDE w:val="0"/>
              <w:autoSpaceDN w:val="0"/>
              <w:spacing w:line="276" w:lineRule="auto"/>
              <w:rPr>
                <w:del w:id="31879" w:author="Visone Rossana (GSE)" w:date="2025-10-22T12:36:00Z" w16du:dateUtc="2025-10-22T10:36:00Z"/>
                <w:rFonts w:eastAsia="Aptos" w:cstheme="minorHAnsi"/>
                <w:b/>
                <w:kern w:val="2"/>
                <w:sz w:val="22"/>
                <w:szCs w:val="22"/>
                <w:rPrChange w:id="31880" w:author="Di Lorenzo Michele (GSE)" w:date="2025-10-29T12:04:00Z" w16du:dateUtc="2025-10-29T11:04:00Z">
                  <w:rPr>
                    <w:del w:id="31881" w:author="Visone Rossana (GSE)" w:date="2025-10-22T12:36:00Z" w16du:dateUtc="2025-10-22T10:36:00Z"/>
                    <w:rFonts w:eastAsia="Aptos" w:cstheme="minorHAnsi"/>
                    <w:b/>
                    <w:kern w:val="2"/>
                    <w:lang w:val="en-US"/>
                  </w:rPr>
                </w:rPrChange>
              </w:rPr>
              <w:pPrChange w:id="31882" w:author="Visone Rossana (GSE)" w:date="2025-09-09T14:48:00Z" w16du:dateUtc="2025-09-09T12:48:00Z">
                <w:pPr>
                  <w:widowControl w:val="0"/>
                  <w:tabs>
                    <w:tab w:val="left" w:pos="9179"/>
                  </w:tabs>
                  <w:autoSpaceDE w:val="0"/>
                  <w:autoSpaceDN w:val="0"/>
                </w:pPr>
              </w:pPrChange>
            </w:pPr>
            <w:del w:id="31883" w:author="Visone Rossana (GSE)" w:date="2025-10-22T12:36:00Z" w16du:dateUtc="2025-10-22T10:36:00Z">
              <w:r w:rsidRPr="004E59E6" w:rsidDel="008964C9">
                <w:rPr>
                  <w:rFonts w:eastAsia="Aptos" w:cstheme="minorHAnsi"/>
                  <w:b/>
                  <w:kern w:val="2"/>
                  <w:sz w:val="22"/>
                  <w:szCs w:val="22"/>
                  <w:rPrChange w:id="31884" w:author="Di Lorenzo Michele (GSE)" w:date="2025-10-29T12:04:00Z" w16du:dateUtc="2025-10-29T11:04:00Z">
                    <w:rPr>
                      <w:rFonts w:eastAsia="Aptos" w:cstheme="minorHAnsi"/>
                      <w:b/>
                      <w:kern w:val="2"/>
                      <w:lang w:val="en-US"/>
                    </w:rPr>
                  </w:rPrChange>
                </w:rPr>
                <w:delText>Valore massimo dell’incentivo I</w:delText>
              </w:r>
              <w:r w:rsidRPr="004E59E6" w:rsidDel="008964C9">
                <w:rPr>
                  <w:rFonts w:eastAsia="Aptos" w:cstheme="minorHAnsi"/>
                  <w:b/>
                  <w:kern w:val="2"/>
                  <w:sz w:val="22"/>
                  <w:szCs w:val="22"/>
                  <w:vertAlign w:val="subscript"/>
                  <w:rPrChange w:id="31885" w:author="Di Lorenzo Michele (GSE)" w:date="2025-10-29T12:04:00Z" w16du:dateUtc="2025-10-29T11:04:00Z">
                    <w:rPr>
                      <w:rFonts w:eastAsia="Aptos" w:cstheme="minorHAnsi"/>
                      <w:b/>
                      <w:kern w:val="2"/>
                      <w:vertAlign w:val="subscript"/>
                      <w:lang w:val="en-US"/>
                    </w:rPr>
                  </w:rPrChange>
                </w:rPr>
                <w:delText>max</w:delText>
              </w:r>
              <w:r w:rsidRPr="004E59E6" w:rsidDel="008964C9">
                <w:rPr>
                  <w:rFonts w:eastAsia="Aptos" w:cstheme="minorHAnsi"/>
                  <w:b/>
                  <w:kern w:val="2"/>
                  <w:sz w:val="22"/>
                  <w:szCs w:val="22"/>
                  <w:rPrChange w:id="31886" w:author="Di Lorenzo Michele (GSE)" w:date="2025-10-29T12:04:00Z" w16du:dateUtc="2025-10-29T11:04:00Z">
                    <w:rPr>
                      <w:rFonts w:eastAsia="Aptos" w:cstheme="minorHAnsi"/>
                      <w:b/>
                      <w:kern w:val="2"/>
                      <w:lang w:val="en-US"/>
                    </w:rPr>
                  </w:rPrChange>
                </w:rPr>
                <w:delText xml:space="preserve"> (€)</w:delText>
              </w:r>
            </w:del>
          </w:p>
        </w:tc>
      </w:tr>
      <w:tr w:rsidR="00207159" w:rsidRPr="00357179" w:rsidDel="008964C9" w14:paraId="6A85DE51" w14:textId="7C54713F" w:rsidTr="008964C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Change w:id="31887" w:author="Visone Rossana (GSE)" w:date="2025-10-22T12:36:00Z" w16du:dateUtc="2025-10-22T10:36:00Z">
            <w:tblPrEx>
              <w:tblLook w:val="00A0" w:firstRow="1" w:lastRow="0" w:firstColumn="1" w:lastColumn="0" w:noHBand="0" w:noVBand="0"/>
            </w:tblPrEx>
          </w:tblPrExChange>
        </w:tblPrEx>
        <w:trPr>
          <w:trHeight w:val="231"/>
          <w:del w:id="31888" w:author="Visone Rossana (GSE)" w:date="2025-10-22T12:36:00Z"/>
          <w:trPrChange w:id="31889" w:author="Visone Rossana (GSE)" w:date="2025-10-22T12:36:00Z" w16du:dateUtc="2025-10-22T10:36:00Z">
            <w:trPr>
              <w:gridBefore w:val="2"/>
              <w:trHeight w:val="231"/>
            </w:trPr>
          </w:trPrChange>
        </w:trPr>
        <w:tc>
          <w:tcPr>
            <w:tcW w:w="5386" w:type="dxa"/>
            <w:gridSpan w:val="4"/>
            <w:shd w:val="clear" w:color="auto" w:fill="D9D9D9"/>
            <w:tcPrChange w:id="31890" w:author="Visone Rossana (GSE)" w:date="2025-10-22T12:36:00Z" w16du:dateUtc="2025-10-22T10:36:00Z">
              <w:tcPr>
                <w:tcW w:w="9499" w:type="dxa"/>
                <w:gridSpan w:val="7"/>
                <w:shd w:val="clear" w:color="auto" w:fill="D9D9D9"/>
              </w:tcPr>
            </w:tcPrChange>
          </w:tcPr>
          <w:p w14:paraId="1A79E6AF" w14:textId="5AE3B2F0" w:rsidR="001D4C4A" w:rsidRPr="004E59E6" w:rsidDel="008964C9" w:rsidRDefault="001D4C4A">
            <w:pPr>
              <w:widowControl w:val="0"/>
              <w:tabs>
                <w:tab w:val="left" w:pos="9179"/>
              </w:tabs>
              <w:autoSpaceDE w:val="0"/>
              <w:autoSpaceDN w:val="0"/>
              <w:spacing w:line="276" w:lineRule="auto"/>
              <w:jc w:val="both"/>
              <w:rPr>
                <w:del w:id="31891" w:author="Visone Rossana (GSE)" w:date="2025-10-22T12:36:00Z" w16du:dateUtc="2025-10-22T10:36:00Z"/>
                <w:rFonts w:eastAsia="Aptos" w:cstheme="minorHAnsi"/>
                <w:bCs/>
                <w:kern w:val="2"/>
                <w:sz w:val="22"/>
                <w:szCs w:val="22"/>
                <w:rPrChange w:id="31892" w:author="Di Lorenzo Michele (GSE)" w:date="2025-10-29T12:04:00Z" w16du:dateUtc="2025-10-29T11:04:00Z">
                  <w:rPr>
                    <w:del w:id="31893" w:author="Visone Rossana (GSE)" w:date="2025-10-22T12:36:00Z" w16du:dateUtc="2025-10-22T10:36:00Z"/>
                    <w:rFonts w:eastAsia="Aptos" w:cstheme="minorHAnsi"/>
                    <w:bCs/>
                    <w:kern w:val="2"/>
                    <w:lang w:val="en-US"/>
                  </w:rPr>
                </w:rPrChange>
              </w:rPr>
              <w:pPrChange w:id="31894" w:author="Visone Rossana (GSE)" w:date="2025-09-09T14:48:00Z" w16du:dateUtc="2025-09-09T12:48:00Z">
                <w:pPr>
                  <w:widowControl w:val="0"/>
                  <w:tabs>
                    <w:tab w:val="left" w:pos="9179"/>
                  </w:tabs>
                  <w:autoSpaceDE w:val="0"/>
                  <w:autoSpaceDN w:val="0"/>
                  <w:jc w:val="both"/>
                </w:pPr>
              </w:pPrChange>
            </w:pPr>
            <w:del w:id="31895" w:author="Visone Rossana (GSE)" w:date="2025-10-22T12:36:00Z" w16du:dateUtc="2025-10-22T10:36:00Z">
              <w:r w:rsidRPr="004E59E6" w:rsidDel="008964C9">
                <w:rPr>
                  <w:rFonts w:eastAsia="Aptos" w:cstheme="minorHAnsi"/>
                  <w:bCs/>
                  <w:kern w:val="2"/>
                  <w:sz w:val="22"/>
                  <w:szCs w:val="22"/>
                  <w:rPrChange w:id="31896" w:author="Di Lorenzo Michele (GSE)" w:date="2025-10-29T12:04:00Z" w16du:dateUtc="2025-10-29T11:04:00Z">
                    <w:rPr>
                      <w:rFonts w:eastAsia="Aptos" w:cstheme="minorHAnsi"/>
                      <w:bCs/>
                      <w:kern w:val="2"/>
                      <w:lang w:val="en-US"/>
                    </w:rPr>
                  </w:rPrChange>
                </w:rPr>
                <w:delText>Installazione di microcogeneratori</w:delText>
              </w:r>
            </w:del>
          </w:p>
        </w:tc>
        <w:tc>
          <w:tcPr>
            <w:tcW w:w="2205" w:type="dxa"/>
            <w:gridSpan w:val="2"/>
            <w:hideMark/>
            <w:tcPrChange w:id="31897" w:author="Visone Rossana (GSE)" w:date="2025-10-22T12:36:00Z" w16du:dateUtc="2025-10-22T10:36:00Z">
              <w:tcPr>
                <w:tcW w:w="4009" w:type="dxa"/>
                <w:gridSpan w:val="3"/>
                <w:hideMark/>
              </w:tcPr>
            </w:tcPrChange>
          </w:tcPr>
          <w:p w14:paraId="5193823E" w14:textId="02705128" w:rsidR="001D4C4A" w:rsidRPr="004E59E6" w:rsidDel="008964C9" w:rsidRDefault="001D4C4A">
            <w:pPr>
              <w:widowControl w:val="0"/>
              <w:tabs>
                <w:tab w:val="left" w:pos="9179"/>
              </w:tabs>
              <w:autoSpaceDE w:val="0"/>
              <w:autoSpaceDN w:val="0"/>
              <w:spacing w:line="276" w:lineRule="auto"/>
              <w:jc w:val="both"/>
              <w:rPr>
                <w:del w:id="31898" w:author="Visone Rossana (GSE)" w:date="2025-10-22T12:36:00Z" w16du:dateUtc="2025-10-22T10:36:00Z"/>
                <w:rFonts w:eastAsia="Aptos" w:cstheme="minorHAnsi"/>
                <w:bCs/>
                <w:kern w:val="2"/>
                <w:sz w:val="22"/>
                <w:szCs w:val="22"/>
                <w:rPrChange w:id="31899" w:author="Di Lorenzo Michele (GSE)" w:date="2025-10-29T12:04:00Z" w16du:dateUtc="2025-10-29T11:04:00Z">
                  <w:rPr>
                    <w:del w:id="31900" w:author="Visone Rossana (GSE)" w:date="2025-10-22T12:36:00Z" w16du:dateUtc="2025-10-22T10:36:00Z"/>
                    <w:rFonts w:eastAsia="Aptos" w:cstheme="minorHAnsi"/>
                    <w:bCs/>
                    <w:kern w:val="2"/>
                    <w:lang w:val="en-US"/>
                  </w:rPr>
                </w:rPrChange>
              </w:rPr>
              <w:pPrChange w:id="31901" w:author="Visone Rossana (GSE)" w:date="2025-09-09T14:48:00Z" w16du:dateUtc="2025-09-09T12:48:00Z">
                <w:pPr>
                  <w:widowControl w:val="0"/>
                  <w:tabs>
                    <w:tab w:val="left" w:pos="9179"/>
                  </w:tabs>
                  <w:autoSpaceDE w:val="0"/>
                  <w:autoSpaceDN w:val="0"/>
                  <w:jc w:val="both"/>
                </w:pPr>
              </w:pPrChange>
            </w:pPr>
            <w:del w:id="31902" w:author="Visone Rossana (GSE)" w:date="2025-10-22T12:36:00Z" w16du:dateUtc="2025-10-22T10:36:00Z">
              <w:r w:rsidRPr="004E59E6" w:rsidDel="008964C9">
                <w:rPr>
                  <w:rFonts w:eastAsia="Aptos" w:cstheme="minorHAnsi"/>
                  <w:bCs/>
                  <w:kern w:val="2"/>
                  <w:sz w:val="22"/>
                  <w:szCs w:val="22"/>
                  <w:rPrChange w:id="31903" w:author="Di Lorenzo Michele (GSE)" w:date="2025-10-29T12:04:00Z" w16du:dateUtc="2025-10-29T11:04:00Z">
                    <w:rPr>
                      <w:rFonts w:eastAsia="Aptos" w:cstheme="minorHAnsi"/>
                      <w:bCs/>
                      <w:kern w:val="2"/>
                      <w:lang w:val="en-US"/>
                    </w:rPr>
                  </w:rPrChange>
                </w:rPr>
                <w:delText>65(*)</w:delText>
              </w:r>
            </w:del>
          </w:p>
        </w:tc>
        <w:tc>
          <w:tcPr>
            <w:tcW w:w="1201" w:type="dxa"/>
            <w:hideMark/>
            <w:tcPrChange w:id="31904" w:author="Visone Rossana (GSE)" w:date="2025-10-22T12:36:00Z" w16du:dateUtc="2025-10-22T10:36:00Z">
              <w:tcPr>
                <w:tcW w:w="2086" w:type="dxa"/>
                <w:hideMark/>
              </w:tcPr>
            </w:tcPrChange>
          </w:tcPr>
          <w:p w14:paraId="22F866FB" w14:textId="7A68F69B" w:rsidR="001D4C4A" w:rsidRPr="004E59E6" w:rsidDel="008964C9" w:rsidRDefault="001D4C4A">
            <w:pPr>
              <w:widowControl w:val="0"/>
              <w:tabs>
                <w:tab w:val="left" w:pos="9179"/>
              </w:tabs>
              <w:autoSpaceDE w:val="0"/>
              <w:autoSpaceDN w:val="0"/>
              <w:spacing w:line="276" w:lineRule="auto"/>
              <w:jc w:val="both"/>
              <w:rPr>
                <w:del w:id="31905" w:author="Visone Rossana (GSE)" w:date="2025-10-22T12:36:00Z" w16du:dateUtc="2025-10-22T10:36:00Z"/>
                <w:rFonts w:eastAsia="Aptos" w:cstheme="minorHAnsi"/>
                <w:bCs/>
                <w:kern w:val="2"/>
                <w:sz w:val="22"/>
                <w:szCs w:val="22"/>
                <w:rPrChange w:id="31906" w:author="Di Lorenzo Michele (GSE)" w:date="2025-10-29T12:04:00Z" w16du:dateUtc="2025-10-29T11:04:00Z">
                  <w:rPr>
                    <w:del w:id="31907" w:author="Visone Rossana (GSE)" w:date="2025-10-22T12:36:00Z" w16du:dateUtc="2025-10-22T10:36:00Z"/>
                    <w:rFonts w:eastAsia="Aptos" w:cstheme="minorHAnsi"/>
                    <w:bCs/>
                    <w:kern w:val="2"/>
                    <w:lang w:val="en-US"/>
                  </w:rPr>
                </w:rPrChange>
              </w:rPr>
              <w:pPrChange w:id="31908" w:author="Visone Rossana (GSE)" w:date="2025-09-09T14:48:00Z" w16du:dateUtc="2025-09-09T12:48:00Z">
                <w:pPr>
                  <w:widowControl w:val="0"/>
                  <w:tabs>
                    <w:tab w:val="left" w:pos="9179"/>
                  </w:tabs>
                  <w:autoSpaceDE w:val="0"/>
                  <w:autoSpaceDN w:val="0"/>
                  <w:jc w:val="both"/>
                </w:pPr>
              </w:pPrChange>
            </w:pPr>
            <w:del w:id="31909" w:author="Visone Rossana (GSE)" w:date="2025-10-22T12:36:00Z" w16du:dateUtc="2025-10-22T10:36:00Z">
              <w:r w:rsidRPr="004E59E6" w:rsidDel="008964C9">
                <w:rPr>
                  <w:rFonts w:eastAsia="Aptos" w:cstheme="minorHAnsi"/>
                  <w:bCs/>
                  <w:kern w:val="2"/>
                  <w:sz w:val="22"/>
                  <w:szCs w:val="22"/>
                  <w:rPrChange w:id="31910" w:author="Di Lorenzo Michele (GSE)" w:date="2025-10-29T12:04:00Z" w16du:dateUtc="2025-10-29T11:04:00Z">
                    <w:rPr>
                      <w:rFonts w:eastAsia="Aptos" w:cstheme="minorHAnsi"/>
                      <w:bCs/>
                      <w:kern w:val="2"/>
                      <w:lang w:val="en-US"/>
                    </w:rPr>
                  </w:rPrChange>
                </w:rPr>
                <w:delText>5.000 €/kWe</w:delText>
              </w:r>
            </w:del>
          </w:p>
        </w:tc>
        <w:tc>
          <w:tcPr>
            <w:tcW w:w="1225" w:type="dxa"/>
            <w:hideMark/>
            <w:tcPrChange w:id="31911" w:author="Visone Rossana (GSE)" w:date="2025-10-22T12:36:00Z" w16du:dateUtc="2025-10-22T10:36:00Z">
              <w:tcPr>
                <w:tcW w:w="2080" w:type="dxa"/>
                <w:hideMark/>
              </w:tcPr>
            </w:tcPrChange>
          </w:tcPr>
          <w:p w14:paraId="2E937896" w14:textId="7D1A7DAE" w:rsidR="001D4C4A" w:rsidRPr="004E59E6" w:rsidDel="008964C9" w:rsidRDefault="001D4C4A">
            <w:pPr>
              <w:widowControl w:val="0"/>
              <w:tabs>
                <w:tab w:val="left" w:pos="9179"/>
              </w:tabs>
              <w:autoSpaceDE w:val="0"/>
              <w:autoSpaceDN w:val="0"/>
              <w:spacing w:line="276" w:lineRule="auto"/>
              <w:jc w:val="both"/>
              <w:rPr>
                <w:del w:id="31912" w:author="Visone Rossana (GSE)" w:date="2025-10-22T12:36:00Z" w16du:dateUtc="2025-10-22T10:36:00Z"/>
                <w:rFonts w:eastAsia="Aptos" w:cstheme="minorHAnsi"/>
                <w:bCs/>
                <w:kern w:val="2"/>
                <w:sz w:val="22"/>
                <w:szCs w:val="22"/>
                <w:rPrChange w:id="31913" w:author="Di Lorenzo Michele (GSE)" w:date="2025-10-29T12:04:00Z" w16du:dateUtc="2025-10-29T11:04:00Z">
                  <w:rPr>
                    <w:del w:id="31914" w:author="Visone Rossana (GSE)" w:date="2025-10-22T12:36:00Z" w16du:dateUtc="2025-10-22T10:36:00Z"/>
                    <w:rFonts w:eastAsia="Aptos" w:cstheme="minorHAnsi"/>
                    <w:bCs/>
                    <w:kern w:val="2"/>
                    <w:lang w:val="en-US"/>
                  </w:rPr>
                </w:rPrChange>
              </w:rPr>
              <w:pPrChange w:id="31915" w:author="Visone Rossana (GSE)" w:date="2025-09-09T14:48:00Z" w16du:dateUtc="2025-09-09T12:48:00Z">
                <w:pPr>
                  <w:widowControl w:val="0"/>
                  <w:tabs>
                    <w:tab w:val="left" w:pos="9179"/>
                  </w:tabs>
                  <w:autoSpaceDE w:val="0"/>
                  <w:autoSpaceDN w:val="0"/>
                  <w:jc w:val="both"/>
                </w:pPr>
              </w:pPrChange>
            </w:pPr>
            <w:del w:id="31916" w:author="Visone Rossana (GSE)" w:date="2025-10-22T12:36:00Z" w16du:dateUtc="2025-10-22T10:36:00Z">
              <w:r w:rsidRPr="004E59E6" w:rsidDel="008964C9">
                <w:rPr>
                  <w:rFonts w:eastAsia="Aptos" w:cstheme="minorHAnsi"/>
                  <w:bCs/>
                  <w:kern w:val="2"/>
                  <w:sz w:val="22"/>
                  <w:szCs w:val="22"/>
                  <w:rPrChange w:id="31917" w:author="Di Lorenzo Michele (GSE)" w:date="2025-10-29T12:04:00Z" w16du:dateUtc="2025-10-29T11:04:00Z">
                    <w:rPr>
                      <w:rFonts w:eastAsia="Aptos" w:cstheme="minorHAnsi"/>
                      <w:bCs/>
                      <w:kern w:val="2"/>
                      <w:lang w:val="en-US"/>
                    </w:rPr>
                  </w:rPrChange>
                </w:rPr>
                <w:delText>100.000</w:delText>
              </w:r>
            </w:del>
          </w:p>
        </w:tc>
      </w:tr>
    </w:tbl>
    <w:p w14:paraId="2CAEC2BC" w14:textId="069FB28B" w:rsidR="001D4C4A" w:rsidDel="00AE1378" w:rsidRDefault="001D4C4A">
      <w:pPr>
        <w:widowControl w:val="0"/>
        <w:tabs>
          <w:tab w:val="left" w:pos="9179"/>
        </w:tabs>
        <w:autoSpaceDE w:val="0"/>
        <w:autoSpaceDN w:val="0"/>
        <w:spacing w:line="276" w:lineRule="auto"/>
        <w:jc w:val="both"/>
        <w:rPr>
          <w:del w:id="31918" w:author="Visone Rossana (GSE)" w:date="2025-10-22T12:47:00Z" w16du:dateUtc="2025-10-22T10:47:00Z"/>
          <w:rFonts w:eastAsia="Aptos" w:cstheme="minorHAnsi"/>
          <w:kern w:val="2"/>
          <w:sz w:val="20"/>
          <w:szCs w:val="20"/>
        </w:rPr>
      </w:pPr>
    </w:p>
    <w:p w14:paraId="0E0C3AF1" w14:textId="77777777" w:rsidR="00AE1378" w:rsidRPr="002112A0" w:rsidRDefault="00AE1378">
      <w:pPr>
        <w:widowControl w:val="0"/>
        <w:tabs>
          <w:tab w:val="left" w:pos="9179"/>
        </w:tabs>
        <w:autoSpaceDE w:val="0"/>
        <w:autoSpaceDN w:val="0"/>
        <w:spacing w:line="276" w:lineRule="auto"/>
        <w:jc w:val="both"/>
        <w:rPr>
          <w:ins w:id="31919" w:author="Visone Rossana (GSE)" w:date="2025-10-22T12:48:00Z" w16du:dateUtc="2025-10-22T10:48:00Z"/>
          <w:rFonts w:eastAsia="Aptos" w:cstheme="minorHAnsi"/>
          <w:kern w:val="2"/>
          <w:sz w:val="20"/>
          <w:szCs w:val="20"/>
          <w:rPrChange w:id="31920" w:author="Visone Rossana (GSE)" w:date="2025-10-22T12:41:00Z" w16du:dateUtc="2025-10-22T10:41:00Z">
            <w:rPr>
              <w:ins w:id="31921" w:author="Visone Rossana (GSE)" w:date="2025-10-22T12:48:00Z" w16du:dateUtc="2025-10-22T10:48:00Z"/>
              <w:rFonts w:eastAsia="Aptos" w:cstheme="minorHAnsi"/>
              <w:kern w:val="2"/>
            </w:rPr>
          </w:rPrChange>
        </w:rPr>
        <w:pPrChange w:id="31922" w:author="Visone Rossana (GSE)" w:date="2025-09-09T14:48:00Z" w16du:dateUtc="2025-09-09T12:48:00Z">
          <w:pPr>
            <w:widowControl w:val="0"/>
            <w:tabs>
              <w:tab w:val="left" w:pos="9179"/>
            </w:tabs>
            <w:autoSpaceDE w:val="0"/>
            <w:autoSpaceDN w:val="0"/>
            <w:jc w:val="both"/>
          </w:pPr>
        </w:pPrChange>
      </w:pPr>
    </w:p>
    <w:p w14:paraId="4771830F" w14:textId="437398CE" w:rsidR="001D4C4A" w:rsidRPr="002112A0" w:rsidDel="00AE1378" w:rsidRDefault="001D4C4A">
      <w:pPr>
        <w:widowControl w:val="0"/>
        <w:tabs>
          <w:tab w:val="left" w:pos="9179"/>
        </w:tabs>
        <w:autoSpaceDE w:val="0"/>
        <w:autoSpaceDN w:val="0"/>
        <w:jc w:val="both"/>
        <w:rPr>
          <w:del w:id="31923" w:author="Visone Rossana (GSE)" w:date="2025-10-22T12:48:00Z" w16du:dateUtc="2025-10-22T10:48:00Z"/>
          <w:rFonts w:eastAsia="Aptos" w:cstheme="minorHAnsi"/>
          <w:kern w:val="2"/>
          <w:sz w:val="20"/>
          <w:szCs w:val="20"/>
          <w:rPrChange w:id="31924" w:author="Visone Rossana (GSE)" w:date="2025-10-22T12:41:00Z" w16du:dateUtc="2025-10-22T10:41:00Z">
            <w:rPr>
              <w:del w:id="31925" w:author="Visone Rossana (GSE)" w:date="2025-10-22T12:48:00Z" w16du:dateUtc="2025-10-22T10:48:00Z"/>
              <w:rFonts w:eastAsia="Aptos" w:cstheme="minorHAnsi"/>
              <w:kern w:val="2"/>
            </w:rPr>
          </w:rPrChange>
        </w:rPr>
      </w:pPr>
      <w:del w:id="31926" w:author="Visone Rossana (GSE)" w:date="2025-10-22T12:48:00Z" w16du:dateUtc="2025-10-22T10:48:00Z">
        <w:r w:rsidRPr="002112A0" w:rsidDel="00AE1378">
          <w:rPr>
            <w:rFonts w:eastAsia="Aptos" w:cstheme="minorHAnsi"/>
            <w:kern w:val="2"/>
            <w:sz w:val="20"/>
            <w:szCs w:val="20"/>
            <w:rPrChange w:id="31927" w:author="Visone Rossana (GSE)" w:date="2025-10-22T12:41:00Z" w16du:dateUtc="2025-10-22T10:41:00Z">
              <w:rPr>
                <w:rFonts w:eastAsia="Aptos" w:cstheme="minorHAnsi"/>
                <w:kern w:val="2"/>
              </w:rPr>
            </w:rPrChange>
          </w:rPr>
          <w:delText>*</w:delText>
        </w:r>
      </w:del>
      <w:del w:id="31928" w:author="Visone Rossana (GSE)" w:date="2025-10-22T12:42:00Z" w16du:dateUtc="2025-10-22T10:42:00Z">
        <w:r w:rsidRPr="002112A0" w:rsidDel="002112A0">
          <w:rPr>
            <w:rFonts w:eastAsia="Aptos" w:cstheme="minorHAnsi"/>
            <w:kern w:val="2"/>
            <w:sz w:val="20"/>
            <w:szCs w:val="20"/>
            <w:rPrChange w:id="31929" w:author="Visone Rossana (GSE)" w:date="2025-10-22T12:41:00Z" w16du:dateUtc="2025-10-22T10:41:00Z">
              <w:rPr>
                <w:rFonts w:eastAsia="Aptos" w:cstheme="minorHAnsi"/>
                <w:kern w:val="2"/>
              </w:rPr>
            </w:rPrChange>
          </w:rPr>
          <w:delText xml:space="preserve">Per </w:delText>
        </w:r>
      </w:del>
      <w:ins w:id="31930" w:author="Visone Rossana (GSE)" w:date="2025-09-30T18:28:00Z" w16du:dateUtc="2025-09-30T16:28:00Z">
        <w:del w:id="31931" w:author="Visone Rossana (GSE)" w:date="2025-10-22T12:42:00Z" w16du:dateUtc="2025-10-22T10:42:00Z">
          <w:r w:rsidR="00942A2B" w:rsidRPr="002112A0" w:rsidDel="002112A0">
            <w:rPr>
              <w:rFonts w:eastAsia="Aptos" w:cstheme="minorHAnsi"/>
              <w:kern w:val="2"/>
              <w:sz w:val="20"/>
              <w:szCs w:val="20"/>
              <w:rPrChange w:id="31932" w:author="Visone Rossana (GSE)" w:date="2025-10-22T12:41:00Z" w16du:dateUtc="2025-10-22T10:41:00Z">
                <w:rPr>
                  <w:rFonts w:eastAsia="Aptos" w:cstheme="minorHAnsi"/>
                  <w:kern w:val="2"/>
                  <w:sz w:val="22"/>
                  <w:szCs w:val="22"/>
                </w:rPr>
              </w:rPrChange>
            </w:rPr>
            <w:delText xml:space="preserve">interventi realizzati su edifici pubblici di </w:delText>
          </w:r>
        </w:del>
      </w:ins>
      <w:del w:id="31933" w:author="Visone Rossana (GSE)" w:date="2025-10-22T12:42:00Z" w16du:dateUtc="2025-10-22T10:42:00Z">
        <w:r w:rsidRPr="002112A0" w:rsidDel="002112A0">
          <w:rPr>
            <w:rFonts w:eastAsia="Aptos" w:cstheme="minorHAnsi"/>
            <w:kern w:val="2"/>
            <w:sz w:val="20"/>
            <w:szCs w:val="20"/>
            <w:rPrChange w:id="31934" w:author="Visone Rossana (GSE)" w:date="2025-10-22T12:41:00Z" w16du:dateUtc="2025-10-22T10:41:00Z">
              <w:rPr>
                <w:rFonts w:eastAsia="Aptos" w:cstheme="minorHAnsi"/>
                <w:kern w:val="2"/>
              </w:rPr>
            </w:rPrChange>
          </w:rPr>
          <w:delText>comuni con popolazione fino a 15</w:delText>
        </w:r>
      </w:del>
      <w:ins w:id="31935" w:author="Visone Rossana (GSE)" w:date="2025-07-24T10:03:00Z" w16du:dateUtc="2025-07-24T08:03:00Z">
        <w:del w:id="31936" w:author="Visone Rossana (GSE)" w:date="2025-10-22T12:42:00Z" w16du:dateUtc="2025-10-22T10:42:00Z">
          <w:r w:rsidR="006D4A5F" w:rsidRPr="002112A0" w:rsidDel="002112A0">
            <w:rPr>
              <w:rFonts w:eastAsia="Aptos" w:cstheme="minorHAnsi"/>
              <w:kern w:val="2"/>
              <w:sz w:val="20"/>
              <w:szCs w:val="20"/>
              <w:rPrChange w:id="31937" w:author="Visone Rossana (GSE)" w:date="2025-10-22T12:41:00Z" w16du:dateUtc="2025-10-22T10:41:00Z">
                <w:rPr>
                  <w:rFonts w:eastAsia="Aptos" w:cstheme="minorHAnsi"/>
                  <w:kern w:val="2"/>
                </w:rPr>
              </w:rPrChange>
            </w:rPr>
            <w:delText>.</w:delText>
          </w:r>
        </w:del>
      </w:ins>
      <w:del w:id="31938" w:author="Visone Rossana (GSE)" w:date="2025-10-22T12:42:00Z" w16du:dateUtc="2025-10-22T10:42:00Z">
        <w:r w:rsidRPr="002112A0" w:rsidDel="002112A0">
          <w:rPr>
            <w:rFonts w:eastAsia="Aptos" w:cstheme="minorHAnsi"/>
            <w:kern w:val="2"/>
            <w:sz w:val="20"/>
            <w:szCs w:val="20"/>
            <w:rPrChange w:id="31939" w:author="Visone Rossana (GSE)" w:date="2025-10-22T12:41:00Z" w16du:dateUtc="2025-10-22T10:41:00Z">
              <w:rPr>
                <w:rFonts w:eastAsia="Aptos" w:cstheme="minorHAnsi"/>
                <w:kern w:val="2"/>
              </w:rPr>
            </w:rPrChange>
          </w:rPr>
          <w:delText>000 abita</w:delText>
        </w:r>
      </w:del>
      <w:ins w:id="31940" w:author="Visone Rossana (GSE)" w:date="2025-09-30T18:27:00Z" w16du:dateUtc="2025-09-30T16:27:00Z">
        <w:del w:id="31941" w:author="Visone Rossana (GSE)" w:date="2025-10-22T12:42:00Z" w16du:dateUtc="2025-10-22T10:42:00Z">
          <w:r w:rsidR="00FE3D54" w:rsidRPr="002112A0" w:rsidDel="002112A0">
            <w:rPr>
              <w:rFonts w:eastAsia="Aptos" w:cstheme="minorHAnsi"/>
              <w:kern w:val="2"/>
              <w:sz w:val="20"/>
              <w:szCs w:val="20"/>
              <w:rPrChange w:id="31942" w:author="Visone Rossana (GSE)" w:date="2025-10-22T12:41:00Z" w16du:dateUtc="2025-10-22T10:41:00Z">
                <w:rPr>
                  <w:rFonts w:eastAsia="Aptos" w:cstheme="minorHAnsi"/>
                  <w:kern w:val="2"/>
                  <w:sz w:val="22"/>
                  <w:szCs w:val="22"/>
                </w:rPr>
              </w:rPrChange>
            </w:rPr>
            <w:delText>n</w:delText>
          </w:r>
        </w:del>
      </w:ins>
      <w:del w:id="31943" w:author="Visone Rossana (GSE)" w:date="2025-10-22T12:42:00Z" w16du:dateUtc="2025-10-22T10:42:00Z">
        <w:r w:rsidRPr="002112A0" w:rsidDel="002112A0">
          <w:rPr>
            <w:rFonts w:eastAsia="Aptos" w:cstheme="minorHAnsi"/>
            <w:kern w:val="2"/>
            <w:sz w:val="20"/>
            <w:szCs w:val="20"/>
            <w:rPrChange w:id="31944" w:author="Visone Rossana (GSE)" w:date="2025-10-22T12:41:00Z" w16du:dateUtc="2025-10-22T10:41:00Z">
              <w:rPr>
                <w:rFonts w:eastAsia="Aptos" w:cstheme="minorHAnsi"/>
                <w:kern w:val="2"/>
              </w:rPr>
            </w:rPrChange>
          </w:rPr>
          <w:delText xml:space="preserve">ti </w:delText>
        </w:r>
      </w:del>
      <w:ins w:id="31945" w:author="Visone Rossana (GSE)" w:date="2025-09-30T18:28:00Z" w16du:dateUtc="2025-09-30T16:28:00Z">
        <w:del w:id="31946" w:author="Visone Rossana (GSE)" w:date="2025-10-22T12:42:00Z" w16du:dateUtc="2025-10-22T10:42:00Z">
          <w:r w:rsidR="00942A2B" w:rsidRPr="002112A0" w:rsidDel="002112A0">
            <w:rPr>
              <w:rFonts w:eastAsia="Aptos" w:cstheme="minorHAnsi"/>
              <w:kern w:val="2"/>
              <w:sz w:val="20"/>
              <w:szCs w:val="20"/>
              <w:rPrChange w:id="31947" w:author="Visone Rossana (GSE)" w:date="2025-10-22T12:41:00Z" w16du:dateUtc="2025-10-22T10:41:00Z">
                <w:rPr>
                  <w:rFonts w:eastAsia="Aptos" w:cstheme="minorHAnsi"/>
                  <w:kern w:val="2"/>
                  <w:sz w:val="22"/>
                  <w:szCs w:val="22"/>
                </w:rPr>
              </w:rPrChange>
            </w:rPr>
            <w:delText>e da ess</w:delText>
          </w:r>
          <w:r w:rsidR="00B41E0F" w:rsidRPr="002112A0" w:rsidDel="002112A0">
            <w:rPr>
              <w:rFonts w:eastAsia="Aptos" w:cstheme="minorHAnsi"/>
              <w:kern w:val="2"/>
              <w:sz w:val="20"/>
              <w:szCs w:val="20"/>
              <w:rPrChange w:id="31948" w:author="Visone Rossana (GSE)" w:date="2025-10-22T12:41:00Z" w16du:dateUtc="2025-10-22T10:41:00Z">
                <w:rPr>
                  <w:rFonts w:eastAsia="Aptos" w:cstheme="minorHAnsi"/>
                  <w:kern w:val="2"/>
                  <w:sz w:val="22"/>
                  <w:szCs w:val="22"/>
                </w:rPr>
              </w:rPrChange>
            </w:rPr>
            <w:delText>i</w:delText>
          </w:r>
          <w:r w:rsidR="00942A2B" w:rsidRPr="002112A0" w:rsidDel="002112A0">
            <w:rPr>
              <w:rFonts w:eastAsia="Aptos" w:cstheme="minorHAnsi"/>
              <w:kern w:val="2"/>
              <w:sz w:val="20"/>
              <w:szCs w:val="20"/>
              <w:rPrChange w:id="31949" w:author="Visone Rossana (GSE)" w:date="2025-10-22T12:41:00Z" w16du:dateUtc="2025-10-22T10:41:00Z">
                <w:rPr>
                  <w:rFonts w:eastAsia="Aptos" w:cstheme="minorHAnsi"/>
                  <w:kern w:val="2"/>
                  <w:sz w:val="22"/>
                  <w:szCs w:val="22"/>
                </w:rPr>
              </w:rPrChange>
            </w:rPr>
            <w:delText xml:space="preserve"> utilizzati, nonché </w:delText>
          </w:r>
        </w:del>
      </w:ins>
      <w:del w:id="31950" w:author="Visone Rossana (GSE)" w:date="2025-10-22T12:42:00Z" w16du:dateUtc="2025-10-22T10:42:00Z">
        <w:r w:rsidRPr="002112A0" w:rsidDel="002112A0">
          <w:rPr>
            <w:rFonts w:eastAsia="Aptos" w:cstheme="minorHAnsi"/>
            <w:kern w:val="2"/>
            <w:sz w:val="20"/>
            <w:szCs w:val="20"/>
            <w:rPrChange w:id="31951" w:author="Visone Rossana (GSE)" w:date="2025-10-22T12:41:00Z" w16du:dateUtc="2025-10-22T10:41:00Z">
              <w:rPr>
                <w:rFonts w:eastAsia="Aptos" w:cstheme="minorHAnsi"/>
                <w:kern w:val="2"/>
              </w:rPr>
            </w:rPrChange>
          </w:rPr>
          <w:delText>e per gli edifici pubblici, rientranti nel</w:delText>
        </w:r>
      </w:del>
      <w:ins w:id="31952" w:author="Visone Rossana (GSE)" w:date="2025-09-30T18:27:00Z" w16du:dateUtc="2025-09-30T16:27:00Z">
        <w:del w:id="31953" w:author="Visone Rossana (GSE)" w:date="2025-10-22T12:42:00Z" w16du:dateUtc="2025-10-22T10:42:00Z">
          <w:r w:rsidR="00FE3D54" w:rsidRPr="002112A0" w:rsidDel="002112A0">
            <w:rPr>
              <w:rFonts w:eastAsia="Aptos" w:cstheme="minorHAnsi"/>
              <w:kern w:val="2"/>
              <w:sz w:val="20"/>
              <w:szCs w:val="20"/>
              <w:rPrChange w:id="31954" w:author="Visone Rossana (GSE)" w:date="2025-10-22T12:41:00Z" w16du:dateUtc="2025-10-22T10:41:00Z">
                <w:rPr>
                  <w:rFonts w:eastAsia="Aptos" w:cstheme="minorHAnsi"/>
                  <w:kern w:val="2"/>
                  <w:sz w:val="22"/>
                  <w:szCs w:val="22"/>
                </w:rPr>
              </w:rPrChange>
            </w:rPr>
            <w:delText>le disposizioni dell’emendamento</w:delText>
          </w:r>
        </w:del>
      </w:ins>
      <w:del w:id="31955" w:author="Visone Rossana (GSE)" w:date="2025-10-22T12:42:00Z" w16du:dateUtc="2025-10-22T10:42:00Z">
        <w:r w:rsidRPr="002112A0" w:rsidDel="002112A0">
          <w:rPr>
            <w:rFonts w:eastAsia="Aptos" w:cstheme="minorHAnsi"/>
            <w:kern w:val="2"/>
            <w:sz w:val="20"/>
            <w:szCs w:val="20"/>
            <w:rPrChange w:id="31956" w:author="Visone Rossana (GSE)" w:date="2025-10-22T12:41:00Z" w16du:dateUtc="2025-10-22T10:41:00Z">
              <w:rPr>
                <w:rFonts w:eastAsia="Aptos" w:cstheme="minorHAnsi"/>
                <w:kern w:val="2"/>
              </w:rPr>
            </w:rPrChange>
          </w:rPr>
          <w:delText xml:space="preserve"> art. 48-ter del decreto-legge del 14 agosto 2020, questo limite è incrementato al 100%</w:delText>
        </w:r>
      </w:del>
    </w:p>
    <w:p w14:paraId="68BDAB57" w14:textId="44B9E822" w:rsidR="001D4C4A" w:rsidRPr="00357179" w:rsidDel="00AE1378" w:rsidRDefault="001D4C4A">
      <w:pPr>
        <w:widowControl w:val="0"/>
        <w:tabs>
          <w:tab w:val="left" w:pos="9179"/>
        </w:tabs>
        <w:autoSpaceDE w:val="0"/>
        <w:autoSpaceDN w:val="0"/>
        <w:spacing w:line="276" w:lineRule="auto"/>
        <w:jc w:val="both"/>
        <w:rPr>
          <w:del w:id="31957" w:author="Visone Rossana (GSE)" w:date="2025-10-22T12:48:00Z" w16du:dateUtc="2025-10-22T10:48:00Z"/>
          <w:rFonts w:eastAsia="Aptos" w:cstheme="minorHAnsi"/>
          <w:kern w:val="2"/>
          <w:sz w:val="22"/>
          <w:szCs w:val="22"/>
          <w:rPrChange w:id="31958" w:author="Visone Rossana (GSE)" w:date="2025-09-09T14:48:00Z" w16du:dateUtc="2025-09-09T12:48:00Z">
            <w:rPr>
              <w:del w:id="31959" w:author="Visone Rossana (GSE)" w:date="2025-10-22T12:48:00Z" w16du:dateUtc="2025-10-22T10:48:00Z"/>
              <w:rFonts w:eastAsia="Aptos" w:cstheme="minorHAnsi"/>
              <w:kern w:val="2"/>
            </w:rPr>
          </w:rPrChange>
        </w:rPr>
        <w:pPrChange w:id="31960" w:author="Visone Rossana (GSE)" w:date="2025-09-09T14:48:00Z" w16du:dateUtc="2025-09-09T12:48:00Z">
          <w:pPr>
            <w:widowControl w:val="0"/>
            <w:tabs>
              <w:tab w:val="left" w:pos="9179"/>
            </w:tabs>
            <w:autoSpaceDE w:val="0"/>
            <w:autoSpaceDN w:val="0"/>
            <w:jc w:val="both"/>
          </w:pPr>
        </w:pPrChange>
      </w:pPr>
    </w:p>
    <w:p w14:paraId="4125AE12" w14:textId="77777777" w:rsidR="008674CD" w:rsidRDefault="008674CD" w:rsidP="008674CD">
      <w:pPr>
        <w:spacing w:after="120" w:line="276" w:lineRule="auto"/>
        <w:jc w:val="both"/>
        <w:rPr>
          <w:ins w:id="31961" w:author="Visone Rossana (GSE)" w:date="2025-10-22T12:47:00Z" w16du:dateUtc="2025-10-22T10:47:00Z"/>
          <w:rFonts w:ascii="Calibri" w:hAnsi="Calibri" w:cs="Calibri"/>
          <w:sz w:val="22"/>
          <w:szCs w:val="22"/>
        </w:rPr>
      </w:pPr>
      <w:ins w:id="31962" w:author="Visone Rossana (GSE)" w:date="2025-10-22T12:47:00Z" w16du:dateUtc="2025-10-22T10:47:00Z">
        <w:r w:rsidRPr="00572F8E">
          <w:rPr>
            <w:rFonts w:ascii="Calibri" w:hAnsi="Calibri" w:cs="Calibri"/>
            <w:sz w:val="22"/>
            <w:szCs w:val="22"/>
          </w:rPr>
          <w:t xml:space="preserve">Nei casi di obbligatorietà, le spese sostenute per la redazione della diagnosi e dell’attestato di prestazione energetica </w:t>
        </w:r>
        <w:r w:rsidRPr="00572F8E">
          <w:rPr>
            <w:rFonts w:ascii="Calibri" w:hAnsi="Calibri" w:cs="Calibri"/>
            <w:i/>
            <w:iCs/>
            <w:sz w:val="22"/>
            <w:szCs w:val="22"/>
          </w:rPr>
          <w:t>post operam</w:t>
        </w:r>
        <w:r w:rsidRPr="00572F8E">
          <w:rPr>
            <w:rFonts w:ascii="Calibri" w:hAnsi="Calibri" w:cs="Calibri"/>
            <w:sz w:val="22"/>
            <w:szCs w:val="22"/>
          </w:rPr>
          <w:t xml:space="preserve"> sono incentivate secondo quanto specificato al paragrafo </w:t>
        </w:r>
        <w:r w:rsidRPr="00572F8E">
          <w:rPr>
            <w:rFonts w:ascii="Calibri" w:hAnsi="Calibri" w:cs="Calibri"/>
            <w:sz w:val="22"/>
            <w:szCs w:val="22"/>
            <w:highlight w:val="yellow"/>
          </w:rPr>
          <w:t>9.17.1</w:t>
        </w:r>
        <w:r w:rsidRPr="00572F8E">
          <w:rPr>
            <w:rFonts w:ascii="Calibri" w:hAnsi="Calibri" w:cs="Calibri"/>
            <w:sz w:val="22"/>
            <w:szCs w:val="22"/>
          </w:rPr>
          <w:t>. Si precisa che i suddetti contributi non concorrono alla formazione di I</w:t>
        </w:r>
        <w:r w:rsidRPr="00572F8E">
          <w:rPr>
            <w:rFonts w:ascii="Calibri" w:hAnsi="Calibri" w:cs="Calibri"/>
            <w:sz w:val="22"/>
            <w:szCs w:val="22"/>
            <w:vertAlign w:val="subscript"/>
          </w:rPr>
          <w:t>tot</w:t>
        </w:r>
        <w:r w:rsidRPr="00572F8E">
          <w:rPr>
            <w:rFonts w:ascii="Calibri" w:hAnsi="Calibri" w:cs="Calibri"/>
            <w:sz w:val="22"/>
            <w:szCs w:val="22"/>
          </w:rPr>
          <w:t xml:space="preserve"> previsto per lo specifico intervento.  </w:t>
        </w:r>
      </w:ins>
    </w:p>
    <w:p w14:paraId="5D93CB11" w14:textId="77777777" w:rsidR="008674CD" w:rsidRDefault="008674CD" w:rsidP="008674CD">
      <w:pPr>
        <w:spacing w:after="120" w:line="276" w:lineRule="auto"/>
        <w:jc w:val="both"/>
        <w:rPr>
          <w:ins w:id="31963" w:author="Visone Rossana (GSE)" w:date="2025-10-22T12:47:00Z" w16du:dateUtc="2025-10-22T10:47:00Z"/>
          <w:bCs/>
          <w:sz w:val="22"/>
          <w:szCs w:val="22"/>
        </w:rPr>
      </w:pPr>
      <w:ins w:id="31964" w:author="Visone Rossana (GSE)" w:date="2025-10-22T12:47:00Z" w16du:dateUtc="2025-10-22T10:47:00Z">
        <w:r w:rsidRPr="00572F8E">
          <w:rPr>
            <w:bCs/>
            <w:sz w:val="22"/>
            <w:szCs w:val="22"/>
            <w:highlight w:val="cyan"/>
          </w:rPr>
          <w:t xml:space="preserve">Per le grandi imprese, ivi inclusi gli ETS economici con tale dimensione di impresa, non costituisce una spesa ammissibile il costo sostenuto per la redazione dell’attestato di prestazione energetica </w:t>
        </w:r>
        <w:r w:rsidRPr="00572F8E">
          <w:rPr>
            <w:bCs/>
            <w:i/>
            <w:iCs/>
            <w:sz w:val="22"/>
            <w:szCs w:val="22"/>
            <w:highlight w:val="cyan"/>
          </w:rPr>
          <w:t>post operam</w:t>
        </w:r>
        <w:r w:rsidRPr="00572F8E">
          <w:rPr>
            <w:bCs/>
            <w:sz w:val="22"/>
            <w:szCs w:val="22"/>
            <w:highlight w:val="cyan"/>
          </w:rPr>
          <w:t>, ai sensi</w:t>
        </w:r>
        <w:commentRangeStart w:id="31965"/>
        <w:r w:rsidRPr="00572F8E">
          <w:rPr>
            <w:bCs/>
            <w:sz w:val="22"/>
            <w:szCs w:val="22"/>
            <w:highlight w:val="cyan"/>
          </w:rPr>
          <w:t xml:space="preserve"> dell’art. 26, comma 2</w:t>
        </w:r>
        <w:r>
          <w:rPr>
            <w:bCs/>
            <w:sz w:val="22"/>
            <w:szCs w:val="22"/>
            <w:highlight w:val="cyan"/>
          </w:rPr>
          <w:t>,</w:t>
        </w:r>
        <w:r w:rsidRPr="00572F8E">
          <w:rPr>
            <w:bCs/>
            <w:sz w:val="22"/>
            <w:szCs w:val="22"/>
            <w:highlight w:val="cyan"/>
          </w:rPr>
          <w:t xml:space="preserve"> del Decreto</w:t>
        </w:r>
        <w:commentRangeEnd w:id="31965"/>
        <w:r w:rsidRPr="00572F8E">
          <w:rPr>
            <w:rStyle w:val="Rimandocommento"/>
            <w:bCs/>
            <w:sz w:val="22"/>
            <w:szCs w:val="22"/>
            <w:highlight w:val="cyan"/>
          </w:rPr>
          <w:commentReference w:id="31965"/>
        </w:r>
        <w:r w:rsidRPr="00572F8E">
          <w:rPr>
            <w:bCs/>
            <w:sz w:val="22"/>
            <w:szCs w:val="22"/>
            <w:highlight w:val="cyan"/>
          </w:rPr>
          <w:t xml:space="preserve">. </w:t>
        </w:r>
      </w:ins>
    </w:p>
    <w:p w14:paraId="09E245E9" w14:textId="063CAB41" w:rsidR="008674CD" w:rsidRPr="00572F8E" w:rsidRDefault="008674CD" w:rsidP="008674CD">
      <w:pPr>
        <w:spacing w:after="120" w:line="276" w:lineRule="auto"/>
        <w:jc w:val="both"/>
        <w:rPr>
          <w:ins w:id="31967" w:author="Visone Rossana (GSE)" w:date="2025-10-22T12:47:00Z" w16du:dateUtc="2025-10-22T10:47:00Z"/>
          <w:rFonts w:ascii="Calibri" w:hAnsi="Calibri" w:cs="Calibri"/>
          <w:sz w:val="22"/>
          <w:szCs w:val="22"/>
        </w:rPr>
      </w:pPr>
      <w:ins w:id="31968" w:author="Visone Rossana (GSE)" w:date="2025-10-22T12:47:00Z" w16du:dateUtc="2025-10-22T10:47:00Z">
        <w:r w:rsidRPr="00572F8E">
          <w:rPr>
            <w:rFonts w:ascii="Calibri" w:hAnsi="Calibri" w:cs="Calibri"/>
            <w:sz w:val="22"/>
            <w:szCs w:val="22"/>
          </w:rPr>
          <w:t>L’ammontare dell’incentivo erogato al Soggetto Responsabile ai sensi del presente Decreto non può eccedere, in nessun caso, il 65% delle spese sostenute ammissibili, nel rispetto dei principi di cumulabilità disciplinati nell’articolo 17 del Decreto, nonché delle ulteriori specifiche disposizioni di cui all’art. 27 del Decreto rivolte alle imprese</w:t>
        </w:r>
        <w:r>
          <w:rPr>
            <w:rFonts w:ascii="Calibri" w:hAnsi="Calibri" w:cs="Calibri"/>
            <w:sz w:val="22"/>
            <w:szCs w:val="22"/>
          </w:rPr>
          <w:t xml:space="preserve"> e agli ETS economici</w:t>
        </w:r>
        <w:r w:rsidRPr="00572F8E">
          <w:rPr>
            <w:rFonts w:ascii="Calibri" w:hAnsi="Calibri" w:cs="Calibri"/>
            <w:sz w:val="22"/>
            <w:szCs w:val="22"/>
          </w:rPr>
          <w:t>.</w:t>
        </w:r>
      </w:ins>
    </w:p>
    <w:p w14:paraId="48A0C35A" w14:textId="77777777" w:rsidR="008674CD" w:rsidRPr="00572F8E" w:rsidRDefault="008674CD" w:rsidP="008674CD">
      <w:pPr>
        <w:spacing w:line="276" w:lineRule="auto"/>
        <w:jc w:val="both"/>
        <w:rPr>
          <w:ins w:id="31969" w:author="Visone Rossana (GSE)" w:date="2025-10-22T12:47:00Z" w16du:dateUtc="2025-10-22T10:47:00Z"/>
          <w:rFonts w:ascii="Calibri" w:hAnsi="Calibri" w:cs="Calibri"/>
          <w:sz w:val="22"/>
          <w:szCs w:val="22"/>
        </w:rPr>
      </w:pPr>
      <w:ins w:id="31970" w:author="Visone Rossana (GSE)" w:date="2025-10-22T12:47:00Z" w16du:dateUtc="2025-10-22T10:47:00Z">
        <w:r w:rsidRPr="00572F8E">
          <w:rPr>
            <w:rFonts w:ascii="Calibri" w:hAnsi="Calibri" w:cs="Calibri"/>
            <w:sz w:val="22"/>
            <w:szCs w:val="22"/>
          </w:rPr>
          <w:t>Per gli interventi realizzati su edifici pubblici di cui all’art. 11, comma 2, del Decreto la percentuale incentivata della spesa ammissibile è pari al 100%, secondo le specificità indicate al paragrafo 4.2 delle presenti Regole Applicative.</w:t>
        </w:r>
      </w:ins>
    </w:p>
    <w:p w14:paraId="4383C82A" w14:textId="77777777" w:rsidR="008674CD" w:rsidRDefault="008674CD">
      <w:pPr>
        <w:spacing w:line="276" w:lineRule="auto"/>
        <w:rPr>
          <w:ins w:id="31971" w:author="Visone Rossana (GSE)" w:date="2025-10-22T12:47:00Z" w16du:dateUtc="2025-10-22T10:47:00Z"/>
          <w:rFonts w:eastAsia="Aptos" w:cstheme="minorHAnsi"/>
          <w:b/>
          <w:bCs/>
          <w:kern w:val="2"/>
          <w:sz w:val="22"/>
          <w:szCs w:val="22"/>
          <w:u w:val="single"/>
          <w14:ligatures w14:val="standardContextual"/>
        </w:rPr>
      </w:pPr>
    </w:p>
    <w:p w14:paraId="060C6A96" w14:textId="77777777" w:rsidR="00AE1378" w:rsidRPr="008633E6" w:rsidRDefault="00AE1378">
      <w:pPr>
        <w:pStyle w:val="TITOLO20"/>
        <w:numPr>
          <w:ilvl w:val="2"/>
          <w:numId w:val="292"/>
        </w:numPr>
        <w:ind w:left="1134" w:hanging="708"/>
        <w:rPr>
          <w:ins w:id="31972" w:author="Visone Rossana (GSE)" w:date="2025-10-22T12:49:00Z" w16du:dateUtc="2025-10-22T10:49:00Z"/>
        </w:rPr>
        <w:pPrChange w:id="31973" w:author="Visone Rossana (GSE)" w:date="2025-10-23T10:16:00Z" w16du:dateUtc="2025-10-23T08:16:00Z">
          <w:pPr>
            <w:pStyle w:val="TITOLO20"/>
            <w:numPr>
              <w:ilvl w:val="2"/>
              <w:numId w:val="553"/>
            </w:numPr>
            <w:ind w:left="1715" w:hanging="504"/>
          </w:pPr>
        </w:pPrChange>
      </w:pPr>
      <w:bookmarkStart w:id="31974" w:name="_Toc212462764"/>
      <w:ins w:id="31975" w:author="Visone Rossana (GSE)" w:date="2025-10-22T12:49:00Z" w16du:dateUtc="2025-10-22T10:49:00Z">
        <w:r w:rsidRPr="008633E6">
          <w:t>Documentazione necessaria per l’accesso all’incentivo</w:t>
        </w:r>
        <w:bookmarkEnd w:id="31974"/>
        <w:r w:rsidRPr="008633E6">
          <w:t xml:space="preserve"> </w:t>
        </w:r>
      </w:ins>
    </w:p>
    <w:p w14:paraId="4F632117" w14:textId="773CBE95" w:rsidR="001D4C4A" w:rsidDel="00EA4762" w:rsidRDefault="001D4C4A" w:rsidP="00EA4762">
      <w:pPr>
        <w:spacing w:line="276" w:lineRule="auto"/>
        <w:rPr>
          <w:del w:id="31976" w:author="Visone Rossana (GSE)" w:date="2025-10-22T12:49:00Z" w16du:dateUtc="2025-10-22T10:49:00Z"/>
          <w:rFonts w:eastAsia="Aptos" w:cstheme="minorHAnsi"/>
          <w:b/>
          <w:bCs/>
          <w:kern w:val="2"/>
          <w:sz w:val="22"/>
          <w:szCs w:val="22"/>
          <w:u w:val="single"/>
          <w14:ligatures w14:val="standardContextual"/>
        </w:rPr>
      </w:pPr>
      <w:del w:id="31977" w:author="Visone Rossana (GSE)" w:date="2025-10-22T12:49:00Z" w16du:dateUtc="2025-10-22T10:49:00Z">
        <w:r w:rsidRPr="00357179" w:rsidDel="00AE1378">
          <w:rPr>
            <w:rFonts w:eastAsia="Aptos" w:cstheme="minorHAnsi"/>
            <w:b/>
            <w:bCs/>
            <w:kern w:val="2"/>
            <w:sz w:val="22"/>
            <w:szCs w:val="22"/>
            <w:u w:val="single"/>
            <w14:ligatures w14:val="standardContextual"/>
            <w:rPrChange w:id="31978" w:author="Visone Rossana (GSE)" w:date="2025-09-09T14:48:00Z" w16du:dateUtc="2025-09-09T12:48:00Z">
              <w:rPr>
                <w:rFonts w:eastAsia="Aptos" w:cstheme="minorHAnsi"/>
                <w:b/>
                <w:bCs/>
                <w:kern w:val="2"/>
                <w:u w:val="single"/>
                <w14:ligatures w14:val="standardContextual"/>
              </w:rPr>
            </w:rPrChange>
          </w:rPr>
          <w:delText>Documentazione da allegare alla richiesta di accesso all’incentivo:</w:delText>
        </w:r>
      </w:del>
    </w:p>
    <w:p w14:paraId="6567E6D5" w14:textId="77777777" w:rsidR="00EA4762" w:rsidRDefault="00EA4762" w:rsidP="00EA4762">
      <w:pPr>
        <w:spacing w:line="276" w:lineRule="auto"/>
        <w:jc w:val="both"/>
        <w:rPr>
          <w:ins w:id="31979" w:author="Visone Rossana (GSE)" w:date="2025-10-22T12:52:00Z" w16du:dateUtc="2025-10-22T10:52:00Z"/>
          <w:sz w:val="22"/>
          <w:szCs w:val="22"/>
        </w:rPr>
      </w:pPr>
      <w:ins w:id="31980" w:author="Visone Rossana (GSE)" w:date="2025-10-22T12:52:00Z" w16du:dateUtc="2025-10-22T10:52:00Z">
        <w:r w:rsidRPr="00572F8E">
          <w:rPr>
            <w:sz w:val="22"/>
            <w:szCs w:val="22"/>
          </w:rPr>
          <w:t xml:space="preserve">Ai fini della richiesta d’incentivo, il Soggetto Responsabile predispone la documentazione sotto specificata, e la conserva in originale per tutta la durata dell’incentivo e per i 5 anni successivi all’erogazione dell’ultima rata. </w:t>
        </w:r>
      </w:ins>
    </w:p>
    <w:p w14:paraId="5E0F754F" w14:textId="77777777" w:rsidR="00EA4762" w:rsidRDefault="00EA4762" w:rsidP="00EA4762">
      <w:pPr>
        <w:spacing w:line="276" w:lineRule="auto"/>
        <w:jc w:val="both"/>
        <w:rPr>
          <w:ins w:id="31981" w:author="Visone Rossana (GSE)" w:date="2025-10-22T12:52:00Z" w16du:dateUtc="2025-10-22T10:52:00Z"/>
          <w:sz w:val="22"/>
          <w:szCs w:val="22"/>
        </w:rPr>
      </w:pPr>
      <w:ins w:id="31982" w:author="Visone Rossana (GSE)" w:date="2025-10-22T12:52:00Z" w16du:dateUtc="2025-10-22T10:52:00Z">
        <w:r w:rsidRPr="00572F8E">
          <w:rPr>
            <w:sz w:val="22"/>
            <w:szCs w:val="22"/>
          </w:rPr>
          <w:t xml:space="preserve">Alcuni documenti devono essere presentati unitamente alla richiesta di accesso all’incentivo (in formato PDF), caricandoli sul Portaltermico all’atto della presentazione della richiesta medesima; altri devono essere conservati a cura del Soggetto Responsabile. </w:t>
        </w:r>
      </w:ins>
    </w:p>
    <w:p w14:paraId="12144DA4" w14:textId="77777777" w:rsidR="00EA4762" w:rsidRPr="00572F8E" w:rsidRDefault="00EA4762" w:rsidP="00EA4762">
      <w:pPr>
        <w:spacing w:line="276" w:lineRule="auto"/>
        <w:jc w:val="both"/>
        <w:rPr>
          <w:ins w:id="31983" w:author="Visone Rossana (GSE)" w:date="2025-10-22T12:52:00Z" w16du:dateUtc="2025-10-22T10:52:00Z"/>
          <w:sz w:val="22"/>
          <w:szCs w:val="22"/>
        </w:rPr>
      </w:pPr>
      <w:ins w:id="31984" w:author="Visone Rossana (GSE)" w:date="2025-10-22T12:52:00Z" w16du:dateUtc="2025-10-22T10:52:00Z">
        <w:r w:rsidRPr="00572F8E">
          <w:rPr>
            <w:sz w:val="22"/>
            <w:szCs w:val="22"/>
          </w:rPr>
          <w:t>Il GSE potrà richiedere copia di tutti i documenti in qualsiasi momento e la stessa documentazione dovrà essere mostrata in originale in caso di verifica in situ.</w:t>
        </w:r>
      </w:ins>
    </w:p>
    <w:p w14:paraId="00FF8397" w14:textId="77777777" w:rsidR="00EA4762" w:rsidRDefault="00EA4762" w:rsidP="00EA4762">
      <w:pPr>
        <w:widowControl w:val="0"/>
        <w:tabs>
          <w:tab w:val="left" w:pos="9179"/>
        </w:tabs>
        <w:autoSpaceDE w:val="0"/>
        <w:autoSpaceDN w:val="0"/>
        <w:spacing w:line="276" w:lineRule="auto"/>
        <w:contextualSpacing/>
        <w:jc w:val="both"/>
        <w:rPr>
          <w:ins w:id="31985" w:author="Visone Rossana (GSE)" w:date="2025-10-22T13:03:00Z" w16du:dateUtc="2025-10-22T11:03:00Z"/>
          <w:rFonts w:eastAsia="Aptos" w:cstheme="minorHAnsi"/>
          <w:b/>
          <w:bCs/>
          <w:kern w:val="2"/>
          <w:sz w:val="22"/>
          <w:szCs w:val="22"/>
          <w:u w:val="single"/>
          <w14:ligatures w14:val="standardContextual"/>
        </w:rPr>
      </w:pPr>
    </w:p>
    <w:p w14:paraId="2DA18AF4" w14:textId="24F0B5C5" w:rsidR="00F51320" w:rsidRDefault="00F51320" w:rsidP="00EA4762">
      <w:pPr>
        <w:widowControl w:val="0"/>
        <w:tabs>
          <w:tab w:val="left" w:pos="9179"/>
        </w:tabs>
        <w:autoSpaceDE w:val="0"/>
        <w:autoSpaceDN w:val="0"/>
        <w:spacing w:line="276" w:lineRule="auto"/>
        <w:contextualSpacing/>
        <w:jc w:val="both"/>
        <w:rPr>
          <w:ins w:id="31986" w:author="Visone Rossana (GSE)" w:date="2025-10-22T13:03:00Z" w16du:dateUtc="2025-10-22T11:03:00Z"/>
          <w:rFonts w:eastAsia="Aptos" w:cstheme="minorHAnsi"/>
          <w:b/>
          <w:bCs/>
          <w:kern w:val="2"/>
          <w:sz w:val="22"/>
          <w:szCs w:val="22"/>
          <w:u w:val="single"/>
          <w14:ligatures w14:val="standardContextual"/>
        </w:rPr>
      </w:pPr>
      <w:ins w:id="31987" w:author="Visone Rossana (GSE)" w:date="2025-10-22T13:03:00Z" w16du:dateUtc="2025-10-22T11:03:00Z">
        <w:r w:rsidRPr="00572F8E">
          <w:rPr>
            <w:rFonts w:eastAsia="Aptos" w:cstheme="minorHAnsi"/>
            <w:b/>
            <w:bCs/>
            <w:kern w:val="2"/>
            <w:sz w:val="22"/>
            <w:szCs w:val="22"/>
            <w:u w:val="single"/>
            <w14:ligatures w14:val="standardContextual"/>
          </w:rPr>
          <w:t>Documentazione da</w:t>
        </w:r>
        <w:r>
          <w:rPr>
            <w:rFonts w:eastAsia="Aptos" w:cstheme="minorHAnsi"/>
            <w:b/>
            <w:bCs/>
            <w:kern w:val="2"/>
            <w:sz w:val="22"/>
            <w:szCs w:val="22"/>
            <w:u w:val="single"/>
            <w14:ligatures w14:val="standardContextual"/>
          </w:rPr>
          <w:t xml:space="preserve"> allegare alla richiesta di accesso all’incentivo:</w:t>
        </w:r>
      </w:ins>
    </w:p>
    <w:p w14:paraId="03150029" w14:textId="77777777" w:rsidR="00F51320" w:rsidRDefault="00F51320" w:rsidP="00EA4762">
      <w:pPr>
        <w:widowControl w:val="0"/>
        <w:tabs>
          <w:tab w:val="left" w:pos="9179"/>
        </w:tabs>
        <w:autoSpaceDE w:val="0"/>
        <w:autoSpaceDN w:val="0"/>
        <w:spacing w:line="276" w:lineRule="auto"/>
        <w:contextualSpacing/>
        <w:jc w:val="both"/>
        <w:rPr>
          <w:ins w:id="31988" w:author="Visone Rossana (GSE)" w:date="2025-10-22T12:52:00Z" w16du:dateUtc="2025-10-22T10:52:00Z"/>
          <w:rFonts w:eastAsia="Aptos" w:cstheme="minorHAnsi"/>
          <w:b/>
          <w:bCs/>
          <w:kern w:val="2"/>
          <w:sz w:val="22"/>
          <w:szCs w:val="22"/>
          <w:u w:val="single"/>
          <w14:ligatures w14:val="standardContextual"/>
        </w:rPr>
      </w:pPr>
    </w:p>
    <w:p w14:paraId="28F94C31" w14:textId="2C97A080" w:rsidR="001D4C4A" w:rsidRPr="00EA4762" w:rsidRDefault="001D4C4A">
      <w:pPr>
        <w:pStyle w:val="Paragrafoelenco"/>
        <w:widowControl w:val="0"/>
        <w:numPr>
          <w:ilvl w:val="0"/>
          <w:numId w:val="65"/>
        </w:numPr>
        <w:tabs>
          <w:tab w:val="left" w:pos="9179"/>
        </w:tabs>
        <w:autoSpaceDE w:val="0"/>
        <w:autoSpaceDN w:val="0"/>
        <w:spacing w:line="276" w:lineRule="auto"/>
        <w:jc w:val="both"/>
        <w:rPr>
          <w:rFonts w:eastAsia="Aptos" w:cstheme="minorHAnsi"/>
          <w:kern w:val="2"/>
          <w:sz w:val="22"/>
          <w:szCs w:val="22"/>
          <w:rPrChange w:id="31989" w:author="Visone Rossana (GSE)" w:date="2025-10-22T12:52:00Z" w16du:dateUtc="2025-10-22T10:52:00Z">
            <w:rPr>
              <w:rFonts w:eastAsia="Aptos" w:cstheme="minorHAnsi"/>
              <w:kern w:val="2"/>
            </w:rPr>
          </w:rPrChange>
        </w:rPr>
        <w:pPrChange w:id="31990" w:author="Visone Rossana (GSE)" w:date="2025-10-22T12:52:00Z" w16du:dateUtc="2025-10-22T10:52:00Z">
          <w:pPr>
            <w:widowControl w:val="0"/>
            <w:numPr>
              <w:numId w:val="65"/>
            </w:numPr>
            <w:tabs>
              <w:tab w:val="left" w:pos="9179"/>
            </w:tabs>
            <w:autoSpaceDE w:val="0"/>
            <w:autoSpaceDN w:val="0"/>
            <w:ind w:left="720" w:hanging="360"/>
            <w:contextualSpacing/>
            <w:jc w:val="both"/>
          </w:pPr>
        </w:pPrChange>
      </w:pPr>
      <w:r w:rsidRPr="00EA4762">
        <w:rPr>
          <w:rFonts w:eastAsia="Aptos" w:cstheme="minorHAnsi"/>
          <w:kern w:val="2"/>
          <w:sz w:val="22"/>
          <w:szCs w:val="22"/>
          <w:rPrChange w:id="31991" w:author="Visone Rossana (GSE)" w:date="2025-10-22T12:52:00Z" w16du:dateUtc="2025-10-22T10:52:00Z">
            <w:rPr>
              <w:rFonts w:eastAsia="Aptos" w:cstheme="minorHAnsi"/>
              <w:kern w:val="2"/>
            </w:rPr>
          </w:rPrChange>
        </w:rPr>
        <w:t>Asseverazione di un tecnico abilitato contenente la stima dei dati energetici ottenuti sulla base dei carichi termici ed elettrici e la relativa quantificazione del PES</w:t>
      </w:r>
      <w:ins w:id="31992" w:author="Visone Rossana (GSE)" w:date="2025-07-24T10:04:00Z" w16du:dateUtc="2025-07-24T08:04:00Z">
        <w:r w:rsidR="006D4A5F" w:rsidRPr="00EA4762">
          <w:rPr>
            <w:rFonts w:eastAsia="Aptos" w:cstheme="minorHAnsi"/>
            <w:kern w:val="2"/>
            <w:sz w:val="22"/>
            <w:szCs w:val="22"/>
            <w:rPrChange w:id="31993" w:author="Visone Rossana (GSE)" w:date="2025-10-22T12:52:00Z" w16du:dateUtc="2025-10-22T10:52:00Z">
              <w:rPr>
                <w:rFonts w:eastAsia="Aptos" w:cstheme="minorHAnsi"/>
                <w:kern w:val="2"/>
              </w:rPr>
            </w:rPrChange>
          </w:rPr>
          <w:t xml:space="preserve">. </w:t>
        </w:r>
        <w:commentRangeStart w:id="31994"/>
        <w:r w:rsidR="006D4A5F" w:rsidRPr="00EA4762">
          <w:rPr>
            <w:rFonts w:eastAsia="Aptos" w:cstheme="minorHAnsi"/>
            <w:kern w:val="2"/>
            <w:sz w:val="22"/>
            <w:szCs w:val="22"/>
            <w:rPrChange w:id="31995" w:author="Visone Rossana (GSE)" w:date="2025-10-22T12:52:00Z" w16du:dateUtc="2025-10-22T10:52:00Z">
              <w:rPr>
                <w:rFonts w:eastAsia="Aptos" w:cstheme="minorHAnsi"/>
                <w:kern w:val="2"/>
              </w:rPr>
            </w:rPrChange>
          </w:rPr>
          <w:t>In caso di</w:t>
        </w:r>
      </w:ins>
      <w:ins w:id="31996" w:author="Visone Rossana (GSE)" w:date="2025-07-24T10:06:00Z" w16du:dateUtc="2025-07-24T08:06:00Z">
        <w:r w:rsidR="006D4A5F" w:rsidRPr="00EA4762">
          <w:rPr>
            <w:rFonts w:eastAsia="Aptos" w:cstheme="minorHAnsi"/>
            <w:kern w:val="2"/>
            <w:sz w:val="22"/>
            <w:szCs w:val="22"/>
            <w:rPrChange w:id="31997" w:author="Visone Rossana (GSE)" w:date="2025-10-22T12:52:00Z" w16du:dateUtc="2025-10-22T10:52:00Z">
              <w:rPr>
                <w:rFonts w:eastAsia="Aptos" w:cstheme="minorHAnsi"/>
                <w:kern w:val="2"/>
              </w:rPr>
            </w:rPrChange>
          </w:rPr>
          <w:t xml:space="preserve"> installazione di</w:t>
        </w:r>
      </w:ins>
      <w:ins w:id="31998" w:author="Visone Rossana (GSE)" w:date="2025-07-24T10:04:00Z" w16du:dateUtc="2025-07-24T08:04:00Z">
        <w:r w:rsidR="006D4A5F" w:rsidRPr="00EA4762">
          <w:rPr>
            <w:rFonts w:eastAsia="Aptos" w:cstheme="minorHAnsi"/>
            <w:kern w:val="2"/>
            <w:sz w:val="22"/>
            <w:szCs w:val="22"/>
            <w:rPrChange w:id="31999" w:author="Visone Rossana (GSE)" w:date="2025-10-22T12:52:00Z" w16du:dateUtc="2025-10-22T10:52:00Z">
              <w:rPr>
                <w:rFonts w:eastAsia="Aptos" w:cstheme="minorHAnsi"/>
                <w:kern w:val="2"/>
              </w:rPr>
            </w:rPrChange>
          </w:rPr>
          <w:t xml:space="preserve"> più unità di microcogenerazione</w:t>
        </w:r>
      </w:ins>
      <w:ins w:id="32000" w:author="Visone Rossana (GSE)" w:date="2025-07-24T10:06:00Z" w16du:dateUtc="2025-07-24T08:06:00Z">
        <w:r w:rsidR="006D4A5F" w:rsidRPr="00EA4762">
          <w:rPr>
            <w:rFonts w:eastAsia="Aptos" w:cstheme="minorHAnsi"/>
            <w:kern w:val="2"/>
            <w:sz w:val="22"/>
            <w:szCs w:val="22"/>
            <w:rPrChange w:id="32001" w:author="Visone Rossana (GSE)" w:date="2025-10-22T12:52:00Z" w16du:dateUtc="2025-10-22T10:52:00Z">
              <w:rPr>
                <w:rFonts w:eastAsia="Aptos" w:cstheme="minorHAnsi"/>
                <w:kern w:val="2"/>
              </w:rPr>
            </w:rPrChange>
          </w:rPr>
          <w:t>, l</w:t>
        </w:r>
      </w:ins>
      <w:ins w:id="32002" w:author="Visone Rossana (GSE)" w:date="2025-07-24T10:05:00Z" w16du:dateUtc="2025-07-24T08:05:00Z">
        <w:r w:rsidR="006D4A5F" w:rsidRPr="00EA4762">
          <w:rPr>
            <w:rFonts w:eastAsia="Aptos" w:cstheme="minorHAnsi"/>
            <w:kern w:val="2"/>
            <w:sz w:val="22"/>
            <w:szCs w:val="22"/>
            <w:rPrChange w:id="32003" w:author="Visone Rossana (GSE)" w:date="2025-10-22T12:52:00Z" w16du:dateUtc="2025-10-22T10:52:00Z">
              <w:rPr>
                <w:rFonts w:eastAsia="Aptos" w:cstheme="minorHAnsi"/>
                <w:kern w:val="2"/>
              </w:rPr>
            </w:rPrChange>
          </w:rPr>
          <w:t>a quantificazione del PES</w:t>
        </w:r>
      </w:ins>
      <w:ins w:id="32004" w:author="Visone Rossana (GSE)" w:date="2025-07-24T10:06:00Z" w16du:dateUtc="2025-07-24T08:06:00Z">
        <w:r w:rsidR="006D4A5F" w:rsidRPr="00EA4762">
          <w:rPr>
            <w:rFonts w:eastAsia="Aptos" w:cstheme="minorHAnsi"/>
            <w:kern w:val="2"/>
            <w:sz w:val="22"/>
            <w:szCs w:val="22"/>
            <w:rPrChange w:id="32005" w:author="Visone Rossana (GSE)" w:date="2025-10-22T12:52:00Z" w16du:dateUtc="2025-10-22T10:52:00Z">
              <w:rPr>
                <w:rFonts w:eastAsia="Aptos" w:cstheme="minorHAnsi"/>
                <w:kern w:val="2"/>
              </w:rPr>
            </w:rPrChange>
          </w:rPr>
          <w:t xml:space="preserve"> deve essere esplicitata per singola unità ins</w:t>
        </w:r>
      </w:ins>
      <w:ins w:id="32006" w:author="Visone Rossana (GSE)" w:date="2025-07-24T10:07:00Z" w16du:dateUtc="2025-07-24T08:07:00Z">
        <w:r w:rsidR="006D4A5F" w:rsidRPr="00EA4762">
          <w:rPr>
            <w:rFonts w:eastAsia="Aptos" w:cstheme="minorHAnsi"/>
            <w:kern w:val="2"/>
            <w:sz w:val="22"/>
            <w:szCs w:val="22"/>
            <w:rPrChange w:id="32007" w:author="Visone Rossana (GSE)" w:date="2025-10-22T12:52:00Z" w16du:dateUtc="2025-10-22T10:52:00Z">
              <w:rPr>
                <w:rFonts w:eastAsia="Aptos" w:cstheme="minorHAnsi"/>
                <w:kern w:val="2"/>
              </w:rPr>
            </w:rPrChange>
          </w:rPr>
          <w:t>tallata sulla base dei richiamati carichi</w:t>
        </w:r>
      </w:ins>
      <w:r w:rsidRPr="00EA4762">
        <w:rPr>
          <w:rFonts w:eastAsia="Aptos" w:cstheme="minorHAnsi"/>
          <w:kern w:val="2"/>
          <w:sz w:val="22"/>
          <w:szCs w:val="22"/>
          <w:rPrChange w:id="32008" w:author="Visone Rossana (GSE)" w:date="2025-10-22T12:52:00Z" w16du:dateUtc="2025-10-22T10:52:00Z">
            <w:rPr>
              <w:rFonts w:eastAsia="Aptos" w:cstheme="minorHAnsi"/>
              <w:kern w:val="2"/>
            </w:rPr>
          </w:rPrChange>
        </w:rPr>
        <w:t>;</w:t>
      </w:r>
      <w:commentRangeEnd w:id="31994"/>
      <w:r w:rsidR="00437F55" w:rsidRPr="00EA4762">
        <w:rPr>
          <w:rStyle w:val="Rimandocommento"/>
          <w:rFonts w:eastAsia="Aptos" w:cstheme="minorHAnsi"/>
          <w:kern w:val="2"/>
          <w:sz w:val="22"/>
          <w:szCs w:val="22"/>
          <w:rPrChange w:id="32009" w:author="Visone Rossana (GSE)" w:date="2025-10-22T12:52:00Z" w16du:dateUtc="2025-10-22T10:52:00Z">
            <w:rPr>
              <w:rStyle w:val="Rimandocommento"/>
              <w:rFonts w:eastAsia="Aptos" w:cstheme="minorHAnsi"/>
              <w:kern w:val="2"/>
              <w:sz w:val="24"/>
            </w:rPr>
          </w:rPrChange>
        </w:rPr>
        <w:commentReference w:id="31994"/>
      </w:r>
    </w:p>
    <w:p w14:paraId="7EECCFA9" w14:textId="18E31655" w:rsidR="001D4C4A" w:rsidRPr="00357179" w:rsidRDefault="001D4C4A">
      <w:pPr>
        <w:widowControl w:val="0"/>
        <w:numPr>
          <w:ilvl w:val="0"/>
          <w:numId w:val="65"/>
        </w:numPr>
        <w:tabs>
          <w:tab w:val="left" w:pos="9179"/>
        </w:tabs>
        <w:autoSpaceDE w:val="0"/>
        <w:autoSpaceDN w:val="0"/>
        <w:spacing w:line="276" w:lineRule="auto"/>
        <w:contextualSpacing/>
        <w:jc w:val="both"/>
        <w:rPr>
          <w:rFonts w:eastAsia="Aptos" w:cstheme="minorHAnsi"/>
          <w:kern w:val="2"/>
          <w:sz w:val="22"/>
          <w:szCs w:val="22"/>
          <w:rPrChange w:id="32010" w:author="Visone Rossana (GSE)" w:date="2025-09-09T14:48:00Z" w16du:dateUtc="2025-09-09T12:48:00Z">
            <w:rPr>
              <w:rFonts w:eastAsia="Aptos" w:cstheme="minorHAnsi"/>
              <w:kern w:val="2"/>
            </w:rPr>
          </w:rPrChange>
        </w:rPr>
        <w:pPrChange w:id="32011" w:author="Visone Rossana (GSE)" w:date="2025-09-09T14:48:00Z" w16du:dateUtc="2025-09-09T12:48:00Z">
          <w:pPr>
            <w:widowControl w:val="0"/>
            <w:numPr>
              <w:numId w:val="65"/>
            </w:numPr>
            <w:tabs>
              <w:tab w:val="left" w:pos="9179"/>
            </w:tabs>
            <w:autoSpaceDE w:val="0"/>
            <w:autoSpaceDN w:val="0"/>
            <w:ind w:left="720" w:hanging="360"/>
            <w:contextualSpacing/>
            <w:jc w:val="both"/>
          </w:pPr>
        </w:pPrChange>
      </w:pPr>
      <w:r w:rsidRPr="00357179">
        <w:rPr>
          <w:rFonts w:eastAsia="Aptos" w:cstheme="minorHAnsi"/>
          <w:kern w:val="2"/>
          <w:sz w:val="22"/>
          <w:szCs w:val="22"/>
          <w:rPrChange w:id="32012" w:author="Visone Rossana (GSE)" w:date="2025-09-09T14:48:00Z" w16du:dateUtc="2025-09-09T12:48:00Z">
            <w:rPr>
              <w:rFonts w:eastAsia="Aptos" w:cstheme="minorHAnsi"/>
              <w:kern w:val="2"/>
            </w:rPr>
          </w:rPrChange>
        </w:rPr>
        <w:t xml:space="preserve">Certificazione del produttore </w:t>
      </w:r>
      <w:del w:id="32013" w:author="Visone Rossana (GSE)" w:date="2025-07-30T12:24:00Z" w16du:dateUtc="2025-07-30T10:24:00Z">
        <w:r w:rsidRPr="00357179" w:rsidDel="00E06F6D">
          <w:rPr>
            <w:rFonts w:eastAsia="Aptos" w:cstheme="minorHAnsi"/>
            <w:kern w:val="2"/>
            <w:sz w:val="22"/>
            <w:szCs w:val="22"/>
            <w:rPrChange w:id="32014" w:author="Visone Rossana (GSE)" w:date="2025-09-09T14:48:00Z" w16du:dateUtc="2025-09-09T12:48:00Z">
              <w:rPr>
                <w:rFonts w:eastAsia="Aptos" w:cstheme="minorHAnsi"/>
                <w:kern w:val="2"/>
              </w:rPr>
            </w:rPrChange>
          </w:rPr>
          <w:delText xml:space="preserve">degli elementi impiegati </w:delText>
        </w:r>
      </w:del>
      <w:del w:id="32015" w:author="Visone Rossana (GSE)" w:date="2025-07-30T12:25:00Z" w16du:dateUtc="2025-07-30T10:25:00Z">
        <w:r w:rsidRPr="00357179" w:rsidDel="00E06F6D">
          <w:rPr>
            <w:rFonts w:eastAsia="Aptos" w:cstheme="minorHAnsi"/>
            <w:kern w:val="2"/>
            <w:sz w:val="22"/>
            <w:szCs w:val="22"/>
            <w:rPrChange w:id="32016" w:author="Visone Rossana (GSE)" w:date="2025-09-09T14:48:00Z" w16du:dateUtc="2025-09-09T12:48:00Z">
              <w:rPr>
                <w:rFonts w:eastAsia="Aptos" w:cstheme="minorHAnsi"/>
                <w:kern w:val="2"/>
              </w:rPr>
            </w:rPrChange>
          </w:rPr>
          <w:delText>che attesti il rispetto dei requisiti minimi previsti dal decreto</w:delText>
        </w:r>
      </w:del>
      <w:ins w:id="32017" w:author="Visone Rossana (GSE)" w:date="2025-07-30T12:25:00Z" w16du:dateUtc="2025-07-30T10:25:00Z">
        <w:r w:rsidR="00E06F6D" w:rsidRPr="00357179">
          <w:rPr>
            <w:rFonts w:eastAsia="Aptos" w:cstheme="minorHAnsi"/>
            <w:kern w:val="2"/>
            <w:sz w:val="22"/>
            <w:szCs w:val="22"/>
            <w:rPrChange w:id="32018" w:author="Visone Rossana (GSE)" w:date="2025-09-09T14:48:00Z" w16du:dateUtc="2025-09-09T12:48:00Z">
              <w:rPr>
                <w:rFonts w:eastAsia="Aptos" w:cstheme="minorHAnsi"/>
                <w:kern w:val="2"/>
              </w:rPr>
            </w:rPrChange>
          </w:rPr>
          <w:t xml:space="preserve"> </w:t>
        </w:r>
      </w:ins>
      <w:ins w:id="32019" w:author="Visone Rossana (GSE)" w:date="2025-07-30T12:22:00Z" w16du:dateUtc="2025-07-30T10:22:00Z">
        <w:r w:rsidR="00E06F6D" w:rsidRPr="00357179">
          <w:rPr>
            <w:rFonts w:eastAsia="Aptos" w:cstheme="minorHAnsi"/>
            <w:kern w:val="2"/>
            <w:sz w:val="22"/>
            <w:szCs w:val="22"/>
            <w:rPrChange w:id="32020" w:author="Visone Rossana (GSE)" w:date="2025-09-09T14:48:00Z" w16du:dateUtc="2025-09-09T12:48:00Z">
              <w:rPr>
                <w:rFonts w:eastAsia="Aptos" w:cstheme="minorHAnsi"/>
                <w:kern w:val="2"/>
              </w:rPr>
            </w:rPrChange>
          </w:rPr>
          <w:t>dalla quale si abbia evidenza delle prestazione energetiche</w:t>
        </w:r>
      </w:ins>
      <w:ins w:id="32021" w:author="Visone Rossana (GSE)" w:date="2025-07-30T12:25:00Z" w16du:dateUtc="2025-07-30T10:25:00Z">
        <w:r w:rsidR="00E06F6D" w:rsidRPr="00357179">
          <w:rPr>
            <w:rFonts w:eastAsia="Aptos" w:cstheme="minorHAnsi"/>
            <w:kern w:val="2"/>
            <w:sz w:val="22"/>
            <w:szCs w:val="22"/>
            <w:rPrChange w:id="32022" w:author="Visone Rossana (GSE)" w:date="2025-09-09T14:48:00Z" w16du:dateUtc="2025-09-09T12:48:00Z">
              <w:rPr>
                <w:rFonts w:eastAsia="Aptos" w:cstheme="minorHAnsi"/>
                <w:kern w:val="2"/>
              </w:rPr>
            </w:rPrChange>
          </w:rPr>
          <w:t xml:space="preserve"> dell’unità di microcogenerazione e </w:t>
        </w:r>
      </w:ins>
      <w:ins w:id="32023" w:author="Visone Rossana (GSE)" w:date="2025-07-30T12:26:00Z" w16du:dateUtc="2025-07-30T10:26:00Z">
        <w:r w:rsidR="00E06F6D" w:rsidRPr="00357179">
          <w:rPr>
            <w:rFonts w:eastAsia="Aptos" w:cstheme="minorHAnsi"/>
            <w:kern w:val="2"/>
            <w:sz w:val="22"/>
            <w:szCs w:val="22"/>
            <w:rPrChange w:id="32024" w:author="Visone Rossana (GSE)" w:date="2025-09-09T14:48:00Z" w16du:dateUtc="2025-09-09T12:48:00Z">
              <w:rPr>
                <w:rFonts w:eastAsia="Aptos" w:cstheme="minorHAnsi"/>
                <w:kern w:val="2"/>
              </w:rPr>
            </w:rPrChange>
          </w:rPr>
          <w:t xml:space="preserve">in cui si </w:t>
        </w:r>
      </w:ins>
      <w:ins w:id="32025" w:author="Visone Rossana (GSE)" w:date="2025-07-30T12:25:00Z" w16du:dateUtc="2025-07-30T10:25:00Z">
        <w:r w:rsidR="00E06F6D" w:rsidRPr="00357179">
          <w:rPr>
            <w:rFonts w:eastAsia="Aptos" w:cstheme="minorHAnsi"/>
            <w:kern w:val="2"/>
            <w:sz w:val="22"/>
            <w:szCs w:val="22"/>
            <w:rPrChange w:id="32026" w:author="Visone Rossana (GSE)" w:date="2025-09-09T14:48:00Z" w16du:dateUtc="2025-09-09T12:48:00Z">
              <w:rPr>
                <w:rFonts w:eastAsia="Aptos" w:cstheme="minorHAnsi"/>
                <w:kern w:val="2"/>
              </w:rPr>
            </w:rPrChange>
          </w:rPr>
          <w:t>attesti il rispetto dei requisiti minimi previsti dal decreto</w:t>
        </w:r>
      </w:ins>
      <w:ins w:id="32027" w:author="Visone Rossana (GSE)" w:date="2025-07-30T12:26:00Z" w16du:dateUtc="2025-07-30T10:26:00Z">
        <w:r w:rsidR="00E06F6D" w:rsidRPr="00357179">
          <w:rPr>
            <w:rFonts w:eastAsia="Aptos" w:cstheme="minorHAnsi"/>
            <w:kern w:val="2"/>
            <w:sz w:val="22"/>
            <w:szCs w:val="22"/>
            <w:rPrChange w:id="32028" w:author="Visone Rossana (GSE)" w:date="2025-09-09T14:48:00Z" w16du:dateUtc="2025-09-09T12:48:00Z">
              <w:rPr>
                <w:rFonts w:eastAsia="Aptos" w:cstheme="minorHAnsi"/>
                <w:kern w:val="2"/>
              </w:rPr>
            </w:rPrChange>
          </w:rPr>
          <w:t xml:space="preserve"> e</w:t>
        </w:r>
      </w:ins>
      <w:ins w:id="32029" w:author="Visone Rossana (GSE)" w:date="2025-07-30T12:22:00Z" w16du:dateUtc="2025-07-30T10:22:00Z">
        <w:r w:rsidR="00E06F6D" w:rsidRPr="00357179">
          <w:rPr>
            <w:rFonts w:eastAsia="Aptos" w:cstheme="minorHAnsi"/>
            <w:kern w:val="2"/>
            <w:sz w:val="22"/>
            <w:szCs w:val="22"/>
            <w:rPrChange w:id="32030" w:author="Visone Rossana (GSE)" w:date="2025-09-09T14:48:00Z" w16du:dateUtc="2025-09-09T12:48:00Z">
              <w:rPr>
                <w:rFonts w:eastAsia="Aptos" w:cstheme="minorHAnsi"/>
                <w:kern w:val="2"/>
              </w:rPr>
            </w:rPrChange>
          </w:rPr>
          <w:t xml:space="preserve"> </w:t>
        </w:r>
      </w:ins>
      <w:ins w:id="32031" w:author="Visone Rossana (GSE)" w:date="2025-07-30T12:21:00Z" w16du:dateUtc="2025-07-30T10:21:00Z">
        <w:r w:rsidR="00E06F6D" w:rsidRPr="00357179">
          <w:rPr>
            <w:rFonts w:eastAsia="Aptos" w:cstheme="minorHAnsi"/>
            <w:kern w:val="2"/>
            <w:sz w:val="22"/>
            <w:szCs w:val="22"/>
            <w:rPrChange w:id="32032" w:author="Visone Rossana (GSE)" w:date="2025-09-09T14:48:00Z" w16du:dateUtc="2025-09-09T12:48:00Z">
              <w:rPr>
                <w:rFonts w:eastAsia="Aptos" w:cstheme="minorHAnsi"/>
                <w:kern w:val="2"/>
              </w:rPr>
            </w:rPrChange>
          </w:rPr>
          <w:t>l’assenza di</w:t>
        </w:r>
      </w:ins>
      <w:ins w:id="32033" w:author="Visone Rossana (GSE)" w:date="2025-07-30T12:23:00Z" w16du:dateUtc="2025-07-30T10:23:00Z">
        <w:r w:rsidR="00E06F6D" w:rsidRPr="00357179">
          <w:rPr>
            <w:rFonts w:eastAsia="Aptos" w:cstheme="minorHAnsi"/>
            <w:kern w:val="2"/>
            <w:sz w:val="22"/>
            <w:szCs w:val="22"/>
            <w:rPrChange w:id="32034" w:author="Visone Rossana (GSE)" w:date="2025-09-09T14:48:00Z" w16du:dateUtc="2025-09-09T12:48:00Z">
              <w:rPr>
                <w:rFonts w:eastAsia="Aptos" w:cstheme="minorHAnsi"/>
                <w:kern w:val="2"/>
              </w:rPr>
            </w:rPrChange>
          </w:rPr>
          <w:t xml:space="preserve"> dissipazioni termiche,</w:t>
        </w:r>
      </w:ins>
      <w:ins w:id="32035" w:author="Visone Rossana (GSE)" w:date="2025-07-30T12:21:00Z" w16du:dateUtc="2025-07-30T10:21:00Z">
        <w:r w:rsidR="00E06F6D" w:rsidRPr="00357179">
          <w:rPr>
            <w:rFonts w:eastAsia="Aptos" w:cstheme="minorHAnsi"/>
            <w:kern w:val="2"/>
            <w:sz w:val="22"/>
            <w:szCs w:val="22"/>
            <w:rPrChange w:id="32036" w:author="Visone Rossana (GSE)" w:date="2025-09-09T14:48:00Z" w16du:dateUtc="2025-09-09T12:48:00Z">
              <w:rPr>
                <w:rFonts w:eastAsia="Aptos" w:cstheme="minorHAnsi"/>
                <w:kern w:val="2"/>
              </w:rPr>
            </w:rPrChange>
          </w:rPr>
          <w:t xml:space="preserve"> </w:t>
        </w:r>
      </w:ins>
      <w:ins w:id="32037" w:author="Visone Rossana (GSE)" w:date="2025-07-30T12:24:00Z" w16du:dateUtc="2025-07-30T10:24:00Z">
        <w:r w:rsidR="00E06F6D" w:rsidRPr="00357179">
          <w:rPr>
            <w:rFonts w:eastAsia="Aptos" w:cstheme="minorHAnsi"/>
            <w:kern w:val="2"/>
            <w:sz w:val="22"/>
            <w:szCs w:val="22"/>
            <w:rPrChange w:id="32038" w:author="Visone Rossana (GSE)" w:date="2025-09-09T14:48:00Z" w16du:dateUtc="2025-09-09T12:48:00Z">
              <w:rPr>
                <w:rFonts w:eastAsia="Aptos" w:cstheme="minorHAnsi"/>
                <w:kern w:val="2"/>
              </w:rPr>
            </w:rPrChange>
          </w:rPr>
          <w:t>regolazioni della potenza elettrica</w:t>
        </w:r>
      </w:ins>
      <w:ins w:id="32039" w:author="Visone Rossana (GSE)" w:date="2025-07-30T12:27:00Z" w16du:dateUtc="2025-07-30T10:27:00Z">
        <w:r w:rsidR="00E06F6D" w:rsidRPr="00357179">
          <w:rPr>
            <w:rFonts w:eastAsia="Aptos" w:cstheme="minorHAnsi"/>
            <w:kern w:val="2"/>
            <w:sz w:val="22"/>
            <w:szCs w:val="22"/>
            <w:rPrChange w:id="32040" w:author="Visone Rossana (GSE)" w:date="2025-09-09T14:48:00Z" w16du:dateUtc="2025-09-09T12:48:00Z">
              <w:rPr>
                <w:rFonts w:eastAsia="Aptos" w:cstheme="minorHAnsi"/>
                <w:kern w:val="2"/>
              </w:rPr>
            </w:rPrChange>
          </w:rPr>
          <w:t>, rampe di accensione e spegnimento di lunga durata, altre situazioni di funzionamento modulabile che determino variazioni del rapporto energia</w:t>
        </w:r>
      </w:ins>
      <w:ins w:id="32041" w:author="Visone Rossana (GSE)" w:date="2025-07-30T12:28:00Z" w16du:dateUtc="2025-07-30T10:28:00Z">
        <w:r w:rsidR="00E06F6D" w:rsidRPr="00357179">
          <w:rPr>
            <w:rFonts w:eastAsia="Aptos" w:cstheme="minorHAnsi"/>
            <w:kern w:val="2"/>
            <w:sz w:val="22"/>
            <w:szCs w:val="22"/>
            <w:rPrChange w:id="32042" w:author="Visone Rossana (GSE)" w:date="2025-09-09T14:48:00Z" w16du:dateUtc="2025-09-09T12:48:00Z">
              <w:rPr>
                <w:rFonts w:eastAsia="Aptos" w:cstheme="minorHAnsi"/>
                <w:kern w:val="2"/>
              </w:rPr>
            </w:rPrChange>
          </w:rPr>
          <w:t xml:space="preserve"> elettrica/energia termica</w:t>
        </w:r>
      </w:ins>
      <w:ins w:id="32043" w:author="Visone Rossana (GSE) [2]" w:date="2025-10-29T15:30:00Z" w16du:dateUtc="2025-10-29T14:30:00Z">
        <w:r w:rsidR="00FD2437">
          <w:rPr>
            <w:rFonts w:eastAsia="Aptos" w:cstheme="minorHAnsi"/>
            <w:kern w:val="2"/>
            <w:sz w:val="22"/>
            <w:szCs w:val="22"/>
          </w:rPr>
          <w:t xml:space="preserve"> per </w:t>
        </w:r>
        <w:r w:rsidR="00BF0CC9">
          <w:rPr>
            <w:rFonts w:eastAsia="Aptos" w:cstheme="minorHAnsi"/>
            <w:kern w:val="2"/>
            <w:sz w:val="22"/>
            <w:szCs w:val="22"/>
          </w:rPr>
          <w:t>gli apparecchi non inclusi nel catalogo</w:t>
        </w:r>
      </w:ins>
      <w:r w:rsidRPr="00357179">
        <w:rPr>
          <w:rFonts w:eastAsia="Aptos" w:cstheme="minorHAnsi"/>
          <w:kern w:val="2"/>
          <w:sz w:val="22"/>
          <w:szCs w:val="22"/>
          <w:rPrChange w:id="32044" w:author="Visone Rossana (GSE)" w:date="2025-09-09T14:48:00Z" w16du:dateUtc="2025-09-09T12:48:00Z">
            <w:rPr>
              <w:rFonts w:eastAsia="Aptos" w:cstheme="minorHAnsi"/>
              <w:kern w:val="2"/>
            </w:rPr>
          </w:rPrChange>
        </w:rPr>
        <w:t>;</w:t>
      </w:r>
    </w:p>
    <w:p w14:paraId="5DE77AC2" w14:textId="04767670" w:rsidR="001D4C4A" w:rsidRPr="00357179" w:rsidRDefault="005C31AA">
      <w:pPr>
        <w:widowControl w:val="0"/>
        <w:numPr>
          <w:ilvl w:val="0"/>
          <w:numId w:val="65"/>
        </w:numPr>
        <w:tabs>
          <w:tab w:val="left" w:pos="9179"/>
        </w:tabs>
        <w:autoSpaceDE w:val="0"/>
        <w:autoSpaceDN w:val="0"/>
        <w:spacing w:line="276" w:lineRule="auto"/>
        <w:contextualSpacing/>
        <w:jc w:val="both"/>
        <w:rPr>
          <w:rFonts w:eastAsia="Aptos" w:cstheme="minorHAnsi"/>
          <w:kern w:val="2"/>
          <w:sz w:val="22"/>
          <w:szCs w:val="22"/>
          <w:rPrChange w:id="32045" w:author="Visone Rossana (GSE)" w:date="2025-09-09T14:48:00Z" w16du:dateUtc="2025-09-09T12:48:00Z">
            <w:rPr>
              <w:rFonts w:eastAsia="Aptos" w:cstheme="minorHAnsi"/>
              <w:kern w:val="2"/>
            </w:rPr>
          </w:rPrChange>
        </w:rPr>
        <w:pPrChange w:id="32046" w:author="Visone Rossana (GSE)" w:date="2025-09-09T14:48:00Z" w16du:dateUtc="2025-09-09T12:48:00Z">
          <w:pPr>
            <w:widowControl w:val="0"/>
            <w:numPr>
              <w:numId w:val="65"/>
            </w:numPr>
            <w:tabs>
              <w:tab w:val="left" w:pos="9179"/>
            </w:tabs>
            <w:autoSpaceDE w:val="0"/>
            <w:autoSpaceDN w:val="0"/>
            <w:ind w:left="720" w:hanging="360"/>
            <w:contextualSpacing/>
            <w:jc w:val="both"/>
          </w:pPr>
        </w:pPrChange>
      </w:pPr>
      <w:ins w:id="32047" w:author="Visone Rossana (GSE)" w:date="2025-10-01T13:26:00Z" w16du:dateUtc="2025-10-01T11:26:00Z">
        <w:del w:id="32048" w:author="Visone Rossana (GSE)" w:date="2025-10-22T13:02:00Z" w16du:dateUtc="2025-10-22T11:02:00Z">
          <w:r w:rsidDel="00F51320">
            <w:rPr>
              <w:rFonts w:eastAsia="Aptos" w:cstheme="minorHAnsi"/>
              <w:kern w:val="2"/>
              <w:sz w:val="22"/>
              <w:szCs w:val="22"/>
            </w:rPr>
            <w:delText>i</w:delText>
          </w:r>
        </w:del>
      </w:ins>
      <w:ins w:id="32049" w:author="Visone Rossana (GSE)" w:date="2025-10-22T13:02:00Z" w16du:dateUtc="2025-10-22T11:02:00Z">
        <w:r w:rsidR="00F51320">
          <w:rPr>
            <w:rFonts w:eastAsia="Aptos" w:cstheme="minorHAnsi"/>
            <w:kern w:val="2"/>
            <w:sz w:val="22"/>
            <w:szCs w:val="22"/>
          </w:rPr>
          <w:t>I</w:t>
        </w:r>
      </w:ins>
      <w:ins w:id="32050" w:author="Visone Rossana (GSE)" w:date="2025-10-01T13:26:00Z" w16du:dateUtc="2025-10-01T11:26:00Z">
        <w:r w:rsidRPr="009C0AAE">
          <w:rPr>
            <w:rFonts w:eastAsia="Aptos" w:cstheme="minorHAnsi"/>
            <w:kern w:val="2"/>
            <w:sz w:val="22"/>
            <w:szCs w:val="22"/>
          </w:rPr>
          <w:t>n caso di sostituzione funzionale,</w:t>
        </w:r>
        <w:r>
          <w:rPr>
            <w:rFonts w:eastAsia="Aptos" w:cstheme="minorHAnsi"/>
            <w:kern w:val="2"/>
            <w:sz w:val="22"/>
            <w:szCs w:val="22"/>
          </w:rPr>
          <w:t xml:space="preserve"> </w:t>
        </w:r>
      </w:ins>
      <w:del w:id="32051" w:author="Visone Rossana (GSE)" w:date="2025-10-01T13:26:00Z" w16du:dateUtc="2025-10-01T11:26:00Z">
        <w:r w:rsidR="001D4C4A" w:rsidRPr="00357179" w:rsidDel="005C31AA">
          <w:rPr>
            <w:rFonts w:eastAsia="Aptos" w:cstheme="minorHAnsi"/>
            <w:kern w:val="2"/>
            <w:sz w:val="22"/>
            <w:szCs w:val="22"/>
            <w:rPrChange w:id="32052" w:author="Visone Rossana (GSE)" w:date="2025-09-09T14:48:00Z" w16du:dateUtc="2025-09-09T12:48:00Z">
              <w:rPr>
                <w:rFonts w:eastAsia="Aptos" w:cstheme="minorHAnsi"/>
                <w:kern w:val="2"/>
              </w:rPr>
            </w:rPrChange>
          </w:rPr>
          <w:delText>R</w:delText>
        </w:r>
      </w:del>
      <w:ins w:id="32053" w:author="Visone Rossana (GSE)" w:date="2025-10-01T13:26:00Z" w16du:dateUtc="2025-10-01T11:26:00Z">
        <w:r>
          <w:rPr>
            <w:rFonts w:eastAsia="Aptos" w:cstheme="minorHAnsi"/>
            <w:kern w:val="2"/>
            <w:sz w:val="22"/>
            <w:szCs w:val="22"/>
          </w:rPr>
          <w:t>r</w:t>
        </w:r>
      </w:ins>
      <w:r w:rsidR="001D4C4A" w:rsidRPr="00357179">
        <w:rPr>
          <w:rFonts w:eastAsia="Aptos" w:cstheme="minorHAnsi"/>
          <w:kern w:val="2"/>
          <w:sz w:val="22"/>
          <w:szCs w:val="22"/>
          <w:rPrChange w:id="32054" w:author="Visone Rossana (GSE)" w:date="2025-09-09T14:48:00Z" w16du:dateUtc="2025-09-09T12:48:00Z">
            <w:rPr>
              <w:rFonts w:eastAsia="Aptos" w:cstheme="minorHAnsi"/>
              <w:kern w:val="2"/>
            </w:rPr>
          </w:rPrChange>
        </w:rPr>
        <w:t>elazione tecnica di progetto timbrata e firmata dal progettista, corredata degli schemi funzionali</w:t>
      </w:r>
      <w:ins w:id="32055" w:author="Visone Rossana (GSE)" w:date="2025-07-24T10:25:00Z" w16du:dateUtc="2025-07-24T08:25:00Z">
        <w:del w:id="32056" w:author="Visone Rossana (GSE)" w:date="2025-10-01T13:26:00Z" w16du:dateUtc="2025-10-01T11:26:00Z">
          <w:r w:rsidR="002E4BC4" w:rsidRPr="00357179" w:rsidDel="005C31AA">
            <w:rPr>
              <w:rFonts w:eastAsia="Aptos" w:cstheme="minorHAnsi"/>
              <w:kern w:val="2"/>
              <w:sz w:val="22"/>
              <w:szCs w:val="22"/>
              <w:rPrChange w:id="32057" w:author="Visone Rossana (GSE)" w:date="2025-09-09T14:48:00Z" w16du:dateUtc="2025-09-09T12:48:00Z">
                <w:rPr>
                  <w:rFonts w:eastAsia="Aptos" w:cstheme="minorHAnsi"/>
                  <w:kern w:val="2"/>
                </w:rPr>
              </w:rPrChange>
            </w:rPr>
            <w:delText>. I</w:delText>
          </w:r>
        </w:del>
      </w:ins>
      <w:ins w:id="32058" w:author="Visone Rossana (GSE)" w:date="2025-10-01T13:26:00Z" w16du:dateUtc="2025-10-01T11:26:00Z">
        <w:r>
          <w:rPr>
            <w:rFonts w:eastAsia="Aptos" w:cstheme="minorHAnsi"/>
            <w:kern w:val="2"/>
            <w:sz w:val="22"/>
            <w:szCs w:val="22"/>
          </w:rPr>
          <w:t xml:space="preserve"> </w:t>
        </w:r>
      </w:ins>
      <w:ins w:id="32059" w:author="Visone Rossana (GSE)" w:date="2025-10-01T13:27:00Z" w16du:dateUtc="2025-10-01T11:27:00Z">
        <w:r w:rsidR="00804C1B">
          <w:rPr>
            <w:rFonts w:eastAsia="Aptos" w:cstheme="minorHAnsi"/>
            <w:kern w:val="2"/>
            <w:sz w:val="22"/>
            <w:szCs w:val="22"/>
          </w:rPr>
          <w:t xml:space="preserve">d’impianto, </w:t>
        </w:r>
      </w:ins>
      <w:ins w:id="32060" w:author="Visone Rossana (GSE)" w:date="2025-07-24T10:25:00Z" w16du:dateUtc="2025-07-24T08:25:00Z">
        <w:del w:id="32061" w:author="Visone Rossana (GSE)" w:date="2025-10-01T13:26:00Z" w16du:dateUtc="2025-10-01T11:26:00Z">
          <w:r w:rsidR="002E4BC4" w:rsidRPr="00357179" w:rsidDel="005C31AA">
            <w:rPr>
              <w:rFonts w:eastAsia="Aptos" w:cstheme="minorHAnsi"/>
              <w:kern w:val="2"/>
              <w:sz w:val="22"/>
              <w:szCs w:val="22"/>
              <w:rPrChange w:id="32062" w:author="Visone Rossana (GSE)" w:date="2025-09-09T14:48:00Z" w16du:dateUtc="2025-09-09T12:48:00Z">
                <w:rPr>
                  <w:rFonts w:eastAsia="Aptos" w:cstheme="minorHAnsi"/>
                  <w:kern w:val="2"/>
                </w:rPr>
              </w:rPrChange>
            </w:rPr>
            <w:delText>n caso di sostituzione funzionale</w:delText>
          </w:r>
        </w:del>
      </w:ins>
      <w:ins w:id="32063" w:author="Visone Rossana (GSE)" w:date="2025-07-24T10:27:00Z" w16du:dateUtc="2025-07-24T08:27:00Z">
        <w:del w:id="32064" w:author="Visone Rossana (GSE)" w:date="2025-10-01T13:26:00Z" w16du:dateUtc="2025-10-01T11:26:00Z">
          <w:r w:rsidR="002E4BC4" w:rsidRPr="00357179" w:rsidDel="005C31AA">
            <w:rPr>
              <w:rFonts w:eastAsia="Aptos" w:cstheme="minorHAnsi"/>
              <w:kern w:val="2"/>
              <w:sz w:val="22"/>
              <w:szCs w:val="22"/>
              <w:rPrChange w:id="32065" w:author="Visone Rossana (GSE)" w:date="2025-09-09T14:48:00Z" w16du:dateUtc="2025-09-09T12:48:00Z">
                <w:rPr>
                  <w:rFonts w:eastAsia="Aptos" w:cstheme="minorHAnsi"/>
                  <w:kern w:val="2"/>
                </w:rPr>
              </w:rPrChange>
            </w:rPr>
            <w:delText>,</w:delText>
          </w:r>
        </w:del>
      </w:ins>
      <w:ins w:id="32066" w:author="Visone Rossana (GSE)" w:date="2025-07-24T10:25:00Z" w16du:dateUtc="2025-07-24T08:25:00Z">
        <w:del w:id="32067" w:author="Visone Rossana (GSE)" w:date="2025-10-01T13:26:00Z" w16du:dateUtc="2025-10-01T11:26:00Z">
          <w:r w:rsidR="002E4BC4" w:rsidRPr="00357179" w:rsidDel="005C31AA">
            <w:rPr>
              <w:rFonts w:eastAsia="Aptos" w:cstheme="minorHAnsi"/>
              <w:kern w:val="2"/>
              <w:sz w:val="22"/>
              <w:szCs w:val="22"/>
              <w:rPrChange w:id="32068" w:author="Visone Rossana (GSE)" w:date="2025-09-09T14:48:00Z" w16du:dateUtc="2025-09-09T12:48:00Z">
                <w:rPr>
                  <w:rFonts w:eastAsia="Aptos" w:cstheme="minorHAnsi"/>
                  <w:kern w:val="2"/>
                </w:rPr>
              </w:rPrChange>
            </w:rPr>
            <w:delText xml:space="preserve"> </w:delText>
          </w:r>
        </w:del>
        <w:del w:id="32069" w:author="Visone Rossana (GSE)" w:date="2025-10-01T13:27:00Z" w16du:dateUtc="2025-10-01T11:27:00Z">
          <w:r w:rsidR="002E4BC4" w:rsidRPr="00357179" w:rsidDel="00804C1B">
            <w:rPr>
              <w:rFonts w:eastAsia="Aptos" w:cstheme="minorHAnsi"/>
              <w:kern w:val="2"/>
              <w:sz w:val="22"/>
              <w:szCs w:val="22"/>
              <w:rPrChange w:id="32070" w:author="Visone Rossana (GSE)" w:date="2025-09-09T14:48:00Z" w16du:dateUtc="2025-09-09T12:48:00Z">
                <w:rPr>
                  <w:rFonts w:eastAsia="Aptos" w:cstheme="minorHAnsi"/>
                  <w:kern w:val="2"/>
                </w:rPr>
              </w:rPrChange>
            </w:rPr>
            <w:delText>il documento</w:delText>
          </w:r>
        </w:del>
      </w:ins>
      <w:ins w:id="32071" w:author="Visone Rossana (GSE)" w:date="2025-07-24T10:26:00Z" w16du:dateUtc="2025-07-24T08:26:00Z">
        <w:del w:id="32072" w:author="Visone Rossana (GSE)" w:date="2025-10-01T13:27:00Z" w16du:dateUtc="2025-10-01T11:27:00Z">
          <w:r w:rsidR="002E4BC4" w:rsidRPr="00357179" w:rsidDel="00804C1B">
            <w:rPr>
              <w:rFonts w:eastAsia="Aptos" w:cstheme="minorHAnsi"/>
              <w:kern w:val="2"/>
              <w:sz w:val="22"/>
              <w:szCs w:val="22"/>
              <w:rPrChange w:id="32073" w:author="Visone Rossana (GSE)" w:date="2025-09-09T14:48:00Z" w16du:dateUtc="2025-09-09T12:48:00Z">
                <w:rPr>
                  <w:rFonts w:eastAsia="Aptos" w:cstheme="minorHAnsi"/>
                  <w:kern w:val="2"/>
                </w:rPr>
              </w:rPrChange>
            </w:rPr>
            <w:delText xml:space="preserve"> dovrà </w:delText>
          </w:r>
        </w:del>
        <w:r w:rsidR="002E4BC4" w:rsidRPr="00357179">
          <w:rPr>
            <w:rFonts w:eastAsia="Aptos" w:cstheme="minorHAnsi"/>
            <w:kern w:val="2"/>
            <w:sz w:val="22"/>
            <w:szCs w:val="22"/>
            <w:rPrChange w:id="32074" w:author="Visone Rossana (GSE)" w:date="2025-09-09T14:48:00Z" w16du:dateUtc="2025-09-09T12:48:00Z">
              <w:rPr>
                <w:rFonts w:eastAsia="Aptos" w:cstheme="minorHAnsi"/>
                <w:kern w:val="2"/>
              </w:rPr>
            </w:rPrChange>
          </w:rPr>
          <w:t>contene</w:t>
        </w:r>
      </w:ins>
      <w:ins w:id="32075" w:author="Visone Rossana (GSE)" w:date="2025-10-01T13:27:00Z" w16du:dateUtc="2025-10-01T11:27:00Z">
        <w:r w:rsidR="00804C1B">
          <w:rPr>
            <w:rFonts w:eastAsia="Aptos" w:cstheme="minorHAnsi"/>
            <w:kern w:val="2"/>
            <w:sz w:val="22"/>
            <w:szCs w:val="22"/>
          </w:rPr>
          <w:t>nt</w:t>
        </w:r>
      </w:ins>
      <w:ins w:id="32076" w:author="Visone Rossana (GSE)" w:date="2025-07-24T10:26:00Z" w16du:dateUtc="2025-07-24T08:26:00Z">
        <w:del w:id="32077" w:author="Visone Rossana (GSE)" w:date="2025-10-01T13:27:00Z" w16du:dateUtc="2025-10-01T11:27:00Z">
          <w:r w:rsidR="002E4BC4" w:rsidRPr="00357179" w:rsidDel="00804C1B">
            <w:rPr>
              <w:rFonts w:eastAsia="Aptos" w:cstheme="minorHAnsi"/>
              <w:kern w:val="2"/>
              <w:sz w:val="22"/>
              <w:szCs w:val="22"/>
              <w:rPrChange w:id="32078" w:author="Visone Rossana (GSE)" w:date="2025-09-09T14:48:00Z" w16du:dateUtc="2025-09-09T12:48:00Z">
                <w:rPr>
                  <w:rFonts w:eastAsia="Aptos" w:cstheme="minorHAnsi"/>
                  <w:kern w:val="2"/>
                </w:rPr>
              </w:rPrChange>
            </w:rPr>
            <w:delText>r</w:delText>
          </w:r>
        </w:del>
        <w:r w:rsidR="002E4BC4" w:rsidRPr="00357179">
          <w:rPr>
            <w:rFonts w:eastAsia="Aptos" w:cstheme="minorHAnsi"/>
            <w:kern w:val="2"/>
            <w:sz w:val="22"/>
            <w:szCs w:val="22"/>
            <w:rPrChange w:id="32079" w:author="Visone Rossana (GSE)" w:date="2025-09-09T14:48:00Z" w16du:dateUtc="2025-09-09T12:48:00Z">
              <w:rPr>
                <w:rFonts w:eastAsia="Aptos" w:cstheme="minorHAnsi"/>
                <w:kern w:val="2"/>
              </w:rPr>
            </w:rPrChange>
          </w:rPr>
          <w:t>e</w:t>
        </w:r>
      </w:ins>
      <w:ins w:id="32080" w:author="Visone Rossana (GSE)" w:date="2025-07-29T12:59:00Z" w16du:dateUtc="2025-07-29T10:59:00Z">
        <w:r w:rsidR="009A62E5" w:rsidRPr="00357179">
          <w:rPr>
            <w:rFonts w:eastAsia="Aptos" w:cstheme="minorHAnsi"/>
            <w:kern w:val="2"/>
            <w:sz w:val="22"/>
            <w:szCs w:val="22"/>
            <w:rPrChange w:id="32081" w:author="Visone Rossana (GSE)" w:date="2025-09-09T14:48:00Z" w16du:dateUtc="2025-09-09T12:48:00Z">
              <w:rPr>
                <w:rFonts w:eastAsia="Aptos" w:cstheme="minorHAnsi"/>
                <w:kern w:val="2"/>
              </w:rPr>
            </w:rPrChange>
          </w:rPr>
          <w:t xml:space="preserve"> </w:t>
        </w:r>
      </w:ins>
      <w:ins w:id="32082" w:author="Visone Rossana (GSE)" w:date="2025-07-24T10:27:00Z" w16du:dateUtc="2025-07-24T08:27:00Z">
        <w:r w:rsidR="002E4BC4" w:rsidRPr="00357179">
          <w:rPr>
            <w:rFonts w:eastAsia="Aptos" w:cstheme="minorHAnsi"/>
            <w:kern w:val="2"/>
            <w:sz w:val="22"/>
            <w:szCs w:val="22"/>
            <w:rPrChange w:id="32083" w:author="Visone Rossana (GSE)" w:date="2025-09-09T14:48:00Z" w16du:dateUtc="2025-09-09T12:48:00Z">
              <w:rPr>
                <w:rFonts w:eastAsia="Aptos" w:cstheme="minorHAnsi"/>
                <w:kern w:val="2"/>
              </w:rPr>
            </w:rPrChange>
          </w:rPr>
          <w:t xml:space="preserve">una </w:t>
        </w:r>
      </w:ins>
      <w:ins w:id="32084" w:author="Visone Rossana (GSE)" w:date="2025-07-24T10:26:00Z" w16du:dateUtc="2025-07-24T08:26:00Z">
        <w:r w:rsidR="002E4BC4" w:rsidRPr="00357179">
          <w:rPr>
            <w:rFonts w:eastAsia="Aptos" w:cstheme="minorHAnsi"/>
            <w:kern w:val="2"/>
            <w:sz w:val="22"/>
            <w:szCs w:val="22"/>
            <w:rPrChange w:id="32085" w:author="Visone Rossana (GSE)" w:date="2025-09-09T14:48:00Z" w16du:dateUtc="2025-09-09T12:48:00Z">
              <w:rPr>
                <w:rFonts w:eastAsia="Aptos" w:cstheme="minorHAnsi"/>
                <w:kern w:val="2"/>
              </w:rPr>
            </w:rPrChange>
          </w:rPr>
          <w:t xml:space="preserve">chiara indicazione </w:t>
        </w:r>
      </w:ins>
      <w:ins w:id="32086" w:author="Visone Rossana (GSE)" w:date="2025-07-24T10:27:00Z" w16du:dateUtc="2025-07-24T08:27:00Z">
        <w:r w:rsidR="002E4BC4" w:rsidRPr="00357179">
          <w:rPr>
            <w:rFonts w:eastAsia="Aptos" w:cstheme="minorHAnsi"/>
            <w:kern w:val="2"/>
            <w:sz w:val="22"/>
            <w:szCs w:val="22"/>
            <w:rPrChange w:id="32087" w:author="Visone Rossana (GSE)" w:date="2025-09-09T14:48:00Z" w16du:dateUtc="2025-09-09T12:48:00Z">
              <w:rPr>
                <w:rFonts w:eastAsia="Aptos" w:cstheme="minorHAnsi"/>
                <w:kern w:val="2"/>
              </w:rPr>
            </w:rPrChange>
          </w:rPr>
          <w:t>del</w:t>
        </w:r>
      </w:ins>
      <w:ins w:id="32088" w:author="Visone Rossana (GSE)" w:date="2025-07-29T12:00:00Z" w16du:dateUtc="2025-07-29T10:00:00Z">
        <w:r w:rsidR="00F3321F" w:rsidRPr="00357179">
          <w:rPr>
            <w:rFonts w:eastAsia="Aptos" w:cstheme="minorHAnsi"/>
            <w:kern w:val="2"/>
            <w:sz w:val="22"/>
            <w:szCs w:val="22"/>
            <w:rPrChange w:id="32089" w:author="Visone Rossana (GSE)" w:date="2025-09-09T14:48:00Z" w16du:dateUtc="2025-09-09T12:48:00Z">
              <w:rPr>
                <w:rFonts w:eastAsia="Aptos" w:cstheme="minorHAnsi"/>
                <w:kern w:val="2"/>
              </w:rPr>
            </w:rPrChange>
          </w:rPr>
          <w:t xml:space="preserve"> generatore </w:t>
        </w:r>
        <w:commentRangeStart w:id="32090"/>
        <w:r w:rsidR="00F3321F" w:rsidRPr="00357179">
          <w:rPr>
            <w:rFonts w:eastAsia="Aptos" w:cstheme="minorHAnsi"/>
            <w:kern w:val="2"/>
            <w:sz w:val="22"/>
            <w:szCs w:val="22"/>
            <w:rPrChange w:id="32091" w:author="Visone Rossana (GSE)" w:date="2025-09-09T14:48:00Z" w16du:dateUtc="2025-09-09T12:48:00Z">
              <w:rPr>
                <w:rFonts w:eastAsia="Aptos" w:cstheme="minorHAnsi"/>
                <w:kern w:val="2"/>
              </w:rPr>
            </w:rPrChange>
          </w:rPr>
          <w:t>preesistente non rimosso</w:t>
        </w:r>
      </w:ins>
      <w:commentRangeEnd w:id="32090"/>
      <w:ins w:id="32092" w:author="Visone Rossana (GSE)" w:date="2025-07-29T13:06:00Z" w16du:dateUtc="2025-07-29T11:06:00Z">
        <w:r w:rsidR="00453AF6" w:rsidRPr="00357179">
          <w:rPr>
            <w:rStyle w:val="Rimandocommento"/>
            <w:rFonts w:eastAsia="Aptos" w:cstheme="minorHAnsi"/>
            <w:kern w:val="2"/>
            <w:sz w:val="22"/>
            <w:szCs w:val="22"/>
            <w:rPrChange w:id="32093" w:author="Visone Rossana (GSE)" w:date="2025-09-09T14:48:00Z" w16du:dateUtc="2025-09-09T12:48:00Z">
              <w:rPr>
                <w:rStyle w:val="Rimandocommento"/>
                <w:rFonts w:eastAsia="Aptos" w:cstheme="minorHAnsi"/>
                <w:kern w:val="2"/>
                <w:sz w:val="24"/>
              </w:rPr>
            </w:rPrChange>
          </w:rPr>
          <w:commentReference w:id="32090"/>
        </w:r>
      </w:ins>
      <w:ins w:id="32094" w:author="Visone Rossana (GSE)" w:date="2025-07-29T12:00:00Z" w16du:dateUtc="2025-07-29T10:00:00Z">
        <w:r w:rsidR="00F3321F" w:rsidRPr="00357179">
          <w:rPr>
            <w:rFonts w:eastAsia="Aptos" w:cstheme="minorHAnsi"/>
            <w:kern w:val="2"/>
            <w:sz w:val="22"/>
            <w:szCs w:val="22"/>
            <w:rPrChange w:id="32095" w:author="Visone Rossana (GSE)" w:date="2025-09-09T14:48:00Z" w16du:dateUtc="2025-09-09T12:48:00Z">
              <w:rPr>
                <w:rFonts w:eastAsia="Aptos" w:cstheme="minorHAnsi"/>
                <w:kern w:val="2"/>
              </w:rPr>
            </w:rPrChange>
          </w:rPr>
          <w:t xml:space="preserve"> e dell</w:t>
        </w:r>
      </w:ins>
      <w:ins w:id="32096" w:author="Visone Rossana (GSE)" w:date="2025-07-24T10:27:00Z" w16du:dateUtc="2025-07-24T08:27:00Z">
        <w:r w:rsidR="002E4BC4" w:rsidRPr="00357179">
          <w:rPr>
            <w:rFonts w:eastAsia="Aptos" w:cstheme="minorHAnsi"/>
            <w:kern w:val="2"/>
            <w:sz w:val="22"/>
            <w:szCs w:val="22"/>
            <w:rPrChange w:id="32097" w:author="Visone Rossana (GSE)" w:date="2025-09-09T14:48:00Z" w16du:dateUtc="2025-09-09T12:48:00Z">
              <w:rPr>
                <w:rFonts w:eastAsia="Aptos" w:cstheme="minorHAnsi"/>
                <w:kern w:val="2"/>
              </w:rPr>
            </w:rPrChange>
          </w:rPr>
          <w:t>’</w:t>
        </w:r>
        <w:r w:rsidR="002E4BC4" w:rsidRPr="00357179">
          <w:rPr>
            <w:rFonts w:eastAsia="Times New Roman" w:cstheme="minorHAnsi"/>
            <w:bCs/>
            <w:iCs/>
            <w:sz w:val="22"/>
            <w:szCs w:val="22"/>
            <w:rPrChange w:id="32098" w:author="Visone Rossana (GSE)" w:date="2025-09-09T14:48:00Z" w16du:dateUtc="2025-09-09T12:48:00Z">
              <w:rPr>
                <w:rFonts w:eastAsia="Times New Roman" w:cstheme="minorHAnsi"/>
                <w:bCs/>
                <w:iCs/>
              </w:rPr>
            </w:rPrChange>
          </w:rPr>
          <w:t>alimentazione delle medesime utenze</w:t>
        </w:r>
      </w:ins>
      <w:r w:rsidR="001D4C4A" w:rsidRPr="00357179">
        <w:rPr>
          <w:rFonts w:eastAsia="Aptos" w:cstheme="minorHAnsi"/>
          <w:kern w:val="2"/>
          <w:sz w:val="22"/>
          <w:szCs w:val="22"/>
          <w:rPrChange w:id="32099" w:author="Visone Rossana (GSE)" w:date="2025-09-09T14:48:00Z" w16du:dateUtc="2025-09-09T12:48:00Z">
            <w:rPr>
              <w:rFonts w:eastAsia="Aptos" w:cstheme="minorHAnsi"/>
              <w:kern w:val="2"/>
            </w:rPr>
          </w:rPrChange>
        </w:rPr>
        <w:t>;</w:t>
      </w:r>
    </w:p>
    <w:p w14:paraId="145D41C4" w14:textId="77777777" w:rsidR="001D4C4A" w:rsidRPr="00357179" w:rsidRDefault="001D4C4A">
      <w:pPr>
        <w:widowControl w:val="0"/>
        <w:numPr>
          <w:ilvl w:val="0"/>
          <w:numId w:val="65"/>
        </w:numPr>
        <w:tabs>
          <w:tab w:val="left" w:pos="9179"/>
        </w:tabs>
        <w:autoSpaceDE w:val="0"/>
        <w:autoSpaceDN w:val="0"/>
        <w:spacing w:line="276" w:lineRule="auto"/>
        <w:contextualSpacing/>
        <w:jc w:val="both"/>
        <w:rPr>
          <w:rFonts w:eastAsia="Aptos" w:cstheme="minorHAnsi"/>
          <w:kern w:val="2"/>
          <w:sz w:val="22"/>
          <w:szCs w:val="22"/>
          <w:rPrChange w:id="32100" w:author="Visone Rossana (GSE)" w:date="2025-09-09T14:48:00Z" w16du:dateUtc="2025-09-09T12:48:00Z">
            <w:rPr>
              <w:rFonts w:eastAsia="Aptos" w:cstheme="minorHAnsi"/>
              <w:kern w:val="2"/>
            </w:rPr>
          </w:rPrChange>
        </w:rPr>
        <w:pPrChange w:id="32101" w:author="Visone Rossana (GSE)" w:date="2025-09-09T14:48:00Z" w16du:dateUtc="2025-09-09T12:48:00Z">
          <w:pPr>
            <w:widowControl w:val="0"/>
            <w:numPr>
              <w:numId w:val="65"/>
            </w:numPr>
            <w:tabs>
              <w:tab w:val="left" w:pos="9179"/>
            </w:tabs>
            <w:autoSpaceDE w:val="0"/>
            <w:autoSpaceDN w:val="0"/>
            <w:ind w:left="720" w:hanging="360"/>
            <w:contextualSpacing/>
            <w:jc w:val="both"/>
          </w:pPr>
        </w:pPrChange>
      </w:pPr>
      <w:r w:rsidRPr="00357179">
        <w:rPr>
          <w:rFonts w:eastAsia="Aptos" w:cstheme="minorHAnsi"/>
          <w:kern w:val="2"/>
          <w:sz w:val="22"/>
          <w:szCs w:val="22"/>
          <w:rPrChange w:id="32102" w:author="Visone Rossana (GSE)" w:date="2025-09-09T14:48:00Z" w16du:dateUtc="2025-09-09T12:48:00Z">
            <w:rPr>
              <w:rFonts w:eastAsia="Aptos" w:cstheme="minorHAnsi"/>
              <w:kern w:val="2"/>
            </w:rPr>
          </w:rPrChange>
        </w:rPr>
        <w:lastRenderedPageBreak/>
        <w:t>Scheda tecnica del microcogeneratore;</w:t>
      </w:r>
    </w:p>
    <w:p w14:paraId="58B0B526" w14:textId="4FAA47E1" w:rsidR="001D4C4A" w:rsidRPr="00357179" w:rsidRDefault="001D4C4A">
      <w:pPr>
        <w:widowControl w:val="0"/>
        <w:numPr>
          <w:ilvl w:val="0"/>
          <w:numId w:val="65"/>
        </w:numPr>
        <w:tabs>
          <w:tab w:val="left" w:pos="9179"/>
        </w:tabs>
        <w:autoSpaceDE w:val="0"/>
        <w:autoSpaceDN w:val="0"/>
        <w:spacing w:line="276" w:lineRule="auto"/>
        <w:contextualSpacing/>
        <w:jc w:val="both"/>
        <w:rPr>
          <w:rFonts w:eastAsia="Aptos" w:cstheme="minorHAnsi"/>
          <w:kern w:val="2"/>
          <w:sz w:val="22"/>
          <w:szCs w:val="22"/>
          <w:rPrChange w:id="32103" w:author="Visone Rossana (GSE)" w:date="2025-09-09T14:48:00Z" w16du:dateUtc="2025-09-09T12:48:00Z">
            <w:rPr>
              <w:rFonts w:eastAsia="Aptos" w:cstheme="minorHAnsi"/>
              <w:kern w:val="2"/>
            </w:rPr>
          </w:rPrChange>
        </w:rPr>
        <w:pPrChange w:id="32104" w:author="Visone Rossana (GSE)" w:date="2025-09-09T14:48:00Z" w16du:dateUtc="2025-09-09T12:48:00Z">
          <w:pPr>
            <w:widowControl w:val="0"/>
            <w:numPr>
              <w:numId w:val="65"/>
            </w:numPr>
            <w:tabs>
              <w:tab w:val="left" w:pos="9179"/>
            </w:tabs>
            <w:autoSpaceDE w:val="0"/>
            <w:autoSpaceDN w:val="0"/>
            <w:ind w:left="720" w:hanging="360"/>
            <w:contextualSpacing/>
            <w:jc w:val="both"/>
          </w:pPr>
        </w:pPrChange>
      </w:pPr>
      <w:r w:rsidRPr="00357179">
        <w:rPr>
          <w:rFonts w:eastAsia="Aptos" w:cstheme="minorHAnsi"/>
          <w:kern w:val="2"/>
          <w:sz w:val="22"/>
          <w:szCs w:val="22"/>
          <w:rPrChange w:id="32105" w:author="Visone Rossana (GSE)" w:date="2025-09-09T14:48:00Z" w16du:dateUtc="2025-09-09T12:48:00Z">
            <w:rPr>
              <w:rFonts w:eastAsia="Aptos" w:cstheme="minorHAnsi"/>
              <w:kern w:val="2"/>
            </w:rPr>
          </w:rPrChange>
        </w:rPr>
        <w:t>Documentazione fotografica attestante l’intervento, raccolta in un documento elettronico in formato PDF</w:t>
      </w:r>
      <w:del w:id="32106" w:author="Visone Rossana (GSE)" w:date="2025-10-22T13:02:00Z" w16du:dateUtc="2025-10-22T11:02:00Z">
        <w:r w:rsidRPr="00357179" w:rsidDel="00F51320">
          <w:rPr>
            <w:rFonts w:eastAsia="Aptos" w:cstheme="minorHAnsi"/>
            <w:kern w:val="2"/>
            <w:sz w:val="22"/>
            <w:szCs w:val="22"/>
            <w:rPrChange w:id="32107" w:author="Visone Rossana (GSE)" w:date="2025-09-09T14:48:00Z" w16du:dateUtc="2025-09-09T12:48:00Z">
              <w:rPr>
                <w:rFonts w:eastAsia="Aptos" w:cstheme="minorHAnsi"/>
                <w:kern w:val="2"/>
              </w:rPr>
            </w:rPrChange>
          </w:rPr>
          <w:delText xml:space="preserve"> </w:delText>
        </w:r>
      </w:del>
      <w:del w:id="32108" w:author="Visone Rossana (GSE)" w:date="2025-10-22T12:52:00Z" w16du:dateUtc="2025-10-22T10:52:00Z">
        <w:r w:rsidRPr="00357179" w:rsidDel="00EA4762">
          <w:rPr>
            <w:rFonts w:eastAsia="Aptos" w:cstheme="minorHAnsi"/>
            <w:kern w:val="2"/>
            <w:sz w:val="22"/>
            <w:szCs w:val="22"/>
            <w:rPrChange w:id="32109" w:author="Visone Rossana (GSE)" w:date="2025-09-09T14:48:00Z" w16du:dateUtc="2025-09-09T12:48:00Z">
              <w:rPr>
                <w:rFonts w:eastAsia="Aptos" w:cstheme="minorHAnsi"/>
                <w:kern w:val="2"/>
              </w:rPr>
            </w:rPrChange>
          </w:rPr>
          <w:delText>con un numero minimo di 7 fot</w:delText>
        </w:r>
      </w:del>
      <w:ins w:id="32110" w:author="Visone Rossana (GSE)" w:date="2025-10-22T12:52:00Z" w16du:dateUtc="2025-10-22T10:52:00Z">
        <w:r w:rsidR="00EA4762">
          <w:rPr>
            <w:rFonts w:eastAsia="Aptos" w:cstheme="minorHAnsi"/>
            <w:kern w:val="2"/>
            <w:sz w:val="22"/>
            <w:szCs w:val="22"/>
          </w:rPr>
          <w:t>, recanti</w:t>
        </w:r>
      </w:ins>
      <w:del w:id="32111" w:author="Visone Rossana (GSE)" w:date="2025-10-22T12:52:00Z" w16du:dateUtc="2025-10-22T10:52:00Z">
        <w:r w:rsidRPr="00357179" w:rsidDel="00EA4762">
          <w:rPr>
            <w:rFonts w:eastAsia="Aptos" w:cstheme="minorHAnsi"/>
            <w:kern w:val="2"/>
            <w:sz w:val="22"/>
            <w:szCs w:val="22"/>
            <w:rPrChange w:id="32112" w:author="Visone Rossana (GSE)" w:date="2025-09-09T14:48:00Z" w16du:dateUtc="2025-09-09T12:48:00Z">
              <w:rPr>
                <w:rFonts w:eastAsia="Aptos" w:cstheme="minorHAnsi"/>
                <w:kern w:val="2"/>
              </w:rPr>
            </w:rPrChange>
          </w:rPr>
          <w:delText>o riportanti</w:delText>
        </w:r>
      </w:del>
      <w:r w:rsidRPr="00357179">
        <w:rPr>
          <w:rFonts w:eastAsia="Aptos" w:cstheme="minorHAnsi"/>
          <w:kern w:val="2"/>
          <w:sz w:val="22"/>
          <w:szCs w:val="22"/>
          <w:rPrChange w:id="32113" w:author="Visone Rossana (GSE)" w:date="2025-09-09T14:48:00Z" w16du:dateUtc="2025-09-09T12:48:00Z">
            <w:rPr>
              <w:rFonts w:eastAsia="Aptos" w:cstheme="minorHAnsi"/>
              <w:kern w:val="2"/>
            </w:rPr>
          </w:rPrChange>
        </w:rPr>
        <w:t>:</w:t>
      </w:r>
    </w:p>
    <w:p w14:paraId="0E224E72" w14:textId="58952CBF" w:rsidR="001D4C4A" w:rsidRPr="00357179" w:rsidRDefault="00EA4762">
      <w:pPr>
        <w:widowControl w:val="0"/>
        <w:numPr>
          <w:ilvl w:val="0"/>
          <w:numId w:val="66"/>
        </w:numPr>
        <w:tabs>
          <w:tab w:val="left" w:pos="9179"/>
        </w:tabs>
        <w:autoSpaceDE w:val="0"/>
        <w:autoSpaceDN w:val="0"/>
        <w:spacing w:line="276" w:lineRule="auto"/>
        <w:contextualSpacing/>
        <w:jc w:val="both"/>
        <w:rPr>
          <w:rFonts w:eastAsia="Aptos" w:cstheme="minorHAnsi"/>
          <w:kern w:val="2"/>
          <w:sz w:val="22"/>
          <w:szCs w:val="22"/>
          <w:rPrChange w:id="32114" w:author="Visone Rossana (GSE)" w:date="2025-09-09T14:48:00Z" w16du:dateUtc="2025-09-09T12:48:00Z">
            <w:rPr>
              <w:rFonts w:eastAsia="Aptos" w:cstheme="minorHAnsi"/>
              <w:kern w:val="2"/>
            </w:rPr>
          </w:rPrChange>
        </w:rPr>
        <w:pPrChange w:id="32115" w:author="Visone Rossana (GSE)" w:date="2025-09-09T14:48:00Z" w16du:dateUtc="2025-09-09T12:48:00Z">
          <w:pPr>
            <w:widowControl w:val="0"/>
            <w:numPr>
              <w:numId w:val="66"/>
            </w:numPr>
            <w:tabs>
              <w:tab w:val="left" w:pos="9179"/>
            </w:tabs>
            <w:autoSpaceDE w:val="0"/>
            <w:autoSpaceDN w:val="0"/>
            <w:ind w:left="1440" w:hanging="360"/>
            <w:contextualSpacing/>
            <w:jc w:val="both"/>
          </w:pPr>
        </w:pPrChange>
      </w:pPr>
      <w:ins w:id="32116" w:author="Visone Rossana (GSE)" w:date="2025-10-22T12:52:00Z" w16du:dateUtc="2025-10-22T10:52:00Z">
        <w:r>
          <w:rPr>
            <w:rFonts w:eastAsia="Aptos" w:cstheme="minorHAnsi"/>
            <w:kern w:val="2"/>
            <w:sz w:val="22"/>
            <w:szCs w:val="22"/>
          </w:rPr>
          <w:t xml:space="preserve">le </w:t>
        </w:r>
      </w:ins>
      <w:ins w:id="32117" w:author="Visone Rossana (GSE)" w:date="2025-10-22T12:53:00Z" w16du:dateUtc="2025-10-22T10:53:00Z">
        <w:r>
          <w:rPr>
            <w:rFonts w:eastAsia="Aptos" w:cstheme="minorHAnsi"/>
            <w:kern w:val="2"/>
            <w:sz w:val="22"/>
            <w:szCs w:val="22"/>
          </w:rPr>
          <w:t>t</w:t>
        </w:r>
      </w:ins>
      <w:del w:id="32118" w:author="Visone Rossana (GSE)" w:date="2025-10-22T12:52:00Z" w16du:dateUtc="2025-10-22T10:52:00Z">
        <w:r w:rsidR="001D4C4A" w:rsidRPr="00357179" w:rsidDel="00EA4762">
          <w:rPr>
            <w:rFonts w:eastAsia="Aptos" w:cstheme="minorHAnsi"/>
            <w:kern w:val="2"/>
            <w:sz w:val="22"/>
            <w:szCs w:val="22"/>
            <w:rPrChange w:id="32119" w:author="Visone Rossana (GSE)" w:date="2025-09-09T14:48:00Z" w16du:dateUtc="2025-09-09T12:48:00Z">
              <w:rPr>
                <w:rFonts w:eastAsia="Aptos" w:cstheme="minorHAnsi"/>
                <w:kern w:val="2"/>
              </w:rPr>
            </w:rPrChange>
          </w:rPr>
          <w:delText>T</w:delText>
        </w:r>
      </w:del>
      <w:r w:rsidR="001D4C4A" w:rsidRPr="00357179">
        <w:rPr>
          <w:rFonts w:eastAsia="Aptos" w:cstheme="minorHAnsi"/>
          <w:kern w:val="2"/>
          <w:sz w:val="22"/>
          <w:szCs w:val="22"/>
          <w:rPrChange w:id="32120" w:author="Visone Rossana (GSE)" w:date="2025-09-09T14:48:00Z" w16du:dateUtc="2025-09-09T12:48:00Z">
            <w:rPr>
              <w:rFonts w:eastAsia="Aptos" w:cstheme="minorHAnsi"/>
              <w:kern w:val="2"/>
            </w:rPr>
          </w:rPrChange>
        </w:rPr>
        <w:t>arghe dei generatori sostituiti e installati (di ciascuna unità che costituiscono i generatori)</w:t>
      </w:r>
      <w:ins w:id="32121" w:author="Visone Rossana (GSE)" w:date="2025-10-22T12:53:00Z" w16du:dateUtc="2025-10-22T10:53:00Z">
        <w:r>
          <w:rPr>
            <w:rFonts w:eastAsia="Aptos" w:cstheme="minorHAnsi"/>
            <w:kern w:val="2"/>
            <w:sz w:val="22"/>
            <w:szCs w:val="22"/>
          </w:rPr>
          <w:t>;</w:t>
        </w:r>
      </w:ins>
    </w:p>
    <w:p w14:paraId="55282482" w14:textId="3EBB1F97" w:rsidR="001D4C4A" w:rsidRPr="00357179" w:rsidRDefault="001D4C4A">
      <w:pPr>
        <w:widowControl w:val="0"/>
        <w:numPr>
          <w:ilvl w:val="0"/>
          <w:numId w:val="66"/>
        </w:numPr>
        <w:tabs>
          <w:tab w:val="left" w:pos="9179"/>
        </w:tabs>
        <w:autoSpaceDE w:val="0"/>
        <w:autoSpaceDN w:val="0"/>
        <w:spacing w:line="276" w:lineRule="auto"/>
        <w:contextualSpacing/>
        <w:jc w:val="both"/>
        <w:rPr>
          <w:rFonts w:eastAsia="Aptos" w:cstheme="minorHAnsi"/>
          <w:kern w:val="2"/>
          <w:sz w:val="22"/>
          <w:szCs w:val="22"/>
          <w:rPrChange w:id="32122" w:author="Visone Rossana (GSE)" w:date="2025-09-09T14:48:00Z" w16du:dateUtc="2025-09-09T12:48:00Z">
            <w:rPr>
              <w:rFonts w:eastAsia="Aptos" w:cstheme="minorHAnsi"/>
              <w:kern w:val="2"/>
            </w:rPr>
          </w:rPrChange>
        </w:rPr>
        <w:pPrChange w:id="32123" w:author="Visone Rossana (GSE)" w:date="2025-09-09T14:48:00Z" w16du:dateUtc="2025-09-09T12:48:00Z">
          <w:pPr>
            <w:widowControl w:val="0"/>
            <w:numPr>
              <w:numId w:val="66"/>
            </w:numPr>
            <w:tabs>
              <w:tab w:val="left" w:pos="9179"/>
            </w:tabs>
            <w:autoSpaceDE w:val="0"/>
            <w:autoSpaceDN w:val="0"/>
            <w:ind w:left="1440" w:hanging="360"/>
            <w:contextualSpacing/>
            <w:jc w:val="both"/>
          </w:pPr>
        </w:pPrChange>
      </w:pPr>
      <w:del w:id="32124" w:author="Visone Rossana (GSE)" w:date="2025-10-22T12:53:00Z" w16du:dateUtc="2025-10-22T10:53:00Z">
        <w:r w:rsidRPr="00357179" w:rsidDel="00EA4762">
          <w:rPr>
            <w:rFonts w:eastAsia="Aptos" w:cstheme="minorHAnsi"/>
            <w:kern w:val="2"/>
            <w:sz w:val="22"/>
            <w:szCs w:val="22"/>
            <w:rPrChange w:id="32125" w:author="Visone Rossana (GSE)" w:date="2025-09-09T14:48:00Z" w16du:dateUtc="2025-09-09T12:48:00Z">
              <w:rPr>
                <w:rFonts w:eastAsia="Aptos" w:cstheme="minorHAnsi"/>
                <w:kern w:val="2"/>
              </w:rPr>
            </w:rPrChange>
          </w:rPr>
          <w:delText>I</w:delText>
        </w:r>
      </w:del>
      <w:ins w:id="32126" w:author="Visone Rossana (GSE)" w:date="2025-10-22T12:53:00Z" w16du:dateUtc="2025-10-22T10:53:00Z">
        <w:r w:rsidR="00EA4762">
          <w:rPr>
            <w:rFonts w:eastAsia="Aptos" w:cstheme="minorHAnsi"/>
            <w:kern w:val="2"/>
            <w:sz w:val="22"/>
            <w:szCs w:val="22"/>
          </w:rPr>
          <w:t>i</w:t>
        </w:r>
      </w:ins>
      <w:r w:rsidRPr="00357179">
        <w:rPr>
          <w:rFonts w:eastAsia="Aptos" w:cstheme="minorHAnsi"/>
          <w:kern w:val="2"/>
          <w:sz w:val="22"/>
          <w:szCs w:val="22"/>
          <w:rPrChange w:id="32127" w:author="Visone Rossana (GSE)" w:date="2025-09-09T14:48:00Z" w16du:dateUtc="2025-09-09T12:48:00Z">
            <w:rPr>
              <w:rFonts w:eastAsia="Aptos" w:cstheme="minorHAnsi"/>
              <w:kern w:val="2"/>
            </w:rPr>
          </w:rPrChange>
        </w:rPr>
        <w:t xml:space="preserve"> generatori sostituiti e installati;</w:t>
      </w:r>
    </w:p>
    <w:p w14:paraId="000D78CE" w14:textId="6B13C9F0" w:rsidR="001D4C4A" w:rsidRPr="00357179" w:rsidRDefault="001D4C4A">
      <w:pPr>
        <w:widowControl w:val="0"/>
        <w:numPr>
          <w:ilvl w:val="0"/>
          <w:numId w:val="66"/>
        </w:numPr>
        <w:tabs>
          <w:tab w:val="left" w:pos="9179"/>
        </w:tabs>
        <w:autoSpaceDE w:val="0"/>
        <w:autoSpaceDN w:val="0"/>
        <w:spacing w:line="276" w:lineRule="auto"/>
        <w:contextualSpacing/>
        <w:jc w:val="both"/>
        <w:rPr>
          <w:rFonts w:eastAsia="Aptos" w:cstheme="minorHAnsi"/>
          <w:kern w:val="2"/>
          <w:sz w:val="22"/>
          <w:szCs w:val="22"/>
          <w:rPrChange w:id="32128" w:author="Visone Rossana (GSE)" w:date="2025-09-09T14:48:00Z" w16du:dateUtc="2025-09-09T12:48:00Z">
            <w:rPr>
              <w:rFonts w:eastAsia="Aptos" w:cstheme="minorHAnsi"/>
              <w:kern w:val="2"/>
            </w:rPr>
          </w:rPrChange>
        </w:rPr>
        <w:pPrChange w:id="32129" w:author="Visone Rossana (GSE)" w:date="2025-09-09T14:48:00Z" w16du:dateUtc="2025-09-09T12:48:00Z">
          <w:pPr>
            <w:widowControl w:val="0"/>
            <w:numPr>
              <w:numId w:val="66"/>
            </w:numPr>
            <w:tabs>
              <w:tab w:val="left" w:pos="9179"/>
            </w:tabs>
            <w:autoSpaceDE w:val="0"/>
            <w:autoSpaceDN w:val="0"/>
            <w:ind w:left="1440" w:hanging="360"/>
            <w:contextualSpacing/>
            <w:jc w:val="both"/>
          </w:pPr>
        </w:pPrChange>
      </w:pPr>
      <w:del w:id="32130" w:author="Visone Rossana (GSE)" w:date="2025-10-22T12:53:00Z" w16du:dateUtc="2025-10-22T10:53:00Z">
        <w:r w:rsidRPr="00357179" w:rsidDel="00EA4762">
          <w:rPr>
            <w:rFonts w:eastAsia="Aptos" w:cstheme="minorHAnsi"/>
            <w:kern w:val="2"/>
            <w:sz w:val="22"/>
            <w:szCs w:val="22"/>
            <w:rPrChange w:id="32131" w:author="Visone Rossana (GSE)" w:date="2025-09-09T14:48:00Z" w16du:dateUtc="2025-09-09T12:48:00Z">
              <w:rPr>
                <w:rFonts w:eastAsia="Aptos" w:cstheme="minorHAnsi"/>
                <w:kern w:val="2"/>
              </w:rPr>
            </w:rPrChange>
          </w:rPr>
          <w:delText>L</w:delText>
        </w:r>
      </w:del>
      <w:ins w:id="32132" w:author="Visone Rossana (GSE)" w:date="2025-10-22T12:53:00Z" w16du:dateUtc="2025-10-22T10:53:00Z">
        <w:r w:rsidR="00EA4762">
          <w:rPr>
            <w:rFonts w:eastAsia="Aptos" w:cstheme="minorHAnsi"/>
            <w:kern w:val="2"/>
            <w:sz w:val="22"/>
            <w:szCs w:val="22"/>
          </w:rPr>
          <w:t>l</w:t>
        </w:r>
      </w:ins>
      <w:r w:rsidRPr="00357179">
        <w:rPr>
          <w:rFonts w:eastAsia="Aptos" w:cstheme="minorHAnsi"/>
          <w:kern w:val="2"/>
          <w:sz w:val="22"/>
          <w:szCs w:val="22"/>
          <w:rPrChange w:id="32133" w:author="Visone Rossana (GSE)" w:date="2025-09-09T14:48:00Z" w16du:dateUtc="2025-09-09T12:48:00Z">
            <w:rPr>
              <w:rFonts w:eastAsia="Aptos" w:cstheme="minorHAnsi"/>
              <w:kern w:val="2"/>
            </w:rPr>
          </w:rPrChange>
        </w:rPr>
        <w:t>a centrale termica, o il locale di installazione, ante-operam (presenta il generatore sostituito) e post-operam</w:t>
      </w:r>
      <w:ins w:id="32134" w:author="Visone Rossana (GSE)" w:date="2025-10-01T13:27:00Z" w16du:dateUtc="2025-10-01T11:27:00Z">
        <w:r w:rsidR="005C31AA">
          <w:rPr>
            <w:rFonts w:eastAsia="Aptos" w:cstheme="minorHAnsi"/>
            <w:kern w:val="2"/>
            <w:sz w:val="22"/>
            <w:szCs w:val="22"/>
          </w:rPr>
          <w:t xml:space="preserve"> </w:t>
        </w:r>
      </w:ins>
      <w:r w:rsidRPr="00357179">
        <w:rPr>
          <w:rFonts w:eastAsia="Aptos" w:cstheme="minorHAnsi"/>
          <w:kern w:val="2"/>
          <w:sz w:val="22"/>
          <w:szCs w:val="22"/>
          <w:rPrChange w:id="32135" w:author="Visone Rossana (GSE)" w:date="2025-09-09T14:48:00Z" w16du:dateUtc="2025-09-09T12:48:00Z">
            <w:rPr>
              <w:rFonts w:eastAsia="Aptos" w:cstheme="minorHAnsi"/>
              <w:kern w:val="2"/>
            </w:rPr>
          </w:rPrChange>
        </w:rPr>
        <w:t>(presenta il generatore installato);</w:t>
      </w:r>
    </w:p>
    <w:p w14:paraId="1FE027B1" w14:textId="7C5AB096" w:rsidR="001D4C4A" w:rsidRPr="00357179" w:rsidRDefault="00EA4762">
      <w:pPr>
        <w:widowControl w:val="0"/>
        <w:numPr>
          <w:ilvl w:val="0"/>
          <w:numId w:val="66"/>
        </w:numPr>
        <w:tabs>
          <w:tab w:val="left" w:pos="9179"/>
        </w:tabs>
        <w:autoSpaceDE w:val="0"/>
        <w:autoSpaceDN w:val="0"/>
        <w:spacing w:line="276" w:lineRule="auto"/>
        <w:contextualSpacing/>
        <w:jc w:val="both"/>
        <w:rPr>
          <w:rFonts w:eastAsia="Aptos" w:cstheme="minorHAnsi"/>
          <w:kern w:val="2"/>
          <w:sz w:val="22"/>
          <w:szCs w:val="22"/>
          <w:rPrChange w:id="32136" w:author="Visone Rossana (GSE)" w:date="2025-09-09T14:48:00Z" w16du:dateUtc="2025-09-09T12:48:00Z">
            <w:rPr>
              <w:rFonts w:eastAsia="Aptos" w:cstheme="minorHAnsi"/>
              <w:kern w:val="2"/>
            </w:rPr>
          </w:rPrChange>
        </w:rPr>
        <w:pPrChange w:id="32137" w:author="Visone Rossana (GSE)" w:date="2025-09-09T14:48:00Z" w16du:dateUtc="2025-09-09T12:48:00Z">
          <w:pPr>
            <w:widowControl w:val="0"/>
            <w:numPr>
              <w:numId w:val="66"/>
            </w:numPr>
            <w:tabs>
              <w:tab w:val="left" w:pos="9179"/>
            </w:tabs>
            <w:autoSpaceDE w:val="0"/>
            <w:autoSpaceDN w:val="0"/>
            <w:ind w:left="1440" w:hanging="360"/>
            <w:contextualSpacing/>
            <w:jc w:val="both"/>
          </w:pPr>
        </w:pPrChange>
      </w:pPr>
      <w:ins w:id="32138" w:author="Visone Rossana (GSE)" w:date="2025-10-22T12:53:00Z" w16du:dateUtc="2025-10-22T10:53:00Z">
        <w:r>
          <w:rPr>
            <w:rFonts w:eastAsia="Aptos" w:cstheme="minorHAnsi"/>
            <w:kern w:val="2"/>
            <w:sz w:val="22"/>
            <w:szCs w:val="22"/>
          </w:rPr>
          <w:t>le v</w:t>
        </w:r>
      </w:ins>
      <w:del w:id="32139" w:author="Visone Rossana (GSE)" w:date="2025-10-22T12:53:00Z" w16du:dateUtc="2025-10-22T10:53:00Z">
        <w:r w:rsidR="001D4C4A" w:rsidRPr="00357179" w:rsidDel="00EA4762">
          <w:rPr>
            <w:rFonts w:eastAsia="Aptos" w:cstheme="minorHAnsi"/>
            <w:kern w:val="2"/>
            <w:sz w:val="22"/>
            <w:szCs w:val="22"/>
            <w:rPrChange w:id="32140" w:author="Visone Rossana (GSE)" w:date="2025-09-09T14:48:00Z" w16du:dateUtc="2025-09-09T12:48:00Z">
              <w:rPr>
                <w:rFonts w:eastAsia="Aptos" w:cstheme="minorHAnsi"/>
                <w:kern w:val="2"/>
              </w:rPr>
            </w:rPrChange>
          </w:rPr>
          <w:delText>V</w:delText>
        </w:r>
      </w:del>
      <w:r w:rsidR="001D4C4A" w:rsidRPr="00357179">
        <w:rPr>
          <w:rFonts w:eastAsia="Aptos" w:cstheme="minorHAnsi"/>
          <w:kern w:val="2"/>
          <w:sz w:val="22"/>
          <w:szCs w:val="22"/>
          <w:rPrChange w:id="32141" w:author="Visone Rossana (GSE)" w:date="2025-09-09T14:48:00Z" w16du:dateUtc="2025-09-09T12:48:00Z">
            <w:rPr>
              <w:rFonts w:eastAsia="Aptos" w:cstheme="minorHAnsi"/>
              <w:kern w:val="2"/>
            </w:rPr>
          </w:rPrChange>
        </w:rPr>
        <w:t>alvole termostatiche o sistema di regolazione modulante la portata</w:t>
      </w:r>
      <w:ins w:id="32142" w:author="Visone Rossana (GSE)" w:date="2025-10-22T12:53:00Z" w16du:dateUtc="2025-10-22T10:53:00Z">
        <w:r>
          <w:rPr>
            <w:rFonts w:eastAsia="Aptos" w:cstheme="minorHAnsi"/>
            <w:kern w:val="2"/>
            <w:sz w:val="22"/>
            <w:szCs w:val="22"/>
          </w:rPr>
          <w:t>.</w:t>
        </w:r>
      </w:ins>
      <w:del w:id="32143" w:author="Visone Rossana (GSE)" w:date="2025-10-22T12:53:00Z" w16du:dateUtc="2025-10-22T10:53:00Z">
        <w:r w:rsidR="001D4C4A" w:rsidRPr="00357179" w:rsidDel="00EA4762">
          <w:rPr>
            <w:rFonts w:eastAsia="Aptos" w:cstheme="minorHAnsi"/>
            <w:kern w:val="2"/>
            <w:sz w:val="22"/>
            <w:szCs w:val="22"/>
            <w:rPrChange w:id="32144" w:author="Visone Rossana (GSE)" w:date="2025-09-09T14:48:00Z" w16du:dateUtc="2025-09-09T12:48:00Z">
              <w:rPr>
                <w:rFonts w:eastAsia="Aptos" w:cstheme="minorHAnsi"/>
                <w:kern w:val="2"/>
              </w:rPr>
            </w:rPrChange>
          </w:rPr>
          <w:delText>;</w:delText>
        </w:r>
      </w:del>
    </w:p>
    <w:p w14:paraId="755F7542" w14:textId="77777777" w:rsidR="001D4C4A" w:rsidRPr="00357179" w:rsidRDefault="001D4C4A">
      <w:pPr>
        <w:widowControl w:val="0"/>
        <w:tabs>
          <w:tab w:val="left" w:pos="9179"/>
        </w:tabs>
        <w:autoSpaceDE w:val="0"/>
        <w:autoSpaceDN w:val="0"/>
        <w:spacing w:line="276" w:lineRule="auto"/>
        <w:jc w:val="both"/>
        <w:rPr>
          <w:rFonts w:eastAsia="Aptos" w:cstheme="minorHAnsi"/>
          <w:kern w:val="2"/>
          <w:sz w:val="22"/>
          <w:szCs w:val="22"/>
          <w:rPrChange w:id="32145" w:author="Visone Rossana (GSE)" w:date="2025-09-09T14:48:00Z" w16du:dateUtc="2025-09-09T12:48:00Z">
            <w:rPr>
              <w:rFonts w:eastAsia="Aptos" w:cstheme="minorHAnsi"/>
              <w:kern w:val="2"/>
            </w:rPr>
          </w:rPrChange>
        </w:rPr>
        <w:pPrChange w:id="32146" w:author="Visone Rossana (GSE)" w:date="2025-09-09T14:48:00Z" w16du:dateUtc="2025-09-09T12:48:00Z">
          <w:pPr>
            <w:widowControl w:val="0"/>
            <w:tabs>
              <w:tab w:val="left" w:pos="9179"/>
            </w:tabs>
            <w:autoSpaceDE w:val="0"/>
            <w:autoSpaceDN w:val="0"/>
            <w:jc w:val="both"/>
          </w:pPr>
        </w:pPrChange>
      </w:pPr>
    </w:p>
    <w:p w14:paraId="7F2ED152" w14:textId="2B08DFD6" w:rsidR="00EA4762" w:rsidDel="006A6F12" w:rsidRDefault="00EA4762">
      <w:pPr>
        <w:spacing w:line="276" w:lineRule="auto"/>
        <w:rPr>
          <w:ins w:id="32147" w:author="Visone Rossana (GSE)" w:date="2025-10-22T12:53:00Z" w16du:dateUtc="2025-10-22T10:53:00Z"/>
          <w:del w:id="32148" w:author="Visone Rossana (GSE)" w:date="2025-10-27T11:23:00Z" w16du:dateUtc="2025-10-27T10:23:00Z"/>
          <w:rFonts w:eastAsia="Aptos" w:cstheme="minorHAnsi"/>
          <w:b/>
          <w:bCs/>
          <w:kern w:val="2"/>
          <w:sz w:val="22"/>
          <w:szCs w:val="22"/>
          <w:u w:val="single"/>
          <w14:ligatures w14:val="standardContextual"/>
        </w:rPr>
      </w:pPr>
    </w:p>
    <w:p w14:paraId="0DAF5263" w14:textId="34A4A2DE" w:rsidR="00EA4762" w:rsidDel="006A6F12" w:rsidRDefault="00EA4762">
      <w:pPr>
        <w:spacing w:line="276" w:lineRule="auto"/>
        <w:rPr>
          <w:ins w:id="32149" w:author="Visone Rossana (GSE)" w:date="2025-10-22T12:53:00Z" w16du:dateUtc="2025-10-22T10:53:00Z"/>
          <w:del w:id="32150" w:author="Visone Rossana (GSE)" w:date="2025-10-27T11:23:00Z" w16du:dateUtc="2025-10-27T10:23:00Z"/>
          <w:rFonts w:eastAsia="Aptos" w:cstheme="minorHAnsi"/>
          <w:b/>
          <w:bCs/>
          <w:kern w:val="2"/>
          <w:sz w:val="22"/>
          <w:szCs w:val="22"/>
          <w:u w:val="single"/>
          <w14:ligatures w14:val="standardContextual"/>
        </w:rPr>
      </w:pPr>
    </w:p>
    <w:p w14:paraId="6915ABA8" w14:textId="0E7FEFA2" w:rsidR="00EA4762" w:rsidDel="006A6F12" w:rsidRDefault="00EA4762">
      <w:pPr>
        <w:spacing w:line="276" w:lineRule="auto"/>
        <w:rPr>
          <w:ins w:id="32151" w:author="Visone Rossana (GSE)" w:date="2025-10-22T12:53:00Z" w16du:dateUtc="2025-10-22T10:53:00Z"/>
          <w:del w:id="32152" w:author="Visone Rossana (GSE)" w:date="2025-10-27T11:23:00Z" w16du:dateUtc="2025-10-27T10:23:00Z"/>
          <w:rFonts w:eastAsia="Aptos" w:cstheme="minorHAnsi"/>
          <w:b/>
          <w:bCs/>
          <w:kern w:val="2"/>
          <w:sz w:val="22"/>
          <w:szCs w:val="22"/>
          <w:u w:val="single"/>
          <w14:ligatures w14:val="standardContextual"/>
        </w:rPr>
      </w:pPr>
    </w:p>
    <w:p w14:paraId="6A226926" w14:textId="19F863B4" w:rsidR="001D4C4A" w:rsidRPr="00357179" w:rsidRDefault="001D4C4A">
      <w:pPr>
        <w:spacing w:line="276" w:lineRule="auto"/>
        <w:rPr>
          <w:rFonts w:eastAsia="Aptos" w:cstheme="minorHAnsi"/>
          <w:b/>
          <w:bCs/>
          <w:kern w:val="2"/>
          <w:sz w:val="22"/>
          <w:szCs w:val="22"/>
          <w:u w:val="single"/>
          <w14:ligatures w14:val="standardContextual"/>
          <w:rPrChange w:id="32153" w:author="Visone Rossana (GSE)" w:date="2025-09-09T14:48:00Z" w16du:dateUtc="2025-09-09T12:48:00Z">
            <w:rPr>
              <w:rFonts w:eastAsia="Aptos" w:cstheme="minorHAnsi"/>
              <w:b/>
              <w:bCs/>
              <w:kern w:val="2"/>
              <w:u w:val="single"/>
              <w14:ligatures w14:val="standardContextual"/>
            </w:rPr>
          </w:rPrChange>
        </w:rPr>
        <w:pPrChange w:id="32154" w:author="Visone Rossana (GSE)" w:date="2025-09-09T14:48:00Z" w16du:dateUtc="2025-09-09T12:48:00Z">
          <w:pPr/>
        </w:pPrChange>
      </w:pPr>
      <w:commentRangeStart w:id="32155"/>
      <w:r w:rsidRPr="00357179">
        <w:rPr>
          <w:rFonts w:eastAsia="Aptos" w:cstheme="minorHAnsi"/>
          <w:b/>
          <w:bCs/>
          <w:kern w:val="2"/>
          <w:sz w:val="22"/>
          <w:szCs w:val="22"/>
          <w:u w:val="single"/>
          <w14:ligatures w14:val="standardContextual"/>
          <w:rPrChange w:id="32156" w:author="Visone Rossana (GSE)" w:date="2025-09-09T14:48:00Z" w16du:dateUtc="2025-09-09T12:48:00Z">
            <w:rPr>
              <w:rFonts w:eastAsia="Aptos" w:cstheme="minorHAnsi"/>
              <w:b/>
              <w:bCs/>
              <w:kern w:val="2"/>
              <w:u w:val="single"/>
              <w14:ligatures w14:val="standardContextual"/>
            </w:rPr>
          </w:rPrChange>
        </w:rPr>
        <w:t>Documentazione da conservare a cura del Soggetto Responsabile:</w:t>
      </w:r>
      <w:commentRangeEnd w:id="32155"/>
      <w:r w:rsidR="00DC7B3A" w:rsidRPr="00357179">
        <w:rPr>
          <w:rStyle w:val="Rimandocommento"/>
          <w:rFonts w:eastAsia="Aptos" w:cstheme="minorHAnsi"/>
          <w:b/>
          <w:bCs/>
          <w:kern w:val="2"/>
          <w:sz w:val="22"/>
          <w:szCs w:val="22"/>
          <w:u w:val="single"/>
          <w14:ligatures w14:val="standardContextual"/>
          <w:rPrChange w:id="32157" w:author="Visone Rossana (GSE)" w:date="2025-09-09T14:48:00Z" w16du:dateUtc="2025-09-09T12:48:00Z">
            <w:rPr>
              <w:rStyle w:val="Rimandocommento"/>
              <w:rFonts w:eastAsia="Aptos" w:cstheme="minorHAnsi"/>
              <w:b/>
              <w:bCs/>
              <w:kern w:val="2"/>
              <w:sz w:val="24"/>
              <w:u w:val="single"/>
              <w14:ligatures w14:val="standardContextual"/>
            </w:rPr>
          </w:rPrChange>
        </w:rPr>
        <w:commentReference w:id="32155"/>
      </w:r>
    </w:p>
    <w:p w14:paraId="4528C087" w14:textId="77777777" w:rsidR="001D4C4A" w:rsidRPr="00357179" w:rsidRDefault="001D4C4A">
      <w:pPr>
        <w:numPr>
          <w:ilvl w:val="0"/>
          <w:numId w:val="67"/>
        </w:numPr>
        <w:spacing w:line="276" w:lineRule="auto"/>
        <w:contextualSpacing/>
        <w:jc w:val="both"/>
        <w:rPr>
          <w:rFonts w:eastAsia="Aptos" w:cstheme="minorHAnsi"/>
          <w:kern w:val="2"/>
          <w:sz w:val="22"/>
          <w:szCs w:val="22"/>
          <w14:ligatures w14:val="standardContextual"/>
          <w:rPrChange w:id="32159" w:author="Visone Rossana (GSE)" w:date="2025-09-09T14:48:00Z" w16du:dateUtc="2025-09-09T12:48:00Z">
            <w:rPr>
              <w:rFonts w:eastAsia="Aptos" w:cstheme="minorHAnsi"/>
              <w:kern w:val="2"/>
              <w14:ligatures w14:val="standardContextual"/>
            </w:rPr>
          </w:rPrChange>
        </w:rPr>
        <w:pPrChange w:id="32160" w:author="Visone Rossana (GSE)" w:date="2025-10-22T12:56:00Z" w16du:dateUtc="2025-10-22T10:56:00Z">
          <w:pPr>
            <w:numPr>
              <w:numId w:val="67"/>
            </w:numPr>
            <w:ind w:left="720" w:hanging="360"/>
            <w:contextualSpacing/>
          </w:pPr>
        </w:pPrChange>
      </w:pPr>
      <w:r w:rsidRPr="00357179">
        <w:rPr>
          <w:rFonts w:eastAsia="Aptos" w:cstheme="minorHAnsi"/>
          <w:kern w:val="2"/>
          <w:sz w:val="22"/>
          <w:szCs w:val="22"/>
          <w14:ligatures w14:val="standardContextual"/>
          <w:rPrChange w:id="32161" w:author="Visone Rossana (GSE)" w:date="2025-09-09T14:48:00Z" w16du:dateUtc="2025-09-09T12:48:00Z">
            <w:rPr>
              <w:rFonts w:eastAsia="Aptos" w:cstheme="minorHAnsi"/>
              <w:kern w:val="2"/>
              <w14:ligatures w14:val="standardContextual"/>
            </w:rPr>
          </w:rPrChange>
        </w:rPr>
        <w:t>Libretto di centrale/d’impianto, come previsto dalla legislazione vigente;</w:t>
      </w:r>
    </w:p>
    <w:p w14:paraId="476EE032" w14:textId="0F40C514" w:rsidR="001D4C4A" w:rsidRPr="00357179" w:rsidRDefault="001D4C4A">
      <w:pPr>
        <w:numPr>
          <w:ilvl w:val="0"/>
          <w:numId w:val="67"/>
        </w:numPr>
        <w:spacing w:line="276" w:lineRule="auto"/>
        <w:contextualSpacing/>
        <w:jc w:val="both"/>
        <w:rPr>
          <w:rFonts w:eastAsia="Aptos" w:cstheme="minorHAnsi"/>
          <w:kern w:val="2"/>
          <w:sz w:val="22"/>
          <w:szCs w:val="22"/>
          <w14:ligatures w14:val="standardContextual"/>
          <w:rPrChange w:id="32162" w:author="Visone Rossana (GSE)" w:date="2025-09-09T14:48:00Z" w16du:dateUtc="2025-09-09T12:48:00Z">
            <w:rPr>
              <w:rFonts w:eastAsia="Aptos" w:cstheme="minorHAnsi"/>
              <w:kern w:val="2"/>
              <w14:ligatures w14:val="standardContextual"/>
            </w:rPr>
          </w:rPrChange>
        </w:rPr>
        <w:pPrChange w:id="32163" w:author="Visone Rossana (GSE)" w:date="2025-10-22T12:56:00Z" w16du:dateUtc="2025-10-22T10:56:00Z">
          <w:pPr>
            <w:numPr>
              <w:numId w:val="67"/>
            </w:numPr>
            <w:ind w:left="720" w:hanging="360"/>
            <w:contextualSpacing/>
          </w:pPr>
        </w:pPrChange>
      </w:pPr>
      <w:r w:rsidRPr="00357179">
        <w:rPr>
          <w:rFonts w:eastAsia="Aptos" w:cstheme="minorHAnsi"/>
          <w:kern w:val="2"/>
          <w:sz w:val="22"/>
          <w:szCs w:val="22"/>
          <w14:ligatures w14:val="standardContextual"/>
          <w:rPrChange w:id="32164" w:author="Visone Rossana (GSE)" w:date="2025-09-09T14:48:00Z" w16du:dateUtc="2025-09-09T12:48:00Z">
            <w:rPr>
              <w:rFonts w:eastAsia="Aptos" w:cstheme="minorHAnsi"/>
              <w:kern w:val="2"/>
              <w14:ligatures w14:val="standardContextual"/>
            </w:rPr>
          </w:rPrChange>
        </w:rPr>
        <w:t>Dichiarazione di conformità dell’impianto, ove prevista, ai sensi del DM 37/08, redatta da un installatore o dalla ditta esecutrice dell’</w:t>
      </w:r>
      <w:del w:id="32165" w:author="Visone Rossana (GSE)" w:date="2025-07-24T10:08:00Z" w16du:dateUtc="2025-07-24T08:08:00Z">
        <w:r w:rsidRPr="00357179" w:rsidDel="006D4A5F">
          <w:rPr>
            <w:rFonts w:eastAsia="Aptos" w:cstheme="minorHAnsi"/>
            <w:kern w:val="2"/>
            <w:sz w:val="22"/>
            <w:szCs w:val="22"/>
            <w14:ligatures w14:val="standardContextual"/>
            <w:rPrChange w:id="32166" w:author="Visone Rossana (GSE)" w:date="2025-09-09T14:48:00Z" w16du:dateUtc="2025-09-09T12:48:00Z">
              <w:rPr>
                <w:rFonts w:eastAsia="Aptos" w:cstheme="minorHAnsi"/>
                <w:kern w:val="2"/>
                <w14:ligatures w14:val="standardContextual"/>
              </w:rPr>
            </w:rPrChange>
          </w:rPr>
          <w:delText xml:space="preserve"> </w:delText>
        </w:r>
      </w:del>
      <w:r w:rsidRPr="00357179">
        <w:rPr>
          <w:rFonts w:eastAsia="Aptos" w:cstheme="minorHAnsi"/>
          <w:kern w:val="2"/>
          <w:sz w:val="22"/>
          <w:szCs w:val="22"/>
          <w14:ligatures w14:val="standardContextual"/>
          <w:rPrChange w:id="32167" w:author="Visone Rossana (GSE)" w:date="2025-09-09T14:48:00Z" w16du:dateUtc="2025-09-09T12:48:00Z">
            <w:rPr>
              <w:rFonts w:eastAsia="Aptos" w:cstheme="minorHAnsi"/>
              <w:kern w:val="2"/>
              <w14:ligatures w14:val="standardContextual"/>
            </w:rPr>
          </w:rPrChange>
        </w:rPr>
        <w:t>impianto avente i requisiti professionali di cui all’art. 15 del D.Lgs. 28/11</w:t>
      </w:r>
      <w:ins w:id="32168" w:author="Visone Rossana (GSE)" w:date="2025-10-27T11:25:00Z" w16du:dateUtc="2025-10-27T10:25:00Z">
        <w:r w:rsidR="00A17D34">
          <w:rPr>
            <w:rFonts w:eastAsia="Aptos" w:cstheme="minorHAnsi"/>
            <w:kern w:val="2"/>
            <w:sz w:val="22"/>
            <w:szCs w:val="22"/>
            <w14:ligatures w14:val="standardContextual"/>
          </w:rPr>
          <w:t>;</w:t>
        </w:r>
      </w:ins>
    </w:p>
    <w:p w14:paraId="039BC040" w14:textId="78F9A392" w:rsidR="001D4C4A" w:rsidRPr="00357179" w:rsidDel="00546FE0" w:rsidRDefault="001D4C4A">
      <w:pPr>
        <w:numPr>
          <w:ilvl w:val="0"/>
          <w:numId w:val="67"/>
        </w:numPr>
        <w:spacing w:line="276" w:lineRule="auto"/>
        <w:contextualSpacing/>
        <w:jc w:val="both"/>
        <w:rPr>
          <w:del w:id="32169" w:author="Visone Rossana (GSE)" w:date="2025-10-27T11:40:00Z" w16du:dateUtc="2025-10-27T10:40:00Z"/>
          <w:rFonts w:eastAsia="Aptos" w:cstheme="minorHAnsi"/>
          <w:kern w:val="2"/>
          <w:sz w:val="22"/>
          <w:szCs w:val="22"/>
          <w14:ligatures w14:val="standardContextual"/>
          <w:rPrChange w:id="32170" w:author="Visone Rossana (GSE)" w:date="2025-09-09T14:48:00Z" w16du:dateUtc="2025-09-09T12:48:00Z">
            <w:rPr>
              <w:del w:id="32171" w:author="Visone Rossana (GSE)" w:date="2025-10-27T11:40:00Z" w16du:dateUtc="2025-10-27T10:40:00Z"/>
              <w:rFonts w:eastAsia="Aptos" w:cstheme="minorHAnsi"/>
              <w:kern w:val="2"/>
              <w14:ligatures w14:val="standardContextual"/>
            </w:rPr>
          </w:rPrChange>
        </w:rPr>
        <w:pPrChange w:id="32172" w:author="Visone Rossana (GSE)" w:date="2025-10-22T12:56:00Z" w16du:dateUtc="2025-10-22T10:56:00Z">
          <w:pPr>
            <w:numPr>
              <w:numId w:val="67"/>
            </w:numPr>
            <w:ind w:left="720" w:hanging="360"/>
            <w:contextualSpacing/>
          </w:pPr>
        </w:pPrChange>
      </w:pPr>
      <w:del w:id="32173" w:author="Visone Rossana (GSE)" w:date="2025-10-27T11:40:00Z" w16du:dateUtc="2025-10-27T10:40:00Z">
        <w:r w:rsidRPr="00546FE0" w:rsidDel="00546FE0">
          <w:rPr>
            <w:rFonts w:eastAsia="Aptos" w:cstheme="minorHAnsi"/>
            <w:strike/>
            <w:kern w:val="2"/>
            <w:sz w:val="22"/>
            <w:szCs w:val="22"/>
            <w14:ligatures w14:val="standardContextual"/>
            <w:rPrChange w:id="32174" w:author="Visone Rossana (GSE)" w:date="2025-10-27T11:40:00Z" w16du:dateUtc="2025-10-27T10:40:00Z">
              <w:rPr>
                <w:rFonts w:eastAsia="Aptos" w:cstheme="minorHAnsi"/>
                <w:kern w:val="2"/>
                <w14:ligatures w14:val="standardContextual"/>
              </w:rPr>
            </w:rPrChange>
          </w:rPr>
          <w:delText>Certificato di collaudo dell’impianto</w:delText>
        </w:r>
        <w:r w:rsidRPr="00546FE0" w:rsidDel="00546FE0">
          <w:rPr>
            <w:rFonts w:eastAsia="Aptos" w:cstheme="minorHAnsi"/>
            <w:kern w:val="2"/>
            <w:sz w:val="22"/>
            <w:szCs w:val="22"/>
            <w14:ligatures w14:val="standardContextual"/>
            <w:rPrChange w:id="32175" w:author="Visone Rossana (GSE)" w:date="2025-10-27T11:40:00Z" w16du:dateUtc="2025-10-27T10:40:00Z">
              <w:rPr>
                <w:rFonts w:eastAsia="Aptos" w:cstheme="minorHAnsi"/>
                <w:kern w:val="2"/>
                <w14:ligatures w14:val="standardContextual"/>
              </w:rPr>
            </w:rPrChange>
          </w:rPr>
          <w:delText>;</w:delText>
        </w:r>
      </w:del>
    </w:p>
    <w:p w14:paraId="092B01D0" w14:textId="3A8D101B" w:rsidR="001D4C4A" w:rsidRPr="00546FE0" w:rsidRDefault="001D4C4A">
      <w:pPr>
        <w:numPr>
          <w:ilvl w:val="0"/>
          <w:numId w:val="67"/>
        </w:numPr>
        <w:spacing w:line="276" w:lineRule="auto"/>
        <w:contextualSpacing/>
        <w:jc w:val="both"/>
        <w:rPr>
          <w:rFonts w:eastAsia="Aptos" w:cstheme="minorHAnsi"/>
          <w:kern w:val="2"/>
          <w:sz w:val="22"/>
          <w:szCs w:val="22"/>
          <w14:ligatures w14:val="standardContextual"/>
          <w:rPrChange w:id="32176" w:author="Visone Rossana (GSE)" w:date="2025-10-27T11:40:00Z" w16du:dateUtc="2025-10-27T10:40:00Z">
            <w:rPr>
              <w:rFonts w:eastAsia="Aptos" w:cstheme="minorHAnsi"/>
              <w:kern w:val="2"/>
              <w14:ligatures w14:val="standardContextual"/>
            </w:rPr>
          </w:rPrChange>
        </w:rPr>
        <w:pPrChange w:id="32177" w:author="Visone Rossana (GSE)" w:date="2025-10-22T12:56:00Z" w16du:dateUtc="2025-10-22T10:56:00Z">
          <w:pPr>
            <w:numPr>
              <w:numId w:val="67"/>
            </w:numPr>
            <w:ind w:left="720" w:hanging="360"/>
            <w:contextualSpacing/>
          </w:pPr>
        </w:pPrChange>
      </w:pPr>
      <w:r w:rsidRPr="00546FE0">
        <w:rPr>
          <w:rFonts w:eastAsia="Aptos" w:cstheme="minorHAnsi"/>
          <w:kern w:val="2"/>
          <w:sz w:val="22"/>
          <w:szCs w:val="22"/>
          <w14:ligatures w14:val="standardContextual"/>
          <w:rPrChange w:id="32178" w:author="Visone Rossana (GSE)" w:date="2025-10-27T11:40:00Z" w16du:dateUtc="2025-10-27T10:40:00Z">
            <w:rPr>
              <w:rFonts w:eastAsia="Aptos" w:cstheme="minorHAnsi"/>
              <w:kern w:val="2"/>
              <w14:ligatures w14:val="standardContextual"/>
            </w:rPr>
          </w:rPrChange>
        </w:rPr>
        <w:t>Modello unico per l’installazione e l’esercizio di unità di microcogenerazione a fonti rinnovabili</w:t>
      </w:r>
      <w:del w:id="32179" w:author="Visone Rossana (GSE)" w:date="2025-07-24T10:07:00Z" w16du:dateUtc="2025-07-24T08:07:00Z">
        <w:r w:rsidRPr="00546FE0" w:rsidDel="006D4A5F">
          <w:rPr>
            <w:rFonts w:eastAsia="Aptos" w:cstheme="minorHAnsi"/>
            <w:kern w:val="2"/>
            <w:sz w:val="22"/>
            <w:szCs w:val="22"/>
            <w14:ligatures w14:val="standardContextual"/>
            <w:rPrChange w:id="32180" w:author="Visone Rossana (GSE)" w:date="2025-10-27T11:40:00Z" w16du:dateUtc="2025-10-27T10:40:00Z">
              <w:rPr>
                <w:rFonts w:eastAsia="Aptos" w:cstheme="minorHAnsi"/>
                <w:kern w:val="2"/>
                <w14:ligatures w14:val="standardContextual"/>
              </w:rPr>
            </w:rPrChange>
          </w:rPr>
          <w:delText>.</w:delText>
        </w:r>
      </w:del>
      <w:ins w:id="32181" w:author="Visone Rossana (GSE)" w:date="2025-07-24T10:07:00Z" w16du:dateUtc="2025-07-24T08:07:00Z">
        <w:r w:rsidR="006D4A5F" w:rsidRPr="00546FE0">
          <w:rPr>
            <w:rFonts w:eastAsia="Aptos" w:cstheme="minorHAnsi"/>
            <w:kern w:val="2"/>
            <w:sz w:val="22"/>
            <w:szCs w:val="22"/>
            <w14:ligatures w14:val="standardContextual"/>
            <w:rPrChange w:id="32182" w:author="Visone Rossana (GSE)" w:date="2025-10-27T11:40:00Z" w16du:dateUtc="2025-10-27T10:40:00Z">
              <w:rPr>
                <w:rFonts w:eastAsia="Aptos" w:cstheme="minorHAnsi"/>
                <w:kern w:val="2"/>
                <w14:ligatures w14:val="standardContextual"/>
              </w:rPr>
            </w:rPrChange>
          </w:rPr>
          <w:t>;</w:t>
        </w:r>
      </w:ins>
    </w:p>
    <w:p w14:paraId="51F142A2" w14:textId="261EDB6B" w:rsidR="001D4C4A" w:rsidRPr="00357179" w:rsidRDefault="001D4C4A">
      <w:pPr>
        <w:numPr>
          <w:ilvl w:val="0"/>
          <w:numId w:val="67"/>
        </w:numPr>
        <w:spacing w:line="276" w:lineRule="auto"/>
        <w:contextualSpacing/>
        <w:jc w:val="both"/>
        <w:rPr>
          <w:rFonts w:eastAsia="Aptos" w:cstheme="minorHAnsi"/>
          <w:kern w:val="2"/>
          <w:sz w:val="22"/>
          <w:szCs w:val="22"/>
          <w14:ligatures w14:val="standardContextual"/>
          <w:rPrChange w:id="32183" w:author="Visone Rossana (GSE)" w:date="2025-09-09T14:48:00Z" w16du:dateUtc="2025-09-09T12:48:00Z">
            <w:rPr>
              <w:rFonts w:eastAsia="Aptos" w:cstheme="minorHAnsi"/>
              <w:kern w:val="2"/>
              <w14:ligatures w14:val="standardContextual"/>
            </w:rPr>
          </w:rPrChange>
        </w:rPr>
        <w:pPrChange w:id="32184" w:author="Visone Rossana (GSE)" w:date="2025-10-22T12:56:00Z" w16du:dateUtc="2025-10-22T10:56:00Z">
          <w:pPr>
            <w:numPr>
              <w:numId w:val="67"/>
            </w:numPr>
            <w:ind w:left="720" w:hanging="360"/>
            <w:contextualSpacing/>
          </w:pPr>
        </w:pPrChange>
      </w:pPr>
      <w:commentRangeStart w:id="32185"/>
      <w:r w:rsidRPr="00357179">
        <w:rPr>
          <w:rFonts w:eastAsia="Aptos" w:cstheme="minorHAnsi"/>
          <w:kern w:val="2"/>
          <w:sz w:val="22"/>
          <w:szCs w:val="22"/>
          <w14:ligatures w14:val="standardContextual"/>
          <w:rPrChange w:id="32186" w:author="Visone Rossana (GSE)" w:date="2025-09-09T14:48:00Z" w16du:dateUtc="2025-09-09T12:48:00Z">
            <w:rPr>
              <w:rFonts w:eastAsia="Aptos" w:cstheme="minorHAnsi"/>
              <w:kern w:val="2"/>
              <w14:ligatures w14:val="standardContextual"/>
            </w:rPr>
          </w:rPrChange>
        </w:rPr>
        <w:t>Pertinente titolo autorizzativo e/o abilitativo, ove previsto dalla vigente legislazione/normativa nazionale e locale;</w:t>
      </w:r>
      <w:commentRangeEnd w:id="32185"/>
      <w:r w:rsidR="007C6346" w:rsidRPr="00357179">
        <w:rPr>
          <w:rStyle w:val="Rimandocommento"/>
          <w:rFonts w:eastAsia="Aptos" w:cstheme="minorHAnsi"/>
          <w:kern w:val="2"/>
          <w:sz w:val="22"/>
          <w:szCs w:val="22"/>
          <w14:ligatures w14:val="standardContextual"/>
          <w:rPrChange w:id="32187" w:author="Visone Rossana (GSE)" w:date="2025-09-09T14:48:00Z" w16du:dateUtc="2025-09-09T12:48:00Z">
            <w:rPr>
              <w:rStyle w:val="Rimandocommento"/>
              <w:rFonts w:eastAsia="Aptos" w:cstheme="minorHAnsi"/>
              <w:kern w:val="2"/>
              <w:sz w:val="24"/>
              <w14:ligatures w14:val="standardContextual"/>
            </w:rPr>
          </w:rPrChange>
        </w:rPr>
        <w:commentReference w:id="32185"/>
      </w:r>
    </w:p>
    <w:p w14:paraId="2F9611ED" w14:textId="4BBBD55C" w:rsidR="001D4C4A" w:rsidRPr="00357179" w:rsidRDefault="001D4C4A">
      <w:pPr>
        <w:numPr>
          <w:ilvl w:val="0"/>
          <w:numId w:val="67"/>
        </w:numPr>
        <w:spacing w:line="276" w:lineRule="auto"/>
        <w:contextualSpacing/>
        <w:jc w:val="both"/>
        <w:rPr>
          <w:rFonts w:eastAsia="Aptos" w:cstheme="minorHAnsi"/>
          <w:kern w:val="2"/>
          <w:sz w:val="22"/>
          <w:szCs w:val="22"/>
          <w14:ligatures w14:val="standardContextual"/>
          <w:rPrChange w:id="32188" w:author="Visone Rossana (GSE)" w:date="2025-09-09T14:48:00Z" w16du:dateUtc="2025-09-09T12:48:00Z">
            <w:rPr>
              <w:rFonts w:eastAsia="Aptos" w:cstheme="minorHAnsi"/>
              <w:kern w:val="2"/>
              <w14:ligatures w14:val="standardContextual"/>
            </w:rPr>
          </w:rPrChange>
        </w:rPr>
        <w:pPrChange w:id="32189" w:author="Visone Rossana (GSE)" w:date="2025-10-22T12:56:00Z" w16du:dateUtc="2025-10-22T10:56:00Z">
          <w:pPr>
            <w:numPr>
              <w:numId w:val="67"/>
            </w:numPr>
            <w:ind w:left="720" w:hanging="360"/>
            <w:contextualSpacing/>
          </w:pPr>
        </w:pPrChange>
      </w:pPr>
      <w:r w:rsidRPr="00357179">
        <w:rPr>
          <w:rFonts w:eastAsia="Aptos" w:cstheme="minorHAnsi"/>
          <w:kern w:val="2"/>
          <w:sz w:val="22"/>
          <w:szCs w:val="22"/>
          <w14:ligatures w14:val="standardContextual"/>
          <w:rPrChange w:id="32190" w:author="Visone Rossana (GSE)" w:date="2025-09-09T14:48:00Z" w16du:dateUtc="2025-09-09T12:48:00Z">
            <w:rPr>
              <w:rFonts w:eastAsia="Aptos" w:cstheme="minorHAnsi"/>
              <w:kern w:val="2"/>
              <w14:ligatures w14:val="standardContextual"/>
            </w:rPr>
          </w:rPrChange>
        </w:rPr>
        <w:t>schema termico completo dell’impianto, con evidenza degli strumenti di misura</w:t>
      </w:r>
      <w:ins w:id="32191" w:author="Visone Rossana (GSE)" w:date="2025-10-27T11:38:00Z" w16du:dateUtc="2025-10-27T10:38:00Z">
        <w:r w:rsidR="00DC6224">
          <w:rPr>
            <w:rFonts w:eastAsia="Aptos" w:cstheme="minorHAnsi"/>
            <w:kern w:val="2"/>
            <w:sz w:val="22"/>
            <w:szCs w:val="22"/>
            <w14:ligatures w14:val="standardContextual"/>
          </w:rPr>
          <w:t xml:space="preserve"> ove pre</w:t>
        </w:r>
      </w:ins>
      <w:ins w:id="32192" w:author="Visone Rossana (GSE)" w:date="2025-10-27T11:40:00Z" w16du:dateUtc="2025-10-27T10:40:00Z">
        <w:r w:rsidR="00546FE0">
          <w:rPr>
            <w:rFonts w:eastAsia="Aptos" w:cstheme="minorHAnsi"/>
            <w:kern w:val="2"/>
            <w:sz w:val="22"/>
            <w:szCs w:val="22"/>
            <w14:ligatures w14:val="standardContextual"/>
          </w:rPr>
          <w:t>senti</w:t>
        </w:r>
      </w:ins>
      <w:r w:rsidRPr="00357179">
        <w:rPr>
          <w:rFonts w:eastAsia="Aptos" w:cstheme="minorHAnsi"/>
          <w:kern w:val="2"/>
          <w:sz w:val="22"/>
          <w:szCs w:val="22"/>
          <w14:ligatures w14:val="standardContextual"/>
          <w:rPrChange w:id="32193" w:author="Visone Rossana (GSE)" w:date="2025-09-09T14:48:00Z" w16du:dateUtc="2025-09-09T12:48:00Z">
            <w:rPr>
              <w:rFonts w:eastAsia="Aptos" w:cstheme="minorHAnsi"/>
              <w:kern w:val="2"/>
              <w14:ligatures w14:val="standardContextual"/>
            </w:rPr>
          </w:rPrChange>
        </w:rPr>
        <w:t xml:space="preserve"> </w:t>
      </w:r>
      <w:del w:id="32194" w:author="Visone Rossana (GSE)" w:date="2025-10-27T11:40:00Z" w16du:dateUtc="2025-10-27T10:40:00Z">
        <w:r w:rsidRPr="00D5727E" w:rsidDel="00546FE0">
          <w:rPr>
            <w:rFonts w:eastAsia="Aptos" w:cstheme="minorHAnsi"/>
            <w:strike/>
            <w:kern w:val="2"/>
            <w:sz w:val="22"/>
            <w:szCs w:val="22"/>
            <w14:ligatures w14:val="standardContextual"/>
            <w:rPrChange w:id="32195" w:author="Visone Rossana (GSE)" w:date="2025-10-27T11:37:00Z" w16du:dateUtc="2025-10-27T10:37:00Z">
              <w:rPr>
                <w:rFonts w:eastAsia="Aptos" w:cstheme="minorHAnsi"/>
                <w:kern w:val="2"/>
                <w14:ligatures w14:val="standardContextual"/>
              </w:rPr>
            </w:rPrChange>
          </w:rPr>
          <w:delText>utilizzati</w:delText>
        </w:r>
        <w:r w:rsidRPr="00357179" w:rsidDel="00546FE0">
          <w:rPr>
            <w:rFonts w:eastAsia="Aptos" w:cstheme="minorHAnsi"/>
            <w:kern w:val="2"/>
            <w:sz w:val="22"/>
            <w:szCs w:val="22"/>
            <w14:ligatures w14:val="standardContextual"/>
            <w:rPrChange w:id="32196" w:author="Visone Rossana (GSE)" w:date="2025-09-09T14:48:00Z" w16du:dateUtc="2025-09-09T12:48:00Z">
              <w:rPr>
                <w:rFonts w:eastAsia="Aptos" w:cstheme="minorHAnsi"/>
                <w:kern w:val="2"/>
                <w14:ligatures w14:val="standardContextual"/>
              </w:rPr>
            </w:rPrChange>
          </w:rPr>
          <w:delText xml:space="preserve"> </w:delText>
        </w:r>
      </w:del>
      <w:r w:rsidRPr="00357179">
        <w:rPr>
          <w:rFonts w:eastAsia="Aptos" w:cstheme="minorHAnsi"/>
          <w:kern w:val="2"/>
          <w:sz w:val="22"/>
          <w:szCs w:val="22"/>
          <w14:ligatures w14:val="standardContextual"/>
          <w:rPrChange w:id="32197" w:author="Visone Rossana (GSE)" w:date="2025-09-09T14:48:00Z" w16du:dateUtc="2025-09-09T12:48:00Z">
            <w:rPr>
              <w:rFonts w:eastAsia="Aptos" w:cstheme="minorHAnsi"/>
              <w:kern w:val="2"/>
              <w14:ligatures w14:val="standardContextual"/>
            </w:rPr>
          </w:rPrChange>
        </w:rPr>
        <w:t>per la determinazione dell’energia termica utile cogenerata e dell’energia di alimentazione in ingresso all’unità (incluse sonde di pressione e temperatura). Lo schema deve comprendere, inoltre, il sistema di adduzione del combustibile;</w:t>
      </w:r>
    </w:p>
    <w:p w14:paraId="2B3A791B" w14:textId="4B7B0C6D" w:rsidR="001D4C4A" w:rsidRPr="00357179" w:rsidRDefault="001D4C4A">
      <w:pPr>
        <w:numPr>
          <w:ilvl w:val="0"/>
          <w:numId w:val="67"/>
        </w:numPr>
        <w:spacing w:line="276" w:lineRule="auto"/>
        <w:contextualSpacing/>
        <w:jc w:val="both"/>
        <w:rPr>
          <w:rFonts w:eastAsia="Aptos" w:cstheme="minorHAnsi"/>
          <w:kern w:val="2"/>
          <w:sz w:val="22"/>
          <w:szCs w:val="22"/>
          <w14:ligatures w14:val="standardContextual"/>
          <w:rPrChange w:id="32198" w:author="Visone Rossana (GSE)" w:date="2025-09-09T14:48:00Z" w16du:dateUtc="2025-09-09T12:48:00Z">
            <w:rPr>
              <w:rFonts w:eastAsia="Aptos" w:cstheme="minorHAnsi"/>
              <w:kern w:val="2"/>
              <w14:ligatures w14:val="standardContextual"/>
            </w:rPr>
          </w:rPrChange>
        </w:rPr>
        <w:pPrChange w:id="32199" w:author="Visone Rossana (GSE)" w:date="2025-10-22T12:56:00Z" w16du:dateUtc="2025-10-22T10:56:00Z">
          <w:pPr>
            <w:numPr>
              <w:numId w:val="67"/>
            </w:numPr>
            <w:ind w:left="720" w:hanging="360"/>
            <w:contextualSpacing/>
          </w:pPr>
        </w:pPrChange>
      </w:pPr>
      <w:r w:rsidRPr="00357179">
        <w:rPr>
          <w:rFonts w:eastAsia="Aptos" w:cstheme="minorHAnsi"/>
          <w:kern w:val="2"/>
          <w:sz w:val="22"/>
          <w:szCs w:val="22"/>
          <w14:ligatures w14:val="standardContextual"/>
          <w:rPrChange w:id="32200" w:author="Visone Rossana (GSE)" w:date="2025-09-09T14:48:00Z" w16du:dateUtc="2025-09-09T12:48:00Z">
            <w:rPr>
              <w:rFonts w:eastAsia="Aptos" w:cstheme="minorHAnsi"/>
              <w:kern w:val="2"/>
              <w14:ligatures w14:val="standardContextual"/>
            </w:rPr>
          </w:rPrChange>
        </w:rPr>
        <w:t xml:space="preserve">schema elettrico completo dell’impianto con evidenza degli strumenti di misura </w:t>
      </w:r>
      <w:ins w:id="32201" w:author="Visone Rossana (GSE)" w:date="2025-10-27T11:39:00Z" w16du:dateUtc="2025-10-27T10:39:00Z">
        <w:r w:rsidR="00F2671F">
          <w:rPr>
            <w:rFonts w:eastAsia="Aptos" w:cstheme="minorHAnsi"/>
            <w:kern w:val="2"/>
            <w:sz w:val="22"/>
            <w:szCs w:val="22"/>
            <w14:ligatures w14:val="standardContextual"/>
          </w:rPr>
          <w:t>ove pre</w:t>
        </w:r>
      </w:ins>
      <w:ins w:id="32202" w:author="Visone Rossana (GSE)" w:date="2025-10-27T11:40:00Z" w16du:dateUtc="2025-10-27T10:40:00Z">
        <w:r w:rsidR="00546FE0">
          <w:rPr>
            <w:rFonts w:eastAsia="Aptos" w:cstheme="minorHAnsi"/>
            <w:kern w:val="2"/>
            <w:sz w:val="22"/>
            <w:szCs w:val="22"/>
            <w14:ligatures w14:val="standardContextual"/>
          </w:rPr>
          <w:t>senti</w:t>
        </w:r>
      </w:ins>
      <w:del w:id="32203" w:author="Visone Rossana (GSE)" w:date="2025-10-27T11:40:00Z" w16du:dateUtc="2025-10-27T10:40:00Z">
        <w:r w:rsidRPr="00F2671F" w:rsidDel="00546FE0">
          <w:rPr>
            <w:rFonts w:eastAsia="Aptos" w:cstheme="minorHAnsi"/>
            <w:strike/>
            <w:kern w:val="2"/>
            <w:sz w:val="22"/>
            <w:szCs w:val="22"/>
            <w14:ligatures w14:val="standardContextual"/>
            <w:rPrChange w:id="32204" w:author="Visone Rossana (GSE)" w:date="2025-10-27T11:39:00Z" w16du:dateUtc="2025-10-27T10:39:00Z">
              <w:rPr>
                <w:rFonts w:eastAsia="Aptos" w:cstheme="minorHAnsi"/>
                <w:kern w:val="2"/>
                <w14:ligatures w14:val="standardContextual"/>
              </w:rPr>
            </w:rPrChange>
          </w:rPr>
          <w:delText>utilizzati</w:delText>
        </w:r>
      </w:del>
      <w:r w:rsidRPr="00357179">
        <w:rPr>
          <w:rFonts w:eastAsia="Aptos" w:cstheme="minorHAnsi"/>
          <w:kern w:val="2"/>
          <w:sz w:val="22"/>
          <w:szCs w:val="22"/>
          <w14:ligatures w14:val="standardContextual"/>
          <w:rPrChange w:id="32205" w:author="Visone Rossana (GSE)" w:date="2025-09-09T14:48:00Z" w16du:dateUtc="2025-09-09T12:48:00Z">
            <w:rPr>
              <w:rFonts w:eastAsia="Aptos" w:cstheme="minorHAnsi"/>
              <w:kern w:val="2"/>
              <w14:ligatures w14:val="standardContextual"/>
            </w:rPr>
          </w:rPrChange>
        </w:rPr>
        <w:t xml:space="preserve"> per la determinazione dell’energia elettrica prodotta e immessa in rete;</w:t>
      </w:r>
    </w:p>
    <w:p w14:paraId="7D44C9A3" w14:textId="77777777" w:rsidR="001D4C4A" w:rsidRDefault="001D4C4A">
      <w:pPr>
        <w:numPr>
          <w:ilvl w:val="0"/>
          <w:numId w:val="67"/>
        </w:numPr>
        <w:spacing w:line="276" w:lineRule="auto"/>
        <w:contextualSpacing/>
        <w:jc w:val="both"/>
        <w:rPr>
          <w:ins w:id="32206" w:author="Visone Rossana (GSE)" w:date="2025-10-27T17:12:00Z" w16du:dateUtc="2025-10-27T16:12:00Z"/>
          <w:rFonts w:eastAsia="Aptos" w:cstheme="minorHAnsi"/>
          <w:kern w:val="2"/>
          <w:sz w:val="22"/>
          <w:szCs w:val="22"/>
          <w:highlight w:val="yellow"/>
          <w14:ligatures w14:val="standardContextual"/>
        </w:rPr>
      </w:pPr>
      <w:commentRangeStart w:id="32207"/>
      <w:r w:rsidRPr="00DC0214">
        <w:rPr>
          <w:rFonts w:eastAsia="Aptos" w:cstheme="minorHAnsi"/>
          <w:kern w:val="2"/>
          <w:sz w:val="22"/>
          <w:szCs w:val="22"/>
          <w:highlight w:val="yellow"/>
          <w14:ligatures w14:val="standardContextual"/>
          <w:rPrChange w:id="32208" w:author="Visone Rossana (GSE)" w:date="2025-10-27T11:46:00Z" w16du:dateUtc="2025-10-27T10:46:00Z">
            <w:rPr>
              <w:rFonts w:eastAsia="Aptos" w:cstheme="minorHAnsi"/>
              <w:kern w:val="2"/>
              <w14:ligatures w14:val="standardContextual"/>
            </w:rPr>
          </w:rPrChange>
        </w:rPr>
        <w:t>denuncia e licenza di officina elettrica</w:t>
      </w:r>
      <w:commentRangeEnd w:id="32207"/>
      <w:r w:rsidR="00DC0214" w:rsidRPr="00DC0214">
        <w:rPr>
          <w:rStyle w:val="Rimandocommento"/>
          <w:rFonts w:eastAsia="Aptos" w:cstheme="minorHAnsi"/>
          <w:kern w:val="2"/>
          <w:sz w:val="22"/>
          <w:szCs w:val="22"/>
          <w:highlight w:val="yellow"/>
          <w14:ligatures w14:val="standardContextual"/>
          <w:rPrChange w:id="32209" w:author="Visone Rossana (GSE)" w:date="2025-10-27T11:46:00Z" w16du:dateUtc="2025-10-27T10:46:00Z">
            <w:rPr>
              <w:rStyle w:val="Rimandocommento"/>
              <w:rFonts w:eastAsia="Aptos" w:cstheme="minorHAnsi"/>
              <w:kern w:val="2"/>
              <w:sz w:val="24"/>
              <w14:ligatures w14:val="standardContextual"/>
            </w:rPr>
          </w:rPrChange>
        </w:rPr>
        <w:commentReference w:id="32207"/>
      </w:r>
      <w:r w:rsidRPr="00DC0214">
        <w:rPr>
          <w:rFonts w:eastAsia="Aptos" w:cstheme="minorHAnsi"/>
          <w:kern w:val="2"/>
          <w:sz w:val="22"/>
          <w:szCs w:val="22"/>
          <w:highlight w:val="yellow"/>
          <w14:ligatures w14:val="standardContextual"/>
          <w:rPrChange w:id="32211" w:author="Visone Rossana (GSE)" w:date="2025-10-27T11:46:00Z" w16du:dateUtc="2025-10-27T10:46:00Z">
            <w:rPr>
              <w:rFonts w:eastAsia="Aptos" w:cstheme="minorHAnsi"/>
              <w:kern w:val="2"/>
              <w14:ligatures w14:val="standardContextual"/>
            </w:rPr>
          </w:rPrChange>
        </w:rPr>
        <w:t>;</w:t>
      </w:r>
    </w:p>
    <w:p w14:paraId="0A4F3030" w14:textId="1C7662AC" w:rsidR="005439C3" w:rsidRPr="00837535" w:rsidRDefault="00837535">
      <w:pPr>
        <w:numPr>
          <w:ilvl w:val="0"/>
          <w:numId w:val="67"/>
        </w:numPr>
        <w:spacing w:line="276" w:lineRule="auto"/>
        <w:contextualSpacing/>
        <w:jc w:val="both"/>
        <w:rPr>
          <w:rFonts w:eastAsia="Aptos" w:cstheme="minorHAnsi"/>
          <w:kern w:val="2"/>
          <w:sz w:val="22"/>
          <w:szCs w:val="22"/>
          <w:highlight w:val="yellow"/>
          <w14:ligatures w14:val="standardContextual"/>
        </w:rPr>
      </w:pPr>
      <w:r>
        <w:rPr>
          <w:rFonts w:eastAsia="Aptos" w:cstheme="minorHAnsi"/>
          <w:kern w:val="2"/>
          <w:sz w:val="22"/>
          <w:szCs w:val="22"/>
          <w14:ligatures w14:val="standardContextual"/>
        </w:rPr>
        <w:t>c</w:t>
      </w:r>
      <w:r w:rsidR="005439C3" w:rsidRPr="00DA0711">
        <w:rPr>
          <w:rFonts w:eastAsia="Aptos" w:cstheme="minorHAnsi"/>
          <w:kern w:val="2"/>
          <w:sz w:val="22"/>
          <w:szCs w:val="22"/>
          <w14:ligatures w14:val="standardContextual"/>
        </w:rPr>
        <w:t xml:space="preserve">ertificato del corretto smaltimento del generatore di calore sostituito o di un documento analogo attestante che il generatore sia stato consegnato in un apposito centro per lo smaltimento secondo quanto previsto al paragrafo </w:t>
      </w:r>
      <w:r w:rsidR="005439C3" w:rsidRPr="00AC7D40">
        <w:rPr>
          <w:rFonts w:eastAsia="Aptos" w:cstheme="minorHAnsi"/>
          <w:kern w:val="2"/>
          <w:sz w:val="22"/>
          <w:szCs w:val="22"/>
          <w14:ligatures w14:val="standardContextual"/>
        </w:rPr>
        <w:t>12.9</w:t>
      </w:r>
      <w:r w:rsidR="005439C3" w:rsidRPr="00DA0711">
        <w:rPr>
          <w:rFonts w:eastAsia="Aptos" w:cstheme="minorHAnsi"/>
          <w:kern w:val="2"/>
          <w:sz w:val="22"/>
          <w:szCs w:val="22"/>
          <w14:ligatures w14:val="standardContextual"/>
        </w:rPr>
        <w:t>, in caso di sostituzione totale o parziale</w:t>
      </w:r>
      <w:r w:rsidR="005439C3">
        <w:t>;</w:t>
      </w:r>
    </w:p>
    <w:p w14:paraId="1BB0876B" w14:textId="28FDF67C" w:rsidR="005439C3" w:rsidRPr="00837535" w:rsidRDefault="00837535" w:rsidP="00837535">
      <w:pPr>
        <w:numPr>
          <w:ilvl w:val="0"/>
          <w:numId w:val="67"/>
        </w:numPr>
        <w:spacing w:line="276" w:lineRule="auto"/>
        <w:contextualSpacing/>
        <w:jc w:val="both"/>
        <w:rPr>
          <w:rFonts w:eastAsia="Aptos" w:cstheme="minorHAnsi"/>
          <w:kern w:val="2"/>
          <w:sz w:val="22"/>
          <w:szCs w:val="22"/>
          <w:highlight w:val="yellow"/>
          <w14:ligatures w14:val="standardContextual"/>
        </w:rPr>
      </w:pPr>
      <w:r>
        <w:rPr>
          <w:rFonts w:cs="Calibri"/>
          <w:sz w:val="22"/>
          <w:szCs w:val="22"/>
          <w:highlight w:val="cyan"/>
        </w:rPr>
        <w:t>documentazione attestante l’</w:t>
      </w:r>
      <w:r w:rsidRPr="00DA0711">
        <w:rPr>
          <w:rFonts w:cs="Calibri"/>
          <w:sz w:val="22"/>
          <w:szCs w:val="22"/>
          <w:highlight w:val="cyan"/>
        </w:rPr>
        <w:t>iscrizione dell’impianto installato al catasto regionale, ove presente</w:t>
      </w:r>
      <w:r>
        <w:rPr>
          <w:rFonts w:cs="Calibri"/>
          <w:sz w:val="22"/>
          <w:szCs w:val="22"/>
          <w:highlight w:val="cyan"/>
        </w:rPr>
        <w:t>.</w:t>
      </w:r>
    </w:p>
    <w:p w14:paraId="2F32336B" w14:textId="77777777" w:rsidR="0079222B" w:rsidRDefault="0079222B" w:rsidP="0079222B">
      <w:pPr>
        <w:spacing w:line="276" w:lineRule="auto"/>
        <w:contextualSpacing/>
        <w:rPr>
          <w:ins w:id="32212" w:author="Visone Rossana (GSE)" w:date="2025-10-20T17:29:00Z" w16du:dateUtc="2025-10-20T15:29:00Z"/>
          <w:rFonts w:eastAsia="Aptos" w:cstheme="minorHAnsi"/>
          <w:kern w:val="2"/>
          <w:sz w:val="22"/>
          <w:szCs w:val="22"/>
          <w14:ligatures w14:val="standardContextual"/>
        </w:rPr>
      </w:pPr>
    </w:p>
    <w:p w14:paraId="647AB3E1" w14:textId="77777777" w:rsidR="0079222B" w:rsidRDefault="0079222B" w:rsidP="0079222B">
      <w:pPr>
        <w:spacing w:line="276" w:lineRule="auto"/>
        <w:contextualSpacing/>
        <w:rPr>
          <w:ins w:id="32213" w:author="Visone Rossana (GSE)" w:date="2025-10-20T17:29:00Z" w16du:dateUtc="2025-10-20T15:29:00Z"/>
          <w:rFonts w:eastAsia="Aptos" w:cstheme="minorHAnsi"/>
          <w:kern w:val="2"/>
          <w:sz w:val="22"/>
          <w:szCs w:val="22"/>
          <w14:ligatures w14:val="standardContextual"/>
        </w:rPr>
      </w:pPr>
    </w:p>
    <w:p w14:paraId="706105C6" w14:textId="77777777" w:rsidR="0079222B" w:rsidRDefault="0079222B" w:rsidP="0079222B">
      <w:pPr>
        <w:spacing w:line="276" w:lineRule="auto"/>
        <w:contextualSpacing/>
        <w:rPr>
          <w:ins w:id="32214" w:author="Visone Rossana (GSE)" w:date="2025-10-20T17:29:00Z" w16du:dateUtc="2025-10-20T15:29:00Z"/>
          <w:rFonts w:eastAsia="Aptos" w:cstheme="minorHAnsi"/>
          <w:kern w:val="2"/>
          <w:sz w:val="22"/>
          <w:szCs w:val="22"/>
          <w14:ligatures w14:val="standardContextual"/>
        </w:rPr>
      </w:pPr>
    </w:p>
    <w:p w14:paraId="6577246D" w14:textId="77777777" w:rsidR="0079222B" w:rsidRDefault="0079222B" w:rsidP="0079222B">
      <w:pPr>
        <w:spacing w:line="276" w:lineRule="auto"/>
        <w:contextualSpacing/>
        <w:rPr>
          <w:ins w:id="32215" w:author="Visone Rossana (GSE)" w:date="2025-10-20T17:29:00Z" w16du:dateUtc="2025-10-20T15:29:00Z"/>
          <w:rFonts w:eastAsia="Aptos" w:cstheme="minorHAnsi"/>
          <w:kern w:val="2"/>
          <w:sz w:val="22"/>
          <w:szCs w:val="22"/>
          <w14:ligatures w14:val="standardContextual"/>
        </w:rPr>
      </w:pPr>
    </w:p>
    <w:p w14:paraId="490FABFC" w14:textId="77777777" w:rsidR="0079222B" w:rsidRDefault="0079222B">
      <w:pPr>
        <w:spacing w:line="276" w:lineRule="auto"/>
        <w:contextualSpacing/>
        <w:rPr>
          <w:ins w:id="32216" w:author="Visone Rossana (GSE)" w:date="2025-10-22T12:56:00Z" w16du:dateUtc="2025-10-22T10:56:00Z"/>
          <w:rFonts w:eastAsia="Aptos" w:cstheme="minorHAnsi"/>
          <w:kern w:val="2"/>
          <w:sz w:val="22"/>
          <w:szCs w:val="22"/>
          <w14:ligatures w14:val="standardContextual"/>
        </w:rPr>
      </w:pPr>
    </w:p>
    <w:p w14:paraId="39308AC8" w14:textId="77777777" w:rsidR="00DC5FF0" w:rsidRDefault="00DC5FF0">
      <w:pPr>
        <w:spacing w:line="276" w:lineRule="auto"/>
        <w:contextualSpacing/>
        <w:rPr>
          <w:ins w:id="32217" w:author="Visone Rossana (GSE)" w:date="2025-10-22T12:56:00Z" w16du:dateUtc="2025-10-22T10:56:00Z"/>
          <w:rFonts w:eastAsia="Aptos" w:cstheme="minorHAnsi"/>
          <w:kern w:val="2"/>
          <w:sz w:val="22"/>
          <w:szCs w:val="22"/>
          <w14:ligatures w14:val="standardContextual"/>
        </w:rPr>
      </w:pPr>
    </w:p>
    <w:p w14:paraId="0911CFB7" w14:textId="77777777" w:rsidR="00DC5FF0" w:rsidRDefault="00DC5FF0">
      <w:pPr>
        <w:spacing w:line="276" w:lineRule="auto"/>
        <w:contextualSpacing/>
        <w:rPr>
          <w:ins w:id="32218" w:author="Visone Rossana (GSE)" w:date="2025-10-22T12:56:00Z" w16du:dateUtc="2025-10-22T10:56:00Z"/>
          <w:rFonts w:eastAsia="Aptos" w:cstheme="minorHAnsi"/>
          <w:kern w:val="2"/>
          <w:sz w:val="22"/>
          <w:szCs w:val="22"/>
          <w14:ligatures w14:val="standardContextual"/>
        </w:rPr>
      </w:pPr>
    </w:p>
    <w:p w14:paraId="24C8602F" w14:textId="77777777" w:rsidR="00DC5FF0" w:rsidRDefault="00DC5FF0">
      <w:pPr>
        <w:spacing w:line="276" w:lineRule="auto"/>
        <w:contextualSpacing/>
        <w:rPr>
          <w:ins w:id="32219" w:author="Visone Rossana (GSE)" w:date="2025-10-22T12:56:00Z" w16du:dateUtc="2025-10-22T10:56:00Z"/>
          <w:rFonts w:eastAsia="Aptos" w:cstheme="minorHAnsi"/>
          <w:kern w:val="2"/>
          <w:sz w:val="22"/>
          <w:szCs w:val="22"/>
          <w14:ligatures w14:val="standardContextual"/>
        </w:rPr>
      </w:pPr>
    </w:p>
    <w:p w14:paraId="53500F61" w14:textId="77777777" w:rsidR="00DC5FF0" w:rsidRDefault="00DC5FF0">
      <w:pPr>
        <w:spacing w:line="276" w:lineRule="auto"/>
        <w:contextualSpacing/>
        <w:rPr>
          <w:ins w:id="32220" w:author="Visone Rossana (GSE)" w:date="2025-10-22T12:56:00Z" w16du:dateUtc="2025-10-22T10:56:00Z"/>
          <w:rFonts w:eastAsia="Aptos" w:cstheme="minorHAnsi"/>
          <w:kern w:val="2"/>
          <w:sz w:val="22"/>
          <w:szCs w:val="22"/>
          <w14:ligatures w14:val="standardContextual"/>
        </w:rPr>
      </w:pPr>
    </w:p>
    <w:p w14:paraId="3D8C0D71" w14:textId="77777777" w:rsidR="00DC5FF0" w:rsidRDefault="00DC5FF0">
      <w:pPr>
        <w:spacing w:line="276" w:lineRule="auto"/>
        <w:contextualSpacing/>
        <w:rPr>
          <w:ins w:id="32221" w:author="Visone Rossana (GSE)" w:date="2025-10-22T12:56:00Z" w16du:dateUtc="2025-10-22T10:56:00Z"/>
          <w:rFonts w:eastAsia="Aptos" w:cstheme="minorHAnsi"/>
          <w:kern w:val="2"/>
          <w:sz w:val="22"/>
          <w:szCs w:val="22"/>
          <w14:ligatures w14:val="standardContextual"/>
        </w:rPr>
      </w:pPr>
    </w:p>
    <w:p w14:paraId="4D342E82" w14:textId="77777777" w:rsidR="00DC5FF0" w:rsidRDefault="00DC5FF0">
      <w:pPr>
        <w:spacing w:line="276" w:lineRule="auto"/>
        <w:contextualSpacing/>
        <w:rPr>
          <w:ins w:id="32222" w:author="Visone Rossana (GSE)" w:date="2025-10-22T12:56:00Z" w16du:dateUtc="2025-10-22T10:56:00Z"/>
          <w:rFonts w:eastAsia="Aptos" w:cstheme="minorHAnsi"/>
          <w:kern w:val="2"/>
          <w:sz w:val="22"/>
          <w:szCs w:val="22"/>
          <w14:ligatures w14:val="standardContextual"/>
        </w:rPr>
      </w:pPr>
    </w:p>
    <w:p w14:paraId="3788864A" w14:textId="77777777" w:rsidR="00DC5FF0" w:rsidRDefault="00DC5FF0">
      <w:pPr>
        <w:spacing w:line="276" w:lineRule="auto"/>
        <w:contextualSpacing/>
        <w:rPr>
          <w:ins w:id="32223" w:author="Visone Rossana (GSE)" w:date="2025-10-22T12:56:00Z" w16du:dateUtc="2025-10-22T10:56:00Z"/>
          <w:rFonts w:eastAsia="Aptos" w:cstheme="minorHAnsi"/>
          <w:kern w:val="2"/>
          <w:sz w:val="22"/>
          <w:szCs w:val="22"/>
          <w14:ligatures w14:val="standardContextual"/>
        </w:rPr>
      </w:pPr>
    </w:p>
    <w:p w14:paraId="5E9FDC21" w14:textId="77777777" w:rsidR="00DC5FF0" w:rsidRDefault="00DC5FF0">
      <w:pPr>
        <w:spacing w:line="276" w:lineRule="auto"/>
        <w:contextualSpacing/>
        <w:rPr>
          <w:ins w:id="32224" w:author="Visone Rossana (GSE)" w:date="2025-10-22T12:56:00Z" w16du:dateUtc="2025-10-22T10:56:00Z"/>
          <w:rFonts w:eastAsia="Aptos" w:cstheme="minorHAnsi"/>
          <w:kern w:val="2"/>
          <w:sz w:val="22"/>
          <w:szCs w:val="22"/>
          <w14:ligatures w14:val="standardContextual"/>
        </w:rPr>
      </w:pPr>
    </w:p>
    <w:p w14:paraId="6A5B756E" w14:textId="77777777" w:rsidR="00DC5FF0" w:rsidRDefault="00DC5FF0">
      <w:pPr>
        <w:spacing w:line="276" w:lineRule="auto"/>
        <w:contextualSpacing/>
        <w:rPr>
          <w:ins w:id="32225" w:author="Visone Rossana (GSE)" w:date="2025-10-22T12:56:00Z" w16du:dateUtc="2025-10-22T10:56:00Z"/>
          <w:rFonts w:eastAsia="Aptos" w:cstheme="minorHAnsi"/>
          <w:kern w:val="2"/>
          <w:sz w:val="22"/>
          <w:szCs w:val="22"/>
          <w14:ligatures w14:val="standardContextual"/>
        </w:rPr>
      </w:pPr>
    </w:p>
    <w:p w14:paraId="2527DF8A" w14:textId="77777777" w:rsidR="00DC5FF0" w:rsidRDefault="00DC5FF0">
      <w:pPr>
        <w:spacing w:line="276" w:lineRule="auto"/>
        <w:contextualSpacing/>
        <w:rPr>
          <w:ins w:id="32226" w:author="Visone Rossana (GSE)" w:date="2025-10-22T12:56:00Z" w16du:dateUtc="2025-10-22T10:56:00Z"/>
          <w:rFonts w:eastAsia="Aptos" w:cstheme="minorHAnsi"/>
          <w:kern w:val="2"/>
          <w:sz w:val="22"/>
          <w:szCs w:val="22"/>
          <w14:ligatures w14:val="standardContextual"/>
        </w:rPr>
      </w:pPr>
    </w:p>
    <w:p w14:paraId="6916F545" w14:textId="77777777" w:rsidR="00DC5FF0" w:rsidRDefault="00DC5FF0">
      <w:pPr>
        <w:spacing w:line="276" w:lineRule="auto"/>
        <w:contextualSpacing/>
        <w:rPr>
          <w:ins w:id="32227" w:author="Visone Rossana (GSE)" w:date="2025-10-22T12:56:00Z" w16du:dateUtc="2025-10-22T10:56:00Z"/>
          <w:rFonts w:eastAsia="Aptos" w:cstheme="minorHAnsi"/>
          <w:kern w:val="2"/>
          <w:sz w:val="22"/>
          <w:szCs w:val="22"/>
          <w14:ligatures w14:val="standardContextual"/>
        </w:rPr>
      </w:pPr>
    </w:p>
    <w:p w14:paraId="29496D6A" w14:textId="77777777" w:rsidR="00DC5FF0" w:rsidRDefault="00DC5FF0">
      <w:pPr>
        <w:spacing w:line="276" w:lineRule="auto"/>
        <w:contextualSpacing/>
        <w:rPr>
          <w:ins w:id="32228" w:author="Visone Rossana (GSE)" w:date="2025-10-22T12:56:00Z" w16du:dateUtc="2025-10-22T10:56:00Z"/>
          <w:rFonts w:eastAsia="Aptos" w:cstheme="minorHAnsi"/>
          <w:kern w:val="2"/>
          <w:sz w:val="22"/>
          <w:szCs w:val="22"/>
          <w14:ligatures w14:val="standardContextual"/>
        </w:rPr>
      </w:pPr>
    </w:p>
    <w:p w14:paraId="28C92914" w14:textId="77777777" w:rsidR="00DC5FF0" w:rsidRDefault="00DC5FF0">
      <w:pPr>
        <w:spacing w:line="276" w:lineRule="auto"/>
        <w:contextualSpacing/>
        <w:rPr>
          <w:ins w:id="32229" w:author="Visone Rossana (GSE)" w:date="2025-10-27T17:14:00Z" w16du:dateUtc="2025-10-27T16:14:00Z"/>
          <w:rFonts w:eastAsia="Aptos" w:cstheme="minorHAnsi"/>
          <w:kern w:val="2"/>
          <w:sz w:val="22"/>
          <w:szCs w:val="22"/>
          <w14:ligatures w14:val="standardContextual"/>
        </w:rPr>
      </w:pPr>
    </w:p>
    <w:p w14:paraId="520440D2" w14:textId="224F0319" w:rsidR="00837535" w:rsidDel="00837535" w:rsidRDefault="00837535">
      <w:pPr>
        <w:spacing w:line="276" w:lineRule="auto"/>
        <w:contextualSpacing/>
        <w:rPr>
          <w:ins w:id="32230" w:author="Visone Rossana (GSE)" w:date="2025-10-22T12:56:00Z" w16du:dateUtc="2025-10-22T10:56:00Z"/>
          <w:del w:id="32231" w:author="Visone Rossana (GSE)" w:date="2025-10-27T17:14:00Z" w16du:dateUtc="2025-10-27T16:14:00Z"/>
          <w:rFonts w:eastAsia="Aptos" w:cstheme="minorHAnsi"/>
          <w:kern w:val="2"/>
          <w:sz w:val="22"/>
          <w:szCs w:val="22"/>
          <w14:ligatures w14:val="standardContextual"/>
        </w:rPr>
      </w:pPr>
    </w:p>
    <w:p w14:paraId="681CC78D" w14:textId="3C24DD3C" w:rsidR="00DC5FF0" w:rsidDel="00837535" w:rsidRDefault="00DC5FF0">
      <w:pPr>
        <w:spacing w:line="276" w:lineRule="auto"/>
        <w:contextualSpacing/>
        <w:rPr>
          <w:ins w:id="32232" w:author="Visone Rossana (GSE)" w:date="2025-10-22T12:56:00Z" w16du:dateUtc="2025-10-22T10:56:00Z"/>
          <w:del w:id="32233" w:author="Visone Rossana (GSE)" w:date="2025-10-27T17:14:00Z" w16du:dateUtc="2025-10-27T16:14:00Z"/>
          <w:rFonts w:eastAsia="Aptos" w:cstheme="minorHAnsi"/>
          <w:kern w:val="2"/>
          <w:sz w:val="22"/>
          <w:szCs w:val="22"/>
          <w14:ligatures w14:val="standardContextual"/>
        </w:rPr>
      </w:pPr>
    </w:p>
    <w:p w14:paraId="7CA791E1" w14:textId="3B9376C9" w:rsidR="00DC5FF0" w:rsidDel="00837535" w:rsidRDefault="00DC5FF0">
      <w:pPr>
        <w:spacing w:line="276" w:lineRule="auto"/>
        <w:contextualSpacing/>
        <w:rPr>
          <w:ins w:id="32234" w:author="Visone Rossana (GSE)" w:date="2025-10-22T12:56:00Z" w16du:dateUtc="2025-10-22T10:56:00Z"/>
          <w:del w:id="32235" w:author="Visone Rossana (GSE)" w:date="2025-10-27T17:14:00Z" w16du:dateUtc="2025-10-27T16:14:00Z"/>
          <w:rFonts w:eastAsia="Aptos" w:cstheme="minorHAnsi"/>
          <w:kern w:val="2"/>
          <w:sz w:val="22"/>
          <w:szCs w:val="22"/>
          <w14:ligatures w14:val="standardContextual"/>
        </w:rPr>
      </w:pPr>
    </w:p>
    <w:p w14:paraId="2FAC1AD1" w14:textId="09AB8FBA" w:rsidR="00DC5FF0" w:rsidDel="00837535" w:rsidRDefault="00DC5FF0">
      <w:pPr>
        <w:spacing w:line="276" w:lineRule="auto"/>
        <w:contextualSpacing/>
        <w:rPr>
          <w:ins w:id="32236" w:author="Visone Rossana (GSE)" w:date="2025-10-22T12:56:00Z" w16du:dateUtc="2025-10-22T10:56:00Z"/>
          <w:del w:id="32237" w:author="Visone Rossana (GSE)" w:date="2025-10-27T17:14:00Z" w16du:dateUtc="2025-10-27T16:14:00Z"/>
          <w:rFonts w:eastAsia="Aptos" w:cstheme="minorHAnsi"/>
          <w:kern w:val="2"/>
          <w:sz w:val="22"/>
          <w:szCs w:val="22"/>
          <w14:ligatures w14:val="standardContextual"/>
        </w:rPr>
      </w:pPr>
    </w:p>
    <w:p w14:paraId="6BF2D97C" w14:textId="25398E27" w:rsidR="00DC5FF0" w:rsidRPr="00357179" w:rsidDel="00837535" w:rsidRDefault="00DC5FF0">
      <w:pPr>
        <w:spacing w:line="276" w:lineRule="auto"/>
        <w:contextualSpacing/>
        <w:rPr>
          <w:ins w:id="32238" w:author="Visone Rossana (GSE)" w:date="2025-09-05T11:41:00Z" w16du:dateUtc="2025-09-05T09:41:00Z"/>
          <w:del w:id="32239" w:author="Visone Rossana (GSE)" w:date="2025-10-27T17:14:00Z" w16du:dateUtc="2025-10-27T16:14:00Z"/>
          <w:rFonts w:eastAsia="Aptos" w:cstheme="minorHAnsi"/>
          <w:kern w:val="2"/>
          <w:sz w:val="22"/>
          <w:szCs w:val="22"/>
          <w14:ligatures w14:val="standardContextual"/>
          <w:rPrChange w:id="32240" w:author="Visone Rossana (GSE)" w:date="2025-09-09T14:48:00Z" w16du:dateUtc="2025-09-09T12:48:00Z">
            <w:rPr>
              <w:ins w:id="32241" w:author="Visone Rossana (GSE)" w:date="2025-09-05T11:41:00Z" w16du:dateUtc="2025-09-05T09:41:00Z"/>
              <w:del w:id="32242" w:author="Visone Rossana (GSE)" w:date="2025-10-27T17:14:00Z" w16du:dateUtc="2025-10-27T16:14:00Z"/>
              <w:rFonts w:eastAsia="Aptos" w:cstheme="minorHAnsi"/>
              <w:kern w:val="2"/>
              <w14:ligatures w14:val="standardContextual"/>
            </w:rPr>
          </w:rPrChange>
        </w:rPr>
        <w:pPrChange w:id="32243" w:author="Visone Rossana (GSE)" w:date="2025-10-20T17:29:00Z" w16du:dateUtc="2025-10-20T15:29:00Z">
          <w:pPr>
            <w:numPr>
              <w:numId w:val="68"/>
            </w:numPr>
            <w:ind w:left="720" w:hanging="360"/>
            <w:contextualSpacing/>
          </w:pPr>
        </w:pPrChange>
      </w:pPr>
    </w:p>
    <w:p w14:paraId="10E1A72A" w14:textId="6286CB4E" w:rsidR="00654250" w:rsidRPr="005505F6" w:rsidDel="00212B47" w:rsidRDefault="00212B47">
      <w:pPr>
        <w:pStyle w:val="TITOLO20"/>
        <w:numPr>
          <w:ilvl w:val="1"/>
          <w:numId w:val="292"/>
        </w:numPr>
        <w:ind w:left="567" w:hanging="425"/>
        <w:outlineLvl w:val="1"/>
        <w:rPr>
          <w:del w:id="32244" w:author="Visone Rossana (GSE)" w:date="2025-09-16T12:31:00Z" w16du:dateUtc="2025-09-16T10:31:00Z"/>
        </w:rPr>
        <w:pPrChange w:id="32245" w:author="Visone Rossana (GSE)" w:date="2025-10-23T10:16:00Z" w16du:dateUtc="2025-10-23T08:16:00Z">
          <w:pPr>
            <w:numPr>
              <w:numId w:val="68"/>
            </w:numPr>
            <w:ind w:left="720" w:hanging="360"/>
            <w:contextualSpacing/>
          </w:pPr>
        </w:pPrChange>
      </w:pPr>
      <w:ins w:id="32246" w:author="Visone Rossana (GSE)" w:date="2025-09-16T12:33:00Z" w16du:dateUtc="2025-09-16T10:33:00Z">
        <w:r>
          <w:t xml:space="preserve"> </w:t>
        </w:r>
      </w:ins>
      <w:bookmarkStart w:id="32247" w:name="_Toc209518614"/>
      <w:bookmarkStart w:id="32248" w:name="_Toc209615583"/>
      <w:bookmarkStart w:id="32249" w:name="_Toc210029901"/>
      <w:bookmarkStart w:id="32250" w:name="_Toc210030233"/>
      <w:bookmarkStart w:id="32251" w:name="_Toc210312215"/>
      <w:bookmarkStart w:id="32252" w:name="_Toc210659086"/>
      <w:bookmarkStart w:id="32253" w:name="_Toc211327612"/>
      <w:bookmarkStart w:id="32254" w:name="_Toc212462765"/>
      <w:bookmarkEnd w:id="32247"/>
      <w:bookmarkEnd w:id="32248"/>
      <w:bookmarkEnd w:id="32249"/>
      <w:bookmarkEnd w:id="32250"/>
      <w:bookmarkEnd w:id="32251"/>
      <w:bookmarkEnd w:id="32252"/>
      <w:bookmarkEnd w:id="32253"/>
      <w:bookmarkEnd w:id="32254"/>
    </w:p>
    <w:p w14:paraId="3EF77F24" w14:textId="7FDBE50C" w:rsidR="00212B47" w:rsidRDefault="00212B47">
      <w:pPr>
        <w:pStyle w:val="TITOLO20"/>
        <w:numPr>
          <w:ilvl w:val="1"/>
          <w:numId w:val="292"/>
        </w:numPr>
        <w:ind w:left="567" w:hanging="425"/>
        <w:outlineLvl w:val="1"/>
        <w:rPr>
          <w:ins w:id="32255" w:author="Oliosi Francesco (GSE)" w:date="2025-10-15T10:34:00Z" w16du:dateUtc="2025-10-15T08:34:00Z"/>
        </w:rPr>
        <w:pPrChange w:id="32256" w:author="Visone Rossana (GSE)" w:date="2025-10-23T10:16:00Z" w16du:dateUtc="2025-10-23T08:16:00Z">
          <w:pPr>
            <w:pStyle w:val="TITOLO20"/>
            <w:numPr>
              <w:ilvl w:val="1"/>
              <w:numId w:val="464"/>
            </w:numPr>
            <w:ind w:left="567" w:hanging="425"/>
            <w:outlineLvl w:val="1"/>
          </w:pPr>
        </w:pPrChange>
      </w:pPr>
      <w:bookmarkStart w:id="32257" w:name="_Toc212462766"/>
      <w:ins w:id="32258" w:author="Visone Rossana (GSE)" w:date="2025-09-16T12:33:00Z" w16du:dateUtc="2025-09-16T10:33:00Z">
        <w:r>
          <w:t>Diagnosi e certificazione energetica</w:t>
        </w:r>
      </w:ins>
      <w:bookmarkEnd w:id="32257"/>
    </w:p>
    <w:p w14:paraId="035F3E2E" w14:textId="77777777" w:rsidR="00726C50" w:rsidRPr="00726C50" w:rsidRDefault="00726C50">
      <w:pPr>
        <w:numPr>
          <w:ilvl w:val="0"/>
          <w:numId w:val="292"/>
        </w:numPr>
        <w:rPr>
          <w:ins w:id="32259" w:author="Visone Rossana (GSE)" w:date="2025-09-16T12:33:00Z" w16du:dateUtc="2025-09-16T10:33:00Z"/>
          <w:del w:id="32260" w:author="Visone Rossana (GSE)" w:date="2025-10-20T17:29:00Z" w16du:dateUtc="2025-10-20T15:29:00Z"/>
          <w:sz w:val="22"/>
          <w:szCs w:val="22"/>
          <w:rPrChange w:id="32261" w:author="Oliosi Francesco (GSE)" w:date="2025-10-15T10:35:00Z" w16du:dateUtc="2025-10-15T08:35:00Z">
            <w:rPr>
              <w:ins w:id="32262" w:author="Visone Rossana (GSE)" w:date="2025-09-16T12:33:00Z" w16du:dateUtc="2025-09-16T10:33:00Z"/>
              <w:del w:id="32263" w:author="Visone Rossana (GSE)" w:date="2025-10-20T17:29:00Z" w16du:dateUtc="2025-10-20T15:29:00Z"/>
              <w:highlight w:val="cyan"/>
            </w:rPr>
          </w:rPrChange>
        </w:rPr>
        <w:pPrChange w:id="32264" w:author="Visone Rossana (GSE)" w:date="2025-10-23T10:16:00Z" w16du:dateUtc="2025-10-23T08:16:00Z">
          <w:pPr>
            <w:pStyle w:val="TITOLO20"/>
            <w:ind w:left="567"/>
          </w:pPr>
        </w:pPrChange>
      </w:pPr>
      <w:bookmarkStart w:id="32265" w:name="_Toc212462767"/>
      <w:bookmarkEnd w:id="32265"/>
    </w:p>
    <w:p w14:paraId="4DABD7C1" w14:textId="25CC9442" w:rsidR="00212B47" w:rsidRDefault="00212B47">
      <w:pPr>
        <w:pStyle w:val="TITOLO20"/>
        <w:numPr>
          <w:ilvl w:val="2"/>
          <w:numId w:val="292"/>
        </w:numPr>
        <w:ind w:left="1134" w:hanging="708"/>
        <w:rPr>
          <w:ins w:id="32266" w:author="Visone Rossana (GSE)" w:date="2025-09-16T12:34:00Z" w16du:dateUtc="2025-09-16T10:34:00Z"/>
        </w:rPr>
        <w:pPrChange w:id="32267" w:author="Visone Rossana (GSE)" w:date="2025-10-23T10:16:00Z" w16du:dateUtc="2025-10-23T08:16:00Z">
          <w:pPr>
            <w:pStyle w:val="TITOLO20"/>
            <w:ind w:firstLine="709"/>
          </w:pPr>
        </w:pPrChange>
      </w:pPr>
      <w:bookmarkStart w:id="32268" w:name="_Toc212462768"/>
      <w:ins w:id="32269" w:author="Visone Rossana (GSE)" w:date="2025-09-16T12:32:00Z" w16du:dateUtc="2025-09-16T10:32:00Z">
        <w:r>
          <w:t>Requisiti dei documenti</w:t>
        </w:r>
        <w:bookmarkEnd w:id="32268"/>
        <w:r>
          <w:t xml:space="preserve">  </w:t>
        </w:r>
      </w:ins>
    </w:p>
    <w:p w14:paraId="51DA067A" w14:textId="45483EA4" w:rsidR="00212B47" w:rsidRPr="00212B47" w:rsidRDefault="00212B47">
      <w:pPr>
        <w:spacing w:after="120" w:line="276" w:lineRule="auto"/>
        <w:jc w:val="both"/>
        <w:rPr>
          <w:ins w:id="32270" w:author="Visone Rossana (GSE)" w:date="2025-09-16T12:36:00Z" w16du:dateUtc="2025-09-16T10:36:00Z"/>
          <w:rFonts w:cs="Calibri"/>
          <w:sz w:val="22"/>
          <w:szCs w:val="22"/>
          <w:rPrChange w:id="32271" w:author="Visone Rossana (GSE)" w:date="2025-09-16T12:37:00Z" w16du:dateUtc="2025-09-16T10:37:00Z">
            <w:rPr>
              <w:ins w:id="32272" w:author="Visone Rossana (GSE)" w:date="2025-09-16T12:36:00Z" w16du:dateUtc="2025-09-16T10:36:00Z"/>
              <w:rFonts w:cs="Calibri"/>
            </w:rPr>
          </w:rPrChange>
        </w:rPr>
        <w:pPrChange w:id="32273" w:author="Visone Rossana (GSE)" w:date="2025-10-20T19:00:00Z" w16du:dateUtc="2025-10-20T17:00:00Z">
          <w:pPr>
            <w:spacing w:after="120"/>
            <w:jc w:val="both"/>
          </w:pPr>
        </w:pPrChange>
      </w:pPr>
      <w:ins w:id="32274" w:author="Visone Rossana (GSE)" w:date="2025-09-16T12:36:00Z" w16du:dateUtc="2025-09-16T10:36:00Z">
        <w:r w:rsidRPr="00212B47">
          <w:rPr>
            <w:rFonts w:cs="Calibri"/>
            <w:sz w:val="22"/>
            <w:szCs w:val="22"/>
            <w:rPrChange w:id="32275" w:author="Visone Rossana (GSE)" w:date="2025-09-16T12:37:00Z" w16du:dateUtc="2025-09-16T10:37:00Z">
              <w:rPr>
                <w:rFonts w:cs="Calibri"/>
              </w:rPr>
            </w:rPrChange>
          </w:rPr>
          <w:t>La diagnosi energetica precedente l’intervento</w:t>
        </w:r>
      </w:ins>
      <w:ins w:id="32276" w:author="Visone Rossana (GSE)" w:date="2025-09-22T09:48:00Z" w16du:dateUtc="2025-09-22T07:48:00Z">
        <w:r w:rsidR="0071342A">
          <w:rPr>
            <w:rFonts w:cs="Calibri"/>
            <w:sz w:val="22"/>
            <w:szCs w:val="22"/>
          </w:rPr>
          <w:t xml:space="preserve">/i </w:t>
        </w:r>
      </w:ins>
      <w:ins w:id="32277" w:author="Visone Rossana (GSE)" w:date="2025-09-16T12:36:00Z" w16du:dateUtc="2025-09-16T10:36:00Z">
        <w:r w:rsidRPr="00212B47">
          <w:rPr>
            <w:rFonts w:cs="Calibri"/>
            <w:sz w:val="22"/>
            <w:szCs w:val="22"/>
            <w:rPrChange w:id="32278" w:author="Visone Rossana (GSE)" w:date="2025-09-16T12:37:00Z" w16du:dateUtc="2025-09-16T10:37:00Z">
              <w:rPr>
                <w:rFonts w:cs="Calibri"/>
              </w:rPr>
            </w:rPrChange>
          </w:rPr>
          <w:t xml:space="preserve">e </w:t>
        </w:r>
      </w:ins>
      <w:ins w:id="32279" w:author="Visone Rossana (GSE)" w:date="2025-09-16T12:37:00Z" w16du:dateUtc="2025-09-16T10:37:00Z">
        <w:r>
          <w:rPr>
            <w:rFonts w:cs="Calibri"/>
            <w:sz w:val="22"/>
            <w:szCs w:val="22"/>
          </w:rPr>
          <w:t xml:space="preserve">l’attestato di prestazione energetica </w:t>
        </w:r>
        <w:r w:rsidRPr="00397682">
          <w:rPr>
            <w:rFonts w:cs="Calibri"/>
            <w:i/>
            <w:iCs/>
            <w:sz w:val="22"/>
            <w:szCs w:val="22"/>
            <w:rPrChange w:id="32280" w:author="Visone Rossana (GSE)" w:date="2025-09-16T14:46:00Z" w16du:dateUtc="2025-09-16T12:46:00Z">
              <w:rPr>
                <w:rFonts w:cs="Calibri"/>
                <w:sz w:val="22"/>
                <w:szCs w:val="22"/>
              </w:rPr>
            </w:rPrChange>
          </w:rPr>
          <w:t>post operam</w:t>
        </w:r>
        <w:r>
          <w:rPr>
            <w:rFonts w:cs="Calibri"/>
            <w:sz w:val="22"/>
            <w:szCs w:val="22"/>
          </w:rPr>
          <w:t xml:space="preserve"> </w:t>
        </w:r>
      </w:ins>
      <w:ins w:id="32281" w:author="Visone Rossana (GSE)" w:date="2025-09-16T12:36:00Z" w16du:dateUtc="2025-09-16T10:36:00Z">
        <w:r w:rsidRPr="00212B47">
          <w:rPr>
            <w:rFonts w:cs="Calibri"/>
            <w:sz w:val="22"/>
            <w:szCs w:val="22"/>
            <w:rPrChange w:id="32282" w:author="Visone Rossana (GSE)" w:date="2025-09-16T12:37:00Z" w16du:dateUtc="2025-09-16T10:37:00Z">
              <w:rPr>
                <w:rFonts w:cs="Calibri"/>
              </w:rPr>
            </w:rPrChange>
          </w:rPr>
          <w:t>sono obbligatori per il riconoscimento degli incentivi:</w:t>
        </w:r>
      </w:ins>
    </w:p>
    <w:p w14:paraId="34376870" w14:textId="2CC03CB3" w:rsidR="00212B47" w:rsidRPr="00212B47" w:rsidRDefault="00212B47" w:rsidP="00212B47">
      <w:pPr>
        <w:numPr>
          <w:ilvl w:val="0"/>
          <w:numId w:val="126"/>
        </w:numPr>
        <w:spacing w:after="120" w:line="276" w:lineRule="auto"/>
        <w:jc w:val="both"/>
        <w:rPr>
          <w:ins w:id="32283" w:author="Visone Rossana (GSE)" w:date="2025-09-16T12:36:00Z" w16du:dateUtc="2025-09-16T10:36:00Z"/>
          <w:rFonts w:cs="Calibri"/>
          <w:sz w:val="22"/>
          <w:szCs w:val="22"/>
          <w:rPrChange w:id="32284" w:author="Visone Rossana (GSE)" w:date="2025-09-16T12:37:00Z" w16du:dateUtc="2025-09-16T10:37:00Z">
            <w:rPr>
              <w:ins w:id="32285" w:author="Visone Rossana (GSE)" w:date="2025-09-16T12:36:00Z" w16du:dateUtc="2025-09-16T10:36:00Z"/>
              <w:rFonts w:cs="Calibri"/>
            </w:rPr>
          </w:rPrChange>
        </w:rPr>
      </w:pPr>
      <w:ins w:id="32286" w:author="Visone Rossana (GSE)" w:date="2025-09-16T12:36:00Z" w16du:dateUtc="2025-09-16T10:36:00Z">
        <w:r w:rsidRPr="00212B47">
          <w:rPr>
            <w:rFonts w:cs="Calibri"/>
            <w:sz w:val="22"/>
            <w:szCs w:val="22"/>
            <w:rPrChange w:id="32287" w:author="Visone Rossana (GSE)" w:date="2025-09-16T12:37:00Z" w16du:dateUtc="2025-09-16T10:37:00Z">
              <w:rPr>
                <w:rFonts w:cs="Calibri"/>
              </w:rPr>
            </w:rPrChange>
          </w:rPr>
          <w:t xml:space="preserve">in tutti gli edifici esistenti, parti di edifici o unità immobiliari, per interventi di isolamento termico di superfici opache delimitanti il volume climatizzato (tipologia </w:t>
        </w:r>
      </w:ins>
      <w:ins w:id="32288" w:author="Visone Rossana (GSE)" w:date="2025-09-16T12:38:00Z" w16du:dateUtc="2025-09-16T10:38:00Z">
        <w:r>
          <w:rPr>
            <w:rFonts w:cs="Calibri"/>
            <w:sz w:val="22"/>
            <w:szCs w:val="22"/>
          </w:rPr>
          <w:t>I</w:t>
        </w:r>
      </w:ins>
      <w:ins w:id="32289" w:author="Visone Rossana (GSE)" w:date="2025-09-16T12:36:00Z" w16du:dateUtc="2025-09-16T10:36:00Z">
        <w:r w:rsidRPr="00212B47">
          <w:rPr>
            <w:rFonts w:cs="Calibri"/>
            <w:sz w:val="22"/>
            <w:szCs w:val="22"/>
            <w:rPrChange w:id="32290" w:author="Visone Rossana (GSE)" w:date="2025-09-16T12:37:00Z" w16du:dateUtc="2025-09-16T10:37:00Z">
              <w:rPr>
                <w:rFonts w:cs="Calibri"/>
              </w:rPr>
            </w:rPrChange>
          </w:rPr>
          <w:t>.A);</w:t>
        </w:r>
      </w:ins>
    </w:p>
    <w:p w14:paraId="4CAE5CAA" w14:textId="1C015ADD" w:rsidR="00212B47" w:rsidRPr="00212B47" w:rsidRDefault="00212B47" w:rsidP="00212B47">
      <w:pPr>
        <w:numPr>
          <w:ilvl w:val="0"/>
          <w:numId w:val="126"/>
        </w:numPr>
        <w:spacing w:after="120" w:line="276" w:lineRule="auto"/>
        <w:jc w:val="both"/>
        <w:rPr>
          <w:ins w:id="32291" w:author="Visone Rossana (GSE)" w:date="2025-09-16T12:36:00Z" w16du:dateUtc="2025-09-16T10:36:00Z"/>
          <w:rFonts w:cs="Calibri"/>
          <w:sz w:val="22"/>
          <w:szCs w:val="22"/>
          <w:rPrChange w:id="32292" w:author="Visone Rossana (GSE)" w:date="2025-09-16T12:37:00Z" w16du:dateUtc="2025-09-16T10:37:00Z">
            <w:rPr>
              <w:ins w:id="32293" w:author="Visone Rossana (GSE)" w:date="2025-09-16T12:36:00Z" w16du:dateUtc="2025-09-16T10:36:00Z"/>
              <w:rFonts w:cs="Calibri"/>
            </w:rPr>
          </w:rPrChange>
        </w:rPr>
      </w:pPr>
      <w:ins w:id="32294" w:author="Visone Rossana (GSE)" w:date="2025-09-16T12:36:00Z" w16du:dateUtc="2025-09-16T10:36:00Z">
        <w:r w:rsidRPr="00212B47">
          <w:rPr>
            <w:rFonts w:cs="Calibri"/>
            <w:sz w:val="22"/>
            <w:szCs w:val="22"/>
            <w:rPrChange w:id="32295" w:author="Visone Rossana (GSE)" w:date="2025-09-16T12:37:00Z" w16du:dateUtc="2025-09-16T10:37:00Z">
              <w:rPr>
                <w:rFonts w:cs="Calibri"/>
              </w:rPr>
            </w:rPrChange>
          </w:rPr>
          <w:t xml:space="preserve">per interventi che prevedono la trasformazione degli edifici esistenti, dotati di impianto di climatizzazione, in “edifici a energia quasi zero” (tipologia </w:t>
        </w:r>
      </w:ins>
      <w:ins w:id="32296" w:author="Visone Rossana (GSE)" w:date="2025-09-16T14:46:00Z" w16du:dateUtc="2025-09-16T12:46:00Z">
        <w:r w:rsidR="00397682">
          <w:rPr>
            <w:rFonts w:cs="Calibri"/>
            <w:sz w:val="22"/>
            <w:szCs w:val="22"/>
          </w:rPr>
          <w:t>I</w:t>
        </w:r>
      </w:ins>
      <w:ins w:id="32297" w:author="Visone Rossana (GSE)" w:date="2025-09-16T12:36:00Z" w16du:dateUtc="2025-09-16T10:36:00Z">
        <w:r w:rsidRPr="00212B47">
          <w:rPr>
            <w:rFonts w:cs="Calibri"/>
            <w:sz w:val="22"/>
            <w:szCs w:val="22"/>
            <w:rPrChange w:id="32298" w:author="Visone Rossana (GSE)" w:date="2025-09-16T12:37:00Z" w16du:dateUtc="2025-09-16T10:37:00Z">
              <w:rPr>
                <w:rFonts w:cs="Calibri"/>
              </w:rPr>
            </w:rPrChange>
          </w:rPr>
          <w:t>.</w:t>
        </w:r>
      </w:ins>
      <w:ins w:id="32299" w:author="Visone Rossana (GSE)" w:date="2025-09-16T12:38:00Z" w16du:dateUtc="2025-09-16T10:38:00Z">
        <w:r>
          <w:rPr>
            <w:rFonts w:cs="Calibri"/>
            <w:sz w:val="22"/>
            <w:szCs w:val="22"/>
          </w:rPr>
          <w:t>D</w:t>
        </w:r>
      </w:ins>
      <w:ins w:id="32300" w:author="Visone Rossana (GSE)" w:date="2025-09-16T12:36:00Z" w16du:dateUtc="2025-09-16T10:36:00Z">
        <w:r w:rsidRPr="00212B47">
          <w:rPr>
            <w:rFonts w:cs="Calibri"/>
            <w:sz w:val="22"/>
            <w:szCs w:val="22"/>
            <w:rPrChange w:id="32301" w:author="Visone Rossana (GSE)" w:date="2025-09-16T12:37:00Z" w16du:dateUtc="2025-09-16T10:37:00Z">
              <w:rPr>
                <w:rFonts w:cs="Calibri"/>
              </w:rPr>
            </w:rPrChange>
          </w:rPr>
          <w:t>);</w:t>
        </w:r>
      </w:ins>
    </w:p>
    <w:p w14:paraId="5825C6A4" w14:textId="77777777" w:rsidR="00212B47" w:rsidRPr="00212B47" w:rsidRDefault="00212B47" w:rsidP="00212B47">
      <w:pPr>
        <w:numPr>
          <w:ilvl w:val="0"/>
          <w:numId w:val="126"/>
        </w:numPr>
        <w:spacing w:after="120" w:line="276" w:lineRule="auto"/>
        <w:jc w:val="both"/>
        <w:rPr>
          <w:ins w:id="32302" w:author="Visone Rossana (GSE)" w:date="2025-09-16T12:36:00Z" w16du:dateUtc="2025-09-16T10:36:00Z"/>
          <w:rFonts w:cs="Calibri"/>
          <w:sz w:val="22"/>
          <w:szCs w:val="22"/>
          <w:rPrChange w:id="32303" w:author="Visone Rossana (GSE)" w:date="2025-09-16T12:37:00Z" w16du:dateUtc="2025-09-16T10:37:00Z">
            <w:rPr>
              <w:ins w:id="32304" w:author="Visone Rossana (GSE)" w:date="2025-09-16T12:36:00Z" w16du:dateUtc="2025-09-16T10:36:00Z"/>
              <w:rFonts w:cs="Calibri"/>
            </w:rPr>
          </w:rPrChange>
        </w:rPr>
      </w:pPr>
      <w:ins w:id="32305" w:author="Visone Rossana (GSE)" w:date="2025-09-16T12:36:00Z" w16du:dateUtc="2025-09-16T10:36:00Z">
        <w:r w:rsidRPr="00212B47">
          <w:rPr>
            <w:rFonts w:cs="Calibri"/>
            <w:sz w:val="22"/>
            <w:szCs w:val="22"/>
            <w:rPrChange w:id="32306" w:author="Visone Rossana (GSE)" w:date="2025-09-16T12:37:00Z" w16du:dateUtc="2025-09-16T10:37:00Z">
              <w:rPr>
                <w:rFonts w:cs="Calibri"/>
              </w:rPr>
            </w:rPrChange>
          </w:rPr>
          <w:t>in edifici con impianto di riscaldamento di potenza nominale totale del focolare (se non applicabile, da intendersi potenza nominale totale utile) maggiori o uguali a 200 kW</w:t>
        </w:r>
        <w:r w:rsidRPr="00212B47">
          <w:rPr>
            <w:rFonts w:cs="Calibri"/>
            <w:sz w:val="22"/>
            <w:szCs w:val="22"/>
            <w:vertAlign w:val="subscript"/>
            <w:rPrChange w:id="32307" w:author="Visone Rossana (GSE)" w:date="2025-09-16T12:37:00Z" w16du:dateUtc="2025-09-16T10:37:00Z">
              <w:rPr>
                <w:rFonts w:cs="Calibri"/>
                <w:vertAlign w:val="subscript"/>
              </w:rPr>
            </w:rPrChange>
          </w:rPr>
          <w:t>t</w:t>
        </w:r>
        <w:r w:rsidRPr="00212B47">
          <w:rPr>
            <w:rFonts w:cs="Calibri"/>
            <w:sz w:val="22"/>
            <w:szCs w:val="22"/>
            <w:rPrChange w:id="32308" w:author="Visone Rossana (GSE)" w:date="2025-09-16T12:37:00Z" w16du:dateUtc="2025-09-16T10:37:00Z">
              <w:rPr>
                <w:rFonts w:cs="Calibri"/>
              </w:rPr>
            </w:rPrChange>
          </w:rPr>
          <w:t>, per interventi, realizzati sull’intero edificio, di:</w:t>
        </w:r>
      </w:ins>
    </w:p>
    <w:p w14:paraId="3C425619" w14:textId="6367B64C" w:rsidR="00212B47" w:rsidRPr="00212B47" w:rsidRDefault="00212B47" w:rsidP="00212B47">
      <w:pPr>
        <w:numPr>
          <w:ilvl w:val="0"/>
          <w:numId w:val="127"/>
        </w:numPr>
        <w:spacing w:after="120" w:line="276" w:lineRule="auto"/>
        <w:jc w:val="both"/>
        <w:rPr>
          <w:ins w:id="32309" w:author="Visone Rossana (GSE)" w:date="2025-09-16T12:36:00Z" w16du:dateUtc="2025-09-16T10:36:00Z"/>
          <w:sz w:val="22"/>
          <w:szCs w:val="22"/>
          <w:rPrChange w:id="32310" w:author="Visone Rossana (GSE)" w:date="2025-09-16T12:37:00Z" w16du:dateUtc="2025-09-16T10:37:00Z">
            <w:rPr>
              <w:ins w:id="32311" w:author="Visone Rossana (GSE)" w:date="2025-09-16T12:36:00Z" w16du:dateUtc="2025-09-16T10:36:00Z"/>
            </w:rPr>
          </w:rPrChange>
        </w:rPr>
      </w:pPr>
      <w:ins w:id="32312" w:author="Visone Rossana (GSE)" w:date="2025-09-16T12:36:00Z" w16du:dateUtc="2025-09-16T10:36:00Z">
        <w:r w:rsidRPr="00212B47">
          <w:rPr>
            <w:sz w:val="22"/>
            <w:szCs w:val="22"/>
            <w:rPrChange w:id="32313" w:author="Visone Rossana (GSE)" w:date="2025-09-16T12:37:00Z" w16du:dateUtc="2025-09-16T10:37:00Z">
              <w:rPr/>
            </w:rPrChange>
          </w:rPr>
          <w:t xml:space="preserve">sostituzione di chiusure trasparenti comprensive di infissi delimitanti il volume climatizzato (tipologia </w:t>
        </w:r>
      </w:ins>
      <w:ins w:id="32314" w:author="Visone Rossana (GSE)" w:date="2025-09-16T12:38:00Z" w16du:dateUtc="2025-09-16T10:38:00Z">
        <w:r>
          <w:rPr>
            <w:sz w:val="22"/>
            <w:szCs w:val="22"/>
          </w:rPr>
          <w:t>I.B</w:t>
        </w:r>
      </w:ins>
      <w:ins w:id="32315" w:author="Visone Rossana (GSE)" w:date="2025-09-16T12:36:00Z" w16du:dateUtc="2025-09-16T10:36:00Z">
        <w:r w:rsidRPr="00212B47">
          <w:rPr>
            <w:sz w:val="22"/>
            <w:szCs w:val="22"/>
            <w:rPrChange w:id="32316" w:author="Visone Rossana (GSE)" w:date="2025-09-16T12:37:00Z" w16du:dateUtc="2025-09-16T10:37:00Z">
              <w:rPr/>
            </w:rPrChange>
          </w:rPr>
          <w:t>);</w:t>
        </w:r>
      </w:ins>
    </w:p>
    <w:p w14:paraId="59B9F4A6" w14:textId="58A11E1D" w:rsidR="00212B47" w:rsidRPr="00212B47" w:rsidRDefault="00212B47" w:rsidP="00212B47">
      <w:pPr>
        <w:numPr>
          <w:ilvl w:val="0"/>
          <w:numId w:val="127"/>
        </w:numPr>
        <w:spacing w:after="120" w:line="276" w:lineRule="auto"/>
        <w:jc w:val="both"/>
        <w:rPr>
          <w:ins w:id="32317" w:author="Visone Rossana (GSE)" w:date="2025-09-16T12:36:00Z" w16du:dateUtc="2025-09-16T10:36:00Z"/>
          <w:sz w:val="22"/>
          <w:szCs w:val="22"/>
          <w:rPrChange w:id="32318" w:author="Visone Rossana (GSE)" w:date="2025-09-16T12:37:00Z" w16du:dateUtc="2025-09-16T10:37:00Z">
            <w:rPr>
              <w:ins w:id="32319" w:author="Visone Rossana (GSE)" w:date="2025-09-16T12:36:00Z" w16du:dateUtc="2025-09-16T10:36:00Z"/>
            </w:rPr>
          </w:rPrChange>
        </w:rPr>
      </w:pPr>
      <w:ins w:id="32320" w:author="Visone Rossana (GSE)" w:date="2025-09-16T12:36:00Z" w16du:dateUtc="2025-09-16T10:36:00Z">
        <w:r w:rsidRPr="00212B47">
          <w:rPr>
            <w:sz w:val="22"/>
            <w:szCs w:val="22"/>
            <w:rPrChange w:id="32321" w:author="Visone Rossana (GSE)" w:date="2025-09-16T12:37:00Z" w16du:dateUtc="2025-09-16T10:37:00Z">
              <w:rPr/>
            </w:rPrChange>
          </w:rPr>
          <w:t xml:space="preserve">installazione di sistemi di schermatura e/o ombreggiamento </w:t>
        </w:r>
      </w:ins>
      <w:ins w:id="32322" w:author="Visone Rossana (GSE)" w:date="2025-09-16T12:39:00Z" w16du:dateUtc="2025-09-16T10:39:00Z">
        <w:r>
          <w:rPr>
            <w:sz w:val="22"/>
            <w:szCs w:val="22"/>
          </w:rPr>
          <w:t xml:space="preserve">e/o filtrazione solari sterni per </w:t>
        </w:r>
      </w:ins>
      <w:ins w:id="32323" w:author="Visone Rossana (GSE)" w:date="2025-09-16T12:36:00Z" w16du:dateUtc="2025-09-16T10:36:00Z">
        <w:r w:rsidRPr="00212B47">
          <w:rPr>
            <w:sz w:val="22"/>
            <w:szCs w:val="22"/>
            <w:rPrChange w:id="32324" w:author="Visone Rossana (GSE)" w:date="2025-09-16T12:37:00Z" w16du:dateUtc="2025-09-16T10:37:00Z">
              <w:rPr/>
            </w:rPrChange>
          </w:rPr>
          <w:t xml:space="preserve">chiusure trasparenti (tipologia </w:t>
        </w:r>
      </w:ins>
      <w:ins w:id="32325" w:author="Visone Rossana (GSE)" w:date="2025-09-16T12:39:00Z" w16du:dateUtc="2025-09-16T10:39:00Z">
        <w:r>
          <w:rPr>
            <w:sz w:val="22"/>
            <w:szCs w:val="22"/>
          </w:rPr>
          <w:t>I</w:t>
        </w:r>
      </w:ins>
      <w:ins w:id="32326" w:author="Visone Rossana (GSE)" w:date="2025-09-16T12:36:00Z" w16du:dateUtc="2025-09-16T10:36:00Z">
        <w:r w:rsidRPr="00212B47">
          <w:rPr>
            <w:sz w:val="22"/>
            <w:szCs w:val="22"/>
            <w:rPrChange w:id="32327" w:author="Visone Rossana (GSE)" w:date="2025-09-16T12:37:00Z" w16du:dateUtc="2025-09-16T10:37:00Z">
              <w:rPr/>
            </w:rPrChange>
          </w:rPr>
          <w:t>.</w:t>
        </w:r>
      </w:ins>
      <w:ins w:id="32328" w:author="Visone Rossana (GSE)" w:date="2025-09-16T12:39:00Z" w16du:dateUtc="2025-09-16T10:39:00Z">
        <w:r>
          <w:rPr>
            <w:sz w:val="22"/>
            <w:szCs w:val="22"/>
          </w:rPr>
          <w:t>C</w:t>
        </w:r>
      </w:ins>
      <w:ins w:id="32329" w:author="Visone Rossana (GSE)" w:date="2025-09-16T12:36:00Z" w16du:dateUtc="2025-09-16T10:36:00Z">
        <w:r w:rsidRPr="00212B47">
          <w:rPr>
            <w:sz w:val="22"/>
            <w:szCs w:val="22"/>
            <w:rPrChange w:id="32330" w:author="Visone Rossana (GSE)" w:date="2025-09-16T12:37:00Z" w16du:dateUtc="2025-09-16T10:37:00Z">
              <w:rPr/>
            </w:rPrChange>
          </w:rPr>
          <w:t>);</w:t>
        </w:r>
      </w:ins>
    </w:p>
    <w:p w14:paraId="4DEB5E4B" w14:textId="1A2C00A9" w:rsidR="00212B47" w:rsidRPr="00212B47" w:rsidRDefault="00212B47" w:rsidP="00212B47">
      <w:pPr>
        <w:numPr>
          <w:ilvl w:val="0"/>
          <w:numId w:val="127"/>
        </w:numPr>
        <w:spacing w:after="120" w:line="276" w:lineRule="auto"/>
        <w:jc w:val="both"/>
        <w:rPr>
          <w:ins w:id="32331" w:author="Visone Rossana (GSE)" w:date="2025-09-16T12:36:00Z" w16du:dateUtc="2025-09-16T10:36:00Z"/>
          <w:sz w:val="22"/>
          <w:szCs w:val="22"/>
          <w:rPrChange w:id="32332" w:author="Visone Rossana (GSE)" w:date="2025-09-16T12:37:00Z" w16du:dateUtc="2025-09-16T10:37:00Z">
            <w:rPr>
              <w:ins w:id="32333" w:author="Visone Rossana (GSE)" w:date="2025-09-16T12:36:00Z" w16du:dateUtc="2025-09-16T10:36:00Z"/>
            </w:rPr>
          </w:rPrChange>
        </w:rPr>
      </w:pPr>
      <w:ins w:id="32334" w:author="Visone Rossana (GSE)" w:date="2025-09-16T12:36:00Z" w16du:dateUtc="2025-09-16T10:36:00Z">
        <w:r w:rsidRPr="00212B47">
          <w:rPr>
            <w:sz w:val="22"/>
            <w:szCs w:val="22"/>
            <w:rPrChange w:id="32335" w:author="Visone Rossana (GSE)" w:date="2025-09-16T12:37:00Z" w16du:dateUtc="2025-09-16T10:37:00Z">
              <w:rPr/>
            </w:rPrChange>
          </w:rPr>
          <w:t xml:space="preserve">sostituzione di impianti di climatizzazione invernale esistenti con impianti dotati di pompe di calore, elettriche o a gas, utilizzanti energia aerotermica, geotermica e idrotermica (tipologia </w:t>
        </w:r>
      </w:ins>
      <w:ins w:id="32336" w:author="Visone Rossana (GSE)" w:date="2025-09-16T12:40:00Z" w16du:dateUtc="2025-09-16T10:40:00Z">
        <w:r>
          <w:rPr>
            <w:sz w:val="22"/>
            <w:szCs w:val="22"/>
          </w:rPr>
          <w:t>II</w:t>
        </w:r>
      </w:ins>
      <w:ins w:id="32337" w:author="Visone Rossana (GSE)" w:date="2025-09-16T12:36:00Z" w16du:dateUtc="2025-09-16T10:36:00Z">
        <w:r w:rsidRPr="00212B47">
          <w:rPr>
            <w:sz w:val="22"/>
            <w:szCs w:val="22"/>
            <w:rPrChange w:id="32338" w:author="Visone Rossana (GSE)" w:date="2025-09-16T12:37:00Z" w16du:dateUtc="2025-09-16T10:37:00Z">
              <w:rPr/>
            </w:rPrChange>
          </w:rPr>
          <w:t>.A);</w:t>
        </w:r>
      </w:ins>
    </w:p>
    <w:p w14:paraId="1353DAF3" w14:textId="31AB5937" w:rsidR="00212B47" w:rsidRDefault="00B9067C" w:rsidP="00212B47">
      <w:pPr>
        <w:numPr>
          <w:ilvl w:val="0"/>
          <w:numId w:val="127"/>
        </w:numPr>
        <w:spacing w:after="120" w:line="276" w:lineRule="auto"/>
        <w:jc w:val="both"/>
        <w:rPr>
          <w:ins w:id="32339" w:author="Visone Rossana (GSE)" w:date="2025-09-16T12:41:00Z" w16du:dateUtc="2025-09-16T10:41:00Z"/>
          <w:sz w:val="22"/>
          <w:szCs w:val="22"/>
        </w:rPr>
      </w:pPr>
      <w:ins w:id="32340" w:author="Visone Rossana (GSE)" w:date="2025-09-16T12:41:00Z" w16du:dateUtc="2025-09-16T10:41:00Z">
        <w:r w:rsidRPr="004B1FDF">
          <w:rPr>
            <w:sz w:val="22"/>
            <w:szCs w:val="22"/>
          </w:rPr>
          <w:t xml:space="preserve">sostituzione di impianti di climatizzazione invernale esistenti con sistemi ibridi </w:t>
        </w:r>
        <w:r>
          <w:rPr>
            <w:sz w:val="22"/>
            <w:szCs w:val="22"/>
          </w:rPr>
          <w:t>factory made o bivalen</w:t>
        </w:r>
      </w:ins>
      <w:ins w:id="32341" w:author="Visone Rossana (GSE)" w:date="2025-09-16T12:42:00Z" w16du:dateUtc="2025-09-16T10:42:00Z">
        <w:r>
          <w:rPr>
            <w:sz w:val="22"/>
            <w:szCs w:val="22"/>
          </w:rPr>
          <w:t>ti a pompa di calore (tipologia II.B);</w:t>
        </w:r>
      </w:ins>
    </w:p>
    <w:p w14:paraId="598D42DA" w14:textId="2E1E5497" w:rsidR="00212B47" w:rsidRPr="00212B47" w:rsidRDefault="00212B47" w:rsidP="00212B47">
      <w:pPr>
        <w:numPr>
          <w:ilvl w:val="0"/>
          <w:numId w:val="127"/>
        </w:numPr>
        <w:spacing w:after="120" w:line="276" w:lineRule="auto"/>
        <w:jc w:val="both"/>
        <w:rPr>
          <w:ins w:id="32342" w:author="Visone Rossana (GSE)" w:date="2025-09-16T12:36:00Z" w16du:dateUtc="2025-09-16T10:36:00Z"/>
          <w:sz w:val="22"/>
          <w:szCs w:val="22"/>
          <w:rPrChange w:id="32343" w:author="Visone Rossana (GSE)" w:date="2025-09-16T12:37:00Z" w16du:dateUtc="2025-09-16T10:37:00Z">
            <w:rPr>
              <w:ins w:id="32344" w:author="Visone Rossana (GSE)" w:date="2025-09-16T12:36:00Z" w16du:dateUtc="2025-09-16T10:36:00Z"/>
            </w:rPr>
          </w:rPrChange>
        </w:rPr>
      </w:pPr>
      <w:ins w:id="32345" w:author="Visone Rossana (GSE)" w:date="2025-09-16T12:36:00Z" w16du:dateUtc="2025-09-16T10:36:00Z">
        <w:r w:rsidRPr="00212B47">
          <w:rPr>
            <w:sz w:val="22"/>
            <w:szCs w:val="22"/>
            <w:rPrChange w:id="32346" w:author="Visone Rossana (GSE)" w:date="2025-09-16T12:37:00Z" w16du:dateUtc="2025-09-16T10:37:00Z">
              <w:rPr/>
            </w:rPrChange>
          </w:rPr>
          <w:t xml:space="preserve">sostituzione di impianti di climatizzazione invernale o di riscaldamento delle serre e dei fabbricati rurali esistenti con impianti dotati di generatore di calore alimentato da biomassa (tipologia </w:t>
        </w:r>
      </w:ins>
      <w:ins w:id="32347" w:author="Visone Rossana (GSE)" w:date="2025-09-16T12:42:00Z" w16du:dateUtc="2025-09-16T10:42:00Z">
        <w:r w:rsidR="00B9067C">
          <w:rPr>
            <w:sz w:val="22"/>
            <w:szCs w:val="22"/>
          </w:rPr>
          <w:t>II</w:t>
        </w:r>
      </w:ins>
      <w:ins w:id="32348" w:author="Visone Rossana (GSE)" w:date="2025-09-16T12:36:00Z" w16du:dateUtc="2025-09-16T10:36:00Z">
        <w:r w:rsidRPr="00212B47">
          <w:rPr>
            <w:sz w:val="22"/>
            <w:szCs w:val="22"/>
            <w:rPrChange w:id="32349" w:author="Visone Rossana (GSE)" w:date="2025-09-16T12:37:00Z" w16du:dateUtc="2025-09-16T10:37:00Z">
              <w:rPr/>
            </w:rPrChange>
          </w:rPr>
          <w:t>.</w:t>
        </w:r>
      </w:ins>
      <w:ins w:id="32350" w:author="Visone Rossana (GSE)" w:date="2025-09-16T12:42:00Z" w16du:dateUtc="2025-09-16T10:42:00Z">
        <w:r w:rsidR="00B9067C">
          <w:rPr>
            <w:sz w:val="22"/>
            <w:szCs w:val="22"/>
          </w:rPr>
          <w:t>C</w:t>
        </w:r>
      </w:ins>
      <w:ins w:id="32351" w:author="Visone Rossana (GSE)" w:date="2025-09-16T12:36:00Z" w16du:dateUtc="2025-09-16T10:36:00Z">
        <w:r w:rsidRPr="00212B47">
          <w:rPr>
            <w:sz w:val="22"/>
            <w:szCs w:val="22"/>
            <w:rPrChange w:id="32352" w:author="Visone Rossana (GSE)" w:date="2025-09-16T12:37:00Z" w16du:dateUtc="2025-09-16T10:37:00Z">
              <w:rPr/>
            </w:rPrChange>
          </w:rPr>
          <w:t>);</w:t>
        </w:r>
      </w:ins>
    </w:p>
    <w:p w14:paraId="1B4A9CB5" w14:textId="35121F02" w:rsidR="00212B47" w:rsidRPr="00212B47" w:rsidRDefault="00212B47" w:rsidP="00212B47">
      <w:pPr>
        <w:numPr>
          <w:ilvl w:val="0"/>
          <w:numId w:val="127"/>
        </w:numPr>
        <w:spacing w:after="120" w:line="276" w:lineRule="auto"/>
        <w:jc w:val="both"/>
        <w:rPr>
          <w:ins w:id="32353" w:author="Visone Rossana (GSE)" w:date="2025-09-16T12:36:00Z" w16du:dateUtc="2025-09-16T10:36:00Z"/>
          <w:sz w:val="22"/>
          <w:szCs w:val="22"/>
          <w:rPrChange w:id="32354" w:author="Visone Rossana (GSE)" w:date="2025-09-16T12:37:00Z" w16du:dateUtc="2025-09-16T10:37:00Z">
            <w:rPr>
              <w:ins w:id="32355" w:author="Visone Rossana (GSE)" w:date="2025-09-16T12:36:00Z" w16du:dateUtc="2025-09-16T10:36:00Z"/>
            </w:rPr>
          </w:rPrChange>
        </w:rPr>
      </w:pPr>
      <w:ins w:id="32356" w:author="Visone Rossana (GSE)" w:date="2025-09-16T12:36:00Z" w16du:dateUtc="2025-09-16T10:36:00Z">
        <w:r w:rsidRPr="00212B47">
          <w:rPr>
            <w:sz w:val="22"/>
            <w:szCs w:val="22"/>
            <w:rPrChange w:id="32357" w:author="Visone Rossana (GSE)" w:date="2025-09-16T12:37:00Z" w16du:dateUtc="2025-09-16T10:37:00Z">
              <w:rPr/>
            </w:rPrChange>
          </w:rPr>
          <w:t xml:space="preserve">installazione di collettori solari termici, anche abbinati a sistemi di </w:t>
        </w:r>
        <w:r w:rsidRPr="00212B47">
          <w:rPr>
            <w:i/>
            <w:sz w:val="22"/>
            <w:szCs w:val="22"/>
            <w:rPrChange w:id="32358" w:author="Visone Rossana (GSE)" w:date="2025-09-16T12:37:00Z" w16du:dateUtc="2025-09-16T10:37:00Z">
              <w:rPr>
                <w:i/>
              </w:rPr>
            </w:rPrChange>
          </w:rPr>
          <w:t xml:space="preserve">solar cooling </w:t>
        </w:r>
        <w:r w:rsidRPr="00212B47">
          <w:rPr>
            <w:sz w:val="22"/>
            <w:szCs w:val="22"/>
            <w:rPrChange w:id="32359" w:author="Visone Rossana (GSE)" w:date="2025-09-16T12:37:00Z" w16du:dateUtc="2025-09-16T10:37:00Z">
              <w:rPr/>
            </w:rPrChange>
          </w:rPr>
          <w:t xml:space="preserve">(tipologia </w:t>
        </w:r>
      </w:ins>
      <w:ins w:id="32360" w:author="Visone Rossana (GSE)" w:date="2025-09-16T12:42:00Z" w16du:dateUtc="2025-09-16T10:42:00Z">
        <w:r w:rsidR="00B9067C">
          <w:rPr>
            <w:sz w:val="22"/>
            <w:szCs w:val="22"/>
          </w:rPr>
          <w:t>II</w:t>
        </w:r>
      </w:ins>
      <w:ins w:id="32361" w:author="Visone Rossana (GSE)" w:date="2025-09-16T12:36:00Z" w16du:dateUtc="2025-09-16T10:36:00Z">
        <w:r w:rsidRPr="00212B47">
          <w:rPr>
            <w:sz w:val="22"/>
            <w:szCs w:val="22"/>
            <w:rPrChange w:id="32362" w:author="Visone Rossana (GSE)" w:date="2025-09-16T12:37:00Z" w16du:dateUtc="2025-09-16T10:37:00Z">
              <w:rPr/>
            </w:rPrChange>
          </w:rPr>
          <w:t>.</w:t>
        </w:r>
      </w:ins>
      <w:ins w:id="32363" w:author="Visone Rossana (GSE)" w:date="2025-09-16T12:42:00Z" w16du:dateUtc="2025-09-16T10:42:00Z">
        <w:r w:rsidR="00B9067C">
          <w:rPr>
            <w:sz w:val="22"/>
            <w:szCs w:val="22"/>
          </w:rPr>
          <w:t>D</w:t>
        </w:r>
      </w:ins>
      <w:ins w:id="32364" w:author="Visone Rossana (GSE)" w:date="2025-09-16T12:36:00Z" w16du:dateUtc="2025-09-16T10:36:00Z">
        <w:r w:rsidRPr="00212B47">
          <w:rPr>
            <w:sz w:val="22"/>
            <w:szCs w:val="22"/>
            <w:rPrChange w:id="32365" w:author="Visone Rossana (GSE)" w:date="2025-09-16T12:37:00Z" w16du:dateUtc="2025-09-16T10:37:00Z">
              <w:rPr/>
            </w:rPrChange>
          </w:rPr>
          <w:t>);</w:t>
        </w:r>
      </w:ins>
    </w:p>
    <w:p w14:paraId="186A9ABB" w14:textId="3FF3EC25" w:rsidR="00212B47" w:rsidRDefault="00B9067C" w:rsidP="00212B47">
      <w:pPr>
        <w:numPr>
          <w:ilvl w:val="0"/>
          <w:numId w:val="127"/>
        </w:numPr>
        <w:spacing w:after="120" w:line="276" w:lineRule="auto"/>
        <w:jc w:val="both"/>
        <w:rPr>
          <w:ins w:id="32366" w:author="Visone Rossana (GSE)" w:date="2025-09-16T12:43:00Z" w16du:dateUtc="2025-09-16T10:43:00Z"/>
          <w:sz w:val="22"/>
          <w:szCs w:val="22"/>
        </w:rPr>
      </w:pPr>
      <w:ins w:id="32367" w:author="Visone Rossana (GSE)" w:date="2025-09-16T12:42:00Z" w16du:dateUtc="2025-09-16T10:42:00Z">
        <w:r>
          <w:rPr>
            <w:sz w:val="22"/>
            <w:szCs w:val="22"/>
          </w:rPr>
          <w:t>sosti</w:t>
        </w:r>
      </w:ins>
      <w:ins w:id="32368" w:author="Visone Rossana (GSE)" w:date="2025-09-16T12:43:00Z" w16du:dateUtc="2025-09-16T10:43:00Z">
        <w:r>
          <w:rPr>
            <w:sz w:val="22"/>
            <w:szCs w:val="22"/>
          </w:rPr>
          <w:t xml:space="preserve">tuzione di scaldacqua elettrici e a gas con scaldaacqua a pompa di calore </w:t>
        </w:r>
      </w:ins>
      <w:ins w:id="32369" w:author="Visone Rossana (GSE)" w:date="2025-09-16T12:36:00Z" w16du:dateUtc="2025-09-16T10:36:00Z">
        <w:r w:rsidR="00212B47" w:rsidRPr="00212B47">
          <w:rPr>
            <w:sz w:val="22"/>
            <w:szCs w:val="22"/>
            <w:rPrChange w:id="32370" w:author="Visone Rossana (GSE)" w:date="2025-09-16T12:37:00Z" w16du:dateUtc="2025-09-16T10:37:00Z">
              <w:rPr/>
            </w:rPrChange>
          </w:rPr>
          <w:t>(tipologia 2.E)</w:t>
        </w:r>
      </w:ins>
      <w:ins w:id="32371" w:author="Visone Rossana (GSE)" w:date="2025-09-16T12:43:00Z" w16du:dateUtc="2025-09-16T10:43:00Z">
        <w:r>
          <w:rPr>
            <w:sz w:val="22"/>
            <w:szCs w:val="22"/>
          </w:rPr>
          <w:t>;</w:t>
        </w:r>
      </w:ins>
    </w:p>
    <w:p w14:paraId="5496E83E" w14:textId="77777777" w:rsidR="00B9067C" w:rsidRDefault="00B9067C" w:rsidP="00212B47">
      <w:pPr>
        <w:numPr>
          <w:ilvl w:val="0"/>
          <w:numId w:val="127"/>
        </w:numPr>
        <w:spacing w:after="120" w:line="276" w:lineRule="auto"/>
        <w:jc w:val="both"/>
        <w:rPr>
          <w:ins w:id="32372" w:author="Visone Rossana (GSE)" w:date="2025-09-16T12:44:00Z" w16du:dateUtc="2025-09-16T10:44:00Z"/>
          <w:sz w:val="22"/>
          <w:szCs w:val="22"/>
        </w:rPr>
      </w:pPr>
      <w:ins w:id="32373" w:author="Visone Rossana (GSE)" w:date="2025-09-16T12:43:00Z" w16du:dateUtc="2025-09-16T10:43:00Z">
        <w:r>
          <w:rPr>
            <w:sz w:val="22"/>
            <w:szCs w:val="22"/>
          </w:rPr>
          <w:t>interventi di sostituzione di impianti di climatizzazione invernale con l</w:t>
        </w:r>
      </w:ins>
      <w:ins w:id="32374" w:author="Visone Rossana (GSE)" w:date="2025-09-16T12:44:00Z" w16du:dateUtc="2025-09-16T10:44:00Z">
        <w:r>
          <w:rPr>
            <w:sz w:val="22"/>
            <w:szCs w:val="22"/>
          </w:rPr>
          <w:t>’allaccio a sistemi di teleriscaldamento efficienti (tipologia 2.F);</w:t>
        </w:r>
      </w:ins>
    </w:p>
    <w:p w14:paraId="0D2B391B" w14:textId="2B282128" w:rsidR="00B9067C" w:rsidRDefault="00B9067C" w:rsidP="00212B47">
      <w:pPr>
        <w:numPr>
          <w:ilvl w:val="0"/>
          <w:numId w:val="127"/>
        </w:numPr>
        <w:spacing w:after="120" w:line="276" w:lineRule="auto"/>
        <w:jc w:val="both"/>
        <w:rPr>
          <w:ins w:id="32375" w:author="Visone Rossana (GSE)" w:date="2025-09-16T12:44:00Z" w16du:dateUtc="2025-09-16T10:44:00Z"/>
          <w:sz w:val="22"/>
          <w:szCs w:val="22"/>
        </w:rPr>
      </w:pPr>
      <w:ins w:id="32376" w:author="Visone Rossana (GSE)" w:date="2025-09-16T12:44:00Z">
        <w:r w:rsidRPr="24D43931">
          <w:rPr>
            <w:sz w:val="22"/>
            <w:szCs w:val="22"/>
          </w:rPr>
          <w:t xml:space="preserve">sostituzione di impianti di </w:t>
        </w:r>
      </w:ins>
      <w:ins w:id="32377" w:author="Visone Rossana (GSE)" w:date="2025-09-16T12:45:00Z">
        <w:r w:rsidRPr="24D43931">
          <w:rPr>
            <w:sz w:val="22"/>
            <w:szCs w:val="22"/>
          </w:rPr>
          <w:t>climatizzazione invernale esistenti con impianti di climatizzazione invernale utilizzanti unità di microcogenerazione alimentate da fonti rinnovabili (tipologia 2.G).</w:t>
        </w:r>
      </w:ins>
    </w:p>
    <w:p w14:paraId="32D2155B" w14:textId="5F8A84F6" w:rsidR="00397682" w:rsidRPr="00397682" w:rsidRDefault="00397682">
      <w:pPr>
        <w:spacing w:after="120" w:line="276" w:lineRule="auto"/>
        <w:jc w:val="both"/>
        <w:rPr>
          <w:ins w:id="32378" w:author="Visone Rossana (GSE)" w:date="2025-09-16T14:48:00Z" w16du:dateUtc="2025-09-16T12:48:00Z"/>
          <w:sz w:val="22"/>
          <w:szCs w:val="22"/>
          <w:rPrChange w:id="32379" w:author="Visone Rossana (GSE)" w:date="2025-09-16T14:48:00Z" w16du:dateUtc="2025-09-16T12:48:00Z">
            <w:rPr>
              <w:ins w:id="32380" w:author="Visone Rossana (GSE)" w:date="2025-09-16T14:48:00Z" w16du:dateUtc="2025-09-16T12:48:00Z"/>
            </w:rPr>
          </w:rPrChange>
        </w:rPr>
        <w:pPrChange w:id="32381" w:author="Visone Rossana (GSE)" w:date="2025-09-16T14:48:00Z" w16du:dateUtc="2025-09-16T12:48:00Z">
          <w:pPr>
            <w:pStyle w:val="Paragrafoelenco"/>
            <w:numPr>
              <w:numId w:val="127"/>
            </w:numPr>
            <w:tabs>
              <w:tab w:val="num" w:pos="720"/>
            </w:tabs>
            <w:spacing w:after="120"/>
            <w:ind w:hanging="360"/>
            <w:jc w:val="both"/>
          </w:pPr>
        </w:pPrChange>
      </w:pPr>
      <w:ins w:id="32382" w:author="Visone Rossana (GSE)" w:date="2025-09-16T14:48:00Z">
        <w:r w:rsidRPr="24D43931">
          <w:rPr>
            <w:sz w:val="22"/>
            <w:szCs w:val="22"/>
            <w:rPrChange w:id="32383" w:author="Visone Rossana (GSE)" w:date="2025-09-16T14:48:00Z">
              <w:rPr/>
            </w:rPrChange>
          </w:rPr>
          <w:t>La diagnosi e la certificazione energetica dell’edificio non sono richieste per le installazioni di impianti abbinati a sistemi per la produzione di calore di processo e ad impianti asserviti a reti di teleriscaldamento o teleraffrescamento.</w:t>
        </w:r>
      </w:ins>
    </w:p>
    <w:p w14:paraId="1F8A2CAA" w14:textId="0D86D670" w:rsidR="0071342A" w:rsidRDefault="00212B47">
      <w:pPr>
        <w:spacing w:after="120" w:line="276" w:lineRule="auto"/>
        <w:jc w:val="both"/>
        <w:rPr>
          <w:ins w:id="32384" w:author="Visone Rossana (GSE)" w:date="2025-09-22T09:49:00Z" w16du:dateUtc="2025-09-22T07:49:00Z"/>
          <w:sz w:val="22"/>
          <w:szCs w:val="22"/>
        </w:rPr>
        <w:pPrChange w:id="32385" w:author="Visone Rossana (GSE)" w:date="2025-10-20T19:00:00Z" w16du:dateUtc="2025-10-20T17:00:00Z">
          <w:pPr>
            <w:spacing w:after="120"/>
            <w:jc w:val="both"/>
          </w:pPr>
        </w:pPrChange>
      </w:pPr>
      <w:ins w:id="32386" w:author="Visone Rossana (GSE)" w:date="2025-09-16T12:36:00Z" w16du:dateUtc="2025-09-16T10:36:00Z">
        <w:r w:rsidRPr="00212B47">
          <w:rPr>
            <w:sz w:val="22"/>
            <w:szCs w:val="22"/>
            <w:rPrChange w:id="32387" w:author="Visone Rossana (GSE)" w:date="2025-09-16T12:37:00Z" w16du:dateUtc="2025-09-16T10:37:00Z">
              <w:rPr/>
            </w:rPrChange>
          </w:rPr>
          <w:t>Tali documenti devono essere obbligatoriamente allegati alla richiesta d’incentivo nei casi previsti nelle sezioni “documentazione da allegare alla richiesta di accesso all’incentivo”,</w:t>
        </w:r>
      </w:ins>
      <w:ins w:id="32388" w:author="Visone Rossana (GSE)" w:date="2025-10-20T17:36:00Z" w16du:dateUtc="2025-10-20T15:36:00Z">
        <w:r>
          <w:rPr>
            <w:sz w:val="22"/>
            <w:szCs w:val="22"/>
          </w:rPr>
          <w:t xml:space="preserve"> </w:t>
        </w:r>
      </w:ins>
      <w:ins w:id="32389" w:author="Visone Rossana (GSE)" w:date="2025-09-16T12:36:00Z" w16du:dateUtc="2025-09-16T10:36:00Z">
        <w:del w:id="32390" w:author="Visone Rossana (GSE)" w:date="2025-10-20T17:36:00Z" w16du:dateUtc="2025-10-20T15:36:00Z">
          <w:r w:rsidRPr="00212B47" w:rsidDel="001F73AD">
            <w:rPr>
              <w:sz w:val="22"/>
              <w:szCs w:val="22"/>
              <w:rPrChange w:id="32391" w:author="Visone Rossana (GSE)" w:date="2025-09-16T12:37:00Z" w16du:dateUtc="2025-09-16T10:37:00Z">
                <w:rPr/>
              </w:rPrChange>
            </w:rPr>
            <w:delText xml:space="preserve"> </w:delText>
          </w:r>
        </w:del>
        <w:r w:rsidRPr="00212B47">
          <w:rPr>
            <w:sz w:val="22"/>
            <w:szCs w:val="22"/>
            <w:rPrChange w:id="32392" w:author="Visone Rossana (GSE)" w:date="2025-09-16T12:37:00Z" w16du:dateUtc="2025-09-16T10:37:00Z">
              <w:rPr/>
            </w:rPrChange>
          </w:rPr>
          <w:t>predisposte per specifico intervento</w:t>
        </w:r>
      </w:ins>
      <w:ins w:id="32393" w:author="Visone Rossana (GSE)" w:date="2025-09-16T13:13:00Z" w16du:dateUtc="2025-09-16T11:13:00Z">
        <w:r w:rsidR="00186000">
          <w:rPr>
            <w:sz w:val="22"/>
            <w:szCs w:val="22"/>
          </w:rPr>
          <w:t xml:space="preserve">. </w:t>
        </w:r>
      </w:ins>
    </w:p>
    <w:p w14:paraId="4CBEBCA4" w14:textId="7E96A8CC" w:rsidR="00212B47" w:rsidRPr="00212B47" w:rsidRDefault="0071342A">
      <w:pPr>
        <w:spacing w:after="120" w:line="276" w:lineRule="auto"/>
        <w:jc w:val="both"/>
        <w:rPr>
          <w:ins w:id="32394" w:author="Visone Rossana (GSE)" w:date="2025-09-16T12:36:00Z" w16du:dateUtc="2025-09-16T10:36:00Z"/>
          <w:sz w:val="22"/>
          <w:szCs w:val="22"/>
          <w:rPrChange w:id="32395" w:author="Visone Rossana (GSE)" w:date="2025-09-16T12:37:00Z" w16du:dateUtc="2025-09-16T10:37:00Z">
            <w:rPr>
              <w:ins w:id="32396" w:author="Visone Rossana (GSE)" w:date="2025-09-16T12:36:00Z" w16du:dateUtc="2025-09-16T10:36:00Z"/>
            </w:rPr>
          </w:rPrChange>
        </w:rPr>
        <w:pPrChange w:id="32397" w:author="Visone Rossana (GSE)" w:date="2025-10-20T19:00:00Z" w16du:dateUtc="2025-10-20T17:00:00Z">
          <w:pPr>
            <w:spacing w:after="120"/>
            <w:jc w:val="both"/>
          </w:pPr>
        </w:pPrChange>
      </w:pPr>
      <w:ins w:id="32398" w:author="Visone Rossana (GSE)" w:date="2025-09-22T09:49:00Z" w16du:dateUtc="2025-09-22T07:49:00Z">
        <w:r w:rsidRPr="00D20A45">
          <w:rPr>
            <w:b/>
            <w:sz w:val="22"/>
            <w:szCs w:val="22"/>
            <w:highlight w:val="cyan"/>
            <w:rPrChange w:id="32399" w:author="Visone Rossana (GSE)" w:date="2025-10-20T19:00:00Z" w16du:dateUtc="2025-10-20T17:00:00Z">
              <w:rPr>
                <w:sz w:val="22"/>
                <w:szCs w:val="22"/>
                <w:highlight w:val="cyan"/>
              </w:rPr>
            </w:rPrChange>
          </w:rPr>
          <w:t>Si ricorda</w:t>
        </w:r>
      </w:ins>
      <w:ins w:id="32400" w:author="Visone Rossana (GSE)" w:date="2025-09-22T09:50:00Z" w16du:dateUtc="2025-09-22T07:50:00Z">
        <w:r w:rsidRPr="00D20A45">
          <w:rPr>
            <w:b/>
            <w:sz w:val="22"/>
            <w:szCs w:val="22"/>
            <w:highlight w:val="cyan"/>
            <w:rPrChange w:id="32401" w:author="Visone Rossana (GSE)" w:date="2025-10-20T19:00:00Z" w16du:dateUtc="2025-10-20T17:00:00Z">
              <w:rPr>
                <w:sz w:val="22"/>
                <w:szCs w:val="22"/>
                <w:highlight w:val="cyan"/>
              </w:rPr>
            </w:rPrChange>
          </w:rPr>
          <w:t>,</w:t>
        </w:r>
      </w:ins>
      <w:ins w:id="32402" w:author="Visone Rossana (GSE)" w:date="2025-09-22T09:49:00Z" w16du:dateUtc="2025-09-22T07:49:00Z">
        <w:r w:rsidRPr="00D20A45">
          <w:rPr>
            <w:b/>
            <w:sz w:val="22"/>
            <w:szCs w:val="22"/>
            <w:highlight w:val="cyan"/>
            <w:rPrChange w:id="32403" w:author="Visone Rossana (GSE)" w:date="2025-10-20T19:00:00Z" w16du:dateUtc="2025-10-20T17:00:00Z">
              <w:rPr>
                <w:sz w:val="22"/>
                <w:szCs w:val="22"/>
                <w:highlight w:val="cyan"/>
              </w:rPr>
            </w:rPrChange>
          </w:rPr>
          <w:t xml:space="preserve"> infine</w:t>
        </w:r>
      </w:ins>
      <w:ins w:id="32404" w:author="Visone Rossana (GSE)" w:date="2025-09-22T09:50:00Z" w16du:dateUtc="2025-09-22T07:50:00Z">
        <w:r w:rsidRPr="00D20A45">
          <w:rPr>
            <w:b/>
            <w:sz w:val="22"/>
            <w:szCs w:val="22"/>
            <w:highlight w:val="cyan"/>
            <w:rPrChange w:id="32405" w:author="Visone Rossana (GSE)" w:date="2025-10-20T19:00:00Z" w16du:dateUtc="2025-10-20T17:00:00Z">
              <w:rPr>
                <w:sz w:val="22"/>
                <w:szCs w:val="22"/>
                <w:highlight w:val="cyan"/>
              </w:rPr>
            </w:rPrChange>
          </w:rPr>
          <w:t>,</w:t>
        </w:r>
      </w:ins>
      <w:ins w:id="32406" w:author="Visone Rossana (GSE)" w:date="2025-09-22T09:49:00Z" w16du:dateUtc="2025-09-22T07:49:00Z">
        <w:r w:rsidRPr="00D20A45">
          <w:rPr>
            <w:b/>
            <w:sz w:val="22"/>
            <w:szCs w:val="22"/>
            <w:highlight w:val="cyan"/>
            <w:rPrChange w:id="32407" w:author="Visone Rossana (GSE)" w:date="2025-10-20T19:00:00Z" w16du:dateUtc="2025-10-20T17:00:00Z">
              <w:rPr>
                <w:sz w:val="22"/>
                <w:szCs w:val="22"/>
                <w:highlight w:val="cyan"/>
              </w:rPr>
            </w:rPrChange>
          </w:rPr>
          <w:t xml:space="preserve"> </w:t>
        </w:r>
      </w:ins>
      <w:ins w:id="32408" w:author="Visone Rossana (GSE)" w:date="2025-09-22T10:12:00Z" w16du:dateUtc="2025-09-22T08:12:00Z">
        <w:r w:rsidR="00380AD8" w:rsidRPr="00D20A45">
          <w:rPr>
            <w:b/>
            <w:sz w:val="22"/>
            <w:szCs w:val="22"/>
            <w:highlight w:val="cyan"/>
            <w:rPrChange w:id="32409" w:author="Visone Rossana (GSE)" w:date="2025-10-20T19:00:00Z" w16du:dateUtc="2025-10-20T17:00:00Z">
              <w:rPr>
                <w:sz w:val="22"/>
                <w:szCs w:val="22"/>
                <w:highlight w:val="cyan"/>
              </w:rPr>
            </w:rPrChange>
          </w:rPr>
          <w:t xml:space="preserve">in applicazione delle disposizioni di cui al </w:t>
        </w:r>
        <w:del w:id="32410" w:author="Visone Rossana (GSE)" w:date="2025-10-20T17:38:00Z" w16du:dateUtc="2025-10-20T15:38:00Z">
          <w:r w:rsidR="00380AD8" w:rsidRPr="00D20A45" w:rsidDel="008F2643">
            <w:rPr>
              <w:b/>
              <w:bCs/>
              <w:sz w:val="22"/>
              <w:szCs w:val="22"/>
              <w:highlight w:val="cyan"/>
              <w:rPrChange w:id="32411" w:author="Visone Rossana (GSE)" w:date="2025-10-20T17:39:00Z" w16du:dateUtc="2025-10-20T15:39:00Z">
                <w:rPr>
                  <w:sz w:val="22"/>
                  <w:szCs w:val="22"/>
                  <w:highlight w:val="cyan"/>
                </w:rPr>
              </w:rPrChange>
            </w:rPr>
            <w:delText>t</w:delText>
          </w:r>
        </w:del>
      </w:ins>
      <w:ins w:id="32412" w:author="Visone Rossana (GSE)" w:date="2025-10-20T17:38:00Z" w16du:dateUtc="2025-10-20T15:38:00Z">
        <w:r w:rsidR="008F2643" w:rsidRPr="00D20A45">
          <w:rPr>
            <w:b/>
            <w:bCs/>
            <w:sz w:val="22"/>
            <w:szCs w:val="22"/>
            <w:highlight w:val="cyan"/>
            <w:rPrChange w:id="32413" w:author="Visone Rossana (GSE)" w:date="2025-10-20T17:39:00Z" w16du:dateUtc="2025-10-20T15:39:00Z">
              <w:rPr>
                <w:sz w:val="22"/>
                <w:szCs w:val="22"/>
                <w:highlight w:val="cyan"/>
              </w:rPr>
            </w:rPrChange>
          </w:rPr>
          <w:t>T</w:t>
        </w:r>
      </w:ins>
      <w:ins w:id="32414" w:author="Visone Rossana (GSE)" w:date="2025-09-22T10:12:00Z" w16du:dateUtc="2025-09-22T08:12:00Z">
        <w:r w:rsidR="00380AD8" w:rsidRPr="00D20A45">
          <w:rPr>
            <w:b/>
            <w:bCs/>
            <w:sz w:val="22"/>
            <w:szCs w:val="22"/>
            <w:highlight w:val="cyan"/>
            <w:rPrChange w:id="32415" w:author="Visone Rossana (GSE)" w:date="2025-10-20T17:39:00Z" w16du:dateUtc="2025-10-20T15:39:00Z">
              <w:rPr>
                <w:sz w:val="22"/>
                <w:szCs w:val="22"/>
                <w:highlight w:val="cyan"/>
              </w:rPr>
            </w:rPrChange>
          </w:rPr>
          <w:t>itolo</w:t>
        </w:r>
        <w:r w:rsidR="00380AD8" w:rsidRPr="00D20A45">
          <w:rPr>
            <w:b/>
            <w:sz w:val="22"/>
            <w:szCs w:val="22"/>
            <w:highlight w:val="cyan"/>
            <w:rPrChange w:id="32416" w:author="Visone Rossana (GSE)" w:date="2025-10-20T19:00:00Z" w16du:dateUtc="2025-10-20T17:00:00Z">
              <w:rPr>
                <w:sz w:val="22"/>
                <w:szCs w:val="22"/>
                <w:highlight w:val="cyan"/>
              </w:rPr>
            </w:rPrChange>
          </w:rPr>
          <w:t xml:space="preserve"> </w:t>
        </w:r>
        <w:r w:rsidR="00380AD8" w:rsidRPr="00D20A45">
          <w:rPr>
            <w:b/>
            <w:i/>
            <w:sz w:val="22"/>
            <w:szCs w:val="22"/>
            <w:highlight w:val="cyan"/>
            <w:rPrChange w:id="32417" w:author="Visone Rossana (GSE)" w:date="2025-10-20T19:00:00Z" w16du:dateUtc="2025-10-20T17:00:00Z">
              <w:rPr>
                <w:sz w:val="22"/>
                <w:szCs w:val="22"/>
                <w:highlight w:val="cyan"/>
              </w:rPr>
            </w:rPrChange>
          </w:rPr>
          <w:t>V</w:t>
        </w:r>
        <w:r w:rsidR="00380AD8" w:rsidRPr="00D20A45">
          <w:rPr>
            <w:b/>
            <w:sz w:val="22"/>
            <w:szCs w:val="22"/>
            <w:highlight w:val="cyan"/>
            <w:rPrChange w:id="32418" w:author="Visone Rossana (GSE)" w:date="2025-10-20T19:00:00Z" w16du:dateUtc="2025-10-20T17:00:00Z">
              <w:rPr>
                <w:sz w:val="22"/>
                <w:szCs w:val="22"/>
                <w:highlight w:val="cyan"/>
              </w:rPr>
            </w:rPrChange>
          </w:rPr>
          <w:t xml:space="preserve"> del Decreto</w:t>
        </w:r>
        <w:r w:rsidR="00380AD8">
          <w:rPr>
            <w:sz w:val="22"/>
            <w:szCs w:val="22"/>
            <w:highlight w:val="cyan"/>
          </w:rPr>
          <w:t xml:space="preserve">, </w:t>
        </w:r>
      </w:ins>
      <w:ins w:id="32419" w:author="Visone Rossana (GSE)" w:date="2025-09-22T09:49:00Z" w16du:dateUtc="2025-09-22T07:49:00Z">
        <w:r>
          <w:rPr>
            <w:sz w:val="22"/>
            <w:szCs w:val="22"/>
            <w:highlight w:val="cyan"/>
          </w:rPr>
          <w:t>l</w:t>
        </w:r>
      </w:ins>
      <w:ins w:id="32420" w:author="Visone Rossana (GSE)" w:date="2025-09-16T13:14:00Z" w16du:dateUtc="2025-09-16T11:14:00Z">
        <w:r w:rsidR="00186000" w:rsidRPr="00186000">
          <w:rPr>
            <w:sz w:val="22"/>
            <w:szCs w:val="22"/>
            <w:highlight w:val="cyan"/>
            <w:rPrChange w:id="32421" w:author="Visone Rossana (GSE)" w:date="2025-09-16T13:16:00Z" w16du:dateUtc="2025-09-16T11:16:00Z">
              <w:rPr>
                <w:sz w:val="22"/>
                <w:szCs w:val="22"/>
              </w:rPr>
            </w:rPrChange>
          </w:rPr>
          <w:t>’obbligatorietà del</w:t>
        </w:r>
      </w:ins>
      <w:ins w:id="32422" w:author="Visone Rossana (GSE)" w:date="2025-09-22T09:50:00Z" w16du:dateUtc="2025-09-22T07:50:00Z">
        <w:r>
          <w:rPr>
            <w:sz w:val="22"/>
            <w:szCs w:val="22"/>
            <w:highlight w:val="cyan"/>
          </w:rPr>
          <w:t>la redazione e trasmissione dell</w:t>
        </w:r>
      </w:ins>
      <w:ins w:id="32423" w:author="Visone Rossana (GSE)" w:date="2025-09-16T13:14:00Z" w16du:dateUtc="2025-09-16T11:14:00Z">
        <w:r w:rsidR="00186000" w:rsidRPr="00186000">
          <w:rPr>
            <w:sz w:val="22"/>
            <w:szCs w:val="22"/>
            <w:highlight w:val="cyan"/>
            <w:rPrChange w:id="32424" w:author="Visone Rossana (GSE)" w:date="2025-09-16T13:16:00Z" w16du:dateUtc="2025-09-16T11:16:00Z">
              <w:rPr>
                <w:sz w:val="22"/>
                <w:szCs w:val="22"/>
              </w:rPr>
            </w:rPrChange>
          </w:rPr>
          <w:t xml:space="preserve">’attestato di prestazione energetica </w:t>
        </w:r>
        <w:r w:rsidR="00186000" w:rsidRPr="0071342A">
          <w:rPr>
            <w:i/>
            <w:iCs/>
            <w:sz w:val="22"/>
            <w:szCs w:val="22"/>
            <w:highlight w:val="cyan"/>
            <w:rPrChange w:id="32425" w:author="Visone Rossana (GSE)" w:date="2025-09-22T09:50:00Z" w16du:dateUtc="2025-09-22T07:50:00Z">
              <w:rPr>
                <w:sz w:val="22"/>
                <w:szCs w:val="22"/>
              </w:rPr>
            </w:rPrChange>
          </w:rPr>
          <w:t>post operam</w:t>
        </w:r>
      </w:ins>
      <w:ins w:id="32426" w:author="Visone Rossana (GSE)" w:date="2025-09-22T09:49:00Z" w16du:dateUtc="2025-09-22T07:49:00Z">
        <w:r>
          <w:rPr>
            <w:sz w:val="22"/>
            <w:szCs w:val="22"/>
            <w:highlight w:val="cyan"/>
          </w:rPr>
          <w:t xml:space="preserve">, </w:t>
        </w:r>
      </w:ins>
      <w:ins w:id="32427" w:author="Visone Rossana (GSE)" w:date="2025-09-22T09:52:00Z" w16du:dateUtc="2025-09-22T07:52:00Z">
        <w:r>
          <w:rPr>
            <w:sz w:val="22"/>
            <w:szCs w:val="22"/>
            <w:highlight w:val="cyan"/>
          </w:rPr>
          <w:t xml:space="preserve">unitamente all’ape </w:t>
        </w:r>
        <w:r w:rsidRPr="0071342A">
          <w:rPr>
            <w:i/>
            <w:iCs/>
            <w:sz w:val="22"/>
            <w:szCs w:val="22"/>
            <w:highlight w:val="cyan"/>
            <w:rPrChange w:id="32428" w:author="Visone Rossana (GSE)" w:date="2025-09-22T09:52:00Z" w16du:dateUtc="2025-09-22T07:52:00Z">
              <w:rPr>
                <w:sz w:val="22"/>
                <w:szCs w:val="22"/>
                <w:highlight w:val="cyan"/>
              </w:rPr>
            </w:rPrChange>
          </w:rPr>
          <w:t>ante operam</w:t>
        </w:r>
        <w:r>
          <w:rPr>
            <w:sz w:val="22"/>
            <w:szCs w:val="22"/>
            <w:highlight w:val="cyan"/>
          </w:rPr>
          <w:t xml:space="preserve">, </w:t>
        </w:r>
      </w:ins>
      <w:ins w:id="32429" w:author="Visone Rossana (GSE)" w:date="2025-09-22T10:10:00Z" w16du:dateUtc="2025-09-22T08:10:00Z">
        <w:r w:rsidR="00380AD8">
          <w:rPr>
            <w:sz w:val="22"/>
            <w:szCs w:val="22"/>
            <w:highlight w:val="cyan"/>
          </w:rPr>
          <w:t>per la</w:t>
        </w:r>
      </w:ins>
      <w:ins w:id="32430" w:author="Visone Rossana (GSE)" w:date="2025-09-22T09:51:00Z" w16du:dateUtc="2025-09-22T07:51:00Z">
        <w:r>
          <w:rPr>
            <w:sz w:val="22"/>
            <w:szCs w:val="22"/>
            <w:highlight w:val="cyan"/>
          </w:rPr>
          <w:t xml:space="preserve"> </w:t>
        </w:r>
      </w:ins>
      <w:ins w:id="32431" w:author="Visone Rossana (GSE)" w:date="2025-09-16T13:15:00Z" w16du:dateUtc="2025-09-16T11:15:00Z">
        <w:r w:rsidR="00186000" w:rsidRPr="00186000">
          <w:rPr>
            <w:sz w:val="22"/>
            <w:szCs w:val="22"/>
            <w:highlight w:val="cyan"/>
            <w:rPrChange w:id="32432" w:author="Visone Rossana (GSE)" w:date="2025-09-16T13:16:00Z" w16du:dateUtc="2025-09-16T11:16:00Z">
              <w:rPr>
                <w:sz w:val="22"/>
                <w:szCs w:val="22"/>
              </w:rPr>
            </w:rPrChange>
          </w:rPr>
          <w:t>verifica della riduzione della domanda di riduzione dell</w:t>
        </w:r>
      </w:ins>
      <w:ins w:id="32433" w:author="Visone Rossana (GSE)" w:date="2025-09-22T10:08:00Z" w16du:dateUtc="2025-09-22T08:08:00Z">
        <w:r w:rsidR="00380AD8">
          <w:rPr>
            <w:sz w:val="22"/>
            <w:szCs w:val="22"/>
            <w:highlight w:val="cyan"/>
          </w:rPr>
          <w:t>’</w:t>
        </w:r>
      </w:ins>
      <w:ins w:id="32434" w:author="Visone Rossana (GSE)" w:date="2025-09-16T13:15:00Z" w16du:dateUtc="2025-09-16T11:15:00Z">
        <w:r w:rsidR="00186000" w:rsidRPr="00186000">
          <w:rPr>
            <w:sz w:val="22"/>
            <w:szCs w:val="22"/>
            <w:highlight w:val="cyan"/>
            <w:rPrChange w:id="32435" w:author="Visone Rossana (GSE)" w:date="2025-09-16T13:16:00Z" w16du:dateUtc="2025-09-16T11:16:00Z">
              <w:rPr>
                <w:sz w:val="22"/>
                <w:szCs w:val="22"/>
              </w:rPr>
            </w:rPrChange>
          </w:rPr>
          <w:t>energia primaria</w:t>
        </w:r>
      </w:ins>
      <w:ins w:id="32436" w:author="Visone Rossana (GSE)" w:date="2025-09-22T09:50:00Z" w16du:dateUtc="2025-09-22T07:50:00Z">
        <w:del w:id="32437" w:author="Visone Rossana (GSE)" w:date="2025-10-20T17:39:00Z" w16du:dateUtc="2025-10-20T15:39:00Z">
          <w:r>
            <w:rPr>
              <w:sz w:val="22"/>
              <w:szCs w:val="22"/>
              <w:highlight w:val="cyan"/>
            </w:rPr>
            <w:delText>,</w:delText>
          </w:r>
        </w:del>
        <w:r>
          <w:rPr>
            <w:sz w:val="22"/>
            <w:szCs w:val="22"/>
            <w:highlight w:val="cyan"/>
          </w:rPr>
          <w:t xml:space="preserve"> rispetto alla</w:t>
        </w:r>
      </w:ins>
      <w:ins w:id="32438" w:author="Visone Rossana (GSE)" w:date="2025-09-16T13:16:00Z" w16du:dateUtc="2025-09-16T11:16:00Z">
        <w:r w:rsidR="00186000">
          <w:rPr>
            <w:sz w:val="22"/>
            <w:szCs w:val="22"/>
            <w:highlight w:val="cyan"/>
          </w:rPr>
          <w:t xml:space="preserve"> </w:t>
        </w:r>
      </w:ins>
      <w:ins w:id="32439" w:author="Visone Rossana (GSE)" w:date="2025-09-22T09:50:00Z" w16du:dateUtc="2025-09-22T07:50:00Z">
        <w:r>
          <w:rPr>
            <w:sz w:val="22"/>
            <w:szCs w:val="22"/>
            <w:highlight w:val="cyan"/>
          </w:rPr>
          <w:t>configurazione ante operam,</w:t>
        </w:r>
      </w:ins>
      <w:ins w:id="32440" w:author="Visone Rossana (GSE)" w:date="2025-09-22T09:51:00Z" w16du:dateUtc="2025-09-22T07:51:00Z">
        <w:r>
          <w:rPr>
            <w:sz w:val="22"/>
            <w:szCs w:val="22"/>
            <w:highlight w:val="cyan"/>
          </w:rPr>
          <w:t xml:space="preserve"> </w:t>
        </w:r>
      </w:ins>
      <w:ins w:id="32441" w:author="Visone Rossana (GSE)" w:date="2025-09-22T10:12:00Z" w16du:dateUtc="2025-09-22T08:12:00Z">
        <w:r w:rsidR="00380AD8">
          <w:rPr>
            <w:sz w:val="22"/>
            <w:szCs w:val="22"/>
            <w:highlight w:val="cyan"/>
          </w:rPr>
          <w:t>al fine del</w:t>
        </w:r>
      </w:ins>
      <w:ins w:id="32442" w:author="Visone Rossana (GSE)" w:date="2025-09-22T10:11:00Z" w16du:dateUtc="2025-09-22T08:11:00Z">
        <w:r w:rsidR="00380AD8">
          <w:rPr>
            <w:sz w:val="22"/>
            <w:szCs w:val="22"/>
            <w:highlight w:val="cyan"/>
          </w:rPr>
          <w:t>l’accesso a</w:t>
        </w:r>
      </w:ins>
      <w:ins w:id="32443" w:author="Visone Rossana (GSE)" w:date="2025-09-16T13:16:00Z" w16du:dateUtc="2025-09-16T11:16:00Z">
        <w:r w:rsidR="00186000">
          <w:rPr>
            <w:sz w:val="22"/>
            <w:szCs w:val="22"/>
            <w:highlight w:val="cyan"/>
          </w:rPr>
          <w:t xml:space="preserve">gli interventi </w:t>
        </w:r>
        <w:del w:id="32444" w:author="Visone Rossana (GSE)" w:date="2025-10-20T17:38:00Z" w16du:dateUtc="2025-10-20T15:38:00Z">
          <w:r w:rsidR="00186000">
            <w:rPr>
              <w:sz w:val="22"/>
              <w:szCs w:val="22"/>
              <w:highlight w:val="cyan"/>
            </w:rPr>
            <w:delText>dell’art</w:delText>
          </w:r>
          <w:r w:rsidR="00186000" w:rsidRPr="00380AD8">
            <w:rPr>
              <w:sz w:val="22"/>
              <w:szCs w:val="22"/>
              <w:highlight w:val="cyan"/>
            </w:rPr>
            <w:delText xml:space="preserve">. </w:delText>
          </w:r>
          <w:r w:rsidR="00186000" w:rsidRPr="00380AD8" w:rsidDel="008F2643">
            <w:rPr>
              <w:sz w:val="22"/>
              <w:szCs w:val="22"/>
              <w:highlight w:val="cyan"/>
            </w:rPr>
            <w:delText>5</w:delText>
          </w:r>
        </w:del>
      </w:ins>
      <w:ins w:id="32445" w:author="Visone Rossana (GSE)" w:date="2025-10-20T17:39:00Z" w16du:dateUtc="2025-10-20T15:39:00Z">
        <w:r w:rsidR="008F2643">
          <w:rPr>
            <w:sz w:val="22"/>
            <w:szCs w:val="22"/>
            <w:highlight w:val="cyan"/>
          </w:rPr>
          <w:t>del Titolo II</w:t>
        </w:r>
        <w:r w:rsidR="00D20A45">
          <w:rPr>
            <w:sz w:val="22"/>
            <w:szCs w:val="22"/>
            <w:highlight w:val="cyan"/>
          </w:rPr>
          <w:t xml:space="preserve"> - </w:t>
        </w:r>
        <w:r w:rsidR="00D20A45" w:rsidRPr="00D20A45">
          <w:rPr>
            <w:b/>
            <w:bCs/>
            <w:sz w:val="22"/>
            <w:szCs w:val="22"/>
            <w:highlight w:val="cyan"/>
            <w:rPrChange w:id="32446" w:author="Visone Rossana (GSE)" w:date="2025-10-20T17:39:00Z" w16du:dateUtc="2025-10-20T15:39:00Z">
              <w:rPr>
                <w:sz w:val="22"/>
                <w:szCs w:val="22"/>
                <w:highlight w:val="cyan"/>
              </w:rPr>
            </w:rPrChange>
          </w:rPr>
          <w:t>realizzati su edifici ricadenti nelle categorie catastali dell’ambito terziario</w:t>
        </w:r>
        <w:r w:rsidR="00D20A45">
          <w:rPr>
            <w:sz w:val="22"/>
            <w:szCs w:val="22"/>
            <w:highlight w:val="cyan"/>
          </w:rPr>
          <w:t xml:space="preserve"> -</w:t>
        </w:r>
      </w:ins>
      <w:ins w:id="32447" w:author="Visone Rossana (GSE)" w:date="2025-09-22T09:51:00Z" w16du:dateUtc="2025-09-22T07:51:00Z">
        <w:r w:rsidRPr="00380AD8">
          <w:rPr>
            <w:sz w:val="22"/>
            <w:szCs w:val="22"/>
            <w:highlight w:val="cyan"/>
          </w:rPr>
          <w:t xml:space="preserve"> </w:t>
        </w:r>
      </w:ins>
      <w:ins w:id="32448" w:author="Visone Rossana (GSE)" w:date="2025-09-22T10:11:00Z" w16du:dateUtc="2025-09-22T08:11:00Z">
        <w:r w:rsidR="00380AD8" w:rsidRPr="00380AD8">
          <w:rPr>
            <w:sz w:val="22"/>
            <w:szCs w:val="22"/>
            <w:highlight w:val="cyan"/>
          </w:rPr>
          <w:t xml:space="preserve">i cui Soggetti Ammessi siano </w:t>
        </w:r>
      </w:ins>
      <w:ins w:id="32449" w:author="Visone Rossana (GSE)" w:date="2025-09-22T09:51:00Z" w16du:dateUtc="2025-09-22T07:51:00Z">
        <w:r w:rsidRPr="00380AD8">
          <w:rPr>
            <w:sz w:val="22"/>
            <w:szCs w:val="22"/>
            <w:highlight w:val="cyan"/>
          </w:rPr>
          <w:t>imprese</w:t>
        </w:r>
      </w:ins>
      <w:ins w:id="32450" w:author="Visone Rossana (GSE)" w:date="2025-10-20T17:37:00Z" w16du:dateUtc="2025-10-20T15:37:00Z">
        <w:r w:rsidR="001F73AD">
          <w:rPr>
            <w:sz w:val="22"/>
            <w:szCs w:val="22"/>
            <w:highlight w:val="cyan"/>
          </w:rPr>
          <w:t xml:space="preserve"> ed ETS economici</w:t>
        </w:r>
      </w:ins>
      <w:ins w:id="32451" w:author="Visone Rossana (GSE)" w:date="2025-09-16T13:15:00Z" w16du:dateUtc="2025-09-16T11:15:00Z">
        <w:r w:rsidR="00186000" w:rsidRPr="00380AD8">
          <w:rPr>
            <w:sz w:val="22"/>
            <w:szCs w:val="22"/>
            <w:highlight w:val="cyan"/>
            <w:rPrChange w:id="32452" w:author="Visone Rossana (GSE)" w:date="2025-09-22T10:12:00Z" w16du:dateUtc="2025-09-22T08:12:00Z">
              <w:rPr>
                <w:sz w:val="22"/>
                <w:szCs w:val="22"/>
              </w:rPr>
            </w:rPrChange>
          </w:rPr>
          <w:t>.</w:t>
        </w:r>
        <w:r w:rsidR="00186000">
          <w:rPr>
            <w:sz w:val="22"/>
            <w:szCs w:val="22"/>
          </w:rPr>
          <w:t xml:space="preserve"> </w:t>
        </w:r>
      </w:ins>
      <w:ins w:id="32453" w:author="Visone Rossana (GSE)" w:date="2025-09-16T13:13:00Z" w16du:dateUtc="2025-09-16T11:13:00Z">
        <w:r w:rsidR="00186000">
          <w:rPr>
            <w:sz w:val="22"/>
            <w:szCs w:val="22"/>
          </w:rPr>
          <w:t xml:space="preserve">  </w:t>
        </w:r>
      </w:ins>
    </w:p>
    <w:p w14:paraId="5FAFCA2B" w14:textId="2AE50B3E" w:rsidR="00212B47" w:rsidRPr="00212B47" w:rsidRDefault="00212B47">
      <w:pPr>
        <w:spacing w:after="120" w:line="276" w:lineRule="auto"/>
        <w:jc w:val="both"/>
        <w:rPr>
          <w:ins w:id="32454" w:author="Visone Rossana (GSE)" w:date="2025-09-16T12:36:00Z" w16du:dateUtc="2025-09-16T10:36:00Z"/>
          <w:sz w:val="22"/>
          <w:szCs w:val="22"/>
          <w:rPrChange w:id="32455" w:author="Visone Rossana (GSE)" w:date="2025-09-16T12:37:00Z" w16du:dateUtc="2025-09-16T10:37:00Z">
            <w:rPr>
              <w:ins w:id="32456" w:author="Visone Rossana (GSE)" w:date="2025-09-16T12:36:00Z" w16du:dateUtc="2025-09-16T10:36:00Z"/>
            </w:rPr>
          </w:rPrChange>
        </w:rPr>
        <w:pPrChange w:id="32457" w:author="Visone Rossana (GSE)" w:date="2025-10-20T19:00:00Z" w16du:dateUtc="2025-10-20T17:00:00Z">
          <w:pPr>
            <w:spacing w:after="120"/>
            <w:jc w:val="both"/>
          </w:pPr>
        </w:pPrChange>
      </w:pPr>
      <w:ins w:id="32458" w:author="Visone Rossana (GSE)" w:date="2025-09-16T12:36:00Z" w16du:dateUtc="2025-09-16T10:36:00Z">
        <w:r w:rsidRPr="00212B47">
          <w:rPr>
            <w:sz w:val="22"/>
            <w:szCs w:val="22"/>
            <w:rPrChange w:id="32459" w:author="Visone Rossana (GSE)" w:date="2025-09-16T12:37:00Z" w16du:dateUtc="2025-09-16T10:37:00Z">
              <w:rPr/>
            </w:rPrChange>
          </w:rPr>
          <w:lastRenderedPageBreak/>
          <w:t xml:space="preserve">La diagnosi e l’Attestato di Prestazione Energetica devono essere redatte </w:t>
        </w:r>
      </w:ins>
      <w:ins w:id="32460" w:author="Visone Rossana (GSE)" w:date="2025-09-16T12:49:00Z" w16du:dateUtc="2025-09-16T10:49:00Z">
        <w:r w:rsidR="00E605EE">
          <w:rPr>
            <w:sz w:val="22"/>
            <w:szCs w:val="22"/>
          </w:rPr>
          <w:t xml:space="preserve">secondo quanto specificato nell’Allegato I del Decreto e </w:t>
        </w:r>
      </w:ins>
      <w:ins w:id="32461" w:author="Visone Rossana (GSE)" w:date="2025-09-16T12:36:00Z" w16du:dateUtc="2025-09-16T10:36:00Z">
        <w:r w:rsidRPr="00212B47">
          <w:rPr>
            <w:sz w:val="22"/>
            <w:szCs w:val="22"/>
            <w:rPrChange w:id="32462" w:author="Visone Rossana (GSE)" w:date="2025-09-16T12:37:00Z" w16du:dateUtc="2025-09-16T10:37:00Z">
              <w:rPr/>
            </w:rPrChange>
          </w:rPr>
          <w:t>nel rispetto delle vigenti disposizioni nazionali o regionali, ove presenti</w:t>
        </w:r>
      </w:ins>
      <w:ins w:id="32463" w:author="Visone Rossana (GSE)" w:date="2025-09-16T12:50:00Z" w16du:dateUtc="2025-09-16T10:50:00Z">
        <w:r w:rsidR="00E605EE">
          <w:rPr>
            <w:sz w:val="22"/>
            <w:szCs w:val="22"/>
          </w:rPr>
          <w:t xml:space="preserve"> come nel seguito indicato</w:t>
        </w:r>
      </w:ins>
      <w:ins w:id="32464" w:author="Visone Rossana (GSE)" w:date="2025-09-16T12:36:00Z" w16du:dateUtc="2025-09-16T10:36:00Z">
        <w:r w:rsidRPr="00212B47">
          <w:rPr>
            <w:sz w:val="22"/>
            <w:szCs w:val="22"/>
            <w:rPrChange w:id="32465" w:author="Visone Rossana (GSE)" w:date="2025-09-16T12:37:00Z" w16du:dateUtc="2025-09-16T10:37:00Z">
              <w:rPr/>
            </w:rPrChange>
          </w:rPr>
          <w:t xml:space="preserve">: </w:t>
        </w:r>
      </w:ins>
    </w:p>
    <w:p w14:paraId="179A31A4" w14:textId="18F84D89" w:rsidR="00594146" w:rsidRPr="0045406A" w:rsidRDefault="00594146">
      <w:pPr>
        <w:numPr>
          <w:ilvl w:val="0"/>
          <w:numId w:val="128"/>
        </w:numPr>
        <w:spacing w:after="120" w:line="276" w:lineRule="auto"/>
        <w:ind w:left="709"/>
        <w:jc w:val="both"/>
        <w:rPr>
          <w:ins w:id="32466" w:author="Visone Rossana (GSE)" w:date="2025-09-16T12:52:00Z" w16du:dateUtc="2025-09-16T10:52:00Z"/>
          <w:rFonts w:cs="Calibri"/>
          <w:sz w:val="22"/>
          <w:szCs w:val="22"/>
        </w:rPr>
        <w:pPrChange w:id="32467" w:author="Visone Rossana (GSE)" w:date="2025-09-16T13:00:00Z" w16du:dateUtc="2025-09-16T11:00:00Z">
          <w:pPr>
            <w:numPr>
              <w:numId w:val="128"/>
            </w:numPr>
            <w:spacing w:after="120" w:line="276" w:lineRule="auto"/>
            <w:ind w:left="1428" w:hanging="360"/>
            <w:jc w:val="both"/>
          </w:pPr>
        </w:pPrChange>
      </w:pPr>
      <w:ins w:id="32468" w:author="Visone Rossana (GSE)" w:date="2025-09-16T12:52:00Z" w16du:dateUtc="2025-09-16T10:52:00Z">
        <w:r w:rsidRPr="0045406A">
          <w:rPr>
            <w:rFonts w:cs="Calibri"/>
            <w:sz w:val="22"/>
            <w:szCs w:val="22"/>
          </w:rPr>
          <w:t xml:space="preserve">le diagnosi energetiche dovranno essere redatte </w:t>
        </w:r>
      </w:ins>
      <w:ins w:id="32469" w:author="Visone Rossana (GSE)" w:date="2025-09-16T12:59:00Z" w16du:dateUtc="2025-09-16T10:59:00Z">
        <w:r w:rsidR="0045406A" w:rsidRPr="0045406A">
          <w:rPr>
            <w:rFonts w:cs="Calibri"/>
            <w:sz w:val="22"/>
            <w:szCs w:val="22"/>
          </w:rPr>
          <w:t xml:space="preserve">da </w:t>
        </w:r>
      </w:ins>
      <w:ins w:id="32470" w:author="Visone Rossana (GSE)" w:date="2025-09-16T13:00:00Z">
        <w:r w:rsidR="0045406A" w:rsidRPr="0045406A">
          <w:rPr>
            <w:rFonts w:cs="Calibri"/>
            <w:sz w:val="22"/>
            <w:szCs w:val="22"/>
          </w:rPr>
          <w:t>un Esperto in Gestione</w:t>
        </w:r>
      </w:ins>
      <w:ins w:id="32471" w:author="Visone Rossana (GSE)" w:date="2025-09-16T13:00:00Z" w16du:dateUtc="2025-09-16T11:00:00Z">
        <w:r w:rsidR="0045406A" w:rsidRPr="0045406A">
          <w:rPr>
            <w:rFonts w:cs="Calibri"/>
            <w:sz w:val="22"/>
            <w:szCs w:val="22"/>
          </w:rPr>
          <w:t xml:space="preserve"> </w:t>
        </w:r>
      </w:ins>
      <w:ins w:id="32472" w:author="Visone Rossana (GSE)" w:date="2025-09-16T13:00:00Z">
        <w:r w:rsidR="0045406A" w:rsidRPr="0045406A">
          <w:rPr>
            <w:rFonts w:cs="Calibri"/>
            <w:sz w:val="22"/>
            <w:szCs w:val="22"/>
          </w:rPr>
          <w:t>dell'Energia (EGE) certificato ai sensi della norma UNI CEI 11339</w:t>
        </w:r>
      </w:ins>
      <w:ins w:id="32473" w:author="Visone Rossana (GSE)" w:date="2025-09-16T13:00:00Z" w16du:dateUtc="2025-09-16T11:00:00Z">
        <w:r w:rsidR="0045406A" w:rsidRPr="0045406A">
          <w:rPr>
            <w:rFonts w:cs="Calibri"/>
            <w:sz w:val="22"/>
            <w:szCs w:val="22"/>
          </w:rPr>
          <w:t xml:space="preserve"> o oppure da una società che fornisce servizi energetici (ESCo) certificata ai sensi della norma UNI CEI 11352</w:t>
        </w:r>
        <w:r w:rsidR="0045406A">
          <w:rPr>
            <w:rFonts w:cs="Calibri"/>
            <w:sz w:val="22"/>
            <w:szCs w:val="22"/>
          </w:rPr>
          <w:t>;</w:t>
        </w:r>
      </w:ins>
    </w:p>
    <w:p w14:paraId="75EBAB49" w14:textId="4486FD9D" w:rsidR="00212B47" w:rsidRPr="00212B47" w:rsidRDefault="00212B47" w:rsidP="00212B47">
      <w:pPr>
        <w:numPr>
          <w:ilvl w:val="0"/>
          <w:numId w:val="128"/>
        </w:numPr>
        <w:spacing w:after="120" w:line="276" w:lineRule="auto"/>
        <w:ind w:left="709" w:hanging="425"/>
        <w:jc w:val="both"/>
        <w:rPr>
          <w:ins w:id="32474" w:author="Visone Rossana (GSE)" w:date="2025-09-16T12:36:00Z" w16du:dateUtc="2025-09-16T10:36:00Z"/>
          <w:rFonts w:cs="Calibri"/>
          <w:sz w:val="22"/>
          <w:szCs w:val="22"/>
          <w:rPrChange w:id="32475" w:author="Visone Rossana (GSE)" w:date="2025-09-16T12:37:00Z" w16du:dateUtc="2025-09-16T10:37:00Z">
            <w:rPr>
              <w:ins w:id="32476" w:author="Visone Rossana (GSE)" w:date="2025-09-16T12:36:00Z" w16du:dateUtc="2025-09-16T10:36:00Z"/>
              <w:rFonts w:cs="Calibri"/>
            </w:rPr>
          </w:rPrChange>
        </w:rPr>
      </w:pPr>
      <w:ins w:id="32477" w:author="Visone Rossana (GSE)" w:date="2025-09-16T12:36:00Z" w16du:dateUtc="2025-09-16T10:36:00Z">
        <w:r w:rsidRPr="00212B47">
          <w:rPr>
            <w:rFonts w:cs="Calibri"/>
            <w:sz w:val="22"/>
            <w:szCs w:val="22"/>
            <w:rPrChange w:id="32478" w:author="Visone Rossana (GSE)" w:date="2025-09-16T12:37:00Z" w16du:dateUtc="2025-09-16T10:37:00Z">
              <w:rPr>
                <w:rFonts w:cs="Calibri"/>
              </w:rPr>
            </w:rPrChange>
          </w:rPr>
          <w:t xml:space="preserve">le diagnosi energetiche dovranno essere </w:t>
        </w:r>
      </w:ins>
      <w:ins w:id="32479" w:author="Visone Rossana (GSE)" w:date="2025-09-16T12:52:00Z" w16du:dateUtc="2025-09-16T10:52:00Z">
        <w:r w:rsidR="00594146">
          <w:rPr>
            <w:rFonts w:cs="Calibri"/>
            <w:sz w:val="22"/>
            <w:szCs w:val="22"/>
          </w:rPr>
          <w:t>conformi a</w:t>
        </w:r>
      </w:ins>
      <w:ins w:id="32480" w:author="Visone Rossana (GSE)" w:date="2025-09-16T12:36:00Z" w16du:dateUtc="2025-09-16T10:36:00Z">
        <w:r w:rsidRPr="00212B47">
          <w:rPr>
            <w:rFonts w:cs="Calibri"/>
            <w:sz w:val="22"/>
            <w:szCs w:val="22"/>
            <w:rPrChange w:id="32481" w:author="Visone Rossana (GSE)" w:date="2025-09-16T12:37:00Z" w16du:dateUtc="2025-09-16T10:37:00Z">
              <w:rPr>
                <w:rFonts w:cs="Calibri"/>
              </w:rPr>
            </w:rPrChange>
          </w:rPr>
          <w:t>l rispetto del pacchetto di norme UNI CEI EN 16247. Dovranno</w:t>
        </w:r>
      </w:ins>
      <w:ins w:id="32482" w:author="Visone Rossana (GSE)" w:date="2025-09-22T10:13:00Z" w16du:dateUtc="2025-09-22T08:13:00Z">
        <w:r w:rsidR="00380AD8">
          <w:rPr>
            <w:rFonts w:cs="Calibri"/>
            <w:sz w:val="22"/>
            <w:szCs w:val="22"/>
          </w:rPr>
          <w:t>,</w:t>
        </w:r>
      </w:ins>
      <w:ins w:id="32483" w:author="Visone Rossana (GSE)" w:date="2025-09-16T12:36:00Z" w16du:dateUtc="2025-09-16T10:36:00Z">
        <w:r w:rsidRPr="00212B47">
          <w:rPr>
            <w:rFonts w:cs="Calibri"/>
            <w:sz w:val="22"/>
            <w:szCs w:val="22"/>
            <w:rPrChange w:id="32484" w:author="Visone Rossana (GSE)" w:date="2025-09-16T12:37:00Z" w16du:dateUtc="2025-09-16T10:37:00Z">
              <w:rPr>
                <w:rFonts w:cs="Calibri"/>
              </w:rPr>
            </w:rPrChange>
          </w:rPr>
          <w:t xml:space="preserve"> inoltre</w:t>
        </w:r>
      </w:ins>
      <w:ins w:id="32485" w:author="Visone Rossana (GSE)" w:date="2025-09-22T10:13:00Z" w16du:dateUtc="2025-09-22T08:13:00Z">
        <w:r w:rsidR="00380AD8">
          <w:rPr>
            <w:rFonts w:cs="Calibri"/>
            <w:sz w:val="22"/>
            <w:szCs w:val="22"/>
          </w:rPr>
          <w:t>,</w:t>
        </w:r>
      </w:ins>
      <w:ins w:id="32486" w:author="Visone Rossana (GSE)" w:date="2025-09-16T12:36:00Z" w16du:dateUtc="2025-09-16T10:36:00Z">
        <w:r w:rsidRPr="00212B47">
          <w:rPr>
            <w:rFonts w:cs="Calibri"/>
            <w:sz w:val="22"/>
            <w:szCs w:val="22"/>
            <w:rPrChange w:id="32487" w:author="Visone Rossana (GSE)" w:date="2025-09-16T12:37:00Z" w16du:dateUtc="2025-09-16T10:37:00Z">
              <w:rPr>
                <w:rFonts w:cs="Calibri"/>
              </w:rPr>
            </w:rPrChange>
          </w:rPr>
          <w:t xml:space="preserve"> seguire i criteri minimi previsti dall’Allegato 2 del Decreto legislativo n. 102/2014;</w:t>
        </w:r>
      </w:ins>
    </w:p>
    <w:p w14:paraId="6D16FD49" w14:textId="77777777" w:rsidR="00212B47" w:rsidRPr="00212B47" w:rsidRDefault="00212B47" w:rsidP="00212B47">
      <w:pPr>
        <w:numPr>
          <w:ilvl w:val="0"/>
          <w:numId w:val="128"/>
        </w:numPr>
        <w:spacing w:after="120" w:line="276" w:lineRule="auto"/>
        <w:ind w:left="709" w:hanging="425"/>
        <w:jc w:val="both"/>
        <w:rPr>
          <w:ins w:id="32488" w:author="Visone Rossana (GSE)" w:date="2025-09-16T12:36:00Z" w16du:dateUtc="2025-09-16T10:36:00Z"/>
          <w:rFonts w:cs="Calibri"/>
          <w:sz w:val="22"/>
          <w:szCs w:val="22"/>
          <w:rPrChange w:id="32489" w:author="Visone Rossana (GSE)" w:date="2025-09-16T12:37:00Z" w16du:dateUtc="2025-09-16T10:37:00Z">
            <w:rPr>
              <w:ins w:id="32490" w:author="Visone Rossana (GSE)" w:date="2025-09-16T12:36:00Z" w16du:dateUtc="2025-09-16T10:36:00Z"/>
              <w:rFonts w:cs="Calibri"/>
            </w:rPr>
          </w:rPrChange>
        </w:rPr>
      </w:pPr>
      <w:ins w:id="32491" w:author="Visone Rossana (GSE)" w:date="2025-09-16T12:36:00Z" w16du:dateUtc="2025-09-16T10:36:00Z">
        <w:r w:rsidRPr="00212B47">
          <w:rPr>
            <w:rFonts w:cs="Calibri"/>
            <w:sz w:val="22"/>
            <w:szCs w:val="22"/>
            <w:rPrChange w:id="32492" w:author="Visone Rossana (GSE)" w:date="2025-09-16T12:37:00Z" w16du:dateUtc="2025-09-16T10:37:00Z">
              <w:rPr>
                <w:rFonts w:cs="Calibri"/>
              </w:rPr>
            </w:rPrChange>
          </w:rPr>
          <w:t>gli attestati di prestazione energetica devono essere conformi al Decreto legislativo 19 agosto 2005, n. 192 e successive modificazioni, nonché ai Decreti attuativi dello stesso.</w:t>
        </w:r>
      </w:ins>
    </w:p>
    <w:p w14:paraId="17C7972D" w14:textId="1C5F0847" w:rsidR="00837CF6" w:rsidRPr="00837CF6" w:rsidRDefault="00837CF6">
      <w:pPr>
        <w:spacing w:after="120" w:line="276" w:lineRule="auto"/>
        <w:jc w:val="both"/>
        <w:rPr>
          <w:ins w:id="32493" w:author="Visone Rossana (GSE)" w:date="2025-09-22T15:03:00Z" w16du:dateUtc="2025-09-22T13:03:00Z"/>
          <w:b/>
          <w:bCs/>
          <w:sz w:val="22"/>
          <w:szCs w:val="22"/>
          <w:rPrChange w:id="32494" w:author="Visone Rossana (GSE)" w:date="2025-09-22T15:03:00Z" w16du:dateUtc="2025-09-22T13:03:00Z">
            <w:rPr>
              <w:ins w:id="32495" w:author="Visone Rossana (GSE)" w:date="2025-09-22T15:03:00Z" w16du:dateUtc="2025-09-22T13:03:00Z"/>
              <w:sz w:val="22"/>
              <w:szCs w:val="22"/>
            </w:rPr>
          </w:rPrChange>
        </w:rPr>
        <w:pPrChange w:id="32496" w:author="Visone Rossana (GSE)" w:date="2025-10-20T19:00:00Z" w16du:dateUtc="2025-10-20T17:00:00Z">
          <w:pPr>
            <w:spacing w:after="120"/>
            <w:jc w:val="both"/>
          </w:pPr>
        </w:pPrChange>
      </w:pPr>
      <w:ins w:id="32497" w:author="Visone Rossana (GSE)" w:date="2025-09-22T15:03:00Z" w16du:dateUtc="2025-09-22T13:03:00Z">
        <w:r w:rsidRPr="00837CF6">
          <w:rPr>
            <w:b/>
            <w:bCs/>
            <w:sz w:val="22"/>
            <w:szCs w:val="22"/>
            <w:rPrChange w:id="32498" w:author="Visone Rossana (GSE)" w:date="2025-09-22T15:03:00Z" w16du:dateUtc="2025-09-22T13:03:00Z">
              <w:rPr>
                <w:sz w:val="22"/>
                <w:szCs w:val="22"/>
              </w:rPr>
            </w:rPrChange>
          </w:rPr>
          <w:t>Calcolo dell’incentivo</w:t>
        </w:r>
      </w:ins>
    </w:p>
    <w:p w14:paraId="14F7CCA1" w14:textId="6A534694" w:rsidR="00732A52" w:rsidRPr="00732A52" w:rsidRDefault="00732A52">
      <w:pPr>
        <w:spacing w:after="120" w:line="276" w:lineRule="auto"/>
        <w:jc w:val="both"/>
        <w:rPr>
          <w:ins w:id="32499" w:author="Visone Rossana (GSE)" w:date="2025-09-16T13:08:00Z" w16du:dateUtc="2025-09-16T11:08:00Z"/>
          <w:sz w:val="22"/>
          <w:szCs w:val="22"/>
          <w:rPrChange w:id="32500" w:author="Visone Rossana (GSE)" w:date="2025-09-16T13:08:00Z" w16du:dateUtc="2025-09-16T11:08:00Z">
            <w:rPr>
              <w:ins w:id="32501" w:author="Visone Rossana (GSE)" w:date="2025-09-16T13:08:00Z" w16du:dateUtc="2025-09-16T11:08:00Z"/>
            </w:rPr>
          </w:rPrChange>
        </w:rPr>
        <w:pPrChange w:id="32502" w:author="Visone Rossana (GSE)" w:date="2025-10-20T19:00:00Z" w16du:dateUtc="2025-10-20T17:00:00Z">
          <w:pPr>
            <w:spacing w:after="120"/>
            <w:jc w:val="both"/>
          </w:pPr>
        </w:pPrChange>
      </w:pPr>
      <w:ins w:id="32503" w:author="Visone Rossana (GSE)" w:date="2025-09-16T13:08:00Z" w16du:dateUtc="2025-09-16T11:08:00Z">
        <w:r w:rsidRPr="00732A52">
          <w:rPr>
            <w:sz w:val="22"/>
            <w:szCs w:val="22"/>
            <w:rPrChange w:id="32504" w:author="Visone Rossana (GSE)" w:date="2025-09-16T13:08:00Z" w16du:dateUtc="2025-09-16T11:08:00Z">
              <w:rPr/>
            </w:rPrChange>
          </w:rPr>
          <w:t>Le spese sostenute per la diagnosi e la certificazione energetica degli interventi che le prevedono obbligatoriamente sono incentivate nelle misure seguenti:</w:t>
        </w:r>
      </w:ins>
    </w:p>
    <w:p w14:paraId="0171F237" w14:textId="40F17152" w:rsidR="00732A52" w:rsidRPr="00732A52" w:rsidRDefault="00732A52" w:rsidP="00732A52">
      <w:pPr>
        <w:numPr>
          <w:ilvl w:val="0"/>
          <w:numId w:val="129"/>
        </w:numPr>
        <w:spacing w:after="120" w:line="276" w:lineRule="auto"/>
        <w:ind w:hanging="218"/>
        <w:jc w:val="both"/>
        <w:rPr>
          <w:ins w:id="32505" w:author="Visone Rossana (GSE)" w:date="2025-09-16T13:08:00Z" w16du:dateUtc="2025-09-16T11:08:00Z"/>
          <w:rFonts w:cs="Calibri"/>
          <w:sz w:val="22"/>
          <w:szCs w:val="22"/>
          <w:rPrChange w:id="32506" w:author="Visone Rossana (GSE)" w:date="2025-09-16T13:08:00Z" w16du:dateUtc="2025-09-16T11:08:00Z">
            <w:rPr>
              <w:ins w:id="32507" w:author="Visone Rossana (GSE)" w:date="2025-09-16T13:08:00Z" w16du:dateUtc="2025-09-16T11:08:00Z"/>
              <w:rFonts w:cs="Calibri"/>
            </w:rPr>
          </w:rPrChange>
        </w:rPr>
      </w:pPr>
      <w:ins w:id="32508" w:author="Visone Rossana (GSE)" w:date="2025-09-16T13:08:00Z" w16du:dateUtc="2025-09-16T11:08:00Z">
        <w:r w:rsidRPr="00732A52">
          <w:rPr>
            <w:rFonts w:cs="Calibri"/>
            <w:sz w:val="22"/>
            <w:szCs w:val="22"/>
            <w:rPrChange w:id="32509" w:author="Visone Rossana (GSE)" w:date="2025-09-16T13:08:00Z" w16du:dateUtc="2025-09-16T11:08:00Z">
              <w:rPr>
                <w:rFonts w:cs="Calibri"/>
              </w:rPr>
            </w:rPrChange>
          </w:rPr>
          <w:t>per le Amministrazioni Pubbliche</w:t>
        </w:r>
      </w:ins>
      <w:ins w:id="32510" w:author="Visone Rossana (GSE)" w:date="2025-09-16T13:09:00Z" w16du:dateUtc="2025-09-16T11:09:00Z">
        <w:r>
          <w:rPr>
            <w:rFonts w:cs="Calibri"/>
            <w:sz w:val="22"/>
            <w:szCs w:val="22"/>
          </w:rPr>
          <w:t xml:space="preserve">, </w:t>
        </w:r>
      </w:ins>
      <w:ins w:id="32511" w:author="Visone Rossana (GSE)" w:date="2025-09-16T13:08:00Z" w16du:dateUtc="2025-09-16T11:08:00Z">
        <w:r w:rsidRPr="00732A52">
          <w:rPr>
            <w:rFonts w:cs="Calibri"/>
            <w:sz w:val="22"/>
            <w:szCs w:val="22"/>
            <w:rPrChange w:id="32512" w:author="Visone Rossana (GSE)" w:date="2025-09-16T13:08:00Z" w16du:dateUtc="2025-09-16T11:08:00Z">
              <w:rPr>
                <w:rFonts w:cs="Calibri"/>
              </w:rPr>
            </w:rPrChange>
          </w:rPr>
          <w:t xml:space="preserve">le ESCo </w:t>
        </w:r>
      </w:ins>
      <w:ins w:id="32513" w:author="Visone Rossana (GSE)" w:date="2025-09-16T13:09:00Z" w16du:dateUtc="2025-09-16T11:09:00Z">
        <w:r>
          <w:rPr>
            <w:rFonts w:cs="Calibri"/>
            <w:sz w:val="22"/>
            <w:szCs w:val="22"/>
          </w:rPr>
          <w:t xml:space="preserve">e </w:t>
        </w:r>
        <w:commentRangeStart w:id="32514"/>
        <w:r w:rsidRPr="00732A52">
          <w:rPr>
            <w:rFonts w:cs="Calibri"/>
            <w:sz w:val="22"/>
            <w:szCs w:val="22"/>
            <w:highlight w:val="yellow"/>
            <w:rPrChange w:id="32515" w:author="Visone Rossana (GSE)" w:date="2025-09-16T13:09:00Z" w16du:dateUtc="2025-09-16T11:09:00Z">
              <w:rPr>
                <w:rFonts w:cs="Calibri"/>
                <w:sz w:val="22"/>
                <w:szCs w:val="22"/>
              </w:rPr>
            </w:rPrChange>
          </w:rPr>
          <w:t>gli altri soggetti deputati</w:t>
        </w:r>
      </w:ins>
      <w:commentRangeEnd w:id="32514"/>
      <w:ins w:id="32516" w:author="Visone Rossana (GSE)" w:date="2025-09-16T13:10:00Z" w16du:dateUtc="2025-09-16T11:10:00Z">
        <w:r>
          <w:rPr>
            <w:rStyle w:val="Rimandocommento"/>
            <w:rFonts w:cs="Calibri"/>
            <w:sz w:val="22"/>
            <w:szCs w:val="22"/>
          </w:rPr>
          <w:commentReference w:id="32514"/>
        </w:r>
      </w:ins>
      <w:ins w:id="32517" w:author="Visone Rossana (GSE)" w:date="2025-09-16T13:09:00Z" w16du:dateUtc="2025-09-16T11:09:00Z">
        <w:r>
          <w:rPr>
            <w:rFonts w:cs="Calibri"/>
            <w:sz w:val="22"/>
            <w:szCs w:val="22"/>
          </w:rPr>
          <w:t xml:space="preserve"> </w:t>
        </w:r>
      </w:ins>
      <w:ins w:id="32518" w:author="Visone Rossana (GSE)" w:date="2025-09-16T13:08:00Z" w16du:dateUtc="2025-09-16T11:08:00Z">
        <w:r w:rsidRPr="00732A52">
          <w:rPr>
            <w:rFonts w:cs="Calibri"/>
            <w:sz w:val="22"/>
            <w:szCs w:val="22"/>
            <w:rPrChange w:id="32519" w:author="Visone Rossana (GSE)" w:date="2025-09-16T13:08:00Z" w16du:dateUtc="2025-09-16T11:08:00Z">
              <w:rPr>
                <w:rFonts w:cs="Calibri"/>
              </w:rPr>
            </w:rPrChange>
          </w:rPr>
          <w:t xml:space="preserve">che operano </w:t>
        </w:r>
        <w:del w:id="32520" w:author="Visone Rossana (GSE)" w:date="2025-10-20T17:30:00Z" w16du:dateUtc="2025-10-20T15:30:00Z">
          <w:r w:rsidRPr="00732A52">
            <w:rPr>
              <w:rFonts w:cs="Calibri"/>
              <w:sz w:val="22"/>
              <w:szCs w:val="22"/>
              <w:rPrChange w:id="32521" w:author="Visone Rossana (GSE)" w:date="2025-09-16T13:08:00Z" w16du:dateUtc="2025-09-16T11:08:00Z">
                <w:rPr>
                  <w:rFonts w:cs="Calibri"/>
                </w:rPr>
              </w:rPrChange>
            </w:rPr>
            <w:delText xml:space="preserve">per loro </w:delText>
          </w:r>
        </w:del>
        <w:r w:rsidRPr="00732A52">
          <w:rPr>
            <w:rFonts w:cs="Calibri"/>
            <w:sz w:val="22"/>
            <w:szCs w:val="22"/>
            <w:rPrChange w:id="32522" w:author="Visone Rossana (GSE)" w:date="2025-09-16T13:08:00Z" w16du:dateUtc="2025-09-16T11:08:00Z">
              <w:rPr>
                <w:rFonts w:cs="Calibri"/>
              </w:rPr>
            </w:rPrChange>
          </w:rPr>
          <w:t>conto</w:t>
        </w:r>
      </w:ins>
      <w:ins w:id="32523" w:author="Visone Rossana (GSE)" w:date="2025-10-20T17:30:00Z" w16du:dateUtc="2025-10-20T15:30:00Z">
        <w:r w:rsidR="00D22E19">
          <w:rPr>
            <w:rFonts w:cs="Calibri"/>
            <w:sz w:val="22"/>
            <w:szCs w:val="22"/>
          </w:rPr>
          <w:t xml:space="preserve"> della PA</w:t>
        </w:r>
      </w:ins>
      <w:ins w:id="32524" w:author="Visone Rossana (GSE)" w:date="2025-09-16T13:08:00Z" w16du:dateUtc="2025-09-16T11:08:00Z">
        <w:r w:rsidRPr="00732A52">
          <w:rPr>
            <w:rFonts w:cs="Calibri"/>
            <w:sz w:val="22"/>
            <w:szCs w:val="22"/>
            <w:rPrChange w:id="32525" w:author="Visone Rossana (GSE)" w:date="2025-09-16T13:08:00Z" w16du:dateUtc="2025-09-16T11:08:00Z">
              <w:rPr>
                <w:rFonts w:cs="Calibri"/>
              </w:rPr>
            </w:rPrChange>
          </w:rPr>
          <w:t>, l’incentivo è previsto nella misura del 100% della spesa;</w:t>
        </w:r>
      </w:ins>
    </w:p>
    <w:p w14:paraId="0B65E487" w14:textId="77777777" w:rsidR="00732A52" w:rsidRPr="00732A52" w:rsidRDefault="00732A52" w:rsidP="00732A52">
      <w:pPr>
        <w:numPr>
          <w:ilvl w:val="0"/>
          <w:numId w:val="129"/>
        </w:numPr>
        <w:spacing w:after="120" w:line="276" w:lineRule="auto"/>
        <w:ind w:hanging="218"/>
        <w:jc w:val="both"/>
        <w:rPr>
          <w:ins w:id="32526" w:author="Visone Rossana (GSE)" w:date="2025-09-16T13:08:00Z" w16du:dateUtc="2025-09-16T11:08:00Z"/>
          <w:rFonts w:cs="Calibri"/>
          <w:sz w:val="22"/>
          <w:szCs w:val="22"/>
          <w:rPrChange w:id="32527" w:author="Visone Rossana (GSE)" w:date="2025-09-16T13:08:00Z" w16du:dateUtc="2025-09-16T11:08:00Z">
            <w:rPr>
              <w:ins w:id="32528" w:author="Visone Rossana (GSE)" w:date="2025-09-16T13:08:00Z" w16du:dateUtc="2025-09-16T11:08:00Z"/>
              <w:rFonts w:cs="Calibri"/>
            </w:rPr>
          </w:rPrChange>
        </w:rPr>
      </w:pPr>
      <w:ins w:id="32529" w:author="Visone Rossana (GSE)" w:date="2025-09-16T13:08:00Z" w16du:dateUtc="2025-09-16T11:08:00Z">
        <w:r w:rsidRPr="00732A52">
          <w:rPr>
            <w:rFonts w:cs="Calibri"/>
            <w:sz w:val="22"/>
            <w:szCs w:val="22"/>
            <w:rPrChange w:id="32530" w:author="Visone Rossana (GSE)" w:date="2025-09-16T13:08:00Z" w16du:dateUtc="2025-09-16T11:08:00Z">
              <w:rPr>
                <w:rFonts w:cs="Calibri"/>
              </w:rPr>
            </w:rPrChange>
          </w:rPr>
          <w:t>per i Soggetti privati, le Cooperative di abitanti e le Cooperative sociali, l’incentivo è previsto nella misura del 50% della spesa.</w:t>
        </w:r>
      </w:ins>
    </w:p>
    <w:p w14:paraId="53DD3DAE" w14:textId="585579C9" w:rsidR="00891BCC" w:rsidDel="00CC6FFC" w:rsidRDefault="00891BCC">
      <w:pPr>
        <w:spacing w:after="120" w:line="276" w:lineRule="auto"/>
        <w:jc w:val="both"/>
        <w:rPr>
          <w:ins w:id="32531" w:author="Visone Rossana (GSE)" w:date="2025-09-22T18:31:00Z" w16du:dateUtc="2025-09-22T16:31:00Z"/>
          <w:del w:id="32532" w:author="Visone Rossana (GSE)" w:date="2025-10-20T13:23:00Z" w16du:dateUtc="2025-10-20T11:23:00Z"/>
          <w:sz w:val="22"/>
          <w:szCs w:val="22"/>
        </w:rPr>
        <w:pPrChange w:id="32533" w:author="Visone Rossana (GSE)" w:date="2025-10-20T19:00:00Z" w16du:dateUtc="2025-10-20T17:00:00Z">
          <w:pPr>
            <w:spacing w:after="120"/>
            <w:jc w:val="both"/>
          </w:pPr>
        </w:pPrChange>
      </w:pPr>
    </w:p>
    <w:p w14:paraId="26C605EA" w14:textId="622DF5F3" w:rsidR="00891BCC" w:rsidDel="00CC6FFC" w:rsidRDefault="00891BCC">
      <w:pPr>
        <w:spacing w:after="120" w:line="276" w:lineRule="auto"/>
        <w:jc w:val="both"/>
        <w:rPr>
          <w:ins w:id="32534" w:author="Visone Rossana (GSE)" w:date="2025-09-22T18:31:00Z" w16du:dateUtc="2025-09-22T16:31:00Z"/>
          <w:del w:id="32535" w:author="Visone Rossana (GSE)" w:date="2025-10-20T13:23:00Z" w16du:dateUtc="2025-10-20T11:23:00Z"/>
          <w:sz w:val="22"/>
          <w:szCs w:val="22"/>
        </w:rPr>
        <w:pPrChange w:id="32536" w:author="Visone Rossana (GSE)" w:date="2025-10-20T19:00:00Z" w16du:dateUtc="2025-10-20T17:00:00Z">
          <w:pPr>
            <w:spacing w:after="120"/>
            <w:jc w:val="both"/>
          </w:pPr>
        </w:pPrChange>
      </w:pPr>
    </w:p>
    <w:p w14:paraId="51530906" w14:textId="184154A1" w:rsidR="00891BCC" w:rsidDel="00CC6FFC" w:rsidRDefault="00891BCC">
      <w:pPr>
        <w:spacing w:after="120" w:line="276" w:lineRule="auto"/>
        <w:jc w:val="both"/>
        <w:rPr>
          <w:ins w:id="32537" w:author="Visone Rossana (GSE)" w:date="2025-09-22T18:31:00Z" w16du:dateUtc="2025-09-22T16:31:00Z"/>
          <w:del w:id="32538" w:author="Visone Rossana (GSE)" w:date="2025-10-20T13:23:00Z" w16du:dateUtc="2025-10-20T11:23:00Z"/>
          <w:sz w:val="22"/>
          <w:szCs w:val="22"/>
        </w:rPr>
        <w:pPrChange w:id="32539" w:author="Visone Rossana (GSE)" w:date="2025-10-20T19:00:00Z" w16du:dateUtc="2025-10-20T17:00:00Z">
          <w:pPr>
            <w:spacing w:after="120"/>
            <w:jc w:val="both"/>
          </w:pPr>
        </w:pPrChange>
      </w:pPr>
    </w:p>
    <w:p w14:paraId="5F711054" w14:textId="5FEE73A4" w:rsidR="00891BCC" w:rsidRDefault="00CC6FFC">
      <w:pPr>
        <w:spacing w:after="120" w:line="276" w:lineRule="auto"/>
        <w:jc w:val="both"/>
        <w:rPr>
          <w:ins w:id="32540" w:author="Visone Rossana (GSE)" w:date="2025-09-22T18:31:00Z" w16du:dateUtc="2025-09-22T16:31:00Z"/>
          <w:sz w:val="22"/>
          <w:szCs w:val="22"/>
        </w:rPr>
        <w:pPrChange w:id="32541" w:author="Visone Rossana (GSE)" w:date="2025-10-20T19:00:00Z" w16du:dateUtc="2025-10-20T17:00:00Z">
          <w:pPr>
            <w:spacing w:after="120"/>
            <w:jc w:val="both"/>
          </w:pPr>
        </w:pPrChange>
      </w:pPr>
      <w:ins w:id="32542" w:author="Visone Rossana (GSE)" w:date="2025-10-20T13:23:00Z" w16du:dateUtc="2025-10-20T11:23:00Z">
        <w:r w:rsidRPr="006926E9">
          <w:rPr>
            <w:bCs/>
            <w:sz w:val="22"/>
            <w:szCs w:val="22"/>
            <w:highlight w:val="cyan"/>
          </w:rPr>
          <w:t xml:space="preserve">Per le grandi imprese, ivi inclusi gli ETS economici con tale dimensione di impresa, non costituisce una spesa ammissibile il costo sostenuto per la redazione dell’attestato di prestazione energetica post </w:t>
        </w:r>
        <w:r>
          <w:rPr>
            <w:bCs/>
            <w:sz w:val="22"/>
            <w:szCs w:val="22"/>
            <w:highlight w:val="cyan"/>
          </w:rPr>
          <w:t>operam</w:t>
        </w:r>
        <w:r w:rsidRPr="006926E9">
          <w:rPr>
            <w:bCs/>
            <w:sz w:val="22"/>
            <w:szCs w:val="22"/>
            <w:highlight w:val="cyan"/>
          </w:rPr>
          <w:t>, ai sensi</w:t>
        </w:r>
        <w:commentRangeStart w:id="32543"/>
        <w:r w:rsidRPr="006926E9">
          <w:rPr>
            <w:bCs/>
            <w:sz w:val="22"/>
            <w:szCs w:val="22"/>
            <w:highlight w:val="cyan"/>
          </w:rPr>
          <w:t xml:space="preserve"> dell’art. 26, comma 2</w:t>
        </w:r>
      </w:ins>
      <w:ins w:id="32544" w:author="Visone Rossana (GSE)" w:date="2025-10-20T17:31:00Z" w16du:dateUtc="2025-10-20T15:31:00Z">
        <w:r w:rsidR="00D22E19">
          <w:rPr>
            <w:bCs/>
            <w:sz w:val="22"/>
            <w:szCs w:val="22"/>
            <w:highlight w:val="cyan"/>
          </w:rPr>
          <w:t>,</w:t>
        </w:r>
      </w:ins>
      <w:ins w:id="32545" w:author="Visone Rossana (GSE)" w:date="2025-10-20T13:23:00Z" w16du:dateUtc="2025-10-20T11:23:00Z">
        <w:r w:rsidRPr="006926E9">
          <w:rPr>
            <w:bCs/>
            <w:sz w:val="22"/>
            <w:szCs w:val="22"/>
            <w:highlight w:val="cyan"/>
          </w:rPr>
          <w:t xml:space="preserve"> del Decreto</w:t>
        </w:r>
        <w:commentRangeEnd w:id="32543"/>
        <w:r w:rsidRPr="006926E9">
          <w:rPr>
            <w:rStyle w:val="Rimandocommento"/>
            <w:bCs/>
            <w:sz w:val="22"/>
            <w:szCs w:val="22"/>
            <w:highlight w:val="cyan"/>
          </w:rPr>
          <w:commentReference w:id="32543"/>
        </w:r>
        <w:r w:rsidRPr="006926E9">
          <w:rPr>
            <w:bCs/>
            <w:sz w:val="22"/>
            <w:szCs w:val="22"/>
            <w:highlight w:val="cyan"/>
          </w:rPr>
          <w:t>.</w:t>
        </w:r>
      </w:ins>
    </w:p>
    <w:p w14:paraId="5950A827" w14:textId="57E1DF28" w:rsidR="00891BCC" w:rsidDel="00CC6FFC" w:rsidRDefault="00891BCC">
      <w:pPr>
        <w:spacing w:after="120" w:line="276" w:lineRule="auto"/>
        <w:jc w:val="both"/>
        <w:rPr>
          <w:ins w:id="32547" w:author="Visone Rossana (GSE)" w:date="2025-09-22T18:31:00Z" w16du:dateUtc="2025-09-22T16:31:00Z"/>
          <w:del w:id="32548" w:author="Visone Rossana (GSE)" w:date="2025-10-20T13:23:00Z" w16du:dateUtc="2025-10-20T11:23:00Z"/>
          <w:sz w:val="22"/>
          <w:szCs w:val="22"/>
        </w:rPr>
        <w:pPrChange w:id="32549" w:author="Visone Rossana (GSE)" w:date="2025-10-20T19:00:00Z" w16du:dateUtc="2025-10-20T17:00:00Z">
          <w:pPr>
            <w:spacing w:after="120"/>
            <w:jc w:val="both"/>
          </w:pPr>
        </w:pPrChange>
      </w:pPr>
    </w:p>
    <w:p w14:paraId="5EFCB987" w14:textId="7E799540" w:rsidR="00732A52" w:rsidRPr="00732A52" w:rsidRDefault="00732A52">
      <w:pPr>
        <w:spacing w:after="120" w:line="276" w:lineRule="auto"/>
        <w:jc w:val="both"/>
        <w:rPr>
          <w:ins w:id="32550" w:author="Visone Rossana (GSE)" w:date="2025-09-16T13:08:00Z" w16du:dateUtc="2025-09-16T11:08:00Z"/>
          <w:sz w:val="22"/>
          <w:szCs w:val="22"/>
          <w:rPrChange w:id="32551" w:author="Visone Rossana (GSE)" w:date="2025-09-16T13:08:00Z" w16du:dateUtc="2025-09-16T11:08:00Z">
            <w:rPr>
              <w:ins w:id="32552" w:author="Visone Rossana (GSE)" w:date="2025-09-16T13:08:00Z" w16du:dateUtc="2025-09-16T11:08:00Z"/>
            </w:rPr>
          </w:rPrChange>
        </w:rPr>
        <w:pPrChange w:id="32553" w:author="Visone Rossana (GSE)" w:date="2025-10-20T19:00:00Z" w16du:dateUtc="2025-10-20T17:00:00Z">
          <w:pPr>
            <w:spacing w:after="120"/>
            <w:jc w:val="both"/>
          </w:pPr>
        </w:pPrChange>
      </w:pPr>
      <w:ins w:id="32554" w:author="Visone Rossana (GSE)" w:date="2025-09-16T13:08:00Z" w16du:dateUtc="2025-09-16T11:08:00Z">
        <w:r w:rsidRPr="00732A52">
          <w:rPr>
            <w:sz w:val="22"/>
            <w:szCs w:val="22"/>
            <w:rPrChange w:id="32555" w:author="Visone Rossana (GSE)" w:date="2025-09-16T13:08:00Z" w16du:dateUtc="2025-09-16T11:08:00Z">
              <w:rPr/>
            </w:rPrChange>
          </w:rPr>
          <w:t>È previsto un valore massimale dell’incentivo e un costo unitario massimo in funzione dalla destinazione d’uso e dalla superficie utile dell’immobile</w:t>
        </w:r>
      </w:ins>
      <w:ins w:id="32556" w:author="Visone Rossana (GSE)" w:date="2025-10-20T17:33:00Z" w16du:dateUtc="2025-10-20T15:33:00Z">
        <w:r w:rsidR="00A96AFB">
          <w:rPr>
            <w:sz w:val="22"/>
            <w:szCs w:val="22"/>
          </w:rPr>
          <w:t>, secondo quanto previsto nella Tabella</w:t>
        </w:r>
      </w:ins>
      <w:ins w:id="32557" w:author="Visone Rossana (GSE)" w:date="2025-09-16T13:08:00Z" w16du:dateUtc="2025-09-16T11:08:00Z">
        <w:del w:id="32558" w:author="Visone Rossana (GSE)" w:date="2025-10-20T17:33:00Z" w16du:dateUtc="2025-10-20T15:33:00Z">
          <w:r w:rsidRPr="00732A52">
            <w:rPr>
              <w:sz w:val="22"/>
              <w:szCs w:val="22"/>
              <w:rPrChange w:id="32559" w:author="Visone Rossana (GSE)" w:date="2025-09-16T13:08:00Z" w16du:dateUtc="2025-09-16T11:08:00Z">
                <w:rPr/>
              </w:rPrChange>
            </w:rPr>
            <w:delText xml:space="preserve"> ed è ricavabile </w:delText>
          </w:r>
        </w:del>
        <w:del w:id="32560" w:author="Visone Rossana (GSE)" w:date="2025-10-20T17:32:00Z" w16du:dateUtc="2025-10-20T15:32:00Z">
          <w:r w:rsidRPr="00732A52">
            <w:rPr>
              <w:sz w:val="22"/>
              <w:szCs w:val="22"/>
              <w:rPrChange w:id="32561" w:author="Visone Rossana (GSE)" w:date="2025-09-16T13:08:00Z" w16du:dateUtc="2025-09-16T11:08:00Z">
                <w:rPr/>
              </w:rPrChange>
            </w:rPr>
            <w:delText>dalla seguente tabella (n.</w:delText>
          </w:r>
        </w:del>
        <w:r w:rsidRPr="00732A52">
          <w:rPr>
            <w:sz w:val="22"/>
            <w:szCs w:val="22"/>
            <w:rPrChange w:id="32562" w:author="Visone Rossana (GSE)" w:date="2025-09-16T13:08:00Z" w16du:dateUtc="2025-09-16T11:08:00Z">
              <w:rPr/>
            </w:rPrChange>
          </w:rPr>
          <w:t xml:space="preserve"> </w:t>
        </w:r>
      </w:ins>
      <w:ins w:id="32563" w:author="Visone Rossana (GSE)" w:date="2025-09-16T13:10:00Z" w16du:dateUtc="2025-09-16T11:10:00Z">
        <w:r>
          <w:rPr>
            <w:sz w:val="22"/>
            <w:szCs w:val="22"/>
          </w:rPr>
          <w:t xml:space="preserve">21 </w:t>
        </w:r>
      </w:ins>
      <w:ins w:id="32564" w:author="Visone Rossana (GSE)" w:date="2025-09-16T13:08:00Z" w16du:dateUtc="2025-09-16T11:08:00Z">
        <w:r w:rsidRPr="00732A52">
          <w:rPr>
            <w:sz w:val="22"/>
            <w:szCs w:val="22"/>
            <w:rPrChange w:id="32565" w:author="Visone Rossana (GSE)" w:date="2025-09-16T13:08:00Z" w16du:dateUtc="2025-09-16T11:08:00Z">
              <w:rPr/>
            </w:rPrChange>
          </w:rPr>
          <w:t>del</w:t>
        </w:r>
      </w:ins>
      <w:ins w:id="32566" w:author="Visone Rossana (GSE)" w:date="2025-10-20T17:33:00Z" w16du:dateUtc="2025-10-20T15:33:00Z">
        <w:r w:rsidR="00A96AFB">
          <w:rPr>
            <w:sz w:val="22"/>
            <w:szCs w:val="22"/>
          </w:rPr>
          <w:t>l’Allegato II</w:t>
        </w:r>
      </w:ins>
      <w:ins w:id="32567" w:author="Visone Rossana (GSE)" w:date="2025-09-16T13:10:00Z" w16du:dateUtc="2025-09-16T11:10:00Z">
        <w:r w:rsidRPr="004B7131">
          <w:rPr>
            <w:sz w:val="22"/>
            <w:szCs w:val="22"/>
          </w:rPr>
          <w:t xml:space="preserve"> </w:t>
        </w:r>
      </w:ins>
      <w:ins w:id="32568" w:author="Visone Rossana (GSE)" w:date="2025-10-20T17:33:00Z" w16du:dateUtc="2025-10-20T15:33:00Z">
        <w:r>
          <w:rPr>
            <w:sz w:val="22"/>
            <w:szCs w:val="22"/>
          </w:rPr>
          <w:t xml:space="preserve">del </w:t>
        </w:r>
      </w:ins>
      <w:ins w:id="32569" w:author="Visone Rossana (GSE)" w:date="2025-09-16T13:08:00Z" w16du:dateUtc="2025-09-16T11:08:00Z">
        <w:r w:rsidRPr="00732A52">
          <w:rPr>
            <w:sz w:val="22"/>
            <w:szCs w:val="22"/>
            <w:rPrChange w:id="32570" w:author="Visone Rossana (GSE)" w:date="2025-09-16T13:08:00Z" w16du:dateUtc="2025-09-16T11:08:00Z">
              <w:rPr/>
            </w:rPrChange>
          </w:rPr>
          <w:t>Decreto</w:t>
        </w:r>
        <w:del w:id="32571" w:author="Visone Rossana (GSE)" w:date="2025-10-20T17:33:00Z" w16du:dateUtc="2025-10-20T15:33:00Z">
          <w:r w:rsidRPr="00732A52">
            <w:rPr>
              <w:sz w:val="22"/>
              <w:szCs w:val="22"/>
              <w:rPrChange w:id="32572" w:author="Visone Rossana (GSE)" w:date="2025-09-16T13:08:00Z" w16du:dateUtc="2025-09-16T11:08:00Z">
                <w:rPr/>
              </w:rPrChange>
            </w:rPr>
            <w:delText>):</w:delText>
          </w:r>
        </w:del>
      </w:ins>
      <w:ins w:id="32573" w:author="Visone Rossana (GSE)" w:date="2025-10-20T17:33:00Z" w16du:dateUtc="2025-10-20T15:33:00Z">
        <w:r w:rsidR="00A96AFB">
          <w:rPr>
            <w:sz w:val="22"/>
            <w:szCs w:val="22"/>
          </w:rPr>
          <w:t>.</w:t>
        </w:r>
      </w:ins>
      <w:ins w:id="32574" w:author="Visone Rossana (GSE)" w:date="2025-09-16T13:08:00Z" w16du:dateUtc="2025-09-16T11:08:00Z">
        <w:r w:rsidRPr="00732A52">
          <w:rPr>
            <w:sz w:val="22"/>
            <w:szCs w:val="22"/>
            <w:rPrChange w:id="32575" w:author="Visone Rossana (GSE)" w:date="2025-09-16T13:08:00Z" w16du:dateUtc="2025-09-16T11:08:00Z">
              <w:rPr/>
            </w:rPrChange>
          </w:rPr>
          <w:t xml:space="preserve"> </w:t>
        </w:r>
      </w:ins>
    </w:p>
    <w:tbl>
      <w:tblPr>
        <w:tblStyle w:val="TableNormal1"/>
        <w:tblW w:w="96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32576" w:author="Visone Rossana (GSE)" w:date="2025-10-20T17:34:00Z" w16du:dateUtc="2025-10-20T15:34:00Z">
          <w:tblPr>
            <w:tblStyle w:val="TableNormal1"/>
            <w:tblW w:w="96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4197"/>
        <w:gridCol w:w="1889"/>
        <w:gridCol w:w="1884"/>
        <w:gridCol w:w="1668"/>
        <w:tblGridChange w:id="32577">
          <w:tblGrid>
            <w:gridCol w:w="135"/>
            <w:gridCol w:w="4062"/>
            <w:gridCol w:w="135"/>
            <w:gridCol w:w="1754"/>
            <w:gridCol w:w="135"/>
            <w:gridCol w:w="1749"/>
            <w:gridCol w:w="135"/>
            <w:gridCol w:w="1533"/>
            <w:gridCol w:w="135"/>
          </w:tblGrid>
        </w:tblGridChange>
      </w:tblGrid>
      <w:tr w:rsidR="00A96AFB" w:rsidRPr="00110BE6" w14:paraId="1D6A2AE6" w14:textId="77777777" w:rsidTr="00A96AFB">
        <w:trPr>
          <w:trHeight w:val="308"/>
          <w:ins w:id="32578" w:author="Visone Rossana (GSE)" w:date="2025-10-20T17:33:00Z"/>
          <w:trPrChange w:id="32579" w:author="Visone Rossana (GSE)" w:date="2025-10-20T17:34:00Z" w16du:dateUtc="2025-10-20T15:34:00Z">
            <w:trPr>
              <w:gridBefore w:val="1"/>
              <w:trHeight w:val="688"/>
            </w:trPr>
          </w:trPrChange>
        </w:trPr>
        <w:tc>
          <w:tcPr>
            <w:tcW w:w="9638" w:type="dxa"/>
            <w:gridSpan w:val="4"/>
            <w:shd w:val="clear" w:color="auto" w:fill="D9D9D9" w:themeFill="background1" w:themeFillShade="D9"/>
            <w:vAlign w:val="center"/>
            <w:tcPrChange w:id="32580" w:author="Visone Rossana (GSE)" w:date="2025-10-20T17:34:00Z" w16du:dateUtc="2025-10-20T15:34:00Z">
              <w:tcPr>
                <w:tcW w:w="9638" w:type="dxa"/>
                <w:gridSpan w:val="8"/>
                <w:shd w:val="clear" w:color="auto" w:fill="D9D9D9" w:themeFill="background1" w:themeFillShade="D9"/>
                <w:vAlign w:val="center"/>
              </w:tcPr>
            </w:tcPrChange>
          </w:tcPr>
          <w:p w14:paraId="40D09829" w14:textId="05BD0A08" w:rsidR="00A96AFB" w:rsidRPr="004E59E6" w:rsidRDefault="00A96AFB">
            <w:pPr>
              <w:pStyle w:val="TableParagraph"/>
              <w:ind w:left="161"/>
              <w:rPr>
                <w:ins w:id="32581" w:author="Visone Rossana (GSE)" w:date="2025-10-20T17:33:00Z" w16du:dateUtc="2025-10-20T15:33:00Z"/>
                <w:b/>
                <w:sz w:val="18"/>
                <w:lang w:val="it-IT"/>
                <w:rPrChange w:id="32582" w:author="Di Lorenzo Michele (GSE)" w:date="2025-10-29T12:04:00Z" w16du:dateUtc="2025-10-29T11:04:00Z">
                  <w:rPr>
                    <w:ins w:id="32583" w:author="Visone Rossana (GSE)" w:date="2025-10-20T17:33:00Z" w16du:dateUtc="2025-10-20T15:33:00Z"/>
                    <w:b/>
                    <w:sz w:val="18"/>
                  </w:rPr>
                </w:rPrChange>
              </w:rPr>
              <w:pPrChange w:id="32584" w:author="Visone Rossana (GSE)" w:date="2025-10-20T17:34:00Z" w16du:dateUtc="2025-10-20T15:34:00Z">
                <w:pPr>
                  <w:pStyle w:val="TableParagraph"/>
                  <w:ind w:left="161"/>
                  <w:jc w:val="center"/>
                </w:pPr>
              </w:pPrChange>
            </w:pPr>
            <w:ins w:id="32585" w:author="Visone Rossana (GSE)" w:date="2025-10-20T17:34:00Z" w16du:dateUtc="2025-10-20T15:34:00Z">
              <w:r w:rsidRPr="004E59E6">
                <w:rPr>
                  <w:rFonts w:asciiTheme="minorHAnsi" w:hAnsiTheme="minorHAnsi" w:cstheme="minorHAnsi"/>
                  <w:b/>
                  <w:sz w:val="16"/>
                  <w:szCs w:val="16"/>
                </w:rPr>
                <w:t>[Tabella 21 – Allegato II – D.M. 7 agosto 2025]</w:t>
              </w:r>
            </w:ins>
          </w:p>
        </w:tc>
      </w:tr>
      <w:tr w:rsidR="007A2B79" w:rsidRPr="00110BE6" w14:paraId="44C789A4" w14:textId="77777777" w:rsidTr="00E25AFF">
        <w:trPr>
          <w:trHeight w:val="688"/>
          <w:ins w:id="32586" w:author="Visone Rossana (GSE)" w:date="2025-10-20T17:32:00Z"/>
          <w:trPrChange w:id="32587" w:author="Visone Rossana (GSE)" w:date="2025-10-20T17:32:00Z" w16du:dateUtc="2025-10-20T15:32:00Z">
            <w:trPr>
              <w:gridBefore w:val="1"/>
              <w:trHeight w:val="688"/>
            </w:trPr>
          </w:trPrChange>
        </w:trPr>
        <w:tc>
          <w:tcPr>
            <w:tcW w:w="4197" w:type="dxa"/>
            <w:shd w:val="clear" w:color="auto" w:fill="D9D9D9" w:themeFill="background1" w:themeFillShade="D9"/>
            <w:vAlign w:val="center"/>
            <w:tcPrChange w:id="32588" w:author="Visone Rossana (GSE)" w:date="2025-10-20T17:32:00Z" w16du:dateUtc="2025-10-20T15:32:00Z">
              <w:tcPr>
                <w:tcW w:w="4197" w:type="dxa"/>
                <w:gridSpan w:val="2"/>
                <w:vAlign w:val="center"/>
              </w:tcPr>
            </w:tcPrChange>
          </w:tcPr>
          <w:p w14:paraId="19C14DF5" w14:textId="77777777" w:rsidR="007A2B79" w:rsidRPr="00110BE6" w:rsidRDefault="007A2B79">
            <w:pPr>
              <w:pStyle w:val="TableParagraph"/>
              <w:ind w:left="69"/>
              <w:jc w:val="center"/>
              <w:rPr>
                <w:ins w:id="32589" w:author="Visone Rossana (GSE)" w:date="2025-10-20T17:32:00Z" w16du:dateUtc="2025-10-20T15:32:00Z"/>
                <w:b/>
                <w:sz w:val="18"/>
              </w:rPr>
            </w:pPr>
            <w:ins w:id="32590" w:author="Visone Rossana (GSE)" w:date="2025-10-20T17:32:00Z" w16du:dateUtc="2025-10-20T15:32:00Z">
              <w:r w:rsidRPr="00110BE6">
                <w:rPr>
                  <w:b/>
                  <w:sz w:val="18"/>
                </w:rPr>
                <w:t>Destinazione d’uso</w:t>
              </w:r>
            </w:ins>
          </w:p>
        </w:tc>
        <w:tc>
          <w:tcPr>
            <w:tcW w:w="1889" w:type="dxa"/>
            <w:shd w:val="clear" w:color="auto" w:fill="D9D9D9" w:themeFill="background1" w:themeFillShade="D9"/>
            <w:vAlign w:val="center"/>
            <w:tcPrChange w:id="32591" w:author="Visone Rossana (GSE)" w:date="2025-10-20T17:32:00Z" w16du:dateUtc="2025-10-20T15:32:00Z">
              <w:tcPr>
                <w:tcW w:w="1889" w:type="dxa"/>
                <w:gridSpan w:val="2"/>
                <w:vAlign w:val="center"/>
              </w:tcPr>
            </w:tcPrChange>
          </w:tcPr>
          <w:p w14:paraId="27D860C9" w14:textId="77777777" w:rsidR="007A2B79" w:rsidRPr="00110BE6" w:rsidRDefault="007A2B79">
            <w:pPr>
              <w:pStyle w:val="TableParagraph"/>
              <w:spacing w:line="223" w:lineRule="exact"/>
              <w:ind w:left="60"/>
              <w:jc w:val="center"/>
              <w:rPr>
                <w:ins w:id="32592" w:author="Visone Rossana (GSE)" w:date="2025-10-20T17:32:00Z" w16du:dateUtc="2025-10-20T15:32:00Z"/>
                <w:b/>
                <w:sz w:val="18"/>
              </w:rPr>
            </w:pPr>
            <w:ins w:id="32593" w:author="Visone Rossana (GSE)" w:date="2025-10-20T17:32:00Z" w16du:dateUtc="2025-10-20T15:32:00Z">
              <w:r w:rsidRPr="00110BE6">
                <w:rPr>
                  <w:b/>
                  <w:sz w:val="18"/>
                </w:rPr>
                <w:t>Superficie utile</w:t>
              </w:r>
            </w:ins>
          </w:p>
          <w:p w14:paraId="3305BC03" w14:textId="77777777" w:rsidR="007A2B79" w:rsidRPr="00110BE6" w:rsidRDefault="007A2B79">
            <w:pPr>
              <w:pStyle w:val="TableParagraph"/>
              <w:spacing w:before="4" w:line="228" w:lineRule="exact"/>
              <w:ind w:left="60"/>
              <w:jc w:val="center"/>
              <w:rPr>
                <w:ins w:id="32594" w:author="Visone Rossana (GSE)" w:date="2025-10-20T17:32:00Z" w16du:dateUtc="2025-10-20T15:32:00Z"/>
                <w:b/>
                <w:sz w:val="18"/>
              </w:rPr>
            </w:pPr>
            <w:ins w:id="32595" w:author="Visone Rossana (GSE)" w:date="2025-10-20T17:32:00Z" w16du:dateUtc="2025-10-20T15:32:00Z">
              <w:r w:rsidRPr="00110BE6">
                <w:rPr>
                  <w:b/>
                  <w:w w:val="95"/>
                  <w:sz w:val="18"/>
                </w:rPr>
                <w:t xml:space="preserve">dell’immobile </w:t>
              </w:r>
              <w:r w:rsidRPr="00110BE6">
                <w:rPr>
                  <w:b/>
                  <w:sz w:val="18"/>
                </w:rPr>
                <w:t>(m</w:t>
              </w:r>
              <w:r w:rsidRPr="00110BE6">
                <w:rPr>
                  <w:b/>
                  <w:sz w:val="18"/>
                  <w:vertAlign w:val="superscript"/>
                </w:rPr>
                <w:t>2</w:t>
              </w:r>
              <w:r w:rsidRPr="00110BE6">
                <w:rPr>
                  <w:b/>
                  <w:sz w:val="18"/>
                </w:rPr>
                <w:t>)</w:t>
              </w:r>
            </w:ins>
          </w:p>
        </w:tc>
        <w:tc>
          <w:tcPr>
            <w:tcW w:w="1884" w:type="dxa"/>
            <w:shd w:val="clear" w:color="auto" w:fill="D9D9D9" w:themeFill="background1" w:themeFillShade="D9"/>
            <w:vAlign w:val="center"/>
            <w:tcPrChange w:id="32596" w:author="Visone Rossana (GSE)" w:date="2025-10-20T17:32:00Z" w16du:dateUtc="2025-10-20T15:32:00Z">
              <w:tcPr>
                <w:tcW w:w="1884" w:type="dxa"/>
                <w:gridSpan w:val="2"/>
                <w:vAlign w:val="center"/>
              </w:tcPr>
            </w:tcPrChange>
          </w:tcPr>
          <w:p w14:paraId="7E0A9361" w14:textId="77777777" w:rsidR="007A2B79" w:rsidRPr="00110BE6" w:rsidRDefault="007A2B79">
            <w:pPr>
              <w:pStyle w:val="TableParagraph"/>
              <w:spacing w:line="223" w:lineRule="exact"/>
              <w:ind w:left="13"/>
              <w:jc w:val="center"/>
              <w:rPr>
                <w:ins w:id="32597" w:author="Visone Rossana (GSE)" w:date="2025-10-20T17:32:00Z" w16du:dateUtc="2025-10-20T15:32:00Z"/>
                <w:b/>
                <w:sz w:val="18"/>
              </w:rPr>
            </w:pPr>
            <w:ins w:id="32598" w:author="Visone Rossana (GSE)" w:date="2025-10-20T17:32:00Z" w16du:dateUtc="2025-10-20T15:32:00Z">
              <w:r w:rsidRPr="00110BE6">
                <w:rPr>
                  <w:b/>
                  <w:sz w:val="18"/>
                </w:rPr>
                <w:t>Costo unitario</w:t>
              </w:r>
            </w:ins>
          </w:p>
          <w:p w14:paraId="76C4FDB3" w14:textId="77777777" w:rsidR="007A2B79" w:rsidRPr="00110BE6" w:rsidRDefault="007A2B79">
            <w:pPr>
              <w:pStyle w:val="TableParagraph"/>
              <w:spacing w:before="4" w:line="228" w:lineRule="exact"/>
              <w:ind w:left="13"/>
              <w:jc w:val="center"/>
              <w:rPr>
                <w:ins w:id="32599" w:author="Visone Rossana (GSE)" w:date="2025-10-20T17:32:00Z" w16du:dateUtc="2025-10-20T15:32:00Z"/>
                <w:b/>
                <w:sz w:val="18"/>
              </w:rPr>
            </w:pPr>
            <w:ins w:id="32600" w:author="Visone Rossana (GSE)" w:date="2025-10-20T17:32:00Z" w16du:dateUtc="2025-10-20T15:32:00Z">
              <w:r w:rsidRPr="00110BE6">
                <w:rPr>
                  <w:b/>
                  <w:sz w:val="18"/>
                </w:rPr>
                <w:t>massimo (€/m</w:t>
              </w:r>
              <w:r w:rsidRPr="00110BE6">
                <w:rPr>
                  <w:b/>
                  <w:sz w:val="18"/>
                  <w:vertAlign w:val="superscript"/>
                </w:rPr>
                <w:t>2</w:t>
              </w:r>
              <w:r w:rsidRPr="00110BE6">
                <w:rPr>
                  <w:b/>
                  <w:sz w:val="18"/>
                </w:rPr>
                <w:t>)</w:t>
              </w:r>
            </w:ins>
          </w:p>
        </w:tc>
        <w:tc>
          <w:tcPr>
            <w:tcW w:w="1668" w:type="dxa"/>
            <w:shd w:val="clear" w:color="auto" w:fill="D9D9D9" w:themeFill="background1" w:themeFillShade="D9"/>
            <w:vAlign w:val="center"/>
            <w:tcPrChange w:id="32601" w:author="Visone Rossana (GSE)" w:date="2025-10-20T17:32:00Z" w16du:dateUtc="2025-10-20T15:32:00Z">
              <w:tcPr>
                <w:tcW w:w="1668" w:type="dxa"/>
                <w:gridSpan w:val="2"/>
                <w:vAlign w:val="center"/>
              </w:tcPr>
            </w:tcPrChange>
          </w:tcPr>
          <w:p w14:paraId="7E45B9D4" w14:textId="77777777" w:rsidR="007A2B79" w:rsidRPr="00110BE6" w:rsidRDefault="007A2B79">
            <w:pPr>
              <w:pStyle w:val="TableParagraph"/>
              <w:ind w:left="161"/>
              <w:jc w:val="center"/>
              <w:rPr>
                <w:ins w:id="32602" w:author="Visone Rossana (GSE)" w:date="2025-10-20T17:32:00Z" w16du:dateUtc="2025-10-20T15:32:00Z"/>
                <w:b/>
                <w:sz w:val="18"/>
              </w:rPr>
            </w:pPr>
            <w:ins w:id="32603" w:author="Visone Rossana (GSE)" w:date="2025-10-20T17:32:00Z" w16du:dateUtc="2025-10-20T15:32:00Z">
              <w:r w:rsidRPr="00110BE6">
                <w:rPr>
                  <w:b/>
                  <w:sz w:val="18"/>
                </w:rPr>
                <w:t>Valore massimo erogabile</w:t>
              </w:r>
            </w:ins>
          </w:p>
          <w:p w14:paraId="53F6F951" w14:textId="77777777" w:rsidR="007A2B79" w:rsidRPr="00110BE6" w:rsidRDefault="007A2B79">
            <w:pPr>
              <w:pStyle w:val="TableParagraph"/>
              <w:spacing w:line="215" w:lineRule="exact"/>
              <w:ind w:left="161"/>
              <w:jc w:val="center"/>
              <w:rPr>
                <w:ins w:id="32604" w:author="Visone Rossana (GSE)" w:date="2025-10-20T17:32:00Z" w16du:dateUtc="2025-10-20T15:32:00Z"/>
                <w:b/>
                <w:sz w:val="18"/>
              </w:rPr>
            </w:pPr>
            <w:ins w:id="32605" w:author="Visone Rossana (GSE)" w:date="2025-10-20T17:32:00Z" w16du:dateUtc="2025-10-20T15:32:00Z">
              <w:r w:rsidRPr="00110BE6">
                <w:rPr>
                  <w:b/>
                  <w:sz w:val="18"/>
                </w:rPr>
                <w:t>(€)</w:t>
              </w:r>
            </w:ins>
          </w:p>
        </w:tc>
      </w:tr>
      <w:tr w:rsidR="007A2B79" w:rsidRPr="00110BE6" w14:paraId="2CC438C5" w14:textId="77777777">
        <w:trPr>
          <w:trHeight w:val="395"/>
          <w:ins w:id="32606" w:author="Visone Rossana (GSE)" w:date="2025-10-20T17:32:00Z"/>
        </w:trPr>
        <w:tc>
          <w:tcPr>
            <w:tcW w:w="4197" w:type="dxa"/>
            <w:vMerge w:val="restart"/>
            <w:vAlign w:val="center"/>
          </w:tcPr>
          <w:p w14:paraId="35F84407" w14:textId="77777777" w:rsidR="007A2B79" w:rsidRPr="00110BE6" w:rsidRDefault="007A2B79">
            <w:pPr>
              <w:pStyle w:val="TableParagraph"/>
              <w:spacing w:line="217" w:lineRule="exact"/>
              <w:ind w:left="69"/>
              <w:jc w:val="center"/>
              <w:rPr>
                <w:ins w:id="32607" w:author="Visone Rossana (GSE)" w:date="2025-10-20T17:32:00Z" w16du:dateUtc="2025-10-20T15:32:00Z"/>
                <w:sz w:val="18"/>
                <w:lang w:val="it-IT"/>
              </w:rPr>
            </w:pPr>
            <w:ins w:id="32608" w:author="Visone Rossana (GSE)" w:date="2025-10-20T17:32:00Z" w16du:dateUtc="2025-10-20T15:32:00Z">
              <w:r w:rsidRPr="00110BE6">
                <w:rPr>
                  <w:sz w:val="18"/>
                  <w:lang w:val="it-IT"/>
                </w:rPr>
                <w:t>Edifici residenziali della classe E1 del decreto del Presidente della Repubblica 26 agosto 1993, n. 412 esclusi collegi,</w:t>
              </w:r>
              <w:r>
                <w:rPr>
                  <w:sz w:val="18"/>
                  <w:lang w:val="it-IT"/>
                </w:rPr>
                <w:t xml:space="preserve"> </w:t>
              </w:r>
              <w:r w:rsidRPr="00110BE6">
                <w:rPr>
                  <w:sz w:val="18"/>
                  <w:lang w:val="it-IT"/>
                </w:rPr>
                <w:t>conventi, case di pena e caserme.</w:t>
              </w:r>
            </w:ins>
          </w:p>
        </w:tc>
        <w:tc>
          <w:tcPr>
            <w:tcW w:w="1889" w:type="dxa"/>
            <w:vAlign w:val="center"/>
          </w:tcPr>
          <w:p w14:paraId="10568628" w14:textId="77777777" w:rsidR="007A2B79" w:rsidRPr="00110BE6" w:rsidRDefault="007A2B79">
            <w:pPr>
              <w:pStyle w:val="TableParagraph"/>
              <w:spacing w:before="77"/>
              <w:ind w:left="51"/>
              <w:jc w:val="center"/>
              <w:rPr>
                <w:ins w:id="32609" w:author="Visone Rossana (GSE)" w:date="2025-10-20T17:32:00Z" w16du:dateUtc="2025-10-20T15:32:00Z"/>
                <w:sz w:val="18"/>
              </w:rPr>
            </w:pPr>
            <w:ins w:id="32610" w:author="Visone Rossana (GSE)" w:date="2025-10-20T17:32:00Z" w16du:dateUtc="2025-10-20T15:32:00Z">
              <w:r w:rsidRPr="00110BE6">
                <w:rPr>
                  <w:sz w:val="18"/>
                </w:rPr>
                <w:t>Fino a 1600 compresi</w:t>
              </w:r>
            </w:ins>
          </w:p>
        </w:tc>
        <w:tc>
          <w:tcPr>
            <w:tcW w:w="1884" w:type="dxa"/>
            <w:vAlign w:val="center"/>
          </w:tcPr>
          <w:p w14:paraId="62655631" w14:textId="77777777" w:rsidR="007A2B79" w:rsidRPr="00110BE6" w:rsidRDefault="007A2B79">
            <w:pPr>
              <w:pStyle w:val="TableParagraph"/>
              <w:spacing w:before="77"/>
              <w:ind w:left="10"/>
              <w:jc w:val="center"/>
              <w:rPr>
                <w:ins w:id="32611" w:author="Visone Rossana (GSE)" w:date="2025-10-20T17:32:00Z" w16du:dateUtc="2025-10-20T15:32:00Z"/>
                <w:sz w:val="18"/>
              </w:rPr>
            </w:pPr>
            <w:ins w:id="32612" w:author="Visone Rossana (GSE)" w:date="2025-10-20T17:32:00Z" w16du:dateUtc="2025-10-20T15:32:00Z">
              <w:r w:rsidRPr="00110BE6">
                <w:rPr>
                  <w:sz w:val="18"/>
                </w:rPr>
                <w:t>1,50</w:t>
              </w:r>
            </w:ins>
          </w:p>
        </w:tc>
        <w:tc>
          <w:tcPr>
            <w:tcW w:w="1668" w:type="dxa"/>
            <w:vMerge w:val="restart"/>
            <w:vAlign w:val="center"/>
          </w:tcPr>
          <w:p w14:paraId="64A86F57" w14:textId="77777777" w:rsidR="007A2B79" w:rsidRPr="00110BE6" w:rsidRDefault="007A2B79">
            <w:pPr>
              <w:pStyle w:val="TableParagraph"/>
              <w:jc w:val="center"/>
              <w:rPr>
                <w:ins w:id="32613" w:author="Visone Rossana (GSE)" w:date="2025-10-20T17:32:00Z" w16du:dateUtc="2025-10-20T15:32:00Z"/>
                <w:sz w:val="18"/>
              </w:rPr>
            </w:pPr>
            <w:ins w:id="32614" w:author="Visone Rossana (GSE)" w:date="2025-10-20T17:32:00Z" w16du:dateUtc="2025-10-20T15:32:00Z">
              <w:r w:rsidRPr="00110BE6">
                <w:rPr>
                  <w:sz w:val="18"/>
                </w:rPr>
                <w:t>10.000,00</w:t>
              </w:r>
            </w:ins>
          </w:p>
        </w:tc>
      </w:tr>
      <w:tr w:rsidR="007A2B79" w:rsidRPr="00110BE6" w14:paraId="1EDC2EA5" w14:textId="77777777">
        <w:trPr>
          <w:trHeight w:val="285"/>
          <w:ins w:id="32615" w:author="Visone Rossana (GSE)" w:date="2025-10-20T17:32:00Z"/>
        </w:trPr>
        <w:tc>
          <w:tcPr>
            <w:tcW w:w="4197" w:type="dxa"/>
            <w:vMerge/>
            <w:tcBorders>
              <w:top w:val="nil"/>
            </w:tcBorders>
            <w:vAlign w:val="center"/>
          </w:tcPr>
          <w:p w14:paraId="7EC2A113" w14:textId="77777777" w:rsidR="007A2B79" w:rsidRPr="00110BE6" w:rsidRDefault="007A2B79">
            <w:pPr>
              <w:jc w:val="center"/>
              <w:rPr>
                <w:ins w:id="32616" w:author="Visone Rossana (GSE)" w:date="2025-10-20T17:32:00Z" w16du:dateUtc="2025-10-20T15:32:00Z"/>
                <w:sz w:val="18"/>
              </w:rPr>
            </w:pPr>
          </w:p>
        </w:tc>
        <w:tc>
          <w:tcPr>
            <w:tcW w:w="1889" w:type="dxa"/>
            <w:vAlign w:val="center"/>
          </w:tcPr>
          <w:p w14:paraId="0BAA48FF" w14:textId="77777777" w:rsidR="007A2B79" w:rsidRPr="00110BE6" w:rsidRDefault="007A2B79">
            <w:pPr>
              <w:pStyle w:val="TableParagraph"/>
              <w:spacing w:before="19"/>
              <w:ind w:left="51"/>
              <w:jc w:val="center"/>
              <w:rPr>
                <w:ins w:id="32617" w:author="Visone Rossana (GSE)" w:date="2025-10-20T17:32:00Z" w16du:dateUtc="2025-10-20T15:32:00Z"/>
                <w:sz w:val="18"/>
              </w:rPr>
            </w:pPr>
            <w:ins w:id="32618" w:author="Visone Rossana (GSE)" w:date="2025-10-20T17:32:00Z" w16du:dateUtc="2025-10-20T15:32:00Z">
              <w:r w:rsidRPr="00110BE6">
                <w:rPr>
                  <w:sz w:val="18"/>
                </w:rPr>
                <w:t>Oltre 1600</w:t>
              </w:r>
            </w:ins>
          </w:p>
        </w:tc>
        <w:tc>
          <w:tcPr>
            <w:tcW w:w="1884" w:type="dxa"/>
            <w:vAlign w:val="center"/>
          </w:tcPr>
          <w:p w14:paraId="1EBF121D" w14:textId="77777777" w:rsidR="007A2B79" w:rsidRPr="00110BE6" w:rsidRDefault="007A2B79">
            <w:pPr>
              <w:pStyle w:val="TableParagraph"/>
              <w:spacing w:before="19"/>
              <w:ind w:left="10"/>
              <w:jc w:val="center"/>
              <w:rPr>
                <w:ins w:id="32619" w:author="Visone Rossana (GSE)" w:date="2025-10-20T17:32:00Z" w16du:dateUtc="2025-10-20T15:32:00Z"/>
                <w:sz w:val="18"/>
              </w:rPr>
            </w:pPr>
            <w:ins w:id="32620" w:author="Visone Rossana (GSE)" w:date="2025-10-20T17:32:00Z" w16du:dateUtc="2025-10-20T15:32:00Z">
              <w:r w:rsidRPr="00110BE6">
                <w:rPr>
                  <w:sz w:val="18"/>
                </w:rPr>
                <w:t>1,00</w:t>
              </w:r>
            </w:ins>
          </w:p>
        </w:tc>
        <w:tc>
          <w:tcPr>
            <w:tcW w:w="1668" w:type="dxa"/>
            <w:vMerge/>
            <w:tcBorders>
              <w:top w:val="nil"/>
            </w:tcBorders>
            <w:vAlign w:val="center"/>
          </w:tcPr>
          <w:p w14:paraId="2326B436" w14:textId="77777777" w:rsidR="007A2B79" w:rsidRPr="00110BE6" w:rsidRDefault="007A2B79">
            <w:pPr>
              <w:jc w:val="center"/>
              <w:rPr>
                <w:ins w:id="32621" w:author="Visone Rossana (GSE)" w:date="2025-10-20T17:32:00Z" w16du:dateUtc="2025-10-20T15:32:00Z"/>
                <w:sz w:val="18"/>
              </w:rPr>
            </w:pPr>
          </w:p>
        </w:tc>
      </w:tr>
      <w:tr w:rsidR="007A2B79" w:rsidRPr="00110BE6" w14:paraId="77FA06AC" w14:textId="77777777">
        <w:trPr>
          <w:trHeight w:val="460"/>
          <w:ins w:id="32622" w:author="Visone Rossana (GSE)" w:date="2025-10-20T17:32:00Z"/>
        </w:trPr>
        <w:tc>
          <w:tcPr>
            <w:tcW w:w="4197" w:type="dxa"/>
            <w:vAlign w:val="center"/>
          </w:tcPr>
          <w:p w14:paraId="7FF63E2A" w14:textId="77777777" w:rsidR="007A2B79" w:rsidRPr="00110BE6" w:rsidRDefault="007A2B79">
            <w:pPr>
              <w:pStyle w:val="TableParagraph"/>
              <w:spacing w:line="217" w:lineRule="exact"/>
              <w:ind w:left="69"/>
              <w:jc w:val="center"/>
              <w:rPr>
                <w:ins w:id="32623" w:author="Visone Rossana (GSE)" w:date="2025-10-20T17:32:00Z" w16du:dateUtc="2025-10-20T15:32:00Z"/>
                <w:sz w:val="18"/>
                <w:lang w:val="it-IT"/>
              </w:rPr>
            </w:pPr>
            <w:ins w:id="32624" w:author="Visone Rossana (GSE)" w:date="2025-10-20T17:32:00Z" w16du:dateUtc="2025-10-20T15:32:00Z">
              <w:r w:rsidRPr="00110BE6">
                <w:rPr>
                  <w:sz w:val="18"/>
                  <w:lang w:val="it-IT"/>
                </w:rPr>
                <w:t>Edifici della classe E3 del decreto del Presidente della Repubblica 26 agosto1993, n. 412 (Ospedali e case di cura).</w:t>
              </w:r>
            </w:ins>
          </w:p>
        </w:tc>
        <w:tc>
          <w:tcPr>
            <w:tcW w:w="1889" w:type="dxa"/>
            <w:vAlign w:val="center"/>
          </w:tcPr>
          <w:p w14:paraId="24BBC360" w14:textId="77777777" w:rsidR="007A2B79" w:rsidRPr="00110BE6" w:rsidRDefault="007A2B79">
            <w:pPr>
              <w:pStyle w:val="TableParagraph"/>
              <w:spacing w:before="108"/>
              <w:ind w:left="1"/>
              <w:jc w:val="center"/>
              <w:rPr>
                <w:ins w:id="32625" w:author="Visone Rossana (GSE)" w:date="2025-10-20T17:32:00Z" w16du:dateUtc="2025-10-20T15:32:00Z"/>
                <w:sz w:val="18"/>
              </w:rPr>
            </w:pPr>
            <w:ins w:id="32626" w:author="Visone Rossana (GSE)" w:date="2025-10-20T17:32:00Z" w16du:dateUtc="2025-10-20T15:32:00Z">
              <w:r w:rsidRPr="00110BE6">
                <w:rPr>
                  <w:w w:val="99"/>
                  <w:sz w:val="18"/>
                </w:rPr>
                <w:t>-</w:t>
              </w:r>
            </w:ins>
          </w:p>
        </w:tc>
        <w:tc>
          <w:tcPr>
            <w:tcW w:w="1884" w:type="dxa"/>
            <w:vAlign w:val="center"/>
          </w:tcPr>
          <w:p w14:paraId="524305ED" w14:textId="77777777" w:rsidR="007A2B79" w:rsidRPr="00110BE6" w:rsidRDefault="007A2B79">
            <w:pPr>
              <w:pStyle w:val="TableParagraph"/>
              <w:spacing w:before="108"/>
              <w:ind w:left="10"/>
              <w:jc w:val="center"/>
              <w:rPr>
                <w:ins w:id="32627" w:author="Visone Rossana (GSE)" w:date="2025-10-20T17:32:00Z" w16du:dateUtc="2025-10-20T15:32:00Z"/>
                <w:sz w:val="18"/>
              </w:rPr>
            </w:pPr>
            <w:ins w:id="32628" w:author="Visone Rossana (GSE)" w:date="2025-10-20T17:32:00Z" w16du:dateUtc="2025-10-20T15:32:00Z">
              <w:r w:rsidRPr="00110BE6">
                <w:rPr>
                  <w:sz w:val="18"/>
                </w:rPr>
                <w:t>3,50</w:t>
              </w:r>
            </w:ins>
          </w:p>
        </w:tc>
        <w:tc>
          <w:tcPr>
            <w:tcW w:w="1668" w:type="dxa"/>
            <w:vAlign w:val="center"/>
          </w:tcPr>
          <w:p w14:paraId="70473CF2" w14:textId="77777777" w:rsidR="007A2B79" w:rsidRPr="00110BE6" w:rsidRDefault="007A2B79">
            <w:pPr>
              <w:pStyle w:val="TableParagraph"/>
              <w:spacing w:before="108"/>
              <w:ind w:left="-34"/>
              <w:jc w:val="center"/>
              <w:rPr>
                <w:ins w:id="32629" w:author="Visone Rossana (GSE)" w:date="2025-10-20T17:32:00Z" w16du:dateUtc="2025-10-20T15:32:00Z"/>
                <w:sz w:val="18"/>
              </w:rPr>
            </w:pPr>
            <w:ins w:id="32630" w:author="Visone Rossana (GSE)" w:date="2025-10-20T17:32:00Z" w16du:dateUtc="2025-10-20T15:32:00Z">
              <w:r w:rsidRPr="00110BE6">
                <w:rPr>
                  <w:sz w:val="18"/>
                </w:rPr>
                <w:t>18.000,00</w:t>
              </w:r>
            </w:ins>
          </w:p>
        </w:tc>
      </w:tr>
      <w:tr w:rsidR="007A2B79" w:rsidRPr="00110BE6" w14:paraId="0DAF2224" w14:textId="77777777">
        <w:trPr>
          <w:trHeight w:val="314"/>
          <w:ins w:id="32631" w:author="Visone Rossana (GSE)" w:date="2025-10-20T17:32:00Z"/>
        </w:trPr>
        <w:tc>
          <w:tcPr>
            <w:tcW w:w="4197" w:type="dxa"/>
            <w:vMerge w:val="restart"/>
            <w:vAlign w:val="center"/>
          </w:tcPr>
          <w:p w14:paraId="4DDEF0F1" w14:textId="77777777" w:rsidR="007A2B79" w:rsidRPr="00110BE6" w:rsidRDefault="007A2B79">
            <w:pPr>
              <w:pStyle w:val="TableParagraph"/>
              <w:ind w:left="69"/>
              <w:jc w:val="center"/>
              <w:rPr>
                <w:ins w:id="32632" w:author="Visone Rossana (GSE)" w:date="2025-10-20T17:32:00Z" w16du:dateUtc="2025-10-20T15:32:00Z"/>
                <w:sz w:val="18"/>
              </w:rPr>
            </w:pPr>
            <w:ins w:id="32633" w:author="Visone Rossana (GSE)" w:date="2025-10-20T17:32:00Z" w16du:dateUtc="2025-10-20T15:32:00Z">
              <w:r w:rsidRPr="00110BE6">
                <w:rPr>
                  <w:sz w:val="18"/>
                </w:rPr>
                <w:t>Tutti gli altri edifici.</w:t>
              </w:r>
            </w:ins>
          </w:p>
        </w:tc>
        <w:tc>
          <w:tcPr>
            <w:tcW w:w="1889" w:type="dxa"/>
            <w:vAlign w:val="center"/>
          </w:tcPr>
          <w:p w14:paraId="7CCE1C26" w14:textId="77777777" w:rsidR="007A2B79" w:rsidRPr="00110BE6" w:rsidRDefault="007A2B79">
            <w:pPr>
              <w:pStyle w:val="TableParagraph"/>
              <w:spacing w:before="34"/>
              <w:ind w:left="51"/>
              <w:jc w:val="center"/>
              <w:rPr>
                <w:ins w:id="32634" w:author="Visone Rossana (GSE)" w:date="2025-10-20T17:32:00Z" w16du:dateUtc="2025-10-20T15:32:00Z"/>
                <w:sz w:val="18"/>
              </w:rPr>
            </w:pPr>
            <w:ins w:id="32635" w:author="Visone Rossana (GSE)" w:date="2025-10-20T17:32:00Z" w16du:dateUtc="2025-10-20T15:32:00Z">
              <w:r w:rsidRPr="00110BE6">
                <w:rPr>
                  <w:sz w:val="18"/>
                </w:rPr>
                <w:t>Fino a 2500 compresi</w:t>
              </w:r>
            </w:ins>
          </w:p>
        </w:tc>
        <w:tc>
          <w:tcPr>
            <w:tcW w:w="1884" w:type="dxa"/>
            <w:vAlign w:val="center"/>
          </w:tcPr>
          <w:p w14:paraId="0A1ACC67" w14:textId="77777777" w:rsidR="007A2B79" w:rsidRPr="00110BE6" w:rsidRDefault="007A2B79">
            <w:pPr>
              <w:pStyle w:val="TableParagraph"/>
              <w:spacing w:before="34"/>
              <w:ind w:left="10"/>
              <w:jc w:val="center"/>
              <w:rPr>
                <w:ins w:id="32636" w:author="Visone Rossana (GSE)" w:date="2025-10-20T17:32:00Z" w16du:dateUtc="2025-10-20T15:32:00Z"/>
                <w:sz w:val="18"/>
              </w:rPr>
            </w:pPr>
            <w:ins w:id="32637" w:author="Visone Rossana (GSE)" w:date="2025-10-20T17:32:00Z" w16du:dateUtc="2025-10-20T15:32:00Z">
              <w:r w:rsidRPr="00110BE6">
                <w:rPr>
                  <w:sz w:val="18"/>
                </w:rPr>
                <w:t>2,50</w:t>
              </w:r>
            </w:ins>
          </w:p>
        </w:tc>
        <w:tc>
          <w:tcPr>
            <w:tcW w:w="1668" w:type="dxa"/>
            <w:vMerge w:val="restart"/>
            <w:vAlign w:val="center"/>
          </w:tcPr>
          <w:p w14:paraId="412042CA" w14:textId="77777777" w:rsidR="007A2B79" w:rsidRPr="00110BE6" w:rsidRDefault="007A2B79">
            <w:pPr>
              <w:pStyle w:val="TableParagraph"/>
              <w:ind w:left="-34"/>
              <w:jc w:val="center"/>
              <w:rPr>
                <w:ins w:id="32638" w:author="Visone Rossana (GSE)" w:date="2025-10-20T17:32:00Z" w16du:dateUtc="2025-10-20T15:32:00Z"/>
                <w:sz w:val="18"/>
              </w:rPr>
            </w:pPr>
            <w:ins w:id="32639" w:author="Visone Rossana (GSE)" w:date="2025-10-20T17:32:00Z" w16du:dateUtc="2025-10-20T15:32:00Z">
              <w:r w:rsidRPr="00110BE6">
                <w:rPr>
                  <w:sz w:val="18"/>
                </w:rPr>
                <w:t>13.000,00</w:t>
              </w:r>
            </w:ins>
          </w:p>
        </w:tc>
      </w:tr>
      <w:tr w:rsidR="007A2B79" w:rsidRPr="00110BE6" w14:paraId="644344A4" w14:textId="77777777">
        <w:trPr>
          <w:trHeight w:val="258"/>
          <w:ins w:id="32640" w:author="Visone Rossana (GSE)" w:date="2025-10-20T17:32:00Z"/>
        </w:trPr>
        <w:tc>
          <w:tcPr>
            <w:tcW w:w="4197" w:type="dxa"/>
            <w:vMerge/>
            <w:tcBorders>
              <w:top w:val="nil"/>
            </w:tcBorders>
            <w:vAlign w:val="center"/>
          </w:tcPr>
          <w:p w14:paraId="12BD81FE" w14:textId="77777777" w:rsidR="007A2B79" w:rsidRPr="00110BE6" w:rsidRDefault="007A2B79">
            <w:pPr>
              <w:jc w:val="center"/>
              <w:rPr>
                <w:ins w:id="32641" w:author="Visone Rossana (GSE)" w:date="2025-10-20T17:32:00Z" w16du:dateUtc="2025-10-20T15:32:00Z"/>
                <w:sz w:val="18"/>
              </w:rPr>
            </w:pPr>
          </w:p>
        </w:tc>
        <w:tc>
          <w:tcPr>
            <w:tcW w:w="1889" w:type="dxa"/>
            <w:vAlign w:val="center"/>
          </w:tcPr>
          <w:p w14:paraId="0B30A89F" w14:textId="77777777" w:rsidR="007A2B79" w:rsidRPr="00110BE6" w:rsidRDefault="007A2B79">
            <w:pPr>
              <w:pStyle w:val="TableParagraph"/>
              <w:spacing w:before="7"/>
              <w:ind w:left="51"/>
              <w:jc w:val="center"/>
              <w:rPr>
                <w:ins w:id="32642" w:author="Visone Rossana (GSE)" w:date="2025-10-20T17:32:00Z" w16du:dateUtc="2025-10-20T15:32:00Z"/>
                <w:sz w:val="18"/>
              </w:rPr>
            </w:pPr>
            <w:ins w:id="32643" w:author="Visone Rossana (GSE)" w:date="2025-10-20T17:32:00Z" w16du:dateUtc="2025-10-20T15:32:00Z">
              <w:r w:rsidRPr="00110BE6">
                <w:rPr>
                  <w:sz w:val="18"/>
                </w:rPr>
                <w:t>Oltre 2500</w:t>
              </w:r>
            </w:ins>
          </w:p>
        </w:tc>
        <w:tc>
          <w:tcPr>
            <w:tcW w:w="1884" w:type="dxa"/>
            <w:vAlign w:val="center"/>
          </w:tcPr>
          <w:p w14:paraId="64C189D7" w14:textId="77777777" w:rsidR="007A2B79" w:rsidRPr="00110BE6" w:rsidRDefault="007A2B79">
            <w:pPr>
              <w:pStyle w:val="TableParagraph"/>
              <w:spacing w:before="7"/>
              <w:ind w:left="10"/>
              <w:jc w:val="center"/>
              <w:rPr>
                <w:ins w:id="32644" w:author="Visone Rossana (GSE)" w:date="2025-10-20T17:32:00Z" w16du:dateUtc="2025-10-20T15:32:00Z"/>
                <w:sz w:val="18"/>
              </w:rPr>
            </w:pPr>
            <w:ins w:id="32645" w:author="Visone Rossana (GSE)" w:date="2025-10-20T17:32:00Z" w16du:dateUtc="2025-10-20T15:32:00Z">
              <w:r w:rsidRPr="00110BE6">
                <w:rPr>
                  <w:sz w:val="18"/>
                </w:rPr>
                <w:t>2,00</w:t>
              </w:r>
            </w:ins>
          </w:p>
        </w:tc>
        <w:tc>
          <w:tcPr>
            <w:tcW w:w="1668" w:type="dxa"/>
            <w:vMerge/>
            <w:tcBorders>
              <w:top w:val="nil"/>
            </w:tcBorders>
            <w:vAlign w:val="center"/>
          </w:tcPr>
          <w:p w14:paraId="6FD1F224" w14:textId="77777777" w:rsidR="007A2B79" w:rsidRPr="00110BE6" w:rsidRDefault="007A2B79">
            <w:pPr>
              <w:jc w:val="center"/>
              <w:rPr>
                <w:ins w:id="32646" w:author="Visone Rossana (GSE)" w:date="2025-10-20T17:32:00Z" w16du:dateUtc="2025-10-20T15:32:00Z"/>
                <w:sz w:val="18"/>
              </w:rPr>
            </w:pPr>
          </w:p>
        </w:tc>
      </w:tr>
    </w:tbl>
    <w:p w14:paraId="20665503" w14:textId="36E4BA90" w:rsidR="00732A52" w:rsidRPr="007A2B79" w:rsidRDefault="00732A52">
      <w:pPr>
        <w:keepNext/>
        <w:tabs>
          <w:tab w:val="left" w:pos="8006"/>
        </w:tabs>
        <w:spacing w:after="120"/>
        <w:jc w:val="center"/>
        <w:rPr>
          <w:ins w:id="32647" w:author="Visone Rossana (GSE)" w:date="2025-10-20T17:31:00Z" w16du:dateUtc="2025-10-20T15:31:00Z"/>
          <w:i/>
          <w:sz w:val="20"/>
          <w:rPrChange w:id="32648" w:author="Visone Rossana (GSE)" w:date="2025-10-20T19:00:00Z" w16du:dateUtc="2025-10-20T17:00:00Z">
            <w:rPr>
              <w:ins w:id="32649" w:author="Visone Rossana (GSE)" w:date="2025-10-20T17:31:00Z" w16du:dateUtc="2025-10-20T15:31:00Z"/>
              <w:b/>
              <w:bCs/>
              <w:sz w:val="20"/>
            </w:rPr>
          </w:rPrChange>
        </w:rPr>
        <w:pPrChange w:id="32650" w:author="Visone Rossana (GSE)" w:date="2025-10-20T19:00:00Z" w16du:dateUtc="2025-10-20T17:00:00Z">
          <w:pPr>
            <w:keepNext/>
            <w:tabs>
              <w:tab w:val="left" w:pos="8006"/>
            </w:tabs>
            <w:spacing w:after="120"/>
            <w:jc w:val="both"/>
          </w:pPr>
        </w:pPrChange>
      </w:pPr>
      <w:ins w:id="32651" w:author="Visone Rossana (GSE)" w:date="2025-09-16T13:08:00Z" w16du:dateUtc="2025-09-16T11:08:00Z">
        <w:r w:rsidRPr="007A2B79">
          <w:rPr>
            <w:i/>
            <w:sz w:val="20"/>
            <w:rPrChange w:id="32652" w:author="Visone Rossana (GSE)" w:date="2025-10-20T19:00:00Z" w16du:dateUtc="2025-10-20T17:00:00Z">
              <w:rPr>
                <w:b/>
                <w:bCs/>
                <w:sz w:val="20"/>
              </w:rPr>
            </w:rPrChange>
          </w:rPr>
          <w:t xml:space="preserve">Tabella </w:t>
        </w:r>
      </w:ins>
      <w:ins w:id="32653" w:author="Visone Rossana (GSE)" w:date="2025-09-16T14:51:00Z" w16du:dateUtc="2025-09-16T12:51:00Z">
        <w:r w:rsidR="00980940" w:rsidRPr="00A96AFB">
          <w:rPr>
            <w:i/>
            <w:sz w:val="20"/>
            <w:highlight w:val="yellow"/>
            <w:rPrChange w:id="32654" w:author="Visone Rossana (GSE)" w:date="2025-10-20T19:00:00Z" w16du:dateUtc="2025-10-20T17:00:00Z">
              <w:rPr>
                <w:b/>
                <w:bCs/>
                <w:sz w:val="20"/>
              </w:rPr>
            </w:rPrChange>
          </w:rPr>
          <w:t>xx</w:t>
        </w:r>
      </w:ins>
      <w:ins w:id="32655" w:author="Visone Rossana (GSE)" w:date="2025-09-16T13:08:00Z" w16du:dateUtc="2025-09-16T11:08:00Z">
        <w:r w:rsidRPr="007A2B79">
          <w:rPr>
            <w:i/>
            <w:sz w:val="20"/>
            <w:rPrChange w:id="32656" w:author="Visone Rossana (GSE)" w:date="2025-10-20T19:00:00Z" w16du:dateUtc="2025-10-20T17:00:00Z">
              <w:rPr>
                <w:b/>
                <w:bCs/>
                <w:sz w:val="20"/>
              </w:rPr>
            </w:rPrChange>
          </w:rPr>
          <w:t xml:space="preserve"> - Diagnosi e Certificazione energetica: valori necessari per il calcolo dell'incentivo</w:t>
        </w:r>
      </w:ins>
    </w:p>
    <w:p w14:paraId="53853963" w14:textId="77777777" w:rsidR="00BF3C09" w:rsidRPr="00CA0C37" w:rsidDel="00A96AFB" w:rsidRDefault="00BF3C09" w:rsidP="00732A52">
      <w:pPr>
        <w:keepNext/>
        <w:tabs>
          <w:tab w:val="left" w:pos="8006"/>
        </w:tabs>
        <w:spacing w:after="120"/>
        <w:jc w:val="both"/>
        <w:rPr>
          <w:ins w:id="32657" w:author="Visone Rossana (GSE)" w:date="2025-09-16T13:08:00Z" w16du:dateUtc="2025-09-16T11:08:00Z"/>
          <w:del w:id="32658" w:author="Visone Rossana (GSE)" w:date="2025-10-20T17:34:00Z" w16du:dateUtc="2025-10-20T15:34:00Z"/>
          <w:b/>
          <w:bCs/>
          <w:sz w:val="20"/>
        </w:rPr>
      </w:pPr>
    </w:p>
    <w:tbl>
      <w:tblPr>
        <w:tblW w:w="9499" w:type="dxa"/>
        <w:tblLayout w:type="fixed"/>
        <w:tblLook w:val="00A0" w:firstRow="1" w:lastRow="0" w:firstColumn="1" w:lastColumn="0" w:noHBand="0" w:noVBand="0"/>
      </w:tblPr>
      <w:tblGrid>
        <w:gridCol w:w="4609"/>
        <w:gridCol w:w="2126"/>
        <w:gridCol w:w="1276"/>
        <w:gridCol w:w="1488"/>
      </w:tblGrid>
      <w:tr w:rsidR="00732A52" w:rsidRPr="00CA0C37" w14:paraId="4C256626" w14:textId="77777777">
        <w:trPr>
          <w:trHeight w:val="624"/>
          <w:ins w:id="32659" w:author="Visone Rossana (GSE)" w:date="2025-09-16T13:08:00Z"/>
          <w:del w:id="32660" w:author="Visone Rossana (GSE)" w:date="2025-10-20T17:31:00Z"/>
        </w:trPr>
        <w:tc>
          <w:tcPr>
            <w:tcW w:w="9499" w:type="dxa"/>
            <w:gridSpan w:val="4"/>
            <w:shd w:val="clear" w:color="auto" w:fill="F2F2F2"/>
          </w:tcPr>
          <w:p w14:paraId="10D81189" w14:textId="01BB2D98" w:rsidR="00732A52" w:rsidRPr="00CA0C37" w:rsidRDefault="00732A52">
            <w:pPr>
              <w:spacing w:before="60" w:after="60"/>
              <w:jc w:val="both"/>
              <w:rPr>
                <w:ins w:id="32661" w:author="Visone Rossana (GSE)" w:date="2025-09-16T13:08:00Z" w16du:dateUtc="2025-09-16T11:08:00Z"/>
                <w:del w:id="32662" w:author="Visone Rossana (GSE)" w:date="2025-10-20T17:31:00Z" w16du:dateUtc="2025-10-20T15:31:00Z"/>
                <w:sz w:val="18"/>
                <w:szCs w:val="18"/>
              </w:rPr>
            </w:pPr>
            <w:ins w:id="32663" w:author="Visone Rossana (GSE)" w:date="2025-09-16T13:08:00Z" w16du:dateUtc="2025-09-16T11:08:00Z">
              <w:del w:id="32664" w:author="Visone Rossana (GSE)" w:date="2025-10-20T17:31:00Z" w16du:dateUtc="2025-10-20T15:31:00Z">
                <w:r w:rsidRPr="00CA0C37">
                  <w:rPr>
                    <w:b/>
                    <w:sz w:val="18"/>
                    <w:szCs w:val="18"/>
                  </w:rPr>
                  <w:delText xml:space="preserve">[Tabella </w:delText>
                </w:r>
              </w:del>
            </w:ins>
            <w:ins w:id="32665" w:author="Visone Rossana (GSE)" w:date="2025-09-16T13:10:00Z" w16du:dateUtc="2025-09-16T11:10:00Z">
              <w:del w:id="32666" w:author="Visone Rossana (GSE)" w:date="2025-10-20T17:31:00Z" w16du:dateUtc="2025-10-20T15:31:00Z">
                <w:r>
                  <w:rPr>
                    <w:b/>
                    <w:sz w:val="18"/>
                    <w:szCs w:val="18"/>
                  </w:rPr>
                  <w:delText>2</w:delText>
                </w:r>
              </w:del>
            </w:ins>
            <w:ins w:id="32667" w:author="Visone Rossana (GSE)" w:date="2025-09-16T13:08:00Z" w16du:dateUtc="2025-09-16T11:08:00Z">
              <w:del w:id="32668" w:author="Visone Rossana (GSE)" w:date="2025-10-20T17:31:00Z" w16du:dateUtc="2025-10-20T15:31:00Z">
                <w:r w:rsidRPr="00CA0C37">
                  <w:rPr>
                    <w:b/>
                    <w:sz w:val="18"/>
                    <w:szCs w:val="18"/>
                  </w:rPr>
                  <w:delText>1 – Allegato I</w:delText>
                </w:r>
              </w:del>
            </w:ins>
            <w:ins w:id="32669" w:author="Visone Rossana (GSE)" w:date="2025-09-16T13:11:00Z" w16du:dateUtc="2025-09-16T11:11:00Z">
              <w:del w:id="32670" w:author="Visone Rossana (GSE)" w:date="2025-10-20T17:31:00Z" w16du:dateUtc="2025-10-20T15:31:00Z">
                <w:r>
                  <w:rPr>
                    <w:b/>
                    <w:sz w:val="18"/>
                    <w:szCs w:val="18"/>
                  </w:rPr>
                  <w:delText>I</w:delText>
                </w:r>
              </w:del>
            </w:ins>
            <w:ins w:id="32671" w:author="Visone Rossana (GSE)" w:date="2025-09-16T13:08:00Z" w16du:dateUtc="2025-09-16T11:08:00Z">
              <w:del w:id="32672" w:author="Visone Rossana (GSE)" w:date="2025-10-20T17:31:00Z" w16du:dateUtc="2025-10-20T15:31:00Z">
                <w:r w:rsidRPr="00CA0C37">
                  <w:rPr>
                    <w:b/>
                    <w:sz w:val="18"/>
                    <w:szCs w:val="18"/>
                  </w:rPr>
                  <w:delText xml:space="preserve"> </w:delText>
                </w:r>
                <w:r w:rsidRPr="00CA0C37">
                  <w:rPr>
                    <w:b/>
                    <w:bCs/>
                    <w:sz w:val="18"/>
                    <w:szCs w:val="18"/>
                  </w:rPr>
                  <w:delText xml:space="preserve"> </w:delText>
                </w:r>
                <w:r w:rsidRPr="00CA0C37">
                  <w:rPr>
                    <w:rFonts w:cs="Calibri"/>
                    <w:b/>
                    <w:sz w:val="18"/>
                    <w:szCs w:val="18"/>
                  </w:rPr>
                  <w:delText xml:space="preserve">- DM </w:delText>
                </w:r>
              </w:del>
            </w:ins>
            <w:ins w:id="32673" w:author="Visone Rossana (GSE)" w:date="2025-09-16T13:10:00Z" w16du:dateUtc="2025-09-16T11:10:00Z">
              <w:del w:id="32674" w:author="Visone Rossana (GSE)" w:date="2025-10-20T17:31:00Z" w16du:dateUtc="2025-10-20T15:31:00Z">
                <w:r>
                  <w:rPr>
                    <w:rFonts w:cs="Calibri"/>
                    <w:b/>
                    <w:sz w:val="18"/>
                    <w:szCs w:val="18"/>
                  </w:rPr>
                  <w:delText>xx</w:delText>
                </w:r>
              </w:del>
            </w:ins>
            <w:ins w:id="32675" w:author="Visone Rossana (GSE)" w:date="2025-09-16T13:08:00Z" w16du:dateUtc="2025-09-16T11:08:00Z">
              <w:del w:id="32676" w:author="Visone Rossana (GSE)" w:date="2025-10-20T17:31:00Z" w16du:dateUtc="2025-10-20T15:31:00Z">
                <w:r w:rsidRPr="00CA0C37">
                  <w:rPr>
                    <w:rFonts w:cs="Calibri"/>
                    <w:b/>
                    <w:sz w:val="18"/>
                    <w:szCs w:val="18"/>
                  </w:rPr>
                  <w:delText>]</w:delText>
                </w:r>
              </w:del>
            </w:ins>
          </w:p>
        </w:tc>
      </w:tr>
      <w:tr w:rsidR="00732A52" w:rsidRPr="00CA0C37" w14:paraId="164459B6"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rPr>
          <w:trHeight w:val="624"/>
          <w:jc w:val="center"/>
          <w:ins w:id="32677" w:author="Visone Rossana (GSE)" w:date="2025-09-16T13:08:00Z"/>
          <w:del w:id="32678" w:author="Visone Rossana (GSE)" w:date="2025-10-20T17:31:00Z"/>
        </w:trPr>
        <w:tc>
          <w:tcPr>
            <w:tcW w:w="4609" w:type="dxa"/>
          </w:tcPr>
          <w:p w14:paraId="51CC8E2E" w14:textId="77777777" w:rsidR="00732A52" w:rsidRPr="00CA0C37" w:rsidRDefault="00732A52">
            <w:pPr>
              <w:contextualSpacing/>
              <w:jc w:val="both"/>
              <w:rPr>
                <w:ins w:id="32679" w:author="Visone Rossana (GSE)" w:date="2025-09-16T13:08:00Z" w16du:dateUtc="2025-09-16T11:08:00Z"/>
                <w:del w:id="32680" w:author="Visone Rossana (GSE)" w:date="2025-10-20T17:31:00Z" w16du:dateUtc="2025-10-20T15:31:00Z"/>
                <w:b/>
                <w:sz w:val="18"/>
                <w:szCs w:val="18"/>
              </w:rPr>
            </w:pPr>
            <w:ins w:id="32681" w:author="Visone Rossana (GSE)" w:date="2025-09-16T13:08:00Z" w16du:dateUtc="2025-09-16T11:08:00Z">
              <w:del w:id="32682" w:author="Visone Rossana (GSE)" w:date="2025-10-20T17:31:00Z" w16du:dateUtc="2025-10-20T15:31:00Z">
                <w:r w:rsidRPr="00CA0C37">
                  <w:rPr>
                    <w:b/>
                    <w:sz w:val="18"/>
                    <w:szCs w:val="18"/>
                  </w:rPr>
                  <w:delText>Destinazione d'uso</w:delText>
                </w:r>
              </w:del>
            </w:ins>
          </w:p>
        </w:tc>
        <w:tc>
          <w:tcPr>
            <w:tcW w:w="2126" w:type="dxa"/>
          </w:tcPr>
          <w:p w14:paraId="2F775467" w14:textId="77777777" w:rsidR="00732A52" w:rsidRPr="00CA0C37" w:rsidRDefault="00732A52">
            <w:pPr>
              <w:contextualSpacing/>
              <w:jc w:val="center"/>
              <w:rPr>
                <w:ins w:id="32683" w:author="Visone Rossana (GSE)" w:date="2025-09-16T13:08:00Z" w16du:dateUtc="2025-09-16T11:08:00Z"/>
                <w:del w:id="32684" w:author="Visone Rossana (GSE)" w:date="2025-10-20T17:31:00Z" w16du:dateUtc="2025-10-20T15:31:00Z"/>
                <w:b/>
                <w:sz w:val="18"/>
                <w:szCs w:val="18"/>
              </w:rPr>
            </w:pPr>
            <w:ins w:id="32685" w:author="Visone Rossana (GSE)" w:date="2025-09-16T13:08:00Z" w16du:dateUtc="2025-09-16T11:08:00Z">
              <w:del w:id="32686" w:author="Visone Rossana (GSE)" w:date="2025-10-20T17:31:00Z" w16du:dateUtc="2025-10-20T15:31:00Z">
                <w:r w:rsidRPr="00CA0C37">
                  <w:rPr>
                    <w:b/>
                    <w:sz w:val="18"/>
                    <w:szCs w:val="18"/>
                  </w:rPr>
                  <w:delText>Superficie utile dell'immobile</w:delText>
                </w:r>
              </w:del>
            </w:ins>
          </w:p>
          <w:p w14:paraId="0FEDB728" w14:textId="77777777" w:rsidR="00732A52" w:rsidRPr="00CA0C37" w:rsidRDefault="00732A52">
            <w:pPr>
              <w:contextualSpacing/>
              <w:jc w:val="center"/>
              <w:rPr>
                <w:ins w:id="32687" w:author="Visone Rossana (GSE)" w:date="2025-09-16T13:08:00Z" w16du:dateUtc="2025-09-16T11:08:00Z"/>
                <w:del w:id="32688" w:author="Visone Rossana (GSE)" w:date="2025-10-20T17:31:00Z" w16du:dateUtc="2025-10-20T15:31:00Z"/>
                <w:b/>
                <w:sz w:val="18"/>
                <w:szCs w:val="18"/>
              </w:rPr>
            </w:pPr>
            <w:ins w:id="32689" w:author="Visone Rossana (GSE)" w:date="2025-09-16T13:08:00Z" w16du:dateUtc="2025-09-16T11:08:00Z">
              <w:del w:id="32690" w:author="Visone Rossana (GSE)" w:date="2025-10-20T17:31:00Z" w16du:dateUtc="2025-10-20T15:31:00Z">
                <w:r w:rsidRPr="00CA0C37">
                  <w:rPr>
                    <w:b/>
                    <w:sz w:val="18"/>
                    <w:szCs w:val="18"/>
                  </w:rPr>
                  <w:delText>[m</w:delText>
                </w:r>
                <w:r w:rsidRPr="00CA0C37">
                  <w:rPr>
                    <w:b/>
                    <w:sz w:val="18"/>
                    <w:szCs w:val="18"/>
                    <w:vertAlign w:val="superscript"/>
                  </w:rPr>
                  <w:delText>2</w:delText>
                </w:r>
                <w:r w:rsidRPr="00CA0C37">
                  <w:rPr>
                    <w:b/>
                    <w:sz w:val="18"/>
                    <w:szCs w:val="18"/>
                  </w:rPr>
                  <w:delText>]</w:delText>
                </w:r>
              </w:del>
            </w:ins>
          </w:p>
        </w:tc>
        <w:tc>
          <w:tcPr>
            <w:tcW w:w="1276" w:type="dxa"/>
          </w:tcPr>
          <w:p w14:paraId="2D9834CD" w14:textId="77777777" w:rsidR="00732A52" w:rsidRPr="00CA0C37" w:rsidRDefault="00732A52">
            <w:pPr>
              <w:contextualSpacing/>
              <w:jc w:val="center"/>
              <w:rPr>
                <w:ins w:id="32691" w:author="Visone Rossana (GSE)" w:date="2025-09-16T13:08:00Z" w16du:dateUtc="2025-09-16T11:08:00Z"/>
                <w:del w:id="32692" w:author="Visone Rossana (GSE)" w:date="2025-10-20T17:31:00Z" w16du:dateUtc="2025-10-20T15:31:00Z"/>
                <w:b/>
                <w:sz w:val="18"/>
                <w:szCs w:val="18"/>
              </w:rPr>
            </w:pPr>
            <w:ins w:id="32693" w:author="Visone Rossana (GSE)" w:date="2025-09-16T13:08:00Z" w16du:dateUtc="2025-09-16T11:08:00Z">
              <w:del w:id="32694" w:author="Visone Rossana (GSE)" w:date="2025-10-20T17:31:00Z" w16du:dateUtc="2025-10-20T15:31:00Z">
                <w:r w:rsidRPr="00CA0C37">
                  <w:rPr>
                    <w:b/>
                    <w:sz w:val="18"/>
                    <w:szCs w:val="18"/>
                  </w:rPr>
                  <w:delText>Costo unitario massimo</w:delText>
                </w:r>
              </w:del>
            </w:ins>
          </w:p>
          <w:p w14:paraId="432E69F3" w14:textId="77777777" w:rsidR="00732A52" w:rsidRPr="00CA0C37" w:rsidRDefault="00732A52">
            <w:pPr>
              <w:contextualSpacing/>
              <w:jc w:val="center"/>
              <w:rPr>
                <w:ins w:id="32695" w:author="Visone Rossana (GSE)" w:date="2025-09-16T13:08:00Z" w16du:dateUtc="2025-09-16T11:08:00Z"/>
                <w:del w:id="32696" w:author="Visone Rossana (GSE)" w:date="2025-10-20T17:31:00Z" w16du:dateUtc="2025-10-20T15:31:00Z"/>
                <w:b/>
                <w:sz w:val="18"/>
                <w:szCs w:val="18"/>
              </w:rPr>
            </w:pPr>
            <w:ins w:id="32697" w:author="Visone Rossana (GSE)" w:date="2025-09-16T13:08:00Z" w16du:dateUtc="2025-09-16T11:08:00Z">
              <w:del w:id="32698" w:author="Visone Rossana (GSE)" w:date="2025-10-20T17:31:00Z" w16du:dateUtc="2025-10-20T15:31:00Z">
                <w:r w:rsidRPr="00CA0C37">
                  <w:rPr>
                    <w:b/>
                    <w:sz w:val="18"/>
                    <w:szCs w:val="18"/>
                  </w:rPr>
                  <w:delText>[€/m</w:delText>
                </w:r>
                <w:r w:rsidRPr="00CA0C37">
                  <w:rPr>
                    <w:b/>
                    <w:sz w:val="18"/>
                    <w:szCs w:val="18"/>
                    <w:vertAlign w:val="superscript"/>
                  </w:rPr>
                  <w:delText>2</w:delText>
                </w:r>
                <w:r w:rsidRPr="00CA0C37">
                  <w:rPr>
                    <w:b/>
                    <w:sz w:val="18"/>
                    <w:szCs w:val="18"/>
                  </w:rPr>
                  <w:delText>]</w:delText>
                </w:r>
              </w:del>
            </w:ins>
          </w:p>
        </w:tc>
        <w:tc>
          <w:tcPr>
            <w:tcW w:w="1488" w:type="dxa"/>
          </w:tcPr>
          <w:p w14:paraId="66A36212" w14:textId="77777777" w:rsidR="00732A52" w:rsidRPr="00CA0C37" w:rsidRDefault="00732A52">
            <w:pPr>
              <w:contextualSpacing/>
              <w:jc w:val="center"/>
              <w:rPr>
                <w:ins w:id="32699" w:author="Visone Rossana (GSE)" w:date="2025-09-16T13:08:00Z" w16du:dateUtc="2025-09-16T11:08:00Z"/>
                <w:del w:id="32700" w:author="Visone Rossana (GSE)" w:date="2025-10-20T17:31:00Z" w16du:dateUtc="2025-10-20T15:31:00Z"/>
                <w:b/>
                <w:sz w:val="18"/>
                <w:szCs w:val="18"/>
              </w:rPr>
            </w:pPr>
            <w:ins w:id="32701" w:author="Visone Rossana (GSE)" w:date="2025-09-16T13:08:00Z" w16du:dateUtc="2025-09-16T11:08:00Z">
              <w:del w:id="32702" w:author="Visone Rossana (GSE)" w:date="2025-10-20T17:31:00Z" w16du:dateUtc="2025-10-20T15:31:00Z">
                <w:r w:rsidRPr="00CA0C37">
                  <w:rPr>
                    <w:b/>
                    <w:sz w:val="18"/>
                    <w:szCs w:val="18"/>
                  </w:rPr>
                  <w:delText>Valore massimo erogabile</w:delText>
                </w:r>
              </w:del>
            </w:ins>
          </w:p>
          <w:p w14:paraId="24F641BB" w14:textId="77777777" w:rsidR="00732A52" w:rsidRPr="00CA0C37" w:rsidRDefault="00732A52">
            <w:pPr>
              <w:contextualSpacing/>
              <w:jc w:val="center"/>
              <w:rPr>
                <w:ins w:id="32703" w:author="Visone Rossana (GSE)" w:date="2025-09-16T13:08:00Z" w16du:dateUtc="2025-09-16T11:08:00Z"/>
                <w:del w:id="32704" w:author="Visone Rossana (GSE)" w:date="2025-10-20T17:31:00Z" w16du:dateUtc="2025-10-20T15:31:00Z"/>
                <w:b/>
                <w:sz w:val="18"/>
                <w:szCs w:val="18"/>
              </w:rPr>
            </w:pPr>
            <w:ins w:id="32705" w:author="Visone Rossana (GSE)" w:date="2025-09-16T13:08:00Z" w16du:dateUtc="2025-09-16T11:08:00Z">
              <w:del w:id="32706" w:author="Visone Rossana (GSE)" w:date="2025-10-20T17:31:00Z" w16du:dateUtc="2025-10-20T15:31:00Z">
                <w:r w:rsidRPr="00CA0C37">
                  <w:rPr>
                    <w:b/>
                    <w:sz w:val="18"/>
                    <w:szCs w:val="18"/>
                  </w:rPr>
                  <w:delText>[€]</w:delText>
                </w:r>
              </w:del>
            </w:ins>
          </w:p>
        </w:tc>
      </w:tr>
      <w:tr w:rsidR="00732A52" w:rsidRPr="00CA0C37" w14:paraId="00069019" w14:textId="77777777">
        <w:trPr>
          <w:trHeight w:hRule="exact" w:val="258"/>
          <w:ins w:id="32707" w:author="Visone Rossana (GSE)" w:date="2025-09-16T13:08:00Z"/>
          <w:del w:id="32708" w:author="Visone Rossana (GSE)" w:date="2025-10-20T17:31:00Z"/>
        </w:trPr>
        <w:tc>
          <w:tcPr>
            <w:tcW w:w="4609" w:type="dxa"/>
          </w:tcPr>
          <w:p w14:paraId="57324620" w14:textId="77777777" w:rsidR="00732A52" w:rsidRPr="00CA0C37" w:rsidRDefault="00732A52">
            <w:pPr>
              <w:contextualSpacing/>
              <w:jc w:val="both"/>
              <w:rPr>
                <w:ins w:id="32709" w:author="Visone Rossana (GSE)" w:date="2025-09-16T13:08:00Z" w16du:dateUtc="2025-09-16T11:08:00Z"/>
                <w:del w:id="32710" w:author="Visone Rossana (GSE)" w:date="2025-10-20T17:31:00Z" w16du:dateUtc="2025-10-20T15:31:00Z"/>
                <w:sz w:val="18"/>
                <w:szCs w:val="18"/>
              </w:rPr>
            </w:pPr>
            <w:ins w:id="32711" w:author="Visone Rossana (GSE)" w:date="2025-09-16T13:08:00Z" w16du:dateUtc="2025-09-16T11:08:00Z">
              <w:del w:id="32712" w:author="Visone Rossana (GSE)" w:date="2025-10-20T17:31:00Z" w16du:dateUtc="2025-10-20T15:31:00Z">
                <w:r w:rsidRPr="00CA0C37">
                  <w:rPr>
                    <w:sz w:val="18"/>
                    <w:szCs w:val="18"/>
                  </w:rPr>
                  <w:delText>Edifici residenziali della classe E1 del DPR 26 agosto 1993, n.412 esclusi collegi, conventi, case di pena e caserme</w:delText>
                </w:r>
              </w:del>
            </w:ins>
          </w:p>
        </w:tc>
        <w:tc>
          <w:tcPr>
            <w:tcW w:w="2126" w:type="dxa"/>
          </w:tcPr>
          <w:p w14:paraId="3EB91D81" w14:textId="77777777" w:rsidR="00732A52" w:rsidRPr="00CA0C37" w:rsidRDefault="00732A52">
            <w:pPr>
              <w:contextualSpacing/>
              <w:jc w:val="both"/>
              <w:rPr>
                <w:ins w:id="32713" w:author="Visone Rossana (GSE)" w:date="2025-09-16T13:08:00Z" w16du:dateUtc="2025-09-16T11:08:00Z"/>
                <w:del w:id="32714" w:author="Visone Rossana (GSE)" w:date="2025-10-20T17:31:00Z" w16du:dateUtc="2025-10-20T15:31:00Z"/>
                <w:sz w:val="18"/>
                <w:szCs w:val="18"/>
              </w:rPr>
            </w:pPr>
            <w:ins w:id="32715" w:author="Visone Rossana (GSE)" w:date="2025-09-16T13:08:00Z" w16du:dateUtc="2025-09-16T11:08:00Z">
              <w:del w:id="32716" w:author="Visone Rossana (GSE)" w:date="2025-10-20T17:31:00Z" w16du:dateUtc="2025-10-20T15:31:00Z">
                <w:r w:rsidRPr="00CA0C37">
                  <w:rPr>
                    <w:sz w:val="18"/>
                    <w:szCs w:val="18"/>
                  </w:rPr>
                  <w:delText>Fino a 1600 compresi</w:delText>
                </w:r>
              </w:del>
            </w:ins>
          </w:p>
        </w:tc>
        <w:tc>
          <w:tcPr>
            <w:tcW w:w="1276" w:type="dxa"/>
          </w:tcPr>
          <w:p w14:paraId="5EADBC92" w14:textId="77777777" w:rsidR="00732A52" w:rsidRPr="00CA0C37" w:rsidRDefault="00732A52">
            <w:pPr>
              <w:contextualSpacing/>
              <w:jc w:val="center"/>
              <w:rPr>
                <w:ins w:id="32717" w:author="Visone Rossana (GSE)" w:date="2025-09-16T13:08:00Z" w16du:dateUtc="2025-09-16T11:08:00Z"/>
                <w:del w:id="32718" w:author="Visone Rossana (GSE)" w:date="2025-10-20T17:31:00Z" w16du:dateUtc="2025-10-20T15:31:00Z"/>
                <w:sz w:val="18"/>
                <w:szCs w:val="18"/>
              </w:rPr>
            </w:pPr>
            <w:ins w:id="32719" w:author="Visone Rossana (GSE)" w:date="2025-09-16T13:08:00Z" w16du:dateUtc="2025-09-16T11:08:00Z">
              <w:del w:id="32720" w:author="Visone Rossana (GSE)" w:date="2025-10-20T17:31:00Z" w16du:dateUtc="2025-10-20T15:31:00Z">
                <w:r w:rsidRPr="00CA0C37">
                  <w:rPr>
                    <w:sz w:val="18"/>
                    <w:szCs w:val="18"/>
                  </w:rPr>
                  <w:delText>1,50</w:delText>
                </w:r>
              </w:del>
            </w:ins>
          </w:p>
        </w:tc>
        <w:tc>
          <w:tcPr>
            <w:tcW w:w="1488" w:type="dxa"/>
          </w:tcPr>
          <w:p w14:paraId="4A281DA8" w14:textId="373B0440" w:rsidR="00732A52" w:rsidRPr="00CA0C37" w:rsidRDefault="00186000">
            <w:pPr>
              <w:contextualSpacing/>
              <w:jc w:val="center"/>
              <w:rPr>
                <w:ins w:id="32721" w:author="Visone Rossana (GSE)" w:date="2025-09-16T13:08:00Z" w16du:dateUtc="2025-09-16T11:08:00Z"/>
                <w:del w:id="32722" w:author="Visone Rossana (GSE)" w:date="2025-10-20T17:31:00Z" w16du:dateUtc="2025-10-20T15:31:00Z"/>
                <w:sz w:val="18"/>
                <w:szCs w:val="18"/>
              </w:rPr>
            </w:pPr>
            <w:ins w:id="32723" w:author="Visone Rossana (GSE)" w:date="2025-09-16T13:11:00Z" w16du:dateUtc="2025-09-16T11:11:00Z">
              <w:del w:id="32724" w:author="Visone Rossana (GSE)" w:date="2025-10-20T17:31:00Z" w16du:dateUtc="2025-10-20T15:31:00Z">
                <w:r>
                  <w:rPr>
                    <w:sz w:val="18"/>
                    <w:szCs w:val="18"/>
                  </w:rPr>
                  <w:delText>10</w:delText>
                </w:r>
              </w:del>
            </w:ins>
            <w:ins w:id="32725" w:author="Visone Rossana (GSE)" w:date="2025-09-16T13:08:00Z" w16du:dateUtc="2025-09-16T11:08:00Z">
              <w:del w:id="32726" w:author="Visone Rossana (GSE)" w:date="2025-10-20T17:31:00Z" w16du:dateUtc="2025-10-20T15:31:00Z">
                <w:r w:rsidR="00732A52" w:rsidRPr="00CA0C37">
                  <w:rPr>
                    <w:sz w:val="18"/>
                    <w:szCs w:val="18"/>
                  </w:rPr>
                  <w:delText>.000,00</w:delText>
                </w:r>
              </w:del>
            </w:ins>
          </w:p>
        </w:tc>
      </w:tr>
      <w:tr w:rsidR="00732A52" w:rsidRPr="00CA0C37" w14:paraId="787BDDC7" w14:textId="77777777">
        <w:trPr>
          <w:trHeight w:val="446"/>
          <w:ins w:id="32727" w:author="Visone Rossana (GSE)" w:date="2025-09-16T13:08:00Z"/>
          <w:del w:id="32728" w:author="Visone Rossana (GSE)" w:date="2025-10-20T17:31:00Z"/>
        </w:trPr>
        <w:tc>
          <w:tcPr>
            <w:tcW w:w="4609" w:type="dxa"/>
          </w:tcPr>
          <w:p w14:paraId="16D2CF4C" w14:textId="77777777" w:rsidR="00732A52" w:rsidRPr="00CA0C37" w:rsidRDefault="00732A52">
            <w:pPr>
              <w:contextualSpacing/>
              <w:jc w:val="both"/>
              <w:rPr>
                <w:ins w:id="32729" w:author="Visone Rossana (GSE)" w:date="2025-09-16T13:08:00Z" w16du:dateUtc="2025-09-16T11:08:00Z"/>
                <w:del w:id="32730" w:author="Visone Rossana (GSE)" w:date="2025-10-20T17:31:00Z" w16du:dateUtc="2025-10-20T15:31:00Z"/>
                <w:sz w:val="18"/>
                <w:szCs w:val="18"/>
              </w:rPr>
            </w:pPr>
          </w:p>
        </w:tc>
        <w:tc>
          <w:tcPr>
            <w:tcW w:w="2126" w:type="dxa"/>
          </w:tcPr>
          <w:p w14:paraId="306763A3" w14:textId="77777777" w:rsidR="00732A52" w:rsidRPr="00CA0C37" w:rsidRDefault="00732A52">
            <w:pPr>
              <w:contextualSpacing/>
              <w:jc w:val="both"/>
              <w:rPr>
                <w:ins w:id="32731" w:author="Visone Rossana (GSE)" w:date="2025-09-16T13:08:00Z" w16du:dateUtc="2025-09-16T11:08:00Z"/>
                <w:del w:id="32732" w:author="Visone Rossana (GSE)" w:date="2025-10-20T17:31:00Z" w16du:dateUtc="2025-10-20T15:31:00Z"/>
                <w:sz w:val="18"/>
                <w:szCs w:val="18"/>
              </w:rPr>
            </w:pPr>
            <w:ins w:id="32733" w:author="Visone Rossana (GSE)" w:date="2025-09-16T13:08:00Z" w16du:dateUtc="2025-09-16T11:08:00Z">
              <w:del w:id="32734" w:author="Visone Rossana (GSE)" w:date="2025-10-20T17:31:00Z" w16du:dateUtc="2025-10-20T15:31:00Z">
                <w:r w:rsidRPr="00CA0C37">
                  <w:rPr>
                    <w:sz w:val="18"/>
                    <w:szCs w:val="18"/>
                  </w:rPr>
                  <w:delText>Oltre 1600</w:delText>
                </w:r>
              </w:del>
            </w:ins>
          </w:p>
        </w:tc>
        <w:tc>
          <w:tcPr>
            <w:tcW w:w="1276" w:type="dxa"/>
          </w:tcPr>
          <w:p w14:paraId="09664139" w14:textId="77777777" w:rsidR="00732A52" w:rsidRPr="00CA0C37" w:rsidRDefault="00732A52">
            <w:pPr>
              <w:contextualSpacing/>
              <w:jc w:val="center"/>
              <w:rPr>
                <w:ins w:id="32735" w:author="Visone Rossana (GSE)" w:date="2025-09-16T13:08:00Z" w16du:dateUtc="2025-09-16T11:08:00Z"/>
                <w:del w:id="32736" w:author="Visone Rossana (GSE)" w:date="2025-10-20T17:31:00Z" w16du:dateUtc="2025-10-20T15:31:00Z"/>
                <w:sz w:val="18"/>
                <w:szCs w:val="18"/>
              </w:rPr>
            </w:pPr>
            <w:ins w:id="32737" w:author="Visone Rossana (GSE)" w:date="2025-09-16T13:08:00Z" w16du:dateUtc="2025-09-16T11:08:00Z">
              <w:del w:id="32738" w:author="Visone Rossana (GSE)" w:date="2025-10-20T17:31:00Z" w16du:dateUtc="2025-10-20T15:31:00Z">
                <w:r w:rsidRPr="00CA0C37">
                  <w:rPr>
                    <w:sz w:val="18"/>
                    <w:szCs w:val="18"/>
                  </w:rPr>
                  <w:delText>1,00</w:delText>
                </w:r>
              </w:del>
            </w:ins>
          </w:p>
        </w:tc>
        <w:tc>
          <w:tcPr>
            <w:tcW w:w="1488" w:type="dxa"/>
          </w:tcPr>
          <w:p w14:paraId="32E0E347" w14:textId="77777777" w:rsidR="00732A52" w:rsidRPr="00CA0C37" w:rsidRDefault="00732A52">
            <w:pPr>
              <w:contextualSpacing/>
              <w:jc w:val="center"/>
              <w:rPr>
                <w:ins w:id="32739" w:author="Visone Rossana (GSE)" w:date="2025-09-16T13:08:00Z" w16du:dateUtc="2025-09-16T11:08:00Z"/>
                <w:del w:id="32740" w:author="Visone Rossana (GSE)" w:date="2025-10-20T17:31:00Z" w16du:dateUtc="2025-10-20T15:31:00Z"/>
                <w:sz w:val="18"/>
                <w:szCs w:val="18"/>
              </w:rPr>
            </w:pPr>
          </w:p>
        </w:tc>
      </w:tr>
      <w:tr w:rsidR="00732A52" w:rsidRPr="00CA0C37" w14:paraId="195700B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4"/>
          <w:ins w:id="32741" w:author="Visone Rossana (GSE)" w:date="2025-09-16T13:08:00Z"/>
          <w:del w:id="32742" w:author="Visone Rossana (GSE)" w:date="2025-10-20T17:31:00Z"/>
        </w:trPr>
        <w:tc>
          <w:tcPr>
            <w:tcW w:w="4609" w:type="dxa"/>
          </w:tcPr>
          <w:p w14:paraId="42F803F8" w14:textId="77777777" w:rsidR="00732A52" w:rsidRPr="00CA0C37" w:rsidRDefault="00732A52">
            <w:pPr>
              <w:contextualSpacing/>
              <w:jc w:val="both"/>
              <w:rPr>
                <w:ins w:id="32743" w:author="Visone Rossana (GSE)" w:date="2025-09-16T13:08:00Z" w16du:dateUtc="2025-09-16T11:08:00Z"/>
                <w:del w:id="32744" w:author="Visone Rossana (GSE)" w:date="2025-10-20T17:31:00Z" w16du:dateUtc="2025-10-20T15:31:00Z"/>
                <w:sz w:val="18"/>
                <w:szCs w:val="18"/>
              </w:rPr>
            </w:pPr>
            <w:ins w:id="32745" w:author="Visone Rossana (GSE)" w:date="2025-09-16T13:08:00Z" w16du:dateUtc="2025-09-16T11:08:00Z">
              <w:del w:id="32746" w:author="Visone Rossana (GSE)" w:date="2025-10-20T17:31:00Z" w16du:dateUtc="2025-10-20T15:31:00Z">
                <w:r w:rsidRPr="00CA0C37">
                  <w:rPr>
                    <w:sz w:val="18"/>
                    <w:szCs w:val="18"/>
                  </w:rPr>
                  <w:delText>Edifici della classe E3 del DPR 26 agosto 1993, n.412 (ospedali e case di cura)</w:delText>
                </w:r>
              </w:del>
            </w:ins>
          </w:p>
        </w:tc>
        <w:tc>
          <w:tcPr>
            <w:tcW w:w="2126" w:type="dxa"/>
          </w:tcPr>
          <w:p w14:paraId="3FBD117E" w14:textId="77777777" w:rsidR="00732A52" w:rsidRPr="00CA0C37" w:rsidRDefault="00732A52">
            <w:pPr>
              <w:contextualSpacing/>
              <w:jc w:val="both"/>
              <w:rPr>
                <w:ins w:id="32747" w:author="Visone Rossana (GSE)" w:date="2025-09-16T13:08:00Z" w16du:dateUtc="2025-09-16T11:08:00Z"/>
                <w:del w:id="32748" w:author="Visone Rossana (GSE)" w:date="2025-10-20T17:31:00Z" w16du:dateUtc="2025-10-20T15:31:00Z"/>
                <w:sz w:val="18"/>
                <w:szCs w:val="18"/>
              </w:rPr>
            </w:pPr>
            <w:ins w:id="32749" w:author="Visone Rossana (GSE)" w:date="2025-09-16T13:08:00Z" w16du:dateUtc="2025-09-16T11:08:00Z">
              <w:del w:id="32750" w:author="Visone Rossana (GSE)" w:date="2025-10-20T17:31:00Z" w16du:dateUtc="2025-10-20T15:31:00Z">
                <w:r w:rsidRPr="00CA0C37">
                  <w:rPr>
                    <w:sz w:val="18"/>
                    <w:szCs w:val="18"/>
                  </w:rPr>
                  <w:delText>-</w:delText>
                </w:r>
              </w:del>
            </w:ins>
          </w:p>
        </w:tc>
        <w:tc>
          <w:tcPr>
            <w:tcW w:w="1276" w:type="dxa"/>
          </w:tcPr>
          <w:p w14:paraId="5354E4CA" w14:textId="77777777" w:rsidR="00732A52" w:rsidRPr="00CA0C37" w:rsidRDefault="00732A52">
            <w:pPr>
              <w:contextualSpacing/>
              <w:jc w:val="center"/>
              <w:rPr>
                <w:ins w:id="32751" w:author="Visone Rossana (GSE)" w:date="2025-09-16T13:08:00Z" w16du:dateUtc="2025-09-16T11:08:00Z"/>
                <w:del w:id="32752" w:author="Visone Rossana (GSE)" w:date="2025-10-20T17:31:00Z" w16du:dateUtc="2025-10-20T15:31:00Z"/>
                <w:sz w:val="18"/>
                <w:szCs w:val="18"/>
              </w:rPr>
            </w:pPr>
            <w:ins w:id="32753" w:author="Visone Rossana (GSE)" w:date="2025-09-16T13:08:00Z" w16du:dateUtc="2025-09-16T11:08:00Z">
              <w:del w:id="32754" w:author="Visone Rossana (GSE)" w:date="2025-10-20T17:31:00Z" w16du:dateUtc="2025-10-20T15:31:00Z">
                <w:r w:rsidRPr="00CA0C37">
                  <w:rPr>
                    <w:sz w:val="18"/>
                    <w:szCs w:val="18"/>
                  </w:rPr>
                  <w:delText>3,50</w:delText>
                </w:r>
              </w:del>
            </w:ins>
          </w:p>
        </w:tc>
        <w:tc>
          <w:tcPr>
            <w:tcW w:w="1488" w:type="dxa"/>
          </w:tcPr>
          <w:p w14:paraId="7ADA074D" w14:textId="77777777" w:rsidR="00732A52" w:rsidRPr="00CA0C37" w:rsidRDefault="00732A52">
            <w:pPr>
              <w:contextualSpacing/>
              <w:jc w:val="center"/>
              <w:rPr>
                <w:ins w:id="32755" w:author="Visone Rossana (GSE)" w:date="2025-09-16T13:08:00Z" w16du:dateUtc="2025-09-16T11:08:00Z"/>
                <w:del w:id="32756" w:author="Visone Rossana (GSE)" w:date="2025-10-20T17:31:00Z" w16du:dateUtc="2025-10-20T15:31:00Z"/>
                <w:sz w:val="18"/>
                <w:szCs w:val="18"/>
              </w:rPr>
            </w:pPr>
            <w:ins w:id="32757" w:author="Visone Rossana (GSE)" w:date="2025-09-16T13:08:00Z" w16du:dateUtc="2025-09-16T11:08:00Z">
              <w:del w:id="32758" w:author="Visone Rossana (GSE)" w:date="2025-10-20T17:31:00Z" w16du:dateUtc="2025-10-20T15:31:00Z">
                <w:r w:rsidRPr="00CA0C37">
                  <w:rPr>
                    <w:sz w:val="18"/>
                    <w:szCs w:val="18"/>
                  </w:rPr>
                  <w:delText>18.000,00</w:delText>
                </w:r>
              </w:del>
            </w:ins>
          </w:p>
        </w:tc>
      </w:tr>
      <w:tr w:rsidR="00732A52" w:rsidRPr="00CA0C37" w14:paraId="7051F0F1" w14:textId="77777777">
        <w:trPr>
          <w:trHeight w:hRule="exact" w:val="318"/>
          <w:ins w:id="32759" w:author="Visone Rossana (GSE)" w:date="2025-09-16T13:08:00Z"/>
          <w:del w:id="32760" w:author="Visone Rossana (GSE)" w:date="2025-10-20T17:31:00Z"/>
        </w:trPr>
        <w:tc>
          <w:tcPr>
            <w:tcW w:w="4609" w:type="dxa"/>
          </w:tcPr>
          <w:p w14:paraId="39C3747A" w14:textId="77777777" w:rsidR="00732A52" w:rsidRPr="00CA0C37" w:rsidRDefault="00732A52">
            <w:pPr>
              <w:contextualSpacing/>
              <w:jc w:val="both"/>
              <w:rPr>
                <w:ins w:id="32761" w:author="Visone Rossana (GSE)" w:date="2025-09-16T13:08:00Z" w16du:dateUtc="2025-09-16T11:08:00Z"/>
                <w:del w:id="32762" w:author="Visone Rossana (GSE)" w:date="2025-10-20T17:31:00Z" w16du:dateUtc="2025-10-20T15:31:00Z"/>
                <w:sz w:val="18"/>
                <w:szCs w:val="18"/>
              </w:rPr>
            </w:pPr>
            <w:ins w:id="32763" w:author="Visone Rossana (GSE)" w:date="2025-09-16T13:08:00Z" w16du:dateUtc="2025-09-16T11:08:00Z">
              <w:del w:id="32764" w:author="Visone Rossana (GSE)" w:date="2025-10-20T17:31:00Z" w16du:dateUtc="2025-10-20T15:31:00Z">
                <w:r w:rsidRPr="00CA0C37">
                  <w:rPr>
                    <w:sz w:val="18"/>
                    <w:szCs w:val="18"/>
                  </w:rPr>
                  <w:delText>Tutti gli altri edifici</w:delText>
                </w:r>
              </w:del>
            </w:ins>
          </w:p>
        </w:tc>
        <w:tc>
          <w:tcPr>
            <w:tcW w:w="2126" w:type="dxa"/>
          </w:tcPr>
          <w:p w14:paraId="1A5839CC" w14:textId="77777777" w:rsidR="00732A52" w:rsidRPr="00CA0C37" w:rsidRDefault="00732A52">
            <w:pPr>
              <w:contextualSpacing/>
              <w:jc w:val="both"/>
              <w:rPr>
                <w:ins w:id="32765" w:author="Visone Rossana (GSE)" w:date="2025-09-16T13:08:00Z" w16du:dateUtc="2025-09-16T11:08:00Z"/>
                <w:del w:id="32766" w:author="Visone Rossana (GSE)" w:date="2025-10-20T17:31:00Z" w16du:dateUtc="2025-10-20T15:31:00Z"/>
                <w:sz w:val="18"/>
                <w:szCs w:val="18"/>
              </w:rPr>
            </w:pPr>
            <w:ins w:id="32767" w:author="Visone Rossana (GSE)" w:date="2025-09-16T13:08:00Z" w16du:dateUtc="2025-09-16T11:08:00Z">
              <w:del w:id="32768" w:author="Visone Rossana (GSE)" w:date="2025-10-20T17:31:00Z" w16du:dateUtc="2025-10-20T15:31:00Z">
                <w:r w:rsidRPr="00CA0C37">
                  <w:rPr>
                    <w:sz w:val="18"/>
                    <w:szCs w:val="18"/>
                  </w:rPr>
                  <w:delText>Fino a 2500 compresi</w:delText>
                </w:r>
              </w:del>
            </w:ins>
          </w:p>
        </w:tc>
        <w:tc>
          <w:tcPr>
            <w:tcW w:w="1276" w:type="dxa"/>
          </w:tcPr>
          <w:p w14:paraId="45AE19E8" w14:textId="77777777" w:rsidR="00732A52" w:rsidRPr="00CA0C37" w:rsidRDefault="00732A52">
            <w:pPr>
              <w:contextualSpacing/>
              <w:jc w:val="center"/>
              <w:rPr>
                <w:ins w:id="32769" w:author="Visone Rossana (GSE)" w:date="2025-09-16T13:08:00Z" w16du:dateUtc="2025-09-16T11:08:00Z"/>
                <w:del w:id="32770" w:author="Visone Rossana (GSE)" w:date="2025-10-20T17:31:00Z" w16du:dateUtc="2025-10-20T15:31:00Z"/>
                <w:sz w:val="18"/>
                <w:szCs w:val="18"/>
              </w:rPr>
            </w:pPr>
            <w:ins w:id="32771" w:author="Visone Rossana (GSE)" w:date="2025-09-16T13:08:00Z" w16du:dateUtc="2025-09-16T11:08:00Z">
              <w:del w:id="32772" w:author="Visone Rossana (GSE)" w:date="2025-10-20T17:31:00Z" w16du:dateUtc="2025-10-20T15:31:00Z">
                <w:r w:rsidRPr="00CA0C37">
                  <w:rPr>
                    <w:sz w:val="18"/>
                    <w:szCs w:val="18"/>
                  </w:rPr>
                  <w:delText>2,50</w:delText>
                </w:r>
              </w:del>
            </w:ins>
          </w:p>
        </w:tc>
        <w:tc>
          <w:tcPr>
            <w:tcW w:w="1488" w:type="dxa"/>
          </w:tcPr>
          <w:p w14:paraId="4324A81B" w14:textId="77777777" w:rsidR="00732A52" w:rsidRPr="00CA0C37" w:rsidRDefault="00732A52">
            <w:pPr>
              <w:contextualSpacing/>
              <w:jc w:val="center"/>
              <w:rPr>
                <w:ins w:id="32773" w:author="Visone Rossana (GSE)" w:date="2025-09-16T13:08:00Z" w16du:dateUtc="2025-09-16T11:08:00Z"/>
                <w:del w:id="32774" w:author="Visone Rossana (GSE)" w:date="2025-10-20T17:31:00Z" w16du:dateUtc="2025-10-20T15:31:00Z"/>
                <w:sz w:val="18"/>
                <w:szCs w:val="18"/>
              </w:rPr>
            </w:pPr>
            <w:ins w:id="32775" w:author="Visone Rossana (GSE)" w:date="2025-09-16T13:08:00Z" w16du:dateUtc="2025-09-16T11:08:00Z">
              <w:del w:id="32776" w:author="Visone Rossana (GSE)" w:date="2025-10-20T17:31:00Z" w16du:dateUtc="2025-10-20T15:31:00Z">
                <w:r w:rsidRPr="00CA0C37">
                  <w:rPr>
                    <w:sz w:val="18"/>
                    <w:szCs w:val="18"/>
                  </w:rPr>
                  <w:delText>13.000,00</w:delText>
                </w:r>
              </w:del>
            </w:ins>
          </w:p>
        </w:tc>
      </w:tr>
    </w:tbl>
    <w:p w14:paraId="28FAD2FE" w14:textId="03E260CD" w:rsidR="00732A52" w:rsidRPr="00186000" w:rsidRDefault="00732A52">
      <w:pPr>
        <w:spacing w:after="120" w:line="276" w:lineRule="auto"/>
        <w:jc w:val="both"/>
        <w:rPr>
          <w:ins w:id="32777" w:author="Visone Rossana (GSE)" w:date="2025-09-16T13:08:00Z" w16du:dateUtc="2025-09-16T11:08:00Z"/>
          <w:sz w:val="22"/>
          <w:szCs w:val="22"/>
          <w:rPrChange w:id="32778" w:author="Visone Rossana (GSE)" w:date="2025-09-16T13:11:00Z" w16du:dateUtc="2025-09-16T11:11:00Z">
            <w:rPr>
              <w:ins w:id="32779" w:author="Visone Rossana (GSE)" w:date="2025-09-16T13:08:00Z" w16du:dateUtc="2025-09-16T11:08:00Z"/>
            </w:rPr>
          </w:rPrChange>
        </w:rPr>
        <w:pPrChange w:id="32780" w:author="Visone Rossana (GSE)" w:date="2025-10-20T19:00:00Z" w16du:dateUtc="2025-10-20T17:00:00Z">
          <w:pPr>
            <w:spacing w:after="120"/>
            <w:jc w:val="both"/>
          </w:pPr>
        </w:pPrChange>
      </w:pPr>
      <w:ins w:id="32781" w:author="Visone Rossana (GSE)" w:date="2025-09-16T13:08:00Z" w16du:dateUtc="2025-09-16T11:08:00Z">
        <w:r w:rsidRPr="00186000">
          <w:rPr>
            <w:sz w:val="22"/>
            <w:szCs w:val="22"/>
            <w:rPrChange w:id="32782" w:author="Visone Rossana (GSE)" w:date="2025-09-16T13:11:00Z" w16du:dateUtc="2025-09-16T11:11:00Z">
              <w:rPr/>
            </w:rPrChange>
          </w:rPr>
          <w:t>L’incentivo per la diagnosi e la certificazione energetica, ove richieste obbligatoriamente dal Decreto, non concorre alla determinazione dell’incentivo complessivo nei limiti del valore massimo erogabile (I</w:t>
        </w:r>
        <w:r w:rsidRPr="00186000">
          <w:rPr>
            <w:sz w:val="22"/>
            <w:szCs w:val="22"/>
            <w:vertAlign w:val="subscript"/>
            <w:rPrChange w:id="32783" w:author="Visone Rossana (GSE)" w:date="2025-09-16T13:11:00Z" w16du:dateUtc="2025-09-16T11:11:00Z">
              <w:rPr>
                <w:vertAlign w:val="subscript"/>
              </w:rPr>
            </w:rPrChange>
          </w:rPr>
          <w:t>max</w:t>
        </w:r>
        <w:r w:rsidRPr="00186000">
          <w:rPr>
            <w:sz w:val="22"/>
            <w:szCs w:val="22"/>
            <w:rPrChange w:id="32784" w:author="Visone Rossana (GSE)" w:date="2025-09-16T13:11:00Z" w16du:dateUtc="2025-09-16T11:11:00Z">
              <w:rPr/>
            </w:rPrChange>
          </w:rPr>
          <w:t xml:space="preserve">) per gli interventi; in questo caso è previsto l’incentivo specifico </w:t>
        </w:r>
        <w:del w:id="32785" w:author="Visone Rossana (GSE)" w:date="2025-10-20T17:34:00Z" w16du:dateUtc="2025-10-20T15:34:00Z">
          <w:r w:rsidRPr="00186000">
            <w:rPr>
              <w:sz w:val="22"/>
              <w:szCs w:val="22"/>
              <w:rPrChange w:id="32786" w:author="Visone Rossana (GSE)" w:date="2025-09-16T13:11:00Z" w16du:dateUtc="2025-09-16T11:11:00Z">
                <w:rPr/>
              </w:rPrChange>
            </w:rPr>
            <w:delText>di cui sopra</w:delText>
          </w:r>
        </w:del>
      </w:ins>
      <w:ins w:id="32787" w:author="Visone Rossana (GSE)" w:date="2025-10-20T17:34:00Z" w16du:dateUtc="2025-10-20T15:34:00Z">
        <w:r w:rsidR="00A96AFB">
          <w:rPr>
            <w:sz w:val="22"/>
            <w:szCs w:val="22"/>
          </w:rPr>
          <w:t>come precedentemente descri</w:t>
        </w:r>
      </w:ins>
      <w:ins w:id="32788" w:author="Visone Rossana (GSE)" w:date="2025-10-20T17:35:00Z" w16du:dateUtc="2025-10-20T15:35:00Z">
        <w:r w:rsidR="00A96AFB">
          <w:rPr>
            <w:sz w:val="22"/>
            <w:szCs w:val="22"/>
          </w:rPr>
          <w:t>tto</w:t>
        </w:r>
      </w:ins>
      <w:ins w:id="32789" w:author="Visone Rossana (GSE)" w:date="2025-09-16T13:08:00Z" w16du:dateUtc="2025-09-16T11:08:00Z">
        <w:r w:rsidRPr="00186000">
          <w:rPr>
            <w:sz w:val="22"/>
            <w:szCs w:val="22"/>
            <w:rPrChange w:id="32790" w:author="Visone Rossana (GSE)" w:date="2025-09-16T13:11:00Z" w16du:dateUtc="2025-09-16T11:11:00Z">
              <w:rPr/>
            </w:rPrChange>
          </w:rPr>
          <w:t>.</w:t>
        </w:r>
      </w:ins>
    </w:p>
    <w:p w14:paraId="397D2474" w14:textId="626CB21E" w:rsidR="00732A52" w:rsidRPr="00186000" w:rsidRDefault="00732A52">
      <w:pPr>
        <w:spacing w:after="120" w:line="276" w:lineRule="auto"/>
        <w:jc w:val="both"/>
        <w:rPr>
          <w:ins w:id="32791" w:author="Visone Rossana (GSE)" w:date="2025-09-16T13:08:00Z" w16du:dateUtc="2025-09-16T11:08:00Z"/>
          <w:sz w:val="22"/>
          <w:szCs w:val="22"/>
          <w:rPrChange w:id="32792" w:author="Visone Rossana (GSE)" w:date="2025-09-16T13:11:00Z" w16du:dateUtc="2025-09-16T11:11:00Z">
            <w:rPr>
              <w:ins w:id="32793" w:author="Visone Rossana (GSE)" w:date="2025-09-16T13:08:00Z" w16du:dateUtc="2025-09-16T11:08:00Z"/>
            </w:rPr>
          </w:rPrChange>
        </w:rPr>
        <w:pPrChange w:id="32794" w:author="Visone Rossana (GSE)" w:date="2025-10-20T19:00:00Z" w16du:dateUtc="2025-10-20T17:00:00Z">
          <w:pPr>
            <w:spacing w:after="120"/>
            <w:jc w:val="both"/>
          </w:pPr>
        </w:pPrChange>
      </w:pPr>
      <w:ins w:id="32795" w:author="Visone Rossana (GSE)" w:date="2025-09-16T13:08:00Z" w16du:dateUtc="2025-09-16T11:08:00Z">
        <w:r w:rsidRPr="00186000">
          <w:rPr>
            <w:sz w:val="22"/>
            <w:szCs w:val="22"/>
            <w:rPrChange w:id="32796" w:author="Visone Rossana (GSE)" w:date="2025-09-16T13:11:00Z" w16du:dateUtc="2025-09-16T11:11:00Z">
              <w:rPr/>
            </w:rPrChange>
          </w:rPr>
          <w:t xml:space="preserve">Al contrario, nei casi in cui la diagnosi e la certificazione energetiche non siano obbligatorie, le spese professionali </w:t>
        </w:r>
        <w:del w:id="32797" w:author="Visone Rossana (GSE)" w:date="2025-10-20T17:35:00Z" w16du:dateUtc="2025-10-20T15:35:00Z">
          <w:r w:rsidRPr="00186000">
            <w:rPr>
              <w:sz w:val="22"/>
              <w:szCs w:val="22"/>
              <w:rPrChange w:id="32798" w:author="Visone Rossana (GSE)" w:date="2025-09-16T13:11:00Z" w16du:dateUtc="2025-09-16T11:11:00Z">
                <w:rPr/>
              </w:rPrChange>
            </w:rPr>
            <w:delText xml:space="preserve">per queste </w:delText>
          </w:r>
        </w:del>
        <w:r w:rsidRPr="00186000">
          <w:rPr>
            <w:sz w:val="22"/>
            <w:szCs w:val="22"/>
            <w:rPrChange w:id="32799" w:author="Visone Rossana (GSE)" w:date="2025-09-16T13:11:00Z" w16du:dateUtc="2025-09-16T11:11:00Z">
              <w:rPr/>
            </w:rPrChange>
          </w:rPr>
          <w:t>sostenute</w:t>
        </w:r>
      </w:ins>
      <w:ins w:id="32800" w:author="Visone Rossana (GSE)" w:date="2025-10-20T17:35:00Z" w16du:dateUtc="2025-10-20T15:35:00Z">
        <w:r>
          <w:rPr>
            <w:sz w:val="22"/>
            <w:szCs w:val="22"/>
          </w:rPr>
          <w:t xml:space="preserve"> </w:t>
        </w:r>
        <w:r w:rsidR="00A96AFB">
          <w:rPr>
            <w:sz w:val="22"/>
            <w:szCs w:val="22"/>
          </w:rPr>
          <w:t>per la redazione di tali documenti</w:t>
        </w:r>
      </w:ins>
      <w:ins w:id="32801" w:author="Visone Rossana (GSE)" w:date="2025-09-16T13:08:00Z" w16du:dateUtc="2025-09-16T11:08:00Z">
        <w:r w:rsidRPr="00186000">
          <w:rPr>
            <w:sz w:val="22"/>
            <w:szCs w:val="22"/>
            <w:rPrChange w:id="32802" w:author="Visone Rossana (GSE)" w:date="2025-09-16T13:11:00Z" w16du:dateUtc="2025-09-16T11:11:00Z">
              <w:rPr/>
            </w:rPrChange>
          </w:rPr>
          <w:t xml:space="preserve"> possono rientrare nelle spese ammissibili previste all’art. </w:t>
        </w:r>
      </w:ins>
      <w:ins w:id="32803" w:author="Visone Rossana (GSE)" w:date="2025-09-16T13:12:00Z" w16du:dateUtc="2025-09-16T11:12:00Z">
        <w:r w:rsidR="00186000">
          <w:rPr>
            <w:sz w:val="22"/>
            <w:szCs w:val="22"/>
          </w:rPr>
          <w:t>6 e 9</w:t>
        </w:r>
      </w:ins>
      <w:ins w:id="32804" w:author="Visone Rossana (GSE)" w:date="2025-09-16T13:08:00Z" w16du:dateUtc="2025-09-16T11:08:00Z">
        <w:r w:rsidRPr="00186000">
          <w:rPr>
            <w:sz w:val="22"/>
            <w:szCs w:val="22"/>
            <w:rPrChange w:id="32805" w:author="Visone Rossana (GSE)" w:date="2025-09-16T13:11:00Z" w16du:dateUtc="2025-09-16T11:11:00Z">
              <w:rPr/>
            </w:rPrChange>
          </w:rPr>
          <w:t xml:space="preserve"> del Decreto. </w:t>
        </w:r>
      </w:ins>
    </w:p>
    <w:p w14:paraId="07EF0C87" w14:textId="1A3B34C4" w:rsidR="00212B47" w:rsidRPr="00923DC6" w:rsidRDefault="00212B47">
      <w:pPr>
        <w:pStyle w:val="TITOLO20"/>
        <w:numPr>
          <w:ilvl w:val="2"/>
          <w:numId w:val="292"/>
        </w:numPr>
        <w:ind w:left="1134" w:hanging="708"/>
        <w:rPr>
          <w:ins w:id="32806" w:author="Visone Rossana (GSE)" w:date="2025-09-16T12:34:00Z" w16du:dateUtc="2025-09-16T10:34:00Z"/>
        </w:rPr>
        <w:pPrChange w:id="32807" w:author="Visone Rossana (GSE)" w:date="2025-10-23T10:16:00Z" w16du:dateUtc="2025-10-23T08:16:00Z">
          <w:pPr>
            <w:pStyle w:val="TITOLO20"/>
            <w:ind w:firstLine="709"/>
          </w:pPr>
        </w:pPrChange>
      </w:pPr>
      <w:bookmarkStart w:id="32808" w:name="_Toc212462769"/>
      <w:ins w:id="32809" w:author="Visone Rossana (GSE)" w:date="2025-09-16T12:34:00Z" w16du:dateUtc="2025-09-16T10:34:00Z">
        <w:r>
          <w:lastRenderedPageBreak/>
          <w:t>Richiesta di contributo anticipato per la redazione della Diagnosi energetica</w:t>
        </w:r>
        <w:bookmarkEnd w:id="32808"/>
        <w:r>
          <w:t xml:space="preserve"> </w:t>
        </w:r>
      </w:ins>
    </w:p>
    <w:p w14:paraId="3DB8D5F6" w14:textId="1653B5B5" w:rsidR="00980940" w:rsidRPr="00980940" w:rsidRDefault="00980940">
      <w:pPr>
        <w:spacing w:line="276" w:lineRule="auto"/>
        <w:contextualSpacing/>
        <w:jc w:val="both"/>
        <w:rPr>
          <w:ins w:id="32810" w:author="Visone Rossana (GSE)" w:date="2025-09-16T14:51:00Z" w16du:dateUtc="2025-09-16T12:51:00Z"/>
          <w:rFonts w:eastAsia="Aptos" w:cstheme="minorHAnsi"/>
          <w:b/>
          <w:bCs/>
          <w:kern w:val="2"/>
          <w:sz w:val="22"/>
          <w:szCs w:val="22"/>
          <w14:ligatures w14:val="standardContextual"/>
          <w:rPrChange w:id="32811" w:author="Visone Rossana (GSE)" w:date="2025-09-16T14:51:00Z" w16du:dateUtc="2025-09-16T12:51:00Z">
            <w:rPr>
              <w:ins w:id="32812" w:author="Visone Rossana (GSE)" w:date="2025-09-16T14:51:00Z" w16du:dateUtc="2025-09-16T12:51:00Z"/>
              <w:rFonts w:eastAsia="Aptos" w:cstheme="minorHAnsi"/>
              <w:kern w:val="2"/>
              <w:sz w:val="22"/>
              <w:szCs w:val="22"/>
              <w14:ligatures w14:val="standardContextual"/>
            </w:rPr>
          </w:rPrChange>
        </w:rPr>
      </w:pPr>
      <w:ins w:id="32813" w:author="Visone Rossana (GSE)" w:date="2025-09-16T14:51:00Z" w16du:dateUtc="2025-09-16T12:51:00Z">
        <w:r w:rsidRPr="00980940">
          <w:rPr>
            <w:rFonts w:eastAsia="Aptos" w:cstheme="minorHAnsi"/>
            <w:b/>
            <w:bCs/>
            <w:kern w:val="2"/>
            <w:sz w:val="22"/>
            <w:szCs w:val="22"/>
            <w14:ligatures w14:val="standardContextual"/>
            <w:rPrChange w:id="32814" w:author="Visone Rossana (GSE)" w:date="2025-09-16T14:51:00Z" w16du:dateUtc="2025-09-16T12:51:00Z">
              <w:rPr>
                <w:rFonts w:eastAsia="Aptos" w:cstheme="minorHAnsi"/>
                <w:kern w:val="2"/>
                <w:sz w:val="22"/>
                <w:szCs w:val="22"/>
                <w14:ligatures w14:val="standardContextual"/>
              </w:rPr>
            </w:rPrChange>
          </w:rPr>
          <w:t>Requisiti di ammissione</w:t>
        </w:r>
      </w:ins>
      <w:ins w:id="32815" w:author="Visone Rossana (GSE)" w:date="2025-09-22T12:58:00Z" w16du:dateUtc="2025-09-22T10:58:00Z">
        <w:r w:rsidR="0018546C">
          <w:rPr>
            <w:rFonts w:eastAsia="Aptos" w:cstheme="minorHAnsi"/>
            <w:b/>
            <w:bCs/>
            <w:kern w:val="2"/>
            <w:sz w:val="22"/>
            <w:szCs w:val="22"/>
            <w14:ligatures w14:val="standardContextual"/>
          </w:rPr>
          <w:t xml:space="preserve"> e modalità di accesso</w:t>
        </w:r>
      </w:ins>
    </w:p>
    <w:p w14:paraId="679846BA" w14:textId="522EC98A" w:rsidR="00980940" w:rsidRDefault="0051441B">
      <w:pPr>
        <w:spacing w:line="276" w:lineRule="auto"/>
        <w:contextualSpacing/>
        <w:jc w:val="both"/>
        <w:rPr>
          <w:ins w:id="32816" w:author="Visone Rossana (GSE)" w:date="2025-09-16T15:03:00Z" w16du:dateUtc="2025-09-16T13:03:00Z"/>
          <w:rFonts w:eastAsia="Aptos" w:cstheme="minorHAnsi"/>
          <w:kern w:val="2"/>
          <w:sz w:val="22"/>
          <w:szCs w:val="22"/>
          <w14:ligatures w14:val="standardContextual"/>
        </w:rPr>
      </w:pPr>
      <w:ins w:id="32817" w:author="Visone Rossana (GSE)" w:date="2025-09-22T15:40:00Z" w16du:dateUtc="2025-09-22T13:40:00Z">
        <w:r>
          <w:rPr>
            <w:rFonts w:eastAsia="Aptos" w:cstheme="minorHAnsi"/>
            <w:kern w:val="2"/>
            <w:sz w:val="22"/>
            <w:szCs w:val="22"/>
            <w14:ligatures w14:val="standardContextual"/>
          </w:rPr>
          <w:t>P</w:t>
        </w:r>
      </w:ins>
      <w:ins w:id="32818" w:author="Visone Rossana (GSE)" w:date="2025-09-05T11:44:00Z" w16du:dateUtc="2025-09-05T09:44:00Z">
        <w:r w:rsidR="0094034E" w:rsidRPr="002A4EFD">
          <w:rPr>
            <w:rFonts w:eastAsia="Aptos" w:cstheme="minorHAnsi"/>
            <w:kern w:val="2"/>
            <w:sz w:val="22"/>
            <w:szCs w:val="22"/>
            <w14:ligatures w14:val="standardContextual"/>
            <w:rPrChange w:id="32819" w:author="Visone Rossana (GSE)" w:date="2025-09-16T18:33:00Z" w16du:dateUtc="2025-09-16T16:33:00Z">
              <w:rPr>
                <w:rFonts w:eastAsia="Aptos" w:cstheme="minorHAnsi"/>
                <w:kern w:val="2"/>
                <w14:ligatures w14:val="standardContextual"/>
              </w:rPr>
            </w:rPrChange>
          </w:rPr>
          <w:t xml:space="preserve">er le </w:t>
        </w:r>
      </w:ins>
      <w:ins w:id="32820" w:author="Visone Rossana (GSE)" w:date="2025-09-16T14:49:00Z" w16du:dateUtc="2025-09-16T12:49:00Z">
        <w:r w:rsidR="00397682" w:rsidRPr="002A4EFD">
          <w:rPr>
            <w:rFonts w:eastAsia="Aptos" w:cstheme="minorHAnsi"/>
            <w:kern w:val="2"/>
            <w:sz w:val="22"/>
            <w:szCs w:val="22"/>
            <w14:ligatures w14:val="standardContextual"/>
          </w:rPr>
          <w:t>P</w:t>
        </w:r>
      </w:ins>
      <w:ins w:id="32821" w:author="Visone Rossana (GSE)" w:date="2025-09-05T11:44:00Z" w16du:dateUtc="2025-09-05T09:44:00Z">
        <w:r w:rsidR="0094034E" w:rsidRPr="002A4EFD">
          <w:rPr>
            <w:rFonts w:eastAsia="Aptos" w:cstheme="minorHAnsi"/>
            <w:kern w:val="2"/>
            <w:sz w:val="22"/>
            <w:szCs w:val="22"/>
            <w14:ligatures w14:val="standardContextual"/>
            <w:rPrChange w:id="32822" w:author="Visone Rossana (GSE)" w:date="2025-09-16T18:33:00Z" w16du:dateUtc="2025-09-16T16:33:00Z">
              <w:rPr>
                <w:rFonts w:eastAsia="Aptos" w:cstheme="minorHAnsi"/>
                <w:kern w:val="2"/>
                <w14:ligatures w14:val="standardContextual"/>
              </w:rPr>
            </w:rPrChange>
          </w:rPr>
          <w:t>ubbliche</w:t>
        </w:r>
      </w:ins>
      <w:ins w:id="32823" w:author="Visone Rossana (GSE)" w:date="2025-09-16T14:50:00Z" w16du:dateUtc="2025-09-16T12:50:00Z">
        <w:r w:rsidR="00980940" w:rsidRPr="002A4EFD">
          <w:rPr>
            <w:rFonts w:eastAsia="Aptos" w:cstheme="minorHAnsi"/>
            <w:kern w:val="2"/>
            <w:sz w:val="22"/>
            <w:szCs w:val="22"/>
            <w14:ligatures w14:val="standardContextual"/>
          </w:rPr>
          <w:t xml:space="preserve"> Amministrazioni</w:t>
        </w:r>
      </w:ins>
      <w:ins w:id="32824" w:author="Visone Rossana (GSE)" w:date="2025-09-16T15:01:00Z" w16du:dateUtc="2025-09-16T13:01:00Z">
        <w:r w:rsidR="00A44E81" w:rsidRPr="002A4EFD">
          <w:rPr>
            <w:rFonts w:eastAsia="Aptos" w:cstheme="minorHAnsi"/>
            <w:kern w:val="2"/>
            <w:sz w:val="22"/>
            <w:szCs w:val="22"/>
            <w14:ligatures w14:val="standardContextual"/>
          </w:rPr>
          <w:t xml:space="preserve"> e </w:t>
        </w:r>
      </w:ins>
      <w:ins w:id="32825" w:author="Visone Rossana (GSE)" w:date="2025-09-16T14:58:00Z" w16du:dateUtc="2025-09-16T12:58:00Z">
        <w:r w:rsidR="00A44E81" w:rsidRPr="002A4EFD">
          <w:rPr>
            <w:rFonts w:eastAsia="Aptos" w:cstheme="minorHAnsi"/>
            <w:kern w:val="2"/>
            <w:sz w:val="22"/>
            <w:szCs w:val="22"/>
            <w14:ligatures w14:val="standardContextual"/>
          </w:rPr>
          <w:t>gli ETS non economici</w:t>
        </w:r>
      </w:ins>
      <w:ins w:id="32826" w:author="Visone Rossana (GSE)" w:date="2025-09-22T15:40:00Z" w16du:dateUtc="2025-09-22T13:40:00Z">
        <w:r>
          <w:rPr>
            <w:rFonts w:eastAsia="Aptos" w:cstheme="minorHAnsi"/>
            <w:kern w:val="2"/>
            <w:sz w:val="22"/>
            <w:szCs w:val="22"/>
            <w14:ligatures w14:val="standardContextual"/>
          </w:rPr>
          <w:t>, a</w:t>
        </w:r>
        <w:r w:rsidRPr="002A4EFD">
          <w:rPr>
            <w:rFonts w:eastAsia="Aptos" w:cstheme="minorHAnsi"/>
            <w:kern w:val="2"/>
            <w:sz w:val="22"/>
            <w:szCs w:val="22"/>
            <w14:ligatures w14:val="standardContextual"/>
          </w:rPr>
          <w:t>i sensi dell’art. 15, comma 6</w:t>
        </w:r>
        <w:r>
          <w:rPr>
            <w:rFonts w:eastAsia="Aptos" w:cstheme="minorHAnsi"/>
            <w:kern w:val="2"/>
            <w:sz w:val="22"/>
            <w:szCs w:val="22"/>
            <w14:ligatures w14:val="standardContextual"/>
          </w:rPr>
          <w:t xml:space="preserve"> del Decreto</w:t>
        </w:r>
        <w:r w:rsidRPr="002A4EFD">
          <w:rPr>
            <w:rFonts w:eastAsia="Aptos" w:cstheme="minorHAnsi"/>
            <w:kern w:val="2"/>
            <w:sz w:val="22"/>
            <w:szCs w:val="22"/>
            <w14:ligatures w14:val="standardContextual"/>
          </w:rPr>
          <w:t xml:space="preserve">, </w:t>
        </w:r>
      </w:ins>
      <w:ins w:id="32827" w:author="Visone Rossana (GSE)" w:date="2025-09-05T11:44:00Z" w16du:dateUtc="2025-09-05T09:44:00Z">
        <w:r w:rsidR="0094034E" w:rsidRPr="002A4EFD">
          <w:rPr>
            <w:rFonts w:eastAsia="Aptos" w:cstheme="minorHAnsi"/>
            <w:kern w:val="2"/>
            <w:sz w:val="22"/>
            <w:szCs w:val="22"/>
            <w14:ligatures w14:val="standardContextual"/>
            <w:rPrChange w:id="32828" w:author="Visone Rossana (GSE)" w:date="2025-09-16T18:33:00Z" w16du:dateUtc="2025-09-16T16:33:00Z">
              <w:rPr>
                <w:rFonts w:eastAsia="Aptos" w:cstheme="minorHAnsi"/>
                <w:kern w:val="2"/>
                <w14:ligatures w14:val="standardContextual"/>
              </w:rPr>
            </w:rPrChange>
          </w:rPr>
          <w:t>è</w:t>
        </w:r>
        <w:r w:rsidR="0094034E" w:rsidRPr="00357179">
          <w:rPr>
            <w:rFonts w:eastAsia="Aptos" w:cstheme="minorHAnsi"/>
            <w:kern w:val="2"/>
            <w:sz w:val="22"/>
            <w:szCs w:val="22"/>
            <w14:ligatures w14:val="standardContextual"/>
            <w:rPrChange w:id="32829" w:author="Visone Rossana (GSE)" w:date="2025-09-09T14:48:00Z" w16du:dateUtc="2025-09-09T12:48:00Z">
              <w:rPr>
                <w:rFonts w:eastAsia="Aptos" w:cstheme="minorHAnsi"/>
                <w:kern w:val="2"/>
                <w14:ligatures w14:val="standardContextual"/>
              </w:rPr>
            </w:rPrChange>
          </w:rPr>
          <w:t xml:space="preserve"> previsto il riconoscimento di un contributo anticipato a copertura delle spese da sostenere per la redazione della diagnosi energetica</w:t>
        </w:r>
      </w:ins>
      <w:ins w:id="32830" w:author="Visone Rossana (GSE)" w:date="2025-09-16T15:03:00Z" w16du:dateUtc="2025-09-16T13:03:00Z">
        <w:r w:rsidR="00A44E81">
          <w:rPr>
            <w:rFonts w:eastAsia="Aptos" w:cstheme="minorHAnsi"/>
            <w:kern w:val="2"/>
            <w:sz w:val="22"/>
            <w:szCs w:val="22"/>
            <w14:ligatures w14:val="standardContextual"/>
          </w:rPr>
          <w:t>,</w:t>
        </w:r>
      </w:ins>
      <w:ins w:id="32831" w:author="Visone Rossana (GSE)" w:date="2025-09-16T15:20:00Z" w16du:dateUtc="2025-09-16T13:20:00Z">
        <w:r w:rsidR="000D66F8">
          <w:rPr>
            <w:rFonts w:eastAsia="Aptos" w:cstheme="minorHAnsi"/>
            <w:kern w:val="2"/>
            <w:sz w:val="22"/>
            <w:szCs w:val="22"/>
            <w14:ligatures w14:val="standardContextual"/>
          </w:rPr>
          <w:t xml:space="preserve"> </w:t>
        </w:r>
      </w:ins>
      <w:ins w:id="32832" w:author="Visone Rossana (GSE)" w:date="2025-09-16T15:23:00Z" w16du:dateUtc="2025-09-16T13:23:00Z">
        <w:r w:rsidR="000D66F8" w:rsidRPr="00996F4B">
          <w:rPr>
            <w:rFonts w:eastAsia="Aptos" w:cstheme="minorHAnsi"/>
            <w:kern w:val="2"/>
            <w:sz w:val="22"/>
            <w:szCs w:val="22"/>
            <w:highlight w:val="yellow"/>
            <w14:ligatures w14:val="standardContextual"/>
            <w:rPrChange w:id="32833" w:author="Visone Rossana (GSE)" w:date="2025-09-16T15:27:00Z" w16du:dateUtc="2025-09-16T13:27:00Z">
              <w:rPr>
                <w:rFonts w:eastAsia="Aptos" w:cstheme="minorHAnsi"/>
                <w:kern w:val="2"/>
                <w:sz w:val="22"/>
                <w:szCs w:val="22"/>
                <w14:ligatures w14:val="standardContextual"/>
              </w:rPr>
            </w:rPrChange>
          </w:rPr>
          <w:t xml:space="preserve">anche </w:t>
        </w:r>
      </w:ins>
      <w:ins w:id="32834" w:author="Visone Rossana (GSE)" w:date="2025-09-16T15:20:00Z" w16du:dateUtc="2025-09-16T13:20:00Z">
        <w:r w:rsidR="000D66F8" w:rsidRPr="00996F4B">
          <w:rPr>
            <w:rFonts w:eastAsia="Aptos" w:cstheme="minorHAnsi"/>
            <w:kern w:val="2"/>
            <w:sz w:val="22"/>
            <w:szCs w:val="22"/>
            <w:highlight w:val="yellow"/>
            <w14:ligatures w14:val="standardContextual"/>
            <w:rPrChange w:id="32835" w:author="Visone Rossana (GSE)" w:date="2025-09-16T15:27:00Z" w16du:dateUtc="2025-09-16T13:27:00Z">
              <w:rPr>
                <w:rFonts w:eastAsia="Aptos" w:cstheme="minorHAnsi"/>
                <w:kern w:val="2"/>
                <w:sz w:val="22"/>
                <w:szCs w:val="22"/>
                <w14:ligatures w14:val="standardContextual"/>
              </w:rPr>
            </w:rPrChange>
          </w:rPr>
          <w:t>finalizzat</w:t>
        </w:r>
      </w:ins>
      <w:ins w:id="32836" w:author="Visone Rossana (GSE)" w:date="2025-09-16T15:23:00Z" w16du:dateUtc="2025-09-16T13:23:00Z">
        <w:r w:rsidR="000D66F8" w:rsidRPr="00996F4B">
          <w:rPr>
            <w:rFonts w:eastAsia="Aptos" w:cstheme="minorHAnsi"/>
            <w:kern w:val="2"/>
            <w:sz w:val="22"/>
            <w:szCs w:val="22"/>
            <w:highlight w:val="yellow"/>
            <w14:ligatures w14:val="standardContextual"/>
            <w:rPrChange w:id="32837" w:author="Visone Rossana (GSE)" w:date="2025-09-16T15:27:00Z" w16du:dateUtc="2025-09-16T13:27:00Z">
              <w:rPr>
                <w:rFonts w:eastAsia="Aptos" w:cstheme="minorHAnsi"/>
                <w:kern w:val="2"/>
                <w:sz w:val="22"/>
                <w:szCs w:val="22"/>
                <w14:ligatures w14:val="standardContextual"/>
              </w:rPr>
            </w:rPrChange>
          </w:rPr>
          <w:t>a</w:t>
        </w:r>
      </w:ins>
      <w:ins w:id="32838" w:author="Visone Rossana (GSE)" w:date="2025-09-16T15:20:00Z" w16du:dateUtc="2025-09-16T13:20:00Z">
        <w:r w:rsidR="000D66F8" w:rsidRPr="00996F4B">
          <w:rPr>
            <w:rFonts w:eastAsia="Aptos" w:cstheme="minorHAnsi"/>
            <w:kern w:val="2"/>
            <w:sz w:val="22"/>
            <w:szCs w:val="22"/>
            <w:highlight w:val="yellow"/>
            <w14:ligatures w14:val="standardContextual"/>
            <w:rPrChange w:id="32839" w:author="Visone Rossana (GSE)" w:date="2025-09-16T15:27:00Z" w16du:dateUtc="2025-09-16T13:27:00Z">
              <w:rPr>
                <w:rFonts w:eastAsia="Aptos" w:cstheme="minorHAnsi"/>
                <w:kern w:val="2"/>
                <w:sz w:val="22"/>
                <w:szCs w:val="22"/>
                <w14:ligatures w14:val="standardContextual"/>
              </w:rPr>
            </w:rPrChange>
          </w:rPr>
          <w:t xml:space="preserve"> alla realizzazione di almeno uno degli interventi indicati in diagnosi</w:t>
        </w:r>
      </w:ins>
      <w:ins w:id="32840" w:author="Visone Rossana (GSE)" w:date="2025-09-22T15:40:00Z" w16du:dateUtc="2025-09-22T13:40:00Z">
        <w:r>
          <w:rPr>
            <w:rFonts w:eastAsia="Aptos" w:cstheme="minorHAnsi"/>
            <w:kern w:val="2"/>
            <w:sz w:val="22"/>
            <w:szCs w:val="22"/>
            <w:highlight w:val="yellow"/>
            <w14:ligatures w14:val="standardContextual"/>
          </w:rPr>
          <w:t xml:space="preserve">, </w:t>
        </w:r>
        <w:r>
          <w:rPr>
            <w:rFonts w:eastAsia="Aptos" w:cstheme="minorHAnsi"/>
            <w:kern w:val="2"/>
            <w:sz w:val="22"/>
            <w:szCs w:val="22"/>
            <w14:ligatures w14:val="standardContextual"/>
          </w:rPr>
          <w:t xml:space="preserve">previa trasmissione di specifica </w:t>
        </w:r>
        <w:r w:rsidRPr="007E114D">
          <w:rPr>
            <w:rFonts w:eastAsia="Aptos" w:cstheme="minorHAnsi"/>
            <w:kern w:val="2"/>
            <w:sz w:val="22"/>
            <w:szCs w:val="22"/>
            <w:highlight w:val="cyan"/>
            <w14:ligatures w14:val="standardContextual"/>
          </w:rPr>
          <w:t>“richiesta”</w:t>
        </w:r>
        <w:r>
          <w:rPr>
            <w:rFonts w:eastAsia="Aptos" w:cstheme="minorHAnsi"/>
            <w:kern w:val="2"/>
            <w:sz w:val="22"/>
            <w:szCs w:val="22"/>
            <w14:ligatures w14:val="standardContextual"/>
          </w:rPr>
          <w:t xml:space="preserve"> tramite il Portaltermico</w:t>
        </w:r>
      </w:ins>
      <w:ins w:id="32841" w:author="Visone Rossana (GSE)" w:date="2025-09-05T11:44:00Z" w16du:dateUtc="2025-09-05T09:44:00Z">
        <w:r w:rsidR="0094034E" w:rsidRPr="00996F4B">
          <w:rPr>
            <w:rFonts w:eastAsia="Aptos" w:cstheme="minorHAnsi"/>
            <w:kern w:val="2"/>
            <w:sz w:val="22"/>
            <w:szCs w:val="22"/>
            <w:highlight w:val="yellow"/>
            <w14:ligatures w14:val="standardContextual"/>
            <w:rPrChange w:id="32842" w:author="Visone Rossana (GSE)" w:date="2025-09-16T15:27:00Z" w16du:dateUtc="2025-09-16T13:27:00Z">
              <w:rPr>
                <w:rFonts w:eastAsia="Aptos" w:cstheme="minorHAnsi"/>
                <w:kern w:val="2"/>
                <w14:ligatures w14:val="standardContextual"/>
              </w:rPr>
            </w:rPrChange>
          </w:rPr>
          <w:t>.</w:t>
        </w:r>
        <w:r w:rsidR="0094034E" w:rsidRPr="00357179">
          <w:rPr>
            <w:rFonts w:eastAsia="Aptos" w:cstheme="minorHAnsi"/>
            <w:kern w:val="2"/>
            <w:sz w:val="22"/>
            <w:szCs w:val="22"/>
            <w14:ligatures w14:val="standardContextual"/>
            <w:rPrChange w:id="32843" w:author="Visone Rossana (GSE)" w:date="2025-09-09T14:48:00Z" w16du:dateUtc="2025-09-09T12:48:00Z">
              <w:rPr>
                <w:rFonts w:eastAsia="Aptos" w:cstheme="minorHAnsi"/>
                <w:kern w:val="2"/>
                <w14:ligatures w14:val="standardContextual"/>
              </w:rPr>
            </w:rPrChange>
          </w:rPr>
          <w:t xml:space="preserve"> </w:t>
        </w:r>
      </w:ins>
    </w:p>
    <w:p w14:paraId="47AFFB8C" w14:textId="73DA4839" w:rsidR="00380AD8" w:rsidRDefault="000D66F8">
      <w:pPr>
        <w:spacing w:line="276" w:lineRule="auto"/>
        <w:contextualSpacing/>
        <w:jc w:val="both"/>
        <w:rPr>
          <w:ins w:id="32844" w:author="Visone Rossana (GSE)" w:date="2025-09-22T10:15:00Z" w16du:dateUtc="2025-09-22T08:15:00Z"/>
          <w:rFonts w:eastAsia="Aptos" w:cstheme="minorHAnsi"/>
          <w:b/>
          <w:bCs/>
          <w:kern w:val="2"/>
          <w:sz w:val="22"/>
          <w:szCs w:val="22"/>
          <w14:ligatures w14:val="standardContextual"/>
        </w:rPr>
      </w:pPr>
      <w:ins w:id="32845" w:author="Visone Rossana (GSE)" w:date="2025-09-16T15:21:00Z" w16du:dateUtc="2025-09-16T13:21:00Z">
        <w:r w:rsidRPr="002A4EFD">
          <w:rPr>
            <w:rFonts w:eastAsia="Aptos" w:cstheme="minorHAnsi"/>
            <w:b/>
            <w:bCs/>
            <w:kern w:val="2"/>
            <w:sz w:val="22"/>
            <w:szCs w:val="22"/>
            <w14:ligatures w14:val="standardContextual"/>
            <w:rPrChange w:id="32846" w:author="Visone Rossana (GSE)" w:date="2025-09-16T18:31:00Z" w16du:dateUtc="2025-09-16T16:31:00Z">
              <w:rPr>
                <w:rFonts w:eastAsia="Aptos" w:cstheme="minorHAnsi"/>
                <w:kern w:val="2"/>
                <w:sz w:val="22"/>
                <w:szCs w:val="22"/>
                <w14:ligatures w14:val="standardContextual"/>
              </w:rPr>
            </w:rPrChange>
          </w:rPr>
          <w:t xml:space="preserve">A pena di esclusione del contributo, la diagnosi energetica </w:t>
        </w:r>
      </w:ins>
      <w:ins w:id="32847" w:author="Visone Rossana (GSE)" w:date="2025-09-16T15:22:00Z" w16du:dateUtc="2025-09-16T13:22:00Z">
        <w:r w:rsidRPr="002A4EFD">
          <w:rPr>
            <w:rFonts w:eastAsia="Aptos" w:cstheme="minorHAnsi"/>
            <w:b/>
            <w:bCs/>
            <w:kern w:val="2"/>
            <w:sz w:val="22"/>
            <w:szCs w:val="22"/>
            <w14:ligatures w14:val="standardContextual"/>
            <w:rPrChange w:id="32848" w:author="Visone Rossana (GSE)" w:date="2025-09-16T18:31:00Z" w16du:dateUtc="2025-09-16T16:31:00Z">
              <w:rPr>
                <w:rFonts w:eastAsia="Aptos" w:cstheme="minorHAnsi"/>
                <w:kern w:val="2"/>
                <w:sz w:val="22"/>
                <w:szCs w:val="22"/>
                <w14:ligatures w14:val="standardContextual"/>
              </w:rPr>
            </w:rPrChange>
          </w:rPr>
          <w:t>deve</w:t>
        </w:r>
      </w:ins>
      <w:ins w:id="32849" w:author="Visone Rossana (GSE)" w:date="2025-09-22T10:15:00Z" w16du:dateUtc="2025-09-22T08:15:00Z">
        <w:r w:rsidR="00380AD8">
          <w:rPr>
            <w:rFonts w:eastAsia="Aptos" w:cstheme="minorHAnsi"/>
            <w:b/>
            <w:bCs/>
            <w:kern w:val="2"/>
            <w:sz w:val="22"/>
            <w:szCs w:val="22"/>
            <w14:ligatures w14:val="standardContextual"/>
          </w:rPr>
          <w:t>:</w:t>
        </w:r>
      </w:ins>
    </w:p>
    <w:p w14:paraId="2ED82504" w14:textId="12A79C65" w:rsidR="00380AD8" w:rsidRPr="00E27FC7" w:rsidRDefault="000D66F8" w:rsidP="00380AD8">
      <w:pPr>
        <w:pStyle w:val="Paragrafoelenco"/>
        <w:numPr>
          <w:ilvl w:val="0"/>
          <w:numId w:val="131"/>
        </w:numPr>
        <w:spacing w:line="276" w:lineRule="auto"/>
        <w:jc w:val="both"/>
        <w:rPr>
          <w:ins w:id="32850" w:author="Visone Rossana (GSE)" w:date="2025-09-22T10:15:00Z" w16du:dateUtc="2025-09-22T08:15:00Z"/>
          <w:rFonts w:eastAsia="Aptos" w:cstheme="minorHAnsi"/>
          <w:kern w:val="2"/>
          <w:sz w:val="22"/>
          <w:szCs w:val="22"/>
          <w14:ligatures w14:val="standardContextual"/>
          <w:rPrChange w:id="32851" w:author="Visone Rossana (GSE)" w:date="2025-09-22T10:18:00Z" w16du:dateUtc="2025-09-22T08:18:00Z">
            <w:rPr>
              <w:ins w:id="32852" w:author="Visone Rossana (GSE)" w:date="2025-09-22T10:15:00Z" w16du:dateUtc="2025-09-22T08:15:00Z"/>
              <w:rFonts w:eastAsia="Aptos" w:cstheme="minorHAnsi"/>
              <w:b/>
              <w:bCs/>
              <w:kern w:val="2"/>
              <w:sz w:val="22"/>
              <w:szCs w:val="22"/>
              <w14:ligatures w14:val="standardContextual"/>
            </w:rPr>
          </w:rPrChange>
        </w:rPr>
      </w:pPr>
      <w:ins w:id="32853" w:author="Visone Rossana (GSE)" w:date="2025-09-16T15:22:00Z" w16du:dateUtc="2025-09-16T13:22:00Z">
        <w:r w:rsidRPr="00380AD8">
          <w:rPr>
            <w:rFonts w:eastAsia="Aptos" w:cstheme="minorHAnsi"/>
            <w:b/>
            <w:bCs/>
            <w:kern w:val="2"/>
            <w:sz w:val="22"/>
            <w:szCs w:val="22"/>
            <w14:ligatures w14:val="standardContextual"/>
            <w:rPrChange w:id="32854" w:author="Visone Rossana (GSE)" w:date="2025-09-22T10:15:00Z" w16du:dateUtc="2025-09-22T08:15:00Z">
              <w:rPr>
                <w:rFonts w:eastAsia="Aptos" w:cstheme="minorHAnsi"/>
                <w:kern w:val="2"/>
                <w:sz w:val="22"/>
                <w:szCs w:val="22"/>
                <w14:ligatures w14:val="standardContextual"/>
              </w:rPr>
            </w:rPrChange>
          </w:rPr>
          <w:t>essere redatta</w:t>
        </w:r>
      </w:ins>
      <w:ins w:id="32855" w:author="Visone Rossana (GSE)" w:date="2025-09-16T15:26:00Z" w16du:dateUtc="2025-09-16T13:26:00Z">
        <w:r w:rsidR="00996F4B" w:rsidRPr="00380AD8">
          <w:rPr>
            <w:rFonts w:eastAsia="Aptos" w:cstheme="minorHAnsi"/>
            <w:b/>
            <w:bCs/>
            <w:kern w:val="2"/>
            <w:sz w:val="22"/>
            <w:szCs w:val="22"/>
            <w14:ligatures w14:val="standardContextual"/>
            <w:rPrChange w:id="32856" w:author="Visone Rossana (GSE)" w:date="2025-09-22T10:15:00Z" w16du:dateUtc="2025-09-22T08:15:00Z">
              <w:rPr>
                <w:rFonts w:eastAsia="Aptos" w:cstheme="minorHAnsi"/>
                <w:kern w:val="2"/>
                <w:sz w:val="22"/>
                <w:szCs w:val="22"/>
                <w14:ligatures w14:val="standardContextual"/>
              </w:rPr>
            </w:rPrChange>
          </w:rPr>
          <w:t xml:space="preserve"> </w:t>
        </w:r>
      </w:ins>
      <w:ins w:id="32857" w:author="Visone Rossana (GSE)" w:date="2025-09-16T18:30:00Z" w16du:dateUtc="2025-09-16T16:30:00Z">
        <w:r w:rsidR="002A4EFD" w:rsidRPr="00380AD8">
          <w:rPr>
            <w:rFonts w:eastAsia="Aptos" w:cstheme="minorHAnsi"/>
            <w:b/>
            <w:bCs/>
            <w:kern w:val="2"/>
            <w:sz w:val="22"/>
            <w:szCs w:val="22"/>
            <w14:ligatures w14:val="standardContextual"/>
            <w:rPrChange w:id="32858" w:author="Visone Rossana (GSE)" w:date="2025-09-22T10:15:00Z" w16du:dateUtc="2025-09-22T08:15:00Z">
              <w:rPr>
                <w:rFonts w:eastAsia="Aptos" w:cstheme="minorHAnsi"/>
                <w:kern w:val="2"/>
                <w:sz w:val="22"/>
                <w:szCs w:val="22"/>
                <w14:ligatures w14:val="standardContextual"/>
              </w:rPr>
            </w:rPrChange>
          </w:rPr>
          <w:t>da un EGE e/o ESCO</w:t>
        </w:r>
      </w:ins>
      <w:ins w:id="32859" w:author="Visone Rossana (GSE)" w:date="2025-09-22T10:18:00Z" w16du:dateUtc="2025-09-22T08:18:00Z">
        <w:r w:rsidR="00E27FC7">
          <w:rPr>
            <w:rFonts w:eastAsia="Aptos" w:cstheme="minorHAnsi"/>
            <w:b/>
            <w:bCs/>
            <w:kern w:val="2"/>
            <w:sz w:val="22"/>
            <w:szCs w:val="22"/>
            <w14:ligatures w14:val="standardContextual"/>
          </w:rPr>
          <w:t>,</w:t>
        </w:r>
      </w:ins>
      <w:ins w:id="32860" w:author="Visone Rossana (GSE)" w:date="2025-09-22T10:16:00Z" w16du:dateUtc="2025-09-22T08:16:00Z">
        <w:r w:rsidR="00380AD8">
          <w:rPr>
            <w:rFonts w:eastAsia="Aptos" w:cstheme="minorHAnsi"/>
            <w:b/>
            <w:bCs/>
            <w:kern w:val="2"/>
            <w:sz w:val="22"/>
            <w:szCs w:val="22"/>
            <w14:ligatures w14:val="standardContextual"/>
          </w:rPr>
          <w:t xml:space="preserve"> </w:t>
        </w:r>
      </w:ins>
      <w:ins w:id="32861" w:author="Visone Rossana (GSE)" w:date="2025-09-16T15:22:00Z" w16du:dateUtc="2025-09-16T13:22:00Z">
        <w:r w:rsidRPr="00380AD8">
          <w:rPr>
            <w:rFonts w:eastAsia="Aptos" w:cstheme="minorHAnsi"/>
            <w:b/>
            <w:bCs/>
            <w:kern w:val="2"/>
            <w:sz w:val="22"/>
            <w:szCs w:val="22"/>
            <w14:ligatures w14:val="standardContextual"/>
            <w:rPrChange w:id="32862" w:author="Visone Rossana (GSE)" w:date="2025-09-22T10:15:00Z" w16du:dateUtc="2025-09-22T08:15:00Z">
              <w:rPr>
                <w:rFonts w:eastAsia="Aptos" w:cstheme="minorHAnsi"/>
                <w:kern w:val="2"/>
                <w:sz w:val="22"/>
                <w:szCs w:val="22"/>
                <w14:ligatures w14:val="standardContextual"/>
              </w:rPr>
            </w:rPrChange>
          </w:rPr>
          <w:t xml:space="preserve">in conformità </w:t>
        </w:r>
      </w:ins>
      <w:ins w:id="32863" w:author="Visone Rossana (GSE)" w:date="2025-09-16T15:23:00Z" w16du:dateUtc="2025-09-16T13:23:00Z">
        <w:r w:rsidRPr="00380AD8">
          <w:rPr>
            <w:rFonts w:eastAsia="Aptos" w:cstheme="minorHAnsi"/>
            <w:b/>
            <w:bCs/>
            <w:kern w:val="2"/>
            <w:sz w:val="22"/>
            <w:szCs w:val="22"/>
            <w14:ligatures w14:val="standardContextual"/>
            <w:rPrChange w:id="32864" w:author="Visone Rossana (GSE)" w:date="2025-09-22T10:15:00Z" w16du:dateUtc="2025-09-22T08:15:00Z">
              <w:rPr>
                <w:rFonts w:eastAsia="Aptos" w:cstheme="minorHAnsi"/>
                <w:kern w:val="2"/>
                <w:sz w:val="22"/>
                <w:szCs w:val="22"/>
                <w14:ligatures w14:val="standardContextual"/>
              </w:rPr>
            </w:rPrChange>
          </w:rPr>
          <w:t>ai criteri minimi di cui al Dlgs 102/14</w:t>
        </w:r>
      </w:ins>
      <w:ins w:id="32865" w:author="Visone Rossana (GSE)" w:date="2025-09-22T12:59:00Z" w16du:dateUtc="2025-09-22T10:59:00Z">
        <w:r w:rsidR="0018546C">
          <w:rPr>
            <w:rFonts w:eastAsia="Aptos" w:cstheme="minorHAnsi"/>
            <w:b/>
            <w:bCs/>
            <w:kern w:val="2"/>
            <w:sz w:val="22"/>
            <w:szCs w:val="22"/>
            <w14:ligatures w14:val="standardContextual"/>
          </w:rPr>
          <w:t xml:space="preserve">, </w:t>
        </w:r>
      </w:ins>
      <w:ins w:id="32866" w:author="Visone Rossana (GSE)" w:date="2025-09-22T10:18:00Z" w16du:dateUtc="2025-09-22T08:18:00Z">
        <w:r w:rsidR="00E27FC7" w:rsidRPr="00E27FC7">
          <w:rPr>
            <w:rFonts w:eastAsia="Aptos" w:cstheme="minorHAnsi"/>
            <w:kern w:val="2"/>
            <w:sz w:val="22"/>
            <w:szCs w:val="22"/>
            <w14:ligatures w14:val="standardContextual"/>
            <w:rPrChange w:id="32867" w:author="Visone Rossana (GSE)" w:date="2025-09-22T10:18:00Z" w16du:dateUtc="2025-09-22T08:18:00Z">
              <w:rPr>
                <w:rFonts w:eastAsia="Aptos" w:cstheme="minorHAnsi"/>
                <w:b/>
                <w:bCs/>
                <w:kern w:val="2"/>
                <w:sz w:val="22"/>
                <w:szCs w:val="22"/>
                <w14:ligatures w14:val="standardContextual"/>
              </w:rPr>
            </w:rPrChange>
          </w:rPr>
          <w:t>secondo quanto indicato al precedente Paragrafo 9.16.1;</w:t>
        </w:r>
      </w:ins>
    </w:p>
    <w:p w14:paraId="5DDB673E" w14:textId="634C1F89" w:rsidR="000D66F8" w:rsidRPr="00380AD8" w:rsidRDefault="000D66F8">
      <w:pPr>
        <w:pStyle w:val="Paragrafoelenco"/>
        <w:numPr>
          <w:ilvl w:val="0"/>
          <w:numId w:val="131"/>
        </w:numPr>
        <w:spacing w:line="276" w:lineRule="auto"/>
        <w:jc w:val="both"/>
        <w:rPr>
          <w:ins w:id="32868" w:author="Visone Rossana (GSE)" w:date="2025-09-16T15:21:00Z" w16du:dateUtc="2025-09-16T13:21:00Z"/>
          <w:rFonts w:eastAsia="Aptos" w:cstheme="minorHAnsi"/>
          <w:kern w:val="2"/>
          <w:sz w:val="22"/>
          <w:szCs w:val="22"/>
          <w14:ligatures w14:val="standardContextual"/>
          <w:rPrChange w:id="32869" w:author="Visone Rossana (GSE)" w:date="2025-09-22T10:15:00Z" w16du:dateUtc="2025-09-22T08:15:00Z">
            <w:rPr>
              <w:ins w:id="32870" w:author="Visone Rossana (GSE)" w:date="2025-09-16T15:21:00Z" w16du:dateUtc="2025-09-16T13:21:00Z"/>
              <w:rFonts w:eastAsia="Aptos"/>
            </w:rPr>
          </w:rPrChange>
        </w:rPr>
        <w:pPrChange w:id="32871" w:author="Visone Rossana (GSE)" w:date="2025-09-22T10:15:00Z" w16du:dateUtc="2025-09-22T08:15:00Z">
          <w:pPr>
            <w:spacing w:line="276" w:lineRule="auto"/>
            <w:contextualSpacing/>
            <w:jc w:val="both"/>
          </w:pPr>
        </w:pPrChange>
      </w:pPr>
      <w:ins w:id="32872" w:author="Visone Rossana (GSE)" w:date="2025-09-16T15:23:00Z" w16du:dateUtc="2025-09-16T13:23:00Z">
        <w:r w:rsidRPr="00380AD8">
          <w:rPr>
            <w:rFonts w:eastAsia="Aptos" w:cstheme="minorHAnsi"/>
            <w:b/>
            <w:bCs/>
            <w:kern w:val="2"/>
            <w:sz w:val="22"/>
            <w:szCs w:val="22"/>
            <w14:ligatures w14:val="standardContextual"/>
            <w:rPrChange w:id="32873" w:author="Visone Rossana (GSE)" w:date="2025-09-22T10:15:00Z" w16du:dateUtc="2025-09-22T08:15:00Z">
              <w:rPr>
                <w:rFonts w:eastAsia="Aptos" w:cstheme="minorHAnsi"/>
                <w:kern w:val="2"/>
                <w:sz w:val="22"/>
                <w:szCs w:val="22"/>
                <w14:ligatures w14:val="standardContextual"/>
              </w:rPr>
            </w:rPrChange>
          </w:rPr>
          <w:t xml:space="preserve">riportare </w:t>
        </w:r>
      </w:ins>
      <w:ins w:id="32874" w:author="Visone Rossana (GSE)" w:date="2025-09-16T15:26:00Z" w16du:dateUtc="2025-09-16T13:26:00Z">
        <w:r w:rsidR="00996F4B" w:rsidRPr="00380AD8">
          <w:rPr>
            <w:rFonts w:eastAsia="Aptos" w:cstheme="minorHAnsi"/>
            <w:b/>
            <w:bCs/>
            <w:kern w:val="2"/>
            <w:sz w:val="22"/>
            <w:szCs w:val="22"/>
            <w14:ligatures w14:val="standardContextual"/>
            <w:rPrChange w:id="32875" w:author="Visone Rossana (GSE)" w:date="2025-09-22T10:15:00Z" w16du:dateUtc="2025-09-22T08:15:00Z">
              <w:rPr>
                <w:rFonts w:eastAsia="Aptos" w:cstheme="minorHAnsi"/>
                <w:kern w:val="2"/>
                <w:sz w:val="22"/>
                <w:szCs w:val="22"/>
                <w14:ligatures w14:val="standardContextual"/>
              </w:rPr>
            </w:rPrChange>
          </w:rPr>
          <w:t>almeno uno degli interventi del titolo II e III</w:t>
        </w:r>
        <w:r w:rsidR="00996F4B" w:rsidRPr="00380AD8">
          <w:rPr>
            <w:rFonts w:eastAsia="Aptos" w:cstheme="minorHAnsi"/>
            <w:kern w:val="2"/>
            <w:sz w:val="22"/>
            <w:szCs w:val="22"/>
            <w14:ligatures w14:val="standardContextual"/>
            <w:rPrChange w:id="32876" w:author="Visone Rossana (GSE)" w:date="2025-09-22T10:15:00Z" w16du:dateUtc="2025-09-22T08:15:00Z">
              <w:rPr>
                <w:rFonts w:eastAsia="Aptos"/>
              </w:rPr>
            </w:rPrChange>
          </w:rPr>
          <w:t xml:space="preserve"> per i quali dovrà essere trasmessa</w:t>
        </w:r>
      </w:ins>
      <w:ins w:id="32877" w:author="Visone Rossana (GSE)" w:date="2025-09-16T15:27:00Z" w16du:dateUtc="2025-09-16T13:27:00Z">
        <w:r w:rsidR="00996F4B" w:rsidRPr="00380AD8">
          <w:rPr>
            <w:rFonts w:eastAsia="Aptos" w:cstheme="minorHAnsi"/>
            <w:kern w:val="2"/>
            <w:sz w:val="22"/>
            <w:szCs w:val="22"/>
            <w14:ligatures w14:val="standardContextual"/>
            <w:rPrChange w:id="32878" w:author="Visone Rossana (GSE)" w:date="2025-09-22T10:15:00Z" w16du:dateUtc="2025-09-22T08:15:00Z">
              <w:rPr>
                <w:rFonts w:eastAsia="Aptos"/>
              </w:rPr>
            </w:rPrChange>
          </w:rPr>
          <w:t xml:space="preserve">, </w:t>
        </w:r>
      </w:ins>
      <w:ins w:id="32879" w:author="Visone Rossana (GSE)" w:date="2025-09-16T15:28:00Z" w16du:dateUtc="2025-09-16T13:28:00Z">
        <w:r w:rsidR="00996F4B" w:rsidRPr="00380AD8">
          <w:rPr>
            <w:rFonts w:eastAsia="Aptos" w:cstheme="minorHAnsi"/>
            <w:kern w:val="2"/>
            <w:sz w:val="22"/>
            <w:szCs w:val="22"/>
            <w14:ligatures w14:val="standardContextual"/>
            <w:rPrChange w:id="32880" w:author="Visone Rossana (GSE)" w:date="2025-09-22T10:15:00Z" w16du:dateUtc="2025-09-22T08:15:00Z">
              <w:rPr>
                <w:rFonts w:eastAsia="Aptos"/>
              </w:rPr>
            </w:rPrChange>
          </w:rPr>
          <w:t xml:space="preserve">una volta programmati e/o realizzati, </w:t>
        </w:r>
      </w:ins>
      <w:ins w:id="32881" w:author="Visone Rossana (GSE)" w:date="2025-09-16T15:26:00Z" w16du:dateUtc="2025-09-16T13:26:00Z">
        <w:r w:rsidR="00996F4B" w:rsidRPr="00380AD8">
          <w:rPr>
            <w:rFonts w:eastAsia="Aptos" w:cstheme="minorHAnsi"/>
            <w:kern w:val="2"/>
            <w:sz w:val="22"/>
            <w:szCs w:val="22"/>
            <w14:ligatures w14:val="standardContextual"/>
            <w:rPrChange w:id="32882" w:author="Visone Rossana (GSE)" w:date="2025-09-22T10:15:00Z" w16du:dateUtc="2025-09-22T08:15:00Z">
              <w:rPr>
                <w:rFonts w:eastAsia="Aptos"/>
              </w:rPr>
            </w:rPrChange>
          </w:rPr>
          <w:t>la successiva richiesta di concessione di incentivo</w:t>
        </w:r>
      </w:ins>
      <w:ins w:id="32883" w:author="Visone Rossana (GSE)" w:date="2025-09-22T10:17:00Z" w16du:dateUtc="2025-09-22T08:17:00Z">
        <w:r w:rsidR="00380AD8">
          <w:rPr>
            <w:rFonts w:eastAsia="Aptos" w:cstheme="minorHAnsi"/>
            <w:kern w:val="2"/>
            <w:sz w:val="22"/>
            <w:szCs w:val="22"/>
            <w14:ligatures w14:val="standardContextual"/>
          </w:rPr>
          <w:t xml:space="preserve"> in</w:t>
        </w:r>
      </w:ins>
      <w:ins w:id="32884" w:author="Visone Rossana (GSE)" w:date="2025-09-22T11:51:00Z" w16du:dateUtc="2025-09-22T09:51:00Z">
        <w:r w:rsidR="00E47C69">
          <w:rPr>
            <w:rFonts w:eastAsia="Aptos" w:cstheme="minorHAnsi"/>
            <w:kern w:val="2"/>
            <w:sz w:val="22"/>
            <w:szCs w:val="22"/>
            <w14:ligatures w14:val="standardContextual"/>
          </w:rPr>
          <w:t xml:space="preserve"> </w:t>
        </w:r>
      </w:ins>
      <w:ins w:id="32885" w:author="Visone Rossana (GSE)" w:date="2025-09-22T10:17:00Z" w16du:dateUtc="2025-09-22T08:17:00Z">
        <w:r w:rsidR="00380AD8">
          <w:rPr>
            <w:rFonts w:eastAsia="Aptos" w:cstheme="minorHAnsi"/>
            <w:kern w:val="2"/>
            <w:sz w:val="22"/>
            <w:szCs w:val="22"/>
            <w14:ligatures w14:val="standardContextual"/>
          </w:rPr>
          <w:t xml:space="preserve">modalità  </w:t>
        </w:r>
      </w:ins>
      <w:ins w:id="32886" w:author="Visone Rossana (GSE)" w:date="2025-09-22T17:17:00Z" w16du:dateUtc="2025-09-22T15:17:00Z">
        <w:r w:rsidR="007478D4">
          <w:rPr>
            <w:rFonts w:eastAsia="Aptos" w:cstheme="minorHAnsi"/>
            <w:kern w:val="2"/>
            <w:sz w:val="22"/>
            <w:szCs w:val="22"/>
            <w14:ligatures w14:val="standardContextual"/>
          </w:rPr>
          <w:t xml:space="preserve">rispettivamente di </w:t>
        </w:r>
      </w:ins>
      <w:ins w:id="32887" w:author="Visone Rossana (GSE)" w:date="2025-09-22T10:18:00Z" w16du:dateUtc="2025-09-22T08:18:00Z">
        <w:r w:rsidR="00380AD8">
          <w:rPr>
            <w:rFonts w:eastAsia="Aptos" w:cstheme="minorHAnsi"/>
            <w:kern w:val="2"/>
            <w:sz w:val="22"/>
            <w:szCs w:val="22"/>
            <w14:ligatures w14:val="standardContextual"/>
          </w:rPr>
          <w:t>“</w:t>
        </w:r>
      </w:ins>
      <w:ins w:id="32888" w:author="Visone Rossana (GSE)" w:date="2025-09-22T10:17:00Z" w16du:dateUtc="2025-09-22T08:17:00Z">
        <w:r w:rsidR="00380AD8">
          <w:rPr>
            <w:rFonts w:eastAsia="Aptos" w:cstheme="minorHAnsi"/>
            <w:kern w:val="2"/>
            <w:sz w:val="22"/>
            <w:szCs w:val="22"/>
            <w14:ligatures w14:val="standardContextual"/>
          </w:rPr>
          <w:t>prenotazione</w:t>
        </w:r>
      </w:ins>
      <w:ins w:id="32889" w:author="Visone Rossana (GSE)" w:date="2025-09-22T10:18:00Z" w16du:dateUtc="2025-09-22T08:18:00Z">
        <w:r w:rsidR="00380AD8">
          <w:rPr>
            <w:rFonts w:eastAsia="Aptos" w:cstheme="minorHAnsi"/>
            <w:kern w:val="2"/>
            <w:sz w:val="22"/>
            <w:szCs w:val="22"/>
            <w14:ligatures w14:val="standardContextual"/>
          </w:rPr>
          <w:t>”</w:t>
        </w:r>
      </w:ins>
      <w:ins w:id="32890" w:author="Visone Rossana (GSE)" w:date="2025-09-22T10:17:00Z" w16du:dateUtc="2025-09-22T08:17:00Z">
        <w:r w:rsidR="00380AD8">
          <w:rPr>
            <w:rFonts w:eastAsia="Aptos" w:cstheme="minorHAnsi"/>
            <w:kern w:val="2"/>
            <w:sz w:val="22"/>
            <w:szCs w:val="22"/>
            <w14:ligatures w14:val="standardContextual"/>
          </w:rPr>
          <w:t xml:space="preserve"> o </w:t>
        </w:r>
      </w:ins>
      <w:ins w:id="32891" w:author="Visone Rossana (GSE)" w:date="2025-09-22T10:18:00Z" w16du:dateUtc="2025-09-22T08:18:00Z">
        <w:r w:rsidR="00380AD8">
          <w:rPr>
            <w:rFonts w:eastAsia="Aptos" w:cstheme="minorHAnsi"/>
            <w:kern w:val="2"/>
            <w:sz w:val="22"/>
            <w:szCs w:val="22"/>
            <w14:ligatures w14:val="standardContextual"/>
          </w:rPr>
          <w:t>“</w:t>
        </w:r>
      </w:ins>
      <w:ins w:id="32892" w:author="Visone Rossana (GSE)" w:date="2025-09-22T10:17:00Z" w16du:dateUtc="2025-09-22T08:17:00Z">
        <w:r w:rsidR="00380AD8">
          <w:rPr>
            <w:rFonts w:eastAsia="Aptos" w:cstheme="minorHAnsi"/>
            <w:kern w:val="2"/>
            <w:sz w:val="22"/>
            <w:szCs w:val="22"/>
            <w14:ligatures w14:val="standardContextual"/>
          </w:rPr>
          <w:t>accesso diretto</w:t>
        </w:r>
      </w:ins>
      <w:ins w:id="32893" w:author="Visone Rossana (GSE)" w:date="2025-09-22T10:18:00Z" w16du:dateUtc="2025-09-22T08:18:00Z">
        <w:r w:rsidR="00380AD8">
          <w:rPr>
            <w:rFonts w:eastAsia="Aptos" w:cstheme="minorHAnsi"/>
            <w:kern w:val="2"/>
            <w:sz w:val="22"/>
            <w:szCs w:val="22"/>
            <w14:ligatures w14:val="standardContextual"/>
          </w:rPr>
          <w:t>”</w:t>
        </w:r>
      </w:ins>
      <w:ins w:id="32894" w:author="Visone Rossana (GSE)" w:date="2025-09-16T15:26:00Z" w16du:dateUtc="2025-09-16T13:26:00Z">
        <w:r w:rsidR="00996F4B" w:rsidRPr="00380AD8">
          <w:rPr>
            <w:rFonts w:eastAsia="Aptos" w:cstheme="minorHAnsi"/>
            <w:kern w:val="2"/>
            <w:sz w:val="22"/>
            <w:szCs w:val="22"/>
            <w14:ligatures w14:val="standardContextual"/>
            <w:rPrChange w:id="32895" w:author="Visone Rossana (GSE)" w:date="2025-09-22T10:15:00Z" w16du:dateUtc="2025-09-22T08:15:00Z">
              <w:rPr>
                <w:rFonts w:eastAsia="Aptos"/>
              </w:rPr>
            </w:rPrChange>
          </w:rPr>
          <w:t xml:space="preserve">. </w:t>
        </w:r>
      </w:ins>
    </w:p>
    <w:p w14:paraId="57191F55" w14:textId="77777777" w:rsidR="0018546C" w:rsidRDefault="0018546C">
      <w:pPr>
        <w:spacing w:line="276" w:lineRule="auto"/>
        <w:contextualSpacing/>
        <w:jc w:val="both"/>
        <w:rPr>
          <w:ins w:id="32896" w:author="Visone Rossana (GSE)" w:date="2025-09-22T12:59:00Z" w16du:dateUtc="2025-09-22T10:59:00Z"/>
          <w:rFonts w:eastAsia="Aptos" w:cstheme="minorHAnsi"/>
          <w:kern w:val="2"/>
          <w:sz w:val="22"/>
          <w:szCs w:val="22"/>
          <w14:ligatures w14:val="standardContextual"/>
        </w:rPr>
      </w:pPr>
    </w:p>
    <w:p w14:paraId="7D0163CA" w14:textId="1C55A1D7" w:rsidR="00654387" w:rsidRPr="0043034F" w:rsidRDefault="00837CF6">
      <w:pPr>
        <w:spacing w:line="276" w:lineRule="auto"/>
        <w:contextualSpacing/>
        <w:jc w:val="both"/>
        <w:rPr>
          <w:ins w:id="32897" w:author="Visone Rossana (GSE)" w:date="2025-09-30T11:37:00Z" w16du:dateUtc="2025-09-30T09:37:00Z"/>
          <w:rFonts w:eastAsia="Aptos" w:cstheme="minorHAnsi"/>
          <w:kern w:val="2"/>
          <w:sz w:val="22"/>
          <w:szCs w:val="22"/>
          <w:highlight w:val="yellow"/>
          <w14:ligatures w14:val="standardContextual"/>
          <w:rPrChange w:id="32898" w:author="Visone Rossana (GSE)" w:date="2025-09-30T11:42:00Z" w16du:dateUtc="2025-09-30T09:42:00Z">
            <w:rPr>
              <w:ins w:id="32899" w:author="Visone Rossana (GSE)" w:date="2025-09-30T11:37:00Z" w16du:dateUtc="2025-09-30T09:37:00Z"/>
              <w:rFonts w:eastAsia="Aptos"/>
            </w:rPr>
          </w:rPrChange>
        </w:rPr>
      </w:pPr>
      <w:ins w:id="32900" w:author="Visone Rossana (GSE)" w:date="2025-09-22T15:05:00Z" w16du:dateUtc="2025-09-22T13:05:00Z">
        <w:r>
          <w:rPr>
            <w:rFonts w:eastAsia="Aptos" w:cstheme="minorHAnsi"/>
            <w:kern w:val="2"/>
            <w:sz w:val="22"/>
            <w:szCs w:val="22"/>
            <w14:ligatures w14:val="standardContextual"/>
          </w:rPr>
          <w:t>Pena l’inammissibilità dell’istanza, a</w:t>
        </w:r>
      </w:ins>
      <w:ins w:id="32901" w:author="Visone Rossana (GSE)" w:date="2025-09-22T12:42:00Z" w16du:dateUtc="2025-09-22T10:42:00Z">
        <w:r w:rsidR="00127A72">
          <w:rPr>
            <w:rFonts w:eastAsia="Aptos" w:cstheme="minorHAnsi"/>
            <w:kern w:val="2"/>
            <w:sz w:val="22"/>
            <w:szCs w:val="22"/>
            <w14:ligatures w14:val="standardContextual"/>
          </w:rPr>
          <w:t xml:space="preserve">i sensi dell’art. 15, comma 7, </w:t>
        </w:r>
      </w:ins>
      <w:ins w:id="32902" w:author="Visone Rossana (GSE)" w:date="2025-09-22T12:43:00Z" w16du:dateUtc="2025-09-22T10:43:00Z">
        <w:r w:rsidR="00127A72">
          <w:rPr>
            <w:rFonts w:eastAsia="Aptos" w:cstheme="minorHAnsi"/>
            <w:kern w:val="2"/>
            <w:sz w:val="22"/>
            <w:szCs w:val="22"/>
            <w14:ligatures w14:val="standardContextual"/>
          </w:rPr>
          <w:t>l</w:t>
        </w:r>
      </w:ins>
      <w:ins w:id="32903" w:author="Visone Rossana (GSE)" w:date="2025-09-16T15:06:00Z" w16du:dateUtc="2025-09-16T13:06:00Z">
        <w:r w:rsidR="00417C33">
          <w:rPr>
            <w:rFonts w:eastAsia="Aptos" w:cstheme="minorHAnsi"/>
            <w:kern w:val="2"/>
            <w:sz w:val="22"/>
            <w:szCs w:val="22"/>
            <w14:ligatures w14:val="standardContextual"/>
          </w:rPr>
          <w:t xml:space="preserve">a Pubblica Amministrazione, identificandosi come Soggetto Responsabile, </w:t>
        </w:r>
      </w:ins>
      <w:ins w:id="32904" w:author="Visone Rossana (GSE)" w:date="2025-09-16T15:08:00Z" w16du:dateUtc="2025-09-16T13:08:00Z">
        <w:r w:rsidR="00417C33">
          <w:rPr>
            <w:rFonts w:eastAsia="Aptos" w:cstheme="minorHAnsi"/>
            <w:kern w:val="2"/>
            <w:sz w:val="22"/>
            <w:szCs w:val="22"/>
            <w14:ligatures w14:val="standardContextual"/>
          </w:rPr>
          <w:t>può trasmettere non</w:t>
        </w:r>
      </w:ins>
      <w:ins w:id="32905" w:author="Visone Rossana (GSE)" w:date="2025-09-16T15:09:00Z" w16du:dateUtc="2025-09-16T13:09:00Z">
        <w:r w:rsidR="00417C33">
          <w:rPr>
            <w:rFonts w:eastAsia="Aptos" w:cstheme="minorHAnsi"/>
            <w:kern w:val="2"/>
            <w:sz w:val="22"/>
            <w:szCs w:val="22"/>
            <w14:ligatures w14:val="standardContextual"/>
          </w:rPr>
          <w:t xml:space="preserve"> più di una richiesta di anticipazione del contributo </w:t>
        </w:r>
      </w:ins>
      <w:ins w:id="32906" w:author="Visone Rossana (GSE)" w:date="2025-09-16T15:10:00Z" w16du:dateUtc="2025-09-16T13:10:00Z">
        <w:r w:rsidR="00417C33">
          <w:rPr>
            <w:rFonts w:eastAsia="Aptos" w:cstheme="minorHAnsi"/>
            <w:kern w:val="2"/>
            <w:sz w:val="22"/>
            <w:szCs w:val="22"/>
            <w14:ligatures w14:val="standardContextual"/>
          </w:rPr>
          <w:t>per il medesimo edificio oggetto della diagnosi</w:t>
        </w:r>
      </w:ins>
      <w:ins w:id="32907" w:author="Visone Rossana (GSE)" w:date="2025-09-30T11:48:00Z" w16du:dateUtc="2025-09-30T09:48:00Z">
        <w:r w:rsidR="00F27D4C">
          <w:rPr>
            <w:rFonts w:eastAsia="Aptos" w:cstheme="minorHAnsi"/>
            <w:kern w:val="2"/>
            <w:sz w:val="22"/>
            <w:szCs w:val="22"/>
            <w14:ligatures w14:val="standardContextual"/>
          </w:rPr>
          <w:t>, prima de</w:t>
        </w:r>
      </w:ins>
      <w:ins w:id="32908" w:author="Visone Rossana (GSE)" w:date="2025-09-30T11:49:00Z" w16du:dateUtc="2025-09-30T09:49:00Z">
        <w:r w:rsidR="00ED0420">
          <w:rPr>
            <w:rFonts w:eastAsia="Aptos" w:cstheme="minorHAnsi"/>
            <w:kern w:val="2"/>
            <w:sz w:val="22"/>
            <w:szCs w:val="22"/>
            <w14:ligatures w14:val="standardContextual"/>
          </w:rPr>
          <w:t xml:space="preserve">i aver presentato una </w:t>
        </w:r>
      </w:ins>
      <w:ins w:id="32909" w:author="Visone Rossana (GSE)" w:date="2025-09-30T11:48:00Z" w16du:dateUtc="2025-09-30T09:48:00Z">
        <w:r w:rsidR="004E384F">
          <w:rPr>
            <w:rFonts w:eastAsia="Aptos" w:cstheme="minorHAnsi"/>
            <w:kern w:val="2"/>
            <w:sz w:val="22"/>
            <w:szCs w:val="22"/>
            <w14:ligatures w14:val="standardContextual"/>
          </w:rPr>
          <w:t xml:space="preserve">relativa richiesta di </w:t>
        </w:r>
      </w:ins>
      <w:ins w:id="32910" w:author="Visone Rossana (GSE)" w:date="2025-09-30T11:49:00Z" w16du:dateUtc="2025-09-30T09:49:00Z">
        <w:r w:rsidR="00ED0420">
          <w:rPr>
            <w:rFonts w:eastAsia="Aptos" w:cstheme="minorHAnsi"/>
            <w:kern w:val="2"/>
            <w:sz w:val="22"/>
            <w:szCs w:val="22"/>
            <w14:ligatures w14:val="standardContextual"/>
          </w:rPr>
          <w:t>accesso al Conto Termico</w:t>
        </w:r>
      </w:ins>
      <w:ins w:id="32911" w:author="Visone Rossana (GSE)" w:date="2025-09-16T15:11:00Z" w16du:dateUtc="2025-09-16T13:11:00Z">
        <w:del w:id="32912" w:author="Visone Rossana (GSE)" w:date="2025-09-30T11:47:00Z" w16du:dateUtc="2025-09-30T09:47:00Z">
          <w:r w:rsidR="00417C33" w:rsidDel="00F27D4C">
            <w:rPr>
              <w:rFonts w:eastAsia="Aptos" w:cstheme="minorHAnsi"/>
              <w:kern w:val="2"/>
              <w:sz w:val="22"/>
              <w:szCs w:val="22"/>
              <w14:ligatures w14:val="standardContextual"/>
            </w:rPr>
            <w:delText>.</w:delText>
          </w:r>
        </w:del>
        <w:r w:rsidR="00417C33">
          <w:rPr>
            <w:rFonts w:eastAsia="Aptos" w:cstheme="minorHAnsi"/>
            <w:kern w:val="2"/>
            <w:sz w:val="22"/>
            <w:szCs w:val="22"/>
            <w14:ligatures w14:val="standardContextual"/>
          </w:rPr>
          <w:t xml:space="preserve"> </w:t>
        </w:r>
      </w:ins>
    </w:p>
    <w:p w14:paraId="11AD00E1" w14:textId="2B76D442" w:rsidR="00A44E81" w:rsidRDefault="00417C33">
      <w:pPr>
        <w:spacing w:line="276" w:lineRule="auto"/>
        <w:contextualSpacing/>
        <w:jc w:val="both"/>
        <w:rPr>
          <w:ins w:id="32913" w:author="Visone Rossana (GSE)" w:date="2025-09-22T10:20:00Z" w16du:dateUtc="2025-09-22T08:20:00Z"/>
          <w:rFonts w:eastAsia="Aptos" w:cstheme="minorHAnsi"/>
          <w:kern w:val="2"/>
          <w:sz w:val="22"/>
          <w:szCs w:val="22"/>
          <w14:ligatures w14:val="standardContextual"/>
        </w:rPr>
      </w:pPr>
      <w:ins w:id="32914" w:author="Visone Rossana (GSE)" w:date="2025-09-16T15:13:00Z" w16du:dateUtc="2025-09-16T13:13:00Z">
        <w:r>
          <w:rPr>
            <w:rFonts w:eastAsia="Aptos" w:cstheme="minorHAnsi"/>
            <w:kern w:val="2"/>
            <w:sz w:val="22"/>
            <w:szCs w:val="22"/>
            <w14:ligatures w14:val="standardContextual"/>
          </w:rPr>
          <w:t xml:space="preserve">Per ciascuna tipologia </w:t>
        </w:r>
      </w:ins>
      <w:ins w:id="32915" w:author="Visone Rossana (GSE)" w:date="2025-09-16T15:14:00Z" w16du:dateUtc="2025-09-16T13:14:00Z">
        <w:r>
          <w:rPr>
            <w:rFonts w:eastAsia="Aptos" w:cstheme="minorHAnsi"/>
            <w:kern w:val="2"/>
            <w:sz w:val="22"/>
            <w:szCs w:val="22"/>
            <w14:ligatures w14:val="standardContextual"/>
          </w:rPr>
          <w:t xml:space="preserve">di </w:t>
        </w:r>
        <w:r w:rsidR="00C82CD8">
          <w:rPr>
            <w:rFonts w:eastAsia="Aptos" w:cstheme="minorHAnsi"/>
            <w:kern w:val="2"/>
            <w:sz w:val="22"/>
            <w:szCs w:val="22"/>
            <w14:ligatures w14:val="standardContextual"/>
          </w:rPr>
          <w:t xml:space="preserve">Soggetto Ammesso, l’ammissione al contributo </w:t>
        </w:r>
      </w:ins>
      <w:ins w:id="32916" w:author="Visone Rossana (GSE)" w:date="2025-09-16T15:15:00Z" w16du:dateUtc="2025-09-16T13:15:00Z">
        <w:r w:rsidR="00C82CD8">
          <w:rPr>
            <w:rFonts w:eastAsia="Aptos" w:cstheme="minorHAnsi"/>
            <w:kern w:val="2"/>
            <w:sz w:val="22"/>
            <w:szCs w:val="22"/>
            <w14:ligatures w14:val="standardContextual"/>
          </w:rPr>
          <w:t>resta fermo nel limite di tre richieste annue, ovvero di cinque richieste annue per Comuni con più di 30.000 abitanti, Province, regioni e pubbliche ammin</w:t>
        </w:r>
      </w:ins>
      <w:ins w:id="32917" w:author="Visone Rossana (GSE)" w:date="2025-09-16T15:16:00Z" w16du:dateUtc="2025-09-16T13:16:00Z">
        <w:r w:rsidR="00C82CD8">
          <w:rPr>
            <w:rFonts w:eastAsia="Aptos" w:cstheme="minorHAnsi"/>
            <w:kern w:val="2"/>
            <w:sz w:val="22"/>
            <w:szCs w:val="22"/>
            <w14:ligatures w14:val="standardContextual"/>
          </w:rPr>
          <w:t xml:space="preserve">istrazioni centrali. </w:t>
        </w:r>
      </w:ins>
    </w:p>
    <w:p w14:paraId="6585AF70" w14:textId="77777777" w:rsidR="00127A72" w:rsidRDefault="00127A72">
      <w:pPr>
        <w:spacing w:line="276" w:lineRule="auto"/>
        <w:contextualSpacing/>
        <w:jc w:val="both"/>
        <w:rPr>
          <w:ins w:id="32918" w:author="Visone Rossana (GSE)" w:date="2025-09-22T12:43:00Z" w16du:dateUtc="2025-09-22T10:43:00Z"/>
          <w:rFonts w:eastAsia="Aptos" w:cstheme="minorHAnsi"/>
          <w:kern w:val="2"/>
          <w:sz w:val="22"/>
          <w:szCs w:val="22"/>
          <w14:ligatures w14:val="standardContextual"/>
        </w:rPr>
      </w:pPr>
    </w:p>
    <w:p w14:paraId="003F832E" w14:textId="67DD4FAE" w:rsidR="00E47C69" w:rsidRDefault="00E47C69" w:rsidP="00E47C69">
      <w:pPr>
        <w:spacing w:line="276" w:lineRule="auto"/>
        <w:contextualSpacing/>
        <w:jc w:val="both"/>
        <w:rPr>
          <w:ins w:id="32919" w:author="Visone Rossana (GSE)" w:date="2025-09-22T13:23:00Z" w16du:dateUtc="2025-09-22T11:23:00Z"/>
          <w:rFonts w:eastAsia="Aptos" w:cstheme="minorHAnsi"/>
          <w:kern w:val="2"/>
          <w:sz w:val="22"/>
          <w:szCs w:val="22"/>
          <w14:ligatures w14:val="standardContextual"/>
        </w:rPr>
      </w:pPr>
      <w:ins w:id="32920" w:author="Visone Rossana (GSE)" w:date="2025-09-22T11:52:00Z" w16du:dateUtc="2025-09-22T09:52:00Z">
        <w:r>
          <w:rPr>
            <w:rFonts w:eastAsia="Aptos" w:cstheme="minorHAnsi"/>
            <w:kern w:val="2"/>
            <w:sz w:val="22"/>
            <w:szCs w:val="22"/>
            <w14:ligatures w14:val="standardContextual"/>
          </w:rPr>
          <w:t>Il GSE eroga il contributo an</w:t>
        </w:r>
        <w:r w:rsidRPr="0018546C">
          <w:rPr>
            <w:rFonts w:eastAsia="Aptos" w:cstheme="minorHAnsi"/>
            <w:kern w:val="2"/>
            <w:sz w:val="22"/>
            <w:szCs w:val="22"/>
            <w14:ligatures w14:val="standardContextual"/>
          </w:rPr>
          <w:t>ticipato</w:t>
        </w:r>
      </w:ins>
      <w:ins w:id="32921" w:author="Visone Rossana (GSE)" w:date="2025-09-22T11:56:00Z" w16du:dateUtc="2025-09-22T09:56:00Z">
        <w:r w:rsidRPr="0018546C">
          <w:rPr>
            <w:rFonts w:eastAsia="Aptos" w:cstheme="minorHAnsi"/>
            <w:kern w:val="2"/>
            <w:sz w:val="22"/>
            <w:szCs w:val="22"/>
            <w14:ligatures w14:val="standardContextual"/>
            <w:rPrChange w:id="32922" w:author="Visone Rossana (GSE)" w:date="2025-09-22T12:58:00Z" w16du:dateUtc="2025-09-22T10:58:00Z">
              <w:rPr>
                <w:rFonts w:eastAsia="Aptos" w:cstheme="minorHAnsi"/>
                <w:kern w:val="2"/>
                <w:sz w:val="22"/>
                <w:szCs w:val="22"/>
                <w:highlight w:val="yellow"/>
                <w14:ligatures w14:val="standardContextual"/>
              </w:rPr>
            </w:rPrChange>
          </w:rPr>
          <w:t xml:space="preserve">, </w:t>
        </w:r>
      </w:ins>
      <w:ins w:id="32923" w:author="Visone Rossana (GSE)" w:date="2025-09-22T11:52:00Z" w16du:dateUtc="2025-09-22T09:52:00Z">
        <w:r w:rsidRPr="0018546C">
          <w:rPr>
            <w:rFonts w:eastAsia="Aptos" w:cstheme="minorHAnsi"/>
            <w:kern w:val="2"/>
            <w:sz w:val="22"/>
            <w:szCs w:val="22"/>
            <w14:ligatures w14:val="standardContextual"/>
          </w:rPr>
          <w:t>nel limite del contingente di cui a</w:t>
        </w:r>
        <w:r w:rsidRPr="0018546C">
          <w:rPr>
            <w:rFonts w:eastAsia="Aptos" w:cstheme="minorHAnsi"/>
            <w:kern w:val="2"/>
            <w:sz w:val="22"/>
            <w:szCs w:val="22"/>
            <w14:ligatures w14:val="standardContextual"/>
            <w:rPrChange w:id="32924" w:author="Visone Rossana (GSE)" w:date="2025-09-22T12:58:00Z" w16du:dateUtc="2025-09-22T10:58:00Z">
              <w:rPr>
                <w:rFonts w:eastAsia="Aptos" w:cstheme="minorHAnsi"/>
                <w:kern w:val="2"/>
                <w:sz w:val="22"/>
                <w:szCs w:val="22"/>
                <w:highlight w:val="yellow"/>
                <w14:ligatures w14:val="standardContextual"/>
              </w:rPr>
            </w:rPrChange>
          </w:rPr>
          <w:t>ll’art. 3, comma</w:t>
        </w:r>
      </w:ins>
      <w:ins w:id="32925" w:author="Visone Rossana (GSE)" w:date="2025-09-22T15:34:00Z" w16du:dateUtc="2025-09-22T13:34:00Z">
        <w:r w:rsidR="0051441B">
          <w:rPr>
            <w:rFonts w:eastAsia="Aptos" w:cstheme="minorHAnsi"/>
            <w:kern w:val="2"/>
            <w:sz w:val="22"/>
            <w:szCs w:val="22"/>
            <w14:ligatures w14:val="standardContextual"/>
          </w:rPr>
          <w:t xml:space="preserve"> 4,</w:t>
        </w:r>
      </w:ins>
      <w:ins w:id="32926" w:author="Visone Rossana (GSE)" w:date="2025-09-22T11:52:00Z" w16du:dateUtc="2025-09-22T09:52:00Z">
        <w:r w:rsidRPr="0018546C">
          <w:rPr>
            <w:rFonts w:eastAsia="Aptos" w:cstheme="minorHAnsi"/>
            <w:kern w:val="2"/>
            <w:sz w:val="22"/>
            <w:szCs w:val="22"/>
            <w14:ligatures w14:val="standardContextual"/>
            <w:rPrChange w:id="32927" w:author="Visone Rossana (GSE)" w:date="2025-09-22T12:58:00Z" w16du:dateUtc="2025-09-22T10:58:00Z">
              <w:rPr>
                <w:rFonts w:eastAsia="Aptos" w:cstheme="minorHAnsi"/>
                <w:kern w:val="2"/>
                <w:sz w:val="22"/>
                <w:szCs w:val="22"/>
                <w:highlight w:val="yellow"/>
                <w14:ligatures w14:val="standardContextual"/>
              </w:rPr>
            </w:rPrChange>
          </w:rPr>
          <w:t xml:space="preserve"> del Decreto</w:t>
        </w:r>
        <w:r w:rsidRPr="0018546C">
          <w:rPr>
            <w:rFonts w:eastAsia="Aptos" w:cstheme="minorHAnsi"/>
            <w:kern w:val="2"/>
            <w:sz w:val="22"/>
            <w:szCs w:val="22"/>
            <w14:ligatures w14:val="standardContextual"/>
          </w:rPr>
          <w:t>, superato il quale saranno considerate irricevibili</w:t>
        </w:r>
      </w:ins>
      <w:ins w:id="32928" w:author="Visone Rossana (GSE)" w:date="2025-09-22T11:53:00Z" w16du:dateUtc="2025-09-22T09:53:00Z">
        <w:r w:rsidRPr="0018546C">
          <w:rPr>
            <w:rFonts w:eastAsia="Aptos" w:cstheme="minorHAnsi"/>
            <w:kern w:val="2"/>
            <w:sz w:val="22"/>
            <w:szCs w:val="22"/>
            <w14:ligatures w14:val="standardContextual"/>
          </w:rPr>
          <w:t xml:space="preserve"> le ulteriori richieste inviate</w:t>
        </w:r>
      </w:ins>
      <w:ins w:id="32929" w:author="Visone Rossana (GSE)" w:date="2025-09-22T18:34:00Z" w16du:dateUtc="2025-09-22T16:34:00Z">
        <w:r w:rsidR="00891BCC">
          <w:rPr>
            <w:rFonts w:eastAsia="Aptos" w:cstheme="minorHAnsi"/>
            <w:kern w:val="2"/>
            <w:sz w:val="22"/>
            <w:szCs w:val="22"/>
            <w14:ligatures w14:val="standardContextual"/>
          </w:rPr>
          <w:t>.</w:t>
        </w:r>
      </w:ins>
    </w:p>
    <w:p w14:paraId="0CDA0632" w14:textId="77777777" w:rsidR="008F76A0" w:rsidRDefault="008F76A0" w:rsidP="00E47C69">
      <w:pPr>
        <w:spacing w:line="276" w:lineRule="auto"/>
        <w:contextualSpacing/>
        <w:jc w:val="both"/>
        <w:rPr>
          <w:ins w:id="32930" w:author="Visone Rossana (GSE)" w:date="2025-09-22T13:23:00Z" w16du:dateUtc="2025-09-22T11:23:00Z"/>
          <w:rFonts w:eastAsia="Aptos" w:cstheme="minorHAnsi"/>
          <w:kern w:val="2"/>
          <w:sz w:val="22"/>
          <w:szCs w:val="22"/>
          <w14:ligatures w14:val="standardContextual"/>
        </w:rPr>
      </w:pPr>
    </w:p>
    <w:p w14:paraId="706B5F7A" w14:textId="463B615D" w:rsidR="00F353B1" w:rsidRDefault="00F353B1" w:rsidP="00F353B1">
      <w:pPr>
        <w:spacing w:line="276" w:lineRule="auto"/>
        <w:jc w:val="both"/>
        <w:rPr>
          <w:ins w:id="32931" w:author="Visone Rossana (GSE)" w:date="2025-09-22T12:54:00Z" w16du:dateUtc="2025-09-22T10:54:00Z"/>
          <w:rFonts w:eastAsia="Aptos" w:cstheme="minorHAnsi"/>
          <w:kern w:val="2"/>
          <w:sz w:val="22"/>
          <w:szCs w:val="22"/>
          <w14:ligatures w14:val="standardContextual"/>
        </w:rPr>
      </w:pPr>
      <w:ins w:id="32932" w:author="Visone Rossana (GSE)" w:date="2025-09-22T12:52:00Z" w16du:dateUtc="2025-09-22T10:52:00Z">
        <w:r>
          <w:rPr>
            <w:rFonts w:eastAsia="Aptos" w:cstheme="minorHAnsi"/>
            <w:kern w:val="2"/>
            <w:sz w:val="22"/>
            <w:szCs w:val="22"/>
            <w14:ligatures w14:val="standardContextual"/>
          </w:rPr>
          <w:t xml:space="preserve">Il processo di </w:t>
        </w:r>
      </w:ins>
      <w:ins w:id="32933" w:author="Visone Rossana (GSE)" w:date="2025-09-22T12:53:00Z" w16du:dateUtc="2025-09-22T10:53:00Z">
        <w:r>
          <w:rPr>
            <w:rFonts w:eastAsia="Aptos" w:cstheme="minorHAnsi"/>
            <w:kern w:val="2"/>
            <w:sz w:val="22"/>
            <w:szCs w:val="22"/>
            <w14:ligatures w14:val="standardContextual"/>
          </w:rPr>
          <w:t>ammissione</w:t>
        </w:r>
      </w:ins>
      <w:ins w:id="32934" w:author="Visone Rossana (GSE)" w:date="2025-09-22T12:54:00Z" w16du:dateUtc="2025-09-22T10:54:00Z">
        <w:r>
          <w:rPr>
            <w:rFonts w:eastAsia="Aptos" w:cstheme="minorHAnsi"/>
            <w:kern w:val="2"/>
            <w:sz w:val="22"/>
            <w:szCs w:val="22"/>
            <w14:ligatures w14:val="standardContextual"/>
          </w:rPr>
          <w:t xml:space="preserve"> al contributo</w:t>
        </w:r>
      </w:ins>
      <w:ins w:id="32935" w:author="Visone Rossana (GSE)" w:date="2025-09-22T12:53:00Z" w16du:dateUtc="2025-09-22T10:53:00Z">
        <w:r>
          <w:rPr>
            <w:rFonts w:eastAsia="Aptos" w:cstheme="minorHAnsi"/>
            <w:kern w:val="2"/>
            <w:sz w:val="22"/>
            <w:szCs w:val="22"/>
            <w14:ligatures w14:val="standardContextual"/>
          </w:rPr>
          <w:t xml:space="preserve"> </w:t>
        </w:r>
      </w:ins>
      <w:ins w:id="32936" w:author="Visone Rossana (GSE)" w:date="2025-09-22T15:06:00Z" w16du:dateUtc="2025-09-22T13:06:00Z">
        <w:r w:rsidR="00837CF6">
          <w:rPr>
            <w:rFonts w:eastAsia="Aptos" w:cstheme="minorHAnsi"/>
            <w:kern w:val="2"/>
            <w:sz w:val="22"/>
            <w:szCs w:val="22"/>
            <w14:ligatures w14:val="standardContextual"/>
          </w:rPr>
          <w:t>anticipato</w:t>
        </w:r>
      </w:ins>
      <w:ins w:id="32937" w:author="Visone Rossana (GSE)" w:date="2025-09-22T18:31:00Z" w16du:dateUtc="2025-09-22T16:31:00Z">
        <w:r w:rsidR="00891BCC">
          <w:rPr>
            <w:rFonts w:eastAsia="Aptos" w:cstheme="minorHAnsi"/>
            <w:kern w:val="2"/>
            <w:sz w:val="22"/>
            <w:szCs w:val="22"/>
            <w14:ligatures w14:val="standardContextual"/>
          </w:rPr>
          <w:t>, q</w:t>
        </w:r>
      </w:ins>
      <w:ins w:id="32938" w:author="Visone Rossana (GSE)" w:date="2025-09-22T18:32:00Z" w16du:dateUtc="2025-09-22T16:32:00Z">
        <w:r w:rsidR="00891BCC">
          <w:rPr>
            <w:rFonts w:eastAsia="Aptos" w:cstheme="minorHAnsi"/>
            <w:kern w:val="2"/>
            <w:sz w:val="22"/>
            <w:szCs w:val="22"/>
            <w14:ligatures w14:val="standardContextual"/>
          </w:rPr>
          <w:t>uantificato secondo le spettanze di cui al precedente paragrafo,</w:t>
        </w:r>
      </w:ins>
      <w:ins w:id="32939" w:author="Visone Rossana (GSE)" w:date="2025-09-22T15:06:00Z" w16du:dateUtc="2025-09-22T13:06:00Z">
        <w:r w:rsidR="00837CF6">
          <w:rPr>
            <w:rFonts w:eastAsia="Aptos" w:cstheme="minorHAnsi"/>
            <w:kern w:val="2"/>
            <w:sz w:val="22"/>
            <w:szCs w:val="22"/>
            <w14:ligatures w14:val="standardContextual"/>
          </w:rPr>
          <w:t xml:space="preserve"> </w:t>
        </w:r>
      </w:ins>
      <w:ins w:id="32940" w:author="Visone Rossana (GSE)" w:date="2025-09-22T12:53:00Z" w16du:dateUtc="2025-09-22T10:53:00Z">
        <w:r>
          <w:rPr>
            <w:rFonts w:eastAsia="Aptos" w:cstheme="minorHAnsi"/>
            <w:kern w:val="2"/>
            <w:sz w:val="22"/>
            <w:szCs w:val="22"/>
            <w14:ligatures w14:val="standardContextual"/>
          </w:rPr>
          <w:t xml:space="preserve">si articola </w:t>
        </w:r>
      </w:ins>
      <w:ins w:id="32941" w:author="Visone Rossana (GSE)" w:date="2025-09-22T15:06:00Z" w16du:dateUtc="2025-09-22T13:06:00Z">
        <w:r w:rsidR="00837CF6">
          <w:rPr>
            <w:rFonts w:eastAsia="Aptos" w:cstheme="minorHAnsi"/>
            <w:kern w:val="2"/>
            <w:sz w:val="22"/>
            <w:szCs w:val="22"/>
            <w14:ligatures w14:val="standardContextual"/>
          </w:rPr>
          <w:t xml:space="preserve">nelle seguenti </w:t>
        </w:r>
      </w:ins>
      <w:ins w:id="32942" w:author="Visone Rossana (GSE)" w:date="2025-09-22T12:53:00Z" w16du:dateUtc="2025-09-22T10:53:00Z">
        <w:r>
          <w:rPr>
            <w:rFonts w:eastAsia="Aptos" w:cstheme="minorHAnsi"/>
            <w:kern w:val="2"/>
            <w:sz w:val="22"/>
            <w:szCs w:val="22"/>
            <w14:ligatures w14:val="standardContextual"/>
          </w:rPr>
          <w:t>macro</w:t>
        </w:r>
      </w:ins>
      <w:ins w:id="32943" w:author="Visone Rossana (GSE)" w:date="2025-09-22T12:58:00Z" w16du:dateUtc="2025-09-22T10:58:00Z">
        <w:r w:rsidR="0018546C">
          <w:rPr>
            <w:rFonts w:eastAsia="Aptos" w:cstheme="minorHAnsi"/>
            <w:kern w:val="2"/>
            <w:sz w:val="22"/>
            <w:szCs w:val="22"/>
            <w14:ligatures w14:val="standardContextual"/>
          </w:rPr>
          <w:t>-</w:t>
        </w:r>
      </w:ins>
      <w:ins w:id="32944" w:author="Visone Rossana (GSE)" w:date="2025-09-22T12:53:00Z" w16du:dateUtc="2025-09-22T10:53:00Z">
        <w:r>
          <w:rPr>
            <w:rFonts w:eastAsia="Aptos" w:cstheme="minorHAnsi"/>
            <w:kern w:val="2"/>
            <w:sz w:val="22"/>
            <w:szCs w:val="22"/>
            <w14:ligatures w14:val="standardContextual"/>
          </w:rPr>
          <w:t xml:space="preserve"> fas</w:t>
        </w:r>
      </w:ins>
      <w:ins w:id="32945" w:author="Visone Rossana (GSE)" w:date="2025-09-22T15:06:00Z" w16du:dateUtc="2025-09-22T13:06:00Z">
        <w:r w:rsidR="00837CF6">
          <w:rPr>
            <w:rFonts w:eastAsia="Aptos" w:cstheme="minorHAnsi"/>
            <w:kern w:val="2"/>
            <w:sz w:val="22"/>
            <w:szCs w:val="22"/>
            <w14:ligatures w14:val="standardContextual"/>
          </w:rPr>
          <w:t>i</w:t>
        </w:r>
      </w:ins>
      <w:ins w:id="32946" w:author="Visone Rossana (GSE)" w:date="2025-09-22T18:34:00Z" w16du:dateUtc="2025-09-22T16:34:00Z">
        <w:r w:rsidR="00891BCC">
          <w:rPr>
            <w:rFonts w:eastAsia="Aptos" w:cstheme="minorHAnsi"/>
            <w:kern w:val="2"/>
            <w:sz w:val="22"/>
            <w:szCs w:val="22"/>
            <w14:ligatures w14:val="standardContextual"/>
          </w:rPr>
          <w:t xml:space="preserve"> e a</w:t>
        </w:r>
      </w:ins>
      <w:ins w:id="32947" w:author="Visone Rossana (GSE)" w:date="2025-09-22T18:35:00Z" w16du:dateUtc="2025-09-22T16:35:00Z">
        <w:r w:rsidR="00891BCC">
          <w:rPr>
            <w:rFonts w:eastAsia="Aptos" w:cstheme="minorHAnsi"/>
            <w:kern w:val="2"/>
            <w:sz w:val="22"/>
            <w:szCs w:val="22"/>
            <w14:ligatures w14:val="standardContextual"/>
          </w:rPr>
          <w:t>ttraverso erogazioni in acconto e saldo</w:t>
        </w:r>
      </w:ins>
      <w:ins w:id="32948" w:author="Visone Rossana (GSE)" w:date="2025-09-22T12:54:00Z" w16du:dateUtc="2025-09-22T10:54:00Z">
        <w:r>
          <w:rPr>
            <w:rFonts w:eastAsia="Aptos" w:cstheme="minorHAnsi"/>
            <w:kern w:val="2"/>
            <w:sz w:val="22"/>
            <w:szCs w:val="22"/>
            <w14:ligatures w14:val="standardContextual"/>
          </w:rPr>
          <w:t>:</w:t>
        </w:r>
      </w:ins>
    </w:p>
    <w:p w14:paraId="7C76D67D" w14:textId="22C5AA24" w:rsidR="00F353B1" w:rsidRDefault="00F353B1" w:rsidP="00F353B1">
      <w:pPr>
        <w:pStyle w:val="Paragrafoelenco"/>
        <w:numPr>
          <w:ilvl w:val="0"/>
          <w:numId w:val="133"/>
        </w:numPr>
        <w:spacing w:line="276" w:lineRule="auto"/>
        <w:jc w:val="both"/>
        <w:rPr>
          <w:ins w:id="32949" w:author="Visone Rossana (GSE)" w:date="2025-09-22T12:55:00Z" w16du:dateUtc="2025-09-22T10:55:00Z"/>
          <w:rFonts w:eastAsia="Aptos" w:cstheme="minorHAnsi"/>
          <w:kern w:val="2"/>
          <w:sz w:val="22"/>
          <w:szCs w:val="22"/>
          <w14:ligatures w14:val="standardContextual"/>
        </w:rPr>
      </w:pPr>
      <w:ins w:id="32950" w:author="Visone Rossana (GSE)" w:date="2025-09-22T12:54:00Z" w16du:dateUtc="2025-09-22T10:54:00Z">
        <w:r>
          <w:rPr>
            <w:rFonts w:eastAsia="Aptos" w:cstheme="minorHAnsi"/>
            <w:kern w:val="2"/>
            <w:sz w:val="22"/>
            <w:szCs w:val="22"/>
            <w14:ligatures w14:val="standardContextual"/>
          </w:rPr>
          <w:t xml:space="preserve">fase 1 </w:t>
        </w:r>
      </w:ins>
      <w:ins w:id="32951" w:author="Visone Rossana (GSE)" w:date="2025-09-22T12:58:00Z" w16du:dateUtc="2025-09-22T10:58:00Z">
        <w:r w:rsidR="0018546C">
          <w:rPr>
            <w:rFonts w:eastAsia="Aptos" w:cstheme="minorHAnsi"/>
            <w:kern w:val="2"/>
            <w:sz w:val="22"/>
            <w:szCs w:val="22"/>
            <w14:ligatures w14:val="standardContextual"/>
          </w:rPr>
          <w:t>“</w:t>
        </w:r>
      </w:ins>
      <w:ins w:id="32952" w:author="Visone Rossana (GSE)" w:date="2025-09-22T12:54:00Z" w16du:dateUtc="2025-09-22T10:54:00Z">
        <w:r>
          <w:rPr>
            <w:rFonts w:eastAsia="Aptos" w:cstheme="minorHAnsi"/>
            <w:kern w:val="2"/>
            <w:sz w:val="22"/>
            <w:szCs w:val="22"/>
            <w14:ligatures w14:val="standardContextual"/>
          </w:rPr>
          <w:t>tra</w:t>
        </w:r>
      </w:ins>
      <w:ins w:id="32953" w:author="Visone Rossana (GSE)" w:date="2025-09-22T13:07:00Z" w16du:dateUtc="2025-09-22T11:07:00Z">
        <w:r w:rsidR="0018546C">
          <w:rPr>
            <w:rFonts w:eastAsia="Aptos" w:cstheme="minorHAnsi"/>
            <w:kern w:val="2"/>
            <w:sz w:val="22"/>
            <w:szCs w:val="22"/>
            <w14:ligatures w14:val="standardContextual"/>
          </w:rPr>
          <w:t>s</w:t>
        </w:r>
      </w:ins>
      <w:ins w:id="32954" w:author="Visone Rossana (GSE)" w:date="2025-09-22T12:54:00Z" w16du:dateUtc="2025-09-22T10:54:00Z">
        <w:r>
          <w:rPr>
            <w:rFonts w:eastAsia="Aptos" w:cstheme="minorHAnsi"/>
            <w:kern w:val="2"/>
            <w:sz w:val="22"/>
            <w:szCs w:val="22"/>
            <w14:ligatures w14:val="standardContextual"/>
          </w:rPr>
          <w:t>missione della richiesta di contributo anticipato</w:t>
        </w:r>
      </w:ins>
      <w:ins w:id="32955" w:author="Visone Rossana (GSE)" w:date="2025-09-22T12:58:00Z" w16du:dateUtc="2025-09-22T10:58:00Z">
        <w:r w:rsidR="0018546C">
          <w:rPr>
            <w:rFonts w:eastAsia="Aptos" w:cstheme="minorHAnsi"/>
            <w:kern w:val="2"/>
            <w:sz w:val="22"/>
            <w:szCs w:val="22"/>
            <w14:ligatures w14:val="standardContextual"/>
          </w:rPr>
          <w:t>”</w:t>
        </w:r>
      </w:ins>
      <w:ins w:id="32956" w:author="Visone Rossana (GSE)" w:date="2025-09-22T12:54:00Z" w16du:dateUtc="2025-09-22T10:54:00Z">
        <w:r>
          <w:rPr>
            <w:rFonts w:eastAsia="Aptos" w:cstheme="minorHAnsi"/>
            <w:kern w:val="2"/>
            <w:sz w:val="22"/>
            <w:szCs w:val="22"/>
            <w14:ligatures w14:val="standardContextual"/>
          </w:rPr>
          <w:t xml:space="preserve">, finalizzata all’erogazione dell’acconto </w:t>
        </w:r>
      </w:ins>
      <w:ins w:id="32957" w:author="Visone Rossana (GSE)" w:date="2025-09-22T13:15:00Z" w16du:dateUtc="2025-09-22T11:15:00Z">
        <w:r w:rsidR="002F7CCD">
          <w:rPr>
            <w:rFonts w:eastAsia="Aptos" w:cstheme="minorHAnsi"/>
            <w:kern w:val="2"/>
            <w:sz w:val="22"/>
            <w:szCs w:val="22"/>
            <w14:ligatures w14:val="standardContextual"/>
          </w:rPr>
          <w:t>del contributo</w:t>
        </w:r>
      </w:ins>
      <w:ins w:id="32958" w:author="Visone Rossana (GSE)" w:date="2025-09-22T18:32:00Z" w16du:dateUtc="2025-09-22T16:32:00Z">
        <w:r w:rsidR="00891BCC">
          <w:rPr>
            <w:rFonts w:eastAsia="Aptos" w:cstheme="minorHAnsi"/>
            <w:kern w:val="2"/>
            <w:sz w:val="22"/>
            <w:szCs w:val="22"/>
            <w14:ligatures w14:val="standardContextual"/>
          </w:rPr>
          <w:t xml:space="preserve"> in misura pari al 50% delle s</w:t>
        </w:r>
      </w:ins>
      <w:ins w:id="32959" w:author="Visone Rossana (GSE)" w:date="2025-09-22T18:33:00Z" w16du:dateUtc="2025-09-22T16:33:00Z">
        <w:r w:rsidR="00891BCC">
          <w:rPr>
            <w:rFonts w:eastAsia="Aptos" w:cstheme="minorHAnsi"/>
            <w:kern w:val="2"/>
            <w:sz w:val="22"/>
            <w:szCs w:val="22"/>
            <w14:ligatures w14:val="standardContextual"/>
          </w:rPr>
          <w:t>pettanze massime richiamate</w:t>
        </w:r>
      </w:ins>
      <w:ins w:id="32960" w:author="Visone Rossana (GSE)" w:date="2025-09-22T12:54:00Z" w16du:dateUtc="2025-09-22T10:54:00Z">
        <w:r>
          <w:rPr>
            <w:rFonts w:eastAsia="Aptos" w:cstheme="minorHAnsi"/>
            <w:kern w:val="2"/>
            <w:sz w:val="22"/>
            <w:szCs w:val="22"/>
            <w14:ligatures w14:val="standardContextual"/>
          </w:rPr>
          <w:t>;</w:t>
        </w:r>
      </w:ins>
    </w:p>
    <w:p w14:paraId="16303163" w14:textId="6D76E97F" w:rsidR="00F353B1" w:rsidRDefault="00F353B1" w:rsidP="00F353B1">
      <w:pPr>
        <w:pStyle w:val="Paragrafoelenco"/>
        <w:numPr>
          <w:ilvl w:val="0"/>
          <w:numId w:val="133"/>
        </w:numPr>
        <w:spacing w:line="276" w:lineRule="auto"/>
        <w:jc w:val="both"/>
        <w:rPr>
          <w:ins w:id="32961" w:author="Visone Rossana (GSE)" w:date="2025-09-22T12:55:00Z" w16du:dateUtc="2025-09-22T10:55:00Z"/>
          <w:rFonts w:eastAsia="Aptos" w:cstheme="minorHAnsi"/>
          <w:kern w:val="2"/>
          <w:sz w:val="22"/>
          <w:szCs w:val="22"/>
          <w14:ligatures w14:val="standardContextual"/>
        </w:rPr>
      </w:pPr>
      <w:ins w:id="32962" w:author="Visone Rossana (GSE)" w:date="2025-09-22T12:55:00Z" w16du:dateUtc="2025-09-22T10:55:00Z">
        <w:r>
          <w:rPr>
            <w:rFonts w:eastAsia="Aptos" w:cstheme="minorHAnsi"/>
            <w:kern w:val="2"/>
            <w:sz w:val="22"/>
            <w:szCs w:val="22"/>
            <w14:ligatures w14:val="standardContextual"/>
          </w:rPr>
          <w:t>fase 2 trasmissione della diagnosi energetica e consuntivazione delle spese sostenute per la redazione del documento;</w:t>
        </w:r>
      </w:ins>
    </w:p>
    <w:p w14:paraId="1CA36B17" w14:textId="7BE503B1" w:rsidR="00891BCC" w:rsidRPr="00891BCC" w:rsidRDefault="00F353B1">
      <w:pPr>
        <w:pStyle w:val="Paragrafoelenco"/>
        <w:numPr>
          <w:ilvl w:val="0"/>
          <w:numId w:val="133"/>
        </w:numPr>
        <w:spacing w:line="276" w:lineRule="auto"/>
        <w:jc w:val="both"/>
        <w:rPr>
          <w:ins w:id="32963" w:author="Visone Rossana (GSE)" w:date="2025-09-22T18:33:00Z" w16du:dateUtc="2025-09-22T16:33:00Z"/>
          <w:rFonts w:eastAsia="Aptos" w:cstheme="minorHAnsi"/>
          <w:b/>
          <w:bCs/>
          <w:kern w:val="2"/>
          <w:sz w:val="22"/>
          <w:szCs w:val="22"/>
          <w14:ligatures w14:val="standardContextual"/>
          <w:rPrChange w:id="32964" w:author="Visone Rossana (GSE)" w:date="2025-09-22T18:33:00Z" w16du:dateUtc="2025-09-22T16:33:00Z">
            <w:rPr>
              <w:ins w:id="32965" w:author="Visone Rossana (GSE)" w:date="2025-09-22T18:33:00Z" w16du:dateUtc="2025-09-22T16:33:00Z"/>
              <w:rFonts w:eastAsia="Aptos" w:cstheme="minorHAnsi"/>
              <w:kern w:val="2"/>
              <w:sz w:val="22"/>
              <w:szCs w:val="22"/>
              <w14:ligatures w14:val="standardContextual"/>
            </w:rPr>
          </w:rPrChange>
        </w:rPr>
      </w:pPr>
      <w:ins w:id="32966" w:author="Visone Rossana (GSE)" w:date="2025-09-22T12:55:00Z" w16du:dateUtc="2025-09-22T10:55:00Z">
        <w:r w:rsidRPr="00891BCC">
          <w:rPr>
            <w:rFonts w:eastAsia="Aptos" w:cstheme="minorHAnsi"/>
            <w:kern w:val="2"/>
            <w:sz w:val="22"/>
            <w:szCs w:val="22"/>
            <w14:ligatures w14:val="standardContextual"/>
          </w:rPr>
          <w:t>fase 3 trasmissione della richiesta in modalità accesso prenotazione o</w:t>
        </w:r>
      </w:ins>
      <w:ins w:id="32967" w:author="Visone Rossana (GSE)" w:date="2025-09-22T12:56:00Z" w16du:dateUtc="2025-09-22T10:56:00Z">
        <w:r w:rsidRPr="00891BCC">
          <w:rPr>
            <w:rFonts w:eastAsia="Aptos" w:cstheme="minorHAnsi"/>
            <w:kern w:val="2"/>
            <w:sz w:val="22"/>
            <w:szCs w:val="22"/>
            <w14:ligatures w14:val="standardContextual"/>
          </w:rPr>
          <w:t xml:space="preserve"> diretto, una volta programmati e/o realizzati gli interventi ricompresi nella Diagnosi energetica, finalizzata all’erogazione del saldo del contributo anticipato</w:t>
        </w:r>
      </w:ins>
      <w:ins w:id="32968" w:author="Visone Rossana (GSE)" w:date="2025-09-22T18:33:00Z" w16du:dateUtc="2025-09-22T16:33:00Z">
        <w:r w:rsidR="00891BCC" w:rsidRPr="00891BCC">
          <w:rPr>
            <w:rFonts w:eastAsia="Aptos" w:cstheme="minorHAnsi"/>
            <w:kern w:val="2"/>
            <w:sz w:val="22"/>
            <w:szCs w:val="22"/>
            <w14:ligatures w14:val="standardContextual"/>
          </w:rPr>
          <w:t xml:space="preserve"> per il restante 50%</w:t>
        </w:r>
      </w:ins>
      <w:ins w:id="32969" w:author="Visone Rossana (GSE)" w:date="2025-09-22T12:56:00Z" w16du:dateUtc="2025-09-22T10:56:00Z">
        <w:r w:rsidRPr="00891BCC">
          <w:rPr>
            <w:rFonts w:eastAsia="Aptos" w:cstheme="minorHAnsi"/>
            <w:kern w:val="2"/>
            <w:sz w:val="22"/>
            <w:szCs w:val="22"/>
            <w14:ligatures w14:val="standardContextual"/>
          </w:rPr>
          <w:t>.</w:t>
        </w:r>
      </w:ins>
      <w:ins w:id="32970" w:author="Visone Rossana (GSE)" w:date="2025-09-22T15:42:00Z" w16du:dateUtc="2025-09-22T13:42:00Z">
        <w:r w:rsidR="0051441B" w:rsidRPr="00891BCC">
          <w:rPr>
            <w:rFonts w:eastAsia="Aptos" w:cstheme="minorHAnsi"/>
            <w:kern w:val="2"/>
            <w:sz w:val="22"/>
            <w:szCs w:val="22"/>
            <w14:ligatures w14:val="standardContextual"/>
          </w:rPr>
          <w:t xml:space="preserve"> </w:t>
        </w:r>
      </w:ins>
    </w:p>
    <w:p w14:paraId="20D01049" w14:textId="77777777" w:rsidR="00891BCC" w:rsidRDefault="00891BCC" w:rsidP="00891BCC">
      <w:pPr>
        <w:spacing w:line="276" w:lineRule="auto"/>
        <w:jc w:val="both"/>
        <w:rPr>
          <w:ins w:id="32971" w:author="Visone Rossana (GSE)" w:date="2025-09-22T18:33:00Z" w16du:dateUtc="2025-09-22T16:33:00Z"/>
          <w:rFonts w:eastAsia="Aptos" w:cstheme="minorHAnsi"/>
          <w:b/>
          <w:bCs/>
          <w:kern w:val="2"/>
          <w:sz w:val="22"/>
          <w:szCs w:val="22"/>
          <w14:ligatures w14:val="standardContextual"/>
        </w:rPr>
      </w:pPr>
    </w:p>
    <w:p w14:paraId="1E905EEB" w14:textId="6284EEF5" w:rsidR="00063EA1" w:rsidRPr="00891BCC" w:rsidRDefault="00063EA1">
      <w:pPr>
        <w:spacing w:line="276" w:lineRule="auto"/>
        <w:jc w:val="both"/>
        <w:rPr>
          <w:ins w:id="32972" w:author="Visone Rossana (GSE)" w:date="2025-09-16T18:34:00Z" w16du:dateUtc="2025-09-16T16:34:00Z"/>
          <w:rFonts w:eastAsia="Aptos" w:cstheme="minorHAnsi"/>
          <w:b/>
          <w:bCs/>
          <w:kern w:val="2"/>
          <w:sz w:val="22"/>
          <w:szCs w:val="22"/>
          <w14:ligatures w14:val="standardContextual"/>
          <w:rPrChange w:id="32973" w:author="Visone Rossana (GSE)" w:date="2025-09-22T18:33:00Z" w16du:dateUtc="2025-09-22T16:33:00Z">
            <w:rPr>
              <w:ins w:id="32974" w:author="Visone Rossana (GSE)" w:date="2025-09-16T18:34:00Z" w16du:dateUtc="2025-09-16T16:34:00Z"/>
              <w:rFonts w:eastAsia="Aptos"/>
            </w:rPr>
          </w:rPrChange>
        </w:rPr>
        <w:pPrChange w:id="32975" w:author="Visone Rossana (GSE)" w:date="2025-09-22T18:33:00Z" w16du:dateUtc="2025-09-22T16:33:00Z">
          <w:pPr>
            <w:spacing w:line="276" w:lineRule="auto"/>
            <w:contextualSpacing/>
            <w:jc w:val="both"/>
          </w:pPr>
        </w:pPrChange>
      </w:pPr>
      <w:ins w:id="32976" w:author="Visone Rossana (GSE)" w:date="2025-09-16T18:24:00Z" w16du:dateUtc="2025-09-16T16:24:00Z">
        <w:r w:rsidRPr="00891BCC">
          <w:rPr>
            <w:rFonts w:eastAsia="Aptos" w:cstheme="minorHAnsi"/>
            <w:b/>
            <w:bCs/>
            <w:kern w:val="2"/>
            <w:sz w:val="22"/>
            <w:szCs w:val="22"/>
            <w14:ligatures w14:val="standardContextual"/>
            <w:rPrChange w:id="32977" w:author="Visone Rossana (GSE)" w:date="2025-09-22T18:33:00Z" w16du:dateUtc="2025-09-22T16:33:00Z">
              <w:rPr>
                <w:rFonts w:eastAsia="Aptos" w:cstheme="minorHAnsi"/>
                <w:kern w:val="2"/>
                <w:sz w:val="22"/>
                <w:szCs w:val="22"/>
                <w14:ligatures w14:val="standardContextual"/>
              </w:rPr>
            </w:rPrChange>
          </w:rPr>
          <w:t>Fase 1</w:t>
        </w:r>
      </w:ins>
      <w:ins w:id="32978" w:author="Visone Rossana (GSE)" w:date="2025-09-16T18:34:00Z" w16du:dateUtc="2025-09-16T16:34:00Z">
        <w:r w:rsidR="002A4EFD" w:rsidRPr="00891BCC">
          <w:rPr>
            <w:rFonts w:eastAsia="Aptos" w:cstheme="minorHAnsi"/>
            <w:b/>
            <w:bCs/>
            <w:kern w:val="2"/>
            <w:sz w:val="22"/>
            <w:szCs w:val="22"/>
            <w14:ligatures w14:val="standardContextual"/>
            <w:rPrChange w:id="32979" w:author="Visone Rossana (GSE)" w:date="2025-09-22T18:33:00Z" w16du:dateUtc="2025-09-22T16:33:00Z">
              <w:rPr>
                <w:rFonts w:eastAsia="Aptos"/>
              </w:rPr>
            </w:rPrChange>
          </w:rPr>
          <w:t>- tra</w:t>
        </w:r>
      </w:ins>
      <w:ins w:id="32980" w:author="Visone Rossana (GSE)" w:date="2025-09-16T18:35:00Z" w16du:dateUtc="2025-09-16T16:35:00Z">
        <w:r w:rsidR="002A4EFD" w:rsidRPr="00891BCC">
          <w:rPr>
            <w:rFonts w:eastAsia="Aptos" w:cstheme="minorHAnsi"/>
            <w:b/>
            <w:bCs/>
            <w:kern w:val="2"/>
            <w:sz w:val="22"/>
            <w:szCs w:val="22"/>
            <w14:ligatures w14:val="standardContextual"/>
            <w:rPrChange w:id="32981" w:author="Visone Rossana (GSE)" w:date="2025-09-22T18:33:00Z" w16du:dateUtc="2025-09-22T16:33:00Z">
              <w:rPr>
                <w:rFonts w:eastAsia="Aptos"/>
              </w:rPr>
            </w:rPrChange>
          </w:rPr>
          <w:t>s</w:t>
        </w:r>
      </w:ins>
      <w:ins w:id="32982" w:author="Visone Rossana (GSE)" w:date="2025-09-16T18:34:00Z" w16du:dateUtc="2025-09-16T16:34:00Z">
        <w:r w:rsidR="002A4EFD" w:rsidRPr="00891BCC">
          <w:rPr>
            <w:rFonts w:eastAsia="Aptos" w:cstheme="minorHAnsi"/>
            <w:b/>
            <w:bCs/>
            <w:kern w:val="2"/>
            <w:sz w:val="22"/>
            <w:szCs w:val="22"/>
            <w14:ligatures w14:val="standardContextual"/>
            <w:rPrChange w:id="32983" w:author="Visone Rossana (GSE)" w:date="2025-09-22T18:33:00Z" w16du:dateUtc="2025-09-22T16:33:00Z">
              <w:rPr>
                <w:rFonts w:eastAsia="Aptos"/>
              </w:rPr>
            </w:rPrChange>
          </w:rPr>
          <w:t xml:space="preserve">missione della richiesta </w:t>
        </w:r>
      </w:ins>
      <w:ins w:id="32984" w:author="Visone Rossana (GSE)" w:date="2025-09-16T18:35:00Z" w16du:dateUtc="2025-09-16T16:35:00Z">
        <w:r w:rsidR="002A4EFD" w:rsidRPr="00891BCC">
          <w:rPr>
            <w:rFonts w:eastAsia="Aptos" w:cstheme="minorHAnsi"/>
            <w:b/>
            <w:bCs/>
            <w:kern w:val="2"/>
            <w:sz w:val="22"/>
            <w:szCs w:val="22"/>
            <w14:ligatures w14:val="standardContextual"/>
            <w:rPrChange w:id="32985" w:author="Visone Rossana (GSE)" w:date="2025-09-22T18:33:00Z" w16du:dateUtc="2025-09-22T16:33:00Z">
              <w:rPr>
                <w:rFonts w:eastAsia="Aptos"/>
              </w:rPr>
            </w:rPrChange>
          </w:rPr>
          <w:t>di contributo anticipato</w:t>
        </w:r>
      </w:ins>
      <w:ins w:id="32986" w:author="Visone Rossana (GSE)" w:date="2025-09-22T15:06:00Z" w16du:dateUtc="2025-09-22T13:06:00Z">
        <w:r w:rsidR="00837CF6" w:rsidRPr="00891BCC">
          <w:rPr>
            <w:rFonts w:eastAsia="Aptos" w:cstheme="minorHAnsi"/>
            <w:b/>
            <w:bCs/>
            <w:kern w:val="2"/>
            <w:sz w:val="22"/>
            <w:szCs w:val="22"/>
            <w14:ligatures w14:val="standardContextual"/>
            <w:rPrChange w:id="32987" w:author="Visone Rossana (GSE)" w:date="2025-09-22T18:33:00Z" w16du:dateUtc="2025-09-22T16:33:00Z">
              <w:rPr>
                <w:rFonts w:eastAsia="Aptos"/>
              </w:rPr>
            </w:rPrChange>
          </w:rPr>
          <w:t>,</w:t>
        </w:r>
      </w:ins>
      <w:ins w:id="32988" w:author="Visone Rossana (GSE)" w:date="2025-09-22T12:17:00Z" w16du:dateUtc="2025-09-22T10:17:00Z">
        <w:r w:rsidR="0030011E" w:rsidRPr="00891BCC">
          <w:rPr>
            <w:rFonts w:eastAsia="Aptos" w:cstheme="minorHAnsi"/>
            <w:b/>
            <w:bCs/>
            <w:kern w:val="2"/>
            <w:sz w:val="22"/>
            <w:szCs w:val="22"/>
            <w14:ligatures w14:val="standardContextual"/>
            <w:rPrChange w:id="32989" w:author="Visone Rossana (GSE)" w:date="2025-09-22T18:33:00Z" w16du:dateUtc="2025-09-22T16:33:00Z">
              <w:rPr>
                <w:rFonts w:eastAsia="Aptos"/>
              </w:rPr>
            </w:rPrChange>
          </w:rPr>
          <w:t xml:space="preserve"> iter istruttorio</w:t>
        </w:r>
      </w:ins>
      <w:ins w:id="32990" w:author="Visone Rossana (GSE)" w:date="2025-09-22T15:06:00Z" w16du:dateUtc="2025-09-22T13:06:00Z">
        <w:r w:rsidR="00837CF6" w:rsidRPr="00891BCC">
          <w:rPr>
            <w:rFonts w:eastAsia="Aptos" w:cstheme="minorHAnsi"/>
            <w:b/>
            <w:bCs/>
            <w:kern w:val="2"/>
            <w:sz w:val="22"/>
            <w:szCs w:val="22"/>
            <w14:ligatures w14:val="standardContextual"/>
            <w:rPrChange w:id="32991" w:author="Visone Rossana (GSE)" w:date="2025-09-22T18:33:00Z" w16du:dateUtc="2025-09-22T16:33:00Z">
              <w:rPr>
                <w:rFonts w:eastAsia="Aptos"/>
              </w:rPr>
            </w:rPrChange>
          </w:rPr>
          <w:t xml:space="preserve"> e</w:t>
        </w:r>
      </w:ins>
      <w:ins w:id="32992" w:author="Visone Rossana (GSE)" w:date="2025-09-22T15:07:00Z" w16du:dateUtc="2025-09-22T13:07:00Z">
        <w:r w:rsidR="00837CF6" w:rsidRPr="00891BCC">
          <w:rPr>
            <w:rFonts w:eastAsia="Aptos" w:cstheme="minorHAnsi"/>
            <w:b/>
            <w:bCs/>
            <w:kern w:val="2"/>
            <w:sz w:val="22"/>
            <w:szCs w:val="22"/>
            <w14:ligatures w14:val="standardContextual"/>
            <w:rPrChange w:id="32993" w:author="Visone Rossana (GSE)" w:date="2025-09-22T18:33:00Z" w16du:dateUtc="2025-09-22T16:33:00Z">
              <w:rPr>
                <w:rFonts w:eastAsia="Aptos"/>
              </w:rPr>
            </w:rPrChange>
          </w:rPr>
          <w:t>d erogazione dell’acconto</w:t>
        </w:r>
      </w:ins>
    </w:p>
    <w:p w14:paraId="78F6E39A" w14:textId="77777777" w:rsidR="00F353B1" w:rsidRDefault="00F353B1">
      <w:pPr>
        <w:spacing w:line="276" w:lineRule="auto"/>
        <w:contextualSpacing/>
        <w:jc w:val="both"/>
        <w:rPr>
          <w:ins w:id="32994" w:author="Visone Rossana (GSE)" w:date="2025-09-22T12:57:00Z" w16du:dateUtc="2025-09-22T10:57:00Z"/>
          <w:rFonts w:eastAsia="Aptos" w:cstheme="minorHAnsi"/>
          <w:kern w:val="2"/>
          <w:sz w:val="22"/>
          <w:szCs w:val="22"/>
          <w14:ligatures w14:val="standardContextual"/>
        </w:rPr>
      </w:pPr>
    </w:p>
    <w:p w14:paraId="309598A4" w14:textId="678852FC" w:rsidR="00F353B1" w:rsidRDefault="2283326B" w:rsidP="00F353B1">
      <w:pPr>
        <w:spacing w:line="276" w:lineRule="auto"/>
        <w:contextualSpacing/>
        <w:jc w:val="both"/>
        <w:rPr>
          <w:ins w:id="32995" w:author="Visone Rossana (GSE)" w:date="2025-09-22T12:57:00Z" w16du:dateUtc="2025-09-22T10:57:00Z"/>
          <w:rFonts w:eastAsia="Aptos" w:cstheme="minorBidi"/>
          <w:kern w:val="2"/>
          <w:sz w:val="22"/>
          <w:szCs w:val="22"/>
          <w14:ligatures w14:val="standardContextual"/>
        </w:rPr>
      </w:pPr>
      <w:r w:rsidRPr="088821E7">
        <w:rPr>
          <w:rFonts w:eastAsia="Aptos" w:cstheme="minorBidi"/>
          <w:sz w:val="22"/>
          <w:szCs w:val="22"/>
        </w:rPr>
        <w:t>Prima di</w:t>
      </w:r>
      <w:r w:rsidRPr="4D0A7872">
        <w:rPr>
          <w:rFonts w:eastAsia="Aptos" w:cstheme="minorBidi"/>
          <w:sz w:val="22"/>
          <w:szCs w:val="22"/>
        </w:rPr>
        <w:t xml:space="preserve"> poter </w:t>
      </w:r>
      <w:r w:rsidRPr="30CBB7A1">
        <w:rPr>
          <w:rFonts w:eastAsia="Aptos" w:cstheme="minorBidi"/>
          <w:sz w:val="22"/>
          <w:szCs w:val="22"/>
        </w:rPr>
        <w:t xml:space="preserve">presentare la richiesta di contributo </w:t>
      </w:r>
      <w:r w:rsidRPr="088821E7">
        <w:rPr>
          <w:rFonts w:eastAsia="Aptos" w:cstheme="minorBidi"/>
          <w:sz w:val="22"/>
          <w:szCs w:val="22"/>
        </w:rPr>
        <w:t>anticipato</w:t>
      </w:r>
      <w:ins w:id="32996" w:author="Visone Rossana (GSE)" w:date="2025-09-22T12:57:00Z" w16du:dateUtc="2025-09-22T10:57:00Z">
        <w:r w:rsidR="00F353B1" w:rsidRPr="6DFFFA27">
          <w:rPr>
            <w:rFonts w:eastAsia="Aptos" w:cstheme="minorBidi"/>
            <w:sz w:val="22"/>
            <w:szCs w:val="22"/>
          </w:rPr>
          <w:t>, il Soggetto Responsabile è tenuto a registrarsi sul Portale dedicato del GSE nell</w:t>
        </w:r>
      </w:ins>
      <w:ins w:id="32997" w:author="Visone Rossana (GSE)" w:date="2025-09-22T12:58:00Z" w16du:dateUtc="2025-09-22T10:58:00Z">
        <w:r w:rsidR="0018546C" w:rsidRPr="6DFFFA27">
          <w:rPr>
            <w:rFonts w:eastAsia="Aptos" w:cstheme="minorBidi"/>
            <w:sz w:val="22"/>
            <w:szCs w:val="22"/>
          </w:rPr>
          <w:t xml:space="preserve">a </w:t>
        </w:r>
      </w:ins>
      <w:r w:rsidR="2E216081" w:rsidRPr="4C3AAB5C">
        <w:rPr>
          <w:rFonts w:eastAsia="Aptos" w:cstheme="minorBidi"/>
          <w:sz w:val="22"/>
          <w:szCs w:val="22"/>
        </w:rPr>
        <w:t>S</w:t>
      </w:r>
      <w:ins w:id="32998" w:author="Visone Rossana (GSE)" w:date="2025-09-22T12:57:00Z">
        <w:r w:rsidR="00F353B1" w:rsidRPr="4C3AAB5C">
          <w:rPr>
            <w:rFonts w:eastAsia="Aptos" w:cstheme="minorBidi"/>
            <w:sz w:val="22"/>
            <w:szCs w:val="22"/>
          </w:rPr>
          <w:t>ezione dell’</w:t>
        </w:r>
      </w:ins>
      <w:r w:rsidR="3608CE5F" w:rsidRPr="4C3AAB5C">
        <w:rPr>
          <w:rFonts w:eastAsia="Aptos" w:cstheme="minorBidi"/>
          <w:sz w:val="22"/>
          <w:szCs w:val="22"/>
        </w:rPr>
        <w:t>A</w:t>
      </w:r>
      <w:ins w:id="32999" w:author="Visone Rossana (GSE)" w:date="2025-09-22T12:57:00Z">
        <w:r w:rsidR="00F353B1" w:rsidRPr="4C3AAB5C">
          <w:rPr>
            <w:rFonts w:eastAsia="Aptos" w:cstheme="minorBidi"/>
            <w:sz w:val="22"/>
            <w:szCs w:val="22"/>
          </w:rPr>
          <w:t xml:space="preserve">rea </w:t>
        </w:r>
      </w:ins>
      <w:r w:rsidR="4869332D" w:rsidRPr="4C3AAB5C">
        <w:rPr>
          <w:rFonts w:eastAsia="Aptos" w:cstheme="minorBidi"/>
          <w:sz w:val="22"/>
          <w:szCs w:val="22"/>
        </w:rPr>
        <w:t>C</w:t>
      </w:r>
      <w:ins w:id="33000" w:author="Visone Rossana (GSE)" w:date="2025-09-22T12:57:00Z">
        <w:r w:rsidR="00F353B1" w:rsidRPr="4C3AAB5C">
          <w:rPr>
            <w:rFonts w:eastAsia="Aptos" w:cstheme="minorBidi"/>
            <w:sz w:val="22"/>
            <w:szCs w:val="22"/>
          </w:rPr>
          <w:t>lienti</w:t>
        </w:r>
      </w:ins>
      <w:ins w:id="33001" w:author="Visone Rossana (GSE)" w:date="2025-09-22T12:57:00Z" w16du:dateUtc="2025-09-22T10:57:00Z">
        <w:r w:rsidR="00F353B1" w:rsidRPr="6DFFFA27">
          <w:rPr>
            <w:rFonts w:eastAsia="Aptos" w:cstheme="minorBidi"/>
            <w:sz w:val="22"/>
            <w:szCs w:val="22"/>
          </w:rPr>
          <w:t xml:space="preserve"> xxx, secondo le modalità indicate al precedente paragrafo </w:t>
        </w:r>
        <w:r w:rsidR="00F353B1" w:rsidRPr="6DFFFA27">
          <w:rPr>
            <w:rFonts w:eastAsia="Aptos" w:cstheme="minorBidi"/>
            <w:sz w:val="22"/>
            <w:szCs w:val="22"/>
            <w:highlight w:val="cyan"/>
          </w:rPr>
          <w:t>5</w:t>
        </w:r>
        <w:r w:rsidR="00F353B1" w:rsidRPr="6DFFFA27">
          <w:rPr>
            <w:rFonts w:eastAsia="Aptos" w:cstheme="minorBidi"/>
            <w:sz w:val="22"/>
            <w:szCs w:val="22"/>
          </w:rPr>
          <w:t>.</w:t>
        </w:r>
        <w:del w:id="33002" w:author="Santagata Fabiana (GSE)" w:date="2025-10-01T09:09:00Z">
          <w:r w:rsidR="00F353B1" w:rsidRPr="6DFFFA27">
            <w:rPr>
              <w:rFonts w:eastAsia="Aptos" w:cstheme="minorBidi"/>
              <w:sz w:val="22"/>
              <w:szCs w:val="22"/>
            </w:rPr>
            <w:delText xml:space="preserve">  </w:delText>
          </w:r>
        </w:del>
      </w:ins>
    </w:p>
    <w:p w14:paraId="1F1A075F" w14:textId="77777777" w:rsidR="0018546C" w:rsidRDefault="0018546C">
      <w:pPr>
        <w:spacing w:line="276" w:lineRule="auto"/>
        <w:contextualSpacing/>
        <w:jc w:val="both"/>
        <w:rPr>
          <w:ins w:id="33003" w:author="Visone Rossana (GSE)" w:date="2025-09-22T13:07:00Z" w16du:dateUtc="2025-09-22T11:07:00Z"/>
          <w:rFonts w:eastAsia="Aptos" w:cstheme="minorHAnsi"/>
          <w:kern w:val="2"/>
          <w:sz w:val="22"/>
          <w:szCs w:val="22"/>
          <w14:ligatures w14:val="standardContextual"/>
        </w:rPr>
      </w:pPr>
    </w:p>
    <w:p w14:paraId="5EB5EDF6" w14:textId="7B54D40D" w:rsidR="002A4EFD" w:rsidRDefault="21364292" w:rsidP="78C20DFF">
      <w:pPr>
        <w:spacing w:line="276" w:lineRule="auto"/>
        <w:contextualSpacing/>
        <w:jc w:val="both"/>
        <w:rPr>
          <w:rFonts w:eastAsia="Aptos" w:cstheme="minorBidi"/>
          <w:sz w:val="22"/>
          <w:szCs w:val="22"/>
        </w:rPr>
      </w:pPr>
      <w:r w:rsidRPr="61D5DC7D">
        <w:rPr>
          <w:rFonts w:eastAsia="Aptos" w:cstheme="minorBidi"/>
          <w:sz w:val="22"/>
          <w:szCs w:val="22"/>
        </w:rPr>
        <w:t>A seguito della registrazione,</w:t>
      </w:r>
      <w:r w:rsidR="002F7CCD" w:rsidRPr="7435E9AD">
        <w:rPr>
          <w:rFonts w:eastAsia="Aptos" w:cstheme="minorBidi"/>
          <w:sz w:val="22"/>
          <w:szCs w:val="22"/>
        </w:rPr>
        <w:t xml:space="preserve"> </w:t>
      </w:r>
      <w:ins w:id="33004" w:author="Visone Rossana (GSE)" w:date="2025-09-22T13:08:00Z" w16du:dateUtc="2025-09-22T11:08:00Z">
        <w:r w:rsidR="002F7CCD" w:rsidRPr="7435E9AD">
          <w:rPr>
            <w:rFonts w:eastAsia="Aptos" w:cstheme="minorBidi"/>
            <w:sz w:val="22"/>
            <w:szCs w:val="22"/>
          </w:rPr>
          <w:t>i</w:t>
        </w:r>
      </w:ins>
      <w:ins w:id="33005" w:author="Visone Rossana (GSE)" w:date="2025-09-16T18:35:00Z" w16du:dateUtc="2025-09-16T16:35:00Z">
        <w:r w:rsidR="002A4EFD" w:rsidRPr="7435E9AD">
          <w:rPr>
            <w:rFonts w:eastAsia="Aptos" w:cstheme="minorBidi"/>
            <w:sz w:val="22"/>
            <w:szCs w:val="22"/>
          </w:rPr>
          <w:t>l Soggetto Responsabile</w:t>
        </w:r>
      </w:ins>
      <w:ins w:id="33006" w:author="Visone Rossana (GSE)" w:date="2025-09-22T15:18:00Z" w16du:dateUtc="2025-09-22T13:18:00Z">
        <w:r w:rsidR="00D75647" w:rsidRPr="7435E9AD">
          <w:rPr>
            <w:rFonts w:eastAsia="Aptos" w:cstheme="minorBidi"/>
            <w:sz w:val="22"/>
            <w:szCs w:val="22"/>
          </w:rPr>
          <w:t>,</w:t>
        </w:r>
      </w:ins>
      <w:ins w:id="33007" w:author="Visone Rossana (GSE)" w:date="2025-09-22T13:08:00Z" w16du:dateUtc="2025-09-22T11:08:00Z">
        <w:r w:rsidR="002F7CCD" w:rsidRPr="7435E9AD">
          <w:rPr>
            <w:rFonts w:eastAsia="Aptos" w:cstheme="minorBidi"/>
            <w:sz w:val="22"/>
            <w:szCs w:val="22"/>
          </w:rPr>
          <w:t xml:space="preserve"> </w:t>
        </w:r>
      </w:ins>
      <w:r w:rsidR="5C6CF543" w:rsidRPr="78C20DFF">
        <w:rPr>
          <w:rFonts w:eastAsia="Aptos" w:cstheme="minorBidi"/>
          <w:sz w:val="22"/>
          <w:szCs w:val="22"/>
        </w:rPr>
        <w:t xml:space="preserve">utilizzando </w:t>
      </w:r>
      <w:ins w:id="33008" w:author="Visone Rossana (GSE)" w:date="2025-09-22T13:08:00Z" w16du:dateUtc="2025-09-22T11:08:00Z">
        <w:r w:rsidR="002F7CCD" w:rsidRPr="7435E9AD">
          <w:rPr>
            <w:rFonts w:eastAsia="Aptos" w:cstheme="minorBidi"/>
            <w:sz w:val="22"/>
            <w:szCs w:val="22"/>
          </w:rPr>
          <w:t>il</w:t>
        </w:r>
      </w:ins>
      <w:ins w:id="33009" w:author="Visone Rossana (GSE)" w:date="2025-09-16T18:42:00Z" w16du:dateUtc="2025-09-16T16:42:00Z">
        <w:r w:rsidR="007E33C4" w:rsidRPr="7435E9AD">
          <w:rPr>
            <w:rFonts w:eastAsia="Aptos" w:cstheme="minorBidi"/>
            <w:sz w:val="22"/>
            <w:szCs w:val="22"/>
          </w:rPr>
          <w:t xml:space="preserve"> Portaltermico</w:t>
        </w:r>
      </w:ins>
      <w:ins w:id="33010" w:author="Visone Rossana (GSE)" w:date="2025-09-22T15:18:00Z" w16du:dateUtc="2025-09-22T13:18:00Z">
        <w:r w:rsidR="00D75647" w:rsidRPr="7435E9AD">
          <w:rPr>
            <w:rFonts w:eastAsia="Aptos" w:cstheme="minorBidi"/>
            <w:sz w:val="22"/>
            <w:szCs w:val="22"/>
          </w:rPr>
          <w:t xml:space="preserve">, </w:t>
        </w:r>
      </w:ins>
      <w:r w:rsidR="36AD5A7B" w:rsidRPr="78C20DFF">
        <w:rPr>
          <w:rFonts w:eastAsia="Aptos" w:cstheme="minorBidi"/>
          <w:sz w:val="22"/>
          <w:szCs w:val="22"/>
        </w:rPr>
        <w:t xml:space="preserve">può </w:t>
      </w:r>
      <w:r w:rsidR="3348E09A" w:rsidRPr="10BDD4CC">
        <w:rPr>
          <w:rFonts w:eastAsia="Aptos" w:cstheme="minorBidi"/>
          <w:sz w:val="22"/>
          <w:szCs w:val="22"/>
        </w:rPr>
        <w:t>presenta</w:t>
      </w:r>
      <w:r w:rsidR="299A78FB" w:rsidRPr="10BDD4CC">
        <w:rPr>
          <w:rFonts w:eastAsia="Aptos" w:cstheme="minorBidi"/>
          <w:sz w:val="22"/>
          <w:szCs w:val="22"/>
        </w:rPr>
        <w:t>re</w:t>
      </w:r>
      <w:ins w:id="33011" w:author="Visone Rossana (GSE)" w:date="2025-09-22T13:09:00Z" w16du:dateUtc="2025-09-22T11:09:00Z">
        <w:r w:rsidR="002F7CCD" w:rsidRPr="7435E9AD">
          <w:rPr>
            <w:rFonts w:eastAsia="Aptos" w:cstheme="minorBidi"/>
            <w:sz w:val="22"/>
            <w:szCs w:val="22"/>
          </w:rPr>
          <w:t xml:space="preserve"> la </w:t>
        </w:r>
      </w:ins>
      <w:ins w:id="33012" w:author="Visone Rossana (GSE)" w:date="2025-09-22T13:10:00Z" w16du:dateUtc="2025-09-22T11:10:00Z">
        <w:r w:rsidR="002F7CCD" w:rsidRPr="7435E9AD">
          <w:rPr>
            <w:rFonts w:eastAsia="Aptos" w:cstheme="minorBidi"/>
            <w:sz w:val="22"/>
            <w:szCs w:val="22"/>
          </w:rPr>
          <w:t xml:space="preserve">“richiesta di contributo anticipato (di seguito RCA)”, </w:t>
        </w:r>
      </w:ins>
      <w:ins w:id="33013" w:author="Visone Rossana (GSE)" w:date="2025-09-22T13:09:00Z" w16du:dateUtc="2025-09-22T11:09:00Z">
        <w:r w:rsidR="002F7CCD" w:rsidRPr="7435E9AD">
          <w:rPr>
            <w:rFonts w:eastAsia="Aptos" w:cstheme="minorBidi"/>
            <w:sz w:val="22"/>
            <w:szCs w:val="22"/>
          </w:rPr>
          <w:t>inser</w:t>
        </w:r>
      </w:ins>
      <w:ins w:id="33014" w:author="Visone Rossana (GSE)" w:date="2025-09-22T13:10:00Z" w16du:dateUtc="2025-09-22T11:10:00Z">
        <w:r w:rsidR="002F7CCD" w:rsidRPr="7435E9AD">
          <w:rPr>
            <w:rFonts w:eastAsia="Aptos" w:cstheme="minorBidi"/>
            <w:sz w:val="22"/>
            <w:szCs w:val="22"/>
          </w:rPr>
          <w:t xml:space="preserve">endo </w:t>
        </w:r>
      </w:ins>
      <w:ins w:id="33015" w:author="Visone Rossana (GSE)" w:date="2025-09-16T18:36:00Z" w16du:dateUtc="2025-09-16T16:36:00Z">
        <w:r w:rsidR="002A4EFD" w:rsidRPr="7435E9AD">
          <w:rPr>
            <w:rFonts w:eastAsia="Aptos" w:cstheme="minorBidi"/>
            <w:sz w:val="22"/>
            <w:szCs w:val="22"/>
          </w:rPr>
          <w:t>tutti i dati relativi all’edificio</w:t>
        </w:r>
      </w:ins>
      <w:ins w:id="33016" w:author="Visone Rossana (GSE)" w:date="2025-09-16T18:37:00Z" w16du:dateUtc="2025-09-16T16:37:00Z">
        <w:r w:rsidR="007E33C4" w:rsidRPr="7435E9AD">
          <w:rPr>
            <w:rFonts w:eastAsia="Aptos" w:cstheme="minorBidi"/>
            <w:sz w:val="22"/>
            <w:szCs w:val="22"/>
          </w:rPr>
          <w:t>/unità immobiliare</w:t>
        </w:r>
      </w:ins>
      <w:ins w:id="33017" w:author="Visone Rossana (GSE)" w:date="2025-09-16T18:36:00Z" w16du:dateUtc="2025-09-16T16:36:00Z">
        <w:r w:rsidR="002A4EFD" w:rsidRPr="7435E9AD">
          <w:rPr>
            <w:rFonts w:eastAsia="Aptos" w:cstheme="minorBidi"/>
            <w:sz w:val="22"/>
            <w:szCs w:val="22"/>
          </w:rPr>
          <w:t xml:space="preserve"> oggetto di diagnosi</w:t>
        </w:r>
      </w:ins>
      <w:ins w:id="33018" w:author="Visone Rossana (GSE)" w:date="2025-09-16T18:37:00Z" w16du:dateUtc="2025-09-16T16:37:00Z">
        <w:r w:rsidR="007E33C4" w:rsidRPr="7435E9AD">
          <w:rPr>
            <w:rFonts w:eastAsia="Aptos" w:cstheme="minorBidi"/>
            <w:sz w:val="22"/>
            <w:szCs w:val="22"/>
          </w:rPr>
          <w:t xml:space="preserve">, ivi inclusi le informazioni di localizzazione, </w:t>
        </w:r>
      </w:ins>
      <w:ins w:id="33019" w:author="Visone Rossana (GSE)" w:date="2025-09-22T10:31:00Z" w16du:dateUtc="2025-09-22T08:31:00Z">
        <w:r w:rsidR="00EE12F6" w:rsidRPr="7435E9AD">
          <w:rPr>
            <w:rFonts w:eastAsia="Aptos" w:cstheme="minorBidi"/>
            <w:sz w:val="22"/>
            <w:szCs w:val="22"/>
          </w:rPr>
          <w:t xml:space="preserve">dei </w:t>
        </w:r>
      </w:ins>
      <w:ins w:id="33020" w:author="Visone Rossana (GSE)" w:date="2025-09-16T18:37:00Z" w16du:dateUtc="2025-09-16T16:37:00Z">
        <w:r w:rsidR="007E33C4" w:rsidRPr="7435E9AD">
          <w:rPr>
            <w:rFonts w:eastAsia="Aptos" w:cstheme="minorBidi"/>
            <w:sz w:val="22"/>
            <w:szCs w:val="22"/>
          </w:rPr>
          <w:t>dati catastali e degli impian</w:t>
        </w:r>
      </w:ins>
      <w:ins w:id="33021" w:author="Visone Rossana (GSE)" w:date="2025-09-16T18:38:00Z" w16du:dateUtc="2025-09-16T16:38:00Z">
        <w:r w:rsidR="007E33C4" w:rsidRPr="7435E9AD">
          <w:rPr>
            <w:rFonts w:eastAsia="Aptos" w:cstheme="minorBidi"/>
            <w:sz w:val="22"/>
            <w:szCs w:val="22"/>
          </w:rPr>
          <w:t>ti tecnologici preesistenti</w:t>
        </w:r>
      </w:ins>
      <w:ins w:id="33022" w:author="Visone Rossana (GSE)" w:date="2025-09-16T18:42:00Z" w16du:dateUtc="2025-09-16T16:42:00Z">
        <w:r w:rsidR="007E33C4" w:rsidRPr="7435E9AD">
          <w:rPr>
            <w:rFonts w:eastAsia="Aptos" w:cstheme="minorBidi"/>
            <w:sz w:val="22"/>
            <w:szCs w:val="22"/>
          </w:rPr>
          <w:t xml:space="preserve">, </w:t>
        </w:r>
      </w:ins>
      <w:ins w:id="33023" w:author="Visone Rossana (GSE)" w:date="2025-09-22T10:31:00Z" w16du:dateUtc="2025-09-22T08:31:00Z">
        <w:r w:rsidR="00EE12F6" w:rsidRPr="7435E9AD">
          <w:rPr>
            <w:rFonts w:eastAsia="Aptos" w:cstheme="minorBidi"/>
            <w:sz w:val="22"/>
            <w:szCs w:val="22"/>
          </w:rPr>
          <w:t>nonch</w:t>
        </w:r>
      </w:ins>
      <w:ins w:id="33024" w:author="Visone Rossana (GSE)" w:date="2025-09-22T10:31:00Z">
        <w:del w:id="33025" w:author="Santagata Fabiana (GSE)" w:date="2025-10-01T09:10:00Z">
          <w:r w:rsidR="00EE12F6" w:rsidRPr="7435E9AD">
            <w:rPr>
              <w:rFonts w:eastAsia="Aptos" w:cstheme="minorBidi"/>
              <w:sz w:val="22"/>
              <w:szCs w:val="22"/>
            </w:rPr>
            <w:delText>è</w:delText>
          </w:r>
        </w:del>
      </w:ins>
      <w:ins w:id="33026" w:author="Santagata Fabiana (GSE)" w:date="2025-10-01T09:10:00Z" w16du:dateUtc="2025-09-22T08:31:00Z">
        <w:r w:rsidR="5B926992" w:rsidRPr="3B698985">
          <w:rPr>
            <w:rFonts w:eastAsia="Aptos" w:cstheme="minorBidi"/>
            <w:sz w:val="22"/>
            <w:szCs w:val="22"/>
          </w:rPr>
          <w:t>é</w:t>
        </w:r>
      </w:ins>
      <w:ins w:id="33027" w:author="Visone Rossana (GSE)" w:date="2025-09-16T18:43:00Z" w16du:dateUtc="2025-09-16T16:43:00Z">
        <w:r w:rsidR="007E33C4" w:rsidRPr="7435E9AD">
          <w:rPr>
            <w:rFonts w:eastAsia="Aptos" w:cstheme="minorBidi"/>
            <w:sz w:val="22"/>
            <w:szCs w:val="22"/>
          </w:rPr>
          <w:t xml:space="preserve"> l’</w:t>
        </w:r>
      </w:ins>
      <w:ins w:id="33028" w:author="Visone Rossana (GSE)" w:date="2025-09-16T18:42:00Z" w16du:dateUtc="2025-09-16T16:42:00Z">
        <w:r w:rsidR="007E33C4" w:rsidRPr="7435E9AD">
          <w:rPr>
            <w:rFonts w:eastAsia="Aptos" w:cstheme="minorBidi"/>
            <w:sz w:val="22"/>
            <w:szCs w:val="22"/>
          </w:rPr>
          <w:t>importo previsto per la redazione della dia</w:t>
        </w:r>
      </w:ins>
      <w:ins w:id="33029" w:author="Visone Rossana (GSE)" w:date="2025-09-16T18:43:00Z" w16du:dateUtc="2025-09-16T16:43:00Z">
        <w:r w:rsidR="007E33C4" w:rsidRPr="7435E9AD">
          <w:rPr>
            <w:rFonts w:eastAsia="Aptos" w:cstheme="minorBidi"/>
            <w:sz w:val="22"/>
            <w:szCs w:val="22"/>
          </w:rPr>
          <w:t>gnosi</w:t>
        </w:r>
      </w:ins>
      <w:ins w:id="33030" w:author="Visone Rossana (GSE)" w:date="2025-09-22T10:32:00Z" w16du:dateUtc="2025-09-22T08:32:00Z">
        <w:r w:rsidR="00EE12F6" w:rsidRPr="7435E9AD">
          <w:rPr>
            <w:rFonts w:eastAsia="Aptos" w:cstheme="minorBidi"/>
            <w:sz w:val="22"/>
            <w:szCs w:val="22"/>
          </w:rPr>
          <w:t xml:space="preserve"> energetica</w:t>
        </w:r>
      </w:ins>
      <w:ins w:id="33031" w:author="Visone Rossana (GSE)" w:date="2025-09-16T18:43:00Z" w16du:dateUtc="2025-09-16T16:43:00Z">
        <w:r w:rsidR="007E33C4" w:rsidRPr="7435E9AD">
          <w:rPr>
            <w:rFonts w:eastAsia="Aptos" w:cstheme="minorBidi"/>
            <w:sz w:val="22"/>
            <w:szCs w:val="22"/>
          </w:rPr>
          <w:t xml:space="preserve">. </w:t>
        </w:r>
      </w:ins>
    </w:p>
    <w:p w14:paraId="7E0A4D04" w14:textId="41544666" w:rsidR="002A4EFD" w:rsidRDefault="007E33C4">
      <w:pPr>
        <w:spacing w:line="276" w:lineRule="auto"/>
        <w:contextualSpacing/>
        <w:jc w:val="both"/>
        <w:rPr>
          <w:ins w:id="33032" w:author="Visone Rossana (GSE)" w:date="2025-09-16T18:42:00Z" w16du:dateUtc="2025-09-16T16:42:00Z"/>
          <w:rFonts w:eastAsia="Aptos" w:cstheme="minorBidi"/>
          <w:kern w:val="2"/>
          <w:sz w:val="22"/>
          <w:szCs w:val="22"/>
          <w14:ligatures w14:val="standardContextual"/>
        </w:rPr>
      </w:pPr>
      <w:ins w:id="33033" w:author="Visone Rossana (GSE)" w:date="2025-09-16T18:43:00Z" w16du:dateUtc="2025-09-16T16:43:00Z">
        <w:r w:rsidRPr="7435E9AD">
          <w:rPr>
            <w:rFonts w:eastAsia="Aptos" w:cstheme="minorBidi"/>
            <w:sz w:val="22"/>
            <w:szCs w:val="22"/>
          </w:rPr>
          <w:t xml:space="preserve">In </w:t>
        </w:r>
      </w:ins>
      <w:r w:rsidR="6F5BD614" w:rsidRPr="10BDD4CC">
        <w:rPr>
          <w:rFonts w:eastAsia="Aptos" w:cstheme="minorBidi"/>
          <w:sz w:val="22"/>
          <w:szCs w:val="22"/>
        </w:rPr>
        <w:t>particolar</w:t>
      </w:r>
      <w:ins w:id="33034" w:author="Visone Rossana (GSE)" w:date="2025-09-16T18:43:00Z">
        <w:r w:rsidRPr="10BDD4CC">
          <w:rPr>
            <w:rFonts w:eastAsia="Aptos" w:cstheme="minorBidi"/>
            <w:sz w:val="22"/>
            <w:szCs w:val="22"/>
          </w:rPr>
          <w:t>e</w:t>
        </w:r>
      </w:ins>
      <w:ins w:id="33035" w:author="Visone Rossana (GSE)" w:date="2025-09-22T10:32:00Z">
        <w:r w:rsidR="00EE12F6" w:rsidRPr="10BDD4CC">
          <w:rPr>
            <w:rFonts w:eastAsia="Aptos" w:cstheme="minorBidi"/>
            <w:sz w:val="22"/>
            <w:szCs w:val="22"/>
          </w:rPr>
          <w:t>,</w:t>
        </w:r>
      </w:ins>
      <w:r w:rsidR="2D0305FB" w:rsidRPr="10BDD4CC">
        <w:rPr>
          <w:rFonts w:eastAsia="Aptos" w:cstheme="minorBidi"/>
          <w:sz w:val="22"/>
          <w:szCs w:val="22"/>
        </w:rPr>
        <w:t xml:space="preserve"> il Soggetto Responsabile</w:t>
      </w:r>
      <w:ins w:id="33036" w:author="Visone Rossana (GSE)" w:date="2025-09-16T18:43:00Z" w16du:dateUtc="2025-09-16T16:43:00Z">
        <w:r w:rsidRPr="7435E9AD">
          <w:rPr>
            <w:rFonts w:eastAsia="Aptos" w:cstheme="minorBidi"/>
            <w:sz w:val="22"/>
            <w:szCs w:val="22"/>
          </w:rPr>
          <w:t xml:space="preserve"> </w:t>
        </w:r>
      </w:ins>
      <w:ins w:id="33037" w:author="Visone Rossana (GSE)" w:date="2025-09-16T18:42:00Z" w16du:dateUtc="2025-09-16T16:42:00Z">
        <w:r w:rsidRPr="7435E9AD">
          <w:rPr>
            <w:rFonts w:eastAsia="Aptos" w:cstheme="minorBidi"/>
            <w:sz w:val="22"/>
            <w:szCs w:val="22"/>
          </w:rPr>
          <w:t>è tenuto a trasmettere:</w:t>
        </w:r>
      </w:ins>
    </w:p>
    <w:p w14:paraId="22276A83" w14:textId="4904DC89" w:rsidR="007E33C4" w:rsidRDefault="00EE12F6" w:rsidP="007E33C4">
      <w:pPr>
        <w:pStyle w:val="Paragrafoelenco"/>
        <w:numPr>
          <w:ilvl w:val="0"/>
          <w:numId w:val="130"/>
        </w:numPr>
        <w:spacing w:line="276" w:lineRule="auto"/>
        <w:jc w:val="both"/>
        <w:rPr>
          <w:ins w:id="33038" w:author="Visone Rossana (GSE)" w:date="2025-09-16T18:44:00Z" w16du:dateUtc="2025-09-16T16:44:00Z"/>
          <w:rFonts w:eastAsia="Aptos" w:cstheme="minorHAnsi"/>
          <w:kern w:val="2"/>
          <w:sz w:val="22"/>
          <w:szCs w:val="22"/>
          <w14:ligatures w14:val="standardContextual"/>
        </w:rPr>
      </w:pPr>
      <w:ins w:id="33039" w:author="Visone Rossana (GSE)" w:date="2025-09-22T10:33:00Z" w16du:dateUtc="2025-09-22T08:33:00Z">
        <w:r>
          <w:rPr>
            <w:rFonts w:eastAsia="Aptos" w:cstheme="minorHAnsi"/>
            <w:kern w:val="2"/>
            <w:sz w:val="22"/>
            <w:szCs w:val="22"/>
            <w14:ligatures w14:val="standardContextual"/>
          </w:rPr>
          <w:lastRenderedPageBreak/>
          <w:t xml:space="preserve">la </w:t>
        </w:r>
      </w:ins>
      <w:ins w:id="33040" w:author="Visone Rossana (GSE)" w:date="2025-09-16T18:43:00Z" w16du:dateUtc="2025-09-16T16:43:00Z">
        <w:r w:rsidR="007E33C4" w:rsidRPr="007E33C4">
          <w:rPr>
            <w:rFonts w:eastAsia="Aptos" w:cstheme="minorHAnsi"/>
            <w:kern w:val="2"/>
            <w:sz w:val="22"/>
            <w:szCs w:val="22"/>
            <w14:ligatures w14:val="standardContextual"/>
            <w:rPrChange w:id="33041" w:author="Visone Rossana (GSE)" w:date="2025-09-16T18:43:00Z" w16du:dateUtc="2025-09-16T16:43:00Z">
              <w:rPr>
                <w:rFonts w:eastAsia="Aptos" w:cstheme="minorHAnsi"/>
                <w:b/>
                <w:bCs/>
                <w:kern w:val="2"/>
                <w:sz w:val="22"/>
                <w:szCs w:val="22"/>
                <w14:ligatures w14:val="standardContextual"/>
              </w:rPr>
            </w:rPrChange>
          </w:rPr>
          <w:t>DSAN</w:t>
        </w:r>
        <w:r w:rsidR="007E33C4">
          <w:rPr>
            <w:rFonts w:eastAsia="Aptos" w:cstheme="minorHAnsi"/>
            <w:kern w:val="2"/>
            <w:sz w:val="22"/>
            <w:szCs w:val="22"/>
            <w14:ligatures w14:val="standardContextual"/>
          </w:rPr>
          <w:t xml:space="preserve"> secondo </w:t>
        </w:r>
      </w:ins>
      <w:ins w:id="33042" w:author="Visone Rossana (GSE)" w:date="2025-09-16T18:44:00Z" w16du:dateUtc="2025-09-16T16:44:00Z">
        <w:r w:rsidR="007E33C4">
          <w:rPr>
            <w:rFonts w:eastAsia="Aptos" w:cstheme="minorHAnsi"/>
            <w:kern w:val="2"/>
            <w:sz w:val="22"/>
            <w:szCs w:val="22"/>
            <w14:ligatures w14:val="standardContextual"/>
          </w:rPr>
          <w:t>il facsimile in allegato xx;</w:t>
        </w:r>
      </w:ins>
    </w:p>
    <w:p w14:paraId="72E74F37" w14:textId="14E0052D" w:rsidR="007E33C4" w:rsidRDefault="677230B3" w:rsidP="10BDD4CC">
      <w:pPr>
        <w:pStyle w:val="Paragrafoelenco"/>
        <w:numPr>
          <w:ilvl w:val="0"/>
          <w:numId w:val="130"/>
        </w:numPr>
        <w:spacing w:line="276" w:lineRule="auto"/>
        <w:jc w:val="both"/>
        <w:rPr>
          <w:rFonts w:eastAsia="Aptos" w:cstheme="minorBidi"/>
          <w:kern w:val="2"/>
          <w14:ligatures w14:val="standardContextual"/>
        </w:rPr>
      </w:pPr>
      <w:r w:rsidRPr="10BDD4CC">
        <w:rPr>
          <w:rFonts w:eastAsia="Aptos" w:cstheme="minorBidi"/>
          <w:sz w:val="22"/>
          <w:szCs w:val="22"/>
        </w:rPr>
        <w:t xml:space="preserve">un preventivo recante il costo previsto per </w:t>
      </w:r>
      <w:r w:rsidR="00EE12F6" w:rsidRPr="3B698985">
        <w:rPr>
          <w:rFonts w:eastAsia="Aptos" w:cstheme="minorBidi"/>
          <w:sz w:val="22"/>
          <w:szCs w:val="22"/>
        </w:rPr>
        <w:t xml:space="preserve">la </w:t>
      </w:r>
      <w:r w:rsidRPr="10BDD4CC">
        <w:rPr>
          <w:rFonts w:eastAsia="Aptos" w:cstheme="minorBidi"/>
          <w:sz w:val="22"/>
          <w:szCs w:val="22"/>
        </w:rPr>
        <w:t>redazione della diagnosi;</w:t>
      </w:r>
    </w:p>
    <w:p w14:paraId="56DF3B6E" w14:textId="36169338" w:rsidR="007E33C4" w:rsidRPr="007E33C4" w:rsidRDefault="5B894A50" w:rsidP="4987696F">
      <w:pPr>
        <w:pStyle w:val="Paragrafoelenco"/>
        <w:numPr>
          <w:ilvl w:val="0"/>
          <w:numId w:val="130"/>
        </w:numPr>
        <w:spacing w:line="276" w:lineRule="auto"/>
        <w:jc w:val="both"/>
        <w:rPr>
          <w:rFonts w:eastAsia="Aptos" w:cstheme="minorBidi"/>
          <w:kern w:val="2"/>
          <w14:ligatures w14:val="standardContextual"/>
        </w:rPr>
      </w:pPr>
      <w:r w:rsidRPr="4987696F">
        <w:rPr>
          <w:rFonts w:eastAsia="Aptos" w:cstheme="minorBidi"/>
          <w:sz w:val="22"/>
          <w:szCs w:val="22"/>
        </w:rPr>
        <w:t>copia del documento di identità, in corso di validità, del SR</w:t>
      </w:r>
    </w:p>
    <w:p w14:paraId="22F24245" w14:textId="2CE33DBB" w:rsidR="007E33C4" w:rsidRPr="007E33C4" w:rsidRDefault="007E33C4" w:rsidP="4987696F">
      <w:pPr>
        <w:pStyle w:val="Paragrafoelenco"/>
        <w:numPr>
          <w:ilvl w:val="0"/>
          <w:numId w:val="130"/>
        </w:numPr>
        <w:spacing w:line="276" w:lineRule="auto"/>
        <w:jc w:val="both"/>
        <w:rPr>
          <w:ins w:id="33043" w:author="Visone Rossana (GSE)" w:date="2025-09-16T18:24:00Z" w16du:dateUtc="2025-09-16T16:24:00Z"/>
          <w:rFonts w:eastAsia="Aptos" w:cstheme="minorBidi"/>
          <w:kern w:val="2"/>
          <w:sz w:val="22"/>
          <w:szCs w:val="22"/>
          <w14:ligatures w14:val="standardContextual"/>
          <w:rPrChange w:id="33044" w:author="Visone Rossana (GSE)" w:date="2025-09-16T18:43:00Z" w16du:dateUtc="2025-09-16T16:43:00Z">
            <w:rPr>
              <w:ins w:id="33045" w:author="Visone Rossana (GSE)" w:date="2025-09-16T18:24:00Z" w16du:dateUtc="2025-09-16T16:24:00Z"/>
              <w:rFonts w:eastAsia="Aptos"/>
            </w:rPr>
          </w:rPrChange>
        </w:rPr>
      </w:pPr>
      <w:r w:rsidRPr="3B698985">
        <w:rPr>
          <w:rFonts w:eastAsia="Aptos" w:cstheme="minorBidi"/>
          <w:sz w:val="22"/>
          <w:szCs w:val="22"/>
        </w:rPr>
        <w:t>nel caso</w:t>
      </w:r>
      <w:r w:rsidR="00EE12F6" w:rsidRPr="3B698985">
        <w:rPr>
          <w:rFonts w:eastAsia="Aptos" w:cstheme="minorBidi"/>
          <w:sz w:val="22"/>
          <w:szCs w:val="22"/>
        </w:rPr>
        <w:t xml:space="preserve"> in cui</w:t>
      </w:r>
      <w:r w:rsidRPr="3B698985">
        <w:rPr>
          <w:rFonts w:eastAsia="Aptos" w:cstheme="minorBidi"/>
          <w:sz w:val="22"/>
          <w:szCs w:val="22"/>
        </w:rPr>
        <w:t xml:space="preserve"> intenda delegare un soggetto </w:t>
      </w:r>
      <w:r w:rsidR="677230B3" w:rsidRPr="76D647B4">
        <w:rPr>
          <w:rFonts w:eastAsia="Aptos" w:cstheme="minorBidi"/>
          <w:sz w:val="22"/>
          <w:szCs w:val="22"/>
        </w:rPr>
        <w:t xml:space="preserve">terzo, </w:t>
      </w:r>
      <w:ins w:id="33046" w:author="Santagata Fabiana (GSE)" w:date="2025-10-01T09:10:00Z">
        <w:r w:rsidR="1C0A6EC8" w:rsidRPr="76D647B4">
          <w:rPr>
            <w:rFonts w:eastAsia="Aptos" w:cstheme="minorBidi"/>
            <w:sz w:val="22"/>
            <w:szCs w:val="22"/>
          </w:rPr>
          <w:t>c</w:t>
        </w:r>
      </w:ins>
      <w:ins w:id="33047" w:author="Visone Rossana (GSE)" w:date="2025-09-16T18:44:00Z">
        <w:del w:id="33048" w:author="Santagata Fabiana (GSE)" w:date="2025-10-01T09:10:00Z">
          <w:r w:rsidR="677230B3" w:rsidRPr="76D647B4" w:rsidDel="007E33C4">
            <w:rPr>
              <w:rFonts w:eastAsia="Aptos" w:cstheme="minorBidi"/>
              <w:sz w:val="22"/>
              <w:szCs w:val="22"/>
            </w:rPr>
            <w:delText>C</w:delText>
          </w:r>
        </w:del>
        <w:r w:rsidRPr="76D647B4">
          <w:rPr>
            <w:rFonts w:eastAsia="Aptos" w:cstheme="minorBidi"/>
            <w:sz w:val="22"/>
            <w:szCs w:val="22"/>
          </w:rPr>
          <w:t>opia d</w:t>
        </w:r>
      </w:ins>
      <w:r w:rsidR="76C3E269" w:rsidRPr="76D647B4">
        <w:rPr>
          <w:rFonts w:eastAsia="Aptos" w:cstheme="minorBidi"/>
          <w:sz w:val="22"/>
          <w:szCs w:val="22"/>
        </w:rPr>
        <w:t>ella</w:t>
      </w:r>
      <w:ins w:id="33049" w:author="Visone Rossana (GSE)" w:date="2025-09-16T18:44:00Z">
        <w:r w:rsidRPr="0FC8953D">
          <w:rPr>
            <w:rFonts w:eastAsia="Aptos" w:cstheme="minorBidi"/>
            <w:sz w:val="22"/>
            <w:szCs w:val="22"/>
          </w:rPr>
          <w:t xml:space="preserve"> delega sottoscritta </w:t>
        </w:r>
        <w:r w:rsidRPr="5550C105">
          <w:rPr>
            <w:rFonts w:eastAsia="Aptos" w:cstheme="minorBidi"/>
            <w:sz w:val="22"/>
            <w:szCs w:val="22"/>
          </w:rPr>
          <w:t>dl</w:t>
        </w:r>
        <w:r w:rsidRPr="0FC8953D">
          <w:rPr>
            <w:rFonts w:eastAsia="Aptos" w:cstheme="minorBidi"/>
            <w:sz w:val="22"/>
            <w:szCs w:val="22"/>
          </w:rPr>
          <w:t xml:space="preserve"> delegante</w:t>
        </w:r>
      </w:ins>
      <w:r w:rsidR="69B3FE1D" w:rsidRPr="7DD8BF65">
        <w:rPr>
          <w:rFonts w:eastAsia="Aptos" w:cstheme="minorBidi"/>
          <w:sz w:val="22"/>
          <w:szCs w:val="22"/>
        </w:rPr>
        <w:t xml:space="preserve"> </w:t>
      </w:r>
      <w:r w:rsidR="5BE3AF95" w:rsidRPr="1F3D34B9">
        <w:rPr>
          <w:rFonts w:eastAsia="Aptos" w:cstheme="minorBidi"/>
          <w:sz w:val="22"/>
          <w:szCs w:val="22"/>
        </w:rPr>
        <w:t>corredata da</w:t>
      </w:r>
      <w:r w:rsidR="69B3FE1D" w:rsidRPr="7DD8BF65">
        <w:rPr>
          <w:rFonts w:eastAsia="Aptos" w:cstheme="minorBidi"/>
          <w:sz w:val="22"/>
          <w:szCs w:val="22"/>
        </w:rPr>
        <w:t xml:space="preserve"> copia del documento di identità, in corso di validità, del </w:t>
      </w:r>
      <w:r w:rsidR="69B3FE1D" w:rsidRPr="4987696F">
        <w:rPr>
          <w:rFonts w:eastAsia="Aptos" w:cstheme="minorBidi"/>
          <w:sz w:val="22"/>
          <w:szCs w:val="22"/>
        </w:rPr>
        <w:t>delegato</w:t>
      </w:r>
      <w:r w:rsidRPr="3B698985">
        <w:rPr>
          <w:rFonts w:eastAsia="Aptos" w:cstheme="minorBidi"/>
          <w:sz w:val="22"/>
          <w:szCs w:val="22"/>
        </w:rPr>
        <w:t>.</w:t>
      </w:r>
    </w:p>
    <w:p w14:paraId="2FF2EF5A" w14:textId="77777777" w:rsidR="00F353B1" w:rsidRDefault="00F353B1" w:rsidP="008D0C69">
      <w:pPr>
        <w:spacing w:line="276" w:lineRule="auto"/>
        <w:contextualSpacing/>
        <w:jc w:val="both"/>
        <w:rPr>
          <w:ins w:id="33050" w:author="Visone Rossana (GSE)" w:date="2025-09-22T12:50:00Z" w16du:dateUtc="2025-09-22T10:50:00Z"/>
          <w:rFonts w:eastAsia="Aptos" w:cstheme="minorHAnsi"/>
          <w:kern w:val="2"/>
          <w:sz w:val="22"/>
          <w:szCs w:val="22"/>
          <w14:ligatures w14:val="standardContextual"/>
        </w:rPr>
      </w:pPr>
    </w:p>
    <w:p w14:paraId="254FB90D" w14:textId="00B09501" w:rsidR="00D75647" w:rsidRDefault="076B33A4" w:rsidP="38F2EEF3">
      <w:pPr>
        <w:spacing w:line="276" w:lineRule="auto"/>
        <w:contextualSpacing/>
        <w:jc w:val="both"/>
        <w:rPr>
          <w:rFonts w:eastAsia="Aptos" w:cstheme="minorBidi"/>
          <w:sz w:val="22"/>
          <w:szCs w:val="22"/>
        </w:rPr>
      </w:pPr>
      <w:r w:rsidRPr="36FD7BE4">
        <w:rPr>
          <w:rFonts w:eastAsia="Aptos" w:cstheme="minorBidi"/>
          <w:sz w:val="22"/>
          <w:szCs w:val="22"/>
        </w:rPr>
        <w:t>Inseri</w:t>
      </w:r>
      <w:ins w:id="33051" w:author="Visone Rossana (GSE)" w:date="2025-09-16T18:39:00Z">
        <w:r w:rsidR="007E33C4" w:rsidRPr="36FD7BE4">
          <w:rPr>
            <w:rFonts w:eastAsia="Aptos" w:cstheme="minorBidi"/>
            <w:sz w:val="22"/>
            <w:szCs w:val="22"/>
          </w:rPr>
          <w:t>ti</w:t>
        </w:r>
      </w:ins>
      <w:ins w:id="33052" w:author="Visone Rossana (GSE)" w:date="2025-09-16T18:39:00Z" w16du:dateUtc="2025-09-16T16:39:00Z">
        <w:r w:rsidR="007E33C4" w:rsidRPr="6BD23AE0">
          <w:rPr>
            <w:rFonts w:eastAsia="Aptos" w:cstheme="minorBidi"/>
            <w:sz w:val="22"/>
            <w:szCs w:val="22"/>
          </w:rPr>
          <w:t xml:space="preserve"> i da</w:t>
        </w:r>
      </w:ins>
      <w:ins w:id="33053" w:author="Visone Rossana (GSE)" w:date="2025-09-16T18:40:00Z" w16du:dateUtc="2025-09-16T16:40:00Z">
        <w:r w:rsidR="007E33C4" w:rsidRPr="6BD23AE0">
          <w:rPr>
            <w:rFonts w:eastAsia="Aptos" w:cstheme="minorBidi"/>
            <w:sz w:val="22"/>
            <w:szCs w:val="22"/>
          </w:rPr>
          <w:t xml:space="preserve">ti e </w:t>
        </w:r>
      </w:ins>
      <w:ins w:id="33054" w:author="Visone Rossana (GSE)" w:date="2025-09-16T18:39:00Z" w16du:dateUtc="2025-09-16T16:39:00Z">
        <w:r w:rsidR="007E33C4" w:rsidRPr="6BD23AE0">
          <w:rPr>
            <w:rFonts w:eastAsia="Aptos" w:cstheme="minorBidi"/>
            <w:sz w:val="22"/>
            <w:szCs w:val="22"/>
            <w:rPrChange w:id="33055" w:author="Visone Rossana (GSE)" w:date="2025-09-16T18:39:00Z" w16du:dateUtc="2025-09-16T16:39:00Z">
              <w:rPr>
                <w:rFonts w:eastAsia="Aptos" w:cstheme="minorHAnsi"/>
                <w:b/>
                <w:bCs/>
                <w:kern w:val="2"/>
                <w:sz w:val="22"/>
                <w:szCs w:val="22"/>
                <w14:ligatures w14:val="standardContextual"/>
              </w:rPr>
            </w:rPrChange>
          </w:rPr>
          <w:t>caricata la</w:t>
        </w:r>
      </w:ins>
      <w:r w:rsidR="007E33C4" w:rsidRPr="45E8FF22">
        <w:rPr>
          <w:rFonts w:eastAsia="Aptos" w:cstheme="minorBidi"/>
          <w:sz w:val="22"/>
          <w:szCs w:val="22"/>
        </w:rPr>
        <w:t xml:space="preserve"> </w:t>
      </w:r>
      <w:r w:rsidR="1D534BB8" w:rsidRPr="45E8FF22">
        <w:rPr>
          <w:rFonts w:eastAsia="Aptos" w:cstheme="minorBidi"/>
          <w:sz w:val="22"/>
          <w:szCs w:val="22"/>
        </w:rPr>
        <w:t>predetta</w:t>
      </w:r>
      <w:ins w:id="33056" w:author="Visone Rossana (GSE)" w:date="2025-09-16T18:39:00Z">
        <w:r w:rsidR="007E33C4" w:rsidRPr="45E8FF22">
          <w:rPr>
            <w:rFonts w:eastAsia="Aptos" w:cstheme="minorBidi"/>
            <w:sz w:val="22"/>
            <w:szCs w:val="22"/>
            <w:rPrChange w:id="33057" w:author="Visone Rossana (GSE)" w:date="2025-09-16T18:39:00Z">
              <w:rPr>
                <w:rFonts w:eastAsia="Aptos" w:cstheme="minorBidi"/>
                <w:b/>
                <w:bCs/>
                <w:sz w:val="22"/>
                <w:szCs w:val="22"/>
              </w:rPr>
            </w:rPrChange>
          </w:rPr>
          <w:t xml:space="preserve"> </w:t>
        </w:r>
      </w:ins>
      <w:ins w:id="33058" w:author="Visone Rossana (GSE)" w:date="2025-09-16T18:39:00Z" w16du:dateUtc="2025-09-16T16:39:00Z">
        <w:r w:rsidR="007E33C4" w:rsidRPr="6BD23AE0">
          <w:rPr>
            <w:rFonts w:eastAsia="Aptos" w:cstheme="minorBidi"/>
            <w:sz w:val="22"/>
            <w:szCs w:val="22"/>
            <w:rPrChange w:id="33059" w:author="Visone Rossana (GSE)" w:date="2025-09-16T18:39:00Z" w16du:dateUtc="2025-09-16T16:39:00Z">
              <w:rPr>
                <w:rFonts w:eastAsia="Aptos" w:cstheme="minorHAnsi"/>
                <w:b/>
                <w:bCs/>
                <w:kern w:val="2"/>
                <w:sz w:val="22"/>
                <w:szCs w:val="22"/>
                <w14:ligatures w14:val="standardContextual"/>
              </w:rPr>
            </w:rPrChange>
          </w:rPr>
          <w:t>documentazione</w:t>
        </w:r>
      </w:ins>
      <w:ins w:id="33060" w:author="Visone Rossana (GSE)" w:date="2025-09-22T10:37:00Z" w16du:dateUtc="2025-09-22T08:37:00Z">
        <w:r w:rsidR="00EE12F6" w:rsidRPr="6BD23AE0">
          <w:rPr>
            <w:rFonts w:eastAsia="Aptos" w:cstheme="minorBidi"/>
            <w:sz w:val="22"/>
            <w:szCs w:val="22"/>
          </w:rPr>
          <w:t xml:space="preserve">, </w:t>
        </w:r>
      </w:ins>
      <w:r w:rsidR="00EE12F6" w:rsidRPr="6BD23AE0">
        <w:rPr>
          <w:rFonts w:eastAsia="Aptos" w:cstheme="minorBidi"/>
          <w:sz w:val="22"/>
          <w:szCs w:val="22"/>
        </w:rPr>
        <w:t xml:space="preserve">il </w:t>
      </w:r>
      <w:r w:rsidR="1FCD6980" w:rsidRPr="45E8FF22">
        <w:rPr>
          <w:rFonts w:eastAsia="Aptos" w:cstheme="minorBidi"/>
          <w:sz w:val="22"/>
          <w:szCs w:val="22"/>
        </w:rPr>
        <w:t>Soggetto Responsabile</w:t>
      </w:r>
      <w:r w:rsidR="009951F9" w:rsidRPr="45E8FF22">
        <w:rPr>
          <w:rFonts w:eastAsia="Aptos" w:cstheme="minorBidi"/>
          <w:sz w:val="22"/>
          <w:szCs w:val="22"/>
        </w:rPr>
        <w:t xml:space="preserve"> </w:t>
      </w:r>
      <w:r w:rsidR="1FCD6980" w:rsidRPr="316D553B">
        <w:rPr>
          <w:rFonts w:eastAsia="Aptos" w:cstheme="minorBidi"/>
          <w:sz w:val="22"/>
          <w:szCs w:val="22"/>
        </w:rPr>
        <w:t>potrà presentare</w:t>
      </w:r>
      <w:ins w:id="33061" w:author="Visone Rossana (GSE)" w:date="2025-09-22T15:25:00Z">
        <w:r w:rsidR="009951F9" w:rsidRPr="316D553B">
          <w:rPr>
            <w:rFonts w:eastAsia="Aptos" w:cstheme="minorBidi"/>
            <w:sz w:val="22"/>
            <w:szCs w:val="22"/>
          </w:rPr>
          <w:t xml:space="preserve"> </w:t>
        </w:r>
      </w:ins>
      <w:ins w:id="33062" w:author="Visone Rossana (GSE)" w:date="2025-09-22T15:25:00Z" w16du:dateUtc="2025-09-22T13:25:00Z">
        <w:r w:rsidR="009951F9" w:rsidRPr="6BD23AE0">
          <w:rPr>
            <w:rFonts w:eastAsia="Aptos" w:cstheme="minorBidi"/>
            <w:sz w:val="22"/>
            <w:szCs w:val="22"/>
          </w:rPr>
          <w:t>“</w:t>
        </w:r>
        <w:r w:rsidR="009951F9" w:rsidRPr="6BD23AE0">
          <w:rPr>
            <w:rFonts w:eastAsia="Aptos" w:cstheme="minorBidi"/>
            <w:b/>
            <w:sz w:val="22"/>
            <w:szCs w:val="22"/>
            <w:rPrChange w:id="33063" w:author="Visone Rossana (GSE)" w:date="2025-09-22T15:25:00Z" w16du:dateUtc="2025-09-22T13:25:00Z">
              <w:rPr>
                <w:rFonts w:eastAsia="Aptos" w:cstheme="minorHAnsi"/>
                <w:kern w:val="2"/>
                <w:sz w:val="22"/>
                <w:szCs w:val="22"/>
                <w14:ligatures w14:val="standardContextual"/>
              </w:rPr>
            </w:rPrChange>
          </w:rPr>
          <w:t>la richiesta di contributo anticipato</w:t>
        </w:r>
        <w:r w:rsidR="009951F9" w:rsidRPr="6BD23AE0">
          <w:rPr>
            <w:rFonts w:eastAsia="Aptos" w:cstheme="minorBidi"/>
            <w:sz w:val="22"/>
            <w:szCs w:val="22"/>
          </w:rPr>
          <w:t>”</w:t>
        </w:r>
      </w:ins>
      <w:ins w:id="33064" w:author="Visone Rossana (GSE)" w:date="2025-09-22T13:10:00Z" w16du:dateUtc="2025-09-22T11:10:00Z">
        <w:r w:rsidR="002F7CCD" w:rsidRPr="6BD23AE0">
          <w:rPr>
            <w:rFonts w:eastAsia="Aptos" w:cstheme="minorBidi"/>
            <w:sz w:val="22"/>
            <w:szCs w:val="22"/>
          </w:rPr>
          <w:t xml:space="preserve"> </w:t>
        </w:r>
      </w:ins>
      <w:r w:rsidR="73B0D485" w:rsidRPr="5913205F">
        <w:rPr>
          <w:rFonts w:eastAsia="Aptos" w:cstheme="minorBidi"/>
          <w:sz w:val="22"/>
          <w:szCs w:val="22"/>
        </w:rPr>
        <w:t xml:space="preserve">generata </w:t>
      </w:r>
      <w:r w:rsidR="73B0D485" w:rsidRPr="4B48DD17">
        <w:rPr>
          <w:rFonts w:eastAsia="Aptos" w:cstheme="minorBidi"/>
          <w:sz w:val="22"/>
          <w:szCs w:val="22"/>
          <w:highlight w:val="cyan"/>
        </w:rPr>
        <w:t>automaticamente</w:t>
      </w:r>
      <w:r w:rsidR="73B0D485" w:rsidRPr="4D7B5B89">
        <w:rPr>
          <w:rFonts w:eastAsia="Aptos" w:cstheme="minorBidi"/>
          <w:sz w:val="22"/>
          <w:szCs w:val="22"/>
        </w:rPr>
        <w:t xml:space="preserve"> </w:t>
      </w:r>
      <w:r w:rsidR="73B0D485" w:rsidRPr="5913205F">
        <w:rPr>
          <w:rFonts w:eastAsia="Aptos" w:cstheme="minorBidi"/>
          <w:sz w:val="22"/>
          <w:szCs w:val="22"/>
        </w:rPr>
        <w:t xml:space="preserve">dal Portaltermico, </w:t>
      </w:r>
      <w:r w:rsidR="002F7CCD" w:rsidRPr="6BD23AE0">
        <w:rPr>
          <w:rFonts w:eastAsia="Aptos" w:cstheme="minorBidi"/>
          <w:sz w:val="22"/>
          <w:szCs w:val="22"/>
        </w:rPr>
        <w:t>(</w:t>
      </w:r>
      <w:r w:rsidR="00F07DB5" w:rsidRPr="6BD23AE0">
        <w:rPr>
          <w:rFonts w:eastAsia="Aptos" w:cstheme="minorBidi"/>
          <w:sz w:val="22"/>
          <w:szCs w:val="22"/>
        </w:rPr>
        <w:t xml:space="preserve">il cui </w:t>
      </w:r>
      <w:r w:rsidR="007E33C4" w:rsidRPr="6BD23AE0">
        <w:rPr>
          <w:rFonts w:eastAsia="Aptos" w:cstheme="minorBidi"/>
          <w:sz w:val="22"/>
          <w:szCs w:val="22"/>
        </w:rPr>
        <w:t xml:space="preserve">facsimile </w:t>
      </w:r>
      <w:r w:rsidR="00F07DB5" w:rsidRPr="6BD23AE0">
        <w:rPr>
          <w:rFonts w:eastAsia="Aptos" w:cstheme="minorBidi"/>
          <w:sz w:val="22"/>
          <w:szCs w:val="22"/>
        </w:rPr>
        <w:t xml:space="preserve">è riportato </w:t>
      </w:r>
      <w:r w:rsidR="007E33C4" w:rsidRPr="6BD23AE0">
        <w:rPr>
          <w:rFonts w:eastAsia="Aptos" w:cstheme="minorBidi"/>
          <w:sz w:val="22"/>
          <w:szCs w:val="22"/>
        </w:rPr>
        <w:t>in allegato</w:t>
      </w:r>
      <w:r w:rsidR="00EE12F6" w:rsidRPr="6BD23AE0">
        <w:rPr>
          <w:rFonts w:eastAsia="Aptos" w:cstheme="minorBidi"/>
          <w:sz w:val="22"/>
          <w:szCs w:val="22"/>
        </w:rPr>
        <w:t xml:space="preserve"> </w:t>
      </w:r>
      <w:r w:rsidR="007E33C4" w:rsidRPr="6BD23AE0">
        <w:rPr>
          <w:rFonts w:eastAsia="Aptos" w:cstheme="minorBidi"/>
          <w:sz w:val="22"/>
          <w:szCs w:val="22"/>
        </w:rPr>
        <w:t>xx</w:t>
      </w:r>
      <w:r w:rsidR="009951F9" w:rsidRPr="6BD23AE0">
        <w:rPr>
          <w:rFonts w:eastAsia="Aptos" w:cstheme="minorBidi"/>
          <w:sz w:val="22"/>
          <w:szCs w:val="22"/>
        </w:rPr>
        <w:t>)</w:t>
      </w:r>
      <w:r w:rsidR="00D75647" w:rsidRPr="6BD23AE0">
        <w:rPr>
          <w:rFonts w:eastAsia="Aptos" w:cstheme="minorBidi"/>
          <w:sz w:val="22"/>
          <w:szCs w:val="22"/>
        </w:rPr>
        <w:t xml:space="preserve">, </w:t>
      </w:r>
      <w:r w:rsidR="73B0D485" w:rsidRPr="1AEB61A0">
        <w:rPr>
          <w:rFonts w:eastAsia="Aptos" w:cstheme="minorBidi"/>
          <w:sz w:val="22"/>
          <w:szCs w:val="22"/>
        </w:rPr>
        <w:t xml:space="preserve">che </w:t>
      </w:r>
      <w:r w:rsidR="649ECCD6" w:rsidRPr="34082633">
        <w:rPr>
          <w:rFonts w:eastAsia="Aptos" w:cstheme="minorBidi"/>
          <w:sz w:val="22"/>
          <w:szCs w:val="22"/>
        </w:rPr>
        <w:t>recherà</w:t>
      </w:r>
      <w:r w:rsidR="73B0D485" w:rsidRPr="34082633">
        <w:rPr>
          <w:rFonts w:eastAsia="Aptos" w:cstheme="minorBidi"/>
          <w:sz w:val="22"/>
          <w:szCs w:val="22"/>
        </w:rPr>
        <w:t xml:space="preserve"> </w:t>
      </w:r>
      <w:r w:rsidR="649ECCD6" w:rsidRPr="6E1C4F7A">
        <w:rPr>
          <w:rFonts w:eastAsia="Aptos" w:cstheme="minorBidi"/>
          <w:sz w:val="22"/>
          <w:szCs w:val="22"/>
          <w:highlight w:val="yellow"/>
        </w:rPr>
        <w:t xml:space="preserve"> </w:t>
      </w:r>
      <w:r w:rsidR="7FC7DED6" w:rsidRPr="3AF84BFA">
        <w:rPr>
          <w:rFonts w:eastAsia="Aptos" w:cstheme="minorBidi"/>
          <w:sz w:val="22"/>
          <w:szCs w:val="22"/>
          <w:highlight w:val="yellow"/>
        </w:rPr>
        <w:t>l</w:t>
      </w:r>
      <w:ins w:id="33065" w:author="Visone Rossana (GSE)" w:date="2025-09-16T18:40:00Z">
        <w:r w:rsidR="007E33C4" w:rsidRPr="3AF84BFA">
          <w:rPr>
            <w:rFonts w:eastAsia="Aptos" w:cstheme="minorBidi"/>
            <w:sz w:val="22"/>
            <w:szCs w:val="22"/>
            <w:highlight w:val="yellow"/>
            <w:rPrChange w:id="33066" w:author="Visone Rossana (GSE)" w:date="2025-09-16T18:41:00Z">
              <w:rPr>
                <w:rFonts w:eastAsia="Aptos" w:cstheme="minorBidi"/>
                <w:sz w:val="22"/>
                <w:szCs w:val="22"/>
              </w:rPr>
            </w:rPrChange>
          </w:rPr>
          <w:t>e</w:t>
        </w:r>
      </w:ins>
      <w:commentRangeStart w:id="33067"/>
      <w:ins w:id="33068" w:author="Visone Rossana (GSE)" w:date="2025-09-16T18:40:00Z" w16du:dateUtc="2025-09-16T16:40:00Z">
        <w:r w:rsidR="007E33C4" w:rsidRPr="6BD23AE0">
          <w:rPr>
            <w:rFonts w:eastAsia="Aptos" w:cstheme="minorBidi"/>
            <w:sz w:val="22"/>
            <w:szCs w:val="22"/>
            <w:highlight w:val="yellow"/>
            <w:rPrChange w:id="33069" w:author="Visone Rossana (GSE)" w:date="2025-09-16T18:41:00Z" w16du:dateUtc="2025-09-16T16:41:00Z">
              <w:rPr>
                <w:rFonts w:eastAsia="Aptos" w:cstheme="minorHAnsi"/>
                <w:kern w:val="2"/>
                <w:sz w:val="22"/>
                <w:szCs w:val="22"/>
                <w14:ligatures w14:val="standardContextual"/>
              </w:rPr>
            </w:rPrChange>
          </w:rPr>
          <w:t xml:space="preserve"> condizioni contrattuali</w:t>
        </w:r>
      </w:ins>
      <w:commentRangeEnd w:id="33067"/>
      <w:r w:rsidR="00EE12F6" w:rsidRPr="6BD23AE0">
        <w:rPr>
          <w:rStyle w:val="Rimandocommento"/>
          <w:rFonts w:eastAsia="Aptos" w:cstheme="minorBidi"/>
          <w:sz w:val="22"/>
          <w:szCs w:val="22"/>
        </w:rPr>
        <w:commentReference w:id="33067"/>
      </w:r>
      <w:ins w:id="33070" w:author="Visone Rossana (GSE)" w:date="2025-09-22T15:15:00Z" w16du:dateUtc="2025-09-22T13:15:00Z">
        <w:r w:rsidR="00D75647" w:rsidRPr="6BD23AE0">
          <w:rPr>
            <w:rFonts w:eastAsia="Aptos" w:cstheme="minorBidi"/>
            <w:sz w:val="22"/>
            <w:szCs w:val="22"/>
          </w:rPr>
          <w:t xml:space="preserve"> </w:t>
        </w:r>
      </w:ins>
      <w:ins w:id="33071" w:author="Visone Rossana (GSE)" w:date="2025-09-22T15:27:00Z" w16du:dateUtc="2025-09-22T13:27:00Z">
        <w:r w:rsidR="009951F9" w:rsidRPr="6BD23AE0">
          <w:rPr>
            <w:rFonts w:eastAsia="Aptos" w:cstheme="minorBidi"/>
            <w:sz w:val="22"/>
            <w:szCs w:val="22"/>
          </w:rPr>
          <w:t>e</w:t>
        </w:r>
      </w:ins>
      <w:ins w:id="33072" w:author="Visone Rossana (GSE)" w:date="2025-09-22T15:15:00Z" w16du:dateUtc="2025-09-22T13:15:00Z">
        <w:r w:rsidR="00D75647" w:rsidRPr="6BD23AE0">
          <w:rPr>
            <w:rFonts w:eastAsia="Aptos" w:cstheme="minorBidi"/>
            <w:sz w:val="22"/>
            <w:szCs w:val="22"/>
          </w:rPr>
          <w:t xml:space="preserve"> </w:t>
        </w:r>
      </w:ins>
      <w:r w:rsidR="1B380521" w:rsidRPr="6E1C4F7A">
        <w:rPr>
          <w:rFonts w:eastAsia="Aptos" w:cstheme="minorBidi"/>
          <w:sz w:val="22"/>
          <w:szCs w:val="22"/>
        </w:rPr>
        <w:t>l’importo</w:t>
      </w:r>
      <w:r w:rsidR="007E33C4" w:rsidRPr="6BD23AE0">
        <w:rPr>
          <w:rFonts w:eastAsia="Aptos" w:cstheme="minorBidi"/>
          <w:sz w:val="22"/>
          <w:szCs w:val="22"/>
        </w:rPr>
        <w:t xml:space="preserve"> de</w:t>
      </w:r>
      <w:ins w:id="33073" w:author="Visone Rossana (GSE)" w:date="2025-09-16T18:41:00Z" w16du:dateUtc="2025-09-16T16:41:00Z">
        <w:r w:rsidR="007E33C4" w:rsidRPr="6BD23AE0">
          <w:rPr>
            <w:rFonts w:eastAsia="Aptos" w:cstheme="minorBidi"/>
            <w:sz w:val="22"/>
            <w:szCs w:val="22"/>
          </w:rPr>
          <w:t>l contributo</w:t>
        </w:r>
      </w:ins>
      <w:ins w:id="33074" w:author="Visone Rossana (GSE)" w:date="2025-09-22T13:32:00Z" w16du:dateUtc="2025-09-22T11:32:00Z">
        <w:r w:rsidR="00600A92" w:rsidRPr="6BD23AE0">
          <w:rPr>
            <w:rFonts w:eastAsia="Aptos" w:cstheme="minorBidi"/>
            <w:sz w:val="22"/>
            <w:szCs w:val="22"/>
          </w:rPr>
          <w:t xml:space="preserve"> totale</w:t>
        </w:r>
      </w:ins>
      <w:ins w:id="33075" w:author="Visone Rossana (GSE)" w:date="2025-09-16T18:41:00Z" w16du:dateUtc="2025-09-16T16:41:00Z">
        <w:r w:rsidR="007E33C4" w:rsidRPr="6BD23AE0">
          <w:rPr>
            <w:rFonts w:eastAsia="Aptos" w:cstheme="minorBidi"/>
            <w:sz w:val="22"/>
            <w:szCs w:val="22"/>
          </w:rPr>
          <w:t xml:space="preserve"> spettante</w:t>
        </w:r>
      </w:ins>
      <w:ins w:id="33076" w:author="Visone Rossana (GSE)" w:date="2025-09-22T15:27:00Z" w16du:dateUtc="2025-09-22T13:27:00Z">
        <w:r w:rsidR="009951F9" w:rsidRPr="6BD23AE0">
          <w:rPr>
            <w:rFonts w:eastAsia="Aptos" w:cstheme="minorBidi"/>
            <w:sz w:val="22"/>
            <w:szCs w:val="22"/>
          </w:rPr>
          <w:t xml:space="preserve"> </w:t>
        </w:r>
      </w:ins>
      <w:r w:rsidR="3289EF93" w:rsidRPr="061B2307">
        <w:rPr>
          <w:rFonts w:eastAsia="Aptos" w:cstheme="minorBidi"/>
          <w:sz w:val="22"/>
          <w:szCs w:val="22"/>
        </w:rPr>
        <w:t>(</w:t>
      </w:r>
      <w:ins w:id="33077" w:author="Visone Rossana (GSE)" w:date="2025-09-22T13:32:00Z" w16du:dateUtc="2025-09-22T11:32:00Z">
        <w:r w:rsidR="00600A92" w:rsidRPr="6BD23AE0">
          <w:rPr>
            <w:rFonts w:eastAsia="Aptos" w:cstheme="minorBidi"/>
            <w:sz w:val="22"/>
            <w:szCs w:val="22"/>
          </w:rPr>
          <w:t>da intendersi quale “massimale prenotato</w:t>
        </w:r>
      </w:ins>
      <w:ins w:id="33078" w:author="Visone Rossana (GSE)" w:date="2025-09-22T13:32:00Z">
        <w:r w:rsidR="00600A92" w:rsidRPr="3817B4C2">
          <w:rPr>
            <w:rFonts w:eastAsia="Aptos" w:cstheme="minorBidi"/>
            <w:sz w:val="22"/>
            <w:szCs w:val="22"/>
          </w:rPr>
          <w:t>”</w:t>
        </w:r>
      </w:ins>
      <w:r w:rsidR="2C2C88BD" w:rsidRPr="3817B4C2">
        <w:rPr>
          <w:rFonts w:eastAsia="Aptos" w:cstheme="minorBidi"/>
          <w:sz w:val="22"/>
          <w:szCs w:val="22"/>
        </w:rPr>
        <w:t>).</w:t>
      </w:r>
      <w:ins w:id="33079" w:author="Visone Rossana (GSE)" w:date="2025-09-22T15:27:00Z" w16du:dateUtc="2025-09-22T13:27:00Z">
        <w:r w:rsidR="009951F9" w:rsidRPr="6BD23AE0">
          <w:rPr>
            <w:rFonts w:eastAsia="Aptos" w:cstheme="minorBidi"/>
            <w:sz w:val="22"/>
            <w:szCs w:val="22"/>
          </w:rPr>
          <w:t xml:space="preserve"> </w:t>
        </w:r>
      </w:ins>
    </w:p>
    <w:p w14:paraId="5DAAE215" w14:textId="7B7FA2FE" w:rsidR="00D75647" w:rsidRDefault="547FFD49">
      <w:pPr>
        <w:spacing w:line="276" w:lineRule="auto"/>
        <w:contextualSpacing/>
        <w:jc w:val="both"/>
        <w:rPr>
          <w:rFonts w:eastAsia="Aptos" w:cstheme="minorBidi"/>
          <w:kern w:val="2"/>
          <w:sz w:val="22"/>
          <w:szCs w:val="22"/>
          <w14:ligatures w14:val="standardContextual"/>
        </w:rPr>
      </w:pPr>
      <w:r w:rsidRPr="061B2307">
        <w:rPr>
          <w:rFonts w:eastAsia="Aptos" w:cstheme="minorBidi"/>
          <w:sz w:val="22"/>
          <w:szCs w:val="22"/>
        </w:rPr>
        <w:t>I</w:t>
      </w:r>
      <w:ins w:id="33080" w:author="Visone Rossana (GSE)" w:date="2025-09-22T15:27:00Z">
        <w:r w:rsidR="009951F9" w:rsidRPr="061B2307">
          <w:rPr>
            <w:rFonts w:eastAsia="Aptos" w:cstheme="minorBidi"/>
            <w:sz w:val="22"/>
            <w:szCs w:val="22"/>
          </w:rPr>
          <w:t>l</w:t>
        </w:r>
      </w:ins>
      <w:ins w:id="33081" w:author="Visone Rossana (GSE)" w:date="2025-09-22T15:27:00Z" w16du:dateUtc="2025-09-22T13:27:00Z">
        <w:r w:rsidR="009951F9" w:rsidRPr="6BD23AE0">
          <w:rPr>
            <w:rFonts w:eastAsia="Aptos" w:cstheme="minorBidi"/>
            <w:sz w:val="22"/>
            <w:szCs w:val="22"/>
          </w:rPr>
          <w:t xml:space="preserve"> Soggetto Responsabile </w:t>
        </w:r>
      </w:ins>
      <w:r w:rsidR="37C8F629" w:rsidRPr="176CF29B">
        <w:rPr>
          <w:rFonts w:eastAsia="Aptos" w:cstheme="minorBidi"/>
          <w:sz w:val="22"/>
          <w:szCs w:val="22"/>
        </w:rPr>
        <w:t>dovrà</w:t>
      </w:r>
      <w:ins w:id="33082" w:author="Visone Rossana (GSE)" w:date="2025-09-22T15:28:00Z">
        <w:r w:rsidR="009951F9" w:rsidRPr="176CF29B">
          <w:rPr>
            <w:rFonts w:eastAsia="Aptos" w:cstheme="minorBidi"/>
            <w:sz w:val="22"/>
            <w:szCs w:val="22"/>
          </w:rPr>
          <w:t xml:space="preserve"> </w:t>
        </w:r>
      </w:ins>
      <w:ins w:id="33083" w:author="Visone Rossana (GSE)" w:date="2025-09-22T15:28:00Z" w16du:dateUtc="2025-09-22T13:28:00Z">
        <w:r w:rsidR="009951F9" w:rsidRPr="6BD23AE0">
          <w:rPr>
            <w:rFonts w:eastAsia="Aptos" w:cstheme="minorBidi"/>
            <w:sz w:val="22"/>
            <w:szCs w:val="22"/>
          </w:rPr>
          <w:t xml:space="preserve">sottoscrivere </w:t>
        </w:r>
      </w:ins>
      <w:r w:rsidR="1C115AA4" w:rsidRPr="176CF29B">
        <w:rPr>
          <w:rFonts w:eastAsia="Aptos" w:cstheme="minorBidi"/>
          <w:sz w:val="22"/>
          <w:szCs w:val="22"/>
        </w:rPr>
        <w:t xml:space="preserve">la richiesta </w:t>
      </w:r>
      <w:ins w:id="33084" w:author="Visone Rossana (GSE)" w:date="2025-09-22T15:28:00Z" w16du:dateUtc="2025-09-22T13:28:00Z">
        <w:r w:rsidR="009951F9" w:rsidRPr="6BD23AE0">
          <w:rPr>
            <w:rFonts w:eastAsia="Aptos" w:cstheme="minorBidi"/>
            <w:sz w:val="22"/>
            <w:szCs w:val="22"/>
          </w:rPr>
          <w:t xml:space="preserve">in ogni sua parte, </w:t>
        </w:r>
      </w:ins>
      <w:r w:rsidR="607CA717" w:rsidRPr="39E93F75">
        <w:rPr>
          <w:rFonts w:eastAsia="Aptos" w:cstheme="minorBidi"/>
          <w:sz w:val="22"/>
          <w:szCs w:val="22"/>
        </w:rPr>
        <w:t>compres</w:t>
      </w:r>
      <w:ins w:id="33085" w:author="Visone Rossana (GSE)" w:date="2025-09-22T15:28:00Z">
        <w:r w:rsidR="009951F9" w:rsidRPr="39E93F75">
          <w:rPr>
            <w:rFonts w:eastAsia="Aptos" w:cstheme="minorBidi"/>
            <w:sz w:val="22"/>
            <w:szCs w:val="22"/>
          </w:rPr>
          <w:t>e</w:t>
        </w:r>
      </w:ins>
      <w:ins w:id="33086" w:author="Visone Rossana (GSE)" w:date="2025-09-22T15:28:00Z" w16du:dateUtc="2025-09-22T13:28:00Z">
        <w:r w:rsidR="009951F9" w:rsidRPr="6BD23AE0">
          <w:rPr>
            <w:rFonts w:eastAsia="Aptos" w:cstheme="minorBidi"/>
            <w:sz w:val="22"/>
            <w:szCs w:val="22"/>
          </w:rPr>
          <w:t xml:space="preserve"> le condizioni contrattuali, </w:t>
        </w:r>
      </w:ins>
      <w:r w:rsidR="2F088F85" w:rsidRPr="39E93F75">
        <w:rPr>
          <w:rFonts w:eastAsia="Aptos" w:cstheme="minorBidi"/>
          <w:sz w:val="22"/>
          <w:szCs w:val="22"/>
        </w:rPr>
        <w:t xml:space="preserve">per </w:t>
      </w:r>
      <w:r w:rsidR="2F088F85" w:rsidRPr="4CF6F5E1">
        <w:rPr>
          <w:rFonts w:eastAsia="Aptos" w:cstheme="minorBidi"/>
          <w:sz w:val="22"/>
          <w:szCs w:val="22"/>
        </w:rPr>
        <w:t xml:space="preserve">poi </w:t>
      </w:r>
      <w:ins w:id="33087" w:author="Visone Rossana (GSE)" w:date="2025-09-22T15:28:00Z">
        <w:r w:rsidR="009951F9" w:rsidRPr="4CF6F5E1">
          <w:rPr>
            <w:rFonts w:eastAsia="Aptos" w:cstheme="minorBidi"/>
            <w:sz w:val="22"/>
            <w:szCs w:val="22"/>
          </w:rPr>
          <w:t>carica</w:t>
        </w:r>
      </w:ins>
      <w:ins w:id="33088" w:author="Visone Rossana (GSE)" w:date="2025-09-22T15:29:00Z">
        <w:r w:rsidR="009951F9" w:rsidRPr="4CF6F5E1">
          <w:rPr>
            <w:rFonts w:eastAsia="Aptos" w:cstheme="minorBidi"/>
            <w:sz w:val="22"/>
            <w:szCs w:val="22"/>
          </w:rPr>
          <w:t>rla</w:t>
        </w:r>
      </w:ins>
      <w:ins w:id="33089" w:author="Visone Rossana (GSE)" w:date="2025-09-22T15:29:00Z" w16du:dateUtc="2025-09-22T13:29:00Z">
        <w:r w:rsidR="009951F9" w:rsidRPr="6BD23AE0">
          <w:rPr>
            <w:rFonts w:eastAsia="Aptos" w:cstheme="minorBidi"/>
            <w:sz w:val="22"/>
            <w:szCs w:val="22"/>
          </w:rPr>
          <w:t xml:space="preserve"> </w:t>
        </w:r>
      </w:ins>
      <w:ins w:id="33090" w:author="Visone Rossana (GSE)" w:date="2025-09-22T15:28:00Z" w16du:dateUtc="2025-09-22T13:28:00Z">
        <w:r w:rsidR="009951F9" w:rsidRPr="6BD23AE0">
          <w:rPr>
            <w:rFonts w:eastAsia="Aptos" w:cstheme="minorBidi"/>
            <w:sz w:val="22"/>
            <w:szCs w:val="22"/>
          </w:rPr>
          <w:t xml:space="preserve">sul Portaltermico. </w:t>
        </w:r>
      </w:ins>
      <w:ins w:id="33091" w:author="Visone Rossana (GSE)" w:date="2025-09-22T15:30:00Z" w16du:dateUtc="2025-09-22T13:30:00Z">
        <w:r w:rsidR="009951F9" w:rsidRPr="6BD23AE0">
          <w:rPr>
            <w:rFonts w:eastAsia="Aptos" w:cstheme="minorBidi"/>
            <w:sz w:val="22"/>
            <w:szCs w:val="22"/>
          </w:rPr>
          <w:t xml:space="preserve">Alla </w:t>
        </w:r>
      </w:ins>
      <w:ins w:id="33092" w:author="Visone Rossana (GSE)" w:date="2025-09-22T15:20:00Z" w16du:dateUtc="2025-09-22T13:20:00Z">
        <w:r w:rsidR="00D75647" w:rsidRPr="6BD23AE0">
          <w:rPr>
            <w:rFonts w:eastAsia="Aptos" w:cstheme="minorBidi"/>
            <w:sz w:val="22"/>
            <w:szCs w:val="22"/>
          </w:rPr>
          <w:t xml:space="preserve">“richiesta di contributo anticipato” </w:t>
        </w:r>
      </w:ins>
      <w:ins w:id="33093" w:author="Visone Rossana (GSE)" w:date="2025-09-22T15:30:00Z" w16du:dateUtc="2025-09-22T13:30:00Z">
        <w:r w:rsidR="009951F9" w:rsidRPr="6BD23AE0">
          <w:rPr>
            <w:rFonts w:eastAsia="Aptos" w:cstheme="minorBidi"/>
            <w:sz w:val="22"/>
            <w:szCs w:val="22"/>
          </w:rPr>
          <w:t>sarà associato un codice identificativo che dovrà essere comunicato nella successiva</w:t>
        </w:r>
      </w:ins>
      <w:ins w:id="33094" w:author="Visone Rossana (GSE)" w:date="2025-09-22T15:35:00Z" w16du:dateUtc="2025-09-22T13:35:00Z">
        <w:r w:rsidR="0051441B" w:rsidRPr="6BD23AE0">
          <w:rPr>
            <w:rFonts w:eastAsia="Aptos" w:cstheme="minorBidi"/>
            <w:sz w:val="22"/>
            <w:szCs w:val="22"/>
          </w:rPr>
          <w:t xml:space="preserve"> trasmissione dell’</w:t>
        </w:r>
      </w:ins>
      <w:ins w:id="33095" w:author="Visone Rossana (GSE)" w:date="2025-09-22T15:30:00Z">
        <w:del w:id="33096" w:author="Santagata Fabiana (GSE)" w:date="2025-10-01T09:09:00Z">
          <w:r w:rsidR="009951F9" w:rsidRPr="6BD23AE0">
            <w:rPr>
              <w:rFonts w:eastAsia="Aptos" w:cstheme="minorBidi"/>
              <w:sz w:val="22"/>
              <w:szCs w:val="22"/>
            </w:rPr>
            <w:delText xml:space="preserve"> </w:delText>
          </w:r>
        </w:del>
      </w:ins>
      <w:ins w:id="33097" w:author="Visone Rossana (GSE)" w:date="2025-09-22T15:30:00Z" w16du:dateUtc="2025-09-22T13:30:00Z">
        <w:r w:rsidR="009951F9" w:rsidRPr="6BD23AE0">
          <w:rPr>
            <w:rFonts w:eastAsia="Aptos" w:cstheme="minorBidi"/>
            <w:sz w:val="22"/>
            <w:szCs w:val="22"/>
          </w:rPr>
          <w:t xml:space="preserve">istanza di cui alla fase 3. </w:t>
        </w:r>
      </w:ins>
    </w:p>
    <w:p w14:paraId="5A03C7DC" w14:textId="26268F4C" w:rsidR="60978AE3" w:rsidRDefault="60978AE3" w:rsidP="38F2EEF3">
      <w:pPr>
        <w:spacing w:line="276" w:lineRule="auto"/>
        <w:contextualSpacing/>
        <w:jc w:val="both"/>
        <w:rPr>
          <w:rFonts w:eastAsia="Aptos" w:cstheme="minorBidi"/>
          <w:sz w:val="22"/>
          <w:szCs w:val="22"/>
        </w:rPr>
      </w:pPr>
      <w:r w:rsidRPr="38F2EEF3">
        <w:rPr>
          <w:rFonts w:eastAsia="Aptos" w:cstheme="minorBidi"/>
          <w:sz w:val="22"/>
          <w:szCs w:val="22"/>
        </w:rPr>
        <w:t xml:space="preserve">Si ricorda che il contributo totale spettante è inteso come “massimale prenotato” e l’importo definitivo erogabile sarà quantificato in funzione delle effettive spese sostenute per la redazione del documento, comprovate nell’ambito della successiva fase 2 di “trasmissione del documento di Diagnosi e consuntivazione delle spese sostenute”: conseguentemente il contributo potrebbe essere rimodulato con l’erogazione del saldo da effettuarsi contestualmente alla trasmissione dell’istanza di cui alla fase 3.  </w:t>
      </w:r>
    </w:p>
    <w:p w14:paraId="6E891EE4" w14:textId="5A0754FE" w:rsidR="60978AE3" w:rsidRDefault="60978AE3" w:rsidP="38F2EEF3">
      <w:pPr>
        <w:spacing w:line="276" w:lineRule="auto"/>
        <w:contextualSpacing/>
        <w:jc w:val="both"/>
        <w:rPr>
          <w:ins w:id="33098" w:author="Visone Rossana (GSE)" w:date="2025-09-22T12:14:00Z" w16du:dateUtc="2025-09-22T10:14:00Z"/>
          <w:rFonts w:eastAsia="Aptos" w:cstheme="minorBidi"/>
          <w:sz w:val="22"/>
          <w:szCs w:val="22"/>
        </w:rPr>
      </w:pPr>
      <w:r w:rsidRPr="38F2EEF3">
        <w:rPr>
          <w:rFonts w:eastAsia="Aptos" w:cstheme="minorBidi"/>
          <w:sz w:val="22"/>
          <w:szCs w:val="22"/>
        </w:rPr>
        <w:t xml:space="preserve">  </w:t>
      </w:r>
    </w:p>
    <w:p w14:paraId="5CFE5792" w14:textId="2EC59A16" w:rsidR="0030011E" w:rsidRPr="0030011E" w:rsidRDefault="6CB3E3FE" w:rsidP="526CCEED">
      <w:pPr>
        <w:spacing w:line="276" w:lineRule="auto"/>
        <w:contextualSpacing/>
        <w:jc w:val="both"/>
        <w:rPr>
          <w:rFonts w:eastAsia="Aptos" w:cstheme="minorBidi"/>
          <w:sz w:val="22"/>
          <w:szCs w:val="22"/>
        </w:rPr>
      </w:pPr>
      <w:r w:rsidRPr="1298D25F">
        <w:rPr>
          <w:rFonts w:eastAsia="Aptos" w:cstheme="minorBidi"/>
          <w:sz w:val="22"/>
          <w:szCs w:val="22"/>
        </w:rPr>
        <w:t>L</w:t>
      </w:r>
      <w:ins w:id="33099" w:author="Visone Rossana (GSE)" w:date="2025-09-22T15:14:00Z">
        <w:r w:rsidR="00D75647" w:rsidRPr="1298D25F">
          <w:rPr>
            <w:rFonts w:eastAsia="Aptos" w:cstheme="minorBidi"/>
            <w:sz w:val="22"/>
            <w:szCs w:val="22"/>
          </w:rPr>
          <w:t>a</w:t>
        </w:r>
      </w:ins>
      <w:ins w:id="33100" w:author="Visone Rossana (GSE)" w:date="2025-09-22T12:14:00Z" w16du:dateUtc="2025-09-22T10:14:00Z">
        <w:r w:rsidR="0030011E" w:rsidRPr="29867BFD">
          <w:rPr>
            <w:rFonts w:eastAsia="Aptos" w:cstheme="minorBidi"/>
            <w:sz w:val="22"/>
            <w:szCs w:val="22"/>
          </w:rPr>
          <w:t xml:space="preserve"> richiesta di contributo anticipato</w:t>
        </w:r>
      </w:ins>
      <w:ins w:id="33101" w:author="Visone Rossana (GSE)" w:date="2025-09-22T12:20:00Z" w16du:dateUtc="2025-09-22T10:20:00Z">
        <w:r w:rsidR="006D5C42" w:rsidRPr="29867BFD">
          <w:rPr>
            <w:rFonts w:eastAsia="Aptos" w:cstheme="minorBidi"/>
            <w:sz w:val="22"/>
            <w:szCs w:val="22"/>
          </w:rPr>
          <w:t xml:space="preserve"> avvia il procedimento </w:t>
        </w:r>
      </w:ins>
      <w:r w:rsidR="67662E67" w:rsidRPr="526CCEED">
        <w:rPr>
          <w:rFonts w:eastAsia="Aptos" w:cstheme="minorBidi"/>
          <w:sz w:val="22"/>
          <w:szCs w:val="22"/>
        </w:rPr>
        <w:t>che si articola:</w:t>
      </w:r>
    </w:p>
    <w:p w14:paraId="5DC42417" w14:textId="57059E78" w:rsidR="0030011E" w:rsidRPr="0030011E" w:rsidRDefault="5E8E36DD" w:rsidP="526CCEED">
      <w:pPr>
        <w:spacing w:line="276" w:lineRule="auto"/>
        <w:contextualSpacing/>
        <w:jc w:val="both"/>
        <w:rPr>
          <w:rFonts w:eastAsia="Aptos" w:cstheme="minorBidi"/>
          <w:sz w:val="22"/>
          <w:szCs w:val="22"/>
        </w:rPr>
      </w:pPr>
      <w:r w:rsidRPr="260DC4CE">
        <w:rPr>
          <w:rFonts w:eastAsia="Aptos" w:cstheme="minorBidi"/>
          <w:sz w:val="22"/>
          <w:szCs w:val="22"/>
        </w:rPr>
        <w:t>a</w:t>
      </w:r>
      <w:r w:rsidR="262D60B7" w:rsidRPr="519D3335">
        <w:rPr>
          <w:rFonts w:eastAsia="Aptos" w:cstheme="minorBidi"/>
          <w:sz w:val="22"/>
          <w:szCs w:val="22"/>
        </w:rPr>
        <w:t>)</w:t>
      </w:r>
      <w:r w:rsidR="67662E67" w:rsidRPr="519D3335">
        <w:rPr>
          <w:rFonts w:eastAsia="Aptos" w:cstheme="minorBidi"/>
          <w:sz w:val="22"/>
          <w:szCs w:val="22"/>
        </w:rPr>
        <w:t>-</w:t>
      </w:r>
      <w:r w:rsidR="67662E67" w:rsidRPr="526CCEED">
        <w:rPr>
          <w:rFonts w:eastAsia="Aptos" w:cstheme="minorBidi"/>
          <w:sz w:val="22"/>
          <w:szCs w:val="22"/>
        </w:rPr>
        <w:t xml:space="preserve"> </w:t>
      </w:r>
      <w:r w:rsidR="67662E67" w:rsidRPr="7E357A36">
        <w:rPr>
          <w:rFonts w:eastAsia="Aptos" w:cstheme="minorBidi"/>
          <w:sz w:val="22"/>
          <w:szCs w:val="22"/>
        </w:rPr>
        <w:t>nell’istruttoria sulle</w:t>
      </w:r>
      <w:r w:rsidR="67662E67" w:rsidRPr="526CCEED">
        <w:rPr>
          <w:rFonts w:eastAsia="Aptos" w:cstheme="minorBidi"/>
          <w:sz w:val="22"/>
          <w:szCs w:val="22"/>
        </w:rPr>
        <w:t xml:space="preserve"> informazioni e </w:t>
      </w:r>
      <w:r w:rsidR="67662E67" w:rsidRPr="0A09FBCA">
        <w:rPr>
          <w:rFonts w:eastAsia="Aptos" w:cstheme="minorBidi"/>
          <w:sz w:val="22"/>
          <w:szCs w:val="22"/>
        </w:rPr>
        <w:t>sulla</w:t>
      </w:r>
      <w:r w:rsidR="67662E67" w:rsidRPr="526CCEED">
        <w:rPr>
          <w:rFonts w:eastAsia="Aptos" w:cstheme="minorBidi"/>
          <w:sz w:val="22"/>
          <w:szCs w:val="22"/>
        </w:rPr>
        <w:t xml:space="preserve"> documentazione inviata a corredo della richiesta, nel rispetto del Decreto </w:t>
      </w:r>
      <w:r w:rsidR="67662E67" w:rsidRPr="0A09FBCA">
        <w:rPr>
          <w:rFonts w:eastAsia="Aptos" w:cstheme="minorBidi"/>
          <w:sz w:val="22"/>
          <w:szCs w:val="22"/>
        </w:rPr>
        <w:t xml:space="preserve">e delle </w:t>
      </w:r>
      <w:r w:rsidR="67662E67" w:rsidRPr="52E29CE7">
        <w:rPr>
          <w:rFonts w:eastAsia="Aptos" w:cstheme="minorBidi"/>
          <w:sz w:val="22"/>
          <w:szCs w:val="22"/>
        </w:rPr>
        <w:t>presenti</w:t>
      </w:r>
      <w:r w:rsidR="67662E67" w:rsidRPr="0A09FBCA">
        <w:rPr>
          <w:rFonts w:eastAsia="Aptos" w:cstheme="minorBidi"/>
          <w:sz w:val="22"/>
          <w:szCs w:val="22"/>
        </w:rPr>
        <w:t xml:space="preserve"> Regole applicative.</w:t>
      </w:r>
    </w:p>
    <w:p w14:paraId="6B8106E2" w14:textId="74E331BD" w:rsidR="0030011E" w:rsidRPr="0030011E" w:rsidRDefault="260DC4CE" w:rsidP="260DC4CE">
      <w:pPr>
        <w:spacing w:line="276" w:lineRule="auto"/>
        <w:contextualSpacing/>
        <w:jc w:val="both"/>
        <w:rPr>
          <w:rFonts w:eastAsia="Aptos" w:cstheme="minorBidi"/>
          <w:sz w:val="22"/>
          <w:szCs w:val="22"/>
        </w:rPr>
      </w:pPr>
      <w:r w:rsidRPr="260DC4CE">
        <w:rPr>
          <w:rFonts w:eastAsia="Aptos" w:cstheme="minorBidi"/>
          <w:sz w:val="22"/>
          <w:szCs w:val="22"/>
        </w:rPr>
        <w:t xml:space="preserve">b) </w:t>
      </w:r>
      <w:r w:rsidR="4F6D13FD" w:rsidRPr="260DC4CE">
        <w:rPr>
          <w:rFonts w:eastAsia="Aptos" w:cstheme="minorBidi"/>
          <w:sz w:val="22"/>
          <w:szCs w:val="22"/>
        </w:rPr>
        <w:t xml:space="preserve">nell’invio al Soggetto </w:t>
      </w:r>
      <w:r w:rsidR="4F6D13FD" w:rsidRPr="0B3763D1">
        <w:rPr>
          <w:rFonts w:eastAsia="Aptos" w:cstheme="minorBidi"/>
          <w:sz w:val="22"/>
          <w:szCs w:val="22"/>
        </w:rPr>
        <w:t>Responsabile di una o più comunicazioni.</w:t>
      </w:r>
    </w:p>
    <w:p w14:paraId="27BD45E0" w14:textId="6E5AEF90" w:rsidR="170D6921" w:rsidRDefault="170D6921" w:rsidP="170D6921">
      <w:pPr>
        <w:spacing w:line="276" w:lineRule="auto"/>
        <w:contextualSpacing/>
        <w:jc w:val="both"/>
        <w:rPr>
          <w:rFonts w:eastAsia="Aptos" w:cstheme="minorBidi"/>
          <w:sz w:val="22"/>
          <w:szCs w:val="22"/>
        </w:rPr>
      </w:pPr>
    </w:p>
    <w:p w14:paraId="625AD4FE" w14:textId="77194BAB" w:rsidR="0030011E" w:rsidRPr="0030011E" w:rsidRDefault="4F6D13FD" w:rsidP="6E80F4C1">
      <w:pPr>
        <w:spacing w:line="276" w:lineRule="auto"/>
        <w:contextualSpacing/>
        <w:jc w:val="both"/>
        <w:rPr>
          <w:rFonts w:eastAsia="Aptos" w:cstheme="minorBidi"/>
          <w:sz w:val="22"/>
          <w:szCs w:val="22"/>
        </w:rPr>
      </w:pPr>
      <w:r w:rsidRPr="0F8A1FEC">
        <w:rPr>
          <w:rFonts w:eastAsia="Aptos" w:cstheme="minorBidi"/>
          <w:sz w:val="22"/>
          <w:szCs w:val="22"/>
        </w:rPr>
        <w:t xml:space="preserve">In particolare, il GSE comunica al </w:t>
      </w:r>
      <w:r w:rsidRPr="6E80F4C1">
        <w:rPr>
          <w:rFonts w:eastAsia="Aptos" w:cstheme="minorBidi"/>
          <w:sz w:val="22"/>
          <w:szCs w:val="22"/>
        </w:rPr>
        <w:t>Soggetto Responsabile:</w:t>
      </w:r>
    </w:p>
    <w:p w14:paraId="7E9701D6" w14:textId="63F1BC05" w:rsidR="0030011E" w:rsidRPr="0030011E" w:rsidRDefault="4F6D13FD" w:rsidP="525394F1">
      <w:pPr>
        <w:pStyle w:val="Paragrafoelenco"/>
        <w:numPr>
          <w:ilvl w:val="0"/>
          <w:numId w:val="211"/>
        </w:numPr>
        <w:spacing w:line="276" w:lineRule="auto"/>
        <w:jc w:val="both"/>
        <w:rPr>
          <w:rFonts w:eastAsia="Aptos" w:cstheme="minorBidi"/>
        </w:rPr>
      </w:pPr>
      <w:r w:rsidRPr="368EF785">
        <w:rPr>
          <w:rFonts w:eastAsia="Aptos" w:cstheme="minorBidi"/>
          <w:sz w:val="22"/>
          <w:szCs w:val="22"/>
        </w:rPr>
        <w:t>l'accoglimento della richiesta, indicando l’importo del contributo anticipato che sarà erogato</w:t>
      </w:r>
      <w:r w:rsidR="599F05F2" w:rsidRPr="525394F1">
        <w:rPr>
          <w:rFonts w:eastAsia="Aptos" w:cstheme="minorBidi"/>
          <w:sz w:val="22"/>
          <w:szCs w:val="22"/>
        </w:rPr>
        <w:t>.</w:t>
      </w:r>
    </w:p>
    <w:p w14:paraId="77A0FED1" w14:textId="64C38E6C" w:rsidR="0030011E" w:rsidRPr="0030011E" w:rsidRDefault="599F05F2" w:rsidP="525394F1">
      <w:pPr>
        <w:pStyle w:val="Paragrafoelenco"/>
        <w:spacing w:line="276" w:lineRule="auto"/>
        <w:jc w:val="both"/>
        <w:rPr>
          <w:rFonts w:eastAsia="Aptos" w:cstheme="minorBidi"/>
          <w:sz w:val="22"/>
          <w:szCs w:val="22"/>
        </w:rPr>
      </w:pPr>
      <w:r w:rsidRPr="525394F1">
        <w:rPr>
          <w:rFonts w:eastAsia="Aptos" w:cstheme="minorBidi"/>
          <w:sz w:val="22"/>
          <w:szCs w:val="22"/>
        </w:rPr>
        <w:t xml:space="preserve">Il provvedimento viene notificato all’indirizzo indicato dal Soggetto Responsabile sul Portaltermico e viene reso disponibile nel medesimo Portale.  </w:t>
      </w:r>
    </w:p>
    <w:p w14:paraId="6420C350" w14:textId="33C430EE" w:rsidR="0030011E" w:rsidRPr="0030011E" w:rsidRDefault="599F05F2" w:rsidP="525394F1">
      <w:pPr>
        <w:pStyle w:val="Paragrafoelenco"/>
        <w:spacing w:line="276" w:lineRule="auto"/>
        <w:jc w:val="both"/>
      </w:pPr>
      <w:r w:rsidRPr="525394F1">
        <w:rPr>
          <w:rFonts w:eastAsia="Aptos" w:cstheme="minorBidi"/>
          <w:sz w:val="22"/>
          <w:szCs w:val="22"/>
        </w:rPr>
        <w:t xml:space="preserve">Nel provvedimento di accoglimento sono riportati: </w:t>
      </w:r>
    </w:p>
    <w:p w14:paraId="2D68E635" w14:textId="2AE202D8" w:rsidR="0030011E" w:rsidRPr="0030011E" w:rsidRDefault="599F05F2" w:rsidP="525394F1">
      <w:pPr>
        <w:pStyle w:val="Paragrafoelenco"/>
        <w:numPr>
          <w:ilvl w:val="0"/>
          <w:numId w:val="214"/>
        </w:numPr>
        <w:spacing w:line="276" w:lineRule="auto"/>
        <w:jc w:val="both"/>
      </w:pPr>
      <w:r w:rsidRPr="525394F1">
        <w:rPr>
          <w:rFonts w:eastAsia="Aptos" w:cstheme="minorBidi"/>
          <w:sz w:val="22"/>
          <w:szCs w:val="22"/>
        </w:rPr>
        <w:t xml:space="preserve">il contributo totale spettante per la redazione della Diagnosi inteso quale “massimale prenotato”, quantificato in funzione delle spese previste dichiarate/comprovate dal preventivo, nel rispetto delle spettanze massime di cui alla tabella decreto indicate nella Tabella x del precedente paragrafo 9.16.1; </w:t>
      </w:r>
    </w:p>
    <w:p w14:paraId="5443C773" w14:textId="140E9B27" w:rsidR="0030011E" w:rsidRPr="0030011E" w:rsidRDefault="599F05F2" w:rsidP="525394F1">
      <w:pPr>
        <w:pStyle w:val="Paragrafoelenco"/>
        <w:numPr>
          <w:ilvl w:val="0"/>
          <w:numId w:val="213"/>
        </w:numPr>
        <w:spacing w:line="276" w:lineRule="auto"/>
        <w:jc w:val="both"/>
      </w:pPr>
      <w:r w:rsidRPr="525394F1">
        <w:rPr>
          <w:rFonts w:eastAsia="Aptos" w:cstheme="minorBidi"/>
          <w:sz w:val="22"/>
          <w:szCs w:val="22"/>
        </w:rPr>
        <w:t xml:space="preserve">l’acconto da erogare in tale fase, pari al 50 % del “contributo totale spettante”; </w:t>
      </w:r>
    </w:p>
    <w:p w14:paraId="798C2838" w14:textId="7DFA77E4" w:rsidR="0030011E" w:rsidRPr="0030011E" w:rsidRDefault="599F05F2" w:rsidP="525394F1">
      <w:pPr>
        <w:pStyle w:val="Paragrafoelenco"/>
        <w:numPr>
          <w:ilvl w:val="0"/>
          <w:numId w:val="212"/>
        </w:numPr>
        <w:spacing w:line="276" w:lineRule="auto"/>
        <w:jc w:val="both"/>
      </w:pPr>
      <w:r w:rsidRPr="525394F1">
        <w:rPr>
          <w:rFonts w:eastAsia="Aptos" w:cstheme="minorBidi"/>
          <w:sz w:val="22"/>
          <w:szCs w:val="22"/>
        </w:rPr>
        <w:t xml:space="preserve">l'importo del rimanente saldo del 50% da erogare nella successiva fase 3, a seguito dell’invio dell’istanza in modalità prenotazione/accesso diretto. </w:t>
      </w:r>
    </w:p>
    <w:p w14:paraId="2976EA29" w14:textId="19E11764" w:rsidR="0030011E" w:rsidRPr="0030011E" w:rsidRDefault="599F05F2" w:rsidP="525394F1">
      <w:pPr>
        <w:pStyle w:val="Paragrafoelenco"/>
        <w:spacing w:line="276" w:lineRule="auto"/>
        <w:jc w:val="both"/>
        <w:rPr>
          <w:rFonts w:eastAsia="Aptos" w:cstheme="minorBidi"/>
          <w:sz w:val="22"/>
          <w:szCs w:val="22"/>
        </w:rPr>
      </w:pPr>
      <w:r w:rsidRPr="525394F1">
        <w:rPr>
          <w:rFonts w:eastAsia="Aptos" w:cstheme="minorBidi"/>
          <w:sz w:val="22"/>
          <w:szCs w:val="22"/>
        </w:rPr>
        <w:t xml:space="preserve">Con </w:t>
      </w:r>
      <w:r w:rsidRPr="3E536114">
        <w:rPr>
          <w:rFonts w:eastAsia="Aptos" w:cstheme="minorBidi"/>
          <w:sz w:val="22"/>
          <w:szCs w:val="22"/>
        </w:rPr>
        <w:t>la comunicazione</w:t>
      </w:r>
      <w:r w:rsidRPr="525394F1">
        <w:rPr>
          <w:rFonts w:eastAsia="Aptos" w:cstheme="minorBidi"/>
          <w:sz w:val="22"/>
          <w:szCs w:val="22"/>
        </w:rPr>
        <w:t xml:space="preserve"> del provvedimento di accoglimento si intendono perfezionate le condizioni contrattuali e l’acconto </w:t>
      </w:r>
      <w:r w:rsidR="7EA4D7E0" w:rsidRPr="2CB551AC">
        <w:rPr>
          <w:rFonts w:eastAsia="Aptos" w:cstheme="minorBidi"/>
          <w:sz w:val="22"/>
          <w:szCs w:val="22"/>
        </w:rPr>
        <w:t>riconosciuto al Soggetto</w:t>
      </w:r>
      <w:r w:rsidRPr="525394F1">
        <w:rPr>
          <w:rFonts w:eastAsia="Aptos" w:cstheme="minorBidi"/>
          <w:sz w:val="22"/>
          <w:szCs w:val="22"/>
        </w:rPr>
        <w:t xml:space="preserve"> </w:t>
      </w:r>
      <w:r w:rsidR="7EA4D7E0" w:rsidRPr="2AC4B0B2">
        <w:rPr>
          <w:rFonts w:eastAsia="Aptos" w:cstheme="minorBidi"/>
          <w:sz w:val="22"/>
          <w:szCs w:val="22"/>
        </w:rPr>
        <w:t xml:space="preserve">Responsabile </w:t>
      </w:r>
      <w:r w:rsidRPr="525394F1">
        <w:rPr>
          <w:rFonts w:eastAsia="Aptos" w:cstheme="minorBidi"/>
          <w:sz w:val="22"/>
          <w:szCs w:val="22"/>
        </w:rPr>
        <w:t>sarà erogato entro l’ultimo giorno del mese successivo a quello della fine del bimestre in cui ricade la data di attivazione del contratto, da intendersi come la data di invio del provvedimento di ammissione agli incentivi.</w:t>
      </w:r>
    </w:p>
    <w:p w14:paraId="57137409" w14:textId="0484539F" w:rsidR="0030011E" w:rsidRPr="0030011E" w:rsidRDefault="4F6D13FD" w:rsidP="368EF785">
      <w:pPr>
        <w:pStyle w:val="Paragrafoelenco"/>
        <w:numPr>
          <w:ilvl w:val="0"/>
          <w:numId w:val="211"/>
        </w:numPr>
        <w:spacing w:line="276" w:lineRule="auto"/>
        <w:jc w:val="both"/>
        <w:rPr>
          <w:rFonts w:eastAsia="Aptos" w:cstheme="minorBidi"/>
          <w:sz w:val="22"/>
          <w:szCs w:val="22"/>
        </w:rPr>
      </w:pPr>
      <w:r w:rsidRPr="69B69486">
        <w:rPr>
          <w:rFonts w:cstheme="minorBidi"/>
          <w:sz w:val="22"/>
          <w:szCs w:val="22"/>
        </w:rPr>
        <w:t>la</w:t>
      </w:r>
      <w:r w:rsidRPr="3E60C6F8">
        <w:rPr>
          <w:rFonts w:cstheme="minorBidi"/>
          <w:sz w:val="22"/>
          <w:szCs w:val="22"/>
        </w:rPr>
        <w:t xml:space="preserve"> richiesta di integrazioni, qualora la documentazione inviata a corredo della richiesta risulti incompleta /o sia necessario acquisire elementi informativi aggiuntivi in fase di istruttoria rispetto a quanto previsto dal Decreto</w:t>
      </w:r>
      <w:r w:rsidRPr="69B69486">
        <w:rPr>
          <w:rFonts w:cstheme="minorBidi"/>
          <w:sz w:val="22"/>
          <w:szCs w:val="22"/>
        </w:rPr>
        <w:t xml:space="preserve"> e </w:t>
      </w:r>
      <w:r w:rsidRPr="1A7F6E33">
        <w:rPr>
          <w:rFonts w:cstheme="minorBidi"/>
          <w:sz w:val="22"/>
          <w:szCs w:val="22"/>
        </w:rPr>
        <w:t>dalle presenti Regole Applicative.</w:t>
      </w:r>
    </w:p>
    <w:p w14:paraId="18AE991B" w14:textId="0D258735" w:rsidR="001C4C59" w:rsidRDefault="71DD07EE" w:rsidP="7443EDAB">
      <w:pPr>
        <w:pStyle w:val="Paragrafoelenco"/>
        <w:spacing w:line="276" w:lineRule="auto"/>
        <w:jc w:val="both"/>
        <w:rPr>
          <w:rFonts w:eastAsia="Aptos" w:cstheme="minorBidi"/>
          <w:sz w:val="22"/>
          <w:szCs w:val="22"/>
        </w:rPr>
      </w:pPr>
      <w:r w:rsidRPr="326E9AC1">
        <w:rPr>
          <w:rFonts w:eastAsia="Aptos" w:cstheme="minorBidi"/>
          <w:sz w:val="22"/>
          <w:szCs w:val="22"/>
        </w:rPr>
        <w:t>La richiesta di integrazione è comunicata tramite</w:t>
      </w:r>
      <w:r w:rsidRPr="1F6EFB0E">
        <w:rPr>
          <w:rFonts w:eastAsia="Aptos" w:cstheme="minorBidi"/>
          <w:sz w:val="22"/>
          <w:szCs w:val="22"/>
        </w:rPr>
        <w:t xml:space="preserve"> il Portaltermico</w:t>
      </w:r>
      <w:r w:rsidR="3BD395EA" w:rsidRPr="03758CDC">
        <w:rPr>
          <w:rFonts w:eastAsia="Aptos" w:cstheme="minorBidi"/>
          <w:sz w:val="22"/>
          <w:szCs w:val="22"/>
        </w:rPr>
        <w:t>,</w:t>
      </w:r>
      <w:r w:rsidRPr="1F6EFB0E">
        <w:rPr>
          <w:rFonts w:eastAsia="Aptos" w:cstheme="minorBidi"/>
          <w:sz w:val="22"/>
          <w:szCs w:val="22"/>
        </w:rPr>
        <w:t xml:space="preserve"> </w:t>
      </w:r>
      <w:commentRangeStart w:id="33102"/>
      <w:r w:rsidRPr="65E2BA04">
        <w:rPr>
          <w:rFonts w:eastAsia="Aptos" w:cstheme="minorBidi"/>
          <w:sz w:val="22"/>
          <w:szCs w:val="22"/>
        </w:rPr>
        <w:t xml:space="preserve">attraverso l’invio di un’e-mail di avviso all’indirizzo di posta elettronica indicato dal Soggetto </w:t>
      </w:r>
      <w:r w:rsidRPr="0924E083">
        <w:rPr>
          <w:rFonts w:eastAsia="Aptos" w:cstheme="minorBidi"/>
          <w:sz w:val="22"/>
          <w:szCs w:val="22"/>
        </w:rPr>
        <w:t>Re</w:t>
      </w:r>
      <w:r w:rsidR="50873524" w:rsidRPr="0924E083">
        <w:rPr>
          <w:rFonts w:eastAsia="Aptos" w:cstheme="minorBidi"/>
          <w:sz w:val="22"/>
          <w:szCs w:val="22"/>
        </w:rPr>
        <w:t>sponsabil</w:t>
      </w:r>
      <w:r w:rsidRPr="0924E083">
        <w:rPr>
          <w:rFonts w:eastAsia="Aptos" w:cstheme="minorBidi"/>
          <w:sz w:val="22"/>
          <w:szCs w:val="22"/>
        </w:rPr>
        <w:t>e</w:t>
      </w:r>
      <w:r w:rsidRPr="65E2BA04">
        <w:rPr>
          <w:rFonts w:eastAsia="Aptos" w:cstheme="minorBidi"/>
          <w:sz w:val="22"/>
          <w:szCs w:val="22"/>
        </w:rPr>
        <w:t xml:space="preserve"> in fase di richiesta</w:t>
      </w:r>
      <w:r w:rsidR="26C6724E" w:rsidRPr="3AD5B8F3">
        <w:rPr>
          <w:rFonts w:eastAsia="Aptos" w:cstheme="minorBidi"/>
          <w:sz w:val="22"/>
          <w:szCs w:val="22"/>
        </w:rPr>
        <w:t>,</w:t>
      </w:r>
      <w:r w:rsidR="385EDAC7" w:rsidRPr="0CF64D33">
        <w:rPr>
          <w:rFonts w:eastAsia="Aptos" w:cstheme="minorBidi"/>
          <w:sz w:val="22"/>
          <w:szCs w:val="22"/>
        </w:rPr>
        <w:t xml:space="preserve"> ed è </w:t>
      </w:r>
      <w:r w:rsidR="385EDAC7" w:rsidRPr="6D84F9C1">
        <w:rPr>
          <w:rFonts w:eastAsia="Aptos" w:cstheme="minorBidi"/>
          <w:sz w:val="22"/>
          <w:szCs w:val="22"/>
        </w:rPr>
        <w:lastRenderedPageBreak/>
        <w:t xml:space="preserve">disponibile e </w:t>
      </w:r>
      <w:r w:rsidR="385EDAC7" w:rsidRPr="74293DA9">
        <w:rPr>
          <w:rFonts w:eastAsia="Aptos" w:cstheme="minorBidi"/>
          <w:sz w:val="22"/>
          <w:szCs w:val="22"/>
        </w:rPr>
        <w:t xml:space="preserve">visionabile </w:t>
      </w:r>
      <w:r w:rsidR="385EDAC7" w:rsidRPr="6DBAAFBC">
        <w:rPr>
          <w:rFonts w:eastAsia="Aptos" w:cstheme="minorBidi"/>
          <w:sz w:val="22"/>
          <w:szCs w:val="22"/>
        </w:rPr>
        <w:t>sul medesimo Portale</w:t>
      </w:r>
      <w:r w:rsidR="73F9488C" w:rsidRPr="0924E083">
        <w:rPr>
          <w:rFonts w:eastAsia="Aptos" w:cstheme="minorBidi"/>
          <w:sz w:val="22"/>
          <w:szCs w:val="22"/>
        </w:rPr>
        <w:t>.</w:t>
      </w:r>
      <w:r w:rsidRPr="65E2BA04">
        <w:rPr>
          <w:rFonts w:eastAsia="Aptos" w:cstheme="minorBidi"/>
          <w:sz w:val="22"/>
          <w:szCs w:val="22"/>
        </w:rPr>
        <w:t xml:space="preserve"> </w:t>
      </w:r>
      <w:commentRangeEnd w:id="33102"/>
      <w:r w:rsidR="065F90EE" w:rsidRPr="7443EDAB">
        <w:rPr>
          <w:rStyle w:val="Rimandocommento"/>
          <w:rFonts w:eastAsia="Aptos" w:cstheme="minorBidi"/>
          <w:sz w:val="22"/>
          <w:szCs w:val="22"/>
        </w:rPr>
        <w:commentReference w:id="33102"/>
      </w:r>
      <w:r w:rsidR="0B8A891E" w:rsidRPr="7443EDAB">
        <w:rPr>
          <w:rFonts w:eastAsia="Aptos" w:cstheme="minorBidi"/>
          <w:sz w:val="22"/>
          <w:szCs w:val="22"/>
        </w:rPr>
        <w:t xml:space="preserve">Nella richiesta di integrazione sono indicate le informazioni e/o i documenti da integrare sul Portale </w:t>
      </w:r>
      <w:r w:rsidR="0B8A891E" w:rsidRPr="0D40BF54">
        <w:rPr>
          <w:rFonts w:eastAsia="Aptos" w:cstheme="minorBidi"/>
          <w:sz w:val="22"/>
          <w:szCs w:val="22"/>
        </w:rPr>
        <w:t>per il</w:t>
      </w:r>
      <w:r w:rsidR="0B8A891E" w:rsidRPr="7443EDAB">
        <w:rPr>
          <w:rFonts w:eastAsia="Aptos" w:cstheme="minorBidi"/>
          <w:sz w:val="22"/>
          <w:szCs w:val="22"/>
        </w:rPr>
        <w:t xml:space="preserve"> completamento dell’istruttoria per la valutazione della richiesta. </w:t>
      </w:r>
      <w:r w:rsidR="0B8A891E" w:rsidRPr="51D2CC95">
        <w:rPr>
          <w:rFonts w:eastAsia="Aptos" w:cstheme="minorBidi"/>
          <w:sz w:val="22"/>
          <w:szCs w:val="22"/>
        </w:rPr>
        <w:t>Il Soggetto Responsabile è</w:t>
      </w:r>
      <w:r w:rsidR="0B8A891E" w:rsidRPr="7443EDAB">
        <w:rPr>
          <w:rFonts w:eastAsia="Aptos" w:cstheme="minorBidi"/>
          <w:sz w:val="22"/>
          <w:szCs w:val="22"/>
        </w:rPr>
        <w:t xml:space="preserve"> tenuto a inviare l’integrazione entro </w:t>
      </w:r>
      <w:r w:rsidR="0B8A891E" w:rsidRPr="51D2CC95">
        <w:rPr>
          <w:rFonts w:eastAsia="Aptos" w:cstheme="minorBidi"/>
          <w:sz w:val="22"/>
          <w:szCs w:val="22"/>
          <w:highlight w:val="cyan"/>
        </w:rPr>
        <w:t>20 giorni</w:t>
      </w:r>
      <w:r w:rsidR="0B8A891E" w:rsidRPr="7443EDAB">
        <w:rPr>
          <w:rFonts w:eastAsia="Aptos" w:cstheme="minorBidi"/>
          <w:sz w:val="22"/>
          <w:szCs w:val="22"/>
        </w:rPr>
        <w:t xml:space="preserve"> dal ricevimento della richiesta. In conformità con quanto previsto dalla Legge 241/90</w:t>
      </w:r>
      <w:r w:rsidR="4F072F21" w:rsidRPr="06276FC8">
        <w:rPr>
          <w:rFonts w:eastAsia="Aptos" w:cstheme="minorBidi"/>
          <w:sz w:val="22"/>
          <w:szCs w:val="22"/>
        </w:rPr>
        <w:t xml:space="preserve"> e ss.mm.ii.</w:t>
      </w:r>
      <w:r w:rsidR="0B8A891E" w:rsidRPr="06276FC8">
        <w:rPr>
          <w:rFonts w:eastAsia="Aptos" w:cstheme="minorBidi"/>
          <w:sz w:val="22"/>
          <w:szCs w:val="22"/>
        </w:rPr>
        <w:t>,</w:t>
      </w:r>
      <w:r w:rsidR="0B8A891E" w:rsidRPr="7443EDAB">
        <w:rPr>
          <w:rFonts w:eastAsia="Aptos" w:cstheme="minorBidi"/>
          <w:sz w:val="22"/>
          <w:szCs w:val="22"/>
        </w:rPr>
        <w:t xml:space="preserve"> la richiesta di integrazione sospende il termine del procedimento di valutazione, che riprende a decorrere dalla data di ricevimento delle integrazioni richieste o, in mancanza, dalla scadenza del termine di </w:t>
      </w:r>
      <w:r w:rsidR="0B8A891E" w:rsidRPr="06276FC8">
        <w:rPr>
          <w:rFonts w:eastAsia="Aptos" w:cstheme="minorBidi"/>
          <w:sz w:val="22"/>
          <w:szCs w:val="22"/>
          <w:highlight w:val="cyan"/>
        </w:rPr>
        <w:t xml:space="preserve">20 </w:t>
      </w:r>
      <w:r w:rsidR="0B8A891E" w:rsidRPr="7443EDAB">
        <w:rPr>
          <w:rFonts w:eastAsia="Aptos" w:cstheme="minorBidi"/>
          <w:sz w:val="22"/>
          <w:szCs w:val="22"/>
        </w:rPr>
        <w:t>giorni</w:t>
      </w:r>
      <w:r w:rsidR="6E519BAB" w:rsidRPr="73321351">
        <w:rPr>
          <w:rFonts w:eastAsia="Aptos" w:cstheme="minorBidi"/>
          <w:sz w:val="22"/>
          <w:szCs w:val="22"/>
        </w:rPr>
        <w:t>.</w:t>
      </w:r>
    </w:p>
    <w:p w14:paraId="6AF0D5C0" w14:textId="403551D0" w:rsidR="0030011E" w:rsidRPr="0030011E" w:rsidRDefault="6E519BAB" w:rsidP="492DD4D4">
      <w:pPr>
        <w:pStyle w:val="Paragrafoelenco"/>
        <w:spacing w:line="276" w:lineRule="auto"/>
        <w:jc w:val="both"/>
        <w:rPr>
          <w:rFonts w:eastAsia="Aptos" w:cstheme="minorBidi"/>
          <w:sz w:val="22"/>
          <w:szCs w:val="22"/>
        </w:rPr>
      </w:pPr>
      <w:r w:rsidRPr="7737AACE">
        <w:rPr>
          <w:rFonts w:eastAsia="Aptos" w:cstheme="minorBidi"/>
          <w:sz w:val="22"/>
          <w:szCs w:val="22"/>
        </w:rPr>
        <w:t>Nel caso in cui,</w:t>
      </w:r>
      <w:r w:rsidRPr="6A37A01A">
        <w:rPr>
          <w:rFonts w:eastAsia="Aptos" w:cstheme="minorBidi"/>
          <w:sz w:val="22"/>
          <w:szCs w:val="22"/>
        </w:rPr>
        <w:t xml:space="preserve"> </w:t>
      </w:r>
      <w:r w:rsidR="594BD1DD" w:rsidRPr="7A396055">
        <w:rPr>
          <w:rFonts w:eastAsia="Aptos" w:cstheme="minorBidi"/>
          <w:sz w:val="22"/>
          <w:szCs w:val="22"/>
        </w:rPr>
        <w:t>nonostante l</w:t>
      </w:r>
      <w:r w:rsidRPr="7A396055">
        <w:rPr>
          <w:rFonts w:eastAsia="Aptos" w:cstheme="minorBidi"/>
          <w:sz w:val="22"/>
          <w:szCs w:val="22"/>
        </w:rPr>
        <w:t xml:space="preserve">e integrazioni </w:t>
      </w:r>
      <w:r w:rsidR="4D89D707" w:rsidRPr="7A396055">
        <w:rPr>
          <w:rFonts w:eastAsia="Aptos" w:cstheme="minorBidi"/>
          <w:sz w:val="22"/>
          <w:szCs w:val="22"/>
        </w:rPr>
        <w:t xml:space="preserve">fornite </w:t>
      </w:r>
      <w:r w:rsidRPr="7A396055">
        <w:rPr>
          <w:rFonts w:eastAsia="Aptos" w:cstheme="minorBidi"/>
          <w:sz w:val="22"/>
          <w:szCs w:val="22"/>
        </w:rPr>
        <w:t>dal</w:t>
      </w:r>
      <w:r w:rsidRPr="6A37A01A">
        <w:rPr>
          <w:rFonts w:eastAsia="Aptos" w:cstheme="minorBidi"/>
          <w:sz w:val="22"/>
          <w:szCs w:val="22"/>
        </w:rPr>
        <w:t xml:space="preserve"> Soggetto Responsabile,</w:t>
      </w:r>
      <w:r w:rsidRPr="73321351">
        <w:rPr>
          <w:rFonts w:eastAsia="Aptos" w:cstheme="minorBidi"/>
          <w:sz w:val="22"/>
          <w:szCs w:val="22"/>
        </w:rPr>
        <w:t xml:space="preserve"> la documentazione </w:t>
      </w:r>
      <w:r w:rsidRPr="375C754B">
        <w:rPr>
          <w:rFonts w:eastAsia="Aptos" w:cstheme="minorBidi"/>
          <w:sz w:val="22"/>
          <w:szCs w:val="22"/>
        </w:rPr>
        <w:t>risult</w:t>
      </w:r>
      <w:r w:rsidR="681511C0" w:rsidRPr="375C754B">
        <w:rPr>
          <w:rFonts w:eastAsia="Aptos" w:cstheme="minorBidi"/>
          <w:sz w:val="22"/>
          <w:szCs w:val="22"/>
        </w:rPr>
        <w:t>i</w:t>
      </w:r>
      <w:r w:rsidR="4D936798" w:rsidRPr="59BE8FE3">
        <w:rPr>
          <w:rFonts w:eastAsia="Aptos" w:cstheme="minorBidi"/>
          <w:sz w:val="22"/>
          <w:szCs w:val="22"/>
        </w:rPr>
        <w:t xml:space="preserve"> </w:t>
      </w:r>
      <w:r w:rsidRPr="59BE8FE3">
        <w:rPr>
          <w:rFonts w:eastAsia="Aptos" w:cstheme="minorBidi"/>
          <w:sz w:val="22"/>
          <w:szCs w:val="22"/>
        </w:rPr>
        <w:t>ancora</w:t>
      </w:r>
      <w:r w:rsidRPr="73321351">
        <w:rPr>
          <w:rFonts w:eastAsia="Aptos" w:cstheme="minorBidi"/>
          <w:sz w:val="22"/>
          <w:szCs w:val="22"/>
        </w:rPr>
        <w:t xml:space="preserve"> incompleta o </w:t>
      </w:r>
      <w:r w:rsidRPr="492DD4D4">
        <w:rPr>
          <w:rFonts w:eastAsia="Aptos" w:cstheme="minorBidi"/>
          <w:sz w:val="22"/>
          <w:szCs w:val="22"/>
        </w:rPr>
        <w:t>present</w:t>
      </w:r>
      <w:r w:rsidR="7BF99876" w:rsidRPr="492DD4D4">
        <w:rPr>
          <w:rFonts w:eastAsia="Aptos" w:cstheme="minorBidi"/>
          <w:sz w:val="22"/>
          <w:szCs w:val="22"/>
        </w:rPr>
        <w:t>i</w:t>
      </w:r>
      <w:r w:rsidRPr="73321351">
        <w:rPr>
          <w:rFonts w:eastAsia="Aptos" w:cstheme="minorBidi"/>
          <w:sz w:val="22"/>
          <w:szCs w:val="22"/>
        </w:rPr>
        <w:t xml:space="preserve"> inesattezze tecniche o difformità, ovvero nel caso in cui il </w:t>
      </w:r>
      <w:r w:rsidR="715C19D0" w:rsidRPr="7A396055">
        <w:rPr>
          <w:rFonts w:eastAsia="Aptos" w:cstheme="minorBidi"/>
          <w:sz w:val="22"/>
          <w:szCs w:val="22"/>
        </w:rPr>
        <w:t xml:space="preserve">Soggetto Responsabile </w:t>
      </w:r>
      <w:r w:rsidRPr="7A396055">
        <w:rPr>
          <w:rFonts w:eastAsia="Aptos" w:cstheme="minorBidi"/>
          <w:sz w:val="22"/>
          <w:szCs w:val="22"/>
        </w:rPr>
        <w:t>non</w:t>
      </w:r>
      <w:r w:rsidR="5962D3ED" w:rsidRPr="7A396055">
        <w:rPr>
          <w:rFonts w:eastAsia="Aptos" w:cstheme="minorBidi"/>
          <w:sz w:val="22"/>
          <w:szCs w:val="22"/>
        </w:rPr>
        <w:t xml:space="preserve"> </w:t>
      </w:r>
      <w:r w:rsidR="0838FB58" w:rsidRPr="492DD4D4">
        <w:rPr>
          <w:rFonts w:eastAsia="Aptos" w:cstheme="minorBidi"/>
          <w:sz w:val="22"/>
          <w:szCs w:val="22"/>
        </w:rPr>
        <w:t>invii</w:t>
      </w:r>
      <w:r w:rsidRPr="73321351">
        <w:rPr>
          <w:rFonts w:eastAsia="Aptos" w:cstheme="minorBidi"/>
          <w:sz w:val="22"/>
          <w:szCs w:val="22"/>
        </w:rPr>
        <w:t xml:space="preserve"> le integrazioni richieste, il GSE comunica i motivi ostativi all’accoglimento </w:t>
      </w:r>
      <w:r w:rsidRPr="74AC7D56">
        <w:rPr>
          <w:rFonts w:eastAsia="Aptos" w:cstheme="minorBidi"/>
          <w:sz w:val="22"/>
          <w:szCs w:val="22"/>
        </w:rPr>
        <w:t>dell</w:t>
      </w:r>
      <w:r w:rsidR="2AE883EA" w:rsidRPr="74AC7D56">
        <w:rPr>
          <w:rFonts w:eastAsia="Aptos" w:cstheme="minorBidi"/>
          <w:sz w:val="22"/>
          <w:szCs w:val="22"/>
        </w:rPr>
        <w:t>a richiest</w:t>
      </w:r>
      <w:r w:rsidRPr="74AC7D56">
        <w:rPr>
          <w:rFonts w:eastAsia="Aptos" w:cstheme="minorBidi"/>
          <w:sz w:val="22"/>
          <w:szCs w:val="22"/>
        </w:rPr>
        <w:t>a</w:t>
      </w:r>
      <w:r w:rsidRPr="73321351">
        <w:rPr>
          <w:rFonts w:eastAsia="Aptos" w:cstheme="minorBidi"/>
          <w:sz w:val="22"/>
          <w:szCs w:val="22"/>
        </w:rPr>
        <w:t xml:space="preserve"> (preavviso di rigetto) ai sensi dell’art. 10-bis della Legge 241/1990. Nel caso in cui, invece, le integrazioni inviate </w:t>
      </w:r>
      <w:r w:rsidR="52E86C4E" w:rsidRPr="375C754B">
        <w:rPr>
          <w:rFonts w:eastAsia="Aptos" w:cstheme="minorBidi"/>
          <w:sz w:val="22"/>
          <w:szCs w:val="22"/>
        </w:rPr>
        <w:t xml:space="preserve">risultino </w:t>
      </w:r>
      <w:r w:rsidRPr="375C754B">
        <w:rPr>
          <w:rFonts w:eastAsia="Aptos" w:cstheme="minorBidi"/>
          <w:sz w:val="22"/>
          <w:szCs w:val="22"/>
        </w:rPr>
        <w:t>esaustive</w:t>
      </w:r>
      <w:r w:rsidRPr="73321351">
        <w:rPr>
          <w:rFonts w:eastAsia="Aptos" w:cstheme="minorBidi"/>
          <w:sz w:val="22"/>
          <w:szCs w:val="22"/>
        </w:rPr>
        <w:t xml:space="preserve"> e il GSE verifichi il possesso dei requisiti previsti, viene </w:t>
      </w:r>
      <w:r w:rsidR="716FD014" w:rsidRPr="39F11227">
        <w:rPr>
          <w:rFonts w:eastAsia="Aptos" w:cstheme="minorBidi"/>
          <w:sz w:val="22"/>
          <w:szCs w:val="22"/>
        </w:rPr>
        <w:t>adottato</w:t>
      </w:r>
      <w:r w:rsidRPr="73321351">
        <w:rPr>
          <w:rFonts w:eastAsia="Aptos" w:cstheme="minorBidi"/>
          <w:sz w:val="22"/>
          <w:szCs w:val="22"/>
        </w:rPr>
        <w:t xml:space="preserve"> il provvedimento di accoglimento.</w:t>
      </w:r>
    </w:p>
    <w:p w14:paraId="6BD015EF" w14:textId="61FE8DC2" w:rsidR="0030011E" w:rsidRDefault="4EFD3DEF" w:rsidP="1A7F6E33">
      <w:pPr>
        <w:pStyle w:val="Paragrafoelenco"/>
        <w:numPr>
          <w:ilvl w:val="0"/>
          <w:numId w:val="211"/>
        </w:numPr>
        <w:spacing w:line="276" w:lineRule="auto"/>
        <w:jc w:val="both"/>
        <w:rPr>
          <w:rFonts w:eastAsia="Aptos" w:cstheme="minorBidi"/>
        </w:rPr>
      </w:pPr>
      <w:r w:rsidRPr="39F11227">
        <w:rPr>
          <w:rFonts w:eastAsia="Aptos" w:cstheme="minorBidi"/>
          <w:sz w:val="22"/>
          <w:szCs w:val="22"/>
        </w:rPr>
        <w:t xml:space="preserve">i motivi ostativi all’accoglimento dell’istanza (preavviso di rigetto), ai sensi dell’art. 10-bis della Legge 241/1990. Nel caso di mancata sussistenza dei requisiti previsti dal Decreto e dalle presenti </w:t>
      </w:r>
      <w:r w:rsidRPr="6F329B44">
        <w:rPr>
          <w:rFonts w:eastAsia="Aptos" w:cstheme="minorBidi"/>
          <w:sz w:val="22"/>
          <w:szCs w:val="22"/>
        </w:rPr>
        <w:t>Regole applicative</w:t>
      </w:r>
      <w:r w:rsidRPr="39F11227">
        <w:rPr>
          <w:rFonts w:eastAsia="Aptos" w:cstheme="minorBidi"/>
          <w:sz w:val="22"/>
          <w:szCs w:val="22"/>
        </w:rPr>
        <w:t xml:space="preserve"> e/o qualora vi fossero motivi ostativi all’accoglimento della istanza di accesso, il GSE </w:t>
      </w:r>
      <w:r w:rsidRPr="6F329B44">
        <w:rPr>
          <w:rFonts w:eastAsia="Aptos" w:cstheme="minorBidi"/>
          <w:sz w:val="22"/>
          <w:szCs w:val="22"/>
        </w:rPr>
        <w:t>comunica al Soggetto Responsabile</w:t>
      </w:r>
      <w:r w:rsidRPr="39F11227">
        <w:rPr>
          <w:rFonts w:eastAsia="Aptos" w:cstheme="minorBidi"/>
          <w:sz w:val="22"/>
          <w:szCs w:val="22"/>
        </w:rPr>
        <w:t xml:space="preserve"> il preavviso di rigetto, concedendo un termine di 10 giorni per presentare le proprie osservazioni, eventualmente corredate da documenti. La comunicazione del preavviso di rigetto sospende i termini di conclusione del procedimento, che ricominciano a decorrere dieci giorni dopo la presentazione delle osservazioni o, in mancanza delle stesse, dalla scadenza del termine di dieci</w:t>
      </w:r>
      <w:r w:rsidR="46E8F8E1" w:rsidRPr="6F329B44">
        <w:rPr>
          <w:rFonts w:eastAsia="Aptos" w:cstheme="minorBidi"/>
          <w:sz w:val="22"/>
          <w:szCs w:val="22"/>
        </w:rPr>
        <w:t xml:space="preserve"> </w:t>
      </w:r>
      <w:r w:rsidR="46E8F8E1" w:rsidRPr="0FFCC523">
        <w:rPr>
          <w:rFonts w:eastAsia="Aptos" w:cstheme="minorBidi"/>
          <w:sz w:val="22"/>
          <w:szCs w:val="22"/>
        </w:rPr>
        <w:t xml:space="preserve">giorni per la presentazione delle osservazioni medesime. Nel caso in cui le osservazioni inviate </w:t>
      </w:r>
      <w:r w:rsidR="46E8F8E1" w:rsidRPr="6CAE6674">
        <w:rPr>
          <w:rFonts w:eastAsia="Aptos" w:cstheme="minorBidi"/>
          <w:sz w:val="22"/>
          <w:szCs w:val="22"/>
        </w:rPr>
        <w:t>consentano</w:t>
      </w:r>
      <w:r w:rsidR="46E8F8E1" w:rsidRPr="0FFCC523">
        <w:rPr>
          <w:rFonts w:eastAsia="Aptos" w:cstheme="minorBidi"/>
          <w:sz w:val="22"/>
          <w:szCs w:val="22"/>
        </w:rPr>
        <w:t xml:space="preserve"> di sanare i motivi ostativi, il GSE </w:t>
      </w:r>
      <w:r w:rsidR="46E8F8E1" w:rsidRPr="6660C14A">
        <w:rPr>
          <w:rFonts w:eastAsia="Aptos" w:cstheme="minorBidi"/>
          <w:sz w:val="22"/>
          <w:szCs w:val="22"/>
        </w:rPr>
        <w:t>adotta</w:t>
      </w:r>
      <w:r w:rsidR="46E8F8E1" w:rsidRPr="0FFCC523">
        <w:rPr>
          <w:rFonts w:eastAsia="Aptos" w:cstheme="minorBidi"/>
          <w:sz w:val="22"/>
          <w:szCs w:val="22"/>
        </w:rPr>
        <w:t xml:space="preserve"> il provvedimento di accoglimento</w:t>
      </w:r>
      <w:r w:rsidR="46E8F8E1" w:rsidRPr="6660C14A">
        <w:rPr>
          <w:rFonts w:eastAsia="Aptos" w:cstheme="minorBidi"/>
          <w:sz w:val="22"/>
          <w:szCs w:val="22"/>
        </w:rPr>
        <w:t xml:space="preserve"> della richiesta;</w:t>
      </w:r>
    </w:p>
    <w:p w14:paraId="06AB73CB" w14:textId="7026CE22" w:rsidR="46E8F8E1" w:rsidRDefault="46E8F8E1" w:rsidP="6660C14A">
      <w:pPr>
        <w:pStyle w:val="Paragrafoelenco"/>
        <w:numPr>
          <w:ilvl w:val="0"/>
          <w:numId w:val="211"/>
        </w:numPr>
        <w:spacing w:line="276" w:lineRule="auto"/>
        <w:jc w:val="both"/>
        <w:rPr>
          <w:rFonts w:eastAsia="Aptos" w:cstheme="minorBidi"/>
          <w:sz w:val="22"/>
          <w:szCs w:val="22"/>
        </w:rPr>
      </w:pPr>
      <w:r w:rsidRPr="6660C14A">
        <w:rPr>
          <w:rFonts w:eastAsia="Aptos" w:cstheme="minorBidi"/>
          <w:sz w:val="22"/>
          <w:szCs w:val="22"/>
        </w:rPr>
        <w:t>il diniego della richiesta. In tal caso</w:t>
      </w:r>
      <w:r w:rsidRPr="599EB4A5">
        <w:rPr>
          <w:rFonts w:eastAsia="Aptos" w:cstheme="minorBidi"/>
          <w:sz w:val="22"/>
          <w:szCs w:val="22"/>
        </w:rPr>
        <w:t>, con</w:t>
      </w:r>
      <w:r w:rsidRPr="6660C14A">
        <w:rPr>
          <w:rFonts w:eastAsia="Aptos" w:cstheme="minorBidi"/>
          <w:sz w:val="22"/>
          <w:szCs w:val="22"/>
        </w:rPr>
        <w:t xml:space="preserve"> </w:t>
      </w:r>
      <w:r w:rsidRPr="33DA2484">
        <w:rPr>
          <w:rFonts w:eastAsia="Aptos" w:cstheme="minorBidi"/>
          <w:sz w:val="22"/>
          <w:szCs w:val="22"/>
        </w:rPr>
        <w:t>il</w:t>
      </w:r>
      <w:r w:rsidRPr="6660C14A">
        <w:rPr>
          <w:rFonts w:eastAsia="Aptos" w:cstheme="minorBidi"/>
          <w:sz w:val="22"/>
          <w:szCs w:val="22"/>
        </w:rPr>
        <w:t xml:space="preserve"> provvedimento </w:t>
      </w:r>
      <w:r w:rsidRPr="599EB4A5">
        <w:rPr>
          <w:rFonts w:eastAsia="Aptos" w:cstheme="minorBidi"/>
          <w:sz w:val="22"/>
          <w:szCs w:val="22"/>
        </w:rPr>
        <w:t>di rigetto, il</w:t>
      </w:r>
      <w:r w:rsidRPr="6660C14A">
        <w:rPr>
          <w:rFonts w:eastAsia="Aptos" w:cstheme="minorBidi"/>
          <w:sz w:val="22"/>
          <w:szCs w:val="22"/>
        </w:rPr>
        <w:t xml:space="preserve"> GSE indicherà anche le </w:t>
      </w:r>
      <w:r w:rsidRPr="7DD99DEE">
        <w:rPr>
          <w:rFonts w:eastAsia="Aptos" w:cstheme="minorBidi"/>
          <w:sz w:val="22"/>
          <w:szCs w:val="22"/>
        </w:rPr>
        <w:t xml:space="preserve">eventuali </w:t>
      </w:r>
      <w:r w:rsidRPr="6660C14A">
        <w:rPr>
          <w:rFonts w:eastAsia="Aptos" w:cstheme="minorBidi"/>
          <w:sz w:val="22"/>
          <w:szCs w:val="22"/>
        </w:rPr>
        <w:t>motivazioni del mancato accoglimento delle osservazioni al preavviso di rigetto</w:t>
      </w:r>
      <w:r w:rsidRPr="7DD99DEE">
        <w:rPr>
          <w:rFonts w:eastAsia="Aptos" w:cstheme="minorBidi"/>
          <w:sz w:val="22"/>
          <w:szCs w:val="22"/>
        </w:rPr>
        <w:t>.</w:t>
      </w:r>
    </w:p>
    <w:p w14:paraId="5EBC2305" w14:textId="40F5FB16" w:rsidR="009951F9" w:rsidRDefault="006D5C42" w:rsidP="1FA36621">
      <w:pPr>
        <w:spacing w:line="276" w:lineRule="auto"/>
        <w:contextualSpacing/>
        <w:jc w:val="both"/>
        <w:rPr>
          <w:rFonts w:eastAsia="Aptos" w:cstheme="minorBidi"/>
          <w:sz w:val="22"/>
          <w:szCs w:val="22"/>
        </w:rPr>
      </w:pPr>
      <w:ins w:id="33104" w:author="Visone Rossana (GSE)" w:date="2025-09-22T12:20:00Z" w16du:dateUtc="2025-09-22T10:20:00Z">
        <w:r w:rsidRPr="29867BFD">
          <w:rPr>
            <w:rFonts w:eastAsia="Aptos" w:cstheme="minorBidi"/>
            <w:sz w:val="22"/>
            <w:szCs w:val="22"/>
          </w:rPr>
          <w:t xml:space="preserve"> </w:t>
        </w:r>
      </w:ins>
    </w:p>
    <w:p w14:paraId="5E1CA280" w14:textId="62FE4E17" w:rsidR="5CDA4239" w:rsidRDefault="5CDA4239" w:rsidP="0FA3E8BE">
      <w:pPr>
        <w:spacing w:line="276" w:lineRule="auto"/>
        <w:contextualSpacing/>
        <w:jc w:val="both"/>
        <w:rPr>
          <w:rFonts w:eastAsia="Aptos" w:cstheme="minorBidi"/>
          <w:sz w:val="22"/>
          <w:szCs w:val="22"/>
        </w:rPr>
      </w:pPr>
      <w:r w:rsidRPr="0FA3E8BE">
        <w:rPr>
          <w:rFonts w:eastAsia="Aptos" w:cstheme="minorBidi"/>
          <w:sz w:val="22"/>
          <w:szCs w:val="22"/>
        </w:rPr>
        <w:t xml:space="preserve">Il GSE conclude l’istruttoria entro </w:t>
      </w:r>
      <w:r w:rsidRPr="179EA924">
        <w:rPr>
          <w:rFonts w:eastAsia="Aptos" w:cstheme="minorBidi"/>
          <w:sz w:val="22"/>
          <w:szCs w:val="22"/>
        </w:rPr>
        <w:t>il termine</w:t>
      </w:r>
      <w:r w:rsidRPr="0FA3E8BE">
        <w:rPr>
          <w:rFonts w:eastAsia="Aptos" w:cstheme="minorBidi"/>
          <w:sz w:val="22"/>
          <w:szCs w:val="22"/>
        </w:rPr>
        <w:t xml:space="preserve"> di </w:t>
      </w:r>
      <w:r w:rsidRPr="731B5810">
        <w:rPr>
          <w:rFonts w:eastAsia="Aptos" w:cstheme="minorBidi"/>
          <w:sz w:val="22"/>
          <w:szCs w:val="22"/>
          <w:highlight w:val="cyan"/>
        </w:rPr>
        <w:t>XX</w:t>
      </w:r>
      <w:r w:rsidRPr="731B5810">
        <w:rPr>
          <w:rFonts w:eastAsia="Aptos" w:cstheme="minorBidi"/>
          <w:sz w:val="22"/>
          <w:szCs w:val="22"/>
        </w:rPr>
        <w:t xml:space="preserve"> giorni</w:t>
      </w:r>
      <w:r w:rsidRPr="0FA3E8BE">
        <w:rPr>
          <w:rFonts w:eastAsia="Aptos" w:cstheme="minorBidi"/>
          <w:sz w:val="22"/>
          <w:szCs w:val="22"/>
        </w:rPr>
        <w:t xml:space="preserve">, al netto dei tempi imputabili al Soggetto </w:t>
      </w:r>
      <w:r w:rsidRPr="051B200E">
        <w:rPr>
          <w:rFonts w:eastAsia="Aptos" w:cstheme="minorBidi"/>
          <w:sz w:val="22"/>
          <w:szCs w:val="22"/>
        </w:rPr>
        <w:t>Responsabile (</w:t>
      </w:r>
      <w:r w:rsidRPr="0FA3E8BE">
        <w:rPr>
          <w:rFonts w:eastAsia="Aptos" w:cstheme="minorBidi"/>
          <w:sz w:val="22"/>
          <w:szCs w:val="22"/>
        </w:rPr>
        <w:t>in caso, ad esempio, di richiesta di integrazioni o di invio del preavviso di rigetto</w:t>
      </w:r>
      <w:r w:rsidRPr="051B200E">
        <w:rPr>
          <w:rFonts w:eastAsia="Aptos" w:cstheme="minorBidi"/>
          <w:sz w:val="22"/>
          <w:szCs w:val="22"/>
        </w:rPr>
        <w:t>)</w:t>
      </w:r>
      <w:r w:rsidRPr="0FA3E8BE">
        <w:rPr>
          <w:rFonts w:eastAsia="Aptos" w:cstheme="minorBidi"/>
          <w:sz w:val="22"/>
          <w:szCs w:val="22"/>
        </w:rPr>
        <w:t xml:space="preserve"> o ad altri soggetti interpellati dal GSE, in applicazione della Legge 241 del 1990. L’eventuale ritardo del GSE non integra un’ipotesi di </w:t>
      </w:r>
      <w:r w:rsidRPr="051B200E">
        <w:rPr>
          <w:rFonts w:eastAsia="Aptos" w:cstheme="minorBidi"/>
          <w:sz w:val="22"/>
          <w:szCs w:val="22"/>
        </w:rPr>
        <w:t>silenzio assenso</w:t>
      </w:r>
      <w:r w:rsidRPr="0FA3E8BE">
        <w:rPr>
          <w:rFonts w:eastAsia="Aptos" w:cstheme="minorBidi"/>
          <w:sz w:val="22"/>
          <w:szCs w:val="22"/>
        </w:rPr>
        <w:t>, in quanto il procedimento si conclude con provvedimento espresso</w:t>
      </w:r>
    </w:p>
    <w:p w14:paraId="309D84B0" w14:textId="77777777" w:rsidR="007E33C4" w:rsidRDefault="007E33C4">
      <w:pPr>
        <w:spacing w:line="276" w:lineRule="auto"/>
        <w:contextualSpacing/>
        <w:jc w:val="both"/>
        <w:rPr>
          <w:ins w:id="33105" w:author="Visone Rossana (GSE)" w:date="2025-09-16T18:24:00Z" w16du:dateUtc="2025-09-16T16:24:00Z"/>
          <w:rFonts w:eastAsia="Aptos" w:cstheme="minorHAnsi"/>
          <w:b/>
          <w:kern w:val="2"/>
          <w:sz w:val="22"/>
          <w:szCs w:val="22"/>
          <w14:ligatures w14:val="standardContextual"/>
        </w:rPr>
      </w:pPr>
    </w:p>
    <w:p w14:paraId="2C7BE3B2" w14:textId="45F8FF40" w:rsidR="00063EA1" w:rsidRDefault="00063EA1" w:rsidP="2A30F30F">
      <w:pPr>
        <w:spacing w:line="276" w:lineRule="auto"/>
        <w:contextualSpacing/>
        <w:jc w:val="both"/>
        <w:rPr>
          <w:ins w:id="33106" w:author="Visone Rossana (GSE)" w:date="2025-09-22T15:37:00Z" w16du:dateUtc="2025-09-22T13:37:00Z"/>
          <w:rFonts w:eastAsia="Aptos" w:cstheme="minorBidi"/>
          <w:b/>
          <w:bCs/>
          <w:kern w:val="2"/>
          <w:sz w:val="22"/>
          <w:szCs w:val="22"/>
          <w14:ligatures w14:val="standardContextual"/>
        </w:rPr>
      </w:pPr>
      <w:ins w:id="33107" w:author="Visone Rossana (GSE)" w:date="2025-09-16T18:24:00Z" w16du:dateUtc="2025-09-16T16:24:00Z">
        <w:r w:rsidRPr="4C6D8011">
          <w:rPr>
            <w:rFonts w:eastAsia="Aptos" w:cstheme="minorBidi"/>
            <w:b/>
            <w:sz w:val="22"/>
            <w:szCs w:val="22"/>
          </w:rPr>
          <w:t>Fase 2</w:t>
        </w:r>
      </w:ins>
      <w:ins w:id="33108" w:author="Visone Rossana (GSE)" w:date="2025-09-16T18:47:00Z" w16du:dateUtc="2025-09-16T16:47:00Z">
        <w:r w:rsidR="4F525C81" w:rsidRPr="4C6D8011">
          <w:rPr>
            <w:rFonts w:eastAsia="Aptos" w:cstheme="minorBidi"/>
            <w:b/>
            <w:sz w:val="22"/>
            <w:szCs w:val="22"/>
          </w:rPr>
          <w:t xml:space="preserve"> </w:t>
        </w:r>
      </w:ins>
      <w:ins w:id="33109" w:author="Visone Rossana (GSE)" w:date="2025-09-16T18:52:00Z" w16du:dateUtc="2025-09-16T16:52:00Z">
        <w:r w:rsidR="45C5C72D" w:rsidRPr="4C6D8011">
          <w:rPr>
            <w:rFonts w:eastAsia="Aptos" w:cstheme="minorBidi"/>
            <w:b/>
            <w:sz w:val="22"/>
            <w:szCs w:val="22"/>
          </w:rPr>
          <w:t>–</w:t>
        </w:r>
      </w:ins>
      <w:ins w:id="33110" w:author="Visone Rossana (GSE)" w:date="2025-09-16T18:47:00Z" w16du:dateUtc="2025-09-16T16:47:00Z">
        <w:r w:rsidR="4F525C81" w:rsidRPr="4C6D8011">
          <w:rPr>
            <w:rFonts w:eastAsia="Aptos" w:cstheme="minorBidi"/>
            <w:b/>
            <w:sz w:val="22"/>
            <w:szCs w:val="22"/>
          </w:rPr>
          <w:t xml:space="preserve"> </w:t>
        </w:r>
      </w:ins>
      <w:ins w:id="33111" w:author="Visone Rossana (GSE)" w:date="2025-09-16T18:52:00Z" w16du:dateUtc="2025-09-16T16:52:00Z">
        <w:r w:rsidR="45C5C72D" w:rsidRPr="4C6D8011">
          <w:rPr>
            <w:rFonts w:eastAsia="Aptos" w:cstheme="minorBidi"/>
            <w:b/>
            <w:sz w:val="22"/>
            <w:szCs w:val="22"/>
          </w:rPr>
          <w:t xml:space="preserve">invio della DE </w:t>
        </w:r>
      </w:ins>
    </w:p>
    <w:p w14:paraId="26A35027" w14:textId="77777777" w:rsidR="0051441B" w:rsidRDefault="0051441B">
      <w:pPr>
        <w:spacing w:line="276" w:lineRule="auto"/>
        <w:contextualSpacing/>
        <w:jc w:val="both"/>
        <w:rPr>
          <w:ins w:id="33112" w:author="Visone Rossana (GSE)" w:date="2025-09-22T15:37:00Z" w16du:dateUtc="2025-09-22T13:37:00Z"/>
          <w:rFonts w:eastAsia="Aptos" w:cstheme="minorHAnsi"/>
          <w:b/>
          <w:kern w:val="2"/>
          <w:sz w:val="22"/>
          <w:szCs w:val="22"/>
          <w14:ligatures w14:val="standardContextual"/>
        </w:rPr>
      </w:pPr>
    </w:p>
    <w:p w14:paraId="3D240422" w14:textId="5F6AB16E" w:rsidR="009E2A75" w:rsidRDefault="124B4C72" w:rsidP="2A30F30F">
      <w:pPr>
        <w:spacing w:line="276" w:lineRule="auto"/>
        <w:contextualSpacing/>
        <w:jc w:val="both"/>
        <w:rPr>
          <w:ins w:id="33113" w:author="Visone Rossana (GSE)" w:date="2025-09-22T15:45:00Z" w16du:dateUtc="2025-09-22T13:45:00Z"/>
          <w:rFonts w:eastAsia="Aptos" w:cstheme="minorBidi"/>
          <w:kern w:val="2"/>
          <w:sz w:val="22"/>
          <w:szCs w:val="22"/>
          <w14:ligatures w14:val="standardContextual"/>
        </w:rPr>
      </w:pPr>
      <w:ins w:id="33114" w:author="Visone Rossana (GSE)" w:date="2025-09-22T15:51:00Z" w16du:dateUtc="2025-09-22T13:51:00Z">
        <w:r w:rsidRPr="4C6D8011">
          <w:rPr>
            <w:rFonts w:eastAsia="Aptos" w:cstheme="minorBidi"/>
            <w:b/>
            <w:sz w:val="22"/>
            <w:szCs w:val="22"/>
            <w:rPrChange w:id="33115" w:author="Visone Rossana (GSE)" w:date="2025-09-22T16:56:00Z" w16du:dateUtc="2025-09-22T14:56:00Z">
              <w:rPr>
                <w:rFonts w:eastAsia="Aptos" w:cstheme="minorBidi"/>
                <w:sz w:val="22"/>
                <w:szCs w:val="22"/>
              </w:rPr>
            </w:rPrChange>
          </w:rPr>
          <w:t>E</w:t>
        </w:r>
      </w:ins>
      <w:ins w:id="33116" w:author="Visone Rossana (GSE)" w:date="2025-09-22T15:37:00Z" w16du:dateUtc="2025-09-22T13:37:00Z">
        <w:r w:rsidR="0051441B" w:rsidRPr="4C6D8011">
          <w:rPr>
            <w:rFonts w:eastAsia="Aptos" w:cstheme="minorBidi"/>
            <w:b/>
            <w:sz w:val="22"/>
            <w:szCs w:val="22"/>
          </w:rPr>
          <w:t>ntro 12 mes</w:t>
        </w:r>
      </w:ins>
      <w:ins w:id="33117" w:author="Visone Rossana (GSE)" w:date="2025-09-22T15:38:00Z" w16du:dateUtc="2025-09-22T13:38:00Z">
        <w:r w:rsidR="0051441B" w:rsidRPr="4C6D8011">
          <w:rPr>
            <w:rFonts w:eastAsia="Aptos" w:cstheme="minorBidi"/>
            <w:b/>
            <w:sz w:val="22"/>
            <w:szCs w:val="22"/>
          </w:rPr>
          <w:t xml:space="preserve">i dalla data di accettazione </w:t>
        </w:r>
        <w:r w:rsidR="0051441B" w:rsidRPr="4C6D8011">
          <w:rPr>
            <w:rFonts w:eastAsia="Aptos" w:cstheme="minorBidi"/>
            <w:sz w:val="22"/>
            <w:szCs w:val="22"/>
            <w:rPrChange w:id="33118" w:author="Visone Rossana (GSE)" w:date="2025-09-22T15:38:00Z" w16du:dateUtc="2025-09-22T13:38:00Z">
              <w:rPr>
                <w:rFonts w:eastAsia="Aptos" w:cstheme="minorBidi"/>
                <w:b/>
                <w:bCs/>
                <w:sz w:val="22"/>
                <w:szCs w:val="22"/>
              </w:rPr>
            </w:rPrChange>
          </w:rPr>
          <w:t>della richiesta del contributo anticipato comunicata dal GSE,</w:t>
        </w:r>
      </w:ins>
      <w:ins w:id="33119" w:author="Visone Rossana (GSE)" w:date="2025-09-22T15:53:00Z" w16du:dateUtc="2025-09-22T13:53:00Z">
        <w:r w:rsidR="17FE009F" w:rsidRPr="4C6D8011">
          <w:rPr>
            <w:rFonts w:eastAsia="Aptos" w:cstheme="minorBidi"/>
            <w:sz w:val="22"/>
            <w:szCs w:val="22"/>
          </w:rPr>
          <w:t xml:space="preserve"> </w:t>
        </w:r>
      </w:ins>
      <w:ins w:id="33120" w:author="Visone Rossana (GSE)" w:date="2025-09-22T16:06:00Z" w16du:dateUtc="2025-09-22T14:06:00Z">
        <w:r w:rsidR="532128D7" w:rsidRPr="4C6D8011">
          <w:rPr>
            <w:rFonts w:eastAsia="Aptos" w:cstheme="minorBidi"/>
            <w:b/>
            <w:sz w:val="22"/>
            <w:szCs w:val="22"/>
            <w:rPrChange w:id="33121" w:author="Visone Rossana (GSE)" w:date="2025-09-22T16:56:00Z" w16du:dateUtc="2025-09-22T14:56:00Z">
              <w:rPr>
                <w:rFonts w:eastAsia="Aptos" w:cstheme="minorBidi"/>
                <w:sz w:val="22"/>
                <w:szCs w:val="22"/>
              </w:rPr>
            </w:rPrChange>
          </w:rPr>
          <w:t xml:space="preserve">pena la </w:t>
        </w:r>
      </w:ins>
      <w:ins w:id="33122" w:author="Visone Rossana (GSE)" w:date="2025-09-22T16:05:00Z" w16du:dateUtc="2025-09-22T14:05:00Z">
        <w:r w:rsidR="532128D7" w:rsidRPr="4C6D8011">
          <w:rPr>
            <w:rFonts w:eastAsia="Aptos" w:cstheme="minorBidi"/>
            <w:b/>
            <w:sz w:val="22"/>
            <w:szCs w:val="22"/>
            <w:rPrChange w:id="33123" w:author="Visone Rossana (GSE)" w:date="2025-09-22T16:56:00Z" w16du:dateUtc="2025-09-22T14:56:00Z">
              <w:rPr>
                <w:rFonts w:eastAsia="Aptos" w:cstheme="minorBidi"/>
                <w:sz w:val="22"/>
                <w:szCs w:val="22"/>
              </w:rPr>
            </w:rPrChange>
          </w:rPr>
          <w:t>decadenza dal diritto del contributo e il recupero delle somme erogate in acconto</w:t>
        </w:r>
      </w:ins>
      <w:ins w:id="33124" w:author="Visone Rossana (GSE)" w:date="2025-09-22T16:06:00Z" w16du:dateUtc="2025-09-22T14:06:00Z">
        <w:r w:rsidR="532128D7" w:rsidRPr="4C6D8011">
          <w:rPr>
            <w:rFonts w:eastAsia="Aptos" w:cstheme="minorBidi"/>
            <w:b/>
            <w:sz w:val="22"/>
            <w:szCs w:val="22"/>
            <w:rPrChange w:id="33125" w:author="Visone Rossana (GSE)" w:date="2025-09-22T16:56:00Z" w16du:dateUtc="2025-09-22T14:56:00Z">
              <w:rPr>
                <w:rFonts w:eastAsia="Aptos" w:cstheme="minorBidi"/>
                <w:sz w:val="22"/>
                <w:szCs w:val="22"/>
              </w:rPr>
            </w:rPrChange>
          </w:rPr>
          <w:t xml:space="preserve"> </w:t>
        </w:r>
        <w:r w:rsidR="532128D7" w:rsidRPr="4C6D8011">
          <w:rPr>
            <w:rFonts w:eastAsia="Aptos" w:cstheme="minorBidi"/>
            <w:sz w:val="22"/>
            <w:szCs w:val="22"/>
          </w:rPr>
          <w:t>ai sensi dell’art. 15, comma 9, del Decreto,</w:t>
        </w:r>
      </w:ins>
      <w:ins w:id="33126" w:author="Visone Rossana (GSE)" w:date="2025-09-22T16:05:00Z" w16du:dateUtc="2025-09-22T14:05:00Z">
        <w:r w:rsidR="532128D7" w:rsidRPr="4C6D8011">
          <w:rPr>
            <w:rFonts w:eastAsia="Aptos" w:cstheme="minorBidi"/>
            <w:sz w:val="22"/>
            <w:szCs w:val="22"/>
          </w:rPr>
          <w:t xml:space="preserve"> </w:t>
        </w:r>
      </w:ins>
      <w:ins w:id="33127" w:author="Visone Rossana (GSE)" w:date="2025-09-22T15:44:00Z" w16du:dateUtc="2025-09-22T13:44:00Z">
        <w:r w:rsidRPr="4C6D8011">
          <w:rPr>
            <w:rFonts w:eastAsia="Aptos" w:cstheme="minorBidi"/>
            <w:sz w:val="22"/>
            <w:szCs w:val="22"/>
          </w:rPr>
          <w:t xml:space="preserve">la PA – in qualità di </w:t>
        </w:r>
      </w:ins>
      <w:ins w:id="33128" w:author="Visone Rossana (GSE)" w:date="2025-09-22T15:38:00Z" w16du:dateUtc="2025-09-22T13:38:00Z">
        <w:r w:rsidR="0051441B" w:rsidRPr="4C6D8011">
          <w:rPr>
            <w:rFonts w:eastAsia="Aptos" w:cstheme="minorBidi"/>
            <w:sz w:val="22"/>
            <w:szCs w:val="22"/>
          </w:rPr>
          <w:t>Soggetto Responsabile</w:t>
        </w:r>
      </w:ins>
      <w:ins w:id="33129" w:author="Visone Rossana (GSE)" w:date="2025-09-22T15:44:00Z" w16du:dateUtc="2025-09-22T13:44:00Z">
        <w:r w:rsidRPr="4C6D8011">
          <w:rPr>
            <w:rFonts w:eastAsia="Aptos" w:cstheme="minorBidi"/>
            <w:sz w:val="22"/>
            <w:szCs w:val="22"/>
          </w:rPr>
          <w:t>, accedendo tramite il Portaltermico e con il codice identificato richiesta associat</w:t>
        </w:r>
      </w:ins>
      <w:ins w:id="33130" w:author="Visone Rossana (GSE)" w:date="2025-09-22T15:45:00Z" w16du:dateUtc="2025-09-22T13:45:00Z">
        <w:r w:rsidRPr="4C6D8011">
          <w:rPr>
            <w:rFonts w:eastAsia="Aptos" w:cstheme="minorBidi"/>
            <w:sz w:val="22"/>
            <w:szCs w:val="22"/>
          </w:rPr>
          <w:t>o</w:t>
        </w:r>
      </w:ins>
      <w:ins w:id="33131" w:author="Visone Rossana (GSE)" w:date="2025-09-22T15:44:00Z" w16du:dateUtc="2025-09-22T13:44:00Z">
        <w:r w:rsidRPr="4C6D8011">
          <w:rPr>
            <w:rFonts w:eastAsia="Aptos" w:cstheme="minorBidi"/>
            <w:sz w:val="22"/>
            <w:szCs w:val="22"/>
          </w:rPr>
          <w:t xml:space="preserve"> all’istanza</w:t>
        </w:r>
      </w:ins>
      <w:ins w:id="33132" w:author="Visone Rossana (GSE)" w:date="2025-09-22T16:57:00Z" w16du:dateUtc="2025-09-22T14:57:00Z">
        <w:r w:rsidR="199C057C" w:rsidRPr="4C6D8011">
          <w:rPr>
            <w:rFonts w:eastAsia="Aptos" w:cstheme="minorBidi"/>
            <w:sz w:val="22"/>
            <w:szCs w:val="22"/>
          </w:rPr>
          <w:t xml:space="preserve"> di RCA</w:t>
        </w:r>
      </w:ins>
      <w:ins w:id="33133" w:author="Visone Rossana (GSE)" w:date="2025-09-22T15:44:00Z" w16du:dateUtc="2025-09-22T13:44:00Z">
        <w:r w:rsidRPr="4C6D8011">
          <w:rPr>
            <w:rFonts w:eastAsia="Aptos" w:cstheme="minorBidi"/>
            <w:sz w:val="22"/>
            <w:szCs w:val="22"/>
          </w:rPr>
          <w:t xml:space="preserve"> </w:t>
        </w:r>
      </w:ins>
      <w:ins w:id="33134" w:author="Visone Rossana (GSE)" w:date="2025-09-22T15:57:00Z" w16du:dateUtc="2025-09-22T13:57:00Z">
        <w:r w:rsidR="17FE009F" w:rsidRPr="4C6D8011">
          <w:rPr>
            <w:rFonts w:eastAsia="Aptos" w:cstheme="minorBidi"/>
            <w:sz w:val="22"/>
            <w:szCs w:val="22"/>
          </w:rPr>
          <w:t>(</w:t>
        </w:r>
      </w:ins>
      <w:ins w:id="33135" w:author="Visone Rossana (GSE)" w:date="2025-09-22T15:44:00Z" w16du:dateUtc="2025-09-22T13:44:00Z">
        <w:r w:rsidRPr="4C6D8011">
          <w:rPr>
            <w:rFonts w:eastAsia="Aptos" w:cstheme="minorBidi"/>
            <w:sz w:val="22"/>
            <w:szCs w:val="22"/>
          </w:rPr>
          <w:t xml:space="preserve">indicato </w:t>
        </w:r>
      </w:ins>
      <w:ins w:id="33136" w:author="Visone Rossana (GSE)" w:date="2025-09-22T15:45:00Z" w16du:dateUtc="2025-09-22T13:45:00Z">
        <w:r w:rsidRPr="4C6D8011">
          <w:rPr>
            <w:rFonts w:eastAsia="Aptos" w:cstheme="minorBidi"/>
            <w:sz w:val="22"/>
            <w:szCs w:val="22"/>
          </w:rPr>
          <w:t>nella</w:t>
        </w:r>
      </w:ins>
      <w:ins w:id="33137" w:author="Visone Rossana (GSE)" w:date="2025-09-22T16:57:00Z" w16du:dateUtc="2025-09-22T14:57:00Z">
        <w:r w:rsidR="199C057C" w:rsidRPr="4C6D8011">
          <w:rPr>
            <w:rFonts w:eastAsia="Aptos" w:cstheme="minorBidi"/>
            <w:sz w:val="22"/>
            <w:szCs w:val="22"/>
          </w:rPr>
          <w:t xml:space="preserve"> precedente</w:t>
        </w:r>
      </w:ins>
      <w:ins w:id="33138" w:author="Visone Rossana (GSE)" w:date="2025-09-22T15:45:00Z" w16du:dateUtc="2025-09-22T13:45:00Z">
        <w:r w:rsidRPr="4C6D8011">
          <w:rPr>
            <w:rFonts w:eastAsia="Aptos" w:cstheme="minorBidi"/>
            <w:sz w:val="22"/>
            <w:szCs w:val="22"/>
          </w:rPr>
          <w:t xml:space="preserve"> fase 1</w:t>
        </w:r>
      </w:ins>
      <w:ins w:id="33139" w:author="Visone Rossana (GSE)" w:date="2025-09-22T15:57:00Z" w16du:dateUtc="2025-09-22T13:57:00Z">
        <w:r w:rsidR="17FE009F" w:rsidRPr="4C6D8011">
          <w:rPr>
            <w:rFonts w:eastAsia="Aptos" w:cstheme="minorBidi"/>
            <w:sz w:val="22"/>
            <w:szCs w:val="22"/>
          </w:rPr>
          <w:t>)</w:t>
        </w:r>
      </w:ins>
      <w:ins w:id="33140" w:author="Visone Rossana (GSE)" w:date="2025-09-22T15:44:00Z" w16du:dateUtc="2025-09-22T13:44:00Z">
        <w:r w:rsidRPr="4C6D8011">
          <w:rPr>
            <w:rFonts w:eastAsia="Aptos" w:cstheme="minorBidi"/>
            <w:sz w:val="22"/>
            <w:szCs w:val="22"/>
          </w:rPr>
          <w:t>, dovrà trasmettere</w:t>
        </w:r>
      </w:ins>
      <w:ins w:id="33141" w:author="Visone Rossana (GSE)" w:date="2025-09-22T15:45:00Z" w16du:dateUtc="2025-09-22T13:45:00Z">
        <w:r w:rsidRPr="4C6D8011">
          <w:rPr>
            <w:rFonts w:eastAsia="Aptos" w:cstheme="minorBidi"/>
            <w:sz w:val="22"/>
            <w:szCs w:val="22"/>
          </w:rPr>
          <w:t>:</w:t>
        </w:r>
      </w:ins>
    </w:p>
    <w:p w14:paraId="0EEC2DF4" w14:textId="43563526" w:rsidR="009E2A75" w:rsidRDefault="124B4C72">
      <w:pPr>
        <w:pStyle w:val="Paragrafoelenco"/>
        <w:numPr>
          <w:ilvl w:val="0"/>
          <w:numId w:val="135"/>
        </w:numPr>
        <w:spacing w:line="276" w:lineRule="auto"/>
        <w:jc w:val="both"/>
        <w:rPr>
          <w:ins w:id="33142" w:author="Visone Rossana (GSE)" w:date="2025-09-22T15:46:00Z" w16du:dateUtc="2025-09-22T13:46:00Z"/>
          <w:rFonts w:eastAsia="Aptos" w:cstheme="minorBidi"/>
          <w:kern w:val="2"/>
          <w:sz w:val="22"/>
          <w:szCs w:val="22"/>
          <w14:ligatures w14:val="standardContextual"/>
        </w:rPr>
        <w:pPrChange w:id="33143" w:author="Visone Rossana (GSE)" w:date="2025-09-22T16:20:00Z" w16du:dateUtc="2025-09-22T14:20:00Z">
          <w:pPr>
            <w:pStyle w:val="Paragrafoelenco"/>
            <w:numPr>
              <w:numId w:val="55"/>
            </w:numPr>
            <w:spacing w:line="276" w:lineRule="auto"/>
            <w:ind w:hanging="360"/>
            <w:jc w:val="both"/>
          </w:pPr>
        </w:pPrChange>
      </w:pPr>
      <w:ins w:id="33144" w:author="Visone Rossana (GSE)" w:date="2025-09-22T15:45:00Z" w16du:dateUtc="2025-09-22T13:45:00Z">
        <w:r w:rsidRPr="4C6D8011">
          <w:rPr>
            <w:rFonts w:eastAsia="Aptos" w:cstheme="minorBidi"/>
            <w:sz w:val="22"/>
            <w:szCs w:val="22"/>
          </w:rPr>
          <w:t>la diagnosi energetica</w:t>
        </w:r>
      </w:ins>
      <w:ins w:id="33145" w:author="Visone Rossana (GSE)" w:date="2025-09-22T16:02:00Z" w16du:dateUtc="2025-09-22T14:02:00Z">
        <w:r w:rsidR="17FE009F" w:rsidRPr="4C6D8011">
          <w:rPr>
            <w:rFonts w:eastAsia="Aptos" w:cstheme="minorBidi"/>
            <w:sz w:val="22"/>
            <w:szCs w:val="22"/>
          </w:rPr>
          <w:t>, redatta in conformità ai requisiti precedentemente richiamati</w:t>
        </w:r>
      </w:ins>
      <w:ins w:id="33146" w:author="Visone Rossana (GSE)" w:date="2025-09-22T17:06:00Z" w16du:dateUtc="2025-09-22T15:06:00Z">
        <w:r w:rsidR="3FF73F58" w:rsidRPr="4C6D8011">
          <w:rPr>
            <w:rFonts w:eastAsia="Aptos" w:cstheme="minorBidi"/>
            <w:sz w:val="22"/>
            <w:szCs w:val="22"/>
          </w:rPr>
          <w:t xml:space="preserve">, </w:t>
        </w:r>
      </w:ins>
      <w:ins w:id="33147" w:author="Visone Rossana (GSE)" w:date="2025-09-22T16:16:00Z" w16du:dateUtc="2025-09-22T14:16:00Z">
        <w:r w:rsidR="1C69835A" w:rsidRPr="4C6D8011">
          <w:rPr>
            <w:rFonts w:eastAsia="Aptos" w:cstheme="minorBidi"/>
            <w:sz w:val="22"/>
            <w:szCs w:val="22"/>
          </w:rPr>
          <w:t>con data di redazione antecedente</w:t>
        </w:r>
      </w:ins>
      <w:ins w:id="33148" w:author="Visone Rossana (GSE)" w:date="2025-09-22T16:02:00Z" w16du:dateUtc="2025-09-22T14:02:00Z">
        <w:r w:rsidR="17FE009F" w:rsidRPr="4C6D8011">
          <w:rPr>
            <w:rFonts w:eastAsia="Aptos" w:cstheme="minorBidi"/>
            <w:sz w:val="22"/>
            <w:szCs w:val="22"/>
          </w:rPr>
          <w:t xml:space="preserve"> </w:t>
        </w:r>
      </w:ins>
      <w:ins w:id="33149" w:author="Visone Rossana (GSE)" w:date="2025-09-22T16:16:00Z" w16du:dateUtc="2025-09-22T14:16:00Z">
        <w:r w:rsidR="1C69835A" w:rsidRPr="4C6D8011">
          <w:rPr>
            <w:rFonts w:eastAsia="Aptos" w:cstheme="minorBidi"/>
            <w:sz w:val="22"/>
            <w:szCs w:val="22"/>
          </w:rPr>
          <w:t>d</w:t>
        </w:r>
      </w:ins>
      <w:ins w:id="33150" w:author="Visone Rossana (GSE)" w:date="2025-09-22T16:02:00Z" w16du:dateUtc="2025-09-22T14:02:00Z">
        <w:r w:rsidR="17FE009F" w:rsidRPr="4C6D8011">
          <w:rPr>
            <w:rFonts w:eastAsia="Aptos" w:cstheme="minorBidi"/>
            <w:sz w:val="22"/>
            <w:szCs w:val="22"/>
          </w:rPr>
          <w:t>i 12 mesi</w:t>
        </w:r>
      </w:ins>
      <w:ins w:id="33151" w:author="Visone Rossana (GSE)" w:date="2025-09-22T17:06:00Z" w16du:dateUtc="2025-09-22T15:06:00Z">
        <w:r w:rsidR="3FF73F58" w:rsidRPr="4C6D8011">
          <w:rPr>
            <w:rFonts w:eastAsia="Aptos" w:cstheme="minorBidi"/>
            <w:sz w:val="22"/>
            <w:szCs w:val="22"/>
          </w:rPr>
          <w:t xml:space="preserve"> e contenente almeno uno degli interventi incentivabili di cui al Titolo II e Titolo III del Decreto</w:t>
        </w:r>
      </w:ins>
      <w:ins w:id="33152" w:author="Visone Rossana (GSE)" w:date="2025-09-22T15:46:00Z" w16du:dateUtc="2025-09-22T13:46:00Z">
        <w:r w:rsidRPr="4C6D8011">
          <w:rPr>
            <w:rFonts w:eastAsia="Aptos" w:cstheme="minorBidi"/>
            <w:sz w:val="22"/>
            <w:szCs w:val="22"/>
          </w:rPr>
          <w:t>;</w:t>
        </w:r>
      </w:ins>
    </w:p>
    <w:p w14:paraId="569C1C00" w14:textId="7A21FBFA" w:rsidR="009E2A75" w:rsidRDefault="009E2A75">
      <w:pPr>
        <w:pStyle w:val="Paragrafoelenco"/>
        <w:numPr>
          <w:ilvl w:val="0"/>
          <w:numId w:val="135"/>
        </w:numPr>
        <w:spacing w:line="276" w:lineRule="auto"/>
        <w:jc w:val="both"/>
        <w:rPr>
          <w:ins w:id="33153" w:author="Visone Rossana (GSE)" w:date="2025-09-22T16:07:00Z" w16du:dateUtc="2025-09-22T14:07:00Z"/>
          <w:rFonts w:eastAsia="Aptos" w:cstheme="minorBidi"/>
          <w:kern w:val="2"/>
          <w:sz w:val="22"/>
          <w:szCs w:val="22"/>
          <w14:ligatures w14:val="standardContextual"/>
        </w:rPr>
        <w:pPrChange w:id="33154" w:author="Visone Rossana (GSE)" w:date="2025-09-22T16:20:00Z" w16du:dateUtc="2025-09-22T14:20:00Z">
          <w:pPr>
            <w:pStyle w:val="Paragrafoelenco"/>
            <w:numPr>
              <w:numId w:val="55"/>
            </w:numPr>
            <w:spacing w:line="276" w:lineRule="auto"/>
            <w:ind w:hanging="360"/>
            <w:jc w:val="both"/>
          </w:pPr>
        </w:pPrChange>
      </w:pPr>
      <w:ins w:id="33155" w:author="Visone Rossana (GSE)" w:date="2025-09-22T15:46:00Z" w16du:dateUtc="2025-09-22T13:46:00Z">
        <w:r w:rsidRPr="4C6D8011">
          <w:rPr>
            <w:rFonts w:eastAsia="Aptos" w:cstheme="minorBidi"/>
            <w:sz w:val="22"/>
            <w:szCs w:val="22"/>
          </w:rPr>
          <w:t>le fatture e i mandati di pagamento attestanti l</w:t>
        </w:r>
      </w:ins>
      <w:ins w:id="33156" w:author="Visone Rossana (GSE)" w:date="2025-09-22T15:48:00Z" w16du:dateUtc="2025-09-22T13:48:00Z">
        <w:r w:rsidRPr="4C6D8011">
          <w:rPr>
            <w:rFonts w:eastAsia="Aptos" w:cstheme="minorBidi"/>
            <w:sz w:val="22"/>
            <w:szCs w:val="22"/>
          </w:rPr>
          <w:t>e</w:t>
        </w:r>
      </w:ins>
      <w:ins w:id="33157" w:author="Visone Rossana (GSE)" w:date="2025-09-22T15:46:00Z" w16du:dateUtc="2025-09-22T13:46:00Z">
        <w:r w:rsidRPr="4C6D8011">
          <w:rPr>
            <w:rFonts w:eastAsia="Aptos" w:cstheme="minorBidi"/>
            <w:sz w:val="22"/>
            <w:szCs w:val="22"/>
          </w:rPr>
          <w:t xml:space="preserve"> spese sostenut</w:t>
        </w:r>
      </w:ins>
      <w:ins w:id="33158" w:author="Visone Rossana (GSE)" w:date="2025-09-22T15:48:00Z" w16du:dateUtc="2025-09-22T13:48:00Z">
        <w:r w:rsidRPr="4C6D8011">
          <w:rPr>
            <w:rFonts w:eastAsia="Aptos" w:cstheme="minorBidi"/>
            <w:sz w:val="22"/>
            <w:szCs w:val="22"/>
          </w:rPr>
          <w:t xml:space="preserve">e dalla Pubblica Amministrazione </w:t>
        </w:r>
      </w:ins>
      <w:ins w:id="33159" w:author="Visone Rossana (GSE)" w:date="2025-09-22T15:46:00Z" w16du:dateUtc="2025-09-22T13:46:00Z">
        <w:r w:rsidRPr="4C6D8011">
          <w:rPr>
            <w:rFonts w:eastAsia="Aptos" w:cstheme="minorBidi"/>
            <w:sz w:val="22"/>
            <w:szCs w:val="22"/>
          </w:rPr>
          <w:t>per la redazione del documento</w:t>
        </w:r>
      </w:ins>
      <w:ins w:id="33160" w:author="Visone Rossana (GSE)" w:date="2025-09-22T16:27:00Z" w16du:dateUtc="2025-09-22T14:27:00Z">
        <w:r w:rsidR="001D2438" w:rsidRPr="4C6D8011">
          <w:rPr>
            <w:rFonts w:eastAsia="Aptos" w:cstheme="minorBidi"/>
            <w:sz w:val="22"/>
            <w:szCs w:val="22"/>
          </w:rPr>
          <w:t xml:space="preserve">, intestate </w:t>
        </w:r>
      </w:ins>
      <w:ins w:id="33161" w:author="Visone Rossana (GSE)" w:date="2025-09-22T16:58:00Z" w16du:dateUtc="2025-09-22T14:58:00Z">
        <w:r w:rsidR="00153E7F" w:rsidRPr="4C6D8011">
          <w:rPr>
            <w:rFonts w:eastAsia="Aptos" w:cstheme="minorBidi"/>
            <w:sz w:val="22"/>
            <w:szCs w:val="22"/>
          </w:rPr>
          <w:t xml:space="preserve">e saldate dalla medesima Pubblica amministrazione </w:t>
        </w:r>
      </w:ins>
      <w:ins w:id="33162" w:author="Visone Rossana (GSE)" w:date="2025-09-22T16:30:00Z" w16du:dateUtc="2025-09-22T14:30:00Z">
        <w:r w:rsidR="001D2438" w:rsidRPr="4C6D8011">
          <w:rPr>
            <w:rFonts w:eastAsia="Aptos" w:cstheme="minorBidi"/>
            <w:sz w:val="22"/>
            <w:szCs w:val="22"/>
          </w:rPr>
          <w:t>e contenenti in causale la dicitura “</w:t>
        </w:r>
        <w:commentRangeStart w:id="33163"/>
        <w:r w:rsidR="001D2438" w:rsidRPr="4C6D8011">
          <w:rPr>
            <w:rFonts w:eastAsia="Aptos" w:cstheme="minorBidi"/>
            <w:sz w:val="22"/>
            <w:szCs w:val="22"/>
            <w:highlight w:val="yellow"/>
            <w:rPrChange w:id="33164" w:author="Visone Rossana (GSE)" w:date="2025-09-22T16:30:00Z" w16du:dateUtc="2025-09-22T14:30:00Z">
              <w:rPr>
                <w:rFonts w:eastAsia="Aptos" w:cstheme="minorHAnsi"/>
                <w:kern w:val="2"/>
                <w:sz w:val="22"/>
                <w:szCs w:val="22"/>
                <w14:ligatures w14:val="standardContextual"/>
              </w:rPr>
            </w:rPrChange>
          </w:rPr>
          <w:t xml:space="preserve">redazione diagnosi </w:t>
        </w:r>
        <w:r w:rsidR="001D2438" w:rsidRPr="4C6D8011">
          <w:rPr>
            <w:rFonts w:eastAsia="Aptos" w:cstheme="minorBidi"/>
            <w:sz w:val="22"/>
            <w:szCs w:val="22"/>
            <w:highlight w:val="yellow"/>
          </w:rPr>
          <w:t>c</w:t>
        </w:r>
        <w:del w:id="33165" w:author="Visone Rossana (GSE)" w:date="2025-09-30T11:56:00Z" w16du:dateUtc="2025-09-30T09:56:00Z">
          <w:r w:rsidR="001D2438" w:rsidRPr="61526854" w:rsidDel="0052185A">
            <w:rPr>
              <w:rFonts w:eastAsia="Aptos" w:cstheme="minorBidi"/>
              <w:sz w:val="22"/>
              <w:szCs w:val="22"/>
              <w:highlight w:val="yellow"/>
            </w:rPr>
            <w:delText>ontributo anticipat</w:delText>
          </w:r>
        </w:del>
        <w:r w:rsidR="001D2438" w:rsidRPr="4C6D8011">
          <w:rPr>
            <w:rFonts w:eastAsia="Aptos" w:cstheme="minorBidi"/>
            <w:sz w:val="22"/>
            <w:szCs w:val="22"/>
            <w:highlight w:val="yellow"/>
          </w:rPr>
          <w:t xml:space="preserve">o </w:t>
        </w:r>
        <w:r w:rsidR="001D2438" w:rsidRPr="4C6D8011">
          <w:rPr>
            <w:rFonts w:eastAsia="Aptos" w:cstheme="minorBidi"/>
            <w:sz w:val="22"/>
            <w:szCs w:val="22"/>
            <w:highlight w:val="yellow"/>
            <w:rPrChange w:id="33166" w:author="Visone Rossana (GSE)" w:date="2025-09-22T16:30:00Z" w16du:dateUtc="2025-09-22T14:30:00Z">
              <w:rPr>
                <w:rFonts w:eastAsia="Aptos" w:cstheme="minorHAnsi"/>
                <w:kern w:val="2"/>
                <w:sz w:val="22"/>
                <w:szCs w:val="22"/>
                <w14:ligatures w14:val="standardContextual"/>
              </w:rPr>
            </w:rPrChange>
          </w:rPr>
          <w:t>DM xx</w:t>
        </w:r>
        <w:r w:rsidR="001D2438" w:rsidRPr="4C6D8011">
          <w:rPr>
            <w:rFonts w:eastAsia="Aptos" w:cstheme="minorBidi"/>
            <w:sz w:val="22"/>
            <w:szCs w:val="22"/>
          </w:rPr>
          <w:t>“</w:t>
        </w:r>
      </w:ins>
      <w:commentRangeEnd w:id="33163"/>
      <w:r w:rsidR="00153E7F" w:rsidRPr="4C6D8011">
        <w:rPr>
          <w:rStyle w:val="Rimandocommento"/>
          <w:rFonts w:eastAsia="Aptos" w:cstheme="minorBidi"/>
          <w:sz w:val="22"/>
          <w:szCs w:val="22"/>
        </w:rPr>
        <w:commentReference w:id="33163"/>
      </w:r>
      <w:ins w:id="33167" w:author="Visone Rossana (GSE)" w:date="2025-09-22T16:07:00Z" w16du:dateUtc="2025-09-22T14:07:00Z">
        <w:r w:rsidR="001411C2" w:rsidRPr="4C6D8011">
          <w:rPr>
            <w:rFonts w:eastAsia="Aptos" w:cstheme="minorBidi"/>
            <w:sz w:val="22"/>
            <w:szCs w:val="22"/>
          </w:rPr>
          <w:t>;</w:t>
        </w:r>
      </w:ins>
    </w:p>
    <w:p w14:paraId="6111C493" w14:textId="36AAD8B6" w:rsidR="001411C2" w:rsidRPr="009E2A75" w:rsidRDefault="532128D7">
      <w:pPr>
        <w:pStyle w:val="Paragrafoelenco"/>
        <w:numPr>
          <w:ilvl w:val="0"/>
          <w:numId w:val="135"/>
        </w:numPr>
        <w:spacing w:line="276" w:lineRule="auto"/>
        <w:jc w:val="both"/>
        <w:rPr>
          <w:ins w:id="33168" w:author="Visone Rossana (GSE)" w:date="2025-09-22T15:45:00Z" w16du:dateUtc="2025-09-22T13:45:00Z"/>
          <w:rFonts w:eastAsia="Aptos" w:cstheme="minorBidi"/>
          <w:kern w:val="2"/>
          <w:sz w:val="22"/>
          <w:szCs w:val="22"/>
          <w14:ligatures w14:val="standardContextual"/>
          <w:rPrChange w:id="33169" w:author="Visone Rossana (GSE)" w:date="2025-09-22T15:45:00Z" w16du:dateUtc="2025-09-22T13:45:00Z">
            <w:rPr>
              <w:ins w:id="33170" w:author="Visone Rossana (GSE)" w:date="2025-09-22T15:45:00Z" w16du:dateUtc="2025-09-22T13:45:00Z"/>
              <w:rFonts w:eastAsia="Aptos"/>
            </w:rPr>
          </w:rPrChange>
        </w:rPr>
        <w:pPrChange w:id="33171" w:author="Visone Rossana (GSE)" w:date="2025-09-22T16:20:00Z" w16du:dateUtc="2025-09-22T14:20:00Z">
          <w:pPr>
            <w:spacing w:line="276" w:lineRule="auto"/>
            <w:contextualSpacing/>
            <w:jc w:val="both"/>
          </w:pPr>
        </w:pPrChange>
      </w:pPr>
      <w:ins w:id="33172" w:author="Visone Rossana (GSE)" w:date="2025-09-22T16:08:00Z" w16du:dateUtc="2025-09-22T14:08:00Z">
        <w:r w:rsidRPr="4C6D8011">
          <w:rPr>
            <w:rFonts w:eastAsia="Aptos" w:cstheme="minorBidi"/>
            <w:sz w:val="22"/>
            <w:szCs w:val="22"/>
          </w:rPr>
          <w:t>l’</w:t>
        </w:r>
      </w:ins>
      <w:ins w:id="33173" w:author="Visone Rossana (GSE)" w:date="2025-09-22T16:07:00Z" w16du:dateUtc="2025-09-22T14:07:00Z">
        <w:r w:rsidRPr="4C6D8011">
          <w:rPr>
            <w:rFonts w:eastAsia="Aptos" w:cstheme="minorBidi"/>
            <w:sz w:val="22"/>
            <w:szCs w:val="22"/>
          </w:rPr>
          <w:t>indicazione</w:t>
        </w:r>
      </w:ins>
      <w:ins w:id="33174" w:author="Visone Rossana (GSE)" w:date="2025-09-22T16:08:00Z" w16du:dateUtc="2025-09-22T14:08:00Z">
        <w:r w:rsidRPr="4C6D8011">
          <w:rPr>
            <w:rFonts w:eastAsia="Aptos" w:cstheme="minorBidi"/>
            <w:sz w:val="22"/>
            <w:szCs w:val="22"/>
          </w:rPr>
          <w:t xml:space="preserve"> dell’effettivo importo complessivo spettante, in </w:t>
        </w:r>
      </w:ins>
      <w:ins w:id="33175" w:author="Visone Rossana (GSE)" w:date="2025-09-22T16:09:00Z" w16du:dateUtc="2025-09-22T14:09:00Z">
        <w:r w:rsidRPr="4C6D8011">
          <w:rPr>
            <w:rFonts w:eastAsia="Aptos" w:cstheme="minorBidi"/>
            <w:sz w:val="22"/>
            <w:szCs w:val="22"/>
          </w:rPr>
          <w:t>ragione della documentazione contabile inviata.</w:t>
        </w:r>
      </w:ins>
    </w:p>
    <w:p w14:paraId="0A131B8F" w14:textId="779D4C05" w:rsidR="001D2438" w:rsidRDefault="001411C2">
      <w:pPr>
        <w:spacing w:line="276" w:lineRule="auto"/>
        <w:contextualSpacing/>
        <w:jc w:val="both"/>
        <w:rPr>
          <w:ins w:id="33176" w:author="Visone Rossana (GSE)" w:date="2025-09-22T16:29:00Z" w16du:dateUtc="2025-09-22T14:29:00Z"/>
          <w:rFonts w:eastAsia="Aptos" w:cstheme="minorBidi"/>
          <w:kern w:val="2"/>
          <w:sz w:val="22"/>
          <w:szCs w:val="22"/>
          <w14:ligatures w14:val="standardContextual"/>
        </w:rPr>
      </w:pPr>
      <w:ins w:id="33177" w:author="Visone Rossana (GSE)" w:date="2025-09-22T16:07:00Z" w16du:dateUtc="2025-09-22T14:07:00Z">
        <w:r w:rsidRPr="4C6D8011">
          <w:rPr>
            <w:rFonts w:eastAsia="Aptos" w:cstheme="minorBidi"/>
            <w:sz w:val="22"/>
            <w:szCs w:val="22"/>
          </w:rPr>
          <w:lastRenderedPageBreak/>
          <w:t xml:space="preserve">Alla ricezione della documentazione </w:t>
        </w:r>
      </w:ins>
      <w:ins w:id="33178" w:author="Visone Rossana (GSE)" w:date="2025-09-22T16:09:00Z" w16du:dateUtc="2025-09-22T14:09:00Z">
        <w:r w:rsidRPr="4C6D8011">
          <w:rPr>
            <w:rFonts w:eastAsia="Aptos" w:cstheme="minorBidi"/>
            <w:sz w:val="22"/>
            <w:szCs w:val="22"/>
          </w:rPr>
          <w:t>il GSE avvia il procedimento di valutazione, procedendo</w:t>
        </w:r>
      </w:ins>
      <w:ins w:id="33179" w:author="Visone Rossana (GSE)" w:date="2025-09-22T16:37:00Z" w16du:dateUtc="2025-09-22T14:37:00Z">
        <w:r w:rsidR="001C4772" w:rsidRPr="4C6D8011">
          <w:rPr>
            <w:rFonts w:eastAsia="Aptos" w:cstheme="minorBidi"/>
            <w:sz w:val="22"/>
            <w:szCs w:val="22"/>
          </w:rPr>
          <w:t xml:space="preserve"> </w:t>
        </w:r>
      </w:ins>
      <w:ins w:id="33180" w:author="Visone Rossana (GSE)" w:date="2025-09-22T16:31:00Z" w16du:dateUtc="2025-09-22T14:31:00Z">
        <w:r w:rsidR="001D2438" w:rsidRPr="4C6D8011">
          <w:rPr>
            <w:rFonts w:eastAsia="Aptos" w:cstheme="minorBidi"/>
            <w:sz w:val="22"/>
            <w:szCs w:val="22"/>
          </w:rPr>
          <w:t xml:space="preserve">con la </w:t>
        </w:r>
      </w:ins>
      <w:ins w:id="33181" w:author="Visone Rossana (GSE)" w:date="2025-09-22T16:36:00Z" w16du:dateUtc="2025-09-22T14:36:00Z">
        <w:r w:rsidR="001C4772" w:rsidRPr="4C6D8011">
          <w:rPr>
            <w:rFonts w:eastAsia="Aptos" w:cstheme="minorBidi"/>
            <w:sz w:val="22"/>
            <w:szCs w:val="22"/>
          </w:rPr>
          <w:t xml:space="preserve">trasmissione </w:t>
        </w:r>
      </w:ins>
      <w:ins w:id="33182" w:author="Visone Rossana (GSE)" w:date="2025-09-22T16:50:00Z" w16du:dateUtc="2025-09-22T14:50:00Z">
        <w:r w:rsidR="002D4B16" w:rsidRPr="4C6D8011">
          <w:rPr>
            <w:rFonts w:eastAsia="Aptos" w:cstheme="minorBidi"/>
            <w:sz w:val="22"/>
            <w:szCs w:val="22"/>
          </w:rPr>
          <w:t xml:space="preserve">al SR </w:t>
        </w:r>
      </w:ins>
      <w:commentRangeStart w:id="33183"/>
      <w:ins w:id="33184" w:author="Visone Rossana (GSE)" w:date="2025-09-22T16:36:00Z" w16du:dateUtc="2025-09-22T14:36:00Z">
        <w:r w:rsidR="001C4772" w:rsidRPr="4C6D8011">
          <w:rPr>
            <w:rFonts w:eastAsia="Aptos" w:cstheme="minorBidi"/>
            <w:sz w:val="22"/>
            <w:szCs w:val="22"/>
            <w:highlight w:val="cyan"/>
            <w:rPrChange w:id="33185" w:author="Visone Rossana (GSE)" w:date="2025-09-22T16:51:00Z" w16du:dateUtc="2025-09-22T14:51:00Z">
              <w:rPr>
                <w:rFonts w:eastAsia="Aptos" w:cstheme="minorHAnsi"/>
                <w:kern w:val="2"/>
                <w:sz w:val="22"/>
                <w:szCs w:val="22"/>
                <w14:ligatures w14:val="standardContextual"/>
              </w:rPr>
            </w:rPrChange>
          </w:rPr>
          <w:t xml:space="preserve">della </w:t>
        </w:r>
      </w:ins>
      <w:ins w:id="33186" w:author="Visone Rossana (GSE)" w:date="2025-09-22T16:35:00Z" w16du:dateUtc="2025-09-22T14:35:00Z">
        <w:r w:rsidR="001C4772" w:rsidRPr="4C6D8011">
          <w:rPr>
            <w:rFonts w:eastAsia="Aptos" w:cstheme="minorBidi"/>
            <w:sz w:val="22"/>
            <w:szCs w:val="22"/>
            <w:highlight w:val="cyan"/>
            <w:rPrChange w:id="33187" w:author="Visone Rossana (GSE)" w:date="2025-09-22T16:51:00Z" w16du:dateUtc="2025-09-22T14:51:00Z">
              <w:rPr>
                <w:rFonts w:eastAsia="Aptos" w:cstheme="minorHAnsi"/>
                <w:kern w:val="2"/>
                <w:sz w:val="22"/>
                <w:szCs w:val="22"/>
                <w14:ligatures w14:val="standardContextual"/>
              </w:rPr>
            </w:rPrChange>
          </w:rPr>
          <w:t>c</w:t>
        </w:r>
      </w:ins>
      <w:ins w:id="33188" w:author="Visone Rossana (GSE)" w:date="2025-09-22T16:32:00Z" w16du:dateUtc="2025-09-22T14:32:00Z">
        <w:r w:rsidR="001D2438" w:rsidRPr="4C6D8011">
          <w:rPr>
            <w:rFonts w:eastAsia="Aptos" w:cstheme="minorBidi"/>
            <w:sz w:val="22"/>
            <w:szCs w:val="22"/>
            <w:highlight w:val="cyan"/>
            <w:rPrChange w:id="33189" w:author="Visone Rossana (GSE)" w:date="2025-09-22T16:51:00Z" w16du:dateUtc="2025-09-22T14:51:00Z">
              <w:rPr>
                <w:rFonts w:eastAsia="Aptos" w:cstheme="minorHAnsi"/>
                <w:kern w:val="2"/>
                <w:sz w:val="22"/>
                <w:szCs w:val="22"/>
                <w14:ligatures w14:val="standardContextual"/>
              </w:rPr>
            </w:rPrChange>
          </w:rPr>
          <w:t xml:space="preserve">omunicazione di </w:t>
        </w:r>
      </w:ins>
      <w:ins w:id="33190" w:author="Visone Rossana (GSE)" w:date="2025-09-22T16:31:00Z" w16du:dateUtc="2025-09-22T14:31:00Z">
        <w:r w:rsidR="001D2438" w:rsidRPr="4C6D8011">
          <w:rPr>
            <w:rFonts w:eastAsia="Aptos" w:cstheme="minorBidi"/>
            <w:sz w:val="22"/>
            <w:szCs w:val="22"/>
            <w:highlight w:val="cyan"/>
            <w:rPrChange w:id="33191" w:author="Visone Rossana (GSE)" w:date="2025-09-22T16:51:00Z" w16du:dateUtc="2025-09-22T14:51:00Z">
              <w:rPr>
                <w:rFonts w:eastAsia="Aptos" w:cstheme="minorHAnsi"/>
                <w:kern w:val="2"/>
                <w:sz w:val="22"/>
                <w:szCs w:val="22"/>
                <w14:ligatures w14:val="standardContextual"/>
              </w:rPr>
            </w:rPrChange>
          </w:rPr>
          <w:t>presa d’atto della ricezione del documento</w:t>
        </w:r>
      </w:ins>
      <w:ins w:id="33192" w:author="Visone Rossana (GSE)" w:date="2025-09-22T16:37:00Z" w16du:dateUtc="2025-09-22T14:37:00Z">
        <w:r w:rsidR="001C4772" w:rsidRPr="4C6D8011">
          <w:rPr>
            <w:rFonts w:eastAsia="Aptos" w:cstheme="minorBidi"/>
            <w:sz w:val="22"/>
            <w:szCs w:val="22"/>
            <w:highlight w:val="cyan"/>
            <w:rPrChange w:id="33193" w:author="Visone Rossana (GSE)" w:date="2025-09-22T16:51:00Z" w16du:dateUtc="2025-09-22T14:51:00Z">
              <w:rPr>
                <w:rFonts w:eastAsia="Aptos" w:cstheme="minorHAnsi"/>
                <w:kern w:val="2"/>
                <w:sz w:val="22"/>
                <w:szCs w:val="22"/>
                <w14:ligatures w14:val="standardContextual"/>
              </w:rPr>
            </w:rPrChange>
          </w:rPr>
          <w:t xml:space="preserve"> di diagnosi</w:t>
        </w:r>
      </w:ins>
      <w:ins w:id="33194" w:author="Visone Rossana (GSE)" w:date="2025-09-22T16:31:00Z" w16du:dateUtc="2025-09-22T14:31:00Z">
        <w:r w:rsidR="001D2438" w:rsidRPr="4C6D8011">
          <w:rPr>
            <w:rFonts w:eastAsia="Aptos" w:cstheme="minorBidi"/>
            <w:sz w:val="22"/>
            <w:szCs w:val="22"/>
          </w:rPr>
          <w:t xml:space="preserve"> </w:t>
        </w:r>
      </w:ins>
      <w:commentRangeEnd w:id="33183"/>
      <w:r w:rsidR="00C82129" w:rsidRPr="4C6D8011">
        <w:rPr>
          <w:rStyle w:val="Rimandocommento"/>
          <w:rFonts w:eastAsia="Aptos" w:cstheme="minorBidi"/>
          <w:sz w:val="22"/>
          <w:szCs w:val="22"/>
        </w:rPr>
        <w:commentReference w:id="33183"/>
      </w:r>
      <w:ins w:id="33196" w:author="Visone Rossana (GSE)" w:date="2025-09-22T16:31:00Z" w16du:dateUtc="2025-09-22T14:31:00Z">
        <w:r w:rsidR="001D2438" w:rsidRPr="4C6D8011">
          <w:rPr>
            <w:rFonts w:eastAsia="Aptos" w:cstheme="minorBidi"/>
            <w:sz w:val="22"/>
            <w:szCs w:val="22"/>
          </w:rPr>
          <w:t>o</w:t>
        </w:r>
      </w:ins>
      <w:ins w:id="33197" w:author="Visone Rossana (GSE)" w:date="2025-09-22T16:32:00Z" w16du:dateUtc="2025-09-22T14:32:00Z">
        <w:r w:rsidR="001D2438" w:rsidRPr="4C6D8011">
          <w:rPr>
            <w:rFonts w:eastAsia="Aptos" w:cstheme="minorBidi"/>
            <w:sz w:val="22"/>
            <w:szCs w:val="22"/>
          </w:rPr>
          <w:t xml:space="preserve">, </w:t>
        </w:r>
      </w:ins>
      <w:ins w:id="33198" w:author="Visone Rossana (GSE)" w:date="2025-09-22T16:37:00Z" w16du:dateUtc="2025-09-22T14:37:00Z">
        <w:r w:rsidR="001C4772" w:rsidRPr="4C6D8011">
          <w:rPr>
            <w:rFonts w:eastAsia="Aptos" w:cstheme="minorBidi"/>
            <w:sz w:val="22"/>
            <w:szCs w:val="22"/>
          </w:rPr>
          <w:t>laddove</w:t>
        </w:r>
      </w:ins>
      <w:ins w:id="33199" w:author="Visone Rossana (GSE)" w:date="2025-09-22T16:38:00Z" w16du:dateUtc="2025-09-22T14:38:00Z">
        <w:r w:rsidR="001C4772" w:rsidRPr="4C6D8011">
          <w:rPr>
            <w:rFonts w:eastAsia="Aptos" w:cstheme="minorBidi"/>
            <w:sz w:val="22"/>
            <w:szCs w:val="22"/>
          </w:rPr>
          <w:t xml:space="preserve"> nell’iter istruttorio emergano </w:t>
        </w:r>
      </w:ins>
      <w:ins w:id="33200" w:author="Visone Rossana (GSE)" w:date="2025-09-22T16:37:00Z" w16du:dateUtc="2025-09-22T14:37:00Z">
        <w:r w:rsidR="001C4772" w:rsidRPr="4C6D8011">
          <w:rPr>
            <w:rFonts w:eastAsia="Aptos" w:cstheme="minorBidi"/>
            <w:sz w:val="22"/>
            <w:szCs w:val="22"/>
          </w:rPr>
          <w:t>difformità nell</w:t>
        </w:r>
      </w:ins>
      <w:ins w:id="33201" w:author="Visone Rossana (GSE)" w:date="2025-09-22T16:38:00Z" w16du:dateUtc="2025-09-22T14:38:00Z">
        <w:r w:rsidR="001C4772" w:rsidRPr="4C6D8011">
          <w:rPr>
            <w:rFonts w:eastAsia="Aptos" w:cstheme="minorBidi"/>
            <w:sz w:val="22"/>
            <w:szCs w:val="22"/>
          </w:rPr>
          <w:t>a documentazione pervenuta</w:t>
        </w:r>
      </w:ins>
      <w:ins w:id="33202" w:author="Visone Rossana (GSE)" w:date="2025-09-22T16:37:00Z" w16du:dateUtc="2025-09-22T14:37:00Z">
        <w:r w:rsidR="001C4772" w:rsidRPr="4C6D8011">
          <w:rPr>
            <w:rFonts w:eastAsia="Aptos" w:cstheme="minorBidi"/>
            <w:sz w:val="22"/>
            <w:szCs w:val="22"/>
          </w:rPr>
          <w:t xml:space="preserve">, </w:t>
        </w:r>
      </w:ins>
      <w:ins w:id="33203" w:author="Visone Rossana (GSE)" w:date="2025-09-22T16:09:00Z" w16du:dateUtc="2025-09-22T14:09:00Z">
        <w:r w:rsidRPr="4C6D8011">
          <w:rPr>
            <w:rFonts w:eastAsia="Aptos" w:cstheme="minorBidi"/>
            <w:sz w:val="22"/>
            <w:szCs w:val="22"/>
          </w:rPr>
          <w:t xml:space="preserve">in maniera analoga a quanto indicato nella Fase 1, </w:t>
        </w:r>
      </w:ins>
      <w:ins w:id="33204" w:author="Visone Rossana (GSE)" w:date="2025-09-22T16:38:00Z" w16du:dateUtc="2025-09-22T14:38:00Z">
        <w:r w:rsidR="001C4772" w:rsidRPr="4C6D8011">
          <w:rPr>
            <w:rFonts w:eastAsia="Aptos" w:cstheme="minorBidi"/>
            <w:sz w:val="22"/>
            <w:szCs w:val="22"/>
          </w:rPr>
          <w:t xml:space="preserve">il GSE </w:t>
        </w:r>
      </w:ins>
      <w:ins w:id="33205" w:author="Visone Rossana (GSE)" w:date="2025-09-22T16:10:00Z" w16du:dateUtc="2025-09-22T14:10:00Z">
        <w:r w:rsidRPr="4C6D8011">
          <w:rPr>
            <w:rFonts w:eastAsia="Aptos" w:cstheme="minorBidi"/>
            <w:sz w:val="22"/>
            <w:szCs w:val="22"/>
          </w:rPr>
          <w:t xml:space="preserve">attiva </w:t>
        </w:r>
      </w:ins>
      <w:ins w:id="33206" w:author="Visone Rossana (GSE)" w:date="2025-09-22T16:39:00Z" w16du:dateUtc="2025-09-22T14:39:00Z">
        <w:r w:rsidR="001C4772" w:rsidRPr="4C6D8011">
          <w:rPr>
            <w:rFonts w:eastAsia="Aptos" w:cstheme="minorBidi"/>
            <w:sz w:val="22"/>
            <w:szCs w:val="22"/>
          </w:rPr>
          <w:t xml:space="preserve">una </w:t>
        </w:r>
      </w:ins>
      <w:ins w:id="33207" w:author="Visone Rossana (GSE)" w:date="2025-09-22T16:10:00Z" w16du:dateUtc="2025-09-22T14:10:00Z">
        <w:r w:rsidRPr="4C6D8011">
          <w:rPr>
            <w:rFonts w:eastAsia="Aptos" w:cstheme="minorBidi"/>
            <w:sz w:val="22"/>
            <w:szCs w:val="22"/>
          </w:rPr>
          <w:t xml:space="preserve">richiesta </w:t>
        </w:r>
      </w:ins>
      <w:ins w:id="33208" w:author="Visone Rossana (GSE)" w:date="2025-09-22T16:11:00Z" w16du:dateUtc="2025-09-22T14:11:00Z">
        <w:r w:rsidRPr="4C6D8011">
          <w:rPr>
            <w:rFonts w:eastAsia="Aptos" w:cstheme="minorBidi"/>
            <w:sz w:val="22"/>
            <w:szCs w:val="22"/>
          </w:rPr>
          <w:t xml:space="preserve">d’integrazione tramite un interlocutorio, </w:t>
        </w:r>
      </w:ins>
      <w:ins w:id="33209" w:author="Visone Rossana (GSE)" w:date="2025-09-22T16:14:00Z" w16du:dateUtc="2025-09-22T14:14:00Z">
        <w:r w:rsidR="00E33A22" w:rsidRPr="4C6D8011">
          <w:rPr>
            <w:rFonts w:eastAsia="Aptos" w:cstheme="minorBidi"/>
            <w:sz w:val="22"/>
            <w:szCs w:val="22"/>
          </w:rPr>
          <w:t xml:space="preserve">concedendo al SR un termine di 10 giorni per </w:t>
        </w:r>
      </w:ins>
      <w:ins w:id="33210" w:author="Visone Rossana (GSE)" w:date="2025-09-22T16:39:00Z" w16du:dateUtc="2025-09-22T14:39:00Z">
        <w:r w:rsidR="001C4772" w:rsidRPr="4C6D8011">
          <w:rPr>
            <w:rFonts w:eastAsia="Aptos" w:cstheme="minorBidi"/>
            <w:sz w:val="22"/>
            <w:szCs w:val="22"/>
          </w:rPr>
          <w:t>la trasmissione</w:t>
        </w:r>
      </w:ins>
      <w:ins w:id="33211" w:author="Visone Rossana (GSE)" w:date="2025-09-22T16:44:00Z" w16du:dateUtc="2025-09-22T14:44:00Z">
        <w:r w:rsidR="0017639F" w:rsidRPr="4C6D8011">
          <w:rPr>
            <w:rFonts w:eastAsia="Aptos" w:cstheme="minorBidi"/>
            <w:sz w:val="22"/>
            <w:szCs w:val="22"/>
          </w:rPr>
          <w:t xml:space="preserve"> della documentazion</w:t>
        </w:r>
      </w:ins>
      <w:ins w:id="33212" w:author="Visone Rossana (GSE)" w:date="2025-09-22T16:54:00Z" w16du:dateUtc="2025-09-22T14:54:00Z">
        <w:r w:rsidR="00153E7F" w:rsidRPr="4C6D8011">
          <w:rPr>
            <w:rFonts w:eastAsia="Aptos" w:cstheme="minorBidi"/>
            <w:sz w:val="22"/>
            <w:szCs w:val="22"/>
          </w:rPr>
          <w:t>e</w:t>
        </w:r>
      </w:ins>
      <w:ins w:id="33213" w:author="Visone Rossana (GSE)" w:date="2025-09-22T16:39:00Z" w16du:dateUtc="2025-09-22T14:39:00Z">
        <w:r w:rsidR="001C4772" w:rsidRPr="4C6D8011">
          <w:rPr>
            <w:rFonts w:eastAsia="Aptos" w:cstheme="minorBidi"/>
            <w:sz w:val="22"/>
            <w:szCs w:val="22"/>
          </w:rPr>
          <w:t>, tramite il Portaltermico</w:t>
        </w:r>
      </w:ins>
      <w:ins w:id="33214" w:author="Visone Rossana (GSE)" w:date="2025-09-22T16:14:00Z" w16du:dateUtc="2025-09-22T14:14:00Z">
        <w:r w:rsidR="00E33A22" w:rsidRPr="4C6D8011">
          <w:rPr>
            <w:rFonts w:eastAsia="Aptos" w:cstheme="minorBidi"/>
            <w:sz w:val="22"/>
            <w:szCs w:val="22"/>
          </w:rPr>
          <w:t xml:space="preserve">. </w:t>
        </w:r>
      </w:ins>
    </w:p>
    <w:p w14:paraId="0388C5D8" w14:textId="2469D711" w:rsidR="0063637A" w:rsidRDefault="0CF2FC5C" w:rsidP="2A30F30F">
      <w:pPr>
        <w:spacing w:line="276" w:lineRule="auto"/>
        <w:contextualSpacing/>
        <w:jc w:val="both"/>
        <w:rPr>
          <w:ins w:id="33215" w:author="Visone Rossana (GSE)" w:date="2025-09-22T16:59:00Z" w16du:dateUtc="2025-09-22T14:59:00Z"/>
          <w:rFonts w:eastAsia="Aptos" w:cstheme="minorBidi"/>
          <w:kern w:val="2"/>
          <w:sz w:val="22"/>
          <w:szCs w:val="22"/>
          <w14:ligatures w14:val="standardContextual"/>
        </w:rPr>
      </w:pPr>
      <w:ins w:id="33216" w:author="Visone Rossana (GSE)" w:date="2025-09-22T16:24:00Z" w16du:dateUtc="2025-09-22T14:24:00Z">
        <w:r w:rsidRPr="4C6D8011">
          <w:rPr>
            <w:rFonts w:eastAsia="Aptos" w:cstheme="minorBidi"/>
            <w:sz w:val="22"/>
            <w:szCs w:val="22"/>
          </w:rPr>
          <w:t xml:space="preserve">In assenza di riscontro entro il termine indicato e/o </w:t>
        </w:r>
      </w:ins>
      <w:ins w:id="33217" w:author="Visone Rossana (GSE)" w:date="2025-09-22T16:25:00Z" w16du:dateUtc="2025-09-22T14:25:00Z">
        <w:r w:rsidRPr="4C6D8011">
          <w:rPr>
            <w:rFonts w:eastAsia="Aptos" w:cstheme="minorBidi"/>
            <w:sz w:val="22"/>
            <w:szCs w:val="22"/>
          </w:rPr>
          <w:t xml:space="preserve">confermata </w:t>
        </w:r>
      </w:ins>
      <w:ins w:id="33218" w:author="Visone Rossana (GSE)" w:date="2025-09-22T16:27:00Z" w16du:dateUtc="2025-09-22T14:27:00Z">
        <w:r w:rsidRPr="4C6D8011">
          <w:rPr>
            <w:rFonts w:eastAsia="Aptos" w:cstheme="minorBidi"/>
            <w:sz w:val="22"/>
            <w:szCs w:val="22"/>
          </w:rPr>
          <w:t>la non conf</w:t>
        </w:r>
      </w:ins>
      <w:ins w:id="33219" w:author="Visone Rossana (GSE)" w:date="2025-09-22T16:28:00Z" w16du:dateUtc="2025-09-22T14:28:00Z">
        <w:r w:rsidRPr="4C6D8011">
          <w:rPr>
            <w:rFonts w:eastAsia="Aptos" w:cstheme="minorBidi"/>
            <w:sz w:val="22"/>
            <w:szCs w:val="22"/>
          </w:rPr>
          <w:t xml:space="preserve">ormità dei documenti ricevuti secondo quanto previsto ai precedenti punto 1., 2., il GSE </w:t>
        </w:r>
      </w:ins>
      <w:ins w:id="33220" w:author="Visone Rossana (GSE)" w:date="2025-09-22T16:29:00Z" w16du:dateUtc="2025-09-22T14:29:00Z">
        <w:r w:rsidRPr="4C6D8011">
          <w:rPr>
            <w:rFonts w:eastAsia="Aptos" w:cstheme="minorBidi"/>
            <w:sz w:val="22"/>
            <w:szCs w:val="22"/>
          </w:rPr>
          <w:t xml:space="preserve">trasmette </w:t>
        </w:r>
      </w:ins>
      <w:ins w:id="33221" w:author="Visone Rossana (GSE)" w:date="2025-09-22T16:46:00Z" w16du:dateUtc="2025-09-22T14:46:00Z">
        <w:r w:rsidR="4494BFB3" w:rsidRPr="4C6D8011">
          <w:rPr>
            <w:rFonts w:eastAsia="Aptos" w:cstheme="minorBidi"/>
            <w:sz w:val="22"/>
            <w:szCs w:val="22"/>
          </w:rPr>
          <w:t xml:space="preserve">il rigetto </w:t>
        </w:r>
      </w:ins>
      <w:ins w:id="33222" w:author="Visone Rossana (GSE)" w:date="2025-09-22T16:54:00Z" w16du:dateUtc="2025-09-22T14:54:00Z">
        <w:r w:rsidR="199C057C" w:rsidRPr="4C6D8011">
          <w:rPr>
            <w:rFonts w:eastAsia="Aptos" w:cstheme="minorBidi"/>
            <w:sz w:val="22"/>
            <w:szCs w:val="22"/>
          </w:rPr>
          <w:t>della richiesta di contributo anticipato, procedendo con</w:t>
        </w:r>
      </w:ins>
      <w:ins w:id="33223" w:author="Visone Rossana (GSE)" w:date="2025-09-22T16:55:00Z" w16du:dateUtc="2025-09-22T14:55:00Z">
        <w:r w:rsidR="199C057C" w:rsidRPr="4C6D8011">
          <w:rPr>
            <w:rFonts w:eastAsia="Aptos" w:cstheme="minorBidi"/>
            <w:sz w:val="22"/>
            <w:szCs w:val="22"/>
          </w:rPr>
          <w:t xml:space="preserve"> le azioni di recupero dell’acconto erogato</w:t>
        </w:r>
      </w:ins>
      <w:ins w:id="33224" w:author="Visone Rossana (GSE)" w:date="2025-09-22T17:00:00Z" w16du:dateUtc="2025-09-22T15:00:00Z">
        <w:r w:rsidR="199C057C" w:rsidRPr="4C6D8011">
          <w:rPr>
            <w:rFonts w:eastAsia="Aptos" w:cstheme="minorBidi"/>
            <w:sz w:val="22"/>
            <w:szCs w:val="22"/>
          </w:rPr>
          <w:t xml:space="preserve"> nella</w:t>
        </w:r>
      </w:ins>
      <w:ins w:id="33225" w:author="Visone Rossana (GSE)" w:date="2025-09-22T17:01:00Z" w16du:dateUtc="2025-09-22T15:01:00Z">
        <w:r w:rsidR="199C057C" w:rsidRPr="4C6D8011">
          <w:rPr>
            <w:rFonts w:eastAsia="Aptos" w:cstheme="minorBidi"/>
            <w:sz w:val="22"/>
            <w:szCs w:val="22"/>
          </w:rPr>
          <w:t xml:space="preserve"> precedente</w:t>
        </w:r>
      </w:ins>
      <w:ins w:id="33226" w:author="Visone Rossana (GSE)" w:date="2025-09-22T17:00:00Z" w16du:dateUtc="2025-09-22T15:00:00Z">
        <w:r w:rsidR="199C057C" w:rsidRPr="4C6D8011">
          <w:rPr>
            <w:rFonts w:eastAsia="Aptos" w:cstheme="minorBidi"/>
            <w:sz w:val="22"/>
            <w:szCs w:val="22"/>
          </w:rPr>
          <w:t xml:space="preserve"> fase 1</w:t>
        </w:r>
      </w:ins>
      <w:ins w:id="33227" w:author="Visone Rossana (GSE)" w:date="2025-09-22T16:55:00Z" w16du:dateUtc="2025-09-22T14:55:00Z">
        <w:r w:rsidR="199C057C" w:rsidRPr="4C6D8011">
          <w:rPr>
            <w:rFonts w:eastAsia="Aptos" w:cstheme="minorBidi"/>
            <w:sz w:val="22"/>
            <w:szCs w:val="22"/>
          </w:rPr>
          <w:t>.</w:t>
        </w:r>
      </w:ins>
    </w:p>
    <w:p w14:paraId="78C96860" w14:textId="4799A708" w:rsidR="00153E7F" w:rsidRDefault="199C057C" w:rsidP="2A30F30F">
      <w:pPr>
        <w:spacing w:line="276" w:lineRule="auto"/>
        <w:jc w:val="both"/>
        <w:rPr>
          <w:ins w:id="33228" w:author="Visone Rossana (GSE)" w:date="2025-09-22T17:26:00Z" w16du:dateUtc="2025-09-22T15:26:00Z"/>
          <w:rFonts w:eastAsia="Aptos" w:cstheme="minorBidi"/>
          <w:kern w:val="2"/>
          <w:sz w:val="22"/>
          <w:szCs w:val="22"/>
          <w14:ligatures w14:val="standardContextual"/>
        </w:rPr>
      </w:pPr>
      <w:ins w:id="33229" w:author="Visone Rossana (GSE)" w:date="2025-09-22T17:00:00Z" w16du:dateUtc="2025-09-22T15:00:00Z">
        <w:r w:rsidRPr="4C6D8011">
          <w:rPr>
            <w:rFonts w:eastAsia="Aptos" w:cstheme="minorBidi"/>
            <w:sz w:val="22"/>
            <w:szCs w:val="22"/>
          </w:rPr>
          <w:t xml:space="preserve">Le richiamate comunicazioni del GSE sono notificate al SR all’indirizzo di corrispondenza indicato sul Portaltermico e sono rese disponibili nel medesimo Portale. </w:t>
        </w:r>
      </w:ins>
    </w:p>
    <w:p w14:paraId="0ABF771C" w14:textId="77777777" w:rsidR="006B296B" w:rsidRDefault="006B296B" w:rsidP="00153E7F">
      <w:pPr>
        <w:spacing w:line="276" w:lineRule="auto"/>
        <w:jc w:val="both"/>
        <w:rPr>
          <w:ins w:id="33230" w:author="Visone Rossana (GSE)" w:date="2025-09-22T17:26:00Z" w16du:dateUtc="2025-09-22T15:26:00Z"/>
          <w:rFonts w:eastAsia="Aptos" w:cstheme="minorHAnsi"/>
          <w:kern w:val="2"/>
          <w:sz w:val="22"/>
          <w:szCs w:val="22"/>
          <w14:ligatures w14:val="standardContextual"/>
        </w:rPr>
      </w:pPr>
    </w:p>
    <w:p w14:paraId="636B6A79" w14:textId="0AB389E5" w:rsidR="006B296B" w:rsidRDefault="14F2F898" w:rsidP="2A30F30F">
      <w:pPr>
        <w:spacing w:line="276" w:lineRule="auto"/>
        <w:jc w:val="both"/>
        <w:rPr>
          <w:ins w:id="33231" w:author="Visone Rossana (GSE)" w:date="2025-09-22T17:36:00Z" w16du:dateUtc="2025-09-22T15:36:00Z"/>
          <w:rFonts w:eastAsia="Aptos" w:cstheme="minorBidi"/>
          <w:kern w:val="2"/>
          <w:sz w:val="22"/>
          <w:szCs w:val="22"/>
          <w14:ligatures w14:val="standardContextual"/>
        </w:rPr>
      </w:pPr>
      <w:ins w:id="33232" w:author="Visone Rossana (GSE)" w:date="2025-09-22T17:26:00Z" w16du:dateUtc="2025-09-22T15:26:00Z">
        <w:r w:rsidRPr="4C6D8011">
          <w:rPr>
            <w:rFonts w:eastAsia="Aptos" w:cstheme="minorBidi"/>
            <w:sz w:val="22"/>
            <w:szCs w:val="22"/>
          </w:rPr>
          <w:t>In tale fase è</w:t>
        </w:r>
      </w:ins>
      <w:ins w:id="33233" w:author="Visone Rossana (GSE)" w:date="2025-09-22T17:36:00Z" w16du:dateUtc="2025-09-22T15:36:00Z">
        <w:r w:rsidR="02562200" w:rsidRPr="4C6D8011">
          <w:rPr>
            <w:rFonts w:eastAsia="Aptos" w:cstheme="minorBidi"/>
            <w:sz w:val="22"/>
            <w:szCs w:val="22"/>
          </w:rPr>
          <w:t>,</w:t>
        </w:r>
      </w:ins>
      <w:ins w:id="33234" w:author="Visone Rossana (GSE)" w:date="2025-09-22T17:26:00Z" w16du:dateUtc="2025-09-22T15:26:00Z">
        <w:r w:rsidRPr="4C6D8011">
          <w:rPr>
            <w:rFonts w:eastAsia="Aptos" w:cstheme="minorBidi"/>
            <w:sz w:val="22"/>
            <w:szCs w:val="22"/>
          </w:rPr>
          <w:t xml:space="preserve"> di fatto</w:t>
        </w:r>
      </w:ins>
      <w:ins w:id="33235" w:author="Visone Rossana (GSE)" w:date="2025-09-22T17:36:00Z" w16du:dateUtc="2025-09-22T15:36:00Z">
        <w:r w:rsidR="02562200" w:rsidRPr="4C6D8011">
          <w:rPr>
            <w:rFonts w:eastAsia="Aptos" w:cstheme="minorBidi"/>
            <w:sz w:val="22"/>
            <w:szCs w:val="22"/>
          </w:rPr>
          <w:t>,</w:t>
        </w:r>
      </w:ins>
      <w:ins w:id="33236" w:author="Visone Rossana (GSE)" w:date="2025-09-22T17:26:00Z" w16du:dateUtc="2025-09-22T15:26:00Z">
        <w:r w:rsidRPr="4C6D8011">
          <w:rPr>
            <w:rFonts w:eastAsia="Aptos" w:cstheme="minorBidi"/>
            <w:sz w:val="22"/>
            <w:szCs w:val="22"/>
          </w:rPr>
          <w:t xml:space="preserve"> consuntivata la spesa sostenuta per la redazione della Diagnosi</w:t>
        </w:r>
      </w:ins>
      <w:ins w:id="33237" w:author="Visone Rossana (GSE)" w:date="2025-09-22T17:27:00Z" w16du:dateUtc="2025-09-22T15:27:00Z">
        <w:r w:rsidRPr="4C6D8011">
          <w:rPr>
            <w:rFonts w:eastAsia="Aptos" w:cstheme="minorBidi"/>
            <w:sz w:val="22"/>
            <w:szCs w:val="22"/>
          </w:rPr>
          <w:t xml:space="preserve"> e sulla base dei documenti contabili ricevuti, il GSE quantificherà l’effettivo saldo da erogare, </w:t>
        </w:r>
      </w:ins>
      <w:ins w:id="33238" w:author="Visone Rossana (GSE)" w:date="2025-09-22T17:36:00Z" w16du:dateUtc="2025-09-22T15:36:00Z">
        <w:r w:rsidR="02562200" w:rsidRPr="4C6D8011">
          <w:rPr>
            <w:rFonts w:eastAsia="Aptos" w:cstheme="minorBidi"/>
            <w:sz w:val="22"/>
            <w:szCs w:val="22"/>
          </w:rPr>
          <w:t>a seguito della trasmissione della istanza a lavori realiz</w:t>
        </w:r>
      </w:ins>
      <w:ins w:id="33239" w:author="Visone Rossana (GSE)" w:date="2025-09-22T17:37:00Z" w16du:dateUtc="2025-09-22T15:37:00Z">
        <w:r w:rsidR="02562200" w:rsidRPr="4C6D8011">
          <w:rPr>
            <w:rFonts w:eastAsia="Aptos" w:cstheme="minorBidi"/>
            <w:sz w:val="22"/>
            <w:szCs w:val="22"/>
          </w:rPr>
          <w:t>zati</w:t>
        </w:r>
      </w:ins>
      <w:ins w:id="33240" w:author="Visone Rossana (GSE)" w:date="2025-09-22T18:07:00Z" w16du:dateUtc="2025-09-22T16:07:00Z">
        <w:r w:rsidR="3EFCCDD5" w:rsidRPr="4C6D8011">
          <w:rPr>
            <w:rFonts w:eastAsia="Aptos" w:cstheme="minorBidi"/>
            <w:sz w:val="22"/>
            <w:szCs w:val="22"/>
          </w:rPr>
          <w:t xml:space="preserve"> di cui alla successiva fase 3</w:t>
        </w:r>
      </w:ins>
      <w:ins w:id="33241" w:author="Visone Rossana (GSE)" w:date="2025-09-22T17:37:00Z" w16du:dateUtc="2025-09-22T15:37:00Z">
        <w:r w:rsidR="02562200" w:rsidRPr="4C6D8011">
          <w:rPr>
            <w:rFonts w:eastAsia="Aptos" w:cstheme="minorBidi"/>
            <w:sz w:val="22"/>
            <w:szCs w:val="22"/>
          </w:rPr>
          <w:t>.</w:t>
        </w:r>
      </w:ins>
    </w:p>
    <w:p w14:paraId="651D1C20" w14:textId="77777777" w:rsidR="0077683B" w:rsidRDefault="0077683B" w:rsidP="00153E7F">
      <w:pPr>
        <w:spacing w:line="276" w:lineRule="auto"/>
        <w:jc w:val="both"/>
        <w:rPr>
          <w:ins w:id="33242" w:author="Visone Rossana (GSE)" w:date="2025-09-22T17:36:00Z" w16du:dateUtc="2025-09-22T15:36:00Z"/>
          <w:rFonts w:eastAsia="Aptos" w:cstheme="minorHAnsi"/>
          <w:kern w:val="2"/>
          <w:sz w:val="22"/>
          <w:szCs w:val="22"/>
          <w14:ligatures w14:val="standardContextual"/>
        </w:rPr>
      </w:pPr>
    </w:p>
    <w:p w14:paraId="34A57063" w14:textId="61B6351E" w:rsidR="00153E7F" w:rsidRDefault="00153E7F">
      <w:pPr>
        <w:spacing w:line="276" w:lineRule="auto"/>
        <w:contextualSpacing/>
        <w:jc w:val="both"/>
        <w:rPr>
          <w:ins w:id="33243" w:author="Visone Rossana (GSE)" w:date="2025-09-22T18:35:00Z" w16du:dateUtc="2025-09-22T16:35:00Z"/>
          <w:rFonts w:eastAsia="Aptos" w:cstheme="minorHAnsi"/>
          <w:kern w:val="2"/>
          <w:sz w:val="22"/>
          <w:szCs w:val="22"/>
          <w14:ligatures w14:val="standardContextual"/>
        </w:rPr>
      </w:pPr>
    </w:p>
    <w:p w14:paraId="4ABB96BC" w14:textId="77777777" w:rsidR="00891BCC" w:rsidRDefault="00891BCC">
      <w:pPr>
        <w:spacing w:line="276" w:lineRule="auto"/>
        <w:contextualSpacing/>
        <w:jc w:val="both"/>
        <w:rPr>
          <w:ins w:id="33244" w:author="Visone Rossana (GSE)" w:date="2025-09-22T16:17:00Z" w16du:dateUtc="2025-09-22T14:17:00Z"/>
          <w:rFonts w:eastAsia="Aptos" w:cstheme="minorHAnsi"/>
          <w:kern w:val="2"/>
          <w:sz w:val="22"/>
          <w:szCs w:val="22"/>
          <w14:ligatures w14:val="standardContextual"/>
        </w:rPr>
      </w:pPr>
    </w:p>
    <w:p w14:paraId="408BCB64" w14:textId="5FE5BC9E" w:rsidR="00063EA1" w:rsidRPr="00063EA1" w:rsidRDefault="00063EA1" w:rsidP="2A30F30F">
      <w:pPr>
        <w:spacing w:line="276" w:lineRule="auto"/>
        <w:contextualSpacing/>
        <w:jc w:val="both"/>
        <w:rPr>
          <w:ins w:id="33245" w:author="Visone Rossana (GSE)" w:date="2025-09-16T18:24:00Z" w16du:dateUtc="2025-09-16T16:24:00Z"/>
          <w:rFonts w:eastAsia="Aptos" w:cstheme="minorBidi"/>
          <w:b/>
          <w:bCs/>
          <w:kern w:val="2"/>
          <w:sz w:val="22"/>
          <w:szCs w:val="22"/>
          <w14:ligatures w14:val="standardContextual"/>
          <w:rPrChange w:id="33246" w:author="Visone Rossana (GSE)" w:date="2025-09-16T18:24:00Z" w16du:dateUtc="2025-09-16T16:24:00Z">
            <w:rPr>
              <w:ins w:id="33247" w:author="Visone Rossana (GSE)" w:date="2025-09-16T18:24:00Z" w16du:dateUtc="2025-09-16T16:24:00Z"/>
              <w:rFonts w:eastAsia="Aptos" w:cstheme="minorBidi"/>
              <w:kern w:val="2"/>
              <w:sz w:val="22"/>
              <w:szCs w:val="22"/>
              <w14:ligatures w14:val="standardContextual"/>
            </w:rPr>
          </w:rPrChange>
        </w:rPr>
      </w:pPr>
      <w:ins w:id="33248" w:author="Visone Rossana (GSE)" w:date="2025-09-16T18:24:00Z" w16du:dateUtc="2025-09-16T16:24:00Z">
        <w:r w:rsidRPr="4C6D8011">
          <w:rPr>
            <w:rFonts w:eastAsia="Aptos" w:cstheme="minorBidi"/>
            <w:b/>
            <w:sz w:val="22"/>
            <w:szCs w:val="22"/>
          </w:rPr>
          <w:t>Fase 3</w:t>
        </w:r>
      </w:ins>
      <w:ins w:id="33249" w:author="Visone Rossana (GSE)" w:date="2025-09-16T18:52:00Z" w16du:dateUtc="2025-09-16T16:52:00Z">
        <w:r w:rsidR="45C5C72D" w:rsidRPr="4C6D8011">
          <w:rPr>
            <w:rFonts w:eastAsia="Aptos" w:cstheme="minorBidi"/>
            <w:b/>
            <w:sz w:val="22"/>
            <w:szCs w:val="22"/>
          </w:rPr>
          <w:t xml:space="preserve"> – invio della </w:t>
        </w:r>
      </w:ins>
      <w:ins w:id="33250" w:author="Visone Rossana (GSE)" w:date="2025-09-22T16:56:00Z" w16du:dateUtc="2025-09-22T14:56:00Z">
        <w:r w:rsidR="199C057C" w:rsidRPr="4C6D8011">
          <w:rPr>
            <w:rFonts w:eastAsia="Aptos" w:cstheme="minorBidi"/>
            <w:b/>
            <w:sz w:val="22"/>
            <w:szCs w:val="22"/>
          </w:rPr>
          <w:t>richiesta di incentivo per la realizzazione di almeno uno degli interventi ricompresi in diagnosi.</w:t>
        </w:r>
      </w:ins>
    </w:p>
    <w:p w14:paraId="42DF3D06" w14:textId="77777777" w:rsidR="00153E7F" w:rsidRDefault="00153E7F">
      <w:pPr>
        <w:spacing w:line="276" w:lineRule="auto"/>
        <w:contextualSpacing/>
        <w:jc w:val="both"/>
        <w:rPr>
          <w:ins w:id="33251" w:author="Visone Rossana (GSE)" w:date="2025-09-22T17:04:00Z" w16du:dateUtc="2025-09-22T15:04:00Z"/>
          <w:rFonts w:eastAsia="Aptos" w:cstheme="minorHAnsi"/>
          <w:kern w:val="2"/>
          <w:sz w:val="22"/>
          <w:szCs w:val="22"/>
          <w14:ligatures w14:val="standardContextual"/>
        </w:rPr>
      </w:pPr>
    </w:p>
    <w:p w14:paraId="7276F00C" w14:textId="0FD0A829" w:rsidR="007478D4" w:rsidRDefault="007478D4" w:rsidP="2A30F30F">
      <w:pPr>
        <w:spacing w:line="276" w:lineRule="auto"/>
        <w:contextualSpacing/>
        <w:jc w:val="both"/>
        <w:rPr>
          <w:ins w:id="33252" w:author="Visone Rossana (GSE)" w:date="2025-09-22T17:23:00Z" w16du:dateUtc="2025-09-22T15:23:00Z"/>
          <w:rFonts w:eastAsia="Aptos" w:cstheme="minorBidi"/>
          <w:kern w:val="2"/>
          <w:sz w:val="22"/>
          <w:szCs w:val="22"/>
          <w14:ligatures w14:val="standardContextual"/>
        </w:rPr>
      </w:pPr>
      <w:ins w:id="33253" w:author="Visone Rossana (GSE)" w:date="2025-09-22T17:22:00Z" w16du:dateUtc="2025-09-22T15:22:00Z">
        <w:r w:rsidRPr="4C6D8011">
          <w:rPr>
            <w:rFonts w:eastAsia="Aptos" w:cstheme="minorBidi"/>
            <w:sz w:val="22"/>
            <w:szCs w:val="22"/>
          </w:rPr>
          <w:t>Al fine dell’erogazione del saldo del contributo anticipato, i</w:t>
        </w:r>
      </w:ins>
      <w:ins w:id="33254" w:author="Visone Rossana (GSE)" w:date="2025-09-22T17:01:00Z" w16du:dateUtc="2025-09-22T15:01:00Z">
        <w:r w:rsidR="199C057C" w:rsidRPr="4C6D8011">
          <w:rPr>
            <w:rFonts w:eastAsia="Aptos" w:cstheme="minorBidi"/>
            <w:sz w:val="22"/>
            <w:szCs w:val="22"/>
          </w:rPr>
          <w:t>n recepimento delle disposizioni dell’art. 16, comma 6,</w:t>
        </w:r>
      </w:ins>
      <w:ins w:id="33255" w:author="Visone Rossana (GSE)" w:date="2025-09-22T17:09:00Z" w16du:dateUtc="2025-09-22T15:09:00Z">
        <w:r w:rsidR="4216B9BA" w:rsidRPr="4C6D8011">
          <w:rPr>
            <w:rFonts w:eastAsia="Aptos" w:cstheme="minorBidi"/>
            <w:sz w:val="22"/>
            <w:szCs w:val="22"/>
          </w:rPr>
          <w:t xml:space="preserve"> del Decreto</w:t>
        </w:r>
      </w:ins>
      <w:ins w:id="33256" w:author="Visone Rossana (GSE)" w:date="2025-09-22T17:01:00Z" w16du:dateUtc="2025-09-22T15:01:00Z">
        <w:r w:rsidR="199C057C" w:rsidRPr="4C6D8011">
          <w:rPr>
            <w:rFonts w:eastAsia="Aptos" w:cstheme="minorBidi"/>
            <w:sz w:val="22"/>
            <w:szCs w:val="22"/>
          </w:rPr>
          <w:t xml:space="preserve"> </w:t>
        </w:r>
      </w:ins>
      <w:ins w:id="33257" w:author="Visone Rossana (GSE)" w:date="2025-09-22T17:04:00Z" w16du:dateUtc="2025-09-22T15:04:00Z">
        <w:r w:rsidR="3FF73F58" w:rsidRPr="4C6D8011">
          <w:rPr>
            <w:rFonts w:eastAsia="Aptos" w:cstheme="minorBidi"/>
            <w:sz w:val="22"/>
            <w:szCs w:val="22"/>
          </w:rPr>
          <w:t>la PA direttamente</w:t>
        </w:r>
      </w:ins>
      <w:ins w:id="33258" w:author="Visone Rossana (GSE)" w:date="2025-09-22T17:05:00Z" w16du:dateUtc="2025-09-22T15:05:00Z">
        <w:r w:rsidR="3FF73F58" w:rsidRPr="4C6D8011">
          <w:rPr>
            <w:rFonts w:eastAsia="Aptos" w:cstheme="minorBidi"/>
            <w:sz w:val="22"/>
            <w:szCs w:val="22"/>
          </w:rPr>
          <w:t>,</w:t>
        </w:r>
      </w:ins>
      <w:ins w:id="33259" w:author="Visone Rossana (GSE)" w:date="2025-09-22T17:04:00Z" w16du:dateUtc="2025-09-22T15:04:00Z">
        <w:r w:rsidR="3FF73F58" w:rsidRPr="4C6D8011">
          <w:rPr>
            <w:rFonts w:eastAsia="Aptos" w:cstheme="minorBidi"/>
            <w:sz w:val="22"/>
            <w:szCs w:val="22"/>
          </w:rPr>
          <w:t xml:space="preserve"> o per il tramite degli altri soggetti deputati ad agire conto della P</w:t>
        </w:r>
      </w:ins>
      <w:ins w:id="33260" w:author="Visone Rossana (GSE)" w:date="2025-09-22T17:05:00Z" w16du:dateUtc="2025-09-22T15:05:00Z">
        <w:r w:rsidR="3FF73F58" w:rsidRPr="4C6D8011">
          <w:rPr>
            <w:rFonts w:eastAsia="Aptos" w:cstheme="minorBidi"/>
            <w:sz w:val="22"/>
            <w:szCs w:val="22"/>
          </w:rPr>
          <w:t>A in qualità di SR, dovrà trasmettere</w:t>
        </w:r>
      </w:ins>
      <w:ins w:id="33261" w:author="Visone Rossana (GSE)" w:date="2025-09-22T17:49:00Z" w16du:dateUtc="2025-09-22T15:49:00Z">
        <w:r w:rsidR="4FEE5041" w:rsidRPr="4C6D8011">
          <w:rPr>
            <w:rFonts w:eastAsia="Aptos" w:cstheme="minorBidi"/>
            <w:sz w:val="22"/>
            <w:szCs w:val="22"/>
          </w:rPr>
          <w:t xml:space="preserve">- </w:t>
        </w:r>
      </w:ins>
      <w:ins w:id="33262" w:author="Visone Rossana (GSE)" w:date="2025-09-22T17:05:00Z" w16du:dateUtc="2025-09-22T15:05:00Z">
        <w:r w:rsidR="3FF73F58" w:rsidRPr="4C6D8011">
          <w:rPr>
            <w:rFonts w:eastAsia="Aptos" w:cstheme="minorBidi"/>
            <w:sz w:val="22"/>
            <w:szCs w:val="22"/>
          </w:rPr>
          <w:t xml:space="preserve"> </w:t>
        </w:r>
      </w:ins>
      <w:ins w:id="33263" w:author="Visone Rossana (GSE)" w:date="2025-09-22T17:47:00Z" w16du:dateUtc="2025-09-22T15:47:00Z">
        <w:r w:rsidR="4FEE5041" w:rsidRPr="4C6D8011">
          <w:rPr>
            <w:rFonts w:eastAsia="Aptos" w:cstheme="minorBidi"/>
            <w:sz w:val="22"/>
            <w:szCs w:val="22"/>
          </w:rPr>
          <w:t>tramite il Po</w:t>
        </w:r>
      </w:ins>
      <w:ins w:id="33264" w:author="Visone Rossana (GSE)" w:date="2025-09-22T17:48:00Z" w16du:dateUtc="2025-09-22T15:48:00Z">
        <w:r w:rsidR="4FEE5041" w:rsidRPr="4C6D8011">
          <w:rPr>
            <w:rFonts w:eastAsia="Aptos" w:cstheme="minorBidi"/>
            <w:sz w:val="22"/>
            <w:szCs w:val="22"/>
          </w:rPr>
          <w:t>rtaltermico</w:t>
        </w:r>
      </w:ins>
      <w:ins w:id="33265" w:author="Visone Rossana (GSE)" w:date="2025-09-22T17:49:00Z" w16du:dateUtc="2025-09-22T15:49:00Z">
        <w:r w:rsidR="4FEE5041" w:rsidRPr="4C6D8011">
          <w:rPr>
            <w:rFonts w:eastAsia="Aptos" w:cstheme="minorBidi"/>
            <w:sz w:val="22"/>
            <w:szCs w:val="22"/>
          </w:rPr>
          <w:t>-</w:t>
        </w:r>
      </w:ins>
      <w:ins w:id="33266" w:author="Visone Rossana (GSE)" w:date="2025-09-22T17:48:00Z" w16du:dateUtc="2025-09-22T15:48:00Z">
        <w:r w:rsidR="4FEE5041" w:rsidRPr="4C6D8011">
          <w:rPr>
            <w:rFonts w:eastAsia="Aptos" w:cstheme="minorBidi"/>
            <w:sz w:val="22"/>
            <w:szCs w:val="22"/>
          </w:rPr>
          <w:t xml:space="preserve"> </w:t>
        </w:r>
      </w:ins>
      <w:ins w:id="33267" w:author="Visone Rossana (GSE)" w:date="2025-09-22T17:05:00Z" w16du:dateUtc="2025-09-22T15:05:00Z">
        <w:r w:rsidR="3FF73F58" w:rsidRPr="4C6D8011">
          <w:rPr>
            <w:rFonts w:eastAsia="Aptos" w:cstheme="minorBidi"/>
            <w:sz w:val="22"/>
            <w:szCs w:val="22"/>
          </w:rPr>
          <w:t xml:space="preserve">la richiesta di concessione dell’incentivo </w:t>
        </w:r>
      </w:ins>
      <w:ins w:id="33268" w:author="Visone Rossana (GSE)" w:date="2025-09-22T17:16:00Z" w16du:dateUtc="2025-09-22T15:16:00Z">
        <w:r w:rsidRPr="4C6D8011">
          <w:rPr>
            <w:rFonts w:eastAsia="Aptos" w:cstheme="minorBidi"/>
            <w:sz w:val="22"/>
            <w:szCs w:val="22"/>
          </w:rPr>
          <w:t xml:space="preserve">a </w:t>
        </w:r>
      </w:ins>
      <w:ins w:id="33269" w:author="Visone Rossana (GSE)" w:date="2025-09-22T17:20:00Z" w16du:dateUtc="2025-09-22T15:20:00Z">
        <w:r w:rsidRPr="4C6D8011">
          <w:rPr>
            <w:rFonts w:eastAsia="Aptos" w:cstheme="minorBidi"/>
            <w:sz w:val="22"/>
            <w:szCs w:val="22"/>
          </w:rPr>
          <w:t>s</w:t>
        </w:r>
      </w:ins>
      <w:ins w:id="33270" w:author="Visone Rossana (GSE)" w:date="2025-09-22T17:15:00Z" w16du:dateUtc="2025-09-22T15:15:00Z">
        <w:r w:rsidRPr="4C6D8011">
          <w:rPr>
            <w:rFonts w:eastAsia="Aptos" w:cstheme="minorBidi"/>
            <w:sz w:val="22"/>
            <w:szCs w:val="22"/>
          </w:rPr>
          <w:t xml:space="preserve">eguito </w:t>
        </w:r>
      </w:ins>
      <w:ins w:id="33271" w:author="Visone Rossana (GSE)" w:date="2025-09-22T17:19:00Z" w16du:dateUtc="2025-09-22T15:19:00Z">
        <w:r w:rsidRPr="4C6D8011">
          <w:rPr>
            <w:rFonts w:eastAsia="Aptos" w:cstheme="minorBidi"/>
            <w:sz w:val="22"/>
            <w:szCs w:val="22"/>
          </w:rPr>
          <w:t>della</w:t>
        </w:r>
      </w:ins>
      <w:ins w:id="33272" w:author="Visone Rossana (GSE)" w:date="2025-09-22T17:15:00Z" w16du:dateUtc="2025-09-22T15:15:00Z">
        <w:r w:rsidRPr="4C6D8011">
          <w:rPr>
            <w:rFonts w:eastAsia="Aptos" w:cstheme="minorBidi"/>
            <w:sz w:val="22"/>
            <w:szCs w:val="22"/>
          </w:rPr>
          <w:t xml:space="preserve"> </w:t>
        </w:r>
      </w:ins>
      <w:ins w:id="33273" w:author="Visone Rossana (GSE)" w:date="2025-09-22T17:06:00Z" w16du:dateUtc="2025-09-22T15:06:00Z">
        <w:r w:rsidR="3FF73F58" w:rsidRPr="4C6D8011">
          <w:rPr>
            <w:rFonts w:eastAsia="Aptos" w:cstheme="minorBidi"/>
            <w:sz w:val="22"/>
            <w:szCs w:val="22"/>
          </w:rPr>
          <w:t xml:space="preserve">realizzazione di almeno uno degli interventi </w:t>
        </w:r>
      </w:ins>
      <w:ins w:id="33274" w:author="Visone Rossana (GSE)" w:date="2025-09-22T17:07:00Z" w16du:dateUtc="2025-09-22T15:07:00Z">
        <w:r w:rsidR="3FF73F58" w:rsidRPr="4C6D8011">
          <w:rPr>
            <w:rFonts w:eastAsia="Aptos" w:cstheme="minorBidi"/>
            <w:sz w:val="22"/>
            <w:szCs w:val="22"/>
          </w:rPr>
          <w:t xml:space="preserve">ricompresi </w:t>
        </w:r>
      </w:ins>
      <w:ins w:id="33275" w:author="Visone Rossana (GSE)" w:date="2025-09-22T17:08:00Z" w16du:dateUtc="2025-09-22T15:08:00Z">
        <w:r w:rsidR="3FF73F58" w:rsidRPr="4C6D8011">
          <w:rPr>
            <w:rFonts w:eastAsia="Aptos" w:cstheme="minorBidi"/>
            <w:sz w:val="22"/>
            <w:szCs w:val="22"/>
          </w:rPr>
          <w:t>nella Diagnosi energetica oggetto del contributo anticipato</w:t>
        </w:r>
      </w:ins>
      <w:ins w:id="33276" w:author="Visone Rossana (GSE)" w:date="2025-09-22T17:14:00Z" w16du:dateUtc="2025-09-22T15:14:00Z">
        <w:r w:rsidR="4216B9BA" w:rsidRPr="4C6D8011">
          <w:rPr>
            <w:rFonts w:eastAsia="Aptos" w:cstheme="minorBidi"/>
            <w:sz w:val="22"/>
            <w:szCs w:val="22"/>
          </w:rPr>
          <w:t>, p</w:t>
        </w:r>
      </w:ins>
      <w:ins w:id="33277" w:author="Visone Rossana (GSE)" w:date="2025-09-22T17:15:00Z" w16du:dateUtc="2025-09-22T15:15:00Z">
        <w:r w:rsidRPr="4C6D8011">
          <w:rPr>
            <w:rFonts w:eastAsia="Aptos" w:cstheme="minorBidi"/>
            <w:sz w:val="22"/>
            <w:szCs w:val="22"/>
          </w:rPr>
          <w:t>resso</w:t>
        </w:r>
      </w:ins>
      <w:ins w:id="33278" w:author="Visone Rossana (GSE)" w:date="2025-09-22T17:14:00Z" w16du:dateUtc="2025-09-22T15:14:00Z">
        <w:r w:rsidR="4216B9BA" w:rsidRPr="4C6D8011">
          <w:rPr>
            <w:rFonts w:eastAsia="Aptos" w:cstheme="minorBidi"/>
            <w:sz w:val="22"/>
            <w:szCs w:val="22"/>
          </w:rPr>
          <w:t xml:space="preserve"> lo specifico edificio oggetto di Diagnosi</w:t>
        </w:r>
      </w:ins>
      <w:ins w:id="33279" w:author="Visone Rossana (GSE)" w:date="2025-09-22T17:57:00Z" w16du:dateUtc="2025-09-22T15:57:00Z">
        <w:r w:rsidR="54857976" w:rsidRPr="4C6D8011">
          <w:rPr>
            <w:rFonts w:eastAsia="Aptos" w:cstheme="minorBidi"/>
            <w:sz w:val="22"/>
            <w:szCs w:val="22"/>
          </w:rPr>
          <w:t>.</w:t>
        </w:r>
      </w:ins>
    </w:p>
    <w:p w14:paraId="5DE50DB6" w14:textId="3CC87DAB" w:rsidR="00980940" w:rsidRDefault="007478D4" w:rsidP="2A30F30F">
      <w:pPr>
        <w:spacing w:line="276" w:lineRule="auto"/>
        <w:contextualSpacing/>
        <w:jc w:val="both"/>
        <w:rPr>
          <w:ins w:id="33280" w:author="Visone Rossana (GSE)" w:date="2025-09-22T17:24:00Z" w16du:dateUtc="2025-09-22T15:24:00Z"/>
          <w:rFonts w:eastAsia="Aptos" w:cstheme="minorBidi"/>
          <w:kern w:val="2"/>
          <w:sz w:val="22"/>
          <w:szCs w:val="22"/>
          <w14:ligatures w14:val="standardContextual"/>
        </w:rPr>
      </w:pPr>
      <w:ins w:id="33281" w:author="Visone Rossana (GSE)" w:date="2025-09-22T17:20:00Z" w16du:dateUtc="2025-09-22T15:20:00Z">
        <w:r w:rsidRPr="4C6D8011">
          <w:rPr>
            <w:rFonts w:eastAsia="Aptos" w:cstheme="minorBidi"/>
            <w:sz w:val="22"/>
            <w:szCs w:val="22"/>
          </w:rPr>
          <w:t>In ragione dell</w:t>
        </w:r>
      </w:ins>
      <w:ins w:id="33282" w:author="Visone Rossana (GSE)" w:date="2025-09-22T17:24:00Z" w16du:dateUtc="2025-09-22T15:24:00Z">
        <w:r w:rsidRPr="4C6D8011">
          <w:rPr>
            <w:rFonts w:eastAsia="Aptos" w:cstheme="minorBidi"/>
            <w:sz w:val="22"/>
            <w:szCs w:val="22"/>
          </w:rPr>
          <w:t>a natura della progettualità</w:t>
        </w:r>
      </w:ins>
      <w:ins w:id="33283" w:author="Visone Rossana (GSE)" w:date="2025-09-22T17:40:00Z" w16du:dateUtc="2025-09-22T15:40:00Z">
        <w:r w:rsidR="02562200" w:rsidRPr="4C6D8011">
          <w:rPr>
            <w:rFonts w:eastAsia="Aptos" w:cstheme="minorBidi"/>
            <w:sz w:val="22"/>
            <w:szCs w:val="22"/>
          </w:rPr>
          <w:t xml:space="preserve"> </w:t>
        </w:r>
      </w:ins>
      <w:ins w:id="33284" w:author="Visone Rossana (GSE)" w:date="2025-09-22T17:25:00Z" w16du:dateUtc="2025-09-22T15:25:00Z">
        <w:r w:rsidRPr="4C6D8011">
          <w:rPr>
            <w:rFonts w:eastAsia="Aptos" w:cstheme="minorBidi"/>
            <w:sz w:val="22"/>
            <w:szCs w:val="22"/>
          </w:rPr>
          <w:t>per la realizzazione degli interventi</w:t>
        </w:r>
      </w:ins>
      <w:ins w:id="33285" w:author="Visone Rossana (GSE)" w:date="2025-09-22T17:24:00Z" w16du:dateUtc="2025-09-22T15:24:00Z">
        <w:r w:rsidRPr="4C6D8011">
          <w:rPr>
            <w:rFonts w:eastAsia="Aptos" w:cstheme="minorBidi"/>
            <w:sz w:val="22"/>
            <w:szCs w:val="22"/>
          </w:rPr>
          <w:t>, la PA può optare per la trasmissione di una richiesta:</w:t>
        </w:r>
      </w:ins>
    </w:p>
    <w:p w14:paraId="7A708B55" w14:textId="38D07146" w:rsidR="007478D4" w:rsidRDefault="007478D4" w:rsidP="2A30F30F">
      <w:pPr>
        <w:pStyle w:val="Paragrafoelenco"/>
        <w:numPr>
          <w:ilvl w:val="0"/>
          <w:numId w:val="137"/>
        </w:numPr>
        <w:spacing w:line="276" w:lineRule="auto"/>
        <w:jc w:val="both"/>
        <w:rPr>
          <w:ins w:id="33286" w:author="Visone Rossana (GSE)" w:date="2025-09-22T17:25:00Z" w16du:dateUtc="2025-09-22T15:25:00Z"/>
          <w:rFonts w:eastAsia="Aptos" w:cstheme="minorBidi"/>
          <w:kern w:val="2"/>
          <w:sz w:val="22"/>
          <w:szCs w:val="22"/>
          <w14:ligatures w14:val="standardContextual"/>
        </w:rPr>
      </w:pPr>
      <w:ins w:id="33287" w:author="Visone Rossana (GSE)" w:date="2025-09-22T17:24:00Z" w16du:dateUtc="2025-09-22T15:24:00Z">
        <w:r w:rsidRPr="4C6D8011">
          <w:rPr>
            <w:rFonts w:eastAsia="Aptos" w:cstheme="minorBidi"/>
            <w:sz w:val="22"/>
            <w:szCs w:val="22"/>
          </w:rPr>
          <w:t xml:space="preserve">in </w:t>
        </w:r>
      </w:ins>
      <w:ins w:id="33288" w:author="Visone Rossana (GSE)" w:date="2025-09-22T17:25:00Z" w16du:dateUtc="2025-09-22T15:25:00Z">
        <w:r w:rsidRPr="4C6D8011">
          <w:rPr>
            <w:rFonts w:eastAsia="Aptos" w:cstheme="minorBidi"/>
            <w:sz w:val="22"/>
            <w:szCs w:val="22"/>
          </w:rPr>
          <w:t>modalità prenotazione</w:t>
        </w:r>
        <w:r w:rsidR="14F2F898" w:rsidRPr="4C6D8011">
          <w:rPr>
            <w:rFonts w:eastAsia="Aptos" w:cstheme="minorBidi"/>
            <w:sz w:val="22"/>
            <w:szCs w:val="22"/>
          </w:rPr>
          <w:t>, in presenza di lavori programmati e nelle casistiche di cui al Par xx</w:t>
        </w:r>
        <w:r w:rsidRPr="4C6D8011">
          <w:rPr>
            <w:rFonts w:eastAsia="Aptos" w:cstheme="minorBidi"/>
            <w:sz w:val="22"/>
            <w:szCs w:val="22"/>
          </w:rPr>
          <w:t>;</w:t>
        </w:r>
      </w:ins>
    </w:p>
    <w:p w14:paraId="0E0D9070" w14:textId="7F90A2FD" w:rsidR="007478D4" w:rsidRPr="007478D4" w:rsidRDefault="007478D4">
      <w:pPr>
        <w:pStyle w:val="Paragrafoelenco"/>
        <w:numPr>
          <w:ilvl w:val="0"/>
          <w:numId w:val="137"/>
        </w:numPr>
        <w:spacing w:line="276" w:lineRule="auto"/>
        <w:jc w:val="both"/>
        <w:rPr>
          <w:ins w:id="33289" w:author="Visone Rossana (GSE)" w:date="2025-09-22T17:01:00Z" w16du:dateUtc="2025-09-22T15:01:00Z"/>
          <w:rFonts w:eastAsia="Aptos" w:cstheme="minorBidi"/>
          <w:kern w:val="2"/>
          <w:sz w:val="22"/>
          <w:szCs w:val="22"/>
          <w14:ligatures w14:val="standardContextual"/>
          <w:rPrChange w:id="33290" w:author="Visone Rossana (GSE)" w:date="2025-09-22T17:24:00Z" w16du:dateUtc="2025-09-22T15:24:00Z">
            <w:rPr>
              <w:ins w:id="33291" w:author="Visone Rossana (GSE)" w:date="2025-09-22T17:01:00Z" w16du:dateUtc="2025-09-22T15:01:00Z"/>
              <w:rFonts w:eastAsia="Aptos"/>
            </w:rPr>
          </w:rPrChange>
        </w:rPr>
        <w:pPrChange w:id="33292" w:author="Visone Rossana (GSE)" w:date="2025-09-22T17:24:00Z" w16du:dateUtc="2025-09-22T15:24:00Z">
          <w:pPr>
            <w:spacing w:line="276" w:lineRule="auto"/>
            <w:contextualSpacing/>
            <w:jc w:val="both"/>
          </w:pPr>
        </w:pPrChange>
      </w:pPr>
      <w:ins w:id="33293" w:author="Visone Rossana (GSE)" w:date="2025-09-22T17:25:00Z" w16du:dateUtc="2025-09-22T15:25:00Z">
        <w:r w:rsidRPr="4C6D8011">
          <w:rPr>
            <w:rFonts w:eastAsia="Aptos" w:cstheme="minorBidi"/>
            <w:sz w:val="22"/>
            <w:szCs w:val="22"/>
          </w:rPr>
          <w:t>in modalità di accesso diretto</w:t>
        </w:r>
        <w:r w:rsidR="14F2F898" w:rsidRPr="4C6D8011">
          <w:rPr>
            <w:rFonts w:eastAsia="Aptos" w:cstheme="minorBidi"/>
            <w:sz w:val="22"/>
            <w:szCs w:val="22"/>
          </w:rPr>
          <w:t>, alla fine dei lavori</w:t>
        </w:r>
      </w:ins>
      <w:ins w:id="33294" w:author="Visone Rossana (GSE)" w:date="2025-09-22T17:26:00Z" w16du:dateUtc="2025-09-22T15:26:00Z">
        <w:r w:rsidR="14F2F898" w:rsidRPr="4C6D8011">
          <w:rPr>
            <w:rFonts w:eastAsia="Aptos" w:cstheme="minorBidi"/>
            <w:sz w:val="22"/>
            <w:szCs w:val="22"/>
          </w:rPr>
          <w:t xml:space="preserve">. </w:t>
        </w:r>
      </w:ins>
      <w:ins w:id="33295" w:author="Visone Rossana (GSE)" w:date="2025-09-22T17:25:00Z" w16du:dateUtc="2025-09-22T15:25:00Z">
        <w:r w:rsidRPr="4C6D8011">
          <w:rPr>
            <w:rFonts w:eastAsia="Aptos" w:cstheme="minorBidi"/>
            <w:sz w:val="22"/>
            <w:szCs w:val="22"/>
          </w:rPr>
          <w:t xml:space="preserve"> </w:t>
        </w:r>
      </w:ins>
    </w:p>
    <w:p w14:paraId="5C716D55" w14:textId="2022831D" w:rsidR="00107FB5" w:rsidRDefault="02562200" w:rsidP="2A30F30F">
      <w:pPr>
        <w:spacing w:line="276" w:lineRule="auto"/>
        <w:contextualSpacing/>
        <w:jc w:val="both"/>
        <w:rPr>
          <w:ins w:id="33296" w:author="Visone Rossana (GSE)" w:date="2025-09-22T18:09:00Z" w16du:dateUtc="2025-09-22T16:09:00Z"/>
          <w:rFonts w:eastAsia="Aptos" w:cstheme="minorBidi"/>
          <w:kern w:val="2"/>
          <w:sz w:val="22"/>
          <w:szCs w:val="22"/>
          <w14:ligatures w14:val="standardContextual"/>
        </w:rPr>
      </w:pPr>
      <w:ins w:id="33297" w:author="Visone Rossana (GSE)" w:date="2025-09-22T17:38:00Z" w16du:dateUtc="2025-09-22T15:38:00Z">
        <w:r w:rsidRPr="4C6D8011">
          <w:rPr>
            <w:rFonts w:eastAsia="Aptos" w:cstheme="minorBidi"/>
            <w:sz w:val="22"/>
            <w:szCs w:val="22"/>
          </w:rPr>
          <w:t>Per le</w:t>
        </w:r>
      </w:ins>
      <w:ins w:id="33298" w:author="Visone Rossana (GSE)" w:date="2025-09-22T17:52:00Z" w16du:dateUtc="2025-09-22T15:52:00Z">
        <w:r w:rsidR="4FEE5041" w:rsidRPr="4C6D8011">
          <w:rPr>
            <w:rFonts w:eastAsia="Aptos" w:cstheme="minorBidi"/>
            <w:sz w:val="22"/>
            <w:szCs w:val="22"/>
          </w:rPr>
          <w:t xml:space="preserve"> modalità di </w:t>
        </w:r>
      </w:ins>
      <w:ins w:id="33299" w:author="Visone Rossana (GSE)" w:date="2025-09-22T17:38:00Z" w16du:dateUtc="2025-09-22T15:38:00Z">
        <w:r w:rsidRPr="4C6D8011">
          <w:rPr>
            <w:rFonts w:eastAsia="Aptos" w:cstheme="minorBidi"/>
            <w:sz w:val="22"/>
            <w:szCs w:val="22"/>
          </w:rPr>
          <w:t xml:space="preserve">invio delle istanze </w:t>
        </w:r>
      </w:ins>
      <w:ins w:id="33300" w:author="Visone Rossana (GSE)" w:date="2025-09-22T17:52:00Z" w16du:dateUtc="2025-09-22T15:52:00Z">
        <w:r w:rsidR="4FEE5041" w:rsidRPr="4C6D8011">
          <w:rPr>
            <w:rFonts w:eastAsia="Aptos" w:cstheme="minorBidi"/>
            <w:sz w:val="22"/>
            <w:szCs w:val="22"/>
          </w:rPr>
          <w:t xml:space="preserve">richiamate </w:t>
        </w:r>
      </w:ins>
      <w:ins w:id="33301" w:author="Visone Rossana (GSE)" w:date="2025-09-22T17:41:00Z" w16du:dateUtc="2025-09-22T15:41:00Z">
        <w:r w:rsidRPr="4C6D8011">
          <w:rPr>
            <w:rFonts w:eastAsia="Aptos" w:cstheme="minorBidi"/>
            <w:sz w:val="22"/>
            <w:szCs w:val="22"/>
          </w:rPr>
          <w:t>e alla specifica documentazione richiesta</w:t>
        </w:r>
      </w:ins>
      <w:ins w:id="33302" w:author="Visone Rossana (GSE)" w:date="2025-09-22T17:52:00Z" w16du:dateUtc="2025-09-22T15:52:00Z">
        <w:r w:rsidR="4FEE5041" w:rsidRPr="4C6D8011">
          <w:rPr>
            <w:rFonts w:eastAsia="Aptos" w:cstheme="minorBidi"/>
            <w:sz w:val="22"/>
            <w:szCs w:val="22"/>
          </w:rPr>
          <w:t xml:space="preserve"> </w:t>
        </w:r>
      </w:ins>
      <w:ins w:id="33303" w:author="Visone Rossana (GSE)" w:date="2025-09-22T17:55:00Z" w16du:dateUtc="2025-09-22T15:55:00Z">
        <w:r w:rsidR="4FEE5041" w:rsidRPr="4C6D8011">
          <w:rPr>
            <w:rFonts w:eastAsia="Aptos" w:cstheme="minorBidi"/>
            <w:sz w:val="22"/>
            <w:szCs w:val="22"/>
          </w:rPr>
          <w:t>si rimanda ai Paragrafi dedicati</w:t>
        </w:r>
      </w:ins>
      <w:ins w:id="33304" w:author="Visone Rossana (GSE)" w:date="2025-09-22T18:02:00Z" w16du:dateUtc="2025-09-22T16:02:00Z">
        <w:r w:rsidR="54857976" w:rsidRPr="4C6D8011">
          <w:rPr>
            <w:rFonts w:eastAsia="Aptos" w:cstheme="minorBidi"/>
            <w:sz w:val="22"/>
            <w:szCs w:val="22"/>
          </w:rPr>
          <w:t xml:space="preserve"> delle</w:t>
        </w:r>
      </w:ins>
      <w:ins w:id="33305" w:author="Visone Rossana (GSE)" w:date="2025-09-22T18:03:00Z" w16du:dateUtc="2025-09-22T16:03:00Z">
        <w:r w:rsidR="54857976" w:rsidRPr="4C6D8011">
          <w:rPr>
            <w:rFonts w:eastAsia="Aptos" w:cstheme="minorBidi"/>
            <w:sz w:val="22"/>
            <w:szCs w:val="22"/>
          </w:rPr>
          <w:t xml:space="preserve"> presenti Regole</w:t>
        </w:r>
      </w:ins>
      <w:ins w:id="33306" w:author="Visone Rossana (GSE)" w:date="2025-09-22T18:01:00Z" w16du:dateUtc="2025-09-22T16:01:00Z">
        <w:r w:rsidR="54857976" w:rsidRPr="4C6D8011">
          <w:rPr>
            <w:rFonts w:eastAsia="Aptos" w:cstheme="minorBidi"/>
            <w:sz w:val="22"/>
            <w:szCs w:val="22"/>
          </w:rPr>
          <w:t>. I</w:t>
        </w:r>
      </w:ins>
      <w:ins w:id="33307" w:author="Visone Rossana (GSE)" w:date="2025-09-22T17:52:00Z" w16du:dateUtc="2025-09-22T15:52:00Z">
        <w:r w:rsidR="4FEE5041" w:rsidRPr="4C6D8011">
          <w:rPr>
            <w:rFonts w:eastAsia="Aptos" w:cstheme="minorBidi"/>
            <w:sz w:val="22"/>
            <w:szCs w:val="22"/>
          </w:rPr>
          <w:t>n fase di trasmissione</w:t>
        </w:r>
      </w:ins>
      <w:ins w:id="33308" w:author="Visone Rossana (GSE)" w:date="2025-09-22T17:53:00Z" w16du:dateUtc="2025-09-22T15:53:00Z">
        <w:r w:rsidR="4FEE5041" w:rsidRPr="4C6D8011">
          <w:rPr>
            <w:rFonts w:eastAsia="Aptos" w:cstheme="minorBidi"/>
            <w:sz w:val="22"/>
            <w:szCs w:val="22"/>
          </w:rPr>
          <w:t xml:space="preserve"> dell’istanza </w:t>
        </w:r>
      </w:ins>
      <w:ins w:id="33309" w:author="Visone Rossana (GSE)" w:date="2025-09-22T17:51:00Z" w16du:dateUtc="2025-09-22T15:51:00Z">
        <w:r w:rsidR="4FEE5041" w:rsidRPr="4C6D8011">
          <w:rPr>
            <w:rFonts w:eastAsia="Aptos" w:cstheme="minorBidi"/>
            <w:sz w:val="22"/>
            <w:szCs w:val="22"/>
          </w:rPr>
          <w:t>il SR dovrà</w:t>
        </w:r>
      </w:ins>
      <w:ins w:id="33310" w:author="Visone Rossana (GSE)" w:date="2025-09-22T18:01:00Z" w16du:dateUtc="2025-09-22T16:01:00Z">
        <w:r w:rsidR="54857976" w:rsidRPr="4C6D8011">
          <w:rPr>
            <w:rFonts w:eastAsia="Aptos" w:cstheme="minorBidi"/>
            <w:sz w:val="22"/>
            <w:szCs w:val="22"/>
          </w:rPr>
          <w:t>, inoltre,</w:t>
        </w:r>
      </w:ins>
      <w:ins w:id="33311" w:author="Visone Rossana (GSE)" w:date="2025-09-22T17:51:00Z" w16du:dateUtc="2025-09-22T15:51:00Z">
        <w:r w:rsidR="4FEE5041" w:rsidRPr="4C6D8011">
          <w:rPr>
            <w:rFonts w:eastAsia="Aptos" w:cstheme="minorBidi"/>
            <w:sz w:val="22"/>
            <w:szCs w:val="22"/>
          </w:rPr>
          <w:t xml:space="preserve"> </w:t>
        </w:r>
      </w:ins>
      <w:ins w:id="33312" w:author="Visone Rossana (GSE)" w:date="2025-09-22T17:49:00Z" w16du:dateUtc="2025-09-22T15:49:00Z">
        <w:r w:rsidR="4FEE5041" w:rsidRPr="4C6D8011">
          <w:rPr>
            <w:rFonts w:eastAsia="Aptos" w:cstheme="minorBidi"/>
            <w:sz w:val="22"/>
            <w:szCs w:val="22"/>
          </w:rPr>
          <w:t>comunica</w:t>
        </w:r>
      </w:ins>
      <w:ins w:id="33313" w:author="Visone Rossana (GSE)" w:date="2025-09-22T17:51:00Z" w16du:dateUtc="2025-09-22T15:51:00Z">
        <w:r w:rsidR="4FEE5041" w:rsidRPr="4C6D8011">
          <w:rPr>
            <w:rFonts w:eastAsia="Aptos" w:cstheme="minorBidi"/>
            <w:sz w:val="22"/>
            <w:szCs w:val="22"/>
          </w:rPr>
          <w:t>re</w:t>
        </w:r>
      </w:ins>
      <w:ins w:id="33314" w:author="Visone Rossana (GSE)" w:date="2025-09-22T17:53:00Z" w16du:dateUtc="2025-09-22T15:53:00Z">
        <w:r w:rsidR="4FEE5041" w:rsidRPr="4C6D8011">
          <w:rPr>
            <w:rFonts w:eastAsia="Aptos" w:cstheme="minorBidi"/>
            <w:sz w:val="22"/>
            <w:szCs w:val="22"/>
          </w:rPr>
          <w:t>-</w:t>
        </w:r>
      </w:ins>
      <w:ins w:id="33315" w:author="Visone Rossana (GSE)" w:date="2025-09-22T17:51:00Z" w16du:dateUtc="2025-09-22T15:51:00Z">
        <w:r w:rsidR="4FEE5041" w:rsidRPr="4C6D8011">
          <w:rPr>
            <w:rFonts w:eastAsia="Aptos" w:cstheme="minorBidi"/>
            <w:sz w:val="22"/>
            <w:szCs w:val="22"/>
          </w:rPr>
          <w:t xml:space="preserve"> tramite Portaltermico</w:t>
        </w:r>
      </w:ins>
      <w:ins w:id="33316" w:author="Visone Rossana (GSE)" w:date="2025-09-22T17:53:00Z" w16du:dateUtc="2025-09-22T15:53:00Z">
        <w:r w:rsidR="4FEE5041" w:rsidRPr="4C6D8011">
          <w:rPr>
            <w:rFonts w:eastAsia="Aptos" w:cstheme="minorBidi"/>
            <w:sz w:val="22"/>
            <w:szCs w:val="22"/>
          </w:rPr>
          <w:t>-</w:t>
        </w:r>
      </w:ins>
      <w:ins w:id="33317" w:author="Visone Rossana (GSE)" w:date="2025-09-22T17:51:00Z" w16du:dateUtc="2025-09-22T15:51:00Z">
        <w:r w:rsidR="4FEE5041" w:rsidRPr="4C6D8011">
          <w:rPr>
            <w:rFonts w:eastAsia="Aptos" w:cstheme="minorBidi"/>
            <w:sz w:val="22"/>
            <w:szCs w:val="22"/>
          </w:rPr>
          <w:t xml:space="preserve"> </w:t>
        </w:r>
      </w:ins>
      <w:ins w:id="33318" w:author="Visone Rossana (GSE)" w:date="2025-09-22T18:03:00Z" w16du:dateUtc="2025-09-22T16:03:00Z">
        <w:r w:rsidR="54857976" w:rsidRPr="4C6D8011">
          <w:rPr>
            <w:rFonts w:eastAsia="Aptos" w:cstheme="minorBidi"/>
            <w:sz w:val="22"/>
            <w:szCs w:val="22"/>
          </w:rPr>
          <w:t xml:space="preserve">anche </w:t>
        </w:r>
      </w:ins>
      <w:ins w:id="33319" w:author="Visone Rossana (GSE)" w:date="2025-09-22T17:49:00Z" w16du:dateUtc="2025-09-22T15:49:00Z">
        <w:r w:rsidR="4FEE5041" w:rsidRPr="4C6D8011">
          <w:rPr>
            <w:rFonts w:eastAsia="Aptos" w:cstheme="minorBidi"/>
            <w:sz w:val="22"/>
            <w:szCs w:val="22"/>
          </w:rPr>
          <w:t>il codice identificativo di richiesta pe</w:t>
        </w:r>
      </w:ins>
      <w:ins w:id="33320" w:author="Visone Rossana (GSE)" w:date="2025-09-22T17:50:00Z" w16du:dateUtc="2025-09-22T15:50:00Z">
        <w:r w:rsidR="4FEE5041" w:rsidRPr="4C6D8011">
          <w:rPr>
            <w:rFonts w:eastAsia="Aptos" w:cstheme="minorBidi"/>
            <w:sz w:val="22"/>
            <w:szCs w:val="22"/>
          </w:rPr>
          <w:t xml:space="preserve">r il quale si è ottenuto il </w:t>
        </w:r>
      </w:ins>
      <w:ins w:id="33321" w:author="Visone Rossana (GSE)" w:date="2025-09-22T17:49:00Z" w16du:dateUtc="2025-09-22T15:49:00Z">
        <w:r w:rsidR="4FEE5041" w:rsidRPr="4C6D8011">
          <w:rPr>
            <w:rFonts w:eastAsia="Aptos" w:cstheme="minorBidi"/>
            <w:sz w:val="22"/>
            <w:szCs w:val="22"/>
          </w:rPr>
          <w:t>contributo anticipat</w:t>
        </w:r>
      </w:ins>
      <w:ins w:id="33322" w:author="Visone Rossana (GSE)" w:date="2025-09-22T17:50:00Z" w16du:dateUtc="2025-09-22T15:50:00Z">
        <w:r w:rsidR="4FEE5041" w:rsidRPr="4C6D8011">
          <w:rPr>
            <w:rFonts w:eastAsia="Aptos" w:cstheme="minorBidi"/>
            <w:sz w:val="22"/>
            <w:szCs w:val="22"/>
          </w:rPr>
          <w:t>o. In merito</w:t>
        </w:r>
      </w:ins>
      <w:ins w:id="33323" w:author="Visone Rossana (GSE)" w:date="2025-09-22T18:09:00Z" w16du:dateUtc="2025-09-22T16:09:00Z">
        <w:r w:rsidR="3EFCCDD5" w:rsidRPr="4C6D8011">
          <w:rPr>
            <w:rFonts w:eastAsia="Aptos" w:cstheme="minorBidi"/>
            <w:sz w:val="22"/>
            <w:szCs w:val="22"/>
          </w:rPr>
          <w:t>, in caso di ottenimento del contributo anticipato</w:t>
        </w:r>
      </w:ins>
      <w:ins w:id="33324" w:author="Visone Rossana (GSE)" w:date="2025-09-22T18:11:00Z" w16du:dateUtc="2025-09-22T16:11:00Z">
        <w:r w:rsidR="3EFCCDD5" w:rsidRPr="4C6D8011">
          <w:rPr>
            <w:rFonts w:eastAsia="Aptos" w:cstheme="minorBidi"/>
            <w:sz w:val="22"/>
            <w:szCs w:val="22"/>
          </w:rPr>
          <w:t xml:space="preserve">, </w:t>
        </w:r>
      </w:ins>
      <w:ins w:id="33325" w:author="Visone Rossana (GSE)" w:date="2025-09-22T18:10:00Z" w16du:dateUtc="2025-09-22T16:10:00Z">
        <w:r w:rsidR="3EFCCDD5" w:rsidRPr="4C6D8011">
          <w:rPr>
            <w:rFonts w:eastAsia="Aptos" w:cstheme="minorBidi"/>
            <w:sz w:val="22"/>
            <w:szCs w:val="22"/>
          </w:rPr>
          <w:t>la spesa sostenuta per la redazione della Diagnosi energetica non è annoverabile tra le spese ammissibili</w:t>
        </w:r>
      </w:ins>
      <w:ins w:id="33326" w:author="Visone Rossana (GSE)" w:date="2025-09-22T18:09:00Z" w16du:dateUtc="2025-09-22T16:09:00Z">
        <w:r w:rsidR="3EFCCDD5" w:rsidRPr="4C6D8011">
          <w:rPr>
            <w:rFonts w:eastAsia="Aptos" w:cstheme="minorBidi"/>
            <w:sz w:val="22"/>
            <w:szCs w:val="22"/>
          </w:rPr>
          <w:t>:</w:t>
        </w:r>
      </w:ins>
    </w:p>
    <w:p w14:paraId="0A96D639" w14:textId="3C161712" w:rsidR="00107FB5" w:rsidRDefault="4FEE5041" w:rsidP="2A30F30F">
      <w:pPr>
        <w:pStyle w:val="Paragrafoelenco"/>
        <w:numPr>
          <w:ilvl w:val="0"/>
          <w:numId w:val="138"/>
        </w:numPr>
        <w:spacing w:line="276" w:lineRule="auto"/>
        <w:jc w:val="both"/>
        <w:rPr>
          <w:ins w:id="33327" w:author="Visone Rossana (GSE)" w:date="2025-09-22T18:10:00Z" w16du:dateUtc="2025-09-22T16:10:00Z"/>
          <w:rFonts w:eastAsia="Aptos" w:cstheme="minorBidi"/>
          <w:kern w:val="2"/>
          <w:sz w:val="22"/>
          <w:szCs w:val="22"/>
          <w14:ligatures w14:val="standardContextual"/>
        </w:rPr>
      </w:pPr>
      <w:ins w:id="33328" w:author="Visone Rossana (GSE)" w:date="2025-09-22T17:54:00Z" w16du:dateUtc="2025-09-22T15:54:00Z">
        <w:r w:rsidRPr="4C6D8011">
          <w:rPr>
            <w:rFonts w:eastAsia="Aptos" w:cstheme="minorBidi"/>
            <w:sz w:val="22"/>
            <w:szCs w:val="22"/>
            <w:rPrChange w:id="33329" w:author="Visone Rossana (GSE)" w:date="2025-09-22T18:09:00Z" w16du:dateUtc="2025-09-22T16:09:00Z">
              <w:rPr>
                <w:rFonts w:eastAsia="Aptos"/>
              </w:rPr>
            </w:rPrChange>
          </w:rPr>
          <w:t>per il calcolo de</w:t>
        </w:r>
      </w:ins>
      <w:ins w:id="33330" w:author="Visone Rossana (GSE)" w:date="2025-09-22T17:55:00Z" w16du:dateUtc="2025-09-22T15:55:00Z">
        <w:r w:rsidRPr="4C6D8011">
          <w:rPr>
            <w:rFonts w:eastAsia="Aptos" w:cstheme="minorBidi"/>
            <w:sz w:val="22"/>
            <w:szCs w:val="22"/>
            <w:rPrChange w:id="33331" w:author="Visone Rossana (GSE)" w:date="2025-09-22T18:09:00Z" w16du:dateUtc="2025-09-22T16:09:00Z">
              <w:rPr>
                <w:rFonts w:eastAsia="Aptos"/>
              </w:rPr>
            </w:rPrChange>
          </w:rPr>
          <w:t xml:space="preserve">ll’incentivo </w:t>
        </w:r>
      </w:ins>
      <w:ins w:id="33332" w:author="Visone Rossana (GSE)" w:date="2025-09-22T18:01:00Z" w16du:dateUtc="2025-09-22T16:01:00Z">
        <w:r w:rsidR="54857976" w:rsidRPr="4C6D8011">
          <w:rPr>
            <w:rFonts w:eastAsia="Aptos" w:cstheme="minorBidi"/>
            <w:sz w:val="22"/>
            <w:szCs w:val="22"/>
            <w:rPrChange w:id="33333" w:author="Visone Rossana (GSE)" w:date="2025-09-22T18:09:00Z" w16du:dateUtc="2025-09-22T16:09:00Z">
              <w:rPr>
                <w:rFonts w:eastAsia="Aptos"/>
              </w:rPr>
            </w:rPrChange>
          </w:rPr>
          <w:t>d</w:t>
        </w:r>
      </w:ins>
      <w:ins w:id="33334" w:author="Visone Rossana (GSE)" w:date="2025-09-22T18:12:00Z" w16du:dateUtc="2025-09-22T16:12:00Z">
        <w:r w:rsidR="3EFCCDD5" w:rsidRPr="4C6D8011">
          <w:rPr>
            <w:rFonts w:eastAsia="Aptos" w:cstheme="minorBidi"/>
            <w:sz w:val="22"/>
            <w:szCs w:val="22"/>
          </w:rPr>
          <w:t xml:space="preserve">i uno o più interventi </w:t>
        </w:r>
      </w:ins>
      <w:ins w:id="33335" w:author="Visone Rossana (GSE)" w:date="2025-09-22T18:02:00Z" w16du:dateUtc="2025-09-22T16:02:00Z">
        <w:r w:rsidR="54857976" w:rsidRPr="4C6D8011">
          <w:rPr>
            <w:rFonts w:eastAsia="Aptos" w:cstheme="minorBidi"/>
            <w:sz w:val="22"/>
            <w:szCs w:val="22"/>
            <w:rPrChange w:id="33336" w:author="Visone Rossana (GSE)" w:date="2025-09-22T18:09:00Z" w16du:dateUtc="2025-09-22T16:09:00Z">
              <w:rPr>
                <w:rFonts w:eastAsia="Aptos"/>
              </w:rPr>
            </w:rPrChange>
          </w:rPr>
          <w:t>oggetto della</w:t>
        </w:r>
      </w:ins>
      <w:ins w:id="33337" w:author="Visone Rossana (GSE)" w:date="2025-09-22T17:55:00Z" w16du:dateUtc="2025-09-22T15:55:00Z">
        <w:r w:rsidR="54857976" w:rsidRPr="4C6D8011">
          <w:rPr>
            <w:rFonts w:eastAsia="Aptos" w:cstheme="minorBidi"/>
            <w:sz w:val="22"/>
            <w:szCs w:val="22"/>
            <w:rPrChange w:id="33338" w:author="Visone Rossana (GSE)" w:date="2025-09-22T18:09:00Z" w16du:dateUtc="2025-09-22T16:09:00Z">
              <w:rPr>
                <w:rFonts w:eastAsia="Aptos"/>
              </w:rPr>
            </w:rPrChange>
          </w:rPr>
          <w:t xml:space="preserve"> richiesta inviata </w:t>
        </w:r>
      </w:ins>
      <w:ins w:id="33339" w:author="Visone Rossana (GSE)" w:date="2025-09-22T18:13:00Z" w16du:dateUtc="2025-09-22T16:13:00Z">
        <w:r w:rsidR="3EFCCDD5" w:rsidRPr="4C6D8011">
          <w:rPr>
            <w:rFonts w:eastAsia="Aptos" w:cstheme="minorBidi"/>
            <w:sz w:val="22"/>
            <w:szCs w:val="22"/>
          </w:rPr>
          <w:t>a</w:t>
        </w:r>
      </w:ins>
      <w:ins w:id="33340" w:author="Visone Rossana (GSE)" w:date="2025-09-22T18:14:00Z" w16du:dateUtc="2025-09-22T16:14:00Z">
        <w:r w:rsidR="3EFCCDD5" w:rsidRPr="4C6D8011">
          <w:rPr>
            <w:rFonts w:eastAsia="Aptos" w:cstheme="minorBidi"/>
            <w:sz w:val="22"/>
            <w:szCs w:val="22"/>
          </w:rPr>
          <w:t xml:space="preserve"> interventi realizzati di cui alla fase 3 in esame</w:t>
        </w:r>
      </w:ins>
      <w:ins w:id="33341" w:author="Visone Rossana (GSE)" w:date="2025-09-22T18:11:00Z" w16du:dateUtc="2025-09-22T16:11:00Z">
        <w:r w:rsidR="3EFCCDD5" w:rsidRPr="4C6D8011">
          <w:rPr>
            <w:rFonts w:eastAsia="Aptos" w:cstheme="minorBidi"/>
            <w:sz w:val="22"/>
            <w:szCs w:val="22"/>
          </w:rPr>
          <w:t>;</w:t>
        </w:r>
      </w:ins>
    </w:p>
    <w:p w14:paraId="20AF5F87" w14:textId="65E5E7B1" w:rsidR="00350C35" w:rsidRPr="00107FB5" w:rsidRDefault="3EFCCDD5">
      <w:pPr>
        <w:pStyle w:val="Paragrafoelenco"/>
        <w:numPr>
          <w:ilvl w:val="0"/>
          <w:numId w:val="138"/>
        </w:numPr>
        <w:spacing w:line="276" w:lineRule="auto"/>
        <w:jc w:val="both"/>
        <w:rPr>
          <w:ins w:id="33342" w:author="Visone Rossana (GSE)" w:date="2025-09-22T17:49:00Z" w16du:dateUtc="2025-09-22T15:49:00Z"/>
          <w:rFonts w:eastAsia="Aptos" w:cstheme="minorBidi"/>
          <w:kern w:val="2"/>
          <w:sz w:val="22"/>
          <w:szCs w:val="22"/>
          <w14:ligatures w14:val="standardContextual"/>
          <w:rPrChange w:id="33343" w:author="Visone Rossana (GSE)" w:date="2025-09-22T18:09:00Z" w16du:dateUtc="2025-09-22T16:09:00Z">
            <w:rPr>
              <w:ins w:id="33344" w:author="Visone Rossana (GSE)" w:date="2025-09-22T17:49:00Z" w16du:dateUtc="2025-09-22T15:49:00Z"/>
              <w:rFonts w:eastAsia="Aptos"/>
            </w:rPr>
          </w:rPrChange>
        </w:rPr>
        <w:pPrChange w:id="33345" w:author="Visone Rossana (GSE)" w:date="2025-09-22T18:09:00Z" w16du:dateUtc="2025-09-22T16:09:00Z">
          <w:pPr>
            <w:spacing w:line="276" w:lineRule="auto"/>
            <w:contextualSpacing/>
            <w:jc w:val="both"/>
          </w:pPr>
        </w:pPrChange>
      </w:pPr>
      <w:ins w:id="33346" w:author="Visone Rossana (GSE)" w:date="2025-09-22T18:11:00Z" w16du:dateUtc="2025-09-22T16:11:00Z">
        <w:r w:rsidRPr="4C6D8011">
          <w:rPr>
            <w:rFonts w:eastAsia="Aptos" w:cstheme="minorBidi"/>
            <w:sz w:val="22"/>
            <w:szCs w:val="22"/>
          </w:rPr>
          <w:t>per il calcolo degli incentivi d</w:t>
        </w:r>
      </w:ins>
      <w:ins w:id="33347" w:author="Visone Rossana (GSE)" w:date="2025-09-22T18:20:00Z" w16du:dateUtc="2025-09-22T16:20:00Z">
        <w:r w:rsidR="0681447A" w:rsidRPr="4C6D8011">
          <w:rPr>
            <w:rFonts w:eastAsia="Aptos" w:cstheme="minorBidi"/>
            <w:sz w:val="22"/>
            <w:szCs w:val="22"/>
          </w:rPr>
          <w:t xml:space="preserve">i </w:t>
        </w:r>
      </w:ins>
      <w:ins w:id="33348" w:author="Visone Rossana (GSE)" w:date="2025-09-22T18:17:00Z" w16du:dateUtc="2025-09-22T16:17:00Z">
        <w:r w:rsidR="0681447A" w:rsidRPr="4C6D8011">
          <w:rPr>
            <w:rFonts w:eastAsia="Aptos" w:cstheme="minorBidi"/>
            <w:sz w:val="22"/>
            <w:szCs w:val="22"/>
          </w:rPr>
          <w:t xml:space="preserve"> </w:t>
        </w:r>
      </w:ins>
      <w:ins w:id="33349" w:author="Visone Rossana (GSE)" w:date="2025-09-22T18:16:00Z" w16du:dateUtc="2025-09-22T16:16:00Z">
        <w:r w:rsidR="0681447A" w:rsidRPr="4C6D8011">
          <w:rPr>
            <w:rFonts w:eastAsia="Aptos" w:cstheme="minorBidi"/>
            <w:sz w:val="22"/>
            <w:szCs w:val="22"/>
          </w:rPr>
          <w:t xml:space="preserve">ulteriori interventi </w:t>
        </w:r>
      </w:ins>
      <w:ins w:id="33350" w:author="Visone Rossana (GSE)" w:date="2025-09-22T18:18:00Z" w16du:dateUtc="2025-09-22T16:18:00Z">
        <w:r w:rsidR="0681447A" w:rsidRPr="4C6D8011">
          <w:rPr>
            <w:rFonts w:eastAsia="Aptos" w:cstheme="minorBidi"/>
            <w:sz w:val="22"/>
            <w:szCs w:val="22"/>
          </w:rPr>
          <w:t>ricompresi in diagnosi</w:t>
        </w:r>
      </w:ins>
      <w:ins w:id="33351" w:author="Visone Rossana (GSE)" w:date="2025-09-22T18:19:00Z" w16du:dateUtc="2025-09-22T16:19:00Z">
        <w:r w:rsidR="0681447A" w:rsidRPr="4C6D8011">
          <w:rPr>
            <w:rFonts w:eastAsia="Aptos" w:cstheme="minorBidi"/>
            <w:sz w:val="22"/>
            <w:szCs w:val="22"/>
          </w:rPr>
          <w:t xml:space="preserve">, inizialmente non </w:t>
        </w:r>
      </w:ins>
      <w:ins w:id="33352" w:author="Visone Rossana (GSE)" w:date="2025-09-22T18:16:00Z" w16du:dateUtc="2025-09-22T16:16:00Z">
        <w:r w:rsidR="0681447A" w:rsidRPr="4C6D8011">
          <w:rPr>
            <w:rFonts w:eastAsia="Aptos" w:cstheme="minorBidi"/>
            <w:sz w:val="22"/>
            <w:szCs w:val="22"/>
          </w:rPr>
          <w:t>realizzati</w:t>
        </w:r>
      </w:ins>
      <w:ins w:id="33353" w:author="Visone Rossana (GSE)" w:date="2025-09-22T18:19:00Z" w16du:dateUtc="2025-09-22T16:19:00Z">
        <w:r w:rsidR="0681447A" w:rsidRPr="4C6D8011">
          <w:rPr>
            <w:rFonts w:eastAsia="Aptos" w:cstheme="minorBidi"/>
            <w:sz w:val="22"/>
            <w:szCs w:val="22"/>
          </w:rPr>
          <w:t xml:space="preserve"> e completati</w:t>
        </w:r>
      </w:ins>
      <w:ins w:id="33354" w:author="Visone Rossana (GSE)" w:date="2025-09-22T18:16:00Z" w16du:dateUtc="2025-09-22T16:16:00Z">
        <w:r w:rsidR="0681447A" w:rsidRPr="4C6D8011">
          <w:rPr>
            <w:rFonts w:eastAsia="Aptos" w:cstheme="minorBidi"/>
            <w:sz w:val="22"/>
            <w:szCs w:val="22"/>
          </w:rPr>
          <w:t xml:space="preserve"> in una fase success</w:t>
        </w:r>
      </w:ins>
      <w:ins w:id="33355" w:author="Visone Rossana (GSE)" w:date="2025-09-22T18:17:00Z" w16du:dateUtc="2025-09-22T16:17:00Z">
        <w:r w:rsidR="0681447A" w:rsidRPr="4C6D8011">
          <w:rPr>
            <w:rFonts w:eastAsia="Aptos" w:cstheme="minorBidi"/>
            <w:sz w:val="22"/>
            <w:szCs w:val="22"/>
          </w:rPr>
          <w:t>i</w:t>
        </w:r>
      </w:ins>
      <w:ins w:id="33356" w:author="Visone Rossana (GSE)" w:date="2025-09-22T18:16:00Z" w16du:dateUtc="2025-09-22T16:16:00Z">
        <w:r w:rsidR="0681447A" w:rsidRPr="4C6D8011">
          <w:rPr>
            <w:rFonts w:eastAsia="Aptos" w:cstheme="minorBidi"/>
            <w:sz w:val="22"/>
            <w:szCs w:val="22"/>
          </w:rPr>
          <w:t>va</w:t>
        </w:r>
      </w:ins>
      <w:ins w:id="33357" w:author="Visone Rossana (GSE)" w:date="2025-09-22T18:20:00Z" w16du:dateUtc="2025-09-22T16:20:00Z">
        <w:r w:rsidR="0681447A" w:rsidRPr="4C6D8011">
          <w:rPr>
            <w:rFonts w:eastAsia="Aptos" w:cstheme="minorBidi"/>
            <w:sz w:val="22"/>
            <w:szCs w:val="22"/>
          </w:rPr>
          <w:t xml:space="preserve"> e</w:t>
        </w:r>
      </w:ins>
      <w:ins w:id="33358" w:author="Visone Rossana (GSE)" w:date="2025-09-22T18:18:00Z" w16du:dateUtc="2025-09-22T16:18:00Z">
        <w:r w:rsidR="0681447A" w:rsidRPr="4C6D8011">
          <w:rPr>
            <w:rFonts w:eastAsia="Aptos" w:cstheme="minorBidi"/>
            <w:sz w:val="22"/>
            <w:szCs w:val="22"/>
          </w:rPr>
          <w:t xml:space="preserve"> </w:t>
        </w:r>
      </w:ins>
      <w:ins w:id="33359" w:author="Visone Rossana (GSE)" w:date="2025-09-22T18:19:00Z" w16du:dateUtc="2025-09-22T16:19:00Z">
        <w:r w:rsidR="0681447A" w:rsidRPr="4C6D8011">
          <w:rPr>
            <w:rFonts w:eastAsia="Aptos" w:cstheme="minorBidi"/>
            <w:sz w:val="22"/>
            <w:szCs w:val="22"/>
          </w:rPr>
          <w:t>che risultano</w:t>
        </w:r>
      </w:ins>
      <w:ins w:id="33360" w:author="Visone Rossana (GSE)" w:date="2025-09-22T18:16:00Z" w16du:dateUtc="2025-09-22T16:16:00Z">
        <w:r w:rsidR="0681447A" w:rsidRPr="4C6D8011">
          <w:rPr>
            <w:rFonts w:eastAsia="Aptos" w:cstheme="minorBidi"/>
            <w:sz w:val="22"/>
            <w:szCs w:val="22"/>
          </w:rPr>
          <w:t xml:space="preserve"> </w:t>
        </w:r>
      </w:ins>
      <w:ins w:id="33361" w:author="Visone Rossana (GSE)" w:date="2025-09-22T18:20:00Z" w16du:dateUtc="2025-09-22T16:20:00Z">
        <w:r w:rsidR="0681447A" w:rsidRPr="4C6D8011">
          <w:rPr>
            <w:rFonts w:eastAsia="Aptos" w:cstheme="minorBidi"/>
            <w:sz w:val="22"/>
            <w:szCs w:val="22"/>
          </w:rPr>
          <w:t xml:space="preserve">conseguentemente </w:t>
        </w:r>
      </w:ins>
      <w:ins w:id="33362" w:author="Visone Rossana (GSE)" w:date="2025-09-22T18:16:00Z" w16du:dateUtc="2025-09-22T16:16:00Z">
        <w:r w:rsidR="0681447A" w:rsidRPr="4C6D8011">
          <w:rPr>
            <w:rFonts w:eastAsia="Aptos" w:cstheme="minorBidi"/>
            <w:sz w:val="22"/>
            <w:szCs w:val="22"/>
          </w:rPr>
          <w:t>oggetto di un</w:t>
        </w:r>
      </w:ins>
      <w:ins w:id="33363" w:author="Visone Rossana (GSE)" w:date="2025-09-22T18:19:00Z" w16du:dateUtc="2025-09-22T16:19:00Z">
        <w:r w:rsidR="0681447A" w:rsidRPr="4C6D8011">
          <w:rPr>
            <w:rFonts w:eastAsia="Aptos" w:cstheme="minorBidi"/>
            <w:sz w:val="22"/>
            <w:szCs w:val="22"/>
          </w:rPr>
          <w:t>’</w:t>
        </w:r>
      </w:ins>
      <w:ins w:id="33364" w:author="Visone Rossana (GSE)" w:date="2025-09-22T18:16:00Z" w16du:dateUtc="2025-09-22T16:16:00Z">
        <w:r w:rsidR="0681447A" w:rsidRPr="4C6D8011">
          <w:rPr>
            <w:rFonts w:eastAsia="Aptos" w:cstheme="minorBidi"/>
            <w:sz w:val="22"/>
            <w:szCs w:val="22"/>
          </w:rPr>
          <w:t xml:space="preserve"> ulteri</w:t>
        </w:r>
      </w:ins>
      <w:ins w:id="33365" w:author="Visone Rossana (GSE)" w:date="2025-09-22T18:17:00Z" w16du:dateUtc="2025-09-22T16:17:00Z">
        <w:r w:rsidR="0681447A" w:rsidRPr="4C6D8011">
          <w:rPr>
            <w:rFonts w:eastAsia="Aptos" w:cstheme="minorBidi"/>
            <w:sz w:val="22"/>
            <w:szCs w:val="22"/>
          </w:rPr>
          <w:t xml:space="preserve">ore richiesta </w:t>
        </w:r>
      </w:ins>
      <w:ins w:id="33366" w:author="Visone Rossana (GSE)" w:date="2025-09-22T18:21:00Z" w16du:dateUtc="2025-09-22T16:21:00Z">
        <w:r w:rsidR="0681447A" w:rsidRPr="4C6D8011">
          <w:rPr>
            <w:rFonts w:eastAsia="Aptos" w:cstheme="minorBidi"/>
            <w:sz w:val="22"/>
            <w:szCs w:val="22"/>
          </w:rPr>
          <w:t>di</w:t>
        </w:r>
      </w:ins>
      <w:ins w:id="33367" w:author="Visone Rossana (GSE)" w:date="2025-09-22T18:17:00Z" w16du:dateUtc="2025-09-22T16:17:00Z">
        <w:r w:rsidR="0681447A" w:rsidRPr="4C6D8011">
          <w:rPr>
            <w:rFonts w:eastAsia="Aptos" w:cstheme="minorBidi"/>
            <w:sz w:val="22"/>
            <w:szCs w:val="22"/>
          </w:rPr>
          <w:t xml:space="preserve"> realizzati nella successiva annual</w:t>
        </w:r>
      </w:ins>
      <w:ins w:id="33368" w:author="Visone Rossana (GSE)" w:date="2025-09-22T18:11:00Z" w16du:dateUtc="2025-09-22T16:11:00Z">
        <w:r w:rsidRPr="4C6D8011">
          <w:rPr>
            <w:rFonts w:eastAsia="Aptos" w:cstheme="minorBidi"/>
            <w:sz w:val="22"/>
            <w:szCs w:val="22"/>
          </w:rPr>
          <w:t>i</w:t>
        </w:r>
      </w:ins>
      <w:ins w:id="33369" w:author="Visone Rossana (GSE)" w:date="2025-09-22T18:17:00Z" w16du:dateUtc="2025-09-22T16:17:00Z">
        <w:r w:rsidR="0681447A" w:rsidRPr="4C6D8011">
          <w:rPr>
            <w:rFonts w:eastAsia="Aptos" w:cstheme="minorBidi"/>
            <w:sz w:val="22"/>
            <w:szCs w:val="22"/>
          </w:rPr>
          <w:t>tà</w:t>
        </w:r>
      </w:ins>
      <w:ins w:id="33370" w:author="Visone Rossana (GSE)" w:date="2025-09-22T18:21:00Z" w16du:dateUtc="2025-09-22T16:21:00Z">
        <w:r w:rsidR="0681447A" w:rsidRPr="4C6D8011">
          <w:rPr>
            <w:rFonts w:eastAsia="Aptos" w:cstheme="minorBidi"/>
            <w:sz w:val="22"/>
            <w:szCs w:val="22"/>
          </w:rPr>
          <w:t>.</w:t>
        </w:r>
      </w:ins>
      <w:ins w:id="33371" w:author="Visone Rossana (GSE)" w:date="2025-09-22T18:16:00Z" w16du:dateUtc="2025-09-22T16:16:00Z">
        <w:r w:rsidRPr="4C6D8011">
          <w:rPr>
            <w:rFonts w:eastAsia="Aptos" w:cstheme="minorBidi"/>
            <w:sz w:val="22"/>
            <w:szCs w:val="22"/>
          </w:rPr>
          <w:t xml:space="preserve"> </w:t>
        </w:r>
      </w:ins>
      <w:ins w:id="33372" w:author="Visone Rossana (GSE)" w:date="2025-09-22T18:15:00Z" w16du:dateUtc="2025-09-22T16:15:00Z">
        <w:r w:rsidRPr="4C6D8011">
          <w:rPr>
            <w:rFonts w:eastAsia="Aptos" w:cstheme="minorBidi"/>
            <w:sz w:val="22"/>
            <w:szCs w:val="22"/>
          </w:rPr>
          <w:t xml:space="preserve"> </w:t>
        </w:r>
      </w:ins>
    </w:p>
    <w:p w14:paraId="674BB10D" w14:textId="77777777" w:rsidR="00350C35" w:rsidRDefault="02562200" w:rsidP="2A30F30F">
      <w:pPr>
        <w:spacing w:line="276" w:lineRule="auto"/>
        <w:contextualSpacing/>
        <w:jc w:val="both"/>
        <w:rPr>
          <w:ins w:id="33373" w:author="Visone Rossana (GSE)" w:date="2025-09-22T17:53:00Z" w16du:dateUtc="2025-09-22T15:53:00Z"/>
          <w:rFonts w:eastAsia="Aptos" w:cstheme="minorBidi"/>
          <w:kern w:val="2"/>
          <w:sz w:val="22"/>
          <w:szCs w:val="22"/>
          <w14:ligatures w14:val="standardContextual"/>
        </w:rPr>
      </w:pPr>
      <w:ins w:id="33374" w:author="Visone Rossana (GSE)" w:date="2025-09-22T17:41:00Z" w16du:dateUtc="2025-09-22T15:41:00Z">
        <w:r w:rsidRPr="4C6D8011">
          <w:rPr>
            <w:rFonts w:eastAsia="Aptos" w:cstheme="minorBidi"/>
            <w:sz w:val="22"/>
            <w:szCs w:val="22"/>
          </w:rPr>
          <w:t xml:space="preserve"> </w:t>
        </w:r>
      </w:ins>
    </w:p>
    <w:p w14:paraId="1AA1F264" w14:textId="4067EE6C" w:rsidR="004F0D6C" w:rsidRDefault="4FEE5041" w:rsidP="2A30F30F">
      <w:pPr>
        <w:spacing w:line="276" w:lineRule="auto"/>
        <w:contextualSpacing/>
        <w:jc w:val="both"/>
        <w:rPr>
          <w:ins w:id="33375" w:author="Visone Rossana (GSE)" w:date="2025-09-22T17:59:00Z" w16du:dateUtc="2025-09-22T15:59:00Z"/>
          <w:rFonts w:eastAsia="Aptos" w:cstheme="minorBidi"/>
          <w:kern w:val="2"/>
          <w:sz w:val="22"/>
          <w:szCs w:val="22"/>
          <w14:ligatures w14:val="standardContextual"/>
        </w:rPr>
      </w:pPr>
      <w:ins w:id="33376" w:author="Visone Rossana (GSE)" w:date="2025-09-22T17:53:00Z" w16du:dateUtc="2025-09-22T15:53:00Z">
        <w:r w:rsidRPr="4C6D8011">
          <w:rPr>
            <w:rFonts w:eastAsia="Aptos" w:cstheme="minorBidi"/>
            <w:sz w:val="22"/>
            <w:szCs w:val="22"/>
          </w:rPr>
          <w:t xml:space="preserve">Alla ricezione delle richieste, </w:t>
        </w:r>
      </w:ins>
      <w:ins w:id="33377" w:author="Visone Rossana (GSE)" w:date="2025-09-22T17:56:00Z" w16du:dateUtc="2025-09-22T15:56:00Z">
        <w:r w:rsidR="54857976" w:rsidRPr="4C6D8011">
          <w:rPr>
            <w:rFonts w:eastAsia="Aptos" w:cstheme="minorBidi"/>
            <w:sz w:val="22"/>
            <w:szCs w:val="22"/>
          </w:rPr>
          <w:t>si avvia</w:t>
        </w:r>
      </w:ins>
      <w:ins w:id="33378" w:author="Visone Rossana (GSE)" w:date="2025-09-22T17:41:00Z" w16du:dateUtc="2025-09-22T15:41:00Z">
        <w:r w:rsidR="02562200" w:rsidRPr="4C6D8011">
          <w:rPr>
            <w:rFonts w:eastAsia="Aptos" w:cstheme="minorBidi"/>
            <w:sz w:val="22"/>
            <w:szCs w:val="22"/>
          </w:rPr>
          <w:t xml:space="preserve"> </w:t>
        </w:r>
      </w:ins>
      <w:ins w:id="33379" w:author="Visone Rossana (GSE)" w:date="2025-09-22T17:56:00Z" w16du:dateUtc="2025-09-22T15:56:00Z">
        <w:r w:rsidR="54857976" w:rsidRPr="4C6D8011">
          <w:rPr>
            <w:rFonts w:eastAsia="Aptos" w:cstheme="minorBidi"/>
            <w:sz w:val="22"/>
            <w:szCs w:val="22"/>
          </w:rPr>
          <w:t>l’</w:t>
        </w:r>
      </w:ins>
      <w:ins w:id="33380" w:author="Visone Rossana (GSE)" w:date="2025-09-22T17:41:00Z" w16du:dateUtc="2025-09-22T15:41:00Z">
        <w:r w:rsidR="02562200" w:rsidRPr="4C6D8011">
          <w:rPr>
            <w:rFonts w:eastAsia="Aptos" w:cstheme="minorBidi"/>
            <w:sz w:val="22"/>
            <w:szCs w:val="22"/>
          </w:rPr>
          <w:t>iter istruttorio che condurrà il GSE</w:t>
        </w:r>
      </w:ins>
      <w:ins w:id="33381" w:author="Visone Rossana (GSE)" w:date="2025-09-22T18:03:00Z" w16du:dateUtc="2025-09-22T16:03:00Z">
        <w:r w:rsidR="54857976" w:rsidRPr="4C6D8011">
          <w:rPr>
            <w:rFonts w:eastAsia="Aptos" w:cstheme="minorBidi"/>
            <w:sz w:val="22"/>
            <w:szCs w:val="22"/>
          </w:rPr>
          <w:t xml:space="preserve"> </w:t>
        </w:r>
      </w:ins>
      <w:ins w:id="33382" w:author="Visone Rossana (GSE)" w:date="2025-09-22T17:56:00Z" w16du:dateUtc="2025-09-22T15:56:00Z">
        <w:r w:rsidR="54857976" w:rsidRPr="4C6D8011">
          <w:rPr>
            <w:rFonts w:eastAsia="Aptos" w:cstheme="minorBidi"/>
            <w:sz w:val="22"/>
            <w:szCs w:val="22"/>
          </w:rPr>
          <w:t>nelle modalità e tempistiche indicate ai precedenti Paragrafi xx delle Presenti Regole Applicative</w:t>
        </w:r>
      </w:ins>
      <w:ins w:id="33383" w:author="Visone Rossana (GSE)" w:date="2025-09-22T17:57:00Z" w16du:dateUtc="2025-09-22T15:57:00Z">
        <w:r w:rsidR="54857976" w:rsidRPr="4C6D8011">
          <w:rPr>
            <w:rFonts w:eastAsia="Aptos" w:cstheme="minorBidi"/>
            <w:sz w:val="22"/>
            <w:szCs w:val="22"/>
          </w:rPr>
          <w:t xml:space="preserve"> </w:t>
        </w:r>
      </w:ins>
      <w:ins w:id="33384" w:author="Visone Rossana (GSE)" w:date="2025-09-22T18:03:00Z" w16du:dateUtc="2025-09-22T16:03:00Z">
        <w:r w:rsidR="54857976" w:rsidRPr="4C6D8011">
          <w:rPr>
            <w:rFonts w:eastAsia="Aptos" w:cstheme="minorBidi"/>
            <w:sz w:val="22"/>
            <w:szCs w:val="22"/>
          </w:rPr>
          <w:t xml:space="preserve">e </w:t>
        </w:r>
      </w:ins>
      <w:ins w:id="33385" w:author="Visone Rossana (GSE)" w:date="2025-09-22T17:59:00Z" w16du:dateUtc="2025-09-22T15:59:00Z">
        <w:r w:rsidR="54857976" w:rsidRPr="4C6D8011">
          <w:rPr>
            <w:rFonts w:eastAsia="Aptos" w:cstheme="minorBidi"/>
            <w:sz w:val="22"/>
            <w:szCs w:val="22"/>
          </w:rPr>
          <w:t xml:space="preserve">che si concluderà </w:t>
        </w:r>
      </w:ins>
      <w:ins w:id="33386" w:author="Visone Rossana (GSE)" w:date="2025-09-22T17:57:00Z" w16du:dateUtc="2025-09-22T15:57:00Z">
        <w:r w:rsidR="54857976" w:rsidRPr="4C6D8011">
          <w:rPr>
            <w:rFonts w:eastAsia="Aptos" w:cstheme="minorBidi"/>
            <w:sz w:val="22"/>
            <w:szCs w:val="22"/>
          </w:rPr>
          <w:t>con l’emissione del provvedimen</w:t>
        </w:r>
      </w:ins>
      <w:ins w:id="33387" w:author="Visone Rossana (GSE)" w:date="2025-09-22T17:58:00Z" w16du:dateUtc="2025-09-22T15:58:00Z">
        <w:r w:rsidR="54857976" w:rsidRPr="4C6D8011">
          <w:rPr>
            <w:rFonts w:eastAsia="Aptos" w:cstheme="minorBidi"/>
            <w:sz w:val="22"/>
            <w:szCs w:val="22"/>
          </w:rPr>
          <w:t xml:space="preserve">to di ammissione o di rigetto. </w:t>
        </w:r>
      </w:ins>
    </w:p>
    <w:p w14:paraId="3ABF72FD" w14:textId="66993EC9" w:rsidR="00934C40" w:rsidRDefault="54857976" w:rsidP="2A30F30F">
      <w:pPr>
        <w:spacing w:line="276" w:lineRule="auto"/>
        <w:contextualSpacing/>
        <w:jc w:val="both"/>
        <w:rPr>
          <w:ins w:id="33388" w:author="Visone Rossana (GSE)" w:date="2025-09-22T18:24:00Z" w16du:dateUtc="2025-09-22T16:24:00Z"/>
          <w:rFonts w:eastAsia="Aptos" w:cstheme="minorBidi"/>
          <w:kern w:val="2"/>
          <w:sz w:val="22"/>
          <w:szCs w:val="22"/>
          <w14:ligatures w14:val="standardContextual"/>
        </w:rPr>
      </w:pPr>
      <w:ins w:id="33389" w:author="Visone Rossana (GSE)" w:date="2025-09-22T17:58:00Z" w16du:dateUtc="2025-09-22T15:58:00Z">
        <w:r w:rsidRPr="4C6D8011">
          <w:rPr>
            <w:rFonts w:eastAsia="Aptos" w:cstheme="minorBidi"/>
            <w:sz w:val="22"/>
            <w:szCs w:val="22"/>
          </w:rPr>
          <w:t xml:space="preserve">Alla conclusione di tale iter istruttorio, </w:t>
        </w:r>
      </w:ins>
      <w:ins w:id="33390" w:author="Visone Rossana (GSE)" w:date="2025-09-22T17:59:00Z" w16du:dateUtc="2025-09-22T15:59:00Z">
        <w:r w:rsidRPr="4C6D8011">
          <w:rPr>
            <w:rFonts w:eastAsia="Aptos" w:cstheme="minorBidi"/>
            <w:sz w:val="22"/>
            <w:szCs w:val="22"/>
          </w:rPr>
          <w:t xml:space="preserve">parallelamente </w:t>
        </w:r>
      </w:ins>
      <w:ins w:id="33391" w:author="Visone Rossana (GSE)" w:date="2025-09-22T18:26:00Z" w16du:dateUtc="2025-09-22T16:26:00Z">
        <w:r w:rsidR="00891BCC" w:rsidRPr="4C6D8011">
          <w:rPr>
            <w:rFonts w:eastAsia="Aptos" w:cstheme="minorBidi"/>
            <w:sz w:val="22"/>
            <w:szCs w:val="22"/>
          </w:rPr>
          <w:t xml:space="preserve">il GSE </w:t>
        </w:r>
      </w:ins>
      <w:ins w:id="33392" w:author="Visone Rossana (GSE)" w:date="2025-09-22T17:58:00Z" w16du:dateUtc="2025-09-22T15:58:00Z">
        <w:r w:rsidRPr="4C6D8011">
          <w:rPr>
            <w:rFonts w:eastAsia="Aptos" w:cstheme="minorBidi"/>
            <w:sz w:val="22"/>
            <w:szCs w:val="22"/>
          </w:rPr>
          <w:t xml:space="preserve">concluderà </w:t>
        </w:r>
      </w:ins>
      <w:ins w:id="33393" w:author="Visone Rossana (GSE)" w:date="2025-09-22T17:59:00Z" w16du:dateUtc="2025-09-22T15:59:00Z">
        <w:r w:rsidRPr="4C6D8011">
          <w:rPr>
            <w:rFonts w:eastAsia="Aptos" w:cstheme="minorBidi"/>
            <w:sz w:val="22"/>
            <w:szCs w:val="22"/>
          </w:rPr>
          <w:t>i</w:t>
        </w:r>
      </w:ins>
      <w:ins w:id="33394" w:author="Visone Rossana (GSE)" w:date="2025-09-22T17:58:00Z" w16du:dateUtc="2025-09-22T15:58:00Z">
        <w:r w:rsidRPr="4C6D8011">
          <w:rPr>
            <w:rFonts w:eastAsia="Aptos" w:cstheme="minorBidi"/>
            <w:sz w:val="22"/>
            <w:szCs w:val="22"/>
          </w:rPr>
          <w:t xml:space="preserve">l procedimento della specifica </w:t>
        </w:r>
      </w:ins>
      <w:ins w:id="33395" w:author="Visone Rossana (GSE)" w:date="2025-09-22T18:03:00Z" w16du:dateUtc="2025-09-22T16:03:00Z">
        <w:r w:rsidRPr="4C6D8011">
          <w:rPr>
            <w:rFonts w:eastAsia="Aptos" w:cstheme="minorBidi"/>
            <w:sz w:val="22"/>
            <w:szCs w:val="22"/>
          </w:rPr>
          <w:t>“</w:t>
        </w:r>
      </w:ins>
      <w:ins w:id="33396" w:author="Visone Rossana (GSE)" w:date="2025-09-22T17:58:00Z" w16du:dateUtc="2025-09-22T15:58:00Z">
        <w:r w:rsidRPr="4C6D8011">
          <w:rPr>
            <w:rFonts w:eastAsia="Aptos" w:cstheme="minorBidi"/>
            <w:sz w:val="22"/>
            <w:szCs w:val="22"/>
          </w:rPr>
          <w:t>richiesta di contributo anticipato</w:t>
        </w:r>
      </w:ins>
      <w:ins w:id="33397" w:author="Visone Rossana (GSE)" w:date="2025-09-22T18:03:00Z" w16du:dateUtc="2025-09-22T16:03:00Z">
        <w:r w:rsidRPr="4C6D8011">
          <w:rPr>
            <w:rFonts w:eastAsia="Aptos" w:cstheme="minorBidi"/>
            <w:sz w:val="22"/>
            <w:szCs w:val="22"/>
          </w:rPr>
          <w:t>”</w:t>
        </w:r>
      </w:ins>
      <w:ins w:id="33398" w:author="Visone Rossana (GSE)" w:date="2025-09-22T17:59:00Z" w16du:dateUtc="2025-09-22T15:59:00Z">
        <w:r w:rsidRPr="4C6D8011">
          <w:rPr>
            <w:rFonts w:eastAsia="Aptos" w:cstheme="minorBidi"/>
            <w:sz w:val="22"/>
            <w:szCs w:val="22"/>
          </w:rPr>
          <w:t xml:space="preserve"> associata all’istanza </w:t>
        </w:r>
      </w:ins>
      <w:ins w:id="33399" w:author="Visone Rossana (GSE)" w:date="2025-09-22T18:00:00Z" w16du:dateUtc="2025-09-22T16:00:00Z">
        <w:r w:rsidRPr="4C6D8011">
          <w:rPr>
            <w:rFonts w:eastAsia="Aptos" w:cstheme="minorBidi"/>
            <w:sz w:val="22"/>
            <w:szCs w:val="22"/>
          </w:rPr>
          <w:t>dell</w:t>
        </w:r>
      </w:ins>
      <w:ins w:id="33400" w:author="Visone Rossana (GSE)" w:date="2025-09-22T18:05:00Z" w16du:dateUtc="2025-09-22T16:05:00Z">
        <w:r w:rsidRPr="4C6D8011">
          <w:rPr>
            <w:rFonts w:eastAsia="Aptos" w:cstheme="minorBidi"/>
            <w:sz w:val="22"/>
            <w:szCs w:val="22"/>
          </w:rPr>
          <w:t>a</w:t>
        </w:r>
      </w:ins>
      <w:ins w:id="33401" w:author="Visone Rossana (GSE)" w:date="2025-09-22T18:00:00Z" w16du:dateUtc="2025-09-22T16:00:00Z">
        <w:r w:rsidRPr="4C6D8011">
          <w:rPr>
            <w:rFonts w:eastAsia="Aptos" w:cstheme="minorBidi"/>
            <w:sz w:val="22"/>
            <w:szCs w:val="22"/>
          </w:rPr>
          <w:t xml:space="preserve"> fase 3 </w:t>
        </w:r>
      </w:ins>
      <w:ins w:id="33402" w:author="Visone Rossana (GSE)" w:date="2025-09-22T17:59:00Z" w16du:dateUtc="2025-09-22T15:59:00Z">
        <w:r w:rsidRPr="4C6D8011">
          <w:rPr>
            <w:rFonts w:eastAsia="Aptos" w:cstheme="minorBidi"/>
            <w:sz w:val="22"/>
            <w:szCs w:val="22"/>
          </w:rPr>
          <w:t>trasmettendo</w:t>
        </w:r>
      </w:ins>
      <w:ins w:id="33403" w:author="Visone Rossana (GSE)" w:date="2025-09-22T18:04:00Z" w16du:dateUtc="2025-09-22T16:04:00Z">
        <w:r w:rsidRPr="4C6D8011">
          <w:rPr>
            <w:rFonts w:eastAsia="Aptos" w:cstheme="minorBidi"/>
            <w:sz w:val="22"/>
            <w:szCs w:val="22"/>
          </w:rPr>
          <w:t>, nell’ambito della medesima richiesta</w:t>
        </w:r>
      </w:ins>
      <w:ins w:id="33404" w:author="Visone Rossana (GSE)" w:date="2025-09-22T18:05:00Z" w16du:dateUtc="2025-09-22T16:05:00Z">
        <w:r w:rsidRPr="4C6D8011">
          <w:rPr>
            <w:rFonts w:eastAsia="Aptos" w:cstheme="minorBidi"/>
            <w:sz w:val="22"/>
            <w:szCs w:val="22"/>
          </w:rPr>
          <w:t xml:space="preserve"> di RCA</w:t>
        </w:r>
      </w:ins>
      <w:ins w:id="33405" w:author="Visone Rossana (GSE)" w:date="2025-09-22T18:04:00Z" w16du:dateUtc="2025-09-22T16:04:00Z">
        <w:r w:rsidRPr="4C6D8011">
          <w:rPr>
            <w:rFonts w:eastAsia="Aptos" w:cstheme="minorBidi"/>
            <w:sz w:val="22"/>
            <w:szCs w:val="22"/>
          </w:rPr>
          <w:t xml:space="preserve">, </w:t>
        </w:r>
      </w:ins>
      <w:ins w:id="33406" w:author="Visone Rossana (GSE)" w:date="2025-09-22T17:59:00Z" w16du:dateUtc="2025-09-22T15:59:00Z">
        <w:r w:rsidRPr="4C6D8011">
          <w:rPr>
            <w:rFonts w:eastAsia="Aptos" w:cstheme="minorBidi"/>
            <w:sz w:val="22"/>
            <w:szCs w:val="22"/>
          </w:rPr>
          <w:t>il</w:t>
        </w:r>
      </w:ins>
      <w:ins w:id="33407" w:author="Visone Rossana (GSE)" w:date="2025-09-22T18:00:00Z" w16du:dateUtc="2025-09-22T16:00:00Z">
        <w:r w:rsidRPr="4C6D8011">
          <w:rPr>
            <w:rFonts w:eastAsia="Aptos" w:cstheme="minorBidi"/>
            <w:sz w:val="22"/>
            <w:szCs w:val="22"/>
          </w:rPr>
          <w:t xml:space="preserve"> provvedimento di erogazione di contributo del saldo spettante</w:t>
        </w:r>
      </w:ins>
      <w:ins w:id="33408" w:author="Visone Rossana (GSE)" w:date="2025-09-22T18:25:00Z" w16du:dateUtc="2025-09-22T16:25:00Z">
        <w:r w:rsidR="435B5123" w:rsidRPr="4C6D8011">
          <w:rPr>
            <w:rFonts w:eastAsia="Aptos" w:cstheme="minorBidi"/>
            <w:sz w:val="22"/>
            <w:szCs w:val="22"/>
          </w:rPr>
          <w:t>.</w:t>
        </w:r>
      </w:ins>
      <w:ins w:id="33409" w:author="Visone Rossana (GSE)" w:date="2025-09-22T18:22:00Z" w16du:dateUtc="2025-09-22T16:22:00Z">
        <w:r w:rsidR="0681447A" w:rsidRPr="4C6D8011">
          <w:rPr>
            <w:rFonts w:eastAsia="Aptos" w:cstheme="minorBidi"/>
            <w:sz w:val="22"/>
            <w:szCs w:val="22"/>
          </w:rPr>
          <w:t xml:space="preserve"> </w:t>
        </w:r>
      </w:ins>
    </w:p>
    <w:p w14:paraId="2729B4C5" w14:textId="43767189" w:rsidR="00896987" w:rsidRDefault="435B5123">
      <w:pPr>
        <w:spacing w:line="276" w:lineRule="auto"/>
        <w:contextualSpacing/>
        <w:jc w:val="both"/>
        <w:rPr>
          <w:ins w:id="33410" w:author="Visone Rossana (GSE)" w:date="2025-09-22T18:23:00Z" w16du:dateUtc="2025-09-22T16:23:00Z"/>
          <w:rFonts w:eastAsia="Aptos" w:cstheme="minorBidi"/>
          <w:kern w:val="2"/>
          <w:sz w:val="22"/>
          <w:szCs w:val="22"/>
          <w14:ligatures w14:val="standardContextual"/>
        </w:rPr>
        <w:pPrChange w:id="33411" w:author="Visone Rossana (GSE)" w:date="2025-09-22T18:24:00Z" w16du:dateUtc="2025-09-22T16:24:00Z">
          <w:pPr>
            <w:pStyle w:val="Paragrafoelenco"/>
            <w:numPr>
              <w:numId w:val="137"/>
            </w:numPr>
            <w:spacing w:line="276" w:lineRule="auto"/>
            <w:ind w:hanging="360"/>
            <w:jc w:val="both"/>
          </w:pPr>
        </w:pPrChange>
      </w:pPr>
      <w:ins w:id="33412" w:author="Visone Rossana (GSE)" w:date="2025-09-22T18:24:00Z" w16du:dateUtc="2025-09-22T16:24:00Z">
        <w:r w:rsidRPr="4C6D8011">
          <w:rPr>
            <w:rFonts w:eastAsia="Aptos" w:cstheme="minorBidi"/>
            <w:sz w:val="22"/>
            <w:szCs w:val="22"/>
          </w:rPr>
          <w:lastRenderedPageBreak/>
          <w:t xml:space="preserve">Il saldo finale sarà calcolato </w:t>
        </w:r>
      </w:ins>
      <w:ins w:id="33413" w:author="Visone Rossana (GSE)" w:date="2025-09-22T18:23:00Z" w16du:dateUtc="2025-09-22T16:23:00Z">
        <w:r w:rsidRPr="4C6D8011">
          <w:rPr>
            <w:rFonts w:eastAsia="Aptos" w:cstheme="minorBidi"/>
            <w:sz w:val="22"/>
            <w:szCs w:val="22"/>
          </w:rPr>
          <w:t>sulla base dei dati definitivi consuntivati nella Fase 2</w:t>
        </w:r>
      </w:ins>
      <w:ins w:id="33414" w:author="Visone Rossana (GSE)" w:date="2025-09-22T18:27:00Z" w16du:dateUtc="2025-09-22T16:27:00Z">
        <w:r w:rsidR="00891BCC" w:rsidRPr="4C6D8011">
          <w:rPr>
            <w:rFonts w:eastAsia="Aptos" w:cstheme="minorBidi"/>
            <w:sz w:val="22"/>
            <w:szCs w:val="22"/>
          </w:rPr>
          <w:t xml:space="preserve"> </w:t>
        </w:r>
      </w:ins>
      <w:ins w:id="33415" w:author="Visone Rossana (GSE)" w:date="2025-09-22T18:29:00Z" w16du:dateUtc="2025-09-22T16:29:00Z">
        <w:r w:rsidR="00891BCC" w:rsidRPr="4C6D8011">
          <w:rPr>
            <w:rFonts w:eastAsia="Aptos" w:cstheme="minorBidi"/>
            <w:sz w:val="22"/>
            <w:szCs w:val="22"/>
          </w:rPr>
          <w:t xml:space="preserve">e </w:t>
        </w:r>
      </w:ins>
      <w:ins w:id="33416" w:author="Visone Rossana (GSE)" w:date="2025-09-22T18:24:00Z" w16du:dateUtc="2025-09-22T16:24:00Z">
        <w:r w:rsidRPr="4C6D8011">
          <w:rPr>
            <w:rFonts w:eastAsia="Aptos" w:cstheme="minorBidi"/>
            <w:sz w:val="22"/>
            <w:szCs w:val="22"/>
          </w:rPr>
          <w:t>dell’importo già erogato in acconto</w:t>
        </w:r>
      </w:ins>
      <w:ins w:id="33417" w:author="Visone Rossana (GSE)" w:date="2025-09-22T18:28:00Z" w16du:dateUtc="2025-09-22T16:28:00Z">
        <w:r w:rsidR="00891BCC" w:rsidRPr="4C6D8011">
          <w:rPr>
            <w:rFonts w:eastAsia="Aptos" w:cstheme="minorBidi"/>
            <w:sz w:val="22"/>
            <w:szCs w:val="22"/>
          </w:rPr>
          <w:t>, e nei limiti del massimale prenotato non superabile.</w:t>
        </w:r>
      </w:ins>
    </w:p>
    <w:p w14:paraId="39ECDBC3" w14:textId="77777777" w:rsidR="00350C35" w:rsidRDefault="00350C35">
      <w:pPr>
        <w:spacing w:line="276" w:lineRule="auto"/>
        <w:contextualSpacing/>
        <w:jc w:val="both"/>
        <w:rPr>
          <w:ins w:id="33418" w:author="Visone Rossana (GSE)" w:date="2025-09-22T17:48:00Z" w16du:dateUtc="2025-09-22T15:48:00Z"/>
          <w:rFonts w:eastAsia="Aptos" w:cstheme="minorHAnsi"/>
          <w:kern w:val="2"/>
          <w:sz w:val="22"/>
          <w:szCs w:val="22"/>
          <w14:ligatures w14:val="standardContextual"/>
        </w:rPr>
      </w:pPr>
    </w:p>
    <w:p w14:paraId="6D285706" w14:textId="2B79F5A7" w:rsidR="0077683B" w:rsidRDefault="4FEE5041" w:rsidP="2A30F30F">
      <w:pPr>
        <w:spacing w:line="276" w:lineRule="auto"/>
        <w:contextualSpacing/>
        <w:jc w:val="both"/>
        <w:rPr>
          <w:ins w:id="33419" w:author="Visone Rossana (GSE)" w:date="2025-09-22T17:43:00Z" w16du:dateUtc="2025-09-22T15:43:00Z"/>
          <w:rFonts w:eastAsia="Aptos" w:cstheme="minorBidi"/>
          <w:kern w:val="2"/>
          <w:sz w:val="22"/>
          <w:szCs w:val="22"/>
          <w14:ligatures w14:val="standardContextual"/>
        </w:rPr>
      </w:pPr>
      <w:ins w:id="33420" w:author="Visone Rossana (GSE)" w:date="2025-09-22T17:48:00Z" w16du:dateUtc="2025-09-22T15:48:00Z">
        <w:r w:rsidRPr="4C6D8011">
          <w:rPr>
            <w:rFonts w:eastAsia="Aptos" w:cstheme="minorBidi"/>
            <w:sz w:val="22"/>
            <w:szCs w:val="22"/>
          </w:rPr>
          <w:t>Si precisa</w:t>
        </w:r>
      </w:ins>
      <w:ins w:id="33421" w:author="Visone Rossana (GSE)" w:date="2025-09-22T18:07:00Z" w16du:dateUtc="2025-09-22T16:07:00Z">
        <w:r w:rsidR="3EFCCDD5" w:rsidRPr="4C6D8011">
          <w:rPr>
            <w:rFonts w:eastAsia="Aptos" w:cstheme="minorBidi"/>
            <w:sz w:val="22"/>
            <w:szCs w:val="22"/>
          </w:rPr>
          <w:t>,</w:t>
        </w:r>
      </w:ins>
      <w:ins w:id="33422" w:author="Visone Rossana (GSE)" w:date="2025-09-22T18:08:00Z" w16du:dateUtc="2025-09-22T16:08:00Z">
        <w:r w:rsidR="3EFCCDD5" w:rsidRPr="4C6D8011">
          <w:rPr>
            <w:rFonts w:eastAsia="Aptos" w:cstheme="minorBidi"/>
            <w:sz w:val="22"/>
            <w:szCs w:val="22"/>
          </w:rPr>
          <w:t xml:space="preserve"> </w:t>
        </w:r>
      </w:ins>
      <w:ins w:id="33423" w:author="Visone Rossana (GSE)" w:date="2025-09-22T17:48:00Z" w16du:dateUtc="2025-09-22T15:48:00Z">
        <w:r w:rsidRPr="4C6D8011">
          <w:rPr>
            <w:rFonts w:eastAsia="Aptos" w:cstheme="minorBidi"/>
            <w:sz w:val="22"/>
            <w:szCs w:val="22"/>
          </w:rPr>
          <w:t>infine</w:t>
        </w:r>
      </w:ins>
      <w:ins w:id="33424" w:author="Visone Rossana (GSE)" w:date="2025-09-22T18:07:00Z" w16du:dateUtc="2025-09-22T16:07:00Z">
        <w:r w:rsidR="3EFCCDD5" w:rsidRPr="4C6D8011">
          <w:rPr>
            <w:rFonts w:eastAsia="Aptos" w:cstheme="minorBidi"/>
            <w:sz w:val="22"/>
            <w:szCs w:val="22"/>
          </w:rPr>
          <w:t>,</w:t>
        </w:r>
      </w:ins>
      <w:ins w:id="33425" w:author="Visone Rossana (GSE)" w:date="2025-09-22T17:48:00Z" w16du:dateUtc="2025-09-22T15:48:00Z">
        <w:r w:rsidRPr="4C6D8011">
          <w:rPr>
            <w:rFonts w:eastAsia="Aptos" w:cstheme="minorBidi"/>
            <w:sz w:val="22"/>
            <w:szCs w:val="22"/>
          </w:rPr>
          <w:t xml:space="preserve"> che l</w:t>
        </w:r>
      </w:ins>
      <w:ins w:id="33426" w:author="Visone Rossana (GSE)" w:date="2025-09-22T17:43:00Z" w16du:dateUtc="2025-09-22T15:43:00Z">
        <w:r w:rsidR="02562200" w:rsidRPr="4C6D8011">
          <w:rPr>
            <w:rFonts w:eastAsia="Aptos" w:cstheme="minorBidi"/>
            <w:sz w:val="22"/>
            <w:szCs w:val="22"/>
          </w:rPr>
          <w:t>addove l’ente si avvalga della</w:t>
        </w:r>
      </w:ins>
      <w:ins w:id="33427" w:author="Visone Rossana (GSE)" w:date="2025-09-22T18:08:00Z" w16du:dateUtc="2025-09-22T16:08:00Z">
        <w:r w:rsidR="3EFCCDD5" w:rsidRPr="4C6D8011">
          <w:rPr>
            <w:rFonts w:eastAsia="Aptos" w:cstheme="minorBidi"/>
            <w:sz w:val="22"/>
            <w:szCs w:val="22"/>
          </w:rPr>
          <w:t xml:space="preserve"> trasmissione della istanza tramite</w:t>
        </w:r>
      </w:ins>
      <w:ins w:id="33428" w:author="Visone Rossana (GSE)" w:date="2025-09-22T17:43:00Z" w16du:dateUtc="2025-09-22T15:43:00Z">
        <w:r w:rsidR="02562200" w:rsidRPr="4C6D8011">
          <w:rPr>
            <w:rFonts w:eastAsia="Aptos" w:cstheme="minorBidi"/>
            <w:sz w:val="22"/>
            <w:szCs w:val="22"/>
          </w:rPr>
          <w:t xml:space="preserve"> modalità prenotazione</w:t>
        </w:r>
      </w:ins>
      <w:ins w:id="33429" w:author="Visone Rossana (GSE)" w:date="2025-09-22T18:08:00Z" w16du:dateUtc="2025-09-22T16:08:00Z">
        <w:r w:rsidR="3EFCCDD5" w:rsidRPr="4C6D8011">
          <w:rPr>
            <w:rFonts w:eastAsia="Aptos" w:cstheme="minorBidi"/>
            <w:sz w:val="22"/>
            <w:szCs w:val="22"/>
          </w:rPr>
          <w:t>,</w:t>
        </w:r>
      </w:ins>
      <w:ins w:id="33430" w:author="Visone Rossana (GSE)" w:date="2025-09-22T17:43:00Z" w16du:dateUtc="2025-09-22T15:43:00Z">
        <w:r w:rsidR="02562200" w:rsidRPr="4C6D8011">
          <w:rPr>
            <w:rFonts w:eastAsia="Aptos" w:cstheme="minorBidi"/>
            <w:sz w:val="22"/>
            <w:szCs w:val="22"/>
          </w:rPr>
          <w:t xml:space="preserve"> l’erogazione del saldo del contributo anticipato sarà effettuato solo a seguito della successiva trasmissione dell’istanza in accesso diretto. </w:t>
        </w:r>
      </w:ins>
    </w:p>
    <w:p w14:paraId="56C51E92" w14:textId="5F31B197" w:rsidR="0077683B" w:rsidRDefault="0077683B">
      <w:pPr>
        <w:spacing w:line="276" w:lineRule="auto"/>
        <w:contextualSpacing/>
        <w:jc w:val="both"/>
        <w:rPr>
          <w:ins w:id="33431" w:author="Visone Rossana (GSE)" w:date="2025-09-22T17:43:00Z" w16du:dateUtc="2025-09-22T15:43:00Z"/>
          <w:rFonts w:eastAsia="Aptos" w:cstheme="minorHAnsi"/>
          <w:kern w:val="2"/>
          <w:sz w:val="22"/>
          <w:szCs w:val="22"/>
          <w14:ligatures w14:val="standardContextual"/>
        </w:rPr>
      </w:pPr>
    </w:p>
    <w:p w14:paraId="215D2001" w14:textId="77777777" w:rsidR="0077683B" w:rsidRDefault="0077683B">
      <w:pPr>
        <w:spacing w:line="276" w:lineRule="auto"/>
        <w:contextualSpacing/>
        <w:jc w:val="both"/>
        <w:rPr>
          <w:ins w:id="33432" w:author="Visone Rossana (GSE)" w:date="2025-09-22T17:43:00Z" w16du:dateUtc="2025-09-22T15:43:00Z"/>
          <w:rFonts w:eastAsia="Aptos" w:cstheme="minorHAnsi"/>
          <w:kern w:val="2"/>
          <w:sz w:val="22"/>
          <w:szCs w:val="22"/>
          <w14:ligatures w14:val="standardContextual"/>
        </w:rPr>
      </w:pPr>
    </w:p>
    <w:p w14:paraId="73BF263F" w14:textId="77777777" w:rsidR="0077683B" w:rsidRDefault="0077683B">
      <w:pPr>
        <w:spacing w:line="276" w:lineRule="auto"/>
        <w:contextualSpacing/>
        <w:jc w:val="both"/>
        <w:rPr>
          <w:ins w:id="33433" w:author="Visone Rossana (GSE)" w:date="2025-09-22T17:41:00Z" w16du:dateUtc="2025-09-22T15:41:00Z"/>
          <w:rFonts w:eastAsia="Aptos" w:cstheme="minorHAnsi"/>
          <w:kern w:val="2"/>
          <w:sz w:val="22"/>
          <w:szCs w:val="22"/>
          <w14:ligatures w14:val="standardContextual"/>
        </w:rPr>
      </w:pPr>
    </w:p>
    <w:p w14:paraId="02896E03" w14:textId="77777777" w:rsidR="0077683B" w:rsidRDefault="0077683B">
      <w:pPr>
        <w:spacing w:line="276" w:lineRule="auto"/>
        <w:contextualSpacing/>
        <w:jc w:val="both"/>
        <w:rPr>
          <w:ins w:id="33434" w:author="Visone Rossana (GSE)" w:date="2025-09-22T17:41:00Z" w16du:dateUtc="2025-09-22T15:41:00Z"/>
          <w:rFonts w:eastAsia="Aptos" w:cstheme="minorHAnsi"/>
          <w:kern w:val="2"/>
          <w:sz w:val="22"/>
          <w:szCs w:val="22"/>
          <w14:ligatures w14:val="standardContextual"/>
        </w:rPr>
      </w:pPr>
    </w:p>
    <w:p w14:paraId="34D7E8C6" w14:textId="22936B5B" w:rsidR="00153E7F" w:rsidRDefault="02562200" w:rsidP="2A30F30F">
      <w:pPr>
        <w:spacing w:line="276" w:lineRule="auto"/>
        <w:contextualSpacing/>
        <w:jc w:val="both"/>
        <w:rPr>
          <w:ins w:id="33435" w:author="Visone Rossana (GSE)" w:date="2025-09-22T17:41:00Z" w16du:dateUtc="2025-09-22T15:41:00Z"/>
          <w:rFonts w:eastAsia="Aptos" w:cstheme="minorBidi"/>
          <w:kern w:val="2"/>
          <w:sz w:val="22"/>
          <w:szCs w:val="22"/>
          <w14:ligatures w14:val="standardContextual"/>
        </w:rPr>
      </w:pPr>
      <w:ins w:id="33436" w:author="Visone Rossana (GSE)" w:date="2025-09-22T17:41:00Z" w16du:dateUtc="2025-09-22T15:41:00Z">
        <w:r w:rsidRPr="4C6D8011">
          <w:rPr>
            <w:rFonts w:eastAsia="Aptos" w:cstheme="minorBidi"/>
            <w:sz w:val="22"/>
            <w:szCs w:val="22"/>
          </w:rPr>
          <w:t xml:space="preserve"> </w:t>
        </w:r>
      </w:ins>
    </w:p>
    <w:p w14:paraId="68067CA5" w14:textId="77777777" w:rsidR="0077683B" w:rsidRDefault="0077683B">
      <w:pPr>
        <w:spacing w:line="276" w:lineRule="auto"/>
        <w:contextualSpacing/>
        <w:jc w:val="both"/>
        <w:rPr>
          <w:ins w:id="33437" w:author="Visone Rossana (GSE)" w:date="2025-09-22T17:41:00Z" w16du:dateUtc="2025-09-22T15:41:00Z"/>
          <w:rFonts w:eastAsia="Aptos" w:cstheme="minorHAnsi"/>
          <w:kern w:val="2"/>
          <w:sz w:val="22"/>
          <w:szCs w:val="22"/>
          <w14:ligatures w14:val="standardContextual"/>
        </w:rPr>
      </w:pPr>
    </w:p>
    <w:p w14:paraId="2C129F30" w14:textId="77777777" w:rsidR="0077683B" w:rsidRDefault="0077683B">
      <w:pPr>
        <w:spacing w:line="276" w:lineRule="auto"/>
        <w:contextualSpacing/>
        <w:jc w:val="both"/>
        <w:rPr>
          <w:ins w:id="33438" w:author="Visone Rossana (GSE)" w:date="2025-09-16T14:52:00Z" w16du:dateUtc="2025-09-16T12:52:00Z"/>
          <w:rFonts w:eastAsia="Aptos" w:cstheme="minorHAnsi"/>
          <w:kern w:val="2"/>
          <w:sz w:val="22"/>
          <w:szCs w:val="22"/>
          <w14:ligatures w14:val="standardContextual"/>
        </w:rPr>
      </w:pPr>
    </w:p>
    <w:p w14:paraId="3EB3746B" w14:textId="77777777" w:rsidR="00E47C69" w:rsidRDefault="00E47C69">
      <w:pPr>
        <w:spacing w:line="276" w:lineRule="auto"/>
        <w:contextualSpacing/>
        <w:jc w:val="both"/>
        <w:rPr>
          <w:ins w:id="33439" w:author="Visone Rossana (GSE)" w:date="2025-09-22T11:52:00Z" w16du:dateUtc="2025-09-22T09:52:00Z"/>
          <w:rFonts w:eastAsia="Aptos" w:cstheme="minorHAnsi"/>
          <w:kern w:val="2"/>
          <w:sz w:val="22"/>
          <w:szCs w:val="22"/>
          <w14:ligatures w14:val="standardContextual"/>
        </w:rPr>
      </w:pPr>
    </w:p>
    <w:p w14:paraId="0503CA17" w14:textId="77777777" w:rsidR="00980940" w:rsidRPr="00357179" w:rsidRDefault="00980940">
      <w:pPr>
        <w:spacing w:line="276" w:lineRule="auto"/>
        <w:contextualSpacing/>
        <w:jc w:val="both"/>
        <w:rPr>
          <w:ins w:id="33440" w:author="Visone Rossana (GSE)" w:date="2025-09-05T11:44:00Z" w16du:dateUtc="2025-09-05T09:44:00Z"/>
          <w:rFonts w:eastAsia="Aptos" w:cstheme="minorHAnsi"/>
          <w:kern w:val="2"/>
          <w:sz w:val="22"/>
          <w:szCs w:val="22"/>
          <w14:ligatures w14:val="standardContextual"/>
          <w:rPrChange w:id="33441" w:author="Visone Rossana (GSE)" w:date="2025-09-09T14:48:00Z" w16du:dateUtc="2025-09-09T12:48:00Z">
            <w:rPr>
              <w:ins w:id="33442" w:author="Visone Rossana (GSE)" w:date="2025-09-05T11:44:00Z" w16du:dateUtc="2025-09-05T09:44:00Z"/>
              <w:rFonts w:eastAsia="Aptos" w:cstheme="minorHAnsi"/>
              <w:kern w:val="2"/>
              <w14:ligatures w14:val="standardContextual"/>
            </w:rPr>
          </w:rPrChange>
        </w:rPr>
        <w:pPrChange w:id="33443" w:author="Visone Rossana (GSE)" w:date="2025-09-09T14:48:00Z" w16du:dateUtc="2025-09-09T12:48:00Z">
          <w:pPr>
            <w:contextualSpacing/>
            <w:jc w:val="both"/>
          </w:pPr>
        </w:pPrChange>
      </w:pPr>
    </w:p>
    <w:p w14:paraId="61385A84" w14:textId="77777777" w:rsidR="00654250" w:rsidRDefault="00654250" w:rsidP="001D4C4A">
      <w:pPr>
        <w:ind w:left="720"/>
        <w:contextualSpacing/>
        <w:rPr>
          <w:ins w:id="33444" w:author="Visone Rossana (GSE)" w:date="2025-09-16T12:21:00Z" w16du:dateUtc="2025-09-16T10:21:00Z"/>
          <w:rFonts w:eastAsia="Aptos" w:cstheme="minorHAnsi"/>
          <w:kern w:val="2"/>
          <w14:ligatures w14:val="standardContextual"/>
        </w:rPr>
      </w:pPr>
    </w:p>
    <w:p w14:paraId="36671D8E" w14:textId="77777777" w:rsidR="00AF1651" w:rsidRDefault="00AF1651" w:rsidP="001D4C4A">
      <w:pPr>
        <w:ind w:left="720"/>
        <w:contextualSpacing/>
        <w:rPr>
          <w:ins w:id="33445" w:author="Visone Rossana (GSE)" w:date="2025-09-16T12:21:00Z" w16du:dateUtc="2025-09-16T10:21:00Z"/>
          <w:rFonts w:eastAsia="Aptos" w:cstheme="minorHAnsi"/>
          <w:kern w:val="2"/>
          <w14:ligatures w14:val="standardContextual"/>
        </w:rPr>
      </w:pPr>
    </w:p>
    <w:p w14:paraId="717957F4" w14:textId="63729D02" w:rsidR="004B7F2F" w:rsidRPr="00A81A97" w:rsidRDefault="004B7F2F">
      <w:pPr>
        <w:pStyle w:val="TITOLO1-REG"/>
        <w:numPr>
          <w:ilvl w:val="0"/>
          <w:numId w:val="289"/>
        </w:numPr>
        <w:rPr>
          <w:ins w:id="33446" w:author="Visone Rossana (GSE)" w:date="2025-09-09T10:32:00Z" w16du:dateUtc="2025-09-09T08:32:00Z"/>
        </w:rPr>
        <w:pPrChange w:id="33447" w:author="Visone Rossana (GSE)" w:date="2025-09-16T15:01:00Z" w16du:dateUtc="2025-09-16T13:01:00Z">
          <w:pPr>
            <w:pStyle w:val="TITOLO1-REG"/>
          </w:pPr>
        </w:pPrChange>
      </w:pPr>
      <w:bookmarkStart w:id="33448" w:name="_Toc212462770"/>
      <w:ins w:id="33449" w:author="Visone Rossana (GSE)" w:date="2025-09-09T10:32:00Z" w16du:dateUtc="2025-09-09T08:32:00Z">
        <w:r>
          <w:t>VARIAZIONI</w:t>
        </w:r>
        <w:bookmarkEnd w:id="33448"/>
        <w:r>
          <w:t xml:space="preserve"> </w:t>
        </w:r>
      </w:ins>
    </w:p>
    <w:p w14:paraId="0E195F61" w14:textId="77777777" w:rsidR="00726C50" w:rsidRPr="00726C50" w:rsidRDefault="00726C50">
      <w:pPr>
        <w:pStyle w:val="Paragrafoelenco"/>
        <w:keepNext/>
        <w:numPr>
          <w:ilvl w:val="0"/>
          <w:numId w:val="292"/>
        </w:numPr>
        <w:pBdr>
          <w:bottom w:val="single" w:sz="4" w:space="1" w:color="auto"/>
        </w:pBdr>
        <w:spacing w:before="240" w:after="120" w:line="276" w:lineRule="auto"/>
        <w:ind w:right="-142"/>
        <w:jc w:val="both"/>
        <w:outlineLvl w:val="1"/>
        <w:rPr>
          <w:ins w:id="33450" w:author="Oliosi Francesco (GSE)" w:date="2025-10-15T10:36:00Z" w16du:dateUtc="2025-10-15T08:36:00Z"/>
          <w:rFonts w:ascii="Calibri" w:eastAsiaTheme="majorEastAsia" w:hAnsi="Calibri" w:cstheme="majorBidi"/>
          <w:b/>
          <w:bCs/>
          <w:vanish/>
          <w:szCs w:val="26"/>
        </w:rPr>
        <w:pPrChange w:id="33451" w:author="Visone Rossana (GSE)" w:date="2025-10-23T10:16:00Z" w16du:dateUtc="2025-10-23T08:16:00Z">
          <w:pPr>
            <w:pStyle w:val="Paragrafoelenco"/>
            <w:keepNext/>
            <w:numPr>
              <w:numId w:val="464"/>
            </w:numPr>
            <w:pBdr>
              <w:bottom w:val="single" w:sz="4" w:space="1" w:color="auto"/>
            </w:pBdr>
            <w:spacing w:before="240" w:after="120" w:line="276" w:lineRule="auto"/>
            <w:ind w:left="851" w:right="-142" w:hanging="360"/>
            <w:jc w:val="both"/>
            <w:outlineLvl w:val="1"/>
          </w:pPr>
        </w:pPrChange>
      </w:pPr>
      <w:bookmarkStart w:id="33452" w:name="_Toc212462771"/>
      <w:bookmarkEnd w:id="33452"/>
    </w:p>
    <w:p w14:paraId="3CA9151E" w14:textId="2E550123" w:rsidR="004B7F2F" w:rsidRPr="005505F6" w:rsidRDefault="004B7F2F">
      <w:pPr>
        <w:pStyle w:val="TITOLO20"/>
        <w:numPr>
          <w:ilvl w:val="1"/>
          <w:numId w:val="292"/>
        </w:numPr>
        <w:ind w:left="574"/>
        <w:outlineLvl w:val="1"/>
        <w:rPr>
          <w:ins w:id="33453" w:author="Visone Rossana (GSE)" w:date="2025-09-09T10:34:00Z" w16du:dateUtc="2025-09-09T08:34:00Z"/>
        </w:rPr>
        <w:pPrChange w:id="33454" w:author="Visone Rossana (GSE)" w:date="2025-10-23T10:16:00Z" w16du:dateUtc="2025-10-23T08:16:00Z">
          <w:pPr>
            <w:pStyle w:val="TITOLO20"/>
          </w:pPr>
        </w:pPrChange>
      </w:pPr>
      <w:bookmarkStart w:id="33455" w:name="_Toc212462772"/>
      <w:ins w:id="33456" w:author="Visone Rossana (GSE)" w:date="2025-09-09T10:34:00Z" w16du:dateUtc="2025-09-09T08:34:00Z">
        <w:r w:rsidRPr="005505F6">
          <w:t>Comunicazioni interventi di modifica</w:t>
        </w:r>
        <w:bookmarkEnd w:id="33455"/>
        <w:r w:rsidRPr="005505F6">
          <w:t xml:space="preserve"> </w:t>
        </w:r>
      </w:ins>
    </w:p>
    <w:p w14:paraId="0AFCB70C" w14:textId="77777777" w:rsidR="004B7F2F" w:rsidRPr="00357179" w:rsidRDefault="004B7F2F">
      <w:pPr>
        <w:spacing w:before="120" w:after="120" w:line="276" w:lineRule="auto"/>
        <w:jc w:val="both"/>
        <w:rPr>
          <w:ins w:id="33457" w:author="Visone Rossana (GSE)" w:date="2025-09-09T10:36:00Z" w16du:dateUtc="2025-09-09T08:36:00Z"/>
          <w:rFonts w:cstheme="minorHAnsi"/>
          <w:sz w:val="22"/>
          <w:szCs w:val="22"/>
          <w:rPrChange w:id="33458" w:author="Visone Rossana (GSE)" w:date="2025-09-09T14:48:00Z" w16du:dateUtc="2025-09-09T12:48:00Z">
            <w:rPr>
              <w:ins w:id="33459" w:author="Visone Rossana (GSE)" w:date="2025-09-09T10:36:00Z" w16du:dateUtc="2025-09-09T08:36:00Z"/>
            </w:rPr>
          </w:rPrChange>
        </w:rPr>
        <w:pPrChange w:id="33460" w:author="Visone Rossana (GSE)" w:date="2025-09-09T14:48:00Z" w16du:dateUtc="2025-09-09T12:48:00Z">
          <w:pPr>
            <w:spacing w:before="120" w:after="120"/>
            <w:jc w:val="both"/>
          </w:pPr>
        </w:pPrChange>
      </w:pPr>
      <w:ins w:id="33461" w:author="Visone Rossana (GSE)" w:date="2025-09-09T10:36:00Z" w16du:dateUtc="2025-09-09T08:36:00Z">
        <w:r w:rsidRPr="00357179">
          <w:rPr>
            <w:rFonts w:cstheme="minorHAnsi"/>
            <w:sz w:val="22"/>
            <w:szCs w:val="22"/>
            <w:rPrChange w:id="33462" w:author="Visone Rossana (GSE)" w:date="2025-09-09T14:48:00Z" w16du:dateUtc="2025-09-09T12:48:00Z">
              <w:rPr/>
            </w:rPrChange>
          </w:rPr>
          <w:t>Ai sensi dell’art</w:t>
        </w:r>
        <w:r w:rsidRPr="00357179">
          <w:rPr>
            <w:rFonts w:cstheme="minorHAnsi"/>
            <w:sz w:val="22"/>
            <w:szCs w:val="22"/>
            <w:highlight w:val="cyan"/>
            <w:rPrChange w:id="33463" w:author="Visone Rossana (GSE)" w:date="2025-09-09T14:48:00Z" w16du:dateUtc="2025-09-09T12:48:00Z">
              <w:rPr>
                <w:highlight w:val="cyan"/>
              </w:rPr>
            </w:rPrChange>
          </w:rPr>
          <w:t>. 18, comma 2</w:t>
        </w:r>
        <w:r w:rsidRPr="00357179">
          <w:rPr>
            <w:rFonts w:cstheme="minorHAnsi"/>
            <w:sz w:val="22"/>
            <w:szCs w:val="22"/>
            <w:rPrChange w:id="33464" w:author="Visone Rossana (GSE)" w:date="2025-09-09T14:48:00Z" w16du:dateUtc="2025-09-09T12:48:00Z">
              <w:rPr/>
            </w:rPrChange>
          </w:rPr>
          <w:t xml:space="preserve"> del Decreto dovranno essere comunicati al GSE tutti gli interventi di modifica, relativi </w:t>
        </w:r>
        <w:r w:rsidRPr="00357179">
          <w:rPr>
            <w:rFonts w:cstheme="minorHAnsi"/>
            <w:sz w:val="22"/>
            <w:szCs w:val="22"/>
            <w:highlight w:val="cyan"/>
            <w:rPrChange w:id="33465" w:author="Visone Rossana (GSE)" w:date="2025-09-09T14:48:00Z" w16du:dateUtc="2025-09-09T12:48:00Z">
              <w:rPr>
                <w:highlight w:val="cyan"/>
              </w:rPr>
            </w:rPrChange>
          </w:rPr>
          <w:t>all’intervento o</w:t>
        </w:r>
        <w:r w:rsidRPr="00357179">
          <w:rPr>
            <w:rFonts w:cstheme="minorHAnsi"/>
            <w:sz w:val="22"/>
            <w:szCs w:val="22"/>
            <w:rPrChange w:id="33466" w:author="Visone Rossana (GSE)" w:date="2025-09-09T14:48:00Z" w16du:dateUtc="2025-09-09T12:48:00Z">
              <w:rPr/>
            </w:rPrChange>
          </w:rPr>
          <w:t xml:space="preserve"> all’impianto incentivato in Conto Termico, che possano avere impatto sui</w:t>
        </w:r>
        <w:r w:rsidRPr="00357179">
          <w:rPr>
            <w:rFonts w:cstheme="minorHAnsi"/>
            <w:sz w:val="22"/>
            <w:szCs w:val="22"/>
            <w:rPrChange w:id="33467" w:author="Visone Rossana (GSE)" w:date="2025-09-09T14:48:00Z" w16du:dateUtc="2025-09-09T12:48:00Z">
              <w:rPr>
                <w:rFonts w:cs="Calibri"/>
              </w:rPr>
            </w:rPrChange>
          </w:rPr>
          <w:t xml:space="preserve"> requisiti </w:t>
        </w:r>
        <w:r w:rsidRPr="00357179">
          <w:rPr>
            <w:rFonts w:cstheme="minorHAnsi"/>
            <w:sz w:val="22"/>
            <w:szCs w:val="22"/>
            <w:rPrChange w:id="33468" w:author="Visone Rossana (GSE)" w:date="2025-09-09T14:48:00Z" w16du:dateUtc="2025-09-09T12:48:00Z">
              <w:rPr/>
            </w:rPrChange>
          </w:rPr>
          <w:t>richiesti per</w:t>
        </w:r>
        <w:r w:rsidRPr="00357179">
          <w:rPr>
            <w:rFonts w:cstheme="minorHAnsi"/>
            <w:sz w:val="22"/>
            <w:szCs w:val="22"/>
            <w:rPrChange w:id="33469" w:author="Visone Rossana (GSE)" w:date="2025-09-09T14:48:00Z" w16du:dateUtc="2025-09-09T12:48:00Z">
              <w:rPr>
                <w:rFonts w:cs="Calibri"/>
              </w:rPr>
            </w:rPrChange>
          </w:rPr>
          <w:t xml:space="preserve"> l’accesso ai benefici previsti dal presente Decreto, </w:t>
        </w:r>
        <w:r w:rsidRPr="00357179">
          <w:rPr>
            <w:rFonts w:cstheme="minorHAnsi"/>
            <w:sz w:val="22"/>
            <w:szCs w:val="22"/>
            <w:rPrChange w:id="33470" w:author="Visone Rossana (GSE)" w:date="2025-09-09T14:48:00Z" w16du:dateUtc="2025-09-09T12:48:00Z">
              <w:rPr/>
            </w:rPrChange>
          </w:rPr>
          <w:t xml:space="preserve">intervenuti nel periodo di incentivazione e nei 5 anni successivi all’ottenimento dei medesimi. </w:t>
        </w:r>
      </w:ins>
    </w:p>
    <w:p w14:paraId="1C07088D" w14:textId="77777777" w:rsidR="004B7F2F" w:rsidRPr="00357179" w:rsidRDefault="004B7F2F">
      <w:pPr>
        <w:spacing w:before="120" w:after="120" w:line="276" w:lineRule="auto"/>
        <w:jc w:val="both"/>
        <w:rPr>
          <w:ins w:id="33471" w:author="Visone Rossana (GSE)" w:date="2025-09-09T10:36:00Z" w16du:dateUtc="2025-09-09T08:36:00Z"/>
          <w:rFonts w:cstheme="minorHAnsi"/>
          <w:b/>
          <w:sz w:val="22"/>
          <w:szCs w:val="22"/>
          <w:rPrChange w:id="33472" w:author="Visone Rossana (GSE)" w:date="2025-09-09T14:48:00Z" w16du:dateUtc="2025-09-09T12:48:00Z">
            <w:rPr>
              <w:ins w:id="33473" w:author="Visone Rossana (GSE)" w:date="2025-09-09T10:36:00Z" w16du:dateUtc="2025-09-09T08:36:00Z"/>
              <w:b/>
            </w:rPr>
          </w:rPrChange>
        </w:rPr>
        <w:pPrChange w:id="33474" w:author="Visone Rossana (GSE)" w:date="2025-09-09T14:48:00Z" w16du:dateUtc="2025-09-09T12:48:00Z">
          <w:pPr>
            <w:spacing w:before="120" w:after="120"/>
            <w:jc w:val="both"/>
          </w:pPr>
        </w:pPrChange>
      </w:pPr>
      <w:commentRangeStart w:id="33475"/>
      <w:ins w:id="33476" w:author="Visone Rossana (GSE)" w:date="2025-09-09T10:36:00Z" w16du:dateUtc="2025-09-09T08:36:00Z">
        <w:r w:rsidRPr="00357179">
          <w:rPr>
            <w:rFonts w:cstheme="minorHAnsi"/>
            <w:sz w:val="22"/>
            <w:szCs w:val="22"/>
            <w:highlight w:val="yellow"/>
            <w:rPrChange w:id="33477" w:author="Visone Rossana (GSE)" w:date="2025-09-09T14:48:00Z" w16du:dateUtc="2025-09-09T12:48:00Z">
              <w:rPr>
                <w:highlight w:val="yellow"/>
              </w:rPr>
            </w:rPrChange>
          </w:rPr>
          <w:t>Nelle more della predisposizione di un portale web dedicato alla comunicazione delle modifiche</w:t>
        </w:r>
        <w:commentRangeEnd w:id="33475"/>
        <w:r w:rsidRPr="00357179">
          <w:rPr>
            <w:rStyle w:val="Rimandocommento"/>
            <w:rFonts w:cstheme="minorHAnsi"/>
            <w:sz w:val="22"/>
            <w:szCs w:val="22"/>
            <w:rPrChange w:id="33478" w:author="Visone Rossana (GSE)" w:date="2025-09-09T14:48:00Z" w16du:dateUtc="2025-09-09T12:48:00Z">
              <w:rPr>
                <w:rStyle w:val="Rimandocommento"/>
                <w:sz w:val="24"/>
              </w:rPr>
            </w:rPrChange>
          </w:rPr>
          <w:commentReference w:id="33475"/>
        </w:r>
        <w:r w:rsidRPr="00357179">
          <w:rPr>
            <w:rFonts w:cstheme="minorHAnsi"/>
            <w:sz w:val="22"/>
            <w:szCs w:val="22"/>
            <w:rPrChange w:id="33479" w:author="Visone Rossana (GSE)" w:date="2025-09-09T14:48:00Z" w16du:dateUtc="2025-09-09T12:48:00Z">
              <w:rPr/>
            </w:rPrChange>
          </w:rPr>
          <w:t>, ogni intervento dovrà essere comunicato esclusivamente a uno dei sotto indicati indirizzi, specificando nell’oggetto il “</w:t>
        </w:r>
        <w:r w:rsidRPr="00357179">
          <w:rPr>
            <w:rFonts w:cstheme="minorHAnsi"/>
            <w:i/>
            <w:sz w:val="22"/>
            <w:szCs w:val="22"/>
            <w:rPrChange w:id="33480" w:author="Visone Rossana (GSE)" w:date="2025-09-09T14:48:00Z" w16du:dateUtc="2025-09-09T12:48:00Z">
              <w:rPr>
                <w:i/>
              </w:rPr>
            </w:rPrChange>
          </w:rPr>
          <w:t>Conto Termico - nome del SR, - Codice identificativo intervento – tipo modifica</w:t>
        </w:r>
        <w:r w:rsidRPr="00357179">
          <w:rPr>
            <w:rFonts w:cstheme="minorHAnsi"/>
            <w:sz w:val="22"/>
            <w:szCs w:val="22"/>
            <w:rPrChange w:id="33481" w:author="Visone Rossana (GSE)" w:date="2025-09-09T14:48:00Z" w16du:dateUtc="2025-09-09T12:48:00Z">
              <w:rPr/>
            </w:rPrChange>
          </w:rPr>
          <w:t>”.</w:t>
        </w:r>
      </w:ins>
    </w:p>
    <w:p w14:paraId="54DFBDBF" w14:textId="77777777" w:rsidR="004B7F2F" w:rsidRPr="00357179" w:rsidRDefault="004B7F2F">
      <w:pPr>
        <w:pStyle w:val="Paragrafoelenco"/>
        <w:numPr>
          <w:ilvl w:val="0"/>
          <w:numId w:val="53"/>
        </w:numPr>
        <w:spacing w:before="120" w:after="120" w:line="276" w:lineRule="auto"/>
        <w:contextualSpacing w:val="0"/>
        <w:jc w:val="both"/>
        <w:rPr>
          <w:ins w:id="33482" w:author="Visone Rossana (GSE)" w:date="2025-09-09T10:36:00Z" w16du:dateUtc="2025-09-09T08:36:00Z"/>
          <w:rFonts w:cstheme="minorHAnsi"/>
          <w:b/>
          <w:sz w:val="22"/>
          <w:szCs w:val="22"/>
          <w:rPrChange w:id="33483" w:author="Visone Rossana (GSE)" w:date="2025-09-09T14:48:00Z" w16du:dateUtc="2025-09-09T12:48:00Z">
            <w:rPr>
              <w:ins w:id="33484" w:author="Visone Rossana (GSE)" w:date="2025-09-09T10:36:00Z" w16du:dateUtc="2025-09-09T08:36:00Z"/>
              <w:b/>
            </w:rPr>
          </w:rPrChange>
        </w:rPr>
        <w:pPrChange w:id="33485" w:author="Visone Rossana (GSE)" w:date="2025-09-09T14:48:00Z" w16du:dateUtc="2025-09-09T12:48:00Z">
          <w:pPr>
            <w:pStyle w:val="Paragrafoelenco"/>
            <w:numPr>
              <w:numId w:val="53"/>
            </w:numPr>
            <w:spacing w:before="120" w:after="120"/>
            <w:ind w:hanging="360"/>
            <w:contextualSpacing w:val="0"/>
            <w:jc w:val="both"/>
          </w:pPr>
        </w:pPrChange>
      </w:pPr>
      <w:ins w:id="33486" w:author="Visone Rossana (GSE)" w:date="2025-09-09T10:36:00Z" w16du:dateUtc="2025-09-09T08:36:00Z">
        <w:r w:rsidRPr="00357179">
          <w:rPr>
            <w:rFonts w:cstheme="minorHAnsi"/>
            <w:sz w:val="22"/>
            <w:szCs w:val="22"/>
            <w:rPrChange w:id="33487" w:author="Visone Rossana (GSE)" w:date="2025-09-09T14:48:00Z" w16du:dateUtc="2025-09-09T12:48:00Z">
              <w:rPr/>
            </w:rPrChange>
          </w:rPr>
          <w:t>mediante posta elettronica certificata (all’indirizzo email: info@pec.gse.it);</w:t>
        </w:r>
      </w:ins>
    </w:p>
    <w:p w14:paraId="267F2EE4" w14:textId="77777777" w:rsidR="004B7F2F" w:rsidRPr="00357179" w:rsidRDefault="004B7F2F">
      <w:pPr>
        <w:pStyle w:val="Paragrafoelenco"/>
        <w:numPr>
          <w:ilvl w:val="0"/>
          <w:numId w:val="53"/>
        </w:numPr>
        <w:spacing w:before="120" w:after="120" w:line="276" w:lineRule="auto"/>
        <w:contextualSpacing w:val="0"/>
        <w:jc w:val="both"/>
        <w:rPr>
          <w:ins w:id="33488" w:author="Visone Rossana (GSE)" w:date="2025-09-09T10:36:00Z" w16du:dateUtc="2025-09-09T08:36:00Z"/>
          <w:rFonts w:cstheme="minorHAnsi"/>
          <w:b/>
          <w:sz w:val="22"/>
          <w:szCs w:val="22"/>
          <w:rPrChange w:id="33489" w:author="Visone Rossana (GSE)" w:date="2025-09-09T14:48:00Z" w16du:dateUtc="2025-09-09T12:48:00Z">
            <w:rPr>
              <w:ins w:id="33490" w:author="Visone Rossana (GSE)" w:date="2025-09-09T10:36:00Z" w16du:dateUtc="2025-09-09T08:36:00Z"/>
              <w:b/>
            </w:rPr>
          </w:rPrChange>
        </w:rPr>
        <w:pPrChange w:id="33491" w:author="Visone Rossana (GSE)" w:date="2025-09-09T14:48:00Z" w16du:dateUtc="2025-09-09T12:48:00Z">
          <w:pPr>
            <w:pStyle w:val="Paragrafoelenco"/>
            <w:numPr>
              <w:numId w:val="53"/>
            </w:numPr>
            <w:spacing w:before="120" w:after="120"/>
            <w:ind w:hanging="360"/>
            <w:contextualSpacing w:val="0"/>
            <w:jc w:val="both"/>
          </w:pPr>
        </w:pPrChange>
      </w:pPr>
      <w:ins w:id="33492" w:author="Visone Rossana (GSE)" w:date="2025-09-09T10:36:00Z" w16du:dateUtc="2025-09-09T08:36:00Z">
        <w:r w:rsidRPr="00357179">
          <w:rPr>
            <w:rFonts w:cstheme="minorHAnsi"/>
            <w:sz w:val="22"/>
            <w:szCs w:val="22"/>
            <w:rPrChange w:id="33493" w:author="Visone Rossana (GSE)" w:date="2025-09-09T14:48:00Z" w16du:dateUtc="2025-09-09T12:48:00Z">
              <w:rPr/>
            </w:rPrChange>
          </w:rPr>
          <w:t>mediante posta raccomandata A/R (all’indirizzo: Gestore dei Servizi Energetici – GSE S.p.A. – Viale Maresciallo Pilsudski, 92 – 00197 Roma).</w:t>
        </w:r>
      </w:ins>
    </w:p>
    <w:p w14:paraId="7836A6E2" w14:textId="77777777" w:rsidR="004B7F2F" w:rsidRPr="00357179" w:rsidRDefault="004B7F2F">
      <w:pPr>
        <w:spacing w:before="120" w:after="120" w:line="276" w:lineRule="auto"/>
        <w:jc w:val="both"/>
        <w:rPr>
          <w:ins w:id="33494" w:author="Visone Rossana (GSE)" w:date="2025-09-09T10:36:00Z" w16du:dateUtc="2025-09-09T08:36:00Z"/>
          <w:rFonts w:cstheme="minorHAnsi"/>
          <w:b/>
          <w:sz w:val="22"/>
          <w:szCs w:val="22"/>
          <w:rPrChange w:id="33495" w:author="Visone Rossana (GSE)" w:date="2025-09-09T14:48:00Z" w16du:dateUtc="2025-09-09T12:48:00Z">
            <w:rPr>
              <w:ins w:id="33496" w:author="Visone Rossana (GSE)" w:date="2025-09-09T10:36:00Z" w16du:dateUtc="2025-09-09T08:36:00Z"/>
              <w:b/>
            </w:rPr>
          </w:rPrChange>
        </w:rPr>
        <w:pPrChange w:id="33497" w:author="Visone Rossana (GSE)" w:date="2025-09-09T14:48:00Z" w16du:dateUtc="2025-09-09T12:48:00Z">
          <w:pPr>
            <w:spacing w:before="120" w:after="120"/>
            <w:jc w:val="both"/>
          </w:pPr>
        </w:pPrChange>
      </w:pPr>
      <w:ins w:id="33498" w:author="Visone Rossana (GSE)" w:date="2025-09-09T10:36:00Z" w16du:dateUtc="2025-09-09T08:36:00Z">
        <w:r w:rsidRPr="00357179">
          <w:rPr>
            <w:rFonts w:cstheme="minorHAnsi"/>
            <w:sz w:val="22"/>
            <w:szCs w:val="22"/>
            <w:rPrChange w:id="33499" w:author="Visone Rossana (GSE)" w:date="2025-09-09T14:48:00Z" w16du:dateUtc="2025-09-09T12:48:00Z">
              <w:rPr/>
            </w:rPrChange>
          </w:rPr>
          <w:t>Le modifiche apportate agli interventi incentivanti non potranno comportare, in nessun caso, il ricalcolo in aumento dell’incentivo riconosciuto. L’esecuzione di modifiche e/o variazioni sugli interventi incentivati che determinino il venir meno dei requisiti previsti dalla specifica normativa di riferimento, realizzati durante il succitato periodo, può comportare, a seconda dei casi, la decadenza dal diritto a percepire gli incentivi stessi, o parte di essi, la risoluzione del contratto stipulato tra il Soggetto Responsabile e il GSE, nonché il recupero delle somme erogate.</w:t>
        </w:r>
      </w:ins>
    </w:p>
    <w:p w14:paraId="63AD25EF" w14:textId="77777777" w:rsidR="004B7F2F" w:rsidRPr="00357179" w:rsidRDefault="004B7F2F">
      <w:pPr>
        <w:spacing w:before="120" w:line="276" w:lineRule="auto"/>
        <w:jc w:val="both"/>
        <w:rPr>
          <w:ins w:id="33500" w:author="Visone Rossana (GSE)" w:date="2025-09-09T10:36:00Z" w16du:dateUtc="2025-09-09T08:36:00Z"/>
          <w:rFonts w:cstheme="minorHAnsi"/>
          <w:sz w:val="22"/>
          <w:szCs w:val="22"/>
          <w:rPrChange w:id="33501" w:author="Visone Rossana (GSE)" w:date="2025-09-09T14:48:00Z" w16du:dateUtc="2025-09-09T12:48:00Z">
            <w:rPr>
              <w:ins w:id="33502" w:author="Visone Rossana (GSE)" w:date="2025-09-09T10:36:00Z" w16du:dateUtc="2025-09-09T08:36:00Z"/>
            </w:rPr>
          </w:rPrChange>
        </w:rPr>
        <w:pPrChange w:id="33503" w:author="Visone Rossana (GSE)" w:date="2025-09-09T14:48:00Z" w16du:dateUtc="2025-09-09T12:48:00Z">
          <w:pPr>
            <w:spacing w:before="120"/>
            <w:jc w:val="both"/>
          </w:pPr>
        </w:pPrChange>
      </w:pPr>
      <w:ins w:id="33504" w:author="Visone Rossana (GSE)" w:date="2025-09-09T10:36:00Z" w16du:dateUtc="2025-09-09T08:36:00Z">
        <w:r w:rsidRPr="00357179">
          <w:rPr>
            <w:rFonts w:cstheme="minorHAnsi"/>
            <w:sz w:val="22"/>
            <w:szCs w:val="22"/>
            <w:rPrChange w:id="33505" w:author="Visone Rossana (GSE)" w:date="2025-09-09T14:48:00Z" w16du:dateUtc="2025-09-09T12:48:00Z">
              <w:rPr/>
            </w:rPrChange>
          </w:rPr>
          <w:t xml:space="preserve">In particolare, il Soggetto Responsabile è tenuto a fornire, a conservare e a produrre su richiesta del GSE, tutti i documenti idonei ad attestare gli interventi di modifica e la configurazione dell’impianto </w:t>
        </w:r>
        <w:r w:rsidRPr="00357179">
          <w:rPr>
            <w:rFonts w:cstheme="minorHAnsi"/>
            <w:i/>
            <w:sz w:val="22"/>
            <w:szCs w:val="22"/>
            <w:rPrChange w:id="33506" w:author="Visone Rossana (GSE)" w:date="2025-09-09T14:48:00Z" w16du:dateUtc="2025-09-09T12:48:00Z">
              <w:rPr>
                <w:i/>
              </w:rPr>
            </w:rPrChange>
          </w:rPr>
          <w:t>ante</w:t>
        </w:r>
        <w:r w:rsidRPr="00357179">
          <w:rPr>
            <w:rFonts w:cstheme="minorHAnsi"/>
            <w:sz w:val="22"/>
            <w:szCs w:val="22"/>
            <w:rPrChange w:id="33507" w:author="Visone Rossana (GSE)" w:date="2025-09-09T14:48:00Z" w16du:dateUtc="2025-09-09T12:48:00Z">
              <w:rPr/>
            </w:rPrChange>
          </w:rPr>
          <w:t xml:space="preserve"> e </w:t>
        </w:r>
        <w:r w:rsidRPr="00357179">
          <w:rPr>
            <w:rFonts w:cstheme="minorHAnsi"/>
            <w:i/>
            <w:sz w:val="22"/>
            <w:szCs w:val="22"/>
            <w:rPrChange w:id="33508" w:author="Visone Rossana (GSE)" w:date="2025-09-09T14:48:00Z" w16du:dateUtc="2025-09-09T12:48:00Z">
              <w:rPr>
                <w:i/>
              </w:rPr>
            </w:rPrChange>
          </w:rPr>
          <w:t>post</w:t>
        </w:r>
        <w:r w:rsidRPr="00357179">
          <w:rPr>
            <w:rFonts w:cstheme="minorHAnsi"/>
            <w:sz w:val="22"/>
            <w:szCs w:val="22"/>
            <w:rPrChange w:id="33509" w:author="Visone Rossana (GSE)" w:date="2025-09-09T14:48:00Z" w16du:dateUtc="2025-09-09T12:48:00Z">
              <w:rPr/>
            </w:rPrChange>
          </w:rPr>
          <w:t xml:space="preserve"> </w:t>
        </w:r>
        <w:r w:rsidRPr="00357179">
          <w:rPr>
            <w:rFonts w:cstheme="minorHAnsi"/>
            <w:i/>
            <w:sz w:val="22"/>
            <w:szCs w:val="22"/>
            <w:rPrChange w:id="33510" w:author="Visone Rossana (GSE)" w:date="2025-09-09T14:48:00Z" w16du:dateUtc="2025-09-09T12:48:00Z">
              <w:rPr>
                <w:i/>
              </w:rPr>
            </w:rPrChange>
          </w:rPr>
          <w:t>operam</w:t>
        </w:r>
        <w:r w:rsidRPr="00357179">
          <w:rPr>
            <w:rFonts w:cstheme="minorHAnsi"/>
            <w:sz w:val="22"/>
            <w:szCs w:val="22"/>
            <w:rPrChange w:id="33511" w:author="Visone Rossana (GSE)" w:date="2025-09-09T14:48:00Z" w16du:dateUtc="2025-09-09T12:48:00Z">
              <w:rPr/>
            </w:rPrChange>
          </w:rPr>
          <w:t>.</w:t>
        </w:r>
      </w:ins>
    </w:p>
    <w:p w14:paraId="5A6AD325" w14:textId="0CA29E8C" w:rsidR="004B7F2F" w:rsidRPr="00336DFE" w:rsidRDefault="004B7F2F">
      <w:pPr>
        <w:pStyle w:val="TITOLO20"/>
        <w:numPr>
          <w:ilvl w:val="1"/>
          <w:numId w:val="292"/>
        </w:numPr>
        <w:ind w:left="567" w:hanging="425"/>
        <w:outlineLvl w:val="1"/>
        <w:rPr>
          <w:ins w:id="33512" w:author="Visone Rossana (GSE)" w:date="2025-09-09T10:35:00Z" w16du:dateUtc="2025-09-09T08:35:00Z"/>
        </w:rPr>
        <w:pPrChange w:id="33513" w:author="Visone Rossana (GSE)" w:date="2025-10-23T10:16:00Z" w16du:dateUtc="2025-10-23T08:16:00Z">
          <w:pPr>
            <w:pStyle w:val="TITOLO20"/>
          </w:pPr>
        </w:pPrChange>
      </w:pPr>
      <w:bookmarkStart w:id="33514" w:name="_Toc212462773"/>
      <w:ins w:id="33515" w:author="Visone Rossana (GSE)" w:date="2025-09-09T10:35:00Z" w16du:dateUtc="2025-09-09T08:35:00Z">
        <w:r>
          <w:t>Variazioni di titolari</w:t>
        </w:r>
      </w:ins>
      <w:ins w:id="33516" w:author="Oliosi Francesco (GSE)" w:date="2025-10-15T10:35:00Z" w16du:dateUtc="2025-10-15T08:35:00Z">
        <w:r w:rsidR="00726C50">
          <w:t>t</w:t>
        </w:r>
      </w:ins>
      <w:ins w:id="33517" w:author="Visone Rossana (GSE)" w:date="2025-09-09T10:35:00Z" w16du:dateUtc="2025-09-09T08:35:00Z">
        <w:r>
          <w:t>à</w:t>
        </w:r>
        <w:bookmarkEnd w:id="33514"/>
        <w:r>
          <w:t xml:space="preserve"> </w:t>
        </w:r>
        <w:r w:rsidRPr="00336DFE">
          <w:t xml:space="preserve"> </w:t>
        </w:r>
      </w:ins>
    </w:p>
    <w:p w14:paraId="798687A5" w14:textId="3E5F02D4" w:rsidR="004B7F2F" w:rsidRDefault="00709DF5" w:rsidP="2A30F30F">
      <w:pPr>
        <w:ind w:left="720"/>
        <w:contextualSpacing/>
        <w:rPr>
          <w:ins w:id="33518" w:author="Visone Rossana (GSE)" w:date="2025-09-09T10:36:00Z" w16du:dateUtc="2025-09-09T08:36:00Z"/>
          <w:rFonts w:eastAsia="Aptos" w:cstheme="minorBidi"/>
          <w:kern w:val="2"/>
          <w14:ligatures w14:val="standardContextual"/>
        </w:rPr>
      </w:pPr>
      <w:ins w:id="33519" w:author="Visone Rossana (GSE)" w:date="2025-09-09T10:36:00Z" w16du:dateUtc="2025-09-09T08:36:00Z">
        <w:r w:rsidRPr="4C6D8011">
          <w:rPr>
            <w:rFonts w:eastAsia="Aptos" w:cstheme="minorBidi"/>
          </w:rPr>
          <w:t>Xxx</w:t>
        </w:r>
      </w:ins>
    </w:p>
    <w:p w14:paraId="78942C6F" w14:textId="77777777" w:rsidR="004B7F2F" w:rsidRDefault="004B7F2F" w:rsidP="001D4C4A">
      <w:pPr>
        <w:ind w:left="720"/>
        <w:contextualSpacing/>
        <w:rPr>
          <w:ins w:id="33520" w:author="Visone Rossana (GSE)" w:date="2025-09-09T10:36:00Z" w16du:dateUtc="2025-09-09T08:36:00Z"/>
          <w:rFonts w:eastAsia="Aptos" w:cstheme="minorHAnsi"/>
          <w:kern w:val="2"/>
          <w14:ligatures w14:val="standardContextual"/>
        </w:rPr>
      </w:pPr>
    </w:p>
    <w:p w14:paraId="5C152EBE" w14:textId="77777777" w:rsidR="004B7F2F" w:rsidRDefault="004B7F2F" w:rsidP="001D4C4A">
      <w:pPr>
        <w:ind w:left="720"/>
        <w:contextualSpacing/>
        <w:rPr>
          <w:ins w:id="33521" w:author="Visone Rossana (GSE)" w:date="2025-09-05T11:59:00Z" w16du:dateUtc="2025-09-05T09:59:00Z"/>
          <w:rFonts w:eastAsia="Aptos" w:cstheme="minorHAnsi"/>
          <w:kern w:val="2"/>
          <w14:ligatures w14:val="standardContextual"/>
        </w:rPr>
      </w:pPr>
    </w:p>
    <w:p w14:paraId="0DFA79EB" w14:textId="3C42E9B9" w:rsidR="00BB6B45" w:rsidRPr="00A81A97" w:rsidRDefault="00BB6B45">
      <w:pPr>
        <w:pStyle w:val="TITOLO1-REG"/>
        <w:numPr>
          <w:ilvl w:val="0"/>
          <w:numId w:val="289"/>
        </w:numPr>
        <w:rPr>
          <w:ins w:id="33522" w:author="Visone Rossana (GSE)" w:date="2025-09-09T10:36:00Z" w16du:dateUtc="2025-09-09T08:36:00Z"/>
        </w:rPr>
        <w:pPrChange w:id="33523" w:author="Visone Rossana (GSE)" w:date="2025-09-17T17:33:00Z" w16du:dateUtc="2025-09-17T15:33:00Z">
          <w:pPr>
            <w:pStyle w:val="TITOLO1-REG"/>
          </w:pPr>
        </w:pPrChange>
      </w:pPr>
      <w:bookmarkStart w:id="33524" w:name="_Toc212462774"/>
      <w:ins w:id="33525" w:author="Visone Rossana (GSE)" w:date="2025-09-09T10:37:00Z" w16du:dateUtc="2025-09-09T08:37:00Z">
        <w:r>
          <w:t>VERIFICHE E CONTROLLI</w:t>
        </w:r>
        <w:bookmarkEnd w:id="33524"/>
        <w:r>
          <w:t xml:space="preserve"> </w:t>
        </w:r>
      </w:ins>
    </w:p>
    <w:p w14:paraId="69877874" w14:textId="77777777" w:rsidR="00726C50" w:rsidRPr="00726C50" w:rsidRDefault="00726C50">
      <w:pPr>
        <w:pStyle w:val="Paragrafoelenco"/>
        <w:keepNext/>
        <w:numPr>
          <w:ilvl w:val="0"/>
          <w:numId w:val="292"/>
        </w:numPr>
        <w:pBdr>
          <w:bottom w:val="single" w:sz="4" w:space="1" w:color="auto"/>
        </w:pBdr>
        <w:spacing w:before="240" w:after="120" w:line="276" w:lineRule="auto"/>
        <w:ind w:right="-142"/>
        <w:jc w:val="both"/>
        <w:outlineLvl w:val="1"/>
        <w:rPr>
          <w:ins w:id="33526" w:author="Oliosi Francesco (GSE)" w:date="2025-10-15T10:36:00Z" w16du:dateUtc="2025-10-15T08:36:00Z"/>
          <w:rFonts w:ascii="Calibri" w:eastAsiaTheme="majorEastAsia" w:hAnsi="Calibri" w:cstheme="majorBidi"/>
          <w:b/>
          <w:bCs/>
          <w:vanish/>
          <w:szCs w:val="26"/>
        </w:rPr>
        <w:pPrChange w:id="33527" w:author="Visone Rossana (GSE)" w:date="2025-10-23T10:16:00Z" w16du:dateUtc="2025-10-23T08:16:00Z">
          <w:pPr>
            <w:pStyle w:val="Paragrafoelenco"/>
            <w:keepNext/>
            <w:numPr>
              <w:numId w:val="464"/>
            </w:numPr>
            <w:pBdr>
              <w:bottom w:val="single" w:sz="4" w:space="1" w:color="auto"/>
            </w:pBdr>
            <w:spacing w:before="240" w:after="120" w:line="276" w:lineRule="auto"/>
            <w:ind w:left="851" w:right="-142" w:hanging="360"/>
            <w:jc w:val="both"/>
            <w:outlineLvl w:val="1"/>
          </w:pPr>
        </w:pPrChange>
      </w:pPr>
      <w:bookmarkStart w:id="33528" w:name="_Toc212462775"/>
      <w:bookmarkEnd w:id="33528"/>
    </w:p>
    <w:p w14:paraId="1357E00F" w14:textId="1ADE9F06" w:rsidR="00BB6B45" w:rsidRPr="00336DFE" w:rsidRDefault="175D8C8B">
      <w:pPr>
        <w:pStyle w:val="TITOLO20"/>
        <w:numPr>
          <w:ilvl w:val="1"/>
          <w:numId w:val="292"/>
        </w:numPr>
        <w:ind w:left="574"/>
        <w:outlineLvl w:val="1"/>
        <w:rPr>
          <w:ins w:id="33529" w:author="Visone Rossana (GSE)" w:date="2025-09-09T10:37:00Z" w16du:dateUtc="2025-09-09T08:37:00Z"/>
        </w:rPr>
        <w:pPrChange w:id="33530" w:author="Visone Rossana (GSE)" w:date="2025-10-23T10:16:00Z" w16du:dateUtc="2025-10-23T08:16:00Z">
          <w:pPr>
            <w:pStyle w:val="TITOLO20"/>
          </w:pPr>
        </w:pPrChange>
      </w:pPr>
      <w:ins w:id="33531" w:author="Visone Rossana (GSE)" w:date="2025-09-30T16:00:00Z">
        <w:r>
          <w:t xml:space="preserve"> </w:t>
        </w:r>
      </w:ins>
      <w:bookmarkStart w:id="33532" w:name="_Toc212462776"/>
      <w:ins w:id="33533" w:author="Visone Rossana (GSE)" w:date="2025-09-09T10:38:00Z">
        <w:r w:rsidR="15221D88">
          <w:t xml:space="preserve">Modalità di svolgimento delle </w:t>
        </w:r>
        <w:del w:id="33534" w:author="Ferrero Ennio (GSE)" w:date="2025-10-03T10:47:00Z">
          <w:r w:rsidR="009D3717" w:rsidDel="15221D88">
            <w:delText>verifiche</w:delText>
          </w:r>
        </w:del>
      </w:ins>
      <w:ins w:id="33535" w:author="Ferrero Ennio (GSE)" w:date="2025-10-03T10:47:00Z">
        <w:r w:rsidR="61E0964E" w:rsidRPr="00726C50">
          <w:rPr>
            <w:rPrChange w:id="33536" w:author="Oliosi Francesco (GSE)" w:date="2025-10-15T10:47:00Z" w16du:dateUtc="2025-10-15T08:47:00Z">
              <w:rPr>
                <w:sz w:val="22"/>
                <w:szCs w:val="22"/>
              </w:rPr>
            </w:rPrChange>
          </w:rPr>
          <w:t>attività di verifica</w:t>
        </w:r>
      </w:ins>
      <w:bookmarkEnd w:id="33532"/>
      <w:ins w:id="33537" w:author="Visone Rossana (GSE)" w:date="2025-09-09T10:37:00Z">
        <w:r w:rsidR="15221D88">
          <w:t xml:space="preserve"> </w:t>
        </w:r>
      </w:ins>
    </w:p>
    <w:p w14:paraId="22789905" w14:textId="77777777" w:rsidR="00A47920" w:rsidRDefault="00A47920" w:rsidP="001D4C4A">
      <w:pPr>
        <w:ind w:left="720"/>
        <w:contextualSpacing/>
        <w:rPr>
          <w:ins w:id="33538" w:author="Visone Rossana (GSE)" w:date="2025-09-09T10:37:00Z" w16du:dateUtc="2025-09-09T08:37:00Z"/>
          <w:rFonts w:eastAsia="Aptos" w:cstheme="minorHAnsi"/>
          <w:kern w:val="2"/>
          <w14:ligatures w14:val="standardContextual"/>
        </w:rPr>
      </w:pPr>
    </w:p>
    <w:p w14:paraId="3D859FCF" w14:textId="4BED6BAC" w:rsidR="00BB6B45" w:rsidRPr="00357179" w:rsidRDefault="5726874A">
      <w:pPr>
        <w:spacing w:after="120" w:line="276" w:lineRule="auto"/>
        <w:jc w:val="both"/>
        <w:rPr>
          <w:ins w:id="33539" w:author="Visone Rossana (GSE)" w:date="2025-09-09T10:37:00Z" w16du:dateUtc="2025-09-09T08:37:00Z"/>
          <w:del w:id="33540" w:author="Ferrero Ennio (GSE)" w:date="2025-10-03T10:48:00Z" w16du:dateUtc="2025-10-03T10:48:04Z"/>
          <w:rFonts w:cstheme="minorBidi"/>
          <w:sz w:val="22"/>
          <w:szCs w:val="22"/>
          <w:rPrChange w:id="33541" w:author="Visone Rossana (GSE)" w:date="2025-09-09T14:49:00Z" w16du:dateUtc="2025-09-09T12:49:00Z">
            <w:rPr>
              <w:ins w:id="33542" w:author="Visone Rossana (GSE)" w:date="2025-09-09T10:37:00Z" w16du:dateUtc="2025-09-09T08:37:00Z"/>
              <w:del w:id="33543" w:author="Ferrero Ennio (GSE)" w:date="2025-10-03T10:48:00Z" w16du:dateUtc="2025-10-03T10:48:04Z"/>
              <w:rFonts w:cs="Calibri"/>
            </w:rPr>
          </w:rPrChange>
        </w:rPr>
        <w:pPrChange w:id="33544" w:author="Visone Rossana (GSE)" w:date="2025-09-09T14:49:00Z" w16du:dateUtc="2025-09-09T12:49:00Z">
          <w:pPr>
            <w:spacing w:after="120"/>
            <w:jc w:val="both"/>
          </w:pPr>
        </w:pPrChange>
      </w:pPr>
      <w:ins w:id="33545" w:author="Visone Rossana (GSE)" w:date="2025-09-09T10:37:00Z">
        <w:del w:id="33546" w:author="Ferrero Ennio (GSE)" w:date="2025-10-03T10:48:00Z">
          <w:r w:rsidRPr="05B21937" w:rsidDel="3A4C6846">
            <w:rPr>
              <w:rFonts w:cstheme="minorBidi"/>
              <w:sz w:val="22"/>
              <w:szCs w:val="22"/>
              <w:rPrChange w:id="33547" w:author="Visone Rossana (GSE)" w:date="2025-09-09T14:49:00Z">
                <w:rPr>
                  <w:rFonts w:cs="Calibri"/>
                </w:rPr>
              </w:rPrChange>
            </w:rPr>
            <w:delText xml:space="preserve">Il GSE, ai sensi </w:delText>
          </w:r>
          <w:r w:rsidRPr="05B21937" w:rsidDel="3A4C6846">
            <w:rPr>
              <w:rFonts w:cstheme="minorBidi"/>
              <w:sz w:val="22"/>
              <w:szCs w:val="22"/>
              <w:highlight w:val="cyan"/>
              <w:rPrChange w:id="33548" w:author="Visone Rossana (GSE)" w:date="2025-09-09T14:49:00Z">
                <w:rPr>
                  <w:rFonts w:cs="Calibri"/>
                  <w:highlight w:val="cyan"/>
                </w:rPr>
              </w:rPrChange>
            </w:rPr>
            <w:delText>dell’art. 21</w:delText>
          </w:r>
          <w:r w:rsidRPr="05B21937" w:rsidDel="3A4C6846">
            <w:rPr>
              <w:rFonts w:cstheme="minorBidi"/>
              <w:sz w:val="22"/>
              <w:szCs w:val="22"/>
              <w:rPrChange w:id="33549" w:author="Visone Rossana (GSE)" w:date="2025-09-09T14:49:00Z">
                <w:rPr>
                  <w:rFonts w:cs="Calibri"/>
                </w:rPr>
              </w:rPrChange>
            </w:rPr>
            <w:delText xml:space="preserve"> del Decreto, effettua le verifiche sugli interventi incentivati con le procedure di accesso diretto e di prenotazione tramite controlli documentali e sopralluoghi </w:delText>
          </w:r>
          <w:r w:rsidRPr="05B21937" w:rsidDel="3A4C6846">
            <w:rPr>
              <w:rFonts w:cstheme="minorBidi"/>
              <w:i/>
              <w:iCs/>
              <w:sz w:val="22"/>
              <w:szCs w:val="22"/>
              <w:rPrChange w:id="33550" w:author="Visone Rossana (GSE)" w:date="2025-09-09T14:49:00Z">
                <w:rPr>
                  <w:rFonts w:cs="Calibri"/>
                  <w:i/>
                  <w:iCs/>
                </w:rPr>
              </w:rPrChange>
            </w:rPr>
            <w:delText>in situ</w:delText>
          </w:r>
          <w:r w:rsidRPr="05B21937" w:rsidDel="3A4C6846">
            <w:rPr>
              <w:rFonts w:cstheme="minorBidi"/>
              <w:sz w:val="22"/>
              <w:szCs w:val="22"/>
              <w:rPrChange w:id="33551" w:author="Visone Rossana (GSE)" w:date="2025-09-09T14:49:00Z">
                <w:rPr>
                  <w:rFonts w:cs="Calibri"/>
                </w:rPr>
              </w:rPrChange>
            </w:rPr>
            <w:delText xml:space="preserve">, anche senza preavviso, al fine di accertare la veridicità delle dichiarazioni rese dai Soggetti Responsabili all’atto della presentazione della richiesta di incentivazione, la regolarità di realizzazione dell’intervento (nonché il suo funzionamento) in conformità alla normativa vigente, la sussistenza o la permanenza dei presupposti e dei requisiti per il riconoscimento o il mantenimento degli incentivi rilasciati e la completezza della documentazione che il Soggetto Responsabile, ai sensi del Decreto e delle presenti Regole, è tenuto a conservare. Tutta la documentazione attestante il possesso dei requisiti per l’ottenimento degli incentivi deve essere conservata per il periodo di erogazione degli incentivi e per i 5 anni successivi </w:delText>
          </w:r>
          <w:r w:rsidRPr="05B21937" w:rsidDel="3A4C6846">
            <w:rPr>
              <w:rFonts w:cstheme="minorBidi"/>
              <w:sz w:val="22"/>
              <w:szCs w:val="22"/>
              <w:highlight w:val="cyan"/>
              <w:rPrChange w:id="33552" w:author="Visone Rossana (GSE)" w:date="2025-09-09T14:49:00Z">
                <w:rPr>
                  <w:rFonts w:cs="Calibri"/>
                  <w:highlight w:val="cyan"/>
                </w:rPr>
              </w:rPrChange>
            </w:rPr>
            <w:delText>decorrenti dalla data di corresponsione dell’ultima rata.</w:delText>
          </w:r>
        </w:del>
      </w:ins>
    </w:p>
    <w:p w14:paraId="0FC049B0" w14:textId="3D9C40A8" w:rsidR="00BB6B45" w:rsidRPr="00357179" w:rsidRDefault="5726874A">
      <w:pPr>
        <w:spacing w:after="120" w:line="276" w:lineRule="auto"/>
        <w:jc w:val="both"/>
        <w:rPr>
          <w:ins w:id="33553" w:author="Visone Rossana (GSE)" w:date="2025-09-09T10:37:00Z" w16du:dateUtc="2025-09-09T08:37:00Z"/>
          <w:del w:id="33554" w:author="Ferrero Ennio (GSE)" w:date="2025-10-03T10:48:00Z" w16du:dateUtc="2025-10-03T10:48:04Z"/>
          <w:rFonts w:cstheme="minorBidi"/>
          <w:sz w:val="22"/>
          <w:szCs w:val="22"/>
          <w:rPrChange w:id="33555" w:author="Visone Rossana (GSE)" w:date="2025-09-09T14:49:00Z" w16du:dateUtc="2025-09-09T12:49:00Z">
            <w:rPr>
              <w:ins w:id="33556" w:author="Visone Rossana (GSE)" w:date="2025-09-09T10:37:00Z" w16du:dateUtc="2025-09-09T08:37:00Z"/>
              <w:del w:id="33557" w:author="Ferrero Ennio (GSE)" w:date="2025-10-03T10:48:00Z" w16du:dateUtc="2025-10-03T10:48:04Z"/>
              <w:rFonts w:cs="Calibri"/>
            </w:rPr>
          </w:rPrChange>
        </w:rPr>
        <w:pPrChange w:id="33558" w:author="Visone Rossana (GSE)" w:date="2025-09-09T14:49:00Z" w16du:dateUtc="2025-09-09T12:49:00Z">
          <w:pPr>
            <w:spacing w:after="120"/>
            <w:jc w:val="both"/>
          </w:pPr>
        </w:pPrChange>
      </w:pPr>
      <w:ins w:id="33559" w:author="Visone Rossana (GSE)" w:date="2025-09-09T10:37:00Z">
        <w:del w:id="33560" w:author="Ferrero Ennio (GSE)" w:date="2025-10-03T10:48:00Z">
          <w:r w:rsidRPr="05B21937" w:rsidDel="3A4C6846">
            <w:rPr>
              <w:rFonts w:cstheme="minorBidi"/>
              <w:sz w:val="22"/>
              <w:szCs w:val="22"/>
              <w:rPrChange w:id="33561" w:author="Visone Rossana (GSE)" w:date="2025-09-09T14:49:00Z">
                <w:rPr/>
              </w:rPrChange>
            </w:rPr>
            <w:delText xml:space="preserve">Le attività di controllo si svolgono nel rispetto della Legge 241/90 e s.m.i, in un contesto di trasparenza ed equità nei confronti degli operatori interessati e in contraddittorio con il Soggetto Responsabile o suo delegato. </w:delText>
          </w:r>
          <w:r w:rsidRPr="05B21937" w:rsidDel="3A4C6846">
            <w:rPr>
              <w:rFonts w:cstheme="minorBidi"/>
              <w:sz w:val="22"/>
              <w:szCs w:val="22"/>
              <w:rPrChange w:id="33562" w:author="Visone Rossana (GSE)" w:date="2025-09-09T14:49:00Z">
                <w:rPr>
                  <w:rFonts w:cs="Calibri"/>
                </w:rPr>
              </w:rPrChange>
            </w:rPr>
            <w:delText>Il personale preposto allo svolgimento delle verifiche è dotato di adeguata qualificazione tecnica ed esperienza e agisce nell’interesse pubblico, con indipendenza e autonomia di giudizio. Nell’esercizio delle attività di controllo, tale personale riveste la qualifica di pubblico ufficiale ed è tenuto alla riservatezza su ogni informazione acquisita.</w:delText>
          </w:r>
        </w:del>
      </w:ins>
    </w:p>
    <w:p w14:paraId="12064F93" w14:textId="77777777" w:rsidR="00BB6B45" w:rsidRPr="00357179" w:rsidRDefault="00BB6B45">
      <w:pPr>
        <w:spacing w:after="120" w:line="276" w:lineRule="auto"/>
        <w:jc w:val="both"/>
        <w:rPr>
          <w:ins w:id="33563" w:author="Visone Rossana (GSE)" w:date="2025-09-09T10:37:00Z" w16du:dateUtc="2025-09-09T08:37:00Z"/>
          <w:del w:id="33564" w:author="Ferrero Ennio (GSE)" w:date="2025-10-03T10:48:00Z" w16du:dateUtc="2025-10-03T10:48:04Z"/>
          <w:rFonts w:cstheme="minorBidi"/>
          <w:sz w:val="22"/>
          <w:szCs w:val="22"/>
          <w:rPrChange w:id="33565" w:author="Visone Rossana (GSE)" w:date="2025-09-09T14:49:00Z" w16du:dateUtc="2025-09-09T12:49:00Z">
            <w:rPr>
              <w:ins w:id="33566" w:author="Visone Rossana (GSE)" w:date="2025-09-09T10:37:00Z" w16du:dateUtc="2025-09-09T08:37:00Z"/>
              <w:del w:id="33567" w:author="Ferrero Ennio (GSE)" w:date="2025-10-03T10:48:00Z" w16du:dateUtc="2025-10-03T10:48:04Z"/>
              <w:rFonts w:cs="Calibri"/>
            </w:rPr>
          </w:rPrChange>
        </w:rPr>
        <w:pPrChange w:id="33568" w:author="Visone Rossana (GSE)" w:date="2025-09-09T14:49:00Z" w16du:dateUtc="2025-09-09T12:49:00Z">
          <w:pPr>
            <w:spacing w:after="120"/>
            <w:jc w:val="both"/>
          </w:pPr>
        </w:pPrChange>
      </w:pPr>
      <w:ins w:id="33569" w:author="Visone Rossana (GSE)" w:date="2025-09-09T10:37:00Z">
        <w:del w:id="33570" w:author="Ferrero Ennio (GSE)" w:date="2025-10-03T10:48:00Z">
          <w:r w:rsidRPr="05B21937" w:rsidDel="15221D88">
            <w:rPr>
              <w:rFonts w:cstheme="minorBidi"/>
              <w:sz w:val="22"/>
              <w:szCs w:val="22"/>
              <w:rPrChange w:id="33571" w:author="Visone Rossana (GSE)" w:date="2025-09-09T14:49:00Z">
                <w:rPr>
                  <w:rFonts w:cs="Calibri"/>
                </w:rPr>
              </w:rPrChange>
            </w:rPr>
            <w:delText xml:space="preserve">Per lo svolgimento delle verifiche il GSE può avvalersi, oltre che delle società da esso controllate, anche di altre società e/o enti di comprovata esperienza, tra cui l’ENEA. </w:delText>
          </w:r>
        </w:del>
      </w:ins>
    </w:p>
    <w:p w14:paraId="17278256" w14:textId="77777777" w:rsidR="00BB6B45" w:rsidRPr="00357179" w:rsidRDefault="00BB6B45">
      <w:pPr>
        <w:spacing w:after="120" w:line="276" w:lineRule="auto"/>
        <w:jc w:val="both"/>
        <w:rPr>
          <w:ins w:id="33572" w:author="Visone Rossana (GSE)" w:date="2025-09-09T10:37:00Z" w16du:dateUtc="2025-09-09T08:37:00Z"/>
          <w:del w:id="33573" w:author="Ferrero Ennio (GSE)" w:date="2025-10-03T10:48:00Z" w16du:dateUtc="2025-10-03T10:48:04Z"/>
          <w:rFonts w:cstheme="minorBidi"/>
          <w:sz w:val="22"/>
          <w:szCs w:val="22"/>
          <w:rPrChange w:id="33574" w:author="Visone Rossana (GSE)" w:date="2025-09-09T14:49:00Z" w16du:dateUtc="2025-09-09T12:49:00Z">
            <w:rPr>
              <w:ins w:id="33575" w:author="Visone Rossana (GSE)" w:date="2025-09-09T10:37:00Z" w16du:dateUtc="2025-09-09T08:37:00Z"/>
              <w:del w:id="33576" w:author="Ferrero Ennio (GSE)" w:date="2025-10-03T10:48:00Z" w16du:dateUtc="2025-10-03T10:48:04Z"/>
              <w:rFonts w:cs="Calibri"/>
            </w:rPr>
          </w:rPrChange>
        </w:rPr>
        <w:pPrChange w:id="33577" w:author="Visone Rossana (GSE)" w:date="2025-09-09T14:49:00Z" w16du:dateUtc="2025-09-09T12:49:00Z">
          <w:pPr>
            <w:spacing w:after="120"/>
            <w:jc w:val="both"/>
          </w:pPr>
        </w:pPrChange>
      </w:pPr>
      <w:ins w:id="33578" w:author="Visone Rossana (GSE)" w:date="2025-09-09T10:37:00Z">
        <w:del w:id="33579" w:author="Ferrero Ennio (GSE)" w:date="2025-10-03T10:48:00Z">
          <w:r w:rsidRPr="05B21937" w:rsidDel="15221D88">
            <w:rPr>
              <w:rFonts w:cstheme="minorBidi"/>
              <w:sz w:val="22"/>
              <w:szCs w:val="22"/>
              <w:rPrChange w:id="33580" w:author="Visone Rossana (GSE)" w:date="2025-09-09T14:49:00Z">
                <w:rPr>
                  <w:rFonts w:cs="Calibri"/>
                </w:rPr>
              </w:rPrChange>
            </w:rPr>
            <w:delText xml:space="preserve">Le verifiche possono essere effettuate a campione anche durante la fase di istruttoria tecnico-amministrativa finalizzata al riconoscimento degli incentivi e comunque entro i 5 anni successivi al periodo di erogazione degli incentivi </w:delText>
          </w:r>
          <w:r w:rsidRPr="05B21937" w:rsidDel="15221D88">
            <w:rPr>
              <w:rFonts w:cstheme="minorBidi"/>
              <w:sz w:val="22"/>
              <w:szCs w:val="22"/>
              <w:highlight w:val="cyan"/>
              <w:rPrChange w:id="33581" w:author="Visone Rossana (GSE)" w:date="2025-09-09T14:49:00Z">
                <w:rPr>
                  <w:rFonts w:cs="Calibri"/>
                  <w:highlight w:val="cyan"/>
                </w:rPr>
              </w:rPrChange>
            </w:rPr>
            <w:delText>decorrenti dalla data di corresponsione dell’ultima rata.</w:delText>
          </w:r>
        </w:del>
      </w:ins>
    </w:p>
    <w:p w14:paraId="61BFDF1A" w14:textId="77777777" w:rsidR="00BB6B45" w:rsidRPr="00357179" w:rsidRDefault="00BB6B45">
      <w:pPr>
        <w:spacing w:after="120" w:line="276" w:lineRule="auto"/>
        <w:jc w:val="both"/>
        <w:rPr>
          <w:ins w:id="33582" w:author="Visone Rossana (GSE)" w:date="2025-09-09T10:37:00Z" w16du:dateUtc="2025-09-09T08:37:00Z"/>
          <w:del w:id="33583" w:author="Ferrero Ennio (GSE)" w:date="2025-10-03T10:48:00Z" w16du:dateUtc="2025-10-03T10:48:04Z"/>
          <w:rFonts w:cstheme="minorBidi"/>
          <w:sz w:val="22"/>
          <w:szCs w:val="22"/>
          <w:rPrChange w:id="33584" w:author="Visone Rossana (GSE)" w:date="2025-09-09T14:49:00Z" w16du:dateUtc="2025-09-09T12:49:00Z">
            <w:rPr>
              <w:ins w:id="33585" w:author="Visone Rossana (GSE)" w:date="2025-09-09T10:37:00Z" w16du:dateUtc="2025-09-09T08:37:00Z"/>
              <w:del w:id="33586" w:author="Ferrero Ennio (GSE)" w:date="2025-10-03T10:48:00Z" w16du:dateUtc="2025-10-03T10:48:04Z"/>
              <w:rFonts w:cs="Calibri"/>
            </w:rPr>
          </w:rPrChange>
        </w:rPr>
        <w:pPrChange w:id="33587" w:author="Visone Rossana (GSE)" w:date="2025-09-09T14:49:00Z" w16du:dateUtc="2025-09-09T12:49:00Z">
          <w:pPr>
            <w:spacing w:after="120"/>
            <w:jc w:val="both"/>
          </w:pPr>
        </w:pPrChange>
      </w:pPr>
      <w:ins w:id="33588" w:author="Visone Rossana (GSE)" w:date="2025-09-09T10:37:00Z">
        <w:del w:id="33589" w:author="Ferrero Ennio (GSE)" w:date="2025-10-03T10:48:00Z">
          <w:r w:rsidRPr="05B21937" w:rsidDel="15221D88">
            <w:rPr>
              <w:rFonts w:cstheme="minorBidi"/>
              <w:sz w:val="22"/>
              <w:szCs w:val="22"/>
              <w:rPrChange w:id="33590" w:author="Visone Rossana (GSE)" w:date="2025-09-09T14:49:00Z">
                <w:rPr>
                  <w:rFonts w:cs="Calibri"/>
                </w:rPr>
              </w:rPrChange>
            </w:rPr>
            <w:delText xml:space="preserve">L’apertura di un procedimento di verifica potrà comportare la sospensione dei pagamenti fino a chiusura del procedimento stesso. </w:delText>
          </w:r>
        </w:del>
      </w:ins>
    </w:p>
    <w:p w14:paraId="18DEDBB0" w14:textId="77777777" w:rsidR="00BB6B45" w:rsidRPr="00357179" w:rsidRDefault="00BB6B45">
      <w:pPr>
        <w:autoSpaceDE w:val="0"/>
        <w:autoSpaceDN w:val="0"/>
        <w:adjustRightInd w:val="0"/>
        <w:spacing w:after="120" w:line="276" w:lineRule="auto"/>
        <w:jc w:val="both"/>
        <w:rPr>
          <w:ins w:id="33591" w:author="Visone Rossana (GSE)" w:date="2025-09-09T10:37:00Z" w16du:dateUtc="2025-09-09T08:37:00Z"/>
          <w:del w:id="33592" w:author="Ferrero Ennio (GSE)" w:date="2025-10-03T10:48:00Z" w16du:dateUtc="2025-10-03T10:48:04Z"/>
          <w:rFonts w:cstheme="minorBidi"/>
          <w:sz w:val="22"/>
          <w:szCs w:val="22"/>
          <w:rPrChange w:id="33593" w:author="Visone Rossana (GSE)" w:date="2025-09-09T14:49:00Z" w16du:dateUtc="2025-09-09T12:49:00Z">
            <w:rPr>
              <w:ins w:id="33594" w:author="Visone Rossana (GSE)" w:date="2025-09-09T10:37:00Z" w16du:dateUtc="2025-09-09T08:37:00Z"/>
              <w:del w:id="33595" w:author="Ferrero Ennio (GSE)" w:date="2025-10-03T10:48:00Z" w16du:dateUtc="2025-10-03T10:48:04Z"/>
            </w:rPr>
          </w:rPrChange>
        </w:rPr>
        <w:pPrChange w:id="33596" w:author="Visone Rossana (GSE)" w:date="2025-09-09T14:49:00Z" w16du:dateUtc="2025-09-09T12:49:00Z">
          <w:pPr>
            <w:autoSpaceDE w:val="0"/>
            <w:autoSpaceDN w:val="0"/>
            <w:adjustRightInd w:val="0"/>
            <w:spacing w:after="120"/>
            <w:jc w:val="both"/>
          </w:pPr>
        </w:pPrChange>
      </w:pPr>
      <w:ins w:id="33597" w:author="Visone Rossana (GSE)" w:date="2025-09-09T10:37:00Z">
        <w:del w:id="33598" w:author="Ferrero Ennio (GSE)" w:date="2025-10-03T10:48:00Z">
          <w:r w:rsidRPr="05B21937" w:rsidDel="15221D88">
            <w:rPr>
              <w:rFonts w:cstheme="minorBidi"/>
              <w:sz w:val="22"/>
              <w:szCs w:val="22"/>
              <w:rPrChange w:id="33599" w:author="Visone Rossana (GSE)" w:date="2025-09-09T14:49:00Z">
                <w:rPr>
                  <w:rFonts w:cs="Calibri"/>
                </w:rPr>
              </w:rPrChange>
            </w:rPr>
            <w:delText xml:space="preserve">Il Soggetto Responsabile dovrà conservare gli originali dei documenti </w:delText>
          </w:r>
          <w:commentRangeStart w:id="33600"/>
          <w:r w:rsidRPr="05B21937" w:rsidDel="15221D88">
            <w:rPr>
              <w:rFonts w:cstheme="minorBidi"/>
              <w:strike/>
              <w:sz w:val="22"/>
              <w:szCs w:val="22"/>
              <w:rPrChange w:id="33601" w:author="Visone Rossana (GSE)" w:date="2025-09-09T14:49:00Z">
                <w:rPr>
                  <w:rFonts w:cs="Calibri"/>
                  <w:strike/>
                </w:rPr>
              </w:rPrChange>
            </w:rPr>
            <w:delText>indicati nell’art. 6 (</w:delText>
          </w:r>
          <w:r w:rsidRPr="05B21937" w:rsidDel="15221D88">
            <w:rPr>
              <w:rFonts w:cstheme="minorBidi"/>
              <w:i/>
              <w:iCs/>
              <w:strike/>
              <w:sz w:val="22"/>
              <w:szCs w:val="22"/>
              <w:rPrChange w:id="33602" w:author="Visone Rossana (GSE)" w:date="2025-09-09T14:49:00Z">
                <w:rPr>
                  <w:rFonts w:cs="Calibri"/>
                  <w:i/>
                  <w:iCs/>
                  <w:strike/>
                </w:rPr>
              </w:rPrChange>
            </w:rPr>
            <w:delText>Procedura di accesso agli incentivi</w:delText>
          </w:r>
          <w:r w:rsidRPr="05B21937" w:rsidDel="15221D88">
            <w:rPr>
              <w:rFonts w:cstheme="minorBidi"/>
              <w:strike/>
              <w:sz w:val="22"/>
              <w:szCs w:val="22"/>
              <w:rPrChange w:id="33603" w:author="Visone Rossana (GSE)" w:date="2025-09-09T14:49:00Z">
                <w:rPr>
                  <w:rFonts w:cs="Calibri"/>
                  <w:strike/>
                </w:rPr>
              </w:rPrChange>
            </w:rPr>
            <w:delText>) e nell’art. 10 (</w:delText>
          </w:r>
          <w:r w:rsidRPr="05B21937" w:rsidDel="15221D88">
            <w:rPr>
              <w:rFonts w:cstheme="minorBidi"/>
              <w:i/>
              <w:iCs/>
              <w:strike/>
              <w:sz w:val="22"/>
              <w:szCs w:val="22"/>
              <w:rPrChange w:id="33604" w:author="Visone Rossana (GSE)" w:date="2025-09-09T14:49:00Z">
                <w:rPr>
                  <w:rFonts w:cs="Calibri"/>
                  <w:i/>
                  <w:iCs/>
                  <w:strike/>
                </w:rPr>
              </w:rPrChange>
            </w:rPr>
            <w:delText>Adempimenti a carico del Soggetto Responsabile</w:delText>
          </w:r>
          <w:r w:rsidRPr="05B21937" w:rsidDel="15221D88">
            <w:rPr>
              <w:rFonts w:cstheme="minorBidi"/>
              <w:strike/>
              <w:sz w:val="22"/>
              <w:szCs w:val="22"/>
              <w:rPrChange w:id="33605" w:author="Visone Rossana (GSE)" w:date="2025-09-09T14:49:00Z">
                <w:rPr>
                  <w:rFonts w:cs="Calibri"/>
                  <w:strike/>
                </w:rPr>
              </w:rPrChange>
            </w:rPr>
            <w:delText>) del Decreto</w:delText>
          </w:r>
        </w:del>
      </w:ins>
      <w:commentRangeEnd w:id="33600"/>
      <w:r w:rsidRPr="05B21937">
        <w:rPr>
          <w:rStyle w:val="Rimandocommento"/>
          <w:rFonts w:cstheme="minorBidi"/>
          <w:sz w:val="22"/>
          <w:szCs w:val="22"/>
          <w:rPrChange w:id="33606" w:author="Visone Rossana (GSE)" w:date="2025-09-09T14:49:00Z">
            <w:rPr>
              <w:rStyle w:val="Rimandocommento"/>
              <w:rFonts w:cs="Calibri"/>
              <w:sz w:val="24"/>
            </w:rPr>
          </w:rPrChange>
        </w:rPr>
        <w:commentReference w:id="33600"/>
      </w:r>
      <w:ins w:id="33607" w:author="Visone Rossana (GSE)" w:date="2025-09-09T10:37:00Z">
        <w:del w:id="33608" w:author="Ferrero Ennio (GSE)" w:date="2025-10-03T10:48:00Z">
          <w:r w:rsidRPr="05B21937" w:rsidDel="15221D88">
            <w:rPr>
              <w:rFonts w:cstheme="minorBidi"/>
              <w:sz w:val="22"/>
              <w:szCs w:val="22"/>
              <w:rPrChange w:id="33609" w:author="Visone Rossana (GSE)" w:date="2025-09-09T14:49:00Z">
                <w:rPr>
                  <w:rFonts w:cs="Calibri"/>
                </w:rPr>
              </w:rPrChange>
            </w:rPr>
            <w:delText xml:space="preserve">, negli allegati al Decreto stesso e nelle presenti Regole Applicative, tra cui le fatture attestanti le spese effettivamente sostenute e le relative ricevute dei pagamenti effettuati tramite bonifico (bancario o postale) o carta di credito, comprese quelle </w:delText>
          </w:r>
          <w:r w:rsidRPr="05B21937" w:rsidDel="15221D88">
            <w:rPr>
              <w:rFonts w:cstheme="minorBidi"/>
              <w:sz w:val="22"/>
              <w:szCs w:val="22"/>
              <w:rPrChange w:id="33610" w:author="Visone Rossana (GSE)" w:date="2025-09-09T14:49:00Z">
                <w:rPr/>
              </w:rPrChange>
            </w:rPr>
            <w:delText>per l’acquisto della biomassa destinata ad alimentare gli impianti incentivati, nonché i titoli autorizzativi/abilitativi per la realizzazione degli interventi, ove previsti in conformità alla normativa (nazionale e locale) vigente.</w:delText>
          </w:r>
        </w:del>
      </w:ins>
    </w:p>
    <w:p w14:paraId="389EB05A" w14:textId="77777777" w:rsidR="00BB6B45" w:rsidRPr="00357179" w:rsidRDefault="00BB6B45">
      <w:pPr>
        <w:pStyle w:val="Default0"/>
        <w:spacing w:after="120" w:line="276" w:lineRule="auto"/>
        <w:jc w:val="both"/>
        <w:rPr>
          <w:ins w:id="33611" w:author="Visone Rossana (GSE)" w:date="2025-09-09T10:37:00Z" w16du:dateUtc="2025-09-09T08:37:00Z"/>
          <w:del w:id="33612" w:author="Ferrero Ennio (GSE)" w:date="2025-10-03T10:48:00Z" w16du:dateUtc="2025-10-03T10:48:04Z"/>
          <w:rFonts w:asciiTheme="minorHAnsi" w:hAnsiTheme="minorHAnsi" w:cstheme="minorBidi"/>
          <w:color w:val="auto"/>
          <w:sz w:val="22"/>
          <w:szCs w:val="22"/>
          <w:rPrChange w:id="33613" w:author="Visone Rossana (GSE)" w:date="2025-09-09T14:49:00Z" w16du:dateUtc="2025-09-09T12:49:00Z">
            <w:rPr>
              <w:ins w:id="33614" w:author="Visone Rossana (GSE)" w:date="2025-09-09T10:37:00Z" w16du:dateUtc="2025-09-09T08:37:00Z"/>
              <w:del w:id="33615" w:author="Ferrero Ennio (GSE)" w:date="2025-10-03T10:48:00Z" w16du:dateUtc="2025-10-03T10:48:04Z"/>
              <w:rFonts w:ascii="Calibri" w:hAnsi="Calibri" w:cs="Calibri"/>
              <w:color w:val="auto"/>
              <w:sz w:val="22"/>
              <w:szCs w:val="22"/>
            </w:rPr>
          </w:rPrChange>
        </w:rPr>
        <w:pPrChange w:id="33616" w:author="Visone Rossana (GSE)" w:date="2025-09-09T14:49:00Z" w16du:dateUtc="2025-09-09T12:49:00Z">
          <w:pPr>
            <w:pStyle w:val="Default0"/>
            <w:spacing w:after="120"/>
            <w:jc w:val="both"/>
          </w:pPr>
        </w:pPrChange>
      </w:pPr>
      <w:ins w:id="33617" w:author="Visone Rossana (GSE)" w:date="2025-09-09T10:37:00Z">
        <w:del w:id="33618" w:author="Ferrero Ennio (GSE)" w:date="2025-10-03T10:48:00Z">
          <w:r w:rsidRPr="05B21937" w:rsidDel="15221D88">
            <w:rPr>
              <w:rFonts w:asciiTheme="minorHAnsi" w:hAnsiTheme="minorHAnsi" w:cstheme="minorBidi"/>
              <w:sz w:val="22"/>
              <w:szCs w:val="22"/>
              <w:rPrChange w:id="33619" w:author="Visone Rossana (GSE)" w:date="2025-09-09T14:49:00Z">
                <w:rPr>
                  <w:rFonts w:ascii="Calibri" w:hAnsi="Calibri" w:cs="Calibri"/>
                  <w:sz w:val="22"/>
                  <w:szCs w:val="22"/>
                </w:rPr>
              </w:rPrChange>
            </w:rPr>
            <w:delText xml:space="preserve">Tali documenti dovranno essere esibiti in caso di controllo mediante sopralluogo </w:delText>
          </w:r>
          <w:r w:rsidRPr="05B21937" w:rsidDel="15221D88">
            <w:rPr>
              <w:rFonts w:asciiTheme="minorHAnsi" w:hAnsiTheme="minorHAnsi" w:cstheme="minorBidi"/>
              <w:i/>
              <w:iCs/>
              <w:sz w:val="22"/>
              <w:szCs w:val="22"/>
              <w:rPrChange w:id="33620" w:author="Visone Rossana (GSE)" w:date="2025-09-09T14:49:00Z">
                <w:rPr>
                  <w:rFonts w:ascii="Calibri" w:hAnsi="Calibri" w:cs="Calibri"/>
                  <w:i/>
                  <w:iCs/>
                  <w:sz w:val="22"/>
                  <w:szCs w:val="22"/>
                </w:rPr>
              </w:rPrChange>
            </w:rPr>
            <w:delText>in situ</w:delText>
          </w:r>
          <w:r w:rsidRPr="05B21937" w:rsidDel="15221D88">
            <w:rPr>
              <w:rFonts w:asciiTheme="minorHAnsi" w:hAnsiTheme="minorHAnsi" w:cstheme="minorBidi"/>
              <w:sz w:val="22"/>
              <w:szCs w:val="22"/>
              <w:rPrChange w:id="33621" w:author="Visone Rossana (GSE)" w:date="2025-09-09T14:49:00Z">
                <w:rPr>
                  <w:rFonts w:ascii="Calibri" w:hAnsi="Calibri" w:cs="Calibri"/>
                  <w:sz w:val="22"/>
                  <w:szCs w:val="22"/>
                </w:rPr>
              </w:rPrChange>
            </w:rPr>
            <w:delText>, o inviati al GSE su richiesta, in caso di controllo documentale.</w:delText>
          </w:r>
        </w:del>
      </w:ins>
    </w:p>
    <w:p w14:paraId="3AE03620" w14:textId="77777777" w:rsidR="00BB6B45" w:rsidRPr="00357179" w:rsidRDefault="00BB6B45">
      <w:pPr>
        <w:autoSpaceDE w:val="0"/>
        <w:autoSpaceDN w:val="0"/>
        <w:adjustRightInd w:val="0"/>
        <w:spacing w:after="120" w:line="276" w:lineRule="auto"/>
        <w:jc w:val="both"/>
        <w:rPr>
          <w:ins w:id="33622" w:author="Visone Rossana (GSE)" w:date="2025-09-09T10:37:00Z" w16du:dateUtc="2025-09-09T08:37:00Z"/>
          <w:del w:id="33623" w:author="Ferrero Ennio (GSE)" w:date="2025-10-03T10:48:00Z" w16du:dateUtc="2025-10-03T10:48:04Z"/>
          <w:rFonts w:cstheme="minorBidi"/>
          <w:sz w:val="22"/>
          <w:szCs w:val="22"/>
          <w:rPrChange w:id="33624" w:author="Visone Rossana (GSE)" w:date="2025-09-09T14:49:00Z" w16du:dateUtc="2025-09-09T12:49:00Z">
            <w:rPr>
              <w:ins w:id="33625" w:author="Visone Rossana (GSE)" w:date="2025-09-09T10:37:00Z" w16du:dateUtc="2025-09-09T08:37:00Z"/>
              <w:del w:id="33626" w:author="Ferrero Ennio (GSE)" w:date="2025-10-03T10:48:00Z" w16du:dateUtc="2025-10-03T10:48:04Z"/>
            </w:rPr>
          </w:rPrChange>
        </w:rPr>
        <w:pPrChange w:id="33627" w:author="Visone Rossana (GSE)" w:date="2025-09-09T14:49:00Z" w16du:dateUtc="2025-09-09T12:49:00Z">
          <w:pPr>
            <w:autoSpaceDE w:val="0"/>
            <w:autoSpaceDN w:val="0"/>
            <w:adjustRightInd w:val="0"/>
            <w:spacing w:after="120"/>
            <w:jc w:val="both"/>
          </w:pPr>
        </w:pPrChange>
      </w:pPr>
      <w:ins w:id="33628" w:author="Visone Rossana (GSE)" w:date="2025-09-09T10:37:00Z">
        <w:del w:id="33629" w:author="Ferrero Ennio (GSE)" w:date="2025-10-03T10:48:00Z">
          <w:r w:rsidRPr="05B21937" w:rsidDel="15221D88">
            <w:rPr>
              <w:rFonts w:cstheme="minorBidi"/>
              <w:sz w:val="22"/>
              <w:szCs w:val="22"/>
              <w:rPrChange w:id="33630" w:author="Visone Rossana (GSE)" w:date="2025-09-09T14:49:00Z">
                <w:rPr>
                  <w:rFonts w:cs="Calibri"/>
                </w:rPr>
              </w:rPrChange>
            </w:rPr>
            <w:delText xml:space="preserve">Le violazioni, elusioni, inadempimenti, incongruenze o valutazioni cui consegua l’indebito accesso agli incentivi costituiscono violazioni rilevanti, </w:delText>
          </w:r>
          <w:r w:rsidRPr="05B21937" w:rsidDel="15221D88">
            <w:rPr>
              <w:rFonts w:cstheme="minorBidi"/>
              <w:sz w:val="22"/>
              <w:szCs w:val="22"/>
              <w:highlight w:val="cyan"/>
              <w:rPrChange w:id="33631" w:author="Visone Rossana (GSE)" w:date="2025-09-09T14:49:00Z">
                <w:rPr>
                  <w:rFonts w:cs="Calibri"/>
                  <w:highlight w:val="cyan"/>
                </w:rPr>
              </w:rPrChange>
            </w:rPr>
            <w:delText xml:space="preserve">tra cui </w:delText>
          </w:r>
          <w:commentRangeStart w:id="33632"/>
          <w:r w:rsidRPr="05B21937" w:rsidDel="15221D88">
            <w:rPr>
              <w:rFonts w:cstheme="minorBidi"/>
              <w:sz w:val="22"/>
              <w:szCs w:val="22"/>
              <w:highlight w:val="cyan"/>
              <w:rPrChange w:id="33633" w:author="Visone Rossana (GSE)" w:date="2025-09-09T14:49:00Z">
                <w:rPr>
                  <w:rFonts w:cs="Calibri"/>
                  <w:highlight w:val="cyan"/>
                </w:rPr>
              </w:rPrChange>
            </w:rPr>
            <w:delText>quelle richiamate all’art. 21, comma 10</w:delText>
          </w:r>
        </w:del>
      </w:ins>
      <w:commentRangeEnd w:id="33632"/>
      <w:r w:rsidRPr="05B21937">
        <w:rPr>
          <w:rStyle w:val="Rimandocommento"/>
          <w:rFonts w:cstheme="minorBidi"/>
          <w:sz w:val="22"/>
          <w:szCs w:val="22"/>
          <w:rPrChange w:id="33634" w:author="Visone Rossana (GSE)" w:date="2025-09-09T14:49:00Z">
            <w:rPr>
              <w:rStyle w:val="Rimandocommento"/>
              <w:rFonts w:cs="Calibri"/>
              <w:sz w:val="24"/>
            </w:rPr>
          </w:rPrChange>
        </w:rPr>
        <w:commentReference w:id="33632"/>
      </w:r>
      <w:ins w:id="33635" w:author="Visone Rossana (GSE)" w:date="2025-09-09T10:37:00Z">
        <w:del w:id="33636" w:author="Ferrero Ennio (GSE)" w:date="2025-10-03T10:48:00Z">
          <w:r w:rsidRPr="05B21937" w:rsidDel="15221D88">
            <w:rPr>
              <w:rFonts w:cstheme="minorBidi"/>
              <w:sz w:val="22"/>
              <w:szCs w:val="22"/>
              <w:rPrChange w:id="33637" w:author="Visone Rossana (GSE)" w:date="2025-09-09T14:49:00Z">
                <w:rPr>
                  <w:rFonts w:cs="Calibri"/>
                </w:rPr>
              </w:rPrChange>
            </w:rPr>
            <w:delText>. Pertanto, nel caso di accertamento di una o più violazioni rilevanti, il GSE dispone il rigetto dell’istanza ovvero la decadenza dagli incentivi, nonché il recupero delle somme già erogate.</w:delText>
          </w:r>
        </w:del>
      </w:ins>
    </w:p>
    <w:p w14:paraId="468943C3" w14:textId="77777777" w:rsidR="00BB6B45" w:rsidRPr="00357179" w:rsidRDefault="00BB6B45">
      <w:pPr>
        <w:autoSpaceDE w:val="0"/>
        <w:autoSpaceDN w:val="0"/>
        <w:adjustRightInd w:val="0"/>
        <w:spacing w:after="120" w:line="276" w:lineRule="auto"/>
        <w:jc w:val="both"/>
        <w:rPr>
          <w:ins w:id="33638" w:author="Visone Rossana (GSE)" w:date="2025-09-09T10:37:00Z" w16du:dateUtc="2025-09-09T08:37:00Z"/>
          <w:del w:id="33639" w:author="Ferrero Ennio (GSE)" w:date="2025-10-03T10:48:00Z" w16du:dateUtc="2025-10-03T10:48:04Z"/>
          <w:rFonts w:cstheme="minorBidi"/>
          <w:sz w:val="22"/>
          <w:szCs w:val="22"/>
          <w:rPrChange w:id="33640" w:author="Visone Rossana (GSE)" w:date="2025-09-09T14:49:00Z" w16du:dateUtc="2025-09-09T12:49:00Z">
            <w:rPr>
              <w:ins w:id="33641" w:author="Visone Rossana (GSE)" w:date="2025-09-09T10:37:00Z" w16du:dateUtc="2025-09-09T08:37:00Z"/>
              <w:del w:id="33642" w:author="Ferrero Ennio (GSE)" w:date="2025-10-03T10:48:00Z" w16du:dateUtc="2025-10-03T10:48:04Z"/>
              <w:rFonts w:cs="Calibri"/>
            </w:rPr>
          </w:rPrChange>
        </w:rPr>
        <w:pPrChange w:id="33643" w:author="Visone Rossana (GSE)" w:date="2025-09-09T14:49:00Z" w16du:dateUtc="2025-09-09T12:49:00Z">
          <w:pPr>
            <w:autoSpaceDE w:val="0"/>
            <w:autoSpaceDN w:val="0"/>
            <w:adjustRightInd w:val="0"/>
            <w:spacing w:after="120"/>
            <w:jc w:val="both"/>
          </w:pPr>
        </w:pPrChange>
      </w:pPr>
      <w:ins w:id="33644" w:author="Visone Rossana (GSE)" w:date="2025-09-09T10:37:00Z">
        <w:del w:id="33645" w:author="Ferrero Ennio (GSE)" w:date="2025-10-03T10:48:00Z">
          <w:r w:rsidRPr="05B21937" w:rsidDel="15221D88">
            <w:rPr>
              <w:rFonts w:cstheme="minorBidi"/>
              <w:sz w:val="22"/>
              <w:szCs w:val="22"/>
              <w:rPrChange w:id="33646" w:author="Visone Rossana (GSE)" w:date="2025-09-09T14:49:00Z">
                <w:rPr>
                  <w:rFonts w:cs="Calibri"/>
                </w:rPr>
              </w:rPrChange>
            </w:rPr>
            <w:delText>Qualora il GSE riscontri violazioni o inadempimenti che rilevano ai fini dell’esatta quantificazione degli incentivi, dispone le prescrizioni più opportune ovvero ridetermina l’incentivo in base alle caratteristiche rilevate a seguito dei controlli e alla normativa applicabile, recuperando le somme eventualmente già erogate.</w:delText>
          </w:r>
        </w:del>
      </w:ins>
    </w:p>
    <w:p w14:paraId="1AF97D63" w14:textId="77777777" w:rsidR="00BB6B45" w:rsidRPr="00357179" w:rsidRDefault="00BB6B45">
      <w:pPr>
        <w:autoSpaceDE w:val="0"/>
        <w:autoSpaceDN w:val="0"/>
        <w:adjustRightInd w:val="0"/>
        <w:spacing w:after="120" w:line="276" w:lineRule="auto"/>
        <w:jc w:val="both"/>
        <w:rPr>
          <w:ins w:id="33647" w:author="Visone Rossana (GSE)" w:date="2025-09-09T10:37:00Z" w16du:dateUtc="2025-09-09T08:37:00Z"/>
          <w:del w:id="33648" w:author="Ferrero Ennio (GSE)" w:date="2025-10-03T10:48:00Z" w16du:dateUtc="2025-10-03T10:48:04Z"/>
          <w:rFonts w:cstheme="minorBidi"/>
          <w:sz w:val="22"/>
          <w:szCs w:val="22"/>
          <w:rPrChange w:id="33649" w:author="Visone Rossana (GSE)" w:date="2025-09-09T14:49:00Z" w16du:dateUtc="2025-09-09T12:49:00Z">
            <w:rPr>
              <w:ins w:id="33650" w:author="Visone Rossana (GSE)" w:date="2025-09-09T10:37:00Z" w16du:dateUtc="2025-09-09T08:37:00Z"/>
              <w:del w:id="33651" w:author="Ferrero Ennio (GSE)" w:date="2025-10-03T10:48:00Z" w16du:dateUtc="2025-10-03T10:48:04Z"/>
            </w:rPr>
          </w:rPrChange>
        </w:rPr>
        <w:pPrChange w:id="33652" w:author="Visone Rossana (GSE)" w:date="2025-09-09T14:49:00Z" w16du:dateUtc="2025-09-09T12:49:00Z">
          <w:pPr>
            <w:autoSpaceDE w:val="0"/>
            <w:autoSpaceDN w:val="0"/>
            <w:adjustRightInd w:val="0"/>
            <w:spacing w:after="120"/>
            <w:jc w:val="both"/>
          </w:pPr>
        </w:pPrChange>
      </w:pPr>
      <w:ins w:id="33653" w:author="Visone Rossana (GSE)" w:date="2025-09-09T10:37:00Z">
        <w:del w:id="33654" w:author="Ferrero Ennio (GSE)" w:date="2025-10-03T10:48:00Z">
          <w:r w:rsidRPr="05B21937" w:rsidDel="15221D88">
            <w:rPr>
              <w:rFonts w:cstheme="minorBidi"/>
              <w:sz w:val="22"/>
              <w:szCs w:val="22"/>
              <w:rPrChange w:id="33655" w:author="Visone Rossana (GSE)" w:date="2025-09-09T14:49:00Z">
                <w:rPr>
                  <w:rFonts w:cs="Calibri"/>
                </w:rPr>
              </w:rPrChange>
            </w:rPr>
            <w:delText xml:space="preserve">Al fine del controllo del divieto di cumulo di cui all’art. </w:delText>
          </w:r>
          <w:r w:rsidRPr="05B21937" w:rsidDel="15221D88">
            <w:rPr>
              <w:rFonts w:cstheme="minorBidi"/>
              <w:sz w:val="22"/>
              <w:szCs w:val="22"/>
              <w:highlight w:val="cyan"/>
              <w:rPrChange w:id="33656" w:author="Visone Rossana (GSE)" w:date="2025-09-09T14:49:00Z">
                <w:rPr>
                  <w:rFonts w:cs="Calibri"/>
                  <w:highlight w:val="cyan"/>
                </w:rPr>
              </w:rPrChange>
            </w:rPr>
            <w:delText>17 del Decreto</w:delText>
          </w:r>
          <w:r w:rsidRPr="05B21937" w:rsidDel="15221D88">
            <w:rPr>
              <w:rFonts w:cstheme="minorBidi"/>
              <w:sz w:val="22"/>
              <w:szCs w:val="22"/>
              <w:rPrChange w:id="33657" w:author="Visone Rossana (GSE)" w:date="2025-09-09T14:49:00Z">
                <w:rPr>
                  <w:rFonts w:cs="Calibri"/>
                </w:rPr>
              </w:rPrChange>
            </w:rPr>
            <w:delText xml:space="preserve">, per gli interventi previsti </w:delText>
          </w:r>
          <w:r w:rsidRPr="05B21937" w:rsidDel="15221D88">
            <w:rPr>
              <w:rFonts w:cstheme="minorBidi"/>
              <w:sz w:val="22"/>
              <w:szCs w:val="22"/>
              <w:highlight w:val="cyan"/>
              <w:rPrChange w:id="33658" w:author="Visone Rossana (GSE)" w:date="2025-09-09T14:49:00Z">
                <w:rPr>
                  <w:rFonts w:cs="Calibri"/>
                  <w:highlight w:val="cyan"/>
                </w:rPr>
              </w:rPrChange>
            </w:rPr>
            <w:delText>dall’artt.5 e 8</w:delText>
          </w:r>
          <w:r w:rsidRPr="05B21937" w:rsidDel="15221D88">
            <w:rPr>
              <w:rFonts w:cstheme="minorBidi"/>
              <w:sz w:val="22"/>
              <w:szCs w:val="22"/>
              <w:rPrChange w:id="33659" w:author="Visone Rossana (GSE)" w:date="2025-09-09T14:49:00Z">
                <w:rPr>
                  <w:rFonts w:cs="Calibri"/>
                </w:rPr>
              </w:rPrChange>
            </w:rPr>
            <w:delText xml:space="preserve">, il GSE richiederà all’ENEA, all’Agenzia delle Entrate e ad altri Soggetti eventualmente coinvolti nel finanziamento degli interventi, informazioni puntuali su specifici nominativi di Soggetti Ammessi e/o Responsabili degli interventi ammessi o da ammettere agli incentivi. </w:delText>
          </w:r>
        </w:del>
      </w:ins>
    </w:p>
    <w:p w14:paraId="5004A70C" w14:textId="34D628D3" w:rsidR="15221D88" w:rsidRDefault="15221D88">
      <w:pPr>
        <w:spacing w:after="120" w:line="276" w:lineRule="auto"/>
        <w:jc w:val="both"/>
        <w:rPr>
          <w:ins w:id="33660" w:author="Ferrero Ennio (GSE)" w:date="2025-10-03T10:48:00Z" w16du:dateUtc="2025-10-03T10:48:04Z"/>
          <w:rFonts w:ascii="Calibri" w:eastAsia="Calibri" w:hAnsi="Calibri" w:cs="Calibri"/>
          <w:sz w:val="22"/>
          <w:szCs w:val="22"/>
          <w:rPrChange w:id="33661" w:author="Unknown" w16du:dateUtc="2025-09-09T12:49:00Z">
            <w:rPr>
              <w:ins w:id="33662" w:author="Ferrero Ennio (GSE)" w:date="2025-10-03T10:48:00Z" w16du:dateUtc="2025-10-03T10:48:04Z"/>
            </w:rPr>
          </w:rPrChange>
        </w:rPr>
        <w:pPrChange w:id="33663" w:author="Visone Rossana (GSE)" w:date="2025-09-09T14:49:00Z">
          <w:pPr>
            <w:spacing w:before="120" w:after="120"/>
            <w:jc w:val="both"/>
          </w:pPr>
        </w:pPrChange>
      </w:pPr>
      <w:ins w:id="33664" w:author="Visone Rossana (GSE)" w:date="2025-09-09T10:37:00Z">
        <w:del w:id="33665" w:author="Ferrero Ennio (GSE)" w:date="2025-10-03T10:48:00Z">
          <w:r w:rsidRPr="05B21937" w:rsidDel="15221D88">
            <w:rPr>
              <w:rFonts w:cstheme="minorBidi"/>
              <w:sz w:val="22"/>
              <w:szCs w:val="22"/>
              <w:highlight w:val="yellow"/>
              <w:rPrChange w:id="33666" w:author="Visone Rossana (GSE)" w:date="2025-09-09T14:49:00Z">
                <w:rPr>
                  <w:highlight w:val="yellow"/>
                </w:rPr>
              </w:rPrChange>
            </w:rPr>
            <w:delText>?Nel nuovo DM inseriti tempi di preavviso da GSE per verifiche da valutare se inserire</w:delText>
          </w:r>
        </w:del>
      </w:ins>
      <w:ins w:id="33667" w:author="Ferrero Ennio (GSE)" w:date="2025-10-03T10:48:00Z">
        <w:r w:rsidR="6A625029" w:rsidRPr="05B21937">
          <w:rPr>
            <w:rFonts w:ascii="Calibri" w:eastAsia="Calibri" w:hAnsi="Calibri" w:cs="Calibri"/>
            <w:sz w:val="22"/>
            <w:szCs w:val="22"/>
          </w:rPr>
          <w:t xml:space="preserve"> Il GSE, ai sensi degli articoli 19 e 21 del Decreto, effettua le verifiche sugli interventi incentivati con le procedure di accesso diretto e di prenotazione tramite controlli documentali e sopralluoghi </w:t>
        </w:r>
        <w:r w:rsidR="6A625029" w:rsidRPr="05B21937">
          <w:rPr>
            <w:rFonts w:ascii="Calibri" w:eastAsia="Calibri" w:hAnsi="Calibri" w:cs="Calibri"/>
            <w:i/>
            <w:iCs/>
            <w:sz w:val="22"/>
            <w:szCs w:val="22"/>
          </w:rPr>
          <w:t>in situ</w:t>
        </w:r>
        <w:r w:rsidR="6A625029" w:rsidRPr="05B21937">
          <w:rPr>
            <w:rFonts w:ascii="Calibri" w:eastAsia="Calibri" w:hAnsi="Calibri" w:cs="Calibri"/>
            <w:sz w:val="22"/>
            <w:szCs w:val="22"/>
          </w:rPr>
          <w:t>, anche senza preavviso, al fine di accertare la veridicità delle dichiarazioni rese dai Soggetti Responsabili all’atto della presentazione della richiesta di incentivazione, la regolarità di realizzazione e di funzionamento dell’intervento, la sussistenza e la permanenza dei presupposti e dei requisiti, oggettivi e soggettivi, per il riconoscimento o il mantenimento degli incentivi erogati ai sensi del Decreto, nonché la completezza della documentazione che il Soggetto Responsabile, ai sensi del Decreto e delle presenti Regole, è tenuto a conservare. Tutta la documentazione attestante il possesso dei requisiti per l’ottenimento degli incentivi deve essere conservata per il periodo di erogazione degli incentivi e per i 5 anni successivi al pagamento dell’ultima rata.</w:t>
        </w:r>
      </w:ins>
    </w:p>
    <w:p w14:paraId="6B0B0963" w14:textId="0A24492F" w:rsidR="6A625029" w:rsidRDefault="6A625029">
      <w:pPr>
        <w:spacing w:after="120" w:line="276" w:lineRule="auto"/>
        <w:jc w:val="both"/>
        <w:rPr>
          <w:ins w:id="33668" w:author="Ferrero Ennio (GSE)" w:date="2025-10-03T10:48:00Z" w16du:dateUtc="2025-10-03T10:48:04Z"/>
          <w:rFonts w:ascii="Calibri" w:eastAsia="Calibri" w:hAnsi="Calibri" w:cs="Calibri"/>
          <w:sz w:val="22"/>
          <w:szCs w:val="22"/>
        </w:rPr>
        <w:pPrChange w:id="33669" w:author="Ferrero Ennio (GSE)" w:date="2025-10-03T10:48:00Z">
          <w:pPr/>
        </w:pPrChange>
      </w:pPr>
      <w:ins w:id="33670" w:author="Ferrero Ennio (GSE)" w:date="2025-10-03T10:48:00Z">
        <w:r w:rsidRPr="05B21937">
          <w:rPr>
            <w:rFonts w:ascii="Calibri" w:eastAsia="Calibri" w:hAnsi="Calibri" w:cs="Calibri"/>
            <w:sz w:val="22"/>
            <w:szCs w:val="22"/>
          </w:rPr>
          <w:t xml:space="preserve">Le attività di controllo si svolgono nel rispetto della Legge 241/90 e s.m.i., in un contesto di trasparenza ed equità nei confronti degli operatori interessati e in contraddittorio con il Soggetto Responsabile o suo delegato. Nei casi di accesso agli incentivi tramite ESCO ed altri soggetti abilitati secondo quanto stabilito all’art. 13 del Decreto, nonché nei casi di mandato irrevocabile all’incasso, i soggetti ammessi e i mandatari sono informati in merito alle attività di controllo. </w:t>
        </w:r>
      </w:ins>
    </w:p>
    <w:p w14:paraId="237DA0A6" w14:textId="34135DA2" w:rsidR="6A625029" w:rsidRDefault="6A625029">
      <w:pPr>
        <w:spacing w:after="120" w:line="276" w:lineRule="auto"/>
        <w:jc w:val="both"/>
        <w:rPr>
          <w:ins w:id="33671" w:author="Ferrero Ennio (GSE)" w:date="2025-10-03T10:48:00Z" w16du:dateUtc="2025-10-03T10:48:04Z"/>
          <w:rFonts w:ascii="Calibri" w:eastAsia="Calibri" w:hAnsi="Calibri" w:cs="Calibri"/>
          <w:sz w:val="22"/>
          <w:szCs w:val="22"/>
        </w:rPr>
        <w:pPrChange w:id="33672" w:author="Ferrero Ennio (GSE)" w:date="2025-10-03T10:48:00Z">
          <w:pPr/>
        </w:pPrChange>
      </w:pPr>
      <w:ins w:id="33673" w:author="Ferrero Ennio (GSE)" w:date="2025-10-03T10:48:00Z">
        <w:r w:rsidRPr="05B21937">
          <w:rPr>
            <w:rFonts w:ascii="Calibri" w:eastAsia="Calibri" w:hAnsi="Calibri" w:cs="Calibri"/>
            <w:sz w:val="22"/>
            <w:szCs w:val="22"/>
          </w:rPr>
          <w:t xml:space="preserve">Il termine di conclusione del procedimento di controllo è fissato in centottanta giorni, fatti salvi i casi di maggiore complessità. Il procedimento di controllo si conclude con l’adozione di un atto espresso e motivato, tenendo conto delle risultanze emerse nel corso dell’attività di controllo e delle eventuali osservazioni presentate dall’interessato. </w:t>
        </w:r>
      </w:ins>
    </w:p>
    <w:p w14:paraId="36BA8663" w14:textId="379B166B" w:rsidR="6A625029" w:rsidRDefault="6A625029">
      <w:pPr>
        <w:spacing w:after="120" w:line="276" w:lineRule="auto"/>
        <w:jc w:val="both"/>
        <w:rPr>
          <w:ins w:id="33674" w:author="Ferrero Ennio (GSE)" w:date="2025-10-03T10:48:00Z" w16du:dateUtc="2025-10-03T10:48:04Z"/>
          <w:rFonts w:ascii="Calibri" w:eastAsia="Calibri" w:hAnsi="Calibri" w:cs="Calibri"/>
          <w:sz w:val="22"/>
          <w:szCs w:val="22"/>
        </w:rPr>
        <w:pPrChange w:id="33675" w:author="Ferrero Ennio (GSE)" w:date="2025-10-03T10:48:00Z">
          <w:pPr/>
        </w:pPrChange>
      </w:pPr>
      <w:ins w:id="33676" w:author="Ferrero Ennio (GSE)" w:date="2025-10-03T10:48:00Z">
        <w:r w:rsidRPr="05B21937">
          <w:rPr>
            <w:rFonts w:ascii="Calibri" w:eastAsia="Calibri" w:hAnsi="Calibri" w:cs="Calibri"/>
            <w:sz w:val="22"/>
            <w:szCs w:val="22"/>
          </w:rPr>
          <w:t xml:space="preserve">Il personale preposto allo svolgimento delle attività di controllo, costituito in Gruppi di Verifica, è dotato di adeguata qualificazione tecnica ed esperienza e agisce nell’interesse pubblico, con indipendenza e autonomia di giudizio. Nell’esercizio attività di controllo, tale personale riveste la qualifica di pubblico ufficiale ed è tenuto alla riservatezza su ogni informazione acquisita. </w:t>
        </w:r>
      </w:ins>
    </w:p>
    <w:p w14:paraId="49EDE974" w14:textId="27702973" w:rsidR="6A625029" w:rsidRDefault="6A625029">
      <w:pPr>
        <w:spacing w:after="120" w:line="276" w:lineRule="auto"/>
        <w:jc w:val="both"/>
        <w:rPr>
          <w:ins w:id="33677" w:author="Ferrero Ennio (GSE)" w:date="2025-10-03T10:48:00Z" w16du:dateUtc="2025-10-03T10:48:04Z"/>
          <w:rFonts w:ascii="Calibri" w:eastAsia="Calibri" w:hAnsi="Calibri" w:cs="Calibri"/>
          <w:sz w:val="22"/>
          <w:szCs w:val="22"/>
        </w:rPr>
        <w:pPrChange w:id="33678" w:author="Ferrero Ennio (GSE)" w:date="2025-10-03T10:48:00Z">
          <w:pPr/>
        </w:pPrChange>
      </w:pPr>
      <w:ins w:id="33679" w:author="Ferrero Ennio (GSE)" w:date="2025-10-03T10:48:00Z">
        <w:r w:rsidRPr="05B21937">
          <w:rPr>
            <w:rFonts w:ascii="Calibri" w:eastAsia="Calibri" w:hAnsi="Calibri" w:cs="Calibri"/>
            <w:sz w:val="22"/>
            <w:szCs w:val="22"/>
          </w:rPr>
          <w:t xml:space="preserve">Per lo svolgimento delle verifiche il GSE può avvalersi, oltre che delle società da esso controllate, anche di altre società e/o enti di comprovata esperienza. </w:t>
        </w:r>
      </w:ins>
    </w:p>
    <w:p w14:paraId="1A57493A" w14:textId="16A6033E" w:rsidR="6A625029" w:rsidRDefault="6A625029">
      <w:pPr>
        <w:spacing w:after="120" w:line="276" w:lineRule="auto"/>
        <w:jc w:val="both"/>
        <w:rPr>
          <w:ins w:id="33680" w:author="Ferrero Ennio (GSE)" w:date="2025-10-03T10:48:00Z" w16du:dateUtc="2025-10-03T10:48:04Z"/>
          <w:rFonts w:ascii="Calibri" w:eastAsia="Calibri" w:hAnsi="Calibri" w:cs="Calibri"/>
          <w:sz w:val="22"/>
          <w:szCs w:val="22"/>
        </w:rPr>
        <w:pPrChange w:id="33681" w:author="Ferrero Ennio (GSE)" w:date="2025-10-03T10:48:00Z">
          <w:pPr/>
        </w:pPrChange>
      </w:pPr>
      <w:ins w:id="33682" w:author="Ferrero Ennio (GSE)" w:date="2025-10-03T10:48:00Z">
        <w:r w:rsidRPr="05B21937">
          <w:rPr>
            <w:rFonts w:ascii="Calibri" w:eastAsia="Calibri" w:hAnsi="Calibri" w:cs="Calibri"/>
            <w:sz w:val="22"/>
            <w:szCs w:val="22"/>
          </w:rPr>
          <w:t xml:space="preserve">Nell’ambito delle verifiche con sopralluoghi </w:t>
        </w:r>
        <w:r w:rsidRPr="05B21937">
          <w:rPr>
            <w:rFonts w:ascii="Calibri" w:eastAsia="Calibri" w:hAnsi="Calibri" w:cs="Calibri"/>
            <w:i/>
            <w:iCs/>
            <w:sz w:val="22"/>
            <w:szCs w:val="22"/>
          </w:rPr>
          <w:t>in situ</w:t>
        </w:r>
        <w:r w:rsidRPr="05B21937">
          <w:rPr>
            <w:rFonts w:ascii="Calibri" w:eastAsia="Calibri" w:hAnsi="Calibri" w:cs="Calibri"/>
            <w:sz w:val="22"/>
            <w:szCs w:val="22"/>
          </w:rPr>
          <w:t xml:space="preserve"> i Soggetti Responsabili, comprese le ESCO e gli altri soggetti abilitati, adottano tutti i provvedimenti necessari affinché le attività di controllo si svolgano in condizioni permanenti di igiene e sicurezza nel rispetto della normativa vigente in materia. I Soggetti Responsabili sono, altresì, obbligati ad inviare preliminarmente all’effettuazione dei sopralluoghi, qualora richiesto dal GSE, le informazioni necessarie atte a valutare preventivamente i rischi derivanti da tali attività. </w:t>
        </w:r>
      </w:ins>
    </w:p>
    <w:p w14:paraId="102C7067" w14:textId="362D5F74" w:rsidR="6A625029" w:rsidRDefault="6A625029">
      <w:pPr>
        <w:spacing w:after="120" w:line="276" w:lineRule="auto"/>
        <w:jc w:val="both"/>
        <w:rPr>
          <w:ins w:id="33683" w:author="Ferrero Ennio (GSE)" w:date="2025-10-03T10:48:00Z" w16du:dateUtc="2025-10-03T10:48:04Z"/>
          <w:rFonts w:ascii="Calibri" w:eastAsia="Calibri" w:hAnsi="Calibri" w:cs="Calibri"/>
          <w:sz w:val="22"/>
          <w:szCs w:val="22"/>
        </w:rPr>
        <w:pPrChange w:id="33684" w:author="Ferrero Ennio (GSE)" w:date="2025-10-03T10:48:00Z">
          <w:pPr/>
        </w:pPrChange>
      </w:pPr>
      <w:ins w:id="33685" w:author="Ferrero Ennio (GSE)" w:date="2025-10-03T10:48:00Z">
        <w:r w:rsidRPr="05B21937">
          <w:rPr>
            <w:rFonts w:ascii="Calibri" w:eastAsia="Calibri" w:hAnsi="Calibri" w:cs="Calibri"/>
            <w:sz w:val="22"/>
            <w:szCs w:val="22"/>
          </w:rPr>
          <w:t xml:space="preserve">Nell’ambito dello svolgimento delle verifiche, anche nel corso delle operazioni di sopralluogo, il Gruppo di Verifica può richiedere e acquisire atti, documenti, schemi tecnici, registri e ogni altra informazione ritenuta utile nonché effettuare rilievi fotografici, purché si tratti di elementi strettamente connessi alle esigenze di controllo. Al termine dello svolgimento delle suddette operazioni, il Gruppo di Verifica redige un processo verbale contenente l’indicazione delle operazioni effettuate, della documentazione esaminata, delle informazioni acquisite e delle eventuali dichiarazioni rese dal Soggetto Responsabile e ne rilascia una copia al Soggetto Responsabile. Nel caso in cui il Soggetto Responsabile si rifiuti di sottoscrivere il verbale, ne viene dato atto nel verbale stesso. </w:t>
        </w:r>
      </w:ins>
    </w:p>
    <w:p w14:paraId="3948273B" w14:textId="6D1E0017" w:rsidR="6A625029" w:rsidRDefault="6A625029">
      <w:pPr>
        <w:spacing w:after="120" w:line="276" w:lineRule="auto"/>
        <w:jc w:val="both"/>
        <w:rPr>
          <w:ins w:id="33686" w:author="Ferrero Ennio (GSE)" w:date="2025-10-03T10:48:00Z" w16du:dateUtc="2025-10-03T10:48:04Z"/>
          <w:rFonts w:ascii="Calibri" w:eastAsia="Calibri" w:hAnsi="Calibri" w:cs="Calibri"/>
          <w:sz w:val="22"/>
          <w:szCs w:val="22"/>
        </w:rPr>
        <w:pPrChange w:id="33687" w:author="Ferrero Ennio (GSE)" w:date="2025-10-03T10:48:00Z">
          <w:pPr/>
        </w:pPrChange>
      </w:pPr>
      <w:ins w:id="33688" w:author="Ferrero Ennio (GSE)" w:date="2025-10-03T10:48:00Z">
        <w:r w:rsidRPr="05B21937">
          <w:rPr>
            <w:rFonts w:ascii="Calibri" w:eastAsia="Calibri" w:hAnsi="Calibri" w:cs="Calibri"/>
            <w:sz w:val="22"/>
            <w:szCs w:val="22"/>
          </w:rPr>
          <w:lastRenderedPageBreak/>
          <w:t>Ai sensi dell’art. 10 della Legge 241/90 e s.m.i., il Soggetto Responsabile ha il diritto di presentare memorie scritte e documenti con riguardo ai rilievi evidenziati nel corso delle attività di controllo. Il GSE valuta tali memorie e documenti ove siano pertinenti ai fini dell’attività di controllo.</w:t>
        </w:r>
      </w:ins>
    </w:p>
    <w:p w14:paraId="4593BA1D" w14:textId="34FAA666" w:rsidR="6A625029" w:rsidRDefault="6A625029">
      <w:pPr>
        <w:spacing w:after="120" w:line="276" w:lineRule="auto"/>
        <w:jc w:val="both"/>
        <w:rPr>
          <w:ins w:id="33689" w:author="Ferrero Ennio (GSE)" w:date="2025-10-03T10:48:00Z" w16du:dateUtc="2025-10-03T10:48:04Z"/>
          <w:rFonts w:ascii="Calibri" w:eastAsia="Calibri" w:hAnsi="Calibri" w:cs="Calibri"/>
          <w:sz w:val="22"/>
          <w:szCs w:val="22"/>
        </w:rPr>
        <w:pPrChange w:id="33690" w:author="Ferrero Ennio (GSE)" w:date="2025-10-03T10:48:00Z">
          <w:pPr/>
        </w:pPrChange>
      </w:pPr>
      <w:ins w:id="33691" w:author="Ferrero Ennio (GSE)" w:date="2025-10-03T10:48:00Z">
        <w:r w:rsidRPr="05B21937">
          <w:rPr>
            <w:rFonts w:ascii="Calibri" w:eastAsia="Calibri" w:hAnsi="Calibri" w:cs="Calibri"/>
            <w:sz w:val="22"/>
            <w:szCs w:val="22"/>
          </w:rPr>
          <w:t>Le verifiche possono essere effettuate a campione anche durante la fase di istruttoria tecnico-amministrativa finalizzata al riconoscimento degli incentivi e comunque entro i 5 anni successivi al pagamento dell’ultima rata.</w:t>
        </w:r>
      </w:ins>
    </w:p>
    <w:p w14:paraId="37BF357E" w14:textId="39EBAD39" w:rsidR="6A625029" w:rsidRDefault="6A625029">
      <w:pPr>
        <w:spacing w:after="120" w:line="276" w:lineRule="auto"/>
        <w:jc w:val="both"/>
        <w:rPr>
          <w:ins w:id="33692" w:author="Ferrero Ennio (GSE)" w:date="2025-10-03T10:48:00Z" w16du:dateUtc="2025-10-03T10:48:04Z"/>
          <w:rFonts w:ascii="Calibri" w:eastAsia="Calibri" w:hAnsi="Calibri" w:cs="Calibri"/>
          <w:sz w:val="22"/>
          <w:szCs w:val="22"/>
        </w:rPr>
        <w:pPrChange w:id="33693" w:author="Ferrero Ennio (GSE)" w:date="2025-10-03T10:48:00Z">
          <w:pPr/>
        </w:pPrChange>
      </w:pPr>
      <w:ins w:id="33694" w:author="Ferrero Ennio (GSE)" w:date="2025-10-03T10:48:00Z">
        <w:r w:rsidRPr="05B21937">
          <w:rPr>
            <w:rFonts w:ascii="Calibri" w:eastAsia="Calibri" w:hAnsi="Calibri" w:cs="Calibri"/>
            <w:sz w:val="22"/>
            <w:szCs w:val="22"/>
          </w:rPr>
          <w:t>Fatti salvi i casi di controllo senza preavviso, l’avvio del procedimento di controllo mediante sopralluogo è comunicato, con un preavviso minimo di due settimane, ai sensi dell’art. 7 della Legge 241/90 e s.m.i., con lettera raccomandata A/R ovvero mediante posta elettronica certificata (PEC). Tale comunicazione indica il luogo, la data, l’ora, i nominativi degli incaricati del controllo, la documentazione da rendere disponibile e reca l’invito al Soggetto Responsabile a collaborare alle relative attività.</w:t>
        </w:r>
      </w:ins>
    </w:p>
    <w:p w14:paraId="697CE5C6" w14:textId="665685E2" w:rsidR="6A625029" w:rsidRDefault="6A625029">
      <w:pPr>
        <w:spacing w:after="120" w:line="276" w:lineRule="auto"/>
        <w:jc w:val="both"/>
        <w:rPr>
          <w:ins w:id="33695" w:author="Ferrero Ennio (GSE)" w:date="2025-10-03T10:48:00Z" w16du:dateUtc="2025-10-03T10:48:04Z"/>
          <w:rFonts w:ascii="Calibri" w:eastAsia="Calibri" w:hAnsi="Calibri" w:cs="Calibri"/>
          <w:sz w:val="22"/>
          <w:szCs w:val="22"/>
        </w:rPr>
        <w:pPrChange w:id="33696" w:author="Ferrero Ennio (GSE)" w:date="2025-10-03T10:48:00Z">
          <w:pPr/>
        </w:pPrChange>
      </w:pPr>
      <w:ins w:id="33697" w:author="Ferrero Ennio (GSE)" w:date="2025-10-03T10:48:00Z">
        <w:r w:rsidRPr="05B21937">
          <w:rPr>
            <w:rFonts w:ascii="Calibri" w:eastAsia="Calibri" w:hAnsi="Calibri" w:cs="Calibri"/>
            <w:sz w:val="22"/>
            <w:szCs w:val="22"/>
          </w:rPr>
          <w:t xml:space="preserve">Con la comunicazione di avvio del procedimento di controllo documentale o con sopralluogo, fatti salvi i controlli senza preavviso, è trasmesso l’elenco dei documenti che il Soggetto Responsabile deve rendere disponibili, in aggiunta ai documenti già previsti nella fase di ammissione agli incentivi, attenendosi al principio di non aggravio del procedimento. </w:t>
        </w:r>
      </w:ins>
    </w:p>
    <w:p w14:paraId="0264D18F" w14:textId="664780F2" w:rsidR="6A625029" w:rsidRDefault="6A625029">
      <w:pPr>
        <w:spacing w:after="120" w:line="276" w:lineRule="auto"/>
        <w:jc w:val="both"/>
        <w:rPr>
          <w:ins w:id="33698" w:author="Ferrero Ennio (GSE)" w:date="2025-10-03T10:48:00Z" w16du:dateUtc="2025-10-03T10:48:04Z"/>
          <w:rFonts w:ascii="Calibri" w:eastAsia="Calibri" w:hAnsi="Calibri" w:cs="Calibri"/>
          <w:sz w:val="22"/>
          <w:szCs w:val="22"/>
        </w:rPr>
        <w:pPrChange w:id="33699" w:author="Ferrero Ennio (GSE)" w:date="2025-10-03T10:48:00Z">
          <w:pPr/>
        </w:pPrChange>
      </w:pPr>
      <w:ins w:id="33700" w:author="Ferrero Ennio (GSE)" w:date="2025-10-03T10:48:00Z">
        <w:r w:rsidRPr="05B21937">
          <w:rPr>
            <w:rFonts w:ascii="Calibri" w:eastAsia="Calibri" w:hAnsi="Calibri" w:cs="Calibri"/>
            <w:sz w:val="22"/>
            <w:szCs w:val="22"/>
          </w:rPr>
          <w:t xml:space="preserve">L’avvio di un procedimento di verifica potrà comportare la sospensione dei pagamenti ancora da effettuare, fino alla conclusione del procedimento stesso. </w:t>
        </w:r>
      </w:ins>
    </w:p>
    <w:p w14:paraId="7765E4B5" w14:textId="7C44875B" w:rsidR="6A625029" w:rsidRDefault="6A625029">
      <w:pPr>
        <w:spacing w:after="60" w:line="276" w:lineRule="auto"/>
        <w:jc w:val="both"/>
        <w:rPr>
          <w:ins w:id="33701" w:author="Ferrero Ennio (GSE)" w:date="2025-10-03T10:48:00Z" w16du:dateUtc="2025-10-03T10:48:04Z"/>
          <w:rFonts w:ascii="Calibri" w:eastAsia="Calibri" w:hAnsi="Calibri" w:cs="Calibri"/>
          <w:sz w:val="22"/>
          <w:szCs w:val="22"/>
        </w:rPr>
        <w:pPrChange w:id="33702" w:author="Ferrero Ennio (GSE)" w:date="2025-10-03T10:48:00Z">
          <w:pPr/>
        </w:pPrChange>
      </w:pPr>
      <w:ins w:id="33703" w:author="Ferrero Ennio (GSE)" w:date="2025-10-03T10:48:00Z">
        <w:r w:rsidRPr="05B21937">
          <w:rPr>
            <w:rFonts w:ascii="Calibri" w:eastAsia="Calibri" w:hAnsi="Calibri" w:cs="Calibri"/>
            <w:sz w:val="22"/>
            <w:szCs w:val="22"/>
          </w:rPr>
          <w:t>Ai fini delle verifiche il Soggetto Responsabile dovrà conservare:</w:t>
        </w:r>
      </w:ins>
    </w:p>
    <w:p w14:paraId="3F600C82" w14:textId="698D3A6E" w:rsidR="6A625029" w:rsidRDefault="6A625029">
      <w:pPr>
        <w:pStyle w:val="Paragrafoelenco"/>
        <w:numPr>
          <w:ilvl w:val="0"/>
          <w:numId w:val="4"/>
        </w:numPr>
        <w:spacing w:line="276" w:lineRule="auto"/>
        <w:jc w:val="both"/>
        <w:rPr>
          <w:ins w:id="33704" w:author="Ferrero Ennio (GSE)" w:date="2025-10-03T10:48:00Z" w16du:dateUtc="2025-10-03T10:48:04Z"/>
          <w:rFonts w:ascii="Calibri" w:eastAsia="Calibri" w:hAnsi="Calibri" w:cs="Calibri"/>
          <w:sz w:val="22"/>
          <w:szCs w:val="22"/>
        </w:rPr>
        <w:pPrChange w:id="33705" w:author="Ferrero Ennio (GSE)" w:date="2025-10-03T10:48:00Z">
          <w:pPr/>
        </w:pPrChange>
      </w:pPr>
      <w:ins w:id="33706" w:author="Ferrero Ennio (GSE)" w:date="2025-10-03T10:48:00Z">
        <w:r w:rsidRPr="05B21937">
          <w:rPr>
            <w:rFonts w:ascii="Calibri" w:eastAsia="Calibri" w:hAnsi="Calibri" w:cs="Calibri"/>
            <w:sz w:val="22"/>
            <w:szCs w:val="22"/>
          </w:rPr>
          <w:t xml:space="preserve">gli originali della documentazione prodotta e delle dichiarazioni rese con la richiesta degli incentivi di cui all’art. 18 del Decreto e meglio specificate nelle presenti Regole Applicative, la documentazione specifica di intervento allegata alla richiesta degli incentivi, tra cui le fatture attestanti le spese effettivamente sostenute e la relativa documentazione idonea a dimostrare i pagamenti effettuati (ricevuta del bonifico bancario o postale, ricevuta di pagamento con Carta di Credito o Bancomat, mandati di pagamento), e quella da conservare a cura del Soggetto Responsabile, compresi i titoli autorizzativi/abilitativi per la realizzazione degli interventi, ove previsti in conformità alla normativa (nazionale e locale) vigente; </w:t>
        </w:r>
      </w:ins>
    </w:p>
    <w:p w14:paraId="5486B903" w14:textId="5C8595F4" w:rsidR="6A625029" w:rsidRDefault="6A625029">
      <w:pPr>
        <w:pStyle w:val="Paragrafoelenco"/>
        <w:numPr>
          <w:ilvl w:val="0"/>
          <w:numId w:val="4"/>
        </w:numPr>
        <w:spacing w:line="276" w:lineRule="auto"/>
        <w:ind w:hanging="357"/>
        <w:jc w:val="both"/>
        <w:rPr>
          <w:ins w:id="33707" w:author="Ferrero Ennio (GSE)" w:date="2025-10-03T10:48:00Z" w16du:dateUtc="2025-10-03T10:48:04Z"/>
          <w:rFonts w:ascii="Calibri" w:eastAsia="Calibri" w:hAnsi="Calibri" w:cs="Calibri"/>
          <w:sz w:val="22"/>
          <w:szCs w:val="22"/>
        </w:rPr>
        <w:pPrChange w:id="33708" w:author="Ferrero Ennio (GSE)" w:date="2025-10-03T10:48:00Z">
          <w:pPr/>
        </w:pPrChange>
      </w:pPr>
      <w:ins w:id="33709" w:author="Ferrero Ennio (GSE)" w:date="2025-10-03T10:48:00Z">
        <w:r w:rsidRPr="05B21937">
          <w:rPr>
            <w:rFonts w:ascii="Calibri" w:eastAsia="Calibri" w:hAnsi="Calibri" w:cs="Calibri"/>
            <w:sz w:val="22"/>
            <w:szCs w:val="22"/>
          </w:rPr>
          <w:t xml:space="preserve">la documentazione atta a comprovare la sussistenza ed il mantenimento dei requisiti oggettivi e soggettivi indicati nel Decreto e nelle presenti Regole Applicative, o derivante da eventuale altra normativa applicabile, anche in riferimento ad eventuali modifiche agli interventi ammessi, agli elementi soggettivi, alla titolarità degli interventi ammessi agli incentivi, compresi i titoli autorizzativi/abilitativi per la modifica degli interventi, ove previsti in conformità alla normativa (nazionale e locale) vigente; </w:t>
        </w:r>
      </w:ins>
    </w:p>
    <w:p w14:paraId="177C84FE" w14:textId="5D6D338F" w:rsidR="6A625029" w:rsidRDefault="6A625029">
      <w:pPr>
        <w:pStyle w:val="Paragrafoelenco"/>
        <w:numPr>
          <w:ilvl w:val="0"/>
          <w:numId w:val="4"/>
        </w:numPr>
        <w:spacing w:line="276" w:lineRule="auto"/>
        <w:jc w:val="both"/>
        <w:rPr>
          <w:ins w:id="33710" w:author="Ferrero Ennio (GSE)" w:date="2025-10-03T10:48:00Z" w16du:dateUtc="2025-10-03T10:48:04Z"/>
          <w:rFonts w:ascii="Calibri" w:eastAsia="Calibri" w:hAnsi="Calibri" w:cs="Calibri"/>
          <w:sz w:val="22"/>
          <w:szCs w:val="22"/>
        </w:rPr>
        <w:pPrChange w:id="33711" w:author="Ferrero Ennio (GSE)" w:date="2025-10-03T10:48:00Z">
          <w:pPr/>
        </w:pPrChange>
      </w:pPr>
      <w:ins w:id="33712" w:author="Ferrero Ennio (GSE)" w:date="2025-10-03T10:48:00Z">
        <w:r w:rsidRPr="05B21937">
          <w:rPr>
            <w:rFonts w:ascii="Calibri" w:eastAsia="Calibri" w:hAnsi="Calibri" w:cs="Calibri"/>
            <w:sz w:val="22"/>
            <w:szCs w:val="22"/>
          </w:rPr>
          <w:t xml:space="preserve">la documentazione atta a dimostrare la fattuale attuazione del contratto di fornitura integrata di beni e servizi (EPC/Servizio energia/PPP/altro) stipulato con il Soggetto Ammesso che ha la disponibilità degli immobili oggetto dell’intervento. </w:t>
        </w:r>
      </w:ins>
    </w:p>
    <w:p w14:paraId="56A84BCE" w14:textId="08E04F23" w:rsidR="6A625029" w:rsidRDefault="6A625029">
      <w:pPr>
        <w:spacing w:after="120" w:line="276" w:lineRule="auto"/>
        <w:jc w:val="both"/>
        <w:rPr>
          <w:ins w:id="33713" w:author="Ferrero Ennio (GSE)" w:date="2025-10-03T10:48:00Z" w16du:dateUtc="2025-10-03T10:48:04Z"/>
          <w:rFonts w:ascii="Times New Roman" w:eastAsia="Times New Roman" w:hAnsi="Times New Roman"/>
          <w:color w:val="000000" w:themeColor="text1"/>
          <w:sz w:val="22"/>
          <w:szCs w:val="22"/>
        </w:rPr>
        <w:pPrChange w:id="33714" w:author="Ferrero Ennio (GSE)" w:date="2025-10-03T10:48:00Z">
          <w:pPr>
            <w:numPr>
              <w:numId w:val="4"/>
            </w:numPr>
            <w:ind w:left="720" w:hanging="360"/>
          </w:pPr>
        </w:pPrChange>
      </w:pPr>
      <w:ins w:id="33715" w:author="Ferrero Ennio (GSE)" w:date="2025-10-03T10:48:00Z">
        <w:r w:rsidRPr="05B21937">
          <w:rPr>
            <w:rFonts w:ascii="Times New Roman" w:eastAsia="Times New Roman" w:hAnsi="Times New Roman"/>
            <w:color w:val="000000" w:themeColor="text1"/>
            <w:sz w:val="22"/>
            <w:szCs w:val="22"/>
          </w:rPr>
          <w:t xml:space="preserve">Tali documenti dovranno essere esibiti in caso di controllo mediante sopralluogo </w:t>
        </w:r>
        <w:r w:rsidRPr="05B21937">
          <w:rPr>
            <w:rFonts w:ascii="Times New Roman" w:eastAsia="Times New Roman" w:hAnsi="Times New Roman"/>
            <w:i/>
            <w:iCs/>
            <w:color w:val="000000" w:themeColor="text1"/>
            <w:sz w:val="22"/>
            <w:szCs w:val="22"/>
          </w:rPr>
          <w:t>in situ</w:t>
        </w:r>
        <w:r w:rsidRPr="05B21937">
          <w:rPr>
            <w:rFonts w:ascii="Times New Roman" w:eastAsia="Times New Roman" w:hAnsi="Times New Roman"/>
            <w:color w:val="000000" w:themeColor="text1"/>
            <w:sz w:val="22"/>
            <w:szCs w:val="22"/>
          </w:rPr>
          <w:t>, o inviati al GSE su richiesta, in caso di controllo documentale.</w:t>
        </w:r>
      </w:ins>
    </w:p>
    <w:p w14:paraId="5AB9E8F3" w14:textId="5DB17F0E" w:rsidR="6A625029" w:rsidRDefault="6A625029">
      <w:pPr>
        <w:spacing w:after="120" w:line="276" w:lineRule="auto"/>
        <w:jc w:val="both"/>
        <w:rPr>
          <w:ins w:id="33716" w:author="Ferrero Ennio (GSE)" w:date="2025-10-03T10:48:00Z" w16du:dateUtc="2025-10-03T10:48:04Z"/>
          <w:rFonts w:ascii="Times New Roman" w:eastAsia="Times New Roman" w:hAnsi="Times New Roman"/>
          <w:color w:val="000000" w:themeColor="text1"/>
          <w:sz w:val="22"/>
          <w:szCs w:val="22"/>
        </w:rPr>
        <w:pPrChange w:id="33717" w:author="Ferrero Ennio (GSE)" w:date="2025-10-03T10:48:00Z">
          <w:pPr/>
        </w:pPrChange>
      </w:pPr>
      <w:ins w:id="33718" w:author="Ferrero Ennio (GSE)" w:date="2025-10-03T10:48:00Z">
        <w:r w:rsidRPr="05B21937">
          <w:rPr>
            <w:rFonts w:ascii="Times New Roman" w:eastAsia="Times New Roman" w:hAnsi="Times New Roman"/>
            <w:color w:val="000000" w:themeColor="text1"/>
            <w:sz w:val="22"/>
            <w:szCs w:val="22"/>
          </w:rPr>
          <w:t>Ai sensi dell’art. 10 della Legge 241/90 e s.m.i., il Soggetto Responsabile ha il diritto di presentare memorie scritte e documenti con riguardo ai rilievi evidenziati nel corso delle attività di controllo. Il GSE valuta tali memorie e documenti, ove siano pertinenti ai fini dell’attività di controllo.</w:t>
        </w:r>
      </w:ins>
    </w:p>
    <w:p w14:paraId="07890B59" w14:textId="3BDD22BD" w:rsidR="6A625029" w:rsidRDefault="6A625029">
      <w:pPr>
        <w:spacing w:after="60" w:line="276" w:lineRule="auto"/>
        <w:jc w:val="both"/>
        <w:rPr>
          <w:ins w:id="33719" w:author="Ferrero Ennio (GSE)" w:date="2025-10-03T10:48:00Z" w16du:dateUtc="2025-10-03T10:48:04Z"/>
          <w:rFonts w:ascii="Times New Roman" w:eastAsia="Times New Roman" w:hAnsi="Times New Roman"/>
          <w:color w:val="000000" w:themeColor="text1"/>
          <w:sz w:val="22"/>
          <w:szCs w:val="22"/>
        </w:rPr>
        <w:pPrChange w:id="33720" w:author="Ferrero Ennio (GSE)" w:date="2025-10-03T10:48:00Z">
          <w:pPr/>
        </w:pPrChange>
      </w:pPr>
      <w:ins w:id="33721" w:author="Ferrero Ennio (GSE)" w:date="2025-10-03T10:48:00Z">
        <w:r w:rsidRPr="05B21937">
          <w:rPr>
            <w:rFonts w:ascii="Times New Roman" w:eastAsia="Times New Roman" w:hAnsi="Times New Roman"/>
            <w:color w:val="000000" w:themeColor="text1"/>
            <w:sz w:val="22"/>
            <w:szCs w:val="22"/>
          </w:rPr>
          <w:t>Le violazioni, elusioni, inadempimenti, incongruenze da cui consegua in modo diretto l’indebito accesso agli incentivi costituiscono violazioni rilevanti di cui all’art. 42, del D.Lgs. 28/2011. Costituiscono violazioni rilevanti anche:</w:t>
        </w:r>
      </w:ins>
    </w:p>
    <w:p w14:paraId="6C88D931" w14:textId="316D72B0" w:rsidR="6A625029" w:rsidRDefault="6A625029">
      <w:pPr>
        <w:spacing w:after="60" w:line="276" w:lineRule="auto"/>
        <w:ind w:left="567"/>
        <w:jc w:val="both"/>
        <w:rPr>
          <w:ins w:id="33722" w:author="Ferrero Ennio (GSE)" w:date="2025-10-03T10:48:00Z" w16du:dateUtc="2025-10-03T10:48:04Z"/>
          <w:rFonts w:ascii="Times New Roman" w:eastAsia="Times New Roman" w:hAnsi="Times New Roman"/>
          <w:color w:val="000000" w:themeColor="text1"/>
          <w:sz w:val="22"/>
          <w:szCs w:val="22"/>
        </w:rPr>
        <w:pPrChange w:id="33723" w:author="Ferrero Ennio (GSE)" w:date="2025-10-03T10:48:00Z">
          <w:pPr/>
        </w:pPrChange>
      </w:pPr>
      <w:ins w:id="33724" w:author="Ferrero Ennio (GSE)" w:date="2025-10-03T10:48:00Z">
        <w:r w:rsidRPr="05B21937">
          <w:rPr>
            <w:rFonts w:ascii="Times New Roman" w:eastAsia="Times New Roman" w:hAnsi="Times New Roman"/>
            <w:color w:val="000000" w:themeColor="text1"/>
            <w:sz w:val="22"/>
            <w:szCs w:val="22"/>
          </w:rPr>
          <w:lastRenderedPageBreak/>
          <w:t>a) la presentazione al GSE di dati non veritieri o documenti falsi, mendaci o contraffatti, al fine di avere indebito accesso agli incentivi;</w:t>
        </w:r>
      </w:ins>
    </w:p>
    <w:p w14:paraId="4D232595" w14:textId="3FD118ED" w:rsidR="6A625029" w:rsidRDefault="6A625029">
      <w:pPr>
        <w:spacing w:after="60" w:line="276" w:lineRule="auto"/>
        <w:ind w:left="567"/>
        <w:jc w:val="both"/>
        <w:rPr>
          <w:ins w:id="33725" w:author="Ferrero Ennio (GSE)" w:date="2025-10-03T10:48:00Z" w16du:dateUtc="2025-10-03T10:48:04Z"/>
          <w:rFonts w:ascii="Times New Roman" w:eastAsia="Times New Roman" w:hAnsi="Times New Roman"/>
          <w:color w:val="000000" w:themeColor="text1"/>
          <w:sz w:val="22"/>
          <w:szCs w:val="22"/>
        </w:rPr>
        <w:pPrChange w:id="33726" w:author="Ferrero Ennio (GSE)" w:date="2025-10-03T10:48:00Z">
          <w:pPr/>
        </w:pPrChange>
      </w:pPr>
      <w:ins w:id="33727" w:author="Ferrero Ennio (GSE)" w:date="2025-10-03T10:48:00Z">
        <w:r w:rsidRPr="05B21937">
          <w:rPr>
            <w:rFonts w:ascii="Times New Roman" w:eastAsia="Times New Roman" w:hAnsi="Times New Roman"/>
            <w:color w:val="000000" w:themeColor="text1"/>
            <w:sz w:val="22"/>
            <w:szCs w:val="22"/>
          </w:rPr>
          <w:t>b) l’indisponibilità della documentazione da conservare a supporto dei requisiti e delle dichiarazioni rese in fase di richiesta di accesso agli incentivi;</w:t>
        </w:r>
      </w:ins>
    </w:p>
    <w:p w14:paraId="53C0F4AD" w14:textId="11161138" w:rsidR="6A625029" w:rsidRDefault="6A625029">
      <w:pPr>
        <w:spacing w:after="60" w:line="276" w:lineRule="auto"/>
        <w:ind w:left="567"/>
        <w:jc w:val="both"/>
        <w:rPr>
          <w:ins w:id="33728" w:author="Ferrero Ennio (GSE)" w:date="2025-10-03T10:48:00Z" w16du:dateUtc="2025-10-03T10:48:04Z"/>
          <w:rFonts w:ascii="Times New Roman" w:eastAsia="Times New Roman" w:hAnsi="Times New Roman"/>
          <w:color w:val="000000" w:themeColor="text1"/>
          <w:sz w:val="22"/>
          <w:szCs w:val="22"/>
        </w:rPr>
        <w:pPrChange w:id="33729" w:author="Ferrero Ennio (GSE)" w:date="2025-10-03T10:48:00Z">
          <w:pPr/>
        </w:pPrChange>
      </w:pPr>
      <w:ins w:id="33730" w:author="Ferrero Ennio (GSE)" w:date="2025-10-03T10:48:00Z">
        <w:r w:rsidRPr="05B21937">
          <w:rPr>
            <w:rFonts w:ascii="Times New Roman" w:eastAsia="Times New Roman" w:hAnsi="Times New Roman"/>
            <w:color w:val="000000" w:themeColor="text1"/>
            <w:sz w:val="22"/>
            <w:szCs w:val="22"/>
          </w:rPr>
          <w:t>c) il comportamento ostativo od omissivo tenuto nei confronti del gruppo di verifica, consistente anche nel diniego di accesso all’edificio presso cui è realizzato l’intervento o alla documentazione richiesta, purché strettamente connessa all’attività di controllo;</w:t>
        </w:r>
      </w:ins>
    </w:p>
    <w:p w14:paraId="2F6FD1C5" w14:textId="5D8A5CDC" w:rsidR="6A625029" w:rsidRDefault="6A625029">
      <w:pPr>
        <w:spacing w:after="60" w:line="276" w:lineRule="auto"/>
        <w:ind w:left="567"/>
        <w:jc w:val="both"/>
        <w:rPr>
          <w:ins w:id="33731" w:author="Ferrero Ennio (GSE)" w:date="2025-10-03T10:48:00Z" w16du:dateUtc="2025-10-03T10:48:04Z"/>
          <w:rFonts w:ascii="Times New Roman" w:eastAsia="Times New Roman" w:hAnsi="Times New Roman"/>
          <w:color w:val="000000" w:themeColor="text1"/>
          <w:sz w:val="22"/>
          <w:szCs w:val="22"/>
        </w:rPr>
        <w:pPrChange w:id="33732" w:author="Ferrero Ennio (GSE)" w:date="2025-10-03T10:48:00Z">
          <w:pPr/>
        </w:pPrChange>
      </w:pPr>
      <w:ins w:id="33733" w:author="Ferrero Ennio (GSE)" w:date="2025-10-03T10:48:00Z">
        <w:r w:rsidRPr="05B21937">
          <w:rPr>
            <w:rFonts w:ascii="Times New Roman" w:eastAsia="Times New Roman" w:hAnsi="Times New Roman"/>
            <w:color w:val="000000" w:themeColor="text1"/>
            <w:sz w:val="22"/>
            <w:szCs w:val="22"/>
          </w:rPr>
          <w:t>d) l’utilizzo di componenti contraffatti o rubati;</w:t>
        </w:r>
      </w:ins>
    </w:p>
    <w:p w14:paraId="563468A4" w14:textId="2411E62E" w:rsidR="6A625029" w:rsidRDefault="6A625029">
      <w:pPr>
        <w:spacing w:after="120" w:line="276" w:lineRule="auto"/>
        <w:ind w:left="567"/>
        <w:jc w:val="both"/>
        <w:rPr>
          <w:ins w:id="33734" w:author="Ferrero Ennio (GSE)" w:date="2025-10-03T10:48:00Z" w16du:dateUtc="2025-10-03T10:48:04Z"/>
          <w:rFonts w:ascii="Times New Roman" w:eastAsia="Times New Roman" w:hAnsi="Times New Roman"/>
          <w:color w:val="000000" w:themeColor="text1"/>
          <w:sz w:val="22"/>
          <w:szCs w:val="22"/>
        </w:rPr>
        <w:pPrChange w:id="33735" w:author="Ferrero Ennio (GSE)" w:date="2025-10-03T10:48:00Z">
          <w:pPr/>
        </w:pPrChange>
      </w:pPr>
      <w:ins w:id="33736" w:author="Ferrero Ennio (GSE)" w:date="2025-10-03T10:48:00Z">
        <w:r w:rsidRPr="05B21937">
          <w:rPr>
            <w:rFonts w:ascii="Times New Roman" w:eastAsia="Times New Roman" w:hAnsi="Times New Roman"/>
            <w:color w:val="000000" w:themeColor="text1"/>
            <w:sz w:val="22"/>
            <w:szCs w:val="22"/>
          </w:rPr>
          <w:t>e) l’insussistenza dei requisiti per il riconoscimento e il mantenimento degli incentivi.</w:t>
        </w:r>
      </w:ins>
    </w:p>
    <w:p w14:paraId="1453FEC5" w14:textId="2356A3E7" w:rsidR="6A625029" w:rsidRDefault="6A625029">
      <w:pPr>
        <w:spacing w:after="120" w:line="276" w:lineRule="auto"/>
        <w:jc w:val="both"/>
        <w:rPr>
          <w:ins w:id="33737" w:author="Ferrero Ennio (GSE)" w:date="2025-10-03T10:48:00Z" w16du:dateUtc="2025-10-03T10:48:04Z"/>
          <w:rFonts w:ascii="Calibri" w:eastAsia="Calibri" w:hAnsi="Calibri" w:cs="Calibri"/>
          <w:sz w:val="22"/>
          <w:szCs w:val="22"/>
        </w:rPr>
        <w:pPrChange w:id="33738" w:author="Ferrero Ennio (GSE)" w:date="2025-10-03T10:48:00Z">
          <w:pPr/>
        </w:pPrChange>
      </w:pPr>
      <w:ins w:id="33739" w:author="Ferrero Ennio (GSE)" w:date="2025-10-03T10:48:00Z">
        <w:r w:rsidRPr="05B21937">
          <w:rPr>
            <w:rFonts w:ascii="Calibri" w:eastAsia="Calibri" w:hAnsi="Calibri" w:cs="Calibri"/>
            <w:sz w:val="22"/>
            <w:szCs w:val="22"/>
          </w:rPr>
          <w:t xml:space="preserve">Nel caso in cui le violazioni riscontrate nell’ambito dei controlli siano rilevanti ai fini dell’erogazione degli incentivi, il GSE dispone il rigetto dell’istanza ovvero la decadenza dagli incentivi nonché il recupero delle somme già erogate, provvedendo, ai sensi dell’art. 42 del D.Lgs. 28/2011, a segnalare le istruttorie all’Autorità di regolazione per energia reti e ambiente, ai fini dell’irrogazione delle eventuali sanzioni. Qualora il GSE accerti violazioni o inadempimenti che rilevano ai fini dell’esatta quantificazione degli incentivi ridetermina l’incentivo in base alle caratteristiche rilevate nell’ambito del procedimento di verifica, recuperando le somme eventualmente già erogate in eccedenza. Qualora il GSE accerti violazioni o inadempimenti che non rilevano ai fini dell’esatta quantificazione degli incentivi dispone le prescrizioni più opportune e le enumera nel provvedimento di conclusione del procedimento di controllo. </w:t>
        </w:r>
      </w:ins>
    </w:p>
    <w:p w14:paraId="76A21FFF" w14:textId="01736DEE" w:rsidR="6A625029" w:rsidRDefault="6A625029">
      <w:pPr>
        <w:spacing w:before="120" w:after="120" w:line="276" w:lineRule="auto"/>
        <w:jc w:val="both"/>
        <w:rPr>
          <w:ins w:id="33740" w:author="Visone Rossana (GSE)" w:date="2025-09-09T10:38:00Z" w16du:dateUtc="2025-09-09T08:38:00Z"/>
          <w:rFonts w:ascii="Calibri" w:eastAsia="Calibri" w:hAnsi="Calibri" w:cs="Calibri"/>
          <w:sz w:val="22"/>
          <w:szCs w:val="22"/>
          <w:rPrChange w:id="33741" w:author="Visone Rossana (GSE)" w:date="2025-09-09T14:49:00Z">
            <w:rPr>
              <w:ins w:id="33742" w:author="Visone Rossana (GSE)" w:date="2025-09-09T10:38:00Z" w16du:dateUtc="2025-09-09T08:38:00Z"/>
            </w:rPr>
          </w:rPrChange>
        </w:rPr>
        <w:pPrChange w:id="33743" w:author="Ferrero Ennio (GSE)" w:date="2025-10-03T10:48:00Z">
          <w:pPr/>
        </w:pPrChange>
      </w:pPr>
      <w:ins w:id="33744" w:author="Ferrero Ennio (GSE)" w:date="2025-10-03T10:48:00Z">
        <w:r w:rsidRPr="05B21937">
          <w:rPr>
            <w:rFonts w:ascii="Calibri" w:eastAsia="Calibri" w:hAnsi="Calibri" w:cs="Calibri"/>
            <w:sz w:val="22"/>
            <w:szCs w:val="22"/>
          </w:rPr>
          <w:t>Al fine del controllo del divieto di cumulo di cui all’art. 17 del Decreto, il GSE potrà richiedere all’ENEA, all’Agenzia delle Entrate e ad altri Soggetti eventualmente coinvolti nel finanziamento degli interventi, informazioni puntuali su specifici nominativi di Soggetti Ammessi e/o Responsabili degli interventi ammessi o da ammettere agli incentivi.</w:t>
        </w:r>
      </w:ins>
    </w:p>
    <w:p w14:paraId="419A1716" w14:textId="6DF45032" w:rsidR="00BB6B45" w:rsidRPr="00336DFE" w:rsidRDefault="009D3717">
      <w:pPr>
        <w:pStyle w:val="TITOLO20"/>
        <w:numPr>
          <w:ilvl w:val="1"/>
          <w:numId w:val="292"/>
        </w:numPr>
        <w:ind w:left="567" w:hanging="425"/>
        <w:outlineLvl w:val="1"/>
        <w:rPr>
          <w:ins w:id="33745" w:author="Visone Rossana (GSE)" w:date="2025-09-09T10:38:00Z" w16du:dateUtc="2025-09-09T08:38:00Z"/>
        </w:rPr>
        <w:pPrChange w:id="33746" w:author="Visone Rossana (GSE)" w:date="2025-10-23T10:16:00Z" w16du:dateUtc="2025-10-23T08:16:00Z">
          <w:pPr>
            <w:pStyle w:val="TITOLO20"/>
            <w:numPr>
              <w:ilvl w:val="1"/>
              <w:numId w:val="118"/>
            </w:numPr>
            <w:ind w:left="1283" w:hanging="432"/>
          </w:pPr>
        </w:pPrChange>
      </w:pPr>
      <w:ins w:id="33747" w:author="Visone Rossana (GSE)" w:date="2025-09-30T16:00:00Z" w16du:dateUtc="2025-09-30T14:00:00Z">
        <w:r>
          <w:t xml:space="preserve"> </w:t>
        </w:r>
      </w:ins>
      <w:bookmarkStart w:id="33748" w:name="_Toc212462777"/>
      <w:ins w:id="33749" w:author="Visone Rossana (GSE)" w:date="2025-09-09T10:38:00Z" w16du:dateUtc="2025-09-09T08:38:00Z">
        <w:r w:rsidR="00BB6B45">
          <w:t>Revoca del contributo</w:t>
        </w:r>
        <w:bookmarkEnd w:id="33748"/>
        <w:r w:rsidR="00BB6B45" w:rsidRPr="00336DFE">
          <w:t xml:space="preserve"> </w:t>
        </w:r>
      </w:ins>
    </w:p>
    <w:p w14:paraId="46925FA8" w14:textId="719F5E18" w:rsidR="15221D88" w:rsidRDefault="15221D88">
      <w:pPr>
        <w:spacing w:after="120" w:line="276" w:lineRule="auto"/>
        <w:jc w:val="both"/>
        <w:rPr>
          <w:ins w:id="33750" w:author="Ferrero Ennio (GSE)" w:date="2025-10-03T10:48:00Z" w16du:dateUtc="2025-10-03T10:48:33Z"/>
          <w:rFonts w:ascii="Calibri" w:eastAsia="Calibri" w:hAnsi="Calibri" w:cs="Calibri"/>
          <w:sz w:val="22"/>
          <w:szCs w:val="22"/>
          <w:rPrChange w:id="33751" w:author="Unknown" w16du:dateUtc="2025-09-09T12:49:00Z">
            <w:rPr>
              <w:ins w:id="33752" w:author="Ferrero Ennio (GSE)" w:date="2025-10-03T10:48:00Z" w16du:dateUtc="2025-10-03T10:48:33Z"/>
            </w:rPr>
          </w:rPrChange>
        </w:rPr>
        <w:pPrChange w:id="33753" w:author="Visone Rossana (GSE)" w:date="2025-09-09T14:49:00Z">
          <w:pPr>
            <w:spacing w:before="120" w:after="120"/>
            <w:jc w:val="both"/>
          </w:pPr>
        </w:pPrChange>
      </w:pPr>
      <w:ins w:id="33754" w:author="Visone Rossana (GSE)" w:date="2025-09-09T10:39:00Z">
        <w:del w:id="33755" w:author="Ferrero Ennio (GSE)" w:date="2025-10-03T10:48:00Z">
          <w:r w:rsidRPr="05B21937" w:rsidDel="15221D88">
            <w:rPr>
              <w:rFonts w:cstheme="minorBidi"/>
              <w:sz w:val="22"/>
              <w:szCs w:val="22"/>
              <w:rPrChange w:id="33756" w:author="Visone Rossana (GSE)" w:date="2025-09-09T14:49:00Z">
                <w:rPr/>
              </w:rPrChange>
            </w:rPr>
            <w:delText>Ai sensi dell’art 19 comma 2 il GSE procede con la revoca del contr</w:delText>
          </w:r>
        </w:del>
      </w:ins>
      <w:ins w:id="33757" w:author="Visone Rossana (GSE)" w:date="2025-09-09T10:40:00Z">
        <w:del w:id="33758" w:author="Ferrero Ennio (GSE)" w:date="2025-10-03T10:48:00Z">
          <w:r w:rsidRPr="05B21937" w:rsidDel="15221D88">
            <w:rPr>
              <w:rFonts w:cstheme="minorBidi"/>
              <w:sz w:val="22"/>
              <w:szCs w:val="22"/>
              <w:rPrChange w:id="33759" w:author="Visone Rossana (GSE)" w:date="2025-09-09T14:49:00Z">
                <w:rPr/>
              </w:rPrChange>
            </w:rPr>
            <w:delText>ibuto…..</w:delText>
          </w:r>
        </w:del>
      </w:ins>
      <w:ins w:id="33760" w:author="Ferrero Ennio (GSE)" w:date="2025-10-03T10:48:00Z">
        <w:r w:rsidR="413CC309" w:rsidRPr="05B21937">
          <w:rPr>
            <w:rFonts w:ascii="Calibri" w:eastAsia="Calibri" w:hAnsi="Calibri" w:cs="Calibri"/>
            <w:sz w:val="22"/>
            <w:szCs w:val="22"/>
          </w:rPr>
          <w:t xml:space="preserve"> Il GSE, ai sensi dell’art. 19 del Decreto, in caso di riscontro delle violazioni che costituiscono motivo di revoca degli incentivi, provvede alla revoca degli incentivi avviando contestualmente l’azione di recupero nei confronti del Soggetto Responsabile e/o delle parti che hanno sottoscritto l’obbligazione solidale a garanzia degli acconti. </w:t>
        </w:r>
      </w:ins>
    </w:p>
    <w:p w14:paraId="029D8D57" w14:textId="5F0A91A6" w:rsidR="413CC309" w:rsidRDefault="413CC309">
      <w:pPr>
        <w:spacing w:after="120" w:line="276" w:lineRule="auto"/>
        <w:jc w:val="both"/>
        <w:rPr>
          <w:ins w:id="33761" w:author="Ferrero Ennio (GSE)" w:date="2025-10-03T10:48:00Z" w16du:dateUtc="2025-10-03T10:48:33Z"/>
          <w:rFonts w:ascii="Calibri" w:eastAsia="Calibri" w:hAnsi="Calibri" w:cs="Calibri"/>
          <w:sz w:val="22"/>
          <w:szCs w:val="22"/>
        </w:rPr>
        <w:pPrChange w:id="33762" w:author="Ferrero Ennio (GSE)" w:date="2025-10-03T10:48:00Z">
          <w:pPr/>
        </w:pPrChange>
      </w:pPr>
      <w:ins w:id="33763" w:author="Ferrero Ennio (GSE)" w:date="2025-10-03T10:48:00Z">
        <w:r w:rsidRPr="05B21937">
          <w:rPr>
            <w:rFonts w:ascii="Calibri" w:eastAsia="Calibri" w:hAnsi="Calibri" w:cs="Calibri"/>
            <w:sz w:val="22"/>
            <w:szCs w:val="22"/>
          </w:rPr>
          <w:t>In caso di azioni fraudolente messe in atto da soggetti operanti nell’ambito della realizzazione degli interventi e della presentazione al GSE delle richieste degli incentivi diversi dal Soggetto Responsabile (es. mandatari all’incasso), e denunciate alle Autorità giudiziarie competenti, il GSE valuta la possibilità di procedere con le azioni di recupero nei confronti di tali soggetti.</w:t>
        </w:r>
      </w:ins>
    </w:p>
    <w:p w14:paraId="48272F36" w14:textId="0A1211D9" w:rsidR="05B21937" w:rsidRDefault="05B21937" w:rsidP="05B21937">
      <w:pPr>
        <w:spacing w:before="120" w:after="120" w:line="276" w:lineRule="auto"/>
        <w:jc w:val="both"/>
        <w:rPr>
          <w:ins w:id="33764" w:author="Visone Rossana (GSE)" w:date="2025-09-09T10:37:00Z" w16du:dateUtc="2025-09-09T08:37:00Z"/>
          <w:rFonts w:cstheme="minorBidi"/>
          <w:sz w:val="22"/>
          <w:szCs w:val="22"/>
          <w:rPrChange w:id="33765" w:author="Visone Rossana (GSE)" w:date="2025-09-09T14:49:00Z" w16du:dateUtc="2025-09-09T12:49:00Z">
            <w:rPr>
              <w:ins w:id="33766" w:author="Visone Rossana (GSE)" w:date="2025-09-09T10:37:00Z" w16du:dateUtc="2025-09-09T08:37:00Z"/>
            </w:rPr>
          </w:rPrChange>
        </w:rPr>
      </w:pPr>
    </w:p>
    <w:p w14:paraId="3F494516" w14:textId="77777777" w:rsidR="00BB6B45" w:rsidRPr="001D4C4A" w:rsidRDefault="00BB6B45" w:rsidP="001D4C4A">
      <w:pPr>
        <w:ind w:left="720"/>
        <w:contextualSpacing/>
        <w:rPr>
          <w:rFonts w:eastAsia="Aptos" w:cstheme="minorHAnsi"/>
          <w:kern w:val="2"/>
          <w14:ligatures w14:val="standardContextual"/>
        </w:rPr>
      </w:pPr>
    </w:p>
    <w:p w14:paraId="052C1777" w14:textId="708C6815" w:rsidR="007C2D79" w:rsidRPr="008A31B0" w:rsidDel="00572F4B" w:rsidRDefault="007C2D79">
      <w:pPr>
        <w:pStyle w:val="TITOLO20"/>
        <w:numPr>
          <w:ilvl w:val="2"/>
          <w:numId w:val="619"/>
        </w:numPr>
        <w:rPr>
          <w:del w:id="33767" w:author="Visone Rossana (GSE)" w:date="2025-09-02T11:23:00Z" w16du:dateUtc="2025-09-02T09:23:00Z"/>
          <w:highlight w:val="cyan"/>
        </w:rPr>
        <w:pPrChange w:id="33768" w:author="Rosati Michele (GSE)" w:date="2025-10-24T22:04:00Z" w16du:dateUtc="2025-10-24T20:04:00Z">
          <w:pPr>
            <w:pStyle w:val="TITOLO20"/>
          </w:pPr>
        </w:pPrChange>
      </w:pPr>
      <w:bookmarkStart w:id="33769" w:name="_Toc207870986"/>
      <w:del w:id="33770" w:author="Visone Rossana (GSE)" w:date="2025-09-02T11:23:00Z" w16du:dateUtc="2025-09-02T09:23:00Z">
        <w:r w:rsidDel="00572F4B">
          <w:delText>I</w:delText>
        </w:r>
        <w:r w:rsidRPr="007C2D79" w:rsidDel="00572F4B">
          <w:delText>nterventi di sostituzione di impianti di climatizzazione invernale con l’allaccio a sistemi di teleriscaldamento efficienti, anche se contestualmente funzionali alla climatizzazione estiva</w:delText>
        </w:r>
        <w:r w:rsidDel="00572F4B">
          <w:delText xml:space="preserve"> (intervento art. </w:delText>
        </w:r>
        <w:r w:rsidRPr="008A31B0" w:rsidDel="00572F4B">
          <w:rPr>
            <w:highlight w:val="yellow"/>
          </w:rPr>
          <w:delText>xx</w:delText>
        </w:r>
        <w:r w:rsidDel="00572F4B">
          <w:delText>)_</w:delText>
        </w:r>
        <w:r w:rsidRPr="008A31B0" w:rsidDel="00572F4B">
          <w:rPr>
            <w:highlight w:val="cyan"/>
          </w:rPr>
          <w:delText>versione da M7</w:delText>
        </w:r>
        <w:bookmarkStart w:id="33771" w:name="_Toc207969329"/>
        <w:bookmarkStart w:id="33772" w:name="_Toc207969561"/>
        <w:bookmarkStart w:id="33773" w:name="_Toc207970822"/>
        <w:bookmarkStart w:id="33774" w:name="_Toc208302480"/>
        <w:bookmarkStart w:id="33775" w:name="_Toc208307247"/>
        <w:bookmarkStart w:id="33776" w:name="_Toc208308745"/>
        <w:bookmarkStart w:id="33777" w:name="_Toc208309123"/>
        <w:bookmarkStart w:id="33778" w:name="_Toc208320847"/>
        <w:bookmarkStart w:id="33779" w:name="_Toc208322141"/>
        <w:bookmarkStart w:id="33780" w:name="_Toc208390152"/>
        <w:bookmarkStart w:id="33781" w:name="_Toc209518624"/>
        <w:bookmarkStart w:id="33782" w:name="_Toc209615593"/>
        <w:bookmarkEnd w:id="33769"/>
        <w:bookmarkEnd w:id="33771"/>
        <w:bookmarkEnd w:id="33772"/>
        <w:bookmarkEnd w:id="33773"/>
        <w:bookmarkEnd w:id="33774"/>
        <w:bookmarkEnd w:id="33775"/>
        <w:bookmarkEnd w:id="33776"/>
        <w:bookmarkEnd w:id="33777"/>
        <w:bookmarkEnd w:id="33778"/>
        <w:bookmarkEnd w:id="33779"/>
        <w:bookmarkEnd w:id="33780"/>
        <w:bookmarkEnd w:id="33781"/>
        <w:bookmarkEnd w:id="33782"/>
      </w:del>
    </w:p>
    <w:p w14:paraId="7EC80EB2" w14:textId="2CEE5F8E" w:rsidR="006009D1" w:rsidRPr="007C2D79" w:rsidDel="00572F4B" w:rsidRDefault="007C2D79" w:rsidP="007C2D79">
      <w:pPr>
        <w:spacing w:after="160"/>
        <w:jc w:val="both"/>
        <w:rPr>
          <w:del w:id="33783" w:author="Visone Rossana (GSE)" w:date="2025-09-02T11:23:00Z" w16du:dateUtc="2025-09-02T09:23:00Z"/>
          <w:rFonts w:ascii="Calibri" w:eastAsia="Calibri" w:hAnsi="Calibri" w:cs="Arial"/>
        </w:rPr>
      </w:pPr>
      <w:del w:id="33784" w:author="Visone Rossana (GSE)" w:date="2025-09-02T11:23:00Z" w16du:dateUtc="2025-09-02T09:23:00Z">
        <w:r w:rsidRPr="007C2D79" w:rsidDel="00572F4B">
          <w:rPr>
            <w:rFonts w:ascii="Calibri" w:eastAsia="Calibri" w:hAnsi="Calibri" w:cs="Arial"/>
          </w:rPr>
          <w:delText>Sono ammessi gli interventi di sostituzione di impianti di climatizzazione invernale con l’allaccio a sistemi di teleriscaldamento efficienti e ricadenti nelle reti di teleriscaldamento censite nella specifica “Anagrafica territoriale teleriscaldamento e teleraffrescamento” istituita dall’Autorità di Regolazione per Energia Reti e Ambiente mediante deliberazione 574/2018/R/tlr.</w:delText>
        </w:r>
        <w:bookmarkStart w:id="33785" w:name="_Toc207969330"/>
        <w:bookmarkStart w:id="33786" w:name="_Toc207969562"/>
        <w:bookmarkStart w:id="33787" w:name="_Toc207970823"/>
        <w:bookmarkStart w:id="33788" w:name="_Toc208302481"/>
        <w:bookmarkStart w:id="33789" w:name="_Toc208307248"/>
        <w:bookmarkStart w:id="33790" w:name="_Toc208308746"/>
        <w:bookmarkStart w:id="33791" w:name="_Toc208309124"/>
        <w:bookmarkStart w:id="33792" w:name="_Toc208320848"/>
        <w:bookmarkStart w:id="33793" w:name="_Toc208322142"/>
        <w:bookmarkStart w:id="33794" w:name="_Toc208390153"/>
        <w:bookmarkStart w:id="33795" w:name="_Toc209518625"/>
        <w:bookmarkStart w:id="33796" w:name="_Toc209615594"/>
        <w:bookmarkEnd w:id="33785"/>
        <w:bookmarkEnd w:id="33786"/>
        <w:bookmarkEnd w:id="33787"/>
        <w:bookmarkEnd w:id="33788"/>
        <w:bookmarkEnd w:id="33789"/>
        <w:bookmarkEnd w:id="33790"/>
        <w:bookmarkEnd w:id="33791"/>
        <w:bookmarkEnd w:id="33792"/>
        <w:bookmarkEnd w:id="33793"/>
        <w:bookmarkEnd w:id="33794"/>
        <w:bookmarkEnd w:id="33795"/>
        <w:bookmarkEnd w:id="33796"/>
      </w:del>
    </w:p>
    <w:p w14:paraId="3BCF5F24" w14:textId="363D8305" w:rsidR="007C2D79" w:rsidRPr="007C2D79" w:rsidDel="00572F4B" w:rsidRDefault="007C2D79" w:rsidP="007C2D79">
      <w:pPr>
        <w:spacing w:after="160"/>
        <w:jc w:val="both"/>
        <w:rPr>
          <w:del w:id="33797" w:author="Visone Rossana (GSE)" w:date="2025-09-02T11:23:00Z" w16du:dateUtc="2025-09-02T09:23:00Z"/>
          <w:rFonts w:ascii="Calibri" w:eastAsia="Calibri" w:hAnsi="Calibri" w:cs="Arial"/>
          <w:b/>
          <w:bCs/>
          <w:u w:val="single"/>
        </w:rPr>
      </w:pPr>
      <w:del w:id="33798" w:author="Visone Rossana (GSE)" w:date="2025-09-02T11:23:00Z" w16du:dateUtc="2025-09-02T09:23:00Z">
        <w:r w:rsidRPr="007C2D79" w:rsidDel="00572F4B">
          <w:rPr>
            <w:rFonts w:ascii="Calibri" w:eastAsia="Calibri" w:hAnsi="Calibri" w:cs="Arial"/>
            <w:b/>
            <w:bCs/>
            <w:u w:val="single"/>
          </w:rPr>
          <w:delText>Spese ammissibili</w:delText>
        </w:r>
        <w:bookmarkStart w:id="33799" w:name="_Toc207969331"/>
        <w:bookmarkStart w:id="33800" w:name="_Toc207969563"/>
        <w:bookmarkStart w:id="33801" w:name="_Toc207970824"/>
        <w:bookmarkStart w:id="33802" w:name="_Toc208302482"/>
        <w:bookmarkStart w:id="33803" w:name="_Toc208307249"/>
        <w:bookmarkStart w:id="33804" w:name="_Toc208308747"/>
        <w:bookmarkStart w:id="33805" w:name="_Toc208309125"/>
        <w:bookmarkStart w:id="33806" w:name="_Toc208320849"/>
        <w:bookmarkStart w:id="33807" w:name="_Toc208322143"/>
        <w:bookmarkStart w:id="33808" w:name="_Toc208390154"/>
        <w:bookmarkStart w:id="33809" w:name="_Toc209518626"/>
        <w:bookmarkStart w:id="33810" w:name="_Toc209615595"/>
        <w:bookmarkEnd w:id="33799"/>
        <w:bookmarkEnd w:id="33800"/>
        <w:bookmarkEnd w:id="33801"/>
        <w:bookmarkEnd w:id="33802"/>
        <w:bookmarkEnd w:id="33803"/>
        <w:bookmarkEnd w:id="33804"/>
        <w:bookmarkEnd w:id="33805"/>
        <w:bookmarkEnd w:id="33806"/>
        <w:bookmarkEnd w:id="33807"/>
        <w:bookmarkEnd w:id="33808"/>
        <w:bookmarkEnd w:id="33809"/>
        <w:bookmarkEnd w:id="33810"/>
      </w:del>
    </w:p>
    <w:p w14:paraId="1D81CBE3" w14:textId="3050F465" w:rsidR="007C2D79" w:rsidRPr="007C2D79" w:rsidDel="00572F4B" w:rsidRDefault="007C2D79" w:rsidP="007C2D79">
      <w:pPr>
        <w:spacing w:after="160"/>
        <w:jc w:val="both"/>
        <w:rPr>
          <w:del w:id="33811" w:author="Visone Rossana (GSE)" w:date="2025-09-02T11:23:00Z" w16du:dateUtc="2025-09-02T09:23:00Z"/>
          <w:rFonts w:ascii="Calibri" w:eastAsia="Calibri" w:hAnsi="Calibri" w:cs="Arial"/>
        </w:rPr>
      </w:pPr>
      <w:del w:id="33812" w:author="Visone Rossana (GSE)" w:date="2025-09-02T11:23:00Z" w16du:dateUtc="2025-09-02T09:23:00Z">
        <w:r w:rsidRPr="007C2D79" w:rsidDel="00572F4B">
          <w:rPr>
            <w:rFonts w:ascii="Calibri" w:eastAsia="Calibri" w:hAnsi="Calibri" w:cs="Arial"/>
          </w:rPr>
          <w:delText xml:space="preserve">Le spese per gli interventi di sostituzione di impianti di climatizzazione invernale con l’allaccio a sistemi di teleriscaldamento efficienti sono: </w:delText>
        </w:r>
        <w:bookmarkStart w:id="33813" w:name="_Toc207969332"/>
        <w:bookmarkStart w:id="33814" w:name="_Toc207969564"/>
        <w:bookmarkStart w:id="33815" w:name="_Toc207970825"/>
        <w:bookmarkStart w:id="33816" w:name="_Toc208302483"/>
        <w:bookmarkStart w:id="33817" w:name="_Toc208307250"/>
        <w:bookmarkStart w:id="33818" w:name="_Toc208308748"/>
        <w:bookmarkStart w:id="33819" w:name="_Toc208309126"/>
        <w:bookmarkStart w:id="33820" w:name="_Toc208320850"/>
        <w:bookmarkStart w:id="33821" w:name="_Toc208322144"/>
        <w:bookmarkStart w:id="33822" w:name="_Toc208390155"/>
        <w:bookmarkStart w:id="33823" w:name="_Toc209518627"/>
        <w:bookmarkStart w:id="33824" w:name="_Toc209615596"/>
        <w:bookmarkEnd w:id="33813"/>
        <w:bookmarkEnd w:id="33814"/>
        <w:bookmarkEnd w:id="33815"/>
        <w:bookmarkEnd w:id="33816"/>
        <w:bookmarkEnd w:id="33817"/>
        <w:bookmarkEnd w:id="33818"/>
        <w:bookmarkEnd w:id="33819"/>
        <w:bookmarkEnd w:id="33820"/>
        <w:bookmarkEnd w:id="33821"/>
        <w:bookmarkEnd w:id="33822"/>
        <w:bookmarkEnd w:id="33823"/>
        <w:bookmarkEnd w:id="33824"/>
      </w:del>
    </w:p>
    <w:p w14:paraId="177774D8" w14:textId="59C965B3" w:rsidR="007C2D79" w:rsidRPr="007C2D79" w:rsidDel="00572F4B" w:rsidRDefault="007C2D79" w:rsidP="007C2D79">
      <w:pPr>
        <w:numPr>
          <w:ilvl w:val="0"/>
          <w:numId w:val="55"/>
        </w:numPr>
        <w:spacing w:line="259" w:lineRule="auto"/>
        <w:contextualSpacing/>
        <w:jc w:val="both"/>
        <w:rPr>
          <w:del w:id="33825" w:author="Visone Rossana (GSE)" w:date="2025-09-02T11:23:00Z" w16du:dateUtc="2025-09-02T09:23:00Z"/>
          <w:rFonts w:ascii="Calibri" w:eastAsia="Calibri" w:hAnsi="Calibri" w:cs="Arial"/>
        </w:rPr>
      </w:pPr>
      <w:del w:id="33826" w:author="Visone Rossana (GSE)" w:date="2025-09-02T11:23:00Z" w16du:dateUtc="2025-09-02T09:23:00Z">
        <w:r w:rsidRPr="007C2D79" w:rsidDel="00572F4B">
          <w:rPr>
            <w:rFonts w:ascii="Calibri" w:eastAsia="Calibri" w:hAnsi="Calibri" w:cs="Arial"/>
          </w:rPr>
          <w:delText>lo smontaggio e la dismissione, parziale o totale, dell'impianto di climatizzazione invernale esistente;</w:delText>
        </w:r>
        <w:bookmarkStart w:id="33827" w:name="_Toc207969333"/>
        <w:bookmarkStart w:id="33828" w:name="_Toc207969565"/>
        <w:bookmarkStart w:id="33829" w:name="_Toc207970826"/>
        <w:bookmarkStart w:id="33830" w:name="_Toc208302484"/>
        <w:bookmarkStart w:id="33831" w:name="_Toc208307251"/>
        <w:bookmarkStart w:id="33832" w:name="_Toc208308749"/>
        <w:bookmarkStart w:id="33833" w:name="_Toc208309127"/>
        <w:bookmarkStart w:id="33834" w:name="_Toc208320851"/>
        <w:bookmarkStart w:id="33835" w:name="_Toc208322145"/>
        <w:bookmarkStart w:id="33836" w:name="_Toc208390156"/>
        <w:bookmarkStart w:id="33837" w:name="_Toc209518628"/>
        <w:bookmarkStart w:id="33838" w:name="_Toc209615597"/>
        <w:bookmarkEnd w:id="33827"/>
        <w:bookmarkEnd w:id="33828"/>
        <w:bookmarkEnd w:id="33829"/>
        <w:bookmarkEnd w:id="33830"/>
        <w:bookmarkEnd w:id="33831"/>
        <w:bookmarkEnd w:id="33832"/>
        <w:bookmarkEnd w:id="33833"/>
        <w:bookmarkEnd w:id="33834"/>
        <w:bookmarkEnd w:id="33835"/>
        <w:bookmarkEnd w:id="33836"/>
        <w:bookmarkEnd w:id="33837"/>
        <w:bookmarkEnd w:id="33838"/>
      </w:del>
    </w:p>
    <w:p w14:paraId="5CCA50D8" w14:textId="38CAD062" w:rsidR="007C2D79" w:rsidRPr="007C2D79" w:rsidDel="00572F4B" w:rsidRDefault="007C2D79" w:rsidP="007C2D79">
      <w:pPr>
        <w:numPr>
          <w:ilvl w:val="0"/>
          <w:numId w:val="55"/>
        </w:numPr>
        <w:spacing w:line="259" w:lineRule="auto"/>
        <w:contextualSpacing/>
        <w:jc w:val="both"/>
        <w:rPr>
          <w:del w:id="33839" w:author="Visone Rossana (GSE)" w:date="2025-09-02T11:23:00Z" w16du:dateUtc="2025-09-02T09:23:00Z"/>
          <w:rFonts w:ascii="Calibri" w:eastAsia="Calibri" w:hAnsi="Calibri" w:cs="Arial"/>
        </w:rPr>
      </w:pPr>
      <w:del w:id="33840" w:author="Visone Rossana (GSE)" w:date="2025-09-02T11:23:00Z" w16du:dateUtc="2025-09-02T09:23:00Z">
        <w:r w:rsidRPr="007C2D79" w:rsidDel="00572F4B">
          <w:rPr>
            <w:rFonts w:ascii="Calibri" w:eastAsia="Calibri" w:hAnsi="Calibri" w:cs="Arial"/>
          </w:rPr>
          <w:delText>la fornitura e la posa in opera di tutte le apparecchiature termiche, meccaniche, elettriche ed elettroniche, delle opere idrauliche e murarie necessarie per la sostituzione, a regola d'arte, di impianti di climatizzazione invernale o di produzione di acqua calda sanitaria preesistenti nonché i sistemi di contabilizzazione individuale. Negli interventi ammissibili sono compresi, oltre a quelli relativi al generatore di calore, anche gli eventuali interventi sulla rete di distribuzione, sui sistemi di trattamento dell'acqua, sui dispositivi di controllo e regolazione, nonché sui sistemi di emissione. Sono, inoltre, comprese tutte le opere e i sistemi di captazione per impianti che utilizzino lo scambio termico con il sottosuolo. Per gli interventi di generazione simultanea, in un unico processo, di energia termica ed elettrica sono incluse anche le spese per gli interventi connessi all’allacciamento alla rete elettrica nazionale. Per lo specifico intervento di cui all’articolo 8, comma 1, lettera f) sono inoltre ammesse le spese relative all’installazione della sottostazione di utenza e le spese sostenute per le opere di allacciamento alla rete di teleriscaldamento esistente quali: scavi, reinterri, ripristini, fornitura e posa tubazioni;</w:delText>
        </w:r>
        <w:bookmarkStart w:id="33841" w:name="_Toc207969334"/>
        <w:bookmarkStart w:id="33842" w:name="_Toc207969566"/>
        <w:bookmarkStart w:id="33843" w:name="_Toc207970827"/>
        <w:bookmarkStart w:id="33844" w:name="_Toc208302485"/>
        <w:bookmarkStart w:id="33845" w:name="_Toc208307252"/>
        <w:bookmarkStart w:id="33846" w:name="_Toc208308750"/>
        <w:bookmarkStart w:id="33847" w:name="_Toc208309128"/>
        <w:bookmarkStart w:id="33848" w:name="_Toc208320852"/>
        <w:bookmarkStart w:id="33849" w:name="_Toc208322146"/>
        <w:bookmarkStart w:id="33850" w:name="_Toc208390157"/>
        <w:bookmarkStart w:id="33851" w:name="_Toc209518629"/>
        <w:bookmarkStart w:id="33852" w:name="_Toc209615598"/>
        <w:bookmarkEnd w:id="33841"/>
        <w:bookmarkEnd w:id="33842"/>
        <w:bookmarkEnd w:id="33843"/>
        <w:bookmarkEnd w:id="33844"/>
        <w:bookmarkEnd w:id="33845"/>
        <w:bookmarkEnd w:id="33846"/>
        <w:bookmarkEnd w:id="33847"/>
        <w:bookmarkEnd w:id="33848"/>
        <w:bookmarkEnd w:id="33849"/>
        <w:bookmarkEnd w:id="33850"/>
        <w:bookmarkEnd w:id="33851"/>
        <w:bookmarkEnd w:id="33852"/>
      </w:del>
    </w:p>
    <w:p w14:paraId="588C4828" w14:textId="57A91F49" w:rsidR="007C2D79" w:rsidRPr="007C2D79" w:rsidDel="00572F4B" w:rsidRDefault="007C2D79" w:rsidP="007C2D79">
      <w:pPr>
        <w:spacing w:after="160"/>
        <w:jc w:val="both"/>
        <w:rPr>
          <w:del w:id="33853" w:author="Visone Rossana (GSE)" w:date="2025-09-02T11:23:00Z" w16du:dateUtc="2025-09-02T09:23:00Z"/>
          <w:rFonts w:ascii="Calibri" w:eastAsia="Calibri" w:hAnsi="Calibri" w:cs="Arial"/>
          <w:b/>
          <w:bCs/>
          <w:u w:val="single"/>
        </w:rPr>
      </w:pPr>
      <w:bookmarkStart w:id="33854" w:name="_Toc207969335"/>
      <w:bookmarkStart w:id="33855" w:name="_Toc207969567"/>
      <w:bookmarkStart w:id="33856" w:name="_Toc207970828"/>
      <w:bookmarkStart w:id="33857" w:name="_Toc208302486"/>
      <w:bookmarkStart w:id="33858" w:name="_Toc208307253"/>
      <w:bookmarkStart w:id="33859" w:name="_Toc208308751"/>
      <w:bookmarkStart w:id="33860" w:name="_Toc208309129"/>
      <w:bookmarkStart w:id="33861" w:name="_Toc208320853"/>
      <w:bookmarkStart w:id="33862" w:name="_Toc208322147"/>
      <w:bookmarkStart w:id="33863" w:name="_Toc208390158"/>
      <w:bookmarkStart w:id="33864" w:name="_Toc209518630"/>
      <w:bookmarkStart w:id="33865" w:name="_Toc209615599"/>
      <w:bookmarkEnd w:id="33854"/>
      <w:bookmarkEnd w:id="33855"/>
      <w:bookmarkEnd w:id="33856"/>
      <w:bookmarkEnd w:id="33857"/>
      <w:bookmarkEnd w:id="33858"/>
      <w:bookmarkEnd w:id="33859"/>
      <w:bookmarkEnd w:id="33860"/>
      <w:bookmarkEnd w:id="33861"/>
      <w:bookmarkEnd w:id="33862"/>
      <w:bookmarkEnd w:id="33863"/>
      <w:bookmarkEnd w:id="33864"/>
      <w:bookmarkEnd w:id="33865"/>
    </w:p>
    <w:p w14:paraId="18B910A2" w14:textId="4B253711" w:rsidR="007C2D79" w:rsidRPr="007C2D79" w:rsidDel="00572F4B" w:rsidRDefault="007C2D79" w:rsidP="007C2D79">
      <w:pPr>
        <w:spacing w:after="160"/>
        <w:jc w:val="both"/>
        <w:rPr>
          <w:del w:id="33866" w:author="Visone Rossana (GSE)" w:date="2025-09-02T11:23:00Z" w16du:dateUtc="2025-09-02T09:23:00Z"/>
          <w:rFonts w:ascii="Calibri" w:eastAsia="Calibri" w:hAnsi="Calibri" w:cs="Arial"/>
          <w:b/>
          <w:bCs/>
          <w:u w:val="single"/>
        </w:rPr>
      </w:pPr>
      <w:del w:id="33867" w:author="Visone Rossana (GSE)" w:date="2025-09-02T11:23:00Z" w16du:dateUtc="2025-09-02T09:23:00Z">
        <w:r w:rsidRPr="007C2D79" w:rsidDel="00572F4B">
          <w:rPr>
            <w:rFonts w:ascii="Calibri" w:eastAsia="Calibri" w:hAnsi="Calibri" w:cs="Arial"/>
            <w:b/>
            <w:bCs/>
            <w:u w:val="single"/>
          </w:rPr>
          <w:delText>Calcolo dell’incentivo</w:delText>
        </w:r>
        <w:bookmarkStart w:id="33868" w:name="_Toc207969336"/>
        <w:bookmarkStart w:id="33869" w:name="_Toc207969568"/>
        <w:bookmarkStart w:id="33870" w:name="_Toc207970829"/>
        <w:bookmarkStart w:id="33871" w:name="_Toc208302487"/>
        <w:bookmarkStart w:id="33872" w:name="_Toc208307254"/>
        <w:bookmarkStart w:id="33873" w:name="_Toc208308752"/>
        <w:bookmarkStart w:id="33874" w:name="_Toc208309130"/>
        <w:bookmarkStart w:id="33875" w:name="_Toc208320854"/>
        <w:bookmarkStart w:id="33876" w:name="_Toc208322148"/>
        <w:bookmarkStart w:id="33877" w:name="_Toc208390159"/>
        <w:bookmarkStart w:id="33878" w:name="_Toc209518631"/>
        <w:bookmarkStart w:id="33879" w:name="_Toc209615600"/>
        <w:bookmarkEnd w:id="33868"/>
        <w:bookmarkEnd w:id="33869"/>
        <w:bookmarkEnd w:id="33870"/>
        <w:bookmarkEnd w:id="33871"/>
        <w:bookmarkEnd w:id="33872"/>
        <w:bookmarkEnd w:id="33873"/>
        <w:bookmarkEnd w:id="33874"/>
        <w:bookmarkEnd w:id="33875"/>
        <w:bookmarkEnd w:id="33876"/>
        <w:bookmarkEnd w:id="33877"/>
        <w:bookmarkEnd w:id="33878"/>
        <w:bookmarkEnd w:id="33879"/>
      </w:del>
    </w:p>
    <w:p w14:paraId="0EBFD220" w14:textId="3E8DE165" w:rsidR="007C2D79" w:rsidRPr="007C2D79" w:rsidDel="00572F4B" w:rsidRDefault="007C2D79" w:rsidP="007C2D79">
      <w:pPr>
        <w:spacing w:after="160"/>
        <w:jc w:val="both"/>
        <w:rPr>
          <w:del w:id="33880" w:author="Visone Rossana (GSE)" w:date="2025-09-02T11:23:00Z" w16du:dateUtc="2025-09-02T09:23:00Z"/>
          <w:rFonts w:ascii="Calibri" w:eastAsia="Calibri" w:hAnsi="Calibri" w:cs="Arial"/>
          <w:b/>
          <w:bCs/>
        </w:rPr>
      </w:pPr>
      <w:del w:id="33881" w:author="Visone Rossana (GSE)" w:date="2025-09-02T11:23:00Z" w16du:dateUtc="2025-09-02T09:23:00Z">
        <w:r w:rsidRPr="007C2D79" w:rsidDel="00572F4B">
          <w:rPr>
            <w:rFonts w:ascii="Calibri" w:eastAsia="Calibri" w:hAnsi="Calibri" w:cs="Arial"/>
            <w:bCs/>
          </w:rPr>
          <w:delText>Per tale intervento</w:delText>
        </w:r>
        <w:r w:rsidRPr="007C2D79" w:rsidDel="00572F4B">
          <w:rPr>
            <w:rFonts w:ascii="Calibri" w:eastAsia="Calibri" w:hAnsi="Calibri" w:cs="Arial"/>
          </w:rPr>
          <w:delText xml:space="preserve"> l’incentivo è calcolato secondo la seguente formula:</w:delText>
        </w:r>
        <w:bookmarkStart w:id="33882" w:name="_Toc207969337"/>
        <w:bookmarkStart w:id="33883" w:name="_Toc207969569"/>
        <w:bookmarkStart w:id="33884" w:name="_Toc207970830"/>
        <w:bookmarkStart w:id="33885" w:name="_Toc208302488"/>
        <w:bookmarkStart w:id="33886" w:name="_Toc208307255"/>
        <w:bookmarkStart w:id="33887" w:name="_Toc208308753"/>
        <w:bookmarkStart w:id="33888" w:name="_Toc208309131"/>
        <w:bookmarkStart w:id="33889" w:name="_Toc208320855"/>
        <w:bookmarkStart w:id="33890" w:name="_Toc208322149"/>
        <w:bookmarkStart w:id="33891" w:name="_Toc208390160"/>
        <w:bookmarkStart w:id="33892" w:name="_Toc209518632"/>
        <w:bookmarkStart w:id="33893" w:name="_Toc209615601"/>
        <w:bookmarkEnd w:id="33882"/>
        <w:bookmarkEnd w:id="33883"/>
        <w:bookmarkEnd w:id="33884"/>
        <w:bookmarkEnd w:id="33885"/>
        <w:bookmarkEnd w:id="33886"/>
        <w:bookmarkEnd w:id="33887"/>
        <w:bookmarkEnd w:id="33888"/>
        <w:bookmarkEnd w:id="33889"/>
        <w:bookmarkEnd w:id="33890"/>
        <w:bookmarkEnd w:id="33891"/>
        <w:bookmarkEnd w:id="33892"/>
        <w:bookmarkEnd w:id="33893"/>
      </w:del>
    </w:p>
    <w:p w14:paraId="6FECBCBC" w14:textId="640CC032" w:rsidR="007C2D79" w:rsidRPr="004E59E6" w:rsidDel="00572F4B" w:rsidRDefault="007C2D79" w:rsidP="007C2D79">
      <w:pPr>
        <w:widowControl w:val="0"/>
        <w:ind w:left="561"/>
        <w:rPr>
          <w:del w:id="33894" w:author="Visone Rossana (GSE)" w:date="2025-09-02T11:23:00Z" w16du:dateUtc="2025-09-02T09:23:00Z"/>
          <w:rFonts w:ascii="Calibri" w:eastAsia="Times New Roman" w:hAnsi="Calibri" w:cs="Times"/>
          <w:bCs/>
          <w:rPrChange w:id="33895" w:author="Di Lorenzo Michele (GSE)" w:date="2025-10-29T12:04:00Z" w16du:dateUtc="2025-10-29T11:04:00Z">
            <w:rPr>
              <w:del w:id="33896" w:author="Visone Rossana (GSE)" w:date="2025-09-02T11:23:00Z" w16du:dateUtc="2025-09-02T09:23:00Z"/>
              <w:rFonts w:ascii="Calibri" w:eastAsia="Times New Roman" w:hAnsi="Calibri" w:cs="Times"/>
              <w:bCs/>
              <w:lang w:val="en-US"/>
            </w:rPr>
          </w:rPrChange>
        </w:rPr>
      </w:pPr>
      <w:bookmarkStart w:id="33897" w:name="_Toc207969338"/>
      <w:bookmarkStart w:id="33898" w:name="_Toc207969570"/>
      <w:bookmarkStart w:id="33899" w:name="_Toc207970831"/>
      <w:bookmarkStart w:id="33900" w:name="_Toc208302489"/>
      <w:bookmarkStart w:id="33901" w:name="_Toc208307256"/>
      <w:bookmarkStart w:id="33902" w:name="_Toc208308754"/>
      <w:bookmarkStart w:id="33903" w:name="_Toc208309132"/>
      <w:bookmarkStart w:id="33904" w:name="_Toc208320856"/>
      <w:bookmarkStart w:id="33905" w:name="_Toc208322150"/>
      <w:bookmarkStart w:id="33906" w:name="_Toc208390161"/>
      <w:bookmarkStart w:id="33907" w:name="_Toc209518633"/>
      <w:bookmarkStart w:id="33908" w:name="_Toc209615602"/>
      <w:bookmarkEnd w:id="33897"/>
      <w:bookmarkEnd w:id="33898"/>
      <w:bookmarkEnd w:id="33899"/>
      <w:bookmarkEnd w:id="33900"/>
      <w:bookmarkEnd w:id="33901"/>
      <w:bookmarkEnd w:id="33902"/>
      <w:bookmarkEnd w:id="33903"/>
      <w:bookmarkEnd w:id="33904"/>
      <w:bookmarkEnd w:id="33905"/>
      <w:bookmarkEnd w:id="33906"/>
      <w:bookmarkEnd w:id="33907"/>
      <w:bookmarkEnd w:id="33908"/>
    </w:p>
    <w:p w14:paraId="68117174" w14:textId="20B25B97" w:rsidR="007C2D79" w:rsidRPr="007C2D79" w:rsidDel="00572F4B" w:rsidRDefault="007C2D79" w:rsidP="007C2D79">
      <w:pPr>
        <w:widowControl w:val="0"/>
        <w:jc w:val="center"/>
        <w:rPr>
          <w:del w:id="33909" w:author="Visone Rossana (GSE)" w:date="2025-09-02T11:23:00Z" w16du:dateUtc="2025-09-02T09:23:00Z"/>
          <w:rFonts w:ascii="Calibri" w:eastAsia="Times New Roman" w:hAnsi="Calibri"/>
          <w:b/>
          <w:bCs/>
          <w:vertAlign w:val="subscript"/>
        </w:rPr>
      </w:pPr>
      <w:del w:id="33910" w:author="Visone Rossana (GSE)" w:date="2025-09-02T11:23:00Z" w16du:dateUtc="2025-09-02T09:23:00Z">
        <w:r w:rsidRPr="007C2D79" w:rsidDel="00572F4B">
          <w:rPr>
            <w:rFonts w:ascii="Calibri" w:eastAsia="Times New Roman" w:hAnsi="Calibri"/>
          </w:rPr>
          <w:delText>I</w:delText>
        </w:r>
        <w:r w:rsidRPr="007C2D79" w:rsidDel="00572F4B">
          <w:rPr>
            <w:rFonts w:ascii="Calibri" w:eastAsia="Times New Roman" w:hAnsi="Calibri"/>
            <w:vertAlign w:val="subscript"/>
          </w:rPr>
          <w:delText>tot</w:delText>
        </w:r>
        <w:r w:rsidRPr="007C2D79" w:rsidDel="00572F4B">
          <w:rPr>
            <w:rFonts w:ascii="Calibri" w:eastAsia="Times New Roman" w:hAnsi="Calibri"/>
          </w:rPr>
          <w:delText>=%</w:delText>
        </w:r>
        <w:r w:rsidRPr="007C2D79" w:rsidDel="00572F4B">
          <w:rPr>
            <w:rFonts w:ascii="Calibri" w:eastAsia="Times New Roman" w:hAnsi="Calibri"/>
            <w:vertAlign w:val="subscript"/>
          </w:rPr>
          <w:delText>spesa</w:delText>
        </w:r>
        <w:r w:rsidRPr="007C2D79" w:rsidDel="00572F4B">
          <w:rPr>
            <w:rFonts w:ascii="Calibri" w:eastAsia="Times New Roman" w:hAnsi="Calibri"/>
          </w:rPr>
          <w:delText>∙C∙P</w:delText>
        </w:r>
        <w:r w:rsidRPr="007C2D79" w:rsidDel="00572F4B">
          <w:rPr>
            <w:rFonts w:ascii="Calibri" w:eastAsia="Times New Roman" w:hAnsi="Calibri"/>
            <w:vertAlign w:val="subscript"/>
          </w:rPr>
          <w:delText>nsc</w:delText>
        </w:r>
        <w:bookmarkStart w:id="33911" w:name="_Toc207969339"/>
        <w:bookmarkStart w:id="33912" w:name="_Toc207969571"/>
        <w:bookmarkStart w:id="33913" w:name="_Toc207970832"/>
        <w:bookmarkStart w:id="33914" w:name="_Toc208302490"/>
        <w:bookmarkStart w:id="33915" w:name="_Toc208307257"/>
        <w:bookmarkStart w:id="33916" w:name="_Toc208308755"/>
        <w:bookmarkStart w:id="33917" w:name="_Toc208309133"/>
        <w:bookmarkStart w:id="33918" w:name="_Toc208320857"/>
        <w:bookmarkStart w:id="33919" w:name="_Toc208322151"/>
        <w:bookmarkStart w:id="33920" w:name="_Toc208390162"/>
        <w:bookmarkStart w:id="33921" w:name="_Toc209518634"/>
        <w:bookmarkStart w:id="33922" w:name="_Toc209615603"/>
        <w:bookmarkEnd w:id="33911"/>
        <w:bookmarkEnd w:id="33912"/>
        <w:bookmarkEnd w:id="33913"/>
        <w:bookmarkEnd w:id="33914"/>
        <w:bookmarkEnd w:id="33915"/>
        <w:bookmarkEnd w:id="33916"/>
        <w:bookmarkEnd w:id="33917"/>
        <w:bookmarkEnd w:id="33918"/>
        <w:bookmarkEnd w:id="33919"/>
        <w:bookmarkEnd w:id="33920"/>
        <w:bookmarkEnd w:id="33921"/>
        <w:bookmarkEnd w:id="33922"/>
      </w:del>
    </w:p>
    <w:p w14:paraId="003A6468" w14:textId="0232448A" w:rsidR="007C2D79" w:rsidRPr="007C2D79" w:rsidDel="00572F4B" w:rsidRDefault="007C2D79" w:rsidP="007C2D79">
      <w:pPr>
        <w:widowControl w:val="0"/>
        <w:ind w:left="845"/>
        <w:rPr>
          <w:del w:id="33923" w:author="Visone Rossana (GSE)" w:date="2025-09-02T11:23:00Z" w16du:dateUtc="2025-09-02T09:23:00Z"/>
          <w:rFonts w:ascii="Calibri" w:eastAsia="Times New Roman" w:hAnsi="Calibri"/>
          <w:b/>
          <w:bCs/>
        </w:rPr>
      </w:pPr>
      <w:del w:id="33924" w:author="Visone Rossana (GSE)" w:date="2025-09-02T11:23:00Z" w16du:dateUtc="2025-09-02T09:23:00Z">
        <w:r w:rsidRPr="007C2D79" w:rsidDel="00572F4B">
          <w:rPr>
            <w:rFonts w:ascii="Calibri" w:eastAsia="Times New Roman" w:hAnsi="Calibri"/>
          </w:rPr>
          <w:delText>dove</w:delText>
        </w:r>
        <w:r w:rsidRPr="007C2D79" w:rsidDel="00572F4B">
          <w:rPr>
            <w:rFonts w:ascii="Calibri" w:eastAsia="Times New Roman" w:hAnsi="Calibri" w:cs="Times"/>
          </w:rPr>
          <w:delText>:</w:delText>
        </w:r>
        <w:bookmarkStart w:id="33925" w:name="_Toc207969340"/>
        <w:bookmarkStart w:id="33926" w:name="_Toc207969572"/>
        <w:bookmarkStart w:id="33927" w:name="_Toc207970833"/>
        <w:bookmarkStart w:id="33928" w:name="_Toc208302491"/>
        <w:bookmarkStart w:id="33929" w:name="_Toc208307258"/>
        <w:bookmarkStart w:id="33930" w:name="_Toc208308756"/>
        <w:bookmarkStart w:id="33931" w:name="_Toc208309134"/>
        <w:bookmarkStart w:id="33932" w:name="_Toc208320858"/>
        <w:bookmarkStart w:id="33933" w:name="_Toc208322152"/>
        <w:bookmarkStart w:id="33934" w:name="_Toc208390163"/>
        <w:bookmarkStart w:id="33935" w:name="_Toc209518635"/>
        <w:bookmarkStart w:id="33936" w:name="_Toc209615604"/>
        <w:bookmarkEnd w:id="33925"/>
        <w:bookmarkEnd w:id="33926"/>
        <w:bookmarkEnd w:id="33927"/>
        <w:bookmarkEnd w:id="33928"/>
        <w:bookmarkEnd w:id="33929"/>
        <w:bookmarkEnd w:id="33930"/>
        <w:bookmarkEnd w:id="33931"/>
        <w:bookmarkEnd w:id="33932"/>
        <w:bookmarkEnd w:id="33933"/>
        <w:bookmarkEnd w:id="33934"/>
        <w:bookmarkEnd w:id="33935"/>
        <w:bookmarkEnd w:id="33936"/>
      </w:del>
    </w:p>
    <w:p w14:paraId="5B2AA785" w14:textId="405950E7" w:rsidR="007C2D79" w:rsidRPr="007C2D79" w:rsidDel="00572F4B" w:rsidRDefault="007C2D79" w:rsidP="007C2D79">
      <w:pPr>
        <w:widowControl w:val="0"/>
        <w:tabs>
          <w:tab w:val="left" w:pos="1979"/>
        </w:tabs>
        <w:spacing w:before="103"/>
        <w:ind w:left="845"/>
        <w:jc w:val="both"/>
        <w:rPr>
          <w:del w:id="33937" w:author="Visone Rossana (GSE)" w:date="2025-09-02T11:23:00Z" w16du:dateUtc="2025-09-02T09:23:00Z"/>
          <w:rFonts w:ascii="Calibri" w:eastAsia="Times New Roman" w:hAnsi="Calibri"/>
          <w:b/>
          <w:bCs/>
        </w:rPr>
      </w:pPr>
      <w:del w:id="33938" w:author="Visone Rossana (GSE)" w:date="2025-09-02T11:23:00Z" w16du:dateUtc="2025-09-02T09:23:00Z">
        <w:r w:rsidRPr="007C2D79" w:rsidDel="00572F4B">
          <w:rPr>
            <w:rFonts w:ascii="Calibri" w:eastAsia="Times New Roman" w:hAnsi="Calibri"/>
          </w:rPr>
          <w:delText>P</w:delText>
        </w:r>
        <w:r w:rsidRPr="007C2D79" w:rsidDel="00572F4B">
          <w:rPr>
            <w:rFonts w:ascii="Calibri" w:eastAsia="Times New Roman" w:hAnsi="Calibri"/>
            <w:vertAlign w:val="subscript"/>
          </w:rPr>
          <w:delText>nsc</w:delText>
        </w:r>
        <w:r w:rsidRPr="007C2D79" w:rsidDel="00572F4B">
          <w:rPr>
            <w:rFonts w:ascii="Calibri" w:eastAsia="Times New Roman" w:hAnsi="Calibri"/>
          </w:rPr>
          <w:tab/>
        </w:r>
        <w:r w:rsidRPr="007C2D79" w:rsidDel="00572F4B">
          <w:rPr>
            <w:rFonts w:ascii="Calibri" w:eastAsia="Times New Roman" w:hAnsi="Calibri"/>
          </w:rPr>
          <w:tab/>
          <w:delText>è la potenza elettrica nominale della sottostazione del teriscaldamento installato, in kW;</w:delText>
        </w:r>
        <w:bookmarkStart w:id="33939" w:name="_Toc207969341"/>
        <w:bookmarkStart w:id="33940" w:name="_Toc207969573"/>
        <w:bookmarkStart w:id="33941" w:name="_Toc207970834"/>
        <w:bookmarkStart w:id="33942" w:name="_Toc208302492"/>
        <w:bookmarkStart w:id="33943" w:name="_Toc208307259"/>
        <w:bookmarkStart w:id="33944" w:name="_Toc208308757"/>
        <w:bookmarkStart w:id="33945" w:name="_Toc208309135"/>
        <w:bookmarkStart w:id="33946" w:name="_Toc208320859"/>
        <w:bookmarkStart w:id="33947" w:name="_Toc208322153"/>
        <w:bookmarkStart w:id="33948" w:name="_Toc208390164"/>
        <w:bookmarkStart w:id="33949" w:name="_Toc209518636"/>
        <w:bookmarkStart w:id="33950" w:name="_Toc209615605"/>
        <w:bookmarkEnd w:id="33939"/>
        <w:bookmarkEnd w:id="33940"/>
        <w:bookmarkEnd w:id="33941"/>
        <w:bookmarkEnd w:id="33942"/>
        <w:bookmarkEnd w:id="33943"/>
        <w:bookmarkEnd w:id="33944"/>
        <w:bookmarkEnd w:id="33945"/>
        <w:bookmarkEnd w:id="33946"/>
        <w:bookmarkEnd w:id="33947"/>
        <w:bookmarkEnd w:id="33948"/>
        <w:bookmarkEnd w:id="33949"/>
        <w:bookmarkEnd w:id="33950"/>
      </w:del>
    </w:p>
    <w:p w14:paraId="0E698CF0" w14:textId="63D892F1" w:rsidR="007C2D79" w:rsidRPr="007C2D79" w:rsidDel="00572F4B" w:rsidRDefault="007C2D79" w:rsidP="007C2D79">
      <w:pPr>
        <w:widowControl w:val="0"/>
        <w:tabs>
          <w:tab w:val="left" w:pos="1979"/>
        </w:tabs>
        <w:spacing w:before="103"/>
        <w:ind w:left="2127" w:hanging="1282"/>
        <w:jc w:val="both"/>
        <w:rPr>
          <w:del w:id="33951" w:author="Visone Rossana (GSE)" w:date="2025-09-02T11:23:00Z" w16du:dateUtc="2025-09-02T09:23:00Z"/>
          <w:rFonts w:ascii="Calibri" w:eastAsia="Times New Roman" w:hAnsi="Calibri"/>
          <w:b/>
          <w:bCs/>
        </w:rPr>
      </w:pPr>
      <w:del w:id="33952" w:author="Visone Rossana (GSE)" w:date="2025-09-02T11:23:00Z" w16du:dateUtc="2025-09-02T09:23:00Z">
        <w:r w:rsidRPr="007C2D79" w:rsidDel="00572F4B">
          <w:rPr>
            <w:rFonts w:ascii="Calibri" w:eastAsia="Times New Roman" w:hAnsi="Calibri"/>
          </w:rPr>
          <w:delText>C</w:delText>
        </w:r>
        <w:r w:rsidRPr="007C2D79" w:rsidDel="00572F4B">
          <w:rPr>
            <w:rFonts w:ascii="Calibri" w:eastAsia="Times New Roman" w:hAnsi="Calibri"/>
          </w:rPr>
          <w:tab/>
        </w:r>
        <w:r w:rsidRPr="007C2D79" w:rsidDel="00572F4B">
          <w:rPr>
            <w:rFonts w:ascii="Calibri" w:eastAsia="Times New Roman" w:hAnsi="Calibri"/>
            <w:i/>
          </w:rPr>
          <w:tab/>
        </w:r>
        <w:r w:rsidRPr="007C2D79" w:rsidDel="00572F4B">
          <w:rPr>
            <w:rFonts w:ascii="Calibri" w:eastAsia="Times New Roman" w:hAnsi="Calibri"/>
          </w:rPr>
          <w:delText xml:space="preserve">è il costo specifico effettivamente sostenuto per la tecnologia utilizzata nell’intervento definito dal rapporto tra spesa sostenuta in euro e potenza termica nominale della sottostazione installata. I valori massimi di C, ai fini del calcolo dell’incentivo, sono indicati nella tabella </w:delText>
        </w:r>
        <w:r w:rsidRPr="007C2D79" w:rsidDel="00572F4B">
          <w:rPr>
            <w:rFonts w:ascii="Calibri" w:eastAsia="Times New Roman" w:hAnsi="Calibri" w:cs="Times"/>
            <w:iCs/>
          </w:rPr>
          <w:delText>12</w:delText>
        </w:r>
        <w:r w:rsidRPr="007C2D79" w:rsidDel="00572F4B">
          <w:rPr>
            <w:rFonts w:ascii="Calibri" w:eastAsia="Times New Roman" w:hAnsi="Calibri"/>
          </w:rPr>
          <w:delText>;</w:delText>
        </w:r>
        <w:bookmarkStart w:id="33953" w:name="_Toc207969342"/>
        <w:bookmarkStart w:id="33954" w:name="_Toc207969574"/>
        <w:bookmarkStart w:id="33955" w:name="_Toc207970835"/>
        <w:bookmarkStart w:id="33956" w:name="_Toc208302493"/>
        <w:bookmarkStart w:id="33957" w:name="_Toc208307260"/>
        <w:bookmarkStart w:id="33958" w:name="_Toc208308758"/>
        <w:bookmarkStart w:id="33959" w:name="_Toc208309136"/>
        <w:bookmarkStart w:id="33960" w:name="_Toc208320860"/>
        <w:bookmarkStart w:id="33961" w:name="_Toc208322154"/>
        <w:bookmarkStart w:id="33962" w:name="_Toc208390165"/>
        <w:bookmarkStart w:id="33963" w:name="_Toc209518637"/>
        <w:bookmarkStart w:id="33964" w:name="_Toc209615606"/>
        <w:bookmarkEnd w:id="33953"/>
        <w:bookmarkEnd w:id="33954"/>
        <w:bookmarkEnd w:id="33955"/>
        <w:bookmarkEnd w:id="33956"/>
        <w:bookmarkEnd w:id="33957"/>
        <w:bookmarkEnd w:id="33958"/>
        <w:bookmarkEnd w:id="33959"/>
        <w:bookmarkEnd w:id="33960"/>
        <w:bookmarkEnd w:id="33961"/>
        <w:bookmarkEnd w:id="33962"/>
        <w:bookmarkEnd w:id="33963"/>
        <w:bookmarkEnd w:id="33964"/>
      </w:del>
    </w:p>
    <w:p w14:paraId="0250791B" w14:textId="7757D6AA" w:rsidR="007C2D79" w:rsidRPr="007C2D79" w:rsidDel="00572F4B" w:rsidRDefault="007C2D79" w:rsidP="007C2D79">
      <w:pPr>
        <w:widowControl w:val="0"/>
        <w:tabs>
          <w:tab w:val="left" w:pos="1979"/>
        </w:tabs>
        <w:spacing w:before="103"/>
        <w:ind w:left="845"/>
        <w:jc w:val="both"/>
        <w:rPr>
          <w:del w:id="33965" w:author="Visone Rossana (GSE)" w:date="2025-09-02T11:23:00Z" w16du:dateUtc="2025-09-02T09:23:00Z"/>
          <w:rFonts w:ascii="Calibri" w:eastAsia="Times New Roman" w:hAnsi="Calibri"/>
          <w:b/>
          <w:bCs/>
        </w:rPr>
      </w:pPr>
      <w:del w:id="33966" w:author="Visone Rossana (GSE)" w:date="2025-09-02T11:23:00Z" w16du:dateUtc="2025-09-02T09:23:00Z">
        <w:r w:rsidRPr="007C2D79" w:rsidDel="00572F4B">
          <w:rPr>
            <w:rFonts w:ascii="Calibri" w:eastAsia="Times New Roman" w:hAnsi="Calibri"/>
          </w:rPr>
          <w:delText>%</w:delText>
        </w:r>
        <w:r w:rsidRPr="007C2D79" w:rsidDel="00572F4B">
          <w:rPr>
            <w:rFonts w:ascii="Calibri" w:eastAsia="Times New Roman" w:hAnsi="Calibri"/>
            <w:vertAlign w:val="subscript"/>
          </w:rPr>
          <w:delText>spesa</w:delText>
        </w:r>
        <w:r w:rsidRPr="007C2D79" w:rsidDel="00572F4B">
          <w:rPr>
            <w:rFonts w:ascii="Calibri" w:eastAsia="Times New Roman" w:hAnsi="Calibri"/>
          </w:rPr>
          <w:tab/>
        </w:r>
        <w:r w:rsidRPr="007C2D79" w:rsidDel="00572F4B">
          <w:rPr>
            <w:rFonts w:ascii="Calibri" w:eastAsia="Times New Roman" w:hAnsi="Calibri"/>
          </w:rPr>
          <w:tab/>
          <w:delText>è la percentuale incentivata delle spese ammissibili;</w:delText>
        </w:r>
        <w:bookmarkStart w:id="33967" w:name="_Toc207969343"/>
        <w:bookmarkStart w:id="33968" w:name="_Toc207969575"/>
        <w:bookmarkStart w:id="33969" w:name="_Toc207970836"/>
        <w:bookmarkStart w:id="33970" w:name="_Toc208302494"/>
        <w:bookmarkStart w:id="33971" w:name="_Toc208307261"/>
        <w:bookmarkStart w:id="33972" w:name="_Toc208308759"/>
        <w:bookmarkStart w:id="33973" w:name="_Toc208309137"/>
        <w:bookmarkStart w:id="33974" w:name="_Toc208320861"/>
        <w:bookmarkStart w:id="33975" w:name="_Toc208322155"/>
        <w:bookmarkStart w:id="33976" w:name="_Toc208390166"/>
        <w:bookmarkStart w:id="33977" w:name="_Toc209518638"/>
        <w:bookmarkStart w:id="33978" w:name="_Toc209615607"/>
        <w:bookmarkEnd w:id="33967"/>
        <w:bookmarkEnd w:id="33968"/>
        <w:bookmarkEnd w:id="33969"/>
        <w:bookmarkEnd w:id="33970"/>
        <w:bookmarkEnd w:id="33971"/>
        <w:bookmarkEnd w:id="33972"/>
        <w:bookmarkEnd w:id="33973"/>
        <w:bookmarkEnd w:id="33974"/>
        <w:bookmarkEnd w:id="33975"/>
        <w:bookmarkEnd w:id="33976"/>
        <w:bookmarkEnd w:id="33977"/>
        <w:bookmarkEnd w:id="33978"/>
      </w:del>
    </w:p>
    <w:p w14:paraId="6442B0D6" w14:textId="308F3D07" w:rsidR="007C2D79" w:rsidRPr="007C2D79" w:rsidDel="00572F4B" w:rsidRDefault="007C2D79" w:rsidP="007C2D79">
      <w:pPr>
        <w:widowControl w:val="0"/>
        <w:tabs>
          <w:tab w:val="left" w:pos="1979"/>
        </w:tabs>
        <w:spacing w:before="103"/>
        <w:ind w:left="845"/>
        <w:jc w:val="both"/>
        <w:rPr>
          <w:del w:id="33979" w:author="Visone Rossana (GSE)" w:date="2025-09-02T11:23:00Z" w16du:dateUtc="2025-09-02T09:23:00Z"/>
          <w:rFonts w:ascii="Calibri" w:eastAsia="Times New Roman" w:hAnsi="Calibri"/>
          <w:b/>
          <w:bCs/>
        </w:rPr>
      </w:pPr>
      <w:del w:id="33980" w:author="Visone Rossana (GSE)" w:date="2025-09-02T11:23:00Z" w16du:dateUtc="2025-09-02T09:23:00Z">
        <w:r w:rsidRPr="007C2D79" w:rsidDel="00572F4B">
          <w:rPr>
            <w:rFonts w:ascii="Calibri" w:eastAsia="Times New Roman" w:hAnsi="Calibri"/>
          </w:rPr>
          <w:delText>I</w:delText>
        </w:r>
        <w:r w:rsidRPr="007C2D79" w:rsidDel="00572F4B">
          <w:rPr>
            <w:rFonts w:ascii="Calibri" w:eastAsia="Times New Roman" w:hAnsi="Calibri"/>
            <w:vertAlign w:val="subscript"/>
          </w:rPr>
          <w:delText>tot</w:delText>
        </w:r>
        <w:r w:rsidRPr="007C2D79" w:rsidDel="00572F4B">
          <w:rPr>
            <w:rFonts w:ascii="Calibri" w:eastAsia="Times New Roman" w:hAnsi="Calibri"/>
          </w:rPr>
          <w:tab/>
        </w:r>
        <w:r w:rsidRPr="007C2D79" w:rsidDel="00572F4B">
          <w:rPr>
            <w:rFonts w:ascii="Calibri" w:eastAsia="Times New Roman" w:hAnsi="Calibri"/>
          </w:rPr>
          <w:tab/>
          <w:delText>è l’incentivo totale cumulato per gli anni di godimento, connesso all’intervento</w:delText>
        </w:r>
        <w:r w:rsidRPr="007C2D79" w:rsidDel="00572F4B">
          <w:rPr>
            <w:rFonts w:ascii="Calibri" w:eastAsia="Times New Roman" w:hAnsi="Calibri"/>
            <w:i/>
          </w:rPr>
          <w:delText xml:space="preserve"> </w:delText>
        </w:r>
        <w:r w:rsidRPr="007C2D79" w:rsidDel="00572F4B">
          <w:rPr>
            <w:rFonts w:ascii="Calibri" w:eastAsia="Times New Roman" w:hAnsi="Calibri"/>
          </w:rPr>
          <w:delText>in oggetto;</w:delText>
        </w:r>
        <w:r w:rsidRPr="007C2D79" w:rsidDel="00572F4B">
          <w:rPr>
            <w:rFonts w:ascii="Calibri" w:eastAsia="Times New Roman" w:hAnsi="Calibri"/>
            <w:i/>
          </w:rPr>
          <w:delText xml:space="preserve"> </w:delText>
        </w:r>
        <w:r w:rsidRPr="007C2D79" w:rsidDel="00572F4B">
          <w:rPr>
            <w:rFonts w:ascii="Calibri" w:eastAsia="Times New Roman" w:hAnsi="Calibri"/>
          </w:rPr>
          <w:delText xml:space="preserve"> </w:delText>
        </w:r>
        <w:bookmarkStart w:id="33981" w:name="_Toc207969344"/>
        <w:bookmarkStart w:id="33982" w:name="_Toc207969576"/>
        <w:bookmarkStart w:id="33983" w:name="_Toc207970837"/>
        <w:bookmarkStart w:id="33984" w:name="_Toc208302495"/>
        <w:bookmarkStart w:id="33985" w:name="_Toc208307262"/>
        <w:bookmarkStart w:id="33986" w:name="_Toc208308760"/>
        <w:bookmarkStart w:id="33987" w:name="_Toc208309138"/>
        <w:bookmarkStart w:id="33988" w:name="_Toc208320862"/>
        <w:bookmarkStart w:id="33989" w:name="_Toc208322156"/>
        <w:bookmarkStart w:id="33990" w:name="_Toc208390167"/>
        <w:bookmarkStart w:id="33991" w:name="_Toc209518639"/>
        <w:bookmarkStart w:id="33992" w:name="_Toc209615608"/>
        <w:bookmarkEnd w:id="33981"/>
        <w:bookmarkEnd w:id="33982"/>
        <w:bookmarkEnd w:id="33983"/>
        <w:bookmarkEnd w:id="33984"/>
        <w:bookmarkEnd w:id="33985"/>
        <w:bookmarkEnd w:id="33986"/>
        <w:bookmarkEnd w:id="33987"/>
        <w:bookmarkEnd w:id="33988"/>
        <w:bookmarkEnd w:id="33989"/>
        <w:bookmarkEnd w:id="33990"/>
        <w:bookmarkEnd w:id="33991"/>
        <w:bookmarkEnd w:id="33992"/>
      </w:del>
    </w:p>
    <w:p w14:paraId="6D86EC24" w14:textId="0224F516" w:rsidR="007C2D79" w:rsidRPr="007C2D79" w:rsidDel="00572F4B" w:rsidRDefault="007C2D79" w:rsidP="007C2D79">
      <w:pPr>
        <w:widowControl w:val="0"/>
        <w:spacing w:before="1" w:after="1"/>
        <w:rPr>
          <w:del w:id="33993" w:author="Visone Rossana (GSE)" w:date="2025-09-02T11:23:00Z" w16du:dateUtc="2025-09-02T09:23:00Z"/>
          <w:rFonts w:ascii="Calibri" w:eastAsia="Times New Roman" w:hAnsi="Calibri"/>
        </w:rPr>
      </w:pPr>
      <w:bookmarkStart w:id="33994" w:name="_Toc207969345"/>
      <w:bookmarkStart w:id="33995" w:name="_Toc207969577"/>
      <w:bookmarkStart w:id="33996" w:name="_Toc207970838"/>
      <w:bookmarkStart w:id="33997" w:name="_Toc208302496"/>
      <w:bookmarkStart w:id="33998" w:name="_Toc208307263"/>
      <w:bookmarkStart w:id="33999" w:name="_Toc208308761"/>
      <w:bookmarkStart w:id="34000" w:name="_Toc208309139"/>
      <w:bookmarkStart w:id="34001" w:name="_Toc208320863"/>
      <w:bookmarkStart w:id="34002" w:name="_Toc208322157"/>
      <w:bookmarkStart w:id="34003" w:name="_Toc208390168"/>
      <w:bookmarkStart w:id="34004" w:name="_Toc209518640"/>
      <w:bookmarkStart w:id="34005" w:name="_Toc209615609"/>
      <w:bookmarkEnd w:id="33994"/>
      <w:bookmarkEnd w:id="33995"/>
      <w:bookmarkEnd w:id="33996"/>
      <w:bookmarkEnd w:id="33997"/>
      <w:bookmarkEnd w:id="33998"/>
      <w:bookmarkEnd w:id="33999"/>
      <w:bookmarkEnd w:id="34000"/>
      <w:bookmarkEnd w:id="34001"/>
      <w:bookmarkEnd w:id="34002"/>
      <w:bookmarkEnd w:id="34003"/>
      <w:bookmarkEnd w:id="34004"/>
      <w:bookmarkEnd w:id="34005"/>
    </w:p>
    <w:tbl>
      <w:tblPr>
        <w:tblStyle w:val="TableNormal1"/>
        <w:tblW w:w="74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1"/>
        <w:gridCol w:w="1889"/>
        <w:gridCol w:w="1884"/>
      </w:tblGrid>
      <w:tr w:rsidR="007C2D79" w:rsidRPr="007C2D79" w:rsidDel="00572F4B" w14:paraId="583AD825" w14:textId="150F3859">
        <w:trPr>
          <w:gridAfter w:val="2"/>
          <w:wAfter w:w="3773" w:type="dxa"/>
          <w:trHeight w:val="688"/>
          <w:jc w:val="center"/>
          <w:del w:id="34006" w:author="Visone Rossana (GSE)" w:date="2025-09-02T11:23:00Z"/>
        </w:trPr>
        <w:tc>
          <w:tcPr>
            <w:tcW w:w="3631" w:type="dxa"/>
          </w:tcPr>
          <w:p w14:paraId="6C1E0F38" w14:textId="12DBCB34" w:rsidR="007C2D79" w:rsidRPr="004E59E6" w:rsidDel="00572F4B" w:rsidRDefault="007C2D79" w:rsidP="007C2D79">
            <w:pPr>
              <w:ind w:left="10"/>
              <w:rPr>
                <w:del w:id="34007" w:author="Visone Rossana (GSE)" w:date="2025-09-02T11:23:00Z" w16du:dateUtc="2025-09-02T09:23:00Z"/>
                <w:rFonts w:ascii="Calibri" w:eastAsia="Times New Roman" w:hAnsi="Calibri"/>
                <w:b/>
                <w:lang w:val="it-IT"/>
                <w:rPrChange w:id="34008" w:author="Di Lorenzo Michele (GSE)" w:date="2025-10-29T12:04:00Z" w16du:dateUtc="2025-10-29T11:04:00Z">
                  <w:rPr>
                    <w:del w:id="34009" w:author="Visone Rossana (GSE)" w:date="2025-09-02T11:23:00Z" w16du:dateUtc="2025-09-02T09:23:00Z"/>
                    <w:rFonts w:ascii="Calibri" w:eastAsia="Times New Roman" w:hAnsi="Calibri"/>
                    <w:b/>
                  </w:rPr>
                </w:rPrChange>
              </w:rPr>
            </w:pPr>
            <w:del w:id="34010" w:author="Visone Rossana (GSE)" w:date="2025-09-02T11:23:00Z" w16du:dateUtc="2025-09-02T09:23:00Z">
              <w:r w:rsidRPr="004E59E6" w:rsidDel="00572F4B">
                <w:rPr>
                  <w:rFonts w:ascii="Times New Roman" w:eastAsia="Times New Roman" w:hAnsi="Times New Roman"/>
                  <w:b/>
                  <w:sz w:val="18"/>
                </w:rPr>
                <w:delText>[Tabella 5 – Allegato II - DM]</w:delText>
              </w:r>
              <w:bookmarkStart w:id="34011" w:name="_Toc207969346"/>
              <w:bookmarkStart w:id="34012" w:name="_Toc207969578"/>
              <w:bookmarkStart w:id="34013" w:name="_Toc207970839"/>
              <w:bookmarkStart w:id="34014" w:name="_Toc208302497"/>
              <w:bookmarkStart w:id="34015" w:name="_Toc208307264"/>
              <w:bookmarkStart w:id="34016" w:name="_Toc208308762"/>
              <w:bookmarkStart w:id="34017" w:name="_Toc208309140"/>
              <w:bookmarkStart w:id="34018" w:name="_Toc208320864"/>
              <w:bookmarkStart w:id="34019" w:name="_Toc208322158"/>
              <w:bookmarkStart w:id="34020" w:name="_Toc208390169"/>
              <w:bookmarkStart w:id="34021" w:name="_Toc209518641"/>
              <w:bookmarkStart w:id="34022" w:name="_Toc209615610"/>
              <w:bookmarkEnd w:id="34011"/>
              <w:bookmarkEnd w:id="34012"/>
              <w:bookmarkEnd w:id="34013"/>
              <w:bookmarkEnd w:id="34014"/>
              <w:bookmarkEnd w:id="34015"/>
              <w:bookmarkEnd w:id="34016"/>
              <w:bookmarkEnd w:id="34017"/>
              <w:bookmarkEnd w:id="34018"/>
              <w:bookmarkEnd w:id="34019"/>
              <w:bookmarkEnd w:id="34020"/>
              <w:bookmarkEnd w:id="34021"/>
              <w:bookmarkEnd w:id="34022"/>
            </w:del>
          </w:p>
        </w:tc>
        <w:bookmarkStart w:id="34023" w:name="_Toc207969347"/>
        <w:bookmarkStart w:id="34024" w:name="_Toc207969579"/>
        <w:bookmarkStart w:id="34025" w:name="_Toc207970840"/>
        <w:bookmarkStart w:id="34026" w:name="_Toc208302498"/>
        <w:bookmarkStart w:id="34027" w:name="_Toc208307265"/>
        <w:bookmarkStart w:id="34028" w:name="_Toc208308763"/>
        <w:bookmarkStart w:id="34029" w:name="_Toc208309141"/>
        <w:bookmarkStart w:id="34030" w:name="_Toc208320865"/>
        <w:bookmarkStart w:id="34031" w:name="_Toc208322159"/>
        <w:bookmarkStart w:id="34032" w:name="_Toc208390170"/>
        <w:bookmarkStart w:id="34033" w:name="_Toc209518642"/>
        <w:bookmarkStart w:id="34034" w:name="_Toc209615611"/>
        <w:bookmarkEnd w:id="34023"/>
        <w:bookmarkEnd w:id="34024"/>
        <w:bookmarkEnd w:id="34025"/>
        <w:bookmarkEnd w:id="34026"/>
        <w:bookmarkEnd w:id="34027"/>
        <w:bookmarkEnd w:id="34028"/>
        <w:bookmarkEnd w:id="34029"/>
        <w:bookmarkEnd w:id="34030"/>
        <w:bookmarkEnd w:id="34031"/>
        <w:bookmarkEnd w:id="34032"/>
        <w:bookmarkEnd w:id="34033"/>
        <w:bookmarkEnd w:id="34034"/>
      </w:tr>
      <w:tr w:rsidR="007C2D79" w:rsidRPr="007C2D79" w:rsidDel="00572F4B" w14:paraId="457C190F" w14:textId="19AC1D71">
        <w:trPr>
          <w:trHeight w:val="395"/>
          <w:jc w:val="center"/>
          <w:del w:id="34035" w:author="Visone Rossana (GSE)" w:date="2025-09-02T11:23:00Z"/>
        </w:trPr>
        <w:tc>
          <w:tcPr>
            <w:tcW w:w="3631" w:type="dxa"/>
            <w:vAlign w:val="center"/>
          </w:tcPr>
          <w:p w14:paraId="6482E692" w14:textId="61CE6B01" w:rsidR="007C2D79" w:rsidRPr="004E59E6" w:rsidDel="00572F4B" w:rsidRDefault="007C2D79" w:rsidP="007C2D79">
            <w:pPr>
              <w:ind w:left="69"/>
              <w:jc w:val="center"/>
              <w:rPr>
                <w:del w:id="34036" w:author="Visone Rossana (GSE)" w:date="2025-09-02T11:23:00Z" w16du:dateUtc="2025-09-02T09:23:00Z"/>
                <w:rFonts w:ascii="Calibri" w:eastAsia="Times New Roman" w:hAnsi="Calibri"/>
                <w:b/>
                <w:lang w:val="it-IT"/>
                <w:rPrChange w:id="34037" w:author="Di Lorenzo Michele (GSE)" w:date="2025-10-29T12:04:00Z" w16du:dateUtc="2025-10-29T11:04:00Z">
                  <w:rPr>
                    <w:del w:id="34038" w:author="Visone Rossana (GSE)" w:date="2025-09-02T11:23:00Z" w16du:dateUtc="2025-09-02T09:23:00Z"/>
                    <w:rFonts w:ascii="Calibri" w:eastAsia="Times New Roman" w:hAnsi="Calibri"/>
                    <w:b/>
                  </w:rPr>
                </w:rPrChange>
              </w:rPr>
            </w:pPr>
            <w:del w:id="34039" w:author="Visone Rossana (GSE)" w:date="2025-09-02T11:23:00Z" w16du:dateUtc="2025-09-02T09:23:00Z">
              <w:r w:rsidRPr="004E59E6" w:rsidDel="00572F4B">
                <w:rPr>
                  <w:rFonts w:ascii="Calibri" w:eastAsia="Times New Roman" w:hAnsi="Calibri"/>
                  <w:b/>
                </w:rPr>
                <w:delText>Tipologia di intervento</w:delText>
              </w:r>
              <w:bookmarkStart w:id="34040" w:name="_Toc207969348"/>
              <w:bookmarkStart w:id="34041" w:name="_Toc207969580"/>
              <w:bookmarkStart w:id="34042" w:name="_Toc207970841"/>
              <w:bookmarkStart w:id="34043" w:name="_Toc208302499"/>
              <w:bookmarkStart w:id="34044" w:name="_Toc208307266"/>
              <w:bookmarkStart w:id="34045" w:name="_Toc208308764"/>
              <w:bookmarkStart w:id="34046" w:name="_Toc208309142"/>
              <w:bookmarkStart w:id="34047" w:name="_Toc208320866"/>
              <w:bookmarkStart w:id="34048" w:name="_Toc208322160"/>
              <w:bookmarkStart w:id="34049" w:name="_Toc208390171"/>
              <w:bookmarkStart w:id="34050" w:name="_Toc209518643"/>
              <w:bookmarkStart w:id="34051" w:name="_Toc209615612"/>
              <w:bookmarkEnd w:id="34040"/>
              <w:bookmarkEnd w:id="34041"/>
              <w:bookmarkEnd w:id="34042"/>
              <w:bookmarkEnd w:id="34043"/>
              <w:bookmarkEnd w:id="34044"/>
              <w:bookmarkEnd w:id="34045"/>
              <w:bookmarkEnd w:id="34046"/>
              <w:bookmarkEnd w:id="34047"/>
              <w:bookmarkEnd w:id="34048"/>
              <w:bookmarkEnd w:id="34049"/>
              <w:bookmarkEnd w:id="34050"/>
              <w:bookmarkEnd w:id="34051"/>
            </w:del>
          </w:p>
        </w:tc>
        <w:tc>
          <w:tcPr>
            <w:tcW w:w="1889" w:type="dxa"/>
            <w:vAlign w:val="center"/>
          </w:tcPr>
          <w:p w14:paraId="0CD454CC" w14:textId="621DDCB7" w:rsidR="007C2D79" w:rsidRPr="004E59E6" w:rsidDel="00572F4B" w:rsidRDefault="007C2D79" w:rsidP="007C2D79">
            <w:pPr>
              <w:jc w:val="center"/>
              <w:rPr>
                <w:del w:id="34052" w:author="Visone Rossana (GSE)" w:date="2025-09-02T11:23:00Z" w16du:dateUtc="2025-09-02T09:23:00Z"/>
                <w:rFonts w:ascii="Calibri" w:eastAsia="Times New Roman" w:hAnsi="Calibri"/>
                <w:b/>
                <w:lang w:val="it-IT"/>
                <w:rPrChange w:id="34053" w:author="Di Lorenzo Michele (GSE)" w:date="2025-10-29T12:04:00Z" w16du:dateUtc="2025-10-29T11:04:00Z">
                  <w:rPr>
                    <w:del w:id="34054" w:author="Visone Rossana (GSE)" w:date="2025-09-02T11:23:00Z" w16du:dateUtc="2025-09-02T09:23:00Z"/>
                    <w:rFonts w:ascii="Calibri" w:eastAsia="Times New Roman" w:hAnsi="Calibri"/>
                    <w:b/>
                  </w:rPr>
                </w:rPrChange>
              </w:rPr>
            </w:pPr>
            <w:del w:id="34055" w:author="Visone Rossana (GSE)" w:date="2025-09-02T11:23:00Z" w16du:dateUtc="2025-09-02T09:23:00Z">
              <w:r w:rsidRPr="004E59E6" w:rsidDel="00572F4B">
                <w:rPr>
                  <w:rFonts w:ascii="Calibri" w:eastAsia="Times New Roman" w:hAnsi="Calibri"/>
                  <w:b/>
                </w:rPr>
                <w:delText xml:space="preserve">Percentuale incentivata della spesa ammissibile </w:delText>
              </w:r>
              <w:bookmarkStart w:id="34056" w:name="_Toc207969349"/>
              <w:bookmarkStart w:id="34057" w:name="_Toc207969581"/>
              <w:bookmarkStart w:id="34058" w:name="_Toc207970842"/>
              <w:bookmarkStart w:id="34059" w:name="_Toc208302500"/>
              <w:bookmarkStart w:id="34060" w:name="_Toc208307267"/>
              <w:bookmarkStart w:id="34061" w:name="_Toc208308765"/>
              <w:bookmarkStart w:id="34062" w:name="_Toc208309143"/>
              <w:bookmarkStart w:id="34063" w:name="_Toc208320867"/>
              <w:bookmarkStart w:id="34064" w:name="_Toc208322161"/>
              <w:bookmarkStart w:id="34065" w:name="_Toc208390172"/>
              <w:bookmarkStart w:id="34066" w:name="_Toc209518644"/>
              <w:bookmarkStart w:id="34067" w:name="_Toc209615613"/>
              <w:bookmarkEnd w:id="34056"/>
              <w:bookmarkEnd w:id="34057"/>
              <w:bookmarkEnd w:id="34058"/>
              <w:bookmarkEnd w:id="34059"/>
              <w:bookmarkEnd w:id="34060"/>
              <w:bookmarkEnd w:id="34061"/>
              <w:bookmarkEnd w:id="34062"/>
              <w:bookmarkEnd w:id="34063"/>
              <w:bookmarkEnd w:id="34064"/>
              <w:bookmarkEnd w:id="34065"/>
              <w:bookmarkEnd w:id="34066"/>
              <w:bookmarkEnd w:id="34067"/>
            </w:del>
          </w:p>
          <w:p w14:paraId="48C5BCD9" w14:textId="5FC58816" w:rsidR="007C2D79" w:rsidRPr="004E59E6" w:rsidDel="00572F4B" w:rsidRDefault="007C2D79" w:rsidP="007C2D79">
            <w:pPr>
              <w:jc w:val="center"/>
              <w:rPr>
                <w:del w:id="34068" w:author="Visone Rossana (GSE)" w:date="2025-09-02T11:23:00Z" w16du:dateUtc="2025-09-02T09:23:00Z"/>
                <w:rFonts w:ascii="Calibri" w:eastAsia="Times New Roman" w:hAnsi="Calibri"/>
                <w:b/>
                <w:lang w:val="it-IT"/>
                <w:rPrChange w:id="34069" w:author="Di Lorenzo Michele (GSE)" w:date="2025-10-29T12:04:00Z" w16du:dateUtc="2025-10-29T11:04:00Z">
                  <w:rPr>
                    <w:del w:id="34070" w:author="Visone Rossana (GSE)" w:date="2025-09-02T11:23:00Z" w16du:dateUtc="2025-09-02T09:23:00Z"/>
                    <w:rFonts w:ascii="Calibri" w:eastAsia="Times New Roman" w:hAnsi="Calibri"/>
                    <w:b/>
                  </w:rPr>
                </w:rPrChange>
              </w:rPr>
            </w:pPr>
            <w:del w:id="34071" w:author="Visone Rossana (GSE)" w:date="2025-09-02T11:23:00Z" w16du:dateUtc="2025-09-02T09:23:00Z">
              <w:r w:rsidRPr="004E59E6" w:rsidDel="00572F4B">
                <w:rPr>
                  <w:rFonts w:ascii="Calibri" w:eastAsia="Times New Roman" w:hAnsi="Calibri"/>
                  <w:b/>
                </w:rPr>
                <w:delText xml:space="preserve">(% </w:delText>
              </w:r>
              <w:r w:rsidRPr="004E59E6" w:rsidDel="00572F4B">
                <w:rPr>
                  <w:rFonts w:ascii="Calibri" w:eastAsia="Times New Roman" w:hAnsi="Calibri"/>
                  <w:b/>
                  <w:vertAlign w:val="subscript"/>
                </w:rPr>
                <w:delText>spesa</w:delText>
              </w:r>
              <w:r w:rsidRPr="004E59E6" w:rsidDel="00572F4B">
                <w:rPr>
                  <w:rFonts w:ascii="Calibri" w:eastAsia="Times New Roman" w:hAnsi="Calibri"/>
                  <w:b/>
                </w:rPr>
                <w:delText>)</w:delText>
              </w:r>
              <w:bookmarkStart w:id="34072" w:name="_Toc207969350"/>
              <w:bookmarkStart w:id="34073" w:name="_Toc207969582"/>
              <w:bookmarkStart w:id="34074" w:name="_Toc207970843"/>
              <w:bookmarkStart w:id="34075" w:name="_Toc208302501"/>
              <w:bookmarkStart w:id="34076" w:name="_Toc208307268"/>
              <w:bookmarkStart w:id="34077" w:name="_Toc208308766"/>
              <w:bookmarkStart w:id="34078" w:name="_Toc208309144"/>
              <w:bookmarkStart w:id="34079" w:name="_Toc208320868"/>
              <w:bookmarkStart w:id="34080" w:name="_Toc208322162"/>
              <w:bookmarkStart w:id="34081" w:name="_Toc208390173"/>
              <w:bookmarkStart w:id="34082" w:name="_Toc209518645"/>
              <w:bookmarkStart w:id="34083" w:name="_Toc209615614"/>
              <w:bookmarkEnd w:id="34072"/>
              <w:bookmarkEnd w:id="34073"/>
              <w:bookmarkEnd w:id="34074"/>
              <w:bookmarkEnd w:id="34075"/>
              <w:bookmarkEnd w:id="34076"/>
              <w:bookmarkEnd w:id="34077"/>
              <w:bookmarkEnd w:id="34078"/>
              <w:bookmarkEnd w:id="34079"/>
              <w:bookmarkEnd w:id="34080"/>
              <w:bookmarkEnd w:id="34081"/>
              <w:bookmarkEnd w:id="34082"/>
              <w:bookmarkEnd w:id="34083"/>
            </w:del>
          </w:p>
        </w:tc>
        <w:tc>
          <w:tcPr>
            <w:tcW w:w="1884" w:type="dxa"/>
            <w:vAlign w:val="center"/>
          </w:tcPr>
          <w:p w14:paraId="64EAA726" w14:textId="568364FB" w:rsidR="007C2D79" w:rsidRPr="004E59E6" w:rsidDel="00572F4B" w:rsidRDefault="007C2D79" w:rsidP="007C2D79">
            <w:pPr>
              <w:ind w:left="10"/>
              <w:jc w:val="center"/>
              <w:rPr>
                <w:del w:id="34084" w:author="Visone Rossana (GSE)" w:date="2025-09-02T11:23:00Z" w16du:dateUtc="2025-09-02T09:23:00Z"/>
                <w:rFonts w:ascii="Calibri" w:eastAsia="Times New Roman" w:hAnsi="Calibri"/>
                <w:b/>
                <w:lang w:val="it-IT"/>
                <w:rPrChange w:id="34085" w:author="Di Lorenzo Michele (GSE)" w:date="2025-10-29T12:04:00Z" w16du:dateUtc="2025-10-29T11:04:00Z">
                  <w:rPr>
                    <w:del w:id="34086" w:author="Visone Rossana (GSE)" w:date="2025-09-02T11:23:00Z" w16du:dateUtc="2025-09-02T09:23:00Z"/>
                    <w:rFonts w:ascii="Calibri" w:eastAsia="Times New Roman" w:hAnsi="Calibri"/>
                    <w:b/>
                  </w:rPr>
                </w:rPrChange>
              </w:rPr>
            </w:pPr>
            <w:del w:id="34087" w:author="Visone Rossana (GSE)" w:date="2025-09-02T11:23:00Z" w16du:dateUtc="2025-09-02T09:23:00Z">
              <w:r w:rsidRPr="004E59E6" w:rsidDel="00572F4B">
                <w:rPr>
                  <w:rFonts w:ascii="Calibri" w:eastAsia="Times New Roman" w:hAnsi="Calibri"/>
                  <w:b/>
                </w:rPr>
                <w:delText>Costo massimo ammissibile</w:delText>
              </w:r>
              <w:bookmarkStart w:id="34088" w:name="_Toc207969351"/>
              <w:bookmarkStart w:id="34089" w:name="_Toc207969583"/>
              <w:bookmarkStart w:id="34090" w:name="_Toc207970844"/>
              <w:bookmarkStart w:id="34091" w:name="_Toc208302502"/>
              <w:bookmarkStart w:id="34092" w:name="_Toc208307269"/>
              <w:bookmarkStart w:id="34093" w:name="_Toc208308767"/>
              <w:bookmarkStart w:id="34094" w:name="_Toc208309145"/>
              <w:bookmarkStart w:id="34095" w:name="_Toc208320869"/>
              <w:bookmarkStart w:id="34096" w:name="_Toc208322163"/>
              <w:bookmarkStart w:id="34097" w:name="_Toc208390174"/>
              <w:bookmarkStart w:id="34098" w:name="_Toc209518646"/>
              <w:bookmarkStart w:id="34099" w:name="_Toc209615615"/>
              <w:bookmarkEnd w:id="34088"/>
              <w:bookmarkEnd w:id="34089"/>
              <w:bookmarkEnd w:id="34090"/>
              <w:bookmarkEnd w:id="34091"/>
              <w:bookmarkEnd w:id="34092"/>
              <w:bookmarkEnd w:id="34093"/>
              <w:bookmarkEnd w:id="34094"/>
              <w:bookmarkEnd w:id="34095"/>
              <w:bookmarkEnd w:id="34096"/>
              <w:bookmarkEnd w:id="34097"/>
              <w:bookmarkEnd w:id="34098"/>
              <w:bookmarkEnd w:id="34099"/>
            </w:del>
          </w:p>
          <w:p w14:paraId="191B403D" w14:textId="68622ED9" w:rsidR="007C2D79" w:rsidRPr="004E59E6" w:rsidDel="00572F4B" w:rsidRDefault="007C2D79" w:rsidP="007C2D79">
            <w:pPr>
              <w:ind w:left="10"/>
              <w:jc w:val="center"/>
              <w:rPr>
                <w:del w:id="34100" w:author="Visone Rossana (GSE)" w:date="2025-09-02T11:23:00Z" w16du:dateUtc="2025-09-02T09:23:00Z"/>
                <w:rFonts w:ascii="Calibri" w:eastAsia="Times New Roman" w:hAnsi="Calibri"/>
                <w:b/>
                <w:lang w:val="it-IT"/>
                <w:rPrChange w:id="34101" w:author="Di Lorenzo Michele (GSE)" w:date="2025-10-29T12:04:00Z" w16du:dateUtc="2025-10-29T11:04:00Z">
                  <w:rPr>
                    <w:del w:id="34102" w:author="Visone Rossana (GSE)" w:date="2025-09-02T11:23:00Z" w16du:dateUtc="2025-09-02T09:23:00Z"/>
                    <w:rFonts w:ascii="Calibri" w:eastAsia="Times New Roman" w:hAnsi="Calibri"/>
                    <w:b/>
                  </w:rPr>
                </w:rPrChange>
              </w:rPr>
            </w:pPr>
            <w:del w:id="34103" w:author="Visone Rossana (GSE)" w:date="2025-09-02T11:23:00Z" w16du:dateUtc="2025-09-02T09:23:00Z">
              <w:r w:rsidRPr="004E59E6" w:rsidDel="00572F4B">
                <w:rPr>
                  <w:rFonts w:ascii="Calibri" w:eastAsia="Times New Roman" w:hAnsi="Calibri"/>
                  <w:b/>
                </w:rPr>
                <w:delText>(C</w:delText>
              </w:r>
              <w:r w:rsidRPr="004E59E6" w:rsidDel="00572F4B">
                <w:rPr>
                  <w:rFonts w:ascii="Calibri" w:eastAsia="Times New Roman" w:hAnsi="Calibri"/>
                  <w:b/>
                  <w:vertAlign w:val="subscript"/>
                </w:rPr>
                <w:delText>max</w:delText>
              </w:r>
              <w:r w:rsidRPr="004E59E6" w:rsidDel="00572F4B">
                <w:rPr>
                  <w:rFonts w:ascii="Calibri" w:eastAsia="Times New Roman" w:hAnsi="Calibri"/>
                  <w:b/>
                </w:rPr>
                <w:delText>)</w:delText>
              </w:r>
              <w:bookmarkStart w:id="34104" w:name="_Toc207969352"/>
              <w:bookmarkStart w:id="34105" w:name="_Toc207969584"/>
              <w:bookmarkStart w:id="34106" w:name="_Toc207970845"/>
              <w:bookmarkStart w:id="34107" w:name="_Toc208302503"/>
              <w:bookmarkStart w:id="34108" w:name="_Toc208307270"/>
              <w:bookmarkStart w:id="34109" w:name="_Toc208308768"/>
              <w:bookmarkStart w:id="34110" w:name="_Toc208309146"/>
              <w:bookmarkStart w:id="34111" w:name="_Toc208320870"/>
              <w:bookmarkStart w:id="34112" w:name="_Toc208322164"/>
              <w:bookmarkStart w:id="34113" w:name="_Toc208390175"/>
              <w:bookmarkStart w:id="34114" w:name="_Toc209518647"/>
              <w:bookmarkStart w:id="34115" w:name="_Toc209615616"/>
              <w:bookmarkEnd w:id="34104"/>
              <w:bookmarkEnd w:id="34105"/>
              <w:bookmarkEnd w:id="34106"/>
              <w:bookmarkEnd w:id="34107"/>
              <w:bookmarkEnd w:id="34108"/>
              <w:bookmarkEnd w:id="34109"/>
              <w:bookmarkEnd w:id="34110"/>
              <w:bookmarkEnd w:id="34111"/>
              <w:bookmarkEnd w:id="34112"/>
              <w:bookmarkEnd w:id="34113"/>
              <w:bookmarkEnd w:id="34114"/>
              <w:bookmarkEnd w:id="34115"/>
            </w:del>
          </w:p>
        </w:tc>
        <w:bookmarkStart w:id="34116" w:name="_Toc207969353"/>
        <w:bookmarkStart w:id="34117" w:name="_Toc207969585"/>
        <w:bookmarkStart w:id="34118" w:name="_Toc207970846"/>
        <w:bookmarkStart w:id="34119" w:name="_Toc208302504"/>
        <w:bookmarkStart w:id="34120" w:name="_Toc208307271"/>
        <w:bookmarkStart w:id="34121" w:name="_Toc208308769"/>
        <w:bookmarkStart w:id="34122" w:name="_Toc208309147"/>
        <w:bookmarkStart w:id="34123" w:name="_Toc208320871"/>
        <w:bookmarkStart w:id="34124" w:name="_Toc208322165"/>
        <w:bookmarkStart w:id="34125" w:name="_Toc208390176"/>
        <w:bookmarkStart w:id="34126" w:name="_Toc209518648"/>
        <w:bookmarkStart w:id="34127" w:name="_Toc209615617"/>
        <w:bookmarkEnd w:id="34116"/>
        <w:bookmarkEnd w:id="34117"/>
        <w:bookmarkEnd w:id="34118"/>
        <w:bookmarkEnd w:id="34119"/>
        <w:bookmarkEnd w:id="34120"/>
        <w:bookmarkEnd w:id="34121"/>
        <w:bookmarkEnd w:id="34122"/>
        <w:bookmarkEnd w:id="34123"/>
        <w:bookmarkEnd w:id="34124"/>
        <w:bookmarkEnd w:id="34125"/>
        <w:bookmarkEnd w:id="34126"/>
        <w:bookmarkEnd w:id="34127"/>
      </w:tr>
      <w:tr w:rsidR="007C2D79" w:rsidRPr="007C2D79" w:rsidDel="00572F4B" w14:paraId="25FA9921" w14:textId="432FE9DF">
        <w:trPr>
          <w:trHeight w:val="395"/>
          <w:jc w:val="center"/>
          <w:del w:id="34128" w:author="Visone Rossana (GSE)" w:date="2025-09-02T11:23:00Z"/>
        </w:trPr>
        <w:tc>
          <w:tcPr>
            <w:tcW w:w="3631" w:type="dxa"/>
            <w:vAlign w:val="center"/>
          </w:tcPr>
          <w:p w14:paraId="44DA376E" w14:textId="37B62921" w:rsidR="007C2D79" w:rsidRPr="004E59E6" w:rsidDel="00572F4B" w:rsidRDefault="007C2D79" w:rsidP="007C2D79">
            <w:pPr>
              <w:spacing w:line="217" w:lineRule="exact"/>
              <w:ind w:left="69"/>
              <w:jc w:val="center"/>
              <w:rPr>
                <w:del w:id="34129" w:author="Visone Rossana (GSE)" w:date="2025-09-02T11:23:00Z" w16du:dateUtc="2025-09-02T09:23:00Z"/>
                <w:rFonts w:ascii="Calibri" w:eastAsia="Times New Roman" w:hAnsi="Calibri"/>
                <w:bCs/>
                <w:lang w:val="it-IT"/>
                <w:rPrChange w:id="34130" w:author="Di Lorenzo Michele (GSE)" w:date="2025-10-29T12:04:00Z" w16du:dateUtc="2025-10-29T11:04:00Z">
                  <w:rPr>
                    <w:del w:id="34131" w:author="Visone Rossana (GSE)" w:date="2025-09-02T11:23:00Z" w16du:dateUtc="2025-09-02T09:23:00Z"/>
                    <w:rFonts w:ascii="Calibri" w:eastAsia="Times New Roman" w:hAnsi="Calibri"/>
                    <w:bCs/>
                  </w:rPr>
                </w:rPrChange>
              </w:rPr>
            </w:pPr>
            <w:del w:id="34132" w:author="Visone Rossana (GSE)" w:date="2025-09-02T11:23:00Z" w16du:dateUtc="2025-09-02T09:23:00Z">
              <w:r w:rsidRPr="004E59E6" w:rsidDel="00572F4B">
                <w:rPr>
                  <w:rFonts w:ascii="Calibri" w:eastAsia="Times New Roman" w:hAnsi="Calibri"/>
                  <w:rPrChange w:id="34133" w:author="Di Lorenzo Michele (GSE)" w:date="2025-10-29T15:01:00Z" w16du:dateUtc="2025-10-29T14:01:00Z">
                    <w:rPr>
                      <w:rFonts w:ascii="Calibri" w:eastAsia="Times New Roman" w:hAnsi="Calibri"/>
                      <w:bCs/>
                    </w:rPr>
                  </w:rPrChange>
                </w:rPr>
                <w:delText>Allacciamento con installazione sottostazione TLR</w:delText>
              </w:r>
              <w:bookmarkStart w:id="34134" w:name="_Toc207969354"/>
              <w:bookmarkStart w:id="34135" w:name="_Toc207969586"/>
              <w:bookmarkStart w:id="34136" w:name="_Toc207970847"/>
              <w:bookmarkStart w:id="34137" w:name="_Toc208302505"/>
              <w:bookmarkStart w:id="34138" w:name="_Toc208307272"/>
              <w:bookmarkStart w:id="34139" w:name="_Toc208308770"/>
              <w:bookmarkStart w:id="34140" w:name="_Toc208309148"/>
              <w:bookmarkStart w:id="34141" w:name="_Toc208320872"/>
              <w:bookmarkStart w:id="34142" w:name="_Toc208322166"/>
              <w:bookmarkStart w:id="34143" w:name="_Toc208390177"/>
              <w:bookmarkStart w:id="34144" w:name="_Toc209518649"/>
              <w:bookmarkStart w:id="34145" w:name="_Toc209615618"/>
              <w:bookmarkEnd w:id="34134"/>
              <w:bookmarkEnd w:id="34135"/>
              <w:bookmarkEnd w:id="34136"/>
              <w:bookmarkEnd w:id="34137"/>
              <w:bookmarkEnd w:id="34138"/>
              <w:bookmarkEnd w:id="34139"/>
              <w:bookmarkEnd w:id="34140"/>
              <w:bookmarkEnd w:id="34141"/>
              <w:bookmarkEnd w:id="34142"/>
              <w:bookmarkEnd w:id="34143"/>
              <w:bookmarkEnd w:id="34144"/>
              <w:bookmarkEnd w:id="34145"/>
            </w:del>
          </w:p>
          <w:p w14:paraId="028D4EC8" w14:textId="12DD3F86" w:rsidR="007C2D79" w:rsidRPr="004E59E6" w:rsidDel="00572F4B" w:rsidRDefault="007C2D79" w:rsidP="007C2D79">
            <w:pPr>
              <w:spacing w:line="217" w:lineRule="exact"/>
              <w:ind w:left="69"/>
              <w:jc w:val="center"/>
              <w:rPr>
                <w:del w:id="34146" w:author="Visone Rossana (GSE)" w:date="2025-09-02T11:23:00Z" w16du:dateUtc="2025-09-02T09:23:00Z"/>
                <w:rFonts w:ascii="Calibri" w:eastAsia="Times New Roman" w:hAnsi="Calibri"/>
                <w:bCs/>
                <w:lang w:val="it-IT"/>
                <w:rPrChange w:id="34147" w:author="Di Lorenzo Michele (GSE)" w:date="2025-10-29T12:04:00Z" w16du:dateUtc="2025-10-29T11:04:00Z">
                  <w:rPr>
                    <w:del w:id="34148" w:author="Visone Rossana (GSE)" w:date="2025-09-02T11:23:00Z" w16du:dateUtc="2025-09-02T09:23:00Z"/>
                    <w:rFonts w:ascii="Calibri" w:eastAsia="Times New Roman" w:hAnsi="Calibri"/>
                    <w:bCs/>
                  </w:rPr>
                </w:rPrChange>
              </w:rPr>
            </w:pPr>
            <w:del w:id="34149" w:author="Visone Rossana (GSE)" w:date="2025-09-02T11:23:00Z" w16du:dateUtc="2025-09-02T09:23:00Z">
              <w:r w:rsidRPr="004E59E6" w:rsidDel="00572F4B">
                <w:rPr>
                  <w:rFonts w:ascii="Calibri" w:eastAsia="Times New Roman" w:hAnsi="Calibri"/>
                  <w:rPrChange w:id="34150" w:author="Di Lorenzo Michele (GSE)" w:date="2025-10-29T15:01:00Z" w16du:dateUtc="2025-10-29T14:01:00Z">
                    <w:rPr>
                      <w:rFonts w:ascii="Calibri" w:eastAsia="Times New Roman" w:hAnsi="Calibri"/>
                      <w:bCs/>
                    </w:rPr>
                  </w:rPrChange>
                </w:rPr>
                <w:delText>P</w:delText>
              </w:r>
              <w:r w:rsidRPr="004E59E6" w:rsidDel="00572F4B">
                <w:rPr>
                  <w:rFonts w:ascii="Calibri" w:eastAsia="Times New Roman" w:hAnsi="Calibri"/>
                  <w:vertAlign w:val="subscript"/>
                </w:rPr>
                <w:delText>nSc</w:delText>
              </w:r>
              <w:r w:rsidRPr="004E59E6" w:rsidDel="00572F4B">
                <w:rPr>
                  <w:rFonts w:ascii="Calibri" w:eastAsia="Times New Roman" w:hAnsi="Calibri"/>
                  <w:rPrChange w:id="34151" w:author="Di Lorenzo Michele (GSE)" w:date="2025-10-29T15:01:00Z" w16du:dateUtc="2025-10-29T14:01:00Z">
                    <w:rPr>
                      <w:rFonts w:ascii="Calibri" w:eastAsia="Times New Roman" w:hAnsi="Calibri"/>
                      <w:bCs/>
                    </w:rPr>
                  </w:rPrChange>
                </w:rPr>
                <w:delText xml:space="preserve"> ≤ 50 kW </w:delText>
              </w:r>
              <w:bookmarkStart w:id="34152" w:name="_Toc207969355"/>
              <w:bookmarkStart w:id="34153" w:name="_Toc207969587"/>
              <w:bookmarkStart w:id="34154" w:name="_Toc207970848"/>
              <w:bookmarkStart w:id="34155" w:name="_Toc208302506"/>
              <w:bookmarkStart w:id="34156" w:name="_Toc208307273"/>
              <w:bookmarkStart w:id="34157" w:name="_Toc208308771"/>
              <w:bookmarkStart w:id="34158" w:name="_Toc208309149"/>
              <w:bookmarkStart w:id="34159" w:name="_Toc208320873"/>
              <w:bookmarkStart w:id="34160" w:name="_Toc208322167"/>
              <w:bookmarkStart w:id="34161" w:name="_Toc208390178"/>
              <w:bookmarkStart w:id="34162" w:name="_Toc209518650"/>
              <w:bookmarkStart w:id="34163" w:name="_Toc209615619"/>
              <w:bookmarkEnd w:id="34152"/>
              <w:bookmarkEnd w:id="34153"/>
              <w:bookmarkEnd w:id="34154"/>
              <w:bookmarkEnd w:id="34155"/>
              <w:bookmarkEnd w:id="34156"/>
              <w:bookmarkEnd w:id="34157"/>
              <w:bookmarkEnd w:id="34158"/>
              <w:bookmarkEnd w:id="34159"/>
              <w:bookmarkEnd w:id="34160"/>
              <w:bookmarkEnd w:id="34161"/>
              <w:bookmarkEnd w:id="34162"/>
              <w:bookmarkEnd w:id="34163"/>
            </w:del>
          </w:p>
        </w:tc>
        <w:tc>
          <w:tcPr>
            <w:tcW w:w="1889" w:type="dxa"/>
            <w:vAlign w:val="center"/>
          </w:tcPr>
          <w:p w14:paraId="0213FDA4" w14:textId="7BC270C0" w:rsidR="007C2D79" w:rsidRPr="004E59E6" w:rsidDel="00572F4B" w:rsidRDefault="007C2D79" w:rsidP="007C2D79">
            <w:pPr>
              <w:spacing w:before="77"/>
              <w:jc w:val="center"/>
              <w:rPr>
                <w:del w:id="34164" w:author="Visone Rossana (GSE)" w:date="2025-09-02T11:23:00Z" w16du:dateUtc="2025-09-02T09:23:00Z"/>
                <w:rFonts w:ascii="Calibri" w:eastAsia="Times New Roman" w:hAnsi="Calibri"/>
                <w:bCs/>
                <w:lang w:val="it-IT"/>
                <w:rPrChange w:id="34165" w:author="Di Lorenzo Michele (GSE)" w:date="2025-10-29T12:04:00Z" w16du:dateUtc="2025-10-29T11:04:00Z">
                  <w:rPr>
                    <w:del w:id="34166" w:author="Visone Rossana (GSE)" w:date="2025-09-02T11:23:00Z" w16du:dateUtc="2025-09-02T09:23:00Z"/>
                    <w:rFonts w:ascii="Calibri" w:eastAsia="Times New Roman" w:hAnsi="Calibri"/>
                    <w:bCs/>
                  </w:rPr>
                </w:rPrChange>
              </w:rPr>
            </w:pPr>
            <w:del w:id="34167" w:author="Visone Rossana (GSE)" w:date="2025-09-02T11:23:00Z" w16du:dateUtc="2025-09-02T09:23:00Z">
              <w:r w:rsidRPr="004E59E6" w:rsidDel="00572F4B">
                <w:rPr>
                  <w:rFonts w:ascii="Calibri" w:eastAsia="Times New Roman" w:hAnsi="Calibri"/>
                  <w:rPrChange w:id="34168" w:author="Di Lorenzo Michele (GSE)" w:date="2025-10-29T15:01:00Z" w16du:dateUtc="2025-10-29T14:01:00Z">
                    <w:rPr>
                      <w:rFonts w:ascii="Calibri" w:eastAsia="Times New Roman" w:hAnsi="Calibri"/>
                      <w:bCs/>
                    </w:rPr>
                  </w:rPrChange>
                </w:rPr>
                <w:delText>65</w:delText>
              </w:r>
              <w:bookmarkStart w:id="34169" w:name="_Toc207969356"/>
              <w:bookmarkStart w:id="34170" w:name="_Toc207969588"/>
              <w:bookmarkStart w:id="34171" w:name="_Toc207970849"/>
              <w:bookmarkStart w:id="34172" w:name="_Toc208302507"/>
              <w:bookmarkStart w:id="34173" w:name="_Toc208307274"/>
              <w:bookmarkStart w:id="34174" w:name="_Toc208308772"/>
              <w:bookmarkStart w:id="34175" w:name="_Toc208309150"/>
              <w:bookmarkStart w:id="34176" w:name="_Toc208320874"/>
              <w:bookmarkStart w:id="34177" w:name="_Toc208322168"/>
              <w:bookmarkStart w:id="34178" w:name="_Toc208390179"/>
              <w:bookmarkStart w:id="34179" w:name="_Toc209518651"/>
              <w:bookmarkStart w:id="34180" w:name="_Toc209615620"/>
              <w:bookmarkEnd w:id="34169"/>
              <w:bookmarkEnd w:id="34170"/>
              <w:bookmarkEnd w:id="34171"/>
              <w:bookmarkEnd w:id="34172"/>
              <w:bookmarkEnd w:id="34173"/>
              <w:bookmarkEnd w:id="34174"/>
              <w:bookmarkEnd w:id="34175"/>
              <w:bookmarkEnd w:id="34176"/>
              <w:bookmarkEnd w:id="34177"/>
              <w:bookmarkEnd w:id="34178"/>
              <w:bookmarkEnd w:id="34179"/>
              <w:bookmarkEnd w:id="34180"/>
            </w:del>
          </w:p>
        </w:tc>
        <w:tc>
          <w:tcPr>
            <w:tcW w:w="1884" w:type="dxa"/>
            <w:vAlign w:val="center"/>
          </w:tcPr>
          <w:p w14:paraId="53F62BC9" w14:textId="768E1105" w:rsidR="007C2D79" w:rsidRPr="004E59E6" w:rsidDel="00572F4B" w:rsidRDefault="007C2D79" w:rsidP="007C2D79">
            <w:pPr>
              <w:spacing w:before="77"/>
              <w:ind w:left="10"/>
              <w:jc w:val="center"/>
              <w:rPr>
                <w:del w:id="34181" w:author="Visone Rossana (GSE)" w:date="2025-09-02T11:23:00Z" w16du:dateUtc="2025-09-02T09:23:00Z"/>
                <w:rFonts w:ascii="Calibri" w:eastAsia="Times New Roman" w:hAnsi="Calibri"/>
                <w:bCs/>
                <w:lang w:val="it-IT"/>
                <w:rPrChange w:id="34182" w:author="Di Lorenzo Michele (GSE)" w:date="2025-10-29T12:04:00Z" w16du:dateUtc="2025-10-29T11:04:00Z">
                  <w:rPr>
                    <w:del w:id="34183" w:author="Visone Rossana (GSE)" w:date="2025-09-02T11:23:00Z" w16du:dateUtc="2025-09-02T09:23:00Z"/>
                    <w:rFonts w:ascii="Calibri" w:eastAsia="Times New Roman" w:hAnsi="Calibri"/>
                    <w:bCs/>
                  </w:rPr>
                </w:rPrChange>
              </w:rPr>
            </w:pPr>
            <w:del w:id="34184" w:author="Visone Rossana (GSE)" w:date="2025-09-02T11:23:00Z" w16du:dateUtc="2025-09-02T09:23:00Z">
              <w:r w:rsidRPr="004E59E6" w:rsidDel="00572F4B">
                <w:rPr>
                  <w:rFonts w:ascii="Calibri" w:eastAsia="Times New Roman" w:hAnsi="Calibri"/>
                  <w:rPrChange w:id="34185" w:author="Di Lorenzo Michele (GSE)" w:date="2025-10-29T15:01:00Z" w16du:dateUtc="2025-10-29T14:01:00Z">
                    <w:rPr>
                      <w:rFonts w:ascii="Calibri" w:eastAsia="Times New Roman" w:hAnsi="Calibri"/>
                      <w:bCs/>
                    </w:rPr>
                  </w:rPrChange>
                </w:rPr>
                <w:delText>200 €/kW</w:delText>
              </w:r>
              <w:bookmarkStart w:id="34186" w:name="_Toc207969357"/>
              <w:bookmarkStart w:id="34187" w:name="_Toc207969589"/>
              <w:bookmarkStart w:id="34188" w:name="_Toc207970850"/>
              <w:bookmarkStart w:id="34189" w:name="_Toc208302508"/>
              <w:bookmarkStart w:id="34190" w:name="_Toc208307275"/>
              <w:bookmarkStart w:id="34191" w:name="_Toc208308773"/>
              <w:bookmarkStart w:id="34192" w:name="_Toc208309151"/>
              <w:bookmarkStart w:id="34193" w:name="_Toc208320875"/>
              <w:bookmarkStart w:id="34194" w:name="_Toc208322169"/>
              <w:bookmarkStart w:id="34195" w:name="_Toc208390180"/>
              <w:bookmarkStart w:id="34196" w:name="_Toc209518652"/>
              <w:bookmarkStart w:id="34197" w:name="_Toc209615621"/>
              <w:bookmarkEnd w:id="34186"/>
              <w:bookmarkEnd w:id="34187"/>
              <w:bookmarkEnd w:id="34188"/>
              <w:bookmarkEnd w:id="34189"/>
              <w:bookmarkEnd w:id="34190"/>
              <w:bookmarkEnd w:id="34191"/>
              <w:bookmarkEnd w:id="34192"/>
              <w:bookmarkEnd w:id="34193"/>
              <w:bookmarkEnd w:id="34194"/>
              <w:bookmarkEnd w:id="34195"/>
              <w:bookmarkEnd w:id="34196"/>
              <w:bookmarkEnd w:id="34197"/>
            </w:del>
          </w:p>
        </w:tc>
        <w:bookmarkStart w:id="34198" w:name="_Toc207969358"/>
        <w:bookmarkStart w:id="34199" w:name="_Toc207969590"/>
        <w:bookmarkStart w:id="34200" w:name="_Toc207970851"/>
        <w:bookmarkStart w:id="34201" w:name="_Toc208302509"/>
        <w:bookmarkStart w:id="34202" w:name="_Toc208307276"/>
        <w:bookmarkStart w:id="34203" w:name="_Toc208308774"/>
        <w:bookmarkStart w:id="34204" w:name="_Toc208309152"/>
        <w:bookmarkStart w:id="34205" w:name="_Toc208320876"/>
        <w:bookmarkStart w:id="34206" w:name="_Toc208322170"/>
        <w:bookmarkStart w:id="34207" w:name="_Toc208390181"/>
        <w:bookmarkStart w:id="34208" w:name="_Toc209518653"/>
        <w:bookmarkStart w:id="34209" w:name="_Toc209615622"/>
        <w:bookmarkEnd w:id="34198"/>
        <w:bookmarkEnd w:id="34199"/>
        <w:bookmarkEnd w:id="34200"/>
        <w:bookmarkEnd w:id="34201"/>
        <w:bookmarkEnd w:id="34202"/>
        <w:bookmarkEnd w:id="34203"/>
        <w:bookmarkEnd w:id="34204"/>
        <w:bookmarkEnd w:id="34205"/>
        <w:bookmarkEnd w:id="34206"/>
        <w:bookmarkEnd w:id="34207"/>
        <w:bookmarkEnd w:id="34208"/>
        <w:bookmarkEnd w:id="34209"/>
      </w:tr>
      <w:tr w:rsidR="007C2D79" w:rsidRPr="007C2D79" w:rsidDel="00572F4B" w14:paraId="0A6E0087" w14:textId="7B85859F">
        <w:trPr>
          <w:trHeight w:val="395"/>
          <w:jc w:val="center"/>
          <w:del w:id="34210" w:author="Visone Rossana (GSE)" w:date="2025-09-02T11:23:00Z"/>
        </w:trPr>
        <w:tc>
          <w:tcPr>
            <w:tcW w:w="3631" w:type="dxa"/>
            <w:vAlign w:val="center"/>
          </w:tcPr>
          <w:p w14:paraId="19D15464" w14:textId="50A2D743" w:rsidR="007C2D79" w:rsidRPr="004E59E6" w:rsidDel="00572F4B" w:rsidRDefault="007C2D79" w:rsidP="007C2D79">
            <w:pPr>
              <w:spacing w:line="217" w:lineRule="exact"/>
              <w:ind w:left="69"/>
              <w:jc w:val="center"/>
              <w:rPr>
                <w:del w:id="34211" w:author="Visone Rossana (GSE)" w:date="2025-09-02T11:23:00Z" w16du:dateUtc="2025-09-02T09:23:00Z"/>
                <w:rFonts w:ascii="Calibri" w:eastAsia="Times New Roman" w:hAnsi="Calibri"/>
                <w:bCs/>
                <w:lang w:val="it-IT"/>
                <w:rPrChange w:id="34212" w:author="Di Lorenzo Michele (GSE)" w:date="2025-10-29T12:04:00Z" w16du:dateUtc="2025-10-29T11:04:00Z">
                  <w:rPr>
                    <w:del w:id="34213" w:author="Visone Rossana (GSE)" w:date="2025-09-02T11:23:00Z" w16du:dateUtc="2025-09-02T09:23:00Z"/>
                    <w:rFonts w:ascii="Calibri" w:eastAsia="Times New Roman" w:hAnsi="Calibri"/>
                    <w:bCs/>
                  </w:rPr>
                </w:rPrChange>
              </w:rPr>
            </w:pPr>
            <w:del w:id="34214" w:author="Visone Rossana (GSE)" w:date="2025-09-02T11:23:00Z" w16du:dateUtc="2025-09-02T09:23:00Z">
              <w:r w:rsidRPr="004E59E6" w:rsidDel="00572F4B">
                <w:rPr>
                  <w:rFonts w:ascii="Calibri" w:eastAsia="Times New Roman" w:hAnsi="Calibri"/>
                  <w:rPrChange w:id="34215" w:author="Di Lorenzo Michele (GSE)" w:date="2025-10-29T15:01:00Z" w16du:dateUtc="2025-10-29T14:01:00Z">
                    <w:rPr>
                      <w:rFonts w:ascii="Calibri" w:eastAsia="Times New Roman" w:hAnsi="Calibri"/>
                      <w:bCs/>
                    </w:rPr>
                  </w:rPrChange>
                </w:rPr>
                <w:delText>Allacciamento con installazione sottostazione TLR</w:delText>
              </w:r>
              <w:bookmarkStart w:id="34216" w:name="_Toc207969359"/>
              <w:bookmarkStart w:id="34217" w:name="_Toc207969591"/>
              <w:bookmarkStart w:id="34218" w:name="_Toc207970852"/>
              <w:bookmarkStart w:id="34219" w:name="_Toc208302510"/>
              <w:bookmarkStart w:id="34220" w:name="_Toc208307277"/>
              <w:bookmarkStart w:id="34221" w:name="_Toc208308775"/>
              <w:bookmarkStart w:id="34222" w:name="_Toc208309153"/>
              <w:bookmarkStart w:id="34223" w:name="_Toc208320877"/>
              <w:bookmarkStart w:id="34224" w:name="_Toc208322171"/>
              <w:bookmarkStart w:id="34225" w:name="_Toc208390182"/>
              <w:bookmarkStart w:id="34226" w:name="_Toc209518654"/>
              <w:bookmarkStart w:id="34227" w:name="_Toc209615623"/>
              <w:bookmarkEnd w:id="34216"/>
              <w:bookmarkEnd w:id="34217"/>
              <w:bookmarkEnd w:id="34218"/>
              <w:bookmarkEnd w:id="34219"/>
              <w:bookmarkEnd w:id="34220"/>
              <w:bookmarkEnd w:id="34221"/>
              <w:bookmarkEnd w:id="34222"/>
              <w:bookmarkEnd w:id="34223"/>
              <w:bookmarkEnd w:id="34224"/>
              <w:bookmarkEnd w:id="34225"/>
              <w:bookmarkEnd w:id="34226"/>
              <w:bookmarkEnd w:id="34227"/>
            </w:del>
          </w:p>
          <w:p w14:paraId="0E9F4C29" w14:textId="62ACFA27" w:rsidR="007C2D79" w:rsidRPr="004E59E6" w:rsidDel="00572F4B" w:rsidRDefault="007C2D79" w:rsidP="007C2D79">
            <w:pPr>
              <w:spacing w:line="217" w:lineRule="exact"/>
              <w:ind w:left="69"/>
              <w:jc w:val="center"/>
              <w:rPr>
                <w:del w:id="34228" w:author="Visone Rossana (GSE)" w:date="2025-09-02T11:23:00Z" w16du:dateUtc="2025-09-02T09:23:00Z"/>
                <w:rFonts w:ascii="Calibri" w:eastAsia="Times New Roman" w:hAnsi="Calibri"/>
                <w:bCs/>
                <w:lang w:val="it-IT"/>
                <w:rPrChange w:id="34229" w:author="Di Lorenzo Michele (GSE)" w:date="2025-10-29T12:04:00Z" w16du:dateUtc="2025-10-29T11:04:00Z">
                  <w:rPr>
                    <w:del w:id="34230" w:author="Visone Rossana (GSE)" w:date="2025-09-02T11:23:00Z" w16du:dateUtc="2025-09-02T09:23:00Z"/>
                    <w:rFonts w:ascii="Calibri" w:eastAsia="Times New Roman" w:hAnsi="Calibri"/>
                    <w:bCs/>
                  </w:rPr>
                </w:rPrChange>
              </w:rPr>
            </w:pPr>
            <w:del w:id="34231" w:author="Visone Rossana (GSE)" w:date="2025-09-02T11:23:00Z" w16du:dateUtc="2025-09-02T09:23:00Z">
              <w:r w:rsidRPr="004E59E6" w:rsidDel="00572F4B">
                <w:rPr>
                  <w:rFonts w:ascii="Calibri" w:eastAsia="Times New Roman" w:hAnsi="Calibri"/>
                  <w:rPrChange w:id="34232" w:author="Di Lorenzo Michele (GSE)" w:date="2025-10-29T15:01:00Z" w16du:dateUtc="2025-10-29T14:01:00Z">
                    <w:rPr>
                      <w:rFonts w:ascii="Calibri" w:eastAsia="Times New Roman" w:hAnsi="Calibri"/>
                      <w:bCs/>
                    </w:rPr>
                  </w:rPrChange>
                </w:rPr>
                <w:delText>50 kW &lt; P</w:delText>
              </w:r>
              <w:r w:rsidRPr="004E59E6" w:rsidDel="00572F4B">
                <w:rPr>
                  <w:rFonts w:ascii="Calibri" w:eastAsia="Times New Roman" w:hAnsi="Calibri"/>
                  <w:vertAlign w:val="subscript"/>
                </w:rPr>
                <w:delText>nSc</w:delText>
              </w:r>
              <w:r w:rsidRPr="004E59E6" w:rsidDel="00572F4B">
                <w:rPr>
                  <w:rFonts w:ascii="Calibri" w:eastAsia="Times New Roman" w:hAnsi="Calibri"/>
                  <w:rPrChange w:id="34233" w:author="Di Lorenzo Michele (GSE)" w:date="2025-10-29T15:01:00Z" w16du:dateUtc="2025-10-29T14:01:00Z">
                    <w:rPr>
                      <w:rFonts w:ascii="Calibri" w:eastAsia="Times New Roman" w:hAnsi="Calibri"/>
                      <w:bCs/>
                    </w:rPr>
                  </w:rPrChange>
                </w:rPr>
                <w:delText xml:space="preserve"> ≤ 150 kW</w:delText>
              </w:r>
              <w:bookmarkStart w:id="34234" w:name="_Toc207969360"/>
              <w:bookmarkStart w:id="34235" w:name="_Toc207969592"/>
              <w:bookmarkStart w:id="34236" w:name="_Toc207970853"/>
              <w:bookmarkStart w:id="34237" w:name="_Toc208302511"/>
              <w:bookmarkStart w:id="34238" w:name="_Toc208307278"/>
              <w:bookmarkStart w:id="34239" w:name="_Toc208308776"/>
              <w:bookmarkStart w:id="34240" w:name="_Toc208309154"/>
              <w:bookmarkStart w:id="34241" w:name="_Toc208320878"/>
              <w:bookmarkStart w:id="34242" w:name="_Toc208322172"/>
              <w:bookmarkStart w:id="34243" w:name="_Toc208390183"/>
              <w:bookmarkStart w:id="34244" w:name="_Toc209518655"/>
              <w:bookmarkStart w:id="34245" w:name="_Toc209615624"/>
              <w:bookmarkEnd w:id="34234"/>
              <w:bookmarkEnd w:id="34235"/>
              <w:bookmarkEnd w:id="34236"/>
              <w:bookmarkEnd w:id="34237"/>
              <w:bookmarkEnd w:id="34238"/>
              <w:bookmarkEnd w:id="34239"/>
              <w:bookmarkEnd w:id="34240"/>
              <w:bookmarkEnd w:id="34241"/>
              <w:bookmarkEnd w:id="34242"/>
              <w:bookmarkEnd w:id="34243"/>
              <w:bookmarkEnd w:id="34244"/>
              <w:bookmarkEnd w:id="34245"/>
            </w:del>
          </w:p>
        </w:tc>
        <w:tc>
          <w:tcPr>
            <w:tcW w:w="1889" w:type="dxa"/>
            <w:vAlign w:val="center"/>
          </w:tcPr>
          <w:p w14:paraId="10396D7B" w14:textId="6CBA05FB" w:rsidR="007C2D79" w:rsidRPr="004E59E6" w:rsidDel="00572F4B" w:rsidRDefault="007C2D79" w:rsidP="007C2D79">
            <w:pPr>
              <w:spacing w:before="77"/>
              <w:jc w:val="center"/>
              <w:rPr>
                <w:del w:id="34246" w:author="Visone Rossana (GSE)" w:date="2025-09-02T11:23:00Z" w16du:dateUtc="2025-09-02T09:23:00Z"/>
                <w:rFonts w:ascii="Calibri" w:eastAsia="Times New Roman" w:hAnsi="Calibri"/>
                <w:bCs/>
                <w:lang w:val="it-IT"/>
                <w:rPrChange w:id="34247" w:author="Di Lorenzo Michele (GSE)" w:date="2025-10-29T12:04:00Z" w16du:dateUtc="2025-10-29T11:04:00Z">
                  <w:rPr>
                    <w:del w:id="34248" w:author="Visone Rossana (GSE)" w:date="2025-09-02T11:23:00Z" w16du:dateUtc="2025-09-02T09:23:00Z"/>
                    <w:rFonts w:ascii="Calibri" w:eastAsia="Times New Roman" w:hAnsi="Calibri"/>
                    <w:bCs/>
                  </w:rPr>
                </w:rPrChange>
              </w:rPr>
            </w:pPr>
            <w:del w:id="34249" w:author="Visone Rossana (GSE)" w:date="2025-09-02T11:23:00Z" w16du:dateUtc="2025-09-02T09:23:00Z">
              <w:r w:rsidRPr="004E59E6" w:rsidDel="00572F4B">
                <w:rPr>
                  <w:rFonts w:ascii="Calibri" w:eastAsia="Times New Roman" w:hAnsi="Calibri"/>
                  <w:rPrChange w:id="34250" w:author="Di Lorenzo Michele (GSE)" w:date="2025-10-29T15:01:00Z" w16du:dateUtc="2025-10-29T14:01:00Z">
                    <w:rPr>
                      <w:rFonts w:ascii="Calibri" w:eastAsia="Times New Roman" w:hAnsi="Calibri"/>
                      <w:bCs/>
                    </w:rPr>
                  </w:rPrChange>
                </w:rPr>
                <w:delText>65</w:delText>
              </w:r>
              <w:bookmarkStart w:id="34251" w:name="_Toc207969361"/>
              <w:bookmarkStart w:id="34252" w:name="_Toc207969593"/>
              <w:bookmarkStart w:id="34253" w:name="_Toc207970854"/>
              <w:bookmarkStart w:id="34254" w:name="_Toc208302512"/>
              <w:bookmarkStart w:id="34255" w:name="_Toc208307279"/>
              <w:bookmarkStart w:id="34256" w:name="_Toc208308777"/>
              <w:bookmarkStart w:id="34257" w:name="_Toc208309155"/>
              <w:bookmarkStart w:id="34258" w:name="_Toc208320879"/>
              <w:bookmarkStart w:id="34259" w:name="_Toc208322173"/>
              <w:bookmarkStart w:id="34260" w:name="_Toc208390184"/>
              <w:bookmarkStart w:id="34261" w:name="_Toc209518656"/>
              <w:bookmarkStart w:id="34262" w:name="_Toc209615625"/>
              <w:bookmarkEnd w:id="34251"/>
              <w:bookmarkEnd w:id="34252"/>
              <w:bookmarkEnd w:id="34253"/>
              <w:bookmarkEnd w:id="34254"/>
              <w:bookmarkEnd w:id="34255"/>
              <w:bookmarkEnd w:id="34256"/>
              <w:bookmarkEnd w:id="34257"/>
              <w:bookmarkEnd w:id="34258"/>
              <w:bookmarkEnd w:id="34259"/>
              <w:bookmarkEnd w:id="34260"/>
              <w:bookmarkEnd w:id="34261"/>
              <w:bookmarkEnd w:id="34262"/>
            </w:del>
          </w:p>
        </w:tc>
        <w:tc>
          <w:tcPr>
            <w:tcW w:w="1884" w:type="dxa"/>
            <w:vAlign w:val="center"/>
          </w:tcPr>
          <w:p w14:paraId="0629BE16" w14:textId="6CAE732D" w:rsidR="007C2D79" w:rsidRPr="004E59E6" w:rsidDel="00572F4B" w:rsidRDefault="007C2D79" w:rsidP="007C2D79">
            <w:pPr>
              <w:spacing w:before="77"/>
              <w:ind w:left="10"/>
              <w:jc w:val="center"/>
              <w:rPr>
                <w:del w:id="34263" w:author="Visone Rossana (GSE)" w:date="2025-09-02T11:23:00Z" w16du:dateUtc="2025-09-02T09:23:00Z"/>
                <w:rFonts w:ascii="Calibri" w:eastAsia="Times New Roman" w:hAnsi="Calibri"/>
                <w:bCs/>
                <w:lang w:val="it-IT"/>
                <w:rPrChange w:id="34264" w:author="Di Lorenzo Michele (GSE)" w:date="2025-10-29T12:04:00Z" w16du:dateUtc="2025-10-29T11:04:00Z">
                  <w:rPr>
                    <w:del w:id="34265" w:author="Visone Rossana (GSE)" w:date="2025-09-02T11:23:00Z" w16du:dateUtc="2025-09-02T09:23:00Z"/>
                    <w:rFonts w:ascii="Calibri" w:eastAsia="Times New Roman" w:hAnsi="Calibri"/>
                    <w:bCs/>
                  </w:rPr>
                </w:rPrChange>
              </w:rPr>
            </w:pPr>
            <w:del w:id="34266" w:author="Visone Rossana (GSE)" w:date="2025-09-02T11:23:00Z" w16du:dateUtc="2025-09-02T09:23:00Z">
              <w:r w:rsidRPr="004E59E6" w:rsidDel="00572F4B">
                <w:rPr>
                  <w:rFonts w:ascii="Calibri" w:eastAsia="Times New Roman" w:hAnsi="Calibri"/>
                  <w:rPrChange w:id="34267" w:author="Di Lorenzo Michele (GSE)" w:date="2025-10-29T15:01:00Z" w16du:dateUtc="2025-10-29T14:01:00Z">
                    <w:rPr>
                      <w:rFonts w:ascii="Calibri" w:eastAsia="Times New Roman" w:hAnsi="Calibri"/>
                      <w:bCs/>
                    </w:rPr>
                  </w:rPrChange>
                </w:rPr>
                <w:delText>160 €/kW</w:delText>
              </w:r>
              <w:bookmarkStart w:id="34268" w:name="_Toc207969362"/>
              <w:bookmarkStart w:id="34269" w:name="_Toc207969594"/>
              <w:bookmarkStart w:id="34270" w:name="_Toc207970855"/>
              <w:bookmarkStart w:id="34271" w:name="_Toc208302513"/>
              <w:bookmarkStart w:id="34272" w:name="_Toc208307280"/>
              <w:bookmarkStart w:id="34273" w:name="_Toc208308778"/>
              <w:bookmarkStart w:id="34274" w:name="_Toc208309156"/>
              <w:bookmarkStart w:id="34275" w:name="_Toc208320880"/>
              <w:bookmarkStart w:id="34276" w:name="_Toc208322174"/>
              <w:bookmarkStart w:id="34277" w:name="_Toc208390185"/>
              <w:bookmarkStart w:id="34278" w:name="_Toc209518657"/>
              <w:bookmarkStart w:id="34279" w:name="_Toc209615626"/>
              <w:bookmarkEnd w:id="34268"/>
              <w:bookmarkEnd w:id="34269"/>
              <w:bookmarkEnd w:id="34270"/>
              <w:bookmarkEnd w:id="34271"/>
              <w:bookmarkEnd w:id="34272"/>
              <w:bookmarkEnd w:id="34273"/>
              <w:bookmarkEnd w:id="34274"/>
              <w:bookmarkEnd w:id="34275"/>
              <w:bookmarkEnd w:id="34276"/>
              <w:bookmarkEnd w:id="34277"/>
              <w:bookmarkEnd w:id="34278"/>
              <w:bookmarkEnd w:id="34279"/>
            </w:del>
          </w:p>
        </w:tc>
        <w:bookmarkStart w:id="34280" w:name="_Toc207969363"/>
        <w:bookmarkStart w:id="34281" w:name="_Toc207969595"/>
        <w:bookmarkStart w:id="34282" w:name="_Toc207970856"/>
        <w:bookmarkStart w:id="34283" w:name="_Toc208302514"/>
        <w:bookmarkStart w:id="34284" w:name="_Toc208307281"/>
        <w:bookmarkStart w:id="34285" w:name="_Toc208308779"/>
        <w:bookmarkStart w:id="34286" w:name="_Toc208309157"/>
        <w:bookmarkStart w:id="34287" w:name="_Toc208320881"/>
        <w:bookmarkStart w:id="34288" w:name="_Toc208322175"/>
        <w:bookmarkStart w:id="34289" w:name="_Toc208390186"/>
        <w:bookmarkStart w:id="34290" w:name="_Toc209518658"/>
        <w:bookmarkStart w:id="34291" w:name="_Toc209615627"/>
        <w:bookmarkEnd w:id="34280"/>
        <w:bookmarkEnd w:id="34281"/>
        <w:bookmarkEnd w:id="34282"/>
        <w:bookmarkEnd w:id="34283"/>
        <w:bookmarkEnd w:id="34284"/>
        <w:bookmarkEnd w:id="34285"/>
        <w:bookmarkEnd w:id="34286"/>
        <w:bookmarkEnd w:id="34287"/>
        <w:bookmarkEnd w:id="34288"/>
        <w:bookmarkEnd w:id="34289"/>
        <w:bookmarkEnd w:id="34290"/>
        <w:bookmarkEnd w:id="34291"/>
      </w:tr>
    </w:tbl>
    <w:tbl>
      <w:tblPr>
        <w:tblpPr w:leftFromText="141" w:rightFromText="141" w:vertAnchor="text"/>
        <w:tblW w:w="5000" w:type="pct"/>
        <w:tblLook w:val="00A0" w:firstRow="1" w:lastRow="0" w:firstColumn="1" w:lastColumn="0" w:noHBand="0" w:noVBand="0"/>
      </w:tblPr>
      <w:tblGrid>
        <w:gridCol w:w="1668"/>
        <w:gridCol w:w="7207"/>
        <w:gridCol w:w="763"/>
      </w:tblGrid>
      <w:tr w:rsidR="007C2D79" w:rsidRPr="007C2D79" w:rsidDel="00572F4B" w14:paraId="566DE546" w14:textId="7BB3C5ED">
        <w:trPr>
          <w:trHeight w:val="354"/>
          <w:del w:id="34292" w:author="Visone Rossana (GSE)" w:date="2025-09-02T11:23:00Z"/>
        </w:trPr>
        <w:tc>
          <w:tcPr>
            <w:tcW w:w="9592" w:type="dxa"/>
          </w:tcPr>
          <w:p w14:paraId="3916E6CD" w14:textId="38BCEB8C" w:rsidR="007C2D79" w:rsidRPr="007C2D79" w:rsidDel="00572F4B" w:rsidRDefault="007C2D79" w:rsidP="007C2D79">
            <w:pPr>
              <w:spacing w:line="217" w:lineRule="exact"/>
              <w:ind w:left="69"/>
              <w:jc w:val="center"/>
              <w:rPr>
                <w:del w:id="34293" w:author="Visone Rossana (GSE)" w:date="2025-09-02T11:23:00Z" w16du:dateUtc="2025-09-02T09:23:00Z"/>
                <w:rFonts w:ascii="Calibri" w:eastAsia="Times New Roman" w:hAnsi="Calibri"/>
                <w:bCs/>
              </w:rPr>
            </w:pPr>
            <w:del w:id="34294" w:author="Visone Rossana (GSE)" w:date="2025-09-02T11:23:00Z" w16du:dateUtc="2025-09-02T09:23:00Z">
              <w:r w:rsidRPr="007C2D79" w:rsidDel="00572F4B">
                <w:rPr>
                  <w:rFonts w:ascii="Calibri" w:eastAsia="Times New Roman" w:hAnsi="Calibri"/>
                  <w:bCs/>
                </w:rPr>
                <w:delText>Allacciamento con installazione sottostazione TLR</w:delText>
              </w:r>
              <w:bookmarkStart w:id="34295" w:name="_Toc207969364"/>
              <w:bookmarkStart w:id="34296" w:name="_Toc207969596"/>
              <w:bookmarkStart w:id="34297" w:name="_Toc207970857"/>
              <w:bookmarkStart w:id="34298" w:name="_Toc208302515"/>
              <w:bookmarkStart w:id="34299" w:name="_Toc208307282"/>
              <w:bookmarkStart w:id="34300" w:name="_Toc208308780"/>
              <w:bookmarkStart w:id="34301" w:name="_Toc208309158"/>
              <w:bookmarkStart w:id="34302" w:name="_Toc208320882"/>
              <w:bookmarkStart w:id="34303" w:name="_Toc208322176"/>
              <w:bookmarkStart w:id="34304" w:name="_Toc208390187"/>
              <w:bookmarkStart w:id="34305" w:name="_Toc209518659"/>
              <w:bookmarkStart w:id="34306" w:name="_Toc209615628"/>
              <w:bookmarkEnd w:id="34295"/>
              <w:bookmarkEnd w:id="34296"/>
              <w:bookmarkEnd w:id="34297"/>
              <w:bookmarkEnd w:id="34298"/>
              <w:bookmarkEnd w:id="34299"/>
              <w:bookmarkEnd w:id="34300"/>
              <w:bookmarkEnd w:id="34301"/>
              <w:bookmarkEnd w:id="34302"/>
              <w:bookmarkEnd w:id="34303"/>
              <w:bookmarkEnd w:id="34304"/>
              <w:bookmarkEnd w:id="34305"/>
              <w:bookmarkEnd w:id="34306"/>
            </w:del>
          </w:p>
          <w:p w14:paraId="3EA1234F" w14:textId="78563A89" w:rsidR="007C2D79" w:rsidRPr="007C2D79" w:rsidDel="00572F4B" w:rsidRDefault="007C2D79" w:rsidP="007C2D79">
            <w:pPr>
              <w:spacing w:line="217" w:lineRule="exact"/>
              <w:ind w:left="69"/>
              <w:jc w:val="center"/>
              <w:rPr>
                <w:del w:id="34307" w:author="Visone Rossana (GSE)" w:date="2025-09-02T11:23:00Z" w16du:dateUtc="2025-09-02T09:23:00Z"/>
                <w:rFonts w:ascii="Calibri" w:eastAsia="Times New Roman" w:hAnsi="Calibri"/>
                <w:bCs/>
              </w:rPr>
            </w:pPr>
            <w:del w:id="34308" w:author="Visone Rossana (GSE)" w:date="2025-09-02T11:23:00Z" w16du:dateUtc="2025-09-02T09:23:00Z">
              <w:r w:rsidRPr="007C2D79" w:rsidDel="00572F4B">
                <w:rPr>
                  <w:rFonts w:ascii="Calibri" w:eastAsia="Times New Roman" w:hAnsi="Calibri"/>
                  <w:bCs/>
                </w:rPr>
                <w:delText>P</w:delText>
              </w:r>
              <w:r w:rsidRPr="007C2D79" w:rsidDel="00572F4B">
                <w:rPr>
                  <w:rFonts w:ascii="Calibri" w:eastAsia="Times New Roman" w:hAnsi="Calibri"/>
                  <w:vertAlign w:val="subscript"/>
                </w:rPr>
                <w:delText>nSc</w:delText>
              </w:r>
              <w:r w:rsidRPr="007C2D79" w:rsidDel="00572F4B">
                <w:rPr>
                  <w:rFonts w:ascii="Calibri" w:eastAsia="Times New Roman" w:hAnsi="Calibri"/>
                  <w:bCs/>
                </w:rPr>
                <w:delText xml:space="preserve"> &gt; 150 kW</w:delText>
              </w:r>
              <w:bookmarkStart w:id="34309" w:name="_Toc207969365"/>
              <w:bookmarkStart w:id="34310" w:name="_Toc207969597"/>
              <w:bookmarkStart w:id="34311" w:name="_Toc207970858"/>
              <w:bookmarkStart w:id="34312" w:name="_Toc208302516"/>
              <w:bookmarkStart w:id="34313" w:name="_Toc208307283"/>
              <w:bookmarkStart w:id="34314" w:name="_Toc208308781"/>
              <w:bookmarkStart w:id="34315" w:name="_Toc208309159"/>
              <w:bookmarkStart w:id="34316" w:name="_Toc208320883"/>
              <w:bookmarkStart w:id="34317" w:name="_Toc208322177"/>
              <w:bookmarkStart w:id="34318" w:name="_Toc208390188"/>
              <w:bookmarkStart w:id="34319" w:name="_Toc209518660"/>
              <w:bookmarkStart w:id="34320" w:name="_Toc209615629"/>
              <w:bookmarkEnd w:id="34309"/>
              <w:bookmarkEnd w:id="34310"/>
              <w:bookmarkEnd w:id="34311"/>
              <w:bookmarkEnd w:id="34312"/>
              <w:bookmarkEnd w:id="34313"/>
              <w:bookmarkEnd w:id="34314"/>
              <w:bookmarkEnd w:id="34315"/>
              <w:bookmarkEnd w:id="34316"/>
              <w:bookmarkEnd w:id="34317"/>
              <w:bookmarkEnd w:id="34318"/>
              <w:bookmarkEnd w:id="34319"/>
              <w:bookmarkEnd w:id="34320"/>
            </w:del>
          </w:p>
        </w:tc>
        <w:tc>
          <w:tcPr>
            <w:tcW w:w="5000" w:type="pct"/>
          </w:tcPr>
          <w:p w14:paraId="46D46990" w14:textId="5A296033" w:rsidR="007C2D79" w:rsidRPr="007C2D79" w:rsidDel="00572F4B" w:rsidRDefault="007C2D79" w:rsidP="007C2D79">
            <w:pPr>
              <w:spacing w:before="77"/>
              <w:jc w:val="center"/>
              <w:rPr>
                <w:del w:id="34321" w:author="Visone Rossana (GSE)" w:date="2025-09-02T11:23:00Z" w16du:dateUtc="2025-09-02T09:23:00Z"/>
                <w:rFonts w:ascii="Calibri" w:eastAsia="Times New Roman" w:hAnsi="Calibri"/>
                <w:bCs/>
              </w:rPr>
            </w:pPr>
            <w:del w:id="34322" w:author="Visone Rossana (GSE)" w:date="2025-09-02T11:23:00Z" w16du:dateUtc="2025-09-02T09:23:00Z">
              <w:r w:rsidRPr="007C2D79" w:rsidDel="00572F4B">
                <w:rPr>
                  <w:rFonts w:ascii="Calibri" w:eastAsia="Times New Roman" w:hAnsi="Calibri"/>
                  <w:bCs/>
                </w:rPr>
                <w:delText>65</w:delText>
              </w:r>
              <w:bookmarkStart w:id="34323" w:name="_Toc207969366"/>
              <w:bookmarkStart w:id="34324" w:name="_Toc207969598"/>
              <w:bookmarkStart w:id="34325" w:name="_Toc207970859"/>
              <w:bookmarkStart w:id="34326" w:name="_Toc208302517"/>
              <w:bookmarkStart w:id="34327" w:name="_Toc208307284"/>
              <w:bookmarkStart w:id="34328" w:name="_Toc208308782"/>
              <w:bookmarkStart w:id="34329" w:name="_Toc208309160"/>
              <w:bookmarkStart w:id="34330" w:name="_Toc208320884"/>
              <w:bookmarkStart w:id="34331" w:name="_Toc208322178"/>
              <w:bookmarkStart w:id="34332" w:name="_Toc208390189"/>
              <w:bookmarkStart w:id="34333" w:name="_Toc209518661"/>
              <w:bookmarkStart w:id="34334" w:name="_Toc209615630"/>
              <w:bookmarkEnd w:id="34323"/>
              <w:bookmarkEnd w:id="34324"/>
              <w:bookmarkEnd w:id="34325"/>
              <w:bookmarkEnd w:id="34326"/>
              <w:bookmarkEnd w:id="34327"/>
              <w:bookmarkEnd w:id="34328"/>
              <w:bookmarkEnd w:id="34329"/>
              <w:bookmarkEnd w:id="34330"/>
              <w:bookmarkEnd w:id="34331"/>
              <w:bookmarkEnd w:id="34332"/>
              <w:bookmarkEnd w:id="34333"/>
              <w:bookmarkEnd w:id="34334"/>
            </w:del>
          </w:p>
        </w:tc>
        <w:tc>
          <w:tcPr>
            <w:tcW w:w="3631" w:type="dxa"/>
          </w:tcPr>
          <w:p w14:paraId="5DE28750" w14:textId="7700FB40" w:rsidR="007C2D79" w:rsidRPr="007C2D79" w:rsidDel="00572F4B" w:rsidRDefault="007C2D79" w:rsidP="007C2D79">
            <w:pPr>
              <w:spacing w:before="77"/>
              <w:ind w:left="10"/>
              <w:jc w:val="center"/>
              <w:rPr>
                <w:del w:id="34335" w:author="Visone Rossana (GSE)" w:date="2025-09-02T11:23:00Z" w16du:dateUtc="2025-09-02T09:23:00Z"/>
                <w:rFonts w:ascii="Calibri" w:eastAsia="Times New Roman" w:hAnsi="Calibri"/>
                <w:bCs/>
              </w:rPr>
            </w:pPr>
            <w:del w:id="34336" w:author="Visone Rossana (GSE)" w:date="2025-09-02T11:23:00Z" w16du:dateUtc="2025-09-02T09:23:00Z">
              <w:r w:rsidRPr="007C2D79" w:rsidDel="00572F4B">
                <w:rPr>
                  <w:rFonts w:ascii="Calibri" w:eastAsia="Times New Roman" w:hAnsi="Calibri"/>
                  <w:bCs/>
                </w:rPr>
                <w:delText>130 €/kW</w:delText>
              </w:r>
              <w:bookmarkStart w:id="34337" w:name="_Toc207969367"/>
              <w:bookmarkStart w:id="34338" w:name="_Toc207969599"/>
              <w:bookmarkStart w:id="34339" w:name="_Toc207970860"/>
              <w:bookmarkStart w:id="34340" w:name="_Toc208302518"/>
              <w:bookmarkStart w:id="34341" w:name="_Toc208307285"/>
              <w:bookmarkStart w:id="34342" w:name="_Toc208308783"/>
              <w:bookmarkStart w:id="34343" w:name="_Toc208309161"/>
              <w:bookmarkStart w:id="34344" w:name="_Toc208320885"/>
              <w:bookmarkStart w:id="34345" w:name="_Toc208322179"/>
              <w:bookmarkStart w:id="34346" w:name="_Toc208390190"/>
              <w:bookmarkStart w:id="34347" w:name="_Toc209518662"/>
              <w:bookmarkStart w:id="34348" w:name="_Toc209615631"/>
              <w:bookmarkEnd w:id="34337"/>
              <w:bookmarkEnd w:id="34338"/>
              <w:bookmarkEnd w:id="34339"/>
              <w:bookmarkEnd w:id="34340"/>
              <w:bookmarkEnd w:id="34341"/>
              <w:bookmarkEnd w:id="34342"/>
              <w:bookmarkEnd w:id="34343"/>
              <w:bookmarkEnd w:id="34344"/>
              <w:bookmarkEnd w:id="34345"/>
              <w:bookmarkEnd w:id="34346"/>
              <w:bookmarkEnd w:id="34347"/>
              <w:bookmarkEnd w:id="34348"/>
            </w:del>
          </w:p>
        </w:tc>
        <w:bookmarkStart w:id="34349" w:name="_Toc207969368"/>
        <w:bookmarkStart w:id="34350" w:name="_Toc207969600"/>
        <w:bookmarkStart w:id="34351" w:name="_Toc207970861"/>
        <w:bookmarkStart w:id="34352" w:name="_Toc208302519"/>
        <w:bookmarkStart w:id="34353" w:name="_Toc208307286"/>
        <w:bookmarkStart w:id="34354" w:name="_Toc208308784"/>
        <w:bookmarkStart w:id="34355" w:name="_Toc208309162"/>
        <w:bookmarkStart w:id="34356" w:name="_Toc208320886"/>
        <w:bookmarkStart w:id="34357" w:name="_Toc208322180"/>
        <w:bookmarkStart w:id="34358" w:name="_Toc208390191"/>
        <w:bookmarkStart w:id="34359" w:name="_Toc209518663"/>
        <w:bookmarkStart w:id="34360" w:name="_Toc209615632"/>
        <w:bookmarkEnd w:id="34349"/>
        <w:bookmarkEnd w:id="34350"/>
        <w:bookmarkEnd w:id="34351"/>
        <w:bookmarkEnd w:id="34352"/>
        <w:bookmarkEnd w:id="34353"/>
        <w:bookmarkEnd w:id="34354"/>
        <w:bookmarkEnd w:id="34355"/>
        <w:bookmarkEnd w:id="34356"/>
        <w:bookmarkEnd w:id="34357"/>
        <w:bookmarkEnd w:id="34358"/>
        <w:bookmarkEnd w:id="34359"/>
        <w:bookmarkEnd w:id="34360"/>
      </w:tr>
    </w:tbl>
    <w:p w14:paraId="510186C5" w14:textId="024603F7" w:rsidR="007C2D79" w:rsidRPr="007C2D79" w:rsidDel="00572F4B" w:rsidRDefault="007C2D79">
      <w:pPr>
        <w:ind w:left="720"/>
        <w:rPr>
          <w:del w:id="34361" w:author="Visone Rossana (GSE)" w:date="2025-09-02T11:23:00Z" w16du:dateUtc="2025-09-02T09:23:00Z"/>
          <w:rFonts w:ascii="Calibri" w:eastAsia="Calibri" w:hAnsi="Calibri" w:cs="Arial"/>
          <w:i/>
          <w:iCs/>
          <w:color w:val="44546A"/>
          <w:szCs w:val="18"/>
        </w:rPr>
        <w:pPrChange w:id="34362" w:author="Oliosi Francesco (GSE)" w:date="2025-10-15T10:47:00Z" w16du:dateUtc="2025-10-15T08:47:00Z">
          <w:pPr/>
        </w:pPrChange>
      </w:pPr>
      <w:del w:id="34363" w:author="Visone Rossana (GSE)" w:date="2025-09-02T11:23:00Z" w16du:dateUtc="2025-09-02T09:23:00Z">
        <w:r w:rsidRPr="007C2D79" w:rsidDel="00572F4B">
          <w:rPr>
            <w:rFonts w:ascii="Calibri" w:eastAsia="Calibri" w:hAnsi="Calibri" w:cs="Arial"/>
            <w:i/>
            <w:iCs/>
            <w:color w:val="44546A"/>
            <w:sz w:val="18"/>
            <w:szCs w:val="18"/>
          </w:rPr>
          <w:delText>Tabella 14 – costi unitari massimali allaccio rete di teleriscaldamento</w:delText>
        </w:r>
        <w:bookmarkStart w:id="34364" w:name="_Toc207969369"/>
        <w:bookmarkStart w:id="34365" w:name="_Toc207969601"/>
        <w:bookmarkStart w:id="34366" w:name="_Toc207970862"/>
        <w:bookmarkStart w:id="34367" w:name="_Toc208302520"/>
        <w:bookmarkStart w:id="34368" w:name="_Toc208307287"/>
        <w:bookmarkStart w:id="34369" w:name="_Toc208308785"/>
        <w:bookmarkStart w:id="34370" w:name="_Toc208309163"/>
        <w:bookmarkStart w:id="34371" w:name="_Toc208320887"/>
        <w:bookmarkStart w:id="34372" w:name="_Toc208322181"/>
        <w:bookmarkStart w:id="34373" w:name="_Toc208390192"/>
        <w:bookmarkStart w:id="34374" w:name="_Toc209518664"/>
        <w:bookmarkStart w:id="34375" w:name="_Toc209615633"/>
        <w:bookmarkEnd w:id="34364"/>
        <w:bookmarkEnd w:id="34365"/>
        <w:bookmarkEnd w:id="34366"/>
        <w:bookmarkEnd w:id="34367"/>
        <w:bookmarkEnd w:id="34368"/>
        <w:bookmarkEnd w:id="34369"/>
        <w:bookmarkEnd w:id="34370"/>
        <w:bookmarkEnd w:id="34371"/>
        <w:bookmarkEnd w:id="34372"/>
        <w:bookmarkEnd w:id="34373"/>
        <w:bookmarkEnd w:id="34374"/>
        <w:bookmarkEnd w:id="34375"/>
      </w:del>
    </w:p>
    <w:p w14:paraId="429C1353" w14:textId="5312D553" w:rsidR="007C2D79" w:rsidRPr="007C2D79" w:rsidDel="00572F4B" w:rsidRDefault="007C2D79">
      <w:pPr>
        <w:spacing w:after="160" w:line="278" w:lineRule="auto"/>
        <w:ind w:left="720"/>
        <w:rPr>
          <w:del w:id="34376" w:author="Visone Rossana (GSE)" w:date="2025-09-02T11:23:00Z" w16du:dateUtc="2025-09-02T09:23:00Z"/>
          <w:rFonts w:ascii="Calibri" w:eastAsia="Calibri" w:hAnsi="Calibri" w:cs="Arial"/>
          <w:b/>
          <w:bCs/>
        </w:rPr>
        <w:pPrChange w:id="34377" w:author="Oliosi Francesco (GSE)" w:date="2025-10-15T10:47:00Z" w16du:dateUtc="2025-10-15T08:47:00Z">
          <w:pPr>
            <w:spacing w:after="160" w:line="278" w:lineRule="auto"/>
          </w:pPr>
        </w:pPrChange>
      </w:pPr>
      <w:bookmarkStart w:id="34378" w:name="_Toc207969370"/>
      <w:bookmarkStart w:id="34379" w:name="_Toc207969602"/>
      <w:bookmarkStart w:id="34380" w:name="_Toc207970863"/>
      <w:bookmarkStart w:id="34381" w:name="_Toc208302521"/>
      <w:bookmarkStart w:id="34382" w:name="_Toc208307288"/>
      <w:bookmarkStart w:id="34383" w:name="_Toc208308786"/>
      <w:bookmarkStart w:id="34384" w:name="_Toc208309164"/>
      <w:bookmarkStart w:id="34385" w:name="_Toc208320888"/>
      <w:bookmarkStart w:id="34386" w:name="_Toc208322182"/>
      <w:bookmarkStart w:id="34387" w:name="_Toc208390193"/>
      <w:bookmarkStart w:id="34388" w:name="_Toc209518665"/>
      <w:bookmarkStart w:id="34389" w:name="_Toc209615634"/>
      <w:bookmarkEnd w:id="34378"/>
      <w:bookmarkEnd w:id="34379"/>
      <w:bookmarkEnd w:id="34380"/>
      <w:bookmarkEnd w:id="34381"/>
      <w:bookmarkEnd w:id="34382"/>
      <w:bookmarkEnd w:id="34383"/>
      <w:bookmarkEnd w:id="34384"/>
      <w:bookmarkEnd w:id="34385"/>
      <w:bookmarkEnd w:id="34386"/>
      <w:bookmarkEnd w:id="34387"/>
      <w:bookmarkEnd w:id="34388"/>
      <w:bookmarkEnd w:id="34389"/>
    </w:p>
    <w:p w14:paraId="789E363C" w14:textId="4081F81A" w:rsidR="007C2D79" w:rsidRPr="007C2D79" w:rsidDel="00572F4B" w:rsidRDefault="007C2D79">
      <w:pPr>
        <w:spacing w:after="120"/>
        <w:ind w:left="720"/>
        <w:jc w:val="both"/>
        <w:rPr>
          <w:del w:id="34390" w:author="Visone Rossana (GSE)" w:date="2025-09-02T11:23:00Z" w16du:dateUtc="2025-09-02T09:23:00Z"/>
          <w:rFonts w:ascii="Calibri" w:eastAsia="Calibri" w:hAnsi="Calibri" w:cs="Arial"/>
          <w:b/>
          <w:u w:val="single"/>
        </w:rPr>
        <w:pPrChange w:id="34391" w:author="Oliosi Francesco (GSE)" w:date="2025-10-15T10:47:00Z" w16du:dateUtc="2025-10-15T08:47:00Z">
          <w:pPr>
            <w:spacing w:after="120"/>
            <w:jc w:val="both"/>
          </w:pPr>
        </w:pPrChange>
      </w:pPr>
      <w:del w:id="34392" w:author="Visone Rossana (GSE)" w:date="2025-09-02T11:23:00Z" w16du:dateUtc="2025-09-02T09:23:00Z">
        <w:r w:rsidRPr="007C2D79" w:rsidDel="00572F4B">
          <w:rPr>
            <w:rFonts w:ascii="Calibri" w:eastAsia="Calibri" w:hAnsi="Calibri" w:cs="Arial"/>
            <w:b/>
            <w:u w:val="single"/>
          </w:rPr>
          <w:delText>Documentazione da allegare alla richiesta di saldo finale:</w:delText>
        </w:r>
        <w:bookmarkStart w:id="34393" w:name="_Toc207969371"/>
        <w:bookmarkStart w:id="34394" w:name="_Toc207969603"/>
        <w:bookmarkStart w:id="34395" w:name="_Toc207970864"/>
        <w:bookmarkStart w:id="34396" w:name="_Toc208302522"/>
        <w:bookmarkStart w:id="34397" w:name="_Toc208307289"/>
        <w:bookmarkStart w:id="34398" w:name="_Toc208308787"/>
        <w:bookmarkStart w:id="34399" w:name="_Toc208309165"/>
        <w:bookmarkStart w:id="34400" w:name="_Toc208320889"/>
        <w:bookmarkStart w:id="34401" w:name="_Toc208322183"/>
        <w:bookmarkStart w:id="34402" w:name="_Toc208390194"/>
        <w:bookmarkStart w:id="34403" w:name="_Toc209518666"/>
        <w:bookmarkStart w:id="34404" w:name="_Toc209615635"/>
        <w:bookmarkEnd w:id="34393"/>
        <w:bookmarkEnd w:id="34394"/>
        <w:bookmarkEnd w:id="34395"/>
        <w:bookmarkEnd w:id="34396"/>
        <w:bookmarkEnd w:id="34397"/>
        <w:bookmarkEnd w:id="34398"/>
        <w:bookmarkEnd w:id="34399"/>
        <w:bookmarkEnd w:id="34400"/>
        <w:bookmarkEnd w:id="34401"/>
        <w:bookmarkEnd w:id="34402"/>
        <w:bookmarkEnd w:id="34403"/>
        <w:bookmarkEnd w:id="34404"/>
      </w:del>
    </w:p>
    <w:p w14:paraId="689388E4" w14:textId="0D52D061" w:rsidR="007C2D79" w:rsidRPr="007C2D79" w:rsidDel="00572F4B" w:rsidRDefault="007C2D79">
      <w:pPr>
        <w:spacing w:after="120" w:line="259" w:lineRule="auto"/>
        <w:ind w:left="720"/>
        <w:contextualSpacing/>
        <w:jc w:val="both"/>
        <w:rPr>
          <w:del w:id="34405" w:author="Visone Rossana (GSE)" w:date="2025-09-02T11:23:00Z" w16du:dateUtc="2025-09-02T09:23:00Z"/>
          <w:rFonts w:ascii="Calibri" w:eastAsia="Calibri" w:hAnsi="Calibri" w:cs="Arial"/>
          <w:bCs/>
        </w:rPr>
        <w:pPrChange w:id="34406" w:author="Oliosi Francesco (GSE)" w:date="2025-10-15T10:47:00Z" w16du:dateUtc="2025-10-15T08:47:00Z">
          <w:pPr>
            <w:numPr>
              <w:numId w:val="60"/>
            </w:numPr>
            <w:spacing w:after="120" w:line="259" w:lineRule="auto"/>
            <w:ind w:left="720" w:hanging="360"/>
            <w:contextualSpacing/>
            <w:jc w:val="both"/>
          </w:pPr>
        </w:pPrChange>
      </w:pPr>
      <w:del w:id="34407" w:author="Visone Rossana (GSE)" w:date="2025-09-02T11:23:00Z" w16du:dateUtc="2025-09-02T09:23:00Z">
        <w:r w:rsidRPr="007C2D79" w:rsidDel="00572F4B">
          <w:rPr>
            <w:rFonts w:ascii="Calibri" w:eastAsia="Calibri" w:hAnsi="Calibri" w:cs="Arial"/>
            <w:bCs/>
          </w:rPr>
          <w:delText>asseverazione di un tecnico abilitato secondo quanto indicato nel</w:delText>
        </w:r>
        <w:commentRangeStart w:id="34408"/>
        <w:r w:rsidRPr="007C2D79" w:rsidDel="00572F4B">
          <w:rPr>
            <w:rFonts w:ascii="Calibri" w:eastAsia="Calibri" w:hAnsi="Calibri" w:cs="Arial"/>
            <w:bCs/>
          </w:rPr>
          <w:delText xml:space="preserve"> paragrafo XX;</w:delText>
        </w:r>
        <w:commentRangeEnd w:id="34408"/>
        <w:r w:rsidR="00F973A4" w:rsidRPr="007C2D79" w:rsidDel="00572F4B">
          <w:rPr>
            <w:rStyle w:val="Rimandocommento"/>
            <w:rFonts w:ascii="Calibri" w:eastAsia="Calibri" w:hAnsi="Calibri" w:cs="Arial"/>
            <w:bCs/>
            <w:sz w:val="24"/>
          </w:rPr>
          <w:commentReference w:id="34408"/>
        </w:r>
        <w:r w:rsidRPr="007C2D79" w:rsidDel="00572F4B">
          <w:rPr>
            <w:rFonts w:ascii="Calibri" w:eastAsia="Calibri" w:hAnsi="Calibri" w:cs="Arial"/>
            <w:bCs/>
          </w:rPr>
          <w:delText xml:space="preserve"> </w:delText>
        </w:r>
        <w:bookmarkStart w:id="34409" w:name="_Toc207969372"/>
        <w:bookmarkStart w:id="34410" w:name="_Toc207969604"/>
        <w:bookmarkStart w:id="34411" w:name="_Toc207970865"/>
        <w:bookmarkStart w:id="34412" w:name="_Toc208302523"/>
        <w:bookmarkStart w:id="34413" w:name="_Toc208307290"/>
        <w:bookmarkStart w:id="34414" w:name="_Toc208308788"/>
        <w:bookmarkStart w:id="34415" w:name="_Toc208309166"/>
        <w:bookmarkStart w:id="34416" w:name="_Toc208320890"/>
        <w:bookmarkStart w:id="34417" w:name="_Toc208322184"/>
        <w:bookmarkStart w:id="34418" w:name="_Toc208390195"/>
        <w:bookmarkStart w:id="34419" w:name="_Toc209518667"/>
        <w:bookmarkStart w:id="34420" w:name="_Toc209615636"/>
        <w:bookmarkEnd w:id="34409"/>
        <w:bookmarkEnd w:id="34410"/>
        <w:bookmarkEnd w:id="34411"/>
        <w:bookmarkEnd w:id="34412"/>
        <w:bookmarkEnd w:id="34413"/>
        <w:bookmarkEnd w:id="34414"/>
        <w:bookmarkEnd w:id="34415"/>
        <w:bookmarkEnd w:id="34416"/>
        <w:bookmarkEnd w:id="34417"/>
        <w:bookmarkEnd w:id="34418"/>
        <w:bookmarkEnd w:id="34419"/>
        <w:bookmarkEnd w:id="34420"/>
      </w:del>
    </w:p>
    <w:p w14:paraId="7EF77EA5" w14:textId="4AA3E1F8" w:rsidR="007C2D79" w:rsidRPr="007C2D79" w:rsidDel="00572F4B" w:rsidRDefault="007C2D79">
      <w:pPr>
        <w:spacing w:after="120" w:line="259" w:lineRule="auto"/>
        <w:ind w:left="720"/>
        <w:contextualSpacing/>
        <w:jc w:val="both"/>
        <w:rPr>
          <w:del w:id="34421" w:author="Visone Rossana (GSE)" w:date="2025-09-02T11:23:00Z" w16du:dateUtc="2025-09-02T09:23:00Z"/>
          <w:rFonts w:ascii="Calibri" w:eastAsia="Calibri" w:hAnsi="Calibri" w:cs="Arial"/>
          <w:bCs/>
        </w:rPr>
        <w:pPrChange w:id="34422" w:author="Oliosi Francesco (GSE)" w:date="2025-10-15T10:47:00Z" w16du:dateUtc="2025-10-15T08:47:00Z">
          <w:pPr>
            <w:numPr>
              <w:numId w:val="60"/>
            </w:numPr>
            <w:spacing w:after="120" w:line="259" w:lineRule="auto"/>
            <w:ind w:left="720" w:hanging="360"/>
            <w:contextualSpacing/>
            <w:jc w:val="both"/>
          </w:pPr>
        </w:pPrChange>
      </w:pPr>
      <w:del w:id="34423" w:author="Visone Rossana (GSE)" w:date="2025-09-02T11:23:00Z" w16du:dateUtc="2025-09-02T09:23:00Z">
        <w:r w:rsidRPr="007C2D79" w:rsidDel="00572F4B">
          <w:rPr>
            <w:rFonts w:ascii="Calibri" w:eastAsia="Calibri" w:hAnsi="Calibri" w:cs="Arial"/>
            <w:bCs/>
          </w:rPr>
          <w:delText xml:space="preserve">documentazione attestante l’iscrizione all’ “Anagrafica territoriale teleriscaldamento e teleraffrescamento” istituita dall’Autorità di Regolazione per Energia Reti e Ambiente mediante deliberazione 574/2018/R/tlr”; </w:delText>
        </w:r>
        <w:bookmarkStart w:id="34424" w:name="_Toc207969373"/>
        <w:bookmarkStart w:id="34425" w:name="_Toc207969605"/>
        <w:bookmarkStart w:id="34426" w:name="_Toc207970866"/>
        <w:bookmarkStart w:id="34427" w:name="_Toc208302524"/>
        <w:bookmarkStart w:id="34428" w:name="_Toc208307291"/>
        <w:bookmarkStart w:id="34429" w:name="_Toc208308789"/>
        <w:bookmarkStart w:id="34430" w:name="_Toc208309167"/>
        <w:bookmarkStart w:id="34431" w:name="_Toc208320891"/>
        <w:bookmarkStart w:id="34432" w:name="_Toc208322185"/>
        <w:bookmarkStart w:id="34433" w:name="_Toc208390196"/>
        <w:bookmarkStart w:id="34434" w:name="_Toc209518668"/>
        <w:bookmarkStart w:id="34435" w:name="_Toc209615637"/>
        <w:bookmarkEnd w:id="34424"/>
        <w:bookmarkEnd w:id="34425"/>
        <w:bookmarkEnd w:id="34426"/>
        <w:bookmarkEnd w:id="34427"/>
        <w:bookmarkEnd w:id="34428"/>
        <w:bookmarkEnd w:id="34429"/>
        <w:bookmarkEnd w:id="34430"/>
        <w:bookmarkEnd w:id="34431"/>
        <w:bookmarkEnd w:id="34432"/>
        <w:bookmarkEnd w:id="34433"/>
        <w:bookmarkEnd w:id="34434"/>
        <w:bookmarkEnd w:id="34435"/>
      </w:del>
    </w:p>
    <w:p w14:paraId="77C28EC0" w14:textId="60071300" w:rsidR="007C2D79" w:rsidRPr="007C2D79" w:rsidDel="00572F4B" w:rsidRDefault="007C2D79">
      <w:pPr>
        <w:spacing w:after="120" w:line="259" w:lineRule="auto"/>
        <w:ind w:left="720"/>
        <w:contextualSpacing/>
        <w:jc w:val="both"/>
        <w:rPr>
          <w:del w:id="34436" w:author="Visone Rossana (GSE)" w:date="2025-09-02T11:23:00Z" w16du:dateUtc="2025-09-02T09:23:00Z"/>
          <w:rFonts w:ascii="Calibri" w:eastAsia="Calibri" w:hAnsi="Calibri" w:cs="Arial"/>
          <w:bCs/>
        </w:rPr>
        <w:pPrChange w:id="34437" w:author="Oliosi Francesco (GSE)" w:date="2025-10-15T10:47:00Z" w16du:dateUtc="2025-10-15T08:47:00Z">
          <w:pPr>
            <w:numPr>
              <w:numId w:val="60"/>
            </w:numPr>
            <w:spacing w:after="120" w:line="259" w:lineRule="auto"/>
            <w:ind w:left="720" w:hanging="360"/>
            <w:contextualSpacing/>
            <w:jc w:val="both"/>
          </w:pPr>
        </w:pPrChange>
      </w:pPr>
      <w:del w:id="34438" w:author="Visone Rossana (GSE)" w:date="2025-09-02T11:23:00Z" w16du:dateUtc="2025-09-02T09:23:00Z">
        <w:r w:rsidRPr="007C2D79" w:rsidDel="00572F4B">
          <w:rPr>
            <w:rFonts w:ascii="Calibri" w:eastAsia="Calibri" w:hAnsi="Calibri" w:cs="Arial"/>
            <w:bCs/>
          </w:rPr>
          <w:delText>Relazione tecnica di progetto timbrata e firmata dal progettista, corredata degli schemi funzionali;</w:delText>
        </w:r>
        <w:bookmarkStart w:id="34439" w:name="_Toc207969374"/>
        <w:bookmarkStart w:id="34440" w:name="_Toc207969606"/>
        <w:bookmarkStart w:id="34441" w:name="_Toc207970867"/>
        <w:bookmarkStart w:id="34442" w:name="_Toc208302525"/>
        <w:bookmarkStart w:id="34443" w:name="_Toc208307292"/>
        <w:bookmarkStart w:id="34444" w:name="_Toc208308790"/>
        <w:bookmarkStart w:id="34445" w:name="_Toc208309168"/>
        <w:bookmarkStart w:id="34446" w:name="_Toc208320892"/>
        <w:bookmarkStart w:id="34447" w:name="_Toc208322186"/>
        <w:bookmarkStart w:id="34448" w:name="_Toc208390197"/>
        <w:bookmarkStart w:id="34449" w:name="_Toc209518669"/>
        <w:bookmarkStart w:id="34450" w:name="_Toc209615638"/>
        <w:bookmarkEnd w:id="34439"/>
        <w:bookmarkEnd w:id="34440"/>
        <w:bookmarkEnd w:id="34441"/>
        <w:bookmarkEnd w:id="34442"/>
        <w:bookmarkEnd w:id="34443"/>
        <w:bookmarkEnd w:id="34444"/>
        <w:bookmarkEnd w:id="34445"/>
        <w:bookmarkEnd w:id="34446"/>
        <w:bookmarkEnd w:id="34447"/>
        <w:bookmarkEnd w:id="34448"/>
        <w:bookmarkEnd w:id="34449"/>
        <w:bookmarkEnd w:id="34450"/>
      </w:del>
    </w:p>
    <w:p w14:paraId="7DEB640B" w14:textId="22D0C7B6" w:rsidR="007C2D79" w:rsidRPr="007C2D79" w:rsidDel="00572F4B" w:rsidRDefault="007C2D79">
      <w:pPr>
        <w:spacing w:after="120" w:line="259" w:lineRule="auto"/>
        <w:ind w:left="720"/>
        <w:contextualSpacing/>
        <w:jc w:val="both"/>
        <w:rPr>
          <w:del w:id="34451" w:author="Visone Rossana (GSE)" w:date="2025-09-02T11:23:00Z" w16du:dateUtc="2025-09-02T09:23:00Z"/>
          <w:rFonts w:ascii="Calibri" w:eastAsia="Calibri" w:hAnsi="Calibri" w:cs="Arial"/>
          <w:bCs/>
        </w:rPr>
        <w:pPrChange w:id="34452" w:author="Oliosi Francesco (GSE)" w:date="2025-10-15T10:47:00Z" w16du:dateUtc="2025-10-15T08:47:00Z">
          <w:pPr>
            <w:numPr>
              <w:numId w:val="60"/>
            </w:numPr>
            <w:spacing w:after="120" w:line="259" w:lineRule="auto"/>
            <w:ind w:left="720" w:hanging="360"/>
            <w:contextualSpacing/>
            <w:jc w:val="both"/>
          </w:pPr>
        </w:pPrChange>
      </w:pPr>
      <w:del w:id="34453" w:author="Visone Rossana (GSE)" w:date="2025-09-02T11:23:00Z" w16du:dateUtc="2025-09-02T09:23:00Z">
        <w:r w:rsidRPr="007C2D79" w:rsidDel="00572F4B">
          <w:rPr>
            <w:rFonts w:ascii="Calibri" w:eastAsia="Calibri" w:hAnsi="Calibri" w:cs="Arial"/>
            <w:bCs/>
          </w:rPr>
          <w:delText xml:space="preserve">documentazione fotografica attestante l’intervento, raccolta in documento elettronico in formato PDF con un numero minimo di 7 foto riportanti: </w:delText>
        </w:r>
        <w:bookmarkStart w:id="34454" w:name="_Toc207969375"/>
        <w:bookmarkStart w:id="34455" w:name="_Toc207969607"/>
        <w:bookmarkStart w:id="34456" w:name="_Toc207970868"/>
        <w:bookmarkStart w:id="34457" w:name="_Toc208302526"/>
        <w:bookmarkStart w:id="34458" w:name="_Toc208307293"/>
        <w:bookmarkStart w:id="34459" w:name="_Toc208308791"/>
        <w:bookmarkStart w:id="34460" w:name="_Toc208309169"/>
        <w:bookmarkStart w:id="34461" w:name="_Toc208320893"/>
        <w:bookmarkStart w:id="34462" w:name="_Toc208322187"/>
        <w:bookmarkStart w:id="34463" w:name="_Toc208390198"/>
        <w:bookmarkStart w:id="34464" w:name="_Toc209518670"/>
        <w:bookmarkStart w:id="34465" w:name="_Toc209615639"/>
        <w:bookmarkEnd w:id="34454"/>
        <w:bookmarkEnd w:id="34455"/>
        <w:bookmarkEnd w:id="34456"/>
        <w:bookmarkEnd w:id="34457"/>
        <w:bookmarkEnd w:id="34458"/>
        <w:bookmarkEnd w:id="34459"/>
        <w:bookmarkEnd w:id="34460"/>
        <w:bookmarkEnd w:id="34461"/>
        <w:bookmarkEnd w:id="34462"/>
        <w:bookmarkEnd w:id="34463"/>
        <w:bookmarkEnd w:id="34464"/>
        <w:bookmarkEnd w:id="34465"/>
      </w:del>
    </w:p>
    <w:p w14:paraId="4A69E36B" w14:textId="5B02FB0B" w:rsidR="007C2D79" w:rsidRPr="007C2D79" w:rsidDel="00572F4B" w:rsidRDefault="007C2D79">
      <w:pPr>
        <w:ind w:left="720"/>
        <w:jc w:val="both"/>
        <w:rPr>
          <w:del w:id="34466" w:author="Visone Rossana (GSE)" w:date="2025-09-02T11:23:00Z" w16du:dateUtc="2025-09-02T09:23:00Z"/>
          <w:rFonts w:ascii="Calibri" w:eastAsia="Calibri" w:hAnsi="Calibri" w:cs="Arial"/>
          <w:bCs/>
        </w:rPr>
        <w:pPrChange w:id="34467" w:author="Oliosi Francesco (GSE)" w:date="2025-10-15T10:47:00Z" w16du:dateUtc="2025-10-15T08:47:00Z">
          <w:pPr>
            <w:ind w:left="963" w:hanging="283"/>
            <w:jc w:val="both"/>
          </w:pPr>
        </w:pPrChange>
      </w:pPr>
      <w:del w:id="34468" w:author="Visone Rossana (GSE)" w:date="2025-09-02T11:23:00Z" w16du:dateUtc="2025-09-02T09:23:00Z">
        <w:r w:rsidRPr="007C2D79" w:rsidDel="00572F4B">
          <w:rPr>
            <w:rFonts w:ascii="Calibri" w:eastAsia="Calibri" w:hAnsi="Calibri" w:cs="Arial"/>
            <w:bCs/>
          </w:rPr>
          <w:delText>•</w:delText>
        </w:r>
        <w:r w:rsidRPr="007C2D79" w:rsidDel="00572F4B">
          <w:rPr>
            <w:rFonts w:ascii="Calibri" w:eastAsia="Calibri" w:hAnsi="Calibri" w:cs="Arial"/>
            <w:bCs/>
          </w:rPr>
          <w:tab/>
          <w:delText>le targhe dei generatori sostituiti e dei componenti installati (scambiatori);</w:delText>
        </w:r>
        <w:bookmarkStart w:id="34469" w:name="_Toc207969376"/>
        <w:bookmarkStart w:id="34470" w:name="_Toc207969608"/>
        <w:bookmarkStart w:id="34471" w:name="_Toc207970869"/>
        <w:bookmarkStart w:id="34472" w:name="_Toc208302527"/>
        <w:bookmarkStart w:id="34473" w:name="_Toc208307294"/>
        <w:bookmarkStart w:id="34474" w:name="_Toc208308792"/>
        <w:bookmarkStart w:id="34475" w:name="_Toc208309170"/>
        <w:bookmarkStart w:id="34476" w:name="_Toc208320894"/>
        <w:bookmarkStart w:id="34477" w:name="_Toc208322188"/>
        <w:bookmarkStart w:id="34478" w:name="_Toc208390199"/>
        <w:bookmarkStart w:id="34479" w:name="_Toc209518671"/>
        <w:bookmarkStart w:id="34480" w:name="_Toc209615640"/>
        <w:bookmarkEnd w:id="34469"/>
        <w:bookmarkEnd w:id="34470"/>
        <w:bookmarkEnd w:id="34471"/>
        <w:bookmarkEnd w:id="34472"/>
        <w:bookmarkEnd w:id="34473"/>
        <w:bookmarkEnd w:id="34474"/>
        <w:bookmarkEnd w:id="34475"/>
        <w:bookmarkEnd w:id="34476"/>
        <w:bookmarkEnd w:id="34477"/>
        <w:bookmarkEnd w:id="34478"/>
        <w:bookmarkEnd w:id="34479"/>
        <w:bookmarkEnd w:id="34480"/>
      </w:del>
    </w:p>
    <w:p w14:paraId="5B466F96" w14:textId="04E28E8E" w:rsidR="007C2D79" w:rsidRPr="007C2D79" w:rsidDel="00572F4B" w:rsidRDefault="007C2D79">
      <w:pPr>
        <w:ind w:left="720"/>
        <w:jc w:val="both"/>
        <w:rPr>
          <w:del w:id="34481" w:author="Visone Rossana (GSE)" w:date="2025-09-02T11:23:00Z" w16du:dateUtc="2025-09-02T09:23:00Z"/>
          <w:rFonts w:ascii="Calibri" w:eastAsia="Calibri" w:hAnsi="Calibri" w:cs="Arial"/>
          <w:bCs/>
        </w:rPr>
        <w:pPrChange w:id="34482" w:author="Oliosi Francesco (GSE)" w:date="2025-10-15T10:47:00Z" w16du:dateUtc="2025-10-15T08:47:00Z">
          <w:pPr>
            <w:ind w:left="963" w:hanging="283"/>
            <w:jc w:val="both"/>
          </w:pPr>
        </w:pPrChange>
      </w:pPr>
      <w:del w:id="34483" w:author="Visone Rossana (GSE)" w:date="2025-09-02T11:23:00Z" w16du:dateUtc="2025-09-02T09:23:00Z">
        <w:r w:rsidRPr="007C2D79" w:rsidDel="00572F4B">
          <w:rPr>
            <w:rFonts w:ascii="Calibri" w:eastAsia="Calibri" w:hAnsi="Calibri" w:cs="Arial"/>
            <w:bCs/>
          </w:rPr>
          <w:delText>•</w:delText>
        </w:r>
        <w:r w:rsidRPr="007C2D79" w:rsidDel="00572F4B">
          <w:rPr>
            <w:rFonts w:ascii="Calibri" w:eastAsia="Calibri" w:hAnsi="Calibri" w:cs="Arial"/>
            <w:bCs/>
          </w:rPr>
          <w:tab/>
          <w:delText>i generatori sostituiti;</w:delText>
        </w:r>
        <w:bookmarkStart w:id="34484" w:name="_Toc207969377"/>
        <w:bookmarkStart w:id="34485" w:name="_Toc207969609"/>
        <w:bookmarkStart w:id="34486" w:name="_Toc207970870"/>
        <w:bookmarkStart w:id="34487" w:name="_Toc208302528"/>
        <w:bookmarkStart w:id="34488" w:name="_Toc208307295"/>
        <w:bookmarkStart w:id="34489" w:name="_Toc208308793"/>
        <w:bookmarkStart w:id="34490" w:name="_Toc208309171"/>
        <w:bookmarkStart w:id="34491" w:name="_Toc208320895"/>
        <w:bookmarkStart w:id="34492" w:name="_Toc208322189"/>
        <w:bookmarkStart w:id="34493" w:name="_Toc208390200"/>
        <w:bookmarkStart w:id="34494" w:name="_Toc209518672"/>
        <w:bookmarkStart w:id="34495" w:name="_Toc209615641"/>
        <w:bookmarkEnd w:id="34484"/>
        <w:bookmarkEnd w:id="34485"/>
        <w:bookmarkEnd w:id="34486"/>
        <w:bookmarkEnd w:id="34487"/>
        <w:bookmarkEnd w:id="34488"/>
        <w:bookmarkEnd w:id="34489"/>
        <w:bookmarkEnd w:id="34490"/>
        <w:bookmarkEnd w:id="34491"/>
        <w:bookmarkEnd w:id="34492"/>
        <w:bookmarkEnd w:id="34493"/>
        <w:bookmarkEnd w:id="34494"/>
        <w:bookmarkEnd w:id="34495"/>
      </w:del>
    </w:p>
    <w:p w14:paraId="3833C707" w14:textId="0C2D26D1" w:rsidR="007C2D79" w:rsidRPr="007C2D79" w:rsidDel="00572F4B" w:rsidRDefault="007C2D79">
      <w:pPr>
        <w:ind w:left="720"/>
        <w:jc w:val="both"/>
        <w:rPr>
          <w:del w:id="34496" w:author="Visone Rossana (GSE)" w:date="2025-09-02T11:23:00Z" w16du:dateUtc="2025-09-02T09:23:00Z"/>
          <w:rFonts w:ascii="Calibri" w:eastAsia="Calibri" w:hAnsi="Calibri" w:cs="Arial"/>
          <w:bCs/>
        </w:rPr>
        <w:pPrChange w:id="34497" w:author="Oliosi Francesco (GSE)" w:date="2025-10-15T10:47:00Z" w16du:dateUtc="2025-10-15T08:47:00Z">
          <w:pPr>
            <w:ind w:left="963" w:hanging="283"/>
            <w:jc w:val="both"/>
          </w:pPr>
        </w:pPrChange>
      </w:pPr>
      <w:del w:id="34498" w:author="Visone Rossana (GSE)" w:date="2025-09-02T11:23:00Z" w16du:dateUtc="2025-09-02T09:23:00Z">
        <w:r w:rsidRPr="007C2D79" w:rsidDel="00572F4B">
          <w:rPr>
            <w:rFonts w:ascii="Calibri" w:eastAsia="Calibri" w:hAnsi="Calibri" w:cs="Arial"/>
            <w:bCs/>
          </w:rPr>
          <w:delText>•</w:delText>
        </w:r>
        <w:r w:rsidRPr="007C2D79" w:rsidDel="00572F4B">
          <w:rPr>
            <w:rFonts w:ascii="Calibri" w:eastAsia="Calibri" w:hAnsi="Calibri" w:cs="Arial"/>
            <w:bCs/>
          </w:rPr>
          <w:tab/>
          <w:delText>la sottostazione di utenza installata;</w:delText>
        </w:r>
        <w:bookmarkStart w:id="34499" w:name="_Toc207969378"/>
        <w:bookmarkStart w:id="34500" w:name="_Toc207969610"/>
        <w:bookmarkStart w:id="34501" w:name="_Toc207970871"/>
        <w:bookmarkStart w:id="34502" w:name="_Toc208302529"/>
        <w:bookmarkStart w:id="34503" w:name="_Toc208307296"/>
        <w:bookmarkStart w:id="34504" w:name="_Toc208308794"/>
        <w:bookmarkStart w:id="34505" w:name="_Toc208309172"/>
        <w:bookmarkStart w:id="34506" w:name="_Toc208320896"/>
        <w:bookmarkStart w:id="34507" w:name="_Toc208322190"/>
        <w:bookmarkStart w:id="34508" w:name="_Toc208390201"/>
        <w:bookmarkStart w:id="34509" w:name="_Toc209518673"/>
        <w:bookmarkStart w:id="34510" w:name="_Toc209615642"/>
        <w:bookmarkEnd w:id="34499"/>
        <w:bookmarkEnd w:id="34500"/>
        <w:bookmarkEnd w:id="34501"/>
        <w:bookmarkEnd w:id="34502"/>
        <w:bookmarkEnd w:id="34503"/>
        <w:bookmarkEnd w:id="34504"/>
        <w:bookmarkEnd w:id="34505"/>
        <w:bookmarkEnd w:id="34506"/>
        <w:bookmarkEnd w:id="34507"/>
        <w:bookmarkEnd w:id="34508"/>
        <w:bookmarkEnd w:id="34509"/>
        <w:bookmarkEnd w:id="34510"/>
      </w:del>
    </w:p>
    <w:p w14:paraId="356722D9" w14:textId="40E60442" w:rsidR="007C2D79" w:rsidRPr="007C2D79" w:rsidDel="00572F4B" w:rsidRDefault="007C2D79">
      <w:pPr>
        <w:ind w:left="720"/>
        <w:jc w:val="both"/>
        <w:rPr>
          <w:del w:id="34511" w:author="Visone Rossana (GSE)" w:date="2025-09-02T11:23:00Z" w16du:dateUtc="2025-09-02T09:23:00Z"/>
          <w:rFonts w:ascii="Calibri" w:eastAsia="Calibri" w:hAnsi="Calibri" w:cs="Arial"/>
          <w:bCs/>
        </w:rPr>
        <w:pPrChange w:id="34512" w:author="Oliosi Francesco (GSE)" w:date="2025-10-15T10:47:00Z" w16du:dateUtc="2025-10-15T08:47:00Z">
          <w:pPr>
            <w:ind w:left="963" w:hanging="283"/>
            <w:jc w:val="both"/>
          </w:pPr>
        </w:pPrChange>
      </w:pPr>
      <w:del w:id="34513" w:author="Visone Rossana (GSE)" w:date="2025-09-02T11:23:00Z" w16du:dateUtc="2025-09-02T09:23:00Z">
        <w:r w:rsidRPr="007C2D79" w:rsidDel="00572F4B">
          <w:rPr>
            <w:rFonts w:ascii="Calibri" w:eastAsia="Calibri" w:hAnsi="Calibri" w:cs="Arial"/>
            <w:bCs/>
          </w:rPr>
          <w:delText>•</w:delText>
        </w:r>
        <w:r w:rsidRPr="007C2D79" w:rsidDel="00572F4B">
          <w:rPr>
            <w:rFonts w:ascii="Calibri" w:eastAsia="Calibri" w:hAnsi="Calibri" w:cs="Arial"/>
            <w:bCs/>
          </w:rPr>
          <w:tab/>
          <w:delText>la centrale termica o il locale di installazione ante-operam (presente il generatore sostituito) e post-operam (presente la sottostazione di utenza);</w:delText>
        </w:r>
        <w:bookmarkStart w:id="34514" w:name="_Toc207969379"/>
        <w:bookmarkStart w:id="34515" w:name="_Toc207969611"/>
        <w:bookmarkStart w:id="34516" w:name="_Toc207970872"/>
        <w:bookmarkStart w:id="34517" w:name="_Toc208302530"/>
        <w:bookmarkStart w:id="34518" w:name="_Toc208307297"/>
        <w:bookmarkStart w:id="34519" w:name="_Toc208308795"/>
        <w:bookmarkStart w:id="34520" w:name="_Toc208309173"/>
        <w:bookmarkStart w:id="34521" w:name="_Toc208320897"/>
        <w:bookmarkStart w:id="34522" w:name="_Toc208322191"/>
        <w:bookmarkStart w:id="34523" w:name="_Toc208390202"/>
        <w:bookmarkStart w:id="34524" w:name="_Toc209518674"/>
        <w:bookmarkStart w:id="34525" w:name="_Toc209615643"/>
        <w:bookmarkEnd w:id="34514"/>
        <w:bookmarkEnd w:id="34515"/>
        <w:bookmarkEnd w:id="34516"/>
        <w:bookmarkEnd w:id="34517"/>
        <w:bookmarkEnd w:id="34518"/>
        <w:bookmarkEnd w:id="34519"/>
        <w:bookmarkEnd w:id="34520"/>
        <w:bookmarkEnd w:id="34521"/>
        <w:bookmarkEnd w:id="34522"/>
        <w:bookmarkEnd w:id="34523"/>
        <w:bookmarkEnd w:id="34524"/>
        <w:bookmarkEnd w:id="34525"/>
      </w:del>
    </w:p>
    <w:p w14:paraId="768A52E2" w14:textId="44F3D951" w:rsidR="00F973A4" w:rsidRPr="007C2D79" w:rsidDel="00572F4B" w:rsidRDefault="007C2D79">
      <w:pPr>
        <w:ind w:left="720"/>
        <w:jc w:val="both"/>
        <w:rPr>
          <w:del w:id="34526" w:author="Visone Rossana (GSE)" w:date="2025-09-02T11:23:00Z" w16du:dateUtc="2025-09-02T09:23:00Z"/>
          <w:rFonts w:ascii="Calibri" w:eastAsia="Calibri" w:hAnsi="Calibri" w:cs="Arial"/>
          <w:bCs/>
        </w:rPr>
        <w:pPrChange w:id="34527" w:author="Oliosi Francesco (GSE)" w:date="2025-10-15T10:47:00Z" w16du:dateUtc="2025-10-15T08:47:00Z">
          <w:pPr>
            <w:ind w:left="963" w:hanging="283"/>
            <w:jc w:val="both"/>
          </w:pPr>
        </w:pPrChange>
      </w:pPr>
      <w:del w:id="34528" w:author="Visone Rossana (GSE)" w:date="2025-09-02T11:23:00Z" w16du:dateUtc="2025-09-02T09:23:00Z">
        <w:r w:rsidRPr="007C2D79" w:rsidDel="00572F4B">
          <w:rPr>
            <w:rFonts w:ascii="Calibri" w:eastAsia="Calibri" w:hAnsi="Calibri" w:cs="Arial"/>
            <w:bCs/>
          </w:rPr>
          <w:delText>•</w:delText>
        </w:r>
        <w:r w:rsidRPr="007C2D79" w:rsidDel="00572F4B">
          <w:rPr>
            <w:rFonts w:ascii="Calibri" w:eastAsia="Calibri" w:hAnsi="Calibri" w:cs="Arial"/>
            <w:bCs/>
          </w:rPr>
          <w:tab/>
          <w:delText>le valvole termostatiche o del sistema di regolazione modulante della portata.</w:delText>
        </w:r>
        <w:bookmarkStart w:id="34529" w:name="_Toc207969380"/>
        <w:bookmarkStart w:id="34530" w:name="_Toc207969612"/>
        <w:bookmarkStart w:id="34531" w:name="_Toc207970873"/>
        <w:bookmarkStart w:id="34532" w:name="_Toc208302531"/>
        <w:bookmarkStart w:id="34533" w:name="_Toc208307298"/>
        <w:bookmarkStart w:id="34534" w:name="_Toc208308796"/>
        <w:bookmarkStart w:id="34535" w:name="_Toc208309174"/>
        <w:bookmarkStart w:id="34536" w:name="_Toc208320898"/>
        <w:bookmarkStart w:id="34537" w:name="_Toc208322192"/>
        <w:bookmarkStart w:id="34538" w:name="_Toc208390203"/>
        <w:bookmarkStart w:id="34539" w:name="_Toc209518675"/>
        <w:bookmarkStart w:id="34540" w:name="_Toc209615644"/>
        <w:bookmarkEnd w:id="34529"/>
        <w:bookmarkEnd w:id="34530"/>
        <w:bookmarkEnd w:id="34531"/>
        <w:bookmarkEnd w:id="34532"/>
        <w:bookmarkEnd w:id="34533"/>
        <w:bookmarkEnd w:id="34534"/>
        <w:bookmarkEnd w:id="34535"/>
        <w:bookmarkEnd w:id="34536"/>
        <w:bookmarkEnd w:id="34537"/>
        <w:bookmarkEnd w:id="34538"/>
        <w:bookmarkEnd w:id="34539"/>
        <w:bookmarkEnd w:id="34540"/>
      </w:del>
    </w:p>
    <w:p w14:paraId="24116E08" w14:textId="381BC6A1" w:rsidR="007C2D79" w:rsidRPr="007C2D79" w:rsidDel="00572F4B" w:rsidRDefault="007C2D79">
      <w:pPr>
        <w:spacing w:before="120" w:after="120"/>
        <w:ind w:left="720"/>
        <w:jc w:val="both"/>
        <w:rPr>
          <w:del w:id="34541" w:author="Visone Rossana (GSE)" w:date="2025-09-02T11:23:00Z" w16du:dateUtc="2025-09-02T09:23:00Z"/>
          <w:rFonts w:ascii="Calibri" w:eastAsia="Calibri" w:hAnsi="Calibri" w:cs="Arial"/>
          <w:b/>
          <w:bCs/>
          <w:u w:val="single"/>
        </w:rPr>
        <w:pPrChange w:id="34542" w:author="Oliosi Francesco (GSE)" w:date="2025-10-15T10:47:00Z" w16du:dateUtc="2025-10-15T08:47:00Z">
          <w:pPr>
            <w:spacing w:before="120" w:after="120"/>
            <w:jc w:val="both"/>
          </w:pPr>
        </w:pPrChange>
      </w:pPr>
      <w:del w:id="34543" w:author="Visone Rossana (GSE)" w:date="2025-09-02T11:23:00Z" w16du:dateUtc="2025-09-02T09:23:00Z">
        <w:r w:rsidRPr="007C2D79" w:rsidDel="00572F4B">
          <w:rPr>
            <w:rFonts w:ascii="Calibri" w:eastAsia="Calibri" w:hAnsi="Calibri" w:cs="Arial"/>
            <w:b/>
            <w:bCs/>
            <w:u w:val="single"/>
          </w:rPr>
          <w:delText>Documentazione da conservare a cura del Soggetto Destinatario delle risorse:</w:delText>
        </w:r>
        <w:bookmarkStart w:id="34544" w:name="_Toc207969381"/>
        <w:bookmarkStart w:id="34545" w:name="_Toc207969613"/>
        <w:bookmarkStart w:id="34546" w:name="_Toc207970874"/>
        <w:bookmarkStart w:id="34547" w:name="_Toc208302532"/>
        <w:bookmarkStart w:id="34548" w:name="_Toc208307299"/>
        <w:bookmarkStart w:id="34549" w:name="_Toc208308797"/>
        <w:bookmarkStart w:id="34550" w:name="_Toc208309175"/>
        <w:bookmarkStart w:id="34551" w:name="_Toc208320899"/>
        <w:bookmarkStart w:id="34552" w:name="_Toc208322193"/>
        <w:bookmarkStart w:id="34553" w:name="_Toc208390204"/>
        <w:bookmarkStart w:id="34554" w:name="_Toc209518676"/>
        <w:bookmarkStart w:id="34555" w:name="_Toc209615645"/>
        <w:bookmarkEnd w:id="34544"/>
        <w:bookmarkEnd w:id="34545"/>
        <w:bookmarkEnd w:id="34546"/>
        <w:bookmarkEnd w:id="34547"/>
        <w:bookmarkEnd w:id="34548"/>
        <w:bookmarkEnd w:id="34549"/>
        <w:bookmarkEnd w:id="34550"/>
        <w:bookmarkEnd w:id="34551"/>
        <w:bookmarkEnd w:id="34552"/>
        <w:bookmarkEnd w:id="34553"/>
        <w:bookmarkEnd w:id="34554"/>
        <w:bookmarkEnd w:id="34555"/>
      </w:del>
    </w:p>
    <w:p w14:paraId="4BB6FB2D" w14:textId="3C72DDC4" w:rsidR="007C2D79" w:rsidRPr="007C2D79" w:rsidDel="00572F4B" w:rsidRDefault="007C2D79">
      <w:pPr>
        <w:spacing w:after="160" w:line="259" w:lineRule="auto"/>
        <w:ind w:left="720"/>
        <w:contextualSpacing/>
        <w:jc w:val="both"/>
        <w:rPr>
          <w:del w:id="34556" w:author="Visone Rossana (GSE)" w:date="2025-09-02T11:23:00Z" w16du:dateUtc="2025-09-02T09:23:00Z"/>
          <w:rFonts w:ascii="Calibri" w:eastAsia="Calibri" w:hAnsi="Calibri" w:cs="Arial"/>
        </w:rPr>
        <w:pPrChange w:id="34557" w:author="Oliosi Francesco (GSE)" w:date="2025-10-15T10:47:00Z" w16du:dateUtc="2025-10-15T08:47:00Z">
          <w:pPr>
            <w:numPr>
              <w:numId w:val="61"/>
            </w:numPr>
            <w:spacing w:after="160" w:line="259" w:lineRule="auto"/>
            <w:ind w:left="720" w:hanging="360"/>
            <w:contextualSpacing/>
            <w:jc w:val="both"/>
          </w:pPr>
        </w:pPrChange>
      </w:pPr>
      <w:del w:id="34558" w:author="Visone Rossana (GSE)" w:date="2025-09-02T11:23:00Z" w16du:dateUtc="2025-09-02T09:23:00Z">
        <w:r w:rsidRPr="007C2D79" w:rsidDel="00572F4B">
          <w:rPr>
            <w:rFonts w:ascii="Calibri" w:eastAsia="Calibri" w:hAnsi="Calibri" w:cs="Arial"/>
          </w:rPr>
          <w:delText>certificato del corretto smaltimento del generatore di calore sostituito o un documento analogo attestante che il generatore è stato consegnato a un apposito centro per lo smaltimento,</w:delText>
        </w:r>
        <w:bookmarkStart w:id="34559" w:name="_Toc207969382"/>
        <w:bookmarkStart w:id="34560" w:name="_Toc207969614"/>
        <w:bookmarkStart w:id="34561" w:name="_Toc207970875"/>
        <w:bookmarkStart w:id="34562" w:name="_Toc208302533"/>
        <w:bookmarkStart w:id="34563" w:name="_Toc208307300"/>
        <w:bookmarkStart w:id="34564" w:name="_Toc208308798"/>
        <w:bookmarkStart w:id="34565" w:name="_Toc208309176"/>
        <w:bookmarkStart w:id="34566" w:name="_Toc208320900"/>
        <w:bookmarkStart w:id="34567" w:name="_Toc208322194"/>
        <w:bookmarkStart w:id="34568" w:name="_Toc208390205"/>
        <w:bookmarkStart w:id="34569" w:name="_Toc209518677"/>
        <w:bookmarkStart w:id="34570" w:name="_Toc209615646"/>
        <w:bookmarkEnd w:id="34559"/>
        <w:bookmarkEnd w:id="34560"/>
        <w:bookmarkEnd w:id="34561"/>
        <w:bookmarkEnd w:id="34562"/>
        <w:bookmarkEnd w:id="34563"/>
        <w:bookmarkEnd w:id="34564"/>
        <w:bookmarkEnd w:id="34565"/>
        <w:bookmarkEnd w:id="34566"/>
        <w:bookmarkEnd w:id="34567"/>
        <w:bookmarkEnd w:id="34568"/>
        <w:bookmarkEnd w:id="34569"/>
        <w:bookmarkEnd w:id="34570"/>
      </w:del>
    </w:p>
    <w:p w14:paraId="45CED81F" w14:textId="65BD7FF3" w:rsidR="007C2D79" w:rsidRPr="007C2D79" w:rsidDel="00572F4B" w:rsidRDefault="007C2D79">
      <w:pPr>
        <w:spacing w:after="160" w:line="259" w:lineRule="auto"/>
        <w:ind w:left="720"/>
        <w:contextualSpacing/>
        <w:jc w:val="both"/>
        <w:rPr>
          <w:del w:id="34571" w:author="Visone Rossana (GSE)" w:date="2025-09-02T11:23:00Z" w16du:dateUtc="2025-09-02T09:23:00Z"/>
          <w:rFonts w:ascii="Calibri" w:eastAsia="Calibri" w:hAnsi="Calibri" w:cs="Arial"/>
        </w:rPr>
        <w:pPrChange w:id="34572" w:author="Oliosi Francesco (GSE)" w:date="2025-10-15T10:47:00Z" w16du:dateUtc="2025-10-15T08:47:00Z">
          <w:pPr>
            <w:numPr>
              <w:numId w:val="61"/>
            </w:numPr>
            <w:spacing w:after="160" w:line="259" w:lineRule="auto"/>
            <w:ind w:left="720" w:hanging="360"/>
            <w:contextualSpacing/>
            <w:jc w:val="both"/>
          </w:pPr>
        </w:pPrChange>
      </w:pPr>
      <w:del w:id="34573" w:author="Visone Rossana (GSE)" w:date="2025-09-02T11:23:00Z" w16du:dateUtc="2025-09-02T09:23:00Z">
        <w:r w:rsidRPr="007C2D79" w:rsidDel="00572F4B">
          <w:rPr>
            <w:rFonts w:ascii="Calibri" w:eastAsia="Calibri" w:hAnsi="Calibri" w:cs="Arial"/>
          </w:rPr>
          <w:delText>Schede tecniche dei componenti impiegati;</w:delText>
        </w:r>
        <w:bookmarkStart w:id="34574" w:name="_Toc207969383"/>
        <w:bookmarkStart w:id="34575" w:name="_Toc207969615"/>
        <w:bookmarkStart w:id="34576" w:name="_Toc207970876"/>
        <w:bookmarkStart w:id="34577" w:name="_Toc208302534"/>
        <w:bookmarkStart w:id="34578" w:name="_Toc208307301"/>
        <w:bookmarkStart w:id="34579" w:name="_Toc208308799"/>
        <w:bookmarkStart w:id="34580" w:name="_Toc208309177"/>
        <w:bookmarkStart w:id="34581" w:name="_Toc208320901"/>
        <w:bookmarkStart w:id="34582" w:name="_Toc208322195"/>
        <w:bookmarkStart w:id="34583" w:name="_Toc208390206"/>
        <w:bookmarkStart w:id="34584" w:name="_Toc209518678"/>
        <w:bookmarkStart w:id="34585" w:name="_Toc209615647"/>
        <w:bookmarkEnd w:id="34574"/>
        <w:bookmarkEnd w:id="34575"/>
        <w:bookmarkEnd w:id="34576"/>
        <w:bookmarkEnd w:id="34577"/>
        <w:bookmarkEnd w:id="34578"/>
        <w:bookmarkEnd w:id="34579"/>
        <w:bookmarkEnd w:id="34580"/>
        <w:bookmarkEnd w:id="34581"/>
        <w:bookmarkEnd w:id="34582"/>
        <w:bookmarkEnd w:id="34583"/>
        <w:bookmarkEnd w:id="34584"/>
        <w:bookmarkEnd w:id="34585"/>
      </w:del>
    </w:p>
    <w:p w14:paraId="2B45F0E2" w14:textId="572A4998" w:rsidR="007C2D79" w:rsidRPr="007C2D79" w:rsidDel="00572F4B" w:rsidRDefault="007C2D79">
      <w:pPr>
        <w:spacing w:after="160" w:line="259" w:lineRule="auto"/>
        <w:ind w:left="720"/>
        <w:contextualSpacing/>
        <w:jc w:val="both"/>
        <w:rPr>
          <w:del w:id="34586" w:author="Visone Rossana (GSE)" w:date="2025-09-02T11:23:00Z" w16du:dateUtc="2025-09-02T09:23:00Z"/>
          <w:rFonts w:ascii="Calibri" w:eastAsia="Calibri" w:hAnsi="Calibri" w:cs="Arial"/>
        </w:rPr>
        <w:pPrChange w:id="34587" w:author="Oliosi Francesco (GSE)" w:date="2025-10-15T10:47:00Z" w16du:dateUtc="2025-10-15T08:47:00Z">
          <w:pPr>
            <w:numPr>
              <w:numId w:val="61"/>
            </w:numPr>
            <w:spacing w:after="160" w:line="259" w:lineRule="auto"/>
            <w:ind w:left="720" w:hanging="360"/>
            <w:contextualSpacing/>
            <w:jc w:val="both"/>
          </w:pPr>
        </w:pPrChange>
      </w:pPr>
      <w:del w:id="34588" w:author="Visone Rossana (GSE)" w:date="2025-09-02T11:23:00Z" w16du:dateUtc="2025-09-02T09:23:00Z">
        <w:r w:rsidRPr="007C2D79" w:rsidDel="00572F4B">
          <w:rPr>
            <w:rFonts w:ascii="Calibri" w:eastAsia="Calibri" w:hAnsi="Calibri" w:cs="Arial"/>
          </w:rPr>
          <w:delText>libretto di centrale/d’impianto, come previsto dalla legislazione vigente;</w:delText>
        </w:r>
        <w:bookmarkStart w:id="34589" w:name="_Toc207969384"/>
        <w:bookmarkStart w:id="34590" w:name="_Toc207969616"/>
        <w:bookmarkStart w:id="34591" w:name="_Toc207970877"/>
        <w:bookmarkStart w:id="34592" w:name="_Toc208302535"/>
        <w:bookmarkStart w:id="34593" w:name="_Toc208307302"/>
        <w:bookmarkStart w:id="34594" w:name="_Toc208308800"/>
        <w:bookmarkStart w:id="34595" w:name="_Toc208309178"/>
        <w:bookmarkStart w:id="34596" w:name="_Toc208320902"/>
        <w:bookmarkStart w:id="34597" w:name="_Toc208322196"/>
        <w:bookmarkStart w:id="34598" w:name="_Toc208390207"/>
        <w:bookmarkStart w:id="34599" w:name="_Toc209518679"/>
        <w:bookmarkStart w:id="34600" w:name="_Toc209615648"/>
        <w:bookmarkEnd w:id="34589"/>
        <w:bookmarkEnd w:id="34590"/>
        <w:bookmarkEnd w:id="34591"/>
        <w:bookmarkEnd w:id="34592"/>
        <w:bookmarkEnd w:id="34593"/>
        <w:bookmarkEnd w:id="34594"/>
        <w:bookmarkEnd w:id="34595"/>
        <w:bookmarkEnd w:id="34596"/>
        <w:bookmarkEnd w:id="34597"/>
        <w:bookmarkEnd w:id="34598"/>
        <w:bookmarkEnd w:id="34599"/>
        <w:bookmarkEnd w:id="34600"/>
      </w:del>
    </w:p>
    <w:p w14:paraId="3536DCDA" w14:textId="60523B5E" w:rsidR="007C2D79" w:rsidRPr="007C2D79" w:rsidDel="00572F4B" w:rsidRDefault="007C2D79">
      <w:pPr>
        <w:spacing w:after="160" w:line="259" w:lineRule="auto"/>
        <w:ind w:left="720"/>
        <w:contextualSpacing/>
        <w:jc w:val="both"/>
        <w:rPr>
          <w:del w:id="34601" w:author="Visone Rossana (GSE)" w:date="2025-09-02T11:23:00Z" w16du:dateUtc="2025-09-02T09:23:00Z"/>
          <w:rFonts w:ascii="Calibri" w:eastAsia="Calibri" w:hAnsi="Calibri" w:cs="Arial"/>
        </w:rPr>
        <w:pPrChange w:id="34602" w:author="Oliosi Francesco (GSE)" w:date="2025-10-15T10:47:00Z" w16du:dateUtc="2025-10-15T08:47:00Z">
          <w:pPr>
            <w:numPr>
              <w:numId w:val="61"/>
            </w:numPr>
            <w:spacing w:after="160" w:line="259" w:lineRule="auto"/>
            <w:ind w:left="720" w:hanging="360"/>
            <w:contextualSpacing/>
            <w:jc w:val="both"/>
          </w:pPr>
        </w:pPrChange>
      </w:pPr>
      <w:del w:id="34603" w:author="Visone Rossana (GSE)" w:date="2025-09-02T11:23:00Z" w16du:dateUtc="2025-09-02T09:23:00Z">
        <w:r w:rsidRPr="007C2D79" w:rsidDel="00572F4B">
          <w:rPr>
            <w:rFonts w:ascii="Calibri" w:eastAsia="Calibri" w:hAnsi="Calibri" w:cs="Arial"/>
          </w:rPr>
          <w:delText xml:space="preserve">dichiarazione di conformità dell’impianto, ove prevista, ai sensi del DM 37/08, redatta da un installatore o dalla ditta esecutrice dell’impianto avente i requisiti professionali di cui all’art. 15 del D.Lgs. 28/11; </w:delText>
        </w:r>
        <w:bookmarkStart w:id="34604" w:name="_Toc207969385"/>
        <w:bookmarkStart w:id="34605" w:name="_Toc207969617"/>
        <w:bookmarkStart w:id="34606" w:name="_Toc207970878"/>
        <w:bookmarkStart w:id="34607" w:name="_Toc208302536"/>
        <w:bookmarkStart w:id="34608" w:name="_Toc208307303"/>
        <w:bookmarkStart w:id="34609" w:name="_Toc208308801"/>
        <w:bookmarkStart w:id="34610" w:name="_Toc208309179"/>
        <w:bookmarkStart w:id="34611" w:name="_Toc208320903"/>
        <w:bookmarkStart w:id="34612" w:name="_Toc208322197"/>
        <w:bookmarkStart w:id="34613" w:name="_Toc208390208"/>
        <w:bookmarkStart w:id="34614" w:name="_Toc209518680"/>
        <w:bookmarkStart w:id="34615" w:name="_Toc209615649"/>
        <w:bookmarkEnd w:id="34604"/>
        <w:bookmarkEnd w:id="34605"/>
        <w:bookmarkEnd w:id="34606"/>
        <w:bookmarkEnd w:id="34607"/>
        <w:bookmarkEnd w:id="34608"/>
        <w:bookmarkEnd w:id="34609"/>
        <w:bookmarkEnd w:id="34610"/>
        <w:bookmarkEnd w:id="34611"/>
        <w:bookmarkEnd w:id="34612"/>
        <w:bookmarkEnd w:id="34613"/>
        <w:bookmarkEnd w:id="34614"/>
        <w:bookmarkEnd w:id="34615"/>
      </w:del>
    </w:p>
    <w:p w14:paraId="14C36D5E" w14:textId="5399C7C6" w:rsidR="007C2D79" w:rsidRPr="007C2D79" w:rsidDel="00572F4B" w:rsidRDefault="007C2D79">
      <w:pPr>
        <w:spacing w:after="160" w:line="259" w:lineRule="auto"/>
        <w:ind w:left="720"/>
        <w:contextualSpacing/>
        <w:jc w:val="both"/>
        <w:rPr>
          <w:del w:id="34616" w:author="Visone Rossana (GSE)" w:date="2025-09-02T11:23:00Z" w16du:dateUtc="2025-09-02T09:23:00Z"/>
          <w:rFonts w:ascii="Calibri" w:eastAsia="Calibri" w:hAnsi="Calibri" w:cs="Arial"/>
        </w:rPr>
        <w:pPrChange w:id="34617" w:author="Oliosi Francesco (GSE)" w:date="2025-10-15T10:47:00Z" w16du:dateUtc="2025-10-15T08:47:00Z">
          <w:pPr>
            <w:numPr>
              <w:numId w:val="61"/>
            </w:numPr>
            <w:spacing w:after="160" w:line="259" w:lineRule="auto"/>
            <w:ind w:left="720" w:hanging="360"/>
            <w:contextualSpacing/>
            <w:jc w:val="both"/>
          </w:pPr>
        </w:pPrChange>
      </w:pPr>
      <w:del w:id="34618" w:author="Visone Rossana (GSE)" w:date="2025-09-02T11:23:00Z" w16du:dateUtc="2025-09-02T09:23:00Z">
        <w:r w:rsidRPr="007C2D79" w:rsidDel="00572F4B">
          <w:rPr>
            <w:rFonts w:ascii="Calibri" w:eastAsia="Calibri" w:hAnsi="Calibri" w:cs="Arial"/>
          </w:rPr>
          <w:delText>certificato di collaudo dell’impianto;</w:delText>
        </w:r>
        <w:bookmarkStart w:id="34619" w:name="_Toc207969386"/>
        <w:bookmarkStart w:id="34620" w:name="_Toc207969618"/>
        <w:bookmarkStart w:id="34621" w:name="_Toc207970879"/>
        <w:bookmarkStart w:id="34622" w:name="_Toc208302537"/>
        <w:bookmarkStart w:id="34623" w:name="_Toc208307304"/>
        <w:bookmarkStart w:id="34624" w:name="_Toc208308802"/>
        <w:bookmarkStart w:id="34625" w:name="_Toc208309180"/>
        <w:bookmarkStart w:id="34626" w:name="_Toc208320904"/>
        <w:bookmarkStart w:id="34627" w:name="_Toc208322198"/>
        <w:bookmarkStart w:id="34628" w:name="_Toc208390209"/>
        <w:bookmarkStart w:id="34629" w:name="_Toc209518681"/>
        <w:bookmarkStart w:id="34630" w:name="_Toc209615650"/>
        <w:bookmarkEnd w:id="34619"/>
        <w:bookmarkEnd w:id="34620"/>
        <w:bookmarkEnd w:id="34621"/>
        <w:bookmarkEnd w:id="34622"/>
        <w:bookmarkEnd w:id="34623"/>
        <w:bookmarkEnd w:id="34624"/>
        <w:bookmarkEnd w:id="34625"/>
        <w:bookmarkEnd w:id="34626"/>
        <w:bookmarkEnd w:id="34627"/>
        <w:bookmarkEnd w:id="34628"/>
        <w:bookmarkEnd w:id="34629"/>
        <w:bookmarkEnd w:id="34630"/>
      </w:del>
    </w:p>
    <w:p w14:paraId="28475E48" w14:textId="6DD7C92D" w:rsidR="007C2D79" w:rsidRPr="007C2D79" w:rsidDel="00572F4B" w:rsidRDefault="007C2D79">
      <w:pPr>
        <w:spacing w:after="160" w:line="259" w:lineRule="auto"/>
        <w:ind w:left="720"/>
        <w:contextualSpacing/>
        <w:jc w:val="both"/>
        <w:rPr>
          <w:ins w:id="34631" w:author="Toscano Marco (GSE)" w:date="2025-09-29T06:51:00Z" w16du:dateUtc="2025-09-29T06:51:54Z"/>
          <w:rFonts w:ascii="Calibri" w:eastAsia="Calibri" w:hAnsi="Calibri" w:cs="Arial"/>
        </w:rPr>
        <w:pPrChange w:id="34632" w:author="Oliosi Francesco (GSE)" w:date="2025-10-15T10:47:00Z" w16du:dateUtc="2025-10-15T08:47:00Z">
          <w:pPr>
            <w:numPr>
              <w:numId w:val="61"/>
            </w:numPr>
            <w:spacing w:after="160" w:line="259" w:lineRule="auto"/>
            <w:ind w:left="720" w:hanging="360"/>
            <w:contextualSpacing/>
            <w:jc w:val="both"/>
          </w:pPr>
        </w:pPrChange>
      </w:pPr>
      <w:del w:id="34633" w:author="Visone Rossana (GSE)" w:date="2025-09-02T11:23:00Z">
        <w:r w:rsidRPr="32DD795C" w:rsidDel="007C2D79">
          <w:rPr>
            <w:rFonts w:ascii="Calibri" w:eastAsia="Calibri" w:hAnsi="Calibri" w:cs="Arial"/>
          </w:rPr>
          <w:delText>pertinente titolo autorizzativo e/o abilitativo, ove previsto dalla vigente legislazione/normativa nazionale e locale.</w:delText>
        </w:r>
      </w:del>
      <w:bookmarkStart w:id="34634" w:name="_Toc207969387"/>
      <w:bookmarkStart w:id="34635" w:name="_Toc207969619"/>
      <w:bookmarkStart w:id="34636" w:name="_Toc207970880"/>
      <w:bookmarkStart w:id="34637" w:name="_Toc208302538"/>
      <w:bookmarkStart w:id="34638" w:name="_Toc208307305"/>
      <w:bookmarkStart w:id="34639" w:name="_Toc208308803"/>
      <w:bookmarkStart w:id="34640" w:name="_Toc208309181"/>
      <w:bookmarkStart w:id="34641" w:name="_Toc208320905"/>
      <w:bookmarkStart w:id="34642" w:name="_Toc208322199"/>
      <w:bookmarkStart w:id="34643" w:name="_Toc208390210"/>
      <w:bookmarkStart w:id="34644" w:name="_Toc209518682"/>
      <w:bookmarkStart w:id="34645" w:name="_Toc209615651"/>
      <w:bookmarkEnd w:id="34634"/>
      <w:bookmarkEnd w:id="34635"/>
      <w:bookmarkEnd w:id="34636"/>
      <w:bookmarkEnd w:id="34637"/>
      <w:bookmarkEnd w:id="34638"/>
      <w:bookmarkEnd w:id="34639"/>
      <w:bookmarkEnd w:id="34640"/>
      <w:bookmarkEnd w:id="34641"/>
      <w:bookmarkEnd w:id="34642"/>
      <w:bookmarkEnd w:id="34643"/>
      <w:bookmarkEnd w:id="34644"/>
      <w:bookmarkEnd w:id="34645"/>
    </w:p>
    <w:p w14:paraId="217AC3E9" w14:textId="3B4DAA37" w:rsidR="32DD795C" w:rsidRPr="00726C50" w:rsidRDefault="32DD795C">
      <w:pPr>
        <w:numPr>
          <w:ilvl w:val="0"/>
          <w:numId w:val="289"/>
        </w:numPr>
        <w:spacing w:after="160" w:line="259" w:lineRule="auto"/>
        <w:contextualSpacing/>
        <w:jc w:val="both"/>
        <w:rPr>
          <w:del w:id="34646" w:author="Visone Rossana (GSE)" w:date="2025-09-02T11:23:00Z" w16du:dateUtc="2025-09-02T09:23:00Z"/>
          <w:rFonts w:ascii="Calibri" w:eastAsiaTheme="majorEastAsia" w:hAnsi="Calibri" w:cs="Calibri"/>
          <w:rPrChange w:id="34647" w:author="Oliosi Francesco (GSE)" w:date="2025-10-15T10:47:00Z" w16du:dateUtc="2025-10-15T08:47:00Z">
            <w:rPr>
              <w:del w:id="34648" w:author="Visone Rossana (GSE)" w:date="2025-09-02T11:23:00Z" w16du:dateUtc="2025-09-02T09:23:00Z"/>
              <w:rFonts w:ascii="Calibri" w:eastAsia="Calibri" w:hAnsi="Calibri" w:cs="Arial"/>
            </w:rPr>
          </w:rPrChange>
        </w:rPr>
        <w:pPrChange w:id="34649" w:author="Oliosi Francesco (GSE)" w:date="2025-10-15T10:47:00Z" w16du:dateUtc="2025-10-15T08:47:00Z">
          <w:pPr>
            <w:numPr>
              <w:numId w:val="61"/>
            </w:numPr>
            <w:spacing w:after="160" w:line="259" w:lineRule="auto"/>
            <w:ind w:left="720" w:hanging="360"/>
            <w:contextualSpacing/>
            <w:jc w:val="both"/>
          </w:pPr>
        </w:pPrChange>
      </w:pPr>
      <w:bookmarkStart w:id="34650" w:name="_Toc210029911"/>
      <w:bookmarkStart w:id="34651" w:name="_Toc210030243"/>
      <w:bookmarkStart w:id="34652" w:name="_Toc210312225"/>
      <w:bookmarkStart w:id="34653" w:name="_Toc210659096"/>
      <w:bookmarkStart w:id="34654" w:name="_Toc211327622"/>
      <w:bookmarkStart w:id="34655" w:name="_Toc212462778"/>
      <w:bookmarkEnd w:id="34650"/>
      <w:bookmarkEnd w:id="34651"/>
      <w:bookmarkEnd w:id="34652"/>
      <w:bookmarkEnd w:id="34653"/>
      <w:bookmarkEnd w:id="34654"/>
      <w:bookmarkEnd w:id="34655"/>
    </w:p>
    <w:p w14:paraId="43811D53" w14:textId="6862B9D8" w:rsidR="006009D1" w:rsidRPr="00726C50" w:rsidDel="006009D1" w:rsidRDefault="006009D1">
      <w:pPr>
        <w:numPr>
          <w:ilvl w:val="0"/>
          <w:numId w:val="289"/>
        </w:numPr>
        <w:jc w:val="both"/>
        <w:rPr>
          <w:del w:id="34656" w:author="Visone Rossana (GSE)" w:date="2025-07-29T11:06:00Z" w16du:dateUtc="2025-07-29T09:06:00Z"/>
          <w:rPrChange w:id="34657" w:author="Oliosi Francesco (GSE)" w:date="2025-10-15T10:47:00Z" w16du:dateUtc="2025-10-15T08:47:00Z">
            <w:rPr>
              <w:del w:id="34658" w:author="Visone Rossana (GSE)" w:date="2025-07-29T11:06:00Z" w16du:dateUtc="2025-07-29T09:06:00Z"/>
              <w:highlight w:val="yellow"/>
            </w:rPr>
          </w:rPrChange>
        </w:rPr>
        <w:pPrChange w:id="34659" w:author="Oliosi Francesco (GSE)" w:date="2025-10-15T10:47:00Z" w16du:dateUtc="2025-10-15T08:47:00Z">
          <w:pPr>
            <w:jc w:val="both"/>
          </w:pPr>
        </w:pPrChange>
      </w:pPr>
      <w:bookmarkStart w:id="34660" w:name="_Toc207969388"/>
      <w:bookmarkStart w:id="34661" w:name="_Toc207969620"/>
      <w:bookmarkStart w:id="34662" w:name="_Toc207970881"/>
      <w:bookmarkStart w:id="34663" w:name="_Toc208302539"/>
      <w:bookmarkStart w:id="34664" w:name="_Toc208307306"/>
      <w:bookmarkStart w:id="34665" w:name="_Toc208308804"/>
      <w:bookmarkStart w:id="34666" w:name="_Toc208309182"/>
      <w:bookmarkStart w:id="34667" w:name="_Toc208320906"/>
      <w:bookmarkStart w:id="34668" w:name="_Toc208322200"/>
      <w:bookmarkStart w:id="34669" w:name="_Toc208390211"/>
      <w:bookmarkStart w:id="34670" w:name="_Toc209518683"/>
      <w:bookmarkStart w:id="34671" w:name="_Toc209615652"/>
      <w:bookmarkStart w:id="34672" w:name="_Toc210029912"/>
      <w:bookmarkStart w:id="34673" w:name="_Toc210030244"/>
      <w:bookmarkStart w:id="34674" w:name="_Toc210312226"/>
      <w:bookmarkStart w:id="34675" w:name="_Toc210659097"/>
      <w:bookmarkStart w:id="34676" w:name="_Toc211327623"/>
      <w:bookmarkStart w:id="34677" w:name="_Toc212462779"/>
      <w:bookmarkEnd w:id="34660"/>
      <w:bookmarkEnd w:id="34661"/>
      <w:bookmarkEnd w:id="34662"/>
      <w:bookmarkEnd w:id="34663"/>
      <w:bookmarkEnd w:id="34664"/>
      <w:bookmarkEnd w:id="34665"/>
      <w:bookmarkEnd w:id="34666"/>
      <w:bookmarkEnd w:id="34667"/>
      <w:bookmarkEnd w:id="34668"/>
      <w:bookmarkEnd w:id="34669"/>
      <w:bookmarkEnd w:id="34670"/>
      <w:bookmarkEnd w:id="34671"/>
      <w:bookmarkEnd w:id="34672"/>
      <w:bookmarkEnd w:id="34673"/>
      <w:bookmarkEnd w:id="34674"/>
      <w:bookmarkEnd w:id="34675"/>
      <w:bookmarkEnd w:id="34676"/>
      <w:bookmarkEnd w:id="34677"/>
    </w:p>
    <w:p w14:paraId="4155B5C4" w14:textId="7D723EE9" w:rsidR="00C078CF" w:rsidRPr="00726C50" w:rsidDel="00572F4B" w:rsidRDefault="00C078CF">
      <w:pPr>
        <w:numPr>
          <w:ilvl w:val="0"/>
          <w:numId w:val="289"/>
        </w:numPr>
        <w:jc w:val="both"/>
        <w:rPr>
          <w:del w:id="34678" w:author="Visone Rossana (GSE)" w:date="2025-09-02T11:23:00Z" w16du:dateUtc="2025-09-02T09:23:00Z"/>
          <w:rPrChange w:id="34679" w:author="Oliosi Francesco (GSE)" w:date="2025-10-15T10:47:00Z" w16du:dateUtc="2025-10-15T08:47:00Z">
            <w:rPr>
              <w:del w:id="34680" w:author="Visone Rossana (GSE)" w:date="2025-09-02T11:23:00Z" w16du:dateUtc="2025-09-02T09:23:00Z"/>
              <w:highlight w:val="yellow"/>
            </w:rPr>
          </w:rPrChange>
        </w:rPr>
        <w:pPrChange w:id="34681" w:author="Oliosi Francesco (GSE)" w:date="2025-10-15T10:47:00Z" w16du:dateUtc="2025-10-15T08:47:00Z">
          <w:pPr>
            <w:jc w:val="both"/>
          </w:pPr>
        </w:pPrChange>
      </w:pPr>
      <w:bookmarkStart w:id="34682" w:name="_Toc207969389"/>
      <w:bookmarkStart w:id="34683" w:name="_Toc207969621"/>
      <w:bookmarkStart w:id="34684" w:name="_Toc207970882"/>
      <w:bookmarkStart w:id="34685" w:name="_Toc208302540"/>
      <w:bookmarkStart w:id="34686" w:name="_Toc208307307"/>
      <w:bookmarkStart w:id="34687" w:name="_Toc208308805"/>
      <w:bookmarkStart w:id="34688" w:name="_Toc208309183"/>
      <w:bookmarkStart w:id="34689" w:name="_Toc208320907"/>
      <w:bookmarkStart w:id="34690" w:name="_Toc208322201"/>
      <w:bookmarkStart w:id="34691" w:name="_Toc208390212"/>
      <w:bookmarkStart w:id="34692" w:name="_Toc209518684"/>
      <w:bookmarkStart w:id="34693" w:name="_Toc209615653"/>
      <w:bookmarkStart w:id="34694" w:name="_Toc210029913"/>
      <w:bookmarkStart w:id="34695" w:name="_Toc210030245"/>
      <w:bookmarkStart w:id="34696" w:name="_Toc210312227"/>
      <w:bookmarkStart w:id="34697" w:name="_Toc210659098"/>
      <w:bookmarkStart w:id="34698" w:name="_Toc211327624"/>
      <w:bookmarkStart w:id="34699" w:name="_Toc212462780"/>
      <w:bookmarkEnd w:id="34682"/>
      <w:bookmarkEnd w:id="34683"/>
      <w:bookmarkEnd w:id="34684"/>
      <w:bookmarkEnd w:id="34685"/>
      <w:bookmarkEnd w:id="34686"/>
      <w:bookmarkEnd w:id="34687"/>
      <w:bookmarkEnd w:id="34688"/>
      <w:bookmarkEnd w:id="34689"/>
      <w:bookmarkEnd w:id="34690"/>
      <w:bookmarkEnd w:id="34691"/>
      <w:bookmarkEnd w:id="34692"/>
      <w:bookmarkEnd w:id="34693"/>
      <w:bookmarkEnd w:id="34694"/>
      <w:bookmarkEnd w:id="34695"/>
      <w:bookmarkEnd w:id="34696"/>
      <w:bookmarkEnd w:id="34697"/>
      <w:bookmarkEnd w:id="34698"/>
      <w:bookmarkEnd w:id="34699"/>
    </w:p>
    <w:p w14:paraId="02D0DC77" w14:textId="379EB92E" w:rsidR="00D02CFA" w:rsidRPr="00A81A97" w:rsidRDefault="00D02CFA">
      <w:pPr>
        <w:pStyle w:val="TITOLO1-REG"/>
        <w:numPr>
          <w:ilvl w:val="0"/>
          <w:numId w:val="289"/>
        </w:numPr>
        <w:pPrChange w:id="34700" w:author="Visone Rossana (GSE)" w:date="2025-09-17T17:33:00Z" w16du:dateUtc="2025-09-17T15:33:00Z">
          <w:pPr>
            <w:pStyle w:val="TITOLO1-REG"/>
          </w:pPr>
        </w:pPrChange>
      </w:pPr>
      <w:bookmarkStart w:id="34701" w:name="_Toc212462781"/>
      <w:r>
        <w:t>PRECISAZIONI</w:t>
      </w:r>
      <w:bookmarkEnd w:id="34701"/>
    </w:p>
    <w:p w14:paraId="5FB8C792" w14:textId="264EB9BA" w:rsidR="00D02CFA" w:rsidRPr="00357179" w:rsidRDefault="00A47920">
      <w:pPr>
        <w:pStyle w:val="NORMALEGSE"/>
        <w:spacing w:after="120" w:line="276" w:lineRule="auto"/>
        <w:jc w:val="both"/>
        <w:rPr>
          <w:ins w:id="34702" w:author="Visone Rossana (GSE)" w:date="2025-09-05T11:59:00Z" w16du:dateUtc="2025-09-05T09:59:00Z"/>
          <w:rFonts w:ascii="Calibri" w:hAnsi="Calibri"/>
          <w:sz w:val="22"/>
          <w:szCs w:val="22"/>
          <w:rPrChange w:id="34703" w:author="Visone Rossana (GSE)" w:date="2025-09-09T14:49:00Z" w16du:dateUtc="2025-09-09T12:49:00Z">
            <w:rPr>
              <w:ins w:id="34704" w:author="Visone Rossana (GSE)" w:date="2025-09-05T11:59:00Z" w16du:dateUtc="2025-09-05T09:59:00Z"/>
              <w:rFonts w:ascii="Calibri" w:hAnsi="Calibri"/>
            </w:rPr>
          </w:rPrChange>
        </w:rPr>
        <w:pPrChange w:id="34705" w:author="Visone Rossana (GSE)" w:date="2025-09-09T14:49:00Z" w16du:dateUtc="2025-09-09T12:49:00Z">
          <w:pPr>
            <w:pStyle w:val="NORMALEGSE"/>
            <w:spacing w:after="120"/>
            <w:jc w:val="both"/>
          </w:pPr>
        </w:pPrChange>
      </w:pPr>
      <w:ins w:id="34706" w:author="Visone Rossana (GSE)" w:date="2025-09-05T11:57:00Z">
        <w:r w:rsidRPr="740C93BC">
          <w:rPr>
            <w:rFonts w:ascii="Calibri" w:hAnsi="Calibri"/>
            <w:sz w:val="22"/>
            <w:szCs w:val="22"/>
            <w:rPrChange w:id="34707" w:author="Visone Rossana (GSE)" w:date="2025-09-09T14:49:00Z">
              <w:rPr>
                <w:rFonts w:ascii="Calibri" w:hAnsi="Calibri"/>
              </w:rPr>
            </w:rPrChange>
          </w:rPr>
          <w:t>Di seguito sono fornite alcune precisazioni e definizioni utili per la corretta applicazione delle disposizioni del Decreto.</w:t>
        </w:r>
      </w:ins>
      <w:del w:id="34708" w:author="Visone Rossana (GSE)" w:date="2025-09-05T11:57:00Z">
        <w:r w:rsidRPr="740C93BC" w:rsidDel="00D02CFA">
          <w:rPr>
            <w:rFonts w:ascii="Calibri" w:hAnsi="Calibri"/>
            <w:sz w:val="22"/>
            <w:szCs w:val="22"/>
            <w:rPrChange w:id="34709" w:author="Visone Rossana (GSE)" w:date="2025-09-09T14:49:00Z">
              <w:rPr>
                <w:rFonts w:ascii="Calibri" w:hAnsi="Calibri"/>
              </w:rPr>
            </w:rPrChange>
          </w:rPr>
          <w:delText>XXXX</w:delText>
        </w:r>
      </w:del>
    </w:p>
    <w:p w14:paraId="6267919E" w14:textId="77777777" w:rsidR="00726C50" w:rsidRPr="00726C50" w:rsidRDefault="00726C50">
      <w:pPr>
        <w:pStyle w:val="Paragrafoelenco"/>
        <w:keepNext/>
        <w:numPr>
          <w:ilvl w:val="0"/>
          <w:numId w:val="292"/>
        </w:numPr>
        <w:pBdr>
          <w:bottom w:val="single" w:sz="4" w:space="1" w:color="auto"/>
        </w:pBdr>
        <w:spacing w:before="240" w:after="120" w:line="276" w:lineRule="auto"/>
        <w:ind w:right="-142"/>
        <w:jc w:val="both"/>
        <w:outlineLvl w:val="1"/>
        <w:rPr>
          <w:ins w:id="34710" w:author="Oliosi Francesco (GSE)" w:date="2025-10-15T10:36:00Z" w16du:dateUtc="2025-10-15T08:36:00Z"/>
          <w:rFonts w:ascii="Calibri" w:eastAsiaTheme="majorEastAsia" w:hAnsi="Calibri" w:cstheme="majorBidi"/>
          <w:b/>
          <w:bCs/>
          <w:vanish/>
          <w:szCs w:val="26"/>
        </w:rPr>
        <w:pPrChange w:id="34711" w:author="Visone Rossana (GSE)" w:date="2025-10-23T10:16:00Z" w16du:dateUtc="2025-10-23T08:16:00Z">
          <w:pPr>
            <w:pStyle w:val="Paragrafoelenco"/>
            <w:keepNext/>
            <w:numPr>
              <w:numId w:val="464"/>
            </w:numPr>
            <w:pBdr>
              <w:bottom w:val="single" w:sz="4" w:space="1" w:color="auto"/>
            </w:pBdr>
            <w:spacing w:before="240" w:after="120" w:line="276" w:lineRule="auto"/>
            <w:ind w:left="851" w:right="-142" w:hanging="360"/>
            <w:jc w:val="both"/>
            <w:outlineLvl w:val="1"/>
          </w:pPr>
        </w:pPrChange>
      </w:pPr>
      <w:bookmarkStart w:id="34712" w:name="_Toc212462782"/>
      <w:bookmarkEnd w:id="34712"/>
    </w:p>
    <w:p w14:paraId="7E3850B2" w14:textId="2A9CF4C9" w:rsidR="00A47920" w:rsidRPr="00923DC6" w:rsidRDefault="00B602F6">
      <w:pPr>
        <w:pStyle w:val="TITOLO20"/>
        <w:numPr>
          <w:ilvl w:val="1"/>
          <w:numId w:val="292"/>
        </w:numPr>
        <w:ind w:left="574"/>
        <w:outlineLvl w:val="1"/>
        <w:rPr>
          <w:ins w:id="34713" w:author="Visone Rossana (GSE)" w:date="2025-09-05T11:59:00Z" w16du:dateUtc="2025-09-05T09:59:00Z"/>
        </w:rPr>
        <w:pPrChange w:id="34714" w:author="Visone Rossana (GSE)" w:date="2025-10-23T10:16:00Z" w16du:dateUtc="2025-10-23T08:16:00Z">
          <w:pPr>
            <w:pStyle w:val="TITOLO20"/>
            <w:ind w:left="426"/>
          </w:pPr>
        </w:pPrChange>
      </w:pPr>
      <w:ins w:id="34715" w:author="Visone Rossana (GSE)" w:date="2025-09-25T15:04:00Z" w16du:dateUtc="2025-09-25T13:04:00Z">
        <w:r>
          <w:t xml:space="preserve"> </w:t>
        </w:r>
      </w:ins>
      <w:bookmarkStart w:id="34716" w:name="_Toc212462783"/>
      <w:ins w:id="34717" w:author="Visone Rossana (GSE)" w:date="2025-09-05T11:59:00Z" w16du:dateUtc="2025-09-05T09:59:00Z">
        <w:r w:rsidR="00A47920">
          <w:t>Data conclusione intervento</w:t>
        </w:r>
        <w:bookmarkEnd w:id="34716"/>
        <w:r w:rsidR="00A47920" w:rsidRPr="00923DC6">
          <w:t xml:space="preserve"> </w:t>
        </w:r>
      </w:ins>
    </w:p>
    <w:p w14:paraId="0F3A770F" w14:textId="0ADC627A" w:rsidR="00B602F6" w:rsidRPr="00B602F6" w:rsidRDefault="00B602F6">
      <w:pPr>
        <w:spacing w:after="120" w:line="276" w:lineRule="auto"/>
        <w:jc w:val="both"/>
        <w:rPr>
          <w:ins w:id="34718" w:author="Visone Rossana (GSE)" w:date="2025-09-25T15:06:00Z" w16du:dateUtc="2025-09-25T13:06:00Z"/>
          <w:sz w:val="22"/>
          <w:szCs w:val="22"/>
          <w:rPrChange w:id="34719" w:author="Visone Rossana (GSE)" w:date="2025-09-25T15:06:00Z" w16du:dateUtc="2025-09-25T13:06:00Z">
            <w:rPr>
              <w:ins w:id="34720" w:author="Visone Rossana (GSE)" w:date="2025-09-25T15:06:00Z" w16du:dateUtc="2025-09-25T13:06:00Z"/>
            </w:rPr>
          </w:rPrChange>
        </w:rPr>
        <w:pPrChange w:id="34721" w:author="Visone Rossana (GSE)" w:date="2025-09-25T15:06:00Z" w16du:dateUtc="2025-09-25T13:06:00Z">
          <w:pPr>
            <w:spacing w:after="120"/>
            <w:jc w:val="both"/>
          </w:pPr>
        </w:pPrChange>
      </w:pPr>
      <w:ins w:id="34722" w:author="Visone Rossana (GSE)" w:date="2025-09-25T15:07:00Z" w16du:dateUtc="2025-09-25T13:07:00Z">
        <w:r>
          <w:rPr>
            <w:sz w:val="22"/>
            <w:szCs w:val="22"/>
          </w:rPr>
          <w:t xml:space="preserve">Ai sensi </w:t>
        </w:r>
      </w:ins>
      <w:ins w:id="34723" w:author="Visone Rossana (GSE)" w:date="2025-09-25T15:44:00Z" w16du:dateUtc="2025-09-25T13:44:00Z">
        <w:r w:rsidR="00B707F1">
          <w:rPr>
            <w:sz w:val="22"/>
            <w:szCs w:val="22"/>
          </w:rPr>
          <w:t>dell’art. 2, comma 1, lett. h), p</w:t>
        </w:r>
      </w:ins>
      <w:ins w:id="34724" w:author="Visone Rossana (GSE)" w:date="2025-09-25T15:06:00Z" w16du:dateUtc="2025-09-25T13:06:00Z">
        <w:r w:rsidRPr="00B602F6">
          <w:rPr>
            <w:sz w:val="22"/>
            <w:szCs w:val="22"/>
            <w:rPrChange w:id="34725" w:author="Visone Rossana (GSE)" w:date="2025-09-25T15:06:00Z" w16du:dateUtc="2025-09-25T13:06:00Z">
              <w:rPr/>
            </w:rPrChange>
          </w:rPr>
          <w:t xml:space="preserve">er </w:t>
        </w:r>
        <w:r w:rsidRPr="00B602F6">
          <w:rPr>
            <w:b/>
            <w:sz w:val="22"/>
            <w:szCs w:val="22"/>
            <w:rPrChange w:id="34726" w:author="Visone Rossana (GSE)" w:date="2025-09-25T15:06:00Z" w16du:dateUtc="2025-09-25T13:06:00Z">
              <w:rPr>
                <w:b/>
              </w:rPr>
            </w:rPrChange>
          </w:rPr>
          <w:t>data di conclusione dei lavori dell’intervento</w:t>
        </w:r>
        <w:r w:rsidRPr="00B602F6">
          <w:rPr>
            <w:sz w:val="22"/>
            <w:szCs w:val="22"/>
            <w:rPrChange w:id="34727" w:author="Visone Rossana (GSE)" w:date="2025-09-25T15:06:00Z" w16du:dateUtc="2025-09-25T13:06:00Z">
              <w:rPr/>
            </w:rPrChange>
          </w:rPr>
          <w:t xml:space="preserve"> si intende la data di ultimazione dei lavori, e delle attività correlate, per le quali sono state sostenute le spese ammissibili agli incentivi ai sensi de</w:t>
        </w:r>
      </w:ins>
      <w:ins w:id="34728" w:author="Visone Rossana (GSE)" w:date="2025-09-25T15:07:00Z" w16du:dateUtc="2025-09-25T13:07:00Z">
        <w:r>
          <w:rPr>
            <w:sz w:val="22"/>
            <w:szCs w:val="22"/>
          </w:rPr>
          <w:t xml:space="preserve">gli </w:t>
        </w:r>
      </w:ins>
      <w:ins w:id="34729" w:author="Visone Rossana (GSE)" w:date="2025-09-25T15:06:00Z" w16du:dateUtc="2025-09-25T13:06:00Z">
        <w:r w:rsidRPr="00B602F6">
          <w:rPr>
            <w:sz w:val="22"/>
            <w:szCs w:val="22"/>
            <w:rPrChange w:id="34730" w:author="Visone Rossana (GSE)" w:date="2025-09-25T15:06:00Z" w16du:dateUtc="2025-09-25T13:06:00Z">
              <w:rPr/>
            </w:rPrChange>
          </w:rPr>
          <w:t>art</w:t>
        </w:r>
      </w:ins>
      <w:ins w:id="34731" w:author="Visone Rossana (GSE)" w:date="2025-09-25T15:07:00Z" w16du:dateUtc="2025-09-25T13:07:00Z">
        <w:r>
          <w:rPr>
            <w:sz w:val="22"/>
            <w:szCs w:val="22"/>
          </w:rPr>
          <w:t>t. 6 e 9</w:t>
        </w:r>
      </w:ins>
      <w:ins w:id="34732" w:author="Visone Rossana (GSE)" w:date="2025-09-25T15:06:00Z" w16du:dateUtc="2025-09-25T13:06:00Z">
        <w:r w:rsidRPr="00B602F6">
          <w:rPr>
            <w:sz w:val="22"/>
            <w:szCs w:val="22"/>
            <w:rPrChange w:id="34733" w:author="Visone Rossana (GSE)" w:date="2025-09-25T15:06:00Z" w16du:dateUtc="2025-09-25T13:06:00Z">
              <w:rPr/>
            </w:rPrChange>
          </w:rPr>
          <w:t xml:space="preserve"> del Decreto. </w:t>
        </w:r>
      </w:ins>
    </w:p>
    <w:p w14:paraId="50F642D4" w14:textId="77777777" w:rsidR="00B602F6" w:rsidRPr="00B602F6" w:rsidRDefault="00B602F6">
      <w:pPr>
        <w:spacing w:after="120" w:line="276" w:lineRule="auto"/>
        <w:jc w:val="both"/>
        <w:rPr>
          <w:ins w:id="34734" w:author="Visone Rossana (GSE)" w:date="2025-09-25T15:06:00Z" w16du:dateUtc="2025-09-25T13:06:00Z"/>
          <w:sz w:val="22"/>
          <w:szCs w:val="22"/>
          <w:rPrChange w:id="34735" w:author="Visone Rossana (GSE)" w:date="2025-09-25T15:06:00Z" w16du:dateUtc="2025-09-25T13:06:00Z">
            <w:rPr>
              <w:ins w:id="34736" w:author="Visone Rossana (GSE)" w:date="2025-09-25T15:06:00Z" w16du:dateUtc="2025-09-25T13:06:00Z"/>
            </w:rPr>
          </w:rPrChange>
        </w:rPr>
        <w:pPrChange w:id="34737" w:author="Visone Rossana (GSE)" w:date="2025-09-25T15:06:00Z" w16du:dateUtc="2025-09-25T13:06:00Z">
          <w:pPr>
            <w:spacing w:after="120"/>
            <w:jc w:val="both"/>
          </w:pPr>
        </w:pPrChange>
      </w:pPr>
      <w:ins w:id="34738" w:author="Visone Rossana (GSE)" w:date="2025-09-25T15:06:00Z" w16du:dateUtc="2025-09-25T13:06:00Z">
        <w:r w:rsidRPr="00B602F6">
          <w:rPr>
            <w:sz w:val="22"/>
            <w:szCs w:val="22"/>
            <w:rPrChange w:id="34739" w:author="Visone Rossana (GSE)" w:date="2025-09-25T15:06:00Z" w16du:dateUtc="2025-09-25T13:06:00Z">
              <w:rPr/>
            </w:rPrChange>
          </w:rPr>
          <w:t xml:space="preserve">Per gli interventi effettuati dalle Pubbliche Amministrazioni, per </w:t>
        </w:r>
        <w:r w:rsidRPr="00B602F6">
          <w:rPr>
            <w:b/>
            <w:sz w:val="22"/>
            <w:szCs w:val="22"/>
            <w:rPrChange w:id="34740" w:author="Visone Rossana (GSE)" w:date="2025-09-25T15:06:00Z" w16du:dateUtc="2025-09-25T13:06:00Z">
              <w:rPr>
                <w:b/>
              </w:rPr>
            </w:rPrChange>
          </w:rPr>
          <w:t>data di conclusione</w:t>
        </w:r>
        <w:r w:rsidRPr="00B602F6">
          <w:rPr>
            <w:sz w:val="22"/>
            <w:szCs w:val="22"/>
            <w:rPrChange w:id="34741" w:author="Visone Rossana (GSE)" w:date="2025-09-25T15:06:00Z" w16du:dateUtc="2025-09-25T13:06:00Z">
              <w:rPr/>
            </w:rPrChange>
          </w:rPr>
          <w:t xml:space="preserve"> dell’intervento è da intendersi:</w:t>
        </w:r>
      </w:ins>
    </w:p>
    <w:p w14:paraId="43FA5132" w14:textId="75B6B454" w:rsidR="00B707F1" w:rsidRPr="00B707F1" w:rsidRDefault="00B707F1" w:rsidP="00B707F1">
      <w:pPr>
        <w:pStyle w:val="Paragrafoelenco"/>
        <w:numPr>
          <w:ilvl w:val="0"/>
          <w:numId w:val="156"/>
        </w:numPr>
        <w:spacing w:after="120" w:line="276" w:lineRule="auto"/>
        <w:jc w:val="both"/>
        <w:rPr>
          <w:ins w:id="34742" w:author="Visone Rossana (GSE)" w:date="2025-09-25T15:48:00Z" w16du:dateUtc="2025-09-25T13:48:00Z"/>
          <w:b/>
          <w:bCs/>
          <w:sz w:val="22"/>
          <w:szCs w:val="22"/>
          <w:rPrChange w:id="34743" w:author="Visone Rossana (GSE)" w:date="2025-09-25T15:48:00Z" w16du:dateUtc="2025-09-25T13:48:00Z">
            <w:rPr>
              <w:ins w:id="34744" w:author="Visone Rossana (GSE)" w:date="2025-09-25T15:48:00Z" w16du:dateUtc="2025-09-25T13:48:00Z"/>
              <w:sz w:val="22"/>
              <w:szCs w:val="22"/>
            </w:rPr>
          </w:rPrChange>
        </w:rPr>
      </w:pPr>
      <w:ins w:id="34745" w:author="Visone Rossana (GSE)" w:date="2025-09-25T15:44:00Z" w16du:dateUtc="2025-09-25T13:44:00Z">
        <w:r w:rsidRPr="00B707F1">
          <w:rPr>
            <w:b/>
            <w:bCs/>
            <w:sz w:val="22"/>
            <w:szCs w:val="22"/>
            <w:rPrChange w:id="34746" w:author="Visone Rossana (GSE)" w:date="2025-09-25T15:48:00Z" w16du:dateUtc="2025-09-25T13:48:00Z">
              <w:rPr>
                <w:sz w:val="22"/>
                <w:szCs w:val="22"/>
              </w:rPr>
            </w:rPrChange>
          </w:rPr>
          <w:t>la data di collaudo</w:t>
        </w:r>
      </w:ins>
      <w:ins w:id="34747" w:author="Visone Rossana (GSE)" w:date="2025-09-25T15:48:00Z" w16du:dateUtc="2025-09-25T13:48:00Z">
        <w:r w:rsidRPr="00B707F1">
          <w:t xml:space="preserve"> </w:t>
        </w:r>
        <w:r w:rsidRPr="00B707F1">
          <w:rPr>
            <w:sz w:val="22"/>
            <w:szCs w:val="22"/>
          </w:rPr>
          <w:t xml:space="preserve">ai sensi dell’articolo 116 del decreto legislativo 31 marzo 2023, n. 36, </w:t>
        </w:r>
        <w:r w:rsidRPr="00B707F1">
          <w:rPr>
            <w:b/>
            <w:bCs/>
            <w:sz w:val="22"/>
            <w:szCs w:val="22"/>
            <w:rPrChange w:id="34748" w:author="Visone Rossana (GSE)" w:date="2025-09-25T15:48:00Z" w16du:dateUtc="2025-09-25T13:48:00Z">
              <w:rPr>
                <w:sz w:val="22"/>
                <w:szCs w:val="22"/>
              </w:rPr>
            </w:rPrChange>
          </w:rPr>
          <w:t>o la data</w:t>
        </w:r>
      </w:ins>
    </w:p>
    <w:p w14:paraId="7509C347" w14:textId="77777777" w:rsidR="00B707F1" w:rsidRPr="00B707F1" w:rsidRDefault="00B707F1">
      <w:pPr>
        <w:pStyle w:val="Paragrafoelenco"/>
        <w:spacing w:after="120" w:line="276" w:lineRule="auto"/>
        <w:jc w:val="both"/>
        <w:rPr>
          <w:ins w:id="34749" w:author="Visone Rossana (GSE)" w:date="2025-09-25T15:48:00Z" w16du:dateUtc="2025-09-25T13:48:00Z"/>
          <w:sz w:val="22"/>
          <w:szCs w:val="22"/>
        </w:rPr>
        <w:pPrChange w:id="34750" w:author="Visone Rossana (GSE)" w:date="2025-09-25T15:49:00Z" w16du:dateUtc="2025-09-25T13:49:00Z">
          <w:pPr>
            <w:pStyle w:val="Paragrafoelenco"/>
            <w:numPr>
              <w:numId w:val="156"/>
            </w:numPr>
            <w:spacing w:after="120" w:line="276" w:lineRule="auto"/>
            <w:ind w:hanging="360"/>
            <w:jc w:val="both"/>
          </w:pPr>
        </w:pPrChange>
      </w:pPr>
      <w:ins w:id="34751" w:author="Visone Rossana (GSE)" w:date="2025-09-25T15:48:00Z" w16du:dateUtc="2025-09-25T13:48:00Z">
        <w:r w:rsidRPr="00B707F1">
          <w:rPr>
            <w:b/>
            <w:bCs/>
            <w:sz w:val="22"/>
            <w:szCs w:val="22"/>
            <w:rPrChange w:id="34752" w:author="Visone Rossana (GSE)" w:date="2025-09-25T15:48:00Z" w16du:dateUtc="2025-09-25T13:48:00Z">
              <w:rPr>
                <w:sz w:val="22"/>
                <w:szCs w:val="22"/>
              </w:rPr>
            </w:rPrChange>
          </w:rPr>
          <w:t xml:space="preserve">del certificato di regolare esecuzione </w:t>
        </w:r>
        <w:r w:rsidRPr="00B707F1">
          <w:rPr>
            <w:sz w:val="22"/>
            <w:szCs w:val="22"/>
          </w:rPr>
          <w:t>ai sensi dell’articolo 50, comma 7 e dell’allegato II.14, e</w:t>
        </w:r>
      </w:ins>
    </w:p>
    <w:p w14:paraId="126EAAB1" w14:textId="3EA5C584" w:rsidR="00B602F6" w:rsidRPr="00B602F6" w:rsidRDefault="00B707F1">
      <w:pPr>
        <w:pStyle w:val="Paragrafoelenco"/>
        <w:spacing w:after="120" w:line="276" w:lineRule="auto"/>
        <w:jc w:val="both"/>
        <w:rPr>
          <w:ins w:id="34753" w:author="Visone Rossana (GSE)" w:date="2025-09-25T15:06:00Z" w16du:dateUtc="2025-09-25T13:06:00Z"/>
          <w:sz w:val="22"/>
          <w:szCs w:val="22"/>
          <w:rPrChange w:id="34754" w:author="Visone Rossana (GSE)" w:date="2025-09-25T15:06:00Z" w16du:dateUtc="2025-09-25T13:06:00Z">
            <w:rPr>
              <w:ins w:id="34755" w:author="Visone Rossana (GSE)" w:date="2025-09-25T15:06:00Z" w16du:dateUtc="2025-09-25T13:06:00Z"/>
            </w:rPr>
          </w:rPrChange>
        </w:rPr>
        <w:pPrChange w:id="34756" w:author="Visone Rossana (GSE)" w:date="2025-09-25T15:49:00Z" w16du:dateUtc="2025-09-25T13:49:00Z">
          <w:pPr>
            <w:pStyle w:val="Paragrafoelenco"/>
            <w:numPr>
              <w:numId w:val="156"/>
            </w:numPr>
            <w:spacing w:after="120" w:line="276" w:lineRule="auto"/>
            <w:ind w:hanging="360"/>
            <w:jc w:val="both"/>
          </w:pPr>
        </w:pPrChange>
      </w:pPr>
      <w:ins w:id="34757" w:author="Visone Rossana (GSE)" w:date="2025-09-25T15:48:00Z" w16du:dateUtc="2025-09-25T13:48:00Z">
        <w:r w:rsidRPr="00B707F1">
          <w:rPr>
            <w:sz w:val="22"/>
            <w:szCs w:val="22"/>
          </w:rPr>
          <w:t>dell’articolo 28 del decreto legislativo 31 marzo 2023, n. 36, in caso di appalto specifico recante</w:t>
        </w:r>
        <w:r>
          <w:rPr>
            <w:sz w:val="22"/>
            <w:szCs w:val="22"/>
          </w:rPr>
          <w:t xml:space="preserve"> l</w:t>
        </w:r>
        <w:r w:rsidRPr="00B707F1">
          <w:rPr>
            <w:sz w:val="22"/>
            <w:szCs w:val="22"/>
          </w:rPr>
          <w:t>’intervento oggetto della richiesta di concessione d’incentivo</w:t>
        </w:r>
      </w:ins>
    </w:p>
    <w:p w14:paraId="3A96FC74" w14:textId="76055605" w:rsidR="00B602F6" w:rsidRPr="00B602F6" w:rsidRDefault="00B602F6" w:rsidP="00B602F6">
      <w:pPr>
        <w:pStyle w:val="Paragrafoelenco"/>
        <w:numPr>
          <w:ilvl w:val="0"/>
          <w:numId w:val="156"/>
        </w:numPr>
        <w:spacing w:after="120" w:line="276" w:lineRule="auto"/>
        <w:jc w:val="both"/>
        <w:rPr>
          <w:ins w:id="34758" w:author="Visone Rossana (GSE)" w:date="2025-09-25T15:06:00Z" w16du:dateUtc="2025-09-25T13:06:00Z"/>
          <w:sz w:val="22"/>
          <w:szCs w:val="22"/>
          <w:rPrChange w:id="34759" w:author="Visone Rossana (GSE)" w:date="2025-09-25T15:06:00Z" w16du:dateUtc="2025-09-25T13:06:00Z">
            <w:rPr>
              <w:ins w:id="34760" w:author="Visone Rossana (GSE)" w:date="2025-09-25T15:06:00Z" w16du:dateUtc="2025-09-25T13:06:00Z"/>
            </w:rPr>
          </w:rPrChange>
        </w:rPr>
      </w:pPr>
      <w:ins w:id="34761" w:author="Visone Rossana (GSE)" w:date="2025-09-25T15:06:00Z" w16du:dateUtc="2025-09-25T13:06:00Z">
        <w:r w:rsidRPr="00B602F6">
          <w:rPr>
            <w:sz w:val="22"/>
            <w:szCs w:val="22"/>
            <w:rPrChange w:id="34762" w:author="Visone Rossana (GSE)" w:date="2025-09-25T15:06:00Z" w16du:dateUtc="2025-09-25T13:06:00Z">
              <w:rPr/>
            </w:rPrChange>
          </w:rPr>
          <w:t xml:space="preserve">in caso di </w:t>
        </w:r>
      </w:ins>
      <w:ins w:id="34763" w:author="Visone Rossana (GSE)" w:date="2025-09-25T15:49:00Z" w16du:dateUtc="2025-09-25T13:49:00Z">
        <w:r w:rsidR="00B707F1">
          <w:rPr>
            <w:sz w:val="22"/>
            <w:szCs w:val="22"/>
          </w:rPr>
          <w:t>appalto riferito ad una pluralità d’interventi tra cui quello oggetto della richiesta di concessione dell’incentivo, la</w:t>
        </w:r>
      </w:ins>
      <w:ins w:id="34764" w:author="Visone Rossana (GSE)" w:date="2025-09-25T15:50:00Z" w16du:dateUtc="2025-09-25T13:50:00Z">
        <w:r w:rsidR="00B707F1">
          <w:rPr>
            <w:sz w:val="22"/>
            <w:szCs w:val="22"/>
          </w:rPr>
          <w:t xml:space="preserve"> data di emissione dello stato di avanzamento dei lavori (SAL) finale nel quale è incluso lo specifico intervento (o multi-intervento) per il quale si richiede l’incentivo</w:t>
        </w:r>
      </w:ins>
      <w:ins w:id="34765" w:author="Visone Rossana (GSE)" w:date="2025-09-25T15:06:00Z" w16du:dateUtc="2025-09-25T13:06:00Z">
        <w:r w:rsidRPr="00B602F6">
          <w:rPr>
            <w:sz w:val="22"/>
            <w:szCs w:val="22"/>
            <w:rPrChange w:id="34766" w:author="Visone Rossana (GSE)" w:date="2025-09-25T15:06:00Z" w16du:dateUtc="2025-09-25T13:06:00Z">
              <w:rPr/>
            </w:rPrChange>
          </w:rPr>
          <w:t>.</w:t>
        </w:r>
      </w:ins>
    </w:p>
    <w:p w14:paraId="74EC7F8E" w14:textId="45C1F8A0" w:rsidR="00B602F6" w:rsidRDefault="00B602F6">
      <w:pPr>
        <w:spacing w:after="120" w:line="276" w:lineRule="auto"/>
        <w:jc w:val="both"/>
        <w:rPr>
          <w:ins w:id="34767" w:author="Visone Rossana (GSE)" w:date="2025-10-08T16:53:00Z" w16du:dateUtc="2025-10-08T14:53:00Z"/>
          <w:sz w:val="22"/>
          <w:szCs w:val="22"/>
        </w:rPr>
      </w:pPr>
      <w:ins w:id="34768" w:author="Visone Rossana (GSE)" w:date="2025-09-25T15:06:00Z" w16du:dateUtc="2025-09-25T13:06:00Z">
        <w:r w:rsidRPr="00DC113E">
          <w:rPr>
            <w:sz w:val="22"/>
            <w:szCs w:val="22"/>
            <w:highlight w:val="yellow"/>
            <w:rPrChange w:id="34769" w:author="Visone Rossana (GSE)" w:date="2025-10-08T16:54:00Z" w16du:dateUtc="2025-10-08T14:54:00Z">
              <w:rPr/>
            </w:rPrChange>
          </w:rPr>
          <w:t>I</w:t>
        </w:r>
        <w:commentRangeStart w:id="34770"/>
        <w:r w:rsidRPr="00DC113E">
          <w:rPr>
            <w:sz w:val="22"/>
            <w:szCs w:val="22"/>
            <w:highlight w:val="yellow"/>
            <w:rPrChange w:id="34771" w:author="Visone Rossana (GSE)" w:date="2025-10-08T16:54:00Z" w16du:dateUtc="2025-10-08T14:54:00Z">
              <w:rPr/>
            </w:rPrChange>
          </w:rPr>
          <w:t xml:space="preserve">n caso di </w:t>
        </w:r>
        <w:r w:rsidRPr="00DC113E">
          <w:rPr>
            <w:b/>
            <w:sz w:val="22"/>
            <w:szCs w:val="22"/>
            <w:highlight w:val="yellow"/>
            <w:rPrChange w:id="34772" w:author="Visone Rossana (GSE)" w:date="2025-10-08T16:54:00Z" w16du:dateUtc="2025-10-08T14:54:00Z">
              <w:rPr>
                <w:b/>
              </w:rPr>
            </w:rPrChange>
          </w:rPr>
          <w:t>multi-intervento</w:t>
        </w:r>
        <w:r w:rsidRPr="00DC113E">
          <w:rPr>
            <w:sz w:val="22"/>
            <w:szCs w:val="22"/>
            <w:highlight w:val="yellow"/>
            <w:rPrChange w:id="34773" w:author="Visone Rossana (GSE)" w:date="2025-10-08T16:54:00Z" w16du:dateUtc="2025-10-08T14:54:00Z">
              <w:rPr/>
            </w:rPrChange>
          </w:rPr>
          <w:t>, la data di ultimazione dei lavori è quella di conclusione dell’ultimo intervento</w:t>
        </w:r>
        <w:r w:rsidRPr="00B602F6">
          <w:rPr>
            <w:sz w:val="22"/>
            <w:szCs w:val="22"/>
            <w:rPrChange w:id="34774" w:author="Visone Rossana (GSE)" w:date="2025-09-25T15:06:00Z" w16du:dateUtc="2025-09-25T13:06:00Z">
              <w:rPr/>
            </w:rPrChange>
          </w:rPr>
          <w:t>.</w:t>
        </w:r>
      </w:ins>
      <w:commentRangeEnd w:id="34770"/>
      <w:r w:rsidR="00AF5499" w:rsidRPr="00B602F6">
        <w:rPr>
          <w:rStyle w:val="Rimandocommento"/>
          <w:sz w:val="22"/>
          <w:szCs w:val="22"/>
          <w:rPrChange w:id="34775" w:author="Visone Rossana (GSE)" w:date="2025-09-25T15:06:00Z" w16du:dateUtc="2025-09-25T13:06:00Z">
            <w:rPr>
              <w:rStyle w:val="Rimandocommento"/>
              <w:sz w:val="24"/>
            </w:rPr>
          </w:rPrChange>
        </w:rPr>
        <w:commentReference w:id="34770"/>
      </w:r>
      <w:ins w:id="34777" w:author="Visone Rossana (GSE)" w:date="2025-09-25T15:06:00Z" w16du:dateUtc="2025-09-25T13:06:00Z">
        <w:r w:rsidRPr="00B602F6">
          <w:rPr>
            <w:sz w:val="22"/>
            <w:szCs w:val="22"/>
            <w:rPrChange w:id="34778" w:author="Visone Rossana (GSE)" w:date="2025-09-25T15:06:00Z" w16du:dateUtc="2025-09-25T13:06:00Z">
              <w:rPr/>
            </w:rPrChange>
          </w:rPr>
          <w:t xml:space="preserve"> </w:t>
        </w:r>
      </w:ins>
    </w:p>
    <w:p w14:paraId="7DFD8D03" w14:textId="1EE8354A" w:rsidR="00724EE1" w:rsidRPr="00B602F6" w:rsidDel="009A0F74" w:rsidRDefault="00724EE1">
      <w:pPr>
        <w:spacing w:after="120" w:line="276" w:lineRule="auto"/>
        <w:jc w:val="both"/>
        <w:rPr>
          <w:ins w:id="34779" w:author="Visone Rossana (GSE)" w:date="2025-09-25T15:06:00Z" w16du:dateUtc="2025-09-25T13:06:00Z"/>
          <w:del w:id="34780" w:author="Visone Rossana (GSE)" w:date="2025-10-08T16:54:00Z" w16du:dateUtc="2025-10-08T14:54:00Z"/>
          <w:sz w:val="22"/>
          <w:szCs w:val="22"/>
          <w:rPrChange w:id="34781" w:author="Visone Rossana (GSE)" w:date="2025-09-25T15:06:00Z" w16du:dateUtc="2025-09-25T13:06:00Z">
            <w:rPr>
              <w:ins w:id="34782" w:author="Visone Rossana (GSE)" w:date="2025-09-25T15:06:00Z" w16du:dateUtc="2025-09-25T13:06:00Z"/>
              <w:del w:id="34783" w:author="Visone Rossana (GSE)" w:date="2025-10-08T16:54:00Z" w16du:dateUtc="2025-10-08T14:54:00Z"/>
            </w:rPr>
          </w:rPrChange>
        </w:rPr>
        <w:pPrChange w:id="34784" w:author="Visone Rossana (GSE)" w:date="2025-09-25T15:06:00Z" w16du:dateUtc="2025-09-25T13:06:00Z">
          <w:pPr>
            <w:spacing w:after="120"/>
            <w:jc w:val="both"/>
          </w:pPr>
        </w:pPrChange>
      </w:pPr>
    </w:p>
    <w:p w14:paraId="2FE66A44" w14:textId="61E7C5E5" w:rsidR="00B602F6" w:rsidRPr="00B602F6" w:rsidRDefault="00B602F6">
      <w:pPr>
        <w:spacing w:after="120" w:line="276" w:lineRule="auto"/>
        <w:jc w:val="both"/>
        <w:rPr>
          <w:ins w:id="34785" w:author="Visone Rossana (GSE)" w:date="2025-09-25T15:06:00Z" w16du:dateUtc="2025-09-25T13:06:00Z"/>
          <w:b/>
          <w:sz w:val="22"/>
          <w:szCs w:val="22"/>
          <w:rPrChange w:id="34786" w:author="Visone Rossana (GSE)" w:date="2025-09-25T15:06:00Z" w16du:dateUtc="2025-09-25T13:06:00Z">
            <w:rPr>
              <w:ins w:id="34787" w:author="Visone Rossana (GSE)" w:date="2025-09-25T15:06:00Z" w16du:dateUtc="2025-09-25T13:06:00Z"/>
              <w:b/>
            </w:rPr>
          </w:rPrChange>
        </w:rPr>
        <w:pPrChange w:id="34788" w:author="Visone Rossana (GSE)" w:date="2025-09-25T15:06:00Z" w16du:dateUtc="2025-09-25T13:06:00Z">
          <w:pPr>
            <w:spacing w:after="120"/>
            <w:jc w:val="both"/>
          </w:pPr>
        </w:pPrChange>
      </w:pPr>
      <w:ins w:id="34789" w:author="Visone Rossana (GSE)" w:date="2025-09-25T15:06:00Z" w16du:dateUtc="2025-09-25T13:06:00Z">
        <w:r w:rsidRPr="00B602F6">
          <w:rPr>
            <w:b/>
            <w:sz w:val="22"/>
            <w:szCs w:val="22"/>
            <w:rPrChange w:id="34790" w:author="Visone Rossana (GSE)" w:date="2025-09-25T15:06:00Z" w16du:dateUtc="2025-09-25T13:06:00Z">
              <w:rPr>
                <w:b/>
              </w:rPr>
            </w:rPrChange>
          </w:rPr>
          <w:t xml:space="preserve">La data di conclusione dell’intervento non può superare </w:t>
        </w:r>
        <w:r w:rsidRPr="00D74E12">
          <w:rPr>
            <w:b/>
            <w:sz w:val="22"/>
            <w:szCs w:val="22"/>
            <w:rPrChange w:id="34791" w:author="Visone Rossana (GSE)" w:date="2025-09-25T17:12:00Z" w16du:dateUtc="2025-09-25T15:12:00Z">
              <w:rPr>
                <w:b/>
              </w:rPr>
            </w:rPrChange>
          </w:rPr>
          <w:t xml:space="preserve">i </w:t>
        </w:r>
      </w:ins>
      <w:ins w:id="34792" w:author="Visone Rossana (GSE)" w:date="2025-09-25T16:03:00Z" w16du:dateUtc="2025-09-25T14:03:00Z">
        <w:r w:rsidR="003A3015" w:rsidRPr="00F21BAF">
          <w:rPr>
            <w:b/>
            <w:sz w:val="22"/>
            <w:szCs w:val="22"/>
          </w:rPr>
          <w:t>12</w:t>
        </w:r>
      </w:ins>
      <w:ins w:id="34793" w:author="Visone Rossana (GSE)" w:date="2025-09-25T15:06:00Z" w16du:dateUtc="2025-09-25T13:06:00Z">
        <w:r w:rsidRPr="00D74E12">
          <w:rPr>
            <w:b/>
            <w:sz w:val="22"/>
            <w:szCs w:val="22"/>
            <w:rPrChange w:id="34794" w:author="Visone Rossana (GSE)" w:date="2025-09-25T17:12:00Z" w16du:dateUtc="2025-09-25T15:12:00Z">
              <w:rPr>
                <w:b/>
              </w:rPr>
            </w:rPrChange>
          </w:rPr>
          <w:t>0</w:t>
        </w:r>
        <w:r w:rsidRPr="00B602F6">
          <w:rPr>
            <w:b/>
            <w:sz w:val="22"/>
            <w:szCs w:val="22"/>
            <w:rPrChange w:id="34795" w:author="Visone Rossana (GSE)" w:date="2025-09-25T15:06:00Z" w16du:dateUtc="2025-09-25T13:06:00Z">
              <w:rPr>
                <w:b/>
              </w:rPr>
            </w:rPrChange>
          </w:rPr>
          <w:t xml:space="preserve"> giorni dalla data di effettuazione dell’ultimo pagamento. </w:t>
        </w:r>
      </w:ins>
    </w:p>
    <w:p w14:paraId="358779F6" w14:textId="44884BC7" w:rsidR="00B602F6" w:rsidRPr="00B602F6" w:rsidRDefault="00B602F6">
      <w:pPr>
        <w:spacing w:after="120" w:line="276" w:lineRule="auto"/>
        <w:jc w:val="both"/>
        <w:rPr>
          <w:ins w:id="34796" w:author="Visone Rossana (GSE)" w:date="2025-09-25T15:06:00Z" w16du:dateUtc="2025-09-25T13:06:00Z"/>
          <w:sz w:val="22"/>
          <w:szCs w:val="22"/>
          <w:rPrChange w:id="34797" w:author="Visone Rossana (GSE)" w:date="2025-09-25T15:06:00Z" w16du:dateUtc="2025-09-25T13:06:00Z">
            <w:rPr>
              <w:ins w:id="34798" w:author="Visone Rossana (GSE)" w:date="2025-09-25T15:06:00Z" w16du:dateUtc="2025-09-25T13:06:00Z"/>
            </w:rPr>
          </w:rPrChange>
        </w:rPr>
        <w:pPrChange w:id="34799" w:author="Visone Rossana (GSE)" w:date="2025-09-25T15:06:00Z" w16du:dateUtc="2025-09-25T13:06:00Z">
          <w:pPr>
            <w:spacing w:after="120"/>
            <w:jc w:val="both"/>
          </w:pPr>
        </w:pPrChange>
      </w:pPr>
      <w:ins w:id="34800" w:author="Visone Rossana (GSE)" w:date="2025-09-25T15:06:00Z" w16du:dateUtc="2025-09-25T13:06:00Z">
        <w:r w:rsidRPr="00B602F6">
          <w:rPr>
            <w:sz w:val="22"/>
            <w:szCs w:val="22"/>
            <w:rPrChange w:id="34801" w:author="Visone Rossana (GSE)" w:date="2025-09-25T15:06:00Z" w16du:dateUtc="2025-09-25T13:06:00Z">
              <w:rPr/>
            </w:rPrChange>
          </w:rPr>
          <w:t xml:space="preserve">Le </w:t>
        </w:r>
        <w:r w:rsidRPr="00B602F6">
          <w:rPr>
            <w:b/>
            <w:sz w:val="22"/>
            <w:szCs w:val="22"/>
            <w:rPrChange w:id="34802" w:author="Visone Rossana (GSE)" w:date="2025-09-25T15:06:00Z" w16du:dateUtc="2025-09-25T13:06:00Z">
              <w:rPr>
                <w:b/>
              </w:rPr>
            </w:rPrChange>
          </w:rPr>
          <w:t xml:space="preserve">prestazioni professionali, </w:t>
        </w:r>
        <w:r w:rsidRPr="00B602F6">
          <w:rPr>
            <w:sz w:val="22"/>
            <w:szCs w:val="22"/>
            <w:rPrChange w:id="34803" w:author="Visone Rossana (GSE)" w:date="2025-09-25T15:06:00Z" w16du:dateUtc="2025-09-25T13:06:00Z">
              <w:rPr/>
            </w:rPrChange>
          </w:rPr>
          <w:t xml:space="preserve">previste all’art. </w:t>
        </w:r>
      </w:ins>
      <w:ins w:id="34804" w:author="Visone Rossana (GSE)" w:date="2025-09-25T15:52:00Z" w16du:dateUtc="2025-09-25T13:52:00Z">
        <w:r w:rsidR="00B707F1">
          <w:rPr>
            <w:sz w:val="22"/>
            <w:szCs w:val="22"/>
          </w:rPr>
          <w:t>6,</w:t>
        </w:r>
      </w:ins>
      <w:ins w:id="34805" w:author="Visone Rossana (GSE)" w:date="2025-09-25T15:06:00Z" w16du:dateUtc="2025-09-25T13:06:00Z">
        <w:r w:rsidRPr="00B602F6">
          <w:rPr>
            <w:sz w:val="22"/>
            <w:szCs w:val="22"/>
            <w:rPrChange w:id="34806" w:author="Visone Rossana (GSE)" w:date="2025-09-25T15:06:00Z" w16du:dateUtc="2025-09-25T13:06:00Z">
              <w:rPr/>
            </w:rPrChange>
          </w:rPr>
          <w:t xml:space="preserve"> comma 1</w:t>
        </w:r>
      </w:ins>
      <w:ins w:id="34807" w:author="Visone Rossana (GSE)" w:date="2025-09-25T15:52:00Z" w16du:dateUtc="2025-09-25T13:52:00Z">
        <w:r w:rsidR="00B707F1">
          <w:rPr>
            <w:sz w:val="22"/>
            <w:szCs w:val="22"/>
          </w:rPr>
          <w:t xml:space="preserve"> lett. i) e all’art. 9, comma 1, lett. c</w:t>
        </w:r>
      </w:ins>
      <w:ins w:id="34808" w:author="Visone Rossana (GSE)" w:date="2025-09-25T15:53:00Z" w16du:dateUtc="2025-09-25T13:53:00Z">
        <w:r w:rsidR="00B707F1">
          <w:rPr>
            <w:sz w:val="22"/>
            <w:szCs w:val="22"/>
          </w:rPr>
          <w:t>) del Decreto</w:t>
        </w:r>
      </w:ins>
      <w:ins w:id="34809" w:author="Visone Rossana (GSE)" w:date="2025-09-25T15:06:00Z" w16du:dateUtc="2025-09-25T13:06:00Z">
        <w:r w:rsidRPr="00B602F6">
          <w:rPr>
            <w:sz w:val="22"/>
            <w:szCs w:val="22"/>
            <w:rPrChange w:id="34810" w:author="Visone Rossana (GSE)" w:date="2025-09-25T15:06:00Z" w16du:dateUtc="2025-09-25T13:06:00Z">
              <w:rPr/>
            </w:rPrChange>
          </w:rPr>
          <w:t xml:space="preserve">, comprese le diagnosi e certificazioni energetiche, anche quando espressamente previste dal Decreto, </w:t>
        </w:r>
      </w:ins>
      <w:ins w:id="34811" w:author="Visone Rossana (GSE)" w:date="2025-09-25T16:43:00Z" w16du:dateUtc="2025-09-25T14:43:00Z">
        <w:r w:rsidR="003A42D3">
          <w:rPr>
            <w:sz w:val="22"/>
            <w:szCs w:val="22"/>
          </w:rPr>
          <w:t xml:space="preserve">nonché </w:t>
        </w:r>
      </w:ins>
      <w:ins w:id="34812" w:author="Visone Rossana (GSE)" w:date="2025-09-25T16:41:00Z">
        <w:r w:rsidR="003A42D3" w:rsidRPr="003A42D3">
          <w:rPr>
            <w:sz w:val="22"/>
            <w:szCs w:val="22"/>
            <w:rPrChange w:id="34813" w:author="Visone Rossana (GSE)" w:date="2025-09-25T16:42:00Z" w16du:dateUtc="2025-09-25T14:42:00Z">
              <w:rPr>
                <w:b/>
                <w:bCs/>
                <w:i/>
                <w:iCs/>
                <w:sz w:val="22"/>
                <w:szCs w:val="22"/>
              </w:rPr>
            </w:rPrChange>
          </w:rPr>
          <w:t xml:space="preserve">la fornitura e posa in opera di componenti non </w:t>
        </w:r>
      </w:ins>
      <w:ins w:id="34814" w:author="Visone Rossana (GSE)" w:date="2025-09-25T16:46:00Z" w16du:dateUtc="2025-09-25T14:46:00Z">
        <w:r w:rsidR="0025027D">
          <w:rPr>
            <w:sz w:val="22"/>
            <w:szCs w:val="22"/>
          </w:rPr>
          <w:t xml:space="preserve">necessari </w:t>
        </w:r>
      </w:ins>
      <w:ins w:id="34815" w:author="Visone Rossana (GSE)" w:date="2025-09-25T16:45:00Z" w16du:dateUtc="2025-09-25T14:45:00Z">
        <w:r w:rsidR="0025027D">
          <w:rPr>
            <w:sz w:val="22"/>
            <w:szCs w:val="22"/>
          </w:rPr>
          <w:t>per</w:t>
        </w:r>
      </w:ins>
      <w:ins w:id="34816" w:author="Visone Rossana (GSE)" w:date="2025-09-25T16:41:00Z">
        <w:r w:rsidR="003A42D3" w:rsidRPr="003A42D3">
          <w:rPr>
            <w:sz w:val="22"/>
            <w:szCs w:val="22"/>
            <w:rPrChange w:id="34817" w:author="Visone Rossana (GSE)" w:date="2025-09-25T16:42:00Z" w16du:dateUtc="2025-09-25T14:42:00Z">
              <w:rPr>
                <w:b/>
                <w:bCs/>
                <w:i/>
                <w:iCs/>
                <w:sz w:val="22"/>
                <w:szCs w:val="22"/>
              </w:rPr>
            </w:rPrChange>
          </w:rPr>
          <w:t xml:space="preserve"> </w:t>
        </w:r>
      </w:ins>
      <w:ins w:id="34818" w:author="Visone Rossana (GSE)" w:date="2025-09-25T16:45:00Z" w16du:dateUtc="2025-09-25T14:45:00Z">
        <w:r w:rsidR="0025027D">
          <w:rPr>
            <w:sz w:val="22"/>
            <w:szCs w:val="22"/>
          </w:rPr>
          <w:t xml:space="preserve">il </w:t>
        </w:r>
      </w:ins>
      <w:ins w:id="34819" w:author="Visone Rossana (GSE)" w:date="2025-09-25T16:41:00Z">
        <w:r w:rsidR="003A42D3" w:rsidRPr="003A42D3">
          <w:rPr>
            <w:sz w:val="22"/>
            <w:szCs w:val="22"/>
            <w:rPrChange w:id="34820" w:author="Visone Rossana (GSE)" w:date="2025-09-25T16:42:00Z" w16du:dateUtc="2025-09-25T14:42:00Z">
              <w:rPr>
                <w:b/>
                <w:bCs/>
                <w:i/>
                <w:iCs/>
                <w:sz w:val="22"/>
                <w:szCs w:val="22"/>
              </w:rPr>
            </w:rPrChange>
          </w:rPr>
          <w:t>primo avvio e al mantenimento in esercizio dell’impianto (</w:t>
        </w:r>
      </w:ins>
      <w:ins w:id="34821" w:author="Visone Rossana (GSE)" w:date="2025-09-25T16:42:00Z" w16du:dateUtc="2025-09-25T14:42:00Z">
        <w:r w:rsidR="003A42D3" w:rsidRPr="003A42D3">
          <w:rPr>
            <w:sz w:val="22"/>
            <w:szCs w:val="22"/>
            <w:rPrChange w:id="34822" w:author="Visone Rossana (GSE)" w:date="2025-09-25T16:42:00Z" w16du:dateUtc="2025-09-25T14:42:00Z">
              <w:rPr>
                <w:b/>
                <w:bCs/>
                <w:i/>
                <w:iCs/>
                <w:sz w:val="22"/>
                <w:szCs w:val="22"/>
              </w:rPr>
            </w:rPrChange>
          </w:rPr>
          <w:t xml:space="preserve">a titolo di esempio </w:t>
        </w:r>
      </w:ins>
      <w:ins w:id="34823" w:author="Visone Rossana (GSE)" w:date="2025-09-25T16:41:00Z">
        <w:r w:rsidR="003A42D3" w:rsidRPr="003A42D3">
          <w:rPr>
            <w:sz w:val="22"/>
            <w:szCs w:val="22"/>
            <w:rPrChange w:id="34824" w:author="Visone Rossana (GSE)" w:date="2025-09-25T16:42:00Z" w16du:dateUtc="2025-09-25T14:42:00Z">
              <w:rPr>
                <w:b/>
                <w:bCs/>
                <w:i/>
                <w:iCs/>
                <w:sz w:val="22"/>
                <w:szCs w:val="22"/>
              </w:rPr>
            </w:rPrChange>
          </w:rPr>
          <w:t>valvole termostatiche, contacalorie, e</w:t>
        </w:r>
      </w:ins>
      <w:ins w:id="34825" w:author="Visone Rossana (GSE)" w:date="2025-09-25T16:42:00Z" w16du:dateUtc="2025-09-25T14:42:00Z">
        <w:r w:rsidR="003A42D3" w:rsidRPr="003A42D3">
          <w:rPr>
            <w:sz w:val="22"/>
            <w:szCs w:val="22"/>
            <w:rPrChange w:id="34826" w:author="Visone Rossana (GSE)" w:date="2025-09-25T16:42:00Z" w16du:dateUtc="2025-09-25T14:42:00Z">
              <w:rPr>
                <w:b/>
                <w:bCs/>
                <w:i/>
                <w:iCs/>
                <w:sz w:val="22"/>
                <w:szCs w:val="22"/>
              </w:rPr>
            </w:rPrChange>
          </w:rPr>
          <w:t>tc)</w:t>
        </w:r>
      </w:ins>
      <w:ins w:id="34827" w:author="Visone Rossana (GSE)" w:date="2025-09-25T16:41:00Z">
        <w:r w:rsidR="003A42D3" w:rsidRPr="003A42D3">
          <w:rPr>
            <w:sz w:val="22"/>
            <w:szCs w:val="22"/>
          </w:rPr>
          <w:t xml:space="preserve"> </w:t>
        </w:r>
      </w:ins>
      <w:ins w:id="34828" w:author="Visone Rossana (GSE)" w:date="2025-09-25T15:06:00Z" w16du:dateUtc="2025-09-25T13:06:00Z">
        <w:r w:rsidRPr="00B602F6">
          <w:rPr>
            <w:sz w:val="22"/>
            <w:szCs w:val="22"/>
            <w:rPrChange w:id="34829" w:author="Visone Rossana (GSE)" w:date="2025-09-25T15:06:00Z" w16du:dateUtc="2025-09-25T13:06:00Z">
              <w:rPr/>
            </w:rPrChange>
          </w:rPr>
          <w:t>non rilevano ai fini dell’individuazione della data di conclusione dell’intervento né i relativi pagamenti al contro</w:t>
        </w:r>
        <w:r w:rsidRPr="00D74E12">
          <w:rPr>
            <w:sz w:val="22"/>
            <w:szCs w:val="22"/>
            <w:rPrChange w:id="34830" w:author="Visone Rossana (GSE)" w:date="2025-09-25T17:12:00Z" w16du:dateUtc="2025-09-25T15:12:00Z">
              <w:rPr/>
            </w:rPrChange>
          </w:rPr>
          <w:t xml:space="preserve">llo dei </w:t>
        </w:r>
      </w:ins>
      <w:ins w:id="34831" w:author="Visone Rossana (GSE)" w:date="2025-09-25T16:00:00Z" w16du:dateUtc="2025-09-25T14:00:00Z">
        <w:r w:rsidR="003A3015" w:rsidRPr="00F21BAF">
          <w:rPr>
            <w:sz w:val="22"/>
            <w:szCs w:val="22"/>
          </w:rPr>
          <w:t>120</w:t>
        </w:r>
      </w:ins>
      <w:ins w:id="34832" w:author="Visone Rossana (GSE)" w:date="2025-09-25T15:06:00Z" w16du:dateUtc="2025-09-25T13:06:00Z">
        <w:r w:rsidRPr="00B602F6">
          <w:rPr>
            <w:sz w:val="22"/>
            <w:szCs w:val="22"/>
            <w:rPrChange w:id="34833" w:author="Visone Rossana (GSE)" w:date="2025-09-25T15:06:00Z" w16du:dateUtc="2025-09-25T13:06:00Z">
              <w:rPr/>
            </w:rPrChange>
          </w:rPr>
          <w:t xml:space="preserve"> giorni di cui alla precedente linea.</w:t>
        </w:r>
      </w:ins>
    </w:p>
    <w:p w14:paraId="295EA23E" w14:textId="5B0596D9" w:rsidR="00B602F6" w:rsidRDefault="003A3015">
      <w:pPr>
        <w:spacing w:after="120" w:line="276" w:lineRule="auto"/>
        <w:jc w:val="both"/>
        <w:rPr>
          <w:ins w:id="34834" w:author="Visone Rossana (GSE)" w:date="2025-10-28T12:35:00Z" w16du:dateUtc="2025-10-28T11:35:00Z"/>
          <w:sz w:val="22"/>
          <w:szCs w:val="22"/>
        </w:rPr>
      </w:pPr>
      <w:ins w:id="34835" w:author="Visone Rossana (GSE)" w:date="2025-09-25T16:03:00Z" w16du:dateUtc="2025-09-25T14:03:00Z">
        <w:r>
          <w:rPr>
            <w:sz w:val="22"/>
            <w:szCs w:val="22"/>
          </w:rPr>
          <w:t>Escl</w:t>
        </w:r>
      </w:ins>
      <w:ins w:id="34836" w:author="Visone Rossana (GSE)" w:date="2025-09-25T16:04:00Z" w16du:dateUtc="2025-09-25T14:04:00Z">
        <w:r>
          <w:rPr>
            <w:sz w:val="22"/>
            <w:szCs w:val="22"/>
          </w:rPr>
          <w:t xml:space="preserve">usivamente per i soggetti privati </w:t>
        </w:r>
        <w:r w:rsidRPr="003A3015">
          <w:rPr>
            <w:sz w:val="22"/>
            <w:szCs w:val="22"/>
          </w:rPr>
          <w:t xml:space="preserve">è ammessa una dilazione dei pagamenti per un periodo maggiore a </w:t>
        </w:r>
        <w:r>
          <w:rPr>
            <w:sz w:val="22"/>
            <w:szCs w:val="22"/>
          </w:rPr>
          <w:t>120</w:t>
        </w:r>
        <w:r w:rsidRPr="003A3015">
          <w:rPr>
            <w:sz w:val="22"/>
            <w:szCs w:val="22"/>
          </w:rPr>
          <w:t xml:space="preserve"> giorni, a</w:t>
        </w:r>
        <w:r>
          <w:rPr>
            <w:sz w:val="22"/>
            <w:szCs w:val="22"/>
          </w:rPr>
          <w:t xml:space="preserve"> </w:t>
        </w:r>
        <w:r w:rsidRPr="003A3015">
          <w:rPr>
            <w:sz w:val="22"/>
            <w:szCs w:val="22"/>
          </w:rPr>
          <w:t>condizione che l’ultima quota pagata sia superiore al 10% della spesa totale sostenuta per la</w:t>
        </w:r>
        <w:r>
          <w:rPr>
            <w:sz w:val="22"/>
            <w:szCs w:val="22"/>
          </w:rPr>
          <w:t xml:space="preserve"> </w:t>
        </w:r>
        <w:r w:rsidRPr="003A3015">
          <w:rPr>
            <w:sz w:val="22"/>
            <w:szCs w:val="22"/>
          </w:rPr>
          <w:t>realizzazione dell’intervento</w:t>
        </w:r>
      </w:ins>
      <w:ins w:id="34837" w:author="Visone Rossana (GSE)" w:date="2025-10-28T12:35:00Z" w16du:dateUtc="2025-10-28T11:35:00Z">
        <w:r w:rsidR="00804858">
          <w:rPr>
            <w:sz w:val="22"/>
            <w:szCs w:val="22"/>
          </w:rPr>
          <w:t xml:space="preserve">. </w:t>
        </w:r>
      </w:ins>
      <w:ins w:id="34838" w:author="Visone Rossana (GSE)" w:date="2025-09-25T16:04:00Z" w16du:dateUtc="2025-09-25T14:04:00Z">
        <w:del w:id="34839" w:author="Visone Rossana (GSE)" w:date="2025-10-28T12:35:00Z" w16du:dateUtc="2025-10-28T11:35:00Z">
          <w:r w:rsidRPr="003A3015" w:rsidDel="00804858">
            <w:rPr>
              <w:sz w:val="22"/>
              <w:szCs w:val="22"/>
            </w:rPr>
            <w:delText>.</w:delText>
          </w:r>
        </w:del>
      </w:ins>
    </w:p>
    <w:p w14:paraId="37C7C362" w14:textId="4AD4F12C" w:rsidR="00804858" w:rsidRPr="00B602F6" w:rsidDel="006C0C24" w:rsidRDefault="00804858">
      <w:pPr>
        <w:spacing w:after="120" w:line="276" w:lineRule="auto"/>
        <w:jc w:val="both"/>
        <w:rPr>
          <w:ins w:id="34840" w:author="Visone Rossana (GSE)" w:date="2025-09-25T15:06:00Z" w16du:dateUtc="2025-09-25T13:06:00Z"/>
          <w:del w:id="34841" w:author="Visone Rossana (GSE)" w:date="2025-10-28T12:38:00Z" w16du:dateUtc="2025-10-28T11:38:00Z"/>
          <w:sz w:val="22"/>
          <w:szCs w:val="22"/>
          <w:rPrChange w:id="34842" w:author="Visone Rossana (GSE)" w:date="2025-09-25T15:06:00Z" w16du:dateUtc="2025-09-25T13:06:00Z">
            <w:rPr>
              <w:ins w:id="34843" w:author="Visone Rossana (GSE)" w:date="2025-09-25T15:06:00Z" w16du:dateUtc="2025-09-25T13:06:00Z"/>
              <w:del w:id="34844" w:author="Visone Rossana (GSE)" w:date="2025-10-28T12:38:00Z" w16du:dateUtc="2025-10-28T11:38:00Z"/>
            </w:rPr>
          </w:rPrChange>
        </w:rPr>
        <w:pPrChange w:id="34845" w:author="Visone Rossana (GSE)" w:date="2025-09-25T15:06:00Z" w16du:dateUtc="2025-09-25T13:06:00Z">
          <w:pPr>
            <w:spacing w:after="120"/>
            <w:jc w:val="both"/>
          </w:pPr>
        </w:pPrChange>
      </w:pPr>
      <w:ins w:id="34846" w:author="Visone Rossana (GSE)" w:date="2025-10-28T12:35:00Z" w16du:dateUtc="2025-10-28T11:35:00Z">
        <w:r>
          <w:rPr>
            <w:sz w:val="22"/>
            <w:szCs w:val="22"/>
          </w:rPr>
          <w:t xml:space="preserve">A tal fine il Soggetto Responsabile è tenuto a trasmettere </w:t>
        </w:r>
        <w:r w:rsidR="00A93C23">
          <w:rPr>
            <w:sz w:val="22"/>
            <w:szCs w:val="22"/>
          </w:rPr>
          <w:t xml:space="preserve">idonea documentazione </w:t>
        </w:r>
        <w:r w:rsidR="00A93C23" w:rsidRPr="00522C27">
          <w:rPr>
            <w:sz w:val="22"/>
            <w:szCs w:val="22"/>
            <w:highlight w:val="yellow"/>
            <w:rPrChange w:id="34847" w:author="Visone Rossana (GSE)" w:date="2025-10-28T12:36:00Z" w16du:dateUtc="2025-10-28T11:36:00Z">
              <w:rPr>
                <w:sz w:val="22"/>
                <w:szCs w:val="22"/>
              </w:rPr>
            </w:rPrChange>
          </w:rPr>
          <w:t>attestante la dilazione dei</w:t>
        </w:r>
      </w:ins>
      <w:ins w:id="34848" w:author="Visone Rossana (GSE)" w:date="2025-10-28T12:36:00Z" w16du:dateUtc="2025-10-28T11:36:00Z">
        <w:r w:rsidR="00A93C23" w:rsidRPr="00522C27">
          <w:rPr>
            <w:sz w:val="22"/>
            <w:szCs w:val="22"/>
            <w:highlight w:val="yellow"/>
            <w:rPrChange w:id="34849" w:author="Visone Rossana (GSE)" w:date="2025-10-28T12:36:00Z" w16du:dateUtc="2025-10-28T11:36:00Z">
              <w:rPr>
                <w:sz w:val="22"/>
                <w:szCs w:val="22"/>
              </w:rPr>
            </w:rPrChange>
          </w:rPr>
          <w:t xml:space="preserve"> pagamenti</w:t>
        </w:r>
        <w:r w:rsidR="00522C27" w:rsidRPr="00522C27">
          <w:rPr>
            <w:sz w:val="22"/>
            <w:szCs w:val="22"/>
            <w:highlight w:val="yellow"/>
            <w:rPrChange w:id="34850" w:author="Visone Rossana (GSE)" w:date="2025-10-28T12:36:00Z" w16du:dateUtc="2025-10-28T11:36:00Z">
              <w:rPr>
                <w:sz w:val="22"/>
                <w:szCs w:val="22"/>
              </w:rPr>
            </w:rPrChange>
          </w:rPr>
          <w:t>.</w:t>
        </w:r>
      </w:ins>
      <w:ins w:id="34851" w:author="Visone Rossana (GSE)" w:date="2025-10-28T12:38:00Z" w16du:dateUtc="2025-10-28T11:38:00Z">
        <w:r w:rsidR="006C0C24">
          <w:rPr>
            <w:sz w:val="22"/>
            <w:szCs w:val="22"/>
          </w:rPr>
          <w:t xml:space="preserve"> </w:t>
        </w:r>
      </w:ins>
    </w:p>
    <w:p w14:paraId="2E82F021" w14:textId="4ADF6ED4" w:rsidR="00B602F6" w:rsidRPr="00C07C38" w:rsidRDefault="00B602F6">
      <w:pPr>
        <w:spacing w:after="120" w:line="276" w:lineRule="auto"/>
        <w:jc w:val="both"/>
        <w:rPr>
          <w:ins w:id="34852" w:author="Visone Rossana (GSE)" w:date="2025-09-25T15:06:00Z" w16du:dateUtc="2025-09-25T13:06:00Z"/>
        </w:rPr>
        <w:pPrChange w:id="34853" w:author="Visone Rossana (GSE)" w:date="2025-10-28T12:38:00Z" w16du:dateUtc="2025-10-28T11:38:00Z">
          <w:pPr>
            <w:jc w:val="both"/>
          </w:pPr>
        </w:pPrChange>
      </w:pPr>
      <w:ins w:id="34854" w:author="Visone Rossana (GSE)" w:date="2025-09-25T15:06:00Z" w16du:dateUtc="2025-09-25T13:06:00Z">
        <w:del w:id="34855" w:author="Visone Rossana (GSE)" w:date="2025-10-28T12:38:00Z" w16du:dateUtc="2025-10-28T11:38:00Z">
          <w:r w:rsidRPr="00B602F6" w:rsidDel="006C0C24">
            <w:rPr>
              <w:sz w:val="22"/>
              <w:szCs w:val="22"/>
              <w:rPrChange w:id="34856" w:author="Visone Rossana (GSE)" w:date="2025-09-25T15:06:00Z" w16du:dateUtc="2025-09-25T13:06:00Z">
                <w:rPr/>
              </w:rPrChange>
            </w:rPr>
            <w:delText xml:space="preserve"> </w:delText>
          </w:r>
        </w:del>
      </w:ins>
      <w:ins w:id="34857" w:author="Visone Rossana (GSE)" w:date="2025-10-28T12:38:00Z" w16du:dateUtc="2025-10-28T11:38:00Z">
        <w:r w:rsidR="006C0C24">
          <w:rPr>
            <w:sz w:val="22"/>
            <w:szCs w:val="22"/>
          </w:rPr>
          <w:t xml:space="preserve"> </w:t>
        </w:r>
      </w:ins>
      <w:ins w:id="34858" w:author="Visone Rossana (GSE)" w:date="2025-09-25T15:06:00Z" w16du:dateUtc="2025-09-25T13:06:00Z">
        <w:del w:id="34859" w:author="Visone Rossana (GSE)" w:date="2025-10-28T12:38:00Z" w16du:dateUtc="2025-10-28T11:38:00Z">
          <w:r w:rsidRPr="002B22D1" w:rsidDel="002B22D1">
            <w:rPr>
              <w:sz w:val="22"/>
              <w:szCs w:val="22"/>
              <w:highlight w:val="yellow"/>
              <w:rPrChange w:id="34860" w:author="Visone Rossana (GSE)" w:date="2025-10-28T12:39:00Z" w16du:dateUtc="2025-10-28T11:39:00Z">
                <w:rPr/>
              </w:rPrChange>
            </w:rPr>
            <w:delText xml:space="preserve">Su tale documentazione il GSE </w:delText>
          </w:r>
        </w:del>
        <w:del w:id="34861" w:author="Visone Rossana (GSE)" w:date="2025-10-28T12:36:00Z" w16du:dateUtc="2025-10-28T11:36:00Z">
          <w:r w:rsidRPr="002B22D1" w:rsidDel="00522C27">
            <w:rPr>
              <w:sz w:val="22"/>
              <w:szCs w:val="22"/>
              <w:highlight w:val="yellow"/>
              <w:rPrChange w:id="34862" w:author="Visone Rossana (GSE)" w:date="2025-10-28T12:39:00Z" w16du:dateUtc="2025-10-28T11:39:00Z">
                <w:rPr/>
              </w:rPrChange>
            </w:rPr>
            <w:delText xml:space="preserve">si riserva di </w:delText>
          </w:r>
        </w:del>
        <w:del w:id="34863" w:author="Visone Rossana (GSE)" w:date="2025-10-28T12:38:00Z" w16du:dateUtc="2025-10-28T11:38:00Z">
          <w:r w:rsidRPr="002B22D1" w:rsidDel="002B22D1">
            <w:rPr>
              <w:sz w:val="22"/>
              <w:szCs w:val="22"/>
              <w:highlight w:val="yellow"/>
              <w:rPrChange w:id="34864" w:author="Visone Rossana (GSE)" w:date="2025-10-28T12:39:00Z" w16du:dateUtc="2025-10-28T11:39:00Z">
                <w:rPr/>
              </w:rPrChange>
            </w:rPr>
            <w:delText>valuta</w:delText>
          </w:r>
        </w:del>
        <w:del w:id="34865" w:author="Visone Rossana (GSE)" w:date="2025-10-28T12:36:00Z" w16du:dateUtc="2025-10-28T11:36:00Z">
          <w:r w:rsidRPr="002B22D1" w:rsidDel="00522C27">
            <w:rPr>
              <w:sz w:val="22"/>
              <w:szCs w:val="22"/>
              <w:highlight w:val="yellow"/>
              <w:rPrChange w:id="34866" w:author="Visone Rossana (GSE)" w:date="2025-10-28T12:39:00Z" w16du:dateUtc="2025-10-28T11:39:00Z">
                <w:rPr/>
              </w:rPrChange>
            </w:rPr>
            <w:delText>rne</w:delText>
          </w:r>
        </w:del>
      </w:ins>
      <w:ins w:id="34867" w:author="Visone Rossana (GSE)" w:date="2025-10-28T12:36:00Z" w16du:dateUtc="2025-10-28T11:36:00Z">
        <w:r w:rsidR="00522C27" w:rsidRPr="002B22D1">
          <w:rPr>
            <w:sz w:val="22"/>
            <w:szCs w:val="22"/>
            <w:highlight w:val="yellow"/>
            <w:rPrChange w:id="34868" w:author="Visone Rossana (GSE)" w:date="2025-10-28T12:39:00Z" w16du:dateUtc="2025-10-28T11:39:00Z">
              <w:rPr>
                <w:sz w:val="22"/>
                <w:szCs w:val="22"/>
              </w:rPr>
            </w:rPrChange>
          </w:rPr>
          <w:t xml:space="preserve"> </w:t>
        </w:r>
      </w:ins>
      <w:ins w:id="34869" w:author="Visone Rossana (GSE)" w:date="2025-10-28T12:38:00Z" w16du:dateUtc="2025-10-28T11:38:00Z">
        <w:r w:rsidR="002B22D1" w:rsidRPr="002B22D1">
          <w:rPr>
            <w:sz w:val="22"/>
            <w:szCs w:val="22"/>
            <w:highlight w:val="yellow"/>
            <w:rPrChange w:id="34870" w:author="Visone Rossana (GSE)" w:date="2025-10-28T12:39:00Z" w16du:dateUtc="2025-10-28T11:39:00Z">
              <w:rPr>
                <w:sz w:val="22"/>
                <w:szCs w:val="22"/>
              </w:rPr>
            </w:rPrChange>
          </w:rPr>
          <w:t>A</w:t>
        </w:r>
      </w:ins>
      <w:ins w:id="34871" w:author="Visone Rossana (GSE)" w:date="2025-09-25T15:06:00Z" w16du:dateUtc="2025-09-25T13:06:00Z">
        <w:del w:id="34872" w:author="Visone Rossana (GSE)" w:date="2025-10-28T12:38:00Z" w16du:dateUtc="2025-10-28T11:38:00Z">
          <w:r w:rsidRPr="002B22D1" w:rsidDel="006C0C24">
            <w:rPr>
              <w:sz w:val="22"/>
              <w:szCs w:val="22"/>
              <w:highlight w:val="yellow"/>
              <w:rPrChange w:id="34873" w:author="Visone Rossana (GSE)" w:date="2025-10-28T12:39:00Z" w16du:dateUtc="2025-10-28T11:39:00Z">
                <w:rPr/>
              </w:rPrChange>
            </w:rPr>
            <w:delText xml:space="preserve"> </w:delText>
          </w:r>
        </w:del>
      </w:ins>
      <w:ins w:id="34874" w:author="Visone Rossana (GSE)" w:date="2025-10-28T12:38:00Z" w16du:dateUtc="2025-10-28T11:38:00Z">
        <w:r w:rsidR="006C0C24" w:rsidRPr="002B22D1">
          <w:rPr>
            <w:sz w:val="22"/>
            <w:szCs w:val="22"/>
            <w:highlight w:val="yellow"/>
            <w:rPrChange w:id="34875" w:author="Visone Rossana (GSE)" w:date="2025-10-28T12:39:00Z" w16du:dateUtc="2025-10-28T11:39:00Z">
              <w:rPr>
                <w:sz w:val="22"/>
                <w:szCs w:val="22"/>
              </w:rPr>
            </w:rPrChange>
          </w:rPr>
          <w:t>i fini del</w:t>
        </w:r>
      </w:ins>
      <w:ins w:id="34876" w:author="Visone Rossana (GSE)" w:date="2025-09-25T15:06:00Z" w16du:dateUtc="2025-09-25T13:06:00Z">
        <w:r w:rsidRPr="002B22D1">
          <w:rPr>
            <w:sz w:val="22"/>
            <w:szCs w:val="22"/>
            <w:highlight w:val="yellow"/>
            <w:rPrChange w:id="34877" w:author="Visone Rossana (GSE)" w:date="2025-10-28T12:39:00Z" w16du:dateUtc="2025-10-28T11:39:00Z">
              <w:rPr/>
            </w:rPrChange>
          </w:rPr>
          <w:t xml:space="preserve">l’ammissibilità </w:t>
        </w:r>
      </w:ins>
      <w:ins w:id="34878" w:author="Visone Rossana (GSE)" w:date="2025-10-28T12:39:00Z" w16du:dateUtc="2025-10-28T11:39:00Z">
        <w:r w:rsidR="002B22D1" w:rsidRPr="002B22D1">
          <w:rPr>
            <w:sz w:val="22"/>
            <w:szCs w:val="22"/>
            <w:highlight w:val="yellow"/>
            <w:rPrChange w:id="34879" w:author="Visone Rossana (GSE)" w:date="2025-10-28T12:39:00Z" w16du:dateUtc="2025-10-28T11:39:00Z">
              <w:rPr>
                <w:sz w:val="22"/>
                <w:szCs w:val="22"/>
              </w:rPr>
            </w:rPrChange>
          </w:rPr>
          <w:t xml:space="preserve">per la dilazione dei pagamenti, </w:t>
        </w:r>
      </w:ins>
      <w:ins w:id="34880" w:author="Visone Rossana (GSE)" w:date="2025-10-28T12:38:00Z" w16du:dateUtc="2025-10-28T11:38:00Z">
        <w:r w:rsidR="002B22D1" w:rsidRPr="002B22D1">
          <w:rPr>
            <w:sz w:val="22"/>
            <w:szCs w:val="22"/>
            <w:highlight w:val="yellow"/>
            <w:rPrChange w:id="34881" w:author="Visone Rossana (GSE)" w:date="2025-10-28T12:39:00Z" w16du:dateUtc="2025-10-28T11:39:00Z">
              <w:rPr>
                <w:sz w:val="22"/>
                <w:szCs w:val="22"/>
              </w:rPr>
            </w:rPrChange>
          </w:rPr>
          <w:t xml:space="preserve"> il GSE valuta </w:t>
        </w:r>
      </w:ins>
      <w:ins w:id="34882" w:author="Visone Rossana (GSE)" w:date="2025-10-28T12:39:00Z" w16du:dateUtc="2025-10-28T11:39:00Z">
        <w:r w:rsidR="002B22D1" w:rsidRPr="002B22D1">
          <w:rPr>
            <w:sz w:val="22"/>
            <w:szCs w:val="22"/>
            <w:highlight w:val="yellow"/>
            <w:rPrChange w:id="34883" w:author="Visone Rossana (GSE)" w:date="2025-10-28T12:39:00Z" w16du:dateUtc="2025-10-28T11:39:00Z">
              <w:rPr>
                <w:sz w:val="22"/>
                <w:szCs w:val="22"/>
              </w:rPr>
            </w:rPrChange>
          </w:rPr>
          <w:t xml:space="preserve">la documentazione </w:t>
        </w:r>
      </w:ins>
      <w:ins w:id="34884" w:author="Visone Rossana (GSE)" w:date="2025-10-28T12:38:00Z" w16du:dateUtc="2025-10-28T11:38:00Z">
        <w:r w:rsidR="006C0C24" w:rsidRPr="002B22D1">
          <w:rPr>
            <w:sz w:val="22"/>
            <w:szCs w:val="22"/>
            <w:highlight w:val="yellow"/>
            <w:rPrChange w:id="34885" w:author="Visone Rossana (GSE)" w:date="2025-10-28T12:39:00Z" w16du:dateUtc="2025-10-28T11:39:00Z">
              <w:rPr>
                <w:sz w:val="22"/>
                <w:szCs w:val="22"/>
              </w:rPr>
            </w:rPrChange>
          </w:rPr>
          <w:t xml:space="preserve">della dilazione </w:t>
        </w:r>
      </w:ins>
      <w:ins w:id="34886" w:author="Visone Rossana (GSE)" w:date="2025-09-25T15:06:00Z" w16du:dateUtc="2025-09-25T13:06:00Z">
        <w:r w:rsidRPr="002B22D1">
          <w:rPr>
            <w:sz w:val="22"/>
            <w:szCs w:val="22"/>
            <w:highlight w:val="yellow"/>
            <w:rPrChange w:id="34887" w:author="Visone Rossana (GSE)" w:date="2025-10-28T12:39:00Z" w16du:dateUtc="2025-10-28T11:39:00Z">
              <w:rPr/>
            </w:rPrChange>
          </w:rPr>
          <w:t>e l’eventuale inclusione dell’ultimo pagamento tra le spese ammissibili,</w:t>
        </w:r>
        <w:r w:rsidRPr="00B602F6">
          <w:rPr>
            <w:sz w:val="22"/>
            <w:szCs w:val="22"/>
            <w:rPrChange w:id="34888" w:author="Visone Rossana (GSE)" w:date="2025-09-25T15:06:00Z" w16du:dateUtc="2025-09-25T13:06:00Z">
              <w:rPr/>
            </w:rPrChange>
          </w:rPr>
          <w:t xml:space="preserve"> al fine della verifica del rispetto dei termini previsti dall’art. </w:t>
        </w:r>
      </w:ins>
      <w:ins w:id="34889" w:author="Visone Rossana (GSE)" w:date="2025-09-25T15:58:00Z" w16du:dateUtc="2025-09-25T13:58:00Z">
        <w:r w:rsidR="003A3015">
          <w:rPr>
            <w:sz w:val="22"/>
            <w:szCs w:val="22"/>
          </w:rPr>
          <w:t>14</w:t>
        </w:r>
      </w:ins>
      <w:ins w:id="34890" w:author="Visone Rossana (GSE)" w:date="2025-09-25T15:06:00Z" w16du:dateUtc="2025-09-25T13:06:00Z">
        <w:r w:rsidRPr="00B602F6">
          <w:rPr>
            <w:sz w:val="22"/>
            <w:szCs w:val="22"/>
            <w:rPrChange w:id="34891" w:author="Visone Rossana (GSE)" w:date="2025-09-25T15:06:00Z" w16du:dateUtc="2025-09-25T13:06:00Z">
              <w:rPr/>
            </w:rPrChange>
          </w:rPr>
          <w:t xml:space="preserve">, comma </w:t>
        </w:r>
      </w:ins>
      <w:ins w:id="34892" w:author="Visone Rossana (GSE)" w:date="2025-09-25T15:58:00Z" w16du:dateUtc="2025-09-25T13:58:00Z">
        <w:r w:rsidR="003A3015">
          <w:rPr>
            <w:sz w:val="22"/>
            <w:szCs w:val="22"/>
          </w:rPr>
          <w:t>2</w:t>
        </w:r>
      </w:ins>
      <w:ins w:id="34893" w:author="Visone Rossana (GSE)" w:date="2025-09-25T15:06:00Z" w16du:dateUtc="2025-09-25T13:06:00Z">
        <w:r w:rsidRPr="00B602F6">
          <w:rPr>
            <w:sz w:val="22"/>
            <w:szCs w:val="22"/>
            <w:rPrChange w:id="34894" w:author="Visone Rossana (GSE)" w:date="2025-09-25T15:06:00Z" w16du:dateUtc="2025-09-25T13:06:00Z">
              <w:rPr/>
            </w:rPrChange>
          </w:rPr>
          <w:t xml:space="preserve">, del Decreto per la trasmissione della richiesta di concessione dell’incentivo.  </w:t>
        </w:r>
        <w:r w:rsidRPr="007800BD">
          <w:t xml:space="preserve"> </w:t>
        </w:r>
      </w:ins>
    </w:p>
    <w:p w14:paraId="57E10B92" w14:textId="77777777" w:rsidR="00B707F1" w:rsidRDefault="00B707F1" w:rsidP="00B707F1">
      <w:pPr>
        <w:spacing w:after="120" w:line="276" w:lineRule="auto"/>
        <w:jc w:val="both"/>
        <w:rPr>
          <w:ins w:id="34895" w:author="Visone Rossana (GSE)" w:date="2025-09-25T15:51:00Z" w16du:dateUtc="2025-09-25T13:51:00Z"/>
          <w:sz w:val="22"/>
          <w:szCs w:val="22"/>
        </w:rPr>
      </w:pPr>
    </w:p>
    <w:p w14:paraId="0C6595A2" w14:textId="5DB73109" w:rsidR="00B707F1" w:rsidRPr="008C5F3C" w:rsidRDefault="00B707F1" w:rsidP="00B707F1">
      <w:pPr>
        <w:spacing w:after="120" w:line="276" w:lineRule="auto"/>
        <w:jc w:val="both"/>
        <w:rPr>
          <w:ins w:id="34896" w:author="Visone Rossana (GSE)" w:date="2025-09-25T15:51:00Z" w16du:dateUtc="2025-09-25T13:51:00Z"/>
          <w:sz w:val="22"/>
          <w:szCs w:val="22"/>
        </w:rPr>
      </w:pPr>
      <w:ins w:id="34897" w:author="Visone Rossana (GSE)" w:date="2025-09-25T15:51:00Z" w16du:dateUtc="2025-09-25T13:51:00Z">
        <w:r w:rsidRPr="008C5F3C">
          <w:rPr>
            <w:sz w:val="22"/>
            <w:szCs w:val="22"/>
          </w:rPr>
          <w:t>La data di conclusione dell’intervento deve essere univocamente individuata nell’</w:t>
        </w:r>
        <w:r w:rsidRPr="008C5F3C">
          <w:rPr>
            <w:b/>
            <w:sz w:val="22"/>
            <w:szCs w:val="22"/>
          </w:rPr>
          <w:t xml:space="preserve">asseverazione di conformità </w:t>
        </w:r>
        <w:r w:rsidRPr="008C5F3C">
          <w:rPr>
            <w:sz w:val="22"/>
            <w:szCs w:val="22"/>
          </w:rPr>
          <w:t xml:space="preserve">al progetto delle opere realizzate, rilasciata dal tecnico abilitato o dal direttore lavori, obbligatoria ai sensi dell’art. 8, comma 2 del D.Lgs. 192/05; oppure attraverso una dichiarazione del Soggetto Responsabile nei casi indicati nelle presenti Regole. </w:t>
        </w:r>
      </w:ins>
    </w:p>
    <w:p w14:paraId="302A316F" w14:textId="77777777" w:rsidR="00B707F1" w:rsidRPr="00B602F6" w:rsidRDefault="00B707F1" w:rsidP="00B707F1">
      <w:pPr>
        <w:pStyle w:val="Default0"/>
        <w:spacing w:line="276" w:lineRule="auto"/>
        <w:jc w:val="both"/>
        <w:rPr>
          <w:ins w:id="34898" w:author="Visone Rossana (GSE)" w:date="2025-09-25T15:51:00Z" w16du:dateUtc="2025-09-25T13:51:00Z"/>
          <w:rFonts w:asciiTheme="minorHAnsi" w:hAnsiTheme="minorHAnsi"/>
          <w:color w:val="auto"/>
          <w:sz w:val="22"/>
          <w:szCs w:val="22"/>
        </w:rPr>
      </w:pPr>
      <w:ins w:id="34899" w:author="Visone Rossana (GSE)" w:date="2025-09-25T15:51:00Z" w16du:dateUtc="2025-09-25T13:51:00Z">
        <w:r w:rsidRPr="00B602F6">
          <w:rPr>
            <w:rFonts w:asciiTheme="minorHAnsi" w:hAnsiTheme="minorHAnsi"/>
            <w:color w:val="auto"/>
            <w:sz w:val="22"/>
            <w:szCs w:val="22"/>
          </w:rPr>
          <w:t xml:space="preserve">Anche al fine di accertare la </w:t>
        </w:r>
        <w:r w:rsidRPr="00B602F6">
          <w:rPr>
            <w:rFonts w:asciiTheme="minorHAnsi" w:hAnsiTheme="minorHAnsi"/>
            <w:b/>
            <w:color w:val="auto"/>
            <w:sz w:val="22"/>
            <w:szCs w:val="22"/>
          </w:rPr>
          <w:t>data di conclusione</w:t>
        </w:r>
        <w:r w:rsidRPr="00B602F6">
          <w:rPr>
            <w:rFonts w:asciiTheme="minorHAnsi" w:hAnsiTheme="minorHAnsi"/>
            <w:color w:val="auto"/>
            <w:sz w:val="22"/>
            <w:szCs w:val="22"/>
          </w:rPr>
          <w:t xml:space="preserve"> dell’intervento, il GSE potrà richiedere, in fase di istruttoria, l’invio della dichiarazione di conformità dell’impianto, ove prevista, ai sensi del D.M. 37/08 e s.m.i., redatta da un installatore o dalla ditta esecutrice dell’impianto avente i requisiti professionali di cui all’art. 15 del D.Lgs. 28/11.</w:t>
        </w:r>
      </w:ins>
    </w:p>
    <w:p w14:paraId="67380E34" w14:textId="1651F2AD" w:rsidR="00A47920" w:rsidRPr="00923DC6" w:rsidRDefault="009602A5">
      <w:pPr>
        <w:pStyle w:val="TITOLO20"/>
        <w:numPr>
          <w:ilvl w:val="1"/>
          <w:numId w:val="292"/>
        </w:numPr>
        <w:ind w:left="574"/>
        <w:outlineLvl w:val="1"/>
        <w:rPr>
          <w:ins w:id="34900" w:author="Visone Rossana (GSE)" w:date="2025-09-05T11:59:00Z" w16du:dateUtc="2025-09-05T09:59:00Z"/>
        </w:rPr>
        <w:pPrChange w:id="34901" w:author="Visone Rossana (GSE)" w:date="2025-10-23T10:16:00Z" w16du:dateUtc="2025-10-23T08:16:00Z">
          <w:pPr>
            <w:pStyle w:val="TITOLO20"/>
            <w:ind w:left="426"/>
          </w:pPr>
        </w:pPrChange>
      </w:pPr>
      <w:ins w:id="34902" w:author="Visone Rossana (GSE)" w:date="2025-09-23T17:43:00Z" w16du:dateUtc="2025-09-23T15:43:00Z">
        <w:r>
          <w:lastRenderedPageBreak/>
          <w:t xml:space="preserve"> </w:t>
        </w:r>
      </w:ins>
      <w:bookmarkStart w:id="34903" w:name="_Toc212462784"/>
      <w:ins w:id="34904" w:author="Visone Rossana (GSE)" w:date="2025-09-05T12:01:00Z" w16du:dateUtc="2025-09-05T10:01:00Z">
        <w:r w:rsidR="00A47920">
          <w:t>Fatture e bonifici</w:t>
        </w:r>
        <w:bookmarkEnd w:id="34903"/>
        <w:r w:rsidR="00A47920">
          <w:t xml:space="preserve"> </w:t>
        </w:r>
      </w:ins>
      <w:ins w:id="34905" w:author="Visone Rossana (GSE)" w:date="2025-09-05T11:59:00Z" w16du:dateUtc="2025-09-05T09:59:00Z">
        <w:r w:rsidR="00A47920">
          <w:t xml:space="preserve"> </w:t>
        </w:r>
        <w:r w:rsidR="00A47920" w:rsidRPr="00923DC6">
          <w:t xml:space="preserve"> </w:t>
        </w:r>
      </w:ins>
    </w:p>
    <w:p w14:paraId="2C5960F2" w14:textId="77777777" w:rsidR="003A407E" w:rsidRPr="003A407E" w:rsidRDefault="003A407E">
      <w:pPr>
        <w:spacing w:before="60" w:after="60" w:line="276" w:lineRule="auto"/>
        <w:jc w:val="both"/>
        <w:rPr>
          <w:ins w:id="34906" w:author="Visone Rossana (GSE)" w:date="2025-09-25T16:08:00Z" w16du:dateUtc="2025-09-25T14:08:00Z"/>
          <w:sz w:val="22"/>
          <w:szCs w:val="22"/>
          <w:rPrChange w:id="34907" w:author="Visone Rossana (GSE)" w:date="2025-09-25T16:08:00Z" w16du:dateUtc="2025-09-25T14:08:00Z">
            <w:rPr>
              <w:ins w:id="34908" w:author="Visone Rossana (GSE)" w:date="2025-09-25T16:08:00Z" w16du:dateUtc="2025-09-25T14:08:00Z"/>
            </w:rPr>
          </w:rPrChange>
        </w:rPr>
        <w:pPrChange w:id="34909" w:author="Visone Rossana (GSE)" w:date="2025-09-25T16:08:00Z" w16du:dateUtc="2025-09-25T14:08:00Z">
          <w:pPr>
            <w:spacing w:before="60" w:after="60"/>
            <w:jc w:val="both"/>
          </w:pPr>
        </w:pPrChange>
      </w:pPr>
      <w:ins w:id="34910" w:author="Visone Rossana (GSE)" w:date="2025-09-25T16:08:00Z" w16du:dateUtc="2025-09-25T14:08:00Z">
        <w:r w:rsidRPr="003A407E">
          <w:rPr>
            <w:sz w:val="22"/>
            <w:szCs w:val="22"/>
            <w:rPrChange w:id="34911" w:author="Visone Rossana (GSE)" w:date="2025-09-25T16:08:00Z" w16du:dateUtc="2025-09-25T14:08:00Z">
              <w:rPr/>
            </w:rPrChange>
          </w:rPr>
          <w:t xml:space="preserve">Ai fini dell’ammissione all’incentivo è necessario produrre copia delle </w:t>
        </w:r>
        <w:r w:rsidRPr="003A407E">
          <w:rPr>
            <w:b/>
            <w:sz w:val="22"/>
            <w:szCs w:val="22"/>
            <w:rPrChange w:id="34912" w:author="Visone Rossana (GSE)" w:date="2025-09-25T16:08:00Z" w16du:dateUtc="2025-09-25T14:08:00Z">
              <w:rPr>
                <w:b/>
              </w:rPr>
            </w:rPrChange>
          </w:rPr>
          <w:t>fatture attestanti il costo sostenuto</w:t>
        </w:r>
        <w:r w:rsidRPr="003A407E">
          <w:rPr>
            <w:sz w:val="22"/>
            <w:szCs w:val="22"/>
            <w:rPrChange w:id="34913" w:author="Visone Rossana (GSE)" w:date="2025-09-25T16:08:00Z" w16du:dateUtc="2025-09-25T14:08:00Z">
              <w:rPr/>
            </w:rPrChange>
          </w:rPr>
          <w:t xml:space="preserve"> e la </w:t>
        </w:r>
        <w:r w:rsidRPr="003A407E">
          <w:rPr>
            <w:b/>
            <w:sz w:val="22"/>
            <w:szCs w:val="22"/>
            <w:rPrChange w:id="34914" w:author="Visone Rossana (GSE)" w:date="2025-09-25T16:08:00Z" w16du:dateUtc="2025-09-25T14:08:00Z">
              <w:rPr>
                <w:b/>
              </w:rPr>
            </w:rPrChange>
          </w:rPr>
          <w:t>ricevuta del bonifico bancario o postale con cui tali spese sono state pagate</w:t>
        </w:r>
        <w:r w:rsidRPr="003A407E">
          <w:rPr>
            <w:sz w:val="22"/>
            <w:szCs w:val="22"/>
            <w:rPrChange w:id="34915" w:author="Visone Rossana (GSE)" w:date="2025-09-25T16:08:00Z" w16du:dateUtc="2025-09-25T14:08:00Z">
              <w:rPr/>
            </w:rPrChange>
          </w:rPr>
          <w:t>.</w:t>
        </w:r>
      </w:ins>
    </w:p>
    <w:p w14:paraId="7BE8FE59" w14:textId="77777777" w:rsidR="003A407E" w:rsidRPr="003A407E" w:rsidRDefault="003A407E">
      <w:pPr>
        <w:spacing w:before="60" w:after="60" w:line="276" w:lineRule="auto"/>
        <w:jc w:val="both"/>
        <w:rPr>
          <w:ins w:id="34916" w:author="Visone Rossana (GSE)" w:date="2025-09-25T16:08:00Z" w16du:dateUtc="2025-09-25T14:08:00Z"/>
          <w:sz w:val="22"/>
          <w:szCs w:val="22"/>
          <w:rPrChange w:id="34917" w:author="Visone Rossana (GSE)" w:date="2025-09-25T16:08:00Z" w16du:dateUtc="2025-09-25T14:08:00Z">
            <w:rPr>
              <w:ins w:id="34918" w:author="Visone Rossana (GSE)" w:date="2025-09-25T16:08:00Z" w16du:dateUtc="2025-09-25T14:08:00Z"/>
            </w:rPr>
          </w:rPrChange>
        </w:rPr>
        <w:pPrChange w:id="34919" w:author="Visone Rossana (GSE)" w:date="2025-09-25T16:08:00Z" w16du:dateUtc="2025-09-25T14:08:00Z">
          <w:pPr>
            <w:spacing w:before="60" w:after="60"/>
            <w:jc w:val="both"/>
          </w:pPr>
        </w:pPrChange>
      </w:pPr>
      <w:ins w:id="34920" w:author="Visone Rossana (GSE)" w:date="2025-09-25T16:08:00Z" w16du:dateUtc="2025-09-25T14:08:00Z">
        <w:r w:rsidRPr="003A407E">
          <w:rPr>
            <w:sz w:val="22"/>
            <w:szCs w:val="22"/>
            <w:rPrChange w:id="34921" w:author="Visone Rossana (GSE)" w:date="2025-09-25T16:08:00Z" w16du:dateUtc="2025-09-25T14:08:00Z">
              <w:rPr/>
            </w:rPrChange>
          </w:rPr>
          <w:t>Sono esentati dalla presentazione di fatture e ricevute dei bonifici:</w:t>
        </w:r>
      </w:ins>
    </w:p>
    <w:p w14:paraId="3472A5C0" w14:textId="78ED7320" w:rsidR="003A407E" w:rsidRDefault="003A407E" w:rsidP="003A407E">
      <w:pPr>
        <w:pStyle w:val="Paragrafoelenco"/>
        <w:numPr>
          <w:ilvl w:val="0"/>
          <w:numId w:val="160"/>
        </w:numPr>
        <w:spacing w:before="60" w:after="60" w:line="276" w:lineRule="auto"/>
        <w:jc w:val="both"/>
        <w:rPr>
          <w:ins w:id="34922" w:author="Visone Rossana (GSE)" w:date="2025-09-25T16:16:00Z" w16du:dateUtc="2025-09-25T14:16:00Z"/>
          <w:sz w:val="22"/>
          <w:szCs w:val="22"/>
        </w:rPr>
      </w:pPr>
      <w:ins w:id="34923" w:author="Visone Rossana (GSE)" w:date="2025-09-25T16:08:00Z" w16du:dateUtc="2025-09-25T14:08:00Z">
        <w:r w:rsidRPr="003A407E">
          <w:rPr>
            <w:sz w:val="22"/>
            <w:szCs w:val="22"/>
            <w:rPrChange w:id="34924" w:author="Visone Rossana (GSE)" w:date="2025-09-25T16:08:00Z" w16du:dateUtc="2025-09-25T14:08:00Z">
              <w:rPr/>
            </w:rPrChange>
          </w:rPr>
          <w:t xml:space="preserve">gli interventi realizzati </w:t>
        </w:r>
        <w:r w:rsidRPr="003A407E">
          <w:rPr>
            <w:sz w:val="22"/>
            <w:szCs w:val="22"/>
            <w:u w:val="single"/>
            <w:rPrChange w:id="34925" w:author="Visone Rossana (GSE)" w:date="2025-09-25T16:08:00Z" w16du:dateUtc="2025-09-25T14:08:00Z">
              <w:rPr>
                <w:u w:val="single"/>
              </w:rPr>
            </w:rPrChange>
          </w:rPr>
          <w:t>su edifici delle Amministrazioni Pubbliche</w:t>
        </w:r>
      </w:ins>
      <w:ins w:id="34926" w:author="Visone Rossana (GSE)" w:date="2025-09-25T16:12:00Z" w16du:dateUtc="2025-09-25T14:12:00Z">
        <w:r>
          <w:rPr>
            <w:sz w:val="22"/>
            <w:szCs w:val="22"/>
            <w:u w:val="single"/>
          </w:rPr>
          <w:t xml:space="preserve"> e</w:t>
        </w:r>
      </w:ins>
      <w:ins w:id="34927" w:author="Visone Rossana (GSE)" w:date="2025-09-25T16:13:00Z" w16du:dateUtc="2025-09-25T14:13:00Z">
        <w:r>
          <w:rPr>
            <w:sz w:val="22"/>
            <w:szCs w:val="22"/>
            <w:u w:val="single"/>
          </w:rPr>
          <w:t>d ETS non economic</w:t>
        </w:r>
      </w:ins>
      <w:ins w:id="34928" w:author="Visone Rossana (GSE)" w:date="2025-09-25T16:16:00Z" w16du:dateUtc="2025-09-25T14:16:00Z">
        <w:r w:rsidR="00F95326">
          <w:rPr>
            <w:sz w:val="22"/>
            <w:szCs w:val="22"/>
            <w:u w:val="single"/>
          </w:rPr>
          <w:t>o</w:t>
        </w:r>
      </w:ins>
      <w:ins w:id="34929" w:author="Visone Rossana (GSE)" w:date="2025-09-25T16:08:00Z" w16du:dateUtc="2025-09-25T14:08:00Z">
        <w:r w:rsidRPr="003A407E">
          <w:rPr>
            <w:sz w:val="22"/>
            <w:szCs w:val="22"/>
            <w:rPrChange w:id="34930" w:author="Visone Rossana (GSE)" w:date="2025-09-25T16:08:00Z" w16du:dateUtc="2025-09-25T14:08:00Z">
              <w:rPr/>
            </w:rPrChange>
          </w:rPr>
          <w:t>, per i quali è stato stipulato un contratto di prestazione energetica (EPC) tra PA</w:t>
        </w:r>
      </w:ins>
      <w:ins w:id="34931" w:author="Visone Rossana (GSE)" w:date="2025-09-25T16:15:00Z" w16du:dateUtc="2025-09-25T14:15:00Z">
        <w:r w:rsidR="00F95326">
          <w:rPr>
            <w:sz w:val="22"/>
            <w:szCs w:val="22"/>
          </w:rPr>
          <w:t>/ETS non economico</w:t>
        </w:r>
      </w:ins>
      <w:ins w:id="34932" w:author="Visone Rossana (GSE)" w:date="2025-09-25T16:08:00Z" w16du:dateUtc="2025-09-25T14:08:00Z">
        <w:r w:rsidRPr="003A407E">
          <w:rPr>
            <w:sz w:val="22"/>
            <w:szCs w:val="22"/>
            <w:rPrChange w:id="34933" w:author="Visone Rossana (GSE)" w:date="2025-09-25T16:08:00Z" w16du:dateUtc="2025-09-25T14:08:00Z">
              <w:rPr/>
            </w:rPrChange>
          </w:rPr>
          <w:t xml:space="preserve"> e ESCo, quest’ultima in qualità di Soggetto Responsabile dell’intervento;</w:t>
        </w:r>
      </w:ins>
    </w:p>
    <w:p w14:paraId="1D2295AF" w14:textId="33AF5117" w:rsidR="00F95326" w:rsidRDefault="00F95326" w:rsidP="003A407E">
      <w:pPr>
        <w:pStyle w:val="Paragrafoelenco"/>
        <w:numPr>
          <w:ilvl w:val="0"/>
          <w:numId w:val="160"/>
        </w:numPr>
        <w:spacing w:before="60" w:after="60" w:line="276" w:lineRule="auto"/>
        <w:jc w:val="both"/>
        <w:rPr>
          <w:ins w:id="34934" w:author="Visone Rossana (GSE)" w:date="2025-09-25T16:17:00Z" w16du:dateUtc="2025-09-25T14:17:00Z"/>
          <w:sz w:val="22"/>
          <w:szCs w:val="22"/>
        </w:rPr>
      </w:pPr>
      <w:ins w:id="34935" w:author="Visone Rossana (GSE)" w:date="2025-09-25T16:16:00Z" w16du:dateUtc="2025-09-25T14:16:00Z">
        <w:r w:rsidRPr="008C5F3C">
          <w:rPr>
            <w:sz w:val="22"/>
            <w:szCs w:val="22"/>
          </w:rPr>
          <w:t xml:space="preserve">gli interventi realizzati </w:t>
        </w:r>
        <w:r w:rsidRPr="008C5F3C">
          <w:rPr>
            <w:sz w:val="22"/>
            <w:szCs w:val="22"/>
            <w:u w:val="single"/>
          </w:rPr>
          <w:t>su edifici delle Amministrazioni Pubbliche</w:t>
        </w:r>
        <w:r>
          <w:rPr>
            <w:sz w:val="22"/>
            <w:szCs w:val="22"/>
            <w:u w:val="single"/>
          </w:rPr>
          <w:t xml:space="preserve"> ed ETS non economico</w:t>
        </w:r>
        <w:r w:rsidRPr="008C5F3C">
          <w:rPr>
            <w:sz w:val="22"/>
            <w:szCs w:val="22"/>
          </w:rPr>
          <w:t xml:space="preserve">, per i quali è stato stipulato un contratto di </w:t>
        </w:r>
        <w:r>
          <w:rPr>
            <w:sz w:val="22"/>
            <w:szCs w:val="22"/>
          </w:rPr>
          <w:t xml:space="preserve">Partenariato Pubblico </w:t>
        </w:r>
      </w:ins>
      <w:ins w:id="34936" w:author="Visone Rossana (GSE)" w:date="2025-09-25T16:17:00Z" w16du:dateUtc="2025-09-25T14:17:00Z">
        <w:r>
          <w:rPr>
            <w:sz w:val="22"/>
            <w:szCs w:val="22"/>
          </w:rPr>
          <w:t>P</w:t>
        </w:r>
      </w:ins>
      <w:ins w:id="34937" w:author="Visone Rossana (GSE)" w:date="2025-09-25T16:16:00Z" w16du:dateUtc="2025-09-25T14:16:00Z">
        <w:r>
          <w:rPr>
            <w:sz w:val="22"/>
            <w:szCs w:val="22"/>
          </w:rPr>
          <w:t xml:space="preserve">rivato (PPP) </w:t>
        </w:r>
        <w:r w:rsidRPr="008C5F3C">
          <w:rPr>
            <w:sz w:val="22"/>
            <w:szCs w:val="22"/>
          </w:rPr>
          <w:t>tra PA</w:t>
        </w:r>
        <w:r>
          <w:rPr>
            <w:sz w:val="22"/>
            <w:szCs w:val="22"/>
          </w:rPr>
          <w:t>/ETS non economico</w:t>
        </w:r>
        <w:r w:rsidRPr="008C5F3C">
          <w:rPr>
            <w:sz w:val="22"/>
            <w:szCs w:val="22"/>
          </w:rPr>
          <w:t xml:space="preserve"> e </w:t>
        </w:r>
      </w:ins>
      <w:ins w:id="34938" w:author="Visone Rossana (GSE)" w:date="2025-09-25T16:17:00Z" w16du:dateUtc="2025-09-25T14:17:00Z">
        <w:r>
          <w:rPr>
            <w:sz w:val="22"/>
            <w:szCs w:val="22"/>
          </w:rPr>
          <w:t>il soggetto privato</w:t>
        </w:r>
      </w:ins>
      <w:ins w:id="34939" w:author="Visone Rossana (GSE)" w:date="2025-09-25T16:16:00Z" w16du:dateUtc="2025-09-25T14:16:00Z">
        <w:r w:rsidRPr="008C5F3C">
          <w:rPr>
            <w:sz w:val="22"/>
            <w:szCs w:val="22"/>
          </w:rPr>
          <w:t>, quest’ultim</w:t>
        </w:r>
      </w:ins>
      <w:ins w:id="34940" w:author="Visone Rossana (GSE)" w:date="2025-09-25T16:17:00Z" w16du:dateUtc="2025-09-25T14:17:00Z">
        <w:r>
          <w:rPr>
            <w:sz w:val="22"/>
            <w:szCs w:val="22"/>
          </w:rPr>
          <w:t>o</w:t>
        </w:r>
      </w:ins>
      <w:ins w:id="34941" w:author="Visone Rossana (GSE)" w:date="2025-09-25T16:16:00Z" w16du:dateUtc="2025-09-25T14:16:00Z">
        <w:r w:rsidRPr="008C5F3C">
          <w:rPr>
            <w:sz w:val="22"/>
            <w:szCs w:val="22"/>
          </w:rPr>
          <w:t xml:space="preserve"> in qualità di Soggetto Responsabile dell’intervento</w:t>
        </w:r>
      </w:ins>
      <w:ins w:id="34942" w:author="Visone Rossana (GSE)" w:date="2025-09-25T16:17:00Z" w16du:dateUtc="2025-09-25T14:17:00Z">
        <w:r>
          <w:rPr>
            <w:sz w:val="22"/>
            <w:szCs w:val="22"/>
          </w:rPr>
          <w:t>;</w:t>
        </w:r>
      </w:ins>
    </w:p>
    <w:p w14:paraId="792036DF" w14:textId="089D62AB" w:rsidR="00F95326" w:rsidRPr="008C5F3C" w:rsidRDefault="00F95326" w:rsidP="00F95326">
      <w:pPr>
        <w:pStyle w:val="Paragrafoelenco"/>
        <w:numPr>
          <w:ilvl w:val="0"/>
          <w:numId w:val="160"/>
        </w:numPr>
        <w:spacing w:before="60" w:after="60" w:line="276" w:lineRule="auto"/>
        <w:jc w:val="both"/>
        <w:rPr>
          <w:ins w:id="34943" w:author="Visone Rossana (GSE)" w:date="2025-09-25T16:17:00Z" w16du:dateUtc="2025-09-25T14:17:00Z"/>
          <w:sz w:val="22"/>
          <w:szCs w:val="22"/>
        </w:rPr>
      </w:pPr>
      <w:ins w:id="34944" w:author="Visone Rossana (GSE)" w:date="2025-09-25T16:17:00Z" w16du:dateUtc="2025-09-25T14:17:00Z">
        <w:r w:rsidRPr="008C5F3C">
          <w:rPr>
            <w:sz w:val="22"/>
            <w:szCs w:val="22"/>
          </w:rPr>
          <w:t xml:space="preserve">gli interventi realizzati </w:t>
        </w:r>
        <w:r w:rsidRPr="008C5F3C">
          <w:rPr>
            <w:sz w:val="22"/>
            <w:szCs w:val="22"/>
            <w:u w:val="single"/>
          </w:rPr>
          <w:t>su edifici delle Amministrazioni Pubbliche</w:t>
        </w:r>
      </w:ins>
      <w:ins w:id="34945" w:author="Visone Rossana (GSE)" w:date="2025-09-25T16:21:00Z" w16du:dateUtc="2025-09-25T14:21:00Z">
        <w:r w:rsidR="004B17FC">
          <w:rPr>
            <w:sz w:val="22"/>
            <w:szCs w:val="22"/>
            <w:u w:val="single"/>
          </w:rPr>
          <w:t xml:space="preserve"> </w:t>
        </w:r>
        <w:r w:rsidR="004B17FC" w:rsidRPr="003A42D3">
          <w:rPr>
            <w:sz w:val="22"/>
            <w:szCs w:val="22"/>
            <w:u w:val="single"/>
          </w:rPr>
          <w:t>ed ETS non economico</w:t>
        </w:r>
      </w:ins>
      <w:ins w:id="34946" w:author="Visone Rossana (GSE)" w:date="2025-09-25T16:17:00Z" w16du:dateUtc="2025-09-25T14:17:00Z">
        <w:r w:rsidRPr="008C5F3C">
          <w:rPr>
            <w:sz w:val="22"/>
            <w:szCs w:val="22"/>
          </w:rPr>
          <w:t>, per i quali è stato stipulato un contratto di prestazione energetica (EPC)</w:t>
        </w:r>
      </w:ins>
      <w:ins w:id="34947" w:author="Visone Rossana (GSE)" w:date="2025-09-25T16:20:00Z" w16du:dateUtc="2025-09-25T14:20:00Z">
        <w:r w:rsidR="004B17FC" w:rsidRPr="004B17FC">
          <w:rPr>
            <w:sz w:val="22"/>
            <w:szCs w:val="22"/>
          </w:rPr>
          <w:t xml:space="preserve"> </w:t>
        </w:r>
        <w:r w:rsidR="004B17FC" w:rsidRPr="008C5F3C">
          <w:rPr>
            <w:sz w:val="22"/>
            <w:szCs w:val="22"/>
          </w:rPr>
          <w:t>tra PA e ESCo</w:t>
        </w:r>
      </w:ins>
      <w:ins w:id="34948" w:author="Visone Rossana (GSE)" w:date="2025-09-25T16:17:00Z" w16du:dateUtc="2025-09-25T14:17:00Z">
        <w:r w:rsidRPr="008C5F3C">
          <w:rPr>
            <w:sz w:val="22"/>
            <w:szCs w:val="22"/>
          </w:rPr>
          <w:t xml:space="preserve">, o un’altra tipologia di contratto di cui all’art. </w:t>
        </w:r>
      </w:ins>
      <w:ins w:id="34949" w:author="Visone Rossana (GSE)" w:date="2025-09-25T16:19:00Z" w16du:dateUtc="2025-09-25T14:19:00Z">
        <w:r w:rsidR="004B17FC">
          <w:rPr>
            <w:sz w:val="22"/>
            <w:szCs w:val="22"/>
          </w:rPr>
          <w:t>14</w:t>
        </w:r>
      </w:ins>
      <w:ins w:id="34950" w:author="Visone Rossana (GSE)" w:date="2025-09-25T16:17:00Z" w16du:dateUtc="2025-09-25T14:17:00Z">
        <w:r w:rsidRPr="008C5F3C">
          <w:rPr>
            <w:sz w:val="22"/>
            <w:szCs w:val="22"/>
          </w:rPr>
          <w:t xml:space="preserve"> comma </w:t>
        </w:r>
      </w:ins>
      <w:ins w:id="34951" w:author="Visone Rossana (GSE)" w:date="2025-09-25T16:19:00Z" w16du:dateUtc="2025-09-25T14:19:00Z">
        <w:r w:rsidR="004B17FC">
          <w:rPr>
            <w:sz w:val="22"/>
            <w:szCs w:val="22"/>
          </w:rPr>
          <w:t>2</w:t>
        </w:r>
      </w:ins>
      <w:ins w:id="34952" w:author="Visone Rossana (GSE)" w:date="2025-09-25T16:17:00Z" w16du:dateUtc="2025-09-25T14:17:00Z">
        <w:r w:rsidRPr="008C5F3C">
          <w:rPr>
            <w:sz w:val="22"/>
            <w:szCs w:val="22"/>
          </w:rPr>
          <w:t xml:space="preserve"> lettera </w:t>
        </w:r>
      </w:ins>
      <w:ins w:id="34953" w:author="Visone Rossana (GSE)" w:date="2025-09-25T16:20:00Z" w16du:dateUtc="2025-09-25T14:20:00Z">
        <w:r w:rsidR="004B17FC">
          <w:rPr>
            <w:sz w:val="22"/>
            <w:szCs w:val="22"/>
          </w:rPr>
          <w:t>iii</w:t>
        </w:r>
      </w:ins>
      <w:ins w:id="34954" w:author="Visone Rossana (GSE)" w:date="2025-09-25T16:17:00Z" w16du:dateUtc="2025-09-25T14:17:00Z">
        <w:r w:rsidRPr="008C5F3C">
          <w:rPr>
            <w:sz w:val="22"/>
            <w:szCs w:val="22"/>
          </w:rPr>
          <w:t>, nei casi in cui la PA</w:t>
        </w:r>
      </w:ins>
      <w:ins w:id="34955" w:author="Visone Rossana (GSE)" w:date="2025-09-25T16:21:00Z" w16du:dateUtc="2025-09-25T14:21:00Z">
        <w:r w:rsidR="004B17FC">
          <w:rPr>
            <w:sz w:val="22"/>
            <w:szCs w:val="22"/>
          </w:rPr>
          <w:t>/ETS non economico</w:t>
        </w:r>
      </w:ins>
      <w:ins w:id="34956" w:author="Visone Rossana (GSE)" w:date="2025-09-25T16:17:00Z" w16du:dateUtc="2025-09-25T14:17:00Z">
        <w:r w:rsidRPr="008C5F3C">
          <w:rPr>
            <w:sz w:val="22"/>
            <w:szCs w:val="22"/>
          </w:rPr>
          <w:t xml:space="preserve"> rivesta il ruolo di Soggetto Responsabile dell’intervento</w:t>
        </w:r>
      </w:ins>
      <w:ins w:id="34957" w:author="Visone Rossana (GSE)" w:date="2025-09-25T16:20:00Z" w16du:dateUtc="2025-09-25T14:20:00Z">
        <w:r w:rsidR="004B17FC">
          <w:rPr>
            <w:sz w:val="22"/>
            <w:szCs w:val="22"/>
          </w:rPr>
          <w:t>. I</w:t>
        </w:r>
      </w:ins>
      <w:ins w:id="34958" w:author="Visone Rossana (GSE)" w:date="2025-09-25T16:17:00Z" w16du:dateUtc="2025-09-25T14:17:00Z">
        <w:r w:rsidRPr="008C5F3C">
          <w:rPr>
            <w:sz w:val="22"/>
            <w:szCs w:val="22"/>
          </w:rPr>
          <w:t xml:space="preserve">n questo caso, unitamente al contratto, la PA dovrà fornire la documentazione indicata al paragrafo </w:t>
        </w:r>
      </w:ins>
      <w:ins w:id="34959" w:author="Visone Rossana (GSE)" w:date="2025-09-25T16:26:00Z" w16du:dateUtc="2025-09-25T14:26:00Z">
        <w:r w:rsidR="00FA12E0" w:rsidRPr="00FA12E0">
          <w:rPr>
            <w:sz w:val="22"/>
            <w:szCs w:val="22"/>
            <w:highlight w:val="yellow"/>
            <w:rPrChange w:id="34960" w:author="Visone Rossana (GSE)" w:date="2025-09-25T16:26:00Z" w16du:dateUtc="2025-09-25T14:26:00Z">
              <w:rPr>
                <w:sz w:val="22"/>
                <w:szCs w:val="22"/>
              </w:rPr>
            </w:rPrChange>
          </w:rPr>
          <w:t>x</w:t>
        </w:r>
      </w:ins>
      <w:ins w:id="34961" w:author="Visone Rossana (GSE)" w:date="2025-09-25T16:17:00Z" w16du:dateUtc="2025-09-25T14:17:00Z">
        <w:r w:rsidRPr="008C5F3C">
          <w:rPr>
            <w:sz w:val="22"/>
            <w:szCs w:val="22"/>
          </w:rPr>
          <w:t>.</w:t>
        </w:r>
      </w:ins>
    </w:p>
    <w:p w14:paraId="2D4D95B0" w14:textId="0477876D" w:rsidR="003A407E" w:rsidRDefault="003A407E" w:rsidP="003A407E">
      <w:pPr>
        <w:pStyle w:val="Paragrafoelenco"/>
        <w:numPr>
          <w:ilvl w:val="0"/>
          <w:numId w:val="160"/>
        </w:numPr>
        <w:spacing w:before="60" w:after="60" w:line="276" w:lineRule="auto"/>
        <w:jc w:val="both"/>
        <w:rPr>
          <w:ins w:id="34962" w:author="Visone Rossana (GSE)" w:date="2025-09-25T16:27:00Z" w16du:dateUtc="2025-09-25T14:27:00Z"/>
          <w:sz w:val="22"/>
          <w:szCs w:val="22"/>
        </w:rPr>
      </w:pPr>
      <w:ins w:id="34963" w:author="Visone Rossana (GSE)" w:date="2025-09-25T16:08:00Z" w16du:dateUtc="2025-09-25T14:08:00Z">
        <w:r w:rsidRPr="003A407E">
          <w:rPr>
            <w:sz w:val="22"/>
            <w:szCs w:val="22"/>
            <w:rPrChange w:id="34964" w:author="Visone Rossana (GSE)" w:date="2025-09-25T16:08:00Z" w16du:dateUtc="2025-09-25T14:08:00Z">
              <w:rPr/>
            </w:rPrChange>
          </w:rPr>
          <w:t xml:space="preserve">gli interventi realizzati </w:t>
        </w:r>
        <w:r w:rsidRPr="003A407E">
          <w:rPr>
            <w:sz w:val="22"/>
            <w:szCs w:val="22"/>
            <w:u w:val="single"/>
            <w:rPrChange w:id="34965" w:author="Visone Rossana (GSE)" w:date="2025-09-25T16:08:00Z" w16du:dateUtc="2025-09-25T14:08:00Z">
              <w:rPr>
                <w:u w:val="single"/>
              </w:rPr>
            </w:rPrChange>
          </w:rPr>
          <w:t>su edifici di privati,</w:t>
        </w:r>
        <w:r w:rsidRPr="003A407E">
          <w:rPr>
            <w:sz w:val="22"/>
            <w:szCs w:val="22"/>
            <w:rPrChange w:id="34966" w:author="Visone Rossana (GSE)" w:date="2025-09-25T16:08:00Z" w16du:dateUtc="2025-09-25T14:08:00Z">
              <w:rPr/>
            </w:rPrChange>
          </w:rPr>
          <w:t xml:space="preserve"> per i quali è stato stipulato un contratto di prestazione energetica tra Soggetto privato ed ESCo, quest’ultima in qualità di Soggetto Responsabile dell’intervento</w:t>
        </w:r>
        <w:r w:rsidRPr="003A407E">
          <w:rPr>
            <w:bCs/>
            <w:sz w:val="22"/>
            <w:szCs w:val="22"/>
            <w:rPrChange w:id="34967" w:author="Visone Rossana (GSE)" w:date="2025-09-25T16:08:00Z" w16du:dateUtc="2025-09-25T14:08:00Z">
              <w:rPr>
                <w:bCs/>
              </w:rPr>
            </w:rPrChange>
          </w:rPr>
          <w:t>;</w:t>
        </w:r>
        <w:r w:rsidRPr="003A407E">
          <w:rPr>
            <w:sz w:val="22"/>
            <w:szCs w:val="22"/>
            <w:rPrChange w:id="34968" w:author="Visone Rossana (GSE)" w:date="2025-09-25T16:08:00Z" w16du:dateUtc="2025-09-25T14:08:00Z">
              <w:rPr/>
            </w:rPrChange>
          </w:rPr>
          <w:t xml:space="preserve"> </w:t>
        </w:r>
      </w:ins>
    </w:p>
    <w:p w14:paraId="3FD1936B" w14:textId="59BE6BAF" w:rsidR="00FA12E0" w:rsidRPr="00FA12E0" w:rsidRDefault="00FA12E0" w:rsidP="003A407E">
      <w:pPr>
        <w:pStyle w:val="Paragrafoelenco"/>
        <w:numPr>
          <w:ilvl w:val="0"/>
          <w:numId w:val="160"/>
        </w:numPr>
        <w:spacing w:before="60" w:after="60" w:line="276" w:lineRule="auto"/>
        <w:jc w:val="both"/>
        <w:rPr>
          <w:ins w:id="34969" w:author="Visone Rossana (GSE)" w:date="2025-09-25T16:08:00Z" w16du:dateUtc="2025-09-25T14:08:00Z"/>
          <w:sz w:val="22"/>
          <w:szCs w:val="22"/>
          <w:highlight w:val="yellow"/>
          <w:rPrChange w:id="34970" w:author="Visone Rossana (GSE)" w:date="2025-09-25T16:27:00Z" w16du:dateUtc="2025-09-25T14:27:00Z">
            <w:rPr>
              <w:ins w:id="34971" w:author="Visone Rossana (GSE)" w:date="2025-09-25T16:08:00Z" w16du:dateUtc="2025-09-25T14:08:00Z"/>
            </w:rPr>
          </w:rPrChange>
        </w:rPr>
      </w:pPr>
      <w:ins w:id="34972" w:author="Visone Rossana (GSE)" w:date="2025-09-25T16:27:00Z" w16du:dateUtc="2025-09-25T14:27:00Z">
        <w:r w:rsidRPr="00FA12E0">
          <w:rPr>
            <w:sz w:val="22"/>
            <w:szCs w:val="22"/>
            <w:highlight w:val="yellow"/>
            <w:rPrChange w:id="34973" w:author="Visone Rossana (GSE)" w:date="2025-09-25T16:27:00Z" w16du:dateUtc="2025-09-25T14:27:00Z">
              <w:rPr>
                <w:sz w:val="22"/>
                <w:szCs w:val="22"/>
              </w:rPr>
            </w:rPrChange>
          </w:rPr>
          <w:t xml:space="preserve">CER invece inviano </w:t>
        </w:r>
        <w:r>
          <w:rPr>
            <w:sz w:val="22"/>
            <w:szCs w:val="22"/>
            <w:highlight w:val="yellow"/>
          </w:rPr>
          <w:t xml:space="preserve">sempre le </w:t>
        </w:r>
        <w:r w:rsidRPr="00FA12E0">
          <w:rPr>
            <w:sz w:val="22"/>
            <w:szCs w:val="22"/>
            <w:highlight w:val="yellow"/>
            <w:rPrChange w:id="34974" w:author="Visone Rossana (GSE)" w:date="2025-09-25T16:27:00Z" w16du:dateUtc="2025-09-25T14:27:00Z">
              <w:rPr>
                <w:sz w:val="22"/>
                <w:szCs w:val="22"/>
              </w:rPr>
            </w:rPrChange>
          </w:rPr>
          <w:t xml:space="preserve">fatture e anche </w:t>
        </w:r>
        <w:r>
          <w:rPr>
            <w:sz w:val="22"/>
            <w:szCs w:val="22"/>
            <w:highlight w:val="yellow"/>
          </w:rPr>
          <w:t xml:space="preserve">altro </w:t>
        </w:r>
        <w:r w:rsidRPr="00FA12E0">
          <w:rPr>
            <w:sz w:val="22"/>
            <w:szCs w:val="22"/>
            <w:highlight w:val="yellow"/>
            <w:rPrChange w:id="34975" w:author="Visone Rossana (GSE)" w:date="2025-09-25T16:27:00Z" w16du:dateUtc="2025-09-25T14:27:00Z">
              <w:rPr>
                <w:sz w:val="22"/>
                <w:szCs w:val="22"/>
              </w:rPr>
            </w:rPrChange>
          </w:rPr>
          <w:t xml:space="preserve">soggetto </w:t>
        </w:r>
        <w:r>
          <w:rPr>
            <w:sz w:val="22"/>
            <w:szCs w:val="22"/>
            <w:highlight w:val="yellow"/>
          </w:rPr>
          <w:t xml:space="preserve">pubblico </w:t>
        </w:r>
        <w:r w:rsidRPr="00FA12E0">
          <w:rPr>
            <w:sz w:val="22"/>
            <w:szCs w:val="22"/>
            <w:highlight w:val="yellow"/>
            <w:rPrChange w:id="34976" w:author="Visone Rossana (GSE)" w:date="2025-09-25T16:27:00Z" w16du:dateUtc="2025-09-25T14:27:00Z">
              <w:rPr>
                <w:sz w:val="22"/>
                <w:szCs w:val="22"/>
              </w:rPr>
            </w:rPrChange>
          </w:rPr>
          <w:t>lettera b.</w:t>
        </w:r>
      </w:ins>
    </w:p>
    <w:p w14:paraId="72615456" w14:textId="77777777" w:rsidR="003A407E" w:rsidRPr="003A407E" w:rsidRDefault="003A407E">
      <w:pPr>
        <w:spacing w:before="60" w:after="60" w:line="276" w:lineRule="auto"/>
        <w:jc w:val="both"/>
        <w:rPr>
          <w:ins w:id="34977" w:author="Visone Rossana (GSE)" w:date="2025-09-25T16:08:00Z" w16du:dateUtc="2025-09-25T14:08:00Z"/>
          <w:b/>
          <w:sz w:val="22"/>
          <w:szCs w:val="22"/>
          <w:rPrChange w:id="34978" w:author="Visone Rossana (GSE)" w:date="2025-09-25T16:08:00Z" w16du:dateUtc="2025-09-25T14:08:00Z">
            <w:rPr>
              <w:ins w:id="34979" w:author="Visone Rossana (GSE)" w:date="2025-09-25T16:08:00Z" w16du:dateUtc="2025-09-25T14:08:00Z"/>
              <w:b/>
            </w:rPr>
          </w:rPrChange>
        </w:rPr>
        <w:pPrChange w:id="34980" w:author="Visone Rossana (GSE)" w:date="2025-09-25T16:08:00Z" w16du:dateUtc="2025-09-25T14:08:00Z">
          <w:pPr>
            <w:spacing w:before="60" w:after="60"/>
            <w:jc w:val="both"/>
          </w:pPr>
        </w:pPrChange>
      </w:pPr>
      <w:ins w:id="34981" w:author="Visone Rossana (GSE)" w:date="2025-09-25T16:08:00Z" w16du:dateUtc="2025-09-25T14:08:00Z">
        <w:r w:rsidRPr="003A407E">
          <w:rPr>
            <w:b/>
            <w:sz w:val="22"/>
            <w:szCs w:val="22"/>
            <w:rPrChange w:id="34982" w:author="Visone Rossana (GSE)" w:date="2025-09-25T16:08:00Z" w16du:dateUtc="2025-09-25T14:08:00Z">
              <w:rPr>
                <w:b/>
              </w:rPr>
            </w:rPrChange>
          </w:rPr>
          <w:t>In caso di multi-intervento è necessario che sia data evidenza in fattura dell’importo relativo a ciascun intervento</w:t>
        </w:r>
        <w:r w:rsidRPr="003A407E">
          <w:rPr>
            <w:sz w:val="22"/>
            <w:szCs w:val="22"/>
            <w:vertAlign w:val="superscript"/>
            <w:rPrChange w:id="34983" w:author="Visone Rossana (GSE)" w:date="2025-09-25T16:08:00Z" w16du:dateUtc="2025-09-25T14:08:00Z">
              <w:rPr>
                <w:vertAlign w:val="superscript"/>
              </w:rPr>
            </w:rPrChange>
          </w:rPr>
          <w:footnoteReference w:id="34"/>
        </w:r>
        <w:r w:rsidRPr="003A407E">
          <w:rPr>
            <w:b/>
            <w:sz w:val="22"/>
            <w:szCs w:val="22"/>
            <w:rPrChange w:id="34992" w:author="Visone Rossana (GSE)" w:date="2025-09-25T16:08:00Z" w16du:dateUtc="2025-09-25T14:08:00Z">
              <w:rPr>
                <w:b/>
              </w:rPr>
            </w:rPrChange>
          </w:rPr>
          <w:t>.</w:t>
        </w:r>
      </w:ins>
    </w:p>
    <w:p w14:paraId="1D257A83" w14:textId="77777777" w:rsidR="003A407E" w:rsidRPr="003A407E" w:rsidRDefault="003A407E">
      <w:pPr>
        <w:spacing w:before="60" w:after="60" w:line="276" w:lineRule="auto"/>
        <w:jc w:val="both"/>
        <w:rPr>
          <w:ins w:id="34993" w:author="Visone Rossana (GSE)" w:date="2025-09-25T16:08:00Z" w16du:dateUtc="2025-09-25T14:08:00Z"/>
          <w:sz w:val="22"/>
          <w:szCs w:val="22"/>
          <w:rPrChange w:id="34994" w:author="Visone Rossana (GSE)" w:date="2025-09-25T16:08:00Z" w16du:dateUtc="2025-09-25T14:08:00Z">
            <w:rPr>
              <w:ins w:id="34995" w:author="Visone Rossana (GSE)" w:date="2025-09-25T16:08:00Z" w16du:dateUtc="2025-09-25T14:08:00Z"/>
            </w:rPr>
          </w:rPrChange>
        </w:rPr>
        <w:pPrChange w:id="34996" w:author="Visone Rossana (GSE)" w:date="2025-09-25T16:08:00Z" w16du:dateUtc="2025-09-25T14:08:00Z">
          <w:pPr>
            <w:spacing w:before="60" w:after="60"/>
            <w:jc w:val="both"/>
          </w:pPr>
        </w:pPrChange>
      </w:pPr>
      <w:ins w:id="34997" w:author="Visone Rossana (GSE)" w:date="2025-09-25T16:08:00Z" w16du:dateUtc="2025-09-25T14:08:00Z">
        <w:r w:rsidRPr="003A407E">
          <w:rPr>
            <w:sz w:val="22"/>
            <w:szCs w:val="22"/>
            <w:rPrChange w:id="34998" w:author="Visone Rossana (GSE)" w:date="2025-09-25T16:08:00Z" w16du:dateUtc="2025-09-25T14:08:00Z">
              <w:rPr/>
            </w:rPrChange>
          </w:rPr>
          <w:t xml:space="preserve">Le </w:t>
        </w:r>
        <w:r w:rsidRPr="003A407E">
          <w:rPr>
            <w:b/>
            <w:sz w:val="22"/>
            <w:szCs w:val="22"/>
            <w:rPrChange w:id="34999" w:author="Visone Rossana (GSE)" w:date="2025-09-25T16:08:00Z" w16du:dateUtc="2025-09-25T14:08:00Z">
              <w:rPr>
                <w:b/>
              </w:rPr>
            </w:rPrChange>
          </w:rPr>
          <w:t>fatture</w:t>
        </w:r>
        <w:r w:rsidRPr="003A407E">
          <w:rPr>
            <w:sz w:val="22"/>
            <w:szCs w:val="22"/>
            <w:rPrChange w:id="35000" w:author="Visone Rossana (GSE)" w:date="2025-09-25T16:08:00Z" w16du:dateUtc="2025-09-25T14:08:00Z">
              <w:rPr/>
            </w:rPrChange>
          </w:rPr>
          <w:t xml:space="preserve"> devono essere caratterizzate dai seguenti elementi:</w:t>
        </w:r>
      </w:ins>
    </w:p>
    <w:p w14:paraId="41D9C15E" w14:textId="77777777" w:rsidR="003A407E" w:rsidRPr="003A407E" w:rsidRDefault="003A407E" w:rsidP="003A407E">
      <w:pPr>
        <w:numPr>
          <w:ilvl w:val="0"/>
          <w:numId w:val="159"/>
        </w:numPr>
        <w:spacing w:before="60" w:after="60" w:line="276" w:lineRule="auto"/>
        <w:jc w:val="both"/>
        <w:rPr>
          <w:ins w:id="35001" w:author="Visone Rossana (GSE)" w:date="2025-09-25T16:08:00Z" w16du:dateUtc="2025-09-25T14:08:00Z"/>
          <w:rFonts w:cs="Calibri"/>
          <w:sz w:val="22"/>
          <w:szCs w:val="22"/>
          <w:rPrChange w:id="35002" w:author="Visone Rossana (GSE)" w:date="2025-09-25T16:08:00Z" w16du:dateUtc="2025-09-25T14:08:00Z">
            <w:rPr>
              <w:ins w:id="35003" w:author="Visone Rossana (GSE)" w:date="2025-09-25T16:08:00Z" w16du:dateUtc="2025-09-25T14:08:00Z"/>
              <w:rFonts w:cs="Calibri"/>
            </w:rPr>
          </w:rPrChange>
        </w:rPr>
      </w:pPr>
      <w:ins w:id="35004" w:author="Visone Rossana (GSE)" w:date="2025-09-25T16:08:00Z" w16du:dateUtc="2025-09-25T14:08:00Z">
        <w:r w:rsidRPr="003A407E">
          <w:rPr>
            <w:rFonts w:cs="Calibri"/>
            <w:sz w:val="22"/>
            <w:szCs w:val="22"/>
            <w:rPrChange w:id="35005" w:author="Visone Rossana (GSE)" w:date="2025-09-25T16:08:00Z" w16du:dateUtc="2025-09-25T14:08:00Z">
              <w:rPr>
                <w:rFonts w:cs="Calibri"/>
              </w:rPr>
            </w:rPrChange>
          </w:rPr>
          <w:t>devono essere intestate al Soggetto Responsabile;</w:t>
        </w:r>
      </w:ins>
    </w:p>
    <w:p w14:paraId="59DBFB74" w14:textId="03D0B55A" w:rsidR="003A407E" w:rsidRPr="003A407E" w:rsidRDefault="003A407E" w:rsidP="003A407E">
      <w:pPr>
        <w:numPr>
          <w:ilvl w:val="0"/>
          <w:numId w:val="159"/>
        </w:numPr>
        <w:spacing w:before="60" w:after="60" w:line="276" w:lineRule="auto"/>
        <w:jc w:val="both"/>
        <w:rPr>
          <w:ins w:id="35006" w:author="Visone Rossana (GSE)" w:date="2025-09-25T16:08:00Z" w16du:dateUtc="2025-09-25T14:08:00Z"/>
          <w:rFonts w:cs="Calibri"/>
          <w:sz w:val="22"/>
          <w:szCs w:val="22"/>
          <w:rPrChange w:id="35007" w:author="Visone Rossana (GSE)" w:date="2025-09-25T16:08:00Z" w16du:dateUtc="2025-09-25T14:08:00Z">
            <w:rPr>
              <w:ins w:id="35008" w:author="Visone Rossana (GSE)" w:date="2025-09-25T16:08:00Z" w16du:dateUtc="2025-09-25T14:08:00Z"/>
              <w:rFonts w:cs="Calibri"/>
            </w:rPr>
          </w:rPrChange>
        </w:rPr>
      </w:pPr>
      <w:ins w:id="35009" w:author="Visone Rossana (GSE)" w:date="2025-09-25T16:08:00Z" w16du:dateUtc="2025-09-25T14:08:00Z">
        <w:r w:rsidRPr="003A407E">
          <w:rPr>
            <w:rFonts w:cs="Calibri"/>
            <w:sz w:val="22"/>
            <w:szCs w:val="22"/>
            <w:rPrChange w:id="35010" w:author="Visone Rossana (GSE)" w:date="2025-09-25T16:08:00Z" w16du:dateUtc="2025-09-25T14:08:00Z">
              <w:rPr>
                <w:rFonts w:cs="Calibri"/>
              </w:rPr>
            </w:rPrChange>
          </w:rPr>
          <w:t xml:space="preserve">devono riportare il riferimento al D.M. </w:t>
        </w:r>
      </w:ins>
      <w:ins w:id="35011" w:author="Visone Rossana (GSE)" w:date="2025-09-25T16:28:00Z" w16du:dateUtc="2025-09-25T14:28:00Z">
        <w:r w:rsidR="00FA12E0" w:rsidRPr="00FA12E0">
          <w:rPr>
            <w:rFonts w:cs="Calibri"/>
            <w:sz w:val="22"/>
            <w:szCs w:val="22"/>
            <w:highlight w:val="yellow"/>
            <w:rPrChange w:id="35012" w:author="Visone Rossana (GSE)" w:date="2025-09-25T16:28:00Z" w16du:dateUtc="2025-09-25T14:28:00Z">
              <w:rPr>
                <w:rFonts w:cs="Calibri"/>
                <w:sz w:val="22"/>
                <w:szCs w:val="22"/>
              </w:rPr>
            </w:rPrChange>
          </w:rPr>
          <w:t>xx</w:t>
        </w:r>
      </w:ins>
    </w:p>
    <w:p w14:paraId="674A75D8" w14:textId="77777777" w:rsidR="003A407E" w:rsidRPr="003A407E" w:rsidRDefault="003A407E" w:rsidP="003A407E">
      <w:pPr>
        <w:numPr>
          <w:ilvl w:val="0"/>
          <w:numId w:val="159"/>
        </w:numPr>
        <w:spacing w:before="60" w:after="60" w:line="276" w:lineRule="auto"/>
        <w:jc w:val="both"/>
        <w:rPr>
          <w:ins w:id="35013" w:author="Visone Rossana (GSE)" w:date="2025-09-25T16:08:00Z" w16du:dateUtc="2025-09-25T14:08:00Z"/>
          <w:rFonts w:cs="Calibri"/>
          <w:sz w:val="22"/>
          <w:szCs w:val="22"/>
          <w:rPrChange w:id="35014" w:author="Visone Rossana (GSE)" w:date="2025-09-25T16:08:00Z" w16du:dateUtc="2025-09-25T14:08:00Z">
            <w:rPr>
              <w:ins w:id="35015" w:author="Visone Rossana (GSE)" w:date="2025-09-25T16:08:00Z" w16du:dateUtc="2025-09-25T14:08:00Z"/>
              <w:rFonts w:cs="Calibri"/>
            </w:rPr>
          </w:rPrChange>
        </w:rPr>
      </w:pPr>
      <w:ins w:id="35016" w:author="Visone Rossana (GSE)" w:date="2025-09-25T16:08:00Z" w16du:dateUtc="2025-09-25T14:08:00Z">
        <w:r w:rsidRPr="003A407E">
          <w:rPr>
            <w:rFonts w:cs="Calibri"/>
            <w:sz w:val="22"/>
            <w:szCs w:val="22"/>
            <w:rPrChange w:id="35017" w:author="Visone Rossana (GSE)" w:date="2025-09-25T16:08:00Z" w16du:dateUtc="2025-09-25T14:08:00Z">
              <w:rPr>
                <w:rFonts w:cs="Calibri"/>
              </w:rPr>
            </w:rPrChange>
          </w:rPr>
          <w:t>devono descrivere con chiarezza la tipologia d’intervento oggetto d’incentivazione;</w:t>
        </w:r>
      </w:ins>
    </w:p>
    <w:p w14:paraId="2E97BE1B" w14:textId="77777777" w:rsidR="003A407E" w:rsidRPr="003A407E" w:rsidRDefault="003A407E" w:rsidP="003A407E">
      <w:pPr>
        <w:numPr>
          <w:ilvl w:val="0"/>
          <w:numId w:val="157"/>
        </w:numPr>
        <w:spacing w:before="60" w:after="60" w:line="276" w:lineRule="auto"/>
        <w:jc w:val="both"/>
        <w:rPr>
          <w:ins w:id="35018" w:author="Visone Rossana (GSE)" w:date="2025-09-25T16:08:00Z" w16du:dateUtc="2025-09-25T14:08:00Z"/>
          <w:rFonts w:cs="Calibri"/>
          <w:sz w:val="22"/>
          <w:szCs w:val="22"/>
          <w:rPrChange w:id="35019" w:author="Visone Rossana (GSE)" w:date="2025-09-25T16:08:00Z" w16du:dateUtc="2025-09-25T14:08:00Z">
            <w:rPr>
              <w:ins w:id="35020" w:author="Visone Rossana (GSE)" w:date="2025-09-25T16:08:00Z" w16du:dateUtc="2025-09-25T14:08:00Z"/>
              <w:rFonts w:cs="Calibri"/>
            </w:rPr>
          </w:rPrChange>
        </w:rPr>
      </w:pPr>
      <w:ins w:id="35021" w:author="Visone Rossana (GSE)" w:date="2025-09-25T16:08:00Z" w16du:dateUtc="2025-09-25T14:08:00Z">
        <w:r w:rsidRPr="003A407E">
          <w:rPr>
            <w:rFonts w:cs="Calibri"/>
            <w:sz w:val="22"/>
            <w:szCs w:val="22"/>
            <w:rPrChange w:id="35022" w:author="Visone Rossana (GSE)" w:date="2025-09-25T16:08:00Z" w16du:dateUtc="2025-09-25T14:08:00Z">
              <w:rPr>
                <w:rFonts w:cs="Calibri"/>
              </w:rPr>
            </w:rPrChange>
          </w:rPr>
          <w:t>devono riportare la Partita IVA del soggetto emittente beneficiario del pagamento e il nominativo del Soggetto Responsabile, compreso il codice fiscale e/o la Partita IVA;</w:t>
        </w:r>
      </w:ins>
    </w:p>
    <w:p w14:paraId="0E64D519" w14:textId="77777777" w:rsidR="003A407E" w:rsidRPr="003A407E" w:rsidRDefault="003A407E" w:rsidP="003A407E">
      <w:pPr>
        <w:numPr>
          <w:ilvl w:val="0"/>
          <w:numId w:val="157"/>
        </w:numPr>
        <w:spacing w:before="60" w:after="60" w:line="276" w:lineRule="auto"/>
        <w:jc w:val="both"/>
        <w:rPr>
          <w:ins w:id="35023" w:author="Visone Rossana (GSE)" w:date="2025-09-25T16:08:00Z" w16du:dateUtc="2025-09-25T14:08:00Z"/>
          <w:rFonts w:cs="Calibri"/>
          <w:sz w:val="22"/>
          <w:szCs w:val="22"/>
          <w:rPrChange w:id="35024" w:author="Visone Rossana (GSE)" w:date="2025-09-25T16:08:00Z" w16du:dateUtc="2025-09-25T14:08:00Z">
            <w:rPr>
              <w:ins w:id="35025" w:author="Visone Rossana (GSE)" w:date="2025-09-25T16:08:00Z" w16du:dateUtc="2025-09-25T14:08:00Z"/>
              <w:rFonts w:cs="Calibri"/>
            </w:rPr>
          </w:rPrChange>
        </w:rPr>
      </w:pPr>
      <w:ins w:id="35026" w:author="Visone Rossana (GSE)" w:date="2025-09-25T16:08:00Z" w16du:dateUtc="2025-09-25T14:08:00Z">
        <w:r w:rsidRPr="003A407E">
          <w:rPr>
            <w:rFonts w:cs="Calibri"/>
            <w:sz w:val="22"/>
            <w:szCs w:val="22"/>
            <w:rPrChange w:id="35027" w:author="Visone Rossana (GSE)" w:date="2025-09-25T16:08:00Z" w16du:dateUtc="2025-09-25T14:08:00Z">
              <w:rPr>
                <w:rFonts w:cs="Calibri"/>
              </w:rPr>
            </w:rPrChange>
          </w:rPr>
          <w:t xml:space="preserve">nel caso in cui il Soggetto abbia fatto ricorso alla </w:t>
        </w:r>
        <w:r w:rsidRPr="003A407E">
          <w:rPr>
            <w:rFonts w:cs="Calibri"/>
            <w:b/>
            <w:sz w:val="22"/>
            <w:szCs w:val="22"/>
            <w:rPrChange w:id="35028" w:author="Visone Rossana (GSE)" w:date="2025-09-25T16:08:00Z" w16du:dateUtc="2025-09-25T14:08:00Z">
              <w:rPr>
                <w:rFonts w:cs="Calibri"/>
                <w:b/>
              </w:rPr>
            </w:rPrChange>
          </w:rPr>
          <w:t>locazione finanziaria</w:t>
        </w:r>
        <w:r w:rsidRPr="003A407E">
          <w:rPr>
            <w:rFonts w:cs="Calibri"/>
            <w:sz w:val="22"/>
            <w:szCs w:val="22"/>
            <w:rPrChange w:id="35029" w:author="Visone Rossana (GSE)" w:date="2025-09-25T16:08:00Z" w16du:dateUtc="2025-09-25T14:08:00Z">
              <w:rPr>
                <w:rFonts w:cs="Calibri"/>
              </w:rPr>
            </w:rPrChange>
          </w:rPr>
          <w:t xml:space="preserve">, </w:t>
        </w:r>
        <w:r w:rsidRPr="003A407E">
          <w:rPr>
            <w:rFonts w:cs="Calibri"/>
            <w:sz w:val="22"/>
            <w:szCs w:val="22"/>
            <w:u w:val="single"/>
            <w:rPrChange w:id="35030" w:author="Visone Rossana (GSE)" w:date="2025-09-25T16:08:00Z" w16du:dateUtc="2025-09-25T14:08:00Z">
              <w:rPr>
                <w:rFonts w:cs="Calibri"/>
                <w:u w:val="single"/>
              </w:rPr>
            </w:rPrChange>
          </w:rPr>
          <w:t xml:space="preserve">la fattura sarà intestata alla società di </w:t>
        </w:r>
        <w:r w:rsidRPr="003A407E">
          <w:rPr>
            <w:rFonts w:cs="Calibri"/>
            <w:i/>
            <w:sz w:val="22"/>
            <w:szCs w:val="22"/>
            <w:u w:val="single"/>
            <w:rPrChange w:id="35031" w:author="Visone Rossana (GSE)" w:date="2025-09-25T16:08:00Z" w16du:dateUtc="2025-09-25T14:08:00Z">
              <w:rPr>
                <w:rFonts w:cs="Calibri"/>
                <w:i/>
                <w:u w:val="single"/>
              </w:rPr>
            </w:rPrChange>
          </w:rPr>
          <w:t>leasing</w:t>
        </w:r>
        <w:r w:rsidRPr="003A407E">
          <w:rPr>
            <w:rFonts w:cs="Calibri"/>
            <w:sz w:val="22"/>
            <w:szCs w:val="22"/>
            <w:u w:val="single"/>
            <w:rPrChange w:id="35032" w:author="Visone Rossana (GSE)" w:date="2025-09-25T16:08:00Z" w16du:dateUtc="2025-09-25T14:08:00Z">
              <w:rPr>
                <w:rFonts w:cs="Calibri"/>
                <w:u w:val="single"/>
              </w:rPr>
            </w:rPrChange>
          </w:rPr>
          <w:t xml:space="preserve"> e dovrà essere allegata anche una copia del contratto di </w:t>
        </w:r>
        <w:r w:rsidRPr="003A407E">
          <w:rPr>
            <w:rFonts w:cs="Calibri"/>
            <w:i/>
            <w:sz w:val="22"/>
            <w:szCs w:val="22"/>
            <w:u w:val="single"/>
            <w:rPrChange w:id="35033" w:author="Visone Rossana (GSE)" w:date="2025-09-25T16:08:00Z" w16du:dateUtc="2025-09-25T14:08:00Z">
              <w:rPr>
                <w:rFonts w:cs="Calibri"/>
                <w:i/>
                <w:u w:val="single"/>
              </w:rPr>
            </w:rPrChange>
          </w:rPr>
          <w:t>leasing</w:t>
        </w:r>
        <w:r w:rsidRPr="003A407E">
          <w:rPr>
            <w:rFonts w:cs="Calibri"/>
            <w:sz w:val="22"/>
            <w:szCs w:val="22"/>
            <w:rPrChange w:id="35034" w:author="Visone Rossana (GSE)" w:date="2025-09-25T16:08:00Z" w16du:dateUtc="2025-09-25T14:08:00Z">
              <w:rPr>
                <w:rFonts w:cs="Calibri"/>
              </w:rPr>
            </w:rPrChange>
          </w:rPr>
          <w:t>;</w:t>
        </w:r>
      </w:ins>
    </w:p>
    <w:p w14:paraId="4D4FD7E7" w14:textId="77777777" w:rsidR="003A407E" w:rsidRPr="003A407E" w:rsidRDefault="003A407E" w:rsidP="003A407E">
      <w:pPr>
        <w:numPr>
          <w:ilvl w:val="0"/>
          <w:numId w:val="157"/>
        </w:numPr>
        <w:spacing w:before="60" w:after="60" w:line="276" w:lineRule="auto"/>
        <w:jc w:val="both"/>
        <w:rPr>
          <w:ins w:id="35035" w:author="Visone Rossana (GSE)" w:date="2025-09-25T16:08:00Z" w16du:dateUtc="2025-09-25T14:08:00Z"/>
          <w:rFonts w:cs="Calibri"/>
          <w:sz w:val="22"/>
          <w:szCs w:val="22"/>
          <w:rPrChange w:id="35036" w:author="Visone Rossana (GSE)" w:date="2025-09-25T16:08:00Z" w16du:dateUtc="2025-09-25T14:08:00Z">
            <w:rPr>
              <w:ins w:id="35037" w:author="Visone Rossana (GSE)" w:date="2025-09-25T16:08:00Z" w16du:dateUtc="2025-09-25T14:08:00Z"/>
              <w:rFonts w:cs="Calibri"/>
            </w:rPr>
          </w:rPrChange>
        </w:rPr>
      </w:pPr>
      <w:ins w:id="35038" w:author="Visone Rossana (GSE)" w:date="2025-09-25T16:08:00Z" w16du:dateUtc="2025-09-25T14:08:00Z">
        <w:r w:rsidRPr="003A407E">
          <w:rPr>
            <w:rFonts w:cs="Calibri"/>
            <w:sz w:val="22"/>
            <w:szCs w:val="22"/>
            <w:rPrChange w:id="35039" w:author="Visone Rossana (GSE)" w:date="2025-09-25T16:08:00Z" w16du:dateUtc="2025-09-25T14:08:00Z">
              <w:rPr>
                <w:rFonts w:cs="Calibri"/>
              </w:rPr>
            </w:rPrChange>
          </w:rPr>
          <w:t>la somma degli importi deve coincidere con la spesa totale consuntivata indicata nella scheda d’ammissione.</w:t>
        </w:r>
      </w:ins>
    </w:p>
    <w:p w14:paraId="0B1A9F20" w14:textId="77777777" w:rsidR="003A407E" w:rsidRPr="003A407E" w:rsidRDefault="003A407E">
      <w:pPr>
        <w:spacing w:before="60" w:after="60" w:line="276" w:lineRule="auto"/>
        <w:ind w:left="720"/>
        <w:jc w:val="both"/>
        <w:rPr>
          <w:ins w:id="35040" w:author="Visone Rossana (GSE)" w:date="2025-09-25T16:08:00Z" w16du:dateUtc="2025-09-25T14:08:00Z"/>
          <w:rFonts w:cs="Calibri"/>
          <w:sz w:val="22"/>
          <w:szCs w:val="22"/>
          <w:u w:val="single"/>
          <w:rPrChange w:id="35041" w:author="Visone Rossana (GSE)" w:date="2025-09-25T16:08:00Z" w16du:dateUtc="2025-09-25T14:08:00Z">
            <w:rPr>
              <w:ins w:id="35042" w:author="Visone Rossana (GSE)" w:date="2025-09-25T16:08:00Z" w16du:dateUtc="2025-09-25T14:08:00Z"/>
              <w:rFonts w:cs="Calibri"/>
              <w:u w:val="single"/>
            </w:rPr>
          </w:rPrChange>
        </w:rPr>
        <w:pPrChange w:id="35043" w:author="Visone Rossana (GSE)" w:date="2025-09-25T16:08:00Z" w16du:dateUtc="2025-09-25T14:08:00Z">
          <w:pPr>
            <w:spacing w:before="60" w:after="60"/>
            <w:ind w:left="720"/>
            <w:jc w:val="both"/>
          </w:pPr>
        </w:pPrChange>
      </w:pPr>
    </w:p>
    <w:p w14:paraId="175738D0" w14:textId="77777777" w:rsidR="003A407E" w:rsidRPr="003A407E" w:rsidRDefault="003A407E">
      <w:pPr>
        <w:spacing w:before="60" w:after="60" w:line="276" w:lineRule="auto"/>
        <w:jc w:val="both"/>
        <w:rPr>
          <w:ins w:id="35044" w:author="Visone Rossana (GSE)" w:date="2025-09-25T16:08:00Z" w16du:dateUtc="2025-09-25T14:08:00Z"/>
          <w:sz w:val="22"/>
          <w:szCs w:val="22"/>
          <w:u w:val="single"/>
          <w:rPrChange w:id="35045" w:author="Visone Rossana (GSE)" w:date="2025-09-25T16:08:00Z" w16du:dateUtc="2025-09-25T14:08:00Z">
            <w:rPr>
              <w:ins w:id="35046" w:author="Visone Rossana (GSE)" w:date="2025-09-25T16:08:00Z" w16du:dateUtc="2025-09-25T14:08:00Z"/>
              <w:u w:val="single"/>
            </w:rPr>
          </w:rPrChange>
        </w:rPr>
        <w:pPrChange w:id="35047" w:author="Visone Rossana (GSE)" w:date="2025-09-25T16:08:00Z" w16du:dateUtc="2025-09-25T14:08:00Z">
          <w:pPr>
            <w:spacing w:before="60" w:after="60"/>
            <w:jc w:val="both"/>
          </w:pPr>
        </w:pPrChange>
      </w:pPr>
      <w:ins w:id="35048" w:author="Visone Rossana (GSE)" w:date="2025-09-25T16:08:00Z" w16du:dateUtc="2025-09-25T14:08:00Z">
        <w:r w:rsidRPr="003A407E">
          <w:rPr>
            <w:sz w:val="22"/>
            <w:szCs w:val="22"/>
            <w:u w:val="single"/>
            <w:rPrChange w:id="35049" w:author="Visone Rossana (GSE)" w:date="2025-09-25T16:08:00Z" w16du:dateUtc="2025-09-25T14:08:00Z">
              <w:rPr>
                <w:u w:val="single"/>
              </w:rPr>
            </w:rPrChange>
          </w:rPr>
          <w:t xml:space="preserve">Ai fini dell’ammissione agli incentivi, il Soggetto Ordinante dei pagamenti sostenuti per la realizzazione dell’intervento deve essere il Soggetto Responsabile. </w:t>
        </w:r>
      </w:ins>
    </w:p>
    <w:p w14:paraId="082B4128" w14:textId="77777777" w:rsidR="003A407E" w:rsidRPr="003A407E" w:rsidRDefault="003A407E">
      <w:pPr>
        <w:spacing w:before="60" w:after="60" w:line="276" w:lineRule="auto"/>
        <w:jc w:val="both"/>
        <w:rPr>
          <w:ins w:id="35050" w:author="Visone Rossana (GSE)" w:date="2025-09-25T16:08:00Z" w16du:dateUtc="2025-09-25T14:08:00Z"/>
          <w:sz w:val="22"/>
          <w:szCs w:val="22"/>
          <w:rPrChange w:id="35051" w:author="Visone Rossana (GSE)" w:date="2025-09-25T16:08:00Z" w16du:dateUtc="2025-09-25T14:08:00Z">
            <w:rPr>
              <w:ins w:id="35052" w:author="Visone Rossana (GSE)" w:date="2025-09-25T16:08:00Z" w16du:dateUtc="2025-09-25T14:08:00Z"/>
            </w:rPr>
          </w:rPrChange>
        </w:rPr>
        <w:pPrChange w:id="35053" w:author="Visone Rossana (GSE)" w:date="2025-09-25T16:08:00Z" w16du:dateUtc="2025-09-25T14:08:00Z">
          <w:pPr>
            <w:spacing w:before="60" w:after="60"/>
            <w:jc w:val="both"/>
          </w:pPr>
        </w:pPrChange>
      </w:pPr>
      <w:ins w:id="35054" w:author="Visone Rossana (GSE)" w:date="2025-09-25T16:08:00Z" w16du:dateUtc="2025-09-25T14:08:00Z">
        <w:r w:rsidRPr="003A407E">
          <w:rPr>
            <w:sz w:val="22"/>
            <w:szCs w:val="22"/>
            <w:rPrChange w:id="35055" w:author="Visone Rossana (GSE)" w:date="2025-09-25T16:08:00Z" w16du:dateUtc="2025-09-25T14:08:00Z">
              <w:rPr/>
            </w:rPrChange>
          </w:rPr>
          <w:t xml:space="preserve">Le ricevute dei </w:t>
        </w:r>
        <w:r w:rsidRPr="003A407E">
          <w:rPr>
            <w:b/>
            <w:sz w:val="22"/>
            <w:szCs w:val="22"/>
            <w:rPrChange w:id="35056" w:author="Visone Rossana (GSE)" w:date="2025-09-25T16:08:00Z" w16du:dateUtc="2025-09-25T14:08:00Z">
              <w:rPr>
                <w:b/>
              </w:rPr>
            </w:rPrChange>
          </w:rPr>
          <w:t>bonifici</w:t>
        </w:r>
        <w:r w:rsidRPr="003A407E">
          <w:rPr>
            <w:sz w:val="22"/>
            <w:szCs w:val="22"/>
            <w:rPrChange w:id="35057" w:author="Visone Rossana (GSE)" w:date="2025-09-25T16:08:00Z" w16du:dateUtc="2025-09-25T14:08:00Z">
              <w:rPr/>
            </w:rPrChange>
          </w:rPr>
          <w:t xml:space="preserve"> effettuati dovranno essere caratterizzate dai seguenti elementi:</w:t>
        </w:r>
      </w:ins>
    </w:p>
    <w:p w14:paraId="7E6F5AD8" w14:textId="77777777" w:rsidR="003A407E" w:rsidRPr="003A407E" w:rsidRDefault="003A407E" w:rsidP="003A407E">
      <w:pPr>
        <w:numPr>
          <w:ilvl w:val="0"/>
          <w:numId w:val="158"/>
        </w:numPr>
        <w:spacing w:before="60" w:after="60" w:line="276" w:lineRule="auto"/>
        <w:jc w:val="both"/>
        <w:rPr>
          <w:ins w:id="35058" w:author="Visone Rossana (GSE)" w:date="2025-09-25T16:08:00Z" w16du:dateUtc="2025-09-25T14:08:00Z"/>
          <w:rFonts w:cs="Calibri"/>
          <w:sz w:val="22"/>
          <w:szCs w:val="22"/>
          <w:rPrChange w:id="35059" w:author="Visone Rossana (GSE)" w:date="2025-09-25T16:08:00Z" w16du:dateUtc="2025-09-25T14:08:00Z">
            <w:rPr>
              <w:ins w:id="35060" w:author="Visone Rossana (GSE)" w:date="2025-09-25T16:08:00Z" w16du:dateUtc="2025-09-25T14:08:00Z"/>
              <w:rFonts w:cs="Calibri"/>
            </w:rPr>
          </w:rPrChange>
        </w:rPr>
      </w:pPr>
      <w:ins w:id="35061" w:author="Visone Rossana (GSE)" w:date="2025-09-25T16:08:00Z" w16du:dateUtc="2025-09-25T14:08:00Z">
        <w:r w:rsidRPr="003A407E">
          <w:rPr>
            <w:rFonts w:cs="Calibri"/>
            <w:sz w:val="22"/>
            <w:szCs w:val="22"/>
            <w:rPrChange w:id="35062" w:author="Visone Rossana (GSE)" w:date="2025-09-25T16:08:00Z" w16du:dateUtc="2025-09-25T14:08:00Z">
              <w:rPr>
                <w:rFonts w:cs="Calibri"/>
              </w:rPr>
            </w:rPrChange>
          </w:rPr>
          <w:t>devono recare esplicita evidenza dell’Ordinante del pagamento;</w:t>
        </w:r>
      </w:ins>
    </w:p>
    <w:p w14:paraId="10FCFCF8" w14:textId="62D29656" w:rsidR="003A407E" w:rsidRPr="003A407E" w:rsidRDefault="003A407E" w:rsidP="003A407E">
      <w:pPr>
        <w:numPr>
          <w:ilvl w:val="0"/>
          <w:numId w:val="158"/>
        </w:numPr>
        <w:spacing w:before="60" w:after="60" w:line="276" w:lineRule="auto"/>
        <w:jc w:val="both"/>
        <w:rPr>
          <w:ins w:id="35063" w:author="Visone Rossana (GSE)" w:date="2025-09-25T16:08:00Z" w16du:dateUtc="2025-09-25T14:08:00Z"/>
          <w:rFonts w:cs="Calibri"/>
          <w:sz w:val="22"/>
          <w:szCs w:val="22"/>
          <w:rPrChange w:id="35064" w:author="Visone Rossana (GSE)" w:date="2025-09-25T16:08:00Z" w16du:dateUtc="2025-09-25T14:08:00Z">
            <w:rPr>
              <w:ins w:id="35065" w:author="Visone Rossana (GSE)" w:date="2025-09-25T16:08:00Z" w16du:dateUtc="2025-09-25T14:08:00Z"/>
              <w:rFonts w:cs="Calibri"/>
            </w:rPr>
          </w:rPrChange>
        </w:rPr>
      </w:pPr>
      <w:ins w:id="35066" w:author="Visone Rossana (GSE)" w:date="2025-09-25T16:08:00Z" w16du:dateUtc="2025-09-25T14:08:00Z">
        <w:r w:rsidRPr="003A407E">
          <w:rPr>
            <w:rFonts w:cs="Calibri"/>
            <w:sz w:val="22"/>
            <w:szCs w:val="22"/>
            <w:rPrChange w:id="35067" w:author="Visone Rossana (GSE)" w:date="2025-09-25T16:08:00Z" w16du:dateUtc="2025-09-25T14:08:00Z">
              <w:rPr>
                <w:rFonts w:cs="Calibri"/>
              </w:rPr>
            </w:rPrChange>
          </w:rPr>
          <w:t>la causale deve riportare il riferimento al Decreto Ministeriale del</w:t>
        </w:r>
      </w:ins>
      <w:ins w:id="35068" w:author="Visone Rossana (GSE)" w:date="2025-09-25T16:28:00Z" w16du:dateUtc="2025-09-25T14:28:00Z">
        <w:r w:rsidR="007956B7">
          <w:rPr>
            <w:rFonts w:cs="Calibri"/>
            <w:sz w:val="22"/>
            <w:szCs w:val="22"/>
          </w:rPr>
          <w:t xml:space="preserve"> </w:t>
        </w:r>
        <w:r w:rsidR="007956B7" w:rsidRPr="007956B7">
          <w:rPr>
            <w:rFonts w:cs="Calibri"/>
            <w:sz w:val="22"/>
            <w:szCs w:val="22"/>
            <w:highlight w:val="yellow"/>
            <w:rPrChange w:id="35069" w:author="Visone Rossana (GSE)" w:date="2025-09-25T16:28:00Z" w16du:dateUtc="2025-09-25T14:28:00Z">
              <w:rPr>
                <w:rFonts w:cs="Calibri"/>
                <w:sz w:val="22"/>
                <w:szCs w:val="22"/>
              </w:rPr>
            </w:rPrChange>
          </w:rPr>
          <w:t>xx</w:t>
        </w:r>
      </w:ins>
      <w:ins w:id="35070" w:author="Visone Rossana (GSE)" w:date="2025-09-25T16:08:00Z" w16du:dateUtc="2025-09-25T14:08:00Z">
        <w:r w:rsidRPr="007956B7">
          <w:rPr>
            <w:rFonts w:cs="Calibri"/>
            <w:sz w:val="22"/>
            <w:szCs w:val="22"/>
            <w:highlight w:val="yellow"/>
            <w:rPrChange w:id="35071" w:author="Visone Rossana (GSE)" w:date="2025-09-25T16:28:00Z" w16du:dateUtc="2025-09-25T14:28:00Z">
              <w:rPr>
                <w:rFonts w:cs="Calibri"/>
              </w:rPr>
            </w:rPrChange>
          </w:rPr>
          <w:t>;</w:t>
        </w:r>
      </w:ins>
    </w:p>
    <w:p w14:paraId="54816A2B" w14:textId="77777777" w:rsidR="003A407E" w:rsidRPr="003A407E" w:rsidRDefault="003A407E" w:rsidP="003A407E">
      <w:pPr>
        <w:numPr>
          <w:ilvl w:val="0"/>
          <w:numId w:val="158"/>
        </w:numPr>
        <w:spacing w:before="60" w:after="60" w:line="276" w:lineRule="auto"/>
        <w:jc w:val="both"/>
        <w:rPr>
          <w:ins w:id="35072" w:author="Visone Rossana (GSE)" w:date="2025-09-25T16:08:00Z" w16du:dateUtc="2025-09-25T14:08:00Z"/>
          <w:rFonts w:cs="Calibri"/>
          <w:sz w:val="22"/>
          <w:szCs w:val="22"/>
          <w:rPrChange w:id="35073" w:author="Visone Rossana (GSE)" w:date="2025-09-25T16:08:00Z" w16du:dateUtc="2025-09-25T14:08:00Z">
            <w:rPr>
              <w:ins w:id="35074" w:author="Visone Rossana (GSE)" w:date="2025-09-25T16:08:00Z" w16du:dateUtc="2025-09-25T14:08:00Z"/>
              <w:rFonts w:cs="Calibri"/>
            </w:rPr>
          </w:rPrChange>
        </w:rPr>
      </w:pPr>
      <w:ins w:id="35075" w:author="Visone Rossana (GSE)" w:date="2025-09-25T16:08:00Z" w16du:dateUtc="2025-09-25T14:08:00Z">
        <w:r w:rsidRPr="003A407E">
          <w:rPr>
            <w:rFonts w:cs="Calibri"/>
            <w:sz w:val="22"/>
            <w:szCs w:val="22"/>
            <w:rPrChange w:id="35076" w:author="Visone Rossana (GSE)" w:date="2025-09-25T16:08:00Z" w16du:dateUtc="2025-09-25T14:08:00Z">
              <w:rPr>
                <w:rFonts w:cs="Calibri"/>
              </w:rPr>
            </w:rPrChange>
          </w:rPr>
          <w:t>la causale deve riportare il riferimento al numero della fattura e relativa data;</w:t>
        </w:r>
      </w:ins>
    </w:p>
    <w:p w14:paraId="03D2D6AE" w14:textId="77777777" w:rsidR="003A407E" w:rsidRPr="003A407E" w:rsidRDefault="003A407E" w:rsidP="003A407E">
      <w:pPr>
        <w:numPr>
          <w:ilvl w:val="0"/>
          <w:numId w:val="158"/>
        </w:numPr>
        <w:spacing w:before="60" w:after="60" w:line="276" w:lineRule="auto"/>
        <w:jc w:val="both"/>
        <w:rPr>
          <w:ins w:id="35077" w:author="Visone Rossana (GSE)" w:date="2025-09-25T16:08:00Z" w16du:dateUtc="2025-09-25T14:08:00Z"/>
          <w:rFonts w:cs="Calibri"/>
          <w:sz w:val="22"/>
          <w:szCs w:val="22"/>
          <w:rPrChange w:id="35078" w:author="Visone Rossana (GSE)" w:date="2025-09-25T16:08:00Z" w16du:dateUtc="2025-09-25T14:08:00Z">
            <w:rPr>
              <w:ins w:id="35079" w:author="Visone Rossana (GSE)" w:date="2025-09-25T16:08:00Z" w16du:dateUtc="2025-09-25T14:08:00Z"/>
              <w:rFonts w:cs="Calibri"/>
            </w:rPr>
          </w:rPrChange>
        </w:rPr>
      </w:pPr>
      <w:ins w:id="35080" w:author="Visone Rossana (GSE)" w:date="2025-09-25T16:08:00Z" w16du:dateUtc="2025-09-25T14:08:00Z">
        <w:r w:rsidRPr="003A407E">
          <w:rPr>
            <w:rFonts w:cs="Calibri"/>
            <w:sz w:val="22"/>
            <w:szCs w:val="22"/>
            <w:rPrChange w:id="35081" w:author="Visone Rossana (GSE)" w:date="2025-09-25T16:08:00Z" w16du:dateUtc="2025-09-25T14:08:00Z">
              <w:rPr>
                <w:rFonts w:cs="Calibri"/>
              </w:rPr>
            </w:rPrChange>
          </w:rPr>
          <w:lastRenderedPageBreak/>
          <w:t xml:space="preserve">se non già presenti in altro punto della ricevuta del bonifico, la causale deve riportare Partita IVA e codice fiscale del Soggetto beneficiario del pagamento e del Soggetto Responsabile; </w:t>
        </w:r>
      </w:ins>
    </w:p>
    <w:p w14:paraId="4A8289A2" w14:textId="77777777" w:rsidR="003A407E" w:rsidRPr="003A407E" w:rsidRDefault="003A407E" w:rsidP="003A407E">
      <w:pPr>
        <w:numPr>
          <w:ilvl w:val="0"/>
          <w:numId w:val="158"/>
        </w:numPr>
        <w:spacing w:before="60" w:after="60" w:line="276" w:lineRule="auto"/>
        <w:jc w:val="both"/>
        <w:rPr>
          <w:ins w:id="35082" w:author="Visone Rossana (GSE)" w:date="2025-09-25T16:08:00Z" w16du:dateUtc="2025-09-25T14:08:00Z"/>
          <w:rFonts w:cs="Calibri"/>
          <w:sz w:val="22"/>
          <w:szCs w:val="22"/>
          <w:rPrChange w:id="35083" w:author="Visone Rossana (GSE)" w:date="2025-09-25T16:08:00Z" w16du:dateUtc="2025-09-25T14:08:00Z">
            <w:rPr>
              <w:ins w:id="35084" w:author="Visone Rossana (GSE)" w:date="2025-09-25T16:08:00Z" w16du:dateUtc="2025-09-25T14:08:00Z"/>
              <w:rFonts w:cs="Calibri"/>
            </w:rPr>
          </w:rPrChange>
        </w:rPr>
      </w:pPr>
      <w:ins w:id="35085" w:author="Visone Rossana (GSE)" w:date="2025-09-25T16:08:00Z" w16du:dateUtc="2025-09-25T14:08:00Z">
        <w:r w:rsidRPr="003A407E">
          <w:rPr>
            <w:rFonts w:cs="Calibri"/>
            <w:sz w:val="22"/>
            <w:szCs w:val="22"/>
            <w:rPrChange w:id="35086" w:author="Visone Rossana (GSE)" w:date="2025-09-25T16:08:00Z" w16du:dateUtc="2025-09-25T14:08:00Z">
              <w:rPr>
                <w:rFonts w:cs="Calibri"/>
              </w:rPr>
            </w:rPrChange>
          </w:rPr>
          <w:t xml:space="preserve">in caso di </w:t>
        </w:r>
        <w:r w:rsidRPr="003A407E">
          <w:rPr>
            <w:rFonts w:cs="Calibri"/>
            <w:b/>
            <w:sz w:val="22"/>
            <w:szCs w:val="22"/>
            <w:rPrChange w:id="35087" w:author="Visone Rossana (GSE)" w:date="2025-09-25T16:08:00Z" w16du:dateUtc="2025-09-25T14:08:00Z">
              <w:rPr>
                <w:rFonts w:cs="Calibri"/>
                <w:b/>
              </w:rPr>
            </w:rPrChange>
          </w:rPr>
          <w:t>locazione finanziaria</w:t>
        </w:r>
        <w:r w:rsidRPr="003A407E">
          <w:rPr>
            <w:rFonts w:cs="Calibri"/>
            <w:sz w:val="22"/>
            <w:szCs w:val="22"/>
            <w:rPrChange w:id="35088" w:author="Visone Rossana (GSE)" w:date="2025-09-25T16:08:00Z" w16du:dateUtc="2025-09-25T14:08:00Z">
              <w:rPr>
                <w:rFonts w:cs="Calibri"/>
              </w:rPr>
            </w:rPrChange>
          </w:rPr>
          <w:t xml:space="preserve">, </w:t>
        </w:r>
        <w:r w:rsidRPr="003A407E">
          <w:rPr>
            <w:rFonts w:cs="Calibri"/>
            <w:sz w:val="22"/>
            <w:szCs w:val="22"/>
            <w:u w:val="single"/>
            <w:rPrChange w:id="35089" w:author="Visone Rossana (GSE)" w:date="2025-09-25T16:08:00Z" w16du:dateUtc="2025-09-25T14:08:00Z">
              <w:rPr>
                <w:rFonts w:cs="Calibri"/>
                <w:u w:val="single"/>
              </w:rPr>
            </w:rPrChange>
          </w:rPr>
          <w:t xml:space="preserve">la causale del bonifico effettuato dalla società di </w:t>
        </w:r>
        <w:r w:rsidRPr="003A407E">
          <w:rPr>
            <w:rFonts w:cs="Calibri"/>
            <w:i/>
            <w:sz w:val="22"/>
            <w:szCs w:val="22"/>
            <w:u w:val="single"/>
            <w:rPrChange w:id="35090" w:author="Visone Rossana (GSE)" w:date="2025-09-25T16:08:00Z" w16du:dateUtc="2025-09-25T14:08:00Z">
              <w:rPr>
                <w:rFonts w:cs="Calibri"/>
                <w:i/>
                <w:u w:val="single"/>
              </w:rPr>
            </w:rPrChange>
          </w:rPr>
          <w:t>leasing</w:t>
        </w:r>
        <w:r w:rsidRPr="003A407E">
          <w:rPr>
            <w:rFonts w:cs="Calibri"/>
            <w:sz w:val="22"/>
            <w:szCs w:val="22"/>
            <w:u w:val="single"/>
            <w:rPrChange w:id="35091" w:author="Visone Rossana (GSE)" w:date="2025-09-25T16:08:00Z" w16du:dateUtc="2025-09-25T14:08:00Z">
              <w:rPr>
                <w:rFonts w:cs="Calibri"/>
                <w:u w:val="single"/>
              </w:rPr>
            </w:rPrChange>
          </w:rPr>
          <w:t xml:space="preserve"> deve riportare i riferimenti del Soggetto Responsabile</w:t>
        </w:r>
        <w:r w:rsidRPr="003A407E">
          <w:rPr>
            <w:rFonts w:cs="Calibri"/>
            <w:sz w:val="22"/>
            <w:szCs w:val="22"/>
            <w:rPrChange w:id="35092" w:author="Visone Rossana (GSE)" w:date="2025-09-25T16:08:00Z" w16du:dateUtc="2025-09-25T14:08:00Z">
              <w:rPr>
                <w:rFonts w:cs="Calibri"/>
              </w:rPr>
            </w:rPrChange>
          </w:rPr>
          <w:t xml:space="preserve"> (nominativo e Partita IVA e/o codice fiscale);</w:t>
        </w:r>
      </w:ins>
    </w:p>
    <w:p w14:paraId="0CE6DD14" w14:textId="0C7B8753" w:rsidR="003A407E" w:rsidRPr="003A407E" w:rsidRDefault="003A407E" w:rsidP="003A407E">
      <w:pPr>
        <w:numPr>
          <w:ilvl w:val="0"/>
          <w:numId w:val="158"/>
        </w:numPr>
        <w:spacing w:before="60" w:after="60" w:line="276" w:lineRule="auto"/>
        <w:jc w:val="both"/>
        <w:rPr>
          <w:ins w:id="35093" w:author="Visone Rossana (GSE)" w:date="2025-09-25T16:08:00Z" w16du:dateUtc="2025-09-25T14:08:00Z"/>
          <w:rFonts w:cs="Calibri"/>
          <w:sz w:val="22"/>
          <w:szCs w:val="22"/>
          <w:rPrChange w:id="35094" w:author="Visone Rossana (GSE)" w:date="2025-09-25T16:08:00Z" w16du:dateUtc="2025-09-25T14:08:00Z">
            <w:rPr>
              <w:ins w:id="35095" w:author="Visone Rossana (GSE)" w:date="2025-09-25T16:08:00Z" w16du:dateUtc="2025-09-25T14:08:00Z"/>
              <w:rFonts w:cs="Calibri"/>
            </w:rPr>
          </w:rPrChange>
        </w:rPr>
      </w:pPr>
      <w:ins w:id="35096" w:author="Visone Rossana (GSE)" w:date="2025-09-25T16:08:00Z" w16du:dateUtc="2025-09-25T14:08:00Z">
        <w:r w:rsidRPr="003A407E">
          <w:rPr>
            <w:rFonts w:cs="Calibri"/>
            <w:sz w:val="22"/>
            <w:szCs w:val="22"/>
            <w:rPrChange w:id="35097" w:author="Visone Rossana (GSE)" w:date="2025-09-25T16:08:00Z" w16du:dateUtc="2025-09-25T14:08:00Z">
              <w:rPr>
                <w:rFonts w:cs="Calibri"/>
              </w:rPr>
            </w:rPrChange>
          </w:rPr>
          <w:t xml:space="preserve">in caso di finanziamento tramite terzi diverso dal </w:t>
        </w:r>
        <w:r w:rsidRPr="003A407E">
          <w:rPr>
            <w:rFonts w:cs="Calibri"/>
            <w:i/>
            <w:sz w:val="22"/>
            <w:szCs w:val="22"/>
            <w:rPrChange w:id="35098" w:author="Visone Rossana (GSE)" w:date="2025-09-25T16:08:00Z" w16du:dateUtc="2025-09-25T14:08:00Z">
              <w:rPr>
                <w:rFonts w:cs="Calibri"/>
                <w:i/>
              </w:rPr>
            </w:rPrChange>
          </w:rPr>
          <w:t>leasing</w:t>
        </w:r>
        <w:r w:rsidRPr="003A407E">
          <w:rPr>
            <w:rFonts w:cs="Calibri"/>
            <w:sz w:val="22"/>
            <w:szCs w:val="22"/>
            <w:rPrChange w:id="35099" w:author="Visone Rossana (GSE)" w:date="2025-09-25T16:08:00Z" w16du:dateUtc="2025-09-25T14:08:00Z">
              <w:rPr>
                <w:rFonts w:cs="Calibri"/>
              </w:rPr>
            </w:rPrChange>
          </w:rPr>
          <w:t xml:space="preserve"> (ad es. il credito al consumo tramite società finanziaria), la causale del bonifico deve riportare i riferimenti del Soggetto Responsabile (nominativo e Partita IVA e/o codice fiscale);</w:t>
        </w:r>
      </w:ins>
    </w:p>
    <w:p w14:paraId="0FBBF7D9" w14:textId="77777777" w:rsidR="003A407E" w:rsidRPr="003A407E" w:rsidRDefault="003A407E" w:rsidP="003A407E">
      <w:pPr>
        <w:numPr>
          <w:ilvl w:val="0"/>
          <w:numId w:val="158"/>
        </w:numPr>
        <w:spacing w:before="60" w:after="60" w:line="276" w:lineRule="auto"/>
        <w:jc w:val="both"/>
        <w:rPr>
          <w:ins w:id="35100" w:author="Visone Rossana (GSE)" w:date="2025-09-25T16:08:00Z" w16du:dateUtc="2025-09-25T14:08:00Z"/>
          <w:rFonts w:cs="Calibri"/>
          <w:sz w:val="22"/>
          <w:szCs w:val="22"/>
          <w:rPrChange w:id="35101" w:author="Visone Rossana (GSE)" w:date="2025-09-25T16:08:00Z" w16du:dateUtc="2025-09-25T14:08:00Z">
            <w:rPr>
              <w:ins w:id="35102" w:author="Visone Rossana (GSE)" w:date="2025-09-25T16:08:00Z" w16du:dateUtc="2025-09-25T14:08:00Z"/>
              <w:rFonts w:cs="Calibri"/>
            </w:rPr>
          </w:rPrChange>
        </w:rPr>
      </w:pPr>
      <w:ins w:id="35103" w:author="Visone Rossana (GSE)" w:date="2025-09-25T16:08:00Z" w16du:dateUtc="2025-09-25T14:08:00Z">
        <w:r w:rsidRPr="003A407E">
          <w:rPr>
            <w:rFonts w:cs="Calibri"/>
            <w:sz w:val="22"/>
            <w:szCs w:val="22"/>
            <w:rPrChange w:id="35104" w:author="Visone Rossana (GSE)" w:date="2025-09-25T16:08:00Z" w16du:dateUtc="2025-09-25T14:08:00Z">
              <w:rPr>
                <w:rFonts w:cs="Calibri"/>
              </w:rPr>
            </w:rPrChange>
          </w:rPr>
          <w:t>devono richiamare l’effettiva esecuzione del pagamento, attestato dalla presenza, sulla ricevuta, del numero di CRO/TRN della transazione e/o descrizione dello stato “eseguito” del pagamento.</w:t>
        </w:r>
      </w:ins>
    </w:p>
    <w:p w14:paraId="3920006C" w14:textId="77777777" w:rsidR="003A407E" w:rsidRPr="003A407E" w:rsidRDefault="003A407E">
      <w:pPr>
        <w:spacing w:before="60" w:after="60" w:line="276" w:lineRule="auto"/>
        <w:jc w:val="both"/>
        <w:rPr>
          <w:ins w:id="35105" w:author="Visone Rossana (GSE)" w:date="2025-09-25T16:08:00Z" w16du:dateUtc="2025-09-25T14:08:00Z"/>
          <w:rFonts w:cs="Calibri"/>
          <w:sz w:val="22"/>
          <w:szCs w:val="22"/>
          <w:rPrChange w:id="35106" w:author="Visone Rossana (GSE)" w:date="2025-09-25T16:08:00Z" w16du:dateUtc="2025-09-25T14:08:00Z">
            <w:rPr>
              <w:ins w:id="35107" w:author="Visone Rossana (GSE)" w:date="2025-09-25T16:08:00Z" w16du:dateUtc="2025-09-25T14:08:00Z"/>
              <w:rFonts w:cs="Calibri"/>
            </w:rPr>
          </w:rPrChange>
        </w:rPr>
        <w:pPrChange w:id="35108" w:author="Visone Rossana (GSE)" w:date="2025-09-25T16:08:00Z" w16du:dateUtc="2025-09-25T14:08:00Z">
          <w:pPr>
            <w:spacing w:before="60" w:after="60"/>
            <w:jc w:val="both"/>
          </w:pPr>
        </w:pPrChange>
      </w:pPr>
      <w:ins w:id="35109" w:author="Visone Rossana (GSE)" w:date="2025-09-25T16:08:00Z" w16du:dateUtc="2025-09-25T14:08:00Z">
        <w:r w:rsidRPr="003A407E">
          <w:rPr>
            <w:rFonts w:cs="Calibri"/>
            <w:sz w:val="22"/>
            <w:szCs w:val="22"/>
            <w:rPrChange w:id="35110" w:author="Visone Rossana (GSE)" w:date="2025-09-25T16:08:00Z" w16du:dateUtc="2025-09-25T14:08:00Z">
              <w:rPr>
                <w:rFonts w:cs="Calibri"/>
              </w:rPr>
            </w:rPrChange>
          </w:rPr>
          <w:t>Le condizioni per le quali un soggetto diverso dal Soggetto Responsabile può procedere al pagamento per conto del Soggetto Responsabile sono:</w:t>
        </w:r>
      </w:ins>
    </w:p>
    <w:p w14:paraId="1BBCF8BE" w14:textId="4D8FB966" w:rsidR="003A407E" w:rsidRPr="003A407E" w:rsidRDefault="003A407E" w:rsidP="003A407E">
      <w:pPr>
        <w:pStyle w:val="Paragrafoelenco"/>
        <w:numPr>
          <w:ilvl w:val="0"/>
          <w:numId w:val="161"/>
        </w:numPr>
        <w:spacing w:before="60" w:after="60" w:line="276" w:lineRule="auto"/>
        <w:jc w:val="both"/>
        <w:rPr>
          <w:ins w:id="35111" w:author="Visone Rossana (GSE)" w:date="2025-09-25T16:08:00Z" w16du:dateUtc="2025-09-25T14:08:00Z"/>
          <w:rFonts w:cs="Calibri"/>
          <w:sz w:val="22"/>
          <w:szCs w:val="22"/>
          <w:rPrChange w:id="35112" w:author="Visone Rossana (GSE)" w:date="2025-09-25T16:08:00Z" w16du:dateUtc="2025-09-25T14:08:00Z">
            <w:rPr>
              <w:ins w:id="35113" w:author="Visone Rossana (GSE)" w:date="2025-09-25T16:08:00Z" w16du:dateUtc="2025-09-25T14:08:00Z"/>
              <w:rFonts w:cs="Calibri"/>
            </w:rPr>
          </w:rPrChange>
        </w:rPr>
      </w:pPr>
      <w:ins w:id="35114" w:author="Visone Rossana (GSE)" w:date="2025-09-25T16:08:00Z">
        <w:r w:rsidRPr="24D43931">
          <w:rPr>
            <w:rFonts w:cs="Calibri"/>
            <w:sz w:val="22"/>
            <w:szCs w:val="22"/>
            <w:rPrChange w:id="35115" w:author="Visone Rossana (GSE)" w:date="2025-09-25T16:08:00Z">
              <w:rPr>
                <w:rFonts w:cs="Calibri"/>
              </w:rPr>
            </w:rPrChange>
          </w:rPr>
          <w:t>nel caso di leasing o finanziamento, nel quale provvede la società di leasing a pagare per conto del Soggetto responsabile. In tale condizione, dovranno essere forniti tutti i documenti volti a dimostrare l’accordo intercorso tra soggetto responsabile e società di finanziamento;</w:t>
        </w:r>
      </w:ins>
    </w:p>
    <w:p w14:paraId="408A1D86" w14:textId="70437611" w:rsidR="003A407E" w:rsidRPr="003A407E" w:rsidRDefault="003A407E" w:rsidP="003A407E">
      <w:pPr>
        <w:pStyle w:val="Paragrafoelenco"/>
        <w:numPr>
          <w:ilvl w:val="0"/>
          <w:numId w:val="161"/>
        </w:numPr>
        <w:spacing w:before="60" w:after="60" w:line="276" w:lineRule="auto"/>
        <w:jc w:val="both"/>
        <w:rPr>
          <w:ins w:id="35116" w:author="Visone Rossana (GSE)" w:date="2025-09-25T16:08:00Z" w16du:dateUtc="2025-09-25T14:08:00Z"/>
          <w:rFonts w:cs="Calibri"/>
          <w:sz w:val="22"/>
          <w:szCs w:val="22"/>
          <w:rPrChange w:id="35117" w:author="Visone Rossana (GSE)" w:date="2025-09-25T16:08:00Z" w16du:dateUtc="2025-09-25T14:08:00Z">
            <w:rPr>
              <w:ins w:id="35118" w:author="Visone Rossana (GSE)" w:date="2025-09-25T16:08:00Z" w16du:dateUtc="2025-09-25T14:08:00Z"/>
              <w:rFonts w:cs="Calibri"/>
            </w:rPr>
          </w:rPrChange>
        </w:rPr>
      </w:pPr>
      <w:ins w:id="35119" w:author="Visone Rossana (GSE)" w:date="2025-09-25T16:08:00Z">
        <w:r w:rsidRPr="24D43931">
          <w:rPr>
            <w:rFonts w:cs="Calibri"/>
            <w:sz w:val="22"/>
            <w:szCs w:val="22"/>
            <w:rPrChange w:id="35120" w:author="Visone Rossana (GSE)" w:date="2025-09-25T16:08:00Z">
              <w:rPr>
                <w:rFonts w:cs="Calibri"/>
              </w:rPr>
            </w:rPrChange>
          </w:rPr>
          <w:t>nel caso di minore o inabile, nel quale provvede il tutore del Soggetto responsabile ad effettuare il pagamento. In tal caso dovranno essere messi a disposizione tutti i documenti volti a dimostrare l’assegnazione della tutela e il diritto da parte del tutore ad esercitare il ruolo nella circostanza in essere;</w:t>
        </w:r>
      </w:ins>
    </w:p>
    <w:p w14:paraId="692A87A0" w14:textId="162FCBF2" w:rsidR="003A407E" w:rsidRPr="003A407E" w:rsidRDefault="003A407E" w:rsidP="003A407E">
      <w:pPr>
        <w:pStyle w:val="Paragrafoelenco"/>
        <w:numPr>
          <w:ilvl w:val="0"/>
          <w:numId w:val="161"/>
        </w:numPr>
        <w:spacing w:before="60" w:after="60" w:line="276" w:lineRule="auto"/>
        <w:jc w:val="both"/>
        <w:rPr>
          <w:ins w:id="35121" w:author="Visone Rossana (GSE)" w:date="2025-09-25T16:08:00Z" w16du:dateUtc="2025-09-25T14:08:00Z"/>
          <w:rFonts w:cs="Calibri"/>
          <w:sz w:val="22"/>
          <w:szCs w:val="22"/>
          <w:rPrChange w:id="35122" w:author="Visone Rossana (GSE)" w:date="2025-09-25T16:08:00Z" w16du:dateUtc="2025-09-25T14:08:00Z">
            <w:rPr>
              <w:ins w:id="35123" w:author="Visone Rossana (GSE)" w:date="2025-09-25T16:08:00Z" w16du:dateUtc="2025-09-25T14:08:00Z"/>
              <w:rFonts w:cs="Calibri"/>
            </w:rPr>
          </w:rPrChange>
        </w:rPr>
      </w:pPr>
      <w:ins w:id="35124" w:author="Visone Rossana (GSE)" w:date="2025-09-25T16:08:00Z">
        <w:r w:rsidRPr="24D43931">
          <w:rPr>
            <w:rFonts w:cs="Calibri"/>
            <w:sz w:val="22"/>
            <w:szCs w:val="22"/>
            <w:rPrChange w:id="35125" w:author="Visone Rossana (GSE)" w:date="2025-09-25T16:08:00Z">
              <w:rPr>
                <w:rFonts w:cs="Calibri"/>
              </w:rPr>
            </w:rPrChange>
          </w:rPr>
          <w:t>nel caso di conto cointestato, nel quale può provvedere ad effettuare l’azione di pagamento del bonifico, materialmente, uno degli altri cointestatari, purchè il pagamento provenga da un conto intestato anche al soggetto responsabile.</w:t>
        </w:r>
      </w:ins>
    </w:p>
    <w:p w14:paraId="0D9B72E0" w14:textId="712AB02E" w:rsidR="003A407E" w:rsidRPr="003A407E" w:rsidRDefault="003A407E">
      <w:pPr>
        <w:spacing w:before="60" w:after="60" w:line="276" w:lineRule="auto"/>
        <w:jc w:val="both"/>
        <w:rPr>
          <w:ins w:id="35126" w:author="Visone Rossana (GSE)" w:date="2025-09-25T16:08:00Z" w16du:dateUtc="2025-09-25T14:08:00Z"/>
          <w:rFonts w:cs="Calibri"/>
          <w:sz w:val="22"/>
          <w:szCs w:val="22"/>
          <w:rPrChange w:id="35127" w:author="Visone Rossana (GSE)" w:date="2025-09-25T16:08:00Z" w16du:dateUtc="2025-09-25T14:08:00Z">
            <w:rPr>
              <w:ins w:id="35128" w:author="Visone Rossana (GSE)" w:date="2025-09-25T16:08:00Z" w16du:dateUtc="2025-09-25T14:08:00Z"/>
              <w:rFonts w:cs="Calibri"/>
            </w:rPr>
          </w:rPrChange>
        </w:rPr>
        <w:pPrChange w:id="35129" w:author="Visone Rossana (GSE)" w:date="2025-09-25T16:08:00Z" w16du:dateUtc="2025-09-25T14:08:00Z">
          <w:pPr>
            <w:spacing w:before="60" w:after="60"/>
            <w:jc w:val="both"/>
          </w:pPr>
        </w:pPrChange>
      </w:pPr>
      <w:ins w:id="35130" w:author="Visone Rossana (GSE)" w:date="2025-09-25T16:08:00Z">
        <w:r w:rsidRPr="24D43931">
          <w:rPr>
            <w:rFonts w:cs="Calibri"/>
            <w:sz w:val="22"/>
            <w:szCs w:val="22"/>
            <w:rPrChange w:id="35131" w:author="Visone Rossana (GSE)" w:date="2025-09-25T16:08:00Z">
              <w:rPr>
                <w:rFonts w:cs="Calibri"/>
              </w:rPr>
            </w:rPrChange>
          </w:rPr>
          <w:t>In caso di pagamento con Carta di Credito o Bancomat, relativamente a spese sostenute in un unico pagamento e fino a un importo massimo di 5.000 euro, è necessario allegare, oltre alla ricevuta, opportuna documentazione che consenta di ricondurre la carta utilizzata al Soggetto Responsabile.</w:t>
        </w:r>
      </w:ins>
    </w:p>
    <w:p w14:paraId="2337F5C5" w14:textId="77777777" w:rsidR="003A407E" w:rsidRPr="003A407E" w:rsidRDefault="003A407E">
      <w:pPr>
        <w:spacing w:before="60" w:after="60" w:line="276" w:lineRule="auto"/>
        <w:jc w:val="both"/>
        <w:rPr>
          <w:ins w:id="35132" w:author="Visone Rossana (GSE)" w:date="2025-09-25T16:08:00Z" w16du:dateUtc="2025-09-25T14:08:00Z"/>
          <w:b/>
          <w:sz w:val="22"/>
          <w:szCs w:val="22"/>
          <w:rPrChange w:id="35133" w:author="Visone Rossana (GSE)" w:date="2025-09-25T16:08:00Z" w16du:dateUtc="2025-09-25T14:08:00Z">
            <w:rPr>
              <w:ins w:id="35134" w:author="Visone Rossana (GSE)" w:date="2025-09-25T16:08:00Z" w16du:dateUtc="2025-09-25T14:08:00Z"/>
              <w:b/>
            </w:rPr>
          </w:rPrChange>
        </w:rPr>
        <w:pPrChange w:id="35135" w:author="Visone Rossana (GSE)" w:date="2025-09-25T16:08:00Z" w16du:dateUtc="2025-09-25T14:08:00Z">
          <w:pPr>
            <w:spacing w:before="60" w:after="60"/>
            <w:jc w:val="both"/>
          </w:pPr>
        </w:pPrChange>
      </w:pPr>
      <w:ins w:id="35136" w:author="Visone Rossana (GSE)" w:date="2025-09-25T16:08:00Z" w16du:dateUtc="2025-09-25T14:08:00Z">
        <w:r w:rsidRPr="003A407E">
          <w:rPr>
            <w:b/>
            <w:sz w:val="22"/>
            <w:szCs w:val="22"/>
            <w:rPrChange w:id="35137" w:author="Visone Rossana (GSE)" w:date="2025-09-25T16:08:00Z" w16du:dateUtc="2025-09-25T14:08:00Z">
              <w:rPr>
                <w:b/>
              </w:rPr>
            </w:rPrChange>
          </w:rPr>
          <w:t>Nei casi in cui i flussi di fatturazione non consentano l’emissione della fattura al momento del pagamento, nel bonifico potranno essere indicati gli estremi dell’ordinativo (N. d’ordine). Dovrà essere comunque inviata al GSE anche la copia della fattura, insieme con la copia della ricevuta del bonifico, entrambe riportanti gli estremi dell’ordinativo (N. d’ordine).</w:t>
        </w:r>
      </w:ins>
    </w:p>
    <w:p w14:paraId="34DC55FE" w14:textId="06BE4683" w:rsidR="003A407E" w:rsidRPr="003A407E" w:rsidRDefault="003A407E">
      <w:pPr>
        <w:autoSpaceDE w:val="0"/>
        <w:autoSpaceDN w:val="0"/>
        <w:adjustRightInd w:val="0"/>
        <w:spacing w:line="276" w:lineRule="auto"/>
        <w:jc w:val="both"/>
        <w:rPr>
          <w:ins w:id="35138" w:author="Visone Rossana (GSE)" w:date="2025-09-25T16:08:00Z" w16du:dateUtc="2025-09-25T14:08:00Z"/>
          <w:b/>
          <w:sz w:val="22"/>
          <w:szCs w:val="22"/>
          <w:u w:val="single"/>
          <w:rPrChange w:id="35139" w:author="Visone Rossana (GSE)" w:date="2025-09-25T16:08:00Z" w16du:dateUtc="2025-09-25T14:08:00Z">
            <w:rPr>
              <w:ins w:id="35140" w:author="Visone Rossana (GSE)" w:date="2025-09-25T16:08:00Z" w16du:dateUtc="2025-09-25T14:08:00Z"/>
              <w:b/>
              <w:u w:val="single"/>
            </w:rPr>
          </w:rPrChange>
        </w:rPr>
        <w:pPrChange w:id="35141" w:author="Visone Rossana (GSE)" w:date="2025-09-25T16:08:00Z" w16du:dateUtc="2025-09-25T14:08:00Z">
          <w:pPr>
            <w:autoSpaceDE w:val="0"/>
            <w:autoSpaceDN w:val="0"/>
            <w:adjustRightInd w:val="0"/>
            <w:jc w:val="both"/>
          </w:pPr>
        </w:pPrChange>
      </w:pPr>
      <w:commentRangeStart w:id="35142"/>
      <w:ins w:id="35143" w:author="Visone Rossana (GSE)" w:date="2025-09-25T16:08:00Z" w16du:dateUtc="2025-09-25T14:08:00Z">
        <w:r w:rsidRPr="003A42D3">
          <w:rPr>
            <w:sz w:val="22"/>
            <w:szCs w:val="22"/>
            <w:highlight w:val="yellow"/>
            <w:rPrChange w:id="35144" w:author="Visone Rossana (GSE)" w:date="2025-09-25T16:37:00Z" w16du:dateUtc="2025-09-25T14:37:00Z">
              <w:rPr/>
            </w:rPrChange>
          </w:rPr>
          <w:t>L’indicazione, nella ricevuta di pagamento, di riferimenti riguardanti disposizioni normative inerenti ad altri incentivi statali, determina l’improcedibilità della richiesta</w:t>
        </w:r>
        <w:r w:rsidRPr="00B3734D">
          <w:rPr>
            <w:sz w:val="22"/>
            <w:szCs w:val="22"/>
            <w:highlight w:val="yellow"/>
            <w:rPrChange w:id="35145" w:author="Visone Rossana (GSE)" w:date="2025-09-25T16:08:00Z" w16du:dateUtc="2025-09-25T14:08:00Z">
              <w:rPr/>
            </w:rPrChange>
          </w:rPr>
          <w:t xml:space="preserve">. Al riguardo si segnala di </w:t>
        </w:r>
        <w:r w:rsidRPr="00B3734D">
          <w:rPr>
            <w:b/>
            <w:sz w:val="22"/>
            <w:szCs w:val="22"/>
            <w:highlight w:val="yellow"/>
            <w:rPrChange w:id="35146" w:author="Visone Rossana (GSE)" w:date="2025-09-25T16:08:00Z" w16du:dateUtc="2025-09-25T14:08:00Z">
              <w:rPr>
                <w:b/>
              </w:rPr>
            </w:rPrChange>
          </w:rPr>
          <w:t>NON UTILIZZARE</w:t>
        </w:r>
        <w:r w:rsidRPr="00B3734D">
          <w:rPr>
            <w:sz w:val="22"/>
            <w:szCs w:val="22"/>
            <w:highlight w:val="yellow"/>
            <w:rPrChange w:id="35147" w:author="Visone Rossana (GSE)" w:date="2025-09-25T16:08:00Z" w16du:dateUtc="2025-09-25T14:08:00Z">
              <w:rPr/>
            </w:rPrChange>
          </w:rPr>
          <w:t xml:space="preserve"> modelli standard di bonifico che fanno riferimento alle detrazioni fiscali per la riqualificazione energetica (65% - 55%) o per la ristrutturazione edilizia (50% - 36%), né indicare </w:t>
        </w:r>
        <w:r w:rsidRPr="00B3734D">
          <w:rPr>
            <w:b/>
            <w:sz w:val="22"/>
            <w:szCs w:val="22"/>
            <w:highlight w:val="yellow"/>
            <w:u w:val="single"/>
            <w:rPrChange w:id="35148" w:author="Visone Rossana (GSE)" w:date="2025-09-25T16:08:00Z" w16du:dateUtc="2025-09-25T14:08:00Z">
              <w:rPr>
                <w:b/>
                <w:u w:val="single"/>
              </w:rPr>
            </w:rPrChange>
          </w:rPr>
          <w:t>nella causale riferimenti a norme di legge inerenti alle suddette detrazioni fiscali (anche nel caso di utilizzo di bonifici ordinari)</w:t>
        </w:r>
        <w:r w:rsidRPr="00B3734D">
          <w:rPr>
            <w:b/>
            <w:strike/>
            <w:sz w:val="22"/>
            <w:szCs w:val="22"/>
            <w:highlight w:val="yellow"/>
            <w:u w:val="single"/>
            <w:rPrChange w:id="35149" w:author="Visone Rossana (GSE)" w:date="2025-09-25T16:08:00Z" w16du:dateUtc="2025-09-25T14:08:00Z">
              <w:rPr>
                <w:b/>
                <w:strike/>
                <w:u w:val="single"/>
              </w:rPr>
            </w:rPrChange>
          </w:rPr>
          <w:t>.</w:t>
        </w:r>
      </w:ins>
      <w:commentRangeEnd w:id="35142"/>
      <w:r w:rsidR="00C064BF" w:rsidRPr="003A407E">
        <w:rPr>
          <w:rStyle w:val="Rimandocommento"/>
          <w:b/>
          <w:sz w:val="22"/>
          <w:szCs w:val="22"/>
          <w:u w:val="single"/>
          <w:rPrChange w:id="35150" w:author="Visone Rossana (GSE)" w:date="2025-09-25T16:08:00Z" w16du:dateUtc="2025-09-25T14:08:00Z">
            <w:rPr>
              <w:rStyle w:val="Rimandocommento"/>
              <w:b/>
              <w:sz w:val="24"/>
              <w:u w:val="single"/>
            </w:rPr>
          </w:rPrChange>
        </w:rPr>
        <w:commentReference w:id="35142"/>
      </w:r>
    </w:p>
    <w:p w14:paraId="03DBB96F" w14:textId="77777777" w:rsidR="003A407E" w:rsidRPr="003A407E" w:rsidRDefault="003A407E">
      <w:pPr>
        <w:autoSpaceDE w:val="0"/>
        <w:autoSpaceDN w:val="0"/>
        <w:adjustRightInd w:val="0"/>
        <w:spacing w:line="276" w:lineRule="auto"/>
        <w:rPr>
          <w:ins w:id="35151" w:author="Visone Rossana (GSE)" w:date="2025-09-25T16:08:00Z" w16du:dateUtc="2025-09-25T14:08:00Z"/>
          <w:sz w:val="22"/>
          <w:szCs w:val="22"/>
          <w:rPrChange w:id="35152" w:author="Visone Rossana (GSE)" w:date="2025-09-25T16:08:00Z" w16du:dateUtc="2025-09-25T14:08:00Z">
            <w:rPr>
              <w:ins w:id="35153" w:author="Visone Rossana (GSE)" w:date="2025-09-25T16:08:00Z" w16du:dateUtc="2025-09-25T14:08:00Z"/>
            </w:rPr>
          </w:rPrChange>
        </w:rPr>
        <w:pPrChange w:id="35154" w:author="Visone Rossana (GSE)" w:date="2025-09-25T16:08:00Z" w16du:dateUtc="2025-09-25T14:08:00Z">
          <w:pPr>
            <w:autoSpaceDE w:val="0"/>
            <w:autoSpaceDN w:val="0"/>
            <w:adjustRightInd w:val="0"/>
          </w:pPr>
        </w:pPrChange>
      </w:pPr>
    </w:p>
    <w:p w14:paraId="1F6587BB" w14:textId="77777777" w:rsidR="003A407E" w:rsidRPr="003A407E" w:rsidRDefault="003A407E">
      <w:pPr>
        <w:autoSpaceDE w:val="0"/>
        <w:autoSpaceDN w:val="0"/>
        <w:adjustRightInd w:val="0"/>
        <w:spacing w:line="276" w:lineRule="auto"/>
        <w:rPr>
          <w:ins w:id="35155" w:author="Visone Rossana (GSE)" w:date="2025-09-25T16:08:00Z" w16du:dateUtc="2025-09-25T14:08:00Z"/>
          <w:sz w:val="22"/>
          <w:szCs w:val="22"/>
          <w:rPrChange w:id="35156" w:author="Visone Rossana (GSE)" w:date="2025-09-25T16:08:00Z" w16du:dateUtc="2025-09-25T14:08:00Z">
            <w:rPr>
              <w:ins w:id="35157" w:author="Visone Rossana (GSE)" w:date="2025-09-25T16:08:00Z" w16du:dateUtc="2025-09-25T14:08:00Z"/>
            </w:rPr>
          </w:rPrChange>
        </w:rPr>
        <w:pPrChange w:id="35158" w:author="Visone Rossana (GSE)" w:date="2025-09-25T16:08:00Z" w16du:dateUtc="2025-09-25T14:08:00Z">
          <w:pPr>
            <w:autoSpaceDE w:val="0"/>
            <w:autoSpaceDN w:val="0"/>
            <w:adjustRightInd w:val="0"/>
          </w:pPr>
        </w:pPrChange>
      </w:pPr>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3A407E" w:rsidRPr="003A407E" w14:paraId="7FB25FEE" w14:textId="77777777">
        <w:trPr>
          <w:trHeight w:val="354"/>
          <w:ins w:id="35159" w:author="Visone Rossana (GSE)" w:date="2025-09-25T16:08: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1514D173" w14:textId="77777777" w:rsidR="003A407E" w:rsidRPr="003A407E" w:rsidRDefault="003A407E">
            <w:pPr>
              <w:spacing w:before="60" w:after="60" w:line="276" w:lineRule="auto"/>
              <w:jc w:val="both"/>
              <w:rPr>
                <w:ins w:id="35160" w:author="Visone Rossana (GSE)" w:date="2025-09-25T16:08:00Z" w16du:dateUtc="2025-09-25T14:08:00Z"/>
                <w:sz w:val="22"/>
                <w:szCs w:val="22"/>
                <w:rPrChange w:id="35161" w:author="Visone Rossana (GSE)" w:date="2025-09-25T16:08:00Z" w16du:dateUtc="2025-09-25T14:08:00Z">
                  <w:rPr>
                    <w:ins w:id="35162" w:author="Visone Rossana (GSE)" w:date="2025-09-25T16:08:00Z" w16du:dateUtc="2025-09-25T14:08:00Z"/>
                  </w:rPr>
                </w:rPrChange>
              </w:rPr>
              <w:pPrChange w:id="35163" w:author="Visone Rossana (GSE)" w:date="2025-09-25T16:08:00Z" w16du:dateUtc="2025-09-25T14:08:00Z">
                <w:pPr>
                  <w:framePr w:hSpace="141" w:wrap="around" w:vAnchor="text" w:hAnchor="text"/>
                  <w:spacing w:before="60" w:after="60"/>
                  <w:jc w:val="both"/>
                </w:pPr>
              </w:pPrChange>
            </w:pPr>
            <w:ins w:id="35164" w:author="Visone Rossana (GSE)" w:date="2025-09-25T16:08:00Z" w16du:dateUtc="2025-09-25T14:08:00Z">
              <w:r w:rsidRPr="003A407E">
                <w:rPr>
                  <w:b/>
                  <w:sz w:val="22"/>
                  <w:szCs w:val="22"/>
                  <w:rPrChange w:id="35165" w:author="Visone Rossana (GSE)" w:date="2025-09-25T16:08:00Z" w16du:dateUtc="2025-09-25T14:08:00Z">
                    <w:rPr>
                      <w:b/>
                    </w:rPr>
                  </w:rPrChange>
                </w:rPr>
                <w:t>Esempio di compilazione di una causale</w:t>
              </w:r>
              <w:r w:rsidRPr="003A407E">
                <w:rPr>
                  <w:sz w:val="22"/>
                  <w:szCs w:val="22"/>
                  <w:rPrChange w:id="35166" w:author="Visone Rossana (GSE)" w:date="2025-09-25T16:08:00Z" w16du:dateUtc="2025-09-25T14:08:00Z">
                    <w:rPr/>
                  </w:rPrChange>
                </w:rPr>
                <w:t>(/i):</w:t>
              </w:r>
            </w:ins>
          </w:p>
          <w:p w14:paraId="5AB3EB50" w14:textId="1AE37527" w:rsidR="003A407E" w:rsidRPr="003A407E" w:rsidRDefault="003A407E">
            <w:pPr>
              <w:spacing w:before="60" w:after="60" w:line="276" w:lineRule="auto"/>
              <w:jc w:val="both"/>
              <w:rPr>
                <w:ins w:id="35167" w:author="Visone Rossana (GSE)" w:date="2025-09-25T16:08:00Z" w16du:dateUtc="2025-09-25T14:08:00Z"/>
                <w:b/>
                <w:i/>
                <w:sz w:val="22"/>
                <w:szCs w:val="22"/>
                <w:lang w:val="pt-BR"/>
                <w:rPrChange w:id="35168" w:author="Visone Rossana (GSE)" w:date="2025-09-25T16:08:00Z" w16du:dateUtc="2025-09-25T14:08:00Z">
                  <w:rPr>
                    <w:ins w:id="35169" w:author="Visone Rossana (GSE)" w:date="2025-09-25T16:08:00Z" w16du:dateUtc="2025-09-25T14:08:00Z"/>
                    <w:b/>
                    <w:i/>
                    <w:lang w:val="pt-BR"/>
                  </w:rPr>
                </w:rPrChange>
              </w:rPr>
              <w:pPrChange w:id="35170" w:author="Visone Rossana (GSE)" w:date="2025-09-25T16:08:00Z" w16du:dateUtc="2025-09-25T14:08:00Z">
                <w:pPr>
                  <w:framePr w:hSpace="141" w:wrap="around" w:vAnchor="text" w:hAnchor="text"/>
                  <w:spacing w:before="60" w:after="60"/>
                  <w:jc w:val="both"/>
                </w:pPr>
              </w:pPrChange>
            </w:pPr>
            <w:ins w:id="35171" w:author="Visone Rossana (GSE)" w:date="2025-09-25T16:08:00Z" w16du:dateUtc="2025-09-25T14:08:00Z">
              <w:r w:rsidRPr="003A407E">
                <w:rPr>
                  <w:b/>
                  <w:i/>
                  <w:sz w:val="22"/>
                  <w:szCs w:val="22"/>
                  <w:lang w:val="pt-BR"/>
                  <w:rPrChange w:id="35172" w:author="Visone Rossana (GSE)" w:date="2025-09-25T16:08:00Z" w16du:dateUtc="2025-09-25T14:08:00Z">
                    <w:rPr>
                      <w:b/>
                      <w:i/>
                      <w:lang w:val="pt-BR"/>
                    </w:rPr>
                  </w:rPrChange>
                </w:rPr>
                <w:t xml:space="preserve">“DM </w:t>
              </w:r>
            </w:ins>
            <w:ins w:id="35173" w:author="Visone Rossana (GSE)" w:date="2025-09-25T16:29:00Z" w16du:dateUtc="2025-09-25T14:29:00Z">
              <w:r w:rsidR="007956B7" w:rsidRPr="007956B7">
                <w:rPr>
                  <w:b/>
                  <w:i/>
                  <w:sz w:val="22"/>
                  <w:szCs w:val="22"/>
                  <w:highlight w:val="yellow"/>
                  <w:lang w:val="pt-BR"/>
                  <w:rPrChange w:id="35174" w:author="Visone Rossana (GSE)" w:date="2025-09-25T16:29:00Z" w16du:dateUtc="2025-09-25T14:29:00Z">
                    <w:rPr>
                      <w:b/>
                      <w:i/>
                      <w:sz w:val="22"/>
                      <w:szCs w:val="22"/>
                      <w:lang w:val="pt-BR"/>
                    </w:rPr>
                  </w:rPrChange>
                </w:rPr>
                <w:t>xx</w:t>
              </w:r>
            </w:ins>
            <w:ins w:id="35175" w:author="Visone Rossana (GSE)" w:date="2025-09-25T16:08:00Z" w16du:dateUtc="2025-09-25T14:08:00Z">
              <w:r w:rsidRPr="003A407E">
                <w:rPr>
                  <w:b/>
                  <w:i/>
                  <w:sz w:val="22"/>
                  <w:szCs w:val="22"/>
                  <w:lang w:val="pt-BR"/>
                  <w:rPrChange w:id="35176" w:author="Visone Rossana (GSE)" w:date="2025-09-25T16:08:00Z" w16du:dateUtc="2025-09-25T14:08:00Z">
                    <w:rPr>
                      <w:b/>
                      <w:i/>
                      <w:lang w:val="pt-BR"/>
                    </w:rPr>
                  </w:rPrChange>
                </w:rPr>
                <w:t xml:space="preserve"> FATTURA 1120/2013 SR XXXYYY99Z991Z999Y P.iva 12345678910 BENEFICIARIO  XXXYYY99Z991Z999Y</w:t>
              </w:r>
              <w:r w:rsidRPr="003A407E" w:rsidDel="00015CF3">
                <w:rPr>
                  <w:b/>
                  <w:i/>
                  <w:sz w:val="22"/>
                  <w:szCs w:val="22"/>
                  <w:lang w:val="pt-BR"/>
                  <w:rPrChange w:id="35177" w:author="Visone Rossana (GSE)" w:date="2025-09-25T16:08:00Z" w16du:dateUtc="2025-09-25T14:08:00Z">
                    <w:rPr>
                      <w:b/>
                      <w:i/>
                      <w:lang w:val="pt-BR"/>
                    </w:rPr>
                  </w:rPrChange>
                </w:rPr>
                <w:t xml:space="preserve"> </w:t>
              </w:r>
              <w:r w:rsidRPr="003A407E">
                <w:rPr>
                  <w:b/>
                  <w:i/>
                  <w:sz w:val="22"/>
                  <w:szCs w:val="22"/>
                  <w:lang w:val="pt-BR"/>
                  <w:rPrChange w:id="35178" w:author="Visone Rossana (GSE)" w:date="2025-09-25T16:08:00Z" w16du:dateUtc="2025-09-25T14:08:00Z">
                    <w:rPr>
                      <w:b/>
                      <w:i/>
                      <w:lang w:val="pt-BR"/>
                    </w:rPr>
                  </w:rPrChange>
                </w:rPr>
                <w:t xml:space="preserve"> P.iva 12345678910”</w:t>
              </w:r>
            </w:ins>
          </w:p>
          <w:p w14:paraId="4357414A" w14:textId="0FF64749" w:rsidR="003A407E" w:rsidRPr="003A407E" w:rsidRDefault="003A407E">
            <w:pPr>
              <w:spacing w:before="60" w:after="60" w:line="276" w:lineRule="auto"/>
              <w:jc w:val="both"/>
              <w:rPr>
                <w:ins w:id="35179" w:author="Visone Rossana (GSE)" w:date="2025-09-25T16:08:00Z" w16du:dateUtc="2025-09-25T14:08:00Z"/>
                <w:sz w:val="22"/>
                <w:szCs w:val="22"/>
                <w:rPrChange w:id="35180" w:author="Visone Rossana (GSE)" w:date="2025-09-25T16:08:00Z" w16du:dateUtc="2025-09-25T14:08:00Z">
                  <w:rPr>
                    <w:ins w:id="35181" w:author="Visone Rossana (GSE)" w:date="2025-09-25T16:08:00Z" w16du:dateUtc="2025-09-25T14:08:00Z"/>
                  </w:rPr>
                </w:rPrChange>
              </w:rPr>
              <w:pPrChange w:id="35182" w:author="Visone Rossana (GSE)" w:date="2025-09-25T16:08:00Z" w16du:dateUtc="2025-09-25T14:08:00Z">
                <w:pPr>
                  <w:framePr w:hSpace="141" w:wrap="around" w:vAnchor="text" w:hAnchor="text"/>
                  <w:spacing w:before="60" w:after="60"/>
                  <w:jc w:val="both"/>
                </w:pPr>
              </w:pPrChange>
            </w:pPr>
            <w:ins w:id="35183" w:author="Visone Rossana (GSE)" w:date="2025-09-25T16:08:00Z" w16du:dateUtc="2025-09-25T14:08:00Z">
              <w:r w:rsidRPr="003A407E">
                <w:rPr>
                  <w:sz w:val="22"/>
                  <w:szCs w:val="22"/>
                  <w:rPrChange w:id="35184" w:author="Visone Rossana (GSE)" w:date="2025-09-25T16:08:00Z" w16du:dateUtc="2025-09-25T14:08:00Z">
                    <w:rPr/>
                  </w:rPrChange>
                </w:rPr>
                <w:t xml:space="preserve">“(rif. Decreto) </w:t>
              </w:r>
              <w:r w:rsidRPr="003A407E">
                <w:rPr>
                  <w:b/>
                  <w:i/>
                  <w:sz w:val="22"/>
                  <w:szCs w:val="22"/>
                  <w:rPrChange w:id="35185" w:author="Visone Rossana (GSE)" w:date="2025-09-25T16:08:00Z" w16du:dateUtc="2025-09-25T14:08:00Z">
                    <w:rPr>
                      <w:b/>
                      <w:i/>
                    </w:rPr>
                  </w:rPrChange>
                </w:rPr>
                <w:t>[</w:t>
              </w:r>
              <w:r w:rsidRPr="003A407E">
                <w:rPr>
                  <w:b/>
                  <w:i/>
                  <w:sz w:val="22"/>
                  <w:szCs w:val="22"/>
                  <w:lang w:val="pt-BR"/>
                  <w:rPrChange w:id="35186" w:author="Visone Rossana (GSE)" w:date="2025-09-25T16:08:00Z" w16du:dateUtc="2025-09-25T14:08:00Z">
                    <w:rPr>
                      <w:b/>
                      <w:i/>
                      <w:lang w:val="pt-BR"/>
                    </w:rPr>
                  </w:rPrChange>
                </w:rPr>
                <w:t xml:space="preserve">DM </w:t>
              </w:r>
            </w:ins>
            <w:ins w:id="35187" w:author="Visone Rossana (GSE)" w:date="2025-09-25T16:29:00Z" w16du:dateUtc="2025-09-25T14:29:00Z">
              <w:r w:rsidR="007956B7" w:rsidRPr="007956B7">
                <w:rPr>
                  <w:b/>
                  <w:i/>
                  <w:sz w:val="22"/>
                  <w:szCs w:val="22"/>
                  <w:highlight w:val="yellow"/>
                  <w:lang w:val="pt-BR"/>
                  <w:rPrChange w:id="35188" w:author="Visone Rossana (GSE)" w:date="2025-09-25T16:29:00Z" w16du:dateUtc="2025-09-25T14:29:00Z">
                    <w:rPr>
                      <w:b/>
                      <w:i/>
                      <w:sz w:val="22"/>
                      <w:szCs w:val="22"/>
                      <w:lang w:val="pt-BR"/>
                    </w:rPr>
                  </w:rPrChange>
                </w:rPr>
                <w:t>xx</w:t>
              </w:r>
            </w:ins>
            <w:ins w:id="35189" w:author="Visone Rossana (GSE)" w:date="2025-09-25T16:08:00Z" w16du:dateUtc="2025-09-25T14:08:00Z">
              <w:r w:rsidRPr="003A407E">
                <w:rPr>
                  <w:b/>
                  <w:i/>
                  <w:sz w:val="22"/>
                  <w:szCs w:val="22"/>
                  <w:lang w:val="pt-BR"/>
                  <w:rPrChange w:id="35190" w:author="Visone Rossana (GSE)" w:date="2025-09-25T16:08:00Z" w16du:dateUtc="2025-09-25T14:08:00Z">
                    <w:rPr>
                      <w:b/>
                      <w:i/>
                      <w:lang w:val="pt-BR"/>
                    </w:rPr>
                  </w:rPrChange>
                </w:rPr>
                <w:t>]</w:t>
              </w:r>
              <w:r w:rsidRPr="003A407E">
                <w:rPr>
                  <w:sz w:val="22"/>
                  <w:szCs w:val="22"/>
                  <w:rPrChange w:id="35191" w:author="Visone Rossana (GSE)" w:date="2025-09-25T16:08:00Z" w16du:dateUtc="2025-09-25T14:08:00Z">
                    <w:rPr/>
                  </w:rPrChange>
                </w:rPr>
                <w:t xml:space="preserve"> + (rif. fattura) </w:t>
              </w:r>
              <w:r w:rsidRPr="003A407E">
                <w:rPr>
                  <w:b/>
                  <w:i/>
                  <w:sz w:val="22"/>
                  <w:szCs w:val="22"/>
                  <w:rPrChange w:id="35192" w:author="Visone Rossana (GSE)" w:date="2025-09-25T16:08:00Z" w16du:dateUtc="2025-09-25T14:08:00Z">
                    <w:rPr>
                      <w:b/>
                      <w:i/>
                    </w:rPr>
                  </w:rPrChange>
                </w:rPr>
                <w:t>[</w:t>
              </w:r>
              <w:r w:rsidRPr="003A407E">
                <w:rPr>
                  <w:b/>
                  <w:i/>
                  <w:sz w:val="22"/>
                  <w:szCs w:val="22"/>
                  <w:lang w:val="pt-BR"/>
                  <w:rPrChange w:id="35193" w:author="Visone Rossana (GSE)" w:date="2025-09-25T16:08:00Z" w16du:dateUtc="2025-09-25T14:08:00Z">
                    <w:rPr>
                      <w:b/>
                      <w:i/>
                      <w:lang w:val="pt-BR"/>
                    </w:rPr>
                  </w:rPrChange>
                </w:rPr>
                <w:t>FATTURA 1120/2013]</w:t>
              </w:r>
              <w:r w:rsidRPr="003A407E">
                <w:rPr>
                  <w:sz w:val="22"/>
                  <w:szCs w:val="22"/>
                  <w:rPrChange w:id="35194" w:author="Visone Rossana (GSE)" w:date="2025-09-25T16:08:00Z" w16du:dateUtc="2025-09-25T14:08:00Z">
                    <w:rPr/>
                  </w:rPrChange>
                </w:rPr>
                <w:t xml:space="preserve"> + (Codice Fiscale Soggetto Responsabile) </w:t>
              </w:r>
              <w:r w:rsidRPr="003A407E">
                <w:rPr>
                  <w:b/>
                  <w:i/>
                  <w:sz w:val="22"/>
                  <w:szCs w:val="22"/>
                  <w:rPrChange w:id="35195" w:author="Visone Rossana (GSE)" w:date="2025-09-25T16:08:00Z" w16du:dateUtc="2025-09-25T14:08:00Z">
                    <w:rPr>
                      <w:b/>
                      <w:i/>
                    </w:rPr>
                  </w:rPrChange>
                </w:rPr>
                <w:t>[</w:t>
              </w:r>
              <w:r w:rsidRPr="003A407E">
                <w:rPr>
                  <w:b/>
                  <w:i/>
                  <w:sz w:val="22"/>
                  <w:szCs w:val="22"/>
                  <w:lang w:val="pt-BR"/>
                  <w:rPrChange w:id="35196" w:author="Visone Rossana (GSE)" w:date="2025-09-25T16:08:00Z" w16du:dateUtc="2025-09-25T14:08:00Z">
                    <w:rPr>
                      <w:b/>
                      <w:i/>
                      <w:lang w:val="pt-BR"/>
                    </w:rPr>
                  </w:rPrChange>
                </w:rPr>
                <w:t>SR XXXYYY99Z991Z999Y</w:t>
              </w:r>
              <w:r w:rsidRPr="003A407E" w:rsidDel="00015CF3">
                <w:rPr>
                  <w:b/>
                  <w:i/>
                  <w:sz w:val="22"/>
                  <w:szCs w:val="22"/>
                  <w:lang w:val="pt-BR"/>
                  <w:rPrChange w:id="35197" w:author="Visone Rossana (GSE)" w:date="2025-09-25T16:08:00Z" w16du:dateUtc="2025-09-25T14:08:00Z">
                    <w:rPr>
                      <w:b/>
                      <w:i/>
                      <w:lang w:val="pt-BR"/>
                    </w:rPr>
                  </w:rPrChange>
                </w:rPr>
                <w:t xml:space="preserve"> </w:t>
              </w:r>
              <w:r w:rsidRPr="003A407E">
                <w:rPr>
                  <w:b/>
                  <w:i/>
                  <w:sz w:val="22"/>
                  <w:szCs w:val="22"/>
                  <w:lang w:val="pt-BR"/>
                  <w:rPrChange w:id="35198" w:author="Visone Rossana (GSE)" w:date="2025-09-25T16:08:00Z" w16du:dateUtc="2025-09-25T14:08:00Z">
                    <w:rPr>
                      <w:b/>
                      <w:i/>
                      <w:lang w:val="pt-BR"/>
                    </w:rPr>
                  </w:rPrChange>
                </w:rPr>
                <w:t xml:space="preserve">] </w:t>
              </w:r>
              <w:r w:rsidRPr="003A407E">
                <w:rPr>
                  <w:sz w:val="22"/>
                  <w:szCs w:val="22"/>
                  <w:rPrChange w:id="35199" w:author="Visone Rossana (GSE)" w:date="2025-09-25T16:08:00Z" w16du:dateUtc="2025-09-25T14:08:00Z">
                    <w:rPr/>
                  </w:rPrChange>
                </w:rPr>
                <w:t>+ (Codice Fiscale/Partita IVA/Identificativo fiscale beneficiario)</w:t>
              </w:r>
              <w:r w:rsidRPr="003A407E">
                <w:rPr>
                  <w:b/>
                  <w:i/>
                  <w:sz w:val="22"/>
                  <w:szCs w:val="22"/>
                  <w:rPrChange w:id="35200" w:author="Visone Rossana (GSE)" w:date="2025-09-25T16:08:00Z" w16du:dateUtc="2025-09-25T14:08:00Z">
                    <w:rPr>
                      <w:b/>
                      <w:i/>
                    </w:rPr>
                  </w:rPrChange>
                </w:rPr>
                <w:t xml:space="preserve"> [</w:t>
              </w:r>
              <w:r w:rsidRPr="003A407E">
                <w:rPr>
                  <w:b/>
                  <w:i/>
                  <w:sz w:val="22"/>
                  <w:szCs w:val="22"/>
                  <w:lang w:val="pt-BR"/>
                  <w:rPrChange w:id="35201" w:author="Visone Rossana (GSE)" w:date="2025-09-25T16:08:00Z" w16du:dateUtc="2025-09-25T14:08:00Z">
                    <w:rPr>
                      <w:b/>
                      <w:i/>
                      <w:lang w:val="pt-BR"/>
                    </w:rPr>
                  </w:rPrChange>
                </w:rPr>
                <w:t>BENEFICIARIO V XXXYYY99Z991Z999Y</w:t>
              </w:r>
              <w:r w:rsidRPr="003A407E" w:rsidDel="00015CF3">
                <w:rPr>
                  <w:b/>
                  <w:i/>
                  <w:sz w:val="22"/>
                  <w:szCs w:val="22"/>
                  <w:lang w:val="pt-BR"/>
                  <w:rPrChange w:id="35202" w:author="Visone Rossana (GSE)" w:date="2025-09-25T16:08:00Z" w16du:dateUtc="2025-09-25T14:08:00Z">
                    <w:rPr>
                      <w:b/>
                      <w:i/>
                      <w:lang w:val="pt-BR"/>
                    </w:rPr>
                  </w:rPrChange>
                </w:rPr>
                <w:t xml:space="preserve"> </w:t>
              </w:r>
              <w:r w:rsidRPr="003A407E">
                <w:rPr>
                  <w:b/>
                  <w:i/>
                  <w:sz w:val="22"/>
                  <w:szCs w:val="22"/>
                  <w:lang w:val="pt-BR"/>
                  <w:rPrChange w:id="35203" w:author="Visone Rossana (GSE)" w:date="2025-09-25T16:08:00Z" w16du:dateUtc="2025-09-25T14:08:00Z">
                    <w:rPr>
                      <w:b/>
                      <w:i/>
                      <w:lang w:val="pt-BR"/>
                    </w:rPr>
                  </w:rPrChange>
                </w:rPr>
                <w:t>]</w:t>
              </w:r>
              <w:r w:rsidRPr="003A407E">
                <w:rPr>
                  <w:sz w:val="22"/>
                  <w:szCs w:val="22"/>
                  <w:rPrChange w:id="35204" w:author="Visone Rossana (GSE)" w:date="2025-09-25T16:08:00Z" w16du:dateUtc="2025-09-25T14:08:00Z">
                    <w:rPr/>
                  </w:rPrChange>
                </w:rPr>
                <w:t>”</w:t>
              </w:r>
            </w:ins>
          </w:p>
          <w:p w14:paraId="05709CF0" w14:textId="77777777" w:rsidR="003A407E" w:rsidRPr="003A407E" w:rsidRDefault="003A407E">
            <w:pPr>
              <w:spacing w:before="60" w:after="60" w:line="276" w:lineRule="auto"/>
              <w:jc w:val="both"/>
              <w:rPr>
                <w:ins w:id="35205" w:author="Visone Rossana (GSE)" w:date="2025-09-25T16:08:00Z" w16du:dateUtc="2025-09-25T14:08:00Z"/>
                <w:sz w:val="22"/>
                <w:szCs w:val="22"/>
                <w:rPrChange w:id="35206" w:author="Visone Rossana (GSE)" w:date="2025-09-25T16:08:00Z" w16du:dateUtc="2025-09-25T14:08:00Z">
                  <w:rPr>
                    <w:ins w:id="35207" w:author="Visone Rossana (GSE)" w:date="2025-09-25T16:08:00Z" w16du:dateUtc="2025-09-25T14:08:00Z"/>
                  </w:rPr>
                </w:rPrChange>
              </w:rPr>
              <w:pPrChange w:id="35208" w:author="Visone Rossana (GSE)" w:date="2025-09-25T16:08:00Z" w16du:dateUtc="2025-09-25T14:08:00Z">
                <w:pPr>
                  <w:framePr w:hSpace="141" w:wrap="around" w:vAnchor="text" w:hAnchor="text"/>
                  <w:spacing w:before="60" w:after="60"/>
                  <w:jc w:val="both"/>
                </w:pPr>
              </w:pPrChange>
            </w:pPr>
            <w:ins w:id="35209" w:author="Visone Rossana (GSE)" w:date="2025-09-25T16:08:00Z" w16du:dateUtc="2025-09-25T14:08:00Z">
              <w:r w:rsidRPr="003A407E">
                <w:rPr>
                  <w:b/>
                  <w:sz w:val="22"/>
                  <w:szCs w:val="22"/>
                  <w:rPrChange w:id="35210" w:author="Visone Rossana (GSE)" w:date="2025-09-25T16:08:00Z" w16du:dateUtc="2025-09-25T14:08:00Z">
                    <w:rPr>
                      <w:b/>
                    </w:rPr>
                  </w:rPrChange>
                </w:rPr>
                <w:t>Nota:</w:t>
              </w:r>
              <w:r w:rsidRPr="003A407E">
                <w:rPr>
                  <w:sz w:val="22"/>
                  <w:szCs w:val="22"/>
                  <w:rPrChange w:id="35211" w:author="Visone Rossana (GSE)" w:date="2025-09-25T16:08:00Z" w16du:dateUtc="2025-09-25T14:08:00Z">
                    <w:rPr/>
                  </w:rPrChange>
                </w:rPr>
                <w:t xml:space="preserve"> l’utilizzo dei separatori nell’indicazione delle date, ecc. (/ - ; ...) è discrezionale e dipende dalle funzionalità dell’applicativo utilizzato dagli Istituti bancari.</w:t>
              </w:r>
            </w:ins>
          </w:p>
          <w:p w14:paraId="4C4149A0" w14:textId="77777777" w:rsidR="003A407E" w:rsidRPr="003A407E" w:rsidRDefault="003A407E">
            <w:pPr>
              <w:spacing w:line="276" w:lineRule="auto"/>
              <w:jc w:val="both"/>
              <w:rPr>
                <w:ins w:id="35212" w:author="Visone Rossana (GSE)" w:date="2025-09-25T16:08:00Z" w16du:dateUtc="2025-09-25T14:08:00Z"/>
                <w:sz w:val="22"/>
                <w:szCs w:val="22"/>
                <w:rPrChange w:id="35213" w:author="Visone Rossana (GSE)" w:date="2025-09-25T16:08:00Z" w16du:dateUtc="2025-09-25T14:08:00Z">
                  <w:rPr>
                    <w:ins w:id="35214" w:author="Visone Rossana (GSE)" w:date="2025-09-25T16:08:00Z" w16du:dateUtc="2025-09-25T14:08:00Z"/>
                  </w:rPr>
                </w:rPrChange>
              </w:rPr>
              <w:pPrChange w:id="35215" w:author="Visone Rossana (GSE)" w:date="2025-09-25T16:08:00Z" w16du:dateUtc="2025-09-25T14:08:00Z">
                <w:pPr>
                  <w:framePr w:hSpace="141" w:wrap="around" w:vAnchor="text" w:hAnchor="text"/>
                  <w:jc w:val="both"/>
                </w:pPr>
              </w:pPrChange>
            </w:pPr>
            <w:ins w:id="35216" w:author="Visone Rossana (GSE)" w:date="2025-09-25T16:08:00Z" w16du:dateUtc="2025-09-25T14:08:00Z">
              <w:r w:rsidRPr="003A407E">
                <w:rPr>
                  <w:sz w:val="22"/>
                  <w:szCs w:val="22"/>
                  <w:rPrChange w:id="35217" w:author="Visone Rossana (GSE)" w:date="2025-09-25T16:08:00Z" w16du:dateUtc="2025-09-25T14:08:00Z">
                    <w:rPr/>
                  </w:rPrChange>
                </w:rPr>
                <w:lastRenderedPageBreak/>
                <w:t>L’opzione Identificativo fiscale è riservata agli operatori esteri privi di Partita IVA o Codice Fiscale.</w:t>
              </w:r>
            </w:ins>
          </w:p>
        </w:tc>
      </w:tr>
    </w:tbl>
    <w:p w14:paraId="5C135F94" w14:textId="77777777" w:rsidR="003A407E" w:rsidRDefault="003A407E" w:rsidP="00B329F5">
      <w:pPr>
        <w:pStyle w:val="NORMALEGSE"/>
        <w:spacing w:after="120"/>
        <w:jc w:val="both"/>
        <w:rPr>
          <w:ins w:id="35218" w:author="Visone Rossana (GSE)" w:date="2025-09-25T16:52:00Z" w16du:dateUtc="2025-09-25T14:52:00Z"/>
          <w:rFonts w:ascii="Calibri" w:hAnsi="Calibri"/>
        </w:rPr>
      </w:pPr>
    </w:p>
    <w:p w14:paraId="0104DEC4" w14:textId="06DA8B8E" w:rsidR="00537A42" w:rsidRPr="00537A42" w:rsidRDefault="00537A42" w:rsidP="00091A24">
      <w:pPr>
        <w:pStyle w:val="NORMALEGSE"/>
        <w:spacing w:after="120" w:line="276" w:lineRule="auto"/>
        <w:jc w:val="both"/>
        <w:rPr>
          <w:ins w:id="35219" w:author="Visone Rossana (GSE)" w:date="2025-09-25T17:00:00Z" w16du:dateUtc="2025-09-25T15:00:00Z"/>
          <w:rFonts w:ascii="Calibri" w:hAnsi="Calibri"/>
          <w:sz w:val="22"/>
          <w:szCs w:val="22"/>
          <w:rPrChange w:id="35220" w:author="Visone Rossana (GSE)" w:date="2025-09-25T17:00:00Z" w16du:dateUtc="2025-09-25T15:00:00Z">
            <w:rPr>
              <w:ins w:id="35221" w:author="Visone Rossana (GSE)" w:date="2025-09-25T17:00:00Z" w16du:dateUtc="2025-09-25T15:00:00Z"/>
              <w:rFonts w:ascii="Calibri" w:hAnsi="Calibri"/>
              <w:sz w:val="22"/>
              <w:szCs w:val="22"/>
              <w:highlight w:val="yellow"/>
            </w:rPr>
          </w:rPrChange>
        </w:rPr>
      </w:pPr>
      <w:ins w:id="35222" w:author="Visone Rossana (GSE)" w:date="2025-09-25T17:01:00Z" w16du:dateUtc="2025-09-25T15:01:00Z">
        <w:r>
          <w:rPr>
            <w:rFonts w:ascii="Calibri" w:hAnsi="Calibri"/>
            <w:sz w:val="22"/>
            <w:szCs w:val="22"/>
          </w:rPr>
          <w:t>P</w:t>
        </w:r>
      </w:ins>
      <w:ins w:id="35223" w:author="Visone Rossana (GSE)" w:date="2025-09-25T17:00:00Z" w16du:dateUtc="2025-09-25T15:00:00Z">
        <w:r w:rsidRPr="00537A42">
          <w:rPr>
            <w:rFonts w:ascii="Calibri" w:hAnsi="Calibri"/>
            <w:sz w:val="22"/>
            <w:szCs w:val="22"/>
            <w:rPrChange w:id="35224" w:author="Visone Rossana (GSE)" w:date="2025-09-25T17:00:00Z" w16du:dateUtc="2025-09-25T15:00:00Z">
              <w:rPr>
                <w:rFonts w:ascii="Calibri" w:hAnsi="Calibri"/>
                <w:sz w:val="22"/>
                <w:szCs w:val="22"/>
                <w:highlight w:val="yellow"/>
              </w:rPr>
            </w:rPrChange>
          </w:rPr>
          <w:t>e</w:t>
        </w:r>
      </w:ins>
      <w:ins w:id="35225" w:author="Visone Rossana (GSE)" w:date="2025-09-25T17:01:00Z" w16du:dateUtc="2025-09-25T15:01:00Z">
        <w:r>
          <w:rPr>
            <w:rFonts w:ascii="Calibri" w:hAnsi="Calibri"/>
            <w:sz w:val="22"/>
            <w:szCs w:val="22"/>
          </w:rPr>
          <w:t>r</w:t>
        </w:r>
      </w:ins>
      <w:ins w:id="35226" w:author="Visone Rossana (GSE)" w:date="2025-09-25T17:00:00Z" w16du:dateUtc="2025-09-25T15:00:00Z">
        <w:r w:rsidRPr="00537A42">
          <w:rPr>
            <w:rFonts w:ascii="Calibri" w:hAnsi="Calibri"/>
            <w:sz w:val="22"/>
            <w:szCs w:val="22"/>
            <w:rPrChange w:id="35227" w:author="Visone Rossana (GSE)" w:date="2025-09-25T17:00:00Z" w16du:dateUtc="2025-09-25T15:00:00Z">
              <w:rPr>
                <w:rFonts w:ascii="Calibri" w:hAnsi="Calibri"/>
                <w:sz w:val="22"/>
                <w:szCs w:val="22"/>
                <w:highlight w:val="yellow"/>
              </w:rPr>
            </w:rPrChange>
          </w:rPr>
          <w:t xml:space="preserve"> </w:t>
        </w:r>
      </w:ins>
      <w:ins w:id="35228" w:author="Visone Rossana (GSE)" w:date="2025-09-25T17:01:00Z" w16du:dateUtc="2025-09-25T15:01:00Z">
        <w:r>
          <w:rPr>
            <w:rFonts w:ascii="Calibri" w:hAnsi="Calibri"/>
            <w:sz w:val="22"/>
            <w:szCs w:val="22"/>
          </w:rPr>
          <w:t xml:space="preserve">le </w:t>
        </w:r>
      </w:ins>
      <w:ins w:id="35229" w:author="Visone Rossana (GSE)" w:date="2025-09-25T17:00:00Z" w16du:dateUtc="2025-09-25T15:00:00Z">
        <w:r w:rsidRPr="00537A42">
          <w:rPr>
            <w:rFonts w:ascii="Calibri" w:hAnsi="Calibri"/>
            <w:sz w:val="22"/>
            <w:szCs w:val="22"/>
            <w:rPrChange w:id="35230" w:author="Visone Rossana (GSE)" w:date="2025-09-25T17:00:00Z" w16du:dateUtc="2025-09-25T15:00:00Z">
              <w:rPr>
                <w:rFonts w:ascii="Calibri" w:hAnsi="Calibri"/>
                <w:sz w:val="22"/>
                <w:szCs w:val="22"/>
                <w:highlight w:val="yellow"/>
              </w:rPr>
            </w:rPrChange>
          </w:rPr>
          <w:t>pubbliche amministrazioni</w:t>
        </w:r>
        <w:r>
          <w:rPr>
            <w:rFonts w:ascii="Calibri" w:hAnsi="Calibri"/>
            <w:sz w:val="22"/>
            <w:szCs w:val="22"/>
          </w:rPr>
          <w:t>, in sosti</w:t>
        </w:r>
      </w:ins>
      <w:ins w:id="35231" w:author="Visone Rossana (GSE)" w:date="2025-09-25T17:01:00Z" w16du:dateUtc="2025-09-25T15:01:00Z">
        <w:r>
          <w:rPr>
            <w:rFonts w:ascii="Calibri" w:hAnsi="Calibri"/>
            <w:sz w:val="22"/>
            <w:szCs w:val="22"/>
          </w:rPr>
          <w:t>tuzione dell</w:t>
        </w:r>
      </w:ins>
      <w:ins w:id="35232" w:author="Visone Rossana (GSE)" w:date="2025-09-25T17:07:00Z" w16du:dateUtc="2025-09-25T15:07:00Z">
        <w:r w:rsidR="00091A24">
          <w:rPr>
            <w:rFonts w:ascii="Calibri" w:hAnsi="Calibri"/>
            <w:sz w:val="22"/>
            <w:szCs w:val="22"/>
          </w:rPr>
          <w:t>e</w:t>
        </w:r>
      </w:ins>
      <w:ins w:id="35233" w:author="Visone Rossana (GSE)" w:date="2025-09-25T17:01:00Z" w16du:dateUtc="2025-09-25T15:01:00Z">
        <w:r>
          <w:rPr>
            <w:rFonts w:ascii="Calibri" w:hAnsi="Calibri"/>
            <w:sz w:val="22"/>
            <w:szCs w:val="22"/>
          </w:rPr>
          <w:t xml:space="preserve"> ricevut</w:t>
        </w:r>
      </w:ins>
      <w:ins w:id="35234" w:author="Visone Rossana (GSE)" w:date="2025-09-25T17:07:00Z" w16du:dateUtc="2025-09-25T15:07:00Z">
        <w:r w:rsidR="00091A24">
          <w:rPr>
            <w:rFonts w:ascii="Calibri" w:hAnsi="Calibri"/>
            <w:sz w:val="22"/>
            <w:szCs w:val="22"/>
          </w:rPr>
          <w:t>e</w:t>
        </w:r>
      </w:ins>
      <w:ins w:id="35235" w:author="Visone Rossana (GSE)" w:date="2025-09-25T17:01:00Z" w16du:dateUtc="2025-09-25T15:01:00Z">
        <w:r>
          <w:rPr>
            <w:rFonts w:ascii="Calibri" w:hAnsi="Calibri"/>
            <w:sz w:val="22"/>
            <w:szCs w:val="22"/>
          </w:rPr>
          <w:t xml:space="preserve"> di bonifico è possibile trasmettere</w:t>
        </w:r>
      </w:ins>
      <w:ins w:id="35236" w:author="Visone Rossana (GSE)" w:date="2025-09-25T17:02:00Z" w16du:dateUtc="2025-09-25T15:02:00Z">
        <w:r>
          <w:rPr>
            <w:rFonts w:ascii="Calibri" w:hAnsi="Calibri"/>
            <w:sz w:val="22"/>
            <w:szCs w:val="22"/>
          </w:rPr>
          <w:t xml:space="preserve"> i</w:t>
        </w:r>
      </w:ins>
      <w:ins w:id="35237" w:author="Visone Rossana (GSE)" w:date="2025-09-25T17:01:00Z" w16du:dateUtc="2025-09-25T15:01:00Z">
        <w:r>
          <w:rPr>
            <w:rFonts w:ascii="Calibri" w:hAnsi="Calibri"/>
            <w:sz w:val="22"/>
            <w:szCs w:val="22"/>
          </w:rPr>
          <w:t xml:space="preserve"> </w:t>
        </w:r>
      </w:ins>
      <w:ins w:id="35238" w:author="Visone Rossana (GSE)" w:date="2025-09-25T17:02:00Z">
        <w:r w:rsidRPr="00537A42">
          <w:rPr>
            <w:rFonts w:ascii="Calibri" w:hAnsi="Calibri"/>
            <w:sz w:val="22"/>
            <w:szCs w:val="22"/>
          </w:rPr>
          <w:t>mandati di pagamento</w:t>
        </w:r>
      </w:ins>
      <w:ins w:id="35239" w:author="Visone Rossana (GSE)" w:date="2025-09-25T17:03:00Z" w16du:dateUtc="2025-09-25T15:03:00Z">
        <w:r>
          <w:rPr>
            <w:rFonts w:ascii="Calibri" w:hAnsi="Calibri"/>
            <w:sz w:val="22"/>
            <w:szCs w:val="22"/>
          </w:rPr>
          <w:t>, contenent</w:t>
        </w:r>
      </w:ins>
      <w:ins w:id="35240" w:author="Visone Rossana (GSE)" w:date="2025-09-25T17:07:00Z" w16du:dateUtc="2025-09-25T15:07:00Z">
        <w:r w:rsidR="00091A24">
          <w:rPr>
            <w:rFonts w:ascii="Calibri" w:hAnsi="Calibri"/>
            <w:sz w:val="22"/>
            <w:szCs w:val="22"/>
          </w:rPr>
          <w:t>i</w:t>
        </w:r>
      </w:ins>
      <w:ins w:id="35241" w:author="Visone Rossana (GSE)" w:date="2025-09-25T17:03:00Z" w16du:dateUtc="2025-09-25T15:03:00Z">
        <w:r>
          <w:rPr>
            <w:rFonts w:ascii="Calibri" w:hAnsi="Calibri"/>
            <w:sz w:val="22"/>
            <w:szCs w:val="22"/>
          </w:rPr>
          <w:t xml:space="preserve"> gli elementi minimi pr</w:t>
        </w:r>
      </w:ins>
      <w:ins w:id="35242" w:author="Visone Rossana (GSE)" w:date="2025-09-25T17:04:00Z" w16du:dateUtc="2025-09-25T15:04:00Z">
        <w:r>
          <w:rPr>
            <w:rFonts w:ascii="Calibri" w:hAnsi="Calibri"/>
            <w:sz w:val="22"/>
            <w:szCs w:val="22"/>
          </w:rPr>
          <w:t>ecedentemente indicati</w:t>
        </w:r>
      </w:ins>
      <w:ins w:id="35243" w:author="Visone Rossana (GSE)" w:date="2025-09-25T17:03:00Z" w16du:dateUtc="2025-09-25T15:03:00Z">
        <w:r>
          <w:rPr>
            <w:rFonts w:ascii="Calibri" w:hAnsi="Calibri"/>
            <w:sz w:val="22"/>
            <w:szCs w:val="22"/>
          </w:rPr>
          <w:t xml:space="preserve">. Laddove </w:t>
        </w:r>
      </w:ins>
      <w:ins w:id="35244" w:author="Visone Rossana (GSE)" w:date="2025-09-25T17:08:00Z" w16du:dateUtc="2025-09-25T15:08:00Z">
        <w:r w:rsidR="00091A24">
          <w:rPr>
            <w:rFonts w:ascii="Calibri" w:hAnsi="Calibri"/>
            <w:sz w:val="22"/>
            <w:szCs w:val="22"/>
          </w:rPr>
          <w:t xml:space="preserve">all’atto della </w:t>
        </w:r>
      </w:ins>
      <w:ins w:id="35245" w:author="Visone Rossana (GSE)" w:date="2025-09-25T17:10:00Z" w16du:dateUtc="2025-09-25T15:10:00Z">
        <w:r w:rsidR="00091A24">
          <w:rPr>
            <w:rFonts w:ascii="Calibri" w:hAnsi="Calibri"/>
            <w:sz w:val="22"/>
            <w:szCs w:val="22"/>
          </w:rPr>
          <w:t xml:space="preserve">presentazione </w:t>
        </w:r>
      </w:ins>
      <w:ins w:id="35246" w:author="Visone Rossana (GSE)" w:date="2025-09-25T17:08:00Z" w16du:dateUtc="2025-09-25T15:08:00Z">
        <w:r w:rsidR="00091A24">
          <w:rPr>
            <w:rFonts w:ascii="Calibri" w:hAnsi="Calibri"/>
            <w:sz w:val="22"/>
            <w:szCs w:val="22"/>
          </w:rPr>
          <w:t xml:space="preserve">della </w:t>
        </w:r>
      </w:ins>
      <w:ins w:id="35247" w:author="Visone Rossana (GSE)" w:date="2025-09-25T17:09:00Z" w16du:dateUtc="2025-09-25T15:09:00Z">
        <w:r w:rsidR="00091A24">
          <w:rPr>
            <w:rFonts w:ascii="Calibri" w:hAnsi="Calibri"/>
            <w:sz w:val="22"/>
            <w:szCs w:val="22"/>
          </w:rPr>
          <w:t>domanda</w:t>
        </w:r>
      </w:ins>
      <w:ins w:id="35248" w:author="Visone Rossana (GSE)" w:date="2025-09-25T17:08:00Z" w16du:dateUtc="2025-09-25T15:08:00Z">
        <w:r w:rsidR="00091A24">
          <w:rPr>
            <w:rFonts w:ascii="Calibri" w:hAnsi="Calibri"/>
            <w:sz w:val="22"/>
            <w:szCs w:val="22"/>
          </w:rPr>
          <w:t xml:space="preserve"> </w:t>
        </w:r>
      </w:ins>
      <w:ins w:id="35249" w:author="Visone Rossana (GSE)" w:date="2025-09-25T17:03:00Z" w16du:dateUtc="2025-09-25T15:03:00Z">
        <w:r>
          <w:rPr>
            <w:rFonts w:ascii="Calibri" w:hAnsi="Calibri"/>
            <w:sz w:val="22"/>
            <w:szCs w:val="22"/>
          </w:rPr>
          <w:t xml:space="preserve">non </w:t>
        </w:r>
      </w:ins>
      <w:ins w:id="35250" w:author="Visone Rossana (GSE)" w:date="2025-09-25T17:08:00Z" w16du:dateUtc="2025-09-25T15:08:00Z">
        <w:r w:rsidR="00091A24">
          <w:rPr>
            <w:rFonts w:ascii="Calibri" w:hAnsi="Calibri"/>
            <w:sz w:val="22"/>
            <w:szCs w:val="22"/>
          </w:rPr>
          <w:t xml:space="preserve">siano disponibili </w:t>
        </w:r>
      </w:ins>
      <w:ins w:id="35251" w:author="Visone Rossana (GSE)" w:date="2025-09-25T17:03:00Z" w16du:dateUtc="2025-09-25T15:03:00Z">
        <w:r>
          <w:rPr>
            <w:rFonts w:ascii="Calibri" w:hAnsi="Calibri"/>
            <w:sz w:val="22"/>
            <w:szCs w:val="22"/>
          </w:rPr>
          <w:t xml:space="preserve">tutti </w:t>
        </w:r>
      </w:ins>
      <w:ins w:id="35252" w:author="Visone Rossana (GSE)" w:date="2025-09-25T17:08:00Z" w16du:dateUtc="2025-09-25T15:08:00Z">
        <w:r w:rsidR="00091A24">
          <w:rPr>
            <w:rFonts w:ascii="Calibri" w:hAnsi="Calibri"/>
            <w:sz w:val="22"/>
            <w:szCs w:val="22"/>
          </w:rPr>
          <w:t>i mandati di pagamento/ricevute di bonifico</w:t>
        </w:r>
      </w:ins>
      <w:ins w:id="35253" w:author="Visone Rossana (GSE)" w:date="2025-09-25T17:11:00Z" w16du:dateUtc="2025-09-25T15:11:00Z">
        <w:r w:rsidR="00091A24">
          <w:rPr>
            <w:rFonts w:ascii="Calibri" w:hAnsi="Calibri"/>
            <w:sz w:val="22"/>
            <w:szCs w:val="22"/>
          </w:rPr>
          <w:t xml:space="preserve"> attestanti le spese sostenute</w:t>
        </w:r>
      </w:ins>
      <w:ins w:id="35254" w:author="Visone Rossana (GSE)" w:date="2025-09-25T17:08:00Z" w16du:dateUtc="2025-09-25T15:08:00Z">
        <w:r w:rsidR="00091A24">
          <w:rPr>
            <w:rFonts w:ascii="Calibri" w:hAnsi="Calibri"/>
            <w:sz w:val="22"/>
            <w:szCs w:val="22"/>
          </w:rPr>
          <w:t xml:space="preserve">, </w:t>
        </w:r>
      </w:ins>
      <w:ins w:id="35255" w:author="Visone Rossana (GSE)" w:date="2025-09-25T17:10:00Z" w16du:dateUtc="2025-09-25T15:10:00Z">
        <w:r w:rsidR="00091A24">
          <w:rPr>
            <w:rFonts w:ascii="Calibri" w:hAnsi="Calibri"/>
            <w:sz w:val="22"/>
            <w:szCs w:val="22"/>
          </w:rPr>
          <w:t>dovr</w:t>
        </w:r>
      </w:ins>
      <w:ins w:id="35256" w:author="Visone Rossana (GSE)" w:date="2025-09-25T17:11:00Z" w16du:dateUtc="2025-09-25T15:11:00Z">
        <w:r w:rsidR="00091A24">
          <w:rPr>
            <w:rFonts w:ascii="Calibri" w:hAnsi="Calibri"/>
            <w:sz w:val="22"/>
            <w:szCs w:val="22"/>
          </w:rPr>
          <w:t>à</w:t>
        </w:r>
      </w:ins>
      <w:ins w:id="35257" w:author="Visone Rossana (GSE)" w:date="2025-09-25T17:10:00Z" w16du:dateUtc="2025-09-25T15:10:00Z">
        <w:r w:rsidR="00091A24">
          <w:rPr>
            <w:rFonts w:ascii="Calibri" w:hAnsi="Calibri"/>
            <w:sz w:val="22"/>
            <w:szCs w:val="22"/>
          </w:rPr>
          <w:t xml:space="preserve"> essere trasmess</w:t>
        </w:r>
      </w:ins>
      <w:ins w:id="35258" w:author="Visone Rossana (GSE)" w:date="2025-09-25T17:11:00Z" w16du:dateUtc="2025-09-25T15:11:00Z">
        <w:r w:rsidR="00091A24">
          <w:rPr>
            <w:rFonts w:ascii="Calibri" w:hAnsi="Calibri"/>
            <w:sz w:val="22"/>
            <w:szCs w:val="22"/>
          </w:rPr>
          <w:t>a</w:t>
        </w:r>
      </w:ins>
      <w:ins w:id="35259" w:author="Visone Rossana (GSE)" w:date="2025-09-25T17:10:00Z" w16du:dateUtc="2025-09-25T15:10:00Z">
        <w:r w:rsidR="00091A24">
          <w:rPr>
            <w:rFonts w:ascii="Calibri" w:hAnsi="Calibri"/>
            <w:sz w:val="22"/>
            <w:szCs w:val="22"/>
          </w:rPr>
          <w:t xml:space="preserve"> la dichiarazione di impegno al versamento, </w:t>
        </w:r>
      </w:ins>
      <w:ins w:id="35260" w:author="Visone Rossana (GSE)" w:date="2025-09-25T17:11:00Z" w16du:dateUtc="2025-09-25T15:11:00Z">
        <w:r w:rsidR="00091A24">
          <w:rPr>
            <w:rFonts w:ascii="Calibri" w:hAnsi="Calibri"/>
            <w:sz w:val="22"/>
            <w:szCs w:val="22"/>
          </w:rPr>
          <w:t>corredata</w:t>
        </w:r>
      </w:ins>
      <w:ins w:id="35261" w:author="Visone Rossana (GSE)" w:date="2025-09-25T17:10:00Z" w16du:dateUtc="2025-09-25T15:10:00Z">
        <w:r w:rsidR="00091A24">
          <w:rPr>
            <w:rFonts w:ascii="Calibri" w:hAnsi="Calibri"/>
            <w:sz w:val="22"/>
            <w:szCs w:val="22"/>
          </w:rPr>
          <w:t xml:space="preserve"> </w:t>
        </w:r>
      </w:ins>
      <w:ins w:id="35262" w:author="Visone Rossana (GSE)" w:date="2025-09-25T17:11:00Z" w16du:dateUtc="2025-09-25T15:11:00Z">
        <w:r w:rsidR="00091A24">
          <w:rPr>
            <w:rFonts w:ascii="Calibri" w:hAnsi="Calibri"/>
            <w:sz w:val="22"/>
            <w:szCs w:val="22"/>
          </w:rPr>
          <w:t xml:space="preserve">da un </w:t>
        </w:r>
      </w:ins>
      <w:ins w:id="35263" w:author="Visone Rossana (GSE)" w:date="2025-09-25T17:10:00Z" w16du:dateUtc="2025-09-25T15:10:00Z">
        <w:r w:rsidR="00091A24" w:rsidRPr="00091A24">
          <w:rPr>
            <w:rFonts w:ascii="Calibri" w:hAnsi="Calibri"/>
            <w:sz w:val="22"/>
            <w:szCs w:val="22"/>
          </w:rPr>
          <w:t>prospetto riportante le scadenze di pagamento successive alla data di</w:t>
        </w:r>
        <w:r w:rsidR="00091A24">
          <w:rPr>
            <w:rFonts w:ascii="Calibri" w:hAnsi="Calibri"/>
            <w:sz w:val="22"/>
            <w:szCs w:val="22"/>
          </w:rPr>
          <w:t xml:space="preserve"> </w:t>
        </w:r>
        <w:r w:rsidR="00091A24" w:rsidRPr="00091A24">
          <w:rPr>
            <w:rFonts w:ascii="Calibri" w:hAnsi="Calibri"/>
            <w:sz w:val="22"/>
            <w:szCs w:val="22"/>
          </w:rPr>
          <w:t>presentazione della richiesta di concessione dell’incentivo</w:t>
        </w:r>
      </w:ins>
      <w:ins w:id="35264" w:author="Visone Rossana (GSE)" w:date="2025-09-25T17:11:00Z" w16du:dateUtc="2025-09-25T15:11:00Z">
        <w:r w:rsidR="00091A24">
          <w:rPr>
            <w:rFonts w:ascii="Calibri" w:hAnsi="Calibri"/>
            <w:sz w:val="22"/>
            <w:szCs w:val="22"/>
          </w:rPr>
          <w:t>, debitamente sottoscritta dal Soggetto Responsabile.</w:t>
        </w:r>
      </w:ins>
    </w:p>
    <w:p w14:paraId="4BC23D7B" w14:textId="32E2AA25" w:rsidR="00282843" w:rsidRPr="00734208" w:rsidRDefault="00282843">
      <w:pPr>
        <w:pStyle w:val="NORMALEGSE"/>
        <w:spacing w:after="120" w:line="276" w:lineRule="auto"/>
        <w:jc w:val="both"/>
        <w:rPr>
          <w:ins w:id="35265" w:author="Visone Rossana (GSE)" w:date="2025-09-05T12:00:00Z" w16du:dateUtc="2025-09-05T10:00:00Z"/>
          <w:rFonts w:ascii="Calibri" w:hAnsi="Calibri"/>
          <w:b/>
          <w:bCs/>
          <w:sz w:val="22"/>
          <w:szCs w:val="22"/>
          <w:rPrChange w:id="35266" w:author="Visone Rossana (GSE)" w:date="2025-09-25T16:56:00Z" w16du:dateUtc="2025-09-25T14:56:00Z">
            <w:rPr>
              <w:ins w:id="35267" w:author="Visone Rossana (GSE)" w:date="2025-09-05T12:00:00Z" w16du:dateUtc="2025-09-05T10:00:00Z"/>
              <w:rFonts w:ascii="Calibri" w:hAnsi="Calibri"/>
            </w:rPr>
          </w:rPrChange>
        </w:rPr>
        <w:pPrChange w:id="35268" w:author="Visone Rossana (GSE)" w:date="2025-09-25T16:52:00Z" w16du:dateUtc="2025-09-25T14:52:00Z">
          <w:pPr>
            <w:pStyle w:val="NORMALEGSE"/>
            <w:spacing w:after="120"/>
            <w:jc w:val="both"/>
          </w:pPr>
        </w:pPrChange>
      </w:pPr>
      <w:ins w:id="35269" w:author="Visone Rossana (GSE)" w:date="2025-09-25T16:52:00Z">
        <w:r w:rsidRPr="00282843">
          <w:rPr>
            <w:rFonts w:ascii="Calibri" w:hAnsi="Calibri"/>
            <w:sz w:val="22"/>
            <w:szCs w:val="22"/>
            <w:highlight w:val="yellow"/>
            <w:rPrChange w:id="35270" w:author="Visone Rossana (GSE)" w:date="2025-09-25T16:52:00Z" w16du:dateUtc="2025-09-25T14:52:00Z">
              <w:rPr>
                <w:rFonts w:ascii="Calibri" w:hAnsi="Calibri"/>
              </w:rPr>
            </w:rPrChange>
          </w:rPr>
          <w:t>Se le cessioni di beni e le prestazioni di servizi sono</w:t>
        </w:r>
      </w:ins>
      <w:ins w:id="35271" w:author="Visone Rossana (GSE)" w:date="2025-09-25T16:52:00Z" w16du:dateUtc="2025-09-25T14:52:00Z">
        <w:r w:rsidRPr="00282843">
          <w:rPr>
            <w:rFonts w:ascii="Calibri" w:hAnsi="Calibri"/>
            <w:sz w:val="22"/>
            <w:szCs w:val="22"/>
            <w:highlight w:val="yellow"/>
            <w:rPrChange w:id="35272" w:author="Visone Rossana (GSE)" w:date="2025-09-25T16:52:00Z" w16du:dateUtc="2025-09-25T14:52:00Z">
              <w:rPr>
                <w:rFonts w:ascii="Calibri" w:hAnsi="Calibri"/>
              </w:rPr>
            </w:rPrChange>
          </w:rPr>
          <w:t xml:space="preserve"> </w:t>
        </w:r>
      </w:ins>
      <w:ins w:id="35273" w:author="Visone Rossana (GSE)" w:date="2025-09-25T16:52:00Z">
        <w:r w:rsidRPr="00282843">
          <w:rPr>
            <w:rFonts w:ascii="Calibri" w:hAnsi="Calibri"/>
            <w:sz w:val="22"/>
            <w:szCs w:val="22"/>
            <w:highlight w:val="yellow"/>
            <w:rPrChange w:id="35274" w:author="Visone Rossana (GSE)" w:date="2025-09-25T16:52:00Z" w16du:dateUtc="2025-09-25T14:52:00Z">
              <w:rPr>
                <w:rFonts w:ascii="Calibri" w:hAnsi="Calibri"/>
              </w:rPr>
            </w:rPrChange>
          </w:rPr>
          <w:t>effettuate da soggetti non tenuti all'osservanza delle disposizioni di cui al decreto del Presidente della Repubblica</w:t>
        </w:r>
      </w:ins>
      <w:ins w:id="35275" w:author="Visone Rossana (GSE)" w:date="2025-09-25T16:52:00Z" w16du:dateUtc="2025-09-25T14:52:00Z">
        <w:r w:rsidRPr="00282843">
          <w:rPr>
            <w:rFonts w:ascii="Calibri" w:hAnsi="Calibri"/>
            <w:sz w:val="22"/>
            <w:szCs w:val="22"/>
            <w:highlight w:val="yellow"/>
            <w:rPrChange w:id="35276" w:author="Visone Rossana (GSE)" w:date="2025-09-25T16:52:00Z" w16du:dateUtc="2025-09-25T14:52:00Z">
              <w:rPr>
                <w:rFonts w:ascii="Calibri" w:hAnsi="Calibri"/>
              </w:rPr>
            </w:rPrChange>
          </w:rPr>
          <w:t xml:space="preserve"> </w:t>
        </w:r>
      </w:ins>
      <w:ins w:id="35277" w:author="Visone Rossana (GSE)" w:date="2025-09-25T16:52:00Z">
        <w:r w:rsidRPr="00282843">
          <w:rPr>
            <w:rFonts w:ascii="Calibri" w:hAnsi="Calibri"/>
            <w:sz w:val="22"/>
            <w:szCs w:val="22"/>
            <w:highlight w:val="yellow"/>
            <w:rPrChange w:id="35278" w:author="Visone Rossana (GSE)" w:date="2025-09-25T16:52:00Z" w16du:dateUtc="2025-09-25T14:52:00Z">
              <w:rPr>
                <w:rFonts w:ascii="Calibri" w:hAnsi="Calibri"/>
              </w:rPr>
            </w:rPrChange>
          </w:rPr>
          <w:t xml:space="preserve">26 ottobre 1972, n. 633, la prova delle spese può essere costituita da altra idonea documentazione, </w:t>
        </w:r>
        <w:r w:rsidRPr="00537A42">
          <w:rPr>
            <w:rFonts w:ascii="Calibri" w:hAnsi="Calibri"/>
            <w:sz w:val="22"/>
            <w:szCs w:val="22"/>
            <w:highlight w:val="yellow"/>
            <w:u w:val="single"/>
            <w:rPrChange w:id="35279" w:author="Visone Rossana (GSE)" w:date="2025-09-25T16:56:00Z" w16du:dateUtc="2025-09-25T14:56:00Z">
              <w:rPr>
                <w:rFonts w:ascii="Calibri" w:hAnsi="Calibri"/>
              </w:rPr>
            </w:rPrChange>
          </w:rPr>
          <w:t>da definire</w:t>
        </w:r>
      </w:ins>
      <w:ins w:id="35280" w:author="Visone Rossana (GSE)" w:date="2025-09-25T16:52:00Z" w16du:dateUtc="2025-09-25T14:52:00Z">
        <w:r w:rsidRPr="00537A42">
          <w:rPr>
            <w:rFonts w:ascii="Calibri" w:hAnsi="Calibri"/>
            <w:sz w:val="22"/>
            <w:szCs w:val="22"/>
            <w:highlight w:val="yellow"/>
            <w:u w:val="single"/>
            <w:rPrChange w:id="35281" w:author="Visone Rossana (GSE)" w:date="2025-09-25T16:56:00Z" w16du:dateUtc="2025-09-25T14:56:00Z">
              <w:rPr>
                <w:rFonts w:ascii="Calibri" w:hAnsi="Calibri"/>
              </w:rPr>
            </w:rPrChange>
          </w:rPr>
          <w:t xml:space="preserve"> </w:t>
        </w:r>
      </w:ins>
      <w:ins w:id="35282" w:author="Visone Rossana (GSE)" w:date="2025-09-25T16:52:00Z">
        <w:r w:rsidRPr="00537A42">
          <w:rPr>
            <w:rFonts w:ascii="Calibri" w:hAnsi="Calibri"/>
            <w:sz w:val="22"/>
            <w:szCs w:val="22"/>
            <w:highlight w:val="yellow"/>
            <w:u w:val="single"/>
            <w:rPrChange w:id="35283" w:author="Visone Rossana (GSE)" w:date="2025-09-25T16:56:00Z" w16du:dateUtc="2025-09-25T14:56:00Z">
              <w:rPr>
                <w:rFonts w:ascii="Calibri" w:hAnsi="Calibri"/>
              </w:rPr>
            </w:rPrChange>
          </w:rPr>
          <w:t>nell’ambito delle regole applicative di cui all’articolo 19, comma 2, del presente decreto</w:t>
        </w:r>
      </w:ins>
      <w:ins w:id="35284" w:author="Visone Rossana (GSE)" w:date="2025-09-25T16:55:00Z" w16du:dateUtc="2025-09-25T14:55:00Z">
        <w:r w:rsidR="00734208">
          <w:rPr>
            <w:rFonts w:ascii="Calibri" w:hAnsi="Calibri"/>
            <w:sz w:val="22"/>
            <w:szCs w:val="22"/>
          </w:rPr>
          <w:t>_</w:t>
        </w:r>
        <w:r w:rsidR="00734208" w:rsidRPr="00734208">
          <w:rPr>
            <w:rFonts w:ascii="Calibri" w:hAnsi="Calibri"/>
            <w:b/>
            <w:bCs/>
            <w:sz w:val="22"/>
            <w:szCs w:val="22"/>
            <w:rPrChange w:id="35285" w:author="Visone Rossana (GSE)" w:date="2025-09-25T16:56:00Z" w16du:dateUtc="2025-09-25T14:56:00Z">
              <w:rPr>
                <w:rFonts w:ascii="Calibri" w:hAnsi="Calibri"/>
                <w:sz w:val="22"/>
                <w:szCs w:val="22"/>
              </w:rPr>
            </w:rPrChange>
          </w:rPr>
          <w:t>riferimento ultimo capoverso art. 18 comma 1 da discutere in riunione congiunta</w:t>
        </w:r>
      </w:ins>
      <w:ins w:id="35286" w:author="Visone Rossana (GSE)" w:date="2025-09-25T16:56:00Z" w16du:dateUtc="2025-09-25T14:56:00Z">
        <w:r w:rsidR="00734208">
          <w:rPr>
            <w:rFonts w:ascii="Calibri" w:hAnsi="Calibri"/>
            <w:b/>
            <w:bCs/>
            <w:sz w:val="22"/>
            <w:szCs w:val="22"/>
          </w:rPr>
          <w:t xml:space="preserve"> il DPR richiamato riguarda IVA</w:t>
        </w:r>
      </w:ins>
    </w:p>
    <w:p w14:paraId="372E2085" w14:textId="3ECD6945" w:rsidR="00B97925" w:rsidRPr="006E286D" w:rsidRDefault="5C15954F">
      <w:pPr>
        <w:pStyle w:val="TITOLO20"/>
        <w:numPr>
          <w:ilvl w:val="1"/>
          <w:numId w:val="292"/>
        </w:numPr>
        <w:ind w:left="574"/>
        <w:outlineLvl w:val="1"/>
        <w:pPrChange w:id="35287" w:author="Visone Rossana (GSE)" w:date="2025-10-23T10:16:00Z" w16du:dateUtc="2025-10-23T08:16:00Z">
          <w:pPr>
            <w:pStyle w:val="TITOLO1-REG"/>
          </w:pPr>
        </w:pPrChange>
      </w:pPr>
      <w:ins w:id="35288" w:author="Visone Rossana (GSE)" w:date="2025-09-23T17:43:00Z">
        <w:r>
          <w:t xml:space="preserve"> </w:t>
        </w:r>
      </w:ins>
      <w:bookmarkStart w:id="35289" w:name="_Toc212462785"/>
      <w:ins w:id="35290" w:author="Visone Rossana (GSE)" w:date="2025-09-05T12:01:00Z">
        <w:r w:rsidR="0EE4D8AF">
          <w:t>Mandato irrevocabile all’incasso</w:t>
        </w:r>
      </w:ins>
      <w:bookmarkEnd w:id="35289"/>
      <w:r w:rsidR="092AD5AC">
        <w:t xml:space="preserve"> </w:t>
      </w:r>
      <w:del w:id="35291" w:author="Oliosi Francesco (GSE)" w:date="2025-10-22T15:47:00Z" w16du:dateUtc="2025-10-22T13:47:00Z">
        <w:r w:rsidR="092AD5AC">
          <w:delText xml:space="preserve">- Modalità semplificata in fase </w:delText>
        </w:r>
        <w:r w:rsidR="5D02BAC8">
          <w:delText>di</w:delText>
        </w:r>
        <w:r w:rsidR="092AD5AC">
          <w:delText xml:space="preserve"> compilazione della richiesta di concessione</w:delText>
        </w:r>
      </w:del>
    </w:p>
    <w:p w14:paraId="5CE040C9" w14:textId="47E2FD4B" w:rsidR="00FD76DA" w:rsidRPr="00FD76DA" w:rsidRDefault="00FD76DA">
      <w:pPr>
        <w:rPr>
          <w:ins w:id="35292" w:author="Oliosi Francesco (GSE)" w:date="2025-10-22T15:46:00Z" w16du:dateUtc="2025-10-22T13:46:00Z"/>
          <w:sz w:val="2"/>
          <w:szCs w:val="2"/>
          <w:rPrChange w:id="35293" w:author="Oliosi Francesco (GSE)" w:date="2025-10-22T15:47:00Z" w16du:dateUtc="2025-10-22T13:47:00Z">
            <w:rPr>
              <w:ins w:id="35294" w:author="Oliosi Francesco (GSE)" w:date="2025-10-22T15:46:00Z" w16du:dateUtc="2025-10-22T13:46:00Z"/>
            </w:rPr>
          </w:rPrChange>
        </w:rPr>
        <w:pPrChange w:id="35295" w:author="Oliosi Francesco (GSE)" w:date="2025-10-22T15:47:00Z" w16du:dateUtc="2025-10-22T13:47:00Z">
          <w:pPr>
            <w:jc w:val="both"/>
          </w:pPr>
        </w:pPrChange>
      </w:pPr>
    </w:p>
    <w:p w14:paraId="192ADC39" w14:textId="69F5F24F" w:rsidR="00FD76DA" w:rsidRDefault="00FD76DA">
      <w:pPr>
        <w:pStyle w:val="TITOLO20"/>
        <w:numPr>
          <w:ilvl w:val="2"/>
          <w:numId w:val="292"/>
        </w:numPr>
        <w:ind w:left="1134" w:hanging="708"/>
        <w:rPr>
          <w:ins w:id="35296" w:author="Oliosi Francesco (GSE)" w:date="2025-10-22T15:46:00Z" w16du:dateUtc="2025-10-22T13:46:00Z"/>
        </w:rPr>
        <w:pPrChange w:id="35297" w:author="Visone Rossana (GSE)" w:date="2025-10-23T10:16:00Z" w16du:dateUtc="2025-10-23T08:16:00Z">
          <w:pPr>
            <w:jc w:val="both"/>
          </w:pPr>
        </w:pPrChange>
      </w:pPr>
      <w:ins w:id="35298" w:author="Oliosi Francesco (GSE)" w:date="2025-10-22T15:46:00Z" w16du:dateUtc="2025-10-22T13:46:00Z">
        <w:r>
          <w:t xml:space="preserve"> </w:t>
        </w:r>
        <w:bookmarkStart w:id="35299" w:name="_Toc212462786"/>
        <w:r>
          <w:t>Modalità semplific</w:t>
        </w:r>
      </w:ins>
      <w:ins w:id="35300" w:author="Oliosi Francesco (GSE)" w:date="2025-10-22T15:47:00Z" w16du:dateUtc="2025-10-22T13:47:00Z">
        <w:r>
          <w:t>ata in fase di compilazione della richiesta</w:t>
        </w:r>
        <w:bookmarkEnd w:id="35299"/>
        <w:r>
          <w:t xml:space="preserve"> </w:t>
        </w:r>
      </w:ins>
    </w:p>
    <w:p w14:paraId="6520DAAF" w14:textId="6B954739" w:rsidR="00F21BAF" w:rsidRDefault="4ADCB5F9">
      <w:pPr>
        <w:spacing w:line="276" w:lineRule="auto"/>
        <w:jc w:val="both"/>
        <w:rPr>
          <w:ins w:id="35301" w:author="Di Pilla Alessandra (GSE)" w:date="2025-10-06T17:38:00Z" w16du:dateUtc="2025-10-06T15:38:00Z"/>
        </w:rPr>
        <w:pPrChange w:id="35302" w:author="Di Pilla Alessandra (GSE)" w:date="2025-10-06T17:39:00Z" w16du:dateUtc="2025-10-06T15:39:00Z">
          <w:pPr>
            <w:pStyle w:val="TITOLO1-REG"/>
          </w:pPr>
        </w:pPrChange>
      </w:pPr>
      <w:r w:rsidRPr="53A998EA">
        <w:t xml:space="preserve">Al fine </w:t>
      </w:r>
      <w:r w:rsidR="67151A29" w:rsidRPr="53A998EA">
        <w:t xml:space="preserve">di agevolare l’accesso al </w:t>
      </w:r>
      <w:del w:id="35303" w:author="Di Pilla Alessandra (GSE)" w:date="2025-10-06T17:38:00Z" w16du:dateUtc="2025-10-06T15:38:00Z">
        <w:r w:rsidR="67151A29" w:rsidRPr="53A998EA">
          <w:delText>reime</w:delText>
        </w:r>
      </w:del>
      <w:ins w:id="35304" w:author="Di Pilla Alessandra (GSE)" w:date="2025-10-06T17:38:00Z" w16du:dateUtc="2025-10-06T15:38:00Z">
        <w:r w:rsidR="002C65CE" w:rsidRPr="53A998EA">
          <w:t>regime</w:t>
        </w:r>
      </w:ins>
      <w:r w:rsidR="67151A29" w:rsidRPr="53A998EA">
        <w:t xml:space="preserve"> incentivante del Conto Termico, il GSE adotta modalità semplificate per </w:t>
      </w:r>
      <w:r w:rsidR="05D2E7EF" w:rsidRPr="53A998EA">
        <w:t>consentire, in fase di compilazione della richiesta di concessione incentivi sul Portaltermico, il conferimento a terzi del manda</w:t>
      </w:r>
      <w:r w:rsidR="3451C560" w:rsidRPr="53A998EA">
        <w:t>to irrevocabile all’incasso per l’importo netto degli incentivi riconosciuti, ai sensi dell’art. 1723, comma 2</w:t>
      </w:r>
      <w:r w:rsidR="271D7D06" w:rsidRPr="53A998EA">
        <w:t>, c.c., senza corrispettivo ma con obbligo di rendicontazione ai sensi dell’art</w:t>
      </w:r>
      <w:ins w:id="35305" w:author="Di Pilla Alessandra (GSE)" w:date="2025-10-06T17:40:00Z" w16du:dateUtc="2025-10-06T15:40:00Z">
        <w:r w:rsidR="00640346">
          <w:t xml:space="preserve">. </w:t>
        </w:r>
      </w:ins>
      <w:del w:id="35306" w:author="Di Pilla Alessandra (GSE)" w:date="2025-10-06T17:40:00Z" w16du:dateUtc="2025-10-06T15:40:00Z">
        <w:r w:rsidR="271D7D06" w:rsidRPr="53A998EA">
          <w:delText xml:space="preserve"> </w:delText>
        </w:r>
      </w:del>
      <w:r w:rsidR="271D7D06" w:rsidRPr="53A998EA">
        <w:t xml:space="preserve">1713 </w:t>
      </w:r>
      <w:del w:id="35307" w:author="Di Pilla Alessandra (GSE)" w:date="2025-10-06T17:40:00Z" w16du:dateUtc="2025-10-06T15:40:00Z">
        <w:r w:rsidR="271D7D06" w:rsidRPr="53A998EA">
          <w:delText>c.c.</w:delText>
        </w:r>
      </w:del>
      <w:ins w:id="35308" w:author="Di Pilla Alessandra (GSE)" w:date="2025-10-06T17:40:00Z" w16du:dateUtc="2025-10-06T15:40:00Z">
        <w:r w:rsidR="00640346" w:rsidRPr="53A998EA">
          <w:t>c.c.</w:t>
        </w:r>
        <w:r w:rsidR="00640346">
          <w:t>.</w:t>
        </w:r>
      </w:ins>
    </w:p>
    <w:p w14:paraId="3664707B" w14:textId="06DAFA4F" w:rsidR="002C65CE" w:rsidRPr="006E286D" w:rsidRDefault="002C65CE">
      <w:pPr>
        <w:jc w:val="both"/>
        <w:pPrChange w:id="35309" w:author="Di Pilla Alessandra (GSE)" w:date="2025-10-06T17:38:00Z" w16du:dateUtc="2025-10-06T15:38:00Z">
          <w:pPr>
            <w:pStyle w:val="TITOLO1-REG"/>
          </w:pPr>
        </w:pPrChange>
      </w:pPr>
    </w:p>
    <w:p w14:paraId="3E8D1D00" w14:textId="1011A173" w:rsidR="63E93808" w:rsidRDefault="06F426EB">
      <w:pPr>
        <w:jc w:val="both"/>
        <w:pPrChange w:id="35310" w:author="Di Pilla Alessandra (GSE)" w:date="2025-10-06T17:39:00Z" w16du:dateUtc="2025-10-06T15:39:00Z">
          <w:pPr>
            <w:pStyle w:val="TITOLO1-REG"/>
          </w:pPr>
        </w:pPrChange>
      </w:pPr>
      <w:r w:rsidRPr="53A998EA">
        <w:t xml:space="preserve">La richiesta di ammissione al Conto Termico in caso di conferimento di mandato irrevocabile all’incasso dovrà essere conforme </w:t>
      </w:r>
      <w:r w:rsidR="581FAE59" w:rsidRPr="53A998EA">
        <w:t>ai seguenti requisiti:</w:t>
      </w:r>
    </w:p>
    <w:p w14:paraId="217CC21D" w14:textId="3764B375" w:rsidR="00F21BAF" w:rsidRPr="002C65CE" w:rsidRDefault="40B95084">
      <w:pPr>
        <w:pStyle w:val="Paragrafoelenco"/>
        <w:numPr>
          <w:ilvl w:val="0"/>
          <w:numId w:val="242"/>
        </w:numPr>
        <w:jc w:val="both"/>
        <w:rPr>
          <w:rPrChange w:id="35311" w:author="Di Pilla Alessandra (GSE)" w:date="2025-10-06T17:39:00Z" w16du:dateUtc="2025-10-06T15:39:00Z">
            <w:rPr>
              <w:sz w:val="22"/>
              <w:szCs w:val="22"/>
            </w:rPr>
          </w:rPrChange>
        </w:rPr>
        <w:pPrChange w:id="35312" w:author="Di Pilla Alessandra (GSE)" w:date="2025-10-06T15:16:00Z" w16du:dateUtc="2025-10-06T14:29:00Z">
          <w:pPr>
            <w:pStyle w:val="TITOLO1-REG"/>
            <w:spacing w:before="60" w:after="60" w:line="276" w:lineRule="auto"/>
          </w:pPr>
        </w:pPrChange>
      </w:pPr>
      <w:r w:rsidRPr="59EC6CD1">
        <w:rPr>
          <w:rPrChange w:id="35313" w:author="Di Pilla Alessandra (GSE)" w:date="2025-10-06T17:39:00Z">
            <w:rPr>
              <w:sz w:val="22"/>
              <w:szCs w:val="22"/>
            </w:rPr>
          </w:rPrChange>
        </w:rPr>
        <w:t>la richiesta di ammissione all’</w:t>
      </w:r>
      <w:del w:id="35314" w:author="Di Pilla Alessandra (GSE)" w:date="2025-10-06T17:38:00Z">
        <w:r w:rsidRPr="59EC6CD1" w:rsidDel="44B463F5">
          <w:rPr>
            <w:rPrChange w:id="35315" w:author="Di Pilla Alessandra (GSE)" w:date="2025-10-06T17:39:00Z">
              <w:rPr>
                <w:sz w:val="22"/>
                <w:szCs w:val="22"/>
              </w:rPr>
            </w:rPrChange>
          </w:rPr>
          <w:delText>incentivodeve</w:delText>
        </w:r>
      </w:del>
      <w:ins w:id="35316" w:author="Di Pilla Alessandra (GSE)" w:date="2025-10-06T17:38:00Z">
        <w:r w:rsidR="3C7BBFED">
          <w:t>incentivo deve</w:t>
        </w:r>
      </w:ins>
      <w:r w:rsidRPr="59EC6CD1">
        <w:rPr>
          <w:rPrChange w:id="35317" w:author="Di Pilla Alessandra (GSE)" w:date="2025-10-06T17:39:00Z">
            <w:rPr>
              <w:sz w:val="22"/>
              <w:szCs w:val="22"/>
            </w:rPr>
          </w:rPrChange>
        </w:rPr>
        <w:t xml:space="preserve"> essere effettuata nella modalità di </w:t>
      </w:r>
      <w:ins w:id="35318" w:author="Di Pilla Alessandra (GSE)" w:date="2025-10-06T16:15:00Z">
        <w:r w:rsidR="40ED4331">
          <w:t>A</w:t>
        </w:r>
      </w:ins>
      <w:del w:id="35319" w:author="Di Pilla Alessandra (GSE)" w:date="2025-10-06T16:15:00Z">
        <w:r w:rsidRPr="59EC6CD1" w:rsidDel="44B463F5">
          <w:rPr>
            <w:rPrChange w:id="35320" w:author="Di Pilla Alessandra (GSE)" w:date="2025-10-06T17:39:00Z">
              <w:rPr>
                <w:sz w:val="22"/>
                <w:szCs w:val="22"/>
              </w:rPr>
            </w:rPrChange>
          </w:rPr>
          <w:delText>a</w:delText>
        </w:r>
      </w:del>
      <w:r w:rsidRPr="59EC6CD1">
        <w:rPr>
          <w:rPrChange w:id="35321" w:author="Di Pilla Alessandra (GSE)" w:date="2025-10-06T17:39:00Z">
            <w:rPr>
              <w:sz w:val="22"/>
              <w:szCs w:val="22"/>
            </w:rPr>
          </w:rPrChange>
        </w:rPr>
        <w:t>ccesso Diretto;</w:t>
      </w:r>
    </w:p>
    <w:p w14:paraId="1D93A6C3" w14:textId="073025EA" w:rsidR="00F21BAF" w:rsidRPr="002C65CE" w:rsidRDefault="002C65CE">
      <w:pPr>
        <w:pStyle w:val="Paragrafoelenco"/>
        <w:numPr>
          <w:ilvl w:val="0"/>
          <w:numId w:val="242"/>
        </w:numPr>
        <w:jc w:val="both"/>
        <w:rPr>
          <w:ins w:id="35322" w:author="Visone Rossana (GSE)" w:date="2025-09-25T17:16:00Z" w16du:dateUtc="2025-09-25T15:16:00Z"/>
          <w:rPrChange w:id="35323" w:author="Di Pilla Alessandra (GSE)" w:date="2025-10-06T17:39:00Z" w16du:dateUtc="2025-10-06T15:39:00Z">
            <w:rPr>
              <w:ins w:id="35324" w:author="Visone Rossana (GSE)" w:date="2025-09-25T17:16:00Z" w16du:dateUtc="2025-09-25T15:16:00Z"/>
              <w:sz w:val="22"/>
              <w:szCs w:val="22"/>
            </w:rPr>
          </w:rPrChange>
        </w:rPr>
        <w:pPrChange w:id="35325" w:author="Di Pilla Alessandra (GSE)" w:date="2025-10-06T17:16:00Z" w16du:dateUtc="2025-10-06T15:16:00Z">
          <w:pPr>
            <w:pStyle w:val="TITOLO1-REG"/>
          </w:pPr>
        </w:pPrChange>
      </w:pPr>
      <w:ins w:id="35326" w:author="Di Pilla Alessandra (GSE)" w:date="2025-10-06T17:38:00Z" w16du:dateUtc="2025-10-06T15:38:00Z">
        <w:r>
          <w:t>i</w:t>
        </w:r>
      </w:ins>
      <w:del w:id="35327" w:author="Di Pilla Alessandra (GSE)" w:date="2025-10-06T17:38:00Z" w16du:dateUtc="2025-10-06T15:38:00Z">
        <w:r w:rsidR="6A0C83A8" w:rsidRPr="002C65CE">
          <w:rPr>
            <w:rPrChange w:id="35328" w:author="Di Pilla Alessandra (GSE)" w:date="2025-10-06T17:39:00Z" w16du:dateUtc="2025-10-06T15:39:00Z">
              <w:rPr>
                <w:sz w:val="22"/>
                <w:szCs w:val="22"/>
              </w:rPr>
            </w:rPrChange>
          </w:rPr>
          <w:delText>I</w:delText>
        </w:r>
      </w:del>
      <w:r w:rsidR="6A0C83A8" w:rsidRPr="002C65CE">
        <w:rPr>
          <w:rPrChange w:id="35329" w:author="Di Pilla Alessandra (GSE)" w:date="2025-10-06T17:39:00Z" w16du:dateUtc="2025-10-06T15:39:00Z">
            <w:rPr>
              <w:sz w:val="22"/>
              <w:szCs w:val="22"/>
            </w:rPr>
          </w:rPrChange>
        </w:rPr>
        <w:t xml:space="preserve">l mandato irrevocabile </w:t>
      </w:r>
      <w:del w:id="35330" w:author="Di Pilla Alessandra (GSE)" w:date="2025-10-06T17:38:00Z" w16du:dateUtc="2025-10-06T15:38:00Z">
        <w:r w:rsidR="6A0C83A8" w:rsidRPr="002C65CE">
          <w:rPr>
            <w:rPrChange w:id="35331" w:author="Di Pilla Alessandra (GSE)" w:date="2025-10-06T17:39:00Z" w16du:dateUtc="2025-10-06T15:39:00Z">
              <w:rPr>
                <w:sz w:val="22"/>
                <w:szCs w:val="22"/>
              </w:rPr>
            </w:rPrChange>
          </w:rPr>
          <w:delText xml:space="preserve">all’incasso </w:delText>
        </w:r>
      </w:del>
      <w:ins w:id="35332" w:author="Visone Rossana (GSE)" w:date="2025-09-25T17:16:00Z">
        <w:del w:id="35333" w:author="Di Pilla Alessandra (GSE)" w:date="2025-10-06T17:38:00Z" w16du:dateUtc="2025-10-06T15:38:00Z">
          <w:r w:rsidR="1B6EDA2A" w:rsidRPr="007E67EC">
            <w:delText xml:space="preserve"> deve</w:delText>
          </w:r>
        </w:del>
      </w:ins>
      <w:ins w:id="35334" w:author="Di Pilla Alessandra (GSE)" w:date="2025-10-06T17:38:00Z" w16du:dateUtc="2025-10-06T15:38:00Z">
        <w:r w:rsidRPr="007E67EC">
          <w:t>all’incasso deve</w:t>
        </w:r>
      </w:ins>
      <w:ins w:id="35335" w:author="Visone Rossana (GSE)" w:date="2025-09-25T17:16:00Z">
        <w:r w:rsidR="1B6EDA2A" w:rsidRPr="007E67EC">
          <w:t xml:space="preserve"> avere ad oggetto la totalità dei crediti vantati dal Soggetto Responsabile nei confronti del GSE per effetto dell’ammissione al Conto Termico; </w:t>
        </w:r>
      </w:ins>
    </w:p>
    <w:p w14:paraId="447156F0" w14:textId="56207E3F" w:rsidR="00F21BAF" w:rsidRPr="002C65CE" w:rsidRDefault="002C65CE">
      <w:pPr>
        <w:pStyle w:val="Paragrafoelenco"/>
        <w:numPr>
          <w:ilvl w:val="0"/>
          <w:numId w:val="242"/>
        </w:numPr>
        <w:spacing w:before="60" w:after="60" w:line="276" w:lineRule="auto"/>
        <w:jc w:val="both"/>
        <w:rPr>
          <w:ins w:id="35336" w:author="Visone Rossana (GSE)" w:date="2025-09-25T17:16:00Z" w16du:dateUtc="2025-09-25T15:16:00Z"/>
        </w:rPr>
        <w:pPrChange w:id="35337" w:author="Di Pilla Alessandra (GSE)" w:date="2025-10-06T17:16:00Z" w16du:dateUtc="2025-10-06T15:16:00Z">
          <w:pPr>
            <w:pStyle w:val="Paragrafoelenco"/>
            <w:numPr>
              <w:numId w:val="39"/>
            </w:numPr>
            <w:spacing w:before="60" w:after="60" w:line="276" w:lineRule="auto"/>
            <w:ind w:left="1130" w:hanging="360"/>
            <w:jc w:val="both"/>
          </w:pPr>
        </w:pPrChange>
      </w:pPr>
      <w:ins w:id="35338" w:author="Di Pilla Alessandra (GSE)" w:date="2025-10-06T17:38:00Z" w16du:dateUtc="2025-10-06T15:38:00Z">
        <w:r>
          <w:t>s</w:t>
        </w:r>
      </w:ins>
      <w:ins w:id="35339" w:author="Di Pilla Alessandra (GSE)" w:date="2025-10-06T09:19:00Z">
        <w:r w:rsidR="68570F33" w:rsidRPr="002C65CE">
          <w:t>ia</w:t>
        </w:r>
        <w:r w:rsidR="68570F33" w:rsidRPr="002C65CE">
          <w:rPr>
            <w:rPrChange w:id="35340" w:author="Di Pilla Alessandra (GSE)" w:date="2025-10-06T17:39:00Z" w16du:dateUtc="2025-10-06T15:39:00Z">
              <w:rPr>
                <w:sz w:val="22"/>
                <w:szCs w:val="22"/>
              </w:rPr>
            </w:rPrChange>
          </w:rPr>
          <w:t xml:space="preserve"> conferito mandato in </w:t>
        </w:r>
      </w:ins>
      <w:ins w:id="35341" w:author="Di Pilla Alessandra (GSE)" w:date="2025-10-06T09:20:00Z">
        <w:r w:rsidR="68570F33" w:rsidRPr="002C65CE">
          <w:rPr>
            <w:rPrChange w:id="35342" w:author="Di Pilla Alessandra (GSE)" w:date="2025-10-06T17:39:00Z" w16du:dateUtc="2025-10-06T15:39:00Z">
              <w:rPr>
                <w:sz w:val="22"/>
                <w:szCs w:val="22"/>
              </w:rPr>
            </w:rPrChange>
          </w:rPr>
          <w:t xml:space="preserve">favore di un unico mandatario </w:t>
        </w:r>
      </w:ins>
      <w:ins w:id="35343" w:author="Visone Rossana (GSE)" w:date="2025-09-25T17:16:00Z">
        <w:del w:id="35344" w:author="Di Pilla Alessandra (GSE)" w:date="2025-10-06T09:19:00Z">
          <w:r w:rsidR="00F21BAF" w:rsidRPr="002C65CE" w:rsidDel="1B6EDA2A">
            <w:delText xml:space="preserve">i crediti siano ceduti a un unico cessionario </w:delText>
          </w:r>
        </w:del>
        <w:r w:rsidR="1B6EDA2A" w:rsidRPr="002C65CE">
          <w:t>(installatore/fornitore) al fine di saldare le fatture dell’intervento</w:t>
        </w:r>
      </w:ins>
      <w:ins w:id="35345" w:author="Di Pilla Alessandra (GSE)" w:date="2025-10-06T17:39:00Z" w16du:dateUtc="2025-10-06T15:39:00Z">
        <w:r>
          <w:t>.</w:t>
        </w:r>
      </w:ins>
      <w:ins w:id="35346" w:author="Visone Rossana (GSE)" w:date="2025-09-25T17:16:00Z">
        <w:del w:id="35347" w:author="Di Pilla Alessandra (GSE)" w:date="2025-10-06T17:39:00Z" w16du:dateUtc="2025-10-06T15:39:00Z">
          <w:r w:rsidR="1B6EDA2A" w:rsidRPr="002C65CE">
            <w:delText xml:space="preserve">; </w:delText>
          </w:r>
        </w:del>
      </w:ins>
    </w:p>
    <w:p w14:paraId="4B2115B2" w14:textId="23476899" w:rsidR="00F21BAF" w:rsidRPr="007E67EC" w:rsidRDefault="00F21BAF">
      <w:pPr>
        <w:pStyle w:val="Paragrafoelenco"/>
        <w:numPr>
          <w:ilvl w:val="0"/>
          <w:numId w:val="39"/>
        </w:numPr>
        <w:spacing w:before="60" w:after="60" w:line="276" w:lineRule="auto"/>
        <w:jc w:val="both"/>
        <w:rPr>
          <w:ins w:id="35348" w:author="Visone Rossana (GSE)" w:date="2025-09-25T17:16:00Z" w16du:dateUtc="2025-09-25T15:16:00Z"/>
          <w:del w:id="35349" w:author="Di Pilla Alessandra (GSE)" w:date="2025-10-06T09:20:00Z" w16du:dateUtc="2025-10-06T09:20:27Z"/>
          <w:rFonts w:cstheme="minorHAnsi"/>
        </w:rPr>
      </w:pPr>
      <w:ins w:id="35350" w:author="Visone Rossana (GSE)" w:date="2025-09-25T17:16:00Z">
        <w:del w:id="35351" w:author="Di Pilla Alessandra (GSE)" w:date="2025-10-06T09:20:00Z">
          <w:r w:rsidRPr="007E67EC" w:rsidDel="1B6EDA2A">
            <w:rPr>
              <w:rFonts w:cstheme="minorHAnsi"/>
            </w:rPr>
            <w:delText xml:space="preserve">l’atto di cessione dei crediti sia redatto completando esclusivamente gli appositi campi del modello standard disponibile sul Portaltermico in fase di compilazione della richiesta concessione incentivi e pubblicato sul sito internet del GSE, il cui contenuto, per il resto, non potrà essere modificato in alcuna sua parte; </w:delText>
          </w:r>
        </w:del>
      </w:ins>
    </w:p>
    <w:p w14:paraId="5C4FF014" w14:textId="54031006" w:rsidR="00F21BAF" w:rsidRPr="007E67EC" w:rsidRDefault="00F21BAF">
      <w:pPr>
        <w:pStyle w:val="Paragrafoelenco"/>
        <w:numPr>
          <w:ilvl w:val="0"/>
          <w:numId w:val="39"/>
        </w:numPr>
        <w:spacing w:before="60" w:after="60" w:line="276" w:lineRule="auto"/>
        <w:jc w:val="both"/>
        <w:rPr>
          <w:ins w:id="35352" w:author="Visone Rossana (GSE)" w:date="2025-09-25T17:16:00Z" w16du:dateUtc="2025-09-25T15:16:00Z"/>
          <w:del w:id="35353" w:author="Di Pilla Alessandra (GSE)" w:date="2025-10-06T09:20:00Z" w16du:dateUtc="2025-10-06T09:20:34Z"/>
          <w:rFonts w:cstheme="minorBidi"/>
        </w:rPr>
      </w:pPr>
      <w:ins w:id="35354" w:author="Visone Rossana (GSE)" w:date="2025-09-25T17:16:00Z">
        <w:del w:id="35355" w:author="Di Pilla Alessandra (GSE)" w:date="2025-10-06T09:20:00Z">
          <w:r w:rsidRPr="3E4EC5FC" w:rsidDel="1B6EDA2A">
            <w:rPr>
              <w:rFonts w:cstheme="minorBidi"/>
            </w:rPr>
            <w:delText>la richiesta di ammissione agli incentivi ed il documento di mandato sottoscritto dalle parti contengano l’indicazione del conto corrente intestato al cessionario su cui accreditare le somme.</w:delText>
          </w:r>
        </w:del>
      </w:ins>
    </w:p>
    <w:p w14:paraId="59056ECA" w14:textId="0C6D55BE" w:rsidR="00F21BAF" w:rsidRPr="002C65CE" w:rsidRDefault="00F21BAF">
      <w:pPr>
        <w:pStyle w:val="Testonormale"/>
        <w:spacing w:after="120" w:line="276" w:lineRule="auto"/>
        <w:jc w:val="both"/>
        <w:rPr>
          <w:ins w:id="35356" w:author="Visone Rossana (GSE)" w:date="2025-09-25T17:16:00Z" w16du:dateUtc="2025-09-25T15:16:00Z"/>
          <w:rFonts w:asciiTheme="minorHAnsi" w:hAnsiTheme="minorHAnsi" w:cstheme="minorBidi"/>
          <w:sz w:val="24"/>
          <w:rPrChange w:id="35357" w:author="Di Pilla Alessandra (GSE)" w:date="2025-10-06T17:39:00Z" w16du:dateUtc="2025-10-06T15:39:00Z">
            <w:rPr>
              <w:ins w:id="35358" w:author="Visone Rossana (GSE)" w:date="2025-09-25T17:16:00Z" w16du:dateUtc="2025-09-25T15:16:00Z"/>
              <w:rFonts w:asciiTheme="minorHAnsi" w:hAnsiTheme="minorHAnsi" w:cstheme="minorBidi"/>
              <w:sz w:val="22"/>
              <w:szCs w:val="22"/>
            </w:rPr>
          </w:rPrChange>
        </w:rPr>
        <w:pPrChange w:id="35359" w:author="Visone Rossana (GSE)" w:date="2025-09-25T17:16:00Z" w16du:dateUtc="2025-09-25T15:16:00Z">
          <w:pPr>
            <w:pStyle w:val="Testonormale"/>
            <w:spacing w:after="120"/>
            <w:jc w:val="both"/>
          </w:pPr>
        </w:pPrChange>
      </w:pPr>
      <w:ins w:id="35360" w:author="Visone Rossana (GSE)" w:date="2025-09-25T17:16:00Z" w16du:dateUtc="2025-09-25T15:16:00Z">
        <w:r w:rsidRPr="3E4EC5FC">
          <w:rPr>
            <w:rFonts w:asciiTheme="minorHAnsi" w:hAnsiTheme="minorHAnsi" w:cstheme="minorBidi"/>
            <w:sz w:val="24"/>
            <w:rPrChange w:id="35361" w:author="Di Pilla Alessandra (GSE)" w:date="2025-10-06T17:39:00Z" w16du:dateUtc="2025-10-06T15:39:00Z">
              <w:rPr>
                <w:rFonts w:asciiTheme="minorHAnsi" w:hAnsiTheme="minorHAnsi" w:cstheme="minorBidi"/>
                <w:sz w:val="22"/>
                <w:szCs w:val="22"/>
              </w:rPr>
            </w:rPrChange>
          </w:rPr>
          <w:t>Per la richiesta di tale procedura, è necessario inviare la fattura, rilasciata dal soggetto installatore, pari al valore dell’intervento indicato sul portale, per il quale si intende richiedere l’incentivo. Il pagamento di tale fattura dovrà essere dimostrato computando l’importo dell’incentivo netto oggetto del mandato irrevocabile all’incasso e il bonifico della quota complementare saldata dal Soggetto Responsabile relativamente all’intervento realizzato.</w:t>
        </w:r>
      </w:ins>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F21BAF" w:rsidRPr="00F21BAF" w14:paraId="1DA84441" w14:textId="77777777">
        <w:trPr>
          <w:trHeight w:val="354"/>
          <w:ins w:id="35362" w:author="Visone Rossana (GSE)" w:date="2025-09-25T17:16: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7DDCE0C8" w14:textId="77777777" w:rsidR="00F21BAF" w:rsidRPr="00F21BAF" w:rsidRDefault="00F21BAF">
            <w:pPr>
              <w:spacing w:before="200" w:line="276" w:lineRule="auto"/>
              <w:jc w:val="both"/>
              <w:rPr>
                <w:ins w:id="35363" w:author="Visone Rossana (GSE)" w:date="2025-09-25T17:16:00Z" w16du:dateUtc="2025-09-25T15:16:00Z"/>
                <w:sz w:val="22"/>
                <w:szCs w:val="22"/>
                <w:rPrChange w:id="35364" w:author="Visone Rossana (GSE)" w:date="2025-09-25T17:16:00Z" w16du:dateUtc="2025-09-25T15:16:00Z">
                  <w:rPr>
                    <w:ins w:id="35365" w:author="Visone Rossana (GSE)" w:date="2025-09-25T17:16:00Z" w16du:dateUtc="2025-09-25T15:16:00Z"/>
                  </w:rPr>
                </w:rPrChange>
              </w:rPr>
              <w:pPrChange w:id="35366" w:author="Visone Rossana (GSE)" w:date="2025-09-25T17:16:00Z" w16du:dateUtc="2025-09-25T15:16:00Z">
                <w:pPr>
                  <w:framePr w:hSpace="141" w:wrap="around" w:vAnchor="text" w:hAnchor="text"/>
                  <w:spacing w:before="200"/>
                  <w:jc w:val="both"/>
                </w:pPr>
              </w:pPrChange>
            </w:pPr>
            <w:ins w:id="35367" w:author="Visone Rossana (GSE)" w:date="2025-09-25T17:16:00Z" w16du:dateUtc="2025-09-25T15:16:00Z">
              <w:r w:rsidRPr="00F21BAF">
                <w:rPr>
                  <w:b/>
                  <w:sz w:val="22"/>
                  <w:szCs w:val="22"/>
                  <w:rPrChange w:id="35368" w:author="Visone Rossana (GSE)" w:date="2025-09-25T17:16:00Z" w16du:dateUtc="2025-09-25T15:16:00Z">
                    <w:rPr>
                      <w:b/>
                    </w:rPr>
                  </w:rPrChange>
                </w:rPr>
                <w:t>La somma fra gli importi dei bonifici e l’incentivo NETTO deve coincidere con l’importo riportato in fattura. Non sono idonei mandati a favore di soggetti diversi dal fornitore né mandati che, sommati con i bonifici idonei forniti, non portino ad un risultato coincidente con gli importi riportati in fattura.</w:t>
              </w:r>
            </w:ins>
          </w:p>
        </w:tc>
      </w:tr>
    </w:tbl>
    <w:p w14:paraId="5B4F4528" w14:textId="77777777" w:rsidR="00F21BAF" w:rsidRPr="00F21BAF" w:rsidRDefault="00F21BAF">
      <w:pPr>
        <w:spacing w:after="120" w:line="276" w:lineRule="auto"/>
        <w:jc w:val="both"/>
        <w:rPr>
          <w:ins w:id="35369" w:author="Visone Rossana (GSE)" w:date="2025-09-25T17:16:00Z" w16du:dateUtc="2025-09-25T15:16:00Z"/>
          <w:sz w:val="22"/>
          <w:szCs w:val="22"/>
          <w:rPrChange w:id="35370" w:author="Visone Rossana (GSE)" w:date="2025-09-25T17:16:00Z" w16du:dateUtc="2025-09-25T15:16:00Z">
            <w:rPr>
              <w:ins w:id="35371" w:author="Visone Rossana (GSE)" w:date="2025-09-25T17:16:00Z" w16du:dateUtc="2025-09-25T15:16:00Z"/>
            </w:rPr>
          </w:rPrChange>
        </w:rPr>
        <w:pPrChange w:id="35372" w:author="Visone Rossana (GSE)" w:date="2025-09-25T17:16:00Z" w16du:dateUtc="2025-09-25T15:16:00Z">
          <w:pPr>
            <w:spacing w:after="120"/>
            <w:jc w:val="both"/>
          </w:pPr>
        </w:pPrChange>
      </w:pPr>
    </w:p>
    <w:p w14:paraId="0B1CFDAE" w14:textId="77777777" w:rsidR="00F21BAF" w:rsidRPr="00F21BAF" w:rsidRDefault="00F21BAF">
      <w:pPr>
        <w:spacing w:after="120" w:line="276" w:lineRule="auto"/>
        <w:jc w:val="both"/>
        <w:rPr>
          <w:ins w:id="35373" w:author="Visone Rossana (GSE)" w:date="2025-09-25T17:16:00Z" w16du:dateUtc="2025-09-25T15:16:00Z"/>
          <w:sz w:val="22"/>
          <w:szCs w:val="22"/>
          <w:rPrChange w:id="35374" w:author="Visone Rossana (GSE)" w:date="2025-09-25T17:16:00Z" w16du:dateUtc="2025-09-25T15:16:00Z">
            <w:rPr>
              <w:ins w:id="35375" w:author="Visone Rossana (GSE)" w:date="2025-09-25T17:16:00Z" w16du:dateUtc="2025-09-25T15:16:00Z"/>
            </w:rPr>
          </w:rPrChange>
        </w:rPr>
        <w:pPrChange w:id="35376" w:author="Visone Rossana (GSE)" w:date="2025-09-25T17:16:00Z" w16du:dateUtc="2025-09-25T15:16:00Z">
          <w:pPr>
            <w:spacing w:after="120"/>
            <w:jc w:val="both"/>
          </w:pPr>
        </w:pPrChange>
      </w:pPr>
      <w:ins w:id="35377" w:author="Visone Rossana (GSE)" w:date="2025-09-25T17:16:00Z" w16du:dateUtc="2025-09-25T15:16:00Z">
        <w:r w:rsidRPr="00F21BAF">
          <w:rPr>
            <w:sz w:val="22"/>
            <w:szCs w:val="22"/>
            <w:rPrChange w:id="35378" w:author="Visone Rossana (GSE)" w:date="2025-09-25T17:16:00Z" w16du:dateUtc="2025-09-25T15:16:00Z">
              <w:rPr/>
            </w:rPrChange>
          </w:rPr>
          <w:lastRenderedPageBreak/>
          <w:t>Una ESCO che presenta richiesta di contributo in Conto Termico qualificandosi come Soggetto Responsabile per conto di un altro soggetto non può usufruire del mandato irrevocabile all'incasso.</w:t>
        </w:r>
      </w:ins>
    </w:p>
    <w:p w14:paraId="1D3E03D6" w14:textId="77777777" w:rsidR="00F21BAF" w:rsidRPr="00F21BAF" w:rsidRDefault="00F21BAF">
      <w:pPr>
        <w:autoSpaceDE w:val="0"/>
        <w:autoSpaceDN w:val="0"/>
        <w:adjustRightInd w:val="0"/>
        <w:spacing w:line="276" w:lineRule="auto"/>
        <w:jc w:val="both"/>
        <w:rPr>
          <w:ins w:id="35379" w:author="Visone Rossana (GSE)" w:date="2025-09-25T17:16:00Z" w16du:dateUtc="2025-09-25T15:16:00Z"/>
          <w:sz w:val="22"/>
          <w:szCs w:val="22"/>
          <w:rPrChange w:id="35380" w:author="Visone Rossana (GSE)" w:date="2025-09-25T17:16:00Z" w16du:dateUtc="2025-09-25T15:16:00Z">
            <w:rPr>
              <w:ins w:id="35381" w:author="Visone Rossana (GSE)" w:date="2025-09-25T17:16:00Z" w16du:dateUtc="2025-09-25T15:16:00Z"/>
            </w:rPr>
          </w:rPrChange>
        </w:rPr>
        <w:pPrChange w:id="35382" w:author="Visone Rossana (GSE)" w:date="2025-09-25T17:16:00Z" w16du:dateUtc="2025-09-25T15:16:00Z">
          <w:pPr>
            <w:autoSpaceDE w:val="0"/>
            <w:autoSpaceDN w:val="0"/>
            <w:adjustRightInd w:val="0"/>
            <w:jc w:val="both"/>
          </w:pPr>
        </w:pPrChange>
      </w:pPr>
      <w:ins w:id="35383" w:author="Visone Rossana (GSE)" w:date="2025-09-25T17:16:00Z" w16du:dateUtc="2025-09-25T15:16:00Z">
        <w:r w:rsidRPr="00F21BAF">
          <w:rPr>
            <w:sz w:val="22"/>
            <w:szCs w:val="22"/>
            <w:rPrChange w:id="35384" w:author="Visone Rossana (GSE)" w:date="2025-09-25T17:16:00Z" w16du:dateUtc="2025-09-25T15:16:00Z">
              <w:rPr/>
            </w:rPrChange>
          </w:rPr>
          <w:t xml:space="preserve">La documentazione inviata dal Soggetto Responsabile per conferire il mandato irrevocabile all’incasso sarà oggetto di valutazione da parte del GSE durante tutte le fasi del procedimento istruttorio. </w:t>
        </w:r>
      </w:ins>
    </w:p>
    <w:p w14:paraId="6F25E967" w14:textId="77777777" w:rsidR="00F21BAF" w:rsidRPr="00F21BAF" w:rsidRDefault="00F21BAF">
      <w:pPr>
        <w:autoSpaceDE w:val="0"/>
        <w:autoSpaceDN w:val="0"/>
        <w:adjustRightInd w:val="0"/>
        <w:spacing w:line="276" w:lineRule="auto"/>
        <w:jc w:val="both"/>
        <w:rPr>
          <w:ins w:id="35385" w:author="Visone Rossana (GSE)" w:date="2025-09-25T17:16:00Z" w16du:dateUtc="2025-09-25T15:16:00Z"/>
          <w:sz w:val="22"/>
          <w:szCs w:val="22"/>
          <w:rPrChange w:id="35386" w:author="Visone Rossana (GSE)" w:date="2025-09-25T17:16:00Z" w16du:dateUtc="2025-09-25T15:16:00Z">
            <w:rPr>
              <w:ins w:id="35387" w:author="Visone Rossana (GSE)" w:date="2025-09-25T17:16:00Z" w16du:dateUtc="2025-09-25T15:16:00Z"/>
            </w:rPr>
          </w:rPrChange>
        </w:rPr>
        <w:pPrChange w:id="35388" w:author="Visone Rossana (GSE)" w:date="2025-09-25T17:16:00Z" w16du:dateUtc="2025-09-25T15:16:00Z">
          <w:pPr>
            <w:autoSpaceDE w:val="0"/>
            <w:autoSpaceDN w:val="0"/>
            <w:adjustRightInd w:val="0"/>
            <w:jc w:val="both"/>
          </w:pPr>
        </w:pPrChange>
      </w:pPr>
    </w:p>
    <w:p w14:paraId="1C780B42" w14:textId="77777777" w:rsidR="00F21BAF" w:rsidRPr="00F21BAF" w:rsidRDefault="00F21BAF">
      <w:pPr>
        <w:autoSpaceDE w:val="0"/>
        <w:autoSpaceDN w:val="0"/>
        <w:adjustRightInd w:val="0"/>
        <w:spacing w:line="276" w:lineRule="auto"/>
        <w:jc w:val="both"/>
        <w:rPr>
          <w:ins w:id="35389" w:author="Visone Rossana (GSE)" w:date="2025-09-25T17:16:00Z" w16du:dateUtc="2025-09-25T15:16:00Z"/>
          <w:sz w:val="22"/>
          <w:szCs w:val="22"/>
          <w:rPrChange w:id="35390" w:author="Visone Rossana (GSE)" w:date="2025-09-25T17:16:00Z" w16du:dateUtc="2025-09-25T15:16:00Z">
            <w:rPr>
              <w:ins w:id="35391" w:author="Visone Rossana (GSE)" w:date="2025-09-25T17:16:00Z" w16du:dateUtc="2025-09-25T15:16:00Z"/>
            </w:rPr>
          </w:rPrChange>
        </w:rPr>
        <w:pPrChange w:id="35392" w:author="Visone Rossana (GSE)" w:date="2025-09-25T17:16:00Z" w16du:dateUtc="2025-09-25T15:16:00Z">
          <w:pPr>
            <w:autoSpaceDE w:val="0"/>
            <w:autoSpaceDN w:val="0"/>
            <w:adjustRightInd w:val="0"/>
            <w:jc w:val="both"/>
          </w:pPr>
        </w:pPrChange>
      </w:pPr>
      <w:ins w:id="35393" w:author="Visone Rossana (GSE)" w:date="2025-09-25T17:16:00Z" w16du:dateUtc="2025-09-25T15:16:00Z">
        <w:r w:rsidRPr="00F21BAF">
          <w:rPr>
            <w:sz w:val="22"/>
            <w:szCs w:val="22"/>
            <w:rPrChange w:id="35394" w:author="Visone Rossana (GSE)" w:date="2025-09-25T17:16:00Z" w16du:dateUtc="2025-09-25T15:16:00Z">
              <w:rPr/>
            </w:rPrChange>
          </w:rPr>
          <w:t xml:space="preserve">Nel caso in cui la documentazione allegata relativa al conferimento del mandato risultasse non idonea anche dopo le fasi interlocutorie di integrazione e osservazione, l’intera richiesta di incentivo non sarà ammissibile. </w:t>
        </w:r>
      </w:ins>
    </w:p>
    <w:p w14:paraId="445499C0" w14:textId="77777777" w:rsidR="00F21BAF" w:rsidRPr="00F21BAF" w:rsidRDefault="00F21BAF">
      <w:pPr>
        <w:autoSpaceDE w:val="0"/>
        <w:autoSpaceDN w:val="0"/>
        <w:adjustRightInd w:val="0"/>
        <w:spacing w:line="276" w:lineRule="auto"/>
        <w:jc w:val="both"/>
        <w:rPr>
          <w:ins w:id="35395" w:author="Visone Rossana (GSE)" w:date="2025-09-25T17:16:00Z" w16du:dateUtc="2025-09-25T15:16:00Z"/>
          <w:sz w:val="22"/>
          <w:szCs w:val="22"/>
          <w:rPrChange w:id="35396" w:author="Visone Rossana (GSE)" w:date="2025-09-25T17:16:00Z" w16du:dateUtc="2025-09-25T15:16:00Z">
            <w:rPr>
              <w:ins w:id="35397" w:author="Visone Rossana (GSE)" w:date="2025-09-25T17:16:00Z" w16du:dateUtc="2025-09-25T15:16:00Z"/>
            </w:rPr>
          </w:rPrChange>
        </w:rPr>
        <w:pPrChange w:id="35398" w:author="Visone Rossana (GSE)" w:date="2025-09-25T17:16:00Z" w16du:dateUtc="2025-09-25T15:16:00Z">
          <w:pPr>
            <w:autoSpaceDE w:val="0"/>
            <w:autoSpaceDN w:val="0"/>
            <w:adjustRightInd w:val="0"/>
            <w:jc w:val="both"/>
          </w:pPr>
        </w:pPrChange>
      </w:pPr>
    </w:p>
    <w:p w14:paraId="7C9B2C1E" w14:textId="62979FA2" w:rsidR="00F21BAF" w:rsidRDefault="00F21BAF">
      <w:pPr>
        <w:autoSpaceDE w:val="0"/>
        <w:autoSpaceDN w:val="0"/>
        <w:adjustRightInd w:val="0"/>
        <w:spacing w:line="276" w:lineRule="auto"/>
        <w:jc w:val="both"/>
        <w:rPr>
          <w:ins w:id="35399" w:author="Di Pilla Alessandra (GSE)" w:date="2025-10-06T17:42:00Z" w16du:dateUtc="2025-10-06T15:42:00Z"/>
          <w:sz w:val="22"/>
          <w:szCs w:val="22"/>
        </w:rPr>
        <w:pPrChange w:id="35400" w:author="Visone Rossana (GSE)" w:date="2025-09-25T17:16:00Z" w16du:dateUtc="2025-09-25T15:16:00Z">
          <w:pPr>
            <w:autoSpaceDE w:val="0"/>
            <w:autoSpaceDN w:val="0"/>
            <w:adjustRightInd w:val="0"/>
            <w:jc w:val="both"/>
          </w:pPr>
        </w:pPrChange>
      </w:pPr>
      <w:ins w:id="35401" w:author="Visone Rossana (GSE)" w:date="2025-09-25T17:16:00Z">
        <w:r w:rsidRPr="24D43931">
          <w:rPr>
            <w:sz w:val="22"/>
            <w:szCs w:val="22"/>
            <w:rPrChange w:id="35402" w:author="Visone Rossana (GSE)" w:date="2025-09-25T17:16:00Z">
              <w:rPr/>
            </w:rPrChange>
          </w:rPr>
          <w:t>Per le richieste ammesse all’incentivo, con contratto, per le quali il S</w:t>
        </w:r>
      </w:ins>
      <w:ins w:id="35403" w:author="Di Pilla Alessandra (GSE)" w:date="2025-10-06T17:42:00Z" w16du:dateUtc="2025-10-06T15:42:00Z">
        <w:r w:rsidR="00462D5C">
          <w:rPr>
            <w:sz w:val="22"/>
            <w:szCs w:val="22"/>
          </w:rPr>
          <w:t>oggetto Responsabile</w:t>
        </w:r>
      </w:ins>
      <w:ins w:id="35404" w:author="Visone Rossana (GSE)" w:date="2025-09-25T17:16:00Z">
        <w:del w:id="35405" w:author="Di Pilla Alessandra (GSE)" w:date="2025-10-06T17:42:00Z" w16du:dateUtc="2025-10-06T15:42:00Z">
          <w:r w:rsidRPr="24D43931" w:rsidDel="00462D5C">
            <w:rPr>
              <w:sz w:val="22"/>
              <w:szCs w:val="22"/>
              <w:rPrChange w:id="35406" w:author="Visone Rossana (GSE)" w:date="2025-09-25T17:16:00Z">
                <w:rPr/>
              </w:rPrChange>
            </w:rPr>
            <w:delText>R</w:delText>
          </w:r>
        </w:del>
        <w:r w:rsidRPr="24D43931">
          <w:rPr>
            <w:sz w:val="22"/>
            <w:szCs w:val="22"/>
            <w:rPrChange w:id="35407" w:author="Visone Rossana (GSE)" w:date="2025-09-25T17:16:00Z">
              <w:rPr/>
            </w:rPrChange>
          </w:rPr>
          <w:t xml:space="preserve"> abbia conferito a terzi il mandato all’incasso, sono inibite le funzionalità di variazione di coordinate bancarie e di cambio della titolarità da Portaltermico. </w:t>
        </w:r>
      </w:ins>
    </w:p>
    <w:p w14:paraId="36A7D031" w14:textId="77777777" w:rsidR="00462D5C" w:rsidRPr="00F21BAF" w:rsidRDefault="00462D5C">
      <w:pPr>
        <w:autoSpaceDE w:val="0"/>
        <w:autoSpaceDN w:val="0"/>
        <w:adjustRightInd w:val="0"/>
        <w:spacing w:line="276" w:lineRule="auto"/>
        <w:jc w:val="both"/>
        <w:rPr>
          <w:ins w:id="35408" w:author="Visone Rossana (GSE)" w:date="2025-09-25T17:16:00Z" w16du:dateUtc="2025-09-25T15:16:00Z"/>
          <w:sz w:val="22"/>
          <w:szCs w:val="22"/>
          <w:rPrChange w:id="35409" w:author="Visone Rossana (GSE)" w:date="2025-09-25T17:16:00Z" w16du:dateUtc="2025-09-25T15:16:00Z">
            <w:rPr>
              <w:ins w:id="35410" w:author="Visone Rossana (GSE)" w:date="2025-09-25T17:16:00Z" w16du:dateUtc="2025-09-25T15:16:00Z"/>
            </w:rPr>
          </w:rPrChange>
        </w:rPr>
        <w:pPrChange w:id="35411" w:author="Visone Rossana (GSE)" w:date="2025-09-25T17:16:00Z" w16du:dateUtc="2025-09-25T15:16:00Z">
          <w:pPr>
            <w:autoSpaceDE w:val="0"/>
            <w:autoSpaceDN w:val="0"/>
            <w:adjustRightInd w:val="0"/>
            <w:jc w:val="both"/>
          </w:pPr>
        </w:pPrChange>
      </w:pPr>
    </w:p>
    <w:p w14:paraId="01BA0CA1" w14:textId="78846F02" w:rsidR="00F21BAF" w:rsidRPr="00F21BAF" w:rsidRDefault="00F21BAF">
      <w:pPr>
        <w:autoSpaceDE w:val="0"/>
        <w:autoSpaceDN w:val="0"/>
        <w:adjustRightInd w:val="0"/>
        <w:spacing w:line="276" w:lineRule="auto"/>
        <w:jc w:val="both"/>
        <w:rPr>
          <w:ins w:id="35412" w:author="Visone Rossana (GSE)" w:date="2025-09-25T17:16:00Z" w16du:dateUtc="2025-09-25T15:16:00Z"/>
          <w:sz w:val="22"/>
          <w:szCs w:val="22"/>
          <w:rPrChange w:id="35413" w:author="Visone Rossana (GSE)" w:date="2025-09-25T17:16:00Z" w16du:dateUtc="2025-09-25T15:16:00Z">
            <w:rPr>
              <w:ins w:id="35414" w:author="Visone Rossana (GSE)" w:date="2025-09-25T17:16:00Z" w16du:dateUtc="2025-09-25T15:16:00Z"/>
            </w:rPr>
          </w:rPrChange>
        </w:rPr>
        <w:pPrChange w:id="35415" w:author="Visone Rossana (GSE)" w:date="2025-09-25T17:16:00Z" w16du:dateUtc="2025-09-25T15:16:00Z">
          <w:pPr>
            <w:autoSpaceDE w:val="0"/>
            <w:autoSpaceDN w:val="0"/>
            <w:adjustRightInd w:val="0"/>
            <w:jc w:val="both"/>
          </w:pPr>
        </w:pPrChange>
      </w:pPr>
      <w:ins w:id="35416" w:author="Visone Rossana (GSE)" w:date="2025-09-25T17:16:00Z">
        <w:r w:rsidRPr="24D43931">
          <w:rPr>
            <w:sz w:val="22"/>
            <w:szCs w:val="22"/>
            <w:rPrChange w:id="35417" w:author="Visone Rossana (GSE)" w:date="2025-09-25T17:16:00Z">
              <w:rPr/>
            </w:rPrChange>
          </w:rPr>
          <w:t xml:space="preserve">Eventuali variazioni di coordinate bancarie o cambi di titolarità, nelle more della predisposizione di una funzionalità dedicata, dovranno essere comunicate al GSE dal Soggetto Mandatario a uno dei </w:t>
        </w:r>
        <w:del w:id="35418" w:author="Di Pilla Alessandra (GSE)" w:date="2025-10-06T17:42:00Z" w16du:dateUtc="2025-10-06T15:42:00Z">
          <w:r w:rsidRPr="24D43931">
            <w:rPr>
              <w:sz w:val="22"/>
              <w:szCs w:val="22"/>
              <w:rPrChange w:id="35419" w:author="Visone Rossana (GSE)" w:date="2025-09-25T17:16:00Z">
                <w:rPr/>
              </w:rPrChange>
            </w:rPr>
            <w:delText>sotto indicati</w:delText>
          </w:r>
        </w:del>
      </w:ins>
      <w:ins w:id="35420" w:author="Di Pilla Alessandra (GSE)" w:date="2025-10-06T17:42:00Z" w16du:dateUtc="2025-10-06T15:42:00Z">
        <w:r w:rsidR="00132998" w:rsidRPr="24D43931">
          <w:rPr>
            <w:sz w:val="22"/>
            <w:szCs w:val="22"/>
          </w:rPr>
          <w:t>sottoindicati</w:t>
        </w:r>
      </w:ins>
      <w:ins w:id="35421" w:author="Visone Rossana (GSE)" w:date="2025-09-25T17:16:00Z">
        <w:r w:rsidRPr="24D43931">
          <w:rPr>
            <w:sz w:val="22"/>
            <w:szCs w:val="22"/>
            <w:rPrChange w:id="35422" w:author="Visone Rossana (GSE)" w:date="2025-09-25T17:16:00Z">
              <w:rPr/>
            </w:rPrChange>
          </w:rPr>
          <w:t xml:space="preserve"> indirizzi, specificando nell’oggetto il “Conto Termico - nome del SR, - Codice identificativo intervento – tipo modifica”. </w:t>
        </w:r>
      </w:ins>
    </w:p>
    <w:p w14:paraId="441894DD" w14:textId="77777777" w:rsidR="00F21BAF" w:rsidRPr="00F21BAF" w:rsidRDefault="00F21BAF" w:rsidP="00F21BAF">
      <w:pPr>
        <w:pStyle w:val="Paragrafoelenco"/>
        <w:numPr>
          <w:ilvl w:val="0"/>
          <w:numId w:val="39"/>
        </w:numPr>
        <w:spacing w:before="60" w:after="60" w:line="276" w:lineRule="auto"/>
        <w:jc w:val="both"/>
        <w:rPr>
          <w:ins w:id="35423" w:author="Visone Rossana (GSE)" w:date="2025-09-25T17:16:00Z" w16du:dateUtc="2025-09-25T15:16:00Z"/>
          <w:sz w:val="22"/>
          <w:szCs w:val="22"/>
          <w:rPrChange w:id="35424" w:author="Visone Rossana (GSE)" w:date="2025-09-25T17:16:00Z" w16du:dateUtc="2025-09-25T15:16:00Z">
            <w:rPr>
              <w:ins w:id="35425" w:author="Visone Rossana (GSE)" w:date="2025-09-25T17:16:00Z" w16du:dateUtc="2025-09-25T15:16:00Z"/>
            </w:rPr>
          </w:rPrChange>
        </w:rPr>
      </w:pPr>
      <w:ins w:id="35426" w:author="Visone Rossana (GSE)" w:date="2025-09-25T17:16:00Z" w16du:dateUtc="2025-09-25T15:16:00Z">
        <w:r w:rsidRPr="00F21BAF">
          <w:rPr>
            <w:sz w:val="22"/>
            <w:szCs w:val="22"/>
            <w:rPrChange w:id="35427" w:author="Visone Rossana (GSE)" w:date="2025-09-25T17:16:00Z" w16du:dateUtc="2025-09-25T15:16:00Z">
              <w:rPr/>
            </w:rPrChange>
          </w:rPr>
          <w:t xml:space="preserve">mediante posta elettronica certificata (all’indirizzo email: info@pec.gse.it); </w:t>
        </w:r>
      </w:ins>
    </w:p>
    <w:p w14:paraId="7E13B381" w14:textId="61FCD26D" w:rsidR="00F21BAF" w:rsidRPr="00F21BAF" w:rsidRDefault="00F21BAF" w:rsidP="00F21BAF">
      <w:pPr>
        <w:pStyle w:val="Paragrafoelenco"/>
        <w:numPr>
          <w:ilvl w:val="0"/>
          <w:numId w:val="39"/>
        </w:numPr>
        <w:spacing w:before="60" w:after="60" w:line="276" w:lineRule="auto"/>
        <w:jc w:val="both"/>
        <w:rPr>
          <w:ins w:id="35428" w:author="Visone Rossana (GSE)" w:date="2025-09-25T17:16:00Z" w16du:dateUtc="2025-09-25T15:16:00Z"/>
          <w:sz w:val="22"/>
          <w:szCs w:val="22"/>
          <w:rPrChange w:id="35429" w:author="Visone Rossana (GSE)" w:date="2025-09-25T17:16:00Z" w16du:dateUtc="2025-09-25T15:16:00Z">
            <w:rPr>
              <w:ins w:id="35430" w:author="Visone Rossana (GSE)" w:date="2025-09-25T17:16:00Z" w16du:dateUtc="2025-09-25T15:16:00Z"/>
            </w:rPr>
          </w:rPrChange>
        </w:rPr>
      </w:pPr>
      <w:ins w:id="35431" w:author="Visone Rossana (GSE)" w:date="2025-09-25T17:16:00Z">
        <w:r w:rsidRPr="24D43931">
          <w:rPr>
            <w:sz w:val="22"/>
            <w:szCs w:val="22"/>
            <w:rPrChange w:id="35432" w:author="Visone Rossana (GSE)" w:date="2025-09-25T17:16:00Z">
              <w:rPr/>
            </w:rPrChange>
          </w:rPr>
          <w:t xml:space="preserve">mediante posta raccomandata A/R (all’indirizzo: Gestore dei Servizi Energetici – GSE S.p.A. – Viale Maresciallo Pilsudski, 92 – 00197 Roma). </w:t>
        </w:r>
      </w:ins>
    </w:p>
    <w:p w14:paraId="2DF68457" w14:textId="1EE74CD7" w:rsidR="00617EC3" w:rsidRPr="00F21BAF" w:rsidRDefault="1B6EDA2A">
      <w:pPr>
        <w:spacing w:after="120" w:line="276" w:lineRule="auto"/>
        <w:jc w:val="both"/>
        <w:rPr>
          <w:ins w:id="35433" w:author="Di Pilla Alessandra (GSE)" w:date="2025-10-06T09:30:00Z" w16du:dateUtc="2025-10-06T09:30:50Z"/>
          <w:sz w:val="22"/>
          <w:szCs w:val="22"/>
          <w:rPrChange w:id="35434" w:author="Unknown" w16du:dateUtc="2025-09-25T15:16:00Z">
            <w:rPr>
              <w:ins w:id="35435" w:author="Di Pilla Alessandra (GSE)" w:date="2025-10-06T09:30:00Z" w16du:dateUtc="2025-10-06T09:30:50Z"/>
            </w:rPr>
          </w:rPrChange>
        </w:rPr>
        <w:pPrChange w:id="35436" w:author="Visone Rossana (GSE)" w:date="2025-09-25T17:16:00Z" w16du:dateUtc="2025-09-25T15:16:00Z">
          <w:pPr>
            <w:spacing w:after="120"/>
            <w:jc w:val="both"/>
          </w:pPr>
        </w:pPrChange>
      </w:pPr>
      <w:ins w:id="35437" w:author="Visone Rossana (GSE)" w:date="2025-09-25T17:16:00Z">
        <w:r w:rsidRPr="629F0170">
          <w:rPr>
            <w:sz w:val="22"/>
            <w:szCs w:val="22"/>
            <w:rPrChange w:id="35438" w:author="Visone Rossana (GSE)" w:date="2025-09-25T17:16:00Z">
              <w:rPr/>
            </w:rPrChange>
          </w:rPr>
          <w:t>Nell’eventualità che il Soggetto Responsabile intendesse rinunciare al meccanismo del mandato, è necessario fornire una dichiarazione resa dallo stesso Soggetto Responsabile e sottoscritta da entrambi i contraenti del mandato - che indichi, tra l’altro, le proprie coordinate bancarie (IBAN, Swiftcode) sulle quali l’incentivo dovrà essere corrisposto, in caso di esito positivo dell’istruttoria.</w:t>
        </w:r>
      </w:ins>
    </w:p>
    <w:p w14:paraId="676A9135" w14:textId="6CA3F508" w:rsidR="3F31FD4D" w:rsidRPr="00471678" w:rsidRDefault="3F31FD4D">
      <w:pPr>
        <w:pStyle w:val="TITOLO20"/>
        <w:numPr>
          <w:ilvl w:val="2"/>
          <w:numId w:val="292"/>
        </w:numPr>
        <w:ind w:left="1134" w:hanging="708"/>
        <w:rPr>
          <w:ins w:id="35439" w:author="Di Pilla Alessandra (GSE)" w:date="2025-10-06T09:32:00Z" w16du:dateUtc="2025-10-06T09:32:20Z"/>
          <w:rPrChange w:id="35440" w:author="Visone Rossana (GSE)" w:date="2025-10-14T09:44:00Z" w16du:dateUtc="2025-10-14T07:44:00Z">
            <w:rPr>
              <w:ins w:id="35441" w:author="Di Pilla Alessandra (GSE)" w:date="2025-10-06T09:32:00Z" w16du:dateUtc="2025-10-06T09:32:20Z"/>
              <w:rFonts w:ascii="Titillium Web" w:eastAsia="Titillium Web" w:hAnsi="Titillium Web" w:cs="Titillium Web"/>
              <w:sz w:val="20"/>
              <w:szCs w:val="20"/>
            </w:rPr>
          </w:rPrChange>
        </w:rPr>
        <w:pPrChange w:id="35442" w:author="Visone Rossana (GSE)" w:date="2025-10-23T10:16:00Z" w16du:dateUtc="2025-10-23T08:16:00Z">
          <w:pPr>
            <w:pStyle w:val="TITOLO20"/>
          </w:pPr>
        </w:pPrChange>
      </w:pPr>
      <w:ins w:id="35443" w:author="Di Pilla Alessandra (GSE)" w:date="2025-10-06T09:31:00Z">
        <w:r>
          <w:t xml:space="preserve"> </w:t>
        </w:r>
      </w:ins>
      <w:ins w:id="35444" w:author="Di Pilla Alessandra (GSE)" w:date="2025-10-06T11:58:00Z" w16du:dateUtc="2025-10-06T09:58:00Z">
        <w:del w:id="35445" w:author="Oliosi Francesco (GSE)" w:date="2025-10-22T15:48:00Z" w16du:dateUtc="2025-10-22T13:48:00Z">
          <w:r w:rsidR="00074FE9">
            <w:delText xml:space="preserve">Mandato </w:delText>
          </w:r>
        </w:del>
      </w:ins>
      <w:ins w:id="35446" w:author="Di Pilla Alessandra (GSE)" w:date="2025-10-06T09:30:00Z">
        <w:del w:id="35447" w:author="Oliosi Francesco (GSE)" w:date="2025-10-22T15:48:00Z" w16du:dateUtc="2025-10-22T13:48:00Z">
          <w:r>
            <w:delText xml:space="preserve">irrevocabile all’incasso - </w:delText>
          </w:r>
        </w:del>
      </w:ins>
      <w:bookmarkStart w:id="35448" w:name="_Toc212462787"/>
      <w:ins w:id="35449" w:author="Di Pilla Alessandra (GSE)" w:date="2025-10-06T09:31:00Z">
        <w:r>
          <w:t>Conferimento in fase successi</w:t>
        </w:r>
      </w:ins>
      <w:ins w:id="35450" w:author="Di Pilla Alessandra (GSE)" w:date="2025-10-06T09:32:00Z">
        <w:r>
          <w:t>va, a valle dell’</w:t>
        </w:r>
      </w:ins>
      <w:ins w:id="35451" w:author="Di Pilla Alessandra (GSE)" w:date="2025-10-06T16:36:00Z" w16du:dateUtc="2025-10-06T14:36:00Z">
        <w:r w:rsidR="00CA7A54">
          <w:t>ammissione</w:t>
        </w:r>
      </w:ins>
      <w:ins w:id="35452" w:author="Di Pilla Alessandra (GSE)" w:date="2025-10-06T09:32:00Z">
        <w:r>
          <w:t xml:space="preserve"> </w:t>
        </w:r>
      </w:ins>
      <w:ins w:id="35453" w:author="Di Pilla Alessandra (GSE)" w:date="2025-10-06T16:36:00Z" w16du:dateUtc="2025-10-06T14:36:00Z">
        <w:r w:rsidR="00CA7A54">
          <w:t>all’incentivo</w:t>
        </w:r>
      </w:ins>
      <w:bookmarkEnd w:id="35448"/>
      <w:ins w:id="35454" w:author="Di Pilla Alessandra (GSE)" w:date="2025-10-06T11:52:00Z" w16du:dateUtc="2025-10-06T09:52:00Z">
        <w:del w:id="35455" w:author="Visone Rossana (GSE)" w:date="2025-10-14T09:30:00Z" w16du:dateUtc="2025-10-14T07:30:00Z">
          <w:r w:rsidR="00A30D28">
            <w:delText xml:space="preserve"> (</w:delText>
          </w:r>
          <w:r w:rsidR="00A30D28" w:rsidRPr="00471678">
            <w:rPr>
              <w:rPrChange w:id="35456" w:author="Visone Rossana (GSE)" w:date="2025-10-14T09:44:00Z" w16du:dateUtc="2025-10-14T07:44:00Z">
                <w:rPr>
                  <w:rFonts w:ascii="Titillium Web" w:eastAsia="Titillium Web" w:hAnsi="Titillium Web" w:cs="Titillium Web"/>
                  <w:sz w:val="20"/>
                  <w:szCs w:val="20"/>
                </w:rPr>
              </w:rPrChange>
            </w:rPr>
            <w:delText xml:space="preserve">Soltanto in caso di </w:delText>
          </w:r>
        </w:del>
      </w:ins>
      <w:ins w:id="35457" w:author="Di Pilla Alessandra (GSE)" w:date="2025-10-06T15:56:00Z">
        <w:del w:id="35458" w:author="Visone Rossana (GSE)" w:date="2025-10-14T09:30:00Z" w16du:dateUtc="2025-10-14T07:30:00Z">
          <w:r w:rsidR="7B66E8CB" w:rsidRPr="00471678">
            <w:rPr>
              <w:rPrChange w:id="35459" w:author="Visone Rossana (GSE)" w:date="2025-10-14T09:44:00Z" w16du:dateUtc="2025-10-14T07:44:00Z">
                <w:rPr>
                  <w:rFonts w:ascii="Titillium Web" w:eastAsia="Titillium Web" w:hAnsi="Titillium Web" w:cs="Titillium Web"/>
                  <w:sz w:val="20"/>
                  <w:szCs w:val="20"/>
                </w:rPr>
              </w:rPrChange>
            </w:rPr>
            <w:delText>A</w:delText>
          </w:r>
        </w:del>
      </w:ins>
      <w:ins w:id="35460" w:author="Di Pilla Alessandra (GSE)" w:date="2025-10-06T14:57:00Z">
        <w:del w:id="35461" w:author="Visone Rossana (GSE)" w:date="2025-10-14T09:30:00Z" w16du:dateUtc="2025-10-14T07:30:00Z">
          <w:r w:rsidR="222FE5BE" w:rsidRPr="00471678">
            <w:rPr>
              <w:rPrChange w:id="35462" w:author="Visone Rossana (GSE)" w:date="2025-10-14T09:44:00Z" w16du:dateUtc="2025-10-14T07:44:00Z">
                <w:rPr>
                  <w:rFonts w:ascii="Titillium Web" w:eastAsia="Titillium Web" w:hAnsi="Titillium Web" w:cs="Titillium Web"/>
                  <w:sz w:val="20"/>
                  <w:szCs w:val="20"/>
                </w:rPr>
              </w:rPrChange>
            </w:rPr>
            <w:delText>ccesso</w:delText>
          </w:r>
        </w:del>
      </w:ins>
      <w:ins w:id="35463" w:author="Di Pilla Alessandra (GSE)" w:date="2025-10-06T16:15:00Z">
        <w:del w:id="35464" w:author="Visone Rossana (GSE)" w:date="2025-10-14T09:30:00Z" w16du:dateUtc="2025-10-14T07:30:00Z">
          <w:r w:rsidR="3485EB1C" w:rsidRPr="00471678">
            <w:rPr>
              <w:rPrChange w:id="35465" w:author="Visone Rossana (GSE)" w:date="2025-10-14T09:44:00Z" w16du:dateUtc="2025-10-14T07:44:00Z">
                <w:rPr>
                  <w:rFonts w:ascii="Titillium Web" w:eastAsia="Titillium Web" w:hAnsi="Titillium Web" w:cs="Titillium Web"/>
                  <w:sz w:val="20"/>
                  <w:szCs w:val="20"/>
                </w:rPr>
              </w:rPrChange>
            </w:rPr>
            <w:delText xml:space="preserve"> </w:delText>
          </w:r>
        </w:del>
      </w:ins>
      <w:ins w:id="35466" w:author="Di Pilla Alessandra (GSE)" w:date="2025-10-06T15:56:00Z">
        <w:del w:id="35467" w:author="Visone Rossana (GSE)" w:date="2025-10-14T09:30:00Z" w16du:dateUtc="2025-10-14T07:30:00Z">
          <w:r w:rsidR="53E2F42D" w:rsidRPr="00471678">
            <w:rPr>
              <w:rPrChange w:id="35468" w:author="Visone Rossana (GSE)" w:date="2025-10-14T09:44:00Z" w16du:dateUtc="2025-10-14T07:44:00Z">
                <w:rPr>
                  <w:rFonts w:ascii="Titillium Web" w:eastAsia="Titillium Web" w:hAnsi="Titillium Web" w:cs="Titillium Web"/>
                  <w:sz w:val="20"/>
                  <w:szCs w:val="20"/>
                </w:rPr>
              </w:rPrChange>
            </w:rPr>
            <w:delText>D</w:delText>
          </w:r>
        </w:del>
      </w:ins>
      <w:ins w:id="35469" w:author="Di Pilla Alessandra (GSE)" w:date="2025-10-06T14:57:00Z">
        <w:del w:id="35470" w:author="Visone Rossana (GSE)" w:date="2025-10-14T09:30:00Z" w16du:dateUtc="2025-10-14T07:30:00Z">
          <w:r w:rsidR="222FE5BE" w:rsidRPr="00471678">
            <w:rPr>
              <w:rPrChange w:id="35471" w:author="Visone Rossana (GSE)" w:date="2025-10-14T09:44:00Z" w16du:dateUtc="2025-10-14T07:44:00Z">
                <w:rPr>
                  <w:rFonts w:ascii="Titillium Web" w:eastAsia="Titillium Web" w:hAnsi="Titillium Web" w:cs="Titillium Web"/>
                  <w:sz w:val="20"/>
                  <w:szCs w:val="20"/>
                </w:rPr>
              </w:rPrChange>
            </w:rPr>
            <w:delText>iretto con pagamento</w:delText>
          </w:r>
        </w:del>
      </w:ins>
      <w:ins w:id="35472" w:author="Di Pilla Alessandra (GSE)" w:date="2025-10-06T11:52:00Z">
        <w:del w:id="35473" w:author="Visone Rossana (GSE)" w:date="2025-10-14T09:30:00Z" w16du:dateUtc="2025-10-14T07:30:00Z">
          <w:r w:rsidR="00A30D28" w:rsidRPr="00471678">
            <w:rPr>
              <w:rPrChange w:id="35474" w:author="Visone Rossana (GSE)" w:date="2025-10-14T09:44:00Z" w16du:dateUtc="2025-10-14T07:44:00Z">
                <w:rPr>
                  <w:rFonts w:ascii="Titillium Web" w:eastAsia="Titillium Web" w:hAnsi="Titillium Web" w:cs="Titillium Web"/>
                  <w:sz w:val="20"/>
                  <w:szCs w:val="20"/>
                </w:rPr>
              </w:rPrChange>
            </w:rPr>
            <w:delText xml:space="preserve"> </w:delText>
          </w:r>
        </w:del>
      </w:ins>
      <w:ins w:id="35475" w:author="Di Pilla Alessandra (GSE)" w:date="2025-10-06T15:56:00Z">
        <w:del w:id="35476" w:author="Visone Rossana (GSE)" w:date="2025-10-14T09:30:00Z" w16du:dateUtc="2025-10-14T07:30:00Z">
          <w:r w:rsidR="1EB6D0DE" w:rsidRPr="00471678">
            <w:rPr>
              <w:rPrChange w:id="35477" w:author="Visone Rossana (GSE)" w:date="2025-10-14T09:44:00Z" w16du:dateUtc="2025-10-14T07:44:00Z">
                <w:rPr>
                  <w:rFonts w:ascii="Titillium Web" w:eastAsia="Titillium Web" w:hAnsi="Titillium Web" w:cs="Titillium Web"/>
                  <w:sz w:val="20"/>
                  <w:szCs w:val="20"/>
                </w:rPr>
              </w:rPrChange>
            </w:rPr>
            <w:delText>rateizzato</w:delText>
          </w:r>
        </w:del>
      </w:ins>
      <w:ins w:id="35478" w:author="Di Pilla Alessandra (GSE)" w:date="2025-10-06T11:52:00Z">
        <w:del w:id="35479" w:author="Visone Rossana (GSE)" w:date="2025-10-14T09:30:00Z" w16du:dateUtc="2025-10-14T07:30:00Z">
          <w:r w:rsidR="00A30D28" w:rsidRPr="00471678">
            <w:rPr>
              <w:rPrChange w:id="35480" w:author="Visone Rossana (GSE)" w:date="2025-10-14T09:44:00Z" w16du:dateUtc="2025-10-14T07:44:00Z">
                <w:rPr>
                  <w:rFonts w:ascii="Titillium Web" w:eastAsia="Titillium Web" w:hAnsi="Titillium Web" w:cs="Titillium Web"/>
                  <w:sz w:val="20"/>
                  <w:szCs w:val="20"/>
                </w:rPr>
              </w:rPrChange>
            </w:rPr>
            <w:delText xml:space="preserve"> </w:delText>
          </w:r>
        </w:del>
      </w:ins>
      <w:ins w:id="35481" w:author="Di Pilla Alessandra (GSE)" w:date="2025-10-06T15:57:00Z">
        <w:del w:id="35482" w:author="Visone Rossana (GSE)" w:date="2025-10-14T09:30:00Z" w16du:dateUtc="2025-10-14T07:30:00Z">
          <w:r w:rsidR="7CB712D4" w:rsidRPr="00471678">
            <w:rPr>
              <w:rPrChange w:id="35483" w:author="Visone Rossana (GSE)" w:date="2025-10-14T09:44:00Z" w16du:dateUtc="2025-10-14T07:44:00Z">
                <w:rPr>
                  <w:rFonts w:ascii="Titillium Web" w:eastAsia="Titillium Web" w:hAnsi="Titillium Web" w:cs="Titillium Web"/>
                  <w:sz w:val="20"/>
                  <w:szCs w:val="20"/>
                </w:rPr>
              </w:rPrChange>
            </w:rPr>
            <w:delText>dell’i</w:delText>
          </w:r>
        </w:del>
      </w:ins>
      <w:ins w:id="35484" w:author="Di Pilla Alessandra (GSE)" w:date="2025-10-06T15:58:00Z">
        <w:del w:id="35485" w:author="Visone Rossana (GSE)" w:date="2025-10-14T09:30:00Z" w16du:dateUtc="2025-10-14T07:30:00Z">
          <w:r w:rsidR="7CB712D4" w:rsidRPr="00471678">
            <w:rPr>
              <w:rPrChange w:id="35486" w:author="Visone Rossana (GSE)" w:date="2025-10-14T09:44:00Z" w16du:dateUtc="2025-10-14T07:44:00Z">
                <w:rPr>
                  <w:rFonts w:ascii="Titillium Web" w:eastAsia="Titillium Web" w:hAnsi="Titillium Web" w:cs="Titillium Web"/>
                  <w:sz w:val="20"/>
                  <w:szCs w:val="20"/>
                </w:rPr>
              </w:rPrChange>
            </w:rPr>
            <w:delText>ncentivo</w:delText>
          </w:r>
        </w:del>
      </w:ins>
      <w:ins w:id="35487" w:author="Di Pilla Alessandra (GSE)" w:date="2025-10-06T11:52:00Z" w16du:dateUtc="2025-10-06T09:52:00Z">
        <w:del w:id="35488" w:author="Visone Rossana (GSE)" w:date="2025-10-14T09:30:00Z" w16du:dateUtc="2025-10-14T07:30:00Z">
          <w:r w:rsidR="00A30D28" w:rsidRPr="00471678">
            <w:rPr>
              <w:rPrChange w:id="35489" w:author="Visone Rossana (GSE)" w:date="2025-10-14T09:44:00Z" w16du:dateUtc="2025-10-14T07:44:00Z">
                <w:rPr>
                  <w:rFonts w:ascii="Titillium Web" w:eastAsia="Titillium Web" w:hAnsi="Titillium Web" w:cs="Titillium Web"/>
                  <w:sz w:val="20"/>
                  <w:szCs w:val="20"/>
                </w:rPr>
              </w:rPrChange>
            </w:rPr>
            <w:delText>)</w:delText>
          </w:r>
        </w:del>
      </w:ins>
    </w:p>
    <w:p w14:paraId="3DCDA64A" w14:textId="76347FEF" w:rsidR="629F0170" w:rsidRPr="00FD76DA" w:rsidRDefault="629F0170">
      <w:pPr>
        <w:spacing w:line="276" w:lineRule="auto"/>
        <w:jc w:val="both"/>
        <w:rPr>
          <w:ins w:id="35490" w:author="Di Pilla Alessandra (GSE)" w:date="2025-10-06T09:37:00Z" w16du:dateUtc="2025-10-06T09:37:24Z"/>
          <w:del w:id="35491" w:author="Visone Rossana (GSE)" w:date="2025-10-14T09:30:00Z" w16du:dateUtc="2025-10-14T07:30:00Z"/>
          <w:rPrChange w:id="35492" w:author="Oliosi Francesco (GSE)" w:date="2025-10-22T15:49:00Z" w16du:dateUtc="2025-10-22T13:49:00Z">
            <w:rPr>
              <w:ins w:id="35493" w:author="Di Pilla Alessandra (GSE)" w:date="2025-10-06T09:37:00Z" w16du:dateUtc="2025-10-06T09:37:24Z"/>
              <w:del w:id="35494" w:author="Visone Rossana (GSE)" w:date="2025-10-14T09:30:00Z" w16du:dateUtc="2025-10-14T07:30:00Z"/>
              <w:rFonts w:ascii="Titillium Web" w:eastAsia="Titillium Web" w:hAnsi="Titillium Web" w:cs="Titillium Web"/>
              <w:sz w:val="20"/>
              <w:szCs w:val="20"/>
            </w:rPr>
          </w:rPrChange>
        </w:rPr>
        <w:pPrChange w:id="35495" w:author="Oliosi Francesco (GSE)" w:date="2025-10-22T15:49:00Z" w16du:dateUtc="2025-10-22T13:49:00Z">
          <w:pPr>
            <w:spacing w:before="123"/>
            <w:ind w:right="235"/>
            <w:jc w:val="both"/>
          </w:pPr>
        </w:pPrChange>
      </w:pPr>
    </w:p>
    <w:p w14:paraId="19AFD299" w14:textId="730E705E" w:rsidR="5F45EB55" w:rsidRPr="00FD76DA" w:rsidRDefault="5F45EB55">
      <w:pPr>
        <w:spacing w:line="276" w:lineRule="auto"/>
        <w:jc w:val="both"/>
        <w:rPr>
          <w:ins w:id="35496" w:author="Di Pilla Alessandra (GSE)" w:date="2025-10-06T09:43:00Z" w16du:dateUtc="2025-10-06T09:43:47Z"/>
          <w:rPrChange w:id="35497" w:author="Di Pilla Alessandra (GSE)" w:date="2025-10-06T17:45:00Z" w16du:dateUtc="2025-10-06T15:45:00Z">
            <w:rPr>
              <w:ins w:id="35498" w:author="Di Pilla Alessandra (GSE)" w:date="2025-10-06T09:43:00Z" w16du:dateUtc="2025-10-06T09:43:47Z"/>
              <w:rFonts w:ascii="Titillium Web" w:eastAsia="Titillium Web" w:hAnsi="Titillium Web" w:cs="Titillium Web"/>
              <w:sz w:val="20"/>
              <w:szCs w:val="20"/>
            </w:rPr>
          </w:rPrChange>
        </w:rPr>
        <w:pPrChange w:id="35499" w:author="Di Pilla Alessandra (GSE)" w:date="2025-10-06T09:37:00Z">
          <w:pPr/>
        </w:pPrChange>
      </w:pPr>
      <w:ins w:id="35500" w:author="Di Pilla Alessandra (GSE)" w:date="2025-10-06T09:43:00Z">
        <w:r w:rsidRPr="00FD76DA">
          <w:rPr>
            <w:rPrChange w:id="35501" w:author="Di Pilla Alessandra (GSE)" w:date="2025-10-06T17:45:00Z">
              <w:rPr>
                <w:rFonts w:ascii="Titillium Web" w:eastAsia="Titillium Web" w:hAnsi="Titillium Web" w:cs="Titillium Web"/>
                <w:sz w:val="20"/>
                <w:szCs w:val="20"/>
              </w:rPr>
            </w:rPrChange>
          </w:rPr>
          <w:t>Inoltre per le richieste già inviate tramite Portaltermico al GSE, il mandato potrà essere conferito</w:t>
        </w:r>
      </w:ins>
      <w:ins w:id="35502" w:author="Di Pilla Alessandra (GSE)" w:date="2025-10-06T15:15:00Z">
        <w:r w:rsidR="0067247A" w:rsidRPr="00FD76DA">
          <w:rPr>
            <w:rPrChange w:id="35503" w:author="Di Pilla Alessandra (GSE)" w:date="2025-10-06T17:45:00Z">
              <w:rPr>
                <w:rFonts w:ascii="Titillium Web" w:eastAsia="Titillium Web" w:hAnsi="Titillium Web" w:cs="Titillium Web"/>
                <w:sz w:val="20"/>
                <w:szCs w:val="20"/>
              </w:rPr>
            </w:rPrChange>
          </w:rPr>
          <w:t>, soltanto in caso di</w:t>
        </w:r>
        <w:r w:rsidR="0067247A" w:rsidRPr="00FD76DA">
          <w:rPr>
            <w:rPrChange w:id="35504" w:author="Di Pilla Alessandra (GSE)" w:date="2025-10-06T17:59:00Z">
              <w:rPr>
                <w:sz w:val="22"/>
                <w:szCs w:val="22"/>
              </w:rPr>
            </w:rPrChange>
          </w:rPr>
          <w:t xml:space="preserve"> </w:t>
        </w:r>
      </w:ins>
      <w:ins w:id="35505" w:author="Di Pilla Alessandra (GSE)" w:date="2025-10-06T15:57:00Z">
        <w:r w:rsidR="743C8754" w:rsidRPr="00FD76DA">
          <w:rPr>
            <w:rPrChange w:id="35506" w:author="Di Pilla Alessandra (GSE)" w:date="2025-10-06T17:59:00Z">
              <w:rPr>
                <w:sz w:val="22"/>
                <w:szCs w:val="22"/>
              </w:rPr>
            </w:rPrChange>
          </w:rPr>
          <w:t>Accesso</w:t>
        </w:r>
      </w:ins>
      <w:ins w:id="35507" w:author="Di Pilla Alessandra (GSE)" w:date="2025-10-06T16:15:00Z">
        <w:r w:rsidR="7A2BD310" w:rsidRPr="00FD76DA">
          <w:rPr>
            <w:rPrChange w:id="35508" w:author="Oliosi Francesco (GSE)" w:date="2025-10-22T15:49:00Z" w16du:dateUtc="2025-10-22T13:49:00Z">
              <w:rPr>
                <w:sz w:val="22"/>
                <w:szCs w:val="22"/>
                <w:u w:val="single"/>
              </w:rPr>
            </w:rPrChange>
          </w:rPr>
          <w:t xml:space="preserve"> </w:t>
        </w:r>
      </w:ins>
      <w:ins w:id="35509" w:author="Di Pilla Alessandra (GSE)" w:date="2025-10-06T15:57:00Z">
        <w:r w:rsidR="743C8754" w:rsidRPr="00FD76DA">
          <w:rPr>
            <w:rPrChange w:id="35510" w:author="Di Pilla Alessandra (GSE)" w:date="2025-10-06T17:59:00Z">
              <w:rPr>
                <w:sz w:val="22"/>
                <w:szCs w:val="22"/>
              </w:rPr>
            </w:rPrChange>
          </w:rPr>
          <w:t>Diretto con pagamento rateizzato</w:t>
        </w:r>
      </w:ins>
      <w:ins w:id="35511" w:author="Di Pilla Alessandra (GSE)" w:date="2025-10-06T15:15:00Z">
        <w:r w:rsidR="0067247A" w:rsidRPr="00FD76DA">
          <w:rPr>
            <w:rPrChange w:id="35512" w:author="Di Pilla Alessandra (GSE)" w:date="2025-10-06T17:45:00Z">
              <w:rPr>
                <w:rFonts w:ascii="Titillium Web" w:eastAsia="Titillium Web" w:hAnsi="Titillium Web" w:cs="Titillium Web"/>
                <w:sz w:val="20"/>
                <w:szCs w:val="20"/>
              </w:rPr>
            </w:rPrChange>
          </w:rPr>
          <w:t>,</w:t>
        </w:r>
      </w:ins>
      <w:ins w:id="35513" w:author="Di Pilla Alessandra (GSE)" w:date="2025-10-06T11:51:00Z">
        <w:r w:rsidR="00A30D28" w:rsidRPr="00FD76DA">
          <w:rPr>
            <w:rPrChange w:id="35514" w:author="Di Pilla Alessandra (GSE)" w:date="2025-10-06T17:45:00Z">
              <w:rPr>
                <w:rFonts w:ascii="Titillium Web" w:eastAsia="Titillium Web" w:hAnsi="Titillium Web" w:cs="Titillium Web"/>
                <w:sz w:val="20"/>
                <w:szCs w:val="20"/>
              </w:rPr>
            </w:rPrChange>
          </w:rPr>
          <w:t xml:space="preserve"> </w:t>
        </w:r>
      </w:ins>
      <w:ins w:id="35515" w:author="Di Pilla Alessandra (GSE)" w:date="2025-10-06T09:43:00Z">
        <w:r w:rsidRPr="00FD76DA">
          <w:rPr>
            <w:rPrChange w:id="35516" w:author="Di Pilla Alessandra (GSE)" w:date="2025-10-06T17:45:00Z">
              <w:rPr>
                <w:rFonts w:ascii="Titillium Web" w:eastAsia="Titillium Web" w:hAnsi="Titillium Web" w:cs="Titillium Web"/>
                <w:sz w:val="20"/>
                <w:szCs w:val="20"/>
              </w:rPr>
            </w:rPrChange>
          </w:rPr>
          <w:t>anche in fase successiva, a valle dell’attivazione del contratto, secondo le modalità di seguito riportate:</w:t>
        </w:r>
      </w:ins>
    </w:p>
    <w:p w14:paraId="3467B0B1" w14:textId="2758CFEC" w:rsidR="5F45EB55" w:rsidRPr="00C57A1E" w:rsidRDefault="00BC3089" w:rsidP="629F0170">
      <w:pPr>
        <w:spacing w:before="123"/>
        <w:ind w:right="235"/>
        <w:jc w:val="both"/>
        <w:rPr>
          <w:ins w:id="35517" w:author="Di Pilla Alessandra (GSE)" w:date="2025-10-06T09:43:00Z" w16du:dateUtc="2025-10-06T09:43:47Z"/>
          <w:sz w:val="22"/>
          <w:szCs w:val="22"/>
          <w:rPrChange w:id="35518" w:author="Di Pilla Alessandra (GSE)" w:date="2025-10-06T17:45:00Z" w16du:dateUtc="2025-10-06T15:45:00Z">
            <w:rPr>
              <w:ins w:id="35519" w:author="Di Pilla Alessandra (GSE)" w:date="2025-10-06T09:43:00Z" w16du:dateUtc="2025-10-06T09:43:47Z"/>
            </w:rPr>
          </w:rPrChange>
        </w:rPr>
      </w:pPr>
      <w:ins w:id="35520" w:author="Di Pilla Alessandra (GSE)" w:date="2025-10-06T15:07:00Z" w16du:dateUtc="2025-10-06T13:07:00Z">
        <w:r w:rsidRPr="00C57A1E">
          <w:rPr>
            <w:sz w:val="22"/>
            <w:szCs w:val="22"/>
            <w:rPrChange w:id="35521" w:author="Di Pilla Alessandra (GSE)" w:date="2025-10-06T17:45:00Z" w16du:dateUtc="2025-10-06T15:45:00Z">
              <w:rPr>
                <w:rFonts w:ascii="Titillium Web" w:eastAsia="Titillium Web" w:hAnsi="Titillium Web" w:cs="Titillium Web"/>
                <w:sz w:val="20"/>
                <w:szCs w:val="20"/>
              </w:rPr>
            </w:rPrChange>
          </w:rPr>
          <w:t>È</w:t>
        </w:r>
      </w:ins>
      <w:ins w:id="35522" w:author="Di Pilla Alessandra (GSE)" w:date="2025-10-06T09:43:00Z">
        <w:r w:rsidR="5F45EB55" w:rsidRPr="00C57A1E">
          <w:rPr>
            <w:sz w:val="22"/>
            <w:szCs w:val="22"/>
            <w:rPrChange w:id="35523" w:author="Di Pilla Alessandra (GSE)" w:date="2025-10-06T17:45:00Z" w16du:dateUtc="2025-10-06T15:45:00Z">
              <w:rPr>
                <w:rFonts w:ascii="Titillium Web" w:eastAsia="Titillium Web" w:hAnsi="Titillium Web" w:cs="Titillium Web"/>
                <w:sz w:val="20"/>
                <w:szCs w:val="20"/>
              </w:rPr>
            </w:rPrChange>
          </w:rPr>
          <w:t xml:space="preserve"> necessario che </w:t>
        </w:r>
      </w:ins>
      <w:ins w:id="35524" w:author="Di Pilla Alessandra (GSE)" w:date="2025-10-06T15:36:00Z" w16du:dateUtc="2025-10-06T13:36:00Z">
        <w:r w:rsidR="00E14ECE" w:rsidRPr="00C57A1E">
          <w:rPr>
            <w:sz w:val="22"/>
            <w:szCs w:val="22"/>
            <w:rPrChange w:id="35525" w:author="Di Pilla Alessandra (GSE)" w:date="2025-10-06T17:45:00Z" w16du:dateUtc="2025-10-06T15:45:00Z">
              <w:rPr>
                <w:rFonts w:ascii="Titillium Web" w:eastAsia="Titillium Web" w:hAnsi="Titillium Web" w:cs="Titillium Web"/>
                <w:sz w:val="20"/>
                <w:szCs w:val="20"/>
              </w:rPr>
            </w:rPrChange>
          </w:rPr>
          <w:t>l’atto di</w:t>
        </w:r>
      </w:ins>
      <w:ins w:id="35526" w:author="Di Pilla Alessandra (GSE)" w:date="2025-10-06T11:52:00Z" w16du:dateUtc="2025-10-06T09:52:00Z">
        <w:r w:rsidR="00E4592F" w:rsidRPr="00C57A1E">
          <w:rPr>
            <w:sz w:val="22"/>
            <w:szCs w:val="22"/>
            <w:rPrChange w:id="35527" w:author="Di Pilla Alessandra (GSE)" w:date="2025-10-06T17:45:00Z" w16du:dateUtc="2025-10-06T15:45:00Z">
              <w:rPr>
                <w:rFonts w:ascii="Titillium Web" w:eastAsia="Titillium Web" w:hAnsi="Titillium Web" w:cs="Titillium Web"/>
                <w:sz w:val="20"/>
                <w:szCs w:val="20"/>
              </w:rPr>
            </w:rPrChange>
          </w:rPr>
          <w:t xml:space="preserve"> </w:t>
        </w:r>
      </w:ins>
      <w:ins w:id="35528" w:author="Di Pilla Alessandra (GSE)" w:date="2025-10-06T09:43:00Z">
        <w:r w:rsidR="5F45EB55" w:rsidRPr="00C57A1E">
          <w:rPr>
            <w:sz w:val="22"/>
            <w:szCs w:val="22"/>
            <w:rPrChange w:id="35529" w:author="Di Pilla Alessandra (GSE)" w:date="2025-10-06T17:45:00Z" w16du:dateUtc="2025-10-06T15:45:00Z">
              <w:rPr>
                <w:rFonts w:ascii="Titillium Web" w:eastAsia="Titillium Web" w:hAnsi="Titillium Web" w:cs="Titillium Web"/>
                <w:sz w:val="20"/>
                <w:szCs w:val="20"/>
              </w:rPr>
            </w:rPrChange>
          </w:rPr>
          <w:t>Mandato irrevocabile all’incasso sia:</w:t>
        </w:r>
      </w:ins>
    </w:p>
    <w:p w14:paraId="55692293" w14:textId="60947AF4" w:rsidR="5F45EB55" w:rsidRPr="00C57A1E" w:rsidRDefault="5F45EB55">
      <w:pPr>
        <w:pStyle w:val="Paragrafoelenco"/>
        <w:numPr>
          <w:ilvl w:val="0"/>
          <w:numId w:val="228"/>
        </w:numPr>
        <w:spacing w:before="123"/>
        <w:ind w:right="235"/>
        <w:jc w:val="both"/>
        <w:rPr>
          <w:ins w:id="35530" w:author="Di Pilla Alessandra (GSE)" w:date="2025-10-06T09:43:00Z" w16du:dateUtc="2025-10-06T09:43:47Z"/>
        </w:rPr>
        <w:pPrChange w:id="35531" w:author="Di Pilla Alessandra (GSE)" w:date="2025-10-06T11:47:00Z" w16du:dateUtc="2025-10-06T09:47:00Z">
          <w:pPr>
            <w:spacing w:before="123"/>
            <w:ind w:right="235"/>
            <w:jc w:val="both"/>
          </w:pPr>
        </w:pPrChange>
      </w:pPr>
      <w:ins w:id="35532" w:author="Di Pilla Alessandra (GSE)" w:date="2025-10-06T09:43:00Z">
        <w:r w:rsidRPr="646EAC00">
          <w:rPr>
            <w:sz w:val="22"/>
            <w:szCs w:val="22"/>
            <w:rPrChange w:id="35533" w:author="Di Pilla Alessandra (GSE)" w:date="2025-10-06T11:47:00Z">
              <w:rPr/>
            </w:rPrChange>
          </w:rPr>
          <w:t>stipulato in data successiva al</w:t>
        </w:r>
      </w:ins>
      <w:ins w:id="35534" w:author="Di Pilla Alessandra (GSE)" w:date="2025-10-07T08:17:00Z">
        <w:r w:rsidR="2F00F085" w:rsidRPr="646EAC00">
          <w:rPr>
            <w:rFonts w:ascii="Aptos" w:eastAsia="Aptos" w:hAnsi="Aptos" w:cs="Aptos"/>
            <w:sz w:val="22"/>
            <w:szCs w:val="22"/>
            <w:rPrChange w:id="35535" w:author="Di Pilla Alessandra (GSE)" w:date="2025-10-07T08:18:00Z">
              <w:rPr>
                <w:rFonts w:ascii="Aptos" w:eastAsia="Aptos" w:hAnsi="Aptos" w:cs="Aptos"/>
                <w:sz w:val="22"/>
                <w:szCs w:val="22"/>
                <w:highlight w:val="green"/>
              </w:rPr>
            </w:rPrChange>
          </w:rPr>
          <w:t xml:space="preserve"> provvedimento di accoglimento emesso dal GSE</w:t>
        </w:r>
      </w:ins>
      <w:ins w:id="35536" w:author="Di Pilla Alessandra (GSE)" w:date="2025-10-06T09:43:00Z">
        <w:r w:rsidRPr="646EAC00">
          <w:rPr>
            <w:sz w:val="22"/>
            <w:szCs w:val="22"/>
            <w:rPrChange w:id="35537" w:author="Di Pilla Alessandra (GSE)" w:date="2025-10-06T11:47:00Z">
              <w:rPr/>
            </w:rPrChange>
          </w:rPr>
          <w:t>;</w:t>
        </w:r>
      </w:ins>
    </w:p>
    <w:p w14:paraId="3A1CA2D6" w14:textId="399905D0" w:rsidR="00136134" w:rsidRPr="00C57A1E" w:rsidRDefault="00136134">
      <w:pPr>
        <w:pStyle w:val="Paragrafoelenco"/>
        <w:widowControl w:val="0"/>
        <w:numPr>
          <w:ilvl w:val="0"/>
          <w:numId w:val="228"/>
        </w:numPr>
        <w:tabs>
          <w:tab w:val="left" w:pos="3231"/>
        </w:tabs>
        <w:spacing w:before="118"/>
        <w:ind w:right="231"/>
        <w:jc w:val="both"/>
        <w:rPr>
          <w:ins w:id="35538" w:author="Di Pilla Alessandra (GSE)" w:date="2025-10-06T15:36:00Z" w16du:dateUtc="2025-10-06T13:36:00Z"/>
          <w:sz w:val="22"/>
          <w:szCs w:val="22"/>
          <w:rPrChange w:id="35539" w:author="Di Pilla Alessandra (GSE)" w:date="2025-10-06T15:40:00Z" w16du:dateUtc="2025-10-06T13:40:00Z">
            <w:rPr>
              <w:ins w:id="35540" w:author="Di Pilla Alessandra (GSE)" w:date="2025-10-06T15:36:00Z" w16du:dateUtc="2025-10-06T13:36:00Z"/>
              <w:rFonts w:ascii="Titillium Web" w:eastAsia="Titillium Web" w:hAnsi="Titillium Web" w:cs="Titillium Web"/>
              <w:sz w:val="20"/>
              <w:szCs w:val="20"/>
            </w:rPr>
          </w:rPrChange>
        </w:rPr>
        <w:pPrChange w:id="35541" w:author="Di Pilla Alessandra (GSE)" w:date="2025-10-06T15:40:00Z" w16du:dateUtc="2025-10-06T13:40:00Z">
          <w:pPr>
            <w:pStyle w:val="Paragrafoelenco"/>
            <w:numPr>
              <w:numId w:val="228"/>
            </w:numPr>
            <w:spacing w:before="123"/>
            <w:ind w:right="235" w:hanging="360"/>
            <w:jc w:val="both"/>
          </w:pPr>
        </w:pPrChange>
      </w:pPr>
      <w:ins w:id="35542" w:author="Di Pilla Alessandra (GSE)" w:date="2025-10-06T15:40:00Z" w16du:dateUtc="2025-10-06T13:40:00Z">
        <w:r w:rsidRPr="00C57A1E">
          <w:rPr>
            <w:sz w:val="22"/>
            <w:szCs w:val="22"/>
            <w:rPrChange w:id="35543" w:author="Di Pilla Alessandra (GSE)" w:date="2025-10-06T17:45:00Z" w16du:dateUtc="2025-10-06T15:45:00Z">
              <w:rPr>
                <w:rFonts w:ascii="Titillium Web" w:eastAsia="Titillium Web" w:hAnsi="Titillium Web" w:cs="Titillium Web"/>
                <w:spacing w:val="-1"/>
                <w:sz w:val="20"/>
                <w:szCs w:val="20"/>
              </w:rPr>
            </w:rPrChange>
          </w:rPr>
          <w:t>redatto</w:t>
        </w:r>
        <w:r w:rsidRPr="00C57A1E">
          <w:rPr>
            <w:sz w:val="22"/>
            <w:szCs w:val="22"/>
            <w:rPrChange w:id="35544" w:author="Di Pilla Alessandra (GSE)" w:date="2025-10-06T17:45:00Z" w16du:dateUtc="2025-10-06T15:45:00Z">
              <w:rPr>
                <w:rFonts w:ascii="Titillium Web" w:eastAsia="Titillium Web" w:hAnsi="Titillium Web" w:cs="Titillium Web"/>
                <w:spacing w:val="6"/>
                <w:sz w:val="20"/>
                <w:szCs w:val="20"/>
              </w:rPr>
            </w:rPrChange>
          </w:rPr>
          <w:t xml:space="preserve"> </w:t>
        </w:r>
        <w:r w:rsidRPr="00C57A1E">
          <w:rPr>
            <w:sz w:val="22"/>
            <w:szCs w:val="22"/>
            <w:rPrChange w:id="35545" w:author="Di Pilla Alessandra (GSE)" w:date="2025-10-06T17:45:00Z" w16du:dateUtc="2025-10-06T15:45:00Z">
              <w:rPr>
                <w:rFonts w:ascii="Titillium Web" w:eastAsia="Titillium Web" w:hAnsi="Titillium Web" w:cs="Titillium Web"/>
                <w:spacing w:val="-1"/>
                <w:sz w:val="20"/>
                <w:szCs w:val="20"/>
              </w:rPr>
            </w:rPrChange>
          </w:rPr>
          <w:t>completando</w:t>
        </w:r>
        <w:r w:rsidRPr="00C57A1E">
          <w:rPr>
            <w:sz w:val="22"/>
            <w:szCs w:val="22"/>
            <w:rPrChange w:id="35546" w:author="Di Pilla Alessandra (GSE)" w:date="2025-10-06T17:45:00Z" w16du:dateUtc="2025-10-06T15:45:00Z">
              <w:rPr>
                <w:rFonts w:ascii="Titillium Web" w:eastAsia="Titillium Web" w:hAnsi="Titillium Web" w:cs="Titillium Web"/>
                <w:spacing w:val="2"/>
                <w:sz w:val="20"/>
                <w:szCs w:val="20"/>
              </w:rPr>
            </w:rPrChange>
          </w:rPr>
          <w:t xml:space="preserve"> </w:t>
        </w:r>
        <w:r w:rsidRPr="00C57A1E">
          <w:rPr>
            <w:sz w:val="22"/>
            <w:szCs w:val="22"/>
            <w:rPrChange w:id="35547" w:author="Di Pilla Alessandra (GSE)" w:date="2025-10-06T17:45:00Z" w16du:dateUtc="2025-10-06T15:45:00Z">
              <w:rPr>
                <w:rFonts w:ascii="Titillium Web" w:eastAsia="Titillium Web" w:hAnsi="Titillium Web" w:cs="Titillium Web"/>
                <w:spacing w:val="-1"/>
                <w:sz w:val="20"/>
                <w:szCs w:val="20"/>
              </w:rPr>
            </w:rPrChange>
          </w:rPr>
          <w:t>esclusivamente</w:t>
        </w:r>
        <w:r w:rsidRPr="00C57A1E">
          <w:rPr>
            <w:sz w:val="22"/>
            <w:szCs w:val="22"/>
            <w:rPrChange w:id="35548" w:author="Di Pilla Alessandra (GSE)" w:date="2025-10-06T17:45:00Z" w16du:dateUtc="2025-10-06T15:45:00Z">
              <w:rPr>
                <w:rFonts w:ascii="Titillium Web" w:eastAsia="Titillium Web" w:hAnsi="Titillium Web" w:cs="Titillium Web"/>
                <w:spacing w:val="1"/>
                <w:sz w:val="20"/>
                <w:szCs w:val="20"/>
              </w:rPr>
            </w:rPrChange>
          </w:rPr>
          <w:t xml:space="preserve"> </w:t>
        </w:r>
        <w:r w:rsidRPr="00C57A1E">
          <w:rPr>
            <w:sz w:val="22"/>
            <w:szCs w:val="22"/>
            <w:rPrChange w:id="35549" w:author="Di Pilla Alessandra (GSE)" w:date="2025-10-06T17:45:00Z" w16du:dateUtc="2025-10-06T15:45:00Z">
              <w:rPr>
                <w:rFonts w:ascii="Titillium Web" w:eastAsia="Titillium Web" w:hAnsi="Titillium Web" w:cs="Titillium Web"/>
                <w:sz w:val="20"/>
                <w:szCs w:val="20"/>
              </w:rPr>
            </w:rPrChange>
          </w:rPr>
          <w:t>gli</w:t>
        </w:r>
        <w:r w:rsidRPr="00C57A1E">
          <w:rPr>
            <w:sz w:val="22"/>
            <w:szCs w:val="22"/>
            <w:rPrChange w:id="35550" w:author="Di Pilla Alessandra (GSE)" w:date="2025-10-06T17:45:00Z" w16du:dateUtc="2025-10-06T15:45:00Z">
              <w:rPr>
                <w:rFonts w:ascii="Titillium Web" w:eastAsia="Titillium Web" w:hAnsi="Titillium Web" w:cs="Titillium Web"/>
                <w:spacing w:val="59"/>
                <w:sz w:val="20"/>
                <w:szCs w:val="20"/>
              </w:rPr>
            </w:rPrChange>
          </w:rPr>
          <w:t xml:space="preserve"> </w:t>
        </w:r>
        <w:r w:rsidRPr="00C57A1E">
          <w:rPr>
            <w:sz w:val="22"/>
            <w:szCs w:val="22"/>
            <w:rPrChange w:id="35551" w:author="Di Pilla Alessandra (GSE)" w:date="2025-10-06T17:45:00Z" w16du:dateUtc="2025-10-06T15:45:00Z">
              <w:rPr>
                <w:rFonts w:ascii="Titillium Web" w:eastAsia="Titillium Web" w:hAnsi="Titillium Web"/>
                <w:spacing w:val="-1"/>
                <w:sz w:val="20"/>
                <w:szCs w:val="20"/>
              </w:rPr>
            </w:rPrChange>
          </w:rPr>
          <w:t>appositi</w:t>
        </w:r>
        <w:r w:rsidRPr="00C57A1E">
          <w:rPr>
            <w:sz w:val="22"/>
            <w:szCs w:val="22"/>
            <w:rPrChange w:id="35552" w:author="Di Pilla Alessandra (GSE)" w:date="2025-10-06T17:45:00Z" w16du:dateUtc="2025-10-06T15:45:00Z">
              <w:rPr>
                <w:rFonts w:ascii="Titillium Web" w:eastAsia="Titillium Web" w:hAnsi="Titillium Web"/>
                <w:spacing w:val="41"/>
                <w:sz w:val="20"/>
                <w:szCs w:val="20"/>
              </w:rPr>
            </w:rPrChange>
          </w:rPr>
          <w:t xml:space="preserve"> </w:t>
        </w:r>
        <w:r w:rsidRPr="00C57A1E">
          <w:rPr>
            <w:sz w:val="22"/>
            <w:szCs w:val="22"/>
            <w:rPrChange w:id="35553" w:author="Di Pilla Alessandra (GSE)" w:date="2025-10-06T17:45:00Z" w16du:dateUtc="2025-10-06T15:45:00Z">
              <w:rPr>
                <w:rFonts w:ascii="Titillium Web" w:eastAsia="Titillium Web" w:hAnsi="Titillium Web"/>
                <w:spacing w:val="-1"/>
                <w:sz w:val="20"/>
                <w:szCs w:val="20"/>
              </w:rPr>
            </w:rPrChange>
          </w:rPr>
          <w:t>campi</w:t>
        </w:r>
        <w:r w:rsidRPr="00C57A1E">
          <w:rPr>
            <w:sz w:val="22"/>
            <w:szCs w:val="22"/>
            <w:rPrChange w:id="35554" w:author="Di Pilla Alessandra (GSE)" w:date="2025-10-06T17:45:00Z" w16du:dateUtc="2025-10-06T15:45:00Z">
              <w:rPr>
                <w:rFonts w:ascii="Titillium Web" w:eastAsia="Titillium Web" w:hAnsi="Titillium Web"/>
                <w:spacing w:val="41"/>
                <w:sz w:val="20"/>
                <w:szCs w:val="20"/>
              </w:rPr>
            </w:rPrChange>
          </w:rPr>
          <w:t xml:space="preserve"> </w:t>
        </w:r>
        <w:r w:rsidRPr="00C57A1E">
          <w:rPr>
            <w:sz w:val="22"/>
            <w:szCs w:val="22"/>
            <w:rPrChange w:id="35555" w:author="Di Pilla Alessandra (GSE)" w:date="2025-10-06T17:45:00Z" w16du:dateUtc="2025-10-06T15:45:00Z">
              <w:rPr>
                <w:rFonts w:ascii="Titillium Web" w:eastAsia="Titillium Web" w:hAnsi="Titillium Web"/>
                <w:spacing w:val="-1"/>
                <w:sz w:val="20"/>
                <w:szCs w:val="20"/>
              </w:rPr>
            </w:rPrChange>
          </w:rPr>
          <w:t>del</w:t>
        </w:r>
        <w:r w:rsidRPr="00C57A1E">
          <w:rPr>
            <w:sz w:val="22"/>
            <w:szCs w:val="22"/>
            <w:rPrChange w:id="35556" w:author="Di Pilla Alessandra (GSE)" w:date="2025-10-06T17:45:00Z" w16du:dateUtc="2025-10-06T15:45:00Z">
              <w:rPr>
                <w:rFonts w:ascii="Titillium Web" w:eastAsia="Titillium Web" w:hAnsi="Titillium Web"/>
                <w:spacing w:val="43"/>
                <w:sz w:val="20"/>
                <w:szCs w:val="20"/>
              </w:rPr>
            </w:rPrChange>
          </w:rPr>
          <w:t xml:space="preserve"> </w:t>
        </w:r>
        <w:r w:rsidRPr="00C57A1E">
          <w:rPr>
            <w:sz w:val="22"/>
            <w:szCs w:val="22"/>
            <w:rPrChange w:id="35557" w:author="Di Pilla Alessandra (GSE)" w:date="2025-10-06T17:45:00Z" w16du:dateUtc="2025-10-06T15:45:00Z">
              <w:rPr>
                <w:rFonts w:ascii="Titillium Web" w:eastAsia="Titillium Web" w:hAnsi="Titillium Web"/>
                <w:spacing w:val="-1"/>
                <w:sz w:val="20"/>
                <w:szCs w:val="20"/>
              </w:rPr>
            </w:rPrChange>
          </w:rPr>
          <w:t>modello</w:t>
        </w:r>
        <w:r w:rsidRPr="00C57A1E">
          <w:rPr>
            <w:sz w:val="22"/>
            <w:szCs w:val="22"/>
            <w:rPrChange w:id="35558" w:author="Di Pilla Alessandra (GSE)" w:date="2025-10-06T17:45:00Z" w16du:dateUtc="2025-10-06T15:45:00Z">
              <w:rPr>
                <w:rFonts w:ascii="Titillium Web" w:eastAsia="Titillium Web" w:hAnsi="Titillium Web"/>
                <w:spacing w:val="41"/>
                <w:sz w:val="20"/>
                <w:szCs w:val="20"/>
              </w:rPr>
            </w:rPrChange>
          </w:rPr>
          <w:t xml:space="preserve"> </w:t>
        </w:r>
        <w:r w:rsidRPr="00C57A1E">
          <w:rPr>
            <w:sz w:val="22"/>
            <w:szCs w:val="22"/>
            <w:rPrChange w:id="35559" w:author="Di Pilla Alessandra (GSE)" w:date="2025-10-06T17:45:00Z" w16du:dateUtc="2025-10-06T15:45:00Z">
              <w:rPr>
                <w:rFonts w:ascii="Titillium Web" w:eastAsia="Titillium Web" w:hAnsi="Titillium Web"/>
                <w:spacing w:val="-1"/>
                <w:sz w:val="20"/>
                <w:szCs w:val="20"/>
              </w:rPr>
            </w:rPrChange>
          </w:rPr>
          <w:t>standard</w:t>
        </w:r>
        <w:r w:rsidRPr="00C57A1E">
          <w:rPr>
            <w:sz w:val="22"/>
            <w:szCs w:val="22"/>
            <w:rPrChange w:id="35560" w:author="Di Pilla Alessandra (GSE)" w:date="2025-10-06T17:45:00Z" w16du:dateUtc="2025-10-06T15:45:00Z">
              <w:rPr>
                <w:rFonts w:ascii="Titillium Web" w:eastAsia="Titillium Web" w:hAnsi="Titillium Web"/>
                <w:spacing w:val="41"/>
                <w:sz w:val="20"/>
                <w:szCs w:val="20"/>
              </w:rPr>
            </w:rPrChange>
          </w:rPr>
          <w:t xml:space="preserve"> </w:t>
        </w:r>
        <w:r w:rsidRPr="00C57A1E">
          <w:rPr>
            <w:sz w:val="22"/>
            <w:szCs w:val="22"/>
            <w:rPrChange w:id="35561" w:author="Di Pilla Alessandra (GSE)" w:date="2025-10-06T17:45:00Z" w16du:dateUtc="2025-10-06T15:45:00Z">
              <w:rPr>
                <w:rFonts w:ascii="Titillium Web" w:eastAsia="Titillium Web" w:hAnsi="Titillium Web"/>
                <w:spacing w:val="-1"/>
                <w:sz w:val="20"/>
                <w:szCs w:val="20"/>
              </w:rPr>
            </w:rPrChange>
          </w:rPr>
          <w:t>pubblicato</w:t>
        </w:r>
        <w:r w:rsidRPr="00C57A1E">
          <w:rPr>
            <w:sz w:val="22"/>
            <w:szCs w:val="22"/>
            <w:rPrChange w:id="35562" w:author="Di Pilla Alessandra (GSE)" w:date="2025-10-06T17:45:00Z" w16du:dateUtc="2025-10-06T15:45:00Z">
              <w:rPr>
                <w:rFonts w:ascii="Titillium Web" w:eastAsia="Titillium Web" w:hAnsi="Titillium Web"/>
                <w:spacing w:val="36"/>
                <w:sz w:val="20"/>
                <w:szCs w:val="20"/>
              </w:rPr>
            </w:rPrChange>
          </w:rPr>
          <w:t xml:space="preserve"> </w:t>
        </w:r>
        <w:r w:rsidRPr="00C57A1E">
          <w:rPr>
            <w:sz w:val="22"/>
            <w:szCs w:val="22"/>
            <w:rPrChange w:id="35563" w:author="Di Pilla Alessandra (GSE)" w:date="2025-10-06T17:45:00Z" w16du:dateUtc="2025-10-06T15:45:00Z">
              <w:rPr>
                <w:rFonts w:ascii="Titillium Web" w:eastAsia="Titillium Web" w:hAnsi="Titillium Web"/>
                <w:sz w:val="20"/>
                <w:szCs w:val="20"/>
              </w:rPr>
            </w:rPrChange>
          </w:rPr>
          <w:t>sul</w:t>
        </w:r>
        <w:r w:rsidRPr="00C57A1E">
          <w:rPr>
            <w:sz w:val="22"/>
            <w:szCs w:val="22"/>
            <w:rPrChange w:id="35564" w:author="Di Pilla Alessandra (GSE)" w:date="2025-10-06T17:45:00Z" w16du:dateUtc="2025-10-06T15:45:00Z">
              <w:rPr>
                <w:rFonts w:ascii="Titillium Web" w:eastAsia="Titillium Web" w:hAnsi="Titillium Web"/>
                <w:spacing w:val="43"/>
                <w:sz w:val="20"/>
                <w:szCs w:val="20"/>
              </w:rPr>
            </w:rPrChange>
          </w:rPr>
          <w:t xml:space="preserve"> </w:t>
        </w:r>
        <w:r w:rsidRPr="00C57A1E">
          <w:rPr>
            <w:sz w:val="22"/>
            <w:szCs w:val="22"/>
            <w:rPrChange w:id="35565" w:author="Di Pilla Alessandra (GSE)" w:date="2025-10-06T17:45:00Z" w16du:dateUtc="2025-10-06T15:45:00Z">
              <w:rPr>
                <w:rFonts w:ascii="Titillium Web" w:eastAsia="Titillium Web" w:hAnsi="Titillium Web"/>
                <w:sz w:val="20"/>
                <w:szCs w:val="20"/>
              </w:rPr>
            </w:rPrChange>
          </w:rPr>
          <w:t>sito</w:t>
        </w:r>
        <w:r w:rsidRPr="00C57A1E">
          <w:rPr>
            <w:sz w:val="22"/>
            <w:szCs w:val="22"/>
            <w:rPrChange w:id="35566" w:author="Di Pilla Alessandra (GSE)" w:date="2025-10-06T17:45:00Z" w16du:dateUtc="2025-10-06T15:45:00Z">
              <w:rPr>
                <w:rFonts w:ascii="Titillium Web" w:eastAsia="Titillium Web" w:hAnsi="Titillium Web"/>
                <w:spacing w:val="36"/>
                <w:sz w:val="20"/>
                <w:szCs w:val="20"/>
              </w:rPr>
            </w:rPrChange>
          </w:rPr>
          <w:t xml:space="preserve"> </w:t>
        </w:r>
        <w:r w:rsidRPr="00C57A1E">
          <w:rPr>
            <w:sz w:val="22"/>
            <w:szCs w:val="22"/>
            <w:rPrChange w:id="35567" w:author="Di Pilla Alessandra (GSE)" w:date="2025-10-06T17:45:00Z" w16du:dateUtc="2025-10-06T15:45:00Z">
              <w:rPr>
                <w:rFonts w:ascii="Titillium Web" w:eastAsia="Titillium Web" w:hAnsi="Titillium Web"/>
                <w:spacing w:val="-1"/>
                <w:sz w:val="20"/>
                <w:szCs w:val="20"/>
              </w:rPr>
            </w:rPrChange>
          </w:rPr>
          <w:t>internet</w:t>
        </w:r>
        <w:r w:rsidRPr="00C57A1E">
          <w:rPr>
            <w:sz w:val="22"/>
            <w:szCs w:val="22"/>
            <w:rPrChange w:id="35568" w:author="Di Pilla Alessandra (GSE)" w:date="2025-10-06T17:45:00Z" w16du:dateUtc="2025-10-06T15:45:00Z">
              <w:rPr>
                <w:rFonts w:ascii="Titillium Web" w:eastAsia="Titillium Web" w:hAnsi="Titillium Web"/>
                <w:spacing w:val="43"/>
                <w:sz w:val="20"/>
                <w:szCs w:val="20"/>
              </w:rPr>
            </w:rPrChange>
          </w:rPr>
          <w:t xml:space="preserve"> </w:t>
        </w:r>
        <w:r w:rsidRPr="00C57A1E">
          <w:rPr>
            <w:sz w:val="22"/>
            <w:szCs w:val="22"/>
            <w:rPrChange w:id="35569" w:author="Di Pilla Alessandra (GSE)" w:date="2025-10-06T17:45:00Z" w16du:dateUtc="2025-10-06T15:45:00Z">
              <w:rPr>
                <w:rFonts w:ascii="Titillium Web" w:eastAsia="Titillium Web" w:hAnsi="Titillium Web"/>
                <w:spacing w:val="-1"/>
                <w:sz w:val="20"/>
                <w:szCs w:val="20"/>
              </w:rPr>
            </w:rPrChange>
          </w:rPr>
          <w:t>del</w:t>
        </w:r>
        <w:r w:rsidRPr="00C57A1E">
          <w:rPr>
            <w:sz w:val="22"/>
            <w:szCs w:val="22"/>
            <w:rPrChange w:id="35570" w:author="Di Pilla Alessandra (GSE)" w:date="2025-10-06T17:45:00Z" w16du:dateUtc="2025-10-06T15:45:00Z">
              <w:rPr>
                <w:rFonts w:ascii="Titillium Web" w:eastAsia="Titillium Web" w:hAnsi="Titillium Web"/>
                <w:spacing w:val="43"/>
                <w:sz w:val="20"/>
                <w:szCs w:val="20"/>
              </w:rPr>
            </w:rPrChange>
          </w:rPr>
          <w:t xml:space="preserve"> </w:t>
        </w:r>
        <w:r w:rsidRPr="00C57A1E">
          <w:rPr>
            <w:sz w:val="22"/>
            <w:szCs w:val="22"/>
            <w:rPrChange w:id="35571" w:author="Di Pilla Alessandra (GSE)" w:date="2025-10-06T17:45:00Z" w16du:dateUtc="2025-10-06T15:45:00Z">
              <w:rPr>
                <w:rFonts w:ascii="Titillium Web" w:eastAsia="Titillium Web" w:hAnsi="Titillium Web"/>
                <w:sz w:val="20"/>
                <w:szCs w:val="20"/>
              </w:rPr>
            </w:rPrChange>
          </w:rPr>
          <w:t>GSE</w:t>
        </w:r>
        <w:r w:rsidRPr="00C57A1E">
          <w:rPr>
            <w:sz w:val="22"/>
            <w:szCs w:val="22"/>
            <w:rPrChange w:id="35572" w:author="Di Pilla Alessandra (GSE)" w:date="2025-10-06T17:45:00Z" w16du:dateUtc="2025-10-06T15:45:00Z">
              <w:rPr>
                <w:rFonts w:ascii="Titillium Web" w:eastAsia="Titillium Web" w:hAnsi="Titillium Web"/>
                <w:spacing w:val="67"/>
                <w:sz w:val="20"/>
                <w:szCs w:val="20"/>
              </w:rPr>
            </w:rPrChange>
          </w:rPr>
          <w:t xml:space="preserve"> </w:t>
        </w:r>
        <w:r w:rsidRPr="00C57A1E">
          <w:rPr>
            <w:sz w:val="22"/>
            <w:szCs w:val="22"/>
            <w:rPrChange w:id="35573" w:author="Di Pilla Alessandra (GSE)" w:date="2025-10-06T17:45:00Z" w16du:dateUtc="2025-10-06T15:45:00Z">
              <w:rPr>
                <w:rFonts w:ascii="Titillium Web" w:eastAsia="Titillium Web" w:hAnsi="Titillium Web"/>
                <w:spacing w:val="-1"/>
                <w:sz w:val="20"/>
                <w:szCs w:val="20"/>
              </w:rPr>
            </w:rPrChange>
          </w:rPr>
          <w:t>(www.gse.it);</w:t>
        </w:r>
      </w:ins>
    </w:p>
    <w:p w14:paraId="741B7426" w14:textId="4431EAE4" w:rsidR="00FE24D0" w:rsidRPr="00C57A1E" w:rsidRDefault="00FE24D0" w:rsidP="00FE24D0">
      <w:pPr>
        <w:pStyle w:val="Paragrafoelenco"/>
        <w:numPr>
          <w:ilvl w:val="0"/>
          <w:numId w:val="228"/>
        </w:numPr>
        <w:spacing w:before="123"/>
        <w:ind w:right="235"/>
        <w:jc w:val="both"/>
        <w:rPr>
          <w:ins w:id="35574" w:author="Di Pilla Alessandra (GSE)" w:date="2025-10-06T15:38:00Z" w16du:dateUtc="2025-10-06T13:38:00Z"/>
          <w:sz w:val="22"/>
          <w:szCs w:val="22"/>
          <w:rPrChange w:id="35575" w:author="Di Pilla Alessandra (GSE)" w:date="2025-10-06T15:38:00Z" w16du:dateUtc="2025-10-06T13:38:00Z">
            <w:rPr>
              <w:ins w:id="35576" w:author="Di Pilla Alessandra (GSE)" w:date="2025-10-06T15:38:00Z" w16du:dateUtc="2025-10-06T13:38:00Z"/>
              <w:rFonts w:ascii="Titillium Web" w:eastAsia="Titillium Web" w:hAnsi="Titillium Web" w:cs="Titillium Web"/>
              <w:sz w:val="20"/>
              <w:szCs w:val="20"/>
            </w:rPr>
          </w:rPrChange>
        </w:rPr>
      </w:pPr>
      <w:ins w:id="35577" w:author="Di Pilla Alessandra (GSE)" w:date="2025-10-06T15:37:00Z" w16du:dateUtc="2025-10-06T13:37:00Z">
        <w:r w:rsidRPr="00C57A1E">
          <w:rPr>
            <w:sz w:val="22"/>
            <w:szCs w:val="22"/>
            <w:rPrChange w:id="35578" w:author="Di Pilla Alessandra (GSE)" w:date="2025-10-06T17:45:00Z" w16du:dateUtc="2025-10-06T15:45:00Z">
              <w:rPr>
                <w:rFonts w:ascii="Titillium Web" w:eastAsia="Titillium Web" w:hAnsi="Titillium Web" w:cs="Titillium Web"/>
                <w:sz w:val="20"/>
                <w:szCs w:val="20"/>
              </w:rPr>
            </w:rPrChange>
          </w:rPr>
          <w:t xml:space="preserve">redatto </w:t>
        </w:r>
      </w:ins>
      <w:ins w:id="35579" w:author="Di Pilla Alessandra (GSE)" w:date="2025-10-06T15:36:00Z" w16du:dateUtc="2025-10-06T13:36:00Z">
        <w:r w:rsidRPr="00C57A1E">
          <w:rPr>
            <w:sz w:val="22"/>
            <w:szCs w:val="22"/>
            <w:rPrChange w:id="35580" w:author="Di Pilla Alessandra (GSE)" w:date="2025-10-06T17:45:00Z" w16du:dateUtc="2025-10-06T15:45:00Z">
              <w:rPr>
                <w:rFonts w:ascii="Titillium Web" w:eastAsia="Titillium Web" w:hAnsi="Titillium Web" w:cs="Titillium Web"/>
                <w:sz w:val="20"/>
                <w:szCs w:val="20"/>
              </w:rPr>
            </w:rPrChange>
          </w:rPr>
          <w:t>utilizz</w:t>
        </w:r>
      </w:ins>
      <w:ins w:id="35581" w:author="Di Pilla Alessandra (GSE)" w:date="2025-10-06T15:37:00Z" w16du:dateUtc="2025-10-06T13:37:00Z">
        <w:r w:rsidRPr="00C57A1E">
          <w:rPr>
            <w:sz w:val="22"/>
            <w:szCs w:val="22"/>
            <w:rPrChange w:id="35582" w:author="Di Pilla Alessandra (GSE)" w:date="2025-10-06T17:45:00Z" w16du:dateUtc="2025-10-06T15:45:00Z">
              <w:rPr>
                <w:rFonts w:ascii="Titillium Web" w:eastAsia="Titillium Web" w:hAnsi="Titillium Web" w:cs="Titillium Web"/>
                <w:sz w:val="20"/>
                <w:szCs w:val="20"/>
              </w:rPr>
            </w:rPrChange>
          </w:rPr>
          <w:t>ando</w:t>
        </w:r>
      </w:ins>
      <w:ins w:id="35583" w:author="Di Pilla Alessandra (GSE)" w:date="2025-10-06T15:36:00Z" w16du:dateUtc="2025-10-06T13:36:00Z">
        <w:r w:rsidRPr="00C57A1E">
          <w:rPr>
            <w:sz w:val="22"/>
            <w:szCs w:val="22"/>
            <w:rPrChange w:id="35584" w:author="Di Pilla Alessandra (GSE)" w:date="2025-10-06T17:45:00Z" w16du:dateUtc="2025-10-06T15:45:00Z">
              <w:rPr>
                <w:rFonts w:ascii="Titillium Web" w:eastAsia="Titillium Web" w:hAnsi="Titillium Web" w:cs="Titillium Web"/>
                <w:sz w:val="20"/>
                <w:szCs w:val="20"/>
              </w:rPr>
            </w:rPrChange>
          </w:rPr>
          <w:t xml:space="preserve"> la forma di atto pubblico o scrittura privata autenticata dal notaio;</w:t>
        </w:r>
      </w:ins>
    </w:p>
    <w:p w14:paraId="3C800961" w14:textId="01358381" w:rsidR="5F45EB55" w:rsidRPr="00C57A1E" w:rsidRDefault="5F45EB55">
      <w:pPr>
        <w:pStyle w:val="Paragrafoelenco"/>
        <w:numPr>
          <w:ilvl w:val="0"/>
          <w:numId w:val="228"/>
        </w:numPr>
        <w:spacing w:before="123"/>
        <w:ind w:right="235"/>
        <w:jc w:val="both"/>
        <w:rPr>
          <w:ins w:id="35585" w:author="Di Pilla Alessandra (GSE)" w:date="2025-10-06T09:43:00Z" w16du:dateUtc="2025-10-06T09:43:47Z"/>
          <w:sz w:val="22"/>
          <w:szCs w:val="22"/>
          <w:rPrChange w:id="35586" w:author="Di Pilla Alessandra (GSE)" w:date="2025-10-06T17:45:00Z" w16du:dateUtc="2025-10-06T15:45:00Z">
            <w:rPr>
              <w:ins w:id="35587" w:author="Di Pilla Alessandra (GSE)" w:date="2025-10-06T09:43:00Z" w16du:dateUtc="2025-10-06T09:43:47Z"/>
            </w:rPr>
          </w:rPrChange>
        </w:rPr>
        <w:pPrChange w:id="35588" w:author="Di Pilla Alessandra (GSE)" w:date="2025-10-06T11:47:00Z" w16du:dateUtc="2025-10-06T09:47:00Z">
          <w:pPr>
            <w:spacing w:before="123"/>
            <w:ind w:right="235"/>
            <w:jc w:val="both"/>
          </w:pPr>
        </w:pPrChange>
      </w:pPr>
      <w:ins w:id="35589" w:author="Di Pilla Alessandra (GSE)" w:date="2025-10-06T09:43:00Z">
        <w:r w:rsidRPr="00C57A1E">
          <w:rPr>
            <w:sz w:val="22"/>
            <w:szCs w:val="22"/>
            <w:rPrChange w:id="35590" w:author="Di Pilla Alessandra (GSE)" w:date="2025-10-06T11:47:00Z" w16du:dateUtc="2025-10-06T09:47:00Z">
              <w:rPr/>
            </w:rPrChange>
          </w:rPr>
          <w:t>notificato al GSE mediante lettera raccomandata con avviso di ricevimento riportando, in allegato, la Convenzione quale parte integrante dell'accordo di mandato;</w:t>
        </w:r>
      </w:ins>
    </w:p>
    <w:p w14:paraId="0608CDBE" w14:textId="6C7974C2" w:rsidR="5F45EB55" w:rsidRPr="00C57A1E" w:rsidRDefault="5F45EB55">
      <w:pPr>
        <w:pStyle w:val="Paragrafoelenco"/>
        <w:numPr>
          <w:ilvl w:val="0"/>
          <w:numId w:val="228"/>
        </w:numPr>
        <w:spacing w:before="123"/>
        <w:ind w:right="235"/>
        <w:jc w:val="both"/>
        <w:rPr>
          <w:ins w:id="35591" w:author="Di Pilla Alessandra (GSE)" w:date="2025-10-06T09:43:00Z" w16du:dateUtc="2025-10-06T09:43:47Z"/>
          <w:sz w:val="22"/>
          <w:szCs w:val="22"/>
          <w:rPrChange w:id="35592" w:author="Di Pilla Alessandra (GSE)" w:date="2025-10-06T17:45:00Z" w16du:dateUtc="2025-10-06T15:45:00Z">
            <w:rPr>
              <w:ins w:id="35593" w:author="Di Pilla Alessandra (GSE)" w:date="2025-10-06T09:43:00Z" w16du:dateUtc="2025-10-06T09:43:47Z"/>
            </w:rPr>
          </w:rPrChange>
        </w:rPr>
        <w:pPrChange w:id="35594" w:author="Di Pilla Alessandra (GSE)" w:date="2025-10-06T11:47:00Z" w16du:dateUtc="2025-10-06T09:47:00Z">
          <w:pPr>
            <w:spacing w:before="123"/>
            <w:ind w:right="235"/>
            <w:jc w:val="both"/>
          </w:pPr>
        </w:pPrChange>
      </w:pPr>
      <w:ins w:id="35595" w:author="Di Pilla Alessandra (GSE)" w:date="2025-10-06T09:43:00Z">
        <w:r w:rsidRPr="00C57A1E">
          <w:rPr>
            <w:sz w:val="22"/>
            <w:szCs w:val="22"/>
            <w:rPrChange w:id="35596" w:author="Di Pilla Alessandra (GSE)" w:date="2025-10-06T11:47:00Z" w16du:dateUtc="2025-10-06T09:47:00Z">
              <w:rPr/>
            </w:rPrChange>
          </w:rPr>
          <w:t xml:space="preserve">espressamente accettato dal GSE mediante </w:t>
        </w:r>
      </w:ins>
      <w:ins w:id="35597" w:author="Di Pilla Alessandra (GSE)" w:date="2025-10-06T12:47:00Z" w16du:dateUtc="2025-10-06T10:47:00Z">
        <w:r w:rsidR="00933346" w:rsidRPr="00C57A1E">
          <w:rPr>
            <w:sz w:val="22"/>
            <w:szCs w:val="22"/>
            <w:rPrChange w:id="35598" w:author="Di Pilla Alessandra (GSE)" w:date="2025-10-06T17:45:00Z" w16du:dateUtc="2025-10-06T15:45:00Z">
              <w:rPr>
                <w:rFonts w:ascii="Titillium Web" w:eastAsia="Titillium Web" w:hAnsi="Titillium Web" w:cs="Titillium Web"/>
                <w:sz w:val="20"/>
                <w:szCs w:val="20"/>
              </w:rPr>
            </w:rPrChange>
          </w:rPr>
          <w:t>invio</w:t>
        </w:r>
      </w:ins>
      <w:ins w:id="35599" w:author="Di Pilla Alessandra (GSE)" w:date="2025-10-06T12:48:00Z" w16du:dateUtc="2025-10-06T10:48:00Z">
        <w:r w:rsidR="00A362B0" w:rsidRPr="00C57A1E">
          <w:rPr>
            <w:sz w:val="22"/>
            <w:szCs w:val="22"/>
            <w:rPrChange w:id="35600" w:author="Di Pilla Alessandra (GSE)" w:date="2025-10-06T17:45:00Z" w16du:dateUtc="2025-10-06T15:45:00Z">
              <w:rPr>
                <w:rFonts w:ascii="Titillium Web" w:eastAsia="Titillium Web" w:hAnsi="Titillium Web" w:cs="Titillium Web"/>
                <w:sz w:val="20"/>
                <w:szCs w:val="20"/>
              </w:rPr>
            </w:rPrChange>
          </w:rPr>
          <w:t xml:space="preserve"> di lettera</w:t>
        </w:r>
      </w:ins>
      <w:ins w:id="35601" w:author="Di Pilla Alessandra (GSE)" w:date="2025-10-06T12:47:00Z" w16du:dateUtc="2025-10-06T10:47:00Z">
        <w:r w:rsidR="00933346" w:rsidRPr="00C57A1E">
          <w:rPr>
            <w:sz w:val="22"/>
            <w:szCs w:val="22"/>
            <w:rPrChange w:id="35602" w:author="Di Pilla Alessandra (GSE)" w:date="2025-10-06T17:45:00Z" w16du:dateUtc="2025-10-06T15:45:00Z">
              <w:rPr>
                <w:rFonts w:ascii="Titillium Web" w:eastAsia="Titillium Web" w:hAnsi="Titillium Web" w:cs="Titillium Web"/>
                <w:sz w:val="20"/>
                <w:szCs w:val="20"/>
              </w:rPr>
            </w:rPrChange>
          </w:rPr>
          <w:t>, a mezzo</w:t>
        </w:r>
      </w:ins>
      <w:ins w:id="35603" w:author="Di Pilla Alessandra (GSE)" w:date="2025-10-06T12:48:00Z" w16du:dateUtc="2025-10-06T10:48:00Z">
        <w:r w:rsidR="00A362B0" w:rsidRPr="00C57A1E">
          <w:rPr>
            <w:sz w:val="22"/>
            <w:szCs w:val="22"/>
            <w:rPrChange w:id="35604" w:author="Di Pilla Alessandra (GSE)" w:date="2025-10-06T17:45:00Z" w16du:dateUtc="2025-10-06T15:45:00Z">
              <w:rPr>
                <w:rFonts w:ascii="Titillium Web" w:eastAsia="Titillium Web" w:hAnsi="Titillium Web" w:cs="Titillium Web"/>
                <w:sz w:val="20"/>
                <w:szCs w:val="20"/>
              </w:rPr>
            </w:rPrChange>
          </w:rPr>
          <w:t xml:space="preserve"> </w:t>
        </w:r>
      </w:ins>
      <w:ins w:id="35605" w:author="Di Pilla Alessandra (GSE)" w:date="2025-10-06T09:43:00Z">
        <w:r w:rsidRPr="00C57A1E">
          <w:rPr>
            <w:sz w:val="22"/>
            <w:szCs w:val="22"/>
            <w:rPrChange w:id="35606" w:author="Di Pilla Alessandra (GSE)" w:date="2025-10-06T11:47:00Z" w16du:dateUtc="2025-10-06T09:47:00Z">
              <w:rPr/>
            </w:rPrChange>
          </w:rPr>
          <w:t xml:space="preserve">raccomandata </w:t>
        </w:r>
      </w:ins>
      <w:ins w:id="35607" w:author="Di Pilla Alessandra (GSE)" w:date="2025-10-06T11:56:00Z" w16du:dateUtc="2025-10-06T09:56:00Z">
        <w:r w:rsidR="00BC1264" w:rsidRPr="00C57A1E">
          <w:rPr>
            <w:sz w:val="22"/>
            <w:szCs w:val="22"/>
            <w:rPrChange w:id="35608" w:author="Di Pilla Alessandra (GSE)" w:date="2025-10-06T17:45:00Z" w16du:dateUtc="2025-10-06T15:45:00Z">
              <w:rPr>
                <w:rFonts w:ascii="Titillium Web" w:eastAsia="Titillium Web" w:hAnsi="Titillium Web" w:cs="Titillium Web"/>
                <w:sz w:val="20"/>
                <w:szCs w:val="20"/>
              </w:rPr>
            </w:rPrChange>
          </w:rPr>
          <w:t>o PEC</w:t>
        </w:r>
      </w:ins>
      <w:ins w:id="35609" w:author="Di Pilla Alessandra (GSE)" w:date="2025-10-06T12:47:00Z" w16du:dateUtc="2025-10-06T10:47:00Z">
        <w:r w:rsidR="00933346" w:rsidRPr="00C57A1E">
          <w:rPr>
            <w:sz w:val="22"/>
            <w:szCs w:val="22"/>
            <w:rPrChange w:id="35610" w:author="Di Pilla Alessandra (GSE)" w:date="2025-10-06T17:45:00Z" w16du:dateUtc="2025-10-06T15:45:00Z">
              <w:rPr>
                <w:rFonts w:ascii="Titillium Web" w:eastAsia="Titillium Web" w:hAnsi="Titillium Web" w:cs="Titillium Web"/>
                <w:sz w:val="20"/>
                <w:szCs w:val="20"/>
              </w:rPr>
            </w:rPrChange>
          </w:rPr>
          <w:t>,</w:t>
        </w:r>
      </w:ins>
      <w:ins w:id="35611" w:author="Di Pilla Alessandra (GSE)" w:date="2025-10-06T11:56:00Z" w16du:dateUtc="2025-10-06T09:56:00Z">
        <w:r w:rsidR="00BC1264" w:rsidRPr="00C57A1E">
          <w:rPr>
            <w:sz w:val="22"/>
            <w:szCs w:val="22"/>
            <w:rPrChange w:id="35612" w:author="Di Pilla Alessandra (GSE)" w:date="2025-10-06T17:45:00Z" w16du:dateUtc="2025-10-06T15:45:00Z">
              <w:rPr>
                <w:rFonts w:ascii="Titillium Web" w:eastAsia="Titillium Web" w:hAnsi="Titillium Web" w:cs="Titillium Web"/>
                <w:sz w:val="20"/>
                <w:szCs w:val="20"/>
              </w:rPr>
            </w:rPrChange>
          </w:rPr>
          <w:t xml:space="preserve"> </w:t>
        </w:r>
      </w:ins>
      <w:ins w:id="35613" w:author="Di Pilla Alessandra (GSE)" w:date="2025-10-06T09:43:00Z">
        <w:r w:rsidRPr="00C57A1E">
          <w:rPr>
            <w:sz w:val="22"/>
            <w:szCs w:val="22"/>
            <w:rPrChange w:id="35614" w:author="Di Pilla Alessandra (GSE)" w:date="2025-10-06T11:47:00Z" w16du:dateUtc="2025-10-06T09:47:00Z">
              <w:rPr/>
            </w:rPrChange>
          </w:rPr>
          <w:t>al mandante e al mandatario;</w:t>
        </w:r>
      </w:ins>
    </w:p>
    <w:p w14:paraId="13F16401" w14:textId="5C885AF5" w:rsidR="5F45EB55" w:rsidRDefault="5F45EB55">
      <w:pPr>
        <w:pStyle w:val="Paragrafoelenco"/>
        <w:numPr>
          <w:ilvl w:val="0"/>
          <w:numId w:val="228"/>
        </w:numPr>
        <w:spacing w:before="123"/>
        <w:ind w:right="235"/>
        <w:jc w:val="both"/>
        <w:rPr>
          <w:del w:id="35615" w:author="Visone Rossana (GSE)" w:date="2025-10-14T09:38:00Z" w16du:dateUtc="2025-10-14T07:38:00Z"/>
          <w:sz w:val="22"/>
          <w:szCs w:val="22"/>
        </w:rPr>
        <w:pPrChange w:id="35616" w:author="Di Pilla Alessandra (GSE)" w:date="2025-10-06T11:48:00Z" w16du:dateUtc="2025-10-06T09:48:00Z">
          <w:pPr>
            <w:spacing w:before="123"/>
            <w:ind w:right="235"/>
            <w:jc w:val="both"/>
          </w:pPr>
        </w:pPrChange>
      </w:pPr>
      <w:ins w:id="35617" w:author="Di Pilla Alessandra (GSE)" w:date="2025-10-06T09:43:00Z">
        <w:r w:rsidRPr="00C57A1E">
          <w:rPr>
            <w:sz w:val="22"/>
            <w:szCs w:val="22"/>
            <w:rPrChange w:id="35618" w:author="Di Pilla Alessandra (GSE)" w:date="2025-10-06T11:47:00Z" w16du:dateUtc="2025-10-06T09:47:00Z">
              <w:rPr/>
            </w:rPrChange>
          </w:rPr>
          <w:t>conferito a favore di un unico mandatario</w:t>
        </w:r>
      </w:ins>
      <w:ins w:id="35619" w:author="Di Pilla Alessandra (GSE)" w:date="2025-10-06T11:56:00Z" w16du:dateUtc="2025-10-06T09:56:00Z">
        <w:r w:rsidR="00AE4F9F" w:rsidRPr="00C57A1E">
          <w:rPr>
            <w:sz w:val="22"/>
            <w:szCs w:val="22"/>
            <w:rPrChange w:id="35620" w:author="Di Pilla Alessandra (GSE)" w:date="2025-10-06T17:45:00Z" w16du:dateUtc="2025-10-06T15:45:00Z">
              <w:rPr>
                <w:rFonts w:ascii="Titillium Web" w:eastAsia="Titillium Web" w:hAnsi="Titillium Web" w:cs="Titillium Web"/>
                <w:sz w:val="20"/>
                <w:szCs w:val="20"/>
              </w:rPr>
            </w:rPrChange>
          </w:rPr>
          <w:t xml:space="preserve"> </w:t>
        </w:r>
      </w:ins>
      <w:ins w:id="35621" w:author="Di Pilla Alessandra (GSE)" w:date="2025-10-06T09:43:00Z">
        <w:r w:rsidRPr="00C57A1E">
          <w:rPr>
            <w:sz w:val="22"/>
            <w:szCs w:val="22"/>
            <w:rPrChange w:id="35622" w:author="Di Pilla Alessandra (GSE)" w:date="2025-10-06T11:47:00Z" w16du:dateUtc="2025-10-06T09:47:00Z">
              <w:rPr/>
            </w:rPrChange>
          </w:rPr>
          <w:t>per l’intero importo del</w:t>
        </w:r>
      </w:ins>
      <w:ins w:id="35623" w:author="Di Pilla Alessandra (GSE)" w:date="2025-10-06T11:48:00Z" w16du:dateUtc="2025-10-06T09:48:00Z">
        <w:r w:rsidR="00D90077" w:rsidRPr="00C57A1E">
          <w:rPr>
            <w:sz w:val="22"/>
            <w:szCs w:val="22"/>
            <w:rPrChange w:id="35624" w:author="Di Pilla Alessandra (GSE)" w:date="2025-10-06T17:45:00Z" w16du:dateUtc="2025-10-06T15:45:00Z">
              <w:rPr>
                <w:rFonts w:ascii="Titillium Web" w:eastAsia="Titillium Web" w:hAnsi="Titillium Web" w:cs="Titillium Web"/>
                <w:sz w:val="20"/>
                <w:szCs w:val="20"/>
              </w:rPr>
            </w:rPrChange>
          </w:rPr>
          <w:t xml:space="preserve"> </w:t>
        </w:r>
      </w:ins>
      <w:ins w:id="35625" w:author="Di Pilla Alessandra (GSE)" w:date="2025-10-06T09:43:00Z">
        <w:r w:rsidRPr="00C57A1E">
          <w:rPr>
            <w:sz w:val="22"/>
            <w:szCs w:val="22"/>
            <w:rPrChange w:id="35626" w:author="Di Pilla Alessandra (GSE)" w:date="2025-10-06T11:48:00Z" w16du:dateUtc="2025-10-06T09:48:00Z">
              <w:rPr/>
            </w:rPrChange>
          </w:rPr>
          <w:t>credito.</w:t>
        </w:r>
      </w:ins>
      <w:ins w:id="35627" w:author="Visone Rossana (GSE)" w:date="2025-10-14T09:38:00Z" w16du:dateUtc="2025-10-14T07:38:00Z">
        <w:r w:rsidR="00421E29" w:rsidRPr="00421E29">
          <w:rPr>
            <w:sz w:val="22"/>
            <w:szCs w:val="22"/>
          </w:rPr>
          <w:t xml:space="preserve"> </w:t>
        </w:r>
      </w:ins>
    </w:p>
    <w:p w14:paraId="4920C030" w14:textId="77777777" w:rsidR="00421E29" w:rsidRPr="00C57A1E" w:rsidRDefault="00421E29">
      <w:pPr>
        <w:pStyle w:val="Paragrafoelenco"/>
        <w:numPr>
          <w:ilvl w:val="0"/>
          <w:numId w:val="228"/>
        </w:numPr>
        <w:spacing w:before="123"/>
        <w:ind w:right="235"/>
        <w:jc w:val="both"/>
        <w:rPr>
          <w:ins w:id="35628" w:author="Visone Rossana (GSE)" w:date="2025-10-14T09:38:00Z" w16du:dateUtc="2025-10-14T07:38:00Z"/>
          <w:sz w:val="22"/>
          <w:szCs w:val="22"/>
          <w:rPrChange w:id="35629" w:author="Di Pilla Alessandra (GSE)" w:date="2025-10-06T17:45:00Z" w16du:dateUtc="2025-10-06T15:45:00Z">
            <w:rPr>
              <w:ins w:id="35630" w:author="Visone Rossana (GSE)" w:date="2025-10-14T09:38:00Z" w16du:dateUtc="2025-10-14T07:38:00Z"/>
            </w:rPr>
          </w:rPrChange>
        </w:rPr>
        <w:pPrChange w:id="35631" w:author="Visone Rossana (GSE)" w:date="2025-10-14T09:38:00Z" w16du:dateUtc="2025-10-14T07:38:00Z">
          <w:pPr>
            <w:spacing w:before="123"/>
            <w:ind w:right="235"/>
            <w:jc w:val="both"/>
          </w:pPr>
        </w:pPrChange>
      </w:pPr>
    </w:p>
    <w:p w14:paraId="6DF59485" w14:textId="30A11006" w:rsidR="00E47215" w:rsidRPr="00C57A1E" w:rsidRDefault="5F45EB55">
      <w:pPr>
        <w:pStyle w:val="Paragrafoelenco"/>
        <w:spacing w:before="123"/>
        <w:ind w:left="0" w:right="235"/>
        <w:jc w:val="both"/>
        <w:rPr>
          <w:ins w:id="35632" w:author="Di Pilla Alessandra (GSE)" w:date="2025-10-06T11:57:00Z" w16du:dateUtc="2025-10-06T09:57:00Z"/>
          <w:rFonts w:ascii="Calibri" w:eastAsiaTheme="majorEastAsia" w:hAnsi="Calibri" w:cstheme="majorBidi"/>
          <w:b/>
          <w:bCs/>
          <w:szCs w:val="26"/>
          <w:rPrChange w:id="35633" w:author="Di Pilla Alessandra (GSE)" w:date="2025-10-06T17:45:00Z" w16du:dateUtc="2025-10-06T15:45:00Z">
            <w:rPr>
              <w:ins w:id="35634" w:author="Di Pilla Alessandra (GSE)" w:date="2025-10-06T11:57:00Z" w16du:dateUtc="2025-10-06T09:57:00Z"/>
              <w:rFonts w:ascii="Titillium Web" w:eastAsia="Titillium Web" w:hAnsi="Titillium Web" w:cs="Titillium Web"/>
              <w:b w:val="0"/>
              <w:bCs w:val="0"/>
              <w:sz w:val="20"/>
              <w:szCs w:val="20"/>
            </w:rPr>
          </w:rPrChange>
        </w:rPr>
        <w:pPrChange w:id="35635" w:author="Visone Rossana (GSE)" w:date="2025-10-14T09:44:00Z" w16du:dateUtc="2025-10-14T07:44:00Z">
          <w:pPr>
            <w:pStyle w:val="TITOLO20"/>
          </w:pPr>
        </w:pPrChange>
      </w:pPr>
      <w:ins w:id="35636" w:author="Di Pilla Alessandra (GSE)" w:date="2025-10-06T09:43:00Z">
        <w:r w:rsidRPr="00421E29">
          <w:rPr>
            <w:sz w:val="22"/>
            <w:szCs w:val="22"/>
            <w:highlight w:val="yellow"/>
            <w:rPrChange w:id="35637" w:author="Di Pilla Alessandra (GSE)" w:date="2025-10-06T11:53:00Z" w16du:dateUtc="2025-10-06T09:53:00Z">
              <w:rPr>
                <w:rFonts w:ascii="Titillium Web" w:eastAsia="Titillium Web" w:hAnsi="Titillium Web" w:cs="Titillium Web"/>
                <w:b w:val="0"/>
                <w:bCs w:val="0"/>
                <w:sz w:val="20"/>
                <w:szCs w:val="20"/>
              </w:rPr>
            </w:rPrChange>
          </w:rPr>
          <w:t xml:space="preserve">Il mandato </w:t>
        </w:r>
      </w:ins>
      <w:ins w:id="35638" w:author="Di Pilla Alessandra (GSE)" w:date="2025-10-06T11:54:00Z" w16du:dateUtc="2025-10-06T09:54:00Z">
        <w:r w:rsidR="00296E66" w:rsidRPr="00C57A1E">
          <w:rPr>
            <w:rFonts w:ascii="Calibri" w:eastAsiaTheme="majorEastAsia" w:hAnsi="Calibri" w:cstheme="majorBidi"/>
            <w:b/>
            <w:bCs/>
            <w:szCs w:val="26"/>
            <w:rPrChange w:id="35639" w:author="Di Pilla Alessandra (GSE)" w:date="2025-10-06T17:45:00Z" w16du:dateUtc="2025-10-06T15:45:00Z">
              <w:rPr>
                <w:rFonts w:ascii="Titillium Web" w:eastAsia="Titillium Web" w:hAnsi="Titillium Web" w:cs="Titillium Web"/>
                <w:sz w:val="20"/>
                <w:szCs w:val="20"/>
              </w:rPr>
            </w:rPrChange>
          </w:rPr>
          <w:t>è</w:t>
        </w:r>
      </w:ins>
      <w:ins w:id="35640" w:author="Di Pilla Alessandra (GSE)" w:date="2025-10-06T09:43:00Z">
        <w:r w:rsidRPr="00C57A1E">
          <w:rPr>
            <w:rFonts w:ascii="Calibri" w:eastAsiaTheme="majorEastAsia" w:hAnsi="Calibri" w:cstheme="majorBidi"/>
            <w:szCs w:val="26"/>
            <w:rPrChange w:id="35641" w:author="Di Pilla Alessandra (GSE)" w:date="2025-10-06T11:53:00Z" w16du:dateUtc="2025-10-06T09:53:00Z">
              <w:rPr>
                <w:rFonts w:ascii="Titillium Web" w:eastAsia="Titillium Web" w:hAnsi="Titillium Web" w:cs="Titillium Web"/>
                <w:b w:val="0"/>
                <w:bCs w:val="0"/>
                <w:sz w:val="20"/>
                <w:szCs w:val="20"/>
              </w:rPr>
            </w:rPrChange>
          </w:rPr>
          <w:t xml:space="preserve"> efficace fino all'accettazione da parte del GSE dell'eventuale atto di revoca. </w:t>
        </w:r>
      </w:ins>
    </w:p>
    <w:p w14:paraId="02F006DC" w14:textId="143C7232" w:rsidR="5F45EB55" w:rsidRPr="00C57A1E" w:rsidRDefault="5F45EB55">
      <w:pPr>
        <w:spacing w:before="123"/>
        <w:ind w:right="235"/>
        <w:jc w:val="both"/>
        <w:rPr>
          <w:ins w:id="35642" w:author="Visone Rossana (GSE)" w:date="2025-09-25T17:16:00Z" w16du:dateUtc="2025-09-25T15:16:00Z"/>
          <w:del w:id="35643" w:author="Di Pilla Alessandra (GSE)" w:date="2025-10-06T09:43:00Z" w16du:dateUtc="2025-10-06T09:43:36Z"/>
          <w:sz w:val="22"/>
          <w:szCs w:val="22"/>
          <w:rPrChange w:id="35644" w:author="Visone Rossana (GSE)" w:date="2025-10-06T15:57:00Z" w16du:dateUtc="2025-10-06T13:57:00Z">
            <w:rPr>
              <w:ins w:id="35645" w:author="Visone Rossana (GSE)" w:date="2025-09-25T17:16:00Z" w16du:dateUtc="2025-09-25T15:16:00Z"/>
              <w:del w:id="35646" w:author="Di Pilla Alessandra (GSE)" w:date="2025-10-06T09:43:00Z" w16du:dateUtc="2025-10-06T09:43:36Z"/>
            </w:rPr>
          </w:rPrChange>
        </w:rPr>
      </w:pPr>
      <w:ins w:id="35647" w:author="Di Pilla Alessandra (GSE)" w:date="2025-10-06T09:43:00Z">
        <w:r w:rsidRPr="00421E29">
          <w:rPr>
            <w:sz w:val="22"/>
            <w:szCs w:val="22"/>
            <w:highlight w:val="yellow"/>
            <w:rPrChange w:id="35648" w:author="Visone Rossana (GSE)" w:date="2025-10-06T15:57:00Z" w16du:dateUtc="2025-10-06T13:57:00Z">
              <w:rPr>
                <w:rFonts w:ascii="Titillium Web" w:eastAsia="Titillium Web" w:hAnsi="Titillium Web" w:cs="Titillium Web"/>
                <w:sz w:val="20"/>
                <w:szCs w:val="20"/>
              </w:rPr>
            </w:rPrChange>
          </w:rPr>
          <w:t>La revoca del mandato deve avvenire nella stessa forma, rispettando le medesime condizioni sopra riportate, con la quale è stato stipulato il mandato a cui si riferisce.</w:t>
        </w:r>
      </w:ins>
    </w:p>
    <w:p w14:paraId="6A7F08C5" w14:textId="174CD657" w:rsidR="00192705" w:rsidRDefault="009602A5">
      <w:pPr>
        <w:pStyle w:val="TITOLO20"/>
        <w:numPr>
          <w:ilvl w:val="2"/>
          <w:numId w:val="619"/>
        </w:numPr>
        <w:rPr>
          <w:del w:id="35649" w:author="Di Pilla Alessandra (GSE)" w:date="2025-10-06T17:44:00Z" w16du:dateUtc="2025-10-06T15:44:00Z"/>
          <w:rFonts w:cstheme="minorHAnsi"/>
          <w:szCs w:val="24"/>
        </w:rPr>
        <w:pPrChange w:id="35650" w:author="Rosati Michele (GSE)" w:date="2025-10-24T22:04:00Z" w16du:dateUtc="2025-10-24T20:04:00Z">
          <w:pPr>
            <w:pStyle w:val="TITOLO20"/>
          </w:pPr>
        </w:pPrChange>
      </w:pPr>
      <w:ins w:id="35651" w:author="Visone Rossana (GSE)" w:date="2025-09-23T17:43:00Z" w16du:dateUtc="2025-09-23T15:43:00Z">
        <w:r w:rsidRPr="292D712E">
          <w:t xml:space="preserve"> </w:t>
        </w:r>
      </w:ins>
    </w:p>
    <w:p w14:paraId="557088F0" w14:textId="77777777" w:rsidR="00DF66C7" w:rsidRPr="00DF66C7" w:rsidRDefault="00DF66C7" w:rsidP="00633B38">
      <w:pPr>
        <w:rPr>
          <w:ins w:id="35652" w:author="Di Pilla Alessandra (GSE)" w:date="2025-10-06T17:44:00Z" w16du:dateUtc="2025-10-06T15:44:00Z"/>
          <w:b/>
          <w:bCs/>
          <w:rPrChange w:id="35653" w:author="Di Pilla Alessandra (GSE)" w:date="2025-10-06T17:44:00Z" w16du:dateUtc="2025-10-06T15:44:00Z">
            <w:rPr>
              <w:ins w:id="35654" w:author="Di Pilla Alessandra (GSE)" w:date="2025-10-06T17:44:00Z" w16du:dateUtc="2025-10-06T15:44:00Z"/>
              <w:rFonts w:ascii="Titillium Web" w:eastAsia="Titillium Web" w:hAnsi="Titillium Web" w:cs="Titillium Web"/>
              <w:b/>
              <w:bCs/>
              <w:sz w:val="20"/>
              <w:szCs w:val="20"/>
            </w:rPr>
          </w:rPrChange>
        </w:rPr>
      </w:pPr>
    </w:p>
    <w:p w14:paraId="56DD2D2D" w14:textId="41C66BEB" w:rsidR="00192705" w:rsidRPr="00E10427" w:rsidDel="00A0339A" w:rsidRDefault="00192705">
      <w:pPr>
        <w:pStyle w:val="TITOLO20"/>
        <w:numPr>
          <w:ilvl w:val="2"/>
          <w:numId w:val="292"/>
        </w:numPr>
        <w:ind w:left="1134" w:hanging="708"/>
        <w:rPr>
          <w:ins w:id="35655" w:author="Visone Rossana (GSE)" w:date="2025-10-06T11:58:00Z" w16du:dateUtc="2025-10-06T09:58:00Z"/>
          <w:del w:id="35656" w:author="Visone Rossana (GSE)" w:date="2025-10-14T09:37:00Z" w16du:dateUtc="2025-10-14T07:37:00Z"/>
        </w:rPr>
        <w:pPrChange w:id="35657" w:author="Visone Rossana (GSE)" w:date="2025-10-23T10:16:00Z" w16du:dateUtc="2025-10-23T08:16:00Z">
          <w:pPr>
            <w:pStyle w:val="TITOLO20"/>
          </w:pPr>
        </w:pPrChange>
      </w:pPr>
      <w:bookmarkStart w:id="35658" w:name="_Toc211327630"/>
      <w:bookmarkStart w:id="35659" w:name="_Toc212462788"/>
      <w:bookmarkEnd w:id="35658"/>
      <w:bookmarkEnd w:id="35659"/>
    </w:p>
    <w:p w14:paraId="23F47B6B" w14:textId="645ECB63" w:rsidR="00F27F74" w:rsidRPr="001F452A" w:rsidDel="00192705" w:rsidRDefault="00F27F74">
      <w:pPr>
        <w:pStyle w:val="TITOLO20"/>
        <w:numPr>
          <w:ilvl w:val="2"/>
          <w:numId w:val="292"/>
        </w:numPr>
        <w:ind w:left="1134" w:hanging="708"/>
        <w:rPr>
          <w:ins w:id="35660" w:author="Di Pilla Alessandra (GSE)" w:date="2025-10-06T11:58:00Z" w16du:dateUtc="2025-10-06T09:58:00Z"/>
          <w:del w:id="35661" w:author="Visone Rossana (GSE)" w:date="2025-10-14T09:37:00Z" w16du:dateUtc="2025-10-14T07:37:00Z"/>
          <w:rPrChange w:id="35662" w:author="Visone Rossana (GSE)" w:date="2025-10-06T17:47:00Z" w16du:dateUtc="2025-10-06T15:47:00Z">
            <w:rPr>
              <w:ins w:id="35663" w:author="Di Pilla Alessandra (GSE)" w:date="2025-10-06T11:58:00Z" w16du:dateUtc="2025-10-06T09:58:00Z"/>
              <w:del w:id="35664" w:author="Visone Rossana (GSE)" w:date="2025-10-14T09:37:00Z" w16du:dateUtc="2025-10-14T07:37:00Z"/>
              <w:rFonts w:ascii="Titillium Web" w:eastAsia="Titillium Web" w:hAnsi="Titillium Web" w:cs="Titillium Web"/>
              <w:b w:val="0"/>
              <w:bCs w:val="0"/>
              <w:sz w:val="20"/>
              <w:szCs w:val="20"/>
            </w:rPr>
          </w:rPrChange>
        </w:rPr>
        <w:pPrChange w:id="35665" w:author="Visone Rossana (GSE)" w:date="2025-10-23T10:16:00Z" w16du:dateUtc="2025-10-23T08:16:00Z">
          <w:pPr>
            <w:pStyle w:val="TITOLO20"/>
          </w:pPr>
        </w:pPrChange>
      </w:pPr>
      <w:bookmarkStart w:id="35666" w:name="_Toc210659106"/>
      <w:bookmarkStart w:id="35667" w:name="_Toc211327631"/>
      <w:bookmarkStart w:id="35668" w:name="_Toc212462789"/>
      <w:bookmarkEnd w:id="35666"/>
      <w:bookmarkEnd w:id="35667"/>
      <w:bookmarkEnd w:id="35668"/>
    </w:p>
    <w:p w14:paraId="40CE1844" w14:textId="46F3357D" w:rsidR="000E7B6A" w:rsidRPr="00C57A1E" w:rsidRDefault="000E7B6A">
      <w:pPr>
        <w:pStyle w:val="TITOLO20"/>
        <w:numPr>
          <w:ilvl w:val="2"/>
          <w:numId w:val="292"/>
        </w:numPr>
        <w:ind w:left="1134" w:hanging="708"/>
        <w:rPr>
          <w:ins w:id="35669" w:author="Di Pilla Alessandra (GSE)" w:date="2025-10-06T11:58:00Z" w16du:dateUtc="2025-10-06T09:58:00Z"/>
          <w:rPrChange w:id="35670" w:author="Di Pilla Alessandra (GSE)" w:date="2025-10-06T12:01:00Z" w16du:dateUtc="2025-10-06T10:01:00Z">
            <w:rPr>
              <w:ins w:id="35671" w:author="Di Pilla Alessandra (GSE)" w:date="2025-10-06T11:58:00Z" w16du:dateUtc="2025-10-06T09:58:00Z"/>
              <w:rFonts w:ascii="Titillium Web" w:eastAsia="Titillium Web" w:hAnsi="Titillium Web" w:cs="Titillium Web"/>
              <w:b w:val="0"/>
              <w:bCs w:val="0"/>
              <w:sz w:val="20"/>
              <w:szCs w:val="20"/>
            </w:rPr>
          </w:rPrChange>
        </w:rPr>
        <w:pPrChange w:id="35672" w:author="Visone Rossana (GSE)" w:date="2025-10-23T10:16:00Z" w16du:dateUtc="2025-10-23T08:16:00Z">
          <w:pPr>
            <w:pStyle w:val="TITOLO20"/>
          </w:pPr>
        </w:pPrChange>
      </w:pPr>
      <w:ins w:id="35673" w:author="Di Pilla Alessandra (GSE)" w:date="2025-10-06T11:58:00Z">
        <w:r w:rsidRPr="00E10427">
          <w:t xml:space="preserve"> </w:t>
        </w:r>
      </w:ins>
      <w:bookmarkStart w:id="35674" w:name="_Toc212462790"/>
      <w:ins w:id="35675" w:author="Di Pilla Alessandra (GSE)" w:date="2025-10-06T11:59:00Z">
        <w:r w:rsidR="002F69EB" w:rsidRPr="00E10427">
          <w:t xml:space="preserve">Cessione del credito </w:t>
        </w:r>
      </w:ins>
      <w:ins w:id="35676" w:author="Di Pilla Alessandra (GSE)" w:date="2025-10-06T11:58:00Z">
        <w:r w:rsidR="00074FE9" w:rsidRPr="00E10427">
          <w:t xml:space="preserve">- Conferimento in fase successiva, a valle </w:t>
        </w:r>
      </w:ins>
      <w:ins w:id="35677" w:author="Di Pilla Alessandra (GSE)" w:date="2025-10-06T16:43:00Z">
        <w:r w:rsidR="00D20324" w:rsidRPr="00E10427">
          <w:t xml:space="preserve">dell’ammissione </w:t>
        </w:r>
        <w:r w:rsidR="00D82385" w:rsidRPr="00E10427">
          <w:t>all’incentivo</w:t>
        </w:r>
      </w:ins>
      <w:bookmarkEnd w:id="35674"/>
      <w:ins w:id="35678" w:author="Di Pilla Alessandra (GSE)" w:date="2025-10-06T11:58:00Z">
        <w:r w:rsidR="00074FE9" w:rsidRPr="00E10427">
          <w:t xml:space="preserve"> </w:t>
        </w:r>
        <w:del w:id="35679" w:author="Visone Rossana (GSE)" w:date="2025-10-14T09:37:00Z" w16du:dateUtc="2025-10-14T07:37:00Z">
          <w:r w:rsidR="00074FE9" w:rsidRPr="00E10427">
            <w:delText>(</w:delText>
          </w:r>
          <w:r w:rsidR="00074FE9" w:rsidRPr="00726C50">
            <w:rPr>
              <w:rPrChange w:id="35680" w:author="Di Pilla Alessandra (GSE)" w:date="2025-10-06T17:45:00Z">
                <w:rPr>
                  <w:rFonts w:ascii="Titillium Web" w:eastAsia="Titillium Web" w:hAnsi="Titillium Web" w:cs="Titillium Web"/>
                  <w:sz w:val="20"/>
                  <w:szCs w:val="20"/>
                </w:rPr>
              </w:rPrChange>
            </w:rPr>
            <w:delText xml:space="preserve">Soltanto in caso di </w:delText>
          </w:r>
        </w:del>
      </w:ins>
      <w:ins w:id="35681" w:author="Di Pilla Alessandra (GSE)" w:date="2025-10-06T16:02:00Z">
        <w:del w:id="35682" w:author="Visone Rossana (GSE)" w:date="2025-10-14T09:37:00Z" w16du:dateUtc="2025-10-14T07:37:00Z">
          <w:r w:rsidR="07B6F447" w:rsidRPr="00726C50">
            <w:rPr>
              <w:rPrChange w:id="35683" w:author="Oliosi Francesco (GSE)" w:date="2025-10-15T10:47:00Z" w16du:dateUtc="2025-10-15T08:47:00Z">
                <w:rPr>
                  <w:rFonts w:eastAsia="Titillium Web"/>
                </w:rPr>
              </w:rPrChange>
            </w:rPr>
            <w:delText>Accesso</w:delText>
          </w:r>
        </w:del>
      </w:ins>
      <w:ins w:id="35684" w:author="Di Pilla Alessandra (GSE)" w:date="2025-10-06T16:16:00Z">
        <w:del w:id="35685" w:author="Visone Rossana (GSE)" w:date="2025-10-14T09:37:00Z" w16du:dateUtc="2025-10-14T07:37:00Z">
          <w:r w:rsidR="55B9764F" w:rsidRPr="00726C50">
            <w:rPr>
              <w:rPrChange w:id="35686" w:author="Oliosi Francesco (GSE)" w:date="2025-10-15T10:47:00Z" w16du:dateUtc="2025-10-15T08:47:00Z">
                <w:rPr>
                  <w:rFonts w:eastAsia="Titillium Web"/>
                </w:rPr>
              </w:rPrChange>
            </w:rPr>
            <w:delText xml:space="preserve"> </w:delText>
          </w:r>
        </w:del>
      </w:ins>
      <w:ins w:id="35687" w:author="Di Pilla Alessandra (GSE)" w:date="2025-10-06T16:02:00Z">
        <w:del w:id="35688" w:author="Visone Rossana (GSE)" w:date="2025-10-14T09:37:00Z" w16du:dateUtc="2025-10-14T07:37:00Z">
          <w:r w:rsidR="07B6F447" w:rsidRPr="00726C50">
            <w:rPr>
              <w:rPrChange w:id="35689" w:author="Oliosi Francesco (GSE)" w:date="2025-10-15T10:47:00Z" w16du:dateUtc="2025-10-15T08:47:00Z">
                <w:rPr>
                  <w:rFonts w:eastAsia="Titillium Web"/>
                </w:rPr>
              </w:rPrChange>
            </w:rPr>
            <w:delText xml:space="preserve">Diretto con </w:delText>
          </w:r>
        </w:del>
      </w:ins>
      <w:ins w:id="35690" w:author="Di Pilla Alessandra (GSE)" w:date="2025-10-06T16:16:00Z">
        <w:del w:id="35691" w:author="Visone Rossana (GSE)" w:date="2025-10-14T09:37:00Z" w16du:dateUtc="2025-10-14T07:37:00Z">
          <w:r w:rsidR="2200EED1" w:rsidRPr="00726C50">
            <w:rPr>
              <w:rPrChange w:id="35692" w:author="Oliosi Francesco (GSE)" w:date="2025-10-15T10:47:00Z" w16du:dateUtc="2025-10-15T08:47:00Z">
                <w:rPr>
                  <w:rFonts w:eastAsia="Titillium Web"/>
                </w:rPr>
              </w:rPrChange>
            </w:rPr>
            <w:delText>p</w:delText>
          </w:r>
        </w:del>
      </w:ins>
      <w:ins w:id="35693" w:author="Di Pilla Alessandra (GSE)" w:date="2025-10-06T16:02:00Z">
        <w:del w:id="35694" w:author="Visone Rossana (GSE)" w:date="2025-10-14T09:37:00Z" w16du:dateUtc="2025-10-14T07:37:00Z">
          <w:r w:rsidR="07B6F447" w:rsidRPr="00726C50">
            <w:rPr>
              <w:rPrChange w:id="35695" w:author="Oliosi Francesco (GSE)" w:date="2025-10-15T10:47:00Z" w16du:dateUtc="2025-10-15T08:47:00Z">
                <w:rPr>
                  <w:rFonts w:eastAsia="Titillium Web"/>
                </w:rPr>
              </w:rPrChange>
            </w:rPr>
            <w:delText>agamento rateizzato</w:delText>
          </w:r>
        </w:del>
      </w:ins>
      <w:ins w:id="35696" w:author="Di Pilla Alessandra (GSE)" w:date="2025-10-06T11:58:00Z">
        <w:del w:id="35697" w:author="Visone Rossana (GSE)" w:date="2025-10-14T09:37:00Z" w16du:dateUtc="2025-10-14T07:37:00Z">
          <w:r w:rsidR="00074FE9" w:rsidRPr="00726C50">
            <w:rPr>
              <w:rPrChange w:id="35698" w:author="Di Pilla Alessandra (GSE)" w:date="2025-10-06T17:45:00Z">
                <w:rPr>
                  <w:rFonts w:ascii="Titillium Web" w:eastAsia="Titillium Web" w:hAnsi="Titillium Web" w:cs="Titillium Web"/>
                  <w:sz w:val="20"/>
                  <w:szCs w:val="20"/>
                </w:rPr>
              </w:rPrChange>
            </w:rPr>
            <w:delText xml:space="preserve"> dell’incentivo)</w:delText>
          </w:r>
        </w:del>
      </w:ins>
    </w:p>
    <w:p w14:paraId="66D89AD2" w14:textId="7B57E070" w:rsidR="00421E29" w:rsidRPr="00FD76DA" w:rsidRDefault="00421E29">
      <w:pPr>
        <w:spacing w:line="276" w:lineRule="auto"/>
        <w:jc w:val="both"/>
        <w:rPr>
          <w:ins w:id="35699" w:author="Visone Rossana (GSE)" w:date="2025-10-14T09:37:00Z" w16du:dateUtc="2025-10-14T07:37:00Z"/>
          <w:rPrChange w:id="35700" w:author="Oliosi Francesco (GSE)" w:date="2025-10-22T15:49:00Z" w16du:dateUtc="2025-10-22T13:49:00Z">
            <w:rPr>
              <w:ins w:id="35701" w:author="Visone Rossana (GSE)" w:date="2025-10-14T09:37:00Z" w16du:dateUtc="2025-10-14T07:37:00Z"/>
              <w:rFonts w:eastAsia="Titillium Web" w:cstheme="minorHAnsi"/>
            </w:rPr>
          </w:rPrChange>
        </w:rPr>
        <w:pPrChange w:id="35702" w:author="Oliosi Francesco (GSE)" w:date="2025-10-22T15:49:00Z" w16du:dateUtc="2025-10-22T13:49:00Z">
          <w:pPr>
            <w:widowControl w:val="0"/>
            <w:spacing w:before="24" w:line="239" w:lineRule="auto"/>
            <w:ind w:right="231"/>
            <w:jc w:val="both"/>
          </w:pPr>
        </w:pPrChange>
      </w:pPr>
      <w:ins w:id="35703" w:author="Visone Rossana (GSE)" w:date="2025-10-14T09:37:00Z" w16du:dateUtc="2025-10-14T07:37:00Z">
        <w:r w:rsidRPr="00E10427">
          <w:t>(</w:t>
        </w:r>
        <w:r w:rsidRPr="00FD76DA">
          <w:rPr>
            <w:rPrChange w:id="35704" w:author="Visone Rossana (GSE)" w:date="2025-10-14T09:37:00Z" w16du:dateUtc="2025-10-14T07:37:00Z">
              <w:rPr>
                <w:rFonts w:ascii="Calibri" w:eastAsia="Titillium Web" w:hAnsi="Calibri" w:cstheme="majorBidi"/>
                <w:szCs w:val="26"/>
              </w:rPr>
            </w:rPrChange>
          </w:rPr>
          <w:t xml:space="preserve">Soltanto in caso di </w:t>
        </w:r>
        <w:r w:rsidRPr="00FD76DA">
          <w:rPr>
            <w:rPrChange w:id="35705" w:author="Visone Rossana (GSE)" w:date="2025-10-14T09:37:00Z" w16du:dateUtc="2025-10-14T07:37:00Z">
              <w:rPr>
                <w:rFonts w:eastAsia="Titillium Web"/>
              </w:rPr>
            </w:rPrChange>
          </w:rPr>
          <w:t>Accesso Diretto con pagamento rateizzato</w:t>
        </w:r>
        <w:r w:rsidRPr="00FD76DA">
          <w:rPr>
            <w:rPrChange w:id="35706" w:author="Visone Rossana (GSE)" w:date="2025-10-14T09:37:00Z" w16du:dateUtc="2025-10-14T07:37:00Z">
              <w:rPr>
                <w:rFonts w:ascii="Calibri" w:eastAsia="Titillium Web" w:hAnsi="Calibri" w:cstheme="majorBidi"/>
                <w:szCs w:val="26"/>
              </w:rPr>
            </w:rPrChange>
          </w:rPr>
          <w:t xml:space="preserve"> dell’incentivo)</w:t>
        </w:r>
      </w:ins>
    </w:p>
    <w:p w14:paraId="72ABB638" w14:textId="42703CC8" w:rsidR="00B44F87" w:rsidRPr="00FD76DA" w:rsidRDefault="00CB7DA2">
      <w:pPr>
        <w:spacing w:line="276" w:lineRule="auto"/>
        <w:jc w:val="both"/>
        <w:rPr>
          <w:ins w:id="35707" w:author="Di Pilla Alessandra (GSE)" w:date="2025-10-06T15:25:00Z" w16du:dateUtc="2025-10-06T13:25:00Z"/>
          <w:rPrChange w:id="35708" w:author="Di Pilla Alessandra (GSE)" w:date="2025-10-06T17:45:00Z" w16du:dateUtc="2025-10-06T15:45:00Z">
            <w:rPr>
              <w:ins w:id="35709" w:author="Di Pilla Alessandra (GSE)" w:date="2025-10-06T15:25:00Z" w16du:dateUtc="2025-10-06T13:25:00Z"/>
              <w:rFonts w:ascii="Titillium Web" w:eastAsia="Titillium Web" w:hAnsi="Titillium Web"/>
              <w:spacing w:val="-10"/>
              <w:sz w:val="20"/>
              <w:szCs w:val="20"/>
            </w:rPr>
          </w:rPrChange>
        </w:rPr>
        <w:pPrChange w:id="35710" w:author="Oliosi Francesco (GSE)" w:date="2025-10-22T15:49:00Z" w16du:dateUtc="2025-10-22T13:49:00Z">
          <w:pPr>
            <w:widowControl w:val="0"/>
            <w:spacing w:before="24" w:line="239" w:lineRule="auto"/>
            <w:ind w:right="231"/>
            <w:jc w:val="both"/>
          </w:pPr>
        </w:pPrChange>
      </w:pPr>
      <w:ins w:id="35711" w:author="Di Pilla Alessandra (GSE)" w:date="2025-10-06T12:00:00Z" w16du:dateUtc="2025-10-06T10:00:00Z">
        <w:r w:rsidRPr="00C57A1E">
          <w:rPr>
            <w:rFonts w:eastAsia="Titillium Web" w:cstheme="minorHAnsi"/>
            <w:rPrChange w:id="35712" w:author="Di Pilla Alessandra (GSE)" w:date="2025-10-06T17:45:00Z" w16du:dateUtc="2025-10-06T15:45:00Z">
              <w:rPr>
                <w:rFonts w:ascii="Titillium Web" w:eastAsia="Titillium Web" w:hAnsi="Titillium Web"/>
                <w:sz w:val="20"/>
                <w:szCs w:val="20"/>
              </w:rPr>
            </w:rPrChange>
          </w:rPr>
          <w:lastRenderedPageBreak/>
          <w:t>La</w:t>
        </w:r>
        <w:r w:rsidRPr="00FD76DA">
          <w:rPr>
            <w:rPrChange w:id="35713" w:author="Di Pilla Alessandra (GSE)" w:date="2025-10-06T17:45:00Z" w16du:dateUtc="2025-10-06T15:45:00Z">
              <w:rPr>
                <w:rFonts w:ascii="Titillium Web" w:eastAsia="Titillium Web" w:hAnsi="Titillium Web"/>
                <w:spacing w:val="17"/>
                <w:sz w:val="20"/>
                <w:szCs w:val="20"/>
              </w:rPr>
            </w:rPrChange>
          </w:rPr>
          <w:t xml:space="preserve"> </w:t>
        </w:r>
        <w:r w:rsidRPr="00C57A1E">
          <w:rPr>
            <w:rFonts w:eastAsia="Titillium Web" w:cstheme="minorHAnsi"/>
            <w:rPrChange w:id="35714" w:author="Di Pilla Alessandra (GSE)" w:date="2025-10-06T17:45:00Z" w16du:dateUtc="2025-10-06T15:45:00Z">
              <w:rPr>
                <w:rFonts w:ascii="Titillium Web" w:eastAsia="Titillium Web" w:hAnsi="Titillium Web"/>
                <w:sz w:val="20"/>
                <w:szCs w:val="20"/>
              </w:rPr>
            </w:rPrChange>
          </w:rPr>
          <w:t>cessione</w:t>
        </w:r>
        <w:r w:rsidRPr="00FD76DA">
          <w:rPr>
            <w:rPrChange w:id="35715"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16" w:author="Di Pilla Alessandra (GSE)" w:date="2025-10-06T17:45:00Z" w16du:dateUtc="2025-10-06T15:45:00Z">
              <w:rPr>
                <w:rFonts w:ascii="Titillium Web" w:eastAsia="Titillium Web" w:hAnsi="Titillium Web"/>
                <w:spacing w:val="-1"/>
                <w:sz w:val="20"/>
                <w:szCs w:val="20"/>
              </w:rPr>
            </w:rPrChange>
          </w:rPr>
          <w:t>dei</w:t>
        </w:r>
        <w:r w:rsidRPr="00FD76DA">
          <w:rPr>
            <w:rPrChange w:id="35717"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18" w:author="Di Pilla Alessandra (GSE)" w:date="2025-10-06T17:45:00Z" w16du:dateUtc="2025-10-06T15:45:00Z">
              <w:rPr>
                <w:rFonts w:ascii="Titillium Web" w:eastAsia="Titillium Web" w:hAnsi="Titillium Web"/>
                <w:spacing w:val="-1"/>
                <w:sz w:val="20"/>
                <w:szCs w:val="20"/>
              </w:rPr>
            </w:rPrChange>
          </w:rPr>
          <w:t>crediti</w:t>
        </w:r>
        <w:r w:rsidRPr="00FD76DA">
          <w:rPr>
            <w:rPrChange w:id="35719"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20" w:author="Di Pilla Alessandra (GSE)" w:date="2025-10-06T17:45:00Z" w16du:dateUtc="2025-10-06T15:45:00Z">
              <w:rPr>
                <w:rFonts w:ascii="Titillium Web" w:eastAsia="Titillium Web" w:hAnsi="Titillium Web"/>
                <w:spacing w:val="-1"/>
                <w:sz w:val="20"/>
                <w:szCs w:val="20"/>
              </w:rPr>
            </w:rPrChange>
          </w:rPr>
          <w:t>derivanti</w:t>
        </w:r>
        <w:r w:rsidRPr="00FD76DA">
          <w:rPr>
            <w:rPrChange w:id="35721"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22" w:author="Di Pilla Alessandra (GSE)" w:date="2025-10-06T17:45:00Z" w16du:dateUtc="2025-10-06T15:45:00Z">
              <w:rPr>
                <w:rFonts w:ascii="Titillium Web" w:eastAsia="Titillium Web" w:hAnsi="Titillium Web"/>
                <w:spacing w:val="-1"/>
                <w:sz w:val="20"/>
                <w:szCs w:val="20"/>
              </w:rPr>
            </w:rPrChange>
          </w:rPr>
          <w:t>dall'ammissione</w:t>
        </w:r>
        <w:r w:rsidRPr="00FD76DA">
          <w:rPr>
            <w:rPrChange w:id="35723"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24" w:author="Di Pilla Alessandra (GSE)" w:date="2025-10-06T17:45:00Z" w16du:dateUtc="2025-10-06T15:45:00Z">
              <w:rPr>
                <w:rFonts w:ascii="Titillium Web" w:eastAsia="Titillium Web" w:hAnsi="Titillium Web"/>
                <w:spacing w:val="-1"/>
                <w:sz w:val="20"/>
                <w:szCs w:val="20"/>
              </w:rPr>
            </w:rPrChange>
          </w:rPr>
          <w:t>alle</w:t>
        </w:r>
        <w:r w:rsidRPr="00FD76DA">
          <w:rPr>
            <w:rPrChange w:id="35725"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26" w:author="Di Pilla Alessandra (GSE)" w:date="2025-10-06T17:45:00Z" w16du:dateUtc="2025-10-06T15:45:00Z">
              <w:rPr>
                <w:rFonts w:ascii="Titillium Web" w:eastAsia="Titillium Web" w:hAnsi="Titillium Web"/>
                <w:spacing w:val="-1"/>
                <w:sz w:val="20"/>
                <w:szCs w:val="20"/>
              </w:rPr>
            </w:rPrChange>
          </w:rPr>
          <w:t>tariffe</w:t>
        </w:r>
        <w:r w:rsidRPr="00FD76DA">
          <w:rPr>
            <w:rPrChange w:id="35727"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28" w:author="Di Pilla Alessandra (GSE)" w:date="2025-10-06T17:45:00Z" w16du:dateUtc="2025-10-06T15:45:00Z">
              <w:rPr>
                <w:rFonts w:ascii="Titillium Web" w:eastAsia="Titillium Web" w:hAnsi="Titillium Web"/>
                <w:spacing w:val="-1"/>
                <w:sz w:val="20"/>
                <w:szCs w:val="20"/>
              </w:rPr>
            </w:rPrChange>
          </w:rPr>
          <w:t>incentivanti</w:t>
        </w:r>
        <w:r w:rsidRPr="00FD76DA">
          <w:rPr>
            <w:rPrChange w:id="35729" w:author="Di Pilla Alessandra (GSE)" w:date="2025-10-06T17:45:00Z" w16du:dateUtc="2025-10-06T15:45:00Z">
              <w:rPr>
                <w:rFonts w:ascii="Titillium Web" w:eastAsia="Titillium Web" w:hAnsi="Titillium Web"/>
                <w:spacing w:val="17"/>
                <w:sz w:val="20"/>
                <w:szCs w:val="20"/>
              </w:rPr>
            </w:rPrChange>
          </w:rPr>
          <w:t xml:space="preserve"> </w:t>
        </w:r>
        <w:r w:rsidRPr="00FD76DA">
          <w:rPr>
            <w:rPrChange w:id="35730" w:author="Di Pilla Alessandra (GSE)" w:date="2025-10-06T17:45:00Z" w16du:dateUtc="2025-10-06T15:45:00Z">
              <w:rPr>
                <w:rFonts w:ascii="Titillium Web" w:eastAsia="Titillium Web" w:hAnsi="Titillium Web"/>
                <w:spacing w:val="-1"/>
                <w:sz w:val="20"/>
                <w:szCs w:val="20"/>
              </w:rPr>
            </w:rPrChange>
          </w:rPr>
          <w:t>consente</w:t>
        </w:r>
      </w:ins>
      <w:ins w:id="35731" w:author="Di Pilla Alessandra (GSE)" w:date="2025-10-06T12:49:00Z" w16du:dateUtc="2025-10-06T10:49:00Z">
        <w:r w:rsidR="00AC118A" w:rsidRPr="00FD76DA">
          <w:rPr>
            <w:rPrChange w:id="35732" w:author="Di Pilla Alessandra (GSE)" w:date="2025-10-06T17:45:00Z" w16du:dateUtc="2025-10-06T15:45:00Z">
              <w:rPr>
                <w:rFonts w:ascii="Titillium Web" w:eastAsia="Titillium Web" w:hAnsi="Titillium Web"/>
                <w:spacing w:val="-1"/>
                <w:sz w:val="20"/>
                <w:szCs w:val="20"/>
              </w:rPr>
            </w:rPrChange>
          </w:rPr>
          <w:t>,</w:t>
        </w:r>
        <w:r w:rsidR="00AC118A" w:rsidRPr="00FD76DA">
          <w:rPr>
            <w:rPrChange w:id="35733" w:author="Di Pilla Alessandra (GSE)" w:date="2025-10-06T17:45:00Z" w16du:dateUtc="2025-10-06T15:45:00Z">
              <w:rPr>
                <w:rFonts w:ascii="Titillium Web" w:eastAsia="Titillium Web" w:hAnsi="Titillium Web"/>
                <w:spacing w:val="17"/>
                <w:sz w:val="20"/>
                <w:szCs w:val="20"/>
              </w:rPr>
            </w:rPrChange>
          </w:rPr>
          <w:t xml:space="preserve"> </w:t>
        </w:r>
      </w:ins>
      <w:ins w:id="35734" w:author="Di Pilla Alessandra (GSE)" w:date="2025-10-06T12:00:00Z" w16du:dateUtc="2025-10-06T10:00:00Z">
        <w:r w:rsidRPr="00C57A1E">
          <w:rPr>
            <w:rFonts w:eastAsia="Titillium Web" w:cstheme="minorHAnsi"/>
            <w:rPrChange w:id="35735" w:author="Di Pilla Alessandra (GSE)" w:date="2025-10-06T17:45:00Z" w16du:dateUtc="2025-10-06T15:45:00Z">
              <w:rPr>
                <w:rFonts w:ascii="Titillium Web" w:eastAsia="Titillium Web" w:hAnsi="Titillium Web"/>
                <w:sz w:val="20"/>
                <w:szCs w:val="20"/>
              </w:rPr>
            </w:rPrChange>
          </w:rPr>
          <w:t>al</w:t>
        </w:r>
        <w:r w:rsidRPr="00FD76DA">
          <w:rPr>
            <w:rPrChange w:id="35736" w:author="Di Pilla Alessandra (GSE)" w:date="2025-10-06T17:45:00Z" w16du:dateUtc="2025-10-06T15:45:00Z">
              <w:rPr>
                <w:rFonts w:ascii="Titillium Web" w:eastAsia="Titillium Web" w:hAnsi="Titillium Web"/>
                <w:spacing w:val="77"/>
                <w:sz w:val="20"/>
                <w:szCs w:val="20"/>
              </w:rPr>
            </w:rPrChange>
          </w:rPr>
          <w:t xml:space="preserve"> </w:t>
        </w:r>
        <w:r w:rsidRPr="00FD76DA">
          <w:rPr>
            <w:rPrChange w:id="35737" w:author="Di Pilla Alessandra (GSE)" w:date="2025-10-06T17:45:00Z" w16du:dateUtc="2025-10-06T15:45:00Z">
              <w:rPr>
                <w:rFonts w:ascii="Titillium Web" w:eastAsia="Titillium Web" w:hAnsi="Titillium Web"/>
                <w:spacing w:val="-1"/>
                <w:sz w:val="20"/>
                <w:szCs w:val="20"/>
              </w:rPr>
            </w:rPrChange>
          </w:rPr>
          <w:t>Soggetto</w:t>
        </w:r>
        <w:r w:rsidRPr="00FD76DA">
          <w:rPr>
            <w:rPrChange w:id="35738"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39" w:author="Di Pilla Alessandra (GSE)" w:date="2025-10-06T17:45:00Z" w16du:dateUtc="2025-10-06T15:45:00Z">
              <w:rPr>
                <w:rFonts w:ascii="Titillium Web" w:eastAsia="Titillium Web" w:hAnsi="Titillium Web"/>
                <w:spacing w:val="-2"/>
                <w:sz w:val="20"/>
                <w:szCs w:val="20"/>
              </w:rPr>
            </w:rPrChange>
          </w:rPr>
          <w:t>Responsabile</w:t>
        </w:r>
        <w:r w:rsidRPr="00FD76DA">
          <w:rPr>
            <w:rPrChange w:id="35740" w:author="Di Pilla Alessandra (GSE)" w:date="2025-10-06T17:45:00Z" w16du:dateUtc="2025-10-06T15:45:00Z">
              <w:rPr>
                <w:rFonts w:ascii="Titillium Web" w:eastAsia="Titillium Web" w:hAnsi="Titillium Web"/>
                <w:spacing w:val="21"/>
                <w:sz w:val="20"/>
                <w:szCs w:val="20"/>
              </w:rPr>
            </w:rPrChange>
          </w:rPr>
          <w:t xml:space="preserve"> </w:t>
        </w:r>
        <w:r w:rsidRPr="00FD76DA">
          <w:rPr>
            <w:rPrChange w:id="35741" w:author="Di Pilla Alessandra (GSE)" w:date="2025-10-06T17:45:00Z" w16du:dateUtc="2025-10-06T15:45:00Z">
              <w:rPr>
                <w:rFonts w:ascii="Titillium Web" w:eastAsia="Titillium Web" w:hAnsi="Titillium Web"/>
                <w:spacing w:val="-1"/>
                <w:sz w:val="20"/>
                <w:szCs w:val="20"/>
              </w:rPr>
            </w:rPrChange>
          </w:rPr>
          <w:t>di</w:t>
        </w:r>
        <w:r w:rsidRPr="00FD76DA">
          <w:rPr>
            <w:rPrChange w:id="35742" w:author="Di Pilla Alessandra (GSE)" w:date="2025-10-06T17:45:00Z" w16du:dateUtc="2025-10-06T15:45:00Z">
              <w:rPr>
                <w:rFonts w:ascii="Titillium Web" w:eastAsia="Titillium Web" w:hAnsi="Titillium Web"/>
                <w:spacing w:val="21"/>
                <w:sz w:val="20"/>
                <w:szCs w:val="20"/>
              </w:rPr>
            </w:rPrChange>
          </w:rPr>
          <w:t xml:space="preserve"> </w:t>
        </w:r>
        <w:r w:rsidRPr="00FD76DA">
          <w:rPr>
            <w:rPrChange w:id="35743" w:author="Di Pilla Alessandra (GSE)" w:date="2025-10-06T17:45:00Z" w16du:dateUtc="2025-10-06T15:45:00Z">
              <w:rPr>
                <w:rFonts w:ascii="Titillium Web" w:eastAsia="Titillium Web" w:hAnsi="Titillium Web"/>
                <w:spacing w:val="-1"/>
                <w:sz w:val="20"/>
                <w:szCs w:val="20"/>
              </w:rPr>
            </w:rPrChange>
          </w:rPr>
          <w:t>trasferire</w:t>
        </w:r>
        <w:r w:rsidRPr="00FD76DA">
          <w:rPr>
            <w:rPrChange w:id="35744" w:author="Di Pilla Alessandra (GSE)" w:date="2025-10-06T17:45:00Z" w16du:dateUtc="2025-10-06T15:45:00Z">
              <w:rPr>
                <w:rFonts w:ascii="Titillium Web" w:eastAsia="Titillium Web" w:hAnsi="Titillium Web"/>
                <w:spacing w:val="21"/>
                <w:sz w:val="20"/>
                <w:szCs w:val="20"/>
              </w:rPr>
            </w:rPrChange>
          </w:rPr>
          <w:t xml:space="preserve"> </w:t>
        </w:r>
        <w:r w:rsidRPr="00C57A1E">
          <w:rPr>
            <w:rFonts w:eastAsia="Titillium Web" w:cstheme="minorHAnsi"/>
            <w:rPrChange w:id="35745" w:author="Di Pilla Alessandra (GSE)" w:date="2025-10-06T17:45:00Z" w16du:dateUtc="2025-10-06T15:45:00Z">
              <w:rPr>
                <w:rFonts w:ascii="Titillium Web" w:eastAsia="Titillium Web" w:hAnsi="Titillium Web"/>
                <w:sz w:val="20"/>
                <w:szCs w:val="20"/>
              </w:rPr>
            </w:rPrChange>
          </w:rPr>
          <w:t>la</w:t>
        </w:r>
        <w:r w:rsidRPr="00FD76DA">
          <w:rPr>
            <w:rPrChange w:id="35746"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47" w:author="Di Pilla Alessandra (GSE)" w:date="2025-10-06T17:45:00Z" w16du:dateUtc="2025-10-06T15:45:00Z">
              <w:rPr>
                <w:rFonts w:ascii="Titillium Web" w:eastAsia="Titillium Web" w:hAnsi="Titillium Web"/>
                <w:spacing w:val="-1"/>
                <w:sz w:val="20"/>
                <w:szCs w:val="20"/>
              </w:rPr>
            </w:rPrChange>
          </w:rPr>
          <w:t>titolarità</w:t>
        </w:r>
        <w:r w:rsidRPr="00FD76DA">
          <w:rPr>
            <w:rPrChange w:id="35748"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49" w:author="Di Pilla Alessandra (GSE)" w:date="2025-10-06T17:45:00Z" w16du:dateUtc="2025-10-06T15:45:00Z">
              <w:rPr>
                <w:rFonts w:ascii="Titillium Web" w:eastAsia="Titillium Web" w:hAnsi="Titillium Web"/>
                <w:spacing w:val="-1"/>
                <w:sz w:val="20"/>
                <w:szCs w:val="20"/>
              </w:rPr>
            </w:rPrChange>
          </w:rPr>
          <w:t>dei</w:t>
        </w:r>
        <w:r w:rsidRPr="00FD76DA">
          <w:rPr>
            <w:rPrChange w:id="35750" w:author="Di Pilla Alessandra (GSE)" w:date="2025-10-06T17:45:00Z" w16du:dateUtc="2025-10-06T15:45:00Z">
              <w:rPr>
                <w:rFonts w:ascii="Titillium Web" w:eastAsia="Titillium Web" w:hAnsi="Titillium Web"/>
                <w:spacing w:val="21"/>
                <w:sz w:val="20"/>
                <w:szCs w:val="20"/>
              </w:rPr>
            </w:rPrChange>
          </w:rPr>
          <w:t xml:space="preserve"> </w:t>
        </w:r>
        <w:r w:rsidRPr="00FD76DA">
          <w:rPr>
            <w:rPrChange w:id="35751" w:author="Di Pilla Alessandra (GSE)" w:date="2025-10-06T17:45:00Z" w16du:dateUtc="2025-10-06T15:45:00Z">
              <w:rPr>
                <w:rFonts w:ascii="Titillium Web" w:eastAsia="Titillium Web" w:hAnsi="Titillium Web"/>
                <w:spacing w:val="-1"/>
                <w:sz w:val="20"/>
                <w:szCs w:val="20"/>
              </w:rPr>
            </w:rPrChange>
          </w:rPr>
          <w:t>crediti</w:t>
        </w:r>
        <w:r w:rsidRPr="00FD76DA">
          <w:rPr>
            <w:rPrChange w:id="35752" w:author="Di Pilla Alessandra (GSE)" w:date="2025-10-06T17:45:00Z" w16du:dateUtc="2025-10-06T15:45:00Z">
              <w:rPr>
                <w:rFonts w:ascii="Titillium Web" w:eastAsia="Titillium Web" w:hAnsi="Titillium Web"/>
                <w:spacing w:val="21"/>
                <w:sz w:val="20"/>
                <w:szCs w:val="20"/>
              </w:rPr>
            </w:rPrChange>
          </w:rPr>
          <w:t xml:space="preserve"> </w:t>
        </w:r>
        <w:r w:rsidRPr="00C57A1E">
          <w:rPr>
            <w:rFonts w:eastAsia="Titillium Web" w:cstheme="minorHAnsi"/>
            <w:rPrChange w:id="35753" w:author="Di Pilla Alessandra (GSE)" w:date="2025-10-06T17:45:00Z" w16du:dateUtc="2025-10-06T15:45:00Z">
              <w:rPr>
                <w:rFonts w:ascii="Titillium Web" w:eastAsia="Titillium Web" w:hAnsi="Titillium Web"/>
                <w:sz w:val="20"/>
                <w:szCs w:val="20"/>
              </w:rPr>
            </w:rPrChange>
          </w:rPr>
          <w:t>vantati</w:t>
        </w:r>
        <w:r w:rsidRPr="00FD76DA">
          <w:rPr>
            <w:rPrChange w:id="35754" w:author="Di Pilla Alessandra (GSE)" w:date="2025-10-06T17:45:00Z" w16du:dateUtc="2025-10-06T15:45:00Z">
              <w:rPr>
                <w:rFonts w:ascii="Titillium Web" w:eastAsia="Titillium Web" w:hAnsi="Titillium Web"/>
                <w:spacing w:val="21"/>
                <w:sz w:val="20"/>
                <w:szCs w:val="20"/>
              </w:rPr>
            </w:rPrChange>
          </w:rPr>
          <w:t xml:space="preserve"> </w:t>
        </w:r>
        <w:r w:rsidRPr="00FD76DA">
          <w:rPr>
            <w:rPrChange w:id="35755" w:author="Di Pilla Alessandra (GSE)" w:date="2025-10-06T17:45:00Z" w16du:dateUtc="2025-10-06T15:45:00Z">
              <w:rPr>
                <w:rFonts w:ascii="Titillium Web" w:eastAsia="Titillium Web" w:hAnsi="Titillium Web"/>
                <w:spacing w:val="-1"/>
                <w:sz w:val="20"/>
                <w:szCs w:val="20"/>
              </w:rPr>
            </w:rPrChange>
          </w:rPr>
          <w:t>verso</w:t>
        </w:r>
        <w:r w:rsidRPr="00FD76DA">
          <w:rPr>
            <w:rPrChange w:id="35756"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57" w:author="Di Pilla Alessandra (GSE)" w:date="2025-10-06T17:45:00Z" w16du:dateUtc="2025-10-06T15:45:00Z">
              <w:rPr>
                <w:rFonts w:ascii="Titillium Web" w:eastAsia="Titillium Web" w:hAnsi="Titillium Web"/>
                <w:spacing w:val="-1"/>
                <w:sz w:val="20"/>
                <w:szCs w:val="20"/>
              </w:rPr>
            </w:rPrChange>
          </w:rPr>
          <w:t>il</w:t>
        </w:r>
        <w:r w:rsidRPr="00FD76DA">
          <w:rPr>
            <w:rPrChange w:id="35758" w:author="Di Pilla Alessandra (GSE)" w:date="2025-10-06T17:45:00Z" w16du:dateUtc="2025-10-06T15:45:00Z">
              <w:rPr>
                <w:rFonts w:ascii="Titillium Web" w:eastAsia="Titillium Web" w:hAnsi="Titillium Web"/>
                <w:spacing w:val="24"/>
                <w:sz w:val="20"/>
                <w:szCs w:val="20"/>
              </w:rPr>
            </w:rPrChange>
          </w:rPr>
          <w:t xml:space="preserve"> </w:t>
        </w:r>
        <w:r w:rsidRPr="00C57A1E">
          <w:rPr>
            <w:rFonts w:eastAsia="Titillium Web" w:cstheme="minorHAnsi"/>
            <w:rPrChange w:id="35759" w:author="Di Pilla Alessandra (GSE)" w:date="2025-10-06T17:45:00Z" w16du:dateUtc="2025-10-06T15:45:00Z">
              <w:rPr>
                <w:rFonts w:ascii="Titillium Web" w:eastAsia="Titillium Web" w:hAnsi="Titillium Web"/>
                <w:sz w:val="20"/>
                <w:szCs w:val="20"/>
              </w:rPr>
            </w:rPrChange>
          </w:rPr>
          <w:t>GSE</w:t>
        </w:r>
        <w:r w:rsidRPr="00FD76DA">
          <w:rPr>
            <w:rPrChange w:id="35760" w:author="Di Pilla Alessandra (GSE)" w:date="2025-10-06T17:45:00Z" w16du:dateUtc="2025-10-06T15:45:00Z">
              <w:rPr>
                <w:rFonts w:ascii="Titillium Web" w:eastAsia="Titillium Web" w:hAnsi="Titillium Web"/>
                <w:spacing w:val="21"/>
                <w:sz w:val="20"/>
                <w:szCs w:val="20"/>
              </w:rPr>
            </w:rPrChange>
          </w:rPr>
          <w:t xml:space="preserve"> </w:t>
        </w:r>
        <w:r w:rsidRPr="00C57A1E">
          <w:rPr>
            <w:rFonts w:eastAsia="Titillium Web" w:cstheme="minorHAnsi"/>
            <w:rPrChange w:id="35761" w:author="Di Pilla Alessandra (GSE)" w:date="2025-10-06T17:45:00Z" w16du:dateUtc="2025-10-06T15:45:00Z">
              <w:rPr>
                <w:rFonts w:ascii="Titillium Web" w:eastAsia="Titillium Web" w:hAnsi="Titillium Web"/>
                <w:sz w:val="20"/>
                <w:szCs w:val="20"/>
              </w:rPr>
            </w:rPrChange>
          </w:rPr>
          <w:t>a</w:t>
        </w:r>
        <w:r w:rsidRPr="00FD76DA">
          <w:rPr>
            <w:rPrChange w:id="35762" w:author="Di Pilla Alessandra (GSE)" w:date="2025-10-06T17:45:00Z" w16du:dateUtc="2025-10-06T15:45:00Z">
              <w:rPr>
                <w:rFonts w:ascii="Titillium Web" w:eastAsia="Titillium Web" w:hAnsi="Titillium Web"/>
                <w:spacing w:val="22"/>
                <w:sz w:val="20"/>
                <w:szCs w:val="20"/>
              </w:rPr>
            </w:rPrChange>
          </w:rPr>
          <w:t xml:space="preserve"> </w:t>
        </w:r>
        <w:r w:rsidRPr="00FD76DA">
          <w:rPr>
            <w:rPrChange w:id="35763" w:author="Di Pilla Alessandra (GSE)" w:date="2025-10-06T17:45:00Z" w16du:dateUtc="2025-10-06T15:45:00Z">
              <w:rPr>
                <w:rFonts w:ascii="Titillium Web" w:eastAsia="Titillium Web" w:hAnsi="Titillium Web"/>
                <w:spacing w:val="-1"/>
                <w:sz w:val="20"/>
                <w:szCs w:val="20"/>
              </w:rPr>
            </w:rPrChange>
          </w:rPr>
          <w:t>un</w:t>
        </w:r>
        <w:r w:rsidRPr="00FD76DA">
          <w:rPr>
            <w:rPrChange w:id="35764" w:author="Di Pilla Alessandra (GSE)" w:date="2025-10-06T17:45:00Z" w16du:dateUtc="2025-10-06T15:45:00Z">
              <w:rPr>
                <w:rFonts w:ascii="Titillium Web" w:eastAsia="Titillium Web" w:hAnsi="Titillium Web"/>
                <w:spacing w:val="78"/>
                <w:sz w:val="20"/>
                <w:szCs w:val="20"/>
              </w:rPr>
            </w:rPrChange>
          </w:rPr>
          <w:t xml:space="preserve"> </w:t>
        </w:r>
        <w:r w:rsidRPr="00FD76DA">
          <w:rPr>
            <w:rPrChange w:id="35765" w:author="Di Pilla Alessandra (GSE)" w:date="2025-10-06T17:45:00Z" w16du:dateUtc="2025-10-06T15:45:00Z">
              <w:rPr>
                <w:rFonts w:ascii="Titillium Web" w:eastAsia="Titillium Web" w:hAnsi="Titillium Web"/>
                <w:spacing w:val="-1"/>
                <w:sz w:val="20"/>
                <w:szCs w:val="20"/>
              </w:rPr>
            </w:rPrChange>
          </w:rPr>
          <w:t>soggetto</w:t>
        </w:r>
        <w:r w:rsidRPr="00FD76DA">
          <w:rPr>
            <w:rPrChange w:id="35766" w:author="Di Pilla Alessandra (GSE)" w:date="2025-10-06T17:45:00Z" w16du:dateUtc="2025-10-06T15:45:00Z">
              <w:rPr>
                <w:rFonts w:ascii="Titillium Web" w:eastAsia="Titillium Web" w:hAnsi="Titillium Web"/>
                <w:spacing w:val="-11"/>
                <w:sz w:val="20"/>
                <w:szCs w:val="20"/>
              </w:rPr>
            </w:rPrChange>
          </w:rPr>
          <w:t xml:space="preserve"> </w:t>
        </w:r>
        <w:r w:rsidRPr="00FD76DA">
          <w:rPr>
            <w:rPrChange w:id="35767" w:author="Di Pilla Alessandra (GSE)" w:date="2025-10-06T17:45:00Z" w16du:dateUtc="2025-10-06T15:45:00Z">
              <w:rPr>
                <w:rFonts w:ascii="Titillium Web" w:eastAsia="Titillium Web" w:hAnsi="Titillium Web"/>
                <w:spacing w:val="-1"/>
                <w:sz w:val="20"/>
                <w:szCs w:val="20"/>
              </w:rPr>
            </w:rPrChange>
          </w:rPr>
          <w:t>cessionario.</w:t>
        </w:r>
        <w:r w:rsidRPr="00FD76DA">
          <w:rPr>
            <w:rPrChange w:id="35768" w:author="Di Pilla Alessandra (GSE)" w:date="2025-10-06T17:45:00Z" w16du:dateUtc="2025-10-06T15:45:00Z">
              <w:rPr>
                <w:rFonts w:ascii="Titillium Web" w:eastAsia="Titillium Web" w:hAnsi="Titillium Web"/>
                <w:spacing w:val="-10"/>
                <w:sz w:val="20"/>
                <w:szCs w:val="20"/>
              </w:rPr>
            </w:rPrChange>
          </w:rPr>
          <w:t xml:space="preserve"> </w:t>
        </w:r>
      </w:ins>
    </w:p>
    <w:p w14:paraId="2453AF35" w14:textId="2610EEF3" w:rsidR="00CB7DA2" w:rsidRPr="00C57A1E" w:rsidRDefault="00CB7DA2">
      <w:pPr>
        <w:spacing w:line="276" w:lineRule="auto"/>
        <w:jc w:val="both"/>
        <w:rPr>
          <w:ins w:id="35769" w:author="Di Pilla Alessandra (GSE)" w:date="2025-10-06T12:00:00Z" w16du:dateUtc="2025-10-06T10:00:00Z"/>
          <w:rFonts w:eastAsia="Titillium Web" w:cstheme="minorHAnsi"/>
          <w:rPrChange w:id="35770" w:author="Di Pilla Alessandra (GSE)" w:date="2025-10-06T17:45:00Z" w16du:dateUtc="2025-10-06T15:45:00Z">
            <w:rPr>
              <w:ins w:id="35771" w:author="Di Pilla Alessandra (GSE)" w:date="2025-10-06T12:00:00Z" w16du:dateUtc="2025-10-06T10:00:00Z"/>
              <w:rFonts w:ascii="Titillium Web" w:eastAsia="Titillium Web" w:hAnsi="Titillium Web"/>
              <w:sz w:val="20"/>
              <w:szCs w:val="20"/>
            </w:rPr>
          </w:rPrChange>
        </w:rPr>
        <w:pPrChange w:id="35772" w:author="Di Pilla Alessandra (GSE)" w:date="2025-10-06T12:00:00Z" w16du:dateUtc="2025-10-06T10:00:00Z">
          <w:pPr>
            <w:widowControl w:val="0"/>
            <w:spacing w:before="24" w:line="239" w:lineRule="auto"/>
            <w:ind w:left="2510" w:right="231"/>
            <w:jc w:val="both"/>
          </w:pPr>
        </w:pPrChange>
      </w:pPr>
      <w:ins w:id="35773" w:author="Di Pilla Alessandra (GSE)" w:date="2025-10-06T12:00:00Z" w16du:dateUtc="2025-10-06T10:00:00Z">
        <w:r w:rsidRPr="00C57A1E">
          <w:rPr>
            <w:rFonts w:eastAsia="Titillium Web" w:cstheme="minorHAnsi"/>
            <w:rPrChange w:id="35774" w:author="Di Pilla Alessandra (GSE)" w:date="2025-10-06T17:45:00Z" w16du:dateUtc="2025-10-06T15:45:00Z">
              <w:rPr>
                <w:rFonts w:ascii="Titillium Web" w:eastAsia="Titillium Web" w:hAnsi="Titillium Web"/>
                <w:sz w:val="20"/>
                <w:szCs w:val="20"/>
              </w:rPr>
            </w:rPrChange>
          </w:rPr>
          <w:t>Tale</w:t>
        </w:r>
        <w:r w:rsidRPr="00FD76DA">
          <w:rPr>
            <w:rPrChange w:id="35775" w:author="Di Pilla Alessandra (GSE)" w:date="2025-10-06T17:45:00Z" w16du:dateUtc="2025-10-06T15:45:00Z">
              <w:rPr>
                <w:rFonts w:ascii="Titillium Web" w:eastAsia="Titillium Web" w:hAnsi="Titillium Web"/>
                <w:spacing w:val="-11"/>
                <w:sz w:val="20"/>
                <w:szCs w:val="20"/>
              </w:rPr>
            </w:rPrChange>
          </w:rPr>
          <w:t xml:space="preserve"> </w:t>
        </w:r>
        <w:r w:rsidRPr="00FD76DA">
          <w:rPr>
            <w:rPrChange w:id="35776" w:author="Di Pilla Alessandra (GSE)" w:date="2025-10-06T17:45:00Z" w16du:dateUtc="2025-10-06T15:45:00Z">
              <w:rPr>
                <w:rFonts w:ascii="Titillium Web" w:eastAsia="Titillium Web" w:hAnsi="Titillium Web"/>
                <w:spacing w:val="-1"/>
                <w:sz w:val="20"/>
                <w:szCs w:val="20"/>
              </w:rPr>
            </w:rPrChange>
          </w:rPr>
          <w:t>cessione</w:t>
        </w:r>
        <w:r w:rsidRPr="00FD76DA">
          <w:rPr>
            <w:rPrChange w:id="35777" w:author="Di Pilla Alessandra (GSE)" w:date="2025-10-06T17:45:00Z" w16du:dateUtc="2025-10-06T15:45:00Z">
              <w:rPr>
                <w:rFonts w:ascii="Titillium Web" w:eastAsia="Titillium Web" w:hAnsi="Titillium Web"/>
                <w:spacing w:val="-10"/>
                <w:sz w:val="20"/>
                <w:szCs w:val="20"/>
              </w:rPr>
            </w:rPrChange>
          </w:rPr>
          <w:t xml:space="preserve"> </w:t>
        </w:r>
        <w:r w:rsidRPr="00FD76DA">
          <w:rPr>
            <w:rPrChange w:id="35778" w:author="Di Pilla Alessandra (GSE)" w:date="2025-10-06T17:45:00Z" w16du:dateUtc="2025-10-06T15:45:00Z">
              <w:rPr>
                <w:rFonts w:ascii="Titillium Web" w:eastAsia="Titillium Web" w:hAnsi="Titillium Web"/>
                <w:spacing w:val="-1"/>
                <w:sz w:val="20"/>
                <w:szCs w:val="20"/>
              </w:rPr>
            </w:rPrChange>
          </w:rPr>
          <w:t>deve</w:t>
        </w:r>
        <w:r w:rsidRPr="00FD76DA">
          <w:rPr>
            <w:rPrChange w:id="35779" w:author="Di Pilla Alessandra (GSE)" w:date="2025-10-06T17:45:00Z" w16du:dateUtc="2025-10-06T15:45:00Z">
              <w:rPr>
                <w:rFonts w:ascii="Titillium Web" w:eastAsia="Titillium Web" w:hAnsi="Titillium Web"/>
                <w:spacing w:val="-11"/>
                <w:sz w:val="20"/>
                <w:szCs w:val="20"/>
              </w:rPr>
            </w:rPrChange>
          </w:rPr>
          <w:t xml:space="preserve"> </w:t>
        </w:r>
        <w:r w:rsidRPr="00FD76DA">
          <w:rPr>
            <w:rPrChange w:id="35780" w:author="Di Pilla Alessandra (GSE)" w:date="2025-10-06T17:45:00Z" w16du:dateUtc="2025-10-06T15:45:00Z">
              <w:rPr>
                <w:rFonts w:ascii="Titillium Web" w:eastAsia="Titillium Web" w:hAnsi="Titillium Web"/>
                <w:spacing w:val="-1"/>
                <w:sz w:val="20"/>
                <w:szCs w:val="20"/>
              </w:rPr>
            </w:rPrChange>
          </w:rPr>
          <w:t>avere</w:t>
        </w:r>
        <w:r w:rsidRPr="00FD76DA">
          <w:rPr>
            <w:rPrChange w:id="35781" w:author="Di Pilla Alessandra (GSE)" w:date="2025-10-06T17:45:00Z" w16du:dateUtc="2025-10-06T15:45:00Z">
              <w:rPr>
                <w:rFonts w:ascii="Titillium Web" w:eastAsia="Titillium Web" w:hAnsi="Titillium Web"/>
                <w:spacing w:val="-11"/>
                <w:sz w:val="20"/>
                <w:szCs w:val="20"/>
              </w:rPr>
            </w:rPrChange>
          </w:rPr>
          <w:t xml:space="preserve"> </w:t>
        </w:r>
        <w:r w:rsidRPr="00C57A1E">
          <w:rPr>
            <w:rFonts w:eastAsia="Titillium Web" w:cstheme="minorHAnsi"/>
            <w:rPrChange w:id="35782" w:author="Di Pilla Alessandra (GSE)" w:date="2025-10-06T17:45:00Z" w16du:dateUtc="2025-10-06T15:45:00Z">
              <w:rPr>
                <w:rFonts w:ascii="Titillium Web" w:eastAsia="Titillium Web" w:hAnsi="Titillium Web"/>
                <w:sz w:val="20"/>
                <w:szCs w:val="20"/>
              </w:rPr>
            </w:rPrChange>
          </w:rPr>
          <w:t>ad</w:t>
        </w:r>
        <w:r w:rsidRPr="00FD76DA">
          <w:rPr>
            <w:rPrChange w:id="35783" w:author="Di Pilla Alessandra (GSE)" w:date="2025-10-06T17:45:00Z" w16du:dateUtc="2025-10-06T15:45:00Z">
              <w:rPr>
                <w:rFonts w:ascii="Titillium Web" w:eastAsia="Titillium Web" w:hAnsi="Titillium Web"/>
                <w:spacing w:val="-10"/>
                <w:sz w:val="20"/>
                <w:szCs w:val="20"/>
              </w:rPr>
            </w:rPrChange>
          </w:rPr>
          <w:t xml:space="preserve"> </w:t>
        </w:r>
        <w:r w:rsidRPr="00C57A1E">
          <w:rPr>
            <w:rFonts w:eastAsia="Titillium Web" w:cstheme="minorHAnsi"/>
            <w:rPrChange w:id="35784" w:author="Di Pilla Alessandra (GSE)" w:date="2025-10-06T17:45:00Z" w16du:dateUtc="2025-10-06T15:45:00Z">
              <w:rPr>
                <w:rFonts w:ascii="Titillium Web" w:eastAsia="Titillium Web" w:hAnsi="Titillium Web"/>
                <w:sz w:val="20"/>
                <w:szCs w:val="20"/>
              </w:rPr>
            </w:rPrChange>
          </w:rPr>
          <w:t>oggetto</w:t>
        </w:r>
        <w:r w:rsidRPr="00FD76DA">
          <w:rPr>
            <w:rPrChange w:id="35785" w:author="Di Pilla Alessandra (GSE)" w:date="2025-10-06T17:45:00Z" w16du:dateUtc="2025-10-06T15:45:00Z">
              <w:rPr>
                <w:rFonts w:ascii="Titillium Web" w:eastAsia="Titillium Web" w:hAnsi="Titillium Web"/>
                <w:spacing w:val="-10"/>
                <w:sz w:val="20"/>
                <w:szCs w:val="20"/>
              </w:rPr>
            </w:rPrChange>
          </w:rPr>
          <w:t xml:space="preserve"> </w:t>
        </w:r>
        <w:r w:rsidRPr="00C57A1E">
          <w:rPr>
            <w:rFonts w:eastAsia="Titillium Web" w:cstheme="minorHAnsi"/>
            <w:rPrChange w:id="35786" w:author="Di Pilla Alessandra (GSE)" w:date="2025-10-06T17:45:00Z" w16du:dateUtc="2025-10-06T15:45:00Z">
              <w:rPr>
                <w:rFonts w:ascii="Titillium Web" w:eastAsia="Titillium Web" w:hAnsi="Titillium Web"/>
                <w:sz w:val="20"/>
                <w:szCs w:val="20"/>
              </w:rPr>
            </w:rPrChange>
          </w:rPr>
          <w:t>la</w:t>
        </w:r>
        <w:r w:rsidRPr="00FD76DA">
          <w:rPr>
            <w:rPrChange w:id="35787" w:author="Di Pilla Alessandra (GSE)" w:date="2025-10-06T17:45:00Z" w16du:dateUtc="2025-10-06T15:45:00Z">
              <w:rPr>
                <w:rFonts w:ascii="Titillium Web" w:eastAsia="Titillium Web" w:hAnsi="Titillium Web"/>
                <w:spacing w:val="-15"/>
                <w:sz w:val="20"/>
                <w:szCs w:val="20"/>
              </w:rPr>
            </w:rPrChange>
          </w:rPr>
          <w:t xml:space="preserve"> </w:t>
        </w:r>
        <w:r w:rsidRPr="00C57A1E">
          <w:rPr>
            <w:rFonts w:eastAsia="Titillium Web" w:cstheme="minorHAnsi"/>
            <w:rPrChange w:id="35788" w:author="Di Pilla Alessandra (GSE)" w:date="2025-10-06T17:45:00Z" w16du:dateUtc="2025-10-06T15:45:00Z">
              <w:rPr>
                <w:rFonts w:ascii="Titillium Web" w:eastAsia="Titillium Web" w:hAnsi="Titillium Web"/>
                <w:sz w:val="20"/>
                <w:szCs w:val="20"/>
              </w:rPr>
            </w:rPrChange>
          </w:rPr>
          <w:t>totalità</w:t>
        </w:r>
        <w:r w:rsidRPr="00FD76DA">
          <w:rPr>
            <w:rPrChange w:id="35789" w:author="Di Pilla Alessandra (GSE)" w:date="2025-10-06T17:45:00Z" w16du:dateUtc="2025-10-06T15:45:00Z">
              <w:rPr>
                <w:rFonts w:ascii="Titillium Web" w:eastAsia="Titillium Web" w:hAnsi="Titillium Web"/>
                <w:spacing w:val="-10"/>
                <w:sz w:val="20"/>
                <w:szCs w:val="20"/>
              </w:rPr>
            </w:rPrChange>
          </w:rPr>
          <w:t xml:space="preserve"> </w:t>
        </w:r>
        <w:r w:rsidRPr="00FD76DA">
          <w:rPr>
            <w:rPrChange w:id="35790" w:author="Di Pilla Alessandra (GSE)" w:date="2025-10-06T17:45:00Z" w16du:dateUtc="2025-10-06T15:45:00Z">
              <w:rPr>
                <w:rFonts w:ascii="Titillium Web" w:eastAsia="Titillium Web" w:hAnsi="Titillium Web"/>
                <w:spacing w:val="-1"/>
                <w:sz w:val="20"/>
                <w:szCs w:val="20"/>
              </w:rPr>
            </w:rPrChange>
          </w:rPr>
          <w:t>dei</w:t>
        </w:r>
        <w:r w:rsidRPr="00FD76DA">
          <w:rPr>
            <w:rPrChange w:id="35791" w:author="Di Pilla Alessandra (GSE)" w:date="2025-10-06T17:45:00Z" w16du:dateUtc="2025-10-06T15:45:00Z">
              <w:rPr>
                <w:rFonts w:ascii="Titillium Web" w:eastAsia="Titillium Web" w:hAnsi="Titillium Web"/>
                <w:spacing w:val="-11"/>
                <w:sz w:val="20"/>
                <w:szCs w:val="20"/>
              </w:rPr>
            </w:rPrChange>
          </w:rPr>
          <w:t xml:space="preserve"> </w:t>
        </w:r>
        <w:r w:rsidRPr="00FD76DA">
          <w:rPr>
            <w:rPrChange w:id="35792" w:author="Di Pilla Alessandra (GSE)" w:date="2025-10-06T17:45:00Z" w16du:dateUtc="2025-10-06T15:45:00Z">
              <w:rPr>
                <w:rFonts w:ascii="Titillium Web" w:eastAsia="Titillium Web" w:hAnsi="Titillium Web"/>
                <w:spacing w:val="-1"/>
                <w:sz w:val="20"/>
                <w:szCs w:val="20"/>
              </w:rPr>
            </w:rPrChange>
          </w:rPr>
          <w:t>crediti,</w:t>
        </w:r>
        <w:r w:rsidRPr="00FD76DA">
          <w:rPr>
            <w:rPrChange w:id="35793" w:author="Di Pilla Alessandra (GSE)" w:date="2025-10-06T17:45:00Z" w16du:dateUtc="2025-10-06T15:45:00Z">
              <w:rPr>
                <w:rFonts w:ascii="Titillium Web" w:eastAsia="Titillium Web" w:hAnsi="Titillium Web"/>
                <w:spacing w:val="-11"/>
                <w:sz w:val="20"/>
                <w:szCs w:val="20"/>
              </w:rPr>
            </w:rPrChange>
          </w:rPr>
          <w:t xml:space="preserve"> </w:t>
        </w:r>
        <w:r w:rsidRPr="00FD76DA">
          <w:rPr>
            <w:rPrChange w:id="35794" w:author="Di Pilla Alessandra (GSE)" w:date="2025-10-06T17:45:00Z" w16du:dateUtc="2025-10-06T15:45:00Z">
              <w:rPr>
                <w:rFonts w:ascii="Titillium Web" w:eastAsia="Titillium Web" w:hAnsi="Titillium Web"/>
                <w:spacing w:val="-1"/>
                <w:sz w:val="20"/>
                <w:szCs w:val="20"/>
              </w:rPr>
            </w:rPrChange>
          </w:rPr>
          <w:t>presenti</w:t>
        </w:r>
        <w:r w:rsidRPr="00FD76DA">
          <w:rPr>
            <w:rPrChange w:id="35795" w:author="Di Pilla Alessandra (GSE)" w:date="2025-10-06T17:45:00Z" w16du:dateUtc="2025-10-06T15:45:00Z">
              <w:rPr>
                <w:rFonts w:ascii="Titillium Web" w:eastAsia="Titillium Web" w:hAnsi="Titillium Web"/>
                <w:spacing w:val="75"/>
                <w:sz w:val="20"/>
                <w:szCs w:val="20"/>
              </w:rPr>
            </w:rPrChange>
          </w:rPr>
          <w:t xml:space="preserve"> </w:t>
        </w:r>
        <w:r w:rsidRPr="00C57A1E">
          <w:rPr>
            <w:rFonts w:eastAsia="Titillium Web" w:cstheme="minorHAnsi"/>
            <w:rPrChange w:id="35796" w:author="Di Pilla Alessandra (GSE)" w:date="2025-10-06T17:45:00Z" w16du:dateUtc="2025-10-06T15:45:00Z">
              <w:rPr>
                <w:rFonts w:ascii="Titillium Web" w:eastAsia="Titillium Web" w:hAnsi="Titillium Web"/>
                <w:sz w:val="20"/>
                <w:szCs w:val="20"/>
              </w:rPr>
            </w:rPrChange>
          </w:rPr>
          <w:t>e</w:t>
        </w:r>
        <w:r w:rsidRPr="00FD76DA">
          <w:rPr>
            <w:rPrChange w:id="35797"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798" w:author="Di Pilla Alessandra (GSE)" w:date="2025-10-06T17:45:00Z" w16du:dateUtc="2025-10-06T15:45:00Z">
              <w:rPr>
                <w:rFonts w:ascii="Titillium Web" w:eastAsia="Titillium Web" w:hAnsi="Titillium Web"/>
                <w:spacing w:val="-1"/>
                <w:sz w:val="20"/>
                <w:szCs w:val="20"/>
              </w:rPr>
            </w:rPrChange>
          </w:rPr>
          <w:t>futuri,</w:t>
        </w:r>
        <w:r w:rsidRPr="00FD76DA">
          <w:rPr>
            <w:rPrChange w:id="35799" w:author="Di Pilla Alessandra (GSE)" w:date="2025-10-06T17:45:00Z" w16du:dateUtc="2025-10-06T15:45:00Z">
              <w:rPr>
                <w:rFonts w:ascii="Titillium Web" w:eastAsia="Titillium Web" w:hAnsi="Titillium Web"/>
                <w:spacing w:val="25"/>
                <w:sz w:val="20"/>
                <w:szCs w:val="20"/>
              </w:rPr>
            </w:rPrChange>
          </w:rPr>
          <w:t xml:space="preserve"> </w:t>
        </w:r>
        <w:r w:rsidRPr="00FD76DA">
          <w:rPr>
            <w:rPrChange w:id="35800" w:author="Di Pilla Alessandra (GSE)" w:date="2025-10-06T17:45:00Z" w16du:dateUtc="2025-10-06T15:45:00Z">
              <w:rPr>
                <w:rFonts w:ascii="Titillium Web" w:eastAsia="Titillium Web" w:hAnsi="Titillium Web"/>
                <w:spacing w:val="-1"/>
                <w:sz w:val="20"/>
                <w:szCs w:val="20"/>
              </w:rPr>
            </w:rPrChange>
          </w:rPr>
          <w:t>vantati</w:t>
        </w:r>
        <w:r w:rsidRPr="00FD76DA">
          <w:rPr>
            <w:rPrChange w:id="35801"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802" w:author="Di Pilla Alessandra (GSE)" w:date="2025-10-06T17:45:00Z" w16du:dateUtc="2025-10-06T15:45:00Z">
              <w:rPr>
                <w:rFonts w:ascii="Titillium Web" w:eastAsia="Titillium Web" w:hAnsi="Titillium Web"/>
                <w:spacing w:val="-1"/>
                <w:sz w:val="20"/>
                <w:szCs w:val="20"/>
              </w:rPr>
            </w:rPrChange>
          </w:rPr>
          <w:t>dal</w:t>
        </w:r>
        <w:r w:rsidRPr="00FD76DA">
          <w:rPr>
            <w:rPrChange w:id="35803" w:author="Di Pilla Alessandra (GSE)" w:date="2025-10-06T17:45:00Z" w16du:dateUtc="2025-10-06T15:45:00Z">
              <w:rPr>
                <w:rFonts w:ascii="Titillium Web" w:eastAsia="Titillium Web" w:hAnsi="Titillium Web"/>
                <w:spacing w:val="28"/>
                <w:sz w:val="20"/>
                <w:szCs w:val="20"/>
              </w:rPr>
            </w:rPrChange>
          </w:rPr>
          <w:t xml:space="preserve"> </w:t>
        </w:r>
        <w:r w:rsidRPr="00FD76DA">
          <w:rPr>
            <w:rPrChange w:id="35804" w:author="Di Pilla Alessandra (GSE)" w:date="2025-10-06T17:45:00Z" w16du:dateUtc="2025-10-06T15:45:00Z">
              <w:rPr>
                <w:rFonts w:ascii="Titillium Web" w:eastAsia="Titillium Web" w:hAnsi="Titillium Web"/>
                <w:spacing w:val="-1"/>
                <w:sz w:val="20"/>
                <w:szCs w:val="20"/>
              </w:rPr>
            </w:rPrChange>
          </w:rPr>
          <w:t>cedente</w:t>
        </w:r>
        <w:r w:rsidRPr="00FD76DA">
          <w:rPr>
            <w:rPrChange w:id="35805" w:author="Di Pilla Alessandra (GSE)" w:date="2025-10-06T17:45:00Z" w16du:dateUtc="2025-10-06T15:45:00Z">
              <w:rPr>
                <w:rFonts w:ascii="Titillium Web" w:eastAsia="Titillium Web" w:hAnsi="Titillium Web"/>
                <w:spacing w:val="26"/>
                <w:sz w:val="20"/>
                <w:szCs w:val="20"/>
              </w:rPr>
            </w:rPrChange>
          </w:rPr>
          <w:t xml:space="preserve"> </w:t>
        </w:r>
        <w:r w:rsidRPr="00C57A1E">
          <w:rPr>
            <w:rFonts w:eastAsia="Titillium Web" w:cstheme="minorHAnsi"/>
            <w:rPrChange w:id="35806" w:author="Di Pilla Alessandra (GSE)" w:date="2025-10-06T17:45:00Z" w16du:dateUtc="2025-10-06T15:45:00Z">
              <w:rPr>
                <w:rFonts w:ascii="Titillium Web" w:eastAsia="Titillium Web" w:hAnsi="Titillium Web"/>
                <w:sz w:val="20"/>
                <w:szCs w:val="20"/>
              </w:rPr>
            </w:rPrChange>
          </w:rPr>
          <w:t>nei</w:t>
        </w:r>
        <w:r w:rsidRPr="00FD76DA">
          <w:rPr>
            <w:rPrChange w:id="35807"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808" w:author="Di Pilla Alessandra (GSE)" w:date="2025-10-06T17:45:00Z" w16du:dateUtc="2025-10-06T15:45:00Z">
              <w:rPr>
                <w:rFonts w:ascii="Titillium Web" w:eastAsia="Titillium Web" w:hAnsi="Titillium Web"/>
                <w:spacing w:val="-1"/>
                <w:sz w:val="20"/>
                <w:szCs w:val="20"/>
              </w:rPr>
            </w:rPrChange>
          </w:rPr>
          <w:t>confronti</w:t>
        </w:r>
        <w:r w:rsidRPr="00FD76DA">
          <w:rPr>
            <w:rPrChange w:id="35809" w:author="Di Pilla Alessandra (GSE)" w:date="2025-10-06T17:45:00Z" w16du:dateUtc="2025-10-06T15:45:00Z">
              <w:rPr>
                <w:rFonts w:ascii="Titillium Web" w:eastAsia="Titillium Web" w:hAnsi="Titillium Web"/>
                <w:spacing w:val="32"/>
                <w:sz w:val="20"/>
                <w:szCs w:val="20"/>
              </w:rPr>
            </w:rPrChange>
          </w:rPr>
          <w:t xml:space="preserve"> </w:t>
        </w:r>
        <w:r w:rsidRPr="00FD76DA">
          <w:rPr>
            <w:rPrChange w:id="35810" w:author="Di Pilla Alessandra (GSE)" w:date="2025-10-06T17:45:00Z" w16du:dateUtc="2025-10-06T15:45:00Z">
              <w:rPr>
                <w:rFonts w:ascii="Titillium Web" w:eastAsia="Titillium Web" w:hAnsi="Titillium Web"/>
                <w:spacing w:val="-1"/>
                <w:sz w:val="20"/>
                <w:szCs w:val="20"/>
              </w:rPr>
            </w:rPrChange>
          </w:rPr>
          <w:t>del</w:t>
        </w:r>
        <w:r w:rsidRPr="00FD76DA">
          <w:rPr>
            <w:rPrChange w:id="35811" w:author="Di Pilla Alessandra (GSE)" w:date="2025-10-06T17:45:00Z" w16du:dateUtc="2025-10-06T15:45:00Z">
              <w:rPr>
                <w:rFonts w:ascii="Titillium Web" w:eastAsia="Titillium Web" w:hAnsi="Titillium Web"/>
                <w:spacing w:val="24"/>
                <w:sz w:val="20"/>
                <w:szCs w:val="20"/>
              </w:rPr>
            </w:rPrChange>
          </w:rPr>
          <w:t xml:space="preserve"> </w:t>
        </w:r>
        <w:r w:rsidRPr="00C57A1E">
          <w:rPr>
            <w:rFonts w:eastAsia="Titillium Web" w:cstheme="minorHAnsi"/>
            <w:rPrChange w:id="35812" w:author="Di Pilla Alessandra (GSE)" w:date="2025-10-06T17:45:00Z" w16du:dateUtc="2025-10-06T15:45:00Z">
              <w:rPr>
                <w:rFonts w:ascii="Titillium Web" w:eastAsia="Titillium Web" w:hAnsi="Titillium Web"/>
                <w:sz w:val="20"/>
                <w:szCs w:val="20"/>
              </w:rPr>
            </w:rPrChange>
          </w:rPr>
          <w:t>GSE</w:t>
        </w:r>
        <w:r w:rsidRPr="00FD76DA">
          <w:rPr>
            <w:rPrChange w:id="35813"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814" w:author="Di Pilla Alessandra (GSE)" w:date="2025-10-06T17:45:00Z" w16du:dateUtc="2025-10-06T15:45:00Z">
              <w:rPr>
                <w:rFonts w:ascii="Titillium Web" w:eastAsia="Titillium Web" w:hAnsi="Titillium Web"/>
                <w:spacing w:val="-3"/>
                <w:sz w:val="20"/>
                <w:szCs w:val="20"/>
              </w:rPr>
            </w:rPrChange>
          </w:rPr>
          <w:t>per</w:t>
        </w:r>
        <w:r w:rsidRPr="00FD76DA">
          <w:rPr>
            <w:rPrChange w:id="35815" w:author="Di Pilla Alessandra (GSE)" w:date="2025-10-06T17:45:00Z" w16du:dateUtc="2025-10-06T15:45:00Z">
              <w:rPr>
                <w:rFonts w:ascii="Titillium Web" w:eastAsia="Titillium Web" w:hAnsi="Titillium Web"/>
                <w:spacing w:val="29"/>
                <w:sz w:val="20"/>
                <w:szCs w:val="20"/>
              </w:rPr>
            </w:rPrChange>
          </w:rPr>
          <w:t xml:space="preserve"> </w:t>
        </w:r>
        <w:r w:rsidRPr="00FD76DA">
          <w:rPr>
            <w:rPrChange w:id="35816" w:author="Di Pilla Alessandra (GSE)" w:date="2025-10-06T17:45:00Z" w16du:dateUtc="2025-10-06T15:45:00Z">
              <w:rPr>
                <w:rFonts w:ascii="Titillium Web" w:eastAsia="Titillium Web" w:hAnsi="Titillium Web"/>
                <w:spacing w:val="-1"/>
                <w:sz w:val="20"/>
                <w:szCs w:val="20"/>
              </w:rPr>
            </w:rPrChange>
          </w:rPr>
          <w:t>effetto</w:t>
        </w:r>
        <w:r w:rsidRPr="00FD76DA">
          <w:rPr>
            <w:rPrChange w:id="35817"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818" w:author="Di Pilla Alessandra (GSE)" w:date="2025-10-06T17:45:00Z" w16du:dateUtc="2025-10-06T15:45:00Z">
              <w:rPr>
                <w:rFonts w:ascii="Titillium Web" w:eastAsia="Titillium Web" w:hAnsi="Titillium Web"/>
                <w:spacing w:val="-1"/>
                <w:sz w:val="20"/>
                <w:szCs w:val="20"/>
              </w:rPr>
            </w:rPrChange>
          </w:rPr>
          <w:t>della</w:t>
        </w:r>
        <w:r w:rsidRPr="00FD76DA">
          <w:rPr>
            <w:rPrChange w:id="35819" w:author="Di Pilla Alessandra (GSE)" w:date="2025-10-06T17:45:00Z" w16du:dateUtc="2025-10-06T15:45:00Z">
              <w:rPr>
                <w:rFonts w:ascii="Titillium Web" w:eastAsia="Titillium Web" w:hAnsi="Titillium Web"/>
                <w:spacing w:val="27"/>
                <w:sz w:val="20"/>
                <w:szCs w:val="20"/>
              </w:rPr>
            </w:rPrChange>
          </w:rPr>
          <w:t xml:space="preserve"> </w:t>
        </w:r>
        <w:r w:rsidRPr="00FD76DA">
          <w:rPr>
            <w:rPrChange w:id="35820" w:author="Di Pilla Alessandra (GSE)" w:date="2025-10-06T17:45:00Z" w16du:dateUtc="2025-10-06T15:45:00Z">
              <w:rPr>
                <w:rFonts w:ascii="Titillium Web" w:eastAsia="Titillium Web" w:hAnsi="Titillium Web"/>
                <w:spacing w:val="-1"/>
                <w:sz w:val="20"/>
                <w:szCs w:val="20"/>
              </w:rPr>
            </w:rPrChange>
          </w:rPr>
          <w:t>Convenzione</w:t>
        </w:r>
        <w:r w:rsidRPr="00FD76DA">
          <w:rPr>
            <w:rPrChange w:id="35821" w:author="Di Pilla Alessandra (GSE)" w:date="2025-10-06T17:45:00Z" w16du:dateUtc="2025-10-06T15:45:00Z">
              <w:rPr>
                <w:rFonts w:ascii="Titillium Web" w:eastAsia="Titillium Web" w:hAnsi="Titillium Web"/>
                <w:spacing w:val="26"/>
                <w:sz w:val="20"/>
                <w:szCs w:val="20"/>
              </w:rPr>
            </w:rPrChange>
          </w:rPr>
          <w:t xml:space="preserve"> </w:t>
        </w:r>
        <w:r w:rsidRPr="00FD76DA">
          <w:rPr>
            <w:rPrChange w:id="35822" w:author="Di Pilla Alessandra (GSE)" w:date="2025-10-06T17:45:00Z" w16du:dateUtc="2025-10-06T15:45:00Z">
              <w:rPr>
                <w:rFonts w:ascii="Titillium Web" w:eastAsia="Titillium Web" w:hAnsi="Titillium Web"/>
                <w:spacing w:val="-1"/>
                <w:sz w:val="20"/>
                <w:szCs w:val="20"/>
              </w:rPr>
            </w:rPrChange>
          </w:rPr>
          <w:t>in</w:t>
        </w:r>
        <w:r w:rsidRPr="00FD76DA">
          <w:rPr>
            <w:rPrChange w:id="35823" w:author="Di Pilla Alessandra (GSE)" w:date="2025-10-06T17:45:00Z" w16du:dateUtc="2025-10-06T15:45:00Z">
              <w:rPr>
                <w:rFonts w:ascii="Titillium Web" w:eastAsia="Titillium Web" w:hAnsi="Titillium Web"/>
                <w:spacing w:val="45"/>
                <w:sz w:val="20"/>
                <w:szCs w:val="20"/>
              </w:rPr>
            </w:rPrChange>
          </w:rPr>
          <w:t xml:space="preserve"> </w:t>
        </w:r>
        <w:r w:rsidRPr="00FD76DA">
          <w:rPr>
            <w:rPrChange w:id="35824" w:author="Di Pilla Alessandra (GSE)" w:date="2025-10-06T17:45:00Z" w16du:dateUtc="2025-10-06T15:45:00Z">
              <w:rPr>
                <w:rFonts w:ascii="Titillium Web" w:eastAsia="Titillium Web" w:hAnsi="Titillium Web"/>
                <w:spacing w:val="-1"/>
                <w:sz w:val="20"/>
                <w:szCs w:val="20"/>
              </w:rPr>
            </w:rPrChange>
          </w:rPr>
          <w:t>essere</w:t>
        </w:r>
        <w:r w:rsidRPr="00FD76DA">
          <w:rPr>
            <w:rPrChange w:id="35825"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26" w:author="Di Pilla Alessandra (GSE)" w:date="2025-10-06T17:45:00Z" w16du:dateUtc="2025-10-06T15:45:00Z">
              <w:rPr>
                <w:rFonts w:ascii="Titillium Web" w:eastAsia="Titillium Web" w:hAnsi="Titillium Web"/>
                <w:spacing w:val="-1"/>
                <w:sz w:val="20"/>
                <w:szCs w:val="20"/>
              </w:rPr>
            </w:rPrChange>
          </w:rPr>
          <w:t>tra</w:t>
        </w:r>
        <w:r w:rsidRPr="00FD76DA">
          <w:rPr>
            <w:rPrChange w:id="3582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5828" w:author="Di Pilla Alessandra (GSE)" w:date="2025-10-06T17:45:00Z" w16du:dateUtc="2025-10-06T15:45:00Z">
              <w:rPr>
                <w:rFonts w:ascii="Titillium Web" w:eastAsia="Titillium Web" w:hAnsi="Titillium Web"/>
                <w:sz w:val="20"/>
                <w:szCs w:val="20"/>
              </w:rPr>
            </w:rPrChange>
          </w:rPr>
          <w:t>le</w:t>
        </w:r>
        <w:r w:rsidRPr="00FD76DA">
          <w:rPr>
            <w:rPrChange w:id="35829"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30" w:author="Di Pilla Alessandra (GSE)" w:date="2025-10-06T17:45:00Z" w16du:dateUtc="2025-10-06T15:45:00Z">
              <w:rPr>
                <w:rFonts w:ascii="Titillium Web" w:eastAsia="Titillium Web" w:hAnsi="Titillium Web"/>
                <w:spacing w:val="-1"/>
                <w:sz w:val="20"/>
                <w:szCs w:val="20"/>
              </w:rPr>
            </w:rPrChange>
          </w:rPr>
          <w:t>parti,</w:t>
        </w:r>
        <w:r w:rsidRPr="00FD76DA">
          <w:rPr>
            <w:rPrChange w:id="35831"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rPrChange w:id="35832" w:author="Di Pilla Alessandra (GSE)" w:date="2025-10-06T17:45:00Z" w16du:dateUtc="2025-10-06T15:45:00Z">
              <w:rPr>
                <w:rFonts w:ascii="Titillium Web" w:eastAsia="Titillium Web" w:hAnsi="Titillium Web"/>
                <w:sz w:val="20"/>
                <w:szCs w:val="20"/>
              </w:rPr>
            </w:rPrChange>
          </w:rPr>
          <w:t>fino</w:t>
        </w:r>
        <w:r w:rsidRPr="00FD76DA">
          <w:rPr>
            <w:rPrChange w:id="35833"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34" w:author="Di Pilla Alessandra (GSE)" w:date="2025-10-06T17:45:00Z" w16du:dateUtc="2025-10-06T15:45:00Z">
              <w:rPr>
                <w:rFonts w:ascii="Titillium Web" w:eastAsia="Titillium Web" w:hAnsi="Titillium Web"/>
                <w:spacing w:val="-1"/>
                <w:sz w:val="20"/>
                <w:szCs w:val="20"/>
              </w:rPr>
            </w:rPrChange>
          </w:rPr>
          <w:t>alla</w:t>
        </w:r>
        <w:r w:rsidRPr="00FD76DA">
          <w:rPr>
            <w:rPrChange w:id="35835"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36" w:author="Di Pilla Alessandra (GSE)" w:date="2025-10-06T17:45:00Z" w16du:dateUtc="2025-10-06T15:45:00Z">
              <w:rPr>
                <w:rFonts w:ascii="Titillium Web" w:eastAsia="Titillium Web" w:hAnsi="Titillium Web"/>
                <w:spacing w:val="-1"/>
                <w:sz w:val="20"/>
                <w:szCs w:val="20"/>
              </w:rPr>
            </w:rPrChange>
          </w:rPr>
          <w:t>scadenza</w:t>
        </w:r>
        <w:r w:rsidRPr="00FD76DA">
          <w:rPr>
            <w:rPrChange w:id="35837"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38" w:author="Di Pilla Alessandra (GSE)" w:date="2025-10-06T17:45:00Z" w16du:dateUtc="2025-10-06T15:45:00Z">
              <w:rPr>
                <w:rFonts w:ascii="Titillium Web" w:eastAsia="Titillium Web" w:hAnsi="Titillium Web"/>
                <w:spacing w:val="-1"/>
                <w:sz w:val="20"/>
                <w:szCs w:val="20"/>
              </w:rPr>
            </w:rPrChange>
          </w:rPr>
          <w:t>della</w:t>
        </w:r>
        <w:r w:rsidRPr="00FD76DA">
          <w:rPr>
            <w:rPrChange w:id="35839"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40" w:author="Di Pilla Alessandra (GSE)" w:date="2025-10-06T17:45:00Z" w16du:dateUtc="2025-10-06T15:45:00Z">
              <w:rPr>
                <w:rFonts w:ascii="Titillium Web" w:eastAsia="Titillium Web" w:hAnsi="Titillium Web"/>
                <w:spacing w:val="-1"/>
                <w:sz w:val="20"/>
                <w:szCs w:val="20"/>
              </w:rPr>
            </w:rPrChange>
          </w:rPr>
          <w:t>stessa</w:t>
        </w:r>
        <w:r w:rsidRPr="00FD76DA">
          <w:rPr>
            <w:rPrChange w:id="3584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5842" w:author="Di Pilla Alessandra (GSE)" w:date="2025-10-06T17:45:00Z" w16du:dateUtc="2025-10-06T15:45:00Z">
              <w:rPr>
                <w:rFonts w:ascii="Titillium Web" w:eastAsia="Titillium Web" w:hAnsi="Titillium Web"/>
                <w:sz w:val="20"/>
                <w:szCs w:val="20"/>
              </w:rPr>
            </w:rPrChange>
          </w:rPr>
          <w:t>o</w:t>
        </w:r>
        <w:r w:rsidRPr="00FD76DA">
          <w:rPr>
            <w:rPrChange w:id="35843"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5844" w:author="Di Pilla Alessandra (GSE)" w:date="2025-10-06T17:45:00Z" w16du:dateUtc="2025-10-06T15:45:00Z">
              <w:rPr>
                <w:rFonts w:ascii="Titillium Web" w:eastAsia="Titillium Web" w:hAnsi="Titillium Web"/>
                <w:sz w:val="20"/>
                <w:szCs w:val="20"/>
              </w:rPr>
            </w:rPrChange>
          </w:rPr>
          <w:t>alla</w:t>
        </w:r>
        <w:r w:rsidRPr="00FD76DA">
          <w:rPr>
            <w:rPrChange w:id="35845" w:author="Di Pilla Alessandra (GSE)" w:date="2025-10-06T17:45:00Z" w16du:dateUtc="2025-10-06T15:45:00Z">
              <w:rPr>
                <w:rFonts w:ascii="Titillium Web" w:eastAsia="Titillium Web" w:hAnsi="Titillium Web"/>
                <w:spacing w:val="-2"/>
                <w:sz w:val="20"/>
                <w:szCs w:val="20"/>
              </w:rPr>
            </w:rPrChange>
          </w:rPr>
          <w:t xml:space="preserve"> </w:t>
        </w:r>
        <w:r w:rsidRPr="00FD76DA">
          <w:rPr>
            <w:rPrChange w:id="35846" w:author="Di Pilla Alessandra (GSE)" w:date="2025-10-06T17:45:00Z" w16du:dateUtc="2025-10-06T15:45:00Z">
              <w:rPr>
                <w:rFonts w:ascii="Titillium Web" w:eastAsia="Titillium Web" w:hAnsi="Titillium Web"/>
                <w:spacing w:val="-1"/>
                <w:sz w:val="20"/>
                <w:szCs w:val="20"/>
              </w:rPr>
            </w:rPrChange>
          </w:rPr>
          <w:t>eventuale</w:t>
        </w:r>
        <w:r w:rsidRPr="00FD76DA">
          <w:rPr>
            <w:rPrChange w:id="35847" w:author="Di Pilla Alessandra (GSE)" w:date="2025-10-06T17:45:00Z" w16du:dateUtc="2025-10-06T15:45:00Z">
              <w:rPr>
                <w:rFonts w:ascii="Titillium Web" w:eastAsia="Titillium Web" w:hAnsi="Titillium Web"/>
                <w:spacing w:val="-7"/>
                <w:sz w:val="20"/>
                <w:szCs w:val="20"/>
              </w:rPr>
            </w:rPrChange>
          </w:rPr>
          <w:t xml:space="preserve"> </w:t>
        </w:r>
        <w:r w:rsidRPr="00FD76DA">
          <w:rPr>
            <w:rPrChange w:id="35848" w:author="Di Pilla Alessandra (GSE)" w:date="2025-10-06T17:45:00Z" w16du:dateUtc="2025-10-06T15:45:00Z">
              <w:rPr>
                <w:rFonts w:ascii="Titillium Web" w:eastAsia="Titillium Web" w:hAnsi="Titillium Web"/>
                <w:spacing w:val="-1"/>
                <w:sz w:val="20"/>
                <w:szCs w:val="20"/>
              </w:rPr>
            </w:rPrChange>
          </w:rPr>
          <w:t>retrocessione.</w:t>
        </w:r>
      </w:ins>
    </w:p>
    <w:p w14:paraId="383AE78D" w14:textId="34A33663" w:rsidR="00CB7DA2" w:rsidRPr="00C57A1E" w:rsidRDefault="00CB7DA2">
      <w:pPr>
        <w:spacing w:before="123"/>
        <w:ind w:right="235"/>
        <w:jc w:val="both"/>
        <w:rPr>
          <w:ins w:id="35849" w:author="Di Pilla Alessandra (GSE)" w:date="2025-10-06T12:00:00Z" w16du:dateUtc="2025-10-06T10:00:00Z"/>
          <w:rFonts w:eastAsia="Titillium Web" w:cstheme="minorHAnsi"/>
          <w:rPrChange w:id="35850" w:author="Di Pilla Alessandra (GSE)" w:date="2025-10-06T17:45:00Z" w16du:dateUtc="2025-10-06T15:45:00Z">
            <w:rPr>
              <w:ins w:id="35851" w:author="Di Pilla Alessandra (GSE)" w:date="2025-10-06T12:00:00Z" w16du:dateUtc="2025-10-06T10:00:00Z"/>
              <w:rFonts w:ascii="Titillium Web" w:eastAsia="Titillium Web" w:hAnsi="Titillium Web" w:cs="Titillium Web"/>
              <w:sz w:val="20"/>
              <w:szCs w:val="20"/>
            </w:rPr>
          </w:rPrChange>
        </w:rPr>
        <w:pPrChange w:id="35852" w:author="Di Pilla Alessandra (GSE)" w:date="2025-10-06T12:42:00Z" w16du:dateUtc="2025-10-06T10:42:00Z">
          <w:pPr>
            <w:widowControl w:val="0"/>
            <w:spacing w:before="123"/>
            <w:ind w:left="2510"/>
            <w:jc w:val="both"/>
          </w:pPr>
        </w:pPrChange>
      </w:pPr>
      <w:ins w:id="35853" w:author="Di Pilla Alessandra (GSE)" w:date="2025-10-06T12:00:00Z" w16du:dateUtc="2025-10-06T10:00:00Z">
        <w:r w:rsidRPr="00C57A1E">
          <w:rPr>
            <w:rFonts w:eastAsia="Titillium Web" w:cstheme="minorHAnsi"/>
            <w:rPrChange w:id="35854" w:author="Di Pilla Alessandra (GSE)" w:date="2025-10-06T17:45:00Z" w16du:dateUtc="2025-10-06T15:45:00Z">
              <w:rPr>
                <w:rFonts w:ascii="Titillium Web" w:eastAsia="Titillium Web" w:hAnsi="Titillium Web" w:cs="Titillium Web"/>
                <w:sz w:val="20"/>
                <w:szCs w:val="20"/>
              </w:rPr>
            </w:rPrChange>
          </w:rPr>
          <w:t>Inoltre:</w:t>
        </w:r>
      </w:ins>
    </w:p>
    <w:p w14:paraId="2CC4BD12" w14:textId="0275834D" w:rsidR="00CB7DA2" w:rsidRPr="00C57A1E" w:rsidRDefault="00CB7DA2">
      <w:pPr>
        <w:pStyle w:val="Paragrafoelenco"/>
        <w:numPr>
          <w:ilvl w:val="0"/>
          <w:numId w:val="236"/>
        </w:numPr>
        <w:spacing w:before="123"/>
        <w:ind w:right="235"/>
        <w:jc w:val="both"/>
        <w:rPr>
          <w:ins w:id="35855" w:author="Di Pilla Alessandra (GSE)" w:date="2025-10-06T12:00:00Z" w16du:dateUtc="2025-10-06T10:00:00Z"/>
          <w:rFonts w:eastAsia="Titillium Web" w:cstheme="minorBidi"/>
          <w:rPrChange w:id="35856" w:author="Di Pilla Alessandra (GSE)" w:date="2025-10-06T17:45:00Z" w16du:dateUtc="2025-10-06T15:45:00Z">
            <w:rPr>
              <w:ins w:id="35857" w:author="Di Pilla Alessandra (GSE)" w:date="2025-10-06T12:00:00Z" w16du:dateUtc="2025-10-06T10:00:00Z"/>
              <w:rFonts w:ascii="Titillium Web" w:eastAsia="Titillium Web" w:hAnsi="Titillium Web" w:cs="Titillium Web"/>
              <w:sz w:val="20"/>
              <w:szCs w:val="20"/>
            </w:rPr>
          </w:rPrChange>
        </w:rPr>
        <w:pPrChange w:id="35858" w:author="Di Pilla Alessandra (GSE)" w:date="2025-10-06T12:42:00Z" w16du:dateUtc="2025-10-06T10:42:00Z">
          <w:pPr>
            <w:widowControl w:val="0"/>
            <w:numPr>
              <w:ilvl w:val="1"/>
              <w:numId w:val="230"/>
            </w:numPr>
            <w:tabs>
              <w:tab w:val="left" w:pos="3231"/>
            </w:tabs>
            <w:spacing w:before="118"/>
            <w:ind w:left="3230" w:hanging="361"/>
          </w:pPr>
        </w:pPrChange>
      </w:pPr>
      <w:ins w:id="35859" w:author="Di Pilla Alessandra (GSE)" w:date="2025-10-06T12:00:00Z" w16du:dateUtc="2025-10-06T10:00:00Z">
        <w:r w:rsidRPr="714564A1">
          <w:rPr>
            <w:rFonts w:eastAsia="Titillium Web" w:cstheme="minorBidi"/>
            <w:rPrChange w:id="35860" w:author="Di Pilla Alessandra (GSE)" w:date="2025-10-06T12:42:00Z" w16du:dateUtc="2025-10-06T10:42:00Z">
              <w:rPr/>
            </w:rPrChange>
          </w:rPr>
          <w:t>i</w:t>
        </w:r>
        <w:r w:rsidRPr="714564A1">
          <w:rPr>
            <w:rFonts w:eastAsia="Titillium Web" w:cstheme="minorBidi"/>
            <w:rPrChange w:id="35861" w:author="Di Pilla Alessandra (GSE)" w:date="2025-10-06T12:42:00Z" w16du:dateUtc="2025-10-06T10:42:00Z">
              <w:rPr>
                <w:spacing w:val="-2"/>
              </w:rPr>
            </w:rPrChange>
          </w:rPr>
          <w:t xml:space="preserve"> </w:t>
        </w:r>
        <w:r w:rsidRPr="714564A1">
          <w:rPr>
            <w:rFonts w:eastAsia="Titillium Web" w:cstheme="minorBidi"/>
            <w:rPrChange w:id="35862" w:author="Di Pilla Alessandra (GSE)" w:date="2025-10-06T12:42:00Z" w16du:dateUtc="2025-10-06T10:42:00Z">
              <w:rPr/>
            </w:rPrChange>
          </w:rPr>
          <w:t>crediti</w:t>
        </w:r>
        <w:r w:rsidRPr="714564A1">
          <w:rPr>
            <w:rFonts w:eastAsia="Titillium Web" w:cstheme="minorBidi"/>
            <w:rPrChange w:id="35863" w:author="Di Pilla Alessandra (GSE)" w:date="2025-10-06T12:42:00Z" w16du:dateUtc="2025-10-06T10:42:00Z">
              <w:rPr>
                <w:spacing w:val="-2"/>
              </w:rPr>
            </w:rPrChange>
          </w:rPr>
          <w:t xml:space="preserve"> </w:t>
        </w:r>
        <w:r w:rsidRPr="714564A1">
          <w:rPr>
            <w:rFonts w:eastAsia="Titillium Web" w:cstheme="minorBidi"/>
            <w:rPrChange w:id="35864" w:author="Di Pilla Alessandra (GSE)" w:date="2025-10-06T12:42:00Z" w16du:dateUtc="2025-10-06T10:42:00Z">
              <w:rPr/>
            </w:rPrChange>
          </w:rPr>
          <w:t>devono</w:t>
        </w:r>
        <w:r w:rsidRPr="714564A1">
          <w:rPr>
            <w:rFonts w:eastAsia="Titillium Web" w:cstheme="minorBidi"/>
            <w:rPrChange w:id="35865" w:author="Di Pilla Alessandra (GSE)" w:date="2025-10-06T12:42:00Z" w16du:dateUtc="2025-10-06T10:42:00Z">
              <w:rPr>
                <w:spacing w:val="-2"/>
              </w:rPr>
            </w:rPrChange>
          </w:rPr>
          <w:t xml:space="preserve"> </w:t>
        </w:r>
        <w:r w:rsidRPr="714564A1">
          <w:rPr>
            <w:rFonts w:eastAsia="Titillium Web" w:cstheme="minorBidi"/>
            <w:rPrChange w:id="35866" w:author="Di Pilla Alessandra (GSE)" w:date="2025-10-06T12:42:00Z" w16du:dateUtc="2025-10-06T10:42:00Z">
              <w:rPr/>
            </w:rPrChange>
          </w:rPr>
          <w:t>essere</w:t>
        </w:r>
        <w:r w:rsidRPr="714564A1">
          <w:rPr>
            <w:rFonts w:eastAsia="Titillium Web" w:cstheme="minorBidi"/>
            <w:rPrChange w:id="35867" w:author="Di Pilla Alessandra (GSE)" w:date="2025-10-06T12:42:00Z" w16du:dateUtc="2025-10-06T10:42:00Z">
              <w:rPr>
                <w:spacing w:val="-2"/>
              </w:rPr>
            </w:rPrChange>
          </w:rPr>
          <w:t xml:space="preserve"> </w:t>
        </w:r>
        <w:r w:rsidRPr="714564A1">
          <w:rPr>
            <w:rFonts w:eastAsia="Titillium Web" w:cstheme="minorBidi"/>
            <w:rPrChange w:id="35868" w:author="Di Pilla Alessandra (GSE)" w:date="2025-10-06T12:42:00Z" w16du:dateUtc="2025-10-06T10:42:00Z">
              <w:rPr/>
            </w:rPrChange>
          </w:rPr>
          <w:t>ceduti</w:t>
        </w:r>
        <w:r w:rsidRPr="714564A1">
          <w:rPr>
            <w:rFonts w:eastAsia="Titillium Web" w:cstheme="minorBidi"/>
            <w:rPrChange w:id="35869" w:author="Di Pilla Alessandra (GSE)" w:date="2025-10-06T12:42:00Z" w16du:dateUtc="2025-10-06T10:42:00Z">
              <w:rPr>
                <w:spacing w:val="-2"/>
              </w:rPr>
            </w:rPrChange>
          </w:rPr>
          <w:t xml:space="preserve"> </w:t>
        </w:r>
        <w:r w:rsidRPr="714564A1">
          <w:rPr>
            <w:rFonts w:eastAsia="Titillium Web" w:cstheme="minorBidi"/>
            <w:rPrChange w:id="35870" w:author="Di Pilla Alessandra (GSE)" w:date="2025-10-06T12:42:00Z" w16du:dateUtc="2025-10-06T10:42:00Z">
              <w:rPr/>
            </w:rPrChange>
          </w:rPr>
          <w:t>a</w:t>
        </w:r>
        <w:r w:rsidRPr="714564A1">
          <w:rPr>
            <w:rFonts w:eastAsia="Titillium Web" w:cstheme="minorBidi"/>
            <w:rPrChange w:id="35871" w:author="Di Pilla Alessandra (GSE)" w:date="2025-10-06T12:42:00Z" w16du:dateUtc="2025-10-06T10:42:00Z">
              <w:rPr>
                <w:spacing w:val="-2"/>
              </w:rPr>
            </w:rPrChange>
          </w:rPr>
          <w:t xml:space="preserve"> </w:t>
        </w:r>
        <w:r w:rsidRPr="714564A1">
          <w:rPr>
            <w:rFonts w:eastAsia="Titillium Web" w:cstheme="minorBidi"/>
            <w:rPrChange w:id="35872" w:author="Di Pilla Alessandra (GSE)" w:date="2025-10-06T12:42:00Z" w16du:dateUtc="2025-10-06T10:42:00Z">
              <w:rPr/>
            </w:rPrChange>
          </w:rPr>
          <w:t>un</w:t>
        </w:r>
        <w:r w:rsidRPr="714564A1">
          <w:rPr>
            <w:rFonts w:eastAsia="Titillium Web" w:cstheme="minorBidi"/>
            <w:rPrChange w:id="35873" w:author="Di Pilla Alessandra (GSE)" w:date="2025-10-06T12:42:00Z" w16du:dateUtc="2025-10-06T10:42:00Z">
              <w:rPr>
                <w:spacing w:val="1"/>
              </w:rPr>
            </w:rPrChange>
          </w:rPr>
          <w:t xml:space="preserve"> </w:t>
        </w:r>
        <w:r w:rsidRPr="714564A1">
          <w:rPr>
            <w:rFonts w:eastAsia="Titillium Web" w:cstheme="minorBidi"/>
            <w:rPrChange w:id="35874" w:author="Di Pilla Alessandra (GSE)" w:date="2025-10-06T12:42:00Z" w16du:dateUtc="2025-10-06T10:42:00Z">
              <w:rPr/>
            </w:rPrChange>
          </w:rPr>
          <w:t>unico</w:t>
        </w:r>
        <w:r w:rsidRPr="714564A1">
          <w:rPr>
            <w:rFonts w:eastAsia="Titillium Web" w:cstheme="minorBidi"/>
            <w:rPrChange w:id="35875" w:author="Di Pilla Alessandra (GSE)" w:date="2025-10-06T12:42:00Z" w16du:dateUtc="2025-10-06T10:42:00Z">
              <w:rPr>
                <w:spacing w:val="-2"/>
              </w:rPr>
            </w:rPrChange>
          </w:rPr>
          <w:t xml:space="preserve"> </w:t>
        </w:r>
        <w:r w:rsidRPr="714564A1">
          <w:rPr>
            <w:rFonts w:eastAsia="Titillium Web" w:cstheme="minorBidi"/>
            <w:rPrChange w:id="35876" w:author="Di Pilla Alessandra (GSE)" w:date="2025-10-06T12:42:00Z" w16du:dateUtc="2025-10-06T10:42:00Z">
              <w:rPr/>
            </w:rPrChange>
          </w:rPr>
          <w:t>cessionario;</w:t>
        </w:r>
      </w:ins>
    </w:p>
    <w:p w14:paraId="63C7E43E" w14:textId="1A1A1899" w:rsidR="5D0AFB16" w:rsidRDefault="5D0AFB16" w:rsidP="646EAC00">
      <w:pPr>
        <w:pStyle w:val="Paragrafoelenco"/>
        <w:numPr>
          <w:ilvl w:val="0"/>
          <w:numId w:val="236"/>
        </w:numPr>
        <w:spacing w:before="123"/>
        <w:ind w:right="235"/>
        <w:jc w:val="both"/>
        <w:rPr>
          <w:ins w:id="35877" w:author="Di Pilla Alessandra (GSE)" w:date="2025-10-06T12:00:00Z" w16du:dateUtc="2025-10-06T10:00:00Z"/>
          <w:rFonts w:eastAsia="Titillium Web" w:cstheme="minorBidi"/>
          <w:rPrChange w:id="35878" w:author="Di Pilla Alessandra (GSE)" w:date="2025-10-06T17:45:00Z" w16du:dateUtc="2025-10-06T15:45:00Z">
            <w:rPr>
              <w:ins w:id="35879" w:author="Di Pilla Alessandra (GSE)" w:date="2025-10-06T12:00:00Z" w16du:dateUtc="2025-10-06T10:00:00Z"/>
              <w:rFonts w:ascii="Titillium Web" w:eastAsia="Titillium Web" w:hAnsi="Titillium Web" w:cs="Titillium Web"/>
              <w:sz w:val="20"/>
              <w:szCs w:val="20"/>
            </w:rPr>
          </w:rPrChange>
        </w:rPr>
      </w:pPr>
      <w:ins w:id="35880" w:author="Di Pilla Alessandra (GSE)" w:date="2025-10-06T16:02:00Z">
        <w:r w:rsidRPr="646EAC00">
          <w:rPr>
            <w:rFonts w:eastAsia="Titillium Web" w:cstheme="minorBidi"/>
          </w:rPr>
          <w:t>la richiesta di ammissione all’incentivo sia effett</w:t>
        </w:r>
      </w:ins>
      <w:ins w:id="35881" w:author="Di Pilla Alessandra (GSE)" w:date="2025-10-06T16:03:00Z">
        <w:r w:rsidRPr="646EAC00">
          <w:rPr>
            <w:rFonts w:eastAsia="Titillium Web" w:cstheme="minorBidi"/>
          </w:rPr>
          <w:t>uata nella modalità di Accesso</w:t>
        </w:r>
      </w:ins>
      <w:ins w:id="35882" w:author="Di Pilla Alessandra (GSE)" w:date="2025-10-06T16:16:00Z">
        <w:r w:rsidR="30699ADE" w:rsidRPr="646EAC00">
          <w:rPr>
            <w:rFonts w:eastAsia="Titillium Web" w:cstheme="minorBidi"/>
          </w:rPr>
          <w:t xml:space="preserve"> </w:t>
        </w:r>
      </w:ins>
      <w:ins w:id="35883" w:author="Di Pilla Alessandra (GSE)" w:date="2025-10-06T16:03:00Z">
        <w:r w:rsidRPr="646EAC00">
          <w:rPr>
            <w:rFonts w:eastAsia="Titillium Web" w:cstheme="minorBidi"/>
          </w:rPr>
          <w:t>Diretto;</w:t>
        </w:r>
      </w:ins>
    </w:p>
    <w:p w14:paraId="59B11D6B" w14:textId="77777777" w:rsidR="0095556C" w:rsidRPr="00C57A1E" w:rsidRDefault="00F41677" w:rsidP="0095556C">
      <w:pPr>
        <w:pStyle w:val="Paragrafoelenco"/>
        <w:numPr>
          <w:ilvl w:val="0"/>
          <w:numId w:val="236"/>
        </w:numPr>
        <w:spacing w:before="123"/>
        <w:ind w:right="235"/>
        <w:jc w:val="both"/>
        <w:rPr>
          <w:ins w:id="35884" w:author="Di Pilla Alessandra (GSE)" w:date="2025-10-06T15:28:00Z" w16du:dateUtc="2025-10-06T13:28:00Z"/>
          <w:rFonts w:eastAsia="Titillium Web" w:cstheme="minorHAnsi"/>
          <w:rPrChange w:id="35885" w:author="Di Pilla Alessandra (GSE)" w:date="2025-10-06T17:45:00Z" w16du:dateUtc="2025-10-06T15:45:00Z">
            <w:rPr>
              <w:ins w:id="35886" w:author="Di Pilla Alessandra (GSE)" w:date="2025-10-06T15:28:00Z" w16du:dateUtc="2025-10-06T13:28:00Z"/>
              <w:rFonts w:ascii="Titillium Web" w:eastAsia="Titillium Web" w:hAnsi="Titillium Web" w:cs="Titillium Web"/>
              <w:sz w:val="20"/>
              <w:szCs w:val="20"/>
            </w:rPr>
          </w:rPrChange>
        </w:rPr>
      </w:pPr>
      <w:ins w:id="35887" w:author="Di Pilla Alessandra (GSE)" w:date="2025-10-06T15:21:00Z" w16du:dateUtc="2025-10-06T13:21:00Z">
        <w:r w:rsidRPr="00C57A1E">
          <w:rPr>
            <w:rFonts w:eastAsia="Titillium Web" w:cstheme="minorHAnsi"/>
            <w:rPrChange w:id="35888" w:author="Di Pilla Alessandra (GSE)" w:date="2025-10-06T15:28:00Z" w16du:dateUtc="2025-10-06T13:28:00Z">
              <w:rPr/>
            </w:rPrChange>
          </w:rPr>
          <w:t>l’erogazione dei crediti dovrà essere rateizzata</w:t>
        </w:r>
      </w:ins>
      <w:ins w:id="35889" w:author="Di Pilla Alessandra (GSE)" w:date="2025-10-06T15:27:00Z" w16du:dateUtc="2025-10-06T13:27:00Z">
        <w:r w:rsidR="00795533" w:rsidRPr="00C57A1E">
          <w:rPr>
            <w:rFonts w:eastAsia="Titillium Web" w:cstheme="minorHAnsi"/>
            <w:rPrChange w:id="35890" w:author="Di Pilla Alessandra (GSE)" w:date="2025-10-06T15:28:00Z" w16du:dateUtc="2025-10-06T13:28:00Z">
              <w:rPr/>
            </w:rPrChange>
          </w:rPr>
          <w:t>;</w:t>
        </w:r>
      </w:ins>
    </w:p>
    <w:p w14:paraId="16EEFF99" w14:textId="103C0F82" w:rsidR="00795533" w:rsidRPr="00C57A1E" w:rsidRDefault="00795533" w:rsidP="009B5B9D">
      <w:pPr>
        <w:pStyle w:val="Paragrafoelenco"/>
        <w:numPr>
          <w:ilvl w:val="0"/>
          <w:numId w:val="236"/>
        </w:numPr>
        <w:spacing w:before="123"/>
        <w:ind w:right="235"/>
        <w:jc w:val="both"/>
        <w:rPr>
          <w:ins w:id="35891" w:author="Di Pilla Alessandra (GSE)" w:date="2025-10-06T15:28:00Z" w16du:dateUtc="2025-10-06T13:28:00Z"/>
          <w:rFonts w:eastAsia="Titillium Web" w:cstheme="minorHAnsi"/>
          <w:rPrChange w:id="35892" w:author="Di Pilla Alessandra (GSE)" w:date="2025-10-06T17:45:00Z" w16du:dateUtc="2025-10-06T15:45:00Z">
            <w:rPr>
              <w:ins w:id="35893" w:author="Di Pilla Alessandra (GSE)" w:date="2025-10-06T15:28:00Z" w16du:dateUtc="2025-10-06T13:28:00Z"/>
              <w:rFonts w:ascii="Titillium Web" w:eastAsia="Titillium Web" w:hAnsi="Titillium Web"/>
              <w:sz w:val="20"/>
              <w:szCs w:val="20"/>
            </w:rPr>
          </w:rPrChange>
        </w:rPr>
      </w:pPr>
      <w:ins w:id="35894" w:author="Di Pilla Alessandra (GSE)" w:date="2025-10-06T15:27:00Z" w16du:dateUtc="2025-10-06T13:27:00Z">
        <w:r w:rsidRPr="00C57A1E">
          <w:rPr>
            <w:rFonts w:eastAsia="Titillium Web" w:cstheme="minorHAnsi"/>
            <w:rPrChange w:id="35895" w:author="Di Pilla Alessandra (GSE)" w:date="2025-10-06T17:45:00Z" w16du:dateUtc="2025-10-06T15:45:00Z">
              <w:rPr>
                <w:rFonts w:ascii="Titillium Web" w:eastAsia="Titillium Web" w:hAnsi="Titillium Web" w:cs="Titillium Web"/>
                <w:sz w:val="20"/>
                <w:szCs w:val="20"/>
              </w:rPr>
            </w:rPrChange>
          </w:rPr>
          <w:t>è</w:t>
        </w:r>
      </w:ins>
      <w:ins w:id="35896" w:author="Di Pilla Alessandra (GSE)" w:date="2025-10-06T15:06:00Z" w16du:dateUtc="2025-10-06T13:06:00Z">
        <w:r w:rsidR="00BC3089" w:rsidRPr="00C57A1E">
          <w:rPr>
            <w:rFonts w:eastAsia="Titillium Web" w:cstheme="minorHAnsi"/>
            <w:rPrChange w:id="35897" w:author="Di Pilla Alessandra (GSE)" w:date="2025-10-06T15:28:00Z" w16du:dateUtc="2025-10-06T13:28:00Z">
              <w:rPr/>
            </w:rPrChange>
          </w:rPr>
          <w:t xml:space="preserve"> necessario che </w:t>
        </w:r>
      </w:ins>
      <w:ins w:id="35898" w:author="Di Pilla Alessandra (GSE)" w:date="2025-10-06T15:28:00Z" w16du:dateUtc="2025-10-06T13:28:00Z">
        <w:r w:rsidR="00AF0FB8" w:rsidRPr="00C57A1E">
          <w:rPr>
            <w:rFonts w:eastAsia="Titillium Web" w:cstheme="minorHAnsi"/>
            <w:rPrChange w:id="35899" w:author="Di Pilla Alessandra (GSE)" w:date="2025-10-06T17:45:00Z" w16du:dateUtc="2025-10-06T15:45:00Z">
              <w:rPr>
                <w:rFonts w:ascii="Titillium Web" w:eastAsia="Titillium Web" w:hAnsi="Titillium Web" w:cs="Titillium Web"/>
                <w:sz w:val="20"/>
                <w:szCs w:val="20"/>
              </w:rPr>
            </w:rPrChange>
          </w:rPr>
          <w:t xml:space="preserve">l’atto di cessione </w:t>
        </w:r>
      </w:ins>
      <w:ins w:id="35900" w:author="Di Pilla Alessandra (GSE)" w:date="2025-10-06T15:32:00Z" w16du:dateUtc="2025-10-06T13:32:00Z">
        <w:r w:rsidR="00FB5EBA" w:rsidRPr="00C57A1E">
          <w:rPr>
            <w:rFonts w:eastAsia="Titillium Web" w:cstheme="minorHAnsi"/>
            <w:rPrChange w:id="35901" w:author="Di Pilla Alessandra (GSE)" w:date="2025-10-06T17:45:00Z" w16du:dateUtc="2025-10-06T15:45:00Z">
              <w:rPr>
                <w:rFonts w:ascii="Titillium Web" w:eastAsia="Titillium Web" w:hAnsi="Titillium Web" w:cs="Titillium Web"/>
                <w:sz w:val="20"/>
                <w:szCs w:val="20"/>
              </w:rPr>
            </w:rPrChange>
          </w:rPr>
          <w:t xml:space="preserve">dei </w:t>
        </w:r>
      </w:ins>
      <w:ins w:id="35902" w:author="Di Pilla Alessandra (GSE)" w:date="2025-10-06T15:28:00Z" w16du:dateUtc="2025-10-06T13:28:00Z">
        <w:r w:rsidR="00AF0FB8" w:rsidRPr="00C57A1E">
          <w:rPr>
            <w:rFonts w:eastAsia="Titillium Web" w:cstheme="minorHAnsi"/>
            <w:rPrChange w:id="35903" w:author="Di Pilla Alessandra (GSE)" w:date="2025-10-06T17:45:00Z" w16du:dateUtc="2025-10-06T15:45:00Z">
              <w:rPr>
                <w:rFonts w:ascii="Titillium Web" w:eastAsia="Titillium Web" w:hAnsi="Titillium Web" w:cs="Titillium Web"/>
                <w:sz w:val="20"/>
                <w:szCs w:val="20"/>
              </w:rPr>
            </w:rPrChange>
          </w:rPr>
          <w:t>crediti sia</w:t>
        </w:r>
        <w:r w:rsidR="009B5B9D" w:rsidRPr="00C57A1E">
          <w:rPr>
            <w:rFonts w:eastAsia="Titillium Web" w:cstheme="minorHAnsi"/>
            <w:rPrChange w:id="35904" w:author="Di Pilla Alessandra (GSE)" w:date="2025-10-06T17:45:00Z" w16du:dateUtc="2025-10-06T15:45:00Z">
              <w:rPr>
                <w:rFonts w:ascii="Titillium Web" w:eastAsia="Titillium Web" w:hAnsi="Titillium Web" w:cs="Titillium Web"/>
                <w:sz w:val="20"/>
                <w:szCs w:val="20"/>
              </w:rPr>
            </w:rPrChange>
          </w:rPr>
          <w:t>:</w:t>
        </w:r>
      </w:ins>
    </w:p>
    <w:p w14:paraId="60A3A229" w14:textId="77777777" w:rsidR="009B5B9D" w:rsidRPr="00C57A1E" w:rsidRDefault="009B5B9D">
      <w:pPr>
        <w:pStyle w:val="Paragrafoelenco"/>
        <w:spacing w:before="123"/>
        <w:ind w:right="235"/>
        <w:jc w:val="both"/>
        <w:rPr>
          <w:ins w:id="35905" w:author="Di Pilla Alessandra (GSE)" w:date="2025-10-06T15:28:00Z" w16du:dateUtc="2025-10-06T13:28:00Z"/>
          <w:rFonts w:eastAsia="Titillium Web" w:cstheme="minorHAnsi"/>
          <w:rPrChange w:id="35906" w:author="Di Pilla Alessandra (GSE)" w:date="2025-10-06T17:45:00Z" w16du:dateUtc="2025-10-06T15:45:00Z">
            <w:rPr>
              <w:ins w:id="35907" w:author="Di Pilla Alessandra (GSE)" w:date="2025-10-06T15:28:00Z" w16du:dateUtc="2025-10-06T13:28:00Z"/>
              <w:rFonts w:ascii="Titillium Web" w:eastAsia="Titillium Web" w:hAnsi="Titillium Web"/>
              <w:sz w:val="20"/>
              <w:szCs w:val="20"/>
            </w:rPr>
          </w:rPrChange>
        </w:rPr>
        <w:pPrChange w:id="35908" w:author="Di Pilla Alessandra (GSE)" w:date="2025-10-06T15:28:00Z" w16du:dateUtc="2025-10-06T13:28:00Z">
          <w:pPr>
            <w:pStyle w:val="Paragrafoelenco"/>
            <w:widowControl w:val="0"/>
            <w:numPr>
              <w:numId w:val="232"/>
            </w:numPr>
            <w:tabs>
              <w:tab w:val="left" w:pos="3231"/>
            </w:tabs>
            <w:spacing w:before="118"/>
            <w:ind w:left="1069" w:right="235" w:hanging="360"/>
            <w:jc w:val="both"/>
          </w:pPr>
        </w:pPrChange>
      </w:pPr>
    </w:p>
    <w:p w14:paraId="7DED75A4" w14:textId="0D82FE2C" w:rsidR="00CB7DA2" w:rsidRPr="00C57A1E" w:rsidRDefault="00CB7DA2">
      <w:pPr>
        <w:pStyle w:val="Paragrafoelenco"/>
        <w:widowControl w:val="0"/>
        <w:numPr>
          <w:ilvl w:val="0"/>
          <w:numId w:val="232"/>
        </w:numPr>
        <w:tabs>
          <w:tab w:val="left" w:pos="3231"/>
        </w:tabs>
        <w:spacing w:before="118"/>
        <w:ind w:right="235"/>
        <w:jc w:val="both"/>
        <w:rPr>
          <w:ins w:id="35909" w:author="Di Pilla Alessandra (GSE)" w:date="2025-10-06T12:00:00Z" w16du:dateUtc="2025-10-06T10:00:00Z"/>
        </w:rPr>
        <w:pPrChange w:id="35910" w:author="Di Pilla Alessandra (GSE)" w:date="2025-10-06T12:45:00Z" w16du:dateUtc="2025-10-06T10:45:00Z">
          <w:pPr>
            <w:widowControl w:val="0"/>
            <w:numPr>
              <w:ilvl w:val="2"/>
              <w:numId w:val="230"/>
            </w:numPr>
            <w:tabs>
              <w:tab w:val="left" w:pos="3951"/>
            </w:tabs>
            <w:spacing w:before="123"/>
            <w:ind w:left="3950" w:hanging="360"/>
          </w:pPr>
        </w:pPrChange>
      </w:pPr>
      <w:ins w:id="35911" w:author="Di Pilla Alessandra (GSE)" w:date="2025-10-06T12:00:00Z" w16du:dateUtc="2025-10-06T10:00:00Z">
        <w:r w:rsidRPr="646EAC00">
          <w:rPr>
            <w:rFonts w:eastAsia="Titillium Web" w:cstheme="minorBidi"/>
            <w:rPrChange w:id="35912" w:author="Di Pilla Alessandra (GSE)" w:date="2025-10-06T12:45:00Z">
              <w:rPr/>
            </w:rPrChange>
          </w:rPr>
          <w:t>stipulat</w:t>
        </w:r>
        <w:r w:rsidRPr="646EAC00">
          <w:rPr>
            <w:rFonts w:eastAsia="Titillium Web" w:cstheme="minorBidi"/>
            <w:rPrChange w:id="35913" w:author="Di Pilla Alessandra (GSE)" w:date="2025-10-06T17:45:00Z">
              <w:rPr>
                <w:rFonts w:ascii="Titillium Web" w:eastAsia="Titillium Web" w:hAnsi="Titillium Web"/>
                <w:sz w:val="20"/>
                <w:szCs w:val="20"/>
              </w:rPr>
            </w:rPrChange>
          </w:rPr>
          <w:t>o</w:t>
        </w:r>
        <w:r w:rsidRPr="646EAC00">
          <w:rPr>
            <w:rFonts w:eastAsia="Titillium Web" w:cstheme="minorBidi"/>
            <w:rPrChange w:id="35914" w:author="Di Pilla Alessandra (GSE)" w:date="2025-10-06T12:45:00Z">
              <w:rPr/>
            </w:rPrChange>
          </w:rPr>
          <w:t xml:space="preserve"> in data successiva</w:t>
        </w:r>
      </w:ins>
      <w:ins w:id="35915" w:author="Di Pilla Alessandra (GSE)" w:date="2025-10-07T08:21:00Z" w16du:dateUtc="2025-10-06T10:00:00Z">
        <w:r w:rsidR="7F147D0E" w:rsidRPr="646EAC00">
          <w:rPr>
            <w:rFonts w:eastAsia="Titillium Web" w:cstheme="minorBidi"/>
          </w:rPr>
          <w:t xml:space="preserve"> </w:t>
        </w:r>
      </w:ins>
      <w:ins w:id="35916" w:author="Di Pilla Alessandra (GSE)" w:date="2025-10-07T08:19:00Z">
        <w:r w:rsidR="068B3925" w:rsidRPr="646EAC00">
          <w:rPr>
            <w:sz w:val="22"/>
            <w:szCs w:val="22"/>
          </w:rPr>
          <w:t>al</w:t>
        </w:r>
        <w:r w:rsidR="068B3925" w:rsidRPr="646EAC00">
          <w:rPr>
            <w:rFonts w:ascii="Aptos" w:eastAsia="Aptos" w:hAnsi="Aptos" w:cs="Aptos"/>
            <w:sz w:val="22"/>
            <w:szCs w:val="22"/>
          </w:rPr>
          <w:t xml:space="preserve"> provvedimento di accoglimento emesso dal GSE</w:t>
        </w:r>
        <w:r w:rsidR="068B3925" w:rsidRPr="646EAC00">
          <w:rPr>
            <w:sz w:val="22"/>
            <w:szCs w:val="22"/>
          </w:rPr>
          <w:t>;</w:t>
        </w:r>
      </w:ins>
    </w:p>
    <w:p w14:paraId="0A7904A1" w14:textId="61A62936" w:rsidR="00136134" w:rsidRPr="00C57A1E" w:rsidRDefault="00136134">
      <w:pPr>
        <w:pStyle w:val="Paragrafoelenco"/>
        <w:widowControl w:val="0"/>
        <w:numPr>
          <w:ilvl w:val="0"/>
          <w:numId w:val="232"/>
        </w:numPr>
        <w:tabs>
          <w:tab w:val="left" w:pos="3231"/>
        </w:tabs>
        <w:spacing w:before="118"/>
        <w:ind w:right="231"/>
        <w:jc w:val="both"/>
        <w:rPr>
          <w:ins w:id="35917" w:author="Di Pilla Alessandra (GSE)" w:date="2025-10-06T15:34:00Z" w16du:dateUtc="2025-10-06T13:34:00Z"/>
          <w:rFonts w:eastAsia="Titillium Web" w:cstheme="minorHAnsi"/>
          <w:b/>
          <w:rPrChange w:id="35918" w:author="Di Pilla Alessandra (GSE)" w:date="2025-10-06T15:39:00Z" w16du:dateUtc="2025-10-06T13:39:00Z">
            <w:rPr>
              <w:ins w:id="35919" w:author="Di Pilla Alessandra (GSE)" w:date="2025-10-06T15:34:00Z" w16du:dateUtc="2025-10-06T13:34:00Z"/>
              <w:rFonts w:ascii="Titillium Web" w:eastAsia="Titillium Web" w:hAnsi="Titillium Web"/>
              <w:spacing w:val="-1"/>
              <w:sz w:val="20"/>
              <w:szCs w:val="20"/>
            </w:rPr>
          </w:rPrChange>
        </w:rPr>
        <w:pPrChange w:id="35920" w:author="Di Pilla Alessandra (GSE)" w:date="2025-10-06T15:39:00Z" w16du:dateUtc="2025-10-06T13:39:00Z">
          <w:pPr>
            <w:pStyle w:val="Paragrafoelenco"/>
            <w:widowControl w:val="0"/>
            <w:numPr>
              <w:numId w:val="232"/>
            </w:numPr>
            <w:tabs>
              <w:tab w:val="left" w:pos="3231"/>
            </w:tabs>
            <w:spacing w:before="118"/>
            <w:ind w:left="1069" w:right="235" w:hanging="360"/>
            <w:jc w:val="both"/>
          </w:pPr>
        </w:pPrChange>
      </w:pPr>
      <w:ins w:id="35921" w:author="Di Pilla Alessandra (GSE)" w:date="2025-10-06T15:39:00Z" w16du:dateUtc="2025-10-06T13:39:00Z">
        <w:r w:rsidRPr="00C57A1E">
          <w:rPr>
            <w:rFonts w:eastAsia="Titillium Web" w:cstheme="minorHAnsi"/>
            <w:spacing w:val="-1"/>
            <w:rPrChange w:id="35922" w:author="Di Pilla Alessandra (GSE)" w:date="2025-10-06T17:45:00Z" w16du:dateUtc="2025-10-06T15:45:00Z">
              <w:rPr>
                <w:rFonts w:ascii="Titillium Web" w:eastAsia="Titillium Web" w:hAnsi="Titillium Web" w:cs="Titillium Web"/>
                <w:spacing w:val="-1"/>
                <w:sz w:val="20"/>
                <w:szCs w:val="20"/>
              </w:rPr>
            </w:rPrChange>
          </w:rPr>
          <w:t>redatto</w:t>
        </w:r>
        <w:r w:rsidRPr="00C57A1E">
          <w:rPr>
            <w:rFonts w:eastAsia="Titillium Web" w:cstheme="minorHAnsi"/>
            <w:spacing w:val="6"/>
            <w:rPrChange w:id="35923" w:author="Di Pilla Alessandra (GSE)" w:date="2025-10-06T17:45:00Z" w16du:dateUtc="2025-10-06T15:45:00Z">
              <w:rPr>
                <w:rFonts w:ascii="Titillium Web" w:eastAsia="Titillium Web" w:hAnsi="Titillium Web" w:cs="Titillium Web"/>
                <w:spacing w:val="6"/>
                <w:sz w:val="20"/>
                <w:szCs w:val="20"/>
              </w:rPr>
            </w:rPrChange>
          </w:rPr>
          <w:t xml:space="preserve"> </w:t>
        </w:r>
        <w:r w:rsidRPr="00C57A1E">
          <w:rPr>
            <w:rFonts w:eastAsia="Titillium Web" w:cstheme="minorHAnsi"/>
            <w:spacing w:val="-1"/>
            <w:rPrChange w:id="35924" w:author="Di Pilla Alessandra (GSE)" w:date="2025-10-06T17:45:00Z" w16du:dateUtc="2025-10-06T15:45:00Z">
              <w:rPr>
                <w:rFonts w:ascii="Titillium Web" w:eastAsia="Titillium Web" w:hAnsi="Titillium Web" w:cs="Titillium Web"/>
                <w:spacing w:val="-1"/>
                <w:sz w:val="20"/>
                <w:szCs w:val="20"/>
              </w:rPr>
            </w:rPrChange>
          </w:rPr>
          <w:t>completando</w:t>
        </w:r>
        <w:r w:rsidRPr="00C57A1E">
          <w:rPr>
            <w:rFonts w:eastAsia="Titillium Web" w:cstheme="minorHAnsi"/>
            <w:spacing w:val="2"/>
            <w:rPrChange w:id="35925" w:author="Di Pilla Alessandra (GSE)" w:date="2025-10-06T17:45:00Z" w16du:dateUtc="2025-10-06T15:45:00Z">
              <w:rPr>
                <w:rFonts w:ascii="Titillium Web" w:eastAsia="Titillium Web" w:hAnsi="Titillium Web" w:cs="Titillium Web"/>
                <w:spacing w:val="2"/>
                <w:sz w:val="20"/>
                <w:szCs w:val="20"/>
              </w:rPr>
            </w:rPrChange>
          </w:rPr>
          <w:t xml:space="preserve"> </w:t>
        </w:r>
        <w:r w:rsidRPr="00C57A1E">
          <w:rPr>
            <w:rFonts w:eastAsia="Titillium Web" w:cstheme="minorHAnsi"/>
            <w:spacing w:val="-1"/>
            <w:rPrChange w:id="35926" w:author="Di Pilla Alessandra (GSE)" w:date="2025-10-06T17:45:00Z" w16du:dateUtc="2025-10-06T15:45:00Z">
              <w:rPr>
                <w:rFonts w:ascii="Titillium Web" w:eastAsia="Titillium Web" w:hAnsi="Titillium Web" w:cs="Titillium Web"/>
                <w:spacing w:val="-1"/>
                <w:sz w:val="20"/>
                <w:szCs w:val="20"/>
              </w:rPr>
            </w:rPrChange>
          </w:rPr>
          <w:t>esclusivamente</w:t>
        </w:r>
        <w:r w:rsidRPr="00C57A1E">
          <w:rPr>
            <w:rFonts w:eastAsia="Titillium Web" w:cstheme="minorHAnsi"/>
            <w:spacing w:val="1"/>
            <w:rPrChange w:id="35927" w:author="Di Pilla Alessandra (GSE)" w:date="2025-10-06T17:45:00Z" w16du:dateUtc="2025-10-06T15:45:00Z">
              <w:rPr>
                <w:rFonts w:ascii="Titillium Web" w:eastAsia="Titillium Web" w:hAnsi="Titillium Web" w:cs="Titillium Web"/>
                <w:spacing w:val="1"/>
                <w:sz w:val="20"/>
                <w:szCs w:val="20"/>
              </w:rPr>
            </w:rPrChange>
          </w:rPr>
          <w:t xml:space="preserve"> </w:t>
        </w:r>
        <w:r w:rsidRPr="00C57A1E">
          <w:rPr>
            <w:rFonts w:eastAsia="Titillium Web" w:cstheme="minorHAnsi"/>
            <w:rPrChange w:id="35928" w:author="Di Pilla Alessandra (GSE)" w:date="2025-10-06T17:45:00Z" w16du:dateUtc="2025-10-06T15:45:00Z">
              <w:rPr>
                <w:rFonts w:ascii="Titillium Web" w:eastAsia="Titillium Web" w:hAnsi="Titillium Web" w:cs="Titillium Web"/>
                <w:sz w:val="20"/>
                <w:szCs w:val="20"/>
              </w:rPr>
            </w:rPrChange>
          </w:rPr>
          <w:t>gli</w:t>
        </w:r>
        <w:r w:rsidRPr="00C57A1E">
          <w:rPr>
            <w:rFonts w:eastAsia="Titillium Web" w:cstheme="minorHAnsi"/>
            <w:spacing w:val="59"/>
            <w:rPrChange w:id="35929" w:author="Di Pilla Alessandra (GSE)" w:date="2025-10-06T17:45:00Z" w16du:dateUtc="2025-10-06T15:45:00Z">
              <w:rPr>
                <w:rFonts w:ascii="Titillium Web" w:eastAsia="Titillium Web" w:hAnsi="Titillium Web" w:cs="Titillium Web"/>
                <w:spacing w:val="59"/>
                <w:sz w:val="20"/>
                <w:szCs w:val="20"/>
              </w:rPr>
            </w:rPrChange>
          </w:rPr>
          <w:t xml:space="preserve"> </w:t>
        </w:r>
        <w:r w:rsidRPr="00C57A1E">
          <w:rPr>
            <w:rFonts w:eastAsia="Titillium Web" w:cstheme="minorHAnsi"/>
            <w:spacing w:val="-1"/>
            <w:rPrChange w:id="35930" w:author="Di Pilla Alessandra (GSE)" w:date="2025-10-06T17:45:00Z" w16du:dateUtc="2025-10-06T15:45:00Z">
              <w:rPr>
                <w:rFonts w:ascii="Titillium Web" w:eastAsia="Titillium Web" w:hAnsi="Titillium Web"/>
                <w:spacing w:val="-1"/>
                <w:sz w:val="20"/>
                <w:szCs w:val="20"/>
              </w:rPr>
            </w:rPrChange>
          </w:rPr>
          <w:t>appositi</w:t>
        </w:r>
        <w:r w:rsidRPr="00C57A1E">
          <w:rPr>
            <w:rFonts w:eastAsia="Titillium Web" w:cstheme="minorHAnsi"/>
            <w:spacing w:val="41"/>
            <w:rPrChange w:id="35931" w:author="Di Pilla Alessandra (GSE)" w:date="2025-10-06T17:45:00Z" w16du:dateUtc="2025-10-06T15:45:00Z">
              <w:rPr>
                <w:rFonts w:ascii="Titillium Web" w:eastAsia="Titillium Web" w:hAnsi="Titillium Web"/>
                <w:spacing w:val="41"/>
                <w:sz w:val="20"/>
                <w:szCs w:val="20"/>
              </w:rPr>
            </w:rPrChange>
          </w:rPr>
          <w:t xml:space="preserve"> </w:t>
        </w:r>
        <w:r w:rsidRPr="00C57A1E">
          <w:rPr>
            <w:rFonts w:eastAsia="Titillium Web" w:cstheme="minorHAnsi"/>
            <w:spacing w:val="-1"/>
            <w:rPrChange w:id="35932" w:author="Di Pilla Alessandra (GSE)" w:date="2025-10-06T17:45:00Z" w16du:dateUtc="2025-10-06T15:45:00Z">
              <w:rPr>
                <w:rFonts w:ascii="Titillium Web" w:eastAsia="Titillium Web" w:hAnsi="Titillium Web"/>
                <w:spacing w:val="-1"/>
                <w:sz w:val="20"/>
                <w:szCs w:val="20"/>
              </w:rPr>
            </w:rPrChange>
          </w:rPr>
          <w:t>campi</w:t>
        </w:r>
        <w:r w:rsidRPr="00C57A1E">
          <w:rPr>
            <w:rFonts w:eastAsia="Titillium Web" w:cstheme="minorHAnsi"/>
            <w:spacing w:val="41"/>
            <w:rPrChange w:id="35933" w:author="Di Pilla Alessandra (GSE)" w:date="2025-10-06T17:45:00Z" w16du:dateUtc="2025-10-06T15:45:00Z">
              <w:rPr>
                <w:rFonts w:ascii="Titillium Web" w:eastAsia="Titillium Web" w:hAnsi="Titillium Web"/>
                <w:spacing w:val="41"/>
                <w:sz w:val="20"/>
                <w:szCs w:val="20"/>
              </w:rPr>
            </w:rPrChange>
          </w:rPr>
          <w:t xml:space="preserve"> </w:t>
        </w:r>
        <w:r w:rsidRPr="00C57A1E">
          <w:rPr>
            <w:rFonts w:eastAsia="Titillium Web" w:cstheme="minorHAnsi"/>
            <w:spacing w:val="-1"/>
            <w:rPrChange w:id="35934"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spacing w:val="43"/>
            <w:rPrChange w:id="35935"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spacing w:val="-1"/>
            <w:rPrChange w:id="35936" w:author="Di Pilla Alessandra (GSE)" w:date="2025-10-06T17:45:00Z" w16du:dateUtc="2025-10-06T15:45:00Z">
              <w:rPr>
                <w:rFonts w:ascii="Titillium Web" w:eastAsia="Titillium Web" w:hAnsi="Titillium Web"/>
                <w:spacing w:val="-1"/>
                <w:sz w:val="20"/>
                <w:szCs w:val="20"/>
              </w:rPr>
            </w:rPrChange>
          </w:rPr>
          <w:t>modello</w:t>
        </w:r>
        <w:r w:rsidRPr="00C57A1E">
          <w:rPr>
            <w:rFonts w:eastAsia="Titillium Web" w:cstheme="minorHAnsi"/>
            <w:spacing w:val="41"/>
            <w:rPrChange w:id="35937" w:author="Di Pilla Alessandra (GSE)" w:date="2025-10-06T17:45:00Z" w16du:dateUtc="2025-10-06T15:45:00Z">
              <w:rPr>
                <w:rFonts w:ascii="Titillium Web" w:eastAsia="Titillium Web" w:hAnsi="Titillium Web"/>
                <w:spacing w:val="41"/>
                <w:sz w:val="20"/>
                <w:szCs w:val="20"/>
              </w:rPr>
            </w:rPrChange>
          </w:rPr>
          <w:t xml:space="preserve"> </w:t>
        </w:r>
        <w:r w:rsidRPr="00C57A1E">
          <w:rPr>
            <w:rFonts w:eastAsia="Titillium Web" w:cstheme="minorHAnsi"/>
            <w:spacing w:val="-1"/>
            <w:rPrChange w:id="35938" w:author="Di Pilla Alessandra (GSE)" w:date="2025-10-06T17:45:00Z" w16du:dateUtc="2025-10-06T15:45:00Z">
              <w:rPr>
                <w:rFonts w:ascii="Titillium Web" w:eastAsia="Titillium Web" w:hAnsi="Titillium Web"/>
                <w:spacing w:val="-1"/>
                <w:sz w:val="20"/>
                <w:szCs w:val="20"/>
              </w:rPr>
            </w:rPrChange>
          </w:rPr>
          <w:t>standard</w:t>
        </w:r>
        <w:r w:rsidRPr="00C57A1E">
          <w:rPr>
            <w:rFonts w:eastAsia="Titillium Web" w:cstheme="minorHAnsi"/>
            <w:spacing w:val="41"/>
            <w:rPrChange w:id="35939" w:author="Di Pilla Alessandra (GSE)" w:date="2025-10-06T17:45:00Z" w16du:dateUtc="2025-10-06T15:45:00Z">
              <w:rPr>
                <w:rFonts w:ascii="Titillium Web" w:eastAsia="Titillium Web" w:hAnsi="Titillium Web"/>
                <w:spacing w:val="41"/>
                <w:sz w:val="20"/>
                <w:szCs w:val="20"/>
              </w:rPr>
            </w:rPrChange>
          </w:rPr>
          <w:t xml:space="preserve"> </w:t>
        </w:r>
        <w:r w:rsidRPr="00C57A1E">
          <w:rPr>
            <w:rFonts w:eastAsia="Titillium Web" w:cstheme="minorHAnsi"/>
            <w:spacing w:val="-1"/>
            <w:rPrChange w:id="35940" w:author="Di Pilla Alessandra (GSE)" w:date="2025-10-06T17:45:00Z" w16du:dateUtc="2025-10-06T15:45:00Z">
              <w:rPr>
                <w:rFonts w:ascii="Titillium Web" w:eastAsia="Titillium Web" w:hAnsi="Titillium Web"/>
                <w:spacing w:val="-1"/>
                <w:sz w:val="20"/>
                <w:szCs w:val="20"/>
              </w:rPr>
            </w:rPrChange>
          </w:rPr>
          <w:t>pubblicato</w:t>
        </w:r>
        <w:r w:rsidRPr="00C57A1E">
          <w:rPr>
            <w:rFonts w:eastAsia="Titillium Web" w:cstheme="minorHAnsi"/>
            <w:spacing w:val="36"/>
            <w:rPrChange w:id="35941" w:author="Di Pilla Alessandra (GSE)" w:date="2025-10-06T17:45:00Z" w16du:dateUtc="2025-10-06T15:45:00Z">
              <w:rPr>
                <w:rFonts w:ascii="Titillium Web" w:eastAsia="Titillium Web" w:hAnsi="Titillium Web"/>
                <w:spacing w:val="36"/>
                <w:sz w:val="20"/>
                <w:szCs w:val="20"/>
              </w:rPr>
            </w:rPrChange>
          </w:rPr>
          <w:t xml:space="preserve"> </w:t>
        </w:r>
        <w:r w:rsidRPr="00C57A1E">
          <w:rPr>
            <w:rFonts w:eastAsia="Titillium Web" w:cstheme="minorHAnsi"/>
            <w:rPrChange w:id="35942" w:author="Di Pilla Alessandra (GSE)" w:date="2025-10-06T17:45:00Z" w16du:dateUtc="2025-10-06T15:45:00Z">
              <w:rPr>
                <w:rFonts w:ascii="Titillium Web" w:eastAsia="Titillium Web" w:hAnsi="Titillium Web"/>
                <w:sz w:val="20"/>
                <w:szCs w:val="20"/>
              </w:rPr>
            </w:rPrChange>
          </w:rPr>
          <w:t>sul</w:t>
        </w:r>
        <w:r w:rsidRPr="00C57A1E">
          <w:rPr>
            <w:rFonts w:eastAsia="Titillium Web" w:cstheme="minorHAnsi"/>
            <w:spacing w:val="43"/>
            <w:rPrChange w:id="35943"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rPrChange w:id="35944" w:author="Di Pilla Alessandra (GSE)" w:date="2025-10-06T17:45:00Z" w16du:dateUtc="2025-10-06T15:45:00Z">
              <w:rPr>
                <w:rFonts w:ascii="Titillium Web" w:eastAsia="Titillium Web" w:hAnsi="Titillium Web"/>
                <w:sz w:val="20"/>
                <w:szCs w:val="20"/>
              </w:rPr>
            </w:rPrChange>
          </w:rPr>
          <w:t>sito</w:t>
        </w:r>
        <w:r w:rsidRPr="00C57A1E">
          <w:rPr>
            <w:rFonts w:eastAsia="Titillium Web" w:cstheme="minorHAnsi"/>
            <w:spacing w:val="36"/>
            <w:rPrChange w:id="35945" w:author="Di Pilla Alessandra (GSE)" w:date="2025-10-06T17:45:00Z" w16du:dateUtc="2025-10-06T15:45:00Z">
              <w:rPr>
                <w:rFonts w:ascii="Titillium Web" w:eastAsia="Titillium Web" w:hAnsi="Titillium Web"/>
                <w:spacing w:val="36"/>
                <w:sz w:val="20"/>
                <w:szCs w:val="20"/>
              </w:rPr>
            </w:rPrChange>
          </w:rPr>
          <w:t xml:space="preserve"> </w:t>
        </w:r>
        <w:r w:rsidRPr="00C57A1E">
          <w:rPr>
            <w:rFonts w:eastAsia="Titillium Web" w:cstheme="minorHAnsi"/>
            <w:spacing w:val="-1"/>
            <w:rPrChange w:id="35946" w:author="Di Pilla Alessandra (GSE)" w:date="2025-10-06T17:45:00Z" w16du:dateUtc="2025-10-06T15:45:00Z">
              <w:rPr>
                <w:rFonts w:ascii="Titillium Web" w:eastAsia="Titillium Web" w:hAnsi="Titillium Web"/>
                <w:spacing w:val="-1"/>
                <w:sz w:val="20"/>
                <w:szCs w:val="20"/>
              </w:rPr>
            </w:rPrChange>
          </w:rPr>
          <w:t>internet</w:t>
        </w:r>
        <w:r w:rsidRPr="00C57A1E">
          <w:rPr>
            <w:rFonts w:eastAsia="Titillium Web" w:cstheme="minorHAnsi"/>
            <w:spacing w:val="43"/>
            <w:rPrChange w:id="35947"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spacing w:val="-1"/>
            <w:rPrChange w:id="35948"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spacing w:val="43"/>
            <w:rPrChange w:id="35949"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rPrChange w:id="35950" w:author="Di Pilla Alessandra (GSE)" w:date="2025-10-06T17:45:00Z" w16du:dateUtc="2025-10-06T15:45:00Z">
              <w:rPr>
                <w:rFonts w:ascii="Titillium Web" w:eastAsia="Titillium Web" w:hAnsi="Titillium Web"/>
                <w:sz w:val="20"/>
                <w:szCs w:val="20"/>
              </w:rPr>
            </w:rPrChange>
          </w:rPr>
          <w:t>GSE</w:t>
        </w:r>
        <w:r w:rsidRPr="00C57A1E">
          <w:rPr>
            <w:rFonts w:eastAsia="Titillium Web" w:cstheme="minorHAnsi"/>
            <w:spacing w:val="67"/>
            <w:rPrChange w:id="35951" w:author="Di Pilla Alessandra (GSE)" w:date="2025-10-06T17:45:00Z" w16du:dateUtc="2025-10-06T15:45:00Z">
              <w:rPr>
                <w:rFonts w:ascii="Titillium Web" w:eastAsia="Titillium Web" w:hAnsi="Titillium Web"/>
                <w:spacing w:val="67"/>
                <w:sz w:val="20"/>
                <w:szCs w:val="20"/>
              </w:rPr>
            </w:rPrChange>
          </w:rPr>
          <w:t xml:space="preserve"> </w:t>
        </w:r>
        <w:r w:rsidRPr="00C57A1E">
          <w:rPr>
            <w:rFonts w:eastAsia="Titillium Web" w:cstheme="minorHAnsi"/>
            <w:spacing w:val="-1"/>
            <w:rPrChange w:id="35952" w:author="Di Pilla Alessandra (GSE)" w:date="2025-10-06T17:45:00Z" w16du:dateUtc="2025-10-06T15:45:00Z">
              <w:rPr>
                <w:rFonts w:ascii="Titillium Web" w:eastAsia="Titillium Web" w:hAnsi="Titillium Web"/>
                <w:spacing w:val="-1"/>
                <w:sz w:val="20"/>
                <w:szCs w:val="20"/>
              </w:rPr>
            </w:rPrChange>
          </w:rPr>
          <w:t>(www.gse.it);</w:t>
        </w:r>
      </w:ins>
    </w:p>
    <w:p w14:paraId="0E150BEA" w14:textId="03752540" w:rsidR="004031BB" w:rsidRPr="00C57A1E" w:rsidRDefault="004031BB">
      <w:pPr>
        <w:pStyle w:val="Paragrafoelenco"/>
        <w:widowControl w:val="0"/>
        <w:numPr>
          <w:ilvl w:val="0"/>
          <w:numId w:val="232"/>
        </w:numPr>
        <w:spacing w:before="123"/>
        <w:ind w:right="240"/>
        <w:jc w:val="both"/>
        <w:rPr>
          <w:ins w:id="35953" w:author="Di Pilla Alessandra (GSE)" w:date="2025-10-06T15:16:00Z" w16du:dateUtc="2025-10-06T13:16:00Z"/>
          <w:rFonts w:eastAsia="Titillium Web" w:cstheme="minorHAnsi"/>
          <w:rPrChange w:id="35954" w:author="Di Pilla Alessandra (GSE)" w:date="2025-10-06T15:34:00Z" w16du:dateUtc="2025-10-06T13:34:00Z">
            <w:rPr>
              <w:ins w:id="35955" w:author="Di Pilla Alessandra (GSE)" w:date="2025-10-06T15:16:00Z" w16du:dateUtc="2025-10-06T13:16:00Z"/>
              <w:rFonts w:ascii="Titillium Web" w:eastAsia="Titillium Web" w:hAnsi="Titillium Web"/>
              <w:spacing w:val="-1"/>
              <w:sz w:val="20"/>
              <w:szCs w:val="20"/>
            </w:rPr>
          </w:rPrChange>
        </w:rPr>
        <w:pPrChange w:id="35956" w:author="Di Pilla Alessandra (GSE)" w:date="2025-10-06T15:34:00Z" w16du:dateUtc="2025-10-06T13:34:00Z">
          <w:pPr>
            <w:pStyle w:val="Paragrafoelenco"/>
            <w:widowControl w:val="0"/>
            <w:numPr>
              <w:numId w:val="232"/>
            </w:numPr>
            <w:tabs>
              <w:tab w:val="left" w:pos="3231"/>
            </w:tabs>
            <w:spacing w:before="118"/>
            <w:ind w:left="1069" w:hanging="360"/>
          </w:pPr>
        </w:pPrChange>
      </w:pPr>
      <w:ins w:id="35957" w:author="Di Pilla Alessandra (GSE)" w:date="2025-10-06T15:34:00Z" w16du:dateUtc="2025-10-06T13:34:00Z">
        <w:r w:rsidRPr="00C57A1E">
          <w:rPr>
            <w:rFonts w:eastAsia="Titillium Web" w:cstheme="minorHAnsi"/>
            <w:spacing w:val="-1"/>
            <w:rPrChange w:id="35958" w:author="Di Pilla Alessandra (GSE)" w:date="2025-10-06T17:45:00Z" w16du:dateUtc="2025-10-06T15:45:00Z">
              <w:rPr>
                <w:rFonts w:ascii="Titillium Web" w:eastAsia="Titillium Web" w:hAnsi="Titillium Web"/>
                <w:spacing w:val="-1"/>
                <w:sz w:val="20"/>
                <w:szCs w:val="20"/>
              </w:rPr>
            </w:rPrChange>
          </w:rPr>
          <w:t>redatto utilizzando la forma</w:t>
        </w:r>
        <w:r w:rsidRPr="00C57A1E">
          <w:rPr>
            <w:rFonts w:eastAsia="Titillium Web" w:cstheme="minorHAnsi"/>
            <w:spacing w:val="6"/>
            <w:rPrChange w:id="35959"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spacing w:val="-1"/>
            <w:rPrChange w:id="35960" w:author="Di Pilla Alessandra (GSE)" w:date="2025-10-06T17:45:00Z" w16du:dateUtc="2025-10-06T15:45:00Z">
              <w:rPr>
                <w:rFonts w:ascii="Titillium Web" w:eastAsia="Titillium Web" w:hAnsi="Titillium Web"/>
                <w:spacing w:val="-1"/>
                <w:sz w:val="20"/>
                <w:szCs w:val="20"/>
              </w:rPr>
            </w:rPrChange>
          </w:rPr>
          <w:t>di</w:t>
        </w:r>
        <w:r w:rsidRPr="00C57A1E">
          <w:rPr>
            <w:rFonts w:eastAsia="Titillium Web" w:cstheme="minorHAnsi"/>
            <w:spacing w:val="5"/>
            <w:rPrChange w:id="35961" w:author="Di Pilla Alessandra (GSE)" w:date="2025-10-06T17:45:00Z" w16du:dateUtc="2025-10-06T15:45:00Z">
              <w:rPr>
                <w:rFonts w:ascii="Titillium Web" w:eastAsia="Titillium Web" w:hAnsi="Titillium Web"/>
                <w:spacing w:val="5"/>
                <w:sz w:val="20"/>
                <w:szCs w:val="20"/>
              </w:rPr>
            </w:rPrChange>
          </w:rPr>
          <w:t xml:space="preserve"> </w:t>
        </w:r>
        <w:r w:rsidRPr="00C57A1E">
          <w:rPr>
            <w:rFonts w:eastAsia="Titillium Web" w:cstheme="minorHAnsi"/>
            <w:rPrChange w:id="35962" w:author="Di Pilla Alessandra (GSE)" w:date="2025-10-06T17:45:00Z" w16du:dateUtc="2025-10-06T15:45:00Z">
              <w:rPr>
                <w:rFonts w:ascii="Titillium Web" w:eastAsia="Titillium Web" w:hAnsi="Titillium Web"/>
                <w:sz w:val="20"/>
                <w:szCs w:val="20"/>
              </w:rPr>
            </w:rPrChange>
          </w:rPr>
          <w:t>atto</w:t>
        </w:r>
        <w:r w:rsidRPr="00C57A1E">
          <w:rPr>
            <w:rFonts w:eastAsia="Titillium Web" w:cstheme="minorHAnsi"/>
            <w:spacing w:val="6"/>
            <w:rPrChange w:id="35963"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spacing w:val="-1"/>
            <w:rPrChange w:id="35964" w:author="Di Pilla Alessandra (GSE)" w:date="2025-10-06T17:45:00Z" w16du:dateUtc="2025-10-06T15:45:00Z">
              <w:rPr>
                <w:rFonts w:ascii="Titillium Web" w:eastAsia="Titillium Web" w:hAnsi="Titillium Web"/>
                <w:spacing w:val="-1"/>
                <w:sz w:val="20"/>
                <w:szCs w:val="20"/>
              </w:rPr>
            </w:rPrChange>
          </w:rPr>
          <w:t>pubblico</w:t>
        </w:r>
        <w:r w:rsidRPr="00C57A1E">
          <w:rPr>
            <w:rFonts w:eastAsia="Titillium Web" w:cstheme="minorHAnsi"/>
            <w:spacing w:val="6"/>
            <w:rPrChange w:id="35965"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rPrChange w:id="35966" w:author="Di Pilla Alessandra (GSE)" w:date="2025-10-06T17:45:00Z" w16du:dateUtc="2025-10-06T15:45:00Z">
              <w:rPr>
                <w:rFonts w:ascii="Titillium Web" w:eastAsia="Titillium Web" w:hAnsi="Titillium Web"/>
                <w:sz w:val="20"/>
                <w:szCs w:val="20"/>
              </w:rPr>
            </w:rPrChange>
          </w:rPr>
          <w:t>o</w:t>
        </w:r>
        <w:r w:rsidRPr="00C57A1E">
          <w:rPr>
            <w:rFonts w:eastAsia="Titillium Web" w:cstheme="minorHAnsi"/>
            <w:spacing w:val="6"/>
            <w:rPrChange w:id="35967"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spacing w:val="-2"/>
            <w:rPrChange w:id="35968" w:author="Di Pilla Alessandra (GSE)" w:date="2025-10-06T17:45:00Z" w16du:dateUtc="2025-10-06T15:45:00Z">
              <w:rPr>
                <w:rFonts w:ascii="Titillium Web" w:eastAsia="Titillium Web" w:hAnsi="Titillium Web"/>
                <w:spacing w:val="-2"/>
                <w:sz w:val="20"/>
                <w:szCs w:val="20"/>
              </w:rPr>
            </w:rPrChange>
          </w:rPr>
          <w:t>scrittura</w:t>
        </w:r>
        <w:r w:rsidRPr="00C57A1E">
          <w:rPr>
            <w:rFonts w:eastAsia="Titillium Web" w:cstheme="minorHAnsi"/>
            <w:spacing w:val="6"/>
            <w:rPrChange w:id="35969"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spacing w:val="-1"/>
            <w:rPrChange w:id="35970" w:author="Di Pilla Alessandra (GSE)" w:date="2025-10-06T17:45:00Z" w16du:dateUtc="2025-10-06T15:45:00Z">
              <w:rPr>
                <w:rFonts w:ascii="Titillium Web" w:eastAsia="Titillium Web" w:hAnsi="Titillium Web"/>
                <w:spacing w:val="-1"/>
                <w:sz w:val="20"/>
                <w:szCs w:val="20"/>
              </w:rPr>
            </w:rPrChange>
          </w:rPr>
          <w:t>privata</w:t>
        </w:r>
        <w:r w:rsidRPr="00C57A1E">
          <w:rPr>
            <w:rFonts w:eastAsia="Titillium Web" w:cstheme="minorHAnsi"/>
            <w:spacing w:val="43"/>
            <w:rPrChange w:id="35971"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spacing w:val="-1"/>
            <w:rPrChange w:id="35972" w:author="Di Pilla Alessandra (GSE)" w:date="2025-10-06T17:45:00Z" w16du:dateUtc="2025-10-06T15:45:00Z">
              <w:rPr>
                <w:rFonts w:ascii="Titillium Web" w:eastAsia="Titillium Web" w:hAnsi="Titillium Web"/>
                <w:spacing w:val="-1"/>
                <w:sz w:val="20"/>
                <w:szCs w:val="20"/>
              </w:rPr>
            </w:rPrChange>
          </w:rPr>
          <w:t>autenticata</w:t>
        </w:r>
        <w:r w:rsidRPr="00C57A1E">
          <w:rPr>
            <w:rFonts w:eastAsia="Titillium Web" w:cstheme="minorHAnsi"/>
            <w:spacing w:val="-2"/>
            <w:rPrChange w:id="35973"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5974" w:author="Di Pilla Alessandra (GSE)" w:date="2025-10-06T17:45:00Z" w16du:dateUtc="2025-10-06T15:45:00Z">
              <w:rPr>
                <w:rFonts w:ascii="Titillium Web" w:eastAsia="Titillium Web" w:hAnsi="Titillium Web"/>
                <w:spacing w:val="-1"/>
                <w:sz w:val="20"/>
                <w:szCs w:val="20"/>
              </w:rPr>
            </w:rPrChange>
          </w:rPr>
          <w:t>dal</w:t>
        </w:r>
        <w:r w:rsidRPr="00C57A1E">
          <w:rPr>
            <w:rFonts w:eastAsia="Titillium Web" w:cstheme="minorHAnsi"/>
            <w:rPrChange w:id="35975" w:author="Di Pilla Alessandra (GSE)" w:date="2025-10-06T17:45:00Z" w16du:dateUtc="2025-10-06T15:45:00Z">
              <w:rPr>
                <w:rFonts w:ascii="Titillium Web" w:eastAsia="Titillium Web" w:hAnsi="Titillium Web"/>
                <w:sz w:val="20"/>
                <w:szCs w:val="20"/>
              </w:rPr>
            </w:rPrChange>
          </w:rPr>
          <w:t xml:space="preserve"> </w:t>
        </w:r>
        <w:r w:rsidRPr="00C57A1E">
          <w:rPr>
            <w:rFonts w:eastAsia="Titillium Web" w:cstheme="minorHAnsi"/>
            <w:spacing w:val="-1"/>
            <w:rPrChange w:id="35976" w:author="Di Pilla Alessandra (GSE)" w:date="2025-10-06T17:45:00Z" w16du:dateUtc="2025-10-06T15:45:00Z">
              <w:rPr>
                <w:rFonts w:ascii="Titillium Web" w:eastAsia="Titillium Web" w:hAnsi="Titillium Web"/>
                <w:spacing w:val="-1"/>
                <w:sz w:val="20"/>
                <w:szCs w:val="20"/>
              </w:rPr>
            </w:rPrChange>
          </w:rPr>
          <w:t>notaio;</w:t>
        </w:r>
      </w:ins>
    </w:p>
    <w:p w14:paraId="610FEA6E" w14:textId="7817E703" w:rsidR="00CB7DA2" w:rsidRPr="00C57A1E" w:rsidRDefault="00CB7DA2">
      <w:pPr>
        <w:pStyle w:val="Paragrafoelenco"/>
        <w:widowControl w:val="0"/>
        <w:numPr>
          <w:ilvl w:val="0"/>
          <w:numId w:val="232"/>
        </w:numPr>
        <w:spacing w:before="123"/>
        <w:ind w:right="234"/>
        <w:jc w:val="both"/>
        <w:rPr>
          <w:ins w:id="35977" w:author="Di Pilla Alessandra (GSE)" w:date="2025-10-06T12:00:00Z" w16du:dateUtc="2025-10-06T10:00:00Z"/>
          <w:rFonts w:eastAsia="Titillium Web" w:cstheme="minorHAnsi"/>
          <w:rPrChange w:id="35978" w:author="Di Pilla Alessandra (GSE)" w:date="2025-10-06T12:45:00Z" w16du:dateUtc="2025-10-06T10:45:00Z">
            <w:rPr>
              <w:ins w:id="35979" w:author="Di Pilla Alessandra (GSE)" w:date="2025-10-06T12:00:00Z" w16du:dateUtc="2025-10-06T10:00:00Z"/>
            </w:rPr>
          </w:rPrChange>
        </w:rPr>
        <w:pPrChange w:id="35980" w:author="Di Pilla Alessandra (GSE)" w:date="2025-10-06T12:45:00Z" w16du:dateUtc="2025-10-06T10:45:00Z">
          <w:pPr>
            <w:widowControl w:val="0"/>
            <w:numPr>
              <w:ilvl w:val="2"/>
              <w:numId w:val="230"/>
            </w:numPr>
            <w:tabs>
              <w:tab w:val="left" w:pos="3951"/>
            </w:tabs>
            <w:spacing w:before="123"/>
            <w:ind w:left="3950" w:right="234" w:hanging="360"/>
            <w:jc w:val="both"/>
          </w:pPr>
        </w:pPrChange>
      </w:pPr>
      <w:ins w:id="35981" w:author="Di Pilla Alessandra (GSE)" w:date="2025-10-06T12:00:00Z" w16du:dateUtc="2025-10-06T10:00:00Z">
        <w:r w:rsidRPr="00C57A1E">
          <w:rPr>
            <w:rFonts w:eastAsia="Titillium Web" w:cstheme="minorHAnsi"/>
            <w:spacing w:val="-1"/>
            <w:rPrChange w:id="35982" w:author="Di Pilla Alessandra (GSE)" w:date="2025-10-06T12:45:00Z" w16du:dateUtc="2025-10-06T10:45:00Z">
              <w:rPr/>
            </w:rPrChange>
          </w:rPr>
          <w:t>notificat</w:t>
        </w:r>
      </w:ins>
      <w:ins w:id="35983" w:author="Di Pilla Alessandra (GSE)" w:date="2025-10-06T15:23:00Z" w16du:dateUtc="2025-10-06T13:23:00Z">
        <w:r w:rsidR="000D0B7A" w:rsidRPr="00C57A1E">
          <w:rPr>
            <w:rFonts w:eastAsia="Titillium Web" w:cstheme="minorHAnsi"/>
            <w:spacing w:val="-1"/>
            <w:rPrChange w:id="35984" w:author="Di Pilla Alessandra (GSE)" w:date="2025-10-06T17:45:00Z" w16du:dateUtc="2025-10-06T15:45:00Z">
              <w:rPr>
                <w:rFonts w:ascii="Titillium Web" w:eastAsia="Titillium Web" w:hAnsi="Titillium Web"/>
                <w:spacing w:val="-1"/>
                <w:sz w:val="20"/>
                <w:szCs w:val="20"/>
              </w:rPr>
            </w:rPrChange>
          </w:rPr>
          <w:t>a</w:t>
        </w:r>
      </w:ins>
      <w:ins w:id="35985" w:author="Di Pilla Alessandra (GSE)" w:date="2025-10-06T12:00:00Z" w16du:dateUtc="2025-10-06T10:00:00Z">
        <w:r w:rsidRPr="00C57A1E">
          <w:rPr>
            <w:rFonts w:eastAsia="Titillium Web" w:cstheme="minorHAnsi"/>
            <w:spacing w:val="21"/>
            <w:rPrChange w:id="35986" w:author="Di Pilla Alessandra (GSE)" w:date="2025-10-06T12:45:00Z" w16du:dateUtc="2025-10-06T10:45:00Z">
              <w:rPr>
                <w:spacing w:val="21"/>
              </w:rPr>
            </w:rPrChange>
          </w:rPr>
          <w:t xml:space="preserve"> </w:t>
        </w:r>
        <w:r w:rsidRPr="00C57A1E">
          <w:rPr>
            <w:rFonts w:eastAsia="Titillium Web" w:cstheme="minorHAnsi"/>
            <w:spacing w:val="-3"/>
            <w:rPrChange w:id="35987" w:author="Di Pilla Alessandra (GSE)" w:date="2025-10-06T12:45:00Z" w16du:dateUtc="2025-10-06T10:45:00Z">
              <w:rPr>
                <w:spacing w:val="-3"/>
              </w:rPr>
            </w:rPrChange>
          </w:rPr>
          <w:t>al</w:t>
        </w:r>
        <w:r w:rsidRPr="00C57A1E">
          <w:rPr>
            <w:rFonts w:eastAsia="Titillium Web" w:cstheme="minorHAnsi"/>
            <w:spacing w:val="23"/>
            <w:rPrChange w:id="35988" w:author="Di Pilla Alessandra (GSE)" w:date="2025-10-06T12:45:00Z" w16du:dateUtc="2025-10-06T10:45:00Z">
              <w:rPr>
                <w:spacing w:val="23"/>
              </w:rPr>
            </w:rPrChange>
          </w:rPr>
          <w:t xml:space="preserve"> </w:t>
        </w:r>
        <w:r w:rsidRPr="00C57A1E">
          <w:rPr>
            <w:rFonts w:eastAsia="Titillium Web" w:cstheme="minorHAnsi"/>
            <w:rPrChange w:id="35989" w:author="Di Pilla Alessandra (GSE)" w:date="2025-10-06T12:45:00Z" w16du:dateUtc="2025-10-06T10:45:00Z">
              <w:rPr/>
            </w:rPrChange>
          </w:rPr>
          <w:t>GSE</w:t>
        </w:r>
        <w:r w:rsidRPr="00C57A1E">
          <w:rPr>
            <w:rFonts w:eastAsia="Titillium Web" w:cstheme="minorHAnsi"/>
            <w:spacing w:val="21"/>
            <w:rPrChange w:id="35990" w:author="Di Pilla Alessandra (GSE)" w:date="2025-10-06T12:45:00Z" w16du:dateUtc="2025-10-06T10:45:00Z">
              <w:rPr>
                <w:spacing w:val="21"/>
              </w:rPr>
            </w:rPrChange>
          </w:rPr>
          <w:t xml:space="preserve"> </w:t>
        </w:r>
        <w:r w:rsidRPr="00C57A1E">
          <w:rPr>
            <w:rFonts w:eastAsia="Titillium Web" w:cstheme="minorHAnsi"/>
            <w:spacing w:val="-1"/>
            <w:rPrChange w:id="35991" w:author="Di Pilla Alessandra (GSE)" w:date="2025-10-06T12:45:00Z" w16du:dateUtc="2025-10-06T10:45:00Z">
              <w:rPr/>
            </w:rPrChange>
          </w:rPr>
          <w:t>mediante</w:t>
        </w:r>
        <w:r w:rsidRPr="00C57A1E">
          <w:rPr>
            <w:rFonts w:eastAsia="Titillium Web" w:cstheme="minorHAnsi"/>
            <w:spacing w:val="19"/>
            <w:rPrChange w:id="35992" w:author="Di Pilla Alessandra (GSE)" w:date="2025-10-06T12:45:00Z" w16du:dateUtc="2025-10-06T10:45:00Z">
              <w:rPr>
                <w:spacing w:val="19"/>
              </w:rPr>
            </w:rPrChange>
          </w:rPr>
          <w:t xml:space="preserve"> </w:t>
        </w:r>
        <w:r w:rsidRPr="00C57A1E">
          <w:rPr>
            <w:rFonts w:eastAsia="Titillium Web" w:cstheme="minorHAnsi"/>
            <w:spacing w:val="-1"/>
            <w:rPrChange w:id="35993" w:author="Di Pilla Alessandra (GSE)" w:date="2025-10-06T12:45:00Z" w16du:dateUtc="2025-10-06T10:45:00Z">
              <w:rPr/>
            </w:rPrChange>
          </w:rPr>
          <w:t>lettera</w:t>
        </w:r>
        <w:r w:rsidRPr="00C57A1E">
          <w:rPr>
            <w:rFonts w:eastAsia="Titillium Web" w:cstheme="minorHAnsi"/>
            <w:spacing w:val="17"/>
            <w:rPrChange w:id="35994" w:author="Di Pilla Alessandra (GSE)" w:date="2025-10-06T12:45:00Z" w16du:dateUtc="2025-10-06T10:45:00Z">
              <w:rPr>
                <w:spacing w:val="17"/>
              </w:rPr>
            </w:rPrChange>
          </w:rPr>
          <w:t xml:space="preserve"> </w:t>
        </w:r>
        <w:r w:rsidRPr="00C57A1E">
          <w:rPr>
            <w:rFonts w:eastAsia="Titillium Web" w:cstheme="minorHAnsi"/>
            <w:spacing w:val="-1"/>
            <w:rPrChange w:id="35995" w:author="Di Pilla Alessandra (GSE)" w:date="2025-10-06T12:45:00Z" w16du:dateUtc="2025-10-06T10:45:00Z">
              <w:rPr/>
            </w:rPrChange>
          </w:rPr>
          <w:t>raccomandata</w:t>
        </w:r>
        <w:r w:rsidRPr="00C57A1E">
          <w:rPr>
            <w:rFonts w:eastAsia="Titillium Web" w:cstheme="minorHAnsi"/>
            <w:spacing w:val="22"/>
            <w:rPrChange w:id="35996" w:author="Di Pilla Alessandra (GSE)" w:date="2025-10-06T12:45:00Z" w16du:dateUtc="2025-10-06T10:45:00Z">
              <w:rPr>
                <w:spacing w:val="22"/>
              </w:rPr>
            </w:rPrChange>
          </w:rPr>
          <w:t xml:space="preserve"> </w:t>
        </w:r>
        <w:r w:rsidRPr="00C57A1E">
          <w:rPr>
            <w:rFonts w:eastAsia="Titillium Web" w:cstheme="minorHAnsi"/>
            <w:spacing w:val="-1"/>
            <w:rPrChange w:id="35997" w:author="Di Pilla Alessandra (GSE)" w:date="2025-10-06T12:45:00Z" w16du:dateUtc="2025-10-06T10:45:00Z">
              <w:rPr/>
            </w:rPrChange>
          </w:rPr>
          <w:t>con</w:t>
        </w:r>
        <w:r w:rsidRPr="00C57A1E">
          <w:rPr>
            <w:rFonts w:eastAsia="Titillium Web" w:cstheme="minorHAnsi"/>
            <w:spacing w:val="19"/>
            <w:rPrChange w:id="35998" w:author="Di Pilla Alessandra (GSE)" w:date="2025-10-06T12:45:00Z" w16du:dateUtc="2025-10-06T10:45:00Z">
              <w:rPr>
                <w:spacing w:val="19"/>
              </w:rPr>
            </w:rPrChange>
          </w:rPr>
          <w:t xml:space="preserve"> </w:t>
        </w:r>
        <w:r w:rsidRPr="00C57A1E">
          <w:rPr>
            <w:rFonts w:eastAsia="Titillium Web" w:cstheme="minorHAnsi"/>
            <w:spacing w:val="-1"/>
            <w:rPrChange w:id="35999" w:author="Di Pilla Alessandra (GSE)" w:date="2025-10-06T12:45:00Z" w16du:dateUtc="2025-10-06T10:45:00Z">
              <w:rPr/>
            </w:rPrChange>
          </w:rPr>
          <w:t>avviso</w:t>
        </w:r>
        <w:r w:rsidRPr="00C57A1E">
          <w:rPr>
            <w:rFonts w:eastAsia="Titillium Web" w:cstheme="minorHAnsi"/>
            <w:spacing w:val="21"/>
            <w:rPrChange w:id="36000" w:author="Di Pilla Alessandra (GSE)" w:date="2025-10-06T12:45:00Z" w16du:dateUtc="2025-10-06T10:45:00Z">
              <w:rPr>
                <w:spacing w:val="21"/>
              </w:rPr>
            </w:rPrChange>
          </w:rPr>
          <w:t xml:space="preserve"> </w:t>
        </w:r>
        <w:r w:rsidRPr="00C57A1E">
          <w:rPr>
            <w:rFonts w:eastAsia="Titillium Web" w:cstheme="minorHAnsi"/>
            <w:spacing w:val="-1"/>
            <w:rPrChange w:id="36001" w:author="Di Pilla Alessandra (GSE)" w:date="2025-10-06T12:45:00Z" w16du:dateUtc="2025-10-06T10:45:00Z">
              <w:rPr/>
            </w:rPrChange>
          </w:rPr>
          <w:t>di</w:t>
        </w:r>
        <w:r w:rsidRPr="00C57A1E">
          <w:rPr>
            <w:rFonts w:eastAsia="Titillium Web" w:cstheme="minorHAnsi"/>
            <w:spacing w:val="51"/>
            <w:rPrChange w:id="36002" w:author="Di Pilla Alessandra (GSE)" w:date="2025-10-06T12:45:00Z" w16du:dateUtc="2025-10-06T10:45:00Z">
              <w:rPr>
                <w:spacing w:val="51"/>
              </w:rPr>
            </w:rPrChange>
          </w:rPr>
          <w:t xml:space="preserve"> </w:t>
        </w:r>
        <w:r w:rsidRPr="00C57A1E">
          <w:rPr>
            <w:rFonts w:eastAsia="Titillium Web" w:cstheme="minorHAnsi"/>
            <w:spacing w:val="-1"/>
            <w:rPrChange w:id="36003" w:author="Di Pilla Alessandra (GSE)" w:date="2025-10-06T12:45:00Z" w16du:dateUtc="2025-10-06T10:45:00Z">
              <w:rPr/>
            </w:rPrChange>
          </w:rPr>
          <w:t>ricevimento (ai</w:t>
        </w:r>
        <w:r w:rsidRPr="00C57A1E">
          <w:rPr>
            <w:rFonts w:eastAsia="Titillium Web" w:cstheme="minorHAnsi"/>
            <w:spacing w:val="12"/>
            <w:rPrChange w:id="36004" w:author="Di Pilla Alessandra (GSE)" w:date="2025-10-06T12:45:00Z" w16du:dateUtc="2025-10-06T10:45:00Z">
              <w:rPr>
                <w:spacing w:val="12"/>
              </w:rPr>
            </w:rPrChange>
          </w:rPr>
          <w:t xml:space="preserve"> </w:t>
        </w:r>
        <w:r w:rsidRPr="00C57A1E">
          <w:rPr>
            <w:rFonts w:eastAsia="Titillium Web" w:cstheme="minorHAnsi"/>
            <w:rPrChange w:id="36005" w:author="Di Pilla Alessandra (GSE)" w:date="2025-10-06T12:45:00Z" w16du:dateUtc="2025-10-06T10:45:00Z">
              <w:rPr/>
            </w:rPrChange>
          </w:rPr>
          <w:t>fini</w:t>
        </w:r>
        <w:r w:rsidRPr="00C57A1E">
          <w:rPr>
            <w:rFonts w:eastAsia="Titillium Web" w:cstheme="minorHAnsi"/>
            <w:spacing w:val="12"/>
            <w:rPrChange w:id="36006" w:author="Di Pilla Alessandra (GSE)" w:date="2025-10-06T12:45:00Z" w16du:dateUtc="2025-10-06T10:45:00Z">
              <w:rPr>
                <w:spacing w:val="12"/>
              </w:rPr>
            </w:rPrChange>
          </w:rPr>
          <w:t xml:space="preserve"> </w:t>
        </w:r>
        <w:r w:rsidRPr="00C57A1E">
          <w:rPr>
            <w:rFonts w:eastAsia="Titillium Web" w:cstheme="minorHAnsi"/>
            <w:spacing w:val="-1"/>
            <w:rPrChange w:id="36007" w:author="Di Pilla Alessandra (GSE)" w:date="2025-10-06T12:45:00Z" w16du:dateUtc="2025-10-06T10:45:00Z">
              <w:rPr/>
            </w:rPrChange>
          </w:rPr>
          <w:t>dell'accettazione</w:t>
        </w:r>
        <w:r w:rsidRPr="00C57A1E">
          <w:rPr>
            <w:rFonts w:eastAsia="Titillium Web" w:cstheme="minorHAnsi"/>
            <w:spacing w:val="12"/>
            <w:rPrChange w:id="36008" w:author="Di Pilla Alessandra (GSE)" w:date="2025-10-06T12:45:00Z" w16du:dateUtc="2025-10-06T10:45:00Z">
              <w:rPr>
                <w:spacing w:val="12"/>
              </w:rPr>
            </w:rPrChange>
          </w:rPr>
          <w:t xml:space="preserve"> </w:t>
        </w:r>
        <w:r w:rsidRPr="00C57A1E">
          <w:rPr>
            <w:rFonts w:eastAsia="Titillium Web" w:cstheme="minorHAnsi"/>
            <w:spacing w:val="-1"/>
            <w:rPrChange w:id="36009" w:author="Di Pilla Alessandra (GSE)" w:date="2025-10-06T12:45:00Z" w16du:dateUtc="2025-10-06T10:45:00Z">
              <w:rPr/>
            </w:rPrChange>
          </w:rPr>
          <w:t>da</w:t>
        </w:r>
        <w:r w:rsidRPr="00C57A1E">
          <w:rPr>
            <w:rFonts w:eastAsia="Titillium Web" w:cstheme="minorHAnsi"/>
            <w:spacing w:val="13"/>
            <w:rPrChange w:id="36010" w:author="Di Pilla Alessandra (GSE)" w:date="2025-10-06T12:45:00Z" w16du:dateUtc="2025-10-06T10:45:00Z">
              <w:rPr>
                <w:spacing w:val="13"/>
              </w:rPr>
            </w:rPrChange>
          </w:rPr>
          <w:t xml:space="preserve"> </w:t>
        </w:r>
        <w:r w:rsidRPr="00C57A1E">
          <w:rPr>
            <w:rFonts w:eastAsia="Titillium Web" w:cstheme="minorHAnsi"/>
            <w:rPrChange w:id="36011" w:author="Di Pilla Alessandra (GSE)" w:date="2025-10-06T12:45:00Z" w16du:dateUtc="2025-10-06T10:45:00Z">
              <w:rPr/>
            </w:rPrChange>
          </w:rPr>
          <w:t>parte</w:t>
        </w:r>
        <w:r w:rsidRPr="00C57A1E">
          <w:rPr>
            <w:rFonts w:eastAsia="Titillium Web" w:cstheme="minorHAnsi"/>
            <w:spacing w:val="12"/>
            <w:rPrChange w:id="36012" w:author="Di Pilla Alessandra (GSE)" w:date="2025-10-06T12:45:00Z" w16du:dateUtc="2025-10-06T10:45:00Z">
              <w:rPr>
                <w:spacing w:val="12"/>
              </w:rPr>
            </w:rPrChange>
          </w:rPr>
          <w:t xml:space="preserve"> </w:t>
        </w:r>
        <w:r w:rsidRPr="00C57A1E">
          <w:rPr>
            <w:rFonts w:eastAsia="Titillium Web" w:cstheme="minorHAnsi"/>
            <w:spacing w:val="-1"/>
            <w:rPrChange w:id="36013" w:author="Di Pilla Alessandra (GSE)" w:date="2025-10-06T12:45:00Z" w16du:dateUtc="2025-10-06T10:45:00Z">
              <w:rPr/>
            </w:rPrChange>
          </w:rPr>
          <w:t>del</w:t>
        </w:r>
        <w:r w:rsidRPr="00C57A1E">
          <w:rPr>
            <w:rFonts w:eastAsia="Titillium Web" w:cstheme="minorHAnsi"/>
            <w:spacing w:val="14"/>
            <w:rPrChange w:id="36014" w:author="Di Pilla Alessandra (GSE)" w:date="2025-10-06T12:45:00Z" w16du:dateUtc="2025-10-06T10:45:00Z">
              <w:rPr>
                <w:spacing w:val="14"/>
              </w:rPr>
            </w:rPrChange>
          </w:rPr>
          <w:t xml:space="preserve"> </w:t>
        </w:r>
        <w:r w:rsidRPr="00C57A1E">
          <w:rPr>
            <w:rFonts w:eastAsia="Titillium Web" w:cstheme="minorHAnsi"/>
            <w:rPrChange w:id="36015" w:author="Di Pilla Alessandra (GSE)" w:date="2025-10-06T12:45:00Z" w16du:dateUtc="2025-10-06T10:45:00Z">
              <w:rPr/>
            </w:rPrChange>
          </w:rPr>
          <w:t>GSE</w:t>
        </w:r>
        <w:r w:rsidRPr="00C57A1E">
          <w:rPr>
            <w:rFonts w:eastAsia="Titillium Web" w:cstheme="minorHAnsi"/>
            <w:spacing w:val="12"/>
            <w:rPrChange w:id="36016" w:author="Di Pilla Alessandra (GSE)" w:date="2025-10-06T12:45:00Z" w16du:dateUtc="2025-10-06T10:45:00Z">
              <w:rPr>
                <w:spacing w:val="12"/>
              </w:rPr>
            </w:rPrChange>
          </w:rPr>
          <w:t xml:space="preserve"> </w:t>
        </w:r>
        <w:r w:rsidRPr="00C57A1E">
          <w:rPr>
            <w:rFonts w:eastAsia="Titillium Web" w:cstheme="minorHAnsi"/>
            <w:rPrChange w:id="36017" w:author="Di Pilla Alessandra (GSE)" w:date="2025-10-06T12:45:00Z" w16du:dateUtc="2025-10-06T10:45:00Z">
              <w:rPr/>
            </w:rPrChange>
          </w:rPr>
          <w:t>e</w:t>
        </w:r>
        <w:r w:rsidRPr="00C57A1E">
          <w:rPr>
            <w:rFonts w:eastAsia="Titillium Web" w:cstheme="minorHAnsi"/>
            <w:spacing w:val="12"/>
            <w:rPrChange w:id="36018" w:author="Di Pilla Alessandra (GSE)" w:date="2025-10-06T12:45:00Z" w16du:dateUtc="2025-10-06T10:45:00Z">
              <w:rPr>
                <w:spacing w:val="12"/>
              </w:rPr>
            </w:rPrChange>
          </w:rPr>
          <w:t xml:space="preserve"> </w:t>
        </w:r>
        <w:r w:rsidRPr="00C57A1E">
          <w:rPr>
            <w:rFonts w:eastAsia="Titillium Web" w:cstheme="minorHAnsi"/>
            <w:spacing w:val="-1"/>
            <w:rPrChange w:id="36019" w:author="Di Pilla Alessandra (GSE)" w:date="2025-10-06T12:45:00Z" w16du:dateUtc="2025-10-06T10:45:00Z">
              <w:rPr/>
            </w:rPrChange>
          </w:rPr>
          <w:t>quindi</w:t>
        </w:r>
        <w:r w:rsidRPr="00C57A1E">
          <w:rPr>
            <w:rFonts w:eastAsia="Titillium Web" w:cstheme="minorHAnsi"/>
            <w:spacing w:val="12"/>
            <w:rPrChange w:id="36020" w:author="Di Pilla Alessandra (GSE)" w:date="2025-10-06T12:45:00Z" w16du:dateUtc="2025-10-06T10:45:00Z">
              <w:rPr>
                <w:spacing w:val="12"/>
              </w:rPr>
            </w:rPrChange>
          </w:rPr>
          <w:t xml:space="preserve"> </w:t>
        </w:r>
        <w:r w:rsidRPr="00C57A1E">
          <w:rPr>
            <w:rFonts w:eastAsia="Titillium Web" w:cstheme="minorHAnsi"/>
            <w:rPrChange w:id="36021" w:author="Di Pilla Alessandra (GSE)" w:date="2025-10-06T12:45:00Z" w16du:dateUtc="2025-10-06T10:45:00Z">
              <w:rPr/>
            </w:rPrChange>
          </w:rPr>
          <w:t>della</w:t>
        </w:r>
        <w:r w:rsidRPr="00C57A1E">
          <w:rPr>
            <w:rFonts w:eastAsia="Titillium Web" w:cstheme="minorHAnsi"/>
            <w:spacing w:val="47"/>
            <w:rPrChange w:id="36022" w:author="Di Pilla Alessandra (GSE)" w:date="2025-10-06T12:45:00Z" w16du:dateUtc="2025-10-06T10:45:00Z">
              <w:rPr>
                <w:spacing w:val="47"/>
              </w:rPr>
            </w:rPrChange>
          </w:rPr>
          <w:t xml:space="preserve"> </w:t>
        </w:r>
        <w:r w:rsidRPr="00C57A1E">
          <w:rPr>
            <w:rFonts w:eastAsia="Titillium Web" w:cstheme="minorHAnsi"/>
            <w:rPrChange w:id="36023" w:author="Di Pilla Alessandra (GSE)" w:date="2025-10-06T12:45:00Z" w16du:dateUtc="2025-10-06T10:45:00Z">
              <w:rPr/>
            </w:rPrChange>
          </w:rPr>
          <w:t>stipula</w:t>
        </w:r>
        <w:r w:rsidRPr="00C57A1E">
          <w:rPr>
            <w:rFonts w:eastAsia="Titillium Web" w:cstheme="minorHAnsi"/>
            <w:spacing w:val="13"/>
            <w:rPrChange w:id="36024" w:author="Di Pilla Alessandra (GSE)" w:date="2025-10-06T12:45:00Z" w16du:dateUtc="2025-10-06T10:45:00Z">
              <w:rPr>
                <w:spacing w:val="13"/>
              </w:rPr>
            </w:rPrChange>
          </w:rPr>
          <w:t xml:space="preserve"> </w:t>
        </w:r>
        <w:r w:rsidRPr="00C57A1E">
          <w:rPr>
            <w:rFonts w:eastAsia="Titillium Web" w:cstheme="minorHAnsi"/>
            <w:rPrChange w:id="36025" w:author="Di Pilla Alessandra (GSE)" w:date="2025-10-06T12:45:00Z" w16du:dateUtc="2025-10-06T10:45:00Z">
              <w:rPr/>
            </w:rPrChange>
          </w:rPr>
          <w:t>della</w:t>
        </w:r>
        <w:r w:rsidRPr="00C57A1E">
          <w:rPr>
            <w:rFonts w:eastAsia="Titillium Web" w:cstheme="minorHAnsi"/>
            <w:spacing w:val="13"/>
            <w:rPrChange w:id="36026" w:author="Di Pilla Alessandra (GSE)" w:date="2025-10-06T12:45:00Z" w16du:dateUtc="2025-10-06T10:45:00Z">
              <w:rPr>
                <w:spacing w:val="13"/>
              </w:rPr>
            </w:rPrChange>
          </w:rPr>
          <w:t xml:space="preserve"> </w:t>
        </w:r>
        <w:r w:rsidRPr="00C57A1E">
          <w:rPr>
            <w:rFonts w:eastAsia="Titillium Web" w:cstheme="minorHAnsi"/>
            <w:spacing w:val="-1"/>
            <w:rPrChange w:id="36027" w:author="Di Pilla Alessandra (GSE)" w:date="2025-10-06T12:45:00Z" w16du:dateUtc="2025-10-06T10:45:00Z">
              <w:rPr/>
            </w:rPrChange>
          </w:rPr>
          <w:t>cessione</w:t>
        </w:r>
        <w:r w:rsidRPr="00C57A1E">
          <w:rPr>
            <w:rFonts w:eastAsia="Titillium Web" w:cstheme="minorHAnsi"/>
            <w:spacing w:val="17"/>
            <w:rPrChange w:id="36028" w:author="Di Pilla Alessandra (GSE)" w:date="2025-10-06T12:45:00Z" w16du:dateUtc="2025-10-06T10:45:00Z">
              <w:rPr>
                <w:spacing w:val="17"/>
              </w:rPr>
            </w:rPrChange>
          </w:rPr>
          <w:t xml:space="preserve"> </w:t>
        </w:r>
        <w:r w:rsidRPr="00C57A1E">
          <w:rPr>
            <w:rFonts w:eastAsia="Titillium Web" w:cstheme="minorHAnsi"/>
            <w:spacing w:val="-3"/>
            <w:rPrChange w:id="36029" w:author="Di Pilla Alessandra (GSE)" w:date="2025-10-06T12:45:00Z" w16du:dateUtc="2025-10-06T10:45:00Z">
              <w:rPr>
                <w:spacing w:val="-3"/>
              </w:rPr>
            </w:rPrChange>
          </w:rPr>
          <w:t>del</w:t>
        </w:r>
        <w:r w:rsidRPr="00C57A1E">
          <w:rPr>
            <w:rFonts w:eastAsia="Titillium Web" w:cstheme="minorHAnsi"/>
            <w:spacing w:val="19"/>
            <w:rPrChange w:id="36030" w:author="Di Pilla Alessandra (GSE)" w:date="2025-10-06T12:45:00Z" w16du:dateUtc="2025-10-06T10:45:00Z">
              <w:rPr>
                <w:spacing w:val="19"/>
              </w:rPr>
            </w:rPrChange>
          </w:rPr>
          <w:t xml:space="preserve"> </w:t>
        </w:r>
        <w:r w:rsidRPr="00C57A1E">
          <w:rPr>
            <w:rFonts w:eastAsia="Titillium Web" w:cstheme="minorHAnsi"/>
            <w:spacing w:val="-1"/>
            <w:rPrChange w:id="36031" w:author="Di Pilla Alessandra (GSE)" w:date="2025-10-06T12:45:00Z" w16du:dateUtc="2025-10-06T10:45:00Z">
              <w:rPr/>
            </w:rPrChange>
          </w:rPr>
          <w:t>credito,</w:t>
        </w:r>
        <w:r w:rsidRPr="00C57A1E">
          <w:rPr>
            <w:rFonts w:eastAsia="Titillium Web" w:cstheme="minorHAnsi"/>
            <w:spacing w:val="16"/>
            <w:rPrChange w:id="36032" w:author="Di Pilla Alessandra (GSE)" w:date="2025-10-06T12:45:00Z" w16du:dateUtc="2025-10-06T10:45:00Z">
              <w:rPr>
                <w:spacing w:val="16"/>
              </w:rPr>
            </w:rPrChange>
          </w:rPr>
          <w:t xml:space="preserve"> </w:t>
        </w:r>
        <w:r w:rsidRPr="00C57A1E">
          <w:rPr>
            <w:rFonts w:eastAsia="Titillium Web" w:cstheme="minorHAnsi"/>
            <w:rPrChange w:id="36033" w:author="Di Pilla Alessandra (GSE)" w:date="2025-10-06T12:45:00Z" w16du:dateUtc="2025-10-06T10:45:00Z">
              <w:rPr/>
            </w:rPrChange>
          </w:rPr>
          <w:t>è</w:t>
        </w:r>
        <w:r w:rsidRPr="00C57A1E">
          <w:rPr>
            <w:rFonts w:eastAsia="Titillium Web" w:cstheme="minorHAnsi"/>
            <w:spacing w:val="12"/>
            <w:rPrChange w:id="36034" w:author="Di Pilla Alessandra (GSE)" w:date="2025-10-06T12:45:00Z" w16du:dateUtc="2025-10-06T10:45:00Z">
              <w:rPr>
                <w:spacing w:val="12"/>
              </w:rPr>
            </w:rPrChange>
          </w:rPr>
          <w:t xml:space="preserve"> </w:t>
        </w:r>
        <w:r w:rsidRPr="00C57A1E">
          <w:rPr>
            <w:rFonts w:eastAsia="Titillium Web" w:cstheme="minorHAnsi"/>
            <w:spacing w:val="-1"/>
            <w:rPrChange w:id="36035" w:author="Di Pilla Alessandra (GSE)" w:date="2025-10-06T12:45:00Z" w16du:dateUtc="2025-10-06T10:45:00Z">
              <w:rPr/>
            </w:rPrChange>
          </w:rPr>
          <w:t>necessario</w:t>
        </w:r>
        <w:r w:rsidRPr="00C57A1E">
          <w:rPr>
            <w:rFonts w:eastAsia="Titillium Web" w:cstheme="minorHAnsi"/>
            <w:spacing w:val="17"/>
            <w:rPrChange w:id="36036" w:author="Di Pilla Alessandra (GSE)" w:date="2025-10-06T12:45:00Z" w16du:dateUtc="2025-10-06T10:45:00Z">
              <w:rPr>
                <w:spacing w:val="17"/>
              </w:rPr>
            </w:rPrChange>
          </w:rPr>
          <w:t xml:space="preserve"> </w:t>
        </w:r>
        <w:r w:rsidRPr="00C57A1E">
          <w:rPr>
            <w:rFonts w:eastAsia="Titillium Web" w:cstheme="minorHAnsi"/>
            <w:spacing w:val="-1"/>
            <w:rPrChange w:id="36037" w:author="Di Pilla Alessandra (GSE)" w:date="2025-10-06T12:45:00Z" w16du:dateUtc="2025-10-06T10:45:00Z">
              <w:rPr/>
            </w:rPrChange>
          </w:rPr>
          <w:t>allegare</w:t>
        </w:r>
        <w:r w:rsidRPr="00C57A1E">
          <w:rPr>
            <w:rFonts w:eastAsia="Titillium Web" w:cstheme="minorHAnsi"/>
            <w:spacing w:val="12"/>
            <w:rPrChange w:id="36038" w:author="Di Pilla Alessandra (GSE)" w:date="2025-10-06T12:45:00Z" w16du:dateUtc="2025-10-06T10:45:00Z">
              <w:rPr>
                <w:spacing w:val="12"/>
              </w:rPr>
            </w:rPrChange>
          </w:rPr>
          <w:t xml:space="preserve"> </w:t>
        </w:r>
        <w:r w:rsidRPr="00C57A1E">
          <w:rPr>
            <w:rFonts w:eastAsia="Titillium Web" w:cstheme="minorHAnsi"/>
            <w:spacing w:val="-1"/>
            <w:rPrChange w:id="36039" w:author="Di Pilla Alessandra (GSE)" w:date="2025-10-06T12:45:00Z" w16du:dateUtc="2025-10-06T10:45:00Z">
              <w:rPr/>
            </w:rPrChange>
          </w:rPr>
          <w:t>alla</w:t>
        </w:r>
        <w:r w:rsidRPr="00C57A1E">
          <w:rPr>
            <w:rFonts w:eastAsia="Titillium Web" w:cstheme="minorHAnsi"/>
            <w:spacing w:val="18"/>
            <w:rPrChange w:id="36040" w:author="Di Pilla Alessandra (GSE)" w:date="2025-10-06T12:45:00Z" w16du:dateUtc="2025-10-06T10:45:00Z">
              <w:rPr>
                <w:spacing w:val="18"/>
              </w:rPr>
            </w:rPrChange>
          </w:rPr>
          <w:t xml:space="preserve"> </w:t>
        </w:r>
        <w:r w:rsidRPr="00C57A1E">
          <w:rPr>
            <w:rFonts w:eastAsia="Titillium Web" w:cstheme="minorHAnsi"/>
            <w:spacing w:val="-1"/>
            <w:rPrChange w:id="36041" w:author="Di Pilla Alessandra (GSE)" w:date="2025-10-06T12:45:00Z" w16du:dateUtc="2025-10-06T10:45:00Z">
              <w:rPr/>
            </w:rPrChange>
          </w:rPr>
          <w:t>notifica</w:t>
        </w:r>
        <w:r w:rsidRPr="00C57A1E">
          <w:rPr>
            <w:rFonts w:eastAsia="Titillium Web" w:cstheme="minorHAnsi"/>
            <w:spacing w:val="35"/>
            <w:rPrChange w:id="36042" w:author="Di Pilla Alessandra (GSE)" w:date="2025-10-06T12:45:00Z" w16du:dateUtc="2025-10-06T10:45:00Z">
              <w:rPr>
                <w:spacing w:val="35"/>
              </w:rPr>
            </w:rPrChange>
          </w:rPr>
          <w:t xml:space="preserve"> </w:t>
        </w:r>
        <w:r w:rsidRPr="00C57A1E">
          <w:rPr>
            <w:rFonts w:eastAsia="Titillium Web" w:cstheme="minorHAnsi"/>
            <w:spacing w:val="-1"/>
            <w:rPrChange w:id="36043" w:author="Di Pilla Alessandra (GSE)" w:date="2025-10-06T12:45:00Z" w16du:dateUtc="2025-10-06T10:45:00Z">
              <w:rPr/>
            </w:rPrChange>
          </w:rPr>
          <w:t>l'atto</w:t>
        </w:r>
        <w:r w:rsidRPr="00C57A1E">
          <w:rPr>
            <w:rFonts w:eastAsia="Titillium Web" w:cstheme="minorHAnsi"/>
            <w:spacing w:val="-2"/>
            <w:rPrChange w:id="36044" w:author="Di Pilla Alessandra (GSE)" w:date="2025-10-06T12:45:00Z" w16du:dateUtc="2025-10-06T10:45:00Z">
              <w:rPr>
                <w:spacing w:val="-2"/>
              </w:rPr>
            </w:rPrChange>
          </w:rPr>
          <w:t xml:space="preserve"> </w:t>
        </w:r>
        <w:r w:rsidRPr="00C57A1E">
          <w:rPr>
            <w:rFonts w:eastAsia="Titillium Web" w:cstheme="minorHAnsi"/>
            <w:spacing w:val="-1"/>
            <w:rPrChange w:id="36045" w:author="Di Pilla Alessandra (GSE)" w:date="2025-10-06T12:45:00Z" w16du:dateUtc="2025-10-06T10:45:00Z">
              <w:rPr/>
            </w:rPrChange>
          </w:rPr>
          <w:t>di</w:t>
        </w:r>
        <w:r w:rsidRPr="00C57A1E">
          <w:rPr>
            <w:rFonts w:eastAsia="Titillium Web" w:cstheme="minorHAnsi"/>
            <w:spacing w:val="-2"/>
            <w:rPrChange w:id="36046" w:author="Di Pilla Alessandra (GSE)" w:date="2025-10-06T12:45:00Z" w16du:dateUtc="2025-10-06T10:45:00Z">
              <w:rPr>
                <w:spacing w:val="-2"/>
              </w:rPr>
            </w:rPrChange>
          </w:rPr>
          <w:t xml:space="preserve"> </w:t>
        </w:r>
        <w:r w:rsidRPr="00C57A1E">
          <w:rPr>
            <w:rFonts w:eastAsia="Titillium Web" w:cstheme="minorHAnsi"/>
            <w:spacing w:val="-1"/>
            <w:rPrChange w:id="36047" w:author="Di Pilla Alessandra (GSE)" w:date="2025-10-06T12:45:00Z" w16du:dateUtc="2025-10-06T10:45:00Z">
              <w:rPr/>
            </w:rPrChange>
          </w:rPr>
          <w:t>cessione</w:t>
        </w:r>
        <w:r w:rsidRPr="00C57A1E">
          <w:rPr>
            <w:rFonts w:eastAsia="Titillium Web" w:cstheme="minorHAnsi"/>
            <w:spacing w:val="-2"/>
            <w:rPrChange w:id="36048" w:author="Di Pilla Alessandra (GSE)" w:date="2025-10-06T12:45:00Z" w16du:dateUtc="2025-10-06T10:45:00Z">
              <w:rPr>
                <w:spacing w:val="-2"/>
              </w:rPr>
            </w:rPrChange>
          </w:rPr>
          <w:t xml:space="preserve"> </w:t>
        </w:r>
        <w:r w:rsidRPr="00C57A1E">
          <w:rPr>
            <w:rFonts w:eastAsia="Titillium Web" w:cstheme="minorHAnsi"/>
            <w:rPrChange w:id="36049" w:author="Di Pilla Alessandra (GSE)" w:date="2025-10-06T12:45:00Z" w16du:dateUtc="2025-10-06T10:45:00Z">
              <w:rPr/>
            </w:rPrChange>
          </w:rPr>
          <w:t>e</w:t>
        </w:r>
        <w:r w:rsidRPr="00C57A1E">
          <w:rPr>
            <w:rFonts w:eastAsia="Titillium Web" w:cstheme="minorHAnsi"/>
            <w:spacing w:val="-2"/>
            <w:rPrChange w:id="36050" w:author="Di Pilla Alessandra (GSE)" w:date="2025-10-06T12:45:00Z" w16du:dateUtc="2025-10-06T10:45:00Z">
              <w:rPr>
                <w:spacing w:val="-2"/>
              </w:rPr>
            </w:rPrChange>
          </w:rPr>
          <w:t xml:space="preserve"> </w:t>
        </w:r>
        <w:r w:rsidRPr="00C57A1E">
          <w:rPr>
            <w:rFonts w:eastAsia="Titillium Web" w:cstheme="minorHAnsi"/>
            <w:rPrChange w:id="36051" w:author="Di Pilla Alessandra (GSE)" w:date="2025-10-06T12:45:00Z" w16du:dateUtc="2025-10-06T10:45:00Z">
              <w:rPr/>
            </w:rPrChange>
          </w:rPr>
          <w:t>i</w:t>
        </w:r>
        <w:r w:rsidRPr="00C57A1E">
          <w:rPr>
            <w:rFonts w:eastAsia="Titillium Web" w:cstheme="minorHAnsi"/>
            <w:spacing w:val="-2"/>
            <w:rPrChange w:id="36052" w:author="Di Pilla Alessandra (GSE)" w:date="2025-10-06T12:45:00Z" w16du:dateUtc="2025-10-06T10:45:00Z">
              <w:rPr>
                <w:spacing w:val="-2"/>
              </w:rPr>
            </w:rPrChange>
          </w:rPr>
          <w:t xml:space="preserve"> </w:t>
        </w:r>
        <w:r w:rsidRPr="00C57A1E">
          <w:rPr>
            <w:rFonts w:eastAsia="Titillium Web" w:cstheme="minorHAnsi"/>
            <w:rPrChange w:id="36053" w:author="Di Pilla Alessandra (GSE)" w:date="2025-10-06T12:45:00Z" w16du:dateUtc="2025-10-06T10:45:00Z">
              <w:rPr/>
            </w:rPrChange>
          </w:rPr>
          <w:t>relativi</w:t>
        </w:r>
        <w:r w:rsidRPr="00C57A1E">
          <w:rPr>
            <w:rFonts w:eastAsia="Titillium Web" w:cstheme="minorHAnsi"/>
            <w:spacing w:val="-2"/>
            <w:rPrChange w:id="36054" w:author="Di Pilla Alessandra (GSE)" w:date="2025-10-06T12:45:00Z" w16du:dateUtc="2025-10-06T10:45:00Z">
              <w:rPr>
                <w:spacing w:val="-2"/>
              </w:rPr>
            </w:rPrChange>
          </w:rPr>
          <w:t xml:space="preserve"> </w:t>
        </w:r>
        <w:r w:rsidRPr="00C57A1E">
          <w:rPr>
            <w:rFonts w:eastAsia="Titillium Web" w:cstheme="minorHAnsi"/>
            <w:spacing w:val="-1"/>
            <w:rPrChange w:id="36055" w:author="Di Pilla Alessandra (GSE)" w:date="2025-10-06T12:45:00Z" w16du:dateUtc="2025-10-06T10:45:00Z">
              <w:rPr/>
            </w:rPrChange>
          </w:rPr>
          <w:t>allegati)</w:t>
        </w:r>
      </w:ins>
    </w:p>
    <w:p w14:paraId="3AA16C2E" w14:textId="3511CF60" w:rsidR="00CB7DA2" w:rsidRPr="00C57A1E" w:rsidRDefault="00CB7DA2">
      <w:pPr>
        <w:pStyle w:val="Paragrafoelenco"/>
        <w:widowControl w:val="0"/>
        <w:numPr>
          <w:ilvl w:val="0"/>
          <w:numId w:val="232"/>
        </w:numPr>
        <w:spacing w:before="114"/>
        <w:ind w:right="237"/>
        <w:jc w:val="both"/>
        <w:rPr>
          <w:ins w:id="36056" w:author="Di Pilla Alessandra (GSE)" w:date="2025-10-06T12:00:00Z" w16du:dateUtc="2025-10-06T10:00:00Z"/>
          <w:rFonts w:eastAsia="Titillium Web" w:cstheme="minorHAnsi"/>
          <w:rPrChange w:id="36057" w:author="Di Pilla Alessandra (GSE)" w:date="2025-10-06T12:45:00Z" w16du:dateUtc="2025-10-06T10:45:00Z">
            <w:rPr>
              <w:ins w:id="36058" w:author="Di Pilla Alessandra (GSE)" w:date="2025-10-06T12:00:00Z" w16du:dateUtc="2025-10-06T10:00:00Z"/>
            </w:rPr>
          </w:rPrChange>
        </w:rPr>
        <w:pPrChange w:id="36059" w:author="Di Pilla Alessandra (GSE)" w:date="2025-10-06T12:45:00Z" w16du:dateUtc="2025-10-06T10:45:00Z">
          <w:pPr>
            <w:widowControl w:val="0"/>
            <w:numPr>
              <w:ilvl w:val="2"/>
              <w:numId w:val="230"/>
            </w:numPr>
            <w:tabs>
              <w:tab w:val="left" w:pos="3951"/>
            </w:tabs>
            <w:spacing w:before="114"/>
            <w:ind w:left="3950" w:right="237" w:hanging="360"/>
            <w:jc w:val="both"/>
          </w:pPr>
        </w:pPrChange>
      </w:pPr>
      <w:ins w:id="36060" w:author="Di Pilla Alessandra (GSE)" w:date="2025-10-06T12:00:00Z" w16du:dateUtc="2025-10-06T10:00:00Z">
        <w:r w:rsidRPr="00C57A1E">
          <w:rPr>
            <w:rFonts w:eastAsia="Titillium Web" w:cstheme="minorHAnsi"/>
            <w:spacing w:val="-1"/>
            <w:rPrChange w:id="36061" w:author="Di Pilla Alessandra (GSE)" w:date="2025-10-06T12:45:00Z" w16du:dateUtc="2025-10-06T10:45:00Z">
              <w:rPr/>
            </w:rPrChange>
          </w:rPr>
          <w:t>complet</w:t>
        </w:r>
      </w:ins>
      <w:ins w:id="36062" w:author="Di Pilla Alessandra (GSE)" w:date="2025-10-06T15:23:00Z" w16du:dateUtc="2025-10-06T13:23:00Z">
        <w:r w:rsidR="000D0B7A" w:rsidRPr="00C57A1E">
          <w:rPr>
            <w:rFonts w:eastAsia="Titillium Web" w:cstheme="minorHAnsi"/>
            <w:spacing w:val="-1"/>
            <w:rPrChange w:id="36063" w:author="Di Pilla Alessandra (GSE)" w:date="2025-10-06T17:45:00Z" w16du:dateUtc="2025-10-06T15:45:00Z">
              <w:rPr>
                <w:rFonts w:ascii="Titillium Web" w:eastAsia="Titillium Web" w:hAnsi="Titillium Web"/>
                <w:spacing w:val="-1"/>
                <w:sz w:val="20"/>
                <w:szCs w:val="20"/>
              </w:rPr>
            </w:rPrChange>
          </w:rPr>
          <w:t>a</w:t>
        </w:r>
      </w:ins>
      <w:ins w:id="36064" w:author="Di Pilla Alessandra (GSE)" w:date="2025-10-06T12:00:00Z" w16du:dateUtc="2025-10-06T10:00:00Z">
        <w:r w:rsidRPr="00C57A1E">
          <w:rPr>
            <w:rFonts w:eastAsia="Titillium Web" w:cstheme="minorHAnsi"/>
            <w:spacing w:val="31"/>
            <w:rPrChange w:id="36065" w:author="Di Pilla Alessandra (GSE)" w:date="2025-10-06T12:45:00Z" w16du:dateUtc="2025-10-06T10:45:00Z">
              <w:rPr>
                <w:spacing w:val="31"/>
              </w:rPr>
            </w:rPrChange>
          </w:rPr>
          <w:t xml:space="preserve"> </w:t>
        </w:r>
        <w:r w:rsidRPr="00C57A1E">
          <w:rPr>
            <w:rFonts w:eastAsia="Titillium Web" w:cstheme="minorHAnsi"/>
            <w:spacing w:val="-1"/>
            <w:rPrChange w:id="36066" w:author="Di Pilla Alessandra (GSE)" w:date="2025-10-06T12:45:00Z" w16du:dateUtc="2025-10-06T10:45:00Z">
              <w:rPr/>
            </w:rPrChange>
          </w:rPr>
          <w:t>della</w:t>
        </w:r>
        <w:r w:rsidRPr="00C57A1E">
          <w:rPr>
            <w:rFonts w:eastAsia="Titillium Web" w:cstheme="minorHAnsi"/>
            <w:spacing w:val="32"/>
            <w:rPrChange w:id="36067" w:author="Di Pilla Alessandra (GSE)" w:date="2025-10-06T12:45:00Z" w16du:dateUtc="2025-10-06T10:45:00Z">
              <w:rPr>
                <w:spacing w:val="32"/>
              </w:rPr>
            </w:rPrChange>
          </w:rPr>
          <w:t xml:space="preserve"> </w:t>
        </w:r>
        <w:r w:rsidRPr="00C57A1E">
          <w:rPr>
            <w:rFonts w:eastAsia="Titillium Web" w:cstheme="minorHAnsi"/>
            <w:spacing w:val="-1"/>
            <w:rPrChange w:id="36068" w:author="Di Pilla Alessandra (GSE)" w:date="2025-10-06T12:45:00Z" w16du:dateUtc="2025-10-06T10:45:00Z">
              <w:rPr/>
            </w:rPrChange>
          </w:rPr>
          <w:t>Convenzione</w:t>
        </w:r>
        <w:r w:rsidRPr="00C57A1E">
          <w:rPr>
            <w:rFonts w:eastAsia="Titillium Web" w:cstheme="minorHAnsi"/>
            <w:spacing w:val="31"/>
            <w:rPrChange w:id="36069" w:author="Di Pilla Alessandra (GSE)" w:date="2025-10-06T12:45:00Z" w16du:dateUtc="2025-10-06T10:45:00Z">
              <w:rPr>
                <w:spacing w:val="31"/>
              </w:rPr>
            </w:rPrChange>
          </w:rPr>
          <w:t xml:space="preserve"> </w:t>
        </w:r>
        <w:r w:rsidRPr="00C57A1E">
          <w:rPr>
            <w:rFonts w:eastAsia="Titillium Web" w:cstheme="minorHAnsi"/>
            <w:spacing w:val="-2"/>
            <w:rPrChange w:id="36070" w:author="Di Pilla Alessandra (GSE)" w:date="2025-10-06T12:45:00Z" w16du:dateUtc="2025-10-06T10:45:00Z">
              <w:rPr>
                <w:spacing w:val="-2"/>
              </w:rPr>
            </w:rPrChange>
          </w:rPr>
          <w:t>quale</w:t>
        </w:r>
        <w:r w:rsidRPr="00C57A1E">
          <w:rPr>
            <w:rFonts w:eastAsia="Titillium Web" w:cstheme="minorHAnsi"/>
            <w:spacing w:val="31"/>
            <w:rPrChange w:id="36071" w:author="Di Pilla Alessandra (GSE)" w:date="2025-10-06T12:45:00Z" w16du:dateUtc="2025-10-06T10:45:00Z">
              <w:rPr>
                <w:spacing w:val="31"/>
              </w:rPr>
            </w:rPrChange>
          </w:rPr>
          <w:t xml:space="preserve"> </w:t>
        </w:r>
        <w:r w:rsidRPr="00C57A1E">
          <w:rPr>
            <w:rFonts w:eastAsia="Titillium Web" w:cstheme="minorHAnsi"/>
            <w:rPrChange w:id="36072" w:author="Di Pilla Alessandra (GSE)" w:date="2025-10-06T12:45:00Z" w16du:dateUtc="2025-10-06T10:45:00Z">
              <w:rPr/>
            </w:rPrChange>
          </w:rPr>
          <w:t>parte</w:t>
        </w:r>
        <w:r w:rsidRPr="00C57A1E">
          <w:rPr>
            <w:rFonts w:eastAsia="Titillium Web" w:cstheme="minorHAnsi"/>
            <w:spacing w:val="57"/>
            <w:rPrChange w:id="36073" w:author="Di Pilla Alessandra (GSE)" w:date="2025-10-06T12:45:00Z" w16du:dateUtc="2025-10-06T10:45:00Z">
              <w:rPr>
                <w:spacing w:val="57"/>
              </w:rPr>
            </w:rPrChange>
          </w:rPr>
          <w:t xml:space="preserve"> </w:t>
        </w:r>
        <w:r w:rsidRPr="00C57A1E">
          <w:rPr>
            <w:rFonts w:eastAsia="Titillium Web" w:cstheme="minorHAnsi"/>
            <w:spacing w:val="-1"/>
            <w:rPrChange w:id="36074" w:author="Di Pilla Alessandra (GSE)" w:date="2025-10-06T12:45:00Z" w16du:dateUtc="2025-10-06T10:45:00Z">
              <w:rPr/>
            </w:rPrChange>
          </w:rPr>
          <w:t>integrante</w:t>
        </w:r>
        <w:r w:rsidRPr="00C57A1E">
          <w:rPr>
            <w:rFonts w:eastAsia="Titillium Web" w:cstheme="minorHAnsi"/>
            <w:spacing w:val="-2"/>
            <w:rPrChange w:id="36075" w:author="Di Pilla Alessandra (GSE)" w:date="2025-10-06T12:45:00Z" w16du:dateUtc="2025-10-06T10:45:00Z">
              <w:rPr>
                <w:spacing w:val="-2"/>
              </w:rPr>
            </w:rPrChange>
          </w:rPr>
          <w:t xml:space="preserve"> </w:t>
        </w:r>
        <w:r w:rsidRPr="00C57A1E">
          <w:rPr>
            <w:rFonts w:eastAsia="Titillium Web" w:cstheme="minorHAnsi"/>
            <w:spacing w:val="-1"/>
            <w:rPrChange w:id="36076" w:author="Di Pilla Alessandra (GSE)" w:date="2025-10-06T12:45:00Z" w16du:dateUtc="2025-10-06T10:45:00Z">
              <w:rPr/>
            </w:rPrChange>
          </w:rPr>
          <w:t>dell’atto di cessione dei crediti;</w:t>
        </w:r>
      </w:ins>
    </w:p>
    <w:p w14:paraId="7B6B0767" w14:textId="413F2B97" w:rsidR="00A362B0" w:rsidRPr="007E67EC" w:rsidRDefault="00A362B0" w:rsidP="00A362B0">
      <w:pPr>
        <w:pStyle w:val="Paragrafoelenco"/>
        <w:numPr>
          <w:ilvl w:val="0"/>
          <w:numId w:val="232"/>
        </w:numPr>
        <w:spacing w:before="123"/>
        <w:ind w:right="235"/>
        <w:jc w:val="both"/>
        <w:rPr>
          <w:ins w:id="36077" w:author="Di Pilla Alessandra (GSE)" w:date="2025-10-06T12:48:00Z" w16du:dateUtc="2025-10-06T10:48:00Z"/>
          <w:rFonts w:cstheme="minorHAnsi"/>
        </w:rPr>
      </w:pPr>
      <w:ins w:id="36078" w:author="Di Pilla Alessandra (GSE)" w:date="2025-10-06T12:48:00Z" w16du:dateUtc="2025-10-06T10:48:00Z">
        <w:r w:rsidRPr="00C57A1E">
          <w:rPr>
            <w:rFonts w:eastAsia="Titillium Web" w:cstheme="minorHAnsi"/>
            <w:rPrChange w:id="36079" w:author="Di Pilla Alessandra (GSE)" w:date="2025-10-06T17:45:00Z" w16du:dateUtc="2025-10-06T15:45:00Z">
              <w:rPr>
                <w:rFonts w:ascii="Titillium Web" w:eastAsia="Titillium Web" w:hAnsi="Titillium Web" w:cs="Titillium Web"/>
                <w:sz w:val="20"/>
                <w:szCs w:val="20"/>
              </w:rPr>
            </w:rPrChange>
          </w:rPr>
          <w:t>espressamente accettat</w:t>
        </w:r>
      </w:ins>
      <w:ins w:id="36080" w:author="Di Pilla Alessandra (GSE)" w:date="2025-10-06T15:23:00Z" w16du:dateUtc="2025-10-06T13:23:00Z">
        <w:r w:rsidR="000D0B7A" w:rsidRPr="00C57A1E">
          <w:rPr>
            <w:rFonts w:eastAsia="Titillium Web" w:cstheme="minorHAnsi"/>
            <w:rPrChange w:id="36081" w:author="Di Pilla Alessandra (GSE)" w:date="2025-10-06T17:45:00Z" w16du:dateUtc="2025-10-06T15:45:00Z">
              <w:rPr>
                <w:rFonts w:ascii="Titillium Web" w:eastAsia="Titillium Web" w:hAnsi="Titillium Web" w:cs="Titillium Web"/>
                <w:sz w:val="20"/>
                <w:szCs w:val="20"/>
              </w:rPr>
            </w:rPrChange>
          </w:rPr>
          <w:t>a</w:t>
        </w:r>
      </w:ins>
      <w:ins w:id="36082" w:author="Di Pilla Alessandra (GSE)" w:date="2025-10-06T12:48:00Z" w16du:dateUtc="2025-10-06T10:48:00Z">
        <w:r w:rsidRPr="00C57A1E">
          <w:rPr>
            <w:rFonts w:eastAsia="Titillium Web" w:cstheme="minorHAnsi"/>
            <w:rPrChange w:id="36083" w:author="Di Pilla Alessandra (GSE)" w:date="2025-10-06T17:45:00Z" w16du:dateUtc="2025-10-06T15:45:00Z">
              <w:rPr>
                <w:rFonts w:ascii="Titillium Web" w:eastAsia="Titillium Web" w:hAnsi="Titillium Web" w:cs="Titillium Web"/>
                <w:sz w:val="20"/>
                <w:szCs w:val="20"/>
              </w:rPr>
            </w:rPrChange>
          </w:rPr>
          <w:t xml:space="preserve"> dal GSE mediante invio di lettera, a mezzo raccomandata o PEC, al mandante e al mandatario;</w:t>
        </w:r>
      </w:ins>
    </w:p>
    <w:p w14:paraId="2A185818" w14:textId="77777777" w:rsidR="00CB7DA2" w:rsidRPr="00C57A1E" w:rsidRDefault="00CB7DA2">
      <w:pPr>
        <w:widowControl w:val="0"/>
        <w:spacing w:before="123"/>
        <w:ind w:right="234"/>
        <w:jc w:val="both"/>
        <w:rPr>
          <w:ins w:id="36084" w:author="Di Pilla Alessandra (GSE)" w:date="2025-10-06T12:00:00Z" w16du:dateUtc="2025-10-06T10:00:00Z"/>
          <w:rFonts w:eastAsia="Titillium Web" w:cstheme="minorHAnsi"/>
          <w:rPrChange w:id="36085" w:author="Di Pilla Alessandra (GSE)" w:date="2025-10-06T17:45:00Z" w16du:dateUtc="2025-10-06T15:45:00Z">
            <w:rPr>
              <w:ins w:id="36086" w:author="Di Pilla Alessandra (GSE)" w:date="2025-10-06T12:00:00Z" w16du:dateUtc="2025-10-06T10:00:00Z"/>
              <w:rFonts w:ascii="Titillium Web" w:eastAsia="Titillium Web" w:hAnsi="Titillium Web"/>
              <w:sz w:val="20"/>
              <w:szCs w:val="20"/>
            </w:rPr>
          </w:rPrChange>
        </w:rPr>
        <w:pPrChange w:id="36087" w:author="Di Pilla Alessandra (GSE)" w:date="2025-10-06T12:48:00Z" w16du:dateUtc="2025-10-06T10:48:00Z">
          <w:pPr>
            <w:widowControl w:val="0"/>
            <w:spacing w:before="123"/>
            <w:ind w:left="2510" w:right="234"/>
            <w:jc w:val="both"/>
          </w:pPr>
        </w:pPrChange>
      </w:pPr>
      <w:ins w:id="36088" w:author="Di Pilla Alessandra (GSE)" w:date="2025-10-06T12:00:00Z" w16du:dateUtc="2025-10-06T10:00:00Z">
        <w:r w:rsidRPr="00C57A1E">
          <w:rPr>
            <w:rFonts w:eastAsia="Titillium Web" w:cstheme="minorHAnsi"/>
            <w:rPrChange w:id="36089" w:author="Di Pilla Alessandra (GSE)" w:date="2025-10-06T17:45:00Z" w16du:dateUtc="2025-10-06T15:45:00Z">
              <w:rPr>
                <w:rFonts w:ascii="Titillium Web" w:eastAsia="Titillium Web" w:hAnsi="Titillium Web"/>
                <w:sz w:val="20"/>
                <w:szCs w:val="20"/>
              </w:rPr>
            </w:rPrChange>
          </w:rPr>
          <w:t>La</w:t>
        </w:r>
        <w:r w:rsidRPr="00C57A1E">
          <w:rPr>
            <w:rFonts w:eastAsia="Titillium Web" w:cstheme="minorHAnsi"/>
            <w:spacing w:val="-2"/>
            <w:rPrChange w:id="36090"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091" w:author="Di Pilla Alessandra (GSE)" w:date="2025-10-06T17:45:00Z" w16du:dateUtc="2025-10-06T15:45:00Z">
              <w:rPr>
                <w:rFonts w:ascii="Titillium Web" w:eastAsia="Titillium Web" w:hAnsi="Titillium Web"/>
                <w:sz w:val="20"/>
                <w:szCs w:val="20"/>
              </w:rPr>
            </w:rPrChange>
          </w:rPr>
          <w:t>cessione</w:t>
        </w:r>
        <w:r w:rsidRPr="00C57A1E">
          <w:rPr>
            <w:rFonts w:eastAsia="Titillium Web" w:cstheme="minorHAnsi"/>
            <w:spacing w:val="-2"/>
            <w:rPrChange w:id="36092"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093"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rPrChange w:id="36094" w:author="Di Pilla Alessandra (GSE)" w:date="2025-10-06T17:45:00Z" w16du:dateUtc="2025-10-06T15:45:00Z">
              <w:rPr>
                <w:rFonts w:ascii="Titillium Web" w:eastAsia="Titillium Web" w:hAnsi="Titillium Web"/>
                <w:sz w:val="20"/>
                <w:szCs w:val="20"/>
              </w:rPr>
            </w:rPrChange>
          </w:rPr>
          <w:t xml:space="preserve"> </w:t>
        </w:r>
        <w:r w:rsidRPr="00C57A1E">
          <w:rPr>
            <w:rFonts w:eastAsia="Titillium Web" w:cstheme="minorHAnsi"/>
            <w:spacing w:val="-1"/>
            <w:rPrChange w:id="36095" w:author="Di Pilla Alessandra (GSE)" w:date="2025-10-06T17:45:00Z" w16du:dateUtc="2025-10-06T15:45:00Z">
              <w:rPr>
                <w:rFonts w:ascii="Titillium Web" w:eastAsia="Titillium Web" w:hAnsi="Titillium Web"/>
                <w:spacing w:val="-1"/>
                <w:sz w:val="20"/>
                <w:szCs w:val="20"/>
              </w:rPr>
            </w:rPrChange>
          </w:rPr>
          <w:t>credito</w:t>
        </w:r>
        <w:r w:rsidRPr="00C57A1E">
          <w:rPr>
            <w:rFonts w:eastAsia="Titillium Web" w:cstheme="minorHAnsi"/>
            <w:spacing w:val="-2"/>
            <w:rPrChange w:id="36096"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097" w:author="Di Pilla Alessandra (GSE)" w:date="2025-10-06T17:45:00Z" w16du:dateUtc="2025-10-06T15:45:00Z">
              <w:rPr>
                <w:rFonts w:ascii="Titillium Web" w:eastAsia="Titillium Web" w:hAnsi="Titillium Web"/>
                <w:spacing w:val="1"/>
                <w:sz w:val="20"/>
                <w:szCs w:val="20"/>
              </w:rPr>
            </w:rPrChange>
          </w:rPr>
          <w:t>ha</w:t>
        </w:r>
        <w:r w:rsidRPr="00C57A1E">
          <w:rPr>
            <w:rFonts w:eastAsia="Titillium Web" w:cstheme="minorHAnsi"/>
            <w:spacing w:val="-2"/>
            <w:rPrChange w:id="36098"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099" w:author="Di Pilla Alessandra (GSE)" w:date="2025-10-06T17:45:00Z" w16du:dateUtc="2025-10-06T15:45:00Z">
              <w:rPr>
                <w:rFonts w:ascii="Titillium Web" w:eastAsia="Titillium Web" w:hAnsi="Titillium Web"/>
                <w:spacing w:val="-1"/>
                <w:sz w:val="20"/>
                <w:szCs w:val="20"/>
              </w:rPr>
            </w:rPrChange>
          </w:rPr>
          <w:t>validità</w:t>
        </w:r>
        <w:r w:rsidRPr="00C57A1E">
          <w:rPr>
            <w:rFonts w:eastAsia="Titillium Web" w:cstheme="minorHAnsi"/>
            <w:spacing w:val="-2"/>
            <w:rPrChange w:id="36100"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01" w:author="Di Pilla Alessandra (GSE)" w:date="2025-10-06T17:45:00Z" w16du:dateUtc="2025-10-06T15:45:00Z">
              <w:rPr>
                <w:rFonts w:ascii="Titillium Web" w:eastAsia="Titillium Web" w:hAnsi="Titillium Web"/>
                <w:spacing w:val="-1"/>
                <w:sz w:val="20"/>
                <w:szCs w:val="20"/>
              </w:rPr>
            </w:rPrChange>
          </w:rPr>
          <w:t>fino</w:t>
        </w:r>
        <w:r w:rsidRPr="00C57A1E">
          <w:rPr>
            <w:rFonts w:eastAsia="Titillium Web" w:cstheme="minorHAnsi"/>
            <w:spacing w:val="-2"/>
            <w:rPrChange w:id="36102"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03" w:author="Di Pilla Alessandra (GSE)" w:date="2025-10-06T17:45:00Z" w16du:dateUtc="2025-10-06T15:45:00Z">
              <w:rPr>
                <w:rFonts w:ascii="Titillium Web" w:eastAsia="Titillium Web" w:hAnsi="Titillium Web"/>
                <w:spacing w:val="-1"/>
                <w:sz w:val="20"/>
                <w:szCs w:val="20"/>
              </w:rPr>
            </w:rPrChange>
          </w:rPr>
          <w:t>all'accettazione,</w:t>
        </w:r>
        <w:r w:rsidRPr="00C57A1E">
          <w:rPr>
            <w:rFonts w:eastAsia="Titillium Web" w:cstheme="minorHAnsi"/>
            <w:spacing w:val="-2"/>
            <w:rPrChange w:id="36104"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05" w:author="Di Pilla Alessandra (GSE)" w:date="2025-10-06T17:45:00Z" w16du:dateUtc="2025-10-06T15:45:00Z">
              <w:rPr>
                <w:rFonts w:ascii="Titillium Web" w:eastAsia="Titillium Web" w:hAnsi="Titillium Web"/>
                <w:spacing w:val="-1"/>
                <w:sz w:val="20"/>
                <w:szCs w:val="20"/>
              </w:rPr>
            </w:rPrChange>
          </w:rPr>
          <w:t>da</w:t>
        </w:r>
        <w:r w:rsidRPr="00C57A1E">
          <w:rPr>
            <w:rFonts w:eastAsia="Titillium Web" w:cstheme="minorHAnsi"/>
            <w:spacing w:val="-2"/>
            <w:rPrChange w:id="36106"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107" w:author="Di Pilla Alessandra (GSE)" w:date="2025-10-06T17:45:00Z" w16du:dateUtc="2025-10-06T15:45:00Z">
              <w:rPr>
                <w:rFonts w:ascii="Titillium Web" w:eastAsia="Titillium Web" w:hAnsi="Titillium Web"/>
                <w:sz w:val="20"/>
                <w:szCs w:val="20"/>
              </w:rPr>
            </w:rPrChange>
          </w:rPr>
          <w:t>parte</w:t>
        </w:r>
        <w:r w:rsidRPr="00C57A1E">
          <w:rPr>
            <w:rFonts w:eastAsia="Titillium Web" w:cstheme="minorHAnsi"/>
            <w:spacing w:val="-2"/>
            <w:rPrChange w:id="36108"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09"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rPrChange w:id="36110" w:author="Di Pilla Alessandra (GSE)" w:date="2025-10-06T17:45:00Z" w16du:dateUtc="2025-10-06T15:45:00Z">
              <w:rPr>
                <w:rFonts w:ascii="Titillium Web" w:eastAsia="Titillium Web" w:hAnsi="Titillium Web"/>
                <w:sz w:val="20"/>
                <w:szCs w:val="20"/>
              </w:rPr>
            </w:rPrChange>
          </w:rPr>
          <w:t xml:space="preserve"> GSE,</w:t>
        </w:r>
        <w:r w:rsidRPr="00C57A1E">
          <w:rPr>
            <w:rFonts w:eastAsia="Titillium Web" w:cstheme="minorHAnsi"/>
            <w:spacing w:val="-2"/>
            <w:rPrChange w:id="3611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12" w:author="Di Pilla Alessandra (GSE)" w:date="2025-10-06T17:45:00Z" w16du:dateUtc="2025-10-06T15:45:00Z">
              <w:rPr>
                <w:rFonts w:ascii="Titillium Web" w:eastAsia="Titillium Web" w:hAnsi="Titillium Web"/>
                <w:spacing w:val="-1"/>
                <w:sz w:val="20"/>
                <w:szCs w:val="20"/>
              </w:rPr>
            </w:rPrChange>
          </w:rPr>
          <w:t>dell'eventuale</w:t>
        </w:r>
        <w:r w:rsidRPr="00C57A1E">
          <w:rPr>
            <w:rFonts w:eastAsia="Titillium Web" w:cstheme="minorHAnsi"/>
            <w:spacing w:val="43"/>
            <w:rPrChange w:id="36113" w:author="Di Pilla Alessandra (GSE)" w:date="2025-10-06T17:45:00Z" w16du:dateUtc="2025-10-06T15:45:00Z">
              <w:rPr>
                <w:rFonts w:ascii="Titillium Web" w:eastAsia="Titillium Web" w:hAnsi="Titillium Web"/>
                <w:spacing w:val="43"/>
                <w:sz w:val="20"/>
                <w:szCs w:val="20"/>
              </w:rPr>
            </w:rPrChange>
          </w:rPr>
          <w:t xml:space="preserve"> </w:t>
        </w:r>
        <w:r w:rsidRPr="00C57A1E">
          <w:rPr>
            <w:rFonts w:eastAsia="Titillium Web" w:cstheme="minorHAnsi"/>
            <w:rPrChange w:id="36114" w:author="Di Pilla Alessandra (GSE)" w:date="2025-10-06T17:45:00Z" w16du:dateUtc="2025-10-06T15:45:00Z">
              <w:rPr>
                <w:rFonts w:ascii="Titillium Web" w:eastAsia="Titillium Web" w:hAnsi="Titillium Web"/>
                <w:sz w:val="20"/>
                <w:szCs w:val="20"/>
              </w:rPr>
            </w:rPrChange>
          </w:rPr>
          <w:t>atto</w:t>
        </w:r>
        <w:r w:rsidRPr="00C57A1E">
          <w:rPr>
            <w:rFonts w:eastAsia="Titillium Web" w:cstheme="minorHAnsi"/>
            <w:spacing w:val="-7"/>
            <w:rPrChange w:id="36115"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16" w:author="Di Pilla Alessandra (GSE)" w:date="2025-10-06T17:45:00Z" w16du:dateUtc="2025-10-06T15:45:00Z">
              <w:rPr>
                <w:rFonts w:ascii="Titillium Web" w:eastAsia="Titillium Web" w:hAnsi="Titillium Web"/>
                <w:spacing w:val="-1"/>
                <w:sz w:val="20"/>
                <w:szCs w:val="20"/>
              </w:rPr>
            </w:rPrChange>
          </w:rPr>
          <w:t>di</w:t>
        </w:r>
        <w:r w:rsidRPr="00C57A1E">
          <w:rPr>
            <w:rFonts w:eastAsia="Titillium Web" w:cstheme="minorHAnsi"/>
            <w:spacing w:val="-7"/>
            <w:rPrChange w:id="36117"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18" w:author="Di Pilla Alessandra (GSE)" w:date="2025-10-06T17:45:00Z" w16du:dateUtc="2025-10-06T15:45:00Z">
              <w:rPr>
                <w:rFonts w:ascii="Titillium Web" w:eastAsia="Titillium Web" w:hAnsi="Titillium Web"/>
                <w:spacing w:val="-1"/>
                <w:sz w:val="20"/>
                <w:szCs w:val="20"/>
              </w:rPr>
            </w:rPrChange>
          </w:rPr>
          <w:t>retrocessione</w:t>
        </w:r>
        <w:r w:rsidRPr="00C57A1E">
          <w:rPr>
            <w:rFonts w:eastAsia="Titillium Web" w:cstheme="minorHAnsi"/>
            <w:spacing w:val="-7"/>
            <w:rPrChange w:id="36119"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20"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spacing w:val="-5"/>
            <w:rPrChange w:id="36121" w:author="Di Pilla Alessandra (GSE)" w:date="2025-10-06T17:45:00Z" w16du:dateUtc="2025-10-06T15:45:00Z">
              <w:rPr>
                <w:rFonts w:ascii="Titillium Web" w:eastAsia="Titillium Web" w:hAnsi="Titillium Web"/>
                <w:spacing w:val="-5"/>
                <w:sz w:val="20"/>
                <w:szCs w:val="20"/>
              </w:rPr>
            </w:rPrChange>
          </w:rPr>
          <w:t xml:space="preserve"> </w:t>
        </w:r>
        <w:r w:rsidRPr="00C57A1E">
          <w:rPr>
            <w:rFonts w:eastAsia="Titillium Web" w:cstheme="minorHAnsi"/>
            <w:spacing w:val="-1"/>
            <w:rPrChange w:id="36122" w:author="Di Pilla Alessandra (GSE)" w:date="2025-10-06T17:45:00Z" w16du:dateUtc="2025-10-06T15:45:00Z">
              <w:rPr>
                <w:rFonts w:ascii="Titillium Web" w:eastAsia="Titillium Web" w:hAnsi="Titillium Web"/>
                <w:spacing w:val="-1"/>
                <w:sz w:val="20"/>
                <w:szCs w:val="20"/>
              </w:rPr>
            </w:rPrChange>
          </w:rPr>
          <w:t>credito.</w:t>
        </w:r>
        <w:r w:rsidRPr="00C57A1E">
          <w:rPr>
            <w:rFonts w:eastAsia="Titillium Web" w:cstheme="minorHAnsi"/>
            <w:spacing w:val="-6"/>
            <w:rPrChange w:id="36123"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rPrChange w:id="36124" w:author="Di Pilla Alessandra (GSE)" w:date="2025-10-06T17:45:00Z" w16du:dateUtc="2025-10-06T15:45:00Z">
              <w:rPr>
                <w:rFonts w:ascii="Titillium Web" w:eastAsia="Titillium Web" w:hAnsi="Titillium Web"/>
                <w:sz w:val="20"/>
                <w:szCs w:val="20"/>
              </w:rPr>
            </w:rPrChange>
          </w:rPr>
          <w:t>La</w:t>
        </w:r>
        <w:r w:rsidRPr="00C57A1E">
          <w:rPr>
            <w:rFonts w:eastAsia="Titillium Web" w:cstheme="minorHAnsi"/>
            <w:spacing w:val="-7"/>
            <w:rPrChange w:id="36125"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26" w:author="Di Pilla Alessandra (GSE)" w:date="2025-10-06T17:45:00Z" w16du:dateUtc="2025-10-06T15:45:00Z">
              <w:rPr>
                <w:rFonts w:ascii="Titillium Web" w:eastAsia="Titillium Web" w:hAnsi="Titillium Web"/>
                <w:spacing w:val="-1"/>
                <w:sz w:val="20"/>
                <w:szCs w:val="20"/>
              </w:rPr>
            </w:rPrChange>
          </w:rPr>
          <w:t>retrocessione</w:t>
        </w:r>
        <w:r w:rsidRPr="00C57A1E">
          <w:rPr>
            <w:rFonts w:eastAsia="Titillium Web" w:cstheme="minorHAnsi"/>
            <w:spacing w:val="-7"/>
            <w:rPrChange w:id="36127"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28" w:author="Di Pilla Alessandra (GSE)" w:date="2025-10-06T17:45:00Z" w16du:dateUtc="2025-10-06T15:45:00Z">
              <w:rPr>
                <w:rFonts w:ascii="Titillium Web" w:eastAsia="Titillium Web" w:hAnsi="Titillium Web"/>
                <w:spacing w:val="-1"/>
                <w:sz w:val="20"/>
                <w:szCs w:val="20"/>
              </w:rPr>
            </w:rPrChange>
          </w:rPr>
          <w:t>dell'intero</w:t>
        </w:r>
        <w:r w:rsidRPr="00C57A1E">
          <w:rPr>
            <w:rFonts w:eastAsia="Titillium Web" w:cstheme="minorHAnsi"/>
            <w:spacing w:val="-7"/>
            <w:rPrChange w:id="36129"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30" w:author="Di Pilla Alessandra (GSE)" w:date="2025-10-06T17:45:00Z" w16du:dateUtc="2025-10-06T15:45:00Z">
              <w:rPr>
                <w:rFonts w:ascii="Titillium Web" w:eastAsia="Titillium Web" w:hAnsi="Titillium Web"/>
                <w:spacing w:val="-1"/>
                <w:sz w:val="20"/>
                <w:szCs w:val="20"/>
              </w:rPr>
            </w:rPrChange>
          </w:rPr>
          <w:t>credito</w:t>
        </w:r>
        <w:r w:rsidRPr="00C57A1E">
          <w:rPr>
            <w:rFonts w:eastAsia="Titillium Web" w:cstheme="minorHAnsi"/>
            <w:spacing w:val="-7"/>
            <w:rPrChange w:id="36131"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32" w:author="Di Pilla Alessandra (GSE)" w:date="2025-10-06T17:45:00Z" w16du:dateUtc="2025-10-06T15:45:00Z">
              <w:rPr>
                <w:rFonts w:ascii="Titillium Web" w:eastAsia="Titillium Web" w:hAnsi="Titillium Web"/>
                <w:spacing w:val="-1"/>
                <w:sz w:val="20"/>
                <w:szCs w:val="20"/>
              </w:rPr>
            </w:rPrChange>
          </w:rPr>
          <w:t>residuo</w:t>
        </w:r>
        <w:r w:rsidRPr="00C57A1E">
          <w:rPr>
            <w:rFonts w:eastAsia="Titillium Web" w:cstheme="minorHAnsi"/>
            <w:spacing w:val="-7"/>
            <w:rPrChange w:id="36133"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rPrChange w:id="36134" w:author="Di Pilla Alessandra (GSE)" w:date="2025-10-06T17:45:00Z" w16du:dateUtc="2025-10-06T15:45:00Z">
              <w:rPr>
                <w:rFonts w:ascii="Titillium Web" w:eastAsia="Titillium Web" w:hAnsi="Titillium Web"/>
                <w:sz w:val="20"/>
                <w:szCs w:val="20"/>
              </w:rPr>
            </w:rPrChange>
          </w:rPr>
          <w:t>al</w:t>
        </w:r>
        <w:r w:rsidRPr="00C57A1E">
          <w:rPr>
            <w:rFonts w:eastAsia="Titillium Web" w:cstheme="minorHAnsi"/>
            <w:spacing w:val="-5"/>
            <w:rPrChange w:id="36135" w:author="Di Pilla Alessandra (GSE)" w:date="2025-10-06T17:45:00Z" w16du:dateUtc="2025-10-06T15:45:00Z">
              <w:rPr>
                <w:rFonts w:ascii="Titillium Web" w:eastAsia="Titillium Web" w:hAnsi="Titillium Web"/>
                <w:spacing w:val="-5"/>
                <w:sz w:val="20"/>
                <w:szCs w:val="20"/>
              </w:rPr>
            </w:rPrChange>
          </w:rPr>
          <w:t xml:space="preserve"> </w:t>
        </w:r>
        <w:r w:rsidRPr="00C57A1E">
          <w:rPr>
            <w:rFonts w:eastAsia="Titillium Web" w:cstheme="minorHAnsi"/>
            <w:spacing w:val="-1"/>
            <w:rPrChange w:id="36136" w:author="Di Pilla Alessandra (GSE)" w:date="2025-10-06T17:45:00Z" w16du:dateUtc="2025-10-06T15:45:00Z">
              <w:rPr>
                <w:rFonts w:ascii="Titillium Web" w:eastAsia="Titillium Web" w:hAnsi="Titillium Web"/>
                <w:spacing w:val="-1"/>
                <w:sz w:val="20"/>
                <w:szCs w:val="20"/>
              </w:rPr>
            </w:rPrChange>
          </w:rPr>
          <w:t>cedente</w:t>
        </w:r>
        <w:r w:rsidRPr="00C57A1E">
          <w:rPr>
            <w:rFonts w:eastAsia="Titillium Web" w:cstheme="minorHAnsi"/>
            <w:spacing w:val="27"/>
            <w:rPrChange w:id="36137" w:author="Di Pilla Alessandra (GSE)" w:date="2025-10-06T17:45:00Z" w16du:dateUtc="2025-10-06T15:45:00Z">
              <w:rPr>
                <w:rFonts w:ascii="Titillium Web" w:eastAsia="Titillium Web" w:hAnsi="Titillium Web"/>
                <w:spacing w:val="27"/>
                <w:sz w:val="20"/>
                <w:szCs w:val="20"/>
              </w:rPr>
            </w:rPrChange>
          </w:rPr>
          <w:t xml:space="preserve"> </w:t>
        </w:r>
        <w:r w:rsidRPr="00C57A1E">
          <w:rPr>
            <w:rFonts w:eastAsia="Titillium Web" w:cstheme="minorHAnsi"/>
            <w:spacing w:val="-1"/>
            <w:rPrChange w:id="36138" w:author="Di Pilla Alessandra (GSE)" w:date="2025-10-06T17:45:00Z" w16du:dateUtc="2025-10-06T15:45:00Z">
              <w:rPr>
                <w:rFonts w:ascii="Titillium Web" w:eastAsia="Titillium Web" w:hAnsi="Titillium Web"/>
                <w:spacing w:val="-1"/>
                <w:sz w:val="20"/>
                <w:szCs w:val="20"/>
              </w:rPr>
            </w:rPrChange>
          </w:rPr>
          <w:t>originario</w:t>
        </w:r>
        <w:r w:rsidRPr="00C57A1E">
          <w:rPr>
            <w:rFonts w:eastAsia="Titillium Web" w:cstheme="minorHAnsi"/>
            <w:spacing w:val="-2"/>
            <w:rPrChange w:id="36139"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40" w:author="Di Pilla Alessandra (GSE)" w:date="2025-10-06T17:45:00Z" w16du:dateUtc="2025-10-06T15:45:00Z">
              <w:rPr>
                <w:rFonts w:ascii="Titillium Web" w:eastAsia="Titillium Web" w:hAnsi="Titillium Web"/>
                <w:spacing w:val="-1"/>
                <w:sz w:val="20"/>
                <w:szCs w:val="20"/>
              </w:rPr>
            </w:rPrChange>
          </w:rPr>
          <w:t>deve</w:t>
        </w:r>
        <w:r w:rsidRPr="00C57A1E">
          <w:rPr>
            <w:rFonts w:eastAsia="Titillium Web" w:cstheme="minorHAnsi"/>
            <w:spacing w:val="-2"/>
            <w:rPrChange w:id="3614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42" w:author="Di Pilla Alessandra (GSE)" w:date="2025-10-06T17:45:00Z" w16du:dateUtc="2025-10-06T15:45:00Z">
              <w:rPr>
                <w:rFonts w:ascii="Titillium Web" w:eastAsia="Titillium Web" w:hAnsi="Titillium Web"/>
                <w:spacing w:val="-1"/>
                <w:sz w:val="20"/>
                <w:szCs w:val="20"/>
              </w:rPr>
            </w:rPrChange>
          </w:rPr>
          <w:t>avvenire</w:t>
        </w:r>
        <w:r w:rsidRPr="00C57A1E">
          <w:rPr>
            <w:rFonts w:eastAsia="Titillium Web" w:cstheme="minorHAnsi"/>
            <w:spacing w:val="-7"/>
            <w:rPrChange w:id="36143" w:author="Di Pilla Alessandra (GSE)" w:date="2025-10-06T17:45:00Z" w16du:dateUtc="2025-10-06T15:45:00Z">
              <w:rPr>
                <w:rFonts w:ascii="Titillium Web" w:eastAsia="Titillium Web" w:hAnsi="Titillium Web"/>
                <w:spacing w:val="-7"/>
                <w:sz w:val="20"/>
                <w:szCs w:val="20"/>
              </w:rPr>
            </w:rPrChange>
          </w:rPr>
          <w:t xml:space="preserve"> </w:t>
        </w:r>
        <w:r w:rsidRPr="00C57A1E">
          <w:rPr>
            <w:rFonts w:eastAsia="Titillium Web" w:cstheme="minorHAnsi"/>
            <w:spacing w:val="-1"/>
            <w:rPrChange w:id="36144" w:author="Di Pilla Alessandra (GSE)" w:date="2025-10-06T17:45:00Z" w16du:dateUtc="2025-10-06T15:45:00Z">
              <w:rPr>
                <w:rFonts w:ascii="Titillium Web" w:eastAsia="Titillium Web" w:hAnsi="Titillium Web"/>
                <w:spacing w:val="-1"/>
                <w:sz w:val="20"/>
                <w:szCs w:val="20"/>
              </w:rPr>
            </w:rPrChange>
          </w:rPr>
          <w:t>nella</w:t>
        </w:r>
        <w:r w:rsidRPr="00C57A1E">
          <w:rPr>
            <w:rFonts w:eastAsia="Titillium Web" w:cstheme="minorHAnsi"/>
            <w:spacing w:val="-6"/>
            <w:rPrChange w:id="36145"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rPrChange w:id="36146" w:author="Di Pilla Alessandra (GSE)" w:date="2025-10-06T17:45:00Z" w16du:dateUtc="2025-10-06T15:45:00Z">
              <w:rPr>
                <w:rFonts w:ascii="Titillium Web" w:eastAsia="Titillium Web" w:hAnsi="Titillium Web"/>
                <w:sz w:val="20"/>
                <w:szCs w:val="20"/>
              </w:rPr>
            </w:rPrChange>
          </w:rPr>
          <w:t>stessa</w:t>
        </w:r>
        <w:r w:rsidRPr="00C57A1E">
          <w:rPr>
            <w:rFonts w:eastAsia="Titillium Web" w:cstheme="minorHAnsi"/>
            <w:spacing w:val="-6"/>
            <w:rPrChange w:id="36147"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spacing w:val="-1"/>
            <w:rPrChange w:id="36148" w:author="Di Pilla Alessandra (GSE)" w:date="2025-10-06T17:45:00Z" w16du:dateUtc="2025-10-06T15:45:00Z">
              <w:rPr>
                <w:rFonts w:ascii="Titillium Web" w:eastAsia="Titillium Web" w:hAnsi="Titillium Web"/>
                <w:spacing w:val="-1"/>
                <w:sz w:val="20"/>
                <w:szCs w:val="20"/>
              </w:rPr>
            </w:rPrChange>
          </w:rPr>
          <w:t>forma,</w:t>
        </w:r>
        <w:r w:rsidRPr="00C57A1E">
          <w:rPr>
            <w:rFonts w:eastAsia="Titillium Web" w:cstheme="minorHAnsi"/>
            <w:spacing w:val="-3"/>
            <w:rPrChange w:id="36149"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1"/>
            <w:rPrChange w:id="36150" w:author="Di Pilla Alessandra (GSE)" w:date="2025-10-06T17:45:00Z" w16du:dateUtc="2025-10-06T15:45:00Z">
              <w:rPr>
                <w:rFonts w:ascii="Titillium Web" w:eastAsia="Titillium Web" w:hAnsi="Titillium Web"/>
                <w:spacing w:val="-1"/>
                <w:sz w:val="20"/>
                <w:szCs w:val="20"/>
              </w:rPr>
            </w:rPrChange>
          </w:rPr>
          <w:t>rispettando</w:t>
        </w:r>
        <w:r w:rsidRPr="00C57A1E">
          <w:rPr>
            <w:rFonts w:eastAsia="Titillium Web" w:cstheme="minorHAnsi"/>
            <w:spacing w:val="-2"/>
            <w:rPrChange w:id="3615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152" w:author="Di Pilla Alessandra (GSE)" w:date="2025-10-06T17:45:00Z" w16du:dateUtc="2025-10-06T15:45:00Z">
              <w:rPr>
                <w:rFonts w:ascii="Titillium Web" w:eastAsia="Titillium Web" w:hAnsi="Titillium Web"/>
                <w:sz w:val="20"/>
                <w:szCs w:val="20"/>
              </w:rPr>
            </w:rPrChange>
          </w:rPr>
          <w:t>le</w:t>
        </w:r>
        <w:r w:rsidRPr="00C57A1E">
          <w:rPr>
            <w:rFonts w:eastAsia="Titillium Web" w:cstheme="minorHAnsi"/>
            <w:spacing w:val="-12"/>
            <w:rPrChange w:id="36153" w:author="Di Pilla Alessandra (GSE)" w:date="2025-10-06T17:45:00Z" w16du:dateUtc="2025-10-06T15:45:00Z">
              <w:rPr>
                <w:rFonts w:ascii="Titillium Web" w:eastAsia="Titillium Web" w:hAnsi="Titillium Web"/>
                <w:spacing w:val="-12"/>
                <w:sz w:val="20"/>
                <w:szCs w:val="20"/>
              </w:rPr>
            </w:rPrChange>
          </w:rPr>
          <w:t xml:space="preserve"> </w:t>
        </w:r>
        <w:r w:rsidRPr="00C57A1E">
          <w:rPr>
            <w:rFonts w:eastAsia="Titillium Web" w:cstheme="minorHAnsi"/>
            <w:spacing w:val="-1"/>
            <w:rPrChange w:id="36154" w:author="Di Pilla Alessandra (GSE)" w:date="2025-10-06T17:45:00Z" w16du:dateUtc="2025-10-06T15:45:00Z">
              <w:rPr>
                <w:rFonts w:ascii="Titillium Web" w:eastAsia="Titillium Web" w:hAnsi="Titillium Web"/>
                <w:spacing w:val="-1"/>
                <w:sz w:val="20"/>
                <w:szCs w:val="20"/>
              </w:rPr>
            </w:rPrChange>
          </w:rPr>
          <w:t>medesime</w:t>
        </w:r>
        <w:r w:rsidRPr="00C57A1E">
          <w:rPr>
            <w:rFonts w:eastAsia="Titillium Web" w:cstheme="minorHAnsi"/>
            <w:spacing w:val="-3"/>
            <w:rPrChange w:id="36155"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1"/>
            <w:rPrChange w:id="36156" w:author="Di Pilla Alessandra (GSE)" w:date="2025-10-06T17:45:00Z" w16du:dateUtc="2025-10-06T15:45:00Z">
              <w:rPr>
                <w:rFonts w:ascii="Titillium Web" w:eastAsia="Titillium Web" w:hAnsi="Titillium Web"/>
                <w:spacing w:val="-1"/>
                <w:sz w:val="20"/>
                <w:szCs w:val="20"/>
              </w:rPr>
            </w:rPrChange>
          </w:rPr>
          <w:t>condizioni</w:t>
        </w:r>
        <w:r w:rsidRPr="00C57A1E">
          <w:rPr>
            <w:rFonts w:eastAsia="Titillium Web" w:cstheme="minorHAnsi"/>
            <w:spacing w:val="-2"/>
            <w:rPrChange w:id="3615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58" w:author="Di Pilla Alessandra (GSE)" w:date="2025-10-06T17:45:00Z" w16du:dateUtc="2025-10-06T15:45:00Z">
              <w:rPr>
                <w:rFonts w:ascii="Titillium Web" w:eastAsia="Titillium Web" w:hAnsi="Titillium Web"/>
                <w:spacing w:val="-1"/>
                <w:sz w:val="20"/>
                <w:szCs w:val="20"/>
              </w:rPr>
            </w:rPrChange>
          </w:rPr>
          <w:t>sopra</w:t>
        </w:r>
        <w:r w:rsidRPr="00C57A1E">
          <w:rPr>
            <w:rFonts w:eastAsia="Titillium Web" w:cstheme="minorHAnsi"/>
            <w:spacing w:val="57"/>
            <w:rPrChange w:id="36159" w:author="Di Pilla Alessandra (GSE)" w:date="2025-10-06T17:45:00Z" w16du:dateUtc="2025-10-06T15:45:00Z">
              <w:rPr>
                <w:rFonts w:ascii="Titillium Web" w:eastAsia="Titillium Web" w:hAnsi="Titillium Web"/>
                <w:spacing w:val="57"/>
                <w:sz w:val="20"/>
                <w:szCs w:val="20"/>
              </w:rPr>
            </w:rPrChange>
          </w:rPr>
          <w:t xml:space="preserve"> </w:t>
        </w:r>
        <w:r w:rsidRPr="00C57A1E">
          <w:rPr>
            <w:rFonts w:eastAsia="Titillium Web" w:cstheme="minorHAnsi"/>
            <w:spacing w:val="-1"/>
            <w:rPrChange w:id="36160" w:author="Di Pilla Alessandra (GSE)" w:date="2025-10-06T17:45:00Z" w16du:dateUtc="2025-10-06T15:45:00Z">
              <w:rPr>
                <w:rFonts w:ascii="Titillium Web" w:eastAsia="Titillium Web" w:hAnsi="Titillium Web"/>
                <w:spacing w:val="-1"/>
                <w:sz w:val="20"/>
                <w:szCs w:val="20"/>
              </w:rPr>
            </w:rPrChange>
          </w:rPr>
          <w:t>riportate,</w:t>
        </w:r>
        <w:r w:rsidRPr="00C57A1E">
          <w:rPr>
            <w:rFonts w:eastAsia="Titillium Web" w:cstheme="minorHAnsi"/>
            <w:spacing w:val="-3"/>
            <w:rPrChange w:id="36161"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1"/>
            <w:rPrChange w:id="36162" w:author="Di Pilla Alessandra (GSE)" w:date="2025-10-06T17:45:00Z" w16du:dateUtc="2025-10-06T15:45:00Z">
              <w:rPr>
                <w:rFonts w:ascii="Titillium Web" w:eastAsia="Titillium Web" w:hAnsi="Titillium Web"/>
                <w:spacing w:val="-1"/>
                <w:sz w:val="20"/>
                <w:szCs w:val="20"/>
              </w:rPr>
            </w:rPrChange>
          </w:rPr>
          <w:t>con</w:t>
        </w:r>
        <w:r w:rsidRPr="00C57A1E">
          <w:rPr>
            <w:rFonts w:eastAsia="Titillium Web" w:cstheme="minorHAnsi"/>
            <w:spacing w:val="1"/>
            <w:rPrChange w:id="36163" w:author="Di Pilla Alessandra (GSE)" w:date="2025-10-06T17:45:00Z" w16du:dateUtc="2025-10-06T15:45:00Z">
              <w:rPr>
                <w:rFonts w:ascii="Titillium Web" w:eastAsia="Titillium Web" w:hAnsi="Titillium Web"/>
                <w:spacing w:val="1"/>
                <w:sz w:val="20"/>
                <w:szCs w:val="20"/>
              </w:rPr>
            </w:rPrChange>
          </w:rPr>
          <w:t xml:space="preserve"> </w:t>
        </w:r>
        <w:r w:rsidRPr="00C57A1E">
          <w:rPr>
            <w:rFonts w:eastAsia="Titillium Web" w:cstheme="minorHAnsi"/>
            <w:rPrChange w:id="36164" w:author="Di Pilla Alessandra (GSE)" w:date="2025-10-06T17:45:00Z" w16du:dateUtc="2025-10-06T15:45:00Z">
              <w:rPr>
                <w:rFonts w:ascii="Titillium Web" w:eastAsia="Titillium Web" w:hAnsi="Titillium Web"/>
                <w:sz w:val="20"/>
                <w:szCs w:val="20"/>
              </w:rPr>
            </w:rPrChange>
          </w:rPr>
          <w:t>la</w:t>
        </w:r>
        <w:r w:rsidRPr="00C57A1E">
          <w:rPr>
            <w:rFonts w:eastAsia="Titillium Web" w:cstheme="minorHAnsi"/>
            <w:spacing w:val="-2"/>
            <w:rPrChange w:id="36165" w:author="Di Pilla Alessandra (GSE)" w:date="2025-10-06T17:45:00Z" w16du:dateUtc="2025-10-06T15:45:00Z">
              <w:rPr>
                <w:rFonts w:ascii="Titillium Web" w:eastAsia="Titillium Web" w:hAnsi="Titillium Web"/>
                <w:spacing w:val="-2"/>
                <w:sz w:val="20"/>
                <w:szCs w:val="20"/>
              </w:rPr>
            </w:rPrChange>
          </w:rPr>
          <w:t xml:space="preserve"> quale </w:t>
        </w:r>
        <w:r w:rsidRPr="00C57A1E">
          <w:rPr>
            <w:rFonts w:eastAsia="Titillium Web" w:cstheme="minorHAnsi"/>
            <w:rPrChange w:id="36166" w:author="Di Pilla Alessandra (GSE)" w:date="2025-10-06T17:45:00Z" w16du:dateUtc="2025-10-06T15:45:00Z">
              <w:rPr>
                <w:rFonts w:ascii="Titillium Web" w:eastAsia="Titillium Web" w:hAnsi="Titillium Web"/>
                <w:sz w:val="20"/>
                <w:szCs w:val="20"/>
              </w:rPr>
            </w:rPrChange>
          </w:rPr>
          <w:t>è</w:t>
        </w:r>
        <w:r w:rsidRPr="00C57A1E">
          <w:rPr>
            <w:rFonts w:eastAsia="Titillium Web" w:cstheme="minorHAnsi"/>
            <w:spacing w:val="-2"/>
            <w:rPrChange w:id="3616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68" w:author="Di Pilla Alessandra (GSE)" w:date="2025-10-06T17:45:00Z" w16du:dateUtc="2025-10-06T15:45:00Z">
              <w:rPr>
                <w:rFonts w:ascii="Titillium Web" w:eastAsia="Titillium Web" w:hAnsi="Titillium Web"/>
                <w:spacing w:val="-1"/>
                <w:sz w:val="20"/>
                <w:szCs w:val="20"/>
              </w:rPr>
            </w:rPrChange>
          </w:rPr>
          <w:t>stato</w:t>
        </w:r>
        <w:r w:rsidRPr="00C57A1E">
          <w:rPr>
            <w:rFonts w:eastAsia="Titillium Web" w:cstheme="minorHAnsi"/>
            <w:spacing w:val="-2"/>
            <w:rPrChange w:id="36169"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70" w:author="Di Pilla Alessandra (GSE)" w:date="2025-10-06T17:45:00Z" w16du:dateUtc="2025-10-06T15:45:00Z">
              <w:rPr>
                <w:rFonts w:ascii="Titillium Web" w:eastAsia="Titillium Web" w:hAnsi="Titillium Web"/>
                <w:spacing w:val="-1"/>
                <w:sz w:val="20"/>
                <w:szCs w:val="20"/>
              </w:rPr>
            </w:rPrChange>
          </w:rPr>
          <w:t>stipulato</w:t>
        </w:r>
        <w:r w:rsidRPr="00C57A1E">
          <w:rPr>
            <w:rFonts w:eastAsia="Titillium Web" w:cstheme="minorHAnsi"/>
            <w:spacing w:val="-2"/>
            <w:rPrChange w:id="3617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72" w:author="Di Pilla Alessandra (GSE)" w:date="2025-10-06T17:45:00Z" w16du:dateUtc="2025-10-06T15:45:00Z">
              <w:rPr>
                <w:rFonts w:ascii="Titillium Web" w:eastAsia="Titillium Web" w:hAnsi="Titillium Web"/>
                <w:spacing w:val="-1"/>
                <w:sz w:val="20"/>
                <w:szCs w:val="20"/>
              </w:rPr>
            </w:rPrChange>
          </w:rPr>
          <w:t>l'atto</w:t>
        </w:r>
        <w:r w:rsidRPr="00C57A1E">
          <w:rPr>
            <w:rFonts w:eastAsia="Titillium Web" w:cstheme="minorHAnsi"/>
            <w:spacing w:val="-2"/>
            <w:rPrChange w:id="36173"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74" w:author="Di Pilla Alessandra (GSE)" w:date="2025-10-06T17:45:00Z" w16du:dateUtc="2025-10-06T15:45:00Z">
              <w:rPr>
                <w:rFonts w:ascii="Titillium Web" w:eastAsia="Titillium Web" w:hAnsi="Titillium Web"/>
                <w:spacing w:val="-1"/>
                <w:sz w:val="20"/>
                <w:szCs w:val="20"/>
              </w:rPr>
            </w:rPrChange>
          </w:rPr>
          <w:t>di</w:t>
        </w:r>
        <w:r w:rsidRPr="00C57A1E">
          <w:rPr>
            <w:rFonts w:eastAsia="Titillium Web" w:cstheme="minorHAnsi"/>
            <w:spacing w:val="-2"/>
            <w:rPrChange w:id="36175"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76" w:author="Di Pilla Alessandra (GSE)" w:date="2025-10-06T17:45:00Z" w16du:dateUtc="2025-10-06T15:45:00Z">
              <w:rPr>
                <w:rFonts w:ascii="Titillium Web" w:eastAsia="Titillium Web" w:hAnsi="Titillium Web"/>
                <w:spacing w:val="-1"/>
                <w:sz w:val="20"/>
                <w:szCs w:val="20"/>
              </w:rPr>
            </w:rPrChange>
          </w:rPr>
          <w:t>cessione</w:t>
        </w:r>
        <w:r w:rsidRPr="00C57A1E">
          <w:rPr>
            <w:rFonts w:eastAsia="Titillium Web" w:cstheme="minorHAnsi"/>
            <w:spacing w:val="-2"/>
            <w:rPrChange w:id="3617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3"/>
            <w:rPrChange w:id="36178" w:author="Di Pilla Alessandra (GSE)" w:date="2025-10-06T17:45:00Z" w16du:dateUtc="2025-10-06T15:45:00Z">
              <w:rPr>
                <w:rFonts w:ascii="Titillium Web" w:eastAsia="Titillium Web" w:hAnsi="Titillium Web"/>
                <w:spacing w:val="-3"/>
                <w:sz w:val="20"/>
                <w:szCs w:val="20"/>
              </w:rPr>
            </w:rPrChange>
          </w:rPr>
          <w:t>dei</w:t>
        </w:r>
        <w:r w:rsidRPr="00C57A1E">
          <w:rPr>
            <w:rFonts w:eastAsia="Titillium Web" w:cstheme="minorHAnsi"/>
            <w:spacing w:val="-2"/>
            <w:rPrChange w:id="36179"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80" w:author="Di Pilla Alessandra (GSE)" w:date="2025-10-06T17:45:00Z" w16du:dateUtc="2025-10-06T15:45:00Z">
              <w:rPr>
                <w:rFonts w:ascii="Titillium Web" w:eastAsia="Titillium Web" w:hAnsi="Titillium Web"/>
                <w:spacing w:val="-1"/>
                <w:sz w:val="20"/>
                <w:szCs w:val="20"/>
              </w:rPr>
            </w:rPrChange>
          </w:rPr>
          <w:t>crediti</w:t>
        </w:r>
        <w:r w:rsidRPr="00C57A1E">
          <w:rPr>
            <w:rFonts w:eastAsia="Titillium Web" w:cstheme="minorHAnsi"/>
            <w:spacing w:val="-2"/>
            <w:rPrChange w:id="3618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182" w:author="Di Pilla Alessandra (GSE)" w:date="2025-10-06T17:45:00Z" w16du:dateUtc="2025-10-06T15:45:00Z">
              <w:rPr>
                <w:rFonts w:ascii="Titillium Web" w:eastAsia="Titillium Web" w:hAnsi="Titillium Web"/>
                <w:sz w:val="20"/>
                <w:szCs w:val="20"/>
              </w:rPr>
            </w:rPrChange>
          </w:rPr>
          <w:t>a</w:t>
        </w:r>
        <w:r w:rsidRPr="00C57A1E">
          <w:rPr>
            <w:rFonts w:eastAsia="Titillium Web" w:cstheme="minorHAnsi"/>
            <w:spacing w:val="-2"/>
            <w:rPrChange w:id="36183" w:author="Di Pilla Alessandra (GSE)" w:date="2025-10-06T17:45:00Z" w16du:dateUtc="2025-10-06T15:45:00Z">
              <w:rPr>
                <w:rFonts w:ascii="Titillium Web" w:eastAsia="Titillium Web" w:hAnsi="Titillium Web"/>
                <w:spacing w:val="-2"/>
                <w:sz w:val="20"/>
                <w:szCs w:val="20"/>
              </w:rPr>
            </w:rPrChange>
          </w:rPr>
          <w:t xml:space="preserve"> cui </w:t>
        </w:r>
        <w:r w:rsidRPr="00C57A1E">
          <w:rPr>
            <w:rFonts w:eastAsia="Titillium Web" w:cstheme="minorHAnsi"/>
            <w:spacing w:val="1"/>
            <w:rPrChange w:id="36184" w:author="Di Pilla Alessandra (GSE)" w:date="2025-10-06T17:45:00Z" w16du:dateUtc="2025-10-06T15:45:00Z">
              <w:rPr>
                <w:rFonts w:ascii="Titillium Web" w:eastAsia="Titillium Web" w:hAnsi="Titillium Web"/>
                <w:spacing w:val="1"/>
                <w:sz w:val="20"/>
                <w:szCs w:val="20"/>
              </w:rPr>
            </w:rPrChange>
          </w:rPr>
          <w:t>si</w:t>
        </w:r>
        <w:r w:rsidRPr="00C57A1E">
          <w:rPr>
            <w:rFonts w:eastAsia="Titillium Web" w:cstheme="minorHAnsi"/>
            <w:spacing w:val="6"/>
            <w:rPrChange w:id="36185" w:author="Di Pilla Alessandra (GSE)" w:date="2025-10-06T17:45:00Z" w16du:dateUtc="2025-10-06T15:45:00Z">
              <w:rPr>
                <w:rFonts w:ascii="Titillium Web" w:eastAsia="Titillium Web" w:hAnsi="Titillium Web"/>
                <w:spacing w:val="6"/>
                <w:sz w:val="20"/>
                <w:szCs w:val="20"/>
              </w:rPr>
            </w:rPrChange>
          </w:rPr>
          <w:t xml:space="preserve"> </w:t>
        </w:r>
        <w:r w:rsidRPr="00C57A1E">
          <w:rPr>
            <w:rFonts w:eastAsia="Titillium Web" w:cstheme="minorHAnsi"/>
            <w:rPrChange w:id="36186" w:author="Di Pilla Alessandra (GSE)" w:date="2025-10-06T17:45:00Z" w16du:dateUtc="2025-10-06T15:45:00Z">
              <w:rPr>
                <w:rFonts w:ascii="Titillium Web" w:eastAsia="Titillium Web" w:hAnsi="Titillium Web"/>
                <w:sz w:val="20"/>
                <w:szCs w:val="20"/>
              </w:rPr>
            </w:rPrChange>
          </w:rPr>
          <w:t>riferisce.</w:t>
        </w:r>
      </w:ins>
    </w:p>
    <w:p w14:paraId="02F851C3" w14:textId="77777777" w:rsidR="00CB7DA2" w:rsidRPr="00C57A1E" w:rsidRDefault="00CB7DA2" w:rsidP="00CB7DA2">
      <w:pPr>
        <w:widowControl w:val="0"/>
        <w:spacing w:line="30" w:lineRule="atLeast"/>
        <w:ind w:left="117"/>
        <w:rPr>
          <w:ins w:id="36187" w:author="Di Pilla Alessandra (GSE)" w:date="2025-10-06T12:00:00Z" w16du:dateUtc="2025-10-06T10:00:00Z"/>
          <w:rFonts w:eastAsia="Titillium Web" w:cstheme="minorHAnsi"/>
          <w:rPrChange w:id="36188" w:author="Di Pilla Alessandra (GSE)" w:date="2025-10-06T17:45:00Z" w16du:dateUtc="2025-10-06T15:45:00Z">
            <w:rPr>
              <w:ins w:id="36189" w:author="Di Pilla Alessandra (GSE)" w:date="2025-10-06T12:00:00Z" w16du:dateUtc="2025-10-06T10:00:00Z"/>
              <w:rFonts w:ascii="Titillium Web" w:eastAsia="Titillium Web" w:hAnsi="Titillium Web" w:cs="Titillium Web"/>
              <w:sz w:val="3"/>
              <w:szCs w:val="3"/>
            </w:rPr>
          </w:rPrChange>
        </w:rPr>
      </w:pPr>
    </w:p>
    <w:p w14:paraId="0B654C6E" w14:textId="77777777" w:rsidR="00CB7DA2" w:rsidRPr="00C57A1E" w:rsidRDefault="00CB7DA2">
      <w:pPr>
        <w:widowControl w:val="0"/>
        <w:spacing w:before="23"/>
        <w:ind w:right="240"/>
        <w:jc w:val="both"/>
        <w:rPr>
          <w:ins w:id="36190" w:author="Di Pilla Alessandra (GSE)" w:date="2025-10-06T12:00:00Z" w16du:dateUtc="2025-10-06T10:00:00Z"/>
          <w:rFonts w:eastAsia="Titillium Web" w:cstheme="minorHAnsi"/>
          <w:rPrChange w:id="36191" w:author="Di Pilla Alessandra (GSE)" w:date="2025-10-06T17:45:00Z" w16du:dateUtc="2025-10-06T15:45:00Z">
            <w:rPr>
              <w:ins w:id="36192" w:author="Di Pilla Alessandra (GSE)" w:date="2025-10-06T12:00:00Z" w16du:dateUtc="2025-10-06T10:00:00Z"/>
              <w:rFonts w:ascii="Titillium Web" w:eastAsia="Titillium Web" w:hAnsi="Titillium Web"/>
              <w:sz w:val="20"/>
              <w:szCs w:val="20"/>
            </w:rPr>
          </w:rPrChange>
        </w:rPr>
        <w:pPrChange w:id="36193" w:author="Di Pilla Alessandra (GSE)" w:date="2025-10-06T12:51:00Z" w16du:dateUtc="2025-10-06T10:51:00Z">
          <w:pPr>
            <w:widowControl w:val="0"/>
            <w:spacing w:before="23"/>
            <w:ind w:left="2510" w:right="240"/>
            <w:jc w:val="both"/>
          </w:pPr>
        </w:pPrChange>
      </w:pPr>
      <w:ins w:id="36194" w:author="Di Pilla Alessandra (GSE)" w:date="2025-10-06T12:00:00Z" w16du:dateUtc="2025-10-06T10:00:00Z">
        <w:r w:rsidRPr="00C57A1E">
          <w:rPr>
            <w:rFonts w:eastAsia="Titillium Web" w:cstheme="minorHAnsi"/>
            <w:spacing w:val="-1"/>
            <w:rPrChange w:id="36195" w:author="Di Pilla Alessandra (GSE)" w:date="2025-10-06T17:45:00Z" w16du:dateUtc="2025-10-06T15:45:00Z">
              <w:rPr>
                <w:rFonts w:ascii="Titillium Web" w:eastAsia="Titillium Web" w:hAnsi="Titillium Web"/>
                <w:spacing w:val="-1"/>
                <w:sz w:val="20"/>
                <w:szCs w:val="20"/>
              </w:rPr>
            </w:rPrChange>
          </w:rPr>
          <w:t>Il</w:t>
        </w:r>
        <w:r w:rsidRPr="00C57A1E">
          <w:rPr>
            <w:rFonts w:eastAsia="Titillium Web" w:cstheme="minorHAnsi"/>
            <w:spacing w:val="5"/>
            <w:rPrChange w:id="36196" w:author="Di Pilla Alessandra (GSE)" w:date="2025-10-06T17:45:00Z" w16du:dateUtc="2025-10-06T15:45:00Z">
              <w:rPr>
                <w:rFonts w:ascii="Titillium Web" w:eastAsia="Titillium Web" w:hAnsi="Titillium Web"/>
                <w:spacing w:val="5"/>
                <w:sz w:val="20"/>
                <w:szCs w:val="20"/>
              </w:rPr>
            </w:rPrChange>
          </w:rPr>
          <w:t xml:space="preserve"> </w:t>
        </w:r>
        <w:r w:rsidRPr="00C57A1E">
          <w:rPr>
            <w:rFonts w:eastAsia="Titillium Web" w:cstheme="minorHAnsi"/>
            <w:rPrChange w:id="36197" w:author="Di Pilla Alessandra (GSE)" w:date="2025-10-06T17:45:00Z" w16du:dateUtc="2025-10-06T15:45:00Z">
              <w:rPr>
                <w:rFonts w:ascii="Titillium Web" w:eastAsia="Titillium Web" w:hAnsi="Titillium Web"/>
                <w:sz w:val="20"/>
                <w:szCs w:val="20"/>
              </w:rPr>
            </w:rPrChange>
          </w:rPr>
          <w:t>GSE</w:t>
        </w:r>
        <w:r w:rsidRPr="00C57A1E">
          <w:rPr>
            <w:rFonts w:eastAsia="Titillium Web" w:cstheme="minorHAnsi"/>
            <w:spacing w:val="2"/>
            <w:rPrChange w:id="36198"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199" w:author="Di Pilla Alessandra (GSE)" w:date="2025-10-06T17:45:00Z" w16du:dateUtc="2025-10-06T15:45:00Z">
              <w:rPr>
                <w:rFonts w:ascii="Titillium Web" w:eastAsia="Titillium Web" w:hAnsi="Titillium Web"/>
                <w:spacing w:val="-1"/>
                <w:sz w:val="20"/>
                <w:szCs w:val="20"/>
              </w:rPr>
            </w:rPrChange>
          </w:rPr>
          <w:t>provvederà</w:t>
        </w:r>
        <w:r w:rsidRPr="00C57A1E">
          <w:rPr>
            <w:rFonts w:eastAsia="Titillium Web" w:cstheme="minorHAnsi"/>
            <w:spacing w:val="3"/>
            <w:rPrChange w:id="36200"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rPrChange w:id="36201" w:author="Di Pilla Alessandra (GSE)" w:date="2025-10-06T17:45:00Z" w16du:dateUtc="2025-10-06T15:45:00Z">
              <w:rPr>
                <w:rFonts w:ascii="Titillium Web" w:eastAsia="Titillium Web" w:hAnsi="Titillium Web"/>
                <w:sz w:val="20"/>
                <w:szCs w:val="20"/>
              </w:rPr>
            </w:rPrChange>
          </w:rPr>
          <w:t>a</w:t>
        </w:r>
        <w:r w:rsidRPr="00C57A1E">
          <w:rPr>
            <w:rFonts w:eastAsia="Titillium Web" w:cstheme="minorHAnsi"/>
            <w:spacing w:val="3"/>
            <w:rPrChange w:id="36202"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2"/>
            <w:rPrChange w:id="36203" w:author="Di Pilla Alessandra (GSE)" w:date="2025-10-06T17:45:00Z" w16du:dateUtc="2025-10-06T15:45:00Z">
              <w:rPr>
                <w:rFonts w:ascii="Titillium Web" w:eastAsia="Titillium Web" w:hAnsi="Titillium Web"/>
                <w:spacing w:val="-2"/>
                <w:sz w:val="20"/>
                <w:szCs w:val="20"/>
              </w:rPr>
            </w:rPrChange>
          </w:rPr>
          <w:t>pagare</w:t>
        </w:r>
        <w:r w:rsidRPr="00C57A1E">
          <w:rPr>
            <w:rFonts w:eastAsia="Titillium Web" w:cstheme="minorHAnsi"/>
            <w:spacing w:val="2"/>
            <w:rPrChange w:id="36204"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205" w:author="Di Pilla Alessandra (GSE)" w:date="2025-10-06T17:45:00Z" w16du:dateUtc="2025-10-06T15:45:00Z">
              <w:rPr>
                <w:rFonts w:ascii="Titillium Web" w:eastAsia="Titillium Web" w:hAnsi="Titillium Web"/>
                <w:sz w:val="20"/>
                <w:szCs w:val="20"/>
              </w:rPr>
            </w:rPrChange>
          </w:rPr>
          <w:t>i</w:t>
        </w:r>
        <w:r w:rsidRPr="00C57A1E">
          <w:rPr>
            <w:rFonts w:eastAsia="Titillium Web" w:cstheme="minorHAnsi"/>
            <w:spacing w:val="2"/>
            <w:rPrChange w:id="36206"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07" w:author="Di Pilla Alessandra (GSE)" w:date="2025-10-06T17:45:00Z" w16du:dateUtc="2025-10-06T15:45:00Z">
              <w:rPr>
                <w:rFonts w:ascii="Titillium Web" w:eastAsia="Titillium Web" w:hAnsi="Titillium Web"/>
                <w:spacing w:val="-1"/>
                <w:sz w:val="20"/>
                <w:szCs w:val="20"/>
              </w:rPr>
            </w:rPrChange>
          </w:rPr>
          <w:t>crediti</w:t>
        </w:r>
        <w:r w:rsidRPr="00C57A1E">
          <w:rPr>
            <w:rFonts w:eastAsia="Titillium Web" w:cstheme="minorHAnsi"/>
            <w:spacing w:val="-2"/>
            <w:rPrChange w:id="36208"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09" w:author="Di Pilla Alessandra (GSE)" w:date="2025-10-06T17:45:00Z" w16du:dateUtc="2025-10-06T15:45:00Z">
              <w:rPr>
                <w:rFonts w:ascii="Titillium Web" w:eastAsia="Titillium Web" w:hAnsi="Titillium Web"/>
                <w:spacing w:val="-1"/>
                <w:sz w:val="20"/>
                <w:szCs w:val="20"/>
              </w:rPr>
            </w:rPrChange>
          </w:rPr>
          <w:t>residui</w:t>
        </w:r>
        <w:r w:rsidRPr="00C57A1E">
          <w:rPr>
            <w:rFonts w:eastAsia="Titillium Web" w:cstheme="minorHAnsi"/>
            <w:spacing w:val="2"/>
            <w:rPrChange w:id="36210"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211" w:author="Di Pilla Alessandra (GSE)" w:date="2025-10-06T17:45:00Z" w16du:dateUtc="2025-10-06T15:45:00Z">
              <w:rPr>
                <w:rFonts w:ascii="Titillium Web" w:eastAsia="Titillium Web" w:hAnsi="Titillium Web"/>
                <w:sz w:val="20"/>
                <w:szCs w:val="20"/>
              </w:rPr>
            </w:rPrChange>
          </w:rPr>
          <w:t xml:space="preserve">al </w:t>
        </w:r>
        <w:r w:rsidRPr="00C57A1E">
          <w:rPr>
            <w:rFonts w:eastAsia="Titillium Web" w:cstheme="minorHAnsi"/>
            <w:spacing w:val="-1"/>
            <w:rPrChange w:id="36212" w:author="Di Pilla Alessandra (GSE)" w:date="2025-10-06T17:45:00Z" w16du:dateUtc="2025-10-06T15:45:00Z">
              <w:rPr>
                <w:rFonts w:ascii="Titillium Web" w:eastAsia="Titillium Web" w:hAnsi="Titillium Web"/>
                <w:spacing w:val="-1"/>
                <w:sz w:val="20"/>
                <w:szCs w:val="20"/>
              </w:rPr>
            </w:rPrChange>
          </w:rPr>
          <w:t>titolare</w:t>
        </w:r>
        <w:r w:rsidRPr="00C57A1E">
          <w:rPr>
            <w:rFonts w:eastAsia="Titillium Web" w:cstheme="minorHAnsi"/>
            <w:spacing w:val="2"/>
            <w:rPrChange w:id="36213"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2"/>
            <w:rPrChange w:id="36214" w:author="Di Pilla Alessandra (GSE)" w:date="2025-10-06T17:45:00Z" w16du:dateUtc="2025-10-06T15:45:00Z">
              <w:rPr>
                <w:rFonts w:ascii="Titillium Web" w:eastAsia="Titillium Web" w:hAnsi="Titillium Web"/>
                <w:spacing w:val="-2"/>
                <w:sz w:val="20"/>
                <w:szCs w:val="20"/>
              </w:rPr>
            </w:rPrChange>
          </w:rPr>
          <w:t>originario</w:t>
        </w:r>
        <w:r w:rsidRPr="00C57A1E">
          <w:rPr>
            <w:rFonts w:eastAsia="Titillium Web" w:cstheme="minorHAnsi"/>
            <w:spacing w:val="2"/>
            <w:rPrChange w:id="36215"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16"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spacing w:val="5"/>
            <w:rPrChange w:id="36217" w:author="Di Pilla Alessandra (GSE)" w:date="2025-10-06T17:45:00Z" w16du:dateUtc="2025-10-06T15:45:00Z">
              <w:rPr>
                <w:rFonts w:ascii="Titillium Web" w:eastAsia="Titillium Web" w:hAnsi="Titillium Web"/>
                <w:spacing w:val="5"/>
                <w:sz w:val="20"/>
                <w:szCs w:val="20"/>
              </w:rPr>
            </w:rPrChange>
          </w:rPr>
          <w:t xml:space="preserve"> </w:t>
        </w:r>
        <w:r w:rsidRPr="00C57A1E">
          <w:rPr>
            <w:rFonts w:eastAsia="Titillium Web" w:cstheme="minorHAnsi"/>
            <w:spacing w:val="-1"/>
            <w:rPrChange w:id="36218" w:author="Di Pilla Alessandra (GSE)" w:date="2025-10-06T17:45:00Z" w16du:dateUtc="2025-10-06T15:45:00Z">
              <w:rPr>
                <w:rFonts w:ascii="Titillium Web" w:eastAsia="Titillium Web" w:hAnsi="Titillium Web"/>
                <w:spacing w:val="-1"/>
                <w:sz w:val="20"/>
                <w:szCs w:val="20"/>
              </w:rPr>
            </w:rPrChange>
          </w:rPr>
          <w:t>credito</w:t>
        </w:r>
        <w:r w:rsidRPr="00C57A1E">
          <w:rPr>
            <w:rFonts w:eastAsia="Titillium Web" w:cstheme="minorHAnsi"/>
            <w:spacing w:val="2"/>
            <w:rPrChange w:id="36219"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220" w:author="Di Pilla Alessandra (GSE)" w:date="2025-10-06T17:45:00Z" w16du:dateUtc="2025-10-06T15:45:00Z">
              <w:rPr>
                <w:rFonts w:ascii="Titillium Web" w:eastAsia="Titillium Web" w:hAnsi="Titillium Web"/>
                <w:sz w:val="20"/>
                <w:szCs w:val="20"/>
              </w:rPr>
            </w:rPrChange>
          </w:rPr>
          <w:t>a</w:t>
        </w:r>
        <w:r w:rsidRPr="00C57A1E">
          <w:rPr>
            <w:rFonts w:eastAsia="Titillium Web" w:cstheme="minorHAnsi"/>
            <w:spacing w:val="3"/>
            <w:rPrChange w:id="36221"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1"/>
            <w:rPrChange w:id="36222" w:author="Di Pilla Alessandra (GSE)" w:date="2025-10-06T17:45:00Z" w16du:dateUtc="2025-10-06T15:45:00Z">
              <w:rPr>
                <w:rFonts w:ascii="Titillium Web" w:eastAsia="Titillium Web" w:hAnsi="Titillium Web"/>
                <w:spacing w:val="-1"/>
                <w:sz w:val="20"/>
                <w:szCs w:val="20"/>
              </w:rPr>
            </w:rPrChange>
          </w:rPr>
          <w:t>decorrere</w:t>
        </w:r>
        <w:r w:rsidRPr="00C57A1E">
          <w:rPr>
            <w:rFonts w:eastAsia="Titillium Web" w:cstheme="minorHAnsi"/>
            <w:spacing w:val="67"/>
            <w:rPrChange w:id="36223" w:author="Di Pilla Alessandra (GSE)" w:date="2025-10-06T17:45:00Z" w16du:dateUtc="2025-10-06T15:45:00Z">
              <w:rPr>
                <w:rFonts w:ascii="Titillium Web" w:eastAsia="Titillium Web" w:hAnsi="Titillium Web"/>
                <w:spacing w:val="67"/>
                <w:sz w:val="20"/>
                <w:szCs w:val="20"/>
              </w:rPr>
            </w:rPrChange>
          </w:rPr>
          <w:t xml:space="preserve"> </w:t>
        </w:r>
        <w:r w:rsidRPr="00C57A1E">
          <w:rPr>
            <w:rFonts w:eastAsia="Titillium Web" w:cstheme="minorHAnsi"/>
            <w:spacing w:val="-1"/>
            <w:rPrChange w:id="36224" w:author="Di Pilla Alessandra (GSE)" w:date="2025-10-06T17:45:00Z" w16du:dateUtc="2025-10-06T15:45:00Z">
              <w:rPr>
                <w:rFonts w:ascii="Titillium Web" w:eastAsia="Titillium Web" w:hAnsi="Titillium Web"/>
                <w:spacing w:val="-1"/>
                <w:sz w:val="20"/>
                <w:szCs w:val="20"/>
              </w:rPr>
            </w:rPrChange>
          </w:rPr>
          <w:t>dal</w:t>
        </w:r>
        <w:r w:rsidRPr="00C57A1E">
          <w:rPr>
            <w:rFonts w:eastAsia="Titillium Web" w:cstheme="minorHAnsi"/>
            <w:spacing w:val="18"/>
            <w:rPrChange w:id="36225" w:author="Di Pilla Alessandra (GSE)" w:date="2025-10-06T17:45:00Z" w16du:dateUtc="2025-10-06T15:45:00Z">
              <w:rPr>
                <w:rFonts w:ascii="Titillium Web" w:eastAsia="Titillium Web" w:hAnsi="Titillium Web"/>
                <w:spacing w:val="18"/>
                <w:sz w:val="20"/>
                <w:szCs w:val="20"/>
              </w:rPr>
            </w:rPrChange>
          </w:rPr>
          <w:t xml:space="preserve"> </w:t>
        </w:r>
        <w:r w:rsidRPr="00C57A1E">
          <w:rPr>
            <w:rFonts w:eastAsia="Titillium Web" w:cstheme="minorHAnsi"/>
            <w:spacing w:val="-1"/>
            <w:rPrChange w:id="36226" w:author="Di Pilla Alessandra (GSE)" w:date="2025-10-06T17:45:00Z" w16du:dateUtc="2025-10-06T15:45:00Z">
              <w:rPr>
                <w:rFonts w:ascii="Titillium Web" w:eastAsia="Titillium Web" w:hAnsi="Titillium Web"/>
                <w:spacing w:val="-1"/>
                <w:sz w:val="20"/>
                <w:szCs w:val="20"/>
              </w:rPr>
            </w:rPrChange>
          </w:rPr>
          <w:t>secondo</w:t>
        </w:r>
        <w:r w:rsidRPr="00C57A1E">
          <w:rPr>
            <w:rFonts w:eastAsia="Titillium Web" w:cstheme="minorHAnsi"/>
            <w:spacing w:val="16"/>
            <w:rPrChange w:id="36227" w:author="Di Pilla Alessandra (GSE)" w:date="2025-10-06T17:45:00Z" w16du:dateUtc="2025-10-06T15:45:00Z">
              <w:rPr>
                <w:rFonts w:ascii="Titillium Web" w:eastAsia="Titillium Web" w:hAnsi="Titillium Web"/>
                <w:spacing w:val="16"/>
                <w:sz w:val="20"/>
                <w:szCs w:val="20"/>
              </w:rPr>
            </w:rPrChange>
          </w:rPr>
          <w:t xml:space="preserve"> </w:t>
        </w:r>
        <w:r w:rsidRPr="00C57A1E">
          <w:rPr>
            <w:rFonts w:eastAsia="Titillium Web" w:cstheme="minorHAnsi"/>
            <w:rPrChange w:id="36228" w:author="Di Pilla Alessandra (GSE)" w:date="2025-10-06T17:45:00Z" w16du:dateUtc="2025-10-06T15:45:00Z">
              <w:rPr>
                <w:rFonts w:ascii="Titillium Web" w:eastAsia="Titillium Web" w:hAnsi="Titillium Web"/>
                <w:sz w:val="20"/>
                <w:szCs w:val="20"/>
              </w:rPr>
            </w:rPrChange>
          </w:rPr>
          <w:t>mese</w:t>
        </w:r>
        <w:r w:rsidRPr="00C57A1E">
          <w:rPr>
            <w:rFonts w:eastAsia="Titillium Web" w:cstheme="minorHAnsi"/>
            <w:spacing w:val="16"/>
            <w:rPrChange w:id="36229" w:author="Di Pilla Alessandra (GSE)" w:date="2025-10-06T17:45:00Z" w16du:dateUtc="2025-10-06T15:45:00Z">
              <w:rPr>
                <w:rFonts w:ascii="Titillium Web" w:eastAsia="Titillium Web" w:hAnsi="Titillium Web"/>
                <w:spacing w:val="16"/>
                <w:sz w:val="20"/>
                <w:szCs w:val="20"/>
              </w:rPr>
            </w:rPrChange>
          </w:rPr>
          <w:t xml:space="preserve"> </w:t>
        </w:r>
        <w:r w:rsidRPr="00C57A1E">
          <w:rPr>
            <w:rFonts w:eastAsia="Titillium Web" w:cstheme="minorHAnsi"/>
            <w:spacing w:val="-1"/>
            <w:rPrChange w:id="36230" w:author="Di Pilla Alessandra (GSE)" w:date="2025-10-06T17:45:00Z" w16du:dateUtc="2025-10-06T15:45:00Z">
              <w:rPr>
                <w:rFonts w:ascii="Titillium Web" w:eastAsia="Titillium Web" w:hAnsi="Titillium Web"/>
                <w:spacing w:val="-1"/>
                <w:sz w:val="20"/>
                <w:szCs w:val="20"/>
              </w:rPr>
            </w:rPrChange>
          </w:rPr>
          <w:t>successivo</w:t>
        </w:r>
        <w:r w:rsidRPr="00C57A1E">
          <w:rPr>
            <w:rFonts w:eastAsia="Titillium Web" w:cstheme="minorHAnsi"/>
            <w:spacing w:val="16"/>
            <w:rPrChange w:id="36231" w:author="Di Pilla Alessandra (GSE)" w:date="2025-10-06T17:45:00Z" w16du:dateUtc="2025-10-06T15:45:00Z">
              <w:rPr>
                <w:rFonts w:ascii="Titillium Web" w:eastAsia="Titillium Web" w:hAnsi="Titillium Web"/>
                <w:spacing w:val="16"/>
                <w:sz w:val="20"/>
                <w:szCs w:val="20"/>
              </w:rPr>
            </w:rPrChange>
          </w:rPr>
          <w:t xml:space="preserve"> </w:t>
        </w:r>
        <w:r w:rsidRPr="00C57A1E">
          <w:rPr>
            <w:rFonts w:eastAsia="Titillium Web" w:cstheme="minorHAnsi"/>
            <w:spacing w:val="-1"/>
            <w:rPrChange w:id="36232" w:author="Di Pilla Alessandra (GSE)" w:date="2025-10-06T17:45:00Z" w16du:dateUtc="2025-10-06T15:45:00Z">
              <w:rPr>
                <w:rFonts w:ascii="Titillium Web" w:eastAsia="Titillium Web" w:hAnsi="Titillium Web"/>
                <w:spacing w:val="-1"/>
                <w:sz w:val="20"/>
                <w:szCs w:val="20"/>
              </w:rPr>
            </w:rPrChange>
          </w:rPr>
          <w:t>all'accettazione</w:t>
        </w:r>
        <w:r w:rsidRPr="00C57A1E">
          <w:rPr>
            <w:rFonts w:eastAsia="Titillium Web" w:cstheme="minorHAnsi"/>
            <w:spacing w:val="16"/>
            <w:rPrChange w:id="36233" w:author="Di Pilla Alessandra (GSE)" w:date="2025-10-06T17:45:00Z" w16du:dateUtc="2025-10-06T15:45:00Z">
              <w:rPr>
                <w:rFonts w:ascii="Titillium Web" w:eastAsia="Titillium Web" w:hAnsi="Titillium Web"/>
                <w:spacing w:val="16"/>
                <w:sz w:val="20"/>
                <w:szCs w:val="20"/>
              </w:rPr>
            </w:rPrChange>
          </w:rPr>
          <w:t xml:space="preserve"> </w:t>
        </w:r>
        <w:r w:rsidRPr="00C57A1E">
          <w:rPr>
            <w:rFonts w:eastAsia="Titillium Web" w:cstheme="minorHAnsi"/>
            <w:rPrChange w:id="36234" w:author="Di Pilla Alessandra (GSE)" w:date="2025-10-06T17:45:00Z" w16du:dateUtc="2025-10-06T15:45:00Z">
              <w:rPr>
                <w:rFonts w:ascii="Titillium Web" w:eastAsia="Titillium Web" w:hAnsi="Titillium Web"/>
                <w:sz w:val="20"/>
                <w:szCs w:val="20"/>
              </w:rPr>
            </w:rPrChange>
          </w:rPr>
          <w:t>della</w:t>
        </w:r>
        <w:r w:rsidRPr="00C57A1E">
          <w:rPr>
            <w:rFonts w:eastAsia="Titillium Web" w:cstheme="minorHAnsi"/>
            <w:spacing w:val="17"/>
            <w:rPrChange w:id="36235" w:author="Di Pilla Alessandra (GSE)" w:date="2025-10-06T17:45:00Z" w16du:dateUtc="2025-10-06T15:45:00Z">
              <w:rPr>
                <w:rFonts w:ascii="Titillium Web" w:eastAsia="Titillium Web" w:hAnsi="Titillium Web"/>
                <w:spacing w:val="17"/>
                <w:sz w:val="20"/>
                <w:szCs w:val="20"/>
              </w:rPr>
            </w:rPrChange>
          </w:rPr>
          <w:t xml:space="preserve"> </w:t>
        </w:r>
        <w:r w:rsidRPr="00C57A1E">
          <w:rPr>
            <w:rFonts w:eastAsia="Titillium Web" w:cstheme="minorHAnsi"/>
            <w:spacing w:val="-1"/>
            <w:rPrChange w:id="36236" w:author="Di Pilla Alessandra (GSE)" w:date="2025-10-06T17:45:00Z" w16du:dateUtc="2025-10-06T15:45:00Z">
              <w:rPr>
                <w:rFonts w:ascii="Titillium Web" w:eastAsia="Titillium Web" w:hAnsi="Titillium Web"/>
                <w:spacing w:val="-1"/>
                <w:sz w:val="20"/>
                <w:szCs w:val="20"/>
              </w:rPr>
            </w:rPrChange>
          </w:rPr>
          <w:t>retrocessione.</w:t>
        </w:r>
        <w:r w:rsidRPr="00C57A1E">
          <w:rPr>
            <w:rFonts w:eastAsia="Titillium Web" w:cstheme="minorHAnsi"/>
            <w:spacing w:val="17"/>
            <w:rPrChange w:id="36237" w:author="Di Pilla Alessandra (GSE)" w:date="2025-10-06T17:45:00Z" w16du:dateUtc="2025-10-06T15:45:00Z">
              <w:rPr>
                <w:rFonts w:ascii="Titillium Web" w:eastAsia="Titillium Web" w:hAnsi="Titillium Web"/>
                <w:spacing w:val="17"/>
                <w:sz w:val="20"/>
                <w:szCs w:val="20"/>
              </w:rPr>
            </w:rPrChange>
          </w:rPr>
          <w:t xml:space="preserve"> </w:t>
        </w:r>
        <w:r w:rsidRPr="00C57A1E">
          <w:rPr>
            <w:rFonts w:eastAsia="Titillium Web" w:cstheme="minorHAnsi"/>
            <w:spacing w:val="-1"/>
            <w:rPrChange w:id="36238" w:author="Di Pilla Alessandra (GSE)" w:date="2025-10-06T17:45:00Z" w16du:dateUtc="2025-10-06T15:45:00Z">
              <w:rPr>
                <w:rFonts w:ascii="Titillium Web" w:eastAsia="Titillium Web" w:hAnsi="Titillium Web"/>
                <w:spacing w:val="-1"/>
                <w:sz w:val="20"/>
                <w:szCs w:val="20"/>
              </w:rPr>
            </w:rPrChange>
          </w:rPr>
          <w:t>Il</w:t>
        </w:r>
        <w:r w:rsidRPr="00C57A1E">
          <w:rPr>
            <w:rFonts w:eastAsia="Titillium Web" w:cstheme="minorHAnsi"/>
            <w:spacing w:val="18"/>
            <w:rPrChange w:id="36239" w:author="Di Pilla Alessandra (GSE)" w:date="2025-10-06T17:45:00Z" w16du:dateUtc="2025-10-06T15:45:00Z">
              <w:rPr>
                <w:rFonts w:ascii="Titillium Web" w:eastAsia="Titillium Web" w:hAnsi="Titillium Web"/>
                <w:spacing w:val="18"/>
                <w:sz w:val="20"/>
                <w:szCs w:val="20"/>
              </w:rPr>
            </w:rPrChange>
          </w:rPr>
          <w:t xml:space="preserve"> </w:t>
        </w:r>
        <w:r w:rsidRPr="00C57A1E">
          <w:rPr>
            <w:rFonts w:eastAsia="Titillium Web" w:cstheme="minorHAnsi"/>
            <w:rPrChange w:id="36240" w:author="Di Pilla Alessandra (GSE)" w:date="2025-10-06T17:45:00Z" w16du:dateUtc="2025-10-06T15:45:00Z">
              <w:rPr>
                <w:rFonts w:ascii="Titillium Web" w:eastAsia="Titillium Web" w:hAnsi="Titillium Web"/>
                <w:sz w:val="20"/>
                <w:szCs w:val="20"/>
              </w:rPr>
            </w:rPrChange>
          </w:rPr>
          <w:t>GSE</w:t>
        </w:r>
        <w:r w:rsidRPr="00C57A1E">
          <w:rPr>
            <w:rFonts w:eastAsia="Titillium Web" w:cstheme="minorHAnsi"/>
            <w:spacing w:val="16"/>
            <w:rPrChange w:id="36241" w:author="Di Pilla Alessandra (GSE)" w:date="2025-10-06T17:45:00Z" w16du:dateUtc="2025-10-06T15:45:00Z">
              <w:rPr>
                <w:rFonts w:ascii="Titillium Web" w:eastAsia="Titillium Web" w:hAnsi="Titillium Web"/>
                <w:spacing w:val="16"/>
                <w:sz w:val="20"/>
                <w:szCs w:val="20"/>
              </w:rPr>
            </w:rPrChange>
          </w:rPr>
          <w:t xml:space="preserve"> </w:t>
        </w:r>
        <w:r w:rsidRPr="00C57A1E">
          <w:rPr>
            <w:rFonts w:eastAsia="Titillium Web" w:cstheme="minorHAnsi"/>
            <w:rPrChange w:id="36242" w:author="Di Pilla Alessandra (GSE)" w:date="2025-10-06T17:45:00Z" w16du:dateUtc="2025-10-06T15:45:00Z">
              <w:rPr>
                <w:rFonts w:ascii="Titillium Web" w:eastAsia="Titillium Web" w:hAnsi="Titillium Web"/>
                <w:sz w:val="20"/>
                <w:szCs w:val="20"/>
              </w:rPr>
            </w:rPrChange>
          </w:rPr>
          <w:t>non</w:t>
        </w:r>
        <w:r w:rsidRPr="00C57A1E">
          <w:rPr>
            <w:rFonts w:eastAsia="Titillium Web" w:cstheme="minorHAnsi"/>
            <w:spacing w:val="19"/>
            <w:rPrChange w:id="36243" w:author="Di Pilla Alessandra (GSE)" w:date="2025-10-06T17:45:00Z" w16du:dateUtc="2025-10-06T15:45:00Z">
              <w:rPr>
                <w:rFonts w:ascii="Titillium Web" w:eastAsia="Titillium Web" w:hAnsi="Titillium Web"/>
                <w:spacing w:val="19"/>
                <w:sz w:val="20"/>
                <w:szCs w:val="20"/>
              </w:rPr>
            </w:rPrChange>
          </w:rPr>
          <w:t xml:space="preserve"> </w:t>
        </w:r>
        <w:r w:rsidRPr="00C57A1E">
          <w:rPr>
            <w:rFonts w:eastAsia="Titillium Web" w:cstheme="minorHAnsi"/>
            <w:rPrChange w:id="36244" w:author="Di Pilla Alessandra (GSE)" w:date="2025-10-06T17:45:00Z" w16du:dateUtc="2025-10-06T15:45:00Z">
              <w:rPr>
                <w:rFonts w:ascii="Titillium Web" w:eastAsia="Titillium Web" w:hAnsi="Titillium Web"/>
                <w:sz w:val="20"/>
                <w:szCs w:val="20"/>
              </w:rPr>
            </w:rPrChange>
          </w:rPr>
          <w:t>è</w:t>
        </w:r>
        <w:r w:rsidRPr="00C57A1E">
          <w:rPr>
            <w:rFonts w:eastAsia="Titillium Web" w:cstheme="minorHAnsi"/>
            <w:spacing w:val="39"/>
            <w:rPrChange w:id="36245" w:author="Di Pilla Alessandra (GSE)" w:date="2025-10-06T17:45:00Z" w16du:dateUtc="2025-10-06T15:45:00Z">
              <w:rPr>
                <w:rFonts w:ascii="Titillium Web" w:eastAsia="Titillium Web" w:hAnsi="Titillium Web"/>
                <w:spacing w:val="39"/>
                <w:sz w:val="20"/>
                <w:szCs w:val="20"/>
              </w:rPr>
            </w:rPrChange>
          </w:rPr>
          <w:t xml:space="preserve"> </w:t>
        </w:r>
        <w:r w:rsidRPr="00C57A1E">
          <w:rPr>
            <w:rFonts w:eastAsia="Titillium Web" w:cstheme="minorHAnsi"/>
            <w:spacing w:val="-1"/>
            <w:rPrChange w:id="36246" w:author="Di Pilla Alessandra (GSE)" w:date="2025-10-06T17:45:00Z" w16du:dateUtc="2025-10-06T15:45:00Z">
              <w:rPr>
                <w:rFonts w:ascii="Titillium Web" w:eastAsia="Titillium Web" w:hAnsi="Titillium Web"/>
                <w:spacing w:val="-1"/>
                <w:sz w:val="20"/>
                <w:szCs w:val="20"/>
              </w:rPr>
            </w:rPrChange>
          </w:rPr>
          <w:t>Responsabile</w:t>
        </w:r>
        <w:r w:rsidRPr="00C57A1E">
          <w:rPr>
            <w:rFonts w:eastAsia="Titillium Web" w:cstheme="minorHAnsi"/>
            <w:spacing w:val="-2"/>
            <w:rPrChange w:id="3624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248" w:author="Di Pilla Alessandra (GSE)" w:date="2025-10-06T17:45:00Z" w16du:dateUtc="2025-10-06T15:45:00Z">
              <w:rPr>
                <w:rFonts w:ascii="Titillium Web" w:eastAsia="Titillium Web" w:hAnsi="Titillium Web"/>
                <w:sz w:val="20"/>
                <w:szCs w:val="20"/>
              </w:rPr>
            </w:rPrChange>
          </w:rPr>
          <w:t xml:space="preserve">nel </w:t>
        </w:r>
        <w:r w:rsidRPr="00C57A1E">
          <w:rPr>
            <w:rFonts w:eastAsia="Titillium Web" w:cstheme="minorHAnsi"/>
            <w:spacing w:val="-2"/>
            <w:rPrChange w:id="36249" w:author="Di Pilla Alessandra (GSE)" w:date="2025-10-06T17:45:00Z" w16du:dateUtc="2025-10-06T15:45:00Z">
              <w:rPr>
                <w:rFonts w:ascii="Titillium Web" w:eastAsia="Titillium Web" w:hAnsi="Titillium Web"/>
                <w:spacing w:val="-2"/>
                <w:sz w:val="20"/>
                <w:szCs w:val="20"/>
              </w:rPr>
            </w:rPrChange>
          </w:rPr>
          <w:t xml:space="preserve">caso </w:t>
        </w:r>
        <w:r w:rsidRPr="00C57A1E">
          <w:rPr>
            <w:rFonts w:eastAsia="Titillium Web" w:cstheme="minorHAnsi"/>
            <w:spacing w:val="-1"/>
            <w:rPrChange w:id="36250" w:author="Di Pilla Alessandra (GSE)" w:date="2025-10-06T17:45:00Z" w16du:dateUtc="2025-10-06T15:45:00Z">
              <w:rPr>
                <w:rFonts w:ascii="Titillium Web" w:eastAsia="Titillium Web" w:hAnsi="Titillium Web"/>
                <w:spacing w:val="-1"/>
                <w:sz w:val="20"/>
                <w:szCs w:val="20"/>
              </w:rPr>
            </w:rPrChange>
          </w:rPr>
          <w:t>di</w:t>
        </w:r>
        <w:r w:rsidRPr="00C57A1E">
          <w:rPr>
            <w:rFonts w:eastAsia="Titillium Web" w:cstheme="minorHAnsi"/>
            <w:spacing w:val="-2"/>
            <w:rPrChange w:id="3625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52" w:author="Di Pilla Alessandra (GSE)" w:date="2025-10-06T17:45:00Z" w16du:dateUtc="2025-10-06T15:45:00Z">
              <w:rPr>
                <w:rFonts w:ascii="Titillium Web" w:eastAsia="Titillium Web" w:hAnsi="Titillium Web"/>
                <w:spacing w:val="-1"/>
                <w:sz w:val="20"/>
                <w:szCs w:val="20"/>
              </w:rPr>
            </w:rPrChange>
          </w:rPr>
          <w:t>mancata,</w:t>
        </w:r>
        <w:r w:rsidRPr="00C57A1E">
          <w:rPr>
            <w:rFonts w:eastAsia="Titillium Web" w:cstheme="minorHAnsi"/>
            <w:spacing w:val="-3"/>
            <w:rPrChange w:id="36253" w:author="Di Pilla Alessandra (GSE)" w:date="2025-10-06T17:45:00Z" w16du:dateUtc="2025-10-06T15:45:00Z">
              <w:rPr>
                <w:rFonts w:ascii="Titillium Web" w:eastAsia="Titillium Web" w:hAnsi="Titillium Web"/>
                <w:spacing w:val="-3"/>
                <w:sz w:val="20"/>
                <w:szCs w:val="20"/>
              </w:rPr>
            </w:rPrChange>
          </w:rPr>
          <w:t xml:space="preserve"> </w:t>
        </w:r>
        <w:r w:rsidRPr="00C57A1E">
          <w:rPr>
            <w:rFonts w:eastAsia="Titillium Web" w:cstheme="minorHAnsi"/>
            <w:spacing w:val="-1"/>
            <w:rPrChange w:id="36254" w:author="Di Pilla Alessandra (GSE)" w:date="2025-10-06T17:45:00Z" w16du:dateUtc="2025-10-06T15:45:00Z">
              <w:rPr>
                <w:rFonts w:ascii="Titillium Web" w:eastAsia="Titillium Web" w:hAnsi="Titillium Web"/>
                <w:spacing w:val="-1"/>
                <w:sz w:val="20"/>
                <w:szCs w:val="20"/>
              </w:rPr>
            </w:rPrChange>
          </w:rPr>
          <w:t>errata</w:t>
        </w:r>
        <w:r w:rsidRPr="00C57A1E">
          <w:rPr>
            <w:rFonts w:eastAsia="Titillium Web" w:cstheme="minorHAnsi"/>
            <w:spacing w:val="-2"/>
            <w:rPrChange w:id="36255"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56" w:author="Di Pilla Alessandra (GSE)" w:date="2025-10-06T17:45:00Z" w16du:dateUtc="2025-10-06T15:45:00Z">
              <w:rPr>
                <w:rFonts w:ascii="Titillium Web" w:eastAsia="Titillium Web" w:hAnsi="Titillium Web"/>
                <w:spacing w:val="-1"/>
                <w:sz w:val="20"/>
                <w:szCs w:val="20"/>
              </w:rPr>
            </w:rPrChange>
          </w:rPr>
          <w:t>e/o</w:t>
        </w:r>
        <w:r w:rsidRPr="00C57A1E">
          <w:rPr>
            <w:rFonts w:eastAsia="Titillium Web" w:cstheme="minorHAnsi"/>
            <w:spacing w:val="-2"/>
            <w:rPrChange w:id="36257"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58" w:author="Di Pilla Alessandra (GSE)" w:date="2025-10-06T17:45:00Z" w16du:dateUtc="2025-10-06T15:45:00Z">
              <w:rPr>
                <w:rFonts w:ascii="Titillium Web" w:eastAsia="Titillium Web" w:hAnsi="Titillium Web"/>
                <w:spacing w:val="-1"/>
                <w:sz w:val="20"/>
                <w:szCs w:val="20"/>
              </w:rPr>
            </w:rPrChange>
          </w:rPr>
          <w:t>ritardata</w:t>
        </w:r>
        <w:r w:rsidRPr="00C57A1E">
          <w:rPr>
            <w:rFonts w:eastAsia="Titillium Web" w:cstheme="minorHAnsi"/>
            <w:spacing w:val="-2"/>
            <w:rPrChange w:id="36259"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60" w:author="Di Pilla Alessandra (GSE)" w:date="2025-10-06T17:45:00Z" w16du:dateUtc="2025-10-06T15:45:00Z">
              <w:rPr>
                <w:rFonts w:ascii="Titillium Web" w:eastAsia="Titillium Web" w:hAnsi="Titillium Web"/>
                <w:spacing w:val="-1"/>
                <w:sz w:val="20"/>
                <w:szCs w:val="20"/>
              </w:rPr>
            </w:rPrChange>
          </w:rPr>
          <w:t>ricezione</w:t>
        </w:r>
        <w:r w:rsidRPr="00C57A1E">
          <w:rPr>
            <w:rFonts w:eastAsia="Titillium Web" w:cstheme="minorHAnsi"/>
            <w:spacing w:val="-2"/>
            <w:rPrChange w:id="36261"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rPrChange w:id="36262" w:author="Di Pilla Alessandra (GSE)" w:date="2025-10-06T17:45:00Z" w16du:dateUtc="2025-10-06T15:45:00Z">
              <w:rPr>
                <w:rFonts w:ascii="Titillium Web" w:eastAsia="Titillium Web" w:hAnsi="Titillium Web"/>
                <w:sz w:val="20"/>
                <w:szCs w:val="20"/>
              </w:rPr>
            </w:rPrChange>
          </w:rPr>
          <w:t>dell'atto.</w:t>
        </w:r>
      </w:ins>
    </w:p>
    <w:p w14:paraId="4831E058" w14:textId="77777777" w:rsidR="00CB7DA2" w:rsidRPr="00C57A1E" w:rsidRDefault="00CB7DA2" w:rsidP="00CB7DA2">
      <w:pPr>
        <w:widowControl w:val="0"/>
        <w:spacing w:before="23"/>
        <w:ind w:left="2510" w:right="240"/>
        <w:jc w:val="both"/>
        <w:rPr>
          <w:ins w:id="36263" w:author="Di Pilla Alessandra (GSE)" w:date="2025-10-06T12:00:00Z" w16du:dateUtc="2025-10-06T10:00:00Z"/>
          <w:rFonts w:eastAsia="Titillium Web" w:cstheme="minorHAnsi"/>
          <w:rPrChange w:id="36264" w:author="Di Pilla Alessandra (GSE)" w:date="2025-10-06T17:45:00Z" w16du:dateUtc="2025-10-06T15:45:00Z">
            <w:rPr>
              <w:ins w:id="36265" w:author="Di Pilla Alessandra (GSE)" w:date="2025-10-06T12:00:00Z" w16du:dateUtc="2025-10-06T10:00:00Z"/>
              <w:rFonts w:ascii="Titillium Web" w:eastAsia="Titillium Web" w:hAnsi="Titillium Web"/>
              <w:sz w:val="20"/>
              <w:szCs w:val="20"/>
            </w:rPr>
          </w:rPrChange>
        </w:rPr>
      </w:pPr>
    </w:p>
    <w:p w14:paraId="3C786C46" w14:textId="77777777" w:rsidR="00CB7DA2" w:rsidRPr="00C57A1E" w:rsidRDefault="00CB7DA2">
      <w:pPr>
        <w:widowControl w:val="0"/>
        <w:spacing w:before="23"/>
        <w:ind w:right="240"/>
        <w:jc w:val="both"/>
        <w:rPr>
          <w:ins w:id="36266" w:author="Di Pilla Alessandra (GSE)" w:date="2025-10-06T12:00:00Z" w16du:dateUtc="2025-10-06T10:00:00Z"/>
          <w:rFonts w:eastAsia="Titillium Web" w:cstheme="minorHAnsi"/>
          <w:rPrChange w:id="36267" w:author="Di Pilla Alessandra (GSE)" w:date="2025-10-06T17:45:00Z" w16du:dateUtc="2025-10-06T15:45:00Z">
            <w:rPr>
              <w:ins w:id="36268" w:author="Di Pilla Alessandra (GSE)" w:date="2025-10-06T12:00:00Z" w16du:dateUtc="2025-10-06T10:00:00Z"/>
              <w:rFonts w:ascii="Titillium Web" w:eastAsia="Titillium Web" w:hAnsi="Titillium Web"/>
              <w:sz w:val="20"/>
              <w:szCs w:val="20"/>
            </w:rPr>
          </w:rPrChange>
        </w:rPr>
        <w:pPrChange w:id="36269" w:author="Di Pilla Alessandra (GSE)" w:date="2025-10-06T12:52:00Z" w16du:dateUtc="2025-10-06T10:52:00Z">
          <w:pPr>
            <w:widowControl w:val="0"/>
            <w:spacing w:before="23"/>
            <w:ind w:left="2510" w:right="240"/>
            <w:jc w:val="both"/>
          </w:pPr>
        </w:pPrChange>
      </w:pPr>
      <w:ins w:id="36270" w:author="Di Pilla Alessandra (GSE)" w:date="2025-10-06T12:00:00Z" w16du:dateUtc="2025-10-06T10:00:00Z">
        <w:r w:rsidRPr="00C57A1E">
          <w:rPr>
            <w:rFonts w:eastAsia="Titillium Web" w:cstheme="minorHAnsi"/>
            <w:rPrChange w:id="36271" w:author="Di Pilla Alessandra (GSE)" w:date="2025-10-06T17:45:00Z" w16du:dateUtc="2025-10-06T15:45:00Z">
              <w:rPr>
                <w:rFonts w:ascii="Titillium Web" w:eastAsia="Titillium Web" w:hAnsi="Titillium Web"/>
                <w:sz w:val="20"/>
                <w:szCs w:val="20"/>
              </w:rPr>
            </w:rPrChange>
          </w:rPr>
          <w:t>L'accettazione, sia della cessione, sia della retrocessione dei crediti, non pregiudica la facoltà del GSE di opporre al cessionario la compensazione che avrebbe potuto opporre al cedente.</w:t>
        </w:r>
      </w:ins>
    </w:p>
    <w:p w14:paraId="72DE7B97" w14:textId="77777777" w:rsidR="00CB7DA2" w:rsidRPr="00C57A1E" w:rsidRDefault="00CB7DA2">
      <w:pPr>
        <w:widowControl w:val="0"/>
        <w:tabs>
          <w:tab w:val="left" w:pos="3951"/>
        </w:tabs>
        <w:spacing w:before="123"/>
        <w:ind w:right="238"/>
        <w:jc w:val="both"/>
        <w:rPr>
          <w:ins w:id="36272" w:author="Di Pilla Alessandra (GSE)" w:date="2025-10-06T12:00:00Z" w16du:dateUtc="2025-10-06T10:00:00Z"/>
          <w:rFonts w:eastAsia="Titillium Web" w:cstheme="minorHAnsi"/>
          <w:rPrChange w:id="36273" w:author="Di Pilla Alessandra (GSE)" w:date="2025-10-06T17:45:00Z" w16du:dateUtc="2025-10-06T15:45:00Z">
            <w:rPr>
              <w:ins w:id="36274" w:author="Di Pilla Alessandra (GSE)" w:date="2025-10-06T12:00:00Z" w16du:dateUtc="2025-10-06T10:00:00Z"/>
              <w:rFonts w:ascii="Titillium Web" w:eastAsia="Titillium Web" w:hAnsi="Titillium Web"/>
              <w:sz w:val="20"/>
              <w:szCs w:val="20"/>
            </w:rPr>
          </w:rPrChange>
        </w:rPr>
        <w:pPrChange w:id="36275" w:author="Di Pilla Alessandra (GSE)" w:date="2025-10-06T12:52:00Z" w16du:dateUtc="2025-10-06T10:52:00Z">
          <w:pPr>
            <w:widowControl w:val="0"/>
            <w:tabs>
              <w:tab w:val="left" w:pos="3951"/>
            </w:tabs>
            <w:spacing w:before="123"/>
            <w:ind w:left="2552" w:right="238"/>
            <w:jc w:val="both"/>
          </w:pPr>
        </w:pPrChange>
      </w:pPr>
      <w:ins w:id="36276" w:author="Di Pilla Alessandra (GSE)" w:date="2025-10-06T12:00:00Z" w16du:dateUtc="2025-10-06T10:00:00Z">
        <w:r w:rsidRPr="00C57A1E">
          <w:rPr>
            <w:rFonts w:eastAsia="Titillium Web" w:cstheme="minorHAnsi"/>
            <w:rPrChange w:id="36277" w:author="Di Pilla Alessandra (GSE)" w:date="2025-10-06T17:45:00Z" w16du:dateUtc="2025-10-06T15:45:00Z">
              <w:rPr>
                <w:rFonts w:ascii="Titillium Web" w:eastAsia="Titillium Web" w:hAnsi="Titillium Web"/>
                <w:sz w:val="20"/>
                <w:szCs w:val="20"/>
              </w:rPr>
            </w:rPrChange>
          </w:rPr>
          <w:t>Si segnala che eventuali richieste di variazione di coordinate bancarie potranno essere inviate dal Cessionario utilizzando esclusivamente i modelli standard pubblicati sul</w:t>
        </w:r>
        <w:r w:rsidRPr="00C57A1E">
          <w:rPr>
            <w:rFonts w:eastAsia="Titillium Web" w:cstheme="minorHAnsi"/>
            <w:spacing w:val="24"/>
            <w:rPrChange w:id="36278" w:author="Di Pilla Alessandra (GSE)" w:date="2025-10-06T17:45:00Z" w16du:dateUtc="2025-10-06T15:45:00Z">
              <w:rPr>
                <w:rFonts w:ascii="Titillium Web" w:eastAsia="Titillium Web" w:hAnsi="Titillium Web"/>
                <w:spacing w:val="24"/>
                <w:sz w:val="20"/>
                <w:szCs w:val="20"/>
              </w:rPr>
            </w:rPrChange>
          </w:rPr>
          <w:t xml:space="preserve"> </w:t>
        </w:r>
        <w:r w:rsidRPr="00C57A1E">
          <w:rPr>
            <w:rFonts w:eastAsia="Titillium Web" w:cstheme="minorHAnsi"/>
            <w:spacing w:val="-1"/>
            <w:rPrChange w:id="36279" w:author="Di Pilla Alessandra (GSE)" w:date="2025-10-06T17:45:00Z" w16du:dateUtc="2025-10-06T15:45:00Z">
              <w:rPr>
                <w:rFonts w:ascii="Titillium Web" w:eastAsia="Titillium Web" w:hAnsi="Titillium Web"/>
                <w:spacing w:val="-1"/>
                <w:sz w:val="20"/>
                <w:szCs w:val="20"/>
              </w:rPr>
            </w:rPrChange>
          </w:rPr>
          <w:t>sito</w:t>
        </w:r>
        <w:r w:rsidRPr="00C57A1E">
          <w:rPr>
            <w:rFonts w:eastAsia="Titillium Web" w:cstheme="minorHAnsi"/>
            <w:spacing w:val="47"/>
            <w:rPrChange w:id="36280" w:author="Di Pilla Alessandra (GSE)" w:date="2025-10-06T17:45:00Z" w16du:dateUtc="2025-10-06T15:45:00Z">
              <w:rPr>
                <w:rFonts w:ascii="Titillium Web" w:eastAsia="Titillium Web" w:hAnsi="Titillium Web"/>
                <w:spacing w:val="47"/>
                <w:sz w:val="20"/>
                <w:szCs w:val="20"/>
              </w:rPr>
            </w:rPrChange>
          </w:rPr>
          <w:t xml:space="preserve"> </w:t>
        </w:r>
        <w:r w:rsidRPr="00C57A1E">
          <w:rPr>
            <w:rFonts w:eastAsia="Titillium Web" w:cstheme="minorHAnsi"/>
            <w:spacing w:val="-1"/>
            <w:rPrChange w:id="36281" w:author="Di Pilla Alessandra (GSE)" w:date="2025-10-06T17:45:00Z" w16du:dateUtc="2025-10-06T15:45:00Z">
              <w:rPr>
                <w:rFonts w:ascii="Titillium Web" w:eastAsia="Titillium Web" w:hAnsi="Titillium Web"/>
                <w:spacing w:val="-1"/>
                <w:sz w:val="20"/>
                <w:szCs w:val="20"/>
              </w:rPr>
            </w:rPrChange>
          </w:rPr>
          <w:t>istituzionale</w:t>
        </w:r>
        <w:r w:rsidRPr="00C57A1E">
          <w:rPr>
            <w:rFonts w:eastAsia="Titillium Web" w:cstheme="minorHAnsi"/>
            <w:spacing w:val="-2"/>
            <w:rPrChange w:id="36282" w:author="Di Pilla Alessandra (GSE)" w:date="2025-10-06T17:45:00Z" w16du:dateUtc="2025-10-06T15:45:00Z">
              <w:rPr>
                <w:rFonts w:ascii="Titillium Web" w:eastAsia="Titillium Web" w:hAnsi="Titillium Web"/>
                <w:spacing w:val="-2"/>
                <w:sz w:val="20"/>
                <w:szCs w:val="20"/>
              </w:rPr>
            </w:rPrChange>
          </w:rPr>
          <w:t xml:space="preserve"> </w:t>
        </w:r>
        <w:r w:rsidRPr="00C57A1E">
          <w:rPr>
            <w:rFonts w:eastAsia="Titillium Web" w:cstheme="minorHAnsi"/>
            <w:spacing w:val="-1"/>
            <w:rPrChange w:id="36283" w:author="Di Pilla Alessandra (GSE)" w:date="2025-10-06T17:45:00Z" w16du:dateUtc="2025-10-06T15:45:00Z">
              <w:rPr>
                <w:rFonts w:ascii="Titillium Web" w:eastAsia="Titillium Web" w:hAnsi="Titillium Web"/>
                <w:spacing w:val="-1"/>
                <w:sz w:val="20"/>
                <w:szCs w:val="20"/>
              </w:rPr>
            </w:rPrChange>
          </w:rPr>
          <w:t>del</w:t>
        </w:r>
        <w:r w:rsidRPr="00C57A1E">
          <w:rPr>
            <w:rFonts w:eastAsia="Titillium Web" w:cstheme="minorHAnsi"/>
            <w:rPrChange w:id="36284" w:author="Di Pilla Alessandra (GSE)" w:date="2025-10-06T17:45:00Z" w16du:dateUtc="2025-10-06T15:45:00Z">
              <w:rPr>
                <w:rFonts w:ascii="Titillium Web" w:eastAsia="Titillium Web" w:hAnsi="Titillium Web"/>
                <w:sz w:val="20"/>
                <w:szCs w:val="20"/>
              </w:rPr>
            </w:rPrChange>
          </w:rPr>
          <w:t xml:space="preserve"> </w:t>
        </w:r>
        <w:r w:rsidRPr="00C57A1E">
          <w:rPr>
            <w:rFonts w:eastAsia="Titillium Web" w:cstheme="minorHAnsi"/>
            <w:spacing w:val="-2"/>
            <w:rPrChange w:id="36285" w:author="Di Pilla Alessandra (GSE)" w:date="2025-10-06T17:45:00Z" w16du:dateUtc="2025-10-06T15:45:00Z">
              <w:rPr>
                <w:rFonts w:ascii="Titillium Web" w:eastAsia="Titillium Web" w:hAnsi="Titillium Web"/>
                <w:spacing w:val="-2"/>
                <w:sz w:val="20"/>
                <w:szCs w:val="20"/>
              </w:rPr>
            </w:rPrChange>
          </w:rPr>
          <w:t>GSE;</w:t>
        </w:r>
      </w:ins>
    </w:p>
    <w:p w14:paraId="1458CA7E" w14:textId="00FD4C1F" w:rsidR="000E7B6A" w:rsidDel="00192705" w:rsidRDefault="000E7B6A">
      <w:pPr>
        <w:pStyle w:val="TITOLO20"/>
        <w:numPr>
          <w:ilvl w:val="1"/>
          <w:numId w:val="292"/>
        </w:numPr>
        <w:ind w:left="574"/>
        <w:outlineLvl w:val="1"/>
        <w:rPr>
          <w:ins w:id="36286" w:author="Di Pilla Alessandra (GSE)" w:date="2025-10-06T11:58:00Z" w16du:dateUtc="2025-10-06T09:58:00Z"/>
          <w:del w:id="36287" w:author="Visone Rossana (GSE)" w:date="2025-10-06T15:57:00Z" w16du:dateUtc="2025-10-06T13:57:00Z"/>
        </w:rPr>
        <w:pPrChange w:id="36288" w:author="Visone Rossana (GSE)" w:date="2025-10-23T10:16:00Z" w16du:dateUtc="2025-10-23T08:16:00Z">
          <w:pPr>
            <w:pStyle w:val="TITOLO20"/>
          </w:pPr>
        </w:pPrChange>
      </w:pPr>
      <w:bookmarkStart w:id="36289" w:name="_Toc210659108"/>
      <w:bookmarkStart w:id="36290" w:name="_Toc211327633"/>
      <w:bookmarkStart w:id="36291" w:name="_Toc212462791"/>
      <w:bookmarkEnd w:id="36289"/>
      <w:bookmarkEnd w:id="36290"/>
      <w:bookmarkEnd w:id="36291"/>
    </w:p>
    <w:p w14:paraId="6FE253C1" w14:textId="7CA75FAB" w:rsidR="00FE45A2" w:rsidRPr="00576437" w:rsidRDefault="00206F40">
      <w:pPr>
        <w:pStyle w:val="TITOLO20"/>
        <w:numPr>
          <w:ilvl w:val="1"/>
          <w:numId w:val="292"/>
        </w:numPr>
        <w:ind w:left="574"/>
        <w:outlineLvl w:val="1"/>
        <w:rPr>
          <w:ins w:id="36292" w:author="Visone Rossana (GSE)" w:date="2025-09-05T12:04:00Z" w16du:dateUtc="2025-09-05T10:04:00Z"/>
        </w:rPr>
        <w:pPrChange w:id="36293" w:author="Visone Rossana (GSE)" w:date="2025-10-23T10:16:00Z" w16du:dateUtc="2025-10-23T08:16:00Z">
          <w:pPr>
            <w:pStyle w:val="TITOLO20"/>
          </w:pPr>
        </w:pPrChange>
      </w:pPr>
      <w:ins w:id="36294" w:author="Visone Rossana (GSE)" w:date="2025-10-06T15:50:00Z" w16du:dateUtc="2025-10-06T13:50:00Z">
        <w:r>
          <w:t xml:space="preserve"> </w:t>
        </w:r>
      </w:ins>
      <w:bookmarkStart w:id="36295" w:name="_Toc212462792"/>
      <w:ins w:id="36296" w:author="Visone Rossana (GSE)" w:date="2025-09-05T12:04:00Z" w16du:dateUtc="2025-09-05T10:04:00Z">
        <w:r w:rsidR="00FE45A2" w:rsidRPr="00576437">
          <w:t>Multi</w:t>
        </w:r>
      </w:ins>
      <w:ins w:id="36297" w:author="Visone Rossana (GSE)" w:date="2025-09-29T12:04:00Z" w16du:dateUtc="2025-09-29T10:04:00Z">
        <w:r w:rsidR="00503FD6" w:rsidRPr="00576437">
          <w:t>-i</w:t>
        </w:r>
      </w:ins>
      <w:ins w:id="36298" w:author="Visone Rossana (GSE)" w:date="2025-09-05T12:04:00Z" w16du:dateUtc="2025-09-05T10:04:00Z">
        <w:r w:rsidR="00FE45A2" w:rsidRPr="00576437">
          <w:t>ntervento</w:t>
        </w:r>
        <w:bookmarkEnd w:id="36295"/>
      </w:ins>
    </w:p>
    <w:p w14:paraId="0F2B6558" w14:textId="5768C668" w:rsidR="00A47920" w:rsidRDefault="00FB0A9E" w:rsidP="00503FD6">
      <w:pPr>
        <w:pStyle w:val="NORMALEGSE"/>
        <w:spacing w:after="120" w:line="276" w:lineRule="auto"/>
        <w:jc w:val="both"/>
        <w:rPr>
          <w:ins w:id="36299" w:author="Visone Rossana (GSE)" w:date="2025-09-29T12:04:00Z" w16du:dateUtc="2025-09-29T10:04:00Z"/>
          <w:rFonts w:asciiTheme="minorHAnsi" w:hAnsiTheme="minorHAnsi"/>
          <w:sz w:val="22"/>
          <w:szCs w:val="22"/>
        </w:rPr>
      </w:pPr>
      <w:ins w:id="36300" w:author="Visone Rossana (GSE)" w:date="2025-09-29T12:03:00Z">
        <w:r w:rsidRPr="00FB0A9E">
          <w:rPr>
            <w:rFonts w:asciiTheme="minorHAnsi" w:hAnsiTheme="minorHAnsi"/>
            <w:sz w:val="22"/>
            <w:szCs w:val="22"/>
            <w:rPrChange w:id="36301" w:author="Visone Rossana (GSE)" w:date="2025-09-29T12:03:00Z" w16du:dateUtc="2025-09-29T10:03:00Z">
              <w:rPr>
                <w:rFonts w:ascii="Calibri" w:hAnsi="Calibri"/>
              </w:rPr>
            </w:rPrChange>
          </w:rPr>
          <w:t>Per multi-intervento si intende la realizzazione contestuale di più interventi di differente tipologia (con riferimento alle tipologie previste a</w:t>
        </w:r>
      </w:ins>
      <w:ins w:id="36302" w:author="Visone Rossana (GSE)" w:date="2025-09-29T12:03:00Z" w16du:dateUtc="2025-09-29T10:03:00Z">
        <w:r w:rsidR="00AF3CAE">
          <w:rPr>
            <w:rFonts w:asciiTheme="minorHAnsi" w:hAnsiTheme="minorHAnsi"/>
            <w:sz w:val="22"/>
            <w:szCs w:val="22"/>
          </w:rPr>
          <w:t xml:space="preserve">gli artt. 5 e 8 </w:t>
        </w:r>
      </w:ins>
      <w:ins w:id="36303" w:author="Visone Rossana (GSE)" w:date="2025-09-29T12:03:00Z">
        <w:r w:rsidRPr="00FB0A9E">
          <w:rPr>
            <w:rFonts w:asciiTheme="minorHAnsi" w:hAnsiTheme="minorHAnsi"/>
            <w:sz w:val="22"/>
            <w:szCs w:val="22"/>
            <w:rPrChange w:id="36304" w:author="Visone Rossana (GSE)" w:date="2025-09-29T12:03:00Z" w16du:dateUtc="2025-09-29T10:03:00Z">
              <w:rPr>
                <w:rFonts w:ascii="Calibri" w:hAnsi="Calibri"/>
              </w:rPr>
            </w:rPrChange>
          </w:rPr>
          <w:t>del Decreto), relativi allo stesso edificio o unità immobiliare</w:t>
        </w:r>
      </w:ins>
      <w:ins w:id="36305" w:author="Visone Rossana (GSE)" w:date="2025-09-29T12:03:00Z" w16du:dateUtc="2025-09-29T10:03:00Z">
        <w:r w:rsidR="000D7904">
          <w:rPr>
            <w:rFonts w:asciiTheme="minorHAnsi" w:hAnsiTheme="minorHAnsi"/>
            <w:sz w:val="22"/>
            <w:szCs w:val="22"/>
          </w:rPr>
          <w:t xml:space="preserve">, progettati </w:t>
        </w:r>
        <w:r w:rsidR="00206082">
          <w:rPr>
            <w:rFonts w:asciiTheme="minorHAnsi" w:hAnsiTheme="minorHAnsi"/>
            <w:sz w:val="22"/>
            <w:szCs w:val="22"/>
          </w:rPr>
          <w:t>e pianificati come un unico progetto</w:t>
        </w:r>
      </w:ins>
      <w:ins w:id="36306" w:author="Visone Rossana (GSE)" w:date="2025-09-29T12:03:00Z">
        <w:r w:rsidRPr="00FB0A9E">
          <w:rPr>
            <w:rFonts w:asciiTheme="minorHAnsi" w:hAnsiTheme="minorHAnsi"/>
            <w:sz w:val="22"/>
            <w:szCs w:val="22"/>
            <w:rPrChange w:id="36307" w:author="Visone Rossana (GSE)" w:date="2025-09-29T12:03:00Z" w16du:dateUtc="2025-09-29T10:03:00Z">
              <w:rPr>
                <w:rFonts w:ascii="Calibri" w:hAnsi="Calibri"/>
              </w:rPr>
            </w:rPrChange>
          </w:rPr>
          <w:t xml:space="preserve">. </w:t>
        </w:r>
      </w:ins>
      <w:ins w:id="36308" w:author="Visone Rossana (GSE)" w:date="2025-09-05T12:04:00Z" w16du:dateUtc="2025-09-05T10:04:00Z">
        <w:del w:id="36309" w:author="Visone Rossana (GSE)" w:date="2025-09-29T12:03:00Z" w16du:dateUtc="2025-09-29T10:03:00Z">
          <w:r w:rsidR="00FE45A2" w:rsidRPr="00FB0A9E" w:rsidDel="00FB0A9E">
            <w:rPr>
              <w:rFonts w:asciiTheme="minorHAnsi" w:hAnsiTheme="minorHAnsi"/>
              <w:sz w:val="22"/>
              <w:szCs w:val="22"/>
              <w:rPrChange w:id="36310" w:author="Visone Rossana (GSE)" w:date="2025-09-29T12:03:00Z" w16du:dateUtc="2025-09-29T10:03:00Z">
                <w:rPr>
                  <w:rFonts w:ascii="Calibri" w:hAnsi="Calibri"/>
                </w:rPr>
              </w:rPrChange>
            </w:rPr>
            <w:delText>Xxx</w:delText>
          </w:r>
        </w:del>
      </w:ins>
    </w:p>
    <w:p w14:paraId="64E6FAC1" w14:textId="105DED2C" w:rsidR="00B602E1" w:rsidDel="00192705" w:rsidRDefault="00B602E1" w:rsidP="00503FD6">
      <w:pPr>
        <w:pStyle w:val="NORMALEGSE"/>
        <w:spacing w:after="120" w:line="276" w:lineRule="auto"/>
        <w:jc w:val="both"/>
        <w:rPr>
          <w:ins w:id="36311" w:author="Visone Rossana (GSE)" w:date="2025-09-29T12:04:00Z" w16du:dateUtc="2025-09-29T10:04:00Z"/>
          <w:del w:id="36312" w:author="Visone Rossana (GSE)" w:date="2025-10-06T15:57:00Z" w16du:dateUtc="2025-10-06T13:57:00Z"/>
          <w:rFonts w:asciiTheme="minorHAnsi" w:hAnsiTheme="minorHAnsi"/>
          <w:sz w:val="22"/>
          <w:szCs w:val="22"/>
        </w:rPr>
      </w:pPr>
    </w:p>
    <w:p w14:paraId="7725A828" w14:textId="77777777" w:rsidR="00B602E1" w:rsidRDefault="00B602E1" w:rsidP="00503FD6">
      <w:pPr>
        <w:pStyle w:val="NORMALEGSE"/>
        <w:spacing w:after="120" w:line="276" w:lineRule="auto"/>
        <w:jc w:val="both"/>
        <w:rPr>
          <w:ins w:id="36313" w:author="Visone Rossana (GSE)" w:date="2025-09-29T12:04:00Z" w16du:dateUtc="2025-09-29T10:04:00Z"/>
          <w:rFonts w:asciiTheme="minorHAnsi" w:hAnsiTheme="minorHAnsi"/>
          <w:sz w:val="22"/>
          <w:szCs w:val="22"/>
        </w:rPr>
      </w:pPr>
    </w:p>
    <w:tbl>
      <w:tblPr>
        <w:tblpPr w:leftFromText="141" w:rightFromText="141" w:vertAnchor="text"/>
        <w:tblW w:w="5000" w:type="pct"/>
        <w:tblLook w:val="00A0" w:firstRow="1" w:lastRow="0" w:firstColumn="1" w:lastColumn="0" w:noHBand="0" w:noVBand="0"/>
      </w:tblPr>
      <w:tblGrid>
        <w:gridCol w:w="9638"/>
      </w:tblGrid>
      <w:tr w:rsidR="00B602E1" w:rsidRPr="00AA28FA" w14:paraId="385382FF" w14:textId="77777777">
        <w:trPr>
          <w:trHeight w:val="354"/>
          <w:ins w:id="36314" w:author="Visone Rossana (GSE)" w:date="2025-09-29T12:04:00Z"/>
        </w:trPr>
        <w:tc>
          <w:tcPr>
            <w:tcW w:w="9592" w:type="dxa"/>
          </w:tcPr>
          <w:p w14:paraId="4E3B4DA2" w14:textId="4D5565FF" w:rsidR="00B602E1" w:rsidRPr="00B602E1" w:rsidRDefault="00F72BF4">
            <w:pPr>
              <w:spacing w:before="60" w:after="60"/>
              <w:jc w:val="both"/>
              <w:rPr>
                <w:ins w:id="36315" w:author="Visone Rossana (GSE)" w:date="2025-09-29T12:04:00Z" w16du:dateUtc="2025-09-29T10:04:00Z"/>
                <w:highlight w:val="yellow"/>
                <w:rPrChange w:id="36316" w:author="Visone Rossana (GSE)" w:date="2025-09-29T12:05:00Z" w16du:dateUtc="2025-09-29T10:05:00Z">
                  <w:rPr>
                    <w:ins w:id="36317" w:author="Visone Rossana (GSE)" w:date="2025-09-29T12:04:00Z" w16du:dateUtc="2025-09-29T10:04:00Z"/>
                  </w:rPr>
                </w:rPrChange>
              </w:rPr>
            </w:pPr>
            <w:ins w:id="36318" w:author="Visone Rossana (GSE)" w:date="2025-09-29T12:05:00Z" w16du:dateUtc="2025-09-29T10:05:00Z">
              <w:r w:rsidRPr="00F72BF4">
                <w:rPr>
                  <w:color w:val="EE0000"/>
                  <w:highlight w:val="yellow"/>
                  <w:rPrChange w:id="36319" w:author="Visone Rossana (GSE)" w:date="2025-09-29T12:06:00Z" w16du:dateUtc="2025-09-29T10:06:00Z">
                    <w:rPr>
                      <w:highlight w:val="yellow"/>
                    </w:rPr>
                  </w:rPrChange>
                </w:rPr>
                <w:t>RA CT 2.0: da valutare i concet</w:t>
              </w:r>
            </w:ins>
            <w:ins w:id="36320" w:author="Visone Rossana (GSE)" w:date="2025-09-29T12:06:00Z" w16du:dateUtc="2025-09-29T10:06:00Z">
              <w:r w:rsidRPr="00F72BF4">
                <w:rPr>
                  <w:color w:val="EE0000"/>
                  <w:highlight w:val="yellow"/>
                  <w:rPrChange w:id="36321" w:author="Visone Rossana (GSE)" w:date="2025-09-29T12:06:00Z" w16du:dateUtc="2025-09-29T10:06:00Z">
                    <w:rPr>
                      <w:highlight w:val="yellow"/>
                    </w:rPr>
                  </w:rPrChange>
                </w:rPr>
                <w:t>ti</w:t>
              </w:r>
              <w:r>
                <w:rPr>
                  <w:color w:val="EE0000"/>
                  <w:highlight w:val="yellow"/>
                </w:rPr>
                <w:t xml:space="preserve"> da inserire stante i nuovi interventi “ibridi”</w:t>
              </w:r>
              <w:r>
                <w:rPr>
                  <w:highlight w:val="yellow"/>
                </w:rPr>
                <w:t xml:space="preserve"> </w:t>
              </w:r>
            </w:ins>
            <w:ins w:id="36322" w:author="Visone Rossana (GSE)" w:date="2025-09-29T12:05:00Z" w16du:dateUtc="2025-09-29T10:05:00Z">
              <w:r w:rsidR="007A0D1F">
                <w:rPr>
                  <w:highlight w:val="yellow"/>
                </w:rPr>
                <w:t xml:space="preserve"> </w:t>
              </w:r>
            </w:ins>
            <w:ins w:id="36323" w:author="Visone Rossana (GSE)" w:date="2025-09-29T12:04:00Z" w16du:dateUtc="2025-09-29T10:04:00Z">
              <w:r w:rsidR="00B602E1" w:rsidRPr="00B602E1">
                <w:rPr>
                  <w:highlight w:val="yellow"/>
                  <w:rPrChange w:id="36324" w:author="Visone Rossana (GSE)" w:date="2025-09-29T12:05:00Z" w16du:dateUtc="2025-09-29T10:05:00Z">
                    <w:rPr/>
                  </w:rPrChange>
                </w:rPr>
                <w:t>In caso di multi-intervento rappresentato dall’</w:t>
              </w:r>
              <w:r w:rsidR="00B602E1" w:rsidRPr="00B602E1">
                <w:rPr>
                  <w:b/>
                  <w:highlight w:val="yellow"/>
                  <w:u w:val="single"/>
                  <w:rPrChange w:id="36325" w:author="Visone Rossana (GSE)" w:date="2025-09-29T12:05:00Z" w16du:dateUtc="2025-09-29T10:05:00Z">
                    <w:rPr>
                      <w:b/>
                      <w:u w:val="single"/>
                    </w:rPr>
                  </w:rPrChange>
                </w:rPr>
                <w:t>integrazione funzionale</w:t>
              </w:r>
              <w:r w:rsidR="00B602E1" w:rsidRPr="00B602E1" w:rsidDel="003928C3">
                <w:rPr>
                  <w:b/>
                  <w:highlight w:val="yellow"/>
                  <w:u w:val="single"/>
                  <w:rPrChange w:id="36326" w:author="Visone Rossana (GSE)" w:date="2025-09-29T12:05:00Z" w16du:dateUtc="2025-09-29T10:05:00Z">
                    <w:rPr>
                      <w:b/>
                      <w:u w:val="single"/>
                    </w:rPr>
                  </w:rPrChange>
                </w:rPr>
                <w:t xml:space="preserve"> </w:t>
              </w:r>
              <w:r w:rsidR="00B602E1" w:rsidRPr="00B602E1">
                <w:rPr>
                  <w:b/>
                  <w:highlight w:val="yellow"/>
                  <w:u w:val="single"/>
                  <w:rPrChange w:id="36327" w:author="Visone Rossana (GSE)" w:date="2025-09-29T12:05:00Z" w16du:dateUtc="2025-09-29T10:05:00Z">
                    <w:rPr>
                      <w:b/>
                      <w:u w:val="single"/>
                    </w:rPr>
                  </w:rPrChange>
                </w:rPr>
                <w:t>in opera</w:t>
              </w:r>
              <w:r w:rsidR="00B602E1" w:rsidRPr="00B602E1">
                <w:rPr>
                  <w:b/>
                  <w:highlight w:val="yellow"/>
                  <w:rPrChange w:id="36328" w:author="Visone Rossana (GSE)" w:date="2025-09-29T12:05:00Z" w16du:dateUtc="2025-09-29T10:05:00Z">
                    <w:rPr>
                      <w:b/>
                    </w:rPr>
                  </w:rPrChange>
                </w:rPr>
                <w:t xml:space="preserve"> </w:t>
              </w:r>
              <w:r w:rsidR="00B602E1" w:rsidRPr="00B602E1">
                <w:rPr>
                  <w:highlight w:val="yellow"/>
                  <w:rPrChange w:id="36329" w:author="Visone Rossana (GSE)" w:date="2025-09-29T12:05:00Z" w16du:dateUtc="2025-09-29T10:05:00Z">
                    <w:rPr/>
                  </w:rPrChange>
                </w:rPr>
                <w:t xml:space="preserve">di impianti per la climatizzazione invernale ed eventualmente per la produzione di acqua calda sanitaria </w:t>
              </w:r>
              <w:r w:rsidR="00B602E1" w:rsidRPr="00B602E1">
                <w:rPr>
                  <w:b/>
                  <w:highlight w:val="yellow"/>
                  <w:rPrChange w:id="36330" w:author="Visone Rossana (GSE)" w:date="2025-09-29T12:05:00Z" w16du:dateUtc="2025-09-29T10:05:00Z">
                    <w:rPr>
                      <w:b/>
                    </w:rPr>
                  </w:rPrChange>
                </w:rPr>
                <w:t>(</w:t>
              </w:r>
              <w:r w:rsidR="00B602E1" w:rsidRPr="00B602E1">
                <w:rPr>
                  <w:rFonts w:cstheme="minorHAnsi"/>
                  <w:b/>
                  <w:highlight w:val="yellow"/>
                  <w:rPrChange w:id="36331" w:author="Visone Rossana (GSE)" w:date="2025-09-29T12:05:00Z" w16du:dateUtc="2025-09-29T10:05:00Z">
                    <w:rPr>
                      <w:rFonts w:cstheme="minorHAnsi"/>
                      <w:b/>
                    </w:rPr>
                  </w:rPrChange>
                </w:rPr>
                <w:t xml:space="preserve">impianto termico </w:t>
              </w:r>
              <w:r w:rsidR="00B602E1" w:rsidRPr="00B602E1">
                <w:rPr>
                  <w:rFonts w:cstheme="minorHAnsi"/>
                  <w:b/>
                  <w:highlight w:val="yellow"/>
                  <w:rPrChange w:id="36332" w:author="Visone Rossana (GSE)" w:date="2025-09-29T12:05:00Z" w16du:dateUtc="2025-09-29T10:05:00Z">
                    <w:rPr>
                      <w:rFonts w:cstheme="minorHAnsi"/>
                      <w:b/>
                    </w:rPr>
                  </w:rPrChange>
                </w:rPr>
                <w:lastRenderedPageBreak/>
                <w:t>integrato)</w:t>
              </w:r>
              <w:r w:rsidR="00B602E1" w:rsidRPr="00B602E1">
                <w:rPr>
                  <w:highlight w:val="yellow"/>
                  <w:rPrChange w:id="36333" w:author="Visone Rossana (GSE)" w:date="2025-09-29T12:05:00Z" w16du:dateUtc="2025-09-29T10:05:00Z">
                    <w:rPr/>
                  </w:rPrChange>
                </w:rPr>
                <w:t>, i costi di ciascun impianto devono essere evidenziati separatamente nella documentazione da presentare al GSE.</w:t>
              </w:r>
            </w:ins>
          </w:p>
          <w:p w14:paraId="541E1C63" w14:textId="77777777" w:rsidR="00B602E1" w:rsidRPr="00B602E1" w:rsidRDefault="00B602E1">
            <w:pPr>
              <w:spacing w:before="60" w:after="60"/>
              <w:jc w:val="both"/>
              <w:rPr>
                <w:ins w:id="36334" w:author="Visone Rossana (GSE)" w:date="2025-09-29T12:04:00Z" w16du:dateUtc="2025-09-29T10:04:00Z"/>
                <w:highlight w:val="yellow"/>
                <w:rPrChange w:id="36335" w:author="Visone Rossana (GSE)" w:date="2025-09-29T12:05:00Z" w16du:dateUtc="2025-09-29T10:05:00Z">
                  <w:rPr>
                    <w:ins w:id="36336" w:author="Visone Rossana (GSE)" w:date="2025-09-29T12:04:00Z" w16du:dateUtc="2025-09-29T10:04:00Z"/>
                  </w:rPr>
                </w:rPrChange>
              </w:rPr>
            </w:pPr>
            <w:ins w:id="36337" w:author="Visone Rossana (GSE)" w:date="2025-09-29T12:04:00Z" w16du:dateUtc="2025-09-29T10:04:00Z">
              <w:r w:rsidRPr="00B602E1">
                <w:rPr>
                  <w:highlight w:val="yellow"/>
                  <w:rPrChange w:id="36338" w:author="Visone Rossana (GSE)" w:date="2025-09-29T12:05:00Z" w16du:dateUtc="2025-09-29T10:05:00Z">
                    <w:rPr/>
                  </w:rPrChange>
                </w:rPr>
                <w:t>In caso di impianti per la climatizzazione invernale ed eventualmente per la produzione di acqua calda sanitaria, costituiti dall’</w:t>
              </w:r>
              <w:r w:rsidRPr="00B602E1">
                <w:rPr>
                  <w:b/>
                  <w:highlight w:val="yellow"/>
                  <w:u w:val="single"/>
                  <w:rPrChange w:id="36339" w:author="Visone Rossana (GSE)" w:date="2025-09-29T12:05:00Z" w16du:dateUtc="2025-09-29T10:05:00Z">
                    <w:rPr>
                      <w:b/>
                      <w:u w:val="single"/>
                    </w:rPr>
                  </w:rPrChange>
                </w:rPr>
                <w:t>integrazione funzionale</w:t>
              </w:r>
              <w:r w:rsidRPr="00B602E1" w:rsidDel="003928C3">
                <w:rPr>
                  <w:b/>
                  <w:highlight w:val="yellow"/>
                  <w:u w:val="single"/>
                  <w:rPrChange w:id="36340" w:author="Visone Rossana (GSE)" w:date="2025-09-29T12:05:00Z" w16du:dateUtc="2025-09-29T10:05:00Z">
                    <w:rPr>
                      <w:b/>
                      <w:u w:val="single"/>
                    </w:rPr>
                  </w:rPrChange>
                </w:rPr>
                <w:t xml:space="preserve"> </w:t>
              </w:r>
              <w:r w:rsidRPr="00B602E1">
                <w:rPr>
                  <w:b/>
                  <w:highlight w:val="yellow"/>
                  <w:u w:val="single"/>
                  <w:rPrChange w:id="36341" w:author="Visone Rossana (GSE)" w:date="2025-09-29T12:05:00Z" w16du:dateUtc="2025-09-29T10:05:00Z">
                    <w:rPr>
                      <w:b/>
                      <w:u w:val="single"/>
                    </w:rPr>
                  </w:rPrChange>
                </w:rPr>
                <w:t>di singoli sub-impianti assemblati in fabbrica</w:t>
              </w:r>
              <w:r w:rsidRPr="00B602E1">
                <w:rPr>
                  <w:b/>
                  <w:highlight w:val="yellow"/>
                  <w:rPrChange w:id="36342" w:author="Visone Rossana (GSE)" w:date="2025-09-29T12:05:00Z" w16du:dateUtc="2025-09-29T10:05:00Z">
                    <w:rPr>
                      <w:b/>
                    </w:rPr>
                  </w:rPrChange>
                </w:rPr>
                <w:t xml:space="preserve"> </w:t>
              </w:r>
              <w:r w:rsidRPr="00B602E1">
                <w:rPr>
                  <w:rFonts w:cstheme="minorHAnsi"/>
                  <w:b/>
                  <w:highlight w:val="yellow"/>
                  <w:rPrChange w:id="36343" w:author="Visone Rossana (GSE)" w:date="2025-09-29T12:05:00Z" w16du:dateUtc="2025-09-29T10:05:00Z">
                    <w:rPr>
                      <w:rFonts w:cstheme="minorHAnsi"/>
                      <w:b/>
                    </w:rPr>
                  </w:rPrChange>
                </w:rPr>
                <w:t>(impianto termico ibrido compatto)</w:t>
              </w:r>
              <w:r w:rsidRPr="00B602E1">
                <w:rPr>
                  <w:rFonts w:cstheme="minorHAnsi"/>
                  <w:highlight w:val="yellow"/>
                  <w:rPrChange w:id="36344" w:author="Visone Rossana (GSE)" w:date="2025-09-29T12:05:00Z" w16du:dateUtc="2025-09-29T10:05:00Z">
                    <w:rPr>
                      <w:rFonts w:cstheme="minorHAnsi"/>
                    </w:rPr>
                  </w:rPrChange>
                </w:rPr>
                <w:t>, i</w:t>
              </w:r>
              <w:r w:rsidRPr="00B602E1">
                <w:rPr>
                  <w:highlight w:val="yellow"/>
                  <w:rPrChange w:id="36345" w:author="Visone Rossana (GSE)" w:date="2025-09-29T12:05:00Z" w16du:dateUtc="2025-09-29T10:05:00Z">
                    <w:rPr/>
                  </w:rPrChange>
                </w:rPr>
                <w:t xml:space="preserve"> costi potranno essere presentati al GSE anche come unica fattura e relativa ricevuta di bonifico.</w:t>
              </w:r>
            </w:ins>
          </w:p>
          <w:p w14:paraId="2233E852" w14:textId="77777777" w:rsidR="00B602E1" w:rsidRPr="00B602E1" w:rsidRDefault="00B602E1">
            <w:pPr>
              <w:spacing w:before="60" w:after="60"/>
              <w:jc w:val="both"/>
              <w:rPr>
                <w:ins w:id="36346" w:author="Visone Rossana (GSE)" w:date="2025-09-29T12:04:00Z" w16du:dateUtc="2025-09-29T10:04:00Z"/>
                <w:highlight w:val="yellow"/>
                <w:rPrChange w:id="36347" w:author="Visone Rossana (GSE)" w:date="2025-09-29T12:05:00Z" w16du:dateUtc="2025-09-29T10:05:00Z">
                  <w:rPr>
                    <w:ins w:id="36348" w:author="Visone Rossana (GSE)" w:date="2025-09-29T12:04:00Z" w16du:dateUtc="2025-09-29T10:04:00Z"/>
                  </w:rPr>
                </w:rPrChange>
              </w:rPr>
            </w:pPr>
            <w:ins w:id="36349" w:author="Visone Rossana (GSE)" w:date="2025-09-29T12:04:00Z" w16du:dateUtc="2025-09-29T10:04:00Z">
              <w:r w:rsidRPr="00B602E1">
                <w:rPr>
                  <w:highlight w:val="yellow"/>
                  <w:rPrChange w:id="36350" w:author="Visone Rossana (GSE)" w:date="2025-09-29T12:05:00Z" w16du:dateUtc="2025-09-29T10:05:00Z">
                    <w:rPr/>
                  </w:rPrChange>
                </w:rPr>
                <w:t>In entrambi i casi sopra indicati l’ammontare dell’incentivo è pari alla somma degli incentivi relativi ai singoli sub-impianti.</w:t>
              </w:r>
            </w:ins>
          </w:p>
          <w:p w14:paraId="3C6449E9" w14:textId="77777777" w:rsidR="00B602E1" w:rsidRPr="00B602E1" w:rsidRDefault="00B602E1">
            <w:pPr>
              <w:spacing w:after="120"/>
              <w:jc w:val="both"/>
              <w:rPr>
                <w:ins w:id="36351" w:author="Visone Rossana (GSE)" w:date="2025-09-29T12:04:00Z" w16du:dateUtc="2025-09-29T10:04:00Z"/>
                <w:rFonts w:cstheme="minorHAnsi"/>
                <w:b/>
                <w:highlight w:val="yellow"/>
                <w:rPrChange w:id="36352" w:author="Visone Rossana (GSE)" w:date="2025-09-29T12:05:00Z" w16du:dateUtc="2025-09-29T10:05:00Z">
                  <w:rPr>
                    <w:ins w:id="36353" w:author="Visone Rossana (GSE)" w:date="2025-09-29T12:04:00Z" w16du:dateUtc="2025-09-29T10:04:00Z"/>
                    <w:rFonts w:cstheme="minorHAnsi"/>
                    <w:b/>
                  </w:rPr>
                </w:rPrChange>
              </w:rPr>
            </w:pPr>
            <w:ins w:id="36354" w:author="Visone Rossana (GSE)" w:date="2025-09-29T12:04:00Z" w16du:dateUtc="2025-09-29T10:04:00Z">
              <w:r w:rsidRPr="00B602E1">
                <w:rPr>
                  <w:rFonts w:cstheme="minorHAnsi"/>
                  <w:b/>
                  <w:highlight w:val="yellow"/>
                  <w:rPrChange w:id="36355" w:author="Visone Rossana (GSE)" w:date="2025-09-29T12:05:00Z" w16du:dateUtc="2025-09-29T10:05:00Z">
                    <w:rPr>
                      <w:rFonts w:cstheme="minorHAnsi"/>
                      <w:b/>
                    </w:rPr>
                  </w:rPrChange>
                </w:rPr>
                <w:t>Tali sub-impianti, sia in caso di impianto termico integrato sia in caso di impianto termico ibrido compatto, possono appartenere alle tipologie 1.C</w:t>
              </w:r>
              <w:r w:rsidRPr="00B602E1">
                <w:rPr>
                  <w:rStyle w:val="Rimandonotaapidipagina"/>
                  <w:b/>
                  <w:highlight w:val="yellow"/>
                  <w:rPrChange w:id="36356" w:author="Visone Rossana (GSE)" w:date="2025-09-29T12:05:00Z" w16du:dateUtc="2025-09-29T10:05:00Z">
                    <w:rPr>
                      <w:rStyle w:val="Rimandonotaapidipagina"/>
                      <w:b/>
                    </w:rPr>
                  </w:rPrChange>
                </w:rPr>
                <w:footnoteReference w:id="35"/>
              </w:r>
              <w:r w:rsidRPr="00B602E1">
                <w:rPr>
                  <w:rFonts w:cstheme="minorHAnsi"/>
                  <w:b/>
                  <w:highlight w:val="yellow"/>
                  <w:rPrChange w:id="36359" w:author="Visone Rossana (GSE)" w:date="2025-09-29T12:05:00Z" w16du:dateUtc="2025-09-29T10:05:00Z">
                    <w:rPr>
                      <w:rFonts w:cstheme="minorHAnsi"/>
                      <w:b/>
                    </w:rPr>
                  </w:rPrChange>
                </w:rPr>
                <w:t>, 2.A, 2.B, 2.C e 2.E.</w:t>
              </w:r>
            </w:ins>
          </w:p>
          <w:p w14:paraId="6E744B5B" w14:textId="77777777" w:rsidR="00B602E1" w:rsidRPr="00B602E1" w:rsidRDefault="00B602E1">
            <w:pPr>
              <w:spacing w:after="120"/>
              <w:jc w:val="both"/>
              <w:rPr>
                <w:ins w:id="36360" w:author="Visone Rossana (GSE)" w:date="2025-09-29T12:04:00Z" w16du:dateUtc="2025-09-29T10:04:00Z"/>
                <w:rFonts w:cstheme="minorHAnsi"/>
                <w:highlight w:val="yellow"/>
                <w:rPrChange w:id="36361" w:author="Visone Rossana (GSE)" w:date="2025-09-29T12:05:00Z" w16du:dateUtc="2025-09-29T10:05:00Z">
                  <w:rPr>
                    <w:ins w:id="36362" w:author="Visone Rossana (GSE)" w:date="2025-09-29T12:04:00Z" w16du:dateUtc="2025-09-29T10:04:00Z"/>
                    <w:rFonts w:cstheme="minorHAnsi"/>
                  </w:rPr>
                </w:rPrChange>
              </w:rPr>
            </w:pPr>
            <w:ins w:id="36363" w:author="Visone Rossana (GSE)" w:date="2025-09-29T12:04:00Z" w16du:dateUtc="2025-09-29T10:04:00Z">
              <w:r w:rsidRPr="00B602E1">
                <w:rPr>
                  <w:rFonts w:cstheme="minorHAnsi"/>
                  <w:highlight w:val="yellow"/>
                  <w:rPrChange w:id="36364" w:author="Visone Rossana (GSE)" w:date="2025-09-29T12:05:00Z" w16du:dateUtc="2025-09-29T10:05:00Z">
                    <w:rPr>
                      <w:rFonts w:cstheme="minorHAnsi"/>
                    </w:rPr>
                  </w:rPrChange>
                </w:rPr>
                <w:t xml:space="preserve">In ogni caso, nessuno dei sub-impianti può svolgere la funzione di </w:t>
              </w:r>
              <w:r w:rsidRPr="00B602E1">
                <w:rPr>
                  <w:rFonts w:cstheme="minorHAnsi"/>
                  <w:i/>
                  <w:highlight w:val="yellow"/>
                  <w:rPrChange w:id="36365" w:author="Visone Rossana (GSE)" w:date="2025-09-29T12:05:00Z" w16du:dateUtc="2025-09-29T10:05:00Z">
                    <w:rPr>
                      <w:rFonts w:cstheme="minorHAnsi"/>
                      <w:i/>
                    </w:rPr>
                  </w:rPrChange>
                </w:rPr>
                <w:t>backup</w:t>
              </w:r>
              <w:r w:rsidRPr="00B602E1">
                <w:rPr>
                  <w:rFonts w:cstheme="minorHAnsi"/>
                  <w:highlight w:val="yellow"/>
                  <w:rPrChange w:id="36366" w:author="Visone Rossana (GSE)" w:date="2025-09-29T12:05:00Z" w16du:dateUtc="2025-09-29T10:05:00Z">
                    <w:rPr>
                      <w:rFonts w:cstheme="minorHAnsi"/>
                    </w:rPr>
                  </w:rPrChange>
                </w:rPr>
                <w:t xml:space="preserve"> del sistema (ad eccezione di quanto previsto al paragrafo 2.2, all’allegato I del Decreto, in riferimento alle serre di proprietà delle aziende agricole ove è consentito il mantenimento del generatore esistente a gasolio con la sola funzione di back up), o altra funzione diversa dalla climatizzazione invernale ed eventuale contemporanea produzione di ACS. </w:t>
              </w:r>
            </w:ins>
          </w:p>
          <w:p w14:paraId="7E7BC87B" w14:textId="77777777" w:rsidR="00B602E1" w:rsidRPr="00B602E1" w:rsidRDefault="00B602E1">
            <w:pPr>
              <w:spacing w:after="120"/>
              <w:jc w:val="both"/>
              <w:rPr>
                <w:ins w:id="36367" w:author="Visone Rossana (GSE)" w:date="2025-09-29T12:04:00Z" w16du:dateUtc="2025-09-29T10:04:00Z"/>
                <w:rFonts w:cstheme="minorHAnsi"/>
                <w:highlight w:val="yellow"/>
                <w:rPrChange w:id="36368" w:author="Visone Rossana (GSE)" w:date="2025-09-29T12:05:00Z" w16du:dateUtc="2025-09-29T10:05:00Z">
                  <w:rPr>
                    <w:ins w:id="36369" w:author="Visone Rossana (GSE)" w:date="2025-09-29T12:04:00Z" w16du:dateUtc="2025-09-29T10:04:00Z"/>
                    <w:rFonts w:cstheme="minorHAnsi"/>
                  </w:rPr>
                </w:rPrChange>
              </w:rPr>
            </w:pPr>
            <w:ins w:id="36370" w:author="Visone Rossana (GSE)" w:date="2025-09-29T12:04:00Z" w16du:dateUtc="2025-09-29T10:04:00Z">
              <w:r w:rsidRPr="00B602E1">
                <w:rPr>
                  <w:rFonts w:cstheme="minorHAnsi"/>
                  <w:highlight w:val="yellow"/>
                  <w:rPrChange w:id="36371" w:author="Visone Rossana (GSE)" w:date="2025-09-29T12:05:00Z" w16du:dateUtc="2025-09-29T10:05:00Z">
                    <w:rPr>
                      <w:rFonts w:cstheme="minorHAnsi"/>
                    </w:rPr>
                  </w:rPrChange>
                </w:rPr>
                <w:t xml:space="preserve">In caso di </w:t>
              </w:r>
              <w:r w:rsidRPr="00B602E1">
                <w:rPr>
                  <w:rFonts w:cstheme="minorHAnsi"/>
                  <w:b/>
                  <w:highlight w:val="yellow"/>
                  <w:u w:val="single"/>
                  <w:rPrChange w:id="36372" w:author="Visone Rossana (GSE)" w:date="2025-09-29T12:05:00Z" w16du:dateUtc="2025-09-29T10:05:00Z">
                    <w:rPr>
                      <w:rFonts w:cstheme="minorHAnsi"/>
                      <w:b/>
                      <w:u w:val="single"/>
                    </w:rPr>
                  </w:rPrChange>
                </w:rPr>
                <w:t>impianto termico ibrido compatto</w:t>
              </w:r>
              <w:r w:rsidRPr="00B602E1">
                <w:rPr>
                  <w:rFonts w:cstheme="minorHAnsi"/>
                  <w:highlight w:val="yellow"/>
                  <w:rPrChange w:id="36373" w:author="Visone Rossana (GSE)" w:date="2025-09-29T12:05:00Z" w16du:dateUtc="2025-09-29T10:05:00Z">
                    <w:rPr>
                      <w:rFonts w:cstheme="minorHAnsi"/>
                    </w:rPr>
                  </w:rPrChange>
                </w:rPr>
                <w:t>, l’</w:t>
              </w:r>
              <w:r w:rsidRPr="00B602E1">
                <w:rPr>
                  <w:highlight w:val="yellow"/>
                  <w:rPrChange w:id="36374" w:author="Visone Rossana (GSE)" w:date="2025-09-29T12:05:00Z" w16du:dateUtc="2025-09-29T10:05:00Z">
                    <w:rPr/>
                  </w:rPrChange>
                </w:rPr>
                <w:t>asseverazione, o la dichiarazione del Soggetto Responsabile</w:t>
              </w:r>
              <w:r w:rsidRPr="00B602E1">
                <w:rPr>
                  <w:highlight w:val="yellow"/>
                  <w:vertAlign w:val="superscript"/>
                  <w:rPrChange w:id="36375" w:author="Visone Rossana (GSE)" w:date="2025-09-29T12:05:00Z" w16du:dateUtc="2025-09-29T10:05:00Z">
                    <w:rPr>
                      <w:vertAlign w:val="superscript"/>
                    </w:rPr>
                  </w:rPrChange>
                </w:rPr>
                <w:footnoteReference w:id="36"/>
              </w:r>
              <w:r w:rsidRPr="00B602E1">
                <w:rPr>
                  <w:rFonts w:cstheme="minorHAnsi"/>
                  <w:highlight w:val="yellow"/>
                  <w:rPrChange w:id="36378" w:author="Visone Rossana (GSE)" w:date="2025-09-29T12:05:00Z" w16du:dateUtc="2025-09-29T10:05:00Z">
                    <w:rPr>
                      <w:rFonts w:cstheme="minorHAnsi"/>
                    </w:rPr>
                  </w:rPrChange>
                </w:rPr>
                <w:t xml:space="preserve">, da presentare al GSE insieme con la richiesta di concessione degli incentivi, dovrà essere corredata da una relazione tecnica, indipendentemente dalla taglia dell’impianto, che illustri, anche attraverso elaborati grafici e schemi a blocchi dell’impianto, le caratteristiche tecniche del sistema ibrido nel suo complesso e dei singoli sub-impianti, garantendo che nessuno dei sub-impianti svolga la funzione di </w:t>
              </w:r>
              <w:r w:rsidRPr="00B602E1">
                <w:rPr>
                  <w:rFonts w:cstheme="minorHAnsi"/>
                  <w:i/>
                  <w:highlight w:val="yellow"/>
                  <w:rPrChange w:id="36379" w:author="Visone Rossana (GSE)" w:date="2025-09-29T12:05:00Z" w16du:dateUtc="2025-09-29T10:05:00Z">
                    <w:rPr>
                      <w:rFonts w:cstheme="minorHAnsi"/>
                      <w:i/>
                    </w:rPr>
                  </w:rPrChange>
                </w:rPr>
                <w:t>backup</w:t>
              </w:r>
              <w:r w:rsidRPr="00B602E1">
                <w:rPr>
                  <w:rFonts w:cstheme="minorHAnsi"/>
                  <w:highlight w:val="yellow"/>
                  <w:rPrChange w:id="36380" w:author="Visone Rossana (GSE)" w:date="2025-09-29T12:05:00Z" w16du:dateUtc="2025-09-29T10:05:00Z">
                    <w:rPr>
                      <w:rFonts w:cstheme="minorHAnsi"/>
                    </w:rPr>
                  </w:rPrChange>
                </w:rPr>
                <w:t xml:space="preserve"> del sistema, o altra funzione diversa dalla climatizzazione invernale ed eventuale contemporanea produzione di ACS. Tale relazione potrà anche essere predisposta dal produttore del sistema prefabbricato in applicazione della normativa tecnica vigente.</w:t>
              </w:r>
            </w:ins>
          </w:p>
          <w:p w14:paraId="6DC72292" w14:textId="77777777" w:rsidR="00B602E1" w:rsidRPr="00B602E1" w:rsidRDefault="00B602E1">
            <w:pPr>
              <w:spacing w:after="120"/>
              <w:jc w:val="both"/>
              <w:rPr>
                <w:ins w:id="36381" w:author="Visone Rossana (GSE)" w:date="2025-09-29T12:04:00Z" w16du:dateUtc="2025-09-29T10:04:00Z"/>
                <w:rFonts w:cstheme="minorHAnsi"/>
                <w:b/>
                <w:highlight w:val="yellow"/>
                <w:rPrChange w:id="36382" w:author="Visone Rossana (GSE)" w:date="2025-09-29T12:05:00Z" w16du:dateUtc="2025-09-29T10:05:00Z">
                  <w:rPr>
                    <w:ins w:id="36383" w:author="Visone Rossana (GSE)" w:date="2025-09-29T12:04:00Z" w16du:dateUtc="2025-09-29T10:04:00Z"/>
                    <w:rFonts w:cstheme="minorHAnsi"/>
                    <w:b/>
                  </w:rPr>
                </w:rPrChange>
              </w:rPr>
            </w:pPr>
            <w:ins w:id="36384" w:author="Visone Rossana (GSE)" w:date="2025-09-29T12:04:00Z" w16du:dateUtc="2025-09-29T10:04:00Z">
              <w:r w:rsidRPr="00B602E1">
                <w:rPr>
                  <w:rFonts w:cstheme="minorHAnsi"/>
                  <w:b/>
                  <w:highlight w:val="yellow"/>
                  <w:rPrChange w:id="36385" w:author="Visone Rossana (GSE)" w:date="2025-09-29T12:05:00Z" w16du:dateUtc="2025-09-29T10:05:00Z">
                    <w:rPr>
                      <w:rFonts w:cstheme="minorHAnsi"/>
                      <w:b/>
                    </w:rPr>
                  </w:rPrChange>
                </w:rPr>
                <w:t>Non sono ammessi impianti ibridi per la produzione di calore di processo o per la sola produzione di ACS, con l’esclusione della combinazione di interventi 2.D e 2.C per la produzione di ACS, che è ammessa.</w:t>
              </w:r>
            </w:ins>
          </w:p>
          <w:p w14:paraId="0B86400A" w14:textId="77777777" w:rsidR="00B602E1" w:rsidRPr="00AA28FA" w:rsidRDefault="00B602E1">
            <w:pPr>
              <w:spacing w:after="120"/>
              <w:jc w:val="both"/>
              <w:rPr>
                <w:ins w:id="36386" w:author="Visone Rossana (GSE)" w:date="2025-09-29T12:04:00Z" w16du:dateUtc="2025-09-29T10:04:00Z"/>
                <w:rFonts w:cstheme="minorHAnsi"/>
                <w:highlight w:val="yellow"/>
              </w:rPr>
            </w:pPr>
            <w:ins w:id="36387" w:author="Visone Rossana (GSE)" w:date="2025-09-29T12:04:00Z" w16du:dateUtc="2025-09-29T10:04:00Z">
              <w:r w:rsidRPr="00B602E1">
                <w:rPr>
                  <w:rFonts w:cstheme="minorHAnsi"/>
                  <w:b/>
                  <w:highlight w:val="yellow"/>
                  <w:rPrChange w:id="36388" w:author="Visone Rossana (GSE)" w:date="2025-09-29T12:05:00Z" w16du:dateUtc="2025-09-29T10:05:00Z">
                    <w:rPr>
                      <w:rFonts w:cstheme="minorHAnsi"/>
                      <w:b/>
                    </w:rPr>
                  </w:rPrChange>
                </w:rPr>
                <w:t>Ogni singolo sub-impianto, sia in caso di impianto termico integrato sia in caso di impianto termico ibrido compatto, deve rispettare i requisiti previsti dal Decreto e dalle presenti Regole Applicative, in modo indipendente.</w:t>
              </w:r>
              <w:r w:rsidRPr="00B602E1">
                <w:rPr>
                  <w:rFonts w:cstheme="minorHAnsi"/>
                  <w:highlight w:val="yellow"/>
                  <w:rPrChange w:id="36389" w:author="Visone Rossana (GSE)" w:date="2025-09-29T12:05:00Z" w16du:dateUtc="2025-09-29T10:05:00Z">
                    <w:rPr>
                      <w:rFonts w:cstheme="minorHAnsi"/>
                    </w:rPr>
                  </w:rPrChange>
                </w:rPr>
                <w:t xml:space="preserve"> Qualora dall’integrazione funzionale, in opera o in fabbrica, alcuni componenti d’impianto risultino comuni a più sub-impianti (es. i sistemi di accumulo, componenti elettrici/elettronici, ecc.), devono essere rispettati i requisiti più stringenti. Qualora dall’integrazione funzionale alcuni componenti d’impianto risultino superflui, la relazione tecnica a corredo dell’asseverazione/</w:t>
              </w:r>
              <w:r w:rsidRPr="00B602E1">
                <w:rPr>
                  <w:highlight w:val="yellow"/>
                  <w:rPrChange w:id="36390" w:author="Visone Rossana (GSE)" w:date="2025-09-29T12:05:00Z" w16du:dateUtc="2025-09-29T10:05:00Z">
                    <w:rPr/>
                  </w:rPrChange>
                </w:rPr>
                <w:t xml:space="preserve">dichiarazione </w:t>
              </w:r>
              <w:r w:rsidRPr="00B602E1">
                <w:rPr>
                  <w:rFonts w:cstheme="minorHAnsi"/>
                  <w:highlight w:val="yellow"/>
                  <w:rPrChange w:id="36391" w:author="Visone Rossana (GSE)" w:date="2025-09-29T12:05:00Z" w16du:dateUtc="2025-09-29T10:05:00Z">
                    <w:rPr>
                      <w:rFonts w:cstheme="minorHAnsi"/>
                    </w:rPr>
                  </w:rPrChange>
                </w:rPr>
                <w:t>dovrà illustrare dettagliatamente tale aspetto tecnico.</w:t>
              </w:r>
              <w:r w:rsidRPr="00AA28FA">
                <w:rPr>
                  <w:rFonts w:cstheme="minorHAnsi"/>
                </w:rPr>
                <w:t xml:space="preserve"> </w:t>
              </w:r>
            </w:ins>
          </w:p>
        </w:tc>
      </w:tr>
    </w:tbl>
    <w:p w14:paraId="736D96B3" w14:textId="77777777" w:rsidR="00B602E1" w:rsidRPr="00FB0A9E" w:rsidRDefault="00B602E1">
      <w:pPr>
        <w:pStyle w:val="NORMALEGSE"/>
        <w:spacing w:after="120" w:line="276" w:lineRule="auto"/>
        <w:jc w:val="both"/>
        <w:rPr>
          <w:ins w:id="36392" w:author="Visone Rossana (GSE)" w:date="2025-09-05T12:05:00Z" w16du:dateUtc="2025-09-05T10:05:00Z"/>
          <w:rFonts w:asciiTheme="minorHAnsi" w:hAnsiTheme="minorHAnsi"/>
          <w:sz w:val="22"/>
          <w:szCs w:val="22"/>
          <w:rPrChange w:id="36393" w:author="Visone Rossana (GSE)" w:date="2025-09-29T12:03:00Z" w16du:dateUtc="2025-09-29T10:03:00Z">
            <w:rPr>
              <w:ins w:id="36394" w:author="Visone Rossana (GSE)" w:date="2025-09-05T12:05:00Z" w16du:dateUtc="2025-09-05T10:05:00Z"/>
              <w:rFonts w:ascii="Calibri" w:hAnsi="Calibri"/>
            </w:rPr>
          </w:rPrChange>
        </w:rPr>
        <w:pPrChange w:id="36395" w:author="Visone Rossana (GSE)" w:date="2025-09-29T12:04:00Z" w16du:dateUtc="2025-09-29T10:04:00Z">
          <w:pPr>
            <w:pStyle w:val="NORMALEGSE"/>
            <w:spacing w:after="120"/>
            <w:jc w:val="both"/>
          </w:pPr>
        </w:pPrChange>
      </w:pPr>
    </w:p>
    <w:p w14:paraId="44F3F6D4" w14:textId="39D980C7" w:rsidR="00FE45A2" w:rsidRPr="00923DC6" w:rsidRDefault="009602A5">
      <w:pPr>
        <w:pStyle w:val="TITOLO20"/>
        <w:numPr>
          <w:ilvl w:val="1"/>
          <w:numId w:val="292"/>
        </w:numPr>
        <w:ind w:left="574"/>
        <w:outlineLvl w:val="1"/>
        <w:rPr>
          <w:ins w:id="36396" w:author="Visone Rossana (GSE)" w:date="2025-09-05T12:05:00Z" w16du:dateUtc="2025-09-05T10:05:00Z"/>
        </w:rPr>
        <w:pPrChange w:id="36397" w:author="Visone Rossana (GSE)" w:date="2025-10-23T10:16:00Z" w16du:dateUtc="2025-10-23T08:16:00Z">
          <w:pPr>
            <w:pStyle w:val="TITOLO20"/>
            <w:ind w:left="426"/>
          </w:pPr>
        </w:pPrChange>
      </w:pPr>
      <w:ins w:id="36398" w:author="Visone Rossana (GSE)" w:date="2025-09-23T17:43:00Z" w16du:dateUtc="2025-09-23T15:43:00Z">
        <w:r>
          <w:t xml:space="preserve"> </w:t>
        </w:r>
      </w:ins>
      <w:bookmarkStart w:id="36399" w:name="_Toc212462793"/>
      <w:ins w:id="36400" w:author="Visone Rossana (GSE)" w:date="2025-09-08T18:18:00Z" w16du:dateUtc="2025-09-08T16:18:00Z">
        <w:r w:rsidR="006B2BDD">
          <w:t>Asseverazione</w:t>
        </w:r>
      </w:ins>
      <w:bookmarkEnd w:id="36399"/>
    </w:p>
    <w:p w14:paraId="5823524B" w14:textId="03E457C3" w:rsidR="002A37CE" w:rsidRPr="002A37CE" w:rsidRDefault="00FE45A2">
      <w:pPr>
        <w:pStyle w:val="NORMALEGSE"/>
        <w:spacing w:after="120" w:line="276" w:lineRule="auto"/>
        <w:jc w:val="both"/>
        <w:rPr>
          <w:ins w:id="36401" w:author="Visone Rossana (GSE)" w:date="2025-10-06T16:59:00Z" w16du:dateUtc="2025-10-06T14:59:00Z"/>
          <w:rFonts w:cstheme="minorHAnsi"/>
          <w:sz w:val="22"/>
          <w:szCs w:val="22"/>
          <w:rPrChange w:id="36402" w:author="Visone Rossana (GSE)" w:date="2025-10-06T16:59:00Z" w16du:dateUtc="2025-10-06T14:59:00Z">
            <w:rPr>
              <w:ins w:id="36403" w:author="Visone Rossana (GSE)" w:date="2025-10-06T16:59:00Z" w16du:dateUtc="2025-10-06T14:59:00Z"/>
            </w:rPr>
          </w:rPrChange>
        </w:rPr>
        <w:pPrChange w:id="36404" w:author="Visone Rossana (GSE)" w:date="2025-10-06T16:59:00Z" w16du:dateUtc="2025-10-06T14:59:00Z">
          <w:pPr>
            <w:spacing w:after="120"/>
            <w:jc w:val="both"/>
          </w:pPr>
        </w:pPrChange>
      </w:pPr>
      <w:ins w:id="36405" w:author="Visone Rossana (GSE)" w:date="2025-09-05T12:06:00Z" w16du:dateUtc="2025-09-05T10:06:00Z">
        <w:del w:id="36406" w:author="Visone Rossana (GSE)" w:date="2025-10-06T16:33:00Z" w16du:dateUtc="2025-10-06T14:33:00Z">
          <w:r w:rsidRPr="002A37CE" w:rsidDel="00FF2832">
            <w:rPr>
              <w:rFonts w:asciiTheme="minorHAnsi" w:hAnsiTheme="minorHAnsi" w:cstheme="minorHAnsi"/>
              <w:sz w:val="22"/>
              <w:szCs w:val="22"/>
              <w:rPrChange w:id="36407" w:author="Visone Rossana (GSE)" w:date="2025-10-06T16:59:00Z" w16du:dateUtc="2025-10-06T14:59:00Z">
                <w:rPr>
                  <w:rFonts w:ascii="Calibri" w:hAnsi="Calibri"/>
                </w:rPr>
              </w:rPrChange>
            </w:rPr>
            <w:delText>Xxxx</w:delText>
          </w:r>
        </w:del>
      </w:ins>
      <w:ins w:id="36408" w:author="Visone Rossana (GSE)" w:date="2025-10-06T16:59:00Z" w16du:dateUtc="2025-10-06T14:59:00Z">
        <w:r w:rsidR="002A37CE" w:rsidRPr="002A37CE">
          <w:rPr>
            <w:rFonts w:asciiTheme="minorHAnsi" w:hAnsiTheme="minorHAnsi" w:cstheme="minorHAnsi"/>
            <w:sz w:val="22"/>
            <w:szCs w:val="22"/>
            <w:rPrChange w:id="36409" w:author="Visone Rossana (GSE)" w:date="2025-10-06T16:59:00Z" w16du:dateUtc="2025-10-06T14:59:00Z">
              <w:rPr/>
            </w:rPrChange>
          </w:rPr>
          <w:t xml:space="preserve">L’asseverazione deve essere redatta ai sensi del D.P.R. 445/2000 e dell’art. 481 del codice Penale e sottoscritta in originale da un tecnico abilitato alla progettazione di edifici ed impianti nell'ambito delle competenze ad esso attribuite dalla legislazione vigente. Può essere compresa nell’ambito di quella resa dal </w:t>
        </w:r>
        <w:r w:rsidR="002A37CE" w:rsidRPr="002A37CE">
          <w:rPr>
            <w:rFonts w:asciiTheme="minorHAnsi" w:hAnsiTheme="minorHAnsi" w:cstheme="minorHAnsi"/>
            <w:sz w:val="22"/>
            <w:szCs w:val="22"/>
            <w:rPrChange w:id="36410" w:author="Visone Rossana (GSE)" w:date="2025-10-06T16:59:00Z" w16du:dateUtc="2025-10-06T14:59:00Z">
              <w:rPr/>
            </w:rPrChange>
          </w:rPr>
          <w:lastRenderedPageBreak/>
          <w:t>direttore dei lavori sulla conformità al progetto delle opere realizzate, obbligatoria ai sensi dell’art. 8, comma 2 del D.Lgs. 192/05.</w:t>
        </w:r>
      </w:ins>
    </w:p>
    <w:p w14:paraId="20F80E48" w14:textId="0B75A902" w:rsidR="002A37CE" w:rsidRPr="002A37CE" w:rsidRDefault="002A37CE">
      <w:pPr>
        <w:spacing w:after="120" w:line="276" w:lineRule="auto"/>
        <w:jc w:val="both"/>
        <w:rPr>
          <w:ins w:id="36411" w:author="Visone Rossana (GSE)" w:date="2025-10-06T16:59:00Z" w16du:dateUtc="2025-10-06T14:59:00Z"/>
          <w:sz w:val="22"/>
          <w:szCs w:val="22"/>
          <w:rPrChange w:id="36412" w:author="Visone Rossana (GSE)" w:date="2025-10-06T16:59:00Z" w16du:dateUtc="2025-10-06T14:59:00Z">
            <w:rPr>
              <w:ins w:id="36413" w:author="Visone Rossana (GSE)" w:date="2025-10-06T16:59:00Z" w16du:dateUtc="2025-10-06T14:59:00Z"/>
            </w:rPr>
          </w:rPrChange>
        </w:rPr>
        <w:pPrChange w:id="36414" w:author="Visone Rossana (GSE)" w:date="2025-10-06T16:59:00Z" w16du:dateUtc="2025-10-06T14:59:00Z">
          <w:pPr>
            <w:spacing w:after="120"/>
            <w:jc w:val="both"/>
          </w:pPr>
        </w:pPrChange>
      </w:pPr>
      <w:ins w:id="36415" w:author="Visone Rossana (GSE)" w:date="2025-10-06T16:59:00Z" w16du:dateUtc="2025-10-06T14:59:00Z">
        <w:r w:rsidRPr="002A37CE">
          <w:rPr>
            <w:sz w:val="22"/>
            <w:szCs w:val="22"/>
            <w:rPrChange w:id="36416" w:author="Visone Rossana (GSE)" w:date="2025-10-06T16:59:00Z" w16du:dateUtc="2025-10-06T14:59:00Z">
              <w:rPr/>
            </w:rPrChange>
          </w:rPr>
          <w:t xml:space="preserve">L’asseverazione deve contenere, tra l’altro, la descrizione degli interventi, la data di conclusione dell’intervento (ai fini dell’applicazione dell’art. </w:t>
        </w:r>
      </w:ins>
      <w:ins w:id="36417" w:author="Visone Rossana (GSE)" w:date="2025-10-06T17:03:00Z" w16du:dateUtc="2025-10-06T15:03:00Z">
        <w:r w:rsidR="001D20C2">
          <w:rPr>
            <w:sz w:val="22"/>
            <w:szCs w:val="22"/>
          </w:rPr>
          <w:t>14,</w:t>
        </w:r>
      </w:ins>
      <w:ins w:id="36418" w:author="Visone Rossana (GSE)" w:date="2025-10-06T16:59:00Z" w16du:dateUtc="2025-10-06T14:59:00Z">
        <w:r w:rsidRPr="002A37CE">
          <w:rPr>
            <w:sz w:val="22"/>
            <w:szCs w:val="22"/>
            <w:rPrChange w:id="36419" w:author="Visone Rossana (GSE)" w:date="2025-10-06T16:59:00Z" w16du:dateUtc="2025-10-06T14:59:00Z">
              <w:rPr/>
            </w:rPrChange>
          </w:rPr>
          <w:t xml:space="preserve"> comma </w:t>
        </w:r>
      </w:ins>
      <w:ins w:id="36420" w:author="Visone Rossana (GSE)" w:date="2025-10-06T17:03:00Z" w16du:dateUtc="2025-10-06T15:03:00Z">
        <w:r w:rsidR="001D20C2">
          <w:rPr>
            <w:sz w:val="22"/>
            <w:szCs w:val="22"/>
          </w:rPr>
          <w:t>2,</w:t>
        </w:r>
      </w:ins>
      <w:ins w:id="36421" w:author="Visone Rossana (GSE)" w:date="2025-10-06T16:59:00Z" w16du:dateUtc="2025-10-06T14:59:00Z">
        <w:r w:rsidRPr="002A37CE">
          <w:rPr>
            <w:sz w:val="22"/>
            <w:szCs w:val="22"/>
            <w:rPrChange w:id="36422" w:author="Visone Rossana (GSE)" w:date="2025-10-06T16:59:00Z" w16du:dateUtc="2025-10-06T14:59:00Z">
              <w:rPr/>
            </w:rPrChange>
          </w:rPr>
          <w:t xml:space="preserve"> del Decreto), nonché la dichiarazione di rispondenza ai requisiti tecnici e prestazionali previsti dal Decreto, dalle Regole Applicative e dalla normativa di riferimento.  </w:t>
        </w:r>
      </w:ins>
    </w:p>
    <w:p w14:paraId="7A6BE713" w14:textId="77777777" w:rsidR="002A37CE" w:rsidRPr="002A37CE" w:rsidRDefault="002A37CE">
      <w:pPr>
        <w:spacing w:after="120" w:line="276" w:lineRule="auto"/>
        <w:jc w:val="both"/>
        <w:rPr>
          <w:ins w:id="36423" w:author="Visone Rossana (GSE)" w:date="2025-10-06T16:59:00Z" w16du:dateUtc="2025-10-06T14:59:00Z"/>
          <w:sz w:val="22"/>
          <w:szCs w:val="22"/>
          <w:rPrChange w:id="36424" w:author="Visone Rossana (GSE)" w:date="2025-10-06T16:59:00Z" w16du:dateUtc="2025-10-06T14:59:00Z">
            <w:rPr>
              <w:ins w:id="36425" w:author="Visone Rossana (GSE)" w:date="2025-10-06T16:59:00Z" w16du:dateUtc="2025-10-06T14:59:00Z"/>
            </w:rPr>
          </w:rPrChange>
        </w:rPr>
        <w:pPrChange w:id="36426" w:author="Visone Rossana (GSE)" w:date="2025-10-06T16:59:00Z" w16du:dateUtc="2025-10-06T14:59:00Z">
          <w:pPr>
            <w:spacing w:after="120"/>
            <w:jc w:val="both"/>
          </w:pPr>
        </w:pPrChange>
      </w:pPr>
      <w:ins w:id="36427" w:author="Visone Rossana (GSE)" w:date="2025-10-06T16:59:00Z" w16du:dateUtc="2025-10-06T14:59:00Z">
        <w:r w:rsidRPr="002A37CE">
          <w:rPr>
            <w:sz w:val="22"/>
            <w:szCs w:val="22"/>
            <w:rPrChange w:id="36428" w:author="Visone Rossana (GSE)" w:date="2025-10-06T16:59:00Z" w16du:dateUtc="2025-10-06T14:59:00Z">
              <w:rPr/>
            </w:rPrChange>
          </w:rPr>
          <w:t>In particolare, il tecnico abilitato deve riportare nell’asseverazione:</w:t>
        </w:r>
      </w:ins>
    </w:p>
    <w:p w14:paraId="188CCFA5" w14:textId="77777777" w:rsidR="002A37CE" w:rsidRPr="002A37CE" w:rsidRDefault="002A37CE">
      <w:pPr>
        <w:numPr>
          <w:ilvl w:val="0"/>
          <w:numId w:val="239"/>
        </w:numPr>
        <w:spacing w:after="120" w:line="276" w:lineRule="auto"/>
        <w:jc w:val="both"/>
        <w:rPr>
          <w:ins w:id="36429" w:author="Visone Rossana (GSE)" w:date="2025-10-06T16:59:00Z" w16du:dateUtc="2025-10-06T14:59:00Z"/>
          <w:rFonts w:cs="Calibri"/>
          <w:sz w:val="22"/>
          <w:szCs w:val="22"/>
          <w:rPrChange w:id="36430" w:author="Visone Rossana (GSE)" w:date="2025-10-06T16:59:00Z" w16du:dateUtc="2025-10-06T14:59:00Z">
            <w:rPr>
              <w:ins w:id="36431" w:author="Visone Rossana (GSE)" w:date="2025-10-06T16:59:00Z" w16du:dateUtc="2025-10-06T14:59:00Z"/>
              <w:rFonts w:cs="Calibri"/>
            </w:rPr>
          </w:rPrChange>
        </w:rPr>
        <w:pPrChange w:id="36432" w:author="Visone Rossana (GSE)" w:date="2025-10-06T16:59:00Z" w16du:dateUtc="2025-10-06T14:59:00Z">
          <w:pPr>
            <w:numPr>
              <w:numId w:val="239"/>
            </w:numPr>
            <w:spacing w:after="120"/>
            <w:ind w:left="720" w:hanging="360"/>
            <w:jc w:val="both"/>
          </w:pPr>
        </w:pPrChange>
      </w:pPr>
      <w:ins w:id="36433" w:author="Visone Rossana (GSE)" w:date="2025-10-06T16:59:00Z" w16du:dateUtc="2025-10-06T14:59:00Z">
        <w:r w:rsidRPr="002A37CE">
          <w:rPr>
            <w:rFonts w:cs="Calibri"/>
            <w:sz w:val="22"/>
            <w:szCs w:val="22"/>
            <w:rPrChange w:id="36434" w:author="Visone Rossana (GSE)" w:date="2025-10-06T16:59:00Z" w16du:dateUtc="2025-10-06T14:59:00Z">
              <w:rPr>
                <w:rFonts w:cs="Calibri"/>
              </w:rPr>
            </w:rPrChange>
          </w:rPr>
          <w:t>la localizzazione dell’edificio presso cui è realizzato l’intervento;</w:t>
        </w:r>
      </w:ins>
    </w:p>
    <w:p w14:paraId="6D06BDA3" w14:textId="77777777" w:rsidR="002A37CE" w:rsidRPr="002A37CE" w:rsidRDefault="002A37CE">
      <w:pPr>
        <w:numPr>
          <w:ilvl w:val="0"/>
          <w:numId w:val="239"/>
        </w:numPr>
        <w:spacing w:after="120" w:line="276" w:lineRule="auto"/>
        <w:jc w:val="both"/>
        <w:rPr>
          <w:ins w:id="36435" w:author="Visone Rossana (GSE)" w:date="2025-10-06T16:59:00Z" w16du:dateUtc="2025-10-06T14:59:00Z"/>
          <w:rFonts w:cs="Calibri"/>
          <w:sz w:val="22"/>
          <w:szCs w:val="22"/>
          <w:rPrChange w:id="36436" w:author="Visone Rossana (GSE)" w:date="2025-10-06T16:59:00Z" w16du:dateUtc="2025-10-06T14:59:00Z">
            <w:rPr>
              <w:ins w:id="36437" w:author="Visone Rossana (GSE)" w:date="2025-10-06T16:59:00Z" w16du:dateUtc="2025-10-06T14:59:00Z"/>
              <w:rFonts w:cs="Calibri"/>
            </w:rPr>
          </w:rPrChange>
        </w:rPr>
        <w:pPrChange w:id="36438" w:author="Visone Rossana (GSE)" w:date="2025-10-06T16:59:00Z" w16du:dateUtc="2025-10-06T14:59:00Z">
          <w:pPr>
            <w:numPr>
              <w:numId w:val="239"/>
            </w:numPr>
            <w:spacing w:after="120"/>
            <w:ind w:left="720" w:hanging="360"/>
            <w:jc w:val="both"/>
          </w:pPr>
        </w:pPrChange>
      </w:pPr>
      <w:ins w:id="36439" w:author="Visone Rossana (GSE)" w:date="2025-10-06T16:59:00Z" w16du:dateUtc="2025-10-06T14:59:00Z">
        <w:r w:rsidRPr="002A37CE">
          <w:rPr>
            <w:rFonts w:cs="Calibri"/>
            <w:sz w:val="22"/>
            <w:szCs w:val="22"/>
            <w:rPrChange w:id="36440" w:author="Visone Rossana (GSE)" w:date="2025-10-06T16:59:00Z" w16du:dateUtc="2025-10-06T14:59:00Z">
              <w:rPr>
                <w:rFonts w:cs="Calibri"/>
              </w:rPr>
            </w:rPrChange>
          </w:rPr>
          <w:t xml:space="preserve">le caratteristiche tecniche e funzionali degli interventi e dei principali componenti installati; </w:t>
        </w:r>
      </w:ins>
    </w:p>
    <w:p w14:paraId="36A6081B" w14:textId="77777777" w:rsidR="002A37CE" w:rsidRPr="002A37CE" w:rsidRDefault="002A37CE">
      <w:pPr>
        <w:numPr>
          <w:ilvl w:val="0"/>
          <w:numId w:val="239"/>
        </w:numPr>
        <w:spacing w:after="120" w:line="276" w:lineRule="auto"/>
        <w:jc w:val="both"/>
        <w:rPr>
          <w:ins w:id="36441" w:author="Visone Rossana (GSE)" w:date="2025-10-06T16:59:00Z" w16du:dateUtc="2025-10-06T14:59:00Z"/>
          <w:rFonts w:cs="Calibri"/>
          <w:sz w:val="22"/>
          <w:szCs w:val="22"/>
          <w:rPrChange w:id="36442" w:author="Visone Rossana (GSE)" w:date="2025-10-06T16:59:00Z" w16du:dateUtc="2025-10-06T14:59:00Z">
            <w:rPr>
              <w:ins w:id="36443" w:author="Visone Rossana (GSE)" w:date="2025-10-06T16:59:00Z" w16du:dateUtc="2025-10-06T14:59:00Z"/>
              <w:rFonts w:cs="Calibri"/>
            </w:rPr>
          </w:rPrChange>
        </w:rPr>
        <w:pPrChange w:id="36444" w:author="Visone Rossana (GSE)" w:date="2025-10-06T16:59:00Z" w16du:dateUtc="2025-10-06T14:59:00Z">
          <w:pPr>
            <w:numPr>
              <w:numId w:val="239"/>
            </w:numPr>
            <w:spacing w:after="120"/>
            <w:ind w:left="720" w:hanging="360"/>
            <w:jc w:val="both"/>
          </w:pPr>
        </w:pPrChange>
      </w:pPr>
      <w:ins w:id="36445" w:author="Visone Rossana (GSE)" w:date="2025-10-06T16:59:00Z" w16du:dateUtc="2025-10-06T14:59:00Z">
        <w:r w:rsidRPr="002A37CE">
          <w:rPr>
            <w:rFonts w:cs="Calibri"/>
            <w:sz w:val="22"/>
            <w:szCs w:val="22"/>
            <w:rPrChange w:id="36446" w:author="Visone Rossana (GSE)" w:date="2025-10-06T16:59:00Z" w16du:dateUtc="2025-10-06T14:59:00Z">
              <w:rPr>
                <w:rFonts w:cs="Calibri"/>
              </w:rPr>
            </w:rPrChange>
          </w:rPr>
          <w:t>l’attestazione del congruo dimensionamento degli interventi,</w:t>
        </w:r>
        <w:r w:rsidRPr="002A37CE">
          <w:rPr>
            <w:sz w:val="22"/>
            <w:szCs w:val="22"/>
            <w:rPrChange w:id="36447" w:author="Visone Rossana (GSE)" w:date="2025-10-06T16:59:00Z" w16du:dateUtc="2025-10-06T14:59:00Z">
              <w:rPr/>
            </w:rPrChange>
          </w:rPr>
          <w:t xml:space="preserve"> </w:t>
        </w:r>
        <w:r w:rsidRPr="002A37CE">
          <w:rPr>
            <w:rFonts w:cs="Calibri"/>
            <w:sz w:val="22"/>
            <w:szCs w:val="22"/>
            <w:rPrChange w:id="36448" w:author="Visone Rossana (GSE)" w:date="2025-10-06T16:59:00Z" w16du:dateUtc="2025-10-06T14:59:00Z">
              <w:rPr>
                <w:rFonts w:cs="Calibri"/>
              </w:rPr>
            </w:rPrChange>
          </w:rPr>
          <w:t>compresa la giustificazione dell’eventuale potenziamento dell’impianto,</w:t>
        </w:r>
        <w:r w:rsidRPr="002A37CE">
          <w:rPr>
            <w:sz w:val="22"/>
            <w:szCs w:val="22"/>
            <w:rPrChange w:id="36449" w:author="Visone Rossana (GSE)" w:date="2025-10-06T16:59:00Z" w16du:dateUtc="2025-10-06T14:59:00Z">
              <w:rPr/>
            </w:rPrChange>
          </w:rPr>
          <w:t xml:space="preserve"> rispetto al fabbisogno reale di energia termica</w:t>
        </w:r>
        <w:r w:rsidRPr="002A37CE">
          <w:rPr>
            <w:rFonts w:cs="Calibri"/>
            <w:sz w:val="22"/>
            <w:szCs w:val="22"/>
            <w:rPrChange w:id="36450" w:author="Visone Rossana (GSE)" w:date="2025-10-06T16:59:00Z" w16du:dateUtc="2025-10-06T14:59:00Z">
              <w:rPr>
                <w:rFonts w:cs="Calibri"/>
              </w:rPr>
            </w:rPrChange>
          </w:rPr>
          <w:t xml:space="preserve"> e della corretta installazione dei componenti nel rispetto della normativa vigente;</w:t>
        </w:r>
      </w:ins>
    </w:p>
    <w:p w14:paraId="1A91D13F" w14:textId="3D355639" w:rsidR="002A37CE" w:rsidRPr="002A37CE" w:rsidRDefault="002A37CE">
      <w:pPr>
        <w:numPr>
          <w:ilvl w:val="0"/>
          <w:numId w:val="239"/>
        </w:numPr>
        <w:spacing w:after="120" w:line="276" w:lineRule="auto"/>
        <w:jc w:val="both"/>
        <w:rPr>
          <w:ins w:id="36451" w:author="Visone Rossana (GSE)" w:date="2025-10-06T16:59:00Z" w16du:dateUtc="2025-10-06T14:59:00Z"/>
          <w:rFonts w:cs="Calibri"/>
          <w:sz w:val="22"/>
          <w:szCs w:val="22"/>
          <w:rPrChange w:id="36452" w:author="Visone Rossana (GSE)" w:date="2025-10-06T16:59:00Z" w16du:dateUtc="2025-10-06T14:59:00Z">
            <w:rPr>
              <w:ins w:id="36453" w:author="Visone Rossana (GSE)" w:date="2025-10-06T16:59:00Z" w16du:dateUtc="2025-10-06T14:59:00Z"/>
              <w:rFonts w:cs="Calibri"/>
            </w:rPr>
          </w:rPrChange>
        </w:rPr>
        <w:pPrChange w:id="36454" w:author="Visone Rossana (GSE)" w:date="2025-10-06T16:59:00Z" w16du:dateUtc="2025-10-06T14:59:00Z">
          <w:pPr>
            <w:numPr>
              <w:numId w:val="239"/>
            </w:numPr>
            <w:spacing w:after="120"/>
            <w:ind w:left="720" w:hanging="360"/>
            <w:jc w:val="both"/>
          </w:pPr>
        </w:pPrChange>
      </w:pPr>
      <w:ins w:id="36455" w:author="Visone Rossana (GSE)" w:date="2025-10-06T16:59:00Z" w16du:dateUtc="2025-10-06T14:59:00Z">
        <w:r w:rsidRPr="002A37CE">
          <w:rPr>
            <w:rFonts w:cs="Calibri"/>
            <w:sz w:val="22"/>
            <w:szCs w:val="22"/>
            <w:rPrChange w:id="36456" w:author="Visone Rossana (GSE)" w:date="2025-10-06T16:59:00Z" w16du:dateUtc="2025-10-06T14:59:00Z">
              <w:rPr>
                <w:rFonts w:cs="Calibri"/>
              </w:rPr>
            </w:rPrChange>
          </w:rPr>
          <w:t>la conformità dell’intervento ai requisiti indicati nel D</w:t>
        </w:r>
      </w:ins>
      <w:ins w:id="36457" w:author="Visone Rossana (GSE)" w:date="2025-10-11T15:52:00Z" w16du:dateUtc="2025-10-11T13:52:00Z">
        <w:r w:rsidR="00A44702">
          <w:rPr>
            <w:rFonts w:cs="Calibri"/>
            <w:sz w:val="22"/>
            <w:szCs w:val="22"/>
          </w:rPr>
          <w:t>.</w:t>
        </w:r>
      </w:ins>
      <w:ins w:id="36458" w:author="Visone Rossana (GSE)" w:date="2025-10-06T16:59:00Z" w16du:dateUtc="2025-10-06T14:59:00Z">
        <w:r w:rsidRPr="002A37CE">
          <w:rPr>
            <w:rFonts w:cs="Calibri"/>
            <w:sz w:val="22"/>
            <w:szCs w:val="22"/>
            <w:rPrChange w:id="36459" w:author="Visone Rossana (GSE)" w:date="2025-10-06T16:59:00Z" w16du:dateUtc="2025-10-06T14:59:00Z">
              <w:rPr>
                <w:rFonts w:cs="Calibri"/>
              </w:rPr>
            </w:rPrChange>
          </w:rPr>
          <w:t>M</w:t>
        </w:r>
      </w:ins>
      <w:ins w:id="36460" w:author="Visone Rossana (GSE)" w:date="2025-10-11T15:52:00Z" w16du:dateUtc="2025-10-11T13:52:00Z">
        <w:r w:rsidR="00A44702">
          <w:rPr>
            <w:rFonts w:cs="Calibri"/>
            <w:sz w:val="22"/>
            <w:szCs w:val="22"/>
          </w:rPr>
          <w:t>.</w:t>
        </w:r>
      </w:ins>
      <w:ins w:id="36461" w:author="Visone Rossana (GSE)" w:date="2025-10-06T16:59:00Z" w16du:dateUtc="2025-10-06T14:59:00Z">
        <w:r w:rsidRPr="002A37CE">
          <w:rPr>
            <w:rFonts w:cs="Calibri"/>
            <w:sz w:val="22"/>
            <w:szCs w:val="22"/>
            <w:rPrChange w:id="36462" w:author="Visone Rossana (GSE)" w:date="2025-10-06T16:59:00Z" w16du:dateUtc="2025-10-06T14:59:00Z">
              <w:rPr>
                <w:rFonts w:cs="Calibri"/>
              </w:rPr>
            </w:rPrChange>
          </w:rPr>
          <w:t xml:space="preserve"> </w:t>
        </w:r>
      </w:ins>
      <w:ins w:id="36463" w:author="Visone Rossana (GSE)" w:date="2025-10-06T17:01:00Z" w16du:dateUtc="2025-10-06T15:01:00Z">
        <w:r w:rsidR="008F1907">
          <w:rPr>
            <w:rFonts w:cs="Calibri"/>
            <w:sz w:val="22"/>
            <w:szCs w:val="22"/>
          </w:rPr>
          <w:t>7 agosto 2025</w:t>
        </w:r>
      </w:ins>
      <w:ins w:id="36464" w:author="Visone Rossana (GSE)" w:date="2025-10-06T16:59:00Z" w16du:dateUtc="2025-10-06T14:59:00Z">
        <w:r w:rsidRPr="002A37CE">
          <w:rPr>
            <w:rFonts w:cs="Calibri"/>
            <w:sz w:val="22"/>
            <w:szCs w:val="22"/>
            <w:rPrChange w:id="36465" w:author="Visone Rossana (GSE)" w:date="2025-10-06T16:59:00Z" w16du:dateUtc="2025-10-06T14:59:00Z">
              <w:rPr>
                <w:rFonts w:cs="Calibri"/>
              </w:rPr>
            </w:rPrChange>
          </w:rPr>
          <w:t xml:space="preserve"> e nelle Regole Applicative del GSE; </w:t>
        </w:r>
      </w:ins>
    </w:p>
    <w:p w14:paraId="671524C4" w14:textId="4B7C78D7" w:rsidR="002A37CE" w:rsidRPr="002A37CE" w:rsidRDefault="002A37CE">
      <w:pPr>
        <w:numPr>
          <w:ilvl w:val="0"/>
          <w:numId w:val="239"/>
        </w:numPr>
        <w:spacing w:after="120" w:line="276" w:lineRule="auto"/>
        <w:jc w:val="both"/>
        <w:rPr>
          <w:ins w:id="36466" w:author="Visone Rossana (GSE)" w:date="2025-10-06T16:59:00Z" w16du:dateUtc="2025-10-06T14:59:00Z"/>
          <w:rFonts w:cs="Calibri"/>
          <w:sz w:val="22"/>
          <w:szCs w:val="22"/>
          <w:rPrChange w:id="36467" w:author="Visone Rossana (GSE)" w:date="2025-10-06T16:59:00Z" w16du:dateUtc="2025-10-06T14:59:00Z">
            <w:rPr>
              <w:ins w:id="36468" w:author="Visone Rossana (GSE)" w:date="2025-10-06T16:59:00Z" w16du:dateUtc="2025-10-06T14:59:00Z"/>
              <w:rFonts w:cs="Calibri"/>
            </w:rPr>
          </w:rPrChange>
        </w:rPr>
        <w:pPrChange w:id="36469" w:author="Visone Rossana (GSE)" w:date="2025-10-06T16:59:00Z" w16du:dateUtc="2025-10-06T14:59:00Z">
          <w:pPr>
            <w:numPr>
              <w:numId w:val="239"/>
            </w:numPr>
            <w:spacing w:after="120"/>
            <w:ind w:left="720" w:hanging="360"/>
            <w:jc w:val="both"/>
          </w:pPr>
        </w:pPrChange>
      </w:pPr>
      <w:ins w:id="36470" w:author="Visone Rossana (GSE)" w:date="2025-10-06T16:59:00Z" w16du:dateUtc="2025-10-06T14:59:00Z">
        <w:r w:rsidRPr="002A37CE">
          <w:rPr>
            <w:rFonts w:cs="Calibri"/>
            <w:sz w:val="22"/>
            <w:szCs w:val="22"/>
            <w:rPrChange w:id="36471" w:author="Visone Rossana (GSE)" w:date="2025-10-06T16:59:00Z" w16du:dateUtc="2025-10-06T14:59:00Z">
              <w:rPr>
                <w:rFonts w:cs="Calibri"/>
              </w:rPr>
            </w:rPrChange>
          </w:rPr>
          <w:t>la data di conclusione dell’intervento;</w:t>
        </w:r>
      </w:ins>
    </w:p>
    <w:p w14:paraId="2F9B53F4" w14:textId="6116FBAF" w:rsidR="00DF416B" w:rsidRDefault="00DF416B" w:rsidP="002A37CE">
      <w:pPr>
        <w:numPr>
          <w:ilvl w:val="0"/>
          <w:numId w:val="239"/>
        </w:numPr>
        <w:spacing w:after="120" w:line="276" w:lineRule="auto"/>
        <w:jc w:val="both"/>
        <w:rPr>
          <w:ins w:id="36472" w:author="Visone Rossana (GSE)" w:date="2025-10-06T17:12:00Z" w16du:dateUtc="2025-10-06T15:12:00Z"/>
          <w:rFonts w:cs="Calibri"/>
          <w:sz w:val="22"/>
          <w:szCs w:val="22"/>
        </w:rPr>
      </w:pPr>
      <w:ins w:id="36473" w:author="Visone Rossana (GSE)" w:date="2025-10-06T17:12:00Z" w16du:dateUtc="2025-10-06T15:12:00Z">
        <w:r w:rsidRPr="00171840">
          <w:rPr>
            <w:rFonts w:cs="Calibri"/>
            <w:sz w:val="22"/>
            <w:szCs w:val="22"/>
            <w:highlight w:val="cyan"/>
            <w:rPrChange w:id="36474" w:author="Visone Rossana (GSE)" w:date="2025-10-06T17:33:00Z" w16du:dateUtc="2025-10-06T15:33:00Z">
              <w:rPr>
                <w:rFonts w:cs="Calibri"/>
                <w:sz w:val="22"/>
                <w:szCs w:val="22"/>
              </w:rPr>
            </w:rPrChange>
          </w:rPr>
          <w:t>il consegui</w:t>
        </w:r>
      </w:ins>
      <w:ins w:id="36475" w:author="Visone Rossana (GSE)" w:date="2025-10-06T17:13:00Z" w16du:dateUtc="2025-10-06T15:13:00Z">
        <w:r w:rsidRPr="00171840">
          <w:rPr>
            <w:rFonts w:cs="Calibri"/>
            <w:sz w:val="22"/>
            <w:szCs w:val="22"/>
            <w:highlight w:val="cyan"/>
            <w:rPrChange w:id="36476" w:author="Visone Rossana (GSE)" w:date="2025-10-06T17:33:00Z" w16du:dateUtc="2025-10-06T15:33:00Z">
              <w:rPr>
                <w:rFonts w:cs="Calibri"/>
                <w:sz w:val="22"/>
                <w:szCs w:val="22"/>
              </w:rPr>
            </w:rPrChange>
          </w:rPr>
          <w:t xml:space="preserve">mento </w:t>
        </w:r>
      </w:ins>
      <w:ins w:id="36477" w:author="Visone Rossana (GSE)" w:date="2025-10-06T17:29:00Z" w16du:dateUtc="2025-10-06T15:29:00Z">
        <w:r w:rsidR="00B671D3" w:rsidRPr="00171840">
          <w:rPr>
            <w:rFonts w:cs="Calibri"/>
            <w:sz w:val="22"/>
            <w:szCs w:val="22"/>
            <w:highlight w:val="cyan"/>
          </w:rPr>
          <w:t>della ri</w:t>
        </w:r>
        <w:r w:rsidR="00B671D3">
          <w:rPr>
            <w:rFonts w:cs="Calibri"/>
            <w:sz w:val="22"/>
            <w:szCs w:val="22"/>
            <w:highlight w:val="cyan"/>
          </w:rPr>
          <w:t xml:space="preserve">duzione </w:t>
        </w:r>
        <w:r w:rsidR="00D64CED">
          <w:rPr>
            <w:rFonts w:cs="Calibri"/>
            <w:sz w:val="22"/>
            <w:szCs w:val="22"/>
            <w:highlight w:val="cyan"/>
          </w:rPr>
          <w:t>di domanda di ene</w:t>
        </w:r>
      </w:ins>
      <w:ins w:id="36478" w:author="Visone Rossana (GSE)" w:date="2025-10-06T17:30:00Z" w16du:dateUtc="2025-10-06T15:30:00Z">
        <w:r w:rsidR="00D64CED">
          <w:rPr>
            <w:rFonts w:cs="Calibri"/>
            <w:sz w:val="22"/>
            <w:szCs w:val="22"/>
            <w:highlight w:val="cyan"/>
          </w:rPr>
          <w:t>rgia primaria</w:t>
        </w:r>
        <w:r w:rsidR="00310434">
          <w:rPr>
            <w:rFonts w:cs="Calibri"/>
            <w:sz w:val="22"/>
            <w:szCs w:val="22"/>
            <w:highlight w:val="cyan"/>
          </w:rPr>
          <w:t xml:space="preserve"> di almeno il 20</w:t>
        </w:r>
        <w:del w:id="36479" w:author="Visone Rossana (GSE)" w:date="2025-10-06T17:34:00Z" w16du:dateUtc="2025-10-06T15:34:00Z">
          <w:r w:rsidR="00310434" w:rsidDel="00DC4BFC">
            <w:rPr>
              <w:rFonts w:cs="Calibri"/>
              <w:sz w:val="22"/>
              <w:szCs w:val="22"/>
              <w:highlight w:val="cyan"/>
            </w:rPr>
            <w:delText xml:space="preserve"> </w:delText>
          </w:r>
        </w:del>
        <w:r w:rsidR="00310434">
          <w:rPr>
            <w:rFonts w:cs="Calibri"/>
            <w:sz w:val="22"/>
            <w:szCs w:val="22"/>
            <w:highlight w:val="cyan"/>
          </w:rPr>
          <w:t xml:space="preserve">% rispetto alla configurazione </w:t>
        </w:r>
        <w:r w:rsidR="00310434" w:rsidRPr="005E1EEA">
          <w:rPr>
            <w:rFonts w:cs="Calibri"/>
            <w:i/>
            <w:iCs/>
            <w:sz w:val="22"/>
            <w:szCs w:val="22"/>
            <w:highlight w:val="cyan"/>
            <w:rPrChange w:id="36480" w:author="Visone Rossana (GSE)" w:date="2025-10-06T18:03:00Z" w16du:dateUtc="2025-10-06T16:03:00Z">
              <w:rPr>
                <w:rFonts w:cs="Calibri"/>
                <w:sz w:val="22"/>
                <w:szCs w:val="22"/>
                <w:highlight w:val="cyan"/>
              </w:rPr>
            </w:rPrChange>
          </w:rPr>
          <w:t>ante operam</w:t>
        </w:r>
        <w:r w:rsidR="00310434">
          <w:rPr>
            <w:rFonts w:cs="Calibri"/>
            <w:sz w:val="22"/>
            <w:szCs w:val="22"/>
            <w:highlight w:val="cyan"/>
          </w:rPr>
          <w:t xml:space="preserve">, ovvero del 20% </w:t>
        </w:r>
        <w:del w:id="36481" w:author="Visone Rossana (GSE)" w:date="2025-10-06T17:33:00Z" w16du:dateUtc="2025-10-06T15:33:00Z">
          <w:r w:rsidR="00310434" w:rsidDel="00DC4BFC">
            <w:rPr>
              <w:rFonts w:cs="Calibri"/>
              <w:sz w:val="22"/>
              <w:szCs w:val="22"/>
              <w:highlight w:val="cyan"/>
            </w:rPr>
            <w:delText xml:space="preserve">in caso di </w:delText>
          </w:r>
        </w:del>
      </w:ins>
      <w:ins w:id="36482" w:author="Visone Rossana (GSE)" w:date="2025-10-06T17:33:00Z" w16du:dateUtc="2025-10-06T15:33:00Z">
        <w:r w:rsidR="00DC4BFC">
          <w:rPr>
            <w:rFonts w:cs="Calibri"/>
            <w:sz w:val="22"/>
            <w:szCs w:val="22"/>
            <w:highlight w:val="cyan"/>
          </w:rPr>
          <w:t xml:space="preserve">per </w:t>
        </w:r>
      </w:ins>
      <w:ins w:id="36483" w:author="Visone Rossana (GSE)" w:date="2025-10-06T17:30:00Z" w16du:dateUtc="2025-10-06T15:30:00Z">
        <w:r w:rsidR="00310434">
          <w:rPr>
            <w:rFonts w:cs="Calibri"/>
            <w:sz w:val="22"/>
            <w:szCs w:val="22"/>
            <w:highlight w:val="cyan"/>
          </w:rPr>
          <w:t>mult</w:t>
        </w:r>
      </w:ins>
      <w:ins w:id="36484" w:author="Visone Rossana (GSE)" w:date="2025-10-28T15:55:00Z" w16du:dateUtc="2025-10-28T14:55:00Z">
        <w:r w:rsidR="008319ED">
          <w:rPr>
            <w:rFonts w:cs="Calibri"/>
            <w:sz w:val="22"/>
            <w:szCs w:val="22"/>
            <w:highlight w:val="cyan"/>
          </w:rPr>
          <w:t>i</w:t>
        </w:r>
      </w:ins>
      <w:ins w:id="36485" w:author="Visone Rossana (GSE)" w:date="2025-10-28T15:54:00Z" w16du:dateUtc="2025-10-28T14:54:00Z">
        <w:r w:rsidR="008319ED">
          <w:rPr>
            <w:rFonts w:cs="Calibri"/>
            <w:sz w:val="22"/>
            <w:szCs w:val="22"/>
            <w:highlight w:val="cyan"/>
          </w:rPr>
          <w:t>-</w:t>
        </w:r>
      </w:ins>
      <w:ins w:id="36486" w:author="Visone Rossana (GSE)" w:date="2025-10-06T17:30:00Z" w16du:dateUtc="2025-10-06T15:30:00Z">
        <w:r w:rsidR="00310434">
          <w:rPr>
            <w:rFonts w:cs="Calibri"/>
            <w:sz w:val="22"/>
            <w:szCs w:val="22"/>
            <w:highlight w:val="cyan"/>
          </w:rPr>
          <w:t xml:space="preserve">intervento, per </w:t>
        </w:r>
        <w:r w:rsidR="00CB2D17">
          <w:rPr>
            <w:rFonts w:cs="Calibri"/>
            <w:sz w:val="22"/>
            <w:szCs w:val="22"/>
            <w:highlight w:val="cyan"/>
          </w:rPr>
          <w:t xml:space="preserve">interventi del Titolo II </w:t>
        </w:r>
      </w:ins>
      <w:ins w:id="36487" w:author="Visone Rossana (GSE)" w:date="2025-10-06T17:32:00Z" w16du:dateUtc="2025-10-06T15:32:00Z">
        <w:r w:rsidR="000D4173">
          <w:rPr>
            <w:rFonts w:cs="Calibri"/>
            <w:sz w:val="22"/>
            <w:szCs w:val="22"/>
            <w:highlight w:val="cyan"/>
          </w:rPr>
          <w:t>realizza</w:t>
        </w:r>
      </w:ins>
      <w:ins w:id="36488" w:author="Visone Rossana (GSE)" w:date="2025-10-06T17:33:00Z" w16du:dateUtc="2025-10-06T15:33:00Z">
        <w:r w:rsidR="000D4173">
          <w:rPr>
            <w:rFonts w:cs="Calibri"/>
            <w:sz w:val="22"/>
            <w:szCs w:val="22"/>
            <w:highlight w:val="cyan"/>
          </w:rPr>
          <w:t xml:space="preserve">ti </w:t>
        </w:r>
      </w:ins>
      <w:ins w:id="36489" w:author="Visone Rossana (GSE)" w:date="2025-10-06T17:31:00Z" w16du:dateUtc="2025-10-06T15:31:00Z">
        <w:r w:rsidR="0051698A">
          <w:rPr>
            <w:rFonts w:cs="Calibri"/>
            <w:sz w:val="22"/>
            <w:szCs w:val="22"/>
            <w:highlight w:val="cyan"/>
          </w:rPr>
          <w:t>su edifici in ambito terziario</w:t>
        </w:r>
      </w:ins>
      <w:ins w:id="36490" w:author="Visone Rossana (GSE)" w:date="2025-10-06T17:32:00Z" w16du:dateUtc="2025-10-06T15:32:00Z">
        <w:r w:rsidR="00CB2D17">
          <w:rPr>
            <w:rFonts w:cs="Calibri"/>
            <w:sz w:val="22"/>
            <w:szCs w:val="22"/>
            <w:highlight w:val="cyan"/>
          </w:rPr>
          <w:t xml:space="preserve"> </w:t>
        </w:r>
        <w:del w:id="36491" w:author="Visone Rossana (GSE)" w:date="2025-10-06T17:33:00Z" w16du:dateUtc="2025-10-06T15:33:00Z">
          <w:r w:rsidR="007C0B13" w:rsidDel="007E352E">
            <w:rPr>
              <w:rFonts w:cs="Calibri"/>
              <w:sz w:val="22"/>
              <w:szCs w:val="22"/>
              <w:highlight w:val="cyan"/>
            </w:rPr>
            <w:delText>i</w:delText>
          </w:r>
        </w:del>
        <w:del w:id="36492" w:author="Visone Rossana (GSE)" w:date="2025-10-06T17:34:00Z" w16du:dateUtc="2025-10-06T15:34:00Z">
          <w:r w:rsidR="007C0B13" w:rsidDel="00DC4BFC">
            <w:rPr>
              <w:rFonts w:cs="Calibri"/>
              <w:sz w:val="22"/>
              <w:szCs w:val="22"/>
              <w:highlight w:val="cyan"/>
            </w:rPr>
            <w:delText xml:space="preserve"> </w:delText>
          </w:r>
        </w:del>
      </w:ins>
      <w:ins w:id="36493" w:author="Visone Rossana (GSE)" w:date="2025-10-06T17:34:00Z" w16du:dateUtc="2025-10-06T15:34:00Z">
        <w:r w:rsidR="00DC4BFC">
          <w:rPr>
            <w:rFonts w:cs="Calibri"/>
            <w:sz w:val="22"/>
            <w:szCs w:val="22"/>
            <w:highlight w:val="cyan"/>
          </w:rPr>
          <w:t xml:space="preserve">i </w:t>
        </w:r>
      </w:ins>
      <w:ins w:id="36494" w:author="Visone Rossana (GSE)" w:date="2025-10-06T17:32:00Z" w16du:dateUtc="2025-10-06T15:32:00Z">
        <w:r w:rsidR="007C0B13">
          <w:rPr>
            <w:rFonts w:cs="Calibri"/>
            <w:sz w:val="22"/>
            <w:szCs w:val="22"/>
            <w:highlight w:val="cyan"/>
          </w:rPr>
          <w:t xml:space="preserve">cui </w:t>
        </w:r>
        <w:r w:rsidR="000D4173">
          <w:rPr>
            <w:rFonts w:cs="Calibri"/>
            <w:sz w:val="22"/>
            <w:szCs w:val="22"/>
            <w:highlight w:val="cyan"/>
          </w:rPr>
          <w:t>Soggetti Ammessi</w:t>
        </w:r>
      </w:ins>
      <w:ins w:id="36495" w:author="Visone Rossana (GSE)" w:date="2025-10-06T17:33:00Z" w16du:dateUtc="2025-10-06T15:33:00Z">
        <w:r w:rsidR="000D4173">
          <w:rPr>
            <w:rFonts w:cs="Calibri"/>
            <w:sz w:val="22"/>
            <w:szCs w:val="22"/>
            <w:highlight w:val="cyan"/>
          </w:rPr>
          <w:t xml:space="preserve"> agli incentivi</w:t>
        </w:r>
      </w:ins>
      <w:ins w:id="36496" w:author="Visone Rossana (GSE)" w:date="2025-10-06T17:32:00Z" w16du:dateUtc="2025-10-06T15:32:00Z">
        <w:r w:rsidR="000D4173">
          <w:rPr>
            <w:rFonts w:cs="Calibri"/>
            <w:sz w:val="22"/>
            <w:szCs w:val="22"/>
            <w:highlight w:val="cyan"/>
          </w:rPr>
          <w:t xml:space="preserve"> siano imprese</w:t>
        </w:r>
      </w:ins>
      <w:ins w:id="36497" w:author="Visone Rossana (GSE)" w:date="2025-10-11T15:53:00Z" w16du:dateUtc="2025-10-11T13:53:00Z">
        <w:r w:rsidR="006F746D">
          <w:rPr>
            <w:rFonts w:cs="Calibri"/>
            <w:sz w:val="22"/>
            <w:szCs w:val="22"/>
            <w:highlight w:val="cyan"/>
          </w:rPr>
          <w:t xml:space="preserve"> o ETS di carattere economico</w:t>
        </w:r>
      </w:ins>
      <w:ins w:id="36498" w:author="Visone Rossana (GSE)" w:date="2025-10-06T17:31:00Z" w16du:dateUtc="2025-10-06T15:31:00Z">
        <w:r w:rsidR="0051698A">
          <w:rPr>
            <w:rFonts w:cs="Calibri"/>
            <w:sz w:val="22"/>
            <w:szCs w:val="22"/>
            <w:highlight w:val="cyan"/>
          </w:rPr>
          <w:t>;</w:t>
        </w:r>
      </w:ins>
      <w:ins w:id="36499" w:author="Visone Rossana (GSE)" w:date="2025-10-06T17:14:00Z" w16du:dateUtc="2025-10-06T15:14:00Z">
        <w:del w:id="36500" w:author="Visone Rossana (GSE)" w:date="2025-10-06T17:29:00Z" w16du:dateUtc="2025-10-06T15:29:00Z">
          <w:r w:rsidR="008F3C60" w:rsidRPr="008F3C60" w:rsidDel="00B671D3">
            <w:rPr>
              <w:rFonts w:cs="Calibri"/>
              <w:sz w:val="22"/>
              <w:szCs w:val="22"/>
              <w:highlight w:val="cyan"/>
              <w:rPrChange w:id="36501" w:author="Visone Rossana (GSE)" w:date="2025-10-06T17:14:00Z" w16du:dateUtc="2025-10-06T15:14:00Z">
                <w:rPr>
                  <w:rFonts w:cs="Calibri"/>
                  <w:sz w:val="22"/>
                  <w:szCs w:val="22"/>
                </w:rPr>
              </w:rPrChange>
            </w:rPr>
            <w:delText>xxx</w:delText>
          </w:r>
        </w:del>
      </w:ins>
    </w:p>
    <w:p w14:paraId="31306CF6" w14:textId="77777777" w:rsidR="002A37CE" w:rsidRPr="002A37CE" w:rsidRDefault="002A37CE">
      <w:pPr>
        <w:numPr>
          <w:ilvl w:val="0"/>
          <w:numId w:val="239"/>
        </w:numPr>
        <w:spacing w:after="120" w:line="276" w:lineRule="auto"/>
        <w:jc w:val="both"/>
        <w:rPr>
          <w:ins w:id="36502" w:author="Visone Rossana (GSE)" w:date="2025-10-06T16:59:00Z" w16du:dateUtc="2025-10-06T14:59:00Z"/>
          <w:rFonts w:cs="Calibri"/>
          <w:sz w:val="22"/>
          <w:szCs w:val="22"/>
          <w:rPrChange w:id="36503" w:author="Visone Rossana (GSE)" w:date="2025-10-06T16:59:00Z" w16du:dateUtc="2025-10-06T14:59:00Z">
            <w:rPr>
              <w:ins w:id="36504" w:author="Visone Rossana (GSE)" w:date="2025-10-06T16:59:00Z" w16du:dateUtc="2025-10-06T14:59:00Z"/>
              <w:rFonts w:cs="Calibri"/>
            </w:rPr>
          </w:rPrChange>
        </w:rPr>
        <w:pPrChange w:id="36505" w:author="Visone Rossana (GSE)" w:date="2025-10-06T16:59:00Z" w16du:dateUtc="2025-10-06T14:59:00Z">
          <w:pPr>
            <w:numPr>
              <w:numId w:val="239"/>
            </w:numPr>
            <w:spacing w:after="120"/>
            <w:ind w:left="720" w:hanging="360"/>
            <w:jc w:val="both"/>
          </w:pPr>
        </w:pPrChange>
      </w:pPr>
      <w:ins w:id="36506" w:author="Visone Rossana (GSE)" w:date="2025-10-06T16:59:00Z" w16du:dateUtc="2025-10-06T14:59:00Z">
        <w:r w:rsidRPr="002A37CE">
          <w:rPr>
            <w:rFonts w:cs="Calibri"/>
            <w:sz w:val="22"/>
            <w:szCs w:val="22"/>
            <w:rPrChange w:id="36507" w:author="Visone Rossana (GSE)" w:date="2025-10-06T16:59:00Z" w16du:dateUtc="2025-10-06T14:59:00Z">
              <w:rPr>
                <w:rFonts w:cs="Calibri"/>
              </w:rPr>
            </w:rPrChange>
          </w:rPr>
          <w:t>il timbro e la firma del tecnico abilitato.</w:t>
        </w:r>
      </w:ins>
    </w:p>
    <w:p w14:paraId="29D0F994" w14:textId="77777777" w:rsidR="002A37CE" w:rsidRPr="002A37CE" w:rsidRDefault="002A37CE">
      <w:pPr>
        <w:spacing w:after="120" w:line="276" w:lineRule="auto"/>
        <w:jc w:val="both"/>
        <w:rPr>
          <w:ins w:id="36508" w:author="Visone Rossana (GSE)" w:date="2025-10-06T16:59:00Z" w16du:dateUtc="2025-10-06T14:59:00Z"/>
          <w:sz w:val="22"/>
          <w:szCs w:val="22"/>
          <w:rPrChange w:id="36509" w:author="Visone Rossana (GSE)" w:date="2025-10-06T16:59:00Z" w16du:dateUtc="2025-10-06T14:59:00Z">
            <w:rPr>
              <w:ins w:id="36510" w:author="Visone Rossana (GSE)" w:date="2025-10-06T16:59:00Z" w16du:dateUtc="2025-10-06T14:59:00Z"/>
            </w:rPr>
          </w:rPrChange>
        </w:rPr>
        <w:pPrChange w:id="36511" w:author="Visone Rossana (GSE)" w:date="2025-10-06T16:59:00Z" w16du:dateUtc="2025-10-06T14:59:00Z">
          <w:pPr>
            <w:spacing w:after="120"/>
            <w:jc w:val="both"/>
          </w:pPr>
        </w:pPrChange>
      </w:pPr>
      <w:ins w:id="36512" w:author="Visone Rossana (GSE)" w:date="2025-10-06T16:59:00Z" w16du:dateUtc="2025-10-06T14:59:00Z">
        <w:r w:rsidRPr="002A37CE">
          <w:rPr>
            <w:sz w:val="22"/>
            <w:szCs w:val="22"/>
            <w:rPrChange w:id="36513" w:author="Visone Rossana (GSE)" w:date="2025-10-06T16:59:00Z" w16du:dateUtc="2025-10-06T14:59:00Z">
              <w:rPr/>
            </w:rPrChange>
          </w:rPr>
          <w:t xml:space="preserve">In caso di </w:t>
        </w:r>
        <w:r w:rsidRPr="002A37CE">
          <w:rPr>
            <w:b/>
            <w:sz w:val="22"/>
            <w:szCs w:val="22"/>
            <w:rPrChange w:id="36514" w:author="Visone Rossana (GSE)" w:date="2025-10-06T16:59:00Z" w16du:dateUtc="2025-10-06T14:59:00Z">
              <w:rPr>
                <w:b/>
              </w:rPr>
            </w:rPrChange>
          </w:rPr>
          <w:t>multi-intervento</w:t>
        </w:r>
        <w:r w:rsidRPr="002A37CE">
          <w:rPr>
            <w:sz w:val="22"/>
            <w:szCs w:val="22"/>
            <w:rPrChange w:id="36515" w:author="Visone Rossana (GSE)" w:date="2025-10-06T16:59:00Z" w16du:dateUtc="2025-10-06T14:59:00Z">
              <w:rPr/>
            </w:rPrChange>
          </w:rPr>
          <w:t xml:space="preserve">, in alternativa a singole asseverazioni per ogni intervento, può essere predisposta un’unica asseverazione per tutti gli interventi effettuati. </w:t>
        </w:r>
      </w:ins>
    </w:p>
    <w:p w14:paraId="51035EEF" w14:textId="77777777" w:rsidR="002A37CE" w:rsidRPr="002A37CE" w:rsidRDefault="002A37CE">
      <w:pPr>
        <w:pStyle w:val="Paragrafoelenco"/>
        <w:spacing w:after="120" w:line="276" w:lineRule="auto"/>
        <w:ind w:left="284"/>
        <w:jc w:val="both"/>
        <w:rPr>
          <w:ins w:id="36516" w:author="Visone Rossana (GSE)" w:date="2025-10-06T16:59:00Z" w16du:dateUtc="2025-10-06T14:59:00Z"/>
          <w:sz w:val="22"/>
          <w:szCs w:val="22"/>
          <w:rPrChange w:id="36517" w:author="Visone Rossana (GSE)" w:date="2025-10-06T16:59:00Z" w16du:dateUtc="2025-10-06T14:59:00Z">
            <w:rPr>
              <w:ins w:id="36518" w:author="Visone Rossana (GSE)" w:date="2025-10-06T16:59:00Z" w16du:dateUtc="2025-10-06T14:59:00Z"/>
            </w:rPr>
          </w:rPrChange>
        </w:rPr>
        <w:pPrChange w:id="36519" w:author="Visone Rossana (GSE)" w:date="2025-10-06T16:59:00Z" w16du:dateUtc="2025-10-06T14:59:00Z">
          <w:pPr>
            <w:pStyle w:val="Paragrafoelenco"/>
            <w:spacing w:after="120"/>
            <w:ind w:left="284"/>
            <w:jc w:val="both"/>
          </w:pPr>
        </w:pPrChange>
      </w:pPr>
      <w:ins w:id="36520" w:author="Visone Rossana (GSE)" w:date="2025-10-06T16:59:00Z" w16du:dateUtc="2025-10-06T14:59:00Z">
        <w:r w:rsidRPr="002A37CE">
          <w:rPr>
            <w:b/>
            <w:sz w:val="22"/>
            <w:szCs w:val="22"/>
            <w:rPrChange w:id="36521" w:author="Visone Rossana (GSE)" w:date="2025-10-06T16:59:00Z" w16du:dateUtc="2025-10-06T14:59:00Z">
              <w:rPr>
                <w:b/>
              </w:rPr>
            </w:rPrChange>
          </w:rPr>
          <w:t>In relazione alla tipologia di intervento, deve essere, inoltre, asseverato:</w:t>
        </w:r>
      </w:ins>
    </w:p>
    <w:p w14:paraId="095DCB32" w14:textId="77777777" w:rsidR="002A37CE" w:rsidRPr="002A37CE" w:rsidDel="00DC4BFC" w:rsidRDefault="002A37CE">
      <w:pPr>
        <w:pStyle w:val="Paragrafoelenco"/>
        <w:numPr>
          <w:ilvl w:val="0"/>
          <w:numId w:val="240"/>
        </w:numPr>
        <w:spacing w:after="120" w:line="276" w:lineRule="auto"/>
        <w:contextualSpacing w:val="0"/>
        <w:jc w:val="both"/>
        <w:rPr>
          <w:ins w:id="36522" w:author="Visone Rossana (GSE)" w:date="2025-10-06T16:59:00Z" w16du:dateUtc="2025-10-06T14:59:00Z"/>
          <w:del w:id="36523" w:author="Visone Rossana (GSE)" w:date="2025-10-06T17:34:00Z" w16du:dateUtc="2025-10-06T15:34:00Z"/>
          <w:sz w:val="22"/>
          <w:szCs w:val="22"/>
          <w:rPrChange w:id="36524" w:author="Visone Rossana (GSE)" w:date="2025-10-06T16:59:00Z" w16du:dateUtc="2025-10-06T14:59:00Z">
            <w:rPr>
              <w:ins w:id="36525" w:author="Visone Rossana (GSE)" w:date="2025-10-06T16:59:00Z" w16du:dateUtc="2025-10-06T14:59:00Z"/>
              <w:del w:id="36526" w:author="Visone Rossana (GSE)" w:date="2025-10-06T17:34:00Z" w16du:dateUtc="2025-10-06T15:34:00Z"/>
            </w:rPr>
          </w:rPrChange>
        </w:rPr>
        <w:pPrChange w:id="36527" w:author="Visone Rossana (GSE)" w:date="2025-10-06T16:59:00Z" w16du:dateUtc="2025-10-06T14:59:00Z">
          <w:pPr>
            <w:pStyle w:val="Paragrafoelenco"/>
            <w:numPr>
              <w:numId w:val="240"/>
            </w:numPr>
            <w:spacing w:after="120"/>
            <w:ind w:left="1004" w:hanging="360"/>
            <w:contextualSpacing w:val="0"/>
            <w:jc w:val="both"/>
          </w:pPr>
        </w:pPrChange>
      </w:pPr>
      <w:ins w:id="36528" w:author="Visone Rossana (GSE)" w:date="2025-10-06T16:59:00Z" w16du:dateUtc="2025-10-06T14:59:00Z">
        <w:del w:id="36529" w:author="Visone Rossana (GSE)" w:date="2025-10-06T17:34:00Z" w16du:dateUtc="2025-10-06T15:34:00Z">
          <w:r w:rsidRPr="002A37CE" w:rsidDel="00DC4BFC">
            <w:rPr>
              <w:sz w:val="22"/>
              <w:szCs w:val="22"/>
              <w:u w:val="single"/>
              <w:rPrChange w:id="36530" w:author="Visone Rossana (GSE)" w:date="2025-10-06T16:59:00Z" w16du:dateUtc="2025-10-06T14:59:00Z">
                <w:rPr>
                  <w:u w:val="single"/>
                </w:rPr>
              </w:rPrChange>
            </w:rPr>
            <w:delText>nel caso di generatori di calore,</w:delText>
          </w:r>
          <w:r w:rsidRPr="002A37CE" w:rsidDel="00DC4BFC">
            <w:rPr>
              <w:sz w:val="22"/>
              <w:szCs w:val="22"/>
              <w:rPrChange w:id="36531" w:author="Visone Rossana (GSE)" w:date="2025-10-06T16:59:00Z" w16du:dateUtc="2025-10-06T14:59:00Z">
                <w:rPr/>
              </w:rPrChange>
            </w:rPr>
            <w:delText xml:space="preserve"> il corretto e completo dimensionamento del generatore di calore e degli eventuali sottosistemi d’impianto sostituiti, la messa a punto ed equilibratura dei sistemi di distribuzione, regolazione e controllo (dove applicabile);</w:delText>
          </w:r>
        </w:del>
      </w:ins>
    </w:p>
    <w:p w14:paraId="46D5FD38" w14:textId="77777777" w:rsidR="002A37CE" w:rsidRPr="002A37CE" w:rsidRDefault="002A37CE" w:rsidP="008F1907">
      <w:pPr>
        <w:pStyle w:val="Paragrafoelenco"/>
        <w:numPr>
          <w:ilvl w:val="0"/>
          <w:numId w:val="240"/>
        </w:numPr>
        <w:spacing w:after="120" w:line="276" w:lineRule="auto"/>
        <w:contextualSpacing w:val="0"/>
        <w:jc w:val="both"/>
        <w:rPr>
          <w:ins w:id="36532" w:author="Visone Rossana (GSE)" w:date="2025-10-06T16:59:00Z" w16du:dateUtc="2025-10-06T14:59:00Z"/>
          <w:sz w:val="22"/>
          <w:szCs w:val="22"/>
          <w:rPrChange w:id="36533" w:author="Visone Rossana (GSE)" w:date="2025-10-06T16:59:00Z" w16du:dateUtc="2025-10-06T14:59:00Z">
            <w:rPr>
              <w:ins w:id="36534" w:author="Visone Rossana (GSE)" w:date="2025-10-06T16:59:00Z" w16du:dateUtc="2025-10-06T14:59:00Z"/>
            </w:rPr>
          </w:rPrChange>
        </w:rPr>
      </w:pPr>
      <w:ins w:id="36535" w:author="Visone Rossana (GSE)" w:date="2025-10-06T16:59:00Z" w16du:dateUtc="2025-10-06T14:59:00Z">
        <w:r w:rsidRPr="002A37CE">
          <w:rPr>
            <w:sz w:val="22"/>
            <w:szCs w:val="22"/>
            <w:rPrChange w:id="36536" w:author="Visone Rossana (GSE)" w:date="2025-10-06T16:59:00Z" w16du:dateUtc="2025-10-06T14:59:00Z">
              <w:rPr/>
            </w:rPrChange>
          </w:rPr>
          <w:t xml:space="preserve">per gli interventi di </w:t>
        </w:r>
        <w:r w:rsidRPr="002A37CE">
          <w:rPr>
            <w:sz w:val="22"/>
            <w:szCs w:val="22"/>
            <w:u w:val="single"/>
            <w:rPrChange w:id="36537" w:author="Visone Rossana (GSE)" w:date="2025-10-06T16:59:00Z" w16du:dateUtc="2025-10-06T14:59:00Z">
              <w:rPr>
                <w:u w:val="single"/>
              </w:rPr>
            </w:rPrChange>
          </w:rPr>
          <w:t>isolamento delle superfici opache,</w:t>
        </w:r>
        <w:r w:rsidRPr="002A37CE">
          <w:rPr>
            <w:sz w:val="22"/>
            <w:szCs w:val="22"/>
            <w:rPrChange w:id="36538" w:author="Visone Rossana (GSE)" w:date="2025-10-06T16:59:00Z" w16du:dateUtc="2025-10-06T14:59:00Z">
              <w:rPr/>
            </w:rPrChange>
          </w:rPr>
          <w:t xml:space="preserve"> di aver effettuato un’analisi dei ponti termici in fase di diagnosi energetica e di averli eventualmente corretti in fase di progettazione e realizzazione, ove possibile;</w:t>
        </w:r>
      </w:ins>
    </w:p>
    <w:p w14:paraId="1A6035DF" w14:textId="77777777" w:rsidR="002A37CE" w:rsidRPr="002A37CE" w:rsidRDefault="002A37CE" w:rsidP="008F1907">
      <w:pPr>
        <w:pStyle w:val="Paragrafoelenco"/>
        <w:numPr>
          <w:ilvl w:val="0"/>
          <w:numId w:val="240"/>
        </w:numPr>
        <w:spacing w:after="120" w:line="276" w:lineRule="auto"/>
        <w:contextualSpacing w:val="0"/>
        <w:jc w:val="both"/>
        <w:rPr>
          <w:ins w:id="36539" w:author="Visone Rossana (GSE)" w:date="2025-10-06T16:59:00Z" w16du:dateUtc="2025-10-06T14:59:00Z"/>
          <w:sz w:val="22"/>
          <w:szCs w:val="22"/>
          <w:rPrChange w:id="36540" w:author="Visone Rossana (GSE)" w:date="2025-10-06T16:59:00Z" w16du:dateUtc="2025-10-06T14:59:00Z">
            <w:rPr>
              <w:ins w:id="36541" w:author="Visone Rossana (GSE)" w:date="2025-10-06T16:59:00Z" w16du:dateUtc="2025-10-06T14:59:00Z"/>
            </w:rPr>
          </w:rPrChange>
        </w:rPr>
      </w:pPr>
      <w:ins w:id="36542" w:author="Visone Rossana (GSE)" w:date="2025-10-06T16:59:00Z" w16du:dateUtc="2025-10-06T14:59:00Z">
        <w:r w:rsidRPr="002A37CE">
          <w:rPr>
            <w:sz w:val="22"/>
            <w:szCs w:val="22"/>
            <w:rPrChange w:id="36543" w:author="Visone Rossana (GSE)" w:date="2025-10-06T16:59:00Z" w16du:dateUtc="2025-10-06T14:59:00Z">
              <w:rPr/>
            </w:rPrChange>
          </w:rPr>
          <w:t xml:space="preserve">nel caso di interventi di </w:t>
        </w:r>
        <w:r w:rsidRPr="002A37CE">
          <w:rPr>
            <w:sz w:val="22"/>
            <w:szCs w:val="22"/>
            <w:u w:val="single"/>
            <w:rPrChange w:id="36544" w:author="Visone Rossana (GSE)" w:date="2025-10-06T16:59:00Z" w16du:dateUtc="2025-10-06T14:59:00Z">
              <w:rPr>
                <w:u w:val="single"/>
              </w:rPr>
            </w:rPrChange>
          </w:rPr>
          <w:t>miglioramento delle caratteristiche dei componenti vetrati</w:t>
        </w:r>
        <w:r w:rsidRPr="002A37CE">
          <w:rPr>
            <w:sz w:val="22"/>
            <w:szCs w:val="22"/>
            <w:rPrChange w:id="36545" w:author="Visone Rossana (GSE)" w:date="2025-10-06T16:59:00Z" w16du:dateUtc="2025-10-06T14:59:00Z">
              <w:rPr/>
            </w:rPrChange>
          </w:rPr>
          <w:t xml:space="preserve"> esistenti con integrazioni e sostituzioni, con riferimento al dimensionamento degli interventi, anche il calcolo della trasmittanza dei nuovi serramenti costituiti dal telaio preesistente e dal componente vetrato, nuovo o integrato;</w:t>
        </w:r>
      </w:ins>
    </w:p>
    <w:p w14:paraId="77FF6E65" w14:textId="77777777" w:rsidR="002A37CE" w:rsidRPr="002A37CE" w:rsidDel="003F7CD2" w:rsidRDefault="002A37CE" w:rsidP="008F1907">
      <w:pPr>
        <w:pStyle w:val="Paragrafoelenco"/>
        <w:numPr>
          <w:ilvl w:val="0"/>
          <w:numId w:val="240"/>
        </w:numPr>
        <w:spacing w:after="120" w:line="276" w:lineRule="auto"/>
        <w:contextualSpacing w:val="0"/>
        <w:jc w:val="both"/>
        <w:rPr>
          <w:ins w:id="36546" w:author="Visone Rossana (GSE)" w:date="2025-10-06T16:59:00Z" w16du:dateUtc="2025-10-06T14:59:00Z"/>
          <w:del w:id="36547" w:author="Visone Rossana (GSE)" w:date="2025-10-06T17:45:00Z" w16du:dateUtc="2025-10-06T15:45:00Z"/>
          <w:sz w:val="22"/>
          <w:szCs w:val="22"/>
          <w:rPrChange w:id="36548" w:author="Visone Rossana (GSE)" w:date="2025-10-06T16:59:00Z" w16du:dateUtc="2025-10-06T14:59:00Z">
            <w:rPr>
              <w:ins w:id="36549" w:author="Visone Rossana (GSE)" w:date="2025-10-06T16:59:00Z" w16du:dateUtc="2025-10-06T14:59:00Z"/>
              <w:del w:id="36550" w:author="Visone Rossana (GSE)" w:date="2025-10-06T17:45:00Z" w16du:dateUtc="2025-10-06T15:45:00Z"/>
            </w:rPr>
          </w:rPrChange>
        </w:rPr>
      </w:pPr>
      <w:ins w:id="36551" w:author="Visone Rossana (GSE)" w:date="2025-10-06T16:59:00Z" w16du:dateUtc="2025-10-06T14:59:00Z">
        <w:del w:id="36552" w:author="Visone Rossana (GSE)" w:date="2025-10-06T17:45:00Z" w16du:dateUtc="2025-10-06T15:45:00Z">
          <w:r w:rsidRPr="002A37CE" w:rsidDel="003F7CD2">
            <w:rPr>
              <w:sz w:val="22"/>
              <w:szCs w:val="22"/>
              <w:rPrChange w:id="36553" w:author="Visone Rossana (GSE)" w:date="2025-10-06T16:59:00Z" w16du:dateUtc="2025-10-06T14:59:00Z">
                <w:rPr/>
              </w:rPrChange>
            </w:rPr>
            <w:delText xml:space="preserve">nel caso di </w:delText>
          </w:r>
          <w:r w:rsidRPr="002A37CE" w:rsidDel="003F7CD2">
            <w:rPr>
              <w:sz w:val="22"/>
              <w:szCs w:val="22"/>
              <w:u w:val="single"/>
              <w:rPrChange w:id="36554" w:author="Visone Rossana (GSE)" w:date="2025-10-06T16:59:00Z" w16du:dateUtc="2025-10-06T14:59:00Z">
                <w:rPr>
                  <w:u w:val="single"/>
                </w:rPr>
              </w:rPrChange>
            </w:rPr>
            <w:delText>collettori solari</w:delText>
          </w:r>
          <w:r w:rsidRPr="002A37CE" w:rsidDel="003F7CD2">
            <w:rPr>
              <w:sz w:val="22"/>
              <w:szCs w:val="22"/>
              <w:rPrChange w:id="36555" w:author="Visone Rossana (GSE)" w:date="2025-10-06T16:59:00Z" w16du:dateUtc="2025-10-06T14:59:00Z">
                <w:rPr/>
              </w:rPrChange>
            </w:rPr>
            <w:delText>, il rispetto puntuale dei requisiti minimi richiesti negli allegati del Decreto (comprese le garanzie dei collettori solari, dei bollitori e degli accessori e componenti elettrici/elettronici) e nelle Regole Applicative;</w:delText>
          </w:r>
        </w:del>
      </w:ins>
    </w:p>
    <w:p w14:paraId="1D3B1659" w14:textId="3EB8CAB9" w:rsidR="002A37CE" w:rsidRPr="002A37CE" w:rsidRDefault="002A37CE" w:rsidP="008F1907">
      <w:pPr>
        <w:pStyle w:val="Paragrafoelenco"/>
        <w:numPr>
          <w:ilvl w:val="0"/>
          <w:numId w:val="240"/>
        </w:numPr>
        <w:spacing w:after="120" w:line="276" w:lineRule="auto"/>
        <w:contextualSpacing w:val="0"/>
        <w:jc w:val="both"/>
        <w:rPr>
          <w:ins w:id="36556" w:author="Visone Rossana (GSE)" w:date="2025-10-06T16:59:00Z" w16du:dateUtc="2025-10-06T14:59:00Z"/>
          <w:sz w:val="22"/>
          <w:szCs w:val="22"/>
          <w:rPrChange w:id="36557" w:author="Visone Rossana (GSE)" w:date="2025-10-06T16:59:00Z" w16du:dateUtc="2025-10-06T14:59:00Z">
            <w:rPr>
              <w:ins w:id="36558" w:author="Visone Rossana (GSE)" w:date="2025-10-06T16:59:00Z" w16du:dateUtc="2025-10-06T14:59:00Z"/>
            </w:rPr>
          </w:rPrChange>
        </w:rPr>
      </w:pPr>
      <w:ins w:id="36559" w:author="Visone Rossana (GSE)" w:date="2025-10-06T16:59:00Z" w16du:dateUtc="2025-10-06T14:59:00Z">
        <w:r w:rsidRPr="002A37CE">
          <w:rPr>
            <w:sz w:val="22"/>
            <w:szCs w:val="22"/>
            <w:rPrChange w:id="36560" w:author="Visone Rossana (GSE)" w:date="2025-10-06T16:59:00Z" w16du:dateUtc="2025-10-06T14:59:00Z">
              <w:rPr/>
            </w:rPrChange>
          </w:rPr>
          <w:t xml:space="preserve">nel caso di </w:t>
        </w:r>
        <w:r w:rsidRPr="002A37CE">
          <w:rPr>
            <w:sz w:val="22"/>
            <w:szCs w:val="22"/>
            <w:u w:val="single"/>
            <w:rPrChange w:id="36561" w:author="Visone Rossana (GSE)" w:date="2025-10-06T16:59:00Z" w16du:dateUtc="2025-10-06T14:59:00Z">
              <w:rPr>
                <w:u w:val="single"/>
              </w:rPr>
            </w:rPrChange>
          </w:rPr>
          <w:t xml:space="preserve">edifici </w:t>
        </w:r>
        <w:r w:rsidRPr="002A37CE">
          <w:rPr>
            <w:i/>
            <w:sz w:val="22"/>
            <w:szCs w:val="22"/>
            <w:u w:val="single"/>
            <w:rPrChange w:id="36562" w:author="Visone Rossana (GSE)" w:date="2025-10-06T16:59:00Z" w16du:dateUtc="2025-10-06T14:59:00Z">
              <w:rPr>
                <w:i/>
                <w:u w:val="single"/>
              </w:rPr>
            </w:rPrChange>
          </w:rPr>
          <w:t>nZEB</w:t>
        </w:r>
        <w:r w:rsidRPr="002A37CE">
          <w:rPr>
            <w:sz w:val="22"/>
            <w:szCs w:val="22"/>
            <w:rPrChange w:id="36563" w:author="Visone Rossana (GSE)" w:date="2025-10-06T16:59:00Z" w16du:dateUtc="2025-10-06T14:59:00Z">
              <w:rPr/>
            </w:rPrChange>
          </w:rPr>
          <w:t>, tra l’altro, le tipologie di interventi effettuati, sia sull’involucro per l’incremento di efficienza energetica, che sulla parte impiantistica, specificando quelli per la produzione di energia termica da fonti rinnovabili, obbligatoria per la determinazione delle soglie imposte dalla normativa per il raggiungimento della classe di “edificio a consumo quasi zero”</w:t>
        </w:r>
      </w:ins>
      <w:ins w:id="36564" w:author="Visone Rossana (GSE)" w:date="2025-10-11T15:55:00Z" w16du:dateUtc="2025-10-11T13:55:00Z">
        <w:del w:id="36565" w:author="Visone Rossana (GSE)" w:date="2025-10-29T11:54:00Z" w16du:dateUtc="2025-10-29T10:54:00Z">
          <w:r w:rsidR="008D63C9" w:rsidDel="00914171">
            <w:rPr>
              <w:sz w:val="22"/>
              <w:szCs w:val="22"/>
            </w:rPr>
            <w:delText xml:space="preserve"> </w:delText>
          </w:r>
        </w:del>
      </w:ins>
      <w:commentRangeStart w:id="36566"/>
      <w:ins w:id="36567" w:author="Visone Rossana (GSE)" w:date="2025-10-11T15:59:00Z" w16du:dateUtc="2025-10-11T13:59:00Z">
        <w:del w:id="36568" w:author="Visone Rossana (GSE)" w:date="2025-10-29T11:54:00Z" w16du:dateUtc="2025-10-29T10:54:00Z">
          <w:r w:rsidR="006E5BB0" w:rsidRPr="006E5BB0" w:rsidDel="00914171">
            <w:rPr>
              <w:sz w:val="22"/>
              <w:szCs w:val="22"/>
              <w:highlight w:val="cyan"/>
              <w:rPrChange w:id="36569" w:author="Visone Rossana (GSE)" w:date="2025-10-11T16:00:00Z" w16du:dateUtc="2025-10-11T14:00:00Z">
                <w:rPr>
                  <w:sz w:val="22"/>
                  <w:szCs w:val="22"/>
                </w:rPr>
              </w:rPrChange>
            </w:rPr>
            <w:delText>e r</w:delText>
          </w:r>
        </w:del>
      </w:ins>
      <w:ins w:id="36570" w:author="Visone Rossana (GSE)" w:date="2025-10-11T16:00:00Z" w16du:dateUtc="2025-10-11T14:00:00Z">
        <w:del w:id="36571" w:author="Visone Rossana (GSE)" w:date="2025-10-29T11:54:00Z" w16du:dateUtc="2025-10-29T10:54:00Z">
          <w:r w:rsidR="006E5BB0" w:rsidRPr="006E5BB0" w:rsidDel="00914171">
            <w:rPr>
              <w:sz w:val="22"/>
              <w:szCs w:val="22"/>
              <w:highlight w:val="cyan"/>
              <w:rPrChange w:id="36572" w:author="Visone Rossana (GSE)" w:date="2025-10-11T16:00:00Z" w16du:dateUtc="2025-10-11T14:00:00Z">
                <w:rPr>
                  <w:sz w:val="22"/>
                  <w:szCs w:val="22"/>
                </w:rPr>
              </w:rPrChange>
            </w:rPr>
            <w:delText xml:space="preserve">elativa </w:delText>
          </w:r>
        </w:del>
      </w:ins>
      <w:ins w:id="36573" w:author="Visone Rossana (GSE)" w:date="2025-10-11T15:58:00Z" w16du:dateUtc="2025-10-11T13:58:00Z">
        <w:del w:id="36574" w:author="Visone Rossana (GSE)" w:date="2025-10-29T11:54:00Z" w16du:dateUtc="2025-10-29T10:54:00Z">
          <w:r w:rsidR="002633DA" w:rsidRPr="006E5BB0" w:rsidDel="00914171">
            <w:rPr>
              <w:sz w:val="22"/>
              <w:szCs w:val="22"/>
              <w:highlight w:val="cyan"/>
              <w:rPrChange w:id="36575" w:author="Visone Rossana (GSE)" w:date="2025-10-11T16:00:00Z" w16du:dateUtc="2025-10-11T14:00:00Z">
                <w:rPr>
                  <w:sz w:val="22"/>
                  <w:szCs w:val="22"/>
                </w:rPr>
              </w:rPrChange>
            </w:rPr>
            <w:delText>esplicitazione delle</w:delText>
          </w:r>
        </w:del>
      </w:ins>
      <w:ins w:id="36576" w:author="Visone Rossana (GSE)" w:date="2025-10-11T15:59:00Z" w16du:dateUtc="2025-10-11T13:59:00Z">
        <w:del w:id="36577" w:author="Visone Rossana (GSE)" w:date="2025-10-29T11:54:00Z" w16du:dateUtc="2025-10-29T10:54:00Z">
          <w:r w:rsidR="005A0F59" w:rsidRPr="006E5BB0" w:rsidDel="00914171">
            <w:rPr>
              <w:sz w:val="22"/>
              <w:szCs w:val="22"/>
              <w:highlight w:val="cyan"/>
              <w:rPrChange w:id="36578" w:author="Visone Rossana (GSE)" w:date="2025-10-11T16:00:00Z" w16du:dateUtc="2025-10-11T14:00:00Z">
                <w:rPr>
                  <w:sz w:val="22"/>
                  <w:szCs w:val="22"/>
                </w:rPr>
              </w:rPrChange>
            </w:rPr>
            <w:delText xml:space="preserve"> </w:delText>
          </w:r>
          <w:r w:rsidR="005A0F59" w:rsidRPr="006E5BB0" w:rsidDel="00914171">
            <w:rPr>
              <w:sz w:val="22"/>
              <w:szCs w:val="22"/>
              <w:highlight w:val="cyan"/>
              <w:rPrChange w:id="36579" w:author="Visone Rossana (GSE)" w:date="2025-10-11T16:00:00Z" w16du:dateUtc="2025-10-11T14:00:00Z">
                <w:rPr>
                  <w:rFonts w:ascii="Arial" w:hAnsi="Arial" w:cs="Arial"/>
                  <w:sz w:val="22"/>
                  <w:szCs w:val="22"/>
                </w:rPr>
              </w:rPrChange>
            </w:rPr>
            <w:delText xml:space="preserve">le verifiche dei requisiti per il raggiungimento della classe nZEB in conformità ai dettami del DM 26 giugno </w:delText>
          </w:r>
          <w:commentRangeStart w:id="36580"/>
          <w:r w:rsidR="005A0F59" w:rsidRPr="006E5BB0" w:rsidDel="00914171">
            <w:rPr>
              <w:sz w:val="22"/>
              <w:szCs w:val="22"/>
              <w:highlight w:val="cyan"/>
              <w:rPrChange w:id="36581" w:author="Visone Rossana (GSE)" w:date="2025-10-11T16:00:00Z" w16du:dateUtc="2025-10-11T14:00:00Z">
                <w:rPr>
                  <w:rFonts w:ascii="Arial" w:hAnsi="Arial" w:cs="Arial"/>
                  <w:sz w:val="22"/>
                  <w:szCs w:val="22"/>
                </w:rPr>
              </w:rPrChange>
            </w:rPr>
            <w:delText>2015</w:delText>
          </w:r>
        </w:del>
      </w:ins>
      <w:commentRangeEnd w:id="36580"/>
      <w:ins w:id="36582" w:author="Visone Rossana (GSE)" w:date="2025-10-11T16:00:00Z" w16du:dateUtc="2025-10-11T14:00:00Z">
        <w:del w:id="36583" w:author="Visone Rossana (GSE) [2]" w:date="2025-10-29T11:54:00Z" w16du:dateUtc="2025-10-29T10:54:00Z">
          <w:r w:rsidR="006E5BB0" w:rsidDel="00914171">
            <w:rPr>
              <w:rStyle w:val="Rimandocommento"/>
              <w:sz w:val="22"/>
              <w:szCs w:val="22"/>
            </w:rPr>
            <w:commentReference w:id="36580"/>
          </w:r>
        </w:del>
      </w:ins>
      <w:ins w:id="36585" w:author="Visone Rossana (GSE)" w:date="2025-10-11T15:58:00Z" w16du:dateUtc="2025-10-11T13:58:00Z">
        <w:del w:id="36586" w:author="Visone Rossana (GSE)" w:date="2025-10-17T17:56:00Z" w16du:dateUtc="2025-10-17T15:56:00Z">
          <w:r w:rsidR="002633DA" w:rsidDel="001C723E">
            <w:rPr>
              <w:sz w:val="22"/>
              <w:szCs w:val="22"/>
            </w:rPr>
            <w:delText xml:space="preserve"> </w:delText>
          </w:r>
        </w:del>
      </w:ins>
      <w:commentRangeEnd w:id="36566"/>
      <w:r w:rsidR="000C15E0">
        <w:rPr>
          <w:rStyle w:val="Rimandocommento"/>
          <w:sz w:val="22"/>
          <w:szCs w:val="22"/>
        </w:rPr>
        <w:commentReference w:id="36566"/>
      </w:r>
      <w:ins w:id="36588" w:author="Visone Rossana (GSE)" w:date="2025-10-11T15:55:00Z" w16du:dateUtc="2025-10-11T13:55:00Z">
        <w:del w:id="36589" w:author="Visone Rossana (GSE)" w:date="2025-10-29T11:54:00Z" w16du:dateUtc="2025-10-29T10:54:00Z">
          <w:r w:rsidR="00DC4491" w:rsidDel="00914171">
            <w:rPr>
              <w:sz w:val="22"/>
              <w:szCs w:val="22"/>
            </w:rPr>
            <w:delText xml:space="preserve"> </w:delText>
          </w:r>
        </w:del>
      </w:ins>
      <w:ins w:id="36590" w:author="Visone Rossana (GSE)" w:date="2025-10-06T16:59:00Z" w16du:dateUtc="2025-10-06T14:59:00Z">
        <w:r w:rsidRPr="002A37CE">
          <w:rPr>
            <w:sz w:val="22"/>
            <w:szCs w:val="22"/>
            <w:rPrChange w:id="36591" w:author="Visone Rossana (GSE)" w:date="2025-10-06T16:59:00Z" w16du:dateUtc="2025-10-06T14:59:00Z">
              <w:rPr/>
            </w:rPrChange>
          </w:rPr>
          <w:t>;</w:t>
        </w:r>
      </w:ins>
    </w:p>
    <w:p w14:paraId="7ED51F55" w14:textId="05FC469E" w:rsidR="002A37CE" w:rsidRDefault="002A37CE" w:rsidP="4B255383">
      <w:pPr>
        <w:pStyle w:val="Paragrafoelenco"/>
        <w:numPr>
          <w:ilvl w:val="0"/>
          <w:numId w:val="240"/>
        </w:numPr>
        <w:spacing w:after="120" w:line="276" w:lineRule="auto"/>
        <w:jc w:val="both"/>
        <w:rPr>
          <w:ins w:id="36592" w:author="Visone Rossana (GSE)" w:date="2025-10-06T17:54:00Z" w16du:dateUtc="2025-10-06T15:54:00Z"/>
          <w:sz w:val="22"/>
          <w:szCs w:val="22"/>
        </w:rPr>
      </w:pPr>
      <w:ins w:id="36593" w:author="Visone Rossana (GSE)" w:date="2025-10-06T16:59:00Z" w16du:dateUtc="2025-10-06T14:59:00Z">
        <w:r w:rsidRPr="002A37CE">
          <w:rPr>
            <w:sz w:val="22"/>
            <w:szCs w:val="22"/>
            <w:rPrChange w:id="36594" w:author="Visone Rossana (GSE)" w:date="2025-10-06T16:59:00Z" w16du:dateUtc="2025-10-06T14:59:00Z">
              <w:rPr/>
            </w:rPrChange>
          </w:rPr>
          <w:t xml:space="preserve">per la </w:t>
        </w:r>
        <w:r w:rsidRPr="002A37CE">
          <w:rPr>
            <w:i/>
            <w:sz w:val="22"/>
            <w:szCs w:val="22"/>
            <w:rPrChange w:id="36595" w:author="Visone Rossana (GSE)" w:date="2025-10-06T16:59:00Z" w16du:dateUtc="2025-10-06T14:59:00Z">
              <w:rPr>
                <w:i/>
              </w:rPr>
            </w:rPrChange>
          </w:rPr>
          <w:t>Building Automation</w:t>
        </w:r>
        <w:r w:rsidRPr="002A37CE">
          <w:rPr>
            <w:sz w:val="22"/>
            <w:szCs w:val="22"/>
            <w:rPrChange w:id="36596" w:author="Visone Rossana (GSE)" w:date="2025-10-06T16:59:00Z" w16du:dateUtc="2025-10-06T14:59:00Z">
              <w:rPr/>
            </w:rPrChange>
          </w:rPr>
          <w:t>, ogni specificità attestante, tra l’altro, la conformità dei sistemi installati alla classe almeno B della norma EN 15232, fornendone le opportune evidenze previste nella modulistica di cui all’allegato 2;</w:t>
        </w:r>
      </w:ins>
    </w:p>
    <w:p w14:paraId="2FE9E4B8" w14:textId="624C3783" w:rsidR="007E67EC" w:rsidRPr="007E67EC" w:rsidRDefault="007E67EC" w:rsidP="007E67EC">
      <w:pPr>
        <w:pStyle w:val="Paragrafoelenco"/>
        <w:numPr>
          <w:ilvl w:val="0"/>
          <w:numId w:val="240"/>
        </w:numPr>
        <w:spacing w:after="120" w:line="276" w:lineRule="auto"/>
        <w:jc w:val="both"/>
        <w:rPr>
          <w:ins w:id="36597" w:author="Visone Rossana (GSE)" w:date="2025-10-06T17:55:00Z" w16du:dateUtc="2025-10-06T15:55:00Z"/>
          <w:sz w:val="22"/>
          <w:szCs w:val="22"/>
          <w:highlight w:val="cyan"/>
          <w:rPrChange w:id="36598" w:author="Visone Rossana (GSE)" w:date="2025-10-06T17:55:00Z" w16du:dateUtc="2025-10-06T15:55:00Z">
            <w:rPr>
              <w:ins w:id="36599" w:author="Visone Rossana (GSE)" w:date="2025-10-06T17:55:00Z" w16du:dateUtc="2025-10-06T15:55:00Z"/>
              <w:sz w:val="22"/>
              <w:szCs w:val="22"/>
            </w:rPr>
          </w:rPrChange>
        </w:rPr>
      </w:pPr>
      <w:ins w:id="36600" w:author="Visone Rossana (GSE)" w:date="2025-10-06T17:54:00Z" w16du:dateUtc="2025-10-06T15:54:00Z">
        <w:r w:rsidRPr="007E67EC">
          <w:rPr>
            <w:sz w:val="22"/>
            <w:szCs w:val="22"/>
            <w:highlight w:val="cyan"/>
            <w:u w:val="single"/>
            <w:rPrChange w:id="36601" w:author="Visone Rossana (GSE)" w:date="2025-10-06T17:55:00Z" w16du:dateUtc="2025-10-06T15:55:00Z">
              <w:rPr>
                <w:sz w:val="22"/>
                <w:szCs w:val="22"/>
              </w:rPr>
            </w:rPrChange>
          </w:rPr>
          <w:t xml:space="preserve">per l’installazione di elementi infrastrutturali per la ricarica di veicoli elettrici, anche aperta al pubblico, </w:t>
        </w:r>
        <w:r w:rsidRPr="007E67EC">
          <w:rPr>
            <w:sz w:val="22"/>
            <w:szCs w:val="22"/>
            <w:highlight w:val="cyan"/>
            <w:rPrChange w:id="36602" w:author="Visone Rossana (GSE)" w:date="2025-10-06T17:55:00Z" w16du:dateUtc="2025-10-06T15:55:00Z">
              <w:rPr>
                <w:sz w:val="22"/>
                <w:szCs w:val="22"/>
              </w:rPr>
            </w:rPrChange>
          </w:rPr>
          <w:t xml:space="preserve">indicazione della localizzazione dell’intervento (presso l’edificio esistente ovvero le sue pertinenze o parcheggi), descrizione dell’infrastruttura di ricarica e del dispositivo installato, con </w:t>
        </w:r>
        <w:r w:rsidRPr="007E67EC">
          <w:rPr>
            <w:sz w:val="22"/>
            <w:szCs w:val="22"/>
            <w:highlight w:val="cyan"/>
            <w:rPrChange w:id="36603" w:author="Visone Rossana (GSE)" w:date="2025-10-06T17:55:00Z" w16du:dateUtc="2025-10-06T15:55:00Z">
              <w:rPr>
                <w:sz w:val="22"/>
                <w:szCs w:val="22"/>
              </w:rPr>
            </w:rPrChange>
          </w:rPr>
          <w:lastRenderedPageBreak/>
          <w:t>esplicitazione della destinazione d’uso dell</w:t>
        </w:r>
      </w:ins>
      <w:ins w:id="36604" w:author="Visone Rossana (GSE)" w:date="2025-10-06T17:55:00Z" w16du:dateUtc="2025-10-06T15:55:00Z">
        <w:r w:rsidRPr="007E67EC">
          <w:rPr>
            <w:sz w:val="22"/>
            <w:szCs w:val="22"/>
            <w:highlight w:val="cyan"/>
            <w:rPrChange w:id="36605" w:author="Visone Rossana (GSE)" w:date="2025-10-06T17:55:00Z" w16du:dateUtc="2025-10-06T15:55:00Z">
              <w:rPr>
                <w:sz w:val="22"/>
                <w:szCs w:val="22"/>
              </w:rPr>
            </w:rPrChange>
          </w:rPr>
          <w:t>’</w:t>
        </w:r>
      </w:ins>
      <w:ins w:id="36606" w:author="Visone Rossana (GSE)" w:date="2025-10-06T17:54:00Z" w16du:dateUtc="2025-10-06T15:54:00Z">
        <w:r w:rsidRPr="007E67EC">
          <w:rPr>
            <w:sz w:val="22"/>
            <w:szCs w:val="22"/>
            <w:highlight w:val="cyan"/>
            <w:rPrChange w:id="36607" w:author="Visone Rossana (GSE)" w:date="2025-10-06T17:55:00Z" w16du:dateUtc="2025-10-06T15:55:00Z">
              <w:rPr>
                <w:sz w:val="22"/>
                <w:szCs w:val="22"/>
              </w:rPr>
            </w:rPrChange>
          </w:rPr>
          <w:t xml:space="preserve">infrastruttura di ricarica (privata o con destinazione pubblica) </w:t>
        </w:r>
      </w:ins>
      <w:ins w:id="36608" w:author="Visone Rossana (GSE)" w:date="2025-10-06T17:55:00Z" w16du:dateUtc="2025-10-06T15:55:00Z">
        <w:r w:rsidRPr="007E67EC">
          <w:rPr>
            <w:sz w:val="22"/>
            <w:szCs w:val="22"/>
            <w:highlight w:val="cyan"/>
            <w:rPrChange w:id="36609" w:author="Visone Rossana (GSE)" w:date="2025-10-06T17:55:00Z" w16du:dateUtc="2025-10-06T15:55:00Z">
              <w:rPr>
                <w:sz w:val="22"/>
                <w:szCs w:val="22"/>
              </w:rPr>
            </w:rPrChange>
          </w:rPr>
          <w:t>e descrizione delle caratteristiche tecniche dell’infrastruttura di ricarica (dimensioni, interfaccia con l’utente, potenza, standard delle prese, etc..);</w:t>
        </w:r>
      </w:ins>
    </w:p>
    <w:p w14:paraId="7218FDB5" w14:textId="505FA3CC" w:rsidR="007E67EC" w:rsidDel="007E67EC" w:rsidRDefault="007E67EC">
      <w:pPr>
        <w:pStyle w:val="Paragrafoelenco"/>
        <w:spacing w:after="120" w:line="276" w:lineRule="auto"/>
        <w:ind w:left="1004"/>
        <w:jc w:val="both"/>
        <w:rPr>
          <w:ins w:id="36610" w:author="Visone Rossana (GSE)" w:date="2025-10-06T17:49:00Z" w16du:dateUtc="2025-10-06T15:49:00Z"/>
          <w:del w:id="36611" w:author="Visone Rossana (GSE)" w:date="2025-10-06T17:55:00Z" w16du:dateUtc="2025-10-06T15:55:00Z"/>
          <w:sz w:val="22"/>
          <w:szCs w:val="22"/>
        </w:rPr>
        <w:pPrChange w:id="36612" w:author="Visone Rossana (GSE)" w:date="2025-10-06T17:55:00Z" w16du:dateUtc="2025-10-06T15:55:00Z">
          <w:pPr>
            <w:pStyle w:val="Paragrafoelenco"/>
            <w:numPr>
              <w:numId w:val="240"/>
            </w:numPr>
            <w:spacing w:after="120" w:line="276" w:lineRule="auto"/>
            <w:ind w:left="1004" w:hanging="360"/>
            <w:jc w:val="both"/>
          </w:pPr>
        </w:pPrChange>
      </w:pPr>
    </w:p>
    <w:p w14:paraId="04C113EB" w14:textId="7C9F8B0A" w:rsidR="005F7905" w:rsidRPr="003E5AD1" w:rsidDel="003E5AD1" w:rsidRDefault="002C4FB0">
      <w:pPr>
        <w:pStyle w:val="Paragrafoelenco"/>
        <w:numPr>
          <w:ilvl w:val="0"/>
          <w:numId w:val="240"/>
        </w:numPr>
        <w:spacing w:after="120" w:line="276" w:lineRule="auto"/>
        <w:jc w:val="both"/>
        <w:rPr>
          <w:ins w:id="36613" w:author="Visone Rossana (GSE)" w:date="2025-10-06T17:52:00Z" w16du:dateUtc="2025-10-06T15:52:00Z"/>
          <w:del w:id="36614" w:author="Visone Rossana (GSE)" w:date="2025-10-06T17:53:00Z" w16du:dateUtc="2025-10-06T15:53:00Z"/>
          <w:sz w:val="22"/>
          <w:szCs w:val="22"/>
          <w:rPrChange w:id="36615" w:author="Visone Rossana (GSE)" w:date="2025-10-06T17:53:00Z" w16du:dateUtc="2025-10-06T15:53:00Z">
            <w:rPr>
              <w:ins w:id="36616" w:author="Visone Rossana (GSE)" w:date="2025-10-06T17:52:00Z" w16du:dateUtc="2025-10-06T15:52:00Z"/>
              <w:del w:id="36617" w:author="Visone Rossana (GSE)" w:date="2025-10-06T17:53:00Z" w16du:dateUtc="2025-10-06T15:53:00Z"/>
            </w:rPr>
          </w:rPrChange>
        </w:rPr>
      </w:pPr>
      <w:ins w:id="36618" w:author="Visone Rossana (GSE)" w:date="2025-10-06T17:49:00Z" w16du:dateUtc="2025-10-06T15:49:00Z">
        <w:del w:id="36619" w:author="Visone Rossana (GSE)" w:date="2025-10-06T17:54:00Z" w16du:dateUtc="2025-10-06T15:54:00Z">
          <w:r w:rsidRPr="007E67EC" w:rsidDel="007E67EC">
            <w:rPr>
              <w:sz w:val="22"/>
              <w:szCs w:val="22"/>
            </w:rPr>
            <w:delText xml:space="preserve">per l’installazione di </w:delText>
          </w:r>
          <w:r w:rsidR="005F7905" w:rsidRPr="007E67EC" w:rsidDel="007E67EC">
            <w:rPr>
              <w:sz w:val="22"/>
              <w:szCs w:val="22"/>
            </w:rPr>
            <w:delText>elementi infrastrutturali per la ricarica di veicoli elettr</w:delText>
          </w:r>
        </w:del>
      </w:ins>
      <w:ins w:id="36620" w:author="Visone Rossana (GSE)" w:date="2025-10-06T17:50:00Z" w16du:dateUtc="2025-10-06T15:50:00Z">
        <w:del w:id="36621" w:author="Visone Rossana (GSE)" w:date="2025-10-06T17:54:00Z" w16du:dateUtc="2025-10-06T15:54:00Z">
          <w:r w:rsidR="005F7905" w:rsidRPr="007E67EC" w:rsidDel="007E67EC">
            <w:rPr>
              <w:sz w:val="22"/>
              <w:szCs w:val="22"/>
            </w:rPr>
            <w:delText xml:space="preserve">ici, anche aperta al pubblico, </w:delText>
          </w:r>
        </w:del>
      </w:ins>
      <w:ins w:id="36622" w:author="Visone Rossana (GSE)" w:date="2025-10-06T17:52:00Z" w16du:dateUtc="2025-10-06T15:52:00Z">
        <w:del w:id="36623" w:author="Visone Rossana (GSE)" w:date="2025-10-06T17:54:00Z" w16du:dateUtc="2025-10-06T15:54:00Z">
          <w:r w:rsidR="005F7905" w:rsidRPr="007E67EC" w:rsidDel="007E67EC">
            <w:rPr>
              <w:sz w:val="22"/>
              <w:szCs w:val="22"/>
            </w:rPr>
            <w:delText xml:space="preserve">indicazione della localizzazione dell’intervento, presso l’edificio esistente ovvero le sue pertinenze o parcheggi, </w:delText>
          </w:r>
        </w:del>
        <w:del w:id="36624" w:author="Visone Rossana (GSE)" w:date="2025-10-06T17:53:00Z" w16du:dateUtc="2025-10-06T15:53:00Z">
          <w:r w:rsidR="005F7905" w:rsidRPr="007E67EC" w:rsidDel="003E5AD1">
            <w:rPr>
              <w:sz w:val="22"/>
              <w:szCs w:val="22"/>
            </w:rPr>
            <w:delText>esplicitazione della destinazione d’uso dell’edificio</w:delText>
          </w:r>
          <w:r w:rsidR="00EE1EA4" w:rsidRPr="007E67EC" w:rsidDel="003E5AD1">
            <w:rPr>
              <w:sz w:val="22"/>
              <w:szCs w:val="22"/>
            </w:rPr>
            <w:delText xml:space="preserve"> </w:delText>
          </w:r>
        </w:del>
      </w:ins>
    </w:p>
    <w:p w14:paraId="7E25E014" w14:textId="42AFD34A" w:rsidR="005F7905" w:rsidRPr="007E67EC" w:rsidDel="007E67EC" w:rsidRDefault="005F7905">
      <w:pPr>
        <w:pStyle w:val="Paragrafoelenco"/>
        <w:rPr>
          <w:ins w:id="36625" w:author="Visone Rossana (GSE)" w:date="2025-10-06T17:52:00Z" w16du:dateUtc="2025-10-06T15:52:00Z"/>
          <w:del w:id="36626" w:author="Visone Rossana (GSE)" w:date="2025-10-06T17:55:00Z" w16du:dateUtc="2025-10-06T15:55:00Z"/>
          <w:sz w:val="22"/>
          <w:szCs w:val="22"/>
        </w:rPr>
        <w:pPrChange w:id="36627" w:author="Visone Rossana (GSE)" w:date="2025-10-06T17:53:00Z" w16du:dateUtc="2025-10-06T15:53:00Z">
          <w:pPr>
            <w:pStyle w:val="Paragrafoelenco"/>
            <w:numPr>
              <w:numId w:val="240"/>
            </w:numPr>
            <w:spacing w:after="120" w:line="276" w:lineRule="auto"/>
            <w:ind w:left="1004" w:hanging="360"/>
            <w:jc w:val="both"/>
          </w:pPr>
        </w:pPrChange>
      </w:pPr>
      <w:ins w:id="36628" w:author="Visone Rossana (GSE)" w:date="2025-10-06T17:52:00Z" w16du:dateUtc="2025-10-06T15:52:00Z">
        <w:del w:id="36629" w:author="Visone Rossana (GSE)" w:date="2025-10-06T17:54:00Z" w16du:dateUtc="2025-10-06T15:54:00Z">
          <w:r w:rsidRPr="007E67EC" w:rsidDel="007E67EC">
            <w:rPr>
              <w:sz w:val="22"/>
              <w:szCs w:val="22"/>
            </w:rPr>
            <w:delText>descrizione dell’infrastruttura di ricarica e del dispositivo installato, con esplicitazione della destinazione d’uso della infrastruttura di ricarica privata o con destinazione pubblica</w:delText>
          </w:r>
        </w:del>
        <w:del w:id="36630" w:author="Visone Rossana (GSE)" w:date="2025-10-06T17:55:00Z" w16du:dateUtc="2025-10-06T15:55:00Z">
          <w:r w:rsidRPr="007E67EC" w:rsidDel="007E67EC">
            <w:rPr>
              <w:sz w:val="22"/>
              <w:szCs w:val="22"/>
            </w:rPr>
            <w:delText>;</w:delText>
          </w:r>
        </w:del>
      </w:ins>
    </w:p>
    <w:p w14:paraId="3387F899" w14:textId="0E126AEF" w:rsidR="002C4FB0" w:rsidDel="007E67EC" w:rsidRDefault="005F7905">
      <w:pPr>
        <w:pStyle w:val="Paragrafoelenco"/>
        <w:rPr>
          <w:ins w:id="36631" w:author="Visone Rossana (GSE)" w:date="2025-10-06T17:34:00Z" w16du:dateUtc="2025-10-06T15:34:00Z"/>
          <w:del w:id="36632" w:author="Visone Rossana (GSE)" w:date="2025-10-06T17:55:00Z" w16du:dateUtc="2025-10-06T15:55:00Z"/>
          <w:sz w:val="22"/>
          <w:szCs w:val="22"/>
        </w:rPr>
        <w:pPrChange w:id="36633" w:author="Visone Rossana (GSE)" w:date="2025-10-06T17:55:00Z" w16du:dateUtc="2025-10-06T15:55:00Z">
          <w:pPr>
            <w:pStyle w:val="Paragrafoelenco"/>
            <w:numPr>
              <w:numId w:val="240"/>
            </w:numPr>
            <w:spacing w:after="120" w:line="276" w:lineRule="auto"/>
            <w:ind w:left="1004" w:hanging="360"/>
            <w:jc w:val="both"/>
          </w:pPr>
        </w:pPrChange>
      </w:pPr>
      <w:ins w:id="36634" w:author="Visone Rossana (GSE)" w:date="2025-10-06T17:52:00Z" w16du:dateUtc="2025-10-06T15:52:00Z">
        <w:del w:id="36635" w:author="Visone Rossana (GSE)" w:date="2025-10-06T17:55:00Z" w16du:dateUtc="2025-10-06T15:55:00Z">
          <w:r w:rsidRPr="005F7905" w:rsidDel="007E67EC">
            <w:rPr>
              <w:sz w:val="22"/>
              <w:szCs w:val="22"/>
            </w:rPr>
            <w:delText>descrizione delle caratteristiche tecniche dell’infrastruttura di ricarica (dimensioni, interfaccia con l’utente, potenza, standard delle prese, etc..)</w:delText>
          </w:r>
        </w:del>
      </w:ins>
    </w:p>
    <w:p w14:paraId="003C12AD" w14:textId="6E2C2F43" w:rsidR="00DC4BFC" w:rsidRDefault="00DC4BFC" w:rsidP="4B255383">
      <w:pPr>
        <w:pStyle w:val="Paragrafoelenco"/>
        <w:numPr>
          <w:ilvl w:val="0"/>
          <w:numId w:val="240"/>
        </w:numPr>
        <w:spacing w:after="120" w:line="276" w:lineRule="auto"/>
        <w:jc w:val="both"/>
        <w:rPr>
          <w:ins w:id="36636" w:author="Visone Rossana (GSE)" w:date="2025-10-21T19:03:00Z" w16du:dateUtc="2025-10-21T17:03:00Z"/>
          <w:sz w:val="22"/>
          <w:szCs w:val="22"/>
        </w:rPr>
      </w:pPr>
      <w:ins w:id="36637" w:author="Visone Rossana (GSE)" w:date="2025-10-06T17:34:00Z" w16du:dateUtc="2025-10-06T15:34:00Z">
        <w:r w:rsidRPr="003543CA">
          <w:rPr>
            <w:sz w:val="22"/>
            <w:szCs w:val="22"/>
            <w:u w:val="single"/>
          </w:rPr>
          <w:t>nel caso di generatori di calore,</w:t>
        </w:r>
        <w:r w:rsidRPr="003543CA">
          <w:rPr>
            <w:sz w:val="22"/>
            <w:szCs w:val="22"/>
          </w:rPr>
          <w:t xml:space="preserve"> il corretto e completo dimensionamento del generatore di calore e degli eventuali sottosistemi d’impianto sostituiti, la messa a punto ed equilibratura dei sistemi di distribuzione, regolazione e controllo (dove applicabile);</w:t>
        </w:r>
      </w:ins>
    </w:p>
    <w:p w14:paraId="240D8BA4" w14:textId="77777777" w:rsidR="00C84115" w:rsidRPr="003543CA" w:rsidRDefault="00C84115" w:rsidP="00C84115">
      <w:pPr>
        <w:pStyle w:val="Paragrafoelenco"/>
        <w:numPr>
          <w:ilvl w:val="0"/>
          <w:numId w:val="240"/>
        </w:numPr>
        <w:spacing w:after="120" w:line="276" w:lineRule="auto"/>
        <w:contextualSpacing w:val="0"/>
        <w:jc w:val="both"/>
        <w:rPr>
          <w:moveTo w:id="36638" w:author="Visone Rossana (GSE)" w:date="2025-10-21T19:03:00Z" w16du:dateUtc="2025-10-21T17:03:00Z"/>
          <w:sz w:val="22"/>
          <w:szCs w:val="22"/>
        </w:rPr>
      </w:pPr>
      <w:moveToRangeStart w:id="36639" w:author="Visone Rossana (GSE)" w:date="2025-10-21T19:03:00Z" w:name="move211965839"/>
      <w:moveTo w:id="36640" w:author="Visone Rossana (GSE)" w:date="2025-10-21T19:03:00Z" w16du:dateUtc="2025-10-21T17:03:00Z">
        <w:r w:rsidRPr="003543CA">
          <w:rPr>
            <w:sz w:val="22"/>
            <w:szCs w:val="22"/>
          </w:rPr>
          <w:t xml:space="preserve">nel caso di </w:t>
        </w:r>
        <w:r w:rsidRPr="003543CA">
          <w:rPr>
            <w:sz w:val="22"/>
            <w:szCs w:val="22"/>
            <w:u w:val="single"/>
          </w:rPr>
          <w:t>collettori solari</w:t>
        </w:r>
        <w:r w:rsidRPr="003543CA">
          <w:rPr>
            <w:sz w:val="22"/>
            <w:szCs w:val="22"/>
          </w:rPr>
          <w:t>, il rispetto puntuale dei requisiti minimi richiesti negli allegati del Decreto (comprese le garanzie dei collettori solari, dei bollitori e degli accessori e componenti elettrici/elettronici) e nelle Regole Applicative;</w:t>
        </w:r>
      </w:moveTo>
    </w:p>
    <w:moveToRangeEnd w:id="36639"/>
    <w:p w14:paraId="524A7C93" w14:textId="59A418D1" w:rsidR="00DC4BFC" w:rsidRPr="003F7CD2" w:rsidRDefault="000B6972" w:rsidP="4B255383">
      <w:pPr>
        <w:pStyle w:val="Paragrafoelenco"/>
        <w:numPr>
          <w:ilvl w:val="0"/>
          <w:numId w:val="240"/>
        </w:numPr>
        <w:spacing w:after="120" w:line="276" w:lineRule="auto"/>
        <w:jc w:val="both"/>
        <w:rPr>
          <w:ins w:id="36641" w:author="Visone Rossana (GSE)" w:date="2025-10-06T17:45:00Z" w16du:dateUtc="2025-10-06T15:45:00Z"/>
          <w:sz w:val="22"/>
          <w:szCs w:val="22"/>
          <w:rPrChange w:id="36642" w:author="Visone Rossana (GSE)" w:date="2025-10-06T17:45:00Z" w16du:dateUtc="2025-10-06T15:45:00Z">
            <w:rPr>
              <w:ins w:id="36643" w:author="Visone Rossana (GSE)" w:date="2025-10-06T17:45:00Z" w16du:dateUtc="2025-10-06T15:45:00Z"/>
              <w:rFonts w:eastAsia="Times New Roman" w:cstheme="minorHAnsi"/>
              <w:bCs/>
              <w:sz w:val="22"/>
              <w:szCs w:val="22"/>
            </w:rPr>
          </w:rPrChange>
        </w:rPr>
      </w:pPr>
      <w:ins w:id="36644" w:author="Visone Rossana (GSE)" w:date="2025-10-06T17:41:00Z" w16du:dateUtc="2025-10-06T15:41:00Z">
        <w:r w:rsidRPr="003F7CD2">
          <w:rPr>
            <w:rFonts w:eastAsia="Times New Roman" w:cstheme="minorHAnsi"/>
            <w:bCs/>
            <w:sz w:val="22"/>
            <w:szCs w:val="22"/>
            <w:highlight w:val="cyan"/>
            <w:rPrChange w:id="36645" w:author="Visone Rossana (GSE)" w:date="2025-10-06T17:45:00Z" w16du:dateUtc="2025-10-06T15:45:00Z">
              <w:rPr>
                <w:rFonts w:eastAsia="Times New Roman" w:cstheme="minorHAnsi"/>
                <w:bCs/>
                <w:sz w:val="22"/>
                <w:szCs w:val="22"/>
              </w:rPr>
            </w:rPrChange>
          </w:rPr>
          <w:t xml:space="preserve">nel caso di </w:t>
        </w:r>
      </w:ins>
      <w:ins w:id="36646" w:author="Visone Rossana (GSE)" w:date="2025-10-06T17:43:00Z" w16du:dateUtc="2025-10-06T15:43:00Z">
        <w:r w:rsidR="00BF2719" w:rsidRPr="003F7CD2">
          <w:rPr>
            <w:rFonts w:eastAsia="Times New Roman" w:cstheme="minorHAnsi"/>
            <w:bCs/>
            <w:sz w:val="22"/>
            <w:szCs w:val="22"/>
            <w:highlight w:val="cyan"/>
            <w:u w:val="single"/>
            <w:rPrChange w:id="36647" w:author="Visone Rossana (GSE)" w:date="2025-10-06T17:45:00Z" w16du:dateUtc="2025-10-06T15:45:00Z">
              <w:rPr>
                <w:rFonts w:eastAsia="Times New Roman" w:cstheme="minorHAnsi"/>
                <w:bCs/>
                <w:sz w:val="22"/>
                <w:szCs w:val="22"/>
              </w:rPr>
            </w:rPrChange>
          </w:rPr>
          <w:t>unità di microcogenerazione alimentate da fonti rinnovabili</w:t>
        </w:r>
      </w:ins>
      <w:ins w:id="36648" w:author="Visone Rossana (GSE)" w:date="2025-10-06T17:42:00Z" w16du:dateUtc="2025-10-06T15:42:00Z">
        <w:r w:rsidR="00642BF9" w:rsidRPr="003F7CD2">
          <w:rPr>
            <w:rFonts w:eastAsia="Times New Roman" w:cstheme="minorHAnsi"/>
            <w:bCs/>
            <w:sz w:val="22"/>
            <w:szCs w:val="22"/>
            <w:highlight w:val="cyan"/>
            <w:rPrChange w:id="36649" w:author="Visone Rossana (GSE)" w:date="2025-10-06T17:45:00Z" w16du:dateUtc="2025-10-06T15:45:00Z">
              <w:rPr>
                <w:rFonts w:eastAsia="Times New Roman" w:cstheme="minorHAnsi"/>
                <w:bCs/>
                <w:sz w:val="22"/>
                <w:szCs w:val="22"/>
              </w:rPr>
            </w:rPrChange>
          </w:rPr>
          <w:t xml:space="preserve">, </w:t>
        </w:r>
      </w:ins>
      <w:ins w:id="36650" w:author="Visone Rossana (GSE)" w:date="2025-10-06T17:41:00Z" w16du:dateUtc="2025-10-06T15:41:00Z">
        <w:del w:id="36651" w:author="Visone Rossana (GSE)" w:date="2025-10-06T17:55:00Z" w16du:dateUtc="2025-10-06T15:55:00Z">
          <w:r w:rsidR="00D44F0E" w:rsidRPr="003F7CD2" w:rsidDel="007E67EC">
            <w:rPr>
              <w:rFonts w:eastAsia="Times New Roman" w:cstheme="minorHAnsi"/>
              <w:bCs/>
              <w:sz w:val="22"/>
              <w:szCs w:val="22"/>
              <w:highlight w:val="cyan"/>
              <w:rPrChange w:id="36652" w:author="Visone Rossana (GSE)" w:date="2025-10-06T17:45:00Z" w16du:dateUtc="2025-10-06T15:45:00Z">
                <w:rPr>
                  <w:rFonts w:eastAsia="Times New Roman" w:cstheme="minorHAnsi"/>
                  <w:bCs/>
                  <w:sz w:val="22"/>
                  <w:szCs w:val="22"/>
                </w:rPr>
              </w:rPrChange>
            </w:rPr>
            <w:delText xml:space="preserve"> </w:delText>
          </w:r>
        </w:del>
        <w:r w:rsidRPr="003F7CD2">
          <w:rPr>
            <w:rFonts w:eastAsia="Times New Roman" w:cstheme="minorHAnsi"/>
            <w:bCs/>
            <w:sz w:val="22"/>
            <w:szCs w:val="22"/>
            <w:highlight w:val="cyan"/>
            <w:rPrChange w:id="36653" w:author="Visone Rossana (GSE)" w:date="2025-10-06T17:45:00Z" w16du:dateUtc="2025-10-06T15:45:00Z">
              <w:rPr>
                <w:rFonts w:eastAsia="Times New Roman" w:cstheme="minorHAnsi"/>
                <w:bCs/>
                <w:sz w:val="22"/>
                <w:szCs w:val="22"/>
              </w:rPr>
            </w:rPrChange>
          </w:rPr>
          <w:t>la stima dei dati energetici ottenuti sulla base dei carichi termici ed elettrici e la relativa quantificazione del PES stimato</w:t>
        </w:r>
        <w:r w:rsidR="00642BF9">
          <w:rPr>
            <w:rFonts w:eastAsia="Times New Roman" w:cstheme="minorHAnsi"/>
            <w:bCs/>
            <w:sz w:val="22"/>
            <w:szCs w:val="22"/>
          </w:rPr>
          <w:t>;</w:t>
        </w:r>
      </w:ins>
    </w:p>
    <w:p w14:paraId="4C021E8C" w14:textId="2016CE50" w:rsidR="00450E5A" w:rsidRPr="00B4662B" w:rsidRDefault="00450E5A" w:rsidP="003F7CD2">
      <w:pPr>
        <w:pStyle w:val="Paragrafoelenco"/>
        <w:numPr>
          <w:ilvl w:val="0"/>
          <w:numId w:val="240"/>
        </w:numPr>
        <w:spacing w:after="120" w:line="276" w:lineRule="auto"/>
        <w:contextualSpacing w:val="0"/>
        <w:jc w:val="both"/>
        <w:rPr>
          <w:ins w:id="36654" w:author="Visone Rossana (GSE)" w:date="2025-10-17T17:57:00Z" w16du:dateUtc="2025-10-17T15:57:00Z"/>
          <w:sz w:val="22"/>
          <w:szCs w:val="22"/>
          <w:highlight w:val="yellow"/>
          <w:rPrChange w:id="36655" w:author="Visone Rossana (GSE)" w:date="2025-10-17T18:00:00Z" w16du:dateUtc="2025-10-17T16:00:00Z">
            <w:rPr>
              <w:ins w:id="36656" w:author="Visone Rossana (GSE)" w:date="2025-10-17T17:57:00Z" w16du:dateUtc="2025-10-17T15:57:00Z"/>
              <w:sz w:val="22"/>
              <w:szCs w:val="22"/>
            </w:rPr>
          </w:rPrChange>
        </w:rPr>
      </w:pPr>
      <w:commentRangeStart w:id="36657"/>
      <w:ins w:id="36658" w:author="Visone Rossana (GSE)" w:date="2025-10-17T17:57:00Z" w16du:dateUtc="2025-10-17T15:57:00Z">
        <w:r w:rsidRPr="00B4662B">
          <w:rPr>
            <w:sz w:val="22"/>
            <w:szCs w:val="22"/>
            <w:highlight w:val="yellow"/>
            <w:rPrChange w:id="36659" w:author="Visone Rossana (GSE)" w:date="2025-10-17T18:00:00Z" w16du:dateUtc="2025-10-17T16:00:00Z">
              <w:rPr>
                <w:sz w:val="22"/>
                <w:szCs w:val="22"/>
              </w:rPr>
            </w:rPrChange>
          </w:rPr>
          <w:t xml:space="preserve">nel caso </w:t>
        </w:r>
      </w:ins>
      <w:ins w:id="36660" w:author="Visone Rossana (GSE)" w:date="2025-10-17T17:59:00Z" w16du:dateUtc="2025-10-17T15:59:00Z">
        <w:r w:rsidR="00BE3245" w:rsidRPr="00B4662B">
          <w:rPr>
            <w:sz w:val="22"/>
            <w:szCs w:val="22"/>
            <w:highlight w:val="yellow"/>
            <w:rPrChange w:id="36661" w:author="Visone Rossana (GSE)" w:date="2025-10-17T18:00:00Z" w16du:dateUtc="2025-10-17T16:00:00Z">
              <w:rPr>
                <w:sz w:val="22"/>
                <w:szCs w:val="22"/>
              </w:rPr>
            </w:rPrChange>
          </w:rPr>
          <w:t xml:space="preserve">di sistemi bivalenti o pompe di calore </w:t>
        </w:r>
        <w:r w:rsidR="00B4662B" w:rsidRPr="00B4662B">
          <w:rPr>
            <w:sz w:val="22"/>
            <w:szCs w:val="22"/>
            <w:highlight w:val="yellow"/>
            <w:rPrChange w:id="36662" w:author="Visone Rossana (GSE)" w:date="2025-10-17T18:00:00Z" w16du:dateUtc="2025-10-17T16:00:00Z">
              <w:rPr>
                <w:sz w:val="22"/>
                <w:szCs w:val="22"/>
              </w:rPr>
            </w:rPrChange>
          </w:rPr>
          <w:t>“</w:t>
        </w:r>
        <w:r w:rsidR="00BE3245" w:rsidRPr="00B4662B">
          <w:rPr>
            <w:i/>
            <w:iCs/>
            <w:sz w:val="22"/>
            <w:szCs w:val="22"/>
            <w:highlight w:val="yellow"/>
            <w:rPrChange w:id="36663" w:author="Visone Rossana (GSE)" w:date="2025-10-17T18:00:00Z" w16du:dateUtc="2025-10-17T16:00:00Z">
              <w:rPr>
                <w:sz w:val="22"/>
                <w:szCs w:val="22"/>
              </w:rPr>
            </w:rPrChange>
          </w:rPr>
          <w:t>add on</w:t>
        </w:r>
        <w:r w:rsidR="00B4662B" w:rsidRPr="00B4662B">
          <w:rPr>
            <w:sz w:val="22"/>
            <w:szCs w:val="22"/>
            <w:highlight w:val="yellow"/>
            <w:rPrChange w:id="36664" w:author="Visone Rossana (GSE)" w:date="2025-10-17T18:00:00Z" w16du:dateUtc="2025-10-17T16:00:00Z">
              <w:rPr>
                <w:sz w:val="22"/>
                <w:szCs w:val="22"/>
              </w:rPr>
            </w:rPrChange>
          </w:rPr>
          <w:t>”</w:t>
        </w:r>
      </w:ins>
      <w:ins w:id="36665" w:author="Visone Rossana (GSE)" w:date="2025-10-17T18:00:00Z" w16du:dateUtc="2025-10-17T16:00:00Z">
        <w:r w:rsidR="00B4662B" w:rsidRPr="00B4662B">
          <w:rPr>
            <w:sz w:val="22"/>
            <w:szCs w:val="22"/>
            <w:highlight w:val="yellow"/>
            <w:rPrChange w:id="36666" w:author="Visone Rossana (GSE)" w:date="2025-10-17T18:00:00Z" w16du:dateUtc="2025-10-17T16:00:00Z">
              <w:rPr>
                <w:sz w:val="22"/>
                <w:szCs w:val="22"/>
              </w:rPr>
            </w:rPrChange>
          </w:rPr>
          <w:t xml:space="preserve"> di cui all’intervento III.B</w:t>
        </w:r>
      </w:ins>
      <w:ins w:id="36667" w:author="Visone Rossana (GSE)" w:date="2025-10-17T17:59:00Z" w16du:dateUtc="2025-10-17T15:59:00Z">
        <w:r w:rsidR="00BE3245" w:rsidRPr="00B4662B">
          <w:rPr>
            <w:sz w:val="22"/>
            <w:szCs w:val="22"/>
            <w:highlight w:val="yellow"/>
            <w:rPrChange w:id="36668" w:author="Visone Rossana (GSE)" w:date="2025-10-17T18:00:00Z" w16du:dateUtc="2025-10-17T16:00:00Z">
              <w:rPr>
                <w:sz w:val="22"/>
                <w:szCs w:val="22"/>
              </w:rPr>
            </w:rPrChange>
          </w:rPr>
          <w:t xml:space="preserve">, indipendentemente dalla potenza installata, l’asseverazione di un tecnico abilitato attestante i requisiti comuni e specifici per la tipologia, di cui ai paragrafi </w:t>
        </w:r>
        <w:r w:rsidR="00B4662B" w:rsidRPr="00B4662B">
          <w:rPr>
            <w:sz w:val="22"/>
            <w:szCs w:val="22"/>
            <w:highlight w:val="yellow"/>
            <w:rPrChange w:id="36669" w:author="Visone Rossana (GSE)" w:date="2025-10-17T18:00:00Z" w16du:dateUtc="2025-10-17T16:00:00Z">
              <w:rPr>
                <w:sz w:val="22"/>
                <w:szCs w:val="22"/>
              </w:rPr>
            </w:rPrChange>
          </w:rPr>
          <w:t>xx</w:t>
        </w:r>
      </w:ins>
      <w:commentRangeEnd w:id="36657"/>
      <w:ins w:id="36670" w:author="Visone Rossana (GSE)" w:date="2025-10-17T18:00:00Z" w16du:dateUtc="2025-10-17T16:00:00Z">
        <w:r w:rsidR="00E579BA" w:rsidRPr="00B4662B">
          <w:rPr>
            <w:rStyle w:val="Rimandocommento"/>
            <w:sz w:val="22"/>
            <w:szCs w:val="22"/>
            <w:highlight w:val="yellow"/>
            <w:rPrChange w:id="36671" w:author="Visone Rossana (GSE)" w:date="2025-10-17T18:00:00Z" w16du:dateUtc="2025-10-17T16:00:00Z">
              <w:rPr>
                <w:rStyle w:val="Rimandocommento"/>
                <w:sz w:val="22"/>
                <w:szCs w:val="22"/>
              </w:rPr>
            </w:rPrChange>
          </w:rPr>
          <w:commentReference w:id="36657"/>
        </w:r>
      </w:ins>
    </w:p>
    <w:p w14:paraId="2665D82B" w14:textId="52449748" w:rsidR="003F7CD2" w:rsidRPr="003543CA" w:rsidDel="00101891" w:rsidRDefault="003F7CD2" w:rsidP="003F7CD2">
      <w:pPr>
        <w:pStyle w:val="Paragrafoelenco"/>
        <w:numPr>
          <w:ilvl w:val="0"/>
          <w:numId w:val="240"/>
        </w:numPr>
        <w:spacing w:after="120" w:line="276" w:lineRule="auto"/>
        <w:contextualSpacing w:val="0"/>
        <w:jc w:val="both"/>
        <w:rPr>
          <w:ins w:id="36673" w:author="Visone Rossana (GSE)" w:date="2025-10-06T17:45:00Z" w16du:dateUtc="2025-10-06T15:45:00Z"/>
          <w:moveFrom w:id="36674" w:author="Visone Rossana (GSE)" w:date="2025-10-21T19:03:00Z" w16du:dateUtc="2025-10-21T17:03:00Z"/>
          <w:sz w:val="22"/>
          <w:szCs w:val="22"/>
        </w:rPr>
      </w:pPr>
      <w:moveFromRangeStart w:id="36675" w:author="Visone Rossana (GSE)" w:date="2025-10-21T19:03:00Z" w:name="move211965839"/>
      <w:moveFrom w:id="36676" w:author="Visone Rossana (GSE)" w:date="2025-10-21T19:03:00Z" w16du:dateUtc="2025-10-21T17:03:00Z">
        <w:ins w:id="36677" w:author="Visone Rossana (GSE)" w:date="2025-10-06T17:45:00Z" w16du:dateUtc="2025-10-06T15:45:00Z">
          <w:r w:rsidRPr="003543CA" w:rsidDel="00101891">
            <w:rPr>
              <w:sz w:val="22"/>
              <w:szCs w:val="22"/>
            </w:rPr>
            <w:t xml:space="preserve">nel caso di </w:t>
          </w:r>
          <w:r w:rsidRPr="003543CA" w:rsidDel="00101891">
            <w:rPr>
              <w:sz w:val="22"/>
              <w:szCs w:val="22"/>
              <w:u w:val="single"/>
            </w:rPr>
            <w:t>collettori solari</w:t>
          </w:r>
          <w:r w:rsidRPr="003543CA" w:rsidDel="00101891">
            <w:rPr>
              <w:sz w:val="22"/>
              <w:szCs w:val="22"/>
            </w:rPr>
            <w:t>, il rispetto puntuale dei requisiti minimi richiesti negli allegati del Decreto (comprese le garanzie dei collettori solari, dei bollitori e degli accessori e componenti elettrici/elettronici) e nelle Regole Applicative;</w:t>
          </w:r>
        </w:ins>
      </w:moveFrom>
    </w:p>
    <w:moveFromRangeEnd w:id="36675"/>
    <w:p w14:paraId="124333BA" w14:textId="098A4C04" w:rsidR="003F7CD2" w:rsidRPr="00642BF9" w:rsidDel="003F7CD2" w:rsidRDefault="003F7CD2" w:rsidP="4B255383">
      <w:pPr>
        <w:pStyle w:val="Paragrafoelenco"/>
        <w:numPr>
          <w:ilvl w:val="0"/>
          <w:numId w:val="240"/>
        </w:numPr>
        <w:spacing w:after="120" w:line="276" w:lineRule="auto"/>
        <w:jc w:val="both"/>
        <w:rPr>
          <w:ins w:id="36678" w:author="Visone Rossana (GSE)" w:date="2025-10-06T17:41:00Z" w16du:dateUtc="2025-10-06T15:41:00Z"/>
          <w:del w:id="36679" w:author="Visone Rossana (GSE)" w:date="2025-10-06T17:45:00Z" w16du:dateUtc="2025-10-06T15:45:00Z"/>
          <w:sz w:val="22"/>
          <w:szCs w:val="22"/>
          <w:rPrChange w:id="36680" w:author="Visone Rossana (GSE)" w:date="2025-10-06T17:41:00Z" w16du:dateUtc="2025-10-06T15:41:00Z">
            <w:rPr>
              <w:ins w:id="36681" w:author="Visone Rossana (GSE)" w:date="2025-10-06T17:41:00Z" w16du:dateUtc="2025-10-06T15:41:00Z"/>
              <w:del w:id="36682" w:author="Visone Rossana (GSE)" w:date="2025-10-06T17:45:00Z" w16du:dateUtc="2025-10-06T15:45:00Z"/>
              <w:rFonts w:eastAsia="Times New Roman" w:cstheme="minorHAnsi"/>
              <w:bCs/>
              <w:sz w:val="22"/>
              <w:szCs w:val="22"/>
            </w:rPr>
          </w:rPrChange>
        </w:rPr>
      </w:pPr>
    </w:p>
    <w:p w14:paraId="147ACC11" w14:textId="2DE92BFF" w:rsidR="00642BF9" w:rsidRPr="00642BF9" w:rsidRDefault="00642BF9" w:rsidP="4B255383">
      <w:pPr>
        <w:pStyle w:val="Paragrafoelenco"/>
        <w:numPr>
          <w:ilvl w:val="0"/>
          <w:numId w:val="240"/>
        </w:numPr>
        <w:spacing w:after="120" w:line="276" w:lineRule="auto"/>
        <w:jc w:val="both"/>
        <w:rPr>
          <w:ins w:id="36683" w:author="Visone Rossana (GSE)" w:date="2025-10-06T16:59:00Z" w16du:dateUtc="2025-10-06T14:59:00Z"/>
          <w:sz w:val="22"/>
          <w:szCs w:val="22"/>
          <w:highlight w:val="yellow"/>
          <w:rPrChange w:id="36684" w:author="Visone Rossana (GSE)" w:date="2025-10-06T17:41:00Z" w16du:dateUtc="2025-10-06T15:41:00Z">
            <w:rPr>
              <w:ins w:id="36685" w:author="Visone Rossana (GSE)" w:date="2025-10-06T16:59:00Z" w16du:dateUtc="2025-10-06T14:59:00Z"/>
            </w:rPr>
          </w:rPrChange>
        </w:rPr>
      </w:pPr>
      <w:commentRangeStart w:id="36686"/>
      <w:ins w:id="36687" w:author="Visone Rossana (GSE)" w:date="2025-10-06T17:41:00Z" w16du:dateUtc="2025-10-06T15:41:00Z">
        <w:r>
          <w:rPr>
            <w:rFonts w:eastAsia="Times New Roman" w:cstheme="minorHAnsi"/>
            <w:bCs/>
            <w:sz w:val="22"/>
            <w:szCs w:val="22"/>
            <w:highlight w:val="yellow"/>
          </w:rPr>
          <w:t xml:space="preserve">valutare se per gli altri interventi del Titolo III fornire </w:t>
        </w:r>
      </w:ins>
      <w:ins w:id="36688" w:author="Visone Rossana (GSE)" w:date="2025-10-06T17:42:00Z" w16du:dateUtc="2025-10-06T15:42:00Z">
        <w:r>
          <w:rPr>
            <w:rFonts w:eastAsia="Times New Roman" w:cstheme="minorHAnsi"/>
            <w:bCs/>
            <w:sz w:val="22"/>
            <w:szCs w:val="22"/>
            <w:highlight w:val="yellow"/>
          </w:rPr>
          <w:t>indicazioni in tale sezione</w:t>
        </w:r>
      </w:ins>
      <w:commentRangeEnd w:id="36686"/>
      <w:r w:rsidR="006E5BB0" w:rsidRPr="00642BF9">
        <w:rPr>
          <w:rStyle w:val="Rimandocommento"/>
          <w:sz w:val="22"/>
          <w:szCs w:val="22"/>
          <w:highlight w:val="yellow"/>
          <w:rPrChange w:id="36689" w:author="Visone Rossana (GSE)" w:date="2025-10-06T17:41:00Z" w16du:dateUtc="2025-10-06T15:41:00Z">
            <w:rPr>
              <w:rStyle w:val="Rimandocommento"/>
              <w:sz w:val="24"/>
            </w:rPr>
          </w:rPrChange>
        </w:rPr>
        <w:commentReference w:id="36686"/>
      </w:r>
    </w:p>
    <w:p w14:paraId="511FF943" w14:textId="77777777" w:rsidR="002A37CE" w:rsidRPr="002A37CE" w:rsidRDefault="002A37CE">
      <w:pPr>
        <w:spacing w:after="120" w:line="276" w:lineRule="auto"/>
        <w:jc w:val="both"/>
        <w:rPr>
          <w:ins w:id="36691" w:author="Visone Rossana (GSE)" w:date="2025-10-06T16:59:00Z" w16du:dateUtc="2025-10-06T14:59:00Z"/>
          <w:sz w:val="22"/>
          <w:szCs w:val="22"/>
          <w:rPrChange w:id="36692" w:author="Visone Rossana (GSE)" w:date="2025-10-06T16:59:00Z" w16du:dateUtc="2025-10-06T14:59:00Z">
            <w:rPr>
              <w:ins w:id="36693" w:author="Visone Rossana (GSE)" w:date="2025-10-06T16:59:00Z" w16du:dateUtc="2025-10-06T14:59:00Z"/>
            </w:rPr>
          </w:rPrChange>
        </w:rPr>
        <w:pPrChange w:id="36694" w:author="Visone Rossana (GSE)" w:date="2025-10-06T16:59:00Z" w16du:dateUtc="2025-10-06T14:59:00Z">
          <w:pPr>
            <w:spacing w:after="120"/>
            <w:jc w:val="both"/>
          </w:pPr>
        </w:pPrChange>
      </w:pPr>
      <w:ins w:id="36695" w:author="Visone Rossana (GSE)" w:date="2025-10-06T16:59:00Z" w16du:dateUtc="2025-10-06T14:59:00Z">
        <w:r w:rsidRPr="002A37CE">
          <w:rPr>
            <w:sz w:val="22"/>
            <w:szCs w:val="22"/>
            <w:rPrChange w:id="36696" w:author="Visone Rossana (GSE)" w:date="2025-10-06T16:59:00Z" w16du:dateUtc="2025-10-06T14:59:00Z">
              <w:rPr/>
            </w:rPrChange>
          </w:rPr>
          <w:t>Per installazioni relative ad interventi ricompresi nel Catalogo la suddetta asseverazione non è richiesta.</w:t>
        </w:r>
      </w:ins>
    </w:p>
    <w:p w14:paraId="52AA6312" w14:textId="72576FF9" w:rsidR="002A37CE" w:rsidRPr="002A37CE" w:rsidRDefault="002A37CE">
      <w:pPr>
        <w:spacing w:after="120" w:line="276" w:lineRule="auto"/>
        <w:jc w:val="both"/>
        <w:rPr>
          <w:ins w:id="36697" w:author="Visone Rossana (GSE)" w:date="2025-10-06T16:59:00Z" w16du:dateUtc="2025-10-06T14:59:00Z"/>
          <w:sz w:val="22"/>
          <w:szCs w:val="22"/>
          <w:rPrChange w:id="36698" w:author="Visone Rossana (GSE)" w:date="2025-10-06T16:59:00Z" w16du:dateUtc="2025-10-06T14:59:00Z">
            <w:rPr>
              <w:ins w:id="36699" w:author="Visone Rossana (GSE)" w:date="2025-10-06T16:59:00Z" w16du:dateUtc="2025-10-06T14:59:00Z"/>
            </w:rPr>
          </w:rPrChange>
        </w:rPr>
        <w:pPrChange w:id="36700" w:author="Visone Rossana (GSE)" w:date="2025-10-06T16:59:00Z" w16du:dateUtc="2025-10-06T14:59:00Z">
          <w:pPr>
            <w:spacing w:after="120"/>
            <w:jc w:val="both"/>
          </w:pPr>
        </w:pPrChange>
      </w:pPr>
      <w:ins w:id="36701" w:author="Visone Rossana (GSE)" w:date="2025-10-06T16:59:00Z" w16du:dateUtc="2025-10-06T14:59:00Z">
        <w:r w:rsidRPr="002A37CE">
          <w:rPr>
            <w:sz w:val="22"/>
            <w:szCs w:val="22"/>
            <w:rPrChange w:id="36702" w:author="Visone Rossana (GSE)" w:date="2025-10-06T16:59:00Z" w16du:dateUtc="2025-10-06T14:59:00Z">
              <w:rPr/>
            </w:rPrChange>
          </w:rPr>
          <w:t xml:space="preserve">Per interventi realizzati con apparecchi, non ricompresi nel Catalogo, segnatamente: </w:t>
        </w:r>
        <w:r w:rsidRPr="002A37CE">
          <w:rPr>
            <w:sz w:val="22"/>
            <w:szCs w:val="22"/>
            <w:u w:val="single"/>
            <w:rPrChange w:id="36703" w:author="Visone Rossana (GSE)" w:date="2025-10-06T16:59:00Z" w16du:dateUtc="2025-10-06T14:59:00Z">
              <w:rPr>
                <w:u w:val="single"/>
              </w:rPr>
            </w:rPrChange>
          </w:rPr>
          <w:t>installazione di generatori</w:t>
        </w:r>
      </w:ins>
      <w:ins w:id="36704" w:author="Visone Rossana (GSE)" w:date="2025-10-06T18:01:00Z" w16du:dateUtc="2025-10-06T16:01:00Z">
        <w:r w:rsidR="002658DC" w:rsidRPr="002658DC">
          <w:rPr>
            <w:sz w:val="22"/>
            <w:szCs w:val="22"/>
            <w:u w:val="single"/>
          </w:rPr>
          <w:t xml:space="preserve"> </w:t>
        </w:r>
        <w:r w:rsidR="002658DC" w:rsidRPr="00F16444">
          <w:rPr>
            <w:sz w:val="22"/>
            <w:szCs w:val="22"/>
            <w:u w:val="single"/>
          </w:rPr>
          <w:t>con P</w:t>
        </w:r>
        <w:r w:rsidR="002658DC" w:rsidRPr="00F16444">
          <w:rPr>
            <w:sz w:val="22"/>
            <w:szCs w:val="22"/>
            <w:u w:val="single"/>
            <w:vertAlign w:val="subscript"/>
          </w:rPr>
          <w:t>n</w:t>
        </w:r>
        <w:r w:rsidR="002658DC" w:rsidRPr="00F16444">
          <w:rPr>
            <w:sz w:val="22"/>
            <w:szCs w:val="22"/>
            <w:u w:val="single"/>
          </w:rPr>
          <w:t xml:space="preserve"> ≤ 35 kW</w:t>
        </w:r>
        <w:r w:rsidR="002658DC">
          <w:rPr>
            <w:sz w:val="22"/>
            <w:szCs w:val="22"/>
            <w:u w:val="single"/>
          </w:rPr>
          <w:t xml:space="preserve"> e </w:t>
        </w:r>
      </w:ins>
      <w:ins w:id="36705" w:author="Visone Rossana (GSE)" w:date="2025-10-06T17:58:00Z" w16du:dateUtc="2025-10-06T15:58:00Z">
        <w:r w:rsidR="00E227D2" w:rsidRPr="00E227D2">
          <w:rPr>
            <w:sz w:val="22"/>
            <w:szCs w:val="22"/>
            <w:highlight w:val="cyan"/>
            <w:u w:val="single"/>
            <w:rPrChange w:id="36706" w:author="Visone Rossana (GSE)" w:date="2025-10-06T17:58:00Z" w16du:dateUtc="2025-10-06T15:58:00Z">
              <w:rPr>
                <w:sz w:val="22"/>
                <w:szCs w:val="22"/>
                <w:u w:val="single"/>
              </w:rPr>
            </w:rPrChange>
          </w:rPr>
          <w:t xml:space="preserve">infrastrutture di </w:t>
        </w:r>
        <w:r w:rsidR="00E227D2" w:rsidRPr="00C91FDB">
          <w:rPr>
            <w:sz w:val="22"/>
            <w:szCs w:val="22"/>
            <w:highlight w:val="cyan"/>
            <w:u w:val="single"/>
            <w:rPrChange w:id="36707" w:author="Visone Rossana (GSE)" w:date="2025-10-06T18:02:00Z" w16du:dateUtc="2025-10-06T16:02:00Z">
              <w:rPr>
                <w:sz w:val="22"/>
                <w:szCs w:val="22"/>
                <w:u w:val="single"/>
              </w:rPr>
            </w:rPrChange>
          </w:rPr>
          <w:t>ricarica</w:t>
        </w:r>
      </w:ins>
      <w:ins w:id="36708" w:author="Visone Rossana (GSE)" w:date="2025-10-06T18:01:00Z" w16du:dateUtc="2025-10-06T16:01:00Z">
        <w:r w:rsidR="002658DC" w:rsidRPr="00C91FDB">
          <w:rPr>
            <w:sz w:val="22"/>
            <w:szCs w:val="22"/>
            <w:highlight w:val="cyan"/>
            <w:u w:val="single"/>
            <w:rPrChange w:id="36709" w:author="Visone Rossana (GSE)" w:date="2025-10-06T18:02:00Z" w16du:dateUtc="2025-10-06T16:02:00Z">
              <w:rPr>
                <w:sz w:val="22"/>
                <w:szCs w:val="22"/>
                <w:u w:val="single"/>
              </w:rPr>
            </w:rPrChange>
          </w:rPr>
          <w:t xml:space="preserve"> con Potenza </w:t>
        </w:r>
        <w:r w:rsidR="00C91FDB" w:rsidRPr="00C91FDB">
          <w:rPr>
            <w:sz w:val="22"/>
            <w:szCs w:val="22"/>
            <w:highlight w:val="cyan"/>
            <w:u w:val="single"/>
            <w:rPrChange w:id="36710" w:author="Visone Rossana (GSE)" w:date="2025-10-06T18:02:00Z" w16du:dateUtc="2025-10-06T16:02:00Z">
              <w:rPr>
                <w:sz w:val="22"/>
                <w:szCs w:val="22"/>
                <w:u w:val="single"/>
              </w:rPr>
            </w:rPrChange>
          </w:rPr>
          <w:t>standard</w:t>
        </w:r>
      </w:ins>
      <w:ins w:id="36711" w:author="Visone Rossana (GSE)" w:date="2025-10-06T16:59:00Z" w16du:dateUtc="2025-10-06T14:59:00Z">
        <w:r w:rsidRPr="00C91FDB">
          <w:rPr>
            <w:sz w:val="22"/>
            <w:szCs w:val="22"/>
            <w:highlight w:val="cyan"/>
            <w:u w:val="single"/>
            <w:rPrChange w:id="36712" w:author="Visone Rossana (GSE)" w:date="2025-10-06T18:02:00Z" w16du:dateUtc="2025-10-06T16:02:00Z">
              <w:rPr>
                <w:u w:val="single"/>
              </w:rPr>
            </w:rPrChange>
          </w:rPr>
          <w:t xml:space="preserve"> </w:t>
        </w:r>
      </w:ins>
      <w:ins w:id="36713" w:author="Visone Rossana (GSE)" w:date="2025-10-06T18:02:00Z" w16du:dateUtc="2025-10-06T16:02:00Z">
        <w:r w:rsidR="00C91FDB" w:rsidRPr="00C91FDB">
          <w:rPr>
            <w:sz w:val="22"/>
            <w:szCs w:val="22"/>
            <w:highlight w:val="cyan"/>
            <w:u w:val="single"/>
            <w:rPrChange w:id="36714" w:author="Visone Rossana (GSE)" w:date="2025-10-06T18:02:00Z" w16du:dateUtc="2025-10-06T16:02:00Z">
              <w:rPr>
                <w:sz w:val="22"/>
                <w:szCs w:val="22"/>
                <w:u w:val="single"/>
              </w:rPr>
            </w:rPrChange>
          </w:rPr>
          <w:t>≤ 35 kW</w:t>
        </w:r>
        <w:r w:rsidR="00C91FDB" w:rsidRPr="002A37CE" w:rsidDel="002658DC">
          <w:rPr>
            <w:sz w:val="22"/>
            <w:szCs w:val="22"/>
            <w:u w:val="single"/>
          </w:rPr>
          <w:t xml:space="preserve"> </w:t>
        </w:r>
      </w:ins>
      <w:ins w:id="36715" w:author="Visone Rossana (GSE)" w:date="2025-10-06T16:59:00Z" w16du:dateUtc="2025-10-06T14:59:00Z">
        <w:del w:id="36716" w:author="Visone Rossana (GSE)" w:date="2025-10-06T18:01:00Z" w16du:dateUtc="2025-10-06T16:01:00Z">
          <w:r w:rsidRPr="002A37CE" w:rsidDel="002658DC">
            <w:rPr>
              <w:sz w:val="22"/>
              <w:szCs w:val="22"/>
              <w:u w:val="single"/>
              <w:rPrChange w:id="36717" w:author="Visone Rossana (GSE)" w:date="2025-10-06T16:59:00Z" w16du:dateUtc="2025-10-06T14:59:00Z">
                <w:rPr>
                  <w:u w:val="single"/>
                </w:rPr>
              </w:rPrChange>
            </w:rPr>
            <w:delText>con P</w:delText>
          </w:r>
          <w:r w:rsidRPr="002A37CE" w:rsidDel="002658DC">
            <w:rPr>
              <w:sz w:val="22"/>
              <w:szCs w:val="22"/>
              <w:u w:val="single"/>
              <w:vertAlign w:val="subscript"/>
              <w:rPrChange w:id="36718" w:author="Visone Rossana (GSE)" w:date="2025-10-06T16:59:00Z" w16du:dateUtc="2025-10-06T14:59:00Z">
                <w:rPr>
                  <w:u w:val="single"/>
                  <w:vertAlign w:val="subscript"/>
                </w:rPr>
              </w:rPrChange>
            </w:rPr>
            <w:delText>n</w:delText>
          </w:r>
          <w:r w:rsidRPr="002A37CE" w:rsidDel="002658DC">
            <w:rPr>
              <w:sz w:val="22"/>
              <w:szCs w:val="22"/>
              <w:u w:val="single"/>
              <w:rPrChange w:id="36719" w:author="Visone Rossana (GSE)" w:date="2025-10-06T16:59:00Z" w16du:dateUtc="2025-10-06T14:59:00Z">
                <w:rPr>
                  <w:u w:val="single"/>
                </w:rPr>
              </w:rPrChange>
            </w:rPr>
            <w:delText xml:space="preserve"> ≤ 35 kW </w:delText>
          </w:r>
        </w:del>
        <w:r w:rsidRPr="002A37CE">
          <w:rPr>
            <w:sz w:val="22"/>
            <w:szCs w:val="22"/>
            <w:u w:val="single"/>
            <w:rPrChange w:id="36720" w:author="Visone Rossana (GSE)" w:date="2025-10-06T16:59:00Z" w16du:dateUtc="2025-10-06T14:59:00Z">
              <w:rPr>
                <w:u w:val="single"/>
              </w:rPr>
            </w:rPrChange>
          </w:rPr>
          <w:t>o di impianti solari termici con superficie solare lorda installata ≤ 50 m</w:t>
        </w:r>
        <w:r w:rsidRPr="00E227D2">
          <w:rPr>
            <w:sz w:val="22"/>
            <w:szCs w:val="22"/>
            <w:u w:val="single"/>
            <w:vertAlign w:val="superscript"/>
            <w:rPrChange w:id="36721" w:author="Visone Rossana (GSE)" w:date="2025-10-06T17:59:00Z" w16du:dateUtc="2025-10-06T15:59:00Z">
              <w:rPr>
                <w:u w:val="single"/>
                <w:vertAlign w:val="subscript"/>
              </w:rPr>
            </w:rPrChange>
          </w:rPr>
          <w:t>2</w:t>
        </w:r>
        <w:r w:rsidRPr="002A37CE">
          <w:rPr>
            <w:sz w:val="22"/>
            <w:szCs w:val="22"/>
            <w:rPrChange w:id="36722" w:author="Visone Rossana (GSE)" w:date="2025-10-06T16:59:00Z" w16du:dateUtc="2025-10-06T14:59:00Z">
              <w:rPr/>
            </w:rPrChange>
          </w:rPr>
          <w:t>, l’asseverazione del tecnico abilitato può essere sostituita dalla dichiarazione del Soggetto Responsabile, contenuta nella scheda-domanda, che attesta il rispetto puntuale dei requisiti minimi previsti dal Decreto, ivi compresa l’indicazione dell’effettiva fine lavori.</w:t>
        </w:r>
      </w:ins>
    </w:p>
    <w:p w14:paraId="6DA77A4F" w14:textId="77777777" w:rsidR="002A37CE" w:rsidRPr="002A37CE" w:rsidRDefault="002A37CE">
      <w:pPr>
        <w:spacing w:after="120" w:line="276" w:lineRule="auto"/>
        <w:jc w:val="both"/>
        <w:rPr>
          <w:ins w:id="36723" w:author="Visone Rossana (GSE)" w:date="2025-10-06T16:59:00Z" w16du:dateUtc="2025-10-06T14:59:00Z"/>
          <w:sz w:val="22"/>
          <w:szCs w:val="22"/>
          <w:rPrChange w:id="36724" w:author="Visone Rossana (GSE)" w:date="2025-10-06T16:59:00Z" w16du:dateUtc="2025-10-06T14:59:00Z">
            <w:rPr>
              <w:ins w:id="36725" w:author="Visone Rossana (GSE)" w:date="2025-10-06T16:59:00Z" w16du:dateUtc="2025-10-06T14:59:00Z"/>
            </w:rPr>
          </w:rPrChange>
        </w:rPr>
        <w:pPrChange w:id="36726" w:author="Visone Rossana (GSE)" w:date="2025-10-06T16:59:00Z" w16du:dateUtc="2025-10-06T14:59:00Z">
          <w:pPr>
            <w:spacing w:after="120"/>
            <w:jc w:val="both"/>
          </w:pPr>
        </w:pPrChange>
      </w:pPr>
      <w:ins w:id="36727" w:author="Visone Rossana (GSE)" w:date="2025-10-06T16:59:00Z" w16du:dateUtc="2025-10-06T14:59:00Z">
        <w:r w:rsidRPr="002A37CE">
          <w:rPr>
            <w:sz w:val="22"/>
            <w:szCs w:val="22"/>
            <w:rPrChange w:id="36728" w:author="Visone Rossana (GSE)" w:date="2025-10-06T16:59:00Z" w16du:dateUtc="2025-10-06T14:59:00Z">
              <w:rPr/>
            </w:rPrChange>
          </w:rPr>
          <w:t xml:space="preserve">Nei casi di cui sopra, sarà sufficiente allegare alla richiesta di incentivi, idonea certificazione del produttore per la verifica della conformità ai requisiti previsti dal Decreto e dalle Regole Applicative. </w:t>
        </w:r>
      </w:ins>
    </w:p>
    <w:p w14:paraId="4D0C218F" w14:textId="08A2211B" w:rsidR="002A37CE" w:rsidRPr="002A37CE" w:rsidRDefault="002A37CE">
      <w:pPr>
        <w:spacing w:after="120" w:line="276" w:lineRule="auto"/>
        <w:rPr>
          <w:ins w:id="36729" w:author="Visone Rossana (GSE)" w:date="2025-10-06T16:59:00Z" w16du:dateUtc="2025-10-06T14:59:00Z"/>
          <w:rFonts w:cs="Calibri"/>
          <w:sz w:val="22"/>
          <w:szCs w:val="22"/>
          <w:rPrChange w:id="36730" w:author="Visone Rossana (GSE)" w:date="2025-10-06T16:59:00Z" w16du:dateUtc="2025-10-06T14:59:00Z">
            <w:rPr>
              <w:ins w:id="36731" w:author="Visone Rossana (GSE)" w:date="2025-10-06T16:59:00Z" w16du:dateUtc="2025-10-06T14:59:00Z"/>
              <w:rFonts w:cs="Calibri"/>
            </w:rPr>
          </w:rPrChange>
        </w:rPr>
        <w:pPrChange w:id="36732" w:author="Visone Rossana (GSE)" w:date="2025-10-06T16:59:00Z" w16du:dateUtc="2025-10-06T14:59:00Z">
          <w:pPr>
            <w:spacing w:after="120"/>
          </w:pPr>
        </w:pPrChange>
      </w:pPr>
      <w:ins w:id="36733" w:author="Visone Rossana (GSE)" w:date="2025-10-06T16:59:00Z" w16du:dateUtc="2025-10-06T14:59:00Z">
        <w:r w:rsidRPr="002A37CE">
          <w:rPr>
            <w:rFonts w:cs="Calibri"/>
            <w:sz w:val="22"/>
            <w:szCs w:val="22"/>
            <w:rPrChange w:id="36734" w:author="Visone Rossana (GSE)" w:date="2025-10-06T16:59:00Z" w16du:dateUtc="2025-10-06T14:59:00Z">
              <w:rPr>
                <w:rFonts w:cs="Calibri"/>
              </w:rPr>
            </w:rPrChange>
          </w:rPr>
          <w:t>Un modello di asseverazione utilizzabile dal tecnico abilitato è riportato in Allegato</w:t>
        </w:r>
      </w:ins>
      <w:ins w:id="36735" w:author="Visone Rossana (GSE)" w:date="2025-10-06T17:00:00Z" w16du:dateUtc="2025-10-06T15:00:00Z">
        <w:r w:rsidR="009D3BA6">
          <w:rPr>
            <w:rFonts w:cs="Calibri"/>
            <w:sz w:val="22"/>
            <w:szCs w:val="22"/>
          </w:rPr>
          <w:t xml:space="preserve"> </w:t>
        </w:r>
        <w:r w:rsidR="009D3BA6" w:rsidRPr="009D3BA6">
          <w:rPr>
            <w:rFonts w:cs="Calibri"/>
            <w:sz w:val="22"/>
            <w:szCs w:val="22"/>
            <w:highlight w:val="yellow"/>
            <w:rPrChange w:id="36736" w:author="Visone Rossana (GSE)" w:date="2025-10-06T17:00:00Z" w16du:dateUtc="2025-10-06T15:00:00Z">
              <w:rPr>
                <w:rFonts w:cs="Calibri"/>
                <w:sz w:val="22"/>
                <w:szCs w:val="22"/>
              </w:rPr>
            </w:rPrChange>
          </w:rPr>
          <w:t>x</w:t>
        </w:r>
      </w:ins>
      <w:ins w:id="36737" w:author="Visone Rossana (GSE)" w:date="2025-10-06T16:59:00Z" w16du:dateUtc="2025-10-06T14:59:00Z">
        <w:r w:rsidRPr="002A37CE">
          <w:rPr>
            <w:rFonts w:cs="Calibri"/>
            <w:sz w:val="22"/>
            <w:szCs w:val="22"/>
            <w:rPrChange w:id="36738" w:author="Visone Rossana (GSE)" w:date="2025-10-06T16:59:00Z" w16du:dateUtc="2025-10-06T14:59:00Z">
              <w:rPr>
                <w:rFonts w:cs="Calibri"/>
              </w:rPr>
            </w:rPrChange>
          </w:rPr>
          <w:t>.</w:t>
        </w:r>
      </w:ins>
    </w:p>
    <w:p w14:paraId="1E066038" w14:textId="4E5ADFF4" w:rsidR="002A37CE" w:rsidDel="009D3BA6" w:rsidRDefault="002A37CE">
      <w:pPr>
        <w:pStyle w:val="TITOLO20"/>
        <w:numPr>
          <w:ilvl w:val="1"/>
          <w:numId w:val="292"/>
        </w:numPr>
        <w:ind w:left="574"/>
        <w:outlineLvl w:val="1"/>
        <w:rPr>
          <w:ins w:id="36739" w:author="Visone Rossana (GSE)" w:date="2025-09-05T12:06:00Z" w16du:dateUtc="2025-09-05T10:06:00Z"/>
          <w:del w:id="36740" w:author="Visone Rossana (GSE)" w:date="2025-10-06T17:00:00Z" w16du:dateUtc="2025-10-06T15:00:00Z"/>
        </w:rPr>
        <w:pPrChange w:id="36741" w:author="Visone Rossana (GSE)" w:date="2025-10-23T10:16:00Z" w16du:dateUtc="2025-10-23T08:16:00Z">
          <w:pPr>
            <w:pStyle w:val="NORMALEGSE"/>
            <w:spacing w:after="120"/>
            <w:jc w:val="both"/>
          </w:pPr>
        </w:pPrChange>
      </w:pPr>
      <w:bookmarkStart w:id="36742" w:name="_Toc211327636"/>
      <w:bookmarkStart w:id="36743" w:name="_Toc212462794"/>
      <w:bookmarkEnd w:id="36742"/>
      <w:bookmarkEnd w:id="36743"/>
    </w:p>
    <w:p w14:paraId="11213AF9" w14:textId="6A7E4840" w:rsidR="00FE45A2" w:rsidRPr="00923DC6" w:rsidRDefault="00962840">
      <w:pPr>
        <w:pStyle w:val="TITOLO20"/>
        <w:numPr>
          <w:ilvl w:val="1"/>
          <w:numId w:val="292"/>
        </w:numPr>
        <w:ind w:left="574"/>
        <w:outlineLvl w:val="1"/>
        <w:rPr>
          <w:ins w:id="36744" w:author="Visone Rossana (GSE)" w:date="2025-09-05T12:06:00Z" w16du:dateUtc="2025-09-05T10:06:00Z"/>
        </w:rPr>
        <w:pPrChange w:id="36745" w:author="Visone Rossana (GSE)" w:date="2025-10-23T10:16:00Z" w16du:dateUtc="2025-10-23T08:16:00Z">
          <w:pPr>
            <w:pStyle w:val="TITOLO20"/>
            <w:ind w:left="426"/>
          </w:pPr>
        </w:pPrChange>
      </w:pPr>
      <w:ins w:id="36746" w:author="Visone Rossana (GSE)" w:date="2025-09-09T11:13:00Z" w16du:dateUtc="2025-09-09T09:13:00Z">
        <w:r>
          <w:t xml:space="preserve"> </w:t>
        </w:r>
      </w:ins>
      <w:bookmarkStart w:id="36747" w:name="_Toc212462795"/>
      <w:ins w:id="36748" w:author="Visone Rossana (GSE)" w:date="2025-09-05T12:08:00Z" w16du:dateUtc="2025-09-05T10:08:00Z">
        <w:r w:rsidR="001A67C5">
          <w:t>Potenza term</w:t>
        </w:r>
      </w:ins>
      <w:ins w:id="36749" w:author="Visone Rossana (GSE)" w:date="2025-09-05T12:09:00Z" w16du:dateUtc="2025-09-05T10:09:00Z">
        <w:r w:rsidR="001A67C5">
          <w:t xml:space="preserve">ica </w:t>
        </w:r>
      </w:ins>
      <w:ins w:id="36750" w:author="Visone Rossana (GSE)" w:date="2025-09-05T12:08:00Z" w16du:dateUtc="2025-09-05T10:08:00Z">
        <w:r w:rsidR="001A67C5">
          <w:t>nominale</w:t>
        </w:r>
      </w:ins>
      <w:bookmarkEnd w:id="36747"/>
      <w:ins w:id="36751" w:author="Visone Rossana (GSE)" w:date="2025-09-05T12:09:00Z" w16du:dateUtc="2025-09-05T10:09:00Z">
        <w:del w:id="36752" w:author="Visone Rossana (GSE)" w:date="2025-09-29T12:12:00Z" w16du:dateUtc="2025-09-29T10:12:00Z">
          <w:r w:rsidR="001A67C5" w:rsidDel="002E26A3">
            <w:delText xml:space="preserve"> e ulteriori disposizioni sugli impianti</w:delText>
          </w:r>
        </w:del>
      </w:ins>
      <w:ins w:id="36753" w:author="Visone Rossana (GSE)" w:date="2025-09-05T12:08:00Z" w16du:dateUtc="2025-09-05T10:08:00Z">
        <w:del w:id="36754" w:author="Visone Rossana (GSE)" w:date="2025-09-29T12:12:00Z" w16du:dateUtc="2025-09-29T10:12:00Z">
          <w:r w:rsidR="001A67C5" w:rsidDel="002E26A3">
            <w:delText xml:space="preserve"> </w:delText>
          </w:r>
        </w:del>
      </w:ins>
      <w:ins w:id="36755" w:author="Visone Rossana (GSE)" w:date="2025-09-05T12:11:00Z" w16du:dateUtc="2025-09-05T10:11:00Z">
        <w:del w:id="36756" w:author="Visone Rossana (GSE)" w:date="2025-09-29T12:12:00Z" w16du:dateUtc="2025-09-29T10:12:00Z">
          <w:r w:rsidR="001A67C5" w:rsidDel="002E26A3">
            <w:delText>(calore di processo</w:delText>
          </w:r>
        </w:del>
      </w:ins>
      <w:ins w:id="36757" w:author="Visone Rossana (GSE)" w:date="2025-09-08T18:18:00Z" w16du:dateUtc="2025-09-08T16:18:00Z">
        <w:del w:id="36758" w:author="Visone Rossana (GSE)" w:date="2025-09-29T12:12:00Z" w16du:dateUtc="2025-09-29T10:12:00Z">
          <w:r w:rsidR="006B2BDD" w:rsidDel="002E26A3">
            <w:delText xml:space="preserve"> </w:delText>
          </w:r>
        </w:del>
      </w:ins>
      <w:ins w:id="36759" w:author="Visone Rossana (GSE)" w:date="2025-09-09T11:13:00Z" w16du:dateUtc="2025-09-09T09:13:00Z">
        <w:del w:id="36760" w:author="Visone Rossana (GSE)" w:date="2025-09-29T12:12:00Z" w16du:dateUtc="2025-09-29T10:12:00Z">
          <w:r w:rsidDel="002E26A3">
            <w:delText xml:space="preserve"> etc</w:delText>
          </w:r>
        </w:del>
      </w:ins>
      <w:ins w:id="36761" w:author="Visone Rossana (GSE)" w:date="2025-09-05T12:11:00Z" w16du:dateUtc="2025-09-05T10:11:00Z">
        <w:del w:id="36762" w:author="Visone Rossana (GSE)" w:date="2025-09-29T12:12:00Z" w16du:dateUtc="2025-09-29T10:12:00Z">
          <w:r w:rsidR="001A67C5" w:rsidDel="002E26A3">
            <w:delText>)</w:delText>
          </w:r>
        </w:del>
      </w:ins>
    </w:p>
    <w:p w14:paraId="3C21A5F2" w14:textId="1C1E0F6E" w:rsidR="00FE45A2" w:rsidDel="00213E08" w:rsidRDefault="001A67C5">
      <w:pPr>
        <w:pStyle w:val="NORMALEGSE"/>
        <w:spacing w:after="120" w:line="276" w:lineRule="auto"/>
        <w:jc w:val="both"/>
        <w:rPr>
          <w:del w:id="36763" w:author="Visone Rossana (GSE)" w:date="2025-09-29T12:13:00Z" w16du:dateUtc="2025-09-29T10:13:00Z"/>
          <w:rFonts w:asciiTheme="minorHAnsi" w:hAnsiTheme="minorHAnsi"/>
          <w:sz w:val="22"/>
          <w:szCs w:val="22"/>
        </w:rPr>
        <w:pPrChange w:id="36764" w:author="Visone Rossana (GSE)" w:date="2025-09-29T12:16:00Z" w16du:dateUtc="2025-09-29T10:16:00Z">
          <w:pPr>
            <w:pStyle w:val="NORMALEGSE"/>
            <w:spacing w:after="120"/>
            <w:jc w:val="both"/>
          </w:pPr>
        </w:pPrChange>
      </w:pPr>
      <w:ins w:id="36765" w:author="Visone Rossana (GSE)" w:date="2025-09-05T12:07:00Z" w16du:dateUtc="2025-09-05T10:07:00Z">
        <w:del w:id="36766" w:author="Visone Rossana (GSE)" w:date="2025-09-29T12:13:00Z" w16du:dateUtc="2025-09-29T10:13:00Z">
          <w:r w:rsidRPr="00106D69" w:rsidDel="00FE142D">
            <w:rPr>
              <w:rFonts w:asciiTheme="minorHAnsi" w:hAnsiTheme="minorHAnsi"/>
              <w:sz w:val="22"/>
              <w:szCs w:val="22"/>
              <w:rPrChange w:id="36767" w:author="Visone Rossana (GSE)" w:date="2025-09-29T12:14:00Z" w16du:dateUtc="2025-09-29T10:14:00Z">
                <w:rPr>
                  <w:rFonts w:ascii="Calibri" w:hAnsi="Calibri"/>
                </w:rPr>
              </w:rPrChange>
            </w:rPr>
            <w:delText>Xxxx</w:delText>
          </w:r>
        </w:del>
      </w:ins>
    </w:p>
    <w:p w14:paraId="67A7F244" w14:textId="77777777" w:rsidR="00213E08" w:rsidRPr="00213E08" w:rsidRDefault="00213E08">
      <w:pPr>
        <w:spacing w:after="120" w:line="276" w:lineRule="auto"/>
        <w:jc w:val="both"/>
        <w:rPr>
          <w:ins w:id="36768" w:author="Visone Rossana (GSE)" w:date="2025-09-29T12:15:00Z" w16du:dateUtc="2025-09-29T10:15:00Z"/>
          <w:sz w:val="22"/>
          <w:szCs w:val="22"/>
          <w:rPrChange w:id="36769" w:author="Visone Rossana (GSE)" w:date="2025-09-29T12:15:00Z" w16du:dateUtc="2025-09-29T10:15:00Z">
            <w:rPr>
              <w:ins w:id="36770" w:author="Visone Rossana (GSE)" w:date="2025-09-29T12:15:00Z" w16du:dateUtc="2025-09-29T10:15:00Z"/>
            </w:rPr>
          </w:rPrChange>
        </w:rPr>
        <w:pPrChange w:id="36771" w:author="Visone Rossana (GSE)" w:date="2025-09-29T12:16:00Z" w16du:dateUtc="2025-09-29T10:16:00Z">
          <w:pPr>
            <w:spacing w:after="120"/>
            <w:jc w:val="both"/>
          </w:pPr>
        </w:pPrChange>
      </w:pPr>
      <w:ins w:id="36772" w:author="Visone Rossana (GSE)" w:date="2025-09-29T12:15:00Z" w16du:dateUtc="2025-09-29T10:15:00Z">
        <w:r w:rsidRPr="00213E08">
          <w:rPr>
            <w:sz w:val="22"/>
            <w:szCs w:val="22"/>
            <w:rPrChange w:id="36773" w:author="Visone Rossana (GSE)" w:date="2025-09-29T12:15:00Z" w16du:dateUtc="2025-09-29T10:15:00Z">
              <w:rPr/>
            </w:rPrChange>
          </w:rPr>
          <w:t xml:space="preserve">Ai fini dell’applicazione del Decreto, per </w:t>
        </w:r>
        <w:r w:rsidRPr="00213E08">
          <w:rPr>
            <w:sz w:val="22"/>
            <w:szCs w:val="22"/>
            <w:rPrChange w:id="36774" w:author="Visone Rossana (GSE)" w:date="2025-09-29T12:15:00Z" w16du:dateUtc="2025-09-29T10:15:00Z">
              <w:rPr>
                <w:i/>
              </w:rPr>
            </w:rPrChange>
          </w:rPr>
          <w:t>potenza termica nominale</w:t>
        </w:r>
        <w:r w:rsidRPr="00213E08">
          <w:rPr>
            <w:sz w:val="22"/>
            <w:szCs w:val="22"/>
            <w:rPrChange w:id="36775" w:author="Visone Rossana (GSE)" w:date="2025-09-29T12:15:00Z" w16du:dateUtc="2025-09-29T10:15:00Z">
              <w:rPr/>
            </w:rPrChange>
          </w:rPr>
          <w:t xml:space="preserve"> si deve intendere la potenza termica nominale utile (salvo quando specificato diversamente), ovvero la potenza termica utile a pieno carico dichiarata dal fabbricante che il generatore di calore può fornire in condizioni nominali di riferimento (DM 22 novembre 2012 “</w:t>
        </w:r>
        <w:r w:rsidRPr="00213E08">
          <w:rPr>
            <w:sz w:val="22"/>
            <w:szCs w:val="22"/>
            <w:rPrChange w:id="36776" w:author="Visone Rossana (GSE)" w:date="2025-09-29T12:15:00Z" w16du:dateUtc="2025-09-29T10:15:00Z">
              <w:rPr>
                <w:i/>
              </w:rPr>
            </w:rPrChange>
          </w:rPr>
          <w:t>Modifica dell'Allegato A del decreto legislativo 19 agosto 2005, n. 192, recante attuazione della direttiva 2002/91/CE relativa al rendimento energetico nell'edilizia</w:t>
        </w:r>
        <w:r w:rsidRPr="00213E08">
          <w:rPr>
            <w:sz w:val="22"/>
            <w:szCs w:val="22"/>
            <w:rPrChange w:id="36777" w:author="Visone Rossana (GSE)" w:date="2025-09-29T12:15:00Z" w16du:dateUtc="2025-09-29T10:15:00Z">
              <w:rPr/>
            </w:rPrChange>
          </w:rPr>
          <w:t xml:space="preserve">”). Le condizioni di prova sono definite dalla normativa tecnica. </w:t>
        </w:r>
      </w:ins>
    </w:p>
    <w:p w14:paraId="18811858" w14:textId="3C7F8E0D" w:rsidR="003844B1" w:rsidRPr="00106D69" w:rsidRDefault="003844B1">
      <w:pPr>
        <w:pStyle w:val="NORMALEGSE"/>
        <w:spacing w:after="120" w:line="276" w:lineRule="auto"/>
        <w:jc w:val="both"/>
        <w:rPr>
          <w:ins w:id="36778" w:author="Visone Rossana (GSE)" w:date="2025-09-05T12:14:00Z" w16du:dateUtc="2025-09-05T10:14:00Z"/>
          <w:rFonts w:asciiTheme="minorHAnsi" w:hAnsiTheme="minorHAnsi"/>
          <w:sz w:val="22"/>
          <w:szCs w:val="22"/>
          <w:rPrChange w:id="36779" w:author="Visone Rossana (GSE)" w:date="2025-09-29T12:14:00Z" w16du:dateUtc="2025-09-29T10:14:00Z">
            <w:rPr>
              <w:ins w:id="36780" w:author="Visone Rossana (GSE)" w:date="2025-09-05T12:14:00Z" w16du:dateUtc="2025-09-05T10:14:00Z"/>
              <w:rFonts w:ascii="Calibri" w:hAnsi="Calibri"/>
            </w:rPr>
          </w:rPrChange>
        </w:rPr>
        <w:pPrChange w:id="36781" w:author="Visone Rossana (GSE)" w:date="2025-09-29T12:16:00Z" w16du:dateUtc="2025-09-29T10:16:00Z">
          <w:pPr>
            <w:pStyle w:val="NORMALEGSE"/>
            <w:spacing w:after="120"/>
            <w:jc w:val="both"/>
          </w:pPr>
        </w:pPrChange>
      </w:pPr>
      <w:ins w:id="36782" w:author="Visone Rossana (GSE)" w:date="2025-09-05T12:14:00Z" w16du:dateUtc="2025-09-05T10:14:00Z">
        <w:del w:id="36783" w:author="Visone Rossana (GSE)" w:date="2025-09-29T12:13:00Z" w16du:dateUtc="2025-09-29T10:13:00Z">
          <w:r w:rsidRPr="00106D69" w:rsidDel="00FE142D">
            <w:rPr>
              <w:rFonts w:asciiTheme="minorHAnsi" w:hAnsiTheme="minorHAnsi"/>
              <w:sz w:val="22"/>
              <w:szCs w:val="22"/>
              <w:rPrChange w:id="36784" w:author="Visone Rossana (GSE)" w:date="2025-09-29T12:14:00Z" w16du:dateUtc="2025-09-29T10:14:00Z">
                <w:rPr>
                  <w:rFonts w:ascii="Calibri" w:hAnsi="Calibri"/>
                </w:rPr>
              </w:rPrChange>
            </w:rPr>
            <w:delText>Da valutare se inserire ad hoc calore di processo</w:delText>
          </w:r>
        </w:del>
      </w:ins>
      <w:ins w:id="36785" w:author="Visone Rossana (GSE)" w:date="2025-09-09T11:13:00Z" w16du:dateUtc="2025-09-09T09:13:00Z">
        <w:del w:id="36786" w:author="Visone Rossana (GSE)" w:date="2025-09-29T12:13:00Z" w16du:dateUtc="2025-09-29T10:13:00Z">
          <w:r w:rsidR="00962840" w:rsidRPr="00106D69" w:rsidDel="00FE142D">
            <w:rPr>
              <w:rFonts w:asciiTheme="minorHAnsi" w:hAnsiTheme="minorHAnsi"/>
              <w:sz w:val="22"/>
              <w:szCs w:val="22"/>
              <w:rPrChange w:id="36787" w:author="Visone Rossana (GSE)" w:date="2025-09-29T12:14:00Z" w16du:dateUtc="2025-09-29T10:14:00Z">
                <w:rPr>
                  <w:rFonts w:ascii="Calibri" w:hAnsi="Calibri"/>
                </w:rPr>
              </w:rPrChange>
            </w:rPr>
            <w:delText>, impianti sportivi</w:delText>
          </w:r>
        </w:del>
      </w:ins>
      <w:ins w:id="36788" w:author="Visone Rossana (GSE)" w:date="2025-09-29T12:14:00Z" w16du:dateUtc="2025-09-29T10:14:00Z">
        <w:r w:rsidR="00106D69" w:rsidRPr="00106D69">
          <w:rPr>
            <w:rFonts w:asciiTheme="minorHAnsi" w:hAnsiTheme="minorHAnsi"/>
            <w:sz w:val="22"/>
            <w:szCs w:val="22"/>
            <w:rPrChange w:id="36789" w:author="Visone Rossana (GSE)" w:date="2025-09-29T12:14:00Z" w16du:dateUtc="2025-09-29T10:14:00Z">
              <w:rPr/>
            </w:rPrChange>
          </w:rPr>
          <w:t>Per gli interventi che riguardano la sostituzione di generatori di calore si utilizza come grandezza di riferimento la potenza termica nominale utile</w:t>
        </w:r>
        <w:r w:rsidR="00867A51">
          <w:rPr>
            <w:rFonts w:asciiTheme="minorHAnsi" w:hAnsiTheme="minorHAnsi"/>
            <w:sz w:val="22"/>
            <w:szCs w:val="22"/>
          </w:rPr>
          <w:t xml:space="preserve">. </w:t>
        </w:r>
      </w:ins>
      <w:ins w:id="36790" w:author="Visone Rossana (GSE)" w:date="2025-09-05T12:14:00Z" w16du:dateUtc="2025-09-05T10:14:00Z">
        <w:del w:id="36791" w:author="Visone Rossana (GSE)" w:date="2025-09-29T12:14:00Z" w16du:dateUtc="2025-09-29T10:14:00Z">
          <w:r w:rsidRPr="00106D69" w:rsidDel="00867A51">
            <w:rPr>
              <w:rFonts w:asciiTheme="minorHAnsi" w:hAnsiTheme="minorHAnsi"/>
              <w:sz w:val="22"/>
              <w:szCs w:val="22"/>
              <w:rPrChange w:id="36792" w:author="Visone Rossana (GSE)" w:date="2025-09-29T12:14:00Z" w16du:dateUtc="2025-09-29T10:14:00Z">
                <w:rPr>
                  <w:rFonts w:ascii="Calibri" w:hAnsi="Calibri"/>
                </w:rPr>
              </w:rPrChange>
            </w:rPr>
            <w:delText xml:space="preserve"> </w:delText>
          </w:r>
        </w:del>
      </w:ins>
    </w:p>
    <w:p w14:paraId="09F6E9A1" w14:textId="12003699" w:rsidR="007E0056" w:rsidRPr="00923DC6" w:rsidRDefault="007E0056">
      <w:pPr>
        <w:pStyle w:val="TITOLO20"/>
        <w:numPr>
          <w:ilvl w:val="1"/>
          <w:numId w:val="292"/>
        </w:numPr>
        <w:ind w:left="574"/>
        <w:outlineLvl w:val="1"/>
        <w:rPr>
          <w:ins w:id="36793" w:author="Visone Rossana (GSE)" w:date="2025-10-06T15:59:00Z" w16du:dateUtc="2025-10-06T13:59:00Z"/>
        </w:rPr>
        <w:pPrChange w:id="36794" w:author="Visone Rossana (GSE)" w:date="2025-10-23T10:16:00Z" w16du:dateUtc="2025-10-23T08:16:00Z">
          <w:pPr>
            <w:pStyle w:val="TITOLO20"/>
            <w:ind w:left="426"/>
          </w:pPr>
        </w:pPrChange>
      </w:pPr>
      <w:bookmarkStart w:id="36795" w:name="_Toc210312235"/>
      <w:bookmarkStart w:id="36796" w:name="_Toc210659112"/>
      <w:bookmarkEnd w:id="36795"/>
      <w:bookmarkEnd w:id="36796"/>
      <w:ins w:id="36797" w:author="Visone Rossana (GSE)" w:date="2025-10-06T15:59:00Z" w16du:dateUtc="2025-10-06T13:59:00Z">
        <w:r>
          <w:t xml:space="preserve"> </w:t>
        </w:r>
      </w:ins>
      <w:bookmarkStart w:id="36798" w:name="_Toc212462796"/>
      <w:ins w:id="36799" w:author="Visone Rossana (GSE)" w:date="2025-10-06T16:00:00Z" w16du:dateUtc="2025-10-06T14:00:00Z">
        <w:r>
          <w:t>S</w:t>
        </w:r>
        <w:r w:rsidRPr="001A67C5">
          <w:t>ostituzione di impianti di climatizzazione invernale</w:t>
        </w:r>
        <w:r>
          <w:t>, utilizzi degli impianti e smaltimento</w:t>
        </w:r>
      </w:ins>
      <w:bookmarkEnd w:id="36798"/>
    </w:p>
    <w:p w14:paraId="55335C68" w14:textId="6230DC07" w:rsidR="003844B1" w:rsidRPr="00DF22CF" w:rsidDel="007E0056" w:rsidRDefault="003844B1">
      <w:pPr>
        <w:pStyle w:val="TITOLO20"/>
        <w:numPr>
          <w:ilvl w:val="2"/>
          <w:numId w:val="619"/>
        </w:numPr>
        <w:rPr>
          <w:del w:id="36800" w:author="Visone Rossana (GSE)" w:date="2025-09-29T12:16:00Z" w16du:dateUtc="2025-09-29T10:16:00Z"/>
        </w:rPr>
        <w:pPrChange w:id="36801" w:author="Rosati Michele (GSE)" w:date="2025-10-24T22:04:00Z" w16du:dateUtc="2025-10-24T20:04:00Z">
          <w:pPr>
            <w:pStyle w:val="TITOLO20"/>
          </w:pPr>
        </w:pPrChange>
      </w:pPr>
    </w:p>
    <w:p w14:paraId="64E3CEDF" w14:textId="73E2A6A8" w:rsidR="001A67C5" w:rsidRPr="00DF22CF" w:rsidDel="007E0056" w:rsidRDefault="002E26A3">
      <w:pPr>
        <w:pStyle w:val="TITOLO20"/>
        <w:numPr>
          <w:ilvl w:val="2"/>
          <w:numId w:val="619"/>
        </w:numPr>
        <w:ind w:left="1141"/>
        <w:rPr>
          <w:ins w:id="36802" w:author="Visone Rossana (GSE)" w:date="2025-09-05T12:07:00Z" w16du:dateUtc="2025-09-05T10:07:00Z"/>
          <w:del w:id="36803" w:author="Visone Rossana (GSE)" w:date="2025-10-06T16:00:00Z" w16du:dateUtc="2025-10-06T14:00:00Z"/>
        </w:rPr>
        <w:pPrChange w:id="36804" w:author="Rosati Michele (GSE)" w:date="2025-10-24T22:04:00Z" w16du:dateUtc="2025-10-24T20:04:00Z">
          <w:pPr>
            <w:pStyle w:val="TITOLO20"/>
            <w:ind w:left="426"/>
          </w:pPr>
        </w:pPrChange>
      </w:pPr>
      <w:ins w:id="36805" w:author="Visone Rossana (GSE)" w:date="2025-09-29T12:12:00Z" w16du:dateUtc="2025-09-29T10:12:00Z">
        <w:del w:id="36806" w:author="Visone Rossana (GSE)" w:date="2025-10-06T16:00:00Z" w16du:dateUtc="2025-10-06T14:00:00Z">
          <w:r w:rsidRPr="00361C20" w:rsidDel="007E0056">
            <w:delText xml:space="preserve"> </w:delText>
          </w:r>
        </w:del>
      </w:ins>
      <w:ins w:id="36807" w:author="Visone Rossana (GSE)" w:date="2025-09-05T12:07:00Z" w16du:dateUtc="2025-09-05T10:07:00Z">
        <w:del w:id="36808" w:author="Visone Rossana (GSE)" w:date="2025-10-06T16:00:00Z" w16du:dateUtc="2025-10-06T14:00:00Z">
          <w:r w:rsidR="001A67C5" w:rsidRPr="00361C20" w:rsidDel="007E0056">
            <w:delText>Sostituzione di impianti di climatizzazione invernale</w:delText>
          </w:r>
        </w:del>
      </w:ins>
      <w:ins w:id="36809" w:author="Visone Rossana (GSE)" w:date="2025-09-30T16:24:00Z" w16du:dateUtc="2025-09-30T14:24:00Z">
        <w:del w:id="36810" w:author="Visone Rossana (GSE)" w:date="2025-10-06T16:00:00Z" w16du:dateUtc="2025-10-06T14:00:00Z">
          <w:r w:rsidR="006F01E8" w:rsidRPr="00361C20" w:rsidDel="007E0056">
            <w:delText xml:space="preserve">, </w:delText>
          </w:r>
        </w:del>
      </w:ins>
      <w:ins w:id="36811" w:author="Visone Rossana (GSE)" w:date="2025-09-29T13:15:00Z" w16du:dateUtc="2025-09-29T11:15:00Z">
        <w:del w:id="36812" w:author="Visone Rossana (GSE)" w:date="2025-10-06T16:00:00Z" w16du:dateUtc="2025-10-06T14:00:00Z">
          <w:r w:rsidR="00280C42" w:rsidRPr="00361C20" w:rsidDel="007E0056">
            <w:delText xml:space="preserve">: </w:delText>
          </w:r>
        </w:del>
      </w:ins>
      <w:ins w:id="36813" w:author="Visone Rossana (GSE)" w:date="2025-09-05T12:16:00Z" w16du:dateUtc="2025-09-05T10:16:00Z">
        <w:del w:id="36814" w:author="Visone Rossana (GSE)" w:date="2025-10-06T16:00:00Z" w16du:dateUtc="2025-10-06T14:00:00Z">
          <w:r w:rsidR="003844B1" w:rsidRPr="00361C20" w:rsidDel="007E0056">
            <w:delText xml:space="preserve"> </w:delText>
          </w:r>
        </w:del>
      </w:ins>
      <w:ins w:id="36815" w:author="Visone Rossana (GSE)" w:date="2025-09-29T13:15:00Z" w16du:dateUtc="2025-09-29T11:15:00Z">
        <w:del w:id="36816" w:author="Visone Rossana (GSE)" w:date="2025-10-06T16:00:00Z" w16du:dateUtc="2025-10-06T14:00:00Z">
          <w:r w:rsidR="00280C42" w:rsidRPr="00361C20" w:rsidDel="007E0056">
            <w:delText>u</w:delText>
          </w:r>
        </w:del>
      </w:ins>
      <w:ins w:id="36817" w:author="Visone Rossana (GSE)" w:date="2025-09-30T16:15:00Z" w16du:dateUtc="2025-09-30T14:15:00Z">
        <w:del w:id="36818" w:author="Visone Rossana (GSE)" w:date="2025-10-06T16:00:00Z" w16du:dateUtc="2025-10-06T14:00:00Z">
          <w:r w:rsidR="000244BD" w:rsidRPr="00361C20" w:rsidDel="007E0056">
            <w:delText xml:space="preserve">tilizzi </w:delText>
          </w:r>
        </w:del>
      </w:ins>
      <w:ins w:id="36819" w:author="Visone Rossana (GSE)" w:date="2025-09-29T13:15:00Z" w16du:dateUtc="2025-09-29T11:15:00Z">
        <w:del w:id="36820" w:author="Visone Rossana (GSE)" w:date="2025-10-06T16:00:00Z" w16du:dateUtc="2025-10-06T14:00:00Z">
          <w:r w:rsidR="00280C42" w:rsidRPr="00361C20" w:rsidDel="007E0056">
            <w:delText xml:space="preserve">si </w:delText>
          </w:r>
        </w:del>
      </w:ins>
      <w:ins w:id="36821" w:author="Visone Rossana (GSE)" w:date="2025-09-30T16:15:00Z" w16du:dateUtc="2025-09-30T14:15:00Z">
        <w:del w:id="36822" w:author="Visone Rossana (GSE)" w:date="2025-10-06T16:00:00Z" w16du:dateUtc="2025-10-06T14:00:00Z">
          <w:r w:rsidR="000244BD" w:rsidRPr="00361C20" w:rsidDel="007E0056">
            <w:delText xml:space="preserve">degli impianti </w:delText>
          </w:r>
        </w:del>
      </w:ins>
      <w:ins w:id="36823" w:author="Visone Rossana (GSE)" w:date="2025-09-29T13:15:00Z" w16du:dateUtc="2025-09-29T11:15:00Z">
        <w:del w:id="36824" w:author="Visone Rossana (GSE)" w:date="2025-10-06T16:00:00Z" w16du:dateUtc="2025-10-06T14:00:00Z">
          <w:r w:rsidR="00280C42" w:rsidRPr="00361C20" w:rsidDel="007E0056">
            <w:delText xml:space="preserve">e </w:delText>
          </w:r>
        </w:del>
      </w:ins>
      <w:ins w:id="36825" w:author="Visone Rossana (GSE)" w:date="2025-09-29T12:12:00Z" w16du:dateUtc="2025-09-29T10:12:00Z">
        <w:del w:id="36826" w:author="Visone Rossana (GSE)" w:date="2025-10-06T16:00:00Z" w16du:dateUtc="2025-10-06T14:00:00Z">
          <w:r w:rsidRPr="00361C20" w:rsidDel="007E0056">
            <w:delText xml:space="preserve">e </w:delText>
          </w:r>
        </w:del>
      </w:ins>
      <w:ins w:id="36827" w:author="Visone Rossana (GSE)" w:date="2025-09-29T13:15:00Z" w16du:dateUtc="2025-09-29T11:15:00Z">
        <w:del w:id="36828" w:author="Visone Rossana (GSE)" w:date="2025-10-06T16:00:00Z" w16du:dateUtc="2025-10-06T14:00:00Z">
          <w:r w:rsidR="00280C42" w:rsidRPr="00361C20" w:rsidDel="007E0056">
            <w:delText>smaltimento</w:delText>
          </w:r>
        </w:del>
      </w:ins>
      <w:ins w:id="36829" w:author="Visone Rossana (GSE)" w:date="2025-09-29T12:12:00Z" w16du:dateUtc="2025-09-29T10:12:00Z">
        <w:del w:id="36830" w:author="Visone Rossana (GSE)" w:date="2025-10-06T16:00:00Z" w16du:dateUtc="2025-10-06T14:00:00Z">
          <w:r w:rsidRPr="00361C20" w:rsidDel="007E0056">
            <w:delText xml:space="preserve"> </w:delText>
          </w:r>
        </w:del>
      </w:ins>
      <w:ins w:id="36831" w:author="Visone Rossana (GSE)" w:date="2025-09-05T12:16:00Z" w16du:dateUtc="2025-09-05T10:16:00Z">
        <w:del w:id="36832" w:author="Visone Rossana (GSE)" w:date="2025-10-06T16:00:00Z" w16du:dateUtc="2025-10-06T14:00:00Z">
          <w:r w:rsidR="003844B1" w:rsidRPr="00361C20" w:rsidDel="007E0056">
            <w:delText>e sostituzione funzionale</w:delText>
          </w:r>
        </w:del>
      </w:ins>
    </w:p>
    <w:p w14:paraId="365C0A1C" w14:textId="3D97BFCB" w:rsidR="001A67C5" w:rsidRPr="00361C20" w:rsidDel="007E0056" w:rsidRDefault="001A67C5">
      <w:pPr>
        <w:pStyle w:val="TITOLO20"/>
        <w:numPr>
          <w:ilvl w:val="2"/>
          <w:numId w:val="619"/>
        </w:numPr>
        <w:rPr>
          <w:ins w:id="36833" w:author="Visone Rossana (GSE)" w:date="2025-09-05T12:16:00Z" w16du:dateUtc="2025-09-05T10:16:00Z"/>
          <w:del w:id="36834" w:author="Visone Rossana (GSE)" w:date="2025-10-06T16:00:00Z" w16du:dateUtc="2025-10-06T14:00:00Z"/>
        </w:rPr>
        <w:pPrChange w:id="36835" w:author="Rosati Michele (GSE)" w:date="2025-10-24T22:04:00Z" w16du:dateUtc="2025-10-24T20:04:00Z">
          <w:pPr>
            <w:pStyle w:val="NORMALEGSE"/>
            <w:spacing w:after="120"/>
            <w:jc w:val="both"/>
          </w:pPr>
        </w:pPrChange>
      </w:pPr>
      <w:ins w:id="36836" w:author="Visone Rossana (GSE)" w:date="2025-09-05T12:07:00Z" w16du:dateUtc="2025-09-05T10:07:00Z">
        <w:del w:id="36837" w:author="Visone Rossana (GSE)" w:date="2025-09-29T12:50:00Z" w16du:dateUtc="2025-09-29T10:50:00Z">
          <w:r w:rsidRPr="00361C20" w:rsidDel="004A1A25">
            <w:delText>Xxx</w:delText>
          </w:r>
        </w:del>
      </w:ins>
    </w:p>
    <w:p w14:paraId="1D591A85" w14:textId="2E2FF33A" w:rsidR="0019612C" w:rsidDel="007E0056" w:rsidRDefault="00C83DC0">
      <w:pPr>
        <w:pStyle w:val="TITOLO20"/>
        <w:numPr>
          <w:ilvl w:val="2"/>
          <w:numId w:val="619"/>
        </w:numPr>
        <w:rPr>
          <w:del w:id="36838" w:author="Visone Rossana (GSE)" w:date="2025-10-06T16:00:00Z" w16du:dateUtc="2025-10-06T14:00:00Z"/>
        </w:rPr>
        <w:pPrChange w:id="36839" w:author="Rosati Michele (GSE)" w:date="2025-10-24T22:04:00Z" w16du:dateUtc="2025-10-24T20:04:00Z">
          <w:pPr>
            <w:spacing w:after="120" w:line="276" w:lineRule="auto"/>
            <w:jc w:val="both"/>
          </w:pPr>
        </w:pPrChange>
      </w:pPr>
      <w:ins w:id="36840" w:author="Visone Rossana (GSE)" w:date="2025-09-30T16:25:00Z" w16du:dateUtc="2025-09-30T14:25:00Z">
        <w:r w:rsidRPr="007E0056">
          <w:rPr>
            <w:b w:val="0"/>
            <w:bCs w:val="0"/>
            <w:rPrChange w:id="36841" w:author="Visone Rossana (GSE)" w:date="2025-10-06T16:00:00Z" w16du:dateUtc="2025-10-06T14:00:00Z">
              <w:rPr>
                <w:b/>
                <w:bCs/>
                <w:sz w:val="22"/>
                <w:szCs w:val="22"/>
                <w:highlight w:val="yellow"/>
              </w:rPr>
            </w:rPrChange>
          </w:rPr>
          <w:t>S</w:t>
        </w:r>
        <w:del w:id="36842" w:author="Visone Rossana (GSE)" w:date="2025-10-06T16:00:00Z" w16du:dateUtc="2025-10-06T14:00:00Z">
          <w:r w:rsidRPr="007E0056" w:rsidDel="007E0056">
            <w:rPr>
              <w:b w:val="0"/>
              <w:bCs w:val="0"/>
              <w:rPrChange w:id="36843" w:author="Visone Rossana (GSE)" w:date="2025-10-06T16:00:00Z" w16du:dateUtc="2025-10-06T14:00:00Z">
                <w:rPr>
                  <w:b/>
                  <w:bCs/>
                  <w:sz w:val="22"/>
                  <w:szCs w:val="22"/>
                  <w:highlight w:val="yellow"/>
                </w:rPr>
              </w:rPrChange>
            </w:rPr>
            <w:delText xml:space="preserve">ostituzione </w:delText>
          </w:r>
        </w:del>
      </w:ins>
      <w:ins w:id="36844" w:author="Visone Rossana (GSE)" w:date="2025-09-30T17:50:00Z" w16du:dateUtc="2025-09-30T15:50:00Z">
        <w:del w:id="36845" w:author="Visone Rossana (GSE)" w:date="2025-10-06T16:00:00Z" w16du:dateUtc="2025-10-06T14:00:00Z">
          <w:r w:rsidR="00627479" w:rsidRPr="002D5BEA" w:rsidDel="007E0056">
            <w:delText xml:space="preserve">di </w:delText>
          </w:r>
        </w:del>
      </w:ins>
      <w:ins w:id="36846" w:author="Visone Rossana (GSE)" w:date="2025-09-30T16:25:00Z" w16du:dateUtc="2025-09-30T14:25:00Z">
        <w:del w:id="36847" w:author="Visone Rossana (GSE)" w:date="2025-10-06T16:00:00Z" w16du:dateUtc="2025-10-06T14:00:00Z">
          <w:r w:rsidRPr="007E0056" w:rsidDel="007E0056">
            <w:rPr>
              <w:b w:val="0"/>
              <w:bCs w:val="0"/>
              <w:rPrChange w:id="36848" w:author="Visone Rossana (GSE)" w:date="2025-10-06T16:00:00Z" w16du:dateUtc="2025-10-06T14:00:00Z">
                <w:rPr>
                  <w:b/>
                  <w:bCs/>
                  <w:sz w:val="22"/>
                  <w:szCs w:val="22"/>
                  <w:highlight w:val="yellow"/>
                </w:rPr>
              </w:rPrChange>
            </w:rPr>
            <w:delText xml:space="preserve">impianti </w:delText>
          </w:r>
        </w:del>
      </w:ins>
      <w:ins w:id="36849" w:author="Visone Rossana (GSE)" w:date="2025-09-30T17:49:00Z" w16du:dateUtc="2025-09-30T15:49:00Z">
        <w:del w:id="36850" w:author="Visone Rossana (GSE)" w:date="2025-10-06T16:00:00Z" w16du:dateUtc="2025-10-06T14:00:00Z">
          <w:r w:rsidR="0001302F" w:rsidRPr="002D5BEA" w:rsidDel="007E0056">
            <w:delText xml:space="preserve">esistenti </w:delText>
          </w:r>
        </w:del>
      </w:ins>
      <w:ins w:id="36851" w:author="Visone Rossana (GSE)" w:date="2025-09-30T16:25:00Z" w16du:dateUtc="2025-09-30T14:25:00Z">
        <w:del w:id="36852" w:author="Visone Rossana (GSE)" w:date="2025-10-06T16:00:00Z" w16du:dateUtc="2025-10-06T14:00:00Z">
          <w:r w:rsidRPr="007E0056" w:rsidDel="007E0056">
            <w:rPr>
              <w:b w:val="0"/>
              <w:bCs w:val="0"/>
              <w:rPrChange w:id="36853" w:author="Visone Rossana (GSE)" w:date="2025-10-06T16:00:00Z" w16du:dateUtc="2025-10-06T14:00:00Z">
                <w:rPr>
                  <w:b/>
                  <w:bCs/>
                  <w:sz w:val="22"/>
                  <w:szCs w:val="22"/>
                  <w:highlight w:val="yellow"/>
                </w:rPr>
              </w:rPrChange>
            </w:rPr>
            <w:delText>e utenze servite</w:delText>
          </w:r>
        </w:del>
      </w:ins>
      <w:commentRangeStart w:id="36854"/>
      <w:ins w:id="36855" w:author="Visone Rossana (GSE)" w:date="2025-09-29T13:17:00Z" w16du:dateUtc="2025-09-29T11:17:00Z">
        <w:del w:id="36856" w:author="Visone Rossana (GSE)" w:date="2025-10-06T16:00:00Z" w16du:dateUtc="2025-10-06T14:00:00Z">
          <w:r w:rsidR="0097043D" w:rsidRPr="002D5BEA" w:rsidDel="007E0056">
            <w:delText>U</w:delText>
          </w:r>
          <w:r w:rsidR="0097043D" w:rsidRPr="00DC7A18" w:rsidDel="007E0056">
            <w:delText>tilizzo</w:delText>
          </w:r>
        </w:del>
      </w:ins>
      <w:commentRangeEnd w:id="36854"/>
      <w:ins w:id="36857" w:author="Visone Rossana (GSE)" w:date="2025-09-29T13:18:00Z" w16du:dateUtc="2025-09-29T11:18:00Z">
        <w:del w:id="36858" w:author="Visone Rossana (GSE)" w:date="2025-10-06T16:00:00Z" w16du:dateUtc="2025-10-06T14:00:00Z">
          <w:r w:rsidR="0097043D" w:rsidRPr="00DC7A18" w:rsidDel="007E0056">
            <w:rPr>
              <w:rStyle w:val="Rimandocommento"/>
              <w:sz w:val="24"/>
            </w:rPr>
            <w:commentReference w:id="36854"/>
          </w:r>
        </w:del>
      </w:ins>
      <w:ins w:id="36859" w:author="Visone Rossana (GSE)" w:date="2025-09-29T13:17:00Z" w16du:dateUtc="2025-09-29T11:17:00Z">
        <w:del w:id="36860" w:author="Visone Rossana (GSE)" w:date="2025-10-06T16:00:00Z" w16du:dateUtc="2025-10-06T14:00:00Z">
          <w:r w:rsidR="0097043D" w:rsidRPr="00DC7A18" w:rsidDel="007E0056">
            <w:delText xml:space="preserve"> degli impianti e </w:delText>
          </w:r>
          <w:r w:rsidR="0097043D" w:rsidRPr="002D5BEA" w:rsidDel="007E0056">
            <w:delText xml:space="preserve">le </w:delText>
          </w:r>
          <w:r w:rsidR="0097043D" w:rsidRPr="00DC7A18" w:rsidDel="007E0056">
            <w:delText>utenze servite</w:delText>
          </w:r>
        </w:del>
      </w:ins>
    </w:p>
    <w:p w14:paraId="787DD88C" w14:textId="77777777" w:rsidR="00C83DC0" w:rsidRPr="00361C20" w:rsidDel="007E0056" w:rsidRDefault="00C83DC0">
      <w:pPr>
        <w:pStyle w:val="TITOLO20"/>
        <w:numPr>
          <w:ilvl w:val="2"/>
          <w:numId w:val="619"/>
        </w:numPr>
        <w:rPr>
          <w:ins w:id="36861" w:author="Visone Rossana (GSE)" w:date="2025-09-30T16:25:00Z" w16du:dateUtc="2025-09-30T14:25:00Z"/>
          <w:del w:id="36862" w:author="Visone Rossana (GSE)" w:date="2025-10-06T16:00:00Z" w16du:dateUtc="2025-10-06T14:00:00Z"/>
        </w:rPr>
        <w:pPrChange w:id="36863" w:author="Rosati Michele (GSE)" w:date="2025-10-24T22:04:00Z" w16du:dateUtc="2025-10-24T20:04:00Z">
          <w:pPr>
            <w:spacing w:after="120" w:line="276" w:lineRule="auto"/>
            <w:jc w:val="both"/>
          </w:pPr>
        </w:pPrChange>
      </w:pPr>
    </w:p>
    <w:p w14:paraId="200E7BF4" w14:textId="271C708C" w:rsidR="007E0056" w:rsidRPr="007E0056" w:rsidRDefault="007E0056" w:rsidP="00FF78FA">
      <w:pPr>
        <w:spacing w:after="120" w:line="276" w:lineRule="auto"/>
        <w:jc w:val="both"/>
        <w:rPr>
          <w:ins w:id="36864" w:author="Visone Rossana (GSE)" w:date="2025-10-06T16:00:00Z" w16du:dateUtc="2025-10-06T14:00:00Z"/>
          <w:b/>
          <w:bCs/>
          <w:sz w:val="22"/>
          <w:szCs w:val="22"/>
          <w:rPrChange w:id="36865" w:author="Visone Rossana (GSE)" w:date="2025-10-06T16:00:00Z" w16du:dateUtc="2025-10-06T14:00:00Z">
            <w:rPr>
              <w:ins w:id="36866" w:author="Visone Rossana (GSE)" w:date="2025-10-06T16:00:00Z" w16du:dateUtc="2025-10-06T14:00:00Z"/>
              <w:sz w:val="22"/>
              <w:szCs w:val="22"/>
            </w:rPr>
          </w:rPrChange>
        </w:rPr>
      </w:pPr>
      <w:ins w:id="36867" w:author="Visone Rossana (GSE)" w:date="2025-10-06T16:00:00Z" w16du:dateUtc="2025-10-06T14:00:00Z">
        <w:r w:rsidRPr="007E0056">
          <w:rPr>
            <w:b/>
            <w:bCs/>
            <w:sz w:val="22"/>
            <w:szCs w:val="22"/>
            <w:rPrChange w:id="36868" w:author="Visone Rossana (GSE)" w:date="2025-10-06T16:00:00Z" w16du:dateUtc="2025-10-06T14:00:00Z">
              <w:rPr>
                <w:sz w:val="22"/>
                <w:szCs w:val="22"/>
              </w:rPr>
            </w:rPrChange>
          </w:rPr>
          <w:t>ostituzione di impianti esistenti e utenze servite</w:t>
        </w:r>
      </w:ins>
    </w:p>
    <w:p w14:paraId="297D94E3" w14:textId="14BFB5EF" w:rsidR="00FF78FA" w:rsidRPr="00FF78FA" w:rsidRDefault="00A67876" w:rsidP="00FF78FA">
      <w:pPr>
        <w:spacing w:after="120" w:line="276" w:lineRule="auto"/>
        <w:jc w:val="both"/>
        <w:rPr>
          <w:ins w:id="36869" w:author="Visone Rossana (GSE)" w:date="2025-09-30T17:54:00Z"/>
          <w:sz w:val="22"/>
          <w:szCs w:val="22"/>
        </w:rPr>
      </w:pPr>
      <w:ins w:id="36870" w:author="Visone Rossana (GSE)" w:date="2025-09-30T17:52:00Z" w16du:dateUtc="2025-09-30T15:52:00Z">
        <w:r>
          <w:rPr>
            <w:sz w:val="22"/>
            <w:szCs w:val="22"/>
          </w:rPr>
          <w:t>S</w:t>
        </w:r>
      </w:ins>
      <w:ins w:id="36871" w:author="Visone Rossana (GSE)" w:date="2025-09-30T17:49:00Z" w16du:dateUtc="2025-09-30T15:49:00Z">
        <w:r w:rsidR="0073627A">
          <w:rPr>
            <w:sz w:val="22"/>
            <w:szCs w:val="22"/>
          </w:rPr>
          <w:t>ono incentivabili</w:t>
        </w:r>
      </w:ins>
      <w:ins w:id="36872" w:author="Visone Rossana (GSE)" w:date="2025-09-30T17:55:00Z" w16du:dateUtc="2025-09-30T15:55:00Z">
        <w:r w:rsidR="00A16094">
          <w:rPr>
            <w:sz w:val="22"/>
            <w:szCs w:val="22"/>
          </w:rPr>
          <w:t>,</w:t>
        </w:r>
      </w:ins>
      <w:ins w:id="36873" w:author="Visone Rossana (GSE)" w:date="2025-09-30T17:50:00Z" w16du:dateUtc="2025-09-30T15:50:00Z">
        <w:r w:rsidR="0075501E">
          <w:rPr>
            <w:sz w:val="22"/>
            <w:szCs w:val="22"/>
          </w:rPr>
          <w:t xml:space="preserve"> </w:t>
        </w:r>
      </w:ins>
      <w:ins w:id="36874" w:author="Visone Rossana (GSE)" w:date="2025-09-30T17:53:00Z" w16du:dateUtc="2025-09-30T15:53:00Z">
        <w:r w:rsidR="00692F16">
          <w:rPr>
            <w:sz w:val="22"/>
            <w:szCs w:val="22"/>
          </w:rPr>
          <w:t>esclusivamente</w:t>
        </w:r>
      </w:ins>
      <w:ins w:id="36875" w:author="Visone Rossana (GSE)" w:date="2025-09-30T17:55:00Z" w16du:dateUtc="2025-09-30T15:55:00Z">
        <w:r w:rsidR="00A16094">
          <w:rPr>
            <w:sz w:val="22"/>
            <w:szCs w:val="22"/>
          </w:rPr>
          <w:t>,</w:t>
        </w:r>
      </w:ins>
      <w:ins w:id="36876" w:author="Visone Rossana (GSE)" w:date="2025-09-30T17:53:00Z" w16du:dateUtc="2025-09-30T15:53:00Z">
        <w:r w:rsidR="00692F16">
          <w:rPr>
            <w:sz w:val="22"/>
            <w:szCs w:val="22"/>
          </w:rPr>
          <w:t xml:space="preserve"> </w:t>
        </w:r>
      </w:ins>
      <w:ins w:id="36877" w:author="Visone Rossana (GSE)" w:date="2025-09-30T17:55:00Z" w16du:dateUtc="2025-09-30T15:55:00Z">
        <w:r w:rsidR="00A16094">
          <w:rPr>
            <w:sz w:val="22"/>
            <w:szCs w:val="22"/>
          </w:rPr>
          <w:t xml:space="preserve">gli </w:t>
        </w:r>
      </w:ins>
      <w:ins w:id="36878" w:author="Visone Rossana (GSE)" w:date="2025-09-30T17:50:00Z" w16du:dateUtc="2025-09-30T15:50:00Z">
        <w:r w:rsidR="0075501E">
          <w:rPr>
            <w:sz w:val="22"/>
            <w:szCs w:val="22"/>
          </w:rPr>
          <w:t xml:space="preserve">interventi </w:t>
        </w:r>
      </w:ins>
      <w:ins w:id="36879" w:author="Visone Rossana (GSE)" w:date="2025-09-30T17:54:00Z" w16du:dateUtc="2025-09-30T15:54:00Z">
        <w:r w:rsidR="002E2354">
          <w:rPr>
            <w:sz w:val="22"/>
            <w:szCs w:val="22"/>
          </w:rPr>
          <w:t xml:space="preserve">che prevedano la </w:t>
        </w:r>
      </w:ins>
      <w:ins w:id="36880" w:author="Visone Rossana (GSE)" w:date="2025-09-30T17:50:00Z" w16du:dateUtc="2025-09-30T15:50:00Z">
        <w:r w:rsidR="0075501E">
          <w:rPr>
            <w:sz w:val="22"/>
            <w:szCs w:val="22"/>
          </w:rPr>
          <w:t xml:space="preserve">sostituzione </w:t>
        </w:r>
      </w:ins>
      <w:ins w:id="36881" w:author="Visone Rossana (GSE)" w:date="2025-09-30T17:55:00Z" w16du:dateUtc="2025-09-30T15:55:00Z">
        <w:r w:rsidR="00FF78FA">
          <w:rPr>
            <w:sz w:val="22"/>
            <w:szCs w:val="22"/>
          </w:rPr>
          <w:t xml:space="preserve">- </w:t>
        </w:r>
      </w:ins>
      <w:ins w:id="36882" w:author="Visone Rossana (GSE)" w:date="2025-09-30T17:53:00Z" w16du:dateUtc="2025-09-30T15:53:00Z">
        <w:r w:rsidR="00692F16" w:rsidRPr="002B62F8">
          <w:rPr>
            <w:sz w:val="22"/>
            <w:szCs w:val="22"/>
          </w:rPr>
          <w:t>integrale o parziale</w:t>
        </w:r>
      </w:ins>
      <w:ins w:id="36883" w:author="Visone Rossana (GSE)" w:date="2025-09-30T17:55:00Z" w16du:dateUtc="2025-09-30T15:55:00Z">
        <w:r w:rsidR="00FF78FA">
          <w:rPr>
            <w:sz w:val="22"/>
            <w:szCs w:val="22"/>
          </w:rPr>
          <w:t xml:space="preserve"> -</w:t>
        </w:r>
      </w:ins>
      <w:ins w:id="36884" w:author="Visone Rossana (GSE)" w:date="2025-09-30T17:53:00Z" w16du:dateUtc="2025-09-30T15:53:00Z">
        <w:r w:rsidR="00692F16">
          <w:rPr>
            <w:sz w:val="22"/>
            <w:szCs w:val="22"/>
          </w:rPr>
          <w:t xml:space="preserve"> </w:t>
        </w:r>
      </w:ins>
      <w:ins w:id="36885" w:author="Visone Rossana (GSE)" w:date="2025-09-30T17:50:00Z" w16du:dateUtc="2025-09-30T15:50:00Z">
        <w:r w:rsidR="0075501E">
          <w:rPr>
            <w:sz w:val="22"/>
            <w:szCs w:val="22"/>
          </w:rPr>
          <w:t>di impianti di climatizzazione</w:t>
        </w:r>
      </w:ins>
      <w:ins w:id="36886" w:author="Visone Rossana (GSE)" w:date="2025-09-30T17:51:00Z" w16du:dateUtc="2025-09-30T15:51:00Z">
        <w:r w:rsidR="00751F17">
          <w:rPr>
            <w:sz w:val="22"/>
            <w:szCs w:val="22"/>
          </w:rPr>
          <w:t xml:space="preserve"> invernale esistenti </w:t>
        </w:r>
        <w:r>
          <w:rPr>
            <w:sz w:val="22"/>
            <w:szCs w:val="22"/>
          </w:rPr>
          <w:t xml:space="preserve">e </w:t>
        </w:r>
      </w:ins>
      <w:ins w:id="36887" w:author="Visone Rossana (GSE)" w:date="2025-09-30T17:55:00Z" w16du:dateUtc="2025-09-30T15:55:00Z">
        <w:r w:rsidR="002B5EBC">
          <w:rPr>
            <w:sz w:val="22"/>
            <w:szCs w:val="22"/>
          </w:rPr>
          <w:t>l’</w:t>
        </w:r>
      </w:ins>
      <w:ins w:id="36888" w:author="Visone Rossana (GSE)" w:date="2025-09-30T17:51:00Z" w16du:dateUtc="2025-09-30T15:51:00Z">
        <w:r>
          <w:rPr>
            <w:sz w:val="22"/>
            <w:szCs w:val="22"/>
          </w:rPr>
          <w:t xml:space="preserve">installazione di impianti di </w:t>
        </w:r>
      </w:ins>
      <w:ins w:id="36889" w:author="Visone Rossana (GSE)" w:date="2025-09-30T17:52:00Z" w16du:dateUtc="2025-09-30T15:52:00Z">
        <w:r>
          <w:rPr>
            <w:sz w:val="22"/>
            <w:szCs w:val="22"/>
          </w:rPr>
          <w:t>cui al</w:t>
        </w:r>
        <w:r w:rsidR="003D7F56">
          <w:rPr>
            <w:sz w:val="22"/>
            <w:szCs w:val="22"/>
          </w:rPr>
          <w:t>l’art.</w:t>
        </w:r>
        <w:r w:rsidR="008C447C">
          <w:rPr>
            <w:sz w:val="22"/>
            <w:szCs w:val="22"/>
          </w:rPr>
          <w:t xml:space="preserve"> 8 del</w:t>
        </w:r>
        <w:r>
          <w:rPr>
            <w:sz w:val="22"/>
            <w:szCs w:val="22"/>
          </w:rPr>
          <w:t xml:space="preserve"> Titolo III</w:t>
        </w:r>
      </w:ins>
      <w:ins w:id="36890" w:author="Visone Rossana (GSE)" w:date="2025-09-30T17:54:00Z" w16du:dateUtc="2025-09-30T15:54:00Z">
        <w:r w:rsidR="00FF78FA">
          <w:rPr>
            <w:sz w:val="22"/>
            <w:szCs w:val="22"/>
          </w:rPr>
          <w:t xml:space="preserve">. </w:t>
        </w:r>
        <w:del w:id="36891" w:author="Visone Rossana (GSE)" w:date="2025-10-06T16:08:00Z" w16du:dateUtc="2025-10-06T14:08:00Z">
          <w:r w:rsidR="00FF78FA" w:rsidDel="00C21BED">
            <w:rPr>
              <w:sz w:val="22"/>
              <w:szCs w:val="22"/>
            </w:rPr>
            <w:delText>L</w:delText>
          </w:r>
        </w:del>
      </w:ins>
      <w:ins w:id="36892" w:author="Visone Rossana (GSE)" w:date="2025-09-30T17:54:00Z">
        <w:del w:id="36893" w:author="Visone Rossana (GSE)" w:date="2025-10-06T16:08:00Z" w16du:dateUtc="2025-10-06T14:08:00Z">
          <w:r w:rsidR="00FF78FA" w:rsidRPr="00FF78FA" w:rsidDel="00C21BED">
            <w:rPr>
              <w:sz w:val="22"/>
              <w:szCs w:val="22"/>
            </w:rPr>
            <w:delText xml:space="preserve">a sostituzione parziale è ammessa </w:delText>
          </w:r>
        </w:del>
        <w:del w:id="36894" w:author="Visone Rossana (GSE)" w:date="2025-10-06T16:06:00Z" w16du:dateUtc="2025-10-06T14:06:00Z">
          <w:r w:rsidR="00FF78FA" w:rsidRPr="00FF78FA" w:rsidDel="00BE5D6E">
            <w:rPr>
              <w:sz w:val="22"/>
              <w:szCs w:val="22"/>
            </w:rPr>
            <w:delText>solo</w:delText>
          </w:r>
        </w:del>
        <w:del w:id="36895" w:author="Visone Rossana (GSE)" w:date="2025-10-06T16:08:00Z" w16du:dateUtc="2025-10-06T14:08:00Z">
          <w:r w:rsidR="00FF78FA" w:rsidRPr="00FF78FA" w:rsidDel="00C21BED">
            <w:rPr>
              <w:sz w:val="22"/>
              <w:szCs w:val="22"/>
            </w:rPr>
            <w:delText xml:space="preserve"> nel caso di un impianto pre-esistente </w:delText>
          </w:r>
        </w:del>
      </w:ins>
      <w:ins w:id="36896" w:author="Visone Rossana (GSE)" w:date="2025-09-30T17:55:00Z" w16du:dateUtc="2025-09-30T15:55:00Z">
        <w:del w:id="36897" w:author="Visone Rossana (GSE)" w:date="2025-10-06T16:08:00Z" w16du:dateUtc="2025-10-06T14:08:00Z">
          <w:r w:rsidR="00C97FEB" w:rsidDel="00C21BED">
            <w:rPr>
              <w:sz w:val="22"/>
              <w:szCs w:val="22"/>
            </w:rPr>
            <w:delText xml:space="preserve">risulti </w:delText>
          </w:r>
        </w:del>
      </w:ins>
      <w:ins w:id="36898" w:author="Visone Rossana (GSE)" w:date="2025-09-30T17:54:00Z">
        <w:del w:id="36899" w:author="Visone Rossana (GSE)" w:date="2025-10-06T16:08:00Z" w16du:dateUtc="2025-10-06T14:08:00Z">
          <w:r w:rsidR="00FF78FA" w:rsidRPr="00FF78FA" w:rsidDel="00C21BED">
            <w:rPr>
              <w:sz w:val="22"/>
              <w:szCs w:val="22"/>
            </w:rPr>
            <w:delText>dotato di più generatori di calore</w:delText>
          </w:r>
        </w:del>
      </w:ins>
      <w:ins w:id="36900" w:author="Visone Rossana (GSE)" w:date="2025-09-30T17:54:00Z" w16du:dateUtc="2025-09-30T15:54:00Z">
        <w:del w:id="36901" w:author="Visone Rossana (GSE)" w:date="2025-10-06T16:06:00Z" w16du:dateUtc="2025-10-06T14:06:00Z">
          <w:r w:rsidR="00FF78FA" w:rsidDel="00454431">
            <w:rPr>
              <w:sz w:val="22"/>
              <w:szCs w:val="22"/>
            </w:rPr>
            <w:delText>.</w:delText>
          </w:r>
        </w:del>
      </w:ins>
    </w:p>
    <w:p w14:paraId="0DA603A2" w14:textId="51C58FDF" w:rsidR="004A1A25" w:rsidDel="003E23F3" w:rsidRDefault="004A1A25" w:rsidP="006347C8">
      <w:pPr>
        <w:spacing w:after="120" w:line="276" w:lineRule="auto"/>
        <w:jc w:val="both"/>
        <w:rPr>
          <w:del w:id="36902" w:author="Visone Rossana (GSE)" w:date="2025-09-30T16:23:00Z" w16du:dateUtc="2025-09-30T14:23:00Z"/>
          <w:sz w:val="22"/>
          <w:szCs w:val="22"/>
        </w:rPr>
      </w:pPr>
      <w:ins w:id="36903" w:author="Visone Rossana (GSE)" w:date="2025-09-29T12:50:00Z" w16du:dateUtc="2025-09-29T10:50:00Z">
        <w:del w:id="36904" w:author="Visone Rossana (GSE)" w:date="2025-09-30T16:23:00Z" w16du:dateUtc="2025-09-30T14:23:00Z">
          <w:r w:rsidRPr="004A1A25" w:rsidDel="006F01E8">
            <w:rPr>
              <w:sz w:val="22"/>
              <w:szCs w:val="22"/>
              <w:rPrChange w:id="36905" w:author="Visone Rossana (GSE)" w:date="2025-09-29T12:50:00Z" w16du:dateUtc="2025-09-29T10:50:00Z">
                <w:rPr/>
              </w:rPrChange>
            </w:rPr>
            <w:lastRenderedPageBreak/>
            <w:delText xml:space="preserve">Ferme restando le definizioni riportate all’art. 2 del Decreto, si precisa che i generatori di calore sostituiti secondo quanto previsto </w:delText>
          </w:r>
        </w:del>
      </w:ins>
      <w:ins w:id="36906" w:author="Visone Rossana (GSE)" w:date="2025-09-29T12:52:00Z" w16du:dateUtc="2025-09-29T10:52:00Z">
        <w:del w:id="36907" w:author="Visone Rossana (GSE)" w:date="2025-09-30T16:23:00Z" w16du:dateUtc="2025-09-30T14:23:00Z">
          <w:r w:rsidR="0054569C" w:rsidDel="006F01E8">
            <w:rPr>
              <w:sz w:val="22"/>
              <w:szCs w:val="22"/>
            </w:rPr>
            <w:delText>al</w:delText>
          </w:r>
          <w:commentRangeStart w:id="36908"/>
          <w:r w:rsidR="0054569C" w:rsidDel="006F01E8">
            <w:rPr>
              <w:sz w:val="22"/>
              <w:szCs w:val="22"/>
            </w:rPr>
            <w:delText>l</w:delText>
          </w:r>
          <w:r w:rsidR="0054569C" w:rsidRPr="004F70AE" w:rsidDel="006F01E8">
            <w:rPr>
              <w:sz w:val="22"/>
              <w:szCs w:val="22"/>
              <w:highlight w:val="yellow"/>
              <w:rPrChange w:id="36909" w:author="Visone Rossana (GSE)" w:date="2025-09-29T12:53:00Z" w16du:dateUtc="2025-09-29T10:53:00Z">
                <w:rPr>
                  <w:sz w:val="22"/>
                  <w:szCs w:val="22"/>
                </w:rPr>
              </w:rPrChange>
            </w:rPr>
            <w:delText>’art. 8</w:delText>
          </w:r>
        </w:del>
      </w:ins>
      <w:commentRangeEnd w:id="36908"/>
      <w:ins w:id="36910" w:author="Visone Rossana (GSE)" w:date="2025-09-29T12:54:00Z" w16du:dateUtc="2025-09-29T10:54:00Z">
        <w:del w:id="36911" w:author="Visone Rossana (GSE)" w:date="2025-09-30T16:23:00Z" w16du:dateUtc="2025-09-30T14:23:00Z">
          <w:r w:rsidR="007E7A01" w:rsidRPr="004A1A25" w:rsidDel="006F01E8">
            <w:rPr>
              <w:rStyle w:val="Rimandocommento"/>
              <w:sz w:val="22"/>
              <w:szCs w:val="22"/>
              <w:rPrChange w:id="36912" w:author="Visone Rossana (GSE)" w:date="2025-09-29T12:50:00Z" w16du:dateUtc="2025-09-29T10:50:00Z">
                <w:rPr>
                  <w:rStyle w:val="Rimandocommento"/>
                  <w:sz w:val="24"/>
                </w:rPr>
              </w:rPrChange>
            </w:rPr>
            <w:commentReference w:id="36908"/>
          </w:r>
        </w:del>
      </w:ins>
      <w:ins w:id="36913" w:author="Visone Rossana (GSE)" w:date="2025-09-29T12:50:00Z" w16du:dateUtc="2025-09-29T10:50:00Z">
        <w:del w:id="36914" w:author="Visone Rossana (GSE)" w:date="2025-09-30T16:02:00Z" w16du:dateUtc="2025-09-30T14:02:00Z">
          <w:r w:rsidRPr="004A1A25" w:rsidDel="0037404A">
            <w:rPr>
              <w:sz w:val="22"/>
              <w:szCs w:val="22"/>
              <w:rPrChange w:id="36915" w:author="Visone Rossana (GSE)" w:date="2025-09-29T12:50:00Z" w16du:dateUtc="2025-09-29T10:50:00Z">
                <w:rPr/>
              </w:rPrChange>
            </w:rPr>
            <w:delText xml:space="preserve">, </w:delText>
          </w:r>
        </w:del>
        <w:del w:id="36916" w:author="Visone Rossana (GSE)" w:date="2025-09-30T16:23:00Z" w16du:dateUtc="2025-09-30T14:23:00Z">
          <w:r w:rsidRPr="004A1A25" w:rsidDel="006F01E8">
            <w:rPr>
              <w:sz w:val="22"/>
              <w:szCs w:val="22"/>
              <w:rPrChange w:id="36917" w:author="Visone Rossana (GSE)" w:date="2025-09-29T12:50:00Z" w16du:dateUtc="2025-09-29T10:50:00Z">
                <w:rPr/>
              </w:rPrChange>
            </w:rPr>
            <w:delText>del Decreto possono essere destinati, oltre all’impiego prevalente per climatizzazione invernale</w:delText>
          </w:r>
        </w:del>
        <w:r w:rsidRPr="004A1A25" w:rsidDel="006F01E8">
          <w:rPr>
            <w:rFonts w:cs="Calibri"/>
            <w:bCs/>
            <w:iCs/>
            <w:sz w:val="22"/>
            <w:szCs w:val="22"/>
            <w:vertAlign w:val="superscript"/>
            <w:rPrChange w:id="36918" w:author="Visone Rossana (GSE)" w:date="2025-09-29T12:50:00Z" w16du:dateUtc="2025-09-29T10:50:00Z">
              <w:rPr>
                <w:rFonts w:cs="Calibri"/>
                <w:bCs/>
                <w:iCs/>
                <w:vertAlign w:val="superscript"/>
              </w:rPr>
            </w:rPrChange>
          </w:rPr>
          <w:footnoteReference w:id="37"/>
        </w:r>
        <w:del w:id="36923" w:author="Visone Rossana (GSE)" w:date="2025-09-30T16:23:00Z" w16du:dateUtc="2025-09-30T14:23:00Z">
          <w:r w:rsidRPr="004A1A25" w:rsidDel="006F01E8">
            <w:rPr>
              <w:sz w:val="22"/>
              <w:szCs w:val="22"/>
              <w:rPrChange w:id="36924" w:author="Visone Rossana (GSE)" w:date="2025-09-29T12:50:00Z" w16du:dateUtc="2025-09-29T10:50:00Z">
                <w:rPr/>
              </w:rPrChange>
            </w:rPr>
            <w:delText>, anche alla produzione di acqua calda sanitaria</w:delText>
          </w:r>
        </w:del>
      </w:ins>
      <w:ins w:id="36925" w:author="Visone Rossana (GSE)" w:date="2025-09-29T12:54:00Z" w16du:dateUtc="2025-09-29T10:54:00Z">
        <w:del w:id="36926" w:author="Visone Rossana (GSE)" w:date="2025-09-30T16:23:00Z" w16du:dateUtc="2025-09-30T14:23:00Z">
          <w:r w:rsidR="009D0DAA" w:rsidDel="006F01E8">
            <w:rPr>
              <w:sz w:val="22"/>
              <w:szCs w:val="22"/>
            </w:rPr>
            <w:delText xml:space="preserve"> </w:delText>
          </w:r>
          <w:r w:rsidR="009D0DAA" w:rsidRPr="00F22936" w:rsidDel="006F01E8">
            <w:rPr>
              <w:sz w:val="22"/>
              <w:szCs w:val="22"/>
              <w:highlight w:val="cyan"/>
              <w:rPrChange w:id="36927" w:author="Visone Rossana (GSE)" w:date="2025-09-29T12:55:00Z" w16du:dateUtc="2025-09-29T10:55:00Z">
                <w:rPr>
                  <w:sz w:val="22"/>
                  <w:szCs w:val="22"/>
                </w:rPr>
              </w:rPrChange>
            </w:rPr>
            <w:delText xml:space="preserve">e </w:delText>
          </w:r>
          <w:r w:rsidR="00F22936" w:rsidRPr="00F22936" w:rsidDel="006F01E8">
            <w:rPr>
              <w:sz w:val="22"/>
              <w:szCs w:val="22"/>
              <w:highlight w:val="cyan"/>
              <w:rPrChange w:id="36928" w:author="Visone Rossana (GSE)" w:date="2025-09-29T12:55:00Z" w16du:dateUtc="2025-09-29T10:55:00Z">
                <w:rPr>
                  <w:sz w:val="22"/>
                  <w:szCs w:val="22"/>
                </w:rPr>
              </w:rPrChange>
            </w:rPr>
            <w:delText>alla produzione di</w:delText>
          </w:r>
        </w:del>
      </w:ins>
      <w:ins w:id="36929" w:author="Visone Rossana (GSE)" w:date="2025-09-29T12:55:00Z" w16du:dateUtc="2025-09-29T10:55:00Z">
        <w:del w:id="36930" w:author="Visone Rossana (GSE)" w:date="2025-09-30T16:23:00Z" w16du:dateUtc="2025-09-30T14:23:00Z">
          <w:r w:rsidR="00F22936" w:rsidRPr="00F22936" w:rsidDel="006F01E8">
            <w:rPr>
              <w:sz w:val="22"/>
              <w:szCs w:val="22"/>
              <w:highlight w:val="cyan"/>
              <w:rPrChange w:id="36931" w:author="Visone Rossana (GSE)" w:date="2025-09-29T12:55:00Z" w16du:dateUtc="2025-09-29T10:55:00Z">
                <w:rPr>
                  <w:sz w:val="22"/>
                  <w:szCs w:val="22"/>
                </w:rPr>
              </w:rPrChange>
            </w:rPr>
            <w:delText xml:space="preserve"> calore per proces</w:delText>
          </w:r>
          <w:r w:rsidR="00F22936" w:rsidRPr="00302094" w:rsidDel="006F01E8">
            <w:rPr>
              <w:sz w:val="22"/>
              <w:szCs w:val="22"/>
              <w:highlight w:val="cyan"/>
              <w:rPrChange w:id="36932" w:author="Visone Rossana (GSE)" w:date="2025-09-29T12:55:00Z" w16du:dateUtc="2025-09-29T10:55:00Z">
                <w:rPr>
                  <w:sz w:val="22"/>
                  <w:szCs w:val="22"/>
                </w:rPr>
              </w:rPrChange>
            </w:rPr>
            <w:delText xml:space="preserve">si </w:delText>
          </w:r>
          <w:r w:rsidR="00302094" w:rsidRPr="00302094" w:rsidDel="006F01E8">
            <w:rPr>
              <w:sz w:val="22"/>
              <w:szCs w:val="22"/>
              <w:highlight w:val="cyan"/>
              <w:rPrChange w:id="36933" w:author="Visone Rossana (GSE)" w:date="2025-09-29T12:55:00Z" w16du:dateUtc="2025-09-29T10:55:00Z">
                <w:rPr>
                  <w:sz w:val="22"/>
                  <w:szCs w:val="22"/>
                </w:rPr>
              </w:rPrChange>
            </w:rPr>
            <w:delText>industriali, artigianali, agricoli, per il riscaldamento di piscine o di componenti dei centri benessere</w:delText>
          </w:r>
        </w:del>
      </w:ins>
      <w:ins w:id="36934" w:author="Visone Rossana (GSE)" w:date="2025-09-29T12:50:00Z" w16du:dateUtc="2025-09-29T10:50:00Z">
        <w:del w:id="36935" w:author="Visone Rossana (GSE)" w:date="2025-09-30T16:23:00Z" w16du:dateUtc="2025-09-30T14:23:00Z">
          <w:r w:rsidRPr="00302094" w:rsidDel="006F01E8">
            <w:rPr>
              <w:sz w:val="22"/>
              <w:szCs w:val="22"/>
              <w:highlight w:val="cyan"/>
              <w:rPrChange w:id="36936" w:author="Visone Rossana (GSE)" w:date="2025-09-29T12:55:00Z" w16du:dateUtc="2025-09-29T10:55:00Z">
                <w:rPr/>
              </w:rPrChange>
            </w:rPr>
            <w:delText>.</w:delText>
          </w:r>
          <w:r w:rsidRPr="004A1A25" w:rsidDel="006F01E8">
            <w:rPr>
              <w:sz w:val="22"/>
              <w:szCs w:val="22"/>
              <w:rPrChange w:id="36937" w:author="Visone Rossana (GSE)" w:date="2025-09-29T12:50:00Z" w16du:dateUtc="2025-09-29T10:50:00Z">
                <w:rPr/>
              </w:rPrChange>
            </w:rPr>
            <w:delText xml:space="preserve"> Non sono invece ammessi </w:delText>
          </w:r>
          <w:r w:rsidRPr="00C042E8" w:rsidDel="006F01E8">
            <w:rPr>
              <w:strike/>
              <w:sz w:val="22"/>
              <w:szCs w:val="22"/>
              <w:rPrChange w:id="36938" w:author="Visone Rossana (GSE)" w:date="2025-09-29T12:57:00Z" w16du:dateUtc="2025-09-29T10:57:00Z">
                <w:rPr/>
              </w:rPrChange>
            </w:rPr>
            <w:delText>altri impieghi dell’energia termica,</w:delText>
          </w:r>
          <w:r w:rsidRPr="004A1A25" w:rsidDel="006F01E8">
            <w:rPr>
              <w:sz w:val="22"/>
              <w:szCs w:val="22"/>
              <w:rPrChange w:id="36939" w:author="Visone Rossana (GSE)" w:date="2025-09-29T12:50:00Z" w16du:dateUtc="2025-09-29T10:50:00Z">
                <w:rPr/>
              </w:rPrChange>
            </w:rPr>
            <w:delText xml:space="preserve"> la sola produzione di acqua calda sanitaria</w:delText>
          </w:r>
        </w:del>
      </w:ins>
      <w:ins w:id="36940" w:author="Visone Rossana (GSE)" w:date="2025-09-29T12:58:00Z" w16du:dateUtc="2025-09-29T10:58:00Z">
        <w:del w:id="36941" w:author="Visone Rossana (GSE)" w:date="2025-09-30T16:23:00Z" w16du:dateUtc="2025-09-30T14:23:00Z">
          <w:r w:rsidR="00BA62FB" w:rsidDel="006F01E8">
            <w:rPr>
              <w:sz w:val="22"/>
              <w:szCs w:val="22"/>
            </w:rPr>
            <w:delText xml:space="preserve"> </w:delText>
          </w:r>
          <w:r w:rsidR="00BA62FB" w:rsidRPr="00D2385A" w:rsidDel="006F01E8">
            <w:rPr>
              <w:sz w:val="22"/>
              <w:szCs w:val="22"/>
              <w:highlight w:val="cyan"/>
              <w:rPrChange w:id="36942" w:author="Visone Rossana (GSE)" w:date="2025-09-29T13:04:00Z" w16du:dateUtc="2025-09-29T11:04:00Z">
                <w:rPr>
                  <w:sz w:val="22"/>
                  <w:szCs w:val="22"/>
                </w:rPr>
              </w:rPrChange>
            </w:rPr>
            <w:delText xml:space="preserve">o l’esclusiva produzione di calore di processo </w:delText>
          </w:r>
        </w:del>
      </w:ins>
      <w:ins w:id="36943" w:author="Visone Rossana (GSE)" w:date="2025-09-29T13:03:00Z" w16du:dateUtc="2025-09-29T11:03:00Z">
        <w:del w:id="36944" w:author="Visone Rossana (GSE)" w:date="2025-09-30T16:23:00Z" w16du:dateUtc="2025-09-30T14:23:00Z">
          <w:r w:rsidR="0002061F" w:rsidRPr="00D2385A" w:rsidDel="006F01E8">
            <w:rPr>
              <w:sz w:val="22"/>
              <w:szCs w:val="22"/>
              <w:highlight w:val="cyan"/>
              <w:rPrChange w:id="36945" w:author="Visone Rossana (GSE)" w:date="2025-09-29T13:04:00Z" w16du:dateUtc="2025-09-29T11:04:00Z">
                <w:rPr>
                  <w:sz w:val="22"/>
                  <w:szCs w:val="22"/>
                </w:rPr>
              </w:rPrChange>
            </w:rPr>
            <w:delText>per gli altri impeghi richiamati</w:delText>
          </w:r>
        </w:del>
      </w:ins>
      <w:ins w:id="36946" w:author="Visone Rossana (GSE)" w:date="2025-09-29T12:50:00Z" w16du:dateUtc="2025-09-29T10:50:00Z">
        <w:del w:id="36947" w:author="Visone Rossana (GSE)" w:date="2025-09-30T16:23:00Z" w16du:dateUtc="2025-09-30T14:23:00Z">
          <w:r w:rsidRPr="00D2385A" w:rsidDel="006F01E8">
            <w:rPr>
              <w:sz w:val="22"/>
              <w:szCs w:val="22"/>
              <w:highlight w:val="cyan"/>
              <w:rPrChange w:id="36948" w:author="Visone Rossana (GSE)" w:date="2025-09-29T13:04:00Z" w16du:dateUtc="2025-09-29T11:04:00Z">
                <w:rPr/>
              </w:rPrChange>
            </w:rPr>
            <w:delText>.</w:delText>
          </w:r>
          <w:r w:rsidRPr="004A1A25" w:rsidDel="006F01E8">
            <w:rPr>
              <w:sz w:val="22"/>
              <w:szCs w:val="22"/>
              <w:rPrChange w:id="36949" w:author="Visone Rossana (GSE)" w:date="2025-09-29T12:50:00Z" w16du:dateUtc="2025-09-29T10:50:00Z">
                <w:rPr/>
              </w:rPrChange>
            </w:rPr>
            <w:delText xml:space="preserve"> </w:delText>
          </w:r>
        </w:del>
      </w:ins>
    </w:p>
    <w:p w14:paraId="7B34278E" w14:textId="77777777" w:rsidR="003E23F3" w:rsidRPr="004A1A25" w:rsidDel="00FF78FA" w:rsidRDefault="003E23F3">
      <w:pPr>
        <w:spacing w:after="120" w:line="276" w:lineRule="auto"/>
        <w:jc w:val="both"/>
        <w:rPr>
          <w:ins w:id="36950" w:author="Visone Rossana (GSE)" w:date="2025-09-30T17:23:00Z" w16du:dateUtc="2025-09-30T15:23:00Z"/>
          <w:del w:id="36951" w:author="Visone Rossana (GSE)" w:date="2025-09-30T17:54:00Z" w16du:dateUtc="2025-09-30T15:54:00Z"/>
          <w:sz w:val="22"/>
          <w:szCs w:val="22"/>
          <w:rPrChange w:id="36952" w:author="Visone Rossana (GSE)" w:date="2025-09-29T12:50:00Z" w16du:dateUtc="2025-09-29T10:50:00Z">
            <w:rPr>
              <w:ins w:id="36953" w:author="Visone Rossana (GSE)" w:date="2025-09-30T17:23:00Z" w16du:dateUtc="2025-09-30T15:23:00Z"/>
              <w:del w:id="36954" w:author="Visone Rossana (GSE)" w:date="2025-09-30T17:54:00Z" w16du:dateUtc="2025-09-30T15:54:00Z"/>
            </w:rPr>
          </w:rPrChange>
        </w:rPr>
        <w:pPrChange w:id="36955" w:author="Visone Rossana (GSE)" w:date="2025-09-29T12:50:00Z" w16du:dateUtc="2025-09-29T10:50:00Z">
          <w:pPr>
            <w:spacing w:after="120"/>
            <w:jc w:val="both"/>
          </w:pPr>
        </w:pPrChange>
      </w:pPr>
    </w:p>
    <w:p w14:paraId="5EB942BB" w14:textId="0441F3A0" w:rsidR="00D456E1" w:rsidRPr="008F6CE0" w:rsidDel="006F01E8" w:rsidRDefault="004A1A25" w:rsidP="004A1A25">
      <w:pPr>
        <w:spacing w:after="120" w:line="276" w:lineRule="auto"/>
        <w:jc w:val="both"/>
        <w:rPr>
          <w:ins w:id="36956" w:author="Visone Rossana (GSE)" w:date="2025-09-29T13:04:00Z" w16du:dateUtc="2025-09-29T11:04:00Z"/>
          <w:del w:id="36957" w:author="Visone Rossana (GSE)" w:date="2025-09-30T16:23:00Z" w16du:dateUtc="2025-09-30T14:23:00Z"/>
          <w:strike/>
          <w:sz w:val="22"/>
          <w:szCs w:val="22"/>
          <w:rPrChange w:id="36958" w:author="Visone Rossana (GSE)" w:date="2025-09-29T13:05:00Z" w16du:dateUtc="2025-09-29T11:05:00Z">
            <w:rPr>
              <w:ins w:id="36959" w:author="Visone Rossana (GSE)" w:date="2025-09-29T13:04:00Z" w16du:dateUtc="2025-09-29T11:04:00Z"/>
              <w:del w:id="36960" w:author="Visone Rossana (GSE)" w:date="2025-09-30T16:23:00Z" w16du:dateUtc="2025-09-30T14:23:00Z"/>
              <w:sz w:val="22"/>
              <w:szCs w:val="22"/>
            </w:rPr>
          </w:rPrChange>
        </w:rPr>
      </w:pPr>
      <w:commentRangeStart w:id="36961"/>
      <w:ins w:id="36962" w:author="Visone Rossana (GSE)" w:date="2025-09-29T12:50:00Z" w16du:dateUtc="2025-09-29T10:50:00Z">
        <w:del w:id="36963" w:author="Visone Rossana (GSE)" w:date="2025-09-30T16:23:00Z" w16du:dateUtc="2025-09-30T14:23:00Z">
          <w:r w:rsidRPr="008F6CE0" w:rsidDel="006F01E8">
            <w:rPr>
              <w:strike/>
              <w:sz w:val="22"/>
              <w:szCs w:val="22"/>
              <w:rPrChange w:id="36964" w:author="Visone Rossana (GSE)" w:date="2025-09-29T13:05:00Z" w16du:dateUtc="2025-09-29T11:05:00Z">
                <w:rPr/>
              </w:rPrChange>
            </w:rPr>
            <w:delText xml:space="preserve">In merito, per interventi realizzati </w:delText>
          </w:r>
        </w:del>
      </w:ins>
      <w:ins w:id="36965" w:author="Visone Rossana (GSE)" w:date="2025-09-29T13:04:00Z" w16du:dateUtc="2025-09-29T11:04:00Z">
        <w:del w:id="36966" w:author="Visone Rossana (GSE)" w:date="2025-09-30T16:23:00Z" w16du:dateUtc="2025-09-30T14:23:00Z">
          <w:r w:rsidR="00D2385A" w:rsidRPr="008F6CE0" w:rsidDel="006F01E8">
            <w:rPr>
              <w:strike/>
              <w:sz w:val="22"/>
              <w:szCs w:val="22"/>
              <w:rPrChange w:id="36967" w:author="Visone Rossana (GSE)" w:date="2025-09-29T13:05:00Z" w16du:dateUtc="2025-09-29T11:05:00Z">
                <w:rPr>
                  <w:sz w:val="22"/>
                  <w:szCs w:val="22"/>
                </w:rPr>
              </w:rPrChange>
            </w:rPr>
            <w:delText xml:space="preserve">su </w:delText>
          </w:r>
        </w:del>
      </w:ins>
      <w:ins w:id="36968" w:author="Visone Rossana (GSE)" w:date="2025-09-29T12:50:00Z" w16du:dateUtc="2025-09-29T10:50:00Z">
        <w:del w:id="36969" w:author="Visone Rossana (GSE)" w:date="2025-09-30T16:23:00Z" w16du:dateUtc="2025-09-30T14:23:00Z">
          <w:r w:rsidRPr="008F6CE0" w:rsidDel="006F01E8">
            <w:rPr>
              <w:strike/>
              <w:sz w:val="22"/>
              <w:szCs w:val="22"/>
              <w:rPrChange w:id="36970" w:author="Visone Rossana (GSE)" w:date="2025-09-29T13:05:00Z" w16du:dateUtc="2025-09-29T11:05:00Z">
                <w:rPr/>
              </w:rPrChange>
            </w:rPr>
            <w:delText>impianti sportivi quali “piscine”, lo specifico impiego per il riscaldamento dell’acqua della piscina</w:delText>
          </w:r>
        </w:del>
      </w:ins>
      <w:ins w:id="36971" w:author="Visone Rossana (GSE)" w:date="2025-09-29T13:04:00Z" w16du:dateUtc="2025-09-29T11:04:00Z">
        <w:del w:id="36972" w:author="Visone Rossana (GSE)" w:date="2025-09-30T16:23:00Z" w16du:dateUtc="2025-09-30T14:23:00Z">
          <w:r w:rsidR="00D456E1" w:rsidRPr="008F6CE0" w:rsidDel="006F01E8">
            <w:rPr>
              <w:strike/>
              <w:sz w:val="22"/>
              <w:szCs w:val="22"/>
              <w:rPrChange w:id="36973" w:author="Visone Rossana (GSE)" w:date="2025-09-29T13:05:00Z" w16du:dateUtc="2025-09-29T11:05:00Z">
                <w:rPr>
                  <w:sz w:val="22"/>
                  <w:szCs w:val="22"/>
                </w:rPr>
              </w:rPrChange>
            </w:rPr>
            <w:delText xml:space="preserve"> o componenti dei centri benessere</w:delText>
          </w:r>
        </w:del>
      </w:ins>
      <w:ins w:id="36974" w:author="Visone Rossana (GSE)" w:date="2025-09-29T12:50:00Z" w16du:dateUtc="2025-09-29T10:50:00Z">
        <w:del w:id="36975" w:author="Visone Rossana (GSE)" w:date="2025-09-30T16:23:00Z" w16du:dateUtc="2025-09-30T14:23:00Z">
          <w:r w:rsidRPr="008F6CE0" w:rsidDel="006F01E8">
            <w:rPr>
              <w:strike/>
              <w:sz w:val="22"/>
              <w:szCs w:val="22"/>
              <w:rPrChange w:id="36976" w:author="Visone Rossana (GSE)" w:date="2025-09-29T13:05:00Z" w16du:dateUtc="2025-09-29T11:05:00Z">
                <w:rPr/>
              </w:rPrChange>
            </w:rPr>
            <w:delText xml:space="preserve"> è assimilabile alla produzione di acqua calda sanitaria. </w:delText>
          </w:r>
        </w:del>
      </w:ins>
      <w:commentRangeEnd w:id="36961"/>
      <w:ins w:id="36977" w:author="Visone Rossana (GSE)" w:date="2025-09-29T13:08:00Z" w16du:dateUtc="2025-09-29T11:08:00Z">
        <w:del w:id="36978" w:author="Visone Rossana (GSE)" w:date="2025-09-30T16:23:00Z" w16du:dateUtc="2025-09-30T14:23:00Z">
          <w:r w:rsidR="00CF4892" w:rsidRPr="008F6CE0" w:rsidDel="006F01E8">
            <w:rPr>
              <w:rStyle w:val="Rimandocommento"/>
              <w:strike/>
              <w:sz w:val="22"/>
              <w:szCs w:val="22"/>
              <w:rPrChange w:id="36979" w:author="Visone Rossana (GSE)" w:date="2025-09-29T13:05:00Z" w16du:dateUtc="2025-09-29T11:05:00Z">
                <w:rPr>
                  <w:rStyle w:val="Rimandocommento"/>
                  <w:sz w:val="22"/>
                  <w:szCs w:val="22"/>
                </w:rPr>
              </w:rPrChange>
            </w:rPr>
            <w:commentReference w:id="36961"/>
          </w:r>
        </w:del>
      </w:ins>
    </w:p>
    <w:p w14:paraId="34E61B85" w14:textId="677591B2" w:rsidR="004A1A25" w:rsidRPr="004A1A25" w:rsidDel="006F01E8" w:rsidRDefault="004A1A25">
      <w:pPr>
        <w:spacing w:after="120" w:line="276" w:lineRule="auto"/>
        <w:jc w:val="both"/>
        <w:rPr>
          <w:ins w:id="36980" w:author="Visone Rossana (GSE)" w:date="2025-09-29T12:50:00Z" w16du:dateUtc="2025-09-29T10:50:00Z"/>
          <w:del w:id="36981" w:author="Visone Rossana (GSE)" w:date="2025-09-30T16:23:00Z" w16du:dateUtc="2025-09-30T14:23:00Z"/>
          <w:sz w:val="22"/>
          <w:szCs w:val="22"/>
          <w:rPrChange w:id="36982" w:author="Visone Rossana (GSE)" w:date="2025-09-29T12:50:00Z" w16du:dateUtc="2025-09-29T10:50:00Z">
            <w:rPr>
              <w:ins w:id="36983" w:author="Visone Rossana (GSE)" w:date="2025-09-29T12:50:00Z" w16du:dateUtc="2025-09-29T10:50:00Z"/>
              <w:del w:id="36984" w:author="Visone Rossana (GSE)" w:date="2025-09-30T16:23:00Z" w16du:dateUtc="2025-09-30T14:23:00Z"/>
            </w:rPr>
          </w:rPrChange>
        </w:rPr>
        <w:pPrChange w:id="36985" w:author="Visone Rossana (GSE)" w:date="2025-09-29T12:50:00Z" w16du:dateUtc="2025-09-29T10:50:00Z">
          <w:pPr>
            <w:spacing w:after="120"/>
            <w:jc w:val="both"/>
          </w:pPr>
        </w:pPrChange>
      </w:pPr>
      <w:ins w:id="36986" w:author="Visone Rossana (GSE)" w:date="2025-09-29T12:50:00Z" w16du:dateUtc="2025-09-29T10:50:00Z">
        <w:del w:id="36987" w:author="Visone Rossana (GSE)" w:date="2025-09-30T16:23:00Z" w16du:dateUtc="2025-09-30T14:23:00Z">
          <w:r w:rsidRPr="004A1A25" w:rsidDel="006F01E8">
            <w:rPr>
              <w:sz w:val="22"/>
              <w:szCs w:val="22"/>
              <w:rPrChange w:id="36988" w:author="Visone Rossana (GSE)" w:date="2025-09-29T12:50:00Z" w16du:dateUtc="2025-09-29T10:50:00Z">
                <w:rPr/>
              </w:rPrChange>
            </w:rPr>
            <w:delText xml:space="preserve">Pertanto, al fine della verifica del rispetto dell’impiego prevalente per la climatizzazione invernale dell’impianto, le richieste di incentivo per gli interventi, </w:delText>
          </w:r>
        </w:del>
      </w:ins>
      <w:commentRangeStart w:id="36989"/>
      <w:ins w:id="36990" w:author="Visone Rossana (GSE)" w:date="2025-09-29T13:05:00Z" w16du:dateUtc="2025-09-29T11:05:00Z">
        <w:del w:id="36991" w:author="Visone Rossana (GSE)" w:date="2025-09-30T16:23:00Z" w16du:dateUtc="2025-09-30T14:23:00Z">
          <w:r w:rsidR="00710463" w:rsidDel="006F01E8">
            <w:rPr>
              <w:sz w:val="22"/>
              <w:szCs w:val="22"/>
            </w:rPr>
            <w:delText>I</w:delText>
          </w:r>
          <w:r w:rsidR="00710463" w:rsidRPr="00710463" w:rsidDel="006F01E8">
            <w:rPr>
              <w:sz w:val="22"/>
              <w:szCs w:val="22"/>
              <w:highlight w:val="yellow"/>
              <w:rPrChange w:id="36992" w:author="Visone Rossana (GSE)" w:date="2025-09-29T13:06:00Z" w16du:dateUtc="2025-09-29T11:06:00Z">
                <w:rPr>
                  <w:sz w:val="22"/>
                  <w:szCs w:val="22"/>
                </w:rPr>
              </w:rPrChange>
            </w:rPr>
            <w:delText>II</w:delText>
          </w:r>
        </w:del>
      </w:ins>
      <w:ins w:id="36993" w:author="Visone Rossana (GSE)" w:date="2025-09-29T12:50:00Z" w16du:dateUtc="2025-09-29T10:50:00Z">
        <w:del w:id="36994" w:author="Visone Rossana (GSE)" w:date="2025-09-30T16:23:00Z" w16du:dateUtc="2025-09-30T14:23:00Z">
          <w:r w:rsidRPr="00710463" w:rsidDel="006F01E8">
            <w:rPr>
              <w:sz w:val="22"/>
              <w:szCs w:val="22"/>
              <w:highlight w:val="yellow"/>
              <w:rPrChange w:id="36995" w:author="Visone Rossana (GSE)" w:date="2025-09-29T13:06:00Z" w16du:dateUtc="2025-09-29T11:06:00Z">
                <w:rPr/>
              </w:rPrChange>
            </w:rPr>
            <w:delText>.</w:delText>
          </w:r>
        </w:del>
      </w:ins>
      <w:ins w:id="36996" w:author="Visone Rossana (GSE)" w:date="2025-09-29T13:05:00Z" w16du:dateUtc="2025-09-29T11:05:00Z">
        <w:del w:id="36997" w:author="Visone Rossana (GSE)" w:date="2025-09-30T16:23:00Z" w16du:dateUtc="2025-09-30T14:23:00Z">
          <w:r w:rsidR="008F6CE0" w:rsidRPr="00710463" w:rsidDel="006F01E8">
            <w:rPr>
              <w:sz w:val="22"/>
              <w:szCs w:val="22"/>
              <w:highlight w:val="yellow"/>
              <w:rPrChange w:id="36998" w:author="Visone Rossana (GSE)" w:date="2025-09-29T13:06:00Z" w16du:dateUtc="2025-09-29T11:06:00Z">
                <w:rPr>
                  <w:sz w:val="22"/>
                  <w:szCs w:val="22"/>
                </w:rPr>
              </w:rPrChange>
            </w:rPr>
            <w:delText>A</w:delText>
          </w:r>
        </w:del>
      </w:ins>
      <w:ins w:id="36999" w:author="Visone Rossana (GSE)" w:date="2025-09-29T12:50:00Z" w16du:dateUtc="2025-09-29T10:50:00Z">
        <w:del w:id="37000" w:author="Visone Rossana (GSE)" w:date="2025-09-30T16:23:00Z" w16du:dateUtc="2025-09-30T14:23:00Z">
          <w:r w:rsidRPr="00710463" w:rsidDel="006F01E8">
            <w:rPr>
              <w:sz w:val="22"/>
              <w:szCs w:val="22"/>
              <w:highlight w:val="yellow"/>
              <w:rPrChange w:id="37001" w:author="Visone Rossana (GSE)" w:date="2025-09-29T13:06:00Z" w16du:dateUtc="2025-09-29T11:06:00Z">
                <w:rPr/>
              </w:rPrChange>
            </w:rPr>
            <w:delText xml:space="preserve">), </w:delText>
          </w:r>
        </w:del>
      </w:ins>
      <w:ins w:id="37002" w:author="Visone Rossana (GSE)" w:date="2025-09-29T13:05:00Z" w16du:dateUtc="2025-09-29T11:05:00Z">
        <w:del w:id="37003" w:author="Visone Rossana (GSE)" w:date="2025-09-30T16:23:00Z" w16du:dateUtc="2025-09-30T14:23:00Z">
          <w:r w:rsidR="00710463" w:rsidRPr="00710463" w:rsidDel="006F01E8">
            <w:rPr>
              <w:sz w:val="22"/>
              <w:szCs w:val="22"/>
              <w:highlight w:val="yellow"/>
              <w:rPrChange w:id="37004" w:author="Visone Rossana (GSE)" w:date="2025-09-29T13:06:00Z" w16du:dateUtc="2025-09-29T11:06:00Z">
                <w:rPr>
                  <w:sz w:val="22"/>
                  <w:szCs w:val="22"/>
                </w:rPr>
              </w:rPrChange>
            </w:rPr>
            <w:delText>III</w:delText>
          </w:r>
        </w:del>
      </w:ins>
      <w:ins w:id="37005" w:author="Visone Rossana (GSE)" w:date="2025-09-29T12:50:00Z" w16du:dateUtc="2025-09-29T10:50:00Z">
        <w:del w:id="37006" w:author="Visone Rossana (GSE)" w:date="2025-09-30T16:23:00Z" w16du:dateUtc="2025-09-30T14:23:00Z">
          <w:r w:rsidRPr="00710463" w:rsidDel="006F01E8">
            <w:rPr>
              <w:sz w:val="22"/>
              <w:szCs w:val="22"/>
              <w:highlight w:val="yellow"/>
              <w:rPrChange w:id="37007" w:author="Visone Rossana (GSE)" w:date="2025-09-29T13:06:00Z" w16du:dateUtc="2025-09-29T11:06:00Z">
                <w:rPr/>
              </w:rPrChange>
            </w:rPr>
            <w:delText>.</w:delText>
          </w:r>
        </w:del>
      </w:ins>
      <w:ins w:id="37008" w:author="Visone Rossana (GSE)" w:date="2025-09-29T13:05:00Z" w16du:dateUtc="2025-09-29T11:05:00Z">
        <w:del w:id="37009" w:author="Visone Rossana (GSE)" w:date="2025-09-30T16:23:00Z" w16du:dateUtc="2025-09-30T14:23:00Z">
          <w:r w:rsidR="00710463" w:rsidRPr="00710463" w:rsidDel="006F01E8">
            <w:rPr>
              <w:sz w:val="22"/>
              <w:szCs w:val="22"/>
              <w:highlight w:val="yellow"/>
              <w:rPrChange w:id="37010" w:author="Visone Rossana (GSE)" w:date="2025-09-29T13:06:00Z" w16du:dateUtc="2025-09-29T11:06:00Z">
                <w:rPr>
                  <w:sz w:val="22"/>
                  <w:szCs w:val="22"/>
                </w:rPr>
              </w:rPrChange>
            </w:rPr>
            <w:delText>B</w:delText>
          </w:r>
        </w:del>
      </w:ins>
      <w:ins w:id="37011" w:author="Visone Rossana (GSE)" w:date="2025-09-29T12:50:00Z" w16du:dateUtc="2025-09-29T10:50:00Z">
        <w:del w:id="37012" w:author="Visone Rossana (GSE)" w:date="2025-09-30T16:23:00Z" w16du:dateUtc="2025-09-30T14:23:00Z">
          <w:r w:rsidRPr="00710463" w:rsidDel="006F01E8">
            <w:rPr>
              <w:sz w:val="22"/>
              <w:szCs w:val="22"/>
              <w:highlight w:val="yellow"/>
              <w:rPrChange w:id="37013" w:author="Visone Rossana (GSE)" w:date="2025-09-29T13:06:00Z" w16du:dateUtc="2025-09-29T11:06:00Z">
                <w:rPr/>
              </w:rPrChange>
            </w:rPr>
            <w:delText xml:space="preserve">), </w:delText>
          </w:r>
        </w:del>
      </w:ins>
      <w:ins w:id="37014" w:author="Visone Rossana (GSE)" w:date="2025-09-29T13:06:00Z" w16du:dateUtc="2025-09-29T11:06:00Z">
        <w:del w:id="37015" w:author="Visone Rossana (GSE)" w:date="2025-09-30T16:23:00Z" w16du:dateUtc="2025-09-30T14:23:00Z">
          <w:r w:rsidR="00710463" w:rsidRPr="00710463" w:rsidDel="006F01E8">
            <w:rPr>
              <w:sz w:val="22"/>
              <w:szCs w:val="22"/>
              <w:highlight w:val="yellow"/>
              <w:rPrChange w:id="37016" w:author="Visone Rossana (GSE)" w:date="2025-09-29T13:06:00Z" w16du:dateUtc="2025-09-29T11:06:00Z">
                <w:rPr>
                  <w:sz w:val="22"/>
                  <w:szCs w:val="22"/>
                </w:rPr>
              </w:rPrChange>
            </w:rPr>
            <w:delText>III</w:delText>
          </w:r>
        </w:del>
      </w:ins>
      <w:ins w:id="37017" w:author="Visone Rossana (GSE)" w:date="2025-09-29T12:50:00Z" w16du:dateUtc="2025-09-29T10:50:00Z">
        <w:del w:id="37018" w:author="Visone Rossana (GSE)" w:date="2025-09-30T16:23:00Z" w16du:dateUtc="2025-09-30T14:23:00Z">
          <w:r w:rsidRPr="00710463" w:rsidDel="006F01E8">
            <w:rPr>
              <w:sz w:val="22"/>
              <w:szCs w:val="22"/>
              <w:highlight w:val="yellow"/>
              <w:rPrChange w:id="37019" w:author="Visone Rossana (GSE)" w:date="2025-09-29T13:06:00Z" w16du:dateUtc="2025-09-29T11:06:00Z">
                <w:rPr/>
              </w:rPrChange>
            </w:rPr>
            <w:delText>.</w:delText>
          </w:r>
        </w:del>
      </w:ins>
      <w:ins w:id="37020" w:author="Visone Rossana (GSE)" w:date="2025-09-29T13:05:00Z" w16du:dateUtc="2025-09-29T11:05:00Z">
        <w:del w:id="37021" w:author="Visone Rossana (GSE)" w:date="2025-09-30T16:23:00Z" w16du:dateUtc="2025-09-30T14:23:00Z">
          <w:r w:rsidR="00710463" w:rsidRPr="00710463" w:rsidDel="006F01E8">
            <w:rPr>
              <w:sz w:val="22"/>
              <w:szCs w:val="22"/>
              <w:highlight w:val="yellow"/>
              <w:rPrChange w:id="37022" w:author="Visone Rossana (GSE)" w:date="2025-09-29T13:06:00Z" w16du:dateUtc="2025-09-29T11:06:00Z">
                <w:rPr>
                  <w:sz w:val="22"/>
                  <w:szCs w:val="22"/>
                </w:rPr>
              </w:rPrChange>
            </w:rPr>
            <w:delText>C</w:delText>
          </w:r>
        </w:del>
      </w:ins>
      <w:ins w:id="37023" w:author="Visone Rossana (GSE)" w:date="2025-09-29T12:50:00Z" w16du:dateUtc="2025-09-29T10:50:00Z">
        <w:del w:id="37024" w:author="Visone Rossana (GSE)" w:date="2025-09-30T16:23:00Z" w16du:dateUtc="2025-09-30T14:23:00Z">
          <w:r w:rsidRPr="00710463" w:rsidDel="006F01E8">
            <w:rPr>
              <w:sz w:val="22"/>
              <w:szCs w:val="22"/>
              <w:highlight w:val="yellow"/>
              <w:rPrChange w:id="37025" w:author="Visone Rossana (GSE)" w:date="2025-09-29T13:06:00Z" w16du:dateUtc="2025-09-29T11:06:00Z">
                <w:rPr/>
              </w:rPrChange>
            </w:rPr>
            <w:delText>)</w:delText>
          </w:r>
        </w:del>
      </w:ins>
      <w:commentRangeEnd w:id="36989"/>
      <w:ins w:id="37026" w:author="Visone Rossana (GSE)" w:date="2025-09-29T13:08:00Z" w16du:dateUtc="2025-09-29T11:08:00Z">
        <w:del w:id="37027" w:author="Visone Rossana (GSE)" w:date="2025-09-30T16:23:00Z" w16du:dateUtc="2025-09-30T14:23:00Z">
          <w:r w:rsidR="00CF4892" w:rsidRPr="004A1A25" w:rsidDel="006F01E8">
            <w:rPr>
              <w:rStyle w:val="Rimandocommento"/>
              <w:sz w:val="22"/>
              <w:szCs w:val="22"/>
              <w:rPrChange w:id="37028" w:author="Visone Rossana (GSE)" w:date="2025-09-29T12:50:00Z" w16du:dateUtc="2025-09-29T10:50:00Z">
                <w:rPr>
                  <w:rStyle w:val="Rimandocommento"/>
                  <w:sz w:val="24"/>
                </w:rPr>
              </w:rPrChange>
            </w:rPr>
            <w:commentReference w:id="36989"/>
          </w:r>
        </w:del>
      </w:ins>
      <w:ins w:id="37029" w:author="Visone Rossana (GSE)" w:date="2025-09-29T12:50:00Z" w16du:dateUtc="2025-09-29T10:50:00Z">
        <w:del w:id="37030" w:author="Visone Rossana (GSE)" w:date="2025-09-30T16:23:00Z" w16du:dateUtc="2025-09-30T14:23:00Z">
          <w:r w:rsidRPr="004A1A25" w:rsidDel="006F01E8">
            <w:rPr>
              <w:sz w:val="22"/>
              <w:szCs w:val="22"/>
              <w:rPrChange w:id="37031" w:author="Visone Rossana (GSE)" w:date="2025-09-29T12:50:00Z" w16du:dateUtc="2025-09-29T10:50:00Z">
                <w:rPr/>
              </w:rPrChange>
            </w:rPr>
            <w:delText xml:space="preserve"> andranno corredate da una relazione tecnica progettuale, firmata dal tecnico abilitato, recante:</w:delText>
          </w:r>
        </w:del>
      </w:ins>
    </w:p>
    <w:p w14:paraId="7ABA8399" w14:textId="77400508" w:rsidR="004A1A25" w:rsidRPr="004A1A25" w:rsidDel="006F01E8" w:rsidRDefault="004A1A25" w:rsidP="004E7C70">
      <w:pPr>
        <w:pStyle w:val="Paragrafoelenco"/>
        <w:numPr>
          <w:ilvl w:val="0"/>
          <w:numId w:val="172"/>
        </w:numPr>
        <w:spacing w:after="120" w:line="276" w:lineRule="auto"/>
        <w:ind w:left="567"/>
        <w:jc w:val="both"/>
        <w:rPr>
          <w:ins w:id="37032" w:author="Visone Rossana (GSE)" w:date="2025-09-29T12:50:00Z" w16du:dateUtc="2025-09-29T10:50:00Z"/>
          <w:del w:id="37033" w:author="Visone Rossana (GSE)" w:date="2025-09-30T16:23:00Z" w16du:dateUtc="2025-09-30T14:23:00Z"/>
          <w:sz w:val="22"/>
          <w:szCs w:val="22"/>
          <w:rPrChange w:id="37034" w:author="Visone Rossana (GSE)" w:date="2025-09-29T12:50:00Z" w16du:dateUtc="2025-09-29T10:50:00Z">
            <w:rPr>
              <w:ins w:id="37035" w:author="Visone Rossana (GSE)" w:date="2025-09-29T12:50:00Z" w16du:dateUtc="2025-09-29T10:50:00Z"/>
              <w:del w:id="37036" w:author="Visone Rossana (GSE)" w:date="2025-09-30T16:23:00Z" w16du:dateUtc="2025-09-30T14:23:00Z"/>
            </w:rPr>
          </w:rPrChange>
        </w:rPr>
      </w:pPr>
      <w:ins w:id="37037" w:author="Visone Rossana (GSE)" w:date="2025-09-29T12:50:00Z" w16du:dateUtc="2025-09-29T10:50:00Z">
        <w:del w:id="37038" w:author="Visone Rossana (GSE)" w:date="2025-09-30T16:23:00Z" w16du:dateUtc="2025-09-30T14:23:00Z">
          <w:r w:rsidRPr="004A1A25" w:rsidDel="006F01E8">
            <w:rPr>
              <w:sz w:val="22"/>
              <w:szCs w:val="22"/>
              <w:rPrChange w:id="37039" w:author="Visone Rossana (GSE)" w:date="2025-09-29T12:50:00Z" w16du:dateUtc="2025-09-29T10:50:00Z">
                <w:rPr/>
              </w:rPrChange>
            </w:rPr>
            <w:delText>i carichi termici (kW</w:delText>
          </w:r>
          <w:r w:rsidRPr="004A1A25" w:rsidDel="006F01E8">
            <w:rPr>
              <w:sz w:val="22"/>
              <w:szCs w:val="22"/>
              <w:vertAlign w:val="subscript"/>
              <w:rPrChange w:id="37040" w:author="Visone Rossana (GSE)" w:date="2025-09-29T12:50:00Z" w16du:dateUtc="2025-09-29T10:50:00Z">
                <w:rPr>
                  <w:vertAlign w:val="subscript"/>
                </w:rPr>
              </w:rPrChange>
            </w:rPr>
            <w:delText>t</w:delText>
          </w:r>
          <w:r w:rsidRPr="004A1A25" w:rsidDel="006F01E8">
            <w:rPr>
              <w:sz w:val="22"/>
              <w:szCs w:val="22"/>
              <w:rPrChange w:id="37041" w:author="Visone Rossana (GSE)" w:date="2025-09-29T12:50:00Z" w16du:dateUtc="2025-09-29T10:50:00Z">
                <w:rPr/>
              </w:rPrChange>
            </w:rPr>
            <w:delText>) relativi, rispettivamente, ad acqua calda sanitaria</w:delText>
          </w:r>
        </w:del>
      </w:ins>
      <w:ins w:id="37042" w:author="Visone Rossana (GSE)" w:date="2025-09-29T13:07:00Z" w16du:dateUtc="2025-09-29T11:07:00Z">
        <w:del w:id="37043" w:author="Visone Rossana (GSE)" w:date="2025-09-30T16:23:00Z" w16du:dateUtc="2025-09-30T14:23:00Z">
          <w:r w:rsidR="00C4619C" w:rsidDel="006F01E8">
            <w:rPr>
              <w:sz w:val="22"/>
              <w:szCs w:val="22"/>
            </w:rPr>
            <w:delText>,</w:delText>
          </w:r>
        </w:del>
      </w:ins>
      <w:ins w:id="37044" w:author="Visone Rossana (GSE)" w:date="2025-09-29T13:06:00Z" w16du:dateUtc="2025-09-29T11:06:00Z">
        <w:del w:id="37045" w:author="Visone Rossana (GSE)" w:date="2025-09-30T16:23:00Z" w16du:dateUtc="2025-09-30T14:23:00Z">
          <w:r w:rsidR="00C4619C" w:rsidDel="006F01E8">
            <w:rPr>
              <w:sz w:val="22"/>
              <w:szCs w:val="22"/>
            </w:rPr>
            <w:delText xml:space="preserve"> </w:delText>
          </w:r>
        </w:del>
      </w:ins>
      <w:ins w:id="37046" w:author="Visone Rossana (GSE)" w:date="2025-09-29T12:50:00Z" w16du:dateUtc="2025-09-29T10:50:00Z">
        <w:del w:id="37047" w:author="Visone Rossana (GSE)" w:date="2025-09-30T16:23:00Z" w16du:dateUtc="2025-09-30T14:23:00Z">
          <w:r w:rsidRPr="00C4619C" w:rsidDel="006F01E8">
            <w:rPr>
              <w:strike/>
              <w:sz w:val="22"/>
              <w:szCs w:val="22"/>
              <w:highlight w:val="cyan"/>
              <w:rPrChange w:id="37048" w:author="Visone Rossana (GSE)" w:date="2025-09-29T13:07:00Z" w16du:dateUtc="2025-09-29T11:07:00Z">
                <w:rPr/>
              </w:rPrChange>
            </w:rPr>
            <w:delText>e</w:delText>
          </w:r>
          <w:r w:rsidRPr="004A1A25" w:rsidDel="006F01E8">
            <w:rPr>
              <w:sz w:val="22"/>
              <w:szCs w:val="22"/>
              <w:rPrChange w:id="37049" w:author="Visone Rossana (GSE)" w:date="2025-09-29T12:50:00Z" w16du:dateUtc="2025-09-29T10:50:00Z">
                <w:rPr/>
              </w:rPrChange>
            </w:rPr>
            <w:delText xml:space="preserve"> riscaldamento</w:delText>
          </w:r>
        </w:del>
      </w:ins>
      <w:ins w:id="37050" w:author="Visone Rossana (GSE)" w:date="2025-09-29T13:07:00Z" w16du:dateUtc="2025-09-29T11:07:00Z">
        <w:del w:id="37051" w:author="Visone Rossana (GSE)" w:date="2025-09-30T16:23:00Z" w16du:dateUtc="2025-09-30T14:23:00Z">
          <w:r w:rsidR="00C4619C" w:rsidDel="006F01E8">
            <w:rPr>
              <w:sz w:val="22"/>
              <w:szCs w:val="22"/>
            </w:rPr>
            <w:delText xml:space="preserve"> e</w:delText>
          </w:r>
        </w:del>
      </w:ins>
      <w:ins w:id="37052" w:author="Visone Rossana (GSE)" w:date="2025-09-29T13:01:00Z" w16du:dateUtc="2025-09-29T11:01:00Z">
        <w:del w:id="37053" w:author="Visone Rossana (GSE)" w:date="2025-09-30T16:23:00Z" w16du:dateUtc="2025-09-30T14:23:00Z">
          <w:r w:rsidR="00D967F8" w:rsidDel="006F01E8">
            <w:rPr>
              <w:sz w:val="22"/>
              <w:szCs w:val="22"/>
            </w:rPr>
            <w:delText xml:space="preserve"> ad altri imp</w:delText>
          </w:r>
        </w:del>
      </w:ins>
      <w:ins w:id="37054" w:author="Visone Rossana (GSE)" w:date="2025-09-29T13:02:00Z" w16du:dateUtc="2025-09-29T11:02:00Z">
        <w:del w:id="37055" w:author="Visone Rossana (GSE)" w:date="2025-09-30T16:23:00Z" w16du:dateUtc="2025-09-30T14:23:00Z">
          <w:r w:rsidR="00D967F8" w:rsidDel="006F01E8">
            <w:rPr>
              <w:sz w:val="22"/>
              <w:szCs w:val="22"/>
            </w:rPr>
            <w:delText>ieghi</w:delText>
          </w:r>
        </w:del>
      </w:ins>
      <w:ins w:id="37056" w:author="Visone Rossana (GSE)" w:date="2025-09-29T13:07:00Z" w16du:dateUtc="2025-09-29T11:07:00Z">
        <w:del w:id="37057" w:author="Visone Rossana (GSE)" w:date="2025-09-30T16:23:00Z" w16du:dateUtc="2025-09-30T14:23:00Z">
          <w:r w:rsidR="007E7B87" w:rsidDel="006F01E8">
            <w:rPr>
              <w:sz w:val="22"/>
              <w:szCs w:val="22"/>
            </w:rPr>
            <w:delText xml:space="preserve"> </w:delText>
          </w:r>
          <w:r w:rsidR="007E7B87" w:rsidRPr="007E7B87" w:rsidDel="006F01E8">
            <w:rPr>
              <w:sz w:val="22"/>
              <w:szCs w:val="22"/>
              <w:highlight w:val="cyan"/>
              <w:rPrChange w:id="37058" w:author="Visone Rossana (GSE)" w:date="2025-09-29T13:07:00Z" w16du:dateUtc="2025-09-29T11:07:00Z">
                <w:rPr>
                  <w:sz w:val="22"/>
                  <w:szCs w:val="22"/>
                </w:rPr>
              </w:rPrChange>
            </w:rPr>
            <w:delText>di calore di processo</w:delText>
          </w:r>
        </w:del>
      </w:ins>
      <w:ins w:id="37059" w:author="Visone Rossana (GSE)" w:date="2025-09-29T12:50:00Z" w16du:dateUtc="2025-09-29T10:50:00Z">
        <w:del w:id="37060" w:author="Visone Rossana (GSE)" w:date="2025-09-30T16:23:00Z" w16du:dateUtc="2025-09-30T14:23:00Z">
          <w:r w:rsidRPr="004A1A25" w:rsidDel="006F01E8">
            <w:rPr>
              <w:sz w:val="22"/>
              <w:szCs w:val="22"/>
              <w:rPrChange w:id="37061" w:author="Visone Rossana (GSE)" w:date="2025-09-29T12:50:00Z" w16du:dateUtc="2025-09-29T10:50:00Z">
                <w:rPr/>
              </w:rPrChange>
            </w:rPr>
            <w:delText>, risultanti da una relazione di calcolo termotecnico, e i contributi, in termini di potenza impiegata, di ogni singolo generatore ai suddetti carichi termici;</w:delText>
          </w:r>
        </w:del>
      </w:ins>
    </w:p>
    <w:p w14:paraId="60576CF5" w14:textId="77777777" w:rsidR="004A1A25" w:rsidRPr="004A1A25" w:rsidDel="006F01E8" w:rsidRDefault="004A1A25" w:rsidP="004E7C70">
      <w:pPr>
        <w:pStyle w:val="Paragrafoelenco"/>
        <w:numPr>
          <w:ilvl w:val="0"/>
          <w:numId w:val="172"/>
        </w:numPr>
        <w:spacing w:after="120" w:line="276" w:lineRule="auto"/>
        <w:ind w:left="567"/>
        <w:jc w:val="both"/>
        <w:rPr>
          <w:ins w:id="37062" w:author="Visone Rossana (GSE)" w:date="2025-09-29T12:50:00Z" w16du:dateUtc="2025-09-29T10:50:00Z"/>
          <w:del w:id="37063" w:author="Visone Rossana (GSE)" w:date="2025-09-30T16:23:00Z" w16du:dateUtc="2025-09-30T14:23:00Z"/>
          <w:sz w:val="22"/>
          <w:szCs w:val="22"/>
          <w:rPrChange w:id="37064" w:author="Visone Rossana (GSE)" w:date="2025-09-29T12:50:00Z" w16du:dateUtc="2025-09-29T10:50:00Z">
            <w:rPr>
              <w:ins w:id="37065" w:author="Visone Rossana (GSE)" w:date="2025-09-29T12:50:00Z" w16du:dateUtc="2025-09-29T10:50:00Z"/>
              <w:del w:id="37066" w:author="Visone Rossana (GSE)" w:date="2025-09-30T16:23:00Z" w16du:dateUtc="2025-09-30T14:23:00Z"/>
            </w:rPr>
          </w:rPrChange>
        </w:rPr>
      </w:pPr>
      <w:ins w:id="37067" w:author="Visone Rossana (GSE)" w:date="2025-09-29T12:50:00Z" w16du:dateUtc="2025-09-29T10:50:00Z">
        <w:del w:id="37068" w:author="Visone Rossana (GSE)" w:date="2025-09-30T16:23:00Z" w16du:dateUtc="2025-09-30T14:23:00Z">
          <w:r w:rsidRPr="004A1A25" w:rsidDel="006F01E8">
            <w:rPr>
              <w:sz w:val="22"/>
              <w:szCs w:val="22"/>
              <w:rPrChange w:id="37069" w:author="Visone Rossana (GSE)" w:date="2025-09-29T12:50:00Z" w16du:dateUtc="2025-09-29T10:50:00Z">
                <w:rPr/>
              </w:rPrChange>
            </w:rPr>
            <w:delText>la relativa percentuale (%) di copertura dei suddetti carichi termici rispetto alla potenza di progetto del generatore, individuando inoltre la relativa utenza servita.</w:delText>
          </w:r>
        </w:del>
      </w:ins>
    </w:p>
    <w:p w14:paraId="14FBCDE5" w14:textId="77777777" w:rsidR="004A1A25" w:rsidRPr="004A1A25" w:rsidDel="006F01E8" w:rsidRDefault="004A1A25">
      <w:pPr>
        <w:spacing w:after="120" w:line="276" w:lineRule="auto"/>
        <w:jc w:val="both"/>
        <w:rPr>
          <w:ins w:id="37070" w:author="Visone Rossana (GSE)" w:date="2025-09-29T12:50:00Z" w16du:dateUtc="2025-09-29T10:50:00Z"/>
          <w:del w:id="37071" w:author="Visone Rossana (GSE)" w:date="2025-09-30T16:23:00Z" w16du:dateUtc="2025-09-30T14:23:00Z"/>
          <w:sz w:val="22"/>
          <w:szCs w:val="22"/>
          <w:rPrChange w:id="37072" w:author="Visone Rossana (GSE)" w:date="2025-09-29T12:50:00Z" w16du:dateUtc="2025-09-29T10:50:00Z">
            <w:rPr>
              <w:ins w:id="37073" w:author="Visone Rossana (GSE)" w:date="2025-09-29T12:50:00Z" w16du:dateUtc="2025-09-29T10:50:00Z"/>
              <w:del w:id="37074" w:author="Visone Rossana (GSE)" w:date="2025-09-30T16:23:00Z" w16du:dateUtc="2025-09-30T14:23:00Z"/>
            </w:rPr>
          </w:rPrChange>
        </w:rPr>
        <w:pPrChange w:id="37075" w:author="Visone Rossana (GSE)" w:date="2025-09-29T12:50:00Z" w16du:dateUtc="2025-09-29T10:50:00Z">
          <w:pPr>
            <w:spacing w:after="120"/>
            <w:jc w:val="both"/>
          </w:pPr>
        </w:pPrChange>
      </w:pPr>
      <w:ins w:id="37076" w:author="Visone Rossana (GSE)" w:date="2025-09-29T12:50:00Z" w16du:dateUtc="2025-09-29T10:50:00Z">
        <w:del w:id="37077" w:author="Visone Rossana (GSE)" w:date="2025-09-30T16:23:00Z" w16du:dateUtc="2025-09-30T14:23:00Z">
          <w:r w:rsidRPr="004A1A25" w:rsidDel="006F01E8">
            <w:rPr>
              <w:sz w:val="22"/>
              <w:szCs w:val="22"/>
              <w:rPrChange w:id="37078" w:author="Visone Rossana (GSE)" w:date="2025-09-29T12:50:00Z" w16du:dateUtc="2025-09-29T10:50:00Z">
                <w:rPr/>
              </w:rPrChange>
            </w:rPr>
            <w:delText xml:space="preserve"> Si precisa che tale tipologia di interventi è ammissibile solo nei casi in cui non vi sia una modifica delle utenze servite, in riscaldamento e per la produzione di acqua calda sanitaria, tra la configurazione </w:delText>
          </w:r>
          <w:r w:rsidRPr="004A1A25" w:rsidDel="006F01E8">
            <w:rPr>
              <w:i/>
              <w:iCs/>
              <w:sz w:val="22"/>
              <w:szCs w:val="22"/>
              <w:rPrChange w:id="37079" w:author="Visone Rossana (GSE)" w:date="2025-09-29T12:50:00Z" w16du:dateUtc="2025-09-29T10:50:00Z">
                <w:rPr>
                  <w:i/>
                  <w:iCs/>
                </w:rPr>
              </w:rPrChange>
            </w:rPr>
            <w:delText>ante operam</w:delText>
          </w:r>
          <w:r w:rsidRPr="004A1A25" w:rsidDel="006F01E8">
            <w:rPr>
              <w:sz w:val="22"/>
              <w:szCs w:val="22"/>
              <w:rPrChange w:id="37080" w:author="Visone Rossana (GSE)" w:date="2025-09-29T12:50:00Z" w16du:dateUtc="2025-09-29T10:50:00Z">
                <w:rPr/>
              </w:rPrChange>
            </w:rPr>
            <w:delText xml:space="preserve"> e </w:delText>
          </w:r>
          <w:r w:rsidRPr="004A1A25" w:rsidDel="006F01E8">
            <w:rPr>
              <w:i/>
              <w:iCs/>
              <w:sz w:val="22"/>
              <w:szCs w:val="22"/>
              <w:rPrChange w:id="37081" w:author="Visone Rossana (GSE)" w:date="2025-09-29T12:50:00Z" w16du:dateUtc="2025-09-29T10:50:00Z">
                <w:rPr>
                  <w:i/>
                  <w:iCs/>
                </w:rPr>
              </w:rPrChange>
            </w:rPr>
            <w:delText>post operam</w:delText>
          </w:r>
          <w:r w:rsidRPr="004A1A25" w:rsidDel="006F01E8">
            <w:rPr>
              <w:sz w:val="22"/>
              <w:szCs w:val="22"/>
              <w:rPrChange w:id="37082" w:author="Visone Rossana (GSE)" w:date="2025-09-29T12:50:00Z" w16du:dateUtc="2025-09-29T10:50:00Z">
                <w:rPr/>
              </w:rPrChange>
            </w:rPr>
            <w:delText>.</w:delText>
          </w:r>
        </w:del>
      </w:ins>
    </w:p>
    <w:p w14:paraId="7CE665B1" w14:textId="0D4B15EB" w:rsidR="003B13D5" w:rsidRPr="00C21BED" w:rsidRDefault="004A1A25" w:rsidP="006347C8">
      <w:pPr>
        <w:spacing w:after="120" w:line="276" w:lineRule="auto"/>
        <w:jc w:val="both"/>
        <w:rPr>
          <w:ins w:id="37083" w:author="Visone Rossana (GSE)" w:date="2025-10-06T16:04:00Z" w16du:dateUtc="2025-10-06T14:04:00Z"/>
          <w:b/>
          <w:bCs/>
          <w:sz w:val="22"/>
          <w:szCs w:val="22"/>
        </w:rPr>
      </w:pPr>
      <w:ins w:id="37084" w:author="Visone Rossana (GSE)" w:date="2025-09-29T12:50:00Z" w16du:dateUtc="2025-09-29T10:50:00Z">
        <w:del w:id="37085" w:author="Visone Rossana (GSE)" w:date="2025-09-30T16:25:00Z" w16du:dateUtc="2025-09-30T14:25:00Z">
          <w:r w:rsidRPr="004A1A25" w:rsidDel="00C83DC0">
            <w:rPr>
              <w:sz w:val="22"/>
              <w:szCs w:val="22"/>
              <w:rPrChange w:id="37086" w:author="Visone Rossana (GSE)" w:date="2025-09-29T12:50:00Z" w16du:dateUtc="2025-09-29T10:50:00Z">
                <w:rPr/>
              </w:rPrChange>
            </w:rPr>
            <w:delText>Si precisa, inoltre, che p</w:delText>
          </w:r>
        </w:del>
      </w:ins>
      <w:ins w:id="37087" w:author="Visone Rossana (GSE)" w:date="2025-09-30T16:25:00Z" w16du:dateUtc="2025-09-30T14:25:00Z">
        <w:r w:rsidR="00C83DC0">
          <w:rPr>
            <w:sz w:val="22"/>
            <w:szCs w:val="22"/>
          </w:rPr>
          <w:t>P</w:t>
        </w:r>
      </w:ins>
      <w:ins w:id="37088" w:author="Visone Rossana (GSE)" w:date="2025-09-29T12:50:00Z" w16du:dateUtc="2025-09-29T10:50:00Z">
        <w:r w:rsidRPr="004A1A25">
          <w:rPr>
            <w:sz w:val="22"/>
            <w:szCs w:val="22"/>
            <w:rPrChange w:id="37089" w:author="Visone Rossana (GSE)" w:date="2025-09-29T12:50:00Z" w16du:dateUtc="2025-09-29T10:50:00Z">
              <w:rPr/>
            </w:rPrChange>
          </w:rPr>
          <w:t xml:space="preserve">er </w:t>
        </w:r>
        <w:r w:rsidRPr="004A1A25">
          <w:rPr>
            <w:b/>
            <w:sz w:val="22"/>
            <w:szCs w:val="22"/>
            <w:rPrChange w:id="37090" w:author="Visone Rossana (GSE)" w:date="2025-09-29T12:50:00Z" w16du:dateUtc="2025-09-29T10:50:00Z">
              <w:rPr>
                <w:b/>
              </w:rPr>
            </w:rPrChange>
          </w:rPr>
          <w:t>sostituzione</w:t>
        </w:r>
        <w:r w:rsidRPr="004A1A25">
          <w:rPr>
            <w:sz w:val="22"/>
            <w:szCs w:val="22"/>
            <w:rPrChange w:id="37091" w:author="Visone Rossana (GSE)" w:date="2025-09-29T12:50:00Z" w16du:dateUtc="2025-09-29T10:50:00Z">
              <w:rPr/>
            </w:rPrChange>
          </w:rPr>
          <w:t xml:space="preserve"> di generatori di calore è da intendersi </w:t>
        </w:r>
        <w:r w:rsidRPr="004A1A25">
          <w:rPr>
            <w:b/>
            <w:sz w:val="22"/>
            <w:szCs w:val="22"/>
            <w:rPrChange w:id="37092" w:author="Visone Rossana (GSE)" w:date="2025-09-29T12:50:00Z" w16du:dateUtc="2025-09-29T10:50:00Z">
              <w:rPr>
                <w:b/>
              </w:rPr>
            </w:rPrChange>
          </w:rPr>
          <w:t xml:space="preserve">la rimozione di un vecchio generatore funzionante al momento dell’intervento e l'installazione di un altro nuovo, destinato a erogare energia termica alle medesime utenze. </w:t>
        </w:r>
      </w:ins>
      <w:ins w:id="37093" w:author="Visone Rossana (GSE)" w:date="2025-09-29T13:09:00Z" w16du:dateUtc="2025-09-29T11:09:00Z">
        <w:r w:rsidR="00CF4892">
          <w:rPr>
            <w:b/>
            <w:sz w:val="22"/>
            <w:szCs w:val="22"/>
          </w:rPr>
          <w:t xml:space="preserve"> </w:t>
        </w:r>
      </w:ins>
      <w:ins w:id="37094" w:author="Visone Rossana (GSE)" w:date="2025-10-06T16:05:00Z" w16du:dateUtc="2025-10-06T14:05:00Z">
        <w:del w:id="37095" w:author="Visone Rossana (GSE)" w:date="2025-10-06T16:08:00Z" w16du:dateUtc="2025-10-06T14:08:00Z">
          <w:r w:rsidR="00D75937" w:rsidDel="00C21BED">
            <w:rPr>
              <w:b/>
              <w:sz w:val="22"/>
              <w:szCs w:val="22"/>
            </w:rPr>
            <w:delText xml:space="preserve"> </w:delText>
          </w:r>
        </w:del>
      </w:ins>
      <w:ins w:id="37096" w:author="Visone Rossana (GSE)" w:date="2025-10-06T16:06:00Z" w16du:dateUtc="2025-10-06T14:06:00Z">
        <w:r w:rsidR="00361C20" w:rsidRPr="00C21BED">
          <w:rPr>
            <w:bCs/>
            <w:sz w:val="22"/>
            <w:szCs w:val="22"/>
            <w:rPrChange w:id="37097" w:author="Visone Rossana (GSE)" w:date="2025-10-06T16:07:00Z" w16du:dateUtc="2025-10-06T14:07:00Z">
              <w:rPr>
                <w:b/>
                <w:sz w:val="22"/>
                <w:szCs w:val="22"/>
              </w:rPr>
            </w:rPrChange>
          </w:rPr>
          <w:t>L</w:t>
        </w:r>
        <w:r w:rsidR="00361C20" w:rsidRPr="00C21BED">
          <w:rPr>
            <w:bCs/>
            <w:sz w:val="22"/>
            <w:szCs w:val="22"/>
          </w:rPr>
          <w:t>a sostituzione parziale</w:t>
        </w:r>
        <w:r w:rsidR="00361C20" w:rsidRPr="00FF78FA">
          <w:rPr>
            <w:sz w:val="22"/>
            <w:szCs w:val="22"/>
          </w:rPr>
          <w:t xml:space="preserve"> è ammessa </w:t>
        </w:r>
        <w:r w:rsidR="00361C20">
          <w:rPr>
            <w:sz w:val="22"/>
            <w:szCs w:val="22"/>
          </w:rPr>
          <w:t>esclusivamente</w:t>
        </w:r>
        <w:r w:rsidR="00361C20" w:rsidRPr="00FF78FA">
          <w:rPr>
            <w:sz w:val="22"/>
            <w:szCs w:val="22"/>
          </w:rPr>
          <w:t xml:space="preserve"> nel caso </w:t>
        </w:r>
      </w:ins>
      <w:ins w:id="37098" w:author="Visone Rossana (GSE)" w:date="2025-10-06T16:07:00Z" w16du:dateUtc="2025-10-06T14:07:00Z">
        <w:r w:rsidR="00361C20">
          <w:rPr>
            <w:sz w:val="22"/>
            <w:szCs w:val="22"/>
          </w:rPr>
          <w:t xml:space="preserve">in cui </w:t>
        </w:r>
      </w:ins>
      <w:ins w:id="37099" w:author="Visone Rossana (GSE)" w:date="2025-10-06T16:06:00Z" w16du:dateUtc="2025-10-06T14:06:00Z">
        <w:r w:rsidR="00361C20" w:rsidRPr="00FF78FA">
          <w:rPr>
            <w:sz w:val="22"/>
            <w:szCs w:val="22"/>
          </w:rPr>
          <w:t xml:space="preserve">un impianto preesistente </w:t>
        </w:r>
        <w:r w:rsidR="00361C20">
          <w:rPr>
            <w:sz w:val="22"/>
            <w:szCs w:val="22"/>
          </w:rPr>
          <w:t xml:space="preserve">risulti </w:t>
        </w:r>
        <w:r w:rsidR="00361C20" w:rsidRPr="00FF78FA">
          <w:rPr>
            <w:sz w:val="22"/>
            <w:szCs w:val="22"/>
          </w:rPr>
          <w:t>dotato di più generatori di calore</w:t>
        </w:r>
        <w:r w:rsidR="00361C20">
          <w:rPr>
            <w:sz w:val="22"/>
            <w:szCs w:val="22"/>
          </w:rPr>
          <w:t xml:space="preserve"> </w:t>
        </w:r>
      </w:ins>
      <w:ins w:id="37100" w:author="Visone Rossana (GSE)" w:date="2025-10-06T16:05:00Z" w16du:dateUtc="2025-10-06T14:05:00Z">
        <w:del w:id="37101" w:author="Visone Rossana (GSE)" w:date="2025-10-06T16:07:00Z" w16du:dateUtc="2025-10-06T14:07:00Z">
          <w:r w:rsidR="00454431" w:rsidRPr="00361C20" w:rsidDel="00C21BED">
            <w:rPr>
              <w:b/>
              <w:sz w:val="22"/>
              <w:szCs w:val="22"/>
            </w:rPr>
            <w:delText xml:space="preserve"> </w:delText>
          </w:r>
          <w:r w:rsidR="00D75937" w:rsidRPr="00454431" w:rsidDel="00C21BED">
            <w:rPr>
              <w:b/>
              <w:sz w:val="22"/>
              <w:szCs w:val="22"/>
              <w:rPrChange w:id="37102" w:author="Visone Rossana (GSE)" w:date="2025-10-06T16:05:00Z" w16du:dateUtc="2025-10-06T14:05:00Z">
                <w:rPr>
                  <w:sz w:val="22"/>
                  <w:szCs w:val="22"/>
                </w:rPr>
              </w:rPrChange>
            </w:rPr>
            <w:delText>sostituzione parziale</w:delText>
          </w:r>
          <w:r w:rsidR="00D75937" w:rsidRPr="003543CA" w:rsidDel="00C21BED">
            <w:rPr>
              <w:sz w:val="22"/>
              <w:szCs w:val="22"/>
            </w:rPr>
            <w:delText xml:space="preserve"> (quindi in caso di centrale termica costituita da più generatori in cu</w:delText>
          </w:r>
        </w:del>
      </w:ins>
      <w:ins w:id="37103" w:author="Visone Rossana (GSE)" w:date="2025-10-06T16:07:00Z" w16du:dateUtc="2025-10-06T14:07:00Z">
        <w:r w:rsidR="00C21BED">
          <w:rPr>
            <w:sz w:val="22"/>
            <w:szCs w:val="22"/>
          </w:rPr>
          <w:t xml:space="preserve">e </w:t>
        </w:r>
      </w:ins>
      <w:ins w:id="37104" w:author="Visone Rossana (GSE)" w:date="2025-10-06T16:05:00Z" w16du:dateUtc="2025-10-06T14:05:00Z">
        <w:del w:id="37105" w:author="Visone Rossana (GSE)" w:date="2025-10-06T16:07:00Z" w16du:dateUtc="2025-10-06T14:07:00Z">
          <w:r w:rsidR="00D75937" w:rsidRPr="003543CA" w:rsidDel="00C21BED">
            <w:rPr>
              <w:sz w:val="22"/>
              <w:szCs w:val="22"/>
            </w:rPr>
            <w:delText xml:space="preserve">i </w:delText>
          </w:r>
        </w:del>
        <w:r w:rsidR="00D75937" w:rsidRPr="003543CA">
          <w:rPr>
            <w:sz w:val="22"/>
            <w:szCs w:val="22"/>
          </w:rPr>
          <w:t>v</w:t>
        </w:r>
      </w:ins>
      <w:ins w:id="37106" w:author="Visone Rossana (GSE)" w:date="2025-10-06T16:08:00Z" w16du:dateUtc="2025-10-06T14:08:00Z">
        <w:r w:rsidR="00C21BED">
          <w:rPr>
            <w:sz w:val="22"/>
            <w:szCs w:val="22"/>
          </w:rPr>
          <w:t xml:space="preserve">enga </w:t>
        </w:r>
      </w:ins>
      <w:ins w:id="37107" w:author="Visone Rossana (GSE)" w:date="2025-10-06T16:05:00Z" w16du:dateUtc="2025-10-06T14:05:00Z">
        <w:del w:id="37108" w:author="Visone Rossana (GSE)" w:date="2025-10-06T16:08:00Z" w16du:dateUtc="2025-10-06T14:08:00Z">
          <w:r w:rsidR="00D75937" w:rsidRPr="003543CA" w:rsidDel="00C21BED">
            <w:rPr>
              <w:sz w:val="22"/>
              <w:szCs w:val="22"/>
            </w:rPr>
            <w:delText xml:space="preserve">iene </w:delText>
          </w:r>
        </w:del>
      </w:ins>
      <w:ins w:id="37109" w:author="Visone Rossana (GSE)" w:date="2025-10-06T16:07:00Z" w16du:dateUtc="2025-10-06T14:07:00Z">
        <w:r w:rsidR="00C21BED">
          <w:rPr>
            <w:sz w:val="22"/>
            <w:szCs w:val="22"/>
          </w:rPr>
          <w:t xml:space="preserve">effettuata la </w:t>
        </w:r>
      </w:ins>
      <w:ins w:id="37110" w:author="Visone Rossana (GSE)" w:date="2025-10-06T16:05:00Z" w16du:dateUtc="2025-10-06T14:05:00Z">
        <w:r w:rsidR="00D75937" w:rsidRPr="003543CA">
          <w:rPr>
            <w:sz w:val="22"/>
            <w:szCs w:val="22"/>
          </w:rPr>
          <w:t>sostitu</w:t>
        </w:r>
        <w:del w:id="37111" w:author="Visone Rossana (GSE)" w:date="2025-10-06T16:07:00Z" w16du:dateUtc="2025-10-06T14:07:00Z">
          <w:r w:rsidR="00D75937" w:rsidRPr="003543CA" w:rsidDel="00C21BED">
            <w:rPr>
              <w:sz w:val="22"/>
              <w:szCs w:val="22"/>
            </w:rPr>
            <w:delText>ito</w:delText>
          </w:r>
        </w:del>
      </w:ins>
      <w:ins w:id="37112" w:author="Visone Rossana (GSE)" w:date="2025-10-06T16:07:00Z" w16du:dateUtc="2025-10-06T14:07:00Z">
        <w:r w:rsidR="00C21BED">
          <w:rPr>
            <w:sz w:val="22"/>
            <w:szCs w:val="22"/>
          </w:rPr>
          <w:t>zione di</w:t>
        </w:r>
      </w:ins>
      <w:ins w:id="37113" w:author="Visone Rossana (GSE)" w:date="2025-10-06T16:05:00Z" w16du:dateUtc="2025-10-06T14:05:00Z">
        <w:r w:rsidR="00D75937" w:rsidRPr="003543CA">
          <w:rPr>
            <w:sz w:val="22"/>
            <w:szCs w:val="22"/>
          </w:rPr>
          <w:t xml:space="preserve"> almeno un </w:t>
        </w:r>
        <w:r w:rsidR="00D75937" w:rsidRPr="00C21BED">
          <w:rPr>
            <w:sz w:val="22"/>
            <w:szCs w:val="22"/>
          </w:rPr>
          <w:t>generatore</w:t>
        </w:r>
      </w:ins>
      <w:ins w:id="37114" w:author="Visone Rossana (GSE)" w:date="2025-10-06T16:07:00Z" w16du:dateUtc="2025-10-06T14:07:00Z">
        <w:r w:rsidR="00C21BED" w:rsidRPr="00C21BED">
          <w:rPr>
            <w:sz w:val="22"/>
            <w:szCs w:val="22"/>
          </w:rPr>
          <w:t>.</w:t>
        </w:r>
      </w:ins>
      <w:ins w:id="37115" w:author="Visone Rossana (GSE)" w:date="2025-10-06T16:05:00Z" w16du:dateUtc="2025-10-06T14:05:00Z">
        <w:del w:id="37116" w:author="Visone Rossana (GSE)" w:date="2025-10-06T16:07:00Z" w16du:dateUtc="2025-10-06T14:07:00Z">
          <w:r w:rsidR="00D75937" w:rsidRPr="00C21BED" w:rsidDel="00C21BED">
            <w:rPr>
              <w:b/>
              <w:bCs/>
              <w:sz w:val="22"/>
              <w:szCs w:val="22"/>
              <w:rPrChange w:id="37117" w:author="Visone Rossana (GSE)" w:date="2025-10-06T16:07:00Z" w16du:dateUtc="2025-10-06T14:07:00Z">
                <w:rPr>
                  <w:sz w:val="22"/>
                  <w:szCs w:val="22"/>
                </w:rPr>
              </w:rPrChange>
            </w:rPr>
            <w:delText>)</w:delText>
          </w:r>
        </w:del>
      </w:ins>
      <w:ins w:id="37118" w:author="Visone Rossana (GSE)" w:date="2025-09-29T13:09:00Z" w16du:dateUtc="2025-09-29T11:09:00Z">
        <w:del w:id="37119" w:author="Visone Rossana (GSE)" w:date="2025-10-06T16:02:00Z" w16du:dateUtc="2025-10-06T14:02:00Z">
          <w:r w:rsidR="00CF4892" w:rsidRPr="00C21BED" w:rsidDel="002D5BEA">
            <w:rPr>
              <w:b/>
              <w:bCs/>
              <w:sz w:val="22"/>
              <w:szCs w:val="22"/>
            </w:rPr>
            <w:delText>E</w:delText>
          </w:r>
          <w:commentRangeStart w:id="37120"/>
          <w:r w:rsidR="00CF4892" w:rsidRPr="00C21BED" w:rsidDel="002D5BEA">
            <w:rPr>
              <w:b/>
              <w:bCs/>
              <w:sz w:val="22"/>
              <w:szCs w:val="22"/>
            </w:rPr>
            <w:delText>’</w:delText>
          </w:r>
        </w:del>
      </w:ins>
    </w:p>
    <w:p w14:paraId="339F91EA" w14:textId="4B2DC734" w:rsidR="006347C8" w:rsidRPr="006347C8" w:rsidRDefault="002D5BEA" w:rsidP="006347C8">
      <w:pPr>
        <w:spacing w:after="120" w:line="276" w:lineRule="auto"/>
        <w:jc w:val="both"/>
        <w:rPr>
          <w:ins w:id="37121" w:author="Visone Rossana (GSE)" w:date="2025-09-29T13:10:00Z" w16du:dateUtc="2025-09-29T11:10:00Z"/>
          <w:b/>
          <w:sz w:val="22"/>
          <w:szCs w:val="22"/>
        </w:rPr>
      </w:pPr>
      <w:ins w:id="37122" w:author="Visone Rossana (GSE)" w:date="2025-10-06T16:02:00Z" w16du:dateUtc="2025-10-06T14:02:00Z">
        <w:r w:rsidRPr="003E3C0A">
          <w:rPr>
            <w:sz w:val="22"/>
            <w:szCs w:val="22"/>
            <w:rPrChange w:id="37123" w:author="Visone Rossana (GSE)" w:date="2025-10-06T16:08:00Z" w16du:dateUtc="2025-10-06T14:08:00Z">
              <w:rPr>
                <w:b/>
                <w:bCs/>
                <w:sz w:val="22"/>
                <w:szCs w:val="22"/>
              </w:rPr>
            </w:rPrChange>
          </w:rPr>
          <w:t>È</w:t>
        </w:r>
      </w:ins>
      <w:ins w:id="37124" w:author="Visone Rossana (GSE)" w:date="2025-09-29T13:09:00Z" w16du:dateUtc="2025-09-29T11:09:00Z">
        <w:r w:rsidR="00CF4892" w:rsidRPr="003E3C0A">
          <w:rPr>
            <w:sz w:val="22"/>
            <w:szCs w:val="22"/>
            <w:rPrChange w:id="37125" w:author="Visone Rossana (GSE)" w:date="2025-10-06T16:08:00Z" w16du:dateUtc="2025-10-06T14:08:00Z">
              <w:rPr>
                <w:b/>
                <w:bCs/>
                <w:sz w:val="22"/>
                <w:szCs w:val="22"/>
              </w:rPr>
            </w:rPrChange>
          </w:rPr>
          <w:t xml:space="preserve"> incentivabile</w:t>
        </w:r>
      </w:ins>
      <w:ins w:id="37126" w:author="Visone Rossana (GSE)" w:date="2025-10-06T16:07:00Z" w16du:dateUtc="2025-10-06T14:07:00Z">
        <w:r w:rsidR="00C21BED" w:rsidRPr="003E3C0A">
          <w:rPr>
            <w:sz w:val="22"/>
            <w:szCs w:val="22"/>
            <w:rPrChange w:id="37127" w:author="Visone Rossana (GSE)" w:date="2025-10-06T16:08:00Z" w16du:dateUtc="2025-10-06T14:08:00Z">
              <w:rPr>
                <w:b/>
                <w:bCs/>
                <w:sz w:val="22"/>
                <w:szCs w:val="22"/>
              </w:rPr>
            </w:rPrChange>
          </w:rPr>
          <w:t>, infine,</w:t>
        </w:r>
      </w:ins>
      <w:ins w:id="37128" w:author="Visone Rossana (GSE)" w:date="2025-09-29T13:09:00Z" w16du:dateUtc="2025-09-29T11:09:00Z">
        <w:r w:rsidR="00CF4892" w:rsidRPr="002D5BEA">
          <w:rPr>
            <w:b/>
            <w:sz w:val="22"/>
            <w:szCs w:val="22"/>
          </w:rPr>
          <w:t xml:space="preserve"> </w:t>
        </w:r>
      </w:ins>
      <w:ins w:id="37129" w:author="Visone Rossana (GSE)" w:date="2025-10-06T16:10:00Z" w16du:dateUtc="2025-10-06T14:10:00Z">
        <w:r w:rsidR="004A35A8" w:rsidRPr="0020526B">
          <w:rPr>
            <w:bCs/>
            <w:sz w:val="22"/>
            <w:szCs w:val="22"/>
          </w:rPr>
          <w:t>esclusivamente per l’intervento di cui all’art. 8, comma 1, lett. g) del Decreto</w:t>
        </w:r>
        <w:r w:rsidR="004A35A8">
          <w:rPr>
            <w:bCs/>
            <w:sz w:val="22"/>
            <w:szCs w:val="22"/>
          </w:rPr>
          <w:t>,</w:t>
        </w:r>
        <w:r w:rsidR="004A35A8" w:rsidRPr="002D5BEA">
          <w:rPr>
            <w:b/>
            <w:sz w:val="22"/>
            <w:szCs w:val="22"/>
          </w:rPr>
          <w:t xml:space="preserve"> </w:t>
        </w:r>
      </w:ins>
      <w:ins w:id="37130" w:author="Visone Rossana (GSE)" w:date="2025-09-29T13:09:00Z" w16du:dateUtc="2025-09-29T11:09:00Z">
        <w:r w:rsidR="00CF4892" w:rsidRPr="002D5BEA">
          <w:rPr>
            <w:b/>
            <w:sz w:val="22"/>
            <w:szCs w:val="22"/>
          </w:rPr>
          <w:t>la sostituzione funzionale</w:t>
        </w:r>
        <w:r w:rsidR="00CF4892" w:rsidRPr="002D5BEA">
          <w:rPr>
            <w:bCs/>
            <w:sz w:val="22"/>
            <w:szCs w:val="22"/>
            <w:rPrChange w:id="37131" w:author="Visone Rossana (GSE)" w:date="2025-10-06T16:02:00Z" w16du:dateUtc="2025-10-06T14:02:00Z">
              <w:rPr>
                <w:b/>
                <w:sz w:val="22"/>
                <w:szCs w:val="22"/>
              </w:rPr>
            </w:rPrChange>
          </w:rPr>
          <w:t>,</w:t>
        </w:r>
      </w:ins>
      <w:commentRangeEnd w:id="37120"/>
      <w:ins w:id="37132" w:author="Visone Rossana (GSE)" w:date="2025-09-29T13:13:00Z" w16du:dateUtc="2025-09-29T11:13:00Z">
        <w:r w:rsidR="00493EE1" w:rsidRPr="00702FF9">
          <w:rPr>
            <w:rStyle w:val="Rimandocommento"/>
            <w:bCs/>
            <w:sz w:val="22"/>
            <w:szCs w:val="22"/>
            <w:rPrChange w:id="37133" w:author="Visone Rossana (GSE)" w:date="2025-09-29T13:10:00Z" w16du:dateUtc="2025-09-29T11:10:00Z">
              <w:rPr>
                <w:rStyle w:val="Rimandocommento"/>
                <w:b/>
                <w:sz w:val="22"/>
                <w:szCs w:val="22"/>
              </w:rPr>
            </w:rPrChange>
          </w:rPr>
          <w:commentReference w:id="37120"/>
        </w:r>
      </w:ins>
      <w:ins w:id="37134" w:author="Visone Rossana (GSE)" w:date="2025-09-29T13:09:00Z" w16du:dateUtc="2025-09-29T11:09:00Z">
        <w:r w:rsidR="00CF4892" w:rsidRPr="00702FF9">
          <w:rPr>
            <w:bCs/>
            <w:sz w:val="22"/>
            <w:szCs w:val="22"/>
            <w:rPrChange w:id="37135" w:author="Visone Rossana (GSE)" w:date="2025-09-29T13:10:00Z" w16du:dateUtc="2025-09-29T11:10:00Z">
              <w:rPr>
                <w:b/>
                <w:sz w:val="22"/>
                <w:szCs w:val="22"/>
              </w:rPr>
            </w:rPrChange>
          </w:rPr>
          <w:t xml:space="preserve"> </w:t>
        </w:r>
      </w:ins>
      <w:ins w:id="37136" w:author="Visone Rossana (GSE)" w:date="2025-09-29T13:10:00Z" w16du:dateUtc="2025-09-29T11:10:00Z">
        <w:r w:rsidR="006347C8" w:rsidRPr="00702FF9">
          <w:rPr>
            <w:bCs/>
            <w:sz w:val="22"/>
            <w:szCs w:val="22"/>
            <w:rPrChange w:id="37137" w:author="Visone Rossana (GSE)" w:date="2025-09-29T13:10:00Z" w16du:dateUtc="2025-09-29T11:10:00Z">
              <w:rPr>
                <w:b/>
                <w:sz w:val="22"/>
                <w:szCs w:val="22"/>
              </w:rPr>
            </w:rPrChange>
          </w:rPr>
          <w:t>quale intervento di installazione di un nuovo generatore presso un impianto termico</w:t>
        </w:r>
        <w:r w:rsidR="00702FF9" w:rsidRPr="00702FF9">
          <w:rPr>
            <w:bCs/>
            <w:sz w:val="22"/>
            <w:szCs w:val="22"/>
            <w:rPrChange w:id="37138" w:author="Visone Rossana (GSE)" w:date="2025-09-29T13:10:00Z" w16du:dateUtc="2025-09-29T11:10:00Z">
              <w:rPr>
                <w:b/>
                <w:sz w:val="22"/>
                <w:szCs w:val="22"/>
              </w:rPr>
            </w:rPrChange>
          </w:rPr>
          <w:t xml:space="preserve"> </w:t>
        </w:r>
        <w:r w:rsidR="006347C8" w:rsidRPr="00702FF9">
          <w:rPr>
            <w:bCs/>
            <w:sz w:val="22"/>
            <w:szCs w:val="22"/>
            <w:rPrChange w:id="37139" w:author="Visone Rossana (GSE)" w:date="2025-09-29T13:10:00Z" w16du:dateUtc="2025-09-29T11:10:00Z">
              <w:rPr>
                <w:b/>
                <w:sz w:val="22"/>
                <w:szCs w:val="22"/>
              </w:rPr>
            </w:rPrChange>
          </w:rPr>
          <w:t xml:space="preserve">esistente, </w:t>
        </w:r>
      </w:ins>
      <w:ins w:id="37140" w:author="Visone Rossana (GSE)" w:date="2025-09-29T13:12:00Z" w16du:dateUtc="2025-09-29T11:12:00Z">
        <w:r w:rsidR="00493EE1">
          <w:rPr>
            <w:bCs/>
            <w:sz w:val="22"/>
            <w:szCs w:val="22"/>
          </w:rPr>
          <w:t xml:space="preserve">sempre al </w:t>
        </w:r>
      </w:ins>
      <w:ins w:id="37141" w:author="Visone Rossana (GSE)" w:date="2025-09-30T16:06:00Z" w16du:dateUtc="2025-09-30T14:06:00Z">
        <w:r w:rsidR="00BA5304">
          <w:rPr>
            <w:bCs/>
            <w:sz w:val="22"/>
            <w:szCs w:val="22"/>
          </w:rPr>
          <w:t xml:space="preserve">fine </w:t>
        </w:r>
      </w:ins>
      <w:ins w:id="37142" w:author="Visone Rossana (GSE)" w:date="2025-09-29T13:10:00Z" w16du:dateUtc="2025-09-29T11:10:00Z">
        <w:r w:rsidR="006347C8" w:rsidRPr="00702FF9">
          <w:rPr>
            <w:bCs/>
            <w:sz w:val="22"/>
            <w:szCs w:val="22"/>
            <w:rPrChange w:id="37143" w:author="Visone Rossana (GSE)" w:date="2025-09-29T13:10:00Z" w16du:dateUtc="2025-09-29T11:10:00Z">
              <w:rPr>
                <w:b/>
                <w:sz w:val="22"/>
                <w:szCs w:val="22"/>
              </w:rPr>
            </w:rPrChange>
          </w:rPr>
          <w:t>di provvedere ad alimentare le medesime utenze del generatore precedentemente installato</w:t>
        </w:r>
      </w:ins>
      <w:ins w:id="37144" w:author="Visone Rossana (GSE)" w:date="2025-10-06T16:11:00Z" w16du:dateUtc="2025-10-06T14:11:00Z">
        <w:r w:rsidR="004A35A8">
          <w:rPr>
            <w:bCs/>
            <w:sz w:val="22"/>
            <w:szCs w:val="22"/>
          </w:rPr>
          <w:t xml:space="preserve"> </w:t>
        </w:r>
        <w:r w:rsidR="004A35A8" w:rsidRPr="004A35A8">
          <w:rPr>
            <w:bCs/>
            <w:sz w:val="22"/>
            <w:szCs w:val="22"/>
          </w:rPr>
          <w:t xml:space="preserve">senza necessariamente provvederne la rimozione e utilizzandolo esclusivamente come integrazione o </w:t>
        </w:r>
        <w:r w:rsidR="004A35A8" w:rsidRPr="004A35A8">
          <w:rPr>
            <w:bCs/>
            <w:i/>
            <w:iCs/>
            <w:sz w:val="22"/>
            <w:szCs w:val="22"/>
            <w:rPrChange w:id="37145" w:author="Visone Rossana (GSE)" w:date="2025-10-06T16:11:00Z" w16du:dateUtc="2025-10-06T14:11:00Z">
              <w:rPr>
                <w:bCs/>
                <w:sz w:val="22"/>
                <w:szCs w:val="22"/>
              </w:rPr>
            </w:rPrChange>
          </w:rPr>
          <w:t>back up</w:t>
        </w:r>
        <w:r w:rsidR="004A35A8" w:rsidRPr="004A35A8">
          <w:rPr>
            <w:bCs/>
            <w:sz w:val="22"/>
            <w:szCs w:val="22"/>
          </w:rPr>
          <w:t>.</w:t>
        </w:r>
      </w:ins>
      <w:ins w:id="37146" w:author="Visone Rossana (GSE)" w:date="2025-09-29T13:10:00Z" w16du:dateUtc="2025-09-29T11:10:00Z">
        <w:del w:id="37147" w:author="Visone Rossana (GSE)" w:date="2025-10-06T16:10:00Z" w16du:dateUtc="2025-10-06T14:10:00Z">
          <w:r w:rsidR="006347C8" w:rsidRPr="00702FF9" w:rsidDel="004A35A8">
            <w:rPr>
              <w:bCs/>
              <w:sz w:val="22"/>
              <w:szCs w:val="22"/>
              <w:rPrChange w:id="37148" w:author="Visone Rossana (GSE)" w:date="2025-09-29T13:10:00Z" w16du:dateUtc="2025-09-29T11:10:00Z">
                <w:rPr>
                  <w:b/>
                  <w:sz w:val="22"/>
                  <w:szCs w:val="22"/>
                </w:rPr>
              </w:rPrChange>
            </w:rPr>
            <w:delText>,</w:delText>
          </w:r>
          <w:r w:rsidR="00702FF9" w:rsidRPr="00702FF9" w:rsidDel="004A35A8">
            <w:rPr>
              <w:bCs/>
              <w:sz w:val="22"/>
              <w:szCs w:val="22"/>
              <w:rPrChange w:id="37149" w:author="Visone Rossana (GSE)" w:date="2025-09-29T13:10:00Z" w16du:dateUtc="2025-09-29T11:10:00Z">
                <w:rPr>
                  <w:b/>
                  <w:sz w:val="22"/>
                  <w:szCs w:val="22"/>
                </w:rPr>
              </w:rPrChange>
            </w:rPr>
            <w:delText xml:space="preserve"> esclusivamente per l’intervento di cui all’art. 8, comma 1, lett. g) del Decreto</w:delText>
          </w:r>
        </w:del>
        <w:del w:id="37150" w:author="Visone Rossana (GSE)" w:date="2025-10-06T16:11:00Z" w16du:dateUtc="2025-10-06T14:11:00Z">
          <w:r w:rsidR="00702FF9" w:rsidRPr="00702FF9" w:rsidDel="004A35A8">
            <w:rPr>
              <w:bCs/>
              <w:sz w:val="22"/>
              <w:szCs w:val="22"/>
              <w:rPrChange w:id="37151" w:author="Visone Rossana (GSE)" w:date="2025-09-29T13:10:00Z" w16du:dateUtc="2025-09-29T11:10:00Z">
                <w:rPr>
                  <w:b/>
                  <w:sz w:val="22"/>
                  <w:szCs w:val="22"/>
                </w:rPr>
              </w:rPrChange>
            </w:rPr>
            <w:delText>.</w:delText>
          </w:r>
        </w:del>
      </w:ins>
    </w:p>
    <w:p w14:paraId="510D05E0" w14:textId="77777777" w:rsidR="004A35A8" w:rsidRDefault="004A35A8">
      <w:pPr>
        <w:spacing w:after="120" w:line="276" w:lineRule="auto"/>
        <w:jc w:val="both"/>
        <w:rPr>
          <w:ins w:id="37152" w:author="Visone Rossana (GSE)" w:date="2025-10-06T16:11:00Z" w16du:dateUtc="2025-10-06T14:11:00Z"/>
          <w:sz w:val="22"/>
          <w:szCs w:val="22"/>
        </w:rPr>
      </w:pPr>
    </w:p>
    <w:p w14:paraId="4AC5A4F0" w14:textId="00B565ED" w:rsidR="004A1A25" w:rsidRPr="004A1A25" w:rsidRDefault="00F52623">
      <w:pPr>
        <w:spacing w:after="120" w:line="276" w:lineRule="auto"/>
        <w:jc w:val="both"/>
        <w:rPr>
          <w:ins w:id="37153" w:author="Visone Rossana (GSE)" w:date="2025-09-29T12:50:00Z" w16du:dateUtc="2025-09-29T10:50:00Z"/>
          <w:sz w:val="22"/>
          <w:szCs w:val="22"/>
          <w:rPrChange w:id="37154" w:author="Visone Rossana (GSE)" w:date="2025-09-29T12:50:00Z" w16du:dateUtc="2025-09-29T10:50:00Z">
            <w:rPr>
              <w:ins w:id="37155" w:author="Visone Rossana (GSE)" w:date="2025-09-29T12:50:00Z" w16du:dateUtc="2025-09-29T10:50:00Z"/>
            </w:rPr>
          </w:rPrChange>
        </w:rPr>
        <w:pPrChange w:id="37156" w:author="Visone Rossana (GSE)" w:date="2025-09-29T12:50:00Z" w16du:dateUtc="2025-09-29T10:50:00Z">
          <w:pPr>
            <w:spacing w:after="120"/>
            <w:jc w:val="both"/>
          </w:pPr>
        </w:pPrChange>
      </w:pPr>
      <w:ins w:id="37157" w:author="Visone Rossana (GSE)" w:date="2025-10-06T16:12:00Z" w16du:dateUtc="2025-10-06T14:12:00Z">
        <w:r>
          <w:rPr>
            <w:sz w:val="22"/>
            <w:szCs w:val="22"/>
          </w:rPr>
          <w:t xml:space="preserve">In tale ambito di sostituzione, </w:t>
        </w:r>
      </w:ins>
      <w:ins w:id="37158" w:author="Visone Rossana (GSE)" w:date="2025-09-29T12:50:00Z">
        <w:del w:id="37159" w:author="Visone Rossana (GSE)" w:date="2025-10-06T16:12:00Z" w16du:dateUtc="2025-10-06T14:12:00Z">
          <w:r w:rsidR="004A1A25" w:rsidRPr="24D43931" w:rsidDel="00F52623">
            <w:rPr>
              <w:sz w:val="22"/>
              <w:szCs w:val="22"/>
              <w:rPrChange w:id="37160" w:author="Visone Rossana (GSE)" w:date="2025-09-29T12:50:00Z">
                <w:rPr/>
              </w:rPrChange>
            </w:rPr>
            <w:delText xml:space="preserve">Si sottolinea che </w:delText>
          </w:r>
        </w:del>
        <w:r w:rsidR="004A1A25" w:rsidRPr="24D43931">
          <w:rPr>
            <w:sz w:val="22"/>
            <w:szCs w:val="22"/>
            <w:rPrChange w:id="37161" w:author="Visone Rossana (GSE)" w:date="2025-09-29T12:50:00Z">
              <w:rPr/>
            </w:rPrChange>
          </w:rPr>
          <w:t xml:space="preserve">per </w:t>
        </w:r>
        <w:r w:rsidR="004A1A25" w:rsidRPr="24D43931">
          <w:rPr>
            <w:b/>
            <w:bCs/>
            <w:sz w:val="22"/>
            <w:szCs w:val="22"/>
            <w:rPrChange w:id="37162" w:author="Visone Rossana (GSE)" w:date="2025-09-29T12:50:00Z">
              <w:rPr>
                <w:b/>
                <w:bCs/>
              </w:rPr>
            </w:rPrChange>
          </w:rPr>
          <w:t>utenza</w:t>
        </w:r>
        <w:r w:rsidR="004A1A25" w:rsidRPr="24D43931">
          <w:rPr>
            <w:sz w:val="22"/>
            <w:szCs w:val="22"/>
            <w:rPrChange w:id="37163" w:author="Visone Rossana (GSE)" w:date="2025-09-29T12:50:00Z">
              <w:rPr/>
            </w:rPrChange>
          </w:rPr>
          <w:t xml:space="preserve"> si intende l’insieme degli ambienti/volumi riscaldati dall’impianto termico. Pertanto</w:t>
        </w:r>
      </w:ins>
      <w:ins w:id="37164" w:author="Visone Rossana (GSE)" w:date="2025-09-30T16:06:00Z">
        <w:r w:rsidR="00BA5304" w:rsidRPr="24D43931">
          <w:rPr>
            <w:sz w:val="22"/>
            <w:szCs w:val="22"/>
          </w:rPr>
          <w:t>,</w:t>
        </w:r>
      </w:ins>
      <w:ins w:id="37165" w:author="Visone Rossana (GSE)" w:date="2025-09-29T12:50:00Z">
        <w:r w:rsidR="004A1A25" w:rsidRPr="24D43931">
          <w:rPr>
            <w:sz w:val="22"/>
            <w:szCs w:val="22"/>
            <w:rPrChange w:id="37166" w:author="Visone Rossana (GSE)" w:date="2025-09-29T12:50:00Z">
              <w:rPr/>
            </w:rPrChange>
          </w:rPr>
          <w:t xml:space="preserve"> si individuano come “medesime utenze” proprio gli stessi ambienti/volumi ai quali il generatore sostituito erogava energia termica. Ambienti/volumi diversi, ovvero in aggiunta, rispetto a quelli riscaldati dal generatore sostituito sono da considerarsi utenze diverse, per le quali l’intervento realizzato si configura come nuova installazione e non come sostituzione di impianti di climatizzazione invernale.</w:t>
        </w:r>
      </w:ins>
    </w:p>
    <w:p w14:paraId="1AB112F0" w14:textId="0F8BC9D9" w:rsidR="004A1A25" w:rsidRPr="004A1A25" w:rsidRDefault="004A1A25">
      <w:pPr>
        <w:spacing w:after="120" w:line="276" w:lineRule="auto"/>
        <w:jc w:val="both"/>
        <w:rPr>
          <w:ins w:id="37167" w:author="Visone Rossana (GSE)" w:date="2025-09-29T12:50:00Z" w16du:dateUtc="2025-09-29T10:50:00Z"/>
          <w:sz w:val="22"/>
          <w:szCs w:val="22"/>
          <w:rPrChange w:id="37168" w:author="Visone Rossana (GSE)" w:date="2025-09-29T12:50:00Z" w16du:dateUtc="2025-09-29T10:50:00Z">
            <w:rPr>
              <w:ins w:id="37169" w:author="Visone Rossana (GSE)" w:date="2025-09-29T12:50:00Z" w16du:dateUtc="2025-09-29T10:50:00Z"/>
            </w:rPr>
          </w:rPrChange>
        </w:rPr>
        <w:pPrChange w:id="37170" w:author="Visone Rossana (GSE)" w:date="2025-09-29T12:50:00Z" w16du:dateUtc="2025-09-29T10:50:00Z">
          <w:pPr>
            <w:spacing w:after="120"/>
            <w:jc w:val="both"/>
          </w:pPr>
        </w:pPrChange>
      </w:pPr>
      <w:ins w:id="37171" w:author="Visone Rossana (GSE)" w:date="2025-09-29T12:50:00Z">
        <w:r w:rsidRPr="24D43931">
          <w:rPr>
            <w:sz w:val="22"/>
            <w:szCs w:val="22"/>
            <w:rPrChange w:id="37172" w:author="Visone Rossana (GSE)" w:date="2025-09-29T12:50:00Z">
              <w:rPr/>
            </w:rPrChange>
          </w:rPr>
          <w:t>Si precisa che, nei casi di sostituzione di generatori di calore che comportino variazione del fluido termovettore / vettore energetico utilizzato (ad esempio, sostituzione di stufe/caminetti ad aria con caldaie a biomassa e/o termostufe collegate all’impianto di emissione a radiatori) dovrà essere adeguatamente dimostrata la coincidenza delle utenze servite dall’impianto termico oggetto di intervento nella situazione ante e post operam.</w:t>
        </w:r>
      </w:ins>
    </w:p>
    <w:p w14:paraId="351D3A35" w14:textId="20AB2AF1" w:rsidR="004A1A25" w:rsidRPr="004A1A25" w:rsidRDefault="004A1A25">
      <w:pPr>
        <w:spacing w:after="120" w:line="276" w:lineRule="auto"/>
        <w:jc w:val="both"/>
        <w:rPr>
          <w:ins w:id="37173" w:author="Visone Rossana (GSE)" w:date="2025-09-29T12:50:00Z" w16du:dateUtc="2025-09-29T10:50:00Z"/>
          <w:sz w:val="22"/>
          <w:szCs w:val="22"/>
          <w:rPrChange w:id="37174" w:author="Visone Rossana (GSE)" w:date="2025-09-29T12:50:00Z" w16du:dateUtc="2025-09-29T10:50:00Z">
            <w:rPr>
              <w:ins w:id="37175" w:author="Visone Rossana (GSE)" w:date="2025-09-29T12:50:00Z" w16du:dateUtc="2025-09-29T10:50:00Z"/>
            </w:rPr>
          </w:rPrChange>
        </w:rPr>
        <w:pPrChange w:id="37176" w:author="Visone Rossana (GSE)" w:date="2025-09-29T12:50:00Z" w16du:dateUtc="2025-09-29T10:50:00Z">
          <w:pPr>
            <w:spacing w:after="120"/>
            <w:jc w:val="both"/>
          </w:pPr>
        </w:pPrChange>
      </w:pPr>
      <w:ins w:id="37177" w:author="Visone Rossana (GSE)" w:date="2025-09-29T12:50:00Z" w16du:dateUtc="2025-09-29T10:50:00Z">
        <w:r w:rsidRPr="004A1A25">
          <w:rPr>
            <w:b/>
            <w:sz w:val="22"/>
            <w:szCs w:val="22"/>
            <w:rPrChange w:id="37178" w:author="Visone Rossana (GSE)" w:date="2025-09-29T12:50:00Z" w16du:dateUtc="2025-09-29T10:50:00Z">
              <w:rPr>
                <w:b/>
              </w:rPr>
            </w:rPrChange>
          </w:rPr>
          <w:t>Gli interventi d</w:t>
        </w:r>
      </w:ins>
      <w:ins w:id="37179" w:author="Visone Rossana (GSE)" w:date="2025-09-29T13:13:00Z" w16du:dateUtc="2025-09-29T11:13:00Z">
        <w:r w:rsidR="00493EE1">
          <w:rPr>
            <w:b/>
            <w:sz w:val="22"/>
            <w:szCs w:val="22"/>
          </w:rPr>
          <w:t xml:space="preserve">el Titolo </w:t>
        </w:r>
      </w:ins>
      <w:ins w:id="37180" w:author="Visone Rossana (GSE)" w:date="2025-09-30T17:56:00Z" w16du:dateUtc="2025-09-30T15:56:00Z">
        <w:r w:rsidR="0010274C">
          <w:rPr>
            <w:b/>
            <w:sz w:val="22"/>
            <w:szCs w:val="22"/>
          </w:rPr>
          <w:t>III</w:t>
        </w:r>
      </w:ins>
      <w:ins w:id="37181" w:author="Visone Rossana (GSE)" w:date="2025-09-29T13:13:00Z" w16du:dateUtc="2025-09-29T11:13:00Z">
        <w:del w:id="37182" w:author="Visone Rossana (GSE)" w:date="2025-09-30T17:56:00Z" w16du:dateUtc="2025-09-30T15:56:00Z">
          <w:r w:rsidR="00493EE1" w:rsidDel="0010274C">
            <w:rPr>
              <w:b/>
              <w:sz w:val="22"/>
              <w:szCs w:val="22"/>
            </w:rPr>
            <w:delText>3</w:delText>
          </w:r>
        </w:del>
      </w:ins>
      <w:ins w:id="37183" w:author="Visone Rossana (GSE)" w:date="2025-09-29T12:50:00Z" w16du:dateUtc="2025-09-29T10:50:00Z">
        <w:r w:rsidRPr="004A1A25">
          <w:rPr>
            <w:b/>
            <w:sz w:val="22"/>
            <w:szCs w:val="22"/>
            <w:rPrChange w:id="37184" w:author="Visone Rossana (GSE)" w:date="2025-09-29T12:50:00Z" w16du:dateUtc="2025-09-29T10:50:00Z">
              <w:rPr>
                <w:b/>
              </w:rPr>
            </w:rPrChange>
          </w:rPr>
          <w:t xml:space="preserve"> che comportano un incremento della potenza superiore al 10% rispetto a quella del sistema di generazione </w:t>
        </w:r>
        <w:r w:rsidRPr="004A1A25">
          <w:rPr>
            <w:b/>
            <w:i/>
            <w:sz w:val="22"/>
            <w:szCs w:val="22"/>
            <w:rPrChange w:id="37185" w:author="Visone Rossana (GSE)" w:date="2025-09-29T12:50:00Z" w16du:dateUtc="2025-09-29T10:50:00Z">
              <w:rPr>
                <w:b/>
                <w:i/>
              </w:rPr>
            </w:rPrChange>
          </w:rPr>
          <w:t>ante-operam</w:t>
        </w:r>
        <w:r w:rsidRPr="004A1A25">
          <w:rPr>
            <w:b/>
            <w:sz w:val="22"/>
            <w:szCs w:val="22"/>
            <w:rPrChange w:id="37186" w:author="Visone Rossana (GSE)" w:date="2025-09-29T12:50:00Z" w16du:dateUtc="2025-09-29T10:50:00Z">
              <w:rPr>
                <w:b/>
              </w:rPr>
            </w:rPrChange>
          </w:rPr>
          <w:t xml:space="preserve"> si configurano come potenziamento dell’impianto esistente</w:t>
        </w:r>
        <w:r w:rsidRPr="004A1A25">
          <w:rPr>
            <w:sz w:val="22"/>
            <w:szCs w:val="22"/>
            <w:rPrChange w:id="37187" w:author="Visone Rossana (GSE)" w:date="2025-09-29T12:50:00Z" w16du:dateUtc="2025-09-29T10:50:00Z">
              <w:rPr/>
            </w:rPrChange>
          </w:rPr>
          <w:t>. Tuttavia, qualora l’impianto sostituito risulti insufficiente per coprire i fabbisogni di climatizzazione invernale, è possibile accedere agli incentivi anche per un impianto potenziato oltre la soglia del 10% (fermi restando i limiti di potenza previsti dal Decreto), purché siano verificate le seguenti condizioni:</w:t>
        </w:r>
      </w:ins>
    </w:p>
    <w:p w14:paraId="3D4EE1AA" w14:textId="77777777" w:rsidR="004A1A25" w:rsidRPr="004A1A25" w:rsidRDefault="004A1A25" w:rsidP="004E7C70">
      <w:pPr>
        <w:pStyle w:val="Paragrafoelenco"/>
        <w:numPr>
          <w:ilvl w:val="0"/>
          <w:numId w:val="171"/>
        </w:numPr>
        <w:spacing w:after="120" w:line="276" w:lineRule="auto"/>
        <w:jc w:val="both"/>
        <w:rPr>
          <w:ins w:id="37188" w:author="Visone Rossana (GSE)" w:date="2025-09-29T12:50:00Z" w16du:dateUtc="2025-09-29T10:50:00Z"/>
          <w:sz w:val="22"/>
          <w:szCs w:val="22"/>
          <w:rPrChange w:id="37189" w:author="Visone Rossana (GSE)" w:date="2025-09-29T12:50:00Z" w16du:dateUtc="2025-09-29T10:50:00Z">
            <w:rPr>
              <w:ins w:id="37190" w:author="Visone Rossana (GSE)" w:date="2025-09-29T12:50:00Z" w16du:dateUtc="2025-09-29T10:50:00Z"/>
            </w:rPr>
          </w:rPrChange>
        </w:rPr>
      </w:pPr>
      <w:ins w:id="37191" w:author="Visone Rossana (GSE)" w:date="2025-09-29T12:50:00Z" w16du:dateUtc="2025-09-29T10:50:00Z">
        <w:r w:rsidRPr="004A1A25">
          <w:rPr>
            <w:b/>
            <w:sz w:val="22"/>
            <w:szCs w:val="22"/>
            <w:u w:val="single"/>
            <w:rPrChange w:id="37192" w:author="Visone Rossana (GSE)" w:date="2025-09-29T12:50:00Z" w16du:dateUtc="2025-09-29T10:50:00Z">
              <w:rPr>
                <w:b/>
                <w:u w:val="single"/>
              </w:rPr>
            </w:rPrChange>
          </w:rPr>
          <w:t>il nuovo generatore deve erogare energia termica esclusivamente alle medesime utenze del generatore sostituito</w:t>
        </w:r>
        <w:r w:rsidRPr="004A1A25">
          <w:rPr>
            <w:sz w:val="22"/>
            <w:szCs w:val="22"/>
            <w:rPrChange w:id="37193" w:author="Visone Rossana (GSE)" w:date="2025-09-29T12:50:00Z" w16du:dateUtc="2025-09-29T10:50:00Z">
              <w:rPr/>
            </w:rPrChange>
          </w:rPr>
          <w:t xml:space="preserve">; a tal riguardo dovrà essere prodotta opportuna documentazione </w:t>
        </w:r>
        <w:r w:rsidRPr="004A1A25">
          <w:rPr>
            <w:bCs/>
            <w:sz w:val="22"/>
            <w:szCs w:val="22"/>
            <w:rPrChange w:id="37194" w:author="Visone Rossana (GSE)" w:date="2025-09-29T12:50:00Z" w16du:dateUtc="2025-09-29T10:50:00Z">
              <w:rPr>
                <w:bCs/>
              </w:rPr>
            </w:rPrChange>
          </w:rPr>
          <w:t>utile a chiarire e dimostrare inequivocabilmente le ragioni del potenziamento, unitamente ad uno schema di distribuzione del calore nei vari ambienti dell’unità abitativa/edificio, con l’indicazione del posizionamento di tutti i generatori presenti e dei sistemi di emissione (specificandone la tipologia) in riferimento alla configurazione ex ante e post operam;</w:t>
        </w:r>
      </w:ins>
    </w:p>
    <w:p w14:paraId="16340B81" w14:textId="78CD7414" w:rsidR="004A1A25" w:rsidRPr="004A1A25" w:rsidRDefault="004A1A25" w:rsidP="004E7C70">
      <w:pPr>
        <w:pStyle w:val="Paragrafoelenco"/>
        <w:numPr>
          <w:ilvl w:val="0"/>
          <w:numId w:val="171"/>
        </w:numPr>
        <w:spacing w:after="120" w:line="276" w:lineRule="auto"/>
        <w:jc w:val="both"/>
        <w:rPr>
          <w:ins w:id="37195" w:author="Visone Rossana (GSE)" w:date="2025-09-29T12:50:00Z" w16du:dateUtc="2025-09-29T10:50:00Z"/>
          <w:b/>
          <w:sz w:val="22"/>
          <w:szCs w:val="22"/>
          <w:u w:val="single"/>
          <w:rPrChange w:id="37196" w:author="Visone Rossana (GSE)" w:date="2025-09-29T12:50:00Z" w16du:dateUtc="2025-09-29T10:50:00Z">
            <w:rPr>
              <w:ins w:id="37197" w:author="Visone Rossana (GSE)" w:date="2025-09-29T12:50:00Z" w16du:dateUtc="2025-09-29T10:50:00Z"/>
              <w:b/>
              <w:u w:val="single"/>
            </w:rPr>
          </w:rPrChange>
        </w:rPr>
      </w:pPr>
      <w:ins w:id="37198" w:author="Visone Rossana (GSE)" w:date="2025-09-29T12:50:00Z" w16du:dateUtc="2025-09-29T10:50:00Z">
        <w:r w:rsidRPr="004A1A25">
          <w:rPr>
            <w:b/>
            <w:sz w:val="22"/>
            <w:szCs w:val="22"/>
            <w:u w:val="single"/>
            <w:rPrChange w:id="37199" w:author="Visone Rossana (GSE)" w:date="2025-09-29T12:50:00Z" w16du:dateUtc="2025-09-29T10:50:00Z">
              <w:rPr>
                <w:b/>
                <w:u w:val="single"/>
              </w:rPr>
            </w:rPrChange>
          </w:rPr>
          <w:t xml:space="preserve">il corretto dimensionamento del nuovo impianto potenziato </w:t>
        </w:r>
        <w:r w:rsidRPr="004A1A25">
          <w:rPr>
            <w:sz w:val="22"/>
            <w:szCs w:val="22"/>
            <w:u w:val="single"/>
            <w:rPrChange w:id="37200" w:author="Visone Rossana (GSE)" w:date="2025-09-29T12:50:00Z" w16du:dateUtc="2025-09-29T10:50:00Z">
              <w:rPr>
                <w:u w:val="single"/>
              </w:rPr>
            </w:rPrChange>
          </w:rPr>
          <w:t xml:space="preserve">deve essere </w:t>
        </w:r>
        <w:r w:rsidRPr="004A1A25">
          <w:rPr>
            <w:sz w:val="22"/>
            <w:szCs w:val="22"/>
            <w:rPrChange w:id="37201" w:author="Visone Rossana (GSE)" w:date="2025-09-29T12:50:00Z" w16du:dateUtc="2025-09-29T10:50:00Z">
              <w:rPr/>
            </w:rPrChange>
          </w:rPr>
          <w:t xml:space="preserve">adeguatamente giustificato nell’asseverazione del tecnico, </w:t>
        </w:r>
        <w:r w:rsidRPr="0019612C">
          <w:rPr>
            <w:strike/>
            <w:sz w:val="22"/>
            <w:szCs w:val="22"/>
            <w:highlight w:val="yellow"/>
            <w:rPrChange w:id="37202" w:author="Visone Rossana (GSE)" w:date="2025-09-29T13:14:00Z" w16du:dateUtc="2025-09-29T11:14:00Z">
              <w:rPr/>
            </w:rPrChange>
          </w:rPr>
          <w:t>di cui dall’art. 6, comma 7, lettera</w:t>
        </w:r>
        <w:r w:rsidRPr="000C0D25">
          <w:rPr>
            <w:strike/>
            <w:sz w:val="22"/>
            <w:szCs w:val="22"/>
            <w:highlight w:val="yellow"/>
            <w:rPrChange w:id="37203" w:author="Visone Rossana (GSE)" w:date="2025-09-30T16:06:00Z" w16du:dateUtc="2025-09-30T14:06:00Z">
              <w:rPr/>
            </w:rPrChange>
          </w:rPr>
          <w:t xml:space="preserve"> d) del Decreto</w:t>
        </w:r>
      </w:ins>
      <w:ins w:id="37204" w:author="Visone Rossana (GSE)" w:date="2025-09-30T16:06:00Z" w16du:dateUtc="2025-09-30T14:06:00Z">
        <w:r w:rsidR="000C0D25">
          <w:rPr>
            <w:sz w:val="22"/>
            <w:szCs w:val="22"/>
          </w:rPr>
          <w:t>, redatta</w:t>
        </w:r>
      </w:ins>
      <w:ins w:id="37205" w:author="Visone Rossana (GSE)" w:date="2025-09-30T16:07:00Z" w16du:dateUtc="2025-09-30T14:07:00Z">
        <w:r w:rsidR="002275BE">
          <w:rPr>
            <w:sz w:val="22"/>
            <w:szCs w:val="22"/>
          </w:rPr>
          <w:t xml:space="preserve"> secondo quanto</w:t>
        </w:r>
        <w:r w:rsidR="004771CF">
          <w:rPr>
            <w:sz w:val="22"/>
            <w:szCs w:val="22"/>
          </w:rPr>
          <w:t xml:space="preserve"> previsto al Paragrafo </w:t>
        </w:r>
        <w:r w:rsidR="004771CF" w:rsidRPr="004771CF">
          <w:rPr>
            <w:sz w:val="22"/>
            <w:szCs w:val="22"/>
            <w:highlight w:val="yellow"/>
            <w:rPrChange w:id="37206" w:author="Visone Rossana (GSE)" w:date="2025-09-30T16:07:00Z" w16du:dateUtc="2025-09-30T14:07:00Z">
              <w:rPr>
                <w:sz w:val="22"/>
                <w:szCs w:val="22"/>
              </w:rPr>
            </w:rPrChange>
          </w:rPr>
          <w:t>xx</w:t>
        </w:r>
        <w:r w:rsidR="004771CF">
          <w:rPr>
            <w:sz w:val="22"/>
            <w:szCs w:val="22"/>
          </w:rPr>
          <w:t xml:space="preserve"> delle presenti Regole</w:t>
        </w:r>
        <w:r w:rsidR="002275BE">
          <w:rPr>
            <w:sz w:val="22"/>
            <w:szCs w:val="22"/>
          </w:rPr>
          <w:t xml:space="preserve">, </w:t>
        </w:r>
      </w:ins>
      <w:ins w:id="37207" w:author="Visone Rossana (GSE)" w:date="2025-09-29T12:50:00Z" w16du:dateUtc="2025-09-29T10:50:00Z">
        <w:r w:rsidRPr="004A1A25">
          <w:rPr>
            <w:sz w:val="22"/>
            <w:szCs w:val="22"/>
            <w:rPrChange w:id="37208" w:author="Visone Rossana (GSE)" w:date="2025-09-29T12:50:00Z" w16du:dateUtc="2025-09-29T10:50:00Z">
              <w:rPr/>
            </w:rPrChange>
          </w:rPr>
          <w:t xml:space="preserve"> e supportato da documentazione tecnica che descriva il congruo dimensionamento dell’impianto oggetto della richiesta di incentivo rispetto ai fabbisogni termici della climatizzazione invernale dell’edificio/unità immobiliare oggetto di intervento.</w:t>
        </w:r>
      </w:ins>
    </w:p>
    <w:p w14:paraId="65AA180C" w14:textId="77777777" w:rsidR="004A1A25" w:rsidRPr="004A1A25" w:rsidRDefault="004A1A25">
      <w:pPr>
        <w:pStyle w:val="Paragrafoelenco"/>
        <w:spacing w:after="120" w:line="276" w:lineRule="auto"/>
        <w:jc w:val="both"/>
        <w:rPr>
          <w:ins w:id="37209" w:author="Visone Rossana (GSE)" w:date="2025-09-29T12:50:00Z" w16du:dateUtc="2025-09-29T10:50:00Z"/>
          <w:sz w:val="22"/>
          <w:szCs w:val="22"/>
          <w:rPrChange w:id="37210" w:author="Visone Rossana (GSE)" w:date="2025-09-29T12:50:00Z" w16du:dateUtc="2025-09-29T10:50:00Z">
            <w:rPr>
              <w:ins w:id="37211" w:author="Visone Rossana (GSE)" w:date="2025-09-29T12:50:00Z" w16du:dateUtc="2025-09-29T10:50:00Z"/>
            </w:rPr>
          </w:rPrChange>
        </w:rPr>
        <w:pPrChange w:id="37212" w:author="Visone Rossana (GSE)" w:date="2025-09-29T12:50:00Z" w16du:dateUtc="2025-09-29T10:50:00Z">
          <w:pPr>
            <w:pStyle w:val="Paragrafoelenco"/>
            <w:spacing w:after="120"/>
            <w:jc w:val="both"/>
          </w:pPr>
        </w:pPrChange>
      </w:pPr>
      <w:ins w:id="37213" w:author="Visone Rossana (GSE)" w:date="2025-09-29T12:50:00Z" w16du:dateUtc="2025-09-29T10:50:00Z">
        <w:r w:rsidRPr="004A1A25">
          <w:rPr>
            <w:sz w:val="22"/>
            <w:szCs w:val="22"/>
            <w:rPrChange w:id="37214" w:author="Visone Rossana (GSE)" w:date="2025-09-29T12:50:00Z" w16du:dateUtc="2025-09-29T10:50:00Z">
              <w:rPr/>
            </w:rPrChange>
          </w:rPr>
          <w:t>Nel caso di interventi di installazione di pompe di calore, l’asseverazione di cui sopra non è richiesta per potenze post operam fino al 10 kW.</w:t>
        </w:r>
      </w:ins>
    </w:p>
    <w:p w14:paraId="49696970" w14:textId="77777777" w:rsidR="004A1A25" w:rsidRPr="004A1A25" w:rsidRDefault="004A1A25">
      <w:pPr>
        <w:pStyle w:val="Paragrafoelenco"/>
        <w:spacing w:after="120" w:line="276" w:lineRule="auto"/>
        <w:jc w:val="both"/>
        <w:rPr>
          <w:ins w:id="37215" w:author="Visone Rossana (GSE)" w:date="2025-09-29T12:50:00Z" w16du:dateUtc="2025-09-29T10:50:00Z"/>
          <w:b/>
          <w:sz w:val="22"/>
          <w:szCs w:val="22"/>
          <w:u w:val="single"/>
          <w:rPrChange w:id="37216" w:author="Visone Rossana (GSE)" w:date="2025-09-29T12:50:00Z" w16du:dateUtc="2025-09-29T10:50:00Z">
            <w:rPr>
              <w:ins w:id="37217" w:author="Visone Rossana (GSE)" w:date="2025-09-29T12:50:00Z" w16du:dateUtc="2025-09-29T10:50:00Z"/>
              <w:b/>
              <w:u w:val="single"/>
            </w:rPr>
          </w:rPrChange>
        </w:rPr>
        <w:pPrChange w:id="37218" w:author="Visone Rossana (GSE)" w:date="2025-09-29T12:50:00Z" w16du:dateUtc="2025-09-29T10:50:00Z">
          <w:pPr>
            <w:pStyle w:val="Paragrafoelenco"/>
            <w:spacing w:after="120"/>
            <w:jc w:val="both"/>
          </w:pPr>
        </w:pPrChange>
      </w:pPr>
      <w:ins w:id="37219" w:author="Visone Rossana (GSE)" w:date="2025-09-29T12:50:00Z" w16du:dateUtc="2025-09-29T10:50:00Z">
        <w:r w:rsidRPr="004A1A25">
          <w:rPr>
            <w:sz w:val="22"/>
            <w:szCs w:val="22"/>
            <w:rPrChange w:id="37220" w:author="Visone Rossana (GSE)" w:date="2025-09-29T12:50:00Z" w16du:dateUtc="2025-09-29T10:50:00Z">
              <w:rPr/>
            </w:rPrChange>
          </w:rPr>
          <w:lastRenderedPageBreak/>
          <w:t>Nel caso di interventi di installazione di stufe e termocamini, l’asseverazione di cui sopra non è richiesta per potenze post operam fino al 15 kW.</w:t>
        </w:r>
      </w:ins>
    </w:p>
    <w:p w14:paraId="6BFEC8CC" w14:textId="77777777" w:rsidR="004A1A25" w:rsidRDefault="004A1A25">
      <w:pPr>
        <w:spacing w:after="120" w:line="276" w:lineRule="auto"/>
        <w:jc w:val="both"/>
        <w:rPr>
          <w:ins w:id="37221" w:author="Visone Rossana (GSE)" w:date="2025-09-30T16:26:00Z" w16du:dateUtc="2025-09-30T14:26:00Z"/>
          <w:sz w:val="22"/>
          <w:szCs w:val="22"/>
        </w:rPr>
      </w:pPr>
      <w:ins w:id="37222" w:author="Visone Rossana (GSE)" w:date="2025-09-29T12:50:00Z" w16du:dateUtc="2025-09-29T10:50:00Z">
        <w:r w:rsidRPr="004A1A25">
          <w:rPr>
            <w:sz w:val="22"/>
            <w:szCs w:val="22"/>
            <w:rPrChange w:id="37223" w:author="Visone Rossana (GSE)" w:date="2025-09-29T12:50:00Z" w16du:dateUtc="2025-09-29T10:50:00Z">
              <w:rPr/>
            </w:rPrChange>
          </w:rPr>
          <w:t xml:space="preserve">Nei casi di sostituzione parziale (quindi in caso di centrale termica costituita da più generatori in cui viene sostituito almeno un generatore), il controllo sull’eventuale incremento di potenza, in riferimento al rispetto del 10% di cui sopra, deve essere effettuato sulla potenza termica nominale complessiva </w:t>
        </w:r>
        <w:r w:rsidRPr="004A1A25">
          <w:rPr>
            <w:i/>
            <w:sz w:val="22"/>
            <w:szCs w:val="22"/>
            <w:rPrChange w:id="37224" w:author="Visone Rossana (GSE)" w:date="2025-09-29T12:50:00Z" w16du:dateUtc="2025-09-29T10:50:00Z">
              <w:rPr>
                <w:i/>
              </w:rPr>
            </w:rPrChange>
          </w:rPr>
          <w:t>post operam</w:t>
        </w:r>
        <w:r w:rsidRPr="004A1A25">
          <w:rPr>
            <w:sz w:val="22"/>
            <w:szCs w:val="22"/>
            <w:rPrChange w:id="37225" w:author="Visone Rossana (GSE)" w:date="2025-09-29T12:50:00Z" w16du:dateUtc="2025-09-29T10:50:00Z">
              <w:rPr/>
            </w:rPrChange>
          </w:rPr>
          <w:t xml:space="preserve">, rispetto a quella complessiva </w:t>
        </w:r>
        <w:r w:rsidRPr="004A1A25">
          <w:rPr>
            <w:i/>
            <w:sz w:val="22"/>
            <w:szCs w:val="22"/>
            <w:rPrChange w:id="37226" w:author="Visone Rossana (GSE)" w:date="2025-09-29T12:50:00Z" w16du:dateUtc="2025-09-29T10:50:00Z">
              <w:rPr>
                <w:i/>
              </w:rPr>
            </w:rPrChange>
          </w:rPr>
          <w:t>ante operam</w:t>
        </w:r>
        <w:r w:rsidRPr="004A1A25">
          <w:rPr>
            <w:sz w:val="22"/>
            <w:szCs w:val="22"/>
            <w:rPrChange w:id="37227" w:author="Visone Rossana (GSE)" w:date="2025-09-29T12:50:00Z" w16du:dateUtc="2025-09-29T10:50:00Z">
              <w:rPr/>
            </w:rPrChange>
          </w:rPr>
          <w:t>.</w:t>
        </w:r>
      </w:ins>
    </w:p>
    <w:p w14:paraId="39490D20" w14:textId="5AA14C11" w:rsidR="00C83DC0" w:rsidRDefault="0010274C">
      <w:pPr>
        <w:spacing w:after="120" w:line="276" w:lineRule="auto"/>
        <w:jc w:val="both"/>
        <w:rPr>
          <w:ins w:id="37228" w:author="Visone Rossana (GSE)" w:date="2025-09-30T16:14:00Z" w16du:dateUtc="2025-09-30T14:14:00Z"/>
          <w:sz w:val="22"/>
          <w:szCs w:val="22"/>
        </w:rPr>
      </w:pPr>
      <w:ins w:id="37229" w:author="Visone Rossana (GSE)" w:date="2025-09-30T17:56:00Z" w16du:dateUtc="2025-09-30T15:56:00Z">
        <w:r w:rsidRPr="00F861BA">
          <w:rPr>
            <w:sz w:val="22"/>
            <w:szCs w:val="22"/>
            <w:rPrChange w:id="37230" w:author="Visone Rossana (GSE)" w:date="2025-09-30T18:00:00Z" w16du:dateUtc="2025-09-30T16:00:00Z">
              <w:rPr>
                <w:sz w:val="22"/>
                <w:szCs w:val="22"/>
                <w:highlight w:val="yellow"/>
              </w:rPr>
            </w:rPrChange>
          </w:rPr>
          <w:t xml:space="preserve">Si precisa, infine, </w:t>
        </w:r>
      </w:ins>
      <w:ins w:id="37231" w:author="Visone Rossana (GSE)" w:date="2025-09-30T17:57:00Z" w16du:dateUtc="2025-09-30T15:57:00Z">
        <w:r w:rsidR="00B758A6" w:rsidRPr="00F861BA">
          <w:rPr>
            <w:sz w:val="22"/>
            <w:szCs w:val="22"/>
            <w:rPrChange w:id="37232" w:author="Visone Rossana (GSE)" w:date="2025-09-30T18:00:00Z" w16du:dateUtc="2025-09-30T16:00:00Z">
              <w:rPr>
                <w:sz w:val="22"/>
                <w:szCs w:val="22"/>
                <w:highlight w:val="yellow"/>
              </w:rPr>
            </w:rPrChange>
          </w:rPr>
          <w:t xml:space="preserve">che </w:t>
        </w:r>
      </w:ins>
      <w:ins w:id="37233" w:author="Visone Rossana (GSE)" w:date="2025-09-30T16:26:00Z" w16du:dateUtc="2025-09-30T14:26:00Z">
        <w:del w:id="37234" w:author="Visone Rossana (GSE)" w:date="2025-09-30T17:56:00Z" w16du:dateUtc="2025-09-30T15:56:00Z">
          <w:r w:rsidR="009A6CBE" w:rsidRPr="00F861BA" w:rsidDel="0010274C">
            <w:rPr>
              <w:sz w:val="22"/>
              <w:szCs w:val="22"/>
            </w:rPr>
            <w:delText>A</w:delText>
          </w:r>
        </w:del>
        <w:del w:id="37235" w:author="Visone Rossana (GSE)" w:date="2025-09-30T17:57:00Z" w16du:dateUtc="2025-09-30T15:57:00Z">
          <w:r w:rsidR="009A6CBE" w:rsidRPr="00F861BA" w:rsidDel="00B758A6">
            <w:rPr>
              <w:sz w:val="22"/>
              <w:szCs w:val="22"/>
            </w:rPr>
            <w:delText>d</w:delText>
          </w:r>
        </w:del>
      </w:ins>
      <w:ins w:id="37236" w:author="Visone Rossana (GSE)" w:date="2025-09-30T17:57:00Z" w16du:dateUtc="2025-09-30T15:57:00Z">
        <w:r w:rsidR="00B758A6" w:rsidRPr="00F861BA">
          <w:rPr>
            <w:sz w:val="22"/>
            <w:szCs w:val="22"/>
            <w:rPrChange w:id="37237" w:author="Visone Rossana (GSE)" w:date="2025-09-30T18:00:00Z" w16du:dateUtc="2025-09-30T16:00:00Z">
              <w:rPr>
                <w:sz w:val="22"/>
                <w:szCs w:val="22"/>
                <w:highlight w:val="yellow"/>
              </w:rPr>
            </w:rPrChange>
          </w:rPr>
          <w:t>ad</w:t>
        </w:r>
      </w:ins>
      <w:ins w:id="37238" w:author="Visone Rossana (GSE)" w:date="2025-09-30T16:26:00Z" w16du:dateUtc="2025-09-30T14:26:00Z">
        <w:r w:rsidR="009A6CBE" w:rsidRPr="00F861BA">
          <w:rPr>
            <w:sz w:val="22"/>
            <w:szCs w:val="22"/>
          </w:rPr>
          <w:t xml:space="preserve"> eccezione dell’intervento</w:t>
        </w:r>
      </w:ins>
      <w:ins w:id="37239" w:author="Visone Rossana (GSE)" w:date="2025-09-30T17:57:00Z" w16du:dateUtc="2025-09-30T15:57:00Z">
        <w:r w:rsidR="003E61C8" w:rsidRPr="00F861BA">
          <w:rPr>
            <w:sz w:val="22"/>
            <w:szCs w:val="22"/>
            <w:rPrChange w:id="37240" w:author="Visone Rossana (GSE)" w:date="2025-09-30T18:00:00Z" w16du:dateUtc="2025-09-30T16:00:00Z">
              <w:rPr>
                <w:sz w:val="22"/>
                <w:szCs w:val="22"/>
                <w:highlight w:val="yellow"/>
              </w:rPr>
            </w:rPrChange>
          </w:rPr>
          <w:t xml:space="preserve"> di cui all’articolo </w:t>
        </w:r>
        <w:r w:rsidR="001F0AA0" w:rsidRPr="00F861BA">
          <w:rPr>
            <w:sz w:val="22"/>
            <w:szCs w:val="22"/>
            <w:rPrChange w:id="37241" w:author="Visone Rossana (GSE)" w:date="2025-09-30T18:00:00Z" w16du:dateUtc="2025-09-30T16:00:00Z">
              <w:rPr>
                <w:sz w:val="22"/>
                <w:szCs w:val="22"/>
                <w:highlight w:val="yellow"/>
              </w:rPr>
            </w:rPrChange>
          </w:rPr>
          <w:t xml:space="preserve">8, comma 1, lett. c) del Decreto, </w:t>
        </w:r>
      </w:ins>
      <w:ins w:id="37242" w:author="Visone Rossana (GSE)" w:date="2025-09-30T16:26:00Z" w16du:dateUtc="2025-09-30T14:26:00Z">
        <w:del w:id="37243" w:author="Visone Rossana (GSE)" w:date="2025-09-30T17:58:00Z" w16du:dateUtc="2025-09-30T15:58:00Z">
          <w:r w:rsidR="009A6CBE" w:rsidRPr="00F861BA" w:rsidDel="007A2956">
            <w:rPr>
              <w:sz w:val="22"/>
              <w:szCs w:val="22"/>
            </w:rPr>
            <w:delText>_def</w:delText>
          </w:r>
        </w:del>
      </w:ins>
      <w:ins w:id="37244" w:author="Visone Rossana (GSE)" w:date="2025-09-30T16:27:00Z" w16du:dateUtc="2025-09-30T14:27:00Z">
        <w:del w:id="37245" w:author="Visone Rossana (GSE)" w:date="2025-09-30T17:58:00Z" w16du:dateUtc="2025-09-30T15:58:00Z">
          <w:r w:rsidR="008021BE" w:rsidRPr="00F861BA" w:rsidDel="007A2956">
            <w:rPr>
              <w:sz w:val="22"/>
              <w:szCs w:val="22"/>
              <w:rPrChange w:id="37246" w:author="Visone Rossana (GSE)" w:date="2025-09-30T18:00:00Z" w16du:dateUtc="2025-09-30T16:00:00Z">
                <w:rPr>
                  <w:sz w:val="22"/>
                  <w:szCs w:val="22"/>
                  <w:highlight w:val="yellow"/>
                </w:rPr>
              </w:rPrChange>
            </w:rPr>
            <w:delText>inzione</w:delText>
          </w:r>
        </w:del>
      </w:ins>
      <w:ins w:id="37247" w:author="Visone Rossana (GSE)" w:date="2025-09-30T16:26:00Z" w16du:dateUtc="2025-09-30T14:26:00Z">
        <w:del w:id="37248" w:author="Visone Rossana (GSE)" w:date="2025-09-30T17:58:00Z" w16du:dateUtc="2025-09-30T15:58:00Z">
          <w:r w:rsidR="009A6CBE" w:rsidRPr="00F861BA" w:rsidDel="007A2956">
            <w:rPr>
              <w:sz w:val="22"/>
              <w:szCs w:val="22"/>
            </w:rPr>
            <w:delText xml:space="preserve"> aa) </w:delText>
          </w:r>
          <w:r w:rsidR="008021BE" w:rsidRPr="00F861BA" w:rsidDel="007A2956">
            <w:rPr>
              <w:sz w:val="22"/>
              <w:szCs w:val="22"/>
            </w:rPr>
            <w:delText>interventi distacco da rete TLR</w:delText>
          </w:r>
        </w:del>
      </w:ins>
      <w:ins w:id="37249" w:author="Visone Rossana (GSE)" w:date="2025-09-30T16:27:00Z" w16du:dateUtc="2025-09-30T14:27:00Z">
        <w:del w:id="37250" w:author="Visone Rossana (GSE)" w:date="2025-09-30T17:58:00Z" w16du:dateUtc="2025-09-30T15:58:00Z">
          <w:r w:rsidR="002329D8" w:rsidRPr="00F861BA" w:rsidDel="007A2956">
            <w:rPr>
              <w:sz w:val="22"/>
              <w:szCs w:val="22"/>
            </w:rPr>
            <w:delText xml:space="preserve"> purche non efficiente OK</w:delText>
          </w:r>
        </w:del>
      </w:ins>
      <w:ins w:id="37251" w:author="Visone Rossana (GSE)" w:date="2025-09-30T17:58:00Z" w16du:dateUtc="2025-09-30T15:58:00Z">
        <w:r w:rsidR="00C40508" w:rsidRPr="00F861BA">
          <w:rPr>
            <w:sz w:val="22"/>
            <w:szCs w:val="22"/>
          </w:rPr>
          <w:t xml:space="preserve">sono considerati interventi di sostituzione di impianti di climatizzazione invernale </w:t>
        </w:r>
        <w:r w:rsidR="00433391" w:rsidRPr="00F861BA">
          <w:rPr>
            <w:sz w:val="22"/>
            <w:szCs w:val="22"/>
          </w:rPr>
          <w:t xml:space="preserve">anche quelli che comportino </w:t>
        </w:r>
      </w:ins>
      <w:ins w:id="37252" w:author="Visone Rossana (GSE)" w:date="2025-09-30T17:59:00Z" w16du:dateUtc="2025-09-30T15:59:00Z">
        <w:r w:rsidR="004C7843" w:rsidRPr="00F861BA">
          <w:rPr>
            <w:sz w:val="22"/>
            <w:szCs w:val="22"/>
          </w:rPr>
          <w:t>il dista</w:t>
        </w:r>
        <w:r w:rsidR="00563C78" w:rsidRPr="00F861BA">
          <w:rPr>
            <w:sz w:val="22"/>
            <w:szCs w:val="22"/>
          </w:rPr>
          <w:t xml:space="preserve">cco da una rete di teleriscaldamento </w:t>
        </w:r>
        <w:r w:rsidR="00193FC1" w:rsidRPr="00F861BA">
          <w:rPr>
            <w:sz w:val="22"/>
            <w:szCs w:val="22"/>
          </w:rPr>
          <w:t xml:space="preserve">purchè questa non si configuri </w:t>
        </w:r>
        <w:r w:rsidR="00F861BA" w:rsidRPr="00F861BA">
          <w:rPr>
            <w:sz w:val="22"/>
            <w:szCs w:val="22"/>
          </w:rPr>
          <w:t>come rete di telerisca</w:t>
        </w:r>
      </w:ins>
      <w:ins w:id="37253" w:author="Visone Rossana (GSE)" w:date="2025-09-30T18:00:00Z" w16du:dateUtc="2025-09-30T16:00:00Z">
        <w:r w:rsidR="00F861BA" w:rsidRPr="00F861BA">
          <w:rPr>
            <w:sz w:val="22"/>
            <w:szCs w:val="22"/>
          </w:rPr>
          <w:t>ldamento efficiente.</w:t>
        </w:r>
      </w:ins>
    </w:p>
    <w:p w14:paraId="7A039892" w14:textId="0281D762" w:rsidR="000403C4" w:rsidRPr="00D8783D" w:rsidRDefault="00A006F8" w:rsidP="000403C4">
      <w:pPr>
        <w:spacing w:after="120" w:line="276" w:lineRule="auto"/>
        <w:jc w:val="both"/>
        <w:rPr>
          <w:ins w:id="37254" w:author="Visone Rossana (GSE)" w:date="2025-09-30T16:24:00Z" w16du:dateUtc="2025-09-30T14:24:00Z"/>
          <w:b/>
          <w:bCs/>
          <w:sz w:val="22"/>
          <w:szCs w:val="22"/>
        </w:rPr>
      </w:pPr>
      <w:ins w:id="37255" w:author="Visone Rossana (GSE)" w:date="2025-09-30T18:06:00Z" w16du:dateUtc="2025-09-30T16:06:00Z">
        <w:r>
          <w:rPr>
            <w:b/>
            <w:bCs/>
            <w:sz w:val="22"/>
            <w:szCs w:val="22"/>
            <w:highlight w:val="yellow"/>
          </w:rPr>
          <w:t>Ulteriori impieghi</w:t>
        </w:r>
      </w:ins>
      <w:commentRangeStart w:id="37256"/>
      <w:ins w:id="37257" w:author="Visone Rossana (GSE)" w:date="2025-09-30T16:24:00Z" w16du:dateUtc="2025-09-30T14:24:00Z">
        <w:del w:id="37258" w:author="Visone Rossana (GSE)" w:date="2025-09-30T18:06:00Z" w16du:dateUtc="2025-09-30T16:06:00Z">
          <w:r w:rsidR="000403C4" w:rsidRPr="00D8783D" w:rsidDel="00A006F8">
            <w:rPr>
              <w:b/>
              <w:bCs/>
              <w:sz w:val="22"/>
              <w:szCs w:val="22"/>
              <w:highlight w:val="yellow"/>
            </w:rPr>
            <w:delText>Utilizzo</w:delText>
          </w:r>
        </w:del>
        <w:commentRangeEnd w:id="37256"/>
        <w:r w:rsidR="000403C4" w:rsidRPr="00D8783D">
          <w:rPr>
            <w:rStyle w:val="Rimandocommento"/>
            <w:b/>
            <w:bCs/>
            <w:sz w:val="22"/>
            <w:szCs w:val="22"/>
          </w:rPr>
          <w:commentReference w:id="37256"/>
        </w:r>
        <w:r w:rsidR="000403C4" w:rsidRPr="00D8783D">
          <w:rPr>
            <w:b/>
            <w:bCs/>
            <w:sz w:val="22"/>
            <w:szCs w:val="22"/>
          </w:rPr>
          <w:t xml:space="preserve"> degli impianti</w:t>
        </w:r>
      </w:ins>
      <w:ins w:id="37259" w:author="Visone Rossana (GSE)" w:date="2025-09-30T18:06:00Z" w16du:dateUtc="2025-09-30T16:06:00Z">
        <w:r>
          <w:rPr>
            <w:b/>
            <w:bCs/>
            <w:sz w:val="22"/>
            <w:szCs w:val="22"/>
          </w:rPr>
          <w:t xml:space="preserve"> di climatizzazione invernale incentivabili</w:t>
        </w:r>
      </w:ins>
      <w:ins w:id="37260" w:author="Visone Rossana (GSE)" w:date="2025-09-30T16:24:00Z" w16du:dateUtc="2025-09-30T14:24:00Z">
        <w:r w:rsidR="000403C4" w:rsidRPr="00D8783D">
          <w:rPr>
            <w:b/>
            <w:bCs/>
            <w:sz w:val="22"/>
            <w:szCs w:val="22"/>
          </w:rPr>
          <w:t xml:space="preserve"> </w:t>
        </w:r>
        <w:del w:id="37261" w:author="Visone Rossana (GSE)" w:date="2025-09-30T16:25:00Z" w16du:dateUtc="2025-09-30T14:25:00Z">
          <w:r w:rsidR="000403C4" w:rsidRPr="00D8783D" w:rsidDel="00C83DC0">
            <w:rPr>
              <w:b/>
              <w:bCs/>
              <w:sz w:val="22"/>
              <w:szCs w:val="22"/>
            </w:rPr>
            <w:delText xml:space="preserve">e </w:delText>
          </w:r>
          <w:r w:rsidR="000403C4" w:rsidDel="00C83DC0">
            <w:rPr>
              <w:b/>
              <w:bCs/>
              <w:sz w:val="22"/>
              <w:szCs w:val="22"/>
            </w:rPr>
            <w:delText xml:space="preserve">le </w:delText>
          </w:r>
          <w:r w:rsidR="000403C4" w:rsidRPr="00D8783D" w:rsidDel="00C83DC0">
            <w:rPr>
              <w:b/>
              <w:bCs/>
              <w:sz w:val="22"/>
              <w:szCs w:val="22"/>
            </w:rPr>
            <w:delText>utenze servite</w:delText>
          </w:r>
        </w:del>
      </w:ins>
    </w:p>
    <w:p w14:paraId="7290DD51" w14:textId="1D2F9587" w:rsidR="00C83DC0" w:rsidRPr="00D8783D" w:rsidRDefault="00C83DC0" w:rsidP="00C83DC0">
      <w:pPr>
        <w:spacing w:after="120" w:line="276" w:lineRule="auto"/>
        <w:jc w:val="both"/>
        <w:rPr>
          <w:ins w:id="37262" w:author="Visone Rossana (GSE)" w:date="2025-09-30T16:26:00Z" w16du:dateUtc="2025-09-30T14:26:00Z"/>
          <w:sz w:val="22"/>
          <w:szCs w:val="22"/>
        </w:rPr>
      </w:pPr>
      <w:ins w:id="37263" w:author="Visone Rossana (GSE)" w:date="2025-09-30T16:26:00Z" w16du:dateUtc="2025-09-30T14:26:00Z">
        <w:del w:id="37264" w:author="Visone Rossana (GSE)" w:date="2025-10-06T16:35:00Z" w16du:dateUtc="2025-10-06T14:35:00Z">
          <w:r w:rsidRPr="00D8783D" w:rsidDel="00154D35">
            <w:rPr>
              <w:sz w:val="22"/>
              <w:szCs w:val="22"/>
            </w:rPr>
            <w:delText xml:space="preserve">Ferme restando le definizioni riportate all’art. 2 del Decreto, </w:delText>
          </w:r>
        </w:del>
        <w:del w:id="37265" w:author="Visone Rossana (GSE)" w:date="2025-10-06T16:34:00Z" w16du:dateUtc="2025-10-06T14:34:00Z">
          <w:r w:rsidRPr="00D8783D" w:rsidDel="00DC7A18">
            <w:rPr>
              <w:sz w:val="22"/>
              <w:szCs w:val="22"/>
            </w:rPr>
            <w:delText xml:space="preserve">si precisa che </w:delText>
          </w:r>
        </w:del>
        <w:del w:id="37266" w:author="Visone Rossana (GSE)" w:date="2025-10-06T16:35:00Z" w16du:dateUtc="2025-10-06T14:35:00Z">
          <w:r w:rsidRPr="00D8783D" w:rsidDel="00154D35">
            <w:rPr>
              <w:sz w:val="22"/>
              <w:szCs w:val="22"/>
            </w:rPr>
            <w:delText>i</w:delText>
          </w:r>
        </w:del>
      </w:ins>
      <w:ins w:id="37267" w:author="Visone Rossana (GSE)" w:date="2025-10-06T16:35:00Z" w16du:dateUtc="2025-10-06T14:35:00Z">
        <w:r w:rsidR="00154D35">
          <w:rPr>
            <w:sz w:val="22"/>
            <w:szCs w:val="22"/>
          </w:rPr>
          <w:t>I</w:t>
        </w:r>
      </w:ins>
      <w:ins w:id="37268" w:author="Visone Rossana (GSE)" w:date="2025-09-30T16:26:00Z" w16du:dateUtc="2025-09-30T14:26:00Z">
        <w:r w:rsidRPr="00D8783D">
          <w:rPr>
            <w:sz w:val="22"/>
            <w:szCs w:val="22"/>
          </w:rPr>
          <w:t xml:space="preserve"> generatori di calore sostituiti</w:t>
        </w:r>
      </w:ins>
      <w:ins w:id="37269" w:author="Visone Rossana (GSE)" w:date="2025-10-06T16:35:00Z" w16du:dateUtc="2025-10-06T14:35:00Z">
        <w:r w:rsidR="00154D35">
          <w:rPr>
            <w:sz w:val="22"/>
            <w:szCs w:val="22"/>
          </w:rPr>
          <w:t xml:space="preserve"> nel</w:t>
        </w:r>
        <w:r w:rsidR="00A40C3C">
          <w:rPr>
            <w:sz w:val="22"/>
            <w:szCs w:val="22"/>
          </w:rPr>
          <w:t>l’ambito degli interventi di cui al Titolo III</w:t>
        </w:r>
        <w:r w:rsidR="00154D35">
          <w:rPr>
            <w:sz w:val="22"/>
            <w:szCs w:val="22"/>
          </w:rPr>
          <w:t xml:space="preserve">, </w:t>
        </w:r>
      </w:ins>
      <w:ins w:id="37270" w:author="Visone Rossana (GSE)" w:date="2025-09-30T16:26:00Z" w16du:dateUtc="2025-09-30T14:26:00Z">
        <w:del w:id="37271" w:author="Visone Rossana (GSE)" w:date="2025-10-06T16:35:00Z" w16du:dateUtc="2025-10-06T14:35:00Z">
          <w:r w:rsidRPr="00D8783D" w:rsidDel="00154D35">
            <w:rPr>
              <w:sz w:val="22"/>
              <w:szCs w:val="22"/>
            </w:rPr>
            <w:delText xml:space="preserve"> </w:delText>
          </w:r>
        </w:del>
        <w:r w:rsidRPr="00D8783D">
          <w:rPr>
            <w:sz w:val="22"/>
            <w:szCs w:val="22"/>
          </w:rPr>
          <w:t xml:space="preserve">secondo quanto previsto </w:t>
        </w:r>
        <w:r>
          <w:rPr>
            <w:sz w:val="22"/>
            <w:szCs w:val="22"/>
          </w:rPr>
          <w:t>al</w:t>
        </w:r>
        <w:commentRangeStart w:id="37272"/>
        <w:r>
          <w:rPr>
            <w:sz w:val="22"/>
            <w:szCs w:val="22"/>
          </w:rPr>
          <w:t>l</w:t>
        </w:r>
        <w:r w:rsidRPr="00D8783D">
          <w:rPr>
            <w:sz w:val="22"/>
            <w:szCs w:val="22"/>
            <w:highlight w:val="yellow"/>
          </w:rPr>
          <w:t>’art. 8</w:t>
        </w:r>
        <w:commentRangeEnd w:id="37272"/>
        <w:r>
          <w:rPr>
            <w:rStyle w:val="Rimandocommento"/>
            <w:sz w:val="22"/>
            <w:szCs w:val="22"/>
          </w:rPr>
          <w:commentReference w:id="37272"/>
        </w:r>
      </w:ins>
      <w:ins w:id="37273" w:author="Visone Rossana (GSE)" w:date="2025-10-06T16:14:00Z" w16du:dateUtc="2025-10-06T14:14:00Z">
        <w:r w:rsidR="00594B5B">
          <w:rPr>
            <w:sz w:val="22"/>
            <w:szCs w:val="22"/>
          </w:rPr>
          <w:t>, comma 3,</w:t>
        </w:r>
      </w:ins>
      <w:ins w:id="37274" w:author="Visone Rossana (GSE)" w:date="2025-09-30T16:26:00Z" w16du:dateUtc="2025-09-30T14:26:00Z">
        <w:r>
          <w:rPr>
            <w:sz w:val="22"/>
            <w:szCs w:val="22"/>
          </w:rPr>
          <w:t xml:space="preserve"> </w:t>
        </w:r>
        <w:r w:rsidRPr="00D8783D">
          <w:rPr>
            <w:sz w:val="22"/>
            <w:szCs w:val="22"/>
          </w:rPr>
          <w:t>del Decreto</w:t>
        </w:r>
      </w:ins>
      <w:ins w:id="37275" w:author="Visone Rossana (GSE)" w:date="2025-10-06T16:35:00Z" w16du:dateUtc="2025-10-06T14:35:00Z">
        <w:r w:rsidR="00531C1B">
          <w:rPr>
            <w:sz w:val="22"/>
            <w:szCs w:val="22"/>
          </w:rPr>
          <w:t>,</w:t>
        </w:r>
      </w:ins>
      <w:ins w:id="37276" w:author="Visone Rossana (GSE)" w:date="2025-09-30T16:26:00Z" w16du:dateUtc="2025-09-30T14:26:00Z">
        <w:r w:rsidRPr="00D8783D">
          <w:rPr>
            <w:sz w:val="22"/>
            <w:szCs w:val="22"/>
          </w:rPr>
          <w:t xml:space="preserve"> possono essere destinati</w:t>
        </w:r>
        <w:del w:id="37277" w:author="Visone Rossana (GSE)" w:date="2025-10-06T16:35:00Z" w16du:dateUtc="2025-10-06T14:35:00Z">
          <w:r w:rsidRPr="00D8783D" w:rsidDel="00531C1B">
            <w:rPr>
              <w:sz w:val="22"/>
              <w:szCs w:val="22"/>
            </w:rPr>
            <w:delText>,</w:delText>
          </w:r>
        </w:del>
        <w:r w:rsidRPr="00D8783D">
          <w:rPr>
            <w:sz w:val="22"/>
            <w:szCs w:val="22"/>
          </w:rPr>
          <w:t xml:space="preserve"> oltre all’impiego prevalente per climatizzazione invernale</w:t>
        </w:r>
        <w:r w:rsidRPr="00D8783D">
          <w:rPr>
            <w:rFonts w:cs="Calibri"/>
            <w:bCs/>
            <w:iCs/>
            <w:sz w:val="22"/>
            <w:szCs w:val="22"/>
            <w:vertAlign w:val="superscript"/>
          </w:rPr>
          <w:footnoteReference w:id="38"/>
        </w:r>
        <w:r w:rsidRPr="00D8783D">
          <w:rPr>
            <w:sz w:val="22"/>
            <w:szCs w:val="22"/>
          </w:rPr>
          <w:t>, anche alla produzione di acqua calda sanitaria</w:t>
        </w:r>
        <w:r>
          <w:rPr>
            <w:sz w:val="22"/>
            <w:szCs w:val="22"/>
          </w:rPr>
          <w:t xml:space="preserve"> </w:t>
        </w:r>
        <w:r w:rsidRPr="00071DD3">
          <w:rPr>
            <w:sz w:val="22"/>
            <w:szCs w:val="22"/>
            <w:rPrChange w:id="37280" w:author="Visone Rossana (GSE)" w:date="2025-10-06T16:36:00Z" w16du:dateUtc="2025-10-06T14:36:00Z">
              <w:rPr>
                <w:sz w:val="22"/>
                <w:szCs w:val="22"/>
                <w:highlight w:val="cyan"/>
              </w:rPr>
            </w:rPrChange>
          </w:rPr>
          <w:t>e alla produzione di calore per processi industriali, artigianali, agricoli, per il riscaldamento di piscine o di componenti dei centri benessere.</w:t>
        </w:r>
        <w:commentRangeStart w:id="37281"/>
        <w:r w:rsidRPr="00071DD3">
          <w:rPr>
            <w:sz w:val="22"/>
            <w:szCs w:val="22"/>
          </w:rPr>
          <w:t xml:space="preserve"> </w:t>
        </w:r>
        <w:commentRangeStart w:id="37282"/>
        <w:r w:rsidRPr="00F30D17">
          <w:rPr>
            <w:sz w:val="22"/>
            <w:szCs w:val="22"/>
            <w:highlight w:val="yellow"/>
            <w:rPrChange w:id="37283" w:author="Visone Rossana (GSE)" w:date="2025-10-16T11:58:00Z" w16du:dateUtc="2025-10-16T09:58:00Z">
              <w:rPr>
                <w:sz w:val="22"/>
                <w:szCs w:val="22"/>
              </w:rPr>
            </w:rPrChange>
          </w:rPr>
          <w:t xml:space="preserve">Non sono invece ammessi </w:t>
        </w:r>
        <w:del w:id="37284" w:author="Visone Rossana (GSE)" w:date="2025-10-06T16:36:00Z" w16du:dateUtc="2025-10-06T14:36:00Z">
          <w:r w:rsidRPr="00F30D17" w:rsidDel="00071DD3">
            <w:rPr>
              <w:strike/>
              <w:sz w:val="22"/>
              <w:szCs w:val="22"/>
              <w:highlight w:val="yellow"/>
              <w:rPrChange w:id="37285" w:author="Visone Rossana (GSE)" w:date="2025-10-16T11:58:00Z" w16du:dateUtc="2025-10-16T09:58:00Z">
                <w:rPr>
                  <w:strike/>
                  <w:sz w:val="22"/>
                  <w:szCs w:val="22"/>
                </w:rPr>
              </w:rPrChange>
            </w:rPr>
            <w:delText>altri impieghi dell’energia termica,</w:delText>
          </w:r>
          <w:r w:rsidRPr="00F30D17" w:rsidDel="00071DD3">
            <w:rPr>
              <w:sz w:val="22"/>
              <w:szCs w:val="22"/>
              <w:highlight w:val="yellow"/>
              <w:rPrChange w:id="37286" w:author="Visone Rossana (GSE)" w:date="2025-10-16T11:58:00Z" w16du:dateUtc="2025-10-16T09:58:00Z">
                <w:rPr>
                  <w:sz w:val="22"/>
                  <w:szCs w:val="22"/>
                </w:rPr>
              </w:rPrChange>
            </w:rPr>
            <w:delText xml:space="preserve"> </w:delText>
          </w:r>
        </w:del>
        <w:r w:rsidRPr="00F30D17">
          <w:rPr>
            <w:sz w:val="22"/>
            <w:szCs w:val="22"/>
            <w:highlight w:val="yellow"/>
            <w:rPrChange w:id="37287" w:author="Visone Rossana (GSE)" w:date="2025-10-16T11:58:00Z" w16du:dateUtc="2025-10-16T09:58:00Z">
              <w:rPr>
                <w:sz w:val="22"/>
                <w:szCs w:val="22"/>
              </w:rPr>
            </w:rPrChange>
          </w:rPr>
          <w:t xml:space="preserve">la sola produzione di acqua calda sanitaria </w:t>
        </w:r>
        <w:r w:rsidRPr="00F30D17">
          <w:rPr>
            <w:sz w:val="22"/>
            <w:szCs w:val="22"/>
            <w:highlight w:val="yellow"/>
            <w:rPrChange w:id="37288" w:author="Visone Rossana (GSE)" w:date="2025-10-06T16:36:00Z" w16du:dateUtc="2025-10-06T14:36:00Z">
              <w:rPr>
                <w:sz w:val="22"/>
                <w:szCs w:val="22"/>
                <w:highlight w:val="cyan"/>
              </w:rPr>
            </w:rPrChange>
          </w:rPr>
          <w:t>o l’esclusiva produzione di calore di processo industriale o per gli altri impeghi richiamati.</w:t>
        </w:r>
        <w:r>
          <w:rPr>
            <w:sz w:val="22"/>
            <w:szCs w:val="22"/>
          </w:rPr>
          <w:t xml:space="preserve"> </w:t>
        </w:r>
        <w:r w:rsidRPr="00D8783D">
          <w:rPr>
            <w:sz w:val="22"/>
            <w:szCs w:val="22"/>
          </w:rPr>
          <w:t xml:space="preserve"> </w:t>
        </w:r>
      </w:ins>
      <w:commentRangeEnd w:id="37282"/>
      <w:r w:rsidR="006B0650" w:rsidRPr="00D8783D">
        <w:rPr>
          <w:rStyle w:val="Rimandocommento"/>
          <w:sz w:val="22"/>
          <w:szCs w:val="22"/>
        </w:rPr>
        <w:commentReference w:id="37282"/>
      </w:r>
      <w:commentRangeEnd w:id="37281"/>
      <w:r w:rsidR="002A537A" w:rsidRPr="00D8783D">
        <w:rPr>
          <w:rStyle w:val="Rimandocommento"/>
          <w:sz w:val="22"/>
          <w:szCs w:val="22"/>
        </w:rPr>
        <w:commentReference w:id="37281"/>
      </w:r>
    </w:p>
    <w:p w14:paraId="3A8773D2" w14:textId="77777777" w:rsidR="00C83DC0" w:rsidRPr="00D8783D" w:rsidDel="00071DD3" w:rsidRDefault="00C83DC0" w:rsidP="00C83DC0">
      <w:pPr>
        <w:spacing w:after="120" w:line="276" w:lineRule="auto"/>
        <w:jc w:val="both"/>
        <w:rPr>
          <w:ins w:id="37291" w:author="Visone Rossana (GSE)" w:date="2025-09-30T16:26:00Z" w16du:dateUtc="2025-09-30T14:26:00Z"/>
          <w:del w:id="37292" w:author="Visone Rossana (GSE)" w:date="2025-10-06T16:36:00Z" w16du:dateUtc="2025-10-06T14:36:00Z"/>
          <w:strike/>
          <w:sz w:val="22"/>
          <w:szCs w:val="22"/>
        </w:rPr>
      </w:pPr>
      <w:commentRangeStart w:id="37293"/>
      <w:ins w:id="37294" w:author="Visone Rossana (GSE)" w:date="2025-09-30T16:26:00Z" w16du:dateUtc="2025-09-30T14:26:00Z">
        <w:del w:id="37295" w:author="Visone Rossana (GSE)" w:date="2025-10-06T16:36:00Z" w16du:dateUtc="2025-10-06T14:36:00Z">
          <w:r w:rsidRPr="00D8783D" w:rsidDel="00071DD3">
            <w:rPr>
              <w:strike/>
              <w:sz w:val="22"/>
              <w:szCs w:val="22"/>
            </w:rPr>
            <w:delText xml:space="preserve">In merito, per interventi realizzati su impianti sportivi quali “piscine”, lo specifico impiego per il riscaldamento dell’acqua della piscina o componenti dei centri benessere è assimilabile alla produzione di acqua calda sanitaria. </w:delText>
          </w:r>
          <w:commentRangeEnd w:id="37293"/>
          <w:r w:rsidRPr="00D8783D" w:rsidDel="00071DD3">
            <w:rPr>
              <w:rStyle w:val="Rimandocommento"/>
              <w:strike/>
              <w:sz w:val="22"/>
              <w:szCs w:val="22"/>
            </w:rPr>
            <w:commentReference w:id="37293"/>
          </w:r>
        </w:del>
      </w:ins>
    </w:p>
    <w:p w14:paraId="66F0A57B" w14:textId="79C65CFA" w:rsidR="006F01E8" w:rsidRPr="00D8783D" w:rsidRDefault="006F01E8" w:rsidP="006F01E8">
      <w:pPr>
        <w:spacing w:after="120" w:line="276" w:lineRule="auto"/>
        <w:jc w:val="both"/>
        <w:rPr>
          <w:ins w:id="37296" w:author="Visone Rossana (GSE)" w:date="2025-09-30T16:23:00Z" w16du:dateUtc="2025-09-30T14:23:00Z"/>
          <w:sz w:val="22"/>
          <w:szCs w:val="22"/>
        </w:rPr>
      </w:pPr>
      <w:ins w:id="37297" w:author="Visone Rossana (GSE)" w:date="2025-09-30T16:23:00Z" w16du:dateUtc="2025-09-30T14:23:00Z">
        <w:r w:rsidRPr="00D8783D">
          <w:rPr>
            <w:sz w:val="22"/>
            <w:szCs w:val="22"/>
          </w:rPr>
          <w:t xml:space="preserve">Pertanto, al fine della verifica del rispetto dell’impiego prevalente per la climatizzazione invernale dell’impianto, le richieste di incentivo per gli interventi, </w:t>
        </w:r>
        <w:commentRangeStart w:id="37298"/>
        <w:r w:rsidRPr="00E92BDF">
          <w:rPr>
            <w:sz w:val="22"/>
            <w:szCs w:val="22"/>
            <w:highlight w:val="yellow"/>
            <w:rPrChange w:id="37299" w:author="Visone Rossana (GSE)" w:date="2025-10-06T16:28:00Z" w16du:dateUtc="2025-10-06T14:28:00Z">
              <w:rPr>
                <w:sz w:val="22"/>
                <w:szCs w:val="22"/>
              </w:rPr>
            </w:rPrChange>
          </w:rPr>
          <w:t>I</w:t>
        </w:r>
        <w:commentRangeStart w:id="37300"/>
        <w:r w:rsidRPr="00E92BDF">
          <w:rPr>
            <w:sz w:val="22"/>
            <w:szCs w:val="22"/>
            <w:highlight w:val="yellow"/>
          </w:rPr>
          <w:t>II.A), III.B), III.C)</w:t>
        </w:r>
        <w:commentRangeEnd w:id="37298"/>
        <w:r w:rsidRPr="00E92BDF">
          <w:rPr>
            <w:rStyle w:val="Rimandocommento"/>
            <w:sz w:val="22"/>
            <w:szCs w:val="22"/>
            <w:highlight w:val="yellow"/>
            <w:rPrChange w:id="37301" w:author="Visone Rossana (GSE)" w:date="2025-10-06T16:28:00Z" w16du:dateUtc="2025-10-06T14:28:00Z">
              <w:rPr>
                <w:rStyle w:val="Rimandocommento"/>
                <w:sz w:val="22"/>
                <w:szCs w:val="22"/>
              </w:rPr>
            </w:rPrChange>
          </w:rPr>
          <w:commentReference w:id="37298"/>
        </w:r>
      </w:ins>
      <w:ins w:id="37302" w:author="Visone Rossana (GSE)" w:date="2025-10-06T16:27:00Z" w16du:dateUtc="2025-10-06T14:27:00Z">
        <w:r w:rsidR="001D4C7D" w:rsidRPr="00E92BDF">
          <w:rPr>
            <w:sz w:val="22"/>
            <w:szCs w:val="22"/>
            <w:highlight w:val="yellow"/>
            <w:rPrChange w:id="37303" w:author="Visone Rossana (GSE)" w:date="2025-10-06T16:28:00Z" w16du:dateUtc="2025-10-06T14:28:00Z">
              <w:rPr>
                <w:sz w:val="22"/>
                <w:szCs w:val="22"/>
              </w:rPr>
            </w:rPrChange>
          </w:rPr>
          <w:t xml:space="preserve">, </w:t>
        </w:r>
      </w:ins>
      <w:ins w:id="37304" w:author="Visone Rossana (GSE)" w:date="2025-10-06T16:28:00Z" w16du:dateUtc="2025-10-06T14:28:00Z">
        <w:r w:rsidR="009C14B1" w:rsidRPr="00E92BDF">
          <w:rPr>
            <w:sz w:val="22"/>
            <w:szCs w:val="22"/>
            <w:highlight w:val="yellow"/>
            <w:rPrChange w:id="37305" w:author="Visone Rossana (GSE)" w:date="2025-10-06T16:28:00Z" w16du:dateUtc="2025-10-06T14:28:00Z">
              <w:rPr>
                <w:sz w:val="22"/>
                <w:szCs w:val="22"/>
              </w:rPr>
            </w:rPrChange>
          </w:rPr>
          <w:t>III.F), III.G)</w:t>
        </w:r>
      </w:ins>
      <w:commentRangeEnd w:id="37300"/>
      <w:r w:rsidR="006E286D" w:rsidRPr="00D8783D">
        <w:rPr>
          <w:rStyle w:val="Rimandocommento"/>
          <w:sz w:val="22"/>
          <w:szCs w:val="22"/>
        </w:rPr>
        <w:commentReference w:id="37300"/>
      </w:r>
      <w:ins w:id="37306" w:author="Visone Rossana (GSE)" w:date="2025-09-30T16:23:00Z" w16du:dateUtc="2025-09-30T14:23:00Z">
        <w:r w:rsidRPr="00D8783D">
          <w:rPr>
            <w:sz w:val="22"/>
            <w:szCs w:val="22"/>
          </w:rPr>
          <w:t xml:space="preserve"> andranno corredate da una relazione tecnica progettuale, firmata dal tecnico abilitato, recante:</w:t>
        </w:r>
      </w:ins>
    </w:p>
    <w:p w14:paraId="39095E2A" w14:textId="77777777" w:rsidR="006F01E8" w:rsidRPr="00D8783D" w:rsidRDefault="006F01E8" w:rsidP="006F01E8">
      <w:pPr>
        <w:pStyle w:val="Paragrafoelenco"/>
        <w:numPr>
          <w:ilvl w:val="0"/>
          <w:numId w:val="172"/>
        </w:numPr>
        <w:spacing w:after="120" w:line="276" w:lineRule="auto"/>
        <w:ind w:left="567"/>
        <w:jc w:val="both"/>
        <w:rPr>
          <w:ins w:id="37307" w:author="Visone Rossana (GSE)" w:date="2025-09-30T16:23:00Z" w16du:dateUtc="2025-09-30T14:23:00Z"/>
          <w:sz w:val="22"/>
          <w:szCs w:val="22"/>
        </w:rPr>
      </w:pPr>
      <w:ins w:id="37308" w:author="Visone Rossana (GSE)" w:date="2025-09-30T16:23:00Z" w16du:dateUtc="2025-09-30T14:23:00Z">
        <w:r w:rsidRPr="00D8783D">
          <w:rPr>
            <w:sz w:val="22"/>
            <w:szCs w:val="22"/>
          </w:rPr>
          <w:t>i carichi termici (kW</w:t>
        </w:r>
        <w:r w:rsidRPr="00D8783D">
          <w:rPr>
            <w:sz w:val="22"/>
            <w:szCs w:val="22"/>
            <w:vertAlign w:val="subscript"/>
          </w:rPr>
          <w:t>t</w:t>
        </w:r>
        <w:r w:rsidRPr="00D8783D">
          <w:rPr>
            <w:sz w:val="22"/>
            <w:szCs w:val="22"/>
          </w:rPr>
          <w:t>) relativi, rispettivamente, ad acqua calda sanitaria</w:t>
        </w:r>
        <w:r>
          <w:rPr>
            <w:sz w:val="22"/>
            <w:szCs w:val="22"/>
          </w:rPr>
          <w:t xml:space="preserve">, </w:t>
        </w:r>
        <w:r w:rsidRPr="00D8783D">
          <w:rPr>
            <w:strike/>
            <w:sz w:val="22"/>
            <w:szCs w:val="22"/>
            <w:highlight w:val="cyan"/>
          </w:rPr>
          <w:t>e</w:t>
        </w:r>
        <w:r w:rsidRPr="00D8783D">
          <w:rPr>
            <w:sz w:val="22"/>
            <w:szCs w:val="22"/>
          </w:rPr>
          <w:t xml:space="preserve"> riscaldamento</w:t>
        </w:r>
        <w:r>
          <w:rPr>
            <w:sz w:val="22"/>
            <w:szCs w:val="22"/>
          </w:rPr>
          <w:t xml:space="preserve"> e ad altri impieghi </w:t>
        </w:r>
        <w:r w:rsidRPr="00D8783D">
          <w:rPr>
            <w:sz w:val="22"/>
            <w:szCs w:val="22"/>
            <w:highlight w:val="cyan"/>
          </w:rPr>
          <w:t>di calore di processo</w:t>
        </w:r>
        <w:r w:rsidRPr="00D8783D">
          <w:rPr>
            <w:sz w:val="22"/>
            <w:szCs w:val="22"/>
          </w:rPr>
          <w:t>, risultanti da una relazione di calcolo termotecnico, e i contributi, in termini di potenza impiegata, di ogni singolo generatore ai suddetti carichi termici;</w:t>
        </w:r>
      </w:ins>
    </w:p>
    <w:p w14:paraId="376E3C1D" w14:textId="77777777" w:rsidR="006F01E8" w:rsidRPr="00D8783D" w:rsidRDefault="006F01E8" w:rsidP="006F01E8">
      <w:pPr>
        <w:pStyle w:val="Paragrafoelenco"/>
        <w:numPr>
          <w:ilvl w:val="0"/>
          <w:numId w:val="172"/>
        </w:numPr>
        <w:spacing w:after="120" w:line="276" w:lineRule="auto"/>
        <w:ind w:left="567"/>
        <w:jc w:val="both"/>
        <w:rPr>
          <w:ins w:id="37309" w:author="Visone Rossana (GSE)" w:date="2025-09-30T16:23:00Z" w16du:dateUtc="2025-09-30T14:23:00Z"/>
          <w:sz w:val="22"/>
          <w:szCs w:val="22"/>
        </w:rPr>
      </w:pPr>
      <w:ins w:id="37310" w:author="Visone Rossana (GSE)" w:date="2025-09-30T16:23:00Z" w16du:dateUtc="2025-09-30T14:23:00Z">
        <w:r w:rsidRPr="00D8783D">
          <w:rPr>
            <w:sz w:val="22"/>
            <w:szCs w:val="22"/>
          </w:rPr>
          <w:t>la relativa percentuale (%) di copertura dei suddetti carichi termici rispetto alla potenza di progetto del generatore, individuando inoltre la relativa utenza servita.</w:t>
        </w:r>
      </w:ins>
    </w:p>
    <w:p w14:paraId="1B04E99F" w14:textId="0A91288E" w:rsidR="006F01E8" w:rsidRPr="00D8783D" w:rsidRDefault="006F01E8" w:rsidP="006F01E8">
      <w:pPr>
        <w:spacing w:after="120" w:line="276" w:lineRule="auto"/>
        <w:jc w:val="both"/>
        <w:rPr>
          <w:ins w:id="37311" w:author="Visone Rossana (GSE)" w:date="2025-09-30T16:23:00Z" w16du:dateUtc="2025-09-30T14:23:00Z"/>
          <w:sz w:val="22"/>
          <w:szCs w:val="22"/>
        </w:rPr>
      </w:pPr>
      <w:commentRangeStart w:id="37312"/>
      <w:ins w:id="37313" w:author="Visone Rossana (GSE)" w:date="2025-09-30T16:23:00Z" w16du:dateUtc="2025-09-30T14:23:00Z">
        <w:del w:id="37314" w:author="Visone Rossana (GSE)" w:date="2025-10-06T16:37:00Z" w16du:dateUtc="2025-10-06T14:37:00Z">
          <w:r w:rsidRPr="00D8783D" w:rsidDel="00583B54">
            <w:rPr>
              <w:sz w:val="22"/>
              <w:szCs w:val="22"/>
            </w:rPr>
            <w:delText xml:space="preserve"> </w:delText>
          </w:r>
        </w:del>
        <w:r w:rsidRPr="00583B54">
          <w:rPr>
            <w:sz w:val="22"/>
            <w:szCs w:val="22"/>
            <w:highlight w:val="yellow"/>
            <w:rPrChange w:id="37315" w:author="Visone Rossana (GSE)" w:date="2025-10-06T16:37:00Z" w16du:dateUtc="2025-10-06T14:37:00Z">
              <w:rPr>
                <w:sz w:val="22"/>
                <w:szCs w:val="22"/>
              </w:rPr>
            </w:rPrChange>
          </w:rPr>
          <w:t>Si precisa che tale tipologia di interventi è ammissibile solo nei casi in cui non vi sia una modifica delle utenze servite, in riscaldamento</w:t>
        </w:r>
      </w:ins>
      <w:ins w:id="37316" w:author="Visone Rossana (GSE)" w:date="2025-10-06T16:37:00Z" w16du:dateUtc="2025-10-06T14:37:00Z">
        <w:r w:rsidR="00C77BCF">
          <w:rPr>
            <w:sz w:val="22"/>
            <w:szCs w:val="22"/>
            <w:highlight w:val="yellow"/>
          </w:rPr>
          <w:t>/</w:t>
        </w:r>
      </w:ins>
      <w:ins w:id="37317" w:author="Visone Rossana (GSE)" w:date="2025-09-30T16:23:00Z" w16du:dateUtc="2025-09-30T14:23:00Z">
        <w:del w:id="37318" w:author="Visone Rossana (GSE)" w:date="2025-10-06T16:37:00Z" w16du:dateUtc="2025-10-06T14:37:00Z">
          <w:r w:rsidRPr="00583B54" w:rsidDel="00C77BCF">
            <w:rPr>
              <w:sz w:val="22"/>
              <w:szCs w:val="22"/>
              <w:highlight w:val="yellow"/>
              <w:rPrChange w:id="37319" w:author="Visone Rossana (GSE)" w:date="2025-10-06T16:37:00Z" w16du:dateUtc="2025-10-06T14:37:00Z">
                <w:rPr>
                  <w:sz w:val="22"/>
                  <w:szCs w:val="22"/>
                </w:rPr>
              </w:rPrChange>
            </w:rPr>
            <w:delText xml:space="preserve"> e </w:delText>
          </w:r>
        </w:del>
        <w:r w:rsidRPr="00583B54">
          <w:rPr>
            <w:sz w:val="22"/>
            <w:szCs w:val="22"/>
            <w:highlight w:val="yellow"/>
            <w:rPrChange w:id="37320" w:author="Visone Rossana (GSE)" w:date="2025-10-06T16:37:00Z" w16du:dateUtc="2025-10-06T14:37:00Z">
              <w:rPr>
                <w:sz w:val="22"/>
                <w:szCs w:val="22"/>
              </w:rPr>
            </w:rPrChange>
          </w:rPr>
          <w:t>per la produzione di acqua calda sanitaria</w:t>
        </w:r>
      </w:ins>
      <w:ins w:id="37321" w:author="Visone Rossana (GSE)" w:date="2025-10-06T16:37:00Z" w16du:dateUtc="2025-10-06T14:37:00Z">
        <w:r w:rsidR="00C77BCF">
          <w:rPr>
            <w:sz w:val="22"/>
            <w:szCs w:val="22"/>
            <w:highlight w:val="yellow"/>
          </w:rPr>
          <w:t>/calore di processo</w:t>
        </w:r>
      </w:ins>
      <w:ins w:id="37322" w:author="Visone Rossana (GSE)" w:date="2025-09-30T16:23:00Z" w16du:dateUtc="2025-09-30T14:23:00Z">
        <w:r w:rsidRPr="00583B54">
          <w:rPr>
            <w:sz w:val="22"/>
            <w:szCs w:val="22"/>
            <w:highlight w:val="yellow"/>
            <w:rPrChange w:id="37323" w:author="Visone Rossana (GSE)" w:date="2025-10-06T16:37:00Z" w16du:dateUtc="2025-10-06T14:37:00Z">
              <w:rPr>
                <w:sz w:val="22"/>
                <w:szCs w:val="22"/>
              </w:rPr>
            </w:rPrChange>
          </w:rPr>
          <w:t xml:space="preserve">, tra la configurazione </w:t>
        </w:r>
        <w:r w:rsidRPr="00583B54">
          <w:rPr>
            <w:i/>
            <w:iCs/>
            <w:sz w:val="22"/>
            <w:szCs w:val="22"/>
            <w:highlight w:val="yellow"/>
            <w:rPrChange w:id="37324" w:author="Visone Rossana (GSE)" w:date="2025-10-06T16:37:00Z" w16du:dateUtc="2025-10-06T14:37:00Z">
              <w:rPr>
                <w:i/>
                <w:iCs/>
                <w:sz w:val="22"/>
                <w:szCs w:val="22"/>
              </w:rPr>
            </w:rPrChange>
          </w:rPr>
          <w:t>ante operam</w:t>
        </w:r>
        <w:r w:rsidRPr="00583B54">
          <w:rPr>
            <w:sz w:val="22"/>
            <w:szCs w:val="22"/>
            <w:highlight w:val="yellow"/>
            <w:rPrChange w:id="37325" w:author="Visone Rossana (GSE)" w:date="2025-10-06T16:37:00Z" w16du:dateUtc="2025-10-06T14:37:00Z">
              <w:rPr>
                <w:sz w:val="22"/>
                <w:szCs w:val="22"/>
              </w:rPr>
            </w:rPrChange>
          </w:rPr>
          <w:t xml:space="preserve"> e </w:t>
        </w:r>
        <w:r w:rsidRPr="00583B54">
          <w:rPr>
            <w:i/>
            <w:iCs/>
            <w:sz w:val="22"/>
            <w:szCs w:val="22"/>
            <w:highlight w:val="yellow"/>
            <w:rPrChange w:id="37326" w:author="Visone Rossana (GSE)" w:date="2025-10-06T16:37:00Z" w16du:dateUtc="2025-10-06T14:37:00Z">
              <w:rPr>
                <w:i/>
                <w:iCs/>
                <w:sz w:val="22"/>
                <w:szCs w:val="22"/>
              </w:rPr>
            </w:rPrChange>
          </w:rPr>
          <w:t>post operam</w:t>
        </w:r>
        <w:r w:rsidRPr="00583B54">
          <w:rPr>
            <w:sz w:val="22"/>
            <w:szCs w:val="22"/>
            <w:highlight w:val="yellow"/>
            <w:rPrChange w:id="37327" w:author="Visone Rossana (GSE)" w:date="2025-10-06T16:37:00Z" w16du:dateUtc="2025-10-06T14:37:00Z">
              <w:rPr>
                <w:sz w:val="22"/>
                <w:szCs w:val="22"/>
              </w:rPr>
            </w:rPrChange>
          </w:rPr>
          <w:t>.</w:t>
        </w:r>
      </w:ins>
      <w:commentRangeEnd w:id="37312"/>
      <w:r w:rsidR="008A5200" w:rsidRPr="00D8783D">
        <w:rPr>
          <w:rStyle w:val="Rimandocommento"/>
          <w:sz w:val="22"/>
          <w:szCs w:val="22"/>
        </w:rPr>
        <w:commentReference w:id="37312"/>
      </w:r>
    </w:p>
    <w:p w14:paraId="718A33D1" w14:textId="6B569CC5" w:rsidR="003B377F" w:rsidRPr="004A1A25" w:rsidDel="000244BD" w:rsidRDefault="003B377F">
      <w:pPr>
        <w:spacing w:after="120" w:line="276" w:lineRule="auto"/>
        <w:jc w:val="both"/>
        <w:rPr>
          <w:ins w:id="37329" w:author="Visone Rossana (GSE)" w:date="2025-09-29T12:50:00Z" w16du:dateUtc="2025-09-29T10:50:00Z"/>
          <w:del w:id="37330" w:author="Visone Rossana (GSE)" w:date="2025-09-30T16:15:00Z" w16du:dateUtc="2025-09-30T14:15:00Z"/>
          <w:rFonts w:cstheme="minorHAnsi"/>
          <w:sz w:val="22"/>
          <w:szCs w:val="22"/>
          <w:rPrChange w:id="37331" w:author="Visone Rossana (GSE)" w:date="2025-09-29T12:50:00Z" w16du:dateUtc="2025-09-29T10:50:00Z">
            <w:rPr>
              <w:ins w:id="37332" w:author="Visone Rossana (GSE)" w:date="2025-09-29T12:50:00Z" w16du:dateUtc="2025-09-29T10:50:00Z"/>
              <w:del w:id="37333" w:author="Visone Rossana (GSE)" w:date="2025-09-30T16:15:00Z" w16du:dateUtc="2025-09-30T14:15:00Z"/>
              <w:rFonts w:cstheme="minorHAnsi"/>
            </w:rPr>
          </w:rPrChange>
        </w:rPr>
        <w:pPrChange w:id="37334" w:author="Visone Rossana (GSE)" w:date="2025-09-29T12:50:00Z" w16du:dateUtc="2025-09-29T10:50:00Z">
          <w:pPr>
            <w:spacing w:after="120"/>
            <w:jc w:val="both"/>
          </w:pPr>
        </w:pPrChange>
      </w:pPr>
    </w:p>
    <w:p w14:paraId="63EC16BB" w14:textId="5E35E6F1" w:rsidR="000244BD" w:rsidDel="006E286D" w:rsidRDefault="000244BD" w:rsidP="004A1A25">
      <w:pPr>
        <w:spacing w:after="120" w:line="276" w:lineRule="auto"/>
        <w:jc w:val="both"/>
        <w:rPr>
          <w:ins w:id="37335" w:author="Visone Rossana (GSE)" w:date="2025-09-30T16:15:00Z" w16du:dateUtc="2025-09-30T14:15:00Z"/>
          <w:del w:id="37336" w:author="Visone Rossana (GSE)" w:date="2025-10-06T16:30:00Z" w16du:dateUtc="2025-10-06T14:30:00Z"/>
          <w:rFonts w:cstheme="minorHAnsi"/>
          <w:b/>
          <w:bCs/>
          <w:sz w:val="22"/>
          <w:szCs w:val="22"/>
        </w:rPr>
      </w:pPr>
    </w:p>
    <w:p w14:paraId="36BE2F53" w14:textId="3A497967" w:rsidR="000244BD" w:rsidDel="006E286D" w:rsidRDefault="000244BD" w:rsidP="004A1A25">
      <w:pPr>
        <w:spacing w:after="120" w:line="276" w:lineRule="auto"/>
        <w:jc w:val="both"/>
        <w:rPr>
          <w:ins w:id="37337" w:author="Visone Rossana (GSE)" w:date="2025-09-30T16:15:00Z" w16du:dateUtc="2025-09-30T14:15:00Z"/>
          <w:del w:id="37338" w:author="Visone Rossana (GSE)" w:date="2025-10-06T16:30:00Z" w16du:dateUtc="2025-10-06T14:30:00Z"/>
          <w:rFonts w:cstheme="minorHAnsi"/>
          <w:b/>
          <w:bCs/>
          <w:sz w:val="22"/>
          <w:szCs w:val="22"/>
        </w:rPr>
      </w:pPr>
    </w:p>
    <w:p w14:paraId="274464B5" w14:textId="054D84A6" w:rsidR="000244BD" w:rsidDel="006E286D" w:rsidRDefault="000244BD" w:rsidP="004A1A25">
      <w:pPr>
        <w:spacing w:after="120" w:line="276" w:lineRule="auto"/>
        <w:jc w:val="both"/>
        <w:rPr>
          <w:ins w:id="37339" w:author="Visone Rossana (GSE)" w:date="2025-09-30T16:15:00Z" w16du:dateUtc="2025-09-30T14:15:00Z"/>
          <w:del w:id="37340" w:author="Visone Rossana (GSE)" w:date="2025-10-06T16:30:00Z" w16du:dateUtc="2025-10-06T14:30:00Z"/>
          <w:rFonts w:cstheme="minorHAnsi"/>
          <w:b/>
          <w:bCs/>
          <w:sz w:val="22"/>
          <w:szCs w:val="22"/>
        </w:rPr>
      </w:pPr>
    </w:p>
    <w:p w14:paraId="558A58E0" w14:textId="29E41B67" w:rsidR="000244BD" w:rsidDel="006E286D" w:rsidRDefault="000244BD" w:rsidP="004A1A25">
      <w:pPr>
        <w:spacing w:after="120" w:line="276" w:lineRule="auto"/>
        <w:jc w:val="both"/>
        <w:rPr>
          <w:ins w:id="37341" w:author="Visone Rossana (GSE)" w:date="2025-09-30T16:15:00Z" w16du:dateUtc="2025-09-30T14:15:00Z"/>
          <w:del w:id="37342" w:author="Visone Rossana (GSE)" w:date="2025-10-06T16:30:00Z" w16du:dateUtc="2025-10-06T14:30:00Z"/>
          <w:rFonts w:cstheme="minorHAnsi"/>
          <w:b/>
          <w:bCs/>
          <w:sz w:val="22"/>
          <w:szCs w:val="22"/>
        </w:rPr>
      </w:pPr>
    </w:p>
    <w:p w14:paraId="5234949E" w14:textId="2D5BDC09" w:rsidR="000244BD" w:rsidDel="006E286D" w:rsidRDefault="000244BD" w:rsidP="004A1A25">
      <w:pPr>
        <w:spacing w:after="120" w:line="276" w:lineRule="auto"/>
        <w:jc w:val="both"/>
        <w:rPr>
          <w:ins w:id="37343" w:author="Visone Rossana (GSE)" w:date="2025-09-30T16:15:00Z" w16du:dateUtc="2025-09-30T14:15:00Z"/>
          <w:del w:id="37344" w:author="Visone Rossana (GSE)" w:date="2025-10-06T16:30:00Z" w16du:dateUtc="2025-10-06T14:30:00Z"/>
          <w:rFonts w:cstheme="minorHAnsi"/>
          <w:b/>
          <w:bCs/>
          <w:sz w:val="22"/>
          <w:szCs w:val="22"/>
        </w:rPr>
      </w:pPr>
    </w:p>
    <w:p w14:paraId="2F554DC7" w14:textId="3CAEFF85" w:rsidR="000244BD" w:rsidDel="006E286D" w:rsidRDefault="000244BD" w:rsidP="004A1A25">
      <w:pPr>
        <w:spacing w:after="120" w:line="276" w:lineRule="auto"/>
        <w:jc w:val="both"/>
        <w:rPr>
          <w:ins w:id="37345" w:author="Visone Rossana (GSE)" w:date="2025-09-30T16:15:00Z" w16du:dateUtc="2025-09-30T14:15:00Z"/>
          <w:del w:id="37346" w:author="Visone Rossana (GSE)" w:date="2025-10-06T16:30:00Z" w16du:dateUtc="2025-10-06T14:30:00Z"/>
          <w:rFonts w:cstheme="minorHAnsi"/>
          <w:b/>
          <w:bCs/>
          <w:sz w:val="22"/>
          <w:szCs w:val="22"/>
        </w:rPr>
      </w:pPr>
    </w:p>
    <w:p w14:paraId="542D67DC" w14:textId="463661DE" w:rsidR="0019612C" w:rsidRPr="0019612C" w:rsidRDefault="0019612C" w:rsidP="004A1A25">
      <w:pPr>
        <w:spacing w:after="120" w:line="276" w:lineRule="auto"/>
        <w:jc w:val="both"/>
        <w:rPr>
          <w:ins w:id="37347" w:author="Visone Rossana (GSE)" w:date="2025-09-29T13:15:00Z" w16du:dateUtc="2025-09-29T11:15:00Z"/>
          <w:rFonts w:cstheme="minorHAnsi"/>
          <w:b/>
          <w:bCs/>
          <w:sz w:val="22"/>
          <w:szCs w:val="22"/>
          <w:rPrChange w:id="37348" w:author="Visone Rossana (GSE)" w:date="2025-09-29T13:15:00Z" w16du:dateUtc="2025-09-29T11:15:00Z">
            <w:rPr>
              <w:ins w:id="37349" w:author="Visone Rossana (GSE)" w:date="2025-09-29T13:15:00Z" w16du:dateUtc="2025-09-29T11:15:00Z"/>
              <w:rFonts w:cstheme="minorHAnsi"/>
              <w:sz w:val="22"/>
              <w:szCs w:val="22"/>
            </w:rPr>
          </w:rPrChange>
        </w:rPr>
      </w:pPr>
      <w:ins w:id="37350" w:author="Visone Rossana (GSE)" w:date="2025-09-29T13:15:00Z" w16du:dateUtc="2025-09-29T11:15:00Z">
        <w:r w:rsidRPr="0019612C">
          <w:rPr>
            <w:rFonts w:cstheme="minorHAnsi"/>
            <w:b/>
            <w:bCs/>
            <w:sz w:val="22"/>
            <w:szCs w:val="22"/>
            <w:rPrChange w:id="37351" w:author="Visone Rossana (GSE)" w:date="2025-09-29T13:15:00Z" w16du:dateUtc="2025-09-29T11:15:00Z">
              <w:rPr>
                <w:rFonts w:cstheme="minorHAnsi"/>
                <w:sz w:val="22"/>
                <w:szCs w:val="22"/>
              </w:rPr>
            </w:rPrChange>
          </w:rPr>
          <w:t>Smaltimento</w:t>
        </w:r>
      </w:ins>
      <w:ins w:id="37352" w:author="Visone Rossana (GSE)" w:date="2025-09-29T13:30:00Z" w16du:dateUtc="2025-09-29T11:30:00Z">
        <w:r w:rsidR="00A13001">
          <w:rPr>
            <w:rFonts w:cstheme="minorHAnsi"/>
            <w:b/>
            <w:bCs/>
            <w:sz w:val="22"/>
            <w:szCs w:val="22"/>
          </w:rPr>
          <w:t xml:space="preserve"> del generatore preesistente</w:t>
        </w:r>
      </w:ins>
    </w:p>
    <w:p w14:paraId="32B8D678" w14:textId="14D0C9F8" w:rsidR="006F01E8" w:rsidRDefault="0062640B">
      <w:pPr>
        <w:spacing w:after="120" w:line="276" w:lineRule="auto"/>
        <w:jc w:val="both"/>
        <w:rPr>
          <w:ins w:id="37353" w:author="Visone Rossana (GSE)" w:date="2025-09-30T16:21:00Z" w16du:dateUtc="2025-09-30T14:21:00Z"/>
          <w:rFonts w:cstheme="minorHAnsi"/>
          <w:sz w:val="22"/>
          <w:szCs w:val="22"/>
        </w:rPr>
      </w:pPr>
      <w:ins w:id="37354" w:author="Visone Rossana (GSE)" w:date="2025-09-30T16:21:00Z" w16du:dateUtc="2025-09-30T14:21:00Z">
        <w:del w:id="37355" w:author="Visone Rossana (GSE)" w:date="2025-10-11T16:05:00Z" w16du:dateUtc="2025-10-11T14:05:00Z">
          <w:r w:rsidDel="00DD41DE">
            <w:rPr>
              <w:rFonts w:cstheme="minorHAnsi"/>
              <w:sz w:val="22"/>
              <w:szCs w:val="22"/>
            </w:rPr>
            <w:delText>E’</w:delText>
          </w:r>
        </w:del>
      </w:ins>
      <w:ins w:id="37356" w:author="Visone Rossana (GSE)" w:date="2025-10-11T16:05:00Z" w16du:dateUtc="2025-10-11T14:05:00Z">
        <w:r w:rsidR="00DD41DE">
          <w:rPr>
            <w:rFonts w:cstheme="minorHAnsi"/>
            <w:sz w:val="22"/>
            <w:szCs w:val="22"/>
          </w:rPr>
          <w:t>È</w:t>
        </w:r>
      </w:ins>
      <w:ins w:id="37357" w:author="Visone Rossana (GSE)" w:date="2025-09-30T16:21:00Z" w16du:dateUtc="2025-09-30T14:21:00Z">
        <w:r>
          <w:rPr>
            <w:rFonts w:cstheme="minorHAnsi"/>
            <w:sz w:val="22"/>
            <w:szCs w:val="22"/>
          </w:rPr>
          <w:t xml:space="preserve"> in capo al Soggetto Responsabile </w:t>
        </w:r>
        <w:r w:rsidR="004448B0">
          <w:rPr>
            <w:rFonts w:cstheme="minorHAnsi"/>
            <w:sz w:val="22"/>
            <w:szCs w:val="22"/>
          </w:rPr>
          <w:t>il corretto smaltimento del generatore preesistente,</w:t>
        </w:r>
        <w:r w:rsidR="006F01E8">
          <w:rPr>
            <w:rFonts w:cstheme="minorHAnsi"/>
            <w:sz w:val="22"/>
            <w:szCs w:val="22"/>
          </w:rPr>
          <w:t xml:space="preserve"> nel rispetto della normativa di settore vigente.</w:t>
        </w:r>
        <w:r w:rsidR="004448B0">
          <w:rPr>
            <w:rFonts w:cstheme="minorHAnsi"/>
            <w:sz w:val="22"/>
            <w:szCs w:val="22"/>
          </w:rPr>
          <w:t xml:space="preserve"> </w:t>
        </w:r>
      </w:ins>
    </w:p>
    <w:p w14:paraId="286A3585" w14:textId="0BE682F5" w:rsidR="004A1A25" w:rsidRPr="004A1A25" w:rsidRDefault="004A1A25">
      <w:pPr>
        <w:spacing w:after="120" w:line="276" w:lineRule="auto"/>
        <w:jc w:val="both"/>
        <w:rPr>
          <w:ins w:id="37358" w:author="Visone Rossana (GSE)" w:date="2025-09-29T12:50:00Z" w16du:dateUtc="2025-09-29T10:50:00Z"/>
          <w:rFonts w:cstheme="minorHAnsi"/>
          <w:sz w:val="22"/>
          <w:szCs w:val="22"/>
          <w:rPrChange w:id="37359" w:author="Visone Rossana (GSE)" w:date="2025-09-29T12:50:00Z" w16du:dateUtc="2025-09-29T10:50:00Z">
            <w:rPr>
              <w:ins w:id="37360" w:author="Visone Rossana (GSE)" w:date="2025-09-29T12:50:00Z" w16du:dateUtc="2025-09-29T10:50:00Z"/>
              <w:rFonts w:cstheme="minorHAnsi"/>
            </w:rPr>
          </w:rPrChange>
        </w:rPr>
        <w:pPrChange w:id="37361" w:author="Visone Rossana (GSE)" w:date="2025-09-29T12:50:00Z" w16du:dateUtc="2025-09-29T10:50:00Z">
          <w:pPr>
            <w:spacing w:after="120"/>
            <w:jc w:val="both"/>
          </w:pPr>
        </w:pPrChange>
      </w:pPr>
      <w:ins w:id="37362" w:author="Visone Rossana (GSE)" w:date="2025-09-29T12:50:00Z" w16du:dateUtc="2025-09-29T10:50:00Z">
        <w:r w:rsidRPr="004A1A25">
          <w:rPr>
            <w:rFonts w:cstheme="minorHAnsi"/>
            <w:sz w:val="22"/>
            <w:szCs w:val="22"/>
            <w:rPrChange w:id="37363" w:author="Visone Rossana (GSE)" w:date="2025-09-29T12:50:00Z" w16du:dateUtc="2025-09-29T10:50:00Z">
              <w:rPr>
                <w:rFonts w:cstheme="minorHAnsi"/>
              </w:rPr>
            </w:rPrChange>
          </w:rPr>
          <w:t>L</w:t>
        </w:r>
      </w:ins>
      <w:ins w:id="37364" w:author="Visone Rossana (GSE)" w:date="2025-09-29T13:30:00Z" w16du:dateUtc="2025-09-29T11:30:00Z">
        <w:r w:rsidR="00A13001">
          <w:rPr>
            <w:rFonts w:cstheme="minorHAnsi"/>
            <w:sz w:val="22"/>
            <w:szCs w:val="22"/>
          </w:rPr>
          <w:t>o</w:t>
        </w:r>
      </w:ins>
      <w:del w:id="37365" w:author="Visone Rossana (GSE)" w:date="2025-09-29T13:29:00Z" w16du:dateUtc="2025-09-29T11:29:00Z">
        <w:r w:rsidR="0097043D" w:rsidDel="00E53978">
          <w:rPr>
            <w:rFonts w:cstheme="minorHAnsi"/>
            <w:sz w:val="22"/>
            <w:szCs w:val="22"/>
          </w:rPr>
          <w:delText>a</w:delText>
        </w:r>
      </w:del>
      <w:ins w:id="37366" w:author="Visone Rossana (GSE)" w:date="2025-09-29T12:50:00Z" w16du:dateUtc="2025-09-29T10:50:00Z">
        <w:r w:rsidRPr="004A1A25">
          <w:rPr>
            <w:rFonts w:cstheme="minorHAnsi"/>
            <w:sz w:val="22"/>
            <w:szCs w:val="22"/>
            <w:rPrChange w:id="37367" w:author="Visone Rossana (GSE)" w:date="2025-09-29T12:50:00Z" w16du:dateUtc="2025-09-29T10:50:00Z">
              <w:rPr>
                <w:rFonts w:cstheme="minorHAnsi"/>
              </w:rPr>
            </w:rPrChange>
          </w:rPr>
          <w:t xml:space="preserve"> smaltimento del generatore sostituito deve essere documentato mediante </w:t>
        </w:r>
      </w:ins>
      <w:ins w:id="37368" w:author="Visone Rossana (GSE)" w:date="2025-09-29T13:31:00Z" w16du:dateUtc="2025-09-29T11:31:00Z">
        <w:r w:rsidR="00143A6D">
          <w:rPr>
            <w:rFonts w:cstheme="minorHAnsi"/>
            <w:sz w:val="22"/>
            <w:szCs w:val="22"/>
          </w:rPr>
          <w:t xml:space="preserve">la </w:t>
        </w:r>
      </w:ins>
      <w:ins w:id="37369" w:author="Visone Rossana (GSE)" w:date="2025-09-29T12:50:00Z" w16du:dateUtc="2025-09-29T10:50:00Z">
        <w:r w:rsidRPr="004A1A25">
          <w:rPr>
            <w:rFonts w:cstheme="minorHAnsi"/>
            <w:sz w:val="22"/>
            <w:szCs w:val="22"/>
            <w:rPrChange w:id="37370" w:author="Visone Rossana (GSE)" w:date="2025-09-29T12:50:00Z" w16du:dateUtc="2025-09-29T10:50:00Z">
              <w:rPr>
                <w:rFonts w:cstheme="minorHAnsi"/>
              </w:rPr>
            </w:rPrChange>
          </w:rPr>
          <w:t>presentazione del certificato di smaltimento</w:t>
        </w:r>
      </w:ins>
      <w:ins w:id="37371" w:author="Visone Rossana (GSE)" w:date="2025-09-30T16:11:00Z" w16du:dateUtc="2025-09-30T14:11:00Z">
        <w:r w:rsidR="00825243">
          <w:rPr>
            <w:rStyle w:val="Rimandonotaapidipagina"/>
            <w:sz w:val="22"/>
            <w:szCs w:val="22"/>
          </w:rPr>
          <w:footnoteReference w:id="39"/>
        </w:r>
      </w:ins>
      <w:ins w:id="37379" w:author="Visone Rossana (GSE)" w:date="2025-09-29T12:50:00Z" w16du:dateUtc="2025-09-29T10:50:00Z">
        <w:r w:rsidRPr="004A1A25">
          <w:rPr>
            <w:rFonts w:cstheme="minorHAnsi"/>
            <w:sz w:val="22"/>
            <w:szCs w:val="22"/>
            <w:rPrChange w:id="37380" w:author="Visone Rossana (GSE)" w:date="2025-09-29T12:50:00Z" w16du:dateUtc="2025-09-29T10:50:00Z">
              <w:rPr>
                <w:rFonts w:cstheme="minorHAnsi"/>
              </w:rPr>
            </w:rPrChange>
          </w:rPr>
          <w:t xml:space="preserve"> del generatore o di un documento analogo attestante che il generatore </w:t>
        </w:r>
        <w:del w:id="37381" w:author="Visone Rossana (GSE)" w:date="2025-09-30T16:07:00Z" w16du:dateUtc="2025-09-30T14:07:00Z">
          <w:r w:rsidRPr="004A1A25" w:rsidDel="004771CF">
            <w:rPr>
              <w:rFonts w:cstheme="minorHAnsi"/>
              <w:sz w:val="22"/>
              <w:szCs w:val="22"/>
              <w:rPrChange w:id="37382" w:author="Visone Rossana (GSE)" w:date="2025-09-29T12:50:00Z" w16du:dateUtc="2025-09-29T10:50:00Z">
                <w:rPr>
                  <w:rFonts w:cstheme="minorHAnsi"/>
                </w:rPr>
              </w:rPrChange>
            </w:rPr>
            <w:delText>è</w:delText>
          </w:r>
        </w:del>
      </w:ins>
      <w:ins w:id="37383" w:author="Visone Rossana (GSE)" w:date="2025-09-30T16:07:00Z" w16du:dateUtc="2025-09-30T14:07:00Z">
        <w:r w:rsidR="004771CF">
          <w:rPr>
            <w:rFonts w:cstheme="minorHAnsi"/>
            <w:sz w:val="22"/>
            <w:szCs w:val="22"/>
          </w:rPr>
          <w:t>sia</w:t>
        </w:r>
      </w:ins>
      <w:ins w:id="37384" w:author="Visone Rossana (GSE)" w:date="2025-09-29T12:50:00Z" w16du:dateUtc="2025-09-29T10:50:00Z">
        <w:r w:rsidRPr="004A1A25">
          <w:rPr>
            <w:rFonts w:cstheme="minorHAnsi"/>
            <w:sz w:val="22"/>
            <w:szCs w:val="22"/>
            <w:rPrChange w:id="37385" w:author="Visone Rossana (GSE)" w:date="2025-09-29T12:50:00Z" w16du:dateUtc="2025-09-29T10:50:00Z">
              <w:rPr>
                <w:rFonts w:cstheme="minorHAnsi"/>
              </w:rPr>
            </w:rPrChange>
          </w:rPr>
          <w:t xml:space="preserve"> stato consegnato </w:t>
        </w:r>
      </w:ins>
      <w:ins w:id="37386" w:author="Visone Rossana (GSE)" w:date="2025-10-22T12:55:00Z" w16du:dateUtc="2025-10-22T10:55:00Z">
        <w:r w:rsidR="00DC5FF0">
          <w:rPr>
            <w:rFonts w:cstheme="minorHAnsi"/>
            <w:sz w:val="22"/>
            <w:szCs w:val="22"/>
          </w:rPr>
          <w:t xml:space="preserve">in </w:t>
        </w:r>
      </w:ins>
      <w:ins w:id="37387" w:author="Visone Rossana (GSE)" w:date="2025-09-29T12:50:00Z" w16du:dateUtc="2025-09-29T10:50:00Z">
        <w:del w:id="37388" w:author="Visone Rossana (GSE)" w:date="2025-10-22T12:55:00Z" w16du:dateUtc="2025-10-22T10:55:00Z">
          <w:r w:rsidRPr="004A1A25" w:rsidDel="00DC5FF0">
            <w:rPr>
              <w:rFonts w:cstheme="minorHAnsi"/>
              <w:sz w:val="22"/>
              <w:szCs w:val="22"/>
              <w:rPrChange w:id="37389" w:author="Visone Rossana (GSE)" w:date="2025-09-29T12:50:00Z" w16du:dateUtc="2025-09-29T10:50:00Z">
                <w:rPr>
                  <w:rFonts w:cstheme="minorHAnsi"/>
                </w:rPr>
              </w:rPrChange>
            </w:rPr>
            <w:delText xml:space="preserve">a </w:delText>
          </w:r>
        </w:del>
        <w:r w:rsidRPr="004A1A25">
          <w:rPr>
            <w:rFonts w:cstheme="minorHAnsi"/>
            <w:sz w:val="22"/>
            <w:szCs w:val="22"/>
            <w:rPrChange w:id="37390" w:author="Visone Rossana (GSE)" w:date="2025-09-29T12:50:00Z" w16du:dateUtc="2025-09-29T10:50:00Z">
              <w:rPr>
                <w:rFonts w:cstheme="minorHAnsi"/>
              </w:rPr>
            </w:rPrChange>
          </w:rPr>
          <w:t xml:space="preserve">un apposito centro per lo smaltimento. </w:t>
        </w:r>
      </w:ins>
    </w:p>
    <w:p w14:paraId="231E8C54" w14:textId="6CCB37B2" w:rsidR="004A1A25" w:rsidRPr="004A1A25" w:rsidRDefault="004A1A25">
      <w:pPr>
        <w:spacing w:after="120" w:line="276" w:lineRule="auto"/>
        <w:jc w:val="both"/>
        <w:rPr>
          <w:ins w:id="37391" w:author="Visone Rossana (GSE)" w:date="2025-09-29T12:50:00Z" w16du:dateUtc="2025-09-29T10:50:00Z"/>
          <w:rFonts w:cstheme="minorBidi"/>
          <w:sz w:val="22"/>
          <w:szCs w:val="22"/>
          <w:rPrChange w:id="37392" w:author="Visone Rossana (GSE)" w:date="2025-09-29T12:50:00Z" w16du:dateUtc="2025-09-29T10:50:00Z">
            <w:rPr>
              <w:ins w:id="37393" w:author="Visone Rossana (GSE)" w:date="2025-09-29T12:50:00Z" w16du:dateUtc="2025-09-29T10:50:00Z"/>
              <w:rFonts w:cstheme="minorHAnsi"/>
            </w:rPr>
          </w:rPrChange>
        </w:rPr>
        <w:pPrChange w:id="37394" w:author="Visone Rossana (GSE)" w:date="2025-09-29T12:50:00Z" w16du:dateUtc="2025-09-29T10:50:00Z">
          <w:pPr>
            <w:spacing w:after="120"/>
            <w:jc w:val="both"/>
          </w:pPr>
        </w:pPrChange>
      </w:pPr>
      <w:ins w:id="37395" w:author="Visone Rossana (GSE)" w:date="2025-09-29T12:50:00Z" w16du:dateUtc="2025-09-29T10:50:00Z">
        <w:r w:rsidRPr="2965A0DB">
          <w:rPr>
            <w:rFonts w:cstheme="minorBidi"/>
            <w:sz w:val="22"/>
            <w:szCs w:val="22"/>
            <w:rPrChange w:id="37396" w:author="Visone Rossana (GSE)" w:date="2025-09-29T12:50:00Z" w16du:dateUtc="2025-09-29T10:50:00Z">
              <w:rPr>
                <w:rFonts w:cstheme="minorHAnsi"/>
              </w:rPr>
            </w:rPrChange>
          </w:rPr>
          <w:t xml:space="preserve">A titolo esemplificativo, tale evidenza può essere costituita da una dichiarazione del centro di raccolta che comprovi il ritiro del vecchio generatore di calore ai fini dello smaltimento o da una dichiarazione del </w:t>
        </w:r>
        <w:r w:rsidRPr="2965A0DB">
          <w:rPr>
            <w:rFonts w:cstheme="minorBidi"/>
            <w:sz w:val="22"/>
            <w:szCs w:val="22"/>
            <w:rPrChange w:id="37397" w:author="Visone Rossana (GSE)" w:date="2025-09-29T12:50:00Z" w16du:dateUtc="2025-09-29T10:50:00Z">
              <w:rPr>
                <w:rFonts w:cstheme="minorHAnsi"/>
              </w:rPr>
            </w:rPrChange>
          </w:rPr>
          <w:lastRenderedPageBreak/>
          <w:t>Soggetto Responsabile dell’avvenuta consegna al centro di raccolta ai fini dello smaltimento, convalidata con timbro e firma del centro di raccolta stesso.</w:t>
        </w:r>
      </w:ins>
    </w:p>
    <w:p w14:paraId="434FA106" w14:textId="27B7B22E" w:rsidR="004A1A25" w:rsidRPr="004A1A25" w:rsidRDefault="004A1A25">
      <w:pPr>
        <w:spacing w:after="120" w:line="276" w:lineRule="auto"/>
        <w:jc w:val="both"/>
        <w:rPr>
          <w:ins w:id="37398" w:author="Visone Rossana (GSE)" w:date="2025-09-29T12:50:00Z" w16du:dateUtc="2025-09-29T10:50:00Z"/>
          <w:rFonts w:cstheme="minorBidi"/>
          <w:sz w:val="22"/>
          <w:szCs w:val="22"/>
          <w:rPrChange w:id="37399" w:author="Visone Rossana (GSE)" w:date="2025-09-29T12:50:00Z" w16du:dateUtc="2025-09-29T10:50:00Z">
            <w:rPr>
              <w:ins w:id="37400" w:author="Visone Rossana (GSE)" w:date="2025-09-29T12:50:00Z" w16du:dateUtc="2025-09-29T10:50:00Z"/>
              <w:rFonts w:cstheme="minorHAnsi"/>
            </w:rPr>
          </w:rPrChange>
        </w:rPr>
        <w:pPrChange w:id="37401" w:author="Visone Rossana (GSE)" w:date="2025-09-29T12:50:00Z" w16du:dateUtc="2025-09-29T10:50:00Z">
          <w:pPr>
            <w:spacing w:after="120"/>
            <w:jc w:val="both"/>
          </w:pPr>
        </w:pPrChange>
      </w:pPr>
      <w:ins w:id="37402" w:author="Visone Rossana (GSE)" w:date="2025-09-29T12:50:00Z" w16du:dateUtc="2025-09-29T10:50:00Z">
        <w:r w:rsidRPr="2965A0DB">
          <w:rPr>
            <w:rFonts w:cstheme="minorBidi"/>
            <w:sz w:val="22"/>
            <w:szCs w:val="22"/>
            <w:rPrChange w:id="37403" w:author="Visone Rossana (GSE)" w:date="2025-09-29T12:50:00Z" w16du:dateUtc="2025-09-29T10:50:00Z">
              <w:rPr>
                <w:rFonts w:cstheme="minorHAnsi"/>
              </w:rPr>
            </w:rPrChange>
          </w:rPr>
          <w:t xml:space="preserve">In alternativa, deve essere fornita evidenza del ritiro e dello smaltimento del generatore di calore sostituito nella fattura del fornitore del nuovo generatore o nella fattura di altro operatore professionale. </w:t>
        </w:r>
      </w:ins>
    </w:p>
    <w:p w14:paraId="65FA381F" w14:textId="77777777" w:rsidR="004A1A25" w:rsidRPr="004A1A25" w:rsidRDefault="004A1A25">
      <w:pPr>
        <w:spacing w:after="120" w:line="276" w:lineRule="auto"/>
        <w:jc w:val="both"/>
        <w:rPr>
          <w:ins w:id="37404" w:author="Visone Rossana (GSE)" w:date="2025-09-29T12:50:00Z" w16du:dateUtc="2025-09-29T10:50:00Z"/>
          <w:rFonts w:cstheme="minorHAnsi"/>
          <w:sz w:val="22"/>
          <w:szCs w:val="22"/>
          <w:rPrChange w:id="37405" w:author="Visone Rossana (GSE)" w:date="2025-09-29T12:50:00Z" w16du:dateUtc="2025-09-29T10:50:00Z">
            <w:rPr>
              <w:ins w:id="37406" w:author="Visone Rossana (GSE)" w:date="2025-09-29T12:50:00Z" w16du:dateUtc="2025-09-29T10:50:00Z"/>
              <w:rFonts w:cstheme="minorHAnsi"/>
            </w:rPr>
          </w:rPrChange>
        </w:rPr>
        <w:pPrChange w:id="37407" w:author="Visone Rossana (GSE)" w:date="2025-09-29T12:50:00Z" w16du:dateUtc="2025-09-29T10:50:00Z">
          <w:pPr>
            <w:spacing w:after="120"/>
            <w:jc w:val="both"/>
          </w:pPr>
        </w:pPrChange>
      </w:pPr>
      <w:ins w:id="37408" w:author="Visone Rossana (GSE)" w:date="2025-09-29T12:50:00Z" w16du:dateUtc="2025-09-29T10:50:00Z">
        <w:r w:rsidRPr="004A1A25">
          <w:rPr>
            <w:rFonts w:cstheme="minorHAnsi"/>
            <w:sz w:val="22"/>
            <w:szCs w:val="22"/>
            <w:rPrChange w:id="37409" w:author="Visone Rossana (GSE)" w:date="2025-09-29T12:50:00Z" w16du:dateUtc="2025-09-29T10:50:00Z">
              <w:rPr>
                <w:rFonts w:cstheme="minorHAnsi"/>
              </w:rPr>
            </w:rPrChange>
          </w:rPr>
          <w:t>La documentazione comprovante lo smaltimento dovrà essere riconducibile al generatore sostituito e/o all’intervento per cui è richiesto l’incentivo.  In ogni caso, la documentazione prodotta deve riportare la tipologia del generatore sostituito, i riferimenti del Soggetto Responsabile e dell’immobile oggetto di intervento.</w:t>
        </w:r>
      </w:ins>
    </w:p>
    <w:p w14:paraId="4555F508" w14:textId="77777777" w:rsidR="004A1A25" w:rsidRDefault="004A1A25" w:rsidP="00B329F5">
      <w:pPr>
        <w:pStyle w:val="NORMALEGSE"/>
        <w:spacing w:after="120"/>
        <w:jc w:val="both"/>
        <w:rPr>
          <w:ins w:id="37410" w:author="Visone Rossana (GSE)" w:date="2025-09-29T12:50:00Z" w16du:dateUtc="2025-09-29T10:50:00Z"/>
          <w:rFonts w:ascii="Calibri" w:hAnsi="Calibri"/>
          <w:highlight w:val="yellow"/>
        </w:rPr>
      </w:pPr>
    </w:p>
    <w:p w14:paraId="754E0DC0" w14:textId="117ACB2B" w:rsidR="003844B1" w:rsidDel="000C1919" w:rsidRDefault="003844B1">
      <w:pPr>
        <w:pStyle w:val="TITOLO20"/>
        <w:numPr>
          <w:ilvl w:val="1"/>
          <w:numId w:val="292"/>
        </w:numPr>
        <w:ind w:left="567" w:hanging="567"/>
        <w:outlineLvl w:val="1"/>
        <w:rPr>
          <w:ins w:id="37411" w:author="Visone Rossana (GSE)" w:date="2025-09-29T12:21:00Z" w16du:dateUtc="2025-09-29T10:21:00Z"/>
          <w:del w:id="37412" w:author="Visone Rossana (GSE)" w:date="2025-09-30T16:08:00Z" w16du:dateUtc="2025-09-30T14:08:00Z"/>
        </w:rPr>
        <w:pPrChange w:id="37413" w:author="Visone Rossana (GSE)" w:date="2025-10-23T10:16:00Z" w16du:dateUtc="2025-10-23T08:16:00Z">
          <w:pPr>
            <w:pStyle w:val="NORMALEGSE"/>
            <w:spacing w:after="120"/>
            <w:jc w:val="both"/>
          </w:pPr>
        </w:pPrChange>
      </w:pPr>
      <w:ins w:id="37414" w:author="Visone Rossana (GSE)" w:date="2025-09-05T12:16:00Z" w16du:dateUtc="2025-09-05T10:16:00Z">
        <w:del w:id="37415" w:author="Visone Rossana (GSE)" w:date="2025-09-30T16:08:00Z" w16du:dateUtc="2025-09-30T14:08:00Z">
          <w:r w:rsidRPr="00E9795E" w:rsidDel="000C1919">
            <w:delText>Da valutare se fornire qui altre indicazioni sulla sostituzione funzionale</w:delText>
          </w:r>
        </w:del>
      </w:ins>
      <w:bookmarkStart w:id="37416" w:name="_Toc210312238"/>
      <w:bookmarkStart w:id="37417" w:name="_Toc210659115"/>
      <w:bookmarkStart w:id="37418" w:name="_Toc211327639"/>
      <w:bookmarkStart w:id="37419" w:name="_Toc212462797"/>
      <w:bookmarkEnd w:id="37416"/>
      <w:bookmarkEnd w:id="37417"/>
      <w:bookmarkEnd w:id="37418"/>
      <w:bookmarkEnd w:id="37419"/>
    </w:p>
    <w:p w14:paraId="117AAC09" w14:textId="01722F03" w:rsidR="005A3F4C" w:rsidDel="003B377F" w:rsidRDefault="005A3F4C">
      <w:pPr>
        <w:pStyle w:val="TITOLO20"/>
        <w:numPr>
          <w:ilvl w:val="1"/>
          <w:numId w:val="292"/>
        </w:numPr>
        <w:ind w:left="567" w:hanging="567"/>
        <w:outlineLvl w:val="1"/>
        <w:rPr>
          <w:ins w:id="37420" w:author="Visone Rossana (GSE)" w:date="2025-09-05T12:09:00Z" w16du:dateUtc="2025-09-05T10:09:00Z"/>
          <w:del w:id="37421" w:author="Visone Rossana (GSE)" w:date="2025-09-30T16:14:00Z" w16du:dateUtc="2025-09-30T14:14:00Z"/>
        </w:rPr>
        <w:pPrChange w:id="37422" w:author="Visone Rossana (GSE)" w:date="2025-10-23T10:16:00Z" w16du:dateUtc="2025-10-23T08:16:00Z">
          <w:pPr>
            <w:pStyle w:val="NORMALEGSE"/>
            <w:spacing w:after="120"/>
            <w:jc w:val="both"/>
          </w:pPr>
        </w:pPrChange>
      </w:pPr>
      <w:ins w:id="37423" w:author="Visone Rossana (GSE)" w:date="2025-09-29T12:21:00Z">
        <w:del w:id="37424" w:author="Visone Rossana (GSE)" w:date="2025-09-30T16:14:00Z" w16du:dateUtc="2025-09-30T14:14:00Z">
          <w:r w:rsidRPr="00E9795E" w:rsidDel="003B377F">
            <w:delText>Ad</w:delText>
          </w:r>
        </w:del>
      </w:ins>
      <w:ins w:id="37425" w:author="Visone Rossana (GSE)" w:date="2025-09-29T12:21:00Z" w16du:dateUtc="2025-09-29T10:21:00Z">
        <w:del w:id="37426" w:author="Visone Rossana (GSE)" w:date="2025-09-30T16:14:00Z" w16du:dateUtc="2025-09-30T14:14:00Z">
          <w:r w:rsidRPr="0022546F" w:rsidDel="003B377F">
            <w:delText xml:space="preserve"> </w:delText>
          </w:r>
        </w:del>
      </w:ins>
      <w:ins w:id="37427" w:author="Visone Rossana (GSE)" w:date="2025-09-29T12:21:00Z">
        <w:del w:id="37428" w:author="Visone Rossana (GSE)" w:date="2025-09-30T16:14:00Z" w16du:dateUtc="2025-09-30T14:14:00Z">
          <w:r w:rsidRPr="0022546F" w:rsidDel="003B377F">
            <w:delText>eccezione dell’intervento di cui al comma 1, lettera c) dell’articolo 8, sono considerati interventi di</w:delText>
          </w:r>
        </w:del>
      </w:ins>
      <w:ins w:id="37429" w:author="Visone Rossana (GSE)" w:date="2025-09-29T12:21:00Z" w16du:dateUtc="2025-09-29T10:21:00Z">
        <w:del w:id="37430" w:author="Visone Rossana (GSE)" w:date="2025-09-30T16:14:00Z" w16du:dateUtc="2025-09-30T14:14:00Z">
          <w:r w:rsidRPr="0022546F" w:rsidDel="003B377F">
            <w:delText xml:space="preserve"> </w:delText>
          </w:r>
        </w:del>
      </w:ins>
      <w:ins w:id="37431" w:author="Visone Rossana (GSE)" w:date="2025-09-29T12:21:00Z">
        <w:del w:id="37432" w:author="Visone Rossana (GSE)" w:date="2025-09-30T16:14:00Z" w16du:dateUtc="2025-09-30T14:14:00Z">
          <w:r w:rsidRPr="0022546F" w:rsidDel="003B377F">
            <w:delText>sostituzione di impianti di climatizzazione invernale anche quelli che comportano il distacco da una rete di</w:delText>
          </w:r>
        </w:del>
      </w:ins>
      <w:ins w:id="37433" w:author="Visone Rossana (GSE)" w:date="2025-09-29T12:21:00Z" w16du:dateUtc="2025-09-29T10:21:00Z">
        <w:del w:id="37434" w:author="Visone Rossana (GSE)" w:date="2025-09-30T16:14:00Z" w16du:dateUtc="2025-09-30T14:14:00Z">
          <w:r w:rsidRPr="0022546F" w:rsidDel="003B377F">
            <w:delText xml:space="preserve"> </w:delText>
          </w:r>
        </w:del>
      </w:ins>
      <w:ins w:id="37435" w:author="Visone Rossana (GSE)" w:date="2025-09-29T12:21:00Z">
        <w:del w:id="37436" w:author="Visone Rossana (GSE)" w:date="2025-09-30T16:14:00Z" w16du:dateUtc="2025-09-30T14:14:00Z">
          <w:r w:rsidRPr="0022546F" w:rsidDel="003B377F">
            <w:delText>teleriscaldamento purché questa non si configuri come rete di teleriscaldamento efficiente</w:delText>
          </w:r>
        </w:del>
      </w:ins>
      <w:ins w:id="37437" w:author="Visone Rossana (GSE)" w:date="2025-09-29T12:22:00Z" w16du:dateUtc="2025-09-29T10:22:00Z">
        <w:del w:id="37438" w:author="Visone Rossana (GSE)" w:date="2025-09-30T16:14:00Z" w16du:dateUtc="2025-09-30T14:14:00Z">
          <w:r w:rsidDel="003B377F">
            <w:delText>_def lettera aa)</w:delText>
          </w:r>
        </w:del>
      </w:ins>
      <w:bookmarkStart w:id="37439" w:name="_Toc210312239"/>
      <w:bookmarkStart w:id="37440" w:name="_Toc210659116"/>
      <w:bookmarkStart w:id="37441" w:name="_Toc211327640"/>
      <w:bookmarkStart w:id="37442" w:name="_Toc212462798"/>
      <w:bookmarkEnd w:id="37439"/>
      <w:bookmarkEnd w:id="37440"/>
      <w:bookmarkEnd w:id="37441"/>
      <w:bookmarkEnd w:id="37442"/>
    </w:p>
    <w:p w14:paraId="2F9BCADE" w14:textId="607A5D48" w:rsidR="001A67C5" w:rsidRDefault="003A42D3">
      <w:pPr>
        <w:pStyle w:val="TITOLO20"/>
        <w:numPr>
          <w:ilvl w:val="1"/>
          <w:numId w:val="292"/>
        </w:numPr>
        <w:ind w:left="567" w:hanging="567"/>
        <w:outlineLvl w:val="1"/>
        <w:rPr>
          <w:ins w:id="37443" w:author="Visone Rossana (GSE)" w:date="2025-09-05T12:10:00Z" w16du:dateUtc="2025-09-05T10:10:00Z"/>
        </w:rPr>
        <w:pPrChange w:id="37444" w:author="Visone Rossana (GSE)" w:date="2025-10-23T10:16:00Z" w16du:dateUtc="2025-10-23T08:16:00Z">
          <w:pPr>
            <w:pStyle w:val="TITOLO20"/>
            <w:ind w:left="426"/>
          </w:pPr>
        </w:pPrChange>
      </w:pPr>
      <w:ins w:id="37445" w:author="Visone Rossana (GSE)" w:date="2025-09-25T16:38:00Z" w16du:dateUtc="2025-09-25T14:38:00Z">
        <w:del w:id="37446" w:author="Visone Rossana (GSE)" w:date="2025-09-30T16:14:00Z" w16du:dateUtc="2025-09-30T14:14:00Z">
          <w:r w:rsidDel="003B377F">
            <w:delText xml:space="preserve"> </w:delText>
          </w:r>
        </w:del>
      </w:ins>
      <w:ins w:id="37447" w:author="Visone Rossana (GSE)" w:date="2025-09-30T16:14:00Z" w16du:dateUtc="2025-09-30T14:14:00Z">
        <w:r w:rsidR="003B377F">
          <w:t xml:space="preserve"> </w:t>
        </w:r>
      </w:ins>
      <w:bookmarkStart w:id="37448" w:name="_Toc212462799"/>
      <w:ins w:id="37449" w:author="Visone Rossana (GSE)" w:date="2025-09-05T12:10:00Z">
        <w:r w:rsidR="001A67C5" w:rsidRPr="001A67C5">
          <w:t>Sistemi di contabilizzazione del calore e trasmissione delle misure di energia termica</w:t>
        </w:r>
        <w:bookmarkEnd w:id="37448"/>
        <w:r w:rsidR="001A67C5" w:rsidRPr="001A67C5">
          <w:t xml:space="preserve"> </w:t>
        </w:r>
      </w:ins>
      <w:ins w:id="37450" w:author="Visone Rossana (GSE)" w:date="2025-09-05T12:09:00Z" w16du:dateUtc="2025-09-05T10:09:00Z">
        <w:del w:id="37451" w:author="Visone Rossana (GSE)" w:date="2025-09-29T12:44:00Z" w16du:dateUtc="2025-09-29T10:44:00Z">
          <w:r w:rsidR="001A67C5" w:rsidRPr="001A67C5" w:rsidDel="00654035">
            <w:delText>sxxx</w:delText>
          </w:r>
        </w:del>
      </w:ins>
    </w:p>
    <w:p w14:paraId="32D7B9F2" w14:textId="109E5ED7" w:rsidR="001D4395" w:rsidRPr="00D05B5C" w:rsidRDefault="001A67C5">
      <w:pPr>
        <w:spacing w:line="276" w:lineRule="auto"/>
        <w:jc w:val="both"/>
        <w:rPr>
          <w:ins w:id="37452" w:author="Visone Rossana (GSE)" w:date="2025-09-29T12:18:00Z" w16du:dateUtc="2025-09-29T10:18:00Z"/>
          <w:sz w:val="22"/>
          <w:szCs w:val="22"/>
        </w:rPr>
        <w:pPrChange w:id="37453" w:author="Visone Rossana (GSE)" w:date="2025-09-29T12:18:00Z" w16du:dateUtc="2025-09-29T10:18:00Z">
          <w:pPr>
            <w:spacing w:line="276" w:lineRule="auto"/>
          </w:pPr>
        </w:pPrChange>
      </w:pPr>
      <w:ins w:id="37454" w:author="Visone Rossana (GSE)" w:date="2025-09-05T12:10:00Z" w16du:dateUtc="2025-09-05T10:10:00Z">
        <w:del w:id="37455" w:author="Visone Rossana (GSE)" w:date="2025-09-29T12:18:00Z" w16du:dateUtc="2025-09-29T10:18:00Z">
          <w:r w:rsidDel="001D4395">
            <w:delText>Xxxx</w:delText>
          </w:r>
        </w:del>
      </w:ins>
      <w:ins w:id="37456" w:author="Visone Rossana (GSE)" w:date="2025-09-29T12:18:00Z" w16du:dateUtc="2025-09-29T10:18:00Z">
        <w:r w:rsidR="001D4395" w:rsidRPr="00D05B5C">
          <w:rPr>
            <w:sz w:val="22"/>
            <w:szCs w:val="22"/>
          </w:rPr>
          <w:t>Per gli interventi di sostituzione, integrale o parziale</w:t>
        </w:r>
        <w:r w:rsidR="001D4395">
          <w:rPr>
            <w:sz w:val="22"/>
            <w:szCs w:val="22"/>
          </w:rPr>
          <w:t xml:space="preserve"> </w:t>
        </w:r>
        <w:r w:rsidR="001D4395" w:rsidRPr="00D05B5C">
          <w:rPr>
            <w:sz w:val="22"/>
            <w:szCs w:val="22"/>
          </w:rPr>
          <w:t>di impianti di climatizzazione invernale con impianti di</w:t>
        </w:r>
      </w:ins>
      <w:ins w:id="37457" w:author="Visone Rossana (GSE)" w:date="2025-09-29T12:19:00Z" w16du:dateUtc="2025-09-29T10:19:00Z">
        <w:r w:rsidR="0026514D">
          <w:rPr>
            <w:sz w:val="22"/>
            <w:szCs w:val="22"/>
          </w:rPr>
          <w:t xml:space="preserve"> cui al Titolo III del Decreto</w:t>
        </w:r>
      </w:ins>
      <w:ins w:id="37458" w:author="Visone Rossana (GSE)" w:date="2025-09-29T12:18:00Z" w16du:dateUtc="2025-09-29T10:18:00Z">
        <w:r w:rsidR="001D4395" w:rsidRPr="00D05B5C">
          <w:rPr>
            <w:sz w:val="22"/>
            <w:szCs w:val="22"/>
          </w:rPr>
          <w:t>, deve esserci la contestuale messa a punto ed equilibratura dei sistemi di distribuzione, regolazione e controllo, e introduzione, esclusivamente nel caso di impianti centralizzati al servizio di più unità immobiliari e/o edifici, di un efficace sistema di contabilizzazione individuale dell’energia termica utilizzata per la conseguente ripartizione delle spese.</w:t>
        </w:r>
      </w:ins>
    </w:p>
    <w:p w14:paraId="19054C9D" w14:textId="6183F683" w:rsidR="001D4395" w:rsidRPr="00D05B5C" w:rsidRDefault="001D4395" w:rsidP="00654035">
      <w:pPr>
        <w:spacing w:after="120" w:line="276" w:lineRule="auto"/>
        <w:jc w:val="both"/>
        <w:rPr>
          <w:ins w:id="37459" w:author="Visone Rossana (GSE)" w:date="2025-09-29T12:18:00Z" w16du:dateUtc="2025-09-29T10:18:00Z"/>
          <w:sz w:val="22"/>
          <w:szCs w:val="22"/>
        </w:rPr>
      </w:pPr>
      <w:commentRangeStart w:id="37460"/>
      <w:ins w:id="37461" w:author="Visone Rossana (GSE)" w:date="2025-09-29T12:18:00Z" w16du:dateUtc="2025-09-29T10:18:00Z">
        <w:del w:id="37462" w:author="Visone Rossana (GSE)" w:date="2025-10-22T12:04:00Z" w16du:dateUtc="2025-10-22T10:04:00Z">
          <w:r w:rsidRPr="00C05B8D" w:rsidDel="005B1181">
            <w:rPr>
              <w:strike/>
              <w:sz w:val="22"/>
              <w:szCs w:val="22"/>
              <w:highlight w:val="yellow"/>
              <w:rPrChange w:id="37463" w:author="Visone Rossana (GSE)" w:date="2025-09-29T12:33:00Z" w16du:dateUtc="2025-09-29T10:33:00Z">
                <w:rPr>
                  <w:sz w:val="22"/>
                  <w:szCs w:val="22"/>
                </w:rPr>
              </w:rPrChange>
            </w:rPr>
            <w:delText xml:space="preserve">Per </w:delText>
          </w:r>
        </w:del>
      </w:ins>
      <w:ins w:id="37464" w:author="Visone Rossana (GSE)" w:date="2025-09-29T12:23:00Z" w16du:dateUtc="2025-09-29T10:23:00Z">
        <w:del w:id="37465" w:author="Visone Rossana (GSE)" w:date="2025-10-22T12:04:00Z" w16du:dateUtc="2025-10-22T10:04:00Z">
          <w:r w:rsidR="00F5065A" w:rsidRPr="00C05B8D" w:rsidDel="005B1181">
            <w:rPr>
              <w:strike/>
              <w:sz w:val="22"/>
              <w:szCs w:val="22"/>
              <w:highlight w:val="yellow"/>
              <w:rPrChange w:id="37466" w:author="Visone Rossana (GSE)" w:date="2025-09-29T12:33:00Z" w16du:dateUtc="2025-09-29T10:33:00Z">
                <w:rPr>
                  <w:sz w:val="22"/>
                  <w:szCs w:val="22"/>
                </w:rPr>
              </w:rPrChange>
            </w:rPr>
            <w:delText>l’intervento d</w:delText>
          </w:r>
          <w:r w:rsidR="005807D6" w:rsidRPr="00C05B8D" w:rsidDel="005B1181">
            <w:rPr>
              <w:strike/>
              <w:sz w:val="22"/>
              <w:szCs w:val="22"/>
              <w:highlight w:val="yellow"/>
              <w:rPrChange w:id="37467" w:author="Visone Rossana (GSE)" w:date="2025-09-29T12:33:00Z" w16du:dateUtc="2025-09-29T10:33:00Z">
                <w:rPr>
                  <w:sz w:val="22"/>
                  <w:szCs w:val="22"/>
                </w:rPr>
              </w:rPrChange>
            </w:rPr>
            <w:delText xml:space="preserve">ella </w:delText>
          </w:r>
        </w:del>
      </w:ins>
      <w:ins w:id="37468" w:author="Visone Rossana (GSE)" w:date="2025-09-29T12:24:00Z" w16du:dateUtc="2025-09-29T10:24:00Z">
        <w:del w:id="37469" w:author="Visone Rossana (GSE)" w:date="2025-10-22T12:04:00Z" w16du:dateUtc="2025-10-22T10:04:00Z">
          <w:r w:rsidR="005807D6" w:rsidRPr="00C05B8D" w:rsidDel="005B1181">
            <w:rPr>
              <w:strike/>
              <w:sz w:val="22"/>
              <w:szCs w:val="22"/>
              <w:highlight w:val="yellow"/>
              <w:rPrChange w:id="37470" w:author="Visone Rossana (GSE)" w:date="2025-09-29T12:33:00Z" w16du:dateUtc="2025-09-29T10:33:00Z">
                <w:rPr>
                  <w:sz w:val="22"/>
                  <w:szCs w:val="22"/>
                </w:rPr>
              </w:rPrChange>
            </w:rPr>
            <w:delText xml:space="preserve">tipologia </w:delText>
          </w:r>
        </w:del>
      </w:ins>
      <w:ins w:id="37471" w:author="Visone Rossana (GSE)" w:date="2025-09-29T12:23:00Z" w16du:dateUtc="2025-09-29T10:23:00Z">
        <w:del w:id="37472" w:author="Visone Rossana (GSE)" w:date="2025-10-22T12:04:00Z" w16du:dateUtc="2025-10-22T10:04:00Z">
          <w:r w:rsidR="005807D6" w:rsidRPr="00C05B8D" w:rsidDel="005B1181">
            <w:rPr>
              <w:strike/>
              <w:sz w:val="22"/>
              <w:szCs w:val="22"/>
              <w:highlight w:val="yellow"/>
              <w:rPrChange w:id="37473" w:author="Visone Rossana (GSE)" w:date="2025-09-29T12:33:00Z" w16du:dateUtc="2025-09-29T10:33:00Z">
                <w:rPr>
                  <w:sz w:val="22"/>
                  <w:szCs w:val="22"/>
                </w:rPr>
              </w:rPrChange>
            </w:rPr>
            <w:delText>I</w:delText>
          </w:r>
        </w:del>
      </w:ins>
      <w:ins w:id="37474" w:author="Visone Rossana (GSE)" w:date="2025-09-29T12:25:00Z" w16du:dateUtc="2025-09-29T10:25:00Z">
        <w:del w:id="37475" w:author="Visone Rossana (GSE)" w:date="2025-10-22T12:04:00Z" w16du:dateUtc="2025-10-22T10:04:00Z">
          <w:r w:rsidR="009464B7" w:rsidRPr="00C05B8D" w:rsidDel="005B1181">
            <w:rPr>
              <w:strike/>
              <w:sz w:val="22"/>
              <w:szCs w:val="22"/>
              <w:highlight w:val="yellow"/>
              <w:rPrChange w:id="37476" w:author="Visone Rossana (GSE)" w:date="2025-09-29T12:33:00Z" w16du:dateUtc="2025-09-29T10:33:00Z">
                <w:rPr>
                  <w:sz w:val="22"/>
                  <w:szCs w:val="22"/>
                  <w:highlight w:val="yellow"/>
                </w:rPr>
              </w:rPrChange>
            </w:rPr>
            <w:delText>I</w:delText>
          </w:r>
        </w:del>
      </w:ins>
      <w:ins w:id="37477" w:author="Visone Rossana (GSE)" w:date="2025-09-29T12:23:00Z" w16du:dateUtc="2025-09-29T10:23:00Z">
        <w:del w:id="37478" w:author="Visone Rossana (GSE)" w:date="2025-10-22T12:04:00Z" w16du:dateUtc="2025-10-22T10:04:00Z">
          <w:r w:rsidR="005807D6" w:rsidRPr="00C05B8D" w:rsidDel="005B1181">
            <w:rPr>
              <w:strike/>
              <w:sz w:val="22"/>
              <w:szCs w:val="22"/>
              <w:highlight w:val="yellow"/>
              <w:rPrChange w:id="37479" w:author="Visone Rossana (GSE)" w:date="2025-09-29T12:33:00Z" w16du:dateUtc="2025-09-29T10:33:00Z">
                <w:rPr>
                  <w:sz w:val="22"/>
                  <w:szCs w:val="22"/>
                </w:rPr>
              </w:rPrChange>
            </w:rPr>
            <w:delText>.F</w:delText>
          </w:r>
        </w:del>
      </w:ins>
      <w:ins w:id="37480" w:author="Visone Rossana (GSE)" w:date="2025-09-29T12:29:00Z" w16du:dateUtc="2025-09-29T10:29:00Z">
        <w:del w:id="37481" w:author="Visone Rossana (GSE)" w:date="2025-10-22T12:04:00Z" w16du:dateUtc="2025-10-22T10:04:00Z">
          <w:r w:rsidR="00612170" w:rsidRPr="00C05B8D" w:rsidDel="005B1181">
            <w:rPr>
              <w:strike/>
              <w:sz w:val="22"/>
              <w:szCs w:val="22"/>
              <w:highlight w:val="yellow"/>
              <w:rPrChange w:id="37482" w:author="Visone Rossana (GSE)" w:date="2025-09-29T12:33:00Z" w16du:dateUtc="2025-09-29T10:33:00Z">
                <w:rPr>
                  <w:sz w:val="22"/>
                  <w:szCs w:val="22"/>
                  <w:highlight w:val="yellow"/>
                </w:rPr>
              </w:rPrChange>
            </w:rPr>
            <w:delText xml:space="preserve"> (</w:delText>
          </w:r>
          <w:r w:rsidR="00612170" w:rsidRPr="00C05B8D" w:rsidDel="005B1181">
            <w:rPr>
              <w:i/>
              <w:iCs/>
              <w:strike/>
              <w:sz w:val="22"/>
              <w:szCs w:val="22"/>
              <w:highlight w:val="yellow"/>
              <w:rPrChange w:id="37483" w:author="Visone Rossana (GSE)" w:date="2025-09-29T12:33:00Z" w16du:dateUtc="2025-09-29T10:33:00Z">
                <w:rPr>
                  <w:sz w:val="22"/>
                  <w:szCs w:val="22"/>
                  <w:highlight w:val="yellow"/>
                </w:rPr>
              </w:rPrChange>
            </w:rPr>
            <w:delText>building automation</w:delText>
          </w:r>
          <w:r w:rsidR="00612170" w:rsidRPr="00C05B8D" w:rsidDel="005B1181">
            <w:rPr>
              <w:strike/>
              <w:sz w:val="22"/>
              <w:szCs w:val="22"/>
              <w:highlight w:val="yellow"/>
              <w:rPrChange w:id="37484" w:author="Visone Rossana (GSE)" w:date="2025-09-29T12:33:00Z" w16du:dateUtc="2025-09-29T10:33:00Z">
                <w:rPr>
                  <w:sz w:val="22"/>
                  <w:szCs w:val="22"/>
                  <w:highlight w:val="yellow"/>
                </w:rPr>
              </w:rPrChange>
            </w:rPr>
            <w:delText>)</w:delText>
          </w:r>
        </w:del>
      </w:ins>
      <w:ins w:id="37485" w:author="Visone Rossana (GSE)" w:date="2025-09-29T12:23:00Z" w16du:dateUtc="2025-09-29T10:23:00Z">
        <w:del w:id="37486" w:author="Visone Rossana (GSE)" w:date="2025-10-22T12:04:00Z" w16du:dateUtc="2025-10-22T10:04:00Z">
          <w:r w:rsidR="005807D6" w:rsidRPr="00C05B8D" w:rsidDel="005B1181">
            <w:rPr>
              <w:strike/>
              <w:sz w:val="22"/>
              <w:szCs w:val="22"/>
              <w:highlight w:val="yellow"/>
              <w:rPrChange w:id="37487" w:author="Visone Rossana (GSE)" w:date="2025-09-29T12:33:00Z" w16du:dateUtc="2025-09-29T10:33:00Z">
                <w:rPr>
                  <w:sz w:val="22"/>
                  <w:szCs w:val="22"/>
                </w:rPr>
              </w:rPrChange>
            </w:rPr>
            <w:delText xml:space="preserve"> </w:delText>
          </w:r>
        </w:del>
      </w:ins>
      <w:ins w:id="37488" w:author="Visone Rossana (GSE)" w:date="2025-09-29T12:24:00Z" w16du:dateUtc="2025-09-29T10:24:00Z">
        <w:del w:id="37489" w:author="Visone Rossana (GSE)" w:date="2025-10-22T12:04:00Z" w16du:dateUtc="2025-10-22T10:04:00Z">
          <w:r w:rsidR="00856373" w:rsidRPr="00C05B8D" w:rsidDel="005B1181">
            <w:rPr>
              <w:strike/>
              <w:sz w:val="22"/>
              <w:szCs w:val="22"/>
              <w:highlight w:val="yellow"/>
              <w:rPrChange w:id="37490" w:author="Visone Rossana (GSE)" w:date="2025-09-29T12:33:00Z" w16du:dateUtc="2025-09-29T10:33:00Z">
                <w:rPr>
                  <w:sz w:val="22"/>
                  <w:szCs w:val="22"/>
                </w:rPr>
              </w:rPrChange>
            </w:rPr>
            <w:delText>per qualsiasi dim</w:delText>
          </w:r>
          <w:r w:rsidR="005807D6" w:rsidRPr="00C05B8D" w:rsidDel="005B1181">
            <w:rPr>
              <w:strike/>
              <w:sz w:val="22"/>
              <w:szCs w:val="22"/>
              <w:highlight w:val="yellow"/>
              <w:rPrChange w:id="37491" w:author="Visone Rossana (GSE)" w:date="2025-09-29T12:33:00Z" w16du:dateUtc="2025-09-29T10:33:00Z">
                <w:rPr>
                  <w:sz w:val="22"/>
                  <w:szCs w:val="22"/>
                </w:rPr>
              </w:rPrChange>
            </w:rPr>
            <w:delText>e</w:delText>
          </w:r>
          <w:r w:rsidR="00856373" w:rsidRPr="00C05B8D" w:rsidDel="005B1181">
            <w:rPr>
              <w:strike/>
              <w:sz w:val="22"/>
              <w:szCs w:val="22"/>
              <w:highlight w:val="yellow"/>
              <w:rPrChange w:id="37492" w:author="Visone Rossana (GSE)" w:date="2025-09-29T12:33:00Z" w16du:dateUtc="2025-09-29T10:33:00Z">
                <w:rPr>
                  <w:sz w:val="22"/>
                  <w:szCs w:val="22"/>
                </w:rPr>
              </w:rPrChange>
            </w:rPr>
            <w:delText>nsione di impianto</w:delText>
          </w:r>
          <w:r w:rsidR="00856373" w:rsidRPr="00C05B8D" w:rsidDel="005B1181">
            <w:rPr>
              <w:strike/>
              <w:sz w:val="22"/>
              <w:szCs w:val="22"/>
              <w:rPrChange w:id="37493" w:author="Visone Rossana (GSE)" w:date="2025-09-29T12:33:00Z" w16du:dateUtc="2025-09-29T10:33:00Z">
                <w:rPr>
                  <w:sz w:val="22"/>
                  <w:szCs w:val="22"/>
                </w:rPr>
              </w:rPrChange>
            </w:rPr>
            <w:delText xml:space="preserve"> e</w:delText>
          </w:r>
        </w:del>
      </w:ins>
      <w:commentRangeEnd w:id="37460"/>
      <w:ins w:id="37494" w:author="Visone Rossana (GSE)" w:date="2025-09-29T12:34:00Z" w16du:dateUtc="2025-09-29T10:34:00Z">
        <w:del w:id="37495" w:author="Visone Rossana (GSE)" w:date="2025-10-22T12:04:00Z" w16du:dateUtc="2025-10-22T10:04:00Z">
          <w:r w:rsidR="009851BA" w:rsidDel="005B1181">
            <w:rPr>
              <w:rStyle w:val="Rimandocommento"/>
              <w:sz w:val="22"/>
              <w:szCs w:val="22"/>
            </w:rPr>
            <w:commentReference w:id="37460"/>
          </w:r>
        </w:del>
      </w:ins>
      <w:ins w:id="37496" w:author="Visone Rossana (GSE)" w:date="2025-09-29T12:24:00Z" w16du:dateUtc="2025-09-29T10:24:00Z">
        <w:del w:id="37497" w:author="Visone Rossana (GSE)" w:date="2025-10-22T12:04:00Z" w16du:dateUtc="2025-10-22T10:04:00Z">
          <w:r w:rsidR="005807D6" w:rsidDel="005B1181">
            <w:rPr>
              <w:sz w:val="22"/>
              <w:szCs w:val="22"/>
            </w:rPr>
            <w:delText xml:space="preserve"> </w:delText>
          </w:r>
        </w:del>
      </w:ins>
      <w:ins w:id="37498" w:author="Visone Rossana (GSE)" w:date="2025-10-06T16:38:00Z" w16du:dateUtc="2025-10-06T14:38:00Z">
        <w:r w:rsidR="00C77BCF">
          <w:rPr>
            <w:sz w:val="22"/>
            <w:szCs w:val="22"/>
          </w:rPr>
          <w:t>P</w:t>
        </w:r>
      </w:ins>
      <w:ins w:id="37499" w:author="Visone Rossana (GSE)" w:date="2025-09-29T12:24:00Z" w16du:dateUtc="2025-09-29T10:24:00Z">
        <w:del w:id="37500" w:author="Visone Rossana (GSE)" w:date="2025-10-06T16:38:00Z" w16du:dateUtc="2025-10-06T14:38:00Z">
          <w:r w:rsidR="005807D6" w:rsidDel="00C77BCF">
            <w:rPr>
              <w:sz w:val="22"/>
              <w:szCs w:val="22"/>
            </w:rPr>
            <w:delText>p</w:delText>
          </w:r>
        </w:del>
        <w:r w:rsidR="005807D6">
          <w:rPr>
            <w:sz w:val="22"/>
            <w:szCs w:val="22"/>
          </w:rPr>
          <w:t xml:space="preserve">er </w:t>
        </w:r>
      </w:ins>
      <w:ins w:id="37501" w:author="Visone Rossana (GSE)" w:date="2025-09-29T12:18:00Z" w16du:dateUtc="2025-09-29T10:18:00Z">
        <w:r w:rsidRPr="00D05B5C">
          <w:rPr>
            <w:sz w:val="22"/>
            <w:szCs w:val="22"/>
          </w:rPr>
          <w:t xml:space="preserve">gli interventi della tipologia </w:t>
        </w:r>
      </w:ins>
      <w:ins w:id="37502" w:author="Visone Rossana (GSE)" w:date="2025-09-29T12:25:00Z" w16du:dateUtc="2025-09-29T10:25:00Z">
        <w:r w:rsidR="009464B7">
          <w:rPr>
            <w:sz w:val="22"/>
            <w:szCs w:val="22"/>
          </w:rPr>
          <w:t>I</w:t>
        </w:r>
      </w:ins>
      <w:ins w:id="37503" w:author="Visone Rossana (GSE)" w:date="2025-09-29T12:27:00Z" w16du:dateUtc="2025-09-29T10:27:00Z">
        <w:r w:rsidR="005622AF">
          <w:rPr>
            <w:sz w:val="22"/>
            <w:szCs w:val="22"/>
          </w:rPr>
          <w:t>I</w:t>
        </w:r>
      </w:ins>
      <w:ins w:id="37504" w:author="Visone Rossana (GSE)" w:date="2025-09-29T12:25:00Z" w16du:dateUtc="2025-09-29T10:25:00Z">
        <w:r w:rsidR="009464B7">
          <w:rPr>
            <w:sz w:val="22"/>
            <w:szCs w:val="22"/>
          </w:rPr>
          <w:t>I</w:t>
        </w:r>
      </w:ins>
      <w:ins w:id="37505" w:author="Visone Rossana (GSE)" w:date="2025-09-29T12:18:00Z" w16du:dateUtc="2025-09-29T10:18:00Z">
        <w:r w:rsidRPr="00D05B5C">
          <w:rPr>
            <w:sz w:val="22"/>
            <w:szCs w:val="22"/>
          </w:rPr>
          <w:t>.A (pompe di calore)</w:t>
        </w:r>
      </w:ins>
      <w:ins w:id="37506" w:author="Visone Rossana (GSE)" w:date="2025-09-29T12:27:00Z" w16du:dateUtc="2025-09-29T10:27:00Z">
        <w:r w:rsidR="00762C3E">
          <w:rPr>
            <w:sz w:val="22"/>
            <w:szCs w:val="22"/>
          </w:rPr>
          <w:t>, III</w:t>
        </w:r>
      </w:ins>
      <w:ins w:id="37507" w:author="Visone Rossana (GSE)" w:date="2025-09-29T12:28:00Z" w16du:dateUtc="2025-09-29T10:28:00Z">
        <w:r w:rsidR="00762C3E">
          <w:rPr>
            <w:sz w:val="22"/>
            <w:szCs w:val="22"/>
          </w:rPr>
          <w:t>.B (sistemi ibridi</w:t>
        </w:r>
        <w:r w:rsidR="00A915EA">
          <w:rPr>
            <w:sz w:val="22"/>
            <w:szCs w:val="22"/>
          </w:rPr>
          <w:t xml:space="preserve"> </w:t>
        </w:r>
        <w:r w:rsidR="00A915EA" w:rsidRPr="00A915EA">
          <w:rPr>
            <w:i/>
            <w:iCs/>
            <w:sz w:val="22"/>
            <w:szCs w:val="22"/>
            <w:rPrChange w:id="37508" w:author="Visone Rossana (GSE)" w:date="2025-09-29T12:28:00Z" w16du:dateUtc="2025-09-29T10:28:00Z">
              <w:rPr>
                <w:sz w:val="22"/>
                <w:szCs w:val="22"/>
              </w:rPr>
            </w:rPrChange>
          </w:rPr>
          <w:t>factory made</w:t>
        </w:r>
        <w:r w:rsidR="00A915EA">
          <w:rPr>
            <w:sz w:val="22"/>
            <w:szCs w:val="22"/>
          </w:rPr>
          <w:t xml:space="preserve"> o bivalenti a pompa di calore</w:t>
        </w:r>
        <w:r w:rsidR="00762C3E">
          <w:rPr>
            <w:sz w:val="22"/>
            <w:szCs w:val="22"/>
          </w:rPr>
          <w:t>)</w:t>
        </w:r>
      </w:ins>
      <w:ins w:id="37509" w:author="Visone Rossana (GSE)" w:date="2025-09-29T12:29:00Z" w16du:dateUtc="2025-09-29T10:29:00Z">
        <w:r w:rsidR="00612170">
          <w:rPr>
            <w:sz w:val="22"/>
            <w:szCs w:val="22"/>
          </w:rPr>
          <w:t xml:space="preserve"> e</w:t>
        </w:r>
      </w:ins>
      <w:ins w:id="37510" w:author="Visone Rossana (GSE)" w:date="2025-09-29T12:18:00Z" w16du:dateUtc="2025-09-29T10:18:00Z">
        <w:r w:rsidRPr="00D05B5C">
          <w:rPr>
            <w:sz w:val="22"/>
            <w:szCs w:val="22"/>
          </w:rPr>
          <w:t xml:space="preserve"> </w:t>
        </w:r>
      </w:ins>
      <w:ins w:id="37511" w:author="Visone Rossana (GSE)" w:date="2025-09-29T12:27:00Z" w16du:dateUtc="2025-09-29T10:27:00Z">
        <w:r w:rsidR="005622AF">
          <w:rPr>
            <w:sz w:val="22"/>
            <w:szCs w:val="22"/>
          </w:rPr>
          <w:t>III</w:t>
        </w:r>
      </w:ins>
      <w:ins w:id="37512" w:author="Visone Rossana (GSE)" w:date="2025-09-29T12:18:00Z" w16du:dateUtc="2025-09-29T10:18:00Z">
        <w:r w:rsidRPr="00D05B5C">
          <w:rPr>
            <w:sz w:val="22"/>
            <w:szCs w:val="22"/>
          </w:rPr>
          <w:t>.</w:t>
        </w:r>
      </w:ins>
      <w:ins w:id="37513" w:author="Visone Rossana (GSE)" w:date="2025-09-29T12:27:00Z" w16du:dateUtc="2025-09-29T10:27:00Z">
        <w:r w:rsidR="00762C3E">
          <w:rPr>
            <w:sz w:val="22"/>
            <w:szCs w:val="22"/>
          </w:rPr>
          <w:t>C</w:t>
        </w:r>
      </w:ins>
      <w:ins w:id="37514" w:author="Visone Rossana (GSE)" w:date="2025-09-29T12:18:00Z" w16du:dateUtc="2025-09-29T10:18:00Z">
        <w:r w:rsidRPr="00D05B5C">
          <w:rPr>
            <w:sz w:val="22"/>
            <w:szCs w:val="22"/>
          </w:rPr>
          <w:t xml:space="preserve"> (generatori alimentati a biomassa) nel caso di impianti con potenza termica utile superiore a 200 kW e per gli interventi della tipologia </w:t>
        </w:r>
      </w:ins>
      <w:ins w:id="37515" w:author="Visone Rossana (GSE)" w:date="2025-10-22T12:06:00Z" w16du:dateUtc="2025-10-22T10:06:00Z">
        <w:r w:rsidR="008F6FCA">
          <w:rPr>
            <w:sz w:val="22"/>
            <w:szCs w:val="22"/>
          </w:rPr>
          <w:t>I</w:t>
        </w:r>
      </w:ins>
      <w:ins w:id="37516" w:author="Visone Rossana (GSE)" w:date="2025-09-29T12:25:00Z" w16du:dateUtc="2025-09-29T10:25:00Z">
        <w:r w:rsidR="009464B7">
          <w:rPr>
            <w:sz w:val="22"/>
            <w:szCs w:val="22"/>
          </w:rPr>
          <w:t>II</w:t>
        </w:r>
      </w:ins>
      <w:ins w:id="37517" w:author="Visone Rossana (GSE)" w:date="2025-09-29T12:18:00Z" w16du:dateUtc="2025-09-29T10:18:00Z">
        <w:r w:rsidRPr="00D05B5C">
          <w:rPr>
            <w:sz w:val="22"/>
            <w:szCs w:val="22"/>
          </w:rPr>
          <w:t>.</w:t>
        </w:r>
      </w:ins>
      <w:ins w:id="37518" w:author="Visone Rossana (GSE)" w:date="2025-09-29T12:25:00Z" w16du:dateUtc="2025-09-29T10:25:00Z">
        <w:r w:rsidR="009464B7">
          <w:rPr>
            <w:sz w:val="22"/>
            <w:szCs w:val="22"/>
          </w:rPr>
          <w:t>D</w:t>
        </w:r>
      </w:ins>
      <w:ins w:id="37519" w:author="Visone Rossana (GSE)" w:date="2025-09-29T12:18:00Z" w16du:dateUtc="2025-09-29T10:18:00Z">
        <w:r w:rsidRPr="00D05B5C">
          <w:rPr>
            <w:sz w:val="22"/>
            <w:szCs w:val="22"/>
          </w:rPr>
          <w:t xml:space="preserve"> (impianti termici solari) nel caso di superfici del campo solare superiori a 100 m</w:t>
        </w:r>
        <w:r w:rsidRPr="005F144C">
          <w:rPr>
            <w:sz w:val="22"/>
            <w:szCs w:val="22"/>
            <w:vertAlign w:val="superscript"/>
            <w:rPrChange w:id="37520" w:author="Visone Rossana (GSE)" w:date="2025-10-20T16:45:00Z" w16du:dateUtc="2025-10-20T14:45:00Z">
              <w:rPr>
                <w:sz w:val="22"/>
                <w:szCs w:val="22"/>
              </w:rPr>
            </w:rPrChange>
          </w:rPr>
          <w:t>2</w:t>
        </w:r>
        <w:r w:rsidRPr="00D05B5C">
          <w:rPr>
            <w:sz w:val="22"/>
            <w:szCs w:val="22"/>
          </w:rPr>
          <w:t xml:space="preserve">, è obbligatoria l’installazione di sistemi di contabilizzazione del calore. Il Soggetto Responsabile è tenuto a trasmette al GSE le misure dell’energia termica annualmente prodotta dagli impianti e utilizzata per coprire i fabbisogni termici, secondo le modalità e le tempistiche definite con successivo documento. </w:t>
        </w:r>
      </w:ins>
    </w:p>
    <w:p w14:paraId="7B58D263" w14:textId="637FFBCA" w:rsidR="001D4395" w:rsidRPr="00D05B5C" w:rsidRDefault="001D4395" w:rsidP="00654035">
      <w:pPr>
        <w:spacing w:after="120" w:line="276" w:lineRule="auto"/>
        <w:jc w:val="both"/>
        <w:rPr>
          <w:ins w:id="37521" w:author="Visone Rossana (GSE)" w:date="2025-09-29T12:18:00Z" w16du:dateUtc="2025-09-29T10:18:00Z"/>
          <w:sz w:val="22"/>
          <w:szCs w:val="22"/>
        </w:rPr>
      </w:pPr>
      <w:ins w:id="37522" w:author="Visone Rossana (GSE)" w:date="2025-09-29T12:18:00Z" w16du:dateUtc="2025-09-29T10:18:00Z">
        <w:r w:rsidRPr="00D05B5C">
          <w:rPr>
            <w:sz w:val="22"/>
            <w:szCs w:val="22"/>
          </w:rPr>
          <w:t>Per gli interventi d</w:t>
        </w:r>
      </w:ins>
      <w:ins w:id="37523" w:author="Visone Rossana (GSE)" w:date="2025-09-29T12:29:00Z" w16du:dateUtc="2025-09-29T10:29:00Z">
        <w:r w:rsidR="00EB12DA">
          <w:rPr>
            <w:sz w:val="22"/>
            <w:szCs w:val="22"/>
          </w:rPr>
          <w:t>el Titolo III</w:t>
        </w:r>
      </w:ins>
      <w:ins w:id="37524" w:author="Visone Rossana (GSE)" w:date="2025-09-29T12:18:00Z" w16du:dateUtc="2025-09-29T10:18:00Z">
        <w:r w:rsidRPr="00D05B5C">
          <w:rPr>
            <w:sz w:val="22"/>
            <w:szCs w:val="22"/>
          </w:rPr>
          <w:t>, nei casi in cui, pur non ricadendo nell’obbligatorietà di cui sopra, si siano installati volontariamente sistemi di acquisizione dati per il monitoraggio dell’energia prodotta, il Soggetto Responsabile deve trasmettere al GSE i dati raccolti secondo le modalità e le tempistiche indicate dal GSE.</w:t>
        </w:r>
      </w:ins>
    </w:p>
    <w:p w14:paraId="198C1861" w14:textId="77777777" w:rsidR="001D4395" w:rsidRPr="00D05B5C" w:rsidRDefault="001D4395" w:rsidP="00654035">
      <w:pPr>
        <w:spacing w:after="120" w:line="276" w:lineRule="auto"/>
        <w:jc w:val="both"/>
        <w:rPr>
          <w:ins w:id="37525" w:author="Visone Rossana (GSE)" w:date="2025-09-29T12:18:00Z" w16du:dateUtc="2025-09-29T10:18:00Z"/>
          <w:sz w:val="22"/>
          <w:szCs w:val="22"/>
        </w:rPr>
      </w:pPr>
      <w:ins w:id="37526" w:author="Visone Rossana (GSE)" w:date="2025-09-29T12:18:00Z" w16du:dateUtc="2025-09-29T10:18:00Z">
        <w:r w:rsidRPr="00D05B5C">
          <w:rPr>
            <w:sz w:val="22"/>
            <w:szCs w:val="22"/>
          </w:rPr>
          <w:t>Si precisa che nel caso di non obbligatorietà di tali sistemi, i relativi costi necessari per la loro installazione non sono ammissibili ai fini del calcolo dell’incentivo.</w:t>
        </w:r>
      </w:ins>
    </w:p>
    <w:p w14:paraId="56C7320B" w14:textId="1E94FC33" w:rsidR="001D4395" w:rsidDel="008F6FCA" w:rsidRDefault="001D4395">
      <w:pPr>
        <w:numPr>
          <w:ilvl w:val="0"/>
          <w:numId w:val="292"/>
        </w:numPr>
        <w:rPr>
          <w:ins w:id="37527" w:author="Visone Rossana (GSE)" w:date="2025-09-05T12:11:00Z" w16du:dateUtc="2025-09-05T10:11:00Z"/>
          <w:del w:id="37528" w:author="Visone Rossana (GSE)" w:date="2025-10-22T12:06:00Z" w16du:dateUtc="2025-10-22T10:06:00Z"/>
        </w:rPr>
        <w:pPrChange w:id="37529" w:author="Visone Rossana (GSE)" w:date="2025-10-23T10:16:00Z" w16du:dateUtc="2025-10-23T08:16:00Z">
          <w:pPr>
            <w:numPr>
              <w:numId w:val="548"/>
            </w:numPr>
            <w:ind w:left="851" w:hanging="360"/>
          </w:pPr>
        </w:pPrChange>
      </w:pPr>
      <w:bookmarkStart w:id="37530" w:name="_Toc212462800"/>
      <w:bookmarkEnd w:id="37530"/>
    </w:p>
    <w:p w14:paraId="13AD8E27" w14:textId="184C109A" w:rsidR="003844B1" w:rsidRDefault="003A42D3">
      <w:pPr>
        <w:pStyle w:val="TITOLO20"/>
        <w:numPr>
          <w:ilvl w:val="1"/>
          <w:numId w:val="292"/>
        </w:numPr>
        <w:ind w:left="567" w:hanging="567"/>
        <w:outlineLvl w:val="1"/>
        <w:rPr>
          <w:ins w:id="37531" w:author="Visone Rossana (GSE)" w:date="2025-09-05T12:11:00Z" w16du:dateUtc="2025-09-05T10:11:00Z"/>
        </w:rPr>
        <w:pPrChange w:id="37532" w:author="Visone Rossana (GSE)" w:date="2025-10-23T10:16:00Z" w16du:dateUtc="2025-10-23T08:16:00Z">
          <w:pPr>
            <w:pStyle w:val="TITOLO20"/>
            <w:ind w:left="426"/>
          </w:pPr>
        </w:pPrChange>
      </w:pPr>
      <w:ins w:id="37533" w:author="Visone Rossana (GSE)" w:date="2025-09-25T16:38:00Z" w16du:dateUtc="2025-09-25T14:38:00Z">
        <w:r>
          <w:t xml:space="preserve"> </w:t>
        </w:r>
      </w:ins>
      <w:bookmarkStart w:id="37534" w:name="_Toc212462801"/>
      <w:ins w:id="37535" w:author="Visone Rossana (GSE)" w:date="2025-09-05T12:11:00Z" w16du:dateUtc="2025-09-05T10:11:00Z">
        <w:r w:rsidR="003844B1">
          <w:t xml:space="preserve">Obblighi </w:t>
        </w:r>
      </w:ins>
      <w:ins w:id="37536" w:author="Visone Rossana (GSE)" w:date="2025-09-05T12:11:00Z">
        <w:r w:rsidR="003844B1" w:rsidRPr="003844B1">
          <w:t>d’integrazione delle fonti rinnovabili negli edifici (</w:t>
        </w:r>
      </w:ins>
      <w:ins w:id="37537" w:author="Visone Rossana (GSE)" w:date="2025-09-05T12:11:00Z" w16du:dateUtc="2025-09-05T10:11:00Z">
        <w:del w:id="37538" w:author="Visone Rossana (GSE)" w:date="2025-09-29T12:42:00Z" w16du:dateUtc="2025-09-29T10:42:00Z">
          <w:r w:rsidR="003844B1" w:rsidDel="00654035">
            <w:delText xml:space="preserve"> </w:delText>
          </w:r>
        </w:del>
      </w:ins>
      <w:ins w:id="37539" w:author="Visone Rossana (GSE)" w:date="2025-09-05T12:12:00Z" w16du:dateUtc="2025-09-05T10:12:00Z">
        <w:r w:rsidR="003844B1">
          <w:t>D</w:t>
        </w:r>
      </w:ins>
      <w:ins w:id="37540" w:author="Visone Rossana (GSE)" w:date="2025-09-05T12:11:00Z" w16du:dateUtc="2025-09-05T10:11:00Z">
        <w:r w:rsidR="003844B1">
          <w:t>lgs 199/21</w:t>
        </w:r>
      </w:ins>
      <w:ins w:id="37541" w:author="Visone Rossana (GSE)" w:date="2025-09-05T12:12:00Z" w16du:dateUtc="2025-09-05T10:12:00Z">
        <w:r w:rsidR="003844B1">
          <w:t>)</w:t>
        </w:r>
      </w:ins>
      <w:bookmarkEnd w:id="37534"/>
      <w:ins w:id="37542" w:author="Visone Rossana (GSE)" w:date="2025-09-29T12:42:00Z" w16du:dateUtc="2025-09-29T10:42:00Z">
        <w:r w:rsidR="00654035">
          <w:t xml:space="preserve"> </w:t>
        </w:r>
      </w:ins>
    </w:p>
    <w:p w14:paraId="4752551E" w14:textId="7477A700" w:rsidR="00654035" w:rsidRPr="00654035" w:rsidRDefault="00654035">
      <w:pPr>
        <w:spacing w:after="60" w:line="276" w:lineRule="auto"/>
        <w:jc w:val="both"/>
        <w:rPr>
          <w:ins w:id="37543" w:author="Visone Rossana (GSE)" w:date="2025-09-29T12:42:00Z" w16du:dateUtc="2025-09-29T10:42:00Z"/>
          <w:rFonts w:cs="Calibri"/>
          <w:bCs/>
          <w:iCs/>
          <w:sz w:val="22"/>
          <w:szCs w:val="22"/>
          <w:rPrChange w:id="37544" w:author="Visone Rossana (GSE)" w:date="2025-09-29T12:42:00Z" w16du:dateUtc="2025-09-29T10:42:00Z">
            <w:rPr>
              <w:ins w:id="37545" w:author="Visone Rossana (GSE)" w:date="2025-09-29T12:42:00Z" w16du:dateUtc="2025-09-29T10:42:00Z"/>
              <w:rFonts w:cs="Calibri"/>
              <w:bCs/>
              <w:iCs/>
            </w:rPr>
          </w:rPrChange>
        </w:rPr>
        <w:pPrChange w:id="37546" w:author="Visone Rossana (GSE)" w:date="2025-09-29T12:42:00Z" w16du:dateUtc="2025-09-29T10:42:00Z">
          <w:pPr>
            <w:spacing w:after="60"/>
            <w:jc w:val="both"/>
          </w:pPr>
        </w:pPrChange>
      </w:pPr>
      <w:commentRangeStart w:id="37547"/>
      <w:ins w:id="37548" w:author="Visone Rossana (GSE)" w:date="2025-09-29T12:42:00Z" w16du:dateUtc="2025-09-29T10:42:00Z">
        <w:del w:id="37549" w:author="Visone Rossana (GSE)" w:date="2025-10-02T12:38:00Z" w16du:dateUtc="2025-10-02T10:38:00Z">
          <w:r w:rsidRPr="00AF7A3E" w:rsidDel="00AF7A3E">
            <w:rPr>
              <w:rFonts w:cs="Calibri"/>
              <w:bCs/>
              <w:iCs/>
              <w:strike/>
              <w:sz w:val="22"/>
              <w:szCs w:val="22"/>
              <w:rPrChange w:id="37550" w:author="Visone Rossana (GSE)" w:date="2025-10-02T12:38:00Z" w16du:dateUtc="2025-10-02T10:38:00Z">
                <w:rPr>
                  <w:rFonts w:cs="Calibri"/>
                  <w:bCs/>
                  <w:iCs/>
                </w:rPr>
              </w:rPrChange>
            </w:rPr>
            <w:delText>In abrogazione delle precedenti disposizioni di cui al D.Lgs. 28/11</w:delText>
          </w:r>
          <w:r w:rsidRPr="00AF7A3E" w:rsidDel="00AF7A3E">
            <w:rPr>
              <w:rFonts w:cs="Calibri"/>
              <w:bCs/>
              <w:iCs/>
              <w:sz w:val="22"/>
              <w:szCs w:val="22"/>
              <w:rPrChange w:id="37551" w:author="Visone Rossana (GSE)" w:date="2025-10-02T12:38:00Z" w16du:dateUtc="2025-10-02T10:38:00Z">
                <w:rPr>
                  <w:rFonts w:cs="Calibri"/>
                  <w:bCs/>
                  <w:iCs/>
                </w:rPr>
              </w:rPrChange>
            </w:rPr>
            <w:delText>, l</w:delText>
          </w:r>
        </w:del>
      </w:ins>
      <w:ins w:id="37552" w:author="Visone Rossana (GSE)" w:date="2025-10-02T12:38:00Z" w16du:dateUtc="2025-10-02T10:38:00Z">
        <w:r w:rsidR="00AF7A3E" w:rsidRPr="00AF7A3E">
          <w:rPr>
            <w:rFonts w:cs="Calibri"/>
            <w:bCs/>
            <w:iCs/>
            <w:sz w:val="22"/>
            <w:szCs w:val="22"/>
            <w:rPrChange w:id="37553" w:author="Visone Rossana (GSE)" w:date="2025-10-02T12:38:00Z" w16du:dateUtc="2025-10-02T10:38:00Z">
              <w:rPr>
                <w:rFonts w:cs="Calibri"/>
                <w:bCs/>
                <w:iCs/>
                <w:sz w:val="22"/>
                <w:szCs w:val="22"/>
                <w:highlight w:val="yellow"/>
              </w:rPr>
            </w:rPrChange>
          </w:rPr>
          <w:t>L</w:t>
        </w:r>
      </w:ins>
      <w:ins w:id="37554" w:author="Visone Rossana (GSE)" w:date="2025-09-29T12:42:00Z" w16du:dateUtc="2025-09-29T10:42:00Z">
        <w:r w:rsidRPr="00AF7A3E">
          <w:rPr>
            <w:rFonts w:cs="Calibri"/>
            <w:bCs/>
            <w:iCs/>
            <w:sz w:val="22"/>
            <w:szCs w:val="22"/>
            <w:rPrChange w:id="37555" w:author="Visone Rossana (GSE)" w:date="2025-10-02T12:38:00Z" w16du:dateUtc="2025-10-02T10:38:00Z">
              <w:rPr>
                <w:rFonts w:cs="Calibri"/>
                <w:bCs/>
                <w:iCs/>
              </w:rPr>
            </w:rPrChange>
          </w:rPr>
          <w:t>’art. 26, comma 1, del D.Lgs. 199/2021</w:t>
        </w:r>
      </w:ins>
      <w:ins w:id="37556" w:author="Rivera Cordero Daybeth Gabriela (GSE)" w:date="2025-10-16T19:09:00Z" w16du:dateUtc="2025-10-16T17:09:00Z">
        <w:r w:rsidR="003913DC">
          <w:rPr>
            <w:rFonts w:cs="Calibri"/>
            <w:bCs/>
            <w:iCs/>
            <w:sz w:val="22"/>
            <w:szCs w:val="22"/>
          </w:rPr>
          <w:t xml:space="preserve"> </w:t>
        </w:r>
        <w:r w:rsidR="003913DC" w:rsidRPr="003913DC">
          <w:rPr>
            <w:rFonts w:cs="Calibri"/>
            <w:bCs/>
            <w:iCs/>
            <w:sz w:val="22"/>
            <w:szCs w:val="22"/>
            <w:rPrChange w:id="37557" w:author="Rivera Cordero Daybeth Gabriela (GSE)" w:date="2025-10-16T19:09:00Z" w16du:dateUtc="2025-10-16T17:09:00Z">
              <w:rPr>
                <w:rFonts w:ascii="Arial" w:hAnsi="Arial" w:cs="Arial"/>
                <w:sz w:val="22"/>
                <w:szCs w:val="22"/>
              </w:rPr>
            </w:rPrChange>
          </w:rPr>
          <w:t>e s.m.i</w:t>
        </w:r>
      </w:ins>
      <w:ins w:id="37558" w:author="Visone Rossana (GSE)" w:date="2025-09-29T12:42:00Z" w16du:dateUtc="2025-09-29T10:42:00Z">
        <w:r w:rsidRPr="00AF7A3E">
          <w:rPr>
            <w:rFonts w:cs="Calibri"/>
            <w:bCs/>
            <w:iCs/>
            <w:sz w:val="22"/>
            <w:szCs w:val="22"/>
            <w:rPrChange w:id="37559" w:author="Visone Rossana (GSE)" w:date="2025-10-02T12:38:00Z" w16du:dateUtc="2025-10-02T10:38:00Z">
              <w:rPr>
                <w:rFonts w:cs="Calibri"/>
                <w:bCs/>
                <w:iCs/>
              </w:rPr>
            </w:rPrChange>
          </w:rPr>
          <w:t xml:space="preserve"> stabilisce i nuovi obblighi di integrazione degli impianti a fonti rinnovabili, da installare </w:t>
        </w:r>
        <w:r w:rsidRPr="00AF7A3E">
          <w:rPr>
            <w:rFonts w:cs="Calibri"/>
            <w:sz w:val="22"/>
            <w:szCs w:val="22"/>
            <w:rPrChange w:id="37560" w:author="Visone Rossana (GSE)" w:date="2025-10-02T12:38:00Z" w16du:dateUtc="2025-10-02T10:38:00Z">
              <w:rPr>
                <w:rFonts w:cs="Calibri"/>
              </w:rPr>
            </w:rPrChange>
          </w:rPr>
          <w:t>sopra o all'interno dell'edificio o nelle relative pertinenze</w:t>
        </w:r>
        <w:r w:rsidRPr="00AF7A3E">
          <w:rPr>
            <w:rFonts w:cs="Calibri"/>
            <w:bCs/>
            <w:iCs/>
            <w:sz w:val="22"/>
            <w:szCs w:val="22"/>
            <w:rPrChange w:id="37561" w:author="Visone Rossana (GSE)" w:date="2025-10-02T12:38:00Z" w16du:dateUtc="2025-10-02T10:38:00Z">
              <w:rPr>
                <w:rFonts w:cs="Calibri"/>
                <w:bCs/>
                <w:iCs/>
              </w:rPr>
            </w:rPrChange>
          </w:rPr>
          <w:t xml:space="preserve">, nel caso di realizzazione di </w:t>
        </w:r>
        <w:r w:rsidRPr="00AF7A3E">
          <w:rPr>
            <w:sz w:val="22"/>
            <w:szCs w:val="22"/>
            <w:rPrChange w:id="37562" w:author="Visone Rossana (GSE)" w:date="2025-10-02T12:38:00Z" w16du:dateUtc="2025-10-02T10:38:00Z">
              <w:rPr/>
            </w:rPrChange>
          </w:rPr>
          <w:t>nuovi edifici o di edifici sottoposti a ristrutturazioni rilevanti</w:t>
        </w:r>
        <w:r w:rsidRPr="00AF7A3E">
          <w:rPr>
            <w:rFonts w:cs="Calibri"/>
            <w:bCs/>
            <w:iCs/>
            <w:sz w:val="22"/>
            <w:szCs w:val="22"/>
            <w:vertAlign w:val="superscript"/>
            <w:rPrChange w:id="37563" w:author="Visone Rossana (GSE)" w:date="2025-10-02T12:38:00Z" w16du:dateUtc="2025-10-02T10:38:00Z">
              <w:rPr>
                <w:rFonts w:cs="Calibri"/>
                <w:bCs/>
                <w:iCs/>
                <w:vertAlign w:val="superscript"/>
              </w:rPr>
            </w:rPrChange>
          </w:rPr>
          <w:footnoteReference w:id="40"/>
        </w:r>
        <w:r w:rsidRPr="00AF7A3E">
          <w:rPr>
            <w:rFonts w:cs="Calibri"/>
            <w:bCs/>
            <w:iCs/>
            <w:sz w:val="22"/>
            <w:szCs w:val="22"/>
            <w:rPrChange w:id="37566" w:author="Visone Rossana (GSE)" w:date="2025-10-02T12:38:00Z" w16du:dateUtc="2025-10-02T10:38:00Z">
              <w:rPr>
                <w:rFonts w:cs="Calibri"/>
                <w:bCs/>
                <w:iCs/>
              </w:rPr>
            </w:rPrChange>
          </w:rPr>
          <w:t xml:space="preserve"> per i quali la richiesta del titolo autorizzativo e/o abilitativo sia presentata successivamente al 13 giugno 2022. </w:t>
        </w:r>
      </w:ins>
      <w:commentRangeEnd w:id="37547"/>
      <w:ins w:id="37567" w:author="Visone Rossana (GSE)" w:date="2025-09-29T12:43:00Z" w16du:dateUtc="2025-09-29T10:43:00Z">
        <w:r w:rsidRPr="00654035">
          <w:rPr>
            <w:rStyle w:val="Rimandocommento"/>
            <w:rFonts w:cs="Calibri"/>
            <w:bCs/>
            <w:iCs/>
            <w:sz w:val="22"/>
            <w:szCs w:val="22"/>
            <w:rPrChange w:id="37568" w:author="Visone Rossana (GSE)" w:date="2025-09-29T12:42:00Z" w16du:dateUtc="2025-09-29T10:42:00Z">
              <w:rPr>
                <w:rStyle w:val="Rimandocommento"/>
                <w:rFonts w:cs="Calibri"/>
                <w:bCs/>
                <w:iCs/>
                <w:sz w:val="24"/>
              </w:rPr>
            </w:rPrChange>
          </w:rPr>
          <w:commentReference w:id="37547"/>
        </w:r>
      </w:ins>
    </w:p>
    <w:p w14:paraId="3C983372" w14:textId="77777777" w:rsidR="00654035" w:rsidRPr="00654035" w:rsidRDefault="00654035">
      <w:pPr>
        <w:spacing w:after="60" w:line="276" w:lineRule="auto"/>
        <w:jc w:val="both"/>
        <w:rPr>
          <w:ins w:id="37569" w:author="Visone Rossana (GSE)" w:date="2025-09-29T12:42:00Z" w16du:dateUtc="2025-09-29T10:42:00Z"/>
          <w:rFonts w:cs="Calibri"/>
          <w:bCs/>
          <w:iCs/>
          <w:sz w:val="22"/>
          <w:szCs w:val="22"/>
          <w:rPrChange w:id="37570" w:author="Visone Rossana (GSE)" w:date="2025-09-29T12:42:00Z" w16du:dateUtc="2025-09-29T10:42:00Z">
            <w:rPr>
              <w:ins w:id="37571" w:author="Visone Rossana (GSE)" w:date="2025-09-29T12:42:00Z" w16du:dateUtc="2025-09-29T10:42:00Z"/>
              <w:rFonts w:cs="Calibri"/>
              <w:bCs/>
              <w:iCs/>
            </w:rPr>
          </w:rPrChange>
        </w:rPr>
        <w:pPrChange w:id="37572" w:author="Visone Rossana (GSE)" w:date="2025-09-29T12:42:00Z" w16du:dateUtc="2025-09-29T10:42:00Z">
          <w:pPr>
            <w:spacing w:after="60"/>
            <w:jc w:val="both"/>
          </w:pPr>
        </w:pPrChange>
      </w:pPr>
      <w:ins w:id="37573" w:author="Visone Rossana (GSE)" w:date="2025-09-29T12:42:00Z" w16du:dateUtc="2025-09-29T10:42:00Z">
        <w:r w:rsidRPr="00654035">
          <w:rPr>
            <w:rFonts w:cs="Calibri"/>
            <w:bCs/>
            <w:iCs/>
            <w:sz w:val="22"/>
            <w:szCs w:val="22"/>
            <w:rPrChange w:id="37574" w:author="Visone Rossana (GSE)" w:date="2025-09-29T12:42:00Z" w16du:dateUtc="2025-09-29T10:42:00Z">
              <w:rPr>
                <w:rFonts w:cs="Calibri"/>
                <w:bCs/>
                <w:iCs/>
              </w:rPr>
            </w:rPrChange>
          </w:rPr>
          <w:t xml:space="preserve">Per quanto premesso, ai sensi dell’art. 26, comma 6, del medesimo Decreto, </w:t>
        </w:r>
        <w:r w:rsidRPr="00654035">
          <w:rPr>
            <w:rFonts w:cs="Calibri"/>
            <w:b/>
            <w:iCs/>
            <w:sz w:val="22"/>
            <w:szCs w:val="22"/>
            <w:rPrChange w:id="37575" w:author="Visone Rossana (GSE)" w:date="2025-09-29T12:42:00Z" w16du:dateUtc="2025-09-29T10:42:00Z">
              <w:rPr>
                <w:rFonts w:cs="Calibri"/>
                <w:b/>
                <w:iCs/>
              </w:rPr>
            </w:rPrChange>
          </w:rPr>
          <w:t>nel caso di edifici sottoposti a ristrutturazioni rilevanti</w:t>
        </w:r>
        <w:r w:rsidRPr="00654035">
          <w:rPr>
            <w:rFonts w:cs="Calibri"/>
            <w:bCs/>
            <w:iCs/>
            <w:sz w:val="22"/>
            <w:szCs w:val="22"/>
            <w:rPrChange w:id="37576" w:author="Visone Rossana (GSE)" w:date="2025-09-29T12:42:00Z" w16du:dateUtc="2025-09-29T10:42:00Z">
              <w:rPr>
                <w:rFonts w:cs="Calibri"/>
                <w:bCs/>
                <w:iCs/>
              </w:rPr>
            </w:rPrChange>
          </w:rPr>
          <w:t xml:space="preserve"> gli impianti alimentati da fonti rinnovabili accedono agli incentivi del Conto Termico per la totalità dell’incentivo previsto, quantificato secondo gli algoritmi di calcolo per l’intervento incentivabile, e fermo restando il rispetto dei criteri, delle condizioni di accesso e della cumulabilità in presenza di ulteriori finanziamenti.</w:t>
        </w:r>
      </w:ins>
    </w:p>
    <w:p w14:paraId="35FA6432" w14:textId="77777777" w:rsidR="00654035" w:rsidRPr="00654035" w:rsidRDefault="00654035">
      <w:pPr>
        <w:spacing w:after="60" w:line="276" w:lineRule="auto"/>
        <w:jc w:val="both"/>
        <w:rPr>
          <w:ins w:id="37577" w:author="Visone Rossana (GSE)" w:date="2025-09-29T12:42:00Z" w16du:dateUtc="2025-09-29T10:42:00Z"/>
          <w:rFonts w:cs="Calibri"/>
          <w:bCs/>
          <w:iCs/>
          <w:sz w:val="22"/>
          <w:szCs w:val="22"/>
          <w:rPrChange w:id="37578" w:author="Visone Rossana (GSE)" w:date="2025-09-29T12:42:00Z" w16du:dateUtc="2025-09-29T10:42:00Z">
            <w:rPr>
              <w:ins w:id="37579" w:author="Visone Rossana (GSE)" w:date="2025-09-29T12:42:00Z" w16du:dateUtc="2025-09-29T10:42:00Z"/>
              <w:rFonts w:cs="Calibri"/>
              <w:bCs/>
              <w:iCs/>
            </w:rPr>
          </w:rPrChange>
        </w:rPr>
        <w:pPrChange w:id="37580" w:author="Visone Rossana (GSE)" w:date="2025-09-29T12:42:00Z" w16du:dateUtc="2025-09-29T10:42:00Z">
          <w:pPr>
            <w:spacing w:after="60"/>
            <w:jc w:val="both"/>
          </w:pPr>
        </w:pPrChange>
      </w:pPr>
      <w:ins w:id="37581" w:author="Visone Rossana (GSE)" w:date="2025-09-29T12:42:00Z" w16du:dateUtc="2025-09-29T10:42:00Z">
        <w:r w:rsidRPr="00654035">
          <w:rPr>
            <w:rFonts w:cs="Calibri"/>
            <w:b/>
            <w:iCs/>
            <w:sz w:val="22"/>
            <w:szCs w:val="22"/>
            <w:rPrChange w:id="37582" w:author="Visone Rossana (GSE)" w:date="2025-09-29T12:42:00Z" w16du:dateUtc="2025-09-29T10:42:00Z">
              <w:rPr>
                <w:rFonts w:cs="Calibri"/>
                <w:b/>
                <w:iCs/>
              </w:rPr>
            </w:rPrChange>
          </w:rPr>
          <w:lastRenderedPageBreak/>
          <w:t>Per gli edifici di nuova costruzione</w:t>
        </w:r>
        <w:r w:rsidRPr="00654035">
          <w:rPr>
            <w:rFonts w:cs="Calibri"/>
            <w:bCs/>
            <w:iCs/>
            <w:sz w:val="22"/>
            <w:szCs w:val="22"/>
            <w:rPrChange w:id="37583" w:author="Visone Rossana (GSE)" w:date="2025-09-29T12:42:00Z" w16du:dateUtc="2025-09-29T10:42:00Z">
              <w:rPr>
                <w:rFonts w:cs="Calibri"/>
                <w:bCs/>
                <w:iCs/>
              </w:rPr>
            </w:rPrChange>
          </w:rPr>
          <w:t xml:space="preserve">, fatta eccezione per gli interventi di trasformazione di edifici esistenti in </w:t>
        </w:r>
        <w:r w:rsidRPr="00654035">
          <w:rPr>
            <w:rFonts w:cs="Calibri"/>
            <w:bCs/>
            <w:i/>
            <w:sz w:val="22"/>
            <w:szCs w:val="22"/>
            <w:rPrChange w:id="37584" w:author="Visone Rossana (GSE)" w:date="2025-09-29T12:42:00Z" w16du:dateUtc="2025-09-29T10:42:00Z">
              <w:rPr>
                <w:rFonts w:cs="Calibri"/>
                <w:bCs/>
                <w:i/>
              </w:rPr>
            </w:rPrChange>
          </w:rPr>
          <w:t>nzeb</w:t>
        </w:r>
        <w:r w:rsidRPr="00654035">
          <w:rPr>
            <w:rFonts w:cs="Calibri"/>
            <w:bCs/>
            <w:iCs/>
            <w:sz w:val="22"/>
            <w:szCs w:val="22"/>
            <w:rPrChange w:id="37585" w:author="Visone Rossana (GSE)" w:date="2025-09-29T12:42:00Z" w16du:dateUtc="2025-09-29T10:42:00Z">
              <w:rPr>
                <w:rFonts w:cs="Calibri"/>
                <w:bCs/>
                <w:iCs/>
              </w:rPr>
            </w:rPrChange>
          </w:rPr>
          <w:t>, gli impianti alimentati da fonti rinnovabili, installati a copertura degli obblighi di cui al citato Decreto, non accedono agli incentivi del Conto Termico.</w:t>
        </w:r>
      </w:ins>
    </w:p>
    <w:p w14:paraId="61E2AC73" w14:textId="2A346F4F" w:rsidR="00654035" w:rsidRPr="00654035" w:rsidRDefault="00654035">
      <w:pPr>
        <w:spacing w:after="60" w:line="276" w:lineRule="auto"/>
        <w:jc w:val="both"/>
        <w:rPr>
          <w:ins w:id="37586" w:author="Visone Rossana (GSE)" w:date="2025-09-29T12:42:00Z" w16du:dateUtc="2025-09-29T10:42:00Z"/>
          <w:rFonts w:cs="Calibri"/>
          <w:bCs/>
          <w:iCs/>
          <w:sz w:val="22"/>
          <w:szCs w:val="22"/>
          <w:rPrChange w:id="37587" w:author="Visone Rossana (GSE)" w:date="2025-09-29T12:42:00Z" w16du:dateUtc="2025-09-29T10:42:00Z">
            <w:rPr>
              <w:ins w:id="37588" w:author="Visone Rossana (GSE)" w:date="2025-09-29T12:42:00Z" w16du:dateUtc="2025-09-29T10:42:00Z"/>
              <w:rFonts w:cs="Calibri"/>
              <w:bCs/>
              <w:iCs/>
            </w:rPr>
          </w:rPrChange>
        </w:rPr>
        <w:pPrChange w:id="37589" w:author="Visone Rossana (GSE)" w:date="2025-09-29T12:42:00Z" w16du:dateUtc="2025-09-29T10:42:00Z">
          <w:pPr>
            <w:spacing w:after="60"/>
            <w:jc w:val="both"/>
          </w:pPr>
        </w:pPrChange>
      </w:pPr>
      <w:ins w:id="37590" w:author="Visone Rossana (GSE)" w:date="2025-09-29T12:42:00Z" w16du:dateUtc="2025-09-29T10:42:00Z">
        <w:r w:rsidRPr="00654035">
          <w:rPr>
            <w:rFonts w:cs="Calibri"/>
            <w:bCs/>
            <w:iCs/>
            <w:sz w:val="22"/>
            <w:szCs w:val="22"/>
            <w:rPrChange w:id="37591" w:author="Visone Rossana (GSE)" w:date="2025-09-29T12:42:00Z" w16du:dateUtc="2025-09-29T10:42:00Z">
              <w:rPr>
                <w:rFonts w:cs="Calibri"/>
                <w:bCs/>
                <w:iCs/>
              </w:rPr>
            </w:rPrChange>
          </w:rPr>
          <w:t>Si richiamano, di seguito, le quote d’obbligo per gli impianti di produzione di energia termica da fonte rinnovabile indicate nell’allegato 3 del D.Lgs 199/2021</w:t>
        </w:r>
      </w:ins>
      <w:ins w:id="37592" w:author="Rivera Cordero Daybeth Gabriela (GSE)" w:date="2025-10-16T19:09:00Z" w16du:dateUtc="2025-10-16T17:09:00Z">
        <w:r w:rsidR="003913DC">
          <w:rPr>
            <w:rFonts w:cs="Calibri"/>
            <w:bCs/>
            <w:iCs/>
            <w:sz w:val="22"/>
            <w:szCs w:val="22"/>
          </w:rPr>
          <w:t xml:space="preserve"> </w:t>
        </w:r>
        <w:r w:rsidR="003913DC" w:rsidRPr="003913DC">
          <w:rPr>
            <w:rFonts w:cs="Calibri"/>
            <w:bCs/>
            <w:iCs/>
            <w:sz w:val="22"/>
            <w:szCs w:val="22"/>
            <w:rPrChange w:id="37593" w:author="Rivera Cordero Daybeth Gabriela (GSE)" w:date="2025-10-16T19:09:00Z" w16du:dateUtc="2025-10-16T17:09:00Z">
              <w:rPr>
                <w:rFonts w:ascii="Arial" w:hAnsi="Arial" w:cs="Arial"/>
                <w:sz w:val="22"/>
                <w:szCs w:val="22"/>
              </w:rPr>
            </w:rPrChange>
          </w:rPr>
          <w:t>e s.m.i</w:t>
        </w:r>
      </w:ins>
      <w:ins w:id="37594" w:author="Visone Rossana (GSE)" w:date="2025-09-29T12:42:00Z" w16du:dateUtc="2025-09-29T10:42:00Z">
        <w:r w:rsidRPr="00654035">
          <w:rPr>
            <w:rFonts w:cs="Calibri"/>
            <w:bCs/>
            <w:iCs/>
            <w:sz w:val="22"/>
            <w:szCs w:val="22"/>
            <w:rPrChange w:id="37595" w:author="Visone Rossana (GSE)" w:date="2025-09-29T12:42:00Z" w16du:dateUtc="2025-09-29T10:42:00Z">
              <w:rPr>
                <w:rFonts w:cs="Calibri"/>
                <w:bCs/>
                <w:iCs/>
              </w:rPr>
            </w:rPrChange>
          </w:rPr>
          <w:t>:</w:t>
        </w:r>
      </w:ins>
    </w:p>
    <w:p w14:paraId="4FFEB342" w14:textId="77777777" w:rsidR="00654035" w:rsidRPr="00654035" w:rsidRDefault="00654035" w:rsidP="00654035">
      <w:pPr>
        <w:pStyle w:val="Paragrafoelenco"/>
        <w:numPr>
          <w:ilvl w:val="0"/>
          <w:numId w:val="170"/>
        </w:numPr>
        <w:spacing w:after="60" w:line="276" w:lineRule="auto"/>
        <w:jc w:val="both"/>
        <w:rPr>
          <w:ins w:id="37596" w:author="Visone Rossana (GSE)" w:date="2025-09-29T12:42:00Z" w16du:dateUtc="2025-09-29T10:42:00Z"/>
          <w:rFonts w:cs="Calibri"/>
          <w:bCs/>
          <w:iCs/>
          <w:sz w:val="22"/>
          <w:szCs w:val="22"/>
          <w:rPrChange w:id="37597" w:author="Visone Rossana (GSE)" w:date="2025-09-29T12:42:00Z" w16du:dateUtc="2025-09-29T10:42:00Z">
            <w:rPr>
              <w:ins w:id="37598" w:author="Visone Rossana (GSE)" w:date="2025-09-29T12:42:00Z" w16du:dateUtc="2025-09-29T10:42:00Z"/>
              <w:rFonts w:cs="Calibri"/>
              <w:bCs/>
              <w:iCs/>
            </w:rPr>
          </w:rPrChange>
        </w:rPr>
      </w:pPr>
      <w:ins w:id="37599" w:author="Visone Rossana (GSE)" w:date="2025-09-29T12:42:00Z" w16du:dateUtc="2025-09-29T10:42:00Z">
        <w:r w:rsidRPr="00654035">
          <w:rPr>
            <w:rFonts w:cs="Calibri"/>
            <w:bCs/>
            <w:iCs/>
            <w:sz w:val="22"/>
            <w:szCs w:val="22"/>
            <w:rPrChange w:id="37600" w:author="Visone Rossana (GSE)" w:date="2025-09-29T12:42:00Z" w16du:dateUtc="2025-09-29T10:42:00Z">
              <w:rPr>
                <w:rFonts w:cs="Calibri"/>
                <w:bCs/>
                <w:iCs/>
              </w:rPr>
            </w:rPrChange>
          </w:rPr>
          <w:t xml:space="preserve">nel caso di </w:t>
        </w:r>
        <w:r w:rsidRPr="00654035">
          <w:rPr>
            <w:sz w:val="22"/>
            <w:szCs w:val="22"/>
            <w:rPrChange w:id="37601" w:author="Visone Rossana (GSE)" w:date="2025-09-29T12:42:00Z" w16du:dateUtc="2025-09-29T10:42:00Z">
              <w:rPr/>
            </w:rPrChange>
          </w:rPr>
          <w:t xml:space="preserve">nuovi edifici o di edifici sottoposti a ristrutturazioni rilevanti </w:t>
        </w:r>
        <w:r w:rsidRPr="00654035">
          <w:rPr>
            <w:rFonts w:cs="Calibri"/>
            <w:bCs/>
            <w:iCs/>
            <w:sz w:val="22"/>
            <w:szCs w:val="22"/>
            <w:rPrChange w:id="37602" w:author="Visone Rossana (GSE)" w:date="2025-09-29T12:42:00Z" w16du:dateUtc="2025-09-29T10:42:00Z">
              <w:rPr>
                <w:rFonts w:cs="Calibri"/>
                <w:bCs/>
                <w:iCs/>
              </w:rPr>
            </w:rPrChange>
          </w:rPr>
          <w:t>gli impianti di produzione di energia termica devono essere progettati e realizzati in modo da garantire il contemporaneo rispetto della copertura del 60% dei consumi previsti per la produzione di acqua calda sanitaria e del 60% della somma dei consumi previsti per la produzione di acqua calda sanitaria, la climatizzazione invernale e la climatizzazione estiva;</w:t>
        </w:r>
      </w:ins>
    </w:p>
    <w:p w14:paraId="792FD200" w14:textId="77777777" w:rsidR="00654035" w:rsidRPr="00654035" w:rsidRDefault="00654035" w:rsidP="00654035">
      <w:pPr>
        <w:pStyle w:val="Paragrafoelenco"/>
        <w:numPr>
          <w:ilvl w:val="0"/>
          <w:numId w:val="170"/>
        </w:numPr>
        <w:spacing w:after="60" w:line="276" w:lineRule="auto"/>
        <w:jc w:val="both"/>
        <w:rPr>
          <w:ins w:id="37603" w:author="Visone Rossana (GSE)" w:date="2025-09-29T12:42:00Z" w16du:dateUtc="2025-09-29T10:42:00Z"/>
          <w:rFonts w:cs="Calibri"/>
          <w:bCs/>
          <w:iCs/>
          <w:sz w:val="22"/>
          <w:szCs w:val="22"/>
          <w:rPrChange w:id="37604" w:author="Visone Rossana (GSE)" w:date="2025-09-29T12:42:00Z" w16du:dateUtc="2025-09-29T10:42:00Z">
            <w:rPr>
              <w:ins w:id="37605" w:author="Visone Rossana (GSE)" w:date="2025-09-29T12:42:00Z" w16du:dateUtc="2025-09-29T10:42:00Z"/>
              <w:rFonts w:cs="Calibri"/>
              <w:bCs/>
              <w:iCs/>
            </w:rPr>
          </w:rPrChange>
        </w:rPr>
      </w:pPr>
      <w:ins w:id="37606" w:author="Visone Rossana (GSE)" w:date="2025-09-29T12:42:00Z" w16du:dateUtc="2025-09-29T10:42:00Z">
        <w:r w:rsidRPr="00654035">
          <w:rPr>
            <w:rFonts w:cs="Calibri"/>
            <w:sz w:val="22"/>
            <w:szCs w:val="22"/>
            <w:rPrChange w:id="37607" w:author="Visone Rossana (GSE)" w:date="2025-09-29T12:42:00Z" w16du:dateUtc="2025-09-29T10:42:00Z">
              <w:rPr>
                <w:rFonts w:cs="Calibri"/>
              </w:rPr>
            </w:rPrChange>
          </w:rPr>
          <w:t>gli obblighi previsti al punto 1 non possono essere assolti tramite impianti a fonti rinnovabili che producano esclusivamente energia elettrica che alimenti, a sua volta, dispositivi o impianti per la produzione di acqua calda sanitaria, il riscaldamento e il raffrescamento;</w:t>
        </w:r>
      </w:ins>
    </w:p>
    <w:p w14:paraId="3A9840D6" w14:textId="77777777" w:rsidR="00654035" w:rsidRPr="00654035" w:rsidRDefault="00654035" w:rsidP="00654035">
      <w:pPr>
        <w:pStyle w:val="Paragrafoelenco"/>
        <w:numPr>
          <w:ilvl w:val="0"/>
          <w:numId w:val="170"/>
        </w:numPr>
        <w:spacing w:after="60" w:line="276" w:lineRule="auto"/>
        <w:jc w:val="both"/>
        <w:rPr>
          <w:ins w:id="37608" w:author="Visone Rossana (GSE)" w:date="2025-09-29T12:42:00Z" w16du:dateUtc="2025-09-29T10:42:00Z"/>
          <w:rFonts w:cs="Calibri"/>
          <w:bCs/>
          <w:iCs/>
          <w:sz w:val="22"/>
          <w:szCs w:val="22"/>
          <w:rPrChange w:id="37609" w:author="Visone Rossana (GSE)" w:date="2025-09-29T12:42:00Z" w16du:dateUtc="2025-09-29T10:42:00Z">
            <w:rPr>
              <w:ins w:id="37610" w:author="Visone Rossana (GSE)" w:date="2025-09-29T12:42:00Z" w16du:dateUtc="2025-09-29T10:42:00Z"/>
              <w:rFonts w:cs="Calibri"/>
              <w:bCs/>
              <w:iCs/>
            </w:rPr>
          </w:rPrChange>
        </w:rPr>
      </w:pPr>
      <w:ins w:id="37611" w:author="Visone Rossana (GSE)" w:date="2025-09-29T12:42:00Z" w16du:dateUtc="2025-09-29T10:42:00Z">
        <w:r w:rsidRPr="00654035">
          <w:rPr>
            <w:rFonts w:cs="Calibri"/>
            <w:bCs/>
            <w:iCs/>
            <w:sz w:val="22"/>
            <w:szCs w:val="22"/>
            <w:rPrChange w:id="37612" w:author="Visone Rossana (GSE)" w:date="2025-09-29T12:42:00Z" w16du:dateUtc="2025-09-29T10:42:00Z">
              <w:rPr>
                <w:rFonts w:cs="Calibri"/>
                <w:bCs/>
                <w:iCs/>
              </w:rPr>
            </w:rPrChange>
          </w:rPr>
          <w:t>per gli edifici pubblici, gli obblighi percentuali di cui al punto 1 sono elevati al 65%;</w:t>
        </w:r>
      </w:ins>
    </w:p>
    <w:p w14:paraId="7DFC2EE0" w14:textId="77777777" w:rsidR="00654035" w:rsidRDefault="00654035" w:rsidP="00654035">
      <w:pPr>
        <w:pStyle w:val="Paragrafoelenco"/>
        <w:numPr>
          <w:ilvl w:val="0"/>
          <w:numId w:val="170"/>
        </w:numPr>
        <w:spacing w:after="60" w:line="276" w:lineRule="auto"/>
        <w:jc w:val="both"/>
        <w:rPr>
          <w:ins w:id="37613" w:author="Visone Rossana (GSE)" w:date="2025-10-17T14:43:00Z" w16du:dateUtc="2025-10-17T12:43:00Z"/>
          <w:rFonts w:cs="Calibri"/>
          <w:bCs/>
          <w:iCs/>
          <w:sz w:val="22"/>
          <w:szCs w:val="22"/>
        </w:rPr>
      </w:pPr>
      <w:ins w:id="37614" w:author="Visone Rossana (GSE)" w:date="2025-09-29T12:42:00Z" w16du:dateUtc="2025-09-29T10:42:00Z">
        <w:r w:rsidRPr="00654035">
          <w:rPr>
            <w:rFonts w:cs="Calibri"/>
            <w:bCs/>
            <w:iCs/>
            <w:sz w:val="22"/>
            <w:szCs w:val="22"/>
            <w:rPrChange w:id="37615" w:author="Visone Rossana (GSE)" w:date="2025-09-29T12:42:00Z" w16du:dateUtc="2025-09-29T10:42:00Z">
              <w:rPr>
                <w:rFonts w:cs="Calibri"/>
                <w:bCs/>
                <w:iCs/>
              </w:rPr>
            </w:rPrChange>
          </w:rPr>
          <w:t>a decorrere dal 1° gennaio 2024, gli obblighi di cui al comma 1 sono rideterminati con cadenza almeno quinquennale, secondo successive disposizioni normative alle quali si rimanda.</w:t>
        </w:r>
      </w:ins>
    </w:p>
    <w:p w14:paraId="0FD1FE5E" w14:textId="77777777" w:rsidR="00871901" w:rsidRDefault="00871901" w:rsidP="00EC2DDC">
      <w:pPr>
        <w:spacing w:after="60" w:line="276" w:lineRule="auto"/>
        <w:jc w:val="both"/>
        <w:rPr>
          <w:ins w:id="37616" w:author="Visone Rossana (GSE)" w:date="2025-10-17T14:43:00Z" w16du:dateUtc="2025-10-17T12:43:00Z"/>
          <w:rFonts w:cs="Calibri"/>
          <w:bCs/>
          <w:iCs/>
          <w:sz w:val="22"/>
          <w:szCs w:val="22"/>
        </w:rPr>
      </w:pPr>
    </w:p>
    <w:p w14:paraId="7E51683E" w14:textId="77777777" w:rsidR="00871901" w:rsidRPr="00871901" w:rsidRDefault="00871901">
      <w:pPr>
        <w:spacing w:after="60" w:line="276" w:lineRule="auto"/>
        <w:jc w:val="both"/>
        <w:rPr>
          <w:ins w:id="37617" w:author="Visone Rossana (GSE)" w:date="2025-09-29T12:42:00Z" w16du:dateUtc="2025-09-29T10:42:00Z"/>
          <w:rFonts w:cs="Calibri"/>
          <w:bCs/>
          <w:iCs/>
          <w:sz w:val="22"/>
          <w:szCs w:val="22"/>
          <w:rPrChange w:id="37618" w:author="Visone Rossana (GSE)" w:date="2025-10-17T14:43:00Z" w16du:dateUtc="2025-10-17T12:43:00Z">
            <w:rPr>
              <w:ins w:id="37619" w:author="Visone Rossana (GSE)" w:date="2025-09-29T12:42:00Z" w16du:dateUtc="2025-09-29T10:42:00Z"/>
              <w:rFonts w:cs="Calibri"/>
              <w:bCs/>
              <w:iCs/>
            </w:rPr>
          </w:rPrChange>
        </w:rPr>
        <w:pPrChange w:id="37620" w:author="Visone Rossana (GSE)" w:date="2025-10-17T14:43:00Z" w16du:dateUtc="2025-10-17T12:43:00Z">
          <w:pPr>
            <w:pStyle w:val="Paragrafoelenco"/>
            <w:numPr>
              <w:numId w:val="170"/>
            </w:numPr>
            <w:spacing w:after="60" w:line="276" w:lineRule="auto"/>
            <w:ind w:hanging="360"/>
            <w:jc w:val="both"/>
          </w:pPr>
        </w:pPrChange>
      </w:pPr>
    </w:p>
    <w:p w14:paraId="173446A1" w14:textId="16342A37" w:rsidR="00470F4F" w:rsidRDefault="003844B1" w:rsidP="001A67C5">
      <w:pPr>
        <w:rPr>
          <w:ins w:id="37621" w:author="Visone Rossana (GSE)" w:date="2025-09-09T09:30:00Z" w16du:dateUtc="2025-09-09T07:30:00Z"/>
        </w:rPr>
      </w:pPr>
      <w:ins w:id="37622" w:author="Visone Rossana (GSE)" w:date="2025-09-05T12:12:00Z" w16du:dateUtc="2025-09-05T10:12:00Z">
        <w:del w:id="37623" w:author="Visone Rossana (GSE)" w:date="2025-09-29T12:17:00Z" w16du:dateUtc="2025-09-29T10:17:00Z">
          <w:r w:rsidDel="00470F4F">
            <w:delText>Xxxx</w:delText>
          </w:r>
        </w:del>
      </w:ins>
    </w:p>
    <w:p w14:paraId="4C69DE15" w14:textId="4992AC66" w:rsidR="009215BB" w:rsidRDefault="009215BB" w:rsidP="00C64C9A">
      <w:pPr>
        <w:pStyle w:val="TITOLO20"/>
        <w:numPr>
          <w:ilvl w:val="1"/>
          <w:numId w:val="292"/>
        </w:numPr>
        <w:ind w:left="567" w:hanging="567"/>
        <w:outlineLvl w:val="1"/>
      </w:pPr>
      <w:r>
        <w:t xml:space="preserve"> </w:t>
      </w:r>
      <w:bookmarkStart w:id="37624" w:name="_Toc212462802"/>
      <w:r>
        <w:t>Identificazione Edificio</w:t>
      </w:r>
      <w:bookmarkEnd w:id="37624"/>
      <w:r w:rsidRPr="003844B1">
        <w:t xml:space="preserve"> </w:t>
      </w:r>
    </w:p>
    <w:p w14:paraId="209BDCFF" w14:textId="027E65AA" w:rsidR="0055336D" w:rsidRPr="00C64C9A" w:rsidRDefault="0055336D" w:rsidP="00C64C9A">
      <w:pPr>
        <w:spacing w:after="120" w:line="276" w:lineRule="auto"/>
        <w:jc w:val="both"/>
        <w:rPr>
          <w:rFonts w:cstheme="minorBidi"/>
          <w:b/>
          <w:sz w:val="22"/>
          <w:szCs w:val="22"/>
          <w:u w:val="single"/>
        </w:rPr>
      </w:pPr>
      <w:r w:rsidRPr="00C64C9A">
        <w:rPr>
          <w:sz w:val="22"/>
          <w:szCs w:val="22"/>
        </w:rPr>
        <w:t xml:space="preserve">Ai sensi dell’art. 2, comma 1, lett. l), </w:t>
      </w:r>
      <w:r w:rsidR="00871901">
        <w:rPr>
          <w:sz w:val="22"/>
          <w:szCs w:val="22"/>
        </w:rPr>
        <w:t xml:space="preserve">del Decreto </w:t>
      </w:r>
      <w:r w:rsidRPr="00C64C9A">
        <w:rPr>
          <w:rFonts w:cs="Arial"/>
          <w:sz w:val="22"/>
          <w:szCs w:val="22"/>
        </w:rPr>
        <w:t xml:space="preserve">per edificio si intende: </w:t>
      </w:r>
      <w:r w:rsidRPr="00C64C9A">
        <w:rPr>
          <w:rFonts w:cs="Arial"/>
          <w:i/>
          <w:sz w:val="22"/>
          <w:szCs w:val="22"/>
        </w:rPr>
        <w:t xml:space="preserve">“un sistema costituito dalle strutture edilizie esterne che delimitano uno spazio di volume definito, dalle strutture interne che ripartiscono detto volume e da tutti gli impianti, dispositivi tecnologici ed arredi che si trovano al suo interno; la superficie esterna che delimita un edificio può confinare con tutti o alcuni di questi elementi: l'ambiente esterno, il terreno, altri edifici;” </w:t>
      </w:r>
      <w:r w:rsidRPr="00C64C9A">
        <w:rPr>
          <w:rFonts w:cs="Arial"/>
          <w:sz w:val="22"/>
          <w:szCs w:val="22"/>
        </w:rPr>
        <w:t>(D.P.R. 412/93).</w:t>
      </w:r>
    </w:p>
    <w:p w14:paraId="1679E4E0" w14:textId="0F8065B6" w:rsidR="0055336D" w:rsidRPr="00C64C9A" w:rsidRDefault="0055336D" w:rsidP="00C64C9A">
      <w:pPr>
        <w:spacing w:after="120" w:line="276" w:lineRule="auto"/>
        <w:jc w:val="both"/>
        <w:rPr>
          <w:sz w:val="22"/>
          <w:szCs w:val="22"/>
        </w:rPr>
      </w:pPr>
      <w:r w:rsidRPr="00C64C9A">
        <w:rPr>
          <w:rFonts w:cs="Calibri"/>
          <w:sz w:val="22"/>
          <w:szCs w:val="22"/>
        </w:rPr>
        <w:t xml:space="preserve">In presenza di un edificio o gruppi di edifici in aggregazione lineare di più corpi di fabbrica o di edifici </w:t>
      </w:r>
      <w:r w:rsidRPr="00C64C9A">
        <w:rPr>
          <w:sz w:val="22"/>
          <w:szCs w:val="22"/>
        </w:rPr>
        <w:t>contigui,</w:t>
      </w:r>
      <w:r w:rsidRPr="00C64C9A">
        <w:rPr>
          <w:rFonts w:cs="Calibri"/>
          <w:sz w:val="22"/>
          <w:szCs w:val="22"/>
        </w:rPr>
        <w:t xml:space="preserve"> dotati di impianto di riscaldamento è possibile, </w:t>
      </w:r>
      <w:r w:rsidRPr="00C64C9A">
        <w:rPr>
          <w:sz w:val="22"/>
          <w:szCs w:val="22"/>
        </w:rPr>
        <w:t>in alternativa alla presentazione di un</w:t>
      </w:r>
      <w:r w:rsidR="002069A0">
        <w:rPr>
          <w:sz w:val="22"/>
          <w:szCs w:val="22"/>
        </w:rPr>
        <w:t>’unica</w:t>
      </w:r>
      <w:r w:rsidRPr="00C64C9A">
        <w:rPr>
          <w:sz w:val="22"/>
          <w:szCs w:val="22"/>
        </w:rPr>
        <w:t xml:space="preserve"> richiesta per l’intero complesso di edifici, richiedere l’accesso agli incentivi con riferimento ai singoli corpi di fabbrica costituenti l’edificio. In questo caso, i singoli corpi di fabbrica costituenti l’edificio, sono equiparati, ai fini del Conto Termico, a edifici per i quali dovrà essere dimostrata </w:t>
      </w:r>
      <w:r w:rsidRPr="00C64C9A">
        <w:rPr>
          <w:i/>
          <w:iCs/>
          <w:sz w:val="22"/>
          <w:szCs w:val="22"/>
        </w:rPr>
        <w:t>nella configurazione post operam</w:t>
      </w:r>
      <w:r w:rsidRPr="00C64C9A">
        <w:rPr>
          <w:sz w:val="22"/>
          <w:szCs w:val="22"/>
        </w:rPr>
        <w:t xml:space="preserve"> l’indipendenza a livello funzionale, strutturale e degli impianti.</w:t>
      </w:r>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55336D" w:rsidRPr="00871901" w14:paraId="1B638F1B" w14:textId="77777777">
        <w:trPr>
          <w:trHeight w:val="354"/>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5D4E2EBA" w14:textId="77777777" w:rsidR="0055336D" w:rsidRPr="00C64C9A" w:rsidRDefault="0055336D" w:rsidP="00C64C9A">
            <w:pPr>
              <w:spacing w:after="120" w:line="276" w:lineRule="auto"/>
              <w:jc w:val="both"/>
              <w:rPr>
                <w:sz w:val="22"/>
                <w:szCs w:val="22"/>
              </w:rPr>
            </w:pPr>
            <w:r w:rsidRPr="00C64C9A">
              <w:rPr>
                <w:rFonts w:cs="Arial"/>
                <w:sz w:val="22"/>
                <w:szCs w:val="22"/>
              </w:rPr>
              <w:t xml:space="preserve">La suddivisione dell’edificio in diversi corpi deve essere adeguatamente giustificata mediante apposita relazione tecnica da presentare al GSE insieme con la richiesta di concessione degli incentivi. In particolare, la relazione tecnica deve specificare, anche attraverso elaborati grafici, la suddivisione degli edifici e la segregazione </w:t>
            </w:r>
            <w:r w:rsidRPr="00C64C9A">
              <w:rPr>
                <w:sz w:val="22"/>
                <w:szCs w:val="22"/>
              </w:rPr>
              <w:t xml:space="preserve">a livello funzionale e costruttivo (a titolo di esempio, tramite un giunto sismico o strutturale) dei diversi corpi </w:t>
            </w:r>
            <w:r w:rsidRPr="00C64C9A">
              <w:rPr>
                <w:rFonts w:cs="Arial"/>
                <w:sz w:val="22"/>
                <w:szCs w:val="22"/>
              </w:rPr>
              <w:t>e i relativi dati dimensionali, volumi e superfici, funzionali alla richiesta di incentivo.</w:t>
            </w:r>
          </w:p>
        </w:tc>
      </w:tr>
    </w:tbl>
    <w:p w14:paraId="744F22E6" w14:textId="77777777" w:rsidR="0055336D" w:rsidRPr="00357179" w:rsidRDefault="0055336D">
      <w:pPr>
        <w:spacing w:line="276" w:lineRule="auto"/>
        <w:jc w:val="both"/>
        <w:rPr>
          <w:ins w:id="37625" w:author="Visone Rossana (GSE)" w:date="2025-09-05T12:12:00Z" w16du:dateUtc="2025-09-05T10:12:00Z"/>
          <w:sz w:val="22"/>
          <w:szCs w:val="22"/>
          <w:rPrChange w:id="37626" w:author="Visone Rossana (GSE)" w:date="2025-09-09T14:49:00Z" w16du:dateUtc="2025-09-09T12:49:00Z">
            <w:rPr>
              <w:ins w:id="37627" w:author="Visone Rossana (GSE)" w:date="2025-09-05T12:12:00Z" w16du:dateUtc="2025-09-05T10:12:00Z"/>
            </w:rPr>
          </w:rPrChange>
        </w:rPr>
        <w:pPrChange w:id="37628" w:author="Visone Rossana (GSE)" w:date="2025-09-09T14:49:00Z" w16du:dateUtc="2025-09-09T12:49:00Z">
          <w:pPr/>
        </w:pPrChange>
      </w:pPr>
    </w:p>
    <w:p w14:paraId="00650F77" w14:textId="38D18595" w:rsidR="00A27B31" w:rsidRDefault="00417D43" w:rsidP="00DD2C73">
      <w:pPr>
        <w:pStyle w:val="TITOLO20"/>
        <w:numPr>
          <w:ilvl w:val="2"/>
          <w:numId w:val="292"/>
        </w:numPr>
        <w:ind w:left="1134" w:hanging="708"/>
      </w:pPr>
      <w:r>
        <w:t xml:space="preserve"> </w:t>
      </w:r>
      <w:bookmarkStart w:id="37629" w:name="_Toc212462803"/>
      <w:r>
        <w:t>Interventi nZEB</w:t>
      </w:r>
      <w:bookmarkEnd w:id="37629"/>
      <w:r w:rsidR="00F301D0">
        <w:t xml:space="preserve"> </w:t>
      </w:r>
    </w:p>
    <w:p w14:paraId="284E2A1C" w14:textId="765B04B5" w:rsidR="00EC1FB2" w:rsidRPr="00DD2C73" w:rsidRDefault="00EC1FB2" w:rsidP="00DD2C73">
      <w:pPr>
        <w:spacing w:after="120" w:line="276" w:lineRule="auto"/>
        <w:jc w:val="both"/>
        <w:rPr>
          <w:sz w:val="22"/>
          <w:szCs w:val="22"/>
        </w:rPr>
      </w:pPr>
      <w:r w:rsidRPr="00DD2C73">
        <w:rPr>
          <w:sz w:val="22"/>
          <w:szCs w:val="22"/>
          <w:highlight w:val="cyan"/>
        </w:rPr>
        <w:t>Solo per le pubbliche amministrazioni</w:t>
      </w:r>
      <w:r w:rsidRPr="00DD2C73">
        <w:rPr>
          <w:sz w:val="22"/>
          <w:szCs w:val="22"/>
          <w:highlight w:val="yellow"/>
        </w:rPr>
        <w:t xml:space="preserve">, in caso di demolizione </w:t>
      </w:r>
      <w:r w:rsidR="00871901" w:rsidRPr="00DD2C73">
        <w:rPr>
          <w:sz w:val="22"/>
          <w:szCs w:val="22"/>
          <w:highlight w:val="yellow"/>
        </w:rPr>
        <w:t>e</w:t>
      </w:r>
      <w:r w:rsidRPr="00DD2C73">
        <w:rPr>
          <w:sz w:val="22"/>
          <w:szCs w:val="22"/>
          <w:highlight w:val="yellow"/>
        </w:rPr>
        <w:t xml:space="preserve"> ricostruzione, </w:t>
      </w:r>
      <w:r w:rsidRPr="00DD2C73">
        <w:rPr>
          <w:strike/>
          <w:sz w:val="22"/>
          <w:szCs w:val="22"/>
          <w:highlight w:val="yellow"/>
        </w:rPr>
        <w:t>i</w:t>
      </w:r>
      <w:r w:rsidRPr="00DD2C73">
        <w:rPr>
          <w:rFonts w:cs="Calibri"/>
          <w:strike/>
          <w:sz w:val="22"/>
          <w:szCs w:val="22"/>
          <w:highlight w:val="yellow"/>
        </w:rPr>
        <w:t xml:space="preserve">n presenza di un edificio o gruppi di edifici in aggregazione lineare di più corpi di fabbrica o di edifici </w:t>
      </w:r>
      <w:r w:rsidRPr="00DD2C73">
        <w:rPr>
          <w:strike/>
          <w:sz w:val="22"/>
          <w:szCs w:val="22"/>
          <w:highlight w:val="yellow"/>
        </w:rPr>
        <w:t>contigui</w:t>
      </w:r>
      <w:r w:rsidRPr="00DD2C73">
        <w:rPr>
          <w:rFonts w:cs="Calibri"/>
          <w:strike/>
          <w:sz w:val="22"/>
          <w:szCs w:val="22"/>
          <w:highlight w:val="yellow"/>
        </w:rPr>
        <w:t>, dotati di impianto di riscaldamento</w:t>
      </w:r>
      <w:r w:rsidRPr="00DD2C73">
        <w:rPr>
          <w:rFonts w:cs="Calibri"/>
          <w:sz w:val="22"/>
          <w:szCs w:val="22"/>
          <w:highlight w:val="yellow"/>
        </w:rPr>
        <w:t>,</w:t>
      </w:r>
      <w:r w:rsidRPr="00DD2C73">
        <w:rPr>
          <w:rFonts w:cs="Calibri"/>
          <w:sz w:val="22"/>
          <w:szCs w:val="22"/>
        </w:rPr>
        <w:t xml:space="preserve"> è possibile la demolizione parziale dell’edificio esistente e ricostruzione di un nuovo edificio</w:t>
      </w:r>
      <w:r w:rsidR="00410D59" w:rsidRPr="00DD2C73">
        <w:rPr>
          <w:rFonts w:cs="Calibri"/>
          <w:sz w:val="22"/>
          <w:szCs w:val="22"/>
        </w:rPr>
        <w:t xml:space="preserve"> </w:t>
      </w:r>
      <w:r w:rsidR="00410D59" w:rsidRPr="00DD2C73">
        <w:rPr>
          <w:rFonts w:cs="Calibri"/>
          <w:sz w:val="22"/>
          <w:szCs w:val="22"/>
        </w:rPr>
        <w:lastRenderedPageBreak/>
        <w:t>o più edifici</w:t>
      </w:r>
      <w:r w:rsidRPr="00DD2C73">
        <w:rPr>
          <w:rFonts w:cs="Calibri"/>
          <w:sz w:val="22"/>
          <w:szCs w:val="22"/>
        </w:rPr>
        <w:t xml:space="preserve"> in sedime diverso (</w:t>
      </w:r>
      <w:r w:rsidRPr="00DD2C73">
        <w:rPr>
          <w:rFonts w:cs="Calibri"/>
          <w:sz w:val="22"/>
          <w:szCs w:val="22"/>
          <w:highlight w:val="yellow"/>
        </w:rPr>
        <w:t>anche se le unità sono fisicamente e funzionalmente collegate</w:t>
      </w:r>
      <w:r w:rsidRPr="00DD2C73">
        <w:rPr>
          <w:rFonts w:cs="Calibri"/>
          <w:sz w:val="22"/>
          <w:szCs w:val="22"/>
        </w:rPr>
        <w:t xml:space="preserve">) purché venga dimostrata l’effettiva segregazione del nuovo edificio, </w:t>
      </w:r>
      <w:r w:rsidRPr="00DD2C73">
        <w:rPr>
          <w:sz w:val="22"/>
          <w:szCs w:val="22"/>
        </w:rPr>
        <w:t xml:space="preserve">l’indipendenza a livello funzionale, strutturale e degli impianti e </w:t>
      </w:r>
      <w:r w:rsidRPr="00DD2C73">
        <w:rPr>
          <w:sz w:val="22"/>
          <w:szCs w:val="22"/>
          <w:highlight w:val="cyan"/>
        </w:rPr>
        <w:t>il rispetto del vincolo decadenziale del 25% di incremento volumetrico rispetto allo stato ante opera</w:t>
      </w:r>
      <w:r w:rsidR="00871901" w:rsidRPr="00DD2C73">
        <w:rPr>
          <w:sz w:val="22"/>
          <w:szCs w:val="22"/>
          <w:highlight w:val="cyan"/>
        </w:rPr>
        <w:t>m</w:t>
      </w:r>
      <w:r w:rsidRPr="00DD2C73">
        <w:rPr>
          <w:sz w:val="22"/>
          <w:szCs w:val="22"/>
          <w:highlight w:val="cyan"/>
        </w:rPr>
        <w:t xml:space="preserve"> </w:t>
      </w:r>
      <w:r w:rsidRPr="00DD2C73">
        <w:rPr>
          <w:sz w:val="22"/>
          <w:szCs w:val="22"/>
        </w:rPr>
        <w:t xml:space="preserve">della porzione di edificio demolita. </w:t>
      </w:r>
    </w:p>
    <w:p w14:paraId="77EDAD3C" w14:textId="04B411EC" w:rsidR="00CF123C" w:rsidRDefault="00CF123C" w:rsidP="00DD2C73">
      <w:pPr>
        <w:pStyle w:val="TITOLO20"/>
        <w:numPr>
          <w:ilvl w:val="2"/>
          <w:numId w:val="292"/>
        </w:numPr>
        <w:ind w:left="1134" w:hanging="708"/>
      </w:pPr>
      <w:bookmarkStart w:id="37630" w:name="_Toc212462804"/>
      <w:r>
        <w:t>Interventi</w:t>
      </w:r>
      <w:r w:rsidR="007633CF">
        <w:t xml:space="preserve"> </w:t>
      </w:r>
      <w:r w:rsidR="00774B01">
        <w:t xml:space="preserve">di incremento </w:t>
      </w:r>
      <w:r w:rsidR="00C33526">
        <w:t>di effi</w:t>
      </w:r>
      <w:r w:rsidR="00C64D3C">
        <w:t>cienza energetica</w:t>
      </w:r>
      <w:bookmarkEnd w:id="37630"/>
    </w:p>
    <w:p w14:paraId="0EEA9C81" w14:textId="21BF8455" w:rsidR="009D750F" w:rsidRDefault="000B5B2A" w:rsidP="00EC2DDC">
      <w:pPr>
        <w:spacing w:line="276" w:lineRule="auto"/>
        <w:jc w:val="both"/>
        <w:rPr>
          <w:sz w:val="22"/>
          <w:szCs w:val="22"/>
        </w:rPr>
      </w:pPr>
      <w:r>
        <w:rPr>
          <w:sz w:val="22"/>
          <w:szCs w:val="22"/>
        </w:rPr>
        <w:t>N</w:t>
      </w:r>
      <w:r w:rsidR="00C03A1D">
        <w:rPr>
          <w:sz w:val="22"/>
          <w:szCs w:val="22"/>
        </w:rPr>
        <w:t xml:space="preserve">el </w:t>
      </w:r>
      <w:r w:rsidR="00610383">
        <w:rPr>
          <w:sz w:val="22"/>
          <w:szCs w:val="22"/>
        </w:rPr>
        <w:t xml:space="preserve">caso </w:t>
      </w:r>
      <w:r w:rsidR="007C1170">
        <w:rPr>
          <w:sz w:val="22"/>
          <w:szCs w:val="22"/>
        </w:rPr>
        <w:t>l’edi</w:t>
      </w:r>
      <w:r w:rsidR="007150F2">
        <w:rPr>
          <w:sz w:val="22"/>
          <w:szCs w:val="22"/>
        </w:rPr>
        <w:t xml:space="preserve">ficio </w:t>
      </w:r>
      <w:r w:rsidR="002303E9">
        <w:rPr>
          <w:sz w:val="22"/>
          <w:szCs w:val="22"/>
        </w:rPr>
        <w:t xml:space="preserve">oggetto dell’intervento </w:t>
      </w:r>
      <w:r w:rsidR="007150F2">
        <w:rPr>
          <w:sz w:val="22"/>
          <w:szCs w:val="22"/>
        </w:rPr>
        <w:t xml:space="preserve">subisca variazioni della sagoma </w:t>
      </w:r>
      <w:r w:rsidR="001551FE">
        <w:rPr>
          <w:sz w:val="22"/>
          <w:szCs w:val="22"/>
        </w:rPr>
        <w:t xml:space="preserve">a </w:t>
      </w:r>
      <w:r w:rsidR="002303E9">
        <w:rPr>
          <w:sz w:val="22"/>
          <w:szCs w:val="22"/>
        </w:rPr>
        <w:t xml:space="preserve">seguito di demolizioni </w:t>
      </w:r>
      <w:r>
        <w:rPr>
          <w:sz w:val="22"/>
          <w:szCs w:val="22"/>
        </w:rPr>
        <w:t>delle strutt</w:t>
      </w:r>
      <w:r w:rsidR="002405CE">
        <w:rPr>
          <w:sz w:val="22"/>
          <w:szCs w:val="22"/>
        </w:rPr>
        <w:t>ure</w:t>
      </w:r>
      <w:r w:rsidR="002303E9">
        <w:rPr>
          <w:sz w:val="22"/>
          <w:szCs w:val="22"/>
        </w:rPr>
        <w:t xml:space="preserve"> finalizzat</w:t>
      </w:r>
      <w:r>
        <w:rPr>
          <w:sz w:val="22"/>
          <w:szCs w:val="22"/>
        </w:rPr>
        <w:t>e</w:t>
      </w:r>
      <w:r w:rsidR="002303E9">
        <w:rPr>
          <w:sz w:val="22"/>
          <w:szCs w:val="22"/>
        </w:rPr>
        <w:t xml:space="preserve"> alla </w:t>
      </w:r>
      <w:r>
        <w:rPr>
          <w:sz w:val="22"/>
          <w:szCs w:val="22"/>
        </w:rPr>
        <w:t>riqualificazione energetica</w:t>
      </w:r>
      <w:r w:rsidR="001551FE">
        <w:rPr>
          <w:sz w:val="22"/>
          <w:szCs w:val="22"/>
        </w:rPr>
        <w:t xml:space="preserve"> del medesimo edificio</w:t>
      </w:r>
      <w:r>
        <w:rPr>
          <w:sz w:val="22"/>
          <w:szCs w:val="22"/>
        </w:rPr>
        <w:t>, gli</w:t>
      </w:r>
      <w:r w:rsidRPr="00007283">
        <w:rPr>
          <w:sz w:val="22"/>
          <w:szCs w:val="22"/>
        </w:rPr>
        <w:t xml:space="preserve"> interventi </w:t>
      </w:r>
      <w:r>
        <w:rPr>
          <w:sz w:val="22"/>
          <w:szCs w:val="22"/>
        </w:rPr>
        <w:t xml:space="preserve">II.A, II.B, II.C, II.F sono </w:t>
      </w:r>
      <w:r w:rsidR="00705254">
        <w:rPr>
          <w:sz w:val="22"/>
          <w:szCs w:val="22"/>
        </w:rPr>
        <w:t xml:space="preserve">ammissibili in relazione alla superficie oggetto dell’intervento da assumersi quale </w:t>
      </w:r>
      <w:r w:rsidR="00A54C99">
        <w:rPr>
          <w:sz w:val="22"/>
          <w:szCs w:val="22"/>
        </w:rPr>
        <w:t xml:space="preserve">valore </w:t>
      </w:r>
      <w:r w:rsidR="00705254">
        <w:rPr>
          <w:sz w:val="22"/>
          <w:szCs w:val="22"/>
        </w:rPr>
        <w:t>minim</w:t>
      </w:r>
      <w:r w:rsidR="00A54C99">
        <w:rPr>
          <w:sz w:val="22"/>
          <w:szCs w:val="22"/>
        </w:rPr>
        <w:t xml:space="preserve">o </w:t>
      </w:r>
      <w:r w:rsidR="001551FE">
        <w:rPr>
          <w:sz w:val="22"/>
          <w:szCs w:val="22"/>
        </w:rPr>
        <w:t xml:space="preserve">tra la configurazione </w:t>
      </w:r>
      <w:r w:rsidR="001551FE" w:rsidRPr="00DD2C73">
        <w:rPr>
          <w:i/>
          <w:iCs/>
          <w:sz w:val="22"/>
          <w:szCs w:val="22"/>
        </w:rPr>
        <w:t>ante opera</w:t>
      </w:r>
      <w:r w:rsidR="00A54C99" w:rsidRPr="00DD2C73">
        <w:rPr>
          <w:i/>
          <w:iCs/>
          <w:sz w:val="22"/>
          <w:szCs w:val="22"/>
        </w:rPr>
        <w:t>m</w:t>
      </w:r>
      <w:r w:rsidR="001551FE">
        <w:rPr>
          <w:sz w:val="22"/>
          <w:szCs w:val="22"/>
        </w:rPr>
        <w:t xml:space="preserve"> e </w:t>
      </w:r>
      <w:r w:rsidR="001551FE" w:rsidRPr="00DD2C73">
        <w:rPr>
          <w:i/>
          <w:iCs/>
          <w:sz w:val="22"/>
          <w:szCs w:val="22"/>
        </w:rPr>
        <w:t>post operam</w:t>
      </w:r>
      <w:r w:rsidR="001551FE">
        <w:rPr>
          <w:sz w:val="22"/>
          <w:szCs w:val="22"/>
        </w:rPr>
        <w:t xml:space="preserve">. </w:t>
      </w:r>
    </w:p>
    <w:p w14:paraId="51DEB528" w14:textId="52E0E5D1" w:rsidR="00414F76" w:rsidRPr="00DD2C73" w:rsidRDefault="00414F76" w:rsidP="00DD2C73">
      <w:pPr>
        <w:spacing w:line="276" w:lineRule="auto"/>
        <w:jc w:val="both"/>
        <w:rPr>
          <w:sz w:val="22"/>
          <w:szCs w:val="22"/>
        </w:rPr>
      </w:pPr>
    </w:p>
    <w:p w14:paraId="68F384A0" w14:textId="6DAFD315" w:rsidR="005040D1" w:rsidRPr="00DD2C73" w:rsidRDefault="00306A01" w:rsidP="00DD2C73">
      <w:pPr>
        <w:spacing w:line="276" w:lineRule="auto"/>
        <w:rPr>
          <w:sz w:val="22"/>
          <w:szCs w:val="22"/>
        </w:rPr>
      </w:pPr>
      <w:r>
        <w:rPr>
          <w:sz w:val="22"/>
          <w:szCs w:val="22"/>
          <w:highlight w:val="yellow"/>
        </w:rPr>
        <w:t>In tale configurazione n</w:t>
      </w:r>
      <w:r w:rsidR="00A54C99" w:rsidRPr="00DD2C73">
        <w:rPr>
          <w:sz w:val="22"/>
          <w:szCs w:val="22"/>
          <w:highlight w:val="yellow"/>
        </w:rPr>
        <w:t xml:space="preserve">on è incentivabile l’intervento </w:t>
      </w:r>
      <w:r w:rsidR="00A873C4" w:rsidRPr="00DD2C73">
        <w:rPr>
          <w:sz w:val="22"/>
          <w:szCs w:val="22"/>
          <w:highlight w:val="yellow"/>
        </w:rPr>
        <w:t>II.</w:t>
      </w:r>
      <w:r>
        <w:rPr>
          <w:sz w:val="22"/>
          <w:szCs w:val="22"/>
          <w:highlight w:val="yellow"/>
        </w:rPr>
        <w:t>E</w:t>
      </w:r>
      <w:r w:rsidR="00B564F6">
        <w:rPr>
          <w:sz w:val="22"/>
          <w:szCs w:val="22"/>
        </w:rPr>
        <w:t xml:space="preserve"> laddove non sia possibile accertare la puntuale sostituzione </w:t>
      </w:r>
      <w:r w:rsidR="001333B9">
        <w:rPr>
          <w:sz w:val="22"/>
          <w:szCs w:val="22"/>
        </w:rPr>
        <w:t xml:space="preserve">dei sistemi di illuminazione degli interni. </w:t>
      </w:r>
      <w:r>
        <w:rPr>
          <w:sz w:val="22"/>
          <w:szCs w:val="22"/>
        </w:rPr>
        <w:t xml:space="preserve"> </w:t>
      </w:r>
    </w:p>
    <w:p w14:paraId="2E8AFE9D" w14:textId="77777777" w:rsidR="00A54C99" w:rsidRPr="009D750F" w:rsidRDefault="00A54C99">
      <w:pPr>
        <w:rPr>
          <w:ins w:id="37631" w:author="Oliosi Francesco (GSE)" w:date="2025-10-20T10:53:00Z" w16du:dateUtc="2025-10-20T08:53:00Z"/>
        </w:rPr>
      </w:pPr>
    </w:p>
    <w:p w14:paraId="729127FC" w14:textId="77777777" w:rsidR="006C3D6D" w:rsidRDefault="006C3D6D">
      <w:pPr>
        <w:rPr>
          <w:ins w:id="37632" w:author="Oliosi Francesco (GSE)" w:date="2025-10-20T10:53:00Z" w16du:dateUtc="2025-10-20T08:53:00Z"/>
        </w:rPr>
      </w:pPr>
    </w:p>
    <w:p w14:paraId="76A9BC1D" w14:textId="77777777" w:rsidR="006C3D6D" w:rsidRPr="009D750F" w:rsidRDefault="006C3D6D">
      <w:pPr>
        <w:rPr>
          <w:ins w:id="37633" w:author="Rivera Cordero Daybeth Gabriela (GSE)" w:date="2025-10-16T18:53:00Z" w16du:dateUtc="2025-10-16T16:53:00Z"/>
        </w:rPr>
        <w:pPrChange w:id="37634" w:author="Rivera Cordero Daybeth Gabriela (GSE)" w:date="2025-10-16T18:55:00Z" w16du:dateUtc="2025-10-16T16:55:00Z">
          <w:pPr>
            <w:pStyle w:val="TITOLO20"/>
            <w:numPr>
              <w:ilvl w:val="1"/>
              <w:numId w:val="292"/>
            </w:numPr>
            <w:ind w:left="567" w:hanging="567"/>
            <w:outlineLvl w:val="1"/>
          </w:pPr>
        </w:pPrChange>
      </w:pPr>
    </w:p>
    <w:p w14:paraId="2C1E34AE" w14:textId="616B72C8" w:rsidR="003844B1" w:rsidDel="005040D1" w:rsidRDefault="00417D43">
      <w:pPr>
        <w:pStyle w:val="TITOLO20"/>
        <w:numPr>
          <w:ilvl w:val="2"/>
          <w:numId w:val="292"/>
        </w:numPr>
        <w:ind w:left="1134" w:hanging="708"/>
        <w:rPr>
          <w:ins w:id="37635" w:author="Visone Rossana (GSE)" w:date="2025-09-05T12:12:00Z" w16du:dateUtc="2025-09-05T10:12:00Z"/>
          <w:del w:id="37636" w:author="Visone Rossana (GSE)" w:date="2025-10-17T15:05:00Z" w16du:dateUtc="2025-10-17T13:05:00Z"/>
        </w:rPr>
        <w:pPrChange w:id="37637" w:author="Visone Rossana (GSE)" w:date="2025-10-23T10:16:00Z" w16du:dateUtc="2025-10-23T08:16:00Z">
          <w:pPr>
            <w:pStyle w:val="TITOLO20"/>
            <w:ind w:left="426"/>
          </w:pPr>
        </w:pPrChange>
      </w:pPr>
      <w:ins w:id="37638" w:author="Rivera Cordero Daybeth Gabriela (GSE)" w:date="2025-10-16T18:54:00Z" w16du:dateUtc="2025-10-16T16:54:00Z">
        <w:del w:id="37639" w:author="Visone Rossana (GSE)" w:date="2025-10-17T15:05:00Z" w16du:dateUtc="2025-10-17T13:05:00Z">
          <w:r w:rsidDel="005040D1">
            <w:delText>In</w:delText>
          </w:r>
        </w:del>
      </w:ins>
      <w:ins w:id="37640" w:author="Visone Rossana (GSE)" w:date="2025-09-05T12:12:00Z">
        <w:del w:id="37641" w:author="Visone Rossana (GSE)" w:date="2025-10-17T15:05:00Z" w16du:dateUtc="2025-10-17T13:05:00Z">
          <w:r w:rsidR="003844B1" w:rsidRPr="003844B1" w:rsidDel="005040D1">
            <w:delText xml:space="preserve">terventi realizzati in edifici gestiti dagli ex IACP comunque denominati e trasformati dalle Regioni </w:delText>
          </w:r>
        </w:del>
      </w:ins>
      <w:bookmarkStart w:id="37642" w:name="_Toc212462805"/>
      <w:bookmarkEnd w:id="37642"/>
    </w:p>
    <w:p w14:paraId="1F755D7F" w14:textId="2542E414" w:rsidR="00756547" w:rsidRPr="00756547" w:rsidDel="005040D1" w:rsidRDefault="003844B1">
      <w:pPr>
        <w:numPr>
          <w:ilvl w:val="0"/>
          <w:numId w:val="292"/>
        </w:numPr>
        <w:spacing w:after="120" w:line="276" w:lineRule="auto"/>
        <w:jc w:val="both"/>
        <w:rPr>
          <w:ins w:id="37643" w:author="Visone Rossana (GSE)" w:date="2025-10-06T16:41:00Z" w16du:dateUtc="2025-10-06T14:41:00Z"/>
          <w:del w:id="37644" w:author="Visone Rossana (GSE)" w:date="2025-10-17T15:05:00Z" w16du:dateUtc="2025-10-17T13:05:00Z"/>
          <w:sz w:val="22"/>
          <w:szCs w:val="22"/>
          <w:rPrChange w:id="37645" w:author="Visone Rossana (GSE)" w:date="2025-10-06T16:41:00Z" w16du:dateUtc="2025-10-06T14:41:00Z">
            <w:rPr>
              <w:ins w:id="37646" w:author="Visone Rossana (GSE)" w:date="2025-10-06T16:41:00Z" w16du:dateUtc="2025-10-06T14:41:00Z"/>
              <w:del w:id="37647" w:author="Visone Rossana (GSE)" w:date="2025-10-17T15:05:00Z" w16du:dateUtc="2025-10-17T13:05:00Z"/>
            </w:rPr>
          </w:rPrChange>
        </w:rPr>
        <w:pPrChange w:id="37648" w:author="Visone Rossana (GSE)" w:date="2025-10-23T10:16:00Z" w16du:dateUtc="2025-10-23T08:16:00Z">
          <w:pPr>
            <w:spacing w:after="120"/>
            <w:jc w:val="both"/>
          </w:pPr>
        </w:pPrChange>
      </w:pPr>
      <w:ins w:id="37649" w:author="Visone Rossana (GSE)" w:date="2025-09-05T12:12:00Z" w16du:dateUtc="2025-09-05T10:12:00Z">
        <w:del w:id="37650" w:author="Visone Rossana (GSE)" w:date="2025-10-17T15:05:00Z" w16du:dateUtc="2025-10-17T13:05:00Z">
          <w:r w:rsidRPr="00756547" w:rsidDel="005040D1">
            <w:rPr>
              <w:sz w:val="22"/>
              <w:szCs w:val="22"/>
              <w:rPrChange w:id="37651" w:author="Visone Rossana (GSE)" w:date="2025-10-06T16:41:00Z" w16du:dateUtc="2025-10-06T14:41:00Z">
                <w:rPr/>
              </w:rPrChange>
            </w:rPr>
            <w:delText>Xxxx</w:delText>
          </w:r>
        </w:del>
      </w:ins>
      <w:ins w:id="37652" w:author="Visone Rossana (GSE)" w:date="2025-10-06T16:41:00Z" w16du:dateUtc="2025-10-06T14:41:00Z">
        <w:del w:id="37653" w:author="Visone Rossana (GSE)" w:date="2025-10-17T15:05:00Z" w16du:dateUtc="2025-10-17T13:05:00Z">
          <w:r w:rsidR="00756547" w:rsidRPr="00756547" w:rsidDel="005040D1">
            <w:rPr>
              <w:sz w:val="22"/>
              <w:szCs w:val="22"/>
              <w:rPrChange w:id="37654" w:author="Visone Rossana (GSE)" w:date="2025-10-06T16:41:00Z" w16du:dateUtc="2025-10-06T14:41:00Z">
                <w:rPr/>
              </w:rPrChange>
            </w:rPr>
            <w:delText xml:space="preserve"> Ai fini dell’accesso agli incentivi del Conto Termico, i soggetti gestori degli edifici degli ex Istituti Autonomi Case Popolari comunque denominati e trasformati dalle Regioni (ex IACP), sono equiparati a Soggetti Ammessi di tipologia Amministrazione Pubblica. Possono quindi accedere agli incentivi direttamente, in qualità di Soggetto Responsabile, o in alternativa avvalendosi di una ESCo, stipulando con essa un contratto di prestazione energetica (EPC)</w:delText>
          </w:r>
          <w:r w:rsidR="00756547" w:rsidDel="005040D1">
            <w:rPr>
              <w:sz w:val="22"/>
              <w:szCs w:val="22"/>
            </w:rPr>
            <w:delText xml:space="preserve"> o tramite </w:delText>
          </w:r>
          <w:r w:rsidR="00FE294D" w:rsidDel="005040D1">
            <w:rPr>
              <w:sz w:val="22"/>
              <w:szCs w:val="22"/>
            </w:rPr>
            <w:delText xml:space="preserve">gli altri soggetti abilitati di cui </w:delText>
          </w:r>
          <w:r w:rsidR="00757582" w:rsidDel="005040D1">
            <w:rPr>
              <w:sz w:val="22"/>
              <w:szCs w:val="22"/>
            </w:rPr>
            <w:delText>all’art. 13, comma 1</w:delText>
          </w:r>
        </w:del>
      </w:ins>
      <w:ins w:id="37655" w:author="Visone Rossana (GSE)" w:date="2025-10-11T16:06:00Z" w16du:dateUtc="2025-10-11T14:06:00Z">
        <w:del w:id="37656" w:author="Visone Rossana (GSE)" w:date="2025-10-17T15:05:00Z" w16du:dateUtc="2025-10-17T13:05:00Z">
          <w:r w:rsidR="00DD41DE" w:rsidDel="005040D1">
            <w:rPr>
              <w:sz w:val="22"/>
              <w:szCs w:val="22"/>
            </w:rPr>
            <w:delText>, del Decreto</w:delText>
          </w:r>
        </w:del>
      </w:ins>
      <w:ins w:id="37657" w:author="Visone Rossana (GSE)" w:date="2025-10-06T16:41:00Z" w16du:dateUtc="2025-10-06T14:41:00Z">
        <w:del w:id="37658" w:author="Visone Rossana (GSE)" w:date="2025-10-17T15:05:00Z" w16du:dateUtc="2025-10-17T13:05:00Z">
          <w:r w:rsidR="00756547" w:rsidRPr="00756547" w:rsidDel="005040D1">
            <w:rPr>
              <w:sz w:val="22"/>
              <w:szCs w:val="22"/>
              <w:rPrChange w:id="37659" w:author="Visone Rossana (GSE)" w:date="2025-10-06T16:41:00Z" w16du:dateUtc="2025-10-06T14:41:00Z">
                <w:rPr/>
              </w:rPrChange>
            </w:rPr>
            <w:delText>.</w:delText>
          </w:r>
          <w:bookmarkStart w:id="37660" w:name="_Toc212462806"/>
          <w:bookmarkEnd w:id="37660"/>
        </w:del>
      </w:ins>
    </w:p>
    <w:p w14:paraId="74909DB6" w14:textId="3EEC271C" w:rsidR="00756547" w:rsidRPr="00756547" w:rsidDel="005040D1" w:rsidRDefault="00756547">
      <w:pPr>
        <w:numPr>
          <w:ilvl w:val="0"/>
          <w:numId w:val="292"/>
        </w:numPr>
        <w:spacing w:after="120" w:line="276" w:lineRule="auto"/>
        <w:jc w:val="both"/>
        <w:rPr>
          <w:ins w:id="37661" w:author="Visone Rossana (GSE)" w:date="2025-10-06T16:41:00Z" w16du:dateUtc="2025-10-06T14:41:00Z"/>
          <w:del w:id="37662" w:author="Visone Rossana (GSE)" w:date="2025-10-17T15:05:00Z" w16du:dateUtc="2025-10-17T13:05:00Z"/>
          <w:sz w:val="22"/>
          <w:szCs w:val="22"/>
          <w:rPrChange w:id="37663" w:author="Visone Rossana (GSE)" w:date="2025-10-06T16:41:00Z" w16du:dateUtc="2025-10-06T14:41:00Z">
            <w:rPr>
              <w:ins w:id="37664" w:author="Visone Rossana (GSE)" w:date="2025-10-06T16:41:00Z" w16du:dateUtc="2025-10-06T14:41:00Z"/>
              <w:del w:id="37665" w:author="Visone Rossana (GSE)" w:date="2025-10-17T15:05:00Z" w16du:dateUtc="2025-10-17T13:05:00Z"/>
            </w:rPr>
          </w:rPrChange>
        </w:rPr>
        <w:pPrChange w:id="37666" w:author="Visone Rossana (GSE)" w:date="2025-10-23T10:16:00Z" w16du:dateUtc="2025-10-23T08:16:00Z">
          <w:pPr>
            <w:spacing w:after="120"/>
            <w:jc w:val="both"/>
          </w:pPr>
        </w:pPrChange>
      </w:pPr>
      <w:ins w:id="37667" w:author="Visone Rossana (GSE)" w:date="2025-10-06T16:41:00Z" w16du:dateUtc="2025-10-06T14:41:00Z">
        <w:del w:id="37668" w:author="Visone Rossana (GSE)" w:date="2025-10-17T15:05:00Z" w16du:dateUtc="2025-10-17T13:05:00Z">
          <w:r w:rsidRPr="00756547" w:rsidDel="005040D1">
            <w:rPr>
              <w:sz w:val="22"/>
              <w:szCs w:val="22"/>
              <w:rPrChange w:id="37669" w:author="Visone Rossana (GSE)" w:date="2025-10-06T16:41:00Z" w16du:dateUtc="2025-10-06T14:41:00Z">
                <w:rPr/>
              </w:rPrChange>
            </w:rPr>
            <w:delText xml:space="preserve">Gli edifici devono essere di proprietà pubblica e destinati ad uso esclusivamente o prevalentemente residenziale. In merito, si precisa che per intervenenti realizzati dagli Ex-IACP su edifici di proprietà promiscua, pubblica e parte privata, sono ammessi agli incentivi gli interventi </w:delText>
          </w:r>
        </w:del>
      </w:ins>
      <w:ins w:id="37670" w:author="Visone Rossana (GSE)" w:date="2025-10-06T16:43:00Z" w16du:dateUtc="2025-10-06T14:43:00Z">
        <w:del w:id="37671" w:author="Visone Rossana (GSE)" w:date="2025-10-17T15:05:00Z" w16du:dateUtc="2025-10-17T13:05:00Z">
          <w:r w:rsidR="00172C9C" w:rsidDel="005040D1">
            <w:rPr>
              <w:sz w:val="22"/>
              <w:szCs w:val="22"/>
            </w:rPr>
            <w:delText xml:space="preserve">del Titolo II </w:delText>
          </w:r>
        </w:del>
      </w:ins>
      <w:ins w:id="37672" w:author="Visone Rossana (GSE)" w:date="2025-10-06T16:41:00Z" w16du:dateUtc="2025-10-06T14:41:00Z">
        <w:del w:id="37673" w:author="Visone Rossana (GSE)" w:date="2025-10-17T15:05:00Z" w16du:dateUtc="2025-10-17T13:05:00Z">
          <w:r w:rsidRPr="00756547" w:rsidDel="005040D1">
            <w:rPr>
              <w:sz w:val="22"/>
              <w:szCs w:val="22"/>
              <w:rPrChange w:id="37674" w:author="Visone Rossana (GSE)" w:date="2025-10-06T16:41:00Z" w16du:dateUtc="2025-10-06T14:41:00Z">
                <w:rPr/>
              </w:rPrChange>
            </w:rPr>
            <w:delText>realizzati sulle aree comuni e sugli impianti comuni dell’edificio, esclusivamente per la quota millesimale pubblica</w:delText>
          </w:r>
        </w:del>
      </w:ins>
      <w:ins w:id="37675" w:author="Visone Rossana (GSE)" w:date="2025-10-11T16:45:00Z" w16du:dateUtc="2025-10-11T14:45:00Z">
        <w:del w:id="37676" w:author="Visone Rossana (GSE)" w:date="2025-10-17T15:05:00Z" w16du:dateUtc="2025-10-17T13:05:00Z">
          <w:r w:rsidR="00F2677F" w:rsidDel="005040D1">
            <w:rPr>
              <w:sz w:val="22"/>
              <w:szCs w:val="22"/>
            </w:rPr>
            <w:delText xml:space="preserve"> </w:delText>
          </w:r>
        </w:del>
      </w:ins>
      <w:ins w:id="37677" w:author="Visone Rossana (GSE)" w:date="2025-10-11T16:46:00Z" w16du:dateUtc="2025-10-11T14:46:00Z">
        <w:del w:id="37678" w:author="Visone Rossana (GSE)" w:date="2025-10-17T15:05:00Z" w16du:dateUtc="2025-10-17T13:05:00Z">
          <w:r w:rsidR="00F2677F" w:rsidDel="005040D1">
            <w:rPr>
              <w:sz w:val="22"/>
              <w:szCs w:val="22"/>
            </w:rPr>
            <w:delText xml:space="preserve">e </w:delText>
          </w:r>
        </w:del>
      </w:ins>
      <w:ins w:id="37679" w:author="Visone Rossana (GSE)" w:date="2025-10-11T16:45:00Z" w16du:dateUtc="2025-10-11T14:45:00Z">
        <w:del w:id="37680" w:author="Visone Rossana (GSE)" w:date="2025-10-17T15:05:00Z" w16du:dateUtc="2025-10-17T13:05:00Z">
          <w:r w:rsidR="00F2677F" w:rsidDel="005040D1">
            <w:rPr>
              <w:sz w:val="22"/>
              <w:szCs w:val="22"/>
            </w:rPr>
            <w:delText xml:space="preserve">in relazione alle spese sostenute </w:delText>
          </w:r>
        </w:del>
      </w:ins>
      <w:ins w:id="37681" w:author="Visone Rossana (GSE)" w:date="2025-10-11T16:46:00Z" w16du:dateUtc="2025-10-11T14:46:00Z">
        <w:del w:id="37682" w:author="Visone Rossana (GSE)" w:date="2025-10-17T15:05:00Z" w16du:dateUtc="2025-10-17T13:05:00Z">
          <w:r w:rsidR="00F2677F" w:rsidRPr="00B51B99" w:rsidDel="005040D1">
            <w:rPr>
              <w:sz w:val="22"/>
              <w:szCs w:val="22"/>
            </w:rPr>
            <w:delText xml:space="preserve">dagli Ex-IACP </w:delText>
          </w:r>
        </w:del>
      </w:ins>
      <w:ins w:id="37683" w:author="Visone Rossana (GSE)" w:date="2025-10-11T16:45:00Z" w16du:dateUtc="2025-10-11T14:45:00Z">
        <w:del w:id="37684" w:author="Visone Rossana (GSE)" w:date="2025-10-17T15:05:00Z" w16du:dateUtc="2025-10-17T13:05:00Z">
          <w:r w:rsidR="00F2677F" w:rsidRPr="00F2677F" w:rsidDel="005040D1">
            <w:rPr>
              <w:sz w:val="22"/>
              <w:szCs w:val="22"/>
              <w:highlight w:val="cyan"/>
              <w:rPrChange w:id="37685" w:author="Visone Rossana (GSE)" w:date="2025-10-11T16:46:00Z" w16du:dateUtc="2025-10-11T14:46:00Z">
                <w:rPr>
                  <w:sz w:val="22"/>
                  <w:szCs w:val="22"/>
                </w:rPr>
              </w:rPrChange>
            </w:rPr>
            <w:delText>e alle superfici/potenza impianto oggetto di intervento riproporzionati in funzione dei millesimi</w:delText>
          </w:r>
        </w:del>
      </w:ins>
      <w:ins w:id="37686" w:author="Visone Rossana (GSE)" w:date="2025-10-11T16:46:00Z" w16du:dateUtc="2025-10-11T14:46:00Z">
        <w:del w:id="37687" w:author="Visone Rossana (GSE)" w:date="2025-10-17T15:05:00Z" w16du:dateUtc="2025-10-17T13:05:00Z">
          <w:r w:rsidR="00F2677F" w:rsidRPr="00F2677F" w:rsidDel="005040D1">
            <w:rPr>
              <w:sz w:val="22"/>
              <w:szCs w:val="22"/>
              <w:highlight w:val="cyan"/>
              <w:rPrChange w:id="37688" w:author="Visone Rossana (GSE)" w:date="2025-10-11T16:46:00Z" w16du:dateUtc="2025-10-11T14:46:00Z">
                <w:rPr>
                  <w:sz w:val="22"/>
                  <w:szCs w:val="22"/>
                </w:rPr>
              </w:rPrChange>
            </w:rPr>
            <w:delText xml:space="preserve"> di propria proprietà</w:delText>
          </w:r>
        </w:del>
      </w:ins>
      <w:ins w:id="37689" w:author="Visone Rossana (GSE)" w:date="2025-10-06T16:41:00Z" w16du:dateUtc="2025-10-06T14:41:00Z">
        <w:del w:id="37690" w:author="Visone Rossana (GSE)" w:date="2025-10-17T15:05:00Z" w16du:dateUtc="2025-10-17T13:05:00Z">
          <w:r w:rsidRPr="00F2677F" w:rsidDel="005040D1">
            <w:rPr>
              <w:sz w:val="22"/>
              <w:szCs w:val="22"/>
              <w:highlight w:val="cyan"/>
              <w:rPrChange w:id="37691" w:author="Visone Rossana (GSE)" w:date="2025-10-11T16:46:00Z" w16du:dateUtc="2025-10-11T14:46:00Z">
                <w:rPr/>
              </w:rPrChange>
            </w:rPr>
            <w:delText>.</w:delText>
          </w:r>
          <w:bookmarkStart w:id="37692" w:name="_Toc212462807"/>
          <w:bookmarkEnd w:id="37692"/>
        </w:del>
      </w:ins>
    </w:p>
    <w:p w14:paraId="6AFF4161" w14:textId="434A3F0C" w:rsidR="00756547" w:rsidDel="005040D1" w:rsidRDefault="00756547">
      <w:pPr>
        <w:numPr>
          <w:ilvl w:val="0"/>
          <w:numId w:val="292"/>
        </w:numPr>
        <w:spacing w:after="120" w:line="276" w:lineRule="auto"/>
        <w:jc w:val="both"/>
        <w:rPr>
          <w:ins w:id="37693" w:author="Visone Rossana (GSE)" w:date="2025-10-06T16:42:00Z" w16du:dateUtc="2025-10-06T14:42:00Z"/>
          <w:del w:id="37694" w:author="Visone Rossana (GSE)" w:date="2025-10-17T15:05:00Z" w16du:dateUtc="2025-10-17T13:05:00Z"/>
          <w:sz w:val="22"/>
          <w:szCs w:val="22"/>
        </w:rPr>
        <w:pPrChange w:id="37695" w:author="Visone Rossana (GSE)" w:date="2025-10-23T10:16:00Z" w16du:dateUtc="2025-10-23T08:16:00Z">
          <w:pPr>
            <w:numPr>
              <w:numId w:val="455"/>
            </w:numPr>
            <w:spacing w:after="120" w:line="276" w:lineRule="auto"/>
            <w:ind w:left="851" w:hanging="360"/>
            <w:jc w:val="both"/>
          </w:pPr>
        </w:pPrChange>
      </w:pPr>
      <w:ins w:id="37696" w:author="Visone Rossana (GSE)" w:date="2025-10-06T16:41:00Z" w16du:dateUtc="2025-10-06T14:41:00Z">
        <w:del w:id="37697" w:author="Visone Rossana (GSE)" w:date="2025-10-17T15:05:00Z" w16du:dateUtc="2025-10-17T13:05:00Z">
          <w:r w:rsidRPr="00756547" w:rsidDel="005040D1">
            <w:rPr>
              <w:sz w:val="22"/>
              <w:szCs w:val="22"/>
              <w:rPrChange w:id="37698" w:author="Visone Rossana (GSE)" w:date="2025-10-06T16:41:00Z" w16du:dateUtc="2025-10-06T14:41:00Z">
                <w:rPr/>
              </w:rPrChange>
            </w:rPr>
            <w:delText>Nel caso di interventi realizzati in edifici di grandi dimensioni, in alternativa alla presentazione di una richiesta unica per singolo edificio, e qualora le dimensioni dell’edifico siano tali da giustificarlo, il Soggetto Responsabile può richiedere l’accesso agli incentivi con riferimento ai singoli blocchi abitativi costituenti l’edificio. In questo caso, i singoli blocchi abitativi costituenti l’edificio, sono equiparati, ai fini del Conto Termico, a edifici.</w:delText>
          </w:r>
        </w:del>
      </w:ins>
      <w:bookmarkStart w:id="37699" w:name="_Toc212462808"/>
      <w:bookmarkEnd w:id="37699"/>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4D2D7C" w:rsidRPr="00AA28FA" w:rsidDel="005040D1" w14:paraId="30BB5D32" w14:textId="29E88237">
        <w:trPr>
          <w:trHeight w:val="354"/>
          <w:ins w:id="37700" w:author="Visone Rossana (GSE)" w:date="2025-10-06T16:42:00Z"/>
          <w:del w:id="37701" w:author="Visone Rossana (GSE)" w:date="2025-10-17T15:05: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29025FAC" w14:textId="77777777" w:rsidR="004D2D7C" w:rsidRPr="008F1907" w:rsidDel="005040D1" w:rsidRDefault="004D2D7C">
            <w:pPr>
              <w:numPr>
                <w:ilvl w:val="0"/>
                <w:numId w:val="292"/>
              </w:numPr>
              <w:tabs>
                <w:tab w:val="left" w:pos="8647"/>
              </w:tabs>
              <w:spacing w:before="60" w:after="60" w:line="276" w:lineRule="auto"/>
              <w:jc w:val="both"/>
              <w:rPr>
                <w:ins w:id="37702" w:author="Visone Rossana (GSE)" w:date="2025-10-06T16:59:00Z" w16du:dateUtc="2025-10-06T14:59:00Z"/>
                <w:del w:id="37703" w:author="Visone Rossana (GSE)" w:date="2025-10-17T15:05:00Z" w16du:dateUtc="2025-10-17T13:05:00Z"/>
                <w:rFonts w:cs="Arial"/>
                <w:sz w:val="22"/>
                <w:szCs w:val="22"/>
              </w:rPr>
              <w:pPrChange w:id="37704" w:author="Visone Rossana (GSE)" w:date="2025-10-23T10:16:00Z" w16du:dateUtc="2025-10-23T08:16:00Z">
                <w:pPr>
                  <w:framePr w:hSpace="141" w:wrap="around" w:vAnchor="text" w:hAnchor="text"/>
                  <w:numPr>
                    <w:numId w:val="464"/>
                  </w:numPr>
                  <w:tabs>
                    <w:tab w:val="left" w:pos="8647"/>
                  </w:tabs>
                  <w:spacing w:before="60" w:after="60" w:line="276" w:lineRule="auto"/>
                  <w:ind w:left="851" w:hanging="360"/>
                  <w:jc w:val="both"/>
                </w:pPr>
              </w:pPrChange>
            </w:pPr>
            <w:ins w:id="37705" w:author="Visone Rossana (GSE)" w:date="2025-10-06T16:42:00Z" w16du:dateUtc="2025-10-06T14:42:00Z">
              <w:del w:id="37706" w:author="Visone Rossana (GSE)" w:date="2025-10-17T15:05:00Z" w16du:dateUtc="2025-10-17T13:05:00Z">
                <w:r w:rsidRPr="004D2D7C" w:rsidDel="005040D1">
                  <w:rPr>
                    <w:rFonts w:cs="Arial"/>
                    <w:sz w:val="22"/>
                    <w:szCs w:val="22"/>
                    <w:rPrChange w:id="37707" w:author="Visone Rossana (GSE)" w:date="2025-10-06T16:42:00Z" w16du:dateUtc="2025-10-06T14:42:00Z">
                      <w:rPr>
                        <w:rFonts w:cs="Arial"/>
                      </w:rPr>
                    </w:rPrChange>
                  </w:rPr>
                  <w:delText>I singoli blocchi abitativi costituenti l’edificio</w:delText>
                </w:r>
                <w:r w:rsidRPr="004D2D7C" w:rsidDel="005040D1">
                  <w:rPr>
                    <w:sz w:val="22"/>
                    <w:szCs w:val="22"/>
                    <w:rPrChange w:id="37708" w:author="Visone Rossana (GSE)" w:date="2025-10-06T16:42:00Z" w16du:dateUtc="2025-10-06T14:42:00Z">
                      <w:rPr/>
                    </w:rPrChange>
                  </w:rPr>
                  <w:delText xml:space="preserve"> ex IACP</w:delText>
                </w:r>
                <w:r w:rsidRPr="004D2D7C" w:rsidDel="005040D1">
                  <w:rPr>
                    <w:rFonts w:cs="Arial"/>
                    <w:sz w:val="22"/>
                    <w:szCs w:val="22"/>
                    <w:rPrChange w:id="37709" w:author="Visone Rossana (GSE)" w:date="2025-10-06T16:42:00Z" w16du:dateUtc="2025-10-06T14:42:00Z">
                      <w:rPr>
                        <w:rFonts w:cs="Arial"/>
                      </w:rPr>
                    </w:rPrChange>
                  </w:rPr>
                  <w:delText>, ove essi siano complessi unitari di più alloggi in numero minimo di quattro e relative pertinenze, serviti da almeno un corpo scala, sono equiparati ad edifici. La suddivisione dell’edificio in blocchi deve essere adeguatamente giustificata mediante apposita relazione tecnica da presentare al GSE insieme con la richiesta di concessione degli incentivi. In particolare, la relazione tecnica deve specificare, anche attraverso elaborati grafici, la suddivisione in blocchi dell’edificio e i relativi dati dimensionali, volumi e superfici, funzionali alla richiesta di incentivo.</w:delText>
                </w:r>
              </w:del>
            </w:ins>
            <w:bookmarkStart w:id="37710" w:name="_Toc212462809"/>
            <w:bookmarkEnd w:id="37710"/>
          </w:p>
        </w:tc>
        <w:bookmarkStart w:id="37711" w:name="_Toc212462810"/>
        <w:bookmarkEnd w:id="37711"/>
      </w:tr>
    </w:tbl>
    <w:p w14:paraId="56BEF9C7" w14:textId="77777777" w:rsidR="004D2D7C" w:rsidRPr="00756547" w:rsidDel="005040D1" w:rsidRDefault="004D2D7C">
      <w:pPr>
        <w:numPr>
          <w:ilvl w:val="0"/>
          <w:numId w:val="292"/>
        </w:numPr>
        <w:spacing w:after="120" w:line="276" w:lineRule="auto"/>
        <w:jc w:val="both"/>
        <w:rPr>
          <w:ins w:id="37712" w:author="Visone Rossana (GSE)" w:date="2025-10-06T16:41:00Z" w16du:dateUtc="2025-10-06T14:41:00Z"/>
          <w:del w:id="37713" w:author="Visone Rossana (GSE)" w:date="2025-10-17T15:05:00Z" w16du:dateUtc="2025-10-17T13:05:00Z"/>
          <w:sz w:val="22"/>
          <w:szCs w:val="22"/>
          <w:rPrChange w:id="37714" w:author="Visone Rossana (GSE)" w:date="2025-10-06T16:41:00Z" w16du:dateUtc="2025-10-06T14:41:00Z">
            <w:rPr>
              <w:ins w:id="37715" w:author="Visone Rossana (GSE)" w:date="2025-10-06T16:41:00Z" w16du:dateUtc="2025-10-06T14:41:00Z"/>
              <w:del w:id="37716" w:author="Visone Rossana (GSE)" w:date="2025-10-17T15:05:00Z" w16du:dateUtc="2025-10-17T13:05:00Z"/>
            </w:rPr>
          </w:rPrChange>
        </w:rPr>
        <w:pPrChange w:id="37717" w:author="Visone Rossana (GSE)" w:date="2025-10-23T10:16:00Z" w16du:dateUtc="2025-10-23T08:16:00Z">
          <w:pPr>
            <w:spacing w:after="120"/>
            <w:jc w:val="both"/>
          </w:pPr>
        </w:pPrChange>
      </w:pPr>
      <w:bookmarkStart w:id="37718" w:name="_Toc212462811"/>
      <w:bookmarkEnd w:id="37718"/>
    </w:p>
    <w:p w14:paraId="68D95938" w14:textId="5D7C2697" w:rsidR="00C2146C" w:rsidDel="005040D1" w:rsidRDefault="00C2146C">
      <w:pPr>
        <w:numPr>
          <w:ilvl w:val="0"/>
          <w:numId w:val="292"/>
        </w:numPr>
        <w:rPr>
          <w:ins w:id="37719" w:author="Visone Rossana (GSE)" w:date="2025-09-05T12:13:00Z" w16du:dateUtc="2025-09-05T10:13:00Z"/>
          <w:del w:id="37720" w:author="Visone Rossana (GSE)" w:date="2025-10-17T15:05:00Z" w16du:dateUtc="2025-10-17T13:05:00Z"/>
        </w:rPr>
        <w:pPrChange w:id="37721" w:author="Visone Rossana (GSE)" w:date="2025-10-23T10:16:00Z" w16du:dateUtc="2025-10-23T08:16:00Z">
          <w:pPr>
            <w:numPr>
              <w:numId w:val="455"/>
            </w:numPr>
            <w:ind w:left="851" w:hanging="360"/>
          </w:pPr>
        </w:pPrChange>
      </w:pPr>
      <w:bookmarkStart w:id="37722" w:name="_Toc212462812"/>
      <w:bookmarkEnd w:id="37722"/>
    </w:p>
    <w:p w14:paraId="301AC2B0" w14:textId="6C8902C8" w:rsidR="003844B1" w:rsidRDefault="003844B1">
      <w:pPr>
        <w:pStyle w:val="TITOLO20"/>
        <w:numPr>
          <w:ilvl w:val="2"/>
          <w:numId w:val="292"/>
        </w:numPr>
        <w:ind w:left="1134" w:hanging="708"/>
        <w:rPr>
          <w:ins w:id="37723" w:author="Visone Rossana (GSE)" w:date="2025-09-05T12:13:00Z" w16du:dateUtc="2025-09-05T10:13:00Z"/>
        </w:rPr>
        <w:pPrChange w:id="37724" w:author="Visone Rossana (GSE)" w:date="2025-10-23T10:16:00Z" w16du:dateUtc="2025-10-23T08:16:00Z">
          <w:pPr>
            <w:pStyle w:val="TITOLO20"/>
            <w:ind w:left="426"/>
          </w:pPr>
        </w:pPrChange>
      </w:pPr>
      <w:ins w:id="37725" w:author="Visone Rossana (GSE)" w:date="2025-09-05T12:13:00Z" w16du:dateUtc="2025-09-05T10:13:00Z">
        <w:del w:id="37726" w:author="Visone Rossana (GSE)" w:date="2025-10-17T15:05:00Z" w16du:dateUtc="2025-10-17T13:05:00Z">
          <w:r w:rsidDel="005040D1">
            <w:delText xml:space="preserve"> </w:delText>
          </w:r>
        </w:del>
        <w:bookmarkStart w:id="37727" w:name="_Toc212462813"/>
        <w:r>
          <w:t>I</w:t>
        </w:r>
        <w:r w:rsidRPr="003844B1">
          <w:t xml:space="preserve">nterventi realizzati </w:t>
        </w:r>
        <w:r>
          <w:t xml:space="preserve">su edifici </w:t>
        </w:r>
      </w:ins>
      <w:ins w:id="37728" w:author="Visone Rossana (GSE)" w:date="2025-10-17T14:56:00Z" w16du:dateUtc="2025-10-17T12:56:00Z">
        <w:r w:rsidR="00F301D0">
          <w:t>“misti”</w:t>
        </w:r>
        <w:bookmarkEnd w:id="37727"/>
        <w:r w:rsidR="00F301D0">
          <w:t xml:space="preserve"> </w:t>
        </w:r>
      </w:ins>
      <w:ins w:id="37729" w:author="Visone Rossana (GSE)" w:date="2025-10-17T14:49:00Z" w16du:dateUtc="2025-10-17T12:49:00Z">
        <w:r w:rsidR="00562000">
          <w:t xml:space="preserve"> </w:t>
        </w:r>
      </w:ins>
      <w:ins w:id="37730" w:author="Visone Rossana (GSE)" w:date="2025-09-05T12:13:00Z" w16du:dateUtc="2025-09-05T10:13:00Z">
        <w:del w:id="37731" w:author="Visone Rossana (GSE)" w:date="2025-10-17T14:49:00Z" w16du:dateUtc="2025-10-17T12:49:00Z">
          <w:r w:rsidDel="00126821">
            <w:delText>misti e su specifiche configurazioni di edificio</w:delText>
          </w:r>
        </w:del>
      </w:ins>
    </w:p>
    <w:p w14:paraId="77E5517A" w14:textId="2371DC76" w:rsidR="009215BB" w:rsidRPr="00357179" w:rsidDel="00F71AD7" w:rsidRDefault="009215BB">
      <w:pPr>
        <w:pStyle w:val="NORMALEGSE"/>
        <w:spacing w:after="120" w:line="276" w:lineRule="auto"/>
        <w:jc w:val="both"/>
        <w:rPr>
          <w:ins w:id="37732" w:author="Visone Rossana (GSE)" w:date="2025-09-09T09:28:00Z" w16du:dateUtc="2025-09-09T07:28:00Z"/>
          <w:del w:id="37733" w:author="Visone Rossana (GSE)" w:date="2025-10-11T16:57:00Z" w16du:dateUtc="2025-10-11T14:57:00Z"/>
          <w:rFonts w:asciiTheme="minorHAnsi" w:hAnsiTheme="minorHAnsi"/>
          <w:sz w:val="22"/>
          <w:szCs w:val="22"/>
          <w:rPrChange w:id="37734" w:author="Visone Rossana (GSE)" w:date="2025-09-09T14:49:00Z" w16du:dateUtc="2025-09-09T12:49:00Z">
            <w:rPr>
              <w:ins w:id="37735" w:author="Visone Rossana (GSE)" w:date="2025-09-09T09:28:00Z" w16du:dateUtc="2025-09-09T07:28:00Z"/>
              <w:del w:id="37736" w:author="Visone Rossana (GSE)" w:date="2025-10-11T16:57:00Z" w16du:dateUtc="2025-10-11T14:57:00Z"/>
              <w:rFonts w:ascii="Calibri" w:hAnsi="Calibri"/>
            </w:rPr>
          </w:rPrChange>
        </w:rPr>
        <w:pPrChange w:id="37737" w:author="Visone Rossana (GSE)" w:date="2025-09-09T14:49:00Z" w16du:dateUtc="2025-09-09T12:49:00Z">
          <w:pPr>
            <w:pStyle w:val="NORMALEGSE"/>
            <w:spacing w:after="120"/>
            <w:jc w:val="both"/>
          </w:pPr>
        </w:pPrChange>
      </w:pPr>
      <w:ins w:id="37738" w:author="Visone Rossana (GSE)" w:date="2025-09-09T09:27:00Z" w16du:dateUtc="2025-09-09T07:27:00Z">
        <w:del w:id="37739" w:author="Visone Rossana (GSE)" w:date="2025-10-11T16:57:00Z" w16du:dateUtc="2025-10-11T14:57:00Z">
          <w:r w:rsidRPr="00357179" w:rsidDel="00F71AD7">
            <w:rPr>
              <w:rFonts w:asciiTheme="minorHAnsi" w:hAnsiTheme="minorHAnsi"/>
              <w:sz w:val="22"/>
              <w:szCs w:val="22"/>
              <w:highlight w:val="yellow"/>
              <w:rPrChange w:id="37740" w:author="Visone Rossana (GSE)" w:date="2025-09-09T14:49:00Z" w16du:dateUtc="2025-09-09T12:49:00Z">
                <w:rPr>
                  <w:b/>
                  <w:bCs/>
                </w:rPr>
              </w:rPrChange>
            </w:rPr>
            <w:delText xml:space="preserve">Da scrivere il paragrafo e identificare </w:delText>
          </w:r>
        </w:del>
      </w:ins>
      <w:ins w:id="37741" w:author="Visone Rossana (GSE)" w:date="2025-09-09T09:28:00Z" w16du:dateUtc="2025-09-09T07:28:00Z">
        <w:del w:id="37742" w:author="Visone Rossana (GSE)" w:date="2025-10-11T16:57:00Z" w16du:dateUtc="2025-10-11T14:57:00Z">
          <w:r w:rsidRPr="00357179" w:rsidDel="00F71AD7">
            <w:rPr>
              <w:sz w:val="22"/>
              <w:szCs w:val="22"/>
              <w:highlight w:val="yellow"/>
              <w:rPrChange w:id="37743" w:author="Visone Rossana (GSE)" w:date="2025-09-09T14:49:00Z" w16du:dateUtc="2025-09-09T12:49:00Z">
                <w:rPr/>
              </w:rPrChange>
            </w:rPr>
            <w:delText>le varie casist</w:delText>
          </w:r>
        </w:del>
      </w:ins>
      <w:ins w:id="37744" w:author="Visone Rossana (GSE)" w:date="2025-09-09T09:29:00Z" w16du:dateUtc="2025-09-09T07:29:00Z">
        <w:del w:id="37745" w:author="Visone Rossana (GSE)" w:date="2025-10-11T16:57:00Z" w16du:dateUtc="2025-10-11T14:57:00Z">
          <w:r w:rsidRPr="00357179" w:rsidDel="00F71AD7">
            <w:rPr>
              <w:sz w:val="22"/>
              <w:szCs w:val="22"/>
              <w:highlight w:val="yellow"/>
              <w:rPrChange w:id="37746" w:author="Visone Rossana (GSE)" w:date="2025-09-09T14:49:00Z" w16du:dateUtc="2025-09-09T12:49:00Z">
                <w:rPr/>
              </w:rPrChange>
            </w:rPr>
            <w:delText xml:space="preserve">iche (es. </w:delText>
          </w:r>
        </w:del>
      </w:ins>
      <w:ins w:id="37747" w:author="Visone Rossana (GSE)" w:date="2025-09-09T09:28:00Z" w16du:dateUtc="2025-09-09T07:28:00Z">
        <w:del w:id="37748" w:author="Visone Rossana (GSE)" w:date="2025-10-11T16:57:00Z" w16du:dateUtc="2025-10-11T14:57:00Z">
          <w:r w:rsidRPr="00357179" w:rsidDel="00F71AD7">
            <w:rPr>
              <w:rFonts w:asciiTheme="minorHAnsi" w:hAnsiTheme="minorHAnsi"/>
              <w:sz w:val="22"/>
              <w:szCs w:val="22"/>
              <w:highlight w:val="yellow"/>
              <w:rPrChange w:id="37749" w:author="Visone Rossana (GSE)" w:date="2025-09-09T14:49:00Z" w16du:dateUtc="2025-09-09T12:49:00Z">
                <w:rPr>
                  <w:rFonts w:ascii="Calibri" w:hAnsi="Calibri"/>
                </w:rPr>
              </w:rPrChange>
            </w:rPr>
            <w:delText>villaggi turistici</w:delText>
          </w:r>
        </w:del>
      </w:ins>
      <w:ins w:id="37750" w:author="Visone Rossana (GSE)" w:date="2025-09-09T09:42:00Z" w16du:dateUtc="2025-09-09T07:42:00Z">
        <w:del w:id="37751" w:author="Visone Rossana (GSE)" w:date="2025-10-11T16:57:00Z" w16du:dateUtc="2025-10-11T14:57:00Z">
          <w:r w:rsidR="009B4B0E" w:rsidRPr="00357179" w:rsidDel="00F71AD7">
            <w:rPr>
              <w:sz w:val="22"/>
              <w:szCs w:val="22"/>
              <w:highlight w:val="yellow"/>
              <w:rPrChange w:id="37752" w:author="Visone Rossana (GSE)" w:date="2025-09-09T14:49:00Z" w16du:dateUtc="2025-09-09T12:49:00Z">
                <w:rPr>
                  <w:highlight w:val="yellow"/>
                </w:rPr>
              </w:rPrChange>
            </w:rPr>
            <w:delText>, grossi complessi ospedalieri</w:delText>
          </w:r>
        </w:del>
      </w:ins>
      <w:ins w:id="37753" w:author="Visone Rossana (GSE)" w:date="2025-09-09T09:28:00Z" w16du:dateUtc="2025-09-09T07:28:00Z">
        <w:del w:id="37754" w:author="Visone Rossana (GSE)" w:date="2025-10-11T16:57:00Z" w16du:dateUtc="2025-10-11T14:57:00Z">
          <w:r w:rsidRPr="00357179" w:rsidDel="00F71AD7">
            <w:rPr>
              <w:rFonts w:asciiTheme="minorHAnsi" w:hAnsiTheme="minorHAnsi"/>
              <w:sz w:val="22"/>
              <w:szCs w:val="22"/>
              <w:highlight w:val="yellow"/>
              <w:rPrChange w:id="37755" w:author="Visone Rossana (GSE)" w:date="2025-09-09T14:49:00Z" w16du:dateUtc="2025-09-09T12:49:00Z">
                <w:rPr>
                  <w:rFonts w:ascii="Calibri" w:hAnsi="Calibri"/>
                </w:rPr>
              </w:rPrChange>
            </w:rPr>
            <w:delText xml:space="preserve"> o specifiche configurazioni</w:delText>
          </w:r>
        </w:del>
      </w:ins>
      <w:ins w:id="37756" w:author="Visone Rossana (GSE)" w:date="2025-09-09T09:29:00Z" w16du:dateUtc="2025-09-09T07:29:00Z">
        <w:del w:id="37757" w:author="Visone Rossana (GSE)" w:date="2025-10-11T16:57:00Z" w16du:dateUtc="2025-10-11T14:57:00Z">
          <w:r w:rsidRPr="00357179" w:rsidDel="00F71AD7">
            <w:rPr>
              <w:sz w:val="22"/>
              <w:szCs w:val="22"/>
              <w:highlight w:val="yellow"/>
              <w:rPrChange w:id="37758" w:author="Visone Rossana (GSE)" w:date="2025-09-09T14:49:00Z" w16du:dateUtc="2025-09-09T12:49:00Z">
                <w:rPr/>
              </w:rPrChange>
            </w:rPr>
            <w:delText xml:space="preserve"> etc)</w:delText>
          </w:r>
        </w:del>
      </w:ins>
    </w:p>
    <w:p w14:paraId="110B162B" w14:textId="78FF3351" w:rsidR="003844B1" w:rsidRPr="00414C9D" w:rsidRDefault="0035262C" w:rsidP="00414C9D">
      <w:pPr>
        <w:spacing w:line="276" w:lineRule="auto"/>
        <w:rPr>
          <w:b/>
          <w:bCs/>
          <w:sz w:val="22"/>
          <w:szCs w:val="22"/>
        </w:rPr>
      </w:pPr>
      <w:r w:rsidRPr="00414C9D">
        <w:rPr>
          <w:b/>
          <w:bCs/>
          <w:sz w:val="22"/>
          <w:szCs w:val="22"/>
        </w:rPr>
        <w:t>Categorie catastali miste</w:t>
      </w:r>
    </w:p>
    <w:p w14:paraId="276E76E6" w14:textId="3A499A46" w:rsidR="00A132A7" w:rsidRDefault="009215BB">
      <w:pPr>
        <w:spacing w:line="276" w:lineRule="auto"/>
        <w:jc w:val="both"/>
        <w:rPr>
          <w:sz w:val="22"/>
          <w:szCs w:val="22"/>
        </w:rPr>
      </w:pPr>
      <w:r w:rsidRPr="00414C9D">
        <w:rPr>
          <w:sz w:val="22"/>
          <w:szCs w:val="22"/>
        </w:rPr>
        <w:t xml:space="preserve">Agli interventi realizzati su </w:t>
      </w:r>
      <w:r w:rsidRPr="00EF042B">
        <w:rPr>
          <w:b/>
          <w:bCs/>
          <w:sz w:val="22"/>
          <w:szCs w:val="22"/>
          <w:rPrChange w:id="37759" w:author="Visone Rossana (GSE)" w:date="2025-10-17T14:51:00Z" w16du:dateUtc="2025-10-17T12:51:00Z">
            <w:rPr>
              <w:sz w:val="22"/>
              <w:szCs w:val="22"/>
            </w:rPr>
          </w:rPrChange>
        </w:rPr>
        <w:t>interi edifici o parti comuni</w:t>
      </w:r>
      <w:r w:rsidRPr="00414C9D">
        <w:rPr>
          <w:sz w:val="22"/>
          <w:szCs w:val="22"/>
        </w:rPr>
        <w:t xml:space="preserve"> di edifici caratterizzati da categorie catastali miste (residenziale e terziario), è attribuito l’ambito catastale prevalente per l’edificio, calcolato in base ai millesimi</w:t>
      </w:r>
      <w:r w:rsidR="00E5624E">
        <w:rPr>
          <w:sz w:val="22"/>
          <w:szCs w:val="22"/>
        </w:rPr>
        <w:t xml:space="preserve">, </w:t>
      </w:r>
      <w:r w:rsidR="00E5624E" w:rsidRPr="00414C9D">
        <w:rPr>
          <w:sz w:val="22"/>
          <w:szCs w:val="22"/>
          <w:highlight w:val="yellow"/>
        </w:rPr>
        <w:t>da dichiarare sul Portale in fase di trasmissione della richiesta</w:t>
      </w:r>
      <w:r w:rsidR="00F21214" w:rsidRPr="00414C9D">
        <w:rPr>
          <w:sz w:val="22"/>
          <w:szCs w:val="22"/>
          <w:highlight w:val="yellow"/>
        </w:rPr>
        <w:t>,</w:t>
      </w:r>
      <w:r w:rsidR="00F21214">
        <w:rPr>
          <w:sz w:val="22"/>
          <w:szCs w:val="22"/>
        </w:rPr>
        <w:t xml:space="preserve"> </w:t>
      </w:r>
      <w:r w:rsidR="003A64E4">
        <w:rPr>
          <w:sz w:val="22"/>
          <w:szCs w:val="22"/>
        </w:rPr>
        <w:t>ai s</w:t>
      </w:r>
      <w:r w:rsidR="001B2376">
        <w:rPr>
          <w:sz w:val="22"/>
          <w:szCs w:val="22"/>
        </w:rPr>
        <w:t>ensi dell’Allegato I del Decreto</w:t>
      </w:r>
      <w:r w:rsidRPr="00414C9D">
        <w:rPr>
          <w:sz w:val="22"/>
          <w:szCs w:val="22"/>
        </w:rPr>
        <w:t>.</w:t>
      </w:r>
      <w:r w:rsidR="00D60C46">
        <w:rPr>
          <w:sz w:val="22"/>
          <w:szCs w:val="22"/>
        </w:rPr>
        <w:t xml:space="preserve"> In merito</w:t>
      </w:r>
      <w:r w:rsidR="00DC446E">
        <w:rPr>
          <w:sz w:val="22"/>
          <w:szCs w:val="22"/>
        </w:rPr>
        <w:t xml:space="preserve"> si precisa che</w:t>
      </w:r>
      <w:r w:rsidR="00D60C46">
        <w:rPr>
          <w:sz w:val="22"/>
          <w:szCs w:val="22"/>
        </w:rPr>
        <w:t>:</w:t>
      </w:r>
    </w:p>
    <w:p w14:paraId="5B2152AC" w14:textId="541FB215" w:rsidR="009215BB" w:rsidRPr="00414C9D" w:rsidRDefault="00F21214" w:rsidP="00D60C46">
      <w:pPr>
        <w:pStyle w:val="Paragrafoelenco"/>
        <w:numPr>
          <w:ilvl w:val="0"/>
          <w:numId w:val="251"/>
        </w:numPr>
        <w:spacing w:line="276" w:lineRule="auto"/>
        <w:jc w:val="both"/>
        <w:rPr>
          <w:sz w:val="22"/>
          <w:szCs w:val="22"/>
          <w:highlight w:val="yellow"/>
        </w:rPr>
      </w:pPr>
      <w:r w:rsidRPr="00414C9D">
        <w:rPr>
          <w:sz w:val="22"/>
          <w:szCs w:val="22"/>
          <w:highlight w:val="yellow"/>
        </w:rPr>
        <w:t>in caso di edificio di proprietà</w:t>
      </w:r>
      <w:r w:rsidR="001B2376" w:rsidRPr="00414C9D">
        <w:rPr>
          <w:sz w:val="22"/>
          <w:szCs w:val="22"/>
          <w:highlight w:val="yellow"/>
        </w:rPr>
        <w:t xml:space="preserve"> della</w:t>
      </w:r>
      <w:r w:rsidR="006C750D" w:rsidRPr="00414C9D">
        <w:rPr>
          <w:sz w:val="22"/>
          <w:szCs w:val="22"/>
          <w:highlight w:val="yellow"/>
        </w:rPr>
        <w:t xml:space="preserve"> pubblica amministrazione</w:t>
      </w:r>
      <w:r w:rsidR="00EC29C4" w:rsidRPr="00414C9D">
        <w:rPr>
          <w:sz w:val="22"/>
          <w:szCs w:val="22"/>
          <w:highlight w:val="yellow"/>
        </w:rPr>
        <w:t xml:space="preserve"> o </w:t>
      </w:r>
      <w:r w:rsidR="00A82315" w:rsidRPr="00414C9D">
        <w:rPr>
          <w:sz w:val="22"/>
          <w:szCs w:val="22"/>
          <w:highlight w:val="yellow"/>
        </w:rPr>
        <w:t xml:space="preserve">di </w:t>
      </w:r>
      <w:r w:rsidR="00227D01" w:rsidRPr="00414C9D">
        <w:rPr>
          <w:sz w:val="22"/>
          <w:szCs w:val="22"/>
          <w:highlight w:val="yellow"/>
        </w:rPr>
        <w:t xml:space="preserve">un </w:t>
      </w:r>
      <w:r w:rsidR="00EC29C4" w:rsidRPr="00414C9D">
        <w:rPr>
          <w:sz w:val="22"/>
          <w:szCs w:val="22"/>
          <w:highlight w:val="yellow"/>
        </w:rPr>
        <w:t>ETS non economico</w:t>
      </w:r>
      <w:r w:rsidR="00A82315" w:rsidRPr="00414C9D">
        <w:rPr>
          <w:sz w:val="22"/>
          <w:szCs w:val="22"/>
          <w:highlight w:val="yellow"/>
        </w:rPr>
        <w:t xml:space="preserve">, </w:t>
      </w:r>
      <w:r w:rsidR="00227D01" w:rsidRPr="00414C9D">
        <w:rPr>
          <w:sz w:val="22"/>
          <w:szCs w:val="22"/>
          <w:highlight w:val="yellow"/>
        </w:rPr>
        <w:t xml:space="preserve">gli interventi del Titolo II sono </w:t>
      </w:r>
      <w:r w:rsidR="00FD69AF" w:rsidRPr="00414C9D">
        <w:rPr>
          <w:sz w:val="22"/>
          <w:szCs w:val="22"/>
          <w:highlight w:val="yellow"/>
        </w:rPr>
        <w:t>ammissibili per le quote millesimali dell’intero edificio oggetto di intervento (</w:t>
      </w:r>
      <w:r w:rsidR="00D60C46" w:rsidRPr="00414C9D">
        <w:rPr>
          <w:sz w:val="22"/>
          <w:szCs w:val="22"/>
          <w:highlight w:val="yellow"/>
        </w:rPr>
        <w:t>residenziale e terziario</w:t>
      </w:r>
      <w:r w:rsidR="00FD69AF" w:rsidRPr="00414C9D">
        <w:rPr>
          <w:sz w:val="22"/>
          <w:szCs w:val="22"/>
          <w:highlight w:val="yellow"/>
        </w:rPr>
        <w:t>)</w:t>
      </w:r>
      <w:r w:rsidR="00D60C46" w:rsidRPr="00414C9D">
        <w:rPr>
          <w:sz w:val="22"/>
          <w:szCs w:val="22"/>
          <w:highlight w:val="yellow"/>
        </w:rPr>
        <w:t>;</w:t>
      </w:r>
    </w:p>
    <w:p w14:paraId="7130AC54" w14:textId="73FEF716" w:rsidR="00D60C46" w:rsidRPr="00414C9D" w:rsidRDefault="00DC446E" w:rsidP="00414C9D">
      <w:pPr>
        <w:pStyle w:val="Paragrafoelenco"/>
        <w:numPr>
          <w:ilvl w:val="0"/>
          <w:numId w:val="251"/>
        </w:numPr>
        <w:spacing w:line="276" w:lineRule="auto"/>
        <w:jc w:val="both"/>
        <w:rPr>
          <w:sz w:val="22"/>
          <w:szCs w:val="22"/>
          <w:highlight w:val="yellow"/>
        </w:rPr>
      </w:pPr>
      <w:r w:rsidRPr="00414C9D">
        <w:rPr>
          <w:sz w:val="22"/>
          <w:szCs w:val="22"/>
          <w:highlight w:val="yellow"/>
        </w:rPr>
        <w:t>in caso di edificio di proprietà privata</w:t>
      </w:r>
      <w:ins w:id="37760" w:author="Visone Rossana (GSE)" w:date="2025-10-17T14:52:00Z" w16du:dateUtc="2025-10-17T12:52:00Z">
        <w:r w:rsidR="009F5800">
          <w:rPr>
            <w:sz w:val="22"/>
            <w:szCs w:val="22"/>
            <w:highlight w:val="yellow"/>
          </w:rPr>
          <w:t xml:space="preserve"> o di ETS economici</w:t>
        </w:r>
      </w:ins>
      <w:r w:rsidRPr="00414C9D">
        <w:rPr>
          <w:sz w:val="22"/>
          <w:szCs w:val="22"/>
          <w:highlight w:val="yellow"/>
        </w:rPr>
        <w:t xml:space="preserve"> </w:t>
      </w:r>
      <w:r w:rsidR="00880155" w:rsidRPr="00414C9D">
        <w:rPr>
          <w:sz w:val="22"/>
          <w:szCs w:val="22"/>
          <w:highlight w:val="yellow"/>
        </w:rPr>
        <w:t xml:space="preserve">gli interventi del Titolo II sono ammissibili esclusivamente per le quote millesimali </w:t>
      </w:r>
      <w:r w:rsidR="00880155" w:rsidRPr="00414C9D">
        <w:rPr>
          <w:b/>
          <w:bCs/>
          <w:sz w:val="22"/>
          <w:szCs w:val="22"/>
          <w:highlight w:val="yellow"/>
        </w:rPr>
        <w:t>ricadenti in una delle categorie catastali del settore terziario</w:t>
      </w:r>
      <w:r w:rsidR="00CA48B7" w:rsidRPr="00414C9D">
        <w:rPr>
          <w:b/>
          <w:bCs/>
          <w:sz w:val="22"/>
          <w:szCs w:val="22"/>
          <w:highlight w:val="yellow"/>
        </w:rPr>
        <w:t xml:space="preserve">, </w:t>
      </w:r>
      <w:r w:rsidR="00CA48B7" w:rsidRPr="00414C9D">
        <w:rPr>
          <w:sz w:val="22"/>
          <w:szCs w:val="22"/>
          <w:highlight w:val="yellow"/>
        </w:rPr>
        <w:t>in relazione alle spese sostenute e alle superfici/potenza impianto oggetto di intervento riproporzionati in funzione dei millesimi</w:t>
      </w:r>
      <w:r w:rsidR="00F01541" w:rsidRPr="00414C9D">
        <w:rPr>
          <w:sz w:val="22"/>
          <w:szCs w:val="22"/>
          <w:highlight w:val="yellow"/>
        </w:rPr>
        <w:t>.</w:t>
      </w:r>
    </w:p>
    <w:p w14:paraId="11470D28" w14:textId="77777777" w:rsidR="00D60C46" w:rsidRDefault="00D60C46">
      <w:pPr>
        <w:spacing w:line="276" w:lineRule="auto"/>
        <w:jc w:val="both"/>
        <w:rPr>
          <w:ins w:id="37761" w:author="Visone Rossana (GSE)" w:date="2025-10-02T12:40:00Z" w16du:dateUtc="2025-10-02T10:40:00Z"/>
          <w:sz w:val="22"/>
          <w:szCs w:val="22"/>
        </w:rPr>
      </w:pPr>
    </w:p>
    <w:p w14:paraId="1B25197B" w14:textId="6DA6ABA8" w:rsidR="009F2100" w:rsidRPr="00F301D0" w:rsidDel="00F301D0" w:rsidRDefault="00F301D0">
      <w:pPr>
        <w:spacing w:line="276" w:lineRule="auto"/>
        <w:jc w:val="both"/>
        <w:rPr>
          <w:ins w:id="37762" w:author="Visone Rossana (GSE)" w:date="2025-10-02T13:02:00Z" w16du:dateUtc="2025-10-02T11:02:00Z"/>
          <w:del w:id="37763" w:author="Visone Rossana (GSE)" w:date="2025-10-17T14:56:00Z" w16du:dateUtc="2025-10-17T12:56:00Z"/>
          <w:b/>
          <w:bCs/>
          <w:sz w:val="22"/>
          <w:szCs w:val="22"/>
          <w:rPrChange w:id="37764" w:author="Visone Rossana (GSE)" w:date="2025-10-17T14:57:00Z" w16du:dateUtc="2025-10-17T12:57:00Z">
            <w:rPr>
              <w:ins w:id="37765" w:author="Visone Rossana (GSE)" w:date="2025-10-02T13:02:00Z" w16du:dateUtc="2025-10-02T11:02:00Z"/>
              <w:del w:id="37766" w:author="Visone Rossana (GSE)" w:date="2025-10-17T14:56:00Z" w16du:dateUtc="2025-10-17T12:56:00Z"/>
              <w:sz w:val="22"/>
              <w:szCs w:val="22"/>
            </w:rPr>
          </w:rPrChange>
        </w:rPr>
      </w:pPr>
      <w:ins w:id="37767" w:author="Visone Rossana (GSE)" w:date="2025-10-17T14:57:00Z" w16du:dateUtc="2025-10-17T12:57:00Z">
        <w:r w:rsidRPr="00F301D0">
          <w:rPr>
            <w:b/>
            <w:bCs/>
            <w:sz w:val="22"/>
            <w:szCs w:val="22"/>
            <w:rPrChange w:id="37768" w:author="Visone Rossana (GSE)" w:date="2025-10-17T14:57:00Z" w16du:dateUtc="2025-10-17T12:57:00Z">
              <w:rPr>
                <w:sz w:val="22"/>
                <w:szCs w:val="22"/>
              </w:rPr>
            </w:rPrChange>
          </w:rPr>
          <w:t xml:space="preserve">Proprietà promiscua </w:t>
        </w:r>
      </w:ins>
    </w:p>
    <w:p w14:paraId="5DCF112E" w14:textId="1B63672E" w:rsidR="00A34719" w:rsidRPr="00DC1399" w:rsidRDefault="00A34719" w:rsidP="00A34719">
      <w:pPr>
        <w:spacing w:line="276" w:lineRule="auto"/>
        <w:rPr>
          <w:b/>
          <w:bCs/>
          <w:sz w:val="22"/>
          <w:szCs w:val="22"/>
        </w:rPr>
      </w:pPr>
      <w:del w:id="37769" w:author="Visone Rossana (GSE)" w:date="2025-10-17T14:57:00Z" w16du:dateUtc="2025-10-17T12:57:00Z">
        <w:r w:rsidRPr="00DC1399" w:rsidDel="00F301D0">
          <w:rPr>
            <w:b/>
            <w:bCs/>
            <w:sz w:val="22"/>
            <w:szCs w:val="22"/>
          </w:rPr>
          <w:delText xml:space="preserve">Categorie catastali miste </w:delText>
        </w:r>
      </w:del>
      <w:r w:rsidRPr="00DC1399">
        <w:rPr>
          <w:b/>
          <w:bCs/>
          <w:sz w:val="22"/>
          <w:szCs w:val="22"/>
        </w:rPr>
        <w:t>pubblico/privato</w:t>
      </w:r>
    </w:p>
    <w:p w14:paraId="4397EAA2" w14:textId="56F103B8" w:rsidR="00A34719" w:rsidDel="00917144" w:rsidRDefault="00A34719" w:rsidP="00A34719">
      <w:pPr>
        <w:spacing w:line="276" w:lineRule="auto"/>
        <w:rPr>
          <w:del w:id="37770" w:author="Visone Rossana (GSE)" w:date="2025-10-12T17:31:00Z" w16du:dateUtc="2025-10-12T15:31:00Z"/>
          <w:b/>
          <w:bCs/>
          <w:sz w:val="22"/>
          <w:szCs w:val="22"/>
        </w:rPr>
      </w:pPr>
      <w:r>
        <w:rPr>
          <w:b/>
          <w:bCs/>
          <w:sz w:val="22"/>
          <w:szCs w:val="22"/>
        </w:rPr>
        <w:t xml:space="preserve"> </w:t>
      </w:r>
    </w:p>
    <w:p w14:paraId="17115144" w14:textId="22B51448" w:rsidR="00EE32D0" w:rsidRDefault="00EE32D0" w:rsidP="00A34719">
      <w:pPr>
        <w:spacing w:line="276" w:lineRule="auto"/>
        <w:rPr>
          <w:sz w:val="22"/>
          <w:szCs w:val="22"/>
        </w:rPr>
      </w:pPr>
      <w:r>
        <w:rPr>
          <w:sz w:val="22"/>
          <w:szCs w:val="22"/>
        </w:rPr>
        <w:t>S</w:t>
      </w:r>
      <w:r w:rsidRPr="00B51B99">
        <w:rPr>
          <w:sz w:val="22"/>
          <w:szCs w:val="22"/>
        </w:rPr>
        <w:t>u edifici di proprietà promiscua, pubblica</w:t>
      </w:r>
      <w:ins w:id="37771" w:author="Visone Rossana (GSE)" w:date="2025-10-12T17:29:00Z" w16du:dateUtc="2025-10-12T15:29:00Z">
        <w:r w:rsidR="002C4272">
          <w:rPr>
            <w:rStyle w:val="Rimandonotaapidipagina"/>
            <w:sz w:val="22"/>
            <w:szCs w:val="22"/>
          </w:rPr>
          <w:footnoteReference w:id="41"/>
        </w:r>
      </w:ins>
      <w:r w:rsidR="0055704F">
        <w:rPr>
          <w:sz w:val="22"/>
          <w:szCs w:val="22"/>
        </w:rPr>
        <w:t xml:space="preserve"> </w:t>
      </w:r>
      <w:del w:id="37775" w:author="Visone Rossana (GSE)" w:date="2025-10-12T17:30:00Z" w16du:dateUtc="2025-10-12T15:30:00Z">
        <w:r w:rsidR="0055704F" w:rsidDel="00917144">
          <w:rPr>
            <w:sz w:val="22"/>
            <w:szCs w:val="22"/>
          </w:rPr>
          <w:delText>(ivi inclusi ETS non economici)</w:delText>
        </w:r>
      </w:del>
      <w:r w:rsidRPr="00B51B99">
        <w:rPr>
          <w:sz w:val="22"/>
          <w:szCs w:val="22"/>
        </w:rPr>
        <w:t xml:space="preserve"> e </w:t>
      </w:r>
      <w:r>
        <w:rPr>
          <w:sz w:val="22"/>
          <w:szCs w:val="22"/>
        </w:rPr>
        <w:t xml:space="preserve">in </w:t>
      </w:r>
      <w:r w:rsidRPr="00B51B99">
        <w:rPr>
          <w:sz w:val="22"/>
          <w:szCs w:val="22"/>
        </w:rPr>
        <w:t>parte privata</w:t>
      </w:r>
      <w:ins w:id="37776" w:author="Visone Rossana (GSE)" w:date="2025-10-17T14:53:00Z" w16du:dateUtc="2025-10-17T12:53:00Z">
        <w:r w:rsidR="00CB3EF3">
          <w:rPr>
            <w:rStyle w:val="Rimandonotaapidipagina"/>
            <w:sz w:val="22"/>
            <w:szCs w:val="22"/>
          </w:rPr>
          <w:footnoteReference w:id="42"/>
        </w:r>
      </w:ins>
      <w:r w:rsidRPr="00B51B99">
        <w:rPr>
          <w:sz w:val="22"/>
          <w:szCs w:val="22"/>
        </w:rPr>
        <w:t>,</w:t>
      </w:r>
      <w:r>
        <w:rPr>
          <w:sz w:val="22"/>
          <w:szCs w:val="22"/>
        </w:rPr>
        <w:t xml:space="preserve"> </w:t>
      </w:r>
      <w:r w:rsidRPr="00B51B99">
        <w:rPr>
          <w:sz w:val="22"/>
          <w:szCs w:val="22"/>
        </w:rPr>
        <w:t xml:space="preserve">gli interventi </w:t>
      </w:r>
      <w:r>
        <w:rPr>
          <w:sz w:val="22"/>
          <w:szCs w:val="22"/>
        </w:rPr>
        <w:t xml:space="preserve">del Titolo II </w:t>
      </w:r>
      <w:r w:rsidRPr="00B51B99">
        <w:rPr>
          <w:sz w:val="22"/>
          <w:szCs w:val="22"/>
        </w:rPr>
        <w:t xml:space="preserve">realizzati sulle </w:t>
      </w:r>
      <w:r w:rsidRPr="008218EB">
        <w:rPr>
          <w:b/>
          <w:bCs/>
          <w:sz w:val="22"/>
          <w:szCs w:val="22"/>
          <w:rPrChange w:id="37779" w:author="Visone Rossana (GSE)" w:date="2025-10-17T14:54:00Z" w16du:dateUtc="2025-10-17T12:54:00Z">
            <w:rPr>
              <w:sz w:val="22"/>
              <w:szCs w:val="22"/>
            </w:rPr>
          </w:rPrChange>
        </w:rPr>
        <w:t xml:space="preserve">aree comuni e sugli impianti comuni </w:t>
      </w:r>
      <w:r w:rsidRPr="00B51B99">
        <w:rPr>
          <w:sz w:val="22"/>
          <w:szCs w:val="22"/>
        </w:rPr>
        <w:t>dell’edificio</w:t>
      </w:r>
      <w:r w:rsidR="00B97292">
        <w:rPr>
          <w:sz w:val="22"/>
          <w:szCs w:val="22"/>
        </w:rPr>
        <w:t>:</w:t>
      </w:r>
    </w:p>
    <w:p w14:paraId="082D511E" w14:textId="77B97045" w:rsidR="00B97292" w:rsidRPr="00414C9D" w:rsidRDefault="00CB7173" w:rsidP="00CB7173">
      <w:pPr>
        <w:pStyle w:val="Paragrafoelenco"/>
        <w:numPr>
          <w:ilvl w:val="0"/>
          <w:numId w:val="250"/>
        </w:numPr>
        <w:spacing w:line="276" w:lineRule="auto"/>
        <w:rPr>
          <w:b/>
          <w:bCs/>
          <w:sz w:val="22"/>
          <w:szCs w:val="22"/>
        </w:rPr>
      </w:pPr>
      <w:r>
        <w:rPr>
          <w:b/>
          <w:bCs/>
          <w:sz w:val="22"/>
          <w:szCs w:val="22"/>
        </w:rPr>
        <w:t xml:space="preserve">Sono ammessi </w:t>
      </w:r>
      <w:r w:rsidR="0055704F">
        <w:rPr>
          <w:b/>
          <w:bCs/>
          <w:sz w:val="22"/>
          <w:szCs w:val="22"/>
        </w:rPr>
        <w:t>per la Pubblica Amministrazione</w:t>
      </w:r>
      <w:r w:rsidR="00B94F99">
        <w:rPr>
          <w:b/>
          <w:bCs/>
          <w:sz w:val="22"/>
          <w:szCs w:val="22"/>
        </w:rPr>
        <w:t xml:space="preserve"> e ETS non economici</w:t>
      </w:r>
      <w:r w:rsidR="0055704F">
        <w:rPr>
          <w:b/>
          <w:bCs/>
          <w:sz w:val="22"/>
          <w:szCs w:val="22"/>
        </w:rPr>
        <w:t xml:space="preserve"> </w:t>
      </w:r>
      <w:r w:rsidR="000751AE">
        <w:rPr>
          <w:b/>
          <w:bCs/>
          <w:sz w:val="22"/>
          <w:szCs w:val="22"/>
        </w:rPr>
        <w:t xml:space="preserve">esclusivamente </w:t>
      </w:r>
      <w:r w:rsidR="002051E3" w:rsidRPr="00414C9D">
        <w:rPr>
          <w:b/>
          <w:bCs/>
          <w:sz w:val="22"/>
          <w:szCs w:val="22"/>
        </w:rPr>
        <w:t>per la quota millesimale pubblica</w:t>
      </w:r>
      <w:r w:rsidR="00FD26E9">
        <w:rPr>
          <w:sz w:val="22"/>
          <w:szCs w:val="22"/>
        </w:rPr>
        <w:t xml:space="preserve">, in relazione alle spese sostenute </w:t>
      </w:r>
      <w:r w:rsidR="00902DB5">
        <w:rPr>
          <w:sz w:val="22"/>
          <w:szCs w:val="22"/>
        </w:rPr>
        <w:t xml:space="preserve">e </w:t>
      </w:r>
      <w:r w:rsidR="00A41A29">
        <w:rPr>
          <w:sz w:val="22"/>
          <w:szCs w:val="22"/>
        </w:rPr>
        <w:t xml:space="preserve">alle </w:t>
      </w:r>
      <w:r w:rsidR="0055704F">
        <w:rPr>
          <w:sz w:val="22"/>
          <w:szCs w:val="22"/>
        </w:rPr>
        <w:t>superfici</w:t>
      </w:r>
      <w:r w:rsidR="00A41A29">
        <w:rPr>
          <w:sz w:val="22"/>
          <w:szCs w:val="22"/>
        </w:rPr>
        <w:t>/potenza</w:t>
      </w:r>
      <w:ins w:id="37780" w:author="Visone Rossana (GSE)" w:date="2025-10-12T17:30:00Z" w16du:dateUtc="2025-10-12T15:30:00Z">
        <w:r w:rsidR="00917144">
          <w:rPr>
            <w:sz w:val="22"/>
            <w:szCs w:val="22"/>
          </w:rPr>
          <w:t xml:space="preserve"> dell’</w:t>
        </w:r>
      </w:ins>
      <w:del w:id="37781" w:author="Visone Rossana (GSE)" w:date="2025-10-12T17:30:00Z" w16du:dateUtc="2025-10-12T15:30:00Z">
        <w:r w:rsidR="00A41A29" w:rsidDel="00917144">
          <w:rPr>
            <w:sz w:val="22"/>
            <w:szCs w:val="22"/>
          </w:rPr>
          <w:delText xml:space="preserve"> </w:delText>
        </w:r>
      </w:del>
      <w:r w:rsidR="00A41A29">
        <w:rPr>
          <w:sz w:val="22"/>
          <w:szCs w:val="22"/>
        </w:rPr>
        <w:t>impianto</w:t>
      </w:r>
      <w:r w:rsidR="0055704F">
        <w:rPr>
          <w:sz w:val="22"/>
          <w:szCs w:val="22"/>
        </w:rPr>
        <w:t xml:space="preserve"> oggetto di in</w:t>
      </w:r>
      <w:r w:rsidR="00A41A29">
        <w:rPr>
          <w:sz w:val="22"/>
          <w:szCs w:val="22"/>
        </w:rPr>
        <w:t>tervento riproporzionat</w:t>
      </w:r>
      <w:r w:rsidR="000751AE">
        <w:rPr>
          <w:sz w:val="22"/>
          <w:szCs w:val="22"/>
        </w:rPr>
        <w:t>i</w:t>
      </w:r>
      <w:r w:rsidR="00A41A29">
        <w:rPr>
          <w:sz w:val="22"/>
          <w:szCs w:val="22"/>
        </w:rPr>
        <w:t xml:space="preserve"> in funzione dei</w:t>
      </w:r>
      <w:r w:rsidR="000751AE">
        <w:rPr>
          <w:sz w:val="22"/>
          <w:szCs w:val="22"/>
        </w:rPr>
        <w:t xml:space="preserve"> millesimi</w:t>
      </w:r>
      <w:r w:rsidR="00FD26E9">
        <w:rPr>
          <w:sz w:val="22"/>
          <w:szCs w:val="22"/>
        </w:rPr>
        <w:t>;</w:t>
      </w:r>
    </w:p>
    <w:p w14:paraId="2796BDBE" w14:textId="666239F3" w:rsidR="00FD26E9" w:rsidRPr="00414C9D" w:rsidRDefault="000751AE" w:rsidP="00CB7173">
      <w:pPr>
        <w:pStyle w:val="Paragrafoelenco"/>
        <w:numPr>
          <w:ilvl w:val="0"/>
          <w:numId w:val="250"/>
        </w:numPr>
        <w:spacing w:line="276" w:lineRule="auto"/>
        <w:rPr>
          <w:b/>
          <w:bCs/>
          <w:sz w:val="22"/>
          <w:szCs w:val="22"/>
        </w:rPr>
      </w:pPr>
      <w:r>
        <w:rPr>
          <w:b/>
          <w:bCs/>
          <w:sz w:val="22"/>
          <w:szCs w:val="22"/>
        </w:rPr>
        <w:t>S</w:t>
      </w:r>
      <w:r w:rsidRPr="00B2490A">
        <w:rPr>
          <w:b/>
          <w:bCs/>
          <w:sz w:val="22"/>
          <w:szCs w:val="22"/>
        </w:rPr>
        <w:t xml:space="preserve">ono ammessi per </w:t>
      </w:r>
      <w:r w:rsidR="0033112C" w:rsidRPr="00B2490A">
        <w:rPr>
          <w:b/>
          <w:bCs/>
          <w:sz w:val="22"/>
          <w:szCs w:val="22"/>
        </w:rPr>
        <w:t xml:space="preserve">i </w:t>
      </w:r>
      <w:r w:rsidR="00144760" w:rsidRPr="00B2490A">
        <w:rPr>
          <w:b/>
          <w:bCs/>
          <w:sz w:val="22"/>
          <w:szCs w:val="22"/>
        </w:rPr>
        <w:t xml:space="preserve">privati </w:t>
      </w:r>
      <w:r w:rsidR="0033112C" w:rsidRPr="00B2490A">
        <w:rPr>
          <w:b/>
          <w:bCs/>
          <w:sz w:val="22"/>
          <w:szCs w:val="22"/>
        </w:rPr>
        <w:t>p</w:t>
      </w:r>
      <w:r w:rsidR="0033112C" w:rsidRPr="00414C9D">
        <w:rPr>
          <w:b/>
          <w:bCs/>
          <w:sz w:val="22"/>
          <w:szCs w:val="22"/>
        </w:rPr>
        <w:t>er la quota millesimale</w:t>
      </w:r>
      <w:r w:rsidR="00B12898" w:rsidRPr="00414C9D">
        <w:rPr>
          <w:b/>
          <w:bCs/>
          <w:sz w:val="22"/>
          <w:szCs w:val="22"/>
        </w:rPr>
        <w:t xml:space="preserve"> di </w:t>
      </w:r>
      <w:r w:rsidR="000671C0" w:rsidRPr="00414C9D">
        <w:rPr>
          <w:b/>
          <w:bCs/>
          <w:sz w:val="22"/>
          <w:szCs w:val="22"/>
        </w:rPr>
        <w:t xml:space="preserve">privata, esclusivamente </w:t>
      </w:r>
      <w:r w:rsidR="00B12898" w:rsidRPr="00414C9D">
        <w:rPr>
          <w:b/>
          <w:bCs/>
          <w:sz w:val="22"/>
          <w:szCs w:val="22"/>
        </w:rPr>
        <w:t xml:space="preserve">se ricadente </w:t>
      </w:r>
      <w:r w:rsidR="00BD08D4" w:rsidRPr="00414C9D">
        <w:rPr>
          <w:b/>
          <w:bCs/>
          <w:sz w:val="22"/>
          <w:szCs w:val="22"/>
        </w:rPr>
        <w:t xml:space="preserve">in una delle </w:t>
      </w:r>
      <w:r w:rsidR="00B12898" w:rsidRPr="00414C9D">
        <w:rPr>
          <w:b/>
          <w:bCs/>
          <w:sz w:val="22"/>
          <w:szCs w:val="22"/>
        </w:rPr>
        <w:t>catego</w:t>
      </w:r>
      <w:r w:rsidR="000671C0" w:rsidRPr="00414C9D">
        <w:rPr>
          <w:b/>
          <w:bCs/>
          <w:sz w:val="22"/>
          <w:szCs w:val="22"/>
        </w:rPr>
        <w:t>ri</w:t>
      </w:r>
      <w:r w:rsidR="00BD08D4" w:rsidRPr="00414C9D">
        <w:rPr>
          <w:b/>
          <w:bCs/>
          <w:sz w:val="22"/>
          <w:szCs w:val="22"/>
        </w:rPr>
        <w:t>e</w:t>
      </w:r>
      <w:r w:rsidR="000671C0" w:rsidRPr="00414C9D">
        <w:rPr>
          <w:b/>
          <w:bCs/>
          <w:sz w:val="22"/>
          <w:szCs w:val="22"/>
        </w:rPr>
        <w:t xml:space="preserve"> catastal</w:t>
      </w:r>
      <w:r w:rsidR="00BD08D4" w:rsidRPr="00414C9D">
        <w:rPr>
          <w:b/>
          <w:bCs/>
          <w:sz w:val="22"/>
          <w:szCs w:val="22"/>
        </w:rPr>
        <w:t>i</w:t>
      </w:r>
      <w:r w:rsidR="000671C0" w:rsidRPr="00414C9D">
        <w:rPr>
          <w:b/>
          <w:bCs/>
          <w:sz w:val="22"/>
          <w:szCs w:val="22"/>
        </w:rPr>
        <w:t xml:space="preserve"> del settore terziario</w:t>
      </w:r>
      <w:r w:rsidR="00BD08D4">
        <w:rPr>
          <w:sz w:val="22"/>
          <w:szCs w:val="22"/>
        </w:rPr>
        <w:t xml:space="preserve">, in </w:t>
      </w:r>
      <w:r w:rsidR="007E3158">
        <w:rPr>
          <w:sz w:val="22"/>
          <w:szCs w:val="22"/>
        </w:rPr>
        <w:t>r</w:t>
      </w:r>
      <w:r w:rsidR="00BD08D4">
        <w:rPr>
          <w:sz w:val="22"/>
          <w:szCs w:val="22"/>
        </w:rPr>
        <w:t>elazione alle spese sostenute e alle superfici/potenza</w:t>
      </w:r>
      <w:ins w:id="37782" w:author="Visone Rossana (GSE)" w:date="2025-10-12T17:31:00Z" w16du:dateUtc="2025-10-12T15:31:00Z">
        <w:r w:rsidR="00917144">
          <w:rPr>
            <w:sz w:val="22"/>
            <w:szCs w:val="22"/>
          </w:rPr>
          <w:t xml:space="preserve"> dell’</w:t>
        </w:r>
      </w:ins>
      <w:del w:id="37783" w:author="Visone Rossana (GSE)" w:date="2025-10-12T17:31:00Z" w16du:dateUtc="2025-10-12T15:31:00Z">
        <w:r w:rsidR="00BD08D4" w:rsidDel="00917144">
          <w:rPr>
            <w:sz w:val="22"/>
            <w:szCs w:val="22"/>
          </w:rPr>
          <w:delText xml:space="preserve"> </w:delText>
        </w:r>
      </w:del>
      <w:r w:rsidR="00BD08D4">
        <w:rPr>
          <w:sz w:val="22"/>
          <w:szCs w:val="22"/>
        </w:rPr>
        <w:t>impianto oggetto di intervento riproporzionati in funzione dei millesimi</w:t>
      </w:r>
      <w:r w:rsidR="0042585F">
        <w:rPr>
          <w:sz w:val="22"/>
          <w:szCs w:val="22"/>
        </w:rPr>
        <w:t>.</w:t>
      </w:r>
    </w:p>
    <w:p w14:paraId="6975EFF6" w14:textId="01584199" w:rsidR="0042585F" w:rsidRPr="00414C9D" w:rsidRDefault="0042585F" w:rsidP="00B2490A">
      <w:pPr>
        <w:spacing w:line="276" w:lineRule="auto"/>
        <w:rPr>
          <w:sz w:val="22"/>
          <w:szCs w:val="22"/>
        </w:rPr>
      </w:pPr>
      <w:commentRangeStart w:id="37784"/>
      <w:r w:rsidRPr="00414C9D">
        <w:rPr>
          <w:sz w:val="22"/>
          <w:szCs w:val="22"/>
          <w:highlight w:val="cyan"/>
        </w:rPr>
        <w:t xml:space="preserve">Tali previsioni non si applicano per gli interventi </w:t>
      </w:r>
      <w:r w:rsidRPr="00414C9D">
        <w:rPr>
          <w:i/>
          <w:iCs/>
          <w:sz w:val="22"/>
          <w:szCs w:val="22"/>
          <w:highlight w:val="cyan"/>
        </w:rPr>
        <w:t>nzeb</w:t>
      </w:r>
      <w:r w:rsidRPr="00414C9D">
        <w:rPr>
          <w:sz w:val="22"/>
          <w:szCs w:val="22"/>
          <w:highlight w:val="cyan"/>
        </w:rPr>
        <w:t xml:space="preserve">, la cui ammissibilità </w:t>
      </w:r>
      <w:r w:rsidRPr="00917144">
        <w:rPr>
          <w:b/>
          <w:bCs/>
          <w:sz w:val="22"/>
          <w:szCs w:val="22"/>
          <w:highlight w:val="cyan"/>
          <w:rPrChange w:id="37785" w:author="Visone Rossana (GSE)" w:date="2025-10-12T17:30:00Z" w16du:dateUtc="2025-10-12T15:30:00Z">
            <w:rPr>
              <w:sz w:val="22"/>
              <w:szCs w:val="22"/>
              <w:highlight w:val="cyan"/>
            </w:rPr>
          </w:rPrChange>
        </w:rPr>
        <w:t xml:space="preserve">è subordinata alla realizzazione su interi edifici </w:t>
      </w:r>
      <w:r w:rsidRPr="00414C9D">
        <w:rPr>
          <w:sz w:val="22"/>
          <w:szCs w:val="22"/>
          <w:highlight w:val="cyan"/>
        </w:rPr>
        <w:t>che devono essere nella proprietà</w:t>
      </w:r>
      <w:ins w:id="37786" w:author="Visone Rossana (GSE)" w:date="2025-10-12T17:30:00Z" w16du:dateUtc="2025-10-12T15:30:00Z">
        <w:r w:rsidR="00917144">
          <w:rPr>
            <w:sz w:val="22"/>
            <w:szCs w:val="22"/>
            <w:highlight w:val="cyan"/>
          </w:rPr>
          <w:t xml:space="preserve"> e/o </w:t>
        </w:r>
      </w:ins>
      <w:del w:id="37787" w:author="Visone Rossana (GSE)" w:date="2025-10-12T17:30:00Z" w16du:dateUtc="2025-10-12T15:30:00Z">
        <w:r w:rsidRPr="00414C9D" w:rsidDel="00917144">
          <w:rPr>
            <w:sz w:val="22"/>
            <w:szCs w:val="22"/>
            <w:highlight w:val="cyan"/>
          </w:rPr>
          <w:delText>/</w:delText>
        </w:r>
      </w:del>
      <w:r w:rsidRPr="00414C9D">
        <w:rPr>
          <w:sz w:val="22"/>
          <w:szCs w:val="22"/>
          <w:highlight w:val="cyan"/>
        </w:rPr>
        <w:t>disponibilità di un unico soggetto ammesso.</w:t>
      </w:r>
      <w:commentRangeEnd w:id="37784"/>
      <w:r w:rsidR="004C3834" w:rsidRPr="00414C9D">
        <w:rPr>
          <w:rStyle w:val="Rimandocommento"/>
          <w:sz w:val="22"/>
          <w:szCs w:val="22"/>
        </w:rPr>
        <w:commentReference w:id="37784"/>
      </w:r>
    </w:p>
    <w:p w14:paraId="2D9C3CA3" w14:textId="77777777" w:rsidR="00A34719" w:rsidRPr="00414C9D" w:rsidRDefault="00A34719" w:rsidP="00414C9D">
      <w:pPr>
        <w:spacing w:line="276" w:lineRule="auto"/>
        <w:jc w:val="both"/>
        <w:rPr>
          <w:sz w:val="22"/>
          <w:szCs w:val="22"/>
        </w:rPr>
      </w:pPr>
    </w:p>
    <w:p w14:paraId="2C728D25" w14:textId="77777777" w:rsidR="00F301D0" w:rsidRDefault="00F301D0" w:rsidP="00414C9D">
      <w:pPr>
        <w:spacing w:line="276" w:lineRule="auto"/>
        <w:rPr>
          <w:ins w:id="37789" w:author="Visone Rossana (GSE)" w:date="2025-10-17T14:57:00Z" w16du:dateUtc="2025-10-17T12:57:00Z"/>
          <w:b/>
          <w:bCs/>
          <w:sz w:val="22"/>
          <w:szCs w:val="22"/>
        </w:rPr>
      </w:pPr>
    </w:p>
    <w:p w14:paraId="24043D28" w14:textId="0C441F54" w:rsidR="0035262C" w:rsidRPr="00414C9D" w:rsidRDefault="009215BB" w:rsidP="00414C9D">
      <w:pPr>
        <w:spacing w:line="276" w:lineRule="auto"/>
        <w:rPr>
          <w:sz w:val="22"/>
          <w:szCs w:val="22"/>
        </w:rPr>
      </w:pPr>
      <w:r w:rsidRPr="00414C9D">
        <w:rPr>
          <w:b/>
          <w:bCs/>
          <w:sz w:val="22"/>
          <w:szCs w:val="22"/>
        </w:rPr>
        <w:t>S</w:t>
      </w:r>
      <w:r w:rsidR="0035262C" w:rsidRPr="00414C9D">
        <w:rPr>
          <w:b/>
          <w:bCs/>
          <w:sz w:val="22"/>
          <w:szCs w:val="22"/>
        </w:rPr>
        <w:t>ostituzione di impianti di climatizzazione invernale esistenti di più edifici o più unità immobiliari, con impianti centralizzati di climatizzazione invernale</w:t>
      </w:r>
    </w:p>
    <w:p w14:paraId="091AB284" w14:textId="77777777" w:rsidR="00212FE4" w:rsidDel="00917144" w:rsidRDefault="00212FE4" w:rsidP="00414C9D">
      <w:pPr>
        <w:spacing w:line="276" w:lineRule="auto"/>
        <w:rPr>
          <w:del w:id="37790" w:author="Visone Rossana (GSE)" w:date="2025-10-12T17:31:00Z" w16du:dateUtc="2025-10-12T15:31:00Z"/>
          <w:sz w:val="22"/>
          <w:szCs w:val="22"/>
        </w:rPr>
      </w:pPr>
    </w:p>
    <w:p w14:paraId="631F4120" w14:textId="67E926E6" w:rsidR="004478A1" w:rsidRPr="00414C9D" w:rsidRDefault="008E03E6" w:rsidP="00414C9D">
      <w:pPr>
        <w:spacing w:line="276" w:lineRule="auto"/>
        <w:jc w:val="both"/>
        <w:rPr>
          <w:sz w:val="22"/>
          <w:szCs w:val="22"/>
        </w:rPr>
      </w:pPr>
      <w:r>
        <w:rPr>
          <w:sz w:val="22"/>
          <w:szCs w:val="22"/>
        </w:rPr>
        <w:t>Ai sensi dell’art. 10, comma 3 del Decreto, g</w:t>
      </w:r>
      <w:r w:rsidR="004478A1" w:rsidRPr="00414C9D">
        <w:rPr>
          <w:sz w:val="22"/>
          <w:szCs w:val="22"/>
        </w:rPr>
        <w:t>li interventi di cui agli articoli 5 e 8, in caso di sostituzione di impianti di climatizzazione invernale esistenti di più edifici o più unità immobiliari, con impianti centralizzati di climatizzazione invernale, sono incentivabili nel rispetto delle seguenti condizioni:</w:t>
      </w:r>
    </w:p>
    <w:p w14:paraId="29EAD737" w14:textId="1CD31BCF" w:rsidR="004478A1" w:rsidRPr="00414C9D" w:rsidRDefault="004478A1" w:rsidP="00414C9D">
      <w:pPr>
        <w:pStyle w:val="Paragrafoelenco"/>
        <w:numPr>
          <w:ilvl w:val="0"/>
          <w:numId w:val="238"/>
        </w:numPr>
        <w:spacing w:line="276" w:lineRule="auto"/>
        <w:jc w:val="both"/>
        <w:rPr>
          <w:sz w:val="22"/>
          <w:szCs w:val="22"/>
        </w:rPr>
      </w:pPr>
      <w:r w:rsidRPr="00414C9D">
        <w:rPr>
          <w:sz w:val="22"/>
          <w:szCs w:val="22"/>
        </w:rPr>
        <w:t>il dimensionamento della potenza nominale del nuovo generatore, asseverato da un tecnico abilitato,</w:t>
      </w:r>
      <w:r w:rsidR="00E9727A">
        <w:rPr>
          <w:sz w:val="22"/>
          <w:szCs w:val="22"/>
        </w:rPr>
        <w:t xml:space="preserve"> </w:t>
      </w:r>
      <w:r w:rsidRPr="00414C9D">
        <w:rPr>
          <w:sz w:val="22"/>
          <w:szCs w:val="22"/>
        </w:rPr>
        <w:t>deve essere basato sul calcolo dei reali fabbisogni termici dell’insieme di edifici, in conformità alla</w:t>
      </w:r>
      <w:r w:rsidR="00E9727A" w:rsidRPr="00E9727A">
        <w:rPr>
          <w:sz w:val="22"/>
          <w:szCs w:val="22"/>
        </w:rPr>
        <w:t xml:space="preserve"> </w:t>
      </w:r>
      <w:r w:rsidRPr="00414C9D">
        <w:rPr>
          <w:sz w:val="22"/>
          <w:szCs w:val="22"/>
        </w:rPr>
        <w:t>normativa tecnica UNI;</w:t>
      </w:r>
    </w:p>
    <w:p w14:paraId="434417A8" w14:textId="69DEA7AB" w:rsidR="004478A1" w:rsidRPr="00414C9D" w:rsidRDefault="004478A1" w:rsidP="00414C9D">
      <w:pPr>
        <w:pStyle w:val="Paragrafoelenco"/>
        <w:numPr>
          <w:ilvl w:val="0"/>
          <w:numId w:val="238"/>
        </w:numPr>
        <w:spacing w:line="276" w:lineRule="auto"/>
        <w:jc w:val="both"/>
        <w:rPr>
          <w:sz w:val="22"/>
          <w:szCs w:val="22"/>
        </w:rPr>
      </w:pPr>
      <w:r w:rsidRPr="00414C9D">
        <w:rPr>
          <w:sz w:val="22"/>
          <w:szCs w:val="22"/>
        </w:rPr>
        <w:t>gli edifici e le unità immobiliari devono essere nella disponibilità di un unico soggetto ammesso e</w:t>
      </w:r>
    </w:p>
    <w:p w14:paraId="264C53EF" w14:textId="4A3D6C05" w:rsidR="004478A1" w:rsidRPr="00414C9D" w:rsidRDefault="004478A1" w:rsidP="00414C9D">
      <w:pPr>
        <w:pStyle w:val="Paragrafoelenco"/>
        <w:spacing w:line="276" w:lineRule="auto"/>
        <w:jc w:val="both"/>
        <w:rPr>
          <w:sz w:val="22"/>
          <w:szCs w:val="22"/>
        </w:rPr>
      </w:pPr>
      <w:r w:rsidRPr="00414C9D">
        <w:rPr>
          <w:sz w:val="22"/>
          <w:szCs w:val="22"/>
        </w:rPr>
        <w:t xml:space="preserve">l’intervento deve essere nella disponibilità di un unico </w:t>
      </w:r>
      <w:r w:rsidR="00A614D4" w:rsidRPr="00414C9D">
        <w:rPr>
          <w:sz w:val="22"/>
          <w:szCs w:val="22"/>
        </w:rPr>
        <w:t>S</w:t>
      </w:r>
      <w:r w:rsidRPr="00414C9D">
        <w:rPr>
          <w:sz w:val="22"/>
          <w:szCs w:val="22"/>
        </w:rPr>
        <w:t xml:space="preserve">oggetto </w:t>
      </w:r>
      <w:r w:rsidR="00A614D4" w:rsidRPr="00414C9D">
        <w:rPr>
          <w:sz w:val="22"/>
          <w:szCs w:val="22"/>
        </w:rPr>
        <w:t>R</w:t>
      </w:r>
      <w:r w:rsidRPr="00414C9D">
        <w:rPr>
          <w:sz w:val="22"/>
          <w:szCs w:val="22"/>
        </w:rPr>
        <w:t>esponsabile;</w:t>
      </w:r>
    </w:p>
    <w:p w14:paraId="593CD1BD" w14:textId="3165D090" w:rsidR="004478A1" w:rsidRPr="00414C9D" w:rsidRDefault="004478A1" w:rsidP="00414C9D">
      <w:pPr>
        <w:pStyle w:val="Paragrafoelenco"/>
        <w:numPr>
          <w:ilvl w:val="0"/>
          <w:numId w:val="238"/>
        </w:numPr>
        <w:spacing w:line="276" w:lineRule="auto"/>
        <w:jc w:val="both"/>
        <w:rPr>
          <w:sz w:val="22"/>
          <w:szCs w:val="22"/>
        </w:rPr>
      </w:pPr>
      <w:r w:rsidRPr="00414C9D">
        <w:rPr>
          <w:sz w:val="22"/>
          <w:szCs w:val="22"/>
        </w:rPr>
        <w:t>nel caso di più edifici, gli stessi devono essere dotati di impianti climatizzazione invernale e ciascun</w:t>
      </w:r>
    </w:p>
    <w:p w14:paraId="0D47184E" w14:textId="77777777" w:rsidR="004478A1" w:rsidRPr="00414C9D" w:rsidRDefault="004478A1" w:rsidP="00414C9D">
      <w:pPr>
        <w:pStyle w:val="Paragrafoelenco"/>
        <w:spacing w:line="276" w:lineRule="auto"/>
        <w:jc w:val="both"/>
        <w:rPr>
          <w:sz w:val="22"/>
          <w:szCs w:val="22"/>
        </w:rPr>
      </w:pPr>
      <w:r w:rsidRPr="00414C9D">
        <w:rPr>
          <w:sz w:val="22"/>
          <w:szCs w:val="22"/>
        </w:rPr>
        <w:t>generatore preesistente deve essere compatibile con le condizioni previste all’allegato I al presente</w:t>
      </w:r>
    </w:p>
    <w:p w14:paraId="47CF0545" w14:textId="7B7C173D" w:rsidR="009215BB" w:rsidRPr="00414C9D" w:rsidRDefault="004478A1" w:rsidP="00414C9D">
      <w:pPr>
        <w:spacing w:line="276" w:lineRule="auto"/>
        <w:ind w:firstLine="709"/>
        <w:jc w:val="both"/>
        <w:rPr>
          <w:sz w:val="22"/>
          <w:szCs w:val="22"/>
        </w:rPr>
      </w:pPr>
      <w:r w:rsidRPr="00414C9D">
        <w:rPr>
          <w:sz w:val="22"/>
          <w:szCs w:val="22"/>
        </w:rPr>
        <w:t>decreto.</w:t>
      </w:r>
    </w:p>
    <w:p w14:paraId="3E20C337" w14:textId="77777777" w:rsidR="00212FE4" w:rsidRDefault="00212FE4">
      <w:pPr>
        <w:spacing w:line="276" w:lineRule="auto"/>
        <w:rPr>
          <w:b/>
          <w:bCs/>
          <w:sz w:val="22"/>
          <w:szCs w:val="22"/>
        </w:rPr>
      </w:pPr>
    </w:p>
    <w:p w14:paraId="3E5D0BF3" w14:textId="485A7C4E" w:rsidR="005040D1" w:rsidRDefault="006C3D6D">
      <w:pPr>
        <w:pStyle w:val="TITOLO20"/>
        <w:numPr>
          <w:ilvl w:val="2"/>
          <w:numId w:val="292"/>
        </w:numPr>
        <w:ind w:left="1134" w:hanging="708"/>
        <w:rPr>
          <w:ins w:id="37791" w:author="Visone Rossana (GSE)" w:date="2025-10-17T15:05:00Z" w16du:dateUtc="2025-10-17T13:05:00Z"/>
        </w:rPr>
        <w:pPrChange w:id="37792" w:author="Visone Rossana (GSE)" w:date="2025-10-23T10:16:00Z" w16du:dateUtc="2025-10-23T08:16:00Z">
          <w:pPr>
            <w:pStyle w:val="TITOLO20"/>
            <w:numPr>
              <w:ilvl w:val="2"/>
              <w:numId w:val="464"/>
            </w:numPr>
            <w:ind w:left="1134" w:hanging="708"/>
          </w:pPr>
        </w:pPrChange>
      </w:pPr>
      <w:bookmarkStart w:id="37793" w:name="_Toc212462814"/>
      <w:ins w:id="37794" w:author="Oliosi Francesco (GSE)" w:date="2025-10-20T10:50:00Z" w16du:dateUtc="2025-10-20T08:50:00Z">
        <w:r>
          <w:t>I</w:t>
        </w:r>
      </w:ins>
      <w:ins w:id="37795" w:author="Visone Rossana (GSE)" w:date="2025-10-17T15:05:00Z" w16du:dateUtc="2025-10-17T13:05:00Z">
        <w:r w:rsidR="005040D1">
          <w:t>n</w:t>
        </w:r>
        <w:r w:rsidR="005040D1" w:rsidRPr="003844B1">
          <w:t>terventi realizzati in edifici gestiti dagli ex IACP comunque denominati e trasformati dalle Regioni</w:t>
        </w:r>
        <w:bookmarkEnd w:id="37793"/>
        <w:r w:rsidR="005040D1" w:rsidRPr="003844B1">
          <w:t xml:space="preserve"> </w:t>
        </w:r>
      </w:ins>
    </w:p>
    <w:p w14:paraId="12A02F7D" w14:textId="77777777" w:rsidR="005040D1" w:rsidRPr="00007283" w:rsidRDefault="005040D1" w:rsidP="005040D1">
      <w:pPr>
        <w:spacing w:after="120" w:line="276" w:lineRule="auto"/>
        <w:jc w:val="both"/>
        <w:rPr>
          <w:ins w:id="37796" w:author="Visone Rossana (GSE)" w:date="2025-10-17T15:05:00Z" w16du:dateUtc="2025-10-17T13:05:00Z"/>
          <w:sz w:val="22"/>
          <w:szCs w:val="22"/>
        </w:rPr>
      </w:pPr>
      <w:ins w:id="37797" w:author="Visone Rossana (GSE)" w:date="2025-10-17T15:05:00Z" w16du:dateUtc="2025-10-17T13:05:00Z">
        <w:r w:rsidRPr="00007283">
          <w:rPr>
            <w:sz w:val="22"/>
            <w:szCs w:val="22"/>
          </w:rPr>
          <w:t xml:space="preserve"> Ai fini dell’accesso agli incentivi del Conto Termico, i soggetti gestori degli edifici degli ex Istituti Autonomi Case Popolari comunque denominati e trasformati dalle Regioni (ex IACP), sono equiparati a Soggetti Ammessi di tipologia Amministrazione Pubblica. Possono quindi accedere agli incentivi direttamente, in qualità di Soggetto Responsabile, o in alternativa avvalendosi di una ESCo, stipulando con essa un contratto di prestazione energetica (EPC)</w:t>
        </w:r>
        <w:r>
          <w:rPr>
            <w:sz w:val="22"/>
            <w:szCs w:val="22"/>
          </w:rPr>
          <w:t xml:space="preserve"> o tramite gli altri soggetti abilitati di cui all’art. 13, comma 1, del Decreto</w:t>
        </w:r>
        <w:r w:rsidRPr="00007283">
          <w:rPr>
            <w:sz w:val="22"/>
            <w:szCs w:val="22"/>
          </w:rPr>
          <w:t>.</w:t>
        </w:r>
      </w:ins>
    </w:p>
    <w:p w14:paraId="264A8975" w14:textId="77777777" w:rsidR="005040D1" w:rsidRPr="00007283" w:rsidRDefault="005040D1" w:rsidP="005040D1">
      <w:pPr>
        <w:spacing w:after="120" w:line="276" w:lineRule="auto"/>
        <w:jc w:val="both"/>
        <w:rPr>
          <w:ins w:id="37798" w:author="Visone Rossana (GSE)" w:date="2025-10-17T15:05:00Z" w16du:dateUtc="2025-10-17T13:05:00Z"/>
          <w:sz w:val="22"/>
          <w:szCs w:val="22"/>
        </w:rPr>
      </w:pPr>
      <w:ins w:id="37799" w:author="Visone Rossana (GSE)" w:date="2025-10-17T15:05:00Z" w16du:dateUtc="2025-10-17T13:05:00Z">
        <w:r w:rsidRPr="00007283">
          <w:rPr>
            <w:sz w:val="22"/>
            <w:szCs w:val="22"/>
          </w:rPr>
          <w:t xml:space="preserve">Gli edifici devono essere di proprietà pubblica e destinati ad uso esclusivamente o prevalentemente residenziale. In merito, si precisa che per intervenenti realizzati dagli Ex-IACP su edifici di proprietà promiscua, pubblica e parte privata, sono ammessi agli incentivi gli interventi </w:t>
        </w:r>
        <w:r>
          <w:rPr>
            <w:sz w:val="22"/>
            <w:szCs w:val="22"/>
          </w:rPr>
          <w:t xml:space="preserve">del Titolo II </w:t>
        </w:r>
        <w:r w:rsidRPr="00007283">
          <w:rPr>
            <w:sz w:val="22"/>
            <w:szCs w:val="22"/>
          </w:rPr>
          <w:t>realizzati sulle aree comuni e sugli impianti comuni dell’edificio, esclusivamente per la quota millesimale pubblica</w:t>
        </w:r>
        <w:r>
          <w:rPr>
            <w:sz w:val="22"/>
            <w:szCs w:val="22"/>
          </w:rPr>
          <w:t xml:space="preserve"> e in relazione alle spese sostenute </w:t>
        </w:r>
        <w:r w:rsidRPr="00B51B99">
          <w:rPr>
            <w:sz w:val="22"/>
            <w:szCs w:val="22"/>
          </w:rPr>
          <w:t xml:space="preserve">dagli Ex-IACP </w:t>
        </w:r>
        <w:r w:rsidRPr="00007283">
          <w:rPr>
            <w:sz w:val="22"/>
            <w:szCs w:val="22"/>
            <w:highlight w:val="cyan"/>
          </w:rPr>
          <w:t>e alle superfici/potenza impianto oggetto di intervento riproporzionati in funzione dei millesimi di propria proprietà.</w:t>
        </w:r>
      </w:ins>
    </w:p>
    <w:p w14:paraId="14880614" w14:textId="77777777" w:rsidR="005040D1" w:rsidRDefault="005040D1" w:rsidP="005040D1">
      <w:pPr>
        <w:spacing w:after="120" w:line="276" w:lineRule="auto"/>
        <w:jc w:val="both"/>
        <w:rPr>
          <w:ins w:id="37800" w:author="Visone Rossana (GSE)" w:date="2025-10-17T15:05:00Z" w16du:dateUtc="2025-10-17T13:05:00Z"/>
          <w:sz w:val="22"/>
          <w:szCs w:val="22"/>
        </w:rPr>
      </w:pPr>
      <w:ins w:id="37801" w:author="Visone Rossana (GSE)" w:date="2025-10-17T15:05:00Z" w16du:dateUtc="2025-10-17T13:05:00Z">
        <w:r w:rsidRPr="00007283">
          <w:rPr>
            <w:sz w:val="22"/>
            <w:szCs w:val="22"/>
          </w:rPr>
          <w:t>Nel caso di interventi realizzati in edifici di grandi dimensioni, in alternativa alla presentazione di una richiesta unica per singolo edificio, e qualora le dimensioni dell’edifico siano tali da giustificarlo, il Soggetto Responsabile può richiedere l’accesso agli incentivi con riferimento ai singoli blocchi abitativi costituenti l’edificio. In questo caso, i singoli blocchi abitativi costituenti l’edificio, sono equiparati, ai fini del Conto Termico, a edifici.</w:t>
        </w:r>
      </w:ins>
    </w:p>
    <w:tbl>
      <w:tblPr>
        <w:tblpPr w:leftFromText="141" w:rightFromText="141" w:vertAnchor="text"/>
        <w:tblW w:w="5000" w:type="pct"/>
        <w:tblCellMar>
          <w:left w:w="0" w:type="dxa"/>
          <w:right w:w="0" w:type="dxa"/>
        </w:tblCellMar>
        <w:tblLook w:val="00A0" w:firstRow="1" w:lastRow="0" w:firstColumn="1" w:lastColumn="0" w:noHBand="0" w:noVBand="0"/>
      </w:tblPr>
      <w:tblGrid>
        <w:gridCol w:w="9592"/>
      </w:tblGrid>
      <w:tr w:rsidR="005040D1" w:rsidRPr="00AA28FA" w14:paraId="4A4FC183" w14:textId="77777777">
        <w:trPr>
          <w:trHeight w:val="354"/>
          <w:ins w:id="37802" w:author="Visone Rossana (GSE)" w:date="2025-10-17T15:05:00Z"/>
        </w:trPr>
        <w:tc>
          <w:tcPr>
            <w:tcW w:w="5000" w:type="pct"/>
            <w:tcBorders>
              <w:top w:val="single" w:sz="18" w:space="0" w:color="008000"/>
              <w:left w:val="single" w:sz="18" w:space="0" w:color="008000"/>
              <w:bottom w:val="single" w:sz="18" w:space="0" w:color="008000"/>
              <w:right w:val="single" w:sz="18" w:space="0" w:color="008000"/>
            </w:tcBorders>
            <w:tcMar>
              <w:top w:w="0" w:type="dxa"/>
              <w:left w:w="70" w:type="dxa"/>
              <w:bottom w:w="0" w:type="dxa"/>
              <w:right w:w="70" w:type="dxa"/>
            </w:tcMar>
          </w:tcPr>
          <w:p w14:paraId="415DE610" w14:textId="77777777" w:rsidR="005040D1" w:rsidRPr="008F1907" w:rsidRDefault="005040D1">
            <w:pPr>
              <w:tabs>
                <w:tab w:val="left" w:pos="8647"/>
              </w:tabs>
              <w:spacing w:before="60" w:after="60" w:line="276" w:lineRule="auto"/>
              <w:jc w:val="both"/>
              <w:rPr>
                <w:ins w:id="37803" w:author="Visone Rossana (GSE)" w:date="2025-10-17T15:05:00Z" w16du:dateUtc="2025-10-17T13:05:00Z"/>
                <w:rFonts w:cs="Arial"/>
                <w:sz w:val="22"/>
                <w:szCs w:val="22"/>
              </w:rPr>
            </w:pPr>
            <w:ins w:id="37804" w:author="Visone Rossana (GSE)" w:date="2025-10-17T15:05:00Z" w16du:dateUtc="2025-10-17T13:05:00Z">
              <w:r w:rsidRPr="00007283">
                <w:rPr>
                  <w:rFonts w:cs="Arial"/>
                  <w:sz w:val="22"/>
                  <w:szCs w:val="22"/>
                </w:rPr>
                <w:t>I singoli blocchi abitativi costituenti l’edificio</w:t>
              </w:r>
              <w:r w:rsidRPr="00007283">
                <w:rPr>
                  <w:sz w:val="22"/>
                  <w:szCs w:val="22"/>
                </w:rPr>
                <w:t xml:space="preserve"> ex IACP</w:t>
              </w:r>
              <w:r w:rsidRPr="00007283">
                <w:rPr>
                  <w:rFonts w:cs="Arial"/>
                  <w:sz w:val="22"/>
                  <w:szCs w:val="22"/>
                </w:rPr>
                <w:t>, ove essi siano complessi unitari di più alloggi in numero minimo di quattro e relative pertinenze, serviti da almeno un corpo scala, sono equiparati ad edifici. La suddivisione dell’edificio in blocchi deve essere adeguatamente giustificata mediante apposita relazione tecnica da presentare al GSE insieme con la richiesta di concessione degli incentivi. In particolare, la relazione tecnica deve specificare, anche attraverso elaborati grafici, la suddivisione in blocchi dell’edificio e i relativi dati dimensionali, volumi e superfici, funzionali alla richiesta di incentivo.</w:t>
              </w:r>
            </w:ins>
          </w:p>
        </w:tc>
      </w:tr>
    </w:tbl>
    <w:p w14:paraId="325441B2" w14:textId="4A663CFC" w:rsidR="009215BB" w:rsidRPr="00414C9D" w:rsidDel="00577CC7" w:rsidRDefault="009215BB" w:rsidP="00414C9D">
      <w:pPr>
        <w:spacing w:line="276" w:lineRule="auto"/>
        <w:rPr>
          <w:del w:id="37805" w:author="Visone Rossana (GSE)" w:date="2025-10-17T14:48:00Z" w16du:dateUtc="2025-10-17T12:48:00Z"/>
          <w:b/>
          <w:bCs/>
          <w:sz w:val="22"/>
          <w:szCs w:val="22"/>
        </w:rPr>
      </w:pPr>
      <w:del w:id="37806" w:author="Visone Rossana (GSE)" w:date="2025-10-17T14:48:00Z" w16du:dateUtc="2025-10-17T12:48:00Z">
        <w:r w:rsidRPr="00414C9D" w:rsidDel="00577CC7">
          <w:rPr>
            <w:b/>
            <w:bCs/>
            <w:sz w:val="22"/>
            <w:szCs w:val="22"/>
          </w:rPr>
          <w:delText>Altri casi specifici</w:delText>
        </w:r>
        <w:r w:rsidR="004478A1" w:rsidRPr="00414C9D" w:rsidDel="00577CC7">
          <w:rPr>
            <w:b/>
            <w:bCs/>
            <w:sz w:val="22"/>
            <w:szCs w:val="22"/>
          </w:rPr>
          <w:delText xml:space="preserve"> di configurazioni edificio</w:delText>
        </w:r>
      </w:del>
    </w:p>
    <w:p w14:paraId="25A81ECB" w14:textId="77777777" w:rsidR="000332F1" w:rsidDel="00577CC7" w:rsidRDefault="000332F1" w:rsidP="000332F1">
      <w:pPr>
        <w:spacing w:after="120" w:line="276" w:lineRule="auto"/>
        <w:jc w:val="both"/>
        <w:rPr>
          <w:del w:id="37807" w:author="Visone Rossana (GSE)" w:date="2025-10-17T14:48:00Z" w16du:dateUtc="2025-10-17T12:48:00Z"/>
          <w:sz w:val="22"/>
          <w:szCs w:val="22"/>
        </w:rPr>
      </w:pPr>
    </w:p>
    <w:p w14:paraId="48E111C2" w14:textId="5C92CE4A" w:rsidR="000332F1" w:rsidDel="00577CC7" w:rsidRDefault="000332F1" w:rsidP="000332F1">
      <w:pPr>
        <w:spacing w:after="120" w:line="276" w:lineRule="auto"/>
        <w:jc w:val="both"/>
        <w:rPr>
          <w:del w:id="37808" w:author="Visone Rossana (GSE)" w:date="2025-10-17T14:48:00Z" w16du:dateUtc="2025-10-17T12:48:00Z"/>
          <w:sz w:val="22"/>
          <w:szCs w:val="22"/>
        </w:rPr>
      </w:pPr>
      <w:del w:id="37809" w:author="Visone Rossana (GSE)" w:date="2025-10-17T14:48:00Z" w16du:dateUtc="2025-10-17T12:48:00Z">
        <w:r w:rsidRPr="00B51B99" w:rsidDel="00577CC7">
          <w:rPr>
            <w:sz w:val="22"/>
            <w:szCs w:val="22"/>
          </w:rPr>
          <w:delText xml:space="preserve">Nel caso di interventi realizzati in edifici di grandi dimensioni, </w:delText>
        </w:r>
        <w:r w:rsidR="00103D33" w:rsidRPr="00414C9D" w:rsidDel="00577CC7">
          <w:rPr>
            <w:sz w:val="22"/>
            <w:szCs w:val="22"/>
            <w:highlight w:val="yellow"/>
          </w:rPr>
          <w:delText xml:space="preserve">a titolo di esempio complessi ospedalieri o specifiche configurazioni di edificio </w:delText>
        </w:r>
        <w:r w:rsidR="001571D0" w:rsidRPr="00414C9D" w:rsidDel="00577CC7">
          <w:rPr>
            <w:sz w:val="22"/>
            <w:szCs w:val="22"/>
            <w:highlight w:val="yellow"/>
          </w:rPr>
          <w:delText>con impianti termici distinti anche tramite sottostazioni,</w:delText>
        </w:r>
        <w:r w:rsidR="001571D0" w:rsidDel="00577CC7">
          <w:rPr>
            <w:sz w:val="22"/>
            <w:szCs w:val="22"/>
          </w:rPr>
          <w:delText xml:space="preserve"> </w:delText>
        </w:r>
        <w:r w:rsidRPr="00B51B99" w:rsidDel="00577CC7">
          <w:rPr>
            <w:sz w:val="22"/>
            <w:szCs w:val="22"/>
          </w:rPr>
          <w:delText>in alternativa alla presentazione di una richiesta unica per singolo edificio, e qualora le dimensioni dell’edifico siano tali da giustificarlo, il Soggetto Responsabile può richiedere l’accesso agli incentivi con riferimento ai singoli</w:delText>
        </w:r>
        <w:r w:rsidR="00D0594C" w:rsidDel="00577CC7">
          <w:rPr>
            <w:sz w:val="22"/>
            <w:szCs w:val="22"/>
          </w:rPr>
          <w:delText xml:space="preserve"> “corpi fabbrica”</w:delText>
        </w:r>
        <w:r w:rsidRPr="00B51B99" w:rsidDel="00577CC7">
          <w:rPr>
            <w:sz w:val="22"/>
            <w:szCs w:val="22"/>
          </w:rPr>
          <w:delText xml:space="preserve"> costituenti l’edificio. In questo caso, i singoli </w:delText>
        </w:r>
        <w:r w:rsidR="008F2E9B" w:rsidDel="00577CC7">
          <w:rPr>
            <w:sz w:val="22"/>
            <w:szCs w:val="22"/>
          </w:rPr>
          <w:delText xml:space="preserve">“corpi fabbrica” </w:delText>
        </w:r>
        <w:r w:rsidRPr="00B51B99" w:rsidDel="00577CC7">
          <w:rPr>
            <w:sz w:val="22"/>
            <w:szCs w:val="22"/>
          </w:rPr>
          <w:delText>costituenti l’edificio, sono equiparati, ai fini del Conto Termico, a edifici.</w:delText>
        </w:r>
      </w:del>
    </w:p>
    <w:p w14:paraId="7FB7CF7E" w14:textId="0894F1D9" w:rsidR="009215BB" w:rsidRPr="009215BB" w:rsidRDefault="009215BB" w:rsidP="0035262C">
      <w:pPr>
        <w:rPr>
          <w:ins w:id="37810" w:author="Visone Rossana (GSE)" w:date="2025-09-05T12:13:00Z" w16du:dateUtc="2025-09-05T10:13:00Z"/>
        </w:rPr>
      </w:pPr>
      <w:ins w:id="37811" w:author="Visone Rossana (GSE)" w:date="2025-09-09T09:30:00Z" w16du:dateUtc="2025-09-09T07:30:00Z">
        <w:del w:id="37812" w:author="Visone Rossana (GSE)" w:date="2025-10-11T16:08:00Z" w16du:dateUtc="2025-10-11T14:08:00Z">
          <w:r w:rsidRPr="009215BB" w:rsidDel="000332F1">
            <w:rPr>
              <w:rPrChange w:id="37813" w:author="Visone Rossana (GSE)" w:date="2025-09-09T09:30:00Z" w16du:dateUtc="2025-09-09T07:30:00Z">
                <w:rPr>
                  <w:b/>
                  <w:bCs/>
                </w:rPr>
              </w:rPrChange>
            </w:rPr>
            <w:delText>xxxx</w:delText>
          </w:r>
        </w:del>
      </w:ins>
    </w:p>
    <w:p w14:paraId="007DFAC7" w14:textId="3AB63F85" w:rsidR="003844B1" w:rsidRDefault="003844B1">
      <w:pPr>
        <w:pStyle w:val="TITOLO20"/>
        <w:numPr>
          <w:ilvl w:val="1"/>
          <w:numId w:val="292"/>
        </w:numPr>
        <w:ind w:left="567" w:hanging="567"/>
        <w:outlineLvl w:val="1"/>
        <w:rPr>
          <w:ins w:id="37814" w:author="Visone Rossana (GSE)" w:date="2025-09-05T12:15:00Z" w16du:dateUtc="2025-09-05T10:15:00Z"/>
        </w:rPr>
        <w:pPrChange w:id="37815" w:author="Visone Rossana (GSE)" w:date="2025-10-23T10:16:00Z" w16du:dateUtc="2025-10-23T08:16:00Z">
          <w:pPr>
            <w:pStyle w:val="TITOLO20"/>
            <w:ind w:left="426"/>
          </w:pPr>
        </w:pPrChange>
      </w:pPr>
      <w:ins w:id="37816" w:author="Visone Rossana (GSE)" w:date="2025-09-05T12:15:00Z" w16du:dateUtc="2025-09-05T10:15:00Z">
        <w:r>
          <w:lastRenderedPageBreak/>
          <w:t xml:space="preserve"> </w:t>
        </w:r>
        <w:bookmarkStart w:id="37817" w:name="_Toc212462815"/>
        <w:r>
          <w:t>D</w:t>
        </w:r>
      </w:ins>
      <w:ins w:id="37818" w:author="Visone Rossana (GSE)" w:date="2025-09-05T12:15:00Z">
        <w:r w:rsidRPr="003844B1">
          <w:t xml:space="preserve">isposizioni di cui all’art. 48 </w:t>
        </w:r>
        <w:r w:rsidRPr="00726C50">
          <w:rPr>
            <w:rPrChange w:id="37819" w:author="Oliosi Francesco (GSE)" w:date="2025-10-15T10:47:00Z" w16du:dateUtc="2025-10-15T08:47:00Z">
              <w:rPr>
                <w:i/>
                <w:iCs/>
              </w:rPr>
            </w:rPrChange>
          </w:rPr>
          <w:t xml:space="preserve">ter </w:t>
        </w:r>
        <w:r w:rsidRPr="003844B1">
          <w:t>del Decreto legge 14 agosto 2020, n. 104</w:t>
        </w:r>
      </w:ins>
      <w:bookmarkEnd w:id="37817"/>
    </w:p>
    <w:p w14:paraId="2D67EE03" w14:textId="18D4B459" w:rsidR="00832011" w:rsidRDefault="00832011" w:rsidP="00832011">
      <w:pPr>
        <w:spacing w:line="276" w:lineRule="auto"/>
        <w:jc w:val="both"/>
        <w:rPr>
          <w:ins w:id="37820" w:author="Visone Rossana (GSE)" w:date="2025-09-25T11:55:00Z" w16du:dateUtc="2025-09-25T09:55:00Z"/>
          <w:rFonts w:eastAsiaTheme="minorHAnsi" w:cstheme="minorHAnsi"/>
          <w:sz w:val="22"/>
          <w:szCs w:val="22"/>
        </w:rPr>
      </w:pPr>
      <w:ins w:id="37821" w:author="Visone Rossana (GSE)" w:date="2025-09-25T11:50:00Z" w16du:dateUtc="2025-09-25T09:50:00Z">
        <w:r>
          <w:rPr>
            <w:rFonts w:eastAsiaTheme="minorHAnsi" w:cstheme="minorHAnsi"/>
            <w:sz w:val="22"/>
            <w:szCs w:val="22"/>
          </w:rPr>
          <w:t xml:space="preserve">Ai sensi dell’art. 11, comma 1, del Decreto e </w:t>
        </w:r>
      </w:ins>
      <w:ins w:id="37822" w:author="Visone Rossana (GSE)" w:date="2025-09-25T11:51:00Z" w16du:dateUtc="2025-09-25T09:51:00Z">
        <w:r>
          <w:rPr>
            <w:rFonts w:eastAsiaTheme="minorHAnsi" w:cstheme="minorHAnsi"/>
            <w:sz w:val="22"/>
            <w:szCs w:val="22"/>
          </w:rPr>
          <w:t>i</w:t>
        </w:r>
        <w:r w:rsidRPr="00832011">
          <w:rPr>
            <w:rFonts w:eastAsiaTheme="minorHAnsi" w:cstheme="minorHAnsi"/>
            <w:sz w:val="22"/>
            <w:szCs w:val="22"/>
          </w:rPr>
          <w:t>n attuazione delle disposizioni di cui all’art. 48</w:t>
        </w:r>
      </w:ins>
      <w:ins w:id="37823" w:author="Visone Rossana (GSE)" w:date="2025-09-25T11:52:00Z" w16du:dateUtc="2025-09-25T09:52:00Z">
        <w:r>
          <w:rPr>
            <w:rFonts w:eastAsiaTheme="minorHAnsi" w:cstheme="minorHAnsi"/>
            <w:sz w:val="22"/>
            <w:szCs w:val="22"/>
          </w:rPr>
          <w:t xml:space="preserve"> </w:t>
        </w:r>
      </w:ins>
      <w:ins w:id="37824" w:author="Visone Rossana (GSE)" w:date="2025-09-25T11:51:00Z" w16du:dateUtc="2025-09-25T09:51:00Z">
        <w:r w:rsidRPr="00832011">
          <w:rPr>
            <w:rFonts w:eastAsiaTheme="minorHAnsi" w:cstheme="minorHAnsi"/>
            <w:i/>
            <w:iCs/>
            <w:sz w:val="22"/>
            <w:szCs w:val="22"/>
            <w:rPrChange w:id="37825" w:author="Visone Rossana (GSE)" w:date="2025-09-25T11:52:00Z" w16du:dateUtc="2025-09-25T09:52:00Z">
              <w:rPr>
                <w:rFonts w:eastAsiaTheme="minorHAnsi" w:cstheme="minorHAnsi"/>
                <w:sz w:val="22"/>
                <w:szCs w:val="22"/>
              </w:rPr>
            </w:rPrChange>
          </w:rPr>
          <w:t>ter</w:t>
        </w:r>
        <w:r w:rsidRPr="00832011">
          <w:rPr>
            <w:rFonts w:eastAsiaTheme="minorHAnsi" w:cstheme="minorHAnsi"/>
            <w:sz w:val="22"/>
            <w:szCs w:val="22"/>
          </w:rPr>
          <w:t xml:space="preserve"> del decreto legge 14 agosto 2020, n. 104, convertito con modificazioni dalla legge 13 ottobre 2020, n. 126, da ultimo, novellato dall’art. 1, comma 376, della Legge 30 dicembre 2024 n. 207</w:t>
        </w:r>
      </w:ins>
      <w:ins w:id="37826" w:author="Visone Rossana (GSE)" w:date="2025-09-25T11:55:00Z" w16du:dateUtc="2025-09-25T09:55:00Z">
        <w:r>
          <w:rPr>
            <w:rStyle w:val="Rimandonotaapidipagina"/>
            <w:rFonts w:eastAsiaTheme="minorHAnsi"/>
            <w:sz w:val="22"/>
            <w:szCs w:val="22"/>
          </w:rPr>
          <w:footnoteReference w:id="43"/>
        </w:r>
      </w:ins>
      <w:ins w:id="37829" w:author="Visone Rossana (GSE)" w:date="2025-09-25T11:51:00Z" w16du:dateUtc="2025-09-25T09:51:00Z">
        <w:r w:rsidRPr="00832011">
          <w:rPr>
            <w:rFonts w:eastAsiaTheme="minorHAnsi" w:cstheme="minorHAnsi"/>
            <w:sz w:val="22"/>
            <w:szCs w:val="22"/>
          </w:rPr>
          <w:t>,   per gli interventi realizzati su edifici pubblici adibiti ad uso scolastico e su edifici pubblici di strutture ospedaliere e di altre strutture sanitarie pubbliche, ricomprese quelle residenziali, di assistenza, di cura o di ricovero del Servizio sanitario nazionale, l’incentivo è determinato in misura pari al 100% delle spese ammissibili sostenute per la realizzazione degli interventi. Al fine della quantificazione dell’incentivo, restano ferme le limitazioni sul costo specifico, le modalità di calcolo degli incentivi previsti per gli interventi d</w:t>
        </w:r>
      </w:ins>
      <w:ins w:id="37830" w:author="Visone Rossana (GSE)" w:date="2025-09-25T11:52:00Z" w16du:dateUtc="2025-09-25T09:52:00Z">
        <w:r>
          <w:rPr>
            <w:rFonts w:eastAsiaTheme="minorHAnsi" w:cstheme="minorHAnsi"/>
            <w:sz w:val="22"/>
            <w:szCs w:val="22"/>
          </w:rPr>
          <w:t xml:space="preserve">el Titolo III </w:t>
        </w:r>
      </w:ins>
      <w:ins w:id="37831" w:author="Visone Rossana (GSE)" w:date="2025-09-25T11:51:00Z" w16du:dateUtc="2025-09-25T09:51:00Z">
        <w:r w:rsidRPr="00832011">
          <w:rPr>
            <w:rFonts w:eastAsiaTheme="minorHAnsi" w:cstheme="minorHAnsi"/>
            <w:sz w:val="22"/>
            <w:szCs w:val="22"/>
          </w:rPr>
          <w:t>del Decreto e i valori massimi dell’incentivo individuati dall’Allegato II del Decreto.</w:t>
        </w:r>
      </w:ins>
    </w:p>
    <w:p w14:paraId="419ABD4D" w14:textId="77777777" w:rsidR="00A503F9" w:rsidRDefault="00A503F9" w:rsidP="00A503F9">
      <w:pPr>
        <w:spacing w:line="276" w:lineRule="auto"/>
        <w:jc w:val="both"/>
        <w:rPr>
          <w:ins w:id="37832" w:author="Visone Rossana (GSE)" w:date="2025-09-25T11:55:00Z" w16du:dateUtc="2025-09-25T09:55:00Z"/>
          <w:rFonts w:cstheme="minorHAnsi"/>
          <w:sz w:val="22"/>
          <w:szCs w:val="22"/>
        </w:rPr>
      </w:pPr>
    </w:p>
    <w:p w14:paraId="3B825B01" w14:textId="10F27C64" w:rsidR="00A503F9" w:rsidRPr="00A503F9" w:rsidRDefault="00A503F9">
      <w:pPr>
        <w:spacing w:line="276" w:lineRule="auto"/>
        <w:jc w:val="both"/>
        <w:rPr>
          <w:ins w:id="37833" w:author="Visone Rossana (GSE)" w:date="2025-09-25T11:55:00Z" w16du:dateUtc="2025-09-25T09:55:00Z"/>
          <w:rFonts w:cstheme="minorHAnsi"/>
          <w:sz w:val="22"/>
          <w:szCs w:val="22"/>
          <w:rPrChange w:id="37834" w:author="Visone Rossana (GSE)" w:date="2025-09-25T11:55:00Z" w16du:dateUtc="2025-09-25T09:55:00Z">
            <w:rPr>
              <w:ins w:id="37835" w:author="Visone Rossana (GSE)" w:date="2025-09-25T11:55:00Z" w16du:dateUtc="2025-09-25T09:55:00Z"/>
              <w:rFonts w:cstheme="minorHAnsi"/>
            </w:rPr>
          </w:rPrChange>
        </w:rPr>
        <w:pPrChange w:id="37836" w:author="Visone Rossana (GSE)" w:date="2025-09-25T11:55:00Z" w16du:dateUtc="2025-09-25T09:55:00Z">
          <w:pPr>
            <w:jc w:val="both"/>
          </w:pPr>
        </w:pPrChange>
      </w:pPr>
      <w:ins w:id="37837" w:author="Visone Rossana (GSE)" w:date="2025-09-25T11:55:00Z" w16du:dateUtc="2025-09-25T09:55:00Z">
        <w:r w:rsidRPr="00A503F9">
          <w:rPr>
            <w:rFonts w:cstheme="minorHAnsi"/>
            <w:sz w:val="22"/>
            <w:szCs w:val="22"/>
            <w:rPrChange w:id="37838" w:author="Visone Rossana (GSE)" w:date="2025-09-25T11:55:00Z" w16du:dateUtc="2025-09-25T09:55:00Z">
              <w:rPr>
                <w:rFonts w:cstheme="minorHAnsi"/>
              </w:rPr>
            </w:rPrChange>
          </w:rPr>
          <w:t>Tale disposizione trova applicazione laddove ricorrano le seguenti condizioni:</w:t>
        </w:r>
      </w:ins>
    </w:p>
    <w:p w14:paraId="12E9F894" w14:textId="6382AF77" w:rsidR="00A503F9" w:rsidRPr="00D91786" w:rsidRDefault="00A503F9">
      <w:pPr>
        <w:pStyle w:val="Paragrafoelenco"/>
        <w:numPr>
          <w:ilvl w:val="0"/>
          <w:numId w:val="152"/>
        </w:numPr>
        <w:spacing w:after="160" w:line="276" w:lineRule="auto"/>
        <w:jc w:val="both"/>
        <w:rPr>
          <w:ins w:id="37839" w:author="Visone Rossana (GSE)" w:date="2025-09-25T11:55:00Z" w16du:dateUtc="2025-09-25T09:55:00Z"/>
          <w:rFonts w:cstheme="minorHAnsi"/>
          <w:sz w:val="22"/>
          <w:szCs w:val="22"/>
          <w:rPrChange w:id="37840" w:author="Visone Rossana (GSE)" w:date="2025-09-25T12:57:00Z" w16du:dateUtc="2025-09-25T10:57:00Z">
            <w:rPr>
              <w:ins w:id="37841" w:author="Visone Rossana (GSE)" w:date="2025-09-25T11:55:00Z" w16du:dateUtc="2025-09-25T09:55:00Z"/>
              <w:rFonts w:cstheme="minorHAnsi"/>
            </w:rPr>
          </w:rPrChange>
        </w:rPr>
        <w:pPrChange w:id="37842" w:author="Visone Rossana (GSE)" w:date="2025-09-25T11:55:00Z" w16du:dateUtc="2025-09-25T09:55:00Z">
          <w:pPr>
            <w:pStyle w:val="Paragrafoelenco"/>
            <w:numPr>
              <w:numId w:val="152"/>
            </w:numPr>
            <w:spacing w:after="160"/>
            <w:ind w:hanging="360"/>
            <w:jc w:val="both"/>
          </w:pPr>
        </w:pPrChange>
      </w:pPr>
      <w:ins w:id="37843" w:author="Visone Rossana (GSE)" w:date="2025-09-25T11:55:00Z" w16du:dateUtc="2025-09-25T09:55:00Z">
        <w:r w:rsidRPr="00D91786">
          <w:rPr>
            <w:rFonts w:cstheme="minorHAnsi"/>
            <w:sz w:val="22"/>
            <w:szCs w:val="22"/>
            <w:rPrChange w:id="37844" w:author="Visone Rossana (GSE)" w:date="2025-09-25T12:57:00Z" w16du:dateUtc="2025-09-25T10:57:00Z">
              <w:rPr>
                <w:rFonts w:cstheme="minorHAnsi"/>
              </w:rPr>
            </w:rPrChange>
          </w:rPr>
          <w:t xml:space="preserve">l’intervento sia realizzato </w:t>
        </w:r>
      </w:ins>
      <w:ins w:id="37845" w:author="Visone Rossana (GSE)" w:date="2025-09-25T12:55:00Z" w16du:dateUtc="2025-09-25T10:55:00Z">
        <w:r w:rsidR="004039CB" w:rsidRPr="00D91786">
          <w:rPr>
            <w:rFonts w:cstheme="minorHAnsi"/>
            <w:sz w:val="22"/>
            <w:szCs w:val="22"/>
          </w:rPr>
          <w:t xml:space="preserve">esclusivamente </w:t>
        </w:r>
      </w:ins>
      <w:ins w:id="37846" w:author="Visone Rossana (GSE)" w:date="2025-09-25T11:55:00Z" w16du:dateUtc="2025-09-25T09:55:00Z">
        <w:r w:rsidRPr="00D91786">
          <w:rPr>
            <w:rFonts w:cstheme="minorHAnsi"/>
            <w:sz w:val="22"/>
            <w:szCs w:val="22"/>
            <w:rPrChange w:id="37847" w:author="Visone Rossana (GSE)" w:date="2025-09-25T12:57:00Z" w16du:dateUtc="2025-09-25T10:57:00Z">
              <w:rPr>
                <w:rFonts w:cstheme="minorHAnsi"/>
              </w:rPr>
            </w:rPrChange>
          </w:rPr>
          <w:t>su di un edificio</w:t>
        </w:r>
      </w:ins>
      <w:ins w:id="37848" w:author="Visone Rossana (GSE)" w:date="2025-09-25T12:41:00Z" w16du:dateUtc="2025-09-25T10:41:00Z">
        <w:r w:rsidR="00686A69" w:rsidRPr="00D91786">
          <w:rPr>
            <w:rFonts w:cstheme="minorHAnsi"/>
            <w:sz w:val="22"/>
            <w:szCs w:val="22"/>
          </w:rPr>
          <w:t xml:space="preserve"> </w:t>
        </w:r>
        <w:r w:rsidR="00686A69" w:rsidRPr="00D91786">
          <w:rPr>
            <w:rFonts w:cstheme="minorHAnsi"/>
            <w:sz w:val="22"/>
            <w:szCs w:val="22"/>
            <w:highlight w:val="cyan"/>
            <w:rPrChange w:id="37849" w:author="Visone Rossana (GSE)" w:date="2025-09-25T12:57:00Z" w16du:dateUtc="2025-09-25T10:57:00Z">
              <w:rPr>
                <w:rFonts w:cstheme="minorHAnsi"/>
                <w:sz w:val="22"/>
                <w:szCs w:val="22"/>
              </w:rPr>
            </w:rPrChange>
          </w:rPr>
          <w:t>pubblico</w:t>
        </w:r>
      </w:ins>
      <w:ins w:id="37850" w:author="Visone Rossana (GSE)" w:date="2025-09-25T12:53:00Z" w16du:dateUtc="2025-09-25T10:53:00Z">
        <w:r w:rsidR="004039CB" w:rsidRPr="00D91786">
          <w:rPr>
            <w:rFonts w:cstheme="minorHAnsi"/>
            <w:sz w:val="22"/>
            <w:szCs w:val="22"/>
          </w:rPr>
          <w:t xml:space="preserve"> </w:t>
        </w:r>
        <w:r w:rsidR="004039CB" w:rsidRPr="00D91786">
          <w:rPr>
            <w:rFonts w:cstheme="minorHAnsi"/>
            <w:sz w:val="22"/>
            <w:szCs w:val="22"/>
            <w:highlight w:val="cyan"/>
            <w:rPrChange w:id="37851" w:author="Visone Rossana (GSE)" w:date="2025-09-25T12:59:00Z" w16du:dateUtc="2025-09-25T10:59:00Z">
              <w:rPr>
                <w:rFonts w:cstheme="minorHAnsi"/>
                <w:sz w:val="22"/>
                <w:szCs w:val="22"/>
              </w:rPr>
            </w:rPrChange>
          </w:rPr>
          <w:t>da parte di una pubblica amministrazione</w:t>
        </w:r>
        <w:del w:id="37852" w:author="Visone Rossana (GSE)" w:date="2025-10-06T16:51:00Z" w16du:dateUtc="2025-10-06T14:51:00Z">
          <w:r w:rsidR="004039CB" w:rsidRPr="00D91786" w:rsidDel="00C24E74">
            <w:rPr>
              <w:rFonts w:cstheme="minorHAnsi"/>
              <w:sz w:val="22"/>
              <w:szCs w:val="22"/>
              <w:highlight w:val="cyan"/>
              <w:rPrChange w:id="37853" w:author="Visone Rossana (GSE)" w:date="2025-09-25T12:59:00Z" w16du:dateUtc="2025-09-25T10:59:00Z">
                <w:rPr>
                  <w:rFonts w:cstheme="minorHAnsi"/>
                  <w:sz w:val="22"/>
                  <w:szCs w:val="22"/>
                </w:rPr>
              </w:rPrChange>
            </w:rPr>
            <w:delText xml:space="preserve"> </w:delText>
          </w:r>
        </w:del>
      </w:ins>
      <w:ins w:id="37854" w:author="Visone Rossana (GSE)" w:date="2025-09-25T12:54:00Z" w16du:dateUtc="2025-09-25T10:54:00Z">
        <w:del w:id="37855" w:author="Visone Rossana (GSE)" w:date="2025-10-06T16:51:00Z" w16du:dateUtc="2025-10-06T14:51:00Z">
          <w:r w:rsidR="004039CB" w:rsidRPr="00D91786" w:rsidDel="00C24E74">
            <w:rPr>
              <w:rFonts w:cstheme="minorHAnsi"/>
              <w:sz w:val="22"/>
              <w:szCs w:val="22"/>
              <w:highlight w:val="cyan"/>
              <w:rPrChange w:id="37856" w:author="Visone Rossana (GSE)" w:date="2025-09-25T12:59:00Z" w16du:dateUtc="2025-09-25T10:59:00Z">
                <w:rPr>
                  <w:rFonts w:cstheme="minorHAnsi"/>
                  <w:sz w:val="22"/>
                  <w:szCs w:val="22"/>
                </w:rPr>
              </w:rPrChange>
            </w:rPr>
            <w:delText xml:space="preserve">o da imprese o </w:delText>
          </w:r>
        </w:del>
      </w:ins>
      <w:ins w:id="37857" w:author="Visone Rossana (GSE)" w:date="2025-10-06T16:51:00Z" w16du:dateUtc="2025-10-06T14:51:00Z">
        <w:r w:rsidR="00C24E74">
          <w:rPr>
            <w:rFonts w:cstheme="minorHAnsi"/>
            <w:sz w:val="22"/>
            <w:szCs w:val="22"/>
            <w:highlight w:val="cyan"/>
          </w:rPr>
          <w:t xml:space="preserve">, di un </w:t>
        </w:r>
      </w:ins>
      <w:ins w:id="37858" w:author="Visone Rossana (GSE)" w:date="2025-09-25T12:54:00Z" w16du:dateUtc="2025-09-25T10:54:00Z">
        <w:r w:rsidR="004039CB" w:rsidRPr="00D91786">
          <w:rPr>
            <w:rFonts w:cstheme="minorHAnsi"/>
            <w:sz w:val="22"/>
            <w:szCs w:val="22"/>
            <w:highlight w:val="cyan"/>
            <w:rPrChange w:id="37859" w:author="Visone Rossana (GSE)" w:date="2025-09-25T12:59:00Z" w16du:dateUtc="2025-09-25T10:59:00Z">
              <w:rPr>
                <w:rFonts w:cstheme="minorHAnsi"/>
                <w:sz w:val="22"/>
                <w:szCs w:val="22"/>
              </w:rPr>
            </w:rPrChange>
          </w:rPr>
          <w:t>ETS (</w:t>
        </w:r>
      </w:ins>
      <w:ins w:id="37860" w:author="Visone Rossana (GSE)" w:date="2025-10-11T16:16:00Z" w16du:dateUtc="2025-10-11T14:16:00Z">
        <w:r w:rsidR="00A3551F">
          <w:rPr>
            <w:rFonts w:cstheme="minorHAnsi"/>
            <w:sz w:val="22"/>
            <w:szCs w:val="22"/>
            <w:highlight w:val="cyan"/>
          </w:rPr>
          <w:t xml:space="preserve">non </w:t>
        </w:r>
      </w:ins>
      <w:ins w:id="37861" w:author="Visone Rossana (GSE)" w:date="2025-09-25T12:54:00Z" w16du:dateUtc="2025-09-25T10:54:00Z">
        <w:r w:rsidR="004039CB" w:rsidRPr="00D91786">
          <w:rPr>
            <w:rFonts w:cstheme="minorHAnsi"/>
            <w:sz w:val="22"/>
            <w:szCs w:val="22"/>
            <w:highlight w:val="cyan"/>
            <w:rPrChange w:id="37862" w:author="Visone Rossana (GSE)" w:date="2025-09-25T12:59:00Z" w16du:dateUtc="2025-09-25T10:59:00Z">
              <w:rPr>
                <w:rFonts w:cstheme="minorHAnsi"/>
                <w:sz w:val="22"/>
                <w:szCs w:val="22"/>
              </w:rPr>
            </w:rPrChange>
          </w:rPr>
          <w:t>economic</w:t>
        </w:r>
        <w:del w:id="37863" w:author="Visone Rossana (GSE)" w:date="2025-10-06T16:52:00Z" w16du:dateUtc="2025-10-06T14:52:00Z">
          <w:r w:rsidR="004039CB" w:rsidRPr="00D91786" w:rsidDel="00C24E74">
            <w:rPr>
              <w:rFonts w:cstheme="minorHAnsi"/>
              <w:sz w:val="22"/>
              <w:szCs w:val="22"/>
              <w:highlight w:val="cyan"/>
              <w:rPrChange w:id="37864" w:author="Visone Rossana (GSE)" w:date="2025-09-25T12:59:00Z" w16du:dateUtc="2025-09-25T10:59:00Z">
                <w:rPr>
                  <w:rFonts w:cstheme="minorHAnsi"/>
                  <w:sz w:val="22"/>
                  <w:szCs w:val="22"/>
                </w:rPr>
              </w:rPrChange>
            </w:rPr>
            <w:delText>i</w:delText>
          </w:r>
        </w:del>
      </w:ins>
      <w:ins w:id="37865" w:author="Visone Rossana (GSE)" w:date="2025-10-06T16:52:00Z" w16du:dateUtc="2025-10-06T14:52:00Z">
        <w:r w:rsidR="00C24E74">
          <w:rPr>
            <w:rFonts w:cstheme="minorHAnsi"/>
            <w:sz w:val="22"/>
            <w:szCs w:val="22"/>
            <w:highlight w:val="cyan"/>
          </w:rPr>
          <w:t>o</w:t>
        </w:r>
      </w:ins>
      <w:ins w:id="37866" w:author="Visone Rossana (GSE)" w:date="2025-09-25T12:54:00Z" w16du:dateUtc="2025-09-25T10:54:00Z">
        <w:r w:rsidR="004039CB" w:rsidRPr="00A3551F">
          <w:rPr>
            <w:rFonts w:cstheme="minorHAnsi"/>
            <w:strike/>
            <w:sz w:val="22"/>
            <w:szCs w:val="22"/>
            <w:highlight w:val="cyan"/>
            <w:rPrChange w:id="37867" w:author="Visone Rossana (GSE)" w:date="2025-10-11T16:16:00Z" w16du:dateUtc="2025-10-11T14:16:00Z">
              <w:rPr>
                <w:rFonts w:cstheme="minorHAnsi"/>
                <w:sz w:val="22"/>
                <w:szCs w:val="22"/>
              </w:rPr>
            </w:rPrChange>
          </w:rPr>
          <w:t xml:space="preserve"> </w:t>
        </w:r>
        <w:commentRangeStart w:id="37868"/>
        <w:r w:rsidR="004039CB" w:rsidRPr="00A3551F">
          <w:rPr>
            <w:rFonts w:cstheme="minorHAnsi"/>
            <w:strike/>
            <w:sz w:val="22"/>
            <w:szCs w:val="22"/>
            <w:highlight w:val="yellow"/>
            <w:rPrChange w:id="37869" w:author="Visone Rossana (GSE)" w:date="2025-10-11T16:16:00Z" w16du:dateUtc="2025-10-11T14:16:00Z">
              <w:rPr>
                <w:rFonts w:cstheme="minorHAnsi"/>
                <w:sz w:val="22"/>
                <w:szCs w:val="22"/>
              </w:rPr>
            </w:rPrChange>
          </w:rPr>
          <w:t>e non economic</w:t>
        </w:r>
        <w:del w:id="37870" w:author="Visone Rossana (GSE)" w:date="2025-10-06T16:52:00Z" w16du:dateUtc="2025-10-06T14:52:00Z">
          <w:r w:rsidR="004039CB" w:rsidRPr="00A3551F" w:rsidDel="00C24E74">
            <w:rPr>
              <w:rFonts w:cstheme="minorHAnsi"/>
              <w:strike/>
              <w:sz w:val="22"/>
              <w:szCs w:val="22"/>
              <w:highlight w:val="yellow"/>
              <w:rPrChange w:id="37871" w:author="Visone Rossana (GSE)" w:date="2025-10-11T16:16:00Z" w16du:dateUtc="2025-10-11T14:16:00Z">
                <w:rPr>
                  <w:rFonts w:cstheme="minorHAnsi"/>
                  <w:sz w:val="22"/>
                  <w:szCs w:val="22"/>
                </w:rPr>
              </w:rPrChange>
            </w:rPr>
            <w:delText>i</w:delText>
          </w:r>
        </w:del>
      </w:ins>
      <w:ins w:id="37872" w:author="Visone Rossana (GSE)" w:date="2025-10-06T16:52:00Z" w16du:dateUtc="2025-10-06T14:52:00Z">
        <w:r w:rsidR="00C24E74" w:rsidRPr="00A3551F">
          <w:rPr>
            <w:rFonts w:cstheme="minorHAnsi"/>
            <w:strike/>
            <w:sz w:val="22"/>
            <w:szCs w:val="22"/>
            <w:highlight w:val="yellow"/>
            <w:rPrChange w:id="37873" w:author="Visone Rossana (GSE)" w:date="2025-10-11T16:16:00Z" w16du:dateUtc="2025-10-11T14:16:00Z">
              <w:rPr>
                <w:rFonts w:cstheme="minorHAnsi"/>
                <w:sz w:val="22"/>
                <w:szCs w:val="22"/>
                <w:highlight w:val="cyan"/>
              </w:rPr>
            </w:rPrChange>
          </w:rPr>
          <w:t>o</w:t>
        </w:r>
      </w:ins>
      <w:ins w:id="37874" w:author="Visone Rossana (GSE)" w:date="2025-09-25T12:54:00Z" w16du:dateUtc="2025-09-25T10:54:00Z">
        <w:r w:rsidR="004039CB" w:rsidRPr="00A3551F">
          <w:rPr>
            <w:rFonts w:cstheme="minorHAnsi"/>
            <w:strike/>
            <w:sz w:val="22"/>
            <w:szCs w:val="22"/>
            <w:highlight w:val="yellow"/>
            <w:rPrChange w:id="37875" w:author="Visone Rossana (GSE)" w:date="2025-10-11T16:16:00Z" w16du:dateUtc="2025-10-11T14:16:00Z">
              <w:rPr>
                <w:rFonts w:cstheme="minorHAnsi"/>
                <w:sz w:val="22"/>
                <w:szCs w:val="22"/>
              </w:rPr>
            </w:rPrChange>
          </w:rPr>
          <w:t>)</w:t>
        </w:r>
      </w:ins>
      <w:ins w:id="37876" w:author="Visone Rossana (GSE)" w:date="2025-10-06T16:51:00Z" w16du:dateUtc="2025-10-06T14:51:00Z">
        <w:r w:rsidR="00C24E74" w:rsidRPr="00A3551F">
          <w:rPr>
            <w:rFonts w:cstheme="minorHAnsi"/>
            <w:strike/>
            <w:sz w:val="22"/>
            <w:szCs w:val="22"/>
            <w:highlight w:val="yellow"/>
            <w:rPrChange w:id="37877" w:author="Visone Rossana (GSE)" w:date="2025-10-11T16:16:00Z" w16du:dateUtc="2025-10-11T14:16:00Z">
              <w:rPr>
                <w:rFonts w:cstheme="minorHAnsi"/>
                <w:sz w:val="22"/>
                <w:szCs w:val="22"/>
                <w:highlight w:val="cyan"/>
              </w:rPr>
            </w:rPrChange>
          </w:rPr>
          <w:t xml:space="preserve"> o da imprese</w:t>
        </w:r>
      </w:ins>
      <w:ins w:id="37878" w:author="Visone Rossana (GSE)" w:date="2025-10-11T16:10:00Z" w16du:dateUtc="2025-10-11T14:10:00Z">
        <w:r w:rsidR="00221AA1" w:rsidRPr="00A3551F">
          <w:rPr>
            <w:rStyle w:val="Rimandonotaapidipagina"/>
            <w:strike/>
            <w:sz w:val="22"/>
            <w:szCs w:val="22"/>
            <w:highlight w:val="yellow"/>
            <w:rPrChange w:id="37879" w:author="Visone Rossana (GSE)" w:date="2025-10-11T16:16:00Z" w16du:dateUtc="2025-10-11T14:16:00Z">
              <w:rPr>
                <w:rStyle w:val="Rimandonotaapidipagina"/>
                <w:sz w:val="22"/>
                <w:szCs w:val="22"/>
                <w:highlight w:val="cyan"/>
              </w:rPr>
            </w:rPrChange>
          </w:rPr>
          <w:footnoteReference w:id="44"/>
        </w:r>
      </w:ins>
      <w:ins w:id="37917" w:author="Visone Rossana (GSE)" w:date="2025-09-25T13:04:00Z" w16du:dateUtc="2025-09-25T11:04:00Z">
        <w:r w:rsidR="00D91786" w:rsidRPr="00A3551F">
          <w:rPr>
            <w:rFonts w:cstheme="minorHAnsi"/>
            <w:strike/>
            <w:sz w:val="22"/>
            <w:szCs w:val="22"/>
            <w:highlight w:val="yellow"/>
            <w:rPrChange w:id="37918" w:author="Visone Rossana (GSE)" w:date="2025-10-11T16:16:00Z" w16du:dateUtc="2025-10-11T14:16:00Z">
              <w:rPr>
                <w:rFonts w:cstheme="minorHAnsi"/>
                <w:sz w:val="22"/>
                <w:szCs w:val="22"/>
                <w:highlight w:val="cyan"/>
              </w:rPr>
            </w:rPrChange>
          </w:rPr>
          <w:t>,</w:t>
        </w:r>
      </w:ins>
      <w:ins w:id="37919" w:author="Visone Rossana (GSE)" w:date="2025-09-25T12:57:00Z" w16du:dateUtc="2025-09-25T10:57:00Z">
        <w:r w:rsidR="00D91786" w:rsidRPr="00A3551F">
          <w:rPr>
            <w:rFonts w:cstheme="minorHAnsi"/>
            <w:strike/>
            <w:sz w:val="22"/>
            <w:szCs w:val="22"/>
            <w:highlight w:val="yellow"/>
            <w:rPrChange w:id="37920" w:author="Visone Rossana (GSE)" w:date="2025-10-11T16:16:00Z" w16du:dateUtc="2025-10-11T14:16:00Z">
              <w:rPr>
                <w:rFonts w:cstheme="minorHAnsi"/>
                <w:sz w:val="22"/>
                <w:szCs w:val="22"/>
              </w:rPr>
            </w:rPrChange>
          </w:rPr>
          <w:t xml:space="preserve"> questi </w:t>
        </w:r>
      </w:ins>
      <w:ins w:id="37921" w:author="Visone Rossana (GSE)" w:date="2025-09-25T14:33:00Z" w16du:dateUtc="2025-09-25T12:33:00Z">
        <w:r w:rsidR="009D0480" w:rsidRPr="00A3551F">
          <w:rPr>
            <w:rFonts w:cstheme="minorHAnsi"/>
            <w:strike/>
            <w:sz w:val="22"/>
            <w:szCs w:val="22"/>
            <w:highlight w:val="yellow"/>
            <w:rPrChange w:id="37922" w:author="Visone Rossana (GSE)" w:date="2025-10-11T16:16:00Z" w16du:dateUtc="2025-10-11T14:16:00Z">
              <w:rPr>
                <w:rFonts w:cstheme="minorHAnsi"/>
                <w:sz w:val="22"/>
                <w:szCs w:val="22"/>
                <w:highlight w:val="cyan"/>
              </w:rPr>
            </w:rPrChange>
          </w:rPr>
          <w:t xml:space="preserve">ultimi in qualità di </w:t>
        </w:r>
      </w:ins>
      <w:ins w:id="37923" w:author="Visone Rossana (GSE)" w:date="2025-09-25T13:04:00Z" w16du:dateUtc="2025-09-25T11:04:00Z">
        <w:r w:rsidR="00D91786" w:rsidRPr="00A3551F">
          <w:rPr>
            <w:rFonts w:cstheme="minorHAnsi"/>
            <w:strike/>
            <w:sz w:val="22"/>
            <w:szCs w:val="22"/>
            <w:highlight w:val="yellow"/>
            <w:rPrChange w:id="37924" w:author="Visone Rossana (GSE)" w:date="2025-10-11T16:16:00Z" w16du:dateUtc="2025-10-11T14:16:00Z">
              <w:rPr>
                <w:rFonts w:cstheme="minorHAnsi"/>
                <w:sz w:val="22"/>
                <w:szCs w:val="22"/>
                <w:highlight w:val="cyan"/>
              </w:rPr>
            </w:rPrChange>
          </w:rPr>
          <w:t xml:space="preserve">utilizzatori </w:t>
        </w:r>
      </w:ins>
      <w:ins w:id="37925" w:author="Visone Rossana (GSE)" w:date="2025-09-25T14:32:00Z" w16du:dateUtc="2025-09-25T12:32:00Z">
        <w:del w:id="37926" w:author="Visone Rossana (GSE)" w:date="2025-10-06T16:51:00Z" w16du:dateUtc="2025-10-06T14:51:00Z">
          <w:r w:rsidR="009D0480" w:rsidRPr="00A3551F" w:rsidDel="00C24E74">
            <w:rPr>
              <w:rFonts w:cstheme="minorHAnsi"/>
              <w:strike/>
              <w:sz w:val="22"/>
              <w:szCs w:val="22"/>
              <w:highlight w:val="yellow"/>
              <w:rPrChange w:id="37927" w:author="Visone Rossana (GSE)" w:date="2025-10-11T16:16:00Z" w16du:dateUtc="2025-10-11T14:16:00Z">
                <w:rPr>
                  <w:rFonts w:cstheme="minorHAnsi"/>
                  <w:sz w:val="22"/>
                  <w:szCs w:val="22"/>
                  <w:highlight w:val="cyan"/>
                </w:rPr>
              </w:rPrChange>
            </w:rPr>
            <w:delText xml:space="preserve">privati </w:delText>
          </w:r>
        </w:del>
      </w:ins>
      <w:ins w:id="37928" w:author="Visone Rossana (GSE)" w:date="2025-09-25T14:33:00Z" w16du:dateUtc="2025-09-25T12:33:00Z">
        <w:r w:rsidR="009D0480" w:rsidRPr="00A3551F">
          <w:rPr>
            <w:rFonts w:cstheme="minorHAnsi"/>
            <w:strike/>
            <w:sz w:val="22"/>
            <w:szCs w:val="22"/>
            <w:highlight w:val="yellow"/>
            <w:rPrChange w:id="37929" w:author="Visone Rossana (GSE)" w:date="2025-10-11T16:16:00Z" w16du:dateUtc="2025-10-11T14:16:00Z">
              <w:rPr>
                <w:rFonts w:cstheme="minorHAnsi"/>
                <w:sz w:val="22"/>
                <w:szCs w:val="22"/>
                <w:highlight w:val="cyan"/>
              </w:rPr>
            </w:rPrChange>
          </w:rPr>
          <w:t xml:space="preserve">su </w:t>
        </w:r>
      </w:ins>
      <w:ins w:id="37930" w:author="Visone Rossana (GSE)" w:date="2025-09-25T14:52:00Z" w16du:dateUtc="2025-09-25T12:52:00Z">
        <w:r w:rsidR="002C766F" w:rsidRPr="00A3551F">
          <w:rPr>
            <w:rFonts w:cstheme="minorHAnsi"/>
            <w:strike/>
            <w:sz w:val="22"/>
            <w:szCs w:val="22"/>
            <w:highlight w:val="yellow"/>
            <w:rPrChange w:id="37931" w:author="Visone Rossana (GSE)" w:date="2025-10-11T16:16:00Z" w16du:dateUtc="2025-10-11T14:16:00Z">
              <w:rPr>
                <w:rFonts w:cstheme="minorHAnsi"/>
                <w:sz w:val="22"/>
                <w:szCs w:val="22"/>
                <w:highlight w:val="cyan"/>
              </w:rPr>
            </w:rPrChange>
          </w:rPr>
          <w:t xml:space="preserve">un </w:t>
        </w:r>
      </w:ins>
      <w:ins w:id="37932" w:author="Visone Rossana (GSE)" w:date="2025-09-25T14:33:00Z" w16du:dateUtc="2025-09-25T12:33:00Z">
        <w:r w:rsidR="009D0480" w:rsidRPr="00A3551F">
          <w:rPr>
            <w:rFonts w:cstheme="minorHAnsi"/>
            <w:strike/>
            <w:sz w:val="22"/>
            <w:szCs w:val="22"/>
            <w:highlight w:val="yellow"/>
            <w:rPrChange w:id="37933" w:author="Visone Rossana (GSE)" w:date="2025-10-11T16:16:00Z" w16du:dateUtc="2025-10-11T14:16:00Z">
              <w:rPr>
                <w:rFonts w:cstheme="minorHAnsi"/>
                <w:sz w:val="22"/>
                <w:szCs w:val="22"/>
                <w:highlight w:val="cyan"/>
              </w:rPr>
            </w:rPrChange>
          </w:rPr>
          <w:t>edific</w:t>
        </w:r>
      </w:ins>
      <w:ins w:id="37934" w:author="Visone Rossana (GSE)" w:date="2025-09-25T14:34:00Z" w16du:dateUtc="2025-09-25T12:34:00Z">
        <w:r w:rsidR="009D0480" w:rsidRPr="00A3551F">
          <w:rPr>
            <w:rFonts w:cstheme="minorHAnsi"/>
            <w:strike/>
            <w:sz w:val="22"/>
            <w:szCs w:val="22"/>
            <w:highlight w:val="yellow"/>
            <w:rPrChange w:id="37935" w:author="Visone Rossana (GSE)" w:date="2025-10-11T16:16:00Z" w16du:dateUtc="2025-10-11T14:16:00Z">
              <w:rPr>
                <w:rFonts w:cstheme="minorHAnsi"/>
                <w:sz w:val="22"/>
                <w:szCs w:val="22"/>
                <w:highlight w:val="cyan"/>
              </w:rPr>
            </w:rPrChange>
          </w:rPr>
          <w:t xml:space="preserve">io pubblico </w:t>
        </w:r>
      </w:ins>
      <w:ins w:id="37936" w:author="Visone Rossana (GSE)" w:date="2025-09-25T13:04:00Z" w16du:dateUtc="2025-09-25T11:04:00Z">
        <w:r w:rsidR="00D91786" w:rsidRPr="00A3551F">
          <w:rPr>
            <w:rFonts w:cstheme="minorHAnsi"/>
            <w:strike/>
            <w:sz w:val="22"/>
            <w:szCs w:val="22"/>
            <w:highlight w:val="yellow"/>
            <w:rPrChange w:id="37937" w:author="Visone Rossana (GSE)" w:date="2025-10-11T16:16:00Z" w16du:dateUtc="2025-10-11T14:16:00Z">
              <w:rPr>
                <w:rFonts w:cstheme="minorHAnsi"/>
                <w:sz w:val="22"/>
                <w:szCs w:val="22"/>
                <w:highlight w:val="cyan"/>
              </w:rPr>
            </w:rPrChange>
          </w:rPr>
          <w:t>oggetto dell’intervento</w:t>
        </w:r>
        <w:commentRangeStart w:id="37938"/>
        <w:commentRangeEnd w:id="37938"/>
        <w:r w:rsidR="00D91786" w:rsidRPr="00A3551F">
          <w:rPr>
            <w:rStyle w:val="Rimandocommento"/>
            <w:rFonts w:cstheme="minorHAnsi"/>
            <w:strike/>
            <w:sz w:val="22"/>
            <w:szCs w:val="22"/>
            <w:highlight w:val="yellow"/>
            <w:rPrChange w:id="37939" w:author="Visone Rossana (GSE)" w:date="2025-10-11T16:16:00Z" w16du:dateUtc="2025-10-11T14:16:00Z">
              <w:rPr>
                <w:rStyle w:val="Rimandocommento"/>
                <w:rFonts w:cstheme="minorHAnsi"/>
                <w:sz w:val="22"/>
                <w:szCs w:val="22"/>
              </w:rPr>
            </w:rPrChange>
          </w:rPr>
          <w:commentReference w:id="37938"/>
        </w:r>
      </w:ins>
      <w:ins w:id="37940" w:author="Visone Rossana (GSE)" w:date="2025-09-25T12:57:00Z" w16du:dateUtc="2025-09-25T10:57:00Z">
        <w:r w:rsidR="00D91786" w:rsidRPr="00A3551F">
          <w:rPr>
            <w:rFonts w:cstheme="minorHAnsi"/>
            <w:strike/>
            <w:sz w:val="22"/>
            <w:szCs w:val="22"/>
            <w:highlight w:val="yellow"/>
            <w:rPrChange w:id="37941" w:author="Visone Rossana (GSE)" w:date="2025-10-11T16:16:00Z" w16du:dateUtc="2025-10-11T14:16:00Z">
              <w:rPr>
                <w:rFonts w:cstheme="minorHAnsi"/>
                <w:sz w:val="22"/>
                <w:szCs w:val="22"/>
              </w:rPr>
            </w:rPrChange>
          </w:rPr>
          <w:t xml:space="preserve"> </w:t>
        </w:r>
      </w:ins>
      <w:ins w:id="37942" w:author="Visone Rossana (GSE)" w:date="2025-09-25T12:54:00Z" w16du:dateUtc="2025-09-25T10:54:00Z">
        <w:r w:rsidR="004039CB" w:rsidRPr="00A3551F">
          <w:rPr>
            <w:rFonts w:cstheme="minorHAnsi"/>
            <w:strike/>
            <w:sz w:val="22"/>
            <w:szCs w:val="22"/>
            <w:highlight w:val="yellow"/>
            <w:rPrChange w:id="37943" w:author="Visone Rossana (GSE)" w:date="2025-10-11T16:16:00Z" w16du:dateUtc="2025-10-11T14:16:00Z">
              <w:rPr>
                <w:rFonts w:cstheme="minorHAnsi"/>
                <w:sz w:val="22"/>
                <w:szCs w:val="22"/>
              </w:rPr>
            </w:rPrChange>
          </w:rPr>
          <w:t xml:space="preserve">in </w:t>
        </w:r>
      </w:ins>
      <w:ins w:id="37944" w:author="Visone Rossana (GSE)" w:date="2025-09-25T12:57:00Z" w16du:dateUtc="2025-09-25T10:57:00Z">
        <w:r w:rsidR="00D91786" w:rsidRPr="00A3551F">
          <w:rPr>
            <w:rFonts w:cstheme="minorHAnsi"/>
            <w:strike/>
            <w:sz w:val="22"/>
            <w:szCs w:val="22"/>
            <w:highlight w:val="yellow"/>
            <w:rPrChange w:id="37945" w:author="Visone Rossana (GSE)" w:date="2025-10-11T16:16:00Z" w16du:dateUtc="2025-10-11T14:16:00Z">
              <w:rPr>
                <w:rFonts w:cstheme="minorHAnsi"/>
                <w:sz w:val="22"/>
                <w:szCs w:val="22"/>
              </w:rPr>
            </w:rPrChange>
          </w:rPr>
          <w:t xml:space="preserve">quanto </w:t>
        </w:r>
      </w:ins>
      <w:ins w:id="37946" w:author="Visone Rossana (GSE)" w:date="2025-09-25T12:57:00Z">
        <w:r w:rsidR="00D91786" w:rsidRPr="00A3551F">
          <w:rPr>
            <w:rFonts w:cstheme="minorHAnsi"/>
            <w:strike/>
            <w:sz w:val="22"/>
            <w:szCs w:val="22"/>
            <w:highlight w:val="yellow"/>
            <w:rPrChange w:id="37947" w:author="Visone Rossana (GSE)" w:date="2025-10-11T16:16:00Z" w16du:dateUtc="2025-10-11T14:16:00Z">
              <w:rPr>
                <w:rFonts w:cstheme="minorHAnsi"/>
                <w:sz w:val="22"/>
                <w:szCs w:val="22"/>
              </w:rPr>
            </w:rPrChange>
          </w:rPr>
          <w:t>titolari di diritto</w:t>
        </w:r>
      </w:ins>
      <w:ins w:id="37948" w:author="Visone Rossana (GSE)" w:date="2025-09-25T12:57:00Z" w16du:dateUtc="2025-09-25T10:57:00Z">
        <w:r w:rsidR="00D91786" w:rsidRPr="00A3551F">
          <w:rPr>
            <w:rFonts w:cstheme="minorHAnsi"/>
            <w:strike/>
            <w:color w:val="EE0000"/>
            <w:sz w:val="22"/>
            <w:szCs w:val="22"/>
            <w:highlight w:val="yellow"/>
            <w:rPrChange w:id="37949" w:author="Visone Rossana (GSE)" w:date="2025-10-11T16:16:00Z" w16du:dateUtc="2025-10-11T14:16:00Z">
              <w:rPr>
                <w:rFonts w:cstheme="minorHAnsi"/>
                <w:sz w:val="22"/>
                <w:szCs w:val="22"/>
              </w:rPr>
            </w:rPrChange>
          </w:rPr>
          <w:t xml:space="preserve"> </w:t>
        </w:r>
      </w:ins>
      <w:ins w:id="37950" w:author="Visone Rossana (GSE)" w:date="2025-09-25T12:57:00Z">
        <w:r w:rsidR="00D91786" w:rsidRPr="00A3551F">
          <w:rPr>
            <w:rFonts w:cstheme="minorHAnsi"/>
            <w:strike/>
            <w:color w:val="EE0000"/>
            <w:sz w:val="22"/>
            <w:szCs w:val="22"/>
            <w:highlight w:val="yellow"/>
            <w:rPrChange w:id="37951" w:author="Visone Rossana (GSE)" w:date="2025-10-11T16:16:00Z" w16du:dateUtc="2025-10-11T14:16:00Z">
              <w:rPr>
                <w:rFonts w:cstheme="minorHAnsi"/>
                <w:sz w:val="22"/>
                <w:szCs w:val="22"/>
              </w:rPr>
            </w:rPrChange>
          </w:rPr>
          <w:t>reale</w:t>
        </w:r>
        <w:r w:rsidR="00D91786" w:rsidRPr="00A3551F">
          <w:rPr>
            <w:rFonts w:cstheme="minorHAnsi"/>
            <w:strike/>
            <w:sz w:val="22"/>
            <w:szCs w:val="22"/>
            <w:highlight w:val="yellow"/>
            <w:rPrChange w:id="37952" w:author="Visone Rossana (GSE)" w:date="2025-10-11T16:16:00Z" w16du:dateUtc="2025-10-11T14:16:00Z">
              <w:rPr>
                <w:rFonts w:cstheme="minorHAnsi"/>
                <w:sz w:val="22"/>
                <w:szCs w:val="22"/>
              </w:rPr>
            </w:rPrChange>
          </w:rPr>
          <w:t xml:space="preserve"> o di godimento</w:t>
        </w:r>
      </w:ins>
      <w:ins w:id="37953" w:author="Visone Rossana (GSE)" w:date="2025-09-25T14:51:00Z" w16du:dateUtc="2025-09-25T12:51:00Z">
        <w:r w:rsidR="002C766F" w:rsidRPr="00A3551F">
          <w:rPr>
            <w:rFonts w:cstheme="minorHAnsi"/>
            <w:strike/>
            <w:sz w:val="22"/>
            <w:szCs w:val="22"/>
            <w:highlight w:val="yellow"/>
            <w:rPrChange w:id="37954" w:author="Visone Rossana (GSE)" w:date="2025-10-11T16:16:00Z" w16du:dateUtc="2025-10-11T14:16:00Z">
              <w:rPr>
                <w:rFonts w:cstheme="minorHAnsi"/>
                <w:sz w:val="22"/>
                <w:szCs w:val="22"/>
              </w:rPr>
            </w:rPrChange>
          </w:rPr>
          <w:t xml:space="preserve"> sull’immobile</w:t>
        </w:r>
      </w:ins>
      <w:commentRangeEnd w:id="37868"/>
      <w:r w:rsidR="00A3551F" w:rsidRPr="00D91786">
        <w:rPr>
          <w:rStyle w:val="Rimandocommento"/>
          <w:rFonts w:cstheme="minorHAnsi"/>
          <w:sz w:val="22"/>
          <w:szCs w:val="22"/>
          <w:rPrChange w:id="37955" w:author="Visone Rossana (GSE)" w:date="2025-09-25T12:57:00Z" w16du:dateUtc="2025-09-25T10:57:00Z">
            <w:rPr>
              <w:rStyle w:val="Rimandocommento"/>
              <w:rFonts w:cstheme="minorHAnsi"/>
              <w:sz w:val="24"/>
            </w:rPr>
          </w:rPrChange>
        </w:rPr>
        <w:commentReference w:id="37868"/>
      </w:r>
      <w:ins w:id="37956" w:author="Visone Rossana (GSE)" w:date="2025-09-25T11:55:00Z" w16du:dateUtc="2025-09-25T09:55:00Z">
        <w:r w:rsidRPr="00D91786">
          <w:rPr>
            <w:rFonts w:cstheme="minorHAnsi"/>
            <w:sz w:val="22"/>
            <w:szCs w:val="22"/>
            <w:rPrChange w:id="37957" w:author="Visone Rossana (GSE)" w:date="2025-09-25T12:57:00Z" w16du:dateUtc="2025-09-25T10:57:00Z">
              <w:rPr>
                <w:rFonts w:cstheme="minorHAnsi"/>
              </w:rPr>
            </w:rPrChange>
          </w:rPr>
          <w:t>;</w:t>
        </w:r>
      </w:ins>
    </w:p>
    <w:p w14:paraId="24758A62" w14:textId="126E4115" w:rsidR="00A503F9" w:rsidRPr="00A503F9" w:rsidRDefault="00A503F9">
      <w:pPr>
        <w:pStyle w:val="Paragrafoelenco"/>
        <w:numPr>
          <w:ilvl w:val="0"/>
          <w:numId w:val="152"/>
        </w:numPr>
        <w:spacing w:after="160" w:line="276" w:lineRule="auto"/>
        <w:jc w:val="both"/>
        <w:rPr>
          <w:ins w:id="37958" w:author="Visone Rossana (GSE)" w:date="2025-09-25T11:55:00Z" w16du:dateUtc="2025-09-25T09:55:00Z"/>
          <w:rFonts w:cstheme="minorHAnsi"/>
          <w:i/>
          <w:sz w:val="22"/>
          <w:szCs w:val="22"/>
          <w:rPrChange w:id="37959" w:author="Visone Rossana (GSE)" w:date="2025-09-25T11:55:00Z" w16du:dateUtc="2025-09-25T09:55:00Z">
            <w:rPr>
              <w:ins w:id="37960" w:author="Visone Rossana (GSE)" w:date="2025-09-25T11:55:00Z" w16du:dateUtc="2025-09-25T09:55:00Z"/>
              <w:rFonts w:cstheme="minorHAnsi"/>
              <w:i/>
            </w:rPr>
          </w:rPrChange>
        </w:rPr>
        <w:pPrChange w:id="37961" w:author="Visone Rossana (GSE)" w:date="2025-09-25T12:04:00Z" w16du:dateUtc="2025-09-25T10:04:00Z">
          <w:pPr>
            <w:pStyle w:val="Paragrafoelenco"/>
            <w:numPr>
              <w:numId w:val="153"/>
            </w:numPr>
            <w:spacing w:after="160" w:line="276" w:lineRule="auto"/>
            <w:ind w:left="1068" w:hanging="360"/>
            <w:jc w:val="both"/>
          </w:pPr>
        </w:pPrChange>
      </w:pPr>
      <w:ins w:id="37962" w:author="Visone Rossana (GSE)" w:date="2025-09-25T11:55:00Z" w16du:dateUtc="2025-09-25T09:55:00Z">
        <w:r w:rsidRPr="00A503F9">
          <w:rPr>
            <w:rFonts w:cstheme="minorHAnsi"/>
            <w:sz w:val="22"/>
            <w:szCs w:val="22"/>
            <w:rPrChange w:id="37963" w:author="Visone Rossana (GSE)" w:date="2025-09-25T11:55:00Z" w16du:dateUtc="2025-09-25T09:55:00Z">
              <w:rPr>
                <w:rFonts w:cstheme="minorHAnsi"/>
              </w:rPr>
            </w:rPrChange>
          </w:rPr>
          <w:t>l’edificio sia registrato al catasto edilizio</w:t>
        </w:r>
      </w:ins>
      <w:ins w:id="37964" w:author="Visone Rossana (GSE)" w:date="2025-09-25T12:04:00Z" w16du:dateUtc="2025-09-25T10:04:00Z">
        <w:r w:rsidR="00632C54">
          <w:rPr>
            <w:rFonts w:cstheme="minorHAnsi"/>
            <w:sz w:val="22"/>
            <w:szCs w:val="22"/>
          </w:rPr>
          <w:t>,</w:t>
        </w:r>
      </w:ins>
      <w:ins w:id="37965" w:author="Visone Rossana (GSE)" w:date="2025-09-25T11:55:00Z" w16du:dateUtc="2025-09-25T09:55:00Z">
        <w:r w:rsidRPr="00A503F9">
          <w:rPr>
            <w:rFonts w:cstheme="minorHAnsi"/>
            <w:sz w:val="22"/>
            <w:szCs w:val="22"/>
            <w:rPrChange w:id="37966" w:author="Visone Rossana (GSE)" w:date="2025-09-25T11:55:00Z" w16du:dateUtc="2025-09-25T09:55:00Z">
              <w:rPr>
                <w:rFonts w:cstheme="minorHAnsi"/>
              </w:rPr>
            </w:rPrChange>
          </w:rPr>
          <w:t xml:space="preserve"> </w:t>
        </w:r>
      </w:ins>
      <w:ins w:id="37967" w:author="Visone Rossana (GSE)" w:date="2025-09-25T12:07:00Z" w16du:dateUtc="2025-09-25T10:07:00Z">
        <w:r w:rsidR="00CE7809">
          <w:rPr>
            <w:rFonts w:cstheme="minorHAnsi"/>
            <w:sz w:val="22"/>
            <w:szCs w:val="22"/>
          </w:rPr>
          <w:t xml:space="preserve">in una delle </w:t>
        </w:r>
      </w:ins>
      <w:ins w:id="37968" w:author="Visone Rossana (GSE)" w:date="2025-09-25T12:04:00Z" w16du:dateUtc="2025-09-25T10:04:00Z">
        <w:r w:rsidR="00632C54">
          <w:rPr>
            <w:rFonts w:cstheme="minorHAnsi"/>
            <w:sz w:val="22"/>
            <w:szCs w:val="22"/>
          </w:rPr>
          <w:t>categori</w:t>
        </w:r>
      </w:ins>
      <w:ins w:id="37969" w:author="Visone Rossana (GSE)" w:date="2025-09-25T12:07:00Z" w16du:dateUtc="2025-09-25T10:07:00Z">
        <w:r w:rsidR="00CE7809">
          <w:rPr>
            <w:rFonts w:cstheme="minorHAnsi"/>
            <w:sz w:val="22"/>
            <w:szCs w:val="22"/>
          </w:rPr>
          <w:t>e c</w:t>
        </w:r>
      </w:ins>
      <w:ins w:id="37970" w:author="Visone Rossana (GSE)" w:date="2025-09-25T12:04:00Z" w16du:dateUtc="2025-09-25T10:04:00Z">
        <w:r w:rsidR="00632C54">
          <w:rPr>
            <w:rFonts w:cstheme="minorHAnsi"/>
            <w:sz w:val="22"/>
            <w:szCs w:val="22"/>
          </w:rPr>
          <w:t>atastal</w:t>
        </w:r>
      </w:ins>
      <w:ins w:id="37971" w:author="Visone Rossana (GSE)" w:date="2025-09-25T12:07:00Z" w16du:dateUtc="2025-09-25T10:07:00Z">
        <w:r w:rsidR="00CE7809">
          <w:rPr>
            <w:rFonts w:cstheme="minorHAnsi"/>
            <w:sz w:val="22"/>
            <w:szCs w:val="22"/>
          </w:rPr>
          <w:t>i previste</w:t>
        </w:r>
      </w:ins>
      <w:ins w:id="37972" w:author="Visone Rossana (GSE)" w:date="2025-09-30T16:43:00Z" w16du:dateUtc="2025-09-30T14:43:00Z">
        <w:r w:rsidR="00297A08">
          <w:rPr>
            <w:rFonts w:cstheme="minorHAnsi"/>
            <w:sz w:val="22"/>
            <w:szCs w:val="22"/>
          </w:rPr>
          <w:t xml:space="preserve"> dal Decreto</w:t>
        </w:r>
      </w:ins>
      <w:ins w:id="37973" w:author="Visone Rossana (GSE)" w:date="2025-09-25T12:04:00Z" w16du:dateUtc="2025-09-25T10:04:00Z">
        <w:r w:rsidR="00632C54">
          <w:rPr>
            <w:rFonts w:cstheme="minorHAnsi"/>
            <w:sz w:val="22"/>
            <w:szCs w:val="22"/>
          </w:rPr>
          <w:t>;</w:t>
        </w:r>
      </w:ins>
    </w:p>
    <w:p w14:paraId="4C4A92B7" w14:textId="77777777" w:rsidR="00A503F9" w:rsidRPr="00686A69" w:rsidRDefault="00A503F9" w:rsidP="00A503F9">
      <w:pPr>
        <w:pStyle w:val="Paragrafoelenco"/>
        <w:numPr>
          <w:ilvl w:val="0"/>
          <w:numId w:val="152"/>
        </w:numPr>
        <w:spacing w:after="160" w:line="276" w:lineRule="auto"/>
        <w:jc w:val="both"/>
        <w:rPr>
          <w:ins w:id="37974" w:author="Visone Rossana (GSE)" w:date="2025-09-25T12:40:00Z" w16du:dateUtc="2025-09-25T10:40:00Z"/>
          <w:rFonts w:cstheme="minorHAnsi"/>
          <w:i/>
          <w:sz w:val="22"/>
          <w:szCs w:val="22"/>
          <w:rPrChange w:id="37975" w:author="Visone Rossana (GSE)" w:date="2025-09-25T12:40:00Z" w16du:dateUtc="2025-09-25T10:40:00Z">
            <w:rPr>
              <w:ins w:id="37976" w:author="Visone Rossana (GSE)" w:date="2025-09-25T12:40:00Z" w16du:dateUtc="2025-09-25T10:40:00Z"/>
              <w:rFonts w:cstheme="minorHAnsi"/>
              <w:sz w:val="22"/>
              <w:szCs w:val="22"/>
            </w:rPr>
          </w:rPrChange>
        </w:rPr>
      </w:pPr>
      <w:ins w:id="37977" w:author="Visone Rossana (GSE)" w:date="2025-09-25T11:55:00Z" w16du:dateUtc="2025-09-25T09:55:00Z">
        <w:r w:rsidRPr="00A503F9">
          <w:rPr>
            <w:rFonts w:cstheme="minorHAnsi"/>
            <w:sz w:val="22"/>
            <w:szCs w:val="22"/>
            <w:rPrChange w:id="37978" w:author="Visone Rossana (GSE)" w:date="2025-09-25T11:55:00Z" w16du:dateUtc="2025-09-25T09:55:00Z">
              <w:rPr>
                <w:rFonts w:cstheme="minorHAnsi"/>
              </w:rPr>
            </w:rPrChange>
          </w:rPr>
          <w:t xml:space="preserve">la destinazione d’uso dell’edificio sia univocamente riconducibile a uso scolastico, strutture ospedaliere e altre strutture sanitarie pubbliche, ricomprese quelle residenziali, di assistenza, di cura o di ricovero del Servizio sanitario nazionale. </w:t>
        </w:r>
        <w:r w:rsidRPr="00A503F9">
          <w:rPr>
            <w:rFonts w:cstheme="minorHAnsi"/>
            <w:sz w:val="22"/>
            <w:szCs w:val="22"/>
            <w:highlight w:val="cyan"/>
            <w:rPrChange w:id="37979" w:author="Visone Rossana (GSE)" w:date="2025-09-25T11:55:00Z" w16du:dateUtc="2025-09-25T09:55:00Z">
              <w:rPr>
                <w:rFonts w:cstheme="minorHAnsi"/>
                <w:highlight w:val="cyan"/>
              </w:rPr>
            </w:rPrChange>
          </w:rPr>
          <w:t xml:space="preserve"> </w:t>
        </w:r>
      </w:ins>
    </w:p>
    <w:p w14:paraId="63EB4A66" w14:textId="470F7CBD" w:rsidR="00A503F9" w:rsidRPr="00A503F9" w:rsidRDefault="00A503F9">
      <w:pPr>
        <w:spacing w:after="120" w:line="276" w:lineRule="auto"/>
        <w:jc w:val="both"/>
        <w:rPr>
          <w:ins w:id="37980" w:author="Visone Rossana (GSE)" w:date="2025-09-25T11:55:00Z" w16du:dateUtc="2025-09-25T09:55:00Z"/>
          <w:rFonts w:cstheme="minorHAnsi"/>
          <w:sz w:val="22"/>
          <w:szCs w:val="22"/>
          <w:rPrChange w:id="37981" w:author="Visone Rossana (GSE)" w:date="2025-09-25T11:55:00Z" w16du:dateUtc="2025-09-25T09:55:00Z">
            <w:rPr>
              <w:ins w:id="37982" w:author="Visone Rossana (GSE)" w:date="2025-09-25T11:55:00Z" w16du:dateUtc="2025-09-25T09:55:00Z"/>
              <w:rFonts w:cstheme="minorHAnsi"/>
            </w:rPr>
          </w:rPrChange>
        </w:rPr>
        <w:pPrChange w:id="37983" w:author="Visone Rossana (GSE)" w:date="2025-09-25T11:55:00Z" w16du:dateUtc="2025-09-25T09:55:00Z">
          <w:pPr>
            <w:spacing w:after="120"/>
            <w:jc w:val="both"/>
          </w:pPr>
        </w:pPrChange>
      </w:pPr>
      <w:ins w:id="37984" w:author="Visone Rossana (GSE)" w:date="2025-09-25T11:55:00Z" w16du:dateUtc="2025-09-25T09:55:00Z">
        <w:r w:rsidRPr="00A503F9">
          <w:rPr>
            <w:rFonts w:cstheme="minorHAnsi"/>
            <w:sz w:val="22"/>
            <w:szCs w:val="22"/>
            <w:rPrChange w:id="37985" w:author="Visone Rossana (GSE)" w:date="2025-09-25T11:55:00Z" w16du:dateUtc="2025-09-25T09:55:00Z">
              <w:rPr>
                <w:rFonts w:cstheme="minorHAnsi"/>
              </w:rPr>
            </w:rPrChange>
          </w:rPr>
          <w:t xml:space="preserve">Tra le strutture ospedaliere del Servizio </w:t>
        </w:r>
      </w:ins>
      <w:ins w:id="37986" w:author="Visone Rossana (GSE)" w:date="2025-09-25T11:56:00Z" w16du:dateUtc="2025-09-25T09:56:00Z">
        <w:r>
          <w:rPr>
            <w:rFonts w:cstheme="minorHAnsi"/>
            <w:sz w:val="22"/>
            <w:szCs w:val="22"/>
          </w:rPr>
          <w:t>s</w:t>
        </w:r>
      </w:ins>
      <w:ins w:id="37987" w:author="Visone Rossana (GSE)" w:date="2025-09-25T11:55:00Z" w16du:dateUtc="2025-09-25T09:55:00Z">
        <w:r w:rsidRPr="00A503F9">
          <w:rPr>
            <w:rFonts w:cstheme="minorHAnsi"/>
            <w:sz w:val="22"/>
            <w:szCs w:val="22"/>
            <w:rPrChange w:id="37988" w:author="Visone Rossana (GSE)" w:date="2025-09-25T11:55:00Z" w16du:dateUtc="2025-09-25T09:55:00Z">
              <w:rPr>
                <w:rFonts w:cstheme="minorHAnsi"/>
              </w:rPr>
            </w:rPrChange>
          </w:rPr>
          <w:t xml:space="preserve">anitario nazionale si intendono ricompresi anche gli Ospedali di Comunità e le Case di Comunità, definiti dal decreto del Ministro della salute 23 maggio 2022, n. 77- Allegato I. </w:t>
        </w:r>
      </w:ins>
    </w:p>
    <w:p w14:paraId="549215AD" w14:textId="77777777" w:rsidR="00A503F9" w:rsidRPr="00A503F9" w:rsidRDefault="00A503F9">
      <w:pPr>
        <w:spacing w:after="120" w:line="276" w:lineRule="auto"/>
        <w:jc w:val="both"/>
        <w:rPr>
          <w:ins w:id="37989" w:author="Visone Rossana (GSE)" w:date="2025-09-25T11:55:00Z" w16du:dateUtc="2025-09-25T09:55:00Z"/>
          <w:rFonts w:cstheme="minorHAnsi"/>
          <w:sz w:val="22"/>
          <w:szCs w:val="22"/>
          <w:rPrChange w:id="37990" w:author="Visone Rossana (GSE)" w:date="2025-09-25T11:55:00Z" w16du:dateUtc="2025-09-25T09:55:00Z">
            <w:rPr>
              <w:ins w:id="37991" w:author="Visone Rossana (GSE)" w:date="2025-09-25T11:55:00Z" w16du:dateUtc="2025-09-25T09:55:00Z"/>
              <w:rFonts w:cstheme="minorHAnsi"/>
            </w:rPr>
          </w:rPrChange>
        </w:rPr>
        <w:pPrChange w:id="37992" w:author="Visone Rossana (GSE)" w:date="2025-09-25T11:55:00Z" w16du:dateUtc="2025-09-25T09:55:00Z">
          <w:pPr>
            <w:spacing w:after="120"/>
            <w:jc w:val="both"/>
          </w:pPr>
        </w:pPrChange>
      </w:pPr>
      <w:ins w:id="37993" w:author="Visone Rossana (GSE)" w:date="2025-09-25T11:55:00Z" w16du:dateUtc="2025-09-25T09:55:00Z">
        <w:r w:rsidRPr="00A503F9">
          <w:rPr>
            <w:rFonts w:cstheme="minorHAnsi"/>
            <w:sz w:val="22"/>
            <w:szCs w:val="22"/>
            <w:rPrChange w:id="37994" w:author="Visone Rossana (GSE)" w:date="2025-09-25T11:55:00Z" w16du:dateUtc="2025-09-25T09:55:00Z">
              <w:rPr>
                <w:rFonts w:cstheme="minorHAnsi"/>
              </w:rPr>
            </w:rPrChange>
          </w:rPr>
          <w:t xml:space="preserve">Si precisa, inoltre, che le Università non sono riconducibili a edifici pubblici adibiti a uso scolastico, secondo quanto previsto dall’art. 48 ter del D.L. 14 agosto 2020, n. 140 e dalla normativa di settore dell’edilizia scolastica di cui alla legge 11 gennaio 1996, n. 23. </w:t>
        </w:r>
      </w:ins>
    </w:p>
    <w:p w14:paraId="2B4EBEF4" w14:textId="77777777" w:rsidR="00632C54" w:rsidRDefault="00A503F9" w:rsidP="00632C54">
      <w:pPr>
        <w:autoSpaceDE w:val="0"/>
        <w:autoSpaceDN w:val="0"/>
        <w:adjustRightInd w:val="0"/>
        <w:spacing w:line="276" w:lineRule="auto"/>
        <w:jc w:val="both"/>
        <w:rPr>
          <w:ins w:id="37995" w:author="Visone Rossana (GSE)" w:date="2025-09-25T11:58:00Z" w16du:dateUtc="2025-09-25T09:58:00Z"/>
          <w:rFonts w:cstheme="minorHAnsi"/>
          <w:b/>
          <w:sz w:val="22"/>
          <w:szCs w:val="22"/>
        </w:rPr>
      </w:pPr>
      <w:ins w:id="37996" w:author="Visone Rossana (GSE)" w:date="2025-09-25T11:55:00Z" w16du:dateUtc="2025-09-25T09:55:00Z">
        <w:r w:rsidRPr="00A503F9">
          <w:rPr>
            <w:rFonts w:cstheme="minorHAnsi"/>
            <w:b/>
            <w:sz w:val="22"/>
            <w:szCs w:val="22"/>
            <w:rPrChange w:id="37997" w:author="Visone Rossana (GSE)" w:date="2025-09-25T11:55:00Z" w16du:dateUtc="2025-09-25T09:55:00Z">
              <w:rPr>
                <w:rFonts w:cstheme="minorHAnsi"/>
                <w:b/>
              </w:rPr>
            </w:rPrChange>
          </w:rPr>
          <w:t>Precisazioni sulla documentazione da inviare</w:t>
        </w:r>
      </w:ins>
    </w:p>
    <w:p w14:paraId="278F1D2F" w14:textId="21865BE2" w:rsidR="00A503F9" w:rsidRPr="00A503F9" w:rsidRDefault="00A503F9">
      <w:pPr>
        <w:autoSpaceDE w:val="0"/>
        <w:autoSpaceDN w:val="0"/>
        <w:adjustRightInd w:val="0"/>
        <w:spacing w:line="276" w:lineRule="auto"/>
        <w:jc w:val="both"/>
        <w:rPr>
          <w:ins w:id="37998" w:author="Visone Rossana (GSE)" w:date="2025-09-25T11:55:00Z" w16du:dateUtc="2025-09-25T09:55:00Z"/>
          <w:rFonts w:cstheme="minorHAnsi"/>
          <w:sz w:val="22"/>
          <w:szCs w:val="22"/>
          <w:rPrChange w:id="37999" w:author="Visone Rossana (GSE)" w:date="2025-09-25T11:55:00Z" w16du:dateUtc="2025-09-25T09:55:00Z">
            <w:rPr>
              <w:ins w:id="38000" w:author="Visone Rossana (GSE)" w:date="2025-09-25T11:55:00Z" w16du:dateUtc="2025-09-25T09:55:00Z"/>
              <w:rFonts w:cstheme="minorHAnsi"/>
            </w:rPr>
          </w:rPrChange>
        </w:rPr>
        <w:pPrChange w:id="38001" w:author="Visone Rossana (GSE)" w:date="2025-09-25T12:09:00Z" w16du:dateUtc="2025-09-25T10:09:00Z">
          <w:pPr>
            <w:autoSpaceDE w:val="0"/>
            <w:autoSpaceDN w:val="0"/>
            <w:jc w:val="both"/>
          </w:pPr>
        </w:pPrChange>
      </w:pPr>
      <w:ins w:id="38002" w:author="Visone Rossana (GSE)" w:date="2025-09-25T11:55:00Z" w16du:dateUtc="2025-09-25T09:55:00Z">
        <w:r w:rsidRPr="00632C54">
          <w:rPr>
            <w:rFonts w:cstheme="minorHAnsi"/>
            <w:sz w:val="22"/>
            <w:szCs w:val="22"/>
            <w:rPrChange w:id="38003" w:author="Visone Rossana (GSE)" w:date="2025-09-25T11:58:00Z" w16du:dateUtc="2025-09-25T09:58:00Z">
              <w:rPr>
                <w:rFonts w:cstheme="minorHAnsi"/>
              </w:rPr>
            </w:rPrChange>
          </w:rPr>
          <w:t xml:space="preserve">In fase di trasmissione della istanza, </w:t>
        </w:r>
      </w:ins>
      <w:ins w:id="38004" w:author="Visone Rossana (GSE)" w:date="2025-09-25T11:58:00Z" w16du:dateUtc="2025-09-25T09:58:00Z">
        <w:r w:rsidR="00632C54" w:rsidRPr="00F23038">
          <w:rPr>
            <w:rFonts w:cstheme="minorHAnsi"/>
            <w:bCs/>
            <w:sz w:val="22"/>
            <w:szCs w:val="22"/>
            <w:shd w:val="clear" w:color="auto" w:fill="FFFFFF"/>
          </w:rPr>
          <w:t>i</w:t>
        </w:r>
      </w:ins>
      <w:ins w:id="38005" w:author="Visone Rossana (GSE)" w:date="2025-09-25T12:07:00Z" w16du:dateUtc="2025-09-25T10:07:00Z">
        <w:r w:rsidR="00CE7809">
          <w:rPr>
            <w:rFonts w:cstheme="minorHAnsi"/>
            <w:bCs/>
            <w:sz w:val="22"/>
            <w:szCs w:val="22"/>
            <w:shd w:val="clear" w:color="auto" w:fill="FFFFFF"/>
          </w:rPr>
          <w:t>l Soggetto Responsabile dovrà dichiarare l’inte</w:t>
        </w:r>
      </w:ins>
      <w:ins w:id="38006" w:author="Visone Rossana (GSE)" w:date="2025-09-25T12:08:00Z" w16du:dateUtc="2025-09-25T10:08:00Z">
        <w:r w:rsidR="00CE7809">
          <w:rPr>
            <w:rFonts w:cstheme="minorHAnsi"/>
            <w:bCs/>
            <w:sz w:val="22"/>
            <w:szCs w:val="22"/>
            <w:shd w:val="clear" w:color="auto" w:fill="FFFFFF"/>
          </w:rPr>
          <w:t xml:space="preserve">nzione di avvalersi dell’applicazione delle disposizioni dell’emendamento 48 </w:t>
        </w:r>
        <w:r w:rsidR="00CE7809" w:rsidRPr="008A6F86">
          <w:rPr>
            <w:rFonts w:cstheme="minorHAnsi"/>
            <w:bCs/>
            <w:i/>
            <w:iCs/>
            <w:sz w:val="22"/>
            <w:szCs w:val="22"/>
            <w:shd w:val="clear" w:color="auto" w:fill="FFFFFF"/>
            <w:rPrChange w:id="38007" w:author="Visone Rossana (GSE)" w:date="2025-09-25T12:23:00Z" w16du:dateUtc="2025-09-25T10:23:00Z">
              <w:rPr>
                <w:rFonts w:cstheme="minorHAnsi"/>
                <w:bCs/>
                <w:sz w:val="22"/>
                <w:szCs w:val="22"/>
                <w:shd w:val="clear" w:color="auto" w:fill="FFFFFF"/>
              </w:rPr>
            </w:rPrChange>
          </w:rPr>
          <w:t>ter</w:t>
        </w:r>
      </w:ins>
      <w:ins w:id="38008" w:author="Visone Rossana (GSE)" w:date="2025-09-25T12:09:00Z" w16du:dateUtc="2025-09-25T10:09:00Z">
        <w:r w:rsidR="00CE7809">
          <w:rPr>
            <w:rFonts w:cstheme="minorHAnsi"/>
            <w:bCs/>
            <w:sz w:val="22"/>
            <w:szCs w:val="22"/>
            <w:shd w:val="clear" w:color="auto" w:fill="FFFFFF"/>
          </w:rPr>
          <w:t xml:space="preserve"> trasmettendo, </w:t>
        </w:r>
      </w:ins>
      <w:ins w:id="38009" w:author="Visone Rossana (GSE)" w:date="2025-09-25T11:55:00Z" w16du:dateUtc="2025-09-25T09:55:00Z">
        <w:r w:rsidRPr="00A503F9">
          <w:rPr>
            <w:rFonts w:cstheme="minorHAnsi"/>
            <w:sz w:val="22"/>
            <w:szCs w:val="22"/>
            <w:rPrChange w:id="38010" w:author="Visone Rossana (GSE)" w:date="2025-09-25T11:55:00Z" w16du:dateUtc="2025-09-25T09:55:00Z">
              <w:rPr>
                <w:rFonts w:cstheme="minorHAnsi"/>
              </w:rPr>
            </w:rPrChange>
          </w:rPr>
          <w:t xml:space="preserve">unitamente alla documentazione obbligatoria prevista per specifico intervento oggetto della richiesta d’incentivo, evidenza documentale atta a dimostrare la </w:t>
        </w:r>
      </w:ins>
      <w:ins w:id="38011" w:author="Visone Rossana (GSE)" w:date="2025-09-25T12:09:00Z" w16du:dateUtc="2025-09-25T10:09:00Z">
        <w:r w:rsidR="00CE7809">
          <w:rPr>
            <w:rFonts w:cstheme="minorHAnsi"/>
            <w:sz w:val="22"/>
            <w:szCs w:val="22"/>
          </w:rPr>
          <w:t>destinazione d’uso dell’e</w:t>
        </w:r>
      </w:ins>
      <w:ins w:id="38012" w:author="Visone Rossana (GSE)" w:date="2025-09-25T11:55:00Z" w16du:dateUtc="2025-09-25T09:55:00Z">
        <w:r w:rsidRPr="00A503F9">
          <w:rPr>
            <w:rFonts w:cstheme="minorHAnsi"/>
            <w:sz w:val="22"/>
            <w:szCs w:val="22"/>
            <w:rPrChange w:id="38013" w:author="Visone Rossana (GSE)" w:date="2025-09-25T11:55:00Z" w16du:dateUtc="2025-09-25T09:55:00Z">
              <w:rPr>
                <w:rFonts w:cstheme="minorHAnsi"/>
              </w:rPr>
            </w:rPrChange>
          </w:rPr>
          <w:t xml:space="preserve">dificio oggetto dell’intervento. </w:t>
        </w:r>
        <w:r w:rsidRPr="008C6752">
          <w:rPr>
            <w:rFonts w:cstheme="minorHAnsi"/>
            <w:b/>
            <w:bCs/>
            <w:sz w:val="22"/>
            <w:szCs w:val="22"/>
            <w:u w:val="single"/>
            <w:rPrChange w:id="38014" w:author="Visone Rossana (GSE)" w:date="2025-10-12T17:33:00Z" w16du:dateUtc="2025-10-12T15:33:00Z">
              <w:rPr>
                <w:rFonts w:cstheme="minorHAnsi"/>
              </w:rPr>
            </w:rPrChange>
          </w:rPr>
          <w:t xml:space="preserve">L’accertamento dell’applicabilità dell’art. </w:t>
        </w:r>
        <w:r w:rsidRPr="008C6752">
          <w:rPr>
            <w:rFonts w:cstheme="minorHAnsi"/>
            <w:b/>
            <w:bCs/>
            <w:i/>
            <w:iCs/>
            <w:sz w:val="22"/>
            <w:szCs w:val="22"/>
            <w:u w:val="single"/>
            <w:rPrChange w:id="38015" w:author="Visone Rossana (GSE)" w:date="2025-10-12T17:33:00Z" w16du:dateUtc="2025-10-12T15:33:00Z">
              <w:rPr>
                <w:rFonts w:cstheme="minorHAnsi"/>
                <w:i/>
                <w:iCs/>
              </w:rPr>
            </w:rPrChange>
          </w:rPr>
          <w:t>48 ter</w:t>
        </w:r>
        <w:r w:rsidRPr="008C6752">
          <w:rPr>
            <w:rFonts w:cstheme="minorHAnsi"/>
            <w:b/>
            <w:bCs/>
            <w:sz w:val="22"/>
            <w:szCs w:val="22"/>
            <w:u w:val="single"/>
            <w:rPrChange w:id="38016" w:author="Visone Rossana (GSE)" w:date="2025-10-12T17:33:00Z" w16du:dateUtc="2025-10-12T15:33:00Z">
              <w:rPr>
                <w:rFonts w:cstheme="minorHAnsi"/>
              </w:rPr>
            </w:rPrChange>
          </w:rPr>
          <w:t xml:space="preserve"> prevederà in fase istruttoria la verifica dell’effettiva destinazione d’uso dell’edificio oggetto dell’intervento affinché esso sia identificato, univocamente, quale scuola, struttura ospedaliera o altra struttura sanitaria pubblica del Servizio </w:t>
        </w:r>
      </w:ins>
      <w:ins w:id="38017" w:author="Visone Rossana (GSE)" w:date="2025-09-25T12:21:00Z" w16du:dateUtc="2025-09-25T10:21:00Z">
        <w:r w:rsidR="008A6F86" w:rsidRPr="008C6752">
          <w:rPr>
            <w:rFonts w:cstheme="minorHAnsi"/>
            <w:b/>
            <w:bCs/>
            <w:sz w:val="22"/>
            <w:szCs w:val="22"/>
            <w:u w:val="single"/>
            <w:rPrChange w:id="38018" w:author="Visone Rossana (GSE)" w:date="2025-10-12T17:33:00Z" w16du:dateUtc="2025-10-12T15:33:00Z">
              <w:rPr>
                <w:rFonts w:cstheme="minorHAnsi"/>
                <w:sz w:val="22"/>
                <w:szCs w:val="22"/>
              </w:rPr>
            </w:rPrChange>
          </w:rPr>
          <w:t>s</w:t>
        </w:r>
      </w:ins>
      <w:ins w:id="38019" w:author="Visone Rossana (GSE)" w:date="2025-09-25T11:55:00Z" w16du:dateUtc="2025-09-25T09:55:00Z">
        <w:r w:rsidRPr="008C6752">
          <w:rPr>
            <w:rFonts w:cstheme="minorHAnsi"/>
            <w:b/>
            <w:bCs/>
            <w:sz w:val="22"/>
            <w:szCs w:val="22"/>
            <w:u w:val="single"/>
            <w:rPrChange w:id="38020" w:author="Visone Rossana (GSE)" w:date="2025-10-12T17:33:00Z" w16du:dateUtc="2025-10-12T15:33:00Z">
              <w:rPr>
                <w:rFonts w:cstheme="minorHAnsi"/>
              </w:rPr>
            </w:rPrChange>
          </w:rPr>
          <w:t xml:space="preserve">anitario </w:t>
        </w:r>
      </w:ins>
      <w:ins w:id="38021" w:author="Visone Rossana (GSE)" w:date="2025-09-25T12:21:00Z" w16du:dateUtc="2025-09-25T10:21:00Z">
        <w:r w:rsidR="008A6F86" w:rsidRPr="008C6752">
          <w:rPr>
            <w:rFonts w:cstheme="minorHAnsi"/>
            <w:b/>
            <w:bCs/>
            <w:sz w:val="22"/>
            <w:szCs w:val="22"/>
            <w:u w:val="single"/>
            <w:rPrChange w:id="38022" w:author="Visone Rossana (GSE)" w:date="2025-10-12T17:33:00Z" w16du:dateUtc="2025-10-12T15:33:00Z">
              <w:rPr>
                <w:rFonts w:cstheme="minorHAnsi"/>
                <w:sz w:val="22"/>
                <w:szCs w:val="22"/>
              </w:rPr>
            </w:rPrChange>
          </w:rPr>
          <w:t>n</w:t>
        </w:r>
      </w:ins>
      <w:ins w:id="38023" w:author="Visone Rossana (GSE)" w:date="2025-09-25T11:55:00Z" w16du:dateUtc="2025-09-25T09:55:00Z">
        <w:r w:rsidRPr="008C6752">
          <w:rPr>
            <w:rFonts w:cstheme="minorHAnsi"/>
            <w:b/>
            <w:bCs/>
            <w:sz w:val="22"/>
            <w:szCs w:val="22"/>
            <w:u w:val="single"/>
            <w:rPrChange w:id="38024" w:author="Visone Rossana (GSE)" w:date="2025-10-12T17:33:00Z" w16du:dateUtc="2025-10-12T15:33:00Z">
              <w:rPr>
                <w:rFonts w:cstheme="minorHAnsi"/>
              </w:rPr>
            </w:rPrChange>
          </w:rPr>
          <w:t>azionale</w:t>
        </w:r>
      </w:ins>
      <w:ins w:id="38025" w:author="Visone Rossana (GSE)" w:date="2025-09-25T12:13:00Z" w16du:dateUtc="2025-09-25T10:13:00Z">
        <w:r w:rsidR="00CE7809" w:rsidRPr="008C6752">
          <w:rPr>
            <w:rFonts w:cstheme="minorHAnsi"/>
            <w:b/>
            <w:bCs/>
            <w:sz w:val="22"/>
            <w:szCs w:val="22"/>
            <w:u w:val="single"/>
            <w:rPrChange w:id="38026" w:author="Visone Rossana (GSE)" w:date="2025-10-12T17:33:00Z" w16du:dateUtc="2025-10-12T15:33:00Z">
              <w:rPr>
                <w:rFonts w:cstheme="minorHAnsi"/>
                <w:sz w:val="22"/>
                <w:szCs w:val="22"/>
              </w:rPr>
            </w:rPrChange>
          </w:rPr>
          <w:t>, indipendentemente dalla categoria c</w:t>
        </w:r>
      </w:ins>
      <w:ins w:id="38027" w:author="Visone Rossana (GSE)" w:date="2025-09-25T12:14:00Z" w16du:dateUtc="2025-09-25T10:14:00Z">
        <w:r w:rsidR="00CE7809" w:rsidRPr="008C6752">
          <w:rPr>
            <w:rFonts w:cstheme="minorHAnsi"/>
            <w:b/>
            <w:bCs/>
            <w:sz w:val="22"/>
            <w:szCs w:val="22"/>
            <w:u w:val="single"/>
            <w:rPrChange w:id="38028" w:author="Visone Rossana (GSE)" w:date="2025-10-12T17:33:00Z" w16du:dateUtc="2025-10-12T15:33:00Z">
              <w:rPr>
                <w:rFonts w:cstheme="minorHAnsi"/>
                <w:sz w:val="22"/>
                <w:szCs w:val="22"/>
              </w:rPr>
            </w:rPrChange>
          </w:rPr>
          <w:t>atastale</w:t>
        </w:r>
      </w:ins>
      <w:ins w:id="38029" w:author="Visone Rossana (GSE)" w:date="2025-10-12T17:34:00Z" w16du:dateUtc="2025-10-12T15:34:00Z">
        <w:r w:rsidR="00A6199C">
          <w:rPr>
            <w:rFonts w:cstheme="minorHAnsi"/>
            <w:b/>
            <w:bCs/>
            <w:sz w:val="22"/>
            <w:szCs w:val="22"/>
            <w:u w:val="single"/>
          </w:rPr>
          <w:t xml:space="preserve"> dell’edificio</w:t>
        </w:r>
      </w:ins>
      <w:ins w:id="38030" w:author="Visone Rossana (GSE)" w:date="2025-09-25T12:14:00Z" w16du:dateUtc="2025-09-25T10:14:00Z">
        <w:r w:rsidR="00CE7809">
          <w:rPr>
            <w:rFonts w:cstheme="minorHAnsi"/>
            <w:sz w:val="22"/>
            <w:szCs w:val="22"/>
          </w:rPr>
          <w:t>.</w:t>
        </w:r>
      </w:ins>
    </w:p>
    <w:p w14:paraId="3533830B" w14:textId="77777777" w:rsidR="008A6F86" w:rsidRDefault="008A6F86" w:rsidP="00A503F9">
      <w:pPr>
        <w:autoSpaceDE w:val="0"/>
        <w:autoSpaceDN w:val="0"/>
        <w:adjustRightInd w:val="0"/>
        <w:spacing w:line="276" w:lineRule="auto"/>
        <w:jc w:val="both"/>
        <w:rPr>
          <w:ins w:id="38031" w:author="Visone Rossana (GSE)" w:date="2025-09-25T12:19:00Z" w16du:dateUtc="2025-09-25T10:19:00Z"/>
          <w:rFonts w:cstheme="minorHAnsi"/>
          <w:sz w:val="22"/>
          <w:szCs w:val="22"/>
        </w:rPr>
      </w:pPr>
    </w:p>
    <w:p w14:paraId="385F697E" w14:textId="3702EDE1" w:rsidR="00A503F9" w:rsidRPr="00A503F9" w:rsidRDefault="008A6F86">
      <w:pPr>
        <w:autoSpaceDE w:val="0"/>
        <w:autoSpaceDN w:val="0"/>
        <w:adjustRightInd w:val="0"/>
        <w:spacing w:line="276" w:lineRule="auto"/>
        <w:jc w:val="both"/>
        <w:rPr>
          <w:ins w:id="38032" w:author="Visone Rossana (GSE)" w:date="2025-09-25T11:55:00Z" w16du:dateUtc="2025-09-25T09:55:00Z"/>
          <w:rFonts w:cstheme="minorHAnsi"/>
          <w:color w:val="000000"/>
          <w:sz w:val="22"/>
          <w:szCs w:val="22"/>
          <w:rPrChange w:id="38033" w:author="Visone Rossana (GSE)" w:date="2025-09-25T11:55:00Z" w16du:dateUtc="2025-09-25T09:55:00Z">
            <w:rPr>
              <w:ins w:id="38034" w:author="Visone Rossana (GSE)" w:date="2025-09-25T11:55:00Z" w16du:dateUtc="2025-09-25T09:55:00Z"/>
              <w:rFonts w:cstheme="minorHAnsi"/>
              <w:color w:val="000000"/>
            </w:rPr>
          </w:rPrChange>
        </w:rPr>
        <w:pPrChange w:id="38035" w:author="Visone Rossana (GSE)" w:date="2025-09-25T11:55:00Z" w16du:dateUtc="2025-09-25T09:55:00Z">
          <w:pPr>
            <w:autoSpaceDE w:val="0"/>
            <w:autoSpaceDN w:val="0"/>
            <w:adjustRightInd w:val="0"/>
            <w:jc w:val="both"/>
          </w:pPr>
        </w:pPrChange>
      </w:pPr>
      <w:ins w:id="38036" w:author="Visone Rossana (GSE)" w:date="2025-09-25T12:23:00Z" w16du:dateUtc="2025-09-25T10:23:00Z">
        <w:r>
          <w:rPr>
            <w:rFonts w:cstheme="minorHAnsi"/>
            <w:sz w:val="22"/>
            <w:szCs w:val="22"/>
          </w:rPr>
          <w:lastRenderedPageBreak/>
          <w:t>Pertanto, n</w:t>
        </w:r>
      </w:ins>
      <w:ins w:id="38037" w:author="Visone Rossana (GSE)" w:date="2025-09-25T11:55:00Z" w16du:dateUtc="2025-09-25T09:55:00Z">
        <w:r w:rsidR="00A503F9" w:rsidRPr="00A503F9">
          <w:rPr>
            <w:rFonts w:cstheme="minorHAnsi"/>
            <w:sz w:val="22"/>
            <w:szCs w:val="22"/>
            <w:rPrChange w:id="38038" w:author="Visone Rossana (GSE)" w:date="2025-09-25T11:55:00Z" w16du:dateUtc="2025-09-25T09:55:00Z">
              <w:rPr>
                <w:rFonts w:cstheme="minorHAnsi"/>
              </w:rPr>
            </w:rPrChange>
          </w:rPr>
          <w:t xml:space="preserve">el caso in cui l’edificio oggetto dell’intervento abbia una destinazione d’uso scolastica </w:t>
        </w:r>
        <w:r w:rsidR="00A503F9" w:rsidRPr="00A503F9">
          <w:rPr>
            <w:rFonts w:cstheme="minorHAnsi"/>
            <w:color w:val="000000"/>
            <w:sz w:val="22"/>
            <w:szCs w:val="22"/>
            <w:rPrChange w:id="38039" w:author="Visone Rossana (GSE)" w:date="2025-09-25T11:55:00Z" w16du:dateUtc="2025-09-25T09:55:00Z">
              <w:rPr>
                <w:rFonts w:cstheme="minorHAnsi"/>
                <w:color w:val="000000"/>
              </w:rPr>
            </w:rPrChange>
          </w:rPr>
          <w:t>è necessario inviare evidenza documentale idonea a dimostrare che l’edificio sia, agli effetti, un edificio scolastico con la relativa funzione/destinazione ad uso scolastico. In particolare, dovrà essere trasmessa:</w:t>
        </w:r>
      </w:ins>
    </w:p>
    <w:p w14:paraId="3F5EE34F" w14:textId="77777777" w:rsidR="00A503F9" w:rsidRPr="00A503F9" w:rsidRDefault="00A503F9">
      <w:pPr>
        <w:autoSpaceDE w:val="0"/>
        <w:autoSpaceDN w:val="0"/>
        <w:adjustRightInd w:val="0"/>
        <w:spacing w:line="276" w:lineRule="auto"/>
        <w:jc w:val="both"/>
        <w:rPr>
          <w:ins w:id="38040" w:author="Visone Rossana (GSE)" w:date="2025-09-25T11:55:00Z" w16du:dateUtc="2025-09-25T09:55:00Z"/>
          <w:rFonts w:cstheme="minorHAnsi"/>
          <w:color w:val="000000"/>
          <w:sz w:val="22"/>
          <w:szCs w:val="22"/>
          <w:rPrChange w:id="38041" w:author="Visone Rossana (GSE)" w:date="2025-09-25T11:55:00Z" w16du:dateUtc="2025-09-25T09:55:00Z">
            <w:rPr>
              <w:ins w:id="38042" w:author="Visone Rossana (GSE)" w:date="2025-09-25T11:55:00Z" w16du:dateUtc="2025-09-25T09:55:00Z"/>
              <w:rFonts w:cstheme="minorHAnsi"/>
              <w:color w:val="000000"/>
            </w:rPr>
          </w:rPrChange>
        </w:rPr>
        <w:pPrChange w:id="38043" w:author="Visone Rossana (GSE)" w:date="2025-09-25T11:55:00Z" w16du:dateUtc="2025-09-25T09:55:00Z">
          <w:pPr>
            <w:autoSpaceDE w:val="0"/>
            <w:autoSpaceDN w:val="0"/>
            <w:adjustRightInd w:val="0"/>
            <w:jc w:val="both"/>
          </w:pPr>
        </w:pPrChange>
      </w:pPr>
      <w:ins w:id="38044" w:author="Visone Rossana (GSE)" w:date="2025-09-25T11:55:00Z" w16du:dateUtc="2025-09-25T09:55:00Z">
        <w:r w:rsidRPr="00A503F9">
          <w:rPr>
            <w:rFonts w:cstheme="minorHAnsi"/>
            <w:color w:val="000000"/>
            <w:sz w:val="22"/>
            <w:szCs w:val="22"/>
            <w:rPrChange w:id="38045" w:author="Visone Rossana (GSE)" w:date="2025-09-25T11:55:00Z" w16du:dateUtc="2025-09-25T09:55:00Z">
              <w:rPr>
                <w:rFonts w:cstheme="minorHAnsi"/>
                <w:color w:val="000000"/>
              </w:rPr>
            </w:rPrChange>
          </w:rPr>
          <w:t>-</w:t>
        </w:r>
        <w:r w:rsidRPr="00A503F9">
          <w:rPr>
            <w:rFonts w:cstheme="minorHAnsi"/>
            <w:color w:val="000000"/>
            <w:sz w:val="22"/>
            <w:szCs w:val="22"/>
            <w:rPrChange w:id="38046" w:author="Visone Rossana (GSE)" w:date="2025-09-25T11:55:00Z" w16du:dateUtc="2025-09-25T09:55:00Z">
              <w:rPr>
                <w:rFonts w:cstheme="minorHAnsi"/>
                <w:color w:val="000000"/>
              </w:rPr>
            </w:rPrChange>
          </w:rPr>
          <w:tab/>
          <w:t>la documentazione attestante l’inserimento nell’Anagrafica Regionale di Edilizia Scolastica;</w:t>
        </w:r>
      </w:ins>
    </w:p>
    <w:p w14:paraId="3643340D" w14:textId="77777777" w:rsidR="00A503F9" w:rsidRPr="00A503F9" w:rsidRDefault="00A503F9">
      <w:pPr>
        <w:autoSpaceDE w:val="0"/>
        <w:autoSpaceDN w:val="0"/>
        <w:adjustRightInd w:val="0"/>
        <w:spacing w:line="276" w:lineRule="auto"/>
        <w:jc w:val="both"/>
        <w:rPr>
          <w:ins w:id="38047" w:author="Visone Rossana (GSE)" w:date="2025-09-25T11:55:00Z" w16du:dateUtc="2025-09-25T09:55:00Z"/>
          <w:rFonts w:cstheme="minorHAnsi"/>
          <w:sz w:val="22"/>
          <w:szCs w:val="22"/>
          <w:rPrChange w:id="38048" w:author="Visone Rossana (GSE)" w:date="2025-09-25T11:55:00Z" w16du:dateUtc="2025-09-25T09:55:00Z">
            <w:rPr>
              <w:ins w:id="38049" w:author="Visone Rossana (GSE)" w:date="2025-09-25T11:55:00Z" w16du:dateUtc="2025-09-25T09:55:00Z"/>
              <w:rFonts w:cstheme="minorHAnsi"/>
            </w:rPr>
          </w:rPrChange>
        </w:rPr>
        <w:pPrChange w:id="38050" w:author="Visone Rossana (GSE)" w:date="2025-09-25T11:55:00Z" w16du:dateUtc="2025-09-25T09:55:00Z">
          <w:pPr>
            <w:autoSpaceDE w:val="0"/>
            <w:autoSpaceDN w:val="0"/>
            <w:adjustRightInd w:val="0"/>
            <w:jc w:val="both"/>
          </w:pPr>
        </w:pPrChange>
      </w:pPr>
      <w:ins w:id="38051" w:author="Visone Rossana (GSE)" w:date="2025-09-25T11:55:00Z" w16du:dateUtc="2025-09-25T09:55:00Z">
        <w:r w:rsidRPr="00A503F9">
          <w:rPr>
            <w:rFonts w:cstheme="minorHAnsi"/>
            <w:color w:val="000000"/>
            <w:sz w:val="22"/>
            <w:szCs w:val="22"/>
            <w:rPrChange w:id="38052" w:author="Visone Rossana (GSE)" w:date="2025-09-25T11:55:00Z" w16du:dateUtc="2025-09-25T09:55:00Z">
              <w:rPr>
                <w:rFonts w:cstheme="minorHAnsi"/>
                <w:color w:val="000000"/>
              </w:rPr>
            </w:rPrChange>
          </w:rPr>
          <w:t>-</w:t>
        </w:r>
        <w:r w:rsidRPr="00A503F9">
          <w:rPr>
            <w:rFonts w:cstheme="minorHAnsi"/>
            <w:color w:val="000000"/>
            <w:sz w:val="22"/>
            <w:szCs w:val="22"/>
            <w:rPrChange w:id="38053" w:author="Visone Rossana (GSE)" w:date="2025-09-25T11:55:00Z" w16du:dateUtc="2025-09-25T09:55:00Z">
              <w:rPr>
                <w:rFonts w:cstheme="minorHAnsi"/>
                <w:color w:val="000000"/>
              </w:rPr>
            </w:rPrChange>
          </w:rPr>
          <w:tab/>
          <w:t>la relazione tecnica, le planimetrie e il dossier fotografico dell’edificio scolastico.</w:t>
        </w:r>
      </w:ins>
    </w:p>
    <w:p w14:paraId="4B30B535" w14:textId="77777777" w:rsidR="00A503F9" w:rsidRPr="00A503F9" w:rsidRDefault="00A503F9">
      <w:pPr>
        <w:autoSpaceDE w:val="0"/>
        <w:autoSpaceDN w:val="0"/>
        <w:adjustRightInd w:val="0"/>
        <w:spacing w:line="276" w:lineRule="auto"/>
        <w:jc w:val="both"/>
        <w:rPr>
          <w:ins w:id="38054" w:author="Visone Rossana (GSE)" w:date="2025-09-25T11:55:00Z" w16du:dateUtc="2025-09-25T09:55:00Z"/>
          <w:rFonts w:cstheme="minorHAnsi"/>
          <w:sz w:val="22"/>
          <w:szCs w:val="22"/>
          <w:rPrChange w:id="38055" w:author="Visone Rossana (GSE)" w:date="2025-09-25T11:55:00Z" w16du:dateUtc="2025-09-25T09:55:00Z">
            <w:rPr>
              <w:ins w:id="38056" w:author="Visone Rossana (GSE)" w:date="2025-09-25T11:55:00Z" w16du:dateUtc="2025-09-25T09:55:00Z"/>
              <w:rFonts w:cstheme="minorHAnsi"/>
            </w:rPr>
          </w:rPrChange>
        </w:rPr>
        <w:pPrChange w:id="38057" w:author="Visone Rossana (GSE)" w:date="2025-09-25T11:55:00Z" w16du:dateUtc="2025-09-25T09:55:00Z">
          <w:pPr>
            <w:autoSpaceDE w:val="0"/>
            <w:autoSpaceDN w:val="0"/>
            <w:adjustRightInd w:val="0"/>
            <w:jc w:val="both"/>
          </w:pPr>
        </w:pPrChange>
      </w:pPr>
    </w:p>
    <w:p w14:paraId="26A48DF8" w14:textId="5170809A" w:rsidR="00A503F9" w:rsidRPr="00A503F9" w:rsidRDefault="00A503F9">
      <w:pPr>
        <w:autoSpaceDE w:val="0"/>
        <w:autoSpaceDN w:val="0"/>
        <w:spacing w:line="276" w:lineRule="auto"/>
        <w:jc w:val="both"/>
        <w:rPr>
          <w:ins w:id="38058" w:author="Visone Rossana (GSE)" w:date="2025-09-25T11:55:00Z" w16du:dateUtc="2025-09-25T09:55:00Z"/>
          <w:rFonts w:cstheme="minorHAnsi"/>
          <w:color w:val="000000"/>
          <w:sz w:val="22"/>
          <w:szCs w:val="22"/>
          <w:rPrChange w:id="38059" w:author="Visone Rossana (GSE)" w:date="2025-09-25T11:55:00Z" w16du:dateUtc="2025-09-25T09:55:00Z">
            <w:rPr>
              <w:ins w:id="38060" w:author="Visone Rossana (GSE)" w:date="2025-09-25T11:55:00Z" w16du:dateUtc="2025-09-25T09:55:00Z"/>
              <w:rFonts w:cstheme="minorHAnsi"/>
              <w:color w:val="000000"/>
            </w:rPr>
          </w:rPrChange>
        </w:rPr>
        <w:pPrChange w:id="38061" w:author="Visone Rossana (GSE)" w:date="2025-09-25T11:55:00Z" w16du:dateUtc="2025-09-25T09:55:00Z">
          <w:pPr>
            <w:autoSpaceDE w:val="0"/>
            <w:autoSpaceDN w:val="0"/>
            <w:jc w:val="both"/>
          </w:pPr>
        </w:pPrChange>
      </w:pPr>
      <w:ins w:id="38062" w:author="Visone Rossana (GSE)" w:date="2025-09-25T11:55:00Z" w16du:dateUtc="2025-09-25T09:55:00Z">
        <w:r w:rsidRPr="00A503F9">
          <w:rPr>
            <w:rFonts w:cstheme="minorHAnsi"/>
            <w:sz w:val="22"/>
            <w:szCs w:val="22"/>
            <w:rPrChange w:id="38063" w:author="Visone Rossana (GSE)" w:date="2025-09-25T11:55:00Z" w16du:dateUtc="2025-09-25T09:55:00Z">
              <w:rPr>
                <w:rFonts w:cstheme="minorHAnsi"/>
              </w:rPr>
            </w:rPrChange>
          </w:rPr>
          <w:t xml:space="preserve">Analogamente, nel caso in cui l’edificio oggetto dell’intervento abbia una destinazione d’uso riconducibile al Servizio sanitario nazionale </w:t>
        </w:r>
        <w:r w:rsidRPr="00A503F9">
          <w:rPr>
            <w:rFonts w:cstheme="minorHAnsi"/>
            <w:bCs/>
            <w:color w:val="202122"/>
            <w:sz w:val="22"/>
            <w:szCs w:val="22"/>
            <w:shd w:val="clear" w:color="auto" w:fill="FFFFFF"/>
            <w:rPrChange w:id="38064" w:author="Visone Rossana (GSE)" w:date="2025-09-25T11:55:00Z" w16du:dateUtc="2025-09-25T09:55:00Z">
              <w:rPr>
                <w:rFonts w:cstheme="minorHAnsi"/>
                <w:bCs/>
                <w:color w:val="202122"/>
                <w:shd w:val="clear" w:color="auto" w:fill="FFFFFF"/>
              </w:rPr>
            </w:rPrChange>
          </w:rPr>
          <w:t xml:space="preserve">dovrà essere trasmessa evidenza </w:t>
        </w:r>
        <w:r w:rsidRPr="00A503F9">
          <w:rPr>
            <w:rFonts w:cstheme="minorHAnsi"/>
            <w:color w:val="000000"/>
            <w:sz w:val="22"/>
            <w:szCs w:val="22"/>
            <w:rPrChange w:id="38065" w:author="Visone Rossana (GSE)" w:date="2025-09-25T11:55:00Z" w16du:dateUtc="2025-09-25T09:55:00Z">
              <w:rPr>
                <w:rFonts w:cstheme="minorHAnsi"/>
                <w:color w:val="000000"/>
              </w:rPr>
            </w:rPrChange>
          </w:rPr>
          <w:t>documentale atta a dimostrare che l’edificio sia, agli effetti, una struttura ospedaliera</w:t>
        </w:r>
      </w:ins>
      <w:ins w:id="38066" w:author="Visone Rossana (GSE)" w:date="2025-09-25T12:24:00Z" w16du:dateUtc="2025-09-25T10:24:00Z">
        <w:r w:rsidR="000153A3">
          <w:rPr>
            <w:rFonts w:cstheme="minorHAnsi"/>
            <w:sz w:val="22"/>
            <w:szCs w:val="22"/>
          </w:rPr>
          <w:t>/a</w:t>
        </w:r>
        <w:r w:rsidR="000153A3" w:rsidRPr="00F23038">
          <w:rPr>
            <w:rFonts w:cstheme="minorHAnsi"/>
            <w:sz w:val="22"/>
            <w:szCs w:val="22"/>
          </w:rPr>
          <w:t>ltr</w:t>
        </w:r>
        <w:r w:rsidR="000153A3">
          <w:rPr>
            <w:rFonts w:cstheme="minorHAnsi"/>
            <w:sz w:val="22"/>
            <w:szCs w:val="22"/>
          </w:rPr>
          <w:t xml:space="preserve">a </w:t>
        </w:r>
        <w:r w:rsidR="000153A3" w:rsidRPr="00F23038">
          <w:rPr>
            <w:rFonts w:cstheme="minorHAnsi"/>
            <w:sz w:val="22"/>
            <w:szCs w:val="22"/>
          </w:rPr>
          <w:t>struttur</w:t>
        </w:r>
        <w:r w:rsidR="000153A3">
          <w:rPr>
            <w:rFonts w:cstheme="minorHAnsi"/>
            <w:sz w:val="22"/>
            <w:szCs w:val="22"/>
          </w:rPr>
          <w:t>a</w:t>
        </w:r>
        <w:r w:rsidR="000153A3" w:rsidRPr="00F23038">
          <w:rPr>
            <w:rFonts w:cstheme="minorHAnsi"/>
            <w:sz w:val="22"/>
            <w:szCs w:val="22"/>
          </w:rPr>
          <w:t xml:space="preserve"> sanitari</w:t>
        </w:r>
        <w:r w:rsidR="000153A3">
          <w:rPr>
            <w:rFonts w:cstheme="minorHAnsi"/>
            <w:sz w:val="22"/>
            <w:szCs w:val="22"/>
          </w:rPr>
          <w:t>a</w:t>
        </w:r>
        <w:r w:rsidR="000153A3" w:rsidRPr="00F23038">
          <w:rPr>
            <w:rFonts w:cstheme="minorHAnsi"/>
            <w:sz w:val="22"/>
            <w:szCs w:val="22"/>
          </w:rPr>
          <w:t xml:space="preserve"> pubblic</w:t>
        </w:r>
        <w:r w:rsidR="000153A3">
          <w:rPr>
            <w:rFonts w:cstheme="minorHAnsi"/>
            <w:sz w:val="22"/>
            <w:szCs w:val="22"/>
          </w:rPr>
          <w:t>a</w:t>
        </w:r>
      </w:ins>
      <w:ins w:id="38067" w:author="Visone Rossana (GSE)" w:date="2025-09-25T11:55:00Z" w16du:dateUtc="2025-09-25T09:55:00Z">
        <w:r w:rsidRPr="00A503F9">
          <w:rPr>
            <w:rFonts w:cstheme="minorHAnsi"/>
            <w:color w:val="000000"/>
            <w:sz w:val="22"/>
            <w:szCs w:val="22"/>
            <w:rPrChange w:id="38068" w:author="Visone Rossana (GSE)" w:date="2025-09-25T11:55:00Z" w16du:dateUtc="2025-09-25T09:55:00Z">
              <w:rPr>
                <w:rFonts w:cstheme="minorHAnsi"/>
                <w:color w:val="000000"/>
              </w:rPr>
            </w:rPrChange>
          </w:rPr>
          <w:t xml:space="preserve"> del Servizio sanitario nazionale. A titolo di esempio, si invita a trasmettere la relazione tecnica, le planimetrie e dossier fotografico dell’edificio ospedaliero</w:t>
        </w:r>
      </w:ins>
      <w:ins w:id="38069" w:author="Visone Rossana (GSE)" w:date="2025-09-25T12:24:00Z" w16du:dateUtc="2025-09-25T10:24:00Z">
        <w:r w:rsidR="000153A3">
          <w:rPr>
            <w:rFonts w:cstheme="minorHAnsi"/>
            <w:color w:val="000000"/>
            <w:sz w:val="22"/>
            <w:szCs w:val="22"/>
          </w:rPr>
          <w:t xml:space="preserve">, eventuale </w:t>
        </w:r>
      </w:ins>
      <w:ins w:id="38070" w:author="Visone Rossana (GSE)" w:date="2025-09-25T12:25:00Z" w16du:dateUtc="2025-09-25T10:25:00Z">
        <w:r w:rsidR="000153A3">
          <w:rPr>
            <w:rFonts w:cstheme="minorHAnsi"/>
            <w:color w:val="000000"/>
            <w:sz w:val="22"/>
            <w:szCs w:val="22"/>
          </w:rPr>
          <w:t xml:space="preserve">ulteriore </w:t>
        </w:r>
      </w:ins>
      <w:ins w:id="38071" w:author="Visone Rossana (GSE)" w:date="2025-09-25T12:24:00Z" w16du:dateUtc="2025-09-25T10:24:00Z">
        <w:r w:rsidR="000153A3">
          <w:rPr>
            <w:rFonts w:cstheme="minorHAnsi"/>
            <w:color w:val="000000"/>
            <w:sz w:val="22"/>
            <w:szCs w:val="22"/>
          </w:rPr>
          <w:t>documentazione amministrativa</w:t>
        </w:r>
      </w:ins>
      <w:ins w:id="38072" w:author="Visone Rossana (GSE)" w:date="2025-09-25T13:01:00Z" w16du:dateUtc="2025-09-25T11:01:00Z">
        <w:r w:rsidR="00D91786">
          <w:rPr>
            <w:rFonts w:cstheme="minorHAnsi"/>
            <w:color w:val="000000"/>
            <w:sz w:val="22"/>
            <w:szCs w:val="22"/>
          </w:rPr>
          <w:t xml:space="preserve"> attestante l’iscrizione come struttura ospedaliera del servizio sanitario nazionale</w:t>
        </w:r>
      </w:ins>
      <w:ins w:id="38073" w:author="Visone Rossana (GSE)" w:date="2025-09-25T11:55:00Z" w16du:dateUtc="2025-09-25T09:55:00Z">
        <w:r w:rsidRPr="00A503F9">
          <w:rPr>
            <w:rFonts w:cstheme="minorHAnsi"/>
            <w:color w:val="000000"/>
            <w:sz w:val="22"/>
            <w:szCs w:val="22"/>
            <w:rPrChange w:id="38074" w:author="Visone Rossana (GSE)" w:date="2025-09-25T11:55:00Z" w16du:dateUtc="2025-09-25T09:55:00Z">
              <w:rPr>
                <w:rFonts w:cstheme="minorHAnsi"/>
                <w:color w:val="000000"/>
              </w:rPr>
            </w:rPrChange>
          </w:rPr>
          <w:t>.</w:t>
        </w:r>
      </w:ins>
    </w:p>
    <w:p w14:paraId="6B3C9AFB" w14:textId="77777777" w:rsidR="00A503F9" w:rsidRPr="00A503F9" w:rsidRDefault="00A503F9">
      <w:pPr>
        <w:autoSpaceDE w:val="0"/>
        <w:autoSpaceDN w:val="0"/>
        <w:spacing w:line="276" w:lineRule="auto"/>
        <w:jc w:val="both"/>
        <w:rPr>
          <w:ins w:id="38075" w:author="Visone Rossana (GSE)" w:date="2025-09-25T11:55:00Z" w16du:dateUtc="2025-09-25T09:55:00Z"/>
          <w:rFonts w:cstheme="minorHAnsi"/>
          <w:b/>
          <w:sz w:val="22"/>
          <w:szCs w:val="22"/>
          <w:rPrChange w:id="38076" w:author="Visone Rossana (GSE)" w:date="2025-09-25T11:55:00Z" w16du:dateUtc="2025-09-25T09:55:00Z">
            <w:rPr>
              <w:ins w:id="38077" w:author="Visone Rossana (GSE)" w:date="2025-09-25T11:55:00Z" w16du:dateUtc="2025-09-25T09:55:00Z"/>
              <w:rFonts w:cstheme="minorHAnsi"/>
              <w:b/>
            </w:rPr>
          </w:rPrChange>
        </w:rPr>
        <w:pPrChange w:id="38078" w:author="Visone Rossana (GSE)" w:date="2025-09-25T11:55:00Z" w16du:dateUtc="2025-09-25T09:55:00Z">
          <w:pPr>
            <w:autoSpaceDE w:val="0"/>
            <w:autoSpaceDN w:val="0"/>
            <w:jc w:val="both"/>
          </w:pPr>
        </w:pPrChange>
      </w:pPr>
    </w:p>
    <w:p w14:paraId="0F128D24" w14:textId="77777777" w:rsidR="00A503F9" w:rsidRPr="00A503F9" w:rsidRDefault="00A503F9">
      <w:pPr>
        <w:autoSpaceDE w:val="0"/>
        <w:autoSpaceDN w:val="0"/>
        <w:spacing w:line="276" w:lineRule="auto"/>
        <w:jc w:val="both"/>
        <w:rPr>
          <w:ins w:id="38079" w:author="Visone Rossana (GSE)" w:date="2025-09-25T11:55:00Z" w16du:dateUtc="2025-09-25T09:55:00Z"/>
          <w:rFonts w:cstheme="minorHAnsi"/>
          <w:b/>
          <w:sz w:val="22"/>
          <w:szCs w:val="22"/>
          <w:rPrChange w:id="38080" w:author="Visone Rossana (GSE)" w:date="2025-09-25T11:55:00Z" w16du:dateUtc="2025-09-25T09:55:00Z">
            <w:rPr>
              <w:ins w:id="38081" w:author="Visone Rossana (GSE)" w:date="2025-09-25T11:55:00Z" w16du:dateUtc="2025-09-25T09:55:00Z"/>
              <w:rFonts w:cstheme="minorHAnsi"/>
              <w:b/>
            </w:rPr>
          </w:rPrChange>
        </w:rPr>
        <w:pPrChange w:id="38082" w:author="Visone Rossana (GSE)" w:date="2025-09-25T11:55:00Z" w16du:dateUtc="2025-09-25T09:55:00Z">
          <w:pPr>
            <w:autoSpaceDE w:val="0"/>
            <w:autoSpaceDN w:val="0"/>
            <w:jc w:val="both"/>
          </w:pPr>
        </w:pPrChange>
      </w:pPr>
      <w:ins w:id="38083" w:author="Visone Rossana (GSE)" w:date="2025-09-25T11:55:00Z" w16du:dateUtc="2025-09-25T09:55:00Z">
        <w:r w:rsidRPr="00A503F9">
          <w:rPr>
            <w:rFonts w:cstheme="minorHAnsi"/>
            <w:b/>
            <w:sz w:val="22"/>
            <w:szCs w:val="22"/>
            <w:rPrChange w:id="38084" w:author="Visone Rossana (GSE)" w:date="2025-09-25T11:55:00Z" w16du:dateUtc="2025-09-25T09:55:00Z">
              <w:rPr>
                <w:rFonts w:cstheme="minorHAnsi"/>
                <w:b/>
              </w:rPr>
            </w:rPrChange>
          </w:rPr>
          <w:t>Precisazioni su specifiche configurazioni di edifici</w:t>
        </w:r>
      </w:ins>
    </w:p>
    <w:p w14:paraId="55BD5E97" w14:textId="77777777" w:rsidR="00A503F9" w:rsidRPr="00A503F9" w:rsidDel="002148E5" w:rsidRDefault="00A503F9">
      <w:pPr>
        <w:autoSpaceDE w:val="0"/>
        <w:autoSpaceDN w:val="0"/>
        <w:spacing w:line="276" w:lineRule="auto"/>
        <w:jc w:val="both"/>
        <w:rPr>
          <w:ins w:id="38085" w:author="Visone Rossana (GSE)" w:date="2025-09-25T11:55:00Z" w16du:dateUtc="2025-09-25T09:55:00Z"/>
          <w:del w:id="38086" w:author="Visone Rossana (GSE)" w:date="2025-09-30T16:44:00Z" w16du:dateUtc="2025-09-30T14:44:00Z"/>
          <w:rFonts w:cstheme="minorHAnsi"/>
          <w:b/>
          <w:sz w:val="22"/>
          <w:szCs w:val="22"/>
          <w:rPrChange w:id="38087" w:author="Visone Rossana (GSE)" w:date="2025-09-25T11:55:00Z" w16du:dateUtc="2025-09-25T09:55:00Z">
            <w:rPr>
              <w:ins w:id="38088" w:author="Visone Rossana (GSE)" w:date="2025-09-25T11:55:00Z" w16du:dateUtc="2025-09-25T09:55:00Z"/>
              <w:del w:id="38089" w:author="Visone Rossana (GSE)" w:date="2025-09-30T16:44:00Z" w16du:dateUtc="2025-09-30T14:44:00Z"/>
              <w:rFonts w:cstheme="minorHAnsi"/>
              <w:b/>
            </w:rPr>
          </w:rPrChange>
        </w:rPr>
        <w:pPrChange w:id="38090" w:author="Visone Rossana (GSE)" w:date="2025-09-25T11:55:00Z" w16du:dateUtc="2025-09-25T09:55:00Z">
          <w:pPr>
            <w:autoSpaceDE w:val="0"/>
            <w:autoSpaceDN w:val="0"/>
            <w:jc w:val="both"/>
          </w:pPr>
        </w:pPrChange>
      </w:pPr>
    </w:p>
    <w:p w14:paraId="5CE2AFC1" w14:textId="77777777" w:rsidR="00A503F9" w:rsidRPr="00A503F9" w:rsidRDefault="00A503F9">
      <w:pPr>
        <w:autoSpaceDE w:val="0"/>
        <w:autoSpaceDN w:val="0"/>
        <w:spacing w:line="276" w:lineRule="auto"/>
        <w:jc w:val="both"/>
        <w:rPr>
          <w:ins w:id="38091" w:author="Visone Rossana (GSE)" w:date="2025-09-25T11:55:00Z" w16du:dateUtc="2025-09-25T09:55:00Z"/>
          <w:rFonts w:cstheme="minorHAnsi"/>
          <w:sz w:val="22"/>
          <w:szCs w:val="22"/>
          <w:rPrChange w:id="38092" w:author="Visone Rossana (GSE)" w:date="2025-09-25T11:55:00Z" w16du:dateUtc="2025-09-25T09:55:00Z">
            <w:rPr>
              <w:ins w:id="38093" w:author="Visone Rossana (GSE)" w:date="2025-09-25T11:55:00Z" w16du:dateUtc="2025-09-25T09:55:00Z"/>
              <w:rFonts w:cstheme="minorHAnsi"/>
            </w:rPr>
          </w:rPrChange>
        </w:rPr>
        <w:pPrChange w:id="38094" w:author="Visone Rossana (GSE)" w:date="2025-09-25T11:55:00Z" w16du:dateUtc="2025-09-25T09:55:00Z">
          <w:pPr>
            <w:autoSpaceDE w:val="0"/>
            <w:autoSpaceDN w:val="0"/>
            <w:jc w:val="both"/>
          </w:pPr>
        </w:pPrChange>
      </w:pPr>
      <w:ins w:id="38095" w:author="Visone Rossana (GSE)" w:date="2025-09-25T11:55:00Z" w16du:dateUtc="2025-09-25T09:55:00Z">
        <w:r w:rsidRPr="00A503F9">
          <w:rPr>
            <w:rFonts w:cstheme="minorHAnsi"/>
            <w:sz w:val="22"/>
            <w:szCs w:val="22"/>
            <w:rPrChange w:id="38096" w:author="Visone Rossana (GSE)" w:date="2025-09-25T11:55:00Z" w16du:dateUtc="2025-09-25T09:55:00Z">
              <w:rPr>
                <w:rFonts w:cstheme="minorHAnsi"/>
              </w:rPr>
            </w:rPrChange>
          </w:rPr>
          <w:t>Per edifici ad uso sportivo (ad esempio palestra), questi ultimi possono beneficiare dell’applicazione dell’art. 48 ter esclusivamente nei casi in cui si dimostri:</w:t>
        </w:r>
      </w:ins>
    </w:p>
    <w:p w14:paraId="7F7D6456" w14:textId="77777777" w:rsidR="00A503F9" w:rsidRPr="00A503F9" w:rsidRDefault="00A503F9" w:rsidP="00A503F9">
      <w:pPr>
        <w:pStyle w:val="Paragrafoelenco"/>
        <w:numPr>
          <w:ilvl w:val="0"/>
          <w:numId w:val="154"/>
        </w:numPr>
        <w:autoSpaceDE w:val="0"/>
        <w:autoSpaceDN w:val="0"/>
        <w:spacing w:line="276" w:lineRule="auto"/>
        <w:jc w:val="both"/>
        <w:rPr>
          <w:ins w:id="38097" w:author="Visone Rossana (GSE)" w:date="2025-09-25T11:55:00Z" w16du:dateUtc="2025-09-25T09:55:00Z"/>
          <w:rFonts w:cstheme="minorHAnsi"/>
          <w:sz w:val="22"/>
          <w:szCs w:val="22"/>
          <w:rPrChange w:id="38098" w:author="Visone Rossana (GSE)" w:date="2025-09-25T11:55:00Z" w16du:dateUtc="2025-09-25T09:55:00Z">
            <w:rPr>
              <w:ins w:id="38099" w:author="Visone Rossana (GSE)" w:date="2025-09-25T11:55:00Z" w16du:dateUtc="2025-09-25T09:55:00Z"/>
              <w:rFonts w:cstheme="minorHAnsi"/>
            </w:rPr>
          </w:rPrChange>
        </w:rPr>
      </w:pPr>
      <w:ins w:id="38100" w:author="Visone Rossana (GSE)" w:date="2025-09-25T11:55:00Z" w16du:dateUtc="2025-09-25T09:55:00Z">
        <w:r w:rsidRPr="00A503F9">
          <w:rPr>
            <w:rFonts w:cstheme="minorHAnsi"/>
            <w:sz w:val="22"/>
            <w:szCs w:val="22"/>
            <w:rPrChange w:id="38101" w:author="Visone Rossana (GSE)" w:date="2025-09-25T11:55:00Z" w16du:dateUtc="2025-09-25T09:55:00Z">
              <w:rPr>
                <w:rFonts w:cstheme="minorHAnsi"/>
              </w:rPr>
            </w:rPrChange>
          </w:rPr>
          <w:t>l’effettiva contiguità dell’edificio palestra con l’edificio scuola/complesso scolastico;</w:t>
        </w:r>
      </w:ins>
    </w:p>
    <w:p w14:paraId="087F46A9" w14:textId="77777777" w:rsidR="00A503F9" w:rsidRPr="00A503F9" w:rsidRDefault="00A503F9" w:rsidP="00A503F9">
      <w:pPr>
        <w:pStyle w:val="Paragrafoelenco"/>
        <w:numPr>
          <w:ilvl w:val="0"/>
          <w:numId w:val="154"/>
        </w:numPr>
        <w:autoSpaceDE w:val="0"/>
        <w:autoSpaceDN w:val="0"/>
        <w:spacing w:line="276" w:lineRule="auto"/>
        <w:jc w:val="both"/>
        <w:rPr>
          <w:ins w:id="38102" w:author="Visone Rossana (GSE)" w:date="2025-09-25T11:55:00Z" w16du:dateUtc="2025-09-25T09:55:00Z"/>
          <w:rFonts w:cstheme="minorHAnsi"/>
          <w:sz w:val="22"/>
          <w:szCs w:val="22"/>
          <w:rPrChange w:id="38103" w:author="Visone Rossana (GSE)" w:date="2025-09-25T11:55:00Z" w16du:dateUtc="2025-09-25T09:55:00Z">
            <w:rPr>
              <w:ins w:id="38104" w:author="Visone Rossana (GSE)" w:date="2025-09-25T11:55:00Z" w16du:dateUtc="2025-09-25T09:55:00Z"/>
              <w:rFonts w:cstheme="minorHAnsi"/>
            </w:rPr>
          </w:rPrChange>
        </w:rPr>
      </w:pPr>
      <w:ins w:id="38105" w:author="Visone Rossana (GSE)" w:date="2025-09-25T11:55:00Z" w16du:dateUtc="2025-09-25T09:55:00Z">
        <w:r w:rsidRPr="00A503F9">
          <w:rPr>
            <w:rFonts w:cstheme="minorHAnsi"/>
            <w:sz w:val="22"/>
            <w:szCs w:val="22"/>
            <w:rPrChange w:id="38106" w:author="Visone Rossana (GSE)" w:date="2025-09-25T11:55:00Z" w16du:dateUtc="2025-09-25T09:55:00Z">
              <w:rPr>
                <w:rFonts w:cstheme="minorHAnsi"/>
              </w:rPr>
            </w:rPrChange>
          </w:rPr>
          <w:t>che la palestra si trovi nello stesso sedime della scuola/ complesso scolastico;</w:t>
        </w:r>
      </w:ins>
    </w:p>
    <w:p w14:paraId="15C667FC" w14:textId="77777777" w:rsidR="00A503F9" w:rsidRPr="00A503F9" w:rsidRDefault="00A503F9" w:rsidP="00A503F9">
      <w:pPr>
        <w:pStyle w:val="Paragrafoelenco"/>
        <w:numPr>
          <w:ilvl w:val="0"/>
          <w:numId w:val="154"/>
        </w:numPr>
        <w:autoSpaceDE w:val="0"/>
        <w:autoSpaceDN w:val="0"/>
        <w:spacing w:line="276" w:lineRule="auto"/>
        <w:jc w:val="both"/>
        <w:rPr>
          <w:ins w:id="38107" w:author="Visone Rossana (GSE)" w:date="2025-09-25T11:55:00Z" w16du:dateUtc="2025-09-25T09:55:00Z"/>
          <w:rFonts w:cstheme="minorHAnsi"/>
          <w:sz w:val="22"/>
          <w:szCs w:val="22"/>
          <w:rPrChange w:id="38108" w:author="Visone Rossana (GSE)" w:date="2025-09-25T11:55:00Z" w16du:dateUtc="2025-09-25T09:55:00Z">
            <w:rPr>
              <w:ins w:id="38109" w:author="Visone Rossana (GSE)" w:date="2025-09-25T11:55:00Z" w16du:dateUtc="2025-09-25T09:55:00Z"/>
              <w:rFonts w:cstheme="minorHAnsi"/>
            </w:rPr>
          </w:rPrChange>
        </w:rPr>
      </w:pPr>
      <w:ins w:id="38110" w:author="Visone Rossana (GSE)" w:date="2025-09-25T11:55:00Z" w16du:dateUtc="2025-09-25T09:55:00Z">
        <w:r w:rsidRPr="00A503F9">
          <w:rPr>
            <w:rFonts w:cstheme="minorHAnsi"/>
            <w:sz w:val="22"/>
            <w:szCs w:val="22"/>
            <w:rPrChange w:id="38111" w:author="Visone Rossana (GSE)" w:date="2025-09-25T11:55:00Z" w16du:dateUtc="2025-09-25T09:55:00Z">
              <w:rPr>
                <w:rFonts w:cstheme="minorHAnsi"/>
              </w:rPr>
            </w:rPrChange>
          </w:rPr>
          <w:t>che gli edifici scuola e palestra siano collegati.</w:t>
        </w:r>
      </w:ins>
    </w:p>
    <w:p w14:paraId="6900CDC4" w14:textId="77777777" w:rsidR="00A503F9" w:rsidRPr="00A503F9" w:rsidRDefault="00A503F9">
      <w:pPr>
        <w:autoSpaceDE w:val="0"/>
        <w:autoSpaceDN w:val="0"/>
        <w:spacing w:line="276" w:lineRule="auto"/>
        <w:contextualSpacing/>
        <w:jc w:val="both"/>
        <w:rPr>
          <w:ins w:id="38112" w:author="Visone Rossana (GSE)" w:date="2025-09-25T11:55:00Z" w16du:dateUtc="2025-09-25T09:55:00Z"/>
          <w:rFonts w:cstheme="minorHAnsi"/>
          <w:sz w:val="22"/>
          <w:szCs w:val="22"/>
          <w:rPrChange w:id="38113" w:author="Visone Rossana (GSE)" w:date="2025-09-25T11:55:00Z" w16du:dateUtc="2025-09-25T09:55:00Z">
            <w:rPr>
              <w:ins w:id="38114" w:author="Visone Rossana (GSE)" w:date="2025-09-25T11:55:00Z" w16du:dateUtc="2025-09-25T09:55:00Z"/>
              <w:rFonts w:cstheme="minorHAnsi"/>
            </w:rPr>
          </w:rPrChange>
        </w:rPr>
        <w:pPrChange w:id="38115" w:author="Visone Rossana (GSE)" w:date="2025-09-25T11:55:00Z" w16du:dateUtc="2025-09-25T09:55:00Z">
          <w:pPr>
            <w:autoSpaceDE w:val="0"/>
            <w:autoSpaceDN w:val="0"/>
            <w:contextualSpacing/>
            <w:jc w:val="both"/>
          </w:pPr>
        </w:pPrChange>
      </w:pPr>
      <w:ins w:id="38116" w:author="Visone Rossana (GSE)" w:date="2025-09-25T11:55:00Z" w16du:dateUtc="2025-09-25T09:55:00Z">
        <w:r w:rsidRPr="00A503F9">
          <w:rPr>
            <w:rFonts w:cstheme="minorHAnsi"/>
            <w:sz w:val="22"/>
            <w:szCs w:val="22"/>
            <w:rPrChange w:id="38117" w:author="Visone Rossana (GSE)" w:date="2025-09-25T11:55:00Z" w16du:dateUtc="2025-09-25T09:55:00Z">
              <w:rPr>
                <w:rFonts w:cstheme="minorHAnsi"/>
              </w:rPr>
            </w:rPrChange>
          </w:rPr>
          <w:t xml:space="preserve">Tali requisiti dovranno essere dimostrati tramite l’invio della relazione tecnica, del dossier fotografico e delle planimetrie del complesso di edifici “scuola-palestra”, atti a fornire evidenza che si tratti, agli effetti, di un unico complesso scolastico. </w:t>
        </w:r>
      </w:ins>
    </w:p>
    <w:p w14:paraId="7EA33718" w14:textId="5A10195C" w:rsidR="000153A3" w:rsidRDefault="000153A3" w:rsidP="00A503F9">
      <w:pPr>
        <w:spacing w:after="120" w:line="276" w:lineRule="auto"/>
        <w:jc w:val="both"/>
        <w:rPr>
          <w:ins w:id="38118" w:author="Visone Rossana (GSE)" w:date="2025-09-25T12:25:00Z" w16du:dateUtc="2025-09-25T10:25:00Z"/>
          <w:rFonts w:cstheme="minorHAnsi"/>
          <w:sz w:val="22"/>
          <w:szCs w:val="22"/>
        </w:rPr>
      </w:pPr>
      <w:commentRangeStart w:id="38119"/>
      <w:commentRangeStart w:id="38120"/>
      <w:ins w:id="38121" w:author="Visone Rossana (GSE)" w:date="2025-09-25T12:26:00Z" w16du:dateUtc="2025-09-25T10:26:00Z">
        <w:r w:rsidRPr="00686A69">
          <w:rPr>
            <w:rFonts w:cstheme="minorHAnsi"/>
            <w:sz w:val="22"/>
            <w:szCs w:val="22"/>
            <w:highlight w:val="cyan"/>
            <w:rPrChange w:id="38122" w:author="Visone Rossana (GSE)" w:date="2025-09-25T12:39:00Z" w16du:dateUtc="2025-09-25T10:39:00Z">
              <w:rPr>
                <w:rFonts w:cstheme="minorHAnsi"/>
                <w:sz w:val="22"/>
                <w:szCs w:val="22"/>
              </w:rPr>
            </w:rPrChange>
          </w:rPr>
          <w:t xml:space="preserve">Esclusivamente per i piccoli comuni, ovvero in specifiche configurazioni in cui l’edificio </w:t>
        </w:r>
      </w:ins>
      <w:ins w:id="38123" w:author="Visone Rossana (GSE)" w:date="2025-09-25T12:33:00Z" w16du:dateUtc="2025-09-25T10:33:00Z">
        <w:r w:rsidR="006F1F2A" w:rsidRPr="00686A69">
          <w:rPr>
            <w:rFonts w:cstheme="minorHAnsi"/>
            <w:sz w:val="22"/>
            <w:szCs w:val="22"/>
            <w:highlight w:val="cyan"/>
            <w:rPrChange w:id="38124" w:author="Visone Rossana (GSE)" w:date="2025-09-25T12:39:00Z" w16du:dateUtc="2025-09-25T10:39:00Z">
              <w:rPr>
                <w:rFonts w:cstheme="minorHAnsi"/>
                <w:sz w:val="22"/>
                <w:szCs w:val="22"/>
              </w:rPr>
            </w:rPrChange>
          </w:rPr>
          <w:t xml:space="preserve">scolastico </w:t>
        </w:r>
      </w:ins>
      <w:ins w:id="38125" w:author="Visone Rossana (GSE)" w:date="2025-09-25T12:26:00Z" w16du:dateUtc="2025-09-25T10:26:00Z">
        <w:r w:rsidRPr="00686A69">
          <w:rPr>
            <w:rFonts w:cstheme="minorHAnsi"/>
            <w:sz w:val="22"/>
            <w:szCs w:val="22"/>
            <w:highlight w:val="cyan"/>
            <w:rPrChange w:id="38126" w:author="Visone Rossana (GSE)" w:date="2025-09-25T12:39:00Z" w16du:dateUtc="2025-09-25T10:39:00Z">
              <w:rPr>
                <w:rFonts w:cstheme="minorHAnsi"/>
                <w:sz w:val="22"/>
                <w:szCs w:val="22"/>
              </w:rPr>
            </w:rPrChange>
          </w:rPr>
          <w:t xml:space="preserve">non sia dotato di </w:t>
        </w:r>
      </w:ins>
      <w:ins w:id="38127" w:author="Visone Rossana (GSE)" w:date="2025-09-25T12:35:00Z" w16du:dateUtc="2025-09-25T10:35:00Z">
        <w:r w:rsidR="006F1F2A" w:rsidRPr="00686A69">
          <w:rPr>
            <w:rFonts w:cstheme="minorHAnsi"/>
            <w:sz w:val="22"/>
            <w:szCs w:val="22"/>
            <w:highlight w:val="cyan"/>
            <w:rPrChange w:id="38128" w:author="Visone Rossana (GSE)" w:date="2025-09-25T12:39:00Z" w16du:dateUtc="2025-09-25T10:39:00Z">
              <w:rPr>
                <w:rFonts w:cstheme="minorHAnsi"/>
                <w:sz w:val="22"/>
                <w:szCs w:val="22"/>
              </w:rPr>
            </w:rPrChange>
          </w:rPr>
          <w:t>p</w:t>
        </w:r>
      </w:ins>
      <w:ins w:id="38129" w:author="Visone Rossana (GSE)" w:date="2025-09-25T12:26:00Z" w16du:dateUtc="2025-09-25T10:26:00Z">
        <w:r w:rsidRPr="00686A69">
          <w:rPr>
            <w:rFonts w:cstheme="minorHAnsi"/>
            <w:sz w:val="22"/>
            <w:szCs w:val="22"/>
            <w:highlight w:val="cyan"/>
            <w:rPrChange w:id="38130" w:author="Visone Rossana (GSE)" w:date="2025-09-25T12:39:00Z" w16du:dateUtc="2025-09-25T10:39:00Z">
              <w:rPr>
                <w:rFonts w:cstheme="minorHAnsi"/>
                <w:sz w:val="22"/>
                <w:szCs w:val="22"/>
              </w:rPr>
            </w:rPrChange>
          </w:rPr>
          <w:t>alestra</w:t>
        </w:r>
      </w:ins>
      <w:ins w:id="38131" w:author="Visone Rossana (GSE)" w:date="2025-09-25T12:27:00Z" w16du:dateUtc="2025-09-25T10:27:00Z">
        <w:r w:rsidR="006F1F2A" w:rsidRPr="00686A69">
          <w:rPr>
            <w:rFonts w:cstheme="minorHAnsi"/>
            <w:sz w:val="22"/>
            <w:szCs w:val="22"/>
            <w:highlight w:val="cyan"/>
            <w:rPrChange w:id="38132" w:author="Visone Rossana (GSE)" w:date="2025-09-25T12:39:00Z" w16du:dateUtc="2025-09-25T10:39:00Z">
              <w:rPr>
                <w:rFonts w:cstheme="minorHAnsi"/>
                <w:sz w:val="22"/>
                <w:szCs w:val="22"/>
              </w:rPr>
            </w:rPrChange>
          </w:rPr>
          <w:t xml:space="preserve"> all’interno del proprio compless</w:t>
        </w:r>
      </w:ins>
      <w:ins w:id="38133" w:author="Visone Rossana (GSE)" w:date="2025-09-25T12:31:00Z" w16du:dateUtc="2025-09-25T10:31:00Z">
        <w:r w:rsidR="006F1F2A" w:rsidRPr="00686A69">
          <w:rPr>
            <w:rFonts w:cstheme="minorHAnsi"/>
            <w:sz w:val="22"/>
            <w:szCs w:val="22"/>
            <w:highlight w:val="cyan"/>
            <w:rPrChange w:id="38134" w:author="Visone Rossana (GSE)" w:date="2025-09-25T12:39:00Z" w16du:dateUtc="2025-09-25T10:39:00Z">
              <w:rPr>
                <w:rFonts w:cstheme="minorHAnsi"/>
                <w:sz w:val="22"/>
                <w:szCs w:val="22"/>
              </w:rPr>
            </w:rPrChange>
          </w:rPr>
          <w:t>o</w:t>
        </w:r>
      </w:ins>
      <w:ins w:id="38135" w:author="Visone Rossana (GSE)" w:date="2025-09-25T12:27:00Z" w16du:dateUtc="2025-09-25T10:27:00Z">
        <w:r w:rsidR="006F1F2A" w:rsidRPr="00686A69">
          <w:rPr>
            <w:rFonts w:cstheme="minorHAnsi"/>
            <w:sz w:val="22"/>
            <w:szCs w:val="22"/>
            <w:highlight w:val="cyan"/>
            <w:rPrChange w:id="38136" w:author="Visone Rossana (GSE)" w:date="2025-09-25T12:39:00Z" w16du:dateUtc="2025-09-25T10:39:00Z">
              <w:rPr>
                <w:rFonts w:cstheme="minorHAnsi"/>
                <w:sz w:val="22"/>
                <w:szCs w:val="22"/>
              </w:rPr>
            </w:rPrChange>
          </w:rPr>
          <w:t xml:space="preserve">, </w:t>
        </w:r>
      </w:ins>
      <w:ins w:id="38137" w:author="Visone Rossana (GSE)" w:date="2025-09-25T12:31:00Z" w16du:dateUtc="2025-09-25T10:31:00Z">
        <w:r w:rsidR="006F1F2A" w:rsidRPr="00686A69">
          <w:rPr>
            <w:rFonts w:cstheme="minorHAnsi"/>
            <w:sz w:val="22"/>
            <w:szCs w:val="22"/>
            <w:highlight w:val="cyan"/>
            <w:rPrChange w:id="38138" w:author="Visone Rossana (GSE)" w:date="2025-09-25T12:39:00Z" w16du:dateUtc="2025-09-25T10:39:00Z">
              <w:rPr>
                <w:rFonts w:cstheme="minorHAnsi"/>
                <w:sz w:val="22"/>
                <w:szCs w:val="22"/>
              </w:rPr>
            </w:rPrChange>
          </w:rPr>
          <w:t>le disposiz</w:t>
        </w:r>
      </w:ins>
      <w:ins w:id="38139" w:author="Visone Rossana (GSE)" w:date="2025-09-25T12:32:00Z" w16du:dateUtc="2025-09-25T10:32:00Z">
        <w:r w:rsidR="006F1F2A" w:rsidRPr="00686A69">
          <w:rPr>
            <w:rFonts w:cstheme="minorHAnsi"/>
            <w:sz w:val="22"/>
            <w:szCs w:val="22"/>
            <w:highlight w:val="cyan"/>
            <w:rPrChange w:id="38140" w:author="Visone Rossana (GSE)" w:date="2025-09-25T12:39:00Z" w16du:dateUtc="2025-09-25T10:39:00Z">
              <w:rPr>
                <w:rFonts w:cstheme="minorHAnsi"/>
                <w:sz w:val="22"/>
                <w:szCs w:val="22"/>
              </w:rPr>
            </w:rPrChange>
          </w:rPr>
          <w:t>ioni dell’emendamento 48 ter si applicano anche agli edifici ad uso sportivo</w:t>
        </w:r>
      </w:ins>
      <w:ins w:id="38141" w:author="Visone Rossana (GSE)" w:date="2025-09-25T12:34:00Z" w16du:dateUtc="2025-09-25T10:34:00Z">
        <w:r w:rsidR="006F1F2A" w:rsidRPr="00686A69">
          <w:rPr>
            <w:rFonts w:cstheme="minorHAnsi"/>
            <w:sz w:val="22"/>
            <w:szCs w:val="22"/>
            <w:highlight w:val="cyan"/>
            <w:rPrChange w:id="38142" w:author="Visone Rossana (GSE)" w:date="2025-09-25T12:39:00Z" w16du:dateUtc="2025-09-25T10:39:00Z">
              <w:rPr>
                <w:rFonts w:cstheme="minorHAnsi"/>
                <w:sz w:val="22"/>
                <w:szCs w:val="22"/>
              </w:rPr>
            </w:rPrChange>
          </w:rPr>
          <w:t xml:space="preserve"> localizzati su altro sedime</w:t>
        </w:r>
      </w:ins>
      <w:ins w:id="38143" w:author="Visone Rossana (GSE)" w:date="2025-09-25T12:32:00Z" w16du:dateUtc="2025-09-25T10:32:00Z">
        <w:r w:rsidR="006F1F2A" w:rsidRPr="00686A69">
          <w:rPr>
            <w:rFonts w:cstheme="minorHAnsi"/>
            <w:sz w:val="22"/>
            <w:szCs w:val="22"/>
            <w:highlight w:val="cyan"/>
            <w:rPrChange w:id="38144" w:author="Visone Rossana (GSE)" w:date="2025-09-25T12:39:00Z" w16du:dateUtc="2025-09-25T10:39:00Z">
              <w:rPr>
                <w:rFonts w:cstheme="minorHAnsi"/>
                <w:sz w:val="22"/>
                <w:szCs w:val="22"/>
              </w:rPr>
            </w:rPrChange>
          </w:rPr>
          <w:t xml:space="preserve"> purchè </w:t>
        </w:r>
      </w:ins>
      <w:ins w:id="38145" w:author="Visone Rossana (GSE)" w:date="2025-09-25T12:35:00Z" w16du:dateUtc="2025-09-25T10:35:00Z">
        <w:r w:rsidR="006F1F2A" w:rsidRPr="00686A69">
          <w:rPr>
            <w:rFonts w:cstheme="minorHAnsi"/>
            <w:sz w:val="22"/>
            <w:szCs w:val="22"/>
            <w:highlight w:val="cyan"/>
            <w:rPrChange w:id="38146" w:author="Visone Rossana (GSE)" w:date="2025-09-25T12:39:00Z" w16du:dateUtc="2025-09-25T10:39:00Z">
              <w:rPr>
                <w:rFonts w:cstheme="minorHAnsi"/>
                <w:sz w:val="22"/>
                <w:szCs w:val="22"/>
              </w:rPr>
            </w:rPrChange>
          </w:rPr>
          <w:t xml:space="preserve">quest’ultimo </w:t>
        </w:r>
      </w:ins>
      <w:ins w:id="38147" w:author="Visone Rossana (GSE)" w:date="2025-09-25T12:34:00Z" w16du:dateUtc="2025-09-25T10:34:00Z">
        <w:r w:rsidR="006F1F2A" w:rsidRPr="00686A69">
          <w:rPr>
            <w:rFonts w:cstheme="minorHAnsi"/>
            <w:sz w:val="22"/>
            <w:szCs w:val="22"/>
            <w:highlight w:val="cyan"/>
            <w:rPrChange w:id="38148" w:author="Visone Rossana (GSE)" w:date="2025-09-25T12:39:00Z" w16du:dateUtc="2025-09-25T10:39:00Z">
              <w:rPr>
                <w:rFonts w:cstheme="minorHAnsi"/>
                <w:sz w:val="22"/>
                <w:szCs w:val="22"/>
              </w:rPr>
            </w:rPrChange>
          </w:rPr>
          <w:t xml:space="preserve">risulti </w:t>
        </w:r>
      </w:ins>
      <w:ins w:id="38149" w:author="Visone Rossana (GSE)" w:date="2025-09-25T12:32:00Z" w16du:dateUtc="2025-09-25T10:32:00Z">
        <w:r w:rsidR="006F1F2A" w:rsidRPr="00686A69">
          <w:rPr>
            <w:rFonts w:cstheme="minorHAnsi"/>
            <w:sz w:val="22"/>
            <w:szCs w:val="22"/>
            <w:highlight w:val="cyan"/>
            <w:rPrChange w:id="38150" w:author="Visone Rossana (GSE)" w:date="2025-09-25T12:39:00Z" w16du:dateUtc="2025-09-25T10:39:00Z">
              <w:rPr>
                <w:rFonts w:cstheme="minorHAnsi"/>
                <w:sz w:val="22"/>
                <w:szCs w:val="22"/>
              </w:rPr>
            </w:rPrChange>
          </w:rPr>
          <w:t>funzi</w:t>
        </w:r>
      </w:ins>
      <w:ins w:id="38151" w:author="Visone Rossana (GSE)" w:date="2025-09-25T12:33:00Z" w16du:dateUtc="2025-09-25T10:33:00Z">
        <w:r w:rsidR="006F1F2A" w:rsidRPr="00686A69">
          <w:rPr>
            <w:rFonts w:cstheme="minorHAnsi"/>
            <w:sz w:val="22"/>
            <w:szCs w:val="22"/>
            <w:highlight w:val="cyan"/>
            <w:rPrChange w:id="38152" w:author="Visone Rossana (GSE)" w:date="2025-09-25T12:39:00Z" w16du:dateUtc="2025-09-25T10:39:00Z">
              <w:rPr>
                <w:rFonts w:cstheme="minorHAnsi"/>
                <w:sz w:val="22"/>
                <w:szCs w:val="22"/>
              </w:rPr>
            </w:rPrChange>
          </w:rPr>
          <w:t xml:space="preserve">onale allo </w:t>
        </w:r>
      </w:ins>
      <w:ins w:id="38153" w:author="Visone Rossana (GSE)" w:date="2025-09-25T12:34:00Z" w16du:dateUtc="2025-09-25T10:34:00Z">
        <w:r w:rsidR="006F1F2A" w:rsidRPr="00686A69">
          <w:rPr>
            <w:rFonts w:cstheme="minorHAnsi"/>
            <w:sz w:val="22"/>
            <w:szCs w:val="22"/>
            <w:highlight w:val="cyan"/>
            <w:rPrChange w:id="38154" w:author="Visone Rossana (GSE)" w:date="2025-09-25T12:39:00Z" w16du:dateUtc="2025-09-25T10:39:00Z">
              <w:rPr>
                <w:rFonts w:cstheme="minorHAnsi"/>
                <w:sz w:val="22"/>
                <w:szCs w:val="22"/>
              </w:rPr>
            </w:rPrChange>
          </w:rPr>
          <w:t xml:space="preserve">svolgimento delle </w:t>
        </w:r>
      </w:ins>
      <w:ins w:id="38155" w:author="Visone Rossana (GSE)" w:date="2025-09-25T12:33:00Z" w16du:dateUtc="2025-09-25T10:33:00Z">
        <w:r w:rsidR="006F1F2A" w:rsidRPr="00686A69">
          <w:rPr>
            <w:rFonts w:cstheme="minorHAnsi"/>
            <w:sz w:val="22"/>
            <w:szCs w:val="22"/>
            <w:highlight w:val="cyan"/>
            <w:rPrChange w:id="38156" w:author="Visone Rossana (GSE)" w:date="2025-09-25T12:39:00Z" w16du:dateUtc="2025-09-25T10:39:00Z">
              <w:rPr>
                <w:rFonts w:cstheme="minorHAnsi"/>
                <w:sz w:val="22"/>
                <w:szCs w:val="22"/>
              </w:rPr>
            </w:rPrChange>
          </w:rPr>
          <w:t>attività del</w:t>
        </w:r>
      </w:ins>
      <w:ins w:id="38157" w:author="Visone Rossana (GSE)" w:date="2025-09-25T12:34:00Z" w16du:dateUtc="2025-09-25T10:34:00Z">
        <w:r w:rsidR="006F1F2A" w:rsidRPr="00686A69">
          <w:rPr>
            <w:rFonts w:cstheme="minorHAnsi"/>
            <w:sz w:val="22"/>
            <w:szCs w:val="22"/>
            <w:highlight w:val="cyan"/>
            <w:rPrChange w:id="38158" w:author="Visone Rossana (GSE)" w:date="2025-09-25T12:39:00Z" w16du:dateUtc="2025-09-25T10:39:00Z">
              <w:rPr>
                <w:rFonts w:cstheme="minorHAnsi"/>
                <w:sz w:val="22"/>
                <w:szCs w:val="22"/>
              </w:rPr>
            </w:rPrChange>
          </w:rPr>
          <w:t>la “scuola”.</w:t>
        </w:r>
      </w:ins>
      <w:ins w:id="38159" w:author="Visone Rossana (GSE)" w:date="2025-09-25T12:35:00Z" w16du:dateUtc="2025-09-25T10:35:00Z">
        <w:r w:rsidR="006F1F2A" w:rsidRPr="00686A69">
          <w:rPr>
            <w:rFonts w:cstheme="minorHAnsi"/>
            <w:sz w:val="22"/>
            <w:szCs w:val="22"/>
            <w:highlight w:val="cyan"/>
            <w:rPrChange w:id="38160" w:author="Visone Rossana (GSE)" w:date="2025-09-25T12:39:00Z" w16du:dateUtc="2025-09-25T10:39:00Z">
              <w:rPr>
                <w:rFonts w:cstheme="minorHAnsi"/>
                <w:sz w:val="22"/>
                <w:szCs w:val="22"/>
              </w:rPr>
            </w:rPrChange>
          </w:rPr>
          <w:t xml:space="preserve"> In fase di trasmissione della richiesta di incentivo andranno comprovati i requisiti richiamati</w:t>
        </w:r>
      </w:ins>
      <w:ins w:id="38161" w:author="Visone Rossana (GSE)" w:date="2025-09-25T12:36:00Z" w16du:dateUtc="2025-09-25T10:36:00Z">
        <w:r w:rsidR="006F1F2A" w:rsidRPr="00686A69">
          <w:rPr>
            <w:rFonts w:cstheme="minorHAnsi"/>
            <w:sz w:val="22"/>
            <w:szCs w:val="22"/>
            <w:highlight w:val="cyan"/>
            <w:rPrChange w:id="38162" w:author="Visone Rossana (GSE)" w:date="2025-09-25T12:39:00Z" w16du:dateUtc="2025-09-25T10:39:00Z">
              <w:rPr>
                <w:rFonts w:cstheme="minorHAnsi"/>
                <w:sz w:val="22"/>
                <w:szCs w:val="22"/>
              </w:rPr>
            </w:rPrChange>
          </w:rPr>
          <w:t>.</w:t>
        </w:r>
      </w:ins>
      <w:ins w:id="38163" w:author="Visone Rossana (GSE)" w:date="2025-09-25T12:34:00Z" w16du:dateUtc="2025-09-25T10:34:00Z">
        <w:r w:rsidR="006F1F2A">
          <w:rPr>
            <w:rFonts w:cstheme="minorHAnsi"/>
            <w:sz w:val="22"/>
            <w:szCs w:val="22"/>
          </w:rPr>
          <w:t xml:space="preserve"> </w:t>
        </w:r>
      </w:ins>
      <w:commentRangeEnd w:id="38120"/>
      <w:ins w:id="38164" w:author="Visone Rossana (GSE)" w:date="2025-09-25T12:40:00Z" w16du:dateUtc="2025-09-25T10:40:00Z">
        <w:r w:rsidR="00686A69">
          <w:rPr>
            <w:rStyle w:val="Rimandocommento"/>
            <w:rFonts w:cstheme="minorHAnsi"/>
            <w:sz w:val="22"/>
            <w:szCs w:val="22"/>
          </w:rPr>
          <w:commentReference w:id="38120"/>
        </w:r>
      </w:ins>
      <w:commentRangeEnd w:id="38119"/>
      <w:r w:rsidR="00E474C1">
        <w:rPr>
          <w:rStyle w:val="Rimandocommento"/>
          <w:rFonts w:cstheme="minorHAnsi"/>
          <w:sz w:val="22"/>
          <w:szCs w:val="22"/>
        </w:rPr>
        <w:commentReference w:id="38119"/>
      </w:r>
    </w:p>
    <w:p w14:paraId="5EE2D927" w14:textId="3A4673ED" w:rsidR="00A503F9" w:rsidRPr="00A503F9" w:rsidRDefault="00A503F9">
      <w:pPr>
        <w:spacing w:after="120" w:line="276" w:lineRule="auto"/>
        <w:jc w:val="both"/>
        <w:rPr>
          <w:ins w:id="38165" w:author="Visone Rossana (GSE)" w:date="2025-09-25T11:55:00Z" w16du:dateUtc="2025-09-25T09:55:00Z"/>
          <w:rFonts w:cstheme="minorHAnsi"/>
          <w:sz w:val="22"/>
          <w:szCs w:val="22"/>
          <w:rPrChange w:id="38166" w:author="Visone Rossana (GSE)" w:date="2025-09-25T11:55:00Z" w16du:dateUtc="2025-09-25T09:55:00Z">
            <w:rPr>
              <w:ins w:id="38167" w:author="Visone Rossana (GSE)" w:date="2025-09-25T11:55:00Z" w16du:dateUtc="2025-09-25T09:55:00Z"/>
              <w:rFonts w:cstheme="minorHAnsi"/>
            </w:rPr>
          </w:rPrChange>
        </w:rPr>
        <w:pPrChange w:id="38168" w:author="Visone Rossana (GSE)" w:date="2025-09-25T11:55:00Z" w16du:dateUtc="2025-09-25T09:55:00Z">
          <w:pPr>
            <w:spacing w:after="120"/>
            <w:jc w:val="both"/>
          </w:pPr>
        </w:pPrChange>
      </w:pPr>
      <w:ins w:id="38169" w:author="Visone Rossana (GSE)" w:date="2025-09-25T11:55:00Z" w16du:dateUtc="2025-09-25T09:55:00Z">
        <w:r w:rsidRPr="00A503F9">
          <w:rPr>
            <w:rFonts w:cstheme="minorHAnsi"/>
            <w:sz w:val="22"/>
            <w:szCs w:val="22"/>
            <w:rPrChange w:id="38170" w:author="Visone Rossana (GSE)" w:date="2025-09-25T11:55:00Z" w16du:dateUtc="2025-09-25T09:55:00Z">
              <w:rPr>
                <w:rFonts w:cstheme="minorHAnsi"/>
              </w:rPr>
            </w:rPrChange>
          </w:rPr>
          <w:t>Nel caso di edifici misti, in cui risultino presenti altre destinazioni</w:t>
        </w:r>
      </w:ins>
      <w:ins w:id="38171" w:author="Visone Rossana (GSE)" w:date="2025-10-12T17:35:00Z" w16du:dateUtc="2025-10-12T15:35:00Z">
        <w:r w:rsidR="00D10768">
          <w:rPr>
            <w:rFonts w:cstheme="minorHAnsi"/>
            <w:sz w:val="22"/>
            <w:szCs w:val="22"/>
          </w:rPr>
          <w:t xml:space="preserve"> d’uso rispetto a </w:t>
        </w:r>
      </w:ins>
      <w:ins w:id="38172" w:author="Visone Rossana (GSE)" w:date="2025-09-25T11:55:00Z" w16du:dateUtc="2025-09-25T09:55:00Z">
        <w:r w:rsidRPr="00A503F9">
          <w:rPr>
            <w:rFonts w:cstheme="minorHAnsi"/>
            <w:sz w:val="22"/>
            <w:szCs w:val="22"/>
            <w:rPrChange w:id="38173" w:author="Visone Rossana (GSE)" w:date="2025-09-25T11:55:00Z" w16du:dateUtc="2025-09-25T09:55:00Z">
              <w:rPr>
                <w:rFonts w:cstheme="minorHAnsi"/>
              </w:rPr>
            </w:rPrChange>
          </w:rPr>
          <w:t xml:space="preserve"> </w:t>
        </w:r>
      </w:ins>
      <w:ins w:id="38174" w:author="Visone Rossana (GSE)" w:date="2025-09-25T12:29:00Z" w16du:dateUtc="2025-09-25T10:29:00Z">
        <w:r w:rsidR="006F1F2A">
          <w:rPr>
            <w:rFonts w:cstheme="minorHAnsi"/>
            <w:sz w:val="22"/>
            <w:szCs w:val="22"/>
          </w:rPr>
          <w:t>“scuole e ospedali”</w:t>
        </w:r>
      </w:ins>
      <w:ins w:id="38175" w:author="Visone Rossana (GSE)" w:date="2025-09-25T11:55:00Z" w16du:dateUtc="2025-09-25T09:55:00Z">
        <w:r w:rsidRPr="00A503F9">
          <w:rPr>
            <w:rFonts w:cstheme="minorHAnsi"/>
            <w:sz w:val="22"/>
            <w:szCs w:val="22"/>
            <w:rPrChange w:id="38176" w:author="Visone Rossana (GSE)" w:date="2025-09-25T11:55:00Z" w16du:dateUtc="2025-09-25T09:55:00Z">
              <w:rPr>
                <w:rFonts w:cstheme="minorHAnsi"/>
              </w:rPr>
            </w:rPrChange>
          </w:rPr>
          <w:t xml:space="preserve"> (a titolo di esempio Scuola+ Uffici), l’applicazione dell’art. 48 ter: </w:t>
        </w:r>
      </w:ins>
    </w:p>
    <w:p w14:paraId="3FB19E29" w14:textId="0DBB529F" w:rsidR="00A503F9" w:rsidRPr="00A503F9" w:rsidRDefault="00A503F9" w:rsidP="00A503F9">
      <w:pPr>
        <w:pStyle w:val="Paragrafoelenco"/>
        <w:numPr>
          <w:ilvl w:val="0"/>
          <w:numId w:val="155"/>
        </w:numPr>
        <w:spacing w:after="120" w:line="276" w:lineRule="auto"/>
        <w:jc w:val="both"/>
        <w:rPr>
          <w:ins w:id="38177" w:author="Visone Rossana (GSE)" w:date="2025-09-25T11:55:00Z" w16du:dateUtc="2025-09-25T09:55:00Z"/>
          <w:rFonts w:cstheme="minorHAnsi"/>
          <w:sz w:val="22"/>
          <w:szCs w:val="22"/>
          <w:rPrChange w:id="38178" w:author="Visone Rossana (GSE)" w:date="2025-09-25T11:55:00Z" w16du:dateUtc="2025-09-25T09:55:00Z">
            <w:rPr>
              <w:ins w:id="38179" w:author="Visone Rossana (GSE)" w:date="2025-09-25T11:55:00Z" w16du:dateUtc="2025-09-25T09:55:00Z"/>
              <w:rFonts w:cstheme="minorHAnsi"/>
            </w:rPr>
          </w:rPrChange>
        </w:rPr>
      </w:pPr>
      <w:ins w:id="38180" w:author="Visone Rossana (GSE)" w:date="2025-09-25T11:55:00Z" w16du:dateUtc="2025-09-25T09:55:00Z">
        <w:r w:rsidRPr="00A503F9">
          <w:rPr>
            <w:rFonts w:cstheme="minorHAnsi"/>
            <w:sz w:val="22"/>
            <w:szCs w:val="22"/>
            <w:rPrChange w:id="38181" w:author="Visone Rossana (GSE)" w:date="2025-09-25T11:55:00Z" w16du:dateUtc="2025-09-25T09:55:00Z">
              <w:rPr>
                <w:rFonts w:cstheme="minorHAnsi"/>
              </w:rPr>
            </w:rPrChange>
          </w:rPr>
          <w:t xml:space="preserve">è ammissibile solo sulla porzione di edificio </w:t>
        </w:r>
      </w:ins>
      <w:ins w:id="38182" w:author="Visone Rossana (GSE)" w:date="2025-09-25T12:28:00Z" w16du:dateUtc="2025-09-25T10:28:00Z">
        <w:r w:rsidR="006F1F2A">
          <w:rPr>
            <w:rFonts w:cstheme="minorHAnsi"/>
            <w:sz w:val="22"/>
            <w:szCs w:val="22"/>
          </w:rPr>
          <w:t xml:space="preserve">con destinazione di </w:t>
        </w:r>
      </w:ins>
      <w:ins w:id="38183" w:author="Visone Rossana (GSE)" w:date="2025-09-25T12:29:00Z" w16du:dateUtc="2025-09-25T10:29:00Z">
        <w:r w:rsidR="006F1F2A">
          <w:rPr>
            <w:rFonts w:cstheme="minorHAnsi"/>
            <w:sz w:val="22"/>
            <w:szCs w:val="22"/>
          </w:rPr>
          <w:t>s</w:t>
        </w:r>
      </w:ins>
      <w:ins w:id="38184" w:author="Visone Rossana (GSE)" w:date="2025-09-25T11:55:00Z" w16du:dateUtc="2025-09-25T09:55:00Z">
        <w:r w:rsidRPr="00A503F9">
          <w:rPr>
            <w:rFonts w:cstheme="minorHAnsi"/>
            <w:sz w:val="22"/>
            <w:szCs w:val="22"/>
            <w:rPrChange w:id="38185" w:author="Visone Rossana (GSE)" w:date="2025-09-25T11:55:00Z" w16du:dateUtc="2025-09-25T09:55:00Z">
              <w:rPr>
                <w:rFonts w:cstheme="minorHAnsi"/>
              </w:rPr>
            </w:rPrChange>
          </w:rPr>
          <w:t xml:space="preserve">cuola o </w:t>
        </w:r>
      </w:ins>
      <w:ins w:id="38186" w:author="Visone Rossana (GSE)" w:date="2025-09-25T12:29:00Z" w16du:dateUtc="2025-09-25T10:29:00Z">
        <w:r w:rsidR="006F1F2A">
          <w:rPr>
            <w:rFonts w:cstheme="minorHAnsi"/>
            <w:sz w:val="22"/>
            <w:szCs w:val="22"/>
          </w:rPr>
          <w:t>o</w:t>
        </w:r>
      </w:ins>
      <w:ins w:id="38187" w:author="Visone Rossana (GSE)" w:date="2025-09-25T11:55:00Z" w16du:dateUtc="2025-09-25T09:55:00Z">
        <w:r w:rsidRPr="00A503F9">
          <w:rPr>
            <w:rFonts w:cstheme="minorHAnsi"/>
            <w:sz w:val="22"/>
            <w:szCs w:val="22"/>
            <w:rPrChange w:id="38188" w:author="Visone Rossana (GSE)" w:date="2025-09-25T11:55:00Z" w16du:dateUtc="2025-09-25T09:55:00Z">
              <w:rPr>
                <w:rFonts w:cstheme="minorHAnsi"/>
              </w:rPr>
            </w:rPrChange>
          </w:rPr>
          <w:t xml:space="preserve">spedale, in relazione agli interventi di cui all’art. </w:t>
        </w:r>
      </w:ins>
      <w:ins w:id="38189" w:author="Visone Rossana (GSE)" w:date="2025-09-25T12:36:00Z" w16du:dateUtc="2025-09-25T10:36:00Z">
        <w:r w:rsidR="006F1F2A">
          <w:rPr>
            <w:rFonts w:cstheme="minorHAnsi"/>
            <w:sz w:val="22"/>
            <w:szCs w:val="22"/>
          </w:rPr>
          <w:t>5</w:t>
        </w:r>
      </w:ins>
      <w:ins w:id="38190" w:author="Visone Rossana (GSE)" w:date="2025-09-25T11:55:00Z" w16du:dateUtc="2025-09-25T09:55:00Z">
        <w:r w:rsidRPr="00A503F9">
          <w:rPr>
            <w:rFonts w:cstheme="minorHAnsi"/>
            <w:sz w:val="22"/>
            <w:szCs w:val="22"/>
            <w:rPrChange w:id="38191" w:author="Visone Rossana (GSE)" w:date="2025-09-25T11:55:00Z" w16du:dateUtc="2025-09-25T09:55:00Z">
              <w:rPr>
                <w:rFonts w:cstheme="minorHAnsi"/>
              </w:rPr>
            </w:rPrChange>
          </w:rPr>
          <w:t xml:space="preserve">, comma 1, lett. a), b), </w:t>
        </w:r>
      </w:ins>
      <w:ins w:id="38192" w:author="Visone Rossana (GSE)" w:date="2025-09-25T12:36:00Z" w16du:dateUtc="2025-09-25T10:36:00Z">
        <w:r w:rsidR="006F1F2A">
          <w:rPr>
            <w:rFonts w:cstheme="minorHAnsi"/>
            <w:sz w:val="22"/>
            <w:szCs w:val="22"/>
          </w:rPr>
          <w:t>c</w:t>
        </w:r>
      </w:ins>
      <w:ins w:id="38193" w:author="Visone Rossana (GSE)" w:date="2025-09-25T11:55:00Z" w16du:dateUtc="2025-09-25T09:55:00Z">
        <w:r w:rsidRPr="00A503F9">
          <w:rPr>
            <w:rFonts w:cstheme="minorHAnsi"/>
            <w:sz w:val="22"/>
            <w:szCs w:val="22"/>
            <w:rPrChange w:id="38194" w:author="Visone Rossana (GSE)" w:date="2025-09-25T11:55:00Z" w16du:dateUtc="2025-09-25T09:55:00Z">
              <w:rPr>
                <w:rFonts w:cstheme="minorHAnsi"/>
              </w:rPr>
            </w:rPrChange>
          </w:rPr>
          <w:t xml:space="preserve">) ed </w:t>
        </w:r>
      </w:ins>
      <w:ins w:id="38195" w:author="Visone Rossana (GSE)" w:date="2025-09-25T12:36:00Z" w16du:dateUtc="2025-09-25T10:36:00Z">
        <w:r w:rsidR="006F1F2A">
          <w:rPr>
            <w:rFonts w:cstheme="minorHAnsi"/>
            <w:sz w:val="22"/>
            <w:szCs w:val="22"/>
          </w:rPr>
          <w:t>e</w:t>
        </w:r>
      </w:ins>
      <w:ins w:id="38196" w:author="Visone Rossana (GSE)" w:date="2025-09-25T11:55:00Z" w16du:dateUtc="2025-09-25T09:55:00Z">
        <w:r w:rsidRPr="00A503F9">
          <w:rPr>
            <w:rFonts w:cstheme="minorHAnsi"/>
            <w:sz w:val="22"/>
            <w:szCs w:val="22"/>
            <w:rPrChange w:id="38197" w:author="Visone Rossana (GSE)" w:date="2025-09-25T11:55:00Z" w16du:dateUtc="2025-09-25T09:55:00Z">
              <w:rPr>
                <w:rFonts w:cstheme="minorHAnsi"/>
              </w:rPr>
            </w:rPrChange>
          </w:rPr>
          <w:t>);</w:t>
        </w:r>
      </w:ins>
    </w:p>
    <w:p w14:paraId="1C0D6170" w14:textId="3A1B79D0" w:rsidR="00A503F9" w:rsidRPr="00A503F9" w:rsidRDefault="00A503F9" w:rsidP="00A503F9">
      <w:pPr>
        <w:pStyle w:val="Paragrafoelenco"/>
        <w:numPr>
          <w:ilvl w:val="0"/>
          <w:numId w:val="155"/>
        </w:numPr>
        <w:spacing w:after="120" w:line="276" w:lineRule="auto"/>
        <w:jc w:val="both"/>
        <w:rPr>
          <w:ins w:id="38198" w:author="Visone Rossana (GSE)" w:date="2025-09-25T11:55:00Z" w16du:dateUtc="2025-09-25T09:55:00Z"/>
          <w:rFonts w:cstheme="minorHAnsi"/>
          <w:sz w:val="22"/>
          <w:szCs w:val="22"/>
          <w:rPrChange w:id="38199" w:author="Visone Rossana (GSE)" w:date="2025-09-25T11:55:00Z" w16du:dateUtc="2025-09-25T09:55:00Z">
            <w:rPr>
              <w:ins w:id="38200" w:author="Visone Rossana (GSE)" w:date="2025-09-25T11:55:00Z" w16du:dateUtc="2025-09-25T09:55:00Z"/>
              <w:rFonts w:cstheme="minorHAnsi"/>
            </w:rPr>
          </w:rPrChange>
        </w:rPr>
      </w:pPr>
      <w:ins w:id="38201" w:author="Visone Rossana (GSE)" w:date="2025-09-25T11:55:00Z" w16du:dateUtc="2025-09-25T09:55:00Z">
        <w:r w:rsidRPr="00A503F9">
          <w:rPr>
            <w:rFonts w:cstheme="minorHAnsi"/>
            <w:sz w:val="22"/>
            <w:szCs w:val="22"/>
            <w:rPrChange w:id="38202" w:author="Visone Rossana (GSE)" w:date="2025-09-25T11:55:00Z" w16du:dateUtc="2025-09-25T09:55:00Z">
              <w:rPr>
                <w:rFonts w:cstheme="minorHAnsi"/>
              </w:rPr>
            </w:rPrChange>
          </w:rPr>
          <w:t xml:space="preserve">non è ammissibile in relazione agli interventi di cui all’art. </w:t>
        </w:r>
      </w:ins>
      <w:ins w:id="38203" w:author="Visone Rossana (GSE)" w:date="2025-09-25T12:37:00Z" w16du:dateUtc="2025-09-25T10:37:00Z">
        <w:r w:rsidR="00686A69">
          <w:rPr>
            <w:rFonts w:cstheme="minorHAnsi"/>
            <w:sz w:val="22"/>
            <w:szCs w:val="22"/>
          </w:rPr>
          <w:t>5</w:t>
        </w:r>
      </w:ins>
      <w:ins w:id="38204" w:author="Visone Rossana (GSE)" w:date="2025-09-25T11:55:00Z" w16du:dateUtc="2025-09-25T09:55:00Z">
        <w:r w:rsidRPr="00A503F9">
          <w:rPr>
            <w:rFonts w:cstheme="minorHAnsi"/>
            <w:sz w:val="22"/>
            <w:szCs w:val="22"/>
            <w:rPrChange w:id="38205" w:author="Visone Rossana (GSE)" w:date="2025-09-25T11:55:00Z" w16du:dateUtc="2025-09-25T09:55:00Z">
              <w:rPr>
                <w:rFonts w:cstheme="minorHAnsi"/>
              </w:rPr>
            </w:rPrChange>
          </w:rPr>
          <w:t xml:space="preserve">, comma 1, lett. </w:t>
        </w:r>
      </w:ins>
      <w:ins w:id="38206" w:author="Visone Rossana (GSE)" w:date="2025-09-25T12:37:00Z" w16du:dateUtc="2025-09-25T10:37:00Z">
        <w:r w:rsidR="00686A69">
          <w:rPr>
            <w:rFonts w:cstheme="minorHAnsi"/>
            <w:sz w:val="22"/>
            <w:szCs w:val="22"/>
          </w:rPr>
          <w:t>e</w:t>
        </w:r>
      </w:ins>
      <w:ins w:id="38207" w:author="Visone Rossana (GSE)" w:date="2025-09-25T11:55:00Z" w16du:dateUtc="2025-09-25T09:55:00Z">
        <w:r w:rsidRPr="00A503F9">
          <w:rPr>
            <w:rFonts w:cstheme="minorHAnsi"/>
            <w:sz w:val="22"/>
            <w:szCs w:val="22"/>
            <w:rPrChange w:id="38208" w:author="Visone Rossana (GSE)" w:date="2025-09-25T11:55:00Z" w16du:dateUtc="2025-09-25T09:55:00Z">
              <w:rPr>
                <w:rFonts w:cstheme="minorHAnsi"/>
              </w:rPr>
            </w:rPrChange>
          </w:rPr>
          <w:t xml:space="preserve">), lett. </w:t>
        </w:r>
      </w:ins>
      <w:ins w:id="38209" w:author="Visone Rossana (GSE)" w:date="2025-09-25T12:37:00Z" w16du:dateUtc="2025-09-25T10:37:00Z">
        <w:r w:rsidR="00686A69">
          <w:rPr>
            <w:rFonts w:cstheme="minorHAnsi"/>
            <w:sz w:val="22"/>
            <w:szCs w:val="22"/>
          </w:rPr>
          <w:t>f</w:t>
        </w:r>
      </w:ins>
      <w:ins w:id="38210" w:author="Visone Rossana (GSE)" w:date="2025-09-25T11:55:00Z" w16du:dateUtc="2025-09-25T09:55:00Z">
        <w:r w:rsidRPr="00A503F9">
          <w:rPr>
            <w:rFonts w:cstheme="minorHAnsi"/>
            <w:sz w:val="22"/>
            <w:szCs w:val="22"/>
            <w:rPrChange w:id="38211" w:author="Visone Rossana (GSE)" w:date="2025-09-25T11:55:00Z" w16du:dateUtc="2025-09-25T09:55:00Z">
              <w:rPr>
                <w:rFonts w:cstheme="minorHAnsi"/>
              </w:rPr>
            </w:rPrChange>
          </w:rPr>
          <w:t>)</w:t>
        </w:r>
      </w:ins>
      <w:ins w:id="38212" w:author="Visone Rossana (GSE)" w:date="2025-09-25T12:38:00Z" w16du:dateUtc="2025-09-25T10:38:00Z">
        <w:r w:rsidR="00686A69">
          <w:rPr>
            <w:rFonts w:cstheme="minorHAnsi"/>
            <w:sz w:val="22"/>
            <w:szCs w:val="22"/>
          </w:rPr>
          <w:t>, g), h)</w:t>
        </w:r>
      </w:ins>
      <w:ins w:id="38213" w:author="Visone Rossana (GSE)" w:date="2025-09-25T11:55:00Z" w16du:dateUtc="2025-09-25T09:55:00Z">
        <w:r w:rsidRPr="00A503F9">
          <w:rPr>
            <w:rFonts w:cstheme="minorHAnsi"/>
            <w:sz w:val="22"/>
            <w:szCs w:val="22"/>
            <w:rPrChange w:id="38214" w:author="Visone Rossana (GSE)" w:date="2025-09-25T11:55:00Z" w16du:dateUtc="2025-09-25T09:55:00Z">
              <w:rPr>
                <w:rFonts w:cstheme="minorHAnsi"/>
              </w:rPr>
            </w:rPrChange>
          </w:rPr>
          <w:t xml:space="preserve"> e all’art. </w:t>
        </w:r>
      </w:ins>
      <w:ins w:id="38215" w:author="Visone Rossana (GSE)" w:date="2025-09-25T12:38:00Z" w16du:dateUtc="2025-09-25T10:38:00Z">
        <w:r w:rsidR="00686A69">
          <w:rPr>
            <w:rFonts w:cstheme="minorHAnsi"/>
            <w:sz w:val="22"/>
            <w:szCs w:val="22"/>
          </w:rPr>
          <w:t>8</w:t>
        </w:r>
      </w:ins>
      <w:ins w:id="38216" w:author="Visone Rossana (GSE)" w:date="2025-09-25T11:55:00Z" w16du:dateUtc="2025-09-25T09:55:00Z">
        <w:r w:rsidRPr="00A503F9">
          <w:rPr>
            <w:rFonts w:cstheme="minorHAnsi"/>
            <w:sz w:val="22"/>
            <w:szCs w:val="22"/>
            <w:rPrChange w:id="38217" w:author="Visone Rossana (GSE)" w:date="2025-09-25T11:55:00Z" w16du:dateUtc="2025-09-25T09:55:00Z">
              <w:rPr>
                <w:rFonts w:cstheme="minorHAnsi"/>
              </w:rPr>
            </w:rPrChange>
          </w:rPr>
          <w:t xml:space="preserve">, comma </w:t>
        </w:r>
      </w:ins>
      <w:ins w:id="38218" w:author="Visone Rossana (GSE)" w:date="2025-09-25T12:38:00Z" w16du:dateUtc="2025-09-25T10:38:00Z">
        <w:r w:rsidR="00686A69">
          <w:rPr>
            <w:rFonts w:cstheme="minorHAnsi"/>
            <w:sz w:val="22"/>
            <w:szCs w:val="22"/>
          </w:rPr>
          <w:t>1</w:t>
        </w:r>
      </w:ins>
      <w:ins w:id="38219" w:author="Visone Rossana (GSE)" w:date="2025-09-25T11:55:00Z" w16du:dateUtc="2025-09-25T09:55:00Z">
        <w:r w:rsidRPr="00A503F9">
          <w:rPr>
            <w:rFonts w:cstheme="minorHAnsi"/>
            <w:sz w:val="22"/>
            <w:szCs w:val="22"/>
            <w:rPrChange w:id="38220" w:author="Visone Rossana (GSE)" w:date="2025-09-25T11:55:00Z" w16du:dateUtc="2025-09-25T09:55:00Z">
              <w:rPr>
                <w:rFonts w:cstheme="minorHAnsi"/>
              </w:rPr>
            </w:rPrChange>
          </w:rPr>
          <w:t>, lett. a)</w:t>
        </w:r>
      </w:ins>
      <w:ins w:id="38221" w:author="Visone Rossana (GSE)" w:date="2025-09-25T12:38:00Z" w16du:dateUtc="2025-09-25T10:38:00Z">
        <w:r w:rsidR="00686A69">
          <w:rPr>
            <w:rFonts w:cstheme="minorHAnsi"/>
            <w:sz w:val="22"/>
            <w:szCs w:val="22"/>
          </w:rPr>
          <w:t>-g)</w:t>
        </w:r>
      </w:ins>
      <w:ins w:id="38222" w:author="Visone Rossana (GSE)" w:date="2025-09-25T11:55:00Z" w16du:dateUtc="2025-09-25T09:55:00Z">
        <w:r w:rsidRPr="00A503F9">
          <w:rPr>
            <w:rFonts w:cstheme="minorHAnsi"/>
            <w:sz w:val="22"/>
            <w:szCs w:val="22"/>
            <w:rPrChange w:id="38223" w:author="Visone Rossana (GSE)" w:date="2025-09-25T11:55:00Z" w16du:dateUtc="2025-09-25T09:55:00Z">
              <w:rPr>
                <w:rFonts w:cstheme="minorHAnsi"/>
              </w:rPr>
            </w:rPrChange>
          </w:rPr>
          <w:t>.</w:t>
        </w:r>
      </w:ins>
    </w:p>
    <w:p w14:paraId="227CE1B3" w14:textId="705373D2" w:rsidR="003844B1" w:rsidRDefault="00E123D3">
      <w:pPr>
        <w:pStyle w:val="TITOLO20"/>
        <w:numPr>
          <w:ilvl w:val="1"/>
          <w:numId w:val="292"/>
        </w:numPr>
        <w:ind w:left="567" w:hanging="567"/>
        <w:outlineLvl w:val="1"/>
        <w:rPr>
          <w:ins w:id="38224" w:author="Oliosi Francesco (GSE)" w:date="2025-10-15T10:40:00Z" w16du:dateUtc="2025-10-15T08:40:00Z"/>
        </w:rPr>
        <w:pPrChange w:id="38225" w:author="Visone Rossana (GSE)" w:date="2025-10-23T10:16:00Z" w16du:dateUtc="2025-10-23T08:16:00Z">
          <w:pPr>
            <w:pStyle w:val="TITOLO20"/>
            <w:numPr>
              <w:ilvl w:val="1"/>
              <w:numId w:val="450"/>
            </w:numPr>
            <w:ind w:left="567" w:hanging="567"/>
            <w:outlineLvl w:val="1"/>
          </w:pPr>
        </w:pPrChange>
      </w:pPr>
      <w:bookmarkStart w:id="38226" w:name="_Toc212462816"/>
      <w:ins w:id="38227" w:author="Visone Rossana (GSE)" w:date="2025-09-05T12:17:00Z">
        <w:r w:rsidRPr="00E123D3">
          <w:t>I Contratti di prestazione energetica (EPC) e i contratti di Servizio Energia</w:t>
        </w:r>
      </w:ins>
      <w:bookmarkEnd w:id="38226"/>
    </w:p>
    <w:p w14:paraId="7E8284F6" w14:textId="77777777" w:rsidR="00726C50" w:rsidRPr="00E9795E" w:rsidRDefault="00726C50">
      <w:pPr>
        <w:rPr>
          <w:ins w:id="38228" w:author="Visone Rossana (GSE)" w:date="2025-09-05T12:17:00Z" w16du:dateUtc="2025-09-05T10:17:00Z"/>
        </w:rPr>
        <w:pPrChange w:id="38229" w:author="Oliosi Francesco (GSE)" w:date="2025-10-15T10:40:00Z" w16du:dateUtc="2025-10-15T08:40:00Z">
          <w:pPr>
            <w:pStyle w:val="TITOLO20"/>
            <w:ind w:left="426"/>
          </w:pPr>
        </w:pPrChange>
      </w:pPr>
      <w:bookmarkStart w:id="38230" w:name="_Toc211327648"/>
      <w:bookmarkEnd w:id="38230"/>
    </w:p>
    <w:p w14:paraId="1BB202B4" w14:textId="6B1D74E7" w:rsidR="00F015C7" w:rsidDel="002D5AEC" w:rsidRDefault="00F015C7">
      <w:pPr>
        <w:pStyle w:val="TITOLO20"/>
        <w:numPr>
          <w:ilvl w:val="2"/>
          <w:numId w:val="292"/>
        </w:numPr>
        <w:ind w:left="1134" w:hanging="708"/>
        <w:rPr>
          <w:del w:id="38231" w:author="Visone Rossana (GSE)" w:date="2025-10-11T17:37:00Z" w16du:dateUtc="2025-10-11T15:37:00Z"/>
        </w:rPr>
        <w:pPrChange w:id="38232" w:author="Visone Rossana (GSE)" w:date="2025-10-23T10:16:00Z" w16du:dateUtc="2025-10-23T08:16:00Z">
          <w:pPr/>
        </w:pPrChange>
      </w:pPr>
      <w:bookmarkStart w:id="38233" w:name="_Toc212462817"/>
      <w:bookmarkEnd w:id="38233"/>
    </w:p>
    <w:p w14:paraId="01B1E193" w14:textId="77777777" w:rsidR="00BF1F22" w:rsidRPr="00862159" w:rsidRDefault="00BF1F22">
      <w:pPr>
        <w:pStyle w:val="TITOLO20"/>
        <w:numPr>
          <w:ilvl w:val="2"/>
          <w:numId w:val="292"/>
        </w:numPr>
        <w:ind w:left="1134" w:hanging="708"/>
        <w:rPr>
          <w:ins w:id="38234" w:author="Visone Rossana (GSE)" w:date="2025-10-11T17:06:00Z" w16du:dateUtc="2025-10-11T15:06:00Z"/>
        </w:rPr>
        <w:pPrChange w:id="38235" w:author="Visone Rossana (GSE)" w:date="2025-10-23T10:16:00Z" w16du:dateUtc="2025-10-23T08:16:00Z">
          <w:pPr>
            <w:pStyle w:val="TITOLO3GSE"/>
            <w:numPr>
              <w:ilvl w:val="2"/>
              <w:numId w:val="7"/>
            </w:numPr>
            <w:ind w:left="1715" w:hanging="504"/>
          </w:pPr>
        </w:pPrChange>
      </w:pPr>
      <w:bookmarkStart w:id="38236" w:name="_Toc16001972"/>
      <w:bookmarkStart w:id="38237" w:name="_Toc189046756"/>
      <w:bookmarkStart w:id="38238" w:name="_Toc212462818"/>
      <w:ins w:id="38239" w:author="Visone Rossana (GSE)" w:date="2025-10-11T17:06:00Z" w16du:dateUtc="2025-10-11T15:06:00Z">
        <w:r w:rsidRPr="00862159">
          <w:t>Durata del contratto</w:t>
        </w:r>
        <w:bookmarkEnd w:id="38236"/>
        <w:bookmarkEnd w:id="38237"/>
        <w:bookmarkEnd w:id="38238"/>
      </w:ins>
    </w:p>
    <w:p w14:paraId="20278046" w14:textId="30ED731C" w:rsidR="00BF1F22" w:rsidRPr="00102CA1" w:rsidRDefault="00BF1F22" w:rsidP="00102CA1">
      <w:pPr>
        <w:spacing w:after="120" w:line="276" w:lineRule="auto"/>
        <w:jc w:val="both"/>
        <w:rPr>
          <w:sz w:val="22"/>
          <w:szCs w:val="22"/>
        </w:rPr>
      </w:pPr>
      <w:r w:rsidRPr="00102CA1">
        <w:rPr>
          <w:rFonts w:cs="Calibri"/>
          <w:sz w:val="22"/>
          <w:szCs w:val="22"/>
        </w:rPr>
        <w:t xml:space="preserve">Il Decreto all’art. </w:t>
      </w:r>
      <w:r w:rsidR="00367453">
        <w:rPr>
          <w:rFonts w:cs="Calibri"/>
          <w:sz w:val="22"/>
          <w:szCs w:val="22"/>
        </w:rPr>
        <w:t>10</w:t>
      </w:r>
      <w:r w:rsidRPr="00102CA1">
        <w:rPr>
          <w:rFonts w:cs="Calibri"/>
          <w:sz w:val="22"/>
          <w:szCs w:val="22"/>
        </w:rPr>
        <w:t xml:space="preserve">, </w:t>
      </w:r>
      <w:r w:rsidRPr="00102CA1">
        <w:rPr>
          <w:sz w:val="22"/>
          <w:szCs w:val="22"/>
        </w:rPr>
        <w:t xml:space="preserve">comma </w:t>
      </w:r>
      <w:r w:rsidR="00B2490A">
        <w:rPr>
          <w:sz w:val="22"/>
          <w:szCs w:val="22"/>
        </w:rPr>
        <w:t>5</w:t>
      </w:r>
      <w:r w:rsidRPr="00102CA1">
        <w:rPr>
          <w:sz w:val="22"/>
          <w:szCs w:val="22"/>
        </w:rPr>
        <w:t xml:space="preserve">, dispone che gli interventi incentivati mantengano i requisiti che hanno consentito l'accesso agli incentivi durante il periodo di incentivazione e nei 5 anni successivi </w:t>
      </w:r>
      <w:r w:rsidR="00B2490A">
        <w:rPr>
          <w:sz w:val="22"/>
          <w:szCs w:val="22"/>
        </w:rPr>
        <w:t xml:space="preserve">al </w:t>
      </w:r>
      <w:r w:rsidR="00C51102">
        <w:rPr>
          <w:sz w:val="22"/>
          <w:szCs w:val="22"/>
        </w:rPr>
        <w:t xml:space="preserve">periodo di erogazione </w:t>
      </w:r>
      <w:r w:rsidRPr="00102CA1">
        <w:rPr>
          <w:sz w:val="22"/>
          <w:szCs w:val="22"/>
        </w:rPr>
        <w:t>degli stessi incentivi</w:t>
      </w:r>
      <w:r w:rsidR="00C51102">
        <w:rPr>
          <w:sz w:val="22"/>
          <w:szCs w:val="22"/>
        </w:rPr>
        <w:t>, decorrenti dalla data di corresponsione dell’ultima rata</w:t>
      </w:r>
      <w:r w:rsidRPr="00102CA1">
        <w:rPr>
          <w:sz w:val="22"/>
          <w:szCs w:val="22"/>
        </w:rPr>
        <w:t>.</w:t>
      </w:r>
      <w:r w:rsidR="00545C68">
        <w:rPr>
          <w:sz w:val="22"/>
          <w:szCs w:val="22"/>
        </w:rPr>
        <w:t xml:space="preserve"> </w:t>
      </w:r>
      <w:r w:rsidR="00D4757D">
        <w:rPr>
          <w:sz w:val="22"/>
          <w:szCs w:val="22"/>
        </w:rPr>
        <w:t xml:space="preserve">Conseguentemente, </w:t>
      </w:r>
      <w:r w:rsidR="00D635BC">
        <w:rPr>
          <w:sz w:val="22"/>
          <w:szCs w:val="22"/>
        </w:rPr>
        <w:t>ai sensi dell’art. 13, comma 6,</w:t>
      </w:r>
      <w:r w:rsidR="00CB2C6D">
        <w:rPr>
          <w:sz w:val="22"/>
          <w:szCs w:val="22"/>
        </w:rPr>
        <w:t xml:space="preserve"> lett. a) del Decreto</w:t>
      </w:r>
      <w:r w:rsidR="00D635BC">
        <w:rPr>
          <w:sz w:val="22"/>
          <w:szCs w:val="22"/>
        </w:rPr>
        <w:t xml:space="preserve"> </w:t>
      </w:r>
      <w:r w:rsidR="00545C68">
        <w:rPr>
          <w:sz w:val="22"/>
          <w:szCs w:val="22"/>
        </w:rPr>
        <w:t xml:space="preserve">i contratti </w:t>
      </w:r>
      <w:r w:rsidR="00D4757D" w:rsidRPr="00D4757D">
        <w:rPr>
          <w:sz w:val="22"/>
          <w:szCs w:val="22"/>
        </w:rPr>
        <w:t>dovranno prevedere</w:t>
      </w:r>
      <w:r w:rsidR="00D4757D">
        <w:rPr>
          <w:sz w:val="22"/>
          <w:szCs w:val="22"/>
        </w:rPr>
        <w:t xml:space="preserve"> </w:t>
      </w:r>
      <w:r w:rsidR="00D4757D" w:rsidRPr="00D4757D">
        <w:rPr>
          <w:sz w:val="22"/>
          <w:szCs w:val="22"/>
        </w:rPr>
        <w:t>una durata e delle clausole rescissorie</w:t>
      </w:r>
      <w:r w:rsidR="00D4757D">
        <w:rPr>
          <w:sz w:val="22"/>
          <w:szCs w:val="22"/>
        </w:rPr>
        <w:t xml:space="preserve"> </w:t>
      </w:r>
      <w:r w:rsidR="00A54B78">
        <w:rPr>
          <w:sz w:val="22"/>
          <w:szCs w:val="22"/>
        </w:rPr>
        <w:t xml:space="preserve">atte a </w:t>
      </w:r>
      <w:r w:rsidR="00A54B78" w:rsidRPr="00A54B78">
        <w:rPr>
          <w:sz w:val="22"/>
          <w:szCs w:val="22"/>
        </w:rPr>
        <w:t>garantire il rispetto delle previsioni</w:t>
      </w:r>
      <w:r w:rsidR="00D4757D">
        <w:rPr>
          <w:sz w:val="22"/>
          <w:szCs w:val="22"/>
        </w:rPr>
        <w:t xml:space="preserve"> </w:t>
      </w:r>
      <w:r w:rsidR="00CB2C6D">
        <w:rPr>
          <w:sz w:val="22"/>
          <w:szCs w:val="22"/>
        </w:rPr>
        <w:t xml:space="preserve">precedentemente </w:t>
      </w:r>
      <w:r w:rsidR="00A54B78">
        <w:rPr>
          <w:sz w:val="22"/>
          <w:szCs w:val="22"/>
        </w:rPr>
        <w:t>richiamate</w:t>
      </w:r>
      <w:r w:rsidR="00D635BC">
        <w:rPr>
          <w:sz w:val="22"/>
          <w:szCs w:val="22"/>
        </w:rPr>
        <w:t>.</w:t>
      </w:r>
    </w:p>
    <w:p w14:paraId="2670B5EE" w14:textId="26EBE8A0" w:rsidR="00BF1F22" w:rsidRPr="00102CA1" w:rsidRDefault="00BF1F22" w:rsidP="00102CA1">
      <w:pPr>
        <w:spacing w:after="120" w:line="276" w:lineRule="auto"/>
        <w:jc w:val="both"/>
        <w:rPr>
          <w:sz w:val="22"/>
          <w:szCs w:val="22"/>
        </w:rPr>
      </w:pPr>
      <w:r w:rsidRPr="00102CA1">
        <w:rPr>
          <w:sz w:val="22"/>
          <w:szCs w:val="22"/>
        </w:rPr>
        <w:lastRenderedPageBreak/>
        <w:t>In aggiunta,</w:t>
      </w:r>
      <w:r w:rsidR="00F606A8">
        <w:rPr>
          <w:sz w:val="22"/>
          <w:szCs w:val="22"/>
        </w:rPr>
        <w:t xml:space="preserve"> l’art. 18, comma 2,</w:t>
      </w:r>
      <w:r w:rsidRPr="00102CA1">
        <w:rPr>
          <w:sz w:val="22"/>
          <w:szCs w:val="22"/>
        </w:rPr>
        <w:t xml:space="preserve"> stabilisce che ogni modifica e/o variazione degli interventi incentivati, realizzata nel periodo di incentivazione e nei 5 anni successivi all'ottenimento degli stessi incentivi, deve essere comunicata al GSE.</w:t>
      </w:r>
    </w:p>
    <w:p w14:paraId="4D00344A" w14:textId="4609AA31" w:rsidR="00BF1F22" w:rsidRPr="00102CA1" w:rsidRDefault="00BF1F22" w:rsidP="00102CA1">
      <w:pPr>
        <w:spacing w:after="120" w:line="276" w:lineRule="auto"/>
        <w:jc w:val="both"/>
        <w:rPr>
          <w:sz w:val="22"/>
          <w:szCs w:val="22"/>
        </w:rPr>
      </w:pPr>
      <w:r w:rsidRPr="00102CA1">
        <w:rPr>
          <w:sz w:val="22"/>
          <w:szCs w:val="22"/>
        </w:rPr>
        <w:t xml:space="preserve">Pertanto, al fine di assicurare il mantenimento dei requisiti che in origine hanno consentito l'ammissione agli incentivi, </w:t>
      </w:r>
      <w:r w:rsidR="0016630B">
        <w:rPr>
          <w:sz w:val="22"/>
          <w:szCs w:val="22"/>
        </w:rPr>
        <w:t xml:space="preserve">ai sensi dell’art. </w:t>
      </w:r>
      <w:r w:rsidR="00920F62">
        <w:rPr>
          <w:sz w:val="22"/>
          <w:szCs w:val="22"/>
        </w:rPr>
        <w:t xml:space="preserve">13, comma 6, del Decreto </w:t>
      </w:r>
      <w:r w:rsidRPr="00102CA1">
        <w:rPr>
          <w:sz w:val="22"/>
          <w:szCs w:val="22"/>
        </w:rPr>
        <w:t>la stipula dei contratti e la relativa efficacia devono rispettare le seguenti condizioni temporali.</w:t>
      </w:r>
    </w:p>
    <w:p w14:paraId="1BE2EA01" w14:textId="77777777" w:rsidR="00BF1F22" w:rsidRPr="00BF1F22" w:rsidRDefault="00BF1F22">
      <w:pPr>
        <w:spacing w:line="276" w:lineRule="auto"/>
        <w:jc w:val="both"/>
        <w:rPr>
          <w:sz w:val="22"/>
          <w:szCs w:val="22"/>
          <w:rPrChange w:id="38240" w:author="Visone Rossana (GSE)" w:date="2025-10-11T17:07:00Z" w16du:dateUtc="2025-10-11T15:07:00Z">
            <w:rPr/>
          </w:rPrChange>
        </w:rPr>
        <w:pPrChange w:id="38241" w:author="Visone Rossana (GSE)" w:date="2025-10-11T17:07:00Z" w16du:dateUtc="2025-10-11T15:07:00Z">
          <w:pPr>
            <w:jc w:val="both"/>
          </w:pPr>
        </w:pPrChange>
      </w:pPr>
      <w:r w:rsidRPr="00BF1F22">
        <w:rPr>
          <w:sz w:val="22"/>
          <w:szCs w:val="22"/>
          <w:rPrChange w:id="38242" w:author="Visone Rossana (GSE)" w:date="2025-10-11T17:07:00Z" w16du:dateUtc="2025-10-11T15:07:00Z">
            <w:rPr/>
          </w:rPrChange>
        </w:rPr>
        <w:t xml:space="preserve">Interventi ad </w:t>
      </w:r>
      <w:r w:rsidRPr="00BF1F22">
        <w:rPr>
          <w:b/>
          <w:sz w:val="22"/>
          <w:szCs w:val="22"/>
          <w:rPrChange w:id="38243" w:author="Visone Rossana (GSE)" w:date="2025-10-11T17:07:00Z" w16du:dateUtc="2025-10-11T15:07:00Z">
            <w:rPr>
              <w:b/>
            </w:rPr>
          </w:rPrChange>
        </w:rPr>
        <w:t>accesso diretto</w:t>
      </w:r>
      <w:r w:rsidRPr="00BF1F22">
        <w:rPr>
          <w:sz w:val="22"/>
          <w:szCs w:val="22"/>
          <w:rPrChange w:id="38244" w:author="Visone Rossana (GSE)" w:date="2025-10-11T17:07:00Z" w16du:dateUtc="2025-10-11T15:07:00Z">
            <w:rPr/>
          </w:rPrChange>
        </w:rPr>
        <w:t>:</w:t>
      </w:r>
    </w:p>
    <w:p w14:paraId="6B37EA26" w14:textId="77777777" w:rsidR="00BF1F22" w:rsidRPr="00BF1F22" w:rsidRDefault="00BF1F22" w:rsidP="00B2490A">
      <w:pPr>
        <w:pStyle w:val="Paragrafoelenco"/>
        <w:numPr>
          <w:ilvl w:val="0"/>
          <w:numId w:val="253"/>
        </w:numPr>
        <w:spacing w:line="276" w:lineRule="auto"/>
        <w:ind w:left="709"/>
        <w:jc w:val="both"/>
        <w:rPr>
          <w:sz w:val="22"/>
          <w:szCs w:val="22"/>
          <w:rPrChange w:id="38245" w:author="Visone Rossana (GSE)" w:date="2025-10-11T17:07:00Z" w16du:dateUtc="2025-10-11T15:07:00Z">
            <w:rPr/>
          </w:rPrChange>
        </w:rPr>
      </w:pPr>
      <w:r w:rsidRPr="00BF1F22">
        <w:rPr>
          <w:sz w:val="22"/>
          <w:szCs w:val="22"/>
          <w:rPrChange w:id="38246" w:author="Visone Rossana (GSE)" w:date="2025-10-11T17:07:00Z" w16du:dateUtc="2025-10-11T15:07:00Z">
            <w:rPr/>
          </w:rPrChange>
        </w:rPr>
        <w:t>la stipula del contratto deve avvenire in una data antecedente a quella di presentazione dell'istanza di accesso agli incentivi (nel caso di interventi ad accesso diretto);</w:t>
      </w:r>
    </w:p>
    <w:p w14:paraId="5B1EA013" w14:textId="77777777" w:rsidR="00BF1F22" w:rsidRPr="00BF1F22" w:rsidRDefault="00BF1F22" w:rsidP="00B2490A">
      <w:pPr>
        <w:pStyle w:val="Paragrafoelenco"/>
        <w:numPr>
          <w:ilvl w:val="0"/>
          <w:numId w:val="253"/>
        </w:numPr>
        <w:spacing w:line="276" w:lineRule="auto"/>
        <w:ind w:left="709"/>
        <w:jc w:val="both"/>
        <w:rPr>
          <w:sz w:val="22"/>
          <w:szCs w:val="22"/>
          <w:rPrChange w:id="38247" w:author="Visone Rossana (GSE)" w:date="2025-10-11T17:07:00Z" w16du:dateUtc="2025-10-11T15:07:00Z">
            <w:rPr/>
          </w:rPrChange>
        </w:rPr>
      </w:pPr>
      <w:r w:rsidRPr="00BF1F22">
        <w:rPr>
          <w:sz w:val="22"/>
          <w:szCs w:val="22"/>
          <w:rPrChange w:id="38248" w:author="Visone Rossana (GSE)" w:date="2025-10-11T17:07:00Z" w16du:dateUtc="2025-10-11T15:07:00Z">
            <w:rPr/>
          </w:rPrChange>
        </w:rPr>
        <w:t>il contratto deve risultare efficace, al più tardi, alla data di accoglimento dell'istanza di accesso agli incentivi;</w:t>
      </w:r>
    </w:p>
    <w:p w14:paraId="40EFE4E0" w14:textId="77777777" w:rsidR="00BF1F22" w:rsidRPr="00BF1F22" w:rsidRDefault="00BF1F22" w:rsidP="00B2490A">
      <w:pPr>
        <w:pStyle w:val="Paragrafoelenco"/>
        <w:numPr>
          <w:ilvl w:val="0"/>
          <w:numId w:val="253"/>
        </w:numPr>
        <w:spacing w:line="276" w:lineRule="auto"/>
        <w:ind w:left="709"/>
        <w:jc w:val="both"/>
        <w:rPr>
          <w:sz w:val="22"/>
          <w:szCs w:val="22"/>
          <w:rPrChange w:id="38249" w:author="Visone Rossana (GSE)" w:date="2025-10-11T17:07:00Z" w16du:dateUtc="2025-10-11T15:07:00Z">
            <w:rPr/>
          </w:rPrChange>
        </w:rPr>
      </w:pPr>
      <w:r w:rsidRPr="00BF1F22">
        <w:rPr>
          <w:sz w:val="22"/>
          <w:szCs w:val="22"/>
          <w:rPrChange w:id="38250" w:author="Visone Rossana (GSE)" w:date="2025-10-11T17:07:00Z" w16du:dateUtc="2025-10-11T15:07:00Z">
            <w:rPr/>
          </w:rPrChange>
        </w:rPr>
        <w:t>il contratto deve risultare efficace almeno fino a 5 anni dopo la data del pagamento dell'ultima rata degli incentivi;</w:t>
      </w:r>
    </w:p>
    <w:p w14:paraId="4E2C3566" w14:textId="77777777" w:rsidR="00BF1F22" w:rsidRPr="00BF1F22" w:rsidRDefault="00BF1F22" w:rsidP="00B2490A">
      <w:pPr>
        <w:pStyle w:val="Paragrafoelenco"/>
        <w:numPr>
          <w:ilvl w:val="0"/>
          <w:numId w:val="253"/>
        </w:numPr>
        <w:spacing w:line="276" w:lineRule="auto"/>
        <w:ind w:left="709"/>
        <w:jc w:val="both"/>
        <w:rPr>
          <w:sz w:val="22"/>
          <w:szCs w:val="22"/>
          <w:rPrChange w:id="38251" w:author="Visone Rossana (GSE)" w:date="2025-10-11T17:07:00Z" w16du:dateUtc="2025-10-11T15:07:00Z">
            <w:rPr/>
          </w:rPrChange>
        </w:rPr>
      </w:pPr>
      <w:r w:rsidRPr="00BF1F22">
        <w:rPr>
          <w:sz w:val="22"/>
          <w:szCs w:val="22"/>
          <w:rPrChange w:id="38252" w:author="Visone Rossana (GSE)" w:date="2025-10-11T17:07:00Z" w16du:dateUtc="2025-10-11T15:07:00Z">
            <w:rPr/>
          </w:rPrChange>
        </w:rPr>
        <w:t>il contratto non può essere ceduto in un momento antecedente il termine dei 5 anni successivi all’ultima erogazione dell’incentivo.</w:t>
      </w:r>
    </w:p>
    <w:p w14:paraId="11096399" w14:textId="77777777" w:rsidR="00BF1F22" w:rsidRPr="00BF1F22" w:rsidRDefault="00BF1F22">
      <w:pPr>
        <w:spacing w:line="276" w:lineRule="auto"/>
        <w:jc w:val="both"/>
        <w:rPr>
          <w:sz w:val="22"/>
          <w:szCs w:val="22"/>
          <w:rPrChange w:id="38253" w:author="Visone Rossana (GSE)" w:date="2025-10-11T17:07:00Z" w16du:dateUtc="2025-10-11T15:07:00Z">
            <w:rPr/>
          </w:rPrChange>
        </w:rPr>
        <w:pPrChange w:id="38254" w:author="Visone Rossana (GSE)" w:date="2025-10-11T17:07:00Z" w16du:dateUtc="2025-10-11T15:07:00Z">
          <w:pPr>
            <w:jc w:val="both"/>
          </w:pPr>
        </w:pPrChange>
      </w:pPr>
      <w:r w:rsidRPr="00BF1F22">
        <w:rPr>
          <w:sz w:val="22"/>
          <w:szCs w:val="22"/>
          <w:rPrChange w:id="38255" w:author="Visone Rossana (GSE)" w:date="2025-10-11T17:07:00Z" w16du:dateUtc="2025-10-11T15:07:00Z">
            <w:rPr/>
          </w:rPrChange>
        </w:rPr>
        <w:t xml:space="preserve">Interventi ad </w:t>
      </w:r>
      <w:r w:rsidRPr="00BF1F22">
        <w:rPr>
          <w:b/>
          <w:sz w:val="22"/>
          <w:szCs w:val="22"/>
          <w:rPrChange w:id="38256" w:author="Visone Rossana (GSE)" w:date="2025-10-11T17:07:00Z" w16du:dateUtc="2025-10-11T15:07:00Z">
            <w:rPr>
              <w:b/>
            </w:rPr>
          </w:rPrChange>
        </w:rPr>
        <w:t xml:space="preserve">accesso su prenotazione:                                         </w:t>
      </w:r>
    </w:p>
    <w:p w14:paraId="303E9A62" w14:textId="77777777" w:rsidR="00BF1F22" w:rsidRPr="00BF1F22" w:rsidRDefault="00BF1F22" w:rsidP="00B2490A">
      <w:pPr>
        <w:pStyle w:val="Paragrafoelenco"/>
        <w:numPr>
          <w:ilvl w:val="0"/>
          <w:numId w:val="253"/>
        </w:numPr>
        <w:spacing w:line="276" w:lineRule="auto"/>
        <w:ind w:left="709"/>
        <w:jc w:val="both"/>
        <w:rPr>
          <w:sz w:val="22"/>
          <w:szCs w:val="22"/>
          <w:rPrChange w:id="38257" w:author="Visone Rossana (GSE)" w:date="2025-10-11T17:07:00Z" w16du:dateUtc="2025-10-11T15:07:00Z">
            <w:rPr/>
          </w:rPrChange>
        </w:rPr>
      </w:pPr>
      <w:r w:rsidRPr="00BF1F22">
        <w:rPr>
          <w:sz w:val="22"/>
          <w:szCs w:val="22"/>
          <w:rPrChange w:id="38258" w:author="Visone Rossana (GSE)" w:date="2025-10-11T17:07:00Z" w16du:dateUtc="2025-10-11T15:07:00Z">
            <w:rPr/>
          </w:rPrChange>
        </w:rPr>
        <w:t>il contratto deve risultare efficace almeno fino a 5 anni dopo la data del pagamento dell'ultima rata degli incentivi;</w:t>
      </w:r>
    </w:p>
    <w:p w14:paraId="6CB5651C" w14:textId="77777777" w:rsidR="00BF1F22" w:rsidRPr="00BF1F22" w:rsidRDefault="00BF1F22" w:rsidP="00B2490A">
      <w:pPr>
        <w:pStyle w:val="Paragrafoelenco"/>
        <w:numPr>
          <w:ilvl w:val="0"/>
          <w:numId w:val="253"/>
        </w:numPr>
        <w:spacing w:line="276" w:lineRule="auto"/>
        <w:ind w:left="709"/>
        <w:jc w:val="both"/>
        <w:rPr>
          <w:sz w:val="22"/>
          <w:szCs w:val="22"/>
          <w:rPrChange w:id="38259" w:author="Visone Rossana (GSE)" w:date="2025-10-11T17:07:00Z" w16du:dateUtc="2025-10-11T15:07:00Z">
            <w:rPr/>
          </w:rPrChange>
        </w:rPr>
      </w:pPr>
      <w:r w:rsidRPr="00BF1F22">
        <w:rPr>
          <w:sz w:val="22"/>
          <w:szCs w:val="22"/>
          <w:rPrChange w:id="38260" w:author="Visone Rossana (GSE)" w:date="2025-10-11T17:07:00Z" w16du:dateUtc="2025-10-11T15:07:00Z">
            <w:rPr/>
          </w:rPrChange>
        </w:rPr>
        <w:t>il contratto non può essere ceduto in un momento antecedente il termine dei 5 anni successivi all’ultima erogazione dell’incentivo.</w:t>
      </w:r>
    </w:p>
    <w:p w14:paraId="05F4D644" w14:textId="60B92784" w:rsidR="00BF1F22" w:rsidRPr="00BF1F22" w:rsidRDefault="00BF1F22" w:rsidP="00102CA1">
      <w:pPr>
        <w:spacing w:line="276" w:lineRule="auto"/>
        <w:jc w:val="both"/>
        <w:rPr>
          <w:sz w:val="22"/>
          <w:szCs w:val="22"/>
          <w:rPrChange w:id="38261" w:author="Visone Rossana (GSE)" w:date="2025-10-11T17:07:00Z" w16du:dateUtc="2025-10-11T15:07:00Z">
            <w:rPr/>
          </w:rPrChange>
        </w:rPr>
      </w:pPr>
      <w:r w:rsidRPr="00BF1F22">
        <w:rPr>
          <w:sz w:val="22"/>
          <w:szCs w:val="22"/>
          <w:rPrChange w:id="38262" w:author="Visone Rossana (GSE)" w:date="2025-10-11T17:07:00Z" w16du:dateUtc="2025-10-11T15:07:00Z">
            <w:rPr/>
          </w:rPrChange>
        </w:rPr>
        <w:t>Non si riterranno idonei contratti che prevedano clausole che non garantiscono il rispetto dei requisiti di cui all’</w:t>
      </w:r>
      <w:r w:rsidRPr="00102CA1">
        <w:rPr>
          <w:sz w:val="22"/>
          <w:szCs w:val="22"/>
        </w:rPr>
        <w:t xml:space="preserve">art. </w:t>
      </w:r>
      <w:r w:rsidR="00F606A8">
        <w:rPr>
          <w:sz w:val="22"/>
          <w:szCs w:val="22"/>
        </w:rPr>
        <w:t xml:space="preserve">10, comma 5, </w:t>
      </w:r>
      <w:r w:rsidRPr="00102CA1">
        <w:rPr>
          <w:sz w:val="22"/>
          <w:szCs w:val="22"/>
        </w:rPr>
        <w:t>del Decreto o che prevedano un’applicazione tale da spogliare, fattualmente, delle responsabilità le parti in una data anteceden</w:t>
      </w:r>
      <w:r w:rsidRPr="00BF1F22">
        <w:rPr>
          <w:sz w:val="22"/>
          <w:szCs w:val="22"/>
          <w:rPrChange w:id="38263" w:author="Visone Rossana (GSE)" w:date="2025-10-11T17:07:00Z" w16du:dateUtc="2025-10-11T15:07:00Z">
            <w:rPr/>
          </w:rPrChange>
        </w:rPr>
        <w:t>te al limite previsto dal medesimo comma.</w:t>
      </w:r>
    </w:p>
    <w:p w14:paraId="1CCCA22E" w14:textId="77777777" w:rsidR="00BF1F22" w:rsidRPr="00BF1F22" w:rsidRDefault="00BF1F22">
      <w:pPr>
        <w:spacing w:line="276" w:lineRule="auto"/>
        <w:jc w:val="both"/>
        <w:rPr>
          <w:sz w:val="22"/>
          <w:szCs w:val="22"/>
          <w:rPrChange w:id="38264" w:author="Visone Rossana (GSE)" w:date="2025-10-11T17:07:00Z" w16du:dateUtc="2025-10-11T15:07:00Z">
            <w:rPr/>
          </w:rPrChange>
        </w:rPr>
        <w:pPrChange w:id="38265" w:author="Visone Rossana (GSE)" w:date="2025-10-11T17:07:00Z" w16du:dateUtc="2025-10-11T15:07:00Z">
          <w:pPr>
            <w:jc w:val="both"/>
          </w:pPr>
        </w:pPrChange>
      </w:pPr>
    </w:p>
    <w:p w14:paraId="25681833" w14:textId="7377B998" w:rsidR="00BF1F22" w:rsidRPr="00BF1F22" w:rsidRDefault="003D2656" w:rsidP="00102CA1">
      <w:pPr>
        <w:pBdr>
          <w:top w:val="single" w:sz="18" w:space="4" w:color="92D050"/>
          <w:left w:val="single" w:sz="18" w:space="4" w:color="92D050"/>
          <w:bottom w:val="single" w:sz="18" w:space="1" w:color="92D050"/>
          <w:right w:val="single" w:sz="18" w:space="4" w:color="92D050"/>
        </w:pBdr>
        <w:spacing w:before="120" w:line="276" w:lineRule="auto"/>
        <w:jc w:val="both"/>
        <w:rPr>
          <w:b/>
          <w:sz w:val="22"/>
          <w:szCs w:val="22"/>
          <w:rPrChange w:id="38266" w:author="Visone Rossana (GSE)" w:date="2025-10-11T17:07:00Z" w16du:dateUtc="2025-10-11T15:07:00Z">
            <w:rPr>
              <w:b/>
            </w:rPr>
          </w:rPrChange>
        </w:rPr>
      </w:pPr>
      <w:r>
        <w:rPr>
          <w:b/>
          <w:sz w:val="22"/>
          <w:szCs w:val="22"/>
        </w:rPr>
        <w:t>I</w:t>
      </w:r>
      <w:r w:rsidR="00BF1F22" w:rsidRPr="00BF1F22">
        <w:rPr>
          <w:b/>
          <w:sz w:val="22"/>
          <w:szCs w:val="22"/>
          <w:rPrChange w:id="38267" w:author="Visone Rossana (GSE)" w:date="2025-10-11T17:07:00Z" w16du:dateUtc="2025-10-11T15:07:00Z">
            <w:rPr>
              <w:b/>
            </w:rPr>
          </w:rPrChange>
        </w:rPr>
        <w:t xml:space="preserve">l ruolo della PA e adempimenti in capo alla ESCO in qualità di Soggetto Responsabile  </w:t>
      </w:r>
    </w:p>
    <w:p w14:paraId="25752B5B" w14:textId="77777777" w:rsidR="00BF1F22" w:rsidRPr="00BF1F22" w:rsidRDefault="00BF1F22">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68" w:author="Visone Rossana (GSE)" w:date="2025-10-11T17:07:00Z" w16du:dateUtc="2025-10-11T15:07:00Z">
            <w:rPr/>
          </w:rPrChange>
        </w:rPr>
        <w:pPrChange w:id="38269" w:author="Visone Rossana (GSE)" w:date="2025-10-11T17:07:00Z" w16du:dateUtc="2025-10-11T15:07:00Z">
          <w:pPr>
            <w:pBdr>
              <w:top w:val="single" w:sz="18" w:space="4" w:color="92D050"/>
              <w:left w:val="single" w:sz="18" w:space="4" w:color="92D050"/>
              <w:bottom w:val="single" w:sz="18" w:space="1" w:color="92D050"/>
              <w:right w:val="single" w:sz="18" w:space="4" w:color="92D050"/>
            </w:pBdr>
            <w:spacing w:before="120"/>
            <w:jc w:val="both"/>
          </w:pPr>
        </w:pPrChange>
      </w:pPr>
      <w:r w:rsidRPr="00BF1F22">
        <w:rPr>
          <w:b/>
          <w:bCs/>
          <w:sz w:val="22"/>
          <w:szCs w:val="22"/>
          <w:rPrChange w:id="38270" w:author="Visone Rossana (GSE)" w:date="2025-10-11T17:07:00Z" w16du:dateUtc="2025-10-11T15:07:00Z">
            <w:rPr>
              <w:b/>
              <w:bCs/>
            </w:rPr>
          </w:rPrChange>
        </w:rPr>
        <w:t xml:space="preserve">Fase di invio </w:t>
      </w:r>
      <w:r w:rsidRPr="00BF1F22">
        <w:rPr>
          <w:b/>
          <w:sz w:val="22"/>
          <w:szCs w:val="22"/>
          <w:rPrChange w:id="38271" w:author="Visone Rossana (GSE)" w:date="2025-10-11T17:07:00Z" w16du:dateUtc="2025-10-11T15:07:00Z">
            <w:rPr>
              <w:b/>
            </w:rPr>
          </w:rPrChange>
        </w:rPr>
        <w:t>dell’istanza in accesso diretto o su prenotazione</w:t>
      </w:r>
      <w:r w:rsidRPr="00BF1F22">
        <w:rPr>
          <w:sz w:val="22"/>
          <w:szCs w:val="22"/>
          <w:rPrChange w:id="38272" w:author="Visone Rossana (GSE)" w:date="2025-10-11T17:07:00Z" w16du:dateUtc="2025-10-11T15:07:00Z">
            <w:rPr/>
          </w:rPrChange>
        </w:rPr>
        <w:t xml:space="preserve">  </w:t>
      </w:r>
    </w:p>
    <w:p w14:paraId="1B0CF8D5" w14:textId="7464F934" w:rsidR="00BF1F22" w:rsidRPr="00BF1F22" w:rsidRDefault="00BF1F22" w:rsidP="00102CA1">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73" w:author="Visone Rossana (GSE)" w:date="2025-10-11T17:07:00Z" w16du:dateUtc="2025-10-11T15:07:00Z">
            <w:rPr/>
          </w:rPrChange>
        </w:rPr>
      </w:pPr>
      <w:r w:rsidRPr="00BF1F22">
        <w:rPr>
          <w:sz w:val="22"/>
          <w:szCs w:val="22"/>
          <w:rPrChange w:id="38274" w:author="Visone Rossana (GSE)" w:date="2025-10-11T17:07:00Z" w16du:dateUtc="2025-10-11T15:07:00Z">
            <w:rPr/>
          </w:rPrChange>
        </w:rPr>
        <w:t xml:space="preserve">In presenza di un contratto EPC stipulato con la PA la cui efficacia non risulti congrua con le disposizioni </w:t>
      </w:r>
      <w:r w:rsidR="003D2656">
        <w:rPr>
          <w:sz w:val="22"/>
          <w:szCs w:val="22"/>
        </w:rPr>
        <w:t>richiamate</w:t>
      </w:r>
      <w:r w:rsidRPr="00102CA1">
        <w:rPr>
          <w:sz w:val="22"/>
          <w:szCs w:val="22"/>
        </w:rPr>
        <w:t xml:space="preserve">, </w:t>
      </w:r>
      <w:r w:rsidR="003D2656">
        <w:rPr>
          <w:sz w:val="22"/>
          <w:szCs w:val="22"/>
        </w:rPr>
        <w:t xml:space="preserve">ai sensi dell’art. </w:t>
      </w:r>
      <w:r w:rsidR="00102CA1">
        <w:rPr>
          <w:sz w:val="22"/>
          <w:szCs w:val="22"/>
        </w:rPr>
        <w:t xml:space="preserve">13, comma 7, del Decreto </w:t>
      </w:r>
      <w:r w:rsidRPr="00102CA1">
        <w:rPr>
          <w:sz w:val="22"/>
          <w:szCs w:val="22"/>
        </w:rPr>
        <w:t>unita</w:t>
      </w:r>
      <w:r w:rsidRPr="00BF1F22">
        <w:rPr>
          <w:sz w:val="22"/>
          <w:szCs w:val="22"/>
          <w:rPrChange w:id="38275" w:author="Visone Rossana (GSE)" w:date="2025-10-11T17:07:00Z" w16du:dateUtc="2025-10-11T15:07:00Z">
            <w:rPr/>
          </w:rPrChange>
        </w:rPr>
        <w:t>mente al contratto e alla specifica documentazione prevista per la trasmissione della richiesta d’incentivo, la ESCO dovrà inviare la determina o un altro atto amministrativo della PA attestante:</w:t>
      </w:r>
    </w:p>
    <w:p w14:paraId="5BB2D4C0" w14:textId="77777777" w:rsidR="00BF1F22" w:rsidRPr="00BF1F22" w:rsidRDefault="00BF1F22">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76" w:author="Visone Rossana (GSE)" w:date="2025-10-11T17:07:00Z" w16du:dateUtc="2025-10-11T15:07:00Z">
            <w:rPr/>
          </w:rPrChange>
        </w:rPr>
        <w:pPrChange w:id="38277" w:author="Visone Rossana (GSE)" w:date="2025-10-11T17:07:00Z" w16du:dateUtc="2025-10-11T15:07:00Z">
          <w:pPr>
            <w:pBdr>
              <w:top w:val="single" w:sz="18" w:space="4" w:color="92D050"/>
              <w:left w:val="single" w:sz="18" w:space="4" w:color="92D050"/>
              <w:bottom w:val="single" w:sz="18" w:space="1" w:color="92D050"/>
              <w:right w:val="single" w:sz="18" w:space="4" w:color="92D050"/>
            </w:pBdr>
            <w:spacing w:before="120"/>
            <w:jc w:val="both"/>
          </w:pPr>
        </w:pPrChange>
      </w:pPr>
      <w:r w:rsidRPr="00BF1F22">
        <w:rPr>
          <w:sz w:val="22"/>
          <w:szCs w:val="22"/>
          <w:rPrChange w:id="38278" w:author="Visone Rossana (GSE)" w:date="2025-10-11T17:07:00Z" w16du:dateUtc="2025-10-11T15:07:00Z">
            <w:rPr/>
          </w:rPrChange>
        </w:rPr>
        <w:t>-la garanzia del mantenimento di tutti i requisiti che consentono l’ammissione dell’intervento all’incentivo;</w:t>
      </w:r>
    </w:p>
    <w:p w14:paraId="7698ADA0" w14:textId="77777777" w:rsidR="00BF1F22" w:rsidRPr="00BF1F22" w:rsidRDefault="00BF1F22">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79" w:author="Visone Rossana (GSE)" w:date="2025-10-11T17:07:00Z" w16du:dateUtc="2025-10-11T15:07:00Z">
            <w:rPr/>
          </w:rPrChange>
        </w:rPr>
        <w:pPrChange w:id="38280" w:author="Visone Rossana (GSE)" w:date="2025-10-11T17:07:00Z" w16du:dateUtc="2025-10-11T15:07:00Z">
          <w:pPr>
            <w:pBdr>
              <w:top w:val="single" w:sz="18" w:space="4" w:color="92D050"/>
              <w:left w:val="single" w:sz="18" w:space="4" w:color="92D050"/>
              <w:bottom w:val="single" w:sz="18" w:space="1" w:color="92D050"/>
              <w:right w:val="single" w:sz="18" w:space="4" w:color="92D050"/>
            </w:pBdr>
            <w:spacing w:before="120"/>
            <w:jc w:val="both"/>
          </w:pPr>
        </w:pPrChange>
      </w:pPr>
      <w:r w:rsidRPr="00BF1F22">
        <w:rPr>
          <w:sz w:val="22"/>
          <w:szCs w:val="22"/>
          <w:rPrChange w:id="38281" w:author="Visone Rossana (GSE)" w:date="2025-10-11T17:07:00Z" w16du:dateUtc="2025-10-11T15:07:00Z">
            <w:rPr/>
          </w:rPrChange>
        </w:rPr>
        <w:t>- l’impegno all’inserimento di specifiche clausole, da prevedere tra le condizioni di assegnazione del nuovo contratto, volte al mantenimento dei requisiti;</w:t>
      </w:r>
    </w:p>
    <w:p w14:paraId="5A49D832" w14:textId="77777777" w:rsidR="00BF1F22" w:rsidRPr="00BF1F22" w:rsidRDefault="00BF1F22">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82" w:author="Visone Rossana (GSE)" w:date="2025-10-11T17:07:00Z" w16du:dateUtc="2025-10-11T15:07:00Z">
            <w:rPr/>
          </w:rPrChange>
        </w:rPr>
        <w:pPrChange w:id="38283" w:author="Visone Rossana (GSE)" w:date="2025-10-11T17:07:00Z" w16du:dateUtc="2025-10-11T15:07:00Z">
          <w:pPr>
            <w:pBdr>
              <w:top w:val="single" w:sz="18" w:space="4" w:color="92D050"/>
              <w:left w:val="single" w:sz="18" w:space="4" w:color="92D050"/>
              <w:bottom w:val="single" w:sz="18" w:space="1" w:color="92D050"/>
              <w:right w:val="single" w:sz="18" w:space="4" w:color="92D050"/>
            </w:pBdr>
            <w:spacing w:before="120"/>
            <w:jc w:val="both"/>
          </w:pPr>
        </w:pPrChange>
      </w:pPr>
      <w:r w:rsidRPr="00BF1F22">
        <w:rPr>
          <w:sz w:val="22"/>
          <w:szCs w:val="22"/>
          <w:rPrChange w:id="38284" w:author="Visone Rossana (GSE)" w:date="2025-10-11T17:07:00Z" w16du:dateUtc="2025-10-11T15:07:00Z">
            <w:rPr/>
          </w:rPrChange>
        </w:rPr>
        <w:t xml:space="preserve">- la garanzia di accesso all’impianto/intervento in favore della ESCO (Soggetto Responsabile dell’intervento) </w:t>
      </w:r>
    </w:p>
    <w:p w14:paraId="5DF7E6C8" w14:textId="77777777" w:rsidR="00BF1F22" w:rsidRPr="00BF1F22" w:rsidRDefault="00BF1F22">
      <w:pPr>
        <w:pBdr>
          <w:top w:val="single" w:sz="18" w:space="4" w:color="92D050"/>
          <w:left w:val="single" w:sz="18" w:space="4" w:color="92D050"/>
          <w:bottom w:val="single" w:sz="18" w:space="1" w:color="92D050"/>
          <w:right w:val="single" w:sz="18" w:space="4" w:color="92D050"/>
        </w:pBdr>
        <w:spacing w:before="120" w:line="276" w:lineRule="auto"/>
        <w:jc w:val="both"/>
        <w:rPr>
          <w:sz w:val="22"/>
          <w:szCs w:val="22"/>
          <w:rPrChange w:id="38285" w:author="Visone Rossana (GSE)" w:date="2025-10-11T17:07:00Z" w16du:dateUtc="2025-10-11T15:07:00Z">
            <w:rPr/>
          </w:rPrChange>
        </w:rPr>
        <w:pPrChange w:id="38286" w:author="Visone Rossana (GSE)" w:date="2025-10-11T17:07:00Z" w16du:dateUtc="2025-10-11T15:07:00Z">
          <w:pPr>
            <w:pBdr>
              <w:top w:val="single" w:sz="18" w:space="4" w:color="92D050"/>
              <w:left w:val="single" w:sz="18" w:space="4" w:color="92D050"/>
              <w:bottom w:val="single" w:sz="18" w:space="1" w:color="92D050"/>
              <w:right w:val="single" w:sz="18" w:space="4" w:color="92D050"/>
            </w:pBdr>
            <w:spacing w:before="120"/>
            <w:jc w:val="both"/>
          </w:pPr>
        </w:pPrChange>
      </w:pPr>
      <w:r w:rsidRPr="00BF1F22">
        <w:rPr>
          <w:sz w:val="22"/>
          <w:szCs w:val="22"/>
          <w:rPrChange w:id="38287" w:author="Visone Rossana (GSE)" w:date="2025-10-11T17:07:00Z" w16du:dateUtc="2025-10-11T15:07:00Z">
            <w:rPr/>
          </w:rPrChange>
        </w:rPr>
        <w:t>Il GSE effettua l’istruttoria tecnica amministrativa della documentazione pervenuta e qualora ne ricorrano i presupposti, eroga l’incentivo spettante, secondo le rispettive modalità previste per il riconoscimento degli incentivi in accesso diretto e a prenotazione.</w:t>
      </w:r>
    </w:p>
    <w:p w14:paraId="0A5D60B9" w14:textId="77777777" w:rsidR="00BF1F22" w:rsidRPr="007800BD" w:rsidRDefault="00BF1F22" w:rsidP="00BF1F22">
      <w:pPr>
        <w:pBdr>
          <w:top w:val="single" w:sz="18" w:space="4" w:color="92D050"/>
          <w:left w:val="single" w:sz="18" w:space="4" w:color="92D050"/>
          <w:bottom w:val="single" w:sz="18" w:space="1" w:color="92D050"/>
          <w:right w:val="single" w:sz="18" w:space="4" w:color="92D050"/>
        </w:pBdr>
        <w:spacing w:before="120"/>
        <w:jc w:val="both"/>
        <w:rPr>
          <w:ins w:id="38288" w:author="Visone Rossana (GSE)" w:date="2025-10-11T17:06:00Z" w16du:dateUtc="2025-10-11T15:06:00Z"/>
        </w:rPr>
      </w:pPr>
    </w:p>
    <w:p w14:paraId="3B54596C" w14:textId="77777777" w:rsidR="00BF1F22" w:rsidRPr="00C07C38" w:rsidRDefault="00BF1F22">
      <w:pPr>
        <w:pStyle w:val="TITOLO20"/>
        <w:numPr>
          <w:ilvl w:val="2"/>
          <w:numId w:val="292"/>
        </w:numPr>
        <w:ind w:left="1134" w:hanging="708"/>
        <w:rPr>
          <w:ins w:id="38289" w:author="Visone Rossana (GSE)" w:date="2025-10-11T17:06:00Z" w16du:dateUtc="2025-10-11T15:06:00Z"/>
        </w:rPr>
        <w:pPrChange w:id="38290" w:author="Visone Rossana (GSE)" w:date="2025-10-23T10:16:00Z" w16du:dateUtc="2025-10-23T08:16:00Z">
          <w:pPr>
            <w:pStyle w:val="TITOLO3GSE"/>
            <w:numPr>
              <w:ilvl w:val="2"/>
              <w:numId w:val="7"/>
            </w:numPr>
            <w:ind w:left="1715" w:hanging="504"/>
          </w:pPr>
        </w:pPrChange>
      </w:pPr>
      <w:bookmarkStart w:id="38291" w:name="_Toc16001973"/>
      <w:bookmarkStart w:id="38292" w:name="_Toc189046757"/>
      <w:bookmarkStart w:id="38293" w:name="_Toc212462819"/>
      <w:ins w:id="38294" w:author="Visone Rossana (GSE)" w:date="2025-10-11T17:06:00Z" w16du:dateUtc="2025-10-11T15:06:00Z">
        <w:r w:rsidRPr="00C07C38">
          <w:lastRenderedPageBreak/>
          <w:t>Bilancio economico del contratto stipulato</w:t>
        </w:r>
        <w:bookmarkEnd w:id="38291"/>
        <w:bookmarkEnd w:id="38292"/>
        <w:bookmarkEnd w:id="38293"/>
      </w:ins>
    </w:p>
    <w:p w14:paraId="2DF75143" w14:textId="0AB68F86" w:rsidR="00BF1F22" w:rsidRPr="008A668E" w:rsidRDefault="00BF1F22" w:rsidP="000334E1">
      <w:pPr>
        <w:spacing w:after="120" w:line="276" w:lineRule="auto"/>
        <w:jc w:val="both"/>
        <w:rPr>
          <w:sz w:val="22"/>
          <w:szCs w:val="22"/>
        </w:rPr>
      </w:pPr>
      <w:commentRangeStart w:id="38295"/>
      <w:r w:rsidRPr="000334E1">
        <w:rPr>
          <w:strike/>
          <w:sz w:val="22"/>
          <w:szCs w:val="22"/>
        </w:rPr>
        <w:t>Le</w:t>
      </w:r>
      <w:commentRangeEnd w:id="38295"/>
      <w:r w:rsidR="00A4317F">
        <w:rPr>
          <w:rStyle w:val="Rimandocommento"/>
          <w:strike/>
          <w:sz w:val="22"/>
          <w:szCs w:val="22"/>
        </w:rPr>
        <w:commentReference w:id="38295"/>
      </w:r>
      <w:r w:rsidR="008A668E">
        <w:rPr>
          <w:strike/>
          <w:sz w:val="22"/>
          <w:szCs w:val="22"/>
        </w:rPr>
        <w:t>L’</w:t>
      </w:r>
      <w:r w:rsidR="000334E1">
        <w:rPr>
          <w:sz w:val="22"/>
          <w:szCs w:val="22"/>
        </w:rPr>
        <w:t xml:space="preserve">’art. 13, comma 6, lett. b) del Decreto prevede che il contratto </w:t>
      </w:r>
      <w:r w:rsidR="00B468E3">
        <w:rPr>
          <w:sz w:val="22"/>
          <w:szCs w:val="22"/>
        </w:rPr>
        <w:t>risulti corredato da un quadro economico finanziario</w:t>
      </w:r>
      <w:r w:rsidR="005C0E52">
        <w:rPr>
          <w:sz w:val="22"/>
          <w:szCs w:val="22"/>
        </w:rPr>
        <w:t xml:space="preserve">, con indicazione delle </w:t>
      </w:r>
      <w:r w:rsidR="00333C62">
        <w:rPr>
          <w:sz w:val="22"/>
          <w:szCs w:val="22"/>
        </w:rPr>
        <w:t>“entrate”</w:t>
      </w:r>
      <w:r w:rsidR="00D045EF">
        <w:rPr>
          <w:sz w:val="22"/>
          <w:szCs w:val="22"/>
        </w:rPr>
        <w:t xml:space="preserve"> </w:t>
      </w:r>
      <w:r w:rsidR="009A3C45">
        <w:rPr>
          <w:sz w:val="22"/>
          <w:szCs w:val="22"/>
        </w:rPr>
        <w:t>previste – ivi incluso l’i</w:t>
      </w:r>
      <w:r w:rsidR="005C0E52">
        <w:rPr>
          <w:sz w:val="22"/>
          <w:szCs w:val="22"/>
        </w:rPr>
        <w:t>n</w:t>
      </w:r>
      <w:r w:rsidR="009A3C45">
        <w:rPr>
          <w:sz w:val="22"/>
          <w:szCs w:val="22"/>
        </w:rPr>
        <w:t>centivo</w:t>
      </w:r>
      <w:r w:rsidR="005C0E52">
        <w:rPr>
          <w:sz w:val="22"/>
          <w:szCs w:val="22"/>
        </w:rPr>
        <w:t xml:space="preserve"> </w:t>
      </w:r>
      <w:r w:rsidR="008A668E">
        <w:rPr>
          <w:sz w:val="22"/>
          <w:szCs w:val="22"/>
        </w:rPr>
        <w:t>del presente meccanismo incentivante</w:t>
      </w:r>
      <w:r w:rsidR="00D045EF">
        <w:rPr>
          <w:sz w:val="22"/>
          <w:szCs w:val="22"/>
        </w:rPr>
        <w:t>. In tale quadro economico dovr</w:t>
      </w:r>
      <w:r w:rsidR="005C0E52">
        <w:rPr>
          <w:sz w:val="22"/>
          <w:szCs w:val="22"/>
        </w:rPr>
        <w:t>anno</w:t>
      </w:r>
      <w:r w:rsidR="00D045EF">
        <w:rPr>
          <w:sz w:val="22"/>
          <w:szCs w:val="22"/>
        </w:rPr>
        <w:t xml:space="preserve"> essere</w:t>
      </w:r>
      <w:r w:rsidRPr="008A668E">
        <w:rPr>
          <w:sz w:val="22"/>
          <w:szCs w:val="22"/>
        </w:rPr>
        <w:t xml:space="preserve"> dettagliat</w:t>
      </w:r>
      <w:r w:rsidR="005C0E52">
        <w:rPr>
          <w:sz w:val="22"/>
          <w:szCs w:val="22"/>
        </w:rPr>
        <w:t>e</w:t>
      </w:r>
      <w:r w:rsidRPr="008A668E">
        <w:rPr>
          <w:sz w:val="22"/>
          <w:szCs w:val="22"/>
        </w:rPr>
        <w:t xml:space="preserve"> le spese ammissibili sostenute dalla ESCO con specifico riferimento alla realizzazione dell'intervento, ripartite per tipologia di spesa in coerenza con </w:t>
      </w:r>
      <w:r w:rsidR="00F77D09">
        <w:rPr>
          <w:sz w:val="22"/>
          <w:szCs w:val="22"/>
        </w:rPr>
        <w:t xml:space="preserve">gli </w:t>
      </w:r>
      <w:r w:rsidRPr="008A668E">
        <w:rPr>
          <w:sz w:val="22"/>
          <w:szCs w:val="22"/>
        </w:rPr>
        <w:t>art</w:t>
      </w:r>
      <w:r w:rsidR="00F77D09">
        <w:rPr>
          <w:sz w:val="22"/>
          <w:szCs w:val="22"/>
        </w:rPr>
        <w:t>t</w:t>
      </w:r>
      <w:r w:rsidRPr="008A668E">
        <w:rPr>
          <w:sz w:val="22"/>
          <w:szCs w:val="22"/>
        </w:rPr>
        <w:t xml:space="preserve">. </w:t>
      </w:r>
      <w:r w:rsidR="00F77D09">
        <w:rPr>
          <w:sz w:val="22"/>
          <w:szCs w:val="22"/>
        </w:rPr>
        <w:t>6 e 9 del Decreto</w:t>
      </w:r>
      <w:r w:rsidRPr="008A668E">
        <w:rPr>
          <w:sz w:val="22"/>
          <w:szCs w:val="22"/>
        </w:rPr>
        <w:t>, distinguendo l'aliquota IVA applicata e specificando le spese non ammissibili quali, i servizi erogati, l'utile d'impresa ed eventuali altre spese.</w:t>
      </w:r>
    </w:p>
    <w:p w14:paraId="03F546B1" w14:textId="77777777" w:rsidR="00BF1F22" w:rsidRPr="008A668E" w:rsidRDefault="00BF1F22" w:rsidP="008A668E">
      <w:pPr>
        <w:spacing w:after="120" w:line="276" w:lineRule="auto"/>
        <w:jc w:val="both"/>
        <w:rPr>
          <w:sz w:val="22"/>
          <w:szCs w:val="22"/>
        </w:rPr>
      </w:pPr>
      <w:r w:rsidRPr="008A668E">
        <w:rPr>
          <w:sz w:val="22"/>
          <w:szCs w:val="22"/>
        </w:rPr>
        <w:t>Pertanto, deve essere parte integrante del contratto un quadro riassuntivo contenente il dettaglio di tutte le spese sostenute suddivise fra spese ammissibili e spese non ammissibili, ove:</w:t>
      </w:r>
    </w:p>
    <w:p w14:paraId="73A5B57C" w14:textId="6C27141D" w:rsidR="00BF1F22" w:rsidRPr="008A668E" w:rsidRDefault="00BF1F22" w:rsidP="008A668E">
      <w:pPr>
        <w:pStyle w:val="Paragrafoelenco"/>
        <w:numPr>
          <w:ilvl w:val="0"/>
          <w:numId w:val="254"/>
        </w:numPr>
        <w:spacing w:after="200" w:line="276" w:lineRule="auto"/>
        <w:jc w:val="both"/>
        <w:rPr>
          <w:sz w:val="22"/>
          <w:szCs w:val="22"/>
        </w:rPr>
      </w:pPr>
      <w:r w:rsidRPr="008A668E">
        <w:rPr>
          <w:sz w:val="22"/>
          <w:szCs w:val="22"/>
        </w:rPr>
        <w:t>le spese ammissibili sono esclusivamente quelle previste da</w:t>
      </w:r>
      <w:r w:rsidR="00F77D09">
        <w:rPr>
          <w:sz w:val="22"/>
          <w:szCs w:val="22"/>
        </w:rPr>
        <w:t xml:space="preserve">gli </w:t>
      </w:r>
      <w:r w:rsidRPr="008A668E">
        <w:rPr>
          <w:sz w:val="22"/>
          <w:szCs w:val="22"/>
        </w:rPr>
        <w:t>art</w:t>
      </w:r>
      <w:r w:rsidR="00F77D09">
        <w:rPr>
          <w:sz w:val="22"/>
          <w:szCs w:val="22"/>
        </w:rPr>
        <w:t>t</w:t>
      </w:r>
      <w:r w:rsidRPr="008A668E">
        <w:rPr>
          <w:sz w:val="22"/>
          <w:szCs w:val="22"/>
        </w:rPr>
        <w:t xml:space="preserve">. </w:t>
      </w:r>
      <w:r w:rsidR="00F77D09">
        <w:rPr>
          <w:sz w:val="22"/>
          <w:szCs w:val="22"/>
        </w:rPr>
        <w:t>6 e 9</w:t>
      </w:r>
      <w:r w:rsidRPr="008A668E">
        <w:rPr>
          <w:sz w:val="22"/>
          <w:szCs w:val="22"/>
        </w:rPr>
        <w:t xml:space="preserve"> del DM </w:t>
      </w:r>
      <w:r w:rsidR="00F77D09">
        <w:rPr>
          <w:sz w:val="22"/>
          <w:szCs w:val="22"/>
        </w:rPr>
        <w:t>7 agosto 2025</w:t>
      </w:r>
      <w:r w:rsidRPr="008A668E">
        <w:rPr>
          <w:sz w:val="22"/>
          <w:szCs w:val="22"/>
        </w:rPr>
        <w:t xml:space="preserve"> e sono le medesime che devono essere riportate sul PortalTermico. Tali spese devono essere tutte comprovabili con opportuna documentazione fiscale e/o contabile oggettiva, da rendere disponibile nel caso di verifica o nel caso di un approfondimento del GSE sui dati dichiarati;</w:t>
      </w:r>
    </w:p>
    <w:p w14:paraId="3730574D" w14:textId="77777777" w:rsidR="00BF1F22" w:rsidRPr="008A668E" w:rsidRDefault="00BF1F22" w:rsidP="008A668E">
      <w:pPr>
        <w:pStyle w:val="Paragrafoelenco"/>
        <w:numPr>
          <w:ilvl w:val="0"/>
          <w:numId w:val="254"/>
        </w:numPr>
        <w:spacing w:after="200" w:line="276" w:lineRule="auto"/>
        <w:jc w:val="both"/>
        <w:rPr>
          <w:sz w:val="22"/>
          <w:szCs w:val="22"/>
        </w:rPr>
      </w:pPr>
      <w:r w:rsidRPr="008A668E">
        <w:rPr>
          <w:sz w:val="22"/>
          <w:szCs w:val="22"/>
        </w:rPr>
        <w:t>le spese non ammissibili sono:</w:t>
      </w:r>
    </w:p>
    <w:p w14:paraId="5491E52F" w14:textId="77777777" w:rsidR="00BF1F22" w:rsidRPr="008A668E" w:rsidRDefault="00BF1F22" w:rsidP="008A668E">
      <w:pPr>
        <w:pStyle w:val="Paragrafoelenco"/>
        <w:numPr>
          <w:ilvl w:val="1"/>
          <w:numId w:val="254"/>
        </w:numPr>
        <w:spacing w:after="200" w:line="276" w:lineRule="auto"/>
        <w:jc w:val="both"/>
        <w:rPr>
          <w:sz w:val="22"/>
          <w:szCs w:val="22"/>
        </w:rPr>
      </w:pPr>
      <w:r w:rsidRPr="008A668E">
        <w:rPr>
          <w:sz w:val="22"/>
          <w:szCs w:val="22"/>
        </w:rPr>
        <w:t>l’aliquota IVA;</w:t>
      </w:r>
    </w:p>
    <w:p w14:paraId="7C122F76" w14:textId="77777777" w:rsidR="00BF1F22" w:rsidRPr="008A668E" w:rsidRDefault="00BF1F22" w:rsidP="008A668E">
      <w:pPr>
        <w:pStyle w:val="Paragrafoelenco"/>
        <w:numPr>
          <w:ilvl w:val="1"/>
          <w:numId w:val="254"/>
        </w:numPr>
        <w:spacing w:after="200" w:line="276" w:lineRule="auto"/>
        <w:jc w:val="both"/>
        <w:rPr>
          <w:sz w:val="22"/>
          <w:szCs w:val="22"/>
        </w:rPr>
      </w:pPr>
      <w:r w:rsidRPr="008A668E">
        <w:rPr>
          <w:sz w:val="22"/>
          <w:szCs w:val="22"/>
        </w:rPr>
        <w:t>il costo dei servizi erogati (gestione, manutenzione, reportistica, fornitura vettore energetico, ecc.);</w:t>
      </w:r>
    </w:p>
    <w:p w14:paraId="60B3B794" w14:textId="77777777" w:rsidR="00BF1F22" w:rsidRPr="008A668E" w:rsidRDefault="00BF1F22" w:rsidP="008A668E">
      <w:pPr>
        <w:pStyle w:val="Paragrafoelenco"/>
        <w:numPr>
          <w:ilvl w:val="1"/>
          <w:numId w:val="254"/>
        </w:numPr>
        <w:spacing w:after="200" w:line="276" w:lineRule="auto"/>
        <w:jc w:val="both"/>
        <w:rPr>
          <w:sz w:val="22"/>
          <w:szCs w:val="22"/>
        </w:rPr>
      </w:pPr>
      <w:r w:rsidRPr="008A668E">
        <w:rPr>
          <w:sz w:val="22"/>
          <w:szCs w:val="22"/>
        </w:rPr>
        <w:t>l’utile d’impresa (di cui sia possibile effettuare una verifica di calcolo);</w:t>
      </w:r>
    </w:p>
    <w:p w14:paraId="69969064" w14:textId="77777777" w:rsidR="00BF1F22" w:rsidRPr="008A668E" w:rsidRDefault="00BF1F22" w:rsidP="008A668E">
      <w:pPr>
        <w:pStyle w:val="Paragrafoelenco"/>
        <w:numPr>
          <w:ilvl w:val="1"/>
          <w:numId w:val="254"/>
        </w:numPr>
        <w:spacing w:after="200" w:line="276" w:lineRule="auto"/>
        <w:jc w:val="both"/>
        <w:rPr>
          <w:sz w:val="22"/>
          <w:szCs w:val="22"/>
        </w:rPr>
      </w:pPr>
      <w:r w:rsidRPr="008A668E">
        <w:rPr>
          <w:sz w:val="22"/>
          <w:szCs w:val="22"/>
        </w:rPr>
        <w:t>ogni altro costo non riconducibile a quelli riportati specificatamente nell’articolo 5 del Decreto</w:t>
      </w:r>
    </w:p>
    <w:p w14:paraId="502E2E2F" w14:textId="77777777" w:rsidR="00BF1F22" w:rsidRPr="008A668E" w:rsidRDefault="00BF1F22" w:rsidP="008A668E">
      <w:pPr>
        <w:pStyle w:val="Paragrafoelenco"/>
        <w:spacing w:line="276" w:lineRule="auto"/>
        <w:ind w:left="0"/>
        <w:jc w:val="both"/>
        <w:rPr>
          <w:sz w:val="22"/>
          <w:szCs w:val="22"/>
        </w:rPr>
      </w:pPr>
      <w:r w:rsidRPr="008A668E">
        <w:rPr>
          <w:sz w:val="22"/>
          <w:szCs w:val="22"/>
        </w:rPr>
        <w:t xml:space="preserve">Si specifica, infine, che ai fini dell'accesso agli incentivi </w:t>
      </w:r>
      <w:r w:rsidRPr="008A668E">
        <w:rPr>
          <w:b/>
          <w:sz w:val="22"/>
          <w:szCs w:val="22"/>
        </w:rPr>
        <w:t>non è considerato idoneo un dettaglio delle spese che non sia parte integrante del contatto</w:t>
      </w:r>
      <w:r w:rsidRPr="008A668E">
        <w:rPr>
          <w:sz w:val="22"/>
          <w:szCs w:val="22"/>
        </w:rPr>
        <w:t xml:space="preserve"> sul quale si fonda l'ammissione agli incentivi della ESCO stessa.</w:t>
      </w:r>
    </w:p>
    <w:p w14:paraId="16AEA375" w14:textId="77777777" w:rsidR="00BF1F22" w:rsidRPr="008A668E" w:rsidRDefault="00BF1F22" w:rsidP="008A668E">
      <w:pPr>
        <w:pStyle w:val="Paragrafoelenco"/>
        <w:spacing w:line="276" w:lineRule="auto"/>
        <w:ind w:left="0"/>
        <w:jc w:val="both"/>
        <w:rPr>
          <w:sz w:val="22"/>
          <w:szCs w:val="22"/>
        </w:rPr>
      </w:pPr>
      <w:r w:rsidRPr="008A668E">
        <w:rPr>
          <w:sz w:val="22"/>
          <w:szCs w:val="22"/>
        </w:rPr>
        <w:t xml:space="preserve">Il contratto deve contenere una esplicitazione delle spese e delle entrate così da ottenere un valore coerente dell’utile della ESCO. L’incentivo del </w:t>
      </w:r>
      <w:r w:rsidRPr="008A668E">
        <w:rPr>
          <w:b/>
          <w:sz w:val="22"/>
          <w:szCs w:val="22"/>
        </w:rPr>
        <w:t>conto termico deve costituire una delle voci di entrata</w:t>
      </w:r>
      <w:r w:rsidRPr="008A668E">
        <w:rPr>
          <w:sz w:val="22"/>
          <w:szCs w:val="22"/>
        </w:rPr>
        <w:t xml:space="preserve"> della ESCO esplicitamente definita nel contratto, così da pesare sulle voci di entrata e consentire una definizione del canone coerente con le spese dell’intervento e con l’utile della ESCO.</w:t>
      </w:r>
    </w:p>
    <w:p w14:paraId="44C185F0" w14:textId="39415F71" w:rsidR="00BF1F22" w:rsidRPr="008A668E" w:rsidRDefault="00BF1F22" w:rsidP="008A668E">
      <w:pPr>
        <w:pBdr>
          <w:top w:val="single" w:sz="18" w:space="4" w:color="92D050"/>
          <w:left w:val="single" w:sz="18" w:space="4" w:color="92D050"/>
          <w:bottom w:val="single" w:sz="18" w:space="1" w:color="92D050"/>
          <w:right w:val="single" w:sz="18" w:space="4" w:color="92D050"/>
        </w:pBdr>
        <w:spacing w:before="120" w:line="276" w:lineRule="auto"/>
        <w:jc w:val="both"/>
        <w:rPr>
          <w:b/>
          <w:bCs/>
          <w:sz w:val="22"/>
          <w:szCs w:val="22"/>
          <w:u w:val="single"/>
        </w:rPr>
      </w:pPr>
      <w:bookmarkStart w:id="38296" w:name="_Hlk178000958"/>
      <w:r w:rsidRPr="008A668E">
        <w:rPr>
          <w:b/>
          <w:bCs/>
          <w:sz w:val="22"/>
          <w:szCs w:val="22"/>
          <w:u w:val="single"/>
        </w:rPr>
        <w:t xml:space="preserve">Una ESCO </w:t>
      </w:r>
      <w:r w:rsidRPr="008A668E">
        <w:rPr>
          <w:b/>
          <w:sz w:val="22"/>
          <w:szCs w:val="22"/>
        </w:rPr>
        <w:t xml:space="preserve">che opera come Soggetto Responsabile, per nome e conto del Soggetto Ammesso, </w:t>
      </w:r>
      <w:r w:rsidR="008A668E">
        <w:rPr>
          <w:b/>
          <w:sz w:val="22"/>
          <w:szCs w:val="22"/>
        </w:rPr>
        <w:t xml:space="preserve">tramite la stipula di un contratto EPC, </w:t>
      </w:r>
      <w:r w:rsidRPr="008A668E">
        <w:rPr>
          <w:b/>
          <w:sz w:val="22"/>
          <w:szCs w:val="22"/>
        </w:rPr>
        <w:t xml:space="preserve">non può utilizzare lo strumento del mandato all’incasso. </w:t>
      </w:r>
      <w:r w:rsidRPr="008A668E">
        <w:rPr>
          <w:sz w:val="22"/>
          <w:szCs w:val="22"/>
        </w:rPr>
        <w:t>Si precisa, infatti, che il mandato irrevocabile all'incasso è uno strumento con il quale si va ad effettuare il pagamento di un bene, alla stregua di una ricevuta di bonifico. Dal momento che nei casi in cui il soggetto responsabile è la ESCO che opera per conto del soggetto ammesso non devono essere trasmessi al GSE le fatture e le relative ricevute di bonifico, in questa circostanza non può essere adottato lo strumento del mandato irrevocabile all'incasso.</w:t>
      </w:r>
    </w:p>
    <w:p w14:paraId="4F3C1823" w14:textId="77777777" w:rsidR="00BF1F22" w:rsidRPr="00862159" w:rsidRDefault="00BF1F22">
      <w:pPr>
        <w:pStyle w:val="TITOLO20"/>
        <w:numPr>
          <w:ilvl w:val="2"/>
          <w:numId w:val="292"/>
        </w:numPr>
        <w:ind w:left="1134" w:hanging="708"/>
        <w:rPr>
          <w:ins w:id="38297" w:author="Visone Rossana (GSE)" w:date="2025-10-11T17:06:00Z" w16du:dateUtc="2025-10-11T15:06:00Z"/>
        </w:rPr>
        <w:pPrChange w:id="38298" w:author="Visone Rossana (GSE)" w:date="2025-10-23T10:16:00Z" w16du:dateUtc="2025-10-23T08:16:00Z">
          <w:pPr>
            <w:pStyle w:val="TITOLO3GSE"/>
            <w:numPr>
              <w:ilvl w:val="2"/>
              <w:numId w:val="7"/>
            </w:numPr>
            <w:ind w:left="1715" w:hanging="504"/>
          </w:pPr>
        </w:pPrChange>
      </w:pPr>
      <w:bookmarkStart w:id="38299" w:name="_Toc16001974"/>
      <w:bookmarkStart w:id="38300" w:name="_Toc189046758"/>
      <w:bookmarkStart w:id="38301" w:name="_Toc212462820"/>
      <w:bookmarkEnd w:id="38296"/>
      <w:ins w:id="38302" w:author="Visone Rossana (GSE)" w:date="2025-10-11T17:06:00Z" w16du:dateUtc="2025-10-11T15:06:00Z">
        <w:r w:rsidRPr="00862159">
          <w:t>Requisiti minimi di idoneità per i contratti di prestazione energetica (EPC)</w:t>
        </w:r>
        <w:bookmarkEnd w:id="38299"/>
        <w:bookmarkEnd w:id="38300"/>
        <w:bookmarkEnd w:id="38301"/>
      </w:ins>
    </w:p>
    <w:p w14:paraId="4F76C949" w14:textId="5369294C" w:rsidR="00BF1F22" w:rsidRPr="004958A3" w:rsidRDefault="00BF1F22">
      <w:pPr>
        <w:spacing w:line="276" w:lineRule="auto"/>
        <w:jc w:val="both"/>
        <w:rPr>
          <w:sz w:val="22"/>
          <w:szCs w:val="22"/>
          <w:rPrChange w:id="38303" w:author="Visone Rossana (GSE)" w:date="2025-10-11T17:41:00Z" w16du:dateUtc="2025-10-11T15:41:00Z">
            <w:rPr/>
          </w:rPrChange>
        </w:rPr>
        <w:pPrChange w:id="38304" w:author="Visone Rossana (GSE)" w:date="2025-10-11T17:41:00Z" w16du:dateUtc="2025-10-11T15:41:00Z">
          <w:pPr>
            <w:jc w:val="both"/>
          </w:pPr>
        </w:pPrChange>
      </w:pPr>
      <w:r w:rsidRPr="004958A3">
        <w:rPr>
          <w:sz w:val="22"/>
          <w:szCs w:val="22"/>
          <w:rPrChange w:id="38305" w:author="Visone Rossana (GSE)" w:date="2025-10-11T17:41:00Z" w16du:dateUtc="2025-10-11T15:41:00Z">
            <w:rPr/>
          </w:rPrChange>
        </w:rPr>
        <w:t xml:space="preserve">Affinché un contratto di prestazione energetica possa ritenersi idoneo a far sì che una ESCO acceda, per conto del soggetto ammesso, al meccanismo di sostegno del conto termico è necessario che risultino rispettati i requisiti minimi previsti dall’Allegato 8 del D.Lgs 102/2014 e che il contratto sia coerente con le disposizioni del DM </w:t>
      </w:r>
      <w:r w:rsidR="002D5AEC" w:rsidRPr="004958A3">
        <w:rPr>
          <w:sz w:val="22"/>
          <w:szCs w:val="22"/>
          <w:rPrChange w:id="38306" w:author="Visone Rossana (GSE)" w:date="2025-10-11T17:41:00Z" w16du:dateUtc="2025-10-11T15:41:00Z">
            <w:rPr/>
          </w:rPrChange>
        </w:rPr>
        <w:t>7 agosto 2025</w:t>
      </w:r>
      <w:r w:rsidRPr="004958A3">
        <w:rPr>
          <w:sz w:val="22"/>
          <w:szCs w:val="22"/>
          <w:rPrChange w:id="38307" w:author="Visone Rossana (GSE)" w:date="2025-10-11T17:41:00Z" w16du:dateUtc="2025-10-11T15:41:00Z">
            <w:rPr/>
          </w:rPrChange>
        </w:rPr>
        <w:t xml:space="preserve"> e dello stesso D.Lgs 102/14. Pertanto, il contratto:</w:t>
      </w:r>
    </w:p>
    <w:p w14:paraId="1B14D5CE" w14:textId="77777777" w:rsidR="00BF1F22" w:rsidRPr="004958A3" w:rsidRDefault="00BF1F22">
      <w:pPr>
        <w:pStyle w:val="Paragrafoelenco"/>
        <w:numPr>
          <w:ilvl w:val="0"/>
          <w:numId w:val="255"/>
        </w:numPr>
        <w:spacing w:before="240" w:line="276" w:lineRule="auto"/>
        <w:contextualSpacing w:val="0"/>
        <w:jc w:val="both"/>
        <w:rPr>
          <w:sz w:val="22"/>
          <w:szCs w:val="22"/>
          <w:rPrChange w:id="38308" w:author="Visone Rossana (GSE)" w:date="2025-10-11T17:41:00Z" w16du:dateUtc="2025-10-11T15:41:00Z">
            <w:rPr/>
          </w:rPrChange>
        </w:rPr>
      </w:pPr>
      <w:r w:rsidRPr="004958A3">
        <w:rPr>
          <w:sz w:val="22"/>
          <w:szCs w:val="22"/>
          <w:rPrChange w:id="38309" w:author="Visone Rossana (GSE)" w:date="2025-10-11T17:41:00Z" w16du:dateUtc="2025-10-11T15:41:00Z">
            <w:rPr/>
          </w:rPrChange>
        </w:rPr>
        <w:t>dovrà rispettare le disposizioni dell’Allegato 8 del D.Lgs 102/2014;</w:t>
      </w:r>
    </w:p>
    <w:p w14:paraId="095B02FA" w14:textId="77777777" w:rsidR="00BF1F22" w:rsidRPr="004958A3" w:rsidRDefault="00BF1F22">
      <w:pPr>
        <w:pStyle w:val="Paragrafoelenco"/>
        <w:numPr>
          <w:ilvl w:val="0"/>
          <w:numId w:val="255"/>
        </w:numPr>
        <w:spacing w:line="276" w:lineRule="auto"/>
        <w:ind w:left="1060" w:hanging="703"/>
        <w:contextualSpacing w:val="0"/>
        <w:jc w:val="both"/>
        <w:rPr>
          <w:sz w:val="22"/>
          <w:szCs w:val="22"/>
          <w:rPrChange w:id="38310" w:author="Visone Rossana (GSE)" w:date="2025-10-11T17:41:00Z" w16du:dateUtc="2025-10-11T15:41:00Z">
            <w:rPr/>
          </w:rPrChange>
        </w:rPr>
      </w:pPr>
      <w:r w:rsidRPr="004958A3">
        <w:rPr>
          <w:sz w:val="22"/>
          <w:szCs w:val="22"/>
          <w:rPrChange w:id="38311" w:author="Visone Rossana (GSE)" w:date="2025-10-11T17:41:00Z" w16du:dateUtc="2025-10-11T15:41:00Z">
            <w:rPr/>
          </w:rPrChange>
        </w:rPr>
        <w:t>dovrà rispettare le disposizioni della norma UNI CEI EN 17669:2023, per i contratti in vigore da febbraio 2023;</w:t>
      </w:r>
    </w:p>
    <w:p w14:paraId="038DDAB6" w14:textId="77777777" w:rsidR="00BF1F22" w:rsidRPr="004958A3" w:rsidRDefault="00BF1F22">
      <w:pPr>
        <w:pStyle w:val="Paragrafoelenco"/>
        <w:numPr>
          <w:ilvl w:val="0"/>
          <w:numId w:val="255"/>
        </w:numPr>
        <w:spacing w:line="276" w:lineRule="auto"/>
        <w:ind w:left="1060" w:hanging="703"/>
        <w:contextualSpacing w:val="0"/>
        <w:jc w:val="both"/>
        <w:rPr>
          <w:sz w:val="22"/>
          <w:szCs w:val="22"/>
          <w:rPrChange w:id="38312" w:author="Visone Rossana (GSE)" w:date="2025-10-11T17:41:00Z" w16du:dateUtc="2025-10-11T15:41:00Z">
            <w:rPr/>
          </w:rPrChange>
        </w:rPr>
      </w:pPr>
      <w:r w:rsidRPr="004958A3">
        <w:rPr>
          <w:sz w:val="22"/>
          <w:szCs w:val="22"/>
          <w:rPrChange w:id="38313" w:author="Visone Rossana (GSE)" w:date="2025-10-11T17:41:00Z" w16du:dateUtc="2025-10-11T15:41:00Z">
            <w:rPr/>
          </w:rPrChange>
        </w:rPr>
        <w:t>dovrà fondarsi su dei risparmi garantiti di energia e non solo su effetti economici;</w:t>
      </w:r>
    </w:p>
    <w:p w14:paraId="740C19D5" w14:textId="77777777" w:rsidR="00BF1F22" w:rsidRPr="004958A3" w:rsidRDefault="00BF1F22">
      <w:pPr>
        <w:pStyle w:val="Paragrafoelenco"/>
        <w:numPr>
          <w:ilvl w:val="0"/>
          <w:numId w:val="255"/>
        </w:numPr>
        <w:spacing w:before="240" w:line="276" w:lineRule="auto"/>
        <w:jc w:val="both"/>
        <w:rPr>
          <w:sz w:val="22"/>
          <w:szCs w:val="22"/>
          <w:rPrChange w:id="38314" w:author="Visone Rossana (GSE)" w:date="2025-10-11T17:41:00Z" w16du:dateUtc="2025-10-11T15:41:00Z">
            <w:rPr/>
          </w:rPrChange>
        </w:rPr>
      </w:pPr>
      <w:r w:rsidRPr="004958A3">
        <w:rPr>
          <w:sz w:val="22"/>
          <w:szCs w:val="22"/>
          <w:rPrChange w:id="38315" w:author="Visone Rossana (GSE)" w:date="2025-10-11T17:41:00Z" w16du:dateUtc="2025-10-11T15:41:00Z">
            <w:rPr/>
          </w:rPrChange>
        </w:rPr>
        <w:lastRenderedPageBreak/>
        <w:t>dovrà prevedere dei procedimenti chiari e coerenti per la determinazione delle baseline energetiche di riferimento e per l’individuazione dei metodi di normalizzazione dei parametri al contorno;</w:t>
      </w:r>
    </w:p>
    <w:p w14:paraId="0F47F68B" w14:textId="77777777" w:rsidR="00BF1F22" w:rsidRPr="004958A3" w:rsidRDefault="00BF1F22">
      <w:pPr>
        <w:pStyle w:val="Paragrafoelenco"/>
        <w:numPr>
          <w:ilvl w:val="0"/>
          <w:numId w:val="255"/>
        </w:numPr>
        <w:spacing w:before="240" w:line="276" w:lineRule="auto"/>
        <w:jc w:val="both"/>
        <w:rPr>
          <w:sz w:val="22"/>
          <w:szCs w:val="22"/>
          <w:rPrChange w:id="38316" w:author="Visone Rossana (GSE)" w:date="2025-10-11T17:41:00Z" w16du:dateUtc="2025-10-11T15:41:00Z">
            <w:rPr/>
          </w:rPrChange>
        </w:rPr>
      </w:pPr>
      <w:r w:rsidRPr="004958A3">
        <w:rPr>
          <w:sz w:val="22"/>
          <w:szCs w:val="22"/>
          <w:rPrChange w:id="38317" w:author="Visone Rossana (GSE)" w:date="2025-10-11T17:41:00Z" w16du:dateUtc="2025-10-11T15:41:00Z">
            <w:rPr/>
          </w:rPrChange>
        </w:rPr>
        <w:t>dovrà prevedere un sistema di misura chiaro e coerente con gli algoritmi dei risparmi da determinare e garantire;</w:t>
      </w:r>
    </w:p>
    <w:p w14:paraId="56C9F734" w14:textId="77777777" w:rsidR="00BF1F22" w:rsidRPr="004958A3" w:rsidRDefault="00BF1F22">
      <w:pPr>
        <w:pStyle w:val="Paragrafoelenco"/>
        <w:numPr>
          <w:ilvl w:val="0"/>
          <w:numId w:val="255"/>
        </w:numPr>
        <w:spacing w:before="240" w:line="276" w:lineRule="auto"/>
        <w:jc w:val="both"/>
        <w:rPr>
          <w:sz w:val="22"/>
          <w:szCs w:val="22"/>
          <w:rPrChange w:id="38318" w:author="Visone Rossana (GSE)" w:date="2025-10-11T17:41:00Z" w16du:dateUtc="2025-10-11T15:41:00Z">
            <w:rPr/>
          </w:rPrChange>
        </w:rPr>
      </w:pPr>
      <w:r w:rsidRPr="004958A3">
        <w:rPr>
          <w:sz w:val="22"/>
          <w:szCs w:val="22"/>
          <w:rPrChange w:id="38319" w:author="Visone Rossana (GSE)" w:date="2025-10-11T17:41:00Z" w16du:dateUtc="2025-10-11T15:41:00Z">
            <w:rPr/>
          </w:rPrChange>
        </w:rPr>
        <w:t>dovrà riferirsi ad un unico edificio o all’unità immobiliare su cui sono realizzati gli interventi, a meno dell’eccezione prevista per le Pubbliche amministrazioni come descritto nelle presenti regole;</w:t>
      </w:r>
    </w:p>
    <w:p w14:paraId="1D1D7563" w14:textId="495371AE" w:rsidR="00BF1F22" w:rsidRPr="004958A3" w:rsidRDefault="00BF1F22">
      <w:pPr>
        <w:pStyle w:val="Paragrafoelenco"/>
        <w:numPr>
          <w:ilvl w:val="0"/>
          <w:numId w:val="255"/>
        </w:numPr>
        <w:spacing w:before="240" w:line="276" w:lineRule="auto"/>
        <w:jc w:val="both"/>
        <w:rPr>
          <w:sz w:val="22"/>
          <w:szCs w:val="22"/>
          <w:rPrChange w:id="38320" w:author="Visone Rossana (GSE)" w:date="2025-10-11T17:41:00Z" w16du:dateUtc="2025-10-11T15:41:00Z">
            <w:rPr/>
          </w:rPrChange>
        </w:rPr>
      </w:pPr>
      <w:r w:rsidRPr="004958A3">
        <w:rPr>
          <w:sz w:val="22"/>
          <w:szCs w:val="22"/>
          <w:rPrChange w:id="38321" w:author="Visone Rossana (GSE)" w:date="2025-10-11T17:41:00Z" w16du:dateUtc="2025-10-11T15:41:00Z">
            <w:rPr/>
          </w:rPrChange>
        </w:rPr>
        <w:t xml:space="preserve">dovrà prevedere una durata del contratto compatibile con quanto previsto dall’art. </w:t>
      </w:r>
      <w:r w:rsidR="00CB2C6D" w:rsidRPr="004958A3">
        <w:rPr>
          <w:sz w:val="22"/>
          <w:szCs w:val="22"/>
          <w:rPrChange w:id="38322" w:author="Visone Rossana (GSE)" w:date="2025-10-11T17:41:00Z" w16du:dateUtc="2025-10-11T15:41:00Z">
            <w:rPr/>
          </w:rPrChange>
        </w:rPr>
        <w:t>13</w:t>
      </w:r>
      <w:r w:rsidRPr="004958A3">
        <w:rPr>
          <w:sz w:val="22"/>
          <w:szCs w:val="22"/>
          <w:rPrChange w:id="38323" w:author="Visone Rossana (GSE)" w:date="2025-10-11T17:41:00Z" w16du:dateUtc="2025-10-11T15:41:00Z">
            <w:rPr/>
          </w:rPrChange>
        </w:rPr>
        <w:t xml:space="preserve"> comma </w:t>
      </w:r>
      <w:r w:rsidR="00CB2C6D" w:rsidRPr="004958A3">
        <w:rPr>
          <w:sz w:val="22"/>
          <w:szCs w:val="22"/>
          <w:rPrChange w:id="38324" w:author="Visone Rossana (GSE)" w:date="2025-10-11T17:41:00Z" w16du:dateUtc="2025-10-11T15:41:00Z">
            <w:rPr/>
          </w:rPrChange>
        </w:rPr>
        <w:t>6, lett. a)</w:t>
      </w:r>
      <w:r w:rsidRPr="004958A3">
        <w:rPr>
          <w:sz w:val="22"/>
          <w:szCs w:val="22"/>
          <w:rPrChange w:id="38325" w:author="Visone Rossana (GSE)" w:date="2025-10-11T17:41:00Z" w16du:dateUtc="2025-10-11T15:41:00Z">
            <w:rPr/>
          </w:rPrChange>
        </w:rPr>
        <w:t xml:space="preserve"> del DM </w:t>
      </w:r>
      <w:r w:rsidR="00CB2C6D" w:rsidRPr="004958A3">
        <w:rPr>
          <w:sz w:val="22"/>
          <w:szCs w:val="22"/>
          <w:rPrChange w:id="38326" w:author="Visone Rossana (GSE)" w:date="2025-10-11T17:41:00Z" w16du:dateUtc="2025-10-11T15:41:00Z">
            <w:rPr/>
          </w:rPrChange>
        </w:rPr>
        <w:t>7 agosto 2025</w:t>
      </w:r>
      <w:r w:rsidRPr="004958A3">
        <w:rPr>
          <w:sz w:val="22"/>
          <w:szCs w:val="22"/>
          <w:rPrChange w:id="38327" w:author="Visone Rossana (GSE)" w:date="2025-10-11T17:41:00Z" w16du:dateUtc="2025-10-11T15:41:00Z">
            <w:rPr/>
          </w:rPrChange>
        </w:rPr>
        <w:t>, come indicato nelle presenti Regole;</w:t>
      </w:r>
    </w:p>
    <w:p w14:paraId="0E2D153C" w14:textId="77777777" w:rsidR="00BF1F22" w:rsidRPr="004958A3" w:rsidRDefault="00BF1F22">
      <w:pPr>
        <w:pStyle w:val="Paragrafoelenco"/>
        <w:numPr>
          <w:ilvl w:val="0"/>
          <w:numId w:val="255"/>
        </w:numPr>
        <w:spacing w:before="240" w:line="276" w:lineRule="auto"/>
        <w:jc w:val="both"/>
        <w:rPr>
          <w:sz w:val="22"/>
          <w:szCs w:val="22"/>
          <w:rPrChange w:id="38328" w:author="Visone Rossana (GSE)" w:date="2025-10-11T17:41:00Z" w16du:dateUtc="2025-10-11T15:41:00Z">
            <w:rPr/>
          </w:rPrChange>
        </w:rPr>
      </w:pPr>
      <w:r w:rsidRPr="004958A3">
        <w:rPr>
          <w:sz w:val="22"/>
          <w:szCs w:val="22"/>
          <w:rPrChange w:id="38329" w:author="Visone Rossana (GSE)" w:date="2025-10-11T17:41:00Z" w16du:dateUtc="2025-10-11T15:41:00Z">
            <w:rPr/>
          </w:rPrChange>
        </w:rPr>
        <w:t>dovrà essere redatto in maniera tale che il legame stabilito fra le parti, non sia fittizio, ma si deve concretizzare con un riconoscimento periodico di un canone, per l’intera durata contrattuale, a fronte di una prestazione/funzione da mantenere sino alla fine del contratto;</w:t>
      </w:r>
    </w:p>
    <w:p w14:paraId="72945019" w14:textId="4A27279F" w:rsidR="00BF1F22" w:rsidRPr="004958A3" w:rsidRDefault="00BF1F22">
      <w:pPr>
        <w:pStyle w:val="Paragrafoelenco"/>
        <w:numPr>
          <w:ilvl w:val="0"/>
          <w:numId w:val="255"/>
        </w:numPr>
        <w:spacing w:before="240" w:line="276" w:lineRule="auto"/>
        <w:jc w:val="both"/>
        <w:rPr>
          <w:sz w:val="22"/>
          <w:szCs w:val="22"/>
          <w:rPrChange w:id="38330" w:author="Visone Rossana (GSE)" w:date="2025-10-11T17:41:00Z" w16du:dateUtc="2025-10-11T15:41:00Z">
            <w:rPr/>
          </w:rPrChange>
        </w:rPr>
      </w:pPr>
      <w:r w:rsidRPr="004958A3">
        <w:rPr>
          <w:sz w:val="22"/>
          <w:szCs w:val="22"/>
          <w:rPrChange w:id="38331" w:author="Visone Rossana (GSE)" w:date="2025-10-11T17:41:00Z" w16du:dateUtc="2025-10-11T15:41:00Z">
            <w:rPr/>
          </w:rPrChange>
        </w:rPr>
        <w:t xml:space="preserve">dovrà prevedere un’indicazione chiara e coerente delle spese, delle entrate e dell’utile, in linea con quanto indicato all’art. </w:t>
      </w:r>
      <w:r w:rsidR="00CB2C6D" w:rsidRPr="004958A3">
        <w:rPr>
          <w:sz w:val="22"/>
          <w:szCs w:val="22"/>
          <w:rPrChange w:id="38332" w:author="Visone Rossana (GSE)" w:date="2025-10-11T17:41:00Z" w16du:dateUtc="2025-10-11T15:41:00Z">
            <w:rPr/>
          </w:rPrChange>
        </w:rPr>
        <w:t>13,</w:t>
      </w:r>
      <w:r w:rsidRPr="004958A3">
        <w:rPr>
          <w:sz w:val="22"/>
          <w:szCs w:val="22"/>
          <w:rPrChange w:id="38333" w:author="Visone Rossana (GSE)" w:date="2025-10-11T17:41:00Z" w16du:dateUtc="2025-10-11T15:41:00Z">
            <w:rPr/>
          </w:rPrChange>
        </w:rPr>
        <w:t xml:space="preserve"> comma </w:t>
      </w:r>
      <w:r w:rsidR="00CB2C6D" w:rsidRPr="004958A3">
        <w:rPr>
          <w:sz w:val="22"/>
          <w:szCs w:val="22"/>
          <w:rPrChange w:id="38334" w:author="Visone Rossana (GSE)" w:date="2025-10-11T17:41:00Z" w16du:dateUtc="2025-10-11T15:41:00Z">
            <w:rPr/>
          </w:rPrChange>
        </w:rPr>
        <w:t>6,</w:t>
      </w:r>
      <w:r w:rsidRPr="004958A3">
        <w:rPr>
          <w:sz w:val="22"/>
          <w:szCs w:val="22"/>
          <w:rPrChange w:id="38335" w:author="Visone Rossana (GSE)" w:date="2025-10-11T17:41:00Z" w16du:dateUtc="2025-10-11T15:41:00Z">
            <w:rPr/>
          </w:rPrChange>
        </w:rPr>
        <w:t xml:space="preserve"> lettera </w:t>
      </w:r>
      <w:r w:rsidR="00CB2C6D" w:rsidRPr="004958A3">
        <w:rPr>
          <w:sz w:val="22"/>
          <w:szCs w:val="22"/>
          <w:rPrChange w:id="38336" w:author="Visone Rossana (GSE)" w:date="2025-10-11T17:41:00Z" w16du:dateUtc="2025-10-11T15:41:00Z">
            <w:rPr/>
          </w:rPrChange>
        </w:rPr>
        <w:t>b</w:t>
      </w:r>
      <w:r w:rsidRPr="004958A3">
        <w:rPr>
          <w:sz w:val="22"/>
          <w:szCs w:val="22"/>
          <w:rPrChange w:id="38337" w:author="Visone Rossana (GSE)" w:date="2025-10-11T17:41:00Z" w16du:dateUtc="2025-10-11T15:41:00Z">
            <w:rPr/>
          </w:rPrChange>
        </w:rPr>
        <w:t>) del D</w:t>
      </w:r>
      <w:r w:rsidR="00CB2C6D" w:rsidRPr="004958A3">
        <w:rPr>
          <w:sz w:val="22"/>
          <w:szCs w:val="22"/>
          <w:rPrChange w:id="38338" w:author="Visone Rossana (GSE)" w:date="2025-10-11T17:41:00Z" w16du:dateUtc="2025-10-11T15:41:00Z">
            <w:rPr/>
          </w:rPrChange>
        </w:rPr>
        <w:t>M 7 agosto 2025.</w:t>
      </w:r>
      <w:r w:rsidRPr="004958A3">
        <w:rPr>
          <w:sz w:val="22"/>
          <w:szCs w:val="22"/>
          <w:rPrChange w:id="38339" w:author="Visone Rossana (GSE)" w:date="2025-10-11T17:41:00Z" w16du:dateUtc="2025-10-11T15:41:00Z">
            <w:rPr/>
          </w:rPrChange>
        </w:rPr>
        <w:t xml:space="preserve"> </w:t>
      </w:r>
    </w:p>
    <w:tbl>
      <w:tblPr>
        <w:tblStyle w:val="Grigliatabella"/>
        <w:tblW w:w="9944" w:type="dxa"/>
        <w:tblInd w:w="-157" w:type="dxa"/>
        <w:tblBorders>
          <w:top w:val="single" w:sz="12" w:space="0" w:color="00B050"/>
          <w:left w:val="single" w:sz="12" w:space="0" w:color="00B050"/>
          <w:bottom w:val="single" w:sz="12" w:space="0" w:color="00B050"/>
          <w:right w:val="single" w:sz="12" w:space="0" w:color="00B050"/>
        </w:tblBorders>
        <w:tblLook w:val="04A0" w:firstRow="1" w:lastRow="0" w:firstColumn="1" w:lastColumn="0" w:noHBand="0" w:noVBand="1"/>
      </w:tblPr>
      <w:tblGrid>
        <w:gridCol w:w="9944"/>
      </w:tblGrid>
      <w:tr w:rsidR="004A655D" w:rsidRPr="004958A3" w14:paraId="0F46D515" w14:textId="77777777">
        <w:trPr>
          <w:trHeight w:val="867"/>
        </w:trPr>
        <w:tc>
          <w:tcPr>
            <w:tcW w:w="9944" w:type="dxa"/>
          </w:tcPr>
          <w:p w14:paraId="3ED1BCDA" w14:textId="77777777" w:rsidR="00BF1F22" w:rsidRPr="004958A3" w:rsidRDefault="00BF1F22">
            <w:pPr>
              <w:spacing w:before="240" w:line="276" w:lineRule="auto"/>
              <w:jc w:val="both"/>
              <w:rPr>
                <w:rFonts w:asciiTheme="minorHAnsi" w:hAnsiTheme="minorHAnsi" w:cstheme="minorHAnsi"/>
                <w:sz w:val="22"/>
                <w:szCs w:val="22"/>
              </w:rPr>
              <w:pPrChange w:id="38340" w:author="Visone Rossana (GSE)" w:date="2025-10-11T17:41:00Z" w16du:dateUtc="2025-10-11T15:41:00Z">
                <w:pPr>
                  <w:spacing w:before="240"/>
                  <w:jc w:val="both"/>
                </w:pPr>
              </w:pPrChange>
            </w:pPr>
            <w:r w:rsidRPr="004958A3">
              <w:rPr>
                <w:rFonts w:asciiTheme="minorHAnsi" w:eastAsiaTheme="minorHAnsi" w:hAnsiTheme="minorHAnsi" w:cstheme="minorHAnsi"/>
                <w:b/>
                <w:sz w:val="22"/>
                <w:szCs w:val="22"/>
              </w:rPr>
              <w:t>N.B.</w:t>
            </w:r>
            <w:r w:rsidRPr="004958A3">
              <w:rPr>
                <w:rFonts w:asciiTheme="minorHAnsi" w:eastAsiaTheme="minorHAnsi" w:hAnsiTheme="minorHAnsi" w:cstheme="minorHAnsi"/>
                <w:sz w:val="22"/>
                <w:szCs w:val="22"/>
              </w:rPr>
              <w:t xml:space="preserve"> Il contratto inviato dovrà essere accompagnato dall’invio della dichiarazione di rispondenza ai requisiti del contratto di prestazione energetica e delle spese sostenute (</w:t>
            </w:r>
            <w:r w:rsidRPr="004958A3">
              <w:rPr>
                <w:rFonts w:asciiTheme="minorHAnsi" w:eastAsiaTheme="minorHAnsi" w:hAnsiTheme="minorHAnsi" w:cstheme="minorHAnsi"/>
                <w:b/>
                <w:sz w:val="22"/>
                <w:szCs w:val="22"/>
              </w:rPr>
              <w:t>Modello 9</w:t>
            </w:r>
            <w:r w:rsidRPr="004958A3">
              <w:rPr>
                <w:rFonts w:asciiTheme="minorHAnsi" w:eastAsiaTheme="minorHAnsi" w:hAnsiTheme="minorHAnsi" w:cstheme="minorHAnsi"/>
                <w:sz w:val="22"/>
                <w:szCs w:val="22"/>
              </w:rPr>
              <w:t>), firmato da entrambe le parti contraenti.</w:t>
            </w:r>
          </w:p>
        </w:tc>
      </w:tr>
      <w:tr w:rsidR="004A655D" w:rsidRPr="00C07C38" w14:paraId="0253A80A" w14:textId="77777777">
        <w:trPr>
          <w:trHeight w:val="388"/>
          <w:ins w:id="38341" w:author="Visone Rossana (GSE)" w:date="2025-10-11T17:06:00Z"/>
        </w:trPr>
        <w:tc>
          <w:tcPr>
            <w:tcW w:w="9944" w:type="dxa"/>
          </w:tcPr>
          <w:p w14:paraId="2B6950F6" w14:textId="77777777" w:rsidR="00BF1F22" w:rsidRPr="007800BD" w:rsidRDefault="00BF1F22">
            <w:pPr>
              <w:spacing w:before="240"/>
              <w:jc w:val="both"/>
              <w:rPr>
                <w:ins w:id="38342" w:author="Visone Rossana (GSE)" w:date="2025-10-11T17:06:00Z" w16du:dateUtc="2025-10-11T15:06:00Z"/>
                <w:rFonts w:eastAsiaTheme="minorHAnsi"/>
                <w:b/>
              </w:rPr>
            </w:pPr>
          </w:p>
        </w:tc>
      </w:tr>
    </w:tbl>
    <w:p w14:paraId="5E6243B9" w14:textId="77777777" w:rsidR="00BF1F22" w:rsidRPr="004958A3" w:rsidRDefault="00BF1F22">
      <w:pPr>
        <w:pBdr>
          <w:top w:val="single" w:sz="18" w:space="4" w:color="92D050"/>
          <w:left w:val="single" w:sz="18" w:space="4" w:color="92D050"/>
          <w:bottom w:val="single" w:sz="18" w:space="1" w:color="92D050"/>
          <w:right w:val="single" w:sz="18" w:space="6" w:color="92D050"/>
        </w:pBdr>
        <w:spacing w:before="120" w:line="276" w:lineRule="auto"/>
        <w:jc w:val="both"/>
        <w:rPr>
          <w:sz w:val="22"/>
          <w:szCs w:val="22"/>
          <w:rPrChange w:id="38343" w:author="Visone Rossana (GSE)" w:date="2025-10-11T17:41:00Z" w16du:dateUtc="2025-10-11T15:41:00Z">
            <w:rPr/>
          </w:rPrChange>
        </w:rPr>
        <w:pPrChange w:id="38344" w:author="Visone Rossana (GSE)" w:date="2025-10-11T17:42:00Z" w16du:dateUtc="2025-10-11T15:42:00Z">
          <w:pPr>
            <w:pBdr>
              <w:top w:val="single" w:sz="18" w:space="4" w:color="92D050"/>
              <w:left w:val="single" w:sz="18" w:space="4" w:color="92D050"/>
              <w:bottom w:val="single" w:sz="18" w:space="1" w:color="92D050"/>
              <w:right w:val="single" w:sz="18" w:space="6" w:color="92D050"/>
            </w:pBdr>
            <w:spacing w:before="120"/>
            <w:jc w:val="both"/>
          </w:pPr>
        </w:pPrChange>
      </w:pPr>
      <w:r w:rsidRPr="004958A3">
        <w:rPr>
          <w:sz w:val="22"/>
          <w:szCs w:val="22"/>
          <w:rPrChange w:id="38345" w:author="Visone Rossana (GSE)" w:date="2025-10-11T17:41:00Z" w16du:dateUtc="2025-10-11T15:41:00Z">
            <w:rPr/>
          </w:rPrChange>
        </w:rPr>
        <w:t xml:space="preserve">Il Consiglio dell’Autorità Nazionale Anticorruzione, con Delibera n. 349 del 17 luglio 2024, </w:t>
      </w:r>
      <w:r w:rsidRPr="004958A3">
        <w:rPr>
          <w:b/>
          <w:bCs/>
          <w:sz w:val="22"/>
          <w:szCs w:val="22"/>
          <w:rPrChange w:id="38346" w:author="Visone Rossana (GSE)" w:date="2025-10-11T17:41:00Z" w16du:dateUtc="2025-10-11T15:41:00Z">
            <w:rPr>
              <w:b/>
              <w:bCs/>
            </w:rPr>
          </w:rPrChange>
        </w:rPr>
        <w:t>ha approvato il Contratto-tipo di rendimento energetico o di prestazione energetica (Energy Performance Contract) per gli edifici pubblici, la Relazione illustrativa e gli allegati al contratto</w:t>
      </w:r>
      <w:r w:rsidRPr="004958A3">
        <w:rPr>
          <w:sz w:val="22"/>
          <w:szCs w:val="22"/>
          <w:rPrChange w:id="38347" w:author="Visone Rossana (GSE)" w:date="2025-10-11T17:41:00Z" w16du:dateUtc="2025-10-11T15:41:00Z">
            <w:rPr/>
          </w:rPrChange>
        </w:rPr>
        <w:t xml:space="preserve"> (Definizioni, Matrice dei rischi, Schema di capitolato tecnico e relativi allegati). Il Contratto-tipo, la Relazione illustrativa e gli allegati al contratto sono pubblicati sul sito internet dell’Autorità.</w:t>
      </w:r>
    </w:p>
    <w:p w14:paraId="7ACD03F8" w14:textId="77777777" w:rsidR="00BF1F22" w:rsidRPr="00862159" w:rsidRDefault="00BF1F22">
      <w:pPr>
        <w:pStyle w:val="TITOLO20"/>
        <w:numPr>
          <w:ilvl w:val="2"/>
          <w:numId w:val="292"/>
        </w:numPr>
        <w:ind w:left="1134" w:hanging="708"/>
        <w:rPr>
          <w:ins w:id="38348" w:author="Visone Rossana (GSE)" w:date="2025-10-11T17:06:00Z" w16du:dateUtc="2025-10-11T15:06:00Z"/>
        </w:rPr>
        <w:pPrChange w:id="38349" w:author="Visone Rossana (GSE)" w:date="2025-10-23T10:16:00Z" w16du:dateUtc="2025-10-23T08:16:00Z">
          <w:pPr>
            <w:pStyle w:val="TITOLO3GSE"/>
            <w:numPr>
              <w:ilvl w:val="2"/>
              <w:numId w:val="7"/>
            </w:numPr>
            <w:ind w:left="1715" w:hanging="504"/>
          </w:pPr>
        </w:pPrChange>
      </w:pPr>
      <w:bookmarkStart w:id="38350" w:name="_Toc189046759"/>
      <w:bookmarkStart w:id="38351" w:name="_Toc212462821"/>
      <w:ins w:id="38352" w:author="Visone Rossana (GSE)" w:date="2025-10-11T17:06:00Z" w16du:dateUtc="2025-10-11T15:06:00Z">
        <w:r w:rsidRPr="00862159">
          <w:t>Requisiti minimi di idoneità per i contratti di Servizio Energia</w:t>
        </w:r>
        <w:bookmarkEnd w:id="38350"/>
        <w:bookmarkEnd w:id="38351"/>
      </w:ins>
    </w:p>
    <w:p w14:paraId="261E4A4A" w14:textId="2F2F020B" w:rsidR="00BF1F22" w:rsidRPr="00F34086" w:rsidRDefault="00BF1F22">
      <w:pPr>
        <w:spacing w:line="276" w:lineRule="auto"/>
        <w:jc w:val="both"/>
        <w:rPr>
          <w:sz w:val="22"/>
          <w:szCs w:val="22"/>
          <w:rPrChange w:id="38353" w:author="Visone Rossana (GSE)" w:date="2025-10-11T17:43:00Z" w16du:dateUtc="2025-10-11T15:43:00Z">
            <w:rPr/>
          </w:rPrChange>
        </w:rPr>
        <w:pPrChange w:id="38354" w:author="Visone Rossana (GSE)" w:date="2025-10-11T17:43:00Z" w16du:dateUtc="2025-10-11T15:43:00Z">
          <w:pPr>
            <w:jc w:val="both"/>
          </w:pPr>
        </w:pPrChange>
      </w:pPr>
      <w:r w:rsidRPr="00F34086">
        <w:rPr>
          <w:sz w:val="22"/>
          <w:szCs w:val="22"/>
          <w:rPrChange w:id="38355" w:author="Visone Rossana (GSE)" w:date="2025-10-11T17:43:00Z" w16du:dateUtc="2025-10-11T15:43:00Z">
            <w:rPr/>
          </w:rPrChange>
        </w:rPr>
        <w:t xml:space="preserve">Affinché un contratto di servizio energia possa ritenersi idoneo a far sì che una ESCO acceda, per conto del soggetto ammesso, al meccanismo di sostegno del conto termico è necessario che risultino rispettati i requisiti minimi previsti dall’Allegato II del D.Lgs 115/2008 e che il contratto sia coerente con le disposizioni del DM </w:t>
      </w:r>
      <w:r w:rsidR="004958A3" w:rsidRPr="00F34086">
        <w:rPr>
          <w:sz w:val="22"/>
          <w:szCs w:val="22"/>
          <w:rPrChange w:id="38356" w:author="Visone Rossana (GSE)" w:date="2025-10-11T17:43:00Z" w16du:dateUtc="2025-10-11T15:43:00Z">
            <w:rPr/>
          </w:rPrChange>
        </w:rPr>
        <w:t>7 agosto 2025</w:t>
      </w:r>
      <w:r w:rsidRPr="00F34086">
        <w:rPr>
          <w:sz w:val="22"/>
          <w:szCs w:val="22"/>
          <w:rPrChange w:id="38357" w:author="Visone Rossana (GSE)" w:date="2025-10-11T17:43:00Z" w16du:dateUtc="2025-10-11T15:43:00Z">
            <w:rPr/>
          </w:rPrChange>
        </w:rPr>
        <w:t xml:space="preserve"> e dello stesso D.Lgs 115/2008. Pertanto, il contratto:</w:t>
      </w:r>
    </w:p>
    <w:p w14:paraId="7314C2D6" w14:textId="77777777" w:rsidR="00BF1F22" w:rsidRPr="00F34086" w:rsidRDefault="00BF1F22">
      <w:pPr>
        <w:pStyle w:val="Paragrafoelenco"/>
        <w:numPr>
          <w:ilvl w:val="0"/>
          <w:numId w:val="255"/>
        </w:numPr>
        <w:spacing w:line="276" w:lineRule="auto"/>
        <w:ind w:left="1060" w:hanging="703"/>
        <w:contextualSpacing w:val="0"/>
        <w:jc w:val="both"/>
        <w:rPr>
          <w:sz w:val="22"/>
          <w:szCs w:val="22"/>
          <w:rPrChange w:id="38358" w:author="Visone Rossana (GSE)" w:date="2025-10-11T17:43:00Z" w16du:dateUtc="2025-10-11T15:43:00Z">
            <w:rPr/>
          </w:rPrChange>
        </w:rPr>
      </w:pPr>
      <w:r w:rsidRPr="00F34086">
        <w:rPr>
          <w:sz w:val="22"/>
          <w:szCs w:val="22"/>
          <w:rPrChange w:id="38359" w:author="Visone Rossana (GSE)" w:date="2025-10-11T17:43:00Z" w16du:dateUtc="2025-10-11T15:43:00Z">
            <w:rPr/>
          </w:rPrChange>
        </w:rPr>
        <w:t>dovrà rispettare le disposizioni dell’Allegato II del D.Lgs 115/2008;</w:t>
      </w:r>
    </w:p>
    <w:p w14:paraId="7E83704B" w14:textId="77777777" w:rsidR="00BF1F22" w:rsidRPr="00F34086" w:rsidRDefault="00BF1F22">
      <w:pPr>
        <w:pStyle w:val="Paragrafoelenco"/>
        <w:numPr>
          <w:ilvl w:val="0"/>
          <w:numId w:val="255"/>
        </w:numPr>
        <w:spacing w:before="240" w:line="276" w:lineRule="auto"/>
        <w:jc w:val="both"/>
        <w:rPr>
          <w:sz w:val="22"/>
          <w:szCs w:val="22"/>
          <w:rPrChange w:id="38360" w:author="Visone Rossana (GSE)" w:date="2025-10-11T17:43:00Z" w16du:dateUtc="2025-10-11T15:43:00Z">
            <w:rPr/>
          </w:rPrChange>
        </w:rPr>
      </w:pPr>
      <w:r w:rsidRPr="00F34086">
        <w:rPr>
          <w:sz w:val="22"/>
          <w:szCs w:val="22"/>
          <w:rPrChange w:id="38361" w:author="Visone Rossana (GSE)" w:date="2025-10-11T17:43:00Z" w16du:dateUtc="2025-10-11T15:43:00Z">
            <w:rPr/>
          </w:rPrChange>
        </w:rPr>
        <w:t>dovrà essere redatto in maniera tale che il legame stabilito fra le parti, non sia fittizio, ma si deve concretizzare con un riconoscimento periodico di un canone, per l’intera durata contrattuale, a fronte di una prestazione/funzione da mantenere sino alla fine del contratto;</w:t>
      </w:r>
    </w:p>
    <w:p w14:paraId="1377E476" w14:textId="77777777" w:rsidR="00BF1F22" w:rsidRPr="00F34086" w:rsidRDefault="00BF1F22">
      <w:pPr>
        <w:pStyle w:val="Paragrafoelenco"/>
        <w:numPr>
          <w:ilvl w:val="0"/>
          <w:numId w:val="255"/>
        </w:numPr>
        <w:spacing w:line="276" w:lineRule="auto"/>
        <w:ind w:left="1060" w:hanging="703"/>
        <w:contextualSpacing w:val="0"/>
        <w:jc w:val="both"/>
        <w:rPr>
          <w:sz w:val="22"/>
          <w:szCs w:val="22"/>
          <w:rPrChange w:id="38362" w:author="Visone Rossana (GSE)" w:date="2025-10-11T17:43:00Z" w16du:dateUtc="2025-10-11T15:43:00Z">
            <w:rPr/>
          </w:rPrChange>
        </w:rPr>
      </w:pPr>
      <w:r w:rsidRPr="00F34086">
        <w:rPr>
          <w:sz w:val="22"/>
          <w:szCs w:val="22"/>
          <w:rPrChange w:id="38363" w:author="Visone Rossana (GSE)" w:date="2025-10-11T17:43:00Z" w16du:dateUtc="2025-10-11T15:43:00Z">
            <w:rPr/>
          </w:rPrChange>
        </w:rPr>
        <w:t>il fornitore dovrà provvedere all’acquisto e alla fornitura del combustibile/vettore energetico necessari ad alimentare gli impianti di climatizzazione invernale dell’immobile/edificio oggetto del contratto.;</w:t>
      </w:r>
    </w:p>
    <w:p w14:paraId="7984360A" w14:textId="396E2B99" w:rsidR="00BF1F22" w:rsidRPr="00F34086" w:rsidRDefault="00BF1F22">
      <w:pPr>
        <w:pStyle w:val="Paragrafoelenco"/>
        <w:numPr>
          <w:ilvl w:val="0"/>
          <w:numId w:val="255"/>
        </w:numPr>
        <w:spacing w:before="240" w:line="276" w:lineRule="auto"/>
        <w:jc w:val="both"/>
        <w:rPr>
          <w:sz w:val="22"/>
          <w:szCs w:val="22"/>
          <w:rPrChange w:id="38364" w:author="Visone Rossana (GSE)" w:date="2025-10-11T17:43:00Z" w16du:dateUtc="2025-10-11T15:43:00Z">
            <w:rPr/>
          </w:rPrChange>
        </w:rPr>
      </w:pPr>
      <w:r w:rsidRPr="00F34086">
        <w:rPr>
          <w:sz w:val="22"/>
          <w:szCs w:val="22"/>
          <w:rPrChange w:id="38365" w:author="Visone Rossana (GSE)" w:date="2025-10-11T17:43:00Z" w16du:dateUtc="2025-10-11T15:43:00Z">
            <w:rPr/>
          </w:rPrChange>
        </w:rPr>
        <w:t>dovrà prevedere un sistema di misura (nel caso di impianti individuali) ovvero, di misura e contabilizzazione (nel caso di centrali termiche a servizio di diverse utenze), idoneo costituito da apparati conformi alla normativa vigente, in funzione della tipologia di impianto installato. Inoltre</w:t>
      </w:r>
      <w:r w:rsidR="004958A3" w:rsidRPr="00F34086">
        <w:rPr>
          <w:sz w:val="22"/>
          <w:szCs w:val="22"/>
          <w:rPrChange w:id="38366" w:author="Visone Rossana (GSE)" w:date="2025-10-11T17:43:00Z" w16du:dateUtc="2025-10-11T15:43:00Z">
            <w:rPr/>
          </w:rPrChange>
        </w:rPr>
        <w:t>,</w:t>
      </w:r>
      <w:r w:rsidRPr="00F34086">
        <w:rPr>
          <w:sz w:val="22"/>
          <w:szCs w:val="22"/>
          <w:rPrChange w:id="38367" w:author="Visone Rossana (GSE)" w:date="2025-10-11T17:43:00Z" w16du:dateUtc="2025-10-11T15:43:00Z">
            <w:rPr/>
          </w:rPrChange>
        </w:rPr>
        <w:t xml:space="preserve"> la ESCo dovrà assicurarsi di mantenere la precisione e affidabilità di tutte le suddette apparecchiature;</w:t>
      </w:r>
    </w:p>
    <w:p w14:paraId="601A2028" w14:textId="77777777" w:rsidR="00BF1F22" w:rsidRPr="00F34086" w:rsidRDefault="00BF1F22">
      <w:pPr>
        <w:pStyle w:val="Paragrafoelenco"/>
        <w:numPr>
          <w:ilvl w:val="0"/>
          <w:numId w:val="255"/>
        </w:numPr>
        <w:spacing w:before="240" w:line="276" w:lineRule="auto"/>
        <w:jc w:val="both"/>
        <w:rPr>
          <w:sz w:val="22"/>
          <w:szCs w:val="22"/>
          <w:rPrChange w:id="38368" w:author="Visone Rossana (GSE)" w:date="2025-10-11T17:43:00Z" w16du:dateUtc="2025-10-11T15:43:00Z">
            <w:rPr/>
          </w:rPrChange>
        </w:rPr>
      </w:pPr>
      <w:r w:rsidRPr="00F34086">
        <w:rPr>
          <w:sz w:val="22"/>
          <w:szCs w:val="22"/>
          <w:rPrChange w:id="38369" w:author="Visone Rossana (GSE)" w:date="2025-10-11T17:43:00Z" w16du:dateUtc="2025-10-11T15:43:00Z">
            <w:rPr/>
          </w:rPrChange>
        </w:rPr>
        <w:lastRenderedPageBreak/>
        <w:t xml:space="preserve">il fornitore dovrà assumersi l’onere della mansione di terzo responsabile, ai sensi del DPR 412/93 e come successivamente modificato; </w:t>
      </w:r>
    </w:p>
    <w:p w14:paraId="6550888E" w14:textId="5913E805" w:rsidR="00BF1F22" w:rsidRPr="00F34086" w:rsidRDefault="00BF1F22">
      <w:pPr>
        <w:pStyle w:val="Paragrafoelenco"/>
        <w:numPr>
          <w:ilvl w:val="0"/>
          <w:numId w:val="255"/>
        </w:numPr>
        <w:spacing w:before="240" w:line="276" w:lineRule="auto"/>
        <w:jc w:val="both"/>
        <w:rPr>
          <w:sz w:val="22"/>
          <w:szCs w:val="22"/>
          <w:rPrChange w:id="38370" w:author="Visone Rossana (GSE)" w:date="2025-10-11T17:43:00Z" w16du:dateUtc="2025-10-11T15:43:00Z">
            <w:rPr/>
          </w:rPrChange>
        </w:rPr>
      </w:pPr>
      <w:r w:rsidRPr="00F34086">
        <w:rPr>
          <w:sz w:val="22"/>
          <w:szCs w:val="22"/>
          <w:rPrChange w:id="38371" w:author="Visone Rossana (GSE)" w:date="2025-10-11T17:43:00Z" w16du:dateUtc="2025-10-11T15:43:00Z">
            <w:rPr/>
          </w:rPrChange>
        </w:rPr>
        <w:t xml:space="preserve">dovrà prevedere una durata del contratto compatibile con quanto previsto dall’art. </w:t>
      </w:r>
      <w:r w:rsidR="00F34086" w:rsidRPr="00F34086">
        <w:rPr>
          <w:sz w:val="22"/>
          <w:szCs w:val="22"/>
          <w:rPrChange w:id="38372" w:author="Visone Rossana (GSE)" w:date="2025-10-11T17:43:00Z" w16du:dateUtc="2025-10-11T15:43:00Z">
            <w:rPr/>
          </w:rPrChange>
        </w:rPr>
        <w:t xml:space="preserve">13, comma 6, lett. a) </w:t>
      </w:r>
      <w:r w:rsidRPr="00F34086">
        <w:rPr>
          <w:sz w:val="22"/>
          <w:szCs w:val="22"/>
          <w:rPrChange w:id="38373" w:author="Visone Rossana (GSE)" w:date="2025-10-11T17:43:00Z" w16du:dateUtc="2025-10-11T15:43:00Z">
            <w:rPr/>
          </w:rPrChange>
        </w:rPr>
        <w:t>del D</w:t>
      </w:r>
      <w:r w:rsidR="00F34086" w:rsidRPr="00F34086">
        <w:rPr>
          <w:sz w:val="22"/>
          <w:szCs w:val="22"/>
          <w:rPrChange w:id="38374" w:author="Visone Rossana (GSE)" w:date="2025-10-11T17:43:00Z" w16du:dateUtc="2025-10-11T15:43:00Z">
            <w:rPr/>
          </w:rPrChange>
        </w:rPr>
        <w:t>.</w:t>
      </w:r>
      <w:r w:rsidRPr="00F34086">
        <w:rPr>
          <w:sz w:val="22"/>
          <w:szCs w:val="22"/>
          <w:rPrChange w:id="38375" w:author="Visone Rossana (GSE)" w:date="2025-10-11T17:43:00Z" w16du:dateUtc="2025-10-11T15:43:00Z">
            <w:rPr/>
          </w:rPrChange>
        </w:rPr>
        <w:t>M</w:t>
      </w:r>
      <w:r w:rsidR="00F34086" w:rsidRPr="00F34086">
        <w:rPr>
          <w:sz w:val="22"/>
          <w:szCs w:val="22"/>
          <w:rPrChange w:id="38376" w:author="Visone Rossana (GSE)" w:date="2025-10-11T17:43:00Z" w16du:dateUtc="2025-10-11T15:43:00Z">
            <w:rPr/>
          </w:rPrChange>
        </w:rPr>
        <w:t>.</w:t>
      </w:r>
      <w:r w:rsidRPr="00F34086">
        <w:rPr>
          <w:sz w:val="22"/>
          <w:szCs w:val="22"/>
          <w:rPrChange w:id="38377" w:author="Visone Rossana (GSE)" w:date="2025-10-11T17:43:00Z" w16du:dateUtc="2025-10-11T15:43:00Z">
            <w:rPr/>
          </w:rPrChange>
        </w:rPr>
        <w:t xml:space="preserve"> </w:t>
      </w:r>
      <w:r w:rsidR="00F34086" w:rsidRPr="00F34086">
        <w:rPr>
          <w:sz w:val="22"/>
          <w:szCs w:val="22"/>
          <w:rPrChange w:id="38378" w:author="Visone Rossana (GSE)" w:date="2025-10-11T17:43:00Z" w16du:dateUtc="2025-10-11T15:43:00Z">
            <w:rPr/>
          </w:rPrChange>
        </w:rPr>
        <w:t>7 agosto 2025</w:t>
      </w:r>
      <w:r w:rsidRPr="00F34086">
        <w:rPr>
          <w:sz w:val="22"/>
          <w:szCs w:val="22"/>
          <w:rPrChange w:id="38379" w:author="Visone Rossana (GSE)" w:date="2025-10-11T17:43:00Z" w16du:dateUtc="2025-10-11T15:43:00Z">
            <w:rPr/>
          </w:rPrChange>
        </w:rPr>
        <w:t>, come indicato nelle presenti regole;</w:t>
      </w:r>
    </w:p>
    <w:p w14:paraId="5D938A3F" w14:textId="1F0FDE68" w:rsidR="00BF1F22" w:rsidRPr="00F34086" w:rsidRDefault="00BF1F22">
      <w:pPr>
        <w:pStyle w:val="Paragrafoelenco"/>
        <w:numPr>
          <w:ilvl w:val="0"/>
          <w:numId w:val="255"/>
        </w:numPr>
        <w:spacing w:before="240" w:line="276" w:lineRule="auto"/>
        <w:jc w:val="both"/>
        <w:rPr>
          <w:sz w:val="22"/>
          <w:szCs w:val="22"/>
          <w:rPrChange w:id="38380" w:author="Visone Rossana (GSE)" w:date="2025-10-11T17:43:00Z" w16du:dateUtc="2025-10-11T15:43:00Z">
            <w:rPr/>
          </w:rPrChange>
        </w:rPr>
      </w:pPr>
      <w:r w:rsidRPr="00F34086">
        <w:rPr>
          <w:sz w:val="22"/>
          <w:szCs w:val="22"/>
          <w:rPrChange w:id="38381" w:author="Visone Rossana (GSE)" w:date="2025-10-11T17:43:00Z" w16du:dateUtc="2025-10-11T15:43:00Z">
            <w:rPr/>
          </w:rPrChange>
        </w:rPr>
        <w:t xml:space="preserve">dovrà prevedere un’indicazione chiara e coerente delle spese, delle entrate e dell’utile, in linea con quanto indicato all’art. </w:t>
      </w:r>
      <w:r w:rsidR="00F34086" w:rsidRPr="00F34086">
        <w:rPr>
          <w:sz w:val="22"/>
          <w:szCs w:val="22"/>
          <w:rPrChange w:id="38382" w:author="Visone Rossana (GSE)" w:date="2025-10-11T17:43:00Z" w16du:dateUtc="2025-10-11T15:43:00Z">
            <w:rPr/>
          </w:rPrChange>
        </w:rPr>
        <w:t>13, comma 6, lett. b) del D.M. 7 agosto 2025</w:t>
      </w:r>
      <w:r w:rsidRPr="00F34086">
        <w:rPr>
          <w:sz w:val="22"/>
          <w:szCs w:val="22"/>
          <w:rPrChange w:id="38383" w:author="Visone Rossana (GSE)" w:date="2025-10-11T17:43:00Z" w16du:dateUtc="2025-10-11T15:43:00Z">
            <w:rPr/>
          </w:rPrChange>
        </w:rPr>
        <w:t xml:space="preserve">. </w:t>
      </w:r>
    </w:p>
    <w:p w14:paraId="002B8ADA" w14:textId="77777777" w:rsidR="00BF1F22" w:rsidRPr="007800BD" w:rsidRDefault="00BF1F22" w:rsidP="00BF1F22">
      <w:pPr>
        <w:pStyle w:val="Paragrafoelenco"/>
        <w:spacing w:before="240"/>
        <w:ind w:left="1065"/>
        <w:jc w:val="both"/>
        <w:rPr>
          <w:ins w:id="38384" w:author="Visone Rossana (GSE)" w:date="2025-10-11T17:06:00Z" w16du:dateUtc="2025-10-11T15:06:00Z"/>
        </w:rPr>
      </w:pPr>
    </w:p>
    <w:tbl>
      <w:tblPr>
        <w:tblStyle w:val="Grigliatabella"/>
        <w:tblW w:w="0" w:type="auto"/>
        <w:tblBorders>
          <w:top w:val="single" w:sz="12" w:space="0" w:color="00B050"/>
          <w:left w:val="single" w:sz="12" w:space="0" w:color="00B050"/>
          <w:bottom w:val="single" w:sz="12" w:space="0" w:color="00B050"/>
          <w:right w:val="single" w:sz="12" w:space="0" w:color="00B050"/>
        </w:tblBorders>
        <w:tblLook w:val="04A0" w:firstRow="1" w:lastRow="0" w:firstColumn="1" w:lastColumn="0" w:noHBand="0" w:noVBand="1"/>
      </w:tblPr>
      <w:tblGrid>
        <w:gridCol w:w="9608"/>
      </w:tblGrid>
      <w:tr w:rsidR="00BF1F22" w:rsidRPr="00C07C38" w14:paraId="728A84F5" w14:textId="77777777">
        <w:trPr>
          <w:ins w:id="38385" w:author="Visone Rossana (GSE)" w:date="2025-10-11T17:06:00Z"/>
        </w:trPr>
        <w:tc>
          <w:tcPr>
            <w:tcW w:w="9628" w:type="dxa"/>
          </w:tcPr>
          <w:p w14:paraId="217A7941" w14:textId="77777777" w:rsidR="00BF1F22" w:rsidRPr="00C3413A" w:rsidRDefault="00BF1F22">
            <w:pPr>
              <w:spacing w:before="240" w:line="276" w:lineRule="auto"/>
              <w:jc w:val="both"/>
              <w:rPr>
                <w:ins w:id="38386" w:author="Visone Rossana (GSE)" w:date="2025-10-11T17:06:00Z" w16du:dateUtc="2025-10-11T15:06:00Z"/>
                <w:rFonts w:asciiTheme="minorHAnsi" w:hAnsiTheme="minorHAnsi" w:cstheme="minorHAnsi"/>
                <w:sz w:val="22"/>
                <w:szCs w:val="22"/>
              </w:rPr>
              <w:pPrChange w:id="38387" w:author="Visone Rossana (GSE)" w:date="2025-10-11T17:43:00Z" w16du:dateUtc="2025-10-11T15:43:00Z">
                <w:pPr>
                  <w:spacing w:before="240"/>
                  <w:jc w:val="both"/>
                </w:pPr>
              </w:pPrChange>
            </w:pPr>
            <w:r w:rsidRPr="00C3413A">
              <w:rPr>
                <w:rFonts w:asciiTheme="minorHAnsi" w:eastAsiaTheme="minorHAnsi" w:hAnsiTheme="minorHAnsi" w:cstheme="minorHAnsi"/>
                <w:b/>
                <w:sz w:val="22"/>
                <w:szCs w:val="22"/>
              </w:rPr>
              <w:t>N.B.</w:t>
            </w:r>
            <w:r w:rsidRPr="00C3413A">
              <w:rPr>
                <w:rFonts w:asciiTheme="minorHAnsi" w:eastAsiaTheme="minorHAnsi" w:hAnsiTheme="minorHAnsi" w:cstheme="minorHAnsi"/>
                <w:sz w:val="22"/>
                <w:szCs w:val="22"/>
              </w:rPr>
              <w:t xml:space="preserve"> Il contratto inviato dovrà essere accompagnato dall’invio della dichiarazione di rispondenza ai requisiti del contratto di servizio energia e delle spese sostenute (</w:t>
            </w:r>
            <w:r w:rsidRPr="00C3413A">
              <w:rPr>
                <w:rFonts w:asciiTheme="minorHAnsi" w:eastAsiaTheme="minorHAnsi" w:hAnsiTheme="minorHAnsi" w:cstheme="minorHAnsi"/>
                <w:b/>
                <w:sz w:val="22"/>
                <w:szCs w:val="22"/>
              </w:rPr>
              <w:t>Modello 10</w:t>
            </w:r>
            <w:r w:rsidRPr="00C3413A">
              <w:rPr>
                <w:rFonts w:asciiTheme="minorHAnsi" w:eastAsiaTheme="minorHAnsi" w:hAnsiTheme="minorHAnsi" w:cstheme="minorHAnsi"/>
                <w:sz w:val="22"/>
                <w:szCs w:val="22"/>
              </w:rPr>
              <w:t>), firmato da entrambe le parti contraenti.</w:t>
            </w:r>
          </w:p>
        </w:tc>
      </w:tr>
    </w:tbl>
    <w:p w14:paraId="471BAB22" w14:textId="77777777" w:rsidR="00BF1F22" w:rsidRPr="007800BD" w:rsidRDefault="00BF1F22" w:rsidP="00BF1F22">
      <w:pPr>
        <w:spacing w:before="240"/>
        <w:jc w:val="both"/>
        <w:rPr>
          <w:ins w:id="38388" w:author="Visone Rossana (GSE)" w:date="2025-10-11T17:06:00Z" w16du:dateUtc="2025-10-11T15:06:00Z"/>
        </w:rPr>
      </w:pPr>
    </w:p>
    <w:p w14:paraId="0B810235" w14:textId="70158701" w:rsidR="00BF1F22" w:rsidRPr="007515C7" w:rsidRDefault="00BF1F22">
      <w:pPr>
        <w:pStyle w:val="TITOLO20"/>
        <w:numPr>
          <w:ilvl w:val="2"/>
          <w:numId w:val="292"/>
        </w:numPr>
        <w:ind w:left="1134" w:hanging="708"/>
        <w:pPrChange w:id="38389" w:author="Visone Rossana (GSE)" w:date="2025-10-23T10:16:00Z" w16du:dateUtc="2025-10-23T08:16:00Z">
          <w:pPr>
            <w:pStyle w:val="TITOLO3GSE"/>
            <w:numPr>
              <w:ilvl w:val="2"/>
              <w:numId w:val="7"/>
            </w:numPr>
            <w:ind w:left="1715" w:hanging="504"/>
          </w:pPr>
        </w:pPrChange>
      </w:pPr>
      <w:r w:rsidRPr="007515C7">
        <w:t xml:space="preserve"> </w:t>
      </w:r>
      <w:bookmarkStart w:id="38390" w:name="_Toc16001975"/>
      <w:bookmarkStart w:id="38391" w:name="_Toc189046760"/>
      <w:bookmarkStart w:id="38392" w:name="_Toc212462822"/>
      <w:r w:rsidRPr="007515C7">
        <w:t>Contratto EPC riferito a 2 o più edifici oggetto degli interventi di riqualificazione energetica</w:t>
      </w:r>
      <w:bookmarkEnd w:id="38390"/>
      <w:bookmarkEnd w:id="38391"/>
      <w:bookmarkEnd w:id="38392"/>
    </w:p>
    <w:p w14:paraId="160B2A18" w14:textId="77777777" w:rsidR="00BF1F22" w:rsidRPr="007515C7" w:rsidRDefault="00BF1F22">
      <w:pPr>
        <w:spacing w:line="276" w:lineRule="auto"/>
        <w:jc w:val="both"/>
        <w:rPr>
          <w:sz w:val="22"/>
          <w:szCs w:val="22"/>
          <w:rPrChange w:id="38393" w:author="Visone Rossana (GSE)" w:date="2025-10-11T17:44:00Z" w16du:dateUtc="2025-10-11T15:44:00Z">
            <w:rPr/>
          </w:rPrChange>
        </w:rPr>
        <w:pPrChange w:id="38394" w:author="Visone Rossana (GSE)" w:date="2025-10-11T17:44:00Z" w16du:dateUtc="2025-10-11T15:44:00Z">
          <w:pPr>
            <w:jc w:val="both"/>
          </w:pPr>
        </w:pPrChange>
      </w:pPr>
      <w:r w:rsidRPr="007515C7">
        <w:rPr>
          <w:sz w:val="22"/>
          <w:szCs w:val="22"/>
          <w:rPrChange w:id="38395" w:author="Visone Rossana (GSE)" w:date="2025-10-11T17:44:00Z" w16du:dateUtc="2025-10-11T15:44:00Z">
            <w:rPr/>
          </w:rPrChange>
        </w:rPr>
        <w:t>Nel caso di interventi per i quali il soggetto ammesso sia una pubblica amministrazione può ritenersi opportuno e razionale che venga sottoscritto un unico contratto di prestazione energetica che, sebbene sia riferito a più edifici, preveda un obiettivo energetico basato sul raggiungimento di un risparmio garantito unico e complessivo per tutti gli edifici e non per ciascuno. Tale approccio, tuttavia, affinché si possa ritenere idoneo per le disposizioni del Conto Termico, deve prevedere una serie di garan</w:t>
      </w:r>
    </w:p>
    <w:p w14:paraId="6BFF98FD" w14:textId="77777777" w:rsidR="00BF1F22" w:rsidRPr="007515C7" w:rsidRDefault="00BF1F22">
      <w:pPr>
        <w:spacing w:line="276" w:lineRule="auto"/>
        <w:jc w:val="both"/>
        <w:rPr>
          <w:sz w:val="22"/>
          <w:szCs w:val="22"/>
          <w:rPrChange w:id="38396" w:author="Visone Rossana (GSE)" w:date="2025-10-11T17:44:00Z" w16du:dateUtc="2025-10-11T15:44:00Z">
            <w:rPr/>
          </w:rPrChange>
        </w:rPr>
        <w:pPrChange w:id="38397" w:author="Visone Rossana (GSE)" w:date="2025-10-11T17:44:00Z" w16du:dateUtc="2025-10-11T15:44:00Z">
          <w:pPr>
            <w:jc w:val="both"/>
          </w:pPr>
        </w:pPrChange>
      </w:pPr>
      <w:r w:rsidRPr="007515C7">
        <w:rPr>
          <w:sz w:val="22"/>
          <w:szCs w:val="22"/>
          <w:rPrChange w:id="38398" w:author="Visone Rossana (GSE)" w:date="2025-10-11T17:44:00Z" w16du:dateUtc="2025-10-11T15:44:00Z">
            <w:rPr/>
          </w:rPrChange>
        </w:rPr>
        <w:t>ie (oltre a quelle generalmente richieste):</w:t>
      </w:r>
    </w:p>
    <w:p w14:paraId="49687F37" w14:textId="48EAE7F0" w:rsidR="00BF1F22" w:rsidRPr="007515C7" w:rsidRDefault="00BF1F22">
      <w:pPr>
        <w:pStyle w:val="Paragrafoelenco"/>
        <w:numPr>
          <w:ilvl w:val="0"/>
          <w:numId w:val="256"/>
        </w:numPr>
        <w:spacing w:after="200" w:line="276" w:lineRule="auto"/>
        <w:jc w:val="both"/>
        <w:rPr>
          <w:sz w:val="22"/>
          <w:szCs w:val="22"/>
          <w:rPrChange w:id="38399" w:author="Visone Rossana (GSE)" w:date="2025-10-11T17:44:00Z" w16du:dateUtc="2025-10-11T15:44:00Z">
            <w:rPr/>
          </w:rPrChange>
        </w:rPr>
      </w:pPr>
      <w:r w:rsidRPr="007515C7">
        <w:rPr>
          <w:sz w:val="22"/>
          <w:szCs w:val="22"/>
          <w:rPrChange w:id="38400" w:author="Visone Rossana (GSE)" w:date="2025-10-11T17:44:00Z" w16du:dateUtc="2025-10-11T15:44:00Z">
            <w:rPr/>
          </w:rPrChange>
        </w:rPr>
        <w:t>nel contratto o nei suoi allegati deve essere possibile desumere con chiarezza il risparmio di energia atteso dall’edificio oggetto dell’intervento per il quale si richiede l’erogazione dell’incentivo, sebbene tale risparmio non costituisca il fondamento su cui si basa il contratto a prestazione garantita;</w:t>
      </w:r>
    </w:p>
    <w:p w14:paraId="66C941EA" w14:textId="77777777" w:rsidR="00BF1F22" w:rsidRPr="007515C7" w:rsidRDefault="00BF1F22">
      <w:pPr>
        <w:pStyle w:val="Paragrafoelenco"/>
        <w:numPr>
          <w:ilvl w:val="0"/>
          <w:numId w:val="256"/>
        </w:numPr>
        <w:spacing w:after="200" w:line="276" w:lineRule="auto"/>
        <w:jc w:val="both"/>
        <w:rPr>
          <w:sz w:val="22"/>
          <w:szCs w:val="22"/>
          <w:rPrChange w:id="38401" w:author="Visone Rossana (GSE)" w:date="2025-10-11T17:44:00Z" w16du:dateUtc="2025-10-11T15:44:00Z">
            <w:rPr/>
          </w:rPrChange>
        </w:rPr>
      </w:pPr>
      <w:r w:rsidRPr="007515C7">
        <w:rPr>
          <w:sz w:val="22"/>
          <w:szCs w:val="22"/>
          <w:rPrChange w:id="38402" w:author="Visone Rossana (GSE)" w:date="2025-10-11T17:44:00Z" w16du:dateUtc="2025-10-11T15:44:00Z">
            <w:rPr/>
          </w:rPrChange>
        </w:rPr>
        <w:t>il contratto o suoi allegati devono contenere, almeno per gli interventi per i quali si richiede l’incentivo, una indicazione quantitativa della suddivisione delle spese ammissibili e non ammissibili. Il</w:t>
      </w:r>
    </w:p>
    <w:p w14:paraId="479D2230" w14:textId="77777777" w:rsidR="00BF1F22" w:rsidRPr="007515C7" w:rsidRDefault="00BF1F22">
      <w:pPr>
        <w:pStyle w:val="Paragrafoelenco"/>
        <w:numPr>
          <w:ilvl w:val="0"/>
          <w:numId w:val="256"/>
        </w:numPr>
        <w:spacing w:after="200" w:line="276" w:lineRule="auto"/>
        <w:jc w:val="both"/>
        <w:rPr>
          <w:sz w:val="22"/>
          <w:szCs w:val="22"/>
          <w:rPrChange w:id="38403" w:author="Visone Rossana (GSE)" w:date="2025-10-11T17:44:00Z" w16du:dateUtc="2025-10-11T15:44:00Z">
            <w:rPr/>
          </w:rPrChange>
        </w:rPr>
      </w:pPr>
      <w:r w:rsidRPr="007515C7">
        <w:rPr>
          <w:sz w:val="22"/>
          <w:szCs w:val="22"/>
          <w:rPrChange w:id="38404" w:author="Visone Rossana (GSE)" w:date="2025-10-11T17:44:00Z" w16du:dateUtc="2025-10-11T15:44:00Z">
            <w:rPr/>
          </w:rPrChange>
        </w:rPr>
        <w:t>valore delle spese ammissibili indicato sul contratto dovrà essere in linea con quello riportato sul Portaltermico;</w:t>
      </w:r>
    </w:p>
    <w:p w14:paraId="1B98ACC7" w14:textId="21284DA3" w:rsidR="00BF1F22" w:rsidRPr="007515C7" w:rsidRDefault="00BF1F22">
      <w:pPr>
        <w:pStyle w:val="Paragrafoelenco"/>
        <w:numPr>
          <w:ilvl w:val="0"/>
          <w:numId w:val="256"/>
        </w:numPr>
        <w:spacing w:after="200" w:line="276" w:lineRule="auto"/>
        <w:jc w:val="both"/>
        <w:rPr>
          <w:sz w:val="22"/>
          <w:szCs w:val="22"/>
          <w:rPrChange w:id="38405" w:author="Visone Rossana (GSE)" w:date="2025-10-11T17:44:00Z" w16du:dateUtc="2025-10-11T15:44:00Z">
            <w:rPr/>
          </w:rPrChange>
        </w:rPr>
      </w:pPr>
      <w:r w:rsidRPr="007515C7">
        <w:rPr>
          <w:sz w:val="22"/>
          <w:szCs w:val="22"/>
          <w:rPrChange w:id="38406" w:author="Visone Rossana (GSE)" w:date="2025-10-11T17:44:00Z" w16du:dateUtc="2025-10-11T15:44:00Z">
            <w:rPr/>
          </w:rPrChange>
        </w:rPr>
        <w:t xml:space="preserve">dal momento che il risparmio è garantito su base complessiva, è presumibile che venga erogato un canone fondato sul raggiungimento di un unico macro-risultato. Ne deriva che il saldo fra spese totali e entrate totali (comprese dell’apporto del conto termico) al fine di poter determinare l’utile (cioè le disposizioni dell’art. </w:t>
      </w:r>
      <w:r w:rsidR="00F34086" w:rsidRPr="007515C7">
        <w:rPr>
          <w:sz w:val="22"/>
          <w:szCs w:val="22"/>
          <w:rPrChange w:id="38407" w:author="Visone Rossana (GSE)" w:date="2025-10-11T17:44:00Z" w16du:dateUtc="2025-10-11T15:44:00Z">
            <w:rPr/>
          </w:rPrChange>
        </w:rPr>
        <w:t>13, comma 6, lett. b)</w:t>
      </w:r>
      <w:r w:rsidRPr="007515C7">
        <w:rPr>
          <w:sz w:val="22"/>
          <w:szCs w:val="22"/>
          <w:rPrChange w:id="38408" w:author="Visone Rossana (GSE)" w:date="2025-10-11T17:44:00Z" w16du:dateUtc="2025-10-11T15:44:00Z">
            <w:rPr/>
          </w:rPrChange>
        </w:rPr>
        <w:t>), deve essere reso disponibile come somma algebrica di tutti gli addendi derivanti da tutti gli edifici. Pertanto deve essere disponibile, l’entrata dal canone complessivo e, per tutti gli edifici, il valore delle spese che si vanno a sostenere e il valore degli incentivi (es: Conto Termico) utili ad alleggerire le spese per la realizzazione degli interventi.</w:t>
      </w:r>
    </w:p>
    <w:p w14:paraId="7B2CD344" w14:textId="77777777" w:rsidR="00BF1F22" w:rsidRPr="00357179" w:rsidRDefault="00BF1F22" w:rsidP="001A67C5">
      <w:pPr>
        <w:rPr>
          <w:ins w:id="38409" w:author="Visone Rossana (GSE)" w:date="2025-09-05T12:17:00Z" w16du:dateUtc="2025-09-05T10:17:00Z"/>
          <w:rFonts w:cstheme="minorHAnsi"/>
          <w:sz w:val="22"/>
          <w:szCs w:val="22"/>
          <w:rPrChange w:id="38410" w:author="Visone Rossana (GSE)" w:date="2025-09-09T14:49:00Z" w16du:dateUtc="2025-09-09T12:49:00Z">
            <w:rPr>
              <w:ins w:id="38411" w:author="Visone Rossana (GSE)" w:date="2025-09-05T12:17:00Z" w16du:dateUtc="2025-09-05T10:17:00Z"/>
            </w:rPr>
          </w:rPrChange>
        </w:rPr>
      </w:pPr>
    </w:p>
    <w:p w14:paraId="0EEE05C9" w14:textId="6C4E51FA" w:rsidR="00E123D3" w:rsidRDefault="00421E29">
      <w:pPr>
        <w:pStyle w:val="TITOLO20"/>
        <w:numPr>
          <w:ilvl w:val="1"/>
          <w:numId w:val="292"/>
        </w:numPr>
        <w:ind w:left="567" w:hanging="567"/>
        <w:outlineLvl w:val="1"/>
        <w:rPr>
          <w:ins w:id="38412" w:author="Visone Rossana (GSE)" w:date="2025-09-05T12:18:00Z" w16du:dateUtc="2025-09-05T10:18:00Z"/>
        </w:rPr>
        <w:pPrChange w:id="38413" w:author="Visone Rossana (GSE)" w:date="2025-10-23T10:16:00Z" w16du:dateUtc="2025-10-23T08:16:00Z">
          <w:pPr>
            <w:pStyle w:val="TITOLO20"/>
          </w:pPr>
        </w:pPrChange>
      </w:pPr>
      <w:ins w:id="38414" w:author="Visone Rossana (GSE)" w:date="2025-10-14T09:39:00Z" w16du:dateUtc="2025-10-14T07:39:00Z">
        <w:r>
          <w:t xml:space="preserve"> </w:t>
        </w:r>
      </w:ins>
      <w:bookmarkStart w:id="38415" w:name="_Toc212462823"/>
      <w:r w:rsidR="00765036">
        <w:t>Requisiti dei</w:t>
      </w:r>
      <w:ins w:id="38416" w:author="Visone Rossana (GSE)" w:date="2025-09-05T12:18:00Z" w16du:dateUtc="2025-09-05T10:18:00Z">
        <w:r w:rsidR="00E123D3" w:rsidRPr="00E123D3">
          <w:t xml:space="preserve"> Contratti di </w:t>
        </w:r>
        <w:r w:rsidR="00E123D3">
          <w:t>partenariato pubblico privato (PPP)</w:t>
        </w:r>
        <w:bookmarkEnd w:id="38415"/>
      </w:ins>
    </w:p>
    <w:p w14:paraId="436E803E" w14:textId="6061C757" w:rsidR="00E123D3" w:rsidRDefault="00E123D3" w:rsidP="001A67C5">
      <w:pPr>
        <w:rPr>
          <w:ins w:id="38417" w:author="Visone Rossana (GSE)" w:date="2025-10-10T15:46:00Z" w16du:dateUtc="2025-10-10T13:46:00Z"/>
        </w:rPr>
      </w:pPr>
    </w:p>
    <w:p w14:paraId="3B70DE94" w14:textId="257ED486" w:rsidR="00A60C03" w:rsidRPr="00F30B9D" w:rsidRDefault="00A60C03" w:rsidP="00A60C03">
      <w:pPr>
        <w:spacing w:after="120" w:line="276" w:lineRule="auto"/>
        <w:ind w:right="-142"/>
        <w:jc w:val="both"/>
        <w:rPr>
          <w:rFonts w:cs="Calibri"/>
          <w:bCs/>
          <w:sz w:val="22"/>
          <w:szCs w:val="22"/>
        </w:rPr>
      </w:pPr>
      <w:r w:rsidRPr="00F30B9D">
        <w:rPr>
          <w:rFonts w:cs="Calibri"/>
          <w:bCs/>
          <w:sz w:val="22"/>
          <w:szCs w:val="22"/>
        </w:rPr>
        <w:t>In ragione della finalità pubblicistica del PPP richiamata anche dal Codice dei Contratti Pubblici, l’operazione economica deve essere caratterizzata dai seguenti elementi:</w:t>
      </w:r>
    </w:p>
    <w:p w14:paraId="7417AF40" w14:textId="6035EC67" w:rsidR="00A60C03" w:rsidRPr="00F30B9D" w:rsidRDefault="00A60C03" w:rsidP="00A60C03">
      <w:pPr>
        <w:pStyle w:val="Paragrafoelenco"/>
        <w:numPr>
          <w:ilvl w:val="0"/>
          <w:numId w:val="44"/>
        </w:numPr>
        <w:spacing w:after="120" w:line="276" w:lineRule="auto"/>
        <w:ind w:right="-142"/>
        <w:jc w:val="both"/>
        <w:rPr>
          <w:rFonts w:cs="Calibri"/>
          <w:bCs/>
          <w:sz w:val="22"/>
          <w:szCs w:val="22"/>
          <w:highlight w:val="cyan"/>
        </w:rPr>
      </w:pPr>
      <w:r w:rsidRPr="00F30B9D">
        <w:rPr>
          <w:rFonts w:cs="Calibri"/>
          <w:bCs/>
          <w:sz w:val="22"/>
          <w:szCs w:val="22"/>
        </w:rPr>
        <w:lastRenderedPageBreak/>
        <w:t xml:space="preserve">il rapporto contrattuale instaurato tra il soggetto pubblico e il soggetto privato deve essere di lungo periodo e finalizzato al soddisfacimento di un interesse pubblico, </w:t>
      </w:r>
      <w:r w:rsidRPr="00F30B9D">
        <w:rPr>
          <w:rFonts w:cs="Calibri"/>
          <w:bCs/>
          <w:sz w:val="22"/>
          <w:szCs w:val="22"/>
          <w:highlight w:val="cyan"/>
        </w:rPr>
        <w:t>tra cui la riqualificazione energetica dell’edificio oggetto dell’intervento;</w:t>
      </w:r>
    </w:p>
    <w:p w14:paraId="4BAB2223" w14:textId="5DA650B5" w:rsidR="00A60C03" w:rsidRPr="00F30B9D" w:rsidRDefault="00A60C03" w:rsidP="00A60C03">
      <w:pPr>
        <w:pStyle w:val="Paragrafoelenco"/>
        <w:numPr>
          <w:ilvl w:val="0"/>
          <w:numId w:val="44"/>
        </w:numPr>
        <w:spacing w:after="120" w:line="276" w:lineRule="auto"/>
        <w:ind w:right="-142"/>
        <w:jc w:val="both"/>
        <w:rPr>
          <w:rFonts w:cs="Calibri"/>
          <w:bCs/>
          <w:sz w:val="22"/>
          <w:szCs w:val="22"/>
        </w:rPr>
      </w:pPr>
      <w:r w:rsidRPr="00F30B9D">
        <w:rPr>
          <w:rFonts w:cs="Calibri"/>
          <w:bCs/>
          <w:sz w:val="22"/>
          <w:szCs w:val="22"/>
        </w:rPr>
        <w:t>la copertura dei fabbisogni finanziari necessari deve provenire in misura significativa da risorse del soggetto privato anche in ragione del rischio operativo assunto;</w:t>
      </w:r>
    </w:p>
    <w:p w14:paraId="7F49642A" w14:textId="1B9D5083" w:rsidR="00A60C03" w:rsidRPr="00F30B9D" w:rsidRDefault="00A60C03" w:rsidP="00A60C03">
      <w:pPr>
        <w:pStyle w:val="Paragrafoelenco"/>
        <w:numPr>
          <w:ilvl w:val="0"/>
          <w:numId w:val="44"/>
        </w:numPr>
        <w:spacing w:after="120" w:line="276" w:lineRule="auto"/>
        <w:ind w:right="-142"/>
        <w:jc w:val="both"/>
        <w:rPr>
          <w:rFonts w:cs="Calibri"/>
          <w:bCs/>
          <w:sz w:val="22"/>
          <w:szCs w:val="22"/>
        </w:rPr>
      </w:pPr>
      <w:r w:rsidRPr="00F30B9D">
        <w:rPr>
          <w:rFonts w:cs="Calibri"/>
          <w:bCs/>
          <w:sz w:val="22"/>
          <w:szCs w:val="22"/>
        </w:rPr>
        <w:t>la realizzazione e la gestione del progetto devono essere affidate al soggetto privato, mentre al soggetto pubblico spetta il compito di definire gli obiettivi e verificarne l’attuazione;</w:t>
      </w:r>
    </w:p>
    <w:p w14:paraId="3D949C17" w14:textId="714DDE14" w:rsidR="00A60C03" w:rsidRPr="00F30B9D" w:rsidRDefault="00A60C03" w:rsidP="00A60C03">
      <w:pPr>
        <w:pStyle w:val="Paragrafoelenco"/>
        <w:numPr>
          <w:ilvl w:val="0"/>
          <w:numId w:val="44"/>
        </w:numPr>
        <w:spacing w:after="120" w:line="276" w:lineRule="auto"/>
        <w:ind w:right="-142"/>
        <w:jc w:val="both"/>
        <w:rPr>
          <w:rFonts w:cs="Calibri"/>
          <w:bCs/>
          <w:sz w:val="22"/>
          <w:szCs w:val="22"/>
        </w:rPr>
      </w:pPr>
      <w:r w:rsidRPr="00F30B9D">
        <w:rPr>
          <w:rFonts w:cs="Calibri"/>
          <w:bCs/>
          <w:sz w:val="22"/>
          <w:szCs w:val="22"/>
        </w:rPr>
        <w:t>il rischio operativo connesso alla realizzazione e alla gestione del progetto deve ricadere in capo al soggetto privato.</w:t>
      </w:r>
    </w:p>
    <w:p w14:paraId="46143675" w14:textId="024FEF07" w:rsidR="00381A79" w:rsidRDefault="009D2C1D" w:rsidP="001A67C5">
      <w:pPr>
        <w:rPr>
          <w:rFonts w:cs="Calibri"/>
          <w:bCs/>
          <w:sz w:val="22"/>
          <w:szCs w:val="22"/>
        </w:rPr>
      </w:pPr>
      <w:r w:rsidRPr="00CE162B">
        <w:rPr>
          <w:rFonts w:cs="Calibri"/>
          <w:bCs/>
          <w:sz w:val="22"/>
          <w:szCs w:val="22"/>
        </w:rPr>
        <w:t xml:space="preserve">Inoltre, </w:t>
      </w:r>
      <w:r>
        <w:rPr>
          <w:rFonts w:cs="Calibri"/>
          <w:bCs/>
          <w:sz w:val="22"/>
          <w:szCs w:val="22"/>
        </w:rPr>
        <w:t>a</w:t>
      </w:r>
      <w:r w:rsidR="005D24EE" w:rsidRPr="00CE162B">
        <w:rPr>
          <w:rFonts w:cs="Calibri"/>
          <w:bCs/>
          <w:sz w:val="22"/>
          <w:szCs w:val="22"/>
        </w:rPr>
        <w:t xml:space="preserve">ffinchè un contratto </w:t>
      </w:r>
      <w:r>
        <w:rPr>
          <w:rFonts w:cs="Calibri"/>
          <w:bCs/>
          <w:sz w:val="22"/>
          <w:szCs w:val="22"/>
        </w:rPr>
        <w:t>di PPP</w:t>
      </w:r>
      <w:r w:rsidR="006D4DB2">
        <w:rPr>
          <w:rFonts w:cs="Calibri"/>
          <w:bCs/>
          <w:sz w:val="22"/>
          <w:szCs w:val="22"/>
        </w:rPr>
        <w:t xml:space="preserve"> possa ritenersi idoneo </w:t>
      </w:r>
      <w:r w:rsidR="00700FE8">
        <w:rPr>
          <w:rFonts w:cs="Calibri"/>
          <w:bCs/>
          <w:sz w:val="22"/>
          <w:szCs w:val="22"/>
        </w:rPr>
        <w:t xml:space="preserve">è necessario </w:t>
      </w:r>
      <w:r w:rsidR="00E908D5">
        <w:rPr>
          <w:rFonts w:cs="Calibri"/>
          <w:bCs/>
          <w:sz w:val="22"/>
          <w:szCs w:val="22"/>
        </w:rPr>
        <w:t>che risultino rispettati i seguenti ulteriori requisiti minimi</w:t>
      </w:r>
      <w:r w:rsidR="00381A79">
        <w:rPr>
          <w:rFonts w:cs="Calibri"/>
          <w:bCs/>
          <w:sz w:val="22"/>
          <w:szCs w:val="22"/>
        </w:rPr>
        <w:t>:</w:t>
      </w:r>
    </w:p>
    <w:p w14:paraId="4762FC2B" w14:textId="7BBD7E1B" w:rsidR="00A60C03" w:rsidRPr="00CE162B" w:rsidRDefault="00381A79" w:rsidP="2E17346E">
      <w:pPr>
        <w:pStyle w:val="Paragrafoelenco"/>
        <w:numPr>
          <w:ilvl w:val="0"/>
          <w:numId w:val="248"/>
        </w:numPr>
        <w:rPr>
          <w:rFonts w:cs="Calibri"/>
          <w:bCs/>
          <w:sz w:val="22"/>
          <w:szCs w:val="22"/>
          <w:highlight w:val="yellow"/>
          <w:rPrChange w:id="38418" w:author="Visone Rossana (GSE)" w:date="2025-10-10T15:59:00Z" w16du:dateUtc="2025-10-10T13:59:00Z">
            <w:rPr>
              <w:rFonts w:cs="Calibri"/>
              <w:bCs/>
              <w:sz w:val="22"/>
              <w:szCs w:val="22"/>
            </w:rPr>
          </w:rPrChange>
        </w:rPr>
      </w:pPr>
      <w:commentRangeStart w:id="38419"/>
      <w:r w:rsidRPr="00CE162B">
        <w:rPr>
          <w:rFonts w:cs="Calibri"/>
          <w:bCs/>
          <w:sz w:val="22"/>
          <w:szCs w:val="22"/>
          <w:highlight w:val="yellow"/>
          <w:rPrChange w:id="38420" w:author="Visone Rossana (GSE)" w:date="2025-10-10T15:59:00Z" w16du:dateUtc="2025-10-10T13:59:00Z">
            <w:rPr>
              <w:rFonts w:cs="Calibri"/>
              <w:bCs/>
              <w:sz w:val="22"/>
              <w:szCs w:val="22"/>
            </w:rPr>
          </w:rPrChange>
        </w:rPr>
        <w:t>xxx;</w:t>
      </w:r>
      <w:commentRangeEnd w:id="38419"/>
      <w:r w:rsidR="003D4060" w:rsidRPr="00CE162B">
        <w:rPr>
          <w:rStyle w:val="Rimandocommento"/>
          <w:rFonts w:cs="Calibri"/>
          <w:bCs/>
          <w:sz w:val="22"/>
          <w:szCs w:val="22"/>
          <w:highlight w:val="yellow"/>
          <w:rPrChange w:id="38421" w:author="Visone Rossana (GSE)" w:date="2025-10-10T15:59:00Z" w16du:dateUtc="2025-10-10T13:59:00Z">
            <w:rPr>
              <w:rStyle w:val="Rimandocommento"/>
              <w:rFonts w:cs="Calibri"/>
              <w:bCs/>
              <w:sz w:val="22"/>
              <w:szCs w:val="22"/>
            </w:rPr>
          </w:rPrChange>
        </w:rPr>
        <w:commentReference w:id="38419"/>
      </w:r>
    </w:p>
    <w:p w14:paraId="06EDC9B3" w14:textId="0C59FD0C" w:rsidR="00381A79" w:rsidRPr="00CE162B" w:rsidRDefault="005E48FB" w:rsidP="00CE162B">
      <w:pPr>
        <w:pStyle w:val="Paragrafoelenco"/>
        <w:numPr>
          <w:ilvl w:val="0"/>
          <w:numId w:val="248"/>
        </w:numPr>
        <w:rPr>
          <w:rFonts w:cs="Calibri"/>
          <w:bCs/>
          <w:sz w:val="22"/>
          <w:szCs w:val="22"/>
        </w:rPr>
      </w:pPr>
      <w:r w:rsidRPr="00CE162B">
        <w:rPr>
          <w:rFonts w:cs="Calibri"/>
          <w:bCs/>
          <w:sz w:val="22"/>
          <w:szCs w:val="22"/>
        </w:rPr>
        <w:t xml:space="preserve">una </w:t>
      </w:r>
      <w:commentRangeStart w:id="38422"/>
      <w:r w:rsidRPr="00CE162B">
        <w:rPr>
          <w:rFonts w:cs="Calibri"/>
          <w:bCs/>
          <w:sz w:val="22"/>
          <w:szCs w:val="22"/>
        </w:rPr>
        <w:t>durata</w:t>
      </w:r>
      <w:commentRangeEnd w:id="38422"/>
      <w:r w:rsidR="00CF7BED" w:rsidRPr="00CE162B">
        <w:rPr>
          <w:rStyle w:val="Rimandocommento"/>
          <w:rFonts w:cs="Calibri"/>
          <w:bCs/>
          <w:sz w:val="22"/>
          <w:szCs w:val="22"/>
        </w:rPr>
        <w:commentReference w:id="38422"/>
      </w:r>
      <w:r w:rsidRPr="00CE162B">
        <w:rPr>
          <w:rFonts w:cs="Calibri"/>
          <w:bCs/>
          <w:sz w:val="22"/>
          <w:szCs w:val="22"/>
        </w:rPr>
        <w:t xml:space="preserve"> </w:t>
      </w:r>
      <w:r w:rsidR="00852C09" w:rsidRPr="00CE162B">
        <w:rPr>
          <w:rFonts w:cs="Calibri"/>
          <w:bCs/>
          <w:sz w:val="22"/>
          <w:szCs w:val="22"/>
        </w:rPr>
        <w:t>e delle clausole rescissorie che devono garantire il rispetto delle previsioni di cui all’articolo 1</w:t>
      </w:r>
      <w:r w:rsidR="00F80E2C">
        <w:rPr>
          <w:rFonts w:cs="Calibri"/>
          <w:bCs/>
          <w:sz w:val="22"/>
          <w:szCs w:val="22"/>
        </w:rPr>
        <w:t>3</w:t>
      </w:r>
      <w:r w:rsidR="00852C09" w:rsidRPr="00CE162B">
        <w:rPr>
          <w:rFonts w:cs="Calibri"/>
          <w:bCs/>
          <w:sz w:val="22"/>
          <w:szCs w:val="22"/>
        </w:rPr>
        <w:t xml:space="preserve">, comma </w:t>
      </w:r>
      <w:r w:rsidR="00F80E2C">
        <w:rPr>
          <w:rFonts w:cs="Calibri"/>
          <w:bCs/>
          <w:sz w:val="22"/>
          <w:szCs w:val="22"/>
        </w:rPr>
        <w:t>6</w:t>
      </w:r>
      <w:ins w:id="38423" w:author="Visone Rossana (GSE)" w:date="2025-10-10T17:05:00Z" w16du:dateUtc="2025-10-10T15:05:00Z">
        <w:r w:rsidR="003D4060">
          <w:rPr>
            <w:rFonts w:cs="Calibri"/>
            <w:bCs/>
            <w:sz w:val="22"/>
            <w:szCs w:val="22"/>
          </w:rPr>
          <w:t>,</w:t>
        </w:r>
      </w:ins>
      <w:r w:rsidR="00852C09">
        <w:rPr>
          <w:rFonts w:cs="Calibri"/>
          <w:bCs/>
          <w:sz w:val="22"/>
          <w:szCs w:val="22"/>
        </w:rPr>
        <w:t xml:space="preserve"> </w:t>
      </w:r>
      <w:r w:rsidR="00F80E2C">
        <w:rPr>
          <w:rFonts w:cs="Calibri"/>
          <w:bCs/>
          <w:sz w:val="22"/>
          <w:szCs w:val="22"/>
        </w:rPr>
        <w:t>lettera a)</w:t>
      </w:r>
      <w:r w:rsidR="00852C09">
        <w:rPr>
          <w:rFonts w:cs="Calibri"/>
          <w:bCs/>
          <w:sz w:val="22"/>
          <w:szCs w:val="22"/>
        </w:rPr>
        <w:t xml:space="preserve"> del Decreto</w:t>
      </w:r>
      <w:ins w:id="38424" w:author="Visone Rossana (GSE)" w:date="2025-10-10T15:59:00Z" w16du:dateUtc="2025-10-10T13:59:00Z">
        <w:r w:rsidR="00CE162B">
          <w:rPr>
            <w:rFonts w:cs="Calibri"/>
            <w:bCs/>
            <w:sz w:val="22"/>
            <w:szCs w:val="22"/>
          </w:rPr>
          <w:t>.</w:t>
        </w:r>
      </w:ins>
      <w:r w:rsidR="00B80F4E">
        <w:rPr>
          <w:rFonts w:cs="Calibri"/>
          <w:bCs/>
          <w:sz w:val="22"/>
          <w:szCs w:val="22"/>
        </w:rPr>
        <w:t>;</w:t>
      </w:r>
    </w:p>
    <w:p w14:paraId="64BC6404" w14:textId="77777777" w:rsidR="00B80F4E" w:rsidRPr="007D5A59" w:rsidRDefault="00B80F4E" w:rsidP="00B80F4E">
      <w:pPr>
        <w:pStyle w:val="Paragrafoelenco"/>
        <w:numPr>
          <w:ilvl w:val="0"/>
          <w:numId w:val="248"/>
        </w:numPr>
        <w:spacing w:line="276" w:lineRule="auto"/>
        <w:jc w:val="both"/>
        <w:rPr>
          <w:sz w:val="22"/>
          <w:szCs w:val="22"/>
        </w:rPr>
      </w:pPr>
      <w:r>
        <w:rPr>
          <w:sz w:val="22"/>
          <w:szCs w:val="22"/>
        </w:rPr>
        <w:t xml:space="preserve">il contratto deve essere sottoscritto </w:t>
      </w:r>
      <w:r w:rsidRPr="007D5A59">
        <w:rPr>
          <w:sz w:val="22"/>
          <w:szCs w:val="22"/>
        </w:rPr>
        <w:t>in una data antecedente a quella di presentazione dell'istanza di accesso agli incentivi (nel caso di interventi ad accesso diretto);</w:t>
      </w:r>
    </w:p>
    <w:p w14:paraId="2A55DA2D" w14:textId="77777777" w:rsidR="00B80F4E" w:rsidRPr="00BF6BC9" w:rsidRDefault="00B80F4E" w:rsidP="00B80F4E">
      <w:pPr>
        <w:pStyle w:val="Paragrafoelenco"/>
        <w:numPr>
          <w:ilvl w:val="0"/>
          <w:numId w:val="248"/>
        </w:numPr>
        <w:rPr>
          <w:ins w:id="38425" w:author="Visone Rossana (GSE)" w:date="2025-10-22T09:55:00Z" w16du:dateUtc="2025-10-22T07:55:00Z"/>
          <w:rFonts w:cs="Calibri"/>
          <w:bCs/>
          <w:sz w:val="22"/>
          <w:szCs w:val="22"/>
        </w:rPr>
      </w:pPr>
      <w:r w:rsidRPr="007D5A59">
        <w:rPr>
          <w:sz w:val="22"/>
          <w:szCs w:val="22"/>
        </w:rPr>
        <w:t>il contratto deve risultare efficace, al più tardi, alla data di accoglimento dell'istanza di accesso agli incentivi</w:t>
      </w:r>
      <w:r>
        <w:rPr>
          <w:sz w:val="22"/>
          <w:szCs w:val="22"/>
        </w:rPr>
        <w:t>.</w:t>
      </w:r>
    </w:p>
    <w:p w14:paraId="40740B1C" w14:textId="77777777" w:rsidR="00AC2D02" w:rsidRDefault="00AC2D02" w:rsidP="00AC2D02">
      <w:pPr>
        <w:rPr>
          <w:ins w:id="38426" w:author="Visone Rossana (GSE)" w:date="2025-10-22T09:55:00Z" w16du:dateUtc="2025-10-22T07:55:00Z"/>
          <w:rFonts w:cs="Calibri"/>
          <w:bCs/>
          <w:sz w:val="22"/>
          <w:szCs w:val="22"/>
        </w:rPr>
      </w:pPr>
    </w:p>
    <w:p w14:paraId="1ADB8EE3" w14:textId="77777777" w:rsidR="00AC2D02" w:rsidRDefault="00AC2D02" w:rsidP="00AC2D02">
      <w:pPr>
        <w:rPr>
          <w:ins w:id="38427" w:author="Visone Rossana (GSE)" w:date="2025-10-22T09:55:00Z" w16du:dateUtc="2025-10-22T07:55:00Z"/>
          <w:rFonts w:cs="Calibri"/>
          <w:bCs/>
          <w:sz w:val="22"/>
          <w:szCs w:val="22"/>
        </w:rPr>
      </w:pPr>
    </w:p>
    <w:p w14:paraId="0BCDD9BE" w14:textId="77777777" w:rsidR="00AC2D02" w:rsidRDefault="00AC2D02" w:rsidP="00AC2D02">
      <w:pPr>
        <w:rPr>
          <w:ins w:id="38428" w:author="Visone Rossana (GSE)" w:date="2025-10-22T09:55:00Z" w16du:dateUtc="2025-10-22T07:55:00Z"/>
          <w:rFonts w:cs="Calibri"/>
          <w:bCs/>
          <w:sz w:val="22"/>
          <w:szCs w:val="22"/>
        </w:rPr>
      </w:pPr>
    </w:p>
    <w:p w14:paraId="3A37DFC2" w14:textId="77777777" w:rsidR="00AC2D02" w:rsidRDefault="00AC2D02" w:rsidP="00AC2D02">
      <w:pPr>
        <w:rPr>
          <w:ins w:id="38429" w:author="Visone Rossana (GSE)" w:date="2025-10-22T09:55:00Z" w16du:dateUtc="2025-10-22T07:55:00Z"/>
          <w:rFonts w:cs="Calibri"/>
          <w:bCs/>
          <w:sz w:val="22"/>
          <w:szCs w:val="22"/>
        </w:rPr>
      </w:pPr>
    </w:p>
    <w:p w14:paraId="09ABBECA" w14:textId="77777777" w:rsidR="00AC2D02" w:rsidRPr="00AC2D02" w:rsidRDefault="00AC2D02">
      <w:pPr>
        <w:rPr>
          <w:rFonts w:cs="Calibri"/>
          <w:bCs/>
          <w:sz w:val="22"/>
          <w:szCs w:val="22"/>
          <w:rPrChange w:id="38430" w:author="Visone Rossana (GSE)" w:date="2025-10-22T09:55:00Z" w16du:dateUtc="2025-10-22T07:55:00Z">
            <w:rPr/>
          </w:rPrChange>
        </w:rPr>
        <w:pPrChange w:id="38431" w:author="Visone Rossana (GSE)" w:date="2025-10-22T09:55:00Z" w16du:dateUtc="2025-10-22T07:55:00Z">
          <w:pPr>
            <w:pStyle w:val="Paragrafoelenco"/>
            <w:numPr>
              <w:numId w:val="248"/>
            </w:numPr>
            <w:ind w:left="770" w:hanging="360"/>
          </w:pPr>
        </w:pPrChange>
      </w:pPr>
    </w:p>
    <w:p w14:paraId="2DF9D711" w14:textId="77777777" w:rsidR="00B80F4E" w:rsidRDefault="00B80F4E" w:rsidP="00B80F4E">
      <w:pPr>
        <w:pStyle w:val="Paragrafoelenco"/>
        <w:ind w:left="770"/>
        <w:rPr>
          <w:ins w:id="38432" w:author="Visone Rossana (GSE)" w:date="2025-10-22T09:55:00Z" w16du:dateUtc="2025-10-22T07:55:00Z"/>
          <w:rFonts w:cs="Calibri"/>
          <w:bCs/>
          <w:sz w:val="22"/>
          <w:szCs w:val="22"/>
        </w:rPr>
      </w:pPr>
    </w:p>
    <w:p w14:paraId="46CC44B0" w14:textId="18BE97C5" w:rsidR="00AC2D02" w:rsidRPr="00BF6BC9" w:rsidRDefault="00E92DF1">
      <w:pPr>
        <w:pStyle w:val="TITOLO20"/>
        <w:numPr>
          <w:ilvl w:val="1"/>
          <w:numId w:val="292"/>
        </w:numPr>
        <w:ind w:left="770" w:hanging="567"/>
        <w:outlineLvl w:val="1"/>
        <w:rPr>
          <w:rFonts w:cs="Calibri"/>
          <w:sz w:val="22"/>
          <w:szCs w:val="22"/>
        </w:rPr>
        <w:pPrChange w:id="38433" w:author="Visone Rossana (GSE)" w:date="2025-10-23T10:16:00Z" w16du:dateUtc="2025-10-23T08:16:00Z">
          <w:pPr>
            <w:pStyle w:val="Paragrafoelenco"/>
            <w:ind w:left="770"/>
          </w:pPr>
        </w:pPrChange>
      </w:pPr>
      <w:ins w:id="38434" w:author="Visone Rossana (GSE)" w:date="2025-10-22T11:08:00Z" w16du:dateUtc="2025-10-22T09:08:00Z">
        <w:r>
          <w:t xml:space="preserve"> </w:t>
        </w:r>
      </w:ins>
      <w:bookmarkStart w:id="38435" w:name="_Toc212462824"/>
      <w:ins w:id="38436" w:author="Visone Rossana (GSE)" w:date="2025-10-22T09:55:00Z" w16du:dateUtc="2025-10-22T07:55:00Z">
        <w:r w:rsidR="00AC2D02">
          <w:t>Disposizioni finali</w:t>
        </w:r>
      </w:ins>
      <w:bookmarkEnd w:id="38435"/>
    </w:p>
    <w:p w14:paraId="3578E588" w14:textId="0BF86FA1" w:rsidR="00E04FE2" w:rsidRDefault="00DD34F2">
      <w:pPr>
        <w:spacing w:line="276" w:lineRule="auto"/>
        <w:jc w:val="both"/>
        <w:rPr>
          <w:ins w:id="38437" w:author="Visone Rossana (GSE)" w:date="2025-10-22T10:12:00Z" w16du:dateUtc="2025-10-22T08:12:00Z"/>
          <w:sz w:val="22"/>
          <w:szCs w:val="22"/>
        </w:rPr>
      </w:pPr>
      <w:ins w:id="38438" w:author="Visone Rossana (GSE)" w:date="2025-10-22T09:56:00Z" w16du:dateUtc="2025-10-22T07:56:00Z">
        <w:r w:rsidRPr="00DD34F2">
          <w:rPr>
            <w:sz w:val="22"/>
            <w:szCs w:val="22"/>
            <w:rPrChange w:id="38439" w:author="Visone Rossana (GSE)" w:date="2025-10-22T09:56:00Z" w16du:dateUtc="2025-10-22T07:56:00Z">
              <w:rPr/>
            </w:rPrChange>
          </w:rPr>
          <w:t>Ai sensi delle dispo</w:t>
        </w:r>
        <w:r>
          <w:rPr>
            <w:sz w:val="22"/>
            <w:szCs w:val="22"/>
          </w:rPr>
          <w:t>sizioni dell’art. 31</w:t>
        </w:r>
      </w:ins>
      <w:ins w:id="38440" w:author="Visone Rossana (GSE)" w:date="2025-10-22T10:12:00Z" w16du:dateUtc="2025-10-22T08:12:00Z">
        <w:r w:rsidR="006B0E2A">
          <w:rPr>
            <w:sz w:val="22"/>
            <w:szCs w:val="22"/>
          </w:rPr>
          <w:t xml:space="preserve"> del </w:t>
        </w:r>
      </w:ins>
      <w:ins w:id="38441" w:author="Visone Rossana (GSE)" w:date="2025-10-22T09:56:00Z" w16du:dateUtc="2025-10-22T07:56:00Z">
        <w:r>
          <w:rPr>
            <w:sz w:val="22"/>
            <w:szCs w:val="22"/>
          </w:rPr>
          <w:t>D.M. 7 agosto 2025</w:t>
        </w:r>
      </w:ins>
      <w:ins w:id="38442" w:author="Visone Rossana (GSE)" w:date="2025-10-22T10:12:00Z" w16du:dateUtc="2025-10-22T08:12:00Z">
        <w:r w:rsidR="006B0E2A">
          <w:rPr>
            <w:sz w:val="22"/>
            <w:szCs w:val="22"/>
          </w:rPr>
          <w:t xml:space="preserve">, tale </w:t>
        </w:r>
        <w:r w:rsidR="00EC7184">
          <w:rPr>
            <w:sz w:val="22"/>
            <w:szCs w:val="22"/>
          </w:rPr>
          <w:t>Decreto</w:t>
        </w:r>
      </w:ins>
      <w:ins w:id="38443" w:author="Visone Rossana (GSE)" w:date="2025-10-22T09:58:00Z" w16du:dateUtc="2025-10-22T07:58:00Z">
        <w:r w:rsidR="00DF53C0">
          <w:rPr>
            <w:sz w:val="22"/>
            <w:szCs w:val="22"/>
          </w:rPr>
          <w:t xml:space="preserve"> </w:t>
        </w:r>
      </w:ins>
      <w:ins w:id="38444" w:author="Visone Rossana (GSE)" w:date="2025-10-22T09:59:00Z" w16du:dateUtc="2025-10-22T07:59:00Z">
        <w:r w:rsidR="004D7EA2" w:rsidRPr="009C3A6F">
          <w:rPr>
            <w:b/>
            <w:bCs/>
            <w:sz w:val="22"/>
            <w:szCs w:val="22"/>
            <w:rPrChange w:id="38445" w:author="Visone Rossana (GSE)" w:date="2025-10-22T10:05:00Z" w16du:dateUtc="2025-10-22T08:05:00Z">
              <w:rPr>
                <w:sz w:val="22"/>
                <w:szCs w:val="22"/>
              </w:rPr>
            </w:rPrChange>
          </w:rPr>
          <w:t xml:space="preserve">entra in vigore il </w:t>
        </w:r>
      </w:ins>
      <w:ins w:id="38446" w:author="Visone Rossana (GSE)" w:date="2025-10-22T10:00:00Z" w16du:dateUtc="2025-10-22T08:00:00Z">
        <w:r w:rsidR="0039446A" w:rsidRPr="009C3A6F">
          <w:rPr>
            <w:b/>
            <w:bCs/>
            <w:sz w:val="22"/>
            <w:szCs w:val="22"/>
            <w:rPrChange w:id="38447" w:author="Visone Rossana (GSE)" w:date="2025-10-22T10:05:00Z" w16du:dateUtc="2025-10-22T08:05:00Z">
              <w:rPr>
                <w:sz w:val="22"/>
                <w:szCs w:val="22"/>
              </w:rPr>
            </w:rPrChange>
          </w:rPr>
          <w:t>25 dicembre 2025</w:t>
        </w:r>
      </w:ins>
      <w:ins w:id="38448" w:author="Visone Rossana (GSE)" w:date="2025-10-22T10:06:00Z" w16du:dateUtc="2025-10-22T08:06:00Z">
        <w:r w:rsidR="00C24201">
          <w:rPr>
            <w:b/>
            <w:bCs/>
            <w:sz w:val="22"/>
            <w:szCs w:val="22"/>
          </w:rPr>
          <w:t>,</w:t>
        </w:r>
      </w:ins>
      <w:ins w:id="38449" w:author="Visone Rossana (GSE)" w:date="2025-10-22T10:00:00Z" w16du:dateUtc="2025-10-22T08:00:00Z">
        <w:r w:rsidR="0039446A">
          <w:rPr>
            <w:sz w:val="22"/>
            <w:szCs w:val="22"/>
          </w:rPr>
          <w:t xml:space="preserve"> corrispondente con i</w:t>
        </w:r>
      </w:ins>
      <w:ins w:id="38450" w:author="Visone Rossana (GSE)" w:date="2025-10-22T10:05:00Z" w16du:dateUtc="2025-10-22T08:05:00Z">
        <w:r w:rsidR="00974128">
          <w:rPr>
            <w:sz w:val="22"/>
            <w:szCs w:val="22"/>
          </w:rPr>
          <w:t>l</w:t>
        </w:r>
      </w:ins>
      <w:ins w:id="38451" w:author="Visone Rossana (GSE)" w:date="2025-10-22T10:00:00Z" w16du:dateUtc="2025-10-22T08:00:00Z">
        <w:r w:rsidR="0039446A">
          <w:rPr>
            <w:sz w:val="22"/>
            <w:szCs w:val="22"/>
          </w:rPr>
          <w:t xml:space="preserve"> </w:t>
        </w:r>
      </w:ins>
      <w:ins w:id="38452" w:author="Visone Rossana (GSE)" w:date="2025-10-22T10:05:00Z" w16du:dateUtc="2025-10-22T08:05:00Z">
        <w:r w:rsidR="00974128">
          <w:rPr>
            <w:sz w:val="22"/>
            <w:szCs w:val="22"/>
          </w:rPr>
          <w:t xml:space="preserve">novantesimo giorno </w:t>
        </w:r>
      </w:ins>
      <w:ins w:id="38453" w:author="Visone Rossana (GSE)" w:date="2025-10-22T10:00:00Z" w16du:dateUtc="2025-10-22T08:00:00Z">
        <w:r w:rsidR="0039446A">
          <w:rPr>
            <w:sz w:val="22"/>
            <w:szCs w:val="22"/>
          </w:rPr>
          <w:t>successiv</w:t>
        </w:r>
      </w:ins>
      <w:ins w:id="38454" w:author="Visone Rossana (GSE)" w:date="2025-10-22T10:05:00Z" w16du:dateUtc="2025-10-22T08:05:00Z">
        <w:r w:rsidR="00974128">
          <w:rPr>
            <w:sz w:val="22"/>
            <w:szCs w:val="22"/>
          </w:rPr>
          <w:t>o</w:t>
        </w:r>
      </w:ins>
      <w:ins w:id="38455" w:author="Visone Rossana (GSE)" w:date="2025-10-22T10:00:00Z" w16du:dateUtc="2025-10-22T08:00:00Z">
        <w:r w:rsidR="00E0322C">
          <w:rPr>
            <w:sz w:val="22"/>
            <w:szCs w:val="22"/>
          </w:rPr>
          <w:t xml:space="preserve"> alla data </w:t>
        </w:r>
      </w:ins>
      <w:ins w:id="38456" w:author="Visone Rossana (GSE)" w:date="2025-10-22T10:06:00Z" w16du:dateUtc="2025-10-22T08:06:00Z">
        <w:r w:rsidR="00C24201">
          <w:rPr>
            <w:sz w:val="22"/>
            <w:szCs w:val="22"/>
          </w:rPr>
          <w:t>di pubblicazione in Gazzetta Ufficiale</w:t>
        </w:r>
      </w:ins>
      <w:ins w:id="38457" w:author="Visone Rossana (GSE)" w:date="2025-10-22T10:12:00Z" w16du:dateUtc="2025-10-22T08:12:00Z">
        <w:r w:rsidR="00EC7184">
          <w:rPr>
            <w:sz w:val="22"/>
            <w:szCs w:val="22"/>
          </w:rPr>
          <w:t xml:space="preserve"> </w:t>
        </w:r>
      </w:ins>
      <w:ins w:id="38458" w:author="Visone Rossana (GSE)" w:date="2025-10-22T10:06:00Z" w16du:dateUtc="2025-10-22T08:06:00Z">
        <w:r w:rsidR="00C24201">
          <w:rPr>
            <w:sz w:val="22"/>
            <w:szCs w:val="22"/>
          </w:rPr>
          <w:t>avvenuta il 26 settembre 2025</w:t>
        </w:r>
      </w:ins>
      <w:ins w:id="38459" w:author="Visone Rossana (GSE)" w:date="2025-10-22T10:12:00Z" w16du:dateUtc="2025-10-22T08:12:00Z">
        <w:r w:rsidR="00EC7184">
          <w:rPr>
            <w:sz w:val="22"/>
            <w:szCs w:val="22"/>
          </w:rPr>
          <w:t>.</w:t>
        </w:r>
      </w:ins>
    </w:p>
    <w:p w14:paraId="0DA7BD45" w14:textId="75CD44CB" w:rsidR="00EC7184" w:rsidRDefault="00DF56C8">
      <w:pPr>
        <w:spacing w:line="276" w:lineRule="auto"/>
        <w:jc w:val="both"/>
        <w:rPr>
          <w:ins w:id="38460" w:author="Visone Rossana (GSE)" w:date="2025-10-22T10:23:00Z" w16du:dateUtc="2025-10-22T08:23:00Z"/>
          <w:sz w:val="22"/>
          <w:szCs w:val="22"/>
        </w:rPr>
      </w:pPr>
      <w:ins w:id="38461" w:author="Visone Rossana (GSE)" w:date="2025-10-22T10:20:00Z" w16du:dateUtc="2025-10-22T08:20:00Z">
        <w:r>
          <w:rPr>
            <w:sz w:val="22"/>
            <w:szCs w:val="22"/>
          </w:rPr>
          <w:t>In merito</w:t>
        </w:r>
      </w:ins>
      <w:ins w:id="38462" w:author="Visone Rossana (GSE)" w:date="2025-10-22T10:21:00Z" w16du:dateUtc="2025-10-22T08:21:00Z">
        <w:r w:rsidR="00804252">
          <w:rPr>
            <w:sz w:val="22"/>
            <w:szCs w:val="22"/>
          </w:rPr>
          <w:t xml:space="preserve">, ai sensi </w:t>
        </w:r>
      </w:ins>
      <w:ins w:id="38463" w:author="Visone Rossana (GSE)" w:date="2025-10-22T10:22:00Z" w16du:dateUtc="2025-10-22T08:22:00Z">
        <w:r w:rsidR="000328E3">
          <w:rPr>
            <w:sz w:val="22"/>
            <w:szCs w:val="22"/>
          </w:rPr>
          <w:t xml:space="preserve">delle disposizioni finali </w:t>
        </w:r>
        <w:r w:rsidR="00032B0B">
          <w:rPr>
            <w:sz w:val="22"/>
            <w:szCs w:val="22"/>
          </w:rPr>
          <w:t>dell’art. 30 del Decreto</w:t>
        </w:r>
      </w:ins>
      <w:ins w:id="38464" w:author="Visone Rossana (GSE)" w:date="2025-10-22T10:23:00Z" w16du:dateUtc="2025-10-22T08:23:00Z">
        <w:r w:rsidR="00F04891">
          <w:rPr>
            <w:sz w:val="22"/>
            <w:szCs w:val="22"/>
          </w:rPr>
          <w:t>, il decreto ministeriale 16 febbraio 2016 continua ad applicarsi:</w:t>
        </w:r>
      </w:ins>
    </w:p>
    <w:p w14:paraId="6241B626" w14:textId="319877DF" w:rsidR="00BA2FED" w:rsidRPr="00AD12A8" w:rsidRDefault="00BA2FED">
      <w:pPr>
        <w:pStyle w:val="Paragrafoelenco"/>
        <w:numPr>
          <w:ilvl w:val="0"/>
          <w:numId w:val="539"/>
        </w:numPr>
        <w:spacing w:line="276" w:lineRule="auto"/>
        <w:jc w:val="both"/>
        <w:rPr>
          <w:ins w:id="38465" w:author="Visone Rossana (GSE)" w:date="2025-10-22T10:24:00Z" w16du:dateUtc="2025-10-22T08:24:00Z"/>
          <w:sz w:val="22"/>
          <w:szCs w:val="22"/>
          <w:rPrChange w:id="38466" w:author="Visone Rossana (GSE)" w:date="2025-10-22T10:25:00Z" w16du:dateUtc="2025-10-22T08:25:00Z">
            <w:rPr>
              <w:ins w:id="38467" w:author="Visone Rossana (GSE)" w:date="2025-10-22T10:24:00Z" w16du:dateUtc="2025-10-22T08:24:00Z"/>
            </w:rPr>
          </w:rPrChange>
        </w:rPr>
        <w:pPrChange w:id="38468" w:author="Visone Rossana (GSE)" w:date="2025-10-22T10:34:00Z" w16du:dateUtc="2025-10-22T08:34:00Z">
          <w:pPr>
            <w:spacing w:line="276" w:lineRule="auto"/>
            <w:jc w:val="both"/>
          </w:pPr>
        </w:pPrChange>
      </w:pPr>
      <w:ins w:id="38469" w:author="Visone Rossana (GSE)" w:date="2025-10-22T10:24:00Z" w16du:dateUtc="2025-10-22T08:24:00Z">
        <w:r w:rsidRPr="00AD12A8">
          <w:rPr>
            <w:sz w:val="22"/>
            <w:szCs w:val="22"/>
            <w:rPrChange w:id="38470" w:author="Visone Rossana (GSE)" w:date="2025-10-22T10:25:00Z" w16du:dateUtc="2025-10-22T08:25:00Z">
              <w:rPr/>
            </w:rPrChange>
          </w:rPr>
          <w:t>per le istanze di prenotazione dell’amministrazione pubblica accolte dal GSE e con lavori di realizzazione non conclusi, alla data di entrata in vigore del</w:t>
        </w:r>
      </w:ins>
      <w:ins w:id="38471" w:author="Visone Rossana (GSE)" w:date="2025-10-22T10:25:00Z" w16du:dateUtc="2025-10-22T08:25:00Z">
        <w:r w:rsidR="00AD12A8">
          <w:rPr>
            <w:sz w:val="22"/>
            <w:szCs w:val="22"/>
          </w:rPr>
          <w:t xml:space="preserve"> D.M. 7 agosto 2025</w:t>
        </w:r>
      </w:ins>
      <w:ins w:id="38472" w:author="Visone Rossana (GSE)" w:date="2025-10-22T10:24:00Z" w16du:dateUtc="2025-10-22T08:24:00Z">
        <w:r w:rsidRPr="00AD12A8">
          <w:rPr>
            <w:sz w:val="22"/>
            <w:szCs w:val="22"/>
            <w:rPrChange w:id="38473" w:author="Visone Rossana (GSE)" w:date="2025-10-22T10:25:00Z" w16du:dateUtc="2025-10-22T08:25:00Z">
              <w:rPr/>
            </w:rPrChange>
          </w:rPr>
          <w:t>;</w:t>
        </w:r>
      </w:ins>
    </w:p>
    <w:p w14:paraId="3034E198" w14:textId="2ACEDB17" w:rsidR="00F04891" w:rsidRDefault="00BA2FED">
      <w:pPr>
        <w:pStyle w:val="Paragrafoelenco"/>
        <w:numPr>
          <w:ilvl w:val="0"/>
          <w:numId w:val="539"/>
        </w:numPr>
        <w:spacing w:line="276" w:lineRule="auto"/>
        <w:jc w:val="both"/>
        <w:rPr>
          <w:ins w:id="38474" w:author="Visone Rossana (GSE)" w:date="2025-10-22T10:28:00Z" w16du:dateUtc="2025-10-22T08:28:00Z"/>
          <w:sz w:val="22"/>
          <w:szCs w:val="22"/>
        </w:rPr>
      </w:pPr>
      <w:ins w:id="38475" w:author="Visone Rossana (GSE)" w:date="2025-10-22T10:24:00Z" w16du:dateUtc="2025-10-22T08:24:00Z">
        <w:r w:rsidRPr="00AD12A8">
          <w:rPr>
            <w:sz w:val="22"/>
            <w:szCs w:val="22"/>
            <w:rPrChange w:id="38476" w:author="Visone Rossana (GSE)" w:date="2025-10-22T10:25:00Z" w16du:dateUtc="2025-10-22T08:25:00Z">
              <w:rPr/>
            </w:rPrChange>
          </w:rPr>
          <w:t xml:space="preserve">per gli interventi delle amministrazioni pubbliche inerenti alla sostituzione dell’impianto esistente e all’installazione di impianti di climatizzazione invernale utilizzanti generatori di calore a condensazione, in presenza di contratto di prestazione energetica stipulato in data antecedente al 1° gennaio 2025 ovvero di contratto per l’approvvigionamento dei medesimi generatori di calore stipulato in data antecedente al 1° gennaio 2025, a seguito di procedure di gara ad evidenza pubblica o mediante altri strumenti di acquisto gestiti da centrali di committenza, e per i quali l’istanza di accesso agli incentivi sia presentata entro un anno dall’entrata in vigore del </w:t>
        </w:r>
      </w:ins>
      <w:ins w:id="38477" w:author="Visone Rossana (GSE)" w:date="2025-10-22T10:25:00Z" w16du:dateUtc="2025-10-22T08:25:00Z">
        <w:r w:rsidR="00AD12A8">
          <w:rPr>
            <w:sz w:val="22"/>
            <w:szCs w:val="22"/>
          </w:rPr>
          <w:t>D.M. 7 agosto 2025</w:t>
        </w:r>
      </w:ins>
      <w:ins w:id="38478" w:author="Visone Rossana (GSE)" w:date="2025-10-22T10:27:00Z" w16du:dateUtc="2025-10-22T08:27:00Z">
        <w:r w:rsidR="008D2539">
          <w:rPr>
            <w:sz w:val="22"/>
            <w:szCs w:val="22"/>
          </w:rPr>
          <w:t>;</w:t>
        </w:r>
      </w:ins>
    </w:p>
    <w:p w14:paraId="520963C6" w14:textId="235429FC" w:rsidR="009133D4" w:rsidRDefault="009133D4">
      <w:pPr>
        <w:pStyle w:val="Paragrafoelenco"/>
        <w:numPr>
          <w:ilvl w:val="0"/>
          <w:numId w:val="539"/>
        </w:numPr>
        <w:spacing w:line="276" w:lineRule="auto"/>
        <w:jc w:val="both"/>
        <w:rPr>
          <w:ins w:id="38479" w:author="Visone Rossana (GSE)" w:date="2025-10-22T10:29:00Z" w16du:dateUtc="2025-10-22T08:29:00Z"/>
          <w:sz w:val="22"/>
          <w:szCs w:val="22"/>
        </w:rPr>
      </w:pPr>
      <w:ins w:id="38480" w:author="Visone Rossana (GSE)" w:date="2025-10-22T10:28:00Z" w16du:dateUtc="2025-10-22T08:28:00Z">
        <w:r>
          <w:rPr>
            <w:sz w:val="22"/>
            <w:szCs w:val="22"/>
          </w:rPr>
          <w:t xml:space="preserve">per le domande </w:t>
        </w:r>
      </w:ins>
      <w:ins w:id="38481" w:author="Visone Rossana (GSE)" w:date="2025-10-22T10:29:00Z" w16du:dateUtc="2025-10-22T08:29:00Z">
        <w:r w:rsidR="002D5228">
          <w:rPr>
            <w:sz w:val="22"/>
            <w:szCs w:val="22"/>
          </w:rPr>
          <w:t>per la richiesta degli inc</w:t>
        </w:r>
        <w:r w:rsidR="00171C7B">
          <w:rPr>
            <w:sz w:val="22"/>
            <w:szCs w:val="22"/>
          </w:rPr>
          <w:t xml:space="preserve">entivi trasmesse prima dell’entrata in vigore del D.M. 7 agosto 2025. </w:t>
        </w:r>
      </w:ins>
    </w:p>
    <w:p w14:paraId="712C7AED" w14:textId="77777777" w:rsidR="00171C7B" w:rsidRDefault="00171C7B">
      <w:pPr>
        <w:spacing w:line="276" w:lineRule="auto"/>
        <w:jc w:val="both"/>
        <w:rPr>
          <w:ins w:id="38482" w:author="Visone Rossana (GSE)" w:date="2025-10-22T10:29:00Z" w16du:dateUtc="2025-10-22T08:29:00Z"/>
          <w:sz w:val="22"/>
          <w:szCs w:val="22"/>
        </w:rPr>
      </w:pPr>
    </w:p>
    <w:p w14:paraId="13C0AD16" w14:textId="21F7BC33" w:rsidR="005D50D2" w:rsidRPr="00572F8E" w:rsidRDefault="00171C7B" w:rsidP="006719C7">
      <w:pPr>
        <w:spacing w:line="276" w:lineRule="auto"/>
        <w:jc w:val="both"/>
        <w:rPr>
          <w:sz w:val="22"/>
          <w:szCs w:val="22"/>
        </w:rPr>
      </w:pPr>
      <w:r>
        <w:rPr>
          <w:sz w:val="22"/>
          <w:szCs w:val="22"/>
        </w:rPr>
        <w:t>Per quanto richiamato</w:t>
      </w:r>
      <w:r w:rsidR="00754369">
        <w:rPr>
          <w:sz w:val="22"/>
          <w:szCs w:val="22"/>
        </w:rPr>
        <w:t xml:space="preserve"> si precisa, infine, che</w:t>
      </w:r>
      <w:r w:rsidR="006719C7">
        <w:rPr>
          <w:sz w:val="22"/>
          <w:szCs w:val="22"/>
        </w:rPr>
        <w:t xml:space="preserve"> g</w:t>
      </w:r>
      <w:r w:rsidR="005D50D2" w:rsidRPr="006719C7">
        <w:rPr>
          <w:b/>
          <w:bCs/>
          <w:sz w:val="22"/>
          <w:szCs w:val="22"/>
        </w:rPr>
        <w:t>li interventi, i cui Soggetti Ammessi siano imprese ed ETS economici, con lavori avviati in data antecedente l’entrata in vigore del D.M. 7 agosto 2025 e conclusi successivamente all’entrata in vigore del medesimo decreto</w:t>
      </w:r>
      <w:r w:rsidR="005D50D2">
        <w:rPr>
          <w:sz w:val="22"/>
          <w:szCs w:val="22"/>
        </w:rPr>
        <w:t xml:space="preserve">, </w:t>
      </w:r>
      <w:r w:rsidR="005D50D2" w:rsidRPr="00572F8E">
        <w:rPr>
          <w:sz w:val="22"/>
          <w:szCs w:val="22"/>
        </w:rPr>
        <w:t>non sono incentivabili ai sensi del D.M. 7 agosto 2025 e del decreto ministeriale 16 febbraio 2016</w:t>
      </w:r>
      <w:r w:rsidR="005D50D2">
        <w:rPr>
          <w:sz w:val="22"/>
          <w:szCs w:val="22"/>
        </w:rPr>
        <w:t>.</w:t>
      </w:r>
    </w:p>
    <w:p w14:paraId="767C25BD" w14:textId="6E119C28" w:rsidR="005D50D2" w:rsidRPr="00912DA0" w:rsidDel="005D50D2" w:rsidRDefault="005D50D2">
      <w:pPr>
        <w:pStyle w:val="Paragrafoelenco"/>
        <w:numPr>
          <w:ilvl w:val="0"/>
          <w:numId w:val="541"/>
        </w:numPr>
        <w:spacing w:after="120" w:line="276" w:lineRule="auto"/>
        <w:ind w:left="709" w:hanging="357"/>
        <w:jc w:val="both"/>
        <w:rPr>
          <w:ins w:id="38483" w:author="Visone Rossana (GSE)" w:date="2025-10-22T10:55:00Z" w16du:dateUtc="2025-10-22T08:55:00Z"/>
          <w:del w:id="38484" w:author="Visone Rossana (GSE)" w:date="2025-10-22T11:00:00Z" w16du:dateUtc="2025-10-22T09:00:00Z"/>
          <w:sz w:val="22"/>
          <w:szCs w:val="22"/>
          <w:rPrChange w:id="38485" w:author="Visone Rossana (GSE)" w:date="2025-10-22T10:55:00Z" w16du:dateUtc="2025-10-22T08:55:00Z">
            <w:rPr>
              <w:ins w:id="38486" w:author="Visone Rossana (GSE)" w:date="2025-10-22T10:55:00Z" w16du:dateUtc="2025-10-22T08:55:00Z"/>
              <w:del w:id="38487" w:author="Visone Rossana (GSE)" w:date="2025-10-22T11:00:00Z" w16du:dateUtc="2025-10-22T09:00:00Z"/>
              <w:b/>
              <w:bCs/>
              <w:sz w:val="22"/>
              <w:szCs w:val="22"/>
            </w:rPr>
          </w:rPrChange>
        </w:rPr>
        <w:pPrChange w:id="38488" w:author="Visone Rossana (GSE)" w:date="2025-10-22T11:00:00Z" w16du:dateUtc="2025-10-22T09:00:00Z">
          <w:pPr>
            <w:pStyle w:val="Paragrafoelenco"/>
            <w:numPr>
              <w:numId w:val="541"/>
            </w:numPr>
            <w:spacing w:line="276" w:lineRule="auto"/>
            <w:ind w:left="709" w:hanging="360"/>
            <w:jc w:val="both"/>
          </w:pPr>
        </w:pPrChange>
      </w:pPr>
    </w:p>
    <w:p w14:paraId="49BB35B3" w14:textId="5B0216BB" w:rsidR="009066C0" w:rsidDel="00591B34" w:rsidRDefault="009066C0">
      <w:pPr>
        <w:spacing w:after="120" w:line="276" w:lineRule="auto"/>
        <w:ind w:hanging="357"/>
        <w:jc w:val="both"/>
        <w:rPr>
          <w:del w:id="38489" w:author="Visone Rossana (GSE)" w:date="2025-10-22T10:39:00Z" w16du:dateUtc="2025-10-22T08:39:00Z"/>
          <w:b/>
          <w:bCs/>
          <w:sz w:val="22"/>
          <w:szCs w:val="22"/>
        </w:rPr>
        <w:pPrChange w:id="38490" w:author="Visone Rossana (GSE)" w:date="2025-10-22T11:00:00Z" w16du:dateUtc="2025-10-22T09:00:00Z">
          <w:pPr>
            <w:spacing w:line="276" w:lineRule="auto"/>
            <w:jc w:val="both"/>
          </w:pPr>
        </w:pPrChange>
      </w:pPr>
    </w:p>
    <w:p w14:paraId="5AB556E7" w14:textId="6929901F" w:rsidR="00591B34" w:rsidDel="005D50D2" w:rsidRDefault="00591B34">
      <w:pPr>
        <w:spacing w:after="120" w:line="276" w:lineRule="auto"/>
        <w:ind w:hanging="357"/>
        <w:jc w:val="both"/>
        <w:rPr>
          <w:ins w:id="38491" w:author="Visone Rossana (GSE)" w:date="2025-10-22T10:47:00Z" w16du:dateUtc="2025-10-22T08:47:00Z"/>
          <w:del w:id="38492" w:author="Visone Rossana (GSE)" w:date="2025-10-22T11:00:00Z" w16du:dateUtc="2025-10-22T09:00:00Z"/>
          <w:b/>
          <w:bCs/>
          <w:sz w:val="22"/>
          <w:szCs w:val="22"/>
        </w:rPr>
        <w:pPrChange w:id="38493" w:author="Visone Rossana (GSE)" w:date="2025-10-22T11:00:00Z" w16du:dateUtc="2025-10-22T09:00:00Z">
          <w:pPr>
            <w:numPr>
              <w:numId w:val="540"/>
            </w:numPr>
            <w:spacing w:line="276" w:lineRule="auto"/>
            <w:ind w:left="720" w:hanging="360"/>
            <w:jc w:val="both"/>
          </w:pPr>
        </w:pPrChange>
      </w:pPr>
    </w:p>
    <w:p w14:paraId="73A53372" w14:textId="208DC102" w:rsidR="00591B34" w:rsidRPr="004E5739" w:rsidDel="002E75FF" w:rsidRDefault="00591B34">
      <w:pPr>
        <w:pStyle w:val="Paragrafoelenco"/>
        <w:numPr>
          <w:ilvl w:val="0"/>
          <w:numId w:val="542"/>
        </w:numPr>
        <w:spacing w:after="120" w:line="276" w:lineRule="auto"/>
        <w:ind w:hanging="357"/>
        <w:jc w:val="both"/>
        <w:rPr>
          <w:ins w:id="38494" w:author="Visone Rossana (GSE)" w:date="2025-10-22T10:47:00Z" w16du:dateUtc="2025-10-22T08:47:00Z"/>
          <w:del w:id="38495" w:author="Visone Rossana (GSE)" w:date="2025-10-22T11:01:00Z" w16du:dateUtc="2025-10-22T09:01:00Z"/>
          <w:sz w:val="22"/>
          <w:szCs w:val="22"/>
          <w:rPrChange w:id="38496" w:author="Visone Rossana (GSE)" w:date="2025-10-22T10:56:00Z" w16du:dateUtc="2025-10-22T08:56:00Z">
            <w:rPr>
              <w:ins w:id="38497" w:author="Visone Rossana (GSE)" w:date="2025-10-22T10:47:00Z" w16du:dateUtc="2025-10-22T08:47:00Z"/>
              <w:del w:id="38498" w:author="Visone Rossana (GSE)" w:date="2025-10-22T11:01:00Z" w16du:dateUtc="2025-10-22T09:01:00Z"/>
            </w:rPr>
          </w:rPrChange>
        </w:rPr>
        <w:pPrChange w:id="38499" w:author="Visone Rossana (GSE)" w:date="2025-10-22T11:00:00Z" w16du:dateUtc="2025-10-22T09:00:00Z">
          <w:pPr>
            <w:spacing w:line="276" w:lineRule="auto"/>
            <w:jc w:val="both"/>
          </w:pPr>
        </w:pPrChange>
      </w:pPr>
    </w:p>
    <w:p w14:paraId="4F351C44" w14:textId="77777777" w:rsidR="00591B34" w:rsidRPr="004E5739" w:rsidRDefault="00591B34">
      <w:pPr>
        <w:spacing w:line="276" w:lineRule="auto"/>
        <w:jc w:val="both"/>
        <w:rPr>
          <w:ins w:id="38500" w:author="Visone Rossana (GSE)" w:date="2025-10-22T10:47:00Z" w16du:dateUtc="2025-10-22T08:47:00Z"/>
          <w:sz w:val="22"/>
          <w:szCs w:val="22"/>
          <w:rPrChange w:id="38501" w:author="Visone Rossana (GSE)" w:date="2025-10-22T10:56:00Z" w16du:dateUtc="2025-10-22T08:56:00Z">
            <w:rPr>
              <w:ins w:id="38502" w:author="Visone Rossana (GSE)" w:date="2025-10-22T10:47:00Z" w16du:dateUtc="2025-10-22T08:47:00Z"/>
            </w:rPr>
          </w:rPrChange>
        </w:rPr>
        <w:pPrChange w:id="38503" w:author="Visone Rossana (GSE)" w:date="2025-10-22T10:47:00Z" w16du:dateUtc="2025-10-22T08:47:00Z">
          <w:pPr>
            <w:pStyle w:val="Paragrafoelenco"/>
          </w:pPr>
        </w:pPrChange>
      </w:pPr>
    </w:p>
    <w:p w14:paraId="1FBC38B4" w14:textId="77777777" w:rsidR="00FE2153" w:rsidRPr="00790313" w:rsidRDefault="00FE2153">
      <w:pPr>
        <w:spacing w:line="276" w:lineRule="auto"/>
        <w:jc w:val="both"/>
        <w:rPr>
          <w:ins w:id="38504" w:author="Visone Rossana (GSE)" w:date="2025-10-22T10:40:00Z" w16du:dateUtc="2025-10-22T08:40:00Z"/>
        </w:rPr>
        <w:pPrChange w:id="38505" w:author="Visone Rossana (GSE)" w:date="2025-10-22T10:46:00Z" w16du:dateUtc="2025-10-22T08:46:00Z">
          <w:pPr/>
        </w:pPrChange>
      </w:pPr>
    </w:p>
    <w:p w14:paraId="08639AEF" w14:textId="77777777" w:rsidR="00AC2D02" w:rsidRDefault="00AC2D02">
      <w:pPr>
        <w:pStyle w:val="Paragrafoelenco"/>
        <w:rPr>
          <w:ins w:id="38506" w:author="Toscano Marco (GSE)" w:date="2025-09-29T06:53:00Z" w16du:dateUtc="2025-09-29T06:53:06Z"/>
        </w:rPr>
        <w:pPrChange w:id="38507" w:author="Visone Rossana (GSE)" w:date="2025-10-22T10:39:00Z" w16du:dateUtc="2025-10-22T08:39:00Z">
          <w:pPr/>
        </w:pPrChange>
      </w:pPr>
    </w:p>
    <w:p w14:paraId="1980A277" w14:textId="3BE8A275" w:rsidR="4CC960CD" w:rsidRDefault="4CC960CD">
      <w:pPr>
        <w:pStyle w:val="TITOLO1-REG"/>
        <w:numPr>
          <w:ilvl w:val="0"/>
          <w:numId w:val="289"/>
        </w:numPr>
        <w:rPr>
          <w:ins w:id="38508" w:author="Toscano Marco (GSE)" w:date="2025-09-29T06:53:00Z" w16du:dateUtc="2025-09-29T06:53:44Z"/>
        </w:rPr>
        <w:pPrChange w:id="38509" w:author="Toscano Marco (GSE)" w:date="2025-09-29T06:54:00Z">
          <w:pPr/>
        </w:pPrChange>
      </w:pPr>
      <w:bookmarkStart w:id="38510" w:name="_Toc212462825"/>
      <w:ins w:id="38511" w:author="Toscano Marco (GSE)" w:date="2025-09-29T06:53:00Z">
        <w:r>
          <w:t>PROTEZIONE DEI DATI</w:t>
        </w:r>
      </w:ins>
      <w:bookmarkEnd w:id="38510"/>
      <w:commentRangeStart w:id="38512"/>
      <w:commentRangeEnd w:id="38512"/>
      <w:r>
        <w:rPr>
          <w:rStyle w:val="Rimandocommento"/>
          <w:rFonts w:cs="Calibri"/>
          <w:sz w:val="32"/>
        </w:rPr>
        <w:commentReference w:id="38512"/>
      </w:r>
    </w:p>
    <w:p w14:paraId="2663F6EA" w14:textId="6EB2B49C" w:rsidR="4CC960CD" w:rsidRPr="007515C7" w:rsidRDefault="4CC960CD">
      <w:pPr>
        <w:spacing w:line="276" w:lineRule="auto"/>
        <w:jc w:val="both"/>
        <w:rPr>
          <w:rFonts w:cs="Calibri"/>
          <w:bCs/>
          <w:sz w:val="22"/>
          <w:szCs w:val="22"/>
          <w:rPrChange w:id="38513" w:author="Visone Rossana (GSE)" w:date="2025-10-11T17:45:00Z" w16du:dateUtc="2025-10-11T15:45:00Z">
            <w:rPr>
              <w:rFonts w:ascii="Titillium" w:eastAsia="Titillium" w:hAnsi="Titillium" w:cs="Titillium"/>
              <w:color w:val="000000" w:themeColor="text1"/>
              <w:sz w:val="22"/>
              <w:szCs w:val="22"/>
            </w:rPr>
          </w:rPrChange>
        </w:rPr>
        <w:pPrChange w:id="38514" w:author="Visone Rossana (GSE)" w:date="2025-10-11T17:45:00Z" w16du:dateUtc="2025-10-11T15:45:00Z">
          <w:pPr/>
        </w:pPrChange>
      </w:pPr>
      <w:r w:rsidRPr="007515C7">
        <w:rPr>
          <w:rFonts w:cs="Calibri"/>
          <w:bCs/>
          <w:sz w:val="22"/>
          <w:szCs w:val="22"/>
          <w:rPrChange w:id="38515" w:author="Visone Rossana (GSE)" w:date="2025-10-11T17:45:00Z" w16du:dateUtc="2025-10-11T15:45:00Z">
            <w:rPr>
              <w:rFonts w:ascii="Titillium" w:eastAsia="Titillium" w:hAnsi="Titillium" w:cs="Titillium"/>
              <w:color w:val="000000" w:themeColor="text1"/>
              <w:sz w:val="22"/>
              <w:szCs w:val="22"/>
            </w:rPr>
          </w:rPrChange>
        </w:rPr>
        <w:t xml:space="preserve">I dati personali comunicati dai richiedenti </w:t>
      </w:r>
      <w:r w:rsidR="7EE665BE" w:rsidRPr="007515C7">
        <w:rPr>
          <w:rFonts w:cs="Calibri"/>
          <w:bCs/>
          <w:sz w:val="22"/>
          <w:szCs w:val="22"/>
        </w:rPr>
        <w:t xml:space="preserve">l’incentivo di cui alle presenti Regole Applicative </w:t>
      </w:r>
      <w:r w:rsidRPr="007515C7">
        <w:rPr>
          <w:rFonts w:cs="Calibri"/>
          <w:bCs/>
          <w:sz w:val="22"/>
          <w:szCs w:val="22"/>
          <w:rPrChange w:id="38516" w:author="Visone Rossana (GSE)" w:date="2025-10-11T17:45:00Z" w16du:dateUtc="2025-10-11T15:45:00Z">
            <w:rPr>
              <w:rFonts w:ascii="Titillium" w:eastAsia="Titillium" w:hAnsi="Titillium" w:cs="Titillium"/>
              <w:color w:val="000000" w:themeColor="text1"/>
              <w:sz w:val="22"/>
              <w:szCs w:val="22"/>
            </w:rPr>
          </w:rPrChange>
        </w:rPr>
        <w:t>saranno oggetto di trattamento, per quanto di competenza del GSE, per le finalità afferenti all'espletamento della medesima procedura finora descritta ai sensi del Regolamento (UE) 2016/679, nonché del D.Lgs. n. 196/03 e s.m.i.</w:t>
      </w:r>
      <w:r w:rsidR="54CC091B" w:rsidRPr="007515C7">
        <w:rPr>
          <w:rFonts w:cs="Calibri"/>
          <w:bCs/>
          <w:sz w:val="22"/>
          <w:szCs w:val="22"/>
        </w:rPr>
        <w:t xml:space="preserve"> e della normativa in materia di sicurezza dei dati</w:t>
      </w:r>
      <w:r w:rsidRPr="007515C7">
        <w:rPr>
          <w:rFonts w:cs="Calibri"/>
          <w:bCs/>
          <w:sz w:val="22"/>
          <w:szCs w:val="22"/>
          <w:rPrChange w:id="38517" w:author="Visone Rossana (GSE)" w:date="2025-10-11T17:45:00Z" w16du:dateUtc="2025-10-11T15:45:00Z">
            <w:rPr>
              <w:rFonts w:ascii="Titillium" w:eastAsia="Titillium" w:hAnsi="Titillium" w:cs="Titillium"/>
              <w:color w:val="000000" w:themeColor="text1"/>
              <w:sz w:val="22"/>
              <w:szCs w:val="22"/>
            </w:rPr>
          </w:rPrChange>
        </w:rPr>
        <w:t>.</w:t>
      </w:r>
    </w:p>
    <w:p w14:paraId="008F4BF6" w14:textId="617D1995" w:rsidR="4CC960CD" w:rsidRPr="007515C7" w:rsidRDefault="4CC960CD">
      <w:pPr>
        <w:spacing w:line="276" w:lineRule="auto"/>
        <w:jc w:val="both"/>
        <w:rPr>
          <w:rFonts w:cs="Calibri"/>
          <w:bCs/>
          <w:sz w:val="22"/>
          <w:szCs w:val="22"/>
          <w:rPrChange w:id="38518" w:author="Visone Rossana (GSE)" w:date="2025-10-11T17:45:00Z" w16du:dateUtc="2025-10-11T15:45:00Z">
            <w:rPr>
              <w:rFonts w:ascii="Titillium" w:eastAsia="Titillium" w:hAnsi="Titillium" w:cs="Titillium"/>
              <w:color w:val="000000" w:themeColor="text1"/>
              <w:sz w:val="22"/>
              <w:szCs w:val="22"/>
            </w:rPr>
          </w:rPrChange>
        </w:rPr>
        <w:pPrChange w:id="38519" w:author="Visone Rossana (GSE)" w:date="2025-10-11T17:45:00Z" w16du:dateUtc="2025-10-11T15:45:00Z">
          <w:pPr/>
        </w:pPrChange>
      </w:pPr>
      <w:r w:rsidRPr="007515C7">
        <w:rPr>
          <w:rFonts w:cs="Calibri"/>
          <w:bCs/>
          <w:sz w:val="22"/>
          <w:szCs w:val="22"/>
          <w:rPrChange w:id="38520" w:author="Visone Rossana (GSE)" w:date="2025-10-11T17:45:00Z" w16du:dateUtc="2025-10-11T15:45:00Z">
            <w:rPr>
              <w:rFonts w:ascii="Titillium" w:eastAsia="Titillium" w:hAnsi="Titillium" w:cs="Titillium"/>
              <w:color w:val="000000" w:themeColor="text1"/>
              <w:sz w:val="22"/>
              <w:szCs w:val="22"/>
            </w:rPr>
          </w:rPrChange>
        </w:rPr>
        <w:t>Sulla base di quanto previsto dalle richiamate fonti normative di settore, i dati oggetto del trattamento saranno gestiti nel rispetto dei principi di proporzionalità, minimizzazione, adeguatezza e necessità, fino a che non siano state esaurite le finalità del trattamento da parte del GSE e, comunque, nei limiti stabiliti da leggi, regolamenti e dai conseguenti contratti attuativi.</w:t>
      </w:r>
    </w:p>
    <w:p w14:paraId="57A505B0" w14:textId="43D37F7B" w:rsidR="4CC960CD" w:rsidRPr="007515C7" w:rsidRDefault="4CC960CD">
      <w:pPr>
        <w:spacing w:line="276" w:lineRule="auto"/>
        <w:jc w:val="both"/>
        <w:rPr>
          <w:rFonts w:cs="Calibri"/>
          <w:bCs/>
          <w:sz w:val="22"/>
          <w:szCs w:val="22"/>
        </w:rPr>
        <w:pPrChange w:id="38521" w:author="Visone Rossana (GSE)" w:date="2025-10-11T17:45:00Z" w16du:dateUtc="2025-10-11T15:45:00Z">
          <w:pPr/>
        </w:pPrChange>
      </w:pPr>
      <w:r w:rsidRPr="007515C7">
        <w:rPr>
          <w:rFonts w:cs="Calibri"/>
          <w:bCs/>
          <w:sz w:val="22"/>
          <w:szCs w:val="22"/>
          <w:rPrChange w:id="38522" w:author="Visone Rossana (GSE)" w:date="2025-10-11T17:45:00Z" w16du:dateUtc="2025-10-11T15:45:00Z">
            <w:rPr>
              <w:rFonts w:ascii="Titillium" w:eastAsia="Titillium" w:hAnsi="Titillium" w:cs="Titillium"/>
              <w:color w:val="000000" w:themeColor="text1"/>
              <w:sz w:val="22"/>
              <w:szCs w:val="22"/>
            </w:rPr>
          </w:rPrChange>
        </w:rPr>
        <w:t>Il Titolare del trattamento dei dati è il Gestore dei Servizi Energetici – GSE S.p.A. (di seguito anche “GSE”) con sede legale in Viale M.llo Pilsudski, 92 – 00197 Roma, P.I. e C.F. 05754381001, in persona dell’Amministratore Delegato.</w:t>
      </w:r>
    </w:p>
    <w:p w14:paraId="6EDD80E9" w14:textId="0CEF4CB6" w:rsidR="4CC960CD" w:rsidRPr="007515C7" w:rsidRDefault="4CC960CD">
      <w:pPr>
        <w:spacing w:line="276" w:lineRule="auto"/>
        <w:jc w:val="both"/>
        <w:rPr>
          <w:rFonts w:cs="Calibri"/>
          <w:bCs/>
          <w:sz w:val="22"/>
          <w:szCs w:val="22"/>
          <w:rPrChange w:id="38523" w:author="Visone Rossana (GSE)" w:date="2025-10-11T17:45:00Z" w16du:dateUtc="2025-10-11T15:45:00Z">
            <w:rPr>
              <w:rFonts w:ascii="Titillium" w:eastAsia="Titillium" w:hAnsi="Titillium" w:cs="Titillium"/>
              <w:color w:val="000000" w:themeColor="text1"/>
              <w:sz w:val="22"/>
              <w:szCs w:val="22"/>
            </w:rPr>
          </w:rPrChange>
        </w:rPr>
        <w:pPrChange w:id="38524" w:author="Visone Rossana (GSE)" w:date="2025-10-11T17:45:00Z" w16du:dateUtc="2025-10-11T15:45:00Z">
          <w:pPr>
            <w:spacing w:line="259" w:lineRule="auto"/>
            <w:jc w:val="both"/>
          </w:pPr>
        </w:pPrChange>
      </w:pPr>
      <w:r w:rsidRPr="007515C7">
        <w:rPr>
          <w:rFonts w:cs="Calibri"/>
          <w:bCs/>
          <w:sz w:val="22"/>
          <w:szCs w:val="22"/>
          <w:rPrChange w:id="38525" w:author="Visone Rossana (GSE)" w:date="2025-10-11T17:45:00Z" w16du:dateUtc="2025-10-11T15:45:00Z">
            <w:rPr>
              <w:rFonts w:ascii="Titillium" w:eastAsia="Titillium" w:hAnsi="Titillium" w:cs="Titillium"/>
              <w:color w:val="000000" w:themeColor="text1"/>
              <w:sz w:val="22"/>
              <w:szCs w:val="22"/>
            </w:rPr>
          </w:rPrChange>
        </w:rPr>
        <w:t>Il Responsabile della Protezione dei Dati (RPD) designato ai sensi dell’art. 37 del citato Regolamento è contattabile dai soggetti interessati al seguente indirizzo e-mail:</w:t>
      </w:r>
      <w:r w:rsidRPr="007515C7">
        <w:rPr>
          <w:rFonts w:cs="Calibri"/>
          <w:bCs/>
          <w:sz w:val="22"/>
          <w:szCs w:val="22"/>
          <w:rPrChange w:id="38526" w:author="Visone Rossana (GSE)" w:date="2025-10-11T17:45:00Z" w16du:dateUtc="2025-10-11T15:45:00Z">
            <w:rPr>
              <w:rFonts w:ascii="Times New Roman" w:eastAsia="Times New Roman" w:hAnsi="Times New Roman"/>
              <w:color w:val="000000" w:themeColor="text1"/>
            </w:rPr>
          </w:rPrChange>
        </w:rPr>
        <w:t xml:space="preserve"> </w:t>
      </w:r>
      <w:r w:rsidRPr="007515C7">
        <w:rPr>
          <w:rFonts w:cs="Calibri"/>
          <w:bCs/>
          <w:sz w:val="22"/>
          <w:szCs w:val="22"/>
          <w:rPrChange w:id="38527" w:author="Visone Rossana (GSE)" w:date="2025-10-11T17:45:00Z" w16du:dateUtc="2025-10-11T15:45:00Z">
            <w:rPr/>
          </w:rPrChange>
        </w:rPr>
        <w:fldChar w:fldCharType="begin"/>
      </w:r>
      <w:r w:rsidRPr="007515C7">
        <w:rPr>
          <w:rFonts w:cs="Calibri"/>
          <w:bCs/>
          <w:sz w:val="22"/>
          <w:szCs w:val="22"/>
          <w:rPrChange w:id="38528" w:author="Visone Rossana (GSE)" w:date="2025-10-11T17:45:00Z" w16du:dateUtc="2025-10-11T15:45:00Z">
            <w:rPr/>
          </w:rPrChange>
        </w:rPr>
        <w:instrText xml:space="preserve">HYPERLINK "mailto:rpd@gse.it" </w:instrText>
      </w:r>
      <w:r w:rsidRPr="007515C7">
        <w:rPr>
          <w:rFonts w:cs="Calibri"/>
          <w:sz w:val="22"/>
          <w:szCs w:val="22"/>
          <w:rPrChange w:id="38529" w:author="Visone Rossana (GSE)" w:date="2025-10-29T15:10:00Z" w16du:dateUtc="2025-10-29T14:10:00Z">
            <w:rPr>
              <w:rFonts w:cs="Calibri"/>
              <w:sz w:val="22"/>
              <w:szCs w:val="22"/>
            </w:rPr>
          </w:rPrChange>
        </w:rPr>
      </w:r>
      <w:r w:rsidRPr="007515C7">
        <w:rPr>
          <w:rFonts w:cs="Calibri"/>
          <w:bCs/>
          <w:sz w:val="22"/>
          <w:szCs w:val="22"/>
          <w:rPrChange w:id="38530" w:author="Visone Rossana (GSE)" w:date="2025-10-11T17:45:00Z" w16du:dateUtc="2025-10-11T15:45:00Z">
            <w:rPr/>
          </w:rPrChange>
        </w:rPr>
        <w:fldChar w:fldCharType="separate"/>
      </w:r>
      <w:r w:rsidRPr="007515C7">
        <w:rPr>
          <w:rFonts w:cs="Calibri"/>
          <w:bCs/>
          <w:rPrChange w:id="38531" w:author="Visone Rossana (GSE)" w:date="2025-10-11T17:45:00Z" w16du:dateUtc="2025-10-11T15:45:00Z">
            <w:rPr>
              <w:rStyle w:val="Collegamentoipertestuale"/>
              <w:rFonts w:ascii="Times New Roman" w:eastAsia="Times New Roman" w:hAnsi="Times New Roman"/>
              <w:color w:val="0563C1"/>
            </w:rPr>
          </w:rPrChange>
        </w:rPr>
        <w:t>rpd@gse.it</w:t>
      </w:r>
      <w:r w:rsidRPr="007515C7">
        <w:rPr>
          <w:rFonts w:cs="Calibri"/>
          <w:bCs/>
          <w:sz w:val="22"/>
          <w:szCs w:val="22"/>
          <w:rPrChange w:id="38532" w:author="Visone Rossana (GSE)" w:date="2025-10-11T17:45:00Z" w16du:dateUtc="2025-10-11T15:45:00Z">
            <w:rPr/>
          </w:rPrChange>
        </w:rPr>
        <w:fldChar w:fldCharType="end"/>
      </w:r>
      <w:r w:rsidRPr="007515C7">
        <w:rPr>
          <w:rFonts w:cs="Calibri"/>
          <w:bCs/>
          <w:sz w:val="22"/>
          <w:szCs w:val="22"/>
          <w:rPrChange w:id="38533" w:author="Visone Rossana (GSE)" w:date="2025-10-11T17:45:00Z" w16du:dateUtc="2025-10-11T15:45:00Z">
            <w:rPr>
              <w:rFonts w:ascii="Times New Roman" w:eastAsia="Times New Roman" w:hAnsi="Times New Roman"/>
              <w:color w:val="000000" w:themeColor="text1"/>
            </w:rPr>
          </w:rPrChange>
        </w:rPr>
        <w:t xml:space="preserve"> </w:t>
      </w:r>
      <w:r w:rsidRPr="007515C7">
        <w:rPr>
          <w:rFonts w:cs="Calibri"/>
          <w:bCs/>
          <w:sz w:val="22"/>
          <w:szCs w:val="22"/>
          <w:rPrChange w:id="38534" w:author="Visone Rossana (GSE)" w:date="2025-10-11T17:45:00Z" w16du:dateUtc="2025-10-11T15:45:00Z">
            <w:rPr>
              <w:rFonts w:ascii="Titillium" w:eastAsia="Titillium" w:hAnsi="Titillium" w:cs="Titillium"/>
              <w:color w:val="000000" w:themeColor="text1"/>
              <w:sz w:val="22"/>
              <w:szCs w:val="22"/>
            </w:rPr>
          </w:rPrChange>
        </w:rPr>
        <w:t>o a quello PEC</w:t>
      </w:r>
      <w:r w:rsidRPr="007515C7">
        <w:rPr>
          <w:rFonts w:cs="Calibri"/>
          <w:bCs/>
          <w:sz w:val="22"/>
          <w:szCs w:val="22"/>
          <w:rPrChange w:id="38535" w:author="Visone Rossana (GSE)" w:date="2025-10-11T17:45:00Z" w16du:dateUtc="2025-10-11T15:45:00Z">
            <w:rPr>
              <w:rFonts w:ascii="Times New Roman" w:eastAsia="Times New Roman" w:hAnsi="Times New Roman"/>
              <w:color w:val="000000" w:themeColor="text1"/>
            </w:rPr>
          </w:rPrChange>
        </w:rPr>
        <w:t xml:space="preserve"> </w:t>
      </w:r>
      <w:r w:rsidRPr="007515C7">
        <w:rPr>
          <w:rFonts w:cs="Calibri"/>
          <w:bCs/>
          <w:sz w:val="22"/>
          <w:szCs w:val="22"/>
          <w:rPrChange w:id="38536" w:author="Visone Rossana (GSE)" w:date="2025-10-11T17:45:00Z" w16du:dateUtc="2025-10-11T15:45:00Z">
            <w:rPr/>
          </w:rPrChange>
        </w:rPr>
        <w:fldChar w:fldCharType="begin"/>
      </w:r>
      <w:r w:rsidRPr="007515C7">
        <w:rPr>
          <w:rFonts w:cs="Calibri"/>
          <w:bCs/>
          <w:sz w:val="22"/>
          <w:szCs w:val="22"/>
          <w:rPrChange w:id="38537" w:author="Visone Rossana (GSE)" w:date="2025-10-11T17:45:00Z" w16du:dateUtc="2025-10-11T15:45:00Z">
            <w:rPr/>
          </w:rPrChange>
        </w:rPr>
        <w:instrText xml:space="preserve">HYPERLINK "mailto:rpd@pec.gse.it" </w:instrText>
      </w:r>
      <w:r w:rsidRPr="007515C7">
        <w:rPr>
          <w:rFonts w:cs="Calibri"/>
          <w:sz w:val="22"/>
          <w:szCs w:val="22"/>
          <w:rPrChange w:id="38538" w:author="Visone Rossana (GSE)" w:date="2025-10-29T15:10:00Z" w16du:dateUtc="2025-10-29T14:10:00Z">
            <w:rPr>
              <w:rFonts w:cs="Calibri"/>
              <w:sz w:val="22"/>
              <w:szCs w:val="22"/>
            </w:rPr>
          </w:rPrChange>
        </w:rPr>
      </w:r>
      <w:r w:rsidRPr="007515C7">
        <w:rPr>
          <w:rFonts w:cs="Calibri"/>
          <w:bCs/>
          <w:sz w:val="22"/>
          <w:szCs w:val="22"/>
          <w:rPrChange w:id="38539" w:author="Visone Rossana (GSE)" w:date="2025-10-11T17:45:00Z" w16du:dateUtc="2025-10-11T15:45:00Z">
            <w:rPr/>
          </w:rPrChange>
        </w:rPr>
        <w:fldChar w:fldCharType="separate"/>
      </w:r>
      <w:r w:rsidRPr="007515C7">
        <w:rPr>
          <w:rFonts w:cs="Calibri"/>
          <w:bCs/>
          <w:rPrChange w:id="38540" w:author="Visone Rossana (GSE)" w:date="2025-10-11T17:45:00Z" w16du:dateUtc="2025-10-11T15:45:00Z">
            <w:rPr>
              <w:rStyle w:val="Collegamentoipertestuale"/>
              <w:rFonts w:ascii="Times New Roman" w:eastAsia="Times New Roman" w:hAnsi="Times New Roman"/>
            </w:rPr>
          </w:rPrChange>
        </w:rPr>
        <w:t>rpd@pec.gse.it</w:t>
      </w:r>
      <w:r w:rsidRPr="007515C7">
        <w:rPr>
          <w:rFonts w:cs="Calibri"/>
          <w:bCs/>
          <w:sz w:val="22"/>
          <w:szCs w:val="22"/>
          <w:rPrChange w:id="38541" w:author="Visone Rossana (GSE)" w:date="2025-10-11T17:45:00Z" w16du:dateUtc="2025-10-11T15:45:00Z">
            <w:rPr/>
          </w:rPrChange>
        </w:rPr>
        <w:fldChar w:fldCharType="end"/>
      </w:r>
      <w:r w:rsidRPr="007515C7">
        <w:rPr>
          <w:rFonts w:cs="Calibri"/>
          <w:bCs/>
          <w:sz w:val="22"/>
          <w:szCs w:val="22"/>
          <w:rPrChange w:id="38542" w:author="Visone Rossana (GSE)" w:date="2025-10-11T17:45:00Z" w16du:dateUtc="2025-10-11T15:45:00Z">
            <w:rPr>
              <w:rFonts w:ascii="Times New Roman" w:eastAsia="Times New Roman" w:hAnsi="Times New Roman"/>
              <w:color w:val="000000" w:themeColor="text1"/>
            </w:rPr>
          </w:rPrChange>
        </w:rPr>
        <w:t xml:space="preserve"> </w:t>
      </w:r>
      <w:r w:rsidRPr="007515C7">
        <w:rPr>
          <w:rFonts w:cs="Calibri"/>
          <w:bCs/>
          <w:sz w:val="22"/>
          <w:szCs w:val="22"/>
          <w:rPrChange w:id="38543" w:author="Visone Rossana (GSE)" w:date="2025-10-11T17:45:00Z" w16du:dateUtc="2025-10-11T15:45:00Z">
            <w:rPr>
              <w:rFonts w:ascii="Titillium" w:eastAsia="Titillium" w:hAnsi="Titillium" w:cs="Titillium"/>
              <w:color w:val="000000" w:themeColor="text1"/>
              <w:sz w:val="22"/>
              <w:szCs w:val="22"/>
            </w:rPr>
          </w:rPrChange>
        </w:rPr>
        <w:t xml:space="preserve">per ogni necessità di chiarimenti circa la gestione dei dati o per l’esercizio dei diritti riconosciuti dagli artt. 12 e ss. del Regolamento.  </w:t>
      </w:r>
    </w:p>
    <w:p w14:paraId="24521E90" w14:textId="4A6D3DB1" w:rsidR="4CC960CD" w:rsidRPr="007515C7" w:rsidRDefault="4CC960CD">
      <w:pPr>
        <w:spacing w:line="276" w:lineRule="auto"/>
        <w:jc w:val="both"/>
        <w:rPr>
          <w:rFonts w:cs="Calibri"/>
          <w:bCs/>
          <w:sz w:val="22"/>
          <w:szCs w:val="22"/>
          <w:rPrChange w:id="38544" w:author="Visone Rossana (GSE)" w:date="2025-10-11T17:45:00Z" w16du:dateUtc="2025-10-11T15:45:00Z">
            <w:rPr>
              <w:rFonts w:ascii="Titillium" w:eastAsia="Titillium" w:hAnsi="Titillium" w:cs="Titillium"/>
              <w:color w:val="000000" w:themeColor="text1"/>
              <w:sz w:val="22"/>
              <w:szCs w:val="22"/>
            </w:rPr>
          </w:rPrChange>
        </w:rPr>
        <w:pPrChange w:id="38545" w:author="Visone Rossana (GSE)" w:date="2025-10-11T17:45:00Z" w16du:dateUtc="2025-10-11T15:45:00Z">
          <w:pPr/>
        </w:pPrChange>
      </w:pPr>
      <w:r w:rsidRPr="007515C7">
        <w:rPr>
          <w:rFonts w:cs="Calibri"/>
          <w:bCs/>
          <w:sz w:val="22"/>
          <w:szCs w:val="22"/>
          <w:rPrChange w:id="38546" w:author="Visone Rossana (GSE)" w:date="2025-10-11T17:45:00Z" w16du:dateUtc="2025-10-11T15:45:00Z">
            <w:rPr>
              <w:rFonts w:ascii="Titillium" w:eastAsia="Titillium" w:hAnsi="Titillium" w:cs="Titillium"/>
              <w:color w:val="000000" w:themeColor="text1"/>
              <w:sz w:val="22"/>
              <w:szCs w:val="22"/>
            </w:rPr>
          </w:rPrChange>
        </w:rPr>
        <w:t xml:space="preserve">Specifiche informative ex artt. 13 e 14 del </w:t>
      </w:r>
      <w:r w:rsidR="57008270" w:rsidRPr="007515C7">
        <w:rPr>
          <w:rFonts w:cs="Calibri"/>
          <w:bCs/>
          <w:sz w:val="22"/>
          <w:szCs w:val="22"/>
        </w:rPr>
        <w:t>già menzionato</w:t>
      </w:r>
      <w:r w:rsidRPr="007515C7">
        <w:rPr>
          <w:rFonts w:cs="Calibri"/>
          <w:bCs/>
          <w:sz w:val="22"/>
          <w:szCs w:val="22"/>
          <w:rPrChange w:id="38547" w:author="Visone Rossana (GSE)" w:date="2025-10-11T17:45:00Z" w16du:dateUtc="2025-10-11T15:45:00Z">
            <w:rPr>
              <w:rFonts w:ascii="Titillium" w:eastAsia="Titillium" w:hAnsi="Titillium" w:cs="Titillium"/>
              <w:color w:val="000000" w:themeColor="text1"/>
              <w:sz w:val="22"/>
              <w:szCs w:val="22"/>
            </w:rPr>
          </w:rPrChange>
        </w:rPr>
        <w:t xml:space="preserve"> Regolamento saranno rese disponibili nell’ambito delle istanze presentate al GSE con il fine di fornire ogni ulteriore informazione necessaria ad assicurare un trattamento corretto e trasparente, in considerazione del particolare contesto in cui i dati saranno trattati. </w:t>
      </w:r>
    </w:p>
    <w:p w14:paraId="51F28CA4" w14:textId="77777777" w:rsidR="4CC960CD" w:rsidRPr="007515C7" w:rsidRDefault="4CC960CD">
      <w:pPr>
        <w:spacing w:line="276" w:lineRule="auto"/>
        <w:jc w:val="both"/>
        <w:rPr>
          <w:rFonts w:cs="Calibri"/>
          <w:bCs/>
          <w:sz w:val="22"/>
          <w:szCs w:val="22"/>
          <w:rPrChange w:id="38548" w:author="Visone Rossana (GSE)" w:date="2025-10-11T17:45:00Z" w16du:dateUtc="2025-10-11T15:45:00Z">
            <w:rPr>
              <w:rFonts w:ascii="Titillium" w:eastAsia="Titillium" w:hAnsi="Titillium" w:cs="Titillium"/>
              <w:color w:val="000000" w:themeColor="text1"/>
              <w:sz w:val="22"/>
              <w:szCs w:val="22"/>
            </w:rPr>
          </w:rPrChange>
        </w:rPr>
        <w:pPrChange w:id="38549" w:author="Visone Rossana (GSE)" w:date="2025-10-11T17:45:00Z" w16du:dateUtc="2025-10-11T15:45:00Z">
          <w:pPr/>
        </w:pPrChange>
      </w:pPr>
      <w:r w:rsidRPr="007515C7">
        <w:rPr>
          <w:rFonts w:cs="Calibri"/>
          <w:bCs/>
          <w:sz w:val="22"/>
          <w:szCs w:val="22"/>
          <w:rPrChange w:id="38550" w:author="Visone Rossana (GSE)" w:date="2025-10-11T17:45:00Z" w16du:dateUtc="2025-10-11T15:45:00Z">
            <w:rPr>
              <w:rFonts w:ascii="Titillium" w:eastAsia="Titillium" w:hAnsi="Titillium" w:cs="Titillium"/>
              <w:color w:val="000000" w:themeColor="text1"/>
              <w:sz w:val="22"/>
              <w:szCs w:val="22"/>
            </w:rPr>
          </w:rPrChange>
        </w:rPr>
        <w:t>Si rammenta, infine, che il GSE cura il costante aggiornamento dell’informativa sulla protezione dei dati per adeguarla alle modifiche della normativa in materia, dandone idonea comunicazione se necessario e si adegua alle migliori pratic</w:t>
      </w:r>
    </w:p>
    <w:p w14:paraId="72356413" w14:textId="77777777" w:rsidR="4CC960CD" w:rsidRPr="007515C7" w:rsidRDefault="4CC960CD">
      <w:pPr>
        <w:spacing w:line="276" w:lineRule="auto"/>
        <w:jc w:val="both"/>
        <w:rPr>
          <w:rFonts w:cs="Calibri"/>
          <w:bCs/>
          <w:sz w:val="22"/>
          <w:szCs w:val="22"/>
          <w:rPrChange w:id="38551" w:author="Visone Rossana (GSE)" w:date="2025-10-11T17:45:00Z" w16du:dateUtc="2025-10-11T15:45:00Z">
            <w:rPr>
              <w:rFonts w:ascii="Titillium" w:eastAsia="Titillium" w:hAnsi="Titillium" w:cs="Titillium"/>
              <w:color w:val="000000" w:themeColor="text1"/>
              <w:sz w:val="22"/>
              <w:szCs w:val="22"/>
            </w:rPr>
          </w:rPrChange>
        </w:rPr>
        <w:pPrChange w:id="38552" w:author="Visone Rossana (GSE)" w:date="2025-10-11T17:45:00Z" w16du:dateUtc="2025-10-11T15:45:00Z">
          <w:pPr/>
        </w:pPrChange>
      </w:pPr>
      <w:r w:rsidRPr="007515C7">
        <w:rPr>
          <w:rFonts w:cs="Calibri"/>
          <w:bCs/>
          <w:sz w:val="22"/>
          <w:szCs w:val="22"/>
          <w:rPrChange w:id="38553" w:author="Visone Rossana (GSE)" w:date="2025-10-11T17:45:00Z" w16du:dateUtc="2025-10-11T15:45:00Z">
            <w:rPr>
              <w:rFonts w:ascii="Titillium" w:eastAsia="Titillium" w:hAnsi="Titillium" w:cs="Titillium"/>
              <w:color w:val="000000" w:themeColor="text1"/>
              <w:sz w:val="22"/>
              <w:szCs w:val="22"/>
            </w:rPr>
          </w:rPrChange>
        </w:rPr>
        <w:t>e di settore per la sicurezza dei dati.</w:t>
      </w:r>
    </w:p>
    <w:p w14:paraId="54BECDC3" w14:textId="64045B08" w:rsidR="32DD795C" w:rsidRDefault="32DD795C">
      <w:pPr>
        <w:rPr>
          <w:ins w:id="38554" w:author="Visone Rossana (GSE)" w:date="2025-09-05T12:10:00Z" w16du:dateUtc="2025-09-05T10:10:00Z"/>
        </w:rPr>
      </w:pPr>
    </w:p>
    <w:p w14:paraId="0509536D" w14:textId="5349FAF6" w:rsidR="001A67C5" w:rsidRPr="005505F6" w:rsidDel="001A67C5" w:rsidRDefault="001A67C5">
      <w:pPr>
        <w:pStyle w:val="TITOLO20"/>
        <w:numPr>
          <w:ilvl w:val="2"/>
          <w:numId w:val="619"/>
        </w:numPr>
        <w:rPr>
          <w:del w:id="38555" w:author="Visone Rossana (GSE)" w:date="2025-09-05T12:10:00Z" w16du:dateUtc="2025-09-05T10:10:00Z"/>
        </w:rPr>
        <w:pPrChange w:id="38556" w:author="Rosati Michele (GSE)" w:date="2025-10-24T22:04:00Z" w16du:dateUtc="2025-10-24T20:04:00Z">
          <w:pPr>
            <w:pStyle w:val="NORMALEGSE"/>
            <w:spacing w:after="120"/>
            <w:jc w:val="both"/>
          </w:pPr>
        </w:pPrChange>
      </w:pPr>
    </w:p>
    <w:p w14:paraId="5994F07A" w14:textId="12EB993D" w:rsidR="004778E4" w:rsidRPr="007A315C" w:rsidDel="00D64668" w:rsidRDefault="004778E4" w:rsidP="004778E4">
      <w:pPr>
        <w:pStyle w:val="Titolo2"/>
        <w:rPr>
          <w:del w:id="38557" w:author="Visone Rossana (GSE)" w:date="2025-09-05T11:55:00Z" w16du:dateUtc="2025-09-05T09:55:00Z"/>
          <w:rFonts w:asciiTheme="minorHAnsi" w:hAnsiTheme="minorHAnsi" w:cstheme="minorHAnsi"/>
          <w:i w:val="0"/>
          <w:iCs w:val="0"/>
          <w:sz w:val="32"/>
          <w:szCs w:val="32"/>
          <w:rPrChange w:id="38558" w:author="Visone Rossana (GSE)" w:date="2025-09-09T11:14:00Z" w16du:dateUtc="2025-09-09T09:14:00Z">
            <w:rPr>
              <w:del w:id="38559" w:author="Visone Rossana (GSE)" w:date="2025-09-05T11:55:00Z" w16du:dateUtc="2025-09-05T09:55:00Z"/>
            </w:rPr>
          </w:rPrChange>
        </w:rPr>
      </w:pPr>
      <w:del w:id="38560" w:author="Visone Rossana (GSE)" w:date="2025-09-05T11:55:00Z" w16du:dateUtc="2025-09-05T09:55:00Z">
        <w:r w:rsidRPr="007A315C" w:rsidDel="00D64668">
          <w:rPr>
            <w:rFonts w:asciiTheme="minorHAnsi" w:hAnsiTheme="minorHAnsi" w:cstheme="minorHAnsi"/>
            <w:sz w:val="32"/>
            <w:szCs w:val="32"/>
            <w:rPrChange w:id="38561" w:author="Visone Rossana (GSE)" w:date="2025-09-09T11:14:00Z" w16du:dateUtc="2025-09-09T09:14:00Z">
              <w:rPr>
                <w:b w:val="0"/>
                <w:bCs w:val="0"/>
                <w:i w:val="0"/>
                <w:iCs w:val="0"/>
              </w:rPr>
            </w:rPrChange>
          </w:rPr>
          <w:delText xml:space="preserve">Allegato </w:delText>
        </w:r>
        <w:r w:rsidRPr="007A315C" w:rsidDel="00D64668">
          <w:rPr>
            <w:rFonts w:asciiTheme="minorHAnsi" w:hAnsiTheme="minorHAnsi" w:cstheme="minorHAnsi"/>
            <w:sz w:val="32"/>
            <w:szCs w:val="32"/>
            <w:highlight w:val="yellow"/>
            <w:rPrChange w:id="38562" w:author="Visone Rossana (GSE)" w:date="2025-09-09T11:14:00Z" w16du:dateUtc="2025-09-09T09:14:00Z">
              <w:rPr>
                <w:b w:val="0"/>
                <w:bCs w:val="0"/>
                <w:i w:val="0"/>
                <w:iCs w:val="0"/>
                <w:highlight w:val="yellow"/>
              </w:rPr>
            </w:rPrChange>
          </w:rPr>
          <w:delText>X</w:delText>
        </w:r>
        <w:r w:rsidRPr="007A315C" w:rsidDel="00D64668">
          <w:rPr>
            <w:rFonts w:asciiTheme="minorHAnsi" w:hAnsiTheme="minorHAnsi" w:cstheme="minorHAnsi"/>
            <w:sz w:val="32"/>
            <w:szCs w:val="32"/>
            <w:rPrChange w:id="38563" w:author="Visone Rossana (GSE)" w:date="2025-09-09T11:14:00Z" w16du:dateUtc="2025-09-09T09:14:00Z">
              <w:rPr>
                <w:b w:val="0"/>
                <w:bCs w:val="0"/>
                <w:i w:val="0"/>
                <w:iCs w:val="0"/>
              </w:rPr>
            </w:rPrChange>
          </w:rPr>
          <w:delText xml:space="preserve"> – XXXX</w:delText>
        </w:r>
      </w:del>
    </w:p>
    <w:bookmarkEnd w:id="4928"/>
    <w:p w14:paraId="02379890" w14:textId="1BF1EC00" w:rsidR="00D64668" w:rsidRDefault="001D7151" w:rsidP="00D64668">
      <w:pPr>
        <w:pStyle w:val="Titolo2"/>
        <w:rPr>
          <w:ins w:id="38564" w:author="Visone Rossana (GSE)" w:date="2025-10-16T11:00:00Z" w16du:dateUtc="2025-10-16T09:00:00Z"/>
          <w:rFonts w:asciiTheme="minorHAnsi" w:hAnsiTheme="minorHAnsi" w:cstheme="minorHAnsi"/>
          <w:i w:val="0"/>
          <w:iCs w:val="0"/>
          <w:sz w:val="32"/>
          <w:szCs w:val="32"/>
        </w:rPr>
      </w:pPr>
      <w:del w:id="38565" w:author="Visone Rossana (GSE)" w:date="2025-10-11T17:45:00Z" w16du:dateUtc="2025-10-11T15:45:00Z">
        <w:r w:rsidRPr="00357179" w:rsidDel="007515C7">
          <w:rPr>
            <w:rFonts w:cs="Calibri"/>
            <w:sz w:val="22"/>
            <w:szCs w:val="22"/>
            <w:highlight w:val="yellow"/>
            <w:rPrChange w:id="38566" w:author="Visone Rossana (GSE)" w:date="2025-09-09T14:50:00Z" w16du:dateUtc="2025-09-09T12:50:00Z">
              <w:rPr>
                <w:rFonts w:cs="Calibri"/>
                <w:highlight w:val="yellow"/>
              </w:rPr>
            </w:rPrChange>
          </w:rPr>
          <w:delText>.</w:delText>
        </w:r>
        <w:r w:rsidRPr="00357179" w:rsidDel="007515C7">
          <w:rPr>
            <w:rFonts w:cs="Calibri"/>
            <w:sz w:val="22"/>
            <w:szCs w:val="22"/>
            <w:rPrChange w:id="38567" w:author="Visone Rossana (GSE)" w:date="2025-09-09T14:50:00Z" w16du:dateUtc="2025-09-09T12:50:00Z">
              <w:rPr>
                <w:rFonts w:cs="Calibri"/>
              </w:rPr>
            </w:rPrChange>
          </w:rPr>
          <w:delText xml:space="preserve"> </w:delText>
        </w:r>
      </w:del>
      <w:bookmarkStart w:id="38568" w:name="_Toc212462826"/>
      <w:ins w:id="38569" w:author="Visone Rossana (GSE)" w:date="2025-09-05T11:55:00Z" w16du:dateUtc="2025-09-05T09:55:00Z">
        <w:r w:rsidR="00D64668" w:rsidRPr="00F636E7">
          <w:rPr>
            <w:rFonts w:asciiTheme="minorHAnsi" w:hAnsiTheme="minorHAnsi" w:cstheme="minorHAnsi"/>
            <w:i w:val="0"/>
            <w:iCs w:val="0"/>
            <w:sz w:val="32"/>
            <w:szCs w:val="32"/>
            <w:rPrChange w:id="38570" w:author="Visone Rossana (GSE)" w:date="2025-09-09T11:14:00Z" w16du:dateUtc="2025-09-09T09:14:00Z">
              <w:rPr/>
            </w:rPrChange>
          </w:rPr>
          <w:t xml:space="preserve">Allegato </w:t>
        </w:r>
        <w:del w:id="38571" w:author="Visone Rossana (GSE)" w:date="2025-10-16T10:44:00Z" w16du:dateUtc="2025-10-16T08:44:00Z">
          <w:r w:rsidR="00D64668" w:rsidRPr="00F636E7" w:rsidDel="00764C68">
            <w:rPr>
              <w:rFonts w:asciiTheme="minorHAnsi" w:hAnsiTheme="minorHAnsi" w:cstheme="minorHAnsi"/>
              <w:i w:val="0"/>
              <w:iCs w:val="0"/>
              <w:sz w:val="32"/>
              <w:szCs w:val="32"/>
              <w:highlight w:val="yellow"/>
              <w:rPrChange w:id="38572" w:author="Visone Rossana (GSE)" w:date="2025-09-09T11:14:00Z" w16du:dateUtc="2025-09-09T09:14:00Z">
                <w:rPr>
                  <w:highlight w:val="yellow"/>
                </w:rPr>
              </w:rPrChange>
            </w:rPr>
            <w:delText>X</w:delText>
          </w:r>
        </w:del>
      </w:ins>
      <w:ins w:id="38573" w:author="Visone Rossana (GSE)" w:date="2025-10-16T10:44:00Z" w16du:dateUtc="2025-10-16T08:44:00Z">
        <w:r w:rsidR="00764C68">
          <w:rPr>
            <w:rFonts w:asciiTheme="minorHAnsi" w:hAnsiTheme="minorHAnsi" w:cstheme="minorHAnsi"/>
            <w:i w:val="0"/>
            <w:iCs w:val="0"/>
            <w:sz w:val="32"/>
            <w:szCs w:val="32"/>
          </w:rPr>
          <w:t>1</w:t>
        </w:r>
      </w:ins>
      <w:ins w:id="38574" w:author="Visone Rossana (GSE)" w:date="2025-09-05T11:55:00Z" w16du:dateUtc="2025-09-05T09:55:00Z">
        <w:r w:rsidR="00D64668" w:rsidRPr="00F636E7">
          <w:rPr>
            <w:rFonts w:asciiTheme="minorHAnsi" w:hAnsiTheme="minorHAnsi" w:cstheme="minorHAnsi"/>
            <w:i w:val="0"/>
            <w:iCs w:val="0"/>
            <w:sz w:val="32"/>
            <w:szCs w:val="32"/>
            <w:rPrChange w:id="38575" w:author="Visone Rossana (GSE)" w:date="2025-09-09T11:14:00Z" w16du:dateUtc="2025-09-09T09:14:00Z">
              <w:rPr/>
            </w:rPrChange>
          </w:rPr>
          <w:t xml:space="preserve"> – </w:t>
        </w:r>
        <w:del w:id="38576" w:author="Visone Rossana (GSE)" w:date="2025-09-05T11:56:00Z" w16du:dateUtc="2025-09-05T09:56:00Z">
          <w:r w:rsidR="00D64668" w:rsidRPr="00F636E7" w:rsidDel="00D64668">
            <w:rPr>
              <w:rFonts w:asciiTheme="minorHAnsi" w:hAnsiTheme="minorHAnsi" w:cstheme="minorHAnsi"/>
              <w:i w:val="0"/>
              <w:iCs w:val="0"/>
              <w:sz w:val="32"/>
              <w:szCs w:val="32"/>
              <w:rPrChange w:id="38577" w:author="Visone Rossana (GSE)" w:date="2025-09-09T11:14:00Z" w16du:dateUtc="2025-09-09T09:14:00Z">
                <w:rPr/>
              </w:rPrChange>
            </w:rPr>
            <w:delText>XXXX</w:delText>
          </w:r>
        </w:del>
      </w:ins>
      <w:ins w:id="38578" w:author="Visone Rossana (GSE)" w:date="2025-09-05T11:56:00Z" w16du:dateUtc="2025-09-05T09:56:00Z">
        <w:r w:rsidR="00D64668" w:rsidRPr="00F636E7">
          <w:rPr>
            <w:rFonts w:asciiTheme="minorHAnsi" w:hAnsiTheme="minorHAnsi" w:cstheme="minorHAnsi"/>
            <w:i w:val="0"/>
            <w:iCs w:val="0"/>
            <w:sz w:val="32"/>
            <w:szCs w:val="32"/>
            <w:rPrChange w:id="38579" w:author="Visone Rossana (GSE)" w:date="2025-09-09T11:14:00Z" w16du:dateUtc="2025-09-09T09:14:00Z">
              <w:rPr/>
            </w:rPrChange>
          </w:rPr>
          <w:t>SINTESI DELLA DOCUMENTAZIONE PER LA RICHIESTA DI INCENTIVO</w:t>
        </w:r>
      </w:ins>
      <w:bookmarkEnd w:id="38568"/>
    </w:p>
    <w:p w14:paraId="027F2616" w14:textId="77777777" w:rsidR="008B1432" w:rsidRPr="008B1432" w:rsidRDefault="008B1432">
      <w:pPr>
        <w:spacing w:line="276" w:lineRule="auto"/>
        <w:jc w:val="both"/>
        <w:rPr>
          <w:ins w:id="38580" w:author="Visone Rossana (GSE)" w:date="2025-10-16T11:01:00Z"/>
          <w:rFonts w:cs="Calibri"/>
          <w:bCs/>
          <w:sz w:val="22"/>
          <w:szCs w:val="22"/>
          <w:rPrChange w:id="38581" w:author="Visone Rossana (GSE)" w:date="2025-10-16T11:02:00Z" w16du:dateUtc="2025-10-16T09:02:00Z">
            <w:rPr>
              <w:ins w:id="38582" w:author="Visone Rossana (GSE)" w:date="2025-10-16T11:01:00Z"/>
            </w:rPr>
          </w:rPrChange>
        </w:rPr>
        <w:pPrChange w:id="38583" w:author="Visone Rossana (GSE)" w:date="2025-10-16T11:02:00Z" w16du:dateUtc="2025-10-16T09:02:00Z">
          <w:pPr/>
        </w:pPrChange>
      </w:pPr>
      <w:ins w:id="38584" w:author="Visone Rossana (GSE)" w:date="2025-10-16T11:01:00Z">
        <w:r w:rsidRPr="008B1432">
          <w:rPr>
            <w:rFonts w:cs="Calibri"/>
            <w:bCs/>
            <w:sz w:val="22"/>
            <w:szCs w:val="22"/>
            <w:rPrChange w:id="38585" w:author="Visone Rossana (GSE)" w:date="2025-10-16T11:02:00Z" w16du:dateUtc="2025-10-16T09:02:00Z">
              <w:rPr/>
            </w:rPrChange>
          </w:rPr>
          <w:t xml:space="preserve">La tabella sottostante riepiloga la documentazione necessaria per procedere alla richiesta di incentivi in Conto Termico. </w:t>
        </w:r>
      </w:ins>
    </w:p>
    <w:p w14:paraId="62E4BC28" w14:textId="77777777" w:rsidR="008B1432" w:rsidRPr="008B1432" w:rsidRDefault="008B1432">
      <w:pPr>
        <w:spacing w:line="276" w:lineRule="auto"/>
        <w:jc w:val="both"/>
        <w:rPr>
          <w:ins w:id="38586" w:author="Visone Rossana (GSE)" w:date="2025-10-16T11:01:00Z"/>
          <w:rFonts w:cs="Calibri"/>
          <w:bCs/>
          <w:sz w:val="22"/>
          <w:szCs w:val="22"/>
          <w:rPrChange w:id="38587" w:author="Visone Rossana (GSE)" w:date="2025-10-16T11:02:00Z" w16du:dateUtc="2025-10-16T09:02:00Z">
            <w:rPr>
              <w:ins w:id="38588" w:author="Visone Rossana (GSE)" w:date="2025-10-16T11:01:00Z"/>
            </w:rPr>
          </w:rPrChange>
        </w:rPr>
        <w:pPrChange w:id="38589" w:author="Visone Rossana (GSE)" w:date="2025-10-16T11:02:00Z" w16du:dateUtc="2025-10-16T09:02:00Z">
          <w:pPr/>
        </w:pPrChange>
      </w:pPr>
      <w:ins w:id="38590" w:author="Visone Rossana (GSE)" w:date="2025-10-16T11:01:00Z">
        <w:r w:rsidRPr="008B1432">
          <w:rPr>
            <w:rFonts w:cs="Calibri"/>
            <w:bCs/>
            <w:sz w:val="22"/>
            <w:szCs w:val="22"/>
            <w:rPrChange w:id="38591" w:author="Visone Rossana (GSE)" w:date="2025-10-16T11:02:00Z" w16du:dateUtc="2025-10-16T09:02:00Z">
              <w:rPr/>
            </w:rPrChange>
          </w:rPr>
          <w:t xml:space="preserve">Di seguito sono riepilogati </w:t>
        </w:r>
        <w:r w:rsidRPr="008B1432">
          <w:rPr>
            <w:rFonts w:cs="Calibri"/>
            <w:bCs/>
            <w:sz w:val="22"/>
            <w:szCs w:val="22"/>
            <w:rPrChange w:id="38592" w:author="Visone Rossana (GSE)" w:date="2025-10-16T11:02:00Z" w16du:dateUtc="2025-10-16T09:02:00Z">
              <w:rPr>
                <w:b/>
                <w:bCs/>
              </w:rPr>
            </w:rPrChange>
          </w:rPr>
          <w:t xml:space="preserve">i documenti da inviare per le richieste d’incentivo in Conto Termico. </w:t>
        </w:r>
      </w:ins>
    </w:p>
    <w:p w14:paraId="7C134424" w14:textId="77777777" w:rsidR="008B1432" w:rsidRPr="008B1432" w:rsidRDefault="008B1432">
      <w:pPr>
        <w:spacing w:line="276" w:lineRule="auto"/>
        <w:jc w:val="both"/>
        <w:rPr>
          <w:ins w:id="38593" w:author="Visone Rossana (GSE)" w:date="2025-10-16T11:01:00Z"/>
          <w:rFonts w:cs="Calibri"/>
          <w:bCs/>
          <w:sz w:val="22"/>
          <w:szCs w:val="22"/>
          <w:rPrChange w:id="38594" w:author="Visone Rossana (GSE)" w:date="2025-10-16T11:02:00Z" w16du:dateUtc="2025-10-16T09:02:00Z">
            <w:rPr>
              <w:ins w:id="38595" w:author="Visone Rossana (GSE)" w:date="2025-10-16T11:01:00Z"/>
            </w:rPr>
          </w:rPrChange>
        </w:rPr>
        <w:pPrChange w:id="38596" w:author="Visone Rossana (GSE)" w:date="2025-10-16T11:02:00Z" w16du:dateUtc="2025-10-16T09:02:00Z">
          <w:pPr/>
        </w:pPrChange>
      </w:pPr>
      <w:ins w:id="38597" w:author="Visone Rossana (GSE)" w:date="2025-10-16T11:01:00Z">
        <w:r w:rsidRPr="008B1432">
          <w:rPr>
            <w:rFonts w:cs="Calibri"/>
            <w:bCs/>
            <w:sz w:val="22"/>
            <w:szCs w:val="22"/>
            <w:rPrChange w:id="38598" w:author="Visone Rossana (GSE)" w:date="2025-10-16T11:02:00Z" w16du:dateUtc="2025-10-16T09:02:00Z">
              <w:rPr/>
            </w:rPrChange>
          </w:rPr>
          <w:t xml:space="preserve">Sono indicati distintamente i documenti necessari per qualsiasi tipologia di intervento e quelli specifici per la tipologia di intervento per la quale si intende richiedere l’incentivo. </w:t>
        </w:r>
      </w:ins>
    </w:p>
    <w:p w14:paraId="0A2A025B" w14:textId="4F892B65" w:rsidR="008B1432" w:rsidRPr="008B1432" w:rsidRDefault="008B1432">
      <w:pPr>
        <w:spacing w:line="276" w:lineRule="auto"/>
        <w:jc w:val="both"/>
        <w:rPr>
          <w:ins w:id="38599" w:author="Visone Rossana (GSE)" w:date="2025-10-16T11:01:00Z"/>
          <w:rFonts w:cs="Calibri"/>
          <w:bCs/>
          <w:sz w:val="22"/>
          <w:szCs w:val="22"/>
          <w:rPrChange w:id="38600" w:author="Visone Rossana (GSE)" w:date="2025-10-16T11:02:00Z" w16du:dateUtc="2025-10-16T09:02:00Z">
            <w:rPr>
              <w:ins w:id="38601" w:author="Visone Rossana (GSE)" w:date="2025-10-16T11:01:00Z"/>
            </w:rPr>
          </w:rPrChange>
        </w:rPr>
        <w:pPrChange w:id="38602" w:author="Visone Rossana (GSE)" w:date="2025-10-16T11:02:00Z" w16du:dateUtc="2025-10-16T09:02:00Z">
          <w:pPr/>
        </w:pPrChange>
      </w:pPr>
      <w:ins w:id="38603" w:author="Visone Rossana (GSE)" w:date="2025-10-16T11:01:00Z">
        <w:r w:rsidRPr="008B1432">
          <w:rPr>
            <w:rFonts w:cs="Calibri"/>
            <w:bCs/>
            <w:sz w:val="22"/>
            <w:szCs w:val="22"/>
            <w:rPrChange w:id="38604" w:author="Visone Rossana (GSE)" w:date="2025-10-16T11:02:00Z" w16du:dateUtc="2025-10-16T09:02:00Z">
              <w:rPr/>
            </w:rPrChange>
          </w:rPr>
          <w:t xml:space="preserve">Fermo restando l’obbligo del Soggetto Responsabile </w:t>
        </w:r>
        <w:commentRangeStart w:id="38605"/>
        <w:r w:rsidRPr="008B1432">
          <w:rPr>
            <w:rFonts w:cs="Calibri"/>
            <w:bCs/>
            <w:sz w:val="22"/>
            <w:szCs w:val="22"/>
            <w:rPrChange w:id="38606" w:author="Visone Rossana (GSE)" w:date="2025-10-16T11:02:00Z" w16du:dateUtc="2025-10-16T09:02:00Z">
              <w:rPr/>
            </w:rPrChange>
          </w:rPr>
          <w:t>di conservare</w:t>
        </w:r>
      </w:ins>
      <w:commentRangeEnd w:id="38605"/>
      <w:r w:rsidR="00B7558F">
        <w:rPr>
          <w:rStyle w:val="Rimandocommento"/>
          <w:bCs/>
          <w:sz w:val="22"/>
          <w:szCs w:val="22"/>
          <w:vertAlign w:val="superscript"/>
        </w:rPr>
        <w:commentReference w:id="38605"/>
      </w:r>
      <w:ins w:id="38608" w:author="Visone Rossana (GSE)" w:date="2025-10-16T11:06:00Z" w16du:dateUtc="2025-10-16T09:06:00Z">
        <w:r w:rsidR="008955D6">
          <w:rPr>
            <w:rStyle w:val="Rimandonotaapidipagina"/>
            <w:bCs/>
            <w:sz w:val="22"/>
            <w:szCs w:val="22"/>
          </w:rPr>
          <w:footnoteReference w:id="45"/>
        </w:r>
      </w:ins>
      <w:ins w:id="38625" w:author="Visone Rossana (GSE)" w:date="2025-10-16T11:01:00Z">
        <w:r w:rsidRPr="008B1432">
          <w:rPr>
            <w:rFonts w:cs="Calibri"/>
            <w:bCs/>
            <w:sz w:val="22"/>
            <w:szCs w:val="22"/>
            <w:rPrChange w:id="38626" w:author="Visone Rossana (GSE)" w:date="2025-10-16T11:02:00Z" w16du:dateUtc="2025-10-16T09:02:00Z">
              <w:rPr/>
            </w:rPrChange>
          </w:rPr>
          <w:t xml:space="preserve"> tutti i documenti, nel seguito si precisano i documenti che è necessario inviare al GSE nella compilazione della richiesta e quelli che devono essere conservati dal Soggetto Responsabile. </w:t>
        </w:r>
      </w:ins>
    </w:p>
    <w:p w14:paraId="08A9187B" w14:textId="77777777" w:rsidR="008B1432" w:rsidRPr="008B1432" w:rsidRDefault="008B1432">
      <w:pPr>
        <w:spacing w:line="276" w:lineRule="auto"/>
        <w:jc w:val="both"/>
        <w:rPr>
          <w:ins w:id="38627" w:author="Visone Rossana (GSE)" w:date="2025-10-16T11:01:00Z"/>
          <w:rFonts w:cs="Calibri"/>
          <w:bCs/>
          <w:sz w:val="22"/>
          <w:szCs w:val="22"/>
          <w:rPrChange w:id="38628" w:author="Visone Rossana (GSE)" w:date="2025-10-16T11:02:00Z" w16du:dateUtc="2025-10-16T09:02:00Z">
            <w:rPr>
              <w:ins w:id="38629" w:author="Visone Rossana (GSE)" w:date="2025-10-16T11:01:00Z"/>
            </w:rPr>
          </w:rPrChange>
        </w:rPr>
        <w:pPrChange w:id="38630" w:author="Visone Rossana (GSE)" w:date="2025-10-16T11:02:00Z" w16du:dateUtc="2025-10-16T09:02:00Z">
          <w:pPr/>
        </w:pPrChange>
      </w:pPr>
      <w:ins w:id="38631" w:author="Visone Rossana (GSE)" w:date="2025-10-16T11:01:00Z">
        <w:r w:rsidRPr="001F6094">
          <w:rPr>
            <w:rFonts w:cs="Calibri"/>
            <w:b/>
            <w:sz w:val="22"/>
            <w:szCs w:val="22"/>
            <w:rPrChange w:id="38632" w:author="Visone Rossana (GSE)" w:date="2025-10-16T11:03:00Z" w16du:dateUtc="2025-10-16T09:03:00Z">
              <w:rPr/>
            </w:rPrChange>
          </w:rPr>
          <w:lastRenderedPageBreak/>
          <w:t xml:space="preserve">Per la modalità di </w:t>
        </w:r>
        <w:r w:rsidRPr="001F6094">
          <w:rPr>
            <w:rFonts w:cs="Calibri"/>
            <w:b/>
            <w:sz w:val="22"/>
            <w:szCs w:val="22"/>
            <w:rPrChange w:id="38633" w:author="Visone Rossana (GSE)" w:date="2025-10-16T11:03:00Z" w16du:dateUtc="2025-10-16T09:03:00Z">
              <w:rPr>
                <w:b/>
                <w:bCs/>
              </w:rPr>
            </w:rPrChange>
          </w:rPr>
          <w:t>accesso diretto</w:t>
        </w:r>
        <w:r w:rsidRPr="008B1432">
          <w:rPr>
            <w:rFonts w:cs="Calibri"/>
            <w:bCs/>
            <w:sz w:val="22"/>
            <w:szCs w:val="22"/>
            <w:rPrChange w:id="38634" w:author="Visone Rossana (GSE)" w:date="2025-10-16T11:02:00Z" w16du:dateUtc="2025-10-16T09:02:00Z">
              <w:rPr/>
            </w:rPrChange>
          </w:rPr>
          <w:t xml:space="preserve">, segue una prima tabella, che individua i documenti da inviare, comuni per tutte le tipologie di intervento; le due successive invece, individuano quei documenti di carattere tecnico specifici per tipologia di intervento realizzato, distinguendo quelli che devono essere allegati alla richiesta incentivi (scheda-domanda), caricandoli sul Portaltermico, da quelli che devono essere conservati a cura del Soggetto Responsabile. </w:t>
        </w:r>
      </w:ins>
    </w:p>
    <w:p w14:paraId="5A1CDBBB" w14:textId="49EF7CC9" w:rsidR="008B1432" w:rsidRPr="008B1432" w:rsidRDefault="008B1432">
      <w:pPr>
        <w:spacing w:line="276" w:lineRule="auto"/>
        <w:jc w:val="both"/>
        <w:rPr>
          <w:ins w:id="38635" w:author="Visone Rossana (GSE)" w:date="2025-10-16T11:01:00Z"/>
          <w:rFonts w:cs="Calibri"/>
          <w:bCs/>
          <w:sz w:val="22"/>
          <w:szCs w:val="22"/>
          <w:rPrChange w:id="38636" w:author="Visone Rossana (GSE)" w:date="2025-10-16T11:02:00Z" w16du:dateUtc="2025-10-16T09:02:00Z">
            <w:rPr>
              <w:ins w:id="38637" w:author="Visone Rossana (GSE)" w:date="2025-10-16T11:01:00Z"/>
            </w:rPr>
          </w:rPrChange>
        </w:rPr>
        <w:pPrChange w:id="38638" w:author="Visone Rossana (GSE)" w:date="2025-10-16T11:02:00Z" w16du:dateUtc="2025-10-16T09:02:00Z">
          <w:pPr/>
        </w:pPrChange>
      </w:pPr>
      <w:ins w:id="38639" w:author="Visone Rossana (GSE)" w:date="2025-10-16T11:01:00Z">
        <w:r w:rsidRPr="00A27A51">
          <w:rPr>
            <w:rFonts w:cs="Calibri"/>
            <w:b/>
            <w:sz w:val="22"/>
            <w:szCs w:val="22"/>
            <w:rPrChange w:id="38640" w:author="Visone Rossana (GSE)" w:date="2025-10-16T11:03:00Z" w16du:dateUtc="2025-10-16T09:03:00Z">
              <w:rPr/>
            </w:rPrChange>
          </w:rPr>
          <w:t xml:space="preserve">Per la modalità di </w:t>
        </w:r>
        <w:r w:rsidRPr="00A27A51">
          <w:rPr>
            <w:rFonts w:cs="Calibri"/>
            <w:b/>
            <w:sz w:val="22"/>
            <w:szCs w:val="22"/>
            <w:rPrChange w:id="38641" w:author="Visone Rossana (GSE)" w:date="2025-10-16T11:03:00Z" w16du:dateUtc="2025-10-16T09:03:00Z">
              <w:rPr>
                <w:b/>
                <w:bCs/>
              </w:rPr>
            </w:rPrChange>
          </w:rPr>
          <w:t>accesso a prenotazione</w:t>
        </w:r>
        <w:r w:rsidRPr="008B1432">
          <w:rPr>
            <w:rFonts w:cs="Calibri"/>
            <w:bCs/>
            <w:sz w:val="22"/>
            <w:szCs w:val="22"/>
            <w:rPrChange w:id="38642" w:author="Visone Rossana (GSE)" w:date="2025-10-16T11:02:00Z" w16du:dateUtc="2025-10-16T09:02:00Z">
              <w:rPr/>
            </w:rPrChange>
          </w:rPr>
          <w:t xml:space="preserve">, la relativa tabella indica i documenti da inviare, allegandoli sul Portaltermico, nelle varie fasi (richiesta iniziale, avvio lavori e conclusione degli stessi) scandite dal processo, quindi dal portale stesso, così come illustrate nel capitolo ad esso riservato, in funzione della modalità di accesso prescelta tra quelle di cui all’art. </w:t>
        </w:r>
      </w:ins>
      <w:ins w:id="38643" w:author="Visone Rossana (GSE)" w:date="2025-10-16T11:04:00Z" w16du:dateUtc="2025-10-16T09:04:00Z">
        <w:r w:rsidR="00E92092">
          <w:rPr>
            <w:rFonts w:cs="Calibri"/>
            <w:bCs/>
            <w:sz w:val="22"/>
            <w:szCs w:val="22"/>
          </w:rPr>
          <w:t>14</w:t>
        </w:r>
      </w:ins>
      <w:ins w:id="38644" w:author="Visone Rossana (GSE)" w:date="2025-10-16T11:01:00Z">
        <w:r w:rsidRPr="008B1432">
          <w:rPr>
            <w:rFonts w:cs="Calibri"/>
            <w:bCs/>
            <w:sz w:val="22"/>
            <w:szCs w:val="22"/>
            <w:rPrChange w:id="38645" w:author="Visone Rossana (GSE)" w:date="2025-10-16T11:02:00Z" w16du:dateUtc="2025-10-16T09:02:00Z">
              <w:rPr/>
            </w:rPrChange>
          </w:rPr>
          <w:t xml:space="preserve">, comma </w:t>
        </w:r>
      </w:ins>
      <w:ins w:id="38646" w:author="Visone Rossana (GSE)" w:date="2025-10-16T11:04:00Z" w16du:dateUtc="2025-10-16T09:04:00Z">
        <w:r w:rsidR="00E92092">
          <w:rPr>
            <w:rFonts w:cs="Calibri"/>
            <w:bCs/>
            <w:sz w:val="22"/>
            <w:szCs w:val="22"/>
          </w:rPr>
          <w:t>2, lett. b)</w:t>
        </w:r>
      </w:ins>
      <w:ins w:id="38647" w:author="Visone Rossana (GSE)" w:date="2025-10-16T11:01:00Z">
        <w:r w:rsidRPr="008B1432">
          <w:rPr>
            <w:rFonts w:cs="Calibri"/>
            <w:bCs/>
            <w:sz w:val="22"/>
            <w:szCs w:val="22"/>
            <w:rPrChange w:id="38648" w:author="Visone Rossana (GSE)" w:date="2025-10-16T11:02:00Z" w16du:dateUtc="2025-10-16T09:02:00Z">
              <w:rPr/>
            </w:rPrChange>
          </w:rPr>
          <w:t xml:space="preserve"> del Decreto. </w:t>
        </w:r>
      </w:ins>
    </w:p>
    <w:p w14:paraId="3D210466" w14:textId="202685DA" w:rsidR="001545EE" w:rsidRPr="008B1432" w:rsidRDefault="008B1432">
      <w:pPr>
        <w:spacing w:line="276" w:lineRule="auto"/>
        <w:jc w:val="both"/>
        <w:rPr>
          <w:ins w:id="38649" w:author="Visone Rossana (GSE)" w:date="2025-09-05T11:56:00Z" w16du:dateUtc="2025-09-05T09:56:00Z"/>
          <w:rFonts w:cs="Calibri"/>
          <w:sz w:val="22"/>
          <w:szCs w:val="22"/>
          <w:rPrChange w:id="38650" w:author="Visone Rossana (GSE)" w:date="2025-10-16T11:00:00Z" w16du:dateUtc="2025-10-16T09:00:00Z">
            <w:rPr>
              <w:ins w:id="38651" w:author="Visone Rossana (GSE)" w:date="2025-09-05T11:56:00Z" w16du:dateUtc="2025-09-05T09:56:00Z"/>
            </w:rPr>
          </w:rPrChange>
        </w:rPr>
        <w:pPrChange w:id="38652" w:author="Visone Rossana (GSE)" w:date="2025-10-16T11:00:00Z" w16du:dateUtc="2025-10-16T09:00:00Z">
          <w:pPr>
            <w:pStyle w:val="Titolo2"/>
          </w:pPr>
        </w:pPrChange>
      </w:pPr>
      <w:ins w:id="38653" w:author="Visone Rossana (GSE)" w:date="2025-10-16T11:01:00Z">
        <w:r w:rsidRPr="008B1432">
          <w:rPr>
            <w:rFonts w:cs="Calibri"/>
            <w:bCs/>
            <w:sz w:val="22"/>
            <w:szCs w:val="22"/>
            <w:rPrChange w:id="38654" w:author="Visone Rossana (GSE)" w:date="2025-10-16T11:02:00Z" w16du:dateUtc="2025-10-16T09:02:00Z">
              <w:rPr>
                <w:b w:val="0"/>
                <w:bCs w:val="0"/>
                <w:i w:val="0"/>
                <w:iCs w:val="0"/>
              </w:rPr>
            </w:rPrChange>
          </w:rPr>
          <w:t>Il GSE potrà richiedere, in ogni caso, copia di tutti i suddetti documenti, in qualsiasi momento e la stessa documentazione dovrà essere mostrata in originale in caso di verifica in situ.</w:t>
        </w:r>
      </w:ins>
    </w:p>
    <w:p w14:paraId="52C78252" w14:textId="3BB4BD3B" w:rsidR="00D64668" w:rsidRDefault="00D64668" w:rsidP="00D64668">
      <w:pPr>
        <w:pStyle w:val="Titolo2"/>
        <w:rPr>
          <w:ins w:id="38655" w:author="Visone Rossana (GSE)" w:date="2025-10-16T11:19:00Z" w16du:dateUtc="2025-10-16T09:19:00Z"/>
          <w:rFonts w:asciiTheme="minorHAnsi" w:hAnsiTheme="minorHAnsi" w:cstheme="minorHAnsi"/>
          <w:i w:val="0"/>
          <w:sz w:val="32"/>
          <w:szCs w:val="32"/>
        </w:rPr>
      </w:pPr>
      <w:bookmarkStart w:id="38656" w:name="_Toc212462827"/>
      <w:ins w:id="38657" w:author="Visone Rossana (GSE)" w:date="2025-09-05T11:56:00Z" w16du:dateUtc="2025-09-05T09:56:00Z">
        <w:r w:rsidRPr="00F636E7">
          <w:rPr>
            <w:rFonts w:asciiTheme="minorHAnsi" w:hAnsiTheme="minorHAnsi" w:cstheme="minorHAnsi"/>
            <w:i w:val="0"/>
            <w:iCs w:val="0"/>
            <w:sz w:val="32"/>
            <w:szCs w:val="32"/>
            <w:rPrChange w:id="38658" w:author="Visone Rossana (GSE)" w:date="2025-09-09T11:14:00Z" w16du:dateUtc="2025-09-09T09:14:00Z">
              <w:rPr/>
            </w:rPrChange>
          </w:rPr>
          <w:t xml:space="preserve">Allegato </w:t>
        </w:r>
        <w:r w:rsidRPr="00F636E7">
          <w:rPr>
            <w:rFonts w:asciiTheme="minorHAnsi" w:hAnsiTheme="minorHAnsi" w:cstheme="minorHAnsi"/>
            <w:i w:val="0"/>
            <w:iCs w:val="0"/>
            <w:sz w:val="32"/>
            <w:szCs w:val="32"/>
            <w:highlight w:val="yellow"/>
            <w:rPrChange w:id="38659" w:author="Visone Rossana (GSE)" w:date="2025-09-09T11:14:00Z" w16du:dateUtc="2025-09-09T09:14:00Z">
              <w:rPr>
                <w:highlight w:val="yellow"/>
              </w:rPr>
            </w:rPrChange>
          </w:rPr>
          <w:t>X</w:t>
        </w:r>
        <w:r w:rsidRPr="00F636E7">
          <w:rPr>
            <w:rFonts w:asciiTheme="minorHAnsi" w:hAnsiTheme="minorHAnsi" w:cstheme="minorHAnsi"/>
            <w:i w:val="0"/>
            <w:iCs w:val="0"/>
            <w:sz w:val="32"/>
            <w:szCs w:val="32"/>
            <w:rPrChange w:id="38660" w:author="Visone Rossana (GSE)" w:date="2025-09-09T11:14:00Z" w16du:dateUtc="2025-09-09T09:14:00Z">
              <w:rPr/>
            </w:rPrChange>
          </w:rPr>
          <w:t xml:space="preserve"> – ELENCO MODELLI</w:t>
        </w:r>
        <w:bookmarkEnd w:id="38656"/>
        <w:r w:rsidRPr="00F636E7">
          <w:rPr>
            <w:rFonts w:asciiTheme="minorHAnsi" w:hAnsiTheme="minorHAnsi" w:cstheme="minorHAnsi"/>
            <w:i w:val="0"/>
            <w:iCs w:val="0"/>
            <w:sz w:val="32"/>
            <w:szCs w:val="32"/>
            <w:rPrChange w:id="38661" w:author="Visone Rossana (GSE)" w:date="2025-09-09T11:14:00Z" w16du:dateUtc="2025-09-09T09:14:00Z">
              <w:rPr/>
            </w:rPrChange>
          </w:rPr>
          <w:t xml:space="preserve"> </w:t>
        </w:r>
      </w:ins>
    </w:p>
    <w:p w14:paraId="239A0763" w14:textId="77777777" w:rsidR="00106797" w:rsidRPr="0009322E" w:rsidRDefault="00106797">
      <w:pPr>
        <w:tabs>
          <w:tab w:val="left" w:pos="2268"/>
        </w:tabs>
        <w:spacing w:line="276" w:lineRule="auto"/>
        <w:ind w:left="993"/>
        <w:jc w:val="both"/>
        <w:rPr>
          <w:ins w:id="38662" w:author="Visone Rossana (GSE)" w:date="2025-10-16T11:21:00Z" w16du:dateUtc="2025-10-16T09:21:00Z"/>
          <w:sz w:val="22"/>
          <w:szCs w:val="22"/>
          <w:rPrChange w:id="38663" w:author="Visone Rossana (GSE)" w:date="2025-10-16T11:21:00Z" w16du:dateUtc="2025-10-16T09:21:00Z">
            <w:rPr>
              <w:ins w:id="38664" w:author="Visone Rossana (GSE)" w:date="2025-10-16T11:21:00Z" w16du:dateUtc="2025-10-16T09:21:00Z"/>
              <w:sz w:val="20"/>
              <w:szCs w:val="20"/>
            </w:rPr>
          </w:rPrChange>
        </w:rPr>
        <w:pPrChange w:id="38665" w:author="Visone Rossana (GSE)" w:date="2025-10-16T11:21:00Z" w16du:dateUtc="2025-10-16T09:21:00Z">
          <w:pPr>
            <w:tabs>
              <w:tab w:val="left" w:pos="2268"/>
            </w:tabs>
            <w:ind w:left="993"/>
            <w:jc w:val="both"/>
          </w:pPr>
        </w:pPrChange>
      </w:pPr>
      <w:ins w:id="38666" w:author="Visone Rossana (GSE)" w:date="2025-10-16T11:21:00Z" w16du:dateUtc="2025-10-16T09:21:00Z">
        <w:r w:rsidRPr="0009322E">
          <w:rPr>
            <w:sz w:val="22"/>
            <w:szCs w:val="22"/>
            <w:rPrChange w:id="38667" w:author="Visone Rossana (GSE)" w:date="2025-10-16T11:21:00Z" w16du:dateUtc="2025-10-16T09:21:00Z">
              <w:rPr>
                <w:sz w:val="20"/>
                <w:szCs w:val="20"/>
              </w:rPr>
            </w:rPrChange>
          </w:rPr>
          <w:t xml:space="preserve">Modello 1 - </w:t>
        </w:r>
        <w:r w:rsidRPr="0009322E">
          <w:rPr>
            <w:sz w:val="22"/>
            <w:szCs w:val="22"/>
            <w:rPrChange w:id="38668" w:author="Visone Rossana (GSE)" w:date="2025-10-16T11:21:00Z" w16du:dateUtc="2025-10-16T09:21:00Z">
              <w:rPr>
                <w:sz w:val="20"/>
                <w:szCs w:val="20"/>
              </w:rPr>
            </w:rPrChange>
          </w:rPr>
          <w:tab/>
        </w:r>
        <w:r w:rsidRPr="0009322E">
          <w:rPr>
            <w:i/>
            <w:sz w:val="22"/>
            <w:szCs w:val="22"/>
            <w:rPrChange w:id="38669" w:author="Visone Rossana (GSE)" w:date="2025-10-16T11:21:00Z" w16du:dateUtc="2025-10-16T09:21:00Z">
              <w:rPr>
                <w:i/>
                <w:sz w:val="20"/>
                <w:szCs w:val="20"/>
              </w:rPr>
            </w:rPrChange>
          </w:rPr>
          <w:t>fac-simile</w:t>
        </w:r>
        <w:r w:rsidRPr="0009322E">
          <w:rPr>
            <w:sz w:val="22"/>
            <w:szCs w:val="22"/>
            <w:rPrChange w:id="38670" w:author="Visone Rossana (GSE)" w:date="2025-10-16T11:21:00Z" w16du:dateUtc="2025-10-16T09:21:00Z">
              <w:rPr>
                <w:sz w:val="20"/>
                <w:szCs w:val="20"/>
              </w:rPr>
            </w:rPrChange>
          </w:rPr>
          <w:t xml:space="preserve"> Richiesta concessione degli incentivi (accesso diretto)</w:t>
        </w:r>
      </w:ins>
    </w:p>
    <w:p w14:paraId="671A363B" w14:textId="77777777" w:rsidR="00106797" w:rsidRPr="0009322E" w:rsidRDefault="00106797">
      <w:pPr>
        <w:tabs>
          <w:tab w:val="left" w:pos="2268"/>
        </w:tabs>
        <w:spacing w:line="276" w:lineRule="auto"/>
        <w:ind w:left="993"/>
        <w:jc w:val="both"/>
        <w:rPr>
          <w:ins w:id="38671" w:author="Visone Rossana (GSE)" w:date="2025-10-16T11:21:00Z" w16du:dateUtc="2025-10-16T09:21:00Z"/>
          <w:sz w:val="22"/>
          <w:szCs w:val="22"/>
          <w:rPrChange w:id="38672" w:author="Visone Rossana (GSE)" w:date="2025-10-16T11:21:00Z" w16du:dateUtc="2025-10-16T09:21:00Z">
            <w:rPr>
              <w:ins w:id="38673" w:author="Visone Rossana (GSE)" w:date="2025-10-16T11:21:00Z" w16du:dateUtc="2025-10-16T09:21:00Z"/>
              <w:sz w:val="20"/>
              <w:szCs w:val="20"/>
            </w:rPr>
          </w:rPrChange>
        </w:rPr>
        <w:pPrChange w:id="38674" w:author="Visone Rossana (GSE)" w:date="2025-10-16T11:21:00Z" w16du:dateUtc="2025-10-16T09:21:00Z">
          <w:pPr>
            <w:tabs>
              <w:tab w:val="left" w:pos="2268"/>
            </w:tabs>
            <w:ind w:left="993"/>
            <w:jc w:val="both"/>
          </w:pPr>
        </w:pPrChange>
      </w:pPr>
      <w:ins w:id="38675" w:author="Visone Rossana (GSE)" w:date="2025-10-16T11:21:00Z" w16du:dateUtc="2025-10-16T09:21:00Z">
        <w:r w:rsidRPr="0009322E">
          <w:rPr>
            <w:sz w:val="22"/>
            <w:szCs w:val="22"/>
            <w:rPrChange w:id="38676" w:author="Visone Rossana (GSE)" w:date="2025-10-16T11:21:00Z" w16du:dateUtc="2025-10-16T09:21:00Z">
              <w:rPr>
                <w:sz w:val="20"/>
                <w:szCs w:val="20"/>
              </w:rPr>
            </w:rPrChange>
          </w:rPr>
          <w:t xml:space="preserve">Modello 2 - </w:t>
        </w:r>
        <w:r w:rsidRPr="0009322E">
          <w:rPr>
            <w:sz w:val="22"/>
            <w:szCs w:val="22"/>
            <w:rPrChange w:id="38677" w:author="Visone Rossana (GSE)" w:date="2025-10-16T11:21:00Z" w16du:dateUtc="2025-10-16T09:21:00Z">
              <w:rPr>
                <w:sz w:val="20"/>
                <w:szCs w:val="20"/>
              </w:rPr>
            </w:rPrChange>
          </w:rPr>
          <w:tab/>
        </w:r>
        <w:r w:rsidRPr="0009322E">
          <w:rPr>
            <w:i/>
            <w:sz w:val="22"/>
            <w:szCs w:val="22"/>
            <w:rPrChange w:id="38678" w:author="Visone Rossana (GSE)" w:date="2025-10-16T11:21:00Z" w16du:dateUtc="2025-10-16T09:21:00Z">
              <w:rPr>
                <w:i/>
                <w:sz w:val="20"/>
                <w:szCs w:val="20"/>
              </w:rPr>
            </w:rPrChange>
          </w:rPr>
          <w:t>fac-simile</w:t>
        </w:r>
        <w:r w:rsidRPr="0009322E">
          <w:rPr>
            <w:sz w:val="22"/>
            <w:szCs w:val="22"/>
            <w:rPrChange w:id="38679" w:author="Visone Rossana (GSE)" w:date="2025-10-16T11:21:00Z" w16du:dateUtc="2025-10-16T09:21:00Z">
              <w:rPr>
                <w:sz w:val="20"/>
                <w:szCs w:val="20"/>
              </w:rPr>
            </w:rPrChange>
          </w:rPr>
          <w:t xml:space="preserve"> Richiesta di prenotazione degli incentivi (accesso a preventivo)</w:t>
        </w:r>
      </w:ins>
    </w:p>
    <w:p w14:paraId="739F6A65" w14:textId="77777777" w:rsidR="00106797" w:rsidRDefault="00106797" w:rsidP="0009322E">
      <w:pPr>
        <w:tabs>
          <w:tab w:val="left" w:pos="2268"/>
        </w:tabs>
        <w:spacing w:line="276" w:lineRule="auto"/>
        <w:ind w:left="993"/>
        <w:jc w:val="both"/>
        <w:rPr>
          <w:ins w:id="38680" w:author="Visone Rossana (GSE)" w:date="2025-10-16T11:24:00Z" w16du:dateUtc="2025-10-16T09:24:00Z"/>
          <w:sz w:val="22"/>
          <w:szCs w:val="22"/>
        </w:rPr>
      </w:pPr>
      <w:ins w:id="38681" w:author="Visone Rossana (GSE)" w:date="2025-10-16T11:21:00Z" w16du:dateUtc="2025-10-16T09:21:00Z">
        <w:r w:rsidRPr="0009322E">
          <w:rPr>
            <w:sz w:val="22"/>
            <w:szCs w:val="22"/>
            <w:rPrChange w:id="38682" w:author="Visone Rossana (GSE)" w:date="2025-10-16T11:21:00Z" w16du:dateUtc="2025-10-16T09:21:00Z">
              <w:rPr>
                <w:sz w:val="20"/>
                <w:szCs w:val="20"/>
              </w:rPr>
            </w:rPrChange>
          </w:rPr>
          <w:t xml:space="preserve">Modello 3 - </w:t>
        </w:r>
        <w:r w:rsidRPr="0009322E">
          <w:rPr>
            <w:sz w:val="22"/>
            <w:szCs w:val="22"/>
            <w:rPrChange w:id="38683" w:author="Visone Rossana (GSE)" w:date="2025-10-16T11:21:00Z" w16du:dateUtc="2025-10-16T09:21:00Z">
              <w:rPr>
                <w:sz w:val="20"/>
                <w:szCs w:val="20"/>
              </w:rPr>
            </w:rPrChange>
          </w:rPr>
          <w:tab/>
        </w:r>
      </w:ins>
      <w:ins w:id="38684" w:author="Visone Rossana (GSE)" w:date="2025-10-16T11:25:00Z" w16du:dateUtc="2025-10-16T09:25:00Z">
        <w:r w:rsidR="0063773A" w:rsidRPr="0063773A">
          <w:rPr>
            <w:i/>
            <w:iCs/>
            <w:sz w:val="22"/>
            <w:szCs w:val="22"/>
            <w:rPrChange w:id="38685" w:author="Visone Rossana (GSE)" w:date="2025-10-16T11:25:00Z" w16du:dateUtc="2025-10-16T09:25:00Z">
              <w:rPr>
                <w:sz w:val="22"/>
                <w:szCs w:val="22"/>
              </w:rPr>
            </w:rPrChange>
          </w:rPr>
          <w:t>f</w:t>
        </w:r>
      </w:ins>
      <w:ins w:id="38686" w:author="Visone Rossana (GSE)" w:date="2025-10-16T11:21:00Z" w16du:dateUtc="2025-10-16T09:21:00Z">
        <w:r w:rsidRPr="0009322E">
          <w:rPr>
            <w:i/>
            <w:sz w:val="22"/>
            <w:szCs w:val="22"/>
            <w:rPrChange w:id="38687" w:author="Visone Rossana (GSE)" w:date="2025-10-16T11:21:00Z" w16du:dateUtc="2025-10-16T09:21:00Z">
              <w:rPr>
                <w:i/>
                <w:sz w:val="20"/>
                <w:szCs w:val="20"/>
              </w:rPr>
            </w:rPrChange>
          </w:rPr>
          <w:t>ac-simile</w:t>
        </w:r>
        <w:r w:rsidRPr="0009322E">
          <w:rPr>
            <w:sz w:val="22"/>
            <w:szCs w:val="22"/>
            <w:rPrChange w:id="38688" w:author="Visone Rossana (GSE)" w:date="2025-10-16T11:21:00Z" w16du:dateUtc="2025-10-16T09:21:00Z">
              <w:rPr>
                <w:sz w:val="20"/>
                <w:szCs w:val="20"/>
              </w:rPr>
            </w:rPrChange>
          </w:rPr>
          <w:t xml:space="preserve"> Richiesta di prenotazione degli incentivi (accesso diretto)</w:t>
        </w:r>
      </w:ins>
    </w:p>
    <w:p w14:paraId="5BCC9064" w14:textId="3AE9D265" w:rsidR="0029529E" w:rsidRPr="00A00ADB" w:rsidRDefault="0029529E">
      <w:pPr>
        <w:tabs>
          <w:tab w:val="left" w:pos="2127"/>
        </w:tabs>
        <w:spacing w:line="276" w:lineRule="auto"/>
        <w:ind w:left="2233" w:hanging="1240"/>
        <w:jc w:val="both"/>
        <w:rPr>
          <w:ins w:id="38689" w:author="Visone Rossana (GSE)" w:date="2025-10-16T11:24:00Z" w16du:dateUtc="2025-10-16T09:24:00Z"/>
          <w:sz w:val="22"/>
          <w:szCs w:val="22"/>
        </w:rPr>
        <w:pPrChange w:id="38690" w:author="Visone Rossana (GSE)" w:date="2025-10-16T11:26:00Z" w16du:dateUtc="2025-10-16T09:26:00Z">
          <w:pPr>
            <w:tabs>
              <w:tab w:val="left" w:pos="2268"/>
            </w:tabs>
            <w:spacing w:line="276" w:lineRule="auto"/>
            <w:ind w:left="993"/>
            <w:jc w:val="both"/>
          </w:pPr>
        </w:pPrChange>
      </w:pPr>
      <w:ins w:id="38691" w:author="Visone Rossana (GSE)" w:date="2025-10-16T11:24:00Z" w16du:dateUtc="2025-10-16T09:24:00Z">
        <w:r w:rsidRPr="00A00ADB">
          <w:rPr>
            <w:sz w:val="22"/>
            <w:szCs w:val="22"/>
          </w:rPr>
          <w:t xml:space="preserve">Modello </w:t>
        </w:r>
        <w:r>
          <w:rPr>
            <w:sz w:val="22"/>
            <w:szCs w:val="22"/>
          </w:rPr>
          <w:t>4</w:t>
        </w:r>
        <w:r w:rsidRPr="00A00ADB">
          <w:rPr>
            <w:sz w:val="22"/>
            <w:szCs w:val="22"/>
          </w:rPr>
          <w:t xml:space="preserve"> - </w:t>
        </w:r>
        <w:r w:rsidRPr="00A00ADB">
          <w:rPr>
            <w:sz w:val="22"/>
            <w:szCs w:val="22"/>
          </w:rPr>
          <w:tab/>
        </w:r>
        <w:r w:rsidR="0063773A">
          <w:rPr>
            <w:sz w:val="22"/>
            <w:szCs w:val="22"/>
          </w:rPr>
          <w:t xml:space="preserve"> </w:t>
        </w:r>
      </w:ins>
      <w:ins w:id="38692" w:author="Visone Rossana (GSE)" w:date="2025-10-16T11:25:00Z" w16du:dateUtc="2025-10-16T09:25:00Z">
        <w:r w:rsidR="0063773A">
          <w:rPr>
            <w:sz w:val="22"/>
            <w:szCs w:val="22"/>
          </w:rPr>
          <w:t xml:space="preserve"> </w:t>
        </w:r>
        <w:r w:rsidR="0063773A" w:rsidRPr="0063773A">
          <w:rPr>
            <w:i/>
            <w:iCs/>
            <w:sz w:val="22"/>
            <w:szCs w:val="22"/>
            <w:rPrChange w:id="38693" w:author="Visone Rossana (GSE)" w:date="2025-10-16T11:25:00Z" w16du:dateUtc="2025-10-16T09:25:00Z">
              <w:rPr>
                <w:sz w:val="22"/>
                <w:szCs w:val="22"/>
              </w:rPr>
            </w:rPrChange>
          </w:rPr>
          <w:t>f</w:t>
        </w:r>
        <w:r w:rsidR="0063773A" w:rsidRPr="00EC25C8">
          <w:rPr>
            <w:i/>
            <w:sz w:val="22"/>
            <w:szCs w:val="22"/>
          </w:rPr>
          <w:t>ac</w:t>
        </w:r>
        <w:r w:rsidR="0063773A" w:rsidRPr="0063773A">
          <w:rPr>
            <w:sz w:val="22"/>
            <w:szCs w:val="22"/>
            <w:rPrChange w:id="38694" w:author="Visone Rossana (GSE)" w:date="2025-10-16T11:25:00Z" w16du:dateUtc="2025-10-16T09:25:00Z">
              <w:rPr>
                <w:i/>
                <w:sz w:val="22"/>
                <w:szCs w:val="22"/>
              </w:rPr>
            </w:rPrChange>
          </w:rPr>
          <w:t>-simile</w:t>
        </w:r>
        <w:r w:rsidR="0063773A" w:rsidRPr="00A00ADB">
          <w:rPr>
            <w:sz w:val="22"/>
            <w:szCs w:val="22"/>
          </w:rPr>
          <w:t xml:space="preserve"> Richiesta di</w:t>
        </w:r>
      </w:ins>
      <w:ins w:id="38695" w:author="Visone Rossana (GSE)" w:date="2025-10-16T11:26:00Z" w16du:dateUtc="2025-10-16T09:26:00Z">
        <w:r w:rsidR="0063773A">
          <w:rPr>
            <w:sz w:val="22"/>
            <w:szCs w:val="22"/>
          </w:rPr>
          <w:t xml:space="preserve"> contributo anticipato per la redazione della Diagnosi energetica</w:t>
        </w:r>
      </w:ins>
    </w:p>
    <w:p w14:paraId="5616ECEF" w14:textId="05071005" w:rsidR="0063773A" w:rsidRDefault="0063773A" w:rsidP="0063773A">
      <w:pPr>
        <w:tabs>
          <w:tab w:val="left" w:pos="2268"/>
        </w:tabs>
        <w:spacing w:line="276" w:lineRule="auto"/>
        <w:ind w:left="993"/>
        <w:jc w:val="both"/>
        <w:rPr>
          <w:ins w:id="38696" w:author="Visone Rossana (GSE)" w:date="2025-10-16T11:26:00Z" w16du:dateUtc="2025-10-16T09:26:00Z"/>
          <w:sz w:val="22"/>
          <w:szCs w:val="22"/>
        </w:rPr>
      </w:pPr>
      <w:ins w:id="38697" w:author="Visone Rossana (GSE)" w:date="2025-10-16T11:26:00Z" w16du:dateUtc="2025-10-16T09:26:00Z">
        <w:r w:rsidRPr="00A00ADB">
          <w:rPr>
            <w:sz w:val="22"/>
            <w:szCs w:val="22"/>
          </w:rPr>
          <w:t xml:space="preserve">Modello </w:t>
        </w:r>
        <w:r>
          <w:rPr>
            <w:sz w:val="22"/>
            <w:szCs w:val="22"/>
          </w:rPr>
          <w:t>5</w:t>
        </w:r>
        <w:r w:rsidRPr="00A00ADB">
          <w:rPr>
            <w:sz w:val="22"/>
            <w:szCs w:val="22"/>
          </w:rPr>
          <w:t xml:space="preserve"> - </w:t>
        </w:r>
        <w:r w:rsidRPr="00A00ADB">
          <w:rPr>
            <w:sz w:val="22"/>
            <w:szCs w:val="22"/>
          </w:rPr>
          <w:tab/>
        </w:r>
        <w:r w:rsidRPr="00A00ADB">
          <w:rPr>
            <w:i/>
            <w:iCs/>
            <w:sz w:val="22"/>
            <w:szCs w:val="22"/>
          </w:rPr>
          <w:t>f</w:t>
        </w:r>
        <w:r w:rsidRPr="00A00ADB">
          <w:rPr>
            <w:i/>
            <w:sz w:val="22"/>
            <w:szCs w:val="22"/>
          </w:rPr>
          <w:t>ac-simile</w:t>
        </w:r>
        <w:r w:rsidRPr="00A00ADB">
          <w:rPr>
            <w:sz w:val="22"/>
            <w:szCs w:val="22"/>
          </w:rPr>
          <w:t xml:space="preserve"> Richiesta </w:t>
        </w:r>
        <w:r>
          <w:rPr>
            <w:sz w:val="22"/>
            <w:szCs w:val="22"/>
          </w:rPr>
          <w:t>preliminare di accesso agli incentivi</w:t>
        </w:r>
      </w:ins>
    </w:p>
    <w:p w14:paraId="45C19349" w14:textId="401CA1ED" w:rsidR="00106797" w:rsidRPr="0009322E" w:rsidRDefault="00106797">
      <w:pPr>
        <w:tabs>
          <w:tab w:val="left" w:pos="2268"/>
        </w:tabs>
        <w:spacing w:line="276" w:lineRule="auto"/>
        <w:ind w:left="993"/>
        <w:jc w:val="both"/>
        <w:rPr>
          <w:ins w:id="38698" w:author="Visone Rossana (GSE)" w:date="2025-10-16T11:21:00Z" w16du:dateUtc="2025-10-16T09:21:00Z"/>
          <w:sz w:val="22"/>
          <w:szCs w:val="22"/>
          <w:rPrChange w:id="38699" w:author="Visone Rossana (GSE)" w:date="2025-10-16T11:21:00Z" w16du:dateUtc="2025-10-16T09:21:00Z">
            <w:rPr>
              <w:ins w:id="38700" w:author="Visone Rossana (GSE)" w:date="2025-10-16T11:21:00Z" w16du:dateUtc="2025-10-16T09:21:00Z"/>
              <w:sz w:val="20"/>
              <w:szCs w:val="20"/>
            </w:rPr>
          </w:rPrChange>
        </w:rPr>
        <w:pPrChange w:id="38701" w:author="Visone Rossana (GSE)" w:date="2025-10-16T11:21:00Z" w16du:dateUtc="2025-10-16T09:21:00Z">
          <w:pPr>
            <w:tabs>
              <w:tab w:val="left" w:pos="2268"/>
            </w:tabs>
            <w:ind w:left="993"/>
            <w:jc w:val="both"/>
          </w:pPr>
        </w:pPrChange>
      </w:pPr>
      <w:ins w:id="38702" w:author="Visone Rossana (GSE)" w:date="2025-10-16T11:21:00Z" w16du:dateUtc="2025-10-16T09:21:00Z">
        <w:r w:rsidRPr="0009322E">
          <w:rPr>
            <w:sz w:val="22"/>
            <w:szCs w:val="22"/>
            <w:rPrChange w:id="38703" w:author="Visone Rossana (GSE)" w:date="2025-10-16T11:21:00Z" w16du:dateUtc="2025-10-16T09:21:00Z">
              <w:rPr>
                <w:sz w:val="20"/>
                <w:szCs w:val="20"/>
              </w:rPr>
            </w:rPrChange>
          </w:rPr>
          <w:t xml:space="preserve">Modello </w:t>
        </w:r>
      </w:ins>
      <w:ins w:id="38704" w:author="Visone Rossana (GSE)" w:date="2025-10-16T11:27:00Z" w16du:dateUtc="2025-10-16T09:27:00Z">
        <w:r w:rsidR="0063773A">
          <w:rPr>
            <w:sz w:val="22"/>
            <w:szCs w:val="22"/>
          </w:rPr>
          <w:t>6</w:t>
        </w:r>
      </w:ins>
      <w:ins w:id="38705" w:author="Visone Rossana (GSE)" w:date="2025-10-16T11:21:00Z" w16du:dateUtc="2025-10-16T09:21:00Z">
        <w:r w:rsidRPr="0009322E">
          <w:rPr>
            <w:sz w:val="22"/>
            <w:szCs w:val="22"/>
            <w:rPrChange w:id="38706" w:author="Visone Rossana (GSE)" w:date="2025-10-16T11:21:00Z" w16du:dateUtc="2025-10-16T09:21:00Z">
              <w:rPr>
                <w:sz w:val="20"/>
                <w:szCs w:val="20"/>
              </w:rPr>
            </w:rPrChange>
          </w:rPr>
          <w:t xml:space="preserve"> - </w:t>
        </w:r>
        <w:r w:rsidRPr="0009322E">
          <w:rPr>
            <w:sz w:val="22"/>
            <w:szCs w:val="22"/>
            <w:rPrChange w:id="38707" w:author="Visone Rossana (GSE)" w:date="2025-10-16T11:21:00Z" w16du:dateUtc="2025-10-16T09:21:00Z">
              <w:rPr>
                <w:sz w:val="20"/>
                <w:szCs w:val="20"/>
              </w:rPr>
            </w:rPrChange>
          </w:rPr>
          <w:tab/>
          <w:t xml:space="preserve">Delega del </w:t>
        </w:r>
        <w:r w:rsidR="0009322E">
          <w:rPr>
            <w:sz w:val="22"/>
            <w:szCs w:val="22"/>
          </w:rPr>
          <w:t>S</w:t>
        </w:r>
        <w:r w:rsidRPr="0009322E">
          <w:rPr>
            <w:sz w:val="22"/>
            <w:szCs w:val="22"/>
            <w:rPrChange w:id="38708" w:author="Visone Rossana (GSE)" w:date="2025-10-16T11:21:00Z" w16du:dateUtc="2025-10-16T09:21:00Z">
              <w:rPr>
                <w:sz w:val="20"/>
                <w:szCs w:val="20"/>
              </w:rPr>
            </w:rPrChange>
          </w:rPr>
          <w:t xml:space="preserve">oggetto </w:t>
        </w:r>
        <w:r w:rsidR="0009322E">
          <w:rPr>
            <w:sz w:val="22"/>
            <w:szCs w:val="22"/>
          </w:rPr>
          <w:t>R</w:t>
        </w:r>
        <w:r w:rsidRPr="0009322E">
          <w:rPr>
            <w:sz w:val="22"/>
            <w:szCs w:val="22"/>
            <w:rPrChange w:id="38709" w:author="Visone Rossana (GSE)" w:date="2025-10-16T11:21:00Z" w16du:dateUtc="2025-10-16T09:21:00Z">
              <w:rPr>
                <w:sz w:val="20"/>
                <w:szCs w:val="20"/>
              </w:rPr>
            </w:rPrChange>
          </w:rPr>
          <w:t>esponsabile al soggetto delegato</w:t>
        </w:r>
      </w:ins>
    </w:p>
    <w:p w14:paraId="2E3C3542" w14:textId="4301AE2F" w:rsidR="00106797" w:rsidRPr="0009322E" w:rsidRDefault="00106797">
      <w:pPr>
        <w:tabs>
          <w:tab w:val="left" w:pos="2268"/>
        </w:tabs>
        <w:spacing w:line="276" w:lineRule="auto"/>
        <w:ind w:left="993"/>
        <w:jc w:val="both"/>
        <w:rPr>
          <w:ins w:id="38710" w:author="Visone Rossana (GSE)" w:date="2025-10-16T11:21:00Z" w16du:dateUtc="2025-10-16T09:21:00Z"/>
          <w:sz w:val="22"/>
          <w:szCs w:val="22"/>
          <w:rPrChange w:id="38711" w:author="Visone Rossana (GSE)" w:date="2025-10-16T11:21:00Z" w16du:dateUtc="2025-10-16T09:21:00Z">
            <w:rPr>
              <w:ins w:id="38712" w:author="Visone Rossana (GSE)" w:date="2025-10-16T11:21:00Z" w16du:dateUtc="2025-10-16T09:21:00Z"/>
              <w:sz w:val="20"/>
              <w:szCs w:val="20"/>
            </w:rPr>
          </w:rPrChange>
        </w:rPr>
        <w:pPrChange w:id="38713" w:author="Visone Rossana (GSE)" w:date="2025-10-16T11:21:00Z" w16du:dateUtc="2025-10-16T09:21:00Z">
          <w:pPr>
            <w:tabs>
              <w:tab w:val="left" w:pos="2268"/>
            </w:tabs>
            <w:ind w:left="993"/>
            <w:jc w:val="both"/>
          </w:pPr>
        </w:pPrChange>
      </w:pPr>
      <w:ins w:id="38714" w:author="Visone Rossana (GSE)" w:date="2025-10-16T11:21:00Z" w16du:dateUtc="2025-10-16T09:21:00Z">
        <w:r w:rsidRPr="0009322E">
          <w:rPr>
            <w:sz w:val="22"/>
            <w:szCs w:val="22"/>
            <w:rPrChange w:id="38715" w:author="Visone Rossana (GSE)" w:date="2025-10-16T11:21:00Z" w16du:dateUtc="2025-10-16T09:21:00Z">
              <w:rPr>
                <w:sz w:val="20"/>
                <w:szCs w:val="20"/>
              </w:rPr>
            </w:rPrChange>
          </w:rPr>
          <w:t xml:space="preserve">Modello </w:t>
        </w:r>
      </w:ins>
      <w:ins w:id="38716" w:author="Visone Rossana (GSE)" w:date="2025-10-16T11:27:00Z" w16du:dateUtc="2025-10-16T09:27:00Z">
        <w:r w:rsidR="0063773A">
          <w:rPr>
            <w:sz w:val="22"/>
            <w:szCs w:val="22"/>
          </w:rPr>
          <w:t>7</w:t>
        </w:r>
      </w:ins>
      <w:ins w:id="38717" w:author="Visone Rossana (GSE)" w:date="2025-10-16T11:21:00Z" w16du:dateUtc="2025-10-16T09:21:00Z">
        <w:r w:rsidRPr="0009322E">
          <w:rPr>
            <w:sz w:val="22"/>
            <w:szCs w:val="22"/>
            <w:rPrChange w:id="38718" w:author="Visone Rossana (GSE)" w:date="2025-10-16T11:21:00Z" w16du:dateUtc="2025-10-16T09:21:00Z">
              <w:rPr>
                <w:sz w:val="20"/>
                <w:szCs w:val="20"/>
              </w:rPr>
            </w:rPrChange>
          </w:rPr>
          <w:t xml:space="preserve"> - </w:t>
        </w:r>
        <w:r w:rsidRPr="0009322E">
          <w:rPr>
            <w:sz w:val="22"/>
            <w:szCs w:val="22"/>
            <w:rPrChange w:id="38719" w:author="Visone Rossana (GSE)" w:date="2025-10-16T11:21:00Z" w16du:dateUtc="2025-10-16T09:21:00Z">
              <w:rPr>
                <w:sz w:val="20"/>
                <w:szCs w:val="20"/>
              </w:rPr>
            </w:rPrChange>
          </w:rPr>
          <w:tab/>
          <w:t>Dichiarazione di avvio lavori</w:t>
        </w:r>
      </w:ins>
    </w:p>
    <w:p w14:paraId="56D3E15E" w14:textId="13AFB629" w:rsidR="00106797" w:rsidRPr="0009322E" w:rsidRDefault="00106797">
      <w:pPr>
        <w:tabs>
          <w:tab w:val="left" w:pos="2268"/>
        </w:tabs>
        <w:spacing w:line="276" w:lineRule="auto"/>
        <w:ind w:left="993"/>
        <w:jc w:val="both"/>
        <w:rPr>
          <w:ins w:id="38720" w:author="Visone Rossana (GSE)" w:date="2025-10-16T11:21:00Z" w16du:dateUtc="2025-10-16T09:21:00Z"/>
          <w:sz w:val="22"/>
          <w:szCs w:val="22"/>
          <w:rPrChange w:id="38721" w:author="Visone Rossana (GSE)" w:date="2025-10-16T11:21:00Z" w16du:dateUtc="2025-10-16T09:21:00Z">
            <w:rPr>
              <w:ins w:id="38722" w:author="Visone Rossana (GSE)" w:date="2025-10-16T11:21:00Z" w16du:dateUtc="2025-10-16T09:21:00Z"/>
              <w:sz w:val="20"/>
              <w:szCs w:val="20"/>
            </w:rPr>
          </w:rPrChange>
        </w:rPr>
        <w:pPrChange w:id="38723" w:author="Visone Rossana (GSE)" w:date="2025-10-16T11:21:00Z" w16du:dateUtc="2025-10-16T09:21:00Z">
          <w:pPr>
            <w:tabs>
              <w:tab w:val="left" w:pos="2268"/>
            </w:tabs>
            <w:ind w:left="993"/>
            <w:jc w:val="both"/>
          </w:pPr>
        </w:pPrChange>
      </w:pPr>
      <w:ins w:id="38724" w:author="Visone Rossana (GSE)" w:date="2025-10-16T11:21:00Z" w16du:dateUtc="2025-10-16T09:21:00Z">
        <w:r w:rsidRPr="0009322E">
          <w:rPr>
            <w:sz w:val="22"/>
            <w:szCs w:val="22"/>
            <w:rPrChange w:id="38725" w:author="Visone Rossana (GSE)" w:date="2025-10-16T11:21:00Z" w16du:dateUtc="2025-10-16T09:21:00Z">
              <w:rPr>
                <w:sz w:val="20"/>
                <w:szCs w:val="20"/>
              </w:rPr>
            </w:rPrChange>
          </w:rPr>
          <w:t xml:space="preserve">Modello </w:t>
        </w:r>
      </w:ins>
      <w:ins w:id="38726" w:author="Visone Rossana (GSE)" w:date="2025-10-16T11:27:00Z" w16du:dateUtc="2025-10-16T09:27:00Z">
        <w:r w:rsidR="0063773A">
          <w:rPr>
            <w:sz w:val="22"/>
            <w:szCs w:val="22"/>
          </w:rPr>
          <w:t>8</w:t>
        </w:r>
      </w:ins>
      <w:ins w:id="38727" w:author="Visone Rossana (GSE)" w:date="2025-10-16T11:21:00Z" w16du:dateUtc="2025-10-16T09:21:00Z">
        <w:r w:rsidRPr="0009322E">
          <w:rPr>
            <w:sz w:val="22"/>
            <w:szCs w:val="22"/>
            <w:rPrChange w:id="38728" w:author="Visone Rossana (GSE)" w:date="2025-10-16T11:21:00Z" w16du:dateUtc="2025-10-16T09:21:00Z">
              <w:rPr>
                <w:sz w:val="20"/>
                <w:szCs w:val="20"/>
              </w:rPr>
            </w:rPrChange>
          </w:rPr>
          <w:t xml:space="preserve"> - </w:t>
        </w:r>
        <w:r w:rsidRPr="0009322E">
          <w:rPr>
            <w:sz w:val="22"/>
            <w:szCs w:val="22"/>
            <w:rPrChange w:id="38729" w:author="Visone Rossana (GSE)" w:date="2025-10-16T11:21:00Z" w16du:dateUtc="2025-10-16T09:21:00Z">
              <w:rPr>
                <w:sz w:val="20"/>
                <w:szCs w:val="20"/>
              </w:rPr>
            </w:rPrChange>
          </w:rPr>
          <w:tab/>
          <w:t>Dichiarazione di conclusione dell’intervento</w:t>
        </w:r>
      </w:ins>
    </w:p>
    <w:p w14:paraId="1979BC6D" w14:textId="2D6B726D" w:rsidR="00106797" w:rsidRPr="0009322E" w:rsidRDefault="00106797">
      <w:pPr>
        <w:tabs>
          <w:tab w:val="left" w:pos="2268"/>
        </w:tabs>
        <w:spacing w:line="276" w:lineRule="auto"/>
        <w:ind w:left="993"/>
        <w:jc w:val="both"/>
        <w:rPr>
          <w:ins w:id="38730" w:author="Visone Rossana (GSE)" w:date="2025-10-16T11:21:00Z" w16du:dateUtc="2025-10-16T09:21:00Z"/>
          <w:sz w:val="22"/>
          <w:szCs w:val="22"/>
          <w:rPrChange w:id="38731" w:author="Visone Rossana (GSE)" w:date="2025-10-16T11:21:00Z" w16du:dateUtc="2025-10-16T09:21:00Z">
            <w:rPr>
              <w:ins w:id="38732" w:author="Visone Rossana (GSE)" w:date="2025-10-16T11:21:00Z" w16du:dateUtc="2025-10-16T09:21:00Z"/>
              <w:sz w:val="20"/>
              <w:szCs w:val="20"/>
            </w:rPr>
          </w:rPrChange>
        </w:rPr>
        <w:pPrChange w:id="38733" w:author="Visone Rossana (GSE)" w:date="2025-10-16T11:21:00Z" w16du:dateUtc="2025-10-16T09:21:00Z">
          <w:pPr>
            <w:tabs>
              <w:tab w:val="left" w:pos="2268"/>
            </w:tabs>
            <w:ind w:left="993"/>
            <w:jc w:val="both"/>
          </w:pPr>
        </w:pPrChange>
      </w:pPr>
      <w:ins w:id="38734" w:author="Visone Rossana (GSE)" w:date="2025-10-16T11:21:00Z" w16du:dateUtc="2025-10-16T09:21:00Z">
        <w:r w:rsidRPr="0009322E">
          <w:rPr>
            <w:sz w:val="22"/>
            <w:szCs w:val="22"/>
            <w:rPrChange w:id="38735" w:author="Visone Rossana (GSE)" w:date="2025-10-16T11:21:00Z" w16du:dateUtc="2025-10-16T09:21:00Z">
              <w:rPr>
                <w:sz w:val="20"/>
                <w:szCs w:val="20"/>
              </w:rPr>
            </w:rPrChange>
          </w:rPr>
          <w:t xml:space="preserve">Modello </w:t>
        </w:r>
      </w:ins>
      <w:ins w:id="38736" w:author="Visone Rossana (GSE)" w:date="2025-10-16T11:28:00Z" w16du:dateUtc="2025-10-16T09:28:00Z">
        <w:r w:rsidR="005C015D">
          <w:rPr>
            <w:sz w:val="22"/>
            <w:szCs w:val="22"/>
          </w:rPr>
          <w:t>9</w:t>
        </w:r>
      </w:ins>
      <w:ins w:id="38737" w:author="Visone Rossana (GSE)" w:date="2025-10-16T11:21:00Z" w16du:dateUtc="2025-10-16T09:21:00Z">
        <w:r w:rsidRPr="0009322E">
          <w:rPr>
            <w:sz w:val="22"/>
            <w:szCs w:val="22"/>
            <w:rPrChange w:id="38738" w:author="Visone Rossana (GSE)" w:date="2025-10-16T11:21:00Z" w16du:dateUtc="2025-10-16T09:21:00Z">
              <w:rPr>
                <w:sz w:val="20"/>
                <w:szCs w:val="20"/>
              </w:rPr>
            </w:rPrChange>
          </w:rPr>
          <w:t xml:space="preserve"> - </w:t>
        </w:r>
        <w:r w:rsidRPr="0009322E">
          <w:rPr>
            <w:sz w:val="22"/>
            <w:szCs w:val="22"/>
            <w:rPrChange w:id="38739" w:author="Visone Rossana (GSE)" w:date="2025-10-16T11:21:00Z" w16du:dateUtc="2025-10-16T09:21:00Z">
              <w:rPr>
                <w:sz w:val="20"/>
                <w:szCs w:val="20"/>
              </w:rPr>
            </w:rPrChange>
          </w:rPr>
          <w:tab/>
          <w:t>Asseverazione dell’intervento</w:t>
        </w:r>
      </w:ins>
    </w:p>
    <w:p w14:paraId="6E3E5CF0" w14:textId="0E117B9E" w:rsidR="00106797" w:rsidRPr="0009322E" w:rsidRDefault="00106797">
      <w:pPr>
        <w:tabs>
          <w:tab w:val="left" w:pos="2268"/>
        </w:tabs>
        <w:spacing w:line="276" w:lineRule="auto"/>
        <w:ind w:left="993"/>
        <w:jc w:val="both"/>
        <w:rPr>
          <w:ins w:id="38740" w:author="Visone Rossana (GSE)" w:date="2025-10-16T11:21:00Z" w16du:dateUtc="2025-10-16T09:21:00Z"/>
          <w:sz w:val="22"/>
          <w:szCs w:val="22"/>
          <w:rPrChange w:id="38741" w:author="Visone Rossana (GSE)" w:date="2025-10-16T11:21:00Z" w16du:dateUtc="2025-10-16T09:21:00Z">
            <w:rPr>
              <w:ins w:id="38742" w:author="Visone Rossana (GSE)" w:date="2025-10-16T11:21:00Z" w16du:dateUtc="2025-10-16T09:21:00Z"/>
              <w:sz w:val="20"/>
              <w:szCs w:val="20"/>
            </w:rPr>
          </w:rPrChange>
        </w:rPr>
        <w:pPrChange w:id="38743" w:author="Visone Rossana (GSE)" w:date="2025-10-16T11:21:00Z" w16du:dateUtc="2025-10-16T09:21:00Z">
          <w:pPr>
            <w:tabs>
              <w:tab w:val="left" w:pos="2268"/>
            </w:tabs>
            <w:ind w:left="993"/>
            <w:jc w:val="both"/>
          </w:pPr>
        </w:pPrChange>
      </w:pPr>
      <w:ins w:id="38744" w:author="Visone Rossana (GSE)" w:date="2025-10-16T11:21:00Z" w16du:dateUtc="2025-10-16T09:21:00Z">
        <w:r w:rsidRPr="0009322E">
          <w:rPr>
            <w:sz w:val="22"/>
            <w:szCs w:val="22"/>
            <w:rPrChange w:id="38745" w:author="Visone Rossana (GSE)" w:date="2025-10-16T11:21:00Z" w16du:dateUtc="2025-10-16T09:21:00Z">
              <w:rPr>
                <w:sz w:val="20"/>
                <w:szCs w:val="20"/>
              </w:rPr>
            </w:rPrChange>
          </w:rPr>
          <w:t xml:space="preserve">Modello </w:t>
        </w:r>
      </w:ins>
      <w:ins w:id="38746" w:author="Visone Rossana (GSE)" w:date="2025-10-16T11:28:00Z" w16du:dateUtc="2025-10-16T09:28:00Z">
        <w:r w:rsidR="005C015D">
          <w:rPr>
            <w:sz w:val="22"/>
            <w:szCs w:val="22"/>
          </w:rPr>
          <w:t>10</w:t>
        </w:r>
      </w:ins>
      <w:ins w:id="38747" w:author="Visone Rossana (GSE)" w:date="2025-10-16T11:21:00Z" w16du:dateUtc="2025-10-16T09:21:00Z">
        <w:r w:rsidRPr="0009322E">
          <w:rPr>
            <w:sz w:val="22"/>
            <w:szCs w:val="22"/>
            <w:rPrChange w:id="38748" w:author="Visone Rossana (GSE)" w:date="2025-10-16T11:21:00Z" w16du:dateUtc="2025-10-16T09:21:00Z">
              <w:rPr>
                <w:sz w:val="20"/>
                <w:szCs w:val="20"/>
              </w:rPr>
            </w:rPrChange>
          </w:rPr>
          <w:t xml:space="preserve"> - </w:t>
        </w:r>
        <w:r w:rsidRPr="0009322E">
          <w:rPr>
            <w:sz w:val="22"/>
            <w:szCs w:val="22"/>
            <w:rPrChange w:id="38749" w:author="Visone Rossana (GSE)" w:date="2025-10-16T11:21:00Z" w16du:dateUtc="2025-10-16T09:21:00Z">
              <w:rPr>
                <w:sz w:val="20"/>
                <w:szCs w:val="20"/>
              </w:rPr>
            </w:rPrChange>
          </w:rPr>
          <w:tab/>
          <w:t>Autorizzazione del proprietario</w:t>
        </w:r>
      </w:ins>
    </w:p>
    <w:p w14:paraId="69805DFE" w14:textId="7107793E" w:rsidR="00106797" w:rsidRPr="005C015D" w:rsidRDefault="00106797">
      <w:pPr>
        <w:spacing w:line="276" w:lineRule="auto"/>
        <w:ind w:left="2268" w:hanging="1275"/>
        <w:jc w:val="both"/>
        <w:rPr>
          <w:ins w:id="38750" w:author="Visone Rossana (GSE)" w:date="2025-10-16T11:21:00Z" w16du:dateUtc="2025-10-16T09:21:00Z"/>
          <w:sz w:val="22"/>
          <w:szCs w:val="22"/>
          <w:highlight w:val="yellow"/>
          <w:rPrChange w:id="38751" w:author="Visone Rossana (GSE)" w:date="2025-10-16T11:29:00Z" w16du:dateUtc="2025-10-16T09:29:00Z">
            <w:rPr>
              <w:ins w:id="38752" w:author="Visone Rossana (GSE)" w:date="2025-10-16T11:21:00Z" w16du:dateUtc="2025-10-16T09:21:00Z"/>
              <w:sz w:val="20"/>
              <w:szCs w:val="20"/>
            </w:rPr>
          </w:rPrChange>
        </w:rPr>
        <w:pPrChange w:id="38753" w:author="Visone Rossana (GSE)" w:date="2025-10-16T11:21:00Z" w16du:dateUtc="2025-10-16T09:21:00Z">
          <w:pPr>
            <w:ind w:left="2268" w:hanging="1275"/>
            <w:jc w:val="both"/>
          </w:pPr>
        </w:pPrChange>
      </w:pPr>
      <w:ins w:id="38754" w:author="Visone Rossana (GSE)" w:date="2025-10-16T11:21:00Z" w16du:dateUtc="2025-10-16T09:21:00Z">
        <w:r w:rsidRPr="005C015D">
          <w:rPr>
            <w:sz w:val="22"/>
            <w:szCs w:val="22"/>
            <w:highlight w:val="yellow"/>
            <w:rPrChange w:id="38755" w:author="Visone Rossana (GSE)" w:date="2025-10-16T11:29:00Z" w16du:dateUtc="2025-10-16T09:29:00Z">
              <w:rPr>
                <w:sz w:val="20"/>
                <w:szCs w:val="20"/>
              </w:rPr>
            </w:rPrChange>
          </w:rPr>
          <w:t xml:space="preserve">Modello </w:t>
        </w:r>
      </w:ins>
      <w:ins w:id="38756" w:author="Visone Rossana (GSE)" w:date="2025-10-16T11:28:00Z" w16du:dateUtc="2025-10-16T09:28:00Z">
        <w:r w:rsidR="005C015D" w:rsidRPr="005C015D">
          <w:rPr>
            <w:sz w:val="22"/>
            <w:szCs w:val="22"/>
            <w:highlight w:val="yellow"/>
            <w:rPrChange w:id="38757" w:author="Visone Rossana (GSE)" w:date="2025-10-16T11:29:00Z" w16du:dateUtc="2025-10-16T09:29:00Z">
              <w:rPr>
                <w:sz w:val="22"/>
                <w:szCs w:val="22"/>
              </w:rPr>
            </w:rPrChange>
          </w:rPr>
          <w:t>11</w:t>
        </w:r>
      </w:ins>
      <w:ins w:id="38758" w:author="Visone Rossana (GSE)" w:date="2025-10-16T11:21:00Z" w16du:dateUtc="2025-10-16T09:21:00Z">
        <w:r w:rsidRPr="005C015D">
          <w:rPr>
            <w:sz w:val="22"/>
            <w:szCs w:val="22"/>
            <w:highlight w:val="yellow"/>
            <w:rPrChange w:id="38759" w:author="Visone Rossana (GSE)" w:date="2025-10-16T11:29:00Z" w16du:dateUtc="2025-10-16T09:29:00Z">
              <w:rPr>
                <w:sz w:val="20"/>
                <w:szCs w:val="20"/>
              </w:rPr>
            </w:rPrChange>
          </w:rPr>
          <w:t xml:space="preserve"> - </w:t>
        </w:r>
        <w:r w:rsidRPr="005C015D">
          <w:rPr>
            <w:sz w:val="22"/>
            <w:szCs w:val="22"/>
            <w:highlight w:val="yellow"/>
            <w:rPrChange w:id="38760" w:author="Visone Rossana (GSE)" w:date="2025-10-16T11:29:00Z" w16du:dateUtc="2025-10-16T09:29:00Z">
              <w:rPr>
                <w:sz w:val="20"/>
                <w:szCs w:val="20"/>
              </w:rPr>
            </w:rPrChange>
          </w:rPr>
          <w:tab/>
          <w:t>Dichiarazione di rispondenza del contratto ai requisiti previsti dall’Allegato 8 del decreto legislativo 4 luglio 2014, n. 102</w:t>
        </w:r>
      </w:ins>
    </w:p>
    <w:p w14:paraId="7CA2CE62" w14:textId="49BE87C5" w:rsidR="00106797" w:rsidRPr="005C015D" w:rsidRDefault="00106797" w:rsidP="0009322E">
      <w:pPr>
        <w:tabs>
          <w:tab w:val="left" w:pos="2268"/>
        </w:tabs>
        <w:spacing w:line="276" w:lineRule="auto"/>
        <w:ind w:left="2268" w:hanging="1276"/>
        <w:jc w:val="both"/>
        <w:rPr>
          <w:ins w:id="38761" w:author="Visone Rossana (GSE)" w:date="2025-10-16T11:28:00Z" w16du:dateUtc="2025-10-16T09:28:00Z"/>
          <w:bCs/>
          <w:sz w:val="22"/>
          <w:szCs w:val="22"/>
          <w:highlight w:val="yellow"/>
          <w:rPrChange w:id="38762" w:author="Visone Rossana (GSE)" w:date="2025-10-16T11:29:00Z" w16du:dateUtc="2025-10-16T09:29:00Z">
            <w:rPr>
              <w:ins w:id="38763" w:author="Visone Rossana (GSE)" w:date="2025-10-16T11:28:00Z" w16du:dateUtc="2025-10-16T09:28:00Z"/>
              <w:bCs/>
              <w:sz w:val="22"/>
              <w:szCs w:val="22"/>
            </w:rPr>
          </w:rPrChange>
        </w:rPr>
      </w:pPr>
      <w:ins w:id="38764" w:author="Visone Rossana (GSE)" w:date="2025-10-16T11:21:00Z" w16du:dateUtc="2025-10-16T09:21:00Z">
        <w:r w:rsidRPr="005C015D">
          <w:rPr>
            <w:bCs/>
            <w:sz w:val="22"/>
            <w:szCs w:val="22"/>
            <w:highlight w:val="yellow"/>
            <w:rPrChange w:id="38765" w:author="Visone Rossana (GSE)" w:date="2025-10-16T11:29:00Z" w16du:dateUtc="2025-10-16T09:29:00Z">
              <w:rPr>
                <w:bCs/>
                <w:sz w:val="20"/>
                <w:szCs w:val="20"/>
              </w:rPr>
            </w:rPrChange>
          </w:rPr>
          <w:t>Modello 1</w:t>
        </w:r>
      </w:ins>
      <w:ins w:id="38766" w:author="Visone Rossana (GSE)" w:date="2025-10-16T11:28:00Z" w16du:dateUtc="2025-10-16T09:28:00Z">
        <w:r w:rsidR="005C015D" w:rsidRPr="005C015D">
          <w:rPr>
            <w:bCs/>
            <w:sz w:val="22"/>
            <w:szCs w:val="22"/>
            <w:highlight w:val="yellow"/>
            <w:rPrChange w:id="38767" w:author="Visone Rossana (GSE)" w:date="2025-10-16T11:29:00Z" w16du:dateUtc="2025-10-16T09:29:00Z">
              <w:rPr>
                <w:bCs/>
                <w:sz w:val="22"/>
                <w:szCs w:val="22"/>
              </w:rPr>
            </w:rPrChange>
          </w:rPr>
          <w:t>2</w:t>
        </w:r>
      </w:ins>
      <w:ins w:id="38768" w:author="Visone Rossana (GSE)" w:date="2025-10-16T11:21:00Z" w16du:dateUtc="2025-10-16T09:21:00Z">
        <w:r w:rsidRPr="005C015D">
          <w:rPr>
            <w:bCs/>
            <w:sz w:val="22"/>
            <w:szCs w:val="22"/>
            <w:highlight w:val="yellow"/>
            <w:rPrChange w:id="38769" w:author="Visone Rossana (GSE)" w:date="2025-10-16T11:29:00Z" w16du:dateUtc="2025-10-16T09:29:00Z">
              <w:rPr>
                <w:bCs/>
                <w:sz w:val="20"/>
                <w:szCs w:val="20"/>
              </w:rPr>
            </w:rPrChange>
          </w:rPr>
          <w:t xml:space="preserve"> - </w:t>
        </w:r>
        <w:r w:rsidRPr="005C015D">
          <w:rPr>
            <w:bCs/>
            <w:sz w:val="22"/>
            <w:szCs w:val="22"/>
            <w:highlight w:val="yellow"/>
            <w:rPrChange w:id="38770" w:author="Visone Rossana (GSE)" w:date="2025-10-16T11:29:00Z" w16du:dateUtc="2025-10-16T09:29:00Z">
              <w:rPr>
                <w:bCs/>
                <w:sz w:val="20"/>
                <w:szCs w:val="20"/>
              </w:rPr>
            </w:rPrChange>
          </w:rPr>
          <w:tab/>
        </w:r>
        <w:r w:rsidRPr="005C015D">
          <w:rPr>
            <w:sz w:val="22"/>
            <w:szCs w:val="22"/>
            <w:highlight w:val="yellow"/>
            <w:rPrChange w:id="38771" w:author="Visone Rossana (GSE)" w:date="2025-10-16T11:29:00Z" w16du:dateUtc="2025-10-16T09:29:00Z">
              <w:rPr>
                <w:sz w:val="20"/>
                <w:szCs w:val="20"/>
              </w:rPr>
            </w:rPrChange>
          </w:rPr>
          <w:t xml:space="preserve">Dichiarazione di rispondenza del contratto ai requisiti </w:t>
        </w:r>
        <w:r w:rsidRPr="005C015D">
          <w:rPr>
            <w:bCs/>
            <w:sz w:val="22"/>
            <w:szCs w:val="22"/>
            <w:highlight w:val="yellow"/>
            <w:rPrChange w:id="38772" w:author="Visone Rossana (GSE)" w:date="2025-10-16T11:29:00Z" w16du:dateUtc="2025-10-16T09:29:00Z">
              <w:rPr>
                <w:bCs/>
                <w:sz w:val="20"/>
              </w:rPr>
            </w:rPrChange>
          </w:rPr>
          <w:t>previsti dall’Allegato II del decreto legislativo 30 maggio 2008, n. 115, e da quanto disposto all’ art. 14, comma 2, del decreto legislativo 4 luglio 2014, n. 102</w:t>
        </w:r>
      </w:ins>
    </w:p>
    <w:p w14:paraId="495FCE46" w14:textId="33FD5234" w:rsidR="005C015D" w:rsidRDefault="005C015D" w:rsidP="005C015D">
      <w:pPr>
        <w:tabs>
          <w:tab w:val="left" w:pos="2268"/>
        </w:tabs>
        <w:spacing w:line="276" w:lineRule="auto"/>
        <w:ind w:left="2268" w:hanging="1276"/>
        <w:jc w:val="both"/>
        <w:rPr>
          <w:ins w:id="38773" w:author="Visone Rossana (GSE)" w:date="2025-10-16T11:28:00Z" w16du:dateUtc="2025-10-16T09:28:00Z"/>
          <w:bCs/>
          <w:sz w:val="22"/>
          <w:szCs w:val="22"/>
        </w:rPr>
      </w:pPr>
      <w:ins w:id="38774" w:author="Visone Rossana (GSE)" w:date="2025-10-16T11:28:00Z" w16du:dateUtc="2025-10-16T09:28:00Z">
        <w:r w:rsidRPr="005C015D">
          <w:rPr>
            <w:bCs/>
            <w:sz w:val="22"/>
            <w:szCs w:val="22"/>
            <w:highlight w:val="yellow"/>
            <w:rPrChange w:id="38775" w:author="Visone Rossana (GSE)" w:date="2025-10-16T11:29:00Z" w16du:dateUtc="2025-10-16T09:29:00Z">
              <w:rPr>
                <w:bCs/>
                <w:sz w:val="22"/>
                <w:szCs w:val="22"/>
              </w:rPr>
            </w:rPrChange>
          </w:rPr>
          <w:t xml:space="preserve">Modello 13 - </w:t>
        </w:r>
        <w:r w:rsidRPr="005C015D">
          <w:rPr>
            <w:bCs/>
            <w:sz w:val="22"/>
            <w:szCs w:val="22"/>
            <w:highlight w:val="yellow"/>
            <w:rPrChange w:id="38776" w:author="Visone Rossana (GSE)" w:date="2025-10-16T11:29:00Z" w16du:dateUtc="2025-10-16T09:29:00Z">
              <w:rPr>
                <w:bCs/>
                <w:sz w:val="22"/>
                <w:szCs w:val="22"/>
              </w:rPr>
            </w:rPrChange>
          </w:rPr>
          <w:tab/>
        </w:r>
        <w:r w:rsidRPr="005C015D">
          <w:rPr>
            <w:sz w:val="22"/>
            <w:szCs w:val="22"/>
            <w:highlight w:val="yellow"/>
            <w:rPrChange w:id="38777" w:author="Visone Rossana (GSE)" w:date="2025-10-16T11:29:00Z" w16du:dateUtc="2025-10-16T09:29:00Z">
              <w:rPr>
                <w:sz w:val="22"/>
                <w:szCs w:val="22"/>
              </w:rPr>
            </w:rPrChange>
          </w:rPr>
          <w:t xml:space="preserve">Dichiarazione di rispondenza del contratto PPP </w:t>
        </w:r>
      </w:ins>
      <w:ins w:id="38778" w:author="Visone Rossana (GSE)" w:date="2025-10-16T11:29:00Z" w16du:dateUtc="2025-10-16T09:29:00Z">
        <w:r w:rsidRPr="005C015D">
          <w:rPr>
            <w:sz w:val="22"/>
            <w:szCs w:val="22"/>
            <w:highlight w:val="yellow"/>
            <w:rPrChange w:id="38779" w:author="Visone Rossana (GSE)" w:date="2025-10-16T11:29:00Z" w16du:dateUtc="2025-10-16T09:29:00Z">
              <w:rPr>
                <w:sz w:val="22"/>
                <w:szCs w:val="22"/>
              </w:rPr>
            </w:rPrChange>
          </w:rPr>
          <w:t>ai requisiti</w:t>
        </w:r>
      </w:ins>
    </w:p>
    <w:p w14:paraId="0CD48223" w14:textId="77777777" w:rsidR="00106797" w:rsidRPr="0009322E" w:rsidRDefault="00106797">
      <w:pPr>
        <w:tabs>
          <w:tab w:val="left" w:pos="2268"/>
        </w:tabs>
        <w:spacing w:line="276" w:lineRule="auto"/>
        <w:ind w:left="993"/>
        <w:jc w:val="both"/>
        <w:rPr>
          <w:ins w:id="38780" w:author="Visone Rossana (GSE)" w:date="2025-10-16T11:21:00Z" w16du:dateUtc="2025-10-16T09:21:00Z"/>
          <w:sz w:val="22"/>
          <w:szCs w:val="22"/>
          <w:rPrChange w:id="38781" w:author="Visone Rossana (GSE)" w:date="2025-10-16T11:21:00Z" w16du:dateUtc="2025-10-16T09:21:00Z">
            <w:rPr>
              <w:ins w:id="38782" w:author="Visone Rossana (GSE)" w:date="2025-10-16T11:21:00Z" w16du:dateUtc="2025-10-16T09:21:00Z"/>
              <w:sz w:val="20"/>
              <w:szCs w:val="20"/>
            </w:rPr>
          </w:rPrChange>
        </w:rPr>
        <w:pPrChange w:id="38783" w:author="Visone Rossana (GSE)" w:date="2025-10-16T11:21:00Z" w16du:dateUtc="2025-10-16T09:21:00Z">
          <w:pPr>
            <w:tabs>
              <w:tab w:val="left" w:pos="2268"/>
            </w:tabs>
            <w:ind w:left="993"/>
            <w:jc w:val="both"/>
          </w:pPr>
        </w:pPrChange>
      </w:pPr>
      <w:ins w:id="38784" w:author="Visone Rossana (GSE)" w:date="2025-10-16T11:21:00Z" w16du:dateUtc="2025-10-16T09:21:00Z">
        <w:r w:rsidRPr="0009322E">
          <w:rPr>
            <w:sz w:val="22"/>
            <w:szCs w:val="22"/>
            <w:rPrChange w:id="38785" w:author="Visone Rossana (GSE)" w:date="2025-10-16T11:21:00Z" w16du:dateUtc="2025-10-16T09:21:00Z">
              <w:rPr>
                <w:sz w:val="20"/>
                <w:szCs w:val="20"/>
              </w:rPr>
            </w:rPrChange>
          </w:rPr>
          <w:t>Modello 11 -</w:t>
        </w:r>
        <w:r w:rsidRPr="0009322E">
          <w:rPr>
            <w:sz w:val="22"/>
            <w:szCs w:val="22"/>
            <w:rPrChange w:id="38786" w:author="Visone Rossana (GSE)" w:date="2025-10-16T11:21:00Z" w16du:dateUtc="2025-10-16T09:21:00Z">
              <w:rPr>
                <w:sz w:val="20"/>
                <w:szCs w:val="20"/>
              </w:rPr>
            </w:rPrChange>
          </w:rPr>
          <w:tab/>
          <w:t xml:space="preserve"> Dichiarazione delle spese sostenute</w:t>
        </w:r>
      </w:ins>
    </w:p>
    <w:p w14:paraId="4F9127FE" w14:textId="77777777" w:rsidR="00106797" w:rsidRPr="0009322E" w:rsidRDefault="00106797">
      <w:pPr>
        <w:tabs>
          <w:tab w:val="left" w:pos="2268"/>
        </w:tabs>
        <w:spacing w:line="276" w:lineRule="auto"/>
        <w:ind w:left="993"/>
        <w:jc w:val="both"/>
        <w:rPr>
          <w:ins w:id="38787" w:author="Visone Rossana (GSE)" w:date="2025-10-16T11:21:00Z" w16du:dateUtc="2025-10-16T09:21:00Z"/>
          <w:sz w:val="22"/>
          <w:szCs w:val="22"/>
          <w:rPrChange w:id="38788" w:author="Visone Rossana (GSE)" w:date="2025-10-16T11:21:00Z" w16du:dateUtc="2025-10-16T09:21:00Z">
            <w:rPr>
              <w:ins w:id="38789" w:author="Visone Rossana (GSE)" w:date="2025-10-16T11:21:00Z" w16du:dateUtc="2025-10-16T09:21:00Z"/>
              <w:sz w:val="20"/>
              <w:szCs w:val="20"/>
            </w:rPr>
          </w:rPrChange>
        </w:rPr>
        <w:pPrChange w:id="38790" w:author="Visone Rossana (GSE)" w:date="2025-10-16T11:21:00Z" w16du:dateUtc="2025-10-16T09:21:00Z">
          <w:pPr>
            <w:tabs>
              <w:tab w:val="left" w:pos="2268"/>
            </w:tabs>
            <w:ind w:left="993"/>
            <w:jc w:val="both"/>
          </w:pPr>
        </w:pPrChange>
      </w:pPr>
      <w:ins w:id="38791" w:author="Visone Rossana (GSE)" w:date="2025-10-16T11:21:00Z" w16du:dateUtc="2025-10-16T09:21:00Z">
        <w:r w:rsidRPr="0009322E">
          <w:rPr>
            <w:sz w:val="22"/>
            <w:szCs w:val="22"/>
            <w:rPrChange w:id="38792" w:author="Visone Rossana (GSE)" w:date="2025-10-16T11:21:00Z" w16du:dateUtc="2025-10-16T09:21:00Z">
              <w:rPr>
                <w:sz w:val="20"/>
                <w:szCs w:val="20"/>
              </w:rPr>
            </w:rPrChange>
          </w:rPr>
          <w:t xml:space="preserve">Modello 12 - </w:t>
        </w:r>
        <w:r w:rsidRPr="0009322E">
          <w:rPr>
            <w:sz w:val="22"/>
            <w:szCs w:val="22"/>
            <w:rPrChange w:id="38793" w:author="Visone Rossana (GSE)" w:date="2025-10-16T11:21:00Z" w16du:dateUtc="2025-10-16T09:21:00Z">
              <w:rPr>
                <w:sz w:val="20"/>
                <w:szCs w:val="20"/>
              </w:rPr>
            </w:rPrChange>
          </w:rPr>
          <w:tab/>
          <w:t>Dichiarazione di responsabilità solidale</w:t>
        </w:r>
      </w:ins>
    </w:p>
    <w:p w14:paraId="0EB82CB8" w14:textId="1E64ECC5" w:rsidR="00106797" w:rsidRPr="0009322E" w:rsidRDefault="00106797">
      <w:pPr>
        <w:tabs>
          <w:tab w:val="left" w:pos="2268"/>
        </w:tabs>
        <w:spacing w:line="276" w:lineRule="auto"/>
        <w:ind w:left="993"/>
        <w:jc w:val="both"/>
        <w:rPr>
          <w:ins w:id="38794" w:author="Visone Rossana (GSE)" w:date="2025-10-16T11:21:00Z" w16du:dateUtc="2025-10-16T09:21:00Z"/>
          <w:sz w:val="22"/>
          <w:szCs w:val="22"/>
          <w:rPrChange w:id="38795" w:author="Visone Rossana (GSE)" w:date="2025-10-16T11:21:00Z" w16du:dateUtc="2025-10-16T09:21:00Z">
            <w:rPr>
              <w:ins w:id="38796" w:author="Visone Rossana (GSE)" w:date="2025-10-16T11:21:00Z" w16du:dateUtc="2025-10-16T09:21:00Z"/>
              <w:sz w:val="20"/>
              <w:szCs w:val="20"/>
            </w:rPr>
          </w:rPrChange>
        </w:rPr>
        <w:pPrChange w:id="38797" w:author="Visone Rossana (GSE)" w:date="2025-10-16T11:21:00Z" w16du:dateUtc="2025-10-16T09:21:00Z">
          <w:pPr>
            <w:tabs>
              <w:tab w:val="left" w:pos="2268"/>
            </w:tabs>
            <w:ind w:left="993"/>
            <w:jc w:val="both"/>
          </w:pPr>
        </w:pPrChange>
      </w:pPr>
      <w:ins w:id="38798" w:author="Visone Rossana (GSE)" w:date="2025-10-16T11:21:00Z" w16du:dateUtc="2025-10-16T09:21:00Z">
        <w:r w:rsidRPr="0009322E">
          <w:rPr>
            <w:sz w:val="22"/>
            <w:szCs w:val="22"/>
            <w:rPrChange w:id="38799" w:author="Visone Rossana (GSE)" w:date="2025-10-16T11:21:00Z" w16du:dateUtc="2025-10-16T09:21:00Z">
              <w:rPr>
                <w:sz w:val="20"/>
                <w:szCs w:val="20"/>
              </w:rPr>
            </w:rPrChange>
          </w:rPr>
          <w:t xml:space="preserve">Modello 13 - </w:t>
        </w:r>
        <w:r w:rsidRPr="0009322E">
          <w:rPr>
            <w:sz w:val="22"/>
            <w:szCs w:val="22"/>
            <w:rPrChange w:id="38800" w:author="Visone Rossana (GSE)" w:date="2025-10-16T11:21:00Z" w16du:dateUtc="2025-10-16T09:21:00Z">
              <w:rPr>
                <w:sz w:val="20"/>
                <w:szCs w:val="20"/>
              </w:rPr>
            </w:rPrChange>
          </w:rPr>
          <w:tab/>
          <w:t xml:space="preserve">Dichiarazione di pagamento ai fini del D.M. </w:t>
        </w:r>
      </w:ins>
      <w:ins w:id="38801" w:author="Visone Rossana (GSE)" w:date="2025-10-16T11:27:00Z" w16du:dateUtc="2025-10-16T09:27:00Z">
        <w:r w:rsidR="0063773A">
          <w:rPr>
            <w:sz w:val="22"/>
            <w:szCs w:val="22"/>
          </w:rPr>
          <w:t>7 agosto 2025</w:t>
        </w:r>
      </w:ins>
    </w:p>
    <w:p w14:paraId="4A984278" w14:textId="77777777" w:rsidR="00106797" w:rsidRPr="0009322E" w:rsidRDefault="00106797">
      <w:pPr>
        <w:tabs>
          <w:tab w:val="left" w:pos="2268"/>
        </w:tabs>
        <w:spacing w:line="276" w:lineRule="auto"/>
        <w:ind w:left="993"/>
        <w:jc w:val="both"/>
        <w:rPr>
          <w:ins w:id="38802" w:author="Visone Rossana (GSE)" w:date="2025-10-16T11:21:00Z" w16du:dateUtc="2025-10-16T09:21:00Z"/>
          <w:sz w:val="22"/>
          <w:szCs w:val="22"/>
          <w:rPrChange w:id="38803" w:author="Visone Rossana (GSE)" w:date="2025-10-16T11:21:00Z" w16du:dateUtc="2025-10-16T09:21:00Z">
            <w:rPr>
              <w:ins w:id="38804" w:author="Visone Rossana (GSE)" w:date="2025-10-16T11:21:00Z" w16du:dateUtc="2025-10-16T09:21:00Z"/>
              <w:sz w:val="20"/>
              <w:szCs w:val="20"/>
            </w:rPr>
          </w:rPrChange>
        </w:rPr>
        <w:pPrChange w:id="38805" w:author="Visone Rossana (GSE)" w:date="2025-10-16T11:21:00Z" w16du:dateUtc="2025-10-16T09:21:00Z">
          <w:pPr>
            <w:tabs>
              <w:tab w:val="left" w:pos="2268"/>
            </w:tabs>
            <w:ind w:left="993"/>
            <w:jc w:val="both"/>
          </w:pPr>
        </w:pPrChange>
      </w:pPr>
      <w:ins w:id="38806" w:author="Visone Rossana (GSE)" w:date="2025-10-16T11:21:00Z" w16du:dateUtc="2025-10-16T09:21:00Z">
        <w:r w:rsidRPr="0009322E">
          <w:rPr>
            <w:sz w:val="22"/>
            <w:szCs w:val="22"/>
            <w:rPrChange w:id="38807" w:author="Visone Rossana (GSE)" w:date="2025-10-16T11:21:00Z" w16du:dateUtc="2025-10-16T09:21:00Z">
              <w:rPr>
                <w:sz w:val="20"/>
                <w:szCs w:val="20"/>
              </w:rPr>
            </w:rPrChange>
          </w:rPr>
          <w:t xml:space="preserve">Modello 14 -  </w:t>
        </w:r>
        <w:r w:rsidRPr="0009322E">
          <w:rPr>
            <w:sz w:val="22"/>
            <w:szCs w:val="22"/>
            <w:rPrChange w:id="38808" w:author="Visone Rossana (GSE)" w:date="2025-10-16T11:21:00Z" w16du:dateUtc="2025-10-16T09:21:00Z">
              <w:rPr>
                <w:sz w:val="20"/>
                <w:szCs w:val="20"/>
              </w:rPr>
            </w:rPrChange>
          </w:rPr>
          <w:tab/>
        </w:r>
        <w:r w:rsidRPr="0009322E">
          <w:rPr>
            <w:i/>
            <w:sz w:val="22"/>
            <w:szCs w:val="22"/>
            <w:rPrChange w:id="38809" w:author="Visone Rossana (GSE)" w:date="2025-10-16T11:21:00Z" w16du:dateUtc="2025-10-16T09:21:00Z">
              <w:rPr>
                <w:i/>
                <w:sz w:val="20"/>
                <w:szCs w:val="20"/>
              </w:rPr>
            </w:rPrChange>
          </w:rPr>
          <w:t xml:space="preserve">fac-simile </w:t>
        </w:r>
        <w:r w:rsidRPr="0009322E">
          <w:rPr>
            <w:sz w:val="22"/>
            <w:szCs w:val="22"/>
            <w:rPrChange w:id="38810" w:author="Visone Rossana (GSE)" w:date="2025-10-16T11:21:00Z" w16du:dateUtc="2025-10-16T09:21:00Z">
              <w:rPr>
                <w:sz w:val="20"/>
                <w:szCs w:val="20"/>
              </w:rPr>
            </w:rPrChange>
          </w:rPr>
          <w:t>Contratto</w:t>
        </w:r>
      </w:ins>
    </w:p>
    <w:p w14:paraId="4E3AD534" w14:textId="0237F2A9" w:rsidR="00106797" w:rsidRDefault="00106797">
      <w:pPr>
        <w:tabs>
          <w:tab w:val="left" w:pos="2268"/>
        </w:tabs>
        <w:spacing w:line="276" w:lineRule="auto"/>
        <w:ind w:left="2268" w:hanging="1275"/>
        <w:jc w:val="both"/>
        <w:rPr>
          <w:ins w:id="38811" w:author="Visone Rossana (GSE)" w:date="2025-10-16T11:23:00Z" w16du:dateUtc="2025-10-16T09:23:00Z"/>
          <w:sz w:val="22"/>
          <w:szCs w:val="22"/>
        </w:rPr>
        <w:pPrChange w:id="38812" w:author="Visone Rossana (GSE)" w:date="2025-10-16T11:23:00Z" w16du:dateUtc="2025-10-16T09:23:00Z">
          <w:pPr>
            <w:tabs>
              <w:tab w:val="left" w:pos="2268"/>
            </w:tabs>
            <w:spacing w:line="276" w:lineRule="auto"/>
            <w:ind w:left="993"/>
            <w:jc w:val="both"/>
          </w:pPr>
        </w:pPrChange>
      </w:pPr>
      <w:ins w:id="38813" w:author="Visone Rossana (GSE)" w:date="2025-10-16T11:21:00Z" w16du:dateUtc="2025-10-16T09:21:00Z">
        <w:r w:rsidRPr="0009322E">
          <w:rPr>
            <w:sz w:val="22"/>
            <w:szCs w:val="22"/>
            <w:rPrChange w:id="38814" w:author="Visone Rossana (GSE)" w:date="2025-10-16T11:21:00Z" w16du:dateUtc="2025-10-16T09:21:00Z">
              <w:rPr>
                <w:sz w:val="20"/>
                <w:szCs w:val="20"/>
              </w:rPr>
            </w:rPrChange>
          </w:rPr>
          <w:t xml:space="preserve">Modello 15 -  </w:t>
        </w:r>
        <w:r w:rsidRPr="0009322E">
          <w:rPr>
            <w:sz w:val="22"/>
            <w:szCs w:val="22"/>
            <w:rPrChange w:id="38815" w:author="Visone Rossana (GSE)" w:date="2025-10-16T11:21:00Z" w16du:dateUtc="2025-10-16T09:21:00Z">
              <w:rPr>
                <w:sz w:val="20"/>
                <w:szCs w:val="20"/>
              </w:rPr>
            </w:rPrChange>
          </w:rPr>
          <w:tab/>
          <w:t>Modello di dichiarazione di provenienza delle risorse</w:t>
        </w:r>
      </w:ins>
      <w:ins w:id="38816" w:author="Visone Rossana (GSE)" w:date="2025-10-16T11:23:00Z" w16du:dateUtc="2025-10-16T09:23:00Z">
        <w:r w:rsidR="004E4302">
          <w:rPr>
            <w:sz w:val="22"/>
            <w:szCs w:val="22"/>
          </w:rPr>
          <w:t xml:space="preserve"> (Modello 1X) per le Pubbliche Amministrazioni </w:t>
        </w:r>
      </w:ins>
    </w:p>
    <w:p w14:paraId="31B487E2" w14:textId="7EC64587" w:rsidR="004E4302" w:rsidRPr="00A00ADB" w:rsidRDefault="004E4302" w:rsidP="004E4302">
      <w:pPr>
        <w:tabs>
          <w:tab w:val="left" w:pos="2268"/>
        </w:tabs>
        <w:spacing w:line="276" w:lineRule="auto"/>
        <w:ind w:left="993"/>
        <w:jc w:val="both"/>
        <w:rPr>
          <w:ins w:id="38817" w:author="Visone Rossana (GSE)" w:date="2025-10-16T11:23:00Z" w16du:dateUtc="2025-10-16T09:23:00Z"/>
          <w:sz w:val="22"/>
          <w:szCs w:val="22"/>
        </w:rPr>
      </w:pPr>
      <w:ins w:id="38818" w:author="Visone Rossana (GSE)" w:date="2025-10-16T11:23:00Z" w16du:dateUtc="2025-10-16T09:23:00Z">
        <w:r w:rsidRPr="00A00ADB">
          <w:rPr>
            <w:sz w:val="22"/>
            <w:szCs w:val="22"/>
          </w:rPr>
          <w:t xml:space="preserve">Modello 15 -  </w:t>
        </w:r>
        <w:r w:rsidRPr="00A00ADB">
          <w:rPr>
            <w:sz w:val="22"/>
            <w:szCs w:val="22"/>
          </w:rPr>
          <w:tab/>
        </w:r>
        <w:r w:rsidRPr="005C015D">
          <w:rPr>
            <w:sz w:val="22"/>
            <w:szCs w:val="22"/>
            <w:highlight w:val="yellow"/>
            <w:rPrChange w:id="38819" w:author="Visone Rossana (GSE)" w:date="2025-10-16T11:29:00Z" w16du:dateUtc="2025-10-16T09:29:00Z">
              <w:rPr>
                <w:sz w:val="22"/>
                <w:szCs w:val="22"/>
              </w:rPr>
            </w:rPrChange>
          </w:rPr>
          <w:t>Modello di dichiarazione di provenienza delle risorse (Modello 1X) per le imprese</w:t>
        </w:r>
      </w:ins>
    </w:p>
    <w:p w14:paraId="2AD4685D" w14:textId="77777777" w:rsidR="004E4302" w:rsidRPr="0009322E" w:rsidRDefault="004E4302">
      <w:pPr>
        <w:tabs>
          <w:tab w:val="left" w:pos="2268"/>
        </w:tabs>
        <w:spacing w:line="276" w:lineRule="auto"/>
        <w:ind w:left="993"/>
        <w:jc w:val="both"/>
        <w:rPr>
          <w:ins w:id="38820" w:author="Visone Rossana (GSE)" w:date="2025-10-16T11:21:00Z" w16du:dateUtc="2025-10-16T09:21:00Z"/>
          <w:sz w:val="22"/>
          <w:szCs w:val="22"/>
          <w:rPrChange w:id="38821" w:author="Visone Rossana (GSE)" w:date="2025-10-16T11:21:00Z" w16du:dateUtc="2025-10-16T09:21:00Z">
            <w:rPr>
              <w:ins w:id="38822" w:author="Visone Rossana (GSE)" w:date="2025-10-16T11:21:00Z" w16du:dateUtc="2025-10-16T09:21:00Z"/>
              <w:sz w:val="20"/>
              <w:szCs w:val="20"/>
            </w:rPr>
          </w:rPrChange>
        </w:rPr>
        <w:pPrChange w:id="38823" w:author="Visone Rossana (GSE)" w:date="2025-10-16T11:21:00Z" w16du:dateUtc="2025-10-16T09:21:00Z">
          <w:pPr>
            <w:tabs>
              <w:tab w:val="left" w:pos="2268"/>
            </w:tabs>
            <w:ind w:left="993"/>
            <w:jc w:val="both"/>
          </w:pPr>
        </w:pPrChange>
      </w:pPr>
    </w:p>
    <w:p w14:paraId="222208F9" w14:textId="77777777" w:rsidR="00743689" w:rsidRPr="00EC25C8" w:rsidRDefault="00743689">
      <w:pPr>
        <w:rPr>
          <w:ins w:id="38824" w:author="Visone Rossana (GSE)" w:date="2025-09-05T11:56:00Z" w16du:dateUtc="2025-09-05T09:56:00Z"/>
        </w:rPr>
        <w:pPrChange w:id="38825" w:author="Visone Rossana (GSE)" w:date="2025-10-16T11:19:00Z" w16du:dateUtc="2025-10-16T09:19:00Z">
          <w:pPr>
            <w:pStyle w:val="Titolo2"/>
          </w:pPr>
        </w:pPrChange>
      </w:pPr>
    </w:p>
    <w:p w14:paraId="0DE0006A" w14:textId="77777777" w:rsidR="0035262C" w:rsidRPr="00F636E7" w:rsidRDefault="0035262C" w:rsidP="0035262C">
      <w:pPr>
        <w:pStyle w:val="Titolo2"/>
        <w:rPr>
          <w:ins w:id="38826" w:author="Visone Rossana (GSE)" w:date="2025-09-05T12:45:00Z" w16du:dateUtc="2025-09-05T10:45:00Z"/>
          <w:rFonts w:ascii="Calibri" w:hAnsi="Calibri" w:cs="Calibri"/>
          <w:i w:val="0"/>
          <w:iCs w:val="0"/>
          <w:sz w:val="32"/>
          <w:szCs w:val="32"/>
          <w:rPrChange w:id="38827" w:author="Visone Rossana (GSE)" w:date="2025-09-09T11:14:00Z" w16du:dateUtc="2025-09-09T09:14:00Z">
            <w:rPr>
              <w:ins w:id="38828" w:author="Visone Rossana (GSE)" w:date="2025-09-05T12:45:00Z" w16du:dateUtc="2025-09-05T10:45:00Z"/>
            </w:rPr>
          </w:rPrChange>
        </w:rPr>
      </w:pPr>
      <w:bookmarkStart w:id="38829" w:name="_Toc212462828"/>
      <w:ins w:id="38830" w:author="Visone Rossana (GSE)" w:date="2025-09-05T12:45:00Z" w16du:dateUtc="2025-09-05T10:45:00Z">
        <w:r w:rsidRPr="00F636E7">
          <w:rPr>
            <w:rFonts w:ascii="Calibri" w:hAnsi="Calibri" w:cs="Calibri"/>
            <w:i w:val="0"/>
            <w:iCs w:val="0"/>
            <w:sz w:val="32"/>
            <w:szCs w:val="32"/>
            <w:rPrChange w:id="38831" w:author="Visone Rossana (GSE)" w:date="2025-09-09T11:14:00Z" w16du:dateUtc="2025-09-09T09:14:00Z">
              <w:rPr/>
            </w:rPrChange>
          </w:rPr>
          <w:t xml:space="preserve">Allegato </w:t>
        </w:r>
        <w:r w:rsidRPr="00F636E7">
          <w:rPr>
            <w:rFonts w:ascii="Calibri" w:hAnsi="Calibri" w:cs="Calibri"/>
            <w:i w:val="0"/>
            <w:iCs w:val="0"/>
            <w:sz w:val="32"/>
            <w:szCs w:val="32"/>
            <w:highlight w:val="yellow"/>
            <w:rPrChange w:id="38832" w:author="Visone Rossana (GSE)" w:date="2025-09-09T11:14:00Z" w16du:dateUtc="2025-09-09T09:14:00Z">
              <w:rPr>
                <w:highlight w:val="yellow"/>
              </w:rPr>
            </w:rPrChange>
          </w:rPr>
          <w:t>X</w:t>
        </w:r>
        <w:r w:rsidRPr="00F636E7">
          <w:rPr>
            <w:rFonts w:ascii="Calibri" w:hAnsi="Calibri" w:cs="Calibri"/>
            <w:i w:val="0"/>
            <w:iCs w:val="0"/>
            <w:sz w:val="32"/>
            <w:szCs w:val="32"/>
            <w:rPrChange w:id="38833" w:author="Visone Rossana (GSE)" w:date="2025-09-09T11:14:00Z" w16du:dateUtc="2025-09-09T09:14:00Z">
              <w:rPr/>
            </w:rPrChange>
          </w:rPr>
          <w:t xml:space="preserve"> – DEFINIZIONI</w:t>
        </w:r>
        <w:bookmarkEnd w:id="38829"/>
      </w:ins>
    </w:p>
    <w:p w14:paraId="6DBF6887" w14:textId="66F0FF75" w:rsidR="00346273" w:rsidRPr="00F46A4C" w:rsidRDefault="0035262C">
      <w:pPr>
        <w:rPr>
          <w:ins w:id="38834" w:author="Visone Rossana (GSE)" w:date="2025-10-21T15:24:00Z" w16du:dateUtc="2025-10-21T13:24:00Z"/>
          <w:rFonts w:cstheme="minorHAnsi"/>
          <w:b/>
          <w:bCs/>
          <w:sz w:val="22"/>
          <w:szCs w:val="22"/>
          <w:u w:val="single"/>
          <w:rPrChange w:id="38835" w:author="Visone Rossana (GSE)" w:date="2025-10-28T16:00:00Z" w16du:dateUtc="2025-10-28T15:00:00Z">
            <w:rPr>
              <w:ins w:id="38836" w:author="Visone Rossana (GSE)" w:date="2025-10-21T15:24:00Z" w16du:dateUtc="2025-10-21T13:24:00Z"/>
              <w:rFonts w:cstheme="minorHAnsi"/>
              <w:b/>
              <w:bCs/>
              <w:sz w:val="22"/>
              <w:szCs w:val="22"/>
            </w:rPr>
          </w:rPrChange>
        </w:rPr>
      </w:pPr>
      <w:ins w:id="38837" w:author="Visone Rossana (GSE)" w:date="2025-09-05T12:45:00Z" w16du:dateUtc="2025-09-05T10:45:00Z">
        <w:r w:rsidRPr="00F46A4C">
          <w:rPr>
            <w:rFonts w:cstheme="minorHAnsi"/>
            <w:b/>
            <w:bCs/>
            <w:sz w:val="22"/>
            <w:szCs w:val="22"/>
            <w:u w:val="single"/>
            <w:rPrChange w:id="38838" w:author="Visone Rossana (GSE)" w:date="2025-10-28T16:00:00Z" w16du:dateUtc="2025-10-28T15:00:00Z">
              <w:rPr/>
            </w:rPrChange>
          </w:rPr>
          <w:t>De</w:t>
        </w:r>
      </w:ins>
      <w:ins w:id="38839" w:author="Visone Rossana (GSE)" w:date="2025-09-08T18:19:00Z" w16du:dateUtc="2025-09-08T16:19:00Z">
        <w:r w:rsidR="006B2BDD" w:rsidRPr="00F46A4C">
          <w:rPr>
            <w:rFonts w:cstheme="minorHAnsi"/>
            <w:b/>
            <w:bCs/>
            <w:sz w:val="22"/>
            <w:szCs w:val="22"/>
            <w:u w:val="single"/>
            <w:rPrChange w:id="38840" w:author="Visone Rossana (GSE)" w:date="2025-10-28T16:00:00Z" w16du:dateUtc="2025-10-28T15:00:00Z">
              <w:rPr/>
            </w:rPrChange>
          </w:rPr>
          <w:t>finizioni d</w:t>
        </w:r>
      </w:ins>
      <w:ins w:id="38841" w:author="Visone Rossana (GSE)" w:date="2025-10-28T16:00:00Z" w16du:dateUtc="2025-10-28T15:00:00Z">
        <w:r w:rsidR="00BD7602" w:rsidRPr="00F46A4C">
          <w:rPr>
            <w:rFonts w:cstheme="minorHAnsi"/>
            <w:b/>
            <w:bCs/>
            <w:sz w:val="22"/>
            <w:szCs w:val="22"/>
            <w:u w:val="single"/>
            <w:rPrChange w:id="38842" w:author="Visone Rossana (GSE)" w:date="2025-10-28T16:00:00Z" w16du:dateUtc="2025-10-28T15:00:00Z">
              <w:rPr>
                <w:rFonts w:cstheme="minorHAnsi"/>
                <w:b/>
                <w:bCs/>
                <w:sz w:val="22"/>
                <w:szCs w:val="22"/>
              </w:rPr>
            </w:rPrChange>
          </w:rPr>
          <w:t xml:space="preserve">i cui </w:t>
        </w:r>
      </w:ins>
      <w:ins w:id="38843" w:author="Visone Rossana (GSE)" w:date="2025-09-08T18:19:00Z" w16du:dateUtc="2025-09-08T16:19:00Z">
        <w:del w:id="38844" w:author="Visone Rossana (GSE)" w:date="2025-10-28T16:00:00Z" w16du:dateUtc="2025-10-28T15:00:00Z">
          <w:r w:rsidR="006B2BDD" w:rsidRPr="00F46A4C" w:rsidDel="00BD7602">
            <w:rPr>
              <w:rFonts w:cstheme="minorHAnsi"/>
              <w:b/>
              <w:bCs/>
              <w:sz w:val="22"/>
              <w:szCs w:val="22"/>
              <w:u w:val="single"/>
              <w:rPrChange w:id="38845" w:author="Visone Rossana (GSE)" w:date="2025-10-28T16:00:00Z" w16du:dateUtc="2025-10-28T15:00:00Z">
                <w:rPr/>
              </w:rPrChange>
            </w:rPr>
            <w:delText>e</w:delText>
          </w:r>
        </w:del>
      </w:ins>
      <w:ins w:id="38846" w:author="Visone Rossana (GSE)" w:date="2025-09-05T12:45:00Z" w16du:dateUtc="2025-09-05T10:45:00Z">
        <w:del w:id="38847" w:author="Visone Rossana (GSE)" w:date="2025-10-28T16:00:00Z" w16du:dateUtc="2025-10-28T15:00:00Z">
          <w:r w:rsidRPr="00F46A4C" w:rsidDel="00BD7602">
            <w:rPr>
              <w:rFonts w:cstheme="minorHAnsi"/>
              <w:b/>
              <w:bCs/>
              <w:sz w:val="22"/>
              <w:szCs w:val="22"/>
              <w:u w:val="single"/>
              <w:rPrChange w:id="38848" w:author="Visone Rossana (GSE)" w:date="2025-10-28T16:00:00Z" w16du:dateUtc="2025-10-28T15:00:00Z">
                <w:rPr/>
              </w:rPrChange>
            </w:rPr>
            <w:delText>l</w:delText>
          </w:r>
        </w:del>
      </w:ins>
      <w:ins w:id="38849" w:author="Visone Rossana (GSE)" w:date="2025-10-28T16:00:00Z" w16du:dateUtc="2025-10-28T15:00:00Z">
        <w:r w:rsidR="00BD7602" w:rsidRPr="00F46A4C">
          <w:rPr>
            <w:rFonts w:cstheme="minorHAnsi"/>
            <w:b/>
            <w:bCs/>
            <w:sz w:val="22"/>
            <w:szCs w:val="22"/>
            <w:u w:val="single"/>
            <w:rPrChange w:id="38850" w:author="Visone Rossana (GSE)" w:date="2025-10-28T16:00:00Z" w16du:dateUtc="2025-10-28T15:00:00Z">
              <w:rPr>
                <w:rFonts w:cstheme="minorHAnsi"/>
                <w:b/>
                <w:bCs/>
                <w:sz w:val="22"/>
                <w:szCs w:val="22"/>
              </w:rPr>
            </w:rPrChange>
          </w:rPr>
          <w:t xml:space="preserve">all’art. 2 </w:t>
        </w:r>
        <w:r w:rsidR="00F46A4C" w:rsidRPr="00F46A4C">
          <w:rPr>
            <w:rFonts w:cstheme="minorHAnsi"/>
            <w:b/>
            <w:bCs/>
            <w:sz w:val="22"/>
            <w:szCs w:val="22"/>
            <w:u w:val="single"/>
            <w:rPrChange w:id="38851" w:author="Visone Rossana (GSE)" w:date="2025-10-28T16:00:00Z" w16du:dateUtc="2025-10-28T15:00:00Z">
              <w:rPr>
                <w:rFonts w:cstheme="minorHAnsi"/>
                <w:b/>
                <w:bCs/>
                <w:sz w:val="22"/>
                <w:szCs w:val="22"/>
              </w:rPr>
            </w:rPrChange>
          </w:rPr>
          <w:t>del</w:t>
        </w:r>
      </w:ins>
      <w:ins w:id="38852" w:author="Visone Rossana (GSE)" w:date="2025-09-05T12:45:00Z" w16du:dateUtc="2025-09-05T10:45:00Z">
        <w:r w:rsidRPr="00F46A4C">
          <w:rPr>
            <w:rFonts w:cstheme="minorHAnsi"/>
            <w:b/>
            <w:bCs/>
            <w:sz w:val="22"/>
            <w:szCs w:val="22"/>
            <w:u w:val="single"/>
            <w:rPrChange w:id="38853" w:author="Visone Rossana (GSE)" w:date="2025-10-28T16:00:00Z" w16du:dateUtc="2025-10-28T15:00:00Z">
              <w:rPr/>
            </w:rPrChange>
          </w:rPr>
          <w:t xml:space="preserve"> Decreto</w:t>
        </w:r>
        <w:del w:id="38854" w:author="Visone Rossana (GSE)" w:date="2025-09-29T12:00:00Z" w16du:dateUtc="2025-09-29T10:00:00Z">
          <w:r w:rsidRPr="00F46A4C" w:rsidDel="00346273">
            <w:rPr>
              <w:rFonts w:cstheme="minorHAnsi"/>
              <w:b/>
              <w:bCs/>
              <w:sz w:val="22"/>
              <w:szCs w:val="22"/>
              <w:u w:val="single"/>
              <w:rPrChange w:id="38855" w:author="Visone Rossana (GSE)" w:date="2025-10-28T16:00:00Z" w16du:dateUtc="2025-10-28T15:00:00Z">
                <w:rPr/>
              </w:rPrChange>
            </w:rPr>
            <w:delText xml:space="preserve">+ </w:delText>
          </w:r>
        </w:del>
      </w:ins>
    </w:p>
    <w:p w14:paraId="710E3E87" w14:textId="36598C3F" w:rsidR="00CE0F62" w:rsidRPr="00CE0F62" w:rsidRDefault="00CE0F62">
      <w:pPr>
        <w:spacing w:line="276" w:lineRule="auto"/>
        <w:rPr>
          <w:ins w:id="38856" w:author="Visone Rossana (GSE)" w:date="2025-10-21T15:13:00Z" w16du:dateUtc="2025-10-21T13:13:00Z"/>
          <w:rFonts w:cstheme="minorHAnsi"/>
          <w:sz w:val="22"/>
          <w:szCs w:val="22"/>
          <w:rPrChange w:id="38857" w:author="Visone Rossana (GSE)" w:date="2025-10-21T15:24:00Z" w16du:dateUtc="2025-10-21T13:24:00Z">
            <w:rPr>
              <w:ins w:id="38858" w:author="Visone Rossana (GSE)" w:date="2025-10-21T15:13:00Z" w16du:dateUtc="2025-10-21T13:13:00Z"/>
              <w:rFonts w:cstheme="minorHAnsi"/>
              <w:b/>
              <w:bCs/>
              <w:sz w:val="22"/>
              <w:szCs w:val="22"/>
            </w:rPr>
          </w:rPrChange>
        </w:rPr>
        <w:pPrChange w:id="38859" w:author="Visone Rossana (GSE)" w:date="2025-10-21T15:26:00Z" w16du:dateUtc="2025-10-21T13:26:00Z">
          <w:pPr/>
        </w:pPrChange>
      </w:pPr>
      <w:ins w:id="38860" w:author="Visone Rossana (GSE)" w:date="2025-10-21T15:24:00Z" w16du:dateUtc="2025-10-21T13:24:00Z">
        <w:r w:rsidRPr="00CE0F62">
          <w:rPr>
            <w:rFonts w:cstheme="minorHAnsi"/>
            <w:sz w:val="22"/>
            <w:szCs w:val="22"/>
            <w:rPrChange w:id="38861" w:author="Visone Rossana (GSE)" w:date="2025-10-21T15:24:00Z" w16du:dateUtc="2025-10-21T13:24:00Z">
              <w:rPr>
                <w:rFonts w:cstheme="minorHAnsi"/>
                <w:b/>
                <w:bCs/>
                <w:sz w:val="22"/>
                <w:szCs w:val="22"/>
              </w:rPr>
            </w:rPrChange>
          </w:rPr>
          <w:t>Sono riportate di seguito le definizioni dell’art. 2 del Decreto</w:t>
        </w:r>
      </w:ins>
    </w:p>
    <w:p w14:paraId="07A8A00A" w14:textId="75E0072C" w:rsidR="009D50B9" w:rsidRPr="007A6C8E" w:rsidRDefault="007A6C8E">
      <w:pPr>
        <w:pStyle w:val="Paragrafoelenco"/>
        <w:numPr>
          <w:ilvl w:val="0"/>
          <w:numId w:val="511"/>
        </w:numPr>
        <w:spacing w:line="276" w:lineRule="auto"/>
        <w:rPr>
          <w:ins w:id="38862" w:author="Visone Rossana (GSE)" w:date="2025-10-21T15:26:00Z" w16du:dateUtc="2025-10-21T13:26:00Z"/>
          <w:rFonts w:cstheme="minorHAnsi"/>
          <w:sz w:val="22"/>
          <w:szCs w:val="22"/>
          <w:rPrChange w:id="38863" w:author="Visone Rossana (GSE)" w:date="2025-10-21T15:26:00Z" w16du:dateUtc="2025-10-21T13:26:00Z">
            <w:rPr>
              <w:ins w:id="38864" w:author="Visone Rossana (GSE)" w:date="2025-10-21T15:26:00Z" w16du:dateUtc="2025-10-21T13:26:00Z"/>
              <w:rFonts w:cstheme="minorHAnsi"/>
              <w:b/>
              <w:bCs/>
              <w:sz w:val="22"/>
              <w:szCs w:val="22"/>
            </w:rPr>
          </w:rPrChange>
        </w:rPr>
        <w:pPrChange w:id="38865" w:author="Visone Rossana (GSE)" w:date="2025-10-21T15:26:00Z" w16du:dateUtc="2025-10-21T13:26:00Z">
          <w:pPr>
            <w:pStyle w:val="Paragrafoelenco"/>
            <w:numPr>
              <w:numId w:val="511"/>
            </w:numPr>
            <w:ind w:left="502" w:hanging="360"/>
          </w:pPr>
        </w:pPrChange>
      </w:pPr>
      <w:ins w:id="38866" w:author="Visone Rossana (GSE)" w:date="2025-10-21T15:26:00Z" w16du:dateUtc="2025-10-21T13:26:00Z">
        <w:r w:rsidRPr="007A6C8E">
          <w:rPr>
            <w:rFonts w:cstheme="minorHAnsi"/>
            <w:b/>
            <w:bCs/>
            <w:sz w:val="22"/>
            <w:szCs w:val="22"/>
          </w:rPr>
          <w:t>ambito residenziale</w:t>
        </w:r>
        <w:r w:rsidRPr="007A6C8E">
          <w:rPr>
            <w:rFonts w:cstheme="minorHAnsi"/>
            <w:sz w:val="22"/>
            <w:szCs w:val="22"/>
            <w:rPrChange w:id="38867" w:author="Visone Rossana (GSE)" w:date="2025-10-21T15:26:00Z" w16du:dateUtc="2025-10-21T13:26:00Z">
              <w:rPr>
                <w:rFonts w:cstheme="minorHAnsi"/>
                <w:b/>
                <w:bCs/>
                <w:sz w:val="22"/>
                <w:szCs w:val="22"/>
              </w:rPr>
            </w:rPrChange>
          </w:rPr>
          <w:t>: gli edifici o le unità immobiliari di categoria catastale appartenenti al gruppo A, ad esclusione della classe A/8, A/9 e A/10;</w:t>
        </w:r>
      </w:ins>
    </w:p>
    <w:p w14:paraId="05821239" w14:textId="3D4784E0" w:rsidR="007A6C8E" w:rsidRDefault="00587779" w:rsidP="003654F2">
      <w:pPr>
        <w:pStyle w:val="Paragrafoelenco"/>
        <w:numPr>
          <w:ilvl w:val="0"/>
          <w:numId w:val="511"/>
        </w:numPr>
        <w:rPr>
          <w:ins w:id="38868" w:author="Visone Rossana (GSE)" w:date="2025-10-21T15:26:00Z" w16du:dateUtc="2025-10-21T13:26:00Z"/>
          <w:rFonts w:cstheme="minorHAnsi"/>
          <w:sz w:val="22"/>
          <w:szCs w:val="22"/>
        </w:rPr>
      </w:pPr>
      <w:ins w:id="38869" w:author="Visone Rossana (GSE)" w:date="2025-10-21T15:26:00Z" w16du:dateUtc="2025-10-21T13:26:00Z">
        <w:r w:rsidRPr="00587779">
          <w:rPr>
            <w:rFonts w:cstheme="minorHAnsi"/>
            <w:b/>
            <w:bCs/>
            <w:sz w:val="22"/>
            <w:szCs w:val="22"/>
          </w:rPr>
          <w:lastRenderedPageBreak/>
          <w:t xml:space="preserve">ambito terziario: </w:t>
        </w:r>
        <w:r w:rsidRPr="00587779">
          <w:rPr>
            <w:rFonts w:cstheme="minorHAnsi"/>
            <w:sz w:val="22"/>
            <w:szCs w:val="22"/>
            <w:rPrChange w:id="38870" w:author="Visone Rossana (GSE)" w:date="2025-10-21T15:26:00Z" w16du:dateUtc="2025-10-21T13:26:00Z">
              <w:rPr>
                <w:rFonts w:cstheme="minorHAnsi"/>
                <w:b/>
                <w:bCs/>
                <w:sz w:val="22"/>
                <w:szCs w:val="22"/>
              </w:rPr>
            </w:rPrChange>
          </w:rPr>
          <w:t>gli edifici e le unità immobiliari di categoria catastale A/10, gruppo B, gruppo C ad esclusione di C/6 e C/7, gruppo D ad esclusione di D9, gruppo E ad esclusione di E2, E4, E6</w:t>
        </w:r>
        <w:r>
          <w:rPr>
            <w:rFonts w:cstheme="minorHAnsi"/>
            <w:sz w:val="22"/>
            <w:szCs w:val="22"/>
          </w:rPr>
          <w:t>;</w:t>
        </w:r>
      </w:ins>
    </w:p>
    <w:p w14:paraId="2D4CA1C4" w14:textId="3D6595EC" w:rsidR="003F40B9" w:rsidRPr="003F40B9" w:rsidRDefault="003F40B9">
      <w:pPr>
        <w:pStyle w:val="Paragrafoelenco"/>
        <w:numPr>
          <w:ilvl w:val="0"/>
          <w:numId w:val="511"/>
        </w:numPr>
        <w:jc w:val="both"/>
        <w:rPr>
          <w:ins w:id="38871" w:author="Visone Rossana (GSE)" w:date="2025-10-21T15:27:00Z" w16du:dateUtc="2025-10-21T13:27:00Z"/>
          <w:rFonts w:cstheme="minorHAnsi"/>
          <w:sz w:val="22"/>
          <w:szCs w:val="22"/>
        </w:rPr>
        <w:pPrChange w:id="38872" w:author="Visone Rossana (GSE)" w:date="2025-10-21T15:28:00Z" w16du:dateUtc="2025-10-21T13:28:00Z">
          <w:pPr>
            <w:pStyle w:val="Paragrafoelenco"/>
            <w:numPr>
              <w:numId w:val="511"/>
            </w:numPr>
            <w:ind w:left="502" w:hanging="360"/>
          </w:pPr>
        </w:pPrChange>
      </w:pPr>
      <w:ins w:id="38873" w:author="Visone Rossana (GSE)" w:date="2025-10-21T15:27:00Z" w16du:dateUtc="2025-10-21T13:27:00Z">
        <w:r w:rsidRPr="00E85596">
          <w:rPr>
            <w:rFonts w:cstheme="minorHAnsi"/>
            <w:b/>
            <w:bCs/>
            <w:sz w:val="22"/>
            <w:szCs w:val="22"/>
            <w:rPrChange w:id="38874" w:author="Visone Rossana (GSE)" w:date="2025-10-21T15:28:00Z" w16du:dateUtc="2025-10-21T13:28:00Z">
              <w:rPr>
                <w:rFonts w:cstheme="minorHAnsi"/>
                <w:sz w:val="22"/>
                <w:szCs w:val="22"/>
              </w:rPr>
            </w:rPrChange>
          </w:rPr>
          <w:t>amministrazioni pubbliche</w:t>
        </w:r>
        <w:r w:rsidRPr="003F40B9">
          <w:rPr>
            <w:rFonts w:cstheme="minorHAnsi"/>
            <w:sz w:val="22"/>
            <w:szCs w:val="22"/>
          </w:rPr>
          <w:t>: le amministrazioni di cui all’art. 1, comma 2 del decreto legislativo 30 marzo 2001, n. 165, i loro consorzi o associazioni per qualsiasi fine istituiti, gli enti pubblici economici e le autorità di sistema portuale, compresi gli ex Istituti autonomi case popolari comunque denominati e trasformati dalle regioni,</w:t>
        </w:r>
      </w:ins>
      <w:ins w:id="38875" w:author="Visone Rossana (GSE)" w:date="2025-10-21T15:28:00Z" w16du:dateUtc="2025-10-21T13:28:00Z">
        <w:r w:rsidR="00E85596">
          <w:rPr>
            <w:rFonts w:cstheme="minorHAnsi"/>
            <w:sz w:val="22"/>
            <w:szCs w:val="22"/>
          </w:rPr>
          <w:t xml:space="preserve"> </w:t>
        </w:r>
      </w:ins>
      <w:ins w:id="38876" w:author="Visone Rossana (GSE)" w:date="2025-10-21T15:27:00Z" w16du:dateUtc="2025-10-21T13:27:00Z">
        <w:r w:rsidRPr="003F40B9">
          <w:rPr>
            <w:rFonts w:cstheme="minorHAnsi"/>
            <w:sz w:val="22"/>
            <w:szCs w:val="22"/>
          </w:rPr>
          <w:t>nonché, ai sensi della legge 11 novembre 2014,n. 164, le cooperative di abitanti iscritte all’Albo nazionale delle società cooperative edilizie di abitazione e dei loro consorzi costituito presso il Ministero dello sviluppo economico in base all’art. 13 della legge 31 gennaio 1992, n. 59. Ai fini del presente decreto sono, inoltre, ricompresi gli enti contenuti nell’elenco delle amministrazioni pubbliche divulgato dall’Istituto nazionale di statistica (ISTAT) secondo quanto previsto dall’art. 1, comma 3 della legge 31 dicembre 2009, n. 196; le società in house come definite dall’art. 2, comma 1, lettera o) , del decreto legislativo 19 agosto 2016, n. 175, laddove realizzino gli interventi di cui agli articoli 5 e 8 del</w:t>
        </w:r>
      </w:ins>
      <w:ins w:id="38877" w:author="Visone Rossana (GSE)" w:date="2025-10-21T15:28:00Z" w16du:dateUtc="2025-10-21T13:28:00Z">
        <w:r w:rsidRPr="003F40B9">
          <w:rPr>
            <w:rFonts w:cstheme="minorHAnsi"/>
            <w:sz w:val="22"/>
            <w:szCs w:val="22"/>
          </w:rPr>
          <w:t xml:space="preserve"> </w:t>
        </w:r>
      </w:ins>
      <w:ins w:id="38878" w:author="Visone Rossana (GSE)" w:date="2025-10-21T15:27:00Z" w16du:dateUtc="2025-10-21T13:27:00Z">
        <w:r w:rsidRPr="003F40B9">
          <w:rPr>
            <w:rFonts w:cstheme="minorHAnsi"/>
            <w:sz w:val="22"/>
            <w:szCs w:val="22"/>
          </w:rPr>
          <w:t>presente decreto, sugli immobili dell’amministrazione o</w:t>
        </w:r>
      </w:ins>
      <w:ins w:id="38879" w:author="Visone Rossana (GSE)" w:date="2025-10-21T15:28:00Z" w16du:dateUtc="2025-10-21T13:28:00Z">
        <w:r w:rsidRPr="003F40B9">
          <w:rPr>
            <w:rFonts w:cstheme="minorHAnsi"/>
            <w:sz w:val="22"/>
            <w:szCs w:val="22"/>
          </w:rPr>
          <w:t xml:space="preserve"> </w:t>
        </w:r>
      </w:ins>
      <w:ins w:id="38880" w:author="Visone Rossana (GSE)" w:date="2025-10-21T15:27:00Z" w16du:dateUtc="2025-10-21T13:27:00Z">
        <w:r w:rsidRPr="003F40B9">
          <w:rPr>
            <w:rFonts w:cstheme="minorHAnsi"/>
            <w:sz w:val="22"/>
            <w:szCs w:val="22"/>
          </w:rPr>
          <w:t>delle amministrazioni controllanti; i concessionari che</w:t>
        </w:r>
      </w:ins>
      <w:ins w:id="38881" w:author="Visone Rossana (GSE)" w:date="2025-10-21T15:28:00Z" w16du:dateUtc="2025-10-21T13:28:00Z">
        <w:r w:rsidRPr="003F40B9">
          <w:rPr>
            <w:rFonts w:cstheme="minorHAnsi"/>
            <w:sz w:val="22"/>
            <w:szCs w:val="22"/>
          </w:rPr>
          <w:t xml:space="preserve"> </w:t>
        </w:r>
      </w:ins>
      <w:ins w:id="38882" w:author="Visone Rossana (GSE)" w:date="2025-10-21T15:27:00Z" w16du:dateUtc="2025-10-21T13:27:00Z">
        <w:r w:rsidRPr="003F40B9">
          <w:rPr>
            <w:rFonts w:cstheme="minorHAnsi"/>
            <w:sz w:val="22"/>
            <w:szCs w:val="22"/>
          </w:rPr>
          <w:t>gestiscano servizi pubblici utilizzando immobili di enti</w:t>
        </w:r>
      </w:ins>
      <w:ins w:id="38883" w:author="Visone Rossana (GSE)" w:date="2025-10-21T15:28:00Z" w16du:dateUtc="2025-10-21T13:28:00Z">
        <w:r w:rsidRPr="003F40B9">
          <w:rPr>
            <w:rFonts w:cstheme="minorHAnsi"/>
            <w:sz w:val="22"/>
            <w:szCs w:val="22"/>
          </w:rPr>
          <w:t xml:space="preserve"> </w:t>
        </w:r>
      </w:ins>
      <w:ins w:id="38884" w:author="Visone Rossana (GSE)" w:date="2025-10-21T15:27:00Z" w16du:dateUtc="2025-10-21T13:27:00Z">
        <w:r w:rsidRPr="003F40B9">
          <w:rPr>
            <w:rFonts w:cstheme="minorHAnsi"/>
            <w:sz w:val="22"/>
            <w:szCs w:val="22"/>
          </w:rPr>
          <w:t>territoriali o locali; le società cooperative sociali costituite</w:t>
        </w:r>
      </w:ins>
      <w:ins w:id="38885" w:author="Visone Rossana (GSE)" w:date="2025-10-21T15:28:00Z" w16du:dateUtc="2025-10-21T13:28:00Z">
        <w:r w:rsidRPr="003F40B9">
          <w:rPr>
            <w:rFonts w:cstheme="minorHAnsi"/>
            <w:sz w:val="22"/>
            <w:szCs w:val="22"/>
          </w:rPr>
          <w:t xml:space="preserve"> </w:t>
        </w:r>
      </w:ins>
      <w:ins w:id="38886" w:author="Visone Rossana (GSE)" w:date="2025-10-21T15:27:00Z" w16du:dateUtc="2025-10-21T13:27:00Z">
        <w:r w:rsidRPr="003F40B9">
          <w:rPr>
            <w:rFonts w:cstheme="minorHAnsi"/>
            <w:sz w:val="22"/>
            <w:szCs w:val="22"/>
          </w:rPr>
          <w:t>ai sensi dell’art. 1, della legge 8 novembre 1991,</w:t>
        </w:r>
      </w:ins>
      <w:ins w:id="38887" w:author="Visone Rossana (GSE)" w:date="2025-10-21T15:28:00Z" w16du:dateUtc="2025-10-21T13:28:00Z">
        <w:r w:rsidRPr="003F40B9">
          <w:rPr>
            <w:rFonts w:cstheme="minorHAnsi"/>
            <w:sz w:val="22"/>
            <w:szCs w:val="22"/>
          </w:rPr>
          <w:t xml:space="preserve"> </w:t>
        </w:r>
      </w:ins>
      <w:ins w:id="38888" w:author="Visone Rossana (GSE)" w:date="2025-10-21T15:27:00Z" w16du:dateUtc="2025-10-21T13:27:00Z">
        <w:r w:rsidRPr="003F40B9">
          <w:rPr>
            <w:rFonts w:cstheme="minorHAnsi"/>
            <w:sz w:val="22"/>
            <w:szCs w:val="22"/>
          </w:rPr>
          <w:t>n. 381, e successive modificazioni e iscritte nei rispettivi</w:t>
        </w:r>
      </w:ins>
      <w:ins w:id="38889" w:author="Visone Rossana (GSE)" w:date="2025-10-21T15:28:00Z" w16du:dateUtc="2025-10-21T13:28:00Z">
        <w:r w:rsidRPr="003F40B9">
          <w:rPr>
            <w:rFonts w:cstheme="minorHAnsi"/>
            <w:sz w:val="22"/>
            <w:szCs w:val="22"/>
          </w:rPr>
          <w:t xml:space="preserve"> </w:t>
        </w:r>
      </w:ins>
      <w:ins w:id="38890" w:author="Visone Rossana (GSE)" w:date="2025-10-21T15:27:00Z" w16du:dateUtc="2025-10-21T13:27:00Z">
        <w:r w:rsidRPr="003F40B9">
          <w:rPr>
            <w:rFonts w:cstheme="minorHAnsi"/>
            <w:sz w:val="22"/>
            <w:szCs w:val="22"/>
          </w:rPr>
          <w:t>albi regionali di cui all’art. 9, comma 1, della medesima</w:t>
        </w:r>
      </w:ins>
    </w:p>
    <w:p w14:paraId="36442CF0" w14:textId="6FE6A867" w:rsidR="00587779" w:rsidRDefault="003F40B9" w:rsidP="003F40B9">
      <w:pPr>
        <w:pStyle w:val="Paragrafoelenco"/>
        <w:ind w:left="502"/>
        <w:rPr>
          <w:ins w:id="38891" w:author="Visone Rossana (GSE)" w:date="2025-10-21T15:30:00Z" w16du:dateUtc="2025-10-21T13:30:00Z"/>
          <w:rFonts w:cstheme="minorHAnsi"/>
          <w:sz w:val="22"/>
          <w:szCs w:val="22"/>
        </w:rPr>
      </w:pPr>
      <w:ins w:id="38892" w:author="Visone Rossana (GSE)" w:date="2025-10-21T15:27:00Z" w16du:dateUtc="2025-10-21T13:27:00Z">
        <w:r w:rsidRPr="003F40B9">
          <w:rPr>
            <w:rFonts w:cstheme="minorHAnsi"/>
            <w:sz w:val="22"/>
            <w:szCs w:val="22"/>
          </w:rPr>
          <w:t>disposizione;</w:t>
        </w:r>
      </w:ins>
    </w:p>
    <w:p w14:paraId="6168188B" w14:textId="3C702664" w:rsidR="00E85596" w:rsidRDefault="004E18CD" w:rsidP="003654F2">
      <w:pPr>
        <w:pStyle w:val="Paragrafoelenco"/>
        <w:numPr>
          <w:ilvl w:val="0"/>
          <w:numId w:val="511"/>
        </w:numPr>
        <w:jc w:val="both"/>
        <w:rPr>
          <w:ins w:id="38893" w:author="Visone Rossana (GSE)" w:date="2025-10-21T15:31:00Z" w16du:dateUtc="2025-10-21T13:31:00Z"/>
          <w:rFonts w:cstheme="minorHAnsi"/>
          <w:sz w:val="22"/>
          <w:szCs w:val="22"/>
        </w:rPr>
      </w:pPr>
      <w:ins w:id="38894" w:author="Visone Rossana (GSE)" w:date="2025-10-21T15:30:00Z" w16du:dateUtc="2025-10-21T13:30:00Z">
        <w:r w:rsidRPr="004E18CD">
          <w:rPr>
            <w:rFonts w:cstheme="minorHAnsi"/>
            <w:b/>
            <w:bCs/>
            <w:sz w:val="22"/>
            <w:szCs w:val="22"/>
            <w:rPrChange w:id="38895" w:author="Visone Rossana (GSE)" w:date="2025-10-21T15:30:00Z" w16du:dateUtc="2025-10-21T13:30:00Z">
              <w:rPr/>
            </w:rPrChange>
          </w:rPr>
          <w:t>apparecchio o componente ricondizionato</w:t>
        </w:r>
        <w:r w:rsidRPr="004E18CD">
          <w:rPr>
            <w:rFonts w:cstheme="minorHAnsi"/>
            <w:sz w:val="22"/>
            <w:szCs w:val="22"/>
            <w:rPrChange w:id="38896" w:author="Visone Rossana (GSE)" w:date="2025-10-21T15:30:00Z" w16du:dateUtc="2025-10-21T13:30:00Z">
              <w:rPr/>
            </w:rPrChange>
          </w:rPr>
          <w:t>: prodotto, o parte di esso, già immesso nel mercato, che, dopo essere stato dismesso, è stato sottoposto ad azioni di pulizia, manutenzione, eventuale riparazione e infine testato al fine di ripristinarne la funzionalità e le prestazioni originarie, così da poter essere riutilizzato per lo scopo previsto senza modifiche sostanziali, contribuendo a p</w:t>
        </w:r>
        <w:r>
          <w:rPr>
            <w:rFonts w:cstheme="minorHAnsi"/>
            <w:sz w:val="22"/>
            <w:szCs w:val="22"/>
          </w:rPr>
          <w:t>r</w:t>
        </w:r>
        <w:r w:rsidRPr="004E18CD">
          <w:rPr>
            <w:rFonts w:cstheme="minorHAnsi"/>
            <w:sz w:val="22"/>
            <w:szCs w:val="22"/>
            <w:rPrChange w:id="38897" w:author="Visone Rossana (GSE)" w:date="2025-10-21T15:30:00Z" w16du:dateUtc="2025-10-21T13:30:00Z">
              <w:rPr/>
            </w:rPrChange>
          </w:rPr>
          <w:t>omuovere l’economia circolare e la riduzione dei rifiuti, in linea con gli obiettivi di sostenibilità UE.</w:t>
        </w:r>
        <w:r w:rsidRPr="004E18CD">
          <w:rPr>
            <w:rFonts w:cstheme="minorHAnsi"/>
            <w:sz w:val="22"/>
            <w:szCs w:val="22"/>
          </w:rPr>
          <w:t xml:space="preserve"> Il fabbricante, ovvero l’operatore, che effettua il ricondizionamento è responsabile di verificare la conformità del componente ricondizionato alle specifiche normative di prodotto e alle disposizioni legislative applicabili, prima di immetterlo nuovamente sul mercato come apparecchio ricondizionato o che contiene componenti ricondizionati</w:t>
        </w:r>
      </w:ins>
      <w:ins w:id="38898" w:author="Visone Rossana (GSE)" w:date="2025-10-21T15:31:00Z" w16du:dateUtc="2025-10-21T13:31:00Z">
        <w:r w:rsidR="004A2CD0">
          <w:rPr>
            <w:rFonts w:cstheme="minorHAnsi"/>
            <w:sz w:val="22"/>
            <w:szCs w:val="22"/>
          </w:rPr>
          <w:t>;</w:t>
        </w:r>
      </w:ins>
    </w:p>
    <w:p w14:paraId="317FC6BE" w14:textId="604DA23B" w:rsidR="004A2CD0" w:rsidRDefault="004A2CD0" w:rsidP="003654F2">
      <w:pPr>
        <w:pStyle w:val="Paragrafoelenco"/>
        <w:numPr>
          <w:ilvl w:val="0"/>
          <w:numId w:val="511"/>
        </w:numPr>
        <w:jc w:val="both"/>
        <w:rPr>
          <w:ins w:id="38899" w:author="Visone Rossana (GSE)" w:date="2025-10-21T15:31:00Z" w16du:dateUtc="2025-10-21T13:31:00Z"/>
          <w:rFonts w:cstheme="minorHAnsi"/>
          <w:sz w:val="22"/>
          <w:szCs w:val="22"/>
        </w:rPr>
      </w:pPr>
      <w:ins w:id="38900" w:author="Visone Rossana (GSE)" w:date="2025-10-21T15:31:00Z" w16du:dateUtc="2025-10-21T13:31:00Z">
        <w:r w:rsidRPr="004A2CD0">
          <w:rPr>
            <w:rFonts w:cstheme="minorHAnsi"/>
            <w:b/>
            <w:bCs/>
            <w:sz w:val="22"/>
            <w:szCs w:val="22"/>
            <w:rPrChange w:id="38901" w:author="Visone Rossana (GSE)" w:date="2025-10-21T15:31:00Z" w16du:dateUtc="2025-10-21T13:31:00Z">
              <w:rPr>
                <w:rFonts w:cstheme="minorHAnsi"/>
                <w:sz w:val="22"/>
                <w:szCs w:val="22"/>
              </w:rPr>
            </w:rPrChange>
          </w:rPr>
          <w:t>azienda agricola</w:t>
        </w:r>
        <w:r w:rsidRPr="004A2CD0">
          <w:rPr>
            <w:rFonts w:cstheme="minorHAnsi"/>
            <w:sz w:val="22"/>
            <w:szCs w:val="22"/>
          </w:rPr>
          <w:t>: impresa al cui titolare è stata rilasciata la qualifica di IAP (Imprenditore agricolo professionale) da parte dell’amministrazione competente, ai sensi dell’art. 1 del decreto legislativo 29 marzo 2004, n. 99</w:t>
        </w:r>
        <w:r>
          <w:rPr>
            <w:rFonts w:cstheme="minorHAnsi"/>
            <w:sz w:val="22"/>
            <w:szCs w:val="22"/>
          </w:rPr>
          <w:t>;</w:t>
        </w:r>
      </w:ins>
    </w:p>
    <w:p w14:paraId="793F4665" w14:textId="0E5D8A3A" w:rsidR="004A2CD0" w:rsidRPr="005521D5" w:rsidRDefault="005521D5" w:rsidP="003654F2">
      <w:pPr>
        <w:pStyle w:val="Paragrafoelenco"/>
        <w:numPr>
          <w:ilvl w:val="0"/>
          <w:numId w:val="511"/>
        </w:numPr>
        <w:jc w:val="both"/>
        <w:rPr>
          <w:ins w:id="38902" w:author="Visone Rossana (GSE)" w:date="2025-10-21T15:32:00Z" w16du:dateUtc="2025-10-21T13:32:00Z"/>
          <w:rFonts w:cstheme="minorHAnsi"/>
          <w:sz w:val="22"/>
          <w:szCs w:val="22"/>
          <w:rPrChange w:id="38903" w:author="Visone Rossana (GSE)" w:date="2025-10-21T15:32:00Z" w16du:dateUtc="2025-10-21T13:32:00Z">
            <w:rPr>
              <w:ins w:id="38904" w:author="Visone Rossana (GSE)" w:date="2025-10-21T15:32:00Z" w16du:dateUtc="2025-10-21T13:32:00Z"/>
              <w:rFonts w:cstheme="minorHAnsi"/>
              <w:b/>
              <w:bCs/>
              <w:sz w:val="22"/>
              <w:szCs w:val="22"/>
            </w:rPr>
          </w:rPrChange>
        </w:rPr>
      </w:pPr>
      <w:ins w:id="38905" w:author="Visone Rossana (GSE)" w:date="2025-10-21T15:31:00Z" w16du:dateUtc="2025-10-21T13:31:00Z">
        <w:r w:rsidRPr="005521D5">
          <w:rPr>
            <w:rFonts w:cstheme="minorHAnsi"/>
            <w:b/>
            <w:bCs/>
            <w:sz w:val="22"/>
            <w:szCs w:val="22"/>
            <w:rPrChange w:id="38906" w:author="Visone Rossana (GSE)" w:date="2025-10-21T15:32:00Z" w16du:dateUtc="2025-10-21T13:32:00Z">
              <w:rPr>
                <w:rFonts w:cstheme="minorHAnsi"/>
                <w:sz w:val="22"/>
                <w:szCs w:val="22"/>
              </w:rPr>
            </w:rPrChange>
          </w:rPr>
          <w:t>catalogo degli apparecchi domestici o Catalogo</w:t>
        </w:r>
      </w:ins>
      <w:ins w:id="38907" w:author="Visone Rossana (GSE)" w:date="2025-10-21T15:32:00Z" w16du:dateUtc="2025-10-21T13:32:00Z">
        <w:r w:rsidRPr="005521D5">
          <w:rPr>
            <w:rFonts w:cstheme="minorHAnsi"/>
            <w:b/>
            <w:bCs/>
            <w:sz w:val="22"/>
            <w:szCs w:val="22"/>
          </w:rPr>
          <w:t xml:space="preserve">: </w:t>
        </w:r>
        <w:r w:rsidRPr="005521D5">
          <w:rPr>
            <w:rFonts w:cstheme="minorHAnsi"/>
            <w:sz w:val="22"/>
            <w:szCs w:val="22"/>
            <w:rPrChange w:id="38908" w:author="Visone Rossana (GSE)" w:date="2025-10-21T15:32:00Z" w16du:dateUtc="2025-10-21T13:32:00Z">
              <w:rPr>
                <w:rFonts w:cstheme="minorHAnsi"/>
                <w:b/>
                <w:bCs/>
                <w:sz w:val="22"/>
                <w:szCs w:val="22"/>
              </w:rPr>
            </w:rPrChange>
          </w:rPr>
          <w:t>elenco, reso pubblico e aggiornato periodicamente dal GSE, contenente apparecchi, macchine e sistemi, identificati con marca e modello, per la ricarica dei veicoli elettrici, per la microcogenerazione e produzione di energia termica per gli interventi ammessi ai benefici di cui al presente decreto;</w:t>
        </w:r>
      </w:ins>
    </w:p>
    <w:p w14:paraId="6C5D0BA8" w14:textId="705C6783" w:rsidR="005521D5" w:rsidRPr="006A3819" w:rsidRDefault="006A3819" w:rsidP="003654F2">
      <w:pPr>
        <w:pStyle w:val="Paragrafoelenco"/>
        <w:numPr>
          <w:ilvl w:val="0"/>
          <w:numId w:val="511"/>
        </w:numPr>
        <w:jc w:val="both"/>
        <w:rPr>
          <w:ins w:id="38909" w:author="Visone Rossana (GSE)" w:date="2025-10-21T15:32:00Z" w16du:dateUtc="2025-10-21T13:32:00Z"/>
          <w:rFonts w:cstheme="minorHAnsi"/>
          <w:sz w:val="22"/>
          <w:szCs w:val="22"/>
          <w:rPrChange w:id="38910" w:author="Visone Rossana (GSE)" w:date="2025-10-21T15:32:00Z" w16du:dateUtc="2025-10-21T13:32:00Z">
            <w:rPr>
              <w:ins w:id="38911" w:author="Visone Rossana (GSE)" w:date="2025-10-21T15:32:00Z" w16du:dateUtc="2025-10-21T13:32:00Z"/>
              <w:rFonts w:cstheme="minorHAnsi"/>
              <w:b/>
              <w:bCs/>
              <w:sz w:val="22"/>
              <w:szCs w:val="22"/>
            </w:rPr>
          </w:rPrChange>
        </w:rPr>
      </w:pPr>
      <w:ins w:id="38912" w:author="Visone Rossana (GSE)" w:date="2025-10-21T15:32:00Z" w16du:dateUtc="2025-10-21T13:32:00Z">
        <w:r w:rsidRPr="006A3819">
          <w:rPr>
            <w:rFonts w:cstheme="minorHAnsi"/>
            <w:b/>
            <w:bCs/>
            <w:sz w:val="22"/>
            <w:szCs w:val="22"/>
          </w:rPr>
          <w:t xml:space="preserve">contratto di partenariato pubblico privato: </w:t>
        </w:r>
        <w:r w:rsidRPr="006A3819">
          <w:rPr>
            <w:rFonts w:cstheme="minorHAnsi"/>
            <w:sz w:val="22"/>
            <w:szCs w:val="22"/>
            <w:rPrChange w:id="38913" w:author="Visone Rossana (GSE)" w:date="2025-10-21T15:32:00Z" w16du:dateUtc="2025-10-21T13:32:00Z">
              <w:rPr>
                <w:rFonts w:cstheme="minorHAnsi"/>
                <w:b/>
                <w:bCs/>
                <w:sz w:val="22"/>
                <w:szCs w:val="22"/>
              </w:rPr>
            </w:rPrChange>
          </w:rPr>
          <w:t>forma contrattuale disciplinata dall’art. 174 e segg. del decreto legislativo 31 marzo 2023, n. 36;</w:t>
        </w:r>
      </w:ins>
    </w:p>
    <w:p w14:paraId="13A1063E" w14:textId="379E04E6" w:rsidR="006A3819" w:rsidRDefault="007438FA" w:rsidP="003654F2">
      <w:pPr>
        <w:pStyle w:val="Paragrafoelenco"/>
        <w:numPr>
          <w:ilvl w:val="0"/>
          <w:numId w:val="511"/>
        </w:numPr>
        <w:jc w:val="both"/>
        <w:rPr>
          <w:ins w:id="38914" w:author="Visone Rossana (GSE)" w:date="2025-10-21T15:33:00Z" w16du:dateUtc="2025-10-21T13:33:00Z"/>
          <w:rFonts w:cstheme="minorHAnsi"/>
          <w:sz w:val="22"/>
          <w:szCs w:val="22"/>
        </w:rPr>
      </w:pPr>
      <w:ins w:id="38915" w:author="Visone Rossana (GSE)" w:date="2025-10-21T15:33:00Z" w16du:dateUtc="2025-10-21T13:33:00Z">
        <w:r w:rsidRPr="007438FA">
          <w:rPr>
            <w:rFonts w:cstheme="minorHAnsi"/>
            <w:b/>
            <w:bCs/>
            <w:sz w:val="22"/>
            <w:szCs w:val="22"/>
          </w:rPr>
          <w:t xml:space="preserve">data di conclusione dell’intervento: </w:t>
        </w:r>
        <w:r w:rsidRPr="007438FA">
          <w:rPr>
            <w:rFonts w:cstheme="minorHAnsi"/>
            <w:sz w:val="22"/>
            <w:szCs w:val="22"/>
            <w:rPrChange w:id="38916" w:author="Visone Rossana (GSE)" w:date="2025-10-21T15:33:00Z" w16du:dateUtc="2025-10-21T13:33:00Z">
              <w:rPr>
                <w:rFonts w:cstheme="minorHAnsi"/>
                <w:b/>
                <w:bCs/>
                <w:sz w:val="22"/>
                <w:szCs w:val="22"/>
              </w:rPr>
            </w:rPrChange>
          </w:rPr>
          <w:t>data di effettuazione dell’intervento o di ultimazione dei lavori, ivi inclusi i lavori e le attività correlate all’intervento medesimo e per i quali sono state sostenute spese ammissibili agli incentivi ai sensi degli articoli 6 e 9 del presente decreto. Le prestazioni professionali, comprese la redazione di diagnosi e attestati di prestazione energetica, anche quando espressamente previste dal presente decreto per l’intervento, non rientrano tra le attività da considerare ai fini dell’individuazione della data di conclusione dell’intervento. Con riferimento agli interventi realizzati da amministrazioni pubbliche, per data di conclusione dell’intervento è da intendersi:</w:t>
        </w:r>
      </w:ins>
    </w:p>
    <w:p w14:paraId="44A4EEFE" w14:textId="0A3FDA6F" w:rsidR="007438FA" w:rsidRDefault="002A63ED" w:rsidP="003654F2">
      <w:pPr>
        <w:pStyle w:val="Paragrafoelenco"/>
        <w:numPr>
          <w:ilvl w:val="0"/>
          <w:numId w:val="513"/>
        </w:numPr>
        <w:jc w:val="both"/>
        <w:rPr>
          <w:ins w:id="38917" w:author="Visone Rossana (GSE)" w:date="2025-10-21T15:34:00Z" w16du:dateUtc="2025-10-21T13:34:00Z"/>
          <w:rFonts w:cstheme="minorHAnsi"/>
          <w:sz w:val="22"/>
          <w:szCs w:val="22"/>
        </w:rPr>
      </w:pPr>
      <w:ins w:id="38918" w:author="Visone Rossana (GSE)" w:date="2025-10-21T15:34:00Z" w16du:dateUtc="2025-10-21T13:34:00Z">
        <w:r w:rsidRPr="002A63ED">
          <w:rPr>
            <w:rFonts w:cstheme="minorHAnsi"/>
            <w:sz w:val="22"/>
            <w:szCs w:val="22"/>
          </w:rPr>
          <w:t>la data di collaudo ai sensi dell’art. 116 del decreto legislativo 31 marzo 2023, n. 36, o la data del certificato di regolare esecuzione ai sensi dell’art. 50, comma 7 e dell’allegato II.14, e dell’art. 28 del decreto legislativo 31 marzo 2023, n. 36, in caso di appalto specifico recante l’intervento oggetto della richiesta di concessione d’incentivo;</w:t>
        </w:r>
      </w:ins>
    </w:p>
    <w:p w14:paraId="3D993E78" w14:textId="17981059" w:rsidR="002A63ED" w:rsidRPr="002A63ED" w:rsidRDefault="002A63ED">
      <w:pPr>
        <w:pStyle w:val="Paragrafoelenco"/>
        <w:numPr>
          <w:ilvl w:val="0"/>
          <w:numId w:val="513"/>
        </w:numPr>
        <w:jc w:val="both"/>
        <w:rPr>
          <w:ins w:id="38919" w:author="Visone Rossana (GSE)" w:date="2025-10-21T15:33:00Z" w16du:dateUtc="2025-10-21T13:33:00Z"/>
          <w:rFonts w:cstheme="minorHAnsi"/>
          <w:sz w:val="22"/>
          <w:szCs w:val="22"/>
        </w:rPr>
        <w:pPrChange w:id="38920" w:author="Visone Rossana (GSE)" w:date="2025-10-21T15:34:00Z" w16du:dateUtc="2025-10-21T13:34:00Z">
          <w:pPr>
            <w:pStyle w:val="Paragrafoelenco"/>
            <w:numPr>
              <w:numId w:val="511"/>
            </w:numPr>
            <w:ind w:left="502" w:hanging="360"/>
            <w:jc w:val="both"/>
          </w:pPr>
        </w:pPrChange>
      </w:pPr>
      <w:ins w:id="38921" w:author="Visone Rossana (GSE)" w:date="2025-10-21T15:34:00Z" w16du:dateUtc="2025-10-21T13:34:00Z">
        <w:r w:rsidRPr="002A63ED">
          <w:rPr>
            <w:rFonts w:cstheme="minorHAnsi"/>
            <w:sz w:val="22"/>
            <w:szCs w:val="22"/>
          </w:rPr>
          <w:t>in caso di appalto riferito ad una pluralità d’interventi tra cui quello oggetto della richiesta di concessione dell’incentivo, la data di emissione dello stato avanzamento lavori (SAL) finale nel quale è incluso lo specifico intervento (o multi-intervento) per il quale si richiede l’incentivo;</w:t>
        </w:r>
      </w:ins>
    </w:p>
    <w:p w14:paraId="794E6557" w14:textId="33E19706" w:rsidR="007438FA" w:rsidRDefault="00C2244F" w:rsidP="003654F2">
      <w:pPr>
        <w:pStyle w:val="Paragrafoelenco"/>
        <w:numPr>
          <w:ilvl w:val="0"/>
          <w:numId w:val="511"/>
        </w:numPr>
        <w:jc w:val="both"/>
        <w:rPr>
          <w:ins w:id="38922" w:author="Visone Rossana (GSE)" w:date="2025-10-21T15:35:00Z" w16du:dateUtc="2025-10-21T13:35:00Z"/>
          <w:rFonts w:cstheme="minorHAnsi"/>
          <w:sz w:val="22"/>
          <w:szCs w:val="22"/>
        </w:rPr>
      </w:pPr>
      <w:ins w:id="38923" w:author="Visone Rossana (GSE)" w:date="2025-10-21T15:35:00Z" w16du:dateUtc="2025-10-21T13:35:00Z">
        <w:r w:rsidRPr="00C2244F">
          <w:rPr>
            <w:rFonts w:cstheme="minorHAnsi"/>
            <w:b/>
            <w:bCs/>
            <w:sz w:val="22"/>
            <w:szCs w:val="22"/>
            <w:rPrChange w:id="38924" w:author="Visone Rossana (GSE)" w:date="2025-10-21T15:35:00Z" w16du:dateUtc="2025-10-21T13:35:00Z">
              <w:rPr>
                <w:rFonts w:cstheme="minorHAnsi"/>
                <w:sz w:val="22"/>
                <w:szCs w:val="22"/>
              </w:rPr>
            </w:rPrChange>
          </w:rPr>
          <w:t>edifici esistenti e fabbricati rurali esistenti</w:t>
        </w:r>
        <w:r w:rsidRPr="00C2244F">
          <w:rPr>
            <w:rFonts w:cstheme="minorHAnsi"/>
            <w:sz w:val="22"/>
            <w:szCs w:val="22"/>
          </w:rPr>
          <w:t>: edifici e fabbricati rurali, comprese le pertinenze, iscritti al catasto edilizio urbano, con eccezione delle opere destinate alla difesa nazionale, alla data di presentazione dell’istanza di incentivazione ad esclusione degli edifici in costruzione (categoria F)</w:t>
        </w:r>
        <w:r>
          <w:rPr>
            <w:rFonts w:cstheme="minorHAnsi"/>
            <w:sz w:val="22"/>
            <w:szCs w:val="22"/>
          </w:rPr>
          <w:t>;</w:t>
        </w:r>
      </w:ins>
    </w:p>
    <w:p w14:paraId="68DC7ADE" w14:textId="13F977AB" w:rsidR="00C2244F" w:rsidRDefault="00994234" w:rsidP="003654F2">
      <w:pPr>
        <w:pStyle w:val="Paragrafoelenco"/>
        <w:numPr>
          <w:ilvl w:val="0"/>
          <w:numId w:val="514"/>
        </w:numPr>
        <w:jc w:val="both"/>
        <w:rPr>
          <w:ins w:id="38925" w:author="Visone Rossana (GSE)" w:date="2025-10-21T15:36:00Z" w16du:dateUtc="2025-10-21T13:36:00Z"/>
          <w:rFonts w:cstheme="minorHAnsi"/>
          <w:sz w:val="22"/>
          <w:szCs w:val="22"/>
        </w:rPr>
      </w:pPr>
      <w:ins w:id="38926" w:author="Visone Rossana (GSE)" w:date="2025-10-21T15:36:00Z" w16du:dateUtc="2025-10-21T13:36:00Z">
        <w:r w:rsidRPr="00994234">
          <w:rPr>
            <w:rFonts w:cstheme="minorHAnsi"/>
            <w:b/>
            <w:bCs/>
            <w:sz w:val="22"/>
            <w:szCs w:val="22"/>
            <w:rPrChange w:id="38927" w:author="Visone Rossana (GSE)" w:date="2025-10-21T15:36:00Z" w16du:dateUtc="2025-10-21T13:36:00Z">
              <w:rPr>
                <w:rFonts w:cstheme="minorHAnsi"/>
                <w:sz w:val="22"/>
                <w:szCs w:val="22"/>
              </w:rPr>
            </w:rPrChange>
          </w:rPr>
          <w:lastRenderedPageBreak/>
          <w:t>edificio</w:t>
        </w:r>
        <w:r w:rsidRPr="00994234">
          <w:rPr>
            <w:rFonts w:cstheme="minorHAnsi"/>
            <w:sz w:val="22"/>
            <w:szCs w:val="22"/>
          </w:rPr>
          <w:t>: un sistema costituito dalle strutture edilizie esterne che delimitano uno spazio di volume definito, dalle strutture interne che ripartiscono detto volume e da tutti gli impianti, dispositivi tecnologici ed arredi che si trovano al suo interno; la superficie esterna che delimita un edificio può confinare con tutti o alcuni di questi elementi: l’ambiente esterno, il terreno, altri edifici, di cui all’art. 1, comma 1, lettera a) del decreto del Presidente della Repubblica 26 agosto 1993, n. 412</w:t>
        </w:r>
        <w:r>
          <w:rPr>
            <w:rFonts w:cstheme="minorHAnsi"/>
            <w:sz w:val="22"/>
            <w:szCs w:val="22"/>
          </w:rPr>
          <w:t>;</w:t>
        </w:r>
      </w:ins>
    </w:p>
    <w:p w14:paraId="50AA8C42" w14:textId="74078E5D" w:rsidR="00994234" w:rsidRDefault="0013540E">
      <w:pPr>
        <w:pStyle w:val="Paragrafoelenco"/>
        <w:numPr>
          <w:ilvl w:val="0"/>
          <w:numId w:val="514"/>
        </w:numPr>
        <w:jc w:val="both"/>
        <w:rPr>
          <w:ins w:id="38928" w:author="Visone Rossana (GSE)" w:date="2025-10-21T15:37:00Z" w16du:dateUtc="2025-10-21T13:37:00Z"/>
          <w:rFonts w:cstheme="minorHAnsi"/>
          <w:sz w:val="22"/>
          <w:szCs w:val="22"/>
        </w:rPr>
      </w:pPr>
      <w:ins w:id="38929" w:author="Visone Rossana (GSE)" w:date="2025-10-21T15:37:00Z" w16du:dateUtc="2025-10-21T13:37:00Z">
        <w:r w:rsidRPr="0013540E">
          <w:rPr>
            <w:rFonts w:cstheme="minorHAnsi"/>
            <w:b/>
            <w:bCs/>
            <w:sz w:val="22"/>
            <w:szCs w:val="22"/>
            <w:rPrChange w:id="38930" w:author="Visone Rossana (GSE)" w:date="2025-10-21T15:37:00Z" w16du:dateUtc="2025-10-21T13:37:00Z">
              <w:rPr>
                <w:rFonts w:cstheme="minorHAnsi"/>
                <w:sz w:val="22"/>
                <w:szCs w:val="22"/>
              </w:rPr>
            </w:rPrChange>
          </w:rPr>
          <w:t>elementi infrastrutturali per la ricarica privata di veicoli elettrici</w:t>
        </w:r>
        <w:r w:rsidRPr="0013540E">
          <w:rPr>
            <w:rFonts w:cstheme="minorHAnsi"/>
            <w:sz w:val="22"/>
            <w:szCs w:val="22"/>
          </w:rPr>
          <w:t>: l’insieme dei punti di ricarica e delle infrastrutture di canalizzazione comprensive dei necessari cavi elettrici interconnessi a un punto di prelievo della rete pubblica per la ricarica di veicoli elettrici intestato al soggetto ammesso, come definiti ai sensi dell’art. 2, comma 1, lettera e -ter), del decreto legislativo 16 dicembre 2016, n. 257</w:t>
        </w:r>
        <w:r>
          <w:rPr>
            <w:rFonts w:cstheme="minorHAnsi"/>
            <w:sz w:val="22"/>
            <w:szCs w:val="22"/>
          </w:rPr>
          <w:t>;</w:t>
        </w:r>
      </w:ins>
    </w:p>
    <w:p w14:paraId="3EEC3ACB" w14:textId="750204B6" w:rsidR="0013540E" w:rsidRDefault="009E6D36">
      <w:pPr>
        <w:pStyle w:val="Paragrafoelenco"/>
        <w:numPr>
          <w:ilvl w:val="0"/>
          <w:numId w:val="514"/>
        </w:numPr>
        <w:jc w:val="both"/>
        <w:rPr>
          <w:ins w:id="38931" w:author="Visone Rossana (GSE)" w:date="2025-10-21T15:37:00Z" w16du:dateUtc="2025-10-21T13:37:00Z"/>
          <w:rFonts w:cstheme="minorHAnsi"/>
          <w:sz w:val="22"/>
          <w:szCs w:val="22"/>
        </w:rPr>
      </w:pPr>
      <w:ins w:id="38932" w:author="Visone Rossana (GSE)" w:date="2025-10-21T15:37:00Z" w16du:dateUtc="2025-10-21T13:37:00Z">
        <w:r w:rsidRPr="009E6D36">
          <w:rPr>
            <w:rFonts w:cstheme="minorHAnsi"/>
            <w:b/>
            <w:bCs/>
            <w:sz w:val="22"/>
            <w:szCs w:val="22"/>
            <w:rPrChange w:id="38933" w:author="Visone Rossana (GSE)" w:date="2025-10-21T15:37:00Z" w16du:dateUtc="2025-10-21T13:37:00Z">
              <w:rPr>
                <w:rFonts w:cstheme="minorHAnsi"/>
                <w:sz w:val="22"/>
                <w:szCs w:val="22"/>
              </w:rPr>
            </w:rPrChange>
          </w:rPr>
          <w:t>enti del terzo settore</w:t>
        </w:r>
        <w:r w:rsidRPr="009E6D36">
          <w:rPr>
            <w:rFonts w:cstheme="minorHAnsi"/>
            <w:sz w:val="22"/>
            <w:szCs w:val="22"/>
          </w:rPr>
          <w:t>: enti definiti all’art. 4 del decreto legislativo 3 luglio 2017, n. 117 e inclusi nel registro unico nazionale del Terzo settore di cui all’art. 11 del medesimo decreto legislativo</w:t>
        </w:r>
        <w:r>
          <w:rPr>
            <w:rFonts w:cstheme="minorHAnsi"/>
            <w:sz w:val="22"/>
            <w:szCs w:val="22"/>
          </w:rPr>
          <w:t>;</w:t>
        </w:r>
      </w:ins>
    </w:p>
    <w:p w14:paraId="49405DC7" w14:textId="6129B9F0" w:rsidR="009E6D36" w:rsidRDefault="009E6D36">
      <w:pPr>
        <w:pStyle w:val="Paragrafoelenco"/>
        <w:numPr>
          <w:ilvl w:val="0"/>
          <w:numId w:val="514"/>
        </w:numPr>
        <w:jc w:val="both"/>
        <w:rPr>
          <w:ins w:id="38934" w:author="Visone Rossana (GSE)" w:date="2025-10-21T15:38:00Z" w16du:dateUtc="2025-10-21T13:38:00Z"/>
          <w:rFonts w:cstheme="minorHAnsi"/>
          <w:sz w:val="22"/>
          <w:szCs w:val="22"/>
        </w:rPr>
      </w:pPr>
      <w:ins w:id="38935" w:author="Visone Rossana (GSE)" w:date="2025-10-21T15:38:00Z" w16du:dateUtc="2025-10-21T13:38:00Z">
        <w:r w:rsidRPr="009E6D36">
          <w:rPr>
            <w:rFonts w:cstheme="minorHAnsi"/>
            <w:b/>
            <w:bCs/>
            <w:sz w:val="22"/>
            <w:szCs w:val="22"/>
            <w:rPrChange w:id="38936" w:author="Visone Rossana (GSE)" w:date="2025-10-21T15:38:00Z" w16du:dateUtc="2025-10-21T13:38:00Z">
              <w:rPr>
                <w:rFonts w:cstheme="minorHAnsi"/>
                <w:sz w:val="22"/>
                <w:szCs w:val="22"/>
              </w:rPr>
            </w:rPrChange>
          </w:rPr>
          <w:t>esecuzione a regola d’arte</w:t>
        </w:r>
        <w:r w:rsidRPr="009E6D36">
          <w:rPr>
            <w:rFonts w:cstheme="minorHAnsi"/>
            <w:sz w:val="22"/>
            <w:szCs w:val="22"/>
          </w:rPr>
          <w:t>: interventi e prestazioni eseguiti e/o forniti secondo quanto previsto dalle vigenti normative tecniche in riferimento alle opere e/o prestazioni realizzate e/o fornite</w:t>
        </w:r>
        <w:r>
          <w:rPr>
            <w:rFonts w:cstheme="minorHAnsi"/>
            <w:sz w:val="22"/>
            <w:szCs w:val="22"/>
          </w:rPr>
          <w:t>;</w:t>
        </w:r>
      </w:ins>
    </w:p>
    <w:p w14:paraId="108CD33D" w14:textId="1D845EF2" w:rsidR="005D6D15" w:rsidRPr="005D6D15" w:rsidRDefault="005D6D15">
      <w:pPr>
        <w:pStyle w:val="Paragrafoelenco"/>
        <w:numPr>
          <w:ilvl w:val="0"/>
          <w:numId w:val="514"/>
        </w:numPr>
        <w:jc w:val="both"/>
        <w:rPr>
          <w:ins w:id="38937" w:author="Visone Rossana (GSE)" w:date="2025-10-21T15:38:00Z" w16du:dateUtc="2025-10-21T13:38:00Z"/>
          <w:rFonts w:cstheme="minorHAnsi"/>
          <w:sz w:val="22"/>
          <w:szCs w:val="22"/>
        </w:rPr>
      </w:pPr>
      <w:ins w:id="38938" w:author="Visone Rossana (GSE)" w:date="2025-10-21T15:38:00Z" w16du:dateUtc="2025-10-21T13:38:00Z">
        <w:r w:rsidRPr="005D6D15">
          <w:rPr>
            <w:rFonts w:cstheme="minorHAnsi"/>
            <w:b/>
            <w:bCs/>
            <w:sz w:val="22"/>
            <w:szCs w:val="22"/>
            <w:rPrChange w:id="38939" w:author="Visone Rossana (GSE)" w:date="2025-10-21T15:38:00Z" w16du:dateUtc="2025-10-21T13:38:00Z">
              <w:rPr>
                <w:rFonts w:cstheme="minorHAnsi"/>
                <w:sz w:val="22"/>
                <w:szCs w:val="22"/>
              </w:rPr>
            </w:rPrChange>
          </w:rPr>
          <w:t>GSE</w:t>
        </w:r>
        <w:r w:rsidRPr="005D6D15">
          <w:rPr>
            <w:rFonts w:cstheme="minorHAnsi"/>
            <w:sz w:val="22"/>
            <w:szCs w:val="22"/>
          </w:rPr>
          <w:t>: Gestore dei servizi energetici S.p.a., soggetto responsabile della gestione degli incentivi e delle</w:t>
        </w:r>
      </w:ins>
    </w:p>
    <w:p w14:paraId="64602682" w14:textId="5A283F3F" w:rsidR="005D6D15" w:rsidRDefault="005D6D15" w:rsidP="00572CB0">
      <w:pPr>
        <w:pStyle w:val="Paragrafoelenco"/>
        <w:ind w:left="502"/>
        <w:jc w:val="both"/>
        <w:rPr>
          <w:ins w:id="38940" w:author="Visone Rossana (GSE)" w:date="2025-10-21T15:39:00Z" w16du:dateUtc="2025-10-21T13:39:00Z"/>
          <w:rFonts w:cstheme="minorHAnsi"/>
          <w:sz w:val="22"/>
          <w:szCs w:val="22"/>
        </w:rPr>
      </w:pPr>
      <w:ins w:id="38941" w:author="Visone Rossana (GSE)" w:date="2025-10-21T15:38:00Z" w16du:dateUtc="2025-10-21T13:38:00Z">
        <w:r w:rsidRPr="005D6D15">
          <w:rPr>
            <w:rFonts w:cstheme="minorHAnsi"/>
            <w:sz w:val="22"/>
            <w:szCs w:val="22"/>
          </w:rPr>
          <w:t>attività di cui al presente decreto</w:t>
        </w:r>
        <w:r>
          <w:rPr>
            <w:rFonts w:cstheme="minorHAnsi"/>
            <w:sz w:val="22"/>
            <w:szCs w:val="22"/>
          </w:rPr>
          <w:t>;</w:t>
        </w:r>
      </w:ins>
    </w:p>
    <w:p w14:paraId="47A4871D" w14:textId="5A9CA5AA" w:rsidR="00572CB0" w:rsidRDefault="005B7566" w:rsidP="003654F2">
      <w:pPr>
        <w:pStyle w:val="Paragrafoelenco"/>
        <w:numPr>
          <w:ilvl w:val="0"/>
          <w:numId w:val="514"/>
        </w:numPr>
        <w:jc w:val="both"/>
        <w:rPr>
          <w:ins w:id="38942" w:author="Visone Rossana (GSE)" w:date="2025-10-21T15:41:00Z" w16du:dateUtc="2025-10-21T13:41:00Z"/>
          <w:rFonts w:cstheme="minorHAnsi"/>
          <w:sz w:val="22"/>
          <w:szCs w:val="22"/>
        </w:rPr>
      </w:pPr>
      <w:ins w:id="38943" w:author="Visone Rossana (GSE)" w:date="2025-10-21T15:40:00Z" w16du:dateUtc="2025-10-21T13:40:00Z">
        <w:r w:rsidRPr="005B7566">
          <w:rPr>
            <w:rFonts w:cstheme="minorHAnsi"/>
            <w:b/>
            <w:bCs/>
            <w:sz w:val="22"/>
            <w:szCs w:val="22"/>
            <w:rPrChange w:id="38944" w:author="Visone Rossana (GSE)" w:date="2025-10-21T15:41:00Z" w16du:dateUtc="2025-10-21T13:41:00Z">
              <w:rPr>
                <w:rFonts w:cstheme="minorHAnsi"/>
                <w:sz w:val="22"/>
                <w:szCs w:val="22"/>
              </w:rPr>
            </w:rPrChange>
          </w:rPr>
          <w:t>impegno di spesa annua cumulata</w:t>
        </w:r>
        <w:r w:rsidRPr="005B7566">
          <w:rPr>
            <w:rFonts w:cstheme="minorHAnsi"/>
            <w:sz w:val="22"/>
            <w:szCs w:val="22"/>
          </w:rPr>
          <w:t>: sommatoria degli incentivi annui che il GSE si impegna a riconoscere,</w:t>
        </w:r>
      </w:ins>
      <w:ins w:id="38945" w:author="Visone Rossana (GSE)" w:date="2025-10-21T15:41:00Z" w16du:dateUtc="2025-10-21T13:41:00Z">
        <w:r w:rsidRPr="005B7566">
          <w:rPr>
            <w:rFonts w:cstheme="minorHAnsi"/>
            <w:sz w:val="22"/>
            <w:szCs w:val="22"/>
          </w:rPr>
          <w:t xml:space="preserve"> </w:t>
        </w:r>
      </w:ins>
      <w:ins w:id="38946" w:author="Visone Rossana (GSE)" w:date="2025-10-21T15:40:00Z" w16du:dateUtc="2025-10-21T13:40:00Z">
        <w:r w:rsidRPr="005B7566">
          <w:rPr>
            <w:rFonts w:cstheme="minorHAnsi"/>
            <w:sz w:val="22"/>
            <w:szCs w:val="22"/>
          </w:rPr>
          <w:t>in attuazione del presente decreto, ai soggetti responsabili. Tale impegno considera gli importi erogati e da erogare dal GSE, su base annua, nell’anno di riferimento, calcolati secondo un criterio di cassa, ovvero secondo le modalità di cui all’art. 19 del presente decreto, sulla base dei contratti attivati e delle richieste ammesse dall’avvio del meccanismo i cui ratei sono in pagamento nell’anno di riferimento. Per le amministrazioni pubbliche, la spesa annua cumulata indicata all’art. 3, comma 1 del presente decreto, comprende anche le risorse erogate dal GSE in</w:t>
        </w:r>
      </w:ins>
      <w:ins w:id="38947" w:author="Visone Rossana (GSE)" w:date="2025-10-21T15:41:00Z" w16du:dateUtc="2025-10-21T13:41:00Z">
        <w:r w:rsidRPr="005B7566">
          <w:rPr>
            <w:rFonts w:cstheme="minorHAnsi"/>
            <w:sz w:val="22"/>
            <w:szCs w:val="22"/>
          </w:rPr>
          <w:t xml:space="preserve"> </w:t>
        </w:r>
      </w:ins>
      <w:ins w:id="38948" w:author="Visone Rossana (GSE)" w:date="2025-10-21T15:40:00Z" w16du:dateUtc="2025-10-21T13:40:00Z">
        <w:r w:rsidRPr="005B7566">
          <w:rPr>
            <w:rFonts w:cstheme="minorHAnsi"/>
            <w:sz w:val="22"/>
            <w:szCs w:val="22"/>
          </w:rPr>
          <w:t>acconto prima della realizzazione dell’intervento, secondo</w:t>
        </w:r>
      </w:ins>
      <w:ins w:id="38949" w:author="Visone Rossana (GSE)" w:date="2025-10-21T15:41:00Z" w16du:dateUtc="2025-10-21T13:41:00Z">
        <w:r w:rsidRPr="005B7566">
          <w:rPr>
            <w:rFonts w:cstheme="minorHAnsi"/>
            <w:sz w:val="22"/>
            <w:szCs w:val="22"/>
          </w:rPr>
          <w:t xml:space="preserve"> </w:t>
        </w:r>
      </w:ins>
      <w:ins w:id="38950" w:author="Visone Rossana (GSE)" w:date="2025-10-21T15:40:00Z" w16du:dateUtc="2025-10-21T13:40:00Z">
        <w:r w:rsidRPr="005B7566">
          <w:rPr>
            <w:rFonts w:cstheme="minorHAnsi"/>
            <w:sz w:val="22"/>
            <w:szCs w:val="22"/>
          </w:rPr>
          <w:t>la procedura di cui all’art. 11, comma 5;</w:t>
        </w:r>
      </w:ins>
    </w:p>
    <w:p w14:paraId="017EE9B1" w14:textId="77528250" w:rsidR="005B7566" w:rsidRDefault="00B510BE" w:rsidP="003654F2">
      <w:pPr>
        <w:pStyle w:val="Paragrafoelenco"/>
        <w:numPr>
          <w:ilvl w:val="0"/>
          <w:numId w:val="514"/>
        </w:numPr>
        <w:jc w:val="both"/>
        <w:rPr>
          <w:ins w:id="38951" w:author="Visone Rossana (GSE)" w:date="2025-10-21T15:41:00Z" w16du:dateUtc="2025-10-21T13:41:00Z"/>
          <w:rFonts w:cstheme="minorHAnsi"/>
          <w:sz w:val="22"/>
          <w:szCs w:val="22"/>
        </w:rPr>
      </w:pPr>
      <w:ins w:id="38952" w:author="Visone Rossana (GSE)" w:date="2025-10-21T15:41:00Z" w16du:dateUtc="2025-10-21T13:41:00Z">
        <w:r w:rsidRPr="00B510BE">
          <w:rPr>
            <w:rFonts w:cstheme="minorHAnsi"/>
            <w:b/>
            <w:bCs/>
            <w:sz w:val="22"/>
            <w:szCs w:val="22"/>
            <w:rPrChange w:id="38953" w:author="Visone Rossana (GSE)" w:date="2025-10-21T15:41:00Z" w16du:dateUtc="2025-10-21T13:41:00Z">
              <w:rPr>
                <w:rFonts w:cstheme="minorHAnsi"/>
                <w:sz w:val="22"/>
                <w:szCs w:val="22"/>
              </w:rPr>
            </w:rPrChange>
          </w:rPr>
          <w:t>impianto solare fotovoltaico</w:t>
        </w:r>
        <w:r w:rsidRPr="00B510BE">
          <w:rPr>
            <w:rFonts w:cstheme="minorHAnsi"/>
            <w:sz w:val="22"/>
            <w:szCs w:val="22"/>
          </w:rPr>
          <w:t>: impianto di produzione di energia elettrica mediante conversione diretta della radiazione solare, tramite l’effetto fotovoltaico, come definito ai sensi dell’art. 2, comma 1, lettera e) del decreto del Ministro dello sviluppo economico 6 agosto 2010</w:t>
        </w:r>
        <w:r>
          <w:rPr>
            <w:rFonts w:cstheme="minorHAnsi"/>
            <w:sz w:val="22"/>
            <w:szCs w:val="22"/>
          </w:rPr>
          <w:t>;</w:t>
        </w:r>
      </w:ins>
    </w:p>
    <w:p w14:paraId="2A177B50" w14:textId="15D049EA" w:rsidR="00B510BE" w:rsidRDefault="00B510BE" w:rsidP="003654F2">
      <w:pPr>
        <w:pStyle w:val="Paragrafoelenco"/>
        <w:numPr>
          <w:ilvl w:val="0"/>
          <w:numId w:val="514"/>
        </w:numPr>
        <w:jc w:val="both"/>
        <w:rPr>
          <w:ins w:id="38954" w:author="Visone Rossana (GSE)" w:date="2025-10-21T15:42:00Z" w16du:dateUtc="2025-10-21T13:42:00Z"/>
          <w:rFonts w:cstheme="minorHAnsi"/>
          <w:sz w:val="22"/>
          <w:szCs w:val="22"/>
        </w:rPr>
      </w:pPr>
      <w:ins w:id="38955" w:author="Visone Rossana (GSE)" w:date="2025-10-21T15:41:00Z" w16du:dateUtc="2025-10-21T13:41:00Z">
        <w:r w:rsidRPr="00B510BE">
          <w:rPr>
            <w:rFonts w:cstheme="minorHAnsi"/>
            <w:b/>
            <w:bCs/>
            <w:sz w:val="22"/>
            <w:szCs w:val="22"/>
            <w:rPrChange w:id="38956" w:author="Visone Rossana (GSE)" w:date="2025-10-21T15:42:00Z" w16du:dateUtc="2025-10-21T13:42:00Z">
              <w:rPr>
                <w:rFonts w:cstheme="minorHAnsi"/>
                <w:sz w:val="22"/>
                <w:szCs w:val="22"/>
              </w:rPr>
            </w:rPrChange>
          </w:rPr>
          <w:t>impresa</w:t>
        </w:r>
        <w:r w:rsidRPr="00B510BE">
          <w:rPr>
            <w:rFonts w:cstheme="minorHAnsi"/>
            <w:sz w:val="22"/>
            <w:szCs w:val="22"/>
          </w:rPr>
          <w:t>: qualsiasi entità che eserciti un’attività economica, indipendentemente dalla forma giuridica, dalle modalità di finanziamento e dal perseguimento di uno scopo di lucro. In particolare, sono considerate tali le entità</w:t>
        </w:r>
      </w:ins>
      <w:ins w:id="38957" w:author="Visone Rossana (GSE)" w:date="2025-10-21T15:42:00Z" w16du:dateUtc="2025-10-21T13:42:00Z">
        <w:r w:rsidRPr="00B510BE">
          <w:rPr>
            <w:rFonts w:cstheme="minorHAnsi"/>
            <w:sz w:val="22"/>
            <w:szCs w:val="22"/>
          </w:rPr>
          <w:t xml:space="preserve"> </w:t>
        </w:r>
      </w:ins>
      <w:ins w:id="38958" w:author="Visone Rossana (GSE)" w:date="2025-10-21T15:41:00Z" w16du:dateUtc="2025-10-21T13:41:00Z">
        <w:r w:rsidRPr="00B510BE">
          <w:rPr>
            <w:rFonts w:cstheme="minorHAnsi"/>
            <w:sz w:val="22"/>
            <w:szCs w:val="22"/>
          </w:rPr>
          <w:t>che esercitano un’attività artigianale o altre attività a titolo</w:t>
        </w:r>
      </w:ins>
      <w:ins w:id="38959" w:author="Visone Rossana (GSE)" w:date="2025-10-21T15:42:00Z" w16du:dateUtc="2025-10-21T13:42:00Z">
        <w:r w:rsidRPr="00B510BE">
          <w:rPr>
            <w:rFonts w:cstheme="minorHAnsi"/>
            <w:sz w:val="22"/>
            <w:szCs w:val="22"/>
          </w:rPr>
          <w:t xml:space="preserve"> </w:t>
        </w:r>
      </w:ins>
      <w:ins w:id="38960" w:author="Visone Rossana (GSE)" w:date="2025-10-21T15:41:00Z" w16du:dateUtc="2025-10-21T13:41:00Z">
        <w:r w:rsidRPr="00B510BE">
          <w:rPr>
            <w:rFonts w:cstheme="minorHAnsi"/>
            <w:sz w:val="22"/>
            <w:szCs w:val="22"/>
          </w:rPr>
          <w:t>individuale o familiare, le società di persone o le associazioni</w:t>
        </w:r>
      </w:ins>
      <w:ins w:id="38961" w:author="Visone Rossana (GSE)" w:date="2025-10-21T15:42:00Z" w16du:dateUtc="2025-10-21T13:42:00Z">
        <w:r w:rsidRPr="00B510BE">
          <w:rPr>
            <w:rFonts w:cstheme="minorHAnsi"/>
            <w:sz w:val="22"/>
            <w:szCs w:val="22"/>
          </w:rPr>
          <w:t xml:space="preserve"> </w:t>
        </w:r>
      </w:ins>
      <w:ins w:id="38962" w:author="Visone Rossana (GSE)" w:date="2025-10-21T15:41:00Z" w16du:dateUtc="2025-10-21T13:41:00Z">
        <w:r w:rsidRPr="00B510BE">
          <w:rPr>
            <w:rFonts w:cstheme="minorHAnsi"/>
            <w:sz w:val="22"/>
            <w:szCs w:val="22"/>
          </w:rPr>
          <w:t>che esercitano regolarmente un’attività economica.</w:t>
        </w:r>
      </w:ins>
      <w:ins w:id="38963" w:author="Visone Rossana (GSE)" w:date="2025-10-21T15:42:00Z" w16du:dateUtc="2025-10-21T13:42:00Z">
        <w:r w:rsidRPr="00B510BE">
          <w:rPr>
            <w:rFonts w:cstheme="minorHAnsi"/>
            <w:sz w:val="22"/>
            <w:szCs w:val="22"/>
          </w:rPr>
          <w:t xml:space="preserve"> </w:t>
        </w:r>
      </w:ins>
      <w:ins w:id="38964" w:author="Visone Rossana (GSE)" w:date="2025-10-21T15:41:00Z" w16du:dateUtc="2025-10-21T13:41:00Z">
        <w:r w:rsidRPr="00B510BE">
          <w:rPr>
            <w:rFonts w:cstheme="minorHAnsi"/>
            <w:sz w:val="22"/>
            <w:szCs w:val="22"/>
          </w:rPr>
          <w:t>Tra le imprese di cui al precedente periodo sono incluse</w:t>
        </w:r>
      </w:ins>
      <w:ins w:id="38965" w:author="Visone Rossana (GSE)" w:date="2025-10-21T15:42:00Z" w16du:dateUtc="2025-10-21T13:42:00Z">
        <w:r w:rsidRPr="00B510BE">
          <w:rPr>
            <w:rFonts w:cstheme="minorHAnsi"/>
            <w:sz w:val="22"/>
            <w:szCs w:val="22"/>
          </w:rPr>
          <w:t xml:space="preserve"> </w:t>
        </w:r>
      </w:ins>
      <w:ins w:id="38966" w:author="Visone Rossana (GSE)" w:date="2025-10-21T15:41:00Z" w16du:dateUtc="2025-10-21T13:41:00Z">
        <w:r w:rsidRPr="00B510BE">
          <w:rPr>
            <w:rFonts w:cstheme="minorHAnsi"/>
            <w:sz w:val="22"/>
            <w:szCs w:val="22"/>
          </w:rPr>
          <w:t>anche quelle costituite in forma aggregata, quali a titolo</w:t>
        </w:r>
      </w:ins>
      <w:ins w:id="38967" w:author="Visone Rossana (GSE)" w:date="2025-10-21T15:42:00Z" w16du:dateUtc="2025-10-21T13:42:00Z">
        <w:r w:rsidRPr="00B510BE">
          <w:rPr>
            <w:rFonts w:cstheme="minorHAnsi"/>
            <w:sz w:val="22"/>
            <w:szCs w:val="22"/>
          </w:rPr>
          <w:t xml:space="preserve"> </w:t>
        </w:r>
      </w:ins>
      <w:ins w:id="38968" w:author="Visone Rossana (GSE)" w:date="2025-10-21T15:41:00Z" w16du:dateUtc="2025-10-21T13:41:00Z">
        <w:r w:rsidRPr="00B510BE">
          <w:rPr>
            <w:rFonts w:cstheme="minorHAnsi"/>
            <w:sz w:val="22"/>
            <w:szCs w:val="22"/>
          </w:rPr>
          <w:t>non esaustivo associazioni temporanee di impresa, i raggruppamenti</w:t>
        </w:r>
      </w:ins>
      <w:ins w:id="38969" w:author="Visone Rossana (GSE)" w:date="2025-10-21T15:42:00Z" w16du:dateUtc="2025-10-21T13:42:00Z">
        <w:r w:rsidRPr="00B510BE">
          <w:rPr>
            <w:rFonts w:cstheme="minorHAnsi"/>
            <w:sz w:val="22"/>
            <w:szCs w:val="22"/>
          </w:rPr>
          <w:t xml:space="preserve"> </w:t>
        </w:r>
      </w:ins>
      <w:ins w:id="38970" w:author="Visone Rossana (GSE)" w:date="2025-10-21T15:41:00Z" w16du:dateUtc="2025-10-21T13:41:00Z">
        <w:r w:rsidRPr="00B510BE">
          <w:rPr>
            <w:rFonts w:cstheme="minorHAnsi"/>
            <w:sz w:val="22"/>
            <w:szCs w:val="22"/>
          </w:rPr>
          <w:t>di imprese, le società di scopo e i consorzi</w:t>
        </w:r>
      </w:ins>
      <w:ins w:id="38971" w:author="Visone Rossana (GSE)" w:date="2025-10-21T15:42:00Z" w16du:dateUtc="2025-10-21T13:42:00Z">
        <w:r>
          <w:rPr>
            <w:rFonts w:cstheme="minorHAnsi"/>
            <w:sz w:val="22"/>
            <w:szCs w:val="22"/>
          </w:rPr>
          <w:t>;</w:t>
        </w:r>
      </w:ins>
    </w:p>
    <w:p w14:paraId="72C8CBA5" w14:textId="14009A24" w:rsidR="00B510BE" w:rsidRDefault="000D6C59" w:rsidP="003654F2">
      <w:pPr>
        <w:pStyle w:val="Paragrafoelenco"/>
        <w:numPr>
          <w:ilvl w:val="0"/>
          <w:numId w:val="514"/>
        </w:numPr>
        <w:jc w:val="both"/>
        <w:rPr>
          <w:ins w:id="38972" w:author="Visone Rossana (GSE)" w:date="2025-10-21T15:42:00Z" w16du:dateUtc="2025-10-21T13:42:00Z"/>
          <w:rFonts w:cstheme="minorHAnsi"/>
          <w:sz w:val="22"/>
          <w:szCs w:val="22"/>
        </w:rPr>
      </w:pPr>
      <w:ins w:id="38973" w:author="Visone Rossana (GSE)" w:date="2025-10-21T15:42:00Z" w16du:dateUtc="2025-10-21T13:42:00Z">
        <w:r w:rsidRPr="000D6C59">
          <w:rPr>
            <w:rFonts w:cstheme="minorHAnsi"/>
            <w:b/>
            <w:bCs/>
            <w:sz w:val="22"/>
            <w:szCs w:val="22"/>
            <w:rPrChange w:id="38974" w:author="Visone Rossana (GSE)" w:date="2025-10-21T15:42:00Z" w16du:dateUtc="2025-10-21T13:42:00Z">
              <w:rPr>
                <w:rFonts w:cstheme="minorHAnsi"/>
                <w:sz w:val="22"/>
                <w:szCs w:val="22"/>
              </w:rPr>
            </w:rPrChange>
          </w:rPr>
          <w:t>impresa operante nel settore forestale</w:t>
        </w:r>
        <w:r w:rsidRPr="000D6C59">
          <w:rPr>
            <w:rFonts w:cstheme="minorHAnsi"/>
            <w:sz w:val="22"/>
            <w:szCs w:val="22"/>
          </w:rPr>
          <w:t>: impresa iscritta alla Camera di commercio che svolge prioritariamente attività di «silvicoltura e altre attività forestali» (codice Ateco 02.10.00) o «utilizzo di aree forestali» (codice Ateco 02.20.00);</w:t>
        </w:r>
      </w:ins>
    </w:p>
    <w:p w14:paraId="31C7FA53" w14:textId="76461D0B" w:rsidR="000D6C59" w:rsidRDefault="000D6C59" w:rsidP="003654F2">
      <w:pPr>
        <w:pStyle w:val="Paragrafoelenco"/>
        <w:numPr>
          <w:ilvl w:val="0"/>
          <w:numId w:val="514"/>
        </w:numPr>
        <w:jc w:val="both"/>
        <w:rPr>
          <w:ins w:id="38975" w:author="Visone Rossana (GSE)" w:date="2025-10-21T15:43:00Z" w16du:dateUtc="2025-10-21T13:43:00Z"/>
          <w:rFonts w:cstheme="minorHAnsi"/>
          <w:sz w:val="22"/>
          <w:szCs w:val="22"/>
        </w:rPr>
      </w:pPr>
      <w:ins w:id="38976" w:author="Visone Rossana (GSE)" w:date="2025-10-21T15:43:00Z" w16du:dateUtc="2025-10-21T13:43:00Z">
        <w:r w:rsidRPr="000D6C59">
          <w:rPr>
            <w:rFonts w:cstheme="minorHAnsi"/>
            <w:b/>
            <w:bCs/>
            <w:sz w:val="22"/>
            <w:szCs w:val="22"/>
            <w:rPrChange w:id="38977" w:author="Visone Rossana (GSE)" w:date="2025-10-21T15:43:00Z" w16du:dateUtc="2025-10-21T13:43:00Z">
              <w:rPr>
                <w:rFonts w:cstheme="minorHAnsi"/>
                <w:sz w:val="22"/>
                <w:szCs w:val="22"/>
              </w:rPr>
            </w:rPrChange>
          </w:rPr>
          <w:t xml:space="preserve">installazione di tecnologie di </w:t>
        </w:r>
        <w:r w:rsidRPr="000D6C59">
          <w:rPr>
            <w:rFonts w:cstheme="minorHAnsi"/>
            <w:b/>
            <w:bCs/>
            <w:i/>
            <w:iCs/>
            <w:sz w:val="22"/>
            <w:szCs w:val="22"/>
            <w:rPrChange w:id="38978" w:author="Visone Rossana (GSE)" w:date="2025-10-21T15:43:00Z" w16du:dateUtc="2025-10-21T13:43:00Z">
              <w:rPr>
                <w:rFonts w:cstheme="minorHAnsi"/>
                <w:sz w:val="22"/>
                <w:szCs w:val="22"/>
              </w:rPr>
            </w:rPrChange>
          </w:rPr>
          <w:t>building automation</w:t>
        </w:r>
        <w:r w:rsidRPr="000D6C59">
          <w:rPr>
            <w:rFonts w:cstheme="minorHAnsi"/>
            <w:b/>
            <w:bCs/>
            <w:sz w:val="22"/>
            <w:szCs w:val="22"/>
            <w:rPrChange w:id="38979" w:author="Visone Rossana (GSE)" w:date="2025-10-21T15:43:00Z" w16du:dateUtc="2025-10-21T13:43:00Z">
              <w:rPr>
                <w:rFonts w:cstheme="minorHAnsi"/>
                <w:sz w:val="22"/>
                <w:szCs w:val="22"/>
              </w:rPr>
            </w:rPrChange>
          </w:rPr>
          <w:t xml:space="preserve"> degli impianti termici ed elettrici degli edifici</w:t>
        </w:r>
        <w:r w:rsidRPr="000D6C59">
          <w:rPr>
            <w:rFonts w:cstheme="minorHAnsi"/>
            <w:sz w:val="22"/>
            <w:szCs w:val="22"/>
          </w:rPr>
          <w:t>: installazione di tecnologie di gestione e controllo automatico degli impianti termici ed elettrici degli edifici ai fini del miglioramento dell’efficienza energetica nel riscaldamento, raffrescamento, ventilazione e condizionamento, produzione di acqua calda sanitaria, illuminazione, controllo delle schermature solari, centralizzazione e controllo integrato delle diverse applicazioni, diagnostica e rilevamento consumi unitamente al miglioramento dei parametri, conformi ai requisiti tecnici previsti nell’allegato I del presente decreto</w:t>
        </w:r>
        <w:r>
          <w:rPr>
            <w:rFonts w:cstheme="minorHAnsi"/>
            <w:sz w:val="22"/>
            <w:szCs w:val="22"/>
          </w:rPr>
          <w:t>;</w:t>
        </w:r>
      </w:ins>
    </w:p>
    <w:p w14:paraId="09E7C42E" w14:textId="6477753F" w:rsidR="003464DB" w:rsidRPr="003464DB" w:rsidRDefault="003464DB">
      <w:pPr>
        <w:pStyle w:val="Paragrafoelenco"/>
        <w:numPr>
          <w:ilvl w:val="0"/>
          <w:numId w:val="514"/>
        </w:numPr>
        <w:jc w:val="both"/>
        <w:rPr>
          <w:ins w:id="38980" w:author="Visone Rossana (GSE)" w:date="2025-10-21T15:43:00Z" w16du:dateUtc="2025-10-21T13:43:00Z"/>
          <w:rFonts w:cstheme="minorHAnsi"/>
          <w:sz w:val="22"/>
          <w:szCs w:val="22"/>
        </w:rPr>
      </w:pPr>
      <w:ins w:id="38981" w:author="Visone Rossana (GSE)" w:date="2025-10-21T15:43:00Z" w16du:dateUtc="2025-10-21T13:43:00Z">
        <w:r w:rsidRPr="003464DB">
          <w:rPr>
            <w:rFonts w:cstheme="minorHAnsi"/>
            <w:b/>
            <w:bCs/>
            <w:sz w:val="22"/>
            <w:szCs w:val="22"/>
            <w:rPrChange w:id="38982" w:author="Visone Rossana (GSE)" w:date="2025-10-21T15:43:00Z" w16du:dateUtc="2025-10-21T13:43:00Z">
              <w:rPr>
                <w:rFonts w:cstheme="minorHAnsi"/>
                <w:sz w:val="22"/>
                <w:szCs w:val="22"/>
              </w:rPr>
            </w:rPrChange>
          </w:rPr>
          <w:t>interventi di piccole dimensioni di incremento dell’efficienza energetica</w:t>
        </w:r>
        <w:r w:rsidRPr="003464DB">
          <w:rPr>
            <w:rFonts w:cstheme="minorHAnsi"/>
            <w:sz w:val="22"/>
            <w:szCs w:val="22"/>
          </w:rPr>
          <w:t>: interventi di cui all’art. 5, che</w:t>
        </w:r>
      </w:ins>
    </w:p>
    <w:p w14:paraId="5BCBF3F3" w14:textId="1B5DDBB3" w:rsidR="000D6C59" w:rsidRDefault="003464DB" w:rsidP="003464DB">
      <w:pPr>
        <w:pStyle w:val="Paragrafoelenco"/>
        <w:ind w:left="502"/>
        <w:jc w:val="both"/>
        <w:rPr>
          <w:ins w:id="38983" w:author="Visone Rossana (GSE)" w:date="2025-10-21T15:45:00Z" w16du:dateUtc="2025-10-21T13:45:00Z"/>
          <w:rFonts w:cstheme="minorHAnsi"/>
          <w:sz w:val="22"/>
          <w:szCs w:val="22"/>
        </w:rPr>
      </w:pPr>
      <w:ins w:id="38984" w:author="Visone Rossana (GSE)" w:date="2025-10-21T15:43:00Z" w16du:dateUtc="2025-10-21T13:43:00Z">
        <w:r w:rsidRPr="003464DB">
          <w:rPr>
            <w:rFonts w:cstheme="minorHAnsi"/>
            <w:sz w:val="22"/>
            <w:szCs w:val="22"/>
          </w:rPr>
          <w:t>soddisfano i requisiti previsti dall’allegato I;</w:t>
        </w:r>
      </w:ins>
    </w:p>
    <w:p w14:paraId="37D2DC10" w14:textId="70C760CB" w:rsidR="002A3899" w:rsidRDefault="00153996" w:rsidP="00153996">
      <w:pPr>
        <w:pStyle w:val="Paragrafoelenco"/>
        <w:numPr>
          <w:ilvl w:val="0"/>
          <w:numId w:val="518"/>
        </w:numPr>
        <w:ind w:left="499" w:hanging="357"/>
        <w:jc w:val="both"/>
        <w:rPr>
          <w:ins w:id="38985" w:author="Visone Rossana (GSE)" w:date="2025-10-21T15:48:00Z" w16du:dateUtc="2025-10-21T13:48:00Z"/>
          <w:rFonts w:cstheme="minorHAnsi"/>
          <w:sz w:val="22"/>
          <w:szCs w:val="22"/>
        </w:rPr>
      </w:pPr>
      <w:ins w:id="38986" w:author="Visone Rossana (GSE)" w:date="2025-10-21T15:46:00Z" w16du:dateUtc="2025-10-21T13:46:00Z">
        <w:r w:rsidRPr="00413E93">
          <w:rPr>
            <w:rFonts w:cstheme="minorHAnsi"/>
            <w:b/>
            <w:bCs/>
            <w:sz w:val="22"/>
            <w:szCs w:val="22"/>
            <w:rPrChange w:id="38987" w:author="Visone Rossana (GSE)" w:date="2025-10-21T15:56:00Z" w16du:dateUtc="2025-10-21T13:56:00Z">
              <w:rPr>
                <w:rFonts w:cstheme="minorHAnsi"/>
                <w:sz w:val="22"/>
                <w:szCs w:val="22"/>
              </w:rPr>
            </w:rPrChange>
          </w:rPr>
          <w:t>interventi di piccole dimensioni di produzione di energia termica da fonti rinnovabili e di sistemi ad alta efficienza</w:t>
        </w:r>
        <w:r w:rsidRPr="00153996">
          <w:rPr>
            <w:rFonts w:cstheme="minorHAnsi"/>
            <w:sz w:val="22"/>
            <w:szCs w:val="22"/>
          </w:rPr>
          <w:t>: interventi di cui all’art. 8, che soddisfano i requisiti previsti dall’allegato I. Tali interventi riguardano impianti con una potenza termica inferiore o uguale a 2 MW e impianti solari termici con una superficie minore o uguale a 2.500 mq;</w:t>
        </w:r>
      </w:ins>
    </w:p>
    <w:p w14:paraId="6C878080" w14:textId="1E1E6576" w:rsidR="00D925C9" w:rsidRPr="00D925C9" w:rsidRDefault="00153996">
      <w:pPr>
        <w:pStyle w:val="Paragrafoelenco"/>
        <w:numPr>
          <w:ilvl w:val="0"/>
          <w:numId w:val="518"/>
        </w:numPr>
        <w:ind w:left="499" w:hanging="357"/>
        <w:jc w:val="both"/>
        <w:rPr>
          <w:ins w:id="38988" w:author="Visone Rossana (GSE)" w:date="2025-10-21T15:50:00Z" w16du:dateUtc="2025-10-21T13:50:00Z"/>
          <w:rFonts w:cstheme="minorHAnsi"/>
          <w:sz w:val="22"/>
          <w:szCs w:val="22"/>
        </w:rPr>
        <w:pPrChange w:id="38989" w:author="Visone Rossana (GSE)" w:date="2025-10-21T15:51:00Z" w16du:dateUtc="2025-10-21T13:51:00Z">
          <w:pPr>
            <w:pStyle w:val="Paragrafoelenco"/>
            <w:numPr>
              <w:numId w:val="518"/>
            </w:numPr>
            <w:ind w:hanging="360"/>
            <w:jc w:val="both"/>
          </w:pPr>
        </w:pPrChange>
      </w:pPr>
      <w:ins w:id="38990" w:author="Visone Rossana (GSE)" w:date="2025-10-21T15:48:00Z" w16du:dateUtc="2025-10-21T13:48:00Z">
        <w:r w:rsidRPr="00413E93">
          <w:rPr>
            <w:rFonts w:cstheme="minorHAnsi"/>
            <w:b/>
            <w:bCs/>
            <w:sz w:val="22"/>
            <w:szCs w:val="22"/>
            <w:rPrChange w:id="38991" w:author="Visone Rossana (GSE)" w:date="2025-10-21T15:56:00Z" w16du:dateUtc="2025-10-21T13:56:00Z">
              <w:rPr>
                <w:rFonts w:cstheme="minorHAnsi"/>
                <w:sz w:val="22"/>
                <w:szCs w:val="22"/>
              </w:rPr>
            </w:rPrChange>
          </w:rPr>
          <w:t xml:space="preserve">interventi </w:t>
        </w:r>
      </w:ins>
      <w:ins w:id="38992" w:author="Visone Rossana (GSE)" w:date="2025-10-21T15:49:00Z" w16du:dateUtc="2025-10-21T13:49:00Z">
        <w:r w:rsidR="001A3AB2" w:rsidRPr="00413E93">
          <w:rPr>
            <w:rFonts w:cstheme="minorHAnsi"/>
            <w:b/>
            <w:bCs/>
            <w:sz w:val="22"/>
            <w:szCs w:val="22"/>
            <w:rPrChange w:id="38993" w:author="Visone Rossana (GSE)" w:date="2025-10-21T15:56:00Z" w16du:dateUtc="2025-10-21T13:56:00Z">
              <w:rPr>
                <w:rFonts w:cstheme="minorHAnsi"/>
                <w:sz w:val="22"/>
                <w:szCs w:val="22"/>
              </w:rPr>
            </w:rPrChange>
          </w:rPr>
          <w:t>di sostituzione di impianti di climatizzazione invernale</w:t>
        </w:r>
        <w:r w:rsidR="001A3AB2">
          <w:rPr>
            <w:rFonts w:cstheme="minorHAnsi"/>
            <w:sz w:val="22"/>
            <w:szCs w:val="22"/>
          </w:rPr>
          <w:t>:</w:t>
        </w:r>
      </w:ins>
      <w:ins w:id="38994" w:author="Visone Rossana (GSE)" w:date="2025-10-21T15:50:00Z" w16du:dateUtc="2025-10-21T13:50:00Z">
        <w:r w:rsidR="00D925C9" w:rsidRPr="00D925C9">
          <w:t xml:space="preserve"> </w:t>
        </w:r>
        <w:r w:rsidR="00D925C9" w:rsidRPr="00D925C9">
          <w:rPr>
            <w:rFonts w:cstheme="minorHAnsi"/>
            <w:sz w:val="22"/>
            <w:szCs w:val="22"/>
          </w:rPr>
          <w:t>interventi di sostituzione, integrale</w:t>
        </w:r>
      </w:ins>
    </w:p>
    <w:p w14:paraId="4142B455" w14:textId="019CD6D4" w:rsidR="00153996" w:rsidRDefault="00D925C9" w:rsidP="00D925C9">
      <w:pPr>
        <w:pStyle w:val="Paragrafoelenco"/>
        <w:ind w:left="499"/>
        <w:jc w:val="both"/>
        <w:rPr>
          <w:ins w:id="38995" w:author="Visone Rossana (GSE)" w:date="2025-10-21T15:51:00Z" w16du:dateUtc="2025-10-21T13:51:00Z"/>
          <w:rFonts w:cstheme="minorHAnsi"/>
          <w:sz w:val="22"/>
          <w:szCs w:val="22"/>
        </w:rPr>
      </w:pPr>
      <w:ins w:id="38996" w:author="Visone Rossana (GSE)" w:date="2025-10-21T15:50:00Z" w16du:dateUtc="2025-10-21T13:50:00Z">
        <w:r w:rsidRPr="00D925C9">
          <w:rPr>
            <w:rFonts w:cstheme="minorHAnsi"/>
            <w:sz w:val="22"/>
            <w:szCs w:val="22"/>
          </w:rPr>
          <w:t>o parziale, di impianti di climatizzazione invernale con impianti di cui all’art. 8 e contestuale messa a punto ed equilibratura dei sistemi di distribuzione, regolazione e</w:t>
        </w:r>
        <w:r>
          <w:rPr>
            <w:rFonts w:cstheme="minorHAnsi"/>
            <w:sz w:val="22"/>
            <w:szCs w:val="22"/>
          </w:rPr>
          <w:t xml:space="preserve"> </w:t>
        </w:r>
        <w:r w:rsidRPr="00D925C9">
          <w:rPr>
            <w:rFonts w:cstheme="minorHAnsi"/>
            <w:sz w:val="22"/>
            <w:szCs w:val="22"/>
          </w:rPr>
          <w:t>controllo, ed introduzione, esclusivamente nel caso di impianti</w:t>
        </w:r>
        <w:r>
          <w:rPr>
            <w:rFonts w:cstheme="minorHAnsi"/>
            <w:sz w:val="22"/>
            <w:szCs w:val="22"/>
          </w:rPr>
          <w:t xml:space="preserve"> </w:t>
        </w:r>
        <w:r w:rsidRPr="00D925C9">
          <w:rPr>
            <w:rFonts w:cstheme="minorHAnsi"/>
            <w:sz w:val="22"/>
            <w:szCs w:val="22"/>
          </w:rPr>
          <w:t>centralizzati al servizio di più unità immobiliari e/o</w:t>
        </w:r>
        <w:r>
          <w:rPr>
            <w:rFonts w:cstheme="minorHAnsi"/>
            <w:sz w:val="22"/>
            <w:szCs w:val="22"/>
          </w:rPr>
          <w:t xml:space="preserve"> </w:t>
        </w:r>
        <w:r w:rsidRPr="00D925C9">
          <w:rPr>
            <w:rFonts w:cstheme="minorHAnsi"/>
            <w:sz w:val="22"/>
            <w:szCs w:val="22"/>
          </w:rPr>
          <w:t xml:space="preserve">edifici, di un </w:t>
        </w:r>
        <w:r w:rsidRPr="00D925C9">
          <w:rPr>
            <w:rFonts w:cstheme="minorHAnsi"/>
            <w:sz w:val="22"/>
            <w:szCs w:val="22"/>
          </w:rPr>
          <w:lastRenderedPageBreak/>
          <w:t>efficace sistema di contabilizzazione individuale</w:t>
        </w:r>
        <w:r>
          <w:rPr>
            <w:rFonts w:cstheme="minorHAnsi"/>
            <w:sz w:val="22"/>
            <w:szCs w:val="22"/>
          </w:rPr>
          <w:t xml:space="preserve"> </w:t>
        </w:r>
        <w:r w:rsidRPr="00D925C9">
          <w:rPr>
            <w:rFonts w:cstheme="minorHAnsi"/>
            <w:sz w:val="22"/>
            <w:szCs w:val="22"/>
          </w:rPr>
          <w:t>dell’energia termica utilizzata per la conseguente</w:t>
        </w:r>
        <w:r>
          <w:rPr>
            <w:rFonts w:cstheme="minorHAnsi"/>
            <w:sz w:val="22"/>
            <w:szCs w:val="22"/>
          </w:rPr>
          <w:t xml:space="preserve"> </w:t>
        </w:r>
        <w:r w:rsidRPr="00D925C9">
          <w:rPr>
            <w:rFonts w:cstheme="minorHAnsi"/>
            <w:sz w:val="22"/>
            <w:szCs w:val="22"/>
          </w:rPr>
          <w:t>ripartizione delle spese. Ad eccezione dell’intervento</w:t>
        </w:r>
        <w:r>
          <w:rPr>
            <w:rFonts w:cstheme="minorHAnsi"/>
            <w:sz w:val="22"/>
            <w:szCs w:val="22"/>
          </w:rPr>
          <w:t xml:space="preserve"> </w:t>
        </w:r>
        <w:r w:rsidRPr="00D925C9">
          <w:rPr>
            <w:rFonts w:cstheme="minorHAnsi"/>
            <w:sz w:val="22"/>
            <w:szCs w:val="22"/>
          </w:rPr>
          <w:t>di cui al comma 1, lettera c) dell’art. 8, sono considerati</w:t>
        </w:r>
        <w:r>
          <w:rPr>
            <w:rFonts w:cstheme="minorHAnsi"/>
            <w:sz w:val="22"/>
            <w:szCs w:val="22"/>
          </w:rPr>
          <w:t xml:space="preserve"> </w:t>
        </w:r>
        <w:r w:rsidRPr="00D925C9">
          <w:rPr>
            <w:rFonts w:cstheme="minorHAnsi"/>
            <w:sz w:val="22"/>
            <w:szCs w:val="22"/>
          </w:rPr>
          <w:t>interventi di sostituzione di impianti di climatizzazione</w:t>
        </w:r>
        <w:r>
          <w:rPr>
            <w:rFonts w:cstheme="minorHAnsi"/>
            <w:sz w:val="22"/>
            <w:szCs w:val="22"/>
          </w:rPr>
          <w:t xml:space="preserve"> </w:t>
        </w:r>
        <w:r w:rsidRPr="00D925C9">
          <w:rPr>
            <w:rFonts w:cstheme="minorHAnsi"/>
            <w:sz w:val="22"/>
            <w:szCs w:val="22"/>
          </w:rPr>
          <w:t>invernale anche quelli che comportano il distacco da una</w:t>
        </w:r>
        <w:r>
          <w:rPr>
            <w:rFonts w:cstheme="minorHAnsi"/>
            <w:sz w:val="22"/>
            <w:szCs w:val="22"/>
          </w:rPr>
          <w:t xml:space="preserve"> </w:t>
        </w:r>
        <w:r w:rsidRPr="00D925C9">
          <w:rPr>
            <w:rFonts w:cstheme="minorHAnsi"/>
            <w:sz w:val="22"/>
            <w:szCs w:val="22"/>
          </w:rPr>
          <w:t>rete di teleriscaldamento purché questa non si configuri</w:t>
        </w:r>
        <w:r>
          <w:rPr>
            <w:rFonts w:cstheme="minorHAnsi"/>
            <w:sz w:val="22"/>
            <w:szCs w:val="22"/>
          </w:rPr>
          <w:t xml:space="preserve"> </w:t>
        </w:r>
        <w:r w:rsidRPr="00D925C9">
          <w:rPr>
            <w:rFonts w:cstheme="minorHAnsi"/>
            <w:sz w:val="22"/>
            <w:szCs w:val="22"/>
          </w:rPr>
          <w:t>come rete di teleriscaldamento efficiente</w:t>
        </w:r>
      </w:ins>
      <w:ins w:id="38997" w:author="Visone Rossana (GSE)" w:date="2025-10-21T15:51:00Z" w16du:dateUtc="2025-10-21T13:51:00Z">
        <w:r>
          <w:rPr>
            <w:rFonts w:cstheme="minorHAnsi"/>
            <w:sz w:val="22"/>
            <w:szCs w:val="22"/>
          </w:rPr>
          <w:t>;</w:t>
        </w:r>
      </w:ins>
    </w:p>
    <w:p w14:paraId="6426336B" w14:textId="7D37454F" w:rsidR="00650D95" w:rsidRPr="00650D95" w:rsidRDefault="00650D95">
      <w:pPr>
        <w:pStyle w:val="Paragrafoelenco"/>
        <w:numPr>
          <w:ilvl w:val="0"/>
          <w:numId w:val="520"/>
        </w:numPr>
        <w:ind w:left="499" w:hanging="357"/>
        <w:jc w:val="both"/>
        <w:rPr>
          <w:ins w:id="38998" w:author="Visone Rossana (GSE)" w:date="2025-10-21T15:52:00Z" w16du:dateUtc="2025-10-21T13:52:00Z"/>
          <w:rFonts w:cstheme="minorHAnsi"/>
          <w:sz w:val="22"/>
          <w:szCs w:val="22"/>
        </w:rPr>
        <w:pPrChange w:id="38999" w:author="Visone Rossana (GSE)" w:date="2025-10-21T15:52:00Z" w16du:dateUtc="2025-10-21T13:52:00Z">
          <w:pPr>
            <w:pStyle w:val="Paragrafoelenco"/>
            <w:numPr>
              <w:numId w:val="520"/>
            </w:numPr>
            <w:ind w:left="360" w:hanging="360"/>
            <w:jc w:val="both"/>
          </w:pPr>
        </w:pPrChange>
      </w:pPr>
      <w:ins w:id="39000" w:author="Visone Rossana (GSE)" w:date="2025-10-21T15:52:00Z" w16du:dateUtc="2025-10-21T13:52:00Z">
        <w:r w:rsidRPr="00413E93">
          <w:rPr>
            <w:rFonts w:cstheme="minorHAnsi"/>
            <w:b/>
            <w:bCs/>
            <w:sz w:val="22"/>
            <w:szCs w:val="22"/>
            <w:rPrChange w:id="39001" w:author="Visone Rossana (GSE)" w:date="2025-10-21T15:56:00Z" w16du:dateUtc="2025-10-21T13:56:00Z">
              <w:rPr>
                <w:rFonts w:cstheme="minorHAnsi"/>
                <w:sz w:val="22"/>
                <w:szCs w:val="22"/>
              </w:rPr>
            </w:rPrChange>
          </w:rPr>
          <w:t>interventi sull’involucro di edifici esistenti</w:t>
        </w:r>
        <w:r w:rsidRPr="00650D95">
          <w:rPr>
            <w:rFonts w:cstheme="minorHAnsi"/>
            <w:sz w:val="22"/>
            <w:szCs w:val="22"/>
          </w:rPr>
          <w:t>: interventi su edifici esistenti, parti di edifici esistenti o unità</w:t>
        </w:r>
      </w:ins>
    </w:p>
    <w:p w14:paraId="4DEB5DEB" w14:textId="7F5CB74B" w:rsidR="00D925C9" w:rsidRDefault="00650D95" w:rsidP="00650D95">
      <w:pPr>
        <w:pStyle w:val="Paragrafoelenco"/>
        <w:ind w:left="499"/>
        <w:jc w:val="both"/>
        <w:rPr>
          <w:ins w:id="39002" w:author="Visone Rossana (GSE)" w:date="2025-10-21T15:52:00Z" w16du:dateUtc="2025-10-21T13:52:00Z"/>
          <w:rFonts w:cstheme="minorHAnsi"/>
          <w:sz w:val="22"/>
          <w:szCs w:val="22"/>
        </w:rPr>
      </w:pPr>
      <w:ins w:id="39003" w:author="Visone Rossana (GSE)" w:date="2025-10-21T15:52:00Z" w16du:dateUtc="2025-10-21T13:52:00Z">
        <w:r w:rsidRPr="00650D95">
          <w:rPr>
            <w:rFonts w:cstheme="minorHAnsi"/>
            <w:sz w:val="22"/>
            <w:szCs w:val="22"/>
          </w:rPr>
          <w:t>immobiliari esistenti, riguardanti strutture opache verticali, strutture opache orizzontali (coperture, anche inclinate, e pavimenti), finestre comprensive di infissi, strutture tutte delimitanti il volume riscaldato, installazione di sistemi di schermatura e/o ombreggiamento e/o sistemi di filtrazione solare esterni per chiusure trasparenti con esposizione da Est-Sud-Est (ESE) a Ovest (O), fissi o mobili, non trasportabili, nonché scuri, persiane, avvolgibili e cassonetti solidali con l’infisso, che rispettano i requisiti</w:t>
        </w:r>
        <w:r>
          <w:rPr>
            <w:rFonts w:cstheme="minorHAnsi"/>
            <w:sz w:val="22"/>
            <w:szCs w:val="22"/>
          </w:rPr>
          <w:t xml:space="preserve"> </w:t>
        </w:r>
        <w:r w:rsidRPr="00650D95">
          <w:rPr>
            <w:rFonts w:cstheme="minorHAnsi"/>
            <w:sz w:val="22"/>
            <w:szCs w:val="22"/>
          </w:rPr>
          <w:t>di cui all’allegato I del presente decreto;</w:t>
        </w:r>
      </w:ins>
    </w:p>
    <w:p w14:paraId="51B82623" w14:textId="2C6B26A2" w:rsidR="00AC30EC" w:rsidRPr="00AC30EC" w:rsidRDefault="00AC30EC">
      <w:pPr>
        <w:pStyle w:val="Paragrafoelenco"/>
        <w:numPr>
          <w:ilvl w:val="0"/>
          <w:numId w:val="523"/>
        </w:numPr>
        <w:ind w:left="499" w:hanging="357"/>
        <w:jc w:val="both"/>
        <w:rPr>
          <w:ins w:id="39004" w:author="Visone Rossana (GSE)" w:date="2025-10-21T15:53:00Z" w16du:dateUtc="2025-10-21T13:53:00Z"/>
          <w:rFonts w:cstheme="minorHAnsi"/>
          <w:sz w:val="22"/>
          <w:szCs w:val="22"/>
        </w:rPr>
        <w:pPrChange w:id="39005" w:author="Visone Rossana (GSE)" w:date="2025-10-21T15:54:00Z" w16du:dateUtc="2025-10-21T13:54:00Z">
          <w:pPr>
            <w:pStyle w:val="Paragrafoelenco"/>
            <w:numPr>
              <w:numId w:val="521"/>
            </w:numPr>
            <w:ind w:hanging="360"/>
            <w:jc w:val="both"/>
          </w:pPr>
        </w:pPrChange>
      </w:pPr>
      <w:ins w:id="39006" w:author="Visone Rossana (GSE)" w:date="2025-10-21T15:53:00Z" w16du:dateUtc="2025-10-21T13:53:00Z">
        <w:r w:rsidRPr="00413E93">
          <w:rPr>
            <w:rFonts w:cstheme="minorHAnsi"/>
            <w:b/>
            <w:bCs/>
            <w:sz w:val="22"/>
            <w:szCs w:val="22"/>
            <w:rPrChange w:id="39007" w:author="Visone Rossana (GSE)" w:date="2025-10-21T15:56:00Z" w16du:dateUtc="2025-10-21T13:56:00Z">
              <w:rPr>
                <w:rFonts w:cstheme="minorHAnsi"/>
                <w:sz w:val="22"/>
                <w:szCs w:val="22"/>
              </w:rPr>
            </w:rPrChange>
          </w:rPr>
          <w:t>multintervento</w:t>
        </w:r>
        <w:r w:rsidRPr="00AC30EC">
          <w:rPr>
            <w:rFonts w:cstheme="minorHAnsi"/>
            <w:sz w:val="22"/>
            <w:szCs w:val="22"/>
          </w:rPr>
          <w:t>: realizzazione contestuale sul medesimo edificio di più interventi di cui agli articoli 5</w:t>
        </w:r>
      </w:ins>
    </w:p>
    <w:p w14:paraId="171F7050" w14:textId="1AD811FC" w:rsidR="00AC30EC" w:rsidRDefault="00AC30EC" w:rsidP="00694679">
      <w:pPr>
        <w:ind w:left="499"/>
        <w:jc w:val="both"/>
        <w:rPr>
          <w:ins w:id="39008" w:author="Visone Rossana (GSE)" w:date="2025-10-21T15:54:00Z" w16du:dateUtc="2025-10-21T13:54:00Z"/>
          <w:rFonts w:cstheme="minorHAnsi"/>
          <w:sz w:val="22"/>
          <w:szCs w:val="22"/>
        </w:rPr>
      </w:pPr>
      <w:ins w:id="39009" w:author="Visone Rossana (GSE)" w:date="2025-10-21T15:53:00Z" w16du:dateUtc="2025-10-21T13:53:00Z">
        <w:r w:rsidRPr="00694679">
          <w:rPr>
            <w:rFonts w:cstheme="minorHAnsi"/>
            <w:sz w:val="22"/>
            <w:szCs w:val="22"/>
          </w:rPr>
          <w:t>e 8 del presente decreto, progettati e pianificati come un unico progetto;</w:t>
        </w:r>
      </w:ins>
    </w:p>
    <w:p w14:paraId="54EA820E" w14:textId="37BE02B8" w:rsidR="0071576C" w:rsidRPr="0071576C" w:rsidRDefault="0071576C">
      <w:pPr>
        <w:pStyle w:val="Paragrafoelenco"/>
        <w:numPr>
          <w:ilvl w:val="0"/>
          <w:numId w:val="524"/>
        </w:numPr>
        <w:ind w:left="499" w:hanging="357"/>
        <w:jc w:val="both"/>
        <w:rPr>
          <w:ins w:id="39010" w:author="Visone Rossana (GSE)" w:date="2025-10-21T15:54:00Z" w16du:dateUtc="2025-10-21T13:54:00Z"/>
          <w:rFonts w:cstheme="minorHAnsi"/>
          <w:sz w:val="22"/>
          <w:szCs w:val="22"/>
        </w:rPr>
        <w:pPrChange w:id="39011" w:author="Visone Rossana (GSE)" w:date="2025-10-21T15:55:00Z" w16du:dateUtc="2025-10-21T13:55:00Z">
          <w:pPr>
            <w:pStyle w:val="Paragrafoelenco"/>
            <w:numPr>
              <w:numId w:val="524"/>
            </w:numPr>
            <w:ind w:hanging="360"/>
            <w:jc w:val="both"/>
          </w:pPr>
        </w:pPrChange>
      </w:pPr>
      <w:ins w:id="39012" w:author="Visone Rossana (GSE)" w:date="2025-10-21T15:54:00Z" w16du:dateUtc="2025-10-21T13:54:00Z">
        <w:r w:rsidRPr="0071576C">
          <w:rPr>
            <w:rFonts w:cstheme="minorHAnsi"/>
            <w:sz w:val="22"/>
            <w:szCs w:val="22"/>
          </w:rPr>
          <w:t>parcheggi adiacenti: gli spazi pubblici o privati destinati al parcheggio dei veicoli, adiacenti o prossimi</w:t>
        </w:r>
      </w:ins>
    </w:p>
    <w:p w14:paraId="6C2607B8" w14:textId="276D91D2" w:rsidR="00694679" w:rsidRDefault="0071576C">
      <w:pPr>
        <w:pStyle w:val="Paragrafoelenco"/>
        <w:ind w:left="499"/>
        <w:jc w:val="both"/>
        <w:rPr>
          <w:ins w:id="39013" w:author="Visone Rossana (GSE)" w:date="2025-10-21T15:55:00Z" w16du:dateUtc="2025-10-21T13:55:00Z"/>
          <w:rFonts w:cstheme="minorHAnsi"/>
          <w:sz w:val="22"/>
          <w:szCs w:val="22"/>
        </w:rPr>
        <w:pPrChange w:id="39014" w:author="Visone Rossana (GSE)" w:date="2025-10-21T15:56:00Z" w16du:dateUtc="2025-10-21T13:56:00Z">
          <w:pPr>
            <w:pStyle w:val="Paragrafoelenco"/>
            <w:ind w:left="499" w:hanging="357"/>
            <w:jc w:val="both"/>
          </w:pPr>
        </w:pPrChange>
      </w:pPr>
      <w:ins w:id="39015" w:author="Visone Rossana (GSE)" w:date="2025-10-21T15:54:00Z" w16du:dateUtc="2025-10-21T13:54:00Z">
        <w:r w:rsidRPr="0071576C">
          <w:rPr>
            <w:rFonts w:cstheme="minorHAnsi"/>
            <w:sz w:val="22"/>
            <w:szCs w:val="22"/>
          </w:rPr>
          <w:t>all’edificio oggetto di intervento</w:t>
        </w:r>
        <w:r>
          <w:rPr>
            <w:rFonts w:cstheme="minorHAnsi"/>
            <w:sz w:val="22"/>
            <w:szCs w:val="22"/>
          </w:rPr>
          <w:t>;</w:t>
        </w:r>
      </w:ins>
    </w:p>
    <w:p w14:paraId="1F7956E5" w14:textId="7ED995BD" w:rsidR="00413E93" w:rsidRDefault="00413E93" w:rsidP="00413E93">
      <w:pPr>
        <w:pStyle w:val="Paragrafoelenco"/>
        <w:numPr>
          <w:ilvl w:val="0"/>
          <w:numId w:val="525"/>
        </w:numPr>
        <w:ind w:left="499" w:hanging="357"/>
        <w:jc w:val="both"/>
        <w:rPr>
          <w:ins w:id="39016" w:author="Visone Rossana (GSE)" w:date="2025-10-21T15:56:00Z" w16du:dateUtc="2025-10-21T13:56:00Z"/>
          <w:rFonts w:cstheme="minorHAnsi"/>
          <w:sz w:val="22"/>
          <w:szCs w:val="22"/>
        </w:rPr>
      </w:pPr>
      <w:ins w:id="39017" w:author="Visone Rossana (GSE)" w:date="2025-10-21T15:55:00Z" w16du:dateUtc="2025-10-21T13:55:00Z">
        <w:r w:rsidRPr="00413E93">
          <w:rPr>
            <w:rFonts w:cstheme="minorHAnsi"/>
            <w:b/>
            <w:bCs/>
            <w:sz w:val="22"/>
            <w:szCs w:val="22"/>
            <w:rPrChange w:id="39018" w:author="Visone Rossana (GSE)" w:date="2025-10-21T15:55:00Z" w16du:dateUtc="2025-10-21T13:55:00Z">
              <w:rPr>
                <w:rFonts w:cstheme="minorHAnsi"/>
                <w:sz w:val="22"/>
                <w:szCs w:val="22"/>
              </w:rPr>
            </w:rPrChange>
          </w:rPr>
          <w:t>pertinenze</w:t>
        </w:r>
        <w:r w:rsidRPr="00413E93">
          <w:rPr>
            <w:rFonts w:cstheme="minorHAnsi"/>
            <w:sz w:val="22"/>
            <w:szCs w:val="22"/>
          </w:rPr>
          <w:t>: gli spazi di pertinenza e funzionali all’edificio oggetto di intervento, compresi quelli coperti</w:t>
        </w:r>
        <w:r>
          <w:rPr>
            <w:rFonts w:cstheme="minorHAnsi"/>
            <w:sz w:val="22"/>
            <w:szCs w:val="22"/>
          </w:rPr>
          <w:t>;</w:t>
        </w:r>
      </w:ins>
    </w:p>
    <w:p w14:paraId="16A980C6" w14:textId="7549893F" w:rsidR="00413E93" w:rsidRDefault="00D73A63" w:rsidP="00D73A63">
      <w:pPr>
        <w:pStyle w:val="Paragrafoelenco"/>
        <w:numPr>
          <w:ilvl w:val="0"/>
          <w:numId w:val="525"/>
        </w:numPr>
        <w:ind w:left="499" w:hanging="357"/>
        <w:jc w:val="both"/>
        <w:rPr>
          <w:ins w:id="39019" w:author="Visone Rossana (GSE)" w:date="2025-10-21T15:57:00Z" w16du:dateUtc="2025-10-21T13:57:00Z"/>
          <w:rFonts w:cstheme="minorHAnsi"/>
          <w:sz w:val="22"/>
          <w:szCs w:val="22"/>
        </w:rPr>
      </w:pPr>
      <w:ins w:id="39020" w:author="Visone Rossana (GSE)" w:date="2025-10-21T15:56:00Z" w16du:dateUtc="2025-10-21T13:56:00Z">
        <w:r w:rsidRPr="00D73A63">
          <w:rPr>
            <w:rFonts w:cstheme="minorHAnsi"/>
            <w:b/>
            <w:bCs/>
            <w:sz w:val="22"/>
            <w:szCs w:val="22"/>
            <w:rPrChange w:id="39021" w:author="Visone Rossana (GSE)" w:date="2025-10-21T15:57:00Z" w16du:dateUtc="2025-10-21T13:57:00Z">
              <w:rPr>
                <w:rFonts w:cstheme="minorHAnsi"/>
                <w:sz w:val="22"/>
                <w:szCs w:val="22"/>
              </w:rPr>
            </w:rPrChange>
          </w:rPr>
          <w:t>pompa di calore «add on»:</w:t>
        </w:r>
        <w:r w:rsidRPr="00D73A63">
          <w:rPr>
            <w:rFonts w:cstheme="minorHAnsi"/>
            <w:sz w:val="22"/>
            <w:szCs w:val="22"/>
          </w:rPr>
          <w:t xml:space="preserve"> sistema costituito da un generatore a pompa di calore installato ad integrazione di una caldaia a condensazione alimentata a gas preesistente, e combinato con essa al fine di costituire un sistema bivalente;</w:t>
        </w:r>
      </w:ins>
    </w:p>
    <w:p w14:paraId="458893F6" w14:textId="56184E8C" w:rsidR="00D73A63" w:rsidRDefault="003C5097" w:rsidP="003C5097">
      <w:pPr>
        <w:pStyle w:val="Paragrafoelenco"/>
        <w:numPr>
          <w:ilvl w:val="0"/>
          <w:numId w:val="525"/>
        </w:numPr>
        <w:ind w:left="499" w:hanging="357"/>
        <w:jc w:val="both"/>
        <w:rPr>
          <w:ins w:id="39022" w:author="Visone Rossana (GSE)" w:date="2025-10-21T15:57:00Z" w16du:dateUtc="2025-10-21T13:57:00Z"/>
          <w:rFonts w:cstheme="minorHAnsi"/>
          <w:sz w:val="22"/>
          <w:szCs w:val="22"/>
        </w:rPr>
      </w:pPr>
      <w:ins w:id="39023" w:author="Visone Rossana (GSE)" w:date="2025-10-21T15:57:00Z" w16du:dateUtc="2025-10-21T13:57:00Z">
        <w:r w:rsidRPr="003C5097">
          <w:rPr>
            <w:rFonts w:cstheme="minorHAnsi"/>
            <w:b/>
            <w:bCs/>
            <w:sz w:val="22"/>
            <w:szCs w:val="22"/>
            <w:rPrChange w:id="39024" w:author="Visone Rossana (GSE)" w:date="2025-10-21T15:57:00Z" w16du:dateUtc="2025-10-21T13:57:00Z">
              <w:rPr>
                <w:rFonts w:cstheme="minorHAnsi"/>
                <w:sz w:val="22"/>
                <w:szCs w:val="22"/>
              </w:rPr>
            </w:rPrChange>
          </w:rPr>
          <w:t>Portaltermico</w:t>
        </w:r>
        <w:r w:rsidRPr="003C5097">
          <w:rPr>
            <w:rFonts w:cstheme="minorHAnsi"/>
            <w:sz w:val="22"/>
            <w:szCs w:val="22"/>
          </w:rPr>
          <w:t>: portale internet di cui all’art. 14, comma 1 del decreto legislativo 3 marzo 2011, n. 28</w:t>
        </w:r>
        <w:r>
          <w:rPr>
            <w:rFonts w:cstheme="minorHAnsi"/>
            <w:sz w:val="22"/>
            <w:szCs w:val="22"/>
          </w:rPr>
          <w:t>;</w:t>
        </w:r>
      </w:ins>
    </w:p>
    <w:p w14:paraId="05E8F181" w14:textId="57FAF499" w:rsidR="003C5097" w:rsidRDefault="00795B50" w:rsidP="00795B50">
      <w:pPr>
        <w:pStyle w:val="Paragrafoelenco"/>
        <w:numPr>
          <w:ilvl w:val="0"/>
          <w:numId w:val="525"/>
        </w:numPr>
        <w:ind w:left="499" w:hanging="357"/>
        <w:jc w:val="both"/>
        <w:rPr>
          <w:ins w:id="39025" w:author="Visone Rossana (GSE)" w:date="2025-10-21T15:58:00Z" w16du:dateUtc="2025-10-21T13:58:00Z"/>
          <w:rFonts w:cstheme="minorHAnsi"/>
          <w:sz w:val="22"/>
          <w:szCs w:val="22"/>
        </w:rPr>
      </w:pPr>
      <w:ins w:id="39026" w:author="Visone Rossana (GSE)" w:date="2025-10-21T15:58:00Z" w16du:dateUtc="2025-10-21T13:58:00Z">
        <w:r w:rsidRPr="00795B50">
          <w:rPr>
            <w:rFonts w:cstheme="minorHAnsi"/>
            <w:b/>
            <w:bCs/>
            <w:sz w:val="22"/>
            <w:szCs w:val="22"/>
            <w:rPrChange w:id="39027" w:author="Visone Rossana (GSE)" w:date="2025-10-21T15:58:00Z" w16du:dateUtc="2025-10-21T13:58:00Z">
              <w:rPr>
                <w:rFonts w:cstheme="minorHAnsi"/>
                <w:sz w:val="22"/>
                <w:szCs w:val="22"/>
              </w:rPr>
            </w:rPrChange>
          </w:rPr>
          <w:t>potenza termica nominale o potenza termica utile di un impianto termico:</w:t>
        </w:r>
        <w:r w:rsidRPr="00795B50">
          <w:rPr>
            <w:rFonts w:cstheme="minorHAnsi"/>
            <w:sz w:val="22"/>
            <w:szCs w:val="22"/>
          </w:rPr>
          <w:t xml:space="preserve"> somma delle potenze nominali, come dichiarate dal costruttore, degli impianti oggetto dell’intervento. Valgono inoltre le definizioni di cui al decreto del Presidente della Repubblica 26 agosto 1993, n. 412, art. 1, lettere q), r) ,s) e t);</w:t>
        </w:r>
      </w:ins>
    </w:p>
    <w:p w14:paraId="4D9455E7" w14:textId="51ECDDBC" w:rsidR="00BE0E58" w:rsidRDefault="00BE0E58" w:rsidP="00BE0E58">
      <w:pPr>
        <w:pStyle w:val="Paragrafoelenco"/>
        <w:numPr>
          <w:ilvl w:val="0"/>
          <w:numId w:val="525"/>
        </w:numPr>
        <w:ind w:left="499" w:hanging="357"/>
        <w:jc w:val="both"/>
        <w:rPr>
          <w:ins w:id="39028" w:author="Visone Rossana (GSE)" w:date="2025-10-21T15:59:00Z" w16du:dateUtc="2025-10-21T13:59:00Z"/>
          <w:rFonts w:cstheme="minorHAnsi"/>
          <w:sz w:val="22"/>
          <w:szCs w:val="22"/>
        </w:rPr>
      </w:pPr>
      <w:ins w:id="39029" w:author="Visone Rossana (GSE)" w:date="2025-10-21T15:58:00Z" w16du:dateUtc="2025-10-21T13:58:00Z">
        <w:r w:rsidRPr="00BE0E58">
          <w:rPr>
            <w:rFonts w:cstheme="minorHAnsi"/>
            <w:b/>
            <w:bCs/>
            <w:sz w:val="22"/>
            <w:szCs w:val="22"/>
          </w:rPr>
          <w:t>progetto integrato:</w:t>
        </w:r>
        <w:r w:rsidRPr="00BE0E58">
          <w:rPr>
            <w:rFonts w:cstheme="minorHAnsi"/>
            <w:sz w:val="22"/>
            <w:szCs w:val="22"/>
          </w:rPr>
          <w:t xml:space="preserve"> progetto costituito da una o più linee di attività progettuali approvate nell’ambito di programmi correlati e funzionali alla realizzazione degli</w:t>
        </w:r>
      </w:ins>
      <w:ins w:id="39030" w:author="Visone Rossana (GSE)" w:date="2025-10-21T15:59:00Z" w16du:dateUtc="2025-10-21T13:59:00Z">
        <w:r w:rsidRPr="00BE0E58">
          <w:rPr>
            <w:rFonts w:cstheme="minorHAnsi"/>
            <w:sz w:val="22"/>
            <w:szCs w:val="22"/>
          </w:rPr>
          <w:t xml:space="preserve"> </w:t>
        </w:r>
      </w:ins>
      <w:ins w:id="39031" w:author="Visone Rossana (GSE)" w:date="2025-10-21T15:58:00Z" w16du:dateUtc="2025-10-21T13:58:00Z">
        <w:r w:rsidRPr="00BE0E58">
          <w:rPr>
            <w:rFonts w:cstheme="minorHAnsi"/>
            <w:sz w:val="22"/>
            <w:szCs w:val="22"/>
          </w:rPr>
          <w:t>interventi;</w:t>
        </w:r>
      </w:ins>
      <w:ins w:id="39032" w:author="Visone Rossana (GSE)" w:date="2025-10-21T15:59:00Z" w16du:dateUtc="2025-10-21T13:59:00Z">
        <w:r w:rsidRPr="00BE0E58">
          <w:rPr>
            <w:rFonts w:cstheme="minorHAnsi"/>
            <w:sz w:val="22"/>
            <w:szCs w:val="22"/>
          </w:rPr>
          <w:t xml:space="preserve"> </w:t>
        </w:r>
      </w:ins>
    </w:p>
    <w:p w14:paraId="0DC19C6E" w14:textId="31116436" w:rsidR="00BE0E58" w:rsidRDefault="007C2F50" w:rsidP="007C2F50">
      <w:pPr>
        <w:pStyle w:val="Paragrafoelenco"/>
        <w:numPr>
          <w:ilvl w:val="0"/>
          <w:numId w:val="526"/>
        </w:numPr>
        <w:ind w:left="499" w:hanging="357"/>
        <w:jc w:val="both"/>
        <w:rPr>
          <w:ins w:id="39033" w:author="Visone Rossana (GSE)" w:date="2025-10-21T15:59:00Z" w16du:dateUtc="2025-10-21T13:59:00Z"/>
          <w:rFonts w:cstheme="minorHAnsi"/>
          <w:sz w:val="22"/>
          <w:szCs w:val="22"/>
        </w:rPr>
      </w:pPr>
      <w:ins w:id="39034" w:author="Visone Rossana (GSE)" w:date="2025-10-21T15:59:00Z" w16du:dateUtc="2025-10-21T13:59:00Z">
        <w:r w:rsidRPr="007C2F50">
          <w:rPr>
            <w:rFonts w:cstheme="minorHAnsi"/>
            <w:b/>
            <w:bCs/>
            <w:sz w:val="22"/>
            <w:szCs w:val="22"/>
            <w:rPrChange w:id="39035" w:author="Visone Rossana (GSE)" w:date="2025-10-21T15:59:00Z" w16du:dateUtc="2025-10-21T13:59:00Z">
              <w:rPr>
                <w:rFonts w:cstheme="minorHAnsi"/>
                <w:sz w:val="22"/>
                <w:szCs w:val="22"/>
              </w:rPr>
            </w:rPrChange>
          </w:rPr>
          <w:t>punto di ricarica</w:t>
        </w:r>
        <w:r w:rsidRPr="007C2F50">
          <w:rPr>
            <w:rFonts w:cstheme="minorHAnsi"/>
            <w:sz w:val="22"/>
            <w:szCs w:val="22"/>
          </w:rPr>
          <w:t>: un’interfaccia per la ricarica di veicoli elettrici definita ai sensi dell’art. 2, comma 1, lettera c) del decreto legislativo 16 dicembre 2016, n. 257</w:t>
        </w:r>
        <w:r>
          <w:rPr>
            <w:rFonts w:cstheme="minorHAnsi"/>
            <w:sz w:val="22"/>
            <w:szCs w:val="22"/>
          </w:rPr>
          <w:t>;</w:t>
        </w:r>
      </w:ins>
    </w:p>
    <w:p w14:paraId="42955331" w14:textId="06143E2D" w:rsidR="007C2F50" w:rsidRDefault="00AC150E" w:rsidP="00C60837">
      <w:pPr>
        <w:pStyle w:val="Paragrafoelenco"/>
        <w:numPr>
          <w:ilvl w:val="0"/>
          <w:numId w:val="529"/>
        </w:numPr>
        <w:ind w:left="499" w:hanging="357"/>
        <w:jc w:val="both"/>
        <w:rPr>
          <w:ins w:id="39036" w:author="Visone Rossana (GSE)" w:date="2025-10-21T16:01:00Z" w16du:dateUtc="2025-10-21T14:01:00Z"/>
          <w:rFonts w:cstheme="minorHAnsi"/>
          <w:sz w:val="22"/>
          <w:szCs w:val="22"/>
        </w:rPr>
      </w:pPr>
      <w:ins w:id="39037" w:author="Visone Rossana (GSE)" w:date="2025-10-21T15:59:00Z" w16du:dateUtc="2025-10-21T13:59:00Z">
        <w:r w:rsidRPr="00AC150E">
          <w:rPr>
            <w:rFonts w:cstheme="minorHAnsi"/>
            <w:b/>
            <w:bCs/>
            <w:sz w:val="22"/>
            <w:szCs w:val="22"/>
            <w:rPrChange w:id="39038" w:author="Visone Rossana (GSE)" w:date="2025-10-21T16:00:00Z" w16du:dateUtc="2025-10-21T14:00:00Z">
              <w:rPr>
                <w:rFonts w:cstheme="minorHAnsi"/>
                <w:sz w:val="22"/>
                <w:szCs w:val="22"/>
              </w:rPr>
            </w:rPrChange>
          </w:rPr>
          <w:t>regolamento GBER</w:t>
        </w:r>
        <w:r w:rsidRPr="00AC150E">
          <w:rPr>
            <w:rFonts w:cstheme="minorHAnsi"/>
            <w:sz w:val="22"/>
            <w:szCs w:val="22"/>
          </w:rPr>
          <w:t>: il regolamento (UE) 2023/1315 della Commissione, del 23 giugno 2023, pubblicato nella Gazzetta Ufficiale dell’Unione europea L</w:t>
        </w:r>
      </w:ins>
      <w:ins w:id="39039" w:author="Visone Rossana (GSE)" w:date="2025-10-21T16:00:00Z" w16du:dateUtc="2025-10-21T14:00:00Z">
        <w:r w:rsidRPr="00AC150E">
          <w:rPr>
            <w:rFonts w:cstheme="minorHAnsi"/>
            <w:sz w:val="22"/>
            <w:szCs w:val="22"/>
          </w:rPr>
          <w:t xml:space="preserve"> </w:t>
        </w:r>
      </w:ins>
      <w:ins w:id="39040" w:author="Visone Rossana (GSE)" w:date="2025-10-21T15:59:00Z" w16du:dateUtc="2025-10-21T13:59:00Z">
        <w:r w:rsidRPr="00AC150E">
          <w:rPr>
            <w:rFonts w:cstheme="minorHAnsi"/>
            <w:sz w:val="22"/>
            <w:szCs w:val="22"/>
          </w:rPr>
          <w:t>167 del 30 giugno 2023, recante modifica del regolamento</w:t>
        </w:r>
      </w:ins>
      <w:ins w:id="39041" w:author="Visone Rossana (GSE)" w:date="2025-10-21T16:00:00Z" w16du:dateUtc="2025-10-21T14:00:00Z">
        <w:r w:rsidRPr="00AC150E">
          <w:rPr>
            <w:rFonts w:cstheme="minorHAnsi"/>
            <w:sz w:val="22"/>
            <w:szCs w:val="22"/>
          </w:rPr>
          <w:t xml:space="preserve"> </w:t>
        </w:r>
      </w:ins>
      <w:ins w:id="39042" w:author="Visone Rossana (GSE)" w:date="2025-10-21T15:59:00Z" w16du:dateUtc="2025-10-21T13:59:00Z">
        <w:r w:rsidRPr="00AC150E">
          <w:rPr>
            <w:rFonts w:cstheme="minorHAnsi"/>
            <w:sz w:val="22"/>
            <w:szCs w:val="22"/>
          </w:rPr>
          <w:t>(UE) n. 651/2014 che dichiara alcune categorie di aiuti</w:t>
        </w:r>
      </w:ins>
      <w:ins w:id="39043" w:author="Visone Rossana (GSE)" w:date="2025-10-21T16:00:00Z" w16du:dateUtc="2025-10-21T14:00:00Z">
        <w:r w:rsidRPr="00AC150E">
          <w:rPr>
            <w:rFonts w:cstheme="minorHAnsi"/>
            <w:sz w:val="22"/>
            <w:szCs w:val="22"/>
          </w:rPr>
          <w:t xml:space="preserve"> </w:t>
        </w:r>
      </w:ins>
      <w:ins w:id="39044" w:author="Visone Rossana (GSE)" w:date="2025-10-21T15:59:00Z" w16du:dateUtc="2025-10-21T13:59:00Z">
        <w:r w:rsidRPr="00AC150E">
          <w:rPr>
            <w:rFonts w:cstheme="minorHAnsi"/>
            <w:sz w:val="22"/>
            <w:szCs w:val="22"/>
          </w:rPr>
          <w:t>compatibili con il mercato interno in applicazione degli</w:t>
        </w:r>
      </w:ins>
      <w:ins w:id="39045" w:author="Visone Rossana (GSE)" w:date="2025-10-21T16:00:00Z" w16du:dateUtc="2025-10-21T14:00:00Z">
        <w:r w:rsidRPr="00AC150E">
          <w:rPr>
            <w:rFonts w:cstheme="minorHAnsi"/>
            <w:sz w:val="22"/>
            <w:szCs w:val="22"/>
          </w:rPr>
          <w:t xml:space="preserve"> </w:t>
        </w:r>
      </w:ins>
      <w:ins w:id="39046" w:author="Visone Rossana (GSE)" w:date="2025-10-21T15:59:00Z" w16du:dateUtc="2025-10-21T13:59:00Z">
        <w:r w:rsidRPr="00AC150E">
          <w:rPr>
            <w:rFonts w:cstheme="minorHAnsi"/>
            <w:sz w:val="22"/>
            <w:szCs w:val="22"/>
          </w:rPr>
          <w:t>articoli 107 e 108 del trattato e del regolamento (UE)</w:t>
        </w:r>
      </w:ins>
      <w:ins w:id="39047" w:author="Visone Rossana (GSE)" w:date="2025-10-21T16:00:00Z" w16du:dateUtc="2025-10-21T14:00:00Z">
        <w:r w:rsidRPr="00AC150E">
          <w:rPr>
            <w:rFonts w:cstheme="minorHAnsi"/>
            <w:sz w:val="22"/>
            <w:szCs w:val="22"/>
          </w:rPr>
          <w:t xml:space="preserve"> </w:t>
        </w:r>
      </w:ins>
      <w:ins w:id="39048" w:author="Visone Rossana (GSE)" w:date="2025-10-21T15:59:00Z" w16du:dateUtc="2025-10-21T13:59:00Z">
        <w:r w:rsidRPr="00AC150E">
          <w:rPr>
            <w:rFonts w:cstheme="minorHAnsi"/>
            <w:sz w:val="22"/>
            <w:szCs w:val="22"/>
          </w:rPr>
          <w:t>2022/2473</w:t>
        </w:r>
      </w:ins>
      <w:ins w:id="39049" w:author="Visone Rossana (GSE)" w:date="2025-10-21T16:00:00Z" w16du:dateUtc="2025-10-21T14:00:00Z">
        <w:r>
          <w:rPr>
            <w:rFonts w:cstheme="minorHAnsi"/>
            <w:sz w:val="22"/>
            <w:szCs w:val="22"/>
          </w:rPr>
          <w:t>;</w:t>
        </w:r>
      </w:ins>
    </w:p>
    <w:p w14:paraId="4F906E57" w14:textId="03742B46" w:rsidR="005F26BC" w:rsidRDefault="005F26BC" w:rsidP="005F26BC">
      <w:pPr>
        <w:pStyle w:val="Paragrafoelenco"/>
        <w:numPr>
          <w:ilvl w:val="0"/>
          <w:numId w:val="529"/>
        </w:numPr>
        <w:ind w:left="499" w:hanging="357"/>
        <w:jc w:val="both"/>
        <w:rPr>
          <w:ins w:id="39050" w:author="Visone Rossana (GSE)" w:date="2025-10-21T16:02:00Z" w16du:dateUtc="2025-10-21T14:02:00Z"/>
          <w:rFonts w:cstheme="minorHAnsi"/>
          <w:sz w:val="22"/>
          <w:szCs w:val="22"/>
        </w:rPr>
      </w:pPr>
      <w:ins w:id="39051" w:author="Visone Rossana (GSE)" w:date="2025-10-21T16:01:00Z" w16du:dateUtc="2025-10-21T14:01:00Z">
        <w:r w:rsidRPr="005F26BC">
          <w:rPr>
            <w:rFonts w:cstheme="minorHAnsi"/>
            <w:b/>
            <w:bCs/>
            <w:sz w:val="22"/>
            <w:szCs w:val="22"/>
          </w:rPr>
          <w:t>scheda-</w:t>
        </w:r>
        <w:r w:rsidRPr="005F26BC">
          <w:rPr>
            <w:rFonts w:cstheme="minorHAnsi"/>
            <w:b/>
            <w:bCs/>
            <w:sz w:val="22"/>
            <w:szCs w:val="22"/>
            <w:rPrChange w:id="39052" w:author="Visone Rossana (GSE)" w:date="2025-10-21T16:02:00Z" w16du:dateUtc="2025-10-21T14:02:00Z">
              <w:rPr>
                <w:rFonts w:cstheme="minorHAnsi"/>
                <w:sz w:val="22"/>
                <w:szCs w:val="22"/>
              </w:rPr>
            </w:rPrChange>
          </w:rPr>
          <w:t>domanda:</w:t>
        </w:r>
        <w:r w:rsidRPr="005F26BC">
          <w:rPr>
            <w:rFonts w:cstheme="minorHAnsi"/>
            <w:sz w:val="22"/>
            <w:szCs w:val="22"/>
          </w:rPr>
          <w:t xml:space="preserve"> </w:t>
        </w:r>
      </w:ins>
      <w:ins w:id="39053" w:author="Visone Rossana (GSE)" w:date="2025-10-21T16:02:00Z" w16du:dateUtc="2025-10-21T14:02:00Z">
        <w:r w:rsidRPr="005F26BC">
          <w:rPr>
            <w:rFonts w:cstheme="minorHAnsi"/>
            <w:sz w:val="22"/>
            <w:szCs w:val="22"/>
          </w:rPr>
          <w:t>modello informatico di scheda anagrafica che caratterizza tecnicamente gli interventi realizzati, gli edifici, i soggetti coinvolti nonché le clausole contrattuali, resa disponibile dal GSE tramite il Portaltermico</w:t>
        </w:r>
        <w:r>
          <w:rPr>
            <w:rFonts w:cstheme="minorHAnsi"/>
            <w:sz w:val="22"/>
            <w:szCs w:val="22"/>
          </w:rPr>
          <w:t>;</w:t>
        </w:r>
      </w:ins>
    </w:p>
    <w:p w14:paraId="0A5139FB" w14:textId="6C9D6363" w:rsidR="005F26BC" w:rsidRDefault="007B1916" w:rsidP="007B1916">
      <w:pPr>
        <w:pStyle w:val="Paragrafoelenco"/>
        <w:numPr>
          <w:ilvl w:val="0"/>
          <w:numId w:val="529"/>
        </w:numPr>
        <w:ind w:left="499" w:hanging="357"/>
        <w:jc w:val="both"/>
        <w:rPr>
          <w:ins w:id="39054" w:author="Visone Rossana (GSE)" w:date="2025-10-21T16:03:00Z" w16du:dateUtc="2025-10-21T14:03:00Z"/>
          <w:rFonts w:cstheme="minorHAnsi"/>
          <w:sz w:val="22"/>
          <w:szCs w:val="22"/>
        </w:rPr>
      </w:pPr>
      <w:ins w:id="39055" w:author="Visone Rossana (GSE)" w:date="2025-10-21T16:02:00Z" w16du:dateUtc="2025-10-21T14:02:00Z">
        <w:r w:rsidRPr="007B1916">
          <w:rPr>
            <w:rFonts w:cstheme="minorHAnsi"/>
            <w:b/>
            <w:bCs/>
            <w:sz w:val="22"/>
            <w:szCs w:val="22"/>
            <w:rPrChange w:id="39056" w:author="Visone Rossana (GSE)" w:date="2025-10-21T16:03:00Z" w16du:dateUtc="2025-10-21T14:03:00Z">
              <w:rPr>
                <w:rFonts w:cstheme="minorHAnsi"/>
                <w:sz w:val="22"/>
                <w:szCs w:val="22"/>
              </w:rPr>
            </w:rPrChange>
          </w:rPr>
          <w:t>sistema di accumulo</w:t>
        </w:r>
        <w:r w:rsidRPr="007B1916">
          <w:rPr>
            <w:rFonts w:cstheme="minorHAnsi"/>
            <w:sz w:val="22"/>
            <w:szCs w:val="22"/>
          </w:rPr>
          <w:t>: un insieme di dispositivi, apparecchiature e logiche di gestione e controllo, funzionale ad assorbire e rilasciare energia elettrica, previsto per funzionare in maniera continuativa in parallelo con la rete con obbligo di connessione di terzi o in grado di comportare un’alterazione dei profili di scambio con la rete elettrica (immissione e/o prelievo). Il sistema di accumulo può essere integrato o meno con l’impianto solare fotovoltaico;</w:t>
        </w:r>
      </w:ins>
    </w:p>
    <w:p w14:paraId="1E177E4D" w14:textId="6CD13C32" w:rsidR="007B1916" w:rsidRDefault="006B3462" w:rsidP="006B3462">
      <w:pPr>
        <w:pStyle w:val="Paragrafoelenco"/>
        <w:numPr>
          <w:ilvl w:val="0"/>
          <w:numId w:val="529"/>
        </w:numPr>
        <w:ind w:left="499" w:hanging="357"/>
        <w:jc w:val="both"/>
        <w:rPr>
          <w:ins w:id="39057" w:author="Visone Rossana (GSE)" w:date="2025-10-21T16:03:00Z" w16du:dateUtc="2025-10-21T14:03:00Z"/>
          <w:rFonts w:cstheme="minorHAnsi"/>
          <w:sz w:val="22"/>
          <w:szCs w:val="22"/>
        </w:rPr>
      </w:pPr>
      <w:ins w:id="39058" w:author="Visone Rossana (GSE)" w:date="2025-10-21T16:03:00Z" w16du:dateUtc="2025-10-21T14:03:00Z">
        <w:r w:rsidRPr="006B3462">
          <w:rPr>
            <w:rFonts w:cstheme="minorHAnsi"/>
            <w:b/>
            <w:bCs/>
            <w:sz w:val="22"/>
            <w:szCs w:val="22"/>
            <w:rPrChange w:id="39059" w:author="Visone Rossana (GSE)" w:date="2025-10-21T16:03:00Z" w16du:dateUtc="2025-10-21T14:03:00Z">
              <w:rPr>
                <w:rFonts w:cstheme="minorHAnsi"/>
                <w:sz w:val="22"/>
                <w:szCs w:val="22"/>
              </w:rPr>
            </w:rPrChange>
          </w:rPr>
          <w:t>sistema bivalente</w:t>
        </w:r>
        <w:r w:rsidRPr="006B3462">
          <w:rPr>
            <w:rFonts w:cstheme="minorHAnsi"/>
            <w:sz w:val="22"/>
            <w:szCs w:val="22"/>
          </w:rPr>
          <w:t>: sistema costituito da una pompa di calore, intesa come generatore principale, abbinata ad una caldaia a condensazione alimentata a gas intesa come generatore secondario non assemblato in fabbrica. Il sistema bivalente può essere costituito anche dall’abbinamento di una pompa di calore con un generatore a biomassa</w:t>
        </w:r>
        <w:r>
          <w:rPr>
            <w:rFonts w:cstheme="minorHAnsi"/>
            <w:sz w:val="22"/>
            <w:szCs w:val="22"/>
          </w:rPr>
          <w:t>;</w:t>
        </w:r>
      </w:ins>
    </w:p>
    <w:p w14:paraId="0E3BDBF8" w14:textId="14C26923" w:rsidR="00B67E8F" w:rsidRPr="00B67E8F" w:rsidRDefault="006B3462">
      <w:pPr>
        <w:pStyle w:val="Paragrafoelenco"/>
        <w:numPr>
          <w:ilvl w:val="0"/>
          <w:numId w:val="529"/>
        </w:numPr>
        <w:ind w:left="499" w:hanging="357"/>
        <w:jc w:val="both"/>
        <w:rPr>
          <w:ins w:id="39060" w:author="Visone Rossana (GSE)" w:date="2025-10-21T16:04:00Z" w16du:dateUtc="2025-10-21T14:04:00Z"/>
          <w:rFonts w:cstheme="minorHAnsi"/>
          <w:sz w:val="22"/>
          <w:szCs w:val="22"/>
        </w:rPr>
        <w:pPrChange w:id="39061" w:author="Visone Rossana (GSE)" w:date="2025-10-21T16:04:00Z" w16du:dateUtc="2025-10-21T14:04:00Z">
          <w:pPr>
            <w:pStyle w:val="Paragrafoelenco"/>
            <w:numPr>
              <w:numId w:val="529"/>
            </w:numPr>
            <w:ind w:hanging="360"/>
            <w:jc w:val="both"/>
          </w:pPr>
        </w:pPrChange>
      </w:pPr>
      <w:ins w:id="39062" w:author="Visone Rossana (GSE)" w:date="2025-10-21T16:03:00Z" w16du:dateUtc="2025-10-21T14:03:00Z">
        <w:r w:rsidRPr="006B3462">
          <w:rPr>
            <w:rFonts w:cstheme="minorHAnsi"/>
            <w:b/>
            <w:bCs/>
            <w:sz w:val="22"/>
            <w:szCs w:val="22"/>
            <w:rPrChange w:id="39063" w:author="Visone Rossana (GSE)" w:date="2025-10-21T16:03:00Z" w16du:dateUtc="2025-10-21T14:03:00Z">
              <w:rPr>
                <w:rFonts w:cstheme="minorHAnsi"/>
                <w:sz w:val="22"/>
                <w:szCs w:val="22"/>
              </w:rPr>
            </w:rPrChange>
          </w:rPr>
          <w:t xml:space="preserve">sistema o apparecchio ibrido </w:t>
        </w:r>
        <w:r w:rsidRPr="006B3462">
          <w:rPr>
            <w:rFonts w:cstheme="minorHAnsi"/>
            <w:b/>
            <w:bCs/>
            <w:i/>
            <w:iCs/>
            <w:sz w:val="22"/>
            <w:szCs w:val="22"/>
            <w:rPrChange w:id="39064" w:author="Visone Rossana (GSE)" w:date="2025-10-21T16:03:00Z" w16du:dateUtc="2025-10-21T14:03:00Z">
              <w:rPr>
                <w:rFonts w:cstheme="minorHAnsi"/>
                <w:sz w:val="22"/>
                <w:szCs w:val="22"/>
              </w:rPr>
            </w:rPrChange>
          </w:rPr>
          <w:t>factory made</w:t>
        </w:r>
        <w:r w:rsidRPr="006B3462">
          <w:rPr>
            <w:rFonts w:cstheme="minorHAnsi"/>
            <w:sz w:val="22"/>
            <w:szCs w:val="22"/>
          </w:rPr>
          <w:t>: sistema o apparecchio che integra due o più sotto unità funzionali (a titolo esemplificativo una pompa di calore elettrica o a gas e una caldaia a condensazione a gas o a biomassa)</w:t>
        </w:r>
      </w:ins>
      <w:ins w:id="39065" w:author="Visone Rossana (GSE)" w:date="2025-10-21T16:04:00Z" w16du:dateUtc="2025-10-21T14:04:00Z">
        <w:r w:rsidR="00B67E8F">
          <w:rPr>
            <w:rFonts w:cstheme="minorHAnsi"/>
            <w:sz w:val="22"/>
            <w:szCs w:val="22"/>
          </w:rPr>
          <w:t xml:space="preserve"> </w:t>
        </w:r>
        <w:r w:rsidR="00B67E8F" w:rsidRPr="00B67E8F">
          <w:rPr>
            <w:rFonts w:cstheme="minorHAnsi"/>
            <w:sz w:val="22"/>
            <w:szCs w:val="22"/>
          </w:rPr>
          <w:t>per mezzo di un sistema di regolazione «intelligente», assemblato</w:t>
        </w:r>
      </w:ins>
    </w:p>
    <w:p w14:paraId="330D8E0C" w14:textId="695D4D1F" w:rsidR="006B3462" w:rsidRDefault="00B67E8F" w:rsidP="00B67E8F">
      <w:pPr>
        <w:pStyle w:val="Paragrafoelenco"/>
        <w:ind w:left="499"/>
        <w:jc w:val="both"/>
        <w:rPr>
          <w:ins w:id="39066" w:author="Visone Rossana (GSE)" w:date="2025-10-21T16:05:00Z" w16du:dateUtc="2025-10-21T14:05:00Z"/>
          <w:rFonts w:cstheme="minorHAnsi"/>
          <w:sz w:val="22"/>
          <w:szCs w:val="22"/>
        </w:rPr>
      </w:pPr>
      <w:ins w:id="39067" w:author="Visone Rossana (GSE)" w:date="2025-10-21T16:04:00Z" w16du:dateUtc="2025-10-21T14:04:00Z">
        <w:r w:rsidRPr="00B67E8F">
          <w:rPr>
            <w:rFonts w:cstheme="minorHAnsi"/>
            <w:sz w:val="22"/>
            <w:szCs w:val="22"/>
          </w:rPr>
          <w:t xml:space="preserve">in fabbrica o </w:t>
        </w:r>
        <w:r w:rsidRPr="00B67E8F">
          <w:rPr>
            <w:rFonts w:cstheme="minorHAnsi"/>
            <w:i/>
            <w:iCs/>
            <w:sz w:val="22"/>
            <w:szCs w:val="22"/>
            <w:rPrChange w:id="39068" w:author="Visone Rossana (GSE)" w:date="2025-10-21T16:04:00Z" w16du:dateUtc="2025-10-21T14:04:00Z">
              <w:rPr>
                <w:rFonts w:cstheme="minorHAnsi"/>
                <w:sz w:val="22"/>
                <w:szCs w:val="22"/>
              </w:rPr>
            </w:rPrChange>
          </w:rPr>
          <w:t>factory made</w:t>
        </w:r>
        <w:r w:rsidRPr="00B67E8F">
          <w:rPr>
            <w:rFonts w:cstheme="minorHAnsi"/>
            <w:sz w:val="22"/>
            <w:szCs w:val="22"/>
          </w:rPr>
          <w:t xml:space="preserve"> e corredato da specifica</w:t>
        </w:r>
        <w:r>
          <w:rPr>
            <w:rFonts w:cstheme="minorHAnsi"/>
            <w:sz w:val="22"/>
            <w:szCs w:val="22"/>
          </w:rPr>
          <w:t xml:space="preserve"> </w:t>
        </w:r>
        <w:r w:rsidRPr="00B67E8F">
          <w:rPr>
            <w:rFonts w:cstheme="minorHAnsi"/>
            <w:sz w:val="22"/>
            <w:szCs w:val="22"/>
          </w:rPr>
          <w:t>documentazione tecnica, resa disponibile dal fabbricante,</w:t>
        </w:r>
        <w:r>
          <w:rPr>
            <w:rFonts w:cstheme="minorHAnsi"/>
            <w:sz w:val="22"/>
            <w:szCs w:val="22"/>
          </w:rPr>
          <w:t xml:space="preserve"> </w:t>
        </w:r>
        <w:r w:rsidRPr="00B67E8F">
          <w:rPr>
            <w:rFonts w:cstheme="minorHAnsi"/>
            <w:sz w:val="22"/>
            <w:szCs w:val="22"/>
          </w:rPr>
          <w:t>contenente obbligatoriamente almeno:</w:t>
        </w:r>
      </w:ins>
    </w:p>
    <w:p w14:paraId="1A880045" w14:textId="200B08D5" w:rsidR="00B67E8F" w:rsidRDefault="003D2A47" w:rsidP="003654F2">
      <w:pPr>
        <w:pStyle w:val="Paragrafoelenco"/>
        <w:numPr>
          <w:ilvl w:val="0"/>
          <w:numId w:val="531"/>
        </w:numPr>
        <w:jc w:val="both"/>
        <w:rPr>
          <w:ins w:id="39069" w:author="Visone Rossana (GSE)" w:date="2025-10-21T16:05:00Z" w16du:dateUtc="2025-10-21T14:05:00Z"/>
          <w:rFonts w:cstheme="minorHAnsi"/>
          <w:sz w:val="22"/>
          <w:szCs w:val="22"/>
        </w:rPr>
      </w:pPr>
      <w:ins w:id="39070" w:author="Visone Rossana (GSE)" w:date="2025-10-21T16:05:00Z" w16du:dateUtc="2025-10-21T14:05:00Z">
        <w:r w:rsidRPr="003D2A47">
          <w:rPr>
            <w:rFonts w:cstheme="minorHAnsi"/>
            <w:sz w:val="22"/>
            <w:szCs w:val="22"/>
          </w:rPr>
          <w:t>le modalità di installazione, uso e manutenzione del sistema/apparecchio ibrido</w:t>
        </w:r>
        <w:r>
          <w:rPr>
            <w:rFonts w:cstheme="minorHAnsi"/>
            <w:sz w:val="22"/>
            <w:szCs w:val="22"/>
          </w:rPr>
          <w:t>;</w:t>
        </w:r>
      </w:ins>
    </w:p>
    <w:p w14:paraId="61F7B3BE" w14:textId="6A440EFE" w:rsidR="003D2A47" w:rsidRDefault="003D2A47" w:rsidP="003654F2">
      <w:pPr>
        <w:pStyle w:val="Paragrafoelenco"/>
        <w:numPr>
          <w:ilvl w:val="0"/>
          <w:numId w:val="531"/>
        </w:numPr>
        <w:jc w:val="both"/>
        <w:rPr>
          <w:ins w:id="39071" w:author="Visone Rossana (GSE)" w:date="2025-10-21T16:05:00Z" w16du:dateUtc="2025-10-21T14:05:00Z"/>
          <w:rFonts w:cstheme="minorHAnsi"/>
          <w:sz w:val="22"/>
          <w:szCs w:val="22"/>
        </w:rPr>
      </w:pPr>
      <w:ins w:id="39072" w:author="Visone Rossana (GSE)" w:date="2025-10-21T16:05:00Z" w16du:dateUtc="2025-10-21T14:05:00Z">
        <w:r w:rsidRPr="003D2A47">
          <w:rPr>
            <w:rFonts w:cstheme="minorHAnsi"/>
            <w:sz w:val="22"/>
            <w:szCs w:val="22"/>
          </w:rPr>
          <w:t>gli schemi tecnici e funzionali riportanti le indicazioni dei collegamenti idronici ed elettrici</w:t>
        </w:r>
        <w:r>
          <w:rPr>
            <w:rFonts w:cstheme="minorHAnsi"/>
            <w:sz w:val="22"/>
            <w:szCs w:val="22"/>
          </w:rPr>
          <w:t>;</w:t>
        </w:r>
      </w:ins>
    </w:p>
    <w:p w14:paraId="2E38E5DE" w14:textId="7D2F0591" w:rsidR="003D2A47" w:rsidRPr="003D2A47" w:rsidRDefault="003D2A47">
      <w:pPr>
        <w:pStyle w:val="Paragrafoelenco"/>
        <w:numPr>
          <w:ilvl w:val="0"/>
          <w:numId w:val="531"/>
        </w:numPr>
        <w:jc w:val="both"/>
        <w:rPr>
          <w:ins w:id="39073" w:author="Visone Rossana (GSE)" w:date="2025-10-21T16:04:00Z" w16du:dateUtc="2025-10-21T14:04:00Z"/>
          <w:rFonts w:cstheme="minorHAnsi"/>
          <w:sz w:val="22"/>
          <w:szCs w:val="22"/>
          <w:rPrChange w:id="39074" w:author="Visone Rossana (GSE)" w:date="2025-10-21T16:05:00Z" w16du:dateUtc="2025-10-21T14:05:00Z">
            <w:rPr>
              <w:ins w:id="39075" w:author="Visone Rossana (GSE)" w:date="2025-10-21T16:04:00Z" w16du:dateUtc="2025-10-21T14:04:00Z"/>
            </w:rPr>
          </w:rPrChange>
        </w:rPr>
        <w:pPrChange w:id="39076" w:author="Visone Rossana (GSE)" w:date="2025-10-21T16:05:00Z" w16du:dateUtc="2025-10-21T14:05:00Z">
          <w:pPr>
            <w:pStyle w:val="Paragrafoelenco"/>
            <w:ind w:left="499"/>
            <w:jc w:val="both"/>
          </w:pPr>
        </w:pPrChange>
      </w:pPr>
      <w:ins w:id="39077" w:author="Visone Rossana (GSE)" w:date="2025-10-21T16:05:00Z" w16du:dateUtc="2025-10-21T14:05:00Z">
        <w:r>
          <w:rPr>
            <w:rFonts w:cstheme="minorHAnsi"/>
            <w:sz w:val="22"/>
            <w:szCs w:val="22"/>
          </w:rPr>
          <w:t>una dichiarazione di prodotto ibrido;</w:t>
        </w:r>
      </w:ins>
    </w:p>
    <w:p w14:paraId="4857D37A" w14:textId="2384F502" w:rsidR="00B67E8F" w:rsidRDefault="0023602A" w:rsidP="0023602A">
      <w:pPr>
        <w:pStyle w:val="Paragrafoelenco"/>
        <w:numPr>
          <w:ilvl w:val="0"/>
          <w:numId w:val="530"/>
        </w:numPr>
        <w:ind w:left="499" w:hanging="357"/>
        <w:jc w:val="both"/>
        <w:rPr>
          <w:ins w:id="39078" w:author="Visone Rossana (GSE)" w:date="2025-10-21T16:06:00Z" w16du:dateUtc="2025-10-21T14:06:00Z"/>
          <w:rFonts w:cstheme="minorHAnsi"/>
          <w:sz w:val="22"/>
          <w:szCs w:val="22"/>
        </w:rPr>
      </w:pPr>
      <w:ins w:id="39079" w:author="Visone Rossana (GSE)" w:date="2025-10-21T16:06:00Z" w16du:dateUtc="2025-10-21T14:06:00Z">
        <w:r w:rsidRPr="0023602A">
          <w:rPr>
            <w:rFonts w:cstheme="minorHAnsi"/>
            <w:b/>
            <w:bCs/>
            <w:sz w:val="22"/>
            <w:szCs w:val="22"/>
            <w:rPrChange w:id="39080" w:author="Visone Rossana (GSE)" w:date="2025-10-21T16:06:00Z" w16du:dateUtc="2025-10-21T14:06:00Z">
              <w:rPr>
                <w:rFonts w:cstheme="minorHAnsi"/>
                <w:sz w:val="22"/>
                <w:szCs w:val="22"/>
              </w:rPr>
            </w:rPrChange>
          </w:rPr>
          <w:lastRenderedPageBreak/>
          <w:t>soggetto delegato</w:t>
        </w:r>
        <w:r w:rsidRPr="0023602A">
          <w:rPr>
            <w:rFonts w:cstheme="minorHAnsi"/>
            <w:sz w:val="22"/>
            <w:szCs w:val="22"/>
          </w:rPr>
          <w:t>: persona fisica o giuridica che opera, tramite delega, per nome e per conto del soggetto responsabile sul portale predisposto dal GSE; può coincidere con il tecnico abilitato;</w:t>
        </w:r>
      </w:ins>
    </w:p>
    <w:p w14:paraId="0C2E001C" w14:textId="3B54C8CD" w:rsidR="0023602A" w:rsidRDefault="00E301B9" w:rsidP="00E301B9">
      <w:pPr>
        <w:pStyle w:val="Paragrafoelenco"/>
        <w:numPr>
          <w:ilvl w:val="0"/>
          <w:numId w:val="530"/>
        </w:numPr>
        <w:ind w:left="499" w:hanging="357"/>
        <w:jc w:val="both"/>
        <w:rPr>
          <w:ins w:id="39081" w:author="Visone Rossana (GSE)" w:date="2025-10-21T16:06:00Z" w16du:dateUtc="2025-10-21T14:06:00Z"/>
          <w:rFonts w:cstheme="minorHAnsi"/>
          <w:sz w:val="22"/>
          <w:szCs w:val="22"/>
        </w:rPr>
      </w:pPr>
      <w:ins w:id="39082" w:author="Visone Rossana (GSE)" w:date="2025-10-21T16:06:00Z" w16du:dateUtc="2025-10-21T14:06:00Z">
        <w:r w:rsidRPr="00E301B9">
          <w:rPr>
            <w:rFonts w:cstheme="minorHAnsi"/>
            <w:b/>
            <w:bCs/>
            <w:sz w:val="22"/>
            <w:szCs w:val="22"/>
            <w:rPrChange w:id="39083" w:author="Visone Rossana (GSE)" w:date="2025-10-21T16:06:00Z" w16du:dateUtc="2025-10-21T14:06:00Z">
              <w:rPr>
                <w:rFonts w:cstheme="minorHAnsi"/>
                <w:sz w:val="22"/>
                <w:szCs w:val="22"/>
              </w:rPr>
            </w:rPrChange>
          </w:rPr>
          <w:t>soggetti privati</w:t>
        </w:r>
        <w:r w:rsidRPr="00E301B9">
          <w:rPr>
            <w:rFonts w:cstheme="minorHAnsi"/>
            <w:sz w:val="22"/>
            <w:szCs w:val="22"/>
          </w:rPr>
          <w:t>: tutti i soggetti diversi dalle amministrazioni pubbliche</w:t>
        </w:r>
        <w:r>
          <w:rPr>
            <w:rFonts w:cstheme="minorHAnsi"/>
            <w:sz w:val="22"/>
            <w:szCs w:val="22"/>
          </w:rPr>
          <w:t>;</w:t>
        </w:r>
      </w:ins>
    </w:p>
    <w:p w14:paraId="4BCE8476" w14:textId="4D01F2F2" w:rsidR="00E301B9" w:rsidRDefault="00E301B9" w:rsidP="00CC7460">
      <w:pPr>
        <w:pStyle w:val="Paragrafoelenco"/>
        <w:numPr>
          <w:ilvl w:val="0"/>
          <w:numId w:val="530"/>
        </w:numPr>
        <w:ind w:left="499" w:hanging="357"/>
        <w:jc w:val="both"/>
        <w:rPr>
          <w:ins w:id="39084" w:author="Visone Rossana (GSE)" w:date="2025-10-21T16:07:00Z" w16du:dateUtc="2025-10-21T14:07:00Z"/>
          <w:rFonts w:cstheme="minorHAnsi"/>
          <w:sz w:val="22"/>
          <w:szCs w:val="22"/>
        </w:rPr>
      </w:pPr>
      <w:ins w:id="39085" w:author="Visone Rossana (GSE)" w:date="2025-10-21T16:07:00Z" w16du:dateUtc="2025-10-21T14:07:00Z">
        <w:r w:rsidRPr="00CC7460">
          <w:rPr>
            <w:rFonts w:cstheme="minorHAnsi"/>
            <w:b/>
            <w:bCs/>
            <w:sz w:val="22"/>
            <w:szCs w:val="22"/>
            <w:rPrChange w:id="39086" w:author="Visone Rossana (GSE)" w:date="2025-10-21T16:07:00Z" w16du:dateUtc="2025-10-21T14:07:00Z">
              <w:rPr>
                <w:rFonts w:cstheme="minorHAnsi"/>
                <w:sz w:val="22"/>
                <w:szCs w:val="22"/>
              </w:rPr>
            </w:rPrChange>
          </w:rPr>
          <w:t>soggetto responsabile</w:t>
        </w:r>
        <w:r w:rsidRPr="00CC7460">
          <w:rPr>
            <w:rFonts w:cstheme="minorHAnsi"/>
            <w:sz w:val="22"/>
            <w:szCs w:val="22"/>
          </w:rPr>
          <w:t>: soggetto che ha sostenuto</w:t>
        </w:r>
        <w:r w:rsidR="00CC7460" w:rsidRPr="00CC7460">
          <w:rPr>
            <w:rFonts w:cstheme="minorHAnsi"/>
            <w:sz w:val="22"/>
            <w:szCs w:val="22"/>
          </w:rPr>
          <w:t xml:space="preserve"> </w:t>
        </w:r>
        <w:r w:rsidRPr="00CC7460">
          <w:rPr>
            <w:rFonts w:cstheme="minorHAnsi"/>
            <w:sz w:val="22"/>
            <w:szCs w:val="22"/>
          </w:rPr>
          <w:t>le spese per l’esecuzione degli interventi di cui al presente</w:t>
        </w:r>
        <w:r w:rsidR="00CC7460" w:rsidRPr="00CC7460">
          <w:rPr>
            <w:rFonts w:cstheme="minorHAnsi"/>
            <w:sz w:val="22"/>
            <w:szCs w:val="22"/>
          </w:rPr>
          <w:t xml:space="preserve"> </w:t>
        </w:r>
        <w:r w:rsidRPr="00CC7460">
          <w:rPr>
            <w:rFonts w:cstheme="minorHAnsi"/>
            <w:sz w:val="22"/>
            <w:szCs w:val="22"/>
          </w:rPr>
          <w:t>decreto e che ha diritto all’incentivo e stipula il contratto</w:t>
        </w:r>
        <w:r w:rsidR="00CC7460" w:rsidRPr="00CC7460">
          <w:rPr>
            <w:rFonts w:cstheme="minorHAnsi"/>
            <w:sz w:val="22"/>
            <w:szCs w:val="22"/>
          </w:rPr>
          <w:t xml:space="preserve"> </w:t>
        </w:r>
        <w:r w:rsidRPr="00CC7460">
          <w:rPr>
            <w:rFonts w:cstheme="minorHAnsi"/>
            <w:sz w:val="22"/>
            <w:szCs w:val="22"/>
          </w:rPr>
          <w:t>con il GSE. Per la compilazione della scheda-domanda</w:t>
        </w:r>
        <w:r w:rsidR="00CC7460" w:rsidRPr="00CC7460">
          <w:rPr>
            <w:rFonts w:cstheme="minorHAnsi"/>
            <w:sz w:val="22"/>
            <w:szCs w:val="22"/>
          </w:rPr>
          <w:t xml:space="preserve"> </w:t>
        </w:r>
        <w:r w:rsidRPr="00CC7460">
          <w:rPr>
            <w:rFonts w:cstheme="minorHAnsi"/>
            <w:sz w:val="22"/>
            <w:szCs w:val="22"/>
          </w:rPr>
          <w:t>e per la gestione dei rapporti contrattuali con il GSE, può</w:t>
        </w:r>
        <w:r w:rsidR="00CC7460" w:rsidRPr="00CC7460">
          <w:rPr>
            <w:rFonts w:cstheme="minorHAnsi"/>
            <w:sz w:val="22"/>
            <w:szCs w:val="22"/>
          </w:rPr>
          <w:t xml:space="preserve"> </w:t>
        </w:r>
        <w:r w:rsidRPr="00CC7460">
          <w:rPr>
            <w:rFonts w:cstheme="minorHAnsi"/>
            <w:sz w:val="22"/>
            <w:szCs w:val="22"/>
          </w:rPr>
          <w:t>operare attraverso un soggetto delegato;</w:t>
        </w:r>
      </w:ins>
    </w:p>
    <w:p w14:paraId="2FB76485" w14:textId="414BC810" w:rsidR="00F8219A" w:rsidRPr="00F8219A" w:rsidRDefault="00F8219A">
      <w:pPr>
        <w:pStyle w:val="Paragrafoelenco"/>
        <w:numPr>
          <w:ilvl w:val="0"/>
          <w:numId w:val="530"/>
        </w:numPr>
        <w:ind w:left="499" w:hanging="357"/>
        <w:jc w:val="both"/>
        <w:rPr>
          <w:ins w:id="39087" w:author="Visone Rossana (GSE)" w:date="2025-10-21T16:07:00Z" w16du:dateUtc="2025-10-21T14:07:00Z"/>
          <w:rFonts w:cstheme="minorHAnsi"/>
          <w:sz w:val="22"/>
          <w:szCs w:val="22"/>
        </w:rPr>
        <w:pPrChange w:id="39088" w:author="Visone Rossana (GSE)" w:date="2025-10-21T16:08:00Z" w16du:dateUtc="2025-10-21T14:08:00Z">
          <w:pPr>
            <w:pStyle w:val="Paragrafoelenco"/>
            <w:numPr>
              <w:numId w:val="530"/>
            </w:numPr>
            <w:ind w:hanging="360"/>
            <w:jc w:val="both"/>
          </w:pPr>
        </w:pPrChange>
      </w:pPr>
      <w:ins w:id="39089" w:author="Visone Rossana (GSE)" w:date="2025-10-21T16:07:00Z" w16du:dateUtc="2025-10-21T14:07:00Z">
        <w:r w:rsidRPr="00F8219A">
          <w:rPr>
            <w:rFonts w:cstheme="minorHAnsi"/>
            <w:b/>
            <w:bCs/>
            <w:sz w:val="22"/>
            <w:szCs w:val="22"/>
            <w:rPrChange w:id="39090" w:author="Visone Rossana (GSE)" w:date="2025-10-21T16:08:00Z" w16du:dateUtc="2025-10-21T14:08:00Z">
              <w:rPr>
                <w:rFonts w:cstheme="minorHAnsi"/>
                <w:sz w:val="22"/>
                <w:szCs w:val="22"/>
              </w:rPr>
            </w:rPrChange>
          </w:rPr>
          <w:t>sostituzione di sistemi per l’illuminazione</w:t>
        </w:r>
        <w:r w:rsidRPr="00F8219A">
          <w:rPr>
            <w:rFonts w:cstheme="minorHAnsi"/>
            <w:sz w:val="22"/>
            <w:szCs w:val="22"/>
          </w:rPr>
          <w:t>: sostituzione di sistemi per l’illuminazione d’interni e delle</w:t>
        </w:r>
      </w:ins>
    </w:p>
    <w:p w14:paraId="45692CD6" w14:textId="7D740802" w:rsidR="00CC7460" w:rsidRDefault="00F8219A">
      <w:pPr>
        <w:pStyle w:val="Paragrafoelenco"/>
        <w:ind w:left="499"/>
        <w:jc w:val="both"/>
        <w:rPr>
          <w:ins w:id="39091" w:author="Visone Rossana (GSE)" w:date="2025-10-21T16:07:00Z" w16du:dateUtc="2025-10-21T14:07:00Z"/>
          <w:rFonts w:cstheme="minorHAnsi"/>
          <w:sz w:val="22"/>
          <w:szCs w:val="22"/>
        </w:rPr>
        <w:pPrChange w:id="39092" w:author="Visone Rossana (GSE)" w:date="2025-10-21T16:08:00Z" w16du:dateUtc="2025-10-21T14:08:00Z">
          <w:pPr>
            <w:pStyle w:val="Paragrafoelenco"/>
            <w:numPr>
              <w:numId w:val="530"/>
            </w:numPr>
            <w:ind w:hanging="360"/>
            <w:jc w:val="both"/>
          </w:pPr>
        </w:pPrChange>
      </w:pPr>
      <w:ins w:id="39093" w:author="Visone Rossana (GSE)" w:date="2025-10-21T16:07:00Z" w16du:dateUtc="2025-10-21T14:07:00Z">
        <w:r w:rsidRPr="00F8219A">
          <w:rPr>
            <w:rFonts w:cstheme="minorHAnsi"/>
            <w:sz w:val="22"/>
            <w:szCs w:val="22"/>
          </w:rPr>
          <w:t>pertinenze esterne degli edifici esistenti con sistemi efficienti di illuminazione che rispettano i requisiti di cui all’allegato I del presente decreto;</w:t>
        </w:r>
      </w:ins>
    </w:p>
    <w:p w14:paraId="09160E62" w14:textId="121AB2C2" w:rsidR="00F8219A" w:rsidRDefault="00304CEF" w:rsidP="00304CEF">
      <w:pPr>
        <w:pStyle w:val="Paragrafoelenco"/>
        <w:numPr>
          <w:ilvl w:val="0"/>
          <w:numId w:val="530"/>
        </w:numPr>
        <w:ind w:left="499" w:hanging="357"/>
        <w:jc w:val="both"/>
        <w:rPr>
          <w:ins w:id="39094" w:author="Visone Rossana (GSE)" w:date="2025-10-21T16:08:00Z" w16du:dateUtc="2025-10-21T14:08:00Z"/>
          <w:rFonts w:cstheme="minorHAnsi"/>
          <w:sz w:val="22"/>
          <w:szCs w:val="22"/>
        </w:rPr>
      </w:pPr>
      <w:ins w:id="39095" w:author="Visone Rossana (GSE)" w:date="2025-10-21T16:08:00Z" w16du:dateUtc="2025-10-21T14:08:00Z">
        <w:r w:rsidRPr="00304CEF">
          <w:rPr>
            <w:rFonts w:cstheme="minorHAnsi"/>
            <w:b/>
            <w:bCs/>
            <w:sz w:val="22"/>
            <w:szCs w:val="22"/>
            <w:rPrChange w:id="39096" w:author="Visone Rossana (GSE)" w:date="2025-10-21T16:08:00Z" w16du:dateUtc="2025-10-21T14:08:00Z">
              <w:rPr>
                <w:rFonts w:cstheme="minorHAnsi"/>
                <w:sz w:val="22"/>
                <w:szCs w:val="22"/>
              </w:rPr>
            </w:rPrChange>
          </w:rPr>
          <w:t>sostituzione funzionale:</w:t>
        </w:r>
        <w:r w:rsidRPr="00304CEF">
          <w:rPr>
            <w:rFonts w:cstheme="minorHAnsi"/>
            <w:sz w:val="22"/>
            <w:szCs w:val="22"/>
          </w:rPr>
          <w:t xml:space="preserve"> intervento di installazione di un nuovo generatore presso un impianto termico esistente, al fine di provvedere ad alimentare le medesime utenze del generatore precedentemente installato, senza provvedere ad effettuarne la rimozione;</w:t>
        </w:r>
      </w:ins>
    </w:p>
    <w:p w14:paraId="305EA2B7" w14:textId="4F9749D6" w:rsidR="002C25BC" w:rsidRPr="002C25BC" w:rsidRDefault="002C25BC">
      <w:pPr>
        <w:pStyle w:val="Paragrafoelenco"/>
        <w:numPr>
          <w:ilvl w:val="0"/>
          <w:numId w:val="532"/>
        </w:numPr>
        <w:ind w:left="499" w:hanging="357"/>
        <w:jc w:val="both"/>
        <w:rPr>
          <w:ins w:id="39097" w:author="Visone Rossana (GSE)" w:date="2025-10-21T16:09:00Z" w16du:dateUtc="2025-10-21T14:09:00Z"/>
          <w:rFonts w:cstheme="minorHAnsi"/>
          <w:sz w:val="22"/>
          <w:szCs w:val="22"/>
        </w:rPr>
        <w:pPrChange w:id="39098" w:author="Visone Rossana (GSE)" w:date="2025-10-21T16:09:00Z" w16du:dateUtc="2025-10-21T14:09:00Z">
          <w:pPr>
            <w:pStyle w:val="Paragrafoelenco"/>
            <w:numPr>
              <w:numId w:val="532"/>
            </w:numPr>
            <w:ind w:hanging="360"/>
            <w:jc w:val="both"/>
          </w:pPr>
        </w:pPrChange>
      </w:pPr>
      <w:ins w:id="39099" w:author="Visone Rossana (GSE)" w:date="2025-10-21T16:09:00Z" w16du:dateUtc="2025-10-21T14:09:00Z">
        <w:r w:rsidRPr="002C25BC">
          <w:rPr>
            <w:rFonts w:cstheme="minorHAnsi"/>
            <w:b/>
            <w:bCs/>
            <w:sz w:val="22"/>
            <w:szCs w:val="22"/>
            <w:rPrChange w:id="39100" w:author="Visone Rossana (GSE)" w:date="2025-10-21T16:09:00Z" w16du:dateUtc="2025-10-21T14:09:00Z">
              <w:rPr>
                <w:rFonts w:cstheme="minorHAnsi"/>
                <w:sz w:val="22"/>
                <w:szCs w:val="22"/>
              </w:rPr>
            </w:rPrChange>
          </w:rPr>
          <w:t>stazione di ricarica o infrastruttura di ricarica</w:t>
        </w:r>
        <w:r w:rsidRPr="002C25BC">
          <w:rPr>
            <w:rFonts w:cstheme="minorHAnsi"/>
            <w:sz w:val="22"/>
            <w:szCs w:val="22"/>
          </w:rPr>
          <w:t>: una singola installazione fisica per la ricarica dei veicoli</w:t>
        </w:r>
      </w:ins>
    </w:p>
    <w:p w14:paraId="0D54D27D" w14:textId="77777777" w:rsidR="00062239" w:rsidRDefault="002C25BC" w:rsidP="00062239">
      <w:pPr>
        <w:pStyle w:val="Paragrafoelenco"/>
        <w:ind w:left="499"/>
        <w:jc w:val="both"/>
        <w:rPr>
          <w:ins w:id="39101" w:author="Visone Rossana (GSE)" w:date="2025-10-21T16:13:00Z" w16du:dateUtc="2025-10-21T14:13:00Z"/>
          <w:rFonts w:cstheme="minorHAnsi"/>
          <w:sz w:val="22"/>
          <w:szCs w:val="22"/>
        </w:rPr>
      </w:pPr>
      <w:ins w:id="39102" w:author="Visone Rossana (GSE)" w:date="2025-10-21T16:09:00Z" w16du:dateUtc="2025-10-21T14:09:00Z">
        <w:r w:rsidRPr="002C25BC">
          <w:rPr>
            <w:rFonts w:cstheme="minorHAnsi"/>
            <w:sz w:val="22"/>
            <w:szCs w:val="22"/>
          </w:rPr>
          <w:t>elettrici posta in un luogo specifico, costituita da uno o più punti di ricarica, definita all’art. 1, comma 1, lettera o) del decreto del Ministro dell’ambiente e della sicurezza energetica 18 marzo 2024, n. 109</w:t>
        </w:r>
        <w:r>
          <w:rPr>
            <w:rFonts w:cstheme="minorHAnsi"/>
            <w:sz w:val="22"/>
            <w:szCs w:val="22"/>
          </w:rPr>
          <w:t>;</w:t>
        </w:r>
      </w:ins>
    </w:p>
    <w:p w14:paraId="58B959A7" w14:textId="38180A6D" w:rsidR="002C25BC" w:rsidRPr="00062239" w:rsidRDefault="004F2FAD">
      <w:pPr>
        <w:pStyle w:val="Paragrafoelenco"/>
        <w:numPr>
          <w:ilvl w:val="0"/>
          <w:numId w:val="532"/>
        </w:numPr>
        <w:ind w:left="499" w:hanging="499"/>
        <w:jc w:val="both"/>
        <w:rPr>
          <w:ins w:id="39103" w:author="Visone Rossana (GSE)" w:date="2025-10-21T16:10:00Z" w16du:dateUtc="2025-10-21T14:10:00Z"/>
          <w:rFonts w:cstheme="minorHAnsi"/>
          <w:sz w:val="22"/>
          <w:szCs w:val="22"/>
          <w:rPrChange w:id="39104" w:author="Visone Rossana (GSE)" w:date="2025-10-21T16:13:00Z" w16du:dateUtc="2025-10-21T14:13:00Z">
            <w:rPr>
              <w:ins w:id="39105" w:author="Visone Rossana (GSE)" w:date="2025-10-21T16:10:00Z" w16du:dateUtc="2025-10-21T14:10:00Z"/>
            </w:rPr>
          </w:rPrChange>
        </w:rPr>
        <w:pPrChange w:id="39106" w:author="Visone Rossana (GSE)" w:date="2025-10-21T16:14:00Z" w16du:dateUtc="2025-10-21T14:14:00Z">
          <w:pPr>
            <w:pStyle w:val="Paragrafoelenco"/>
            <w:numPr>
              <w:numId w:val="533"/>
            </w:numPr>
            <w:ind w:left="499" w:hanging="357"/>
            <w:jc w:val="both"/>
          </w:pPr>
        </w:pPrChange>
      </w:pPr>
      <w:ins w:id="39107" w:author="Visone Rossana (GSE)" w:date="2025-10-21T16:10:00Z" w16du:dateUtc="2025-10-21T14:10:00Z">
        <w:r w:rsidRPr="00062239">
          <w:rPr>
            <w:rFonts w:cstheme="minorHAnsi"/>
            <w:b/>
            <w:bCs/>
            <w:sz w:val="22"/>
            <w:szCs w:val="22"/>
            <w:rPrChange w:id="39108" w:author="Visone Rossana (GSE)" w:date="2025-10-21T16:13:00Z" w16du:dateUtc="2025-10-21T14:13:00Z">
              <w:rPr>
                <w:rFonts w:cstheme="minorHAnsi"/>
                <w:sz w:val="22"/>
                <w:szCs w:val="22"/>
              </w:rPr>
            </w:rPrChange>
          </w:rPr>
          <w:t>superficie solare lorda:</w:t>
        </w:r>
        <w:r w:rsidRPr="00062239">
          <w:rPr>
            <w:rFonts w:cstheme="minorHAnsi"/>
            <w:sz w:val="22"/>
            <w:szCs w:val="22"/>
          </w:rPr>
          <w:t xml:space="preserve"> superficie totale dell’impianto solare ottenuta moltiplicando il numero di moduli che compone il campo solare per l’area lorda del singolo modulo;</w:t>
        </w:r>
      </w:ins>
    </w:p>
    <w:p w14:paraId="0F9C172E" w14:textId="339E2706" w:rsidR="0049474B" w:rsidRDefault="0049474B">
      <w:pPr>
        <w:pStyle w:val="Paragrafoelenco"/>
        <w:numPr>
          <w:ilvl w:val="0"/>
          <w:numId w:val="533"/>
        </w:numPr>
        <w:ind w:left="499" w:hanging="499"/>
        <w:jc w:val="both"/>
        <w:rPr>
          <w:ins w:id="39109" w:author="Visone Rossana (GSE)" w:date="2025-10-21T16:11:00Z" w16du:dateUtc="2025-10-21T14:11:00Z"/>
          <w:rFonts w:cstheme="minorHAnsi"/>
          <w:sz w:val="22"/>
          <w:szCs w:val="22"/>
        </w:rPr>
        <w:pPrChange w:id="39110" w:author="Visone Rossana (GSE)" w:date="2025-10-21T16:14:00Z" w16du:dateUtc="2025-10-21T14:14:00Z">
          <w:pPr>
            <w:pStyle w:val="Paragrafoelenco"/>
            <w:numPr>
              <w:numId w:val="533"/>
            </w:numPr>
            <w:ind w:left="499" w:hanging="357"/>
            <w:jc w:val="both"/>
          </w:pPr>
        </w:pPrChange>
      </w:pPr>
      <w:ins w:id="39111" w:author="Visone Rossana (GSE)" w:date="2025-10-21T16:10:00Z" w16du:dateUtc="2025-10-21T14:10:00Z">
        <w:r w:rsidRPr="0049474B">
          <w:rPr>
            <w:rFonts w:cstheme="minorHAnsi"/>
            <w:b/>
            <w:bCs/>
            <w:sz w:val="22"/>
            <w:szCs w:val="22"/>
            <w:rPrChange w:id="39112" w:author="Visone Rossana (GSE)" w:date="2025-10-21T16:11:00Z" w16du:dateUtc="2025-10-21T14:11:00Z">
              <w:rPr>
                <w:rFonts w:cstheme="minorHAnsi"/>
                <w:sz w:val="22"/>
                <w:szCs w:val="22"/>
              </w:rPr>
            </w:rPrChange>
          </w:rPr>
          <w:t>tecnico abilitato</w:t>
        </w:r>
        <w:r w:rsidRPr="0049474B">
          <w:rPr>
            <w:rFonts w:cstheme="minorHAnsi"/>
            <w:sz w:val="22"/>
            <w:szCs w:val="22"/>
          </w:rPr>
          <w:t>: soggetto abilitato alla progettazione di edifici ed impianti nell’ambito delle competenze ad esso attribuite dalla legislazione vigente ed iscritto</w:t>
        </w:r>
      </w:ins>
      <w:ins w:id="39113" w:author="Visone Rossana (GSE)" w:date="2025-10-21T16:11:00Z" w16du:dateUtc="2025-10-21T14:11:00Z">
        <w:r w:rsidRPr="0049474B">
          <w:rPr>
            <w:rFonts w:cstheme="minorHAnsi"/>
            <w:sz w:val="22"/>
            <w:szCs w:val="22"/>
          </w:rPr>
          <w:t xml:space="preserve"> </w:t>
        </w:r>
      </w:ins>
      <w:ins w:id="39114" w:author="Visone Rossana (GSE)" w:date="2025-10-21T16:10:00Z" w16du:dateUtc="2025-10-21T14:10:00Z">
        <w:r w:rsidRPr="0049474B">
          <w:rPr>
            <w:rFonts w:cstheme="minorHAnsi"/>
            <w:sz w:val="22"/>
            <w:szCs w:val="22"/>
          </w:rPr>
          <w:t>agli specifici ordini e collegi professionali;</w:t>
        </w:r>
      </w:ins>
    </w:p>
    <w:p w14:paraId="1DA2FBD0" w14:textId="392715F4" w:rsidR="0049474B" w:rsidRDefault="00385939">
      <w:pPr>
        <w:pStyle w:val="Paragrafoelenco"/>
        <w:numPr>
          <w:ilvl w:val="0"/>
          <w:numId w:val="533"/>
        </w:numPr>
        <w:ind w:left="499" w:hanging="499"/>
        <w:jc w:val="both"/>
        <w:rPr>
          <w:ins w:id="39115" w:author="Visone Rossana (GSE)" w:date="2025-10-21T16:12:00Z" w16du:dateUtc="2025-10-21T14:12:00Z"/>
          <w:rFonts w:cstheme="minorHAnsi"/>
          <w:sz w:val="22"/>
          <w:szCs w:val="22"/>
        </w:rPr>
        <w:pPrChange w:id="39116" w:author="Visone Rossana (GSE)" w:date="2025-10-21T16:14:00Z" w16du:dateUtc="2025-10-21T14:14:00Z">
          <w:pPr>
            <w:pStyle w:val="Paragrafoelenco"/>
            <w:numPr>
              <w:numId w:val="533"/>
            </w:numPr>
            <w:ind w:left="499" w:hanging="357"/>
            <w:jc w:val="both"/>
          </w:pPr>
        </w:pPrChange>
      </w:pPr>
      <w:ins w:id="39117" w:author="Visone Rossana (GSE)" w:date="2025-10-21T16:11:00Z" w16du:dateUtc="2025-10-21T14:11:00Z">
        <w:r w:rsidRPr="00385939">
          <w:rPr>
            <w:rFonts w:cstheme="minorHAnsi"/>
            <w:b/>
            <w:bCs/>
            <w:sz w:val="22"/>
            <w:szCs w:val="22"/>
          </w:rPr>
          <w:t>trasformazione degli edifici esistenti in «edifici a energia quasi zero»:</w:t>
        </w:r>
        <w:r w:rsidRPr="00062239">
          <w:rPr>
            <w:rFonts w:cstheme="minorHAnsi"/>
            <w:b/>
            <w:bCs/>
            <w:sz w:val="22"/>
            <w:szCs w:val="22"/>
          </w:rPr>
          <w:t xml:space="preserve"> </w:t>
        </w:r>
        <w:r w:rsidRPr="00385939">
          <w:rPr>
            <w:rFonts w:cstheme="minorHAnsi"/>
            <w:sz w:val="22"/>
            <w:szCs w:val="22"/>
            <w:rPrChange w:id="39118" w:author="Visone Rossana (GSE)" w:date="2025-10-21T16:12:00Z" w16du:dateUtc="2025-10-21T14:12:00Z">
              <w:rPr>
                <w:rFonts w:cstheme="minorHAnsi"/>
                <w:b/>
                <w:bCs/>
                <w:sz w:val="22"/>
                <w:szCs w:val="22"/>
              </w:rPr>
            </w:rPrChange>
          </w:rPr>
          <w:t>intervento di ristrutturazione edilizia finalizzato alla trasformazione di un edificio in «edificio a energia quasi zero», come definito all’art. 2, paragrafo 2, della direttiva 2010/31/UE del Parlamento europeo e del Consiglio del 19 maggio 2010, anche attraverso l’ampliamento fino ad un massimo del 25% della volumetria, nel rispetto degli strumenti urbanistici</w:t>
        </w:r>
      </w:ins>
      <w:ins w:id="39119" w:author="Visone Rossana (GSE)" w:date="2025-10-21T16:12:00Z" w16du:dateUtc="2025-10-21T14:12:00Z">
        <w:r w:rsidRPr="00385939">
          <w:rPr>
            <w:rFonts w:cstheme="minorHAnsi"/>
            <w:sz w:val="22"/>
            <w:szCs w:val="22"/>
            <w:rPrChange w:id="39120" w:author="Visone Rossana (GSE)" w:date="2025-10-21T16:12:00Z" w16du:dateUtc="2025-10-21T14:12:00Z">
              <w:rPr>
                <w:rFonts w:cstheme="minorHAnsi"/>
                <w:b/>
                <w:bCs/>
                <w:sz w:val="22"/>
                <w:szCs w:val="22"/>
              </w:rPr>
            </w:rPrChange>
          </w:rPr>
          <w:t xml:space="preserve"> vigenti. Limitatamente agli edifici, o gruppi di edifici di proprietà dell’amministrazione pubblica, è ammessa la demolizione degli edifici esistenti e la conseguente ricostruzione degli edifici NZEB, nel rispetto del limite di incremento delle volumetrie totali del 25%, anche in una localizzazione differente, purché nell’ambito di un «progetto integrato» e nel medesimo territorio comunale;</w:t>
        </w:r>
      </w:ins>
    </w:p>
    <w:p w14:paraId="510ABCC9" w14:textId="286F579E" w:rsidR="00385939" w:rsidRPr="00062239" w:rsidRDefault="00062239">
      <w:pPr>
        <w:pStyle w:val="Paragrafoelenco"/>
        <w:numPr>
          <w:ilvl w:val="0"/>
          <w:numId w:val="533"/>
        </w:numPr>
        <w:ind w:left="499" w:hanging="499"/>
        <w:jc w:val="both"/>
        <w:rPr>
          <w:ins w:id="39121" w:author="Visone Rossana (GSE)" w:date="2025-10-21T16:04:00Z" w16du:dateUtc="2025-10-21T14:04:00Z"/>
          <w:rFonts w:cstheme="minorHAnsi"/>
          <w:sz w:val="22"/>
          <w:szCs w:val="22"/>
          <w:rPrChange w:id="39122" w:author="Visone Rossana (GSE)" w:date="2025-10-21T16:12:00Z" w16du:dateUtc="2025-10-21T14:12:00Z">
            <w:rPr>
              <w:ins w:id="39123" w:author="Visone Rossana (GSE)" w:date="2025-10-21T16:04:00Z" w16du:dateUtc="2025-10-21T14:04:00Z"/>
            </w:rPr>
          </w:rPrChange>
        </w:rPr>
        <w:pPrChange w:id="39124" w:author="Visone Rossana (GSE)" w:date="2025-10-21T16:14:00Z" w16du:dateUtc="2025-10-21T14:14:00Z">
          <w:pPr>
            <w:pStyle w:val="Paragrafoelenco"/>
            <w:jc w:val="both"/>
          </w:pPr>
        </w:pPrChange>
      </w:pPr>
      <w:ins w:id="39125" w:author="Visone Rossana (GSE)" w:date="2025-10-21T16:12:00Z" w16du:dateUtc="2025-10-21T14:12:00Z">
        <w:r w:rsidRPr="00062239">
          <w:rPr>
            <w:rFonts w:cstheme="minorHAnsi"/>
            <w:b/>
            <w:bCs/>
            <w:sz w:val="22"/>
            <w:szCs w:val="22"/>
            <w:rPrChange w:id="39126" w:author="Visone Rossana (GSE)" w:date="2025-10-21T16:13:00Z" w16du:dateUtc="2025-10-21T14:13:00Z">
              <w:rPr>
                <w:rFonts w:cstheme="minorHAnsi"/>
                <w:sz w:val="22"/>
                <w:szCs w:val="22"/>
              </w:rPr>
            </w:rPrChange>
          </w:rPr>
          <w:t>unità di microcogenerazione alimentata a fonti rinnovabili</w:t>
        </w:r>
        <w:r w:rsidRPr="00062239">
          <w:rPr>
            <w:rFonts w:cstheme="minorHAnsi"/>
            <w:sz w:val="22"/>
            <w:szCs w:val="22"/>
          </w:rPr>
          <w:t>: un’unità di cogenerazione con una capacità di generazione massima inferiore a 50 kWe, di cui all’art. 2, comma 1, lettera e) del decreto legislativo 8 febbraio 2007, n. 20, che sia alimentata da fonti energetiche rinnovabili.</w:t>
        </w:r>
      </w:ins>
    </w:p>
    <w:p w14:paraId="19F2BD04" w14:textId="77777777" w:rsidR="00B67E8F" w:rsidRPr="00385939" w:rsidRDefault="00B67E8F" w:rsidP="00B67E8F">
      <w:pPr>
        <w:pStyle w:val="Paragrafoelenco"/>
        <w:jc w:val="both"/>
        <w:rPr>
          <w:ins w:id="39127" w:author="Visone Rossana (GSE)" w:date="2025-10-21T16:04:00Z" w16du:dateUtc="2025-10-21T14:04:00Z"/>
          <w:rFonts w:cstheme="minorHAnsi"/>
          <w:sz w:val="22"/>
          <w:szCs w:val="22"/>
        </w:rPr>
      </w:pPr>
    </w:p>
    <w:p w14:paraId="0021C080" w14:textId="77777777" w:rsidR="00B67E8F" w:rsidRPr="006B3462" w:rsidRDefault="00B67E8F">
      <w:pPr>
        <w:pStyle w:val="Paragrafoelenco"/>
        <w:jc w:val="both"/>
        <w:rPr>
          <w:ins w:id="39128" w:author="Visone Rossana (GSE)" w:date="2025-10-21T16:00:00Z" w16du:dateUtc="2025-10-21T14:00:00Z"/>
          <w:rFonts w:cstheme="minorHAnsi"/>
          <w:sz w:val="22"/>
          <w:szCs w:val="22"/>
        </w:rPr>
        <w:pPrChange w:id="39129" w:author="Visone Rossana (GSE)" w:date="2025-10-21T16:04:00Z" w16du:dateUtc="2025-10-21T14:04:00Z">
          <w:pPr>
            <w:pStyle w:val="Paragrafoelenco"/>
            <w:numPr>
              <w:numId w:val="526"/>
            </w:numPr>
            <w:ind w:hanging="360"/>
            <w:jc w:val="both"/>
          </w:pPr>
        </w:pPrChange>
      </w:pPr>
    </w:p>
    <w:p w14:paraId="4F5F37CC" w14:textId="77777777" w:rsidR="00AC150E" w:rsidRPr="00AC150E" w:rsidRDefault="00AC150E">
      <w:pPr>
        <w:jc w:val="both"/>
        <w:rPr>
          <w:ins w:id="39130" w:author="Visone Rossana (GSE)" w:date="2025-10-21T15:53:00Z" w16du:dateUtc="2025-10-21T13:53:00Z"/>
          <w:rFonts w:cstheme="minorHAnsi"/>
          <w:sz w:val="22"/>
          <w:szCs w:val="22"/>
        </w:rPr>
        <w:pPrChange w:id="39131" w:author="Visone Rossana (GSE)" w:date="2025-10-21T16:00:00Z" w16du:dateUtc="2025-10-21T14:00:00Z">
          <w:pPr>
            <w:pStyle w:val="Paragrafoelenco"/>
            <w:numPr>
              <w:numId w:val="521"/>
            </w:numPr>
            <w:ind w:hanging="360"/>
            <w:jc w:val="both"/>
          </w:pPr>
        </w:pPrChange>
      </w:pPr>
    </w:p>
    <w:p w14:paraId="391BA504" w14:textId="77777777" w:rsidR="003464DB" w:rsidRDefault="003464DB" w:rsidP="003464DB">
      <w:pPr>
        <w:pStyle w:val="Paragrafoelenco"/>
        <w:ind w:left="502"/>
        <w:jc w:val="both"/>
        <w:rPr>
          <w:ins w:id="39132" w:author="Visone Rossana (GSE)" w:date="2025-10-21T15:43:00Z" w16du:dateUtc="2025-10-21T13:43:00Z"/>
          <w:rFonts w:cstheme="minorHAnsi"/>
          <w:sz w:val="22"/>
          <w:szCs w:val="22"/>
        </w:rPr>
      </w:pPr>
    </w:p>
    <w:p w14:paraId="4403771A" w14:textId="77777777" w:rsidR="005D6D15" w:rsidRPr="00572CB0" w:rsidRDefault="005D6D15">
      <w:pPr>
        <w:jc w:val="both"/>
        <w:rPr>
          <w:ins w:id="39133" w:author="Visone Rossana (GSE)" w:date="2025-10-21T15:28:00Z" w16du:dateUtc="2025-10-21T13:28:00Z"/>
          <w:rFonts w:cstheme="minorHAnsi"/>
          <w:sz w:val="22"/>
          <w:szCs w:val="22"/>
        </w:rPr>
        <w:pPrChange w:id="39134" w:author="Visone Rossana (GSE)" w:date="2025-10-21T15:39:00Z" w16du:dateUtc="2025-10-21T13:39:00Z">
          <w:pPr>
            <w:pStyle w:val="Paragrafoelenco"/>
            <w:ind w:left="502"/>
          </w:pPr>
        </w:pPrChange>
      </w:pPr>
    </w:p>
    <w:p w14:paraId="04C6A705" w14:textId="77777777" w:rsidR="00E85596" w:rsidRDefault="00E85596" w:rsidP="00E85596">
      <w:pPr>
        <w:jc w:val="both"/>
        <w:rPr>
          <w:ins w:id="39135" w:author="Visone Rossana (GSE)" w:date="2025-10-21T15:30:00Z" w16du:dateUtc="2025-10-21T13:30:00Z"/>
          <w:rFonts w:cstheme="minorHAnsi"/>
          <w:sz w:val="22"/>
          <w:szCs w:val="22"/>
        </w:rPr>
      </w:pPr>
    </w:p>
    <w:p w14:paraId="609FF3A8" w14:textId="5601FBE2" w:rsidR="00E85596" w:rsidDel="00BD7602" w:rsidRDefault="00E85596">
      <w:pPr>
        <w:jc w:val="both"/>
        <w:rPr>
          <w:ins w:id="39136" w:author="Visone Rossana (GSE)" w:date="2025-10-21T15:30:00Z" w16du:dateUtc="2025-10-21T13:30:00Z"/>
          <w:del w:id="39137" w:author="Visone Rossana (GSE)" w:date="2025-10-28T15:59:00Z" w16du:dateUtc="2025-10-28T14:59:00Z"/>
          <w:rFonts w:cstheme="minorHAnsi"/>
          <w:sz w:val="22"/>
          <w:szCs w:val="22"/>
        </w:rPr>
        <w:pPrChange w:id="39138" w:author="Visone Rossana (GSE)" w:date="2025-10-21T15:30:00Z" w16du:dateUtc="2025-10-21T13:30:00Z">
          <w:pPr>
            <w:ind w:left="709"/>
            <w:jc w:val="both"/>
          </w:pPr>
        </w:pPrChange>
      </w:pPr>
      <w:ins w:id="39139" w:author="Visone Rossana (GSE)" w:date="2025-10-21T15:28:00Z" w16du:dateUtc="2025-10-21T13:28:00Z">
        <w:del w:id="39140" w:author="Visone Rossana (GSE)" w:date="2025-10-28T15:59:00Z" w16du:dateUtc="2025-10-28T14:59:00Z">
          <w:r w:rsidRPr="00E85596" w:rsidDel="00BD7602">
            <w:rPr>
              <w:rFonts w:cstheme="minorHAnsi"/>
              <w:sz w:val="22"/>
              <w:szCs w:val="22"/>
            </w:rPr>
            <w:delText>;</w:delText>
          </w:r>
        </w:del>
      </w:ins>
    </w:p>
    <w:p w14:paraId="148EBC41" w14:textId="77777777" w:rsidR="00E85596" w:rsidRPr="00E85596" w:rsidRDefault="00E85596">
      <w:pPr>
        <w:ind w:left="709"/>
        <w:jc w:val="both"/>
        <w:rPr>
          <w:ins w:id="39141" w:author="Visone Rossana (GSE)" w:date="2025-09-29T12:00:00Z" w16du:dateUtc="2025-09-29T10:00:00Z"/>
          <w:rFonts w:cstheme="minorHAnsi"/>
          <w:sz w:val="22"/>
          <w:szCs w:val="22"/>
        </w:rPr>
        <w:pPrChange w:id="39142" w:author="Visone Rossana (GSE)" w:date="2025-10-21T15:29:00Z" w16du:dateUtc="2025-10-21T13:29:00Z">
          <w:pPr/>
        </w:pPrChange>
      </w:pPr>
    </w:p>
    <w:p w14:paraId="31597AC7" w14:textId="77777777" w:rsidR="00587779" w:rsidRPr="00E85596" w:rsidRDefault="00587779">
      <w:pPr>
        <w:rPr>
          <w:ins w:id="39143" w:author="Visone Rossana (GSE)" w:date="2025-10-21T15:26:00Z" w16du:dateUtc="2025-10-21T13:26:00Z"/>
          <w:rFonts w:cstheme="minorHAnsi"/>
          <w:sz w:val="22"/>
          <w:szCs w:val="22"/>
          <w:rPrChange w:id="39144" w:author="Visone Rossana (GSE)" w:date="2025-10-21T15:29:00Z" w16du:dateUtc="2025-10-21T13:29:00Z">
            <w:rPr>
              <w:ins w:id="39145" w:author="Visone Rossana (GSE)" w:date="2025-10-21T15:26:00Z" w16du:dateUtc="2025-10-21T13:26:00Z"/>
              <w:rFonts w:cstheme="minorHAnsi"/>
              <w:b/>
              <w:bCs/>
              <w:sz w:val="22"/>
              <w:szCs w:val="22"/>
            </w:rPr>
          </w:rPrChange>
        </w:rPr>
      </w:pPr>
    </w:p>
    <w:p w14:paraId="2122CA68" w14:textId="77777777" w:rsidR="00587779" w:rsidRDefault="00587779">
      <w:pPr>
        <w:rPr>
          <w:ins w:id="39146" w:author="Visone Rossana (GSE)" w:date="2025-10-21T15:26:00Z" w16du:dateUtc="2025-10-21T13:26:00Z"/>
          <w:rFonts w:cstheme="minorHAnsi"/>
          <w:b/>
          <w:bCs/>
          <w:sz w:val="22"/>
          <w:szCs w:val="22"/>
        </w:rPr>
      </w:pPr>
    </w:p>
    <w:p w14:paraId="44EA2733" w14:textId="3C76E692" w:rsidR="00587779" w:rsidRDefault="000340ED">
      <w:pPr>
        <w:rPr>
          <w:ins w:id="39147" w:author="Visone Rossana (GSE)" w:date="2025-10-21T15:26:00Z" w16du:dateUtc="2025-10-21T13:26:00Z"/>
          <w:rFonts w:cstheme="minorHAnsi"/>
          <w:b/>
          <w:bCs/>
          <w:sz w:val="22"/>
          <w:szCs w:val="22"/>
        </w:rPr>
      </w:pPr>
      <w:ins w:id="39148" w:author="Oliosi Francesco (GSE)" w:date="2025-10-23T13:01:00Z" w16du:dateUtc="2025-10-23T11:01:00Z">
        <w:r>
          <w:rPr>
            <w:rFonts w:cstheme="minorHAnsi"/>
            <w:b/>
            <w:bCs/>
            <w:sz w:val="22"/>
            <w:szCs w:val="22"/>
          </w:rPr>
          <w:br w:type="page"/>
        </w:r>
      </w:ins>
    </w:p>
    <w:p w14:paraId="31CA0319" w14:textId="6783FF98" w:rsidR="0035262C" w:rsidRPr="00BE5421" w:rsidRDefault="00BE5421">
      <w:pPr>
        <w:rPr>
          <w:ins w:id="39149" w:author="Oliosi Francesco (GSE)" w:date="2025-10-23T12:34:00Z" w16du:dateUtc="2025-10-23T10:34:00Z"/>
          <w:rFonts w:cstheme="minorHAnsi"/>
          <w:b/>
          <w:sz w:val="22"/>
          <w:szCs w:val="22"/>
          <w:u w:val="single"/>
          <w:rPrChange w:id="39150" w:author="Visone Rossana (GSE)" w:date="2025-10-28T16:01:00Z" w16du:dateUtc="2025-10-28T15:01:00Z">
            <w:rPr>
              <w:ins w:id="39151" w:author="Oliosi Francesco (GSE)" w:date="2025-10-23T12:34:00Z" w16du:dateUtc="2025-10-23T10:34:00Z"/>
              <w:rFonts w:cstheme="minorHAnsi"/>
              <w:b/>
              <w:sz w:val="22"/>
              <w:szCs w:val="22"/>
            </w:rPr>
          </w:rPrChange>
        </w:rPr>
      </w:pPr>
      <w:ins w:id="39152" w:author="Visone Rossana (GSE)" w:date="2025-10-28T16:01:00Z" w16du:dateUtc="2025-10-28T15:01:00Z">
        <w:r w:rsidRPr="00BE5421">
          <w:rPr>
            <w:rFonts w:cstheme="minorHAnsi"/>
            <w:b/>
            <w:bCs/>
            <w:sz w:val="22"/>
            <w:szCs w:val="22"/>
            <w:u w:val="single"/>
            <w:rPrChange w:id="39153" w:author="Visone Rossana (GSE)" w:date="2025-10-28T16:01:00Z" w16du:dateUtc="2025-10-28T15:01:00Z">
              <w:rPr>
                <w:rFonts w:cstheme="minorHAnsi"/>
                <w:b/>
                <w:bCs/>
                <w:sz w:val="22"/>
                <w:szCs w:val="22"/>
              </w:rPr>
            </w:rPrChange>
          </w:rPr>
          <w:lastRenderedPageBreak/>
          <w:t xml:space="preserve">Ulteriori </w:t>
        </w:r>
      </w:ins>
      <w:ins w:id="39154" w:author="Visone Rossana (GSE)" w:date="2025-09-05T12:45:00Z" w16du:dateUtc="2025-09-05T10:45:00Z">
        <w:del w:id="39155" w:author="Visone Rossana (GSE)" w:date="2025-10-28T16:01:00Z" w16du:dateUtc="2025-10-28T15:01:00Z">
          <w:r w:rsidR="0035262C" w:rsidRPr="00BE5421" w:rsidDel="00BE5421">
            <w:rPr>
              <w:rFonts w:cstheme="minorHAnsi"/>
              <w:b/>
              <w:bCs/>
              <w:sz w:val="22"/>
              <w:szCs w:val="22"/>
              <w:u w:val="single"/>
              <w:rPrChange w:id="39156" w:author="Visone Rossana (GSE)" w:date="2025-10-28T16:01:00Z" w16du:dateUtc="2025-10-28T15:01:00Z">
                <w:rPr/>
              </w:rPrChange>
            </w:rPr>
            <w:delText xml:space="preserve">Altre </w:delText>
          </w:r>
        </w:del>
        <w:r w:rsidR="0035262C" w:rsidRPr="00BE5421">
          <w:rPr>
            <w:rFonts w:cstheme="minorHAnsi"/>
            <w:b/>
            <w:bCs/>
            <w:sz w:val="22"/>
            <w:szCs w:val="22"/>
            <w:u w:val="single"/>
            <w:rPrChange w:id="39157" w:author="Visone Rossana (GSE)" w:date="2025-10-28T16:01:00Z" w16du:dateUtc="2025-10-28T15:01:00Z">
              <w:rPr/>
            </w:rPrChange>
          </w:rPr>
          <w:t>definizioni</w:t>
        </w:r>
      </w:ins>
    </w:p>
    <w:p w14:paraId="2D20762A" w14:textId="77777777" w:rsidR="006C472F" w:rsidRDefault="006C472F">
      <w:pPr>
        <w:rPr>
          <w:ins w:id="39158" w:author="Oliosi Francesco (GSE)" w:date="2025-10-23T12:34:00Z" w16du:dateUtc="2025-10-23T10:34:00Z"/>
          <w:rFonts w:cstheme="minorHAnsi"/>
          <w:b/>
          <w:bCs/>
          <w:sz w:val="22"/>
          <w:szCs w:val="22"/>
        </w:rPr>
      </w:pPr>
    </w:p>
    <w:p w14:paraId="455AA712" w14:textId="77777777" w:rsidR="006C472F" w:rsidRPr="000340ED" w:rsidRDefault="006C472F">
      <w:pPr>
        <w:numPr>
          <w:ilvl w:val="0"/>
          <w:numId w:val="589"/>
        </w:numPr>
        <w:autoSpaceDE w:val="0"/>
        <w:autoSpaceDN w:val="0"/>
        <w:adjustRightInd w:val="0"/>
        <w:spacing w:after="120" w:line="276" w:lineRule="auto"/>
        <w:ind w:left="567" w:hanging="424"/>
        <w:jc w:val="both"/>
        <w:rPr>
          <w:ins w:id="39159" w:author="Oliosi Francesco (GSE)" w:date="2025-10-23T12:34:00Z" w16du:dateUtc="2025-10-23T10:34:00Z"/>
          <w:i/>
          <w:sz w:val="22"/>
          <w:szCs w:val="22"/>
          <w:rPrChange w:id="39160" w:author="Oliosi Francesco (GSE)" w:date="2025-10-23T12:58:00Z" w16du:dateUtc="2025-10-23T10:58:00Z">
            <w:rPr>
              <w:ins w:id="39161" w:author="Oliosi Francesco (GSE)" w:date="2025-10-23T12:34:00Z" w16du:dateUtc="2025-10-23T10:34:00Z"/>
              <w:i/>
            </w:rPr>
          </w:rPrChange>
        </w:rPr>
        <w:pPrChange w:id="39162"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163" w:author="Oliosi Francesco (GSE)" w:date="2025-10-23T12:34:00Z" w16du:dateUtc="2025-10-23T10:34:00Z">
        <w:r w:rsidRPr="000340ED">
          <w:rPr>
            <w:b/>
            <w:i/>
            <w:sz w:val="22"/>
            <w:szCs w:val="22"/>
            <w:rPrChange w:id="39164" w:author="Oliosi Francesco (GSE)" w:date="2025-10-23T12:58:00Z" w16du:dateUtc="2025-10-23T10:58:00Z">
              <w:rPr>
                <w:b/>
                <w:i/>
              </w:rPr>
            </w:rPrChange>
          </w:rPr>
          <w:t>attestato di prestazione energetica di un edificio</w:t>
        </w:r>
        <w:r w:rsidRPr="000340ED">
          <w:rPr>
            <w:i/>
            <w:sz w:val="22"/>
            <w:szCs w:val="22"/>
            <w:rPrChange w:id="39165" w:author="Oliosi Francesco (GSE)" w:date="2025-10-23T12:58:00Z" w16du:dateUtc="2025-10-23T10:58:00Z">
              <w:rPr>
                <w:i/>
              </w:rPr>
            </w:rPrChange>
          </w:rPr>
          <w:t>: documento, redatto nel rispetto delle norme  contenute nel decreto-legge 4 giugno 2013, n. 63 (convertito in legge con la legge di conversione 3 agosto 2013, n. 90) e rilasciato da esperti qualificati e indipendenti, che attesta la prestazione  energetica di un edificio attraverso l'utilizzo di specifici descrittori e fornisce raccomandazioni per il miglioramento dell'efficienza energetica. [Il DL 63/2013, convertito in legge con la legge 90/2013, sancisce la sostanziale sostituzione dell’Attestato di certificazione energetica (ACE) con il nuovo Attestato di prestazione energetica (APE). In attesa della piena attuazione di tale decreto-legge, l’ACE e l’APE si considerano equivalenti ai fini dell’applicazione delle disposizioni del Decreto.]</w:t>
        </w:r>
      </w:ins>
    </w:p>
    <w:p w14:paraId="2491996E" w14:textId="77777777" w:rsidR="006C472F" w:rsidRPr="000340ED" w:rsidRDefault="006C472F">
      <w:pPr>
        <w:numPr>
          <w:ilvl w:val="0"/>
          <w:numId w:val="589"/>
        </w:numPr>
        <w:autoSpaceDE w:val="0"/>
        <w:autoSpaceDN w:val="0"/>
        <w:adjustRightInd w:val="0"/>
        <w:spacing w:after="120" w:line="276" w:lineRule="auto"/>
        <w:ind w:left="567" w:hanging="424"/>
        <w:jc w:val="both"/>
        <w:rPr>
          <w:ins w:id="39166" w:author="Oliosi Francesco (GSE)" w:date="2025-10-23T12:34:00Z" w16du:dateUtc="2025-10-23T10:34:00Z"/>
          <w:i/>
          <w:sz w:val="22"/>
          <w:szCs w:val="22"/>
          <w:rPrChange w:id="39167" w:author="Oliosi Francesco (GSE)" w:date="2025-10-23T12:58:00Z" w16du:dateUtc="2025-10-23T10:58:00Z">
            <w:rPr>
              <w:ins w:id="39168" w:author="Oliosi Francesco (GSE)" w:date="2025-10-23T12:34:00Z" w16du:dateUtc="2025-10-23T10:34:00Z"/>
              <w:i/>
            </w:rPr>
          </w:rPrChange>
        </w:rPr>
        <w:pPrChange w:id="39169"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170" w:author="Oliosi Francesco (GSE)" w:date="2025-10-23T12:34:00Z" w16du:dateUtc="2025-10-23T10:34:00Z">
        <w:r w:rsidRPr="000340ED">
          <w:rPr>
            <w:b/>
            <w:i/>
            <w:sz w:val="22"/>
            <w:szCs w:val="22"/>
            <w:rPrChange w:id="39171" w:author="Oliosi Francesco (GSE)" w:date="2025-10-23T12:58:00Z" w16du:dateUtc="2025-10-23T10:58:00Z">
              <w:rPr>
                <w:b/>
                <w:i/>
              </w:rPr>
            </w:rPrChange>
          </w:rPr>
          <w:t>area non metanizzata</w:t>
        </w:r>
        <w:r w:rsidRPr="000340ED">
          <w:rPr>
            <w:i/>
            <w:sz w:val="22"/>
            <w:szCs w:val="22"/>
            <w:rPrChange w:id="39172" w:author="Oliosi Francesco (GSE)" w:date="2025-10-23T12:58:00Z" w16du:dateUtc="2025-10-23T10:58:00Z">
              <w:rPr>
                <w:i/>
              </w:rPr>
            </w:rPrChange>
          </w:rPr>
          <w:t>: area non servita dalla rete di distribuzione del gas naturale, così come individuata da appositi provvedimenti dell’Amministrazione competente;</w:t>
        </w:r>
      </w:ins>
    </w:p>
    <w:p w14:paraId="00B7C664" w14:textId="77777777" w:rsidR="006C472F" w:rsidRPr="000340ED" w:rsidRDefault="006C472F">
      <w:pPr>
        <w:numPr>
          <w:ilvl w:val="0"/>
          <w:numId w:val="589"/>
        </w:numPr>
        <w:autoSpaceDE w:val="0"/>
        <w:autoSpaceDN w:val="0"/>
        <w:adjustRightInd w:val="0"/>
        <w:spacing w:after="120" w:line="276" w:lineRule="auto"/>
        <w:ind w:left="567" w:hanging="424"/>
        <w:jc w:val="both"/>
        <w:rPr>
          <w:ins w:id="39173" w:author="Oliosi Francesco (GSE)" w:date="2025-10-23T12:34:00Z" w16du:dateUtc="2025-10-23T10:34:00Z"/>
          <w:i/>
          <w:sz w:val="22"/>
          <w:szCs w:val="22"/>
          <w:rPrChange w:id="39174" w:author="Oliosi Francesco (GSE)" w:date="2025-10-23T12:58:00Z" w16du:dateUtc="2025-10-23T10:58:00Z">
            <w:rPr>
              <w:ins w:id="39175" w:author="Oliosi Francesco (GSE)" w:date="2025-10-23T12:34:00Z" w16du:dateUtc="2025-10-23T10:34:00Z"/>
              <w:i/>
            </w:rPr>
          </w:rPrChange>
        </w:rPr>
        <w:pPrChange w:id="39176"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177" w:author="Oliosi Francesco (GSE)" w:date="2025-10-23T12:34:00Z" w16du:dateUtc="2025-10-23T10:34:00Z">
        <w:r w:rsidRPr="000340ED">
          <w:rPr>
            <w:rFonts w:cs="Calibri"/>
            <w:b/>
            <w:i/>
            <w:sz w:val="22"/>
            <w:szCs w:val="22"/>
            <w:rPrChange w:id="39178" w:author="Oliosi Francesco (GSE)" w:date="2025-10-23T12:58:00Z" w16du:dateUtc="2025-10-23T10:58:00Z">
              <w:rPr>
                <w:rFonts w:cs="Calibri"/>
                <w:b/>
                <w:i/>
              </w:rPr>
            </w:rPrChange>
          </w:rPr>
          <w:t>b</w:t>
        </w:r>
        <w:r w:rsidRPr="000340ED">
          <w:rPr>
            <w:b/>
            <w:i/>
            <w:sz w:val="22"/>
            <w:szCs w:val="22"/>
            <w:rPrChange w:id="39179" w:author="Oliosi Francesco (GSE)" w:date="2025-10-23T12:58:00Z" w16du:dateUtc="2025-10-23T10:58:00Z">
              <w:rPr>
                <w:b/>
                <w:i/>
              </w:rPr>
            </w:rPrChange>
          </w:rPr>
          <w:t>iomassa</w:t>
        </w:r>
        <w:r w:rsidRPr="000340ED">
          <w:rPr>
            <w:i/>
            <w:sz w:val="22"/>
            <w:szCs w:val="22"/>
            <w:rPrChange w:id="39180" w:author="Oliosi Francesco (GSE)" w:date="2025-10-23T12:58:00Z" w16du:dateUtc="2025-10-23T10:58:00Z">
              <w:rPr>
                <w:i/>
              </w:rPr>
            </w:rPrChange>
          </w:rPr>
          <w:t>: combustibili indicati dal D.Lgs. 152/06 e s.m.i., Parte quinta, Allegato X, parte II, Sezione 4;</w:t>
        </w:r>
      </w:ins>
    </w:p>
    <w:p w14:paraId="25428B00" w14:textId="77777777" w:rsidR="006C472F" w:rsidRPr="000340ED" w:rsidRDefault="006C472F">
      <w:pPr>
        <w:numPr>
          <w:ilvl w:val="0"/>
          <w:numId w:val="589"/>
        </w:numPr>
        <w:spacing w:after="120" w:line="276" w:lineRule="auto"/>
        <w:ind w:left="567" w:hanging="424"/>
        <w:jc w:val="both"/>
        <w:rPr>
          <w:ins w:id="39181" w:author="Oliosi Francesco (GSE)" w:date="2025-10-23T12:34:00Z" w16du:dateUtc="2025-10-23T10:34:00Z"/>
          <w:i/>
          <w:sz w:val="22"/>
          <w:szCs w:val="22"/>
          <w:rPrChange w:id="39182" w:author="Oliosi Francesco (GSE)" w:date="2025-10-23T12:58:00Z" w16du:dateUtc="2025-10-23T10:58:00Z">
            <w:rPr>
              <w:ins w:id="39183" w:author="Oliosi Francesco (GSE)" w:date="2025-10-23T12:34:00Z" w16du:dateUtc="2025-10-23T10:34:00Z"/>
              <w:i/>
            </w:rPr>
          </w:rPrChange>
        </w:rPr>
        <w:pPrChange w:id="39184" w:author="Oliosi Francesco (GSE)" w:date="2025-10-23T12:35:00Z" w16du:dateUtc="2025-10-23T10:35:00Z">
          <w:pPr>
            <w:numPr>
              <w:numId w:val="590"/>
            </w:numPr>
            <w:tabs>
              <w:tab w:val="num" w:pos="360"/>
              <w:tab w:val="num" w:pos="720"/>
            </w:tabs>
            <w:spacing w:after="120" w:line="276" w:lineRule="auto"/>
            <w:ind w:left="284" w:hanging="720"/>
            <w:jc w:val="both"/>
          </w:pPr>
        </w:pPrChange>
      </w:pPr>
      <w:ins w:id="39185" w:author="Oliosi Francesco (GSE)" w:date="2025-10-23T12:34:00Z" w16du:dateUtc="2025-10-23T10:34:00Z">
        <w:r w:rsidRPr="000340ED">
          <w:rPr>
            <w:b/>
            <w:i/>
            <w:sz w:val="22"/>
            <w:szCs w:val="22"/>
            <w:rPrChange w:id="39186" w:author="Oliosi Francesco (GSE)" w:date="2025-10-23T12:58:00Z" w16du:dateUtc="2025-10-23T10:58:00Z">
              <w:rPr>
                <w:b/>
                <w:i/>
              </w:rPr>
            </w:rPrChange>
          </w:rPr>
          <w:t>caldaia a biomassa:</w:t>
        </w:r>
        <w:r w:rsidRPr="000340ED">
          <w:rPr>
            <w:i/>
            <w:sz w:val="22"/>
            <w:szCs w:val="22"/>
            <w:rPrChange w:id="39187" w:author="Oliosi Francesco (GSE)" w:date="2025-10-23T12:58:00Z" w16du:dateUtc="2025-10-23T10:58:00Z">
              <w:rPr>
                <w:i/>
              </w:rPr>
            </w:rPrChange>
          </w:rPr>
          <w:t xml:space="preserve"> generatore alimentato (in maniera manuale o automatica) con biomasse combustibili, il cui calore prodotto viene ceduto ad un fluido termo-vettore che, a sua volta, lo cede all’ambiente;</w:t>
        </w:r>
      </w:ins>
    </w:p>
    <w:p w14:paraId="04DB39F9" w14:textId="77777777" w:rsidR="006C472F" w:rsidRPr="000340ED" w:rsidRDefault="006C472F">
      <w:pPr>
        <w:numPr>
          <w:ilvl w:val="0"/>
          <w:numId w:val="589"/>
        </w:numPr>
        <w:autoSpaceDE w:val="0"/>
        <w:autoSpaceDN w:val="0"/>
        <w:adjustRightInd w:val="0"/>
        <w:spacing w:after="120" w:line="276" w:lineRule="auto"/>
        <w:ind w:left="567" w:hanging="424"/>
        <w:jc w:val="both"/>
        <w:rPr>
          <w:ins w:id="39188" w:author="Oliosi Francesco (GSE)" w:date="2025-10-23T12:34:00Z" w16du:dateUtc="2025-10-23T10:34:00Z"/>
          <w:sz w:val="22"/>
          <w:szCs w:val="22"/>
          <w:rPrChange w:id="39189" w:author="Oliosi Francesco (GSE)" w:date="2025-10-23T12:58:00Z" w16du:dateUtc="2025-10-23T10:58:00Z">
            <w:rPr>
              <w:ins w:id="39190" w:author="Oliosi Francesco (GSE)" w:date="2025-10-23T12:34:00Z" w16du:dateUtc="2025-10-23T10:34:00Z"/>
            </w:rPr>
          </w:rPrChange>
        </w:rPr>
        <w:pPrChange w:id="3919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192" w:author="Oliosi Francesco (GSE)" w:date="2025-10-23T12:34:00Z" w16du:dateUtc="2025-10-23T10:34:00Z">
        <w:r w:rsidRPr="000340ED">
          <w:rPr>
            <w:b/>
            <w:sz w:val="22"/>
            <w:szCs w:val="22"/>
            <w:rPrChange w:id="39193" w:author="Oliosi Francesco (GSE)" w:date="2025-10-23T12:58:00Z" w16du:dateUtc="2025-10-23T10:58:00Z">
              <w:rPr>
                <w:b/>
              </w:rPr>
            </w:rPrChange>
          </w:rPr>
          <w:t>certificazione energetica dell'edificio</w:t>
        </w:r>
        <w:r w:rsidRPr="000340ED">
          <w:rPr>
            <w:sz w:val="22"/>
            <w:szCs w:val="22"/>
            <w:rPrChange w:id="39194" w:author="Oliosi Francesco (GSE)" w:date="2025-10-23T12:58:00Z" w16du:dateUtc="2025-10-23T10:58:00Z">
              <w:rPr/>
            </w:rPrChange>
          </w:rPr>
          <w:t>: complesso delle operazioni svolte dai soggetti di cui all'art. 4, comma 1, lettera c) del D.Lgs. 192/05 e s.m.i. per il rilascio dell'attestato di certificazione energetica e delle raccomandazioni per il miglioramento della prestazione energetica dell'edificio; (DM 22 novembre 2012 “</w:t>
        </w:r>
        <w:r w:rsidRPr="000340ED">
          <w:rPr>
            <w:i/>
            <w:sz w:val="22"/>
            <w:szCs w:val="22"/>
            <w:rPrChange w:id="39195" w:author="Oliosi Francesco (GSE)" w:date="2025-10-23T12:58:00Z" w16du:dateUtc="2025-10-23T10:58:00Z">
              <w:rPr>
                <w:i/>
              </w:rPr>
            </w:rPrChange>
          </w:rPr>
          <w:t>Modifica dell'Allegato A del decreto legislativo 19 agosto 2005, n. 192, recante attuazione della direttiva 2002/91/CE relativa al rendimento energetico nell'edilizia</w:t>
        </w:r>
        <w:r w:rsidRPr="000340ED">
          <w:rPr>
            <w:sz w:val="22"/>
            <w:szCs w:val="22"/>
            <w:rPrChange w:id="39196" w:author="Oliosi Francesco (GSE)" w:date="2025-10-23T12:58:00Z" w16du:dateUtc="2025-10-23T10:58:00Z">
              <w:rPr/>
            </w:rPrChange>
          </w:rPr>
          <w:t>”)</w:t>
        </w:r>
      </w:ins>
    </w:p>
    <w:p w14:paraId="694BC28F" w14:textId="77777777" w:rsidR="006C472F" w:rsidRPr="000340ED" w:rsidRDefault="006C472F">
      <w:pPr>
        <w:numPr>
          <w:ilvl w:val="0"/>
          <w:numId w:val="589"/>
        </w:numPr>
        <w:autoSpaceDE w:val="0"/>
        <w:autoSpaceDN w:val="0"/>
        <w:adjustRightInd w:val="0"/>
        <w:spacing w:after="120" w:line="276" w:lineRule="auto"/>
        <w:ind w:left="567" w:hanging="424"/>
        <w:jc w:val="both"/>
        <w:rPr>
          <w:ins w:id="39197" w:author="Oliosi Francesco (GSE)" w:date="2025-10-23T12:34:00Z" w16du:dateUtc="2025-10-23T10:34:00Z"/>
          <w:sz w:val="22"/>
          <w:szCs w:val="22"/>
          <w:rPrChange w:id="39198" w:author="Oliosi Francesco (GSE)" w:date="2025-10-23T12:58:00Z" w16du:dateUtc="2025-10-23T10:58:00Z">
            <w:rPr>
              <w:ins w:id="39199" w:author="Oliosi Francesco (GSE)" w:date="2025-10-23T12:34:00Z" w16du:dateUtc="2025-10-23T10:34:00Z"/>
            </w:rPr>
          </w:rPrChange>
        </w:rPr>
        <w:pPrChange w:id="3920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01" w:author="Oliosi Francesco (GSE)" w:date="2025-10-23T12:34:00Z" w16du:dateUtc="2025-10-23T10:34:00Z">
        <w:r w:rsidRPr="000340ED">
          <w:rPr>
            <w:b/>
            <w:i/>
            <w:sz w:val="22"/>
            <w:szCs w:val="22"/>
            <w:rPrChange w:id="39202" w:author="Oliosi Francesco (GSE)" w:date="2025-10-23T12:58:00Z" w16du:dateUtc="2025-10-23T10:58:00Z">
              <w:rPr>
                <w:b/>
                <w:i/>
              </w:rPr>
            </w:rPrChange>
          </w:rPr>
          <w:t>chiusure trasparenti</w:t>
        </w:r>
        <w:r w:rsidRPr="000340ED">
          <w:rPr>
            <w:i/>
            <w:sz w:val="22"/>
            <w:szCs w:val="22"/>
            <w:rPrChange w:id="39203" w:author="Oliosi Francesco (GSE)" w:date="2025-10-23T12:58:00Z" w16du:dateUtc="2025-10-23T10:58:00Z">
              <w:rPr>
                <w:i/>
              </w:rPr>
            </w:rPrChange>
          </w:rPr>
          <w:t>: tipologie di serramenti delimitanti il volume climatizzato dall’ambiente esterno e/o dai volumi interni non climatizzati, costituite da elementi opachi (telaio e controtelaio) in legno, metallo, materiale plastico, ecc. ed elementi trasparenti; possono essere apribili, parzialmente apribili o fisse; sono incluse finestre, porte-finestre, vetrate, cupole solari e lucernai;</w:t>
        </w:r>
      </w:ins>
    </w:p>
    <w:p w14:paraId="1A73D9E1" w14:textId="77777777" w:rsidR="006C472F" w:rsidRPr="000340ED" w:rsidRDefault="006C472F">
      <w:pPr>
        <w:numPr>
          <w:ilvl w:val="0"/>
          <w:numId w:val="589"/>
        </w:numPr>
        <w:autoSpaceDE w:val="0"/>
        <w:autoSpaceDN w:val="0"/>
        <w:adjustRightInd w:val="0"/>
        <w:spacing w:after="120" w:line="276" w:lineRule="auto"/>
        <w:ind w:left="567" w:hanging="424"/>
        <w:jc w:val="both"/>
        <w:rPr>
          <w:ins w:id="39204" w:author="Oliosi Francesco (GSE)" w:date="2025-10-23T12:34:00Z" w16du:dateUtc="2025-10-23T10:34:00Z"/>
          <w:i/>
          <w:sz w:val="22"/>
          <w:szCs w:val="22"/>
          <w:rPrChange w:id="39205" w:author="Oliosi Francesco (GSE)" w:date="2025-10-23T12:58:00Z" w16du:dateUtc="2025-10-23T10:58:00Z">
            <w:rPr>
              <w:ins w:id="39206" w:author="Oliosi Francesco (GSE)" w:date="2025-10-23T12:34:00Z" w16du:dateUtc="2025-10-23T10:34:00Z"/>
              <w:i/>
            </w:rPr>
          </w:rPrChange>
        </w:rPr>
        <w:pPrChange w:id="3920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08" w:author="Oliosi Francesco (GSE)" w:date="2025-10-23T12:34:00Z" w16du:dateUtc="2025-10-23T10:34:00Z">
        <w:r w:rsidRPr="000340ED">
          <w:rPr>
            <w:b/>
            <w:sz w:val="22"/>
            <w:szCs w:val="22"/>
            <w:rPrChange w:id="39209" w:author="Oliosi Francesco (GSE)" w:date="2025-10-23T12:58:00Z" w16du:dateUtc="2025-10-23T10:58:00Z">
              <w:rPr>
                <w:b/>
              </w:rPr>
            </w:rPrChange>
          </w:rPr>
          <w:t>contratto di prestazione energetica (EPC)</w:t>
        </w:r>
        <w:r w:rsidRPr="000340ED">
          <w:rPr>
            <w:sz w:val="22"/>
            <w:szCs w:val="22"/>
            <w:rPrChange w:id="39210" w:author="Oliosi Francesco (GSE)" w:date="2025-10-23T12:58:00Z" w16du:dateUtc="2025-10-23T10:58:00Z">
              <w:rPr/>
            </w:rPrChange>
          </w:rPr>
          <w:t>: accordo contrattuale tra il beneficiario o chi per esso esercita il potere negoziale e il fornitore di una misura di miglioramento dell’ef</w:t>
        </w:r>
        <w:r w:rsidRPr="000340ED">
          <w:rPr>
            <w:rFonts w:ascii="Calibri" w:hAnsi="Calibri" w:cs="Calibri"/>
            <w:sz w:val="22"/>
            <w:szCs w:val="22"/>
            <w:rPrChange w:id="39211" w:author="Oliosi Francesco (GSE)" w:date="2025-10-23T12:58:00Z" w16du:dateUtc="2025-10-23T10:58:00Z">
              <w:rPr>
                <w:rFonts w:ascii="Calibri" w:hAnsi="Calibri" w:cs="Calibri"/>
              </w:rPr>
            </w:rPrChange>
          </w:rPr>
          <w:t>fi</w:t>
        </w:r>
        <w:r w:rsidRPr="000340ED">
          <w:rPr>
            <w:sz w:val="22"/>
            <w:szCs w:val="22"/>
            <w:rPrChange w:id="39212" w:author="Oliosi Francesco (GSE)" w:date="2025-10-23T12:58:00Z" w16du:dateUtc="2025-10-23T10:58:00Z">
              <w:rPr/>
            </w:rPrChange>
          </w:rPr>
          <w:t>cienza energetica, veri</w:t>
        </w:r>
        <w:r w:rsidRPr="000340ED">
          <w:rPr>
            <w:rFonts w:ascii="Calibri" w:hAnsi="Calibri" w:cs="Calibri"/>
            <w:sz w:val="22"/>
            <w:szCs w:val="22"/>
            <w:rPrChange w:id="39213" w:author="Oliosi Francesco (GSE)" w:date="2025-10-23T12:58:00Z" w16du:dateUtc="2025-10-23T10:58:00Z">
              <w:rPr>
                <w:rFonts w:ascii="Calibri" w:hAnsi="Calibri" w:cs="Calibri"/>
              </w:rPr>
            </w:rPrChange>
          </w:rPr>
          <w:t>fic</w:t>
        </w:r>
        <w:r w:rsidRPr="000340ED">
          <w:rPr>
            <w:sz w:val="22"/>
            <w:szCs w:val="22"/>
            <w:rPrChange w:id="39214" w:author="Oliosi Francesco (GSE)" w:date="2025-10-23T12:58:00Z" w16du:dateUtc="2025-10-23T10:58:00Z">
              <w:rPr/>
            </w:rPrChange>
          </w:rPr>
          <w:t>ata e monitorata durante l’intera durata del contratto, dove gli investimenti (lavori, forniture o servizi) realizzati sono pagati in funzione del livello di miglioramento dell’efficienza energetica stabilito contrattualmente o di altri criteri di prestazione energetica concordati, quali i risparmi finanziari (D.Lgs. 102/14);</w:t>
        </w:r>
      </w:ins>
    </w:p>
    <w:p w14:paraId="697A5A83" w14:textId="77777777" w:rsidR="006C472F" w:rsidRPr="000340ED" w:rsidRDefault="006C472F">
      <w:pPr>
        <w:numPr>
          <w:ilvl w:val="0"/>
          <w:numId w:val="589"/>
        </w:numPr>
        <w:autoSpaceDE w:val="0"/>
        <w:autoSpaceDN w:val="0"/>
        <w:adjustRightInd w:val="0"/>
        <w:spacing w:after="120" w:line="276" w:lineRule="auto"/>
        <w:ind w:left="567" w:hanging="424"/>
        <w:jc w:val="both"/>
        <w:rPr>
          <w:ins w:id="39215" w:author="Oliosi Francesco (GSE)" w:date="2025-10-23T12:34:00Z" w16du:dateUtc="2025-10-23T10:34:00Z"/>
          <w:sz w:val="22"/>
          <w:szCs w:val="22"/>
          <w:rPrChange w:id="39216" w:author="Oliosi Francesco (GSE)" w:date="2025-10-23T12:58:00Z" w16du:dateUtc="2025-10-23T10:58:00Z">
            <w:rPr>
              <w:ins w:id="39217" w:author="Oliosi Francesco (GSE)" w:date="2025-10-23T12:34:00Z" w16du:dateUtc="2025-10-23T10:34:00Z"/>
            </w:rPr>
          </w:rPrChange>
        </w:rPr>
        <w:pPrChange w:id="39218"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19" w:author="Oliosi Francesco (GSE)" w:date="2025-10-23T12:34:00Z" w16du:dateUtc="2025-10-23T10:34:00Z">
        <w:r w:rsidRPr="000340ED">
          <w:rPr>
            <w:b/>
            <w:sz w:val="22"/>
            <w:szCs w:val="22"/>
            <w:rPrChange w:id="39220" w:author="Oliosi Francesco (GSE)" w:date="2025-10-23T12:58:00Z" w16du:dateUtc="2025-10-23T10:58:00Z">
              <w:rPr>
                <w:b/>
              </w:rPr>
            </w:rPrChange>
          </w:rPr>
          <w:t>contratto servizio energia</w:t>
        </w:r>
        <w:r w:rsidRPr="000340ED">
          <w:rPr>
            <w:sz w:val="22"/>
            <w:szCs w:val="22"/>
            <w:rPrChange w:id="39221" w:author="Oliosi Francesco (GSE)" w:date="2025-10-23T12:58:00Z" w16du:dateUtc="2025-10-23T10:58:00Z">
              <w:rPr/>
            </w:rPrChange>
          </w:rPr>
          <w:t>: un contratto che nell'osservanza dei requisiti e delle prestazioni di cui al paragrafo 4 del D.Lgs. 115/08 e s.m.i., disciplina l'erogazione dei beni e servizi necessari alla gestione ottimale e al miglioramento del processo di trasformazione e di utilizzo dell'energia; (DM 22 novembre 2012)</w:t>
        </w:r>
      </w:ins>
    </w:p>
    <w:p w14:paraId="25EE80D0" w14:textId="326D0B8A" w:rsidR="00007118" w:rsidRDefault="00007118">
      <w:pPr>
        <w:numPr>
          <w:ilvl w:val="0"/>
          <w:numId w:val="589"/>
        </w:numPr>
        <w:autoSpaceDE w:val="0"/>
        <w:autoSpaceDN w:val="0"/>
        <w:adjustRightInd w:val="0"/>
        <w:spacing w:after="120" w:line="276" w:lineRule="auto"/>
        <w:ind w:left="567" w:hanging="424"/>
        <w:jc w:val="both"/>
        <w:rPr>
          <w:ins w:id="39222" w:author="Visone Rossana (GSE)" w:date="2025-10-28T16:04:00Z" w16du:dateUtc="2025-10-28T15:04:00Z"/>
          <w:i/>
          <w:sz w:val="22"/>
          <w:szCs w:val="22"/>
          <w:highlight w:val="yellow"/>
        </w:rPr>
      </w:pPr>
      <w:ins w:id="39223" w:author="Oliosi Francesco (GSE)" w:date="2025-10-23T15:20:00Z" w16du:dateUtc="2025-10-23T13:20:00Z">
        <w:r w:rsidRPr="00007118">
          <w:rPr>
            <w:b/>
            <w:bCs/>
            <w:i/>
            <w:sz w:val="22"/>
            <w:szCs w:val="22"/>
            <w:highlight w:val="yellow"/>
            <w:rPrChange w:id="39224" w:author="Oliosi Francesco (GSE)" w:date="2025-10-23T15:20:00Z" w16du:dateUtc="2025-10-23T13:20:00Z">
              <w:rPr>
                <w:i/>
                <w:sz w:val="22"/>
                <w:szCs w:val="22"/>
              </w:rPr>
            </w:rPrChange>
          </w:rPr>
          <w:t>Comunità energetiche rinnovabili</w:t>
        </w:r>
        <w:r w:rsidRPr="00007118">
          <w:rPr>
            <w:i/>
            <w:sz w:val="22"/>
            <w:szCs w:val="22"/>
            <w:highlight w:val="yellow"/>
            <w:rPrChange w:id="39225" w:author="Oliosi Francesco (GSE)" w:date="2025-10-23T15:20:00Z" w16du:dateUtc="2025-10-23T13:20:00Z">
              <w:rPr>
                <w:i/>
                <w:sz w:val="22"/>
                <w:szCs w:val="22"/>
              </w:rPr>
            </w:rPrChange>
          </w:rPr>
          <w:t xml:space="preserve">: </w:t>
        </w:r>
      </w:ins>
    </w:p>
    <w:p w14:paraId="06A117A3" w14:textId="08C9093A" w:rsidR="007846E8" w:rsidRPr="00007118" w:rsidRDefault="007846E8">
      <w:pPr>
        <w:numPr>
          <w:ilvl w:val="0"/>
          <w:numId w:val="589"/>
        </w:numPr>
        <w:autoSpaceDE w:val="0"/>
        <w:autoSpaceDN w:val="0"/>
        <w:adjustRightInd w:val="0"/>
        <w:spacing w:after="120" w:line="276" w:lineRule="auto"/>
        <w:ind w:left="567" w:hanging="424"/>
        <w:jc w:val="both"/>
        <w:rPr>
          <w:ins w:id="39226" w:author="Oliosi Francesco (GSE)" w:date="2025-10-23T15:20:00Z" w16du:dateUtc="2025-10-23T13:20:00Z"/>
          <w:i/>
          <w:sz w:val="22"/>
          <w:szCs w:val="22"/>
          <w:highlight w:val="yellow"/>
          <w:rPrChange w:id="39227" w:author="Oliosi Francesco (GSE)" w:date="2025-10-23T15:20:00Z" w16du:dateUtc="2025-10-23T13:20:00Z">
            <w:rPr>
              <w:ins w:id="39228" w:author="Oliosi Francesco (GSE)" w:date="2025-10-23T15:20:00Z" w16du:dateUtc="2025-10-23T13:20:00Z"/>
              <w:b/>
              <w:i/>
              <w:sz w:val="22"/>
              <w:szCs w:val="22"/>
            </w:rPr>
          </w:rPrChange>
        </w:rPr>
      </w:pPr>
      <w:ins w:id="39229" w:author="Visone Rossana (GSE)" w:date="2025-10-28T16:04:00Z" w16du:dateUtc="2025-10-28T15:04:00Z">
        <w:r>
          <w:rPr>
            <w:b/>
            <w:bCs/>
            <w:i/>
            <w:sz w:val="22"/>
            <w:szCs w:val="22"/>
            <w:highlight w:val="yellow"/>
          </w:rPr>
          <w:t>Configurazioni di autoconsumo</w:t>
        </w:r>
        <w:r w:rsidRPr="007846E8">
          <w:rPr>
            <w:i/>
            <w:sz w:val="22"/>
            <w:szCs w:val="22"/>
            <w:highlight w:val="yellow"/>
            <w:rPrChange w:id="39230" w:author="Visone Rossana (GSE)" w:date="2025-10-28T16:04:00Z" w16du:dateUtc="2025-10-28T15:04:00Z">
              <w:rPr>
                <w:b/>
                <w:bCs/>
                <w:i/>
                <w:sz w:val="22"/>
                <w:szCs w:val="22"/>
                <w:highlight w:val="yellow"/>
              </w:rPr>
            </w:rPrChange>
          </w:rPr>
          <w:t>:</w:t>
        </w:r>
      </w:ins>
    </w:p>
    <w:p w14:paraId="15EF4243" w14:textId="77777777" w:rsidR="006C472F" w:rsidRPr="000340ED" w:rsidRDefault="006C472F">
      <w:pPr>
        <w:numPr>
          <w:ilvl w:val="0"/>
          <w:numId w:val="589"/>
        </w:numPr>
        <w:autoSpaceDE w:val="0"/>
        <w:autoSpaceDN w:val="0"/>
        <w:adjustRightInd w:val="0"/>
        <w:spacing w:after="120" w:line="276" w:lineRule="auto"/>
        <w:ind w:left="567" w:hanging="424"/>
        <w:jc w:val="both"/>
        <w:rPr>
          <w:ins w:id="39231" w:author="Oliosi Francesco (GSE)" w:date="2025-10-23T12:34:00Z" w16du:dateUtc="2025-10-23T10:34:00Z"/>
          <w:i/>
          <w:sz w:val="22"/>
          <w:szCs w:val="22"/>
          <w:rPrChange w:id="39232" w:author="Oliosi Francesco (GSE)" w:date="2025-10-23T12:58:00Z" w16du:dateUtc="2025-10-23T10:58:00Z">
            <w:rPr>
              <w:ins w:id="39233" w:author="Oliosi Francesco (GSE)" w:date="2025-10-23T12:34:00Z" w16du:dateUtc="2025-10-23T10:34:00Z"/>
              <w:i/>
            </w:rPr>
          </w:rPrChange>
        </w:rPr>
        <w:pPrChange w:id="39234"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35" w:author="Oliosi Francesco (GSE)" w:date="2025-10-23T12:34:00Z" w16du:dateUtc="2025-10-23T10:34:00Z">
        <w:r w:rsidRPr="000340ED">
          <w:rPr>
            <w:b/>
            <w:i/>
            <w:sz w:val="22"/>
            <w:szCs w:val="22"/>
            <w:rPrChange w:id="39236" w:author="Oliosi Francesco (GSE)" w:date="2025-10-23T12:58:00Z" w16du:dateUtc="2025-10-23T10:58:00Z">
              <w:rPr>
                <w:b/>
                <w:i/>
              </w:rPr>
            </w:rPrChange>
          </w:rPr>
          <w:t>copertura ventilata</w:t>
        </w:r>
        <w:r w:rsidRPr="000340ED">
          <w:rPr>
            <w:i/>
            <w:sz w:val="22"/>
            <w:szCs w:val="22"/>
            <w:rPrChange w:id="39237" w:author="Oliosi Francesco (GSE)" w:date="2025-10-23T12:58:00Z" w16du:dateUtc="2025-10-23T10:58:00Z">
              <w:rPr>
                <w:i/>
              </w:rPr>
            </w:rPrChange>
          </w:rPr>
          <w:t xml:space="preserve">: un tipo di copertura in cui è presente un’intercapedine tra il rivestimento e lo strato isolante, progettata in modo tale che l’aria in essa presente possa fluire per effetto camino in modo naturale e/o in modo artificialmente controllato, a seconda delle necessità stagionali e/o giornaliere, al fine di migliorarne le prestazioni energetiche complessive; </w:t>
        </w:r>
      </w:ins>
    </w:p>
    <w:p w14:paraId="16CDC2AF" w14:textId="77777777" w:rsidR="006C472F" w:rsidRPr="000340ED" w:rsidRDefault="006C472F">
      <w:pPr>
        <w:numPr>
          <w:ilvl w:val="0"/>
          <w:numId w:val="589"/>
        </w:numPr>
        <w:autoSpaceDE w:val="0"/>
        <w:autoSpaceDN w:val="0"/>
        <w:adjustRightInd w:val="0"/>
        <w:spacing w:after="120" w:line="276" w:lineRule="auto"/>
        <w:ind w:left="567" w:hanging="424"/>
        <w:jc w:val="both"/>
        <w:rPr>
          <w:ins w:id="39238" w:author="Oliosi Francesco (GSE)" w:date="2025-10-23T12:34:00Z" w16du:dateUtc="2025-10-23T10:34:00Z"/>
          <w:i/>
          <w:sz w:val="22"/>
          <w:szCs w:val="22"/>
          <w:rPrChange w:id="39239" w:author="Oliosi Francesco (GSE)" w:date="2025-10-23T12:58:00Z" w16du:dateUtc="2025-10-23T10:58:00Z">
            <w:rPr>
              <w:ins w:id="39240" w:author="Oliosi Francesco (GSE)" w:date="2025-10-23T12:34:00Z" w16du:dateUtc="2025-10-23T10:34:00Z"/>
              <w:i/>
            </w:rPr>
          </w:rPrChange>
        </w:rPr>
        <w:pPrChange w:id="3924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42" w:author="Oliosi Francesco (GSE)" w:date="2025-10-23T12:34:00Z" w16du:dateUtc="2025-10-23T10:34:00Z">
        <w:r w:rsidRPr="000340ED">
          <w:rPr>
            <w:b/>
            <w:sz w:val="22"/>
            <w:szCs w:val="22"/>
            <w:rPrChange w:id="39243" w:author="Oliosi Francesco (GSE)" w:date="2025-10-23T12:58:00Z" w16du:dateUtc="2025-10-23T10:58:00Z">
              <w:rPr>
                <w:b/>
              </w:rPr>
            </w:rPrChange>
          </w:rPr>
          <w:lastRenderedPageBreak/>
          <w:t>diagnosi energetica:</w:t>
        </w:r>
        <w:r w:rsidRPr="000340ED">
          <w:rPr>
            <w:sz w:val="22"/>
            <w:szCs w:val="22"/>
            <w:rPrChange w:id="39244" w:author="Oliosi Francesco (GSE)" w:date="2025-10-23T12:58:00Z" w16du:dateUtc="2025-10-23T10:58:00Z">
              <w:rPr/>
            </w:rPrChange>
          </w:rPr>
          <w:t xml:space="preserve"> elaborato tecnico che individua e quantifica le opportunità di risparmio energetico sotto il profilo dei costi-benefici dell'intervento, individua gli interventi per la riduzione della spesa energetica e i relativi tempi di ritorno degli investimenti nonché i possibili miglioramenti di classe dell'edificio nel sistema di certificazione energetica e la motivazione delle scelte impiantistiche che si vanno a realizzare; la diagnosi deve riguardare sia l'edificio che l'impianto; (DM 22 novembre 2012) </w:t>
        </w:r>
        <w:r w:rsidRPr="000340ED">
          <w:rPr>
            <w:i/>
            <w:sz w:val="22"/>
            <w:szCs w:val="22"/>
            <w:rPrChange w:id="39245" w:author="Oliosi Francesco (GSE)" w:date="2025-10-23T12:58:00Z" w16du:dateUtc="2025-10-23T10:58:00Z">
              <w:rPr>
                <w:i/>
              </w:rPr>
            </w:rPrChange>
          </w:rPr>
          <w:t>Ai fini dell’applicazione del Decreto, la diagnosi energetica va eseguita anche con riferimento all’attività o impianto industriale o ai servizi pubblici o privati, ove presenti; (D.Lgs. 115/08)</w:t>
        </w:r>
      </w:ins>
    </w:p>
    <w:p w14:paraId="6EB26BD8" w14:textId="77777777" w:rsidR="006C472F" w:rsidRPr="000340ED" w:rsidRDefault="006C472F">
      <w:pPr>
        <w:numPr>
          <w:ilvl w:val="0"/>
          <w:numId w:val="589"/>
        </w:numPr>
        <w:autoSpaceDE w:val="0"/>
        <w:autoSpaceDN w:val="0"/>
        <w:adjustRightInd w:val="0"/>
        <w:spacing w:after="120" w:line="276" w:lineRule="auto"/>
        <w:ind w:left="567" w:hanging="424"/>
        <w:jc w:val="both"/>
        <w:rPr>
          <w:ins w:id="39246" w:author="Oliosi Francesco (GSE)" w:date="2025-10-23T12:34:00Z" w16du:dateUtc="2025-10-23T10:34:00Z"/>
          <w:sz w:val="22"/>
          <w:szCs w:val="22"/>
          <w:rPrChange w:id="39247" w:author="Oliosi Francesco (GSE)" w:date="2025-10-23T12:58:00Z" w16du:dateUtc="2025-10-23T10:58:00Z">
            <w:rPr>
              <w:ins w:id="39248" w:author="Oliosi Francesco (GSE)" w:date="2025-10-23T12:34:00Z" w16du:dateUtc="2025-10-23T10:34:00Z"/>
            </w:rPr>
          </w:rPrChange>
        </w:rPr>
        <w:pPrChange w:id="39249"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50" w:author="Oliosi Francesco (GSE)" w:date="2025-10-23T12:34:00Z" w16du:dateUtc="2025-10-23T10:34:00Z">
        <w:r w:rsidRPr="000340ED">
          <w:rPr>
            <w:b/>
            <w:sz w:val="22"/>
            <w:szCs w:val="22"/>
            <w:rPrChange w:id="39251" w:author="Oliosi Francesco (GSE)" w:date="2025-10-23T12:58:00Z" w16du:dateUtc="2025-10-23T10:58:00Z">
              <w:rPr>
                <w:b/>
              </w:rPr>
            </w:rPrChange>
          </w:rPr>
          <w:t>edificio</w:t>
        </w:r>
        <w:r w:rsidRPr="000340ED">
          <w:rPr>
            <w:sz w:val="22"/>
            <w:szCs w:val="22"/>
            <w:rPrChange w:id="39252" w:author="Oliosi Francesco (GSE)" w:date="2025-10-23T12:58:00Z" w16du:dateUtc="2025-10-23T10:58:00Z">
              <w:rPr/>
            </w:rPrChange>
          </w:rPr>
          <w:t xml:space="preserve">: sistema costituito dalle strutture edilizie esterne che delimitano uno spazio di volume definito, dalle strutture interne che ripartiscono detto volume e da tutti gli impianti, dispositivi tecnologici ed arredi che si trovano al suo interno; la superficie esterna che delimita un edificio può confinare con tutti o alcuni di questi elementi: l'ambiente esterno, il terreno, altri edifici; (D.P.R. 412/93) </w:t>
        </w:r>
        <w:r w:rsidRPr="000340ED">
          <w:rPr>
            <w:i/>
            <w:sz w:val="22"/>
            <w:szCs w:val="22"/>
            <w:rPrChange w:id="39253" w:author="Oliosi Francesco (GSE)" w:date="2025-10-23T12:58:00Z" w16du:dateUtc="2025-10-23T10:58:00Z">
              <w:rPr>
                <w:i/>
              </w:rPr>
            </w:rPrChange>
          </w:rPr>
          <w:t>Nel caso di fabbricato destinato ad uso esclusivamente o prevalentemente residenziale,</w:t>
        </w:r>
        <w:r w:rsidRPr="000340ED">
          <w:rPr>
            <w:sz w:val="22"/>
            <w:szCs w:val="22"/>
            <w:rPrChange w:id="39254" w:author="Oliosi Francesco (GSE)" w:date="2025-10-23T12:58:00Z" w16du:dateUtc="2025-10-23T10:58:00Z">
              <w:rPr/>
            </w:rPrChange>
          </w:rPr>
          <w:t xml:space="preserve"> </w:t>
        </w:r>
        <w:r w:rsidRPr="000340ED">
          <w:rPr>
            <w:i/>
            <w:sz w:val="22"/>
            <w:szCs w:val="22"/>
            <w:rPrChange w:id="39255" w:author="Oliosi Francesco (GSE)" w:date="2025-10-23T12:58:00Z" w16du:dateUtc="2025-10-23T10:58:00Z">
              <w:rPr>
                <w:i/>
              </w:rPr>
            </w:rPrChange>
          </w:rPr>
          <w:t>per edificio si intende il complesso unitario di alloggi e relative pertinenze, sia esso modulo isolato</w:t>
        </w:r>
        <w:r w:rsidRPr="000340ED">
          <w:rPr>
            <w:sz w:val="22"/>
            <w:szCs w:val="22"/>
            <w:rPrChange w:id="39256" w:author="Oliosi Francesco (GSE)" w:date="2025-10-23T12:58:00Z" w16du:dateUtc="2025-10-23T10:58:00Z">
              <w:rPr/>
            </w:rPrChange>
          </w:rPr>
          <w:t xml:space="preserve"> </w:t>
        </w:r>
        <w:r w:rsidRPr="000340ED">
          <w:rPr>
            <w:i/>
            <w:sz w:val="22"/>
            <w:szCs w:val="22"/>
            <w:rPrChange w:id="39257" w:author="Oliosi Francesco (GSE)" w:date="2025-10-23T12:58:00Z" w16du:dateUtc="2025-10-23T10:58:00Z">
              <w:rPr>
                <w:i/>
              </w:rPr>
            </w:rPrChange>
          </w:rPr>
          <w:t>o parte di un insieme, servito da un unico corpo scala.</w:t>
        </w:r>
      </w:ins>
    </w:p>
    <w:p w14:paraId="4DE0271E" w14:textId="77777777" w:rsidR="006C472F" w:rsidRPr="000340ED" w:rsidRDefault="006C472F">
      <w:pPr>
        <w:numPr>
          <w:ilvl w:val="0"/>
          <w:numId w:val="589"/>
        </w:numPr>
        <w:autoSpaceDE w:val="0"/>
        <w:autoSpaceDN w:val="0"/>
        <w:adjustRightInd w:val="0"/>
        <w:spacing w:after="120" w:line="276" w:lineRule="auto"/>
        <w:ind w:left="567" w:hanging="424"/>
        <w:jc w:val="both"/>
        <w:rPr>
          <w:ins w:id="39258" w:author="Oliosi Francesco (GSE)" w:date="2025-10-23T12:34:00Z" w16du:dateUtc="2025-10-23T10:34:00Z"/>
          <w:sz w:val="22"/>
          <w:szCs w:val="22"/>
          <w:rPrChange w:id="39259" w:author="Oliosi Francesco (GSE)" w:date="2025-10-23T12:58:00Z" w16du:dateUtc="2025-10-23T10:58:00Z">
            <w:rPr>
              <w:ins w:id="39260" w:author="Oliosi Francesco (GSE)" w:date="2025-10-23T12:34:00Z" w16du:dateUtc="2025-10-23T10:34:00Z"/>
            </w:rPr>
          </w:rPrChange>
        </w:rPr>
        <w:pPrChange w:id="3926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62" w:author="Oliosi Francesco (GSE)" w:date="2025-10-23T12:34:00Z" w16du:dateUtc="2025-10-23T10:34:00Z">
        <w:r w:rsidRPr="000340ED">
          <w:rPr>
            <w:rFonts w:cs="Calibri"/>
            <w:b/>
            <w:sz w:val="22"/>
            <w:szCs w:val="22"/>
            <w:rPrChange w:id="39263" w:author="Oliosi Francesco (GSE)" w:date="2025-10-23T12:58:00Z" w16du:dateUtc="2025-10-23T10:58:00Z">
              <w:rPr>
                <w:rFonts w:cs="Calibri"/>
                <w:b/>
              </w:rPr>
            </w:rPrChange>
          </w:rPr>
          <w:t>edificio sottoposto a ristrutturazione rilevante</w:t>
        </w:r>
        <w:r w:rsidRPr="000340ED">
          <w:rPr>
            <w:rFonts w:cs="Calibri"/>
            <w:sz w:val="22"/>
            <w:szCs w:val="22"/>
            <w:rPrChange w:id="39264" w:author="Oliosi Francesco (GSE)" w:date="2025-10-23T12:58:00Z" w16du:dateUtc="2025-10-23T10:58:00Z">
              <w:rPr>
                <w:rFonts w:cs="Calibri"/>
              </w:rPr>
            </w:rPrChange>
          </w:rPr>
          <w:t>: a) edificio esistente avente superficie utile superiore a 1000 m</w:t>
        </w:r>
        <w:r w:rsidRPr="000340ED">
          <w:rPr>
            <w:rFonts w:cs="Calibri"/>
            <w:sz w:val="22"/>
            <w:szCs w:val="22"/>
            <w:vertAlign w:val="superscript"/>
            <w:rPrChange w:id="39265" w:author="Oliosi Francesco (GSE)" w:date="2025-10-23T12:58:00Z" w16du:dateUtc="2025-10-23T10:58:00Z">
              <w:rPr>
                <w:rFonts w:cs="Calibri"/>
                <w:vertAlign w:val="superscript"/>
              </w:rPr>
            </w:rPrChange>
          </w:rPr>
          <w:t>2</w:t>
        </w:r>
        <w:r w:rsidRPr="000340ED">
          <w:rPr>
            <w:rFonts w:cs="Calibri"/>
            <w:sz w:val="22"/>
            <w:szCs w:val="22"/>
            <w:rPrChange w:id="39266" w:author="Oliosi Francesco (GSE)" w:date="2025-10-23T12:58:00Z" w16du:dateUtc="2025-10-23T10:58:00Z">
              <w:rPr>
                <w:rFonts w:cs="Calibri"/>
              </w:rPr>
            </w:rPrChange>
          </w:rPr>
          <w:t>, soggetto a ristrutturazione integrale degli elementi edilizi costituenti l’involucro; b) edificio esistente soggetto a demolizione e ricostruzione anche in manutenzione straordinaria (</w:t>
        </w:r>
        <w:r w:rsidRPr="000340ED">
          <w:rPr>
            <w:sz w:val="22"/>
            <w:szCs w:val="22"/>
            <w:rPrChange w:id="39267" w:author="Oliosi Francesco (GSE)" w:date="2025-10-23T12:58:00Z" w16du:dateUtc="2025-10-23T10:58:00Z">
              <w:rPr/>
            </w:rPrChange>
          </w:rPr>
          <w:t>D.lgs 28, art. 11)</w:t>
        </w:r>
        <w:r w:rsidRPr="000340ED">
          <w:rPr>
            <w:rFonts w:cs="Calibri"/>
            <w:sz w:val="22"/>
            <w:szCs w:val="22"/>
            <w:rPrChange w:id="39268" w:author="Oliosi Francesco (GSE)" w:date="2025-10-23T12:58:00Z" w16du:dateUtc="2025-10-23T10:58:00Z">
              <w:rPr>
                <w:rFonts w:cs="Calibri"/>
              </w:rPr>
            </w:rPrChange>
          </w:rPr>
          <w:t xml:space="preserve">;  </w:t>
        </w:r>
      </w:ins>
    </w:p>
    <w:p w14:paraId="2B49883C" w14:textId="77777777" w:rsidR="006C472F" w:rsidRPr="000340ED" w:rsidRDefault="006C472F">
      <w:pPr>
        <w:numPr>
          <w:ilvl w:val="0"/>
          <w:numId w:val="589"/>
        </w:numPr>
        <w:autoSpaceDE w:val="0"/>
        <w:autoSpaceDN w:val="0"/>
        <w:adjustRightInd w:val="0"/>
        <w:spacing w:after="120" w:line="276" w:lineRule="auto"/>
        <w:ind w:left="567" w:hanging="424"/>
        <w:jc w:val="both"/>
        <w:rPr>
          <w:ins w:id="39269" w:author="Oliosi Francesco (GSE)" w:date="2025-10-23T12:34:00Z" w16du:dateUtc="2025-10-23T10:34:00Z"/>
          <w:sz w:val="22"/>
          <w:szCs w:val="22"/>
          <w:rPrChange w:id="39270" w:author="Oliosi Francesco (GSE)" w:date="2025-10-23T12:58:00Z" w16du:dateUtc="2025-10-23T10:58:00Z">
            <w:rPr>
              <w:ins w:id="39271" w:author="Oliosi Francesco (GSE)" w:date="2025-10-23T12:34:00Z" w16du:dateUtc="2025-10-23T10:34:00Z"/>
            </w:rPr>
          </w:rPrChange>
        </w:rPr>
        <w:pPrChange w:id="39272"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73" w:author="Oliosi Francesco (GSE)" w:date="2025-10-23T12:34:00Z" w16du:dateUtc="2025-10-23T10:34:00Z">
        <w:r w:rsidRPr="000340ED">
          <w:rPr>
            <w:b/>
            <w:sz w:val="22"/>
            <w:szCs w:val="22"/>
            <w:rPrChange w:id="39274" w:author="Oliosi Francesco (GSE)" w:date="2025-10-23T12:58:00Z" w16du:dateUtc="2025-10-23T10:58:00Z">
              <w:rPr>
                <w:b/>
              </w:rPr>
            </w:rPrChange>
          </w:rPr>
          <w:t>energia aerotermica</w:t>
        </w:r>
        <w:r w:rsidRPr="000340ED">
          <w:rPr>
            <w:sz w:val="22"/>
            <w:szCs w:val="22"/>
            <w:rPrChange w:id="39275" w:author="Oliosi Francesco (GSE)" w:date="2025-10-23T12:58:00Z" w16du:dateUtc="2025-10-23T10:58:00Z">
              <w:rPr/>
            </w:rPrChange>
          </w:rPr>
          <w:t>: energia accumulata nell’aria ambiente sotto forma di calore; (D.Lgs. 28/11);</w:t>
        </w:r>
      </w:ins>
    </w:p>
    <w:p w14:paraId="3EFC3393" w14:textId="77777777" w:rsidR="006C472F" w:rsidRPr="000340ED" w:rsidRDefault="006C472F">
      <w:pPr>
        <w:numPr>
          <w:ilvl w:val="0"/>
          <w:numId w:val="589"/>
        </w:numPr>
        <w:autoSpaceDE w:val="0"/>
        <w:autoSpaceDN w:val="0"/>
        <w:adjustRightInd w:val="0"/>
        <w:spacing w:after="120" w:line="276" w:lineRule="auto"/>
        <w:ind w:left="567" w:hanging="424"/>
        <w:jc w:val="both"/>
        <w:rPr>
          <w:ins w:id="39276" w:author="Oliosi Francesco (GSE)" w:date="2025-10-23T12:34:00Z" w16du:dateUtc="2025-10-23T10:34:00Z"/>
          <w:sz w:val="22"/>
          <w:szCs w:val="22"/>
          <w:rPrChange w:id="39277" w:author="Oliosi Francesco (GSE)" w:date="2025-10-23T12:58:00Z" w16du:dateUtc="2025-10-23T10:58:00Z">
            <w:rPr>
              <w:ins w:id="39278" w:author="Oliosi Francesco (GSE)" w:date="2025-10-23T12:34:00Z" w16du:dateUtc="2025-10-23T10:34:00Z"/>
            </w:rPr>
          </w:rPrChange>
        </w:rPr>
        <w:pPrChange w:id="39279"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80" w:author="Oliosi Francesco (GSE)" w:date="2025-10-23T12:34:00Z" w16du:dateUtc="2025-10-23T10:34:00Z">
        <w:r w:rsidRPr="000340ED">
          <w:rPr>
            <w:b/>
            <w:sz w:val="22"/>
            <w:szCs w:val="22"/>
            <w:rPrChange w:id="39281" w:author="Oliosi Francesco (GSE)" w:date="2025-10-23T12:58:00Z" w16du:dateUtc="2025-10-23T10:58:00Z">
              <w:rPr>
                <w:b/>
              </w:rPr>
            </w:rPrChange>
          </w:rPr>
          <w:t>energia geotermica</w:t>
        </w:r>
        <w:r w:rsidRPr="000340ED">
          <w:rPr>
            <w:sz w:val="22"/>
            <w:szCs w:val="22"/>
            <w:rPrChange w:id="39282" w:author="Oliosi Francesco (GSE)" w:date="2025-10-23T12:58:00Z" w16du:dateUtc="2025-10-23T10:58:00Z">
              <w:rPr/>
            </w:rPrChange>
          </w:rPr>
          <w:t>: energia immagazzinata sotto forma di calore nella crosta terrestre; (D.Lgs. 28/11);</w:t>
        </w:r>
      </w:ins>
    </w:p>
    <w:p w14:paraId="6C5356B5" w14:textId="77777777" w:rsidR="006C472F" w:rsidRPr="000340ED" w:rsidRDefault="006C472F">
      <w:pPr>
        <w:numPr>
          <w:ilvl w:val="0"/>
          <w:numId w:val="589"/>
        </w:numPr>
        <w:autoSpaceDE w:val="0"/>
        <w:autoSpaceDN w:val="0"/>
        <w:adjustRightInd w:val="0"/>
        <w:spacing w:after="120" w:line="276" w:lineRule="auto"/>
        <w:ind w:left="567" w:hanging="424"/>
        <w:jc w:val="both"/>
        <w:rPr>
          <w:ins w:id="39283" w:author="Oliosi Francesco (GSE)" w:date="2025-10-23T12:34:00Z" w16du:dateUtc="2025-10-23T10:34:00Z"/>
          <w:sz w:val="22"/>
          <w:szCs w:val="22"/>
          <w:rPrChange w:id="39284" w:author="Oliosi Francesco (GSE)" w:date="2025-10-23T12:58:00Z" w16du:dateUtc="2025-10-23T10:58:00Z">
            <w:rPr>
              <w:ins w:id="39285" w:author="Oliosi Francesco (GSE)" w:date="2025-10-23T12:34:00Z" w16du:dateUtc="2025-10-23T10:34:00Z"/>
            </w:rPr>
          </w:rPrChange>
        </w:rPr>
        <w:pPrChange w:id="39286"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87" w:author="Oliosi Francesco (GSE)" w:date="2025-10-23T12:34:00Z" w16du:dateUtc="2025-10-23T10:34:00Z">
        <w:r w:rsidRPr="000340ED">
          <w:rPr>
            <w:b/>
            <w:sz w:val="22"/>
            <w:szCs w:val="22"/>
            <w:rPrChange w:id="39288" w:author="Oliosi Francesco (GSE)" w:date="2025-10-23T12:58:00Z" w16du:dateUtc="2025-10-23T10:58:00Z">
              <w:rPr>
                <w:b/>
              </w:rPr>
            </w:rPrChange>
          </w:rPr>
          <w:t>energia idrotermica:</w:t>
        </w:r>
        <w:r w:rsidRPr="000340ED">
          <w:rPr>
            <w:sz w:val="22"/>
            <w:szCs w:val="22"/>
            <w:rPrChange w:id="39289" w:author="Oliosi Francesco (GSE)" w:date="2025-10-23T12:58:00Z" w16du:dateUtc="2025-10-23T10:58:00Z">
              <w:rPr/>
            </w:rPrChange>
          </w:rPr>
          <w:t xml:space="preserve"> energia immagazzinata nelle acque superficiali sotto forma di calore; (D.Lgs. 28/11)</w:t>
        </w:r>
      </w:ins>
    </w:p>
    <w:p w14:paraId="54324275" w14:textId="77777777" w:rsidR="006C472F" w:rsidRPr="000340ED" w:rsidRDefault="006C472F">
      <w:pPr>
        <w:numPr>
          <w:ilvl w:val="0"/>
          <w:numId w:val="589"/>
        </w:numPr>
        <w:autoSpaceDE w:val="0"/>
        <w:autoSpaceDN w:val="0"/>
        <w:adjustRightInd w:val="0"/>
        <w:spacing w:after="120" w:line="276" w:lineRule="auto"/>
        <w:ind w:left="567" w:hanging="424"/>
        <w:jc w:val="both"/>
        <w:rPr>
          <w:ins w:id="39290" w:author="Oliosi Francesco (GSE)" w:date="2025-10-23T12:34:00Z" w16du:dateUtc="2025-10-23T10:34:00Z"/>
          <w:sz w:val="22"/>
          <w:szCs w:val="22"/>
          <w:rPrChange w:id="39291" w:author="Oliosi Francesco (GSE)" w:date="2025-10-23T12:58:00Z" w16du:dateUtc="2025-10-23T10:58:00Z">
            <w:rPr>
              <w:ins w:id="39292" w:author="Oliosi Francesco (GSE)" w:date="2025-10-23T12:34:00Z" w16du:dateUtc="2025-10-23T10:34:00Z"/>
            </w:rPr>
          </w:rPrChange>
        </w:rPr>
        <w:pPrChange w:id="3929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294" w:author="Oliosi Francesco (GSE)" w:date="2025-10-23T12:34:00Z" w16du:dateUtc="2025-10-23T10:34:00Z">
        <w:r w:rsidRPr="000340ED">
          <w:rPr>
            <w:b/>
            <w:sz w:val="22"/>
            <w:szCs w:val="22"/>
            <w:rPrChange w:id="39295" w:author="Oliosi Francesco (GSE)" w:date="2025-10-23T12:58:00Z" w16du:dateUtc="2025-10-23T10:58:00Z">
              <w:rPr>
                <w:b/>
              </w:rPr>
            </w:rPrChange>
          </w:rPr>
          <w:t>ESCo</w:t>
        </w:r>
        <w:r w:rsidRPr="000340ED">
          <w:rPr>
            <w:sz w:val="22"/>
            <w:szCs w:val="22"/>
            <w:rPrChange w:id="39296" w:author="Oliosi Francesco (GSE)" w:date="2025-10-23T12:58:00Z" w16du:dateUtc="2025-10-23T10:58:00Z">
              <w:rPr/>
            </w:rPrChange>
          </w:rPr>
          <w:t xml:space="preserve">: persona </w:t>
        </w:r>
        <w:r w:rsidRPr="000340ED">
          <w:rPr>
            <w:rFonts w:ascii="Calibri" w:hAnsi="Calibri" w:cs="Calibri"/>
            <w:sz w:val="22"/>
            <w:szCs w:val="22"/>
            <w:rPrChange w:id="39297" w:author="Oliosi Francesco (GSE)" w:date="2025-10-23T12:58:00Z" w16du:dateUtc="2025-10-23T10:58:00Z">
              <w:rPr>
                <w:rFonts w:ascii="Calibri" w:hAnsi="Calibri" w:cs="Calibri"/>
              </w:rPr>
            </w:rPrChange>
          </w:rPr>
          <w:t>fi</w:t>
        </w:r>
        <w:r w:rsidRPr="000340ED">
          <w:rPr>
            <w:sz w:val="22"/>
            <w:szCs w:val="22"/>
            <w:rPrChange w:id="39298" w:author="Oliosi Francesco (GSE)" w:date="2025-10-23T12:58:00Z" w16du:dateUtc="2025-10-23T10:58:00Z">
              <w:rPr/>
            </w:rPrChange>
          </w:rPr>
          <w:t xml:space="preserve">sica o giuridica che fornisce servizi energetici ovvero altre misure di miglioramento dell’efficienza energetica nelle installazioni o nei locali dell’utente e, ciò facendo, accetta un certo margine di rischio </w:t>
        </w:r>
        <w:r w:rsidRPr="000340ED">
          <w:rPr>
            <w:rFonts w:ascii="Calibri" w:hAnsi="Calibri" w:cs="Calibri"/>
            <w:sz w:val="22"/>
            <w:szCs w:val="22"/>
            <w:rPrChange w:id="39299" w:author="Oliosi Francesco (GSE)" w:date="2025-10-23T12:58:00Z" w16du:dateUtc="2025-10-23T10:58:00Z">
              <w:rPr>
                <w:rFonts w:ascii="Calibri" w:hAnsi="Calibri" w:cs="Calibri"/>
              </w:rPr>
            </w:rPrChange>
          </w:rPr>
          <w:t>fi</w:t>
        </w:r>
        <w:r w:rsidRPr="000340ED">
          <w:rPr>
            <w:sz w:val="22"/>
            <w:szCs w:val="22"/>
            <w:rPrChange w:id="39300" w:author="Oliosi Francesco (GSE)" w:date="2025-10-23T12:58:00Z" w16du:dateUtc="2025-10-23T10:58:00Z">
              <w:rPr/>
            </w:rPrChange>
          </w:rPr>
          <w:t>nanziario. Il pagamento dei servizi forniti si basa, totalmente o parzialmente, sul miglioramento dell’ef</w:t>
        </w:r>
        <w:r w:rsidRPr="000340ED">
          <w:rPr>
            <w:rFonts w:ascii="Calibri" w:hAnsi="Calibri" w:cs="Calibri"/>
            <w:sz w:val="22"/>
            <w:szCs w:val="22"/>
            <w:rPrChange w:id="39301" w:author="Oliosi Francesco (GSE)" w:date="2025-10-23T12:58:00Z" w16du:dateUtc="2025-10-23T10:58:00Z">
              <w:rPr>
                <w:rFonts w:ascii="Calibri" w:hAnsi="Calibri" w:cs="Calibri"/>
              </w:rPr>
            </w:rPrChange>
          </w:rPr>
          <w:t>fi</w:t>
        </w:r>
        <w:r w:rsidRPr="000340ED">
          <w:rPr>
            <w:sz w:val="22"/>
            <w:szCs w:val="22"/>
            <w:rPrChange w:id="39302" w:author="Oliosi Francesco (GSE)" w:date="2025-10-23T12:58:00Z" w16du:dateUtc="2025-10-23T10:58:00Z">
              <w:rPr/>
            </w:rPrChange>
          </w:rPr>
          <w:t>cienza energetica conseguito e sul raggiungimento degli altri criteri di rendimento stabiliti (D.lgs. 102/14);</w:t>
        </w:r>
      </w:ins>
    </w:p>
    <w:p w14:paraId="272C6124" w14:textId="77777777" w:rsidR="006C472F" w:rsidRPr="000340ED" w:rsidRDefault="006C472F">
      <w:pPr>
        <w:numPr>
          <w:ilvl w:val="0"/>
          <w:numId w:val="589"/>
        </w:numPr>
        <w:autoSpaceDE w:val="0"/>
        <w:autoSpaceDN w:val="0"/>
        <w:adjustRightInd w:val="0"/>
        <w:spacing w:after="120" w:line="276" w:lineRule="auto"/>
        <w:ind w:left="567" w:hanging="424"/>
        <w:jc w:val="both"/>
        <w:rPr>
          <w:ins w:id="39303" w:author="Oliosi Francesco (GSE)" w:date="2025-10-23T12:34:00Z" w16du:dateUtc="2025-10-23T10:34:00Z"/>
          <w:sz w:val="22"/>
          <w:szCs w:val="22"/>
          <w:rPrChange w:id="39304" w:author="Oliosi Francesco (GSE)" w:date="2025-10-23T12:58:00Z" w16du:dateUtc="2025-10-23T10:58:00Z">
            <w:rPr>
              <w:ins w:id="39305" w:author="Oliosi Francesco (GSE)" w:date="2025-10-23T12:34:00Z" w16du:dateUtc="2025-10-23T10:34:00Z"/>
            </w:rPr>
          </w:rPrChange>
        </w:rPr>
        <w:pPrChange w:id="39306"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07" w:author="Oliosi Francesco (GSE)" w:date="2025-10-23T12:34:00Z" w16du:dateUtc="2025-10-23T10:34:00Z">
        <w:r w:rsidRPr="000340ED">
          <w:rPr>
            <w:b/>
            <w:i/>
            <w:sz w:val="22"/>
            <w:szCs w:val="22"/>
            <w:rPrChange w:id="39308" w:author="Oliosi Francesco (GSE)" w:date="2025-10-23T12:58:00Z" w16du:dateUtc="2025-10-23T10:58:00Z">
              <w:rPr>
                <w:b/>
                <w:i/>
              </w:rPr>
            </w:rPrChange>
          </w:rPr>
          <w:t>foglio</w:t>
        </w:r>
        <w:r w:rsidRPr="000340ED">
          <w:rPr>
            <w:i/>
            <w:sz w:val="22"/>
            <w:szCs w:val="22"/>
            <w:rPrChange w:id="39309" w:author="Oliosi Francesco (GSE)" w:date="2025-10-23T12:58:00Z" w16du:dateUtc="2025-10-23T10:58:00Z">
              <w:rPr>
                <w:i/>
              </w:rPr>
            </w:rPrChange>
          </w:rPr>
          <w:t xml:space="preserve">: porzione di territorio comunale che il catasto rappresenta nelle proprie mappe cartografiche. Il dato deve essere sempre indicato; </w:t>
        </w:r>
      </w:ins>
    </w:p>
    <w:p w14:paraId="6C97655D" w14:textId="77777777" w:rsidR="006C472F" w:rsidRPr="000340ED" w:rsidRDefault="006C472F">
      <w:pPr>
        <w:numPr>
          <w:ilvl w:val="0"/>
          <w:numId w:val="589"/>
        </w:numPr>
        <w:autoSpaceDE w:val="0"/>
        <w:autoSpaceDN w:val="0"/>
        <w:adjustRightInd w:val="0"/>
        <w:spacing w:after="120" w:line="276" w:lineRule="auto"/>
        <w:ind w:left="567" w:hanging="424"/>
        <w:jc w:val="both"/>
        <w:rPr>
          <w:ins w:id="39310" w:author="Oliosi Francesco (GSE)" w:date="2025-10-23T12:34:00Z" w16du:dateUtc="2025-10-23T10:34:00Z"/>
          <w:sz w:val="22"/>
          <w:szCs w:val="22"/>
          <w:rPrChange w:id="39311" w:author="Oliosi Francesco (GSE)" w:date="2025-10-23T12:58:00Z" w16du:dateUtc="2025-10-23T10:58:00Z">
            <w:rPr>
              <w:ins w:id="39312" w:author="Oliosi Francesco (GSE)" w:date="2025-10-23T12:34:00Z" w16du:dateUtc="2025-10-23T10:34:00Z"/>
            </w:rPr>
          </w:rPrChange>
        </w:rPr>
        <w:pPrChange w:id="3931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14" w:author="Oliosi Francesco (GSE)" w:date="2025-10-23T12:34:00Z" w16du:dateUtc="2025-10-23T10:34:00Z">
        <w:r w:rsidRPr="000340ED">
          <w:rPr>
            <w:b/>
            <w:i/>
            <w:sz w:val="22"/>
            <w:szCs w:val="22"/>
            <w:rPrChange w:id="39315" w:author="Oliosi Francesco (GSE)" w:date="2025-10-23T12:58:00Z" w16du:dateUtc="2025-10-23T10:58:00Z">
              <w:rPr>
                <w:b/>
                <w:i/>
              </w:rPr>
            </w:rPrChange>
          </w:rPr>
          <w:t>generatore di calore (caldaia) a condensazione:</w:t>
        </w:r>
        <w:r w:rsidRPr="000340ED">
          <w:rPr>
            <w:i/>
            <w:sz w:val="22"/>
            <w:szCs w:val="22"/>
            <w:rPrChange w:id="39316" w:author="Oliosi Francesco (GSE)" w:date="2025-10-23T12:58:00Z" w16du:dateUtc="2025-10-23T10:58:00Z">
              <w:rPr>
                <w:i/>
              </w:rPr>
            </w:rPrChange>
          </w:rPr>
          <w:t xml:space="preserve"> tipologia di generatore di calore che può sfruttare utilmente il calore derivante dalla condensazione del vapore d’acqua presente nei fumi; è caratterizzato da un rendimento termico utile istantaneo che può superare il 100% (con riferimento al p.c.i. del combustibile in ingresso); </w:t>
        </w:r>
      </w:ins>
    </w:p>
    <w:p w14:paraId="07187EF9" w14:textId="77777777" w:rsidR="006C472F" w:rsidRPr="000340ED" w:rsidRDefault="006C472F">
      <w:pPr>
        <w:numPr>
          <w:ilvl w:val="0"/>
          <w:numId w:val="589"/>
        </w:numPr>
        <w:autoSpaceDE w:val="0"/>
        <w:autoSpaceDN w:val="0"/>
        <w:adjustRightInd w:val="0"/>
        <w:spacing w:after="120" w:line="276" w:lineRule="auto"/>
        <w:ind w:left="567" w:hanging="424"/>
        <w:jc w:val="both"/>
        <w:rPr>
          <w:ins w:id="39317" w:author="Oliosi Francesco (GSE)" w:date="2025-10-23T12:34:00Z" w16du:dateUtc="2025-10-23T10:34:00Z"/>
          <w:sz w:val="22"/>
          <w:szCs w:val="22"/>
          <w:rPrChange w:id="39318" w:author="Oliosi Francesco (GSE)" w:date="2025-10-23T12:58:00Z" w16du:dateUtc="2025-10-23T10:58:00Z">
            <w:rPr>
              <w:ins w:id="39319" w:author="Oliosi Francesco (GSE)" w:date="2025-10-23T12:34:00Z" w16du:dateUtc="2025-10-23T10:34:00Z"/>
            </w:rPr>
          </w:rPrChange>
        </w:rPr>
        <w:pPrChange w:id="3932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21" w:author="Oliosi Francesco (GSE)" w:date="2025-10-23T12:34:00Z" w16du:dateUtc="2025-10-23T10:34:00Z">
        <w:r w:rsidRPr="000340ED">
          <w:rPr>
            <w:b/>
            <w:sz w:val="22"/>
            <w:szCs w:val="22"/>
            <w:rPrChange w:id="39322" w:author="Oliosi Francesco (GSE)" w:date="2025-10-23T12:58:00Z" w16du:dateUtc="2025-10-23T10:58:00Z">
              <w:rPr>
                <w:b/>
              </w:rPr>
            </w:rPrChange>
          </w:rPr>
          <w:t>gradi-giorno (GG)</w:t>
        </w:r>
        <w:r w:rsidRPr="000340ED">
          <w:rPr>
            <w:sz w:val="22"/>
            <w:szCs w:val="22"/>
            <w:rPrChange w:id="39323" w:author="Oliosi Francesco (GSE)" w:date="2025-10-23T12:58:00Z" w16du:dateUtc="2025-10-23T10:58:00Z">
              <w:rPr/>
            </w:rPrChange>
          </w:rPr>
          <w:t>: è il parametro convenzionale rappresentativo delle condizioni climatiche locali, utilizzato per stimare al meglio il fabbisogno energetico necessario per mantenere gli ambienti ad una temperatura prefissata; l'unità di misura utilizzata è il grado-giorno, GG; (DM 22 novembre 2012);</w:t>
        </w:r>
      </w:ins>
    </w:p>
    <w:p w14:paraId="6874065B" w14:textId="256A867C" w:rsidR="00007118" w:rsidRPr="00007118" w:rsidDel="007846E8" w:rsidRDefault="00007118">
      <w:pPr>
        <w:numPr>
          <w:ilvl w:val="0"/>
          <w:numId w:val="589"/>
        </w:numPr>
        <w:autoSpaceDE w:val="0"/>
        <w:autoSpaceDN w:val="0"/>
        <w:adjustRightInd w:val="0"/>
        <w:spacing w:after="120" w:line="276" w:lineRule="auto"/>
        <w:ind w:left="567" w:hanging="424"/>
        <w:jc w:val="both"/>
        <w:rPr>
          <w:ins w:id="39324" w:author="Oliosi Francesco (GSE)" w:date="2025-10-23T15:20:00Z" w16du:dateUtc="2025-10-23T13:20:00Z"/>
          <w:del w:id="39325" w:author="Visone Rossana (GSE)" w:date="2025-10-28T16:04:00Z" w16du:dateUtc="2025-10-28T15:04:00Z"/>
          <w:b/>
          <w:bCs/>
          <w:i/>
          <w:sz w:val="22"/>
          <w:szCs w:val="22"/>
          <w:highlight w:val="yellow"/>
          <w:rPrChange w:id="39326" w:author="Oliosi Francesco (GSE)" w:date="2025-10-23T15:20:00Z" w16du:dateUtc="2025-10-23T13:20:00Z">
            <w:rPr>
              <w:ins w:id="39327" w:author="Oliosi Francesco (GSE)" w:date="2025-10-23T15:20:00Z" w16du:dateUtc="2025-10-23T13:20:00Z"/>
              <w:del w:id="39328" w:author="Visone Rossana (GSE)" w:date="2025-10-28T16:04:00Z" w16du:dateUtc="2025-10-28T15:04:00Z"/>
              <w:b/>
              <w:i/>
              <w:sz w:val="22"/>
              <w:szCs w:val="22"/>
            </w:rPr>
          </w:rPrChange>
        </w:rPr>
      </w:pPr>
      <w:ins w:id="39329" w:author="Oliosi Francesco (GSE)" w:date="2025-10-23T15:20:00Z" w16du:dateUtc="2025-10-23T13:20:00Z">
        <w:del w:id="39330" w:author="Visone Rossana (GSE)" w:date="2025-10-28T16:04:00Z" w16du:dateUtc="2025-10-28T15:04:00Z">
          <w:r w:rsidRPr="00007118" w:rsidDel="007846E8">
            <w:rPr>
              <w:b/>
              <w:bCs/>
              <w:i/>
              <w:sz w:val="22"/>
              <w:szCs w:val="22"/>
              <w:highlight w:val="yellow"/>
              <w:rPrChange w:id="39331" w:author="Oliosi Francesco (GSE)" w:date="2025-10-23T15:20:00Z" w16du:dateUtc="2025-10-23T13:20:00Z">
                <w:rPr>
                  <w:i/>
                  <w:sz w:val="22"/>
                  <w:szCs w:val="22"/>
                </w:rPr>
              </w:rPrChange>
            </w:rPr>
            <w:delText>Gruppi di autoconsumo:</w:delText>
          </w:r>
        </w:del>
      </w:ins>
    </w:p>
    <w:p w14:paraId="51CBD65F" w14:textId="77777777" w:rsidR="006C472F" w:rsidRPr="000340ED" w:rsidRDefault="006C472F">
      <w:pPr>
        <w:numPr>
          <w:ilvl w:val="0"/>
          <w:numId w:val="589"/>
        </w:numPr>
        <w:autoSpaceDE w:val="0"/>
        <w:autoSpaceDN w:val="0"/>
        <w:adjustRightInd w:val="0"/>
        <w:spacing w:after="120" w:line="276" w:lineRule="auto"/>
        <w:ind w:left="567" w:hanging="424"/>
        <w:jc w:val="both"/>
        <w:rPr>
          <w:ins w:id="39332" w:author="Oliosi Francesco (GSE)" w:date="2025-10-23T12:34:00Z" w16du:dateUtc="2025-10-23T10:34:00Z"/>
          <w:i/>
          <w:sz w:val="22"/>
          <w:szCs w:val="22"/>
          <w:rPrChange w:id="39333" w:author="Oliosi Francesco (GSE)" w:date="2025-10-23T12:58:00Z" w16du:dateUtc="2025-10-23T10:58:00Z">
            <w:rPr>
              <w:ins w:id="39334" w:author="Oliosi Francesco (GSE)" w:date="2025-10-23T12:34:00Z" w16du:dateUtc="2025-10-23T10:34:00Z"/>
              <w:i/>
            </w:rPr>
          </w:rPrChange>
        </w:rPr>
        <w:pPrChange w:id="39335"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36" w:author="Oliosi Francesco (GSE)" w:date="2025-10-23T12:34:00Z" w16du:dateUtc="2025-10-23T10:34:00Z">
        <w:r w:rsidRPr="000340ED">
          <w:rPr>
            <w:b/>
            <w:i/>
            <w:sz w:val="22"/>
            <w:szCs w:val="22"/>
            <w:rPrChange w:id="39337" w:author="Oliosi Francesco (GSE)" w:date="2025-10-23T12:58:00Z" w16du:dateUtc="2025-10-23T10:58:00Z">
              <w:rPr>
                <w:b/>
                <w:i/>
              </w:rPr>
            </w:rPrChange>
          </w:rPr>
          <w:t>impianto di climatizzazione invernale</w:t>
        </w:r>
        <w:r w:rsidRPr="000340ED">
          <w:rPr>
            <w:i/>
            <w:sz w:val="22"/>
            <w:szCs w:val="22"/>
            <w:rPrChange w:id="39338" w:author="Oliosi Francesco (GSE)" w:date="2025-10-23T12:58:00Z" w16du:dateUtc="2025-10-23T10:58:00Z">
              <w:rPr>
                <w:i/>
              </w:rPr>
            </w:rPrChange>
          </w:rPr>
          <w:t xml:space="preserve">: impianto tecnologico destinato ai servizi di climatizzazione invernale e, eventualmente, alla produzione di acqua calda sanitaria, indipendentemente dal vettore energetico utilizzato. Non sono considerati impianti di climatizzazione invernale i sistemi dedicati esclusivamente alla produzione di acqua calda sanitaria al servizio di unità immobiliari ad uso residenziale e assimilate; ai fini dell’applicazione del Decreto e, in coerenza con la definizione di “sottosistema di generazione” di cui al DM 22 novembre 2012, si assume che stufe e termocamini </w:t>
        </w:r>
        <w:r w:rsidRPr="000340ED">
          <w:rPr>
            <w:i/>
            <w:sz w:val="22"/>
            <w:szCs w:val="22"/>
            <w:rPrChange w:id="39339" w:author="Oliosi Francesco (GSE)" w:date="2025-10-23T12:58:00Z" w16du:dateUtc="2025-10-23T10:58:00Z">
              <w:rPr>
                <w:i/>
              </w:rPr>
            </w:rPrChange>
          </w:rPr>
          <w:lastRenderedPageBreak/>
          <w:t>rientrino tra gli impianti di climatizzazione invernale; inoltre, in accordo con la legge 90/2013, gli apparecchi al servizio della singola unità immobiliare (stufe, termocamini, ecc.) sono assimilati agli impianti termici se fissi e con somma delle potenze nominali del focolare maggiore o uguale di 5 kW</w:t>
        </w:r>
        <w:r w:rsidRPr="000340ED">
          <w:rPr>
            <w:i/>
            <w:sz w:val="22"/>
            <w:szCs w:val="22"/>
            <w:vertAlign w:val="subscript"/>
            <w:rPrChange w:id="39340" w:author="Oliosi Francesco (GSE)" w:date="2025-10-23T12:58:00Z" w16du:dateUtc="2025-10-23T10:58:00Z">
              <w:rPr>
                <w:i/>
                <w:vertAlign w:val="subscript"/>
              </w:rPr>
            </w:rPrChange>
          </w:rPr>
          <w:t>t</w:t>
        </w:r>
        <w:r w:rsidRPr="000340ED">
          <w:rPr>
            <w:i/>
            <w:sz w:val="22"/>
            <w:szCs w:val="22"/>
            <w:rPrChange w:id="39341" w:author="Oliosi Francesco (GSE)" w:date="2025-10-23T12:58:00Z" w16du:dateUtc="2025-10-23T10:58:00Z">
              <w:rPr>
                <w:i/>
              </w:rPr>
            </w:rPrChange>
          </w:rPr>
          <w:t>;</w:t>
        </w:r>
      </w:ins>
    </w:p>
    <w:p w14:paraId="13EBD208" w14:textId="77777777" w:rsidR="006C472F" w:rsidRPr="000340ED" w:rsidRDefault="006C472F">
      <w:pPr>
        <w:numPr>
          <w:ilvl w:val="0"/>
          <w:numId w:val="589"/>
        </w:numPr>
        <w:autoSpaceDE w:val="0"/>
        <w:autoSpaceDN w:val="0"/>
        <w:adjustRightInd w:val="0"/>
        <w:spacing w:after="120" w:line="276" w:lineRule="auto"/>
        <w:ind w:left="567" w:hanging="424"/>
        <w:jc w:val="both"/>
        <w:rPr>
          <w:ins w:id="39342" w:author="Oliosi Francesco (GSE)" w:date="2025-10-23T12:34:00Z" w16du:dateUtc="2025-10-23T10:34:00Z"/>
          <w:sz w:val="22"/>
          <w:szCs w:val="22"/>
          <w:rPrChange w:id="39343" w:author="Oliosi Francesco (GSE)" w:date="2025-10-23T12:58:00Z" w16du:dateUtc="2025-10-23T10:58:00Z">
            <w:rPr>
              <w:ins w:id="39344" w:author="Oliosi Francesco (GSE)" w:date="2025-10-23T12:34:00Z" w16du:dateUtc="2025-10-23T10:34:00Z"/>
            </w:rPr>
          </w:rPrChange>
        </w:rPr>
        <w:pPrChange w:id="39345"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46" w:author="Oliosi Francesco (GSE)" w:date="2025-10-23T12:34:00Z" w16du:dateUtc="2025-10-23T10:34:00Z">
        <w:r w:rsidRPr="000340ED">
          <w:rPr>
            <w:b/>
            <w:i/>
            <w:sz w:val="22"/>
            <w:szCs w:val="22"/>
            <w:rPrChange w:id="39347" w:author="Oliosi Francesco (GSE)" w:date="2025-10-23T12:58:00Z" w16du:dateUtc="2025-10-23T10:58:00Z">
              <w:rPr>
                <w:b/>
                <w:i/>
              </w:rPr>
            </w:rPrChange>
          </w:rPr>
          <w:t>impianto solare termico a concentrazione:</w:t>
        </w:r>
        <w:r w:rsidRPr="000340ED">
          <w:rPr>
            <w:i/>
            <w:sz w:val="22"/>
            <w:szCs w:val="22"/>
            <w:rPrChange w:id="39348" w:author="Oliosi Francesco (GSE)" w:date="2025-10-23T12:58:00Z" w16du:dateUtc="2025-10-23T10:58:00Z">
              <w:rPr>
                <w:i/>
              </w:rPr>
            </w:rPrChange>
          </w:rPr>
          <w:t xml:space="preserve"> impianto in grado di produrre calore sfruttando la radiazione solare diretta mediante tecnologia a concentrazione; i collettori solari devono essere caratterizzati da fattore di concentrazione geometrico maggiore o uguale a 10 e dalla presenza di un sistema di inseguimento solare ad uno o due assi (meccanico o elettromeccanico); </w:t>
        </w:r>
      </w:ins>
    </w:p>
    <w:p w14:paraId="58E53660" w14:textId="77777777" w:rsidR="006C472F" w:rsidRPr="000340ED" w:rsidRDefault="006C472F">
      <w:pPr>
        <w:numPr>
          <w:ilvl w:val="0"/>
          <w:numId w:val="589"/>
        </w:numPr>
        <w:autoSpaceDE w:val="0"/>
        <w:autoSpaceDN w:val="0"/>
        <w:adjustRightInd w:val="0"/>
        <w:spacing w:after="120" w:line="276" w:lineRule="auto"/>
        <w:ind w:left="567" w:hanging="424"/>
        <w:jc w:val="both"/>
        <w:rPr>
          <w:ins w:id="39349" w:author="Oliosi Francesco (GSE)" w:date="2025-10-23T12:34:00Z" w16du:dateUtc="2025-10-23T10:34:00Z"/>
          <w:sz w:val="22"/>
          <w:szCs w:val="22"/>
          <w:rPrChange w:id="39350" w:author="Oliosi Francesco (GSE)" w:date="2025-10-23T12:58:00Z" w16du:dateUtc="2025-10-23T10:58:00Z">
            <w:rPr>
              <w:ins w:id="39351" w:author="Oliosi Francesco (GSE)" w:date="2025-10-23T12:34:00Z" w16du:dateUtc="2025-10-23T10:34:00Z"/>
            </w:rPr>
          </w:rPrChange>
        </w:rPr>
        <w:pPrChange w:id="39352"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53" w:author="Oliosi Francesco (GSE)" w:date="2025-10-23T12:34:00Z" w16du:dateUtc="2025-10-23T10:34:00Z">
        <w:r w:rsidRPr="000340ED">
          <w:rPr>
            <w:b/>
            <w:i/>
            <w:sz w:val="22"/>
            <w:szCs w:val="22"/>
            <w:rPrChange w:id="39354" w:author="Oliosi Francesco (GSE)" w:date="2025-10-23T12:58:00Z" w16du:dateUtc="2025-10-23T10:58:00Z">
              <w:rPr>
                <w:b/>
                <w:i/>
              </w:rPr>
            </w:rPrChange>
          </w:rPr>
          <w:t>impianto solare termico</w:t>
        </w:r>
        <w:r w:rsidRPr="000340ED">
          <w:rPr>
            <w:i/>
            <w:sz w:val="22"/>
            <w:szCs w:val="22"/>
            <w:rPrChange w:id="39355" w:author="Oliosi Francesco (GSE)" w:date="2025-10-23T12:58:00Z" w16du:dateUtc="2025-10-23T10:58:00Z">
              <w:rPr>
                <w:i/>
              </w:rPr>
            </w:rPrChange>
          </w:rPr>
          <w:t>: impianto in grado di produrre calore sfruttando la radiazione solare; il calore prodotto può essere utilizzato per la produzione di acqua calda sanitaria, per il riscaldamento degli ambienti, per entrambi gli scopi, oppure per produrre calore di processo in impianti di tipo industriale, agricolo, terziario, ecc.;</w:t>
        </w:r>
      </w:ins>
    </w:p>
    <w:p w14:paraId="6C63E6ED" w14:textId="77777777" w:rsidR="006C472F" w:rsidRPr="000340ED" w:rsidRDefault="006C472F">
      <w:pPr>
        <w:numPr>
          <w:ilvl w:val="0"/>
          <w:numId w:val="589"/>
        </w:numPr>
        <w:autoSpaceDE w:val="0"/>
        <w:autoSpaceDN w:val="0"/>
        <w:adjustRightInd w:val="0"/>
        <w:spacing w:after="120" w:line="276" w:lineRule="auto"/>
        <w:ind w:left="567" w:hanging="424"/>
        <w:jc w:val="both"/>
        <w:rPr>
          <w:ins w:id="39356" w:author="Oliosi Francesco (GSE)" w:date="2025-10-23T12:34:00Z" w16du:dateUtc="2025-10-23T10:34:00Z"/>
          <w:sz w:val="22"/>
          <w:szCs w:val="22"/>
          <w:rPrChange w:id="39357" w:author="Oliosi Francesco (GSE)" w:date="2025-10-23T12:58:00Z" w16du:dateUtc="2025-10-23T10:58:00Z">
            <w:rPr>
              <w:ins w:id="39358" w:author="Oliosi Francesco (GSE)" w:date="2025-10-23T12:34:00Z" w16du:dateUtc="2025-10-23T10:34:00Z"/>
            </w:rPr>
          </w:rPrChange>
        </w:rPr>
        <w:pPrChange w:id="39359"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60" w:author="Oliosi Francesco (GSE)" w:date="2025-10-23T12:34:00Z" w16du:dateUtc="2025-10-23T10:34:00Z">
        <w:r w:rsidRPr="000340ED">
          <w:rPr>
            <w:b/>
            <w:i/>
            <w:sz w:val="22"/>
            <w:szCs w:val="22"/>
            <w:rPrChange w:id="39361" w:author="Oliosi Francesco (GSE)" w:date="2025-10-23T12:58:00Z" w16du:dateUtc="2025-10-23T10:58:00Z">
              <w:rPr>
                <w:b/>
                <w:i/>
              </w:rPr>
            </w:rPrChange>
          </w:rPr>
          <w:t>isolamento termico</w:t>
        </w:r>
        <w:r w:rsidRPr="000340ED">
          <w:rPr>
            <w:i/>
            <w:sz w:val="22"/>
            <w:szCs w:val="22"/>
            <w:rPrChange w:id="39362" w:author="Oliosi Francesco (GSE)" w:date="2025-10-23T12:58:00Z" w16du:dateUtc="2025-10-23T10:58:00Z">
              <w:rPr>
                <w:i/>
              </w:rPr>
            </w:rPrChange>
          </w:rPr>
          <w:t>: componenti e materiali caratterizzati da bassa conducibilità termica installati sulle strutture opache (orizzontali e/o verticali) delimitanti il volume climatizzato dall’ambiente esterno e/o dai volumi interni non climatizzati al fine di contenere le dispersioni termiche;</w:t>
        </w:r>
      </w:ins>
    </w:p>
    <w:p w14:paraId="4F9EFB12" w14:textId="77777777" w:rsidR="006C472F" w:rsidRPr="000340ED" w:rsidRDefault="006C472F">
      <w:pPr>
        <w:numPr>
          <w:ilvl w:val="0"/>
          <w:numId w:val="589"/>
        </w:numPr>
        <w:autoSpaceDE w:val="0"/>
        <w:autoSpaceDN w:val="0"/>
        <w:adjustRightInd w:val="0"/>
        <w:spacing w:after="120" w:line="276" w:lineRule="auto"/>
        <w:ind w:left="567" w:hanging="424"/>
        <w:jc w:val="both"/>
        <w:rPr>
          <w:ins w:id="39363" w:author="Oliosi Francesco (GSE)" w:date="2025-10-23T12:34:00Z" w16du:dateUtc="2025-10-23T10:34:00Z"/>
          <w:sz w:val="22"/>
          <w:szCs w:val="22"/>
          <w:rPrChange w:id="39364" w:author="Oliosi Francesco (GSE)" w:date="2025-10-23T12:58:00Z" w16du:dateUtc="2025-10-23T10:58:00Z">
            <w:rPr>
              <w:ins w:id="39365" w:author="Oliosi Francesco (GSE)" w:date="2025-10-23T12:34:00Z" w16du:dateUtc="2025-10-23T10:34:00Z"/>
            </w:rPr>
          </w:rPrChange>
        </w:rPr>
        <w:pPrChange w:id="39366"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67" w:author="Oliosi Francesco (GSE)" w:date="2025-10-23T12:34:00Z" w16du:dateUtc="2025-10-23T10:34:00Z">
        <w:r w:rsidRPr="000340ED">
          <w:rPr>
            <w:b/>
            <w:sz w:val="22"/>
            <w:szCs w:val="22"/>
            <w:rPrChange w:id="39368" w:author="Oliosi Francesco (GSE)" w:date="2025-10-23T12:58:00Z" w16du:dateUtc="2025-10-23T10:58:00Z">
              <w:rPr>
                <w:b/>
              </w:rPr>
            </w:rPrChange>
          </w:rPr>
          <w:t>misura di miglioramento dell'efficienza energetica</w:t>
        </w:r>
        <w:r w:rsidRPr="000340ED">
          <w:rPr>
            <w:sz w:val="22"/>
            <w:szCs w:val="22"/>
            <w:rPrChange w:id="39369" w:author="Oliosi Francesco (GSE)" w:date="2025-10-23T12:58:00Z" w16du:dateUtc="2025-10-23T10:58:00Z">
              <w:rPr/>
            </w:rPrChange>
          </w:rPr>
          <w:t>: qualsiasi azione che di norma si traduce in miglioramenti dell'efficienza energetica verificabili e misurabili o stimabili; (D.Lgs. 115/08 e s.m.i.)</w:t>
        </w:r>
      </w:ins>
    </w:p>
    <w:p w14:paraId="2112CDD0" w14:textId="77777777" w:rsidR="006C472F" w:rsidRPr="000340ED" w:rsidRDefault="006C472F">
      <w:pPr>
        <w:numPr>
          <w:ilvl w:val="0"/>
          <w:numId w:val="589"/>
        </w:numPr>
        <w:autoSpaceDE w:val="0"/>
        <w:autoSpaceDN w:val="0"/>
        <w:adjustRightInd w:val="0"/>
        <w:spacing w:after="120" w:line="276" w:lineRule="auto"/>
        <w:ind w:left="567" w:hanging="424"/>
        <w:jc w:val="both"/>
        <w:rPr>
          <w:ins w:id="39370" w:author="Oliosi Francesco (GSE)" w:date="2025-10-23T12:34:00Z" w16du:dateUtc="2025-10-23T10:34:00Z"/>
          <w:sz w:val="22"/>
          <w:szCs w:val="22"/>
          <w:rPrChange w:id="39371" w:author="Oliosi Francesco (GSE)" w:date="2025-10-23T12:58:00Z" w16du:dateUtc="2025-10-23T10:58:00Z">
            <w:rPr>
              <w:ins w:id="39372" w:author="Oliosi Francesco (GSE)" w:date="2025-10-23T12:34:00Z" w16du:dateUtc="2025-10-23T10:34:00Z"/>
            </w:rPr>
          </w:rPrChange>
        </w:rPr>
        <w:pPrChange w:id="3937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74" w:author="Oliosi Francesco (GSE)" w:date="2025-10-23T12:34:00Z" w16du:dateUtc="2025-10-23T10:34:00Z">
        <w:r w:rsidRPr="000340ED">
          <w:rPr>
            <w:b/>
            <w:i/>
            <w:sz w:val="22"/>
            <w:szCs w:val="22"/>
            <w:rPrChange w:id="39375" w:author="Oliosi Francesco (GSE)" w:date="2025-10-23T12:58:00Z" w16du:dateUtc="2025-10-23T10:58:00Z">
              <w:rPr>
                <w:b/>
                <w:i/>
              </w:rPr>
            </w:rPrChange>
          </w:rPr>
          <w:t>parete ventilata</w:t>
        </w:r>
        <w:r w:rsidRPr="000340ED">
          <w:rPr>
            <w:i/>
            <w:sz w:val="22"/>
            <w:szCs w:val="22"/>
            <w:rPrChange w:id="39376" w:author="Oliosi Francesco (GSE)" w:date="2025-10-23T12:58:00Z" w16du:dateUtc="2025-10-23T10:58:00Z">
              <w:rPr>
                <w:i/>
              </w:rPr>
            </w:rPrChange>
          </w:rPr>
          <w:t xml:space="preserve">: un tipo di parete in cui è presente un’intercapedine tra il rivestimento e lo strato isolante, progettata in modo tale che l’aria in essa presente possa fluire per effetto camino in modo naturale e/o in modo artificialmente controllato, a seconda delle necessità stagionali e/o giornaliere, al fine di migliorarne le prestazioni energetiche complessive; </w:t>
        </w:r>
      </w:ins>
    </w:p>
    <w:p w14:paraId="696E6A18" w14:textId="77777777" w:rsidR="006C472F" w:rsidRPr="000340ED" w:rsidRDefault="006C472F">
      <w:pPr>
        <w:numPr>
          <w:ilvl w:val="0"/>
          <w:numId w:val="589"/>
        </w:numPr>
        <w:autoSpaceDE w:val="0"/>
        <w:autoSpaceDN w:val="0"/>
        <w:adjustRightInd w:val="0"/>
        <w:spacing w:after="120" w:line="276" w:lineRule="auto"/>
        <w:ind w:left="567" w:hanging="424"/>
        <w:jc w:val="both"/>
        <w:rPr>
          <w:ins w:id="39377" w:author="Oliosi Francesco (GSE)" w:date="2025-10-23T12:34:00Z" w16du:dateUtc="2025-10-23T10:34:00Z"/>
          <w:sz w:val="22"/>
          <w:szCs w:val="22"/>
          <w:rPrChange w:id="39378" w:author="Oliosi Francesco (GSE)" w:date="2025-10-23T12:58:00Z" w16du:dateUtc="2025-10-23T10:58:00Z">
            <w:rPr>
              <w:ins w:id="39379" w:author="Oliosi Francesco (GSE)" w:date="2025-10-23T12:34:00Z" w16du:dateUtc="2025-10-23T10:34:00Z"/>
            </w:rPr>
          </w:rPrChange>
        </w:rPr>
        <w:pPrChange w:id="3938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81" w:author="Oliosi Francesco (GSE)" w:date="2025-10-23T12:34:00Z" w16du:dateUtc="2025-10-23T10:34:00Z">
        <w:r w:rsidRPr="000340ED">
          <w:rPr>
            <w:b/>
            <w:i/>
            <w:sz w:val="22"/>
            <w:szCs w:val="22"/>
            <w:rPrChange w:id="39382" w:author="Oliosi Francesco (GSE)" w:date="2025-10-23T12:58:00Z" w16du:dateUtc="2025-10-23T10:58:00Z">
              <w:rPr>
                <w:b/>
                <w:i/>
              </w:rPr>
            </w:rPrChange>
          </w:rPr>
          <w:t>particella catastale:</w:t>
        </w:r>
        <w:r w:rsidRPr="000340ED">
          <w:rPr>
            <w:i/>
            <w:sz w:val="22"/>
            <w:szCs w:val="22"/>
            <w:rPrChange w:id="39383" w:author="Oliosi Francesco (GSE)" w:date="2025-10-23T12:58:00Z" w16du:dateUtc="2025-10-23T10:58:00Z">
              <w:rPr>
                <w:i/>
              </w:rPr>
            </w:rPrChange>
          </w:rPr>
          <w:t xml:space="preserve"> </w:t>
        </w:r>
        <w:r w:rsidRPr="000340ED">
          <w:rPr>
            <w:rFonts w:cs="Calibri"/>
            <w:i/>
            <w:sz w:val="22"/>
            <w:szCs w:val="22"/>
            <w:rPrChange w:id="39384" w:author="Oliosi Francesco (GSE)" w:date="2025-10-23T12:58:00Z" w16du:dateUtc="2025-10-23T10:58:00Z">
              <w:rPr>
                <w:rFonts w:cs="Calibri"/>
                <w:i/>
              </w:rPr>
            </w:rPrChange>
          </w:rPr>
          <w:t>è detta anche mappale o numero di mappa, rappresenta, all’interno del foglio catastale, una porzione di terreno o il fabbricato e l'eventuale area di pertinenza e viene contrassegnata, tranne rare eccezioni, da un numero; il dato deve essere sempre indicato;</w:t>
        </w:r>
      </w:ins>
    </w:p>
    <w:p w14:paraId="4BE90A23" w14:textId="77777777" w:rsidR="006C472F" w:rsidRPr="000340ED" w:rsidRDefault="006C472F">
      <w:pPr>
        <w:numPr>
          <w:ilvl w:val="0"/>
          <w:numId w:val="589"/>
        </w:numPr>
        <w:autoSpaceDE w:val="0"/>
        <w:autoSpaceDN w:val="0"/>
        <w:adjustRightInd w:val="0"/>
        <w:spacing w:after="120" w:line="276" w:lineRule="auto"/>
        <w:ind w:left="567" w:hanging="424"/>
        <w:jc w:val="both"/>
        <w:rPr>
          <w:ins w:id="39385" w:author="Oliosi Francesco (GSE)" w:date="2025-10-23T12:34:00Z" w16du:dateUtc="2025-10-23T10:34:00Z"/>
          <w:sz w:val="22"/>
          <w:szCs w:val="22"/>
          <w:rPrChange w:id="39386" w:author="Oliosi Francesco (GSE)" w:date="2025-10-23T12:58:00Z" w16du:dateUtc="2025-10-23T10:58:00Z">
            <w:rPr>
              <w:ins w:id="39387" w:author="Oliosi Francesco (GSE)" w:date="2025-10-23T12:34:00Z" w16du:dateUtc="2025-10-23T10:34:00Z"/>
            </w:rPr>
          </w:rPrChange>
        </w:rPr>
        <w:pPrChange w:id="39388"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89" w:author="Oliosi Francesco (GSE)" w:date="2025-10-23T12:34:00Z" w16du:dateUtc="2025-10-23T10:34:00Z">
        <w:r w:rsidRPr="000340ED">
          <w:rPr>
            <w:b/>
            <w:sz w:val="22"/>
            <w:szCs w:val="22"/>
            <w:rPrChange w:id="39390" w:author="Oliosi Francesco (GSE)" w:date="2025-10-23T12:58:00Z" w16du:dateUtc="2025-10-23T10:58:00Z">
              <w:rPr>
                <w:b/>
              </w:rPr>
            </w:rPrChange>
          </w:rPr>
          <w:t xml:space="preserve">pellet di legno: </w:t>
        </w:r>
        <w:r w:rsidRPr="000340ED">
          <w:rPr>
            <w:sz w:val="22"/>
            <w:szCs w:val="22"/>
            <w:rPrChange w:id="39391" w:author="Oliosi Francesco (GSE)" w:date="2025-10-23T12:58:00Z" w16du:dateUtc="2025-10-23T10:58:00Z">
              <w:rPr/>
            </w:rPrChange>
          </w:rPr>
          <w:t xml:space="preserve">biocombustibile addensato generalmente in forma cilindrica, di lunghezza casuale generalmente tra 5 mm e 40 mm e con estremità spezzate ottenuto da biomassa legnosa polverizzata con o senza additivi; (UNI EN 14961-2) </w:t>
        </w:r>
        <w:r w:rsidRPr="000340ED">
          <w:rPr>
            <w:i/>
            <w:sz w:val="22"/>
            <w:szCs w:val="22"/>
            <w:rPrChange w:id="39392" w:author="Oliosi Francesco (GSE)" w:date="2025-10-23T12:58:00Z" w16du:dateUtc="2025-10-23T10:58:00Z">
              <w:rPr>
                <w:i/>
              </w:rPr>
            </w:rPrChange>
          </w:rPr>
          <w:t xml:space="preserve"> </w:t>
        </w:r>
      </w:ins>
    </w:p>
    <w:p w14:paraId="4636BE60" w14:textId="77777777" w:rsidR="006C472F" w:rsidRPr="000340ED" w:rsidRDefault="006C472F">
      <w:pPr>
        <w:numPr>
          <w:ilvl w:val="0"/>
          <w:numId w:val="589"/>
        </w:numPr>
        <w:autoSpaceDE w:val="0"/>
        <w:autoSpaceDN w:val="0"/>
        <w:adjustRightInd w:val="0"/>
        <w:spacing w:after="120" w:line="276" w:lineRule="auto"/>
        <w:ind w:left="567" w:hanging="424"/>
        <w:jc w:val="both"/>
        <w:rPr>
          <w:ins w:id="39393" w:author="Oliosi Francesco (GSE)" w:date="2025-10-23T12:34:00Z" w16du:dateUtc="2025-10-23T10:34:00Z"/>
          <w:sz w:val="22"/>
          <w:szCs w:val="22"/>
          <w:rPrChange w:id="39394" w:author="Oliosi Francesco (GSE)" w:date="2025-10-23T12:58:00Z" w16du:dateUtc="2025-10-23T10:58:00Z">
            <w:rPr>
              <w:ins w:id="39395" w:author="Oliosi Francesco (GSE)" w:date="2025-10-23T12:34:00Z" w16du:dateUtc="2025-10-23T10:34:00Z"/>
            </w:rPr>
          </w:rPrChange>
        </w:rPr>
        <w:pPrChange w:id="39396"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397" w:author="Oliosi Francesco (GSE)" w:date="2025-10-23T12:34:00Z" w16du:dateUtc="2025-10-23T10:34:00Z">
        <w:r w:rsidRPr="000340ED">
          <w:rPr>
            <w:b/>
            <w:i/>
            <w:sz w:val="22"/>
            <w:szCs w:val="22"/>
            <w:rPrChange w:id="39398" w:author="Oliosi Francesco (GSE)" w:date="2025-10-23T12:58:00Z" w16du:dateUtc="2025-10-23T10:58:00Z">
              <w:rPr>
                <w:b/>
                <w:i/>
              </w:rPr>
            </w:rPrChange>
          </w:rPr>
          <w:t>pompa di calore:</w:t>
        </w:r>
        <w:r w:rsidRPr="000340ED">
          <w:rPr>
            <w:i/>
            <w:sz w:val="22"/>
            <w:szCs w:val="22"/>
            <w:rPrChange w:id="39399" w:author="Oliosi Francesco (GSE)" w:date="2025-10-23T12:58:00Z" w16du:dateUtc="2025-10-23T10:58:00Z">
              <w:rPr>
                <w:i/>
              </w:rPr>
            </w:rPrChange>
          </w:rPr>
          <w:t xml:space="preserve"> apparecchio che utilizza un fluido frigorigeno per estrarre calore da un ambiente a temperatura inferiore (c.d. pozzo freddo, ad es. aria esterna, acqua, terreno, altra sorgente a bassa temperatura) e trasferirlo ad un altro ambiente a temperatura più elevata (c.d. pozzo caldo, l’ambiente interno da climatizzare), per assolvere alla funzione di riscaldamento invernale ed, eventualmente, alla produzione di acqua calda sanitaria;</w:t>
        </w:r>
      </w:ins>
    </w:p>
    <w:p w14:paraId="3D3244AA" w14:textId="77777777" w:rsidR="006C472F" w:rsidRPr="000340ED" w:rsidRDefault="006C472F">
      <w:pPr>
        <w:numPr>
          <w:ilvl w:val="0"/>
          <w:numId w:val="589"/>
        </w:numPr>
        <w:autoSpaceDE w:val="0"/>
        <w:autoSpaceDN w:val="0"/>
        <w:adjustRightInd w:val="0"/>
        <w:spacing w:after="120" w:line="276" w:lineRule="auto"/>
        <w:ind w:left="567" w:hanging="424"/>
        <w:jc w:val="both"/>
        <w:rPr>
          <w:ins w:id="39400" w:author="Oliosi Francesco (GSE)" w:date="2025-10-23T12:34:00Z" w16du:dateUtc="2025-10-23T10:34:00Z"/>
          <w:sz w:val="22"/>
          <w:szCs w:val="22"/>
          <w:rPrChange w:id="39401" w:author="Oliosi Francesco (GSE)" w:date="2025-10-23T12:58:00Z" w16du:dateUtc="2025-10-23T10:58:00Z">
            <w:rPr>
              <w:ins w:id="39402" w:author="Oliosi Francesco (GSE)" w:date="2025-10-23T12:34:00Z" w16du:dateUtc="2025-10-23T10:34:00Z"/>
            </w:rPr>
          </w:rPrChange>
        </w:rPr>
        <w:pPrChange w:id="3940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04" w:author="Oliosi Francesco (GSE)" w:date="2025-10-23T12:34:00Z" w16du:dateUtc="2025-10-23T10:34:00Z">
        <w:r w:rsidRPr="000340ED">
          <w:rPr>
            <w:b/>
            <w:i/>
            <w:sz w:val="22"/>
            <w:szCs w:val="22"/>
            <w:rPrChange w:id="39405" w:author="Oliosi Francesco (GSE)" w:date="2025-10-23T12:58:00Z" w16du:dateUtc="2025-10-23T10:58:00Z">
              <w:rPr>
                <w:b/>
                <w:i/>
              </w:rPr>
            </w:rPrChange>
          </w:rPr>
          <w:t>pompa di calore a gas</w:t>
        </w:r>
        <w:r w:rsidRPr="000340ED">
          <w:rPr>
            <w:i/>
            <w:sz w:val="22"/>
            <w:szCs w:val="22"/>
            <w:rPrChange w:id="39406" w:author="Oliosi Francesco (GSE)" w:date="2025-10-23T12:58:00Z" w16du:dateUtc="2025-10-23T10:58:00Z">
              <w:rPr>
                <w:i/>
              </w:rPr>
            </w:rPrChange>
          </w:rPr>
          <w:t>: pompa di calore in cui l’energia (termica) per il compimento del ciclo termodinamico è prodotta dalla combustione di gas (pompe di calore ad assorbimento e ad adsorbimento), oppure pompa di calore in cui l’energia (lavoro) necessaria per il compimento del ciclo termodinamico è fornita da un compressore azionato da un motore endotermico a gas (pompe di calore con motore endotermico);</w:t>
        </w:r>
      </w:ins>
    </w:p>
    <w:p w14:paraId="4C80F4CA" w14:textId="77777777" w:rsidR="006C472F" w:rsidRPr="000340ED" w:rsidRDefault="006C472F">
      <w:pPr>
        <w:numPr>
          <w:ilvl w:val="0"/>
          <w:numId w:val="589"/>
        </w:numPr>
        <w:autoSpaceDE w:val="0"/>
        <w:autoSpaceDN w:val="0"/>
        <w:adjustRightInd w:val="0"/>
        <w:spacing w:after="120" w:line="276" w:lineRule="auto"/>
        <w:ind w:left="567" w:hanging="424"/>
        <w:jc w:val="both"/>
        <w:rPr>
          <w:ins w:id="39407" w:author="Oliosi Francesco (GSE)" w:date="2025-10-23T12:34:00Z" w16du:dateUtc="2025-10-23T10:34:00Z"/>
          <w:sz w:val="22"/>
          <w:szCs w:val="22"/>
          <w:rPrChange w:id="39408" w:author="Oliosi Francesco (GSE)" w:date="2025-10-23T12:58:00Z" w16du:dateUtc="2025-10-23T10:58:00Z">
            <w:rPr>
              <w:ins w:id="39409" w:author="Oliosi Francesco (GSE)" w:date="2025-10-23T12:34:00Z" w16du:dateUtc="2025-10-23T10:34:00Z"/>
            </w:rPr>
          </w:rPrChange>
        </w:rPr>
        <w:pPrChange w:id="3941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11" w:author="Oliosi Francesco (GSE)" w:date="2025-10-23T12:34:00Z" w16du:dateUtc="2025-10-23T10:34:00Z">
        <w:r w:rsidRPr="000340ED">
          <w:rPr>
            <w:b/>
            <w:i/>
            <w:sz w:val="22"/>
            <w:szCs w:val="22"/>
            <w:rPrChange w:id="39412" w:author="Oliosi Francesco (GSE)" w:date="2025-10-23T12:58:00Z" w16du:dateUtc="2025-10-23T10:58:00Z">
              <w:rPr>
                <w:b/>
                <w:i/>
              </w:rPr>
            </w:rPrChange>
          </w:rPr>
          <w:t>pompa di calore elettrica</w:t>
        </w:r>
        <w:r w:rsidRPr="000340ED">
          <w:rPr>
            <w:i/>
            <w:sz w:val="22"/>
            <w:szCs w:val="22"/>
            <w:rPrChange w:id="39413" w:author="Oliosi Francesco (GSE)" w:date="2025-10-23T12:58:00Z" w16du:dateUtc="2025-10-23T10:58:00Z">
              <w:rPr>
                <w:i/>
              </w:rPr>
            </w:rPrChange>
          </w:rPr>
          <w:t>: pompa di calore in cui l’energia (lavoro) necessaria per il compimento del ciclo termodinamico è fornita da un compressore azionato da un motore elettrico;</w:t>
        </w:r>
      </w:ins>
    </w:p>
    <w:p w14:paraId="0A3BCAB8" w14:textId="77777777" w:rsidR="006C472F" w:rsidRPr="000340ED" w:rsidRDefault="006C472F">
      <w:pPr>
        <w:numPr>
          <w:ilvl w:val="0"/>
          <w:numId w:val="589"/>
        </w:numPr>
        <w:autoSpaceDE w:val="0"/>
        <w:autoSpaceDN w:val="0"/>
        <w:adjustRightInd w:val="0"/>
        <w:spacing w:after="120" w:line="276" w:lineRule="auto"/>
        <w:ind w:left="567" w:hanging="424"/>
        <w:jc w:val="both"/>
        <w:rPr>
          <w:ins w:id="39414" w:author="Oliosi Francesco (GSE)" w:date="2025-10-23T12:34:00Z" w16du:dateUtc="2025-10-23T10:34:00Z"/>
          <w:sz w:val="22"/>
          <w:szCs w:val="22"/>
          <w:rPrChange w:id="39415" w:author="Oliosi Francesco (GSE)" w:date="2025-10-23T12:58:00Z" w16du:dateUtc="2025-10-23T10:58:00Z">
            <w:rPr>
              <w:ins w:id="39416" w:author="Oliosi Francesco (GSE)" w:date="2025-10-23T12:34:00Z" w16du:dateUtc="2025-10-23T10:34:00Z"/>
            </w:rPr>
          </w:rPrChange>
        </w:rPr>
        <w:pPrChange w:id="3941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18" w:author="Oliosi Francesco (GSE)" w:date="2025-10-23T12:34:00Z" w16du:dateUtc="2025-10-23T10:34:00Z">
        <w:r w:rsidRPr="000340ED">
          <w:rPr>
            <w:b/>
            <w:i/>
            <w:sz w:val="22"/>
            <w:szCs w:val="22"/>
            <w:rPrChange w:id="39419" w:author="Oliosi Francesco (GSE)" w:date="2025-10-23T12:58:00Z" w16du:dateUtc="2025-10-23T10:58:00Z">
              <w:rPr>
                <w:b/>
                <w:i/>
              </w:rPr>
            </w:rPrChange>
          </w:rPr>
          <w:t>pompa di calore geotermica</w:t>
        </w:r>
        <w:r w:rsidRPr="000340ED">
          <w:rPr>
            <w:i/>
            <w:sz w:val="22"/>
            <w:szCs w:val="22"/>
            <w:rPrChange w:id="39420" w:author="Oliosi Francesco (GSE)" w:date="2025-10-23T12:58:00Z" w16du:dateUtc="2025-10-23T10:58:00Z">
              <w:rPr>
                <w:i/>
              </w:rPr>
            </w:rPrChange>
          </w:rPr>
          <w:t xml:space="preserve">: pompa di calore che estrae calore dal terreno, inclusa  l’acqua di falda, per trasferirlo ad altro ambiente a temperatura più elevata, per assolvere alla funzione di riscaldamento invernale ed, eventualmente, alla produzione di acqua calda sanitaria; il campo geotermico è costituito da sonde geotermiche verticali e/o orizzontali a circuito chiuso; ai fini del </w:t>
        </w:r>
        <w:r w:rsidRPr="000340ED">
          <w:rPr>
            <w:i/>
            <w:sz w:val="22"/>
            <w:szCs w:val="22"/>
            <w:rPrChange w:id="39421" w:author="Oliosi Francesco (GSE)" w:date="2025-10-23T12:58:00Z" w16du:dateUtc="2025-10-23T10:58:00Z">
              <w:rPr>
                <w:i/>
              </w:rPr>
            </w:rPrChange>
          </w:rPr>
          <w:lastRenderedPageBreak/>
          <w:t xml:space="preserve">Decreto, sono esclusi da questa definizione gli impianti a circuito aperto e gli impianti che utilizzano acque superficiali, anche se a circuito chiuso; </w:t>
        </w:r>
      </w:ins>
    </w:p>
    <w:p w14:paraId="32DCA673" w14:textId="77777777" w:rsidR="006C472F" w:rsidRPr="000340ED" w:rsidRDefault="006C472F">
      <w:pPr>
        <w:numPr>
          <w:ilvl w:val="0"/>
          <w:numId w:val="589"/>
        </w:numPr>
        <w:autoSpaceDE w:val="0"/>
        <w:autoSpaceDN w:val="0"/>
        <w:adjustRightInd w:val="0"/>
        <w:spacing w:after="120" w:line="276" w:lineRule="auto"/>
        <w:ind w:left="567" w:hanging="424"/>
        <w:jc w:val="both"/>
        <w:rPr>
          <w:ins w:id="39422" w:author="Oliosi Francesco (GSE)" w:date="2025-10-23T12:34:00Z" w16du:dateUtc="2025-10-23T10:34:00Z"/>
          <w:sz w:val="22"/>
          <w:szCs w:val="22"/>
          <w:rPrChange w:id="39423" w:author="Oliosi Francesco (GSE)" w:date="2025-10-23T12:58:00Z" w16du:dateUtc="2025-10-23T10:58:00Z">
            <w:rPr>
              <w:ins w:id="39424" w:author="Oliosi Francesco (GSE)" w:date="2025-10-23T12:34:00Z" w16du:dateUtc="2025-10-23T10:34:00Z"/>
            </w:rPr>
          </w:rPrChange>
        </w:rPr>
        <w:pPrChange w:id="39425"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26" w:author="Oliosi Francesco (GSE)" w:date="2025-10-23T12:34:00Z" w16du:dateUtc="2025-10-23T10:34:00Z">
        <w:r w:rsidRPr="000340ED">
          <w:rPr>
            <w:b/>
            <w:i/>
            <w:sz w:val="22"/>
            <w:szCs w:val="22"/>
            <w:rPrChange w:id="39427" w:author="Oliosi Francesco (GSE)" w:date="2025-10-23T12:58:00Z" w16du:dateUtc="2025-10-23T10:58:00Z">
              <w:rPr>
                <w:b/>
                <w:i/>
              </w:rPr>
            </w:rPrChange>
          </w:rPr>
          <w:t>Portaltermico (anche Portale)</w:t>
        </w:r>
        <w:r w:rsidRPr="000340ED">
          <w:rPr>
            <w:i/>
            <w:sz w:val="22"/>
            <w:szCs w:val="22"/>
            <w:rPrChange w:id="39428" w:author="Oliosi Francesco (GSE)" w:date="2025-10-23T12:58:00Z" w16du:dateUtc="2025-10-23T10:58:00Z">
              <w:rPr>
                <w:i/>
              </w:rPr>
            </w:rPrChange>
          </w:rPr>
          <w:t xml:space="preserve">: portale informatico dedicato al meccanismo di cui al decreto interministeriale 28 dicembre 2012 </w:t>
        </w:r>
        <w:r w:rsidRPr="000340ED">
          <w:rPr>
            <w:rFonts w:cs="Calibri"/>
            <w:i/>
            <w:sz w:val="22"/>
            <w:szCs w:val="22"/>
            <w:rPrChange w:id="39429" w:author="Oliosi Francesco (GSE)" w:date="2025-10-23T12:58:00Z" w16du:dateUtc="2025-10-23T10:58:00Z">
              <w:rPr>
                <w:rFonts w:cs="Calibri"/>
                <w:i/>
              </w:rPr>
            </w:rPrChange>
          </w:rPr>
          <w:t>“Incentivazione della produzione di energia termica da impianti a fonti rinnovabili ed interventi di efficienza energetica di piccole dimensioni”</w:t>
        </w:r>
        <w:r w:rsidRPr="000340ED">
          <w:rPr>
            <w:i/>
            <w:sz w:val="22"/>
            <w:szCs w:val="22"/>
            <w:rPrChange w:id="39430" w:author="Oliosi Francesco (GSE)" w:date="2025-10-23T12:58:00Z" w16du:dateUtc="2025-10-23T10:58:00Z">
              <w:rPr>
                <w:i/>
              </w:rPr>
            </w:rPrChange>
          </w:rPr>
          <w:t xml:space="preserve"> (c.d. Conto Termico); rappresenta lo strumento di gestione del meccanismo di incentivazione e l’interfaccia tra GSE e i Soggetti che intendono accedere all’incentivo; attraverso il Portale, il Soggetto Responsabile trasmette al GSE la richiesta di incentivazione, corredata della necessaria documentazione, e ne segue l’intero iter di valutazione, compresa la fase di contrattualizzazione e quella di erogazione degli incentivi. Il GSE, salvo dove diversamente e specificamente previsto, utilizza il Portale per la veicolazione delle principali comunicazioni verso il SR;</w:t>
        </w:r>
      </w:ins>
    </w:p>
    <w:p w14:paraId="55EA46B1" w14:textId="77777777" w:rsidR="006C472F" w:rsidRPr="000340ED" w:rsidRDefault="006C472F">
      <w:pPr>
        <w:numPr>
          <w:ilvl w:val="0"/>
          <w:numId w:val="589"/>
        </w:numPr>
        <w:autoSpaceDE w:val="0"/>
        <w:autoSpaceDN w:val="0"/>
        <w:adjustRightInd w:val="0"/>
        <w:spacing w:after="120" w:line="276" w:lineRule="auto"/>
        <w:ind w:left="567" w:hanging="424"/>
        <w:jc w:val="both"/>
        <w:rPr>
          <w:ins w:id="39431" w:author="Oliosi Francesco (GSE)" w:date="2025-10-23T12:34:00Z" w16du:dateUtc="2025-10-23T10:34:00Z"/>
          <w:sz w:val="22"/>
          <w:szCs w:val="22"/>
          <w:rPrChange w:id="39432" w:author="Oliosi Francesco (GSE)" w:date="2025-10-23T12:58:00Z" w16du:dateUtc="2025-10-23T10:58:00Z">
            <w:rPr>
              <w:ins w:id="39433" w:author="Oliosi Francesco (GSE)" w:date="2025-10-23T12:34:00Z" w16du:dateUtc="2025-10-23T10:34:00Z"/>
            </w:rPr>
          </w:rPrChange>
        </w:rPr>
        <w:pPrChange w:id="39434"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35" w:author="Oliosi Francesco (GSE)" w:date="2025-10-23T12:34:00Z" w16du:dateUtc="2025-10-23T10:34:00Z">
        <w:r w:rsidRPr="000340ED">
          <w:rPr>
            <w:b/>
            <w:sz w:val="22"/>
            <w:szCs w:val="22"/>
            <w:rPrChange w:id="39436" w:author="Oliosi Francesco (GSE)" w:date="2025-10-23T12:58:00Z" w16du:dateUtc="2025-10-23T10:58:00Z">
              <w:rPr>
                <w:b/>
              </w:rPr>
            </w:rPrChange>
          </w:rPr>
          <w:t>potenza termica del focolare di un generatore di calore</w:t>
        </w:r>
        <w:r w:rsidRPr="000340ED">
          <w:rPr>
            <w:sz w:val="22"/>
            <w:szCs w:val="22"/>
            <w:rPrChange w:id="39437" w:author="Oliosi Francesco (GSE)" w:date="2025-10-23T12:58:00Z" w16du:dateUtc="2025-10-23T10:58:00Z">
              <w:rPr/>
            </w:rPrChange>
          </w:rPr>
          <w:t>: prodotto del potere calorifico inferiore (p.c.i.) del combustibile impiegato e della portata di combustibile bruciato; l'unità di misura utilizzata è il kW</w:t>
        </w:r>
        <w:r w:rsidRPr="000340ED">
          <w:rPr>
            <w:sz w:val="22"/>
            <w:szCs w:val="22"/>
            <w:vertAlign w:val="subscript"/>
            <w:rPrChange w:id="39438" w:author="Oliosi Francesco (GSE)" w:date="2025-10-23T12:58:00Z" w16du:dateUtc="2025-10-23T10:58:00Z">
              <w:rPr>
                <w:vertAlign w:val="subscript"/>
              </w:rPr>
            </w:rPrChange>
          </w:rPr>
          <w:t>t</w:t>
        </w:r>
        <w:r w:rsidRPr="000340ED">
          <w:rPr>
            <w:sz w:val="22"/>
            <w:szCs w:val="22"/>
            <w:rPrChange w:id="39439" w:author="Oliosi Francesco (GSE)" w:date="2025-10-23T12:58:00Z" w16du:dateUtc="2025-10-23T10:58:00Z">
              <w:rPr/>
            </w:rPrChange>
          </w:rPr>
          <w:t>; (D.P.R. 412/93);</w:t>
        </w:r>
      </w:ins>
    </w:p>
    <w:p w14:paraId="17A6E7FE" w14:textId="77777777" w:rsidR="006C472F" w:rsidRPr="000340ED" w:rsidRDefault="006C472F">
      <w:pPr>
        <w:numPr>
          <w:ilvl w:val="0"/>
          <w:numId w:val="589"/>
        </w:numPr>
        <w:autoSpaceDE w:val="0"/>
        <w:autoSpaceDN w:val="0"/>
        <w:adjustRightInd w:val="0"/>
        <w:spacing w:after="120" w:line="276" w:lineRule="auto"/>
        <w:ind w:left="567" w:hanging="424"/>
        <w:jc w:val="both"/>
        <w:rPr>
          <w:ins w:id="39440" w:author="Oliosi Francesco (GSE)" w:date="2025-10-23T12:34:00Z" w16du:dateUtc="2025-10-23T10:34:00Z"/>
          <w:sz w:val="22"/>
          <w:szCs w:val="22"/>
          <w:rPrChange w:id="39441" w:author="Oliosi Francesco (GSE)" w:date="2025-10-23T12:58:00Z" w16du:dateUtc="2025-10-23T10:58:00Z">
            <w:rPr>
              <w:ins w:id="39442" w:author="Oliosi Francesco (GSE)" w:date="2025-10-23T12:34:00Z" w16du:dateUtc="2025-10-23T10:34:00Z"/>
            </w:rPr>
          </w:rPrChange>
        </w:rPr>
        <w:pPrChange w:id="3944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44" w:author="Oliosi Francesco (GSE)" w:date="2025-10-23T12:34:00Z" w16du:dateUtc="2025-10-23T10:34:00Z">
        <w:r w:rsidRPr="000340ED">
          <w:rPr>
            <w:b/>
            <w:i/>
            <w:sz w:val="22"/>
            <w:szCs w:val="22"/>
            <w:rPrChange w:id="39445" w:author="Oliosi Francesco (GSE)" w:date="2025-10-23T12:58:00Z" w16du:dateUtc="2025-10-23T10:58:00Z">
              <w:rPr>
                <w:b/>
                <w:i/>
              </w:rPr>
            </w:rPrChange>
          </w:rPr>
          <w:t>potenza termica utile di un generatore di calore</w:t>
        </w:r>
        <w:r w:rsidRPr="000340ED">
          <w:rPr>
            <w:i/>
            <w:sz w:val="22"/>
            <w:szCs w:val="22"/>
            <w:rPrChange w:id="39446" w:author="Oliosi Francesco (GSE)" w:date="2025-10-23T12:58:00Z" w16du:dateUtc="2025-10-23T10:58:00Z">
              <w:rPr>
                <w:i/>
              </w:rPr>
            </w:rPrChange>
          </w:rPr>
          <w:t>: la quantità di calore trasferita nell'unità di tempo al fluido termovettore, corrispondente alla potenza termica del focolare diminuita della potenza termica persa al camino e, solamente per le caldaie, della potenza termica scambiata dall'involucro del generatore con l'ambiente; l'unità di misura utilizzata è il kW</w:t>
        </w:r>
        <w:r w:rsidRPr="000340ED">
          <w:rPr>
            <w:i/>
            <w:sz w:val="22"/>
            <w:szCs w:val="22"/>
            <w:vertAlign w:val="subscript"/>
            <w:rPrChange w:id="39447" w:author="Oliosi Francesco (GSE)" w:date="2025-10-23T12:58:00Z" w16du:dateUtc="2025-10-23T10:58:00Z">
              <w:rPr>
                <w:i/>
                <w:vertAlign w:val="subscript"/>
              </w:rPr>
            </w:rPrChange>
          </w:rPr>
          <w:t>t</w:t>
        </w:r>
        <w:r w:rsidRPr="000340ED">
          <w:rPr>
            <w:i/>
            <w:sz w:val="22"/>
            <w:szCs w:val="22"/>
            <w:rPrChange w:id="39448" w:author="Oliosi Francesco (GSE)" w:date="2025-10-23T12:58:00Z" w16du:dateUtc="2025-10-23T10:58:00Z">
              <w:rPr>
                <w:i/>
              </w:rPr>
            </w:rPrChange>
          </w:rPr>
          <w:t>;</w:t>
        </w:r>
        <w:r w:rsidRPr="000340ED">
          <w:rPr>
            <w:b/>
            <w:i/>
            <w:sz w:val="22"/>
            <w:szCs w:val="22"/>
            <w:rPrChange w:id="39449" w:author="Oliosi Francesco (GSE)" w:date="2025-10-23T12:58:00Z" w16du:dateUtc="2025-10-23T10:58:00Z">
              <w:rPr>
                <w:b/>
                <w:i/>
              </w:rPr>
            </w:rPrChange>
          </w:rPr>
          <w:t xml:space="preserve"> </w:t>
        </w:r>
      </w:ins>
    </w:p>
    <w:p w14:paraId="791EC021" w14:textId="77777777" w:rsidR="006C472F" w:rsidRPr="000340ED" w:rsidRDefault="006C472F">
      <w:pPr>
        <w:numPr>
          <w:ilvl w:val="0"/>
          <w:numId w:val="589"/>
        </w:numPr>
        <w:autoSpaceDE w:val="0"/>
        <w:autoSpaceDN w:val="0"/>
        <w:adjustRightInd w:val="0"/>
        <w:spacing w:after="120" w:line="276" w:lineRule="auto"/>
        <w:ind w:left="567" w:hanging="424"/>
        <w:jc w:val="both"/>
        <w:rPr>
          <w:ins w:id="39450" w:author="Oliosi Francesco (GSE)" w:date="2025-10-23T12:34:00Z" w16du:dateUtc="2025-10-23T10:34:00Z"/>
          <w:sz w:val="22"/>
          <w:szCs w:val="22"/>
          <w:rPrChange w:id="39451" w:author="Oliosi Francesco (GSE)" w:date="2025-10-23T12:58:00Z" w16du:dateUtc="2025-10-23T10:58:00Z">
            <w:rPr>
              <w:ins w:id="39452" w:author="Oliosi Francesco (GSE)" w:date="2025-10-23T12:34:00Z" w16du:dateUtc="2025-10-23T10:34:00Z"/>
            </w:rPr>
          </w:rPrChange>
        </w:rPr>
        <w:pPrChange w:id="3945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54" w:author="Oliosi Francesco (GSE)" w:date="2025-10-23T12:34:00Z" w16du:dateUtc="2025-10-23T10:34:00Z">
        <w:r w:rsidRPr="000340ED">
          <w:rPr>
            <w:b/>
            <w:i/>
            <w:sz w:val="22"/>
            <w:szCs w:val="22"/>
            <w:rPrChange w:id="39455" w:author="Oliosi Francesco (GSE)" w:date="2025-10-23T12:58:00Z" w16du:dateUtc="2025-10-23T10:58:00Z">
              <w:rPr>
                <w:b/>
                <w:i/>
              </w:rPr>
            </w:rPrChange>
          </w:rPr>
          <w:t>rendimento termico utile (per caldaie a biomassa):</w:t>
        </w:r>
        <w:r w:rsidRPr="000340ED">
          <w:rPr>
            <w:i/>
            <w:sz w:val="22"/>
            <w:szCs w:val="22"/>
            <w:rPrChange w:id="39456" w:author="Oliosi Francesco (GSE)" w:date="2025-10-23T12:58:00Z" w16du:dateUtc="2025-10-23T10:58:00Z">
              <w:rPr>
                <w:i/>
              </w:rPr>
            </w:rPrChange>
          </w:rPr>
          <w:t xml:space="preserve"> rapporto, espresso in percentuale, tra la quantità di energia utile fornita al fluido termovettore e la quantità di energia immessa nell’apparecchio con il combustibile, in un dato tempo;</w:t>
        </w:r>
      </w:ins>
    </w:p>
    <w:p w14:paraId="2BBDAF6B" w14:textId="77777777" w:rsidR="006C472F" w:rsidRPr="000340ED" w:rsidRDefault="006C472F">
      <w:pPr>
        <w:numPr>
          <w:ilvl w:val="0"/>
          <w:numId w:val="589"/>
        </w:numPr>
        <w:autoSpaceDE w:val="0"/>
        <w:autoSpaceDN w:val="0"/>
        <w:adjustRightInd w:val="0"/>
        <w:spacing w:after="120" w:line="276" w:lineRule="auto"/>
        <w:ind w:left="567" w:hanging="424"/>
        <w:jc w:val="both"/>
        <w:rPr>
          <w:ins w:id="39457" w:author="Oliosi Francesco (GSE)" w:date="2025-10-23T12:34:00Z" w16du:dateUtc="2025-10-23T10:34:00Z"/>
          <w:sz w:val="22"/>
          <w:szCs w:val="22"/>
          <w:rPrChange w:id="39458" w:author="Oliosi Francesco (GSE)" w:date="2025-10-23T12:58:00Z" w16du:dateUtc="2025-10-23T10:58:00Z">
            <w:rPr>
              <w:ins w:id="39459" w:author="Oliosi Francesco (GSE)" w:date="2025-10-23T12:34:00Z" w16du:dateUtc="2025-10-23T10:34:00Z"/>
            </w:rPr>
          </w:rPrChange>
        </w:rPr>
        <w:pPrChange w:id="3946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61" w:author="Oliosi Francesco (GSE)" w:date="2025-10-23T12:34:00Z" w16du:dateUtc="2025-10-23T10:34:00Z">
        <w:r w:rsidRPr="000340ED">
          <w:rPr>
            <w:b/>
            <w:i/>
            <w:sz w:val="22"/>
            <w:szCs w:val="22"/>
            <w:rPrChange w:id="39462" w:author="Oliosi Francesco (GSE)" w:date="2025-10-23T12:58:00Z" w16du:dateUtc="2025-10-23T10:58:00Z">
              <w:rPr>
                <w:b/>
                <w:i/>
              </w:rPr>
            </w:rPrChange>
          </w:rPr>
          <w:t>rendimento termico utile (per stufe e termocamini a pellet, termocamini a legna e stufe a legna):</w:t>
        </w:r>
        <w:r w:rsidRPr="000340ED">
          <w:rPr>
            <w:i/>
            <w:sz w:val="22"/>
            <w:szCs w:val="22"/>
            <w:rPrChange w:id="39463" w:author="Oliosi Francesco (GSE)" w:date="2025-10-23T12:58:00Z" w16du:dateUtc="2025-10-23T10:58:00Z">
              <w:rPr>
                <w:i/>
              </w:rPr>
            </w:rPrChange>
          </w:rPr>
          <w:t xml:space="preserve"> rapporto, espresso in percentuale, tra la energia termica globale resa (all’ambiente e al componente per il riscaldamento dell’acqua, ove presente) e la energia termica totale introdotta (quantità di energia che il combustibile fornisce all’apparecchio), in un dato tempo;  </w:t>
        </w:r>
      </w:ins>
    </w:p>
    <w:p w14:paraId="26FF7869" w14:textId="77777777" w:rsidR="006C472F" w:rsidRPr="000340ED" w:rsidRDefault="006C472F">
      <w:pPr>
        <w:numPr>
          <w:ilvl w:val="0"/>
          <w:numId w:val="589"/>
        </w:numPr>
        <w:autoSpaceDE w:val="0"/>
        <w:autoSpaceDN w:val="0"/>
        <w:adjustRightInd w:val="0"/>
        <w:spacing w:after="120" w:line="276" w:lineRule="auto"/>
        <w:ind w:left="567" w:hanging="424"/>
        <w:jc w:val="both"/>
        <w:rPr>
          <w:ins w:id="39464" w:author="Oliosi Francesco (GSE)" w:date="2025-10-23T12:34:00Z" w16du:dateUtc="2025-10-23T10:34:00Z"/>
          <w:sz w:val="22"/>
          <w:szCs w:val="22"/>
          <w:rPrChange w:id="39465" w:author="Oliosi Francesco (GSE)" w:date="2025-10-23T12:58:00Z" w16du:dateUtc="2025-10-23T10:58:00Z">
            <w:rPr>
              <w:ins w:id="39466" w:author="Oliosi Francesco (GSE)" w:date="2025-10-23T12:34:00Z" w16du:dateUtc="2025-10-23T10:34:00Z"/>
            </w:rPr>
          </w:rPrChange>
        </w:rPr>
        <w:pPrChange w:id="3946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68" w:author="Oliosi Francesco (GSE)" w:date="2025-10-23T12:34:00Z" w16du:dateUtc="2025-10-23T10:34:00Z">
        <w:r w:rsidRPr="000340ED">
          <w:rPr>
            <w:b/>
            <w:i/>
            <w:sz w:val="22"/>
            <w:szCs w:val="22"/>
            <w:rPrChange w:id="39469" w:author="Oliosi Francesco (GSE)" w:date="2025-10-23T12:58:00Z" w16du:dateUtc="2025-10-23T10:58:00Z">
              <w:rPr>
                <w:b/>
                <w:i/>
              </w:rPr>
            </w:rPrChange>
          </w:rPr>
          <w:t>scaldacqua a pompa di calore:</w:t>
        </w:r>
        <w:r w:rsidRPr="000340ED">
          <w:rPr>
            <w:i/>
            <w:sz w:val="22"/>
            <w:szCs w:val="22"/>
            <w:rPrChange w:id="39470" w:author="Oliosi Francesco (GSE)" w:date="2025-10-23T12:58:00Z" w16du:dateUtc="2025-10-23T10:58:00Z">
              <w:rPr>
                <w:i/>
              </w:rPr>
            </w:rPrChange>
          </w:rPr>
          <w:t xml:space="preserve"> apparecchio che sfrutta la tecnologia della pompa di calore elettrica per la produzione di acqua calda sanitaria; l’apparecchio contiene un serbatoio di accumulo, o è ad esso connesso;</w:t>
        </w:r>
      </w:ins>
    </w:p>
    <w:p w14:paraId="31BB1422" w14:textId="77777777" w:rsidR="006C472F" w:rsidRPr="000340ED" w:rsidRDefault="006C472F">
      <w:pPr>
        <w:numPr>
          <w:ilvl w:val="0"/>
          <w:numId w:val="589"/>
        </w:numPr>
        <w:autoSpaceDE w:val="0"/>
        <w:autoSpaceDN w:val="0"/>
        <w:adjustRightInd w:val="0"/>
        <w:spacing w:after="120" w:line="276" w:lineRule="auto"/>
        <w:ind w:left="567" w:hanging="424"/>
        <w:jc w:val="both"/>
        <w:rPr>
          <w:ins w:id="39471" w:author="Oliosi Francesco (GSE)" w:date="2025-10-23T12:34:00Z" w16du:dateUtc="2025-10-23T10:34:00Z"/>
          <w:sz w:val="22"/>
          <w:szCs w:val="22"/>
          <w:rPrChange w:id="39472" w:author="Oliosi Francesco (GSE)" w:date="2025-10-23T12:58:00Z" w16du:dateUtc="2025-10-23T10:58:00Z">
            <w:rPr>
              <w:ins w:id="39473" w:author="Oliosi Francesco (GSE)" w:date="2025-10-23T12:34:00Z" w16du:dateUtc="2025-10-23T10:34:00Z"/>
            </w:rPr>
          </w:rPrChange>
        </w:rPr>
        <w:pPrChange w:id="39474"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75" w:author="Oliosi Francesco (GSE)" w:date="2025-10-23T12:34:00Z" w16du:dateUtc="2025-10-23T10:34:00Z">
        <w:r w:rsidRPr="000340ED">
          <w:rPr>
            <w:b/>
            <w:i/>
            <w:sz w:val="22"/>
            <w:szCs w:val="22"/>
            <w:rPrChange w:id="39476" w:author="Oliosi Francesco (GSE)" w:date="2025-10-23T12:58:00Z" w16du:dateUtc="2025-10-23T10:58:00Z">
              <w:rPr>
                <w:b/>
                <w:i/>
              </w:rPr>
            </w:rPrChange>
          </w:rPr>
          <w:t>scaldacqua elettrico</w:t>
        </w:r>
        <w:r w:rsidRPr="000340ED">
          <w:rPr>
            <w:i/>
            <w:sz w:val="22"/>
            <w:szCs w:val="22"/>
            <w:rPrChange w:id="39477" w:author="Oliosi Francesco (GSE)" w:date="2025-10-23T12:58:00Z" w16du:dateUtc="2025-10-23T10:58:00Z">
              <w:rPr>
                <w:i/>
              </w:rPr>
            </w:rPrChange>
          </w:rPr>
          <w:t>: sistema di produzione, esclusivamente tramite resistenza elettrica (effetto Joule), di acqua calda sanitaria;</w:t>
        </w:r>
      </w:ins>
    </w:p>
    <w:p w14:paraId="71003AD5" w14:textId="77777777" w:rsidR="006C472F" w:rsidRPr="000340ED" w:rsidRDefault="006C472F">
      <w:pPr>
        <w:numPr>
          <w:ilvl w:val="0"/>
          <w:numId w:val="589"/>
        </w:numPr>
        <w:autoSpaceDE w:val="0"/>
        <w:autoSpaceDN w:val="0"/>
        <w:adjustRightInd w:val="0"/>
        <w:spacing w:after="120" w:line="276" w:lineRule="auto"/>
        <w:ind w:left="567" w:hanging="424"/>
        <w:jc w:val="both"/>
        <w:rPr>
          <w:ins w:id="39478" w:author="Oliosi Francesco (GSE)" w:date="2025-10-23T12:34:00Z" w16du:dateUtc="2025-10-23T10:34:00Z"/>
          <w:sz w:val="22"/>
          <w:szCs w:val="22"/>
          <w:rPrChange w:id="39479" w:author="Oliosi Francesco (GSE)" w:date="2025-10-23T12:58:00Z" w16du:dateUtc="2025-10-23T10:58:00Z">
            <w:rPr>
              <w:ins w:id="39480" w:author="Oliosi Francesco (GSE)" w:date="2025-10-23T12:34:00Z" w16du:dateUtc="2025-10-23T10:34:00Z"/>
            </w:rPr>
          </w:rPrChange>
        </w:rPr>
        <w:pPrChange w:id="3948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82" w:author="Oliosi Francesco (GSE)" w:date="2025-10-23T12:34:00Z" w16du:dateUtc="2025-10-23T10:34:00Z">
        <w:r w:rsidRPr="000340ED">
          <w:rPr>
            <w:b/>
            <w:i/>
            <w:sz w:val="22"/>
            <w:szCs w:val="22"/>
            <w:rPrChange w:id="39483" w:author="Oliosi Francesco (GSE)" w:date="2025-10-23T12:58:00Z" w16du:dateUtc="2025-10-23T10:58:00Z">
              <w:rPr>
                <w:b/>
                <w:i/>
              </w:rPr>
            </w:rPrChange>
          </w:rPr>
          <w:t>scheda-tecnica:</w:t>
        </w:r>
        <w:r w:rsidRPr="000340ED">
          <w:rPr>
            <w:i/>
            <w:sz w:val="22"/>
            <w:szCs w:val="22"/>
            <w:rPrChange w:id="39484" w:author="Oliosi Francesco (GSE)" w:date="2025-10-23T12:58:00Z" w16du:dateUtc="2025-10-23T10:58:00Z">
              <w:rPr>
                <w:i/>
              </w:rPr>
            </w:rPrChange>
          </w:rPr>
          <w:t xml:space="preserve"> scheda contenente i dati anagrafici dell’edificio e le caratteristiche tecniche del sistema edificio-impianto e degli interventi; costituisce, insieme con la richiesta di concessione dell’incentivo, la scheda-domanda; è compilata, a cura del SR, direttamente sul Portale;</w:t>
        </w:r>
      </w:ins>
    </w:p>
    <w:p w14:paraId="30DDFF75" w14:textId="77777777" w:rsidR="006C472F" w:rsidRPr="000340ED" w:rsidRDefault="006C472F">
      <w:pPr>
        <w:numPr>
          <w:ilvl w:val="0"/>
          <w:numId w:val="589"/>
        </w:numPr>
        <w:autoSpaceDE w:val="0"/>
        <w:autoSpaceDN w:val="0"/>
        <w:adjustRightInd w:val="0"/>
        <w:spacing w:after="120" w:line="276" w:lineRule="auto"/>
        <w:ind w:left="567" w:hanging="424"/>
        <w:jc w:val="both"/>
        <w:rPr>
          <w:ins w:id="39485" w:author="Oliosi Francesco (GSE)" w:date="2025-10-23T12:34:00Z" w16du:dateUtc="2025-10-23T10:34:00Z"/>
          <w:sz w:val="22"/>
          <w:szCs w:val="22"/>
          <w:rPrChange w:id="39486" w:author="Oliosi Francesco (GSE)" w:date="2025-10-23T12:58:00Z" w16du:dateUtc="2025-10-23T10:58:00Z">
            <w:rPr>
              <w:ins w:id="39487" w:author="Oliosi Francesco (GSE)" w:date="2025-10-23T12:34:00Z" w16du:dateUtc="2025-10-23T10:34:00Z"/>
            </w:rPr>
          </w:rPrChange>
        </w:rPr>
        <w:pPrChange w:id="39488"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89" w:author="Oliosi Francesco (GSE)" w:date="2025-10-23T12:34:00Z" w16du:dateUtc="2025-10-23T10:34:00Z">
        <w:r w:rsidRPr="000340ED">
          <w:rPr>
            <w:b/>
            <w:i/>
            <w:sz w:val="22"/>
            <w:szCs w:val="22"/>
            <w:rPrChange w:id="39490" w:author="Oliosi Francesco (GSE)" w:date="2025-10-23T12:58:00Z" w16du:dateUtc="2025-10-23T10:58:00Z">
              <w:rPr>
                <w:b/>
                <w:i/>
              </w:rPr>
            </w:rPrChange>
          </w:rPr>
          <w:t>scheda tecnica dei componenti installati:</w:t>
        </w:r>
        <w:r w:rsidRPr="000340ED">
          <w:rPr>
            <w:i/>
            <w:sz w:val="22"/>
            <w:szCs w:val="22"/>
            <w:rPrChange w:id="39491" w:author="Oliosi Francesco (GSE)" w:date="2025-10-23T12:58:00Z" w16du:dateUtc="2025-10-23T10:58:00Z">
              <w:rPr>
                <w:i/>
              </w:rPr>
            </w:rPrChange>
          </w:rPr>
          <w:t xml:space="preserve"> si intende la certificazione di conformità del prodotto o dei componenti rilasciata dal produttore; </w:t>
        </w:r>
      </w:ins>
    </w:p>
    <w:p w14:paraId="4F9DEB91" w14:textId="77777777" w:rsidR="006C472F" w:rsidRPr="000340ED" w:rsidRDefault="006C472F">
      <w:pPr>
        <w:numPr>
          <w:ilvl w:val="0"/>
          <w:numId w:val="589"/>
        </w:numPr>
        <w:autoSpaceDE w:val="0"/>
        <w:autoSpaceDN w:val="0"/>
        <w:adjustRightInd w:val="0"/>
        <w:spacing w:after="120" w:line="276" w:lineRule="auto"/>
        <w:ind w:left="567" w:hanging="424"/>
        <w:jc w:val="both"/>
        <w:rPr>
          <w:ins w:id="39492" w:author="Oliosi Francesco (GSE)" w:date="2025-10-23T12:34:00Z" w16du:dateUtc="2025-10-23T10:34:00Z"/>
          <w:sz w:val="22"/>
          <w:szCs w:val="22"/>
          <w:rPrChange w:id="39493" w:author="Oliosi Francesco (GSE)" w:date="2025-10-23T12:58:00Z" w16du:dateUtc="2025-10-23T10:58:00Z">
            <w:rPr>
              <w:ins w:id="39494" w:author="Oliosi Francesco (GSE)" w:date="2025-10-23T12:34:00Z" w16du:dateUtc="2025-10-23T10:34:00Z"/>
            </w:rPr>
          </w:rPrChange>
        </w:rPr>
        <w:pPrChange w:id="39495"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496" w:author="Oliosi Francesco (GSE)" w:date="2025-10-23T12:34:00Z" w16du:dateUtc="2025-10-23T10:34:00Z">
        <w:r w:rsidRPr="000340ED">
          <w:rPr>
            <w:b/>
            <w:i/>
            <w:sz w:val="22"/>
            <w:szCs w:val="22"/>
            <w:rPrChange w:id="39497" w:author="Oliosi Francesco (GSE)" w:date="2025-10-23T12:58:00Z" w16du:dateUtc="2025-10-23T10:58:00Z">
              <w:rPr>
                <w:b/>
                <w:i/>
              </w:rPr>
            </w:rPrChange>
          </w:rPr>
          <w:t>serra</w:t>
        </w:r>
        <w:r w:rsidRPr="000340ED">
          <w:rPr>
            <w:i/>
            <w:sz w:val="22"/>
            <w:szCs w:val="22"/>
            <w:rPrChange w:id="39498" w:author="Oliosi Francesco (GSE)" w:date="2025-10-23T12:58:00Z" w16du:dateUtc="2025-10-23T10:58:00Z">
              <w:rPr>
                <w:i/>
              </w:rPr>
            </w:rPrChange>
          </w:rPr>
          <w:t>: manufatto adibito permanentemente, per tutta la durata degli incentivi, a serra dedicata alle coltivazioni agricole o alla floricoltura; la struttura della serra, in metallo, legno o muratura, fissa ed ancorata al terreno, deve essere chiusa per consentire il mantenimento della climatizzazione interna (la chiusura può essere eventualmente rimovibile stagionalmente);</w:t>
        </w:r>
      </w:ins>
    </w:p>
    <w:p w14:paraId="41C83AE6" w14:textId="77777777" w:rsidR="006C472F" w:rsidRPr="000340ED" w:rsidRDefault="006C472F">
      <w:pPr>
        <w:numPr>
          <w:ilvl w:val="0"/>
          <w:numId w:val="589"/>
        </w:numPr>
        <w:autoSpaceDE w:val="0"/>
        <w:autoSpaceDN w:val="0"/>
        <w:adjustRightInd w:val="0"/>
        <w:spacing w:after="120" w:line="276" w:lineRule="auto"/>
        <w:ind w:left="567" w:hanging="424"/>
        <w:jc w:val="both"/>
        <w:rPr>
          <w:ins w:id="39499" w:author="Oliosi Francesco (GSE)" w:date="2025-10-23T12:34:00Z" w16du:dateUtc="2025-10-23T10:34:00Z"/>
          <w:sz w:val="22"/>
          <w:szCs w:val="22"/>
          <w:rPrChange w:id="39500" w:author="Oliosi Francesco (GSE)" w:date="2025-10-23T12:58:00Z" w16du:dateUtc="2025-10-23T10:58:00Z">
            <w:rPr>
              <w:ins w:id="39501" w:author="Oliosi Francesco (GSE)" w:date="2025-10-23T12:34:00Z" w16du:dateUtc="2025-10-23T10:34:00Z"/>
            </w:rPr>
          </w:rPrChange>
        </w:rPr>
        <w:pPrChange w:id="39502"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03" w:author="Oliosi Francesco (GSE)" w:date="2025-10-23T12:34:00Z" w16du:dateUtc="2025-10-23T10:34:00Z">
        <w:r w:rsidRPr="000340ED">
          <w:rPr>
            <w:b/>
            <w:sz w:val="22"/>
            <w:szCs w:val="22"/>
            <w:rPrChange w:id="39504" w:author="Oliosi Francesco (GSE)" w:date="2025-10-23T12:58:00Z" w16du:dateUtc="2025-10-23T10:58:00Z">
              <w:rPr>
                <w:b/>
              </w:rPr>
            </w:rPrChange>
          </w:rPr>
          <w:t>servizio energetico</w:t>
        </w:r>
        <w:r w:rsidRPr="000340ED">
          <w:rPr>
            <w:sz w:val="22"/>
            <w:szCs w:val="22"/>
            <w:rPrChange w:id="39505" w:author="Oliosi Francesco (GSE)" w:date="2025-10-23T12:58:00Z" w16du:dateUtc="2025-10-23T10:58:00Z">
              <w:rPr/>
            </w:rPrChange>
          </w:rPr>
          <w:t xml:space="preserve">: la prestazione materiale, l'utilità o il vantaggio derivante dalla combinazione di energia con tecnologie ovvero con operazioni che utilizzano efficacemente l'energia, che possono includere le attività di gestione, di manutenzione e di controllo necessarie alla prestazione del servizio, </w:t>
        </w:r>
        <w:r w:rsidRPr="000340ED">
          <w:rPr>
            <w:sz w:val="22"/>
            <w:szCs w:val="22"/>
            <w:rPrChange w:id="39506" w:author="Oliosi Francesco (GSE)" w:date="2025-10-23T12:58:00Z" w16du:dateUtc="2025-10-23T10:58:00Z">
              <w:rPr/>
            </w:rPrChange>
          </w:rPr>
          <w:lastRenderedPageBreak/>
          <w:t>la cui fornitura è effettuata sulla base di un contratto e che in circostanze normali ha dimostrato di portare a miglioramenti dell'efficienza energetica e a risparmi energetici primari verificabili e misurabili o stimabili; (D.Lgs. 115/08 e s.m.i.)</w:t>
        </w:r>
      </w:ins>
    </w:p>
    <w:p w14:paraId="08E26C95" w14:textId="77777777" w:rsidR="006C472F" w:rsidRPr="000340ED" w:rsidRDefault="006C472F">
      <w:pPr>
        <w:numPr>
          <w:ilvl w:val="0"/>
          <w:numId w:val="589"/>
        </w:numPr>
        <w:autoSpaceDE w:val="0"/>
        <w:autoSpaceDN w:val="0"/>
        <w:adjustRightInd w:val="0"/>
        <w:spacing w:after="120" w:line="276" w:lineRule="auto"/>
        <w:ind w:left="567" w:hanging="424"/>
        <w:jc w:val="both"/>
        <w:rPr>
          <w:ins w:id="39507" w:author="Oliosi Francesco (GSE)" w:date="2025-10-23T12:34:00Z" w16du:dateUtc="2025-10-23T10:34:00Z"/>
          <w:sz w:val="22"/>
          <w:szCs w:val="22"/>
          <w:rPrChange w:id="39508" w:author="Oliosi Francesco (GSE)" w:date="2025-10-23T12:58:00Z" w16du:dateUtc="2025-10-23T10:58:00Z">
            <w:rPr>
              <w:ins w:id="39509" w:author="Oliosi Francesco (GSE)" w:date="2025-10-23T12:34:00Z" w16du:dateUtc="2025-10-23T10:34:00Z"/>
            </w:rPr>
          </w:rPrChange>
        </w:rPr>
        <w:pPrChange w:id="3951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11" w:author="Oliosi Francesco (GSE)" w:date="2025-10-23T12:34:00Z" w16du:dateUtc="2025-10-23T10:34:00Z">
        <w:r w:rsidRPr="000340ED">
          <w:rPr>
            <w:b/>
            <w:i/>
            <w:sz w:val="22"/>
            <w:szCs w:val="22"/>
            <w:rPrChange w:id="39512" w:author="Oliosi Francesco (GSE)" w:date="2025-10-23T12:58:00Z" w16du:dateUtc="2025-10-23T10:58:00Z">
              <w:rPr>
                <w:b/>
                <w:i/>
              </w:rPr>
            </w:rPrChange>
          </w:rPr>
          <w:t>sistema DEC (Desiccant Evaporative Cooling)</w:t>
        </w:r>
        <w:r w:rsidRPr="000340ED">
          <w:rPr>
            <w:i/>
            <w:sz w:val="22"/>
            <w:szCs w:val="22"/>
            <w:rPrChange w:id="39513" w:author="Oliosi Francesco (GSE)" w:date="2025-10-23T12:58:00Z" w16du:dateUtc="2025-10-23T10:58:00Z">
              <w:rPr>
                <w:i/>
              </w:rPr>
            </w:rPrChange>
          </w:rPr>
          <w:t>: sistema a circuito aperto per trattare l'aria prelevata dall'ambiente esterno, raffreddandola, ai fini della climatizzazione (estiva) di un ambiente interno; combina processi di deumidificazione e di raffreddamento evaporativo;</w:t>
        </w:r>
      </w:ins>
    </w:p>
    <w:p w14:paraId="7ED3A557" w14:textId="49A2919F" w:rsidR="00007118" w:rsidRPr="00007118" w:rsidRDefault="00007118">
      <w:pPr>
        <w:numPr>
          <w:ilvl w:val="0"/>
          <w:numId w:val="589"/>
        </w:numPr>
        <w:autoSpaceDE w:val="0"/>
        <w:autoSpaceDN w:val="0"/>
        <w:adjustRightInd w:val="0"/>
        <w:spacing w:after="120" w:line="276" w:lineRule="auto"/>
        <w:ind w:left="567" w:hanging="424"/>
        <w:jc w:val="both"/>
        <w:rPr>
          <w:ins w:id="39514" w:author="Oliosi Francesco (GSE)" w:date="2025-10-23T15:21:00Z" w16du:dateUtc="2025-10-23T13:21:00Z"/>
          <w:b/>
          <w:bCs/>
          <w:i/>
          <w:iCs/>
          <w:sz w:val="22"/>
          <w:szCs w:val="22"/>
          <w:highlight w:val="yellow"/>
          <w:rPrChange w:id="39515" w:author="Oliosi Francesco (GSE)" w:date="2025-10-23T15:21:00Z" w16du:dateUtc="2025-10-23T13:21:00Z">
            <w:rPr>
              <w:ins w:id="39516" w:author="Oliosi Francesco (GSE)" w:date="2025-10-23T15:21:00Z" w16du:dateUtc="2025-10-23T13:21:00Z"/>
              <w:b/>
              <w:i/>
              <w:sz w:val="22"/>
              <w:szCs w:val="22"/>
            </w:rPr>
          </w:rPrChange>
        </w:rPr>
      </w:pPr>
      <w:ins w:id="39517" w:author="Oliosi Francesco (GSE)" w:date="2025-10-23T15:21:00Z" w16du:dateUtc="2025-10-23T13:21:00Z">
        <w:r w:rsidRPr="00007118">
          <w:rPr>
            <w:b/>
            <w:bCs/>
            <w:i/>
            <w:iCs/>
            <w:sz w:val="22"/>
            <w:szCs w:val="22"/>
            <w:highlight w:val="yellow"/>
            <w:rPrChange w:id="39518" w:author="Oliosi Francesco (GSE)" w:date="2025-10-23T15:21:00Z" w16du:dateUtc="2025-10-23T13:21:00Z">
              <w:rPr>
                <w:sz w:val="22"/>
                <w:szCs w:val="22"/>
              </w:rPr>
            </w:rPrChange>
          </w:rPr>
          <w:t>sistema di teleriscaldamento</w:t>
        </w:r>
        <w:r>
          <w:rPr>
            <w:b/>
            <w:bCs/>
            <w:i/>
            <w:iCs/>
            <w:sz w:val="22"/>
            <w:szCs w:val="22"/>
            <w:highlight w:val="yellow"/>
          </w:rPr>
          <w:t xml:space="preserve"> (TLR)</w:t>
        </w:r>
        <w:r w:rsidRPr="00007118">
          <w:rPr>
            <w:b/>
            <w:bCs/>
            <w:i/>
            <w:iCs/>
            <w:sz w:val="22"/>
            <w:szCs w:val="22"/>
            <w:highlight w:val="yellow"/>
            <w:rPrChange w:id="39519" w:author="Oliosi Francesco (GSE)" w:date="2025-10-23T15:21:00Z" w16du:dateUtc="2025-10-23T13:21:00Z">
              <w:rPr>
                <w:sz w:val="22"/>
                <w:szCs w:val="22"/>
              </w:rPr>
            </w:rPrChange>
          </w:rPr>
          <w:t xml:space="preserve">: </w:t>
        </w:r>
      </w:ins>
    </w:p>
    <w:p w14:paraId="4E6AC51C" w14:textId="7EAEBB91" w:rsidR="00007118" w:rsidRPr="00007118" w:rsidRDefault="00007118">
      <w:pPr>
        <w:numPr>
          <w:ilvl w:val="0"/>
          <w:numId w:val="589"/>
        </w:numPr>
        <w:autoSpaceDE w:val="0"/>
        <w:autoSpaceDN w:val="0"/>
        <w:adjustRightInd w:val="0"/>
        <w:spacing w:after="120" w:line="276" w:lineRule="auto"/>
        <w:ind w:left="567" w:hanging="424"/>
        <w:jc w:val="both"/>
        <w:rPr>
          <w:ins w:id="39520" w:author="Oliosi Francesco (GSE)" w:date="2025-10-23T15:21:00Z" w16du:dateUtc="2025-10-23T13:21:00Z"/>
          <w:b/>
          <w:bCs/>
          <w:i/>
          <w:iCs/>
          <w:sz w:val="22"/>
          <w:szCs w:val="22"/>
          <w:highlight w:val="yellow"/>
          <w:rPrChange w:id="39521" w:author="Oliosi Francesco (GSE)" w:date="2025-10-23T15:22:00Z" w16du:dateUtc="2025-10-23T13:22:00Z">
            <w:rPr>
              <w:ins w:id="39522" w:author="Oliosi Francesco (GSE)" w:date="2025-10-23T15:21:00Z" w16du:dateUtc="2025-10-23T13:21:00Z"/>
              <w:b/>
              <w:i/>
              <w:sz w:val="22"/>
              <w:szCs w:val="22"/>
            </w:rPr>
          </w:rPrChange>
        </w:rPr>
      </w:pPr>
      <w:ins w:id="39523" w:author="Oliosi Francesco (GSE)" w:date="2025-10-23T15:21:00Z" w16du:dateUtc="2025-10-23T13:21:00Z">
        <w:r w:rsidRPr="00007118">
          <w:rPr>
            <w:b/>
            <w:bCs/>
            <w:i/>
            <w:iCs/>
            <w:sz w:val="22"/>
            <w:szCs w:val="22"/>
            <w:highlight w:val="yellow"/>
            <w:rPrChange w:id="39524" w:author="Oliosi Francesco (GSE)" w:date="2025-10-23T15:22:00Z" w16du:dateUtc="2025-10-23T13:22:00Z">
              <w:rPr>
                <w:sz w:val="22"/>
                <w:szCs w:val="22"/>
              </w:rPr>
            </w:rPrChange>
          </w:rPr>
          <w:t>sistema di teleriscaldamento efficiente</w:t>
        </w:r>
      </w:ins>
      <w:ins w:id="39525" w:author="Oliosi Francesco (GSE)" w:date="2025-10-23T15:22:00Z" w16du:dateUtc="2025-10-23T13:22:00Z">
        <w:r w:rsidRPr="00007118">
          <w:rPr>
            <w:b/>
            <w:bCs/>
            <w:i/>
            <w:iCs/>
            <w:sz w:val="22"/>
            <w:szCs w:val="22"/>
            <w:highlight w:val="yellow"/>
          </w:rPr>
          <w:t xml:space="preserve"> (</w:t>
        </w:r>
        <w:r w:rsidRPr="00007118">
          <w:rPr>
            <w:rFonts w:ascii="Calibri" w:eastAsia="Calibri" w:hAnsi="Calibri" w:cs="Arial"/>
            <w:b/>
            <w:bCs/>
            <w:i/>
            <w:iCs/>
            <w:sz w:val="22"/>
            <w:szCs w:val="22"/>
            <w:highlight w:val="yellow"/>
            <w:rPrChange w:id="39526" w:author="Oliosi Francesco (GSE)" w:date="2025-10-23T15:22:00Z" w16du:dateUtc="2025-10-23T13:22:00Z">
              <w:rPr>
                <w:rFonts w:ascii="Calibri" w:eastAsia="Calibri" w:hAnsi="Calibri" w:cs="Arial"/>
                <w:sz w:val="22"/>
                <w:szCs w:val="22"/>
                <w:highlight w:val="yellow"/>
              </w:rPr>
            </w:rPrChange>
          </w:rPr>
          <w:t>Dlgs 199/21)</w:t>
        </w:r>
        <w:r w:rsidRPr="00007118">
          <w:rPr>
            <w:b/>
            <w:bCs/>
            <w:i/>
            <w:iCs/>
            <w:sz w:val="22"/>
            <w:szCs w:val="22"/>
            <w:highlight w:val="yellow"/>
            <w:rPrChange w:id="39527" w:author="Oliosi Francesco (GSE)" w:date="2025-10-23T15:22:00Z" w16du:dateUtc="2025-10-23T13:22:00Z">
              <w:rPr>
                <w:sz w:val="22"/>
                <w:szCs w:val="22"/>
              </w:rPr>
            </w:rPrChange>
          </w:rPr>
          <w:t>:</w:t>
        </w:r>
      </w:ins>
    </w:p>
    <w:p w14:paraId="716C50A4" w14:textId="77777777" w:rsidR="006C472F" w:rsidRPr="000340ED" w:rsidRDefault="006C472F">
      <w:pPr>
        <w:numPr>
          <w:ilvl w:val="0"/>
          <w:numId w:val="589"/>
        </w:numPr>
        <w:autoSpaceDE w:val="0"/>
        <w:autoSpaceDN w:val="0"/>
        <w:adjustRightInd w:val="0"/>
        <w:spacing w:after="120" w:line="276" w:lineRule="auto"/>
        <w:ind w:left="567" w:hanging="424"/>
        <w:jc w:val="both"/>
        <w:rPr>
          <w:ins w:id="39528" w:author="Oliosi Francesco (GSE)" w:date="2025-10-23T12:34:00Z" w16du:dateUtc="2025-10-23T10:34:00Z"/>
          <w:sz w:val="22"/>
          <w:szCs w:val="22"/>
          <w:rPrChange w:id="39529" w:author="Oliosi Francesco (GSE)" w:date="2025-10-23T12:58:00Z" w16du:dateUtc="2025-10-23T10:58:00Z">
            <w:rPr>
              <w:ins w:id="39530" w:author="Oliosi Francesco (GSE)" w:date="2025-10-23T12:34:00Z" w16du:dateUtc="2025-10-23T10:34:00Z"/>
            </w:rPr>
          </w:rPrChange>
        </w:rPr>
        <w:pPrChange w:id="3953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32" w:author="Oliosi Francesco (GSE)" w:date="2025-10-23T12:34:00Z" w16du:dateUtc="2025-10-23T10:34:00Z">
        <w:r w:rsidRPr="000340ED">
          <w:rPr>
            <w:b/>
            <w:i/>
            <w:sz w:val="22"/>
            <w:szCs w:val="22"/>
            <w:rPrChange w:id="39533" w:author="Oliosi Francesco (GSE)" w:date="2025-10-23T12:58:00Z" w16du:dateUtc="2025-10-23T10:58:00Z">
              <w:rPr>
                <w:b/>
                <w:i/>
              </w:rPr>
            </w:rPrChange>
          </w:rPr>
          <w:t>solar cooling:</w:t>
        </w:r>
        <w:r w:rsidRPr="000340ED">
          <w:rPr>
            <w:i/>
            <w:sz w:val="22"/>
            <w:szCs w:val="22"/>
            <w:rPrChange w:id="39534" w:author="Oliosi Francesco (GSE)" w:date="2025-10-23T12:58:00Z" w16du:dateUtc="2025-10-23T10:58:00Z">
              <w:rPr>
                <w:i/>
              </w:rPr>
            </w:rPrChange>
          </w:rPr>
          <w:t xml:space="preserve"> per impianto solar cooling si intende un impianto costituito da un campo solare (collettori solari termici) e da una macchina frigorifera (ad assorbimento, a adsorbimento, sistemi DEC) che ha l’obiettivo di convertire l’energia termica ricavata dal campo solare in energia frigorifera per la climatizzazione estiva di edifici o per la produzione di fluidi refrigerati di processo;</w:t>
        </w:r>
        <w:r w:rsidRPr="000340ED">
          <w:rPr>
            <w:sz w:val="22"/>
            <w:szCs w:val="22"/>
            <w:rPrChange w:id="39535" w:author="Oliosi Francesco (GSE)" w:date="2025-10-23T12:58:00Z" w16du:dateUtc="2025-10-23T10:58:00Z">
              <w:rPr/>
            </w:rPrChange>
          </w:rPr>
          <w:t xml:space="preserve"> </w:t>
        </w:r>
      </w:ins>
    </w:p>
    <w:p w14:paraId="635E8C7A" w14:textId="77777777" w:rsidR="006C472F" w:rsidRPr="000340ED" w:rsidRDefault="006C472F">
      <w:pPr>
        <w:numPr>
          <w:ilvl w:val="0"/>
          <w:numId w:val="589"/>
        </w:numPr>
        <w:autoSpaceDE w:val="0"/>
        <w:autoSpaceDN w:val="0"/>
        <w:adjustRightInd w:val="0"/>
        <w:spacing w:after="120" w:line="276" w:lineRule="auto"/>
        <w:ind w:left="567" w:hanging="424"/>
        <w:jc w:val="both"/>
        <w:rPr>
          <w:ins w:id="39536" w:author="Oliosi Francesco (GSE)" w:date="2025-10-23T12:34:00Z" w16du:dateUtc="2025-10-23T10:34:00Z"/>
          <w:sz w:val="22"/>
          <w:szCs w:val="22"/>
          <w:rPrChange w:id="39537" w:author="Oliosi Francesco (GSE)" w:date="2025-10-23T12:58:00Z" w16du:dateUtc="2025-10-23T10:58:00Z">
            <w:rPr>
              <w:ins w:id="39538" w:author="Oliosi Francesco (GSE)" w:date="2025-10-23T12:34:00Z" w16du:dateUtc="2025-10-23T10:34:00Z"/>
            </w:rPr>
          </w:rPrChange>
        </w:rPr>
        <w:pPrChange w:id="39539"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40" w:author="Oliosi Francesco (GSE)" w:date="2025-10-23T12:34:00Z" w16du:dateUtc="2025-10-23T10:34:00Z">
        <w:r w:rsidRPr="000340ED">
          <w:rPr>
            <w:b/>
            <w:sz w:val="22"/>
            <w:szCs w:val="22"/>
            <w:rPrChange w:id="39541" w:author="Oliosi Francesco (GSE)" w:date="2025-10-23T12:58:00Z" w16du:dateUtc="2025-10-23T10:58:00Z">
              <w:rPr>
                <w:b/>
              </w:rPr>
            </w:rPrChange>
          </w:rPr>
          <w:t>sostituzione di un generatore di calore</w:t>
        </w:r>
        <w:r w:rsidRPr="000340ED">
          <w:rPr>
            <w:sz w:val="22"/>
            <w:szCs w:val="22"/>
            <w:rPrChange w:id="39542" w:author="Oliosi Francesco (GSE)" w:date="2025-10-23T12:58:00Z" w16du:dateUtc="2025-10-23T10:58:00Z">
              <w:rPr/>
            </w:rPrChange>
          </w:rPr>
          <w:t>: rimozione di un vecchio generatore e l'installazione di un altro nuovo, di potenza termica non superiore di più del 10% della potenza del generatore</w:t>
        </w:r>
        <w:r w:rsidRPr="000340ED">
          <w:rPr>
            <w:sz w:val="22"/>
            <w:szCs w:val="22"/>
            <w:rPrChange w:id="39543" w:author="Oliosi Francesco (GSE)" w:date="2025-10-23T12:58:00Z" w16du:dateUtc="2025-10-23T10:58:00Z">
              <w:rPr/>
            </w:rPrChange>
          </w:rPr>
          <w:br/>
          <w:t>sostituito, destinato a erogare energia termica alle medesime utenze; (DM 22 novembre 2012);</w:t>
        </w:r>
      </w:ins>
    </w:p>
    <w:p w14:paraId="3D40098D" w14:textId="77777777" w:rsidR="006C472F" w:rsidRPr="000340ED" w:rsidRDefault="006C472F">
      <w:pPr>
        <w:numPr>
          <w:ilvl w:val="0"/>
          <w:numId w:val="589"/>
        </w:numPr>
        <w:autoSpaceDE w:val="0"/>
        <w:autoSpaceDN w:val="0"/>
        <w:adjustRightInd w:val="0"/>
        <w:spacing w:after="120" w:line="276" w:lineRule="auto"/>
        <w:ind w:left="567" w:hanging="424"/>
        <w:jc w:val="both"/>
        <w:rPr>
          <w:ins w:id="39544" w:author="Oliosi Francesco (GSE)" w:date="2025-10-23T12:34:00Z" w16du:dateUtc="2025-10-23T10:34:00Z"/>
          <w:sz w:val="22"/>
          <w:szCs w:val="22"/>
          <w:rPrChange w:id="39545" w:author="Oliosi Francesco (GSE)" w:date="2025-10-23T12:58:00Z" w16du:dateUtc="2025-10-23T10:58:00Z">
            <w:rPr>
              <w:ins w:id="39546" w:author="Oliosi Francesco (GSE)" w:date="2025-10-23T12:34:00Z" w16du:dateUtc="2025-10-23T10:34:00Z"/>
            </w:rPr>
          </w:rPrChange>
        </w:rPr>
        <w:pPrChange w:id="3954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48" w:author="Oliosi Francesco (GSE)" w:date="2025-10-23T12:34:00Z" w16du:dateUtc="2025-10-23T10:34:00Z">
        <w:r w:rsidRPr="000340ED">
          <w:rPr>
            <w:b/>
            <w:i/>
            <w:sz w:val="22"/>
            <w:szCs w:val="22"/>
            <w:rPrChange w:id="39549" w:author="Oliosi Francesco (GSE)" w:date="2025-10-23T12:58:00Z" w16du:dateUtc="2025-10-23T10:58:00Z">
              <w:rPr>
                <w:b/>
                <w:i/>
              </w:rPr>
            </w:rPrChange>
          </w:rPr>
          <w:t>stufa (a legna o a pellet)</w:t>
        </w:r>
        <w:r w:rsidRPr="000340ED">
          <w:rPr>
            <w:i/>
            <w:sz w:val="22"/>
            <w:szCs w:val="22"/>
            <w:rPrChange w:id="39550" w:author="Oliosi Francesco (GSE)" w:date="2025-10-23T12:58:00Z" w16du:dateUtc="2025-10-23T10:58:00Z">
              <w:rPr>
                <w:i/>
              </w:rPr>
            </w:rPrChange>
          </w:rPr>
          <w:t>: apparecchio indipendente per riscaldamento di ambienti, eventuali produzione di acqua calda (se dotato di caldaia) e funzioni accessorie (es. cottura cibi), funzionante con porta del focolare normalmente chiusa; diffonde il calore per irraggiamento e/o convezione; può essere alimentato a legna o a pellet di legno con caricamento manuale o automatico;</w:t>
        </w:r>
      </w:ins>
    </w:p>
    <w:p w14:paraId="5CBB28E8" w14:textId="77777777" w:rsidR="006C472F" w:rsidRPr="000340ED" w:rsidRDefault="006C472F">
      <w:pPr>
        <w:numPr>
          <w:ilvl w:val="0"/>
          <w:numId w:val="589"/>
        </w:numPr>
        <w:autoSpaceDE w:val="0"/>
        <w:autoSpaceDN w:val="0"/>
        <w:adjustRightInd w:val="0"/>
        <w:spacing w:after="120" w:line="276" w:lineRule="auto"/>
        <w:ind w:left="567" w:hanging="424"/>
        <w:jc w:val="both"/>
        <w:rPr>
          <w:ins w:id="39551" w:author="Oliosi Francesco (GSE)" w:date="2025-10-23T12:34:00Z" w16du:dateUtc="2025-10-23T10:34:00Z"/>
          <w:sz w:val="22"/>
          <w:szCs w:val="22"/>
          <w:rPrChange w:id="39552" w:author="Oliosi Francesco (GSE)" w:date="2025-10-23T12:58:00Z" w16du:dateUtc="2025-10-23T10:58:00Z">
            <w:rPr>
              <w:ins w:id="39553" w:author="Oliosi Francesco (GSE)" w:date="2025-10-23T12:34:00Z" w16du:dateUtc="2025-10-23T10:34:00Z"/>
            </w:rPr>
          </w:rPrChange>
        </w:rPr>
        <w:pPrChange w:id="39554"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55" w:author="Oliosi Francesco (GSE)" w:date="2025-10-23T12:34:00Z" w16du:dateUtc="2025-10-23T10:34:00Z">
        <w:r w:rsidRPr="000340ED">
          <w:rPr>
            <w:b/>
            <w:i/>
            <w:sz w:val="22"/>
            <w:szCs w:val="22"/>
            <w:rPrChange w:id="39556" w:author="Oliosi Francesco (GSE)" w:date="2025-10-23T12:58:00Z" w16du:dateUtc="2025-10-23T10:58:00Z">
              <w:rPr>
                <w:b/>
                <w:i/>
              </w:rPr>
            </w:rPrChange>
          </w:rPr>
          <w:t>subalterno:</w:t>
        </w:r>
        <w:r w:rsidRPr="000340ED">
          <w:rPr>
            <w:i/>
            <w:sz w:val="22"/>
            <w:szCs w:val="22"/>
            <w:rPrChange w:id="39557" w:author="Oliosi Francesco (GSE)" w:date="2025-10-23T12:58:00Z" w16du:dateUtc="2025-10-23T10:58:00Z">
              <w:rPr>
                <w:i/>
              </w:rPr>
            </w:rPrChange>
          </w:rPr>
          <w:t xml:space="preserve"> per il catasto fabbricati, dove presente, identifica un bene immobile, compresa la singola unità immobiliare esistente su una particella. L’unità immobiliare urbana è l’elemento minimo inventariabile che ha autonomia reddituale e funzionale. Generalmente, nell’ipotesi di un intero fabbricato, ciascuna unità immobiliare è identificata da un proprio subalterno. Qualora il fabbricato sia costituito da un’unica unità immobiliare, il subalterno potrebbe essere assente. Il dato, qualora esistente, deve sempre essere indicato per l’univoca identificazione della singola unità immobiliare. Per il catasto terreni, dove presente, si riferisce essenzialmente ai fabbricati rurali;</w:t>
        </w:r>
      </w:ins>
    </w:p>
    <w:p w14:paraId="131D3F73" w14:textId="77777777" w:rsidR="006C472F" w:rsidRPr="000340ED" w:rsidRDefault="006C472F">
      <w:pPr>
        <w:numPr>
          <w:ilvl w:val="0"/>
          <w:numId w:val="589"/>
        </w:numPr>
        <w:autoSpaceDE w:val="0"/>
        <w:autoSpaceDN w:val="0"/>
        <w:adjustRightInd w:val="0"/>
        <w:spacing w:after="120" w:line="276" w:lineRule="auto"/>
        <w:ind w:left="567" w:hanging="424"/>
        <w:jc w:val="both"/>
        <w:rPr>
          <w:ins w:id="39558" w:author="Oliosi Francesco (GSE)" w:date="2025-10-23T12:34:00Z" w16du:dateUtc="2025-10-23T10:34:00Z"/>
          <w:sz w:val="22"/>
          <w:szCs w:val="22"/>
          <w:rPrChange w:id="39559" w:author="Oliosi Francesco (GSE)" w:date="2025-10-23T12:58:00Z" w16du:dateUtc="2025-10-23T10:58:00Z">
            <w:rPr>
              <w:ins w:id="39560" w:author="Oliosi Francesco (GSE)" w:date="2025-10-23T12:34:00Z" w16du:dateUtc="2025-10-23T10:34:00Z"/>
            </w:rPr>
          </w:rPrChange>
        </w:rPr>
        <w:pPrChange w:id="3956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57"/>
            <w:jc w:val="both"/>
          </w:pPr>
        </w:pPrChange>
      </w:pPr>
      <w:ins w:id="39562" w:author="Oliosi Francesco (GSE)" w:date="2025-10-23T12:34:00Z" w16du:dateUtc="2025-10-23T10:34:00Z">
        <w:r w:rsidRPr="000340ED">
          <w:rPr>
            <w:b/>
            <w:i/>
            <w:sz w:val="22"/>
            <w:szCs w:val="22"/>
            <w:rPrChange w:id="39563" w:author="Oliosi Francesco (GSE)" w:date="2025-10-23T12:58:00Z" w16du:dateUtc="2025-10-23T10:58:00Z">
              <w:rPr>
                <w:b/>
                <w:i/>
              </w:rPr>
            </w:rPrChange>
          </w:rPr>
          <w:t>teleriscaldamento (rete di):</w:t>
        </w:r>
        <w:r w:rsidRPr="000340ED">
          <w:rPr>
            <w:i/>
            <w:sz w:val="22"/>
            <w:szCs w:val="22"/>
            <w:rPrChange w:id="39564" w:author="Oliosi Francesco (GSE)" w:date="2025-10-23T12:58:00Z" w16du:dateUtc="2025-10-23T10:58:00Z">
              <w:rPr>
                <w:i/>
              </w:rPr>
            </w:rPrChange>
          </w:rPr>
          <w:t xml:space="preserve"> rete di tubazioni che distribuisce energia termica in forma di vapore o acqua calda, dall'unità di generazione verso una pluralità di edifici o siti, per il riscaldamento di spazi. Devono essere soddisfatte tutte le seguenti condizioni:</w:t>
        </w:r>
      </w:ins>
    </w:p>
    <w:p w14:paraId="34775217" w14:textId="4241A51B" w:rsidR="000340ED" w:rsidRDefault="000340ED" w:rsidP="000340ED">
      <w:pPr>
        <w:pStyle w:val="Paragrafoelenco"/>
        <w:numPr>
          <w:ilvl w:val="0"/>
          <w:numId w:val="592"/>
        </w:numPr>
        <w:spacing w:after="120"/>
        <w:ind w:left="1134" w:hanging="283"/>
        <w:jc w:val="both"/>
        <w:rPr>
          <w:ins w:id="39565" w:author="Oliosi Francesco (GSE)" w:date="2025-10-23T13:07:00Z" w16du:dateUtc="2025-10-23T11:07:00Z"/>
          <w:i/>
          <w:sz w:val="22"/>
          <w:szCs w:val="22"/>
        </w:rPr>
      </w:pPr>
      <w:ins w:id="39566" w:author="Oliosi Francesco (GSE)" w:date="2025-10-23T13:07:00Z">
        <w:r w:rsidRPr="000340ED">
          <w:rPr>
            <w:i/>
            <w:sz w:val="22"/>
            <w:szCs w:val="22"/>
          </w:rPr>
          <w:t>la rete deve svilupparsi su terreni pubblici ovvero su più terreni privati, in ogni caso non esclusivamente riconducibili all'operatore;</w:t>
        </w:r>
      </w:ins>
    </w:p>
    <w:p w14:paraId="2CF2E745" w14:textId="03499FC0" w:rsidR="000340ED" w:rsidRPr="000340ED" w:rsidRDefault="000340ED" w:rsidP="000340ED">
      <w:pPr>
        <w:pStyle w:val="Paragrafoelenco"/>
        <w:numPr>
          <w:ilvl w:val="0"/>
          <w:numId w:val="592"/>
        </w:numPr>
        <w:spacing w:after="120"/>
        <w:ind w:left="1134" w:hanging="283"/>
        <w:jc w:val="both"/>
        <w:rPr>
          <w:ins w:id="39567" w:author="Oliosi Francesco (GSE)" w:date="2025-10-23T13:07:00Z" w16du:dateUtc="2025-10-23T11:07:00Z"/>
          <w:i/>
          <w:sz w:val="22"/>
          <w:szCs w:val="22"/>
        </w:rPr>
      </w:pPr>
      <w:ins w:id="39568" w:author="Oliosi Francesco (GSE)" w:date="2025-10-23T13:07:00Z">
        <w:r w:rsidRPr="000340ED">
          <w:rPr>
            <w:i/>
            <w:iCs/>
            <w:sz w:val="22"/>
            <w:szCs w:val="22"/>
          </w:rPr>
          <w:t>l'allacciamento alla rete deve avvenire mediante dispositivi dotati di appositi strumenti di misura che consentano la contabilizzazione e la periodica fatturazione agli utenti del servizio ai sensi del decreto ministeriale 24 ottobre 2000 n. 370 e successive modifiche ed integrazioni;</w:t>
        </w:r>
      </w:ins>
    </w:p>
    <w:p w14:paraId="12518AC1" w14:textId="507B5B89" w:rsidR="000340ED" w:rsidRPr="000340ED" w:rsidRDefault="000340ED">
      <w:pPr>
        <w:pStyle w:val="Paragrafoelenco"/>
        <w:numPr>
          <w:ilvl w:val="0"/>
          <w:numId w:val="592"/>
        </w:numPr>
        <w:spacing w:after="120"/>
        <w:ind w:left="1134" w:hanging="283"/>
        <w:jc w:val="both"/>
        <w:rPr>
          <w:ins w:id="39569" w:author="Oliosi Francesco (GSE)" w:date="2025-10-23T13:05:00Z" w16du:dateUtc="2025-10-23T11:05:00Z"/>
          <w:i/>
          <w:sz w:val="22"/>
          <w:szCs w:val="22"/>
          <w:rPrChange w:id="39570" w:author="Oliosi Francesco (GSE)" w:date="2025-10-23T13:07:00Z" w16du:dateUtc="2025-10-23T11:07:00Z">
            <w:rPr>
              <w:ins w:id="39571" w:author="Oliosi Francesco (GSE)" w:date="2025-10-23T13:05:00Z" w16du:dateUtc="2025-10-23T11:05:00Z"/>
            </w:rPr>
          </w:rPrChange>
        </w:rPr>
        <w:pPrChange w:id="39572" w:author="Oliosi Francesco (GSE)" w:date="2025-10-23T13:07:00Z" w16du:dateUtc="2025-10-23T11:07:00Z">
          <w:pPr>
            <w:spacing w:after="120"/>
            <w:ind w:left="993" w:hanging="284"/>
            <w:jc w:val="both"/>
          </w:pPr>
        </w:pPrChange>
      </w:pPr>
      <w:ins w:id="39573" w:author="Oliosi Francesco (GSE)" w:date="2025-10-23T13:07:00Z" w16du:dateUtc="2025-10-23T11:07:00Z">
        <w:r w:rsidRPr="000340ED">
          <w:rPr>
            <w:i/>
            <w:sz w:val="22"/>
            <w:szCs w:val="22"/>
          </w:rPr>
          <w:t>la cessione dell'energia termica deve riguardare Utenti del servizio diversi da Soggetti o pertinenze riconducibili all'operatore e deve essere regolata da contratti di somministrazione, atti a disciplinare le condizioni tecniche ed economiche di fornitura;</w:t>
        </w:r>
      </w:ins>
    </w:p>
    <w:p w14:paraId="713341BA" w14:textId="77777777" w:rsidR="006C472F" w:rsidRPr="000340ED" w:rsidRDefault="006C472F">
      <w:pPr>
        <w:numPr>
          <w:ilvl w:val="0"/>
          <w:numId w:val="589"/>
        </w:numPr>
        <w:autoSpaceDE w:val="0"/>
        <w:autoSpaceDN w:val="0"/>
        <w:adjustRightInd w:val="0"/>
        <w:spacing w:after="120" w:line="276" w:lineRule="auto"/>
        <w:ind w:left="567" w:hanging="424"/>
        <w:jc w:val="both"/>
        <w:rPr>
          <w:ins w:id="39574" w:author="Oliosi Francesco (GSE)" w:date="2025-10-23T12:34:00Z" w16du:dateUtc="2025-10-23T10:34:00Z"/>
          <w:i/>
          <w:sz w:val="22"/>
          <w:szCs w:val="22"/>
          <w:rPrChange w:id="39575" w:author="Oliosi Francesco (GSE)" w:date="2025-10-23T12:58:00Z" w16du:dateUtc="2025-10-23T10:58:00Z">
            <w:rPr>
              <w:ins w:id="39576" w:author="Oliosi Francesco (GSE)" w:date="2025-10-23T12:34:00Z" w16du:dateUtc="2025-10-23T10:34:00Z"/>
              <w:i/>
            </w:rPr>
          </w:rPrChange>
        </w:rPr>
        <w:pPrChange w:id="3957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78" w:author="Oliosi Francesco (GSE)" w:date="2025-10-23T12:34:00Z" w16du:dateUtc="2025-10-23T10:34:00Z">
        <w:r w:rsidRPr="000340ED">
          <w:rPr>
            <w:b/>
            <w:i/>
            <w:sz w:val="22"/>
            <w:szCs w:val="22"/>
            <w:rPrChange w:id="39579" w:author="Oliosi Francesco (GSE)" w:date="2025-10-23T12:58:00Z" w16du:dateUtc="2025-10-23T10:58:00Z">
              <w:rPr>
                <w:b/>
                <w:i/>
              </w:rPr>
            </w:rPrChange>
          </w:rPr>
          <w:t>termocamino (a legna o a pellet)</w:t>
        </w:r>
        <w:r w:rsidRPr="000340ED">
          <w:rPr>
            <w:i/>
            <w:sz w:val="22"/>
            <w:szCs w:val="22"/>
            <w:rPrChange w:id="39580" w:author="Oliosi Francesco (GSE)" w:date="2025-10-23T12:58:00Z" w16du:dateUtc="2025-10-23T10:58:00Z">
              <w:rPr>
                <w:i/>
              </w:rPr>
            </w:rPrChange>
          </w:rPr>
          <w:t>: apparecchio da inserto (progettato per essere inserito in una nicchia o in un rivestimento) funzionante esclusivamente a porta chiusa per riscaldamento di ambienti ed eventuale produzione di acqua calda (se dotato di caldaia); diffonde il calore per irraggiamento e/o convezione; può essere alimentato a legna o a pellet di legno con caricamento manuale o automatico;</w:t>
        </w:r>
      </w:ins>
    </w:p>
    <w:p w14:paraId="566D7115" w14:textId="77777777" w:rsidR="006C472F" w:rsidRPr="000340ED" w:rsidRDefault="006C472F">
      <w:pPr>
        <w:numPr>
          <w:ilvl w:val="0"/>
          <w:numId w:val="589"/>
        </w:numPr>
        <w:spacing w:after="120" w:line="276" w:lineRule="auto"/>
        <w:ind w:left="567" w:hanging="424"/>
        <w:jc w:val="both"/>
        <w:rPr>
          <w:ins w:id="39581" w:author="Oliosi Francesco (GSE)" w:date="2025-10-23T12:34:00Z" w16du:dateUtc="2025-10-23T10:34:00Z"/>
          <w:i/>
          <w:sz w:val="22"/>
          <w:szCs w:val="22"/>
          <w:rPrChange w:id="39582" w:author="Oliosi Francesco (GSE)" w:date="2025-10-23T12:58:00Z" w16du:dateUtc="2025-10-23T10:58:00Z">
            <w:rPr>
              <w:ins w:id="39583" w:author="Oliosi Francesco (GSE)" w:date="2025-10-23T12:34:00Z" w16du:dateUtc="2025-10-23T10:34:00Z"/>
              <w:i/>
            </w:rPr>
          </w:rPrChange>
        </w:rPr>
        <w:pPrChange w:id="39584" w:author="Oliosi Francesco (GSE)" w:date="2025-10-23T12:35:00Z" w16du:dateUtc="2025-10-23T10:35:00Z">
          <w:pPr>
            <w:numPr>
              <w:numId w:val="590"/>
            </w:numPr>
            <w:tabs>
              <w:tab w:val="num" w:pos="360"/>
              <w:tab w:val="num" w:pos="720"/>
            </w:tabs>
            <w:spacing w:after="120" w:line="276" w:lineRule="auto"/>
            <w:ind w:left="284" w:hanging="720"/>
            <w:jc w:val="both"/>
          </w:pPr>
        </w:pPrChange>
      </w:pPr>
      <w:ins w:id="39585" w:author="Oliosi Francesco (GSE)" w:date="2025-10-23T12:34:00Z" w16du:dateUtc="2025-10-23T10:34:00Z">
        <w:r w:rsidRPr="000340ED">
          <w:rPr>
            <w:b/>
            <w:sz w:val="22"/>
            <w:szCs w:val="22"/>
            <w:rPrChange w:id="39586" w:author="Oliosi Francesco (GSE)" w:date="2025-10-23T12:58:00Z" w16du:dateUtc="2025-10-23T10:58:00Z">
              <w:rPr>
                <w:b/>
              </w:rPr>
            </w:rPrChange>
          </w:rPr>
          <w:t>trasmittanza termica</w:t>
        </w:r>
        <w:r w:rsidRPr="000340ED">
          <w:rPr>
            <w:sz w:val="22"/>
            <w:szCs w:val="22"/>
            <w:rPrChange w:id="39587" w:author="Oliosi Francesco (GSE)" w:date="2025-10-23T12:58:00Z" w16du:dateUtc="2025-10-23T10:58:00Z">
              <w:rPr/>
            </w:rPrChange>
          </w:rPr>
          <w:t xml:space="preserve">: flusso di calore che passa attraverso una parete per unità di superficie (m²) della parete e per grado K di differenza tra la temperatura interna ad un locale e la temperatura esterna o </w:t>
        </w:r>
        <w:r w:rsidRPr="000340ED">
          <w:rPr>
            <w:sz w:val="22"/>
            <w:szCs w:val="22"/>
            <w:rPrChange w:id="39588" w:author="Oliosi Francesco (GSE)" w:date="2025-10-23T12:58:00Z" w16du:dateUtc="2025-10-23T10:58:00Z">
              <w:rPr/>
            </w:rPrChange>
          </w:rPr>
          <w:lastRenderedPageBreak/>
          <w:t xml:space="preserve">del locale contiguo; (DM 22 novembre 2012) </w:t>
        </w:r>
        <w:r w:rsidRPr="000340ED">
          <w:rPr>
            <w:i/>
            <w:sz w:val="22"/>
            <w:szCs w:val="22"/>
            <w:rPrChange w:id="39589" w:author="Oliosi Francesco (GSE)" w:date="2025-10-23T12:58:00Z" w16du:dateUtc="2025-10-23T10:58:00Z">
              <w:rPr>
                <w:i/>
              </w:rPr>
            </w:rPrChange>
          </w:rPr>
          <w:t>Il metodo di calcolo della trasmittanza termica è riportato dalle UNI EN ISO 6946 e UNI EN ISO 10077 e, per le facciate continue, dalla UNI EN ISO 12631;</w:t>
        </w:r>
      </w:ins>
    </w:p>
    <w:p w14:paraId="3F981DDA" w14:textId="77777777" w:rsidR="006C472F" w:rsidRPr="000340ED" w:rsidRDefault="006C472F">
      <w:pPr>
        <w:numPr>
          <w:ilvl w:val="0"/>
          <w:numId w:val="589"/>
        </w:numPr>
        <w:autoSpaceDE w:val="0"/>
        <w:autoSpaceDN w:val="0"/>
        <w:adjustRightInd w:val="0"/>
        <w:spacing w:after="120" w:line="276" w:lineRule="auto"/>
        <w:ind w:left="567" w:hanging="424"/>
        <w:jc w:val="both"/>
        <w:rPr>
          <w:ins w:id="39590" w:author="Oliosi Francesco (GSE)" w:date="2025-10-23T12:34:00Z" w16du:dateUtc="2025-10-23T10:34:00Z"/>
          <w:i/>
          <w:sz w:val="22"/>
          <w:szCs w:val="22"/>
          <w:rPrChange w:id="39591" w:author="Oliosi Francesco (GSE)" w:date="2025-10-23T12:58:00Z" w16du:dateUtc="2025-10-23T10:58:00Z">
            <w:rPr>
              <w:ins w:id="39592" w:author="Oliosi Francesco (GSE)" w:date="2025-10-23T12:34:00Z" w16du:dateUtc="2025-10-23T10:34:00Z"/>
              <w:i/>
            </w:rPr>
          </w:rPrChange>
        </w:rPr>
        <w:pPrChange w:id="39593"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594" w:author="Oliosi Francesco (GSE)" w:date="2025-10-23T12:34:00Z" w16du:dateUtc="2025-10-23T10:34:00Z">
        <w:r w:rsidRPr="000340ED">
          <w:rPr>
            <w:b/>
            <w:i/>
            <w:sz w:val="22"/>
            <w:szCs w:val="22"/>
            <w:rPrChange w:id="39595" w:author="Oliosi Francesco (GSE)" w:date="2025-10-23T12:58:00Z" w16du:dateUtc="2025-10-23T10:58:00Z">
              <w:rPr>
                <w:b/>
                <w:i/>
              </w:rPr>
            </w:rPrChange>
          </w:rPr>
          <w:t>unità immobiliare</w:t>
        </w:r>
        <w:r w:rsidRPr="000340ED">
          <w:rPr>
            <w:i/>
            <w:sz w:val="22"/>
            <w:szCs w:val="22"/>
            <w:rPrChange w:id="39596" w:author="Oliosi Francesco (GSE)" w:date="2025-10-23T12:58:00Z" w16du:dateUtc="2025-10-23T10:58:00Z">
              <w:rPr>
                <w:i/>
              </w:rPr>
            </w:rPrChange>
          </w:rPr>
          <w:t xml:space="preserve">: porzione di edificio o intero edificio che, nello stato in cui si trova e secondo l'uso locale, presenta autonomia funzionale e reddituale; </w:t>
        </w:r>
      </w:ins>
    </w:p>
    <w:p w14:paraId="49BE0B43" w14:textId="77777777" w:rsidR="006C472F" w:rsidRPr="000340ED" w:rsidRDefault="006C472F">
      <w:pPr>
        <w:numPr>
          <w:ilvl w:val="0"/>
          <w:numId w:val="589"/>
        </w:numPr>
        <w:autoSpaceDE w:val="0"/>
        <w:autoSpaceDN w:val="0"/>
        <w:adjustRightInd w:val="0"/>
        <w:spacing w:after="120" w:line="276" w:lineRule="auto"/>
        <w:ind w:left="567" w:hanging="424"/>
        <w:jc w:val="both"/>
        <w:rPr>
          <w:ins w:id="39597" w:author="Oliosi Francesco (GSE)" w:date="2025-10-23T12:34:00Z" w16du:dateUtc="2025-10-23T10:34:00Z"/>
          <w:sz w:val="22"/>
          <w:szCs w:val="22"/>
          <w:rPrChange w:id="39598" w:author="Oliosi Francesco (GSE)" w:date="2025-10-23T12:58:00Z" w16du:dateUtc="2025-10-23T10:58:00Z">
            <w:rPr>
              <w:ins w:id="39599" w:author="Oliosi Francesco (GSE)" w:date="2025-10-23T12:34:00Z" w16du:dateUtc="2025-10-23T10:34:00Z"/>
            </w:rPr>
          </w:rPrChange>
        </w:rPr>
        <w:pPrChange w:id="39600"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601" w:author="Oliosi Francesco (GSE)" w:date="2025-10-23T12:34:00Z" w16du:dateUtc="2025-10-23T10:34:00Z">
        <w:r w:rsidRPr="000340ED">
          <w:rPr>
            <w:b/>
            <w:sz w:val="22"/>
            <w:szCs w:val="22"/>
            <w:rPrChange w:id="39602" w:author="Oliosi Francesco (GSE)" w:date="2025-10-23T12:58:00Z" w16du:dateUtc="2025-10-23T10:58:00Z">
              <w:rPr>
                <w:b/>
              </w:rPr>
            </w:rPrChange>
          </w:rPr>
          <w:t>valori nominali delle potenze e dei rendimenti</w:t>
        </w:r>
        <w:r w:rsidRPr="000340ED">
          <w:rPr>
            <w:sz w:val="22"/>
            <w:szCs w:val="22"/>
            <w:rPrChange w:id="39603" w:author="Oliosi Francesco (GSE)" w:date="2025-10-23T12:58:00Z" w16du:dateUtc="2025-10-23T10:58:00Z">
              <w:rPr/>
            </w:rPrChange>
          </w:rPr>
          <w:t>: valori dichiarati e garantiti dal costruttore per il regime di funzionamento continuo; (D.P.R. 412/93)</w:t>
        </w:r>
      </w:ins>
    </w:p>
    <w:p w14:paraId="1AC2E5BB" w14:textId="77777777" w:rsidR="006C472F" w:rsidRPr="000340ED" w:rsidRDefault="006C472F">
      <w:pPr>
        <w:numPr>
          <w:ilvl w:val="0"/>
          <w:numId w:val="589"/>
        </w:numPr>
        <w:autoSpaceDE w:val="0"/>
        <w:autoSpaceDN w:val="0"/>
        <w:adjustRightInd w:val="0"/>
        <w:spacing w:after="120" w:line="276" w:lineRule="auto"/>
        <w:ind w:left="567" w:hanging="424"/>
        <w:jc w:val="both"/>
        <w:rPr>
          <w:ins w:id="39604" w:author="Oliosi Francesco (GSE)" w:date="2025-10-23T12:34:00Z" w16du:dateUtc="2025-10-23T10:34:00Z"/>
          <w:sz w:val="22"/>
          <w:szCs w:val="22"/>
          <w:rPrChange w:id="39605" w:author="Oliosi Francesco (GSE)" w:date="2025-10-23T12:58:00Z" w16du:dateUtc="2025-10-23T10:58:00Z">
            <w:rPr>
              <w:ins w:id="39606" w:author="Oliosi Francesco (GSE)" w:date="2025-10-23T12:34:00Z" w16du:dateUtc="2025-10-23T10:34:00Z"/>
            </w:rPr>
          </w:rPrChange>
        </w:rPr>
        <w:pPrChange w:id="39607"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720"/>
            <w:jc w:val="both"/>
          </w:pPr>
        </w:pPrChange>
      </w:pPr>
      <w:ins w:id="39608" w:author="Oliosi Francesco (GSE)" w:date="2025-10-23T12:34:00Z" w16du:dateUtc="2025-10-23T10:34:00Z">
        <w:r w:rsidRPr="000340ED">
          <w:rPr>
            <w:b/>
            <w:sz w:val="22"/>
            <w:szCs w:val="22"/>
            <w:rPrChange w:id="39609" w:author="Oliosi Francesco (GSE)" w:date="2025-10-23T12:58:00Z" w16du:dateUtc="2025-10-23T10:58:00Z">
              <w:rPr>
                <w:b/>
              </w:rPr>
            </w:rPrChange>
          </w:rPr>
          <w:t>zona climatica (ZC)</w:t>
        </w:r>
        <w:r w:rsidRPr="000340ED">
          <w:rPr>
            <w:sz w:val="22"/>
            <w:szCs w:val="22"/>
            <w:rPrChange w:id="39610" w:author="Oliosi Francesco (GSE)" w:date="2025-10-23T12:58:00Z" w16du:dateUtc="2025-10-23T10:58:00Z">
              <w:rPr/>
            </w:rPrChange>
          </w:rPr>
          <w:t>: suddivisione del territorio nazionale in funzione dei gradi-giorno che caratterizzano ogni località; il territorio nazionale è suddiviso in sei zone climatiche, dalla A (la più calda) alla F (la più fredda); (D.P.R. 412/93, art. 2).</w:t>
        </w:r>
      </w:ins>
    </w:p>
    <w:p w14:paraId="41F3E8FC" w14:textId="77777777" w:rsidR="006C472F" w:rsidRPr="000340ED" w:rsidRDefault="006C472F">
      <w:pPr>
        <w:numPr>
          <w:ilvl w:val="0"/>
          <w:numId w:val="589"/>
        </w:numPr>
        <w:autoSpaceDE w:val="0"/>
        <w:autoSpaceDN w:val="0"/>
        <w:adjustRightInd w:val="0"/>
        <w:spacing w:after="120" w:line="276" w:lineRule="auto"/>
        <w:ind w:left="567" w:hanging="424"/>
        <w:jc w:val="both"/>
        <w:rPr>
          <w:ins w:id="39611" w:author="Oliosi Francesco (GSE)" w:date="2025-10-23T12:34:00Z" w16du:dateUtc="2025-10-23T10:34:00Z"/>
          <w:sz w:val="22"/>
          <w:szCs w:val="22"/>
          <w:rPrChange w:id="39612" w:author="Oliosi Francesco (GSE)" w:date="2025-10-23T12:58:00Z" w16du:dateUtc="2025-10-23T10:58:00Z">
            <w:rPr>
              <w:ins w:id="39613" w:author="Oliosi Francesco (GSE)" w:date="2025-10-23T12:34:00Z" w16du:dateUtc="2025-10-23T10:34:00Z"/>
            </w:rPr>
          </w:rPrChange>
        </w:rPr>
        <w:pPrChange w:id="39614"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92"/>
            <w:jc w:val="both"/>
          </w:pPr>
        </w:pPrChange>
      </w:pPr>
      <w:ins w:id="39615" w:author="Oliosi Francesco (GSE)" w:date="2025-10-23T12:34:00Z" w16du:dateUtc="2025-10-23T10:34:00Z">
        <w:r w:rsidRPr="000340ED">
          <w:rPr>
            <w:b/>
            <w:sz w:val="22"/>
            <w:szCs w:val="22"/>
            <w:rPrChange w:id="39616" w:author="Oliosi Francesco (GSE)" w:date="2025-10-23T12:58:00Z" w16du:dateUtc="2025-10-23T10:58:00Z">
              <w:rPr>
                <w:b/>
              </w:rPr>
            </w:rPrChange>
          </w:rPr>
          <w:t>sistemi di illuminazione</w:t>
        </w:r>
        <w:r w:rsidRPr="000340ED">
          <w:rPr>
            <w:sz w:val="22"/>
            <w:szCs w:val="22"/>
            <w:rPrChange w:id="39617" w:author="Oliosi Francesco (GSE)" w:date="2025-10-23T12:58:00Z" w16du:dateUtc="2025-10-23T10:58:00Z">
              <w:rPr/>
            </w:rPrChange>
          </w:rPr>
          <w:t>: è un insieme formato normalmente da un apparecchio di illuminazione insieme alla relativa lampada/sorgente luminosa e gli eventuali dispositivi di controllo;</w:t>
        </w:r>
      </w:ins>
    </w:p>
    <w:p w14:paraId="453DF246" w14:textId="77777777" w:rsidR="006C472F" w:rsidRPr="000340ED" w:rsidRDefault="006C472F">
      <w:pPr>
        <w:numPr>
          <w:ilvl w:val="0"/>
          <w:numId w:val="589"/>
        </w:numPr>
        <w:autoSpaceDE w:val="0"/>
        <w:autoSpaceDN w:val="0"/>
        <w:adjustRightInd w:val="0"/>
        <w:spacing w:after="120" w:line="276" w:lineRule="auto"/>
        <w:ind w:left="567" w:hanging="424"/>
        <w:jc w:val="both"/>
        <w:rPr>
          <w:ins w:id="39618" w:author="Oliosi Francesco (GSE)" w:date="2025-10-23T12:34:00Z" w16du:dateUtc="2025-10-23T10:34:00Z"/>
          <w:sz w:val="22"/>
          <w:szCs w:val="22"/>
          <w:rPrChange w:id="39619" w:author="Oliosi Francesco (GSE)" w:date="2025-10-23T12:58:00Z" w16du:dateUtc="2025-10-23T10:58:00Z">
            <w:rPr>
              <w:ins w:id="39620" w:author="Oliosi Francesco (GSE)" w:date="2025-10-23T12:34:00Z" w16du:dateUtc="2025-10-23T10:34:00Z"/>
            </w:rPr>
          </w:rPrChange>
        </w:rPr>
        <w:pPrChange w:id="39621"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92"/>
            <w:jc w:val="both"/>
          </w:pPr>
        </w:pPrChange>
      </w:pPr>
      <w:ins w:id="39622" w:author="Oliosi Francesco (GSE)" w:date="2025-10-23T12:34:00Z" w16du:dateUtc="2025-10-23T10:34:00Z">
        <w:r w:rsidRPr="000340ED">
          <w:rPr>
            <w:b/>
            <w:sz w:val="22"/>
            <w:szCs w:val="22"/>
            <w:rPrChange w:id="39623" w:author="Oliosi Francesco (GSE)" w:date="2025-10-23T12:58:00Z" w16du:dateUtc="2025-10-23T10:58:00Z">
              <w:rPr>
                <w:b/>
              </w:rPr>
            </w:rPrChange>
          </w:rPr>
          <w:t>corpo illuminante (più precisamente: Apparecchio di illuminazione)</w:t>
        </w:r>
        <w:r w:rsidRPr="000340ED">
          <w:rPr>
            <w:sz w:val="22"/>
            <w:szCs w:val="22"/>
            <w:rPrChange w:id="39624" w:author="Oliosi Francesco (GSE)" w:date="2025-10-23T12:58:00Z" w16du:dateUtc="2025-10-23T10:58:00Z">
              <w:rPr/>
            </w:rPrChange>
          </w:rPr>
          <w:t>: apparecchio che distribuisce, filtra o trasforma la luce emessa da una o più sorgenti luminose; esso comprende tutti i componenti necessari al sostegno, al fissaggio e alla protezione delle sorgenti luminose, ma non le sorgenti luminose stesse e, quando necessario, i circuiti ausiliari unitamente ai dispositivi per la loro connessione al circuito di alimentazione;</w:t>
        </w:r>
      </w:ins>
    </w:p>
    <w:p w14:paraId="74844264" w14:textId="77777777" w:rsidR="006C472F" w:rsidRPr="000340ED" w:rsidRDefault="006C472F">
      <w:pPr>
        <w:numPr>
          <w:ilvl w:val="0"/>
          <w:numId w:val="589"/>
        </w:numPr>
        <w:autoSpaceDE w:val="0"/>
        <w:autoSpaceDN w:val="0"/>
        <w:adjustRightInd w:val="0"/>
        <w:spacing w:after="120" w:line="276" w:lineRule="auto"/>
        <w:ind w:left="567" w:hanging="424"/>
        <w:jc w:val="both"/>
        <w:rPr>
          <w:ins w:id="39625" w:author="Oliosi Francesco (GSE)" w:date="2025-10-23T12:34:00Z" w16du:dateUtc="2025-10-23T10:34:00Z"/>
          <w:sz w:val="22"/>
          <w:szCs w:val="22"/>
          <w:rPrChange w:id="39626" w:author="Oliosi Francesco (GSE)" w:date="2025-10-23T12:58:00Z" w16du:dateUtc="2025-10-23T10:58:00Z">
            <w:rPr>
              <w:ins w:id="39627" w:author="Oliosi Francesco (GSE)" w:date="2025-10-23T12:34:00Z" w16du:dateUtc="2025-10-23T10:34:00Z"/>
            </w:rPr>
          </w:rPrChange>
        </w:rPr>
        <w:pPrChange w:id="39628"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92"/>
            <w:jc w:val="both"/>
          </w:pPr>
        </w:pPrChange>
      </w:pPr>
      <w:ins w:id="39629" w:author="Oliosi Francesco (GSE)" w:date="2025-10-23T12:34:00Z" w16du:dateUtc="2025-10-23T10:34:00Z">
        <w:r w:rsidRPr="000340ED">
          <w:rPr>
            <w:b/>
            <w:sz w:val="22"/>
            <w:szCs w:val="22"/>
            <w:rPrChange w:id="39630" w:author="Oliosi Francesco (GSE)" w:date="2025-10-23T12:58:00Z" w16du:dateUtc="2025-10-23T10:58:00Z">
              <w:rPr>
                <w:b/>
              </w:rPr>
            </w:rPrChange>
          </w:rPr>
          <w:t>lampada (lampada elettrica)</w:t>
        </w:r>
        <w:r w:rsidRPr="000340ED">
          <w:rPr>
            <w:sz w:val="22"/>
            <w:szCs w:val="22"/>
            <w:rPrChange w:id="39631" w:author="Oliosi Francesco (GSE)" w:date="2025-10-23T12:58:00Z" w16du:dateUtc="2025-10-23T10:58:00Z">
              <w:rPr/>
            </w:rPrChange>
          </w:rPr>
          <w:t>: sorgente di luce elettrica fornita di uno o più attacchi, ovvero si tratta di sorgente primaria di luce provvista di attacco/attacchi intesa per essere connessa alla rete elettrica di alimentazione e usualmente progettata per essere incorporata in un apparecchio di illuminazione;</w:t>
        </w:r>
      </w:ins>
    </w:p>
    <w:p w14:paraId="10F3E3CD" w14:textId="77777777" w:rsidR="006C472F" w:rsidRPr="000340ED" w:rsidRDefault="006C472F">
      <w:pPr>
        <w:numPr>
          <w:ilvl w:val="0"/>
          <w:numId w:val="589"/>
        </w:numPr>
        <w:autoSpaceDE w:val="0"/>
        <w:autoSpaceDN w:val="0"/>
        <w:adjustRightInd w:val="0"/>
        <w:spacing w:after="120" w:line="276" w:lineRule="auto"/>
        <w:ind w:left="567" w:hanging="424"/>
        <w:jc w:val="both"/>
        <w:rPr>
          <w:ins w:id="39632" w:author="Oliosi Francesco (GSE)" w:date="2025-10-23T12:34:00Z" w16du:dateUtc="2025-10-23T10:34:00Z"/>
          <w:sz w:val="22"/>
          <w:szCs w:val="22"/>
          <w:rPrChange w:id="39633" w:author="Oliosi Francesco (GSE)" w:date="2025-10-23T12:58:00Z" w16du:dateUtc="2025-10-23T10:58:00Z">
            <w:rPr>
              <w:ins w:id="39634" w:author="Oliosi Francesco (GSE)" w:date="2025-10-23T12:34:00Z" w16du:dateUtc="2025-10-23T10:34:00Z"/>
            </w:rPr>
          </w:rPrChange>
        </w:rPr>
        <w:pPrChange w:id="39635"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92"/>
            <w:jc w:val="both"/>
          </w:pPr>
        </w:pPrChange>
      </w:pPr>
      <w:ins w:id="39636" w:author="Oliosi Francesco (GSE)" w:date="2025-10-23T12:34:00Z" w16du:dateUtc="2025-10-23T10:34:00Z">
        <w:r w:rsidRPr="000340ED">
          <w:rPr>
            <w:b/>
            <w:sz w:val="22"/>
            <w:szCs w:val="22"/>
            <w:rPrChange w:id="39637" w:author="Oliosi Francesco (GSE)" w:date="2025-10-23T12:58:00Z" w16du:dateUtc="2025-10-23T10:58:00Z">
              <w:rPr>
                <w:b/>
              </w:rPr>
            </w:rPrChange>
          </w:rPr>
          <w:t>lampade ad alta efficienza:</w:t>
        </w:r>
        <w:r w:rsidRPr="000340ED">
          <w:rPr>
            <w:sz w:val="22"/>
            <w:szCs w:val="22"/>
            <w:rPrChange w:id="39638" w:author="Oliosi Francesco (GSE)" w:date="2025-10-23T12:58:00Z" w16du:dateUtc="2025-10-23T10:58:00Z">
              <w:rPr/>
            </w:rPrChange>
          </w:rPr>
          <w:t xml:space="preserve"> è una lampada caratterizzata da una elevata efficacia luminosa che si esprime in lumen/Watt (lm/W); sulla scorta dei regolamenti ecodesign attualmente in vigore, valori elevati di efficacia luminosa sono rappresentati da valori superiori a circa 70 lm/W (a seconda delle tipologie di lampade il valore minimo potrebbe essere diversi e sono rappresentati dalla Classe A o superiore);</w:t>
        </w:r>
      </w:ins>
    </w:p>
    <w:p w14:paraId="7776F17B" w14:textId="77777777" w:rsidR="006C472F" w:rsidRPr="000340ED" w:rsidRDefault="006C472F">
      <w:pPr>
        <w:numPr>
          <w:ilvl w:val="0"/>
          <w:numId w:val="589"/>
        </w:numPr>
        <w:autoSpaceDE w:val="0"/>
        <w:autoSpaceDN w:val="0"/>
        <w:adjustRightInd w:val="0"/>
        <w:spacing w:after="120" w:line="276" w:lineRule="auto"/>
        <w:ind w:left="567" w:hanging="424"/>
        <w:jc w:val="both"/>
        <w:rPr>
          <w:ins w:id="39639" w:author="Oliosi Francesco (GSE)" w:date="2025-10-23T12:34:00Z" w16du:dateUtc="2025-10-23T10:34:00Z"/>
          <w:sz w:val="22"/>
          <w:szCs w:val="22"/>
          <w:rPrChange w:id="39640" w:author="Oliosi Francesco (GSE)" w:date="2025-10-23T12:58:00Z" w16du:dateUtc="2025-10-23T10:58:00Z">
            <w:rPr>
              <w:ins w:id="39641" w:author="Oliosi Francesco (GSE)" w:date="2025-10-23T12:34:00Z" w16du:dateUtc="2025-10-23T10:34:00Z"/>
            </w:rPr>
          </w:rPrChange>
        </w:rPr>
        <w:pPrChange w:id="39642" w:author="Oliosi Francesco (GSE)" w:date="2025-10-23T12:35:00Z" w16du:dateUtc="2025-10-23T10:35:00Z">
          <w:pPr>
            <w:numPr>
              <w:numId w:val="590"/>
            </w:numPr>
            <w:tabs>
              <w:tab w:val="num" w:pos="360"/>
              <w:tab w:val="num" w:pos="720"/>
            </w:tabs>
            <w:autoSpaceDE w:val="0"/>
            <w:autoSpaceDN w:val="0"/>
            <w:adjustRightInd w:val="0"/>
            <w:spacing w:after="120" w:line="276" w:lineRule="auto"/>
            <w:ind w:left="284" w:hanging="392"/>
            <w:jc w:val="both"/>
          </w:pPr>
        </w:pPrChange>
      </w:pPr>
      <w:ins w:id="39643" w:author="Oliosi Francesco (GSE)" w:date="2025-10-23T12:34:00Z" w16du:dateUtc="2025-10-23T10:34:00Z">
        <w:r w:rsidRPr="000340ED">
          <w:rPr>
            <w:b/>
            <w:sz w:val="22"/>
            <w:szCs w:val="22"/>
            <w:rPrChange w:id="39644" w:author="Oliosi Francesco (GSE)" w:date="2025-10-23T12:58:00Z" w16du:dateUtc="2025-10-23T10:58:00Z">
              <w:rPr>
                <w:b/>
              </w:rPr>
            </w:rPrChange>
          </w:rPr>
          <w:t>lampada LED:</w:t>
        </w:r>
        <w:r w:rsidRPr="000340ED">
          <w:rPr>
            <w:sz w:val="22"/>
            <w:szCs w:val="22"/>
            <w:rPrChange w:id="39645" w:author="Oliosi Francesco (GSE)" w:date="2025-10-23T12:58:00Z" w16du:dateUtc="2025-10-23T10:58:00Z">
              <w:rPr/>
            </w:rPrChange>
          </w:rPr>
          <w:t xml:space="preserve"> sorgente luminosa a LED fornita con uno o più attacchi e incorpora uno o più moduli LED.</w:t>
        </w:r>
      </w:ins>
    </w:p>
    <w:p w14:paraId="291AFCDD" w14:textId="77777777" w:rsidR="006C472F" w:rsidRPr="000340ED" w:rsidRDefault="006C472F">
      <w:pPr>
        <w:pStyle w:val="Paragrafoelenco"/>
        <w:numPr>
          <w:ilvl w:val="0"/>
          <w:numId w:val="589"/>
        </w:numPr>
        <w:spacing w:after="200" w:line="276" w:lineRule="auto"/>
        <w:ind w:left="567" w:hanging="424"/>
        <w:jc w:val="both"/>
        <w:rPr>
          <w:ins w:id="39646" w:author="Oliosi Francesco (GSE)" w:date="2025-10-23T12:34:00Z" w16du:dateUtc="2025-10-23T10:34:00Z"/>
          <w:rFonts w:cs="Calibri"/>
          <w:sz w:val="22"/>
          <w:szCs w:val="22"/>
          <w:rPrChange w:id="39647" w:author="Oliosi Francesco (GSE)" w:date="2025-10-23T12:58:00Z" w16du:dateUtc="2025-10-23T10:58:00Z">
            <w:rPr>
              <w:ins w:id="39648" w:author="Oliosi Francesco (GSE)" w:date="2025-10-23T12:34:00Z" w16du:dateUtc="2025-10-23T10:34:00Z"/>
              <w:rFonts w:cs="Calibri"/>
            </w:rPr>
          </w:rPrChange>
        </w:rPr>
        <w:pPrChange w:id="39649" w:author="Oliosi Francesco (GSE)" w:date="2025-10-23T12:35:00Z" w16du:dateUtc="2025-10-23T10:35:00Z">
          <w:pPr>
            <w:pStyle w:val="Paragrafoelenco"/>
            <w:numPr>
              <w:numId w:val="590"/>
            </w:numPr>
            <w:tabs>
              <w:tab w:val="num" w:pos="360"/>
              <w:tab w:val="num" w:pos="720"/>
            </w:tabs>
            <w:spacing w:after="200" w:line="276" w:lineRule="auto"/>
            <w:ind w:left="284" w:hanging="720"/>
            <w:jc w:val="both"/>
          </w:pPr>
        </w:pPrChange>
      </w:pPr>
      <w:ins w:id="39650" w:author="Oliosi Francesco (GSE)" w:date="2025-10-23T12:34:00Z" w16du:dateUtc="2025-10-23T10:34:00Z">
        <w:r w:rsidRPr="000340ED">
          <w:rPr>
            <w:rFonts w:cs="Arial"/>
            <w:b/>
            <w:sz w:val="22"/>
            <w:szCs w:val="22"/>
            <w:rPrChange w:id="39651" w:author="Oliosi Francesco (GSE)" w:date="2025-10-23T12:58:00Z" w16du:dateUtc="2025-10-23T10:58:00Z">
              <w:rPr>
                <w:rFonts w:cs="Arial"/>
                <w:b/>
              </w:rPr>
            </w:rPrChange>
          </w:rPr>
          <w:t xml:space="preserve">Pertinenze: </w:t>
        </w:r>
        <w:r w:rsidRPr="000340ED">
          <w:rPr>
            <w:rFonts w:cs="Arial"/>
            <w:sz w:val="22"/>
            <w:szCs w:val="22"/>
            <w:rPrChange w:id="39652" w:author="Oliosi Francesco (GSE)" w:date="2025-10-23T12:58:00Z" w16du:dateUtc="2025-10-23T10:58:00Z">
              <w:rPr>
                <w:rFonts w:cs="Arial"/>
              </w:rPr>
            </w:rPrChange>
          </w:rPr>
          <w:t>Il codice civile, Regio Decreto 16 marzo 1942, n. 262, con l’articolo 817 definisce “</w:t>
        </w:r>
        <w:r w:rsidRPr="000340ED">
          <w:rPr>
            <w:rFonts w:cs="Arial"/>
            <w:bCs/>
            <w:sz w:val="22"/>
            <w:szCs w:val="22"/>
            <w:bdr w:val="none" w:sz="0" w:space="0" w:color="auto" w:frame="1"/>
            <w:rPrChange w:id="39653" w:author="Oliosi Francesco (GSE)" w:date="2025-10-23T12:58:00Z" w16du:dateUtc="2025-10-23T10:58:00Z">
              <w:rPr>
                <w:rFonts w:cs="Arial"/>
                <w:bCs/>
                <w:bdr w:val="none" w:sz="0" w:space="0" w:color="auto" w:frame="1"/>
              </w:rPr>
            </w:rPrChange>
          </w:rPr>
          <w:t>pertinenze</w:t>
        </w:r>
        <w:r w:rsidRPr="000340ED">
          <w:rPr>
            <w:rFonts w:cs="Arial"/>
            <w:b/>
            <w:bCs/>
            <w:sz w:val="22"/>
            <w:szCs w:val="22"/>
            <w:bdr w:val="none" w:sz="0" w:space="0" w:color="auto" w:frame="1"/>
            <w:rPrChange w:id="39654" w:author="Oliosi Francesco (GSE)" w:date="2025-10-23T12:58:00Z" w16du:dateUtc="2025-10-23T10:58:00Z">
              <w:rPr>
                <w:rFonts w:cs="Arial"/>
                <w:b/>
                <w:bCs/>
                <w:bdr w:val="none" w:sz="0" w:space="0" w:color="auto" w:frame="1"/>
              </w:rPr>
            </w:rPrChange>
          </w:rPr>
          <w:t>”</w:t>
        </w:r>
        <w:r w:rsidRPr="000340ED">
          <w:rPr>
            <w:rFonts w:cs="Arial"/>
            <w:sz w:val="22"/>
            <w:szCs w:val="22"/>
            <w:rPrChange w:id="39655" w:author="Oliosi Francesco (GSE)" w:date="2025-10-23T12:58:00Z" w16du:dateUtc="2025-10-23T10:58:00Z">
              <w:rPr>
                <w:rFonts w:cs="Arial"/>
              </w:rPr>
            </w:rPrChange>
          </w:rPr>
          <w:t xml:space="preserve"> “</w:t>
        </w:r>
        <w:r w:rsidRPr="000340ED">
          <w:rPr>
            <w:rFonts w:cs="Arial"/>
            <w:i/>
            <w:iCs/>
            <w:sz w:val="22"/>
            <w:szCs w:val="22"/>
            <w:bdr w:val="none" w:sz="0" w:space="0" w:color="auto" w:frame="1"/>
            <w:rPrChange w:id="39656" w:author="Oliosi Francesco (GSE)" w:date="2025-10-23T12:58:00Z" w16du:dateUtc="2025-10-23T10:58:00Z">
              <w:rPr>
                <w:rFonts w:cs="Arial"/>
                <w:i/>
                <w:iCs/>
                <w:bdr w:val="none" w:sz="0" w:space="0" w:color="auto" w:frame="1"/>
              </w:rPr>
            </w:rPrChange>
          </w:rPr>
          <w:t>le cose destinate in modo durevole a servizio o ad ornamento di un’altra cosa”</w:t>
        </w:r>
        <w:r w:rsidRPr="000340ED">
          <w:rPr>
            <w:rFonts w:cs="Arial"/>
            <w:sz w:val="22"/>
            <w:szCs w:val="22"/>
            <w:rPrChange w:id="39657" w:author="Oliosi Francesco (GSE)" w:date="2025-10-23T12:58:00Z" w16du:dateUtc="2025-10-23T10:58:00Z">
              <w:rPr>
                <w:rFonts w:cs="Arial"/>
              </w:rPr>
            </w:rPrChange>
          </w:rPr>
          <w:t>; in edilizia, dunque, quelle opere che non costituiscano manufatti autonomi ma che siano pertinenza di immobile già esistente. Secondo la giurisprudenza della Corte di Cassazione affinché possa parlarsi di pertinenza ai fini urbanistici, si richiede: - un nesso oggettivo, strumentale e funzionale, con l'edificio principale; - che non sia consentita, per natura e struttura, una pluralità di destinazioni; - un carattere durevole della realizzazione; - la non utilizzabilità economica del manufatto in modo diverso; - una ridotta dimensione; - una propria individualità fisica e strutturale; - l'accessione ad un preesistente edificio legittimamente costruito; - l'assenza di un autonomo valore di mercato.</w:t>
        </w:r>
      </w:ins>
    </w:p>
    <w:p w14:paraId="36D036C2" w14:textId="204EEDE1" w:rsidR="006C472F" w:rsidDel="007D2A35" w:rsidRDefault="006C472F">
      <w:pPr>
        <w:rPr>
          <w:ins w:id="39658" w:author="Oliosi Francesco (GSE)" w:date="2025-10-23T12:34:00Z" w16du:dateUtc="2025-10-23T10:34:00Z"/>
          <w:del w:id="39659" w:author="Visone Rossana (GSE)" w:date="2025-10-28T16:09:00Z" w16du:dateUtc="2025-10-28T15:09:00Z"/>
          <w:rFonts w:cstheme="minorHAnsi"/>
          <w:b/>
          <w:bCs/>
          <w:sz w:val="22"/>
          <w:szCs w:val="22"/>
        </w:rPr>
      </w:pPr>
    </w:p>
    <w:p w14:paraId="3A897B91" w14:textId="0F08985F" w:rsidR="006C472F" w:rsidDel="007D2A35" w:rsidRDefault="006C472F">
      <w:pPr>
        <w:rPr>
          <w:ins w:id="39660" w:author="Oliosi Francesco (GSE)" w:date="2025-10-23T12:34:00Z" w16du:dateUtc="2025-10-23T10:34:00Z"/>
          <w:del w:id="39661" w:author="Visone Rossana (GSE)" w:date="2025-10-28T16:09:00Z" w16du:dateUtc="2025-10-28T15:09:00Z"/>
          <w:rFonts w:cstheme="minorHAnsi"/>
          <w:b/>
          <w:bCs/>
          <w:sz w:val="22"/>
          <w:szCs w:val="22"/>
        </w:rPr>
      </w:pPr>
    </w:p>
    <w:p w14:paraId="5506DE00" w14:textId="77777777" w:rsidR="006C472F" w:rsidRPr="00B10CFB" w:rsidRDefault="006C472F">
      <w:pPr>
        <w:rPr>
          <w:ins w:id="39662" w:author="Visone Rossana (GSE)" w:date="2025-09-29T12:00:00Z" w16du:dateUtc="2025-09-29T10:00:00Z"/>
          <w:rFonts w:cstheme="minorHAnsi"/>
          <w:b/>
          <w:bCs/>
          <w:sz w:val="22"/>
          <w:szCs w:val="22"/>
          <w:rPrChange w:id="39663" w:author="Visone Rossana (GSE)" w:date="2025-09-29T12:01:00Z" w16du:dateUtc="2025-09-29T10:01:00Z">
            <w:rPr>
              <w:ins w:id="39664" w:author="Visone Rossana (GSE)" w:date="2025-09-29T12:00:00Z" w16du:dateUtc="2025-09-29T10:00:00Z"/>
              <w:rFonts w:cstheme="minorHAnsi"/>
              <w:sz w:val="22"/>
              <w:szCs w:val="22"/>
            </w:rPr>
          </w:rPrChange>
        </w:rPr>
      </w:pPr>
    </w:p>
    <w:p w14:paraId="0DA7E06F" w14:textId="41006F28" w:rsidR="00B10CFB" w:rsidRPr="007D2A35" w:rsidDel="007D2A35" w:rsidRDefault="00B10CFB">
      <w:pPr>
        <w:rPr>
          <w:ins w:id="39665" w:author="Visone Rossana (GSE)" w:date="2025-10-11T17:45:00Z" w16du:dateUtc="2025-10-11T15:45:00Z"/>
          <w:del w:id="39666" w:author="Visone Rossana (GSE)" w:date="2025-10-28T16:09:00Z" w16du:dateUtc="2025-10-28T15:09:00Z"/>
          <w:rFonts w:cstheme="minorHAnsi"/>
          <w:sz w:val="22"/>
          <w:szCs w:val="22"/>
          <w:highlight w:val="yellow"/>
          <w:rPrChange w:id="39667" w:author="Visone Rossana (GSE)" w:date="2025-10-28T16:09:00Z" w16du:dateUtc="2025-10-28T15:09:00Z">
            <w:rPr>
              <w:ins w:id="39668" w:author="Visone Rossana (GSE)" w:date="2025-10-11T17:45:00Z" w16du:dateUtc="2025-10-11T15:45:00Z"/>
              <w:del w:id="39669" w:author="Visone Rossana (GSE)" w:date="2025-10-28T16:09:00Z" w16du:dateUtc="2025-10-28T15:09:00Z"/>
              <w:rFonts w:cstheme="minorHAnsi"/>
              <w:sz w:val="22"/>
              <w:szCs w:val="22"/>
            </w:rPr>
          </w:rPrChange>
        </w:rPr>
      </w:pPr>
      <w:ins w:id="39670" w:author="Visone Rossana (GSE)" w:date="2025-09-29T12:00:00Z" w16du:dateUtc="2025-09-29T10:00:00Z">
        <w:del w:id="39671" w:author="Visone Rossana (GSE)" w:date="2025-10-28T16:09:00Z" w16du:dateUtc="2025-10-28T15:09:00Z">
          <w:r w:rsidRPr="007D2A35" w:rsidDel="007D2A35">
            <w:rPr>
              <w:rFonts w:cstheme="minorHAnsi"/>
              <w:sz w:val="22"/>
              <w:szCs w:val="22"/>
              <w:highlight w:val="yellow"/>
              <w:rPrChange w:id="39672" w:author="Visone Rossana (GSE)" w:date="2025-10-28T16:09:00Z" w16du:dateUtc="2025-10-28T15:09:00Z">
                <w:rPr>
                  <w:rFonts w:asciiTheme="majorHAnsi" w:eastAsiaTheme="majorEastAsia" w:hAnsiTheme="majorHAnsi" w:cstheme="minorHAnsi"/>
                  <w:sz w:val="22"/>
                  <w:szCs w:val="22"/>
                </w:rPr>
              </w:rPrChange>
            </w:rPr>
            <w:delText>CER e Gruppi di autoconsumo</w:delText>
          </w:r>
        </w:del>
      </w:ins>
    </w:p>
    <w:p w14:paraId="5076118F" w14:textId="7B6EC3BC" w:rsidR="007515C7" w:rsidRPr="007D2A35" w:rsidDel="007D2A35" w:rsidRDefault="007515C7">
      <w:pPr>
        <w:rPr>
          <w:ins w:id="39673" w:author="Visone Rossana (GSE)" w:date="2025-10-21T18:48:00Z" w16du:dateUtc="2025-10-21T16:48:00Z"/>
          <w:del w:id="39674" w:author="Visone Rossana (GSE)" w:date="2025-10-28T16:09:00Z" w16du:dateUtc="2025-10-28T15:09:00Z"/>
          <w:rFonts w:cstheme="minorHAnsi"/>
          <w:sz w:val="22"/>
          <w:szCs w:val="22"/>
          <w:highlight w:val="yellow"/>
          <w:rPrChange w:id="39675" w:author="Visone Rossana (GSE)" w:date="2025-10-28T16:09:00Z" w16du:dateUtc="2025-10-28T15:09:00Z">
            <w:rPr>
              <w:ins w:id="39676" w:author="Visone Rossana (GSE)" w:date="2025-10-21T18:48:00Z" w16du:dateUtc="2025-10-21T16:48:00Z"/>
              <w:del w:id="39677" w:author="Visone Rossana (GSE)" w:date="2025-10-28T16:09:00Z" w16du:dateUtc="2025-10-28T15:09:00Z"/>
              <w:rFonts w:cstheme="minorHAnsi"/>
              <w:sz w:val="22"/>
              <w:szCs w:val="22"/>
            </w:rPr>
          </w:rPrChange>
        </w:rPr>
      </w:pPr>
      <w:ins w:id="39678" w:author="Visone Rossana (GSE)" w:date="2025-10-11T17:45:00Z" w16du:dateUtc="2025-10-11T15:45:00Z">
        <w:del w:id="39679" w:author="Visone Rossana (GSE)" w:date="2025-10-28T16:09:00Z" w16du:dateUtc="2025-10-28T15:09:00Z">
          <w:r w:rsidRPr="007D2A35" w:rsidDel="007D2A35">
            <w:rPr>
              <w:rFonts w:cstheme="minorHAnsi"/>
              <w:sz w:val="22"/>
              <w:szCs w:val="22"/>
              <w:highlight w:val="yellow"/>
              <w:rPrChange w:id="39680" w:author="Visone Rossana (GSE)" w:date="2025-10-28T16:09:00Z" w16du:dateUtc="2025-10-28T15:09:00Z">
                <w:rPr>
                  <w:rFonts w:asciiTheme="majorHAnsi" w:eastAsiaTheme="majorEastAsia" w:hAnsiTheme="majorHAnsi" w:cstheme="minorHAnsi"/>
                  <w:b/>
                  <w:bCs/>
                  <w:i/>
                  <w:iCs/>
                  <w:sz w:val="22"/>
                  <w:szCs w:val="22"/>
                </w:rPr>
              </w:rPrChange>
            </w:rPr>
            <w:delText>S</w:delText>
          </w:r>
        </w:del>
      </w:ins>
      <w:ins w:id="39681" w:author="Visone Rossana (GSE)" w:date="2025-10-11T17:46:00Z" w16du:dateUtc="2025-10-11T15:46:00Z">
        <w:del w:id="39682" w:author="Visone Rossana (GSE)" w:date="2025-10-28T16:09:00Z" w16du:dateUtc="2025-10-28T15:09:00Z">
          <w:r w:rsidRPr="007D2A35" w:rsidDel="007D2A35">
            <w:rPr>
              <w:rFonts w:cstheme="minorHAnsi"/>
              <w:sz w:val="22"/>
              <w:szCs w:val="22"/>
              <w:highlight w:val="yellow"/>
              <w:rPrChange w:id="39683" w:author="Visone Rossana (GSE)" w:date="2025-10-28T16:09:00Z" w16du:dateUtc="2025-10-28T15:09:00Z">
                <w:rPr>
                  <w:rFonts w:asciiTheme="majorHAnsi" w:eastAsiaTheme="majorEastAsia" w:hAnsiTheme="majorHAnsi" w:cstheme="minorHAnsi"/>
                  <w:b/>
                  <w:bCs/>
                  <w:i/>
                  <w:iCs/>
                  <w:sz w:val="22"/>
                  <w:szCs w:val="22"/>
                </w:rPr>
              </w:rPrChange>
            </w:rPr>
            <w:delText>istema TLR</w:delText>
          </w:r>
          <w:r w:rsidRPr="007D2A35" w:rsidDel="007D2A35">
            <w:rPr>
              <w:rFonts w:cstheme="minorHAnsi"/>
              <w:sz w:val="22"/>
              <w:szCs w:val="22"/>
              <w:highlight w:val="yellow"/>
              <w:rPrChange w:id="39684" w:author="Visone Rossana (GSE)" w:date="2025-10-28T16:09:00Z" w16du:dateUtc="2025-10-28T15:09:00Z">
                <w:rPr>
                  <w:rFonts w:cstheme="minorHAnsi"/>
                  <w:sz w:val="22"/>
                  <w:szCs w:val="22"/>
                </w:rPr>
              </w:rPrChange>
            </w:rPr>
            <w:delText xml:space="preserve"> </w:delText>
          </w:r>
        </w:del>
      </w:ins>
    </w:p>
    <w:p w14:paraId="1C63F7AD" w14:textId="065FB27C" w:rsidR="00C34F30" w:rsidRPr="007D2A35" w:rsidDel="007D2A35" w:rsidRDefault="00C34F30" w:rsidP="00C34F30">
      <w:pPr>
        <w:spacing w:after="160" w:line="276" w:lineRule="auto"/>
        <w:jc w:val="both"/>
        <w:rPr>
          <w:ins w:id="39685" w:author="Visone Rossana (GSE)" w:date="2025-10-21T18:48:00Z" w16du:dateUtc="2025-10-21T16:48:00Z"/>
          <w:del w:id="39686" w:author="Visone Rossana (GSE)" w:date="2025-10-28T16:09:00Z" w16du:dateUtc="2025-10-28T15:09:00Z"/>
          <w:rFonts w:ascii="Calibri" w:eastAsia="Calibri" w:hAnsi="Calibri" w:cs="Arial"/>
          <w:sz w:val="22"/>
          <w:szCs w:val="22"/>
          <w:highlight w:val="yellow"/>
          <w:rPrChange w:id="39687" w:author="Visone Rossana (GSE)" w:date="2025-10-28T16:09:00Z" w16du:dateUtc="2025-10-28T15:09:00Z">
            <w:rPr>
              <w:ins w:id="39688" w:author="Visone Rossana (GSE)" w:date="2025-10-21T18:48:00Z" w16du:dateUtc="2025-10-21T16:48:00Z"/>
              <w:del w:id="39689" w:author="Visone Rossana (GSE)" w:date="2025-10-28T16:09:00Z" w16du:dateUtc="2025-10-28T15:09:00Z"/>
              <w:rFonts w:ascii="Calibri" w:eastAsia="Calibri" w:hAnsi="Calibri" w:cs="Arial"/>
              <w:sz w:val="22"/>
              <w:szCs w:val="22"/>
            </w:rPr>
          </w:rPrChange>
        </w:rPr>
      </w:pPr>
      <w:ins w:id="39690" w:author="Visone Rossana (GSE)" w:date="2025-10-21T18:48:00Z" w16du:dateUtc="2025-10-21T16:48:00Z">
        <w:del w:id="39691" w:author="Visone Rossana (GSE)" w:date="2025-10-28T16:09:00Z" w16du:dateUtc="2025-10-28T15:09:00Z">
          <w:r w:rsidRPr="007D2A35" w:rsidDel="007D2A35">
            <w:rPr>
              <w:rFonts w:ascii="Calibri" w:eastAsia="Calibri" w:hAnsi="Calibri" w:cs="Arial"/>
              <w:sz w:val="22"/>
              <w:szCs w:val="22"/>
              <w:highlight w:val="yellow"/>
              <w:rPrChange w:id="39692" w:author="Visone Rossana (GSE)" w:date="2025-10-28T16:09:00Z" w16du:dateUtc="2025-10-28T15:09:00Z">
                <w:rPr>
                  <w:rFonts w:ascii="Calibri" w:eastAsia="Calibri" w:hAnsi="Calibri" w:cs="Arial"/>
                  <w:sz w:val="22"/>
                  <w:szCs w:val="22"/>
                </w:rPr>
              </w:rPrChange>
            </w:rPr>
            <w:delText xml:space="preserve">Introdurre definizione teleriscaldamento efficiente Dlgs 199/21_call </w:delText>
          </w:r>
        </w:del>
      </w:ins>
    </w:p>
    <w:p w14:paraId="05CB6D68" w14:textId="69D78081" w:rsidR="00F7786F" w:rsidRPr="00357179" w:rsidRDefault="00F7786F">
      <w:pPr>
        <w:jc w:val="both"/>
        <w:rPr>
          <w:ins w:id="39693" w:author="Visone Rossana (GSE)" w:date="2025-09-05T12:45:00Z" w16du:dateUtc="2025-09-05T10:45:00Z"/>
          <w:rFonts w:cstheme="minorHAnsi"/>
          <w:sz w:val="22"/>
          <w:szCs w:val="22"/>
          <w:rPrChange w:id="39694" w:author="Visone Rossana (GSE)" w:date="2025-09-09T14:50:00Z" w16du:dateUtc="2025-09-09T12:50:00Z">
            <w:rPr>
              <w:ins w:id="39695" w:author="Visone Rossana (GSE)" w:date="2025-09-05T12:45:00Z" w16du:dateUtc="2025-09-05T10:45:00Z"/>
            </w:rPr>
          </w:rPrChange>
        </w:rPr>
        <w:pPrChange w:id="39696" w:author="Visone Rossana (GSE)" w:date="2025-10-21T16:45:00Z" w16du:dateUtc="2025-10-21T14:45:00Z">
          <w:pPr>
            <w:pStyle w:val="Titolo2"/>
          </w:pPr>
        </w:pPrChange>
      </w:pPr>
      <w:ins w:id="39697" w:author="Visone Rossana (GSE)" w:date="2025-10-21T16:44:00Z">
        <w:r w:rsidRPr="007D2A35">
          <w:rPr>
            <w:rFonts w:cstheme="minorHAnsi"/>
            <w:sz w:val="22"/>
            <w:szCs w:val="22"/>
            <w:highlight w:val="yellow"/>
            <w:rPrChange w:id="39698" w:author="Visone Rossana (GSE)" w:date="2025-10-28T16:09:00Z" w16du:dateUtc="2025-10-28T15:09:00Z">
              <w:rPr>
                <w:rFonts w:cstheme="minorHAnsi"/>
                <w:b w:val="0"/>
                <w:bCs w:val="0"/>
                <w:i w:val="0"/>
                <w:iCs w:val="0"/>
                <w:sz w:val="22"/>
                <w:szCs w:val="22"/>
              </w:rPr>
            </w:rPrChange>
          </w:rPr>
          <w:t>c) punto di ricarica: un'interfaccia in grado di caricare un veicolo elettrico alla volta o sostituire la batteria di un veicolo elettrico alla volta;</w:t>
        </w:r>
      </w:ins>
      <w:ins w:id="39699" w:author="Visone Rossana (GSE)" w:date="2025-10-21T16:44:00Z" w16du:dateUtc="2025-10-21T14:44:00Z">
        <w:r w:rsidRPr="007D2A35">
          <w:rPr>
            <w:rFonts w:cstheme="minorHAnsi"/>
            <w:sz w:val="22"/>
            <w:szCs w:val="22"/>
            <w:highlight w:val="yellow"/>
            <w:rPrChange w:id="39700" w:author="Visone Rossana (GSE)" w:date="2025-10-28T16:09:00Z" w16du:dateUtc="2025-10-28T15:09:00Z">
              <w:rPr>
                <w:rFonts w:cstheme="minorHAnsi"/>
                <w:b w:val="0"/>
                <w:bCs w:val="0"/>
                <w:i w:val="0"/>
                <w:iCs w:val="0"/>
                <w:sz w:val="22"/>
                <w:szCs w:val="22"/>
              </w:rPr>
            </w:rPrChange>
          </w:rPr>
          <w:t xml:space="preserve"> _rif </w:t>
        </w:r>
        <w:r w:rsidR="00C06648" w:rsidRPr="007D2A35">
          <w:rPr>
            <w:rFonts w:cstheme="minorHAnsi"/>
            <w:sz w:val="22"/>
            <w:szCs w:val="22"/>
            <w:highlight w:val="yellow"/>
            <w:rPrChange w:id="39701" w:author="Visone Rossana (GSE)" w:date="2025-10-28T16:09:00Z" w16du:dateUtc="2025-10-28T15:09:00Z">
              <w:rPr>
                <w:rFonts w:cstheme="minorHAnsi"/>
                <w:b w:val="0"/>
                <w:bCs w:val="0"/>
                <w:i w:val="0"/>
                <w:iCs w:val="0"/>
                <w:sz w:val="22"/>
                <w:szCs w:val="22"/>
              </w:rPr>
            </w:rPrChange>
          </w:rPr>
          <w:t>dell’art. 2, comma 1, lettera c) del decreto legislativo 16 dicembre 2016, n. 257</w:t>
        </w:r>
      </w:ins>
    </w:p>
    <w:p w14:paraId="5F8FDC5C" w14:textId="540259D9" w:rsidR="0035262C" w:rsidRPr="00F636E7" w:rsidRDefault="0035262C" w:rsidP="0035262C">
      <w:pPr>
        <w:pStyle w:val="Titolo2"/>
        <w:rPr>
          <w:ins w:id="39702" w:author="Visone Rossana (GSE)" w:date="2025-09-05T12:45:00Z" w16du:dateUtc="2025-09-05T10:45:00Z"/>
          <w:rFonts w:ascii="Calibri" w:hAnsi="Calibri" w:cs="Calibri"/>
          <w:i w:val="0"/>
          <w:iCs w:val="0"/>
          <w:sz w:val="32"/>
          <w:szCs w:val="32"/>
          <w:rPrChange w:id="39703" w:author="Visone Rossana (GSE)" w:date="2025-09-09T11:14:00Z" w16du:dateUtc="2025-09-09T09:14:00Z">
            <w:rPr>
              <w:ins w:id="39704" w:author="Visone Rossana (GSE)" w:date="2025-09-05T12:45:00Z" w16du:dateUtc="2025-09-05T10:45:00Z"/>
            </w:rPr>
          </w:rPrChange>
        </w:rPr>
      </w:pPr>
      <w:bookmarkStart w:id="39705" w:name="_Toc212462829"/>
      <w:ins w:id="39706" w:author="Visone Rossana (GSE)" w:date="2025-09-05T12:45:00Z" w16du:dateUtc="2025-09-05T10:45:00Z">
        <w:r w:rsidRPr="00F636E7">
          <w:rPr>
            <w:rFonts w:ascii="Calibri" w:hAnsi="Calibri" w:cs="Calibri"/>
            <w:i w:val="0"/>
            <w:iCs w:val="0"/>
            <w:sz w:val="32"/>
            <w:szCs w:val="32"/>
            <w:rPrChange w:id="39707" w:author="Visone Rossana (GSE)" w:date="2025-09-09T11:14:00Z" w16du:dateUtc="2025-09-09T09:14:00Z">
              <w:rPr/>
            </w:rPrChange>
          </w:rPr>
          <w:lastRenderedPageBreak/>
          <w:t xml:space="preserve">Allegato </w:t>
        </w:r>
        <w:r w:rsidRPr="00F636E7">
          <w:rPr>
            <w:rFonts w:ascii="Calibri" w:hAnsi="Calibri" w:cs="Calibri"/>
            <w:i w:val="0"/>
            <w:iCs w:val="0"/>
            <w:sz w:val="32"/>
            <w:szCs w:val="32"/>
            <w:highlight w:val="yellow"/>
            <w:rPrChange w:id="39708" w:author="Visone Rossana (GSE)" w:date="2025-09-09T11:14:00Z" w16du:dateUtc="2025-09-09T09:14:00Z">
              <w:rPr>
                <w:highlight w:val="yellow"/>
              </w:rPr>
            </w:rPrChange>
          </w:rPr>
          <w:t>X</w:t>
        </w:r>
        <w:r w:rsidRPr="00F636E7">
          <w:rPr>
            <w:rFonts w:ascii="Calibri" w:hAnsi="Calibri" w:cs="Calibri"/>
            <w:i w:val="0"/>
            <w:iCs w:val="0"/>
            <w:sz w:val="32"/>
            <w:szCs w:val="32"/>
            <w:rPrChange w:id="39709" w:author="Visone Rossana (GSE)" w:date="2025-09-09T11:14:00Z" w16du:dateUtc="2025-09-09T09:14:00Z">
              <w:rPr/>
            </w:rPrChange>
          </w:rPr>
          <w:t xml:space="preserve"> – PRINCIPALI RIFERIMENTI NORMATIVI</w:t>
        </w:r>
        <w:bookmarkEnd w:id="39705"/>
        <w:r w:rsidRPr="00F636E7">
          <w:rPr>
            <w:rFonts w:ascii="Calibri" w:hAnsi="Calibri" w:cs="Calibri"/>
            <w:i w:val="0"/>
            <w:iCs w:val="0"/>
            <w:sz w:val="32"/>
            <w:szCs w:val="32"/>
            <w:rPrChange w:id="39710" w:author="Visone Rossana (GSE)" w:date="2025-09-09T11:14:00Z" w16du:dateUtc="2025-09-09T09:14:00Z">
              <w:rPr/>
            </w:rPrChange>
          </w:rPr>
          <w:t xml:space="preserve"> </w:t>
        </w:r>
      </w:ins>
    </w:p>
    <w:p w14:paraId="07FD055A" w14:textId="31D32FDD" w:rsidR="0035262C" w:rsidRDefault="0035262C" w:rsidP="0035262C">
      <w:pPr>
        <w:pStyle w:val="Titolo2"/>
        <w:rPr>
          <w:ins w:id="39711" w:author="Visone Rossana (GSE)" w:date="2025-09-05T12:45:00Z" w16du:dateUtc="2025-09-05T10:45:00Z"/>
        </w:rPr>
      </w:pPr>
      <w:ins w:id="39712" w:author="Visone Rossana (GSE)" w:date="2025-09-05T12:45:00Z" w16du:dateUtc="2025-09-05T10:45:00Z">
        <w:r>
          <w:t xml:space="preserve"> </w:t>
        </w:r>
      </w:ins>
    </w:p>
    <w:p w14:paraId="4B7B30B0" w14:textId="77777777" w:rsidR="00D64668" w:rsidRPr="00D64668" w:rsidRDefault="00D64668">
      <w:pPr>
        <w:rPr>
          <w:ins w:id="39713" w:author="Visone Rossana (GSE)" w:date="2025-09-05T11:56:00Z" w16du:dateUtc="2025-09-05T09:56:00Z"/>
        </w:rPr>
        <w:pPrChange w:id="39714" w:author="Visone Rossana (GSE)" w:date="2025-09-05T11:56:00Z" w16du:dateUtc="2025-09-05T09:56:00Z">
          <w:pPr>
            <w:pStyle w:val="Titolo2"/>
          </w:pPr>
        </w:pPrChange>
      </w:pPr>
    </w:p>
    <w:p w14:paraId="4470181F" w14:textId="77777777" w:rsidR="00D64668" w:rsidRPr="00D64668" w:rsidRDefault="00D64668">
      <w:pPr>
        <w:rPr>
          <w:ins w:id="39715" w:author="Visone Rossana (GSE)" w:date="2025-09-05T11:55:00Z" w16du:dateUtc="2025-09-05T09:55:00Z"/>
        </w:rPr>
        <w:pPrChange w:id="39716" w:author="Visone Rossana (GSE)" w:date="2025-09-05T11:56:00Z" w16du:dateUtc="2025-09-05T09:56:00Z">
          <w:pPr>
            <w:pStyle w:val="Titolo2"/>
          </w:pPr>
        </w:pPrChange>
      </w:pPr>
    </w:p>
    <w:p w14:paraId="7A1502E4" w14:textId="77777777" w:rsidR="00D64668" w:rsidRPr="00D6025D" w:rsidRDefault="00D64668" w:rsidP="005E66B3">
      <w:pPr>
        <w:spacing w:after="120"/>
        <w:jc w:val="both"/>
        <w:rPr>
          <w:rFonts w:cs="Calibri"/>
        </w:rPr>
      </w:pPr>
    </w:p>
    <w:sectPr w:rsidR="00D64668" w:rsidRPr="00D6025D" w:rsidSect="00B773BD">
      <w:pgSz w:w="11906" w:h="16838"/>
      <w:pgMar w:top="51" w:right="1134" w:bottom="567" w:left="1134" w:header="624" w:footer="34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746" w:author="Visone Rossana (GSE)" w:date="2025-04-01T13:21:00Z" w:initials="VR(">
    <w:p w14:paraId="1491A6BF" w14:textId="77777777" w:rsidR="00BD4A91" w:rsidRDefault="00BD4A91" w:rsidP="00BD4A91">
      <w:pPr>
        <w:pStyle w:val="Testocommento"/>
      </w:pPr>
      <w:r>
        <w:rPr>
          <w:rStyle w:val="Rimandocommento"/>
        </w:rPr>
        <w:annotationRef/>
      </w:r>
      <w:r>
        <w:t>Stilare elenco dei “macro requisiti” CT. Valutare se indicare la prevalenza come “riscaldamento” per interventi su impianti e se esplicitare “sostituzione” visto che si ammette anche la funzionale che non è sostituzione</w:t>
      </w:r>
    </w:p>
  </w:comment>
  <w:comment w:id="4780" w:author="Visone Rossana (GSE)" w:date="2025-04-01T09:43:00Z" w:initials="VR(">
    <w:p w14:paraId="4CF64089" w14:textId="5AA228DE" w:rsidR="00F76D46" w:rsidRDefault="00F76D46" w:rsidP="00F76D46">
      <w:pPr>
        <w:pStyle w:val="Testocommento"/>
      </w:pPr>
      <w:r>
        <w:rPr>
          <w:rStyle w:val="Rimandocommento"/>
        </w:rPr>
        <w:annotationRef/>
      </w:r>
      <w:r>
        <w:t xml:space="preserve">Da valutare poi nelle sezioni specifiche deroga per interventi anche per calore di processo </w:t>
      </w:r>
    </w:p>
  </w:comment>
  <w:comment w:id="4796" w:author="Visone Rossana (GSE)" w:date="2025-04-01T09:51:00Z" w:initials="VR(">
    <w:p w14:paraId="5CB9995C" w14:textId="77777777" w:rsidR="006E01DC" w:rsidRDefault="006E01DC" w:rsidP="006E01DC">
      <w:pPr>
        <w:pStyle w:val="Testocommento"/>
      </w:pPr>
      <w:r>
        <w:rPr>
          <w:rStyle w:val="Rimandocommento"/>
        </w:rPr>
        <w:annotationRef/>
      </w:r>
      <w:r>
        <w:t xml:space="preserve">Valutare se chiaro indicare S. ammesso visto i chiarimenti di paragr succesivi </w:t>
      </w:r>
    </w:p>
  </w:comment>
  <w:comment w:id="5523" w:author="Visone Rossana (GSE) [2]" w:date="2025-10-07T15:16:00Z" w:initials="RV">
    <w:p w14:paraId="370A8187" w14:textId="77777777" w:rsidR="00132F8D" w:rsidRDefault="00132F8D" w:rsidP="00015106">
      <w:pPr>
        <w:pStyle w:val="Testocommento"/>
      </w:pPr>
      <w:r>
        <w:rPr>
          <w:rStyle w:val="Rimandocommento"/>
        </w:rPr>
        <w:annotationRef/>
      </w:r>
      <w:r>
        <w:t>Assunto da riunioni interfunzionali</w:t>
      </w:r>
    </w:p>
  </w:comment>
  <w:comment w:id="5528" w:author="Visone Rossana (GSE) [2]" w:date="2025-10-07T15:16:00Z" w:initials="RV">
    <w:p w14:paraId="04E1FFD9" w14:textId="77777777" w:rsidR="00132F8D" w:rsidRDefault="00132F8D" w:rsidP="00015106">
      <w:pPr>
        <w:pStyle w:val="Testocommento"/>
      </w:pPr>
      <w:r>
        <w:rPr>
          <w:rStyle w:val="Rimandocommento"/>
        </w:rPr>
        <w:annotationRef/>
      </w:r>
      <w:r>
        <w:t>Assunto da riunioni interfunzionali</w:t>
      </w:r>
    </w:p>
  </w:comment>
  <w:comment w:id="5572" w:author="Visone Rossana (GSE) [2]" w:date="2025-10-07T15:16:00Z" w:initials="RV">
    <w:p w14:paraId="2EF64F66" w14:textId="77777777" w:rsidR="007D465C" w:rsidRDefault="007D465C" w:rsidP="007D465C">
      <w:pPr>
        <w:pStyle w:val="Testocommento"/>
      </w:pPr>
      <w:r>
        <w:rPr>
          <w:rStyle w:val="Rimandocommento"/>
        </w:rPr>
        <w:annotationRef/>
      </w:r>
      <w:r>
        <w:t>Assunto da riunioni interfunzionali</w:t>
      </w:r>
    </w:p>
  </w:comment>
  <w:comment w:id="5575" w:author="Visone Rossana (GSE) [2]" w:date="2025-10-07T15:16:00Z" w:initials="RV">
    <w:p w14:paraId="3A50B680" w14:textId="77777777" w:rsidR="007D465C" w:rsidRDefault="007D465C" w:rsidP="007D465C">
      <w:pPr>
        <w:pStyle w:val="Testocommento"/>
      </w:pPr>
      <w:r>
        <w:rPr>
          <w:rStyle w:val="Rimandocommento"/>
        </w:rPr>
        <w:annotationRef/>
      </w:r>
      <w:r>
        <w:t>Assunto da riunioni interfunzionali</w:t>
      </w:r>
    </w:p>
  </w:comment>
  <w:comment w:id="5712" w:author="Visone Rossana (GSE)" w:date="2025-09-25T10:43:00Z" w:initials="VR(">
    <w:p w14:paraId="6CDE6C35" w14:textId="5115928B" w:rsidR="00184F00" w:rsidRDefault="00184F00" w:rsidP="00184F00">
      <w:pPr>
        <w:pStyle w:val="Testocommento"/>
      </w:pPr>
      <w:r>
        <w:rPr>
          <w:rStyle w:val="Rimandocommento"/>
        </w:rPr>
        <w:annotationRef/>
      </w:r>
      <w:r>
        <w:t>Ok in riunione interfunzionale GSE 25.09.25 appurato inserimento Agenzie</w:t>
      </w:r>
    </w:p>
  </w:comment>
  <w:comment w:id="5864" w:author="Visone Rossana (GSE)" w:date="2025-03-25T11:15:00Z" w:initials="VR(">
    <w:p w14:paraId="1A973A96" w14:textId="0779E6FF" w:rsidR="00E608AB" w:rsidRDefault="00E608AB" w:rsidP="00E608AB">
      <w:pPr>
        <w:pStyle w:val="Testocommento"/>
      </w:pPr>
      <w:r>
        <w:rPr>
          <w:rStyle w:val="Rimandocommento"/>
        </w:rPr>
        <w:annotationRef/>
      </w:r>
      <w:r>
        <w:t>Da attenzionare tema che era emerso post consultazione regioni su intensità incentivo per tali soggetti identificati come PA. Idem per le in house</w:t>
      </w:r>
    </w:p>
  </w:comment>
  <w:comment w:id="6327" w:author="Santagata Fabiana (GSE)" w:date="2025-10-01T17:21:00Z" w:initials="S(">
    <w:p w14:paraId="32353236" w14:textId="50F80FEB" w:rsidR="007E6280" w:rsidRDefault="007E6280">
      <w:pPr>
        <w:pStyle w:val="Testocommento"/>
      </w:pPr>
      <w:r>
        <w:rPr>
          <w:rStyle w:val="Rimandocommento"/>
        </w:rPr>
        <w:annotationRef/>
      </w:r>
      <w:r w:rsidRPr="6A1AEB47">
        <w:t>come mai è stato eliminato?</w:t>
      </w:r>
    </w:p>
  </w:comment>
  <w:comment w:id="6572" w:author="Visone Rossana (GSE)" w:date="2025-03-25T11:15:00Z" w:initials="VR(">
    <w:p w14:paraId="24904358" w14:textId="199D64E4" w:rsidR="00D82FA6" w:rsidRDefault="00D82FA6" w:rsidP="00D82FA6">
      <w:pPr>
        <w:pStyle w:val="Testocommento"/>
      </w:pPr>
      <w:r>
        <w:rPr>
          <w:rStyle w:val="Rimandocommento"/>
        </w:rPr>
        <w:annotationRef/>
      </w:r>
      <w:r>
        <w:t>Da attenzionare tema che era emerso post consultazione regioni su intensità incentivo per tali soggetti identificati come PA. Idem per le in house</w:t>
      </w:r>
    </w:p>
  </w:comment>
  <w:comment w:id="6673" w:author="Santagata Fabiana (GSE)" w:date="2025-10-06T17:29:00Z" w:initials="S(">
    <w:p w14:paraId="0A8C038E" w14:textId="0DD7497F" w:rsidR="00586163" w:rsidRDefault="00586163">
      <w:pPr>
        <w:pStyle w:val="Testocommento"/>
      </w:pPr>
      <w:r>
        <w:rPr>
          <w:rStyle w:val="Rimandocommento"/>
        </w:rPr>
        <w:annotationRef/>
      </w:r>
      <w:r w:rsidRPr="62EE7EF0">
        <w:t>Sarebbe la P.IVA?</w:t>
      </w:r>
    </w:p>
  </w:comment>
  <w:comment w:id="6674" w:author="Visone Rossana (GSE) [2]" w:date="2025-10-07T16:58:00Z" w:initials="RV">
    <w:p w14:paraId="7E3E2451" w14:textId="77777777" w:rsidR="00715C30" w:rsidRDefault="00715C30" w:rsidP="00715C30">
      <w:pPr>
        <w:pStyle w:val="Testocommento"/>
      </w:pPr>
      <w:r>
        <w:rPr>
          <w:rStyle w:val="Rimandocommento"/>
        </w:rPr>
        <w:annotationRef/>
      </w:r>
      <w:r>
        <w:t>Il codice identificativo di un'impresa nel registro imprese è il </w:t>
      </w:r>
      <w:hyperlink r:id="rId1" w:history="1">
        <w:r w:rsidRPr="00A91D53">
          <w:rPr>
            <w:rStyle w:val="Collegamentoipertestuale"/>
            <w:b/>
            <w:bCs/>
          </w:rPr>
          <w:t>numero REA</w:t>
        </w:r>
      </w:hyperlink>
      <w:r>
        <w:t xml:space="preserve"> (Repertorio Economico Amministrativo) </w:t>
      </w:r>
    </w:p>
  </w:comment>
  <w:comment w:id="6672" w:author="Visone Rossana (GSE) [2]" w:date="2025-10-19T20:12:00Z" w:initials="RV">
    <w:p w14:paraId="7717B218" w14:textId="77777777" w:rsidR="00116748" w:rsidRDefault="00116748" w:rsidP="00116748">
      <w:pPr>
        <w:pStyle w:val="Testocommento"/>
      </w:pPr>
      <w:r>
        <w:rPr>
          <w:rStyle w:val="Rimandocommento"/>
        </w:rPr>
        <w:annotationRef/>
      </w:r>
      <w:r>
        <w:t>Non più previsto in DSAN</w:t>
      </w:r>
    </w:p>
  </w:comment>
  <w:comment w:id="6747" w:author="Visone Rossana (GSE) [2]" w:date="2025-10-07T17:03:00Z" w:initials="RV">
    <w:p w14:paraId="22E9D67F" w14:textId="54323CCD" w:rsidR="002309F5" w:rsidRDefault="002309F5" w:rsidP="002309F5">
      <w:pPr>
        <w:pStyle w:val="Testocommento"/>
      </w:pPr>
      <w:r>
        <w:rPr>
          <w:rStyle w:val="Rimandocommento"/>
        </w:rPr>
        <w:annotationRef/>
      </w:r>
      <w:r>
        <w:fldChar w:fldCharType="begin"/>
      </w:r>
      <w:r>
        <w:instrText>HYPERLINK "mailto:fabiana.santagata@gse.it"</w:instrText>
      </w:r>
      <w:bookmarkStart w:id="6749" w:name="_@_A8F789475127476EA27EE921EC0FF96AZ"/>
      <w:r>
        <w:fldChar w:fldCharType="separate"/>
      </w:r>
      <w:bookmarkEnd w:id="6749"/>
      <w:r w:rsidRPr="002309F5">
        <w:rPr>
          <w:rStyle w:val="Menzione"/>
          <w:noProof/>
        </w:rPr>
        <w:t>@Santagata Fabiana (GSE)</w:t>
      </w:r>
      <w:r>
        <w:fldChar w:fldCharType="end"/>
      </w:r>
      <w:r>
        <w:t xml:space="preserve"> Titolo V vale anche per interventi del Titolo III le disposizioni delle imprese</w:t>
      </w:r>
    </w:p>
  </w:comment>
  <w:comment w:id="6754" w:author="Visone Rossana (GSE)" w:date="2025-09-25T11:07:00Z" w:initials="VR(">
    <w:p w14:paraId="103D6CE0" w14:textId="18C91CD6" w:rsidR="008D66CD" w:rsidRDefault="008D66CD" w:rsidP="008D66CD">
      <w:pPr>
        <w:pStyle w:val="Testocommento"/>
      </w:pPr>
      <w:r>
        <w:rPr>
          <w:rStyle w:val="Rimandocommento"/>
        </w:rPr>
        <w:annotationRef/>
      </w:r>
      <w:r>
        <w:t>Da riunione interfunzionale GSE del 25.09.25 a ETS economici si applica Titolo V. Non si applica Titolo V a tutte le PA indentificate nella definizione del Decreto (ivi incluse le società cooperative sociali, le in house, PA elenco ISTAT, concessionari). Ai soggetti privati che agiscono per conto della PA in ambito PPP non si applica Titolo V, agendo in analogia delle ESCO in cui il “driver” è il Soggetto Ammesso PA</w:t>
      </w:r>
    </w:p>
  </w:comment>
  <w:comment w:id="6995" w:author="Visone Rossana (GSE)" w:date="2025-02-14T15:34:00Z" w:initials="VR(">
    <w:p w14:paraId="729C6A93" w14:textId="6FFC9BA9" w:rsidR="00713777" w:rsidRDefault="00360CD5" w:rsidP="00713777">
      <w:pPr>
        <w:pStyle w:val="Testocommento"/>
      </w:pPr>
      <w:r>
        <w:rPr>
          <w:rStyle w:val="Rimandocommento"/>
        </w:rPr>
        <w:annotationRef/>
      </w:r>
      <w:r w:rsidR="00713777">
        <w:t>Attenzione verificare lato intensità incentivo e cumulabilità se come PA con regolatorio.</w:t>
      </w:r>
    </w:p>
  </w:comment>
  <w:comment w:id="7255" w:author="Santagata Fabiana (GSE)" w:date="1900-01-01T00:00:00Z" w:initials="S(">
    <w:p w14:paraId="5B6629E1" w14:textId="3007BA47" w:rsidR="001E5AAF" w:rsidRDefault="001E5AAF">
      <w:pPr>
        <w:pStyle w:val="Testocommento"/>
      </w:pPr>
      <w:r>
        <w:rPr>
          <w:rStyle w:val="Rimandocommento"/>
        </w:rPr>
        <w:annotationRef/>
      </w:r>
      <w:r w:rsidRPr="62BBAF3F">
        <w:t xml:space="preserve">Non mi sembra si tratti di una deroga considerato che l'art. 10 c.1 prevede che siano i Soggetti Ammessi ad avere la disponibilità. </w:t>
      </w:r>
    </w:p>
  </w:comment>
  <w:comment w:id="7389" w:author="Visone Rossana (GSE)" w:date="2025-03-25T09:45:00Z" w:initials="VR(">
    <w:p w14:paraId="3C1A40AD" w14:textId="77777777" w:rsidR="00713777" w:rsidRDefault="00713777" w:rsidP="00713777">
      <w:pPr>
        <w:pStyle w:val="Testocommento"/>
      </w:pPr>
      <w:r>
        <w:rPr>
          <w:rStyle w:val="Rimandocommento"/>
        </w:rPr>
        <w:annotationRef/>
      </w:r>
      <w:r>
        <w:t>In quanto equiparate a PA possono ricorrere anche a PPP giusto? Per le prenotazioni è stato riconfermato da regolatorio</w:t>
      </w:r>
    </w:p>
  </w:comment>
  <w:comment w:id="7390" w:author="Visone Rossana (GSE) [2]" w:date="2025-10-07T15:13:00Z" w:initials="RV">
    <w:p w14:paraId="10DD17AB" w14:textId="77777777" w:rsidR="00DF22CF" w:rsidRDefault="00DF22CF" w:rsidP="00DF22CF">
      <w:pPr>
        <w:pStyle w:val="Testocommento"/>
      </w:pPr>
      <w:r>
        <w:rPr>
          <w:rStyle w:val="Rimandocommento"/>
        </w:rPr>
        <w:annotationRef/>
      </w:r>
      <w:r>
        <w:t>Da riunioni interfunzionali PPP può essere sottoscritto solo da PA pura dell’art. 2 comma 1 lett c) stante la natura del PPP</w:t>
      </w:r>
    </w:p>
  </w:comment>
  <w:comment w:id="7413" w:author="Visone Rossana (GSE) [2]" w:date="2025-10-07T17:22:00Z" w:initials="RV">
    <w:p w14:paraId="201D0C62" w14:textId="517EC9E4" w:rsidR="001F1206" w:rsidRDefault="001F1206" w:rsidP="001F1206">
      <w:pPr>
        <w:pStyle w:val="Testocommento"/>
      </w:pPr>
      <w:r>
        <w:rPr>
          <w:rStyle w:val="Rimandocommento"/>
        </w:rPr>
        <w:annotationRef/>
      </w:r>
      <w:r>
        <w:fldChar w:fldCharType="begin"/>
      </w:r>
      <w:r>
        <w:instrText>HYPERLINK "mailto:fabiana.santagata@gse.it"</w:instrText>
      </w:r>
      <w:bookmarkStart w:id="7417" w:name="_@_83CE72E86F9244DB8F8658DC2909DD9AZ"/>
      <w:r>
        <w:fldChar w:fldCharType="separate"/>
      </w:r>
      <w:bookmarkEnd w:id="7417"/>
      <w:r w:rsidRPr="001F1206">
        <w:rPr>
          <w:rStyle w:val="Menzione"/>
          <w:noProof/>
        </w:rPr>
        <w:t>@Santagata Fabiana (GSE)</w:t>
      </w:r>
      <w:r>
        <w:fldChar w:fldCharType="end"/>
      </w:r>
      <w:r>
        <w:t xml:space="preserve"> </w:t>
      </w:r>
      <w:r>
        <w:fldChar w:fldCharType="begin"/>
      </w:r>
      <w:r>
        <w:instrText>HYPERLINK "mailto:rosanna.pietropaolo@gse.it"</w:instrText>
      </w:r>
      <w:bookmarkStart w:id="7418" w:name="_@_81BD569FBFC54DC087F9020AE42BB37BZ"/>
      <w:r>
        <w:fldChar w:fldCharType="separate"/>
      </w:r>
      <w:bookmarkEnd w:id="7418"/>
      <w:r w:rsidRPr="001F1206">
        <w:rPr>
          <w:rStyle w:val="Menzione"/>
          <w:noProof/>
        </w:rPr>
        <w:t>@Pietropaolo Rosanna (GSE)</w:t>
      </w:r>
      <w:r>
        <w:fldChar w:fldCharType="end"/>
      </w:r>
      <w:r>
        <w:t xml:space="preserve"> parimenti alla esclusione dai PPP penso la previsione lettera b) sia stata inserita per le PA come da definizione decreto</w:t>
      </w:r>
    </w:p>
  </w:comment>
  <w:comment w:id="7628" w:author="Visone Rossana (GSE)" w:date="2025-03-25T11:45:00Z" w:initials="VR(">
    <w:p w14:paraId="52053FEB" w14:textId="2DD4AB02" w:rsidR="00E74DBB" w:rsidRDefault="00E74DBB" w:rsidP="00E74DBB">
      <w:pPr>
        <w:pStyle w:val="Testocommento"/>
      </w:pPr>
      <w:r>
        <w:rPr>
          <w:rStyle w:val="Rimandocommento"/>
        </w:rPr>
        <w:annotationRef/>
      </w:r>
      <w:r>
        <w:t>Richiamare  i paragrafi degli EPC e servizi energia che saranno descritti successivamente</w:t>
      </w:r>
    </w:p>
  </w:comment>
  <w:comment w:id="7876" w:author="Visone Rossana (GSE)" w:date="2025-08-01T09:23:00Z" w:initials="VR(">
    <w:p w14:paraId="785E02F6" w14:textId="77777777" w:rsidR="006D30EA" w:rsidRDefault="006D30EA" w:rsidP="006D30EA">
      <w:pPr>
        <w:pStyle w:val="Testocommento"/>
      </w:pPr>
      <w:r>
        <w:rPr>
          <w:rStyle w:val="Rimandocommento"/>
        </w:rPr>
        <w:annotationRef/>
      </w:r>
      <w:r>
        <w:t>Da valutare se specificare le variazioni di configurazioni delle ATI e cambi titolarità...verificare la versione ultima del DM</w:t>
      </w:r>
    </w:p>
  </w:comment>
  <w:comment w:id="7953" w:author="Visone Rossana (GSE)" w:date="2025-09-25T11:13:00Z" w:initials="VR(">
    <w:p w14:paraId="52AFC395" w14:textId="77777777" w:rsidR="00D3225B" w:rsidRDefault="00D3225B" w:rsidP="00D3225B">
      <w:pPr>
        <w:pStyle w:val="Testocommento"/>
      </w:pPr>
      <w:r>
        <w:rPr>
          <w:rStyle w:val="Rimandocommento"/>
        </w:rPr>
        <w:annotationRef/>
      </w:r>
      <w:r>
        <w:t>In sede di riunione interfunzionale GSE: semplificata dicitura stralciando Demanio essendo uno dei possibili soggetti deputati. Decreto è da intendersi più estensivo</w:t>
      </w:r>
    </w:p>
  </w:comment>
  <w:comment w:id="8011" w:author="Visone Rossana (GSE)" w:date="2025-03-25T11:31:00Z" w:initials="VR(">
    <w:p w14:paraId="3FF2676F" w14:textId="3A001721" w:rsidR="003812B9" w:rsidRDefault="003812B9" w:rsidP="003812B9">
      <w:pPr>
        <w:pStyle w:val="Testocommento"/>
      </w:pPr>
      <w:r>
        <w:rPr>
          <w:rStyle w:val="Rimandocommento"/>
        </w:rPr>
        <w:annotationRef/>
      </w:r>
      <w:r>
        <w:t>Da chiarire ...</w:t>
      </w:r>
    </w:p>
  </w:comment>
  <w:comment w:id="8123" w:author="Visone Rossana (GSE) [2]" w:date="2025-10-10T16:34:00Z" w:initials="RV">
    <w:p w14:paraId="67C74CE5" w14:textId="77777777" w:rsidR="000958A1" w:rsidRDefault="000958A1" w:rsidP="000958A1">
      <w:pPr>
        <w:pStyle w:val="Testocommento"/>
      </w:pPr>
      <w:r>
        <w:rPr>
          <w:rStyle w:val="Rimandocommento"/>
        </w:rPr>
        <w:annotationRef/>
      </w:r>
      <w:r>
        <w:t>Da verificare puntualmente le proposte</w:t>
      </w:r>
    </w:p>
  </w:comment>
  <w:comment w:id="8125" w:author="Visone Rossana (GSE) [2]" w:date="2025-10-10T16:31:00Z" w:initials="RV">
    <w:p w14:paraId="7263DD0F" w14:textId="77FD3136" w:rsidR="00B53069" w:rsidRDefault="00B53069" w:rsidP="00B53069">
      <w:pPr>
        <w:pStyle w:val="Testocommento"/>
      </w:pPr>
      <w:r>
        <w:rPr>
          <w:rStyle w:val="Rimandocommento"/>
        </w:rPr>
        <w:annotationRef/>
      </w:r>
      <w:r>
        <w:t>Da verificare</w:t>
      </w:r>
    </w:p>
  </w:comment>
  <w:comment w:id="8138" w:author="Visone Rossana (GSE) [2]" w:date="2025-10-10T16:50:00Z" w:initials="RV">
    <w:p w14:paraId="2BA68AAF" w14:textId="77777777" w:rsidR="006B7456" w:rsidRDefault="00EC5999" w:rsidP="006B7456">
      <w:pPr>
        <w:pStyle w:val="Testocommento"/>
      </w:pPr>
      <w:r>
        <w:rPr>
          <w:rStyle w:val="Rimandocommento"/>
        </w:rPr>
        <w:annotationRef/>
      </w:r>
      <w:r w:rsidR="006B7456">
        <w:t>Esistono requisiti specifici per Soggetti privati nella conformazione di ATI/società di scopo/consorzi e possono agire come Soggetto responsabile in qualsiasi modalità? Es per ATI solo la mandataria o una delle società del raggruppamento? Laddove ci siano restrizioni andrebbe indicato chi può agire come Soggetto responsabile (analogamente alle specificità introdotte per le ESCo al Paragrafo dedicato</w:t>
      </w:r>
    </w:p>
  </w:comment>
  <w:comment w:id="8145" w:author="Visone Rossana (GSE) [2]" w:date="2025-10-10T16:37:00Z" w:initials="RV">
    <w:p w14:paraId="21DFC987" w14:textId="77777777" w:rsidR="004A34F8" w:rsidRDefault="004A34F8" w:rsidP="004A34F8">
      <w:pPr>
        <w:pStyle w:val="Testocommento"/>
      </w:pPr>
      <w:r>
        <w:rPr>
          <w:rStyle w:val="Rimandocommento"/>
        </w:rPr>
        <w:annotationRef/>
      </w:r>
      <w:r>
        <w:t>Da attenzionare, trovare una formulazione che non vada in conflitto con i casi in cui il Soggetto responsabile sia una ESCO in presenza di EPC</w:t>
      </w:r>
    </w:p>
  </w:comment>
  <w:comment w:id="8151" w:author="Visone Rossana (GSE)" w:date="2025-03-25T11:12:00Z" w:initials="VR(">
    <w:p w14:paraId="117C5208" w14:textId="5BFCD850" w:rsidR="00115040" w:rsidRDefault="00115040" w:rsidP="00115040">
      <w:pPr>
        <w:pStyle w:val="Testocommento"/>
      </w:pPr>
      <w:r>
        <w:rPr>
          <w:rStyle w:val="Rimandocommento"/>
        </w:rPr>
        <w:annotationRef/>
      </w:r>
      <w:r>
        <w:t>Da verificare con Regolatorio se SR è il privato , per conto della PA il titolo V  non dovrebbe applicarsi</w:t>
      </w:r>
    </w:p>
  </w:comment>
  <w:comment w:id="8152" w:author="Visone Rossana (GSE) [2]" w:date="2025-10-07T17:23:00Z" w:initials="RV">
    <w:p w14:paraId="44177205" w14:textId="77777777" w:rsidR="00724EE4" w:rsidRDefault="00724EE4" w:rsidP="00724EE4">
      <w:pPr>
        <w:pStyle w:val="Testocommento"/>
      </w:pPr>
      <w:r>
        <w:rPr>
          <w:rStyle w:val="Rimandocommento"/>
        </w:rPr>
        <w:annotationRef/>
      </w:r>
      <w:r>
        <w:t>Decisione assunta in tale senso nelle riunioni interfunzionali</w:t>
      </w:r>
    </w:p>
  </w:comment>
  <w:comment w:id="8157" w:author="Visone Rossana (GSE) [2]" w:date="2025-10-10T16:54:00Z" w:initials="RV">
    <w:p w14:paraId="3CA02649" w14:textId="77777777" w:rsidR="00B451BC" w:rsidRDefault="00B451BC" w:rsidP="00B451BC">
      <w:pPr>
        <w:pStyle w:val="Testocommento"/>
      </w:pPr>
      <w:r>
        <w:rPr>
          <w:rStyle w:val="Rimandocommento"/>
        </w:rPr>
        <w:annotationRef/>
      </w:r>
      <w:r>
        <w:t>Testo del Decreto13 comma 3 lett c) prevede come formulazione “spese sostenute dalla PA”: stiamo assumendo che nelle concessioni tutto il costo sostenuto dal privato sia imputabile a PA. Sarebbe da attenzionare la dicitura proposta pe i casi diversi dalle concessioni</w:t>
      </w:r>
    </w:p>
  </w:comment>
  <w:comment w:id="8165" w:author="Visone Rossana (GSE) [2]" w:date="2025-10-10T16:56:00Z" w:initials="RV">
    <w:p w14:paraId="11F44A9D" w14:textId="77777777" w:rsidR="00B451BC" w:rsidRDefault="00B451BC" w:rsidP="00B451BC">
      <w:pPr>
        <w:pStyle w:val="Testocommento"/>
      </w:pPr>
      <w:r>
        <w:rPr>
          <w:rStyle w:val="Rimandocommento"/>
        </w:rPr>
        <w:annotationRef/>
      </w:r>
      <w:r>
        <w:t>Si può identificare una formulazione?</w:t>
      </w:r>
    </w:p>
  </w:comment>
  <w:comment w:id="8174" w:author="Visone Rossana (GSE) [2]" w:date="2025-10-10T16:06:00Z" w:initials="RV">
    <w:p w14:paraId="19713218" w14:textId="77777777" w:rsidR="00733B30" w:rsidRDefault="00A91504" w:rsidP="00733B30">
      <w:pPr>
        <w:pStyle w:val="Testocommento"/>
      </w:pPr>
      <w:r>
        <w:rPr>
          <w:rStyle w:val="Rimandocommento"/>
        </w:rPr>
        <w:annotationRef/>
      </w:r>
      <w:r w:rsidR="00733B30">
        <w:t>Da verificare ente terzo. Da attenzionare inoltre se vincolante per “concessioni” di “piccola entità” se restrittivo</w:t>
      </w:r>
    </w:p>
  </w:comment>
  <w:comment w:id="8190" w:author="Visone Rossana (GSE) [2]" w:date="2025-10-10T17:02:00Z" w:initials="RV">
    <w:p w14:paraId="44E07F45" w14:textId="77777777" w:rsidR="00B03A6A" w:rsidRDefault="00B03A6A" w:rsidP="00B03A6A">
      <w:pPr>
        <w:pStyle w:val="Testocommento"/>
      </w:pPr>
      <w:r>
        <w:rPr>
          <w:rStyle w:val="Rimandocommento"/>
        </w:rPr>
        <w:annotationRef/>
      </w:r>
      <w:r>
        <w:t>Tale dichiarazione necessaria per grandi contratti in cui dal PEF non sia evidente l’effettiva spesa ammissibile per Conto Termico</w:t>
      </w:r>
    </w:p>
  </w:comment>
  <w:comment w:id="8246" w:author="Visone Rossana (GSE) [2]" w:date="2025-10-24T15:49:00Z" w:initials="RV">
    <w:p w14:paraId="201D7039" w14:textId="77777777" w:rsidR="00681E46" w:rsidRDefault="00681E46" w:rsidP="00681E46">
      <w:pPr>
        <w:pStyle w:val="Testocommento"/>
      </w:pPr>
      <w:r>
        <w:rPr>
          <w:rStyle w:val="Rimandocommento"/>
        </w:rPr>
        <w:annotationRef/>
      </w:r>
      <w:r>
        <w:t>Questa dicitura ricomprenderebbe quali?</w:t>
      </w:r>
    </w:p>
  </w:comment>
  <w:comment w:id="8410" w:author="Visone Rossana (GSE) [2]" w:date="2025-10-24T16:03:00Z" w:initials="RV">
    <w:p w14:paraId="213E09DB" w14:textId="77777777" w:rsidR="00487970" w:rsidRDefault="00487970" w:rsidP="00487970">
      <w:pPr>
        <w:pStyle w:val="Testocommento"/>
      </w:pPr>
      <w:r>
        <w:rPr>
          <w:rStyle w:val="Rimandocommento"/>
        </w:rPr>
        <w:annotationRef/>
      </w:r>
      <w:r>
        <w:t>Vale anche per le configurazioni di autoconsumo? Se SI, si può valutare di spostare il box</w:t>
      </w:r>
    </w:p>
  </w:comment>
  <w:comment w:id="8415" w:author="Visone Rossana (GSE) [2]" w:date="2025-10-24T15:52:00Z" w:initials="RV">
    <w:p w14:paraId="469CD054" w14:textId="77777777" w:rsidR="00DD5F64" w:rsidRDefault="00DD5F64" w:rsidP="00DD5F64">
      <w:pPr>
        <w:pStyle w:val="Testocommento"/>
      </w:pPr>
      <w:r>
        <w:rPr>
          <w:rStyle w:val="Rimandocommento"/>
        </w:rPr>
        <w:annotationRef/>
      </w:r>
      <w:r>
        <w:t>Queste credo tutte tranne il CONI</w:t>
      </w:r>
    </w:p>
  </w:comment>
  <w:comment w:id="8418" w:author="Visone Rossana (GSE) [2]" w:date="2025-10-24T15:50:00Z" w:initials="RV">
    <w:p w14:paraId="08F0F711" w14:textId="77777777" w:rsidR="00DD5F64" w:rsidRDefault="00DD5F64" w:rsidP="00DD5F64">
      <w:pPr>
        <w:pStyle w:val="Testocommento"/>
      </w:pPr>
      <w:r>
        <w:rPr>
          <w:rStyle w:val="Rimandocommento"/>
        </w:rPr>
        <w:annotationRef/>
      </w:r>
      <w:r>
        <w:t>Credo siano ammesse</w:t>
      </w:r>
    </w:p>
  </w:comment>
  <w:comment w:id="8420" w:author="Visone Rossana (GSE)" w:date="2025-09-25T10:43:00Z" w:initials="VR(">
    <w:p w14:paraId="1F4304C5" w14:textId="77777777" w:rsidR="00DD5F64" w:rsidRDefault="00DD5F64" w:rsidP="00DD5F64">
      <w:pPr>
        <w:pStyle w:val="Testocommento"/>
      </w:pPr>
      <w:r>
        <w:rPr>
          <w:rStyle w:val="Rimandocommento"/>
        </w:rPr>
        <w:annotationRef/>
      </w:r>
      <w:r>
        <w:t>Ok in riunione interfunzionale GSE 25.09.25 appurato inserimento Agenzie</w:t>
      </w:r>
    </w:p>
  </w:comment>
  <w:comment w:id="8427" w:author="Visone Rossana (GSE) [2]" w:date="2025-10-24T15:54:00Z" w:initials="RV">
    <w:p w14:paraId="691AB8E1" w14:textId="77777777" w:rsidR="00DD5F64" w:rsidRDefault="00DD5F64" w:rsidP="00DD5F64">
      <w:pPr>
        <w:pStyle w:val="Testocommento"/>
      </w:pPr>
      <w:r>
        <w:rPr>
          <w:rStyle w:val="Rimandocommento"/>
        </w:rPr>
        <w:annotationRef/>
      </w:r>
      <w:r>
        <w:t>Credo siano da escludere?</w:t>
      </w:r>
    </w:p>
  </w:comment>
  <w:comment w:id="8431" w:author="Visone Rossana (GSE) [2]" w:date="2025-10-24T15:48:00Z" w:initials="RV">
    <w:p w14:paraId="41337C3C" w14:textId="77777777" w:rsidR="00DD5F64" w:rsidRDefault="00DD5F64" w:rsidP="00DD5F64">
      <w:pPr>
        <w:pStyle w:val="Testocommento"/>
      </w:pPr>
      <w:r>
        <w:rPr>
          <w:rStyle w:val="Rimandocommento"/>
        </w:rPr>
        <w:annotationRef/>
      </w:r>
      <w:r>
        <w:t>Penso siano da escludersi</w:t>
      </w:r>
    </w:p>
  </w:comment>
  <w:comment w:id="8434" w:author="Visone Rossana (GSE) [2]" w:date="2025-10-24T15:48:00Z" w:initials="RV">
    <w:p w14:paraId="6F31E43C" w14:textId="77777777" w:rsidR="00DD5F64" w:rsidRDefault="00DD5F64" w:rsidP="00DD5F64">
      <w:pPr>
        <w:pStyle w:val="Testocommento"/>
      </w:pPr>
      <w:r>
        <w:rPr>
          <w:rStyle w:val="Rimandocommento"/>
        </w:rPr>
        <w:annotationRef/>
      </w:r>
      <w:r>
        <w:t>Penso siano da escludere</w:t>
      </w:r>
    </w:p>
  </w:comment>
  <w:comment w:id="8439" w:author="Visone Rossana (GSE)" w:date="2025-03-25T11:15:00Z" w:initials="VR(">
    <w:p w14:paraId="680DB4DA" w14:textId="77777777" w:rsidR="00DD5F64" w:rsidRDefault="00DD5F64" w:rsidP="00DD5F64">
      <w:pPr>
        <w:pStyle w:val="Testocommento"/>
      </w:pPr>
      <w:r>
        <w:rPr>
          <w:rStyle w:val="Rimandocommento"/>
        </w:rPr>
        <w:annotationRef/>
      </w:r>
      <w:r>
        <w:t>Da attenzionare tema che era emerso post consultazione regioni su intensità incentivo per tali soggetti identificati come PA. Idem per le in house</w:t>
      </w:r>
    </w:p>
  </w:comment>
  <w:comment w:id="8438" w:author="Visone Rossana (GSE) [2]" w:date="2025-10-24T15:54:00Z" w:initials="RV">
    <w:p w14:paraId="70DFEE20" w14:textId="77777777" w:rsidR="00DD5F64" w:rsidRDefault="00DD5F64" w:rsidP="00DD5F64">
      <w:pPr>
        <w:pStyle w:val="Testocommento"/>
      </w:pPr>
      <w:r>
        <w:rPr>
          <w:rStyle w:val="Rimandocommento"/>
        </w:rPr>
        <w:annotationRef/>
      </w:r>
      <w:r>
        <w:t>Credo siano da escludere</w:t>
      </w:r>
    </w:p>
  </w:comment>
  <w:comment w:id="8733" w:author="Visone Rossana (GSE)" w:date="2025-04-01T10:14:00Z" w:initials="VR(">
    <w:p w14:paraId="49194274" w14:textId="338CC61A" w:rsidR="008D18D6" w:rsidRDefault="008D18D6" w:rsidP="008D18D6">
      <w:pPr>
        <w:pStyle w:val="Testocommento"/>
      </w:pPr>
      <w:r>
        <w:rPr>
          <w:rStyle w:val="Rimandocommento"/>
        </w:rPr>
        <w:annotationRef/>
      </w:r>
      <w:r>
        <w:t>Sono equiparati a PA forse conviene esplicitare nuovamente per accesso prenotazione</w:t>
      </w:r>
    </w:p>
  </w:comment>
  <w:comment w:id="8758" w:author="Visone Rossana (GSE)" w:date="2025-04-01T10:20:00Z" w:initials="VR(">
    <w:p w14:paraId="2C299368" w14:textId="77777777" w:rsidR="008D18D6" w:rsidRDefault="008D18D6" w:rsidP="008D18D6">
      <w:pPr>
        <w:pStyle w:val="Testocommento"/>
      </w:pPr>
      <w:r>
        <w:rPr>
          <w:rStyle w:val="Rimandocommento"/>
        </w:rPr>
        <w:annotationRef/>
      </w:r>
      <w:r>
        <w:t>Si presume che la prenotazione valga anche per gli atri soggetto che agiscono per conto della PA (oltre le ESCO)</w:t>
      </w:r>
    </w:p>
  </w:comment>
  <w:comment w:id="8892" w:author="Visone Rossana (GSE) [2]" w:date="2025-10-07T17:29:00Z" w:initials="RV">
    <w:p w14:paraId="1C85AD2A" w14:textId="77777777" w:rsidR="00C36258" w:rsidRDefault="00C36258" w:rsidP="00C36258">
      <w:pPr>
        <w:pStyle w:val="Testocommento"/>
      </w:pPr>
      <w:r>
        <w:rPr>
          <w:rStyle w:val="Rimandocommento"/>
        </w:rPr>
        <w:annotationRef/>
      </w:r>
      <w:r>
        <w:t>Esclusi da riunioni interfunzionali</w:t>
      </w:r>
    </w:p>
  </w:comment>
  <w:comment w:id="8954" w:author="Visone Rossana (GSE) [2]" w:date="2025-10-08T09:39:00Z" w:initials="RV">
    <w:p w14:paraId="009DDA1A" w14:textId="77777777" w:rsidR="007D465C" w:rsidRDefault="007D465C" w:rsidP="00A5167A">
      <w:pPr>
        <w:pStyle w:val="Testocommento"/>
      </w:pPr>
      <w:r>
        <w:rPr>
          <w:rStyle w:val="Rimandocommento"/>
        </w:rPr>
        <w:annotationRef/>
      </w:r>
      <w:r>
        <w:t>In maniera cautelativa conviene lasciare la specifica? Impresa potrebbe realizzare interventi di sua proprietà con categoria catastale residenziale</w:t>
      </w:r>
    </w:p>
  </w:comment>
  <w:comment w:id="8944" w:author="Visone Rossana (GSE) [2]" w:date="2025-10-08T09:39:00Z" w:initials="RV">
    <w:p w14:paraId="749A401F" w14:textId="77777777" w:rsidR="007D465C" w:rsidRDefault="007D465C" w:rsidP="00774781">
      <w:pPr>
        <w:pStyle w:val="Testocommento"/>
      </w:pPr>
      <w:r>
        <w:rPr>
          <w:rStyle w:val="Rimandocommento"/>
        </w:rPr>
        <w:annotationRef/>
      </w:r>
      <w:r>
        <w:t>In maniera cautelativa conviene lasciare la specifica? Impresa potrebbe realizzare interventi di sua proprietà con categoria catastale residenziale</w:t>
      </w:r>
    </w:p>
  </w:comment>
  <w:comment w:id="9090" w:author="Visone Rossana (GSE) [2]" w:date="2025-10-28T10:49:00Z" w:initials="RV">
    <w:p w14:paraId="4625B9A7" w14:textId="4DBF9436" w:rsidR="008501E9" w:rsidRDefault="00BD5EE8" w:rsidP="008501E9">
      <w:pPr>
        <w:pStyle w:val="Testocommento"/>
      </w:pPr>
      <w:r>
        <w:rPr>
          <w:rStyle w:val="Rimandocommento"/>
        </w:rPr>
        <w:annotationRef/>
      </w:r>
      <w:r w:rsidR="008501E9">
        <w:fldChar w:fldCharType="begin"/>
      </w:r>
      <w:r w:rsidR="008501E9">
        <w:instrText>HYPERLINK "mailto:rosanna.pietropaolo@gse.it"</w:instrText>
      </w:r>
      <w:bookmarkStart w:id="9093" w:name="_@_5FD9770DA20A4F619B9DA8E4A16EA8B1Z"/>
      <w:r w:rsidR="008501E9">
        <w:fldChar w:fldCharType="separate"/>
      </w:r>
      <w:bookmarkEnd w:id="9093"/>
      <w:r w:rsidR="008501E9" w:rsidRPr="008501E9">
        <w:rPr>
          <w:rStyle w:val="Menzione"/>
          <w:noProof/>
        </w:rPr>
        <w:t>@Pietropaolo Rosanna (GSE)</w:t>
      </w:r>
      <w:r w:rsidR="008501E9">
        <w:fldChar w:fldCharType="end"/>
      </w:r>
      <w:r w:rsidR="008501E9">
        <w:t xml:space="preserve"> </w:t>
      </w:r>
      <w:r w:rsidR="008501E9">
        <w:fldChar w:fldCharType="begin"/>
      </w:r>
      <w:r w:rsidR="008501E9">
        <w:instrText>HYPERLINK "mailto:fabiana.santagata@gse.it"</w:instrText>
      </w:r>
      <w:bookmarkStart w:id="9094" w:name="_@_FBD83BB91DB34D56AD44F3C4BFA24D6AZ"/>
      <w:r w:rsidR="008501E9">
        <w:fldChar w:fldCharType="separate"/>
      </w:r>
      <w:bookmarkEnd w:id="9094"/>
      <w:r w:rsidR="008501E9" w:rsidRPr="008501E9">
        <w:rPr>
          <w:rStyle w:val="Menzione"/>
          <w:noProof/>
        </w:rPr>
        <w:t>@Santagata Fabiana (GSE)</w:t>
      </w:r>
      <w:r w:rsidR="008501E9">
        <w:fldChar w:fldCharType="end"/>
      </w:r>
      <w:r w:rsidR="008501E9">
        <w:t xml:space="preserve"> utilizzata “per ora” la formulazione del FER X che deriva da disciplina su aiuti di Stato. Lato Edilizio non vi è una definizione univoca anzi alcuni interventi in “edilizia libera” (sembrano rientrare anche la sostituzione impianto, installaz FV su coperture di edifici esistenti) . Rif Glossario Edilizia Libera DECRETO 2 marzo 2018 </w:t>
      </w:r>
    </w:p>
  </w:comment>
  <w:comment w:id="9238" w:author="Visone Rossana (GSE)" w:date="2025-09-23T15:12:00Z" w:initials="VR(">
    <w:p w14:paraId="0E645111" w14:textId="77777777" w:rsidR="00C476E7" w:rsidRDefault="00C476E7" w:rsidP="00AC3A29">
      <w:pPr>
        <w:pStyle w:val="Testocommento"/>
      </w:pPr>
      <w:r>
        <w:rPr>
          <w:rStyle w:val="Rimandocommento"/>
        </w:rPr>
        <w:annotationRef/>
      </w:r>
      <w:r>
        <w:t>Assunta no istruttoria GSE e invio di presa d’atto: da discutere al tavolo per la prassi operativa se conforme</w:t>
      </w:r>
    </w:p>
  </w:comment>
  <w:comment w:id="9239" w:author="Visone Rossana (GSE) [2]" w:date="2025-10-28T10:25:00Z" w:initials="RV">
    <w:p w14:paraId="59597D11" w14:textId="1B3C113A" w:rsidR="004A5984" w:rsidRDefault="004A5984" w:rsidP="004A5984">
      <w:pPr>
        <w:pStyle w:val="Testocommento"/>
      </w:pPr>
      <w:r>
        <w:rPr>
          <w:rStyle w:val="Rimandocommento"/>
        </w:rPr>
        <w:annotationRef/>
      </w:r>
      <w:r>
        <w:fldChar w:fldCharType="begin"/>
      </w:r>
      <w:r>
        <w:instrText>HYPERLINK "mailto:fabiana.santagata@gse.it"</w:instrText>
      </w:r>
      <w:bookmarkStart w:id="9240" w:name="_@_4CAEE2DDE5D0450A94ECBFF6861FAD51Z"/>
      <w:r>
        <w:fldChar w:fldCharType="separate"/>
      </w:r>
      <w:bookmarkEnd w:id="9240"/>
      <w:r w:rsidRPr="004A5984">
        <w:rPr>
          <w:rStyle w:val="Menzione"/>
          <w:noProof/>
        </w:rPr>
        <w:t>@Santagata Fabiana (GSE)</w:t>
      </w:r>
      <w:r>
        <w:fldChar w:fldCharType="end"/>
      </w:r>
      <w:r>
        <w:t xml:space="preserve"> nuova decisione assunta nella riunione con AD del 27.10.25 da condividere formulazione</w:t>
      </w:r>
    </w:p>
  </w:comment>
  <w:comment w:id="9246" w:author="Visone Rossana (GSE) [2]" w:date="2025-09-30T12:32:00Z" w:initials="RV">
    <w:p w14:paraId="62778C67" w14:textId="7C59DC99" w:rsidR="006A32A3" w:rsidRDefault="006A32A3" w:rsidP="006A32A3">
      <w:pPr>
        <w:pStyle w:val="Testocommento"/>
      </w:pPr>
      <w:r>
        <w:rPr>
          <w:rStyle w:val="Rimandocommento"/>
        </w:rPr>
        <w:annotationRef/>
      </w:r>
      <w:r>
        <w:fldChar w:fldCharType="begin"/>
      </w:r>
      <w:r>
        <w:instrText>HYPERLINK "mailto:fabiana.santagata@gse.it"</w:instrText>
      </w:r>
      <w:bookmarkStart w:id="9258" w:name="_@_F069BE1EE3EE4BBDA2C6897D34FE8BA8Z"/>
      <w:r>
        <w:fldChar w:fldCharType="separate"/>
      </w:r>
      <w:bookmarkEnd w:id="9258"/>
      <w:r w:rsidRPr="006A32A3">
        <w:rPr>
          <w:rStyle w:val="Menzione"/>
          <w:noProof/>
        </w:rPr>
        <w:t>@Santagata Fabiana (GSE)</w:t>
      </w:r>
      <w:r>
        <w:fldChar w:fldCharType="end"/>
      </w:r>
      <w:r>
        <w:t xml:space="preserve"> va bene o si deve applicare 241?</w:t>
      </w:r>
    </w:p>
  </w:comment>
  <w:comment w:id="9247" w:author="Santagata Fabiana (GSE)" w:date="2025-10-09T11:25:00Z" w:initials="S(">
    <w:p w14:paraId="5BC8A24B" w14:textId="6DB40F8B" w:rsidR="00616039" w:rsidRDefault="00616039">
      <w:pPr>
        <w:pStyle w:val="Testocommento"/>
      </w:pPr>
      <w:r>
        <w:rPr>
          <w:rStyle w:val="Rimandocommento"/>
        </w:rPr>
        <w:annotationRef/>
      </w:r>
      <w:r w:rsidRPr="2CF5BBCF">
        <w:t>Si applica la 241, pertanto occorre condurre un'istruttoria sulla completezza e sull'ammissibilità del progetto nell'ambito di un procedimento scadenziato con termini.</w:t>
      </w:r>
    </w:p>
    <w:p w14:paraId="01AC57F3" w14:textId="671DC9CB" w:rsidR="00616039" w:rsidRDefault="00616039">
      <w:pPr>
        <w:pStyle w:val="Testocommento"/>
      </w:pPr>
      <w:r w:rsidRPr="7DAF05D8">
        <w:t xml:space="preserve">Trattandosi di procedimento che non è volto ad ottenere i benefici del DM, non si prevede il preavviso di rigetto. </w:t>
      </w:r>
    </w:p>
    <w:p w14:paraId="0A1C023A" w14:textId="3EF90B87" w:rsidR="00616039" w:rsidRDefault="00616039">
      <w:pPr>
        <w:pStyle w:val="Testocommento"/>
      </w:pPr>
    </w:p>
  </w:comment>
  <w:comment w:id="9248" w:author="Santagata Fabiana (GSE)" w:date="1900-01-01T00:00:00Z" w:initials="S(">
    <w:p w14:paraId="6357A139" w14:textId="195F297F" w:rsidR="00F43925" w:rsidRDefault="00F43925">
      <w:pPr>
        <w:pStyle w:val="Testocommento"/>
      </w:pPr>
      <w:r>
        <w:rPr>
          <w:rStyle w:val="Rimandocommento"/>
        </w:rPr>
        <w:annotationRef/>
      </w:r>
      <w:r w:rsidRPr="73DCD413">
        <w:t>Vi chiedo di verificare:</w:t>
      </w:r>
    </w:p>
    <w:p w14:paraId="7F875D9F" w14:textId="5E0A1420" w:rsidR="00F43925" w:rsidRDefault="00F43925">
      <w:pPr>
        <w:pStyle w:val="Testocommento"/>
      </w:pPr>
      <w:r w:rsidRPr="161B74CB">
        <w:t>- se è corretta la modalità con cui avvengono le comunicazioni da parte del GSE;</w:t>
      </w:r>
    </w:p>
    <w:p w14:paraId="4B1A66C9" w14:textId="5F3330B0" w:rsidR="00F43925" w:rsidRDefault="00F43925">
      <w:pPr>
        <w:pStyle w:val="Testocommento"/>
      </w:pPr>
      <w:r w:rsidRPr="6F1588BB">
        <w:t>- se bastano 30 giorni, al netto dei tempi per eventuali integrazioni, per concludere il procedimento</w:t>
      </w:r>
    </w:p>
  </w:comment>
  <w:comment w:id="9249" w:author="Visone Rossana (GSE) [2]" w:date="2025-10-09T14:51:00Z" w:initials="RV">
    <w:p w14:paraId="35E0F32A" w14:textId="77777777" w:rsidR="00F4382C" w:rsidRDefault="00F4382C" w:rsidP="00F4382C">
      <w:pPr>
        <w:pStyle w:val="Testocommento"/>
      </w:pPr>
      <w:r>
        <w:rPr>
          <w:rStyle w:val="Rimandocommento"/>
        </w:rPr>
        <w:annotationRef/>
      </w:r>
      <w:r>
        <w:t>Sarebbe meglio allineare ai 60 gg come attuale iter istruttorio</w:t>
      </w:r>
    </w:p>
  </w:comment>
  <w:comment w:id="9301" w:author="Visone Rossana (GSE) [2]" w:date="2025-10-09T14:39:00Z" w:initials="RV">
    <w:p w14:paraId="6BC38D97" w14:textId="2FF005E2" w:rsidR="00A316BE" w:rsidRDefault="00A316BE" w:rsidP="00A316BE">
      <w:pPr>
        <w:pStyle w:val="Testocommento"/>
      </w:pPr>
      <w:r>
        <w:rPr>
          <w:rStyle w:val="Rimandocommento"/>
        </w:rPr>
        <w:annotationRef/>
      </w:r>
      <w:r>
        <w:fldChar w:fldCharType="begin"/>
      </w:r>
      <w:r>
        <w:instrText>HYPERLINK "mailto:fabiana.santagata@gse.it"</w:instrText>
      </w:r>
      <w:bookmarkStart w:id="9306" w:name="_@_8E8876494EE24B488004DE1574CBEBB2Z"/>
      <w:r>
        <w:fldChar w:fldCharType="separate"/>
      </w:r>
      <w:bookmarkEnd w:id="9306"/>
      <w:r w:rsidRPr="00A316BE">
        <w:rPr>
          <w:rStyle w:val="Menzione"/>
          <w:noProof/>
        </w:rPr>
        <w:t>@Santagata Fabiana (GSE)</w:t>
      </w:r>
      <w:r>
        <w:fldChar w:fldCharType="end"/>
      </w:r>
      <w:r>
        <w:t xml:space="preserve"> Visto che non è una prequalifica sarebbe opportuno non indicare importo massimo riconoscibile che crea difficoltà anche per gli sviluppi</w:t>
      </w:r>
    </w:p>
  </w:comment>
  <w:comment w:id="9302" w:author="Santagata Fabiana (GSE)" w:date="2025-10-09T14:50:00Z" w:initials="S(">
    <w:p w14:paraId="6021E541" w14:textId="43BAD3E5" w:rsidR="0085386D" w:rsidRDefault="0085386D">
      <w:pPr>
        <w:pStyle w:val="Testocommento"/>
      </w:pPr>
      <w:r>
        <w:rPr>
          <w:rStyle w:val="Rimandocommento"/>
        </w:rPr>
        <w:annotationRef/>
      </w:r>
      <w:r w:rsidRPr="08900B8E">
        <w:t>Ok, era evidenziato perché ero in dubbio</w:t>
      </w:r>
    </w:p>
  </w:comment>
  <w:comment w:id="9263" w:author="Visone Rossana (GSE)" w:date="2025-09-23T15:12:00Z" w:initials="VR(">
    <w:p w14:paraId="6A815CC8" w14:textId="6F275287" w:rsidR="00AC3A29" w:rsidRDefault="00AC3A29" w:rsidP="00AC3A29">
      <w:pPr>
        <w:pStyle w:val="Testocommento"/>
      </w:pPr>
      <w:r>
        <w:rPr>
          <w:rStyle w:val="Rimandocommento"/>
        </w:rPr>
        <w:annotationRef/>
      </w:r>
      <w:r>
        <w:t>Assunta no istruttoria GSE e invio di presa d’atto: da discutere al tavolo per la prassi operativa se conforme</w:t>
      </w:r>
    </w:p>
  </w:comment>
  <w:comment w:id="9580" w:author="Visone Rossana (GSE)" w:date="2025-09-23T15:11:00Z" w:initials="VR(">
    <w:p w14:paraId="398E2434" w14:textId="2F983E7C" w:rsidR="002B5C2E" w:rsidRDefault="002B5C2E" w:rsidP="002B5C2E">
      <w:pPr>
        <w:pStyle w:val="Testocommento"/>
      </w:pPr>
      <w:r>
        <w:rPr>
          <w:rStyle w:val="Rimandocommento"/>
        </w:rPr>
        <w:annotationRef/>
      </w:r>
      <w:r>
        <w:t xml:space="preserve">Decreto non prevede tempistiche per invio della preliminare: rischio di “accavallamento” con FL e invio istanza_trovare formulazione </w:t>
      </w:r>
    </w:p>
  </w:comment>
  <w:comment w:id="9481" w:author="Visone Rossana (GSE) [2]" w:date="2025-10-28T13:02:00Z" w:initials="RV">
    <w:p w14:paraId="04C87F72" w14:textId="71BC51C0" w:rsidR="005E13ED" w:rsidRDefault="004F0B6D" w:rsidP="005E13ED">
      <w:pPr>
        <w:pStyle w:val="Testocommento"/>
      </w:pPr>
      <w:r>
        <w:rPr>
          <w:rStyle w:val="Rimandocommento"/>
        </w:rPr>
        <w:annotationRef/>
      </w:r>
      <w:r w:rsidR="005E13ED">
        <w:fldChar w:fldCharType="begin"/>
      </w:r>
      <w:r w:rsidR="005E13ED">
        <w:instrText>HYPERLINK "mailto:rosanna.pietropaolo@gse.it"</w:instrText>
      </w:r>
      <w:bookmarkStart w:id="9630" w:name="_@_AA7D8E5C564947929284025AADBB1E9AZ"/>
      <w:r w:rsidR="005E13ED">
        <w:fldChar w:fldCharType="separate"/>
      </w:r>
      <w:bookmarkEnd w:id="9630"/>
      <w:r w:rsidR="005E13ED" w:rsidRPr="005E13ED">
        <w:rPr>
          <w:rStyle w:val="Menzione"/>
          <w:noProof/>
        </w:rPr>
        <w:t>@Pietropaolo Rosanna (GSE)</w:t>
      </w:r>
      <w:r w:rsidR="005E13ED">
        <w:fldChar w:fldCharType="end"/>
      </w:r>
      <w:r w:rsidR="005E13ED">
        <w:t xml:space="preserve"> </w:t>
      </w:r>
      <w:r w:rsidR="005E13ED">
        <w:fldChar w:fldCharType="begin"/>
      </w:r>
      <w:r w:rsidR="005E13ED">
        <w:instrText>HYPERLINK "mailto:fabiana.santagata@gse.it"</w:instrText>
      </w:r>
      <w:bookmarkStart w:id="9631" w:name="_@_851DCC6F3745435BB805E290E8E94019Z"/>
      <w:r w:rsidR="005E13ED">
        <w:fldChar w:fldCharType="separate"/>
      </w:r>
      <w:bookmarkEnd w:id="9631"/>
      <w:r w:rsidR="005E13ED" w:rsidRPr="005E13ED">
        <w:rPr>
          <w:rStyle w:val="Menzione"/>
          <w:noProof/>
        </w:rPr>
        <w:t>@Santagata Fabiana (GSE</w:t>
      </w:r>
      <w:r w:rsidR="005E13ED">
        <w:fldChar w:fldCharType="end"/>
      </w:r>
      <w:r w:rsidR="005E13ED">
        <w:t xml:space="preserve"> punto di attenzione non solo la “definizione di avvio” e in fase di qualifica che documenti devono essere inviati per accertare che, agli effetti, i lavori non siano stati avviati prima di entrata in vigore del Decreto e avviati dopo invio della preliminare. </w:t>
      </w:r>
    </w:p>
  </w:comment>
  <w:comment w:id="9744" w:author="Santagata Fabiana (GSE)" w:date="2025-10-13T15:50:00Z" w:initials="S(">
    <w:p w14:paraId="217398D1" w14:textId="18647AA4" w:rsidR="001B3E3C" w:rsidRDefault="001B3E3C">
      <w:pPr>
        <w:pStyle w:val="Testocommento"/>
      </w:pPr>
      <w:r>
        <w:rPr>
          <w:rStyle w:val="Rimandocommento"/>
        </w:rPr>
        <w:annotationRef/>
      </w:r>
      <w:r w:rsidRPr="50D26C26">
        <w:t>Mi sembra che il DM preveda un termine complessivamente pari a 120 giorni (in luogo dei 90) decorrenti comunque dalla fine lavori e non che decorrano 120 giorni dalla data dell'ultimo pagamento</w:t>
      </w:r>
    </w:p>
  </w:comment>
  <w:comment w:id="9745" w:author="Visone Rossana (GSE) [2]" w:date="2025-10-28T11:25:00Z" w:initials="RV">
    <w:p w14:paraId="10F73079" w14:textId="5D73FE5C" w:rsidR="006F56F6" w:rsidRDefault="006F56F6" w:rsidP="006F56F6">
      <w:pPr>
        <w:pStyle w:val="Testocommento"/>
      </w:pPr>
      <w:r>
        <w:rPr>
          <w:rStyle w:val="Rimandocommento"/>
        </w:rPr>
        <w:annotationRef/>
      </w:r>
      <w:r>
        <w:fldChar w:fldCharType="begin"/>
      </w:r>
      <w:r>
        <w:instrText>HYPERLINK "mailto:fabiana.santagata@gse.it"</w:instrText>
      </w:r>
      <w:bookmarkStart w:id="9748" w:name="_@_FF8F744E32434DBF871C6EF8199AA3E7Z"/>
      <w:r>
        <w:fldChar w:fldCharType="separate"/>
      </w:r>
      <w:bookmarkEnd w:id="9748"/>
      <w:r w:rsidRPr="006F56F6">
        <w:rPr>
          <w:rStyle w:val="Menzione"/>
          <w:noProof/>
        </w:rPr>
        <w:t>@Santagata Fabiana (GSE)</w:t>
      </w:r>
      <w:r>
        <w:fldChar w:fldCharType="end"/>
      </w:r>
      <w:r>
        <w:t xml:space="preserve">  riparliamone la formulazione sulla data di fine lavori è al paragrafo 6.12.1</w:t>
      </w:r>
    </w:p>
  </w:comment>
  <w:comment w:id="9750" w:author="Santagata Fabiana (GSE)" w:date="2025-10-13T15:50:00Z" w:initials="S(">
    <w:p w14:paraId="27476F0C" w14:textId="77FC4E01" w:rsidR="001B3E3C" w:rsidRDefault="001B3E3C">
      <w:pPr>
        <w:pStyle w:val="Testocommento"/>
      </w:pPr>
      <w:r>
        <w:rPr>
          <w:rStyle w:val="Rimandocommento"/>
        </w:rPr>
        <w:annotationRef/>
      </w:r>
      <w:r w:rsidRPr="1F7E9616">
        <w:t>Mi sembra che il DM preveda un termine complessivamente pari a 120 giorni (in luogo dei 90) decorrenti comunque dalla fine lavori e non che decorrano 120 giorni dalla data dell'ultimo pagamento</w:t>
      </w:r>
    </w:p>
  </w:comment>
  <w:comment w:id="10000" w:author="Visone Rossana (GSE)" w:date="2025-04-01T10:20:00Z" w:initials="VR(">
    <w:p w14:paraId="17C797B8" w14:textId="3E07BD86" w:rsidR="00267772" w:rsidRDefault="00267772" w:rsidP="00267772">
      <w:pPr>
        <w:pStyle w:val="Testocommento"/>
      </w:pPr>
      <w:r>
        <w:rPr>
          <w:rStyle w:val="Rimandocommento"/>
        </w:rPr>
        <w:annotationRef/>
      </w:r>
      <w:r>
        <w:t>Si presume che la prenotazione valga anche per gli atri soggetto che agiscono per conto della PA (oltre le ESCO)</w:t>
      </w:r>
    </w:p>
  </w:comment>
  <w:comment w:id="10008" w:author="Visone Rossana (GSE) [2]" w:date="2025-09-30T17:22:00Z" w:initials="RV">
    <w:p w14:paraId="68F618BF" w14:textId="5ACE198B" w:rsidR="005412DA" w:rsidRDefault="005412DA" w:rsidP="005412DA">
      <w:pPr>
        <w:pStyle w:val="Testocommento"/>
      </w:pPr>
      <w:r>
        <w:rPr>
          <w:rStyle w:val="Rimandocommento"/>
        </w:rPr>
        <w:annotationRef/>
      </w:r>
      <w:r>
        <w:fldChar w:fldCharType="begin"/>
      </w:r>
      <w:r>
        <w:instrText>HYPERLINK "mailto:fabiana.santagata@gse.it"</w:instrText>
      </w:r>
      <w:bookmarkStart w:id="10017" w:name="_@_536267AF9A6F4372829D1944CBEA2BAFZ"/>
      <w:r>
        <w:fldChar w:fldCharType="separate"/>
      </w:r>
      <w:bookmarkEnd w:id="10017"/>
      <w:r w:rsidRPr="005412DA">
        <w:rPr>
          <w:rStyle w:val="Menzione"/>
          <w:noProof/>
        </w:rPr>
        <w:t>@Santagata Fabiana (GSE)</w:t>
      </w:r>
      <w:r>
        <w:fldChar w:fldCharType="end"/>
      </w:r>
      <w:r>
        <w:t xml:space="preserve"> </w:t>
      </w:r>
      <w:r>
        <w:fldChar w:fldCharType="begin"/>
      </w:r>
      <w:r>
        <w:instrText>HYPERLINK "mailto:rosanna.pietropaolo@gse.it"</w:instrText>
      </w:r>
      <w:bookmarkStart w:id="10018" w:name="_@_D7D3F195A6B24D8A9DF96BF03EA02866Z"/>
      <w:r>
        <w:fldChar w:fldCharType="separate"/>
      </w:r>
      <w:bookmarkEnd w:id="10018"/>
      <w:r w:rsidRPr="005412DA">
        <w:rPr>
          <w:rStyle w:val="Menzione"/>
          <w:noProof/>
        </w:rPr>
        <w:t>@Pietropaolo Rosanna (GSE)</w:t>
      </w:r>
      <w:r>
        <w:fldChar w:fldCharType="end"/>
      </w:r>
      <w:r>
        <w:t xml:space="preserve"> estensione dello schema su RA di ammissibilità alle prenotazioni anche per gli altri soggetti abilitati: art 14 comma 2 lett. b) del Decreto cita esplicitamente solo le ESCO</w:t>
      </w:r>
    </w:p>
  </w:comment>
  <w:comment w:id="10009" w:author="Visone Rossana (GSE) [2]" w:date="2025-10-07T17:45:00Z" w:initials="RV">
    <w:p w14:paraId="508F0821" w14:textId="77777777" w:rsidR="005E2CC7" w:rsidRDefault="005E2CC7" w:rsidP="005E2CC7">
      <w:pPr>
        <w:pStyle w:val="Testocommento"/>
      </w:pPr>
      <w:r>
        <w:rPr>
          <w:rStyle w:val="Rimandocommento"/>
        </w:rPr>
        <w:annotationRef/>
      </w:r>
      <w:r>
        <w:t>Da decisione assunte riunione interfunzionale possono prenotare solo le PA della definizione e solo tramite ESCO (esclusi gli altri soggetti abilitati)</w:t>
      </w:r>
    </w:p>
  </w:comment>
  <w:comment w:id="10216" w:author="Visone Rossana (GSE) [2]" w:date="2025-10-27T19:09:00Z" w:initials="RV">
    <w:p w14:paraId="159669A5" w14:textId="6944A09D" w:rsidR="00247AAC" w:rsidRDefault="00247AAC" w:rsidP="00247AAC">
      <w:pPr>
        <w:pStyle w:val="Testocommento"/>
      </w:pPr>
      <w:r>
        <w:rPr>
          <w:rStyle w:val="Rimandocommento"/>
        </w:rPr>
        <w:annotationRef/>
      </w:r>
      <w:r>
        <w:fldChar w:fldCharType="begin"/>
      </w:r>
      <w:r>
        <w:instrText>HYPERLINK "mailto:fabiana.santagata@gse.it"</w:instrText>
      </w:r>
      <w:bookmarkStart w:id="10310" w:name="_@_A54AACAC2F0C488ABADF45AB23069222Z"/>
      <w:r>
        <w:fldChar w:fldCharType="separate"/>
      </w:r>
      <w:bookmarkEnd w:id="10310"/>
      <w:r w:rsidRPr="00247AAC">
        <w:rPr>
          <w:rStyle w:val="Menzione"/>
          <w:noProof/>
        </w:rPr>
        <w:t>@Santagata Fabiana (GSE)</w:t>
      </w:r>
      <w:r>
        <w:fldChar w:fldCharType="end"/>
      </w:r>
      <w:r>
        <w:t xml:space="preserve"> questa parte inserita dopo nel paragrafo prenotazione nelle varie fasi. Non ha senso lasciare dopo?</w:t>
      </w:r>
    </w:p>
  </w:comment>
  <w:comment w:id="11241" w:author="Visone Rossana (GSE)" w:date="2025-09-23T15:59:00Z" w:initials="VR(">
    <w:p w14:paraId="3BBFBA48" w14:textId="5EB8E0E1" w:rsidR="00421AAE" w:rsidRDefault="00421AAE" w:rsidP="00421AAE">
      <w:pPr>
        <w:pStyle w:val="Testocommento"/>
      </w:pPr>
      <w:r>
        <w:rPr>
          <w:rStyle w:val="Rimandocommento"/>
        </w:rPr>
        <w:annotationRef/>
      </w:r>
      <w:r>
        <w:t>Art 27 comma 5. accertare anche in relazione al punto precedente “nello specifico….onere”</w:t>
      </w:r>
    </w:p>
  </w:comment>
  <w:comment w:id="11646" w:author="Visone Rossana (GSE)" w:date="2025-09-23T19:07:00Z" w:initials="VR(">
    <w:p w14:paraId="5BB504A9" w14:textId="77777777" w:rsidR="00FC5075" w:rsidRDefault="00FC5075" w:rsidP="00FC5075">
      <w:pPr>
        <w:pStyle w:val="Testocommento"/>
      </w:pPr>
      <w:r>
        <w:rPr>
          <w:rStyle w:val="Rimandocommento"/>
        </w:rPr>
        <w:annotationRef/>
      </w:r>
      <w:r>
        <w:t>Unica rata anche le cooperative nel 3.0?</w:t>
      </w:r>
    </w:p>
  </w:comment>
  <w:comment w:id="11647" w:author="Visone Rossana (GSE) [2]" w:date="2025-10-07T18:19:00Z" w:initials="RV">
    <w:p w14:paraId="702A30E2" w14:textId="77777777" w:rsidR="00B33E3A" w:rsidRDefault="00B33E3A" w:rsidP="00B33E3A">
      <w:pPr>
        <w:pStyle w:val="Testocommento"/>
      </w:pPr>
      <w:r>
        <w:rPr>
          <w:rStyle w:val="Rimandocommento"/>
        </w:rPr>
        <w:annotationRef/>
      </w:r>
      <w:r>
        <w:t>Decisione assunte interfunzionali Cooperative sociali equiparate a PA</w:t>
      </w:r>
    </w:p>
  </w:comment>
  <w:comment w:id="11667" w:author="Visone Rossana (GSE)" w:date="2025-09-23T19:07:00Z" w:initials="VR(">
    <w:p w14:paraId="6B92B69C" w14:textId="77777777" w:rsidR="00AD1011" w:rsidRDefault="00AD1011" w:rsidP="00AD1011">
      <w:pPr>
        <w:pStyle w:val="Testocommento"/>
      </w:pPr>
      <w:r>
        <w:rPr>
          <w:rStyle w:val="Rimandocommento"/>
        </w:rPr>
        <w:annotationRef/>
      </w:r>
      <w:r>
        <w:t>Unica rata anche le cooperative nel 3.0?</w:t>
      </w:r>
    </w:p>
  </w:comment>
  <w:comment w:id="11668" w:author="Visone Rossana (GSE) [2]" w:date="2025-10-07T18:19:00Z" w:initials="RV">
    <w:p w14:paraId="76747342" w14:textId="77777777" w:rsidR="00AD1011" w:rsidRDefault="00AD1011" w:rsidP="00AD1011">
      <w:pPr>
        <w:pStyle w:val="Testocommento"/>
      </w:pPr>
      <w:r>
        <w:rPr>
          <w:rStyle w:val="Rimandocommento"/>
        </w:rPr>
        <w:annotationRef/>
      </w:r>
      <w:r>
        <w:t>Decisione assunte interfunzionali Cooperative sociali equiparate a PA</w:t>
      </w:r>
    </w:p>
  </w:comment>
  <w:comment w:id="11757" w:author="Visone Rossana (GSE)" w:date="2025-04-01T11:10:00Z" w:initials="VR(">
    <w:p w14:paraId="44C724F4" w14:textId="77777777" w:rsidR="00631DCA" w:rsidRDefault="00631DCA" w:rsidP="00631DCA">
      <w:pPr>
        <w:pStyle w:val="Testocommento"/>
      </w:pPr>
      <w:r>
        <w:rPr>
          <w:rStyle w:val="Rimandocommento"/>
        </w:rPr>
        <w:annotationRef/>
      </w:r>
      <w:r>
        <w:t xml:space="preserve">Da confermare: in fase di SAL intermedio sarà emesso un nuovo provvedimento GSE? </w:t>
      </w:r>
    </w:p>
  </w:comment>
  <w:comment w:id="11764" w:author="Visone Rossana (GSE)" w:date="2025-04-01T11:28:00Z" w:initials="VR(">
    <w:p w14:paraId="26E17291" w14:textId="77777777" w:rsidR="00631DCA" w:rsidRDefault="00631DCA" w:rsidP="00631DCA">
      <w:pPr>
        <w:pStyle w:val="Testocommento"/>
      </w:pPr>
      <w:r>
        <w:rPr>
          <w:rStyle w:val="Rimandocommento"/>
        </w:rPr>
        <w:annotationRef/>
      </w:r>
      <w:r>
        <w:t>Da confermare se introdurre una soglia minima di SAL e se GSE effettua un minimo di istruttoria con provvedimento di accoglimento</w:t>
      </w:r>
    </w:p>
  </w:comment>
  <w:comment w:id="11788" w:author="Visone Rossana (GSE)" w:date="2025-04-01T11:10:00Z" w:initials="VR(">
    <w:p w14:paraId="13581BD9" w14:textId="77777777" w:rsidR="00280B79" w:rsidRDefault="00280B79" w:rsidP="00280B79">
      <w:pPr>
        <w:pStyle w:val="Testocommento"/>
      </w:pPr>
      <w:r>
        <w:rPr>
          <w:rStyle w:val="Rimandocommento"/>
        </w:rPr>
        <w:annotationRef/>
      </w:r>
      <w:r>
        <w:t xml:space="preserve">Da confermare: in fase di SAL intermedio sarà emesso un nuovo provvedimento GSE? </w:t>
      </w:r>
    </w:p>
  </w:comment>
  <w:comment w:id="11806" w:author="Visone Rossana (GSE)" w:date="2025-04-01T11:28:00Z" w:initials="VR(">
    <w:p w14:paraId="3294D056" w14:textId="77777777" w:rsidR="000952C3" w:rsidRDefault="000952C3" w:rsidP="000952C3">
      <w:pPr>
        <w:pStyle w:val="Testocommento"/>
      </w:pPr>
      <w:r>
        <w:rPr>
          <w:rStyle w:val="Rimandocommento"/>
        </w:rPr>
        <w:annotationRef/>
      </w:r>
      <w:r>
        <w:t>Da confermare se introdurre una soglia minima di SAL e se GSE effettua un minimo di istruttoria con provvedimento di accoglimento</w:t>
      </w:r>
    </w:p>
  </w:comment>
  <w:comment w:id="11816" w:author="Visone Rossana (GSE)" w:date="2025-04-01T11:13:00Z" w:initials="VR(">
    <w:p w14:paraId="1E83B487" w14:textId="2D9470F3" w:rsidR="001C15D8" w:rsidRDefault="001C15D8" w:rsidP="001C15D8">
      <w:pPr>
        <w:pStyle w:val="Testocommento"/>
      </w:pPr>
      <w:r>
        <w:rPr>
          <w:rStyle w:val="Rimandocommento"/>
        </w:rPr>
        <w:annotationRef/>
      </w:r>
      <w:r>
        <w:t>Obbligazione solidale vale anche per gli altri soggetti abilitati? Sicuramente con PPP ma per CACER?</w:t>
      </w:r>
    </w:p>
  </w:comment>
  <w:comment w:id="11838" w:author="Visone Rossana (GSE)" w:date="2025-04-01T11:30:00Z" w:initials="VR(">
    <w:p w14:paraId="0C13F835" w14:textId="77777777" w:rsidR="00DF1C0B" w:rsidRDefault="00DF1C0B" w:rsidP="00DF1C0B">
      <w:pPr>
        <w:pStyle w:val="Testocommento"/>
      </w:pPr>
      <w:r>
        <w:rPr>
          <w:rStyle w:val="Rimandocommento"/>
        </w:rPr>
        <w:annotationRef/>
      </w:r>
      <w:r>
        <w:t>Commento su</w:t>
      </w:r>
    </w:p>
  </w:comment>
  <w:comment w:id="11839" w:author="Visone Rossana (GSE) [2]" w:date="2025-10-07T18:24:00Z" w:initials="RV">
    <w:p w14:paraId="17E460BB" w14:textId="77777777" w:rsidR="006D00EF" w:rsidRDefault="006D00EF" w:rsidP="006D00EF">
      <w:pPr>
        <w:pStyle w:val="Testocommento"/>
      </w:pPr>
      <w:r>
        <w:rPr>
          <w:rStyle w:val="Rimandocommento"/>
        </w:rPr>
        <w:annotationRef/>
      </w:r>
      <w:r>
        <w:t>Da eliminare in quanto gli altri soggetti non possono prenotare per conto della PA</w:t>
      </w:r>
    </w:p>
  </w:comment>
  <w:comment w:id="13586" w:author="Visone Rossana (GSE) [2]" w:date="2025-09-30T12:16:00Z" w:initials="RV">
    <w:p w14:paraId="1ECFC94A" w14:textId="6F26581F" w:rsidR="00EE49EC" w:rsidRDefault="00EE49EC" w:rsidP="00EE49EC">
      <w:pPr>
        <w:pStyle w:val="Testocommento"/>
      </w:pPr>
      <w:r>
        <w:rPr>
          <w:rStyle w:val="Rimandocommento"/>
        </w:rPr>
        <w:annotationRef/>
      </w:r>
      <w:r>
        <w:fldChar w:fldCharType="begin"/>
      </w:r>
      <w:r>
        <w:instrText>HYPERLINK "mailto:rosanna.pietropaolo@gse.it"</w:instrText>
      </w:r>
      <w:bookmarkStart w:id="13591" w:name="_@_29CEA480D34B4FC79E55D751F8EB8E03Z"/>
      <w:r>
        <w:fldChar w:fldCharType="separate"/>
      </w:r>
      <w:bookmarkEnd w:id="13591"/>
      <w:r w:rsidRPr="00EE49EC">
        <w:rPr>
          <w:rStyle w:val="Menzione"/>
          <w:noProof/>
        </w:rPr>
        <w:t>@Pietropaolo Rosanna (GSE)</w:t>
      </w:r>
      <w:r>
        <w:fldChar w:fldCharType="end"/>
      </w:r>
      <w:r>
        <w:t xml:space="preserve"> attenzionare limite contingente per le PA dare indicazioni di prenotazioni accettate e poi vanno su anno dopo come contingente; AD qualifcarli ma erogazione anno dopo</w:t>
      </w:r>
    </w:p>
  </w:comment>
  <w:comment w:id="14037" w:author="Visone Rossana (GSE)" w:date="2025-09-24T09:48:00Z" w:initials="VR(">
    <w:p w14:paraId="0E983C29" w14:textId="2D8C583E" w:rsidR="002F003E" w:rsidRDefault="002F003E" w:rsidP="002F003E">
      <w:pPr>
        <w:pStyle w:val="Testocommento"/>
      </w:pPr>
      <w:r>
        <w:rPr>
          <w:rStyle w:val="Rimandocommento"/>
        </w:rPr>
        <w:annotationRef/>
      </w:r>
      <w:r>
        <w:t>Penso siano confermati stante la partenza base del Titolo V considerando i combinati da cui si aggoungono le succissive premialità zone assistite</w:t>
      </w:r>
    </w:p>
  </w:comment>
  <w:comment w:id="14081" w:author="Visone Rossana (GSE)" w:date="2025-04-01T12:12:00Z" w:initials="VR(">
    <w:p w14:paraId="38316D29" w14:textId="060604A7" w:rsidR="00CC0F35" w:rsidRDefault="00CC0F35" w:rsidP="00CC0F35">
      <w:pPr>
        <w:pStyle w:val="Testocommento"/>
      </w:pPr>
      <w:r>
        <w:rPr>
          <w:rStyle w:val="Rimandocommento"/>
        </w:rPr>
        <w:annotationRef/>
      </w:r>
      <w:r>
        <w:t>Vale sempre tale riferimento? Paragrafo da RA CT 2.0</w:t>
      </w:r>
    </w:p>
  </w:comment>
  <w:comment w:id="14138" w:author="Visone Rossana (GSE)" w:date="2025-04-01T12:16:00Z" w:initials="VR(">
    <w:p w14:paraId="44E6A130" w14:textId="77777777" w:rsidR="007A5D58" w:rsidRDefault="007A5D58" w:rsidP="007A5D58">
      <w:pPr>
        <w:pStyle w:val="Testocommento"/>
      </w:pPr>
      <w:r>
        <w:rPr>
          <w:rStyle w:val="Rimandocommento"/>
        </w:rPr>
        <w:annotationRef/>
      </w:r>
      <w:r>
        <w:t>Riferimento ancora valido? Utilizzato paragrafo RA CT 2.0</w:t>
      </w:r>
    </w:p>
  </w:comment>
  <w:comment w:id="14139" w:author="Pelosi Patrizia (GSE)" w:date="2025-10-15T13:01:00Z" w:initials="P(">
    <w:p w14:paraId="55C71BF2" w14:textId="6E003BBE" w:rsidR="005D0133" w:rsidRDefault="005D0133">
      <w:r>
        <w:annotationRef/>
      </w:r>
      <w:r w:rsidRPr="1C3AEFF2">
        <w:t>no da elimonare questa frase. ho aggiunto la versione corretta</w:t>
      </w:r>
    </w:p>
  </w:comment>
  <w:comment w:id="14183" w:author="Visone Rossana (GSE)" w:date="2025-09-10T12:49:00Z" w:initials="VR(">
    <w:p w14:paraId="52B98E7C" w14:textId="77777777" w:rsidR="00EF4509" w:rsidRDefault="00EF4509" w:rsidP="00EF4509">
      <w:pPr>
        <w:pStyle w:val="Testocommento"/>
      </w:pPr>
      <w:r>
        <w:rPr>
          <w:rStyle w:val="Rimandocommento"/>
        </w:rPr>
        <w:annotationRef/>
      </w:r>
      <w:r>
        <w:t>Da accertare se sarà attuato</w:t>
      </w:r>
    </w:p>
  </w:comment>
  <w:comment w:id="14338" w:author="Visone Rossana (GSE)" w:date="2025-09-10T12:42:00Z" w:initials="VR(">
    <w:p w14:paraId="32FFDC6F" w14:textId="2AE06B98" w:rsidR="00EF4509" w:rsidRDefault="00EF4509" w:rsidP="00EF4509">
      <w:pPr>
        <w:pStyle w:val="Testocommento"/>
      </w:pPr>
      <w:r>
        <w:rPr>
          <w:rStyle w:val="Rimandocommento"/>
        </w:rPr>
        <w:annotationRef/>
      </w:r>
      <w:r>
        <w:t>Da verificare e anche Ammesso</w:t>
      </w:r>
    </w:p>
  </w:comment>
  <w:comment w:id="14344" w:author="Visone Rossana (GSE)" w:date="2025-09-10T12:44:00Z" w:initials="VR(">
    <w:p w14:paraId="6D67CB57" w14:textId="77777777" w:rsidR="00EF4509" w:rsidRDefault="00EF4509" w:rsidP="00EF4509">
      <w:pPr>
        <w:pStyle w:val="Testocommento"/>
      </w:pPr>
      <w:r>
        <w:rPr>
          <w:rStyle w:val="Rimandocommento"/>
        </w:rPr>
        <w:annotationRef/>
      </w:r>
      <w:r>
        <w:t>Da valutare se inserire in corso verifiche per verifiche antimafia e altro</w:t>
      </w:r>
    </w:p>
  </w:comment>
  <w:comment w:id="14437" w:author="Visone Rossana (GSE) [2]" w:date="2025-10-11T15:34:00Z" w:initials="RV">
    <w:p w14:paraId="596297B6" w14:textId="78657EFF" w:rsidR="0021711B" w:rsidRDefault="0021711B" w:rsidP="0021711B">
      <w:pPr>
        <w:pStyle w:val="Testocommento"/>
      </w:pPr>
      <w:r>
        <w:rPr>
          <w:rStyle w:val="Rimandocommento"/>
        </w:rPr>
        <w:annotationRef/>
      </w:r>
      <w:r>
        <w:fldChar w:fldCharType="begin"/>
      </w:r>
      <w:r>
        <w:instrText>HYPERLINK "mailto:fabiana.santagata@gse.it"</w:instrText>
      </w:r>
      <w:bookmarkStart w:id="14439" w:name="_@_3C8ACEDCEF0D47E2A233BFBBF0590565Z"/>
      <w:r>
        <w:fldChar w:fldCharType="separate"/>
      </w:r>
      <w:bookmarkEnd w:id="14439"/>
      <w:r w:rsidRPr="0021711B">
        <w:rPr>
          <w:rStyle w:val="Menzione"/>
          <w:noProof/>
        </w:rPr>
        <w:t>@Santagata Fabiana (GSE)</w:t>
      </w:r>
      <w:r>
        <w:fldChar w:fldCharType="end"/>
      </w:r>
      <w:r>
        <w:t xml:space="preserve">  li obblighiamo? Verifica risolta? Potremmo usare la formulazione “potrà avvenire anche tramite SPID o CIE”</w:t>
      </w:r>
    </w:p>
  </w:comment>
  <w:comment w:id="14443" w:author="Visone Rossana (GSE)" w:date="2025-09-10T12:47:00Z" w:initials="VR(">
    <w:p w14:paraId="4C2B41C3" w14:textId="6E1488D9" w:rsidR="00EF4509" w:rsidRDefault="00EF4509" w:rsidP="00EF4509">
      <w:pPr>
        <w:pStyle w:val="Testocommento"/>
      </w:pPr>
      <w:r>
        <w:rPr>
          <w:rStyle w:val="Rimandocommento"/>
        </w:rPr>
        <w:annotationRef/>
      </w:r>
      <w:r>
        <w:t>Da valutare se sviluppa e nella richiesta di RCI potrebbe essere non richiesto ID e la firma</w:t>
      </w:r>
    </w:p>
  </w:comment>
  <w:comment w:id="15018" w:author="Visone Rossana (GSE)" w:date="2025-04-01T13:23:00Z" w:initials="VR(">
    <w:p w14:paraId="5CB3F07F" w14:textId="2255B4A5" w:rsidR="00BD4A91" w:rsidRDefault="00BD4A91" w:rsidP="00BD4A91">
      <w:pPr>
        <w:pStyle w:val="Testocommento"/>
      </w:pPr>
      <w:r>
        <w:rPr>
          <w:rStyle w:val="Rimandocommento"/>
        </w:rPr>
        <w:annotationRef/>
      </w:r>
      <w:r>
        <w:t>Da valutare interventi negli esempi</w:t>
      </w:r>
    </w:p>
  </w:comment>
  <w:comment w:id="15019" w:author="Visone Rossana (GSE) [2]" w:date="2025-10-08T09:52:00Z" w:initials="RV">
    <w:p w14:paraId="31CBB441" w14:textId="77777777" w:rsidR="00841378" w:rsidRDefault="00841378" w:rsidP="00841378">
      <w:pPr>
        <w:pStyle w:val="Testocommento"/>
      </w:pPr>
      <w:r>
        <w:rPr>
          <w:rStyle w:val="Rimandocommento"/>
        </w:rPr>
        <w:annotationRef/>
      </w:r>
      <w:r>
        <w:t>O trovare una formula cautelativa es per verifiche per la connessione con TLR efficienti qualificate da GSE</w:t>
      </w:r>
    </w:p>
  </w:comment>
  <w:comment w:id="15041" w:author="Visone Rossana (GSE)" w:date="2025-04-01T12:29:00Z" w:initials="VR(">
    <w:p w14:paraId="2648104C" w14:textId="354D5B4C" w:rsidR="001925ED" w:rsidRDefault="001925ED" w:rsidP="001925ED">
      <w:pPr>
        <w:pStyle w:val="Testocommento"/>
      </w:pPr>
      <w:r>
        <w:rPr>
          <w:rStyle w:val="Rimandocommento"/>
        </w:rPr>
        <w:annotationRef/>
      </w:r>
      <w:r>
        <w:t>Precisazione in ragione di segnalazioni di PA che intendono inviate anche le CT congelate. Appurare se permane con le evolutive la stessa nomenclatura per le CT non formalmente inviate</w:t>
      </w:r>
    </w:p>
  </w:comment>
  <w:comment w:id="15039" w:author="Visone Rossana (GSE)" w:date="2025-09-10T13:10:00Z" w:initials="VR(">
    <w:p w14:paraId="36923B68" w14:textId="77777777" w:rsidR="00FC1CE0" w:rsidRDefault="00FC1CE0" w:rsidP="00FC1CE0">
      <w:pPr>
        <w:pStyle w:val="Testocommento"/>
      </w:pPr>
      <w:r>
        <w:rPr>
          <w:rStyle w:val="Rimandocommento"/>
        </w:rPr>
        <w:annotationRef/>
      </w:r>
      <w:r>
        <w:t>In approfondimento la possibilità di validare entro i termini le congelate e capire in che termini</w:t>
      </w:r>
    </w:p>
  </w:comment>
  <w:comment w:id="15057" w:author="Visone Rossana (GSE)" w:date="2025-04-01T12:31:00Z" w:initials="VR(">
    <w:p w14:paraId="2B1FC197" w14:textId="47772728" w:rsidR="001925ED" w:rsidRDefault="001925ED" w:rsidP="001925ED">
      <w:pPr>
        <w:pStyle w:val="Testocommento"/>
      </w:pPr>
      <w:r>
        <w:rPr>
          <w:rStyle w:val="Rimandocommento"/>
        </w:rPr>
        <w:annotationRef/>
      </w:r>
      <w:r>
        <w:t>Da attenzionare aspetto Detrazioni lato bonifici in ragione dei ricorsi persi dal GSE.</w:t>
      </w:r>
    </w:p>
  </w:comment>
  <w:comment w:id="15096" w:author="Visone Rossana (GSE)" w:date="2025-04-01T12:38:00Z" w:initials="VR(">
    <w:p w14:paraId="65B14ED7" w14:textId="77777777" w:rsidR="00A03A70" w:rsidRDefault="00A03A70" w:rsidP="00A03A70">
      <w:pPr>
        <w:pStyle w:val="Testocommento"/>
      </w:pPr>
      <w:r>
        <w:rPr>
          <w:rStyle w:val="Rimandocommento"/>
        </w:rPr>
        <w:annotationRef/>
      </w:r>
      <w:r>
        <w:t>Sarà disponibile la funzionalità? Ad oggi non mi sembra ci sia….</w:t>
      </w:r>
    </w:p>
  </w:comment>
  <w:comment w:id="15349" w:author="Visone Rossana (GSE)" w:date="2025-04-01T12:48:00Z" w:initials="VR(">
    <w:p w14:paraId="64E5A97C" w14:textId="77777777" w:rsidR="008B69C9" w:rsidRDefault="008B69C9" w:rsidP="008B69C9">
      <w:pPr>
        <w:pStyle w:val="Testocommento"/>
      </w:pPr>
      <w:r>
        <w:rPr>
          <w:rStyle w:val="Rimandocommento"/>
        </w:rPr>
        <w:annotationRef/>
      </w:r>
      <w:r>
        <w:t>Da valutare se inserire una formulazione che ricordi il corretto inserimento della corrispondenza</w:t>
      </w:r>
    </w:p>
  </w:comment>
  <w:comment w:id="15383" w:author="Visone Rossana (GSE)" w:date="2025-04-01T12:49:00Z" w:initials="VR(">
    <w:p w14:paraId="0120C2CA" w14:textId="77777777" w:rsidR="008B69C9" w:rsidRDefault="008B69C9" w:rsidP="008B69C9">
      <w:pPr>
        <w:pStyle w:val="Testocommento"/>
      </w:pPr>
      <w:r>
        <w:rPr>
          <w:rStyle w:val="Rimandocommento"/>
        </w:rPr>
        <w:annotationRef/>
      </w:r>
      <w:r>
        <w:t xml:space="preserve">Da revisionare eventualmente con dettagli di  interlocutorio a Portale </w:t>
      </w:r>
    </w:p>
  </w:comment>
  <w:comment w:id="15523" w:author="Visone Rossana (GSE)" w:date="2025-04-01T12:48:00Z" w:initials="VR(">
    <w:p w14:paraId="227418BE" w14:textId="77777777" w:rsidR="00B462A0" w:rsidRDefault="00B462A0" w:rsidP="00B462A0">
      <w:pPr>
        <w:pStyle w:val="Testocommento"/>
      </w:pPr>
      <w:r>
        <w:rPr>
          <w:rStyle w:val="Rimandocommento"/>
        </w:rPr>
        <w:annotationRef/>
      </w:r>
      <w:r>
        <w:t>Da valutare se inserire una formulazione che ricordi il corretto inserimento della corrispondenza</w:t>
      </w:r>
    </w:p>
  </w:comment>
  <w:comment w:id="16055" w:author="Visone Rossana (GSE) [2]" w:date="2025-10-08T10:23:00Z" w:initials="RV">
    <w:p w14:paraId="3D7432A3" w14:textId="77777777" w:rsidR="00C22C18" w:rsidRDefault="00C22C18" w:rsidP="00C22C18">
      <w:pPr>
        <w:pStyle w:val="Testocommento"/>
      </w:pPr>
      <w:r>
        <w:rPr>
          <w:rStyle w:val="Rimandocommento"/>
        </w:rPr>
        <w:annotationRef/>
      </w:r>
      <w:r>
        <w:t>Si è deciso che sia un documento da conservare</w:t>
      </w:r>
    </w:p>
  </w:comment>
  <w:comment w:id="16065" w:author="Visone Rossana (GSE) [2]" w:date="2025-10-08T10:27:00Z" w:initials="RV">
    <w:p w14:paraId="1A041C5B" w14:textId="77777777" w:rsidR="0005745E" w:rsidRDefault="0005745E" w:rsidP="0005745E">
      <w:pPr>
        <w:pStyle w:val="Testocommento"/>
      </w:pPr>
      <w:r>
        <w:rPr>
          <w:rStyle w:val="Rimandocommento"/>
        </w:rPr>
        <w:annotationRef/>
      </w:r>
      <w:r>
        <w:t xml:space="preserve">In virtù art 14 comma 2 lett b) lettera iii e delle decisioni assunte “pubblica amministrazione” dicitura vale tale caso solo per la PA pura </w:t>
      </w:r>
    </w:p>
  </w:comment>
  <w:comment w:id="16146" w:author="Visone Rossana (GSE) [2]" w:date="2025-10-08T11:53:00Z" w:initials="RV">
    <w:p w14:paraId="3B64872A" w14:textId="4F210E21" w:rsidR="00615EB7" w:rsidRDefault="005A0D84" w:rsidP="00615EB7">
      <w:pPr>
        <w:pStyle w:val="Testocommento"/>
      </w:pPr>
      <w:r>
        <w:rPr>
          <w:rStyle w:val="Rimandocommento"/>
        </w:rPr>
        <w:annotationRef/>
      </w:r>
      <w:r w:rsidR="00615EB7">
        <w:fldChar w:fldCharType="begin"/>
      </w:r>
      <w:r w:rsidR="00615EB7">
        <w:instrText>HYPERLINK "mailto:cristina.vajani@gse.it"</w:instrText>
      </w:r>
      <w:bookmarkStart w:id="16147" w:name="_@_71D45DE3E0A3422E8E247F46F3EA9E6BZ"/>
      <w:r w:rsidR="00615EB7">
        <w:fldChar w:fldCharType="separate"/>
      </w:r>
      <w:bookmarkEnd w:id="16147"/>
      <w:r w:rsidR="00615EB7" w:rsidRPr="00615EB7">
        <w:rPr>
          <w:rStyle w:val="Menzione"/>
          <w:noProof/>
        </w:rPr>
        <w:t>@Vajani Cristina (GSE)</w:t>
      </w:r>
      <w:r w:rsidR="00615EB7">
        <w:fldChar w:fldCharType="end"/>
      </w:r>
      <w:r w:rsidR="00615EB7">
        <w:t xml:space="preserve"> </w:t>
      </w:r>
      <w:r w:rsidR="00615EB7">
        <w:fldChar w:fldCharType="begin"/>
      </w:r>
      <w:r w:rsidR="00615EB7">
        <w:instrText>HYPERLINK "mailto:michele.rosati@gse.it"</w:instrText>
      </w:r>
      <w:bookmarkStart w:id="16148" w:name="_@_C327A6953D5E468995ED212CC68CEEBBZ"/>
      <w:r w:rsidR="00615EB7">
        <w:fldChar w:fldCharType="separate"/>
      </w:r>
      <w:bookmarkEnd w:id="16148"/>
      <w:r w:rsidR="00615EB7" w:rsidRPr="00615EB7">
        <w:rPr>
          <w:rStyle w:val="Menzione"/>
          <w:noProof/>
        </w:rPr>
        <w:t>@Rosati Michele (GSE)</w:t>
      </w:r>
      <w:r w:rsidR="00615EB7">
        <w:fldChar w:fldCharType="end"/>
      </w:r>
      <w:r w:rsidR="00615EB7">
        <w:t xml:space="preserve"> nella riunione interfunzionale deciso che catalogo micro non implementato: su Decreto previsto. In tale fase si prevede la dicitura ma non le modalità di attuazione del catalogo</w:t>
      </w:r>
    </w:p>
  </w:comment>
  <w:comment w:id="16149" w:author="Visone Rossana (GSE) [2]" w:date="2025-10-08T12:21:00Z" w:initials="RV">
    <w:p w14:paraId="07CFD563" w14:textId="22DD95CE" w:rsidR="0040482B" w:rsidRDefault="0040482B" w:rsidP="0040482B">
      <w:pPr>
        <w:pStyle w:val="Testocommento"/>
      </w:pPr>
      <w:r>
        <w:rPr>
          <w:rStyle w:val="Rimandocommento"/>
        </w:rPr>
        <w:annotationRef/>
      </w:r>
      <w:r>
        <w:t xml:space="preserve">Formulazione generica cautelativa introdotta per lo specifico intervento di infrastruttura di ricarica </w:t>
      </w:r>
      <w:r>
        <w:fldChar w:fldCharType="begin"/>
      </w:r>
      <w:r>
        <w:instrText>HYPERLINK "mailto:mario.spagnoli@gse.it"</w:instrText>
      </w:r>
      <w:bookmarkStart w:id="16150" w:name="_@_F9E4CBB3BB1E40FAB9A0FF3B3097F659Z"/>
      <w:r>
        <w:fldChar w:fldCharType="separate"/>
      </w:r>
      <w:bookmarkEnd w:id="16150"/>
      <w:r w:rsidRPr="0040482B">
        <w:rPr>
          <w:rStyle w:val="Menzione"/>
          <w:noProof/>
        </w:rPr>
        <w:t>@Spagnoli Mario (GSE)</w:t>
      </w:r>
      <w:r>
        <w:fldChar w:fldCharType="end"/>
      </w:r>
      <w:r>
        <w:t xml:space="preserve">  </w:t>
      </w:r>
    </w:p>
  </w:comment>
  <w:comment w:id="16195" w:author="Visone Rossana (GSE)" w:date="2025-08-01T16:26:00Z" w:initials="VR(">
    <w:p w14:paraId="7082E668" w14:textId="77777777" w:rsidR="00704283" w:rsidRDefault="00704283" w:rsidP="00704283">
      <w:pPr>
        <w:pStyle w:val="Testocommento"/>
      </w:pPr>
      <w:r>
        <w:rPr>
          <w:rStyle w:val="Rimandocommento"/>
        </w:rPr>
        <w:annotationRef/>
      </w:r>
      <w:r>
        <w:t>Serve la formulazione di attuali RA?</w:t>
      </w:r>
    </w:p>
  </w:comment>
  <w:comment w:id="16291" w:author="Visone Rossana (GSE) [2]" w:date="2025-10-08T15:06:00Z" w:initials="RV">
    <w:p w14:paraId="11DD0492" w14:textId="77777777" w:rsidR="00721997" w:rsidRDefault="00721997" w:rsidP="00721997">
      <w:pPr>
        <w:pStyle w:val="Testocommento"/>
      </w:pPr>
      <w:r>
        <w:rPr>
          <w:rStyle w:val="Rimandocommento"/>
        </w:rPr>
        <w:annotationRef/>
      </w:r>
      <w:r>
        <w:t>Da inserire punto specifico nella sezione “Si impegna” della DSAN</w:t>
      </w:r>
    </w:p>
  </w:comment>
  <w:comment w:id="16297" w:author="Visone Rossana (GSE) [2]" w:date="2025-10-08T15:35:00Z" w:initials="RV">
    <w:p w14:paraId="2A4407BD" w14:textId="77777777" w:rsidR="00593825" w:rsidRDefault="00593825" w:rsidP="00593825">
      <w:pPr>
        <w:pStyle w:val="Testocommento"/>
      </w:pPr>
      <w:r>
        <w:rPr>
          <w:rStyle w:val="Rimandocommento"/>
        </w:rPr>
        <w:annotationRef/>
      </w:r>
      <w:r>
        <w:t>Da valutare se acquisire stante la semplificazione istruttoria che si vorrebbe attuare (rif decisione riunioni interfunzionali)</w:t>
      </w:r>
    </w:p>
  </w:comment>
  <w:comment w:id="16373" w:author="Visone Rossana (GSE)" w:date="2025-06-25T16:48:00Z" w:initials="VR(">
    <w:p w14:paraId="65091D72" w14:textId="2FE97488" w:rsidR="0019242C" w:rsidRDefault="0019242C" w:rsidP="0019242C">
      <w:pPr>
        <w:pStyle w:val="Testocommento"/>
      </w:pPr>
      <w:r>
        <w:rPr>
          <w:rStyle w:val="Rimandocommento"/>
        </w:rPr>
        <w:annotationRef/>
      </w:r>
      <w:r>
        <w:t>Superfluo qui si toglie e accertare esclusione de prenotazione</w:t>
      </w:r>
    </w:p>
  </w:comment>
  <w:comment w:id="16397" w:author="Visone Rossana (GSE)" w:date="2025-08-04T16:57:00Z" w:initials="VR(">
    <w:p w14:paraId="6591C301" w14:textId="77777777" w:rsidR="0019242C" w:rsidRDefault="0019242C" w:rsidP="0019242C">
      <w:pPr>
        <w:pStyle w:val="Testocommento"/>
      </w:pPr>
      <w:r>
        <w:rPr>
          <w:rStyle w:val="Rimandocommento"/>
        </w:rPr>
        <w:annotationRef/>
      </w:r>
      <w:r>
        <w:t>Da implementare in AVL ricalcolo incentivo</w:t>
      </w:r>
    </w:p>
  </w:comment>
  <w:comment w:id="16404" w:author="Visone Rossana (GSE) [2]" w:date="2025-10-08T16:11:00Z" w:initials="RV">
    <w:p w14:paraId="329A4776" w14:textId="1CAF5006" w:rsidR="00CF1603" w:rsidRDefault="00CF1603" w:rsidP="00CF1603">
      <w:pPr>
        <w:pStyle w:val="Testocommento"/>
      </w:pPr>
      <w:r>
        <w:rPr>
          <w:rStyle w:val="Rimandocommento"/>
        </w:rPr>
        <w:annotationRef/>
      </w:r>
      <w:r>
        <w:fldChar w:fldCharType="begin"/>
      </w:r>
      <w:r>
        <w:instrText>HYPERLINK "mailto:fabiana.santagata@gse.it"</w:instrText>
      </w:r>
      <w:bookmarkStart w:id="16405" w:name="_@_687DBF20C8164367AE9343846BB1C542Z"/>
      <w:r>
        <w:fldChar w:fldCharType="separate"/>
      </w:r>
      <w:bookmarkEnd w:id="16405"/>
      <w:r w:rsidRPr="00CF1603">
        <w:rPr>
          <w:rStyle w:val="Menzione"/>
          <w:noProof/>
        </w:rPr>
        <w:t>@Santagata Fabiana (GSE)</w:t>
      </w:r>
      <w:r>
        <w:fldChar w:fldCharType="end"/>
      </w:r>
      <w:r>
        <w:t xml:space="preserve"> non credo siano necessarie le clausole contrattuali che saranno in calce solo alla DSAN di invio prenotazione</w:t>
      </w:r>
    </w:p>
  </w:comment>
  <w:comment w:id="16621" w:author="Visone Rossana (GSE) [2]" w:date="2025-09-29T10:56:00Z" w:initials="RV">
    <w:p w14:paraId="5CFA5063" w14:textId="3DD5C304" w:rsidR="002A3EB8" w:rsidRDefault="002A3EB8" w:rsidP="002A3EB8">
      <w:pPr>
        <w:pStyle w:val="Testocommento"/>
      </w:pPr>
      <w:r>
        <w:rPr>
          <w:rStyle w:val="Rimandocommento"/>
        </w:rPr>
        <w:annotationRef/>
      </w:r>
      <w:r>
        <w:t>Da chiarire con Regolatorio tale condizione di ammissibilità di cui art 10 comma 2</w:t>
      </w:r>
    </w:p>
  </w:comment>
  <w:comment w:id="16620" w:author="Visone Rossana (GSE) [2]" w:date="2025-09-30T16:17:00Z" w:initials="RV">
    <w:p w14:paraId="7E829431" w14:textId="77777777" w:rsidR="00374EF6" w:rsidRDefault="00374EF6" w:rsidP="00374EF6">
      <w:pPr>
        <w:pStyle w:val="Testocommento"/>
      </w:pPr>
      <w:r>
        <w:rPr>
          <w:rStyle w:val="Rimandocommento"/>
        </w:rPr>
        <w:annotationRef/>
      </w:r>
      <w:r>
        <w:t>La dicitura art 10 comma 2 del Decreto forviante si propone di non inserire su RA</w:t>
      </w:r>
    </w:p>
  </w:comment>
  <w:comment w:id="16634" w:author="Visone Rossana (GSE)" w:date="2025-09-05T12:50:00Z" w:initials="VR(">
    <w:p w14:paraId="3C8723FF" w14:textId="7EBAF525" w:rsidR="0035262C" w:rsidRDefault="0035262C" w:rsidP="0035262C">
      <w:pPr>
        <w:pStyle w:val="Testocommento"/>
      </w:pPr>
      <w:r>
        <w:rPr>
          <w:rStyle w:val="Rimandocommento"/>
        </w:rPr>
        <w:annotationRef/>
      </w:r>
      <w:r>
        <w:t>Gestione operativa da definire</w:t>
      </w:r>
    </w:p>
  </w:comment>
  <w:comment w:id="16646" w:author="Visone Rossana (GSE)" w:date="2025-09-05T11:15:00Z" w:initials="VR(">
    <w:p w14:paraId="22E2AAC8" w14:textId="3A8485A6" w:rsidR="00544E81" w:rsidRDefault="00544E81" w:rsidP="00544E81">
      <w:pPr>
        <w:pStyle w:val="Testocommento"/>
      </w:pPr>
      <w:r>
        <w:rPr>
          <w:rStyle w:val="Rimandocommento"/>
        </w:rPr>
        <w:annotationRef/>
      </w:r>
      <w:r>
        <w:t>Da riformulare ma indicare concetto che per Titolo III si tratta di sostituzione di impianti</w:t>
      </w:r>
    </w:p>
  </w:comment>
  <w:comment w:id="16860" w:author="Visone Rossana (GSE)" w:date="2025-09-05T11:32:00Z" w:initials="VR(">
    <w:p w14:paraId="564BA72E" w14:textId="77777777" w:rsidR="00BF1BDA" w:rsidRDefault="00BF1BDA" w:rsidP="00BF1BDA">
      <w:pPr>
        <w:pStyle w:val="Testocommento"/>
      </w:pPr>
      <w:r>
        <w:rPr>
          <w:rStyle w:val="Rimandocommento"/>
        </w:rPr>
        <w:annotationRef/>
      </w:r>
      <w:r>
        <w:t>Si semplicifca in nCT 3.0 tutto uguale</w:t>
      </w:r>
    </w:p>
  </w:comment>
  <w:comment w:id="17045" w:author="Visone Rossana (GSE)" w:date="2025-04-01T13:15:00Z" w:initials="VR(">
    <w:p w14:paraId="4E2A563E" w14:textId="77777777" w:rsidR="00846D60" w:rsidRDefault="00846D60" w:rsidP="00846D60">
      <w:pPr>
        <w:pStyle w:val="Testocommento"/>
      </w:pPr>
      <w:r>
        <w:rPr>
          <w:rStyle w:val="Rimandocommento"/>
        </w:rPr>
        <w:annotationRef/>
      </w:r>
      <w:r>
        <w:t xml:space="preserve">Rif art 10 comma 7 </w:t>
      </w:r>
    </w:p>
  </w:comment>
  <w:comment w:id="17059" w:author="Visone Rossana (GSE)" w:date="2025-04-01T13:16:00Z" w:initials="VR(">
    <w:p w14:paraId="493B6210" w14:textId="77777777" w:rsidR="00846D60" w:rsidRDefault="00846D60" w:rsidP="00846D60">
      <w:pPr>
        <w:pStyle w:val="Testocommento"/>
      </w:pPr>
      <w:r>
        <w:rPr>
          <w:rStyle w:val="Rimandocommento"/>
        </w:rPr>
        <w:annotationRef/>
      </w:r>
      <w:r>
        <w:t>Stralciata completamente per interventi di riqualiicazione ai sensi di art 10 comma 8 Disposizioni comuni</w:t>
      </w:r>
    </w:p>
  </w:comment>
  <w:comment w:id="17707" w:author="Visone Rossana (GSE) [2]" w:date="2025-10-12T18:14:00Z" w:initials="RV">
    <w:p w14:paraId="15E6459F" w14:textId="77777777" w:rsidR="00FA7206" w:rsidRDefault="00FA7206" w:rsidP="00FA7206">
      <w:pPr>
        <w:pStyle w:val="Testocommento"/>
      </w:pPr>
      <w:r>
        <w:rPr>
          <w:rStyle w:val="Rimandocommento"/>
        </w:rPr>
        <w:annotationRef/>
      </w:r>
      <w:r>
        <w:t>Definito anche per ETS economici erogazione in un’unica rata_riunioni interfunzionali</w:t>
      </w:r>
    </w:p>
  </w:comment>
  <w:comment w:id="17908" w:author="Visone Rossana (GSE) [2]" w:date="2025-10-17T16:53:00Z" w:initials="RV">
    <w:p w14:paraId="39C388C6" w14:textId="77777777" w:rsidR="00CF2B6D" w:rsidRDefault="00CF2B6D" w:rsidP="00CF2B6D">
      <w:pPr>
        <w:pStyle w:val="Testocommento"/>
      </w:pPr>
      <w:r>
        <w:rPr>
          <w:rStyle w:val="Rimandocommento"/>
        </w:rPr>
        <w:annotationRef/>
      </w:r>
      <w:r>
        <w:t xml:space="preserve">Refuso del Decreto che esclude il solare termico da maggiorazione e non include la micro ma include scaldacqua ELT e a gas </w:t>
      </w:r>
    </w:p>
  </w:comment>
  <w:comment w:id="17905" w:author="Visone Rossana (GSE) [2]" w:date="2025-10-05T19:28:00Z" w:initials="RV">
    <w:p w14:paraId="3BA27A41" w14:textId="04CADE8C" w:rsidR="00204C42" w:rsidRDefault="00204C42" w:rsidP="00204C42">
      <w:pPr>
        <w:pStyle w:val="Testocommento"/>
      </w:pPr>
      <w:r>
        <w:rPr>
          <w:rStyle w:val="Rimandocommento"/>
        </w:rPr>
        <w:annotationRef/>
      </w:r>
      <w:r>
        <w:t>Solare termico escluso dalla maggiorazione?</w:t>
      </w:r>
    </w:p>
  </w:comment>
  <w:comment w:id="18038" w:author="Visone Rossana (GSE) [2]" w:date="2025-10-05T19:37:00Z" w:initials="RV">
    <w:p w14:paraId="234B9B9C" w14:textId="2725BE94" w:rsidR="003A1A0D" w:rsidRDefault="003A1A0D" w:rsidP="003A1A0D">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18041" w:name="_@_96F15FECE12E4F04B9B46CA54557A489Z"/>
      <w:r>
        <w:fldChar w:fldCharType="separate"/>
      </w:r>
      <w:bookmarkEnd w:id="18041"/>
      <w:r w:rsidRPr="003A1A0D">
        <w:rPr>
          <w:rStyle w:val="Menzione"/>
          <w:noProof/>
        </w:rPr>
        <w:t>@Pietropaolo Rosanna (GSE)</w:t>
      </w:r>
      <w:r>
        <w:fldChar w:fldCharType="end"/>
      </w:r>
      <w:r>
        <w:t xml:space="preserve"> </w:t>
      </w:r>
    </w:p>
  </w:comment>
  <w:comment w:id="18578" w:author="Visone Rossana (GSE) [2]" w:date="2025-10-12T18:14:00Z" w:initials="RV">
    <w:p w14:paraId="2D87073E" w14:textId="77777777" w:rsidR="00810178" w:rsidRDefault="00FA7206" w:rsidP="00810178">
      <w:pPr>
        <w:pStyle w:val="Testocommento"/>
      </w:pPr>
      <w:r>
        <w:rPr>
          <w:rStyle w:val="Rimandocommento"/>
        </w:rPr>
        <w:annotationRef/>
      </w:r>
      <w:r w:rsidR="00810178">
        <w:t>Definito  per ETS economici erogazione multirata per Titolo II sono visti come imprese. Riunione interfunzionale 16.10.25</w:t>
      </w:r>
    </w:p>
  </w:comment>
  <w:comment w:id="18699" w:author="Visone Rossana (GSE) [2]" w:date="2025-10-17T17:15:00Z" w:initials="RV">
    <w:p w14:paraId="2EAAEAF1" w14:textId="77777777" w:rsidR="00ED4537" w:rsidRDefault="00ED4537" w:rsidP="00ED4537">
      <w:pPr>
        <w:pStyle w:val="Testocommento"/>
      </w:pPr>
      <w:r>
        <w:rPr>
          <w:rStyle w:val="Rimandocommento"/>
        </w:rPr>
        <w:annotationRef/>
      </w:r>
      <w:r>
        <w:t>Attenzione al refuso del Decreto per la maggiorazione 55%. Vedasi lo stesso commento del II.A</w:t>
      </w:r>
    </w:p>
  </w:comment>
  <w:comment w:id="18707" w:author="Visone Rossana (GSE) [2]" w:date="2025-10-17T17:19:00Z" w:initials="RV">
    <w:p w14:paraId="1573D68A" w14:textId="77777777" w:rsidR="00EC756E" w:rsidRDefault="00EC756E" w:rsidP="00EC756E">
      <w:pPr>
        <w:pStyle w:val="Testocommento"/>
      </w:pPr>
      <w:r>
        <w:rPr>
          <w:rStyle w:val="Rimandocommento"/>
        </w:rPr>
        <w:annotationRef/>
      </w:r>
      <w:r>
        <w:t xml:space="preserve">Verificare la dicitura su “quali componenti” e certificazioni </w:t>
      </w:r>
    </w:p>
  </w:comment>
  <w:comment w:id="18739" w:author="Visone Rossana (GSE) [2]" w:date="2025-10-05T19:37:00Z" w:initials="RV">
    <w:p w14:paraId="5258B37B" w14:textId="77777777" w:rsidR="00C10C1D" w:rsidRDefault="00C10C1D" w:rsidP="00C10C1D">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18742" w:name="_@_D914E2B3EF1B4E9EA61FAB0C7DEC59E2Z"/>
      <w:r>
        <w:fldChar w:fldCharType="separate"/>
      </w:r>
      <w:bookmarkEnd w:id="18742"/>
      <w:r w:rsidRPr="003A1A0D">
        <w:rPr>
          <w:rStyle w:val="Menzione"/>
          <w:noProof/>
        </w:rPr>
        <w:t>@Pietropaolo Rosanna (GSE)</w:t>
      </w:r>
      <w:r>
        <w:fldChar w:fldCharType="end"/>
      </w:r>
      <w:r>
        <w:t xml:space="preserve"> </w:t>
      </w:r>
    </w:p>
  </w:comment>
  <w:comment w:id="19056" w:author="Rivera Cordero Daybeth Gabriela (GSE)" w:date="2025-10-13T17:07:00Z" w:initials="DR">
    <w:p w14:paraId="29797330" w14:textId="3C8B3316" w:rsidR="008C523C" w:rsidRDefault="008C523C" w:rsidP="008C523C">
      <w:pPr>
        <w:pStyle w:val="Testocommento"/>
      </w:pPr>
      <w:r>
        <w:rPr>
          <w:rStyle w:val="Rimandocommento"/>
        </w:rPr>
        <w:annotationRef/>
      </w:r>
      <w:r>
        <w:t>Frase da verificare</w:t>
      </w:r>
    </w:p>
  </w:comment>
  <w:comment w:id="19110" w:author="Rivera Cordero Daybeth Gabriela (GSE)" w:date="2025-10-15T11:35:00Z" w:initials="DR">
    <w:p w14:paraId="50F33E43" w14:textId="0EE2164C" w:rsidR="005D4810" w:rsidRDefault="005D4810" w:rsidP="005D4810">
      <w:pPr>
        <w:pStyle w:val="Testocommento"/>
      </w:pPr>
      <w:r>
        <w:rPr>
          <w:rStyle w:val="Rimandocommento"/>
        </w:rPr>
        <w:annotationRef/>
      </w:r>
      <w:r>
        <w:fldChar w:fldCharType="begin"/>
      </w:r>
      <w:r>
        <w:instrText>HYPERLINK "mailto:rossana.visone@gse.it"</w:instrText>
      </w:r>
      <w:bookmarkStart w:id="19114" w:name="_@_8E45695EEF5C452E820005B2B4C834D3Z"/>
      <w:r>
        <w:fldChar w:fldCharType="separate"/>
      </w:r>
      <w:bookmarkEnd w:id="19114"/>
      <w:r w:rsidRPr="005D4810">
        <w:rPr>
          <w:rStyle w:val="Menzione"/>
          <w:noProof/>
        </w:rPr>
        <w:t>@Visone Rossana (GSE)</w:t>
      </w:r>
      <w:r>
        <w:fldChar w:fldCharType="end"/>
      </w:r>
      <w:r>
        <w:t xml:space="preserve"> </w:t>
      </w:r>
      <w:r>
        <w:fldChar w:fldCharType="begin"/>
      </w:r>
      <w:r>
        <w:instrText>HYPERLINK "mailto:rosanna.pietropaolo@gse.it"</w:instrText>
      </w:r>
      <w:bookmarkStart w:id="19115" w:name="_@_825472BB42EB4BA18DFC4707BD8CBA8EZ"/>
      <w:r>
        <w:fldChar w:fldCharType="separate"/>
      </w:r>
      <w:bookmarkEnd w:id="19115"/>
      <w:r w:rsidRPr="005D4810">
        <w:rPr>
          <w:rStyle w:val="Menzione"/>
          <w:noProof/>
        </w:rPr>
        <w:t>@Pietropaolo Rosanna (GSE)</w:t>
      </w:r>
      <w:r>
        <w:fldChar w:fldCharType="end"/>
      </w:r>
      <w:r>
        <w:t xml:space="preserve"> per ora abbiamo inerito il 20% considerando l’intervento nZEB come intervento convinato</w:t>
      </w:r>
    </w:p>
  </w:comment>
  <w:comment w:id="19406" w:author="Rivera Cordero Daybeth Gabriela (GSE)" w:date="2025-10-15T18:52:00Z" w:initials="DR">
    <w:p w14:paraId="60F2AB90" w14:textId="77777777" w:rsidR="005D0133" w:rsidRDefault="005D0133" w:rsidP="005D0133">
      <w:pPr>
        <w:pStyle w:val="Testocommento"/>
      </w:pPr>
      <w:r>
        <w:rPr>
          <w:rStyle w:val="Rimandocommento"/>
        </w:rPr>
        <w:annotationRef/>
      </w:r>
      <w:r>
        <w:t xml:space="preserve">@verificare per le PA concetto di Titolo autorizzativo </w:t>
      </w:r>
    </w:p>
  </w:comment>
  <w:comment w:id="19661" w:author="Visone Rossana (GSE) [2]" w:date="2025-10-17T17:19:00Z" w:initials="RV">
    <w:p w14:paraId="0DD603C8" w14:textId="77777777" w:rsidR="003A6132" w:rsidRDefault="003A6132" w:rsidP="003A6132">
      <w:pPr>
        <w:pStyle w:val="Testocommento"/>
      </w:pPr>
      <w:r>
        <w:rPr>
          <w:rStyle w:val="Rimandocommento"/>
        </w:rPr>
        <w:annotationRef/>
      </w:r>
      <w:r>
        <w:t xml:space="preserve">Verificare la dicitura su “quali componenti” e certificazioni </w:t>
      </w:r>
    </w:p>
  </w:comment>
  <w:comment w:id="19684" w:author="Visone Rossana (GSE) [2]" w:date="2025-10-05T19:37:00Z" w:initials="RV">
    <w:p w14:paraId="665BD723" w14:textId="77777777" w:rsidR="003A6132" w:rsidRDefault="003A6132" w:rsidP="003A6132">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19685" w:name="_@_CF63D4A5768248B58960AF6F5C86FD05Z"/>
      <w:r>
        <w:fldChar w:fldCharType="separate"/>
      </w:r>
      <w:bookmarkEnd w:id="19685"/>
      <w:r w:rsidRPr="003A1A0D">
        <w:rPr>
          <w:rStyle w:val="Menzione"/>
          <w:noProof/>
        </w:rPr>
        <w:t>@Pietropaolo Rosanna (GSE)</w:t>
      </w:r>
      <w:r>
        <w:fldChar w:fldCharType="end"/>
      </w:r>
      <w:r>
        <w:t xml:space="preserve"> </w:t>
      </w:r>
    </w:p>
  </w:comment>
  <w:comment w:id="20000" w:author="Visone Rossana (GSE) [2]" w:date="2025-10-12T18:14:00Z" w:initials="RV">
    <w:p w14:paraId="303A8E8E" w14:textId="77777777" w:rsidR="00901495" w:rsidRDefault="00901495" w:rsidP="00901495">
      <w:pPr>
        <w:pStyle w:val="Testocommento"/>
      </w:pPr>
      <w:r>
        <w:rPr>
          <w:rStyle w:val="Rimandocommento"/>
        </w:rPr>
        <w:annotationRef/>
      </w:r>
      <w:r>
        <w:t>Definito anche per ETS economici erogazione in un’unica rata_riunioni interfunzionali</w:t>
      </w:r>
    </w:p>
  </w:comment>
  <w:comment w:id="20567" w:author="Visone Rossana (GSE)" w:date="2025-06-25T16:10:00Z" w:initials="VR(">
    <w:p w14:paraId="6AE585B2" w14:textId="1A463407" w:rsidR="00483B62" w:rsidRDefault="00483B62" w:rsidP="00483B62">
      <w:pPr>
        <w:pStyle w:val="Testocommento"/>
      </w:pPr>
      <w:r>
        <w:rPr>
          <w:rStyle w:val="Rimandocommento"/>
        </w:rPr>
        <w:annotationRef/>
      </w:r>
      <w:r>
        <w:t>Creare par cumulabilità ad hoc valutare</w:t>
      </w:r>
    </w:p>
  </w:comment>
  <w:comment w:id="21717" w:author="Visone Rossana (GSE) [2]" w:date="2025-10-01T11:11:00Z" w:initials="RV">
    <w:p w14:paraId="5D67F371" w14:textId="3A3F659B" w:rsidR="00855EFD" w:rsidRDefault="000F7AAE" w:rsidP="00855EFD">
      <w:pPr>
        <w:pStyle w:val="Testocommento"/>
      </w:pPr>
      <w:r>
        <w:rPr>
          <w:rStyle w:val="Rimandocommento"/>
        </w:rPr>
        <w:annotationRef/>
      </w:r>
      <w:r w:rsidR="00855EFD">
        <w:fldChar w:fldCharType="begin"/>
      </w:r>
      <w:r w:rsidR="00855EFD">
        <w:instrText>HYPERLINK "mailto:mario.spagnoli@gse.it"</w:instrText>
      </w:r>
      <w:bookmarkStart w:id="21722" w:name="_@_EEBAE1F1137741FE8722050C733F5F50Z"/>
      <w:r w:rsidR="00855EFD">
        <w:fldChar w:fldCharType="separate"/>
      </w:r>
      <w:bookmarkEnd w:id="21722"/>
      <w:r w:rsidR="00855EFD" w:rsidRPr="00855EFD">
        <w:rPr>
          <w:rStyle w:val="Menzione"/>
          <w:noProof/>
        </w:rPr>
        <w:t>@Spagnoli Mario (GSE)</w:t>
      </w:r>
      <w:r w:rsidR="00855EFD">
        <w:fldChar w:fldCharType="end"/>
      </w:r>
      <w:r w:rsidR="00855EFD">
        <w:t xml:space="preserve"> approfondimento da effettuare rispetto ai seguenti requisiti indicati nell’Allegato Decreto CT 3.0 rispetto alle indicazioni norma CEI e capire la validità rispetto agli apparecchi immessi sul mercato</w:t>
      </w:r>
    </w:p>
  </w:comment>
  <w:comment w:id="21789" w:author="Visone Rossana (GSE) [2]" w:date="2025-10-20T18:45:00Z" w:initials="RV">
    <w:p w14:paraId="5C5F985F" w14:textId="6AD2D76C" w:rsidR="00903A6E" w:rsidRDefault="00163A5D" w:rsidP="00903A6E">
      <w:pPr>
        <w:pStyle w:val="Testocommento"/>
      </w:pPr>
      <w:r>
        <w:rPr>
          <w:rStyle w:val="Rimandocommento"/>
        </w:rPr>
        <w:annotationRef/>
      </w:r>
      <w:r w:rsidR="00903A6E">
        <w:fldChar w:fldCharType="begin"/>
      </w:r>
      <w:r w:rsidR="00903A6E">
        <w:instrText>HYPERLINK "mailto:rosanna.pietropaolo@gse.it"</w:instrText>
      </w:r>
      <w:bookmarkStart w:id="21795" w:name="_@_14BAA4457FC243E59461C56FE59EE655Z"/>
      <w:r w:rsidR="00903A6E">
        <w:fldChar w:fldCharType="separate"/>
      </w:r>
      <w:bookmarkEnd w:id="21795"/>
      <w:r w:rsidR="00903A6E" w:rsidRPr="00903A6E">
        <w:rPr>
          <w:rStyle w:val="Menzione"/>
          <w:noProof/>
        </w:rPr>
        <w:t>@Pietropaolo Rosanna (GSE)</w:t>
      </w:r>
      <w:r w:rsidR="00903A6E">
        <w:fldChar w:fldCharType="end"/>
      </w:r>
      <w:r w:rsidR="00903A6E">
        <w:t xml:space="preserve"> da intendersi 20% visto che intervento è sempre combinato con pompa di calore ELT?</w:t>
      </w:r>
    </w:p>
  </w:comment>
  <w:comment w:id="21745" w:author="Visone Rossana (GSE) [2]" w:date="2025-10-01T10:44:00Z" w:initials="RV">
    <w:p w14:paraId="344A8C69" w14:textId="77777777" w:rsidR="00A72302" w:rsidRDefault="005C115F" w:rsidP="00A72302">
      <w:pPr>
        <w:pStyle w:val="Testocommento"/>
      </w:pPr>
      <w:r>
        <w:rPr>
          <w:rStyle w:val="Rimandocommento"/>
        </w:rPr>
        <w:annotationRef/>
      </w:r>
      <w:r w:rsidR="00A72302">
        <w:t>Si verifica con DSAN, stante lo shift temporale tra registrazione e operatività colonnina_definito in riunione 1.10.25. In DSAN dichiarare se già iscritto o si iscrive e indicare il POD e utilizzo se pubblico/privato/promiscuo;</w:t>
      </w:r>
    </w:p>
  </w:comment>
  <w:comment w:id="21877" w:author="Visone Rossana (GSE) [2]" w:date="2025-10-01T11:34:00Z" w:initials="RV">
    <w:p w14:paraId="6994F329" w14:textId="3945AC75" w:rsidR="00BB3131" w:rsidRDefault="00BB3131" w:rsidP="00BB3131">
      <w:pPr>
        <w:pStyle w:val="Testocommento"/>
      </w:pPr>
      <w:r>
        <w:rPr>
          <w:rStyle w:val="Rimandocommento"/>
        </w:rPr>
        <w:annotationRef/>
      </w:r>
      <w:r>
        <w:fldChar w:fldCharType="begin"/>
      </w:r>
      <w:r>
        <w:instrText>HYPERLINK "mailto:mario.spagnoli@gse.it"</w:instrText>
      </w:r>
      <w:bookmarkStart w:id="21880" w:name="_@_681A7D0C6C7E404C8C5C1A6693F1FC73Z"/>
      <w:r>
        <w:fldChar w:fldCharType="separate"/>
      </w:r>
      <w:bookmarkEnd w:id="21880"/>
      <w:r w:rsidRPr="00BB3131">
        <w:rPr>
          <w:rStyle w:val="Menzione"/>
          <w:noProof/>
        </w:rPr>
        <w:t>@Spagnoli Mario (GSE)</w:t>
      </w:r>
      <w:r>
        <w:fldChar w:fldCharType="end"/>
      </w:r>
      <w:r>
        <w:t xml:space="preserve"> da indicare bene vista l’attenzione del tema “singolo punto di ricarica”/somma punti di ricarica</w:t>
      </w:r>
    </w:p>
  </w:comment>
  <w:comment w:id="21917" w:author="Visone Rossana (GSE) [2]" w:date="2025-10-12T18:14:00Z" w:initials="RV">
    <w:p w14:paraId="309E6299" w14:textId="77777777" w:rsidR="001C459D" w:rsidRDefault="001C459D" w:rsidP="001C459D">
      <w:pPr>
        <w:pStyle w:val="Testocommento"/>
      </w:pPr>
      <w:r>
        <w:rPr>
          <w:rStyle w:val="Rimandocommento"/>
        </w:rPr>
        <w:annotationRef/>
      </w:r>
      <w:r>
        <w:t>Definito anche per ETS economici erogazione in un’unica rata_riunioni interfunzionali</w:t>
      </w:r>
    </w:p>
  </w:comment>
  <w:comment w:id="22037" w:author="Visone Rossana (GSE) [2]" w:date="2025-10-01T11:30:00Z" w:initials="RV">
    <w:p w14:paraId="607852E8" w14:textId="7DA0B17C" w:rsidR="005B5AE1" w:rsidRDefault="005B5AE1" w:rsidP="005B5AE1">
      <w:pPr>
        <w:pStyle w:val="Testocommento"/>
      </w:pPr>
      <w:r>
        <w:rPr>
          <w:rStyle w:val="Rimandocommento"/>
        </w:rPr>
        <w:annotationRef/>
      </w:r>
      <w:r>
        <w:fldChar w:fldCharType="begin"/>
      </w:r>
      <w:r>
        <w:instrText>HYPERLINK "mailto:mario.spagnoli@gse.it"</w:instrText>
      </w:r>
      <w:bookmarkStart w:id="22039" w:name="_@_315F6765203F4EE29E78FC90076620CCZ"/>
      <w:r>
        <w:fldChar w:fldCharType="separate"/>
      </w:r>
      <w:bookmarkEnd w:id="22039"/>
      <w:r w:rsidRPr="005B5AE1">
        <w:rPr>
          <w:rStyle w:val="Menzione"/>
          <w:noProof/>
        </w:rPr>
        <w:t>@Spagnoli Mario (GSE)</w:t>
      </w:r>
      <w:r>
        <w:fldChar w:fldCharType="end"/>
      </w:r>
      <w:r>
        <w:t xml:space="preserve"> attenzione al testo del Decreto che calcola incentivo secondo la tabella di Regole e al tema “punto di ricarica”</w:t>
      </w:r>
    </w:p>
  </w:comment>
  <w:comment w:id="22082" w:author="Visone Rossana (GSE) [2]" w:date="2025-10-01T11:44:00Z" w:initials="RV">
    <w:p w14:paraId="2E3373B6" w14:textId="55D1FD6A" w:rsidR="005E7928" w:rsidRDefault="00532BC6" w:rsidP="005E7928">
      <w:pPr>
        <w:pStyle w:val="Testocommento"/>
      </w:pPr>
      <w:r>
        <w:rPr>
          <w:rStyle w:val="Rimandocommento"/>
        </w:rPr>
        <w:annotationRef/>
      </w:r>
      <w:r w:rsidR="005E7928">
        <w:fldChar w:fldCharType="begin"/>
      </w:r>
      <w:r w:rsidR="005E7928">
        <w:instrText>HYPERLINK "mailto:mario.spagnoli@gse.it"</w:instrText>
      </w:r>
      <w:bookmarkStart w:id="22087" w:name="_@_468E475C176442CC958E70F29A409ED3Z"/>
      <w:r w:rsidR="005E7928">
        <w:fldChar w:fldCharType="separate"/>
      </w:r>
      <w:bookmarkEnd w:id="22087"/>
      <w:r w:rsidR="005E7928" w:rsidRPr="005E7928">
        <w:rPr>
          <w:rStyle w:val="Menzione"/>
          <w:noProof/>
        </w:rPr>
        <w:t>@Spagnoli Mario (GSE)</w:t>
      </w:r>
      <w:r w:rsidR="005E7928">
        <w:fldChar w:fldCharType="end"/>
      </w:r>
      <w:r w:rsidR="005E7928">
        <w:t xml:space="preserve">  Catalogo apparecchi intervento deve essere unico e assenza ridondanze cataloghi GSE _da attenzionare</w:t>
      </w:r>
    </w:p>
  </w:comment>
  <w:comment w:id="22083" w:author="Visone Rossana (GSE) [2]" w:date="2025-10-01T11:59:00Z" w:initials="RV">
    <w:p w14:paraId="3070FB0A" w14:textId="1AAFCDED" w:rsidR="009F0194" w:rsidRDefault="009F0194" w:rsidP="009F0194">
      <w:pPr>
        <w:pStyle w:val="Testocommento"/>
      </w:pPr>
      <w:r>
        <w:rPr>
          <w:rStyle w:val="Rimandocommento"/>
        </w:rPr>
        <w:annotationRef/>
      </w:r>
      <w:r>
        <w:fldChar w:fldCharType="begin"/>
      </w:r>
      <w:r>
        <w:instrText>HYPERLINK "mailto:mario.spagnoli@gse.it"</w:instrText>
      </w:r>
      <w:bookmarkStart w:id="22089" w:name="_@_CB614DC57A654CD58730E1923A6EAC4DZ"/>
      <w:r>
        <w:fldChar w:fldCharType="separate"/>
      </w:r>
      <w:bookmarkEnd w:id="22089"/>
      <w:r w:rsidRPr="009F0194">
        <w:rPr>
          <w:rStyle w:val="Menzione"/>
          <w:noProof/>
        </w:rPr>
        <w:t>@Spagnoli Mario (GSE)</w:t>
      </w:r>
      <w:r>
        <w:fldChar w:fldCharType="end"/>
      </w:r>
      <w:r>
        <w:t xml:space="preserve">  documento asseverazione non disponibile : operatori sono in grado?</w:t>
      </w:r>
    </w:p>
  </w:comment>
  <w:comment w:id="22079" w:author="Visone Rossana (GSE)" w:date="2025-02-25T12:02:00Z" w:initials="VR(">
    <w:p w14:paraId="496D9BC7" w14:textId="3521C31E" w:rsidR="009C4BA6" w:rsidRDefault="009C4BA6" w:rsidP="009C4BA6">
      <w:pPr>
        <w:pStyle w:val="Testocommento"/>
      </w:pPr>
      <w:r>
        <w:rPr>
          <w:rStyle w:val="Rimandocommento"/>
        </w:rPr>
        <w:annotationRef/>
      </w:r>
      <w:r>
        <w:t>Catalogo previsto anche per infrastrutture, testo decreto la soglia 35 kW richiamata solo per generatori. Per ora previste le stesse soglie impianti ma si potrebbe valutare soglia 22 KW per colonnine come distinguo tra A e B?</w:t>
      </w:r>
    </w:p>
  </w:comment>
  <w:comment w:id="22073" w:author="Visone Rossana (GSE) [2]" w:date="2025-10-01T12:04:00Z" w:initials="RV">
    <w:p w14:paraId="4796F6D6" w14:textId="77777777" w:rsidR="0063494D" w:rsidRDefault="0063494D" w:rsidP="0063494D">
      <w:pPr>
        <w:pStyle w:val="Testocommento"/>
      </w:pPr>
      <w:r>
        <w:rPr>
          <w:rStyle w:val="Rimandocommento"/>
        </w:rPr>
        <w:annotationRef/>
      </w:r>
      <w:r>
        <w:t>@spagnoli riformulare , una volta che abbiamo definito che catalogo non ha la soglia</w:t>
      </w:r>
    </w:p>
  </w:comment>
  <w:comment w:id="22173" w:author="Visone Rossana (GSE)" w:date="2025-02-25T12:13:00Z" w:initials="VR(">
    <w:p w14:paraId="20FB5EC5" w14:textId="77777777" w:rsidR="006F32DA" w:rsidRDefault="006F32DA" w:rsidP="006F32DA">
      <w:pPr>
        <w:pStyle w:val="Testocommento"/>
      </w:pPr>
      <w:r>
        <w:rPr>
          <w:rStyle w:val="Rimandocommento"/>
        </w:rPr>
        <w:annotationRef/>
      </w:r>
      <w:r>
        <w:t xml:space="preserve">Da valutare se inserire in documentazione comune agli interventi Allegato e qui indicare solo la dimostrazione della pertinenza, se intervento su pertinenza o parcheggio </w:t>
      </w:r>
    </w:p>
  </w:comment>
  <w:comment w:id="22454" w:author="Visone Rossana (GSE) [2]" w:date="2025-10-21T13:05:00Z" w:initials="RV">
    <w:p w14:paraId="37850888" w14:textId="10CB65FA" w:rsidR="007B0346" w:rsidRDefault="00BF3364" w:rsidP="007B0346">
      <w:pPr>
        <w:pStyle w:val="Testocommento"/>
      </w:pPr>
      <w:r>
        <w:rPr>
          <w:rStyle w:val="Rimandocommento"/>
        </w:rPr>
        <w:annotationRef/>
      </w:r>
      <w:r w:rsidR="007B0346">
        <w:fldChar w:fldCharType="begin"/>
      </w:r>
      <w:r w:rsidR="007B0346">
        <w:instrText>HYPERLINK "mailto:rosanna.pietropaolo@gse.it"</w:instrText>
      </w:r>
      <w:bookmarkStart w:id="22484" w:name="_@_05A83A8D097049C5879E374CED528810Z"/>
      <w:r w:rsidR="007B0346">
        <w:fldChar w:fldCharType="separate"/>
      </w:r>
      <w:bookmarkEnd w:id="22484"/>
      <w:r w:rsidR="007B0346" w:rsidRPr="007B0346">
        <w:rPr>
          <w:rStyle w:val="Menzione"/>
          <w:noProof/>
        </w:rPr>
        <w:t>@Pietropaolo Rosanna (GSE)</w:t>
      </w:r>
      <w:r w:rsidR="007B0346">
        <w:fldChar w:fldCharType="end"/>
      </w:r>
      <w:r w:rsidR="007B0346">
        <w:t xml:space="preserve">  si può valutare questa opzione per “ritardi di connessione dal gestore di rete”. Rif quesito analogo sulla fine lavori multintervento</w:t>
      </w:r>
    </w:p>
  </w:comment>
  <w:comment w:id="22489" w:author="Visone Rossana (GSE) [2]" w:date="2025-10-20T18:45:00Z" w:initials="RV">
    <w:p w14:paraId="27C9FF5D" w14:textId="309F05A1" w:rsidR="00163A5D" w:rsidRDefault="00163A5D" w:rsidP="00163A5D">
      <w:pPr>
        <w:pStyle w:val="Testocommento"/>
      </w:pPr>
      <w:r>
        <w:rPr>
          <w:rStyle w:val="Rimandocommento"/>
        </w:rPr>
        <w:annotationRef/>
      </w:r>
      <w:r>
        <w:fldChar w:fldCharType="begin"/>
      </w:r>
      <w:r>
        <w:instrText>HYPERLINK "mailto:rosanna.pietropaolo@gse.it"</w:instrText>
      </w:r>
      <w:bookmarkStart w:id="22491" w:name="_@_0301530540434E16A459AC9B63DF1DCCZ"/>
      <w:r>
        <w:fldChar w:fldCharType="separate"/>
      </w:r>
      <w:bookmarkEnd w:id="22491"/>
      <w:r w:rsidRPr="00163A5D">
        <w:rPr>
          <w:rStyle w:val="Menzione"/>
          <w:noProof/>
        </w:rPr>
        <w:t>@Pietropaolo Rosanna (GSE)</w:t>
      </w:r>
      <w:r>
        <w:fldChar w:fldCharType="end"/>
      </w:r>
      <w:r>
        <w:t xml:space="preserve"> da intendersi 20% visto che FV è sempre combinato con pompa di calore ELT?</w:t>
      </w:r>
    </w:p>
  </w:comment>
  <w:comment w:id="22578" w:author="Visone Rossana (GSE)" w:date="2025-06-25T16:10:00Z" w:initials="VR(">
    <w:p w14:paraId="6DC933AF" w14:textId="77777777" w:rsidR="00DD14DA" w:rsidRDefault="00DD14DA" w:rsidP="00DD14DA">
      <w:pPr>
        <w:pStyle w:val="Testocommento"/>
      </w:pPr>
      <w:r>
        <w:rPr>
          <w:rStyle w:val="Rimandocommento"/>
        </w:rPr>
        <w:annotationRef/>
      </w:r>
      <w:r>
        <w:t>Creare par cumulabilità ad hoc valutare</w:t>
      </w:r>
    </w:p>
  </w:comment>
  <w:comment w:id="22621" w:author="Visone Rossana (GSE) [2]" w:date="2025-10-01T11:34:00Z" w:initials="RV">
    <w:p w14:paraId="2651531A" w14:textId="77777777" w:rsidR="0010432C" w:rsidRDefault="0010432C" w:rsidP="0010432C">
      <w:pPr>
        <w:pStyle w:val="Testocommento"/>
      </w:pPr>
      <w:r>
        <w:rPr>
          <w:rStyle w:val="Rimandocommento"/>
        </w:rPr>
        <w:annotationRef/>
      </w:r>
      <w:r>
        <w:fldChar w:fldCharType="begin"/>
      </w:r>
      <w:r>
        <w:instrText>HYPERLINK "mailto:mario.spagnoli@gse.it"</w:instrText>
      </w:r>
      <w:bookmarkStart w:id="22625" w:name="_@_D5B2F8984D4E4642AE740C37C035C0EBZ"/>
      <w:r>
        <w:fldChar w:fldCharType="separate"/>
      </w:r>
      <w:bookmarkEnd w:id="22625"/>
      <w:r w:rsidRPr="00BB3131">
        <w:rPr>
          <w:rStyle w:val="Menzione"/>
          <w:noProof/>
        </w:rPr>
        <w:t>@Spagnoli Mario (GSE)</w:t>
      </w:r>
      <w:r>
        <w:fldChar w:fldCharType="end"/>
      </w:r>
      <w:r>
        <w:t xml:space="preserve"> da indicare bene vista l’attenzione del tema “singolo punto di ricarica”/somma punti di ricarica</w:t>
      </w:r>
    </w:p>
  </w:comment>
  <w:comment w:id="22694" w:author="Visone Rossana (GSE) [2]" w:date="2025-10-12T18:14:00Z" w:initials="RV">
    <w:p w14:paraId="1FF60D91" w14:textId="77777777" w:rsidR="00284CED" w:rsidRDefault="00284CED" w:rsidP="00284CED">
      <w:pPr>
        <w:pStyle w:val="Testocommento"/>
      </w:pPr>
      <w:r>
        <w:rPr>
          <w:rStyle w:val="Rimandocommento"/>
        </w:rPr>
        <w:annotationRef/>
      </w:r>
      <w:r>
        <w:t>Definito anche per ETS economici erogazione in un’unica rata_riunioni interfunzionali</w:t>
      </w:r>
    </w:p>
  </w:comment>
  <w:comment w:id="22937" w:author="Visone Rossana (GSE)" w:date="2025-06-25T16:10:00Z" w:initials="VR(">
    <w:p w14:paraId="54687D0B" w14:textId="77777777" w:rsidR="007C6071" w:rsidRDefault="007C6071" w:rsidP="007C6071">
      <w:pPr>
        <w:pStyle w:val="Testocommento"/>
      </w:pPr>
      <w:r>
        <w:rPr>
          <w:rStyle w:val="Rimandocommento"/>
        </w:rPr>
        <w:annotationRef/>
      </w:r>
      <w:r>
        <w:t>Creare par cumulabilità ad hoc valutare</w:t>
      </w:r>
    </w:p>
  </w:comment>
  <w:comment w:id="23404" w:author="DG DEE" w:date="2025-05-27T15:26:00Z" w:initials="DG DEE">
    <w:p w14:paraId="69EDB847" w14:textId="77777777" w:rsidR="00B05AAB" w:rsidRDefault="00B05AAB" w:rsidP="00B05AAB">
      <w:pPr>
        <w:pStyle w:val="Testocommento"/>
      </w:pPr>
      <w:r>
        <w:rPr>
          <w:rStyle w:val="Rimandocommento"/>
        </w:rPr>
        <w:annotationRef/>
      </w:r>
      <w:r>
        <w:t>Verificare tabella</w:t>
      </w:r>
    </w:p>
  </w:comment>
  <w:comment w:id="25114" w:author="Visone Rossana (GSE) [2]" w:date="2025-10-05T19:37:00Z" w:initials="RV">
    <w:p w14:paraId="4F4B8611" w14:textId="77777777" w:rsidR="0026490D" w:rsidRDefault="0026490D" w:rsidP="0026490D">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25120" w:name="_@_F16A370739894E919F37E58AA6FA4BBCZ"/>
      <w:r>
        <w:fldChar w:fldCharType="separate"/>
      </w:r>
      <w:bookmarkEnd w:id="25120"/>
      <w:r w:rsidRPr="003A1A0D">
        <w:rPr>
          <w:rStyle w:val="Menzione"/>
          <w:noProof/>
        </w:rPr>
        <w:t>@Pietropaolo Rosanna (GSE)</w:t>
      </w:r>
      <w:r>
        <w:fldChar w:fldCharType="end"/>
      </w:r>
      <w:r>
        <w:t xml:space="preserve"> </w:t>
      </w:r>
    </w:p>
  </w:comment>
  <w:comment w:id="25193" w:author="Visone Rossana (GSE) [2]" w:date="2025-10-20T14:45:00Z" w:initials="RV">
    <w:p w14:paraId="1DCB2C57" w14:textId="77777777" w:rsidR="00B76D6C" w:rsidRDefault="00B76D6C" w:rsidP="00B76D6C">
      <w:pPr>
        <w:pStyle w:val="Testocommento"/>
      </w:pPr>
      <w:r>
        <w:rPr>
          <w:rStyle w:val="Rimandocommento"/>
        </w:rPr>
        <w:annotationRef/>
      </w:r>
      <w:r>
        <w:t>Da valutare se richiedere sempre indipendentemente dalla dimensione impianto per più impieghi</w:t>
      </w:r>
    </w:p>
  </w:comment>
  <w:comment w:id="26155" w:author="Visone Rossana (GSE) [2]" w:date="2025-10-05T19:37:00Z" w:initials="RV">
    <w:p w14:paraId="5F5BED95" w14:textId="77777777" w:rsidR="00133FC6" w:rsidRDefault="00133FC6" w:rsidP="00133FC6">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26158" w:name="_@_6DE469A3242E4CEF97E65F5BD852D264Z"/>
      <w:r>
        <w:fldChar w:fldCharType="separate"/>
      </w:r>
      <w:bookmarkEnd w:id="26158"/>
      <w:r w:rsidRPr="003A1A0D">
        <w:rPr>
          <w:rStyle w:val="Menzione"/>
          <w:noProof/>
        </w:rPr>
        <w:t>@Pietropaolo Rosanna (GSE)</w:t>
      </w:r>
      <w:r>
        <w:fldChar w:fldCharType="end"/>
      </w:r>
      <w:r>
        <w:t xml:space="preserve"> </w:t>
      </w:r>
    </w:p>
  </w:comment>
  <w:comment w:id="26338" w:author="Visone Rossana (GSE) [2]" w:date="2025-10-15T16:32:00Z" w:initials="RV">
    <w:p w14:paraId="64B64F0F" w14:textId="77777777" w:rsidR="00133FC6" w:rsidRDefault="00133FC6" w:rsidP="00133FC6">
      <w:pPr>
        <w:pStyle w:val="Testocommento"/>
      </w:pPr>
      <w:r>
        <w:rPr>
          <w:rStyle w:val="Rimandocommento"/>
        </w:rPr>
        <w:annotationRef/>
      </w:r>
      <w:r>
        <w:t>Attenzione vedere ultima versione pubblicata di RA dovremmo andare in scia</w:t>
      </w:r>
    </w:p>
  </w:comment>
  <w:comment w:id="26466" w:author="Visone Rossana (GSE) [2]" w:date="2025-10-22T18:57:00Z" w:initials="RV">
    <w:p w14:paraId="66C92C54" w14:textId="77777777" w:rsidR="00D37BA8" w:rsidRDefault="00D37BA8" w:rsidP="00D37BA8">
      <w:pPr>
        <w:pStyle w:val="Testocommento"/>
      </w:pPr>
      <w:r>
        <w:rPr>
          <w:rStyle w:val="Rimandocommento"/>
        </w:rPr>
        <w:annotationRef/>
      </w:r>
      <w:r>
        <w:fldChar w:fldCharType="begin"/>
      </w:r>
      <w:r>
        <w:instrText>HYPERLINK "mailto:michele.rosati@gse.it"</w:instrText>
      </w:r>
      <w:bookmarkStart w:id="26467" w:name="_@_4CECD2F1F7A74CB4B8DEAF5B617F46E2Z"/>
      <w:r>
        <w:fldChar w:fldCharType="separate"/>
      </w:r>
      <w:bookmarkEnd w:id="26467"/>
      <w:r w:rsidRPr="00A36874">
        <w:rPr>
          <w:rStyle w:val="Menzione"/>
          <w:noProof/>
        </w:rPr>
        <w:t>@Rosati Michele (GSE)</w:t>
      </w:r>
      <w:r>
        <w:fldChar w:fldCharType="end"/>
      </w:r>
      <w:r>
        <w:t xml:space="preserve"> assente dicitura PP 10</w:t>
      </w:r>
    </w:p>
  </w:comment>
  <w:comment w:id="26444" w:author="Visone Rossana (GSE) [2]" w:date="2025-10-23T15:29:00Z" w:initials="RV">
    <w:p w14:paraId="1AAD07AD" w14:textId="135C8FAB" w:rsidR="00D37BA8" w:rsidRDefault="00D37BA8" w:rsidP="00D37BA8">
      <w:pPr>
        <w:pStyle w:val="Testocommento"/>
      </w:pPr>
      <w:r>
        <w:rPr>
          <w:rStyle w:val="Rimandocommento"/>
        </w:rPr>
        <w:annotationRef/>
      </w:r>
      <w:r>
        <w:fldChar w:fldCharType="begin"/>
      </w:r>
      <w:r>
        <w:instrText>HYPERLINK "mailto:michele.rosati@gse.it"</w:instrText>
      </w:r>
      <w:bookmarkStart w:id="26469" w:name="_@_DDF672C0CA1B44B094F37E68F214C22FZ"/>
      <w:r>
        <w:fldChar w:fldCharType="separate"/>
      </w:r>
      <w:bookmarkEnd w:id="26469"/>
      <w:r w:rsidRPr="00D37BA8">
        <w:rPr>
          <w:rStyle w:val="Menzione"/>
          <w:noProof/>
        </w:rPr>
        <w:t>@Rosati Michele (GSE)</w:t>
      </w:r>
      <w:r>
        <w:fldChar w:fldCharType="end"/>
      </w:r>
      <w:r>
        <w:t xml:space="preserve"> stanti i limiti PP stringenti si presuma la nuova disposizione sia riferita solo alle caldaie</w:t>
      </w:r>
    </w:p>
  </w:comment>
  <w:comment w:id="26479" w:author="Visone Rossana (GSE) [2]" w:date="2025-10-22T17:22:00Z" w:initials="RV">
    <w:p w14:paraId="49AB866E" w14:textId="3FC59D5C" w:rsidR="000707B1" w:rsidRDefault="000707B1" w:rsidP="000707B1">
      <w:pPr>
        <w:pStyle w:val="Testocommento"/>
      </w:pPr>
      <w:r>
        <w:rPr>
          <w:rStyle w:val="Rimandocommento"/>
        </w:rPr>
        <w:annotationRef/>
      </w:r>
      <w:r>
        <w:fldChar w:fldCharType="begin"/>
      </w:r>
      <w:r>
        <w:instrText>HYPERLINK "mailto:michele.rosati@gse.it"</w:instrText>
      </w:r>
      <w:bookmarkStart w:id="26482" w:name="_@_A5DA83263A7F4A1BAFFE6C5C38CDC899Z"/>
      <w:r>
        <w:fldChar w:fldCharType="separate"/>
      </w:r>
      <w:bookmarkEnd w:id="26482"/>
      <w:r w:rsidRPr="000707B1">
        <w:rPr>
          <w:rStyle w:val="Menzione"/>
          <w:noProof/>
        </w:rPr>
        <w:t>@Rosati Michele (GSE)</w:t>
      </w:r>
      <w:r>
        <w:fldChar w:fldCharType="end"/>
      </w:r>
      <w:r>
        <w:t xml:space="preserve"> rispetto a quanto indicato nel testo Allegato  I blindato il post alle lett a) e b) anche in considerazione delle tecnologie e del calcolo incentivo Allegato II</w:t>
      </w:r>
    </w:p>
  </w:comment>
  <w:comment w:id="26516" w:author="Visone Rossana (GSE) [2]" w:date="2025-10-22T18:57:00Z" w:initials="RV">
    <w:p w14:paraId="1B9E1D3B" w14:textId="6F44C1D5" w:rsidR="00A36874" w:rsidRDefault="00A36874" w:rsidP="00A36874">
      <w:pPr>
        <w:pStyle w:val="Testocommento"/>
      </w:pPr>
      <w:r>
        <w:rPr>
          <w:rStyle w:val="Rimandocommento"/>
        </w:rPr>
        <w:annotationRef/>
      </w:r>
      <w:r>
        <w:fldChar w:fldCharType="begin"/>
      </w:r>
      <w:r>
        <w:instrText>HYPERLINK "mailto:michele.rosati@gse.it"</w:instrText>
      </w:r>
      <w:bookmarkStart w:id="26519" w:name="_@_2A0B6257A10A4E87B7F8FF3B3544A0BAZ"/>
      <w:r>
        <w:fldChar w:fldCharType="separate"/>
      </w:r>
      <w:bookmarkEnd w:id="26519"/>
      <w:r w:rsidRPr="00A36874">
        <w:rPr>
          <w:rStyle w:val="Menzione"/>
          <w:noProof/>
        </w:rPr>
        <w:t>@Rosati Michele (GSE)</w:t>
      </w:r>
      <w:r>
        <w:fldChar w:fldCharType="end"/>
      </w:r>
      <w:r>
        <w:t xml:space="preserve"> assente dicitura PP 10</w:t>
      </w:r>
    </w:p>
  </w:comment>
  <w:comment w:id="26545" w:author="Visone Rossana (GSE) [2]" w:date="2025-10-22T16:29:00Z" w:initials="RV">
    <w:p w14:paraId="2D68AF42" w14:textId="59679ECD" w:rsidR="00604ED8" w:rsidRDefault="00604ED8" w:rsidP="00604ED8">
      <w:pPr>
        <w:pStyle w:val="Testocommento"/>
      </w:pPr>
      <w:r>
        <w:rPr>
          <w:rStyle w:val="Rimandocommento"/>
        </w:rPr>
        <w:annotationRef/>
      </w:r>
      <w:r>
        <w:fldChar w:fldCharType="begin"/>
      </w:r>
      <w:r>
        <w:instrText>HYPERLINK "mailto:michele.rosati@gse.it"</w:instrText>
      </w:r>
      <w:bookmarkStart w:id="26552" w:name="_@_BA0EC074AA494903B2CD3C0FCF2080BFZ"/>
      <w:r>
        <w:fldChar w:fldCharType="separate"/>
      </w:r>
      <w:bookmarkEnd w:id="26552"/>
      <w:r w:rsidRPr="00604ED8">
        <w:rPr>
          <w:rStyle w:val="Menzione"/>
          <w:noProof/>
        </w:rPr>
        <w:t>@Rosati Michele (GSE)</w:t>
      </w:r>
      <w:r>
        <w:fldChar w:fldCharType="end"/>
      </w:r>
      <w:r>
        <w:t xml:space="preserve">  stralciate </w:t>
      </w:r>
    </w:p>
  </w:comment>
  <w:comment w:id="26555" w:author="Visone Rossana (GSE) [2]" w:date="2025-10-22T16:29:00Z" w:initials="RV">
    <w:p w14:paraId="73027F31" w14:textId="18453D5B" w:rsidR="00604ED8" w:rsidRDefault="00604ED8" w:rsidP="00604ED8">
      <w:pPr>
        <w:pStyle w:val="Testocommento"/>
      </w:pPr>
      <w:r>
        <w:rPr>
          <w:rStyle w:val="Rimandocommento"/>
        </w:rPr>
        <w:annotationRef/>
      </w:r>
      <w:r>
        <w:fldChar w:fldCharType="begin"/>
      </w:r>
      <w:r>
        <w:instrText>HYPERLINK "mailto:michele.rosati@gse.it"</w:instrText>
      </w:r>
      <w:bookmarkStart w:id="26558" w:name="_@_7B66A06556B04909B951DA5A3B5697A8Z"/>
      <w:r>
        <w:fldChar w:fldCharType="separate"/>
      </w:r>
      <w:bookmarkEnd w:id="26558"/>
      <w:r w:rsidRPr="00604ED8">
        <w:rPr>
          <w:rStyle w:val="Menzione"/>
          <w:noProof/>
        </w:rPr>
        <w:t>@Rosati Michele (GSE)</w:t>
      </w:r>
      <w:r>
        <w:fldChar w:fldCharType="end"/>
      </w:r>
      <w:r>
        <w:t xml:space="preserve">  si ritiene che l’ultimo capoverso da stralciare (nonostante sia presente in Allegato requisiti) </w:t>
      </w:r>
    </w:p>
  </w:comment>
  <w:comment w:id="26562" w:author="Visone Rossana (GSE) [2]" w:date="2025-10-22T17:27:00Z" w:initials="RV">
    <w:p w14:paraId="2D4975DD" w14:textId="71433BEB" w:rsidR="00AE3133" w:rsidRDefault="00AE3133" w:rsidP="00AE3133">
      <w:pPr>
        <w:pStyle w:val="Testocommento"/>
      </w:pPr>
      <w:r>
        <w:rPr>
          <w:rStyle w:val="Rimandocommento"/>
        </w:rPr>
        <w:annotationRef/>
      </w:r>
      <w:r>
        <w:fldChar w:fldCharType="begin"/>
      </w:r>
      <w:r>
        <w:instrText>HYPERLINK "mailto:michele.rosati@gse.it"</w:instrText>
      </w:r>
      <w:bookmarkStart w:id="26567" w:name="_@_0C2CD3AC7E424C60AEC055CA83A0BAE9Z"/>
      <w:r>
        <w:fldChar w:fldCharType="separate"/>
      </w:r>
      <w:bookmarkEnd w:id="26567"/>
      <w:r w:rsidRPr="00AE3133">
        <w:rPr>
          <w:rStyle w:val="Menzione"/>
          <w:noProof/>
        </w:rPr>
        <w:t>@Rosati Michele (GSE)</w:t>
      </w:r>
      <w:r>
        <w:fldChar w:fldCharType="end"/>
      </w:r>
      <w:r>
        <w:t xml:space="preserve">  misembra la previsione nel decreto sia sparita? Lasciamo invariato per continuità e allineare coef premiante?</w:t>
      </w:r>
    </w:p>
  </w:comment>
  <w:comment w:id="26598" w:author="Visone Rossana (GSE) [2]" w:date="2025-10-22T17:33:00Z" w:initials="RV">
    <w:p w14:paraId="0DB0C765" w14:textId="63BAC362" w:rsidR="004F52DE" w:rsidRDefault="004F52DE" w:rsidP="004F52DE">
      <w:pPr>
        <w:pStyle w:val="Testocommento"/>
      </w:pPr>
      <w:r>
        <w:rPr>
          <w:rStyle w:val="Rimandocommento"/>
        </w:rPr>
        <w:annotationRef/>
      </w:r>
      <w:r>
        <w:fldChar w:fldCharType="begin"/>
      </w:r>
      <w:r>
        <w:instrText>HYPERLINK "mailto:michele.rosati@gse.it"</w:instrText>
      </w:r>
      <w:bookmarkStart w:id="26603" w:name="_@_1D853A4852214F6BBBD034268A9CE0B4Z"/>
      <w:r>
        <w:fldChar w:fldCharType="separate"/>
      </w:r>
      <w:bookmarkEnd w:id="26603"/>
      <w:r w:rsidRPr="004F52DE">
        <w:rPr>
          <w:rStyle w:val="Menzione"/>
          <w:noProof/>
        </w:rPr>
        <w:t>@Rosati Michele (GSE)</w:t>
      </w:r>
      <w:r>
        <w:fldChar w:fldCharType="end"/>
      </w:r>
      <w:r>
        <w:t xml:space="preserve"> da valutare se inserire  stante i generatori installato a serivzio di TLR</w:t>
      </w:r>
    </w:p>
  </w:comment>
  <w:comment w:id="26820" w:author="Visone Rossana (GSE) [2]" w:date="2025-10-22T18:11:00Z" w:initials="RV">
    <w:p w14:paraId="57589EA1" w14:textId="0ACD325E" w:rsidR="00034227" w:rsidRDefault="00034227" w:rsidP="00034227">
      <w:pPr>
        <w:pStyle w:val="Testocommento"/>
      </w:pPr>
      <w:r>
        <w:rPr>
          <w:rStyle w:val="Rimandocommento"/>
        </w:rPr>
        <w:annotationRef/>
      </w:r>
      <w:r>
        <w:fldChar w:fldCharType="begin"/>
      </w:r>
      <w:r>
        <w:instrText>HYPERLINK "mailto:michele.rosati@gse.it"</w:instrText>
      </w:r>
      <w:bookmarkStart w:id="26823" w:name="_@_37AAF692EF6E4BFA835BDA1053809358Z"/>
      <w:r>
        <w:fldChar w:fldCharType="separate"/>
      </w:r>
      <w:bookmarkEnd w:id="26823"/>
      <w:r w:rsidRPr="00034227">
        <w:rPr>
          <w:rStyle w:val="Menzione"/>
          <w:noProof/>
        </w:rPr>
        <w:t>@Rosati Michele (GSE)</w:t>
      </w:r>
      <w:r>
        <w:fldChar w:fldCharType="end"/>
      </w:r>
      <w:r>
        <w:t xml:space="preserve"> da attenzionare e definire PP 10? Inoltre per il caso di connessione a TLR la dicitura PP 10 è sparita</w:t>
      </w:r>
    </w:p>
  </w:comment>
  <w:comment w:id="26830" w:author="Visone Rossana (GSE) [2]" w:date="2025-10-22T18:06:00Z" w:initials="RV">
    <w:p w14:paraId="0141C397" w14:textId="0FD7BAEF" w:rsidR="002100BD" w:rsidRDefault="002100BD" w:rsidP="002100BD">
      <w:pPr>
        <w:pStyle w:val="Testocommento"/>
      </w:pPr>
      <w:r>
        <w:rPr>
          <w:rStyle w:val="Rimandocommento"/>
        </w:rPr>
        <w:annotationRef/>
      </w:r>
      <w:r>
        <w:fldChar w:fldCharType="begin"/>
      </w:r>
      <w:r>
        <w:instrText>HYPERLINK "mailto:michele.rosati@gse.it"</w:instrText>
      </w:r>
      <w:bookmarkStart w:id="26840" w:name="_@_D23AB835B90A44378E65B8AC237C4450Z"/>
      <w:r>
        <w:fldChar w:fldCharType="separate"/>
      </w:r>
      <w:bookmarkEnd w:id="26840"/>
      <w:r w:rsidRPr="002100BD">
        <w:rPr>
          <w:rStyle w:val="Menzione"/>
          <w:noProof/>
        </w:rPr>
        <w:t>@Rosati Michele (GSE)</w:t>
      </w:r>
      <w:r>
        <w:fldChar w:fldCharType="end"/>
      </w:r>
      <w:r>
        <w:t xml:space="preserve">  eliminati stante classe 5 ammissibile</w:t>
      </w:r>
    </w:p>
  </w:comment>
  <w:comment w:id="26887" w:author="Visone Rossana (GSE) [2]" w:date="2025-10-22T18:17:00Z" w:initials="RV">
    <w:p w14:paraId="6867356F" w14:textId="05D97E44" w:rsidR="00D30C47" w:rsidRDefault="00D30C47" w:rsidP="00D30C47">
      <w:pPr>
        <w:pStyle w:val="Testocommento"/>
      </w:pPr>
      <w:r>
        <w:rPr>
          <w:rStyle w:val="Rimandocommento"/>
        </w:rPr>
        <w:annotationRef/>
      </w:r>
      <w:r>
        <w:fldChar w:fldCharType="begin"/>
      </w:r>
      <w:r>
        <w:instrText>HYPERLINK "mailto:ennio.ferrero@gse.it"</w:instrText>
      </w:r>
      <w:bookmarkStart w:id="26891" w:name="_@_48024E6F23A2481A948C0A4D8E49B23EZ"/>
      <w:r>
        <w:fldChar w:fldCharType="separate"/>
      </w:r>
      <w:bookmarkEnd w:id="26891"/>
      <w:r w:rsidRPr="00D30C47">
        <w:rPr>
          <w:rStyle w:val="Menzione"/>
          <w:noProof/>
        </w:rPr>
        <w:t>@Ferrero Ennio (GSE)</w:t>
      </w:r>
      <w:r>
        <w:fldChar w:fldCharType="end"/>
      </w:r>
      <w:r>
        <w:t xml:space="preserve"> </w:t>
      </w:r>
    </w:p>
  </w:comment>
  <w:comment w:id="26927" w:author="Visone Rossana (GSE) [2]" w:date="2025-10-22T18:11:00Z" w:initials="RV">
    <w:p w14:paraId="6B197730" w14:textId="77777777" w:rsidR="0031664A" w:rsidRDefault="0031664A" w:rsidP="0031664A">
      <w:pPr>
        <w:pStyle w:val="Testocommento"/>
      </w:pPr>
      <w:r>
        <w:rPr>
          <w:rStyle w:val="Rimandocommento"/>
        </w:rPr>
        <w:annotationRef/>
      </w:r>
      <w:r>
        <w:fldChar w:fldCharType="begin"/>
      </w:r>
      <w:r>
        <w:instrText>HYPERLINK "mailto:michele.rosati@gse.it"</w:instrText>
      </w:r>
      <w:bookmarkStart w:id="26928" w:name="_@_84C6DF877721404FB272F05784E14299Z"/>
      <w:r>
        <w:fldChar w:fldCharType="separate"/>
      </w:r>
      <w:bookmarkEnd w:id="26928"/>
      <w:r w:rsidRPr="00034227">
        <w:rPr>
          <w:rStyle w:val="Menzione"/>
          <w:noProof/>
        </w:rPr>
        <w:t>@Rosati Michele (GSE)</w:t>
      </w:r>
      <w:r>
        <w:fldChar w:fldCharType="end"/>
      </w:r>
      <w:r>
        <w:t xml:space="preserve"> da attenzionare e definire PP 10? Inoltre per il caso di connessione a TLR la dicitura PP 10 è sparita</w:t>
      </w:r>
    </w:p>
  </w:comment>
  <w:comment w:id="26926" w:author="Visone Rossana (GSE) [2]" w:date="2025-10-22T18:20:00Z" w:initials="RV">
    <w:p w14:paraId="4AFE6A04" w14:textId="0CE36085" w:rsidR="0031664A" w:rsidRDefault="0031664A" w:rsidP="0031664A">
      <w:pPr>
        <w:pStyle w:val="Testocommento"/>
      </w:pPr>
      <w:r>
        <w:rPr>
          <w:rStyle w:val="Rimandocommento"/>
        </w:rPr>
        <w:annotationRef/>
      </w:r>
      <w:r>
        <w:fldChar w:fldCharType="begin"/>
      </w:r>
      <w:r>
        <w:instrText>HYPERLINK "mailto:michele.rosati@gse.it"</w:instrText>
      </w:r>
      <w:bookmarkStart w:id="26930" w:name="_@_53446EDB96A148AFB239C9C247FBFBBCZ"/>
      <w:r>
        <w:fldChar w:fldCharType="separate"/>
      </w:r>
      <w:bookmarkEnd w:id="26930"/>
      <w:r w:rsidRPr="0031664A">
        <w:rPr>
          <w:rStyle w:val="Menzione"/>
          <w:noProof/>
        </w:rPr>
        <w:t>@Rosati Michele (GSE)</w:t>
      </w:r>
      <w:r>
        <w:fldChar w:fldCharType="end"/>
      </w:r>
      <w:r>
        <w:t xml:space="preserve">  vedasi commento precedente</w:t>
      </w:r>
    </w:p>
  </w:comment>
  <w:comment w:id="27145" w:author="Visone Rossana (GSE) [2]" w:date="2025-10-22T18:22:00Z" w:initials="RV">
    <w:p w14:paraId="04DA3DC5" w14:textId="5936FC75" w:rsidR="004173D9" w:rsidRDefault="004173D9" w:rsidP="004173D9">
      <w:pPr>
        <w:pStyle w:val="Testocommento"/>
      </w:pPr>
      <w:r>
        <w:rPr>
          <w:rStyle w:val="Rimandocommento"/>
        </w:rPr>
        <w:annotationRef/>
      </w:r>
      <w:r>
        <w:fldChar w:fldCharType="begin"/>
      </w:r>
      <w:r>
        <w:instrText>HYPERLINK "mailto:michele.rosati@gse.it"</w:instrText>
      </w:r>
      <w:bookmarkStart w:id="27149" w:name="_@_634135B7B8A240E785F5C4A58D7D0D28Z"/>
      <w:r>
        <w:fldChar w:fldCharType="separate"/>
      </w:r>
      <w:bookmarkEnd w:id="27149"/>
      <w:r w:rsidRPr="004173D9">
        <w:rPr>
          <w:rStyle w:val="Menzione"/>
          <w:noProof/>
        </w:rPr>
        <w:t>@Rosati Michele (GSE)</w:t>
      </w:r>
      <w:r>
        <w:fldChar w:fldCharType="end"/>
      </w:r>
      <w:r>
        <w:t xml:space="preserve">  nuovo specifica introdotta per rispettare le norme regionali ma non si attuano verifiche</w:t>
      </w:r>
    </w:p>
  </w:comment>
  <w:comment w:id="27179" w:author="Visone Rossana (GSE) [2]" w:date="2025-10-22T18:22:00Z" w:initials="RV">
    <w:p w14:paraId="0EB57030" w14:textId="77777777" w:rsidR="00FE76BE" w:rsidRDefault="00FE76BE" w:rsidP="00FE76BE">
      <w:pPr>
        <w:pStyle w:val="Testocommento"/>
      </w:pPr>
      <w:r>
        <w:rPr>
          <w:rStyle w:val="Rimandocommento"/>
        </w:rPr>
        <w:annotationRef/>
      </w:r>
      <w:r>
        <w:fldChar w:fldCharType="begin"/>
      </w:r>
      <w:r>
        <w:instrText>HYPERLINK "mailto:michele.rosati@gse.it"</w:instrText>
      </w:r>
      <w:bookmarkStart w:id="27181" w:name="_@_F025538915CF4D73885C487197304E91Z"/>
      <w:r>
        <w:fldChar w:fldCharType="separate"/>
      </w:r>
      <w:bookmarkEnd w:id="27181"/>
      <w:r w:rsidRPr="004173D9">
        <w:rPr>
          <w:rStyle w:val="Menzione"/>
          <w:noProof/>
        </w:rPr>
        <w:t>@Rosati Michele (GSE)</w:t>
      </w:r>
      <w:r>
        <w:fldChar w:fldCharType="end"/>
      </w:r>
      <w:r>
        <w:t xml:space="preserve">  nuovo specifica introdotta per rispettare le norme regionali ma non si attuano verifiche</w:t>
      </w:r>
    </w:p>
  </w:comment>
  <w:comment w:id="27209" w:author="Visone Rossana (GSE) [2]" w:date="2025-10-22T18:22:00Z" w:initials="RV">
    <w:p w14:paraId="57B4677C" w14:textId="77777777" w:rsidR="002107F8" w:rsidRDefault="002107F8" w:rsidP="002107F8">
      <w:pPr>
        <w:pStyle w:val="Testocommento"/>
      </w:pPr>
      <w:r>
        <w:rPr>
          <w:rStyle w:val="Rimandocommento"/>
        </w:rPr>
        <w:annotationRef/>
      </w:r>
      <w:r>
        <w:fldChar w:fldCharType="begin"/>
      </w:r>
      <w:r>
        <w:instrText>HYPERLINK "mailto:michele.rosati@gse.it"</w:instrText>
      </w:r>
      <w:bookmarkStart w:id="27211" w:name="_@_471B36C3FAEA48CD935F76D2003CEB6FZ"/>
      <w:r>
        <w:fldChar w:fldCharType="separate"/>
      </w:r>
      <w:bookmarkEnd w:id="27211"/>
      <w:r w:rsidRPr="004173D9">
        <w:rPr>
          <w:rStyle w:val="Menzione"/>
          <w:noProof/>
        </w:rPr>
        <w:t>@Rosati Michele (GSE)</w:t>
      </w:r>
      <w:r>
        <w:fldChar w:fldCharType="end"/>
      </w:r>
      <w:r>
        <w:t xml:space="preserve">  nuovo specifica introdotta per rispettare le norme regionali ma non si attuano verifiche</w:t>
      </w:r>
    </w:p>
  </w:comment>
  <w:comment w:id="27242" w:author="Visone Rossana (GSE) [2]" w:date="2025-10-22T18:29:00Z" w:initials="RV">
    <w:p w14:paraId="4D5178E3" w14:textId="6888F9F3" w:rsidR="00E4142B" w:rsidRDefault="00E4142B" w:rsidP="00E4142B">
      <w:pPr>
        <w:pStyle w:val="Testocommento"/>
      </w:pPr>
      <w:r>
        <w:rPr>
          <w:rStyle w:val="Rimandocommento"/>
        </w:rPr>
        <w:annotationRef/>
      </w:r>
      <w:r>
        <w:fldChar w:fldCharType="begin"/>
      </w:r>
      <w:r>
        <w:instrText>HYPERLINK "mailto:michele.rosati@gse.it"</w:instrText>
      </w:r>
      <w:bookmarkStart w:id="27247" w:name="_@_A01C76AA0CEB43219A56B8BD9AF53F9DZ"/>
      <w:r>
        <w:fldChar w:fldCharType="separate"/>
      </w:r>
      <w:bookmarkEnd w:id="27247"/>
      <w:r w:rsidRPr="00E4142B">
        <w:rPr>
          <w:rStyle w:val="Menzione"/>
          <w:noProof/>
        </w:rPr>
        <w:t>@Rosati Michele (GSE)</w:t>
      </w:r>
      <w:r>
        <w:fldChar w:fldCharType="end"/>
      </w:r>
      <w:r>
        <w:t xml:space="preserve">  verifichiamo e attenzione al tema segnalato da AIEL?</w:t>
      </w:r>
    </w:p>
  </w:comment>
  <w:comment w:id="27470" w:author="Visone Rossana (GSE) [2]" w:date="2025-10-24T09:55:00Z" w:initials="RV">
    <w:p w14:paraId="6BE16A6E" w14:textId="77777777" w:rsidR="00394601" w:rsidRDefault="00394601" w:rsidP="00394601">
      <w:pPr>
        <w:pStyle w:val="Testocommento"/>
      </w:pPr>
      <w:r>
        <w:rPr>
          <w:rStyle w:val="Rimandocommento"/>
        </w:rPr>
        <w:annotationRef/>
      </w:r>
      <w:r>
        <w:t>In attesa delle decisioni da assumere sulle Osservazioni di AIEL di ottobre 2025, questo è l’unica, al momento, recepita (anche in ragione dei precedenti scambi mail con MASE)</w:t>
      </w:r>
    </w:p>
  </w:comment>
  <w:comment w:id="27909" w:author="Visone Rossana (GSE) [2]" w:date="2025-10-05T19:37:00Z" w:initials="RV">
    <w:p w14:paraId="2BB3F948" w14:textId="40E9BB60" w:rsidR="006A44F8" w:rsidRDefault="006A44F8" w:rsidP="006A44F8">
      <w:pPr>
        <w:pStyle w:val="Testocommento"/>
      </w:pPr>
      <w:r>
        <w:rPr>
          <w:rStyle w:val="Rimandocommento"/>
        </w:rPr>
        <w:annotationRef/>
      </w:r>
      <w:r>
        <w:t xml:space="preserve">Titolo V lo esclude. La DE ristorabile anche per grandi imprese? Art 15 comma 11 generico e sembrerebbe di si </w:t>
      </w:r>
      <w:hyperlink r:id="rId2" w:history="1">
        <w:r w:rsidRPr="003A1A0D">
          <w:rPr>
            <w:rStyle w:val="Menzione"/>
            <w:noProof/>
          </w:rPr>
          <w:t>@Pietropaolo Rosanna (GSE)</w:t>
        </w:r>
      </w:hyperlink>
      <w:r>
        <w:t xml:space="preserve"> </w:t>
      </w:r>
    </w:p>
  </w:comment>
  <w:comment w:id="28115" w:author="Visone Rossana (GSE) [2]" w:date="2025-10-23T10:35:00Z" w:initials="RV">
    <w:p w14:paraId="57DEEDFC" w14:textId="6CD4D2A7" w:rsidR="00EC20CF" w:rsidRDefault="00EC20CF" w:rsidP="00EC20CF">
      <w:pPr>
        <w:pStyle w:val="Testocommento"/>
      </w:pPr>
      <w:r>
        <w:rPr>
          <w:rStyle w:val="Rimandocommento"/>
        </w:rPr>
        <w:annotationRef/>
      </w:r>
      <w:r>
        <w:fldChar w:fldCharType="begin"/>
      </w:r>
      <w:r>
        <w:instrText>HYPERLINK "mailto:ennio.ferrero@gse.it"</w:instrText>
      </w:r>
      <w:bookmarkStart w:id="28126" w:name="_@_DDCE3F09E524487383BBA14C0472714DZ"/>
      <w:r>
        <w:fldChar w:fldCharType="separate"/>
      </w:r>
      <w:bookmarkEnd w:id="28126"/>
      <w:r w:rsidRPr="00EC20CF">
        <w:rPr>
          <w:rStyle w:val="Menzione"/>
          <w:noProof/>
        </w:rPr>
        <w:t>@Ferrero Ennio (GSE)</w:t>
      </w:r>
      <w:r>
        <w:fldChar w:fldCharType="end"/>
      </w:r>
      <w:r>
        <w:t xml:space="preserve"> novità rispetto al precedente decreto stante il nuovo requisito </w:t>
      </w:r>
    </w:p>
  </w:comment>
  <w:comment w:id="28258" w:author="Visone Rossana (GSE) [2]" w:date="2025-10-23T12:38:00Z" w:initials="RV">
    <w:p w14:paraId="5C7DB1E3" w14:textId="6DB2D02E" w:rsidR="009A1CE6" w:rsidRDefault="009A1CE6" w:rsidP="009A1CE6">
      <w:pPr>
        <w:pStyle w:val="Testocommento"/>
      </w:pPr>
      <w:r>
        <w:rPr>
          <w:rStyle w:val="Rimandocommento"/>
        </w:rPr>
        <w:annotationRef/>
      </w:r>
      <w:r>
        <w:fldChar w:fldCharType="begin"/>
      </w:r>
      <w:r>
        <w:instrText>HYPERLINK "mailto:michele.rosati@gse.it"</w:instrText>
      </w:r>
      <w:bookmarkStart w:id="28261" w:name="_@_07F3A47915AB46C1B60FEA77FBB96926Z"/>
      <w:r>
        <w:fldChar w:fldCharType="separate"/>
      </w:r>
      <w:bookmarkEnd w:id="28261"/>
      <w:r w:rsidRPr="009A1CE6">
        <w:rPr>
          <w:rStyle w:val="Menzione"/>
          <w:noProof/>
        </w:rPr>
        <w:t>@Rosati Michele (GSE)</w:t>
      </w:r>
      <w:r>
        <w:fldChar w:fldCharType="end"/>
      </w:r>
      <w:r>
        <w:t xml:space="preserve"> la norma vale ancora giusto?</w:t>
      </w:r>
    </w:p>
  </w:comment>
  <w:comment w:id="28278" w:author="Visone Rossana (GSE) [2]" w:date="2025-10-23T12:39:00Z" w:initials="RV">
    <w:p w14:paraId="36395FA9" w14:textId="17286A08" w:rsidR="00CF5447" w:rsidRDefault="00B057D0" w:rsidP="00CF5447">
      <w:pPr>
        <w:pStyle w:val="Testocommento"/>
      </w:pPr>
      <w:r>
        <w:rPr>
          <w:rStyle w:val="Rimandocommento"/>
        </w:rPr>
        <w:annotationRef/>
      </w:r>
      <w:r w:rsidR="00CF5447">
        <w:t xml:space="preserve">Credo si possa lasciare ancora  la formulazione cosi se vale la norma 303-5 di cui al commento precedente </w:t>
      </w:r>
      <w:r w:rsidR="00CF5447">
        <w:fldChar w:fldCharType="begin"/>
      </w:r>
      <w:r w:rsidR="00CF5447">
        <w:instrText>HYPERLINK "mailto:michele.rosati@gse.it"</w:instrText>
      </w:r>
      <w:bookmarkStart w:id="28281" w:name="_@_EAF66E82EAE14D4FB52B06390ADE3FC7Z"/>
      <w:r w:rsidR="00CF5447">
        <w:fldChar w:fldCharType="separate"/>
      </w:r>
      <w:bookmarkEnd w:id="28281"/>
      <w:r w:rsidR="00CF5447" w:rsidRPr="00CF5447">
        <w:rPr>
          <w:rStyle w:val="Menzione"/>
          <w:noProof/>
        </w:rPr>
        <w:t>@Rosati Michele (GSE)</w:t>
      </w:r>
      <w:r w:rsidR="00CF5447">
        <w:fldChar w:fldCharType="end"/>
      </w:r>
      <w:r w:rsidR="00CF5447">
        <w:t xml:space="preserve"> </w:t>
      </w:r>
    </w:p>
  </w:comment>
  <w:comment w:id="28347" w:author="Visone Rossana (GSE) [2]" w:date="2025-10-23T12:45:00Z" w:initials="RV">
    <w:p w14:paraId="5EE3CF8E" w14:textId="0A02B928" w:rsidR="004C6F8E" w:rsidRDefault="004C6F8E" w:rsidP="004C6F8E">
      <w:pPr>
        <w:pStyle w:val="Testocommento"/>
      </w:pPr>
      <w:r>
        <w:rPr>
          <w:rStyle w:val="Rimandocommento"/>
        </w:rPr>
        <w:annotationRef/>
      </w:r>
      <w:r>
        <w:fldChar w:fldCharType="begin"/>
      </w:r>
      <w:r>
        <w:instrText>HYPERLINK "mailto:michele.rosati@gse.it"</w:instrText>
      </w:r>
      <w:bookmarkStart w:id="28357" w:name="_@_5AD39893A8454689B9A46164BEB4D463Z"/>
      <w:r>
        <w:fldChar w:fldCharType="separate"/>
      </w:r>
      <w:bookmarkEnd w:id="28357"/>
      <w:r w:rsidRPr="004C6F8E">
        <w:rPr>
          <w:rStyle w:val="Menzione"/>
          <w:noProof/>
        </w:rPr>
        <w:t>@Rosati Michele (GSE)</w:t>
      </w:r>
      <w:r>
        <w:fldChar w:fldCharType="end"/>
      </w:r>
      <w:r>
        <w:t xml:space="preserve">  CO e PP le lasciamo anche se nello schema di Decreto assenti rimandi?</w:t>
      </w:r>
    </w:p>
  </w:comment>
  <w:comment w:id="28459" w:author="Visone Rossana (GSE) [2]" w:date="2025-10-23T13:07:00Z" w:initials="RV">
    <w:p w14:paraId="25735A1E" w14:textId="3970F7F5" w:rsidR="00564ED0" w:rsidRDefault="00564ED0" w:rsidP="00564ED0">
      <w:pPr>
        <w:pStyle w:val="Testocommento"/>
      </w:pPr>
      <w:r>
        <w:rPr>
          <w:rStyle w:val="Rimandocommento"/>
        </w:rPr>
        <w:annotationRef/>
      </w:r>
      <w:r>
        <w:fldChar w:fldCharType="begin"/>
      </w:r>
      <w:r>
        <w:instrText>HYPERLINK "mailto:michele.rosati@gse.it"</w:instrText>
      </w:r>
      <w:bookmarkStart w:id="28469" w:name="_@_9067E191397D420EB71CA7F8DDBED90CZ"/>
      <w:r>
        <w:fldChar w:fldCharType="separate"/>
      </w:r>
      <w:bookmarkEnd w:id="28469"/>
      <w:r w:rsidRPr="00564ED0">
        <w:rPr>
          <w:rStyle w:val="Menzione"/>
          <w:noProof/>
        </w:rPr>
        <w:t>@Rosati Michele (GSE)</w:t>
      </w:r>
      <w:r>
        <w:fldChar w:fldCharType="end"/>
      </w:r>
      <w:r>
        <w:t xml:space="preserve"> vale ancora ? Quale era tema sollevato invece da AIEL su autoproduzione?</w:t>
      </w:r>
    </w:p>
  </w:comment>
  <w:comment w:id="28473" w:author="Visone Rossana (GSE) [2]" w:date="2025-10-23T13:08:00Z" w:initials="RV">
    <w:p w14:paraId="3DE55330" w14:textId="5E059348" w:rsidR="00564ED0" w:rsidRDefault="00564ED0" w:rsidP="00564ED0">
      <w:pPr>
        <w:pStyle w:val="Testocommento"/>
      </w:pPr>
      <w:r>
        <w:rPr>
          <w:rStyle w:val="Rimandocommento"/>
        </w:rPr>
        <w:annotationRef/>
      </w:r>
      <w:r>
        <w:fldChar w:fldCharType="begin"/>
      </w:r>
      <w:r>
        <w:instrText>HYPERLINK "mailto:michele.rosati@gse.it"</w:instrText>
      </w:r>
      <w:bookmarkStart w:id="28479" w:name="_@_372D6CFF5EBE45A6A140BD251AE970FDZ"/>
      <w:r>
        <w:fldChar w:fldCharType="separate"/>
      </w:r>
      <w:bookmarkEnd w:id="28479"/>
      <w:r w:rsidRPr="00564ED0">
        <w:rPr>
          <w:rStyle w:val="Menzione"/>
          <w:noProof/>
        </w:rPr>
        <w:t>@Rosati Michele (GSE)</w:t>
      </w:r>
      <w:r>
        <w:fldChar w:fldCharType="end"/>
      </w:r>
      <w:r>
        <w:t xml:space="preserve"> questo era tema di AIEL su autoproduzione?</w:t>
      </w:r>
    </w:p>
  </w:comment>
  <w:comment w:id="28511" w:author="Visone Rossana (GSE) [2]" w:date="2025-10-23T15:03:00Z" w:initials="RV">
    <w:p w14:paraId="582BD803" w14:textId="77777777" w:rsidR="0043527B" w:rsidRDefault="0043527B" w:rsidP="0043527B">
      <w:pPr>
        <w:pStyle w:val="Testocommento"/>
      </w:pPr>
      <w:r>
        <w:rPr>
          <w:rStyle w:val="Rimandocommento"/>
        </w:rPr>
        <w:annotationRef/>
      </w:r>
      <w:r>
        <w:t>Stante richiesta del titolo autorizzativo (date) non si ravvedono motivi per mantenere tale previsione ante Dlgs 199/21</w:t>
      </w:r>
    </w:p>
  </w:comment>
  <w:comment w:id="28553" w:author="Visone Rossana (GSE) [2]" w:date="2025-10-23T15:06:00Z" w:initials="RV">
    <w:p w14:paraId="697D7C72" w14:textId="1B5126D6" w:rsidR="00CD5015" w:rsidRDefault="00CD5015" w:rsidP="00CD5015">
      <w:pPr>
        <w:pStyle w:val="Testocommento"/>
      </w:pPr>
      <w:r>
        <w:rPr>
          <w:rStyle w:val="Rimandocommento"/>
        </w:rPr>
        <w:annotationRef/>
      </w:r>
      <w:r>
        <w:fldChar w:fldCharType="begin"/>
      </w:r>
      <w:r>
        <w:instrText>HYPERLINK "mailto:michele.rosati@gse.it"</w:instrText>
      </w:r>
      <w:bookmarkStart w:id="28562" w:name="_@_A7D80B4D18CD4C4984DBAAAAC06FDB85Z"/>
      <w:r>
        <w:fldChar w:fldCharType="separate"/>
      </w:r>
      <w:bookmarkEnd w:id="28562"/>
      <w:r w:rsidRPr="00CD5015">
        <w:rPr>
          <w:rStyle w:val="Menzione"/>
          <w:noProof/>
        </w:rPr>
        <w:t>@Rosati Michele (GSE)</w:t>
      </w:r>
      <w:r>
        <w:fldChar w:fldCharType="end"/>
      </w:r>
      <w:r>
        <w:t xml:space="preserve"> con CT 3.0 non solo  aziende agricole possono sostituire GSE. Estendere in senso lato tale dicitura a tutti?</w:t>
      </w:r>
    </w:p>
  </w:comment>
  <w:comment w:id="29222" w:author="Visone Rossana (GSE) [2]" w:date="2025-10-05T19:37:00Z" w:initials="RV">
    <w:p w14:paraId="550EEC4A" w14:textId="05531810" w:rsidR="002D3476" w:rsidRDefault="002D3476" w:rsidP="002D3476">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29223" w:name="_@_470BF0CF6A6B4CB5943EA4EF6ADE0D23Z"/>
      <w:r>
        <w:fldChar w:fldCharType="separate"/>
      </w:r>
      <w:bookmarkEnd w:id="29223"/>
      <w:r w:rsidRPr="003A1A0D">
        <w:rPr>
          <w:rStyle w:val="Menzione"/>
          <w:noProof/>
        </w:rPr>
        <w:t>@Pietropaolo Rosanna (GSE)</w:t>
      </w:r>
      <w:r>
        <w:fldChar w:fldCharType="end"/>
      </w:r>
      <w:r>
        <w:t xml:space="preserve"> </w:t>
      </w:r>
    </w:p>
  </w:comment>
  <w:comment w:id="29462" w:author="Visone Rossana (GSE) [2]" w:date="2025-10-20T15:23:00Z" w:initials="RV">
    <w:p w14:paraId="33C0C295" w14:textId="77777777" w:rsidR="00B4513F" w:rsidRDefault="00B4513F" w:rsidP="00B4513F">
      <w:pPr>
        <w:pStyle w:val="Testocommento"/>
      </w:pPr>
      <w:r>
        <w:rPr>
          <w:rStyle w:val="Rimandocommento"/>
        </w:rPr>
        <w:annotationRef/>
      </w:r>
      <w:r>
        <w:t>Non si ravvede applicabilità per tale tipologia di impianto</w:t>
      </w:r>
    </w:p>
  </w:comment>
  <w:comment w:id="29596" w:author="Visone Rossana (GSE) [2]" w:date="2025-10-12T18:14:00Z" w:initials="RV">
    <w:p w14:paraId="36C3CF0F" w14:textId="77777777" w:rsidR="00802616" w:rsidRDefault="00802616" w:rsidP="00802616">
      <w:pPr>
        <w:pStyle w:val="Testocommento"/>
      </w:pPr>
      <w:r>
        <w:rPr>
          <w:rStyle w:val="Rimandocommento"/>
        </w:rPr>
        <w:annotationRef/>
      </w:r>
      <w:r>
        <w:t>Definito anche per ETS economici erogazione in un’unica rata_riunioni interfunzionali</w:t>
      </w:r>
    </w:p>
  </w:comment>
  <w:comment w:id="29601" w:author="Visone Rossana (GSE) [2]" w:date="2025-10-05T19:37:00Z" w:initials="RV">
    <w:p w14:paraId="73AA51A4" w14:textId="77777777" w:rsidR="00955CBA" w:rsidRDefault="00955CBA" w:rsidP="00955CBA">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29602" w:name="_@_2DDDFC7AE8AD45E8A699A1EC84B32A29Z"/>
      <w:r>
        <w:fldChar w:fldCharType="separate"/>
      </w:r>
      <w:bookmarkEnd w:id="29602"/>
      <w:r w:rsidRPr="003A1A0D">
        <w:rPr>
          <w:rStyle w:val="Menzione"/>
          <w:noProof/>
        </w:rPr>
        <w:t>@Pietropaolo Rosanna (GSE)</w:t>
      </w:r>
      <w:r>
        <w:fldChar w:fldCharType="end"/>
      </w:r>
      <w:r>
        <w:t xml:space="preserve"> </w:t>
      </w:r>
    </w:p>
  </w:comment>
  <w:comment w:id="29933" w:author="Visone Rossana (GSE) [2]" w:date="2025-10-01T15:37:00Z" w:initials="RV">
    <w:p w14:paraId="4B059A84" w14:textId="77777777" w:rsidR="00175B86" w:rsidRDefault="00175B86" w:rsidP="00175B86">
      <w:pPr>
        <w:pStyle w:val="Testocommento"/>
      </w:pPr>
      <w:r>
        <w:rPr>
          <w:rStyle w:val="Rimandocommento"/>
        </w:rPr>
        <w:annotationRef/>
      </w:r>
      <w:r>
        <w:t>Sotteso al punto su 1</w:t>
      </w:r>
    </w:p>
  </w:comment>
  <w:comment w:id="30011" w:author="Visone Rossana (GSE) [2]" w:date="2025-10-01T15:37:00Z" w:initials="RV">
    <w:p w14:paraId="6594E4C0" w14:textId="37427066" w:rsidR="000D494A" w:rsidRDefault="000D494A" w:rsidP="000D494A">
      <w:pPr>
        <w:pStyle w:val="Testocommento"/>
      </w:pPr>
      <w:r>
        <w:rPr>
          <w:rStyle w:val="Rimandocommento"/>
        </w:rPr>
        <w:annotationRef/>
      </w:r>
      <w:r>
        <w:t>Sotteso al punto su 1</w:t>
      </w:r>
    </w:p>
  </w:comment>
  <w:comment w:id="30306" w:author="Visone Rossana (GSE) [2]" w:date="2025-10-12T18:14:00Z" w:initials="RV">
    <w:p w14:paraId="49D94DA7" w14:textId="77777777" w:rsidR="004E07C7" w:rsidRDefault="004E07C7" w:rsidP="004E07C7">
      <w:pPr>
        <w:pStyle w:val="Testocommento"/>
      </w:pPr>
      <w:r>
        <w:rPr>
          <w:rStyle w:val="Rimandocommento"/>
        </w:rPr>
        <w:annotationRef/>
      </w:r>
      <w:r>
        <w:t>Definito anche per ETS economici erogazione in un’unica rata_riunioni interfunzionali</w:t>
      </w:r>
    </w:p>
  </w:comment>
  <w:comment w:id="30604" w:author="Visone Rossana (GSE) [2]" w:date="2025-10-05T19:37:00Z" w:initials="RV">
    <w:p w14:paraId="57A9C7F1" w14:textId="77777777" w:rsidR="00396266" w:rsidRDefault="00396266" w:rsidP="00396266">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30605" w:name="_@_9E988AD2B43648F792A9131800D52331Z"/>
      <w:r>
        <w:fldChar w:fldCharType="separate"/>
      </w:r>
      <w:bookmarkEnd w:id="30605"/>
      <w:r w:rsidRPr="003A1A0D">
        <w:rPr>
          <w:rStyle w:val="Menzione"/>
          <w:noProof/>
        </w:rPr>
        <w:t>@Pietropaolo Rosanna (GSE)</w:t>
      </w:r>
      <w:r>
        <w:fldChar w:fldCharType="end"/>
      </w:r>
      <w:r>
        <w:t xml:space="preserve"> </w:t>
      </w:r>
    </w:p>
  </w:comment>
  <w:comment w:id="30675" w:author="Visone Rossana (GSE) [2]" w:date="2025-10-01T15:53:00Z" w:initials="RV">
    <w:p w14:paraId="351C0C74" w14:textId="77777777" w:rsidR="000454A5" w:rsidRDefault="000454A5" w:rsidP="000454A5">
      <w:pPr>
        <w:pStyle w:val="Testocommento"/>
      </w:pPr>
      <w:r>
        <w:rPr>
          <w:rStyle w:val="Rimandocommento"/>
        </w:rPr>
        <w:annotationRef/>
      </w:r>
      <w:r>
        <w:t>Oppure può essere dichiarato in DSAN</w:t>
      </w:r>
    </w:p>
  </w:comment>
  <w:comment w:id="30703" w:author="Visone Rossana (GSE)" w:date="2025-07-29T11:22:00Z" w:initials="VR(">
    <w:p w14:paraId="48C2DDBE" w14:textId="5A3B3277" w:rsidR="00572F4B" w:rsidRDefault="00572F4B" w:rsidP="00572F4B">
      <w:pPr>
        <w:pStyle w:val="Testocommento"/>
      </w:pPr>
      <w:r>
        <w:rPr>
          <w:rStyle w:val="Rimandocommento"/>
        </w:rPr>
        <w:annotationRef/>
      </w:r>
      <w:r>
        <w:t>Valutare se esplicitamente farsi dichiarare che sia connesso a TLR efficiente</w:t>
      </w:r>
    </w:p>
  </w:comment>
  <w:comment w:id="30982" w:author="Visone Rossana (GSE)" w:date="2025-07-29T13:04:00Z" w:initials="VR(">
    <w:p w14:paraId="0F477899" w14:textId="77777777" w:rsidR="00F51486" w:rsidRDefault="00F51486" w:rsidP="00F51486">
      <w:pPr>
        <w:pStyle w:val="Testocommento"/>
      </w:pPr>
      <w:r>
        <w:rPr>
          <w:rStyle w:val="Rimandocommento"/>
        </w:rPr>
        <w:annotationRef/>
      </w:r>
      <w:r>
        <w:t>Da definire puntualmente quale funzionale si vuole ammettere</w:t>
      </w:r>
    </w:p>
  </w:comment>
  <w:comment w:id="31412" w:author="Visone Rossana (GSE) [2]" w:date="2025-10-23T16:37:00Z" w:initials="RV">
    <w:p w14:paraId="65720334" w14:textId="54BFEC61" w:rsidR="002E0F67" w:rsidRDefault="002E0F67" w:rsidP="002E0F67">
      <w:pPr>
        <w:pStyle w:val="Testocommento"/>
      </w:pPr>
      <w:r>
        <w:rPr>
          <w:rStyle w:val="Rimandocommento"/>
        </w:rPr>
        <w:annotationRef/>
      </w:r>
      <w:r>
        <w:fldChar w:fldCharType="begin"/>
      </w:r>
      <w:r>
        <w:instrText>HYPERLINK "mailto:michele.rosati@gse.it"</w:instrText>
      </w:r>
      <w:bookmarkStart w:id="31416" w:name="_@_B513582DBEA94AFC8075BD35ACA2A5ECZ"/>
      <w:r>
        <w:fldChar w:fldCharType="separate"/>
      </w:r>
      <w:bookmarkEnd w:id="31416"/>
      <w:r w:rsidRPr="002E0F67">
        <w:rPr>
          <w:rStyle w:val="Menzione"/>
          <w:noProof/>
        </w:rPr>
        <w:t>@Rosati Michele (GSE)</w:t>
      </w:r>
      <w:r>
        <w:fldChar w:fldCharType="end"/>
      </w:r>
      <w:r>
        <w:t xml:space="preserve"> </w:t>
      </w:r>
      <w:r>
        <w:fldChar w:fldCharType="begin"/>
      </w:r>
      <w:r>
        <w:instrText>HYPERLINK "mailto:Francesco.Oliosi@gse.it"</w:instrText>
      </w:r>
      <w:bookmarkStart w:id="31417" w:name="_@_73C2305EE7C44855932A6618FD782F88Z"/>
      <w:r>
        <w:fldChar w:fldCharType="separate"/>
      </w:r>
      <w:bookmarkEnd w:id="31417"/>
      <w:r w:rsidRPr="002E0F67">
        <w:rPr>
          <w:rStyle w:val="Menzione"/>
          <w:noProof/>
        </w:rPr>
        <w:t>@Oliosi Francesco (GSE)</w:t>
      </w:r>
      <w:r>
        <w:fldChar w:fldCharType="end"/>
      </w:r>
      <w:r>
        <w:t xml:space="preserve"> ho inserito questa dicitura : forse converrebbe in definizione anche definirlo? Poi per la Biomassa era stato inserito da “Scafuto” come doc da conservare certificazione ISSC per idro green servirebbe un “certificato garanzia origine?”</w:t>
      </w:r>
    </w:p>
  </w:comment>
  <w:comment w:id="31465" w:author="Visone Rossana (GSE)" w:date="2025-07-29T12:48:00Z" w:initials="VR(">
    <w:p w14:paraId="141779D3" w14:textId="6BC0845B" w:rsidR="00DB1746" w:rsidRDefault="00DB1746" w:rsidP="00DB1746">
      <w:pPr>
        <w:pStyle w:val="Testocommento"/>
      </w:pPr>
      <w:r>
        <w:rPr>
          <w:rStyle w:val="Rimandocommento"/>
        </w:rPr>
        <w:annotationRef/>
      </w:r>
      <w:r>
        <w:t>Da valutare con verifiche</w:t>
      </w:r>
    </w:p>
  </w:comment>
  <w:comment w:id="31463" w:author="Visone Rossana (GSE) [2]" w:date="2025-09-30T18:26:00Z" w:initials="RV">
    <w:p w14:paraId="09907B87" w14:textId="3D3777F3" w:rsidR="00BE0499" w:rsidRDefault="00BE0499" w:rsidP="00BE0499">
      <w:pPr>
        <w:pStyle w:val="Testocommento"/>
      </w:pPr>
      <w:r>
        <w:rPr>
          <w:rStyle w:val="Rimandocommento"/>
        </w:rPr>
        <w:annotationRef/>
      </w:r>
      <w:r>
        <w:fldChar w:fldCharType="begin"/>
      </w:r>
      <w:r>
        <w:instrText>HYPERLINK "mailto:ennio.ferrero@gse.it"</w:instrText>
      </w:r>
      <w:bookmarkStart w:id="31484" w:name="_@_B09A3FBCE50344F394BE5470CFD2A7B1Z"/>
      <w:r>
        <w:fldChar w:fldCharType="separate"/>
      </w:r>
      <w:bookmarkEnd w:id="31484"/>
      <w:r w:rsidRPr="00BE0499">
        <w:rPr>
          <w:rStyle w:val="Menzione"/>
          <w:noProof/>
        </w:rPr>
        <w:t>@Ferrero Ennio (GSE)</w:t>
      </w:r>
      <w:r>
        <w:fldChar w:fldCharType="end"/>
      </w:r>
      <w:r>
        <w:t xml:space="preserve"> di impatto lato verifiche</w:t>
      </w:r>
    </w:p>
  </w:comment>
  <w:comment w:id="31464" w:author="Visone Rossana (GSE) [2]" w:date="2025-10-01T13:02:00Z" w:initials="RV">
    <w:p w14:paraId="1CD69A13" w14:textId="77777777" w:rsidR="00D51F3C" w:rsidRDefault="00D51F3C" w:rsidP="00D51F3C">
      <w:pPr>
        <w:pStyle w:val="Testocommento"/>
      </w:pPr>
      <w:r>
        <w:rPr>
          <w:rStyle w:val="Rimandocommento"/>
        </w:rPr>
        <w:annotationRef/>
      </w:r>
      <w:r>
        <w:t>Valutare se prevedere la previsione per i microcogeneratori</w:t>
      </w:r>
    </w:p>
  </w:comment>
  <w:comment w:id="31553" w:author="Visone Rossana (GSE)" w:date="2025-07-24T10:15:00Z" w:initials="VR(">
    <w:p w14:paraId="2B1FE740" w14:textId="421A1844" w:rsidR="004367B1" w:rsidRDefault="004367B1" w:rsidP="004367B1">
      <w:pPr>
        <w:pStyle w:val="Testocommento"/>
      </w:pPr>
      <w:r>
        <w:rPr>
          <w:rStyle w:val="Rimandocommento"/>
        </w:rPr>
        <w:annotationRef/>
      </w:r>
      <w:r>
        <w:t xml:space="preserve">Da valutare inserimento, </w:t>
      </w:r>
      <w:r>
        <w:rPr>
          <w:color w:val="001D35"/>
          <w:highlight w:val="white"/>
        </w:rPr>
        <w:t>a manutenzione degli impianti di microcogenerazione è obbligatoria e regolamentata da normative specifiche che mirano a garantire l'efficienza energetica e la sicurezza. Il responsabile dell'impianto, che può essere il proprietario o un terzo responsabile, deve assicurare che vengano eseguiti controlli periodici e interventi di manutenzione da parte di ditte abilitate. </w:t>
      </w:r>
      <w:r>
        <w:t xml:space="preserve"> </w:t>
      </w:r>
      <w:r>
        <w:rPr>
          <w:color w:val="545D7E"/>
          <w:highlight w:val="white"/>
        </w:rPr>
        <w:t>Nel caso della microcogenerazione, si fa riferimento al decreto del Ministro dello Sviluppo Economico 16.03.2017 per quanto riguarda la realizzazione, la connessione alla rete elettrica e l'esercizio degli impianti. </w:t>
      </w:r>
      <w:r>
        <w:t xml:space="preserve"> </w:t>
      </w:r>
    </w:p>
  </w:comment>
  <w:comment w:id="31554" w:author="Scafuto Gennaro (GSE)" w:date="2025-07-24T15:50:00Z" w:initials="GS">
    <w:p w14:paraId="0A51F8A4" w14:textId="77777777" w:rsidR="002542E8" w:rsidRDefault="002542E8" w:rsidP="002542E8">
      <w:pPr>
        <w:pStyle w:val="Testocommento"/>
      </w:pPr>
      <w:r>
        <w:rPr>
          <w:rStyle w:val="Rimandocommento"/>
        </w:rPr>
        <w:annotationRef/>
      </w:r>
      <w:r>
        <w:t xml:space="preserve">Nel DPR 74/2013 è riportata come cadenza annuale dei controlli di efficienza energetica 4 anni </w:t>
      </w:r>
    </w:p>
  </w:comment>
  <w:comment w:id="31647" w:author="Visone Rossana (GSE) [2]" w:date="2025-10-12T18:14:00Z" w:initials="RV">
    <w:p w14:paraId="257B1AA8" w14:textId="77777777" w:rsidR="008964C9" w:rsidRDefault="008964C9" w:rsidP="008964C9">
      <w:pPr>
        <w:pStyle w:val="Testocommento"/>
      </w:pPr>
      <w:r>
        <w:rPr>
          <w:rStyle w:val="Rimandocommento"/>
        </w:rPr>
        <w:annotationRef/>
      </w:r>
      <w:r>
        <w:t>Definito anche per ETS economici erogazione in un’unica rata_riunioni interfunzionali</w:t>
      </w:r>
    </w:p>
  </w:comment>
  <w:comment w:id="31654" w:author="Visone Rossana (GSE)" w:date="2025-07-29T12:47:00Z" w:initials="VR(">
    <w:p w14:paraId="4B355DF8" w14:textId="77777777" w:rsidR="006B16FA" w:rsidRDefault="006B16FA" w:rsidP="006B16FA">
      <w:pPr>
        <w:pStyle w:val="Testocommento"/>
      </w:pPr>
      <w:r>
        <w:rPr>
          <w:rStyle w:val="Rimandocommento"/>
        </w:rPr>
        <w:annotationRef/>
      </w:r>
      <w:r>
        <w:t>Da attenzionare con Regolatorio per capire se incentivabile la potenza totale (come somma delle n unità la cui singola non supera i 50 kWe</w:t>
      </w:r>
    </w:p>
  </w:comment>
  <w:comment w:id="31665" w:author="Visone Rossana (GSE)" w:date="2025-09-08T16:59:00Z" w:initials="VR(">
    <w:p w14:paraId="205838F9" w14:textId="77777777" w:rsidR="00426DE8" w:rsidRDefault="00426DE8" w:rsidP="00426DE8">
      <w:pPr>
        <w:pStyle w:val="Testocommento"/>
      </w:pPr>
      <w:r>
        <w:rPr>
          <w:rStyle w:val="Rimandocommento"/>
        </w:rPr>
        <w:annotationRef/>
      </w:r>
      <w:r>
        <w:t>Attuale formulazione del Decreto non richiama la totale</w:t>
      </w:r>
    </w:p>
  </w:comment>
  <w:comment w:id="31965" w:author="Visone Rossana (GSE) [2]" w:date="2025-10-05T19:37:00Z" w:initials="RV">
    <w:p w14:paraId="5A732704" w14:textId="77777777" w:rsidR="008674CD" w:rsidRDefault="008674CD" w:rsidP="008674CD">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31966" w:name="_@_0612F6A4EC2B409F8E28BBA52FBD0DBEZ"/>
      <w:r>
        <w:fldChar w:fldCharType="separate"/>
      </w:r>
      <w:bookmarkEnd w:id="31966"/>
      <w:r w:rsidRPr="003A1A0D">
        <w:rPr>
          <w:rStyle w:val="Menzione"/>
          <w:noProof/>
        </w:rPr>
        <w:t>@Pietropaolo Rosanna (GSE)</w:t>
      </w:r>
      <w:r>
        <w:fldChar w:fldCharType="end"/>
      </w:r>
      <w:r>
        <w:t xml:space="preserve"> </w:t>
      </w:r>
    </w:p>
  </w:comment>
  <w:comment w:id="31994" w:author="Scafuto Gennaro (GSE)" w:date="2025-07-24T16:36:00Z" w:initials="GS">
    <w:p w14:paraId="69353BED" w14:textId="71B2176A" w:rsidR="00437F55" w:rsidRDefault="00437F55" w:rsidP="00437F55">
      <w:pPr>
        <w:pStyle w:val="Testocommento"/>
      </w:pPr>
      <w:r>
        <w:rPr>
          <w:rStyle w:val="Rimandocommento"/>
        </w:rPr>
        <w:annotationRef/>
      </w:r>
      <w:r>
        <w:t>Forse in caso di più unità bisognerebbe valutare il sistema complessivo, quindi considerare tutta l’energia termica, elettrica e di input del cogeneratore al fine di determinare il PES del complessivo. Non so quanto abbia senso parlare di singole unità nel caso di sistema costituito da più unità. Nell’ottica di impianti costituito da più microcogeneratori il PES= 1- (Einput/((Eel/nelrif)+(Et/ntrif))</w:t>
      </w:r>
    </w:p>
  </w:comment>
  <w:comment w:id="32090" w:author="Visone Rossana (GSE)" w:date="2025-07-29T13:06:00Z" w:initials="VR(">
    <w:p w14:paraId="3D8CEA9B" w14:textId="77777777" w:rsidR="00453AF6" w:rsidRDefault="00453AF6" w:rsidP="00453AF6">
      <w:pPr>
        <w:pStyle w:val="Testocommento"/>
      </w:pPr>
      <w:r>
        <w:rPr>
          <w:rStyle w:val="Rimandocommento"/>
        </w:rPr>
        <w:annotationRef/>
      </w:r>
      <w:r>
        <w:t>Da definire quando deve permanere il non rimosso e che funzione mantiene nel sistema (per picchi etc?)</w:t>
      </w:r>
    </w:p>
  </w:comment>
  <w:comment w:id="32155" w:author="Visone Rossana (GSE) [2]" w:date="2025-09-30T18:30:00Z" w:initials="RV">
    <w:p w14:paraId="70A1FFC8" w14:textId="26C6F1F5" w:rsidR="00DC7B3A" w:rsidRDefault="00DC7B3A" w:rsidP="00DC7B3A">
      <w:pPr>
        <w:pStyle w:val="Testocommento"/>
      </w:pPr>
      <w:r>
        <w:rPr>
          <w:rStyle w:val="Rimandocommento"/>
        </w:rPr>
        <w:annotationRef/>
      </w:r>
      <w:r>
        <w:fldChar w:fldCharType="begin"/>
      </w:r>
      <w:r>
        <w:instrText>HYPERLINK "mailto:ennio.ferrero@gse.it"</w:instrText>
      </w:r>
      <w:bookmarkStart w:id="32158" w:name="_@_40B90020759149588240919BCE768034Z"/>
      <w:r>
        <w:fldChar w:fldCharType="separate"/>
      </w:r>
      <w:bookmarkEnd w:id="32158"/>
      <w:r w:rsidRPr="00DC7B3A">
        <w:rPr>
          <w:rStyle w:val="Menzione"/>
          <w:noProof/>
        </w:rPr>
        <w:t>@Ferrero Ennio (GSE)</w:t>
      </w:r>
      <w:r>
        <w:fldChar w:fldCharType="end"/>
      </w:r>
      <w:r>
        <w:t xml:space="preserve">  check a cura della funzione verifiche</w:t>
      </w:r>
    </w:p>
  </w:comment>
  <w:comment w:id="32185" w:author="Visone Rossana (GSE) [2]" w:date="2025-10-01T14:50:00Z" w:initials="RV">
    <w:p w14:paraId="34A20348" w14:textId="77777777" w:rsidR="007C6346" w:rsidRDefault="007C6346" w:rsidP="007C6346">
      <w:pPr>
        <w:pStyle w:val="Testocommento"/>
      </w:pPr>
      <w:r>
        <w:rPr>
          <w:rStyle w:val="Rimandocommento"/>
        </w:rPr>
        <w:annotationRef/>
      </w:r>
      <w:r>
        <w:t>Il titolo autorizzativo sottende anche rispetto obbligo emissione</w:t>
      </w:r>
    </w:p>
  </w:comment>
  <w:comment w:id="32207" w:author="Visone Rossana (GSE) [2]" w:date="2025-10-27T11:45:00Z" w:initials="RV">
    <w:p w14:paraId="1AA952BC" w14:textId="5AB3E38D" w:rsidR="00DC0214" w:rsidRDefault="00DC0214" w:rsidP="00DC0214">
      <w:pPr>
        <w:pStyle w:val="Testocommento"/>
      </w:pPr>
      <w:r>
        <w:rPr>
          <w:rStyle w:val="Rimandocommento"/>
        </w:rPr>
        <w:annotationRef/>
      </w:r>
      <w:r>
        <w:fldChar w:fldCharType="begin"/>
      </w:r>
      <w:r>
        <w:instrText>HYPERLINK "mailto:rosanna.pietropaolo@gse.it"</w:instrText>
      </w:r>
      <w:bookmarkStart w:id="32210" w:name="_@_F69009B1AB374966A0127ADE2FA9DA74Z"/>
      <w:r>
        <w:fldChar w:fldCharType="separate"/>
      </w:r>
      <w:bookmarkEnd w:id="32210"/>
      <w:r w:rsidRPr="00DC0214">
        <w:rPr>
          <w:rStyle w:val="Menzione"/>
          <w:noProof/>
        </w:rPr>
        <w:t>@Pietropaolo Rosanna (GSE)</w:t>
      </w:r>
      <w:r>
        <w:fldChar w:fldCharType="end"/>
      </w:r>
      <w:r>
        <w:t xml:space="preserve"> ci sono esenzioni per taglie di impianti/alimentazioni per cui avrebbe senso richiedere questi doc? </w:t>
      </w:r>
    </w:p>
  </w:comment>
  <w:comment w:id="32514" w:author="Visone Rossana (GSE)" w:date="2025-09-16T13:10:00Z" w:initials="VR(">
    <w:p w14:paraId="48EBB0B9" w14:textId="41DC924F" w:rsidR="00732A52" w:rsidRDefault="00732A52" w:rsidP="00732A52">
      <w:pPr>
        <w:pStyle w:val="Testocommento"/>
      </w:pPr>
      <w:r>
        <w:rPr>
          <w:rStyle w:val="Rimandocommento"/>
        </w:rPr>
        <w:annotationRef/>
      </w:r>
      <w:r>
        <w:t>Attenzione art 15 comma 5 non richiama gli altri soggetti deputati a inviare istanza per conto della PA</w:t>
      </w:r>
    </w:p>
  </w:comment>
  <w:comment w:id="32543" w:author="Visone Rossana (GSE) [2]" w:date="2025-10-05T19:37:00Z" w:initials="RV">
    <w:p w14:paraId="636C96CB" w14:textId="77777777" w:rsidR="00CC6FFC" w:rsidRDefault="00CC6FFC" w:rsidP="00CC6FFC">
      <w:pPr>
        <w:pStyle w:val="Testocommento"/>
      </w:pPr>
      <w:r>
        <w:rPr>
          <w:rStyle w:val="Rimandocommento"/>
        </w:rPr>
        <w:annotationRef/>
      </w:r>
      <w:r>
        <w:t xml:space="preserve">Titolo V lo esclude. La DE ristorabile anche per grandi imprese? Art 15 comma 11 generico e sembrerebbe di si </w:t>
      </w:r>
      <w:r>
        <w:fldChar w:fldCharType="begin"/>
      </w:r>
      <w:r>
        <w:instrText>HYPERLINK "mailto:rosanna.pietropaolo@gse.it"</w:instrText>
      </w:r>
      <w:bookmarkStart w:id="32546" w:name="_@_8CFF7434B0FF449EB2732DE955D0C4F5Z"/>
      <w:r>
        <w:fldChar w:fldCharType="separate"/>
      </w:r>
      <w:bookmarkEnd w:id="32546"/>
      <w:r w:rsidRPr="003A1A0D">
        <w:rPr>
          <w:rStyle w:val="Menzione"/>
          <w:noProof/>
        </w:rPr>
        <w:t>@Pietropaolo Rosanna (GSE)</w:t>
      </w:r>
      <w:r>
        <w:fldChar w:fldCharType="end"/>
      </w:r>
      <w:r>
        <w:t xml:space="preserve"> </w:t>
      </w:r>
    </w:p>
  </w:comment>
  <w:comment w:id="33067" w:author="Visone Rossana (GSE)" w:date="2025-09-22T10:35:00Z" w:initials="VR(">
    <w:p w14:paraId="64896920" w14:textId="77777777" w:rsidR="00EE12F6" w:rsidRDefault="00EE12F6" w:rsidP="00EE12F6">
      <w:pPr>
        <w:pStyle w:val="Testocommento"/>
      </w:pPr>
      <w:r>
        <w:rPr>
          <w:rStyle w:val="Rimandocommento"/>
        </w:rPr>
        <w:annotationRef/>
      </w:r>
      <w:r>
        <w:t>Si prevederanno anche in ragione del saldo?</w:t>
      </w:r>
    </w:p>
  </w:comment>
  <w:comment w:id="33102" w:author="Santagata Fabiana (GSE)" w:date="2025-10-01T12:28:00Z" w:initials="S(">
    <w:p w14:paraId="62945E02" w14:textId="3E06D8BD" w:rsidR="0062223E" w:rsidRDefault="0062223E">
      <w:pPr>
        <w:pStyle w:val="Testocommento"/>
      </w:pPr>
      <w:r>
        <w:rPr>
          <w:rStyle w:val="Rimandocommento"/>
        </w:rPr>
        <w:annotationRef/>
      </w:r>
      <w:r>
        <w:fldChar w:fldCharType="begin"/>
      </w:r>
      <w:r>
        <w:instrText xml:space="preserve"> HYPERLINK "mailto:rossana.visone@gse.it"</w:instrText>
      </w:r>
      <w:bookmarkStart w:id="33103" w:name="_@_9F5251B7F51A4DA18528176B9FC2C5FFZ"/>
      <w:r>
        <w:fldChar w:fldCharType="separate"/>
      </w:r>
      <w:bookmarkEnd w:id="33103"/>
      <w:r w:rsidRPr="68728F2B">
        <w:rPr>
          <w:rStyle w:val="Menzione"/>
          <w:noProof/>
        </w:rPr>
        <w:t>@Visone Rossana (GSE)</w:t>
      </w:r>
      <w:r>
        <w:fldChar w:fldCharType="end"/>
      </w:r>
      <w:r w:rsidRPr="65E7E308">
        <w:t xml:space="preserve"> Viene trasmessa anche la mail di avviso?</w:t>
      </w:r>
    </w:p>
  </w:comment>
  <w:comment w:id="33163" w:author="Visone Rossana (GSE)" w:date="2025-09-22T16:58:00Z" w:initials="VR(">
    <w:p w14:paraId="09ABE143" w14:textId="4CEC2654" w:rsidR="00153E7F" w:rsidRDefault="00153E7F" w:rsidP="00153E7F">
      <w:pPr>
        <w:pStyle w:val="Testocommento"/>
      </w:pPr>
      <w:r>
        <w:rPr>
          <w:rStyle w:val="Rimandocommento"/>
        </w:rPr>
        <w:annotationRef/>
      </w:r>
      <w:r>
        <w:t>Da valutare se blindare anche la dicitura in causale</w:t>
      </w:r>
    </w:p>
  </w:comment>
  <w:comment w:id="33183" w:author="Visone Rossana (GSE) [2]" w:date="2025-09-30T11:52:00Z" w:initials="RV">
    <w:p w14:paraId="47F0CE86" w14:textId="5D1DC734" w:rsidR="00C82129" w:rsidRDefault="00C82129" w:rsidP="00C82129">
      <w:pPr>
        <w:pStyle w:val="Testocommento"/>
      </w:pPr>
      <w:r>
        <w:rPr>
          <w:rStyle w:val="Rimandocommento"/>
        </w:rPr>
        <w:annotationRef/>
      </w:r>
      <w:r>
        <w:t xml:space="preserve">Per </w:t>
      </w:r>
      <w:r>
        <w:fldChar w:fldCharType="begin"/>
      </w:r>
      <w:r>
        <w:instrText>HYPERLINK "mailto:fabiana.santagata@gse.it"</w:instrText>
      </w:r>
      <w:bookmarkStart w:id="33195" w:name="_@_DE2F1781AC594AF99541FADF94FC1DACZ"/>
      <w:r>
        <w:fldChar w:fldCharType="separate"/>
      </w:r>
      <w:bookmarkEnd w:id="33195"/>
      <w:r w:rsidRPr="00C82129">
        <w:rPr>
          <w:rStyle w:val="Menzione"/>
          <w:noProof/>
        </w:rPr>
        <w:t>@Santagata Fabiana (GSE)</w:t>
      </w:r>
      <w:r>
        <w:fldChar w:fldCharType="end"/>
      </w:r>
      <w:r>
        <w:t xml:space="preserve">  verificare se necessario provvedimento GSE o presa d’atto</w:t>
      </w:r>
    </w:p>
  </w:comment>
  <w:comment w:id="33475" w:author="Visone Rossana (GSE)" w:date="2025-04-01T12:53:00Z" w:initials="VR(">
    <w:p w14:paraId="04952927" w14:textId="0E138949" w:rsidR="004B7F2F" w:rsidRDefault="004B7F2F" w:rsidP="004B7F2F">
      <w:pPr>
        <w:pStyle w:val="Testocommento"/>
      </w:pPr>
      <w:r>
        <w:rPr>
          <w:rStyle w:val="Rimandocommento"/>
        </w:rPr>
        <w:annotationRef/>
      </w:r>
      <w:r>
        <w:t>Lasciare in via conservativa? In pianificazione tale implementazione?</w:t>
      </w:r>
    </w:p>
  </w:comment>
  <w:comment w:id="33600" w:author="Visone Rossana (GSE)" w:date="2025-04-01T13:02:00Z" w:initials="VR(">
    <w:p w14:paraId="2FD6C5BD" w14:textId="77777777" w:rsidR="00BB6B45" w:rsidRDefault="00BB6B45" w:rsidP="00BB6B45">
      <w:pPr>
        <w:pStyle w:val="Testocommento"/>
      </w:pPr>
      <w:r>
        <w:rPr>
          <w:rStyle w:val="Rimandocommento"/>
        </w:rPr>
        <w:annotationRef/>
      </w:r>
      <w:r>
        <w:t>Riformulare senza richiamare artt</w:t>
      </w:r>
    </w:p>
  </w:comment>
  <w:comment w:id="33632" w:author="Visone Rossana (GSE)" w:date="2025-04-01T13:11:00Z" w:initials="VR(">
    <w:p w14:paraId="5D6CA153" w14:textId="77777777" w:rsidR="00BB6B45" w:rsidRDefault="00BB6B45" w:rsidP="00BB6B45">
      <w:pPr>
        <w:pStyle w:val="Testocommento"/>
      </w:pPr>
      <w:r>
        <w:rPr>
          <w:rStyle w:val="Rimandocommento"/>
        </w:rPr>
        <w:annotationRef/>
      </w:r>
      <w:r>
        <w:t>Da valutare se inserire l’elenco completo a tutela anche del procedimento istruttorio GSE nei quali si rilevano i falsi</w:t>
      </w:r>
    </w:p>
  </w:comment>
  <w:comment w:id="34408" w:author="Visone Rossana (GSE)" w:date="2025-07-29T11:22:00Z" w:initials="VR(">
    <w:p w14:paraId="7FC1DBE5" w14:textId="112F5E2B" w:rsidR="00F973A4" w:rsidRDefault="00F973A4" w:rsidP="00F973A4">
      <w:pPr>
        <w:pStyle w:val="Testocommento"/>
      </w:pPr>
      <w:r>
        <w:rPr>
          <w:rStyle w:val="Rimandocommento"/>
        </w:rPr>
        <w:annotationRef/>
      </w:r>
      <w:r>
        <w:t>Valutare se esplicitamente farsi dichiarare che sia connesso a TLR efficiente</w:t>
      </w:r>
    </w:p>
  </w:comment>
  <w:comment w:id="34770" w:author="Visone Rossana (GSE) [2]" w:date="2025-10-08T16:58:00Z" w:initials="RV">
    <w:p w14:paraId="493E2DC3" w14:textId="335D28B2" w:rsidR="00AF5499" w:rsidRDefault="00AF5499" w:rsidP="00AF5499">
      <w:pPr>
        <w:pStyle w:val="Testocommento"/>
      </w:pPr>
      <w:r>
        <w:rPr>
          <w:rStyle w:val="Rimandocommento"/>
        </w:rPr>
        <w:annotationRef/>
      </w:r>
      <w:r>
        <w:fldChar w:fldCharType="begin"/>
      </w:r>
      <w:r>
        <w:instrText>HYPERLINK "mailto:rosanna.pietropaolo@gse.it"</w:instrText>
      </w:r>
      <w:bookmarkStart w:id="34776" w:name="_@_4411BD0DF295491DBE4CE4F853320867Z"/>
      <w:r>
        <w:fldChar w:fldCharType="separate"/>
      </w:r>
      <w:bookmarkEnd w:id="34776"/>
      <w:r w:rsidRPr="00AF5499">
        <w:rPr>
          <w:rStyle w:val="Menzione"/>
          <w:noProof/>
        </w:rPr>
        <w:t>@Pietropaolo Rosanna (GSE)</w:t>
      </w:r>
      <w:r>
        <w:fldChar w:fldCharType="end"/>
      </w:r>
      <w:r>
        <w:t xml:space="preserve"> agire come  multiintervento: per FV la fine lavori da definire documenti utili per accertare la fine lavori considerato che “effettivo allaccio” sarà successivo all’installazione. Può essere utile preventivo accettato di allaccio?  </w:t>
      </w:r>
    </w:p>
  </w:comment>
  <w:comment w:id="35142" w:author="Visone Rossana (GSE) [2]" w:date="2025-10-20T17:55:00Z" w:initials="RV">
    <w:p w14:paraId="519D87E3" w14:textId="77777777" w:rsidR="00C064BF" w:rsidRDefault="00C064BF" w:rsidP="00C064BF">
      <w:pPr>
        <w:pStyle w:val="Testocommento"/>
      </w:pPr>
      <w:r>
        <w:rPr>
          <w:rStyle w:val="Rimandocommento"/>
        </w:rPr>
        <w:annotationRef/>
      </w:r>
      <w:r>
        <w:t>Da attenzionare a Marcelli sulla base dei contenziosi ricevuti: trovare una formulazione rispetto alla improcedibilità</w:t>
      </w:r>
    </w:p>
  </w:comment>
  <w:comment w:id="36580" w:author="Visone Rossana (GSE) [2]" w:date="2025-10-11T16:00:00Z" w:initials="RV">
    <w:p w14:paraId="329667E3" w14:textId="2C538C27" w:rsidR="006E5BB0" w:rsidRDefault="006E5BB0" w:rsidP="006E5BB0">
      <w:pPr>
        <w:pStyle w:val="Testocommento"/>
      </w:pPr>
      <w:r>
        <w:rPr>
          <w:rStyle w:val="Rimandocommento"/>
        </w:rPr>
        <w:annotationRef/>
      </w:r>
      <w:r>
        <w:fldChar w:fldCharType="begin"/>
      </w:r>
      <w:r>
        <w:instrText>HYPERLINK "mailto:gabriela.rivera@gse.it"</w:instrText>
      </w:r>
      <w:bookmarkStart w:id="36584" w:name="_@_6421EBC54EAB412D8F0052AA508E7FD4Z"/>
      <w:r>
        <w:fldChar w:fldCharType="separate"/>
      </w:r>
      <w:bookmarkEnd w:id="36584"/>
      <w:r w:rsidRPr="006E5BB0">
        <w:rPr>
          <w:rStyle w:val="Menzione"/>
          <w:noProof/>
        </w:rPr>
        <w:t>@Rivera Cordero Daybeth Gabriela (GSE)</w:t>
      </w:r>
      <w:r>
        <w:fldChar w:fldCharType="end"/>
      </w:r>
      <w:r>
        <w:t xml:space="preserve"> valutiamo se vogliamo farci inserire il set di riepilogo delle verifiche nzeb</w:t>
      </w:r>
    </w:p>
  </w:comment>
  <w:comment w:id="36566" w:author="Visone Rossana (GSE) [2]" w:date="2025-10-14T15:17:00Z" w:initials="RV">
    <w:p w14:paraId="65F2E099" w14:textId="5CA769B4" w:rsidR="000C15E0" w:rsidRDefault="000C15E0" w:rsidP="000C15E0">
      <w:pPr>
        <w:pStyle w:val="Testocommento"/>
      </w:pPr>
      <w:r>
        <w:rPr>
          <w:rStyle w:val="Rimandocommento"/>
        </w:rPr>
        <w:annotationRef/>
      </w:r>
      <w:r>
        <w:fldChar w:fldCharType="begin"/>
      </w:r>
      <w:r>
        <w:instrText>HYPERLINK "mailto:gabriela.rivera@gse.it"</w:instrText>
      </w:r>
      <w:bookmarkStart w:id="36587" w:name="_@_BE9BD064276142C19C4EC4F82F9EA52DZ"/>
      <w:r>
        <w:fldChar w:fldCharType="separate"/>
      </w:r>
      <w:bookmarkEnd w:id="36587"/>
      <w:r w:rsidRPr="000C15E0">
        <w:rPr>
          <w:rStyle w:val="Menzione"/>
          <w:noProof/>
        </w:rPr>
        <w:t>@Rivera Cordero Daybeth Gabriela (GSE)</w:t>
      </w:r>
      <w:r>
        <w:fldChar w:fldCharType="end"/>
      </w:r>
      <w:r>
        <w:t xml:space="preserve"> da decidere internamente se vogliamo far asseverare.</w:t>
      </w:r>
    </w:p>
  </w:comment>
  <w:comment w:id="36657" w:author="Visone Rossana (GSE) [2]" w:date="2025-10-17T18:00:00Z" w:initials="RV">
    <w:p w14:paraId="2EE874E2" w14:textId="6CED402C" w:rsidR="00E579BA" w:rsidRDefault="00E579BA" w:rsidP="00E579BA">
      <w:pPr>
        <w:pStyle w:val="Testocommento"/>
      </w:pPr>
      <w:r>
        <w:rPr>
          <w:rStyle w:val="Rimandocommento"/>
        </w:rPr>
        <w:annotationRef/>
      </w:r>
      <w:r>
        <w:fldChar w:fldCharType="begin"/>
      </w:r>
      <w:r>
        <w:instrText>HYPERLINK "mailto:michele.rosati@gse.it"</w:instrText>
      </w:r>
      <w:bookmarkStart w:id="36672" w:name="_@_BC18D52843C84B7098702D2B9C122EFBZ"/>
      <w:r>
        <w:fldChar w:fldCharType="separate"/>
      </w:r>
      <w:bookmarkEnd w:id="36672"/>
      <w:r w:rsidRPr="00E579BA">
        <w:rPr>
          <w:rStyle w:val="Menzione"/>
          <w:noProof/>
        </w:rPr>
        <w:t>@Rosati Michele (GSE)</w:t>
      </w:r>
      <w:r>
        <w:fldChar w:fldCharType="end"/>
      </w:r>
      <w:r>
        <w:t xml:space="preserve">  da revisionare con indicazione dei contenuti</w:t>
      </w:r>
    </w:p>
  </w:comment>
  <w:comment w:id="36686" w:author="Visone Rossana (GSE) [2]" w:date="2025-10-11T16:01:00Z" w:initials="RV">
    <w:p w14:paraId="7C97E2F5" w14:textId="6A76D92F" w:rsidR="006E5BB0" w:rsidRDefault="006E5BB0" w:rsidP="006E5BB0">
      <w:pPr>
        <w:pStyle w:val="Testocommento"/>
      </w:pPr>
      <w:r>
        <w:rPr>
          <w:rStyle w:val="Rimandocommento"/>
        </w:rPr>
        <w:annotationRef/>
      </w:r>
      <w:r>
        <w:fldChar w:fldCharType="begin"/>
      </w:r>
      <w:r>
        <w:instrText>HYPERLINK "mailto:michele.rosati@gse.it"</w:instrText>
      </w:r>
      <w:bookmarkStart w:id="36690" w:name="_@_A2448CC3023A441CBCA14052225BF4AFZ"/>
      <w:r>
        <w:fldChar w:fldCharType="separate"/>
      </w:r>
      <w:bookmarkEnd w:id="36690"/>
      <w:r w:rsidRPr="006E5BB0">
        <w:rPr>
          <w:rStyle w:val="Menzione"/>
          <w:noProof/>
        </w:rPr>
        <w:t>@Rosati Michele (GSE)</w:t>
      </w:r>
      <w:r>
        <w:fldChar w:fldCharType="end"/>
      </w:r>
      <w:r>
        <w:t xml:space="preserve"> valutare se vogliamo esplicitare qualcosa su factory made/add on etc</w:t>
      </w:r>
    </w:p>
  </w:comment>
  <w:comment w:id="36854" w:author="Visone Rossana (GSE) [2]" w:date="2025-09-29T13:18:00Z" w:initials="RV">
    <w:p w14:paraId="1476DC51" w14:textId="637FFD85" w:rsidR="0097043D" w:rsidRDefault="0097043D" w:rsidP="0097043D">
      <w:pPr>
        <w:pStyle w:val="Testocommento"/>
      </w:pPr>
      <w:r>
        <w:rPr>
          <w:rStyle w:val="Rimandocommento"/>
        </w:rPr>
        <w:annotationRef/>
      </w:r>
      <w:r>
        <w:t>Trovare sinonimo che comprenda riscaldamento, processi etc</w:t>
      </w:r>
    </w:p>
  </w:comment>
  <w:comment w:id="36908" w:author="Visone Rossana (GSE) [2]" w:date="2025-09-29T12:54:00Z" w:initials="RV">
    <w:p w14:paraId="3BA4DF9D" w14:textId="3B71E7AE" w:rsidR="007E7A01" w:rsidRDefault="007E7A01" w:rsidP="007E7A01">
      <w:pPr>
        <w:pStyle w:val="Testocommento"/>
      </w:pPr>
      <w:r>
        <w:rPr>
          <w:rStyle w:val="Rimandocommento"/>
        </w:rPr>
        <w:annotationRef/>
      </w:r>
      <w:r>
        <w:t xml:space="preserve">Da verificare in quanto Schema decreto applica calore di processo a tutti gli interventi di art. 8 mentre Allegato solo a pompe di calore e biomasse. </w:t>
      </w:r>
    </w:p>
  </w:comment>
  <w:comment w:id="36961" w:author="Visone Rossana (GSE) [2]" w:date="2025-09-29T13:08:00Z" w:initials="RV">
    <w:p w14:paraId="53A2CC9F" w14:textId="77777777" w:rsidR="00CF4892" w:rsidRDefault="00CF4892" w:rsidP="00CF4892">
      <w:pPr>
        <w:pStyle w:val="Testocommento"/>
      </w:pPr>
      <w:r>
        <w:rPr>
          <w:rStyle w:val="Rimandocommento"/>
        </w:rPr>
        <w:annotationRef/>
      </w:r>
      <w:r>
        <w:t>Se in senso lato in calore di processo si include anche riscaldamento piscine, si può adottare un’unica formulazione semplificata dopo</w:t>
      </w:r>
    </w:p>
  </w:comment>
  <w:comment w:id="36989" w:author="Visone Rossana (GSE) [2]" w:date="2025-09-29T13:08:00Z" w:initials="RV">
    <w:p w14:paraId="6EBA9A3F" w14:textId="77777777" w:rsidR="00CF4892" w:rsidRDefault="00CF4892" w:rsidP="00CF4892">
      <w:pPr>
        <w:pStyle w:val="Testocommento"/>
      </w:pPr>
      <w:r>
        <w:rPr>
          <w:rStyle w:val="Rimandocommento"/>
        </w:rPr>
        <w:annotationRef/>
      </w:r>
      <w:r>
        <w:t xml:space="preserve">Da attenzionare come def di su </w:t>
      </w:r>
    </w:p>
  </w:comment>
  <w:comment w:id="37120" w:author="Visone Rossana (GSE) [2]" w:date="2025-09-29T13:13:00Z" w:initials="RV">
    <w:p w14:paraId="300D4B7B" w14:textId="77777777" w:rsidR="00493EE1" w:rsidRDefault="00493EE1" w:rsidP="00493EE1">
      <w:pPr>
        <w:pStyle w:val="Testocommento"/>
      </w:pPr>
      <w:r>
        <w:rPr>
          <w:rStyle w:val="Rimandocommento"/>
        </w:rPr>
        <w:annotationRef/>
      </w:r>
      <w:r>
        <w:t xml:space="preserve">Da valutare internamente se indicare altro </w:t>
      </w:r>
    </w:p>
  </w:comment>
  <w:comment w:id="37256" w:author="Visone Rossana (GSE) [2]" w:date="2025-09-29T13:18:00Z" w:initials="RV">
    <w:p w14:paraId="770111BF" w14:textId="77777777" w:rsidR="000403C4" w:rsidRDefault="000403C4" w:rsidP="000403C4">
      <w:pPr>
        <w:pStyle w:val="Testocommento"/>
      </w:pPr>
      <w:r>
        <w:rPr>
          <w:rStyle w:val="Rimandocommento"/>
        </w:rPr>
        <w:annotationRef/>
      </w:r>
      <w:r>
        <w:t>Trovare sinonimo che comprenda riscaldamento, processi etc</w:t>
      </w:r>
    </w:p>
  </w:comment>
  <w:comment w:id="37272" w:author="Visone Rossana (GSE) [2]" w:date="2025-09-29T12:54:00Z" w:initials="RV">
    <w:p w14:paraId="797321D1" w14:textId="77777777" w:rsidR="00C83DC0" w:rsidRDefault="00C83DC0" w:rsidP="00C83DC0">
      <w:pPr>
        <w:pStyle w:val="Testocommento"/>
      </w:pPr>
      <w:r>
        <w:rPr>
          <w:rStyle w:val="Rimandocommento"/>
        </w:rPr>
        <w:annotationRef/>
      </w:r>
      <w:r>
        <w:t xml:space="preserve">Da verificare in quanto Schema decreto applica calore di processo a tutti gli interventi di art. 8 mentre Allegato solo a pompe di calore e biomasse. </w:t>
      </w:r>
    </w:p>
  </w:comment>
  <w:comment w:id="37282" w:author="Visone Rossana (GSE) [2]" w:date="2025-10-16T11:59:00Z" w:initials="RV">
    <w:p w14:paraId="65ED04D4" w14:textId="425600A4" w:rsidR="006B0650" w:rsidRDefault="006B0650" w:rsidP="006B0650">
      <w:pPr>
        <w:pStyle w:val="Testocommento"/>
      </w:pPr>
      <w:r>
        <w:rPr>
          <w:rStyle w:val="Rimandocommento"/>
        </w:rPr>
        <w:annotationRef/>
      </w:r>
      <w:r>
        <w:fldChar w:fldCharType="begin"/>
      </w:r>
      <w:r>
        <w:instrText>HYPERLINK "mailto:michele.rosati@gse.it"</w:instrText>
      </w:r>
      <w:bookmarkStart w:id="37289" w:name="_@_B8968C89555B4F6EABD4D5A1C6D41E56Z"/>
      <w:r>
        <w:fldChar w:fldCharType="separate"/>
      </w:r>
      <w:bookmarkEnd w:id="37289"/>
      <w:r w:rsidRPr="006B0650">
        <w:rPr>
          <w:rStyle w:val="Menzione"/>
          <w:noProof/>
        </w:rPr>
        <w:t>@Rosati Michele (GSE)</w:t>
      </w:r>
      <w:r>
        <w:fldChar w:fldCharType="end"/>
      </w:r>
      <w:r>
        <w:t xml:space="preserve"> da discutere se lasciare la prevalenza alla climatizzazione invernale e l’esclusione del “solo calore di processo” stante comma3 art 8 decreto che indica “volti in parte”. Punto di attenzione: si ritiene improbabile “calore di processo” integrato a riscaldamento con lo stesso sistema di generazione</w:t>
      </w:r>
    </w:p>
  </w:comment>
  <w:comment w:id="37281" w:author="Visone Rossana (GSE) [2]" w:date="2025-10-22T16:28:00Z" w:initials="RV">
    <w:p w14:paraId="645B0333" w14:textId="2C276422" w:rsidR="002A537A" w:rsidRDefault="002A537A" w:rsidP="002A537A">
      <w:pPr>
        <w:pStyle w:val="Testocommento"/>
      </w:pPr>
      <w:r>
        <w:rPr>
          <w:rStyle w:val="Rimandocommento"/>
        </w:rPr>
        <w:annotationRef/>
      </w:r>
      <w:r>
        <w:fldChar w:fldCharType="begin"/>
      </w:r>
      <w:r>
        <w:instrText>HYPERLINK "mailto:michele.rosati@gse.it"</w:instrText>
      </w:r>
      <w:bookmarkStart w:id="37290" w:name="_@_47C93EA45102444199F2E92F1430A128Z"/>
      <w:r>
        <w:fldChar w:fldCharType="separate"/>
      </w:r>
      <w:bookmarkEnd w:id="37290"/>
      <w:r w:rsidRPr="002A537A">
        <w:rPr>
          <w:rStyle w:val="Menzione"/>
          <w:noProof/>
        </w:rPr>
        <w:t>@Rosati Michele (GSE)</w:t>
      </w:r>
      <w:r>
        <w:fldChar w:fldCharType="end"/>
      </w:r>
      <w:r>
        <w:t xml:space="preserve">  stante la definizione di impianti di climatizzazione invernale andrebbe contro tale definizione. </w:t>
      </w:r>
    </w:p>
  </w:comment>
  <w:comment w:id="37293" w:author="Visone Rossana (GSE) [2]" w:date="2025-09-29T13:08:00Z" w:initials="RV">
    <w:p w14:paraId="50E549A8" w14:textId="0BE0B260" w:rsidR="00C83DC0" w:rsidRDefault="00C83DC0" w:rsidP="00C83DC0">
      <w:pPr>
        <w:pStyle w:val="Testocommento"/>
      </w:pPr>
      <w:r>
        <w:rPr>
          <w:rStyle w:val="Rimandocommento"/>
        </w:rPr>
        <w:annotationRef/>
      </w:r>
      <w:r>
        <w:t>Se in senso lato in calore di processo si include anche riscaldamento piscine, si può adottare un’unica formulazione semplificata dopo</w:t>
      </w:r>
    </w:p>
  </w:comment>
  <w:comment w:id="37298" w:author="Visone Rossana (GSE) [2]" w:date="2025-09-29T13:08:00Z" w:initials="RV">
    <w:p w14:paraId="5B8E6B4F" w14:textId="77777777" w:rsidR="006F01E8" w:rsidRDefault="006F01E8" w:rsidP="006F01E8">
      <w:pPr>
        <w:pStyle w:val="Testocommento"/>
      </w:pPr>
      <w:r>
        <w:rPr>
          <w:rStyle w:val="Rimandocommento"/>
        </w:rPr>
        <w:annotationRef/>
      </w:r>
      <w:r>
        <w:t xml:space="preserve">Da attenzionare come def di su </w:t>
      </w:r>
    </w:p>
  </w:comment>
  <w:comment w:id="37300" w:author="Visone Rossana (GSE) [2]" w:date="2025-10-06T16:29:00Z" w:initials="RV">
    <w:p w14:paraId="070D0263" w14:textId="77777777" w:rsidR="006E286D" w:rsidRDefault="006E286D" w:rsidP="006E286D">
      <w:pPr>
        <w:pStyle w:val="Testocommento"/>
      </w:pPr>
      <w:r>
        <w:rPr>
          <w:rStyle w:val="Rimandocommento"/>
        </w:rPr>
        <w:annotationRef/>
      </w:r>
      <w:r>
        <w:t>Estesi a tutti gli interventi per disposizioni art 8 comma 3 tranne lettera E non si ravvede applicabilità</w:t>
      </w:r>
    </w:p>
  </w:comment>
  <w:comment w:id="37312" w:author="Visone Rossana (GSE) [2]" w:date="2025-10-16T12:00:00Z" w:initials="RV">
    <w:p w14:paraId="00F71182" w14:textId="2311F719" w:rsidR="008A5200" w:rsidRDefault="008A5200" w:rsidP="008A5200">
      <w:pPr>
        <w:pStyle w:val="Testocommento"/>
      </w:pPr>
      <w:r>
        <w:rPr>
          <w:rStyle w:val="Rimandocommento"/>
        </w:rPr>
        <w:annotationRef/>
      </w:r>
      <w:r>
        <w:fldChar w:fldCharType="begin"/>
      </w:r>
      <w:r>
        <w:instrText>HYPERLINK "mailto:michele.rosati@gse.it"</w:instrText>
      </w:r>
      <w:bookmarkStart w:id="37328" w:name="_@_396A640F7AB748A898199E072957312FZ"/>
      <w:r>
        <w:fldChar w:fldCharType="separate"/>
      </w:r>
      <w:bookmarkEnd w:id="37328"/>
      <w:r w:rsidRPr="008A5200">
        <w:rPr>
          <w:rStyle w:val="Menzione"/>
          <w:noProof/>
        </w:rPr>
        <w:t>@Rosati Michele (GSE)</w:t>
      </w:r>
      <w:r>
        <w:fldChar w:fldCharType="end"/>
      </w:r>
      <w:r>
        <w:t xml:space="preserve"> Assumiamo la medesima “utenza” rispetto ad ante? Si esclude l’installazione di genertore nel post processo</w:t>
      </w:r>
    </w:p>
  </w:comment>
  <w:comment w:id="37460" w:author="Visone Rossana (GSE) [2]" w:date="2025-09-29T12:34:00Z" w:initials="RV">
    <w:p w14:paraId="09437C6C" w14:textId="31FAA85A" w:rsidR="009851BA" w:rsidRDefault="009851BA" w:rsidP="009851BA">
      <w:pPr>
        <w:pStyle w:val="Testocommento"/>
      </w:pPr>
      <w:r>
        <w:rPr>
          <w:rStyle w:val="Rimandocommento"/>
        </w:rPr>
        <w:annotationRef/>
      </w:r>
      <w:r>
        <w:t>Non sarei per introdurlo per building vige come intervento incentivabile. Obbligo contabilizz per la sostituzione impianto vd rif def aa</w:t>
      </w:r>
    </w:p>
  </w:comment>
  <w:comment w:id="37547" w:author="Visone Rossana (GSE) [2]" w:date="2025-09-29T12:43:00Z" w:initials="RV">
    <w:p w14:paraId="6849A1F7" w14:textId="77777777" w:rsidR="00654035" w:rsidRDefault="00654035" w:rsidP="00654035">
      <w:pPr>
        <w:pStyle w:val="Testocommento"/>
      </w:pPr>
      <w:r>
        <w:rPr>
          <w:rStyle w:val="Rimandocommento"/>
        </w:rPr>
        <w:annotationRef/>
      </w:r>
      <w:r>
        <w:t>Da condividere con Regolatorio e assente nel Decreto riferimento?</w:t>
      </w:r>
    </w:p>
  </w:comment>
  <w:comment w:id="37784" w:author="Visone Rossana (GSE) [2]" w:date="2025-10-11T16:52:00Z" w:initials="RV">
    <w:p w14:paraId="54ACE78D" w14:textId="783EA0A5" w:rsidR="004C3834" w:rsidRDefault="004C3834" w:rsidP="004C3834">
      <w:pPr>
        <w:pStyle w:val="Testocommento"/>
      </w:pPr>
      <w:r>
        <w:rPr>
          <w:rStyle w:val="Rimandocommento"/>
        </w:rPr>
        <w:annotationRef/>
      </w:r>
      <w:r>
        <w:fldChar w:fldCharType="begin"/>
      </w:r>
      <w:r>
        <w:instrText>HYPERLINK "mailto:gabriela.rivera@gse.it"</w:instrText>
      </w:r>
      <w:bookmarkStart w:id="37788" w:name="_@_C30E448750354195A6F9C21341BF2B60Z"/>
      <w:r>
        <w:fldChar w:fldCharType="separate"/>
      </w:r>
      <w:bookmarkEnd w:id="37788"/>
      <w:r w:rsidRPr="004C3834">
        <w:rPr>
          <w:rStyle w:val="Menzione"/>
          <w:noProof/>
        </w:rPr>
        <w:t>@Rivera Cordero Daybeth Gabriela (GSE)</w:t>
      </w:r>
      <w:r>
        <w:fldChar w:fldCharType="end"/>
      </w:r>
      <w:r>
        <w:t xml:space="preserve"> </w:t>
      </w:r>
    </w:p>
  </w:comment>
  <w:comment w:id="37938" w:author="Visone Rossana (GSE)" w:date="2025-09-25T13:00:00Z" w:initials="VR(">
    <w:p w14:paraId="019131E3" w14:textId="00102F1C" w:rsidR="00D91786" w:rsidRDefault="00D91786" w:rsidP="00D91786">
      <w:pPr>
        <w:pStyle w:val="Testocommento"/>
      </w:pPr>
      <w:r>
        <w:rPr>
          <w:rStyle w:val="Rimandocommento"/>
        </w:rPr>
        <w:annotationRef/>
      </w:r>
      <w:r>
        <w:t xml:space="preserve">Inserita apertura da riunione interfunzionale 24.09.25 </w:t>
      </w:r>
      <w:r>
        <w:rPr>
          <w:highlight w:val="cyan"/>
        </w:rPr>
        <w:t>emendamento  100% è  applicabile su edifici pubblici per interventi realizzati da imprese (Es ETS economico)  solo se tali soggetti sono utilizzatori di edifici pubblici e non proprietari</w:t>
      </w:r>
    </w:p>
  </w:comment>
  <w:comment w:id="37868" w:author="Visone Rossana (GSE) [2]" w:date="2025-10-11T16:17:00Z" w:initials="RV">
    <w:p w14:paraId="16F55F75" w14:textId="77777777" w:rsidR="00A3551F" w:rsidRDefault="00A3551F" w:rsidP="00A3551F">
      <w:pPr>
        <w:pStyle w:val="Testocommento"/>
      </w:pPr>
      <w:r>
        <w:rPr>
          <w:rStyle w:val="Rimandocommento"/>
        </w:rPr>
        <w:annotationRef/>
      </w:r>
      <w:r>
        <w:t>Forse non conviene indicarlo visto che sono cappati dal Titolo V</w:t>
      </w:r>
    </w:p>
  </w:comment>
  <w:comment w:id="38120" w:author="Visone Rossana (GSE)" w:date="2025-09-25T12:40:00Z" w:initials="VR(">
    <w:p w14:paraId="1C73555B" w14:textId="4570E17A" w:rsidR="00686A69" w:rsidRDefault="00686A69" w:rsidP="00686A69">
      <w:pPr>
        <w:pStyle w:val="Testocommento"/>
      </w:pPr>
      <w:r>
        <w:rPr>
          <w:rStyle w:val="Rimandocommento"/>
        </w:rPr>
        <w:annotationRef/>
      </w:r>
      <w:r>
        <w:t>Da valutare apertura</w:t>
      </w:r>
    </w:p>
  </w:comment>
  <w:comment w:id="38119" w:author="Visone Rossana (GSE) [2]" w:date="2025-10-20T18:09:00Z" w:initials="RV">
    <w:p w14:paraId="1B747198" w14:textId="77777777" w:rsidR="00E474C1" w:rsidRDefault="00E474C1" w:rsidP="00E474C1">
      <w:pPr>
        <w:pStyle w:val="Testocommento"/>
      </w:pPr>
      <w:r>
        <w:rPr>
          <w:rStyle w:val="Rimandocommento"/>
        </w:rPr>
        <w:annotationRef/>
      </w:r>
      <w:r>
        <w:t>per piccoli comuni si intende già applicato 100%. Se tale apertura venisse attuata anche per comuni più grandi si saturerebbe contingente</w:t>
      </w:r>
    </w:p>
  </w:comment>
  <w:comment w:id="38295" w:author="Visone Rossana (GSE) [2]" w:date="2025-10-11T17:17:00Z" w:initials="RV">
    <w:p w14:paraId="376F8440" w14:textId="7F4257BD" w:rsidR="00A4317F" w:rsidRDefault="00A4317F" w:rsidP="00A4317F">
      <w:pPr>
        <w:pStyle w:val="Testocommento"/>
      </w:pPr>
      <w:r>
        <w:rPr>
          <w:rStyle w:val="Rimandocommento"/>
        </w:rPr>
        <w:annotationRef/>
      </w:r>
      <w:r>
        <w:t xml:space="preserve">Assente nel Decreto attuale riferimento a bilancio </w:t>
      </w:r>
    </w:p>
  </w:comment>
  <w:comment w:id="38419" w:author="Visone Rossana (GSE) [2]" w:date="2025-10-10T17:05:00Z" w:initials="RV">
    <w:p w14:paraId="760EBDF3" w14:textId="43AA9C73" w:rsidR="003D4060" w:rsidRDefault="003D4060" w:rsidP="003D4060">
      <w:pPr>
        <w:pStyle w:val="Testocommento"/>
      </w:pPr>
      <w:r>
        <w:rPr>
          <w:rStyle w:val="Rimandocommento"/>
        </w:rPr>
        <w:annotationRef/>
      </w:r>
      <w:r>
        <w:t>Da indicare requisiti minimi</w:t>
      </w:r>
    </w:p>
  </w:comment>
  <w:comment w:id="38422" w:author="Visone Rossana (GSE) [2]" w:date="2025-10-10T16:05:00Z" w:initials="RV">
    <w:p w14:paraId="34A0B73B" w14:textId="77777777" w:rsidR="00CF7BED" w:rsidRDefault="00CF7BED" w:rsidP="00CF7BED">
      <w:pPr>
        <w:pStyle w:val="Testocommento"/>
      </w:pPr>
      <w:r>
        <w:rPr>
          <w:rStyle w:val="Rimandocommento"/>
        </w:rPr>
        <w:annotationRef/>
      </w:r>
      <w:r>
        <w:t>Per le concessioni si presume sia rispettata la durata, inserita l’esplicitazione stante i vari contratti PPP possibili</w:t>
      </w:r>
    </w:p>
  </w:comment>
  <w:comment w:id="38512" w:author="Toscano Marco (GSE)" w:date="2025-09-29T08:59:00Z" w:initials="T(">
    <w:p w14:paraId="1681166E" w14:textId="5F689ECC" w:rsidR="00143A6D" w:rsidRDefault="00143A6D">
      <w:r>
        <w:annotationRef/>
      </w:r>
      <w:r w:rsidRPr="7D30DBCE">
        <w:t>inserire il riferimento al capitolo 13 anche nell'indice delle Regole</w:t>
      </w:r>
    </w:p>
  </w:comment>
  <w:comment w:id="38605" w:author="Visone Rossana (GSE) [2]" w:date="2025-10-16T11:13:00Z" w:initials="RV">
    <w:p w14:paraId="1D234CB2" w14:textId="0EF628A5" w:rsidR="00CC19D2" w:rsidRDefault="00B7558F" w:rsidP="00CC19D2">
      <w:pPr>
        <w:pStyle w:val="Testocommento"/>
      </w:pPr>
      <w:r>
        <w:rPr>
          <w:rStyle w:val="Rimandocommento"/>
        </w:rPr>
        <w:annotationRef/>
      </w:r>
      <w:r w:rsidR="00CC19D2">
        <w:fldChar w:fldCharType="begin"/>
      </w:r>
      <w:r w:rsidR="00CC19D2">
        <w:instrText>HYPERLINK "mailto:michele.rosati@gse.it"</w:instrText>
      </w:r>
      <w:bookmarkStart w:id="38607" w:name="_@_E8D56C7F7C944210B31A9D69EB96272FZ"/>
      <w:r w:rsidR="00CC19D2">
        <w:fldChar w:fldCharType="separate"/>
      </w:r>
      <w:bookmarkEnd w:id="38607"/>
      <w:r w:rsidR="00CC19D2" w:rsidRPr="00CC19D2">
        <w:rPr>
          <w:rStyle w:val="Menzione"/>
          <w:noProof/>
        </w:rPr>
        <w:t>@Rosati Michele (GSE)</w:t>
      </w:r>
      <w:r w:rsidR="00CC19D2">
        <w:fldChar w:fldCharType="end"/>
      </w:r>
      <w:r w:rsidR="00CC19D2">
        <w:t xml:space="preserve"> vedere commento fatture acquisto biomassa e le assunzioni in merito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91A6BF" w15:done="0"/>
  <w15:commentEx w15:paraId="4CF64089" w15:done="0"/>
  <w15:commentEx w15:paraId="5CB9995C" w15:done="0"/>
  <w15:commentEx w15:paraId="370A8187" w15:done="0"/>
  <w15:commentEx w15:paraId="04E1FFD9" w15:done="0"/>
  <w15:commentEx w15:paraId="2EF64F66" w15:done="0"/>
  <w15:commentEx w15:paraId="3A50B680" w15:done="0"/>
  <w15:commentEx w15:paraId="6CDE6C35" w15:done="0"/>
  <w15:commentEx w15:paraId="1A973A96" w15:done="0"/>
  <w15:commentEx w15:paraId="32353236" w15:done="0"/>
  <w15:commentEx w15:paraId="24904358" w15:done="0"/>
  <w15:commentEx w15:paraId="0A8C038E" w15:done="0"/>
  <w15:commentEx w15:paraId="7E3E2451" w15:paraIdParent="0A8C038E" w15:done="0"/>
  <w15:commentEx w15:paraId="7717B218" w15:done="0"/>
  <w15:commentEx w15:paraId="22E9D67F" w15:done="0"/>
  <w15:commentEx w15:paraId="103D6CE0" w15:done="0"/>
  <w15:commentEx w15:paraId="729C6A93" w15:done="0"/>
  <w15:commentEx w15:paraId="5B6629E1" w15:done="0"/>
  <w15:commentEx w15:paraId="3C1A40AD" w15:done="0"/>
  <w15:commentEx w15:paraId="10DD17AB" w15:paraIdParent="3C1A40AD" w15:done="0"/>
  <w15:commentEx w15:paraId="201D0C62" w15:done="0"/>
  <w15:commentEx w15:paraId="52053FEB" w15:done="0"/>
  <w15:commentEx w15:paraId="785E02F6" w15:done="0"/>
  <w15:commentEx w15:paraId="52AFC395" w15:done="0"/>
  <w15:commentEx w15:paraId="3FF2676F" w15:done="0"/>
  <w15:commentEx w15:paraId="67C74CE5" w15:done="0"/>
  <w15:commentEx w15:paraId="7263DD0F" w15:done="0"/>
  <w15:commentEx w15:paraId="2BA68AAF" w15:done="0"/>
  <w15:commentEx w15:paraId="21DFC987" w15:done="0"/>
  <w15:commentEx w15:paraId="117C5208" w15:done="0"/>
  <w15:commentEx w15:paraId="44177205" w15:paraIdParent="117C5208" w15:done="0"/>
  <w15:commentEx w15:paraId="3CA02649" w15:done="0"/>
  <w15:commentEx w15:paraId="11F44A9D" w15:done="0"/>
  <w15:commentEx w15:paraId="19713218" w15:done="0"/>
  <w15:commentEx w15:paraId="44E07F45" w15:done="0"/>
  <w15:commentEx w15:paraId="201D7039" w15:done="0"/>
  <w15:commentEx w15:paraId="213E09DB" w15:done="0"/>
  <w15:commentEx w15:paraId="469CD054" w15:done="0"/>
  <w15:commentEx w15:paraId="08F0F711" w15:done="0"/>
  <w15:commentEx w15:paraId="1F4304C5" w15:done="0"/>
  <w15:commentEx w15:paraId="691AB8E1" w15:done="0"/>
  <w15:commentEx w15:paraId="41337C3C" w15:done="0"/>
  <w15:commentEx w15:paraId="6F31E43C" w15:done="0"/>
  <w15:commentEx w15:paraId="680DB4DA" w15:done="0"/>
  <w15:commentEx w15:paraId="70DFEE20" w15:done="0"/>
  <w15:commentEx w15:paraId="49194274" w15:done="0"/>
  <w15:commentEx w15:paraId="2C299368" w15:done="0"/>
  <w15:commentEx w15:paraId="1C85AD2A" w15:done="0"/>
  <w15:commentEx w15:paraId="009DDA1A" w15:done="0"/>
  <w15:commentEx w15:paraId="749A401F" w15:done="0"/>
  <w15:commentEx w15:paraId="4625B9A7" w15:done="0"/>
  <w15:commentEx w15:paraId="0E645111" w15:done="0"/>
  <w15:commentEx w15:paraId="59597D11" w15:paraIdParent="0E645111" w15:done="0"/>
  <w15:commentEx w15:paraId="62778C67" w15:done="0"/>
  <w15:commentEx w15:paraId="0A1C023A" w15:paraIdParent="62778C67" w15:done="0"/>
  <w15:commentEx w15:paraId="4B1A66C9" w15:paraIdParent="62778C67" w15:done="0"/>
  <w15:commentEx w15:paraId="35E0F32A" w15:paraIdParent="62778C67" w15:done="0"/>
  <w15:commentEx w15:paraId="6BC38D97" w15:done="0"/>
  <w15:commentEx w15:paraId="6021E541" w15:paraIdParent="6BC38D97" w15:done="0"/>
  <w15:commentEx w15:paraId="6A815CC8" w15:done="0"/>
  <w15:commentEx w15:paraId="398E2434" w15:done="0"/>
  <w15:commentEx w15:paraId="04C87F72" w15:done="0"/>
  <w15:commentEx w15:paraId="217398D1" w15:done="0"/>
  <w15:commentEx w15:paraId="10F73079" w15:paraIdParent="217398D1" w15:done="0"/>
  <w15:commentEx w15:paraId="27476F0C" w15:done="0"/>
  <w15:commentEx w15:paraId="17C797B8" w15:done="0"/>
  <w15:commentEx w15:paraId="68F618BF" w15:done="0"/>
  <w15:commentEx w15:paraId="508F0821" w15:paraIdParent="68F618BF" w15:done="0"/>
  <w15:commentEx w15:paraId="159669A5" w15:done="0"/>
  <w15:commentEx w15:paraId="3BBFBA48" w15:done="0"/>
  <w15:commentEx w15:paraId="5BB504A9" w15:done="0"/>
  <w15:commentEx w15:paraId="702A30E2" w15:paraIdParent="5BB504A9" w15:done="0"/>
  <w15:commentEx w15:paraId="6B92B69C" w15:done="0"/>
  <w15:commentEx w15:paraId="76747342" w15:paraIdParent="6B92B69C" w15:done="0"/>
  <w15:commentEx w15:paraId="44C724F4" w15:done="0"/>
  <w15:commentEx w15:paraId="26E17291" w15:done="0"/>
  <w15:commentEx w15:paraId="13581BD9" w15:done="0"/>
  <w15:commentEx w15:paraId="3294D056" w15:done="0"/>
  <w15:commentEx w15:paraId="1E83B487" w15:done="0"/>
  <w15:commentEx w15:paraId="0C13F835" w15:done="0"/>
  <w15:commentEx w15:paraId="17E460BB" w15:paraIdParent="0C13F835" w15:done="0"/>
  <w15:commentEx w15:paraId="1ECFC94A" w15:done="0"/>
  <w15:commentEx w15:paraId="0E983C29" w15:done="0"/>
  <w15:commentEx w15:paraId="38316D29" w15:done="0"/>
  <w15:commentEx w15:paraId="44E6A130" w15:done="0"/>
  <w15:commentEx w15:paraId="55C71BF2" w15:paraIdParent="44E6A130" w15:done="0"/>
  <w15:commentEx w15:paraId="52B98E7C" w15:done="0"/>
  <w15:commentEx w15:paraId="32FFDC6F" w15:done="0"/>
  <w15:commentEx w15:paraId="6D67CB57" w15:done="0"/>
  <w15:commentEx w15:paraId="596297B6" w15:done="0"/>
  <w15:commentEx w15:paraId="4C2B41C3" w15:done="0"/>
  <w15:commentEx w15:paraId="5CB3F07F" w15:done="0"/>
  <w15:commentEx w15:paraId="31CBB441" w15:paraIdParent="5CB3F07F" w15:done="0"/>
  <w15:commentEx w15:paraId="2648104C" w15:done="0"/>
  <w15:commentEx w15:paraId="36923B68" w15:done="0"/>
  <w15:commentEx w15:paraId="2B1FC197" w15:done="0"/>
  <w15:commentEx w15:paraId="65B14ED7" w15:done="0"/>
  <w15:commentEx w15:paraId="64E5A97C" w15:done="0"/>
  <w15:commentEx w15:paraId="0120C2CA" w15:done="0"/>
  <w15:commentEx w15:paraId="227418BE" w15:done="0"/>
  <w15:commentEx w15:paraId="3D7432A3" w15:done="0"/>
  <w15:commentEx w15:paraId="1A041C5B" w15:done="0"/>
  <w15:commentEx w15:paraId="3B64872A" w15:done="0"/>
  <w15:commentEx w15:paraId="07CFD563" w15:done="0"/>
  <w15:commentEx w15:paraId="7082E668" w15:done="0"/>
  <w15:commentEx w15:paraId="11DD0492" w15:done="0"/>
  <w15:commentEx w15:paraId="2A4407BD" w15:done="0"/>
  <w15:commentEx w15:paraId="65091D72" w15:done="0"/>
  <w15:commentEx w15:paraId="6591C301" w15:done="0"/>
  <w15:commentEx w15:paraId="329A4776" w15:done="0"/>
  <w15:commentEx w15:paraId="5CFA5063" w15:done="0"/>
  <w15:commentEx w15:paraId="7E829431" w15:done="0"/>
  <w15:commentEx w15:paraId="3C8723FF" w15:done="0"/>
  <w15:commentEx w15:paraId="22E2AAC8" w15:done="0"/>
  <w15:commentEx w15:paraId="564BA72E" w15:done="0"/>
  <w15:commentEx w15:paraId="4E2A563E" w15:done="0"/>
  <w15:commentEx w15:paraId="493B6210" w15:done="0"/>
  <w15:commentEx w15:paraId="15E6459F" w15:done="0"/>
  <w15:commentEx w15:paraId="39C388C6" w15:done="0"/>
  <w15:commentEx w15:paraId="3BA27A41" w15:done="0"/>
  <w15:commentEx w15:paraId="234B9B9C" w15:done="0"/>
  <w15:commentEx w15:paraId="2D87073E" w15:done="0"/>
  <w15:commentEx w15:paraId="2EAAEAF1" w15:done="0"/>
  <w15:commentEx w15:paraId="1573D68A" w15:done="0"/>
  <w15:commentEx w15:paraId="5258B37B" w15:done="0"/>
  <w15:commentEx w15:paraId="29797330" w15:done="0"/>
  <w15:commentEx w15:paraId="50F33E43" w15:done="0"/>
  <w15:commentEx w15:paraId="60F2AB90" w15:done="0"/>
  <w15:commentEx w15:paraId="0DD603C8" w15:done="0"/>
  <w15:commentEx w15:paraId="665BD723" w15:done="0"/>
  <w15:commentEx w15:paraId="303A8E8E" w15:done="0"/>
  <w15:commentEx w15:paraId="6AE585B2" w15:done="0"/>
  <w15:commentEx w15:paraId="5D67F371" w15:done="0"/>
  <w15:commentEx w15:paraId="5C5F985F" w15:done="0"/>
  <w15:commentEx w15:paraId="344A8C69" w15:done="0"/>
  <w15:commentEx w15:paraId="6994F329" w15:done="0"/>
  <w15:commentEx w15:paraId="309E6299" w15:done="0"/>
  <w15:commentEx w15:paraId="607852E8" w15:done="0"/>
  <w15:commentEx w15:paraId="2E3373B6" w15:done="0"/>
  <w15:commentEx w15:paraId="3070FB0A" w15:paraIdParent="2E3373B6" w15:done="0"/>
  <w15:commentEx w15:paraId="496D9BC7" w15:done="0"/>
  <w15:commentEx w15:paraId="4796F6D6" w15:done="0"/>
  <w15:commentEx w15:paraId="20FB5EC5" w15:done="0"/>
  <w15:commentEx w15:paraId="37850888" w15:done="0"/>
  <w15:commentEx w15:paraId="27C9FF5D" w15:done="0"/>
  <w15:commentEx w15:paraId="6DC933AF" w15:done="0"/>
  <w15:commentEx w15:paraId="2651531A" w15:done="0"/>
  <w15:commentEx w15:paraId="1FF60D91" w15:done="0"/>
  <w15:commentEx w15:paraId="54687D0B" w15:done="0"/>
  <w15:commentEx w15:paraId="69EDB847" w15:done="0"/>
  <w15:commentEx w15:paraId="4F4B8611" w15:done="0"/>
  <w15:commentEx w15:paraId="1DCB2C57" w15:done="0"/>
  <w15:commentEx w15:paraId="5F5BED95" w15:done="0"/>
  <w15:commentEx w15:paraId="64B64F0F" w15:done="0"/>
  <w15:commentEx w15:paraId="66C92C54" w15:done="0"/>
  <w15:commentEx w15:paraId="1AAD07AD" w15:done="0"/>
  <w15:commentEx w15:paraId="49AB866E" w15:done="0"/>
  <w15:commentEx w15:paraId="1B9E1D3B" w15:done="0"/>
  <w15:commentEx w15:paraId="2D68AF42" w15:done="0"/>
  <w15:commentEx w15:paraId="73027F31" w15:done="0"/>
  <w15:commentEx w15:paraId="2D4975DD" w15:done="0"/>
  <w15:commentEx w15:paraId="0DB0C765" w15:done="0"/>
  <w15:commentEx w15:paraId="57589EA1" w15:done="0"/>
  <w15:commentEx w15:paraId="0141C397" w15:done="0"/>
  <w15:commentEx w15:paraId="6867356F" w15:done="0"/>
  <w15:commentEx w15:paraId="6B197730" w15:done="0"/>
  <w15:commentEx w15:paraId="4AFE6A04" w15:done="0"/>
  <w15:commentEx w15:paraId="04DA3DC5" w15:done="0"/>
  <w15:commentEx w15:paraId="0EB57030" w15:done="0"/>
  <w15:commentEx w15:paraId="57B4677C" w15:done="0"/>
  <w15:commentEx w15:paraId="4D5178E3" w15:done="0"/>
  <w15:commentEx w15:paraId="6BE16A6E" w15:done="0"/>
  <w15:commentEx w15:paraId="2BB3F948" w15:done="0"/>
  <w15:commentEx w15:paraId="57DEEDFC" w15:done="0"/>
  <w15:commentEx w15:paraId="5C7DB1E3" w15:done="0"/>
  <w15:commentEx w15:paraId="36395FA9" w15:done="0"/>
  <w15:commentEx w15:paraId="5EE3CF8E" w15:done="0"/>
  <w15:commentEx w15:paraId="25735A1E" w15:done="0"/>
  <w15:commentEx w15:paraId="3DE55330" w15:done="0"/>
  <w15:commentEx w15:paraId="582BD803" w15:done="0"/>
  <w15:commentEx w15:paraId="697D7C72" w15:done="0"/>
  <w15:commentEx w15:paraId="550EEC4A" w15:done="0"/>
  <w15:commentEx w15:paraId="33C0C295" w15:done="0"/>
  <w15:commentEx w15:paraId="36C3CF0F" w15:done="0"/>
  <w15:commentEx w15:paraId="73AA51A4" w15:done="0"/>
  <w15:commentEx w15:paraId="4B059A84" w15:done="0"/>
  <w15:commentEx w15:paraId="6594E4C0" w15:done="0"/>
  <w15:commentEx w15:paraId="49D94DA7" w15:done="0"/>
  <w15:commentEx w15:paraId="57A9C7F1" w15:done="0"/>
  <w15:commentEx w15:paraId="351C0C74" w15:done="0"/>
  <w15:commentEx w15:paraId="48C2DDBE" w15:done="0"/>
  <w15:commentEx w15:paraId="0F477899" w15:done="0"/>
  <w15:commentEx w15:paraId="65720334" w15:done="0"/>
  <w15:commentEx w15:paraId="141779D3" w15:done="0"/>
  <w15:commentEx w15:paraId="09907B87" w15:done="0"/>
  <w15:commentEx w15:paraId="1CD69A13" w15:paraIdParent="09907B87" w15:done="0"/>
  <w15:commentEx w15:paraId="2B1FE740" w15:done="0"/>
  <w15:commentEx w15:paraId="0A51F8A4" w15:paraIdParent="2B1FE740" w15:done="0"/>
  <w15:commentEx w15:paraId="257B1AA8" w15:done="0"/>
  <w15:commentEx w15:paraId="4B355DF8" w15:done="0"/>
  <w15:commentEx w15:paraId="205838F9" w15:done="0"/>
  <w15:commentEx w15:paraId="5A732704" w15:done="0"/>
  <w15:commentEx w15:paraId="69353BED" w15:done="0"/>
  <w15:commentEx w15:paraId="3D8CEA9B" w15:done="0"/>
  <w15:commentEx w15:paraId="70A1FFC8" w15:done="0"/>
  <w15:commentEx w15:paraId="34A20348" w15:done="0"/>
  <w15:commentEx w15:paraId="1AA952BC" w15:done="0"/>
  <w15:commentEx w15:paraId="48EBB0B9" w15:done="0"/>
  <w15:commentEx w15:paraId="636C96CB" w15:done="0"/>
  <w15:commentEx w15:paraId="64896920" w15:done="0"/>
  <w15:commentEx w15:paraId="62945E02" w15:done="0"/>
  <w15:commentEx w15:paraId="09ABE143" w15:done="0"/>
  <w15:commentEx w15:paraId="47F0CE86" w15:done="0"/>
  <w15:commentEx w15:paraId="04952927" w15:done="0"/>
  <w15:commentEx w15:paraId="2FD6C5BD" w15:done="0"/>
  <w15:commentEx w15:paraId="5D6CA153" w15:done="0"/>
  <w15:commentEx w15:paraId="7FC1DBE5" w15:done="0"/>
  <w15:commentEx w15:paraId="493E2DC3" w15:done="0"/>
  <w15:commentEx w15:paraId="519D87E3" w15:done="0"/>
  <w15:commentEx w15:paraId="329667E3" w15:done="0"/>
  <w15:commentEx w15:paraId="65F2E099" w15:done="0"/>
  <w15:commentEx w15:paraId="2EE874E2" w15:done="0"/>
  <w15:commentEx w15:paraId="7C97E2F5" w15:done="0"/>
  <w15:commentEx w15:paraId="1476DC51" w15:done="0"/>
  <w15:commentEx w15:paraId="3BA4DF9D" w15:done="0"/>
  <w15:commentEx w15:paraId="53A2CC9F" w15:done="0"/>
  <w15:commentEx w15:paraId="6EBA9A3F" w15:done="0"/>
  <w15:commentEx w15:paraId="300D4B7B" w15:done="0"/>
  <w15:commentEx w15:paraId="770111BF" w15:done="0"/>
  <w15:commentEx w15:paraId="797321D1" w15:done="0"/>
  <w15:commentEx w15:paraId="65ED04D4" w15:done="0"/>
  <w15:commentEx w15:paraId="645B0333" w15:done="0"/>
  <w15:commentEx w15:paraId="50E549A8" w15:done="0"/>
  <w15:commentEx w15:paraId="5B8E6B4F" w15:done="0"/>
  <w15:commentEx w15:paraId="070D0263" w15:done="0"/>
  <w15:commentEx w15:paraId="00F71182" w15:done="0"/>
  <w15:commentEx w15:paraId="09437C6C" w15:done="0"/>
  <w15:commentEx w15:paraId="6849A1F7" w15:done="0"/>
  <w15:commentEx w15:paraId="54ACE78D" w15:done="0"/>
  <w15:commentEx w15:paraId="019131E3" w15:done="0"/>
  <w15:commentEx w15:paraId="16F55F75" w15:done="0"/>
  <w15:commentEx w15:paraId="1C73555B" w15:done="0"/>
  <w15:commentEx w15:paraId="1B747198" w15:done="0"/>
  <w15:commentEx w15:paraId="376F8440" w15:done="0"/>
  <w15:commentEx w15:paraId="760EBDF3" w15:done="0"/>
  <w15:commentEx w15:paraId="34A0B73B" w15:done="0"/>
  <w15:commentEx w15:paraId="1681166E" w15:done="0"/>
  <w15:commentEx w15:paraId="1D234C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2E363E" w16cex:dateUtc="2025-04-01T11:21:00Z"/>
  <w16cex:commentExtensible w16cex:durableId="1F929484" w16cex:dateUtc="2025-04-01T07:43:00Z"/>
  <w16cex:commentExtensible w16cex:durableId="386D5C66" w16cex:dateUtc="2025-04-01T07:51:00Z"/>
  <w16cex:commentExtensible w16cex:durableId="0453BF43" w16cex:dateUtc="2025-10-07T13:16:00Z"/>
  <w16cex:commentExtensible w16cex:durableId="61364A57" w16cex:dateUtc="2025-10-07T13:16:00Z"/>
  <w16cex:commentExtensible w16cex:durableId="24503564" w16cex:dateUtc="2025-10-07T13:16:00Z"/>
  <w16cex:commentExtensible w16cex:durableId="2AF63937" w16cex:dateUtc="2025-10-07T13:16:00Z"/>
  <w16cex:commentExtensible w16cex:durableId="1D5CB221" w16cex:dateUtc="2025-09-25T08:43:00Z"/>
  <w16cex:commentExtensible w16cex:durableId="7C82CC56" w16cex:dateUtc="2025-03-25T10:15:00Z"/>
  <w16cex:commentExtensible w16cex:durableId="7BA397B8" w16cex:dateUtc="2025-10-01T15:21:00Z"/>
  <w16cex:commentExtensible w16cex:durableId="3C950AB4" w16cex:dateUtc="2025-03-25T10:15:00Z"/>
  <w16cex:commentExtensible w16cex:durableId="1027EAF2" w16cex:dateUtc="2025-10-06T15:29:00Z"/>
  <w16cex:commentExtensible w16cex:durableId="74A29870" w16cex:dateUtc="2025-10-07T14:58:00Z"/>
  <w16cex:commentExtensible w16cex:durableId="2C6A04AD" w16cex:dateUtc="2025-10-19T18:12:00Z"/>
  <w16cex:commentExtensible w16cex:durableId="7ED71311" w16cex:dateUtc="2025-10-07T15:03:00Z"/>
  <w16cex:commentExtensible w16cex:durableId="0CBF63EC" w16cex:dateUtc="2025-09-25T09:07:00Z"/>
  <w16cex:commentExtensible w16cex:durableId="4DD7F3A7" w16cex:dateUtc="2025-02-14T14:34:00Z"/>
  <w16cex:commentExtensible w16cex:durableId="3F35E671" w16cex:dateUtc="2025-10-01T16:01:00Z"/>
  <w16cex:commentExtensible w16cex:durableId="4FCA8E81" w16cex:dateUtc="2025-03-25T08:45:00Z"/>
  <w16cex:commentExtensible w16cex:durableId="0E47EDD4" w16cex:dateUtc="2025-10-07T13:13:00Z"/>
  <w16cex:commentExtensible w16cex:durableId="790577F9" w16cex:dateUtc="2025-10-07T15:22:00Z"/>
  <w16cex:commentExtensible w16cex:durableId="0B7C56A3" w16cex:dateUtc="2025-03-25T10:45:00Z"/>
  <w16cex:commentExtensible w16cex:durableId="34116D8B" w16cex:dateUtc="2025-08-01T07:23:00Z"/>
  <w16cex:commentExtensible w16cex:durableId="79A216BA" w16cex:dateUtc="2025-09-25T09:13:00Z"/>
  <w16cex:commentExtensible w16cex:durableId="7E7307E1" w16cex:dateUtc="2025-03-25T10:31:00Z"/>
  <w16cex:commentExtensible w16cex:durableId="3BD885BA" w16cex:dateUtc="2025-10-10T14:34:00Z"/>
  <w16cex:commentExtensible w16cex:durableId="37B108F2" w16cex:dateUtc="2025-10-10T14:31:00Z"/>
  <w16cex:commentExtensible w16cex:durableId="3894A317" w16cex:dateUtc="2025-10-10T14:50:00Z"/>
  <w16cex:commentExtensible w16cex:durableId="4C39FC90" w16cex:dateUtc="2025-10-10T14:37:00Z"/>
  <w16cex:commentExtensible w16cex:durableId="4BC76C5F" w16cex:dateUtc="2025-03-25T10:12:00Z"/>
  <w16cex:commentExtensible w16cex:durableId="68AE40FD" w16cex:dateUtc="2025-10-07T15:23:00Z"/>
  <w16cex:commentExtensible w16cex:durableId="7A425CF1" w16cex:dateUtc="2025-10-10T14:54:00Z"/>
  <w16cex:commentExtensible w16cex:durableId="0883EDF9" w16cex:dateUtc="2025-10-10T14:56:00Z"/>
  <w16cex:commentExtensible w16cex:durableId="3B24F020" w16cex:dateUtc="2025-10-10T14:06:00Z"/>
  <w16cex:commentExtensible w16cex:durableId="1AE9F220" w16cex:dateUtc="2025-10-10T15:02:00Z"/>
  <w16cex:commentExtensible w16cex:durableId="5ADFF30A" w16cex:dateUtc="2025-10-24T13:49:00Z"/>
  <w16cex:commentExtensible w16cex:durableId="12EB16E4" w16cex:dateUtc="2025-10-24T14:03:00Z"/>
  <w16cex:commentExtensible w16cex:durableId="3430A737" w16cex:dateUtc="2025-10-24T13:52:00Z"/>
  <w16cex:commentExtensible w16cex:durableId="1943011F" w16cex:dateUtc="2025-10-24T13:50:00Z"/>
  <w16cex:commentExtensible w16cex:durableId="1F1ADA9C" w16cex:dateUtc="2025-09-25T08:43:00Z"/>
  <w16cex:commentExtensible w16cex:durableId="411C4D81" w16cex:dateUtc="2025-10-24T13:54:00Z"/>
  <w16cex:commentExtensible w16cex:durableId="61C8640E" w16cex:dateUtc="2025-10-24T13:48:00Z"/>
  <w16cex:commentExtensible w16cex:durableId="48F05E64" w16cex:dateUtc="2025-10-24T13:48:00Z"/>
  <w16cex:commentExtensible w16cex:durableId="62583BE3" w16cex:dateUtc="2025-03-25T10:15:00Z"/>
  <w16cex:commentExtensible w16cex:durableId="3F680243" w16cex:dateUtc="2025-10-24T13:54:00Z"/>
  <w16cex:commentExtensible w16cex:durableId="7B866377" w16cex:dateUtc="2025-04-01T08:14:00Z"/>
  <w16cex:commentExtensible w16cex:durableId="28AD6B66" w16cex:dateUtc="2025-04-01T08:20:00Z"/>
  <w16cex:commentExtensible w16cex:durableId="45624F81" w16cex:dateUtc="2025-10-07T15:29:00Z"/>
  <w16cex:commentExtensible w16cex:durableId="6C9DD414" w16cex:dateUtc="2025-10-08T07:39:00Z"/>
  <w16cex:commentExtensible w16cex:durableId="0A36D8C0" w16cex:dateUtc="2025-10-08T07:39:00Z"/>
  <w16cex:commentExtensible w16cex:durableId="1550F036" w16cex:dateUtc="2025-10-28T09:49:00Z"/>
  <w16cex:commentExtensible w16cex:durableId="0EC53EB4" w16cex:dateUtc="2025-09-23T13:12:00Z"/>
  <w16cex:commentExtensible w16cex:durableId="5659A479" w16cex:dateUtc="2025-10-28T09:25:00Z"/>
  <w16cex:commentExtensible w16cex:durableId="22199154" w16cex:dateUtc="2025-09-30T10:32:00Z"/>
  <w16cex:commentExtensible w16cex:durableId="414969D0" w16cex:dateUtc="2025-10-09T09:25:00Z"/>
  <w16cex:commentExtensible w16cex:durableId="6C9D5C78" w16cex:dateUtc="2025-10-09T09:27:00Z"/>
  <w16cex:commentExtensible w16cex:durableId="5F97DB9C" w16cex:dateUtc="2025-10-09T12:51:00Z"/>
  <w16cex:commentExtensible w16cex:durableId="56D34B64" w16cex:dateUtc="2025-10-09T12:39:00Z"/>
  <w16cex:commentExtensible w16cex:durableId="2E2D7AC0" w16cex:dateUtc="2025-10-09T12:50:00Z"/>
  <w16cex:commentExtensible w16cex:durableId="2BCB69F8" w16cex:dateUtc="2025-09-23T13:12:00Z"/>
  <w16cex:commentExtensible w16cex:durableId="337CA898" w16cex:dateUtc="2025-09-23T13:11:00Z"/>
  <w16cex:commentExtensible w16cex:durableId="13C4A846" w16cex:dateUtc="2025-10-28T12:02:00Z"/>
  <w16cex:commentExtensible w16cex:durableId="62B216CF" w16cex:dateUtc="2025-10-13T13:50:00Z"/>
  <w16cex:commentExtensible w16cex:durableId="08553A6D" w16cex:dateUtc="2025-10-28T10:25:00Z"/>
  <w16cex:commentExtensible w16cex:durableId="71A6DFC4" w16cex:dateUtc="2025-10-13T13:50:00Z"/>
  <w16cex:commentExtensible w16cex:durableId="1270DA06" w16cex:dateUtc="2025-04-01T08:20:00Z"/>
  <w16cex:commentExtensible w16cex:durableId="07DC23E4" w16cex:dateUtc="2025-09-30T15:22:00Z"/>
  <w16cex:commentExtensible w16cex:durableId="0E982AB5" w16cex:dateUtc="2025-10-07T15:45:00Z"/>
  <w16cex:commentExtensible w16cex:durableId="6B1AB05B" w16cex:dateUtc="2025-10-27T18:09:00Z"/>
  <w16cex:commentExtensible w16cex:durableId="44CE7BDE" w16cex:dateUtc="2025-09-23T13:59:00Z"/>
  <w16cex:commentExtensible w16cex:durableId="5E345029" w16cex:dateUtc="2025-09-23T17:07:00Z"/>
  <w16cex:commentExtensible w16cex:durableId="559353DA" w16cex:dateUtc="2025-10-07T16:19:00Z"/>
  <w16cex:commentExtensible w16cex:durableId="46DFB85A" w16cex:dateUtc="2025-09-23T17:07:00Z"/>
  <w16cex:commentExtensible w16cex:durableId="18208F19" w16cex:dateUtc="2025-10-07T16:19:00Z"/>
  <w16cex:commentExtensible w16cex:durableId="27EF41CD" w16cex:dateUtc="2025-04-01T09:10:00Z"/>
  <w16cex:commentExtensible w16cex:durableId="0055622D" w16cex:dateUtc="2025-04-01T09:28:00Z"/>
  <w16cex:commentExtensible w16cex:durableId="1425D3DD" w16cex:dateUtc="2025-04-01T09:10:00Z"/>
  <w16cex:commentExtensible w16cex:durableId="64CDC87D" w16cex:dateUtc="2025-04-01T09:28:00Z"/>
  <w16cex:commentExtensible w16cex:durableId="588B3A79" w16cex:dateUtc="2025-04-01T09:13:00Z"/>
  <w16cex:commentExtensible w16cex:durableId="470E530A" w16cex:dateUtc="2025-04-01T09:30:00Z"/>
  <w16cex:commentExtensible w16cex:durableId="32373A0C" w16cex:dateUtc="2025-10-07T16:24:00Z"/>
  <w16cex:commentExtensible w16cex:durableId="4D7407AB" w16cex:dateUtc="2025-09-30T10:16:00Z"/>
  <w16cex:commentExtensible w16cex:durableId="61C6251C" w16cex:dateUtc="2025-09-24T07:48:00Z"/>
  <w16cex:commentExtensible w16cex:durableId="6A93C71F" w16cex:dateUtc="2025-04-01T10:12:00Z"/>
  <w16cex:commentExtensible w16cex:durableId="3C94BB02" w16cex:dateUtc="2025-04-01T10:16:00Z"/>
  <w16cex:commentExtensible w16cex:durableId="30F45A08" w16cex:dateUtc="2025-10-15T11:01:00Z"/>
  <w16cex:commentExtensible w16cex:durableId="2ECCB894" w16cex:dateUtc="2025-09-10T10:49:00Z"/>
  <w16cex:commentExtensible w16cex:durableId="4E2D1E1C" w16cex:dateUtc="2025-09-10T10:42:00Z"/>
  <w16cex:commentExtensible w16cex:durableId="1ADD38C5" w16cex:dateUtc="2025-09-10T10:44:00Z"/>
  <w16cex:commentExtensible w16cex:durableId="28125D37" w16cex:dateUtc="2025-10-11T13:34:00Z"/>
  <w16cex:commentExtensible w16cex:durableId="1871D539" w16cex:dateUtc="2025-09-10T10:47:00Z"/>
  <w16cex:commentExtensible w16cex:durableId="166D8B2E" w16cex:dateUtc="2025-04-01T11:23:00Z"/>
  <w16cex:commentExtensible w16cex:durableId="03D18F22" w16cex:dateUtc="2025-10-08T07:52:00Z"/>
  <w16cex:commentExtensible w16cex:durableId="57D20979" w16cex:dateUtc="2025-04-01T10:29:00Z"/>
  <w16cex:commentExtensible w16cex:durableId="74397E49" w16cex:dateUtc="2025-09-10T11:10:00Z"/>
  <w16cex:commentExtensible w16cex:durableId="3A0F9D45" w16cex:dateUtc="2025-04-01T10:31:00Z"/>
  <w16cex:commentExtensible w16cex:durableId="76912CA5" w16cex:dateUtc="2025-04-01T10:38:00Z"/>
  <w16cex:commentExtensible w16cex:durableId="6153A9FA" w16cex:dateUtc="2025-04-01T10:48:00Z"/>
  <w16cex:commentExtensible w16cex:durableId="71FAF6E8" w16cex:dateUtc="2025-04-01T10:49:00Z"/>
  <w16cex:commentExtensible w16cex:durableId="7868F2CD" w16cex:dateUtc="2025-04-01T10:48:00Z"/>
  <w16cex:commentExtensible w16cex:durableId="6F7FAB9B" w16cex:dateUtc="2025-10-08T08:23:00Z"/>
  <w16cex:commentExtensible w16cex:durableId="39E17AD0" w16cex:dateUtc="2025-10-08T08:27:00Z"/>
  <w16cex:commentExtensible w16cex:durableId="51580893" w16cex:dateUtc="2025-10-08T09:53:00Z"/>
  <w16cex:commentExtensible w16cex:durableId="1558766A" w16cex:dateUtc="2025-10-08T10:21:00Z"/>
  <w16cex:commentExtensible w16cex:durableId="65059E22" w16cex:dateUtc="2025-08-01T14:26:00Z"/>
  <w16cex:commentExtensible w16cex:durableId="3D870FD1" w16cex:dateUtc="2025-10-08T13:06:00Z"/>
  <w16cex:commentExtensible w16cex:durableId="26CA5858" w16cex:dateUtc="2025-10-08T13:35:00Z"/>
  <w16cex:commentExtensible w16cex:durableId="4FDDE724" w16cex:dateUtc="2025-06-25T14:48:00Z"/>
  <w16cex:commentExtensible w16cex:durableId="32B5E905" w16cex:dateUtc="2025-08-04T14:57:00Z"/>
  <w16cex:commentExtensible w16cex:durableId="284351DB" w16cex:dateUtc="2025-10-08T14:11:00Z"/>
  <w16cex:commentExtensible w16cex:durableId="00459A88" w16cex:dateUtc="2025-09-29T08:56:00Z"/>
  <w16cex:commentExtensible w16cex:durableId="12ED07E8" w16cex:dateUtc="2025-09-30T14:17:00Z"/>
  <w16cex:commentExtensible w16cex:durableId="57537668" w16cex:dateUtc="2025-09-05T10:50:00Z"/>
  <w16cex:commentExtensible w16cex:durableId="53DB069F" w16cex:dateUtc="2025-09-05T09:15:00Z"/>
  <w16cex:commentExtensible w16cex:durableId="50E1EEA1" w16cex:dateUtc="2025-09-05T09:32:00Z"/>
  <w16cex:commentExtensible w16cex:durableId="6D7E0B65" w16cex:dateUtc="2025-04-01T11:15:00Z"/>
  <w16cex:commentExtensible w16cex:durableId="7D94DA1E" w16cex:dateUtc="2025-04-01T11:16:00Z"/>
  <w16cex:commentExtensible w16cex:durableId="1BBDE10B" w16cex:dateUtc="2025-10-12T16:14:00Z"/>
  <w16cex:commentExtensible w16cex:durableId="6A68CDB4" w16cex:dateUtc="2025-10-17T14:53:00Z"/>
  <w16cex:commentExtensible w16cex:durableId="43830FE9" w16cex:dateUtc="2025-10-05T17:28:00Z"/>
  <w16cex:commentExtensible w16cex:durableId="5CF74058" w16cex:dateUtc="2025-10-05T17:37:00Z"/>
  <w16cex:commentExtensible w16cex:durableId="08AF5C29" w16cex:dateUtc="2025-10-12T16:14:00Z"/>
  <w16cex:commentExtensible w16cex:durableId="48EC2FF5" w16cex:dateUtc="2025-10-17T15:15:00Z"/>
  <w16cex:commentExtensible w16cex:durableId="30DA40BE" w16cex:dateUtc="2025-10-17T15:19:00Z"/>
  <w16cex:commentExtensible w16cex:durableId="6A851DF0" w16cex:dateUtc="2025-10-05T17:37:00Z"/>
  <w16cex:commentExtensible w16cex:durableId="0C4B091D" w16cex:dateUtc="2025-10-13T15:07:00Z"/>
  <w16cex:commentExtensible w16cex:durableId="57E17282" w16cex:dateUtc="2025-10-15T09:35:00Z"/>
  <w16cex:commentExtensible w16cex:durableId="2F8EF3E1" w16cex:dateUtc="2025-10-15T16:52:00Z"/>
  <w16cex:commentExtensible w16cex:durableId="3CC37B89" w16cex:dateUtc="2025-10-17T15:19:00Z"/>
  <w16cex:commentExtensible w16cex:durableId="349404E4" w16cex:dateUtc="2025-10-05T17:37:00Z"/>
  <w16cex:commentExtensible w16cex:durableId="771BF3A5" w16cex:dateUtc="2025-10-12T16:14:00Z"/>
  <w16cex:commentExtensible w16cex:durableId="1C9995D5" w16cex:dateUtc="2025-06-25T14:10:00Z"/>
  <w16cex:commentExtensible w16cex:durableId="7B5374CD" w16cex:dateUtc="2025-10-01T09:11:00Z"/>
  <w16cex:commentExtensible w16cex:durableId="03C5D3EB" w16cex:dateUtc="2025-10-20T16:45:00Z"/>
  <w16cex:commentExtensible w16cex:durableId="556E7E15" w16cex:dateUtc="2025-10-01T08:44:00Z"/>
  <w16cex:commentExtensible w16cex:durableId="03F8D164" w16cex:dateUtc="2025-10-01T09:34:00Z"/>
  <w16cex:commentExtensible w16cex:durableId="455DB408" w16cex:dateUtc="2025-10-12T16:14:00Z"/>
  <w16cex:commentExtensible w16cex:durableId="00CFC7A5" w16cex:dateUtc="2025-10-01T09:30:00Z"/>
  <w16cex:commentExtensible w16cex:durableId="77B3464A" w16cex:dateUtc="2025-10-01T09:44:00Z"/>
  <w16cex:commentExtensible w16cex:durableId="50BAA178" w16cex:dateUtc="2025-10-01T09:59:00Z"/>
  <w16cex:commentExtensible w16cex:durableId="30B9BD71" w16cex:dateUtc="2025-02-25T11:02:00Z"/>
  <w16cex:commentExtensible w16cex:durableId="50501022" w16cex:dateUtc="2025-10-01T10:04:00Z"/>
  <w16cex:commentExtensible w16cex:durableId="219C6743" w16cex:dateUtc="2025-02-25T11:13:00Z"/>
  <w16cex:commentExtensible w16cex:durableId="544D7631" w16cex:dateUtc="2025-10-21T11:05:00Z"/>
  <w16cex:commentExtensible w16cex:durableId="38F496AB" w16cex:dateUtc="2025-10-20T16:45:00Z"/>
  <w16cex:commentExtensible w16cex:durableId="25064AC1" w16cex:dateUtc="2025-06-25T14:10:00Z"/>
  <w16cex:commentExtensible w16cex:durableId="6909515F" w16cex:dateUtc="2025-10-01T09:34:00Z"/>
  <w16cex:commentExtensible w16cex:durableId="7429C3A6" w16cex:dateUtc="2025-10-12T16:14:00Z"/>
  <w16cex:commentExtensible w16cex:durableId="1B4C384E" w16cex:dateUtc="2025-06-25T14:10:00Z"/>
  <w16cex:commentExtensible w16cex:durableId="4546038E" w16cex:dateUtc="2025-05-27T13:26:00Z"/>
  <w16cex:commentExtensible w16cex:durableId="01F3740E" w16cex:dateUtc="2025-10-05T17:37:00Z"/>
  <w16cex:commentExtensible w16cex:durableId="3B85F18B" w16cex:dateUtc="2025-10-20T12:45:00Z"/>
  <w16cex:commentExtensible w16cex:durableId="0B95FE43" w16cex:dateUtc="2025-10-05T17:37:00Z"/>
  <w16cex:commentExtensible w16cex:durableId="44161109" w16cex:dateUtc="2025-10-15T14:32:00Z"/>
  <w16cex:commentExtensible w16cex:durableId="506AA64D" w16cex:dateUtc="2025-10-22T16:57:00Z"/>
  <w16cex:commentExtensible w16cex:durableId="6F8CD647" w16cex:dateUtc="2025-10-23T13:29:00Z"/>
  <w16cex:commentExtensible w16cex:durableId="313DF5AA" w16cex:dateUtc="2025-10-22T15:22:00Z"/>
  <w16cex:commentExtensible w16cex:durableId="77A36873" w16cex:dateUtc="2025-10-22T16:57:00Z"/>
  <w16cex:commentExtensible w16cex:durableId="0EC7E1A0" w16cex:dateUtc="2025-10-22T14:29:00Z"/>
  <w16cex:commentExtensible w16cex:durableId="52B477D6" w16cex:dateUtc="2025-10-22T14:29:00Z"/>
  <w16cex:commentExtensible w16cex:durableId="3E8DCD5F" w16cex:dateUtc="2025-10-22T15:27:00Z"/>
  <w16cex:commentExtensible w16cex:durableId="43E7ABA4" w16cex:dateUtc="2025-10-22T15:33:00Z"/>
  <w16cex:commentExtensible w16cex:durableId="3F602D2C" w16cex:dateUtc="2025-10-22T16:11:00Z"/>
  <w16cex:commentExtensible w16cex:durableId="0789E9C5" w16cex:dateUtc="2025-10-22T16:06:00Z"/>
  <w16cex:commentExtensible w16cex:durableId="3C832EA8" w16cex:dateUtc="2025-10-22T16:17:00Z"/>
  <w16cex:commentExtensible w16cex:durableId="4C005703" w16cex:dateUtc="2025-10-22T16:11:00Z"/>
  <w16cex:commentExtensible w16cex:durableId="08013654" w16cex:dateUtc="2025-10-22T16:20:00Z"/>
  <w16cex:commentExtensible w16cex:durableId="62F531C2" w16cex:dateUtc="2025-10-22T16:22:00Z"/>
  <w16cex:commentExtensible w16cex:durableId="4F1135CB" w16cex:dateUtc="2025-10-22T16:22:00Z"/>
  <w16cex:commentExtensible w16cex:durableId="67A41A95" w16cex:dateUtc="2025-10-22T16:22:00Z"/>
  <w16cex:commentExtensible w16cex:durableId="61985924" w16cex:dateUtc="2025-10-22T16:29:00Z"/>
  <w16cex:commentExtensible w16cex:durableId="4008EFC1" w16cex:dateUtc="2025-10-24T07:55:00Z"/>
  <w16cex:commentExtensible w16cex:durableId="6DE157A4" w16cex:dateUtc="2025-10-05T17:37:00Z"/>
  <w16cex:commentExtensible w16cex:durableId="2089387E" w16cex:dateUtc="2025-10-23T08:35:00Z"/>
  <w16cex:commentExtensible w16cex:durableId="364A2C35" w16cex:dateUtc="2025-10-23T10:38:00Z"/>
  <w16cex:commentExtensible w16cex:durableId="15AF52C9" w16cex:dateUtc="2025-10-23T10:39:00Z"/>
  <w16cex:commentExtensible w16cex:durableId="4E55C518" w16cex:dateUtc="2025-10-23T10:45:00Z"/>
  <w16cex:commentExtensible w16cex:durableId="25826966" w16cex:dateUtc="2025-10-23T11:07:00Z"/>
  <w16cex:commentExtensible w16cex:durableId="1DE77533" w16cex:dateUtc="2025-10-23T11:08:00Z"/>
  <w16cex:commentExtensible w16cex:durableId="662768B4" w16cex:dateUtc="2025-10-23T13:03:00Z"/>
  <w16cex:commentExtensible w16cex:durableId="4425DD98" w16cex:dateUtc="2025-10-23T13:06:00Z"/>
  <w16cex:commentExtensible w16cex:durableId="7A59275F" w16cex:dateUtc="2025-10-05T17:37:00Z"/>
  <w16cex:commentExtensible w16cex:durableId="77E5AD78" w16cex:dateUtc="2025-10-20T13:23:00Z"/>
  <w16cex:commentExtensible w16cex:durableId="573FDFC3" w16cex:dateUtc="2025-10-12T16:14:00Z"/>
  <w16cex:commentExtensible w16cex:durableId="3811848C" w16cex:dateUtc="2025-10-05T17:37:00Z"/>
  <w16cex:commentExtensible w16cex:durableId="715BF9CD" w16cex:dateUtc="2025-10-01T13:37:00Z"/>
  <w16cex:commentExtensible w16cex:durableId="3893671C" w16cex:dateUtc="2025-10-01T13:37:00Z"/>
  <w16cex:commentExtensible w16cex:durableId="6FBE8B05" w16cex:dateUtc="2025-10-12T16:14:00Z"/>
  <w16cex:commentExtensible w16cex:durableId="713FE0F5" w16cex:dateUtc="2025-10-05T17:37:00Z"/>
  <w16cex:commentExtensible w16cex:durableId="6FD3B54D" w16cex:dateUtc="2025-10-01T13:53:00Z"/>
  <w16cex:commentExtensible w16cex:durableId="19BD1AA1" w16cex:dateUtc="2025-07-29T09:22:00Z"/>
  <w16cex:commentExtensible w16cex:durableId="0A9C82E2" w16cex:dateUtc="2025-07-29T11:04:00Z"/>
  <w16cex:commentExtensible w16cex:durableId="61296908" w16cex:dateUtc="2025-10-23T14:37:00Z"/>
  <w16cex:commentExtensible w16cex:durableId="6832D7F6" w16cex:dateUtc="2025-07-29T10:48:00Z"/>
  <w16cex:commentExtensible w16cex:durableId="20339B2A" w16cex:dateUtc="2025-09-30T16:26:00Z"/>
  <w16cex:commentExtensible w16cex:durableId="2885E1A4" w16cex:dateUtc="2025-10-01T11:02:00Z"/>
  <w16cex:commentExtensible w16cex:durableId="1C71FAD1" w16cex:dateUtc="2025-07-24T08:15:00Z"/>
  <w16cex:commentExtensible w16cex:durableId="54579906" w16cex:dateUtc="2025-07-24T13:50:00Z"/>
  <w16cex:commentExtensible w16cex:durableId="61D1F0B8" w16cex:dateUtc="2025-10-12T16:14:00Z"/>
  <w16cex:commentExtensible w16cex:durableId="05BFCE6C" w16cex:dateUtc="2025-07-29T10:47:00Z"/>
  <w16cex:commentExtensible w16cex:durableId="3685B999" w16cex:dateUtc="2025-09-08T14:59:00Z"/>
  <w16cex:commentExtensible w16cex:durableId="5D12A4BA" w16cex:dateUtc="2025-10-05T17:37:00Z"/>
  <w16cex:commentExtensible w16cex:durableId="0F187569" w16cex:dateUtc="2025-07-24T14:36:00Z"/>
  <w16cex:commentExtensible w16cex:durableId="31E1F393" w16cex:dateUtc="2025-07-29T11:06:00Z"/>
  <w16cex:commentExtensible w16cex:durableId="1E728468" w16cex:dateUtc="2025-09-30T16:30:00Z"/>
  <w16cex:commentExtensible w16cex:durableId="6BC9F8A0" w16cex:dateUtc="2025-10-01T12:50:00Z"/>
  <w16cex:commentExtensible w16cex:durableId="5342F973" w16cex:dateUtc="2025-10-27T10:45:00Z"/>
  <w16cex:commentExtensible w16cex:durableId="2FC7F22A" w16cex:dateUtc="2025-09-16T11:10:00Z"/>
  <w16cex:commentExtensible w16cex:durableId="46F360B1" w16cex:dateUtc="2025-10-05T17:37:00Z"/>
  <w16cex:commentExtensible w16cex:durableId="4A5148E3" w16cex:dateUtc="2025-09-22T08:35:00Z"/>
  <w16cex:commentExtensible w16cex:durableId="3BF73159" w16cex:dateUtc="2025-10-01T10:28:00Z"/>
  <w16cex:commentExtensible w16cex:durableId="54EA16C0" w16cex:dateUtc="2025-09-22T14:58:00Z"/>
  <w16cex:commentExtensible w16cex:durableId="04083F81" w16cex:dateUtc="2025-09-30T09:52:00Z"/>
  <w16cex:commentExtensible w16cex:durableId="4272345A" w16cex:dateUtc="2025-04-01T10:53:00Z"/>
  <w16cex:commentExtensible w16cex:durableId="7D23C058" w16cex:dateUtc="2025-04-01T11:02:00Z"/>
  <w16cex:commentExtensible w16cex:durableId="69DD0CDF" w16cex:dateUtc="2025-04-01T11:11:00Z"/>
  <w16cex:commentExtensible w16cex:durableId="7B45AC95" w16cex:dateUtc="2025-07-29T09:22:00Z"/>
  <w16cex:commentExtensible w16cex:durableId="4549B965" w16cex:dateUtc="2025-10-08T14:58:00Z"/>
  <w16cex:commentExtensible w16cex:durableId="2CD24E11" w16cex:dateUtc="2025-10-20T15:55:00Z"/>
  <w16cex:commentExtensible w16cex:durableId="2A24329A" w16cex:dateUtc="2025-10-11T14:00:00Z"/>
  <w16cex:commentExtensible w16cex:durableId="5E45B1F4" w16cex:dateUtc="2025-10-14T13:17:00Z"/>
  <w16cex:commentExtensible w16cex:durableId="3727FB48" w16cex:dateUtc="2025-10-17T16:00:00Z"/>
  <w16cex:commentExtensible w16cex:durableId="41CEC5D0" w16cex:dateUtc="2025-10-11T14:01:00Z"/>
  <w16cex:commentExtensible w16cex:durableId="620C04E8" w16cex:dateUtc="2025-09-29T11:18:00Z"/>
  <w16cex:commentExtensible w16cex:durableId="06389534" w16cex:dateUtc="2025-09-29T10:54:00Z"/>
  <w16cex:commentExtensible w16cex:durableId="3F9906C0" w16cex:dateUtc="2025-09-29T11:08:00Z"/>
  <w16cex:commentExtensible w16cex:durableId="7F713702" w16cex:dateUtc="2025-09-29T11:08:00Z"/>
  <w16cex:commentExtensible w16cex:durableId="03E904E3" w16cex:dateUtc="2025-09-29T11:13:00Z"/>
  <w16cex:commentExtensible w16cex:durableId="400CA13A" w16cex:dateUtc="2025-09-29T11:18:00Z"/>
  <w16cex:commentExtensible w16cex:durableId="33520383" w16cex:dateUtc="2025-09-29T10:54:00Z"/>
  <w16cex:commentExtensible w16cex:durableId="5EBE1D46" w16cex:dateUtc="2025-10-16T09:59:00Z"/>
  <w16cex:commentExtensible w16cex:durableId="7D0A0C40" w16cex:dateUtc="2025-10-22T14:28:00Z"/>
  <w16cex:commentExtensible w16cex:durableId="7D7D7A7E" w16cex:dateUtc="2025-09-29T11:08:00Z"/>
  <w16cex:commentExtensible w16cex:durableId="3C83F05E" w16cex:dateUtc="2025-09-29T11:08:00Z"/>
  <w16cex:commentExtensible w16cex:durableId="5895066A" w16cex:dateUtc="2025-10-06T14:29:00Z"/>
  <w16cex:commentExtensible w16cex:durableId="4C16CD9B" w16cex:dateUtc="2025-10-16T10:00:00Z"/>
  <w16cex:commentExtensible w16cex:durableId="55ECF44A" w16cex:dateUtc="2025-09-29T10:34:00Z"/>
  <w16cex:commentExtensible w16cex:durableId="0071DDC7" w16cex:dateUtc="2025-09-29T10:43:00Z"/>
  <w16cex:commentExtensible w16cex:durableId="75136753" w16cex:dateUtc="2025-10-11T14:52:00Z"/>
  <w16cex:commentExtensible w16cex:durableId="3083955E" w16cex:dateUtc="2025-09-25T11:00:00Z"/>
  <w16cex:commentExtensible w16cex:durableId="04A2F922" w16cex:dateUtc="2025-10-11T14:17:00Z"/>
  <w16cex:commentExtensible w16cex:durableId="6D31DD5B" w16cex:dateUtc="2025-09-25T10:40:00Z"/>
  <w16cex:commentExtensible w16cex:durableId="3CFFC36A" w16cex:dateUtc="2025-10-20T16:09:00Z"/>
  <w16cex:commentExtensible w16cex:durableId="35E12EB3" w16cex:dateUtc="2025-10-11T15:17:00Z"/>
  <w16cex:commentExtensible w16cex:durableId="34E54011" w16cex:dateUtc="2025-10-10T15:05:00Z"/>
  <w16cex:commentExtensible w16cex:durableId="7797C5B0" w16cex:dateUtc="2025-10-10T14:05:00Z"/>
  <w16cex:commentExtensible w16cex:durableId="0C9F5C84" w16cex:dateUtc="2025-09-29T06:59:00Z"/>
  <w16cex:commentExtensible w16cex:durableId="62DF0A8C" w16cex:dateUtc="2025-10-16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91A6BF" w16cid:durableId="102E363E"/>
  <w16cid:commentId w16cid:paraId="4CF64089" w16cid:durableId="1F929484"/>
  <w16cid:commentId w16cid:paraId="5CB9995C" w16cid:durableId="386D5C66"/>
  <w16cid:commentId w16cid:paraId="370A8187" w16cid:durableId="0453BF43"/>
  <w16cid:commentId w16cid:paraId="04E1FFD9" w16cid:durableId="61364A57"/>
  <w16cid:commentId w16cid:paraId="2EF64F66" w16cid:durableId="24503564"/>
  <w16cid:commentId w16cid:paraId="3A50B680" w16cid:durableId="2AF63937"/>
  <w16cid:commentId w16cid:paraId="6CDE6C35" w16cid:durableId="1D5CB221"/>
  <w16cid:commentId w16cid:paraId="1A973A96" w16cid:durableId="7C82CC56"/>
  <w16cid:commentId w16cid:paraId="32353236" w16cid:durableId="7BA397B8"/>
  <w16cid:commentId w16cid:paraId="24904358" w16cid:durableId="3C950AB4"/>
  <w16cid:commentId w16cid:paraId="0A8C038E" w16cid:durableId="1027EAF2"/>
  <w16cid:commentId w16cid:paraId="7E3E2451" w16cid:durableId="74A29870"/>
  <w16cid:commentId w16cid:paraId="7717B218" w16cid:durableId="2C6A04AD"/>
  <w16cid:commentId w16cid:paraId="22E9D67F" w16cid:durableId="7ED71311"/>
  <w16cid:commentId w16cid:paraId="103D6CE0" w16cid:durableId="0CBF63EC"/>
  <w16cid:commentId w16cid:paraId="729C6A93" w16cid:durableId="4DD7F3A7"/>
  <w16cid:commentId w16cid:paraId="5B6629E1" w16cid:durableId="3F35E671"/>
  <w16cid:commentId w16cid:paraId="3C1A40AD" w16cid:durableId="4FCA8E81"/>
  <w16cid:commentId w16cid:paraId="10DD17AB" w16cid:durableId="0E47EDD4"/>
  <w16cid:commentId w16cid:paraId="201D0C62" w16cid:durableId="790577F9"/>
  <w16cid:commentId w16cid:paraId="52053FEB" w16cid:durableId="0B7C56A3"/>
  <w16cid:commentId w16cid:paraId="785E02F6" w16cid:durableId="34116D8B"/>
  <w16cid:commentId w16cid:paraId="52AFC395" w16cid:durableId="79A216BA"/>
  <w16cid:commentId w16cid:paraId="3FF2676F" w16cid:durableId="7E7307E1"/>
  <w16cid:commentId w16cid:paraId="67C74CE5" w16cid:durableId="3BD885BA"/>
  <w16cid:commentId w16cid:paraId="7263DD0F" w16cid:durableId="37B108F2"/>
  <w16cid:commentId w16cid:paraId="2BA68AAF" w16cid:durableId="3894A317"/>
  <w16cid:commentId w16cid:paraId="21DFC987" w16cid:durableId="4C39FC90"/>
  <w16cid:commentId w16cid:paraId="117C5208" w16cid:durableId="4BC76C5F"/>
  <w16cid:commentId w16cid:paraId="44177205" w16cid:durableId="68AE40FD"/>
  <w16cid:commentId w16cid:paraId="3CA02649" w16cid:durableId="7A425CF1"/>
  <w16cid:commentId w16cid:paraId="11F44A9D" w16cid:durableId="0883EDF9"/>
  <w16cid:commentId w16cid:paraId="19713218" w16cid:durableId="3B24F020"/>
  <w16cid:commentId w16cid:paraId="44E07F45" w16cid:durableId="1AE9F220"/>
  <w16cid:commentId w16cid:paraId="201D7039" w16cid:durableId="5ADFF30A"/>
  <w16cid:commentId w16cid:paraId="213E09DB" w16cid:durableId="12EB16E4"/>
  <w16cid:commentId w16cid:paraId="469CD054" w16cid:durableId="3430A737"/>
  <w16cid:commentId w16cid:paraId="08F0F711" w16cid:durableId="1943011F"/>
  <w16cid:commentId w16cid:paraId="1F4304C5" w16cid:durableId="1F1ADA9C"/>
  <w16cid:commentId w16cid:paraId="691AB8E1" w16cid:durableId="411C4D81"/>
  <w16cid:commentId w16cid:paraId="41337C3C" w16cid:durableId="61C8640E"/>
  <w16cid:commentId w16cid:paraId="6F31E43C" w16cid:durableId="48F05E64"/>
  <w16cid:commentId w16cid:paraId="680DB4DA" w16cid:durableId="62583BE3"/>
  <w16cid:commentId w16cid:paraId="70DFEE20" w16cid:durableId="3F680243"/>
  <w16cid:commentId w16cid:paraId="49194274" w16cid:durableId="7B866377"/>
  <w16cid:commentId w16cid:paraId="2C299368" w16cid:durableId="28AD6B66"/>
  <w16cid:commentId w16cid:paraId="1C85AD2A" w16cid:durableId="45624F81"/>
  <w16cid:commentId w16cid:paraId="009DDA1A" w16cid:durableId="6C9DD414"/>
  <w16cid:commentId w16cid:paraId="749A401F" w16cid:durableId="0A36D8C0"/>
  <w16cid:commentId w16cid:paraId="4625B9A7" w16cid:durableId="1550F036"/>
  <w16cid:commentId w16cid:paraId="0E645111" w16cid:durableId="0EC53EB4"/>
  <w16cid:commentId w16cid:paraId="59597D11" w16cid:durableId="5659A479"/>
  <w16cid:commentId w16cid:paraId="62778C67" w16cid:durableId="22199154"/>
  <w16cid:commentId w16cid:paraId="0A1C023A" w16cid:durableId="414969D0"/>
  <w16cid:commentId w16cid:paraId="4B1A66C9" w16cid:durableId="6C9D5C78"/>
  <w16cid:commentId w16cid:paraId="35E0F32A" w16cid:durableId="5F97DB9C"/>
  <w16cid:commentId w16cid:paraId="6BC38D97" w16cid:durableId="56D34B64"/>
  <w16cid:commentId w16cid:paraId="6021E541" w16cid:durableId="2E2D7AC0"/>
  <w16cid:commentId w16cid:paraId="6A815CC8" w16cid:durableId="2BCB69F8"/>
  <w16cid:commentId w16cid:paraId="398E2434" w16cid:durableId="337CA898"/>
  <w16cid:commentId w16cid:paraId="04C87F72" w16cid:durableId="13C4A846"/>
  <w16cid:commentId w16cid:paraId="217398D1" w16cid:durableId="62B216CF"/>
  <w16cid:commentId w16cid:paraId="10F73079" w16cid:durableId="08553A6D"/>
  <w16cid:commentId w16cid:paraId="27476F0C" w16cid:durableId="71A6DFC4"/>
  <w16cid:commentId w16cid:paraId="17C797B8" w16cid:durableId="1270DA06"/>
  <w16cid:commentId w16cid:paraId="68F618BF" w16cid:durableId="07DC23E4"/>
  <w16cid:commentId w16cid:paraId="508F0821" w16cid:durableId="0E982AB5"/>
  <w16cid:commentId w16cid:paraId="159669A5" w16cid:durableId="6B1AB05B"/>
  <w16cid:commentId w16cid:paraId="3BBFBA48" w16cid:durableId="44CE7BDE"/>
  <w16cid:commentId w16cid:paraId="5BB504A9" w16cid:durableId="5E345029"/>
  <w16cid:commentId w16cid:paraId="702A30E2" w16cid:durableId="559353DA"/>
  <w16cid:commentId w16cid:paraId="6B92B69C" w16cid:durableId="46DFB85A"/>
  <w16cid:commentId w16cid:paraId="76747342" w16cid:durableId="18208F19"/>
  <w16cid:commentId w16cid:paraId="44C724F4" w16cid:durableId="27EF41CD"/>
  <w16cid:commentId w16cid:paraId="26E17291" w16cid:durableId="0055622D"/>
  <w16cid:commentId w16cid:paraId="13581BD9" w16cid:durableId="1425D3DD"/>
  <w16cid:commentId w16cid:paraId="3294D056" w16cid:durableId="64CDC87D"/>
  <w16cid:commentId w16cid:paraId="1E83B487" w16cid:durableId="588B3A79"/>
  <w16cid:commentId w16cid:paraId="0C13F835" w16cid:durableId="470E530A"/>
  <w16cid:commentId w16cid:paraId="17E460BB" w16cid:durableId="32373A0C"/>
  <w16cid:commentId w16cid:paraId="1ECFC94A" w16cid:durableId="4D7407AB"/>
  <w16cid:commentId w16cid:paraId="0E983C29" w16cid:durableId="61C6251C"/>
  <w16cid:commentId w16cid:paraId="38316D29" w16cid:durableId="6A93C71F"/>
  <w16cid:commentId w16cid:paraId="44E6A130" w16cid:durableId="3C94BB02"/>
  <w16cid:commentId w16cid:paraId="55C71BF2" w16cid:durableId="30F45A08"/>
  <w16cid:commentId w16cid:paraId="52B98E7C" w16cid:durableId="2ECCB894"/>
  <w16cid:commentId w16cid:paraId="32FFDC6F" w16cid:durableId="4E2D1E1C"/>
  <w16cid:commentId w16cid:paraId="6D67CB57" w16cid:durableId="1ADD38C5"/>
  <w16cid:commentId w16cid:paraId="596297B6" w16cid:durableId="28125D37"/>
  <w16cid:commentId w16cid:paraId="4C2B41C3" w16cid:durableId="1871D539"/>
  <w16cid:commentId w16cid:paraId="5CB3F07F" w16cid:durableId="166D8B2E"/>
  <w16cid:commentId w16cid:paraId="31CBB441" w16cid:durableId="03D18F22"/>
  <w16cid:commentId w16cid:paraId="2648104C" w16cid:durableId="57D20979"/>
  <w16cid:commentId w16cid:paraId="36923B68" w16cid:durableId="74397E49"/>
  <w16cid:commentId w16cid:paraId="2B1FC197" w16cid:durableId="3A0F9D45"/>
  <w16cid:commentId w16cid:paraId="65B14ED7" w16cid:durableId="76912CA5"/>
  <w16cid:commentId w16cid:paraId="64E5A97C" w16cid:durableId="6153A9FA"/>
  <w16cid:commentId w16cid:paraId="0120C2CA" w16cid:durableId="71FAF6E8"/>
  <w16cid:commentId w16cid:paraId="227418BE" w16cid:durableId="7868F2CD"/>
  <w16cid:commentId w16cid:paraId="3D7432A3" w16cid:durableId="6F7FAB9B"/>
  <w16cid:commentId w16cid:paraId="1A041C5B" w16cid:durableId="39E17AD0"/>
  <w16cid:commentId w16cid:paraId="3B64872A" w16cid:durableId="51580893"/>
  <w16cid:commentId w16cid:paraId="07CFD563" w16cid:durableId="1558766A"/>
  <w16cid:commentId w16cid:paraId="7082E668" w16cid:durableId="65059E22"/>
  <w16cid:commentId w16cid:paraId="11DD0492" w16cid:durableId="3D870FD1"/>
  <w16cid:commentId w16cid:paraId="2A4407BD" w16cid:durableId="26CA5858"/>
  <w16cid:commentId w16cid:paraId="65091D72" w16cid:durableId="4FDDE724"/>
  <w16cid:commentId w16cid:paraId="6591C301" w16cid:durableId="32B5E905"/>
  <w16cid:commentId w16cid:paraId="329A4776" w16cid:durableId="284351DB"/>
  <w16cid:commentId w16cid:paraId="5CFA5063" w16cid:durableId="00459A88"/>
  <w16cid:commentId w16cid:paraId="7E829431" w16cid:durableId="12ED07E8"/>
  <w16cid:commentId w16cid:paraId="3C8723FF" w16cid:durableId="57537668"/>
  <w16cid:commentId w16cid:paraId="22E2AAC8" w16cid:durableId="53DB069F"/>
  <w16cid:commentId w16cid:paraId="564BA72E" w16cid:durableId="50E1EEA1"/>
  <w16cid:commentId w16cid:paraId="4E2A563E" w16cid:durableId="6D7E0B65"/>
  <w16cid:commentId w16cid:paraId="493B6210" w16cid:durableId="7D94DA1E"/>
  <w16cid:commentId w16cid:paraId="15E6459F" w16cid:durableId="1BBDE10B"/>
  <w16cid:commentId w16cid:paraId="39C388C6" w16cid:durableId="6A68CDB4"/>
  <w16cid:commentId w16cid:paraId="3BA27A41" w16cid:durableId="43830FE9"/>
  <w16cid:commentId w16cid:paraId="234B9B9C" w16cid:durableId="5CF74058"/>
  <w16cid:commentId w16cid:paraId="2D87073E" w16cid:durableId="08AF5C29"/>
  <w16cid:commentId w16cid:paraId="2EAAEAF1" w16cid:durableId="48EC2FF5"/>
  <w16cid:commentId w16cid:paraId="1573D68A" w16cid:durableId="30DA40BE"/>
  <w16cid:commentId w16cid:paraId="5258B37B" w16cid:durableId="6A851DF0"/>
  <w16cid:commentId w16cid:paraId="29797330" w16cid:durableId="0C4B091D"/>
  <w16cid:commentId w16cid:paraId="50F33E43" w16cid:durableId="57E17282"/>
  <w16cid:commentId w16cid:paraId="60F2AB90" w16cid:durableId="2F8EF3E1"/>
  <w16cid:commentId w16cid:paraId="0DD603C8" w16cid:durableId="3CC37B89"/>
  <w16cid:commentId w16cid:paraId="665BD723" w16cid:durableId="349404E4"/>
  <w16cid:commentId w16cid:paraId="303A8E8E" w16cid:durableId="771BF3A5"/>
  <w16cid:commentId w16cid:paraId="6AE585B2" w16cid:durableId="1C9995D5"/>
  <w16cid:commentId w16cid:paraId="5D67F371" w16cid:durableId="7B5374CD"/>
  <w16cid:commentId w16cid:paraId="5C5F985F" w16cid:durableId="03C5D3EB"/>
  <w16cid:commentId w16cid:paraId="344A8C69" w16cid:durableId="556E7E15"/>
  <w16cid:commentId w16cid:paraId="6994F329" w16cid:durableId="03F8D164"/>
  <w16cid:commentId w16cid:paraId="309E6299" w16cid:durableId="455DB408"/>
  <w16cid:commentId w16cid:paraId="607852E8" w16cid:durableId="00CFC7A5"/>
  <w16cid:commentId w16cid:paraId="2E3373B6" w16cid:durableId="77B3464A"/>
  <w16cid:commentId w16cid:paraId="3070FB0A" w16cid:durableId="50BAA178"/>
  <w16cid:commentId w16cid:paraId="496D9BC7" w16cid:durableId="30B9BD71"/>
  <w16cid:commentId w16cid:paraId="4796F6D6" w16cid:durableId="50501022"/>
  <w16cid:commentId w16cid:paraId="20FB5EC5" w16cid:durableId="219C6743"/>
  <w16cid:commentId w16cid:paraId="37850888" w16cid:durableId="544D7631"/>
  <w16cid:commentId w16cid:paraId="27C9FF5D" w16cid:durableId="38F496AB"/>
  <w16cid:commentId w16cid:paraId="6DC933AF" w16cid:durableId="25064AC1"/>
  <w16cid:commentId w16cid:paraId="2651531A" w16cid:durableId="6909515F"/>
  <w16cid:commentId w16cid:paraId="1FF60D91" w16cid:durableId="7429C3A6"/>
  <w16cid:commentId w16cid:paraId="54687D0B" w16cid:durableId="1B4C384E"/>
  <w16cid:commentId w16cid:paraId="69EDB847" w16cid:durableId="4546038E"/>
  <w16cid:commentId w16cid:paraId="4F4B8611" w16cid:durableId="01F3740E"/>
  <w16cid:commentId w16cid:paraId="1DCB2C57" w16cid:durableId="3B85F18B"/>
  <w16cid:commentId w16cid:paraId="5F5BED95" w16cid:durableId="0B95FE43"/>
  <w16cid:commentId w16cid:paraId="64B64F0F" w16cid:durableId="44161109"/>
  <w16cid:commentId w16cid:paraId="66C92C54" w16cid:durableId="506AA64D"/>
  <w16cid:commentId w16cid:paraId="1AAD07AD" w16cid:durableId="6F8CD647"/>
  <w16cid:commentId w16cid:paraId="49AB866E" w16cid:durableId="313DF5AA"/>
  <w16cid:commentId w16cid:paraId="1B9E1D3B" w16cid:durableId="77A36873"/>
  <w16cid:commentId w16cid:paraId="2D68AF42" w16cid:durableId="0EC7E1A0"/>
  <w16cid:commentId w16cid:paraId="73027F31" w16cid:durableId="52B477D6"/>
  <w16cid:commentId w16cid:paraId="2D4975DD" w16cid:durableId="3E8DCD5F"/>
  <w16cid:commentId w16cid:paraId="0DB0C765" w16cid:durableId="43E7ABA4"/>
  <w16cid:commentId w16cid:paraId="57589EA1" w16cid:durableId="3F602D2C"/>
  <w16cid:commentId w16cid:paraId="0141C397" w16cid:durableId="0789E9C5"/>
  <w16cid:commentId w16cid:paraId="6867356F" w16cid:durableId="3C832EA8"/>
  <w16cid:commentId w16cid:paraId="6B197730" w16cid:durableId="4C005703"/>
  <w16cid:commentId w16cid:paraId="4AFE6A04" w16cid:durableId="08013654"/>
  <w16cid:commentId w16cid:paraId="04DA3DC5" w16cid:durableId="62F531C2"/>
  <w16cid:commentId w16cid:paraId="0EB57030" w16cid:durableId="4F1135CB"/>
  <w16cid:commentId w16cid:paraId="57B4677C" w16cid:durableId="67A41A95"/>
  <w16cid:commentId w16cid:paraId="4D5178E3" w16cid:durableId="61985924"/>
  <w16cid:commentId w16cid:paraId="6BE16A6E" w16cid:durableId="4008EFC1"/>
  <w16cid:commentId w16cid:paraId="2BB3F948" w16cid:durableId="6DE157A4"/>
  <w16cid:commentId w16cid:paraId="57DEEDFC" w16cid:durableId="2089387E"/>
  <w16cid:commentId w16cid:paraId="5C7DB1E3" w16cid:durableId="364A2C35"/>
  <w16cid:commentId w16cid:paraId="36395FA9" w16cid:durableId="15AF52C9"/>
  <w16cid:commentId w16cid:paraId="5EE3CF8E" w16cid:durableId="4E55C518"/>
  <w16cid:commentId w16cid:paraId="25735A1E" w16cid:durableId="25826966"/>
  <w16cid:commentId w16cid:paraId="3DE55330" w16cid:durableId="1DE77533"/>
  <w16cid:commentId w16cid:paraId="582BD803" w16cid:durableId="662768B4"/>
  <w16cid:commentId w16cid:paraId="697D7C72" w16cid:durableId="4425DD98"/>
  <w16cid:commentId w16cid:paraId="550EEC4A" w16cid:durableId="7A59275F"/>
  <w16cid:commentId w16cid:paraId="33C0C295" w16cid:durableId="77E5AD78"/>
  <w16cid:commentId w16cid:paraId="36C3CF0F" w16cid:durableId="573FDFC3"/>
  <w16cid:commentId w16cid:paraId="73AA51A4" w16cid:durableId="3811848C"/>
  <w16cid:commentId w16cid:paraId="4B059A84" w16cid:durableId="715BF9CD"/>
  <w16cid:commentId w16cid:paraId="6594E4C0" w16cid:durableId="3893671C"/>
  <w16cid:commentId w16cid:paraId="49D94DA7" w16cid:durableId="6FBE8B05"/>
  <w16cid:commentId w16cid:paraId="57A9C7F1" w16cid:durableId="713FE0F5"/>
  <w16cid:commentId w16cid:paraId="351C0C74" w16cid:durableId="6FD3B54D"/>
  <w16cid:commentId w16cid:paraId="48C2DDBE" w16cid:durableId="19BD1AA1"/>
  <w16cid:commentId w16cid:paraId="0F477899" w16cid:durableId="0A9C82E2"/>
  <w16cid:commentId w16cid:paraId="65720334" w16cid:durableId="61296908"/>
  <w16cid:commentId w16cid:paraId="141779D3" w16cid:durableId="6832D7F6"/>
  <w16cid:commentId w16cid:paraId="09907B87" w16cid:durableId="20339B2A"/>
  <w16cid:commentId w16cid:paraId="1CD69A13" w16cid:durableId="2885E1A4"/>
  <w16cid:commentId w16cid:paraId="2B1FE740" w16cid:durableId="1C71FAD1"/>
  <w16cid:commentId w16cid:paraId="0A51F8A4" w16cid:durableId="54579906"/>
  <w16cid:commentId w16cid:paraId="257B1AA8" w16cid:durableId="61D1F0B8"/>
  <w16cid:commentId w16cid:paraId="4B355DF8" w16cid:durableId="05BFCE6C"/>
  <w16cid:commentId w16cid:paraId="205838F9" w16cid:durableId="3685B999"/>
  <w16cid:commentId w16cid:paraId="5A732704" w16cid:durableId="5D12A4BA"/>
  <w16cid:commentId w16cid:paraId="69353BED" w16cid:durableId="0F187569"/>
  <w16cid:commentId w16cid:paraId="3D8CEA9B" w16cid:durableId="31E1F393"/>
  <w16cid:commentId w16cid:paraId="70A1FFC8" w16cid:durableId="1E728468"/>
  <w16cid:commentId w16cid:paraId="34A20348" w16cid:durableId="6BC9F8A0"/>
  <w16cid:commentId w16cid:paraId="1AA952BC" w16cid:durableId="5342F973"/>
  <w16cid:commentId w16cid:paraId="48EBB0B9" w16cid:durableId="2FC7F22A"/>
  <w16cid:commentId w16cid:paraId="636C96CB" w16cid:durableId="46F360B1"/>
  <w16cid:commentId w16cid:paraId="64896920" w16cid:durableId="4A5148E3"/>
  <w16cid:commentId w16cid:paraId="62945E02" w16cid:durableId="3BF73159"/>
  <w16cid:commentId w16cid:paraId="09ABE143" w16cid:durableId="54EA16C0"/>
  <w16cid:commentId w16cid:paraId="47F0CE86" w16cid:durableId="04083F81"/>
  <w16cid:commentId w16cid:paraId="04952927" w16cid:durableId="4272345A"/>
  <w16cid:commentId w16cid:paraId="2FD6C5BD" w16cid:durableId="7D23C058"/>
  <w16cid:commentId w16cid:paraId="5D6CA153" w16cid:durableId="69DD0CDF"/>
  <w16cid:commentId w16cid:paraId="7FC1DBE5" w16cid:durableId="7B45AC95"/>
  <w16cid:commentId w16cid:paraId="493E2DC3" w16cid:durableId="4549B965"/>
  <w16cid:commentId w16cid:paraId="519D87E3" w16cid:durableId="2CD24E11"/>
  <w16cid:commentId w16cid:paraId="329667E3" w16cid:durableId="2A24329A"/>
  <w16cid:commentId w16cid:paraId="65F2E099" w16cid:durableId="5E45B1F4"/>
  <w16cid:commentId w16cid:paraId="2EE874E2" w16cid:durableId="3727FB48"/>
  <w16cid:commentId w16cid:paraId="7C97E2F5" w16cid:durableId="41CEC5D0"/>
  <w16cid:commentId w16cid:paraId="1476DC51" w16cid:durableId="620C04E8"/>
  <w16cid:commentId w16cid:paraId="3BA4DF9D" w16cid:durableId="06389534"/>
  <w16cid:commentId w16cid:paraId="53A2CC9F" w16cid:durableId="3F9906C0"/>
  <w16cid:commentId w16cid:paraId="6EBA9A3F" w16cid:durableId="7F713702"/>
  <w16cid:commentId w16cid:paraId="300D4B7B" w16cid:durableId="03E904E3"/>
  <w16cid:commentId w16cid:paraId="770111BF" w16cid:durableId="400CA13A"/>
  <w16cid:commentId w16cid:paraId="797321D1" w16cid:durableId="33520383"/>
  <w16cid:commentId w16cid:paraId="65ED04D4" w16cid:durableId="5EBE1D46"/>
  <w16cid:commentId w16cid:paraId="645B0333" w16cid:durableId="7D0A0C40"/>
  <w16cid:commentId w16cid:paraId="50E549A8" w16cid:durableId="7D7D7A7E"/>
  <w16cid:commentId w16cid:paraId="5B8E6B4F" w16cid:durableId="3C83F05E"/>
  <w16cid:commentId w16cid:paraId="070D0263" w16cid:durableId="5895066A"/>
  <w16cid:commentId w16cid:paraId="00F71182" w16cid:durableId="4C16CD9B"/>
  <w16cid:commentId w16cid:paraId="09437C6C" w16cid:durableId="55ECF44A"/>
  <w16cid:commentId w16cid:paraId="6849A1F7" w16cid:durableId="0071DDC7"/>
  <w16cid:commentId w16cid:paraId="54ACE78D" w16cid:durableId="75136753"/>
  <w16cid:commentId w16cid:paraId="019131E3" w16cid:durableId="3083955E"/>
  <w16cid:commentId w16cid:paraId="16F55F75" w16cid:durableId="04A2F922"/>
  <w16cid:commentId w16cid:paraId="1C73555B" w16cid:durableId="6D31DD5B"/>
  <w16cid:commentId w16cid:paraId="1B747198" w16cid:durableId="3CFFC36A"/>
  <w16cid:commentId w16cid:paraId="376F8440" w16cid:durableId="35E12EB3"/>
  <w16cid:commentId w16cid:paraId="760EBDF3" w16cid:durableId="34E54011"/>
  <w16cid:commentId w16cid:paraId="34A0B73B" w16cid:durableId="7797C5B0"/>
  <w16cid:commentId w16cid:paraId="1681166E" w16cid:durableId="0C9F5C84"/>
  <w16cid:commentId w16cid:paraId="1D234CB2" w16cid:durableId="62DF0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248BE" w14:textId="77777777" w:rsidR="002C26B5" w:rsidRDefault="002C26B5" w:rsidP="001944BB">
      <w:r>
        <w:separator/>
      </w:r>
    </w:p>
    <w:p w14:paraId="763D70E5" w14:textId="77777777" w:rsidR="002C26B5" w:rsidRDefault="002C26B5"/>
  </w:endnote>
  <w:endnote w:type="continuationSeparator" w:id="0">
    <w:p w14:paraId="42D4F64C" w14:textId="77777777" w:rsidR="002C26B5" w:rsidRDefault="002C26B5" w:rsidP="001944BB">
      <w:r>
        <w:continuationSeparator/>
      </w:r>
    </w:p>
    <w:p w14:paraId="7EF9A7F5" w14:textId="77777777" w:rsidR="002C26B5" w:rsidRDefault="002C2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quot;Calibri&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Times New Roman P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EUAlbertina">
    <w:altName w:val="Calibri"/>
    <w:panose1 w:val="00000000000000000000"/>
    <w:charset w:val="00"/>
    <w:family w:val="swiss"/>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Titillium Web">
    <w:charset w:val="00"/>
    <w:family w:val="auto"/>
    <w:pitch w:val="variable"/>
    <w:sig w:usb0="00000007" w:usb1="00000001" w:usb2="00000000" w:usb3="00000000" w:csb0="00000093"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Titillium">
    <w:panose1 w:val="000005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01403"/>
      <w:docPartObj>
        <w:docPartGallery w:val="Page Numbers (Bottom of Page)"/>
        <w:docPartUnique/>
      </w:docPartObj>
    </w:sdtPr>
    <w:sdtContent>
      <w:p w14:paraId="131E483A" w14:textId="7BF58A9E" w:rsidR="00A22638" w:rsidRDefault="00A22638">
        <w:pPr>
          <w:pStyle w:val="Pidipagina"/>
          <w:spacing w:after="120"/>
          <w:jc w:val="right"/>
          <w:pPrChange w:id="4328" w:author="Oliosi Francesco (GSE)" w:date="2025-10-23T15:13:00Z" w16du:dateUtc="2025-10-23T13:13:00Z">
            <w:pPr>
              <w:pStyle w:val="Pidipagina"/>
              <w:jc w:val="right"/>
            </w:pPr>
          </w:pPrChange>
        </w:pPr>
        <w:r>
          <w:fldChar w:fldCharType="begin"/>
        </w:r>
        <w:r>
          <w:instrText>PAGE   \* MERGEFORMAT</w:instrText>
        </w:r>
        <w:r>
          <w:fldChar w:fldCharType="separate"/>
        </w:r>
        <w:r w:rsidR="004E632C">
          <w:rPr>
            <w:noProof/>
          </w:rPr>
          <w:t>102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6382C" w14:textId="77777777" w:rsidR="002C26B5" w:rsidRDefault="002C26B5" w:rsidP="00B63767">
      <w:pPr>
        <w:spacing w:after="60"/>
      </w:pPr>
      <w:r>
        <w:separator/>
      </w:r>
    </w:p>
  </w:footnote>
  <w:footnote w:type="continuationSeparator" w:id="0">
    <w:p w14:paraId="30882678" w14:textId="77777777" w:rsidR="002C26B5" w:rsidRDefault="002C26B5" w:rsidP="001944BB">
      <w:r>
        <w:continuationSeparator/>
      </w:r>
    </w:p>
    <w:p w14:paraId="72389C16" w14:textId="77777777" w:rsidR="002C26B5" w:rsidRDefault="002C26B5"/>
  </w:footnote>
  <w:footnote w:id="1">
    <w:p w14:paraId="7C93E4A4" w14:textId="4BAC763B" w:rsidR="009B57DC" w:rsidRPr="00383C18" w:rsidDel="005507BF" w:rsidRDefault="009B57DC">
      <w:pPr>
        <w:pStyle w:val="Testonotaapidipagina"/>
        <w:jc w:val="both"/>
        <w:rPr>
          <w:del w:id="5289" w:author="Visone Rossana (GSE)" w:date="2025-10-24T12:21:00Z" w16du:dateUtc="2025-10-24T10:21:00Z"/>
          <w:strike/>
          <w:sz w:val="16"/>
          <w:szCs w:val="16"/>
          <w:highlight w:val="yellow"/>
          <w:rPrChange w:id="5290" w:author="Visone Rossana (GSE)" w:date="2025-10-17T18:24:00Z" w16du:dateUtc="2025-10-17T16:24:00Z">
            <w:rPr>
              <w:del w:id="5291" w:author="Visone Rossana (GSE)" w:date="2025-10-24T12:21:00Z" w16du:dateUtc="2025-10-24T10:21:00Z"/>
            </w:rPr>
          </w:rPrChange>
        </w:rPr>
        <w:pPrChange w:id="5292" w:author="Visone Rossana (GSE)" w:date="2025-10-17T12:42:00Z" w16du:dateUtc="2025-10-17T10:42:00Z">
          <w:pPr>
            <w:pStyle w:val="Testonotaapidipagina"/>
          </w:pPr>
        </w:pPrChange>
      </w:pPr>
      <w:ins w:id="5293" w:author="Visone Rossana (GSE)" w:date="2025-10-17T12:29:00Z" w16du:dateUtc="2025-10-17T10:29:00Z">
        <w:del w:id="5294" w:author="Visone Rossana (GSE)" w:date="2025-10-24T12:21:00Z" w16du:dateUtc="2025-10-24T10:21:00Z">
          <w:r w:rsidRPr="00383C18" w:rsidDel="005507BF">
            <w:rPr>
              <w:rStyle w:val="Rimandonotaapidipagina"/>
              <w:strike/>
              <w:sz w:val="16"/>
              <w:szCs w:val="16"/>
              <w:highlight w:val="yellow"/>
              <w:rPrChange w:id="5295" w:author="Visone Rossana (GSE)" w:date="2025-10-17T18:24:00Z" w16du:dateUtc="2025-10-17T16:24:00Z">
                <w:rPr>
                  <w:rStyle w:val="Rimandonotaapidipagina"/>
                </w:rPr>
              </w:rPrChange>
            </w:rPr>
            <w:footnoteRef/>
          </w:r>
          <w:r w:rsidRPr="00383C18" w:rsidDel="005507BF">
            <w:rPr>
              <w:strike/>
              <w:sz w:val="16"/>
              <w:szCs w:val="16"/>
              <w:highlight w:val="yellow"/>
              <w:rPrChange w:id="5296" w:author="Visone Rossana (GSE)" w:date="2025-10-17T18:24:00Z" w16du:dateUtc="2025-10-17T16:24:00Z">
                <w:rPr/>
              </w:rPrChange>
            </w:rPr>
            <w:delText xml:space="preserve"> In tale configurazione</w:delText>
          </w:r>
          <w:r w:rsidR="00EB23B8" w:rsidRPr="00383C18" w:rsidDel="005507BF">
            <w:rPr>
              <w:strike/>
              <w:sz w:val="16"/>
              <w:szCs w:val="16"/>
              <w:highlight w:val="yellow"/>
              <w:rPrChange w:id="5297" w:author="Visone Rossana (GSE)" w:date="2025-10-17T18:24:00Z" w16du:dateUtc="2025-10-17T16:24:00Z">
                <w:rPr>
                  <w:sz w:val="20"/>
                  <w:szCs w:val="20"/>
                </w:rPr>
              </w:rPrChange>
            </w:rPr>
            <w:delText xml:space="preserve">, </w:delText>
          </w:r>
        </w:del>
      </w:ins>
      <w:ins w:id="5298" w:author="Visone Rossana (GSE)" w:date="2025-10-17T12:30:00Z" w16du:dateUtc="2025-10-17T10:30:00Z">
        <w:del w:id="5299" w:author="Visone Rossana (GSE)" w:date="2025-10-24T12:21:00Z" w16du:dateUtc="2025-10-24T10:21:00Z">
          <w:r w:rsidR="00EB23B8" w:rsidRPr="00383C18" w:rsidDel="005507BF">
            <w:rPr>
              <w:strike/>
              <w:sz w:val="16"/>
              <w:szCs w:val="16"/>
              <w:highlight w:val="yellow"/>
              <w:rPrChange w:id="5300" w:author="Visone Rossana (GSE)" w:date="2025-10-17T18:24:00Z" w16du:dateUtc="2025-10-17T16:24:00Z">
                <w:rPr>
                  <w:sz w:val="20"/>
                  <w:szCs w:val="20"/>
                </w:rPr>
              </w:rPrChange>
            </w:rPr>
            <w:delText>l’</w:delText>
          </w:r>
        </w:del>
      </w:ins>
      <w:ins w:id="5301" w:author="Visone Rossana (GSE)" w:date="2025-10-17T12:29:00Z" w16du:dateUtc="2025-10-17T10:29:00Z">
        <w:del w:id="5302" w:author="Visone Rossana (GSE)" w:date="2025-10-24T12:21:00Z" w16du:dateUtc="2025-10-24T10:21:00Z">
          <w:r w:rsidR="00EB23B8" w:rsidRPr="00383C18" w:rsidDel="005507BF">
            <w:rPr>
              <w:strike/>
              <w:sz w:val="16"/>
              <w:szCs w:val="16"/>
              <w:highlight w:val="yellow"/>
              <w:rPrChange w:id="5303" w:author="Visone Rossana (GSE)" w:date="2025-10-17T18:24:00Z" w16du:dateUtc="2025-10-17T16:24:00Z">
                <w:rPr>
                  <w:sz w:val="20"/>
                  <w:szCs w:val="20"/>
                </w:rPr>
              </w:rPrChange>
            </w:rPr>
            <w:delText xml:space="preserve">ETS economico accede agli interventi del Titolo II </w:delText>
          </w:r>
        </w:del>
      </w:ins>
      <w:ins w:id="5304" w:author="Visone Rossana (GSE)" w:date="2025-10-17T12:40:00Z" w16du:dateUtc="2025-10-17T10:40:00Z">
        <w:del w:id="5305" w:author="Visone Rossana (GSE)" w:date="2025-10-24T12:21:00Z" w16du:dateUtc="2025-10-24T10:21:00Z">
          <w:r w:rsidR="003C2683" w:rsidRPr="00383C18" w:rsidDel="005507BF">
            <w:rPr>
              <w:strike/>
              <w:sz w:val="16"/>
              <w:szCs w:val="16"/>
              <w:highlight w:val="yellow"/>
              <w:rPrChange w:id="5306" w:author="Visone Rossana (GSE)" w:date="2025-10-17T18:24:00Z" w16du:dateUtc="2025-10-17T16:24:00Z">
                <w:rPr>
                  <w:sz w:val="20"/>
                  <w:szCs w:val="20"/>
                </w:rPr>
              </w:rPrChange>
            </w:rPr>
            <w:delText xml:space="preserve">come </w:delText>
          </w:r>
        </w:del>
      </w:ins>
      <w:ins w:id="5307" w:author="Visone Rossana (GSE)" w:date="2025-10-17T12:32:00Z" w16du:dateUtc="2025-10-17T10:32:00Z">
        <w:del w:id="5308" w:author="Visone Rossana (GSE)" w:date="2025-10-24T12:21:00Z" w16du:dateUtc="2025-10-24T10:21:00Z">
          <w:r w:rsidR="00EB23B8" w:rsidRPr="00383C18" w:rsidDel="005507BF">
            <w:rPr>
              <w:strike/>
              <w:sz w:val="16"/>
              <w:szCs w:val="16"/>
              <w:highlight w:val="yellow"/>
              <w:rPrChange w:id="5309" w:author="Visone Rossana (GSE)" w:date="2025-10-17T18:24:00Z" w16du:dateUtc="2025-10-17T16:24:00Z">
                <w:rPr>
                  <w:sz w:val="20"/>
                  <w:szCs w:val="20"/>
                </w:rPr>
              </w:rPrChange>
            </w:rPr>
            <w:delText>Soggetto Ammesso</w:delText>
          </w:r>
          <w:r w:rsidR="00357ECE" w:rsidRPr="00383C18" w:rsidDel="005507BF">
            <w:rPr>
              <w:strike/>
              <w:sz w:val="16"/>
              <w:szCs w:val="16"/>
              <w:highlight w:val="yellow"/>
              <w:rPrChange w:id="5310" w:author="Visone Rossana (GSE)" w:date="2025-10-17T18:24:00Z" w16du:dateUtc="2025-10-17T16:24:00Z">
                <w:rPr>
                  <w:sz w:val="20"/>
                  <w:szCs w:val="20"/>
                </w:rPr>
              </w:rPrChange>
            </w:rPr>
            <w:delText xml:space="preserve"> </w:delText>
          </w:r>
        </w:del>
      </w:ins>
      <w:ins w:id="5311" w:author="Visone Rossana (GSE)" w:date="2025-10-17T12:35:00Z" w16du:dateUtc="2025-10-17T10:35:00Z">
        <w:del w:id="5312" w:author="Visone Rossana (GSE)" w:date="2025-10-24T12:21:00Z" w16du:dateUtc="2025-10-24T10:21:00Z">
          <w:r w:rsidR="00357ECE" w:rsidRPr="00383C18" w:rsidDel="005507BF">
            <w:rPr>
              <w:strike/>
              <w:sz w:val="16"/>
              <w:szCs w:val="16"/>
              <w:highlight w:val="yellow"/>
              <w:rPrChange w:id="5313" w:author="Visone Rossana (GSE)" w:date="2025-10-17T18:24:00Z" w16du:dateUtc="2025-10-17T16:24:00Z">
                <w:rPr>
                  <w:sz w:val="20"/>
                  <w:szCs w:val="20"/>
                </w:rPr>
              </w:rPrChange>
            </w:rPr>
            <w:delText>ricadente nella tipologia</w:delText>
          </w:r>
        </w:del>
      </w:ins>
      <w:ins w:id="5314" w:author="Visone Rossana (GSE)" w:date="2025-10-17T12:32:00Z" w16du:dateUtc="2025-10-17T10:32:00Z">
        <w:del w:id="5315" w:author="Visone Rossana (GSE)" w:date="2025-10-24T12:21:00Z" w16du:dateUtc="2025-10-24T10:21:00Z">
          <w:r w:rsidR="00EB23B8" w:rsidRPr="00383C18" w:rsidDel="005507BF">
            <w:rPr>
              <w:strike/>
              <w:sz w:val="16"/>
              <w:szCs w:val="16"/>
              <w:highlight w:val="yellow"/>
              <w:rPrChange w:id="5316" w:author="Visone Rossana (GSE)" w:date="2025-10-17T18:24:00Z" w16du:dateUtc="2025-10-17T16:24:00Z">
                <w:rPr>
                  <w:sz w:val="20"/>
                  <w:szCs w:val="20"/>
                </w:rPr>
              </w:rPrChange>
            </w:rPr>
            <w:delText xml:space="preserve"> </w:delText>
          </w:r>
        </w:del>
      </w:ins>
      <w:ins w:id="5317" w:author="Visone Rossana (GSE)" w:date="2025-10-17T12:30:00Z" w16du:dateUtc="2025-10-17T10:30:00Z">
        <w:del w:id="5318" w:author="Visone Rossana (GSE)" w:date="2025-10-24T12:21:00Z" w16du:dateUtc="2025-10-24T10:21:00Z">
          <w:r w:rsidR="00EB23B8" w:rsidRPr="00383C18" w:rsidDel="005507BF">
            <w:rPr>
              <w:strike/>
              <w:sz w:val="16"/>
              <w:szCs w:val="16"/>
              <w:highlight w:val="yellow"/>
              <w:rPrChange w:id="5319" w:author="Visone Rossana (GSE)" w:date="2025-10-17T18:24:00Z" w16du:dateUtc="2025-10-17T16:24:00Z">
                <w:rPr>
                  <w:sz w:val="20"/>
                  <w:szCs w:val="20"/>
                </w:rPr>
              </w:rPrChange>
            </w:rPr>
            <w:delText xml:space="preserve">“impresa” </w:delText>
          </w:r>
        </w:del>
      </w:ins>
      <w:ins w:id="5320" w:author="Visone Rossana (GSE)" w:date="2025-10-17T12:40:00Z" w16du:dateUtc="2025-10-17T10:40:00Z">
        <w:del w:id="5321" w:author="Visone Rossana (GSE)" w:date="2025-10-24T12:21:00Z" w16du:dateUtc="2025-10-24T10:21:00Z">
          <w:r w:rsidR="003C2683" w:rsidRPr="00383C18" w:rsidDel="005507BF">
            <w:rPr>
              <w:strike/>
              <w:sz w:val="16"/>
              <w:szCs w:val="16"/>
              <w:highlight w:val="yellow"/>
              <w:rPrChange w:id="5322" w:author="Visone Rossana (GSE)" w:date="2025-10-17T18:24:00Z" w16du:dateUtc="2025-10-17T16:24:00Z">
                <w:rPr>
                  <w:sz w:val="20"/>
                  <w:szCs w:val="20"/>
                </w:rPr>
              </w:rPrChange>
            </w:rPr>
            <w:delText>e, conseguentemente,</w:delText>
          </w:r>
          <w:r w:rsidR="00D23100" w:rsidRPr="00383C18" w:rsidDel="005507BF">
            <w:rPr>
              <w:strike/>
              <w:sz w:val="16"/>
              <w:szCs w:val="16"/>
              <w:highlight w:val="yellow"/>
              <w:rPrChange w:id="5323" w:author="Visone Rossana (GSE)" w:date="2025-10-17T18:24:00Z" w16du:dateUtc="2025-10-17T16:24:00Z">
                <w:rPr>
                  <w:sz w:val="20"/>
                  <w:szCs w:val="20"/>
                </w:rPr>
              </w:rPrChange>
            </w:rPr>
            <w:delText xml:space="preserve"> </w:delText>
          </w:r>
        </w:del>
      </w:ins>
      <w:ins w:id="5324" w:author="Visone Rossana (GSE)" w:date="2025-10-17T12:41:00Z" w16du:dateUtc="2025-10-17T10:41:00Z">
        <w:del w:id="5325" w:author="Visone Rossana (GSE)" w:date="2025-10-24T12:21:00Z" w16du:dateUtc="2025-10-24T10:21:00Z">
          <w:r w:rsidR="008F798A" w:rsidRPr="00383C18" w:rsidDel="005507BF">
            <w:rPr>
              <w:strike/>
              <w:sz w:val="16"/>
              <w:szCs w:val="16"/>
              <w:highlight w:val="yellow"/>
              <w:rPrChange w:id="5326" w:author="Visone Rossana (GSE)" w:date="2025-10-17T18:24:00Z" w16du:dateUtc="2025-10-17T16:24:00Z">
                <w:rPr>
                  <w:sz w:val="20"/>
                  <w:szCs w:val="20"/>
                </w:rPr>
              </w:rPrChange>
            </w:rPr>
            <w:delText>trovano applicazione tutte le disposizioni previste per le imprese descritte nei successi</w:delText>
          </w:r>
        </w:del>
      </w:ins>
      <w:ins w:id="5327" w:author="Visone Rossana (GSE)" w:date="2025-10-17T12:42:00Z" w16du:dateUtc="2025-10-17T10:42:00Z">
        <w:del w:id="5328" w:author="Visone Rossana (GSE)" w:date="2025-10-24T12:21:00Z" w16du:dateUtc="2025-10-24T10:21:00Z">
          <w:r w:rsidR="008F798A" w:rsidRPr="00383C18" w:rsidDel="005507BF">
            <w:rPr>
              <w:strike/>
              <w:sz w:val="16"/>
              <w:szCs w:val="16"/>
              <w:highlight w:val="yellow"/>
              <w:rPrChange w:id="5329" w:author="Visone Rossana (GSE)" w:date="2025-10-17T18:24:00Z" w16du:dateUtc="2025-10-17T16:24:00Z">
                <w:rPr>
                  <w:sz w:val="20"/>
                  <w:szCs w:val="20"/>
                </w:rPr>
              </w:rPrChange>
            </w:rPr>
            <w:delText>vi paragrafi d</w:delText>
          </w:r>
          <w:r w:rsidR="006208A5" w:rsidRPr="00383C18" w:rsidDel="005507BF">
            <w:rPr>
              <w:strike/>
              <w:sz w:val="16"/>
              <w:szCs w:val="16"/>
              <w:highlight w:val="yellow"/>
              <w:rPrChange w:id="5330" w:author="Visone Rossana (GSE)" w:date="2025-10-17T18:24:00Z" w16du:dateUtc="2025-10-17T16:24:00Z">
                <w:rPr>
                  <w:sz w:val="20"/>
                  <w:szCs w:val="20"/>
                </w:rPr>
              </w:rPrChange>
            </w:rPr>
            <w:delText xml:space="preserve">elle presenti </w:delText>
          </w:r>
        </w:del>
      </w:ins>
      <w:ins w:id="5331" w:author="Visone Rossana (GSE)" w:date="2025-10-17T18:06:00Z" w16du:dateUtc="2025-10-17T16:06:00Z">
        <w:del w:id="5332" w:author="Visone Rossana (GSE)" w:date="2025-10-24T12:21:00Z" w16du:dateUtc="2025-10-24T10:21:00Z">
          <w:r w:rsidR="001D5FCA" w:rsidRPr="00383C18" w:rsidDel="005507BF">
            <w:rPr>
              <w:strike/>
              <w:sz w:val="16"/>
              <w:szCs w:val="16"/>
              <w:highlight w:val="yellow"/>
              <w:rPrChange w:id="5333" w:author="Visone Rossana (GSE)" w:date="2025-10-17T18:24:00Z" w16du:dateUtc="2025-10-17T16:24:00Z">
                <w:rPr>
                  <w:sz w:val="16"/>
                  <w:szCs w:val="16"/>
                </w:rPr>
              </w:rPrChange>
            </w:rPr>
            <w:delText>R</w:delText>
          </w:r>
        </w:del>
      </w:ins>
      <w:ins w:id="5334" w:author="Visone Rossana (GSE)" w:date="2025-10-17T12:42:00Z" w16du:dateUtc="2025-10-17T10:42:00Z">
        <w:del w:id="5335" w:author="Visone Rossana (GSE)" w:date="2025-10-24T12:21:00Z" w16du:dateUtc="2025-10-24T10:21:00Z">
          <w:r w:rsidR="006208A5" w:rsidRPr="00383C18" w:rsidDel="005507BF">
            <w:rPr>
              <w:strike/>
              <w:sz w:val="16"/>
              <w:szCs w:val="16"/>
              <w:highlight w:val="yellow"/>
              <w:rPrChange w:id="5336" w:author="Visone Rossana (GSE)" w:date="2025-10-17T18:24:00Z" w16du:dateUtc="2025-10-17T16:24:00Z">
                <w:rPr>
                  <w:sz w:val="20"/>
                  <w:szCs w:val="20"/>
                </w:rPr>
              </w:rPrChange>
            </w:rPr>
            <w:delText>egole</w:delText>
          </w:r>
        </w:del>
      </w:ins>
      <w:ins w:id="5337" w:author="Visone Rossana (GSE)" w:date="2025-10-17T12:36:00Z" w16du:dateUtc="2025-10-17T10:36:00Z">
        <w:del w:id="5338" w:author="Visone Rossana (GSE)" w:date="2025-10-24T12:21:00Z" w16du:dateUtc="2025-10-24T10:21:00Z">
          <w:r w:rsidR="00D762B6" w:rsidRPr="00383C18" w:rsidDel="005507BF">
            <w:rPr>
              <w:strike/>
              <w:sz w:val="16"/>
              <w:szCs w:val="16"/>
              <w:highlight w:val="yellow"/>
              <w:rPrChange w:id="5339" w:author="Visone Rossana (GSE)" w:date="2025-10-17T18:24:00Z" w16du:dateUtc="2025-10-17T16:24:00Z">
                <w:rPr>
                  <w:sz w:val="20"/>
                  <w:szCs w:val="20"/>
                </w:rPr>
              </w:rPrChange>
            </w:rPr>
            <w:delText>. I</w:delText>
          </w:r>
        </w:del>
      </w:ins>
      <w:ins w:id="5340" w:author="Visone Rossana (GSE)" w:date="2025-10-17T12:34:00Z" w16du:dateUtc="2025-10-17T10:34:00Z">
        <w:del w:id="5341" w:author="Visone Rossana (GSE)" w:date="2025-10-24T12:21:00Z" w16du:dateUtc="2025-10-24T10:21:00Z">
          <w:r w:rsidR="00DF549C" w:rsidRPr="00383C18" w:rsidDel="005507BF">
            <w:rPr>
              <w:strike/>
              <w:sz w:val="16"/>
              <w:szCs w:val="16"/>
              <w:highlight w:val="yellow"/>
              <w:rPrChange w:id="5342" w:author="Visone Rossana (GSE)" w:date="2025-10-17T18:24:00Z" w16du:dateUtc="2025-10-17T16:24:00Z">
                <w:rPr>
                  <w:sz w:val="20"/>
                  <w:szCs w:val="20"/>
                </w:rPr>
              </w:rPrChange>
            </w:rPr>
            <w:delText>n fase di trasmissione della richiesta dell’incentivo</w:delText>
          </w:r>
        </w:del>
      </w:ins>
      <w:ins w:id="5343" w:author="Visone Rossana (GSE)" w:date="2025-10-17T12:36:00Z" w16du:dateUtc="2025-10-17T10:36:00Z">
        <w:del w:id="5344" w:author="Visone Rossana (GSE)" w:date="2025-10-24T12:21:00Z" w16du:dateUtc="2025-10-24T10:21:00Z">
          <w:r w:rsidR="00D762B6" w:rsidRPr="00383C18" w:rsidDel="005507BF">
            <w:rPr>
              <w:strike/>
              <w:sz w:val="16"/>
              <w:szCs w:val="16"/>
              <w:highlight w:val="yellow"/>
              <w:rPrChange w:id="5345" w:author="Visone Rossana (GSE)" w:date="2025-10-17T18:24:00Z" w16du:dateUtc="2025-10-17T16:24:00Z">
                <w:rPr>
                  <w:sz w:val="20"/>
                  <w:szCs w:val="20"/>
                </w:rPr>
              </w:rPrChange>
            </w:rPr>
            <w:delText xml:space="preserve">, l’ente dovrà </w:delText>
          </w:r>
        </w:del>
      </w:ins>
      <w:ins w:id="5346" w:author="Visone Rossana (GSE)" w:date="2025-10-17T12:41:00Z" w16du:dateUtc="2025-10-17T10:41:00Z">
        <w:del w:id="5347" w:author="Visone Rossana (GSE)" w:date="2025-10-24T12:21:00Z" w16du:dateUtc="2025-10-24T10:21:00Z">
          <w:r w:rsidR="00D23100" w:rsidRPr="00383C18" w:rsidDel="005507BF">
            <w:rPr>
              <w:strike/>
              <w:sz w:val="16"/>
              <w:szCs w:val="16"/>
              <w:highlight w:val="yellow"/>
              <w:rPrChange w:id="5348" w:author="Visone Rossana (GSE)" w:date="2025-10-17T18:24:00Z" w16du:dateUtc="2025-10-17T16:24:00Z">
                <w:rPr>
                  <w:sz w:val="20"/>
                  <w:szCs w:val="20"/>
                </w:rPr>
              </w:rPrChange>
            </w:rPr>
            <w:delText>dichiarare</w:delText>
          </w:r>
        </w:del>
      </w:ins>
      <w:ins w:id="5349" w:author="Visone Rossana (GSE)" w:date="2025-10-17T12:36:00Z" w16du:dateUtc="2025-10-17T10:36:00Z">
        <w:del w:id="5350" w:author="Visone Rossana (GSE)" w:date="2025-10-24T12:21:00Z" w16du:dateUtc="2025-10-24T10:21:00Z">
          <w:r w:rsidR="00D23100" w:rsidRPr="00383C18" w:rsidDel="005507BF">
            <w:rPr>
              <w:strike/>
              <w:sz w:val="16"/>
              <w:szCs w:val="16"/>
              <w:highlight w:val="yellow"/>
              <w:rPrChange w:id="5351" w:author="Visone Rossana (GSE)" w:date="2025-10-17T18:24:00Z" w16du:dateUtc="2025-10-17T16:24:00Z">
                <w:rPr>
                  <w:sz w:val="20"/>
                  <w:szCs w:val="20"/>
                </w:rPr>
              </w:rPrChange>
            </w:rPr>
            <w:delText xml:space="preserve"> </w:delText>
          </w:r>
        </w:del>
      </w:ins>
      <w:ins w:id="5352" w:author="Visone Rossana (GSE)" w:date="2025-10-17T12:42:00Z" w16du:dateUtc="2025-10-17T10:42:00Z">
        <w:del w:id="5353" w:author="Visone Rossana (GSE)" w:date="2025-10-24T12:21:00Z" w16du:dateUtc="2025-10-24T10:21:00Z">
          <w:r w:rsidR="006208A5" w:rsidRPr="00383C18" w:rsidDel="005507BF">
            <w:rPr>
              <w:strike/>
              <w:sz w:val="16"/>
              <w:szCs w:val="16"/>
              <w:highlight w:val="yellow"/>
              <w:rPrChange w:id="5354" w:author="Visone Rossana (GSE)" w:date="2025-10-17T18:24:00Z" w16du:dateUtc="2025-10-17T16:24:00Z">
                <w:rPr>
                  <w:sz w:val="20"/>
                  <w:szCs w:val="20"/>
                </w:rPr>
              </w:rPrChange>
            </w:rPr>
            <w:delText>di essere</w:delText>
          </w:r>
        </w:del>
      </w:ins>
      <w:ins w:id="5355" w:author="Visone Rossana (GSE)" w:date="2025-10-17T12:36:00Z" w16du:dateUtc="2025-10-17T10:36:00Z">
        <w:del w:id="5356" w:author="Visone Rossana (GSE)" w:date="2025-10-24T12:21:00Z" w16du:dateUtc="2025-10-24T10:21:00Z">
          <w:r w:rsidR="00D64B72" w:rsidRPr="00383C18" w:rsidDel="005507BF">
            <w:rPr>
              <w:strike/>
              <w:sz w:val="16"/>
              <w:szCs w:val="16"/>
              <w:highlight w:val="yellow"/>
              <w:rPrChange w:id="5357" w:author="Visone Rossana (GSE)" w:date="2025-10-17T18:24:00Z" w16du:dateUtc="2025-10-17T16:24:00Z">
                <w:rPr>
                  <w:sz w:val="16"/>
                  <w:szCs w:val="16"/>
                </w:rPr>
              </w:rPrChange>
            </w:rPr>
            <w:delText xml:space="preserve"> </w:delText>
          </w:r>
        </w:del>
      </w:ins>
      <w:ins w:id="5358" w:author="Visone Rossana (GSE)" w:date="2025-10-17T12:42:00Z" w16du:dateUtc="2025-10-17T10:42:00Z">
        <w:del w:id="5359" w:author="Visone Rossana (GSE)" w:date="2025-10-24T12:21:00Z" w16du:dateUtc="2025-10-24T10:21:00Z">
          <w:r w:rsidR="00D64B72" w:rsidRPr="00383C18" w:rsidDel="005507BF">
            <w:rPr>
              <w:strike/>
              <w:sz w:val="16"/>
              <w:szCs w:val="16"/>
              <w:highlight w:val="yellow"/>
              <w:rPrChange w:id="5360" w:author="Visone Rossana (GSE)" w:date="2025-10-17T18:24:00Z" w16du:dateUtc="2025-10-17T16:24:00Z">
                <w:rPr>
                  <w:sz w:val="16"/>
                  <w:szCs w:val="16"/>
                </w:rPr>
              </w:rPrChange>
            </w:rPr>
            <w:delText>un</w:delText>
          </w:r>
        </w:del>
      </w:ins>
      <w:ins w:id="5361" w:author="Visone Rossana (GSE)" w:date="2025-10-17T18:06:00Z" w16du:dateUtc="2025-10-17T16:06:00Z">
        <w:del w:id="5362" w:author="Visone Rossana (GSE)" w:date="2025-10-24T12:21:00Z" w16du:dateUtc="2025-10-24T10:21:00Z">
          <w:r w:rsidR="001D5FCA" w:rsidRPr="00383C18" w:rsidDel="005507BF">
            <w:rPr>
              <w:strike/>
              <w:sz w:val="16"/>
              <w:szCs w:val="16"/>
              <w:highlight w:val="yellow"/>
              <w:rPrChange w:id="5363" w:author="Visone Rossana (GSE)" w:date="2025-10-17T18:24:00Z" w16du:dateUtc="2025-10-17T16:24:00Z">
                <w:rPr>
                  <w:sz w:val="16"/>
                  <w:szCs w:val="16"/>
                </w:rPr>
              </w:rPrChange>
            </w:rPr>
            <w:delText>’</w:delText>
          </w:r>
        </w:del>
      </w:ins>
      <w:ins w:id="5364" w:author="Visone Rossana (GSE)" w:date="2025-10-17T12:36:00Z" w16du:dateUtc="2025-10-17T10:36:00Z">
        <w:del w:id="5365" w:author="Visone Rossana (GSE)" w:date="2025-10-24T12:21:00Z" w16du:dateUtc="2025-10-24T10:21:00Z">
          <w:r w:rsidR="00D762B6" w:rsidRPr="00383C18" w:rsidDel="005507BF">
            <w:rPr>
              <w:strike/>
              <w:sz w:val="16"/>
              <w:szCs w:val="16"/>
              <w:highlight w:val="yellow"/>
              <w:rPrChange w:id="5366" w:author="Visone Rossana (GSE)" w:date="2025-10-17T18:24:00Z" w16du:dateUtc="2025-10-17T16:24:00Z">
                <w:rPr>
                  <w:sz w:val="20"/>
                  <w:szCs w:val="20"/>
                </w:rPr>
              </w:rPrChange>
            </w:rPr>
            <w:delText>impresa</w:delText>
          </w:r>
        </w:del>
      </w:ins>
      <w:ins w:id="5367" w:author="Visone Rossana (GSE)" w:date="2025-10-17T12:42:00Z" w16du:dateUtc="2025-10-17T10:42:00Z">
        <w:del w:id="5368" w:author="Visone Rossana (GSE)" w:date="2025-10-24T12:21:00Z" w16du:dateUtc="2025-10-24T10:21:00Z">
          <w:r w:rsidR="00D64B72" w:rsidRPr="00383C18" w:rsidDel="005507BF">
            <w:rPr>
              <w:strike/>
              <w:sz w:val="16"/>
              <w:szCs w:val="16"/>
              <w:highlight w:val="yellow"/>
              <w:rPrChange w:id="5369" w:author="Visone Rossana (GSE)" w:date="2025-10-17T18:24:00Z" w16du:dateUtc="2025-10-17T16:24:00Z">
                <w:rPr>
                  <w:sz w:val="16"/>
                  <w:szCs w:val="16"/>
                </w:rPr>
              </w:rPrChange>
            </w:rPr>
            <w:delText>.</w:delText>
          </w:r>
        </w:del>
      </w:ins>
    </w:p>
  </w:footnote>
  <w:footnote w:id="2">
    <w:p w14:paraId="77255CCE" w14:textId="0EF8CED8" w:rsidR="001F4BBE" w:rsidRPr="001F4BBE" w:rsidDel="005507BF" w:rsidRDefault="001F4BBE">
      <w:pPr>
        <w:pStyle w:val="Testonotaapidipagina"/>
        <w:rPr>
          <w:del w:id="5444" w:author="Visone Rossana (GSE)" w:date="2025-10-24T12:21:00Z" w16du:dateUtc="2025-10-24T10:21:00Z"/>
          <w:sz w:val="16"/>
          <w:szCs w:val="16"/>
          <w:rPrChange w:id="5445" w:author="Visone Rossana (GSE)" w:date="2025-10-17T18:20:00Z" w16du:dateUtc="2025-10-17T16:20:00Z">
            <w:rPr>
              <w:del w:id="5446" w:author="Visone Rossana (GSE)" w:date="2025-10-24T12:21:00Z" w16du:dateUtc="2025-10-24T10:21:00Z"/>
            </w:rPr>
          </w:rPrChange>
        </w:rPr>
      </w:pPr>
      <w:ins w:id="5447" w:author="Visone Rossana (GSE)" w:date="2025-10-17T18:20:00Z" w16du:dateUtc="2025-10-17T16:20:00Z">
        <w:del w:id="5448" w:author="Visone Rossana (GSE)" w:date="2025-10-24T12:21:00Z" w16du:dateUtc="2025-10-24T10:21:00Z">
          <w:r w:rsidRPr="00383C18" w:rsidDel="005507BF">
            <w:rPr>
              <w:rStyle w:val="Rimandonotaapidipagina"/>
              <w:strike/>
              <w:sz w:val="16"/>
              <w:szCs w:val="16"/>
              <w:highlight w:val="yellow"/>
              <w:rPrChange w:id="5449" w:author="Visone Rossana (GSE)" w:date="2025-10-17T18:24:00Z" w16du:dateUtc="2025-10-17T16:24:00Z">
                <w:rPr>
                  <w:rStyle w:val="Rimandonotaapidipagina"/>
                </w:rPr>
              </w:rPrChange>
            </w:rPr>
            <w:footnoteRef/>
          </w:r>
          <w:r w:rsidRPr="00383C18" w:rsidDel="005507BF">
            <w:rPr>
              <w:strike/>
              <w:sz w:val="16"/>
              <w:szCs w:val="16"/>
              <w:highlight w:val="yellow"/>
              <w:rPrChange w:id="5450" w:author="Visone Rossana (GSE)" w:date="2025-10-17T18:24:00Z" w16du:dateUtc="2025-10-17T16:24:00Z">
                <w:rPr/>
              </w:rPrChange>
            </w:rPr>
            <w:delText xml:space="preserve"> </w:delText>
          </w:r>
          <w:r w:rsidRPr="00383C18" w:rsidDel="005507BF">
            <w:rPr>
              <w:strike/>
              <w:sz w:val="16"/>
              <w:szCs w:val="16"/>
              <w:highlight w:val="yellow"/>
              <w:rPrChange w:id="5451" w:author="Visone Rossana (GSE)" w:date="2025-10-17T18:24:00Z" w16du:dateUtc="2025-10-17T16:24:00Z">
                <w:rPr>
                  <w:sz w:val="16"/>
                  <w:szCs w:val="16"/>
                </w:rPr>
              </w:rPrChange>
            </w:rPr>
            <w:delText xml:space="preserve">Laddove l’ETS economico realizzi interventi </w:delText>
          </w:r>
        </w:del>
      </w:ins>
      <w:ins w:id="5452" w:author="Visone Rossana (GSE)" w:date="2025-10-17T18:21:00Z" w16du:dateUtc="2025-10-17T16:21:00Z">
        <w:del w:id="5453" w:author="Visone Rossana (GSE)" w:date="2025-10-24T12:21:00Z" w16du:dateUtc="2025-10-24T10:21:00Z">
          <w:r w:rsidRPr="00383C18" w:rsidDel="005507BF">
            <w:rPr>
              <w:strike/>
              <w:sz w:val="16"/>
              <w:szCs w:val="16"/>
              <w:highlight w:val="yellow"/>
              <w:rPrChange w:id="5454" w:author="Visone Rossana (GSE)" w:date="2025-10-17T18:24:00Z" w16du:dateUtc="2025-10-17T16:24:00Z">
                <w:rPr>
                  <w:sz w:val="16"/>
                  <w:szCs w:val="16"/>
                </w:rPr>
              </w:rPrChange>
            </w:rPr>
            <w:delText>sia del</w:delText>
          </w:r>
        </w:del>
      </w:ins>
      <w:ins w:id="5455" w:author="Visone Rossana (GSE)" w:date="2025-10-17T18:20:00Z" w16du:dateUtc="2025-10-17T16:20:00Z">
        <w:del w:id="5456" w:author="Visone Rossana (GSE)" w:date="2025-10-24T12:21:00Z" w16du:dateUtc="2025-10-24T10:21:00Z">
          <w:r w:rsidRPr="00383C18" w:rsidDel="005507BF">
            <w:rPr>
              <w:strike/>
              <w:sz w:val="16"/>
              <w:szCs w:val="16"/>
              <w:highlight w:val="yellow"/>
              <w:rPrChange w:id="5457" w:author="Visone Rossana (GSE)" w:date="2025-10-17T18:24:00Z" w16du:dateUtc="2025-10-17T16:24:00Z">
                <w:rPr>
                  <w:sz w:val="16"/>
                  <w:szCs w:val="16"/>
                </w:rPr>
              </w:rPrChange>
            </w:rPr>
            <w:delText xml:space="preserve"> Titolo </w:delText>
          </w:r>
        </w:del>
      </w:ins>
      <w:ins w:id="5458" w:author="Visone Rossana (GSE)" w:date="2025-10-17T18:21:00Z" w16du:dateUtc="2025-10-17T16:21:00Z">
        <w:del w:id="5459" w:author="Visone Rossana (GSE)" w:date="2025-10-24T12:21:00Z" w16du:dateUtc="2025-10-24T10:21:00Z">
          <w:r w:rsidRPr="00383C18" w:rsidDel="005507BF">
            <w:rPr>
              <w:strike/>
              <w:sz w:val="16"/>
              <w:szCs w:val="16"/>
              <w:highlight w:val="yellow"/>
              <w:rPrChange w:id="5460" w:author="Visone Rossana (GSE)" w:date="2025-10-17T18:24:00Z" w16du:dateUtc="2025-10-17T16:24:00Z">
                <w:rPr>
                  <w:sz w:val="16"/>
                  <w:szCs w:val="16"/>
                </w:rPr>
              </w:rPrChange>
            </w:rPr>
            <w:delText>I</w:delText>
          </w:r>
        </w:del>
      </w:ins>
      <w:ins w:id="5461" w:author="Visone Rossana (GSE)" w:date="2025-10-17T18:20:00Z" w16du:dateUtc="2025-10-17T16:20:00Z">
        <w:del w:id="5462" w:author="Visone Rossana (GSE)" w:date="2025-10-24T12:21:00Z" w16du:dateUtc="2025-10-24T10:21:00Z">
          <w:r w:rsidRPr="00383C18" w:rsidDel="005507BF">
            <w:rPr>
              <w:strike/>
              <w:sz w:val="16"/>
              <w:szCs w:val="16"/>
              <w:highlight w:val="yellow"/>
              <w:rPrChange w:id="5463" w:author="Visone Rossana (GSE)" w:date="2025-10-17T18:24:00Z" w16du:dateUtc="2025-10-17T16:24:00Z">
                <w:rPr>
                  <w:sz w:val="16"/>
                  <w:szCs w:val="16"/>
                </w:rPr>
              </w:rPrChange>
            </w:rPr>
            <w:delText xml:space="preserve">II </w:delText>
          </w:r>
        </w:del>
      </w:ins>
      <w:ins w:id="5464" w:author="Visone Rossana (GSE)" w:date="2025-10-17T18:21:00Z" w16du:dateUtc="2025-10-17T16:21:00Z">
        <w:del w:id="5465" w:author="Visone Rossana (GSE)" w:date="2025-10-24T12:21:00Z" w16du:dateUtc="2025-10-24T10:21:00Z">
          <w:r w:rsidRPr="00383C18" w:rsidDel="005507BF">
            <w:rPr>
              <w:strike/>
              <w:sz w:val="16"/>
              <w:szCs w:val="16"/>
              <w:highlight w:val="yellow"/>
              <w:rPrChange w:id="5466" w:author="Visone Rossana (GSE)" w:date="2025-10-17T18:24:00Z" w16du:dateUtc="2025-10-17T16:24:00Z">
                <w:rPr>
                  <w:sz w:val="16"/>
                  <w:szCs w:val="16"/>
                </w:rPr>
              </w:rPrChange>
            </w:rPr>
            <w:delText xml:space="preserve">che del </w:delText>
          </w:r>
        </w:del>
      </w:ins>
      <w:ins w:id="5467" w:author="Visone Rossana (GSE)" w:date="2025-10-17T18:20:00Z" w16du:dateUtc="2025-10-17T16:20:00Z">
        <w:del w:id="5468" w:author="Visone Rossana (GSE)" w:date="2025-10-24T12:21:00Z" w16du:dateUtc="2025-10-24T10:21:00Z">
          <w:r w:rsidRPr="00383C18" w:rsidDel="005507BF">
            <w:rPr>
              <w:strike/>
              <w:sz w:val="16"/>
              <w:szCs w:val="16"/>
              <w:highlight w:val="yellow"/>
              <w:rPrChange w:id="5469" w:author="Visone Rossana (GSE)" w:date="2025-10-17T18:24:00Z" w16du:dateUtc="2025-10-17T16:24:00Z">
                <w:rPr>
                  <w:sz w:val="16"/>
                  <w:szCs w:val="16"/>
                </w:rPr>
              </w:rPrChange>
            </w:rPr>
            <w:delText>Titolo II</w:delText>
          </w:r>
        </w:del>
      </w:ins>
      <w:ins w:id="5470" w:author="Visone Rossana (GSE)" w:date="2025-10-17T18:21:00Z" w16du:dateUtc="2025-10-17T16:21:00Z">
        <w:del w:id="5471" w:author="Visone Rossana (GSE)" w:date="2025-10-24T12:21:00Z" w16du:dateUtc="2025-10-24T10:21:00Z">
          <w:r w:rsidRPr="00383C18" w:rsidDel="005507BF">
            <w:rPr>
              <w:strike/>
              <w:sz w:val="16"/>
              <w:szCs w:val="16"/>
              <w:highlight w:val="yellow"/>
              <w:rPrChange w:id="5472" w:author="Visone Rossana (GSE)" w:date="2025-10-17T18:24:00Z" w16du:dateUtc="2025-10-17T16:24:00Z">
                <w:rPr>
                  <w:sz w:val="16"/>
                  <w:szCs w:val="16"/>
                </w:rPr>
              </w:rPrChange>
            </w:rPr>
            <w:delText xml:space="preserve"> </w:delText>
          </w:r>
          <w:r w:rsidR="00DF4A9A" w:rsidRPr="00383C18" w:rsidDel="005507BF">
            <w:rPr>
              <w:strike/>
              <w:sz w:val="16"/>
              <w:szCs w:val="16"/>
              <w:highlight w:val="yellow"/>
              <w:rPrChange w:id="5473" w:author="Visone Rossana (GSE)" w:date="2025-10-17T18:24:00Z" w16du:dateUtc="2025-10-17T16:24:00Z">
                <w:rPr>
                  <w:sz w:val="16"/>
                  <w:szCs w:val="16"/>
                </w:rPr>
              </w:rPrChange>
            </w:rPr>
            <w:delText>dovrà dovrà dichiarare di essere un’impresa</w:delText>
          </w:r>
          <w:r w:rsidR="008A7FDD" w:rsidRPr="00383C18" w:rsidDel="005507BF">
            <w:rPr>
              <w:strike/>
              <w:sz w:val="16"/>
              <w:szCs w:val="16"/>
              <w:highlight w:val="yellow"/>
              <w:rPrChange w:id="5474" w:author="Visone Rossana (GSE)" w:date="2025-10-17T18:24:00Z" w16du:dateUtc="2025-10-17T16:24:00Z">
                <w:rPr>
                  <w:sz w:val="16"/>
                  <w:szCs w:val="16"/>
                </w:rPr>
              </w:rPrChange>
            </w:rPr>
            <w:delText>.</w:delText>
          </w:r>
          <w:r w:rsidR="008A7FDD" w:rsidRPr="00383C18" w:rsidDel="005507BF">
            <w:rPr>
              <w:strike/>
              <w:sz w:val="16"/>
              <w:szCs w:val="16"/>
              <w:rPrChange w:id="5475" w:author="Visone Rossana (GSE)" w:date="2025-10-17T18:24:00Z" w16du:dateUtc="2025-10-17T16:24:00Z">
                <w:rPr>
                  <w:sz w:val="16"/>
                  <w:szCs w:val="16"/>
                </w:rPr>
              </w:rPrChange>
            </w:rPr>
            <w:delText xml:space="preserve"> </w:delText>
          </w:r>
        </w:del>
      </w:ins>
      <w:ins w:id="5476" w:author="Visone Rossana (GSE)" w:date="2025-10-17T18:20:00Z" w16du:dateUtc="2025-10-17T16:20:00Z">
        <w:del w:id="5477" w:author="Visone Rossana (GSE)" w:date="2025-10-24T12:21:00Z" w16du:dateUtc="2025-10-24T10:21:00Z">
          <w:r w:rsidRPr="00383C18" w:rsidDel="005507BF">
            <w:rPr>
              <w:strike/>
              <w:sz w:val="16"/>
              <w:szCs w:val="16"/>
              <w:rPrChange w:id="5478" w:author="Visone Rossana (GSE)" w:date="2025-10-17T18:24:00Z" w16du:dateUtc="2025-10-17T16:24:00Z">
                <w:rPr>
                  <w:sz w:val="16"/>
                  <w:szCs w:val="16"/>
                </w:rPr>
              </w:rPrChange>
            </w:rPr>
            <w:delText xml:space="preserve"> </w:delText>
          </w:r>
        </w:del>
      </w:ins>
    </w:p>
  </w:footnote>
  <w:footnote w:id="3">
    <w:p w14:paraId="500D25BD" w14:textId="5F0FB239" w:rsidR="00460642" w:rsidRDefault="00460642">
      <w:pPr>
        <w:pStyle w:val="Testonotaapidipagina"/>
      </w:pPr>
      <w:ins w:id="7337" w:author="Visone Rossana (GSE)" w:date="2025-09-10T13:02:00Z" w16du:dateUtc="2025-09-10T11:02:00Z">
        <w:r>
          <w:rPr>
            <w:rStyle w:val="Rimandonotaapidipagina"/>
          </w:rPr>
          <w:footnoteRef/>
        </w:r>
        <w:r>
          <w:t xml:space="preserve"> </w:t>
        </w:r>
        <w:r w:rsidRPr="00460642">
          <w:rPr>
            <w:sz w:val="16"/>
            <w:szCs w:val="16"/>
            <w:rPrChange w:id="7338" w:author="Visone Rossana (GSE)" w:date="2025-09-10T13:03:00Z" w16du:dateUtc="2025-09-10T11:03:00Z">
              <w:rPr/>
            </w:rPrChange>
          </w:rPr>
          <w:t>Da intendersi come Pubbliche Amministrazioni</w:t>
        </w:r>
      </w:ins>
      <w:ins w:id="7339" w:author="Visone Rossana (GSE)" w:date="2025-09-10T13:03:00Z" w16du:dateUtc="2025-09-10T11:03:00Z">
        <w:r w:rsidRPr="00460642">
          <w:rPr>
            <w:sz w:val="16"/>
            <w:szCs w:val="16"/>
            <w:rPrChange w:id="7340" w:author="Visone Rossana (GSE)" w:date="2025-09-10T13:03:00Z" w16du:dateUtc="2025-09-10T11:03:00Z">
              <w:rPr/>
            </w:rPrChange>
          </w:rPr>
          <w:t xml:space="preserve"> </w:t>
        </w:r>
      </w:ins>
      <w:ins w:id="7341" w:author="Visone Rossana (GSE)" w:date="2025-09-25T11:09:00Z" w16du:dateUtc="2025-09-25T09:09:00Z">
        <w:r w:rsidR="009A0B14">
          <w:rPr>
            <w:sz w:val="16"/>
            <w:szCs w:val="16"/>
          </w:rPr>
          <w:t xml:space="preserve">tutti </w:t>
        </w:r>
      </w:ins>
      <w:ins w:id="7342" w:author="Visone Rossana (GSE)" w:date="2025-09-10T13:03:00Z" w16du:dateUtc="2025-09-10T11:03:00Z">
        <w:r>
          <w:rPr>
            <w:sz w:val="16"/>
            <w:szCs w:val="16"/>
          </w:rPr>
          <w:t>gli enti indicati al Paragrafo 3.1</w:t>
        </w:r>
      </w:ins>
    </w:p>
  </w:footnote>
  <w:footnote w:id="4">
    <w:p w14:paraId="30D3D02C" w14:textId="5050BE02" w:rsidR="0034152F" w:rsidRPr="0034152F" w:rsidRDefault="0034152F">
      <w:pPr>
        <w:pStyle w:val="Testonotaapidipagina"/>
        <w:jc w:val="both"/>
        <w:rPr>
          <w:sz w:val="16"/>
          <w:szCs w:val="16"/>
          <w:rPrChange w:id="9096" w:author="Visone Rossana (GSE)" w:date="2025-10-27T18:25:00Z" w16du:dateUtc="2025-10-27T17:25:00Z">
            <w:rPr/>
          </w:rPrChange>
        </w:rPr>
        <w:pPrChange w:id="9097" w:author="Visone Rossana (GSE)" w:date="2025-10-27T18:26:00Z" w16du:dateUtc="2025-10-27T17:26:00Z">
          <w:pPr>
            <w:pStyle w:val="Testonotaapidipagina"/>
          </w:pPr>
        </w:pPrChange>
      </w:pPr>
      <w:ins w:id="9098" w:author="Visone Rossana (GSE)" w:date="2025-10-27T18:24:00Z" w16du:dateUtc="2025-10-27T17:24:00Z">
        <w:r w:rsidRPr="0034152F">
          <w:rPr>
            <w:rStyle w:val="Rimandonotaapidipagina"/>
            <w:sz w:val="16"/>
            <w:szCs w:val="16"/>
            <w:rPrChange w:id="9099" w:author="Visone Rossana (GSE)" w:date="2025-10-27T18:25:00Z" w16du:dateUtc="2025-10-27T17:25:00Z">
              <w:rPr>
                <w:rStyle w:val="Rimandonotaapidipagina"/>
              </w:rPr>
            </w:rPrChange>
          </w:rPr>
          <w:footnoteRef/>
        </w:r>
        <w:r w:rsidRPr="0034152F">
          <w:rPr>
            <w:sz w:val="16"/>
            <w:szCs w:val="16"/>
            <w:rPrChange w:id="9100" w:author="Visone Rossana (GSE)" w:date="2025-10-27T18:25:00Z" w16du:dateUtc="2025-10-27T17:25:00Z">
              <w:rPr/>
            </w:rPrChange>
          </w:rPr>
          <w:t xml:space="preserve"> Fermo impegno:</w:t>
        </w:r>
      </w:ins>
      <w:ins w:id="9101" w:author="Visone Rossana (GSE)" w:date="2025-10-27T18:25:00Z" w16du:dateUtc="2025-10-27T17:25:00Z">
        <w:r w:rsidR="003D4397" w:rsidRPr="003D4397">
          <w:rPr>
            <w:sz w:val="16"/>
            <w:szCs w:val="16"/>
          </w:rPr>
          <w:t xml:space="preserve"> </w:t>
        </w:r>
      </w:ins>
      <w:ins w:id="9102" w:author="Visone Rossana (GSE)" w:date="2025-10-28T10:36:00Z" w16du:dateUtc="2025-10-28T09:36:00Z">
        <w:r w:rsidR="00CE73DE">
          <w:rPr>
            <w:rFonts w:cstheme="minorBidi"/>
            <w:sz w:val="16"/>
            <w:szCs w:val="16"/>
          </w:rPr>
          <w:t>p</w:t>
        </w:r>
      </w:ins>
      <w:ins w:id="9103" w:author="Visone Rossana (GSE)" w:date="2025-10-27T18:25:00Z" w16du:dateUtc="2025-10-27T17:25:00Z">
        <w:r w:rsidR="003D4397" w:rsidRPr="003D4397">
          <w:rPr>
            <w:rFonts w:cstheme="minorBidi"/>
            <w:sz w:val="16"/>
            <w:szCs w:val="16"/>
            <w:rPrChange w:id="9104" w:author="Visone Rossana (GSE)" w:date="2025-10-27T18:26:00Z" w16du:dateUtc="2025-10-27T17:26:00Z">
              <w:rPr>
                <w:rFonts w:cstheme="minorBidi"/>
                <w:sz w:val="22"/>
                <w:szCs w:val="22"/>
              </w:rPr>
            </w:rPrChange>
          </w:rPr>
          <w:t>er primo fermo impegno si intende il primo ordine documentato dal Soggetto</w:t>
        </w:r>
      </w:ins>
      <w:ins w:id="9105" w:author="Visone Rossana (GSE)" w:date="2025-10-28T10:37:00Z" w16du:dateUtc="2025-10-28T09:37:00Z">
        <w:r w:rsidR="00CE73DE">
          <w:rPr>
            <w:rFonts w:cstheme="minorBidi"/>
            <w:sz w:val="16"/>
            <w:szCs w:val="16"/>
          </w:rPr>
          <w:t xml:space="preserve"> Responsabile</w:t>
        </w:r>
      </w:ins>
      <w:ins w:id="9106" w:author="Visone Rossana (GSE)" w:date="2025-10-27T18:25:00Z" w16du:dateUtc="2025-10-27T17:25:00Z">
        <w:r w:rsidR="003D4397" w:rsidRPr="003D4397">
          <w:rPr>
            <w:rFonts w:cstheme="minorBidi"/>
            <w:sz w:val="16"/>
            <w:szCs w:val="16"/>
            <w:rPrChange w:id="9107" w:author="Visone Rossana (GSE)" w:date="2025-10-27T18:26:00Z" w16du:dateUtc="2025-10-27T17:26:00Z">
              <w:rPr>
                <w:rFonts w:cstheme="minorBidi"/>
                <w:sz w:val="22"/>
                <w:szCs w:val="22"/>
              </w:rPr>
            </w:rPrChange>
          </w:rPr>
          <w:t xml:space="preserve"> relativo alle spese di realizzazione dell’intervento. Sono escluse le spese relative alle attività preliminari quali a titolo esemplificativo, la progettazione, l’accettazione del</w:t>
        </w:r>
      </w:ins>
      <w:ins w:id="9108" w:author="Visone Rossana (GSE)" w:date="2025-10-28T10:38:00Z" w16du:dateUtc="2025-10-28T09:38:00Z">
        <w:r w:rsidR="00CD022D">
          <w:rPr>
            <w:rFonts w:cstheme="minorBidi"/>
            <w:sz w:val="16"/>
            <w:szCs w:val="16"/>
          </w:rPr>
          <w:t xml:space="preserve"> </w:t>
        </w:r>
      </w:ins>
      <w:ins w:id="9109" w:author="Visone Rossana (GSE)" w:date="2025-10-28T10:38:00Z">
        <w:r w:rsidR="00CD022D" w:rsidRPr="00CD022D">
          <w:rPr>
            <w:rFonts w:cstheme="minorBidi"/>
            <w:sz w:val="16"/>
            <w:szCs w:val="16"/>
          </w:rPr>
          <w:t>preventivo/</w:t>
        </w:r>
        <w:r w:rsidR="00CD022D" w:rsidRPr="003119D2">
          <w:rPr>
            <w:rFonts w:cstheme="minorBidi"/>
            <w:sz w:val="16"/>
            <w:szCs w:val="16"/>
            <w:highlight w:val="yellow"/>
            <w:rPrChange w:id="9110" w:author="Visone Rossana (GSE)" w:date="2025-10-28T10:39:00Z" w16du:dateUtc="2025-10-28T09:39:00Z">
              <w:rPr>
                <w:rFonts w:cstheme="minorBidi"/>
                <w:sz w:val="16"/>
                <w:szCs w:val="16"/>
              </w:rPr>
            </w:rPrChange>
          </w:rPr>
          <w:t>offerta di allacciamento alla rete con obbligo di connessione terzi (ove prevista)</w:t>
        </w:r>
        <w:r w:rsidR="00CD022D" w:rsidRPr="00CD022D">
          <w:rPr>
            <w:rFonts w:cstheme="minorBidi"/>
            <w:sz w:val="16"/>
            <w:szCs w:val="16"/>
          </w:rPr>
          <w:t>, la richiesta di permessi, gli studi di fattibilità e le consulenze tecniche, n</w:t>
        </w:r>
        <w:r w:rsidR="00CD022D" w:rsidRPr="00212F87">
          <w:rPr>
            <w:rFonts w:cstheme="minorBidi"/>
            <w:strike/>
            <w:sz w:val="16"/>
            <w:szCs w:val="16"/>
            <w:highlight w:val="yellow"/>
            <w:rPrChange w:id="9111" w:author="Visone Rossana (GSE)" w:date="2025-10-28T10:42:00Z" w16du:dateUtc="2025-10-28T09:42:00Z">
              <w:rPr>
                <w:rFonts w:cstheme="minorBidi"/>
                <w:sz w:val="16"/>
                <w:szCs w:val="16"/>
              </w:rPr>
            </w:rPrChange>
          </w:rPr>
          <w:t>onché le spese di acquisto di terreni e le prime operazioni di preparazione dei terreni stessi</w:t>
        </w:r>
        <w:r w:rsidR="00CD022D" w:rsidRPr="00CD022D">
          <w:rPr>
            <w:rFonts w:cstheme="minorBidi"/>
            <w:sz w:val="16"/>
            <w:szCs w:val="16"/>
          </w:rPr>
          <w:t>.</w:t>
        </w:r>
      </w:ins>
      <w:ins w:id="9112" w:author="Visone Rossana (GSE)" w:date="2025-10-28T10:37:00Z" w16du:dateUtc="2025-10-28T09:37:00Z">
        <w:r w:rsidR="00CE73DE">
          <w:rPr>
            <w:rFonts w:cstheme="minorBidi"/>
            <w:sz w:val="16"/>
            <w:szCs w:val="16"/>
          </w:rPr>
          <w:t xml:space="preserve"> </w:t>
        </w:r>
      </w:ins>
      <w:ins w:id="9113" w:author="Visone Rossana (GSE)" w:date="2025-10-27T18:25:00Z" w16du:dateUtc="2025-10-27T17:25:00Z">
        <w:r w:rsidR="003D4397" w:rsidRPr="003D4397">
          <w:rPr>
            <w:rFonts w:cstheme="minorBidi"/>
            <w:sz w:val="16"/>
            <w:szCs w:val="16"/>
            <w:rPrChange w:id="9114" w:author="Visone Rossana (GSE)" w:date="2025-10-27T18:26:00Z" w16du:dateUtc="2025-10-27T17:26:00Z">
              <w:rPr>
                <w:rFonts w:cstheme="minorBidi"/>
                <w:sz w:val="22"/>
                <w:szCs w:val="22"/>
              </w:rPr>
            </w:rPrChange>
          </w:rPr>
          <w:t xml:space="preserve"> </w:t>
        </w:r>
      </w:ins>
    </w:p>
  </w:footnote>
  <w:footnote w:id="5">
    <w:p w14:paraId="508B4D6B" w14:textId="482BD505" w:rsidR="00982BB5" w:rsidRPr="00537BFA" w:rsidRDefault="00982BB5">
      <w:pPr>
        <w:pStyle w:val="Testonotaapidipagina"/>
        <w:rPr>
          <w:sz w:val="16"/>
          <w:szCs w:val="16"/>
          <w:rPrChange w:id="10836" w:author="Visone Rossana (GSE)" w:date="2025-10-17T12:51:00Z" w16du:dateUtc="2025-10-17T10:51:00Z">
            <w:rPr/>
          </w:rPrChange>
        </w:rPr>
      </w:pPr>
      <w:ins w:id="10837" w:author="Visone Rossana (GSE)" w:date="2025-10-17T12:50:00Z" w16du:dateUtc="2025-10-17T10:50:00Z">
        <w:r w:rsidRPr="00537BFA">
          <w:rPr>
            <w:rStyle w:val="Rimandonotaapidipagina"/>
            <w:sz w:val="16"/>
            <w:szCs w:val="16"/>
            <w:rPrChange w:id="10838" w:author="Visone Rossana (GSE)" w:date="2025-10-17T12:51:00Z" w16du:dateUtc="2025-10-17T10:51:00Z">
              <w:rPr>
                <w:rStyle w:val="Rimandonotaapidipagina"/>
              </w:rPr>
            </w:rPrChange>
          </w:rPr>
          <w:footnoteRef/>
        </w:r>
        <w:r w:rsidRPr="00537BFA">
          <w:rPr>
            <w:sz w:val="16"/>
            <w:szCs w:val="16"/>
            <w:rPrChange w:id="10839" w:author="Visone Rossana (GSE)" w:date="2025-10-17T12:51:00Z" w16du:dateUtc="2025-10-17T10:51:00Z">
              <w:rPr/>
            </w:rPrChange>
          </w:rPr>
          <w:t xml:space="preserve"> Tale maggiorazione si applica nel li</w:t>
        </w:r>
      </w:ins>
      <w:ins w:id="10840" w:author="Visone Rossana (GSE)" w:date="2025-10-17T12:51:00Z" w16du:dateUtc="2025-10-17T10:51:00Z">
        <w:r w:rsidRPr="00537BFA">
          <w:rPr>
            <w:sz w:val="16"/>
            <w:szCs w:val="16"/>
            <w:rPrChange w:id="10841" w:author="Visone Rossana (GSE)" w:date="2025-10-17T12:51:00Z" w16du:dateUtc="2025-10-17T10:51:00Z">
              <w:rPr/>
            </w:rPrChange>
          </w:rPr>
          <w:t xml:space="preserve">mite dell’intensità massima del 65% </w:t>
        </w:r>
      </w:ins>
      <w:ins w:id="10842" w:author="Visone Rossana (GSE)" w:date="2025-10-17T12:52:00Z" w16du:dateUtc="2025-10-17T10:52:00Z">
        <w:r w:rsidR="008D275A">
          <w:rPr>
            <w:sz w:val="16"/>
            <w:szCs w:val="16"/>
          </w:rPr>
          <w:t xml:space="preserve">, nonché </w:t>
        </w:r>
      </w:ins>
      <w:ins w:id="10843" w:author="Visone Rossana (GSE)" w:date="2025-10-17T12:51:00Z" w16du:dateUtc="2025-10-17T10:51:00Z">
        <w:r w:rsidR="008D275A">
          <w:rPr>
            <w:sz w:val="16"/>
            <w:szCs w:val="16"/>
          </w:rPr>
          <w:t>per</w:t>
        </w:r>
        <w:r w:rsidR="00537BFA" w:rsidRPr="00537BFA">
          <w:rPr>
            <w:sz w:val="16"/>
            <w:szCs w:val="16"/>
            <w:rPrChange w:id="10844" w:author="Visone Rossana (GSE)" w:date="2025-10-17T12:51:00Z" w16du:dateUtc="2025-10-17T10:51:00Z">
              <w:rPr/>
            </w:rPrChange>
          </w:rPr>
          <w:t xml:space="preserve"> le imprese e</w:t>
        </w:r>
      </w:ins>
      <w:ins w:id="10845" w:author="Visone Rossana (GSE)" w:date="2025-10-17T12:52:00Z" w16du:dateUtc="2025-10-17T10:52:00Z">
        <w:r w:rsidR="008D275A">
          <w:rPr>
            <w:sz w:val="16"/>
            <w:szCs w:val="16"/>
          </w:rPr>
          <w:t xml:space="preserve"> gli “</w:t>
        </w:r>
      </w:ins>
      <w:ins w:id="10846" w:author="Visone Rossana (GSE)" w:date="2025-10-17T12:51:00Z" w16du:dateUtc="2025-10-17T10:51:00Z">
        <w:r w:rsidR="00537BFA" w:rsidRPr="00537BFA">
          <w:rPr>
            <w:sz w:val="16"/>
            <w:szCs w:val="16"/>
            <w:rPrChange w:id="10847" w:author="Visone Rossana (GSE)" w:date="2025-10-17T12:51:00Z" w16du:dateUtc="2025-10-17T10:51:00Z">
              <w:rPr/>
            </w:rPrChange>
          </w:rPr>
          <w:t>ETS economici</w:t>
        </w:r>
      </w:ins>
      <w:ins w:id="10848" w:author="Visone Rossana (GSE)" w:date="2025-10-17T12:52:00Z" w16du:dateUtc="2025-10-17T10:52:00Z">
        <w:r w:rsidR="008D275A">
          <w:rPr>
            <w:sz w:val="16"/>
            <w:szCs w:val="16"/>
          </w:rPr>
          <w:t>”</w:t>
        </w:r>
      </w:ins>
      <w:ins w:id="10849" w:author="Visone Rossana (GSE)" w:date="2025-10-17T12:51:00Z" w16du:dateUtc="2025-10-17T10:51:00Z">
        <w:r w:rsidR="00537BFA" w:rsidRPr="00537BFA">
          <w:rPr>
            <w:sz w:val="16"/>
            <w:szCs w:val="16"/>
            <w:rPrChange w:id="10850" w:author="Visone Rossana (GSE)" w:date="2025-10-17T12:51:00Z" w16du:dateUtc="2025-10-17T10:51:00Z">
              <w:rPr/>
            </w:rPrChange>
          </w:rPr>
          <w:t xml:space="preserve"> nel limite delle rispettive intensità previste dal Titolo V</w:t>
        </w:r>
      </w:ins>
      <w:ins w:id="10851" w:author="Visone Rossana (GSE)" w:date="2025-10-17T12:52:00Z" w16du:dateUtc="2025-10-17T10:52:00Z">
        <w:r w:rsidR="008D275A">
          <w:rPr>
            <w:sz w:val="16"/>
            <w:szCs w:val="16"/>
          </w:rPr>
          <w:t>.</w:t>
        </w:r>
      </w:ins>
    </w:p>
  </w:footnote>
  <w:footnote w:id="6">
    <w:p w14:paraId="41794CF1" w14:textId="77777777" w:rsidR="00EA1FC6" w:rsidRPr="00F06FEE" w:rsidDel="00EA1FC6" w:rsidRDefault="00EA1FC6" w:rsidP="00EA1FC6">
      <w:pPr>
        <w:pStyle w:val="Testonotaapidipagina"/>
        <w:ind w:left="142" w:hanging="142"/>
        <w:jc w:val="both"/>
        <w:rPr>
          <w:ins w:id="14620" w:author="Visone Rossana (GSE)" w:date="2025-08-01T10:48:00Z" w16du:dateUtc="2025-08-01T08:48:00Z"/>
          <w:del w:id="14621" w:author="Visone Rossana (GSE)" w:date="2025-08-01T10:49:00Z" w16du:dateUtc="2025-08-01T08:49:00Z"/>
          <w:sz w:val="18"/>
        </w:rPr>
      </w:pPr>
      <w:ins w:id="14622" w:author="Visone Rossana (GSE)" w:date="2025-08-01T10:48:00Z" w16du:dateUtc="2025-08-01T08:48:00Z">
        <w:del w:id="14623" w:author="Visone Rossana (GSE)" w:date="2025-08-01T10:49:00Z" w16du:dateUtc="2025-08-01T08:49:00Z">
          <w:r w:rsidRPr="005A44E3" w:rsidDel="00EA1FC6">
            <w:rPr>
              <w:rStyle w:val="Rimandonotaapidipagina"/>
            </w:rPr>
            <w:footnoteRef/>
          </w:r>
          <w:r w:rsidRPr="005A44E3" w:rsidDel="00EA1FC6">
            <w:delText xml:space="preserve"> </w:delText>
          </w:r>
          <w:r w:rsidRPr="005A44E3" w:rsidDel="00EA1FC6">
            <w:rPr>
              <w:sz w:val="18"/>
            </w:rPr>
            <w:delText>L’importo definitivo sarà comunicato nel provvedimento di ammissione agli incentivi, in caso di esito positivo dell’istruttoria del GSE.</w:delText>
          </w:r>
        </w:del>
      </w:ins>
    </w:p>
  </w:footnote>
  <w:footnote w:id="7">
    <w:p w14:paraId="443C31A4" w14:textId="77777777" w:rsidR="00942D83" w:rsidRPr="00D259DF" w:rsidRDefault="00942D83" w:rsidP="00942D83">
      <w:pPr>
        <w:pStyle w:val="Testonotaapidipagina"/>
        <w:ind w:left="142" w:hanging="142"/>
        <w:jc w:val="both"/>
        <w:rPr>
          <w:ins w:id="14698" w:author="Visone Rossana (GSE)" w:date="2025-08-01T11:13:00Z" w16du:dateUtc="2025-08-01T09:13:00Z"/>
          <w:sz w:val="18"/>
        </w:rPr>
      </w:pPr>
      <w:ins w:id="14699" w:author="Visone Rossana (GSE)" w:date="2025-08-01T11:13:00Z" w16du:dateUtc="2025-08-01T09:13:00Z">
        <w:r>
          <w:rPr>
            <w:rStyle w:val="Rimandonotaapidipagina"/>
          </w:rPr>
          <w:footnoteRef/>
        </w:r>
        <w:r>
          <w:t xml:space="preserve"> </w:t>
        </w:r>
        <w:r w:rsidRPr="00D259DF">
          <w:rPr>
            <w:sz w:val="18"/>
          </w:rPr>
          <w:t>Nel caso di realizzazione di più interventi relativi allo stesso edificio o unità immobiliare, realizzati nell’ambito di uno stesso progetto di efficienza energetica e/o di produzione di energia termica da fonti rinnovabili, il Soggetto Responsabile deve presentare al GSE una sola scheda-domanda (scheda “multi-intervento”)</w:t>
        </w:r>
        <w:r>
          <w:rPr>
            <w:sz w:val="18"/>
          </w:rPr>
          <w:t>. L</w:t>
        </w:r>
        <w:r w:rsidRPr="00F06D57">
          <w:rPr>
            <w:sz w:val="18"/>
          </w:rPr>
          <w:t xml:space="preserve">’ammontare dell’incentivo </w:t>
        </w:r>
        <w:r>
          <w:rPr>
            <w:sz w:val="18"/>
          </w:rPr>
          <w:t>spettante è</w:t>
        </w:r>
        <w:r w:rsidRPr="00F06D57">
          <w:rPr>
            <w:sz w:val="18"/>
          </w:rPr>
          <w:t xml:space="preserve"> pari alla somma degli incentivi relativi ai singoli interventi</w:t>
        </w:r>
        <w:r>
          <w:rPr>
            <w:sz w:val="18"/>
          </w:rPr>
          <w:t>.</w:t>
        </w:r>
      </w:ins>
    </w:p>
  </w:footnote>
  <w:footnote w:id="8">
    <w:p w14:paraId="12DA2A65" w14:textId="5F097324" w:rsidR="001925ED" w:rsidRDefault="001925ED" w:rsidP="001925ED">
      <w:pPr>
        <w:pStyle w:val="Testonotaapidipagina"/>
      </w:pPr>
      <w:r>
        <w:rPr>
          <w:rStyle w:val="Rimandonotaapidipagina"/>
        </w:rPr>
        <w:footnoteRef/>
      </w:r>
      <w:r>
        <w:t xml:space="preserve"> </w:t>
      </w:r>
      <w:r w:rsidRPr="00340FFE">
        <w:rPr>
          <w:sz w:val="18"/>
        </w:rPr>
        <w:t xml:space="preserve">Es. </w:t>
      </w:r>
      <w:r w:rsidRPr="00A03A70">
        <w:rPr>
          <w:sz w:val="18"/>
          <w:highlight w:val="yellow"/>
        </w:rPr>
        <w:t xml:space="preserve">Interventi di </w:t>
      </w:r>
      <w:r w:rsidR="00A03A70" w:rsidRPr="00A03A70">
        <w:rPr>
          <w:sz w:val="18"/>
          <w:highlight w:val="yellow"/>
        </w:rPr>
        <w:t xml:space="preserve">trasformazione di edifici esistenti in nzeb -1.d o altri interventi </w:t>
      </w:r>
      <w:ins w:id="15023" w:author="Visone Rossana (GSE)" w:date="2025-10-08T09:49:00Z" w16du:dateUtc="2025-10-08T07:49:00Z">
        <w:r w:rsidR="00101E11">
          <w:rPr>
            <w:sz w:val="18"/>
            <w:highlight w:val="yellow"/>
          </w:rPr>
          <w:t xml:space="preserve">che prevedano  </w:t>
        </w:r>
        <w:r w:rsidR="00234A15">
          <w:rPr>
            <w:sz w:val="18"/>
            <w:highlight w:val="yellow"/>
          </w:rPr>
          <w:t xml:space="preserve">acquisizioni di dati </w:t>
        </w:r>
      </w:ins>
      <w:ins w:id="15024" w:author="Visone Rossana (GSE)" w:date="2025-10-08T09:50:00Z" w16du:dateUtc="2025-10-08T07:50:00Z">
        <w:r w:rsidR="00234A15">
          <w:rPr>
            <w:sz w:val="18"/>
            <w:highlight w:val="yellow"/>
          </w:rPr>
          <w:t xml:space="preserve">tramite altri Portali di qualifica del GSE </w:t>
        </w:r>
      </w:ins>
      <w:del w:id="15025" w:author="Visone Rossana (GSE)" w:date="2025-10-08T09:49:00Z" w16du:dateUtc="2025-10-08T07:49:00Z">
        <w:r w:rsidR="00A03A70" w:rsidRPr="00A03A70" w:rsidDel="00101E11">
          <w:rPr>
            <w:sz w:val="18"/>
            <w:highlight w:val="yellow"/>
          </w:rPr>
          <w:delText>sostituzione di impianti di climatizzazione invernale con l’allaccio a sistemi di teleriscaldamento efficienti</w:delText>
        </w:r>
      </w:del>
    </w:p>
  </w:footnote>
  <w:footnote w:id="9">
    <w:p w14:paraId="569916E4" w14:textId="77777777" w:rsidR="001925ED" w:rsidRPr="00013829" w:rsidRDefault="001925ED" w:rsidP="001925ED">
      <w:pPr>
        <w:pStyle w:val="Testonotaapidipagina"/>
        <w:rPr>
          <w:sz w:val="18"/>
        </w:rPr>
      </w:pPr>
      <w:r w:rsidRPr="00013829">
        <w:rPr>
          <w:rStyle w:val="Rimandonotaapidipagina"/>
          <w:sz w:val="18"/>
        </w:rPr>
        <w:footnoteRef/>
      </w:r>
      <w:r w:rsidRPr="00013829">
        <w:rPr>
          <w:sz w:val="18"/>
        </w:rPr>
        <w:t xml:space="preserve"> Fruibile nella fase precedente </w:t>
      </w:r>
      <w:r>
        <w:rPr>
          <w:sz w:val="18"/>
        </w:rPr>
        <w:t>all’avvio de</w:t>
      </w:r>
      <w:r w:rsidRPr="00013829">
        <w:rPr>
          <w:sz w:val="18"/>
        </w:rPr>
        <w:t xml:space="preserve">ll’istruttoria di valutazione del GSE </w:t>
      </w:r>
    </w:p>
  </w:footnote>
  <w:footnote w:id="10">
    <w:p w14:paraId="59C1675E" w14:textId="77777777" w:rsidR="00A03A70" w:rsidRPr="00D259DF" w:rsidDel="00B462A0" w:rsidRDefault="00A03A70" w:rsidP="00A03A70">
      <w:pPr>
        <w:pStyle w:val="Testonotaapidipagina"/>
        <w:ind w:left="142" w:hanging="142"/>
        <w:jc w:val="both"/>
        <w:rPr>
          <w:del w:id="15474" w:author="Visone Rossana (GSE)" w:date="2025-08-01T11:18:00Z" w16du:dateUtc="2025-08-01T09:18:00Z"/>
          <w:sz w:val="18"/>
        </w:rPr>
      </w:pPr>
      <w:del w:id="15475" w:author="Visone Rossana (GSE)" w:date="2025-08-01T11:18:00Z" w16du:dateUtc="2025-08-01T09:18:00Z">
        <w:r w:rsidDel="00B462A0">
          <w:rPr>
            <w:rStyle w:val="Rimandonotaapidipagina"/>
          </w:rPr>
          <w:footnoteRef/>
        </w:r>
        <w:r w:rsidDel="00B462A0">
          <w:delText xml:space="preserve"> </w:delText>
        </w:r>
        <w:r w:rsidRPr="00D259DF" w:rsidDel="00B462A0">
          <w:rPr>
            <w:sz w:val="18"/>
          </w:rPr>
          <w:delText>Nel caso di realizzazione di più interventi relativi allo stesso edificio o unità immobiliare, realizzati nell’ambito di uno stesso progetto di efficienza energetica e/o di produzione di energia termica da fonti rinnovabili, il Soggetto Responsabile deve presentare al GSE una sola scheda-domanda (scheda “multi-intervento”)</w:delText>
        </w:r>
        <w:r w:rsidDel="00B462A0">
          <w:rPr>
            <w:sz w:val="18"/>
          </w:rPr>
          <w:delText>. L</w:delText>
        </w:r>
        <w:r w:rsidRPr="00F06D57" w:rsidDel="00B462A0">
          <w:rPr>
            <w:sz w:val="18"/>
          </w:rPr>
          <w:delText xml:space="preserve">’ammontare dell’incentivo </w:delText>
        </w:r>
        <w:r w:rsidDel="00B462A0">
          <w:rPr>
            <w:sz w:val="18"/>
          </w:rPr>
          <w:delText>spettante è</w:delText>
        </w:r>
        <w:r w:rsidRPr="00F06D57" w:rsidDel="00B462A0">
          <w:rPr>
            <w:sz w:val="18"/>
          </w:rPr>
          <w:delText xml:space="preserve"> pari alla somma degli incentivi relativi ai singoli interventi</w:delText>
        </w:r>
        <w:r w:rsidDel="00B462A0">
          <w:rPr>
            <w:sz w:val="18"/>
          </w:rPr>
          <w:delText>.</w:delText>
        </w:r>
      </w:del>
    </w:p>
  </w:footnote>
  <w:footnote w:id="11">
    <w:p w14:paraId="3656944D" w14:textId="77777777" w:rsidR="00AD24DE" w:rsidRPr="00DE4407" w:rsidRDefault="00AD24DE" w:rsidP="00AD24DE">
      <w:pPr>
        <w:ind w:left="142" w:hanging="142"/>
        <w:jc w:val="both"/>
        <w:rPr>
          <w:ins w:id="15952" w:author="Visone Rossana (GSE)" w:date="2025-08-01T10:17:00Z" w16du:dateUtc="2025-08-01T08:17:00Z"/>
          <w:sz w:val="18"/>
          <w:szCs w:val="18"/>
        </w:rPr>
      </w:pPr>
      <w:ins w:id="15953" w:author="Visone Rossana (GSE)" w:date="2025-08-01T10:17:00Z" w16du:dateUtc="2025-08-01T08:17:00Z">
        <w:r w:rsidRPr="00DE2F06">
          <w:rPr>
            <w:rStyle w:val="Rimandonotaapidipagina"/>
          </w:rPr>
          <w:footnoteRef/>
        </w:r>
        <w:r w:rsidRPr="00DE2F06">
          <w:t xml:space="preserve"> </w:t>
        </w:r>
        <w:r w:rsidRPr="00DE2F06">
          <w:rPr>
            <w:sz w:val="18"/>
            <w:szCs w:val="18"/>
          </w:rPr>
          <w:t xml:space="preserve">Ai fini dei controlli amministrativi e tecnici svolti dal GSE, nonché ai fini dell’accertamento da parte delle autorità competenti, il soggetto responsabile che presenta richiesta di incentivo deve conservare, per tutta la durata dell’incentivo stesso e per i 5 anni successivi all’erogazione dell’ultimo importo, garantendone la corretta conservazione al fine del riscontro, gli originali […] – </w:t>
        </w:r>
        <w:r w:rsidRPr="00AD24DE">
          <w:rPr>
            <w:sz w:val="18"/>
            <w:szCs w:val="18"/>
            <w:highlight w:val="yellow"/>
            <w:rPrChange w:id="15954" w:author="Visone Rossana (GSE)" w:date="2025-08-01T10:18:00Z" w16du:dateUtc="2025-08-01T08:18:00Z">
              <w:rPr>
                <w:sz w:val="18"/>
                <w:szCs w:val="18"/>
              </w:rPr>
            </w:rPrChange>
          </w:rPr>
          <w:t>Art. 10 del Decreto.</w:t>
        </w:r>
      </w:ins>
    </w:p>
  </w:footnote>
  <w:footnote w:id="12">
    <w:p w14:paraId="0487BFB1" w14:textId="77777777" w:rsidR="00306257" w:rsidRDefault="00306257" w:rsidP="00306257">
      <w:pPr>
        <w:pStyle w:val="Testonotaapidipagina"/>
        <w:rPr>
          <w:ins w:id="16081" w:author="Visone Rossana (GSE)" w:date="2025-08-01T10:37:00Z" w16du:dateUtc="2025-08-01T08:37:00Z"/>
        </w:rPr>
      </w:pPr>
      <w:ins w:id="16082" w:author="Visone Rossana (GSE)" w:date="2025-08-01T10:37:00Z" w16du:dateUtc="2025-08-01T08:37:00Z">
        <w:r w:rsidRPr="006F2B78">
          <w:rPr>
            <w:rStyle w:val="Rimandonotaapidipagina"/>
            <w:sz w:val="18"/>
          </w:rPr>
          <w:footnoteRef/>
        </w:r>
        <w:r w:rsidRPr="006F2B78">
          <w:rPr>
            <w:sz w:val="18"/>
          </w:rPr>
          <w:t xml:space="preserve"> Si segnala che a seguito della conferma i dati inseriti non saranno più modificabili</w:t>
        </w:r>
        <w:r>
          <w:t>.</w:t>
        </w:r>
      </w:ins>
    </w:p>
  </w:footnote>
  <w:footnote w:id="13">
    <w:p w14:paraId="28D2AA99" w14:textId="77777777" w:rsidR="00453E7E" w:rsidRDefault="00453E7E" w:rsidP="00453E7E">
      <w:pPr>
        <w:rPr>
          <w:ins w:id="16278" w:author="Visone Rossana (GSE)" w:date="2025-08-04T10:18:00Z" w16du:dateUtc="2025-08-04T08:18:00Z"/>
        </w:rPr>
      </w:pPr>
      <w:r>
        <w:rPr>
          <w:rStyle w:val="Rimandonotaapidipagina"/>
        </w:rPr>
        <w:footnoteRef/>
      </w:r>
      <w:r>
        <w:t xml:space="preserve"> </w:t>
      </w:r>
      <w:r w:rsidRPr="00C02BA7">
        <w:rPr>
          <w:sz w:val="18"/>
          <w:szCs w:val="18"/>
        </w:rPr>
        <w:t>Nel caso in cui il SR sia una ESCO, la richiesta a preventivo deve essere inoltrata dalla ESCO</w:t>
      </w:r>
      <w:r>
        <w:rPr>
          <w:sz w:val="18"/>
          <w:szCs w:val="18"/>
        </w:rPr>
        <w:t xml:space="preserve"> stessa</w:t>
      </w:r>
      <w:r w:rsidRPr="00C02BA7">
        <w:rPr>
          <w:sz w:val="18"/>
          <w:szCs w:val="18"/>
        </w:rPr>
        <w:t>.</w:t>
      </w:r>
    </w:p>
  </w:footnote>
  <w:footnote w:id="14">
    <w:p w14:paraId="6013C239" w14:textId="77777777" w:rsidR="00632B3A" w:rsidRDefault="00632B3A" w:rsidP="00632B3A">
      <w:pPr>
        <w:pStyle w:val="Testonotaapidipagina"/>
        <w:rPr>
          <w:ins w:id="16319" w:author="Visone Rossana (GSE)" w:date="2025-08-04T16:12:00Z" w16du:dateUtc="2025-08-04T14:12:00Z"/>
        </w:rPr>
      </w:pPr>
      <w:r>
        <w:rPr>
          <w:rStyle w:val="Rimandonotaapidipagina"/>
        </w:rPr>
        <w:footnoteRef/>
      </w:r>
      <w:r>
        <w:t xml:space="preserve"> </w:t>
      </w:r>
      <w:r>
        <w:rPr>
          <w:sz w:val="18"/>
        </w:rPr>
        <w:t>Dopo la</w:t>
      </w:r>
      <w:r w:rsidRPr="007056DC">
        <w:rPr>
          <w:sz w:val="18"/>
        </w:rPr>
        <w:t xml:space="preserve"> conferma</w:t>
      </w:r>
      <w:r>
        <w:rPr>
          <w:sz w:val="18"/>
        </w:rPr>
        <w:t>,</w:t>
      </w:r>
      <w:r w:rsidRPr="007056DC">
        <w:rPr>
          <w:sz w:val="18"/>
        </w:rPr>
        <w:t xml:space="preserve"> i dati inseriti non saranno più modificabili.</w:t>
      </w:r>
    </w:p>
  </w:footnote>
  <w:footnote w:id="15">
    <w:p w14:paraId="1D601DEB" w14:textId="77777777" w:rsidR="00486605" w:rsidRDefault="00486605" w:rsidP="00486605">
      <w:pPr>
        <w:pStyle w:val="Testonotaapidipagina"/>
        <w:rPr>
          <w:ins w:id="17729" w:author="Visone Rossana (GSE)" w:date="2025-10-05T19:13:00Z" w16du:dateUtc="2025-10-05T17:13:00Z"/>
        </w:rPr>
      </w:pPr>
      <w:ins w:id="17730" w:author="Visone Rossana (GSE)" w:date="2025-10-05T19:13:00Z" w16du:dateUtc="2025-10-05T17:13:00Z">
        <w:r w:rsidRPr="00FF1A3B">
          <w:rPr>
            <w:rStyle w:val="Rimandonotaapidipagina"/>
            <w:sz w:val="18"/>
            <w:szCs w:val="18"/>
          </w:rPr>
          <w:footnoteRef/>
        </w:r>
        <w:r w:rsidRPr="00FF1A3B">
          <w:rPr>
            <w:sz w:val="18"/>
            <w:szCs w:val="18"/>
          </w:rPr>
          <w:t xml:space="preserve"> </w:t>
        </w:r>
        <w:r>
          <w:rPr>
            <w:sz w:val="18"/>
            <w:szCs w:val="18"/>
          </w:rPr>
          <w:t>Intesa come superficie interessata dal posizionamento del pannello isolante</w:t>
        </w:r>
        <w:r w:rsidRPr="00FF1A3B">
          <w:rPr>
            <w:sz w:val="18"/>
            <w:szCs w:val="18"/>
          </w:rPr>
          <w:t>.</w:t>
        </w:r>
      </w:ins>
    </w:p>
  </w:footnote>
  <w:footnote w:id="16">
    <w:p w14:paraId="0B686F48" w14:textId="77777777" w:rsidR="00486605" w:rsidRDefault="00486605" w:rsidP="00486605">
      <w:pPr>
        <w:pStyle w:val="Testonotaapidipagina"/>
        <w:rPr>
          <w:ins w:id="17795" w:author="Visone Rossana (GSE)" w:date="2025-10-05T19:13:00Z" w16du:dateUtc="2025-10-05T17:13:00Z"/>
        </w:rPr>
      </w:pPr>
      <w:ins w:id="17796" w:author="Visone Rossana (GSE)" w:date="2025-10-05T19:13:00Z" w16du:dateUtc="2025-10-05T17:13:00Z">
        <w:r w:rsidRPr="005438F9">
          <w:rPr>
            <w:rStyle w:val="Rimandonotaapidipagina"/>
            <w:sz w:val="18"/>
            <w:szCs w:val="18"/>
          </w:rPr>
          <w:footnoteRef/>
        </w:r>
        <w:r w:rsidRPr="005438F9">
          <w:rPr>
            <w:sz w:val="18"/>
            <w:szCs w:val="18"/>
          </w:rPr>
          <w:t xml:space="preserve"> Sono incluse le superfici comunque inclinate, se relative a copertura.</w:t>
        </w:r>
      </w:ins>
    </w:p>
  </w:footnote>
  <w:footnote w:id="17">
    <w:p w14:paraId="302DA21A" w14:textId="1DC0E907" w:rsidR="00FA7206" w:rsidRPr="00903B44" w:rsidDel="005757A5" w:rsidRDefault="00FA7206" w:rsidP="00FA7206">
      <w:pPr>
        <w:pStyle w:val="Testonotaapidipagina"/>
        <w:rPr>
          <w:ins w:id="18599" w:author="Visone Rossana (GSE)" w:date="2025-10-12T18:14:00Z" w16du:dateUtc="2025-10-12T16:14:00Z"/>
          <w:del w:id="18600" w:author="Visone Rossana (GSE)" w:date="2025-10-17T17:09:00Z" w16du:dateUtc="2025-10-17T15:09:00Z"/>
          <w:sz w:val="18"/>
          <w:szCs w:val="18"/>
          <w:lang w:val="en-US"/>
          <w:rPrChange w:id="18601" w:author="Rivera Cordero Daybeth Gabriela (GSE)" w:date="2025-10-13T11:10:00Z" w16du:dateUtc="2025-10-13T09:10:00Z">
            <w:rPr>
              <w:ins w:id="18602" w:author="Visone Rossana (GSE)" w:date="2025-10-12T18:14:00Z" w16du:dateUtc="2025-10-12T16:14:00Z"/>
              <w:del w:id="18603" w:author="Visone Rossana (GSE)" w:date="2025-10-17T17:09:00Z" w16du:dateUtc="2025-10-17T15:09:00Z"/>
            </w:rPr>
          </w:rPrChange>
        </w:rPr>
      </w:pPr>
      <w:ins w:id="18604" w:author="Visone Rossana (GSE)" w:date="2025-10-12T18:14:00Z" w16du:dateUtc="2025-10-12T16:14:00Z">
        <w:del w:id="18605" w:author="Visone Rossana (GSE)" w:date="2025-10-17T17:09:00Z" w16du:dateUtc="2025-10-17T15:09:00Z">
          <w:r w:rsidRPr="00FF1A3B" w:rsidDel="005757A5">
            <w:rPr>
              <w:rStyle w:val="Rimandonotaapidipagina"/>
              <w:sz w:val="18"/>
              <w:szCs w:val="18"/>
            </w:rPr>
            <w:footnoteRef/>
          </w:r>
          <w:r w:rsidRPr="00FF1A3B" w:rsidDel="005757A5">
            <w:rPr>
              <w:sz w:val="18"/>
              <w:szCs w:val="18"/>
            </w:rPr>
            <w:delText xml:space="preserve"> </w:delText>
          </w:r>
          <w:r w:rsidRPr="00903B44" w:rsidDel="005757A5">
            <w:rPr>
              <w:sz w:val="18"/>
              <w:szCs w:val="18"/>
              <w:highlight w:val="yellow"/>
              <w:rPrChange w:id="18606" w:author="Rivera Cordero Daybeth Gabriela (GSE)" w:date="2025-10-13T11:10:00Z" w16du:dateUtc="2025-10-13T09:10:00Z">
                <w:rPr>
                  <w:sz w:val="18"/>
                  <w:szCs w:val="18"/>
                </w:rPr>
              </w:rPrChange>
            </w:rPr>
            <w:delText>Intesa come superficie</w:delText>
          </w:r>
          <w:r w:rsidRPr="7F1041FA" w:rsidDel="005757A5">
            <w:rPr>
              <w:sz w:val="18"/>
              <w:szCs w:val="18"/>
            </w:rPr>
            <w:delText xml:space="preserve"> interessata</w:delText>
          </w:r>
        </w:del>
      </w:ins>
      <w:ins w:id="18607" w:author="Rivera Cordero Daybeth Gabriela (GSE)" w:date="2025-10-13T11:12:00Z" w16du:dateUtc="2025-10-13T09:12:00Z">
        <w:del w:id="18608" w:author="Visone Rossana (GSE)" w:date="2025-10-17T17:09:00Z" w16du:dateUtc="2025-10-17T15:09:00Z">
          <w:r w:rsidR="00A60AE4" w:rsidDel="005757A5">
            <w:rPr>
              <w:sz w:val="18"/>
              <w:szCs w:val="18"/>
            </w:rPr>
            <w:delText xml:space="preserve"> dal posizionamento del pannello isolante</w:delText>
          </w:r>
        </w:del>
      </w:ins>
      <w:ins w:id="18609" w:author="Visone Rossana (GSE)" w:date="2025-10-12T18:14:00Z" w16du:dateUtc="2025-10-12T16:14:00Z">
        <w:del w:id="18610" w:author="Visone Rossana (GSE)" w:date="2025-10-17T17:09:00Z" w16du:dateUtc="2025-10-17T15:09:00Z">
          <w:r w:rsidRPr="00903B44" w:rsidDel="005757A5">
            <w:rPr>
              <w:sz w:val="18"/>
              <w:szCs w:val="18"/>
            </w:rPr>
            <w:delText xml:space="preserve"> </w:delText>
          </w:r>
          <w:r w:rsidRPr="7F1041FA" w:rsidDel="005757A5">
            <w:rPr>
              <w:sz w:val="18"/>
              <w:szCs w:val="18"/>
            </w:rPr>
            <w:delText>dal posizionamento del pannello isolante.</w:delText>
          </w:r>
        </w:del>
      </w:ins>
    </w:p>
  </w:footnote>
  <w:footnote w:id="18">
    <w:p w14:paraId="7B431D5F" w14:textId="77777777" w:rsidR="00E111FC" w:rsidRDefault="00E111FC" w:rsidP="00E111FC">
      <w:pPr>
        <w:pStyle w:val="Testonotaapidipagina"/>
        <w:rPr>
          <w:ins w:id="18866" w:author="Visone Rossana (GSE)" w:date="2025-10-17T17:36:00Z" w16du:dateUtc="2025-10-17T15:36:00Z"/>
        </w:rPr>
      </w:pPr>
      <w:ins w:id="18867" w:author="Visone Rossana (GSE)" w:date="2025-10-17T17:36:00Z" w16du:dateUtc="2025-10-17T15:36:00Z">
        <w:r w:rsidRPr="00747A98">
          <w:rPr>
            <w:rStyle w:val="Rimandonotaapidipagina"/>
          </w:rPr>
          <w:footnoteRef/>
        </w:r>
        <w:r w:rsidRPr="00747A98">
          <w:t xml:space="preserve"> </w:t>
        </w:r>
        <w:r w:rsidRPr="00E111FC">
          <w:rPr>
            <w:rFonts w:cs="Calibri"/>
            <w:bCs/>
            <w:sz w:val="16"/>
            <w:szCs w:val="16"/>
            <w:rPrChange w:id="18868" w:author="Visone Rossana (GSE)" w:date="2025-10-17T17:37:00Z" w16du:dateUtc="2025-10-17T15:37:00Z">
              <w:rPr>
                <w:rFonts w:cs="Calibri"/>
                <w:bCs/>
                <w:sz w:val="18"/>
                <w:szCs w:val="18"/>
              </w:rPr>
            </w:rPrChange>
          </w:rPr>
          <w:t>Delle fattispecie relative a chiusure trasparenti apribili o assimilabili, comprensive di infissi.</w:t>
        </w:r>
      </w:ins>
    </w:p>
  </w:footnote>
  <w:footnote w:id="19">
    <w:p w14:paraId="5964E24F" w14:textId="1FB76DAE" w:rsidR="00696F95" w:rsidRPr="009C2C67" w:rsidRDefault="00696F95">
      <w:pPr>
        <w:pStyle w:val="Testonotaapidipagina"/>
        <w:rPr>
          <w:sz w:val="18"/>
          <w:szCs w:val="18"/>
          <w:lang w:val="en-GB"/>
          <w:rPrChange w:id="19191" w:author="Rivera Cordero Daybeth Gabriela (GSE)" w:date="2025-10-13T11:19:00Z" w16du:dateUtc="2025-10-13T09:19:00Z">
            <w:rPr/>
          </w:rPrChange>
        </w:rPr>
      </w:pPr>
      <w:ins w:id="19192" w:author="Rivera Cordero Daybeth Gabriela (GSE)" w:date="2025-10-13T11:18:00Z" w16du:dateUtc="2025-10-13T09:18:00Z">
        <w:r>
          <w:rPr>
            <w:rStyle w:val="Rimandonotaapidipagina"/>
          </w:rPr>
          <w:footnoteRef/>
        </w:r>
        <w:r w:rsidRPr="009C2C67">
          <w:rPr>
            <w:lang w:val="en-GB"/>
          </w:rPr>
          <w:t xml:space="preserve"> </w:t>
        </w:r>
        <w:r w:rsidR="001C50D1" w:rsidRPr="009C2C67">
          <w:rPr>
            <w:sz w:val="18"/>
            <w:szCs w:val="18"/>
            <w:lang w:val="en-GB"/>
            <w:rPrChange w:id="19193" w:author="Rivera Cordero Daybeth Gabriela (GSE)" w:date="2025-10-13T11:19:00Z" w16du:dateUtc="2025-10-13T09:19:00Z">
              <w:rPr/>
            </w:rPrChange>
          </w:rPr>
          <w:t>Intesa come superficie utile calpestabile</w:t>
        </w:r>
      </w:ins>
    </w:p>
  </w:footnote>
  <w:footnote w:id="20">
    <w:p w14:paraId="64C9EEE6" w14:textId="77777777" w:rsidR="000D2F90" w:rsidRPr="0098169C" w:rsidRDefault="000D2F90" w:rsidP="000D2F90">
      <w:pPr>
        <w:pStyle w:val="Testonotaapidipagina"/>
        <w:rPr>
          <w:ins w:id="19914" w:author="Oliosi Francesco (GSE)" w:date="2025-10-22T14:53:00Z" w16du:dateUtc="2025-10-22T12:53:00Z"/>
          <w:lang w:val="en-US"/>
        </w:rPr>
      </w:pPr>
      <w:ins w:id="19915" w:author="Oliosi Francesco (GSE)" w:date="2025-10-22T14:53:00Z" w16du:dateUtc="2025-10-22T12:53:00Z">
        <w:r>
          <w:rPr>
            <w:rStyle w:val="Rimandonotaapidipagina"/>
          </w:rPr>
          <w:footnoteRef/>
        </w:r>
        <w:r w:rsidRPr="0098169C">
          <w:rPr>
            <w:lang w:val="en-US"/>
          </w:rPr>
          <w:t xml:space="preserve"> </w:t>
        </w:r>
        <w:r w:rsidRPr="0098169C">
          <w:rPr>
            <w:sz w:val="18"/>
            <w:lang w:val="en-US"/>
          </w:rPr>
          <w:t>HBES: Home and building Electronic System; BASC: Building Automation and Control System</w:t>
        </w:r>
        <w:r w:rsidRPr="0098169C">
          <w:rPr>
            <w:lang w:val="en-US"/>
          </w:rPr>
          <w:t>.</w:t>
        </w:r>
      </w:ins>
    </w:p>
  </w:footnote>
  <w:footnote w:id="21">
    <w:p w14:paraId="3168019D" w14:textId="77777777" w:rsidR="00901495" w:rsidRDefault="00901495" w:rsidP="00901495">
      <w:pPr>
        <w:pStyle w:val="Testonotaapidipagina"/>
        <w:rPr>
          <w:ins w:id="20015" w:author="Oliosi Francesco (GSE)" w:date="2025-10-22T15:13:00Z" w16du:dateUtc="2025-10-22T13:13:00Z"/>
        </w:rPr>
      </w:pPr>
      <w:ins w:id="20016" w:author="Oliosi Francesco (GSE)" w:date="2025-10-22T15:13:00Z" w16du:dateUtc="2025-10-22T13:13:00Z">
        <w:r w:rsidRPr="00104478">
          <w:rPr>
            <w:rStyle w:val="Rimandonotaapidipagina"/>
            <w:sz w:val="18"/>
            <w:szCs w:val="18"/>
          </w:rPr>
          <w:footnoteRef/>
        </w:r>
        <w:r w:rsidRPr="00104478">
          <w:rPr>
            <w:sz w:val="18"/>
            <w:szCs w:val="18"/>
          </w:rPr>
          <w:t xml:space="preserve"> Intesa come superficie utile calpestabile dell’edificio soggetta ad intervento.</w:t>
        </w:r>
      </w:ins>
    </w:p>
  </w:footnote>
  <w:footnote w:id="22">
    <w:p w14:paraId="00891D17" w14:textId="77777777" w:rsidR="00EB6AC9" w:rsidRDefault="00EB6AC9" w:rsidP="00EB6AC9">
      <w:pPr>
        <w:pStyle w:val="Testonotaapidipagina"/>
        <w:jc w:val="both"/>
        <w:rPr>
          <w:ins w:id="23214" w:author="Visone Rossana (GSE)" w:date="2025-10-20T11:18:00Z" w16du:dateUtc="2025-10-20T09:18:00Z"/>
        </w:rPr>
      </w:pPr>
      <w:ins w:id="23215" w:author="Visone Rossana (GSE)" w:date="2025-10-20T11:18:00Z" w16du:dateUtc="2025-10-20T09:18:00Z">
        <w:r w:rsidRPr="00EB6AC9">
          <w:rPr>
            <w:rStyle w:val="Rimandonotaapidipagina"/>
            <w:sz w:val="20"/>
            <w:szCs w:val="20"/>
            <w:rPrChange w:id="23216" w:author="Visone Rossana (GSE)" w:date="2025-10-20T11:18:00Z" w16du:dateUtc="2025-10-20T09:18:00Z">
              <w:rPr>
                <w:rStyle w:val="Rimandonotaapidipagina"/>
              </w:rPr>
            </w:rPrChange>
          </w:rPr>
          <w:footnoteRef/>
        </w:r>
        <w:r>
          <w:t xml:space="preserve"> </w:t>
        </w:r>
        <w:r w:rsidRPr="003860EE">
          <w:rPr>
            <w:sz w:val="16"/>
            <w:szCs w:val="16"/>
          </w:rPr>
          <w:t xml:space="preserve">Sono ammessi interventi di installazione di generatori in impianti di potenza termica nominale complessiva </w:t>
        </w:r>
        <w:r w:rsidRPr="003860EE">
          <w:rPr>
            <w:i/>
            <w:sz w:val="16"/>
            <w:szCs w:val="16"/>
          </w:rPr>
          <w:t>post-operam</w:t>
        </w:r>
        <w:r w:rsidRPr="003860EE">
          <w:rPr>
            <w:sz w:val="16"/>
            <w:szCs w:val="16"/>
          </w:rPr>
          <w:t xml:space="preserve">, intesa come somma delle potenze termiche nominali di tutti i generatori di calore (nuovi generatori, non sostituiti e di </w:t>
        </w:r>
        <w:r w:rsidRPr="003860EE">
          <w:rPr>
            <w:iCs/>
            <w:sz w:val="16"/>
            <w:szCs w:val="16"/>
          </w:rPr>
          <w:t>backup</w:t>
        </w:r>
        <w:r w:rsidRPr="003860EE">
          <w:rPr>
            <w:sz w:val="16"/>
            <w:szCs w:val="16"/>
          </w:rPr>
          <w:t>) che riscaldano lo stesso edificio/unità immobiliare, inferiore o uguale a 2.000 kW</w:t>
        </w:r>
        <w:r w:rsidRPr="003860EE">
          <w:rPr>
            <w:sz w:val="16"/>
            <w:szCs w:val="16"/>
            <w:vertAlign w:val="subscript"/>
          </w:rPr>
          <w:t>t</w:t>
        </w:r>
        <w:r w:rsidRPr="003860EE">
          <w:rPr>
            <w:sz w:val="16"/>
            <w:szCs w:val="16"/>
          </w:rPr>
          <w:t xml:space="preserve">,. </w:t>
        </w:r>
      </w:ins>
    </w:p>
  </w:footnote>
  <w:footnote w:id="23">
    <w:p w14:paraId="4103DBCC" w14:textId="77777777" w:rsidR="00133FC6" w:rsidRDefault="00133FC6" w:rsidP="00133FC6">
      <w:pPr>
        <w:pStyle w:val="Testonotaapidipagina"/>
        <w:jc w:val="both"/>
        <w:rPr>
          <w:ins w:id="25424" w:author="Rosati Michele (GSE)" w:date="2025-10-24T19:13:00Z" w16du:dateUtc="2025-10-24T17:13:00Z"/>
        </w:rPr>
      </w:pPr>
      <w:ins w:id="25425" w:author="Rosati Michele (GSE)" w:date="2025-10-24T19:13:00Z" w16du:dateUtc="2025-10-24T17:13:00Z">
        <w:r>
          <w:rPr>
            <w:rStyle w:val="Rimandonotaapidipagina"/>
          </w:rPr>
          <w:footnoteRef/>
        </w:r>
        <w:r>
          <w:t xml:space="preserve"> </w:t>
        </w:r>
        <w:r w:rsidRPr="003860EE">
          <w:rPr>
            <w:sz w:val="16"/>
            <w:szCs w:val="16"/>
          </w:rPr>
          <w:t xml:space="preserve">Sono ammessi interventi di installazione di generatori in impianti di potenza termica nominale complessiva </w:t>
        </w:r>
        <w:r w:rsidRPr="003860EE">
          <w:rPr>
            <w:i/>
            <w:sz w:val="16"/>
            <w:szCs w:val="16"/>
          </w:rPr>
          <w:t>post-operam</w:t>
        </w:r>
        <w:r w:rsidRPr="003860EE">
          <w:rPr>
            <w:sz w:val="16"/>
            <w:szCs w:val="16"/>
          </w:rPr>
          <w:t xml:space="preserve">, intesa come somma delle potenze termiche nominali di tutti i generatori di calore (nuovi generatori, non sostituiti e di </w:t>
        </w:r>
        <w:r w:rsidRPr="003860EE">
          <w:rPr>
            <w:iCs/>
            <w:sz w:val="16"/>
            <w:szCs w:val="16"/>
          </w:rPr>
          <w:t>backup</w:t>
        </w:r>
        <w:r w:rsidRPr="003860EE">
          <w:rPr>
            <w:sz w:val="16"/>
            <w:szCs w:val="16"/>
          </w:rPr>
          <w:t>) che riscaldano lo stesso edificio/unità immobiliare, inferiore o uguale a 2.000 kW</w:t>
        </w:r>
        <w:r w:rsidRPr="003860EE">
          <w:rPr>
            <w:sz w:val="16"/>
            <w:szCs w:val="16"/>
            <w:vertAlign w:val="subscript"/>
          </w:rPr>
          <w:t>t</w:t>
        </w:r>
        <w:r w:rsidRPr="003860EE">
          <w:rPr>
            <w:sz w:val="16"/>
            <w:szCs w:val="16"/>
          </w:rPr>
          <w:t xml:space="preserve">,. </w:t>
        </w:r>
      </w:ins>
    </w:p>
  </w:footnote>
  <w:footnote w:id="24">
    <w:p w14:paraId="4C1409C9" w14:textId="77777777" w:rsidR="00133FC6" w:rsidRDefault="00133FC6" w:rsidP="00133FC6">
      <w:pPr>
        <w:pStyle w:val="Testonotaapidipagina"/>
        <w:rPr>
          <w:ins w:id="25891" w:author="Rosati Michele (GSE)" w:date="2025-10-24T19:13:00Z" w16du:dateUtc="2025-10-24T17:13:00Z"/>
        </w:rPr>
      </w:pPr>
      <w:ins w:id="25892" w:author="Rosati Michele (GSE)" w:date="2025-10-24T19:13:00Z" w16du:dateUtc="2025-10-24T17:13:00Z">
        <w:r>
          <w:rPr>
            <w:rStyle w:val="Rimandonotaapidipagina"/>
          </w:rPr>
          <w:footnoteRef/>
        </w:r>
        <w:r>
          <w:t xml:space="preserve"> </w:t>
        </w:r>
        <w:r w:rsidRPr="00ED4444">
          <w:rPr>
            <w:rFonts w:ascii="Calibri" w:hAnsi="Calibri" w:cs="Calibri"/>
          </w:rPr>
          <w:t>Ai fini dell’individuazione delle annualità previste per l’erogazione dell’incentivo annuo (Ia tot), è necessario fare riferimento alla potenza termica nominale</w:t>
        </w:r>
        <w:r>
          <w:rPr>
            <w:rFonts w:ascii="Calibri" w:hAnsi="Calibri" w:cs="Calibri"/>
          </w:rPr>
          <w:t xml:space="preserve"> totale in riscaldamento</w:t>
        </w:r>
        <w:r w:rsidRPr="00ED4444">
          <w:rPr>
            <w:rFonts w:ascii="Calibri" w:hAnsi="Calibri" w:cs="Calibri"/>
          </w:rPr>
          <w:t xml:space="preserve"> dell</w:t>
        </w:r>
        <w:r>
          <w:rPr>
            <w:rFonts w:ascii="Calibri" w:hAnsi="Calibri" w:cs="Calibri"/>
          </w:rPr>
          <w:t>e</w:t>
        </w:r>
        <w:r w:rsidRPr="00ED4444">
          <w:rPr>
            <w:rFonts w:ascii="Calibri" w:hAnsi="Calibri" w:cs="Calibri"/>
          </w:rPr>
          <w:t xml:space="preserve"> pomp</w:t>
        </w:r>
        <w:r>
          <w:rPr>
            <w:rFonts w:ascii="Calibri" w:hAnsi="Calibri" w:cs="Calibri"/>
          </w:rPr>
          <w:t>e</w:t>
        </w:r>
        <w:r w:rsidRPr="00ED4444">
          <w:rPr>
            <w:rFonts w:ascii="Calibri" w:hAnsi="Calibri" w:cs="Calibri"/>
          </w:rPr>
          <w:t xml:space="preserve"> di calor</w:t>
        </w:r>
        <w:r>
          <w:rPr>
            <w:rFonts w:ascii="Calibri" w:hAnsi="Calibri" w:cs="Calibri"/>
          </w:rPr>
          <w:t>e</w:t>
        </w:r>
        <w:r w:rsidRPr="00ED4444">
          <w:rPr>
            <w:rFonts w:ascii="Calibri" w:hAnsi="Calibri" w:cs="Calibri"/>
          </w:rPr>
          <w:t xml:space="preserve"> </w:t>
        </w:r>
        <w:r>
          <w:rPr>
            <w:rFonts w:ascii="Calibri" w:hAnsi="Calibri" w:cs="Calibri"/>
          </w:rPr>
          <w:t>del sistema</w:t>
        </w:r>
        <w:r w:rsidRPr="00ED4444">
          <w:rPr>
            <w:rFonts w:ascii="Calibri" w:hAnsi="Calibri" w:cs="Calibri"/>
          </w:rPr>
          <w:t>.</w:t>
        </w:r>
      </w:ins>
    </w:p>
  </w:footnote>
  <w:footnote w:id="25">
    <w:p w14:paraId="452FBFC1" w14:textId="77777777" w:rsidR="00874EF6" w:rsidRDefault="00874EF6" w:rsidP="00874EF6">
      <w:pPr>
        <w:spacing w:after="60"/>
        <w:ind w:left="142" w:hanging="142"/>
        <w:jc w:val="both"/>
        <w:rPr>
          <w:ins w:id="26409" w:author="Visone Rossana (GSE)" w:date="2025-10-22T15:13:00Z" w16du:dateUtc="2025-10-22T13:13:00Z"/>
        </w:rPr>
      </w:pPr>
      <w:ins w:id="26410" w:author="Visone Rossana (GSE)" w:date="2025-10-22T15:13:00Z" w16du:dateUtc="2025-10-22T13:13:00Z">
        <w:r w:rsidRPr="000831A2">
          <w:rPr>
            <w:rStyle w:val="Rimandonotaapidipagina"/>
            <w:sz w:val="18"/>
            <w:szCs w:val="18"/>
          </w:rPr>
          <w:footnoteRef/>
        </w:r>
        <w:r w:rsidRPr="000831A2">
          <w:rPr>
            <w:sz w:val="18"/>
            <w:szCs w:val="18"/>
          </w:rPr>
          <w:t xml:space="preserve"> Nel caso di serre non censite al catasto edilizio urbano perché esentate dall’obbligo (come nei casi in cui si effettua la coltivazione a terra), per poter accedere ai benefici del Decreto, è necessario trasmettere attraverso il Portaltermico il codice CUAA (codice unico di identificazione aziende agricole).</w:t>
        </w:r>
      </w:ins>
    </w:p>
  </w:footnote>
  <w:footnote w:id="26">
    <w:p w14:paraId="53DC304B" w14:textId="1DB555A6" w:rsidR="00874EF6" w:rsidRPr="0003716C" w:rsidRDefault="00874EF6" w:rsidP="00874EF6">
      <w:pPr>
        <w:pStyle w:val="Testonotaapidipagina"/>
        <w:spacing w:after="60"/>
        <w:ind w:left="142" w:hanging="142"/>
        <w:jc w:val="both"/>
        <w:rPr>
          <w:ins w:id="26415" w:author="Visone Rossana (GSE)" w:date="2025-10-22T15:13:00Z" w16du:dateUtc="2025-10-22T13:13:00Z"/>
        </w:rPr>
      </w:pPr>
      <w:ins w:id="26416" w:author="Visone Rossana (GSE)" w:date="2025-10-22T15:13:00Z" w16du:dateUtc="2025-10-22T13:13:00Z">
        <w:r w:rsidRPr="00C82E96">
          <w:rPr>
            <w:rStyle w:val="Rimandonotaapidipagina"/>
            <w:sz w:val="18"/>
            <w:szCs w:val="18"/>
          </w:rPr>
          <w:footnoteRef/>
        </w:r>
        <w:r w:rsidRPr="00C82E96">
          <w:rPr>
            <w:sz w:val="18"/>
            <w:szCs w:val="18"/>
          </w:rPr>
          <w:t xml:space="preserve"> </w:t>
        </w:r>
        <w:del w:id="26417" w:author="Visone Rossana (GSE)" w:date="2025-10-23T15:14:00Z" w16du:dateUtc="2025-10-23T13:14:00Z">
          <w:r w:rsidRPr="00C82E96">
            <w:rPr>
              <w:sz w:val="18"/>
              <w:szCs w:val="18"/>
            </w:rPr>
            <w:delText xml:space="preserve">Per </w:delText>
          </w:r>
          <w:r w:rsidRPr="00DE0F9A">
            <w:rPr>
              <w:strike/>
              <w:sz w:val="18"/>
              <w:szCs w:val="18"/>
              <w:rPrChange w:id="26418" w:author="Visone Rossana (GSE)" w:date="2025-10-23T15:10:00Z" w16du:dateUtc="2025-10-23T13:10:00Z">
                <w:rPr>
                  <w:sz w:val="18"/>
                  <w:szCs w:val="18"/>
                </w:rPr>
              </w:rPrChange>
            </w:rPr>
            <w:delText>i soli</w:delText>
          </w:r>
          <w:r w:rsidRPr="00C82E96">
            <w:rPr>
              <w:sz w:val="18"/>
              <w:szCs w:val="18"/>
            </w:rPr>
            <w:delText xml:space="preserve"> </w:delText>
          </w:r>
        </w:del>
      </w:ins>
      <w:ins w:id="26419" w:author="Visone Rossana (GSE)" w:date="2025-10-23T15:14:00Z" w16du:dateUtc="2025-10-23T13:14:00Z">
        <w:r w:rsidR="000F63C9">
          <w:rPr>
            <w:sz w:val="18"/>
            <w:szCs w:val="18"/>
          </w:rPr>
          <w:t>G</w:t>
        </w:r>
      </w:ins>
      <w:ins w:id="26420" w:author="Visone Rossana (GSE)" w:date="2025-10-23T15:08:00Z" w16du:dateUtc="2025-10-23T13:08:00Z">
        <w:del w:id="26421" w:author="Visone Rossana (GSE)" w:date="2025-10-23T15:14:00Z" w16du:dateUtc="2025-10-23T13:14:00Z">
          <w:r w:rsidR="00DE0F9A">
            <w:rPr>
              <w:sz w:val="18"/>
              <w:szCs w:val="18"/>
            </w:rPr>
            <w:delText>g</w:delText>
          </w:r>
        </w:del>
        <w:r w:rsidR="00DE0F9A">
          <w:rPr>
            <w:sz w:val="18"/>
            <w:szCs w:val="18"/>
          </w:rPr>
          <w:t>li</w:t>
        </w:r>
      </w:ins>
      <w:ins w:id="26422" w:author="Visone Rossana (GSE)" w:date="2025-10-22T15:13:00Z" w16du:dateUtc="2025-10-22T13:13:00Z">
        <w:r w:rsidRPr="00C82E96">
          <w:rPr>
            <w:sz w:val="18"/>
            <w:szCs w:val="18"/>
          </w:rPr>
          <w:t xml:space="preserve"> interventi effettuati in aree non metanizzate, esclusivamente dalle aziende agricole che effettuino attività agroforestale</w:t>
        </w:r>
        <w:r>
          <w:rPr>
            <w:sz w:val="18"/>
            <w:szCs w:val="18"/>
          </w:rPr>
          <w:t xml:space="preserve"> </w:t>
        </w:r>
        <w:r w:rsidRPr="007431E7">
          <w:rPr>
            <w:sz w:val="18"/>
            <w:szCs w:val="18"/>
          </w:rPr>
          <w:t>e dalle imprese operanti nel settore forestale,</w:t>
        </w:r>
        <w:r w:rsidRPr="00C82E96">
          <w:rPr>
            <w:sz w:val="18"/>
            <w:szCs w:val="18"/>
          </w:rPr>
          <w:t xml:space="preserve"> è ammessa agli incentivi la sostituzione di generatori di calore alimentati a GPL </w:t>
        </w:r>
      </w:ins>
      <w:ins w:id="26423" w:author="Visone Rossana (GSE)" w:date="2025-10-22T16:06:00Z" w16du:dateUtc="2025-10-22T14:06:00Z">
        <w:r w:rsidR="00403BD7" w:rsidRPr="00403BD7">
          <w:rPr>
            <w:sz w:val="18"/>
            <w:szCs w:val="18"/>
            <w:highlight w:val="cyan"/>
            <w:rPrChange w:id="26424" w:author="Visone Rossana (GSE)" w:date="2025-10-22T16:06:00Z" w16du:dateUtc="2025-10-22T14:06:00Z">
              <w:rPr>
                <w:sz w:val="18"/>
                <w:szCs w:val="18"/>
              </w:rPr>
            </w:rPrChange>
          </w:rPr>
          <w:t>con generat</w:t>
        </w:r>
        <w:r w:rsidR="00403BD7" w:rsidRPr="0004139A">
          <w:rPr>
            <w:sz w:val="18"/>
            <w:szCs w:val="18"/>
            <w:highlight w:val="cyan"/>
            <w:rPrChange w:id="26425" w:author="Visone Rossana (GSE)" w:date="2025-10-22T16:06:00Z" w16du:dateUtc="2025-10-22T14:06:00Z">
              <w:rPr>
                <w:sz w:val="18"/>
                <w:szCs w:val="18"/>
              </w:rPr>
            </w:rPrChange>
          </w:rPr>
          <w:t>ori</w:t>
        </w:r>
        <w:r w:rsidR="0004139A" w:rsidRPr="0004139A">
          <w:rPr>
            <w:sz w:val="18"/>
            <w:szCs w:val="18"/>
            <w:highlight w:val="cyan"/>
            <w:rPrChange w:id="26426" w:author="Visone Rossana (GSE)" w:date="2025-10-22T16:06:00Z" w16du:dateUtc="2025-10-22T14:06:00Z">
              <w:rPr>
                <w:sz w:val="18"/>
                <w:szCs w:val="18"/>
              </w:rPr>
            </w:rPrChange>
          </w:rPr>
          <w:t xml:space="preserve"> di calore alimentati da biomassa</w:t>
        </w:r>
        <w:r w:rsidR="00403BD7">
          <w:rPr>
            <w:sz w:val="18"/>
            <w:szCs w:val="18"/>
          </w:rPr>
          <w:t xml:space="preserve"> </w:t>
        </w:r>
      </w:ins>
      <w:ins w:id="26427" w:author="Visone Rossana (GSE)" w:date="2025-10-22T15:13:00Z" w16du:dateUtc="2025-10-22T13:13:00Z">
        <w:r w:rsidRPr="00C82E96">
          <w:rPr>
            <w:sz w:val="18"/>
            <w:szCs w:val="18"/>
          </w:rPr>
          <w:t xml:space="preserve">che abbiano requisiti tali da ottenere un </w:t>
        </w:r>
        <w:r w:rsidRPr="0003716C">
          <w:rPr>
            <w:sz w:val="18"/>
            <w:szCs w:val="18"/>
          </w:rPr>
          <w:t xml:space="preserve">coefficiente premiante riferito alle emissioni di polveri pari a 1,5. Le Regioni possono limitare l’applicazione di tale deroga nel rispetto dell’articolo 3 </w:t>
        </w:r>
        <w:r w:rsidRPr="0003716C">
          <w:rPr>
            <w:i/>
            <w:sz w:val="18"/>
            <w:szCs w:val="18"/>
            <w:lang w:val="la-Latn"/>
          </w:rPr>
          <w:t>quinques</w:t>
        </w:r>
        <w:r w:rsidRPr="0003716C">
          <w:rPr>
            <w:sz w:val="18"/>
            <w:szCs w:val="18"/>
          </w:rPr>
          <w:t xml:space="preserve"> del D.Lgs. 152/06. </w:t>
        </w:r>
      </w:ins>
    </w:p>
  </w:footnote>
  <w:footnote w:id="27">
    <w:p w14:paraId="41359DA4" w14:textId="77777777" w:rsidR="00874EF6" w:rsidRDefault="00874EF6" w:rsidP="00874EF6">
      <w:pPr>
        <w:spacing w:after="60"/>
        <w:ind w:left="142" w:hanging="142"/>
        <w:jc w:val="both"/>
        <w:rPr>
          <w:ins w:id="26435" w:author="Visone Rossana (GSE)" w:date="2025-10-22T15:13:00Z" w16du:dateUtc="2025-10-22T13:13:00Z"/>
        </w:rPr>
      </w:pPr>
      <w:ins w:id="26436" w:author="Visone Rossana (GSE)" w:date="2025-10-22T15:13:00Z" w16du:dateUtc="2025-10-22T13:13:00Z">
        <w:r w:rsidRPr="0003716C">
          <w:rPr>
            <w:rStyle w:val="Rimandonotaapidipagina"/>
            <w:sz w:val="18"/>
            <w:szCs w:val="18"/>
          </w:rPr>
          <w:footnoteRef/>
        </w:r>
        <w:r w:rsidRPr="0003716C">
          <w:rPr>
            <w:sz w:val="18"/>
            <w:szCs w:val="18"/>
          </w:rPr>
          <w:t xml:space="preserve"> Sono ammessi interventi di installazione di generatori o gruppi di generazione di calore in impianti di potenza termica nominale complessiva </w:t>
        </w:r>
        <w:r w:rsidRPr="0003716C">
          <w:rPr>
            <w:i/>
            <w:sz w:val="18"/>
            <w:szCs w:val="18"/>
          </w:rPr>
          <w:t>post-operam</w:t>
        </w:r>
        <w:r w:rsidRPr="0003716C">
          <w:rPr>
            <w:sz w:val="18"/>
            <w:szCs w:val="18"/>
          </w:rPr>
          <w:t xml:space="preserve">, intesa come somma delle potenze termiche nominali dei generatori di calore appartenenti allo stesso impianto (nuovi, non sostituiti ed eventuale </w:t>
        </w:r>
        <w:r w:rsidRPr="0003716C">
          <w:rPr>
            <w:i/>
            <w:sz w:val="18"/>
            <w:szCs w:val="18"/>
          </w:rPr>
          <w:t>backup</w:t>
        </w:r>
        <w:r w:rsidRPr="0003716C">
          <w:rPr>
            <w:sz w:val="18"/>
            <w:szCs w:val="18"/>
          </w:rPr>
          <w:t>) a valle dell’intervento, in</w:t>
        </w:r>
        <w:r>
          <w:rPr>
            <w:sz w:val="18"/>
            <w:szCs w:val="18"/>
          </w:rPr>
          <w:t xml:space="preserve">feriore o </w:t>
        </w:r>
        <w:r w:rsidRPr="00C85E75">
          <w:rPr>
            <w:sz w:val="18"/>
            <w:szCs w:val="18"/>
          </w:rPr>
          <w:t>uguale a 2.000 kW</w:t>
        </w:r>
        <w:r w:rsidRPr="00C85E75">
          <w:rPr>
            <w:sz w:val="18"/>
            <w:szCs w:val="18"/>
            <w:vertAlign w:val="subscript"/>
          </w:rPr>
          <w:t>t</w:t>
        </w:r>
        <w:r w:rsidRPr="00C85E75">
          <w:rPr>
            <w:sz w:val="18"/>
            <w:szCs w:val="18"/>
          </w:rPr>
          <w:t>.</w:t>
        </w:r>
      </w:ins>
    </w:p>
  </w:footnote>
  <w:footnote w:id="28">
    <w:p w14:paraId="4A08A44B" w14:textId="77777777" w:rsidR="00DC335A" w:rsidRPr="00820F86" w:rsidRDefault="00DC335A" w:rsidP="00DC335A">
      <w:pPr>
        <w:pStyle w:val="Paragrafoelenco"/>
        <w:ind w:left="284" w:hanging="284"/>
        <w:jc w:val="both"/>
        <w:rPr>
          <w:ins w:id="27986" w:author="Visone Rossana (GSE)" w:date="2025-10-23T10:22:00Z" w16du:dateUtc="2025-10-23T08:22:00Z"/>
          <w:sz w:val="18"/>
          <w:szCs w:val="18"/>
        </w:rPr>
      </w:pPr>
      <w:ins w:id="27987" w:author="Visone Rossana (GSE)" w:date="2025-10-23T10:22:00Z" w16du:dateUtc="2025-10-23T08:22:00Z">
        <w:r w:rsidRPr="00820F86">
          <w:rPr>
            <w:rStyle w:val="Rimandonotaapidipagina"/>
            <w:sz w:val="18"/>
            <w:szCs w:val="18"/>
          </w:rPr>
          <w:footnoteRef/>
        </w:r>
        <w:r w:rsidRPr="00820F86">
          <w:rPr>
            <w:sz w:val="18"/>
            <w:szCs w:val="18"/>
          </w:rPr>
          <w:t xml:space="preserve"> </w:t>
        </w:r>
        <w:r w:rsidRPr="00820F86">
          <w:rPr>
            <w:sz w:val="18"/>
            <w:szCs w:val="18"/>
          </w:rPr>
          <w:tab/>
          <w:t>È possibile omettere le fotografie delle targhe dei generatori sostituiti in caso di assenza delle targhe stesse, per apparecchi domestici a biomassa (stufa a legna o a pellet, termocamino) installati prima dell’entrata in vigore dell’obbligo di apporre la targa del generatore, nonché nel caso di manufatti artigianali costruiti in loco o di caminetti aperti. In sostituzione della foto della targa del generatore sostituito va allegata, integrandola nel documento elettronico in formato PDF in luogo della foto mancante, un’autodichiarazione del soggetto responsabile attestante la potenza del generatore stesso.</w:t>
        </w:r>
      </w:ins>
    </w:p>
  </w:footnote>
  <w:footnote w:id="29">
    <w:p w14:paraId="4893A8C3" w14:textId="77777777" w:rsidR="00DC335A" w:rsidRPr="00820F86" w:rsidRDefault="00DC335A" w:rsidP="00DC335A">
      <w:pPr>
        <w:pStyle w:val="Testonotaapidipagina"/>
        <w:rPr>
          <w:ins w:id="28030" w:author="Visone Rossana (GSE)" w:date="2025-10-23T10:22:00Z" w16du:dateUtc="2025-10-23T08:22:00Z"/>
          <w:sz w:val="18"/>
          <w:szCs w:val="18"/>
        </w:rPr>
      </w:pPr>
      <w:ins w:id="28031" w:author="Visone Rossana (GSE)" w:date="2025-10-23T10:22:00Z" w16du:dateUtc="2025-10-23T08:22:00Z">
        <w:r w:rsidRPr="00820F86">
          <w:rPr>
            <w:rStyle w:val="Rimandonotaapidipagina"/>
            <w:sz w:val="18"/>
            <w:szCs w:val="18"/>
          </w:rPr>
          <w:footnoteRef/>
        </w:r>
        <w:r w:rsidRPr="00820F86">
          <w:rPr>
            <w:sz w:val="18"/>
            <w:szCs w:val="18"/>
          </w:rPr>
          <w:t xml:space="preserve"> </w:t>
        </w:r>
        <w:r>
          <w:rPr>
            <w:sz w:val="18"/>
            <w:szCs w:val="18"/>
          </w:rPr>
          <w:tab/>
        </w:r>
        <w:r w:rsidRPr="00820F86">
          <w:rPr>
            <w:sz w:val="18"/>
            <w:szCs w:val="18"/>
          </w:rPr>
          <w:t>Codice unico azienda agricola.</w:t>
        </w:r>
      </w:ins>
    </w:p>
  </w:footnote>
  <w:footnote w:id="30">
    <w:p w14:paraId="0C8C3066" w14:textId="77777777" w:rsidR="00617DF1" w:rsidRPr="00820F86" w:rsidRDefault="00617DF1" w:rsidP="00617DF1">
      <w:pPr>
        <w:pStyle w:val="Paragrafoelenco"/>
        <w:ind w:left="284" w:hanging="284"/>
        <w:jc w:val="both"/>
        <w:rPr>
          <w:ins w:id="28070" w:author="Visone Rossana (GSE)" w:date="2025-10-23T10:24:00Z" w16du:dateUtc="2025-10-23T08:24:00Z"/>
          <w:sz w:val="18"/>
          <w:szCs w:val="18"/>
        </w:rPr>
      </w:pPr>
      <w:ins w:id="28071" w:author="Visone Rossana (GSE)" w:date="2025-10-23T10:24:00Z" w16du:dateUtc="2025-10-23T08:24:00Z">
        <w:r w:rsidRPr="00820F86">
          <w:rPr>
            <w:rStyle w:val="Rimandonotaapidipagina"/>
            <w:rFonts w:cs="Calibri"/>
            <w:sz w:val="18"/>
            <w:szCs w:val="18"/>
          </w:rPr>
          <w:footnoteRef/>
        </w:r>
        <w:r w:rsidRPr="00820F86">
          <w:rPr>
            <w:sz w:val="18"/>
            <w:szCs w:val="18"/>
          </w:rPr>
          <w:t xml:space="preserve"> </w:t>
        </w:r>
        <w:r w:rsidRPr="00820F86">
          <w:rPr>
            <w:sz w:val="18"/>
            <w:szCs w:val="18"/>
          </w:rPr>
          <w:tab/>
          <w:t>Nel caso in cui la canna fumaria venga utilizzata dal nuovo generatore di calore e il camino aperto non venga rimosso, dovrà essere dimostrata la chiusura della sezione della canna fumaria che si collega al camino.</w:t>
        </w:r>
      </w:ins>
    </w:p>
  </w:footnote>
  <w:footnote w:id="31">
    <w:p w14:paraId="79296BB4" w14:textId="77777777" w:rsidR="00617DF1" w:rsidRPr="000373CD" w:rsidRDefault="00617DF1" w:rsidP="00617DF1">
      <w:pPr>
        <w:pStyle w:val="Paragrafoelenco"/>
        <w:ind w:left="284" w:hanging="284"/>
        <w:jc w:val="both"/>
        <w:rPr>
          <w:ins w:id="28152" w:author="Visone Rossana (GSE)" w:date="2025-10-23T10:24:00Z" w16du:dateUtc="2025-10-23T08:24:00Z"/>
          <w:sz w:val="18"/>
        </w:rPr>
      </w:pPr>
      <w:ins w:id="28153" w:author="Visone Rossana (GSE)" w:date="2025-10-23T10:24:00Z" w16du:dateUtc="2025-10-23T08:24:00Z">
        <w:r w:rsidRPr="000373CD">
          <w:rPr>
            <w:vertAlign w:val="superscript"/>
          </w:rPr>
          <w:footnoteRef/>
        </w:r>
        <w:r>
          <w:rPr>
            <w:sz w:val="18"/>
          </w:rPr>
          <w:t xml:space="preserve"> </w:t>
        </w:r>
        <w:r>
          <w:rPr>
            <w:sz w:val="18"/>
          </w:rPr>
          <w:tab/>
        </w:r>
        <w:r w:rsidRPr="000373CD">
          <w:rPr>
            <w:sz w:val="18"/>
          </w:rPr>
          <w:t>Per organismo accreditato, in questo caso, è da intendersi un organismo indipendente accreditato che può rilasciare certificazioni attestanti la conformità alle specifiche norme di riferimento sulle emissioni, anche sulla base di report di prova rilasciati da laboratori esterni all’organismo.</w:t>
        </w:r>
      </w:ins>
    </w:p>
  </w:footnote>
  <w:footnote w:id="32">
    <w:p w14:paraId="4515D080" w14:textId="77777777" w:rsidR="00617DF1" w:rsidRPr="00E67F0A" w:rsidRDefault="00617DF1" w:rsidP="00617DF1">
      <w:pPr>
        <w:pStyle w:val="Paragrafoelenco"/>
        <w:spacing w:after="120"/>
        <w:ind w:left="284" w:hanging="284"/>
        <w:jc w:val="both"/>
        <w:rPr>
          <w:ins w:id="28417" w:author="Visone Rossana (GSE)" w:date="2025-10-23T10:24:00Z" w16du:dateUtc="2025-10-23T08:24:00Z"/>
        </w:rPr>
      </w:pPr>
      <w:ins w:id="28418" w:author="Visone Rossana (GSE)" w:date="2025-10-23T10:24:00Z" w16du:dateUtc="2025-10-23T08:24:00Z">
        <w:r w:rsidRPr="000373CD">
          <w:rPr>
            <w:vertAlign w:val="superscript"/>
          </w:rPr>
          <w:footnoteRef/>
        </w:r>
        <w:r w:rsidRPr="000373CD">
          <w:rPr>
            <w:sz w:val="18"/>
          </w:rPr>
          <w:t xml:space="preserve"> </w:t>
        </w:r>
        <w:r>
          <w:rPr>
            <w:sz w:val="18"/>
          </w:rPr>
          <w:tab/>
        </w:r>
        <w:r w:rsidRPr="000373CD">
          <w:rPr>
            <w:sz w:val="18"/>
          </w:rPr>
          <w:t xml:space="preserve">Per organismo accreditato, in questo caso, è da intendersi un organismo indipendente accreditato/notificato che può rilasciare certificazioni/rapporti di prova attestanti la conformità alle norme di prodotto limitatamente ai requisiti necessari alla “marcatura CE”. È escluso il controllo della produzione “Factory Production Control” (FPC) che rimane in capo al produttore. Per le stufe e i termocamini a pellet  (UNI EN 14785), per i termocamini a legna (UNI EN 13229) e per le stufe a legna (UNI EN 13240) la certificazione può essere rilasciata anche da laboratorio notificato dal Ministero al </w:t>
        </w:r>
        <w:r>
          <w:rPr>
            <w:sz w:val="18"/>
          </w:rPr>
          <w:t xml:space="preserve">Sistema Europeo </w:t>
        </w:r>
        <w:r w:rsidRPr="000373CD">
          <w:rPr>
            <w:sz w:val="18"/>
          </w:rPr>
          <w:t>NANDO</w:t>
        </w:r>
        <w:r w:rsidRPr="00E67F0A">
          <w:rPr>
            <w:sz w:val="18"/>
          </w:rPr>
          <w:t xml:space="preserve"> (</w:t>
        </w:r>
        <w:r>
          <w:fldChar w:fldCharType="begin"/>
        </w:r>
        <w:r>
          <w:instrText>HYPERLINK "http://ec.europa.eu/enterprise/newapproach/nando/"</w:instrText>
        </w:r>
        <w:r>
          <w:fldChar w:fldCharType="separate"/>
        </w:r>
        <w:r w:rsidRPr="00E67F0A">
          <w:rPr>
            <w:color w:val="0000FF"/>
            <w:sz w:val="18"/>
            <w:u w:val="single"/>
          </w:rPr>
          <w:t>http://ec.europa.eu/enterprise/newapproach/nando/</w:t>
        </w:r>
        <w:r>
          <w:fldChar w:fldCharType="end"/>
        </w:r>
        <w:r w:rsidRPr="00E67F0A">
          <w:rPr>
            <w:sz w:val="18"/>
          </w:rPr>
          <w:t>) per la Direttiva CPD 89/106/CEE nell’ambito del mandato M/129 per gli “apparecchi di riscaldamento alimentati da combustibile solido”.</w:t>
        </w:r>
      </w:ins>
    </w:p>
  </w:footnote>
  <w:footnote w:id="33">
    <w:p w14:paraId="77A67EE8" w14:textId="77777777" w:rsidR="00666880" w:rsidRPr="0003716C" w:rsidRDefault="00666880" w:rsidP="00666880">
      <w:pPr>
        <w:pStyle w:val="Testonotaapidipagina"/>
        <w:rPr>
          <w:ins w:id="28749" w:author="Visone Rossana (GSE)" w:date="2025-10-20T16:40:00Z" w16du:dateUtc="2025-10-20T14:40:00Z"/>
          <w:rFonts w:cs="Calibri"/>
          <w:sz w:val="18"/>
          <w:szCs w:val="18"/>
        </w:rPr>
      </w:pPr>
      <w:ins w:id="28750" w:author="Visone Rossana (GSE)" w:date="2025-10-20T16:40:00Z" w16du:dateUtc="2025-10-20T14:40:00Z">
        <w:r w:rsidRPr="0003716C">
          <w:rPr>
            <w:rStyle w:val="Rimandonotaapidipagina"/>
            <w:sz w:val="18"/>
            <w:szCs w:val="18"/>
          </w:rPr>
          <w:footnoteRef/>
        </w:r>
        <w:r w:rsidRPr="0003716C">
          <w:rPr>
            <w:sz w:val="18"/>
            <w:szCs w:val="18"/>
          </w:rPr>
          <w:t xml:space="preserve"> I</w:t>
        </w:r>
        <w:r w:rsidRPr="0003716C">
          <w:rPr>
            <w:rFonts w:cs="Calibri"/>
            <w:sz w:val="18"/>
            <w:szCs w:val="18"/>
          </w:rPr>
          <w:t xml:space="preserve">n caso di bollitori preesistenti, è sufficiente che tale garanzia sia ancora in corso, alla data di conclusione dell’intervento. </w:t>
        </w:r>
      </w:ins>
    </w:p>
  </w:footnote>
  <w:footnote w:id="34">
    <w:p w14:paraId="7917215F" w14:textId="24B3456F" w:rsidR="003A407E" w:rsidRPr="003A407E" w:rsidRDefault="003A407E" w:rsidP="003A407E">
      <w:pPr>
        <w:spacing w:before="60" w:after="60"/>
        <w:rPr>
          <w:ins w:id="34984" w:author="Visone Rossana (GSE)" w:date="2025-09-25T16:08:00Z" w16du:dateUtc="2025-09-25T14:08:00Z"/>
          <w:rFonts w:cs="Calibri"/>
          <w:sz w:val="18"/>
          <w:szCs w:val="18"/>
          <w:highlight w:val="yellow"/>
        </w:rPr>
      </w:pPr>
      <w:ins w:id="34985" w:author="Visone Rossana (GSE)" w:date="2025-09-25T16:08:00Z" w16du:dateUtc="2025-09-25T14:08:00Z">
        <w:r w:rsidRPr="00837867">
          <w:rPr>
            <w:rStyle w:val="Rimandonotaapidipagina"/>
            <w:sz w:val="18"/>
            <w:szCs w:val="18"/>
          </w:rPr>
          <w:footnoteRef/>
        </w:r>
        <w:r w:rsidRPr="00837867">
          <w:rPr>
            <w:sz w:val="18"/>
            <w:szCs w:val="18"/>
          </w:rPr>
          <w:t xml:space="preserve"> </w:t>
        </w:r>
        <w:r w:rsidRPr="003A407E">
          <w:rPr>
            <w:rFonts w:cs="Calibri"/>
            <w:sz w:val="18"/>
            <w:szCs w:val="18"/>
            <w:highlight w:val="yellow"/>
            <w:rPrChange w:id="34986" w:author="Visone Rossana (GSE)" w:date="2025-09-25T16:11:00Z" w16du:dateUtc="2025-09-25T14:11:00Z">
              <w:rPr>
                <w:rFonts w:cs="Calibri"/>
                <w:sz w:val="18"/>
                <w:szCs w:val="18"/>
              </w:rPr>
            </w:rPrChange>
          </w:rPr>
          <w:t xml:space="preserve">Solo in caso di impianto termico ibrido compatto (vedi paragrafo </w:t>
        </w:r>
      </w:ins>
      <w:ins w:id="34987" w:author="Visone Rossana (GSE)" w:date="2025-09-25T16:47:00Z" w16du:dateUtc="2025-09-25T14:47:00Z">
        <w:r w:rsidR="00282843">
          <w:rPr>
            <w:rFonts w:cs="Calibri"/>
            <w:sz w:val="18"/>
            <w:szCs w:val="18"/>
            <w:highlight w:val="yellow"/>
          </w:rPr>
          <w:t>xx</w:t>
        </w:r>
      </w:ins>
      <w:ins w:id="34988" w:author="Visone Rossana (GSE)" w:date="2025-09-25T16:08:00Z" w16du:dateUtc="2025-09-25T14:08:00Z">
        <w:r w:rsidRPr="003A407E">
          <w:rPr>
            <w:rFonts w:cs="Calibri"/>
            <w:sz w:val="18"/>
            <w:szCs w:val="18"/>
            <w:highlight w:val="yellow"/>
            <w:rPrChange w:id="34989" w:author="Visone Rossana (GSE)" w:date="2025-09-25T16:11:00Z" w16du:dateUtc="2025-09-25T14:11:00Z">
              <w:rPr>
                <w:rFonts w:cs="Calibri"/>
                <w:sz w:val="18"/>
                <w:szCs w:val="18"/>
              </w:rPr>
            </w:rPrChange>
          </w:rPr>
          <w:t xml:space="preserve">), dotati di specifica certificazione di prodotto (c.d. </w:t>
        </w:r>
        <w:r w:rsidRPr="003A407E">
          <w:rPr>
            <w:rFonts w:cs="Calibri"/>
            <w:i/>
            <w:sz w:val="18"/>
            <w:szCs w:val="18"/>
            <w:highlight w:val="yellow"/>
            <w:rPrChange w:id="34990" w:author="Visone Rossana (GSE)" w:date="2025-09-25T16:11:00Z" w16du:dateUtc="2025-09-25T14:11:00Z">
              <w:rPr>
                <w:rFonts w:cs="Calibri"/>
                <w:i/>
                <w:sz w:val="18"/>
                <w:szCs w:val="18"/>
              </w:rPr>
            </w:rPrChange>
          </w:rPr>
          <w:t>factory made</w:t>
        </w:r>
        <w:r w:rsidRPr="003A407E">
          <w:rPr>
            <w:rFonts w:cs="Calibri"/>
            <w:sz w:val="18"/>
            <w:szCs w:val="18"/>
            <w:highlight w:val="yellow"/>
            <w:rPrChange w:id="34991" w:author="Visone Rossana (GSE)" w:date="2025-09-25T16:11:00Z" w16du:dateUtc="2025-09-25T14:11:00Z">
              <w:rPr>
                <w:rFonts w:cs="Calibri"/>
                <w:sz w:val="18"/>
                <w:szCs w:val="18"/>
              </w:rPr>
            </w:rPrChange>
          </w:rPr>
          <w:t>), i costi potranno essere presentati al GSE anche come unica fattura e relativa ricevuta di bonifico.</w:t>
        </w:r>
      </w:ins>
    </w:p>
  </w:footnote>
  <w:footnote w:id="35">
    <w:p w14:paraId="76D52F6C" w14:textId="77777777" w:rsidR="00B602E1" w:rsidRPr="00A40997" w:rsidRDefault="00B602E1" w:rsidP="00B602E1">
      <w:pPr>
        <w:pStyle w:val="Testonotaapidipagina"/>
        <w:rPr>
          <w:ins w:id="36357" w:author="Visone Rossana (GSE)" w:date="2025-09-29T12:04:00Z" w16du:dateUtc="2025-09-29T10:04:00Z"/>
          <w:rFonts w:cs="Calibri"/>
          <w:sz w:val="18"/>
          <w:szCs w:val="18"/>
        </w:rPr>
      </w:pPr>
      <w:ins w:id="36358" w:author="Visone Rossana (GSE)" w:date="2025-09-29T12:04:00Z" w16du:dateUtc="2025-09-29T10:04:00Z">
        <w:r>
          <w:rPr>
            <w:rStyle w:val="Rimandonotaapidipagina"/>
          </w:rPr>
          <w:footnoteRef/>
        </w:r>
        <w:r>
          <w:t xml:space="preserve"> </w:t>
        </w:r>
        <w:r w:rsidRPr="00A40997">
          <w:rPr>
            <w:rFonts w:cs="Calibri"/>
            <w:sz w:val="18"/>
            <w:szCs w:val="18"/>
          </w:rPr>
          <w:t>Riservati alla PA.</w:t>
        </w:r>
      </w:ins>
    </w:p>
  </w:footnote>
  <w:footnote w:id="36">
    <w:p w14:paraId="6B894AAD" w14:textId="77777777" w:rsidR="00B602E1" w:rsidRPr="00837867" w:rsidRDefault="00B602E1" w:rsidP="00B602E1">
      <w:pPr>
        <w:pStyle w:val="Testonotaapidipagina"/>
        <w:rPr>
          <w:ins w:id="36376" w:author="Visone Rossana (GSE)" w:date="2025-09-29T12:04:00Z" w16du:dateUtc="2025-09-29T10:04:00Z"/>
          <w:rFonts w:cs="Calibri"/>
          <w:sz w:val="18"/>
          <w:szCs w:val="18"/>
        </w:rPr>
      </w:pPr>
      <w:ins w:id="36377" w:author="Visone Rossana (GSE)" w:date="2025-09-29T12:04:00Z" w16du:dateUtc="2025-09-29T10:04:00Z">
        <w:r w:rsidRPr="00837867">
          <w:rPr>
            <w:rStyle w:val="Rimandonotaapidipagina"/>
            <w:sz w:val="18"/>
            <w:szCs w:val="18"/>
          </w:rPr>
          <w:footnoteRef/>
        </w:r>
        <w:r w:rsidRPr="00837867">
          <w:rPr>
            <w:sz w:val="18"/>
            <w:szCs w:val="18"/>
          </w:rPr>
          <w:t xml:space="preserve"> </w:t>
        </w:r>
        <w:r w:rsidRPr="00837867">
          <w:rPr>
            <w:rFonts w:cs="Calibri"/>
            <w:sz w:val="18"/>
            <w:szCs w:val="18"/>
          </w:rPr>
          <w:t>Per impianti di potenza termica nominale complessiva inferiore o uguale a 35 kW</w:t>
        </w:r>
        <w:r w:rsidRPr="00837867">
          <w:rPr>
            <w:rFonts w:cs="Calibri"/>
            <w:vertAlign w:val="subscript"/>
          </w:rPr>
          <w:t>t</w:t>
        </w:r>
        <w:r w:rsidRPr="00837867">
          <w:rPr>
            <w:rFonts w:cs="Calibri"/>
            <w:sz w:val="18"/>
            <w:szCs w:val="18"/>
          </w:rPr>
          <w:t>.</w:t>
        </w:r>
      </w:ins>
    </w:p>
  </w:footnote>
  <w:footnote w:id="37">
    <w:p w14:paraId="299A92AD" w14:textId="77777777" w:rsidR="004A1A25" w:rsidRPr="00713870" w:rsidDel="006F01E8" w:rsidRDefault="004A1A25" w:rsidP="004A1A25">
      <w:pPr>
        <w:spacing w:after="120"/>
        <w:jc w:val="both"/>
        <w:rPr>
          <w:ins w:id="36919" w:author="Visone Rossana (GSE)" w:date="2025-09-29T12:50:00Z" w16du:dateUtc="2025-09-29T10:50:00Z"/>
          <w:del w:id="36920" w:author="Visone Rossana (GSE)" w:date="2025-09-30T16:23:00Z" w16du:dateUtc="2025-09-30T14:23:00Z"/>
        </w:rPr>
      </w:pPr>
      <w:ins w:id="36921" w:author="Visone Rossana (GSE)" w:date="2025-09-29T12:50:00Z" w16du:dateUtc="2025-09-29T10:50:00Z">
        <w:del w:id="36922" w:author="Visone Rossana (GSE)" w:date="2025-09-30T16:23:00Z" w16du:dateUtc="2025-09-30T14:23:00Z">
          <w:r w:rsidRPr="00713870" w:rsidDel="006F01E8">
            <w:rPr>
              <w:rStyle w:val="Rimandonotaapidipagina"/>
              <w:rFonts w:cs="Calibri"/>
              <w:sz w:val="18"/>
              <w:szCs w:val="18"/>
            </w:rPr>
            <w:footnoteRef/>
          </w:r>
          <w:r w:rsidRPr="00713870" w:rsidDel="006F01E8">
            <w:rPr>
              <w:rFonts w:cs="Calibri"/>
              <w:sz w:val="18"/>
              <w:szCs w:val="18"/>
            </w:rPr>
            <w:delText xml:space="preserve"> Con riferimento agli interventi di cui all’art 4, comma 2, lettera b), si intende incluso il riscaldamento di serre esistenti e fabbricati rurali </w:delText>
          </w:r>
          <w:r w:rsidRPr="001300A5" w:rsidDel="006F01E8">
            <w:rPr>
              <w:rFonts w:cs="Calibri"/>
              <w:sz w:val="18"/>
              <w:szCs w:val="18"/>
            </w:rPr>
            <w:delText>esistenti. Per impiego prevalente, inoltre, si assume che il 51% della potenza nominale di ogni singolo generatore sia destinata alla copertura dei carichi termici in riscaldamento.</w:delText>
          </w:r>
        </w:del>
      </w:ins>
    </w:p>
  </w:footnote>
  <w:footnote w:id="38">
    <w:p w14:paraId="0747A041" w14:textId="77777777" w:rsidR="00C83DC0" w:rsidRPr="00713870" w:rsidRDefault="00C83DC0" w:rsidP="00C83DC0">
      <w:pPr>
        <w:spacing w:after="120"/>
        <w:jc w:val="both"/>
        <w:rPr>
          <w:ins w:id="37278" w:author="Visone Rossana (GSE)" w:date="2025-09-30T16:26:00Z" w16du:dateUtc="2025-09-30T14:26:00Z"/>
        </w:rPr>
      </w:pPr>
      <w:ins w:id="37279" w:author="Visone Rossana (GSE)" w:date="2025-09-30T16:26:00Z" w16du:dateUtc="2025-09-30T14:26:00Z">
        <w:r w:rsidRPr="00713870">
          <w:rPr>
            <w:rStyle w:val="Rimandonotaapidipagina"/>
            <w:rFonts w:cs="Calibri"/>
            <w:sz w:val="18"/>
            <w:szCs w:val="18"/>
          </w:rPr>
          <w:footnoteRef/>
        </w:r>
        <w:r w:rsidRPr="00713870">
          <w:rPr>
            <w:rFonts w:cs="Calibri"/>
            <w:sz w:val="18"/>
            <w:szCs w:val="18"/>
          </w:rPr>
          <w:t xml:space="preserve"> Con riferimento agli interventi di cui all’art 4, comma 2, lettera b), si intende incluso il riscaldamento di serre esistenti e fabbricati rurali </w:t>
        </w:r>
        <w:r w:rsidRPr="001300A5">
          <w:rPr>
            <w:rFonts w:cs="Calibri"/>
            <w:sz w:val="18"/>
            <w:szCs w:val="18"/>
          </w:rPr>
          <w:t>esistenti. Per impiego prevalente, inoltre, si assume che il 51% della potenza nominale di ogni singolo generatore sia destinata alla copertura dei carichi termici in riscaldamento.</w:t>
        </w:r>
      </w:ins>
    </w:p>
  </w:footnote>
  <w:footnote w:id="39">
    <w:p w14:paraId="4965FDAA" w14:textId="2DCC356B" w:rsidR="00825243" w:rsidRDefault="00825243">
      <w:pPr>
        <w:pStyle w:val="Testonotaapidipagina"/>
      </w:pPr>
      <w:ins w:id="37372" w:author="Visone Rossana (GSE)" w:date="2025-09-30T16:11:00Z" w16du:dateUtc="2025-09-30T14:11:00Z">
        <w:r>
          <w:rPr>
            <w:rStyle w:val="Rimandonotaapidipagina"/>
          </w:rPr>
          <w:footnoteRef/>
        </w:r>
        <w:r>
          <w:t xml:space="preserve"> </w:t>
        </w:r>
      </w:ins>
      <w:ins w:id="37373" w:author="Visone Rossana (GSE)" w:date="2025-09-30T16:12:00Z" w16du:dateUtc="2025-09-30T14:12:00Z">
        <w:r w:rsidR="00680926" w:rsidRPr="00680926">
          <w:rPr>
            <w:sz w:val="16"/>
            <w:szCs w:val="16"/>
            <w:rPrChange w:id="37374" w:author="Visone Rossana (GSE)" w:date="2025-09-30T16:12:00Z" w16du:dateUtc="2025-09-30T14:12:00Z">
              <w:rPr/>
            </w:rPrChange>
          </w:rPr>
          <w:t>A</w:t>
        </w:r>
        <w:r w:rsidR="00680926" w:rsidRPr="00680926">
          <w:rPr>
            <w:rFonts w:ascii="Calibri" w:hAnsi="Calibri" w:cs="Calibri"/>
            <w:sz w:val="16"/>
            <w:szCs w:val="16"/>
            <w:rPrChange w:id="37375" w:author="Visone Rossana (GSE)" w:date="2025-09-30T16:12:00Z" w16du:dateUtc="2025-09-30T14:12:00Z">
              <w:rPr>
                <w:rFonts w:ascii="Arial" w:hAnsi="Arial" w:cs="Arial"/>
                <w:sz w:val="22"/>
                <w:szCs w:val="22"/>
              </w:rPr>
            </w:rPrChange>
          </w:rPr>
          <w:t>i sensi dell’art. 193 co. 7 del D.Lgs. 152/2006 (</w:t>
        </w:r>
        <w:r w:rsidR="00680926" w:rsidRPr="00680926">
          <w:rPr>
            <w:rFonts w:ascii="Calibri" w:hAnsi="Calibri" w:cs="Calibri"/>
            <w:i/>
            <w:sz w:val="16"/>
            <w:szCs w:val="16"/>
            <w:rPrChange w:id="37376" w:author="Visone Rossana (GSE)" w:date="2025-09-30T16:12:00Z" w16du:dateUtc="2025-09-30T14:12:00Z">
              <w:rPr>
                <w:rFonts w:ascii="Arial" w:hAnsi="Arial" w:cs="Arial"/>
                <w:i/>
                <w:sz w:val="22"/>
                <w:szCs w:val="22"/>
              </w:rPr>
            </w:rPrChange>
          </w:rPr>
          <w:t>Testo Unico Ambientale</w:t>
        </w:r>
        <w:r w:rsidR="00680926" w:rsidRPr="00680926">
          <w:rPr>
            <w:rFonts w:ascii="Calibri" w:hAnsi="Calibri" w:cs="Calibri"/>
            <w:sz w:val="16"/>
            <w:szCs w:val="16"/>
            <w:rPrChange w:id="37377" w:author="Visone Rossana (GSE)" w:date="2025-09-30T16:12:00Z" w16du:dateUtc="2025-09-30T14:12:00Z">
              <w:rPr>
                <w:rFonts w:ascii="Arial" w:hAnsi="Arial" w:cs="Arial"/>
                <w:sz w:val="22"/>
                <w:szCs w:val="22"/>
              </w:rPr>
            </w:rPrChange>
          </w:rPr>
          <w:t xml:space="preserve">) </w:t>
        </w:r>
        <w:r w:rsidR="00680926" w:rsidRPr="00680926">
          <w:rPr>
            <w:rFonts w:ascii="Calibri" w:hAnsi="Calibri" w:cs="Calibri"/>
            <w:i/>
            <w:sz w:val="16"/>
            <w:szCs w:val="16"/>
            <w:rPrChange w:id="37378" w:author="Visone Rossana (GSE)" w:date="2025-09-30T16:12:00Z" w16du:dateUtc="2025-09-30T14:12:00Z">
              <w:rPr>
                <w:rFonts w:ascii="Arial" w:hAnsi="Arial" w:cs="Arial"/>
                <w:i/>
                <w:sz w:val="22"/>
                <w:szCs w:val="22"/>
              </w:rPr>
            </w:rPrChange>
          </w:rPr>
          <w:t>“ I formulari di identificazione devono essere numerati e vidimati dagli uffici dell’Agenzia delle entrate o dalle Camere di commercio, industria, artigianato e agricoltura o dagli uffici regionali e provinciali competenti in materia di rifiuti […]”</w:t>
        </w:r>
      </w:ins>
    </w:p>
  </w:footnote>
  <w:footnote w:id="40">
    <w:p w14:paraId="4E9F3F1C" w14:textId="32FB9E26" w:rsidR="00654035" w:rsidRDefault="00654035" w:rsidP="00654035">
      <w:pPr>
        <w:pStyle w:val="Testonotaapidipagina"/>
        <w:ind w:left="284" w:hanging="284"/>
        <w:jc w:val="both"/>
        <w:rPr>
          <w:ins w:id="37564" w:author="Visone Rossana (GSE)" w:date="2025-09-29T12:42:00Z" w16du:dateUtc="2025-09-29T10:42:00Z"/>
        </w:rPr>
      </w:pPr>
      <w:ins w:id="37565" w:author="Visone Rossana (GSE)" w:date="2025-09-29T12:42:00Z" w16du:dateUtc="2025-09-29T10:42:00Z">
        <w:r w:rsidRPr="00713870">
          <w:rPr>
            <w:rStyle w:val="Rimandonotaapidipagina"/>
            <w:rFonts w:cs="Calibri"/>
            <w:sz w:val="18"/>
            <w:szCs w:val="18"/>
          </w:rPr>
          <w:footnoteRef/>
        </w:r>
        <w:r w:rsidRPr="00713870">
          <w:rPr>
            <w:rFonts w:cs="Calibri"/>
            <w:sz w:val="18"/>
            <w:szCs w:val="18"/>
          </w:rPr>
          <w:t xml:space="preserve"> </w:t>
        </w:r>
        <w:r>
          <w:rPr>
            <w:rFonts w:cs="Calibri"/>
            <w:sz w:val="18"/>
            <w:szCs w:val="18"/>
          </w:rPr>
          <w:tab/>
        </w:r>
        <w:r w:rsidRPr="00713870">
          <w:rPr>
            <w:rFonts w:cs="Calibri"/>
            <w:sz w:val="18"/>
            <w:szCs w:val="18"/>
          </w:rPr>
          <w:t xml:space="preserve">Si definisce </w:t>
        </w:r>
        <w:r w:rsidRPr="00CB6E93">
          <w:rPr>
            <w:rFonts w:cs="Calibri"/>
            <w:b/>
            <w:sz w:val="18"/>
            <w:szCs w:val="18"/>
          </w:rPr>
          <w:t>edificio sottoposto a ristrutturazione rilevante</w:t>
        </w:r>
        <w:r w:rsidRPr="00F83865">
          <w:rPr>
            <w:rFonts w:cs="Calibri"/>
            <w:sz w:val="18"/>
            <w:szCs w:val="18"/>
          </w:rPr>
          <w:t>: a) edificio esistente avente superficie utile superiore a 1</w:t>
        </w:r>
        <w:r>
          <w:rPr>
            <w:rFonts w:cs="Calibri"/>
            <w:sz w:val="18"/>
            <w:szCs w:val="18"/>
          </w:rPr>
          <w:t>.</w:t>
        </w:r>
        <w:r w:rsidRPr="00F83865">
          <w:rPr>
            <w:rFonts w:cs="Calibri"/>
            <w:sz w:val="18"/>
            <w:szCs w:val="18"/>
          </w:rPr>
          <w:t>000 m</w:t>
        </w:r>
        <w:r w:rsidRPr="00EE6C7F">
          <w:rPr>
            <w:rFonts w:cs="Calibri"/>
            <w:sz w:val="18"/>
            <w:szCs w:val="18"/>
            <w:vertAlign w:val="superscript"/>
          </w:rPr>
          <w:t>2</w:t>
        </w:r>
        <w:r w:rsidRPr="00F83865">
          <w:rPr>
            <w:rFonts w:cs="Calibri"/>
            <w:sz w:val="18"/>
            <w:szCs w:val="18"/>
          </w:rPr>
          <w:t xml:space="preserve">, soggetto a ristrutturazione integrale degli elementi edilizi costituenti l’involucro; b) edificio esistente soggetto a demolizione e ricostruzione anche in manutenzione straordinaria.  </w:t>
        </w:r>
      </w:ins>
    </w:p>
  </w:footnote>
  <w:footnote w:id="41">
    <w:p w14:paraId="294C607C" w14:textId="52A15F3B" w:rsidR="002C4272" w:rsidRDefault="002C4272">
      <w:pPr>
        <w:pStyle w:val="Testonotaapidipagina"/>
      </w:pPr>
      <w:ins w:id="37772" w:author="Visone Rossana (GSE)" w:date="2025-10-12T17:29:00Z" w16du:dateUtc="2025-10-12T15:29:00Z">
        <w:r>
          <w:rPr>
            <w:rStyle w:val="Rimandonotaapidipagina"/>
          </w:rPr>
          <w:footnoteRef/>
        </w:r>
        <w:r>
          <w:t xml:space="preserve"> </w:t>
        </w:r>
        <w:r w:rsidR="00917144" w:rsidRPr="00917144">
          <w:rPr>
            <w:sz w:val="16"/>
            <w:szCs w:val="16"/>
            <w:rPrChange w:id="37773" w:author="Visone Rossana (GSE)" w:date="2025-10-12T17:29:00Z" w16du:dateUtc="2025-10-12T15:29:00Z">
              <w:rPr/>
            </w:rPrChange>
          </w:rPr>
          <w:t>Per edifici di proprietà pubblica si intendono anche gli edifici nella proprietà di ETS non economici</w:t>
        </w:r>
      </w:ins>
      <w:ins w:id="37774" w:author="Visone Rossana (GSE)" w:date="2025-10-12T17:30:00Z" w16du:dateUtc="2025-10-12T15:30:00Z">
        <w:r w:rsidR="00917144">
          <w:rPr>
            <w:sz w:val="16"/>
            <w:szCs w:val="16"/>
          </w:rPr>
          <w:t>.</w:t>
        </w:r>
      </w:ins>
    </w:p>
  </w:footnote>
  <w:footnote w:id="42">
    <w:p w14:paraId="17D7C4EE" w14:textId="42186EF9" w:rsidR="00CB3EF3" w:rsidRDefault="00CB3EF3">
      <w:pPr>
        <w:pStyle w:val="Testonotaapidipagina"/>
      </w:pPr>
      <w:ins w:id="37777" w:author="Visone Rossana (GSE)" w:date="2025-10-17T14:53:00Z" w16du:dateUtc="2025-10-17T12:53:00Z">
        <w:r>
          <w:rPr>
            <w:rStyle w:val="Rimandonotaapidipagina"/>
          </w:rPr>
          <w:footnoteRef/>
        </w:r>
        <w:r>
          <w:t xml:space="preserve"> </w:t>
        </w:r>
      </w:ins>
      <w:ins w:id="37778" w:author="Visone Rossana (GSE)" w:date="2025-10-17T14:54:00Z" w16du:dateUtc="2025-10-17T12:54:00Z">
        <w:r w:rsidRPr="00007283">
          <w:rPr>
            <w:sz w:val="16"/>
            <w:szCs w:val="16"/>
          </w:rPr>
          <w:t>Per edifici di proprietà</w:t>
        </w:r>
        <w:r>
          <w:rPr>
            <w:sz w:val="16"/>
            <w:szCs w:val="16"/>
          </w:rPr>
          <w:t xml:space="preserve"> privata </w:t>
        </w:r>
        <w:r w:rsidR="00B719A3" w:rsidRPr="00007283">
          <w:rPr>
            <w:sz w:val="16"/>
            <w:szCs w:val="16"/>
          </w:rPr>
          <w:t>i intendono anche gli edifici nella proprietà di ETS economici</w:t>
        </w:r>
        <w:r w:rsidR="00B719A3">
          <w:rPr>
            <w:sz w:val="16"/>
            <w:szCs w:val="16"/>
          </w:rPr>
          <w:t>.</w:t>
        </w:r>
      </w:ins>
    </w:p>
  </w:footnote>
  <w:footnote w:id="43">
    <w:p w14:paraId="0125BCD1" w14:textId="77777777" w:rsidR="00832011" w:rsidRPr="00602262" w:rsidRDefault="00832011" w:rsidP="00832011">
      <w:pPr>
        <w:pStyle w:val="Testonotaapidipagina"/>
        <w:jc w:val="both"/>
        <w:rPr>
          <w:ins w:id="37827" w:author="Visone Rossana (GSE)" w:date="2025-09-25T11:55:00Z" w16du:dateUtc="2025-09-25T09:55:00Z"/>
          <w:sz w:val="16"/>
          <w:szCs w:val="16"/>
        </w:rPr>
      </w:pPr>
      <w:ins w:id="37828" w:author="Visone Rossana (GSE)" w:date="2025-09-25T11:55:00Z" w16du:dateUtc="2025-09-25T09:55:00Z">
        <w:r>
          <w:rPr>
            <w:rStyle w:val="Rimandonotaapidipagina"/>
          </w:rPr>
          <w:footnoteRef/>
        </w:r>
        <w:r>
          <w:t xml:space="preserve"> </w:t>
        </w:r>
        <w:r w:rsidRPr="00602262">
          <w:rPr>
            <w:sz w:val="16"/>
            <w:szCs w:val="16"/>
          </w:rPr>
          <w:t>L’art. 48 ter del decreto-legge 14 agosto 2020, n. 104, nel testo novellato dall’art. 1, comma 376, della legge del 30 dicembre 2024, n. 207, prevede che: “</w:t>
        </w:r>
        <w:r w:rsidRPr="00602262">
          <w:rPr>
            <w:i/>
            <w:iCs/>
            <w:sz w:val="16"/>
            <w:szCs w:val="16"/>
          </w:rPr>
          <w:t>La misura degli incentivi per gli interventi di produzione di energia termica da fonti rinnovabili e di incremento dell'efficienza energetica di piccole dimensioni di cui all'</w:t>
        </w:r>
        <w:r>
          <w:fldChar w:fldCharType="begin"/>
        </w:r>
        <w:r>
          <w:instrText>HYPERLINK "https://www.normattiva.it/uri-res/N2Ls?urn:nir:stato:decreto.legislativo:2011-03-03;28~art28" \t "_blank"</w:instrText>
        </w:r>
        <w:r>
          <w:fldChar w:fldCharType="separate"/>
        </w:r>
        <w:r w:rsidRPr="00602262">
          <w:rPr>
            <w:rStyle w:val="Collegamentoipertestuale"/>
            <w:rFonts w:cstheme="minorBidi"/>
            <w:i/>
            <w:iCs/>
            <w:sz w:val="16"/>
            <w:szCs w:val="16"/>
          </w:rPr>
          <w:t>articolo 28 del decreto legislativo 3 marzo 2011, n. 28</w:t>
        </w:r>
        <w:r>
          <w:fldChar w:fldCharType="end"/>
        </w:r>
        <w:r w:rsidRPr="00602262">
          <w:rPr>
            <w:i/>
            <w:iCs/>
            <w:sz w:val="16"/>
            <w:szCs w:val="16"/>
          </w:rPr>
          <w:t>, realizzati su edifici pubblici adibiti a uso scolastico e su edifici di strutture ospedaliere e di altre strutture sanitarie pubbliche, comprese quelle residenziali, di assistenza, di cura o di ricovero, del Servizio sanitario nazionale è determinata nella misura del 100 per cento delle spese ammissibili. Sono fatti salvi i limiti per unità di potenza e unità di superficie già previsti e ai predetti interventi sono applicati livelli massimi dell'incentivo</w:t>
        </w:r>
        <w:r w:rsidRPr="00602262">
          <w:rPr>
            <w:sz w:val="16"/>
            <w:szCs w:val="16"/>
          </w:rPr>
          <w:t>”.</w:t>
        </w:r>
      </w:ins>
    </w:p>
    <w:p w14:paraId="331786D6" w14:textId="1FC947D0" w:rsidR="00832011" w:rsidRDefault="00832011">
      <w:pPr>
        <w:pStyle w:val="Testonotaapidipagina"/>
      </w:pPr>
    </w:p>
  </w:footnote>
  <w:footnote w:id="44">
    <w:p w14:paraId="471747C7" w14:textId="50351FF6" w:rsidR="00221AA1" w:rsidRPr="00221AA1" w:rsidRDefault="00221AA1">
      <w:pPr>
        <w:pStyle w:val="Testonotaapidipagina"/>
        <w:rPr>
          <w:sz w:val="16"/>
          <w:szCs w:val="16"/>
          <w:rPrChange w:id="37880" w:author="Visone Rossana (GSE)" w:date="2025-10-11T16:10:00Z" w16du:dateUtc="2025-10-11T14:10:00Z">
            <w:rPr/>
          </w:rPrChange>
        </w:rPr>
      </w:pPr>
      <w:ins w:id="37881" w:author="Visone Rossana (GSE)" w:date="2025-10-11T16:10:00Z" w16du:dateUtc="2025-10-11T14:10:00Z">
        <w:r w:rsidRPr="00A3551F">
          <w:rPr>
            <w:rStyle w:val="Rimandonotaapidipagina"/>
            <w:highlight w:val="yellow"/>
            <w:rPrChange w:id="37882" w:author="Visone Rossana (GSE)" w:date="2025-10-11T16:16:00Z" w16du:dateUtc="2025-10-11T14:16:00Z">
              <w:rPr>
                <w:rStyle w:val="Rimandonotaapidipagina"/>
              </w:rPr>
            </w:rPrChange>
          </w:rPr>
          <w:footnoteRef/>
        </w:r>
        <w:r w:rsidRPr="00A3551F">
          <w:rPr>
            <w:highlight w:val="yellow"/>
            <w:rPrChange w:id="37883" w:author="Visone Rossana (GSE)" w:date="2025-10-11T16:16:00Z" w16du:dateUtc="2025-10-11T14:16:00Z">
              <w:rPr/>
            </w:rPrChange>
          </w:rPr>
          <w:t xml:space="preserve"> </w:t>
        </w:r>
      </w:ins>
      <w:ins w:id="37884" w:author="Visone Rossana (GSE)" w:date="2025-10-11T16:13:00Z" w16du:dateUtc="2025-10-11T14:13:00Z">
        <w:r w:rsidR="00075C4B" w:rsidRPr="00A3551F">
          <w:rPr>
            <w:sz w:val="16"/>
            <w:szCs w:val="16"/>
            <w:highlight w:val="yellow"/>
            <w:rPrChange w:id="37885" w:author="Visone Rossana (GSE)" w:date="2025-10-11T16:16:00Z" w16du:dateUtc="2025-10-11T14:16:00Z">
              <w:rPr>
                <w:sz w:val="16"/>
                <w:szCs w:val="16"/>
              </w:rPr>
            </w:rPrChange>
          </w:rPr>
          <w:t>G</w:t>
        </w:r>
      </w:ins>
      <w:ins w:id="37886" w:author="Visone Rossana (GSE)" w:date="2025-10-11T16:10:00Z" w16du:dateUtc="2025-10-11T14:10:00Z">
        <w:r w:rsidRPr="00A3551F">
          <w:rPr>
            <w:sz w:val="16"/>
            <w:szCs w:val="16"/>
            <w:highlight w:val="yellow"/>
            <w:rPrChange w:id="37887" w:author="Visone Rossana (GSE)" w:date="2025-10-11T16:16:00Z" w16du:dateUtc="2025-10-11T14:16:00Z">
              <w:rPr/>
            </w:rPrChange>
          </w:rPr>
          <w:t>li</w:t>
        </w:r>
        <w:r w:rsidRPr="00A3551F">
          <w:rPr>
            <w:sz w:val="16"/>
            <w:szCs w:val="16"/>
            <w:highlight w:val="yellow"/>
            <w:rPrChange w:id="37888" w:author="Visone Rossana (GSE)" w:date="2025-10-11T16:16:00Z" w16du:dateUtc="2025-10-11T14:16:00Z">
              <w:rPr>
                <w:sz w:val="16"/>
                <w:szCs w:val="16"/>
              </w:rPr>
            </w:rPrChange>
          </w:rPr>
          <w:t xml:space="preserve"> ETS di carattere economico e le imprese seppur siano </w:t>
        </w:r>
      </w:ins>
      <w:ins w:id="37889" w:author="Visone Rossana (GSE)" w:date="2025-10-11T16:11:00Z" w16du:dateUtc="2025-10-11T14:11:00Z">
        <w:r w:rsidR="00BC6D9B" w:rsidRPr="00A3551F">
          <w:rPr>
            <w:sz w:val="16"/>
            <w:szCs w:val="16"/>
            <w:highlight w:val="yellow"/>
            <w:rPrChange w:id="37890" w:author="Visone Rossana (GSE)" w:date="2025-10-11T16:16:00Z" w16du:dateUtc="2025-10-11T14:16:00Z">
              <w:rPr>
                <w:sz w:val="16"/>
                <w:szCs w:val="16"/>
              </w:rPr>
            </w:rPrChange>
          </w:rPr>
          <w:t>“</w:t>
        </w:r>
      </w:ins>
      <w:ins w:id="37891" w:author="Visone Rossana (GSE)" w:date="2025-10-11T16:10:00Z" w16du:dateUtc="2025-10-11T14:10:00Z">
        <w:r w:rsidRPr="00A3551F">
          <w:rPr>
            <w:sz w:val="16"/>
            <w:szCs w:val="16"/>
            <w:highlight w:val="yellow"/>
            <w:rPrChange w:id="37892" w:author="Visone Rossana (GSE)" w:date="2025-10-11T16:16:00Z" w16du:dateUtc="2025-10-11T14:16:00Z">
              <w:rPr>
                <w:sz w:val="16"/>
                <w:szCs w:val="16"/>
              </w:rPr>
            </w:rPrChange>
          </w:rPr>
          <w:t>potenziali</w:t>
        </w:r>
      </w:ins>
      <w:ins w:id="37893" w:author="Visone Rossana (GSE)" w:date="2025-10-11T16:11:00Z" w16du:dateUtc="2025-10-11T14:11:00Z">
        <w:r w:rsidR="00BC6D9B" w:rsidRPr="00A3551F">
          <w:rPr>
            <w:sz w:val="16"/>
            <w:szCs w:val="16"/>
            <w:highlight w:val="yellow"/>
            <w:rPrChange w:id="37894" w:author="Visone Rossana (GSE)" w:date="2025-10-11T16:16:00Z" w16du:dateUtc="2025-10-11T14:16:00Z">
              <w:rPr>
                <w:sz w:val="16"/>
                <w:szCs w:val="16"/>
              </w:rPr>
            </w:rPrChange>
          </w:rPr>
          <w:t>”</w:t>
        </w:r>
      </w:ins>
      <w:ins w:id="37895" w:author="Visone Rossana (GSE)" w:date="2025-10-11T16:10:00Z" w16du:dateUtc="2025-10-11T14:10:00Z">
        <w:r w:rsidRPr="00A3551F">
          <w:rPr>
            <w:sz w:val="16"/>
            <w:szCs w:val="16"/>
            <w:highlight w:val="yellow"/>
            <w:rPrChange w:id="37896" w:author="Visone Rossana (GSE)" w:date="2025-10-11T16:16:00Z" w16du:dateUtc="2025-10-11T14:16:00Z">
              <w:rPr>
                <w:sz w:val="16"/>
                <w:szCs w:val="16"/>
              </w:rPr>
            </w:rPrChange>
          </w:rPr>
          <w:t xml:space="preserve"> beneficiari </w:t>
        </w:r>
      </w:ins>
      <w:ins w:id="37897" w:author="Visone Rossana (GSE)" w:date="2025-10-11T16:12:00Z" w16du:dateUtc="2025-10-11T14:12:00Z">
        <w:r w:rsidR="00997378" w:rsidRPr="00A3551F">
          <w:rPr>
            <w:sz w:val="16"/>
            <w:szCs w:val="16"/>
            <w:highlight w:val="yellow"/>
            <w:rPrChange w:id="37898" w:author="Visone Rossana (GSE)" w:date="2025-10-11T16:16:00Z" w16du:dateUtc="2025-10-11T14:16:00Z">
              <w:rPr>
                <w:sz w:val="16"/>
                <w:szCs w:val="16"/>
              </w:rPr>
            </w:rPrChange>
          </w:rPr>
          <w:t>di tale disposizione</w:t>
        </w:r>
        <w:r w:rsidR="001334DF" w:rsidRPr="00A3551F">
          <w:rPr>
            <w:sz w:val="16"/>
            <w:szCs w:val="16"/>
            <w:highlight w:val="yellow"/>
            <w:rPrChange w:id="37899" w:author="Visone Rossana (GSE)" w:date="2025-10-11T16:16:00Z" w16du:dateUtc="2025-10-11T14:16:00Z">
              <w:rPr>
                <w:sz w:val="16"/>
                <w:szCs w:val="16"/>
              </w:rPr>
            </w:rPrChange>
          </w:rPr>
          <w:t xml:space="preserve">, di fatto </w:t>
        </w:r>
      </w:ins>
      <w:ins w:id="37900" w:author="Visone Rossana (GSE)" w:date="2025-10-11T16:14:00Z" w16du:dateUtc="2025-10-11T14:14:00Z">
        <w:r w:rsidR="000B3EFF" w:rsidRPr="00A3551F">
          <w:rPr>
            <w:sz w:val="16"/>
            <w:szCs w:val="16"/>
            <w:highlight w:val="yellow"/>
            <w:rPrChange w:id="37901" w:author="Visone Rossana (GSE)" w:date="2025-10-11T16:16:00Z" w16du:dateUtc="2025-10-11T14:16:00Z">
              <w:rPr>
                <w:sz w:val="16"/>
                <w:szCs w:val="16"/>
              </w:rPr>
            </w:rPrChange>
          </w:rPr>
          <w:t>la maggiorazione</w:t>
        </w:r>
      </w:ins>
      <w:ins w:id="37902" w:author="Visone Rossana (GSE)" w:date="2025-10-11T16:12:00Z" w16du:dateUtc="2025-10-11T14:12:00Z">
        <w:r w:rsidR="001334DF" w:rsidRPr="00A3551F">
          <w:rPr>
            <w:sz w:val="16"/>
            <w:szCs w:val="16"/>
            <w:highlight w:val="yellow"/>
            <w:rPrChange w:id="37903" w:author="Visone Rossana (GSE)" w:date="2025-10-11T16:16:00Z" w16du:dateUtc="2025-10-11T14:16:00Z">
              <w:rPr>
                <w:sz w:val="16"/>
                <w:szCs w:val="16"/>
              </w:rPr>
            </w:rPrChange>
          </w:rPr>
          <w:t xml:space="preserve"> non </w:t>
        </w:r>
      </w:ins>
      <w:ins w:id="37904" w:author="Visone Rossana (GSE)" w:date="2025-10-11T16:13:00Z" w16du:dateUtc="2025-10-11T14:13:00Z">
        <w:r w:rsidR="001334DF" w:rsidRPr="00A3551F">
          <w:rPr>
            <w:sz w:val="16"/>
            <w:szCs w:val="16"/>
            <w:highlight w:val="yellow"/>
            <w:rPrChange w:id="37905" w:author="Visone Rossana (GSE)" w:date="2025-10-11T16:16:00Z" w16du:dateUtc="2025-10-11T14:16:00Z">
              <w:rPr>
                <w:sz w:val="16"/>
                <w:szCs w:val="16"/>
              </w:rPr>
            </w:rPrChange>
          </w:rPr>
          <w:t xml:space="preserve">è attuabile in quanto prevalgono le intensità </w:t>
        </w:r>
      </w:ins>
      <w:ins w:id="37906" w:author="Visone Rossana (GSE)" w:date="2025-10-11T16:15:00Z" w16du:dateUtc="2025-10-11T14:15:00Z">
        <w:r w:rsidR="002A3166" w:rsidRPr="00A3551F">
          <w:rPr>
            <w:sz w:val="16"/>
            <w:szCs w:val="16"/>
            <w:highlight w:val="yellow"/>
            <w:rPrChange w:id="37907" w:author="Visone Rossana (GSE)" w:date="2025-10-11T16:16:00Z" w16du:dateUtc="2025-10-11T14:16:00Z">
              <w:rPr>
                <w:sz w:val="16"/>
                <w:szCs w:val="16"/>
              </w:rPr>
            </w:rPrChange>
          </w:rPr>
          <w:t xml:space="preserve">e le previsioni </w:t>
        </w:r>
      </w:ins>
      <w:ins w:id="37908" w:author="Visone Rossana (GSE)" w:date="2025-10-11T16:13:00Z" w16du:dateUtc="2025-10-11T14:13:00Z">
        <w:r w:rsidR="001334DF" w:rsidRPr="00A3551F">
          <w:rPr>
            <w:sz w:val="16"/>
            <w:szCs w:val="16"/>
            <w:highlight w:val="yellow"/>
            <w:rPrChange w:id="37909" w:author="Visone Rossana (GSE)" w:date="2025-10-11T16:16:00Z" w16du:dateUtc="2025-10-11T14:16:00Z">
              <w:rPr>
                <w:sz w:val="16"/>
                <w:szCs w:val="16"/>
              </w:rPr>
            </w:rPrChange>
          </w:rPr>
          <w:t xml:space="preserve">del Titolo V </w:t>
        </w:r>
        <w:r w:rsidR="00075C4B" w:rsidRPr="00A3551F">
          <w:rPr>
            <w:sz w:val="16"/>
            <w:szCs w:val="16"/>
            <w:highlight w:val="yellow"/>
            <w:rPrChange w:id="37910" w:author="Visone Rossana (GSE)" w:date="2025-10-11T16:16:00Z" w16du:dateUtc="2025-10-11T14:16:00Z">
              <w:rPr>
                <w:sz w:val="16"/>
                <w:szCs w:val="16"/>
              </w:rPr>
            </w:rPrChange>
          </w:rPr>
          <w:t xml:space="preserve">al quale sono </w:t>
        </w:r>
      </w:ins>
      <w:ins w:id="37911" w:author="Visone Rossana (GSE)" w:date="2025-10-11T16:14:00Z" w16du:dateUtc="2025-10-11T14:14:00Z">
        <w:r w:rsidR="004D7EB4" w:rsidRPr="00A3551F">
          <w:rPr>
            <w:sz w:val="16"/>
            <w:szCs w:val="16"/>
            <w:highlight w:val="yellow"/>
            <w:rPrChange w:id="37912" w:author="Visone Rossana (GSE)" w:date="2025-10-11T16:16:00Z" w16du:dateUtc="2025-10-11T14:16:00Z">
              <w:rPr>
                <w:sz w:val="16"/>
                <w:szCs w:val="16"/>
              </w:rPr>
            </w:rPrChange>
          </w:rPr>
          <w:t>sottoposti tali</w:t>
        </w:r>
      </w:ins>
      <w:ins w:id="37913" w:author="Visone Rossana (GSE)" w:date="2025-10-11T16:15:00Z" w16du:dateUtc="2025-10-11T14:15:00Z">
        <w:r w:rsidR="004D7EB4" w:rsidRPr="00A3551F">
          <w:rPr>
            <w:sz w:val="16"/>
            <w:szCs w:val="16"/>
            <w:highlight w:val="yellow"/>
            <w:rPrChange w:id="37914" w:author="Visone Rossana (GSE)" w:date="2025-10-11T16:16:00Z" w16du:dateUtc="2025-10-11T14:16:00Z">
              <w:rPr>
                <w:sz w:val="16"/>
                <w:szCs w:val="16"/>
              </w:rPr>
            </w:rPrChange>
          </w:rPr>
          <w:t xml:space="preserve"> soggetti</w:t>
        </w:r>
      </w:ins>
      <w:ins w:id="37915" w:author="Visone Rossana (GSE)" w:date="2025-10-11T16:16:00Z" w16du:dateUtc="2025-10-11T14:16:00Z">
        <w:r w:rsidR="00A3551F" w:rsidRPr="00A3551F">
          <w:rPr>
            <w:sz w:val="16"/>
            <w:szCs w:val="16"/>
            <w:highlight w:val="yellow"/>
            <w:rPrChange w:id="37916" w:author="Visone Rossana (GSE)" w:date="2025-10-11T16:16:00Z" w16du:dateUtc="2025-10-11T14:16:00Z">
              <w:rPr>
                <w:sz w:val="16"/>
                <w:szCs w:val="16"/>
              </w:rPr>
            </w:rPrChange>
          </w:rPr>
          <w:t>.</w:t>
        </w:r>
      </w:ins>
    </w:p>
  </w:footnote>
  <w:footnote w:id="45">
    <w:p w14:paraId="5C52977C" w14:textId="22B67EDC" w:rsidR="008955D6" w:rsidRDefault="008955D6">
      <w:pPr>
        <w:pStyle w:val="Testonotaapidipagina"/>
        <w:jc w:val="both"/>
        <w:pPrChange w:id="38609" w:author="Visone Rossana (GSE)" w:date="2025-10-16T11:07:00Z" w16du:dateUtc="2025-10-16T09:07:00Z">
          <w:pPr>
            <w:pStyle w:val="Testonotaapidipagina"/>
          </w:pPr>
        </w:pPrChange>
      </w:pPr>
      <w:ins w:id="38610" w:author="Visone Rossana (GSE)" w:date="2025-10-16T11:06:00Z" w16du:dateUtc="2025-10-16T09:06:00Z">
        <w:r>
          <w:rPr>
            <w:rStyle w:val="Rimandonotaapidipagina"/>
          </w:rPr>
          <w:footnoteRef/>
        </w:r>
        <w:r>
          <w:t xml:space="preserve"> </w:t>
        </w:r>
      </w:ins>
      <w:ins w:id="38611" w:author="Visone Rossana (GSE)" w:date="2025-10-16T11:07:00Z" w16du:dateUtc="2025-10-16T09:07:00Z">
        <w:r w:rsidR="00BA08F0" w:rsidRPr="00BA08F0">
          <w:rPr>
            <w:sz w:val="20"/>
            <w:szCs w:val="20"/>
            <w:rPrChange w:id="38612" w:author="Visone Rossana (GSE)" w:date="2025-10-16T11:07:00Z" w16du:dateUtc="2025-10-16T09:07:00Z">
              <w:rPr/>
            </w:rPrChange>
          </w:rPr>
          <w:t>Il Soggetto Responsabile che presenta richiesta di incentivo è tenuto a conservare, ai sensi dell’art. 1</w:t>
        </w:r>
        <w:r w:rsidR="00BA08F0">
          <w:rPr>
            <w:sz w:val="20"/>
            <w:szCs w:val="20"/>
          </w:rPr>
          <w:t>8, comma 1,</w:t>
        </w:r>
        <w:r w:rsidR="00BA08F0" w:rsidRPr="00BA08F0">
          <w:rPr>
            <w:sz w:val="20"/>
            <w:szCs w:val="20"/>
            <w:rPrChange w:id="38613" w:author="Visone Rossana (GSE)" w:date="2025-10-16T11:07:00Z" w16du:dateUtc="2025-10-16T09:07:00Z">
              <w:rPr/>
            </w:rPrChange>
          </w:rPr>
          <w:t xml:space="preserve"> del Decreto, per tutta la durata del periodo di incentivazione e per i cinque anni successivi all’erogazione dell’ultimo importo, gli originali dei documenti indicati all’art. </w:t>
        </w:r>
      </w:ins>
      <w:ins w:id="38614" w:author="Visone Rossana (GSE)" w:date="2025-10-16T11:08:00Z" w16du:dateUtc="2025-10-16T09:08:00Z">
        <w:r w:rsidR="009168FB">
          <w:rPr>
            <w:sz w:val="20"/>
            <w:szCs w:val="20"/>
          </w:rPr>
          <w:t>16</w:t>
        </w:r>
      </w:ins>
      <w:ins w:id="38615" w:author="Visone Rossana (GSE)" w:date="2025-10-16T11:07:00Z" w16du:dateUtc="2025-10-16T09:07:00Z">
        <w:r w:rsidR="00BA08F0" w:rsidRPr="00BA08F0">
          <w:rPr>
            <w:sz w:val="20"/>
            <w:szCs w:val="20"/>
            <w:rPrChange w:id="38616" w:author="Visone Rossana (GSE)" w:date="2025-10-16T11:07:00Z" w16du:dateUtc="2025-10-16T09:07:00Z">
              <w:rPr/>
            </w:rPrChange>
          </w:rPr>
          <w:t xml:space="preserve">, comma </w:t>
        </w:r>
      </w:ins>
      <w:ins w:id="38617" w:author="Visone Rossana (GSE)" w:date="2025-10-16T11:08:00Z" w16du:dateUtc="2025-10-16T09:08:00Z">
        <w:r w:rsidR="009168FB">
          <w:rPr>
            <w:sz w:val="20"/>
            <w:szCs w:val="20"/>
          </w:rPr>
          <w:t>2</w:t>
        </w:r>
      </w:ins>
      <w:ins w:id="38618" w:author="Visone Rossana (GSE)" w:date="2025-10-16T11:07:00Z" w16du:dateUtc="2025-10-16T09:07:00Z">
        <w:r w:rsidR="00BA08F0" w:rsidRPr="00BA08F0">
          <w:rPr>
            <w:sz w:val="20"/>
            <w:szCs w:val="20"/>
            <w:rPrChange w:id="38619" w:author="Visone Rossana (GSE)" w:date="2025-10-16T11:07:00Z" w16du:dateUtc="2025-10-16T09:07:00Z">
              <w:rPr/>
            </w:rPrChange>
          </w:rPr>
          <w:t xml:space="preserve"> e di quelli indicati negli allegati al Decreto e nelle presenti Regole Applicative. Il Soggetto Responsabile dovrà inoltre conservare gli originali delle fatture attestanti le spese effettivamente sostenute e le relative ricevute dei bonifici bancari o postali effettuati per il pagamento (</w:t>
        </w:r>
        <w:r w:rsidR="00BA08F0" w:rsidRPr="003B3B6C">
          <w:rPr>
            <w:sz w:val="20"/>
            <w:szCs w:val="20"/>
            <w:highlight w:val="yellow"/>
            <w:rPrChange w:id="38620" w:author="Visone Rossana (GSE)" w:date="2025-10-16T11:07:00Z" w16du:dateUtc="2025-10-16T09:07:00Z">
              <w:rPr/>
            </w:rPrChange>
          </w:rPr>
          <w:t>comprese eventualmente quelle relative all’acquisto della biomassa destinata ad alimentare gli impianti incentivati</w:t>
        </w:r>
        <w:r w:rsidR="00BA08F0" w:rsidRPr="00BA08F0">
          <w:rPr>
            <w:sz w:val="20"/>
            <w:szCs w:val="20"/>
            <w:rPrChange w:id="38621" w:author="Visone Rossana (GSE)" w:date="2025-10-16T11:07:00Z" w16du:dateUtc="2025-10-16T09:07:00Z">
              <w:rPr/>
            </w:rPrChange>
          </w:rPr>
          <w:t>)</w:t>
        </w:r>
      </w:ins>
      <w:ins w:id="38622" w:author="Visone Rossana (GSE)" w:date="2025-10-16T11:11:00Z" w16du:dateUtc="2025-10-16T09:11:00Z">
        <w:r w:rsidR="00F860E0">
          <w:rPr>
            <w:sz w:val="20"/>
            <w:szCs w:val="20"/>
          </w:rPr>
          <w:t xml:space="preserve">, </w:t>
        </w:r>
        <w:r w:rsidR="00555E24">
          <w:rPr>
            <w:sz w:val="20"/>
            <w:szCs w:val="20"/>
          </w:rPr>
          <w:t xml:space="preserve">nonché ogni altra documentazione attestante </w:t>
        </w:r>
        <w:r w:rsidR="0079684C">
          <w:rPr>
            <w:sz w:val="20"/>
            <w:szCs w:val="20"/>
          </w:rPr>
          <w:t>il possesso dei requisiti</w:t>
        </w:r>
        <w:r w:rsidR="00FD6897">
          <w:rPr>
            <w:sz w:val="20"/>
            <w:szCs w:val="20"/>
          </w:rPr>
          <w:t xml:space="preserve"> per l’accesso ai benefici</w:t>
        </w:r>
        <w:r w:rsidR="00555E24">
          <w:rPr>
            <w:sz w:val="20"/>
            <w:szCs w:val="20"/>
          </w:rPr>
          <w:t xml:space="preserve"> </w:t>
        </w:r>
        <w:r w:rsidR="001B6A97">
          <w:rPr>
            <w:sz w:val="20"/>
            <w:szCs w:val="20"/>
          </w:rPr>
          <w:t>di cui al presente Decreto</w:t>
        </w:r>
      </w:ins>
      <w:ins w:id="38623" w:author="Visone Rossana (GSE)" w:date="2025-10-16T11:07:00Z" w16du:dateUtc="2025-10-16T09:07:00Z">
        <w:r w:rsidR="00BA08F0" w:rsidRPr="00BA08F0">
          <w:rPr>
            <w:sz w:val="20"/>
            <w:szCs w:val="20"/>
            <w:rPrChange w:id="38624" w:author="Visone Rossana (GSE)" w:date="2025-10-16T11:07:00Z" w16du:dateUtc="2025-10-16T09:07:00Z">
              <w:rPr/>
            </w:rPrChange>
          </w:rP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DB5E4" w14:textId="017C5440" w:rsidR="00A22638" w:rsidRDefault="00A22638">
    <w:pPr>
      <w:pStyle w:val="Intestazione"/>
      <w:pBdr>
        <w:bottom w:val="single" w:sz="4" w:space="1" w:color="auto"/>
      </w:pBdr>
      <w:tabs>
        <w:tab w:val="clear" w:pos="4819"/>
        <w:tab w:val="clear" w:pos="9638"/>
        <w:tab w:val="left" w:pos="2893"/>
      </w:tabs>
      <w:spacing w:after="200" w:line="276" w:lineRule="auto"/>
      <w:pPrChange w:id="4326" w:author="Oliosi Francesco (GSE)" w:date="2025-10-23T12:55:00Z" w16du:dateUtc="2025-10-23T10:55:00Z">
        <w:pPr>
          <w:pStyle w:val="Intestazione"/>
          <w:pBdr>
            <w:bottom w:val="single" w:sz="4" w:space="1" w:color="auto"/>
          </w:pBdr>
        </w:pPr>
      </w:pPrChange>
    </w:pPr>
    <w:r>
      <w:rPr>
        <w:noProof/>
        <w:sz w:val="14"/>
        <w:lang w:eastAsia="it-IT"/>
      </w:rPr>
      <w:drawing>
        <wp:inline distT="0" distB="0" distL="0" distR="0" wp14:anchorId="7DCBA974" wp14:editId="0930D535">
          <wp:extent cx="1295400" cy="609600"/>
          <wp:effectExtent l="0" t="0" r="0" b="0"/>
          <wp:docPr id="918745586" name="Immagine 918745586" descr="GSE_ENERGETICI_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20" descr="GSE_ENERGETICI_Panto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ins w:id="4327" w:author="Oliosi Francesco (GSE)" w:date="2025-10-23T12:54:00Z" w16du:dateUtc="2025-10-23T10:54:00Z">
      <w:r w:rsidR="009922D8">
        <w:tab/>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D876D" w14:textId="77777777" w:rsidR="00A22638" w:rsidRDefault="00A22638" w:rsidP="007B1345">
    <w:pPr>
      <w:pStyle w:val="Intestazione"/>
      <w:rPr>
        <w:sz w:val="14"/>
      </w:rPr>
    </w:pPr>
    <w:r>
      <w:rPr>
        <w:noProof/>
        <w:sz w:val="14"/>
        <w:lang w:eastAsia="it-IT"/>
      </w:rPr>
      <w:drawing>
        <wp:inline distT="0" distB="0" distL="0" distR="0" wp14:anchorId="317014B7" wp14:editId="33D78EBE">
          <wp:extent cx="1295400" cy="609600"/>
          <wp:effectExtent l="0" t="0" r="0" b="0"/>
          <wp:docPr id="1634122604" name="Immagine 1634122604" descr="GSE_ENERGETICI_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21" descr="GSE_ENERGETICI_Panto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4B9126CE" w14:textId="77777777" w:rsidR="00A22638" w:rsidRPr="003F3EF7" w:rsidRDefault="00A22638" w:rsidP="007B1345">
    <w:pPr>
      <w:pStyle w:val="Intestazione"/>
      <w:jc w:val="right"/>
      <w:rPr>
        <w:rFonts w:cs="Arial"/>
        <w:b/>
        <w:i/>
        <w:sz w:val="18"/>
      </w:rPr>
    </w:pPr>
  </w:p>
  <w:p w14:paraId="1A8A8E3F" w14:textId="77777777" w:rsidR="00A22638" w:rsidRDefault="00A22638" w:rsidP="007B1345">
    <w:pPr>
      <w:pStyle w:val="Intestazione"/>
    </w:pPr>
    <w:r>
      <w:rPr>
        <w:noProof/>
        <w:lang w:eastAsia="it-IT"/>
      </w:rPr>
      <mc:AlternateContent>
        <mc:Choice Requires="wps">
          <w:drawing>
            <wp:anchor distT="4294967291" distB="4294967291" distL="114300" distR="114300" simplePos="0" relativeHeight="251658240" behindDoc="0" locked="0" layoutInCell="0" allowOverlap="1" wp14:anchorId="6F8BD5D4" wp14:editId="629718CE">
              <wp:simplePos x="0" y="0"/>
              <wp:positionH relativeFrom="column">
                <wp:posOffset>1270</wp:posOffset>
              </wp:positionH>
              <wp:positionV relativeFrom="paragraph">
                <wp:posOffset>19049</wp:posOffset>
              </wp:positionV>
              <wp:extent cx="6131560" cy="0"/>
              <wp:effectExtent l="0" t="0" r="21590" b="19050"/>
              <wp:wrapNone/>
              <wp:docPr id="11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15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6F8C82">
            <v:line id="Line 2"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spid="_x0000_s1026" o:allowincell="f" strokeweight=".5pt" from=".1pt,1.5pt" to="482.9pt,1.5pt" w14:anchorId="3679B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"/>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m7V2LJ1k2Zbmzw" int2:id="GQxPi4Pk">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D36A30B4"/>
    <w:lvl w:ilvl="0">
      <w:start w:val="1"/>
      <w:numFmt w:val="decimal"/>
      <w:pStyle w:val="zzLc6"/>
      <w:lvlText w:val="%1."/>
      <w:lvlJc w:val="left"/>
      <w:pPr>
        <w:tabs>
          <w:tab w:val="num" w:pos="1636"/>
        </w:tabs>
        <w:ind w:left="1636" w:hanging="360"/>
      </w:pPr>
    </w:lvl>
  </w:abstractNum>
  <w:abstractNum w:abstractNumId="1" w15:restartNumberingAfterBreak="0">
    <w:nsid w:val="004179F3"/>
    <w:multiLevelType w:val="hybridMultilevel"/>
    <w:tmpl w:val="5998A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561548"/>
    <w:multiLevelType w:val="hybridMultilevel"/>
    <w:tmpl w:val="F808F644"/>
    <w:lvl w:ilvl="0" w:tplc="04100017">
      <w:start w:val="1"/>
      <w:numFmt w:val="lowerLetter"/>
      <w:lvlText w:val="%1)"/>
      <w:lvlJc w:val="left"/>
      <w:pPr>
        <w:ind w:left="1211" w:hanging="360"/>
      </w:pPr>
      <w:rPr>
        <w:rFonts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 w15:restartNumberingAfterBreak="0">
    <w:nsid w:val="00B2606C"/>
    <w:multiLevelType w:val="hybridMultilevel"/>
    <w:tmpl w:val="096E347A"/>
    <w:lvl w:ilvl="0" w:tplc="7E364CB8">
      <w:numFmt w:val="bullet"/>
      <w:lvlText w:val="-"/>
      <w:lvlJc w:val="left"/>
      <w:pPr>
        <w:ind w:left="360" w:hanging="360"/>
      </w:pPr>
      <w:rPr>
        <w:rFonts w:ascii="Calibri" w:eastAsia="Times New Roman"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1263327"/>
    <w:multiLevelType w:val="hybridMultilevel"/>
    <w:tmpl w:val="269820E8"/>
    <w:lvl w:ilvl="0" w:tplc="04100011">
      <w:start w:val="1"/>
      <w:numFmt w:val="decimal"/>
      <w:lvlText w:val="%1)"/>
      <w:lvlJc w:val="left"/>
      <w:pPr>
        <w:tabs>
          <w:tab w:val="num" w:pos="360"/>
        </w:tabs>
        <w:ind w:left="360" w:hanging="360"/>
      </w:pPr>
      <w:rPr>
        <w:rFonts w:cs="Times New Roman"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01764B85"/>
    <w:multiLevelType w:val="hybridMultilevel"/>
    <w:tmpl w:val="B24A70E2"/>
    <w:lvl w:ilvl="0" w:tplc="0410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15029C"/>
    <w:multiLevelType w:val="hybridMultilevel"/>
    <w:tmpl w:val="9CFAA3F4"/>
    <w:lvl w:ilvl="0" w:tplc="A90CB2D0">
      <w:start w:val="1"/>
      <w:numFmt w:val="bullet"/>
      <w:lvlText w:val="-"/>
      <w:lvlJc w:val="left"/>
      <w:pPr>
        <w:ind w:left="720" w:hanging="360"/>
      </w:pPr>
      <w:rPr>
        <w:rFonts w:ascii="&quot;Calibri&quot;,sans-serif" w:hAnsi="&quot;Calibri&quot;,sans-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2994E91"/>
    <w:multiLevelType w:val="hybridMultilevel"/>
    <w:tmpl w:val="ACC6A34A"/>
    <w:lvl w:ilvl="0" w:tplc="7E364CB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3602697"/>
    <w:multiLevelType w:val="hybridMultilevel"/>
    <w:tmpl w:val="CE5AFF3E"/>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3CE22B1"/>
    <w:multiLevelType w:val="hybridMultilevel"/>
    <w:tmpl w:val="6A84B20E"/>
    <w:lvl w:ilvl="0" w:tplc="371A557C">
      <w:start w:val="1"/>
      <w:numFmt w:val="lowerLetter"/>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0" w15:restartNumberingAfterBreak="0">
    <w:nsid w:val="046248D4"/>
    <w:multiLevelType w:val="multilevel"/>
    <w:tmpl w:val="52DC5BBE"/>
    <w:lvl w:ilvl="0">
      <w:start w:val="9"/>
      <w:numFmt w:val="decimal"/>
      <w:lvlText w:val="%1."/>
      <w:lvlJc w:val="left"/>
      <w:pPr>
        <w:ind w:left="851" w:hanging="360"/>
      </w:pPr>
      <w:rPr>
        <w:rFonts w:hint="default"/>
      </w:rPr>
    </w:lvl>
    <w:lvl w:ilvl="1">
      <w:start w:val="10"/>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1" w15:restartNumberingAfterBreak="0">
    <w:nsid w:val="04940FC7"/>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4CA6C6A"/>
    <w:multiLevelType w:val="hybridMultilevel"/>
    <w:tmpl w:val="03F42A52"/>
    <w:lvl w:ilvl="0" w:tplc="04100017">
      <w:start w:val="1"/>
      <w:numFmt w:val="lowerLetter"/>
      <w:lvlText w:val="%1)"/>
      <w:lvlJc w:val="left"/>
      <w:pPr>
        <w:ind w:left="720" w:hanging="360"/>
      </w:pPr>
      <w:rPr>
        <w:rFonts w:hint="default"/>
      </w:rPr>
    </w:lvl>
    <w:lvl w:ilvl="1" w:tplc="8F2ABB80">
      <w:numFmt w:val="bullet"/>
      <w:lvlText w:val="•"/>
      <w:lvlJc w:val="left"/>
      <w:pPr>
        <w:ind w:left="1440" w:hanging="360"/>
      </w:pPr>
      <w:rPr>
        <w:rFonts w:ascii="Calibri" w:eastAsia="Times New Roman" w:hAnsi="Calibri" w:cs="Calibri" w:hint="default"/>
        <w:color w:val="00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52B732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5874032"/>
    <w:multiLevelType w:val="hybridMultilevel"/>
    <w:tmpl w:val="F6E2FE5A"/>
    <w:lvl w:ilvl="0" w:tplc="6BE48C50">
      <w:start w:val="15"/>
      <w:numFmt w:val="lowerLetter"/>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5D30E09"/>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05F252BD"/>
    <w:multiLevelType w:val="singleLevel"/>
    <w:tmpl w:val="074C56F8"/>
    <w:lvl w:ilvl="0">
      <w:start w:val="1"/>
      <w:numFmt w:val="decimal"/>
      <w:pStyle w:val="Stile5"/>
      <w:lvlText w:val="[%1]"/>
      <w:lvlJc w:val="left"/>
      <w:pPr>
        <w:tabs>
          <w:tab w:val="num" w:pos="360"/>
        </w:tabs>
        <w:ind w:left="360" w:hanging="360"/>
      </w:pPr>
    </w:lvl>
  </w:abstractNum>
  <w:abstractNum w:abstractNumId="17" w15:restartNumberingAfterBreak="0">
    <w:nsid w:val="06227558"/>
    <w:multiLevelType w:val="hybridMultilevel"/>
    <w:tmpl w:val="7A34B074"/>
    <w:lvl w:ilvl="0" w:tplc="EAC2D44E">
      <w:start w:val="1"/>
      <w:numFmt w:val="bullet"/>
      <w:lvlText w:val="-"/>
      <w:lvlJc w:val="left"/>
      <w:pPr>
        <w:ind w:left="360" w:hanging="360"/>
      </w:pPr>
      <w:rPr>
        <w:rFonts w:ascii="Calibri" w:hAnsi="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06521E0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6551BEF"/>
    <w:multiLevelType w:val="hybridMultilevel"/>
    <w:tmpl w:val="960845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06854363"/>
    <w:multiLevelType w:val="hybridMultilevel"/>
    <w:tmpl w:val="EA321216"/>
    <w:lvl w:ilvl="0" w:tplc="0410001B">
      <w:start w:val="1"/>
      <w:numFmt w:val="lowerRoman"/>
      <w:lvlText w:val="%1."/>
      <w:lvlJc w:val="right"/>
      <w:pPr>
        <w:ind w:left="1222" w:hanging="360"/>
      </w:pPr>
    </w:lvl>
    <w:lvl w:ilvl="1" w:tplc="04100019" w:tentative="1">
      <w:start w:val="1"/>
      <w:numFmt w:val="lowerLetter"/>
      <w:lvlText w:val="%2."/>
      <w:lvlJc w:val="left"/>
      <w:pPr>
        <w:ind w:left="1942" w:hanging="360"/>
      </w:pPr>
    </w:lvl>
    <w:lvl w:ilvl="2" w:tplc="0410001B" w:tentative="1">
      <w:start w:val="1"/>
      <w:numFmt w:val="lowerRoman"/>
      <w:lvlText w:val="%3."/>
      <w:lvlJc w:val="right"/>
      <w:pPr>
        <w:ind w:left="2662" w:hanging="180"/>
      </w:pPr>
    </w:lvl>
    <w:lvl w:ilvl="3" w:tplc="0410000F" w:tentative="1">
      <w:start w:val="1"/>
      <w:numFmt w:val="decimal"/>
      <w:lvlText w:val="%4."/>
      <w:lvlJc w:val="left"/>
      <w:pPr>
        <w:ind w:left="3382" w:hanging="360"/>
      </w:pPr>
    </w:lvl>
    <w:lvl w:ilvl="4" w:tplc="04100019" w:tentative="1">
      <w:start w:val="1"/>
      <w:numFmt w:val="lowerLetter"/>
      <w:lvlText w:val="%5."/>
      <w:lvlJc w:val="left"/>
      <w:pPr>
        <w:ind w:left="4102" w:hanging="360"/>
      </w:pPr>
    </w:lvl>
    <w:lvl w:ilvl="5" w:tplc="0410001B" w:tentative="1">
      <w:start w:val="1"/>
      <w:numFmt w:val="lowerRoman"/>
      <w:lvlText w:val="%6."/>
      <w:lvlJc w:val="right"/>
      <w:pPr>
        <w:ind w:left="4822" w:hanging="180"/>
      </w:pPr>
    </w:lvl>
    <w:lvl w:ilvl="6" w:tplc="0410000F" w:tentative="1">
      <w:start w:val="1"/>
      <w:numFmt w:val="decimal"/>
      <w:lvlText w:val="%7."/>
      <w:lvlJc w:val="left"/>
      <w:pPr>
        <w:ind w:left="5542" w:hanging="360"/>
      </w:pPr>
    </w:lvl>
    <w:lvl w:ilvl="7" w:tplc="04100019" w:tentative="1">
      <w:start w:val="1"/>
      <w:numFmt w:val="lowerLetter"/>
      <w:lvlText w:val="%8."/>
      <w:lvlJc w:val="left"/>
      <w:pPr>
        <w:ind w:left="6262" w:hanging="360"/>
      </w:pPr>
    </w:lvl>
    <w:lvl w:ilvl="8" w:tplc="0410001B" w:tentative="1">
      <w:start w:val="1"/>
      <w:numFmt w:val="lowerRoman"/>
      <w:lvlText w:val="%9."/>
      <w:lvlJc w:val="right"/>
      <w:pPr>
        <w:ind w:left="6982" w:hanging="180"/>
      </w:pPr>
    </w:lvl>
  </w:abstractNum>
  <w:abstractNum w:abstractNumId="21" w15:restartNumberingAfterBreak="0">
    <w:nsid w:val="06A064AF"/>
    <w:multiLevelType w:val="hybridMultilevel"/>
    <w:tmpl w:val="4AC82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72D72E2"/>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3" w15:restartNumberingAfterBreak="0">
    <w:nsid w:val="075121C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088201EE"/>
    <w:multiLevelType w:val="hybridMultilevel"/>
    <w:tmpl w:val="46AA58F4"/>
    <w:lvl w:ilvl="0" w:tplc="7E364CB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6" w15:restartNumberingAfterBreak="0">
    <w:nsid w:val="09373364"/>
    <w:multiLevelType w:val="hybridMultilevel"/>
    <w:tmpl w:val="62B4045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09AB1971"/>
    <w:multiLevelType w:val="hybridMultilevel"/>
    <w:tmpl w:val="68A4D08A"/>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09AD6EF4"/>
    <w:multiLevelType w:val="hybridMultilevel"/>
    <w:tmpl w:val="547C8BAE"/>
    <w:lvl w:ilvl="0" w:tplc="0410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09DCE107"/>
    <w:multiLevelType w:val="hybridMultilevel"/>
    <w:tmpl w:val="FFFFFFFF"/>
    <w:lvl w:ilvl="0" w:tplc="605C450E">
      <w:start w:val="1"/>
      <w:numFmt w:val="bullet"/>
      <w:lvlText w:val="-"/>
      <w:lvlJc w:val="left"/>
      <w:pPr>
        <w:ind w:left="1080" w:hanging="360"/>
      </w:pPr>
      <w:rPr>
        <w:rFonts w:ascii="Aptos" w:hAnsi="Aptos" w:hint="default"/>
      </w:rPr>
    </w:lvl>
    <w:lvl w:ilvl="1" w:tplc="9ACE5458">
      <w:start w:val="1"/>
      <w:numFmt w:val="bullet"/>
      <w:lvlText w:val="o"/>
      <w:lvlJc w:val="left"/>
      <w:pPr>
        <w:ind w:left="1800" w:hanging="360"/>
      </w:pPr>
      <w:rPr>
        <w:rFonts w:ascii="Courier New" w:hAnsi="Courier New" w:hint="default"/>
      </w:rPr>
    </w:lvl>
    <w:lvl w:ilvl="2" w:tplc="3EBC38B2">
      <w:start w:val="1"/>
      <w:numFmt w:val="bullet"/>
      <w:lvlText w:val=""/>
      <w:lvlJc w:val="left"/>
      <w:pPr>
        <w:ind w:left="2520" w:hanging="360"/>
      </w:pPr>
      <w:rPr>
        <w:rFonts w:ascii="Wingdings" w:hAnsi="Wingdings" w:hint="default"/>
      </w:rPr>
    </w:lvl>
    <w:lvl w:ilvl="3" w:tplc="53566904">
      <w:start w:val="1"/>
      <w:numFmt w:val="bullet"/>
      <w:lvlText w:val=""/>
      <w:lvlJc w:val="left"/>
      <w:pPr>
        <w:ind w:left="3240" w:hanging="360"/>
      </w:pPr>
      <w:rPr>
        <w:rFonts w:ascii="Symbol" w:hAnsi="Symbol" w:hint="default"/>
      </w:rPr>
    </w:lvl>
    <w:lvl w:ilvl="4" w:tplc="59A20FE4">
      <w:start w:val="1"/>
      <w:numFmt w:val="bullet"/>
      <w:lvlText w:val="o"/>
      <w:lvlJc w:val="left"/>
      <w:pPr>
        <w:ind w:left="3960" w:hanging="360"/>
      </w:pPr>
      <w:rPr>
        <w:rFonts w:ascii="Courier New" w:hAnsi="Courier New" w:hint="default"/>
      </w:rPr>
    </w:lvl>
    <w:lvl w:ilvl="5" w:tplc="1A48C5D2">
      <w:start w:val="1"/>
      <w:numFmt w:val="bullet"/>
      <w:lvlText w:val=""/>
      <w:lvlJc w:val="left"/>
      <w:pPr>
        <w:ind w:left="4680" w:hanging="360"/>
      </w:pPr>
      <w:rPr>
        <w:rFonts w:ascii="Wingdings" w:hAnsi="Wingdings" w:hint="default"/>
      </w:rPr>
    </w:lvl>
    <w:lvl w:ilvl="6" w:tplc="B402463A">
      <w:start w:val="1"/>
      <w:numFmt w:val="bullet"/>
      <w:lvlText w:val=""/>
      <w:lvlJc w:val="left"/>
      <w:pPr>
        <w:ind w:left="5400" w:hanging="360"/>
      </w:pPr>
      <w:rPr>
        <w:rFonts w:ascii="Symbol" w:hAnsi="Symbol" w:hint="default"/>
      </w:rPr>
    </w:lvl>
    <w:lvl w:ilvl="7" w:tplc="87C86772">
      <w:start w:val="1"/>
      <w:numFmt w:val="bullet"/>
      <w:lvlText w:val="o"/>
      <w:lvlJc w:val="left"/>
      <w:pPr>
        <w:ind w:left="6120" w:hanging="360"/>
      </w:pPr>
      <w:rPr>
        <w:rFonts w:ascii="Courier New" w:hAnsi="Courier New" w:hint="default"/>
      </w:rPr>
    </w:lvl>
    <w:lvl w:ilvl="8" w:tplc="D9FC2A44">
      <w:start w:val="1"/>
      <w:numFmt w:val="bullet"/>
      <w:lvlText w:val=""/>
      <w:lvlJc w:val="left"/>
      <w:pPr>
        <w:ind w:left="6840" w:hanging="360"/>
      </w:pPr>
      <w:rPr>
        <w:rFonts w:ascii="Wingdings" w:hAnsi="Wingdings" w:hint="default"/>
      </w:rPr>
    </w:lvl>
  </w:abstractNum>
  <w:abstractNum w:abstractNumId="30" w15:restartNumberingAfterBreak="0">
    <w:nsid w:val="09F23B3B"/>
    <w:multiLevelType w:val="hybridMultilevel"/>
    <w:tmpl w:val="09BA80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9FD711B"/>
    <w:multiLevelType w:val="hybridMultilevel"/>
    <w:tmpl w:val="C428BB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09FF3AC0"/>
    <w:multiLevelType w:val="hybridMultilevel"/>
    <w:tmpl w:val="0994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0A11645F"/>
    <w:multiLevelType w:val="hybridMultilevel"/>
    <w:tmpl w:val="9EEEA1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0A231510"/>
    <w:multiLevelType w:val="hybridMultilevel"/>
    <w:tmpl w:val="B95EEA4C"/>
    <w:lvl w:ilvl="0" w:tplc="31A610B2">
      <w:start w:val="1"/>
      <w:numFmt w:val="lowerLetter"/>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0A405A0B"/>
    <w:multiLevelType w:val="hybridMultilevel"/>
    <w:tmpl w:val="1FB8270E"/>
    <w:lvl w:ilvl="0" w:tplc="0410000F">
      <w:start w:val="1"/>
      <w:numFmt w:val="decimal"/>
      <w:lvlText w:val="%1."/>
      <w:lvlJc w:val="left"/>
      <w:pPr>
        <w:ind w:left="720" w:hanging="360"/>
      </w:pPr>
      <w:rPr>
        <w:rFonts w:hint="default"/>
      </w:rPr>
    </w:lvl>
    <w:lvl w:ilvl="1" w:tplc="04100017">
      <w:start w:val="1"/>
      <w:numFmt w:val="lowerLetter"/>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0A686E65"/>
    <w:multiLevelType w:val="hybridMultilevel"/>
    <w:tmpl w:val="76786D2E"/>
    <w:lvl w:ilvl="0" w:tplc="0C068476">
      <w:start w:val="1"/>
      <w:numFmt w:val="lowerRoman"/>
      <w:lvlText w:val="%1."/>
      <w:lvlJc w:val="right"/>
      <w:pPr>
        <w:tabs>
          <w:tab w:val="num" w:pos="360"/>
        </w:tabs>
        <w:ind w:left="360" w:hanging="360"/>
      </w:pPr>
      <w:rPr>
        <w:rFonts w:ascii="Calibri" w:hAnsi="Calibri" w:cs="Times New Roman" w:hint="default"/>
        <w:caps w:val="0"/>
        <w:strike w:val="0"/>
        <w:dstrike w:val="0"/>
        <w:vanish w:val="0"/>
        <w:color w:val="000000"/>
        <w:spacing w:val="-20"/>
        <w:vertAlign w:val="baseline"/>
      </w:rPr>
    </w:lvl>
    <w:lvl w:ilvl="1" w:tplc="04100019">
      <w:start w:val="1"/>
      <w:numFmt w:val="lowerLetter"/>
      <w:lvlText w:val="%2."/>
      <w:lvlJc w:val="left"/>
      <w:pPr>
        <w:ind w:left="1080" w:hanging="360"/>
      </w:pPr>
      <w:rPr>
        <w:rFonts w:cs="Times New Roman"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start w:val="1"/>
      <w:numFmt w:val="bullet"/>
      <w:lvlText w:val="o"/>
      <w:lvlJc w:val="left"/>
      <w:pPr>
        <w:ind w:left="5400" w:hanging="360"/>
      </w:pPr>
      <w:rPr>
        <w:rFonts w:ascii="Courier New" w:hAnsi="Courier New" w:hint="default"/>
      </w:rPr>
    </w:lvl>
    <w:lvl w:ilvl="8" w:tplc="04100005">
      <w:start w:val="1"/>
      <w:numFmt w:val="bullet"/>
      <w:lvlText w:val=""/>
      <w:lvlJc w:val="left"/>
      <w:pPr>
        <w:ind w:left="6120" w:hanging="360"/>
      </w:pPr>
      <w:rPr>
        <w:rFonts w:ascii="Wingdings" w:hAnsi="Wingdings" w:hint="default"/>
      </w:rPr>
    </w:lvl>
  </w:abstractNum>
  <w:abstractNum w:abstractNumId="37" w15:restartNumberingAfterBreak="0">
    <w:nsid w:val="0A840A66"/>
    <w:multiLevelType w:val="multilevel"/>
    <w:tmpl w:val="3AAEA590"/>
    <w:lvl w:ilvl="0">
      <w:start w:val="9"/>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0AB02334"/>
    <w:multiLevelType w:val="hybridMultilevel"/>
    <w:tmpl w:val="F7CE4B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0AD676E8"/>
    <w:multiLevelType w:val="hybridMultilevel"/>
    <w:tmpl w:val="F0A230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0B2C42F9"/>
    <w:multiLevelType w:val="hybridMultilevel"/>
    <w:tmpl w:val="07300CE4"/>
    <w:lvl w:ilvl="0" w:tplc="A34060C6">
      <w:start w:val="2"/>
      <w:numFmt w:val="lowerLetter"/>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0B4052E7"/>
    <w:multiLevelType w:val="hybridMultilevel"/>
    <w:tmpl w:val="C1FE9E74"/>
    <w:lvl w:ilvl="0" w:tplc="0410001B">
      <w:start w:val="1"/>
      <w:numFmt w:val="lowerRoman"/>
      <w:lvlText w:val="%1."/>
      <w:lvlJc w:val="right"/>
      <w:pPr>
        <w:ind w:left="644" w:hanging="360"/>
      </w:pPr>
      <w:rPr>
        <w:rFont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2" w15:restartNumberingAfterBreak="0">
    <w:nsid w:val="0B863F24"/>
    <w:multiLevelType w:val="hybridMultilevel"/>
    <w:tmpl w:val="327AE46E"/>
    <w:lvl w:ilvl="0" w:tplc="04100001">
      <w:start w:val="1"/>
      <w:numFmt w:val="bullet"/>
      <w:lvlText w:val=""/>
      <w:lvlJc w:val="left"/>
      <w:pPr>
        <w:ind w:left="1353" w:hanging="360"/>
      </w:pPr>
      <w:rPr>
        <w:rFonts w:ascii="Symbol" w:hAnsi="Symbol" w:hint="default"/>
      </w:rPr>
    </w:lvl>
    <w:lvl w:ilvl="1" w:tplc="04100003" w:tentative="1">
      <w:start w:val="1"/>
      <w:numFmt w:val="bullet"/>
      <w:lvlText w:val="o"/>
      <w:lvlJc w:val="left"/>
      <w:pPr>
        <w:ind w:left="2073" w:hanging="360"/>
      </w:pPr>
      <w:rPr>
        <w:rFonts w:ascii="Courier New" w:hAnsi="Courier New" w:cs="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cs="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cs="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43" w15:restartNumberingAfterBreak="0">
    <w:nsid w:val="0C0E23A6"/>
    <w:multiLevelType w:val="hybridMultilevel"/>
    <w:tmpl w:val="B638132C"/>
    <w:lvl w:ilvl="0" w:tplc="0410000F">
      <w:start w:val="1"/>
      <w:numFmt w:val="decimal"/>
      <w:lvlText w:val="%1."/>
      <w:lvlJc w:val="left"/>
      <w:pPr>
        <w:tabs>
          <w:tab w:val="num" w:pos="360"/>
        </w:tabs>
        <w:ind w:left="360" w:hanging="360"/>
      </w:pPr>
      <w:rPr>
        <w:rFonts w:cs="Times New Roman"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0C223015"/>
    <w:multiLevelType w:val="hybridMultilevel"/>
    <w:tmpl w:val="8968FFB6"/>
    <w:lvl w:ilvl="0" w:tplc="04100019">
      <w:start w:val="1"/>
      <w:numFmt w:val="lowerLetter"/>
      <w:lvlText w:val="%1."/>
      <w:lvlJc w:val="left"/>
      <w:pPr>
        <w:ind w:left="1069" w:hanging="360"/>
      </w:pPr>
      <w:rPr>
        <w:rFonts w:cs="Times New Roman"/>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5" w15:restartNumberingAfterBreak="0">
    <w:nsid w:val="0C58329B"/>
    <w:multiLevelType w:val="hybridMultilevel"/>
    <w:tmpl w:val="1DF4784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0C6472B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0C931899"/>
    <w:multiLevelType w:val="hybridMultilevel"/>
    <w:tmpl w:val="A830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CAA1436"/>
    <w:multiLevelType w:val="hybridMultilevel"/>
    <w:tmpl w:val="2D48912A"/>
    <w:lvl w:ilvl="0" w:tplc="3162CC8E">
      <w:start w:val="1"/>
      <w:numFmt w:val="upperLetter"/>
      <w:pStyle w:val="StileTitolo1Arial10ptNonTuttomaiuscole"/>
      <w:lvlText w:val="APPENDICE A%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0D791E0A"/>
    <w:multiLevelType w:val="hybridMultilevel"/>
    <w:tmpl w:val="5EBE22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0DE00BB9"/>
    <w:multiLevelType w:val="hybridMultilevel"/>
    <w:tmpl w:val="E9447B4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DF108E8"/>
    <w:multiLevelType w:val="hybridMultilevel"/>
    <w:tmpl w:val="DA3A9B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0E30777D"/>
    <w:multiLevelType w:val="hybridMultilevel"/>
    <w:tmpl w:val="AF2478CA"/>
    <w:lvl w:ilvl="0" w:tplc="D786AAC8">
      <w:start w:val="3"/>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0E451F90"/>
    <w:multiLevelType w:val="hybridMultilevel"/>
    <w:tmpl w:val="F866ED2E"/>
    <w:lvl w:ilvl="0" w:tplc="68A884D2">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0E7A2028"/>
    <w:multiLevelType w:val="hybridMultilevel"/>
    <w:tmpl w:val="24902E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0EA802D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6" w15:restartNumberingAfterBreak="0">
    <w:nsid w:val="0ED06EF5"/>
    <w:multiLevelType w:val="hybridMultilevel"/>
    <w:tmpl w:val="09F8B9B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0F9F6D60"/>
    <w:multiLevelType w:val="hybridMultilevel"/>
    <w:tmpl w:val="FEFED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0FEF64A4"/>
    <w:multiLevelType w:val="hybridMultilevel"/>
    <w:tmpl w:val="6C4630D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9" w15:restartNumberingAfterBreak="0">
    <w:nsid w:val="10473267"/>
    <w:multiLevelType w:val="hybridMultilevel"/>
    <w:tmpl w:val="031A6906"/>
    <w:lvl w:ilvl="0" w:tplc="F5B232EC">
      <w:start w:val="1"/>
      <w:numFmt w:val="lowerLetter"/>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0" w15:restartNumberingAfterBreak="0">
    <w:nsid w:val="10720AEC"/>
    <w:multiLevelType w:val="hybridMultilevel"/>
    <w:tmpl w:val="03F42A52"/>
    <w:lvl w:ilvl="0" w:tplc="FFFFFFFF">
      <w:start w:val="1"/>
      <w:numFmt w:val="lowerLetter"/>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1074003F"/>
    <w:multiLevelType w:val="hybridMultilevel"/>
    <w:tmpl w:val="F06606DC"/>
    <w:lvl w:ilvl="0" w:tplc="A90CB2D0">
      <w:start w:val="1"/>
      <w:numFmt w:val="bullet"/>
      <w:lvlText w:val="-"/>
      <w:lvlJc w:val="left"/>
      <w:pPr>
        <w:ind w:left="720" w:hanging="360"/>
      </w:pPr>
      <w:rPr>
        <w:rFonts w:ascii="&quot;Calibri&quot;,sans-serif" w:hAnsi="&quot;Calibri&quot;,sans-serif" w:hint="default"/>
      </w:rPr>
    </w:lvl>
    <w:lvl w:ilvl="1" w:tplc="71B0DA1C">
      <w:start w:val="1"/>
      <w:numFmt w:val="bullet"/>
      <w:lvlText w:val="o"/>
      <w:lvlJc w:val="left"/>
      <w:pPr>
        <w:ind w:left="1440" w:hanging="360"/>
      </w:pPr>
      <w:rPr>
        <w:rFonts w:ascii="Courier New" w:hAnsi="Courier New" w:hint="default"/>
      </w:rPr>
    </w:lvl>
    <w:lvl w:ilvl="2" w:tplc="01EE4664">
      <w:start w:val="1"/>
      <w:numFmt w:val="bullet"/>
      <w:lvlText w:val=""/>
      <w:lvlJc w:val="left"/>
      <w:pPr>
        <w:ind w:left="2160" w:hanging="360"/>
      </w:pPr>
      <w:rPr>
        <w:rFonts w:ascii="Wingdings" w:hAnsi="Wingdings" w:hint="default"/>
      </w:rPr>
    </w:lvl>
    <w:lvl w:ilvl="3" w:tplc="BFC6BAA2">
      <w:start w:val="1"/>
      <w:numFmt w:val="bullet"/>
      <w:lvlText w:val=""/>
      <w:lvlJc w:val="left"/>
      <w:pPr>
        <w:ind w:left="2880" w:hanging="360"/>
      </w:pPr>
      <w:rPr>
        <w:rFonts w:ascii="Symbol" w:hAnsi="Symbol" w:hint="default"/>
      </w:rPr>
    </w:lvl>
    <w:lvl w:ilvl="4" w:tplc="576064FC">
      <w:start w:val="1"/>
      <w:numFmt w:val="bullet"/>
      <w:lvlText w:val="o"/>
      <w:lvlJc w:val="left"/>
      <w:pPr>
        <w:ind w:left="3600" w:hanging="360"/>
      </w:pPr>
      <w:rPr>
        <w:rFonts w:ascii="Courier New" w:hAnsi="Courier New" w:hint="default"/>
      </w:rPr>
    </w:lvl>
    <w:lvl w:ilvl="5" w:tplc="6D025480">
      <w:start w:val="1"/>
      <w:numFmt w:val="bullet"/>
      <w:lvlText w:val=""/>
      <w:lvlJc w:val="left"/>
      <w:pPr>
        <w:ind w:left="4320" w:hanging="360"/>
      </w:pPr>
      <w:rPr>
        <w:rFonts w:ascii="Wingdings" w:hAnsi="Wingdings" w:hint="default"/>
      </w:rPr>
    </w:lvl>
    <w:lvl w:ilvl="6" w:tplc="275670F4">
      <w:start w:val="1"/>
      <w:numFmt w:val="bullet"/>
      <w:lvlText w:val=""/>
      <w:lvlJc w:val="left"/>
      <w:pPr>
        <w:ind w:left="5040" w:hanging="360"/>
      </w:pPr>
      <w:rPr>
        <w:rFonts w:ascii="Symbol" w:hAnsi="Symbol" w:hint="default"/>
      </w:rPr>
    </w:lvl>
    <w:lvl w:ilvl="7" w:tplc="D602B6B2">
      <w:start w:val="1"/>
      <w:numFmt w:val="bullet"/>
      <w:lvlText w:val="o"/>
      <w:lvlJc w:val="left"/>
      <w:pPr>
        <w:ind w:left="5760" w:hanging="360"/>
      </w:pPr>
      <w:rPr>
        <w:rFonts w:ascii="Courier New" w:hAnsi="Courier New" w:hint="default"/>
      </w:rPr>
    </w:lvl>
    <w:lvl w:ilvl="8" w:tplc="647414D8">
      <w:start w:val="1"/>
      <w:numFmt w:val="bullet"/>
      <w:lvlText w:val=""/>
      <w:lvlJc w:val="left"/>
      <w:pPr>
        <w:ind w:left="6480" w:hanging="360"/>
      </w:pPr>
      <w:rPr>
        <w:rFonts w:ascii="Wingdings" w:hAnsi="Wingdings" w:hint="default"/>
      </w:rPr>
    </w:lvl>
  </w:abstractNum>
  <w:abstractNum w:abstractNumId="62" w15:restartNumberingAfterBreak="0">
    <w:nsid w:val="109D0948"/>
    <w:multiLevelType w:val="hybridMultilevel"/>
    <w:tmpl w:val="93BAEE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10E376ED"/>
    <w:multiLevelType w:val="hybridMultilevel"/>
    <w:tmpl w:val="47E0CE46"/>
    <w:lvl w:ilvl="0" w:tplc="22A438B2">
      <w:start w:val="39"/>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11701B3D"/>
    <w:multiLevelType w:val="hybridMultilevel"/>
    <w:tmpl w:val="4C0010CA"/>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11AB1115"/>
    <w:multiLevelType w:val="hybridMultilevel"/>
    <w:tmpl w:val="02D27212"/>
    <w:lvl w:ilvl="0" w:tplc="1EAC32D4">
      <w:start w:val="26"/>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11CD2BDE"/>
    <w:multiLevelType w:val="hybridMultilevel"/>
    <w:tmpl w:val="70FE3354"/>
    <w:lvl w:ilvl="0" w:tplc="6CE4E618">
      <w:start w:val="1"/>
      <w:numFmt w:val="decimal"/>
      <w:lvlText w:val="%1."/>
      <w:lvlJc w:val="left"/>
      <w:pPr>
        <w:ind w:left="720" w:hanging="360"/>
      </w:pPr>
      <w:rPr>
        <w:rFonts w:asciiTheme="minorHAnsi" w:eastAsiaTheme="minorEastAsia" w:hAnsiTheme="minorHAnsi" w:cs="Calibr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7" w15:restartNumberingAfterBreak="0">
    <w:nsid w:val="11DF5185"/>
    <w:multiLevelType w:val="hybridMultilevel"/>
    <w:tmpl w:val="C5A6E4D0"/>
    <w:lvl w:ilvl="0" w:tplc="B84E4022">
      <w:start w:val="1"/>
      <w:numFmt w:val="lowerLetter"/>
      <w:lvlText w:val="%1)"/>
      <w:lvlJc w:val="left"/>
      <w:pPr>
        <w:ind w:left="720" w:hanging="360"/>
      </w:pPr>
      <w:rPr>
        <w:rFonts w:hint="default"/>
        <w:b w:val="0"/>
        <w:bCs w:val="0"/>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12074902"/>
    <w:multiLevelType w:val="hybridMultilevel"/>
    <w:tmpl w:val="47AE6286"/>
    <w:lvl w:ilvl="0" w:tplc="04100019">
      <w:start w:val="1"/>
      <w:numFmt w:val="lowerLetter"/>
      <w:lvlText w:val="%1."/>
      <w:lvlJc w:val="left"/>
      <w:pPr>
        <w:tabs>
          <w:tab w:val="num" w:pos="360"/>
        </w:tabs>
        <w:ind w:left="360" w:hanging="360"/>
      </w:pPr>
      <w:rPr>
        <w:rFonts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120C19DA"/>
    <w:multiLevelType w:val="hybridMultilevel"/>
    <w:tmpl w:val="67F0F7D4"/>
    <w:lvl w:ilvl="0" w:tplc="0410001B">
      <w:start w:val="1"/>
      <w:numFmt w:val="lowerRoman"/>
      <w:lvlText w:val="%1."/>
      <w:lvlJc w:val="right"/>
      <w:pPr>
        <w:tabs>
          <w:tab w:val="num" w:pos="360"/>
        </w:tabs>
        <w:ind w:left="360" w:hanging="360"/>
      </w:pPr>
      <w:rPr>
        <w:rFonts w:hint="default"/>
        <w:caps w:val="0"/>
        <w:strike w:val="0"/>
        <w:dstrike w:val="0"/>
        <w:vanish w:val="0"/>
        <w:color w:val="000000"/>
        <w:spacing w:val="-20"/>
        <w:vertAlign w:val="baseline"/>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0" w15:restartNumberingAfterBreak="0">
    <w:nsid w:val="120E5AAB"/>
    <w:multiLevelType w:val="hybridMultilevel"/>
    <w:tmpl w:val="8BE8A3A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12A45ADD"/>
    <w:multiLevelType w:val="hybridMultilevel"/>
    <w:tmpl w:val="311C4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131C50CC"/>
    <w:multiLevelType w:val="hybridMultilevel"/>
    <w:tmpl w:val="30F827C2"/>
    <w:lvl w:ilvl="0" w:tplc="0410000F">
      <w:start w:val="1"/>
      <w:numFmt w:val="decimal"/>
      <w:lvlText w:val="%1."/>
      <w:lvlJc w:val="left"/>
      <w:pPr>
        <w:tabs>
          <w:tab w:val="num" w:pos="360"/>
        </w:tabs>
        <w:ind w:left="360" w:hanging="360"/>
      </w:pPr>
      <w:rPr>
        <w:rFonts w:hint="default"/>
      </w:rPr>
    </w:lvl>
    <w:lvl w:ilvl="1" w:tplc="04100001">
      <w:start w:val="1"/>
      <w:numFmt w:val="bullet"/>
      <w:lvlText w:val=""/>
      <w:lvlJc w:val="left"/>
      <w:pPr>
        <w:ind w:left="720"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73" w15:restartNumberingAfterBreak="0">
    <w:nsid w:val="133F0C15"/>
    <w:multiLevelType w:val="hybridMultilevel"/>
    <w:tmpl w:val="8AAC78D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136A6F98"/>
    <w:multiLevelType w:val="hybridMultilevel"/>
    <w:tmpl w:val="B4F8110A"/>
    <w:lvl w:ilvl="0" w:tplc="0410000F">
      <w:start w:val="1"/>
      <w:numFmt w:val="decimal"/>
      <w:lvlText w:val="%1."/>
      <w:lvlJc w:val="left"/>
      <w:pPr>
        <w:tabs>
          <w:tab w:val="num" w:pos="360"/>
        </w:tabs>
        <w:ind w:left="360" w:hanging="360"/>
      </w:pPr>
      <w:rPr>
        <w:rFonts w:cs="Times New Roman"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5" w15:restartNumberingAfterBreak="0">
    <w:nsid w:val="13A30F74"/>
    <w:multiLevelType w:val="hybridMultilevel"/>
    <w:tmpl w:val="E0DAACDA"/>
    <w:lvl w:ilvl="0" w:tplc="BA24A614">
      <w:start w:val="1"/>
      <w:numFmt w:val="lowerLetter"/>
      <w:lvlText w:val="%1)"/>
      <w:lvlJc w:val="left"/>
      <w:pPr>
        <w:ind w:left="360" w:hanging="360"/>
      </w:pPr>
      <w:rPr>
        <w:rFonts w:cs="Times New Roman" w:hint="default"/>
      </w:rPr>
    </w:lvl>
    <w:lvl w:ilvl="1" w:tplc="04100003">
      <w:start w:val="1"/>
      <w:numFmt w:val="bullet"/>
      <w:lvlText w:val="o"/>
      <w:lvlJc w:val="left"/>
      <w:pPr>
        <w:ind w:left="1080" w:hanging="360"/>
      </w:pPr>
      <w:rPr>
        <w:rFonts w:ascii="Courier New" w:hAnsi="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6" w15:restartNumberingAfterBreak="0">
    <w:nsid w:val="13C80F3A"/>
    <w:multiLevelType w:val="hybridMultilevel"/>
    <w:tmpl w:val="9CDE6B72"/>
    <w:lvl w:ilvl="0" w:tplc="7E364CB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142D3D3E"/>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78" w15:restartNumberingAfterBreak="0">
    <w:nsid w:val="144142B3"/>
    <w:multiLevelType w:val="multilevel"/>
    <w:tmpl w:val="2A7AE2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9" w15:restartNumberingAfterBreak="0">
    <w:nsid w:val="144D7F9E"/>
    <w:multiLevelType w:val="hybridMultilevel"/>
    <w:tmpl w:val="A3D496DC"/>
    <w:lvl w:ilvl="0" w:tplc="04100011">
      <w:start w:val="1"/>
      <w:numFmt w:val="decimal"/>
      <w:lvlText w:val="%1)"/>
      <w:lvlJc w:val="left"/>
      <w:pPr>
        <w:tabs>
          <w:tab w:val="num" w:pos="360"/>
        </w:tabs>
        <w:ind w:left="360" w:hanging="360"/>
      </w:pPr>
      <w:rPr>
        <w:rFonts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0" w15:restartNumberingAfterBreak="0">
    <w:nsid w:val="14F9387A"/>
    <w:multiLevelType w:val="hybridMultilevel"/>
    <w:tmpl w:val="FE6068A8"/>
    <w:lvl w:ilvl="0" w:tplc="0410001B">
      <w:start w:val="1"/>
      <w:numFmt w:val="lowerRoman"/>
      <w:lvlText w:val="%1."/>
      <w:lvlJc w:val="right"/>
      <w:pPr>
        <w:ind w:left="644" w:hanging="360"/>
      </w:pPr>
      <w:rPr>
        <w:rFont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1" w15:restartNumberingAfterBreak="0">
    <w:nsid w:val="15230B7A"/>
    <w:multiLevelType w:val="hybridMultilevel"/>
    <w:tmpl w:val="94A04C64"/>
    <w:lvl w:ilvl="0" w:tplc="FFFFFFFF">
      <w:start w:val="2"/>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162FCB1D"/>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164B7A7B"/>
    <w:multiLevelType w:val="multilevel"/>
    <w:tmpl w:val="06F428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4" w15:restartNumberingAfterBreak="0">
    <w:nsid w:val="1670762C"/>
    <w:multiLevelType w:val="hybridMultilevel"/>
    <w:tmpl w:val="38F69314"/>
    <w:lvl w:ilvl="0" w:tplc="0C068476">
      <w:start w:val="1"/>
      <w:numFmt w:val="lowerRoman"/>
      <w:lvlText w:val="%1."/>
      <w:lvlJc w:val="right"/>
      <w:pPr>
        <w:tabs>
          <w:tab w:val="num" w:pos="360"/>
        </w:tabs>
        <w:ind w:left="360"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5" w15:restartNumberingAfterBreak="0">
    <w:nsid w:val="169338CF"/>
    <w:multiLevelType w:val="hybridMultilevel"/>
    <w:tmpl w:val="580E7D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16DC22BE"/>
    <w:multiLevelType w:val="hybridMultilevel"/>
    <w:tmpl w:val="34700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17F9511C"/>
    <w:multiLevelType w:val="hybridMultilevel"/>
    <w:tmpl w:val="74D483E0"/>
    <w:lvl w:ilvl="0" w:tplc="42FC16A4">
      <w:start w:val="1"/>
      <w:numFmt w:val="lowerRoman"/>
      <w:lvlText w:val="%1."/>
      <w:lvlJc w:val="right"/>
      <w:pPr>
        <w:ind w:left="720" w:hanging="360"/>
      </w:pPr>
      <w:rPr>
        <w:rFonts w:cs="Times New Roman" w:hint="default"/>
        <w:b w:val="0"/>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186221E4"/>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89" w15:restartNumberingAfterBreak="0">
    <w:nsid w:val="189662B0"/>
    <w:multiLevelType w:val="hybridMultilevel"/>
    <w:tmpl w:val="9D3206C8"/>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189A7504"/>
    <w:multiLevelType w:val="multilevel"/>
    <w:tmpl w:val="F54AA6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1" w15:restartNumberingAfterBreak="0">
    <w:nsid w:val="190E6F97"/>
    <w:multiLevelType w:val="hybridMultilevel"/>
    <w:tmpl w:val="48B0D44A"/>
    <w:lvl w:ilvl="0" w:tplc="0410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191C0C8D"/>
    <w:multiLevelType w:val="hybridMultilevel"/>
    <w:tmpl w:val="096E347A"/>
    <w:lvl w:ilvl="0" w:tplc="FFFFFFFF">
      <w:numFmt w:val="bullet"/>
      <w:lvlText w:val="-"/>
      <w:lvlJc w:val="left"/>
      <w:pPr>
        <w:ind w:left="360" w:hanging="360"/>
      </w:pPr>
      <w:rPr>
        <w:rFonts w:ascii="Calibri" w:eastAsia="Times New Roman"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3" w15:restartNumberingAfterBreak="0">
    <w:nsid w:val="191F3E9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19C26CAC"/>
    <w:multiLevelType w:val="hybridMultilevel"/>
    <w:tmpl w:val="1E7004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5" w15:restartNumberingAfterBreak="0">
    <w:nsid w:val="1A0B4A85"/>
    <w:multiLevelType w:val="hybridMultilevel"/>
    <w:tmpl w:val="D2521E94"/>
    <w:lvl w:ilvl="0" w:tplc="FFFFFFFF">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6" w15:restartNumberingAfterBreak="0">
    <w:nsid w:val="1AE579D9"/>
    <w:multiLevelType w:val="hybridMultilevel"/>
    <w:tmpl w:val="2A707420"/>
    <w:lvl w:ilvl="0" w:tplc="FFFFFFFF">
      <w:start w:val="1"/>
      <w:numFmt w:val="lowerLetter"/>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1B873E19"/>
    <w:multiLevelType w:val="hybridMultilevel"/>
    <w:tmpl w:val="E88A9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1BB4A0B6"/>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1BC8049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1CE35E09"/>
    <w:multiLevelType w:val="hybridMultilevel"/>
    <w:tmpl w:val="6D8C215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1" w15:restartNumberingAfterBreak="0">
    <w:nsid w:val="1D600FE3"/>
    <w:multiLevelType w:val="hybridMultilevel"/>
    <w:tmpl w:val="35E63F3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2" w15:restartNumberingAfterBreak="0">
    <w:nsid w:val="1D690577"/>
    <w:multiLevelType w:val="hybridMultilevel"/>
    <w:tmpl w:val="83D051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1DDB110F"/>
    <w:multiLevelType w:val="hybridMultilevel"/>
    <w:tmpl w:val="6250E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1FBA575F"/>
    <w:multiLevelType w:val="hybridMultilevel"/>
    <w:tmpl w:val="1E0E4DD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5" w15:restartNumberingAfterBreak="0">
    <w:nsid w:val="1FE4330E"/>
    <w:multiLevelType w:val="multilevel"/>
    <w:tmpl w:val="11FC2FD6"/>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1FF9479F"/>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07" w15:restartNumberingAfterBreak="0">
    <w:nsid w:val="205216C2"/>
    <w:multiLevelType w:val="hybridMultilevel"/>
    <w:tmpl w:val="50D2E116"/>
    <w:lvl w:ilvl="0" w:tplc="04100011">
      <w:start w:val="1"/>
      <w:numFmt w:val="decimal"/>
      <w:lvlText w:val="%1)"/>
      <w:lvlJc w:val="left"/>
      <w:pPr>
        <w:tabs>
          <w:tab w:val="num" w:pos="360"/>
        </w:tabs>
        <w:ind w:left="360" w:hanging="360"/>
      </w:pPr>
      <w:rPr>
        <w:rFonts w:cs="Times New Roman" w:hint="default"/>
      </w:rPr>
    </w:lvl>
    <w:lvl w:ilvl="1" w:tplc="04100001">
      <w:start w:val="1"/>
      <w:numFmt w:val="bullet"/>
      <w:lvlText w:val=""/>
      <w:lvlJc w:val="left"/>
      <w:pPr>
        <w:ind w:left="1080" w:hanging="360"/>
      </w:pPr>
      <w:rPr>
        <w:rFonts w:ascii="Symbol" w:hAnsi="Symbol" w:hint="default"/>
      </w:rPr>
    </w:lvl>
    <w:lvl w:ilvl="2" w:tplc="04100005">
      <w:start w:val="1"/>
      <w:numFmt w:val="bullet"/>
      <w:lvlText w:val=""/>
      <w:lvlJc w:val="left"/>
      <w:pPr>
        <w:ind w:left="1800" w:hanging="360"/>
      </w:pPr>
      <w:rPr>
        <w:rFonts w:ascii="Wingdings" w:hAnsi="Wingdings" w:hint="default"/>
      </w:rPr>
    </w:lvl>
    <w:lvl w:ilvl="3" w:tplc="A7863866">
      <w:start w:val="22"/>
      <w:numFmt w:val="decimal"/>
      <w:lvlText w:val="%4"/>
      <w:lvlJc w:val="left"/>
      <w:pPr>
        <w:ind w:left="2840" w:hanging="680"/>
      </w:pPr>
      <w:rPr>
        <w:rFonts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8" w15:restartNumberingAfterBreak="0">
    <w:nsid w:val="208959CD"/>
    <w:multiLevelType w:val="hybridMultilevel"/>
    <w:tmpl w:val="3FA8981A"/>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20CE2BB3"/>
    <w:multiLevelType w:val="hybridMultilevel"/>
    <w:tmpl w:val="2A707420"/>
    <w:lvl w:ilvl="0" w:tplc="FFFFFFFF">
      <w:start w:val="1"/>
      <w:numFmt w:val="lowerLetter"/>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21585B57"/>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11" w15:restartNumberingAfterBreak="0">
    <w:nsid w:val="2160D83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21C07137"/>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13" w15:restartNumberingAfterBreak="0">
    <w:nsid w:val="221D6B34"/>
    <w:multiLevelType w:val="hybridMultilevel"/>
    <w:tmpl w:val="FAFC31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22B40755"/>
    <w:multiLevelType w:val="hybridMultilevel"/>
    <w:tmpl w:val="14706D36"/>
    <w:lvl w:ilvl="0" w:tplc="8DF0BA66">
      <w:start w:val="4"/>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5" w15:restartNumberingAfterBreak="0">
    <w:nsid w:val="22B7059C"/>
    <w:multiLevelType w:val="multilevel"/>
    <w:tmpl w:val="ABE04886"/>
    <w:lvl w:ilvl="0">
      <w:start w:val="9"/>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430"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16" w15:restartNumberingAfterBreak="0">
    <w:nsid w:val="22F8DD7E"/>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232B51BD"/>
    <w:multiLevelType w:val="hybridMultilevel"/>
    <w:tmpl w:val="38F69314"/>
    <w:lvl w:ilvl="0" w:tplc="0C068476">
      <w:start w:val="1"/>
      <w:numFmt w:val="lowerRoman"/>
      <w:lvlText w:val="%1."/>
      <w:lvlJc w:val="right"/>
      <w:pPr>
        <w:tabs>
          <w:tab w:val="num" w:pos="644"/>
        </w:tabs>
        <w:ind w:left="644"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364" w:hanging="360"/>
      </w:pPr>
      <w:rPr>
        <w:rFonts w:ascii="Courier New" w:hAnsi="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18" w15:restartNumberingAfterBreak="0">
    <w:nsid w:val="23BB64A9"/>
    <w:multiLevelType w:val="hybridMultilevel"/>
    <w:tmpl w:val="FAB45678"/>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9" w15:restartNumberingAfterBreak="0">
    <w:nsid w:val="23EC546C"/>
    <w:multiLevelType w:val="hybridMultilevel"/>
    <w:tmpl w:val="10BC6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24242E3F"/>
    <w:multiLevelType w:val="hybridMultilevel"/>
    <w:tmpl w:val="A5B47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24452E94"/>
    <w:multiLevelType w:val="hybridMultilevel"/>
    <w:tmpl w:val="3E1C0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248C483C"/>
    <w:multiLevelType w:val="hybridMultilevel"/>
    <w:tmpl w:val="810C3058"/>
    <w:lvl w:ilvl="0" w:tplc="0410001B">
      <w:start w:val="1"/>
      <w:numFmt w:val="lowerRoman"/>
      <w:lvlText w:val="%1."/>
      <w:lvlJc w:val="right"/>
      <w:pPr>
        <w:ind w:left="1429" w:hanging="360"/>
      </w:pPr>
    </w:lvl>
    <w:lvl w:ilvl="1" w:tplc="04100019">
      <w:start w:val="1"/>
      <w:numFmt w:val="lowerLetter"/>
      <w:lvlText w:val="%2."/>
      <w:lvlJc w:val="left"/>
      <w:pPr>
        <w:ind w:left="2149" w:hanging="360"/>
      </w:pPr>
      <w:rPr>
        <w:rFonts w:cs="Times New Roman"/>
      </w:rPr>
    </w:lvl>
    <w:lvl w:ilvl="2" w:tplc="0410001B">
      <w:start w:val="1"/>
      <w:numFmt w:val="lowerRoman"/>
      <w:lvlText w:val="%3."/>
      <w:lvlJc w:val="right"/>
      <w:pPr>
        <w:ind w:left="2869" w:hanging="180"/>
      </w:pPr>
      <w:rPr>
        <w:rFonts w:cs="Times New Roman"/>
      </w:rPr>
    </w:lvl>
    <w:lvl w:ilvl="3" w:tplc="0410000F">
      <w:start w:val="1"/>
      <w:numFmt w:val="decimal"/>
      <w:lvlText w:val="%4."/>
      <w:lvlJc w:val="left"/>
      <w:pPr>
        <w:ind w:left="3589" w:hanging="360"/>
      </w:pPr>
      <w:rPr>
        <w:rFonts w:cs="Times New Roman"/>
      </w:rPr>
    </w:lvl>
    <w:lvl w:ilvl="4" w:tplc="04100019">
      <w:start w:val="1"/>
      <w:numFmt w:val="lowerLetter"/>
      <w:lvlText w:val="%5."/>
      <w:lvlJc w:val="left"/>
      <w:pPr>
        <w:ind w:left="4309" w:hanging="360"/>
      </w:pPr>
      <w:rPr>
        <w:rFonts w:cs="Times New Roman"/>
      </w:rPr>
    </w:lvl>
    <w:lvl w:ilvl="5" w:tplc="0410001B">
      <w:start w:val="1"/>
      <w:numFmt w:val="lowerRoman"/>
      <w:lvlText w:val="%6."/>
      <w:lvlJc w:val="right"/>
      <w:pPr>
        <w:ind w:left="5029" w:hanging="180"/>
      </w:pPr>
      <w:rPr>
        <w:rFonts w:cs="Times New Roman"/>
      </w:rPr>
    </w:lvl>
    <w:lvl w:ilvl="6" w:tplc="0410000F">
      <w:start w:val="1"/>
      <w:numFmt w:val="decimal"/>
      <w:lvlText w:val="%7."/>
      <w:lvlJc w:val="left"/>
      <w:pPr>
        <w:ind w:left="5749" w:hanging="360"/>
      </w:pPr>
      <w:rPr>
        <w:rFonts w:cs="Times New Roman"/>
      </w:rPr>
    </w:lvl>
    <w:lvl w:ilvl="7" w:tplc="04100019">
      <w:start w:val="1"/>
      <w:numFmt w:val="lowerLetter"/>
      <w:lvlText w:val="%8."/>
      <w:lvlJc w:val="left"/>
      <w:pPr>
        <w:ind w:left="6469" w:hanging="360"/>
      </w:pPr>
      <w:rPr>
        <w:rFonts w:cs="Times New Roman"/>
      </w:rPr>
    </w:lvl>
    <w:lvl w:ilvl="8" w:tplc="0410001B">
      <w:start w:val="1"/>
      <w:numFmt w:val="lowerRoman"/>
      <w:lvlText w:val="%9."/>
      <w:lvlJc w:val="right"/>
      <w:pPr>
        <w:ind w:left="7189" w:hanging="180"/>
      </w:pPr>
      <w:rPr>
        <w:rFonts w:cs="Times New Roman"/>
      </w:rPr>
    </w:lvl>
  </w:abstractNum>
  <w:abstractNum w:abstractNumId="123" w15:restartNumberingAfterBreak="0">
    <w:nsid w:val="24FC1AC0"/>
    <w:multiLevelType w:val="multilevel"/>
    <w:tmpl w:val="DFFEC9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4" w15:restartNumberingAfterBreak="0">
    <w:nsid w:val="25696910"/>
    <w:multiLevelType w:val="hybridMultilevel"/>
    <w:tmpl w:val="7AB601F6"/>
    <w:lvl w:ilvl="0" w:tplc="0410000F">
      <w:start w:val="1"/>
      <w:numFmt w:val="decimal"/>
      <w:lvlText w:val="%1."/>
      <w:lvlJc w:val="left"/>
      <w:pPr>
        <w:tabs>
          <w:tab w:val="num" w:pos="360"/>
        </w:tabs>
        <w:ind w:left="360" w:hanging="360"/>
      </w:pPr>
      <w:rPr>
        <w:rFonts w:hint="default"/>
      </w:rPr>
    </w:lvl>
    <w:lvl w:ilvl="1" w:tplc="04100001">
      <w:start w:val="1"/>
      <w:numFmt w:val="bullet"/>
      <w:lvlText w:val=""/>
      <w:lvlJc w:val="left"/>
      <w:pPr>
        <w:ind w:left="720"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125" w15:restartNumberingAfterBreak="0">
    <w:nsid w:val="25F7360A"/>
    <w:multiLevelType w:val="hybridMultilevel"/>
    <w:tmpl w:val="A5309F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268A2A02"/>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27" w15:restartNumberingAfterBreak="0">
    <w:nsid w:val="26D16C86"/>
    <w:multiLevelType w:val="multilevel"/>
    <w:tmpl w:val="254AEB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8" w15:restartNumberingAfterBreak="0">
    <w:nsid w:val="274D7A96"/>
    <w:multiLevelType w:val="multilevel"/>
    <w:tmpl w:val="64C8DCEC"/>
    <w:lvl w:ilvl="0">
      <w:start w:val="9"/>
      <w:numFmt w:val="decimal"/>
      <w:lvlText w:val="%1."/>
      <w:lvlJc w:val="left"/>
      <w:pPr>
        <w:ind w:left="540" w:hanging="5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27DA166B"/>
    <w:multiLevelType w:val="hybridMultilevel"/>
    <w:tmpl w:val="5C4A044A"/>
    <w:lvl w:ilvl="0" w:tplc="9B208FCA">
      <w:start w:val="100"/>
      <w:numFmt w:val="bullet"/>
      <w:lvlText w:val="•"/>
      <w:lvlJc w:val="left"/>
      <w:pPr>
        <w:ind w:left="720" w:hanging="360"/>
      </w:pPr>
      <w:rPr>
        <w:rFonts w:ascii="Calibri" w:eastAsia="Times New Roman" w:hAnsi="Calibri" w:cs="Times New Roman" w:hint="default"/>
      </w:rPr>
    </w:lvl>
    <w:lvl w:ilvl="1" w:tplc="04100017">
      <w:start w:val="1"/>
      <w:numFmt w:val="lowerLetter"/>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27EC484D"/>
    <w:multiLevelType w:val="hybridMultilevel"/>
    <w:tmpl w:val="D63681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1" w15:restartNumberingAfterBreak="0">
    <w:nsid w:val="27EF46EB"/>
    <w:multiLevelType w:val="hybridMultilevel"/>
    <w:tmpl w:val="24B0C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28B3180B"/>
    <w:multiLevelType w:val="hybridMultilevel"/>
    <w:tmpl w:val="05A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28CF4376"/>
    <w:multiLevelType w:val="hybridMultilevel"/>
    <w:tmpl w:val="A4B2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294734EB"/>
    <w:multiLevelType w:val="hybridMultilevel"/>
    <w:tmpl w:val="71FAE3FE"/>
    <w:lvl w:ilvl="0" w:tplc="0C068476">
      <w:start w:val="1"/>
      <w:numFmt w:val="lowerRoman"/>
      <w:lvlText w:val="%1."/>
      <w:lvlJc w:val="right"/>
      <w:pPr>
        <w:tabs>
          <w:tab w:val="num" w:pos="644"/>
        </w:tabs>
        <w:ind w:left="644"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364" w:hanging="360"/>
      </w:pPr>
      <w:rPr>
        <w:rFonts w:ascii="Courier New" w:hAnsi="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35" w15:restartNumberingAfterBreak="0">
    <w:nsid w:val="29473B27"/>
    <w:multiLevelType w:val="hybridMultilevel"/>
    <w:tmpl w:val="F3A473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29887951"/>
    <w:multiLevelType w:val="hybridMultilevel"/>
    <w:tmpl w:val="88269F4C"/>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57BE82B0">
      <w:start w:val="1"/>
      <w:numFmt w:val="decimal"/>
      <w:lvlText w:val="%3)"/>
      <w:lvlJc w:val="left"/>
      <w:pPr>
        <w:ind w:left="2340" w:hanging="360"/>
      </w:pPr>
      <w:rPr>
        <w:rFonts w:hint="default"/>
      </w:rPr>
    </w:lvl>
    <w:lvl w:ilvl="3" w:tplc="C8E0CE9E">
      <w:start w:val="1"/>
      <w:numFmt w:val="decimal"/>
      <w:lvlText w:val="%4."/>
      <w:lvlJc w:val="left"/>
      <w:pPr>
        <w:ind w:left="360" w:hanging="360"/>
      </w:pPr>
      <w:rPr>
        <w:rFonts w:hint="default"/>
        <w:b/>
        <w:sz w:val="24"/>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7" w15:restartNumberingAfterBreak="0">
    <w:nsid w:val="29DE5DC4"/>
    <w:multiLevelType w:val="hybridMultilevel"/>
    <w:tmpl w:val="00B8F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29E733D7"/>
    <w:multiLevelType w:val="multilevel"/>
    <w:tmpl w:val="89FCF8EA"/>
    <w:numStyleLink w:val="Stile15"/>
  </w:abstractNum>
  <w:abstractNum w:abstractNumId="139" w15:restartNumberingAfterBreak="0">
    <w:nsid w:val="2A2B70A4"/>
    <w:multiLevelType w:val="hybridMultilevel"/>
    <w:tmpl w:val="4C36414E"/>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0" w15:restartNumberingAfterBreak="0">
    <w:nsid w:val="2A412D43"/>
    <w:multiLevelType w:val="hybridMultilevel"/>
    <w:tmpl w:val="7E54C76E"/>
    <w:lvl w:ilvl="0" w:tplc="04100005">
      <w:start w:val="1"/>
      <w:numFmt w:val="bullet"/>
      <w:lvlText w:val=""/>
      <w:lvlJc w:val="left"/>
      <w:pPr>
        <w:ind w:left="1440"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41" w15:restartNumberingAfterBreak="0">
    <w:nsid w:val="2A5B2E6C"/>
    <w:multiLevelType w:val="hybridMultilevel"/>
    <w:tmpl w:val="4D402548"/>
    <w:lvl w:ilvl="0" w:tplc="1D92E882">
      <w:start w:val="1"/>
      <w:numFmt w:val="lowerRoman"/>
      <w:lvlText w:val="%1."/>
      <w:lvlJc w:val="right"/>
      <w:pPr>
        <w:tabs>
          <w:tab w:val="num" w:pos="360"/>
        </w:tabs>
        <w:ind w:left="360" w:hanging="360"/>
      </w:pPr>
      <w:rPr>
        <w:rFonts w:ascii="Calibri" w:hAnsi="Calibri" w:cs="Times New Roman" w:hint="default"/>
        <w:caps w:val="0"/>
        <w:strike w:val="0"/>
        <w:dstrike w:val="0"/>
        <w:vanish w:val="0"/>
        <w:color w:val="000000"/>
        <w:spacing w:val="-20"/>
        <w:vertAlign w:val="baseline"/>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42" w15:restartNumberingAfterBreak="0">
    <w:nsid w:val="2A7A40F1"/>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43" w15:restartNumberingAfterBreak="0">
    <w:nsid w:val="2A9C5326"/>
    <w:multiLevelType w:val="hybridMultilevel"/>
    <w:tmpl w:val="0C847DC2"/>
    <w:lvl w:ilvl="0" w:tplc="04100011">
      <w:start w:val="1"/>
      <w:numFmt w:val="decimal"/>
      <w:lvlText w:val="%1)"/>
      <w:lvlJc w:val="left"/>
      <w:pPr>
        <w:tabs>
          <w:tab w:val="num" w:pos="360"/>
        </w:tabs>
        <w:ind w:left="360" w:hanging="360"/>
      </w:pPr>
      <w:rPr>
        <w:rFonts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4" w15:restartNumberingAfterBreak="0">
    <w:nsid w:val="2AF53C18"/>
    <w:multiLevelType w:val="hybridMultilevel"/>
    <w:tmpl w:val="3A0EB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2B0A6A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2B261236"/>
    <w:multiLevelType w:val="hybridMultilevel"/>
    <w:tmpl w:val="B49C593E"/>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2B606975"/>
    <w:multiLevelType w:val="multilevel"/>
    <w:tmpl w:val="FFFFFFFF"/>
    <w:lvl w:ilvl="0">
      <w:numFmt w:val="none"/>
      <w:lvlText w:val=""/>
      <w:lvlJc w:val="left"/>
      <w:pPr>
        <w:tabs>
          <w:tab w:val="num" w:pos="360"/>
        </w:tabs>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8" w15:restartNumberingAfterBreak="0">
    <w:nsid w:val="2B9F2B09"/>
    <w:multiLevelType w:val="hybridMultilevel"/>
    <w:tmpl w:val="75F0FEF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9" w15:restartNumberingAfterBreak="0">
    <w:nsid w:val="2BFC23DE"/>
    <w:multiLevelType w:val="hybridMultilevel"/>
    <w:tmpl w:val="5B2AA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0" w15:restartNumberingAfterBreak="0">
    <w:nsid w:val="2C02F4DC"/>
    <w:multiLevelType w:val="hybridMultilevel"/>
    <w:tmpl w:val="7BBE9DC4"/>
    <w:lvl w:ilvl="0" w:tplc="087CC794">
      <w:start w:val="1"/>
      <w:numFmt w:val="upperLetter"/>
      <w:lvlText w:val="%1)"/>
      <w:lvlJc w:val="left"/>
      <w:pPr>
        <w:ind w:left="1080" w:hanging="360"/>
      </w:pPr>
    </w:lvl>
    <w:lvl w:ilvl="1" w:tplc="371A557C">
      <w:start w:val="1"/>
      <w:numFmt w:val="lowerLetter"/>
      <w:lvlText w:val="%2."/>
      <w:lvlJc w:val="left"/>
      <w:pPr>
        <w:ind w:left="1800" w:hanging="360"/>
      </w:pPr>
    </w:lvl>
    <w:lvl w:ilvl="2" w:tplc="DF36B7F6">
      <w:start w:val="1"/>
      <w:numFmt w:val="lowerRoman"/>
      <w:lvlText w:val="%3."/>
      <w:lvlJc w:val="right"/>
      <w:pPr>
        <w:ind w:left="2520" w:hanging="180"/>
      </w:pPr>
    </w:lvl>
    <w:lvl w:ilvl="3" w:tplc="F2F42988">
      <w:start w:val="1"/>
      <w:numFmt w:val="decimal"/>
      <w:lvlText w:val="%4."/>
      <w:lvlJc w:val="left"/>
      <w:pPr>
        <w:ind w:left="3240" w:hanging="360"/>
      </w:pPr>
    </w:lvl>
    <w:lvl w:ilvl="4" w:tplc="C114922C">
      <w:start w:val="1"/>
      <w:numFmt w:val="lowerLetter"/>
      <w:lvlText w:val="%5."/>
      <w:lvlJc w:val="left"/>
      <w:pPr>
        <w:ind w:left="3960" w:hanging="360"/>
      </w:pPr>
    </w:lvl>
    <w:lvl w:ilvl="5" w:tplc="0764E17A">
      <w:start w:val="1"/>
      <w:numFmt w:val="lowerRoman"/>
      <w:lvlText w:val="%6."/>
      <w:lvlJc w:val="right"/>
      <w:pPr>
        <w:ind w:left="4680" w:hanging="180"/>
      </w:pPr>
    </w:lvl>
    <w:lvl w:ilvl="6" w:tplc="93AA5130">
      <w:start w:val="1"/>
      <w:numFmt w:val="decimal"/>
      <w:lvlText w:val="%7."/>
      <w:lvlJc w:val="left"/>
      <w:pPr>
        <w:ind w:left="5400" w:hanging="360"/>
      </w:pPr>
    </w:lvl>
    <w:lvl w:ilvl="7" w:tplc="2F5C4F08">
      <w:start w:val="1"/>
      <w:numFmt w:val="lowerLetter"/>
      <w:lvlText w:val="%8."/>
      <w:lvlJc w:val="left"/>
      <w:pPr>
        <w:ind w:left="6120" w:hanging="360"/>
      </w:pPr>
    </w:lvl>
    <w:lvl w:ilvl="8" w:tplc="50426B92">
      <w:start w:val="1"/>
      <w:numFmt w:val="lowerRoman"/>
      <w:lvlText w:val="%9."/>
      <w:lvlJc w:val="right"/>
      <w:pPr>
        <w:ind w:left="6840" w:hanging="180"/>
      </w:pPr>
    </w:lvl>
  </w:abstractNum>
  <w:abstractNum w:abstractNumId="151" w15:restartNumberingAfterBreak="0">
    <w:nsid w:val="2CEA99F9"/>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2" w15:restartNumberingAfterBreak="0">
    <w:nsid w:val="2D9D2596"/>
    <w:multiLevelType w:val="hybridMultilevel"/>
    <w:tmpl w:val="7D1E5506"/>
    <w:lvl w:ilvl="0" w:tplc="31526A34">
      <w:start w:val="1"/>
      <w:numFmt w:val="bullet"/>
      <w:pStyle w:val="Elencopuntato1"/>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2E036910"/>
    <w:multiLevelType w:val="hybridMultilevel"/>
    <w:tmpl w:val="911A1C4C"/>
    <w:lvl w:ilvl="0" w:tplc="0410001B">
      <w:start w:val="1"/>
      <w:numFmt w:val="lowerRoman"/>
      <w:lvlText w:val="%1."/>
      <w:lvlJc w:val="righ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2E4B3A91"/>
    <w:multiLevelType w:val="hybridMultilevel"/>
    <w:tmpl w:val="9E34DBD4"/>
    <w:lvl w:ilvl="0" w:tplc="04100001">
      <w:start w:val="1"/>
      <w:numFmt w:val="bullet"/>
      <w:lvlText w:val=""/>
      <w:lvlJc w:val="left"/>
      <w:pPr>
        <w:ind w:left="720" w:hanging="360"/>
      </w:pPr>
      <w:rPr>
        <w:rFonts w:ascii="Symbol" w:hAnsi="Symbol" w:hint="default"/>
      </w:rPr>
    </w:lvl>
    <w:lvl w:ilvl="1" w:tplc="8F2ABB80">
      <w:numFmt w:val="bullet"/>
      <w:lvlText w:val="•"/>
      <w:lvlJc w:val="left"/>
      <w:pPr>
        <w:ind w:left="1440" w:hanging="360"/>
      </w:pPr>
      <w:rPr>
        <w:rFonts w:ascii="Calibri" w:eastAsia="Times New Roman" w:hAnsi="Calibri" w:cs="Calibri" w:hint="default"/>
        <w:color w:val="00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2E524CE6"/>
    <w:multiLevelType w:val="hybridMultilevel"/>
    <w:tmpl w:val="9560F12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6" w15:restartNumberingAfterBreak="0">
    <w:nsid w:val="2E7161AF"/>
    <w:multiLevelType w:val="hybridMultilevel"/>
    <w:tmpl w:val="80B2B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2E9423D0"/>
    <w:multiLevelType w:val="multilevel"/>
    <w:tmpl w:val="56C65208"/>
    <w:lvl w:ilvl="0">
      <w:start w:val="9"/>
      <w:numFmt w:val="decimal"/>
      <w:lvlText w:val="%1."/>
      <w:lvlJc w:val="left"/>
      <w:pPr>
        <w:ind w:left="540" w:hanging="540"/>
      </w:pPr>
      <w:rPr>
        <w:rFonts w:hint="default"/>
      </w:rPr>
    </w:lvl>
    <w:lvl w:ilvl="1">
      <w:start w:val="2"/>
      <w:numFmt w:val="decimal"/>
      <w:lvlText w:val="%1.%2."/>
      <w:lvlJc w:val="left"/>
      <w:pPr>
        <w:ind w:left="773" w:hanging="720"/>
      </w:pPr>
      <w:rPr>
        <w:rFonts w:hint="default"/>
      </w:rPr>
    </w:lvl>
    <w:lvl w:ilvl="2">
      <w:start w:val="4"/>
      <w:numFmt w:val="decimal"/>
      <w:lvlText w:val="%1.%2.%3."/>
      <w:lvlJc w:val="left"/>
      <w:pPr>
        <w:ind w:left="826" w:hanging="720"/>
      </w:pPr>
      <w:rPr>
        <w:rFonts w:hint="default"/>
      </w:rPr>
    </w:lvl>
    <w:lvl w:ilvl="3">
      <w:start w:val="1"/>
      <w:numFmt w:val="decimal"/>
      <w:lvlText w:val="%1.%2.%3.%4."/>
      <w:lvlJc w:val="left"/>
      <w:pPr>
        <w:ind w:left="1239" w:hanging="1080"/>
      </w:pPr>
      <w:rPr>
        <w:rFonts w:hint="default"/>
      </w:rPr>
    </w:lvl>
    <w:lvl w:ilvl="4">
      <w:start w:val="1"/>
      <w:numFmt w:val="decimal"/>
      <w:lvlText w:val="%1.%2.%3.%4.%5."/>
      <w:lvlJc w:val="left"/>
      <w:pPr>
        <w:ind w:left="1292" w:hanging="1080"/>
      </w:pPr>
      <w:rPr>
        <w:rFonts w:hint="default"/>
      </w:rPr>
    </w:lvl>
    <w:lvl w:ilvl="5">
      <w:start w:val="1"/>
      <w:numFmt w:val="decimal"/>
      <w:lvlText w:val="%1.%2.%3.%4.%5.%6."/>
      <w:lvlJc w:val="left"/>
      <w:pPr>
        <w:ind w:left="1705" w:hanging="144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2171" w:hanging="1800"/>
      </w:pPr>
      <w:rPr>
        <w:rFonts w:hint="default"/>
      </w:rPr>
    </w:lvl>
    <w:lvl w:ilvl="8">
      <w:start w:val="1"/>
      <w:numFmt w:val="decimal"/>
      <w:lvlText w:val="%1.%2.%3.%4.%5.%6.%7.%8.%9."/>
      <w:lvlJc w:val="left"/>
      <w:pPr>
        <w:ind w:left="2224" w:hanging="1800"/>
      </w:pPr>
      <w:rPr>
        <w:rFonts w:hint="default"/>
      </w:rPr>
    </w:lvl>
  </w:abstractNum>
  <w:abstractNum w:abstractNumId="158" w15:restartNumberingAfterBreak="0">
    <w:nsid w:val="2ED600A1"/>
    <w:multiLevelType w:val="hybridMultilevel"/>
    <w:tmpl w:val="A1F81FFE"/>
    <w:lvl w:ilvl="0" w:tplc="04100001">
      <w:start w:val="1"/>
      <w:numFmt w:val="bullet"/>
      <w:lvlText w:val=""/>
      <w:lvlJc w:val="left"/>
      <w:pPr>
        <w:ind w:left="2339" w:hanging="360"/>
      </w:pPr>
      <w:rPr>
        <w:rFonts w:ascii="Symbol" w:hAnsi="Symbol" w:hint="default"/>
      </w:rPr>
    </w:lvl>
    <w:lvl w:ilvl="1" w:tplc="04100003" w:tentative="1">
      <w:start w:val="1"/>
      <w:numFmt w:val="bullet"/>
      <w:lvlText w:val="o"/>
      <w:lvlJc w:val="left"/>
      <w:pPr>
        <w:ind w:left="3059" w:hanging="360"/>
      </w:pPr>
      <w:rPr>
        <w:rFonts w:ascii="Courier New" w:hAnsi="Courier New" w:cs="Courier New" w:hint="default"/>
      </w:rPr>
    </w:lvl>
    <w:lvl w:ilvl="2" w:tplc="04100005" w:tentative="1">
      <w:start w:val="1"/>
      <w:numFmt w:val="bullet"/>
      <w:lvlText w:val=""/>
      <w:lvlJc w:val="left"/>
      <w:pPr>
        <w:ind w:left="3779" w:hanging="360"/>
      </w:pPr>
      <w:rPr>
        <w:rFonts w:ascii="Wingdings" w:hAnsi="Wingdings" w:hint="default"/>
      </w:rPr>
    </w:lvl>
    <w:lvl w:ilvl="3" w:tplc="04100001" w:tentative="1">
      <w:start w:val="1"/>
      <w:numFmt w:val="bullet"/>
      <w:lvlText w:val=""/>
      <w:lvlJc w:val="left"/>
      <w:pPr>
        <w:ind w:left="4499" w:hanging="360"/>
      </w:pPr>
      <w:rPr>
        <w:rFonts w:ascii="Symbol" w:hAnsi="Symbol" w:hint="default"/>
      </w:rPr>
    </w:lvl>
    <w:lvl w:ilvl="4" w:tplc="04100003" w:tentative="1">
      <w:start w:val="1"/>
      <w:numFmt w:val="bullet"/>
      <w:lvlText w:val="o"/>
      <w:lvlJc w:val="left"/>
      <w:pPr>
        <w:ind w:left="5219" w:hanging="360"/>
      </w:pPr>
      <w:rPr>
        <w:rFonts w:ascii="Courier New" w:hAnsi="Courier New" w:cs="Courier New" w:hint="default"/>
      </w:rPr>
    </w:lvl>
    <w:lvl w:ilvl="5" w:tplc="04100005" w:tentative="1">
      <w:start w:val="1"/>
      <w:numFmt w:val="bullet"/>
      <w:lvlText w:val=""/>
      <w:lvlJc w:val="left"/>
      <w:pPr>
        <w:ind w:left="5939" w:hanging="360"/>
      </w:pPr>
      <w:rPr>
        <w:rFonts w:ascii="Wingdings" w:hAnsi="Wingdings" w:hint="default"/>
      </w:rPr>
    </w:lvl>
    <w:lvl w:ilvl="6" w:tplc="04100001" w:tentative="1">
      <w:start w:val="1"/>
      <w:numFmt w:val="bullet"/>
      <w:lvlText w:val=""/>
      <w:lvlJc w:val="left"/>
      <w:pPr>
        <w:ind w:left="6659" w:hanging="360"/>
      </w:pPr>
      <w:rPr>
        <w:rFonts w:ascii="Symbol" w:hAnsi="Symbol" w:hint="default"/>
      </w:rPr>
    </w:lvl>
    <w:lvl w:ilvl="7" w:tplc="04100003" w:tentative="1">
      <w:start w:val="1"/>
      <w:numFmt w:val="bullet"/>
      <w:lvlText w:val="o"/>
      <w:lvlJc w:val="left"/>
      <w:pPr>
        <w:ind w:left="7379" w:hanging="360"/>
      </w:pPr>
      <w:rPr>
        <w:rFonts w:ascii="Courier New" w:hAnsi="Courier New" w:cs="Courier New" w:hint="default"/>
      </w:rPr>
    </w:lvl>
    <w:lvl w:ilvl="8" w:tplc="04100005" w:tentative="1">
      <w:start w:val="1"/>
      <w:numFmt w:val="bullet"/>
      <w:lvlText w:val=""/>
      <w:lvlJc w:val="left"/>
      <w:pPr>
        <w:ind w:left="8099" w:hanging="360"/>
      </w:pPr>
      <w:rPr>
        <w:rFonts w:ascii="Wingdings" w:hAnsi="Wingdings" w:hint="default"/>
      </w:rPr>
    </w:lvl>
  </w:abstractNum>
  <w:abstractNum w:abstractNumId="159" w15:restartNumberingAfterBreak="0">
    <w:nsid w:val="2F464E8B"/>
    <w:multiLevelType w:val="hybridMultilevel"/>
    <w:tmpl w:val="F4004AC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2F981F68"/>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15:restartNumberingAfterBreak="0">
    <w:nsid w:val="2FA50843"/>
    <w:multiLevelType w:val="multilevel"/>
    <w:tmpl w:val="3F064A18"/>
    <w:lvl w:ilvl="0">
      <w:start w:val="9"/>
      <w:numFmt w:val="decimal"/>
      <w:lvlText w:val="%1."/>
      <w:lvlJc w:val="left"/>
      <w:pPr>
        <w:ind w:left="540" w:hanging="540"/>
      </w:pPr>
      <w:rPr>
        <w:rFonts w:hint="default"/>
      </w:rPr>
    </w:lvl>
    <w:lvl w:ilvl="1">
      <w:start w:val="4"/>
      <w:numFmt w:val="decimal"/>
      <w:lvlText w:val="%1.%2."/>
      <w:lvlJc w:val="left"/>
      <w:pPr>
        <w:ind w:left="746" w:hanging="720"/>
      </w:pPr>
      <w:rPr>
        <w:rFonts w:hint="default"/>
      </w:rPr>
    </w:lvl>
    <w:lvl w:ilvl="2">
      <w:start w:val="1"/>
      <w:numFmt w:val="decimal"/>
      <w:lvlText w:val="%1.%2.%3."/>
      <w:lvlJc w:val="left"/>
      <w:pPr>
        <w:ind w:left="772" w:hanging="720"/>
      </w:pPr>
      <w:rPr>
        <w:rFonts w:hint="default"/>
      </w:rPr>
    </w:lvl>
    <w:lvl w:ilvl="3">
      <w:start w:val="1"/>
      <w:numFmt w:val="decimal"/>
      <w:lvlText w:val="%1.%2.%3.%4."/>
      <w:lvlJc w:val="left"/>
      <w:pPr>
        <w:ind w:left="1158" w:hanging="1080"/>
      </w:pPr>
      <w:rPr>
        <w:rFonts w:hint="default"/>
      </w:rPr>
    </w:lvl>
    <w:lvl w:ilvl="4">
      <w:start w:val="1"/>
      <w:numFmt w:val="decimal"/>
      <w:lvlText w:val="%1.%2.%3.%4.%5."/>
      <w:lvlJc w:val="left"/>
      <w:pPr>
        <w:ind w:left="1184" w:hanging="1080"/>
      </w:pPr>
      <w:rPr>
        <w:rFonts w:hint="default"/>
      </w:rPr>
    </w:lvl>
    <w:lvl w:ilvl="5">
      <w:start w:val="1"/>
      <w:numFmt w:val="decimal"/>
      <w:lvlText w:val="%1.%2.%3.%4.%5.%6."/>
      <w:lvlJc w:val="left"/>
      <w:pPr>
        <w:ind w:left="1570" w:hanging="1440"/>
      </w:pPr>
      <w:rPr>
        <w:rFonts w:hint="default"/>
      </w:rPr>
    </w:lvl>
    <w:lvl w:ilvl="6">
      <w:start w:val="1"/>
      <w:numFmt w:val="decimal"/>
      <w:lvlText w:val="%1.%2.%3.%4.%5.%6.%7."/>
      <w:lvlJc w:val="left"/>
      <w:pPr>
        <w:ind w:left="1596" w:hanging="1440"/>
      </w:pPr>
      <w:rPr>
        <w:rFonts w:hint="default"/>
      </w:rPr>
    </w:lvl>
    <w:lvl w:ilvl="7">
      <w:start w:val="1"/>
      <w:numFmt w:val="decimal"/>
      <w:lvlText w:val="%1.%2.%3.%4.%5.%6.%7.%8."/>
      <w:lvlJc w:val="left"/>
      <w:pPr>
        <w:ind w:left="1982" w:hanging="1800"/>
      </w:pPr>
      <w:rPr>
        <w:rFonts w:hint="default"/>
      </w:rPr>
    </w:lvl>
    <w:lvl w:ilvl="8">
      <w:start w:val="1"/>
      <w:numFmt w:val="decimal"/>
      <w:lvlText w:val="%1.%2.%3.%4.%5.%6.%7.%8.%9."/>
      <w:lvlJc w:val="left"/>
      <w:pPr>
        <w:ind w:left="2008" w:hanging="1800"/>
      </w:pPr>
      <w:rPr>
        <w:rFonts w:hint="default"/>
      </w:rPr>
    </w:lvl>
  </w:abstractNum>
  <w:abstractNum w:abstractNumId="162" w15:restartNumberingAfterBreak="0">
    <w:nsid w:val="2FB15EA1"/>
    <w:multiLevelType w:val="hybridMultilevel"/>
    <w:tmpl w:val="358475FE"/>
    <w:lvl w:ilvl="0" w:tplc="8168168C">
      <w:start w:val="5"/>
      <w:numFmt w:val="lowerLetter"/>
      <w:lvlText w:val="%1)"/>
      <w:lvlJc w:val="left"/>
      <w:pPr>
        <w:ind w:left="720" w:hanging="36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63" w15:restartNumberingAfterBreak="0">
    <w:nsid w:val="2FEE68B5"/>
    <w:multiLevelType w:val="hybridMultilevel"/>
    <w:tmpl w:val="84F8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30055D0D"/>
    <w:multiLevelType w:val="hybridMultilevel"/>
    <w:tmpl w:val="F076694E"/>
    <w:lvl w:ilvl="0" w:tplc="014070F0">
      <w:start w:val="26"/>
      <w:numFmt w:val="low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5" w15:restartNumberingAfterBreak="0">
    <w:nsid w:val="3040A170"/>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30A2A60F"/>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15:restartNumberingAfterBreak="0">
    <w:nsid w:val="31217896"/>
    <w:multiLevelType w:val="hybridMultilevel"/>
    <w:tmpl w:val="E0BC4E3E"/>
    <w:lvl w:ilvl="0" w:tplc="04100003">
      <w:start w:val="1"/>
      <w:numFmt w:val="bullet"/>
      <w:lvlText w:val="o"/>
      <w:lvlJc w:val="left"/>
      <w:pPr>
        <w:ind w:left="1540" w:hanging="360"/>
      </w:pPr>
      <w:rPr>
        <w:rFonts w:ascii="Courier New" w:hAnsi="Courier New" w:cs="Courier New" w:hint="default"/>
      </w:rPr>
    </w:lvl>
    <w:lvl w:ilvl="1" w:tplc="04100003" w:tentative="1">
      <w:start w:val="1"/>
      <w:numFmt w:val="bullet"/>
      <w:lvlText w:val="o"/>
      <w:lvlJc w:val="left"/>
      <w:pPr>
        <w:ind w:left="2260" w:hanging="360"/>
      </w:pPr>
      <w:rPr>
        <w:rFonts w:ascii="Courier New" w:hAnsi="Courier New" w:cs="Courier New" w:hint="default"/>
      </w:rPr>
    </w:lvl>
    <w:lvl w:ilvl="2" w:tplc="04100005" w:tentative="1">
      <w:start w:val="1"/>
      <w:numFmt w:val="bullet"/>
      <w:lvlText w:val=""/>
      <w:lvlJc w:val="left"/>
      <w:pPr>
        <w:ind w:left="2980" w:hanging="360"/>
      </w:pPr>
      <w:rPr>
        <w:rFonts w:ascii="Wingdings" w:hAnsi="Wingdings" w:hint="default"/>
      </w:rPr>
    </w:lvl>
    <w:lvl w:ilvl="3" w:tplc="04100001" w:tentative="1">
      <w:start w:val="1"/>
      <w:numFmt w:val="bullet"/>
      <w:lvlText w:val=""/>
      <w:lvlJc w:val="left"/>
      <w:pPr>
        <w:ind w:left="3700" w:hanging="360"/>
      </w:pPr>
      <w:rPr>
        <w:rFonts w:ascii="Symbol" w:hAnsi="Symbol" w:hint="default"/>
      </w:rPr>
    </w:lvl>
    <w:lvl w:ilvl="4" w:tplc="04100003" w:tentative="1">
      <w:start w:val="1"/>
      <w:numFmt w:val="bullet"/>
      <w:lvlText w:val="o"/>
      <w:lvlJc w:val="left"/>
      <w:pPr>
        <w:ind w:left="4420" w:hanging="360"/>
      </w:pPr>
      <w:rPr>
        <w:rFonts w:ascii="Courier New" w:hAnsi="Courier New" w:cs="Courier New" w:hint="default"/>
      </w:rPr>
    </w:lvl>
    <w:lvl w:ilvl="5" w:tplc="04100005" w:tentative="1">
      <w:start w:val="1"/>
      <w:numFmt w:val="bullet"/>
      <w:lvlText w:val=""/>
      <w:lvlJc w:val="left"/>
      <w:pPr>
        <w:ind w:left="5140" w:hanging="360"/>
      </w:pPr>
      <w:rPr>
        <w:rFonts w:ascii="Wingdings" w:hAnsi="Wingdings" w:hint="default"/>
      </w:rPr>
    </w:lvl>
    <w:lvl w:ilvl="6" w:tplc="04100001" w:tentative="1">
      <w:start w:val="1"/>
      <w:numFmt w:val="bullet"/>
      <w:lvlText w:val=""/>
      <w:lvlJc w:val="left"/>
      <w:pPr>
        <w:ind w:left="5860" w:hanging="360"/>
      </w:pPr>
      <w:rPr>
        <w:rFonts w:ascii="Symbol" w:hAnsi="Symbol" w:hint="default"/>
      </w:rPr>
    </w:lvl>
    <w:lvl w:ilvl="7" w:tplc="04100003" w:tentative="1">
      <w:start w:val="1"/>
      <w:numFmt w:val="bullet"/>
      <w:lvlText w:val="o"/>
      <w:lvlJc w:val="left"/>
      <w:pPr>
        <w:ind w:left="6580" w:hanging="360"/>
      </w:pPr>
      <w:rPr>
        <w:rFonts w:ascii="Courier New" w:hAnsi="Courier New" w:cs="Courier New" w:hint="default"/>
      </w:rPr>
    </w:lvl>
    <w:lvl w:ilvl="8" w:tplc="04100005" w:tentative="1">
      <w:start w:val="1"/>
      <w:numFmt w:val="bullet"/>
      <w:lvlText w:val=""/>
      <w:lvlJc w:val="left"/>
      <w:pPr>
        <w:ind w:left="7300" w:hanging="360"/>
      </w:pPr>
      <w:rPr>
        <w:rFonts w:ascii="Wingdings" w:hAnsi="Wingdings" w:hint="default"/>
      </w:rPr>
    </w:lvl>
  </w:abstractNum>
  <w:abstractNum w:abstractNumId="168" w15:restartNumberingAfterBreak="0">
    <w:nsid w:val="31864FDE"/>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319A1DEE"/>
    <w:multiLevelType w:val="hybridMultilevel"/>
    <w:tmpl w:val="08002660"/>
    <w:lvl w:ilvl="0" w:tplc="FFFFFFFF">
      <w:start w:val="1"/>
      <w:numFmt w:val="decimal"/>
      <w:lvlText w:val="%1."/>
      <w:lvlJc w:val="left"/>
      <w:pPr>
        <w:tabs>
          <w:tab w:val="num" w:pos="360"/>
        </w:tabs>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70" w15:restartNumberingAfterBreak="0">
    <w:nsid w:val="31CE7B41"/>
    <w:multiLevelType w:val="hybridMultilevel"/>
    <w:tmpl w:val="86200F6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1" w15:restartNumberingAfterBreak="0">
    <w:nsid w:val="322A3A7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2" w15:restartNumberingAfterBreak="0">
    <w:nsid w:val="322E5779"/>
    <w:multiLevelType w:val="multilevel"/>
    <w:tmpl w:val="028C30B2"/>
    <w:lvl w:ilvl="0">
      <w:start w:val="1"/>
      <w:numFmt w:val="decimal"/>
      <w:lvlText w:val="%1."/>
      <w:lvlJc w:val="left"/>
      <w:pPr>
        <w:tabs>
          <w:tab w:val="num" w:pos="2424"/>
        </w:tabs>
        <w:ind w:left="2424" w:hanging="720"/>
      </w:pPr>
      <w:rPr>
        <w:rFonts w:cs="Times New Roman" w:hint="default"/>
      </w:rPr>
    </w:lvl>
    <w:lvl w:ilvl="1">
      <w:start w:val="1"/>
      <w:numFmt w:val="decimal"/>
      <w:lvlText w:val="%2."/>
      <w:lvlJc w:val="left"/>
      <w:pPr>
        <w:tabs>
          <w:tab w:val="num" w:pos="3144"/>
        </w:tabs>
        <w:ind w:left="3144" w:hanging="720"/>
      </w:pPr>
      <w:rPr>
        <w:rFonts w:cs="Times New Roman"/>
      </w:rPr>
    </w:lvl>
    <w:lvl w:ilvl="2">
      <w:start w:val="1"/>
      <w:numFmt w:val="decimal"/>
      <w:lvlText w:val="%3."/>
      <w:lvlJc w:val="left"/>
      <w:pPr>
        <w:tabs>
          <w:tab w:val="num" w:pos="3864"/>
        </w:tabs>
        <w:ind w:left="3864" w:hanging="720"/>
      </w:pPr>
      <w:rPr>
        <w:rFonts w:cs="Times New Roman"/>
      </w:rPr>
    </w:lvl>
    <w:lvl w:ilvl="3">
      <w:start w:val="1"/>
      <w:numFmt w:val="bullet"/>
      <w:lvlText w:val="˗"/>
      <w:lvlJc w:val="left"/>
      <w:pPr>
        <w:tabs>
          <w:tab w:val="num" w:pos="4584"/>
        </w:tabs>
        <w:ind w:left="4584" w:hanging="720"/>
      </w:pPr>
      <w:rPr>
        <w:rFonts w:ascii="Calibri" w:hAnsi="Calibri" w:hint="default"/>
      </w:rPr>
    </w:lvl>
    <w:lvl w:ilvl="4">
      <w:start w:val="1"/>
      <w:numFmt w:val="decimal"/>
      <w:lvlText w:val="%5."/>
      <w:lvlJc w:val="left"/>
      <w:pPr>
        <w:tabs>
          <w:tab w:val="num" w:pos="5304"/>
        </w:tabs>
        <w:ind w:left="5304" w:hanging="720"/>
      </w:pPr>
      <w:rPr>
        <w:rFonts w:cs="Times New Roman"/>
      </w:rPr>
    </w:lvl>
    <w:lvl w:ilvl="5">
      <w:start w:val="1"/>
      <w:numFmt w:val="decimal"/>
      <w:lvlText w:val="%6."/>
      <w:lvlJc w:val="left"/>
      <w:pPr>
        <w:tabs>
          <w:tab w:val="num" w:pos="6024"/>
        </w:tabs>
        <w:ind w:left="6024" w:hanging="720"/>
      </w:pPr>
      <w:rPr>
        <w:rFonts w:cs="Times New Roman"/>
      </w:rPr>
    </w:lvl>
    <w:lvl w:ilvl="6">
      <w:start w:val="1"/>
      <w:numFmt w:val="decimal"/>
      <w:lvlText w:val="%7."/>
      <w:lvlJc w:val="left"/>
      <w:pPr>
        <w:tabs>
          <w:tab w:val="num" w:pos="6744"/>
        </w:tabs>
        <w:ind w:left="6744" w:hanging="720"/>
      </w:pPr>
      <w:rPr>
        <w:rFonts w:cs="Times New Roman"/>
      </w:rPr>
    </w:lvl>
    <w:lvl w:ilvl="7">
      <w:start w:val="1"/>
      <w:numFmt w:val="decimal"/>
      <w:lvlText w:val="%8."/>
      <w:lvlJc w:val="left"/>
      <w:pPr>
        <w:tabs>
          <w:tab w:val="num" w:pos="7464"/>
        </w:tabs>
        <w:ind w:left="7464" w:hanging="720"/>
      </w:pPr>
      <w:rPr>
        <w:rFonts w:cs="Times New Roman"/>
      </w:rPr>
    </w:lvl>
    <w:lvl w:ilvl="8">
      <w:start w:val="1"/>
      <w:numFmt w:val="decimal"/>
      <w:lvlText w:val="%9."/>
      <w:lvlJc w:val="left"/>
      <w:pPr>
        <w:tabs>
          <w:tab w:val="num" w:pos="8184"/>
        </w:tabs>
        <w:ind w:left="8184" w:hanging="720"/>
      </w:pPr>
      <w:rPr>
        <w:rFonts w:cs="Times New Roman"/>
      </w:rPr>
    </w:lvl>
  </w:abstractNum>
  <w:abstractNum w:abstractNumId="173" w15:restartNumberingAfterBreak="0">
    <w:nsid w:val="32314289"/>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74" w15:restartNumberingAfterBreak="0">
    <w:nsid w:val="32617F2F"/>
    <w:multiLevelType w:val="hybridMultilevel"/>
    <w:tmpl w:val="F2100FEE"/>
    <w:lvl w:ilvl="0" w:tplc="1C2C39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5" w15:restartNumberingAfterBreak="0">
    <w:nsid w:val="32737F2B"/>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6" w15:restartNumberingAfterBreak="0">
    <w:nsid w:val="32DE6356"/>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7" w15:restartNumberingAfterBreak="0">
    <w:nsid w:val="334D3EE1"/>
    <w:multiLevelType w:val="hybridMultilevel"/>
    <w:tmpl w:val="262E02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8" w15:restartNumberingAfterBreak="0">
    <w:nsid w:val="33755532"/>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79" w15:restartNumberingAfterBreak="0">
    <w:nsid w:val="353E4C63"/>
    <w:multiLevelType w:val="multilevel"/>
    <w:tmpl w:val="5E18117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0" w15:restartNumberingAfterBreak="0">
    <w:nsid w:val="358442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358733E0"/>
    <w:multiLevelType w:val="multilevel"/>
    <w:tmpl w:val="D544244E"/>
    <w:lvl w:ilvl="0">
      <w:start w:val="9"/>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430"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82" w15:restartNumberingAfterBreak="0">
    <w:nsid w:val="37130DC7"/>
    <w:multiLevelType w:val="hybridMultilevel"/>
    <w:tmpl w:val="940048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37817C92"/>
    <w:multiLevelType w:val="hybridMultilevel"/>
    <w:tmpl w:val="7D2ED35C"/>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84" w15:restartNumberingAfterBreak="0">
    <w:nsid w:val="37ED46F5"/>
    <w:multiLevelType w:val="multilevel"/>
    <w:tmpl w:val="3740EE0C"/>
    <w:lvl w:ilvl="0">
      <w:numFmt w:val="decimal"/>
      <w:lvlText w:val="%1"/>
      <w:lvlJc w:val="left"/>
      <w:pPr>
        <w:tabs>
          <w:tab w:val="num" w:pos="432"/>
        </w:tabs>
        <w:ind w:left="432" w:hanging="432"/>
      </w:pPr>
      <w:rPr>
        <w:rFonts w:ascii="Arial" w:hAnsi="Arial" w:hint="default"/>
        <w:b/>
        <w:i w:val="0"/>
      </w:rPr>
    </w:lvl>
    <w:lvl w:ilvl="1">
      <w:start w:val="1"/>
      <w:numFmt w:val="decimal"/>
      <w:lvlRestart w:val="0"/>
      <w:pStyle w:val="Titolo2ISO"/>
      <w:lvlText w:val="%1.%2"/>
      <w:lvlJc w:val="left"/>
      <w:pPr>
        <w:tabs>
          <w:tab w:val="num" w:pos="36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85" w15:restartNumberingAfterBreak="0">
    <w:nsid w:val="38357E37"/>
    <w:multiLevelType w:val="hybridMultilevel"/>
    <w:tmpl w:val="9BF0C70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6" w15:restartNumberingAfterBreak="0">
    <w:nsid w:val="38474057"/>
    <w:multiLevelType w:val="hybridMultilevel"/>
    <w:tmpl w:val="1FC0628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7"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8" w15:restartNumberingAfterBreak="0">
    <w:nsid w:val="388B64E1"/>
    <w:multiLevelType w:val="hybridMultilevel"/>
    <w:tmpl w:val="DE1447F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9" w15:restartNumberingAfterBreak="0">
    <w:nsid w:val="38A13952"/>
    <w:multiLevelType w:val="hybridMultilevel"/>
    <w:tmpl w:val="6650A2C0"/>
    <w:lvl w:ilvl="0" w:tplc="3B12B4E2">
      <w:start w:val="44"/>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0" w15:restartNumberingAfterBreak="0">
    <w:nsid w:val="38A8412C"/>
    <w:multiLevelType w:val="hybridMultilevel"/>
    <w:tmpl w:val="0E6C966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1" w15:restartNumberingAfterBreak="0">
    <w:nsid w:val="398D22ED"/>
    <w:multiLevelType w:val="hybridMultilevel"/>
    <w:tmpl w:val="28BE67F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2" w15:restartNumberingAfterBreak="0">
    <w:nsid w:val="39F53524"/>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93" w15:restartNumberingAfterBreak="0">
    <w:nsid w:val="3A0A585E"/>
    <w:multiLevelType w:val="hybridMultilevel"/>
    <w:tmpl w:val="8968FFB6"/>
    <w:lvl w:ilvl="0" w:tplc="04100019">
      <w:start w:val="1"/>
      <w:numFmt w:val="lowerLetter"/>
      <w:lvlText w:val="%1."/>
      <w:lvlJc w:val="left"/>
      <w:pPr>
        <w:ind w:left="2149" w:hanging="360"/>
      </w:pPr>
      <w:rPr>
        <w:rFonts w:cs="Times New Roman"/>
      </w:rPr>
    </w:lvl>
    <w:lvl w:ilvl="1" w:tplc="04100019" w:tentative="1">
      <w:start w:val="1"/>
      <w:numFmt w:val="lowerLetter"/>
      <w:lvlText w:val="%2."/>
      <w:lvlJc w:val="left"/>
      <w:pPr>
        <w:ind w:left="2869" w:hanging="360"/>
      </w:pPr>
    </w:lvl>
    <w:lvl w:ilvl="2" w:tplc="0410001B" w:tentative="1">
      <w:start w:val="1"/>
      <w:numFmt w:val="lowerRoman"/>
      <w:lvlText w:val="%3."/>
      <w:lvlJc w:val="right"/>
      <w:pPr>
        <w:ind w:left="3589" w:hanging="180"/>
      </w:pPr>
    </w:lvl>
    <w:lvl w:ilvl="3" w:tplc="0410000F" w:tentative="1">
      <w:start w:val="1"/>
      <w:numFmt w:val="decimal"/>
      <w:lvlText w:val="%4."/>
      <w:lvlJc w:val="left"/>
      <w:pPr>
        <w:ind w:left="4309" w:hanging="360"/>
      </w:pPr>
    </w:lvl>
    <w:lvl w:ilvl="4" w:tplc="04100019" w:tentative="1">
      <w:start w:val="1"/>
      <w:numFmt w:val="lowerLetter"/>
      <w:lvlText w:val="%5."/>
      <w:lvlJc w:val="left"/>
      <w:pPr>
        <w:ind w:left="5029" w:hanging="360"/>
      </w:pPr>
    </w:lvl>
    <w:lvl w:ilvl="5" w:tplc="0410001B" w:tentative="1">
      <w:start w:val="1"/>
      <w:numFmt w:val="lowerRoman"/>
      <w:lvlText w:val="%6."/>
      <w:lvlJc w:val="right"/>
      <w:pPr>
        <w:ind w:left="5749" w:hanging="180"/>
      </w:pPr>
    </w:lvl>
    <w:lvl w:ilvl="6" w:tplc="0410000F" w:tentative="1">
      <w:start w:val="1"/>
      <w:numFmt w:val="decimal"/>
      <w:lvlText w:val="%7."/>
      <w:lvlJc w:val="left"/>
      <w:pPr>
        <w:ind w:left="6469" w:hanging="360"/>
      </w:pPr>
    </w:lvl>
    <w:lvl w:ilvl="7" w:tplc="04100019" w:tentative="1">
      <w:start w:val="1"/>
      <w:numFmt w:val="lowerLetter"/>
      <w:lvlText w:val="%8."/>
      <w:lvlJc w:val="left"/>
      <w:pPr>
        <w:ind w:left="7189" w:hanging="360"/>
      </w:pPr>
    </w:lvl>
    <w:lvl w:ilvl="8" w:tplc="0410001B" w:tentative="1">
      <w:start w:val="1"/>
      <w:numFmt w:val="lowerRoman"/>
      <w:lvlText w:val="%9."/>
      <w:lvlJc w:val="right"/>
      <w:pPr>
        <w:ind w:left="7909" w:hanging="180"/>
      </w:pPr>
    </w:lvl>
  </w:abstractNum>
  <w:abstractNum w:abstractNumId="194" w15:restartNumberingAfterBreak="0">
    <w:nsid w:val="3A1E3FE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5" w15:restartNumberingAfterBreak="0">
    <w:nsid w:val="3A383751"/>
    <w:multiLevelType w:val="hybridMultilevel"/>
    <w:tmpl w:val="4B5A3926"/>
    <w:lvl w:ilvl="0" w:tplc="04100019">
      <w:start w:val="1"/>
      <w:numFmt w:val="lowerLetter"/>
      <w:lvlText w:val="%1."/>
      <w:lvlJc w:val="left"/>
      <w:pPr>
        <w:ind w:left="720" w:hanging="360"/>
      </w:pPr>
      <w:rPr>
        <w:rFont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3A7E46B7"/>
    <w:multiLevelType w:val="multilevel"/>
    <w:tmpl w:val="88384EFA"/>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639" w:hanging="504"/>
      </w:pPr>
      <w:rPr>
        <w:rFonts w:hint="default"/>
        <w:b/>
        <w:bCs/>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197" w15:restartNumberingAfterBreak="0">
    <w:nsid w:val="3A9B7FA6"/>
    <w:multiLevelType w:val="multilevel"/>
    <w:tmpl w:val="B91CDC9A"/>
    <w:lvl w:ilvl="0">
      <w:start w:val="9"/>
      <w:numFmt w:val="decimal"/>
      <w:lvlText w:val="%1."/>
      <w:lvlJc w:val="left"/>
      <w:pPr>
        <w:ind w:left="540" w:hanging="540"/>
      </w:pPr>
      <w:rPr>
        <w:rFonts w:hint="default"/>
      </w:rPr>
    </w:lvl>
    <w:lvl w:ilvl="1">
      <w:start w:val="1"/>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98" w15:restartNumberingAfterBreak="0">
    <w:nsid w:val="3A9D5379"/>
    <w:multiLevelType w:val="hybridMultilevel"/>
    <w:tmpl w:val="1144A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9" w15:restartNumberingAfterBreak="0">
    <w:nsid w:val="3B5C8B42"/>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0" w15:restartNumberingAfterBreak="0">
    <w:nsid w:val="3B607FD8"/>
    <w:multiLevelType w:val="multilevel"/>
    <w:tmpl w:val="89FCF8EA"/>
    <w:numStyleLink w:val="Stile15"/>
  </w:abstractNum>
  <w:abstractNum w:abstractNumId="201" w15:restartNumberingAfterBreak="0">
    <w:nsid w:val="3BCCA0C5"/>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2" w15:restartNumberingAfterBreak="0">
    <w:nsid w:val="3BEE0179"/>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3" w15:restartNumberingAfterBreak="0">
    <w:nsid w:val="3C0B42F6"/>
    <w:multiLevelType w:val="hybridMultilevel"/>
    <w:tmpl w:val="89FC1E14"/>
    <w:lvl w:ilvl="0" w:tplc="FFFFFFFF">
      <w:start w:val="1"/>
      <w:numFmt w:val="lowerLetter"/>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4" w15:restartNumberingAfterBreak="0">
    <w:nsid w:val="3C8C10CE"/>
    <w:multiLevelType w:val="hybridMultilevel"/>
    <w:tmpl w:val="333CCC0A"/>
    <w:lvl w:ilvl="0" w:tplc="FFFFFFFF">
      <w:start w:val="1"/>
      <w:numFmt w:val="lowerLetter"/>
      <w:lvlText w:val="%1)"/>
      <w:lvlJc w:val="left"/>
      <w:pPr>
        <w:ind w:left="720" w:hanging="360"/>
      </w:pPr>
      <w:rPr>
        <w:rFonts w:hint="default"/>
      </w:rPr>
    </w:lvl>
    <w:lvl w:ilvl="1" w:tplc="FFFFFFFF">
      <w:numFmt w:val="bullet"/>
      <w:lvlText w:val="•"/>
      <w:lvlJc w:val="left"/>
      <w:pPr>
        <w:ind w:left="1440" w:hanging="360"/>
      </w:pPr>
      <w:rPr>
        <w:rFonts w:ascii="Calibri" w:eastAsia="Times New Roman" w:hAnsi="Calibri" w:cs="Calibri" w:hint="default"/>
        <w:color w:val="00000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5" w15:restartNumberingAfterBreak="0">
    <w:nsid w:val="3CA5515C"/>
    <w:multiLevelType w:val="hybridMultilevel"/>
    <w:tmpl w:val="D728B3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6" w15:restartNumberingAfterBreak="0">
    <w:nsid w:val="3CCB74E3"/>
    <w:multiLevelType w:val="hybridMultilevel"/>
    <w:tmpl w:val="08002660"/>
    <w:lvl w:ilvl="0" w:tplc="0410000F">
      <w:start w:val="1"/>
      <w:numFmt w:val="decimal"/>
      <w:lvlText w:val="%1."/>
      <w:lvlJc w:val="left"/>
      <w:pPr>
        <w:tabs>
          <w:tab w:val="num" w:pos="360"/>
        </w:tabs>
        <w:ind w:left="360" w:hanging="360"/>
      </w:pPr>
      <w:rPr>
        <w:rFonts w:hint="default"/>
      </w:rPr>
    </w:lvl>
    <w:lvl w:ilvl="1" w:tplc="04100001">
      <w:start w:val="1"/>
      <w:numFmt w:val="bullet"/>
      <w:lvlText w:val=""/>
      <w:lvlJc w:val="left"/>
      <w:pPr>
        <w:ind w:left="720"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207" w15:restartNumberingAfterBreak="0">
    <w:nsid w:val="3CEE37D0"/>
    <w:multiLevelType w:val="hybridMultilevel"/>
    <w:tmpl w:val="AF26D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8" w15:restartNumberingAfterBreak="0">
    <w:nsid w:val="3CFE1A7B"/>
    <w:multiLevelType w:val="hybridMultilevel"/>
    <w:tmpl w:val="38F69314"/>
    <w:lvl w:ilvl="0" w:tplc="0C068476">
      <w:start w:val="1"/>
      <w:numFmt w:val="lowerRoman"/>
      <w:lvlText w:val="%1."/>
      <w:lvlJc w:val="right"/>
      <w:pPr>
        <w:tabs>
          <w:tab w:val="num" w:pos="644"/>
        </w:tabs>
        <w:ind w:left="644"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364" w:hanging="360"/>
      </w:pPr>
      <w:rPr>
        <w:rFonts w:ascii="Courier New" w:hAnsi="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09" w15:restartNumberingAfterBreak="0">
    <w:nsid w:val="3D4E2CD3"/>
    <w:multiLevelType w:val="hybridMultilevel"/>
    <w:tmpl w:val="38F69314"/>
    <w:lvl w:ilvl="0" w:tplc="0C068476">
      <w:start w:val="1"/>
      <w:numFmt w:val="lowerRoman"/>
      <w:lvlText w:val="%1."/>
      <w:lvlJc w:val="right"/>
      <w:pPr>
        <w:tabs>
          <w:tab w:val="num" w:pos="644"/>
        </w:tabs>
        <w:ind w:left="644"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364" w:hanging="360"/>
      </w:pPr>
      <w:rPr>
        <w:rFonts w:ascii="Courier New" w:hAnsi="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10" w15:restartNumberingAfterBreak="0">
    <w:nsid w:val="3D565FA7"/>
    <w:multiLevelType w:val="hybridMultilevel"/>
    <w:tmpl w:val="ABF2E4AE"/>
    <w:lvl w:ilvl="0" w:tplc="0410000D">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11" w15:restartNumberingAfterBreak="0">
    <w:nsid w:val="3DC02E89"/>
    <w:multiLevelType w:val="hybridMultilevel"/>
    <w:tmpl w:val="18944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2" w15:restartNumberingAfterBreak="0">
    <w:nsid w:val="3E046924"/>
    <w:multiLevelType w:val="hybridMultilevel"/>
    <w:tmpl w:val="9C2816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3" w15:restartNumberingAfterBreak="0">
    <w:nsid w:val="3E353945"/>
    <w:multiLevelType w:val="hybridMultilevel"/>
    <w:tmpl w:val="9998FAFA"/>
    <w:lvl w:ilvl="0" w:tplc="6F429914">
      <w:numFmt w:val="bullet"/>
      <w:lvlText w:val="•"/>
      <w:lvlJc w:val="left"/>
      <w:pPr>
        <w:ind w:left="720" w:hanging="360"/>
      </w:pPr>
      <w:rPr>
        <w:rFonts w:ascii="Calibri" w:eastAsiaTheme="minorEastAsia"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4" w15:restartNumberingAfterBreak="0">
    <w:nsid w:val="3E45289A"/>
    <w:multiLevelType w:val="hybridMultilevel"/>
    <w:tmpl w:val="C284C744"/>
    <w:lvl w:ilvl="0" w:tplc="0410001B">
      <w:start w:val="1"/>
      <w:numFmt w:val="lowerRoman"/>
      <w:lvlText w:val="%1."/>
      <w:lvlJc w:val="right"/>
      <w:pPr>
        <w:ind w:left="1430" w:hanging="360"/>
      </w:pPr>
    </w:lvl>
    <w:lvl w:ilvl="1" w:tplc="04100019">
      <w:start w:val="1"/>
      <w:numFmt w:val="lowerLetter"/>
      <w:lvlText w:val="%2."/>
      <w:lvlJc w:val="left"/>
      <w:pPr>
        <w:ind w:left="2150" w:hanging="360"/>
      </w:pPr>
    </w:lvl>
    <w:lvl w:ilvl="2" w:tplc="0410001B" w:tentative="1">
      <w:start w:val="1"/>
      <w:numFmt w:val="lowerRoman"/>
      <w:lvlText w:val="%3."/>
      <w:lvlJc w:val="right"/>
      <w:pPr>
        <w:ind w:left="2870" w:hanging="180"/>
      </w:pPr>
    </w:lvl>
    <w:lvl w:ilvl="3" w:tplc="0410000F" w:tentative="1">
      <w:start w:val="1"/>
      <w:numFmt w:val="decimal"/>
      <w:lvlText w:val="%4."/>
      <w:lvlJc w:val="left"/>
      <w:pPr>
        <w:ind w:left="3590" w:hanging="360"/>
      </w:pPr>
    </w:lvl>
    <w:lvl w:ilvl="4" w:tplc="04100019" w:tentative="1">
      <w:start w:val="1"/>
      <w:numFmt w:val="lowerLetter"/>
      <w:lvlText w:val="%5."/>
      <w:lvlJc w:val="left"/>
      <w:pPr>
        <w:ind w:left="4310" w:hanging="360"/>
      </w:pPr>
    </w:lvl>
    <w:lvl w:ilvl="5" w:tplc="0410001B" w:tentative="1">
      <w:start w:val="1"/>
      <w:numFmt w:val="lowerRoman"/>
      <w:lvlText w:val="%6."/>
      <w:lvlJc w:val="right"/>
      <w:pPr>
        <w:ind w:left="5030" w:hanging="180"/>
      </w:pPr>
    </w:lvl>
    <w:lvl w:ilvl="6" w:tplc="0410000F" w:tentative="1">
      <w:start w:val="1"/>
      <w:numFmt w:val="decimal"/>
      <w:lvlText w:val="%7."/>
      <w:lvlJc w:val="left"/>
      <w:pPr>
        <w:ind w:left="5750" w:hanging="360"/>
      </w:pPr>
    </w:lvl>
    <w:lvl w:ilvl="7" w:tplc="04100019" w:tentative="1">
      <w:start w:val="1"/>
      <w:numFmt w:val="lowerLetter"/>
      <w:lvlText w:val="%8."/>
      <w:lvlJc w:val="left"/>
      <w:pPr>
        <w:ind w:left="6470" w:hanging="360"/>
      </w:pPr>
    </w:lvl>
    <w:lvl w:ilvl="8" w:tplc="0410001B" w:tentative="1">
      <w:start w:val="1"/>
      <w:numFmt w:val="lowerRoman"/>
      <w:lvlText w:val="%9."/>
      <w:lvlJc w:val="right"/>
      <w:pPr>
        <w:ind w:left="7190" w:hanging="180"/>
      </w:pPr>
    </w:lvl>
  </w:abstractNum>
  <w:abstractNum w:abstractNumId="215" w15:restartNumberingAfterBreak="0">
    <w:nsid w:val="3E591A79"/>
    <w:multiLevelType w:val="hybridMultilevel"/>
    <w:tmpl w:val="9614F564"/>
    <w:lvl w:ilvl="0" w:tplc="04100017">
      <w:start w:val="1"/>
      <w:numFmt w:val="lowerLetter"/>
      <w:lvlText w:val="%1)"/>
      <w:lvlJc w:val="left"/>
      <w:pPr>
        <w:ind w:left="2500" w:hanging="360"/>
      </w:pPr>
    </w:lvl>
    <w:lvl w:ilvl="1" w:tplc="04100019" w:tentative="1">
      <w:start w:val="1"/>
      <w:numFmt w:val="lowerLetter"/>
      <w:lvlText w:val="%2."/>
      <w:lvlJc w:val="left"/>
      <w:pPr>
        <w:ind w:left="3220" w:hanging="360"/>
      </w:pPr>
    </w:lvl>
    <w:lvl w:ilvl="2" w:tplc="0410001B" w:tentative="1">
      <w:start w:val="1"/>
      <w:numFmt w:val="lowerRoman"/>
      <w:lvlText w:val="%3."/>
      <w:lvlJc w:val="right"/>
      <w:pPr>
        <w:ind w:left="3940" w:hanging="180"/>
      </w:pPr>
    </w:lvl>
    <w:lvl w:ilvl="3" w:tplc="0410000F" w:tentative="1">
      <w:start w:val="1"/>
      <w:numFmt w:val="decimal"/>
      <w:lvlText w:val="%4."/>
      <w:lvlJc w:val="left"/>
      <w:pPr>
        <w:ind w:left="4660" w:hanging="360"/>
      </w:pPr>
    </w:lvl>
    <w:lvl w:ilvl="4" w:tplc="04100019" w:tentative="1">
      <w:start w:val="1"/>
      <w:numFmt w:val="lowerLetter"/>
      <w:lvlText w:val="%5."/>
      <w:lvlJc w:val="left"/>
      <w:pPr>
        <w:ind w:left="5380" w:hanging="360"/>
      </w:pPr>
    </w:lvl>
    <w:lvl w:ilvl="5" w:tplc="0410001B" w:tentative="1">
      <w:start w:val="1"/>
      <w:numFmt w:val="lowerRoman"/>
      <w:lvlText w:val="%6."/>
      <w:lvlJc w:val="right"/>
      <w:pPr>
        <w:ind w:left="6100" w:hanging="180"/>
      </w:pPr>
    </w:lvl>
    <w:lvl w:ilvl="6" w:tplc="0410000F" w:tentative="1">
      <w:start w:val="1"/>
      <w:numFmt w:val="decimal"/>
      <w:lvlText w:val="%7."/>
      <w:lvlJc w:val="left"/>
      <w:pPr>
        <w:ind w:left="6820" w:hanging="360"/>
      </w:pPr>
    </w:lvl>
    <w:lvl w:ilvl="7" w:tplc="04100019" w:tentative="1">
      <w:start w:val="1"/>
      <w:numFmt w:val="lowerLetter"/>
      <w:lvlText w:val="%8."/>
      <w:lvlJc w:val="left"/>
      <w:pPr>
        <w:ind w:left="7540" w:hanging="360"/>
      </w:pPr>
    </w:lvl>
    <w:lvl w:ilvl="8" w:tplc="0410001B" w:tentative="1">
      <w:start w:val="1"/>
      <w:numFmt w:val="lowerRoman"/>
      <w:lvlText w:val="%9."/>
      <w:lvlJc w:val="right"/>
      <w:pPr>
        <w:ind w:left="8260" w:hanging="180"/>
      </w:pPr>
    </w:lvl>
  </w:abstractNum>
  <w:abstractNum w:abstractNumId="216" w15:restartNumberingAfterBreak="0">
    <w:nsid w:val="3EEA6853"/>
    <w:multiLevelType w:val="hybridMultilevel"/>
    <w:tmpl w:val="0C6CED6A"/>
    <w:lvl w:ilvl="0" w:tplc="956E4A1A">
      <w:start w:val="1"/>
      <w:numFmt w:val="lowerLetter"/>
      <w:lvlText w:val="%1)"/>
      <w:lvlJc w:val="left"/>
      <w:pPr>
        <w:ind w:left="720" w:hanging="360"/>
      </w:pPr>
      <w:rPr>
        <w:rFonts w:ascii="Calibri" w:eastAsia="Times New Roman" w:hAnsi="Calibri" w:cs="Times New Roman"/>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7" w15:restartNumberingAfterBreak="0">
    <w:nsid w:val="3FB53244"/>
    <w:multiLevelType w:val="hybridMultilevel"/>
    <w:tmpl w:val="225EC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8" w15:restartNumberingAfterBreak="0">
    <w:nsid w:val="40664CB3"/>
    <w:multiLevelType w:val="hybridMultilevel"/>
    <w:tmpl w:val="537AD6E8"/>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9" w15:restartNumberingAfterBreak="0">
    <w:nsid w:val="41A76560"/>
    <w:multiLevelType w:val="hybridMultilevel"/>
    <w:tmpl w:val="BC38530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0" w15:restartNumberingAfterBreak="0">
    <w:nsid w:val="41F38A20"/>
    <w:multiLevelType w:val="hybridMultilevel"/>
    <w:tmpl w:val="98E2C520"/>
    <w:lvl w:ilvl="0" w:tplc="E32A861C">
      <w:start w:val="1"/>
      <w:numFmt w:val="bullet"/>
      <w:lvlText w:val="-"/>
      <w:lvlJc w:val="left"/>
      <w:pPr>
        <w:ind w:left="1069" w:hanging="360"/>
      </w:pPr>
      <w:rPr>
        <w:rFonts w:ascii="&quot;Calibri&quot;,sans-serif" w:hAnsi="&quot;Calibri&quot;,sans-serif" w:hint="default"/>
      </w:rPr>
    </w:lvl>
    <w:lvl w:ilvl="1" w:tplc="726E5BD0">
      <w:start w:val="1"/>
      <w:numFmt w:val="bullet"/>
      <w:lvlText w:val="o"/>
      <w:lvlJc w:val="left"/>
      <w:pPr>
        <w:ind w:left="1789" w:hanging="360"/>
      </w:pPr>
      <w:rPr>
        <w:rFonts w:ascii="Courier New" w:hAnsi="Courier New" w:hint="default"/>
      </w:rPr>
    </w:lvl>
    <w:lvl w:ilvl="2" w:tplc="9DC405FC">
      <w:start w:val="1"/>
      <w:numFmt w:val="bullet"/>
      <w:lvlText w:val=""/>
      <w:lvlJc w:val="left"/>
      <w:pPr>
        <w:ind w:left="2509" w:hanging="360"/>
      </w:pPr>
      <w:rPr>
        <w:rFonts w:ascii="Wingdings" w:hAnsi="Wingdings" w:hint="default"/>
      </w:rPr>
    </w:lvl>
    <w:lvl w:ilvl="3" w:tplc="D30C122E">
      <w:start w:val="1"/>
      <w:numFmt w:val="bullet"/>
      <w:lvlText w:val=""/>
      <w:lvlJc w:val="left"/>
      <w:pPr>
        <w:ind w:left="3229" w:hanging="360"/>
      </w:pPr>
      <w:rPr>
        <w:rFonts w:ascii="Symbol" w:hAnsi="Symbol" w:hint="default"/>
      </w:rPr>
    </w:lvl>
    <w:lvl w:ilvl="4" w:tplc="CFF0A2C0">
      <w:start w:val="1"/>
      <w:numFmt w:val="bullet"/>
      <w:lvlText w:val="o"/>
      <w:lvlJc w:val="left"/>
      <w:pPr>
        <w:ind w:left="3949" w:hanging="360"/>
      </w:pPr>
      <w:rPr>
        <w:rFonts w:ascii="Courier New" w:hAnsi="Courier New" w:hint="default"/>
      </w:rPr>
    </w:lvl>
    <w:lvl w:ilvl="5" w:tplc="0F489BD2">
      <w:start w:val="1"/>
      <w:numFmt w:val="bullet"/>
      <w:lvlText w:val=""/>
      <w:lvlJc w:val="left"/>
      <w:pPr>
        <w:ind w:left="4669" w:hanging="360"/>
      </w:pPr>
      <w:rPr>
        <w:rFonts w:ascii="Wingdings" w:hAnsi="Wingdings" w:hint="default"/>
      </w:rPr>
    </w:lvl>
    <w:lvl w:ilvl="6" w:tplc="3984F786">
      <w:start w:val="1"/>
      <w:numFmt w:val="bullet"/>
      <w:lvlText w:val=""/>
      <w:lvlJc w:val="left"/>
      <w:pPr>
        <w:ind w:left="5389" w:hanging="360"/>
      </w:pPr>
      <w:rPr>
        <w:rFonts w:ascii="Symbol" w:hAnsi="Symbol" w:hint="default"/>
      </w:rPr>
    </w:lvl>
    <w:lvl w:ilvl="7" w:tplc="74102080">
      <w:start w:val="1"/>
      <w:numFmt w:val="bullet"/>
      <w:lvlText w:val="o"/>
      <w:lvlJc w:val="left"/>
      <w:pPr>
        <w:ind w:left="6109" w:hanging="360"/>
      </w:pPr>
      <w:rPr>
        <w:rFonts w:ascii="Courier New" w:hAnsi="Courier New" w:hint="default"/>
      </w:rPr>
    </w:lvl>
    <w:lvl w:ilvl="8" w:tplc="37A29D24">
      <w:start w:val="1"/>
      <w:numFmt w:val="bullet"/>
      <w:lvlText w:val=""/>
      <w:lvlJc w:val="left"/>
      <w:pPr>
        <w:ind w:left="6829" w:hanging="360"/>
      </w:pPr>
      <w:rPr>
        <w:rFonts w:ascii="Wingdings" w:hAnsi="Wingdings" w:hint="default"/>
      </w:rPr>
    </w:lvl>
  </w:abstractNum>
  <w:abstractNum w:abstractNumId="221" w15:restartNumberingAfterBreak="0">
    <w:nsid w:val="42087AA3"/>
    <w:multiLevelType w:val="hybridMultilevel"/>
    <w:tmpl w:val="15223050"/>
    <w:lvl w:ilvl="0" w:tplc="0410000F">
      <w:start w:val="1"/>
      <w:numFmt w:val="decimal"/>
      <w:lvlText w:val="%1."/>
      <w:lvlJc w:val="left"/>
      <w:pPr>
        <w:tabs>
          <w:tab w:val="num" w:pos="360"/>
        </w:tabs>
        <w:ind w:left="360" w:hanging="360"/>
      </w:pPr>
      <w:rPr>
        <w:rFonts w:cs="Times New Roman"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42D93D1B"/>
    <w:multiLevelType w:val="hybridMultilevel"/>
    <w:tmpl w:val="AB92B304"/>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3" w15:restartNumberingAfterBreak="0">
    <w:nsid w:val="42FD0C89"/>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4" w15:restartNumberingAfterBreak="0">
    <w:nsid w:val="432B5638"/>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5" w15:restartNumberingAfterBreak="0">
    <w:nsid w:val="436962FE"/>
    <w:multiLevelType w:val="hybridMultilevel"/>
    <w:tmpl w:val="FEA24F08"/>
    <w:lvl w:ilvl="0" w:tplc="04100001">
      <w:start w:val="1"/>
      <w:numFmt w:val="bullet"/>
      <w:lvlText w:val=""/>
      <w:lvlJc w:val="left"/>
      <w:pPr>
        <w:ind w:left="-3240" w:hanging="360"/>
      </w:pPr>
      <w:rPr>
        <w:rFonts w:ascii="Symbol" w:hAnsi="Symbol"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1080" w:hanging="360"/>
      </w:pPr>
      <w:rPr>
        <w:rFonts w:ascii="Symbol" w:hAnsi="Symbol" w:hint="default"/>
      </w:rPr>
    </w:lvl>
    <w:lvl w:ilvl="4" w:tplc="04100003" w:tentative="1">
      <w:start w:val="1"/>
      <w:numFmt w:val="bullet"/>
      <w:lvlText w:val="o"/>
      <w:lvlJc w:val="left"/>
      <w:pPr>
        <w:ind w:left="-360" w:hanging="360"/>
      </w:pPr>
      <w:rPr>
        <w:rFonts w:ascii="Courier New" w:hAnsi="Courier New" w:hint="default"/>
      </w:rPr>
    </w:lvl>
    <w:lvl w:ilvl="5" w:tplc="04100005" w:tentative="1">
      <w:start w:val="1"/>
      <w:numFmt w:val="bullet"/>
      <w:lvlText w:val=""/>
      <w:lvlJc w:val="left"/>
      <w:pPr>
        <w:ind w:left="360" w:hanging="360"/>
      </w:pPr>
      <w:rPr>
        <w:rFonts w:ascii="Wingdings" w:hAnsi="Wingdings" w:hint="default"/>
      </w:rPr>
    </w:lvl>
    <w:lvl w:ilvl="6" w:tplc="04100001" w:tentative="1">
      <w:start w:val="1"/>
      <w:numFmt w:val="bullet"/>
      <w:lvlText w:val=""/>
      <w:lvlJc w:val="left"/>
      <w:pPr>
        <w:ind w:left="1080" w:hanging="360"/>
      </w:pPr>
      <w:rPr>
        <w:rFonts w:ascii="Symbol" w:hAnsi="Symbol" w:hint="default"/>
      </w:rPr>
    </w:lvl>
    <w:lvl w:ilvl="7" w:tplc="04100003" w:tentative="1">
      <w:start w:val="1"/>
      <w:numFmt w:val="bullet"/>
      <w:lvlText w:val="o"/>
      <w:lvlJc w:val="left"/>
      <w:pPr>
        <w:ind w:left="1800" w:hanging="360"/>
      </w:pPr>
      <w:rPr>
        <w:rFonts w:ascii="Courier New" w:hAnsi="Courier New" w:hint="default"/>
      </w:rPr>
    </w:lvl>
    <w:lvl w:ilvl="8" w:tplc="04100005" w:tentative="1">
      <w:start w:val="1"/>
      <w:numFmt w:val="bullet"/>
      <w:lvlText w:val=""/>
      <w:lvlJc w:val="left"/>
      <w:pPr>
        <w:ind w:left="2520" w:hanging="360"/>
      </w:pPr>
      <w:rPr>
        <w:rFonts w:ascii="Wingdings" w:hAnsi="Wingdings" w:hint="default"/>
      </w:rPr>
    </w:lvl>
  </w:abstractNum>
  <w:abstractNum w:abstractNumId="226" w15:restartNumberingAfterBreak="0">
    <w:nsid w:val="43901F9A"/>
    <w:multiLevelType w:val="hybridMultilevel"/>
    <w:tmpl w:val="2C622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7" w15:restartNumberingAfterBreak="0">
    <w:nsid w:val="43C3F98A"/>
    <w:multiLevelType w:val="hybridMultilevel"/>
    <w:tmpl w:val="FFFFFFFF"/>
    <w:lvl w:ilvl="0" w:tplc="70D632B8">
      <w:start w:val="1"/>
      <w:numFmt w:val="bullet"/>
      <w:lvlText w:val="-"/>
      <w:lvlJc w:val="left"/>
      <w:pPr>
        <w:ind w:left="1080" w:hanging="360"/>
      </w:pPr>
      <w:rPr>
        <w:rFonts w:ascii="Aptos" w:hAnsi="Aptos" w:hint="default"/>
      </w:rPr>
    </w:lvl>
    <w:lvl w:ilvl="1" w:tplc="0352D1DC">
      <w:start w:val="1"/>
      <w:numFmt w:val="bullet"/>
      <w:lvlText w:val="o"/>
      <w:lvlJc w:val="left"/>
      <w:pPr>
        <w:ind w:left="1800" w:hanging="360"/>
      </w:pPr>
      <w:rPr>
        <w:rFonts w:ascii="Courier New" w:hAnsi="Courier New" w:hint="default"/>
      </w:rPr>
    </w:lvl>
    <w:lvl w:ilvl="2" w:tplc="8298782A">
      <w:start w:val="1"/>
      <w:numFmt w:val="bullet"/>
      <w:lvlText w:val=""/>
      <w:lvlJc w:val="left"/>
      <w:pPr>
        <w:ind w:left="2520" w:hanging="360"/>
      </w:pPr>
      <w:rPr>
        <w:rFonts w:ascii="Wingdings" w:hAnsi="Wingdings" w:hint="default"/>
      </w:rPr>
    </w:lvl>
    <w:lvl w:ilvl="3" w:tplc="73CE1A9E">
      <w:start w:val="1"/>
      <w:numFmt w:val="bullet"/>
      <w:lvlText w:val=""/>
      <w:lvlJc w:val="left"/>
      <w:pPr>
        <w:ind w:left="3240" w:hanging="360"/>
      </w:pPr>
      <w:rPr>
        <w:rFonts w:ascii="Symbol" w:hAnsi="Symbol" w:hint="default"/>
      </w:rPr>
    </w:lvl>
    <w:lvl w:ilvl="4" w:tplc="A0AEB6E2">
      <w:start w:val="1"/>
      <w:numFmt w:val="bullet"/>
      <w:lvlText w:val="o"/>
      <w:lvlJc w:val="left"/>
      <w:pPr>
        <w:ind w:left="3960" w:hanging="360"/>
      </w:pPr>
      <w:rPr>
        <w:rFonts w:ascii="Courier New" w:hAnsi="Courier New" w:hint="default"/>
      </w:rPr>
    </w:lvl>
    <w:lvl w:ilvl="5" w:tplc="7E24ADAA">
      <w:start w:val="1"/>
      <w:numFmt w:val="bullet"/>
      <w:lvlText w:val=""/>
      <w:lvlJc w:val="left"/>
      <w:pPr>
        <w:ind w:left="4680" w:hanging="360"/>
      </w:pPr>
      <w:rPr>
        <w:rFonts w:ascii="Wingdings" w:hAnsi="Wingdings" w:hint="default"/>
      </w:rPr>
    </w:lvl>
    <w:lvl w:ilvl="6" w:tplc="EFDE9E68">
      <w:start w:val="1"/>
      <w:numFmt w:val="bullet"/>
      <w:lvlText w:val=""/>
      <w:lvlJc w:val="left"/>
      <w:pPr>
        <w:ind w:left="5400" w:hanging="360"/>
      </w:pPr>
      <w:rPr>
        <w:rFonts w:ascii="Symbol" w:hAnsi="Symbol" w:hint="default"/>
      </w:rPr>
    </w:lvl>
    <w:lvl w:ilvl="7" w:tplc="9F365BC0">
      <w:start w:val="1"/>
      <w:numFmt w:val="bullet"/>
      <w:lvlText w:val="o"/>
      <w:lvlJc w:val="left"/>
      <w:pPr>
        <w:ind w:left="6120" w:hanging="360"/>
      </w:pPr>
      <w:rPr>
        <w:rFonts w:ascii="Courier New" w:hAnsi="Courier New" w:hint="default"/>
      </w:rPr>
    </w:lvl>
    <w:lvl w:ilvl="8" w:tplc="4BCAF93C">
      <w:start w:val="1"/>
      <w:numFmt w:val="bullet"/>
      <w:lvlText w:val=""/>
      <w:lvlJc w:val="left"/>
      <w:pPr>
        <w:ind w:left="6840" w:hanging="360"/>
      </w:pPr>
      <w:rPr>
        <w:rFonts w:ascii="Wingdings" w:hAnsi="Wingdings" w:hint="default"/>
      </w:rPr>
    </w:lvl>
  </w:abstractNum>
  <w:abstractNum w:abstractNumId="228" w15:restartNumberingAfterBreak="0">
    <w:nsid w:val="44094A74"/>
    <w:multiLevelType w:val="hybridMultilevel"/>
    <w:tmpl w:val="14FEAA64"/>
    <w:lvl w:ilvl="0" w:tplc="0410001B">
      <w:start w:val="1"/>
      <w:numFmt w:val="low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9" w15:restartNumberingAfterBreak="0">
    <w:nsid w:val="445A6DA3"/>
    <w:multiLevelType w:val="hybridMultilevel"/>
    <w:tmpl w:val="9F9C951A"/>
    <w:lvl w:ilvl="0" w:tplc="9D8694D2">
      <w:start w:val="1"/>
      <w:numFmt w:val="decimal"/>
      <w:pStyle w:val="Elenconumerato1"/>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0" w15:restartNumberingAfterBreak="0">
    <w:nsid w:val="4488698C"/>
    <w:multiLevelType w:val="hybridMultilevel"/>
    <w:tmpl w:val="78282C1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1" w15:restartNumberingAfterBreak="0">
    <w:nsid w:val="44E84189"/>
    <w:multiLevelType w:val="hybridMultilevel"/>
    <w:tmpl w:val="09C08360"/>
    <w:lvl w:ilvl="0" w:tplc="0410000F">
      <w:start w:val="1"/>
      <w:numFmt w:val="decimal"/>
      <w:lvlText w:val="%1."/>
      <w:lvlJc w:val="left"/>
      <w:pPr>
        <w:tabs>
          <w:tab w:val="num" w:pos="360"/>
        </w:tabs>
        <w:ind w:left="360" w:hanging="360"/>
      </w:pPr>
      <w:rPr>
        <w:rFonts w:cs="Times New Roman"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2" w15:restartNumberingAfterBreak="0">
    <w:nsid w:val="4518700B"/>
    <w:multiLevelType w:val="hybridMultilevel"/>
    <w:tmpl w:val="6DFE36CC"/>
    <w:lvl w:ilvl="0" w:tplc="491C3B56">
      <w:start w:val="39"/>
      <w:numFmt w:val="lowerLetter"/>
      <w:lvlText w:val="%1)"/>
      <w:lvlJc w:val="left"/>
      <w:pPr>
        <w:ind w:left="1778" w:hanging="360"/>
      </w:pPr>
      <w:rPr>
        <w:rFonts w:hint="default"/>
      </w:r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33" w15:restartNumberingAfterBreak="0">
    <w:nsid w:val="453B33FC"/>
    <w:multiLevelType w:val="multilevel"/>
    <w:tmpl w:val="1E5E51A0"/>
    <w:lvl w:ilvl="0">
      <w:start w:val="9"/>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34" w15:restartNumberingAfterBreak="0">
    <w:nsid w:val="455E7688"/>
    <w:multiLevelType w:val="hybridMultilevel"/>
    <w:tmpl w:val="0D76D824"/>
    <w:lvl w:ilvl="0" w:tplc="98A0963C">
      <w:start w:val="2"/>
      <w:numFmt w:val="lowerRoman"/>
      <w:lvlText w:val="%1."/>
      <w:lvlJc w:val="right"/>
      <w:pPr>
        <w:ind w:left="720" w:hanging="360"/>
      </w:pPr>
      <w:rPr>
        <w:rFonts w:hint="default"/>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45D71297"/>
    <w:multiLevelType w:val="hybridMultilevel"/>
    <w:tmpl w:val="E30E2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6" w15:restartNumberingAfterBreak="0">
    <w:nsid w:val="45ED569A"/>
    <w:multiLevelType w:val="hybridMultilevel"/>
    <w:tmpl w:val="4418AB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7" w15:restartNumberingAfterBreak="0">
    <w:nsid w:val="46271983"/>
    <w:multiLevelType w:val="hybridMultilevel"/>
    <w:tmpl w:val="D5023DD4"/>
    <w:lvl w:ilvl="0" w:tplc="FFFFFFFF">
      <w:start w:val="1"/>
      <w:numFmt w:val="decimal"/>
      <w:pStyle w:val="Bibliografia1"/>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8" w15:restartNumberingAfterBreak="0">
    <w:nsid w:val="462778DC"/>
    <w:multiLevelType w:val="hybridMultilevel"/>
    <w:tmpl w:val="AE663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9" w15:restartNumberingAfterBreak="0">
    <w:nsid w:val="46585A46"/>
    <w:multiLevelType w:val="hybridMultilevel"/>
    <w:tmpl w:val="F3E6476E"/>
    <w:lvl w:ilvl="0" w:tplc="9B36F242">
      <w:start w:val="4"/>
      <w:numFmt w:val="lowerLetter"/>
      <w:lvlText w:val="%1)"/>
      <w:lvlJc w:val="left"/>
      <w:pPr>
        <w:ind w:left="502" w:hanging="360"/>
      </w:pPr>
      <w:rPr>
        <w:rFonts w:cs="Times New Roman" w:hint="default"/>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240" w15:restartNumberingAfterBreak="0">
    <w:nsid w:val="4719400D"/>
    <w:multiLevelType w:val="hybridMultilevel"/>
    <w:tmpl w:val="EDF20060"/>
    <w:lvl w:ilvl="0" w:tplc="A8B6D2FA">
      <w:start w:val="1"/>
      <w:numFmt w:val="bullet"/>
      <w:lvlText w:val="-"/>
      <w:lvlJc w:val="left"/>
      <w:pPr>
        <w:ind w:left="3125" w:hanging="361"/>
      </w:pPr>
      <w:rPr>
        <w:rFonts w:ascii="Calibri" w:eastAsia="Calibri" w:hAnsi="Calibri" w:hint="default"/>
        <w:color w:val="006FC0"/>
        <w:sz w:val="20"/>
        <w:szCs w:val="20"/>
      </w:rPr>
    </w:lvl>
    <w:lvl w:ilvl="1" w:tplc="6520F090">
      <w:start w:val="1"/>
      <w:numFmt w:val="bullet"/>
      <w:lvlText w:val=""/>
      <w:lvlJc w:val="left"/>
      <w:pPr>
        <w:ind w:left="3230" w:hanging="361"/>
      </w:pPr>
      <w:rPr>
        <w:rFonts w:ascii="Wingdings" w:eastAsia="Wingdings" w:hAnsi="Wingdings" w:hint="default"/>
        <w:color w:val="5B9BD4"/>
        <w:sz w:val="20"/>
        <w:szCs w:val="20"/>
      </w:rPr>
    </w:lvl>
    <w:lvl w:ilvl="2" w:tplc="86F040D6">
      <w:start w:val="1"/>
      <w:numFmt w:val="bullet"/>
      <w:lvlText w:val="-"/>
      <w:lvlJc w:val="left"/>
      <w:pPr>
        <w:ind w:left="3950" w:hanging="360"/>
      </w:pPr>
      <w:rPr>
        <w:rFonts w:ascii="Calibri" w:eastAsia="Calibri" w:hAnsi="Calibri" w:hint="default"/>
        <w:color w:val="5280D2"/>
        <w:sz w:val="20"/>
        <w:szCs w:val="20"/>
      </w:rPr>
    </w:lvl>
    <w:lvl w:ilvl="3" w:tplc="DC4E1D4A">
      <w:start w:val="1"/>
      <w:numFmt w:val="bullet"/>
      <w:lvlText w:val="•"/>
      <w:lvlJc w:val="left"/>
      <w:pPr>
        <w:ind w:left="4694" w:hanging="360"/>
      </w:pPr>
      <w:rPr>
        <w:rFonts w:hint="default"/>
      </w:rPr>
    </w:lvl>
    <w:lvl w:ilvl="4" w:tplc="019C1034">
      <w:start w:val="1"/>
      <w:numFmt w:val="bullet"/>
      <w:lvlText w:val="•"/>
      <w:lvlJc w:val="left"/>
      <w:pPr>
        <w:ind w:left="5439" w:hanging="360"/>
      </w:pPr>
      <w:rPr>
        <w:rFonts w:hint="default"/>
      </w:rPr>
    </w:lvl>
    <w:lvl w:ilvl="5" w:tplc="1EE47414">
      <w:start w:val="1"/>
      <w:numFmt w:val="bullet"/>
      <w:lvlText w:val="•"/>
      <w:lvlJc w:val="left"/>
      <w:pPr>
        <w:ind w:left="6183" w:hanging="360"/>
      </w:pPr>
      <w:rPr>
        <w:rFonts w:hint="default"/>
      </w:rPr>
    </w:lvl>
    <w:lvl w:ilvl="6" w:tplc="7F2C37E4">
      <w:start w:val="1"/>
      <w:numFmt w:val="bullet"/>
      <w:lvlText w:val="•"/>
      <w:lvlJc w:val="left"/>
      <w:pPr>
        <w:ind w:left="6927" w:hanging="360"/>
      </w:pPr>
      <w:rPr>
        <w:rFonts w:hint="default"/>
      </w:rPr>
    </w:lvl>
    <w:lvl w:ilvl="7" w:tplc="819E2F50">
      <w:start w:val="1"/>
      <w:numFmt w:val="bullet"/>
      <w:lvlText w:val="•"/>
      <w:lvlJc w:val="left"/>
      <w:pPr>
        <w:ind w:left="7671" w:hanging="360"/>
      </w:pPr>
      <w:rPr>
        <w:rFonts w:hint="default"/>
      </w:rPr>
    </w:lvl>
    <w:lvl w:ilvl="8" w:tplc="66483472">
      <w:start w:val="1"/>
      <w:numFmt w:val="bullet"/>
      <w:lvlText w:val="•"/>
      <w:lvlJc w:val="left"/>
      <w:pPr>
        <w:ind w:left="8415" w:hanging="360"/>
      </w:pPr>
      <w:rPr>
        <w:rFonts w:hint="default"/>
      </w:rPr>
    </w:lvl>
  </w:abstractNum>
  <w:abstractNum w:abstractNumId="241" w15:restartNumberingAfterBreak="0">
    <w:nsid w:val="471D6703"/>
    <w:multiLevelType w:val="hybridMultilevel"/>
    <w:tmpl w:val="2A08FB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2" w15:restartNumberingAfterBreak="0">
    <w:nsid w:val="47624996"/>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43" w15:restartNumberingAfterBreak="0">
    <w:nsid w:val="478DFC53"/>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4" w15:restartNumberingAfterBreak="0">
    <w:nsid w:val="47BE7911"/>
    <w:multiLevelType w:val="hybridMultilevel"/>
    <w:tmpl w:val="A1801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5" w15:restartNumberingAfterBreak="0">
    <w:nsid w:val="482B4B3B"/>
    <w:multiLevelType w:val="hybridMultilevel"/>
    <w:tmpl w:val="7D443266"/>
    <w:lvl w:ilvl="0" w:tplc="4546DFBA">
      <w:numFmt w:val="bullet"/>
      <w:lvlText w:val="-"/>
      <w:lvlJc w:val="left"/>
      <w:pPr>
        <w:ind w:left="720" w:hanging="360"/>
      </w:pPr>
      <w:rPr>
        <w:rFonts w:ascii="Arial" w:eastAsia="Times New Roman" w:hAnsi="Arial" w:cs="Arial"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6" w15:restartNumberingAfterBreak="0">
    <w:nsid w:val="487D264B"/>
    <w:multiLevelType w:val="hybridMultilevel"/>
    <w:tmpl w:val="97F2CD56"/>
    <w:lvl w:ilvl="0" w:tplc="04100001">
      <w:start w:val="1"/>
      <w:numFmt w:val="bullet"/>
      <w:lvlText w:val=""/>
      <w:lvlJc w:val="left"/>
      <w:pPr>
        <w:ind w:left="-3371" w:hanging="360"/>
      </w:pPr>
      <w:rPr>
        <w:rFonts w:ascii="Symbol" w:hAnsi="Symbol" w:hint="default"/>
      </w:rPr>
    </w:lvl>
    <w:lvl w:ilvl="1" w:tplc="04100003" w:tentative="1">
      <w:start w:val="1"/>
      <w:numFmt w:val="bullet"/>
      <w:lvlText w:val="o"/>
      <w:lvlJc w:val="left"/>
      <w:pPr>
        <w:ind w:left="-2651" w:hanging="360"/>
      </w:pPr>
      <w:rPr>
        <w:rFonts w:ascii="Courier New" w:hAnsi="Courier New" w:hint="default"/>
      </w:rPr>
    </w:lvl>
    <w:lvl w:ilvl="2" w:tplc="04100005" w:tentative="1">
      <w:start w:val="1"/>
      <w:numFmt w:val="bullet"/>
      <w:lvlText w:val=""/>
      <w:lvlJc w:val="left"/>
      <w:pPr>
        <w:ind w:left="-1931" w:hanging="360"/>
      </w:pPr>
      <w:rPr>
        <w:rFonts w:ascii="Wingdings" w:hAnsi="Wingdings" w:hint="default"/>
      </w:rPr>
    </w:lvl>
    <w:lvl w:ilvl="3" w:tplc="04100001" w:tentative="1">
      <w:start w:val="1"/>
      <w:numFmt w:val="bullet"/>
      <w:lvlText w:val=""/>
      <w:lvlJc w:val="left"/>
      <w:pPr>
        <w:ind w:left="-1211" w:hanging="360"/>
      </w:pPr>
      <w:rPr>
        <w:rFonts w:ascii="Symbol" w:hAnsi="Symbol" w:hint="default"/>
      </w:rPr>
    </w:lvl>
    <w:lvl w:ilvl="4" w:tplc="04100003" w:tentative="1">
      <w:start w:val="1"/>
      <w:numFmt w:val="bullet"/>
      <w:lvlText w:val="o"/>
      <w:lvlJc w:val="left"/>
      <w:pPr>
        <w:ind w:left="-491" w:hanging="360"/>
      </w:pPr>
      <w:rPr>
        <w:rFonts w:ascii="Courier New" w:hAnsi="Courier New" w:hint="default"/>
      </w:rPr>
    </w:lvl>
    <w:lvl w:ilvl="5" w:tplc="04100005" w:tentative="1">
      <w:start w:val="1"/>
      <w:numFmt w:val="bullet"/>
      <w:lvlText w:val=""/>
      <w:lvlJc w:val="left"/>
      <w:pPr>
        <w:ind w:left="229" w:hanging="360"/>
      </w:pPr>
      <w:rPr>
        <w:rFonts w:ascii="Wingdings" w:hAnsi="Wingdings" w:hint="default"/>
      </w:rPr>
    </w:lvl>
    <w:lvl w:ilvl="6" w:tplc="04100001" w:tentative="1">
      <w:start w:val="1"/>
      <w:numFmt w:val="bullet"/>
      <w:lvlText w:val=""/>
      <w:lvlJc w:val="left"/>
      <w:pPr>
        <w:ind w:left="949" w:hanging="360"/>
      </w:pPr>
      <w:rPr>
        <w:rFonts w:ascii="Symbol" w:hAnsi="Symbol" w:hint="default"/>
      </w:rPr>
    </w:lvl>
    <w:lvl w:ilvl="7" w:tplc="04100003" w:tentative="1">
      <w:start w:val="1"/>
      <w:numFmt w:val="bullet"/>
      <w:lvlText w:val="o"/>
      <w:lvlJc w:val="left"/>
      <w:pPr>
        <w:ind w:left="1669" w:hanging="360"/>
      </w:pPr>
      <w:rPr>
        <w:rFonts w:ascii="Courier New" w:hAnsi="Courier New" w:hint="default"/>
      </w:rPr>
    </w:lvl>
    <w:lvl w:ilvl="8" w:tplc="04100005" w:tentative="1">
      <w:start w:val="1"/>
      <w:numFmt w:val="bullet"/>
      <w:lvlText w:val=""/>
      <w:lvlJc w:val="left"/>
      <w:pPr>
        <w:ind w:left="2389" w:hanging="360"/>
      </w:pPr>
      <w:rPr>
        <w:rFonts w:ascii="Wingdings" w:hAnsi="Wingdings" w:hint="default"/>
      </w:rPr>
    </w:lvl>
  </w:abstractNum>
  <w:abstractNum w:abstractNumId="247" w15:restartNumberingAfterBreak="0">
    <w:nsid w:val="49726308"/>
    <w:multiLevelType w:val="hybridMultilevel"/>
    <w:tmpl w:val="EFBCB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8" w15:restartNumberingAfterBreak="0">
    <w:nsid w:val="49B203FD"/>
    <w:multiLevelType w:val="hybridMultilevel"/>
    <w:tmpl w:val="3BF4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9" w15:restartNumberingAfterBreak="0">
    <w:nsid w:val="4A4F0231"/>
    <w:multiLevelType w:val="hybridMultilevel"/>
    <w:tmpl w:val="C13A502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50" w15:restartNumberingAfterBreak="0">
    <w:nsid w:val="4A4F78C4"/>
    <w:multiLevelType w:val="hybridMultilevel"/>
    <w:tmpl w:val="5A027508"/>
    <w:lvl w:ilvl="0" w:tplc="04100001">
      <w:start w:val="1"/>
      <w:numFmt w:val="bullet"/>
      <w:lvlText w:val=""/>
      <w:lvlJc w:val="left"/>
      <w:pPr>
        <w:ind w:left="1130" w:hanging="360"/>
      </w:pPr>
      <w:rPr>
        <w:rFonts w:ascii="Symbol" w:hAnsi="Symbol" w:hint="default"/>
      </w:rPr>
    </w:lvl>
    <w:lvl w:ilvl="1" w:tplc="04100003" w:tentative="1">
      <w:start w:val="1"/>
      <w:numFmt w:val="bullet"/>
      <w:lvlText w:val="o"/>
      <w:lvlJc w:val="left"/>
      <w:pPr>
        <w:ind w:left="1850" w:hanging="360"/>
      </w:pPr>
      <w:rPr>
        <w:rFonts w:ascii="Courier New" w:hAnsi="Courier New" w:cs="Courier New" w:hint="default"/>
      </w:rPr>
    </w:lvl>
    <w:lvl w:ilvl="2" w:tplc="04100005" w:tentative="1">
      <w:start w:val="1"/>
      <w:numFmt w:val="bullet"/>
      <w:lvlText w:val=""/>
      <w:lvlJc w:val="left"/>
      <w:pPr>
        <w:ind w:left="2570" w:hanging="360"/>
      </w:pPr>
      <w:rPr>
        <w:rFonts w:ascii="Wingdings" w:hAnsi="Wingdings" w:hint="default"/>
      </w:rPr>
    </w:lvl>
    <w:lvl w:ilvl="3" w:tplc="04100001" w:tentative="1">
      <w:start w:val="1"/>
      <w:numFmt w:val="bullet"/>
      <w:lvlText w:val=""/>
      <w:lvlJc w:val="left"/>
      <w:pPr>
        <w:ind w:left="3290" w:hanging="360"/>
      </w:pPr>
      <w:rPr>
        <w:rFonts w:ascii="Symbol" w:hAnsi="Symbol" w:hint="default"/>
      </w:rPr>
    </w:lvl>
    <w:lvl w:ilvl="4" w:tplc="04100003" w:tentative="1">
      <w:start w:val="1"/>
      <w:numFmt w:val="bullet"/>
      <w:lvlText w:val="o"/>
      <w:lvlJc w:val="left"/>
      <w:pPr>
        <w:ind w:left="4010" w:hanging="360"/>
      </w:pPr>
      <w:rPr>
        <w:rFonts w:ascii="Courier New" w:hAnsi="Courier New" w:cs="Courier New" w:hint="default"/>
      </w:rPr>
    </w:lvl>
    <w:lvl w:ilvl="5" w:tplc="04100005" w:tentative="1">
      <w:start w:val="1"/>
      <w:numFmt w:val="bullet"/>
      <w:lvlText w:val=""/>
      <w:lvlJc w:val="left"/>
      <w:pPr>
        <w:ind w:left="4730" w:hanging="360"/>
      </w:pPr>
      <w:rPr>
        <w:rFonts w:ascii="Wingdings" w:hAnsi="Wingdings" w:hint="default"/>
      </w:rPr>
    </w:lvl>
    <w:lvl w:ilvl="6" w:tplc="04100001" w:tentative="1">
      <w:start w:val="1"/>
      <w:numFmt w:val="bullet"/>
      <w:lvlText w:val=""/>
      <w:lvlJc w:val="left"/>
      <w:pPr>
        <w:ind w:left="5450" w:hanging="360"/>
      </w:pPr>
      <w:rPr>
        <w:rFonts w:ascii="Symbol" w:hAnsi="Symbol" w:hint="default"/>
      </w:rPr>
    </w:lvl>
    <w:lvl w:ilvl="7" w:tplc="04100003" w:tentative="1">
      <w:start w:val="1"/>
      <w:numFmt w:val="bullet"/>
      <w:lvlText w:val="o"/>
      <w:lvlJc w:val="left"/>
      <w:pPr>
        <w:ind w:left="6170" w:hanging="360"/>
      </w:pPr>
      <w:rPr>
        <w:rFonts w:ascii="Courier New" w:hAnsi="Courier New" w:cs="Courier New" w:hint="default"/>
      </w:rPr>
    </w:lvl>
    <w:lvl w:ilvl="8" w:tplc="04100005" w:tentative="1">
      <w:start w:val="1"/>
      <w:numFmt w:val="bullet"/>
      <w:lvlText w:val=""/>
      <w:lvlJc w:val="left"/>
      <w:pPr>
        <w:ind w:left="6890" w:hanging="360"/>
      </w:pPr>
      <w:rPr>
        <w:rFonts w:ascii="Wingdings" w:hAnsi="Wingdings" w:hint="default"/>
      </w:rPr>
    </w:lvl>
  </w:abstractNum>
  <w:abstractNum w:abstractNumId="251" w15:restartNumberingAfterBreak="0">
    <w:nsid w:val="4A7646D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4AA562B5"/>
    <w:multiLevelType w:val="hybridMultilevel"/>
    <w:tmpl w:val="A448E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3" w15:restartNumberingAfterBreak="0">
    <w:nsid w:val="4AB01441"/>
    <w:multiLevelType w:val="hybridMultilevel"/>
    <w:tmpl w:val="E280D3CC"/>
    <w:lvl w:ilvl="0" w:tplc="0410001B">
      <w:start w:val="1"/>
      <w:numFmt w:val="lowerRoman"/>
      <w:lvlText w:val="%1."/>
      <w:lvlJc w:val="right"/>
      <w:pPr>
        <w:ind w:left="717" w:hanging="360"/>
      </w:pPr>
      <w:rPr>
        <w:rFonts w:hint="default"/>
      </w:rPr>
    </w:lvl>
    <w:lvl w:ilvl="1" w:tplc="04100019">
      <w:start w:val="1"/>
      <w:numFmt w:val="lowerLetter"/>
      <w:lvlText w:val="%2."/>
      <w:lvlJc w:val="left"/>
      <w:pPr>
        <w:ind w:left="1437" w:hanging="360"/>
      </w:pPr>
      <w:rPr>
        <w:rFonts w:cs="Times New Roman"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254" w15:restartNumberingAfterBreak="0">
    <w:nsid w:val="4AB8289B"/>
    <w:multiLevelType w:val="hybridMultilevel"/>
    <w:tmpl w:val="1DA23ED2"/>
    <w:lvl w:ilvl="0" w:tplc="04100019">
      <w:start w:val="1"/>
      <w:numFmt w:val="lowerLetter"/>
      <w:lvlText w:val="%1."/>
      <w:lvlJc w:val="left"/>
      <w:pPr>
        <w:ind w:left="720" w:hanging="360"/>
      </w:pPr>
      <w:rPr>
        <w:rFonts w:cs="Times New Roman"/>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5" w15:restartNumberingAfterBreak="0">
    <w:nsid w:val="4AED2C97"/>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56" w15:restartNumberingAfterBreak="0">
    <w:nsid w:val="4B3C7C76"/>
    <w:multiLevelType w:val="hybridMultilevel"/>
    <w:tmpl w:val="2FB0ED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7" w15:restartNumberingAfterBreak="0">
    <w:nsid w:val="4B535D86"/>
    <w:multiLevelType w:val="hybridMultilevel"/>
    <w:tmpl w:val="09DCBB26"/>
    <w:lvl w:ilvl="0" w:tplc="0FAEDE98">
      <w:start w:val="1"/>
      <w:numFmt w:val="bullet"/>
      <w:lvlText w:val="-"/>
      <w:lvlJc w:val="left"/>
      <w:pPr>
        <w:ind w:left="720" w:hanging="360"/>
      </w:pPr>
      <w:rPr>
        <w:rFonts w:ascii="Aptos" w:hAnsi="Aptos" w:hint="default"/>
      </w:rPr>
    </w:lvl>
    <w:lvl w:ilvl="1" w:tplc="FC34E8BA">
      <w:start w:val="1"/>
      <w:numFmt w:val="bullet"/>
      <w:lvlText w:val="o"/>
      <w:lvlJc w:val="left"/>
      <w:pPr>
        <w:ind w:left="1440" w:hanging="360"/>
      </w:pPr>
      <w:rPr>
        <w:rFonts w:ascii="Courier New" w:hAnsi="Courier New" w:hint="default"/>
      </w:rPr>
    </w:lvl>
    <w:lvl w:ilvl="2" w:tplc="E5E03E74">
      <w:start w:val="1"/>
      <w:numFmt w:val="bullet"/>
      <w:lvlText w:val=""/>
      <w:lvlJc w:val="left"/>
      <w:pPr>
        <w:ind w:left="2160" w:hanging="360"/>
      </w:pPr>
      <w:rPr>
        <w:rFonts w:ascii="Wingdings" w:hAnsi="Wingdings" w:hint="default"/>
      </w:rPr>
    </w:lvl>
    <w:lvl w:ilvl="3" w:tplc="4768DF88">
      <w:start w:val="1"/>
      <w:numFmt w:val="bullet"/>
      <w:lvlText w:val=""/>
      <w:lvlJc w:val="left"/>
      <w:pPr>
        <w:ind w:left="2880" w:hanging="360"/>
      </w:pPr>
      <w:rPr>
        <w:rFonts w:ascii="Symbol" w:hAnsi="Symbol" w:hint="default"/>
      </w:rPr>
    </w:lvl>
    <w:lvl w:ilvl="4" w:tplc="F7449E22">
      <w:start w:val="1"/>
      <w:numFmt w:val="bullet"/>
      <w:lvlText w:val="o"/>
      <w:lvlJc w:val="left"/>
      <w:pPr>
        <w:ind w:left="3600" w:hanging="360"/>
      </w:pPr>
      <w:rPr>
        <w:rFonts w:ascii="Courier New" w:hAnsi="Courier New" w:hint="default"/>
      </w:rPr>
    </w:lvl>
    <w:lvl w:ilvl="5" w:tplc="1A046EBC">
      <w:start w:val="1"/>
      <w:numFmt w:val="bullet"/>
      <w:lvlText w:val=""/>
      <w:lvlJc w:val="left"/>
      <w:pPr>
        <w:ind w:left="4320" w:hanging="360"/>
      </w:pPr>
      <w:rPr>
        <w:rFonts w:ascii="Wingdings" w:hAnsi="Wingdings" w:hint="default"/>
      </w:rPr>
    </w:lvl>
    <w:lvl w:ilvl="6" w:tplc="9E000E80">
      <w:start w:val="1"/>
      <w:numFmt w:val="bullet"/>
      <w:lvlText w:val=""/>
      <w:lvlJc w:val="left"/>
      <w:pPr>
        <w:ind w:left="5040" w:hanging="360"/>
      </w:pPr>
      <w:rPr>
        <w:rFonts w:ascii="Symbol" w:hAnsi="Symbol" w:hint="default"/>
      </w:rPr>
    </w:lvl>
    <w:lvl w:ilvl="7" w:tplc="85E2C3EA">
      <w:start w:val="1"/>
      <w:numFmt w:val="bullet"/>
      <w:lvlText w:val="o"/>
      <w:lvlJc w:val="left"/>
      <w:pPr>
        <w:ind w:left="5760" w:hanging="360"/>
      </w:pPr>
      <w:rPr>
        <w:rFonts w:ascii="Courier New" w:hAnsi="Courier New" w:hint="default"/>
      </w:rPr>
    </w:lvl>
    <w:lvl w:ilvl="8" w:tplc="62C48B86">
      <w:start w:val="1"/>
      <w:numFmt w:val="bullet"/>
      <w:lvlText w:val=""/>
      <w:lvlJc w:val="left"/>
      <w:pPr>
        <w:ind w:left="6480" w:hanging="360"/>
      </w:pPr>
      <w:rPr>
        <w:rFonts w:ascii="Wingdings" w:hAnsi="Wingdings" w:hint="default"/>
      </w:rPr>
    </w:lvl>
  </w:abstractNum>
  <w:abstractNum w:abstractNumId="258" w15:restartNumberingAfterBreak="0">
    <w:nsid w:val="4B745201"/>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9" w15:restartNumberingAfterBreak="0">
    <w:nsid w:val="4B802535"/>
    <w:multiLevelType w:val="hybridMultilevel"/>
    <w:tmpl w:val="3B905FC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0" w15:restartNumberingAfterBreak="0">
    <w:nsid w:val="4BA96460"/>
    <w:multiLevelType w:val="hybridMultilevel"/>
    <w:tmpl w:val="E3A2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1" w15:restartNumberingAfterBreak="0">
    <w:nsid w:val="4BC6AD4C"/>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BCC8D9E"/>
    <w:multiLevelType w:val="hybridMultilevel"/>
    <w:tmpl w:val="FFFFFFFF"/>
    <w:lvl w:ilvl="0" w:tplc="02E424C8">
      <w:start w:val="1"/>
      <w:numFmt w:val="decimal"/>
      <w:lvlText w:val="%1."/>
      <w:lvlJc w:val="left"/>
      <w:pPr>
        <w:ind w:left="720" w:hanging="360"/>
      </w:pPr>
    </w:lvl>
    <w:lvl w:ilvl="1" w:tplc="88164F98">
      <w:start w:val="1"/>
      <w:numFmt w:val="lowerLetter"/>
      <w:lvlText w:val="%2."/>
      <w:lvlJc w:val="left"/>
      <w:pPr>
        <w:ind w:left="1440" w:hanging="360"/>
      </w:pPr>
    </w:lvl>
    <w:lvl w:ilvl="2" w:tplc="1186800A">
      <w:start w:val="1"/>
      <w:numFmt w:val="lowerRoman"/>
      <w:lvlText w:val="%3."/>
      <w:lvlJc w:val="right"/>
      <w:pPr>
        <w:ind w:left="2160" w:hanging="180"/>
      </w:pPr>
    </w:lvl>
    <w:lvl w:ilvl="3" w:tplc="93325F08">
      <w:start w:val="1"/>
      <w:numFmt w:val="decimal"/>
      <w:lvlText w:val="%4."/>
      <w:lvlJc w:val="left"/>
      <w:pPr>
        <w:ind w:left="2880" w:hanging="360"/>
      </w:pPr>
    </w:lvl>
    <w:lvl w:ilvl="4" w:tplc="094605A8">
      <w:start w:val="1"/>
      <w:numFmt w:val="lowerLetter"/>
      <w:lvlText w:val="%5."/>
      <w:lvlJc w:val="left"/>
      <w:pPr>
        <w:ind w:left="3600" w:hanging="360"/>
      </w:pPr>
    </w:lvl>
    <w:lvl w:ilvl="5" w:tplc="766C78FE">
      <w:start w:val="1"/>
      <w:numFmt w:val="lowerRoman"/>
      <w:lvlText w:val="%6."/>
      <w:lvlJc w:val="right"/>
      <w:pPr>
        <w:ind w:left="4320" w:hanging="180"/>
      </w:pPr>
    </w:lvl>
    <w:lvl w:ilvl="6" w:tplc="3B3E1448">
      <w:start w:val="1"/>
      <w:numFmt w:val="decimal"/>
      <w:lvlText w:val="%7."/>
      <w:lvlJc w:val="left"/>
      <w:pPr>
        <w:ind w:left="5040" w:hanging="360"/>
      </w:pPr>
    </w:lvl>
    <w:lvl w:ilvl="7" w:tplc="4E603344">
      <w:start w:val="1"/>
      <w:numFmt w:val="lowerLetter"/>
      <w:lvlText w:val="%8."/>
      <w:lvlJc w:val="left"/>
      <w:pPr>
        <w:ind w:left="5760" w:hanging="360"/>
      </w:pPr>
    </w:lvl>
    <w:lvl w:ilvl="8" w:tplc="33D26DFC">
      <w:start w:val="1"/>
      <w:numFmt w:val="lowerRoman"/>
      <w:lvlText w:val="%9."/>
      <w:lvlJc w:val="right"/>
      <w:pPr>
        <w:ind w:left="6480" w:hanging="180"/>
      </w:pPr>
    </w:lvl>
  </w:abstractNum>
  <w:abstractNum w:abstractNumId="263" w15:restartNumberingAfterBreak="0">
    <w:nsid w:val="4BE271D0"/>
    <w:multiLevelType w:val="hybridMultilevel"/>
    <w:tmpl w:val="FAEA6AAE"/>
    <w:lvl w:ilvl="0" w:tplc="6F1E504E">
      <w:start w:val="4"/>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4" w15:restartNumberingAfterBreak="0">
    <w:nsid w:val="4C8677AE"/>
    <w:multiLevelType w:val="hybridMultilevel"/>
    <w:tmpl w:val="75466F0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5" w15:restartNumberingAfterBreak="0">
    <w:nsid w:val="4C8C4BA3"/>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66" w15:restartNumberingAfterBreak="0">
    <w:nsid w:val="4D1A19DD"/>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67" w15:restartNumberingAfterBreak="0">
    <w:nsid w:val="4D771AF8"/>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68" w15:restartNumberingAfterBreak="0">
    <w:nsid w:val="4DA0BC01"/>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9" w15:restartNumberingAfterBreak="0">
    <w:nsid w:val="4F495FC0"/>
    <w:multiLevelType w:val="hybridMultilevel"/>
    <w:tmpl w:val="30AEDCD4"/>
    <w:lvl w:ilvl="0" w:tplc="FFFFFFFF">
      <w:start w:val="1"/>
      <w:numFmt w:val="decimal"/>
      <w:lvlText w:val="%1."/>
      <w:lvlJc w:val="left"/>
      <w:pPr>
        <w:ind w:left="360" w:hanging="360"/>
      </w:pPr>
      <w:rPr>
        <w:rFonts w:hint="default"/>
      </w:rPr>
    </w:lvl>
    <w:lvl w:ilvl="1" w:tplc="7E364CB8">
      <w:numFmt w:val="bullet"/>
      <w:lvlText w:val="-"/>
      <w:lvlJc w:val="left"/>
      <w:pPr>
        <w:ind w:left="360" w:hanging="360"/>
      </w:pPr>
      <w:rPr>
        <w:rFonts w:ascii="Calibri" w:eastAsia="Times New Roman" w:hAnsi="Calibri" w:cs="Calibri"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0" w15:restartNumberingAfterBreak="0">
    <w:nsid w:val="4F647DAE"/>
    <w:multiLevelType w:val="hybridMultilevel"/>
    <w:tmpl w:val="C5C4A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1" w15:restartNumberingAfterBreak="0">
    <w:nsid w:val="4FA58BCE"/>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2" w15:restartNumberingAfterBreak="0">
    <w:nsid w:val="4FF47B10"/>
    <w:multiLevelType w:val="hybridMultilevel"/>
    <w:tmpl w:val="E7B4691E"/>
    <w:lvl w:ilvl="0" w:tplc="4516CF7C">
      <w:numFmt w:val="bullet"/>
      <w:lvlText w:val="-"/>
      <w:lvlJc w:val="left"/>
      <w:pPr>
        <w:ind w:left="1127" w:hanging="360"/>
      </w:pPr>
      <w:rPr>
        <w:rFonts w:ascii="Times New Roman" w:eastAsia="Times New Roman" w:hAnsi="Times New Roman" w:cs="Times New Roman" w:hint="default"/>
        <w:w w:val="100"/>
        <w:sz w:val="22"/>
        <w:szCs w:val="22"/>
      </w:rPr>
    </w:lvl>
    <w:lvl w:ilvl="1" w:tplc="74044B34">
      <w:numFmt w:val="bullet"/>
      <w:lvlText w:val="•"/>
      <w:lvlJc w:val="left"/>
      <w:pPr>
        <w:ind w:left="2028" w:hanging="360"/>
      </w:pPr>
      <w:rPr>
        <w:rFonts w:hint="default"/>
      </w:rPr>
    </w:lvl>
    <w:lvl w:ilvl="2" w:tplc="7D58288A">
      <w:numFmt w:val="bullet"/>
      <w:lvlText w:val="•"/>
      <w:lvlJc w:val="left"/>
      <w:pPr>
        <w:ind w:left="2936" w:hanging="360"/>
      </w:pPr>
      <w:rPr>
        <w:rFonts w:hint="default"/>
      </w:rPr>
    </w:lvl>
    <w:lvl w:ilvl="3" w:tplc="87C414EC">
      <w:numFmt w:val="bullet"/>
      <w:lvlText w:val="•"/>
      <w:lvlJc w:val="left"/>
      <w:pPr>
        <w:ind w:left="3844" w:hanging="360"/>
      </w:pPr>
      <w:rPr>
        <w:rFonts w:hint="default"/>
      </w:rPr>
    </w:lvl>
    <w:lvl w:ilvl="4" w:tplc="F14C9878">
      <w:numFmt w:val="bullet"/>
      <w:lvlText w:val="•"/>
      <w:lvlJc w:val="left"/>
      <w:pPr>
        <w:ind w:left="4752" w:hanging="360"/>
      </w:pPr>
      <w:rPr>
        <w:rFonts w:hint="default"/>
      </w:rPr>
    </w:lvl>
    <w:lvl w:ilvl="5" w:tplc="DF72DE1A">
      <w:numFmt w:val="bullet"/>
      <w:lvlText w:val="•"/>
      <w:lvlJc w:val="left"/>
      <w:pPr>
        <w:ind w:left="5660" w:hanging="360"/>
      </w:pPr>
      <w:rPr>
        <w:rFonts w:hint="default"/>
      </w:rPr>
    </w:lvl>
    <w:lvl w:ilvl="6" w:tplc="1C2E50EA">
      <w:numFmt w:val="bullet"/>
      <w:lvlText w:val="•"/>
      <w:lvlJc w:val="left"/>
      <w:pPr>
        <w:ind w:left="6568" w:hanging="360"/>
      </w:pPr>
      <w:rPr>
        <w:rFonts w:hint="default"/>
      </w:rPr>
    </w:lvl>
    <w:lvl w:ilvl="7" w:tplc="863AD5AE">
      <w:numFmt w:val="bullet"/>
      <w:lvlText w:val="•"/>
      <w:lvlJc w:val="left"/>
      <w:pPr>
        <w:ind w:left="7476" w:hanging="360"/>
      </w:pPr>
      <w:rPr>
        <w:rFonts w:hint="default"/>
      </w:rPr>
    </w:lvl>
    <w:lvl w:ilvl="8" w:tplc="0EBA56AE">
      <w:numFmt w:val="bullet"/>
      <w:lvlText w:val="•"/>
      <w:lvlJc w:val="left"/>
      <w:pPr>
        <w:ind w:left="8384" w:hanging="360"/>
      </w:pPr>
      <w:rPr>
        <w:rFonts w:hint="default"/>
      </w:rPr>
    </w:lvl>
  </w:abstractNum>
  <w:abstractNum w:abstractNumId="273" w15:restartNumberingAfterBreak="0">
    <w:nsid w:val="50115D21"/>
    <w:multiLevelType w:val="hybridMultilevel"/>
    <w:tmpl w:val="5B2C302A"/>
    <w:lvl w:ilvl="0" w:tplc="04100019">
      <w:start w:val="1"/>
      <w:numFmt w:val="lowerLetter"/>
      <w:lvlText w:val="%1."/>
      <w:lvlJc w:val="left"/>
      <w:pPr>
        <w:ind w:left="1429" w:hanging="360"/>
      </w:pPr>
      <w:rPr>
        <w:rFonts w:cs="Times New Roman"/>
      </w:rPr>
    </w:lvl>
    <w:lvl w:ilvl="1" w:tplc="04100019">
      <w:start w:val="1"/>
      <w:numFmt w:val="lowerLetter"/>
      <w:lvlText w:val="%2."/>
      <w:lvlJc w:val="left"/>
      <w:pPr>
        <w:ind w:left="2149" w:hanging="360"/>
      </w:pPr>
      <w:rPr>
        <w:rFonts w:cs="Times New Roman"/>
      </w:rPr>
    </w:lvl>
    <w:lvl w:ilvl="2" w:tplc="0410001B">
      <w:start w:val="1"/>
      <w:numFmt w:val="lowerRoman"/>
      <w:lvlText w:val="%3."/>
      <w:lvlJc w:val="right"/>
      <w:pPr>
        <w:ind w:left="2869" w:hanging="180"/>
      </w:pPr>
      <w:rPr>
        <w:rFonts w:cs="Times New Roman"/>
      </w:rPr>
    </w:lvl>
    <w:lvl w:ilvl="3" w:tplc="0410000F">
      <w:start w:val="1"/>
      <w:numFmt w:val="decimal"/>
      <w:lvlText w:val="%4."/>
      <w:lvlJc w:val="left"/>
      <w:pPr>
        <w:ind w:left="3589" w:hanging="360"/>
      </w:pPr>
      <w:rPr>
        <w:rFonts w:cs="Times New Roman"/>
      </w:rPr>
    </w:lvl>
    <w:lvl w:ilvl="4" w:tplc="04100019">
      <w:start w:val="1"/>
      <w:numFmt w:val="lowerLetter"/>
      <w:lvlText w:val="%5."/>
      <w:lvlJc w:val="left"/>
      <w:pPr>
        <w:ind w:left="4309" w:hanging="360"/>
      </w:pPr>
      <w:rPr>
        <w:rFonts w:cs="Times New Roman"/>
      </w:rPr>
    </w:lvl>
    <w:lvl w:ilvl="5" w:tplc="0410001B">
      <w:start w:val="1"/>
      <w:numFmt w:val="lowerRoman"/>
      <w:lvlText w:val="%6."/>
      <w:lvlJc w:val="right"/>
      <w:pPr>
        <w:ind w:left="5029" w:hanging="180"/>
      </w:pPr>
      <w:rPr>
        <w:rFonts w:cs="Times New Roman"/>
      </w:rPr>
    </w:lvl>
    <w:lvl w:ilvl="6" w:tplc="48DC88AC">
      <w:start w:val="1"/>
      <w:numFmt w:val="decimal"/>
      <w:lvlText w:val="%7."/>
      <w:lvlJc w:val="left"/>
      <w:pPr>
        <w:ind w:left="5749" w:hanging="360"/>
      </w:pPr>
      <w:rPr>
        <w:rFonts w:cs="Times New Roman"/>
        <w:sz w:val="18"/>
        <w:szCs w:val="18"/>
      </w:rPr>
    </w:lvl>
    <w:lvl w:ilvl="7" w:tplc="04100019">
      <w:start w:val="1"/>
      <w:numFmt w:val="lowerLetter"/>
      <w:lvlText w:val="%8."/>
      <w:lvlJc w:val="left"/>
      <w:pPr>
        <w:ind w:left="6469" w:hanging="360"/>
      </w:pPr>
      <w:rPr>
        <w:rFonts w:cs="Times New Roman"/>
      </w:rPr>
    </w:lvl>
    <w:lvl w:ilvl="8" w:tplc="0410001B">
      <w:start w:val="1"/>
      <w:numFmt w:val="lowerRoman"/>
      <w:lvlText w:val="%9."/>
      <w:lvlJc w:val="right"/>
      <w:pPr>
        <w:ind w:left="7189" w:hanging="180"/>
      </w:pPr>
      <w:rPr>
        <w:rFonts w:cs="Times New Roman"/>
      </w:rPr>
    </w:lvl>
  </w:abstractNum>
  <w:abstractNum w:abstractNumId="274" w15:restartNumberingAfterBreak="0">
    <w:nsid w:val="502B57BE"/>
    <w:multiLevelType w:val="hybridMultilevel"/>
    <w:tmpl w:val="A560FDC2"/>
    <w:lvl w:ilvl="0" w:tplc="7E364CB8">
      <w:numFmt w:val="bullet"/>
      <w:lvlText w:val="-"/>
      <w:lvlJc w:val="left"/>
      <w:pPr>
        <w:ind w:left="360" w:hanging="360"/>
      </w:pPr>
      <w:rPr>
        <w:rFonts w:ascii="Calibri" w:eastAsia="Times New Roman"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5" w15:restartNumberingAfterBreak="0">
    <w:nsid w:val="507D17ED"/>
    <w:multiLevelType w:val="hybridMultilevel"/>
    <w:tmpl w:val="15223050"/>
    <w:lvl w:ilvl="0" w:tplc="0410000F">
      <w:start w:val="1"/>
      <w:numFmt w:val="decimal"/>
      <w:lvlText w:val="%1."/>
      <w:lvlJc w:val="left"/>
      <w:pPr>
        <w:tabs>
          <w:tab w:val="num" w:pos="360"/>
        </w:tabs>
        <w:ind w:left="360" w:hanging="360"/>
      </w:pPr>
      <w:rPr>
        <w:rFonts w:cs="Times New Roman"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6" w15:restartNumberingAfterBreak="0">
    <w:nsid w:val="50A90C65"/>
    <w:multiLevelType w:val="hybridMultilevel"/>
    <w:tmpl w:val="B1A831C4"/>
    <w:lvl w:ilvl="0" w:tplc="9A4E3B3A">
      <w:start w:val="1"/>
      <w:numFmt w:val="bullet"/>
      <w:lvlText w:val="·"/>
      <w:lvlJc w:val="left"/>
      <w:pPr>
        <w:ind w:left="720" w:hanging="360"/>
      </w:pPr>
      <w:rPr>
        <w:rFonts w:ascii="Symbol" w:hAnsi="Symbol" w:hint="default"/>
      </w:rPr>
    </w:lvl>
    <w:lvl w:ilvl="1" w:tplc="9F840458">
      <w:start w:val="1"/>
      <w:numFmt w:val="bullet"/>
      <w:lvlText w:val="o"/>
      <w:lvlJc w:val="left"/>
      <w:pPr>
        <w:ind w:left="1440" w:hanging="360"/>
      </w:pPr>
      <w:rPr>
        <w:rFonts w:ascii="Courier New" w:hAnsi="Courier New" w:hint="default"/>
      </w:rPr>
    </w:lvl>
    <w:lvl w:ilvl="2" w:tplc="102A6652">
      <w:start w:val="1"/>
      <w:numFmt w:val="bullet"/>
      <w:lvlText w:val=""/>
      <w:lvlJc w:val="left"/>
      <w:pPr>
        <w:ind w:left="2160" w:hanging="360"/>
      </w:pPr>
      <w:rPr>
        <w:rFonts w:ascii="Wingdings" w:hAnsi="Wingdings" w:hint="default"/>
      </w:rPr>
    </w:lvl>
    <w:lvl w:ilvl="3" w:tplc="F56E0B84">
      <w:start w:val="1"/>
      <w:numFmt w:val="bullet"/>
      <w:lvlText w:val=""/>
      <w:lvlJc w:val="left"/>
      <w:pPr>
        <w:ind w:left="2880" w:hanging="360"/>
      </w:pPr>
      <w:rPr>
        <w:rFonts w:ascii="Symbol" w:hAnsi="Symbol" w:hint="default"/>
      </w:rPr>
    </w:lvl>
    <w:lvl w:ilvl="4" w:tplc="4B846882">
      <w:start w:val="1"/>
      <w:numFmt w:val="bullet"/>
      <w:lvlText w:val="o"/>
      <w:lvlJc w:val="left"/>
      <w:pPr>
        <w:ind w:left="3600" w:hanging="360"/>
      </w:pPr>
      <w:rPr>
        <w:rFonts w:ascii="Courier New" w:hAnsi="Courier New" w:hint="default"/>
      </w:rPr>
    </w:lvl>
    <w:lvl w:ilvl="5" w:tplc="D67CCEAA">
      <w:start w:val="1"/>
      <w:numFmt w:val="bullet"/>
      <w:lvlText w:val=""/>
      <w:lvlJc w:val="left"/>
      <w:pPr>
        <w:ind w:left="4320" w:hanging="360"/>
      </w:pPr>
      <w:rPr>
        <w:rFonts w:ascii="Wingdings" w:hAnsi="Wingdings" w:hint="default"/>
      </w:rPr>
    </w:lvl>
    <w:lvl w:ilvl="6" w:tplc="0E7ACEA2">
      <w:start w:val="1"/>
      <w:numFmt w:val="bullet"/>
      <w:lvlText w:val=""/>
      <w:lvlJc w:val="left"/>
      <w:pPr>
        <w:ind w:left="5040" w:hanging="360"/>
      </w:pPr>
      <w:rPr>
        <w:rFonts w:ascii="Symbol" w:hAnsi="Symbol" w:hint="default"/>
      </w:rPr>
    </w:lvl>
    <w:lvl w:ilvl="7" w:tplc="921A92F4">
      <w:start w:val="1"/>
      <w:numFmt w:val="bullet"/>
      <w:lvlText w:val="o"/>
      <w:lvlJc w:val="left"/>
      <w:pPr>
        <w:ind w:left="5760" w:hanging="360"/>
      </w:pPr>
      <w:rPr>
        <w:rFonts w:ascii="Courier New" w:hAnsi="Courier New" w:hint="default"/>
      </w:rPr>
    </w:lvl>
    <w:lvl w:ilvl="8" w:tplc="050637F2">
      <w:start w:val="1"/>
      <w:numFmt w:val="bullet"/>
      <w:lvlText w:val=""/>
      <w:lvlJc w:val="left"/>
      <w:pPr>
        <w:ind w:left="6480" w:hanging="360"/>
      </w:pPr>
      <w:rPr>
        <w:rFonts w:ascii="Wingdings" w:hAnsi="Wingdings" w:hint="default"/>
      </w:rPr>
    </w:lvl>
  </w:abstractNum>
  <w:abstractNum w:abstractNumId="277" w15:restartNumberingAfterBreak="0">
    <w:nsid w:val="51317F04"/>
    <w:multiLevelType w:val="hybridMultilevel"/>
    <w:tmpl w:val="371EDAF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8" w15:restartNumberingAfterBreak="0">
    <w:nsid w:val="513D5155"/>
    <w:multiLevelType w:val="hybridMultilevel"/>
    <w:tmpl w:val="64404AD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9" w15:restartNumberingAfterBreak="0">
    <w:nsid w:val="5147651C"/>
    <w:multiLevelType w:val="hybridMultilevel"/>
    <w:tmpl w:val="38F69314"/>
    <w:lvl w:ilvl="0" w:tplc="0C068476">
      <w:start w:val="1"/>
      <w:numFmt w:val="lowerRoman"/>
      <w:lvlText w:val="%1."/>
      <w:lvlJc w:val="right"/>
      <w:pPr>
        <w:tabs>
          <w:tab w:val="num" w:pos="644"/>
        </w:tabs>
        <w:ind w:left="644" w:hanging="360"/>
      </w:pPr>
      <w:rPr>
        <w:rFonts w:ascii="Calibri" w:hAnsi="Calibri" w:cs="Times New Roman" w:hint="default"/>
        <w:caps w:val="0"/>
        <w:strike w:val="0"/>
        <w:dstrike w:val="0"/>
        <w:vanish w:val="0"/>
        <w:color w:val="000000"/>
        <w:spacing w:val="-20"/>
        <w:vertAlign w:val="baseline"/>
      </w:rPr>
    </w:lvl>
    <w:lvl w:ilvl="1" w:tplc="04100003">
      <w:start w:val="1"/>
      <w:numFmt w:val="bullet"/>
      <w:lvlText w:val="o"/>
      <w:lvlJc w:val="left"/>
      <w:pPr>
        <w:ind w:left="1364" w:hanging="360"/>
      </w:pPr>
      <w:rPr>
        <w:rFonts w:ascii="Courier New" w:hAnsi="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80" w15:restartNumberingAfterBreak="0">
    <w:nsid w:val="51503D68"/>
    <w:multiLevelType w:val="hybridMultilevel"/>
    <w:tmpl w:val="76F049C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1" w15:restartNumberingAfterBreak="0">
    <w:nsid w:val="515B5D9C"/>
    <w:multiLevelType w:val="hybridMultilevel"/>
    <w:tmpl w:val="FA2E3C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2" w15:restartNumberingAfterBreak="0">
    <w:nsid w:val="516F5149"/>
    <w:multiLevelType w:val="hybridMultilevel"/>
    <w:tmpl w:val="3D927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3" w15:restartNumberingAfterBreak="0">
    <w:nsid w:val="5170D343"/>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4" w15:restartNumberingAfterBreak="0">
    <w:nsid w:val="51E74A1D"/>
    <w:multiLevelType w:val="multilevel"/>
    <w:tmpl w:val="1F42B2BE"/>
    <w:lvl w:ilvl="0">
      <w:start w:val="9"/>
      <w:numFmt w:val="decimal"/>
      <w:lvlText w:val="%1."/>
      <w:lvlJc w:val="left"/>
      <w:pPr>
        <w:ind w:left="540" w:hanging="540"/>
      </w:pPr>
      <w:rPr>
        <w:rFonts w:hint="default"/>
      </w:rPr>
    </w:lvl>
    <w:lvl w:ilvl="1">
      <w:start w:val="2"/>
      <w:numFmt w:val="decimal"/>
      <w:lvlText w:val="%1.%2."/>
      <w:lvlJc w:val="left"/>
      <w:pPr>
        <w:ind w:left="826" w:hanging="720"/>
      </w:pPr>
      <w:rPr>
        <w:rFonts w:hint="default"/>
      </w:rPr>
    </w:lvl>
    <w:lvl w:ilvl="2">
      <w:start w:val="1"/>
      <w:numFmt w:val="decimal"/>
      <w:lvlText w:val="%1.%2.%3."/>
      <w:lvlJc w:val="left"/>
      <w:pPr>
        <w:ind w:left="932" w:hanging="720"/>
      </w:pPr>
      <w:rPr>
        <w:rFonts w:hint="default"/>
      </w:rPr>
    </w:lvl>
    <w:lvl w:ilvl="3">
      <w:start w:val="1"/>
      <w:numFmt w:val="decimal"/>
      <w:lvlText w:val="%1.%2.%3.%4."/>
      <w:lvlJc w:val="left"/>
      <w:pPr>
        <w:ind w:left="1398" w:hanging="1080"/>
      </w:pPr>
      <w:rPr>
        <w:rFonts w:hint="default"/>
      </w:rPr>
    </w:lvl>
    <w:lvl w:ilvl="4">
      <w:start w:val="1"/>
      <w:numFmt w:val="decimal"/>
      <w:lvlText w:val="%1.%2.%3.%4.%5."/>
      <w:lvlJc w:val="left"/>
      <w:pPr>
        <w:ind w:left="1504" w:hanging="1080"/>
      </w:pPr>
      <w:rPr>
        <w:rFonts w:hint="default"/>
      </w:rPr>
    </w:lvl>
    <w:lvl w:ilvl="5">
      <w:start w:val="1"/>
      <w:numFmt w:val="decimal"/>
      <w:lvlText w:val="%1.%2.%3.%4.%5.%6."/>
      <w:lvlJc w:val="left"/>
      <w:pPr>
        <w:ind w:left="1970" w:hanging="1440"/>
      </w:pPr>
      <w:rPr>
        <w:rFonts w:hint="default"/>
      </w:rPr>
    </w:lvl>
    <w:lvl w:ilvl="6">
      <w:start w:val="1"/>
      <w:numFmt w:val="decimal"/>
      <w:lvlText w:val="%1.%2.%3.%4.%5.%6.%7."/>
      <w:lvlJc w:val="left"/>
      <w:pPr>
        <w:ind w:left="2076" w:hanging="1440"/>
      </w:pPr>
      <w:rPr>
        <w:rFonts w:hint="default"/>
      </w:rPr>
    </w:lvl>
    <w:lvl w:ilvl="7">
      <w:start w:val="1"/>
      <w:numFmt w:val="decimal"/>
      <w:lvlText w:val="%1.%2.%3.%4.%5.%6.%7.%8."/>
      <w:lvlJc w:val="left"/>
      <w:pPr>
        <w:ind w:left="2542" w:hanging="1800"/>
      </w:pPr>
      <w:rPr>
        <w:rFonts w:hint="default"/>
      </w:rPr>
    </w:lvl>
    <w:lvl w:ilvl="8">
      <w:start w:val="1"/>
      <w:numFmt w:val="decimal"/>
      <w:lvlText w:val="%1.%2.%3.%4.%5.%6.%7.%8.%9."/>
      <w:lvlJc w:val="left"/>
      <w:pPr>
        <w:ind w:left="2648" w:hanging="1800"/>
      </w:pPr>
      <w:rPr>
        <w:rFonts w:hint="default"/>
      </w:rPr>
    </w:lvl>
  </w:abstractNum>
  <w:abstractNum w:abstractNumId="285" w15:restartNumberingAfterBreak="0">
    <w:nsid w:val="528446E3"/>
    <w:multiLevelType w:val="hybridMultilevel"/>
    <w:tmpl w:val="86D62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6" w15:restartNumberingAfterBreak="0">
    <w:nsid w:val="52D74D3F"/>
    <w:multiLevelType w:val="hybridMultilevel"/>
    <w:tmpl w:val="6BB0A984"/>
    <w:lvl w:ilvl="0" w:tplc="59C68214">
      <w:start w:val="38"/>
      <w:numFmt w:val="low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7" w15:restartNumberingAfterBreak="0">
    <w:nsid w:val="53505D1F"/>
    <w:multiLevelType w:val="hybridMultilevel"/>
    <w:tmpl w:val="7802534C"/>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8" w15:restartNumberingAfterBreak="0">
    <w:nsid w:val="535404FB"/>
    <w:multiLevelType w:val="hybridMultilevel"/>
    <w:tmpl w:val="930CA154"/>
    <w:lvl w:ilvl="0" w:tplc="B94C245C">
      <w:start w:val="28"/>
      <w:numFmt w:val="lowerLetter"/>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9" w15:restartNumberingAfterBreak="0">
    <w:nsid w:val="53B51CC9"/>
    <w:multiLevelType w:val="hybridMultilevel"/>
    <w:tmpl w:val="14346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0" w15:restartNumberingAfterBreak="0">
    <w:nsid w:val="53FA5CF3"/>
    <w:multiLevelType w:val="hybridMultilevel"/>
    <w:tmpl w:val="64A6B8B8"/>
    <w:lvl w:ilvl="0" w:tplc="04100019">
      <w:start w:val="1"/>
      <w:numFmt w:val="lowerLetter"/>
      <w:lvlText w:val="%1."/>
      <w:lvlJc w:val="left"/>
      <w:pPr>
        <w:tabs>
          <w:tab w:val="num" w:pos="360"/>
        </w:tabs>
        <w:ind w:left="360" w:hanging="360"/>
      </w:pPr>
      <w:rPr>
        <w:rFonts w:cs="Times New Roman" w:hint="default"/>
        <w:spacing w:val="-20"/>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1" w15:restartNumberingAfterBreak="0">
    <w:nsid w:val="54494748"/>
    <w:multiLevelType w:val="multilevel"/>
    <w:tmpl w:val="0CD0E76C"/>
    <w:lvl w:ilvl="0">
      <w:start w:val="1"/>
      <w:numFmt w:val="decimal"/>
      <w:lvlText w:val="%1."/>
      <w:lvlJc w:val="left"/>
      <w:pPr>
        <w:ind w:left="851" w:hanging="360"/>
      </w:pPr>
      <w:rPr>
        <w:rFonts w:hint="default"/>
        <w:color w:val="auto"/>
      </w:rPr>
    </w:lvl>
    <w:lvl w:ilvl="1">
      <w:start w:val="1"/>
      <w:numFmt w:val="decimal"/>
      <w:lvlText w:val="%1.%2."/>
      <w:lvlJc w:val="left"/>
      <w:pPr>
        <w:ind w:left="1283" w:hanging="432"/>
      </w:pPr>
      <w:rPr>
        <w:rFonts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ind w:left="1715" w:hanging="504"/>
      </w:pPr>
      <w:rPr>
        <w:rFonts w:hint="default"/>
        <w:color w:val="auto"/>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292" w15:restartNumberingAfterBreak="0">
    <w:nsid w:val="54D83C31"/>
    <w:multiLevelType w:val="hybridMultilevel"/>
    <w:tmpl w:val="ED964E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3" w15:restartNumberingAfterBreak="0">
    <w:nsid w:val="550A31CE"/>
    <w:multiLevelType w:val="hybridMultilevel"/>
    <w:tmpl w:val="8B62C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4" w15:restartNumberingAfterBreak="0">
    <w:nsid w:val="552524CB"/>
    <w:multiLevelType w:val="hybridMultilevel"/>
    <w:tmpl w:val="D84EBF4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55722D06"/>
    <w:multiLevelType w:val="hybridMultilevel"/>
    <w:tmpl w:val="B23E8284"/>
    <w:lvl w:ilvl="0" w:tplc="FFFFFFFF">
      <w:start w:val="1"/>
      <w:numFmt w:val="lowerLetter"/>
      <w:lvlText w:val="%1)"/>
      <w:lvlJc w:val="left"/>
      <w:pPr>
        <w:ind w:left="1211" w:hanging="360"/>
      </w:pPr>
      <w:rPr>
        <w:rFonts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96" w15:restartNumberingAfterBreak="0">
    <w:nsid w:val="55C76A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7" w15:restartNumberingAfterBreak="0">
    <w:nsid w:val="56577D6A"/>
    <w:multiLevelType w:val="hybridMultilevel"/>
    <w:tmpl w:val="580ACDF0"/>
    <w:lvl w:ilvl="0" w:tplc="6F429914">
      <w:numFmt w:val="bullet"/>
      <w:lvlText w:val="•"/>
      <w:lvlJc w:val="left"/>
      <w:pPr>
        <w:ind w:left="1069" w:hanging="360"/>
      </w:pPr>
      <w:rPr>
        <w:rFonts w:ascii="Calibri" w:eastAsiaTheme="minorEastAsia" w:hAnsi="Calibri" w:cstheme="minorBidi" w:hint="default"/>
      </w:rPr>
    </w:lvl>
    <w:lvl w:ilvl="1" w:tplc="06CE8C0E">
      <w:numFmt w:val="bullet"/>
      <w:lvlText w:val="•"/>
      <w:lvlJc w:val="left"/>
      <w:pPr>
        <w:ind w:left="1789" w:hanging="360"/>
      </w:pPr>
      <w:rPr>
        <w:rFonts w:ascii="Calibri" w:eastAsiaTheme="minorEastAsia" w:hAnsi="Calibri" w:cstheme="minorBidi" w:hint="default"/>
      </w:rPr>
    </w:lvl>
    <w:lvl w:ilvl="2" w:tplc="04100005">
      <w:start w:val="1"/>
      <w:numFmt w:val="bullet"/>
      <w:lvlText w:val=""/>
      <w:lvlJc w:val="left"/>
      <w:pPr>
        <w:ind w:left="2509" w:hanging="360"/>
      </w:pPr>
      <w:rPr>
        <w:rFonts w:ascii="Wingdings" w:hAnsi="Wingdings" w:hint="default"/>
      </w:rPr>
    </w:lvl>
    <w:lvl w:ilvl="3" w:tplc="04100001">
      <w:start w:val="1"/>
      <w:numFmt w:val="bullet"/>
      <w:lvlText w:val=""/>
      <w:lvlJc w:val="left"/>
      <w:pPr>
        <w:ind w:left="3229" w:hanging="360"/>
      </w:pPr>
      <w:rPr>
        <w:rFonts w:ascii="Symbol" w:hAnsi="Symbol" w:hint="default"/>
      </w:rPr>
    </w:lvl>
    <w:lvl w:ilvl="4" w:tplc="04100003">
      <w:start w:val="1"/>
      <w:numFmt w:val="bullet"/>
      <w:lvlText w:val="o"/>
      <w:lvlJc w:val="left"/>
      <w:pPr>
        <w:ind w:left="3949" w:hanging="360"/>
      </w:pPr>
      <w:rPr>
        <w:rFonts w:ascii="Courier New" w:hAnsi="Courier New" w:cs="Times New Roman" w:hint="default"/>
      </w:rPr>
    </w:lvl>
    <w:lvl w:ilvl="5" w:tplc="04100005">
      <w:start w:val="1"/>
      <w:numFmt w:val="bullet"/>
      <w:lvlText w:val=""/>
      <w:lvlJc w:val="left"/>
      <w:pPr>
        <w:ind w:left="4669" w:hanging="360"/>
      </w:pPr>
      <w:rPr>
        <w:rFonts w:ascii="Wingdings" w:hAnsi="Wingdings" w:hint="default"/>
      </w:rPr>
    </w:lvl>
    <w:lvl w:ilvl="6" w:tplc="04100001">
      <w:start w:val="1"/>
      <w:numFmt w:val="bullet"/>
      <w:lvlText w:val=""/>
      <w:lvlJc w:val="left"/>
      <w:pPr>
        <w:ind w:left="5389" w:hanging="360"/>
      </w:pPr>
      <w:rPr>
        <w:rFonts w:ascii="Symbol" w:hAnsi="Symbol" w:hint="default"/>
      </w:rPr>
    </w:lvl>
    <w:lvl w:ilvl="7" w:tplc="04100003">
      <w:start w:val="1"/>
      <w:numFmt w:val="bullet"/>
      <w:lvlText w:val="o"/>
      <w:lvlJc w:val="left"/>
      <w:pPr>
        <w:ind w:left="6109" w:hanging="360"/>
      </w:pPr>
      <w:rPr>
        <w:rFonts w:ascii="Courier New" w:hAnsi="Courier New" w:cs="Times New Roman" w:hint="default"/>
      </w:rPr>
    </w:lvl>
    <w:lvl w:ilvl="8" w:tplc="04100005">
      <w:start w:val="1"/>
      <w:numFmt w:val="bullet"/>
      <w:lvlText w:val=""/>
      <w:lvlJc w:val="left"/>
      <w:pPr>
        <w:ind w:left="6829" w:hanging="360"/>
      </w:pPr>
      <w:rPr>
        <w:rFonts w:ascii="Wingdings" w:hAnsi="Wingdings" w:hint="default"/>
      </w:rPr>
    </w:lvl>
  </w:abstractNum>
  <w:abstractNum w:abstractNumId="298" w15:restartNumberingAfterBreak="0">
    <w:nsid w:val="568205DC"/>
    <w:multiLevelType w:val="hybridMultilevel"/>
    <w:tmpl w:val="EED65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9" w15:restartNumberingAfterBreak="0">
    <w:nsid w:val="56902AFA"/>
    <w:multiLevelType w:val="hybridMultilevel"/>
    <w:tmpl w:val="7AB601F6"/>
    <w:lvl w:ilvl="0" w:tplc="0410000F">
      <w:start w:val="1"/>
      <w:numFmt w:val="decimal"/>
      <w:lvlText w:val="%1."/>
      <w:lvlJc w:val="left"/>
      <w:pPr>
        <w:tabs>
          <w:tab w:val="num" w:pos="360"/>
        </w:tabs>
        <w:ind w:left="360" w:hanging="360"/>
      </w:pPr>
      <w:rPr>
        <w:rFonts w:hint="default"/>
      </w:rPr>
    </w:lvl>
    <w:lvl w:ilvl="1" w:tplc="04100001">
      <w:start w:val="1"/>
      <w:numFmt w:val="bullet"/>
      <w:lvlText w:val=""/>
      <w:lvlJc w:val="left"/>
      <w:pPr>
        <w:ind w:left="720"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300" w15:restartNumberingAfterBreak="0">
    <w:nsid w:val="5784B8D4"/>
    <w:multiLevelType w:val="hybridMultilevel"/>
    <w:tmpl w:val="FFFFFFFF"/>
    <w:lvl w:ilvl="0" w:tplc="8500F948">
      <w:start w:val="1"/>
      <w:numFmt w:val="decimal"/>
      <w:lvlText w:val="%1)"/>
      <w:lvlJc w:val="left"/>
      <w:pPr>
        <w:ind w:left="720" w:hanging="360"/>
      </w:pPr>
    </w:lvl>
    <w:lvl w:ilvl="1" w:tplc="DDB032D2">
      <w:start w:val="1"/>
      <w:numFmt w:val="lowerLetter"/>
      <w:lvlText w:val="%2."/>
      <w:lvlJc w:val="left"/>
      <w:pPr>
        <w:ind w:left="1440" w:hanging="360"/>
      </w:pPr>
    </w:lvl>
    <w:lvl w:ilvl="2" w:tplc="E98C54CC">
      <w:start w:val="1"/>
      <w:numFmt w:val="lowerRoman"/>
      <w:lvlText w:val="%3."/>
      <w:lvlJc w:val="right"/>
      <w:pPr>
        <w:ind w:left="2160" w:hanging="180"/>
      </w:pPr>
    </w:lvl>
    <w:lvl w:ilvl="3" w:tplc="96EA3A04">
      <w:start w:val="1"/>
      <w:numFmt w:val="decimal"/>
      <w:lvlText w:val="%4."/>
      <w:lvlJc w:val="left"/>
      <w:pPr>
        <w:ind w:left="2880" w:hanging="360"/>
      </w:pPr>
    </w:lvl>
    <w:lvl w:ilvl="4" w:tplc="2F7AC66E">
      <w:start w:val="1"/>
      <w:numFmt w:val="lowerLetter"/>
      <w:lvlText w:val="%5."/>
      <w:lvlJc w:val="left"/>
      <w:pPr>
        <w:ind w:left="3600" w:hanging="360"/>
      </w:pPr>
    </w:lvl>
    <w:lvl w:ilvl="5" w:tplc="F3EAEBF2">
      <w:start w:val="1"/>
      <w:numFmt w:val="lowerRoman"/>
      <w:lvlText w:val="%6."/>
      <w:lvlJc w:val="right"/>
      <w:pPr>
        <w:ind w:left="4320" w:hanging="180"/>
      </w:pPr>
    </w:lvl>
    <w:lvl w:ilvl="6" w:tplc="6A547806">
      <w:start w:val="1"/>
      <w:numFmt w:val="decimal"/>
      <w:lvlText w:val="%7."/>
      <w:lvlJc w:val="left"/>
      <w:pPr>
        <w:ind w:left="5040" w:hanging="360"/>
      </w:pPr>
    </w:lvl>
    <w:lvl w:ilvl="7" w:tplc="0DF24B9C">
      <w:start w:val="1"/>
      <w:numFmt w:val="lowerLetter"/>
      <w:lvlText w:val="%8."/>
      <w:lvlJc w:val="left"/>
      <w:pPr>
        <w:ind w:left="5760" w:hanging="360"/>
      </w:pPr>
    </w:lvl>
    <w:lvl w:ilvl="8" w:tplc="1D9A117A">
      <w:start w:val="1"/>
      <w:numFmt w:val="lowerRoman"/>
      <w:lvlText w:val="%9."/>
      <w:lvlJc w:val="right"/>
      <w:pPr>
        <w:ind w:left="6480" w:hanging="180"/>
      </w:pPr>
    </w:lvl>
  </w:abstractNum>
  <w:abstractNum w:abstractNumId="301" w15:restartNumberingAfterBreak="0">
    <w:nsid w:val="57CD16E1"/>
    <w:multiLevelType w:val="hybridMultilevel"/>
    <w:tmpl w:val="FB34A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2" w15:restartNumberingAfterBreak="0">
    <w:nsid w:val="58336165"/>
    <w:multiLevelType w:val="hybridMultilevel"/>
    <w:tmpl w:val="6BD8D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3" w15:restartNumberingAfterBreak="0">
    <w:nsid w:val="584A69EE"/>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04" w15:restartNumberingAfterBreak="0">
    <w:nsid w:val="5880680E"/>
    <w:multiLevelType w:val="hybridMultilevel"/>
    <w:tmpl w:val="42C28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5" w15:restartNumberingAfterBreak="0">
    <w:nsid w:val="58964210"/>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06" w15:restartNumberingAfterBreak="0">
    <w:nsid w:val="58E466AA"/>
    <w:multiLevelType w:val="hybridMultilevel"/>
    <w:tmpl w:val="89889396"/>
    <w:lvl w:ilvl="0" w:tplc="98BCC9F0">
      <w:start w:val="3"/>
      <w:numFmt w:val="lowerLetter"/>
      <w:lvlText w:val="%1)"/>
      <w:lvlJc w:val="left"/>
      <w:pPr>
        <w:ind w:left="730" w:hanging="360"/>
      </w:pPr>
      <w:rPr>
        <w:rFonts w:cs="Times New Roman" w:hint="default"/>
      </w:rPr>
    </w:lvl>
    <w:lvl w:ilvl="1" w:tplc="04100019" w:tentative="1">
      <w:start w:val="1"/>
      <w:numFmt w:val="lowerLetter"/>
      <w:lvlText w:val="%2."/>
      <w:lvlJc w:val="left"/>
      <w:pPr>
        <w:ind w:left="1450" w:hanging="360"/>
      </w:pPr>
      <w:rPr>
        <w:rFonts w:cs="Times New Roman"/>
      </w:rPr>
    </w:lvl>
    <w:lvl w:ilvl="2" w:tplc="0410001B" w:tentative="1">
      <w:start w:val="1"/>
      <w:numFmt w:val="lowerRoman"/>
      <w:lvlText w:val="%3."/>
      <w:lvlJc w:val="right"/>
      <w:pPr>
        <w:ind w:left="2170" w:hanging="180"/>
      </w:pPr>
      <w:rPr>
        <w:rFonts w:cs="Times New Roman"/>
      </w:rPr>
    </w:lvl>
    <w:lvl w:ilvl="3" w:tplc="0410000F" w:tentative="1">
      <w:start w:val="1"/>
      <w:numFmt w:val="decimal"/>
      <w:lvlText w:val="%4."/>
      <w:lvlJc w:val="left"/>
      <w:pPr>
        <w:ind w:left="2890" w:hanging="360"/>
      </w:pPr>
      <w:rPr>
        <w:rFonts w:cs="Times New Roman"/>
      </w:rPr>
    </w:lvl>
    <w:lvl w:ilvl="4" w:tplc="04100019" w:tentative="1">
      <w:start w:val="1"/>
      <w:numFmt w:val="lowerLetter"/>
      <w:lvlText w:val="%5."/>
      <w:lvlJc w:val="left"/>
      <w:pPr>
        <w:ind w:left="3610" w:hanging="360"/>
      </w:pPr>
      <w:rPr>
        <w:rFonts w:cs="Times New Roman"/>
      </w:rPr>
    </w:lvl>
    <w:lvl w:ilvl="5" w:tplc="0410001B" w:tentative="1">
      <w:start w:val="1"/>
      <w:numFmt w:val="lowerRoman"/>
      <w:lvlText w:val="%6."/>
      <w:lvlJc w:val="right"/>
      <w:pPr>
        <w:ind w:left="4330" w:hanging="180"/>
      </w:pPr>
      <w:rPr>
        <w:rFonts w:cs="Times New Roman"/>
      </w:rPr>
    </w:lvl>
    <w:lvl w:ilvl="6" w:tplc="0410000F" w:tentative="1">
      <w:start w:val="1"/>
      <w:numFmt w:val="decimal"/>
      <w:lvlText w:val="%7."/>
      <w:lvlJc w:val="left"/>
      <w:pPr>
        <w:ind w:left="5050" w:hanging="360"/>
      </w:pPr>
      <w:rPr>
        <w:rFonts w:cs="Times New Roman"/>
      </w:rPr>
    </w:lvl>
    <w:lvl w:ilvl="7" w:tplc="04100019" w:tentative="1">
      <w:start w:val="1"/>
      <w:numFmt w:val="lowerLetter"/>
      <w:lvlText w:val="%8."/>
      <w:lvlJc w:val="left"/>
      <w:pPr>
        <w:ind w:left="5770" w:hanging="360"/>
      </w:pPr>
      <w:rPr>
        <w:rFonts w:cs="Times New Roman"/>
      </w:rPr>
    </w:lvl>
    <w:lvl w:ilvl="8" w:tplc="0410001B" w:tentative="1">
      <w:start w:val="1"/>
      <w:numFmt w:val="lowerRoman"/>
      <w:lvlText w:val="%9."/>
      <w:lvlJc w:val="right"/>
      <w:pPr>
        <w:ind w:left="6490" w:hanging="180"/>
      </w:pPr>
      <w:rPr>
        <w:rFonts w:cs="Times New Roman"/>
      </w:rPr>
    </w:lvl>
  </w:abstractNum>
  <w:abstractNum w:abstractNumId="307" w15:restartNumberingAfterBreak="0">
    <w:nsid w:val="59172301"/>
    <w:multiLevelType w:val="hybridMultilevel"/>
    <w:tmpl w:val="49189DAE"/>
    <w:lvl w:ilvl="0" w:tplc="04100011">
      <w:start w:val="1"/>
      <w:numFmt w:val="decimal"/>
      <w:lvlText w:val="%1)"/>
      <w:lvlJc w:val="left"/>
      <w:pPr>
        <w:tabs>
          <w:tab w:val="num" w:pos="360"/>
        </w:tabs>
        <w:ind w:left="360" w:hanging="360"/>
      </w:pPr>
      <w:rPr>
        <w:rFonts w:cs="Times New Roman"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8" w15:restartNumberingAfterBreak="0">
    <w:nsid w:val="591C4DAE"/>
    <w:multiLevelType w:val="hybridMultilevel"/>
    <w:tmpl w:val="AE161928"/>
    <w:lvl w:ilvl="0" w:tplc="0C068476">
      <w:start w:val="1"/>
      <w:numFmt w:val="lowerRoman"/>
      <w:lvlText w:val="%1."/>
      <w:lvlJc w:val="right"/>
      <w:pPr>
        <w:tabs>
          <w:tab w:val="num" w:pos="720"/>
        </w:tabs>
        <w:ind w:left="720" w:hanging="360"/>
      </w:pPr>
      <w:rPr>
        <w:rFonts w:ascii="Calibri" w:hAnsi="Calibri" w:cs="Times New Roman" w:hint="default"/>
        <w:caps w:val="0"/>
        <w:strike w:val="0"/>
        <w:dstrike w:val="0"/>
        <w:vanish w:val="0"/>
        <w:color w:val="000000"/>
        <w:spacing w:val="-20"/>
        <w:vertAlign w:val="baseline"/>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9" w15:restartNumberingAfterBreak="0">
    <w:nsid w:val="594FAF87"/>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0" w15:restartNumberingAfterBreak="0">
    <w:nsid w:val="5B006ACD"/>
    <w:multiLevelType w:val="hybridMultilevel"/>
    <w:tmpl w:val="F6969040"/>
    <w:lvl w:ilvl="0" w:tplc="F3349A48">
      <w:start w:val="52"/>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1" w15:restartNumberingAfterBreak="0">
    <w:nsid w:val="5B911BE6"/>
    <w:multiLevelType w:val="hybridMultilevel"/>
    <w:tmpl w:val="DEEC9290"/>
    <w:lvl w:ilvl="0" w:tplc="7E364CB8">
      <w:numFmt w:val="bullet"/>
      <w:lvlText w:val="-"/>
      <w:lvlJc w:val="left"/>
      <w:pPr>
        <w:ind w:left="1069" w:hanging="360"/>
      </w:pPr>
      <w:rPr>
        <w:rFonts w:ascii="Calibri" w:eastAsia="Times New Roman" w:hAnsi="Calibri" w:cs="Calibri"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12" w15:restartNumberingAfterBreak="0">
    <w:nsid w:val="5C05071F"/>
    <w:multiLevelType w:val="hybridMultilevel"/>
    <w:tmpl w:val="BBA8CF64"/>
    <w:lvl w:ilvl="0" w:tplc="366C169C">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3" w15:restartNumberingAfterBreak="0">
    <w:nsid w:val="5C626FCD"/>
    <w:multiLevelType w:val="hybridMultilevel"/>
    <w:tmpl w:val="D7E285E8"/>
    <w:lvl w:ilvl="0" w:tplc="0410001B">
      <w:start w:val="1"/>
      <w:numFmt w:val="lowerRoman"/>
      <w:lvlText w:val="%1."/>
      <w:lvlJc w:val="righ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4" w15:restartNumberingAfterBreak="0">
    <w:nsid w:val="5D140333"/>
    <w:multiLevelType w:val="hybridMultilevel"/>
    <w:tmpl w:val="C94C142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5" w15:restartNumberingAfterBreak="0">
    <w:nsid w:val="5D177425"/>
    <w:multiLevelType w:val="hybridMultilevel"/>
    <w:tmpl w:val="F87679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6" w15:restartNumberingAfterBreak="0">
    <w:nsid w:val="5D5665C4"/>
    <w:multiLevelType w:val="hybridMultilevel"/>
    <w:tmpl w:val="DD964C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7" w15:restartNumberingAfterBreak="0">
    <w:nsid w:val="5E1C23FA"/>
    <w:multiLevelType w:val="hybridMultilevel"/>
    <w:tmpl w:val="E3908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8"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19" w15:restartNumberingAfterBreak="0">
    <w:nsid w:val="5F771A69"/>
    <w:multiLevelType w:val="hybridMultilevel"/>
    <w:tmpl w:val="AB545F34"/>
    <w:lvl w:ilvl="0" w:tplc="0410001B">
      <w:start w:val="1"/>
      <w:numFmt w:val="lowerRoman"/>
      <w:lvlText w:val="%1."/>
      <w:lvlJc w:val="righ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320" w15:restartNumberingAfterBreak="0">
    <w:nsid w:val="5FAF7A02"/>
    <w:multiLevelType w:val="hybridMultilevel"/>
    <w:tmpl w:val="AB92B304"/>
    <w:lvl w:ilvl="0" w:tplc="04100017">
      <w:start w:val="1"/>
      <w:numFmt w:val="lowerLetter"/>
      <w:lvlText w:val="%1)"/>
      <w:lvlJc w:val="left"/>
      <w:pPr>
        <w:ind w:left="1440" w:hanging="360"/>
      </w:p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1" w15:restartNumberingAfterBreak="0">
    <w:nsid w:val="5FB33997"/>
    <w:multiLevelType w:val="hybridMultilevel"/>
    <w:tmpl w:val="FFFFFFFF"/>
    <w:lvl w:ilvl="0" w:tplc="DE68F040">
      <w:start w:val="6"/>
      <w:numFmt w:val="bullet"/>
      <w:lvlText w:val="-"/>
      <w:lvlJc w:val="left"/>
      <w:pPr>
        <w:ind w:left="720" w:hanging="360"/>
      </w:pPr>
      <w:rPr>
        <w:rFonts w:ascii="Calibri" w:hAnsi="Calibri" w:hint="default"/>
      </w:rPr>
    </w:lvl>
    <w:lvl w:ilvl="1" w:tplc="53566CC8">
      <w:start w:val="1"/>
      <w:numFmt w:val="bullet"/>
      <w:lvlText w:val="o"/>
      <w:lvlJc w:val="left"/>
      <w:pPr>
        <w:ind w:left="1440" w:hanging="360"/>
      </w:pPr>
      <w:rPr>
        <w:rFonts w:ascii="Courier New" w:hAnsi="Courier New" w:hint="default"/>
      </w:rPr>
    </w:lvl>
    <w:lvl w:ilvl="2" w:tplc="CF2C6BEA">
      <w:start w:val="1"/>
      <w:numFmt w:val="bullet"/>
      <w:lvlText w:val=""/>
      <w:lvlJc w:val="left"/>
      <w:pPr>
        <w:ind w:left="2160" w:hanging="360"/>
      </w:pPr>
      <w:rPr>
        <w:rFonts w:ascii="Wingdings" w:hAnsi="Wingdings" w:hint="default"/>
      </w:rPr>
    </w:lvl>
    <w:lvl w:ilvl="3" w:tplc="7BCA5E4C">
      <w:start w:val="1"/>
      <w:numFmt w:val="bullet"/>
      <w:lvlText w:val=""/>
      <w:lvlJc w:val="left"/>
      <w:pPr>
        <w:ind w:left="2880" w:hanging="360"/>
      </w:pPr>
      <w:rPr>
        <w:rFonts w:ascii="Symbol" w:hAnsi="Symbol" w:hint="default"/>
      </w:rPr>
    </w:lvl>
    <w:lvl w:ilvl="4" w:tplc="25DE132C">
      <w:start w:val="1"/>
      <w:numFmt w:val="bullet"/>
      <w:lvlText w:val="o"/>
      <w:lvlJc w:val="left"/>
      <w:pPr>
        <w:ind w:left="3600" w:hanging="360"/>
      </w:pPr>
      <w:rPr>
        <w:rFonts w:ascii="Courier New" w:hAnsi="Courier New" w:hint="default"/>
      </w:rPr>
    </w:lvl>
    <w:lvl w:ilvl="5" w:tplc="C734C56A">
      <w:start w:val="1"/>
      <w:numFmt w:val="bullet"/>
      <w:lvlText w:val=""/>
      <w:lvlJc w:val="left"/>
      <w:pPr>
        <w:ind w:left="4320" w:hanging="360"/>
      </w:pPr>
      <w:rPr>
        <w:rFonts w:ascii="Wingdings" w:hAnsi="Wingdings" w:hint="default"/>
      </w:rPr>
    </w:lvl>
    <w:lvl w:ilvl="6" w:tplc="29F88308">
      <w:start w:val="1"/>
      <w:numFmt w:val="bullet"/>
      <w:lvlText w:val=""/>
      <w:lvlJc w:val="left"/>
      <w:pPr>
        <w:ind w:left="5040" w:hanging="360"/>
      </w:pPr>
      <w:rPr>
        <w:rFonts w:ascii="Symbol" w:hAnsi="Symbol" w:hint="default"/>
      </w:rPr>
    </w:lvl>
    <w:lvl w:ilvl="7" w:tplc="5F6C0BE6">
      <w:start w:val="1"/>
      <w:numFmt w:val="bullet"/>
      <w:lvlText w:val="o"/>
      <w:lvlJc w:val="left"/>
      <w:pPr>
        <w:ind w:left="5760" w:hanging="360"/>
      </w:pPr>
      <w:rPr>
        <w:rFonts w:ascii="Courier New" w:hAnsi="Courier New" w:hint="default"/>
      </w:rPr>
    </w:lvl>
    <w:lvl w:ilvl="8" w:tplc="B4DC1440">
      <w:start w:val="1"/>
      <w:numFmt w:val="bullet"/>
      <w:lvlText w:val=""/>
      <w:lvlJc w:val="left"/>
      <w:pPr>
        <w:ind w:left="6480" w:hanging="360"/>
      </w:pPr>
      <w:rPr>
        <w:rFonts w:ascii="Wingdings" w:hAnsi="Wingdings" w:hint="default"/>
      </w:rPr>
    </w:lvl>
  </w:abstractNum>
  <w:abstractNum w:abstractNumId="322" w15:restartNumberingAfterBreak="0">
    <w:nsid w:val="60641F07"/>
    <w:multiLevelType w:val="hybridMultilevel"/>
    <w:tmpl w:val="4A425072"/>
    <w:lvl w:ilvl="0" w:tplc="BFC6BAA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3" w15:restartNumberingAfterBreak="0">
    <w:nsid w:val="6064377C"/>
    <w:multiLevelType w:val="hybridMultilevel"/>
    <w:tmpl w:val="94A04C64"/>
    <w:lvl w:ilvl="0" w:tplc="A788B008">
      <w:start w:val="2"/>
      <w:numFmt w:val="lowerRoman"/>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4" w15:restartNumberingAfterBreak="0">
    <w:nsid w:val="60F609E4"/>
    <w:multiLevelType w:val="hybridMultilevel"/>
    <w:tmpl w:val="CD2EE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5" w15:restartNumberingAfterBreak="0">
    <w:nsid w:val="629304CA"/>
    <w:multiLevelType w:val="hybridMultilevel"/>
    <w:tmpl w:val="2FBCCAFE"/>
    <w:lvl w:ilvl="0" w:tplc="25545E02">
      <w:start w:val="1"/>
      <w:numFmt w:val="bullet"/>
      <w:lvlText w:val=""/>
      <w:lvlJc w:val="left"/>
      <w:pPr>
        <w:ind w:left="720" w:hanging="360"/>
      </w:pPr>
      <w:rPr>
        <w:rFonts w:ascii="Symbol" w:hAnsi="Symbol" w:hint="default"/>
      </w:rPr>
    </w:lvl>
    <w:lvl w:ilvl="1" w:tplc="FA88C382">
      <w:start w:val="1"/>
      <w:numFmt w:val="bullet"/>
      <w:lvlText w:val="o"/>
      <w:lvlJc w:val="left"/>
      <w:pPr>
        <w:ind w:left="1440" w:hanging="360"/>
      </w:pPr>
      <w:rPr>
        <w:rFonts w:ascii="Courier New" w:hAnsi="Courier New" w:hint="default"/>
      </w:rPr>
    </w:lvl>
    <w:lvl w:ilvl="2" w:tplc="05502784">
      <w:start w:val="1"/>
      <w:numFmt w:val="bullet"/>
      <w:lvlText w:val=""/>
      <w:lvlJc w:val="left"/>
      <w:pPr>
        <w:ind w:left="2160" w:hanging="360"/>
      </w:pPr>
      <w:rPr>
        <w:rFonts w:ascii="Wingdings" w:hAnsi="Wingdings" w:hint="default"/>
      </w:rPr>
    </w:lvl>
    <w:lvl w:ilvl="3" w:tplc="437C499E">
      <w:start w:val="1"/>
      <w:numFmt w:val="bullet"/>
      <w:lvlText w:val=""/>
      <w:lvlJc w:val="left"/>
      <w:pPr>
        <w:ind w:left="2880" w:hanging="360"/>
      </w:pPr>
      <w:rPr>
        <w:rFonts w:ascii="Symbol" w:hAnsi="Symbol" w:hint="default"/>
      </w:rPr>
    </w:lvl>
    <w:lvl w:ilvl="4" w:tplc="909898B2">
      <w:start w:val="1"/>
      <w:numFmt w:val="bullet"/>
      <w:lvlText w:val="o"/>
      <w:lvlJc w:val="left"/>
      <w:pPr>
        <w:ind w:left="3600" w:hanging="360"/>
      </w:pPr>
      <w:rPr>
        <w:rFonts w:ascii="Courier New" w:hAnsi="Courier New" w:hint="default"/>
      </w:rPr>
    </w:lvl>
    <w:lvl w:ilvl="5" w:tplc="53182AFA">
      <w:start w:val="1"/>
      <w:numFmt w:val="bullet"/>
      <w:lvlText w:val=""/>
      <w:lvlJc w:val="left"/>
      <w:pPr>
        <w:ind w:left="4320" w:hanging="360"/>
      </w:pPr>
      <w:rPr>
        <w:rFonts w:ascii="Wingdings" w:hAnsi="Wingdings" w:hint="default"/>
      </w:rPr>
    </w:lvl>
    <w:lvl w:ilvl="6" w:tplc="0AFCD9BC">
      <w:start w:val="1"/>
      <w:numFmt w:val="bullet"/>
      <w:lvlText w:val=""/>
      <w:lvlJc w:val="left"/>
      <w:pPr>
        <w:ind w:left="5040" w:hanging="360"/>
      </w:pPr>
      <w:rPr>
        <w:rFonts w:ascii="Symbol" w:hAnsi="Symbol" w:hint="default"/>
      </w:rPr>
    </w:lvl>
    <w:lvl w:ilvl="7" w:tplc="AF865E56">
      <w:start w:val="1"/>
      <w:numFmt w:val="bullet"/>
      <w:lvlText w:val="o"/>
      <w:lvlJc w:val="left"/>
      <w:pPr>
        <w:ind w:left="5760" w:hanging="360"/>
      </w:pPr>
      <w:rPr>
        <w:rFonts w:ascii="Courier New" w:hAnsi="Courier New" w:hint="default"/>
      </w:rPr>
    </w:lvl>
    <w:lvl w:ilvl="8" w:tplc="746CE2C4">
      <w:start w:val="1"/>
      <w:numFmt w:val="bullet"/>
      <w:lvlText w:val=""/>
      <w:lvlJc w:val="left"/>
      <w:pPr>
        <w:ind w:left="6480" w:hanging="360"/>
      </w:pPr>
      <w:rPr>
        <w:rFonts w:ascii="Wingdings" w:hAnsi="Wingdings" w:hint="default"/>
      </w:rPr>
    </w:lvl>
  </w:abstractNum>
  <w:abstractNum w:abstractNumId="326" w15:restartNumberingAfterBreak="0">
    <w:nsid w:val="62E5334D"/>
    <w:multiLevelType w:val="hybridMultilevel"/>
    <w:tmpl w:val="88165780"/>
    <w:lvl w:ilvl="0" w:tplc="2D9AC5BA">
      <w:start w:val="1"/>
      <w:numFmt w:val="lowerLetter"/>
      <w:lvlText w:val="%1)"/>
      <w:lvlJc w:val="left"/>
      <w:pPr>
        <w:tabs>
          <w:tab w:val="num" w:pos="1288"/>
        </w:tabs>
        <w:ind w:left="1288" w:hanging="360"/>
      </w:pPr>
      <w:rPr>
        <w:rFonts w:cs="Times New Roman" w:hint="default"/>
        <w:b w:val="0"/>
        <w:i w:val="0"/>
      </w:rPr>
    </w:lvl>
    <w:lvl w:ilvl="1" w:tplc="04100019" w:tentative="1">
      <w:start w:val="1"/>
      <w:numFmt w:val="lowerLetter"/>
      <w:lvlText w:val="%2."/>
      <w:lvlJc w:val="left"/>
      <w:pPr>
        <w:tabs>
          <w:tab w:val="num" w:pos="2008"/>
        </w:tabs>
        <w:ind w:left="2008" w:hanging="360"/>
      </w:pPr>
      <w:rPr>
        <w:rFonts w:cs="Times New Roman"/>
      </w:rPr>
    </w:lvl>
    <w:lvl w:ilvl="2" w:tplc="0410001B" w:tentative="1">
      <w:start w:val="1"/>
      <w:numFmt w:val="lowerRoman"/>
      <w:lvlText w:val="%3."/>
      <w:lvlJc w:val="right"/>
      <w:pPr>
        <w:tabs>
          <w:tab w:val="num" w:pos="2728"/>
        </w:tabs>
        <w:ind w:left="2728" w:hanging="180"/>
      </w:pPr>
      <w:rPr>
        <w:rFonts w:cs="Times New Roman"/>
      </w:rPr>
    </w:lvl>
    <w:lvl w:ilvl="3" w:tplc="0410000F" w:tentative="1">
      <w:start w:val="1"/>
      <w:numFmt w:val="decimal"/>
      <w:lvlText w:val="%4."/>
      <w:lvlJc w:val="left"/>
      <w:pPr>
        <w:tabs>
          <w:tab w:val="num" w:pos="3448"/>
        </w:tabs>
        <w:ind w:left="3448" w:hanging="360"/>
      </w:pPr>
      <w:rPr>
        <w:rFonts w:cs="Times New Roman"/>
      </w:rPr>
    </w:lvl>
    <w:lvl w:ilvl="4" w:tplc="04100019" w:tentative="1">
      <w:start w:val="1"/>
      <w:numFmt w:val="lowerLetter"/>
      <w:lvlText w:val="%5."/>
      <w:lvlJc w:val="left"/>
      <w:pPr>
        <w:tabs>
          <w:tab w:val="num" w:pos="4168"/>
        </w:tabs>
        <w:ind w:left="4168" w:hanging="360"/>
      </w:pPr>
      <w:rPr>
        <w:rFonts w:cs="Times New Roman"/>
      </w:rPr>
    </w:lvl>
    <w:lvl w:ilvl="5" w:tplc="0410001B" w:tentative="1">
      <w:start w:val="1"/>
      <w:numFmt w:val="lowerRoman"/>
      <w:lvlText w:val="%6."/>
      <w:lvlJc w:val="right"/>
      <w:pPr>
        <w:tabs>
          <w:tab w:val="num" w:pos="4888"/>
        </w:tabs>
        <w:ind w:left="4888" w:hanging="180"/>
      </w:pPr>
      <w:rPr>
        <w:rFonts w:cs="Times New Roman"/>
      </w:rPr>
    </w:lvl>
    <w:lvl w:ilvl="6" w:tplc="0410000F" w:tentative="1">
      <w:start w:val="1"/>
      <w:numFmt w:val="decimal"/>
      <w:lvlText w:val="%7."/>
      <w:lvlJc w:val="left"/>
      <w:pPr>
        <w:tabs>
          <w:tab w:val="num" w:pos="5608"/>
        </w:tabs>
        <w:ind w:left="5608" w:hanging="360"/>
      </w:pPr>
      <w:rPr>
        <w:rFonts w:cs="Times New Roman"/>
      </w:rPr>
    </w:lvl>
    <w:lvl w:ilvl="7" w:tplc="04100019" w:tentative="1">
      <w:start w:val="1"/>
      <w:numFmt w:val="lowerLetter"/>
      <w:lvlText w:val="%8."/>
      <w:lvlJc w:val="left"/>
      <w:pPr>
        <w:tabs>
          <w:tab w:val="num" w:pos="6328"/>
        </w:tabs>
        <w:ind w:left="6328" w:hanging="360"/>
      </w:pPr>
      <w:rPr>
        <w:rFonts w:cs="Times New Roman"/>
      </w:rPr>
    </w:lvl>
    <w:lvl w:ilvl="8" w:tplc="0410001B" w:tentative="1">
      <w:start w:val="1"/>
      <w:numFmt w:val="lowerRoman"/>
      <w:lvlText w:val="%9."/>
      <w:lvlJc w:val="right"/>
      <w:pPr>
        <w:tabs>
          <w:tab w:val="num" w:pos="7048"/>
        </w:tabs>
        <w:ind w:left="7048" w:hanging="180"/>
      </w:pPr>
      <w:rPr>
        <w:rFonts w:cs="Times New Roman"/>
      </w:rPr>
    </w:lvl>
  </w:abstractNum>
  <w:abstractNum w:abstractNumId="327" w15:restartNumberingAfterBreak="0">
    <w:nsid w:val="63DA6731"/>
    <w:multiLevelType w:val="hybridMultilevel"/>
    <w:tmpl w:val="23A25D2A"/>
    <w:lvl w:ilvl="0" w:tplc="7E364CB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8" w15:restartNumberingAfterBreak="0">
    <w:nsid w:val="63DC2FE5"/>
    <w:multiLevelType w:val="hybridMultilevel"/>
    <w:tmpl w:val="4BB267D6"/>
    <w:lvl w:ilvl="0" w:tplc="A540F4B6">
      <w:start w:val="29"/>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9" w15:restartNumberingAfterBreak="0">
    <w:nsid w:val="64DD4C75"/>
    <w:multiLevelType w:val="hybridMultilevel"/>
    <w:tmpl w:val="0B6EE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0" w15:restartNumberingAfterBreak="0">
    <w:nsid w:val="65570C90"/>
    <w:multiLevelType w:val="hybridMultilevel"/>
    <w:tmpl w:val="62A60BAE"/>
    <w:lvl w:ilvl="0" w:tplc="C14E4BA0">
      <w:start w:val="1"/>
      <w:numFmt w:val="bullet"/>
      <w:lvlText w:val="˗"/>
      <w:lvlJc w:val="left"/>
      <w:pPr>
        <w:ind w:left="720" w:hanging="360"/>
      </w:pPr>
      <w:rPr>
        <w:rFonts w:ascii="Calibri" w:hAnsi="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1" w15:restartNumberingAfterBreak="0">
    <w:nsid w:val="65925435"/>
    <w:multiLevelType w:val="hybridMultilevel"/>
    <w:tmpl w:val="92D0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2" w15:restartNumberingAfterBreak="0">
    <w:nsid w:val="65F95C32"/>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33" w15:restartNumberingAfterBreak="0">
    <w:nsid w:val="664E79D0"/>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34" w15:restartNumberingAfterBreak="0">
    <w:nsid w:val="67B84AD1"/>
    <w:multiLevelType w:val="hybridMultilevel"/>
    <w:tmpl w:val="EB107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5" w15:restartNumberingAfterBreak="0">
    <w:nsid w:val="67D63C52"/>
    <w:multiLevelType w:val="hybridMultilevel"/>
    <w:tmpl w:val="95DC8B00"/>
    <w:lvl w:ilvl="0" w:tplc="F1FA8378">
      <w:start w:val="29"/>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6" w15:restartNumberingAfterBreak="0">
    <w:nsid w:val="68002401"/>
    <w:multiLevelType w:val="hybridMultilevel"/>
    <w:tmpl w:val="F834A0F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7" w15:restartNumberingAfterBreak="0">
    <w:nsid w:val="68152EEE"/>
    <w:multiLevelType w:val="hybridMultilevel"/>
    <w:tmpl w:val="405EA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8" w15:restartNumberingAfterBreak="0">
    <w:nsid w:val="68764D8D"/>
    <w:multiLevelType w:val="hybridMultilevel"/>
    <w:tmpl w:val="02DC0D84"/>
    <w:lvl w:ilvl="0" w:tplc="C8C60996">
      <w:start w:val="1"/>
      <w:numFmt w:val="decimal"/>
      <w:lvlText w:val="%1."/>
      <w:lvlJc w:val="left"/>
      <w:pPr>
        <w:ind w:left="720" w:hanging="360"/>
      </w:pPr>
      <w:rPr>
        <w:sz w:val="22"/>
        <w:szCs w:val="22"/>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9" w15:restartNumberingAfterBreak="0">
    <w:nsid w:val="690520B6"/>
    <w:multiLevelType w:val="hybridMultilevel"/>
    <w:tmpl w:val="28EAD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0" w15:restartNumberingAfterBreak="0">
    <w:nsid w:val="6943720D"/>
    <w:multiLevelType w:val="hybridMultilevel"/>
    <w:tmpl w:val="FE5A899C"/>
    <w:lvl w:ilvl="0" w:tplc="6F429914">
      <w:numFmt w:val="bullet"/>
      <w:lvlText w:val="•"/>
      <w:lvlJc w:val="left"/>
      <w:pPr>
        <w:ind w:left="1065" w:hanging="705"/>
      </w:pPr>
      <w:rPr>
        <w:rFonts w:ascii="Calibri" w:eastAsiaTheme="minorEastAsia"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41" w15:restartNumberingAfterBreak="0">
    <w:nsid w:val="699D6F38"/>
    <w:multiLevelType w:val="hybridMultilevel"/>
    <w:tmpl w:val="19A04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2" w15:restartNumberingAfterBreak="0">
    <w:nsid w:val="699F4819"/>
    <w:multiLevelType w:val="hybridMultilevel"/>
    <w:tmpl w:val="32FEB2AE"/>
    <w:lvl w:ilvl="0" w:tplc="52C6E908">
      <w:start w:val="3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3" w15:restartNumberingAfterBreak="0">
    <w:nsid w:val="69B10C26"/>
    <w:multiLevelType w:val="hybridMultilevel"/>
    <w:tmpl w:val="8CA4D116"/>
    <w:lvl w:ilvl="0" w:tplc="B2921E58">
      <w:start w:val="1"/>
      <w:numFmt w:val="upperLetter"/>
      <w:lvlText w:val="%1)"/>
      <w:lvlJc w:val="left"/>
      <w:pPr>
        <w:ind w:left="720" w:hanging="360"/>
      </w:pPr>
      <w:rPr>
        <w:rFonts w:hint="default"/>
        <w:b w:val="0"/>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4" w15:restartNumberingAfterBreak="0">
    <w:nsid w:val="69DC6300"/>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45" w15:restartNumberingAfterBreak="0">
    <w:nsid w:val="6A8676DF"/>
    <w:multiLevelType w:val="hybridMultilevel"/>
    <w:tmpl w:val="8EE8D3BA"/>
    <w:lvl w:ilvl="0" w:tplc="0410001B">
      <w:start w:val="1"/>
      <w:numFmt w:val="lowerRoman"/>
      <w:lvlText w:val="%1."/>
      <w:lvlJc w:val="right"/>
      <w:pPr>
        <w:tabs>
          <w:tab w:val="num" w:pos="360"/>
        </w:tabs>
        <w:ind w:left="360" w:hanging="360"/>
      </w:pPr>
      <w:rPr>
        <w:rFonts w:hint="default"/>
        <w:caps w:val="0"/>
        <w:strike w:val="0"/>
        <w:dstrike w:val="0"/>
        <w:vanish w:val="0"/>
        <w:color w:val="000000"/>
        <w:spacing w:val="-20"/>
        <w:vertAlign w:val="baseline"/>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6" w15:restartNumberingAfterBreak="0">
    <w:nsid w:val="6AE10CFE"/>
    <w:multiLevelType w:val="hybridMultilevel"/>
    <w:tmpl w:val="C19867D6"/>
    <w:lvl w:ilvl="0" w:tplc="0410000F">
      <w:start w:val="1"/>
      <w:numFmt w:val="decimal"/>
      <w:lvlText w:val="%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7" w15:restartNumberingAfterBreak="0">
    <w:nsid w:val="6B601240"/>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48" w15:restartNumberingAfterBreak="0">
    <w:nsid w:val="6BE85FCC"/>
    <w:multiLevelType w:val="hybridMultilevel"/>
    <w:tmpl w:val="AECAF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9" w15:restartNumberingAfterBreak="0">
    <w:nsid w:val="6BEE68FC"/>
    <w:multiLevelType w:val="hybridMultilevel"/>
    <w:tmpl w:val="C95455D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0" w15:restartNumberingAfterBreak="0">
    <w:nsid w:val="6C1073D6"/>
    <w:multiLevelType w:val="hybridMultilevel"/>
    <w:tmpl w:val="568497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1" w15:restartNumberingAfterBreak="0">
    <w:nsid w:val="6CDF6440"/>
    <w:multiLevelType w:val="hybridMultilevel"/>
    <w:tmpl w:val="EC9C9D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2" w15:restartNumberingAfterBreak="0">
    <w:nsid w:val="6D3F4616"/>
    <w:multiLevelType w:val="hybridMultilevel"/>
    <w:tmpl w:val="14E4C4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3" w15:restartNumberingAfterBreak="0">
    <w:nsid w:val="6D5F13B7"/>
    <w:multiLevelType w:val="hybridMultilevel"/>
    <w:tmpl w:val="DB18CECE"/>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4" w15:restartNumberingAfterBreak="0">
    <w:nsid w:val="6DC27A22"/>
    <w:multiLevelType w:val="hybridMultilevel"/>
    <w:tmpl w:val="88A81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5" w15:restartNumberingAfterBreak="0">
    <w:nsid w:val="6E580461"/>
    <w:multiLevelType w:val="hybridMultilevel"/>
    <w:tmpl w:val="FFFFFFFF"/>
    <w:lvl w:ilvl="0" w:tplc="59CE8958">
      <w:start w:val="1"/>
      <w:numFmt w:val="bullet"/>
      <w:lvlText w:val="-"/>
      <w:lvlJc w:val="left"/>
      <w:pPr>
        <w:ind w:left="1080" w:hanging="360"/>
      </w:pPr>
      <w:rPr>
        <w:rFonts w:ascii="Aptos" w:hAnsi="Aptos" w:hint="default"/>
      </w:rPr>
    </w:lvl>
    <w:lvl w:ilvl="1" w:tplc="8BBABFCE">
      <w:start w:val="1"/>
      <w:numFmt w:val="bullet"/>
      <w:lvlText w:val="o"/>
      <w:lvlJc w:val="left"/>
      <w:pPr>
        <w:ind w:left="1800" w:hanging="360"/>
      </w:pPr>
      <w:rPr>
        <w:rFonts w:ascii="Courier New" w:hAnsi="Courier New" w:hint="default"/>
      </w:rPr>
    </w:lvl>
    <w:lvl w:ilvl="2" w:tplc="E1AE70DC">
      <w:start w:val="1"/>
      <w:numFmt w:val="bullet"/>
      <w:lvlText w:val=""/>
      <w:lvlJc w:val="left"/>
      <w:pPr>
        <w:ind w:left="2520" w:hanging="360"/>
      </w:pPr>
      <w:rPr>
        <w:rFonts w:ascii="Wingdings" w:hAnsi="Wingdings" w:hint="default"/>
      </w:rPr>
    </w:lvl>
    <w:lvl w:ilvl="3" w:tplc="471213A0">
      <w:start w:val="1"/>
      <w:numFmt w:val="bullet"/>
      <w:lvlText w:val=""/>
      <w:lvlJc w:val="left"/>
      <w:pPr>
        <w:ind w:left="3240" w:hanging="360"/>
      </w:pPr>
      <w:rPr>
        <w:rFonts w:ascii="Symbol" w:hAnsi="Symbol" w:hint="default"/>
      </w:rPr>
    </w:lvl>
    <w:lvl w:ilvl="4" w:tplc="4E82273A">
      <w:start w:val="1"/>
      <w:numFmt w:val="bullet"/>
      <w:lvlText w:val="o"/>
      <w:lvlJc w:val="left"/>
      <w:pPr>
        <w:ind w:left="3960" w:hanging="360"/>
      </w:pPr>
      <w:rPr>
        <w:rFonts w:ascii="Courier New" w:hAnsi="Courier New" w:hint="default"/>
      </w:rPr>
    </w:lvl>
    <w:lvl w:ilvl="5" w:tplc="38B617E2">
      <w:start w:val="1"/>
      <w:numFmt w:val="bullet"/>
      <w:lvlText w:val=""/>
      <w:lvlJc w:val="left"/>
      <w:pPr>
        <w:ind w:left="4680" w:hanging="360"/>
      </w:pPr>
      <w:rPr>
        <w:rFonts w:ascii="Wingdings" w:hAnsi="Wingdings" w:hint="default"/>
      </w:rPr>
    </w:lvl>
    <w:lvl w:ilvl="6" w:tplc="82D257B6">
      <w:start w:val="1"/>
      <w:numFmt w:val="bullet"/>
      <w:lvlText w:val=""/>
      <w:lvlJc w:val="left"/>
      <w:pPr>
        <w:ind w:left="5400" w:hanging="360"/>
      </w:pPr>
      <w:rPr>
        <w:rFonts w:ascii="Symbol" w:hAnsi="Symbol" w:hint="default"/>
      </w:rPr>
    </w:lvl>
    <w:lvl w:ilvl="7" w:tplc="34B46934">
      <w:start w:val="1"/>
      <w:numFmt w:val="bullet"/>
      <w:lvlText w:val="o"/>
      <w:lvlJc w:val="left"/>
      <w:pPr>
        <w:ind w:left="6120" w:hanging="360"/>
      </w:pPr>
      <w:rPr>
        <w:rFonts w:ascii="Courier New" w:hAnsi="Courier New" w:hint="default"/>
      </w:rPr>
    </w:lvl>
    <w:lvl w:ilvl="8" w:tplc="61B4B934">
      <w:start w:val="1"/>
      <w:numFmt w:val="bullet"/>
      <w:lvlText w:val=""/>
      <w:lvlJc w:val="left"/>
      <w:pPr>
        <w:ind w:left="6840" w:hanging="360"/>
      </w:pPr>
      <w:rPr>
        <w:rFonts w:ascii="Wingdings" w:hAnsi="Wingdings" w:hint="default"/>
      </w:rPr>
    </w:lvl>
  </w:abstractNum>
  <w:abstractNum w:abstractNumId="356" w15:restartNumberingAfterBreak="0">
    <w:nsid w:val="6E881689"/>
    <w:multiLevelType w:val="hybridMultilevel"/>
    <w:tmpl w:val="8C5E6C7A"/>
    <w:lvl w:ilvl="0" w:tplc="9C727072">
      <w:start w:val="53"/>
      <w:numFmt w:val="lowerLetter"/>
      <w:lvlText w:val="%1)"/>
      <w:lvlJc w:val="left"/>
      <w:pPr>
        <w:ind w:left="2148" w:hanging="360"/>
      </w:pPr>
      <w:rPr>
        <w:rFonts w:hint="default"/>
      </w:rPr>
    </w:lvl>
    <w:lvl w:ilvl="1" w:tplc="04100019">
      <w:start w:val="1"/>
      <w:numFmt w:val="lowerLetter"/>
      <w:lvlText w:val="%2."/>
      <w:lvlJc w:val="left"/>
      <w:pPr>
        <w:ind w:left="2868" w:hanging="360"/>
      </w:pPr>
    </w:lvl>
    <w:lvl w:ilvl="2" w:tplc="0410001B" w:tentative="1">
      <w:start w:val="1"/>
      <w:numFmt w:val="lowerRoman"/>
      <w:lvlText w:val="%3."/>
      <w:lvlJc w:val="right"/>
      <w:pPr>
        <w:ind w:left="3588" w:hanging="180"/>
      </w:pPr>
    </w:lvl>
    <w:lvl w:ilvl="3" w:tplc="0410000F" w:tentative="1">
      <w:start w:val="1"/>
      <w:numFmt w:val="decimal"/>
      <w:lvlText w:val="%4."/>
      <w:lvlJc w:val="left"/>
      <w:pPr>
        <w:ind w:left="4308" w:hanging="360"/>
      </w:pPr>
    </w:lvl>
    <w:lvl w:ilvl="4" w:tplc="04100019" w:tentative="1">
      <w:start w:val="1"/>
      <w:numFmt w:val="lowerLetter"/>
      <w:lvlText w:val="%5."/>
      <w:lvlJc w:val="left"/>
      <w:pPr>
        <w:ind w:left="5028" w:hanging="360"/>
      </w:pPr>
    </w:lvl>
    <w:lvl w:ilvl="5" w:tplc="0410001B" w:tentative="1">
      <w:start w:val="1"/>
      <w:numFmt w:val="lowerRoman"/>
      <w:lvlText w:val="%6."/>
      <w:lvlJc w:val="right"/>
      <w:pPr>
        <w:ind w:left="5748" w:hanging="180"/>
      </w:pPr>
    </w:lvl>
    <w:lvl w:ilvl="6" w:tplc="0410000F" w:tentative="1">
      <w:start w:val="1"/>
      <w:numFmt w:val="decimal"/>
      <w:lvlText w:val="%7."/>
      <w:lvlJc w:val="left"/>
      <w:pPr>
        <w:ind w:left="6468" w:hanging="360"/>
      </w:pPr>
    </w:lvl>
    <w:lvl w:ilvl="7" w:tplc="04100019" w:tentative="1">
      <w:start w:val="1"/>
      <w:numFmt w:val="lowerLetter"/>
      <w:lvlText w:val="%8."/>
      <w:lvlJc w:val="left"/>
      <w:pPr>
        <w:ind w:left="7188" w:hanging="360"/>
      </w:pPr>
    </w:lvl>
    <w:lvl w:ilvl="8" w:tplc="0410001B" w:tentative="1">
      <w:start w:val="1"/>
      <w:numFmt w:val="lowerRoman"/>
      <w:lvlText w:val="%9."/>
      <w:lvlJc w:val="right"/>
      <w:pPr>
        <w:ind w:left="7908" w:hanging="180"/>
      </w:pPr>
    </w:lvl>
  </w:abstractNum>
  <w:abstractNum w:abstractNumId="357" w15:restartNumberingAfterBreak="0">
    <w:nsid w:val="6EB444F2"/>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58" w15:restartNumberingAfterBreak="0">
    <w:nsid w:val="6EDA7E6C"/>
    <w:multiLevelType w:val="hybridMultilevel"/>
    <w:tmpl w:val="9C923538"/>
    <w:lvl w:ilvl="0" w:tplc="04100019">
      <w:start w:val="1"/>
      <w:numFmt w:val="lowerLetter"/>
      <w:lvlText w:val="%1."/>
      <w:lvlJc w:val="left"/>
      <w:pPr>
        <w:tabs>
          <w:tab w:val="num" w:pos="1998"/>
        </w:tabs>
        <w:ind w:left="1998" w:hanging="360"/>
      </w:pPr>
      <w:rPr>
        <w:rFonts w:cs="Times New Roman" w:hint="default"/>
      </w:rPr>
    </w:lvl>
    <w:lvl w:ilvl="1" w:tplc="04100003">
      <w:start w:val="1"/>
      <w:numFmt w:val="bullet"/>
      <w:lvlText w:val="o"/>
      <w:lvlJc w:val="left"/>
      <w:pPr>
        <w:tabs>
          <w:tab w:val="num" w:pos="2718"/>
        </w:tabs>
        <w:ind w:left="2718" w:hanging="360"/>
      </w:pPr>
      <w:rPr>
        <w:rFonts w:ascii="Courier New" w:hAnsi="Courier New" w:hint="default"/>
      </w:rPr>
    </w:lvl>
    <w:lvl w:ilvl="2" w:tplc="04100005" w:tentative="1">
      <w:start w:val="1"/>
      <w:numFmt w:val="bullet"/>
      <w:lvlText w:val=""/>
      <w:lvlJc w:val="left"/>
      <w:pPr>
        <w:tabs>
          <w:tab w:val="num" w:pos="3438"/>
        </w:tabs>
        <w:ind w:left="3438" w:hanging="360"/>
      </w:pPr>
      <w:rPr>
        <w:rFonts w:ascii="Wingdings" w:hAnsi="Wingdings" w:hint="default"/>
      </w:rPr>
    </w:lvl>
    <w:lvl w:ilvl="3" w:tplc="04100001" w:tentative="1">
      <w:start w:val="1"/>
      <w:numFmt w:val="bullet"/>
      <w:lvlText w:val=""/>
      <w:lvlJc w:val="left"/>
      <w:pPr>
        <w:tabs>
          <w:tab w:val="num" w:pos="4158"/>
        </w:tabs>
        <w:ind w:left="4158" w:hanging="360"/>
      </w:pPr>
      <w:rPr>
        <w:rFonts w:ascii="Symbol" w:hAnsi="Symbol" w:hint="default"/>
      </w:rPr>
    </w:lvl>
    <w:lvl w:ilvl="4" w:tplc="04100003" w:tentative="1">
      <w:start w:val="1"/>
      <w:numFmt w:val="bullet"/>
      <w:lvlText w:val="o"/>
      <w:lvlJc w:val="left"/>
      <w:pPr>
        <w:tabs>
          <w:tab w:val="num" w:pos="4878"/>
        </w:tabs>
        <w:ind w:left="4878" w:hanging="360"/>
      </w:pPr>
      <w:rPr>
        <w:rFonts w:ascii="Courier New" w:hAnsi="Courier New" w:hint="default"/>
      </w:rPr>
    </w:lvl>
    <w:lvl w:ilvl="5" w:tplc="04100005" w:tentative="1">
      <w:start w:val="1"/>
      <w:numFmt w:val="bullet"/>
      <w:lvlText w:val=""/>
      <w:lvlJc w:val="left"/>
      <w:pPr>
        <w:tabs>
          <w:tab w:val="num" w:pos="5598"/>
        </w:tabs>
        <w:ind w:left="5598" w:hanging="360"/>
      </w:pPr>
      <w:rPr>
        <w:rFonts w:ascii="Wingdings" w:hAnsi="Wingdings" w:hint="default"/>
      </w:rPr>
    </w:lvl>
    <w:lvl w:ilvl="6" w:tplc="04100001" w:tentative="1">
      <w:start w:val="1"/>
      <w:numFmt w:val="bullet"/>
      <w:lvlText w:val=""/>
      <w:lvlJc w:val="left"/>
      <w:pPr>
        <w:tabs>
          <w:tab w:val="num" w:pos="6318"/>
        </w:tabs>
        <w:ind w:left="6318" w:hanging="360"/>
      </w:pPr>
      <w:rPr>
        <w:rFonts w:ascii="Symbol" w:hAnsi="Symbol" w:hint="default"/>
      </w:rPr>
    </w:lvl>
    <w:lvl w:ilvl="7" w:tplc="04100003" w:tentative="1">
      <w:start w:val="1"/>
      <w:numFmt w:val="bullet"/>
      <w:lvlText w:val="o"/>
      <w:lvlJc w:val="left"/>
      <w:pPr>
        <w:tabs>
          <w:tab w:val="num" w:pos="7038"/>
        </w:tabs>
        <w:ind w:left="7038" w:hanging="360"/>
      </w:pPr>
      <w:rPr>
        <w:rFonts w:ascii="Courier New" w:hAnsi="Courier New" w:hint="default"/>
      </w:rPr>
    </w:lvl>
    <w:lvl w:ilvl="8" w:tplc="04100005" w:tentative="1">
      <w:start w:val="1"/>
      <w:numFmt w:val="bullet"/>
      <w:lvlText w:val=""/>
      <w:lvlJc w:val="left"/>
      <w:pPr>
        <w:tabs>
          <w:tab w:val="num" w:pos="7758"/>
        </w:tabs>
        <w:ind w:left="7758" w:hanging="360"/>
      </w:pPr>
      <w:rPr>
        <w:rFonts w:ascii="Wingdings" w:hAnsi="Wingdings" w:hint="default"/>
      </w:rPr>
    </w:lvl>
  </w:abstractNum>
  <w:abstractNum w:abstractNumId="359" w15:restartNumberingAfterBreak="0">
    <w:nsid w:val="6F490D61"/>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60" w15:restartNumberingAfterBreak="0">
    <w:nsid w:val="6F956F8E"/>
    <w:multiLevelType w:val="hybridMultilevel"/>
    <w:tmpl w:val="ECD2B9F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1" w15:restartNumberingAfterBreak="0">
    <w:nsid w:val="704C7579"/>
    <w:multiLevelType w:val="hybridMultilevel"/>
    <w:tmpl w:val="3266E45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2" w15:restartNumberingAfterBreak="0">
    <w:nsid w:val="70621D96"/>
    <w:multiLevelType w:val="multilevel"/>
    <w:tmpl w:val="89FCF8EA"/>
    <w:styleLink w:val="Stile15"/>
    <w:lvl w:ilvl="0">
      <w:start w:val="9"/>
      <w:numFmt w:val="decimal"/>
      <w:lvlText w:val="%1."/>
      <w:lvlJc w:val="left"/>
      <w:pPr>
        <w:ind w:left="851" w:hanging="360"/>
      </w:pPr>
      <w:rPr>
        <w:rFonts w:hint="default"/>
      </w:rPr>
    </w:lvl>
    <w:lvl w:ilvl="1">
      <w:start w:val="10"/>
      <w:numFmt w:val="decimal"/>
      <w:lvlText w:val="%1.%2."/>
      <w:lvlJc w:val="left"/>
      <w:pPr>
        <w:ind w:left="1283" w:hanging="432"/>
      </w:pPr>
      <w:rPr>
        <w:rFonts w:hint="default"/>
        <w:b/>
        <w:bCs w:val="0"/>
      </w:rPr>
    </w:lvl>
    <w:lvl w:ilvl="2">
      <w:start w:val="2"/>
      <w:numFmt w:val="decimal"/>
      <w:lvlText w:val="%1.%2.%3."/>
      <w:lvlJc w:val="left"/>
      <w:pPr>
        <w:ind w:left="1781"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63" w15:restartNumberingAfterBreak="0">
    <w:nsid w:val="7093791C"/>
    <w:multiLevelType w:val="hybridMultilevel"/>
    <w:tmpl w:val="F9502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4" w15:restartNumberingAfterBreak="0">
    <w:nsid w:val="711210D3"/>
    <w:multiLevelType w:val="hybridMultilevel"/>
    <w:tmpl w:val="22428BD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5" w15:restartNumberingAfterBreak="0">
    <w:nsid w:val="71752408"/>
    <w:multiLevelType w:val="hybridMultilevel"/>
    <w:tmpl w:val="C212CA92"/>
    <w:lvl w:ilvl="0" w:tplc="F59E32E6">
      <w:start w:val="1"/>
      <w:numFmt w:val="bullet"/>
      <w:lvlText w:val=""/>
      <w:lvlJc w:val="left"/>
      <w:pPr>
        <w:ind w:left="720" w:hanging="360"/>
      </w:pPr>
      <w:rPr>
        <w:rFonts w:ascii="Symbol" w:hAnsi="Symbol" w:hint="default"/>
      </w:rPr>
    </w:lvl>
    <w:lvl w:ilvl="1" w:tplc="163EB59E">
      <w:start w:val="1"/>
      <w:numFmt w:val="bullet"/>
      <w:lvlText w:val="o"/>
      <w:lvlJc w:val="left"/>
      <w:pPr>
        <w:ind w:left="1440" w:hanging="360"/>
      </w:pPr>
      <w:rPr>
        <w:rFonts w:ascii="Courier New" w:hAnsi="Courier New" w:hint="default"/>
      </w:rPr>
    </w:lvl>
    <w:lvl w:ilvl="2" w:tplc="11FE9940">
      <w:start w:val="1"/>
      <w:numFmt w:val="bullet"/>
      <w:lvlText w:val=""/>
      <w:lvlJc w:val="left"/>
      <w:pPr>
        <w:ind w:left="2160" w:hanging="360"/>
      </w:pPr>
      <w:rPr>
        <w:rFonts w:ascii="Wingdings" w:hAnsi="Wingdings" w:hint="default"/>
      </w:rPr>
    </w:lvl>
    <w:lvl w:ilvl="3" w:tplc="9702B832">
      <w:start w:val="1"/>
      <w:numFmt w:val="bullet"/>
      <w:lvlText w:val=""/>
      <w:lvlJc w:val="left"/>
      <w:pPr>
        <w:ind w:left="2880" w:hanging="360"/>
      </w:pPr>
      <w:rPr>
        <w:rFonts w:ascii="Symbol" w:hAnsi="Symbol" w:hint="default"/>
      </w:rPr>
    </w:lvl>
    <w:lvl w:ilvl="4" w:tplc="CF1E6648">
      <w:start w:val="1"/>
      <w:numFmt w:val="bullet"/>
      <w:lvlText w:val="o"/>
      <w:lvlJc w:val="left"/>
      <w:pPr>
        <w:ind w:left="3600" w:hanging="360"/>
      </w:pPr>
      <w:rPr>
        <w:rFonts w:ascii="Courier New" w:hAnsi="Courier New" w:hint="default"/>
      </w:rPr>
    </w:lvl>
    <w:lvl w:ilvl="5" w:tplc="427011C8">
      <w:start w:val="1"/>
      <w:numFmt w:val="bullet"/>
      <w:lvlText w:val=""/>
      <w:lvlJc w:val="left"/>
      <w:pPr>
        <w:ind w:left="4320" w:hanging="360"/>
      </w:pPr>
      <w:rPr>
        <w:rFonts w:ascii="Wingdings" w:hAnsi="Wingdings" w:hint="default"/>
      </w:rPr>
    </w:lvl>
    <w:lvl w:ilvl="6" w:tplc="6592F2F2">
      <w:start w:val="1"/>
      <w:numFmt w:val="bullet"/>
      <w:lvlText w:val=""/>
      <w:lvlJc w:val="left"/>
      <w:pPr>
        <w:ind w:left="5040" w:hanging="360"/>
      </w:pPr>
      <w:rPr>
        <w:rFonts w:ascii="Symbol" w:hAnsi="Symbol" w:hint="default"/>
      </w:rPr>
    </w:lvl>
    <w:lvl w:ilvl="7" w:tplc="DAE65942">
      <w:start w:val="1"/>
      <w:numFmt w:val="bullet"/>
      <w:lvlText w:val="o"/>
      <w:lvlJc w:val="left"/>
      <w:pPr>
        <w:ind w:left="5760" w:hanging="360"/>
      </w:pPr>
      <w:rPr>
        <w:rFonts w:ascii="Courier New" w:hAnsi="Courier New" w:hint="default"/>
      </w:rPr>
    </w:lvl>
    <w:lvl w:ilvl="8" w:tplc="B4A6C1D2">
      <w:start w:val="1"/>
      <w:numFmt w:val="bullet"/>
      <w:lvlText w:val=""/>
      <w:lvlJc w:val="left"/>
      <w:pPr>
        <w:ind w:left="6480" w:hanging="360"/>
      </w:pPr>
      <w:rPr>
        <w:rFonts w:ascii="Wingdings" w:hAnsi="Wingdings" w:hint="default"/>
      </w:rPr>
    </w:lvl>
  </w:abstractNum>
  <w:abstractNum w:abstractNumId="366" w15:restartNumberingAfterBreak="0">
    <w:nsid w:val="71C9700A"/>
    <w:multiLevelType w:val="hybridMultilevel"/>
    <w:tmpl w:val="9EB894E8"/>
    <w:lvl w:ilvl="0" w:tplc="0E343B9C">
      <w:start w:val="1"/>
      <w:numFmt w:val="decimal"/>
      <w:lvlText w:val="%1."/>
      <w:lvlJc w:val="left"/>
      <w:pPr>
        <w:tabs>
          <w:tab w:val="num" w:pos="360"/>
        </w:tabs>
        <w:ind w:left="360" w:hanging="360"/>
      </w:pPr>
      <w:rPr>
        <w:rFonts w:hint="default"/>
        <w:b w:val="0"/>
        <w:i w:val="0"/>
        <w:strike/>
      </w:rPr>
    </w:lvl>
    <w:lvl w:ilvl="1" w:tplc="04100003" w:tentative="1">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367" w15:restartNumberingAfterBreak="0">
    <w:nsid w:val="71D964FE"/>
    <w:multiLevelType w:val="hybridMultilevel"/>
    <w:tmpl w:val="D264EF9C"/>
    <w:lvl w:ilvl="0" w:tplc="FFFFFFFF">
      <w:start w:val="1"/>
      <w:numFmt w:val="decimal"/>
      <w:lvlText w:val="%1."/>
      <w:lvlJc w:val="left"/>
      <w:pPr>
        <w:ind w:left="720" w:hanging="360"/>
      </w:pPr>
      <w:rPr>
        <w:sz w:val="22"/>
        <w:szCs w:val="22"/>
      </w:r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8" w15:restartNumberingAfterBreak="0">
    <w:nsid w:val="720E6283"/>
    <w:multiLevelType w:val="hybridMultilevel"/>
    <w:tmpl w:val="E0DAACDA"/>
    <w:lvl w:ilvl="0" w:tplc="BA24A614">
      <w:start w:val="1"/>
      <w:numFmt w:val="lowerLetter"/>
      <w:lvlText w:val="%1)"/>
      <w:lvlJc w:val="left"/>
      <w:pPr>
        <w:ind w:left="11" w:hanging="360"/>
      </w:pPr>
      <w:rPr>
        <w:rFonts w:cs="Times New Roman" w:hint="default"/>
      </w:rPr>
    </w:lvl>
    <w:lvl w:ilvl="1" w:tplc="04100003">
      <w:start w:val="1"/>
      <w:numFmt w:val="bullet"/>
      <w:lvlText w:val="o"/>
      <w:lvlJc w:val="left"/>
      <w:pPr>
        <w:ind w:left="731" w:hanging="360"/>
      </w:pPr>
      <w:rPr>
        <w:rFonts w:ascii="Courier New" w:hAnsi="Courier New" w:hint="default"/>
      </w:rPr>
    </w:lvl>
    <w:lvl w:ilvl="2" w:tplc="04100005">
      <w:start w:val="1"/>
      <w:numFmt w:val="bullet"/>
      <w:lvlText w:val=""/>
      <w:lvlJc w:val="left"/>
      <w:pPr>
        <w:ind w:left="1451" w:hanging="360"/>
      </w:pPr>
      <w:rPr>
        <w:rFonts w:ascii="Wingdings" w:hAnsi="Wingdings" w:hint="default"/>
      </w:rPr>
    </w:lvl>
    <w:lvl w:ilvl="3" w:tplc="04100001">
      <w:start w:val="1"/>
      <w:numFmt w:val="bullet"/>
      <w:lvlText w:val=""/>
      <w:lvlJc w:val="left"/>
      <w:pPr>
        <w:ind w:left="2171" w:hanging="360"/>
      </w:pPr>
      <w:rPr>
        <w:rFonts w:ascii="Symbol" w:hAnsi="Symbol" w:hint="default"/>
      </w:rPr>
    </w:lvl>
    <w:lvl w:ilvl="4" w:tplc="04100003" w:tentative="1">
      <w:start w:val="1"/>
      <w:numFmt w:val="bullet"/>
      <w:lvlText w:val="o"/>
      <w:lvlJc w:val="left"/>
      <w:pPr>
        <w:ind w:left="2891" w:hanging="360"/>
      </w:pPr>
      <w:rPr>
        <w:rFonts w:ascii="Courier New" w:hAnsi="Courier New" w:hint="default"/>
      </w:rPr>
    </w:lvl>
    <w:lvl w:ilvl="5" w:tplc="04100005" w:tentative="1">
      <w:start w:val="1"/>
      <w:numFmt w:val="bullet"/>
      <w:lvlText w:val=""/>
      <w:lvlJc w:val="left"/>
      <w:pPr>
        <w:ind w:left="3611" w:hanging="360"/>
      </w:pPr>
      <w:rPr>
        <w:rFonts w:ascii="Wingdings" w:hAnsi="Wingdings" w:hint="default"/>
      </w:rPr>
    </w:lvl>
    <w:lvl w:ilvl="6" w:tplc="04100001" w:tentative="1">
      <w:start w:val="1"/>
      <w:numFmt w:val="bullet"/>
      <w:lvlText w:val=""/>
      <w:lvlJc w:val="left"/>
      <w:pPr>
        <w:ind w:left="4331" w:hanging="360"/>
      </w:pPr>
      <w:rPr>
        <w:rFonts w:ascii="Symbol" w:hAnsi="Symbol" w:hint="default"/>
      </w:rPr>
    </w:lvl>
    <w:lvl w:ilvl="7" w:tplc="04100003" w:tentative="1">
      <w:start w:val="1"/>
      <w:numFmt w:val="bullet"/>
      <w:lvlText w:val="o"/>
      <w:lvlJc w:val="left"/>
      <w:pPr>
        <w:ind w:left="5051" w:hanging="360"/>
      </w:pPr>
      <w:rPr>
        <w:rFonts w:ascii="Courier New" w:hAnsi="Courier New" w:hint="default"/>
      </w:rPr>
    </w:lvl>
    <w:lvl w:ilvl="8" w:tplc="04100005" w:tentative="1">
      <w:start w:val="1"/>
      <w:numFmt w:val="bullet"/>
      <w:lvlText w:val=""/>
      <w:lvlJc w:val="left"/>
      <w:pPr>
        <w:ind w:left="5771" w:hanging="360"/>
      </w:pPr>
      <w:rPr>
        <w:rFonts w:ascii="Wingdings" w:hAnsi="Wingdings" w:hint="default"/>
      </w:rPr>
    </w:lvl>
  </w:abstractNum>
  <w:abstractNum w:abstractNumId="369" w15:restartNumberingAfterBreak="0">
    <w:nsid w:val="723F35A3"/>
    <w:multiLevelType w:val="hybridMultilevel"/>
    <w:tmpl w:val="D3C60C90"/>
    <w:lvl w:ilvl="0" w:tplc="CCD6D25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0" w15:restartNumberingAfterBreak="0">
    <w:nsid w:val="72880A28"/>
    <w:multiLevelType w:val="multilevel"/>
    <w:tmpl w:val="82F22792"/>
    <w:lvl w:ilvl="0">
      <w:start w:val="1"/>
      <w:numFmt w:val="lowerLetter"/>
      <w:pStyle w:val="Numeroelenco"/>
      <w:lvlText w:val="%1)"/>
      <w:lvlJc w:val="left"/>
      <w:pPr>
        <w:tabs>
          <w:tab w:val="num" w:pos="360"/>
        </w:tabs>
        <w:ind w:left="400" w:hanging="400"/>
      </w:pPr>
    </w:lvl>
    <w:lvl w:ilvl="1">
      <w:start w:val="1"/>
      <w:numFmt w:val="decimal"/>
      <w:pStyle w:val="Numeroelenco2"/>
      <w:lvlText w:val="%2)"/>
      <w:lvlJc w:val="left"/>
      <w:pPr>
        <w:tabs>
          <w:tab w:val="num" w:pos="1080"/>
        </w:tabs>
        <w:ind w:left="800" w:hanging="400"/>
      </w:pPr>
    </w:lvl>
    <w:lvl w:ilvl="2">
      <w:start w:val="1"/>
      <w:numFmt w:val="lowerRoman"/>
      <w:pStyle w:val="Numeroelenco3"/>
      <w:lvlText w:val="%3)"/>
      <w:lvlJc w:val="left"/>
      <w:pPr>
        <w:tabs>
          <w:tab w:val="num" w:pos="1800"/>
        </w:tabs>
        <w:ind w:left="1200" w:hanging="400"/>
      </w:pPr>
    </w:lvl>
    <w:lvl w:ilvl="3">
      <w:start w:val="1"/>
      <w:numFmt w:val="upperRoman"/>
      <w:pStyle w:val="Numeroelenco4"/>
      <w:lvlText w:val="%4)"/>
      <w:lvlJc w:val="left"/>
      <w:pPr>
        <w:tabs>
          <w:tab w:val="num" w:pos="2520"/>
        </w:tabs>
        <w:ind w:left="1600" w:hanging="400"/>
      </w:pPr>
    </w:lvl>
    <w:lvl w:ilvl="4">
      <w:start w:val="1"/>
      <w:numFmt w:val="none"/>
      <w:pStyle w:val="zzLn5"/>
      <w:suff w:val="nothing"/>
      <w:lvlText w:val=" "/>
      <w:lvlJc w:val="left"/>
      <w:pPr>
        <w:tabs>
          <w:tab w:val="num" w:pos="3240"/>
        </w:tabs>
        <w:ind w:left="0" w:firstLine="0"/>
      </w:pPr>
    </w:lvl>
    <w:lvl w:ilvl="5">
      <w:start w:val="1"/>
      <w:numFmt w:val="none"/>
      <w:pStyle w:val="zzLn6"/>
      <w:suff w:val="nothing"/>
      <w:lvlText w:val=" "/>
      <w:lvlJc w:val="left"/>
      <w:pPr>
        <w:tabs>
          <w:tab w:val="num" w:pos="3960"/>
        </w:tabs>
        <w:ind w:left="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71" w15:restartNumberingAfterBreak="0">
    <w:nsid w:val="729922C7"/>
    <w:multiLevelType w:val="hybridMultilevel"/>
    <w:tmpl w:val="E0DAACDA"/>
    <w:lvl w:ilvl="0" w:tplc="BA24A614">
      <w:start w:val="1"/>
      <w:numFmt w:val="lowerLetter"/>
      <w:lvlText w:val="%1)"/>
      <w:lvlJc w:val="left"/>
      <w:pPr>
        <w:ind w:left="720" w:hanging="360"/>
      </w:pPr>
      <w:rPr>
        <w:rFonts w:cs="Times New Roman"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2" w15:restartNumberingAfterBreak="0">
    <w:nsid w:val="72AA39B0"/>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73" w15:restartNumberingAfterBreak="0">
    <w:nsid w:val="7369C756"/>
    <w:multiLevelType w:val="multilevel"/>
    <w:tmpl w:val="FFFFFFFF"/>
    <w:lvl w:ilvl="0">
      <w:start w:val="1"/>
      <w:numFmt w:val="decimal"/>
      <w:lvlText w:val="%1"/>
      <w:lvlJc w:val="left"/>
      <w:pPr>
        <w:ind w:left="2275" w:hanging="431"/>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4" w15:restartNumberingAfterBreak="0">
    <w:nsid w:val="7393282D"/>
    <w:multiLevelType w:val="hybridMultilevel"/>
    <w:tmpl w:val="2F0081B6"/>
    <w:lvl w:ilvl="0" w:tplc="D6262E7C">
      <w:start w:val="12"/>
      <w:numFmt w:val="lowerLetter"/>
      <w:lvlText w:val="%1)"/>
      <w:lvlJc w:val="left"/>
      <w:pPr>
        <w:ind w:left="502"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5" w15:restartNumberingAfterBreak="0">
    <w:nsid w:val="73A84784"/>
    <w:multiLevelType w:val="hybridMultilevel"/>
    <w:tmpl w:val="BF84D8B4"/>
    <w:lvl w:ilvl="0" w:tplc="0410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6" w15:restartNumberingAfterBreak="0">
    <w:nsid w:val="73DD3F39"/>
    <w:multiLevelType w:val="hybridMultilevel"/>
    <w:tmpl w:val="43F0DED4"/>
    <w:lvl w:ilvl="0" w:tplc="BF06D5B8">
      <w:start w:val="30"/>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7" w15:restartNumberingAfterBreak="0">
    <w:nsid w:val="74687A33"/>
    <w:multiLevelType w:val="hybridMultilevel"/>
    <w:tmpl w:val="7C80B25E"/>
    <w:lvl w:ilvl="0" w:tplc="04100003">
      <w:start w:val="1"/>
      <w:numFmt w:val="bullet"/>
      <w:lvlText w:val="o"/>
      <w:lvlJc w:val="left"/>
      <w:pPr>
        <w:ind w:left="1713" w:hanging="360"/>
      </w:pPr>
      <w:rPr>
        <w:rFonts w:ascii="Courier New" w:hAnsi="Courier New" w:cs="Courier New"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378" w15:restartNumberingAfterBreak="0">
    <w:nsid w:val="748F6691"/>
    <w:multiLevelType w:val="hybridMultilevel"/>
    <w:tmpl w:val="33F81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9" w15:restartNumberingAfterBreak="0">
    <w:nsid w:val="74A3703D"/>
    <w:multiLevelType w:val="hybridMultilevel"/>
    <w:tmpl w:val="5222481A"/>
    <w:lvl w:ilvl="0" w:tplc="AC48CED8">
      <w:start w:val="1"/>
      <w:numFmt w:val="decimal"/>
      <w:lvlText w:val="%1)"/>
      <w:lvlJc w:val="left"/>
      <w:pPr>
        <w:ind w:left="1287" w:hanging="360"/>
      </w:pPr>
      <w:rPr>
        <w:rFonts w:cs="Times New Roman" w:hint="default"/>
        <w:b/>
        <w:i/>
      </w:rPr>
    </w:lvl>
    <w:lvl w:ilvl="1" w:tplc="04100019" w:tentative="1">
      <w:start w:val="1"/>
      <w:numFmt w:val="lowerLetter"/>
      <w:lvlText w:val="%2."/>
      <w:lvlJc w:val="left"/>
      <w:pPr>
        <w:ind w:left="2007" w:hanging="360"/>
      </w:pPr>
      <w:rPr>
        <w:rFonts w:cs="Times New Roman"/>
      </w:rPr>
    </w:lvl>
    <w:lvl w:ilvl="2" w:tplc="0410001B" w:tentative="1">
      <w:start w:val="1"/>
      <w:numFmt w:val="lowerRoman"/>
      <w:lvlText w:val="%3."/>
      <w:lvlJc w:val="right"/>
      <w:pPr>
        <w:ind w:left="2727" w:hanging="180"/>
      </w:pPr>
      <w:rPr>
        <w:rFonts w:cs="Times New Roman"/>
      </w:rPr>
    </w:lvl>
    <w:lvl w:ilvl="3" w:tplc="0410000F" w:tentative="1">
      <w:start w:val="1"/>
      <w:numFmt w:val="decimal"/>
      <w:lvlText w:val="%4."/>
      <w:lvlJc w:val="left"/>
      <w:pPr>
        <w:ind w:left="3447" w:hanging="360"/>
      </w:pPr>
      <w:rPr>
        <w:rFonts w:cs="Times New Roman"/>
      </w:rPr>
    </w:lvl>
    <w:lvl w:ilvl="4" w:tplc="04100019" w:tentative="1">
      <w:start w:val="1"/>
      <w:numFmt w:val="lowerLetter"/>
      <w:lvlText w:val="%5."/>
      <w:lvlJc w:val="left"/>
      <w:pPr>
        <w:ind w:left="4167" w:hanging="360"/>
      </w:pPr>
      <w:rPr>
        <w:rFonts w:cs="Times New Roman"/>
      </w:rPr>
    </w:lvl>
    <w:lvl w:ilvl="5" w:tplc="0410001B" w:tentative="1">
      <w:start w:val="1"/>
      <w:numFmt w:val="lowerRoman"/>
      <w:lvlText w:val="%6."/>
      <w:lvlJc w:val="right"/>
      <w:pPr>
        <w:ind w:left="4887" w:hanging="180"/>
      </w:pPr>
      <w:rPr>
        <w:rFonts w:cs="Times New Roman"/>
      </w:rPr>
    </w:lvl>
    <w:lvl w:ilvl="6" w:tplc="0410000F" w:tentative="1">
      <w:start w:val="1"/>
      <w:numFmt w:val="decimal"/>
      <w:lvlText w:val="%7."/>
      <w:lvlJc w:val="left"/>
      <w:pPr>
        <w:ind w:left="5607" w:hanging="360"/>
      </w:pPr>
      <w:rPr>
        <w:rFonts w:cs="Times New Roman"/>
      </w:rPr>
    </w:lvl>
    <w:lvl w:ilvl="7" w:tplc="04100019" w:tentative="1">
      <w:start w:val="1"/>
      <w:numFmt w:val="lowerLetter"/>
      <w:lvlText w:val="%8."/>
      <w:lvlJc w:val="left"/>
      <w:pPr>
        <w:ind w:left="6327" w:hanging="360"/>
      </w:pPr>
      <w:rPr>
        <w:rFonts w:cs="Times New Roman"/>
      </w:rPr>
    </w:lvl>
    <w:lvl w:ilvl="8" w:tplc="0410001B" w:tentative="1">
      <w:start w:val="1"/>
      <w:numFmt w:val="lowerRoman"/>
      <w:lvlText w:val="%9."/>
      <w:lvlJc w:val="right"/>
      <w:pPr>
        <w:ind w:left="7047" w:hanging="180"/>
      </w:pPr>
      <w:rPr>
        <w:rFonts w:cs="Times New Roman"/>
      </w:rPr>
    </w:lvl>
  </w:abstractNum>
  <w:abstractNum w:abstractNumId="380" w15:restartNumberingAfterBreak="0">
    <w:nsid w:val="74D03005"/>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81" w15:restartNumberingAfterBreak="0">
    <w:nsid w:val="75050E57"/>
    <w:multiLevelType w:val="hybridMultilevel"/>
    <w:tmpl w:val="9A4E20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2" w15:restartNumberingAfterBreak="0">
    <w:nsid w:val="753827E0"/>
    <w:multiLevelType w:val="hybridMultilevel"/>
    <w:tmpl w:val="A9D4DE0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83" w15:restartNumberingAfterBreak="0">
    <w:nsid w:val="7556413C"/>
    <w:multiLevelType w:val="multilevel"/>
    <w:tmpl w:val="0CD0E76C"/>
    <w:lvl w:ilvl="0">
      <w:start w:val="1"/>
      <w:numFmt w:val="decimal"/>
      <w:lvlText w:val="%1."/>
      <w:lvlJc w:val="left"/>
      <w:pPr>
        <w:ind w:left="851" w:hanging="360"/>
      </w:pPr>
      <w:rPr>
        <w:rFonts w:hint="default"/>
      </w:rPr>
    </w:lvl>
    <w:lvl w:ilvl="1">
      <w:start w:val="1"/>
      <w:numFmt w:val="decimal"/>
      <w:lvlText w:val="%1.%2."/>
      <w:lvlJc w:val="left"/>
      <w:pPr>
        <w:ind w:left="1283" w:hanging="432"/>
      </w:pPr>
      <w:rPr>
        <w:rFonts w:hint="default"/>
        <w:b/>
        <w:bCs w:val="0"/>
      </w:rPr>
    </w:lvl>
    <w:lvl w:ilvl="2">
      <w:start w:val="1"/>
      <w:numFmt w:val="decimal"/>
      <w:lvlText w:val="%1.%2.%3."/>
      <w:lvlJc w:val="left"/>
      <w:pPr>
        <w:ind w:left="1715" w:hanging="504"/>
      </w:pPr>
      <w:rPr>
        <w:rFonts w:hint="default"/>
      </w:rPr>
    </w:lvl>
    <w:lvl w:ilvl="3">
      <w:start w:val="1"/>
      <w:numFmt w:val="decimal"/>
      <w:lvlText w:val="%1.%2.%3.%4."/>
      <w:lvlJc w:val="left"/>
      <w:pPr>
        <w:ind w:left="2219" w:hanging="648"/>
      </w:pPr>
      <w:rPr>
        <w:rFonts w:hint="default"/>
      </w:rPr>
    </w:lvl>
    <w:lvl w:ilvl="4">
      <w:start w:val="1"/>
      <w:numFmt w:val="decimal"/>
      <w:lvlText w:val="%1.%2.%3.%4.%5."/>
      <w:lvlJc w:val="left"/>
      <w:pPr>
        <w:ind w:left="2723" w:hanging="792"/>
      </w:pPr>
      <w:rPr>
        <w:rFonts w:hint="default"/>
      </w:rPr>
    </w:lvl>
    <w:lvl w:ilvl="5">
      <w:start w:val="1"/>
      <w:numFmt w:val="decimal"/>
      <w:lvlText w:val="%1.%2.%3.%4.%5.%6."/>
      <w:lvlJc w:val="left"/>
      <w:pPr>
        <w:ind w:left="3227" w:hanging="936"/>
      </w:pPr>
      <w:rPr>
        <w:rFonts w:hint="default"/>
      </w:rPr>
    </w:lvl>
    <w:lvl w:ilvl="6">
      <w:start w:val="1"/>
      <w:numFmt w:val="decimal"/>
      <w:lvlText w:val="%1.%2.%3.%4.%5.%6.%7."/>
      <w:lvlJc w:val="left"/>
      <w:pPr>
        <w:ind w:left="3731" w:hanging="1080"/>
      </w:pPr>
      <w:rPr>
        <w:rFonts w:hint="default"/>
      </w:rPr>
    </w:lvl>
    <w:lvl w:ilvl="7">
      <w:start w:val="1"/>
      <w:numFmt w:val="decimal"/>
      <w:lvlText w:val="%1.%2.%3.%4.%5.%6.%7.%8."/>
      <w:lvlJc w:val="left"/>
      <w:pPr>
        <w:ind w:left="4235" w:hanging="1224"/>
      </w:pPr>
      <w:rPr>
        <w:rFonts w:hint="default"/>
      </w:rPr>
    </w:lvl>
    <w:lvl w:ilvl="8">
      <w:start w:val="1"/>
      <w:numFmt w:val="decimal"/>
      <w:lvlText w:val="%1.%2.%3.%4.%5.%6.%7.%8.%9."/>
      <w:lvlJc w:val="left"/>
      <w:pPr>
        <w:ind w:left="4811" w:hanging="1440"/>
      </w:pPr>
      <w:rPr>
        <w:rFonts w:hint="default"/>
      </w:rPr>
    </w:lvl>
  </w:abstractNum>
  <w:abstractNum w:abstractNumId="384" w15:restartNumberingAfterBreak="0">
    <w:nsid w:val="756F69B6"/>
    <w:multiLevelType w:val="hybridMultilevel"/>
    <w:tmpl w:val="4F54BC2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5" w15:restartNumberingAfterBreak="0">
    <w:nsid w:val="76B60874"/>
    <w:multiLevelType w:val="hybridMultilevel"/>
    <w:tmpl w:val="B5B4477C"/>
    <w:lvl w:ilvl="0" w:tplc="E3F83056">
      <w:start w:val="1"/>
      <w:numFmt w:val="decimal"/>
      <w:lvlText w:val="%1."/>
      <w:lvlJc w:val="left"/>
      <w:pPr>
        <w:ind w:left="573" w:hanging="360"/>
      </w:pPr>
      <w:rPr>
        <w:rFonts w:hint="default"/>
      </w:rPr>
    </w:lvl>
    <w:lvl w:ilvl="1" w:tplc="04100019" w:tentative="1">
      <w:start w:val="1"/>
      <w:numFmt w:val="lowerLetter"/>
      <w:lvlText w:val="%2."/>
      <w:lvlJc w:val="left"/>
      <w:pPr>
        <w:ind w:left="1293" w:hanging="360"/>
      </w:pPr>
    </w:lvl>
    <w:lvl w:ilvl="2" w:tplc="0410001B" w:tentative="1">
      <w:start w:val="1"/>
      <w:numFmt w:val="lowerRoman"/>
      <w:lvlText w:val="%3."/>
      <w:lvlJc w:val="right"/>
      <w:pPr>
        <w:ind w:left="2013" w:hanging="180"/>
      </w:pPr>
    </w:lvl>
    <w:lvl w:ilvl="3" w:tplc="0410000F" w:tentative="1">
      <w:start w:val="1"/>
      <w:numFmt w:val="decimal"/>
      <w:lvlText w:val="%4."/>
      <w:lvlJc w:val="left"/>
      <w:pPr>
        <w:ind w:left="2733" w:hanging="360"/>
      </w:pPr>
    </w:lvl>
    <w:lvl w:ilvl="4" w:tplc="04100019" w:tentative="1">
      <w:start w:val="1"/>
      <w:numFmt w:val="lowerLetter"/>
      <w:lvlText w:val="%5."/>
      <w:lvlJc w:val="left"/>
      <w:pPr>
        <w:ind w:left="3453" w:hanging="360"/>
      </w:pPr>
    </w:lvl>
    <w:lvl w:ilvl="5" w:tplc="0410001B" w:tentative="1">
      <w:start w:val="1"/>
      <w:numFmt w:val="lowerRoman"/>
      <w:lvlText w:val="%6."/>
      <w:lvlJc w:val="right"/>
      <w:pPr>
        <w:ind w:left="4173" w:hanging="180"/>
      </w:pPr>
    </w:lvl>
    <w:lvl w:ilvl="6" w:tplc="0410000F" w:tentative="1">
      <w:start w:val="1"/>
      <w:numFmt w:val="decimal"/>
      <w:lvlText w:val="%7."/>
      <w:lvlJc w:val="left"/>
      <w:pPr>
        <w:ind w:left="4893" w:hanging="360"/>
      </w:pPr>
    </w:lvl>
    <w:lvl w:ilvl="7" w:tplc="04100019" w:tentative="1">
      <w:start w:val="1"/>
      <w:numFmt w:val="lowerLetter"/>
      <w:lvlText w:val="%8."/>
      <w:lvlJc w:val="left"/>
      <w:pPr>
        <w:ind w:left="5613" w:hanging="360"/>
      </w:pPr>
    </w:lvl>
    <w:lvl w:ilvl="8" w:tplc="0410001B" w:tentative="1">
      <w:start w:val="1"/>
      <w:numFmt w:val="lowerRoman"/>
      <w:lvlText w:val="%9."/>
      <w:lvlJc w:val="right"/>
      <w:pPr>
        <w:ind w:left="6333" w:hanging="180"/>
      </w:pPr>
    </w:lvl>
  </w:abstractNum>
  <w:abstractNum w:abstractNumId="386" w15:restartNumberingAfterBreak="0">
    <w:nsid w:val="76C41B74"/>
    <w:multiLevelType w:val="hybridMultilevel"/>
    <w:tmpl w:val="778A77E4"/>
    <w:lvl w:ilvl="0" w:tplc="CD98CE98">
      <w:start w:val="1"/>
      <w:numFmt w:val="lowerRoman"/>
      <w:lvlText w:val="%1."/>
      <w:lvlJc w:val="right"/>
      <w:pPr>
        <w:ind w:left="720" w:hanging="360"/>
      </w:pPr>
      <w:rPr>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7" w15:restartNumberingAfterBreak="0">
    <w:nsid w:val="76D93F6A"/>
    <w:multiLevelType w:val="hybridMultilevel"/>
    <w:tmpl w:val="E9ACF07E"/>
    <w:lvl w:ilvl="0" w:tplc="C14E4BA0">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8" w15:restartNumberingAfterBreak="0">
    <w:nsid w:val="76E0374E"/>
    <w:multiLevelType w:val="hybridMultilevel"/>
    <w:tmpl w:val="F612A9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9" w15:restartNumberingAfterBreak="0">
    <w:nsid w:val="77D14F1C"/>
    <w:multiLevelType w:val="hybridMultilevel"/>
    <w:tmpl w:val="5FCA24FA"/>
    <w:lvl w:ilvl="0" w:tplc="04100001">
      <w:start w:val="1"/>
      <w:numFmt w:val="bullet"/>
      <w:lvlText w:val=""/>
      <w:lvlJc w:val="left"/>
      <w:pPr>
        <w:tabs>
          <w:tab w:val="num" w:pos="360"/>
        </w:tabs>
        <w:ind w:left="360" w:hanging="360"/>
      </w:pPr>
      <w:rPr>
        <w:rFonts w:ascii="Symbol" w:hAnsi="Symbol" w:hint="default"/>
        <w:spacing w:val="-20"/>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0" w15:restartNumberingAfterBreak="0">
    <w:nsid w:val="77FF3A59"/>
    <w:multiLevelType w:val="hybridMultilevel"/>
    <w:tmpl w:val="75022830"/>
    <w:lvl w:ilvl="0" w:tplc="0410000F">
      <w:start w:val="1"/>
      <w:numFmt w:val="decimal"/>
      <w:lvlText w:val="%1."/>
      <w:lvlJc w:val="left"/>
      <w:pPr>
        <w:tabs>
          <w:tab w:val="num" w:pos="360"/>
        </w:tabs>
        <w:ind w:left="360" w:hanging="360"/>
      </w:pPr>
      <w:rPr>
        <w:rFonts w:cs="Times New Roman"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1" w15:restartNumberingAfterBreak="0">
    <w:nsid w:val="78314C38"/>
    <w:multiLevelType w:val="hybridMultilevel"/>
    <w:tmpl w:val="9F04D2CE"/>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2" w15:restartNumberingAfterBreak="0">
    <w:nsid w:val="783E3AE4"/>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3" w15:restartNumberingAfterBreak="0">
    <w:nsid w:val="78CD19B6"/>
    <w:multiLevelType w:val="hybridMultilevel"/>
    <w:tmpl w:val="6E367CA4"/>
    <w:lvl w:ilvl="0" w:tplc="04100003">
      <w:start w:val="1"/>
      <w:numFmt w:val="bullet"/>
      <w:lvlText w:val="o"/>
      <w:lvlJc w:val="left"/>
      <w:pPr>
        <w:ind w:left="1069" w:hanging="360"/>
      </w:pPr>
      <w:rPr>
        <w:rFonts w:ascii="Courier New" w:hAnsi="Courier New" w:cs="Courier New" w:hint="default"/>
      </w:rPr>
    </w:lvl>
    <w:lvl w:ilvl="1" w:tplc="04100003">
      <w:start w:val="1"/>
      <w:numFmt w:val="bullet"/>
      <w:lvlText w:val="o"/>
      <w:lvlJc w:val="left"/>
      <w:pPr>
        <w:ind w:left="1789" w:hanging="360"/>
      </w:pPr>
      <w:rPr>
        <w:rFonts w:ascii="Courier New" w:hAnsi="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94" w15:restartNumberingAfterBreak="0">
    <w:nsid w:val="7912010A"/>
    <w:multiLevelType w:val="hybridMultilevel"/>
    <w:tmpl w:val="F21E0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5" w15:restartNumberingAfterBreak="0">
    <w:nsid w:val="79366E9E"/>
    <w:multiLevelType w:val="hybridMultilevel"/>
    <w:tmpl w:val="8968FFB6"/>
    <w:lvl w:ilvl="0" w:tplc="04100019">
      <w:start w:val="1"/>
      <w:numFmt w:val="lowerLetter"/>
      <w:lvlText w:val="%1."/>
      <w:lvlJc w:val="left"/>
      <w:pPr>
        <w:ind w:left="1069" w:hanging="360"/>
      </w:pPr>
      <w:rPr>
        <w:rFonts w:cs="Times New Roman"/>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6" w15:restartNumberingAfterBreak="0">
    <w:nsid w:val="79632969"/>
    <w:multiLevelType w:val="hybridMultilevel"/>
    <w:tmpl w:val="0456CAD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7" w15:restartNumberingAfterBreak="0">
    <w:nsid w:val="79958E5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8" w15:restartNumberingAfterBreak="0">
    <w:nsid w:val="79A61652"/>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9" w15:restartNumberingAfterBreak="0">
    <w:nsid w:val="79BB4007"/>
    <w:multiLevelType w:val="hybridMultilevel"/>
    <w:tmpl w:val="A900D192"/>
    <w:lvl w:ilvl="0" w:tplc="041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0" w15:restartNumberingAfterBreak="0">
    <w:nsid w:val="79EC1FD0"/>
    <w:multiLevelType w:val="hybridMultilevel"/>
    <w:tmpl w:val="0DB4FD66"/>
    <w:lvl w:ilvl="0" w:tplc="68A884D2">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1" w15:restartNumberingAfterBreak="0">
    <w:nsid w:val="7A2B03A3"/>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2" w15:restartNumberingAfterBreak="0">
    <w:nsid w:val="7A4F7E2B"/>
    <w:multiLevelType w:val="hybridMultilevel"/>
    <w:tmpl w:val="2D2084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3" w15:restartNumberingAfterBreak="0">
    <w:nsid w:val="7A6B2F2F"/>
    <w:multiLevelType w:val="hybridMultilevel"/>
    <w:tmpl w:val="CC36D2BC"/>
    <w:lvl w:ilvl="0" w:tplc="2FC86DF2">
      <w:start w:val="1"/>
      <w:numFmt w:val="lowerLetter"/>
      <w:lvlText w:val="%1)"/>
      <w:lvlJc w:val="left"/>
      <w:pPr>
        <w:ind w:left="502" w:hanging="360"/>
      </w:pPr>
      <w:rPr>
        <w:b w:val="0"/>
        <w:b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04" w15:restartNumberingAfterBreak="0">
    <w:nsid w:val="7AD21AF9"/>
    <w:multiLevelType w:val="hybridMultilevel"/>
    <w:tmpl w:val="6DB67EB0"/>
    <w:lvl w:ilvl="0" w:tplc="0410001B">
      <w:start w:val="1"/>
      <w:numFmt w:val="lowerRoman"/>
      <w:lvlText w:val="%1."/>
      <w:lvlJc w:val="right"/>
      <w:pPr>
        <w:ind w:left="720" w:hanging="360"/>
      </w:pPr>
      <w:rPr>
        <w:rFonts w:hint="default"/>
      </w:rPr>
    </w:lvl>
    <w:lvl w:ilvl="1" w:tplc="04100019">
      <w:start w:val="1"/>
      <w:numFmt w:val="lowerLetter"/>
      <w:lvlText w:val="%2."/>
      <w:lvlJc w:val="left"/>
      <w:pPr>
        <w:ind w:left="1440" w:hanging="360"/>
      </w:pPr>
      <w:rPr>
        <w:rFonts w:cs="Times New Roman"/>
      </w:rPr>
    </w:lvl>
    <w:lvl w:ilvl="2" w:tplc="0410001B">
      <w:start w:val="1"/>
      <w:numFmt w:val="lowerRoman"/>
      <w:lvlText w:val="%3."/>
      <w:lvlJc w:val="right"/>
      <w:pPr>
        <w:ind w:left="2160" w:hanging="180"/>
      </w:pPr>
      <w:rPr>
        <w:rFonts w:cs="Times New Roman"/>
      </w:rPr>
    </w:lvl>
    <w:lvl w:ilvl="3" w:tplc="0410000F">
      <w:start w:val="1"/>
      <w:numFmt w:val="decimal"/>
      <w:lvlText w:val="%4."/>
      <w:lvlJc w:val="left"/>
      <w:pPr>
        <w:ind w:left="2880" w:hanging="360"/>
      </w:pPr>
      <w:rPr>
        <w:rFonts w:cs="Times New Roman"/>
      </w:rPr>
    </w:lvl>
    <w:lvl w:ilvl="4" w:tplc="04100019">
      <w:start w:val="1"/>
      <w:numFmt w:val="lowerLetter"/>
      <w:lvlText w:val="%5."/>
      <w:lvlJc w:val="left"/>
      <w:pPr>
        <w:ind w:left="3600" w:hanging="360"/>
      </w:pPr>
      <w:rPr>
        <w:rFonts w:cs="Times New Roman"/>
      </w:rPr>
    </w:lvl>
    <w:lvl w:ilvl="5" w:tplc="0410001B">
      <w:start w:val="1"/>
      <w:numFmt w:val="lowerRoman"/>
      <w:lvlText w:val="%6."/>
      <w:lvlJc w:val="right"/>
      <w:pPr>
        <w:ind w:left="4320" w:hanging="180"/>
      </w:pPr>
      <w:rPr>
        <w:rFonts w:cs="Times New Roman"/>
      </w:rPr>
    </w:lvl>
    <w:lvl w:ilvl="6" w:tplc="0410000F">
      <w:start w:val="1"/>
      <w:numFmt w:val="decimal"/>
      <w:lvlText w:val="%7."/>
      <w:lvlJc w:val="left"/>
      <w:pPr>
        <w:ind w:left="5040" w:hanging="360"/>
      </w:pPr>
      <w:rPr>
        <w:rFonts w:cs="Times New Roman"/>
      </w:rPr>
    </w:lvl>
    <w:lvl w:ilvl="7" w:tplc="04100019">
      <w:start w:val="1"/>
      <w:numFmt w:val="lowerLetter"/>
      <w:lvlText w:val="%8."/>
      <w:lvlJc w:val="left"/>
      <w:pPr>
        <w:ind w:left="5760" w:hanging="360"/>
      </w:pPr>
      <w:rPr>
        <w:rFonts w:cs="Times New Roman"/>
      </w:rPr>
    </w:lvl>
    <w:lvl w:ilvl="8" w:tplc="0410001B">
      <w:start w:val="1"/>
      <w:numFmt w:val="lowerRoman"/>
      <w:lvlText w:val="%9."/>
      <w:lvlJc w:val="right"/>
      <w:pPr>
        <w:ind w:left="6480" w:hanging="180"/>
      </w:pPr>
      <w:rPr>
        <w:rFonts w:cs="Times New Roman"/>
      </w:rPr>
    </w:lvl>
  </w:abstractNum>
  <w:abstractNum w:abstractNumId="405" w15:restartNumberingAfterBreak="0">
    <w:nsid w:val="7AE31901"/>
    <w:multiLevelType w:val="hybridMultilevel"/>
    <w:tmpl w:val="F808F644"/>
    <w:lvl w:ilvl="0" w:tplc="FFFFFFFF">
      <w:start w:val="1"/>
      <w:numFmt w:val="lowerLetter"/>
      <w:lvlText w:val="%1)"/>
      <w:lvlJc w:val="left"/>
      <w:pPr>
        <w:ind w:left="1211" w:hanging="360"/>
      </w:pPr>
      <w:rPr>
        <w:rFonts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06" w15:restartNumberingAfterBreak="0">
    <w:nsid w:val="7AFF4F8A"/>
    <w:multiLevelType w:val="hybridMultilevel"/>
    <w:tmpl w:val="7AB601F6"/>
    <w:lvl w:ilvl="0" w:tplc="0410000F">
      <w:start w:val="1"/>
      <w:numFmt w:val="decimal"/>
      <w:lvlText w:val="%1."/>
      <w:lvlJc w:val="left"/>
      <w:pPr>
        <w:tabs>
          <w:tab w:val="num" w:pos="720"/>
        </w:tabs>
        <w:ind w:left="720" w:hanging="360"/>
      </w:pPr>
      <w:rPr>
        <w:rFonts w:hint="default"/>
      </w:rPr>
    </w:lvl>
    <w:lvl w:ilvl="1" w:tplc="04100001">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7" w15:restartNumberingAfterBreak="0">
    <w:nsid w:val="7BA11F90"/>
    <w:multiLevelType w:val="hybridMultilevel"/>
    <w:tmpl w:val="2F3689B8"/>
    <w:lvl w:ilvl="0" w:tplc="E550EA56">
      <w:start w:val="1"/>
      <w:numFmt w:val="lowerLetter"/>
      <w:lvlText w:val="%1)"/>
      <w:lvlJc w:val="left"/>
      <w:pPr>
        <w:ind w:left="720" w:hanging="360"/>
      </w:pPr>
      <w:rPr>
        <w:rFonts w:ascii="Calibri" w:hAnsi="Calibri" w:cs="Calibri"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08" w15:restartNumberingAfterBreak="0">
    <w:nsid w:val="7BDE4CA2"/>
    <w:multiLevelType w:val="hybridMultilevel"/>
    <w:tmpl w:val="466285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9" w15:restartNumberingAfterBreak="0">
    <w:nsid w:val="7C035F31"/>
    <w:multiLevelType w:val="hybridMultilevel"/>
    <w:tmpl w:val="6FA44AC2"/>
    <w:lvl w:ilvl="0" w:tplc="0410000D">
      <w:start w:val="1"/>
      <w:numFmt w:val="bullet"/>
      <w:lvlText w:val=""/>
      <w:lvlJc w:val="left"/>
      <w:pPr>
        <w:ind w:left="720" w:hanging="360"/>
      </w:pPr>
      <w:rPr>
        <w:rFonts w:ascii="Wingdings" w:hAnsi="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0" w15:restartNumberingAfterBreak="0">
    <w:nsid w:val="7C087F6C"/>
    <w:multiLevelType w:val="hybridMultilevel"/>
    <w:tmpl w:val="596A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1" w15:restartNumberingAfterBreak="0">
    <w:nsid w:val="7C1E6981"/>
    <w:multiLevelType w:val="hybridMultilevel"/>
    <w:tmpl w:val="8D5683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2" w15:restartNumberingAfterBreak="0">
    <w:nsid w:val="7C1F1287"/>
    <w:multiLevelType w:val="hybridMultilevel"/>
    <w:tmpl w:val="DC8CA016"/>
    <w:lvl w:ilvl="0" w:tplc="28E0799A">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tabs>
          <w:tab w:val="num" w:pos="1440"/>
        </w:tabs>
        <w:ind w:left="1440" w:hanging="360"/>
      </w:pPr>
      <w:rPr>
        <w:rFonts w:cs="Times New Roman"/>
      </w:rPr>
    </w:lvl>
    <w:lvl w:ilvl="2" w:tplc="0410001B" w:tentative="1">
      <w:start w:val="1"/>
      <w:numFmt w:val="lowerRoman"/>
      <w:lvlText w:val="%3."/>
      <w:lvlJc w:val="right"/>
      <w:pPr>
        <w:tabs>
          <w:tab w:val="num" w:pos="2160"/>
        </w:tabs>
        <w:ind w:left="2160" w:hanging="180"/>
      </w:pPr>
      <w:rPr>
        <w:rFonts w:cs="Times New Roman"/>
      </w:rPr>
    </w:lvl>
    <w:lvl w:ilvl="3" w:tplc="0410000F" w:tentative="1">
      <w:start w:val="1"/>
      <w:numFmt w:val="decimal"/>
      <w:lvlText w:val="%4."/>
      <w:lvlJc w:val="left"/>
      <w:pPr>
        <w:tabs>
          <w:tab w:val="num" w:pos="2880"/>
        </w:tabs>
        <w:ind w:left="2880" w:hanging="360"/>
      </w:pPr>
      <w:rPr>
        <w:rFonts w:cs="Times New Roman"/>
      </w:rPr>
    </w:lvl>
    <w:lvl w:ilvl="4" w:tplc="04100019" w:tentative="1">
      <w:start w:val="1"/>
      <w:numFmt w:val="lowerLetter"/>
      <w:lvlText w:val="%5."/>
      <w:lvlJc w:val="left"/>
      <w:pPr>
        <w:tabs>
          <w:tab w:val="num" w:pos="3600"/>
        </w:tabs>
        <w:ind w:left="3600" w:hanging="360"/>
      </w:pPr>
      <w:rPr>
        <w:rFonts w:cs="Times New Roman"/>
      </w:rPr>
    </w:lvl>
    <w:lvl w:ilvl="5" w:tplc="0410001B" w:tentative="1">
      <w:start w:val="1"/>
      <w:numFmt w:val="lowerRoman"/>
      <w:lvlText w:val="%6."/>
      <w:lvlJc w:val="right"/>
      <w:pPr>
        <w:tabs>
          <w:tab w:val="num" w:pos="4320"/>
        </w:tabs>
        <w:ind w:left="4320" w:hanging="180"/>
      </w:pPr>
      <w:rPr>
        <w:rFonts w:cs="Times New Roman"/>
      </w:rPr>
    </w:lvl>
    <w:lvl w:ilvl="6" w:tplc="0410000F" w:tentative="1">
      <w:start w:val="1"/>
      <w:numFmt w:val="decimal"/>
      <w:lvlText w:val="%7."/>
      <w:lvlJc w:val="left"/>
      <w:pPr>
        <w:tabs>
          <w:tab w:val="num" w:pos="5040"/>
        </w:tabs>
        <w:ind w:left="5040" w:hanging="360"/>
      </w:pPr>
      <w:rPr>
        <w:rFonts w:cs="Times New Roman"/>
      </w:rPr>
    </w:lvl>
    <w:lvl w:ilvl="7" w:tplc="04100019" w:tentative="1">
      <w:start w:val="1"/>
      <w:numFmt w:val="lowerLetter"/>
      <w:lvlText w:val="%8."/>
      <w:lvlJc w:val="left"/>
      <w:pPr>
        <w:tabs>
          <w:tab w:val="num" w:pos="5760"/>
        </w:tabs>
        <w:ind w:left="5760" w:hanging="360"/>
      </w:pPr>
      <w:rPr>
        <w:rFonts w:cs="Times New Roman"/>
      </w:rPr>
    </w:lvl>
    <w:lvl w:ilvl="8" w:tplc="0410001B" w:tentative="1">
      <w:start w:val="1"/>
      <w:numFmt w:val="lowerRoman"/>
      <w:lvlText w:val="%9."/>
      <w:lvlJc w:val="right"/>
      <w:pPr>
        <w:tabs>
          <w:tab w:val="num" w:pos="6480"/>
        </w:tabs>
        <w:ind w:left="6480" w:hanging="180"/>
      </w:pPr>
      <w:rPr>
        <w:rFonts w:cs="Times New Roman"/>
      </w:rPr>
    </w:lvl>
  </w:abstractNum>
  <w:abstractNum w:abstractNumId="413" w15:restartNumberingAfterBreak="0">
    <w:nsid w:val="7C3C593F"/>
    <w:multiLevelType w:val="hybridMultilevel"/>
    <w:tmpl w:val="49189DAE"/>
    <w:lvl w:ilvl="0" w:tplc="04100011">
      <w:start w:val="1"/>
      <w:numFmt w:val="decimal"/>
      <w:lvlText w:val="%1)"/>
      <w:lvlJc w:val="left"/>
      <w:pPr>
        <w:tabs>
          <w:tab w:val="num" w:pos="360"/>
        </w:tabs>
        <w:ind w:left="360" w:hanging="360"/>
      </w:pPr>
      <w:rPr>
        <w:rFonts w:cs="Times New Roman"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4" w15:restartNumberingAfterBreak="0">
    <w:nsid w:val="7C604988"/>
    <w:multiLevelType w:val="hybridMultilevel"/>
    <w:tmpl w:val="37E48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5" w15:restartNumberingAfterBreak="0">
    <w:nsid w:val="7D3E7511"/>
    <w:multiLevelType w:val="hybridMultilevel"/>
    <w:tmpl w:val="AF18D6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6" w15:restartNumberingAfterBreak="0">
    <w:nsid w:val="7FC96DB2"/>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22126950">
    <w:abstractNumId w:val="325"/>
  </w:num>
  <w:num w:numId="2" w16cid:durableId="259067673">
    <w:abstractNumId w:val="220"/>
  </w:num>
  <w:num w:numId="3" w16cid:durableId="1093091368">
    <w:abstractNumId w:val="365"/>
  </w:num>
  <w:num w:numId="4" w16cid:durableId="572467088">
    <w:abstractNumId w:val="61"/>
  </w:num>
  <w:num w:numId="5" w16cid:durableId="894003941">
    <w:abstractNumId w:val="150"/>
  </w:num>
  <w:num w:numId="6" w16cid:durableId="1092582105">
    <w:abstractNumId w:val="257"/>
  </w:num>
  <w:num w:numId="7" w16cid:durableId="414982419">
    <w:abstractNumId w:val="291"/>
  </w:num>
  <w:num w:numId="8" w16cid:durableId="468405194">
    <w:abstractNumId w:val="225"/>
  </w:num>
  <w:num w:numId="9" w16cid:durableId="1626735333">
    <w:abstractNumId w:val="48"/>
  </w:num>
  <w:num w:numId="10" w16cid:durableId="2129930300">
    <w:abstractNumId w:val="229"/>
  </w:num>
  <w:num w:numId="11" w16cid:durableId="487284309">
    <w:abstractNumId w:val="152"/>
  </w:num>
  <w:num w:numId="12" w16cid:durableId="1369187213">
    <w:abstractNumId w:val="0"/>
  </w:num>
  <w:num w:numId="13" w16cid:durableId="1772623481">
    <w:abstractNumId w:val="16"/>
  </w:num>
  <w:num w:numId="14" w16cid:durableId="371619498">
    <w:abstractNumId w:val="370"/>
  </w:num>
  <w:num w:numId="15" w16cid:durableId="1311013995">
    <w:abstractNumId w:val="25"/>
  </w:num>
  <w:num w:numId="16" w16cid:durableId="246694320">
    <w:abstractNumId w:val="318"/>
  </w:num>
  <w:num w:numId="17" w16cid:durableId="1498351321">
    <w:abstractNumId w:val="187"/>
  </w:num>
  <w:num w:numId="18" w16cid:durableId="1424691922">
    <w:abstractNumId w:val="184"/>
  </w:num>
  <w:num w:numId="19" w16cid:durableId="1232232517">
    <w:abstractNumId w:val="237"/>
  </w:num>
  <w:num w:numId="20" w16cid:durableId="1604454676">
    <w:abstractNumId w:val="54"/>
  </w:num>
  <w:num w:numId="21" w16cid:durableId="1230732945">
    <w:abstractNumId w:val="304"/>
  </w:num>
  <w:num w:numId="22" w16cid:durableId="922883880">
    <w:abstractNumId w:val="24"/>
  </w:num>
  <w:num w:numId="23" w16cid:durableId="1206452523">
    <w:abstractNumId w:val="45"/>
  </w:num>
  <w:num w:numId="24" w16cid:durableId="1260409054">
    <w:abstractNumId w:val="131"/>
  </w:num>
  <w:num w:numId="25" w16cid:durableId="1299995104">
    <w:abstractNumId w:val="393"/>
  </w:num>
  <w:num w:numId="26" w16cid:durableId="440301652">
    <w:abstractNumId w:val="2"/>
  </w:num>
  <w:num w:numId="27" w16cid:durableId="562447496">
    <w:abstractNumId w:val="358"/>
  </w:num>
  <w:num w:numId="28" w16cid:durableId="1813058847">
    <w:abstractNumId w:val="216"/>
  </w:num>
  <w:num w:numId="29" w16cid:durableId="31544525">
    <w:abstractNumId w:val="378"/>
  </w:num>
  <w:num w:numId="30" w16cid:durableId="1287812638">
    <w:abstractNumId w:val="155"/>
  </w:num>
  <w:num w:numId="31" w16cid:durableId="1980066928">
    <w:abstractNumId w:val="228"/>
  </w:num>
  <w:num w:numId="32" w16cid:durableId="1595480312">
    <w:abstractNumId w:val="118"/>
  </w:num>
  <w:num w:numId="33" w16cid:durableId="1253900316">
    <w:abstractNumId w:val="317"/>
  </w:num>
  <w:num w:numId="34" w16cid:durableId="2028821874">
    <w:abstractNumId w:val="343"/>
  </w:num>
  <w:num w:numId="35" w16cid:durableId="1552881924">
    <w:abstractNumId w:val="375"/>
  </w:num>
  <w:num w:numId="36" w16cid:durableId="1405689123">
    <w:abstractNumId w:val="91"/>
  </w:num>
  <w:num w:numId="37" w16cid:durableId="807891625">
    <w:abstractNumId w:val="104"/>
  </w:num>
  <w:num w:numId="38" w16cid:durableId="176509283">
    <w:abstractNumId w:val="26"/>
  </w:num>
  <w:num w:numId="39" w16cid:durableId="403187584">
    <w:abstractNumId w:val="250"/>
  </w:num>
  <w:num w:numId="40" w16cid:durableId="122038232">
    <w:abstractNumId w:val="363"/>
  </w:num>
  <w:num w:numId="41" w16cid:durableId="1389692787">
    <w:abstractNumId w:val="302"/>
  </w:num>
  <w:num w:numId="42" w16cid:durableId="1844398236">
    <w:abstractNumId w:val="12"/>
  </w:num>
  <w:num w:numId="43" w16cid:durableId="836843710">
    <w:abstractNumId w:val="64"/>
  </w:num>
  <w:num w:numId="44" w16cid:durableId="1109200024">
    <w:abstractNumId w:val="315"/>
  </w:num>
  <w:num w:numId="45" w16cid:durableId="284628091">
    <w:abstractNumId w:val="352"/>
  </w:num>
  <w:num w:numId="46" w16cid:durableId="1907107824">
    <w:abstractNumId w:val="247"/>
  </w:num>
  <w:num w:numId="47" w16cid:durableId="74791561">
    <w:abstractNumId w:val="292"/>
  </w:num>
  <w:num w:numId="48" w16cid:durableId="717316832">
    <w:abstractNumId w:val="67"/>
  </w:num>
  <w:num w:numId="49" w16cid:durableId="1376735347">
    <w:abstractNumId w:val="113"/>
  </w:num>
  <w:num w:numId="50" w16cid:durableId="442845133">
    <w:abstractNumId w:val="281"/>
  </w:num>
  <w:num w:numId="51" w16cid:durableId="1621184634">
    <w:abstractNumId w:val="170"/>
  </w:num>
  <w:num w:numId="52" w16cid:durableId="1343437152">
    <w:abstractNumId w:val="410"/>
  </w:num>
  <w:num w:numId="53" w16cid:durableId="1509564055">
    <w:abstractNumId w:val="350"/>
  </w:num>
  <w:num w:numId="54" w16cid:durableId="1369794657">
    <w:abstractNumId w:val="172"/>
  </w:num>
  <w:num w:numId="55" w16cid:durableId="1833137714">
    <w:abstractNumId w:val="400"/>
  </w:num>
  <w:num w:numId="56" w16cid:durableId="1345010396">
    <w:abstractNumId w:val="270"/>
  </w:num>
  <w:num w:numId="57" w16cid:durableId="1298072907">
    <w:abstractNumId w:val="158"/>
  </w:num>
  <w:num w:numId="58" w16cid:durableId="1847867403">
    <w:abstractNumId w:val="169"/>
  </w:num>
  <w:num w:numId="59" w16cid:durableId="417361698">
    <w:abstractNumId w:val="226"/>
  </w:num>
  <w:num w:numId="60" w16cid:durableId="1605454943">
    <w:abstractNumId w:val="71"/>
  </w:num>
  <w:num w:numId="61" w16cid:durableId="952203223">
    <w:abstractNumId w:val="285"/>
  </w:num>
  <w:num w:numId="62" w16cid:durableId="2003846940">
    <w:abstractNumId w:val="291"/>
  </w:num>
  <w:num w:numId="63" w16cid:durableId="1484812854">
    <w:abstractNumId w:val="249"/>
  </w:num>
  <w:num w:numId="64" w16cid:durableId="1252811246">
    <w:abstractNumId w:val="179"/>
  </w:num>
  <w:num w:numId="65" w16cid:durableId="1978564331">
    <w:abstractNumId w:val="256"/>
  </w:num>
  <w:num w:numId="66" w16cid:durableId="2095778560">
    <w:abstractNumId w:val="149"/>
  </w:num>
  <w:num w:numId="67" w16cid:durableId="2078091308">
    <w:abstractNumId w:val="289"/>
  </w:num>
  <w:num w:numId="68" w16cid:durableId="322048048">
    <w:abstractNumId w:val="177"/>
  </w:num>
  <w:num w:numId="69" w16cid:durableId="2053067649">
    <w:abstractNumId w:val="390"/>
  </w:num>
  <w:num w:numId="70" w16cid:durableId="1205366972">
    <w:abstractNumId w:val="368"/>
  </w:num>
  <w:num w:numId="71" w16cid:durableId="7408938">
    <w:abstractNumId w:val="371"/>
  </w:num>
  <w:num w:numId="72" w16cid:durableId="182493366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35706793">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85577439">
    <w:abstractNumId w:val="153"/>
  </w:num>
  <w:num w:numId="75" w16cid:durableId="901644358">
    <w:abstractNumId w:val="241"/>
  </w:num>
  <w:num w:numId="76" w16cid:durableId="1070225916">
    <w:abstractNumId w:val="280"/>
  </w:num>
  <w:num w:numId="77" w16cid:durableId="1948459498">
    <w:abstractNumId w:val="5"/>
  </w:num>
  <w:num w:numId="78" w16cid:durableId="1534078247">
    <w:abstractNumId w:val="323"/>
  </w:num>
  <w:num w:numId="79" w16cid:durableId="189759321">
    <w:abstractNumId w:val="234"/>
  </w:num>
  <w:num w:numId="80" w16cid:durableId="1645429633">
    <w:abstractNumId w:val="154"/>
  </w:num>
  <w:num w:numId="81" w16cid:durableId="316227453">
    <w:abstractNumId w:val="334"/>
  </w:num>
  <w:num w:numId="82" w16cid:durableId="1021856633">
    <w:abstractNumId w:val="324"/>
  </w:num>
  <w:num w:numId="83" w16cid:durableId="1300067197">
    <w:abstractNumId w:val="75"/>
  </w:num>
  <w:num w:numId="84" w16cid:durableId="1962030783">
    <w:abstractNumId w:val="129"/>
  </w:num>
  <w:num w:numId="85" w16cid:durableId="1516652551">
    <w:abstractNumId w:val="35"/>
  </w:num>
  <w:num w:numId="86" w16cid:durableId="946080824">
    <w:abstractNumId w:val="320"/>
  </w:num>
  <w:num w:numId="87" w16cid:durableId="1784688079">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31641845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454638671">
    <w:abstractNumId w:val="409"/>
  </w:num>
  <w:num w:numId="90" w16cid:durableId="1862160685">
    <w:abstractNumId w:val="40"/>
  </w:num>
  <w:num w:numId="91" w16cid:durableId="710960110">
    <w:abstractNumId w:val="377"/>
  </w:num>
  <w:num w:numId="92" w16cid:durableId="214665446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79503001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612514902">
    <w:abstractNumId w:val="314"/>
  </w:num>
  <w:num w:numId="95" w16cid:durableId="930310632">
    <w:abstractNumId w:val="238"/>
  </w:num>
  <w:num w:numId="96" w16cid:durableId="1822698353">
    <w:abstractNumId w:val="252"/>
  </w:num>
  <w:num w:numId="97" w16cid:durableId="494225957">
    <w:abstractNumId w:val="198"/>
  </w:num>
  <w:num w:numId="98" w16cid:durableId="187261074">
    <w:abstractNumId w:val="415"/>
  </w:num>
  <w:num w:numId="99" w16cid:durableId="483856027">
    <w:abstractNumId w:val="50"/>
  </w:num>
  <w:num w:numId="100" w16cid:durableId="1217623198">
    <w:abstractNumId w:val="135"/>
  </w:num>
  <w:num w:numId="101" w16cid:durableId="1952319975">
    <w:abstractNumId w:val="38"/>
  </w:num>
  <w:num w:numId="102" w16cid:durableId="250041530">
    <w:abstractNumId w:val="188"/>
  </w:num>
  <w:num w:numId="103" w16cid:durableId="1384980791">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964269157">
    <w:abstractNumId w:val="76"/>
  </w:num>
  <w:num w:numId="105" w16cid:durableId="1529637379">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113405454">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74850116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85690727">
    <w:abstractNumId w:val="291"/>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64532519">
    <w:abstractNumId w:val="49"/>
  </w:num>
  <w:num w:numId="110" w16cid:durableId="1371957931">
    <w:abstractNumId w:val="391"/>
  </w:num>
  <w:num w:numId="111" w16cid:durableId="1192188847">
    <w:abstractNumId w:val="101"/>
  </w:num>
  <w:num w:numId="112" w16cid:durableId="445085072">
    <w:abstractNumId w:val="360"/>
  </w:num>
  <w:num w:numId="113" w16cid:durableId="855654988">
    <w:abstractNumId w:val="146"/>
  </w:num>
  <w:num w:numId="114" w16cid:durableId="542324048">
    <w:abstractNumId w:val="8"/>
  </w:num>
  <w:num w:numId="115" w16cid:durableId="1406563169">
    <w:abstractNumId w:val="139"/>
  </w:num>
  <w:num w:numId="116" w16cid:durableId="1868712281">
    <w:abstractNumId w:val="295"/>
  </w:num>
  <w:num w:numId="117" w16cid:durableId="1902521609">
    <w:abstractNumId w:val="405"/>
  </w:num>
  <w:num w:numId="118" w16cid:durableId="42699950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80874321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303313426">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56378459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715158801">
    <w:abstractNumId w:val="291"/>
  </w:num>
  <w:num w:numId="123" w16cid:durableId="905145729">
    <w:abstractNumId w:val="167"/>
  </w:num>
  <w:num w:numId="124" w16cid:durableId="1740789299">
    <w:abstractNumId w:val="207"/>
  </w:num>
  <w:num w:numId="125" w16cid:durableId="5442706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110781451">
    <w:abstractNumId w:val="68"/>
  </w:num>
  <w:num w:numId="127" w16cid:durableId="1651976202">
    <w:abstractNumId w:val="308"/>
  </w:num>
  <w:num w:numId="128" w16cid:durableId="585266692">
    <w:abstractNumId w:val="19"/>
  </w:num>
  <w:num w:numId="129" w16cid:durableId="1415781051">
    <w:abstractNumId w:val="290"/>
  </w:num>
  <w:num w:numId="130" w16cid:durableId="256671725">
    <w:abstractNumId w:val="414"/>
  </w:num>
  <w:num w:numId="131" w16cid:durableId="1268276134">
    <w:abstractNumId w:val="163"/>
  </w:num>
  <w:num w:numId="132" w16cid:durableId="1064064206">
    <w:abstractNumId w:val="130"/>
  </w:num>
  <w:num w:numId="133" w16cid:durableId="946698212">
    <w:abstractNumId w:val="156"/>
  </w:num>
  <w:num w:numId="134" w16cid:durableId="221841561">
    <w:abstractNumId w:val="33"/>
  </w:num>
  <w:num w:numId="135" w16cid:durableId="1594775769">
    <w:abstractNumId w:val="108"/>
  </w:num>
  <w:num w:numId="136" w16cid:durableId="1984775797">
    <w:abstractNumId w:val="278"/>
  </w:num>
  <w:num w:numId="137" w16cid:durableId="1452743751">
    <w:abstractNumId w:val="53"/>
  </w:num>
  <w:num w:numId="138" w16cid:durableId="1436637202">
    <w:abstractNumId w:val="394"/>
  </w:num>
  <w:num w:numId="139" w16cid:durableId="402341332">
    <w:abstractNumId w:val="203"/>
  </w:num>
  <w:num w:numId="140" w16cid:durableId="1126239295">
    <w:abstractNumId w:val="96"/>
  </w:num>
  <w:num w:numId="141" w16cid:durableId="1959990927">
    <w:abstractNumId w:val="204"/>
  </w:num>
  <w:num w:numId="142" w16cid:durableId="1736858422">
    <w:abstractNumId w:val="408"/>
  </w:num>
  <w:num w:numId="143" w16cid:durableId="726689196">
    <w:abstractNumId w:val="109"/>
  </w:num>
  <w:num w:numId="144" w16cid:durableId="1488093153">
    <w:abstractNumId w:val="185"/>
  </w:num>
  <w:num w:numId="145" w16cid:durableId="1410955105">
    <w:abstractNumId w:val="39"/>
  </w:num>
  <w:num w:numId="146" w16cid:durableId="1649094182">
    <w:abstractNumId w:val="159"/>
  </w:num>
  <w:num w:numId="147" w16cid:durableId="1770929879">
    <w:abstractNumId w:val="407"/>
  </w:num>
  <w:num w:numId="148" w16cid:durableId="619409827">
    <w:abstractNumId w:val="60"/>
  </w:num>
  <w:num w:numId="149" w16cid:durableId="1894926295">
    <w:abstractNumId w:val="235"/>
  </w:num>
  <w:num w:numId="150" w16cid:durableId="1526944181">
    <w:abstractNumId w:val="298"/>
  </w:num>
  <w:num w:numId="151" w16cid:durableId="1682586510">
    <w:abstractNumId w:val="341"/>
  </w:num>
  <w:num w:numId="152" w16cid:durableId="1194878663">
    <w:abstractNumId w:val="148"/>
  </w:num>
  <w:num w:numId="153" w16cid:durableId="225994517">
    <w:abstractNumId w:val="351"/>
  </w:num>
  <w:num w:numId="154" w16cid:durableId="2028628700">
    <w:abstractNumId w:val="245"/>
  </w:num>
  <w:num w:numId="155" w16cid:durableId="1910995051">
    <w:abstractNumId w:val="86"/>
  </w:num>
  <w:num w:numId="156" w16cid:durableId="199054418">
    <w:abstractNumId w:val="329"/>
  </w:num>
  <w:num w:numId="157" w16cid:durableId="1288314222">
    <w:abstractNumId w:val="244"/>
  </w:num>
  <w:num w:numId="158" w16cid:durableId="1879317191">
    <w:abstractNumId w:val="339"/>
  </w:num>
  <w:num w:numId="159" w16cid:durableId="210268297">
    <w:abstractNumId w:val="32"/>
  </w:num>
  <w:num w:numId="160" w16cid:durableId="830757199">
    <w:abstractNumId w:val="382"/>
  </w:num>
  <w:num w:numId="161" w16cid:durableId="272176660">
    <w:abstractNumId w:val="236"/>
  </w:num>
  <w:num w:numId="162" w16cid:durableId="955260090">
    <w:abstractNumId w:val="211"/>
  </w:num>
  <w:num w:numId="163" w16cid:durableId="634455679">
    <w:abstractNumId w:val="349"/>
  </w:num>
  <w:num w:numId="164" w16cid:durableId="1394960349">
    <w:abstractNumId w:val="282"/>
  </w:num>
  <w:num w:numId="165" w16cid:durableId="619844977">
    <w:abstractNumId w:val="263"/>
  </w:num>
  <w:num w:numId="166" w16cid:durableId="2110007591">
    <w:abstractNumId w:val="81"/>
  </w:num>
  <w:num w:numId="167" w16cid:durableId="1395733994">
    <w:abstractNumId w:val="114"/>
  </w:num>
  <w:num w:numId="168" w16cid:durableId="1377701151">
    <w:abstractNumId w:val="42"/>
  </w:num>
  <w:num w:numId="169" w16cid:durableId="1884438306">
    <w:abstractNumId w:val="222"/>
  </w:num>
  <w:num w:numId="170" w16cid:durableId="646739705">
    <w:abstractNumId w:val="30"/>
  </w:num>
  <w:num w:numId="171" w16cid:durableId="1747023431">
    <w:abstractNumId w:val="132"/>
  </w:num>
  <w:num w:numId="172" w16cid:durableId="719671417">
    <w:abstractNumId w:val="387"/>
  </w:num>
  <w:num w:numId="173" w16cid:durableId="87191154">
    <w:abstractNumId w:val="277"/>
  </w:num>
  <w:num w:numId="174" w16cid:durableId="1285619737">
    <w:abstractNumId w:val="354"/>
  </w:num>
  <w:num w:numId="175" w16cid:durableId="1116876368">
    <w:abstractNumId w:val="262"/>
  </w:num>
  <w:num w:numId="176" w16cid:durableId="1882594277">
    <w:abstractNumId w:val="321"/>
  </w:num>
  <w:num w:numId="177" w16cid:durableId="1714767123">
    <w:abstractNumId w:val="258"/>
  </w:num>
  <w:num w:numId="178" w16cid:durableId="1259749202">
    <w:abstractNumId w:val="202"/>
  </w:num>
  <w:num w:numId="179" w16cid:durableId="208421372">
    <w:abstractNumId w:val="243"/>
  </w:num>
  <w:num w:numId="180" w16cid:durableId="1062873144">
    <w:abstractNumId w:val="268"/>
  </w:num>
  <w:num w:numId="181" w16cid:durableId="724448392">
    <w:abstractNumId w:val="116"/>
  </w:num>
  <w:num w:numId="182" w16cid:durableId="34550539">
    <w:abstractNumId w:val="271"/>
  </w:num>
  <w:num w:numId="183" w16cid:durableId="1235432943">
    <w:abstractNumId w:val="166"/>
  </w:num>
  <w:num w:numId="184" w16cid:durableId="955060771">
    <w:abstractNumId w:val="223"/>
  </w:num>
  <w:num w:numId="185" w16cid:durableId="1013604410">
    <w:abstractNumId w:val="168"/>
  </w:num>
  <w:num w:numId="186" w16cid:durableId="1688100442">
    <w:abstractNumId w:val="373"/>
  </w:num>
  <w:num w:numId="187" w16cid:durableId="646205512">
    <w:abstractNumId w:val="176"/>
  </w:num>
  <w:num w:numId="188" w16cid:durableId="2060130320">
    <w:abstractNumId w:val="283"/>
  </w:num>
  <w:num w:numId="189" w16cid:durableId="30545078">
    <w:abstractNumId w:val="165"/>
  </w:num>
  <w:num w:numId="190" w16cid:durableId="90854865">
    <w:abstractNumId w:val="261"/>
  </w:num>
  <w:num w:numId="191" w16cid:durableId="1711569660">
    <w:abstractNumId w:val="175"/>
  </w:num>
  <w:num w:numId="192" w16cid:durableId="876890518">
    <w:abstractNumId w:val="11"/>
  </w:num>
  <w:num w:numId="193" w16cid:durableId="1774203445">
    <w:abstractNumId w:val="201"/>
  </w:num>
  <w:num w:numId="194" w16cid:durableId="1270818627">
    <w:abstractNumId w:val="224"/>
  </w:num>
  <w:num w:numId="195" w16cid:durableId="1564170449">
    <w:abstractNumId w:val="160"/>
  </w:num>
  <w:num w:numId="196" w16cid:durableId="1652363675">
    <w:abstractNumId w:val="309"/>
  </w:num>
  <w:num w:numId="197" w16cid:durableId="936133689">
    <w:abstractNumId w:val="82"/>
  </w:num>
  <w:num w:numId="198" w16cid:durableId="526069546">
    <w:abstractNumId w:val="151"/>
  </w:num>
  <w:num w:numId="199" w16cid:durableId="1036153529">
    <w:abstractNumId w:val="147"/>
  </w:num>
  <w:num w:numId="200" w16cid:durableId="53050016">
    <w:abstractNumId w:val="46"/>
  </w:num>
  <w:num w:numId="201" w16cid:durableId="989864925">
    <w:abstractNumId w:val="416"/>
  </w:num>
  <w:num w:numId="202" w16cid:durableId="483010783">
    <w:abstractNumId w:val="98"/>
  </w:num>
  <w:num w:numId="203" w16cid:durableId="76171892">
    <w:abstractNumId w:val="99"/>
  </w:num>
  <w:num w:numId="204" w16cid:durableId="2099713942">
    <w:abstractNumId w:val="18"/>
  </w:num>
  <w:num w:numId="205" w16cid:durableId="1602563160">
    <w:abstractNumId w:val="397"/>
  </w:num>
  <w:num w:numId="206" w16cid:durableId="1639992788">
    <w:abstractNumId w:val="199"/>
  </w:num>
  <w:num w:numId="207" w16cid:durableId="291524079">
    <w:abstractNumId w:val="398"/>
  </w:num>
  <w:num w:numId="208" w16cid:durableId="1845196936">
    <w:abstractNumId w:val="93"/>
  </w:num>
  <w:num w:numId="209" w16cid:durableId="996104858">
    <w:abstractNumId w:val="111"/>
  </w:num>
  <w:num w:numId="210" w16cid:durableId="1219127751">
    <w:abstractNumId w:val="23"/>
  </w:num>
  <w:num w:numId="211" w16cid:durableId="1055931200">
    <w:abstractNumId w:val="300"/>
  </w:num>
  <w:num w:numId="212" w16cid:durableId="1025255433">
    <w:abstractNumId w:val="227"/>
  </w:num>
  <w:num w:numId="213" w16cid:durableId="1948928332">
    <w:abstractNumId w:val="355"/>
  </w:num>
  <w:num w:numId="214" w16cid:durableId="1406687243">
    <w:abstractNumId w:val="29"/>
  </w:num>
  <w:num w:numId="215" w16cid:durableId="705637998">
    <w:abstractNumId w:val="41"/>
  </w:num>
  <w:num w:numId="216" w16cid:durableId="148134046">
    <w:abstractNumId w:val="386"/>
  </w:num>
  <w:num w:numId="217" w16cid:durableId="1651011238">
    <w:abstractNumId w:val="195"/>
  </w:num>
  <w:num w:numId="218" w16cid:durableId="51854739">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373578654">
    <w:abstractNumId w:val="404"/>
  </w:num>
  <w:num w:numId="220" w16cid:durableId="40137515">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822312827">
    <w:abstractNumId w:val="275"/>
  </w:num>
  <w:num w:numId="222" w16cid:durableId="614407365">
    <w:abstractNumId w:val="122"/>
  </w:num>
  <w:num w:numId="223" w16cid:durableId="1637491990">
    <w:abstractNumId w:val="366"/>
  </w:num>
  <w:num w:numId="224" w16cid:durableId="1521044566">
    <w:abstractNumId w:val="406"/>
  </w:num>
  <w:num w:numId="225" w16cid:durableId="993532862">
    <w:abstractNumId w:val="143"/>
  </w:num>
  <w:num w:numId="226" w16cid:durableId="107160551">
    <w:abstractNumId w:val="191"/>
  </w:num>
  <w:num w:numId="227" w16cid:durableId="746420244">
    <w:abstractNumId w:val="107"/>
  </w:num>
  <w:num w:numId="228" w16cid:durableId="974409926">
    <w:abstractNumId w:val="7"/>
  </w:num>
  <w:num w:numId="229" w16cid:durableId="1527013847">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1776244209">
    <w:abstractNumId w:val="240"/>
  </w:num>
  <w:num w:numId="231" w16cid:durableId="1964581331">
    <w:abstractNumId w:val="293"/>
  </w:num>
  <w:num w:numId="232" w16cid:durableId="1861891">
    <w:abstractNumId w:val="311"/>
  </w:num>
  <w:num w:numId="233" w16cid:durableId="1543597417">
    <w:abstractNumId w:val="133"/>
  </w:num>
  <w:num w:numId="234" w16cid:durableId="732780732">
    <w:abstractNumId w:val="331"/>
  </w:num>
  <w:num w:numId="235" w16cid:durableId="1467315170">
    <w:abstractNumId w:val="327"/>
  </w:num>
  <w:num w:numId="236" w16cid:durableId="547952735">
    <w:abstractNumId w:val="103"/>
  </w:num>
  <w:num w:numId="237" w16cid:durableId="1627276535">
    <w:abstractNumId w:val="291"/>
  </w:num>
  <w:num w:numId="238" w16cid:durableId="1672484664">
    <w:abstractNumId w:val="396"/>
  </w:num>
  <w:num w:numId="239" w16cid:durableId="1652639675">
    <w:abstractNumId w:val="330"/>
  </w:num>
  <w:num w:numId="240" w16cid:durableId="510295948">
    <w:abstractNumId w:val="264"/>
  </w:num>
  <w:num w:numId="241" w16cid:durableId="88743732">
    <w:abstractNumId w:val="69"/>
  </w:num>
  <w:num w:numId="242" w16cid:durableId="615403452">
    <w:abstractNumId w:val="85"/>
  </w:num>
  <w:num w:numId="243" w16cid:durableId="2089307318">
    <w:abstractNumId w:val="102"/>
  </w:num>
  <w:num w:numId="244" w16cid:durableId="1261332470">
    <w:abstractNumId w:val="57"/>
  </w:num>
  <w:num w:numId="245" w16cid:durableId="1952279323">
    <w:abstractNumId w:val="291"/>
  </w:num>
  <w:num w:numId="246" w16cid:durableId="2083790883">
    <w:abstractNumId w:val="291"/>
  </w:num>
  <w:num w:numId="247" w16cid:durableId="701631131">
    <w:abstractNumId w:val="31"/>
  </w:num>
  <w:num w:numId="248" w16cid:durableId="2041928727">
    <w:abstractNumId w:val="183"/>
  </w:num>
  <w:num w:numId="249" w16cid:durableId="1221937554">
    <w:abstractNumId w:val="119"/>
  </w:num>
  <w:num w:numId="250" w16cid:durableId="657150222">
    <w:abstractNumId w:val="260"/>
  </w:num>
  <w:num w:numId="251" w16cid:durableId="1656299562">
    <w:abstractNumId w:val="125"/>
  </w:num>
  <w:num w:numId="252" w16cid:durableId="574633288">
    <w:abstractNumId w:val="136"/>
  </w:num>
  <w:num w:numId="253" w16cid:durableId="371347119">
    <w:abstractNumId w:val="297"/>
  </w:num>
  <w:num w:numId="254" w16cid:durableId="253634372">
    <w:abstractNumId w:val="411"/>
  </w:num>
  <w:num w:numId="255" w16cid:durableId="1557348856">
    <w:abstractNumId w:val="340"/>
  </w:num>
  <w:num w:numId="256" w16cid:durableId="735133012">
    <w:abstractNumId w:val="213"/>
  </w:num>
  <w:num w:numId="257" w16cid:durableId="172964497">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1517159300">
    <w:abstractNumId w:val="140"/>
  </w:num>
  <w:num w:numId="259" w16cid:durableId="770587932">
    <w:abstractNumId w:val="291"/>
  </w:num>
  <w:num w:numId="260" w16cid:durableId="705836701">
    <w:abstractNumId w:val="43"/>
  </w:num>
  <w:num w:numId="261" w16cid:durableId="116767379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382025029">
    <w:abstractNumId w:val="299"/>
  </w:num>
  <w:num w:numId="263" w16cid:durableId="1924800323">
    <w:abstractNumId w:val="218"/>
  </w:num>
  <w:num w:numId="264" w16cid:durableId="360710955">
    <w:abstractNumId w:val="413"/>
  </w:num>
  <w:num w:numId="265" w16cid:durableId="1776362607">
    <w:abstractNumId w:val="233"/>
  </w:num>
  <w:num w:numId="266" w16cid:durableId="86305771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16cid:durableId="797993871">
    <w:abstractNumId w:val="401"/>
  </w:num>
  <w:num w:numId="268" w16cid:durableId="1900704425">
    <w:abstractNumId w:val="66"/>
  </w:num>
  <w:num w:numId="269" w16cid:durableId="351341873">
    <w:abstractNumId w:val="181"/>
  </w:num>
  <w:num w:numId="270" w16cid:durableId="154342428">
    <w:abstractNumId w:val="115"/>
  </w:num>
  <w:num w:numId="271" w16cid:durableId="984972519">
    <w:abstractNumId w:val="291"/>
  </w:num>
  <w:num w:numId="272" w16cid:durableId="1122532318">
    <w:abstractNumId w:val="197"/>
  </w:num>
  <w:num w:numId="273" w16cid:durableId="615916318">
    <w:abstractNumId w:val="181"/>
    <w:lvlOverride w:ilvl="0">
      <w:startOverride w:val="9"/>
    </w:lvlOverride>
    <w:lvlOverride w:ilvl="1">
      <w:startOverride w:val="1"/>
    </w:lvlOverride>
    <w:lvlOverride w:ilvl="2">
      <w:startOverride w:val="3"/>
    </w:lvlOverride>
  </w:num>
  <w:num w:numId="274" w16cid:durableId="1241015653">
    <w:abstractNumId w:val="181"/>
    <w:lvlOverride w:ilvl="0">
      <w:startOverride w:val="9"/>
    </w:lvlOverride>
    <w:lvlOverride w:ilvl="1">
      <w:startOverride w:val="1"/>
    </w:lvlOverride>
    <w:lvlOverride w:ilvl="2">
      <w:startOverride w:val="5"/>
    </w:lvlOverride>
  </w:num>
  <w:num w:numId="275" w16cid:durableId="1710565658">
    <w:abstractNumId w:val="284"/>
  </w:num>
  <w:num w:numId="276" w16cid:durableId="1006984728">
    <w:abstractNumId w:val="157"/>
  </w:num>
  <w:num w:numId="277" w16cid:durableId="1990090724">
    <w:abstractNumId w:val="161"/>
  </w:num>
  <w:num w:numId="278" w16cid:durableId="291785525">
    <w:abstractNumId w:val="37"/>
  </w:num>
  <w:num w:numId="279" w16cid:durableId="1901556222">
    <w:abstractNumId w:val="128"/>
  </w:num>
  <w:num w:numId="280" w16cid:durableId="1694263816">
    <w:abstractNumId w:val="291"/>
    <w:lvlOverride w:ilvl="0">
      <w:startOverride w:val="9"/>
    </w:lvlOverride>
    <w:lvlOverride w:ilvl="1">
      <w:startOverride w:val="4"/>
    </w:lvlOverride>
    <w:lvlOverride w:ilvl="2">
      <w:startOverride w:val="1"/>
    </w:lvlOverride>
  </w:num>
  <w:num w:numId="281" w16cid:durableId="1503011012">
    <w:abstractNumId w:val="291"/>
    <w:lvlOverride w:ilvl="0">
      <w:startOverride w:val="9"/>
    </w:lvlOverride>
    <w:lvlOverride w:ilvl="1">
      <w:startOverride w:val="6"/>
    </w:lvlOverride>
    <w:lvlOverride w:ilvl="2">
      <w:startOverride w:val="3"/>
    </w:lvlOverride>
  </w:num>
  <w:num w:numId="282" w16cid:durableId="1236934160">
    <w:abstractNumId w:val="6"/>
  </w:num>
  <w:num w:numId="283" w16cid:durableId="1788115446">
    <w:abstractNumId w:val="291"/>
  </w:num>
  <w:num w:numId="284" w16cid:durableId="1130242659">
    <w:abstractNumId w:val="385"/>
  </w:num>
  <w:num w:numId="285" w16cid:durableId="194799849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16cid:durableId="30651605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74194700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16cid:durableId="1517038509">
    <w:abstractNumId w:val="296"/>
  </w:num>
  <w:num w:numId="289" w16cid:durableId="179587571">
    <w:abstractNumId w:val="180"/>
  </w:num>
  <w:num w:numId="290" w16cid:durableId="39015213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1" w16cid:durableId="136840649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16cid:durableId="436871738">
    <w:abstractNumId w:val="196"/>
  </w:num>
  <w:num w:numId="293" w16cid:durableId="95460036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4" w16cid:durableId="156533833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5" w16cid:durableId="131433360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6" w16cid:durableId="141932402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197008968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16cid:durableId="209377096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16cid:durableId="74221883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16cid:durableId="124429113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16cid:durableId="156915150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144785095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16cid:durableId="195679112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4" w16cid:durableId="16155254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5" w16cid:durableId="146427314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16cid:durableId="43722196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16cid:durableId="152405021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193004331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9" w16cid:durableId="147903155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16cid:durableId="124985331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16cid:durableId="200608698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85951131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131348499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16cid:durableId="8205779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5" w16cid:durableId="114065574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16cid:durableId="154999934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16cid:durableId="98049877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16cid:durableId="140425622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151541666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182631962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76718609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100008536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153361281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2679440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2702103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6" w16cid:durableId="191026269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16cid:durableId="85442131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8" w16cid:durableId="159416642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16cid:durableId="168185047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0" w16cid:durableId="131780448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1" w16cid:durableId="26392930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16cid:durableId="737437072">
    <w:abstractNumId w:val="15"/>
  </w:num>
  <w:num w:numId="333" w16cid:durableId="154429336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16cid:durableId="608901649">
    <w:abstractNumId w:val="194"/>
  </w:num>
  <w:num w:numId="335" w16cid:durableId="204782549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165590780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161016653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8" w16cid:durableId="32508625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9" w16cid:durableId="97822115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2882416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43413236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2" w16cid:durableId="120817725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16cid:durableId="79390618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16cid:durableId="166601505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16cid:durableId="5093087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6" w16cid:durableId="64673860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16cid:durableId="83758070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16cid:durableId="204158627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5499770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0" w16cid:durableId="137831258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16cid:durableId="39651049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2" w16cid:durableId="23725373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16cid:durableId="28897226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16cid:durableId="43386527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5" w16cid:durableId="207847846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69430767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16cid:durableId="151495711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16cid:durableId="72915420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16cid:durableId="200239392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16cid:durableId="173658449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1" w16cid:durableId="60057528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16cid:durableId="55419500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16cid:durableId="18652530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4" w16cid:durableId="19539270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5" w16cid:durableId="139882017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6" w16cid:durableId="104498237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7" w16cid:durableId="83253206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8" w16cid:durableId="91412066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9" w16cid:durableId="168968029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0" w16cid:durableId="212746008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1" w16cid:durableId="26970897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2" w16cid:durableId="183248050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3" w16cid:durableId="134423923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4" w16cid:durableId="162110453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16cid:durableId="207481316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6" w16cid:durableId="153689198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7" w16cid:durableId="167858041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8" w16cid:durableId="193123544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9" w16cid:durableId="35392020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0" w16cid:durableId="8552659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16cid:durableId="31352920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2" w16cid:durableId="176102875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16cid:durableId="131946009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4" w16cid:durableId="187087319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5" w16cid:durableId="187337578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17294499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16cid:durableId="35627751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109250713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9" w16cid:durableId="138845412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0" w16cid:durableId="36132542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1" w16cid:durableId="188844597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2" w16cid:durableId="156991709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140884696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4" w16cid:durableId="109956754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5" w16cid:durableId="1763119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6" w16cid:durableId="204755935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16cid:durableId="148670356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8" w16cid:durableId="35377207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32246559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203418173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1" w16cid:durableId="96786152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2" w16cid:durableId="117868867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3" w16cid:durableId="129506048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4" w16cid:durableId="90429777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16cid:durableId="5874921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6" w16cid:durableId="49526252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4387152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8" w16cid:durableId="89354624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16cid:durableId="48236008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0" w16cid:durableId="139022385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16cid:durableId="95710489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2" w16cid:durableId="94419190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3" w16cid:durableId="145051660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16cid:durableId="64778153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5" w16cid:durableId="100899274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6" w16cid:durableId="9274902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7" w16cid:durableId="1450719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8" w16cid:durableId="121165214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9" w16cid:durableId="48439559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0" w16cid:durableId="214442402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56822943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2" w16cid:durableId="840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16cid:durableId="123800739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189176826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5" w16cid:durableId="202423686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6" w16cid:durableId="148242782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16cid:durableId="37601241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8" w16cid:durableId="75105226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16cid:durableId="127540699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16cid:durableId="41972188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1" w16cid:durableId="108772453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2" w16cid:durableId="95860746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3" w16cid:durableId="54206388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138891340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5" w16cid:durableId="131761418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16cid:durableId="22912333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7" w16cid:durableId="197868534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106083202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16cid:durableId="88349098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16cid:durableId="206433343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15888542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2" w16cid:durableId="15075803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3418351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4" w16cid:durableId="159797924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5" w16cid:durableId="1424834786">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16cid:durableId="1005399889">
    <w:abstractNumId w:val="348"/>
  </w:num>
  <w:num w:numId="447" w16cid:durableId="79784195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209748053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16cid:durableId="1682273608">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16cid:durableId="890967376">
    <w:abstractNumId w:val="242"/>
  </w:num>
  <w:num w:numId="451" w16cid:durableId="741872629">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83422453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16cid:durableId="329529413">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16cid:durableId="393549804">
    <w:abstractNumId w:val="239"/>
  </w:num>
  <w:num w:numId="455" w16cid:durableId="639921327">
    <w:abstractNumId w:val="178"/>
  </w:num>
  <w:num w:numId="456" w16cid:durableId="1152987644">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534126046">
    <w:abstractNumId w:val="4"/>
  </w:num>
  <w:num w:numId="458" w16cid:durableId="1424260155">
    <w:abstractNumId w:val="70"/>
  </w:num>
  <w:num w:numId="459" w16cid:durableId="1462262497">
    <w:abstractNumId w:val="231"/>
  </w:num>
  <w:num w:numId="460" w16cid:durableId="101582454">
    <w:abstractNumId w:val="27"/>
  </w:num>
  <w:num w:numId="461" w16cid:durableId="1225868837">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16cid:durableId="738555936">
    <w:abstractNumId w:val="55"/>
  </w:num>
  <w:num w:numId="463" w16cid:durableId="98620642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4" w16cid:durableId="1415783042">
    <w:abstractNumId w:val="173"/>
  </w:num>
  <w:num w:numId="465" w16cid:durableId="827599586">
    <w:abstractNumId w:val="305"/>
  </w:num>
  <w:num w:numId="466" w16cid:durableId="1151407302">
    <w:abstractNumId w:val="267"/>
  </w:num>
  <w:num w:numId="467" w16cid:durableId="2020278427">
    <w:abstractNumId w:val="359"/>
  </w:num>
  <w:num w:numId="468" w16cid:durableId="810243973">
    <w:abstractNumId w:val="92"/>
  </w:num>
  <w:num w:numId="469" w16cid:durableId="1206025237">
    <w:abstractNumId w:val="36"/>
  </w:num>
  <w:num w:numId="470" w16cid:durableId="820542678">
    <w:abstractNumId w:val="193"/>
  </w:num>
  <w:num w:numId="471" w16cid:durableId="1232353449">
    <w:abstractNumId w:val="272"/>
  </w:num>
  <w:num w:numId="472" w16cid:durableId="1843622904">
    <w:abstractNumId w:val="253"/>
  </w:num>
  <w:num w:numId="473" w16cid:durableId="1636836449">
    <w:abstractNumId w:val="336"/>
  </w:num>
  <w:num w:numId="474" w16cid:durableId="135420964">
    <w:abstractNumId w:val="79"/>
  </w:num>
  <w:num w:numId="475" w16cid:durableId="1713382951">
    <w:abstractNumId w:val="97"/>
  </w:num>
  <w:num w:numId="476" w16cid:durableId="1489665359">
    <w:abstractNumId w:val="246"/>
  </w:num>
  <w:num w:numId="477" w16cid:durableId="1697190537">
    <w:abstractNumId w:val="72"/>
  </w:num>
  <w:num w:numId="478" w16cid:durableId="694035589">
    <w:abstractNumId w:val="357"/>
  </w:num>
  <w:num w:numId="479" w16cid:durableId="1965959918">
    <w:abstractNumId w:val="380"/>
  </w:num>
  <w:num w:numId="480" w16cid:durableId="714893707">
    <w:abstractNumId w:val="230"/>
  </w:num>
  <w:num w:numId="481" w16cid:durableId="1962834802">
    <w:abstractNumId w:val="265"/>
  </w:num>
  <w:num w:numId="482" w16cid:durableId="223641249">
    <w:abstractNumId w:val="112"/>
  </w:num>
  <w:num w:numId="483" w16cid:durableId="1555198129">
    <w:abstractNumId w:val="62"/>
  </w:num>
  <w:num w:numId="484" w16cid:durableId="500195418">
    <w:abstractNumId w:val="144"/>
  </w:num>
  <w:num w:numId="485" w16cid:durableId="1793478438">
    <w:abstractNumId w:val="205"/>
  </w:num>
  <w:num w:numId="486" w16cid:durableId="2041006394">
    <w:abstractNumId w:val="266"/>
  </w:num>
  <w:num w:numId="487" w16cid:durableId="188953542">
    <w:abstractNumId w:val="141"/>
  </w:num>
  <w:num w:numId="488" w16cid:durableId="763184905">
    <w:abstractNumId w:val="316"/>
  </w:num>
  <w:num w:numId="489" w16cid:durableId="1527597003">
    <w:abstractNumId w:val="44"/>
  </w:num>
  <w:num w:numId="490" w16cid:durableId="1525511176">
    <w:abstractNumId w:val="192"/>
  </w:num>
  <w:num w:numId="491" w16cid:durableId="1769157575">
    <w:abstractNumId w:val="89"/>
  </w:num>
  <w:num w:numId="492" w16cid:durableId="1079517310">
    <w:abstractNumId w:val="77"/>
  </w:num>
  <w:num w:numId="493" w16cid:durableId="1607734733">
    <w:abstractNumId w:val="383"/>
  </w:num>
  <w:num w:numId="494" w16cid:durableId="535049281">
    <w:abstractNumId w:val="412"/>
  </w:num>
  <w:num w:numId="495" w16cid:durableId="41369315">
    <w:abstractNumId w:val="248"/>
  </w:num>
  <w:num w:numId="496" w16cid:durableId="1928691167">
    <w:abstractNumId w:val="94"/>
  </w:num>
  <w:num w:numId="497" w16cid:durableId="509106133">
    <w:abstractNumId w:val="301"/>
  </w:num>
  <w:num w:numId="498" w16cid:durableId="856385062">
    <w:abstractNumId w:val="21"/>
  </w:num>
  <w:num w:numId="499" w16cid:durableId="131482361">
    <w:abstractNumId w:val="47"/>
  </w:num>
  <w:num w:numId="500" w16cid:durableId="323750178">
    <w:abstractNumId w:val="221"/>
  </w:num>
  <w:num w:numId="501" w16cid:durableId="1015154080">
    <w:abstractNumId w:val="124"/>
  </w:num>
  <w:num w:numId="502" w16cid:durableId="916207623">
    <w:abstractNumId w:val="307"/>
  </w:num>
  <w:num w:numId="503" w16cid:durableId="849101621">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4" w16cid:durableId="58715665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5" w16cid:durableId="2084795765">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6" w16cid:durableId="72445063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16cid:durableId="617025142">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8" w16cid:durableId="1895039376">
    <w:abstractNumId w:val="56"/>
  </w:num>
  <w:num w:numId="509" w16cid:durableId="1414358112">
    <w:abstractNumId w:val="402"/>
  </w:num>
  <w:num w:numId="510" w16cid:durableId="1837258858">
    <w:abstractNumId w:val="121"/>
  </w:num>
  <w:num w:numId="511" w16cid:durableId="1632639060">
    <w:abstractNumId w:val="403"/>
  </w:num>
  <w:num w:numId="512" w16cid:durableId="1746760744">
    <w:abstractNumId w:val="51"/>
  </w:num>
  <w:num w:numId="513" w16cid:durableId="513149568">
    <w:abstractNumId w:val="20"/>
  </w:num>
  <w:num w:numId="514" w16cid:durableId="1291202428">
    <w:abstractNumId w:val="374"/>
  </w:num>
  <w:num w:numId="515" w16cid:durableId="843011951">
    <w:abstractNumId w:val="182"/>
  </w:num>
  <w:num w:numId="516" w16cid:durableId="1064598849">
    <w:abstractNumId w:val="14"/>
  </w:num>
  <w:num w:numId="517" w16cid:durableId="1041174228">
    <w:abstractNumId w:val="65"/>
  </w:num>
  <w:num w:numId="518" w16cid:durableId="132214882">
    <w:abstractNumId w:val="164"/>
  </w:num>
  <w:num w:numId="519" w16cid:durableId="643853948">
    <w:abstractNumId w:val="294"/>
  </w:num>
  <w:num w:numId="520" w16cid:durableId="701592055">
    <w:abstractNumId w:val="288"/>
  </w:num>
  <w:num w:numId="521" w16cid:durableId="2118060214">
    <w:abstractNumId w:val="335"/>
  </w:num>
  <w:num w:numId="522" w16cid:durableId="1261792885">
    <w:abstractNumId w:val="287"/>
  </w:num>
  <w:num w:numId="523" w16cid:durableId="1220481283">
    <w:abstractNumId w:val="328"/>
  </w:num>
  <w:num w:numId="524" w16cid:durableId="1418675504">
    <w:abstractNumId w:val="376"/>
  </w:num>
  <w:num w:numId="525" w16cid:durableId="1089734128">
    <w:abstractNumId w:val="342"/>
  </w:num>
  <w:num w:numId="526" w16cid:durableId="1401322275">
    <w:abstractNumId w:val="286"/>
  </w:num>
  <w:num w:numId="527" w16cid:durableId="1712924929">
    <w:abstractNumId w:val="232"/>
  </w:num>
  <w:num w:numId="528" w16cid:durableId="1155224375">
    <w:abstractNumId w:val="215"/>
  </w:num>
  <w:num w:numId="529" w16cid:durableId="702171134">
    <w:abstractNumId w:val="63"/>
  </w:num>
  <w:num w:numId="530" w16cid:durableId="1521511078">
    <w:abstractNumId w:val="189"/>
  </w:num>
  <w:num w:numId="531" w16cid:durableId="2055423562">
    <w:abstractNumId w:val="214"/>
  </w:num>
  <w:num w:numId="532" w16cid:durableId="596795380">
    <w:abstractNumId w:val="310"/>
  </w:num>
  <w:num w:numId="533" w16cid:durableId="465701183">
    <w:abstractNumId w:val="356"/>
  </w:num>
  <w:num w:numId="534" w16cid:durableId="1918590043">
    <w:abstractNumId w:val="88"/>
  </w:num>
  <w:num w:numId="535" w16cid:durableId="1741098213">
    <w:abstractNumId w:val="110"/>
  </w:num>
  <w:num w:numId="536" w16cid:durableId="659038463">
    <w:abstractNumId w:val="142"/>
  </w:num>
  <w:num w:numId="537" w16cid:durableId="7414120">
    <w:abstractNumId w:val="399"/>
  </w:num>
  <w:num w:numId="538" w16cid:durableId="1869757950">
    <w:abstractNumId w:val="106"/>
  </w:num>
  <w:num w:numId="539" w16cid:durableId="1941790815">
    <w:abstractNumId w:val="384"/>
  </w:num>
  <w:num w:numId="540" w16cid:durableId="1707025383">
    <w:abstractNumId w:val="1"/>
  </w:num>
  <w:num w:numId="541" w16cid:durableId="460542283">
    <w:abstractNumId w:val="381"/>
  </w:num>
  <w:num w:numId="542" w16cid:durableId="1794521019">
    <w:abstractNumId w:val="217"/>
  </w:num>
  <w:num w:numId="543" w16cid:durableId="482048967">
    <w:abstractNumId w:val="319"/>
  </w:num>
  <w:num w:numId="544" w16cid:durableId="679936710">
    <w:abstractNumId w:val="52"/>
  </w:num>
  <w:num w:numId="545" w16cid:durableId="1524131988">
    <w:abstractNumId w:val="219"/>
  </w:num>
  <w:num w:numId="546" w16cid:durableId="164636854">
    <w:abstractNumId w:val="73"/>
  </w:num>
  <w:num w:numId="547" w16cid:durableId="1190532418">
    <w:abstractNumId w:val="259"/>
  </w:num>
  <w:num w:numId="548" w16cid:durableId="1668092483">
    <w:abstractNumId w:val="255"/>
  </w:num>
  <w:num w:numId="549" w16cid:durableId="1861120387">
    <w:abstractNumId w:val="80"/>
  </w:num>
  <w:num w:numId="550" w16cid:durableId="191234619">
    <w:abstractNumId w:val="22"/>
  </w:num>
  <w:num w:numId="551" w16cid:durableId="1751388040">
    <w:abstractNumId w:val="105"/>
  </w:num>
  <w:num w:numId="552" w16cid:durableId="1614437181">
    <w:abstractNumId w:val="333"/>
  </w:num>
  <w:num w:numId="553" w16cid:durableId="1041050999">
    <w:abstractNumId w:val="344"/>
  </w:num>
  <w:num w:numId="554" w16cid:durableId="1460341885">
    <w:abstractNumId w:val="312"/>
  </w:num>
  <w:num w:numId="555" w16cid:durableId="1119108437">
    <w:abstractNumId w:val="120"/>
  </w:num>
  <w:num w:numId="556" w16cid:durableId="683869118">
    <w:abstractNumId w:val="345"/>
    <w:lvlOverride w:ilvl="0">
      <w:startOverride w:val="1"/>
    </w:lvlOverride>
    <w:lvlOverride w:ilvl="1"/>
    <w:lvlOverride w:ilvl="2"/>
    <w:lvlOverride w:ilvl="3"/>
    <w:lvlOverride w:ilvl="4"/>
    <w:lvlOverride w:ilvl="5"/>
    <w:lvlOverride w:ilvl="6"/>
    <w:lvlOverride w:ilvl="7"/>
    <w:lvlOverride w:ilvl="8"/>
  </w:num>
  <w:num w:numId="557" w16cid:durableId="1893270781">
    <w:abstractNumId w:val="87"/>
  </w:num>
  <w:num w:numId="558" w16cid:durableId="1455751912">
    <w:abstractNumId w:val="212"/>
  </w:num>
  <w:num w:numId="559" w16cid:durableId="1637182962">
    <w:abstractNumId w:val="326"/>
  </w:num>
  <w:num w:numId="560" w16cid:durableId="1653635165">
    <w:abstractNumId w:val="338"/>
  </w:num>
  <w:num w:numId="561" w16cid:durableId="1686907253">
    <w:abstractNumId w:val="206"/>
  </w:num>
  <w:num w:numId="562" w16cid:durableId="817379460">
    <w:abstractNumId w:val="367"/>
  </w:num>
  <w:num w:numId="563" w16cid:durableId="1966501317">
    <w:abstractNumId w:val="364"/>
  </w:num>
  <w:num w:numId="564" w16cid:durableId="403917004">
    <w:abstractNumId w:val="254"/>
  </w:num>
  <w:num w:numId="565" w16cid:durableId="1113137156">
    <w:abstractNumId w:val="273"/>
  </w:num>
  <w:num w:numId="566" w16cid:durableId="1531066998">
    <w:abstractNumId w:val="127"/>
  </w:num>
  <w:num w:numId="567" w16cid:durableId="935669650">
    <w:abstractNumId w:val="84"/>
  </w:num>
  <w:num w:numId="568" w16cid:durableId="2018000412">
    <w:abstractNumId w:val="395"/>
  </w:num>
  <w:num w:numId="569" w16cid:durableId="88047513">
    <w:abstractNumId w:val="210"/>
  </w:num>
  <w:num w:numId="570" w16cid:durableId="1636444634">
    <w:abstractNumId w:val="34"/>
  </w:num>
  <w:num w:numId="571" w16cid:durableId="620692776">
    <w:abstractNumId w:val="279"/>
  </w:num>
  <w:num w:numId="572" w16cid:durableId="1348210993">
    <w:abstractNumId w:val="208"/>
  </w:num>
  <w:num w:numId="573" w16cid:durableId="1883636838">
    <w:abstractNumId w:val="306"/>
  </w:num>
  <w:num w:numId="574" w16cid:durableId="1211650529">
    <w:abstractNumId w:val="117"/>
  </w:num>
  <w:num w:numId="575" w16cid:durableId="1826050797">
    <w:abstractNumId w:val="209"/>
  </w:num>
  <w:num w:numId="576" w16cid:durableId="285966069">
    <w:abstractNumId w:val="162"/>
  </w:num>
  <w:num w:numId="577" w16cid:durableId="390691005">
    <w:abstractNumId w:val="134"/>
  </w:num>
  <w:num w:numId="578" w16cid:durableId="2004504687">
    <w:abstractNumId w:val="337"/>
  </w:num>
  <w:num w:numId="579" w16cid:durableId="1554005612">
    <w:abstractNumId w:val="347"/>
  </w:num>
  <w:num w:numId="580" w16cid:durableId="1324964523">
    <w:abstractNumId w:val="74"/>
  </w:num>
  <w:num w:numId="581" w16cid:durableId="1272929618">
    <w:abstractNumId w:val="126"/>
  </w:num>
  <w:num w:numId="582" w16cid:durableId="812910945">
    <w:abstractNumId w:val="303"/>
  </w:num>
  <w:num w:numId="583" w16cid:durableId="535311938">
    <w:abstractNumId w:val="388"/>
  </w:num>
  <w:num w:numId="584" w16cid:durableId="1088235574">
    <w:abstractNumId w:val="406"/>
    <w:lvlOverride w:ilvl="0">
      <w:startOverride w:val="1"/>
    </w:lvlOverride>
    <w:lvlOverride w:ilvl="1"/>
    <w:lvlOverride w:ilvl="2"/>
    <w:lvlOverride w:ilvl="3"/>
    <w:lvlOverride w:ilvl="4"/>
    <w:lvlOverride w:ilvl="5"/>
    <w:lvlOverride w:ilvl="6"/>
    <w:lvlOverride w:ilvl="7"/>
    <w:lvlOverride w:ilvl="8"/>
  </w:num>
  <w:num w:numId="585" w16cid:durableId="596640673">
    <w:abstractNumId w:val="186"/>
  </w:num>
  <w:num w:numId="586" w16cid:durableId="1183514983">
    <w:abstractNumId w:val="389"/>
  </w:num>
  <w:num w:numId="587" w16cid:durableId="331103368">
    <w:abstractNumId w:val="346"/>
  </w:num>
  <w:num w:numId="588" w16cid:durableId="613706902">
    <w:abstractNumId w:val="17"/>
  </w:num>
  <w:num w:numId="589" w16cid:durableId="386270546">
    <w:abstractNumId w:val="379"/>
  </w:num>
  <w:num w:numId="590" w16cid:durableId="416445264">
    <w:abstractNumId w:val="78"/>
  </w:num>
  <w:num w:numId="591" w16cid:durableId="1096366667">
    <w:abstractNumId w:val="123"/>
  </w:num>
  <w:num w:numId="592" w16cid:durableId="1793748215">
    <w:abstractNumId w:val="9"/>
  </w:num>
  <w:num w:numId="593" w16cid:durableId="579490714">
    <w:abstractNumId w:val="83"/>
  </w:num>
  <w:num w:numId="594" w16cid:durableId="231235049">
    <w:abstractNumId w:val="90"/>
  </w:num>
  <w:num w:numId="595" w16cid:durableId="1722173685">
    <w:abstractNumId w:val="28"/>
  </w:num>
  <w:num w:numId="596" w16cid:durableId="88933000">
    <w:abstractNumId w:val="291"/>
    <w:lvlOverride w:ilvl="0">
      <w:startOverride w:val="17"/>
    </w:lvlOverride>
    <w:lvlOverride w:ilvl="1">
      <w:startOverride w:val="1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7" w16cid:durableId="764571105">
    <w:abstractNumId w:val="137"/>
  </w:num>
  <w:num w:numId="598" w16cid:durableId="254746806">
    <w:abstractNumId w:val="100"/>
  </w:num>
  <w:num w:numId="599" w16cid:durableId="1408650178">
    <w:abstractNumId w:val="276"/>
  </w:num>
  <w:num w:numId="600" w16cid:durableId="1032144876">
    <w:abstractNumId w:val="322"/>
  </w:num>
  <w:num w:numId="601" w16cid:durableId="374742431">
    <w:abstractNumId w:val="190"/>
  </w:num>
  <w:num w:numId="602" w16cid:durableId="1911689106">
    <w:abstractNumId w:val="361"/>
  </w:num>
  <w:num w:numId="603" w16cid:durableId="658196554">
    <w:abstractNumId w:val="3"/>
  </w:num>
  <w:num w:numId="604" w16cid:durableId="1410694015">
    <w:abstractNumId w:val="59"/>
  </w:num>
  <w:num w:numId="605" w16cid:durableId="107089015">
    <w:abstractNumId w:val="95"/>
  </w:num>
  <w:num w:numId="606" w16cid:durableId="337780793">
    <w:abstractNumId w:val="353"/>
  </w:num>
  <w:num w:numId="607" w16cid:durableId="2033844589">
    <w:abstractNumId w:val="313"/>
  </w:num>
  <w:num w:numId="608" w16cid:durableId="1176846685">
    <w:abstractNumId w:val="274"/>
  </w:num>
  <w:num w:numId="609" w16cid:durableId="106585660">
    <w:abstractNumId w:val="369"/>
  </w:num>
  <w:num w:numId="610" w16cid:durableId="2126456762">
    <w:abstractNumId w:val="269"/>
  </w:num>
  <w:num w:numId="611" w16cid:durableId="90077">
    <w:abstractNumId w:val="372"/>
  </w:num>
  <w:num w:numId="612" w16cid:durableId="1562598805">
    <w:abstractNumId w:val="392"/>
  </w:num>
  <w:num w:numId="613" w16cid:durableId="1757166120">
    <w:abstractNumId w:val="196"/>
    <w:lvlOverride w:ilvl="0">
      <w:lvl w:ilvl="0">
        <w:start w:val="1"/>
        <w:numFmt w:val="decimal"/>
        <w:lvlText w:val="%1."/>
        <w:lvlJc w:val="left"/>
        <w:pPr>
          <w:ind w:left="851" w:hanging="360"/>
        </w:pPr>
        <w:rPr>
          <w:rFonts w:hint="default"/>
        </w:rPr>
      </w:lvl>
    </w:lvlOverride>
    <w:lvlOverride w:ilvl="1">
      <w:lvl w:ilvl="1">
        <w:start w:val="1"/>
        <w:numFmt w:val="decimal"/>
        <w:lvlText w:val="%1.%2."/>
        <w:lvlJc w:val="left"/>
        <w:pPr>
          <w:ind w:left="1283" w:hanging="432"/>
        </w:pPr>
        <w:rPr>
          <w:rFonts w:hint="default"/>
          <w:b/>
          <w:bCs w:val="0"/>
        </w:rPr>
      </w:lvl>
    </w:lvlOverride>
    <w:lvlOverride w:ilvl="2">
      <w:lvl w:ilvl="2">
        <w:start w:val="1"/>
        <w:numFmt w:val="decimal"/>
        <w:lvlText w:val="%1.%2.%3."/>
        <w:lvlJc w:val="left"/>
        <w:pPr>
          <w:ind w:left="1715" w:hanging="504"/>
        </w:pPr>
        <w:rPr>
          <w:rFonts w:hint="default"/>
        </w:rPr>
      </w:lvl>
    </w:lvlOverride>
    <w:lvlOverride w:ilvl="3">
      <w:lvl w:ilvl="3">
        <w:start w:val="1"/>
        <w:numFmt w:val="decimal"/>
        <w:lvlText w:val="%1.%2.%3.%4."/>
        <w:lvlJc w:val="left"/>
        <w:pPr>
          <w:ind w:left="2219" w:hanging="648"/>
        </w:pPr>
        <w:rPr>
          <w:rFonts w:hint="default"/>
        </w:rPr>
      </w:lvl>
    </w:lvlOverride>
    <w:lvlOverride w:ilvl="4">
      <w:lvl w:ilvl="4">
        <w:start w:val="1"/>
        <w:numFmt w:val="decimal"/>
        <w:lvlText w:val="%1.%2.%3.%4.%5."/>
        <w:lvlJc w:val="left"/>
        <w:pPr>
          <w:ind w:left="2723" w:hanging="792"/>
        </w:pPr>
        <w:rPr>
          <w:rFonts w:hint="default"/>
        </w:rPr>
      </w:lvl>
    </w:lvlOverride>
    <w:lvlOverride w:ilvl="5">
      <w:lvl w:ilvl="5">
        <w:start w:val="1"/>
        <w:numFmt w:val="decimal"/>
        <w:lvlText w:val="%1.%2.%3.%4.%5.%6."/>
        <w:lvlJc w:val="left"/>
        <w:pPr>
          <w:ind w:left="3227" w:hanging="936"/>
        </w:pPr>
        <w:rPr>
          <w:rFonts w:hint="default"/>
        </w:rPr>
      </w:lvl>
    </w:lvlOverride>
    <w:lvlOverride w:ilvl="6">
      <w:lvl w:ilvl="6">
        <w:start w:val="1"/>
        <w:numFmt w:val="decimal"/>
        <w:lvlText w:val="%1.%2.%3.%4.%5.%6.%7."/>
        <w:lvlJc w:val="left"/>
        <w:pPr>
          <w:ind w:left="3731" w:hanging="1080"/>
        </w:pPr>
        <w:rPr>
          <w:rFonts w:hint="default"/>
        </w:rPr>
      </w:lvl>
    </w:lvlOverride>
    <w:lvlOverride w:ilvl="7">
      <w:lvl w:ilvl="7">
        <w:start w:val="1"/>
        <w:numFmt w:val="decimal"/>
        <w:lvlText w:val="%1.%2.%3.%4.%5.%6.%7.%8."/>
        <w:lvlJc w:val="left"/>
        <w:pPr>
          <w:ind w:left="4235" w:hanging="1224"/>
        </w:pPr>
        <w:rPr>
          <w:rFonts w:hint="default"/>
        </w:rPr>
      </w:lvl>
    </w:lvlOverride>
    <w:lvlOverride w:ilvl="8">
      <w:lvl w:ilvl="8">
        <w:start w:val="1"/>
        <w:numFmt w:val="decimal"/>
        <w:lvlText w:val="%1.%2.%3.%4.%5.%6.%7.%8.%9."/>
        <w:lvlJc w:val="left"/>
        <w:pPr>
          <w:ind w:left="4811" w:hanging="1440"/>
        </w:pPr>
        <w:rPr>
          <w:rFonts w:hint="default"/>
        </w:rPr>
      </w:lvl>
    </w:lvlOverride>
  </w:num>
  <w:num w:numId="614" w16cid:durableId="1598635576">
    <w:abstractNumId w:val="200"/>
    <w:lvlOverride w:ilvl="0">
      <w:lvl w:ilvl="0">
        <w:start w:val="9"/>
        <w:numFmt w:val="decimal"/>
        <w:lvlText w:val="%1."/>
        <w:lvlJc w:val="left"/>
        <w:pPr>
          <w:ind w:left="851" w:hanging="360"/>
        </w:pPr>
        <w:rPr>
          <w:rFonts w:hint="default"/>
        </w:rPr>
      </w:lvl>
    </w:lvlOverride>
    <w:lvlOverride w:ilvl="1">
      <w:lvl w:ilvl="1">
        <w:start w:val="10"/>
        <w:numFmt w:val="decimal"/>
        <w:lvlText w:val="%1.%2."/>
        <w:lvlJc w:val="left"/>
        <w:pPr>
          <w:ind w:left="1283" w:hanging="432"/>
        </w:pPr>
        <w:rPr>
          <w:rFonts w:hint="default"/>
          <w:b/>
          <w:bCs w:val="0"/>
        </w:rPr>
      </w:lvl>
    </w:lvlOverride>
    <w:lvlOverride w:ilvl="2">
      <w:lvl w:ilvl="2">
        <w:start w:val="2"/>
        <w:numFmt w:val="decimal"/>
        <w:lvlText w:val="%1.%2.%3."/>
        <w:lvlJc w:val="left"/>
        <w:pPr>
          <w:ind w:left="1639" w:hanging="504"/>
        </w:pPr>
        <w:rPr>
          <w:rFonts w:hint="default"/>
          <w:b/>
          <w:bCs/>
        </w:rPr>
      </w:lvl>
    </w:lvlOverride>
    <w:lvlOverride w:ilvl="3">
      <w:lvl w:ilvl="3">
        <w:start w:val="1"/>
        <w:numFmt w:val="decimal"/>
        <w:lvlText w:val="%1.%2.%3.%4."/>
        <w:lvlJc w:val="left"/>
        <w:pPr>
          <w:ind w:left="2219" w:hanging="648"/>
        </w:pPr>
        <w:rPr>
          <w:rFonts w:hint="default"/>
        </w:rPr>
      </w:lvl>
    </w:lvlOverride>
    <w:lvlOverride w:ilvl="4">
      <w:lvl w:ilvl="4">
        <w:start w:val="1"/>
        <w:numFmt w:val="decimal"/>
        <w:lvlText w:val="%1.%2.%3.%4.%5."/>
        <w:lvlJc w:val="left"/>
        <w:pPr>
          <w:ind w:left="2723" w:hanging="792"/>
        </w:pPr>
        <w:rPr>
          <w:rFonts w:hint="default"/>
        </w:rPr>
      </w:lvl>
    </w:lvlOverride>
    <w:lvlOverride w:ilvl="5">
      <w:lvl w:ilvl="5">
        <w:start w:val="1"/>
        <w:numFmt w:val="decimal"/>
        <w:lvlText w:val="%1.%2.%3.%4.%5.%6."/>
        <w:lvlJc w:val="left"/>
        <w:pPr>
          <w:ind w:left="3227" w:hanging="936"/>
        </w:pPr>
        <w:rPr>
          <w:rFonts w:hint="default"/>
        </w:rPr>
      </w:lvl>
    </w:lvlOverride>
    <w:lvlOverride w:ilvl="6">
      <w:lvl w:ilvl="6">
        <w:start w:val="1"/>
        <w:numFmt w:val="decimal"/>
        <w:lvlText w:val="%1.%2.%3.%4.%5.%6.%7."/>
        <w:lvlJc w:val="left"/>
        <w:pPr>
          <w:ind w:left="3731" w:hanging="1080"/>
        </w:pPr>
        <w:rPr>
          <w:rFonts w:hint="default"/>
        </w:rPr>
      </w:lvl>
    </w:lvlOverride>
    <w:lvlOverride w:ilvl="7">
      <w:lvl w:ilvl="7">
        <w:start w:val="1"/>
        <w:numFmt w:val="decimal"/>
        <w:lvlText w:val="%1.%2.%3.%4.%5.%6.%7.%8."/>
        <w:lvlJc w:val="left"/>
        <w:pPr>
          <w:ind w:left="4235" w:hanging="1224"/>
        </w:pPr>
        <w:rPr>
          <w:rFonts w:hint="default"/>
        </w:rPr>
      </w:lvl>
    </w:lvlOverride>
    <w:lvlOverride w:ilvl="8">
      <w:lvl w:ilvl="8">
        <w:start w:val="1"/>
        <w:numFmt w:val="decimal"/>
        <w:lvlText w:val="%1.%2.%3.%4.%5.%6.%7.%8.%9."/>
        <w:lvlJc w:val="left"/>
        <w:pPr>
          <w:ind w:left="4811" w:hanging="1440"/>
        </w:pPr>
        <w:rPr>
          <w:rFonts w:hint="default"/>
        </w:rPr>
      </w:lvl>
    </w:lvlOverride>
  </w:num>
  <w:num w:numId="615" w16cid:durableId="1250583070">
    <w:abstractNumId w:val="362"/>
  </w:num>
  <w:num w:numId="616" w16cid:durableId="1391688957">
    <w:abstractNumId w:val="13"/>
  </w:num>
  <w:num w:numId="617" w16cid:durableId="406271058">
    <w:abstractNumId w:val="332"/>
  </w:num>
  <w:num w:numId="618" w16cid:durableId="671376903">
    <w:abstractNumId w:val="10"/>
  </w:num>
  <w:num w:numId="619" w16cid:durableId="981076892">
    <w:abstractNumId w:val="10"/>
    <w:lvlOverride w:ilvl="0">
      <w:lvl w:ilvl="0">
        <w:start w:val="9"/>
        <w:numFmt w:val="decimal"/>
        <w:lvlText w:val="%1."/>
        <w:lvlJc w:val="left"/>
        <w:pPr>
          <w:ind w:left="851" w:hanging="360"/>
        </w:pPr>
        <w:rPr>
          <w:rFonts w:hint="default"/>
        </w:rPr>
      </w:lvl>
    </w:lvlOverride>
    <w:lvlOverride w:ilvl="1">
      <w:lvl w:ilvl="1">
        <w:start w:val="10"/>
        <w:numFmt w:val="decimal"/>
        <w:lvlText w:val="%1.%2."/>
        <w:lvlJc w:val="left"/>
        <w:pPr>
          <w:ind w:left="1283" w:hanging="432"/>
        </w:pPr>
        <w:rPr>
          <w:rFonts w:hint="default"/>
          <w:b/>
          <w:bCs w:val="0"/>
        </w:rPr>
      </w:lvl>
    </w:lvlOverride>
    <w:lvlOverride w:ilvl="2">
      <w:lvl w:ilvl="2">
        <w:start w:val="1"/>
        <w:numFmt w:val="none"/>
        <w:lvlText w:val="9.10.1"/>
        <w:lvlJc w:val="left"/>
        <w:pPr>
          <w:tabs>
            <w:tab w:val="num" w:pos="1213"/>
          </w:tabs>
          <w:ind w:left="1214" w:hanging="504"/>
        </w:pPr>
        <w:rPr>
          <w:rFonts w:hint="default"/>
        </w:rPr>
      </w:lvl>
    </w:lvlOverride>
    <w:lvlOverride w:ilvl="3">
      <w:lvl w:ilvl="3">
        <w:start w:val="1"/>
        <w:numFmt w:val="decimal"/>
        <w:lvlText w:val="%1.%2.%3.%4."/>
        <w:lvlJc w:val="left"/>
        <w:pPr>
          <w:ind w:left="2219" w:hanging="648"/>
        </w:pPr>
        <w:rPr>
          <w:rFonts w:hint="default"/>
        </w:rPr>
      </w:lvl>
    </w:lvlOverride>
    <w:lvlOverride w:ilvl="4">
      <w:lvl w:ilvl="4">
        <w:start w:val="1"/>
        <w:numFmt w:val="decimal"/>
        <w:lvlText w:val="%1.%2.%3.%4.%5."/>
        <w:lvlJc w:val="left"/>
        <w:pPr>
          <w:ind w:left="2723" w:hanging="792"/>
        </w:pPr>
        <w:rPr>
          <w:rFonts w:hint="default"/>
        </w:rPr>
      </w:lvl>
    </w:lvlOverride>
    <w:lvlOverride w:ilvl="5">
      <w:lvl w:ilvl="5">
        <w:start w:val="1"/>
        <w:numFmt w:val="decimal"/>
        <w:lvlText w:val="%1.%2.%3.%4.%5.%6."/>
        <w:lvlJc w:val="left"/>
        <w:pPr>
          <w:ind w:left="3227" w:hanging="936"/>
        </w:pPr>
        <w:rPr>
          <w:rFonts w:hint="default"/>
        </w:rPr>
      </w:lvl>
    </w:lvlOverride>
    <w:lvlOverride w:ilvl="6">
      <w:lvl w:ilvl="6">
        <w:start w:val="1"/>
        <w:numFmt w:val="decimal"/>
        <w:lvlText w:val="%1.%2.%3.%4.%5.%6.%7."/>
        <w:lvlJc w:val="left"/>
        <w:pPr>
          <w:ind w:left="3731" w:hanging="1080"/>
        </w:pPr>
        <w:rPr>
          <w:rFonts w:hint="default"/>
        </w:rPr>
      </w:lvl>
    </w:lvlOverride>
    <w:lvlOverride w:ilvl="7">
      <w:lvl w:ilvl="7">
        <w:start w:val="1"/>
        <w:numFmt w:val="decimal"/>
        <w:lvlText w:val="%1.%2.%3.%4.%5.%6.%7.%8."/>
        <w:lvlJc w:val="left"/>
        <w:pPr>
          <w:ind w:left="4235" w:hanging="1224"/>
        </w:pPr>
        <w:rPr>
          <w:rFonts w:hint="default"/>
        </w:rPr>
      </w:lvl>
    </w:lvlOverride>
    <w:lvlOverride w:ilvl="8">
      <w:lvl w:ilvl="8">
        <w:start w:val="1"/>
        <w:numFmt w:val="decimal"/>
        <w:lvlText w:val="%1.%2.%3.%4.%5.%6.%7.%8.%9."/>
        <w:lvlJc w:val="left"/>
        <w:pPr>
          <w:ind w:left="4811" w:hanging="1440"/>
        </w:pPr>
        <w:rPr>
          <w:rFonts w:hint="default"/>
        </w:rPr>
      </w:lvl>
    </w:lvlOverride>
  </w:num>
  <w:num w:numId="620" w16cid:durableId="1558274608">
    <w:abstractNumId w:val="1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1" w16cid:durableId="907687436">
    <w:abstractNumId w:val="138"/>
  </w:num>
  <w:num w:numId="622" w16cid:durableId="1466241879">
    <w:abstractNumId w:val="171"/>
  </w:num>
  <w:num w:numId="623" w16cid:durableId="2092966731">
    <w:abstractNumId w:val="174"/>
  </w:num>
  <w:num w:numId="624" w16cid:durableId="597717667">
    <w:abstractNumId w:val="145"/>
  </w:num>
  <w:num w:numId="625" w16cid:durableId="1251427454">
    <w:abstractNumId w:val="251"/>
  </w:num>
  <w:num w:numId="626" w16cid:durableId="2080052502">
    <w:abstractNumId w:val="58"/>
  </w:num>
  <w:numIdMacAtCleanup w:val="6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vera Cordero Daybeth Gabriela (GSE)">
    <w15:presenceInfo w15:providerId="AD" w15:userId="S::gabriela.rivera@gse.it::526fd276-15a4-4a10-af87-c853b42239fa"/>
  </w15:person>
  <w15:person w15:author="Visone Rossana (GSE)">
    <w15:presenceInfo w15:providerId="AD" w15:userId="S-1-5-21-468405582-1672866548-1524675410-20282"/>
  </w15:person>
  <w15:person w15:author="Santagata Fabiana (GSE)">
    <w15:presenceInfo w15:providerId="AD" w15:userId="S::fabiana.santagata@gse.it::ddb9ee6d-236e-48b4-aa70-e3e02f8fffb5"/>
  </w15:person>
  <w15:person w15:author="Di Lorenzo Michele (GSE)">
    <w15:presenceInfo w15:providerId="AD" w15:userId="S::michele.dilorenzo@gse.it::2354e2e5-96e9-49e3-8ca3-f129b78caa58"/>
  </w15:person>
  <w15:person w15:author="Visone Rossana (GSE) [2]">
    <w15:presenceInfo w15:providerId="AD" w15:userId="S::rossana.visone@gse.it::35b2b055-3b3f-474a-a9fb-15a15b907434"/>
  </w15:person>
  <w15:person w15:author="Pelosi Patrizia (GSE)">
    <w15:presenceInfo w15:providerId="AD" w15:userId="S::patrizia.pelosi@gse.it::c029aed4-fc84-4ef3-a02c-1a36ab3d93b7"/>
  </w15:person>
  <w15:person w15:author="Guardascione Emiliano (GSE)">
    <w15:presenceInfo w15:providerId="AD" w15:userId="S::emiliano.guardascione@gse.it::f43ba392-1b82-402e-a189-d8b3bf95c1f7"/>
  </w15:person>
  <w15:person w15:author="DG DEE">
    <w15:presenceInfo w15:providerId="None" w15:userId="DG DEE"/>
  </w15:person>
  <w15:person w15:author="Scafuto Gennaro (GSE)">
    <w15:presenceInfo w15:providerId="AD" w15:userId="S::Gennaro.Scafuto@gse.it::2a94bc89-02dc-49d8-a5c3-6475bfa0b89d"/>
  </w15:person>
  <w15:person w15:author="Toscano Marco (GSE)">
    <w15:presenceInfo w15:providerId="AD" w15:userId="S::marco.toscano@gse.it::7f33f150-93f1-46da-8112-562a085354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BB"/>
    <w:rsid w:val="00000185"/>
    <w:rsid w:val="000001CF"/>
    <w:rsid w:val="00000516"/>
    <w:rsid w:val="00001131"/>
    <w:rsid w:val="000011F8"/>
    <w:rsid w:val="000015F6"/>
    <w:rsid w:val="00002463"/>
    <w:rsid w:val="00002C0C"/>
    <w:rsid w:val="00002CEF"/>
    <w:rsid w:val="00003179"/>
    <w:rsid w:val="0000348D"/>
    <w:rsid w:val="00003491"/>
    <w:rsid w:val="00003597"/>
    <w:rsid w:val="0000365E"/>
    <w:rsid w:val="00003EAF"/>
    <w:rsid w:val="00003FA5"/>
    <w:rsid w:val="0000418B"/>
    <w:rsid w:val="000042D8"/>
    <w:rsid w:val="0000498A"/>
    <w:rsid w:val="00005AF7"/>
    <w:rsid w:val="00005B87"/>
    <w:rsid w:val="00006179"/>
    <w:rsid w:val="000065C6"/>
    <w:rsid w:val="0000684D"/>
    <w:rsid w:val="00006904"/>
    <w:rsid w:val="00006B40"/>
    <w:rsid w:val="00006C2C"/>
    <w:rsid w:val="00006DE4"/>
    <w:rsid w:val="00007068"/>
    <w:rsid w:val="00007093"/>
    <w:rsid w:val="00007118"/>
    <w:rsid w:val="00007278"/>
    <w:rsid w:val="000074D7"/>
    <w:rsid w:val="00007810"/>
    <w:rsid w:val="00007BB7"/>
    <w:rsid w:val="00007E7A"/>
    <w:rsid w:val="00007EFE"/>
    <w:rsid w:val="0001032E"/>
    <w:rsid w:val="000106A4"/>
    <w:rsid w:val="00010D22"/>
    <w:rsid w:val="00010FC3"/>
    <w:rsid w:val="000110C0"/>
    <w:rsid w:val="00011282"/>
    <w:rsid w:val="0001199C"/>
    <w:rsid w:val="00011DCB"/>
    <w:rsid w:val="00012335"/>
    <w:rsid w:val="00012511"/>
    <w:rsid w:val="000125D2"/>
    <w:rsid w:val="00012612"/>
    <w:rsid w:val="00012614"/>
    <w:rsid w:val="000126A1"/>
    <w:rsid w:val="00012D15"/>
    <w:rsid w:val="0001302F"/>
    <w:rsid w:val="00013829"/>
    <w:rsid w:val="0001384A"/>
    <w:rsid w:val="000139E8"/>
    <w:rsid w:val="00013B72"/>
    <w:rsid w:val="00013DDE"/>
    <w:rsid w:val="00014157"/>
    <w:rsid w:val="000143DF"/>
    <w:rsid w:val="0001451B"/>
    <w:rsid w:val="00014A2B"/>
    <w:rsid w:val="00014A3F"/>
    <w:rsid w:val="00014E6B"/>
    <w:rsid w:val="00015106"/>
    <w:rsid w:val="00015303"/>
    <w:rsid w:val="000153A3"/>
    <w:rsid w:val="00015636"/>
    <w:rsid w:val="00015644"/>
    <w:rsid w:val="00015946"/>
    <w:rsid w:val="00015B2A"/>
    <w:rsid w:val="000164DD"/>
    <w:rsid w:val="00016B85"/>
    <w:rsid w:val="0001721D"/>
    <w:rsid w:val="00017696"/>
    <w:rsid w:val="000176CB"/>
    <w:rsid w:val="0001778D"/>
    <w:rsid w:val="0001791C"/>
    <w:rsid w:val="0002061F"/>
    <w:rsid w:val="0002097A"/>
    <w:rsid w:val="00020C3A"/>
    <w:rsid w:val="000212D2"/>
    <w:rsid w:val="000213F1"/>
    <w:rsid w:val="00021A79"/>
    <w:rsid w:val="00021F06"/>
    <w:rsid w:val="0002205F"/>
    <w:rsid w:val="00022276"/>
    <w:rsid w:val="000222B9"/>
    <w:rsid w:val="000226DB"/>
    <w:rsid w:val="000227DD"/>
    <w:rsid w:val="00023014"/>
    <w:rsid w:val="000232AE"/>
    <w:rsid w:val="00023645"/>
    <w:rsid w:val="0002369C"/>
    <w:rsid w:val="0002391E"/>
    <w:rsid w:val="00023E72"/>
    <w:rsid w:val="000242B1"/>
    <w:rsid w:val="0002430F"/>
    <w:rsid w:val="00024332"/>
    <w:rsid w:val="000244BD"/>
    <w:rsid w:val="00024586"/>
    <w:rsid w:val="00024597"/>
    <w:rsid w:val="00024D09"/>
    <w:rsid w:val="00024DD3"/>
    <w:rsid w:val="00024E71"/>
    <w:rsid w:val="00024E79"/>
    <w:rsid w:val="00025825"/>
    <w:rsid w:val="00025893"/>
    <w:rsid w:val="000258C8"/>
    <w:rsid w:val="00025A26"/>
    <w:rsid w:val="00025AE2"/>
    <w:rsid w:val="00025BB1"/>
    <w:rsid w:val="00025ECC"/>
    <w:rsid w:val="0002628A"/>
    <w:rsid w:val="000265FB"/>
    <w:rsid w:val="000266BD"/>
    <w:rsid w:val="00026781"/>
    <w:rsid w:val="0002699C"/>
    <w:rsid w:val="00026C80"/>
    <w:rsid w:val="00026D2A"/>
    <w:rsid w:val="000271B2"/>
    <w:rsid w:val="00027505"/>
    <w:rsid w:val="000276D0"/>
    <w:rsid w:val="00030545"/>
    <w:rsid w:val="00030815"/>
    <w:rsid w:val="000312E4"/>
    <w:rsid w:val="00031614"/>
    <w:rsid w:val="00031BB1"/>
    <w:rsid w:val="00031DDF"/>
    <w:rsid w:val="0003242A"/>
    <w:rsid w:val="0003273B"/>
    <w:rsid w:val="00032794"/>
    <w:rsid w:val="00032795"/>
    <w:rsid w:val="000327AC"/>
    <w:rsid w:val="00032858"/>
    <w:rsid w:val="0003289F"/>
    <w:rsid w:val="000328E3"/>
    <w:rsid w:val="00032B0B"/>
    <w:rsid w:val="00032B43"/>
    <w:rsid w:val="00032C49"/>
    <w:rsid w:val="00032E31"/>
    <w:rsid w:val="00032EE5"/>
    <w:rsid w:val="00033081"/>
    <w:rsid w:val="000332E0"/>
    <w:rsid w:val="000332F1"/>
    <w:rsid w:val="000334E1"/>
    <w:rsid w:val="00033739"/>
    <w:rsid w:val="00033DA9"/>
    <w:rsid w:val="00034059"/>
    <w:rsid w:val="000340ED"/>
    <w:rsid w:val="00034227"/>
    <w:rsid w:val="0003451F"/>
    <w:rsid w:val="00034894"/>
    <w:rsid w:val="00034908"/>
    <w:rsid w:val="000349B5"/>
    <w:rsid w:val="00034EC6"/>
    <w:rsid w:val="00034FD0"/>
    <w:rsid w:val="000355AB"/>
    <w:rsid w:val="0003561E"/>
    <w:rsid w:val="00035667"/>
    <w:rsid w:val="00035733"/>
    <w:rsid w:val="00035821"/>
    <w:rsid w:val="00035B2D"/>
    <w:rsid w:val="000360CF"/>
    <w:rsid w:val="00036A27"/>
    <w:rsid w:val="00036A87"/>
    <w:rsid w:val="00036EED"/>
    <w:rsid w:val="000371FD"/>
    <w:rsid w:val="000372C9"/>
    <w:rsid w:val="00037313"/>
    <w:rsid w:val="000373CD"/>
    <w:rsid w:val="00037C59"/>
    <w:rsid w:val="00037C78"/>
    <w:rsid w:val="000401F8"/>
    <w:rsid w:val="0004021D"/>
    <w:rsid w:val="00040226"/>
    <w:rsid w:val="000403B2"/>
    <w:rsid w:val="000403C4"/>
    <w:rsid w:val="00040522"/>
    <w:rsid w:val="00040593"/>
    <w:rsid w:val="000405B9"/>
    <w:rsid w:val="00040955"/>
    <w:rsid w:val="00040C22"/>
    <w:rsid w:val="00041382"/>
    <w:rsid w:val="0004139A"/>
    <w:rsid w:val="00041D02"/>
    <w:rsid w:val="00041DA2"/>
    <w:rsid w:val="00041FE4"/>
    <w:rsid w:val="00042627"/>
    <w:rsid w:val="00042712"/>
    <w:rsid w:val="00042A2A"/>
    <w:rsid w:val="00042B6F"/>
    <w:rsid w:val="00042DBB"/>
    <w:rsid w:val="000437F1"/>
    <w:rsid w:val="00043D5D"/>
    <w:rsid w:val="00043ED3"/>
    <w:rsid w:val="000440C6"/>
    <w:rsid w:val="000442C1"/>
    <w:rsid w:val="0004469B"/>
    <w:rsid w:val="00044770"/>
    <w:rsid w:val="00044951"/>
    <w:rsid w:val="00044CEC"/>
    <w:rsid w:val="00044ED7"/>
    <w:rsid w:val="0004515F"/>
    <w:rsid w:val="0004531A"/>
    <w:rsid w:val="000454A5"/>
    <w:rsid w:val="00045750"/>
    <w:rsid w:val="0004597B"/>
    <w:rsid w:val="00045F18"/>
    <w:rsid w:val="000460A5"/>
    <w:rsid w:val="000460FA"/>
    <w:rsid w:val="000461E8"/>
    <w:rsid w:val="0004698C"/>
    <w:rsid w:val="00046A0E"/>
    <w:rsid w:val="00046EC0"/>
    <w:rsid w:val="000474D4"/>
    <w:rsid w:val="000476B5"/>
    <w:rsid w:val="00047B1C"/>
    <w:rsid w:val="00047E91"/>
    <w:rsid w:val="0005035D"/>
    <w:rsid w:val="0005055E"/>
    <w:rsid w:val="00050C4A"/>
    <w:rsid w:val="00050E95"/>
    <w:rsid w:val="00050FC9"/>
    <w:rsid w:val="0005126B"/>
    <w:rsid w:val="000515F0"/>
    <w:rsid w:val="0005163A"/>
    <w:rsid w:val="0005166D"/>
    <w:rsid w:val="00051F4A"/>
    <w:rsid w:val="000521DF"/>
    <w:rsid w:val="0005275A"/>
    <w:rsid w:val="00052BB6"/>
    <w:rsid w:val="000530F1"/>
    <w:rsid w:val="000530FF"/>
    <w:rsid w:val="0005326D"/>
    <w:rsid w:val="00053427"/>
    <w:rsid w:val="000537A6"/>
    <w:rsid w:val="00053DC9"/>
    <w:rsid w:val="00053E2C"/>
    <w:rsid w:val="00054053"/>
    <w:rsid w:val="000548A2"/>
    <w:rsid w:val="00054AC8"/>
    <w:rsid w:val="00054D95"/>
    <w:rsid w:val="00054D9F"/>
    <w:rsid w:val="00054DB7"/>
    <w:rsid w:val="0005505F"/>
    <w:rsid w:val="000550A7"/>
    <w:rsid w:val="00055AB5"/>
    <w:rsid w:val="00055B2E"/>
    <w:rsid w:val="00055FD0"/>
    <w:rsid w:val="000562DB"/>
    <w:rsid w:val="0005631F"/>
    <w:rsid w:val="000563F3"/>
    <w:rsid w:val="00056403"/>
    <w:rsid w:val="00056551"/>
    <w:rsid w:val="00056975"/>
    <w:rsid w:val="00056AE5"/>
    <w:rsid w:val="00056D2A"/>
    <w:rsid w:val="00056DF1"/>
    <w:rsid w:val="00056E6D"/>
    <w:rsid w:val="00056EC2"/>
    <w:rsid w:val="0005709F"/>
    <w:rsid w:val="00057213"/>
    <w:rsid w:val="000573BC"/>
    <w:rsid w:val="000573E7"/>
    <w:rsid w:val="0005745E"/>
    <w:rsid w:val="00060591"/>
    <w:rsid w:val="0006067F"/>
    <w:rsid w:val="00060783"/>
    <w:rsid w:val="00060A18"/>
    <w:rsid w:val="00060BBF"/>
    <w:rsid w:val="00060BD1"/>
    <w:rsid w:val="000611A7"/>
    <w:rsid w:val="000611CE"/>
    <w:rsid w:val="000612F0"/>
    <w:rsid w:val="00061329"/>
    <w:rsid w:val="0006167E"/>
    <w:rsid w:val="00061DE7"/>
    <w:rsid w:val="00061E4A"/>
    <w:rsid w:val="00061FC2"/>
    <w:rsid w:val="00061FF2"/>
    <w:rsid w:val="00062239"/>
    <w:rsid w:val="00062388"/>
    <w:rsid w:val="000628B2"/>
    <w:rsid w:val="00062C79"/>
    <w:rsid w:val="00063340"/>
    <w:rsid w:val="000633B0"/>
    <w:rsid w:val="00063D05"/>
    <w:rsid w:val="00063EA1"/>
    <w:rsid w:val="000645D4"/>
    <w:rsid w:val="00064B1A"/>
    <w:rsid w:val="0006521E"/>
    <w:rsid w:val="00065461"/>
    <w:rsid w:val="000655DE"/>
    <w:rsid w:val="0006575D"/>
    <w:rsid w:val="0006581B"/>
    <w:rsid w:val="00065E44"/>
    <w:rsid w:val="000662E4"/>
    <w:rsid w:val="00066674"/>
    <w:rsid w:val="00066BA2"/>
    <w:rsid w:val="000671C0"/>
    <w:rsid w:val="00067C20"/>
    <w:rsid w:val="000702E9"/>
    <w:rsid w:val="000707B1"/>
    <w:rsid w:val="000708CB"/>
    <w:rsid w:val="00070DC0"/>
    <w:rsid w:val="000710B2"/>
    <w:rsid w:val="0007129F"/>
    <w:rsid w:val="00071DD3"/>
    <w:rsid w:val="0007208E"/>
    <w:rsid w:val="00072466"/>
    <w:rsid w:val="00072D74"/>
    <w:rsid w:val="00072DA6"/>
    <w:rsid w:val="0007371F"/>
    <w:rsid w:val="00073722"/>
    <w:rsid w:val="0007407C"/>
    <w:rsid w:val="00074219"/>
    <w:rsid w:val="0007431E"/>
    <w:rsid w:val="00074614"/>
    <w:rsid w:val="0007475A"/>
    <w:rsid w:val="00074963"/>
    <w:rsid w:val="00074CF6"/>
    <w:rsid w:val="00074FE9"/>
    <w:rsid w:val="0007513C"/>
    <w:rsid w:val="000751AE"/>
    <w:rsid w:val="000752F2"/>
    <w:rsid w:val="00075C4B"/>
    <w:rsid w:val="00076073"/>
    <w:rsid w:val="000766DB"/>
    <w:rsid w:val="00076815"/>
    <w:rsid w:val="00076997"/>
    <w:rsid w:val="00076DCE"/>
    <w:rsid w:val="00076DE2"/>
    <w:rsid w:val="00076FA7"/>
    <w:rsid w:val="000772AF"/>
    <w:rsid w:val="00077302"/>
    <w:rsid w:val="0007773C"/>
    <w:rsid w:val="00077853"/>
    <w:rsid w:val="00077B45"/>
    <w:rsid w:val="00077B96"/>
    <w:rsid w:val="00077FDE"/>
    <w:rsid w:val="00080610"/>
    <w:rsid w:val="000807D3"/>
    <w:rsid w:val="00080867"/>
    <w:rsid w:val="0008087E"/>
    <w:rsid w:val="00081290"/>
    <w:rsid w:val="000817F4"/>
    <w:rsid w:val="000818CF"/>
    <w:rsid w:val="0008194E"/>
    <w:rsid w:val="00081B5A"/>
    <w:rsid w:val="00081F86"/>
    <w:rsid w:val="00082D33"/>
    <w:rsid w:val="00082FC3"/>
    <w:rsid w:val="000831A2"/>
    <w:rsid w:val="00083220"/>
    <w:rsid w:val="00083CA0"/>
    <w:rsid w:val="00083CCE"/>
    <w:rsid w:val="000844F9"/>
    <w:rsid w:val="00084B53"/>
    <w:rsid w:val="0008516B"/>
    <w:rsid w:val="000857A1"/>
    <w:rsid w:val="0008591A"/>
    <w:rsid w:val="00085A59"/>
    <w:rsid w:val="00085FFC"/>
    <w:rsid w:val="000861DB"/>
    <w:rsid w:val="000868DD"/>
    <w:rsid w:val="00086A6C"/>
    <w:rsid w:val="00086AAF"/>
    <w:rsid w:val="00086C7D"/>
    <w:rsid w:val="0008704A"/>
    <w:rsid w:val="000874C5"/>
    <w:rsid w:val="00087F0F"/>
    <w:rsid w:val="00087F5D"/>
    <w:rsid w:val="00090694"/>
    <w:rsid w:val="00091880"/>
    <w:rsid w:val="00091A24"/>
    <w:rsid w:val="00091F32"/>
    <w:rsid w:val="00091F96"/>
    <w:rsid w:val="00092038"/>
    <w:rsid w:val="000921E4"/>
    <w:rsid w:val="00092805"/>
    <w:rsid w:val="000928C3"/>
    <w:rsid w:val="0009322E"/>
    <w:rsid w:val="00093FBA"/>
    <w:rsid w:val="00093FEB"/>
    <w:rsid w:val="0009405E"/>
    <w:rsid w:val="000946EB"/>
    <w:rsid w:val="0009475B"/>
    <w:rsid w:val="00094AB0"/>
    <w:rsid w:val="00094AF2"/>
    <w:rsid w:val="00094C36"/>
    <w:rsid w:val="00094CD5"/>
    <w:rsid w:val="00094D35"/>
    <w:rsid w:val="00094DB4"/>
    <w:rsid w:val="00094F22"/>
    <w:rsid w:val="00095036"/>
    <w:rsid w:val="000952C3"/>
    <w:rsid w:val="000958A1"/>
    <w:rsid w:val="00095C82"/>
    <w:rsid w:val="00095D9E"/>
    <w:rsid w:val="00096222"/>
    <w:rsid w:val="000964E4"/>
    <w:rsid w:val="00096D44"/>
    <w:rsid w:val="00096D57"/>
    <w:rsid w:val="00096D9C"/>
    <w:rsid w:val="00097542"/>
    <w:rsid w:val="0009765C"/>
    <w:rsid w:val="00097C81"/>
    <w:rsid w:val="00097FB7"/>
    <w:rsid w:val="000A06F9"/>
    <w:rsid w:val="000A077C"/>
    <w:rsid w:val="000A0C0A"/>
    <w:rsid w:val="000A0DCD"/>
    <w:rsid w:val="000A12D4"/>
    <w:rsid w:val="000A1392"/>
    <w:rsid w:val="000A164B"/>
    <w:rsid w:val="000A1BE2"/>
    <w:rsid w:val="000A1E2D"/>
    <w:rsid w:val="000A1E57"/>
    <w:rsid w:val="000A24EA"/>
    <w:rsid w:val="000A275E"/>
    <w:rsid w:val="000A36FD"/>
    <w:rsid w:val="000A3C80"/>
    <w:rsid w:val="000A4469"/>
    <w:rsid w:val="000A4F01"/>
    <w:rsid w:val="000A4FF3"/>
    <w:rsid w:val="000A53AD"/>
    <w:rsid w:val="000A69BA"/>
    <w:rsid w:val="000A6E16"/>
    <w:rsid w:val="000A6EF0"/>
    <w:rsid w:val="000A7CDB"/>
    <w:rsid w:val="000B06E3"/>
    <w:rsid w:val="000B0768"/>
    <w:rsid w:val="000B132C"/>
    <w:rsid w:val="000B1475"/>
    <w:rsid w:val="000B14A5"/>
    <w:rsid w:val="000B17F5"/>
    <w:rsid w:val="000B1C31"/>
    <w:rsid w:val="000B2251"/>
    <w:rsid w:val="000B22D5"/>
    <w:rsid w:val="000B2519"/>
    <w:rsid w:val="000B2A7E"/>
    <w:rsid w:val="000B3EBE"/>
    <w:rsid w:val="000B3EFF"/>
    <w:rsid w:val="000B3FE1"/>
    <w:rsid w:val="000B4083"/>
    <w:rsid w:val="000B416A"/>
    <w:rsid w:val="000B423F"/>
    <w:rsid w:val="000B427E"/>
    <w:rsid w:val="000B477E"/>
    <w:rsid w:val="000B4E0E"/>
    <w:rsid w:val="000B4E41"/>
    <w:rsid w:val="000B4EF8"/>
    <w:rsid w:val="000B4FF5"/>
    <w:rsid w:val="000B5043"/>
    <w:rsid w:val="000B5B2A"/>
    <w:rsid w:val="000B5E46"/>
    <w:rsid w:val="000B5E5F"/>
    <w:rsid w:val="000B6522"/>
    <w:rsid w:val="000B6652"/>
    <w:rsid w:val="000B692A"/>
    <w:rsid w:val="000B6972"/>
    <w:rsid w:val="000B6EC3"/>
    <w:rsid w:val="000B7563"/>
    <w:rsid w:val="000B7EE1"/>
    <w:rsid w:val="000B7EE4"/>
    <w:rsid w:val="000B7FFC"/>
    <w:rsid w:val="000C0476"/>
    <w:rsid w:val="000C04FA"/>
    <w:rsid w:val="000C06E1"/>
    <w:rsid w:val="000C0756"/>
    <w:rsid w:val="000C0782"/>
    <w:rsid w:val="000C0ADF"/>
    <w:rsid w:val="000C0D25"/>
    <w:rsid w:val="000C0E03"/>
    <w:rsid w:val="000C0E69"/>
    <w:rsid w:val="000C1065"/>
    <w:rsid w:val="000C15E0"/>
    <w:rsid w:val="000C1728"/>
    <w:rsid w:val="000C1919"/>
    <w:rsid w:val="000C1BCF"/>
    <w:rsid w:val="000C1E52"/>
    <w:rsid w:val="000C23A2"/>
    <w:rsid w:val="000C272E"/>
    <w:rsid w:val="000C29B4"/>
    <w:rsid w:val="000C2C55"/>
    <w:rsid w:val="000C3167"/>
    <w:rsid w:val="000C325D"/>
    <w:rsid w:val="000C39A4"/>
    <w:rsid w:val="000C3A09"/>
    <w:rsid w:val="000C3A2F"/>
    <w:rsid w:val="000C3C03"/>
    <w:rsid w:val="000C3F94"/>
    <w:rsid w:val="000C3FAC"/>
    <w:rsid w:val="000C4003"/>
    <w:rsid w:val="000C4071"/>
    <w:rsid w:val="000C41DA"/>
    <w:rsid w:val="000C422F"/>
    <w:rsid w:val="000C44B9"/>
    <w:rsid w:val="000C4B21"/>
    <w:rsid w:val="000C4CAD"/>
    <w:rsid w:val="000C4D08"/>
    <w:rsid w:val="000C51CC"/>
    <w:rsid w:val="000C53C8"/>
    <w:rsid w:val="000C5BAC"/>
    <w:rsid w:val="000C6216"/>
    <w:rsid w:val="000C6333"/>
    <w:rsid w:val="000C66A5"/>
    <w:rsid w:val="000C679C"/>
    <w:rsid w:val="000C7045"/>
    <w:rsid w:val="000C7371"/>
    <w:rsid w:val="000C75E1"/>
    <w:rsid w:val="000C7FAA"/>
    <w:rsid w:val="000D054A"/>
    <w:rsid w:val="000D0B7A"/>
    <w:rsid w:val="000D0BAB"/>
    <w:rsid w:val="000D0DA6"/>
    <w:rsid w:val="000D1391"/>
    <w:rsid w:val="000D149E"/>
    <w:rsid w:val="000D16C6"/>
    <w:rsid w:val="000D19B3"/>
    <w:rsid w:val="000D1C52"/>
    <w:rsid w:val="000D1F8B"/>
    <w:rsid w:val="000D220C"/>
    <w:rsid w:val="000D2539"/>
    <w:rsid w:val="000D2901"/>
    <w:rsid w:val="000D2F90"/>
    <w:rsid w:val="000D3CFF"/>
    <w:rsid w:val="000D4173"/>
    <w:rsid w:val="000D4180"/>
    <w:rsid w:val="000D418A"/>
    <w:rsid w:val="000D42EE"/>
    <w:rsid w:val="000D47B0"/>
    <w:rsid w:val="000D494A"/>
    <w:rsid w:val="000D5209"/>
    <w:rsid w:val="000D547D"/>
    <w:rsid w:val="000D5583"/>
    <w:rsid w:val="000D5887"/>
    <w:rsid w:val="000D5A7D"/>
    <w:rsid w:val="000D5D21"/>
    <w:rsid w:val="000D60B0"/>
    <w:rsid w:val="000D66F8"/>
    <w:rsid w:val="000D6A45"/>
    <w:rsid w:val="000D6C59"/>
    <w:rsid w:val="000D6E34"/>
    <w:rsid w:val="000D7904"/>
    <w:rsid w:val="000D7950"/>
    <w:rsid w:val="000D7A25"/>
    <w:rsid w:val="000D7C7F"/>
    <w:rsid w:val="000D7E2C"/>
    <w:rsid w:val="000E052B"/>
    <w:rsid w:val="000E0748"/>
    <w:rsid w:val="000E0E4C"/>
    <w:rsid w:val="000E2812"/>
    <w:rsid w:val="000E2913"/>
    <w:rsid w:val="000E2A72"/>
    <w:rsid w:val="000E34A4"/>
    <w:rsid w:val="000E3B4A"/>
    <w:rsid w:val="000E3BB9"/>
    <w:rsid w:val="000E4736"/>
    <w:rsid w:val="000E474D"/>
    <w:rsid w:val="000E4F29"/>
    <w:rsid w:val="000E4FBE"/>
    <w:rsid w:val="000E5016"/>
    <w:rsid w:val="000E501B"/>
    <w:rsid w:val="000E561B"/>
    <w:rsid w:val="000E584E"/>
    <w:rsid w:val="000E612B"/>
    <w:rsid w:val="000E66B6"/>
    <w:rsid w:val="000E66C3"/>
    <w:rsid w:val="000E774D"/>
    <w:rsid w:val="000E7B6A"/>
    <w:rsid w:val="000F001E"/>
    <w:rsid w:val="000F0034"/>
    <w:rsid w:val="000F04A3"/>
    <w:rsid w:val="000F0526"/>
    <w:rsid w:val="000F09BC"/>
    <w:rsid w:val="000F0DC2"/>
    <w:rsid w:val="000F15A5"/>
    <w:rsid w:val="000F173D"/>
    <w:rsid w:val="000F18FC"/>
    <w:rsid w:val="000F1ABD"/>
    <w:rsid w:val="000F1C8E"/>
    <w:rsid w:val="000F2023"/>
    <w:rsid w:val="000F258E"/>
    <w:rsid w:val="000F29AA"/>
    <w:rsid w:val="000F2C75"/>
    <w:rsid w:val="000F2DCC"/>
    <w:rsid w:val="000F31D2"/>
    <w:rsid w:val="000F336E"/>
    <w:rsid w:val="000F3569"/>
    <w:rsid w:val="000F38A5"/>
    <w:rsid w:val="000F3BFB"/>
    <w:rsid w:val="000F3ED5"/>
    <w:rsid w:val="000F3FD4"/>
    <w:rsid w:val="000F441E"/>
    <w:rsid w:val="000F4654"/>
    <w:rsid w:val="000F4A4F"/>
    <w:rsid w:val="000F4D6C"/>
    <w:rsid w:val="000F4DC4"/>
    <w:rsid w:val="000F52F5"/>
    <w:rsid w:val="000F5390"/>
    <w:rsid w:val="000F57F9"/>
    <w:rsid w:val="000F5B0A"/>
    <w:rsid w:val="000F5C32"/>
    <w:rsid w:val="000F5CF4"/>
    <w:rsid w:val="000F5E15"/>
    <w:rsid w:val="000F5F06"/>
    <w:rsid w:val="000F608A"/>
    <w:rsid w:val="000F63C9"/>
    <w:rsid w:val="000F6A67"/>
    <w:rsid w:val="000F6C48"/>
    <w:rsid w:val="000F6D98"/>
    <w:rsid w:val="000F6FF0"/>
    <w:rsid w:val="000F77A3"/>
    <w:rsid w:val="000F7AAE"/>
    <w:rsid w:val="000F7C75"/>
    <w:rsid w:val="000F7E12"/>
    <w:rsid w:val="0010013B"/>
    <w:rsid w:val="001001E3"/>
    <w:rsid w:val="001009BF"/>
    <w:rsid w:val="00100D1D"/>
    <w:rsid w:val="00100D47"/>
    <w:rsid w:val="001010F6"/>
    <w:rsid w:val="00101114"/>
    <w:rsid w:val="00101178"/>
    <w:rsid w:val="001012CE"/>
    <w:rsid w:val="00101891"/>
    <w:rsid w:val="00101AA4"/>
    <w:rsid w:val="00101D7F"/>
    <w:rsid w:val="00101E03"/>
    <w:rsid w:val="00101E11"/>
    <w:rsid w:val="0010274C"/>
    <w:rsid w:val="001027B1"/>
    <w:rsid w:val="00102CA1"/>
    <w:rsid w:val="001030E9"/>
    <w:rsid w:val="00103D1C"/>
    <w:rsid w:val="00103D33"/>
    <w:rsid w:val="0010432C"/>
    <w:rsid w:val="00104550"/>
    <w:rsid w:val="0010497A"/>
    <w:rsid w:val="00104A78"/>
    <w:rsid w:val="00104D00"/>
    <w:rsid w:val="00104FA4"/>
    <w:rsid w:val="00105566"/>
    <w:rsid w:val="001056FE"/>
    <w:rsid w:val="001058C4"/>
    <w:rsid w:val="00105FA1"/>
    <w:rsid w:val="00105FB2"/>
    <w:rsid w:val="001061C1"/>
    <w:rsid w:val="001063EC"/>
    <w:rsid w:val="00106797"/>
    <w:rsid w:val="00106D69"/>
    <w:rsid w:val="00107088"/>
    <w:rsid w:val="00107545"/>
    <w:rsid w:val="001075D0"/>
    <w:rsid w:val="00107853"/>
    <w:rsid w:val="00107C05"/>
    <w:rsid w:val="00107CB6"/>
    <w:rsid w:val="00107FB5"/>
    <w:rsid w:val="0011008F"/>
    <w:rsid w:val="00110149"/>
    <w:rsid w:val="001102FE"/>
    <w:rsid w:val="00110336"/>
    <w:rsid w:val="00110392"/>
    <w:rsid w:val="0011074E"/>
    <w:rsid w:val="00110C79"/>
    <w:rsid w:val="00110CE7"/>
    <w:rsid w:val="00110F95"/>
    <w:rsid w:val="00110FA4"/>
    <w:rsid w:val="00111061"/>
    <w:rsid w:val="00111A71"/>
    <w:rsid w:val="00111AAC"/>
    <w:rsid w:val="00111C9D"/>
    <w:rsid w:val="001126A0"/>
    <w:rsid w:val="0011287B"/>
    <w:rsid w:val="00112C6C"/>
    <w:rsid w:val="001130B7"/>
    <w:rsid w:val="00113C58"/>
    <w:rsid w:val="0011403F"/>
    <w:rsid w:val="00114437"/>
    <w:rsid w:val="00114654"/>
    <w:rsid w:val="00114700"/>
    <w:rsid w:val="00114BC0"/>
    <w:rsid w:val="00115040"/>
    <w:rsid w:val="001150D4"/>
    <w:rsid w:val="001152DE"/>
    <w:rsid w:val="001153E6"/>
    <w:rsid w:val="0011583B"/>
    <w:rsid w:val="00115BA7"/>
    <w:rsid w:val="00115BC1"/>
    <w:rsid w:val="00115DAD"/>
    <w:rsid w:val="0011667E"/>
    <w:rsid w:val="00116720"/>
    <w:rsid w:val="00116748"/>
    <w:rsid w:val="00116B01"/>
    <w:rsid w:val="00117091"/>
    <w:rsid w:val="001171A5"/>
    <w:rsid w:val="001175DA"/>
    <w:rsid w:val="00117673"/>
    <w:rsid w:val="00117C5B"/>
    <w:rsid w:val="00117F10"/>
    <w:rsid w:val="001200E5"/>
    <w:rsid w:val="0012011B"/>
    <w:rsid w:val="0012038E"/>
    <w:rsid w:val="0012050F"/>
    <w:rsid w:val="0012069B"/>
    <w:rsid w:val="0012074A"/>
    <w:rsid w:val="00120821"/>
    <w:rsid w:val="00120836"/>
    <w:rsid w:val="001209D7"/>
    <w:rsid w:val="00120E95"/>
    <w:rsid w:val="001213B3"/>
    <w:rsid w:val="00121667"/>
    <w:rsid w:val="001216C0"/>
    <w:rsid w:val="001217A5"/>
    <w:rsid w:val="00121BBC"/>
    <w:rsid w:val="00122471"/>
    <w:rsid w:val="001224F5"/>
    <w:rsid w:val="00122662"/>
    <w:rsid w:val="00122798"/>
    <w:rsid w:val="00122DB8"/>
    <w:rsid w:val="00122E8E"/>
    <w:rsid w:val="00122FCE"/>
    <w:rsid w:val="00123099"/>
    <w:rsid w:val="00123140"/>
    <w:rsid w:val="00123446"/>
    <w:rsid w:val="0012352A"/>
    <w:rsid w:val="00123562"/>
    <w:rsid w:val="00123760"/>
    <w:rsid w:val="001238CD"/>
    <w:rsid w:val="00123BDF"/>
    <w:rsid w:val="00124175"/>
    <w:rsid w:val="0012427E"/>
    <w:rsid w:val="00124550"/>
    <w:rsid w:val="00124C61"/>
    <w:rsid w:val="00124CAA"/>
    <w:rsid w:val="0012512F"/>
    <w:rsid w:val="001252B0"/>
    <w:rsid w:val="00125327"/>
    <w:rsid w:val="00125547"/>
    <w:rsid w:val="001255EB"/>
    <w:rsid w:val="00125857"/>
    <w:rsid w:val="001258B0"/>
    <w:rsid w:val="00125EA9"/>
    <w:rsid w:val="0012626A"/>
    <w:rsid w:val="00126560"/>
    <w:rsid w:val="001265DA"/>
    <w:rsid w:val="00126821"/>
    <w:rsid w:val="001269F1"/>
    <w:rsid w:val="00126A96"/>
    <w:rsid w:val="00126B4C"/>
    <w:rsid w:val="00126C71"/>
    <w:rsid w:val="00126CB9"/>
    <w:rsid w:val="00127220"/>
    <w:rsid w:val="00127A72"/>
    <w:rsid w:val="00127ACF"/>
    <w:rsid w:val="00127BD3"/>
    <w:rsid w:val="001300F5"/>
    <w:rsid w:val="00130241"/>
    <w:rsid w:val="0013039E"/>
    <w:rsid w:val="0013066A"/>
    <w:rsid w:val="00130BA3"/>
    <w:rsid w:val="0013113B"/>
    <w:rsid w:val="0013147F"/>
    <w:rsid w:val="001315AE"/>
    <w:rsid w:val="00131953"/>
    <w:rsid w:val="00132522"/>
    <w:rsid w:val="001328A9"/>
    <w:rsid w:val="001328D3"/>
    <w:rsid w:val="00132998"/>
    <w:rsid w:val="00132F8D"/>
    <w:rsid w:val="00133096"/>
    <w:rsid w:val="001331C4"/>
    <w:rsid w:val="001333B9"/>
    <w:rsid w:val="001334A2"/>
    <w:rsid w:val="001334DF"/>
    <w:rsid w:val="001337DC"/>
    <w:rsid w:val="00133AA4"/>
    <w:rsid w:val="00133D7F"/>
    <w:rsid w:val="00133FC6"/>
    <w:rsid w:val="00134554"/>
    <w:rsid w:val="00134606"/>
    <w:rsid w:val="0013488A"/>
    <w:rsid w:val="00134E9B"/>
    <w:rsid w:val="00135094"/>
    <w:rsid w:val="0013539B"/>
    <w:rsid w:val="001353CD"/>
    <w:rsid w:val="0013540E"/>
    <w:rsid w:val="00135B41"/>
    <w:rsid w:val="00135B42"/>
    <w:rsid w:val="00136134"/>
    <w:rsid w:val="0013658D"/>
    <w:rsid w:val="00136654"/>
    <w:rsid w:val="001366BC"/>
    <w:rsid w:val="00136847"/>
    <w:rsid w:val="00136DE9"/>
    <w:rsid w:val="00136F20"/>
    <w:rsid w:val="001371A4"/>
    <w:rsid w:val="00137873"/>
    <w:rsid w:val="00137A0A"/>
    <w:rsid w:val="00137D47"/>
    <w:rsid w:val="001400A6"/>
    <w:rsid w:val="001401CA"/>
    <w:rsid w:val="001401D0"/>
    <w:rsid w:val="00140442"/>
    <w:rsid w:val="00140A3A"/>
    <w:rsid w:val="00140C2B"/>
    <w:rsid w:val="00140DA8"/>
    <w:rsid w:val="001410C5"/>
    <w:rsid w:val="001411C2"/>
    <w:rsid w:val="001415DF"/>
    <w:rsid w:val="00141626"/>
    <w:rsid w:val="00141687"/>
    <w:rsid w:val="0014168A"/>
    <w:rsid w:val="00142665"/>
    <w:rsid w:val="00142795"/>
    <w:rsid w:val="001429E0"/>
    <w:rsid w:val="00142B9A"/>
    <w:rsid w:val="00142F9D"/>
    <w:rsid w:val="00143151"/>
    <w:rsid w:val="00143335"/>
    <w:rsid w:val="001435D3"/>
    <w:rsid w:val="0014387A"/>
    <w:rsid w:val="001438F6"/>
    <w:rsid w:val="00143A6D"/>
    <w:rsid w:val="00143C73"/>
    <w:rsid w:val="00143DEE"/>
    <w:rsid w:val="00144245"/>
    <w:rsid w:val="00144760"/>
    <w:rsid w:val="00144FE6"/>
    <w:rsid w:val="00145415"/>
    <w:rsid w:val="001454BF"/>
    <w:rsid w:val="0014550B"/>
    <w:rsid w:val="001464EE"/>
    <w:rsid w:val="0014652B"/>
    <w:rsid w:val="00146D2A"/>
    <w:rsid w:val="00146DE0"/>
    <w:rsid w:val="00147279"/>
    <w:rsid w:val="0014758C"/>
    <w:rsid w:val="0014776A"/>
    <w:rsid w:val="00147ABE"/>
    <w:rsid w:val="00147C1A"/>
    <w:rsid w:val="00150C29"/>
    <w:rsid w:val="00150CC6"/>
    <w:rsid w:val="001510CF"/>
    <w:rsid w:val="00151137"/>
    <w:rsid w:val="001513C3"/>
    <w:rsid w:val="00151522"/>
    <w:rsid w:val="00151CAA"/>
    <w:rsid w:val="00152000"/>
    <w:rsid w:val="001520BA"/>
    <w:rsid w:val="001524D4"/>
    <w:rsid w:val="0015309E"/>
    <w:rsid w:val="0015322E"/>
    <w:rsid w:val="00153996"/>
    <w:rsid w:val="00153E25"/>
    <w:rsid w:val="00153E7F"/>
    <w:rsid w:val="00153FEF"/>
    <w:rsid w:val="0015408D"/>
    <w:rsid w:val="001541DE"/>
    <w:rsid w:val="001545EE"/>
    <w:rsid w:val="00154B91"/>
    <w:rsid w:val="00154D35"/>
    <w:rsid w:val="00154D7F"/>
    <w:rsid w:val="001551FE"/>
    <w:rsid w:val="00155AEC"/>
    <w:rsid w:val="00155BA1"/>
    <w:rsid w:val="00155BC7"/>
    <w:rsid w:val="00155C6B"/>
    <w:rsid w:val="00155F98"/>
    <w:rsid w:val="00156792"/>
    <w:rsid w:val="00156BAD"/>
    <w:rsid w:val="00156DD2"/>
    <w:rsid w:val="00156DEB"/>
    <w:rsid w:val="00156F53"/>
    <w:rsid w:val="00157024"/>
    <w:rsid w:val="001570CC"/>
    <w:rsid w:val="001571D0"/>
    <w:rsid w:val="001576F5"/>
    <w:rsid w:val="0015779B"/>
    <w:rsid w:val="00157BCD"/>
    <w:rsid w:val="00157D5A"/>
    <w:rsid w:val="0015CE82"/>
    <w:rsid w:val="00160355"/>
    <w:rsid w:val="001604C7"/>
    <w:rsid w:val="001605F1"/>
    <w:rsid w:val="00160647"/>
    <w:rsid w:val="0016065F"/>
    <w:rsid w:val="001609C2"/>
    <w:rsid w:val="00160DC5"/>
    <w:rsid w:val="00160EE0"/>
    <w:rsid w:val="00161173"/>
    <w:rsid w:val="00161832"/>
    <w:rsid w:val="00161A57"/>
    <w:rsid w:val="00161ED2"/>
    <w:rsid w:val="001622F1"/>
    <w:rsid w:val="0016240D"/>
    <w:rsid w:val="00162D2C"/>
    <w:rsid w:val="0016306B"/>
    <w:rsid w:val="001636DD"/>
    <w:rsid w:val="00163A51"/>
    <w:rsid w:val="00163A5D"/>
    <w:rsid w:val="00163A63"/>
    <w:rsid w:val="00163B03"/>
    <w:rsid w:val="00163D1D"/>
    <w:rsid w:val="00163E51"/>
    <w:rsid w:val="00164029"/>
    <w:rsid w:val="00164254"/>
    <w:rsid w:val="00164602"/>
    <w:rsid w:val="00164E87"/>
    <w:rsid w:val="00164F27"/>
    <w:rsid w:val="00164FE0"/>
    <w:rsid w:val="00165261"/>
    <w:rsid w:val="00165F4C"/>
    <w:rsid w:val="0016630B"/>
    <w:rsid w:val="0016664F"/>
    <w:rsid w:val="0016667C"/>
    <w:rsid w:val="001666C9"/>
    <w:rsid w:val="00166834"/>
    <w:rsid w:val="00166915"/>
    <w:rsid w:val="00166B4C"/>
    <w:rsid w:val="00166C82"/>
    <w:rsid w:val="001671B6"/>
    <w:rsid w:val="0016733F"/>
    <w:rsid w:val="00167622"/>
    <w:rsid w:val="00167666"/>
    <w:rsid w:val="0016797B"/>
    <w:rsid w:val="0016797E"/>
    <w:rsid w:val="00167C0B"/>
    <w:rsid w:val="00170033"/>
    <w:rsid w:val="00170387"/>
    <w:rsid w:val="00170549"/>
    <w:rsid w:val="0017057E"/>
    <w:rsid w:val="001706EE"/>
    <w:rsid w:val="00170847"/>
    <w:rsid w:val="001709EE"/>
    <w:rsid w:val="00170A96"/>
    <w:rsid w:val="00170BD4"/>
    <w:rsid w:val="0017136A"/>
    <w:rsid w:val="00171616"/>
    <w:rsid w:val="00171797"/>
    <w:rsid w:val="00171840"/>
    <w:rsid w:val="001719DD"/>
    <w:rsid w:val="00171A3D"/>
    <w:rsid w:val="00171C71"/>
    <w:rsid w:val="00171C7B"/>
    <w:rsid w:val="00171EDC"/>
    <w:rsid w:val="001721E6"/>
    <w:rsid w:val="001722DE"/>
    <w:rsid w:val="001727B0"/>
    <w:rsid w:val="00172B40"/>
    <w:rsid w:val="00172C9C"/>
    <w:rsid w:val="00173007"/>
    <w:rsid w:val="0017327A"/>
    <w:rsid w:val="00173340"/>
    <w:rsid w:val="00173647"/>
    <w:rsid w:val="00173965"/>
    <w:rsid w:val="00173BF8"/>
    <w:rsid w:val="001745AD"/>
    <w:rsid w:val="00174601"/>
    <w:rsid w:val="00175913"/>
    <w:rsid w:val="001759B1"/>
    <w:rsid w:val="00175A52"/>
    <w:rsid w:val="00175B86"/>
    <w:rsid w:val="00175B90"/>
    <w:rsid w:val="001760CD"/>
    <w:rsid w:val="0017639F"/>
    <w:rsid w:val="0017663E"/>
    <w:rsid w:val="00176717"/>
    <w:rsid w:val="001768B9"/>
    <w:rsid w:val="00176AEA"/>
    <w:rsid w:val="00176BC5"/>
    <w:rsid w:val="00176DA9"/>
    <w:rsid w:val="001775FC"/>
    <w:rsid w:val="00177B17"/>
    <w:rsid w:val="00177F81"/>
    <w:rsid w:val="001800D0"/>
    <w:rsid w:val="00180127"/>
    <w:rsid w:val="00180365"/>
    <w:rsid w:val="0018060D"/>
    <w:rsid w:val="001809E7"/>
    <w:rsid w:val="00180D54"/>
    <w:rsid w:val="0018104A"/>
    <w:rsid w:val="001810CB"/>
    <w:rsid w:val="001812E2"/>
    <w:rsid w:val="001814BB"/>
    <w:rsid w:val="001818E1"/>
    <w:rsid w:val="00181903"/>
    <w:rsid w:val="00181DB6"/>
    <w:rsid w:val="00182112"/>
    <w:rsid w:val="0018262D"/>
    <w:rsid w:val="0018299C"/>
    <w:rsid w:val="001830F7"/>
    <w:rsid w:val="00183235"/>
    <w:rsid w:val="0018365C"/>
    <w:rsid w:val="00183B05"/>
    <w:rsid w:val="00183B3E"/>
    <w:rsid w:val="00183D84"/>
    <w:rsid w:val="001840D4"/>
    <w:rsid w:val="00184112"/>
    <w:rsid w:val="001844C5"/>
    <w:rsid w:val="00184A19"/>
    <w:rsid w:val="00184EF9"/>
    <w:rsid w:val="00184F00"/>
    <w:rsid w:val="0018502C"/>
    <w:rsid w:val="00185100"/>
    <w:rsid w:val="00185302"/>
    <w:rsid w:val="00185385"/>
    <w:rsid w:val="0018546C"/>
    <w:rsid w:val="001856A4"/>
    <w:rsid w:val="00185B95"/>
    <w:rsid w:val="00186000"/>
    <w:rsid w:val="001864BD"/>
    <w:rsid w:val="001865D5"/>
    <w:rsid w:val="00186630"/>
    <w:rsid w:val="00186764"/>
    <w:rsid w:val="001872EE"/>
    <w:rsid w:val="001876AA"/>
    <w:rsid w:val="001876DA"/>
    <w:rsid w:val="00187905"/>
    <w:rsid w:val="00187C8F"/>
    <w:rsid w:val="001903FA"/>
    <w:rsid w:val="001907E4"/>
    <w:rsid w:val="00190812"/>
    <w:rsid w:val="00190AE3"/>
    <w:rsid w:val="00190E20"/>
    <w:rsid w:val="00190EEC"/>
    <w:rsid w:val="00191114"/>
    <w:rsid w:val="001912E3"/>
    <w:rsid w:val="00191BBA"/>
    <w:rsid w:val="0019234D"/>
    <w:rsid w:val="0019242C"/>
    <w:rsid w:val="001925ED"/>
    <w:rsid w:val="0019269B"/>
    <w:rsid w:val="00192705"/>
    <w:rsid w:val="00192AC6"/>
    <w:rsid w:val="00193064"/>
    <w:rsid w:val="00193547"/>
    <w:rsid w:val="00193FC1"/>
    <w:rsid w:val="001942B2"/>
    <w:rsid w:val="001944BB"/>
    <w:rsid w:val="00194ABE"/>
    <w:rsid w:val="00194B0A"/>
    <w:rsid w:val="00194F6C"/>
    <w:rsid w:val="00195326"/>
    <w:rsid w:val="0019536A"/>
    <w:rsid w:val="001954D1"/>
    <w:rsid w:val="00195523"/>
    <w:rsid w:val="0019564A"/>
    <w:rsid w:val="001956A3"/>
    <w:rsid w:val="0019578F"/>
    <w:rsid w:val="00195793"/>
    <w:rsid w:val="001958E9"/>
    <w:rsid w:val="00195908"/>
    <w:rsid w:val="00195BB8"/>
    <w:rsid w:val="0019612C"/>
    <w:rsid w:val="00196646"/>
    <w:rsid w:val="001967E2"/>
    <w:rsid w:val="001969A2"/>
    <w:rsid w:val="00196E71"/>
    <w:rsid w:val="00196F73"/>
    <w:rsid w:val="001976C7"/>
    <w:rsid w:val="0019783F"/>
    <w:rsid w:val="00197CD7"/>
    <w:rsid w:val="001A023D"/>
    <w:rsid w:val="001A037E"/>
    <w:rsid w:val="001A047F"/>
    <w:rsid w:val="001A0582"/>
    <w:rsid w:val="001A0695"/>
    <w:rsid w:val="001A1179"/>
    <w:rsid w:val="001A14D8"/>
    <w:rsid w:val="001A1909"/>
    <w:rsid w:val="001A1A20"/>
    <w:rsid w:val="001A1A2A"/>
    <w:rsid w:val="001A218F"/>
    <w:rsid w:val="001A21AA"/>
    <w:rsid w:val="001A23A8"/>
    <w:rsid w:val="001A29B1"/>
    <w:rsid w:val="001A2A04"/>
    <w:rsid w:val="001A2A47"/>
    <w:rsid w:val="001A332E"/>
    <w:rsid w:val="001A3A2B"/>
    <w:rsid w:val="001A3A9E"/>
    <w:rsid w:val="001A3AB2"/>
    <w:rsid w:val="001A3C5E"/>
    <w:rsid w:val="001A3E1D"/>
    <w:rsid w:val="001A3F23"/>
    <w:rsid w:val="001A4A38"/>
    <w:rsid w:val="001A4AFE"/>
    <w:rsid w:val="001A4B6D"/>
    <w:rsid w:val="001A4B8D"/>
    <w:rsid w:val="001A4B8E"/>
    <w:rsid w:val="001A4C34"/>
    <w:rsid w:val="001A4C65"/>
    <w:rsid w:val="001A4E44"/>
    <w:rsid w:val="001A5041"/>
    <w:rsid w:val="001A50B2"/>
    <w:rsid w:val="001A581B"/>
    <w:rsid w:val="001A5AE6"/>
    <w:rsid w:val="001A5B4B"/>
    <w:rsid w:val="001A5DCE"/>
    <w:rsid w:val="001A67C5"/>
    <w:rsid w:val="001A73C2"/>
    <w:rsid w:val="001A7BB7"/>
    <w:rsid w:val="001A7C4F"/>
    <w:rsid w:val="001A7E0C"/>
    <w:rsid w:val="001B0237"/>
    <w:rsid w:val="001B02DA"/>
    <w:rsid w:val="001B035A"/>
    <w:rsid w:val="001B07AF"/>
    <w:rsid w:val="001B0896"/>
    <w:rsid w:val="001B0B7E"/>
    <w:rsid w:val="001B1DC5"/>
    <w:rsid w:val="001B211F"/>
    <w:rsid w:val="001B2254"/>
    <w:rsid w:val="001B2376"/>
    <w:rsid w:val="001B28A1"/>
    <w:rsid w:val="001B29BE"/>
    <w:rsid w:val="001B2CF5"/>
    <w:rsid w:val="001B349F"/>
    <w:rsid w:val="001B3523"/>
    <w:rsid w:val="001B36C5"/>
    <w:rsid w:val="001B3E3C"/>
    <w:rsid w:val="001B3E95"/>
    <w:rsid w:val="001B3F3C"/>
    <w:rsid w:val="001B3FBC"/>
    <w:rsid w:val="001B43FC"/>
    <w:rsid w:val="001B4444"/>
    <w:rsid w:val="001B4945"/>
    <w:rsid w:val="001B4B58"/>
    <w:rsid w:val="001B4C06"/>
    <w:rsid w:val="001B5022"/>
    <w:rsid w:val="001B57D1"/>
    <w:rsid w:val="001B59C7"/>
    <w:rsid w:val="001B5C6E"/>
    <w:rsid w:val="001B6703"/>
    <w:rsid w:val="001B699A"/>
    <w:rsid w:val="001B6A97"/>
    <w:rsid w:val="001B7200"/>
    <w:rsid w:val="001B731E"/>
    <w:rsid w:val="001B73AF"/>
    <w:rsid w:val="001B73C9"/>
    <w:rsid w:val="001B7841"/>
    <w:rsid w:val="001C0094"/>
    <w:rsid w:val="001C01FE"/>
    <w:rsid w:val="001C0705"/>
    <w:rsid w:val="001C0989"/>
    <w:rsid w:val="001C153A"/>
    <w:rsid w:val="001C15C0"/>
    <w:rsid w:val="001C15D8"/>
    <w:rsid w:val="001C1650"/>
    <w:rsid w:val="001C22AC"/>
    <w:rsid w:val="001C23E8"/>
    <w:rsid w:val="001C246E"/>
    <w:rsid w:val="001C26D7"/>
    <w:rsid w:val="001C324B"/>
    <w:rsid w:val="001C32BF"/>
    <w:rsid w:val="001C381D"/>
    <w:rsid w:val="001C38B6"/>
    <w:rsid w:val="001C3B32"/>
    <w:rsid w:val="001C3EB0"/>
    <w:rsid w:val="001C446B"/>
    <w:rsid w:val="001C4568"/>
    <w:rsid w:val="001C459D"/>
    <w:rsid w:val="001C475F"/>
    <w:rsid w:val="001C4772"/>
    <w:rsid w:val="001C4989"/>
    <w:rsid w:val="001C49A1"/>
    <w:rsid w:val="001C4C59"/>
    <w:rsid w:val="001C4CA6"/>
    <w:rsid w:val="001C50D1"/>
    <w:rsid w:val="001C51A4"/>
    <w:rsid w:val="001C5A24"/>
    <w:rsid w:val="001C5C0E"/>
    <w:rsid w:val="001C5D6B"/>
    <w:rsid w:val="001C6375"/>
    <w:rsid w:val="001C638E"/>
    <w:rsid w:val="001C66E8"/>
    <w:rsid w:val="001C68DC"/>
    <w:rsid w:val="001C6A40"/>
    <w:rsid w:val="001C6F66"/>
    <w:rsid w:val="001C723E"/>
    <w:rsid w:val="001C7279"/>
    <w:rsid w:val="001C7866"/>
    <w:rsid w:val="001C7D2D"/>
    <w:rsid w:val="001D00EA"/>
    <w:rsid w:val="001D0778"/>
    <w:rsid w:val="001D0A06"/>
    <w:rsid w:val="001D0A4B"/>
    <w:rsid w:val="001D1125"/>
    <w:rsid w:val="001D125B"/>
    <w:rsid w:val="001D1298"/>
    <w:rsid w:val="001D130C"/>
    <w:rsid w:val="001D13CB"/>
    <w:rsid w:val="001D205F"/>
    <w:rsid w:val="001D20B4"/>
    <w:rsid w:val="001D20C2"/>
    <w:rsid w:val="001D2438"/>
    <w:rsid w:val="001D2B20"/>
    <w:rsid w:val="001D2CD0"/>
    <w:rsid w:val="001D30D7"/>
    <w:rsid w:val="001D33D5"/>
    <w:rsid w:val="001D35B2"/>
    <w:rsid w:val="001D3655"/>
    <w:rsid w:val="001D37E6"/>
    <w:rsid w:val="001D39B0"/>
    <w:rsid w:val="001D3E6A"/>
    <w:rsid w:val="001D4395"/>
    <w:rsid w:val="001D44CE"/>
    <w:rsid w:val="001D4BDF"/>
    <w:rsid w:val="001D4C4A"/>
    <w:rsid w:val="001D4C7D"/>
    <w:rsid w:val="001D50DC"/>
    <w:rsid w:val="001D53E4"/>
    <w:rsid w:val="001D5F68"/>
    <w:rsid w:val="001D5FCA"/>
    <w:rsid w:val="001D6431"/>
    <w:rsid w:val="001D682D"/>
    <w:rsid w:val="001D6DE9"/>
    <w:rsid w:val="001D6EAB"/>
    <w:rsid w:val="001D710E"/>
    <w:rsid w:val="001D7151"/>
    <w:rsid w:val="001D7A5C"/>
    <w:rsid w:val="001D7A8D"/>
    <w:rsid w:val="001D7B29"/>
    <w:rsid w:val="001D7E8E"/>
    <w:rsid w:val="001E0016"/>
    <w:rsid w:val="001E007F"/>
    <w:rsid w:val="001E0105"/>
    <w:rsid w:val="001E0207"/>
    <w:rsid w:val="001E0A9B"/>
    <w:rsid w:val="001E0BBB"/>
    <w:rsid w:val="001E0FF2"/>
    <w:rsid w:val="001E1030"/>
    <w:rsid w:val="001E1A52"/>
    <w:rsid w:val="001E1ADD"/>
    <w:rsid w:val="001E2179"/>
    <w:rsid w:val="001E24A0"/>
    <w:rsid w:val="001E2893"/>
    <w:rsid w:val="001E2F37"/>
    <w:rsid w:val="001E34A7"/>
    <w:rsid w:val="001E357C"/>
    <w:rsid w:val="001E36B4"/>
    <w:rsid w:val="001E3A6A"/>
    <w:rsid w:val="001E3E31"/>
    <w:rsid w:val="001E42CF"/>
    <w:rsid w:val="001E42D3"/>
    <w:rsid w:val="001E4729"/>
    <w:rsid w:val="001E49E2"/>
    <w:rsid w:val="001E526F"/>
    <w:rsid w:val="001E55D6"/>
    <w:rsid w:val="001E55FA"/>
    <w:rsid w:val="001E564A"/>
    <w:rsid w:val="001E5A0D"/>
    <w:rsid w:val="001E5AAF"/>
    <w:rsid w:val="001E5AC1"/>
    <w:rsid w:val="001E5C66"/>
    <w:rsid w:val="001E5F4B"/>
    <w:rsid w:val="001E612F"/>
    <w:rsid w:val="001E6287"/>
    <w:rsid w:val="001E6A7C"/>
    <w:rsid w:val="001E74C3"/>
    <w:rsid w:val="001E7833"/>
    <w:rsid w:val="001E7DBA"/>
    <w:rsid w:val="001F02E5"/>
    <w:rsid w:val="001F0448"/>
    <w:rsid w:val="001F06BD"/>
    <w:rsid w:val="001F082E"/>
    <w:rsid w:val="001F0AA0"/>
    <w:rsid w:val="001F0B8C"/>
    <w:rsid w:val="001F0D75"/>
    <w:rsid w:val="001F0E31"/>
    <w:rsid w:val="001F1206"/>
    <w:rsid w:val="001F172C"/>
    <w:rsid w:val="001F229F"/>
    <w:rsid w:val="001F2834"/>
    <w:rsid w:val="001F285E"/>
    <w:rsid w:val="001F2B99"/>
    <w:rsid w:val="001F2F1F"/>
    <w:rsid w:val="001F31AC"/>
    <w:rsid w:val="001F38F0"/>
    <w:rsid w:val="001F3E26"/>
    <w:rsid w:val="001F452A"/>
    <w:rsid w:val="001F488E"/>
    <w:rsid w:val="001F48BD"/>
    <w:rsid w:val="001F4978"/>
    <w:rsid w:val="001F4BBE"/>
    <w:rsid w:val="001F4D1F"/>
    <w:rsid w:val="001F50A4"/>
    <w:rsid w:val="001F517D"/>
    <w:rsid w:val="001F54BF"/>
    <w:rsid w:val="001F5605"/>
    <w:rsid w:val="001F5FE0"/>
    <w:rsid w:val="001F6067"/>
    <w:rsid w:val="001F6094"/>
    <w:rsid w:val="001F67C1"/>
    <w:rsid w:val="001F6A31"/>
    <w:rsid w:val="001F6ED4"/>
    <w:rsid w:val="001F6FCD"/>
    <w:rsid w:val="001F70EC"/>
    <w:rsid w:val="001F73AD"/>
    <w:rsid w:val="001F7503"/>
    <w:rsid w:val="001F7542"/>
    <w:rsid w:val="001F7645"/>
    <w:rsid w:val="001F7D20"/>
    <w:rsid w:val="001F7E9D"/>
    <w:rsid w:val="0020007E"/>
    <w:rsid w:val="002000FE"/>
    <w:rsid w:val="002001B8"/>
    <w:rsid w:val="002002C6"/>
    <w:rsid w:val="0020076F"/>
    <w:rsid w:val="0020079E"/>
    <w:rsid w:val="00200F5E"/>
    <w:rsid w:val="002017B7"/>
    <w:rsid w:val="00201C15"/>
    <w:rsid w:val="0020204B"/>
    <w:rsid w:val="002022B7"/>
    <w:rsid w:val="0020260B"/>
    <w:rsid w:val="00202714"/>
    <w:rsid w:val="00202876"/>
    <w:rsid w:val="00202DEC"/>
    <w:rsid w:val="00202F40"/>
    <w:rsid w:val="0020304D"/>
    <w:rsid w:val="00203071"/>
    <w:rsid w:val="002036B7"/>
    <w:rsid w:val="002039CB"/>
    <w:rsid w:val="00204190"/>
    <w:rsid w:val="002044CE"/>
    <w:rsid w:val="0020462E"/>
    <w:rsid w:val="00204AB3"/>
    <w:rsid w:val="00204C42"/>
    <w:rsid w:val="00204E32"/>
    <w:rsid w:val="002051E3"/>
    <w:rsid w:val="00205257"/>
    <w:rsid w:val="00206082"/>
    <w:rsid w:val="00206138"/>
    <w:rsid w:val="00206383"/>
    <w:rsid w:val="002065F5"/>
    <w:rsid w:val="002065F7"/>
    <w:rsid w:val="0020677E"/>
    <w:rsid w:val="0020697D"/>
    <w:rsid w:val="0020699C"/>
    <w:rsid w:val="002069A0"/>
    <w:rsid w:val="00206F3E"/>
    <w:rsid w:val="00206F40"/>
    <w:rsid w:val="00206FE1"/>
    <w:rsid w:val="00207088"/>
    <w:rsid w:val="00207159"/>
    <w:rsid w:val="00207237"/>
    <w:rsid w:val="00207634"/>
    <w:rsid w:val="002077EA"/>
    <w:rsid w:val="002079F5"/>
    <w:rsid w:val="00207CE2"/>
    <w:rsid w:val="00207FBF"/>
    <w:rsid w:val="002100A8"/>
    <w:rsid w:val="002100BD"/>
    <w:rsid w:val="00210460"/>
    <w:rsid w:val="002107F8"/>
    <w:rsid w:val="00210836"/>
    <w:rsid w:val="00210ABD"/>
    <w:rsid w:val="00210C54"/>
    <w:rsid w:val="002112A0"/>
    <w:rsid w:val="0021137E"/>
    <w:rsid w:val="0021181A"/>
    <w:rsid w:val="00211C92"/>
    <w:rsid w:val="00211CC0"/>
    <w:rsid w:val="00211D2A"/>
    <w:rsid w:val="00212440"/>
    <w:rsid w:val="0021256B"/>
    <w:rsid w:val="00212B47"/>
    <w:rsid w:val="00212F87"/>
    <w:rsid w:val="00212FE4"/>
    <w:rsid w:val="00213951"/>
    <w:rsid w:val="00213E08"/>
    <w:rsid w:val="00214351"/>
    <w:rsid w:val="0021443E"/>
    <w:rsid w:val="002148E5"/>
    <w:rsid w:val="002149B2"/>
    <w:rsid w:val="002149C5"/>
    <w:rsid w:val="00214AAD"/>
    <w:rsid w:val="00214B70"/>
    <w:rsid w:val="00214C92"/>
    <w:rsid w:val="00214CAA"/>
    <w:rsid w:val="00214CCA"/>
    <w:rsid w:val="00214CE1"/>
    <w:rsid w:val="00214D60"/>
    <w:rsid w:val="002154FE"/>
    <w:rsid w:val="00215779"/>
    <w:rsid w:val="00215AAD"/>
    <w:rsid w:val="00215B34"/>
    <w:rsid w:val="00216458"/>
    <w:rsid w:val="00216548"/>
    <w:rsid w:val="002169A3"/>
    <w:rsid w:val="0021707D"/>
    <w:rsid w:val="0021711B"/>
    <w:rsid w:val="00217679"/>
    <w:rsid w:val="00217791"/>
    <w:rsid w:val="00217C46"/>
    <w:rsid w:val="002200CF"/>
    <w:rsid w:val="0022104E"/>
    <w:rsid w:val="002213D5"/>
    <w:rsid w:val="00221405"/>
    <w:rsid w:val="00221452"/>
    <w:rsid w:val="002214DA"/>
    <w:rsid w:val="002215B0"/>
    <w:rsid w:val="002216CC"/>
    <w:rsid w:val="00221A68"/>
    <w:rsid w:val="00221AA1"/>
    <w:rsid w:val="00221E9E"/>
    <w:rsid w:val="00221FE7"/>
    <w:rsid w:val="002220F7"/>
    <w:rsid w:val="002223D1"/>
    <w:rsid w:val="00222510"/>
    <w:rsid w:val="002226C4"/>
    <w:rsid w:val="00222CD4"/>
    <w:rsid w:val="00223115"/>
    <w:rsid w:val="00223598"/>
    <w:rsid w:val="002236CA"/>
    <w:rsid w:val="0022377F"/>
    <w:rsid w:val="00223788"/>
    <w:rsid w:val="002241D8"/>
    <w:rsid w:val="0022424B"/>
    <w:rsid w:val="00224631"/>
    <w:rsid w:val="00224879"/>
    <w:rsid w:val="0022546F"/>
    <w:rsid w:val="00225825"/>
    <w:rsid w:val="002259C1"/>
    <w:rsid w:val="00225A75"/>
    <w:rsid w:val="00225B45"/>
    <w:rsid w:val="00225C93"/>
    <w:rsid w:val="00225D0C"/>
    <w:rsid w:val="00225F4B"/>
    <w:rsid w:val="002260BA"/>
    <w:rsid w:val="00227350"/>
    <w:rsid w:val="002275BE"/>
    <w:rsid w:val="00227D01"/>
    <w:rsid w:val="00227F40"/>
    <w:rsid w:val="002303E9"/>
    <w:rsid w:val="002304DA"/>
    <w:rsid w:val="00230756"/>
    <w:rsid w:val="002309F5"/>
    <w:rsid w:val="00230D08"/>
    <w:rsid w:val="00230E52"/>
    <w:rsid w:val="00231349"/>
    <w:rsid w:val="00231724"/>
    <w:rsid w:val="00231C8B"/>
    <w:rsid w:val="00231D91"/>
    <w:rsid w:val="00231F90"/>
    <w:rsid w:val="00232393"/>
    <w:rsid w:val="0023275F"/>
    <w:rsid w:val="002329D8"/>
    <w:rsid w:val="00232AB3"/>
    <w:rsid w:val="00232EE4"/>
    <w:rsid w:val="002330C7"/>
    <w:rsid w:val="002332B5"/>
    <w:rsid w:val="002333F2"/>
    <w:rsid w:val="0023377D"/>
    <w:rsid w:val="002338B2"/>
    <w:rsid w:val="0023390F"/>
    <w:rsid w:val="002339CC"/>
    <w:rsid w:val="00233B1D"/>
    <w:rsid w:val="00233CF4"/>
    <w:rsid w:val="0023440A"/>
    <w:rsid w:val="00234A15"/>
    <w:rsid w:val="00235086"/>
    <w:rsid w:val="002351E8"/>
    <w:rsid w:val="00235630"/>
    <w:rsid w:val="0023602A"/>
    <w:rsid w:val="0023645E"/>
    <w:rsid w:val="00236738"/>
    <w:rsid w:val="0023740A"/>
    <w:rsid w:val="002379E3"/>
    <w:rsid w:val="00237B42"/>
    <w:rsid w:val="0024004D"/>
    <w:rsid w:val="002402FE"/>
    <w:rsid w:val="00240494"/>
    <w:rsid w:val="0024049C"/>
    <w:rsid w:val="002405CE"/>
    <w:rsid w:val="002407BF"/>
    <w:rsid w:val="002408E5"/>
    <w:rsid w:val="00240A7C"/>
    <w:rsid w:val="00240B80"/>
    <w:rsid w:val="00241A4D"/>
    <w:rsid w:val="00241A56"/>
    <w:rsid w:val="00241AFB"/>
    <w:rsid w:val="0024228E"/>
    <w:rsid w:val="0024237A"/>
    <w:rsid w:val="00242AE4"/>
    <w:rsid w:val="00242CBD"/>
    <w:rsid w:val="00242D2B"/>
    <w:rsid w:val="00242F01"/>
    <w:rsid w:val="002433C9"/>
    <w:rsid w:val="002434AD"/>
    <w:rsid w:val="002434BC"/>
    <w:rsid w:val="002434E8"/>
    <w:rsid w:val="002438D5"/>
    <w:rsid w:val="002441BE"/>
    <w:rsid w:val="002445B2"/>
    <w:rsid w:val="0024479C"/>
    <w:rsid w:val="00244D4E"/>
    <w:rsid w:val="00244E2F"/>
    <w:rsid w:val="00245632"/>
    <w:rsid w:val="0024622F"/>
    <w:rsid w:val="00246712"/>
    <w:rsid w:val="00246C79"/>
    <w:rsid w:val="00246EDB"/>
    <w:rsid w:val="00247209"/>
    <w:rsid w:val="00247993"/>
    <w:rsid w:val="00247A35"/>
    <w:rsid w:val="00247AAC"/>
    <w:rsid w:val="00247AF4"/>
    <w:rsid w:val="00247B3B"/>
    <w:rsid w:val="00250215"/>
    <w:rsid w:val="0025027D"/>
    <w:rsid w:val="00250534"/>
    <w:rsid w:val="0025087E"/>
    <w:rsid w:val="00250AA7"/>
    <w:rsid w:val="00251266"/>
    <w:rsid w:val="002512F6"/>
    <w:rsid w:val="002516BC"/>
    <w:rsid w:val="00251918"/>
    <w:rsid w:val="00251A8D"/>
    <w:rsid w:val="00251BD1"/>
    <w:rsid w:val="00251D4B"/>
    <w:rsid w:val="00251E5A"/>
    <w:rsid w:val="00251F2B"/>
    <w:rsid w:val="00252764"/>
    <w:rsid w:val="002527BF"/>
    <w:rsid w:val="00252888"/>
    <w:rsid w:val="002528D5"/>
    <w:rsid w:val="00252CA1"/>
    <w:rsid w:val="00253066"/>
    <w:rsid w:val="002533F4"/>
    <w:rsid w:val="002542E8"/>
    <w:rsid w:val="00254437"/>
    <w:rsid w:val="002544F7"/>
    <w:rsid w:val="00254A38"/>
    <w:rsid w:val="00254DE5"/>
    <w:rsid w:val="00254F63"/>
    <w:rsid w:val="00255450"/>
    <w:rsid w:val="002555A8"/>
    <w:rsid w:val="0025584A"/>
    <w:rsid w:val="00255BF2"/>
    <w:rsid w:val="00255E45"/>
    <w:rsid w:val="00256A61"/>
    <w:rsid w:val="002571A9"/>
    <w:rsid w:val="00257A8A"/>
    <w:rsid w:val="002605D8"/>
    <w:rsid w:val="00260792"/>
    <w:rsid w:val="0026116C"/>
    <w:rsid w:val="00262487"/>
    <w:rsid w:val="00262808"/>
    <w:rsid w:val="00262899"/>
    <w:rsid w:val="00262C66"/>
    <w:rsid w:val="002633DA"/>
    <w:rsid w:val="002633DC"/>
    <w:rsid w:val="002633F6"/>
    <w:rsid w:val="00263758"/>
    <w:rsid w:val="00263B62"/>
    <w:rsid w:val="00264264"/>
    <w:rsid w:val="002643DB"/>
    <w:rsid w:val="00264625"/>
    <w:rsid w:val="0026466A"/>
    <w:rsid w:val="0026490D"/>
    <w:rsid w:val="00264EDF"/>
    <w:rsid w:val="0026514D"/>
    <w:rsid w:val="00265366"/>
    <w:rsid w:val="00265423"/>
    <w:rsid w:val="00265618"/>
    <w:rsid w:val="00265748"/>
    <w:rsid w:val="002658DC"/>
    <w:rsid w:val="00265DAB"/>
    <w:rsid w:val="00265E05"/>
    <w:rsid w:val="00265ED2"/>
    <w:rsid w:val="002662D7"/>
    <w:rsid w:val="00266500"/>
    <w:rsid w:val="002666D1"/>
    <w:rsid w:val="00266A64"/>
    <w:rsid w:val="00266C8C"/>
    <w:rsid w:val="00266CE6"/>
    <w:rsid w:val="00266EE2"/>
    <w:rsid w:val="0026740C"/>
    <w:rsid w:val="002676AE"/>
    <w:rsid w:val="00267772"/>
    <w:rsid w:val="00267992"/>
    <w:rsid w:val="0027046F"/>
    <w:rsid w:val="002708A2"/>
    <w:rsid w:val="00270B4A"/>
    <w:rsid w:val="00270B63"/>
    <w:rsid w:val="00270D07"/>
    <w:rsid w:val="002711B7"/>
    <w:rsid w:val="002712C3"/>
    <w:rsid w:val="0027174F"/>
    <w:rsid w:val="00271AC4"/>
    <w:rsid w:val="00271E47"/>
    <w:rsid w:val="002725FA"/>
    <w:rsid w:val="00272F29"/>
    <w:rsid w:val="00273543"/>
    <w:rsid w:val="002738B6"/>
    <w:rsid w:val="00273F70"/>
    <w:rsid w:val="0027449B"/>
    <w:rsid w:val="00274E07"/>
    <w:rsid w:val="0027538D"/>
    <w:rsid w:val="00275832"/>
    <w:rsid w:val="00275898"/>
    <w:rsid w:val="0027628C"/>
    <w:rsid w:val="00276FEF"/>
    <w:rsid w:val="00277011"/>
    <w:rsid w:val="002771F9"/>
    <w:rsid w:val="00277899"/>
    <w:rsid w:val="00277B6A"/>
    <w:rsid w:val="0028021F"/>
    <w:rsid w:val="00280744"/>
    <w:rsid w:val="00280B79"/>
    <w:rsid w:val="00280C42"/>
    <w:rsid w:val="00280F02"/>
    <w:rsid w:val="00281649"/>
    <w:rsid w:val="00281AC1"/>
    <w:rsid w:val="00281AD8"/>
    <w:rsid w:val="00281D44"/>
    <w:rsid w:val="00281E7A"/>
    <w:rsid w:val="00281EFC"/>
    <w:rsid w:val="00282150"/>
    <w:rsid w:val="002827D2"/>
    <w:rsid w:val="00282843"/>
    <w:rsid w:val="00282AA7"/>
    <w:rsid w:val="00282B99"/>
    <w:rsid w:val="00282BEC"/>
    <w:rsid w:val="00282D5F"/>
    <w:rsid w:val="00282DAA"/>
    <w:rsid w:val="00282E59"/>
    <w:rsid w:val="00282F8E"/>
    <w:rsid w:val="002832A2"/>
    <w:rsid w:val="0028364A"/>
    <w:rsid w:val="00283C82"/>
    <w:rsid w:val="00283FB5"/>
    <w:rsid w:val="0028441D"/>
    <w:rsid w:val="0028498F"/>
    <w:rsid w:val="00284CED"/>
    <w:rsid w:val="00284E74"/>
    <w:rsid w:val="00285428"/>
    <w:rsid w:val="002858DA"/>
    <w:rsid w:val="00285A28"/>
    <w:rsid w:val="00285C56"/>
    <w:rsid w:val="002862EB"/>
    <w:rsid w:val="002868FA"/>
    <w:rsid w:val="00286AA9"/>
    <w:rsid w:val="00286B5F"/>
    <w:rsid w:val="00286FB2"/>
    <w:rsid w:val="002876B2"/>
    <w:rsid w:val="00287A5D"/>
    <w:rsid w:val="00287AD6"/>
    <w:rsid w:val="00287C45"/>
    <w:rsid w:val="00287CD9"/>
    <w:rsid w:val="0029011F"/>
    <w:rsid w:val="00290231"/>
    <w:rsid w:val="00290D1E"/>
    <w:rsid w:val="00291193"/>
    <w:rsid w:val="002922C5"/>
    <w:rsid w:val="002923D1"/>
    <w:rsid w:val="00292534"/>
    <w:rsid w:val="002925AD"/>
    <w:rsid w:val="0029275C"/>
    <w:rsid w:val="002927E2"/>
    <w:rsid w:val="00292840"/>
    <w:rsid w:val="00292BED"/>
    <w:rsid w:val="00292DB3"/>
    <w:rsid w:val="0029356D"/>
    <w:rsid w:val="0029360C"/>
    <w:rsid w:val="00293A36"/>
    <w:rsid w:val="00293ACB"/>
    <w:rsid w:val="00293D3C"/>
    <w:rsid w:val="002943C1"/>
    <w:rsid w:val="002943F2"/>
    <w:rsid w:val="0029443E"/>
    <w:rsid w:val="00294521"/>
    <w:rsid w:val="00294F64"/>
    <w:rsid w:val="00295274"/>
    <w:rsid w:val="0029529E"/>
    <w:rsid w:val="002953E3"/>
    <w:rsid w:val="0029542F"/>
    <w:rsid w:val="00295A8B"/>
    <w:rsid w:val="00295B0B"/>
    <w:rsid w:val="0029653E"/>
    <w:rsid w:val="002965A5"/>
    <w:rsid w:val="00296891"/>
    <w:rsid w:val="00296898"/>
    <w:rsid w:val="00296B9E"/>
    <w:rsid w:val="00296E66"/>
    <w:rsid w:val="00296FBB"/>
    <w:rsid w:val="00296FED"/>
    <w:rsid w:val="002971F9"/>
    <w:rsid w:val="0029762B"/>
    <w:rsid w:val="00297769"/>
    <w:rsid w:val="00297A08"/>
    <w:rsid w:val="002A0045"/>
    <w:rsid w:val="002A00D4"/>
    <w:rsid w:val="002A06BE"/>
    <w:rsid w:val="002A0897"/>
    <w:rsid w:val="002A0CAE"/>
    <w:rsid w:val="002A0F51"/>
    <w:rsid w:val="002A113B"/>
    <w:rsid w:val="002A13A1"/>
    <w:rsid w:val="002A1605"/>
    <w:rsid w:val="002A17C9"/>
    <w:rsid w:val="002A18C2"/>
    <w:rsid w:val="002A1A5B"/>
    <w:rsid w:val="002A202C"/>
    <w:rsid w:val="002A2776"/>
    <w:rsid w:val="002A279C"/>
    <w:rsid w:val="002A2B66"/>
    <w:rsid w:val="002A2BA1"/>
    <w:rsid w:val="002A2C8A"/>
    <w:rsid w:val="002A304F"/>
    <w:rsid w:val="002A3166"/>
    <w:rsid w:val="002A3359"/>
    <w:rsid w:val="002A349C"/>
    <w:rsid w:val="002A3602"/>
    <w:rsid w:val="002A3624"/>
    <w:rsid w:val="002A37B3"/>
    <w:rsid w:val="002A37CE"/>
    <w:rsid w:val="002A387F"/>
    <w:rsid w:val="002A3899"/>
    <w:rsid w:val="002A38C6"/>
    <w:rsid w:val="002A39F7"/>
    <w:rsid w:val="002A3EB8"/>
    <w:rsid w:val="002A4040"/>
    <w:rsid w:val="002A4166"/>
    <w:rsid w:val="002A4393"/>
    <w:rsid w:val="002A45D9"/>
    <w:rsid w:val="002A4858"/>
    <w:rsid w:val="002A4AC0"/>
    <w:rsid w:val="002A4EFD"/>
    <w:rsid w:val="002A50BE"/>
    <w:rsid w:val="002A516B"/>
    <w:rsid w:val="002A5354"/>
    <w:rsid w:val="002A537A"/>
    <w:rsid w:val="002A5A46"/>
    <w:rsid w:val="002A5EB7"/>
    <w:rsid w:val="002A5F27"/>
    <w:rsid w:val="002A5F7E"/>
    <w:rsid w:val="002A5FDE"/>
    <w:rsid w:val="002A63ED"/>
    <w:rsid w:val="002A6593"/>
    <w:rsid w:val="002A65AA"/>
    <w:rsid w:val="002A670C"/>
    <w:rsid w:val="002B094A"/>
    <w:rsid w:val="002B0ABE"/>
    <w:rsid w:val="002B119E"/>
    <w:rsid w:val="002B128C"/>
    <w:rsid w:val="002B173D"/>
    <w:rsid w:val="002B17EC"/>
    <w:rsid w:val="002B18C3"/>
    <w:rsid w:val="002B1998"/>
    <w:rsid w:val="002B22D1"/>
    <w:rsid w:val="002B25D8"/>
    <w:rsid w:val="002B26BF"/>
    <w:rsid w:val="002B28BC"/>
    <w:rsid w:val="002B2984"/>
    <w:rsid w:val="002B2BED"/>
    <w:rsid w:val="002B2C6E"/>
    <w:rsid w:val="002B2FA1"/>
    <w:rsid w:val="002B321D"/>
    <w:rsid w:val="002B33A2"/>
    <w:rsid w:val="002B375A"/>
    <w:rsid w:val="002B3829"/>
    <w:rsid w:val="002B3C59"/>
    <w:rsid w:val="002B3F86"/>
    <w:rsid w:val="002B3FBA"/>
    <w:rsid w:val="002B4088"/>
    <w:rsid w:val="002B4C1E"/>
    <w:rsid w:val="002B5072"/>
    <w:rsid w:val="002B5495"/>
    <w:rsid w:val="002B5C2E"/>
    <w:rsid w:val="002B5EBC"/>
    <w:rsid w:val="002B627A"/>
    <w:rsid w:val="002B62F8"/>
    <w:rsid w:val="002B64B8"/>
    <w:rsid w:val="002B6918"/>
    <w:rsid w:val="002B6B24"/>
    <w:rsid w:val="002B6D0F"/>
    <w:rsid w:val="002B6FC9"/>
    <w:rsid w:val="002B7657"/>
    <w:rsid w:val="002B79A7"/>
    <w:rsid w:val="002B79F7"/>
    <w:rsid w:val="002B7E9B"/>
    <w:rsid w:val="002C0200"/>
    <w:rsid w:val="002C03F9"/>
    <w:rsid w:val="002C06A5"/>
    <w:rsid w:val="002C0823"/>
    <w:rsid w:val="002C09FA"/>
    <w:rsid w:val="002C125E"/>
    <w:rsid w:val="002C16EA"/>
    <w:rsid w:val="002C1F94"/>
    <w:rsid w:val="002C20F2"/>
    <w:rsid w:val="002C2581"/>
    <w:rsid w:val="002C25BC"/>
    <w:rsid w:val="002C2657"/>
    <w:rsid w:val="002C26B5"/>
    <w:rsid w:val="002C2EAF"/>
    <w:rsid w:val="002C2F26"/>
    <w:rsid w:val="002C3000"/>
    <w:rsid w:val="002C35F8"/>
    <w:rsid w:val="002C385E"/>
    <w:rsid w:val="002C3BE2"/>
    <w:rsid w:val="002C3DC2"/>
    <w:rsid w:val="002C4272"/>
    <w:rsid w:val="002C48E8"/>
    <w:rsid w:val="002C4FB0"/>
    <w:rsid w:val="002C51B3"/>
    <w:rsid w:val="002C573B"/>
    <w:rsid w:val="002C573D"/>
    <w:rsid w:val="002C62C0"/>
    <w:rsid w:val="002C636E"/>
    <w:rsid w:val="002C65CE"/>
    <w:rsid w:val="002C6606"/>
    <w:rsid w:val="002C66A3"/>
    <w:rsid w:val="002C67A6"/>
    <w:rsid w:val="002C6976"/>
    <w:rsid w:val="002C6B76"/>
    <w:rsid w:val="002C6B8B"/>
    <w:rsid w:val="002C6F54"/>
    <w:rsid w:val="002C6F64"/>
    <w:rsid w:val="002C6FEA"/>
    <w:rsid w:val="002C766F"/>
    <w:rsid w:val="002D0170"/>
    <w:rsid w:val="002D0494"/>
    <w:rsid w:val="002D0A6B"/>
    <w:rsid w:val="002D0DE5"/>
    <w:rsid w:val="002D105C"/>
    <w:rsid w:val="002D1329"/>
    <w:rsid w:val="002D14C7"/>
    <w:rsid w:val="002D16D9"/>
    <w:rsid w:val="002D17ED"/>
    <w:rsid w:val="002D1C85"/>
    <w:rsid w:val="002D1C86"/>
    <w:rsid w:val="002D1D44"/>
    <w:rsid w:val="002D1E8C"/>
    <w:rsid w:val="002D1EC0"/>
    <w:rsid w:val="002D210B"/>
    <w:rsid w:val="002D2126"/>
    <w:rsid w:val="002D2466"/>
    <w:rsid w:val="002D28B4"/>
    <w:rsid w:val="002D2B5C"/>
    <w:rsid w:val="002D2C59"/>
    <w:rsid w:val="002D2DFD"/>
    <w:rsid w:val="002D2E2D"/>
    <w:rsid w:val="002D3315"/>
    <w:rsid w:val="002D3476"/>
    <w:rsid w:val="002D349A"/>
    <w:rsid w:val="002D34C7"/>
    <w:rsid w:val="002D43E5"/>
    <w:rsid w:val="002D4603"/>
    <w:rsid w:val="002D4B16"/>
    <w:rsid w:val="002D4B3F"/>
    <w:rsid w:val="002D4C42"/>
    <w:rsid w:val="002D4E6B"/>
    <w:rsid w:val="002D5101"/>
    <w:rsid w:val="002D5228"/>
    <w:rsid w:val="002D52E8"/>
    <w:rsid w:val="002D56D0"/>
    <w:rsid w:val="002D595B"/>
    <w:rsid w:val="002D5AEC"/>
    <w:rsid w:val="002D5BE0"/>
    <w:rsid w:val="002D5BEA"/>
    <w:rsid w:val="002D6733"/>
    <w:rsid w:val="002D6897"/>
    <w:rsid w:val="002D6A59"/>
    <w:rsid w:val="002D70BB"/>
    <w:rsid w:val="002D70CC"/>
    <w:rsid w:val="002D769A"/>
    <w:rsid w:val="002D7714"/>
    <w:rsid w:val="002D7730"/>
    <w:rsid w:val="002D7B8F"/>
    <w:rsid w:val="002E05BE"/>
    <w:rsid w:val="002E062E"/>
    <w:rsid w:val="002E0F67"/>
    <w:rsid w:val="002E0FF4"/>
    <w:rsid w:val="002E1082"/>
    <w:rsid w:val="002E163E"/>
    <w:rsid w:val="002E17C7"/>
    <w:rsid w:val="002E1882"/>
    <w:rsid w:val="002E1CF8"/>
    <w:rsid w:val="002E1FE1"/>
    <w:rsid w:val="002E2354"/>
    <w:rsid w:val="002E23FD"/>
    <w:rsid w:val="002E26A3"/>
    <w:rsid w:val="002E2D66"/>
    <w:rsid w:val="002E2E28"/>
    <w:rsid w:val="002E3985"/>
    <w:rsid w:val="002E3D90"/>
    <w:rsid w:val="002E3F17"/>
    <w:rsid w:val="002E3F96"/>
    <w:rsid w:val="002E4176"/>
    <w:rsid w:val="002E45F1"/>
    <w:rsid w:val="002E473D"/>
    <w:rsid w:val="002E4BC4"/>
    <w:rsid w:val="002E4C1A"/>
    <w:rsid w:val="002E4F17"/>
    <w:rsid w:val="002E514F"/>
    <w:rsid w:val="002E524C"/>
    <w:rsid w:val="002E5C04"/>
    <w:rsid w:val="002E5C0B"/>
    <w:rsid w:val="002E5C7D"/>
    <w:rsid w:val="002E5EDF"/>
    <w:rsid w:val="002E6064"/>
    <w:rsid w:val="002E6280"/>
    <w:rsid w:val="002E6376"/>
    <w:rsid w:val="002E6DF0"/>
    <w:rsid w:val="002E6F59"/>
    <w:rsid w:val="002E7194"/>
    <w:rsid w:val="002E7283"/>
    <w:rsid w:val="002E7354"/>
    <w:rsid w:val="002E75FF"/>
    <w:rsid w:val="002E7BD0"/>
    <w:rsid w:val="002F003E"/>
    <w:rsid w:val="002F0616"/>
    <w:rsid w:val="002F0AF1"/>
    <w:rsid w:val="002F1049"/>
    <w:rsid w:val="002F116B"/>
    <w:rsid w:val="002F153E"/>
    <w:rsid w:val="002F159F"/>
    <w:rsid w:val="002F1707"/>
    <w:rsid w:val="002F17DE"/>
    <w:rsid w:val="002F1B81"/>
    <w:rsid w:val="002F1E25"/>
    <w:rsid w:val="002F23C5"/>
    <w:rsid w:val="002F2ABD"/>
    <w:rsid w:val="002F319A"/>
    <w:rsid w:val="002F31D2"/>
    <w:rsid w:val="002F3205"/>
    <w:rsid w:val="002F3690"/>
    <w:rsid w:val="002F3A4F"/>
    <w:rsid w:val="002F3E61"/>
    <w:rsid w:val="002F4099"/>
    <w:rsid w:val="002F4301"/>
    <w:rsid w:val="002F4613"/>
    <w:rsid w:val="002F4894"/>
    <w:rsid w:val="002F4A80"/>
    <w:rsid w:val="002F4B93"/>
    <w:rsid w:val="002F51DF"/>
    <w:rsid w:val="002F52A5"/>
    <w:rsid w:val="002F5499"/>
    <w:rsid w:val="002F576F"/>
    <w:rsid w:val="002F5900"/>
    <w:rsid w:val="002F5B3E"/>
    <w:rsid w:val="002F5CA8"/>
    <w:rsid w:val="002F6483"/>
    <w:rsid w:val="002F69EB"/>
    <w:rsid w:val="002F7CCD"/>
    <w:rsid w:val="002F7E53"/>
    <w:rsid w:val="002F7FEF"/>
    <w:rsid w:val="002F7FF6"/>
    <w:rsid w:val="0030011E"/>
    <w:rsid w:val="003002BA"/>
    <w:rsid w:val="003002F6"/>
    <w:rsid w:val="00300D57"/>
    <w:rsid w:val="0030101A"/>
    <w:rsid w:val="00301023"/>
    <w:rsid w:val="003010A5"/>
    <w:rsid w:val="003014B4"/>
    <w:rsid w:val="0030197C"/>
    <w:rsid w:val="00301C46"/>
    <w:rsid w:val="00301EB1"/>
    <w:rsid w:val="00301FB2"/>
    <w:rsid w:val="00302094"/>
    <w:rsid w:val="003024AE"/>
    <w:rsid w:val="003028B9"/>
    <w:rsid w:val="003029F0"/>
    <w:rsid w:val="00302C71"/>
    <w:rsid w:val="003034A9"/>
    <w:rsid w:val="003038B6"/>
    <w:rsid w:val="00303C99"/>
    <w:rsid w:val="00303F51"/>
    <w:rsid w:val="003042AE"/>
    <w:rsid w:val="00304CA5"/>
    <w:rsid w:val="00304CEF"/>
    <w:rsid w:val="00304D65"/>
    <w:rsid w:val="00305847"/>
    <w:rsid w:val="00305BF3"/>
    <w:rsid w:val="00305C98"/>
    <w:rsid w:val="00306039"/>
    <w:rsid w:val="00306257"/>
    <w:rsid w:val="00306458"/>
    <w:rsid w:val="00306815"/>
    <w:rsid w:val="0030699C"/>
    <w:rsid w:val="00306A01"/>
    <w:rsid w:val="00306CD6"/>
    <w:rsid w:val="00307047"/>
    <w:rsid w:val="003074B4"/>
    <w:rsid w:val="0030757B"/>
    <w:rsid w:val="003075CC"/>
    <w:rsid w:val="00307EE8"/>
    <w:rsid w:val="00310434"/>
    <w:rsid w:val="003104BD"/>
    <w:rsid w:val="003109CE"/>
    <w:rsid w:val="00310E6F"/>
    <w:rsid w:val="00310F34"/>
    <w:rsid w:val="0031106D"/>
    <w:rsid w:val="003112F4"/>
    <w:rsid w:val="00311786"/>
    <w:rsid w:val="0031182E"/>
    <w:rsid w:val="003119D2"/>
    <w:rsid w:val="003124C5"/>
    <w:rsid w:val="00312566"/>
    <w:rsid w:val="00312AE0"/>
    <w:rsid w:val="00312BAF"/>
    <w:rsid w:val="00312E4B"/>
    <w:rsid w:val="00313384"/>
    <w:rsid w:val="003137DC"/>
    <w:rsid w:val="00313A59"/>
    <w:rsid w:val="00313B56"/>
    <w:rsid w:val="00314490"/>
    <w:rsid w:val="00314A0A"/>
    <w:rsid w:val="00314A27"/>
    <w:rsid w:val="00314E31"/>
    <w:rsid w:val="00314E44"/>
    <w:rsid w:val="0031516D"/>
    <w:rsid w:val="00315D59"/>
    <w:rsid w:val="00315DD1"/>
    <w:rsid w:val="0031664A"/>
    <w:rsid w:val="00316994"/>
    <w:rsid w:val="003169ED"/>
    <w:rsid w:val="003172C1"/>
    <w:rsid w:val="0031736F"/>
    <w:rsid w:val="00317714"/>
    <w:rsid w:val="00317839"/>
    <w:rsid w:val="00317FBA"/>
    <w:rsid w:val="00320680"/>
    <w:rsid w:val="00320C0D"/>
    <w:rsid w:val="00320D6A"/>
    <w:rsid w:val="00320E19"/>
    <w:rsid w:val="00321104"/>
    <w:rsid w:val="003214F4"/>
    <w:rsid w:val="0032155F"/>
    <w:rsid w:val="0032171E"/>
    <w:rsid w:val="00321D52"/>
    <w:rsid w:val="00321E3D"/>
    <w:rsid w:val="00321F01"/>
    <w:rsid w:val="00321FCB"/>
    <w:rsid w:val="00322253"/>
    <w:rsid w:val="00322A11"/>
    <w:rsid w:val="003230D9"/>
    <w:rsid w:val="003233C7"/>
    <w:rsid w:val="003235B6"/>
    <w:rsid w:val="003238B4"/>
    <w:rsid w:val="00325115"/>
    <w:rsid w:val="00325636"/>
    <w:rsid w:val="0032581C"/>
    <w:rsid w:val="00325EC7"/>
    <w:rsid w:val="00326096"/>
    <w:rsid w:val="0032626B"/>
    <w:rsid w:val="00326307"/>
    <w:rsid w:val="00326493"/>
    <w:rsid w:val="00326A41"/>
    <w:rsid w:val="00326FD6"/>
    <w:rsid w:val="00327429"/>
    <w:rsid w:val="003275F4"/>
    <w:rsid w:val="00327609"/>
    <w:rsid w:val="0032769A"/>
    <w:rsid w:val="003276B5"/>
    <w:rsid w:val="00327833"/>
    <w:rsid w:val="00327A72"/>
    <w:rsid w:val="00327A86"/>
    <w:rsid w:val="0033037A"/>
    <w:rsid w:val="0033056D"/>
    <w:rsid w:val="00330706"/>
    <w:rsid w:val="00330749"/>
    <w:rsid w:val="00330C27"/>
    <w:rsid w:val="00330D3D"/>
    <w:rsid w:val="0033112C"/>
    <w:rsid w:val="0033135D"/>
    <w:rsid w:val="0033191C"/>
    <w:rsid w:val="00331E74"/>
    <w:rsid w:val="003320ED"/>
    <w:rsid w:val="003326A3"/>
    <w:rsid w:val="00333118"/>
    <w:rsid w:val="003331CA"/>
    <w:rsid w:val="003331FC"/>
    <w:rsid w:val="003333FE"/>
    <w:rsid w:val="00333656"/>
    <w:rsid w:val="00333A9E"/>
    <w:rsid w:val="00333C62"/>
    <w:rsid w:val="00333D26"/>
    <w:rsid w:val="00333F11"/>
    <w:rsid w:val="003345B0"/>
    <w:rsid w:val="00334678"/>
    <w:rsid w:val="003347B0"/>
    <w:rsid w:val="00334ADC"/>
    <w:rsid w:val="00334CCB"/>
    <w:rsid w:val="00335652"/>
    <w:rsid w:val="003363E1"/>
    <w:rsid w:val="003366E2"/>
    <w:rsid w:val="00336CBD"/>
    <w:rsid w:val="00337886"/>
    <w:rsid w:val="00337F5F"/>
    <w:rsid w:val="00340052"/>
    <w:rsid w:val="00340181"/>
    <w:rsid w:val="00340258"/>
    <w:rsid w:val="003404C0"/>
    <w:rsid w:val="00340592"/>
    <w:rsid w:val="00340C0E"/>
    <w:rsid w:val="00340FFE"/>
    <w:rsid w:val="003411D1"/>
    <w:rsid w:val="00341245"/>
    <w:rsid w:val="003412DC"/>
    <w:rsid w:val="0034152F"/>
    <w:rsid w:val="00341633"/>
    <w:rsid w:val="003417AA"/>
    <w:rsid w:val="003419D3"/>
    <w:rsid w:val="003422D8"/>
    <w:rsid w:val="003423D9"/>
    <w:rsid w:val="00342728"/>
    <w:rsid w:val="00342D42"/>
    <w:rsid w:val="00343191"/>
    <w:rsid w:val="0034321D"/>
    <w:rsid w:val="003434E8"/>
    <w:rsid w:val="003435D7"/>
    <w:rsid w:val="0034366A"/>
    <w:rsid w:val="00343A47"/>
    <w:rsid w:val="00343AD6"/>
    <w:rsid w:val="00343D48"/>
    <w:rsid w:val="00343EC8"/>
    <w:rsid w:val="0034432F"/>
    <w:rsid w:val="00344453"/>
    <w:rsid w:val="00344CD3"/>
    <w:rsid w:val="00344DC8"/>
    <w:rsid w:val="00345245"/>
    <w:rsid w:val="003453E4"/>
    <w:rsid w:val="00345900"/>
    <w:rsid w:val="0034594A"/>
    <w:rsid w:val="00345C1A"/>
    <w:rsid w:val="00345EB2"/>
    <w:rsid w:val="00345FE7"/>
    <w:rsid w:val="00346264"/>
    <w:rsid w:val="00346273"/>
    <w:rsid w:val="003464DB"/>
    <w:rsid w:val="003467F2"/>
    <w:rsid w:val="00346A1B"/>
    <w:rsid w:val="00346DB8"/>
    <w:rsid w:val="00347144"/>
    <w:rsid w:val="00347576"/>
    <w:rsid w:val="00347580"/>
    <w:rsid w:val="00347691"/>
    <w:rsid w:val="003477E3"/>
    <w:rsid w:val="00347C3A"/>
    <w:rsid w:val="00347F29"/>
    <w:rsid w:val="0034B475"/>
    <w:rsid w:val="0035043C"/>
    <w:rsid w:val="00350571"/>
    <w:rsid w:val="00350C35"/>
    <w:rsid w:val="00350D45"/>
    <w:rsid w:val="00350F4E"/>
    <w:rsid w:val="0035124A"/>
    <w:rsid w:val="0035177E"/>
    <w:rsid w:val="00351D5E"/>
    <w:rsid w:val="0035204F"/>
    <w:rsid w:val="003520D7"/>
    <w:rsid w:val="00352110"/>
    <w:rsid w:val="00352290"/>
    <w:rsid w:val="0035262C"/>
    <w:rsid w:val="003526F0"/>
    <w:rsid w:val="003527A4"/>
    <w:rsid w:val="003527CC"/>
    <w:rsid w:val="00352F46"/>
    <w:rsid w:val="003530EC"/>
    <w:rsid w:val="003532CF"/>
    <w:rsid w:val="003534E3"/>
    <w:rsid w:val="00353AD4"/>
    <w:rsid w:val="00353F3C"/>
    <w:rsid w:val="00354871"/>
    <w:rsid w:val="00354E04"/>
    <w:rsid w:val="00355474"/>
    <w:rsid w:val="003554ED"/>
    <w:rsid w:val="0035555A"/>
    <w:rsid w:val="00355A9F"/>
    <w:rsid w:val="00355F06"/>
    <w:rsid w:val="00356077"/>
    <w:rsid w:val="003562B3"/>
    <w:rsid w:val="003565C2"/>
    <w:rsid w:val="003567B1"/>
    <w:rsid w:val="003568C8"/>
    <w:rsid w:val="00356B0D"/>
    <w:rsid w:val="00357069"/>
    <w:rsid w:val="00357179"/>
    <w:rsid w:val="00357216"/>
    <w:rsid w:val="00357537"/>
    <w:rsid w:val="00357900"/>
    <w:rsid w:val="0035792A"/>
    <w:rsid w:val="00357E5D"/>
    <w:rsid w:val="00357ECE"/>
    <w:rsid w:val="00360519"/>
    <w:rsid w:val="003605A0"/>
    <w:rsid w:val="00360709"/>
    <w:rsid w:val="00360B4A"/>
    <w:rsid w:val="00360CD5"/>
    <w:rsid w:val="00360E6A"/>
    <w:rsid w:val="00360E7B"/>
    <w:rsid w:val="00360EF1"/>
    <w:rsid w:val="003612C7"/>
    <w:rsid w:val="0036160C"/>
    <w:rsid w:val="00361622"/>
    <w:rsid w:val="003619C3"/>
    <w:rsid w:val="00361C20"/>
    <w:rsid w:val="00361CFC"/>
    <w:rsid w:val="00361F49"/>
    <w:rsid w:val="00362024"/>
    <w:rsid w:val="003620A0"/>
    <w:rsid w:val="00362283"/>
    <w:rsid w:val="00362339"/>
    <w:rsid w:val="00363252"/>
    <w:rsid w:val="00363460"/>
    <w:rsid w:val="0036378E"/>
    <w:rsid w:val="00363D7D"/>
    <w:rsid w:val="00363DE7"/>
    <w:rsid w:val="00363E7C"/>
    <w:rsid w:val="00363F15"/>
    <w:rsid w:val="0036410B"/>
    <w:rsid w:val="00364178"/>
    <w:rsid w:val="00364791"/>
    <w:rsid w:val="00364817"/>
    <w:rsid w:val="003648F4"/>
    <w:rsid w:val="00364BDC"/>
    <w:rsid w:val="00364CAC"/>
    <w:rsid w:val="00364D8C"/>
    <w:rsid w:val="00364F04"/>
    <w:rsid w:val="003654F2"/>
    <w:rsid w:val="003655CD"/>
    <w:rsid w:val="003655EE"/>
    <w:rsid w:val="00365629"/>
    <w:rsid w:val="00365728"/>
    <w:rsid w:val="00365B9B"/>
    <w:rsid w:val="00365BB7"/>
    <w:rsid w:val="00365BEA"/>
    <w:rsid w:val="00365F4B"/>
    <w:rsid w:val="00365F81"/>
    <w:rsid w:val="003664EF"/>
    <w:rsid w:val="00366685"/>
    <w:rsid w:val="003668CA"/>
    <w:rsid w:val="00366B38"/>
    <w:rsid w:val="00366C2D"/>
    <w:rsid w:val="00366DAD"/>
    <w:rsid w:val="00367453"/>
    <w:rsid w:val="00367822"/>
    <w:rsid w:val="00367C31"/>
    <w:rsid w:val="00367C4C"/>
    <w:rsid w:val="0037095B"/>
    <w:rsid w:val="00370B38"/>
    <w:rsid w:val="00370B4C"/>
    <w:rsid w:val="00370D15"/>
    <w:rsid w:val="00370DD4"/>
    <w:rsid w:val="0037127F"/>
    <w:rsid w:val="00371A0B"/>
    <w:rsid w:val="0037246D"/>
    <w:rsid w:val="00372582"/>
    <w:rsid w:val="00372D3D"/>
    <w:rsid w:val="00372E2E"/>
    <w:rsid w:val="003732DD"/>
    <w:rsid w:val="00373C6E"/>
    <w:rsid w:val="0037404A"/>
    <w:rsid w:val="00374134"/>
    <w:rsid w:val="0037416E"/>
    <w:rsid w:val="00374712"/>
    <w:rsid w:val="00374B37"/>
    <w:rsid w:val="00374EF6"/>
    <w:rsid w:val="0037500C"/>
    <w:rsid w:val="00375E4A"/>
    <w:rsid w:val="00375F1C"/>
    <w:rsid w:val="0037644F"/>
    <w:rsid w:val="003764F2"/>
    <w:rsid w:val="00376712"/>
    <w:rsid w:val="00376758"/>
    <w:rsid w:val="003767FA"/>
    <w:rsid w:val="00376AEC"/>
    <w:rsid w:val="00376B5C"/>
    <w:rsid w:val="00376B79"/>
    <w:rsid w:val="00376BCE"/>
    <w:rsid w:val="00376BE2"/>
    <w:rsid w:val="00376DFC"/>
    <w:rsid w:val="00377088"/>
    <w:rsid w:val="00377365"/>
    <w:rsid w:val="00377F85"/>
    <w:rsid w:val="0038005A"/>
    <w:rsid w:val="0038016B"/>
    <w:rsid w:val="00380466"/>
    <w:rsid w:val="00380AD8"/>
    <w:rsid w:val="00380B5A"/>
    <w:rsid w:val="0038124F"/>
    <w:rsid w:val="003812B9"/>
    <w:rsid w:val="00381454"/>
    <w:rsid w:val="003815B1"/>
    <w:rsid w:val="0038179B"/>
    <w:rsid w:val="00381870"/>
    <w:rsid w:val="00381A79"/>
    <w:rsid w:val="0038243D"/>
    <w:rsid w:val="003831F1"/>
    <w:rsid w:val="0038328B"/>
    <w:rsid w:val="003838F4"/>
    <w:rsid w:val="0038390B"/>
    <w:rsid w:val="00383C18"/>
    <w:rsid w:val="00384212"/>
    <w:rsid w:val="003844B1"/>
    <w:rsid w:val="00384D6D"/>
    <w:rsid w:val="00384DE0"/>
    <w:rsid w:val="00384E04"/>
    <w:rsid w:val="00384FA3"/>
    <w:rsid w:val="00385704"/>
    <w:rsid w:val="00385939"/>
    <w:rsid w:val="0038598F"/>
    <w:rsid w:val="00385C48"/>
    <w:rsid w:val="00385CBE"/>
    <w:rsid w:val="00385F87"/>
    <w:rsid w:val="0038617B"/>
    <w:rsid w:val="003862D1"/>
    <w:rsid w:val="00386C71"/>
    <w:rsid w:val="00386F08"/>
    <w:rsid w:val="003870CC"/>
    <w:rsid w:val="00387331"/>
    <w:rsid w:val="003873DB"/>
    <w:rsid w:val="00387996"/>
    <w:rsid w:val="00387DAF"/>
    <w:rsid w:val="0039003E"/>
    <w:rsid w:val="00390056"/>
    <w:rsid w:val="003902F6"/>
    <w:rsid w:val="00390356"/>
    <w:rsid w:val="00390601"/>
    <w:rsid w:val="00390801"/>
    <w:rsid w:val="00390944"/>
    <w:rsid w:val="00390BD8"/>
    <w:rsid w:val="00390D37"/>
    <w:rsid w:val="00390DA2"/>
    <w:rsid w:val="0039123B"/>
    <w:rsid w:val="00391283"/>
    <w:rsid w:val="00391322"/>
    <w:rsid w:val="003913DC"/>
    <w:rsid w:val="003915E6"/>
    <w:rsid w:val="00391818"/>
    <w:rsid w:val="0039184F"/>
    <w:rsid w:val="0039196F"/>
    <w:rsid w:val="00391C33"/>
    <w:rsid w:val="00391E70"/>
    <w:rsid w:val="00391FB9"/>
    <w:rsid w:val="003926DC"/>
    <w:rsid w:val="00392943"/>
    <w:rsid w:val="00392F76"/>
    <w:rsid w:val="00392FE3"/>
    <w:rsid w:val="00393146"/>
    <w:rsid w:val="00393697"/>
    <w:rsid w:val="00393871"/>
    <w:rsid w:val="00393D61"/>
    <w:rsid w:val="0039446A"/>
    <w:rsid w:val="00394601"/>
    <w:rsid w:val="0039469C"/>
    <w:rsid w:val="00394DDF"/>
    <w:rsid w:val="0039505B"/>
    <w:rsid w:val="0039557E"/>
    <w:rsid w:val="003955C8"/>
    <w:rsid w:val="003957D2"/>
    <w:rsid w:val="00395BBA"/>
    <w:rsid w:val="00396266"/>
    <w:rsid w:val="003969C1"/>
    <w:rsid w:val="00396A83"/>
    <w:rsid w:val="00396E44"/>
    <w:rsid w:val="00396F9A"/>
    <w:rsid w:val="003972C8"/>
    <w:rsid w:val="00397682"/>
    <w:rsid w:val="00397780"/>
    <w:rsid w:val="003978CA"/>
    <w:rsid w:val="00397CB4"/>
    <w:rsid w:val="00397D71"/>
    <w:rsid w:val="003A02DD"/>
    <w:rsid w:val="003A0881"/>
    <w:rsid w:val="003A09A6"/>
    <w:rsid w:val="003A0E73"/>
    <w:rsid w:val="003A0EF2"/>
    <w:rsid w:val="003A12E7"/>
    <w:rsid w:val="003A1438"/>
    <w:rsid w:val="003A1A0D"/>
    <w:rsid w:val="003A27F2"/>
    <w:rsid w:val="003A2CB2"/>
    <w:rsid w:val="003A2D1B"/>
    <w:rsid w:val="003A2D36"/>
    <w:rsid w:val="003A2DCF"/>
    <w:rsid w:val="003A3015"/>
    <w:rsid w:val="003A31C1"/>
    <w:rsid w:val="003A3996"/>
    <w:rsid w:val="003A407E"/>
    <w:rsid w:val="003A42D3"/>
    <w:rsid w:val="003A467F"/>
    <w:rsid w:val="003A48B6"/>
    <w:rsid w:val="003A48BB"/>
    <w:rsid w:val="003A48CC"/>
    <w:rsid w:val="003A523F"/>
    <w:rsid w:val="003A55E5"/>
    <w:rsid w:val="003A5974"/>
    <w:rsid w:val="003A5A29"/>
    <w:rsid w:val="003A5D02"/>
    <w:rsid w:val="003A6131"/>
    <w:rsid w:val="003A6132"/>
    <w:rsid w:val="003A63A1"/>
    <w:rsid w:val="003A64E4"/>
    <w:rsid w:val="003A658B"/>
    <w:rsid w:val="003A6A27"/>
    <w:rsid w:val="003A6A9B"/>
    <w:rsid w:val="003A6EA7"/>
    <w:rsid w:val="003A7126"/>
    <w:rsid w:val="003A717A"/>
    <w:rsid w:val="003A71AF"/>
    <w:rsid w:val="003A7281"/>
    <w:rsid w:val="003A77F1"/>
    <w:rsid w:val="003A7A79"/>
    <w:rsid w:val="003B00F1"/>
    <w:rsid w:val="003B0267"/>
    <w:rsid w:val="003B0853"/>
    <w:rsid w:val="003B0931"/>
    <w:rsid w:val="003B0A74"/>
    <w:rsid w:val="003B0B75"/>
    <w:rsid w:val="003B13C6"/>
    <w:rsid w:val="003B13D5"/>
    <w:rsid w:val="003B1463"/>
    <w:rsid w:val="003B1583"/>
    <w:rsid w:val="003B15C4"/>
    <w:rsid w:val="003B1DAB"/>
    <w:rsid w:val="003B1F8D"/>
    <w:rsid w:val="003B2875"/>
    <w:rsid w:val="003B2893"/>
    <w:rsid w:val="003B33FE"/>
    <w:rsid w:val="003B3596"/>
    <w:rsid w:val="003B371F"/>
    <w:rsid w:val="003B377F"/>
    <w:rsid w:val="003B3B45"/>
    <w:rsid w:val="003B3B6C"/>
    <w:rsid w:val="003B3D7E"/>
    <w:rsid w:val="003B44C9"/>
    <w:rsid w:val="003B490D"/>
    <w:rsid w:val="003B4BE0"/>
    <w:rsid w:val="003B4CDD"/>
    <w:rsid w:val="003B4CF0"/>
    <w:rsid w:val="003B52C1"/>
    <w:rsid w:val="003B5346"/>
    <w:rsid w:val="003B54B7"/>
    <w:rsid w:val="003B550F"/>
    <w:rsid w:val="003B580B"/>
    <w:rsid w:val="003B6583"/>
    <w:rsid w:val="003B68C2"/>
    <w:rsid w:val="003B69EC"/>
    <w:rsid w:val="003B701B"/>
    <w:rsid w:val="003B70AB"/>
    <w:rsid w:val="003B73C4"/>
    <w:rsid w:val="003B747F"/>
    <w:rsid w:val="003B774C"/>
    <w:rsid w:val="003B77B1"/>
    <w:rsid w:val="003B79AE"/>
    <w:rsid w:val="003B7C67"/>
    <w:rsid w:val="003C0429"/>
    <w:rsid w:val="003C053E"/>
    <w:rsid w:val="003C0640"/>
    <w:rsid w:val="003C0830"/>
    <w:rsid w:val="003C0951"/>
    <w:rsid w:val="003C0A0D"/>
    <w:rsid w:val="003C0A0E"/>
    <w:rsid w:val="003C115E"/>
    <w:rsid w:val="003C1171"/>
    <w:rsid w:val="003C11D4"/>
    <w:rsid w:val="003C1443"/>
    <w:rsid w:val="003C16BB"/>
    <w:rsid w:val="003C16F4"/>
    <w:rsid w:val="003C1A2A"/>
    <w:rsid w:val="003C1A3F"/>
    <w:rsid w:val="003C1A62"/>
    <w:rsid w:val="003C230D"/>
    <w:rsid w:val="003C24B8"/>
    <w:rsid w:val="003C2683"/>
    <w:rsid w:val="003C29FD"/>
    <w:rsid w:val="003C2CF7"/>
    <w:rsid w:val="003C2E39"/>
    <w:rsid w:val="003C33AF"/>
    <w:rsid w:val="003C3644"/>
    <w:rsid w:val="003C3A3D"/>
    <w:rsid w:val="003C3C91"/>
    <w:rsid w:val="003C3C9F"/>
    <w:rsid w:val="003C40A4"/>
    <w:rsid w:val="003C474A"/>
    <w:rsid w:val="003C4B85"/>
    <w:rsid w:val="003C4B9B"/>
    <w:rsid w:val="003C4E1C"/>
    <w:rsid w:val="003C5097"/>
    <w:rsid w:val="003C5639"/>
    <w:rsid w:val="003C5A78"/>
    <w:rsid w:val="003C6282"/>
    <w:rsid w:val="003C6D89"/>
    <w:rsid w:val="003C741D"/>
    <w:rsid w:val="003C78C8"/>
    <w:rsid w:val="003C7E9F"/>
    <w:rsid w:val="003D0263"/>
    <w:rsid w:val="003D02DE"/>
    <w:rsid w:val="003D0405"/>
    <w:rsid w:val="003D0C31"/>
    <w:rsid w:val="003D0CB2"/>
    <w:rsid w:val="003D0F67"/>
    <w:rsid w:val="003D102A"/>
    <w:rsid w:val="003D12A7"/>
    <w:rsid w:val="003D1B76"/>
    <w:rsid w:val="003D1C49"/>
    <w:rsid w:val="003D1FAB"/>
    <w:rsid w:val="003D213C"/>
    <w:rsid w:val="003D2656"/>
    <w:rsid w:val="003D27A4"/>
    <w:rsid w:val="003D2A47"/>
    <w:rsid w:val="003D2CDD"/>
    <w:rsid w:val="003D3985"/>
    <w:rsid w:val="003D4060"/>
    <w:rsid w:val="003D4397"/>
    <w:rsid w:val="003D452D"/>
    <w:rsid w:val="003D48D3"/>
    <w:rsid w:val="003D4CF2"/>
    <w:rsid w:val="003D4F9D"/>
    <w:rsid w:val="003D5172"/>
    <w:rsid w:val="003D548C"/>
    <w:rsid w:val="003D5532"/>
    <w:rsid w:val="003D5582"/>
    <w:rsid w:val="003D5B5E"/>
    <w:rsid w:val="003D5BBC"/>
    <w:rsid w:val="003D5C1D"/>
    <w:rsid w:val="003D5C94"/>
    <w:rsid w:val="003D5DD3"/>
    <w:rsid w:val="003D6CBF"/>
    <w:rsid w:val="003D6F54"/>
    <w:rsid w:val="003D79E9"/>
    <w:rsid w:val="003D7E1E"/>
    <w:rsid w:val="003D7F56"/>
    <w:rsid w:val="003E02C9"/>
    <w:rsid w:val="003E053E"/>
    <w:rsid w:val="003E0591"/>
    <w:rsid w:val="003E079B"/>
    <w:rsid w:val="003E0AA6"/>
    <w:rsid w:val="003E13CA"/>
    <w:rsid w:val="003E145F"/>
    <w:rsid w:val="003E18A6"/>
    <w:rsid w:val="003E1E07"/>
    <w:rsid w:val="003E2248"/>
    <w:rsid w:val="003E2351"/>
    <w:rsid w:val="003E23F3"/>
    <w:rsid w:val="003E288F"/>
    <w:rsid w:val="003E2BC6"/>
    <w:rsid w:val="003E2C53"/>
    <w:rsid w:val="003E2DBE"/>
    <w:rsid w:val="003E3143"/>
    <w:rsid w:val="003E3339"/>
    <w:rsid w:val="003E3513"/>
    <w:rsid w:val="003E383B"/>
    <w:rsid w:val="003E3C0A"/>
    <w:rsid w:val="003E3DF5"/>
    <w:rsid w:val="003E41C0"/>
    <w:rsid w:val="003E459C"/>
    <w:rsid w:val="003E49C0"/>
    <w:rsid w:val="003E4B60"/>
    <w:rsid w:val="003E505D"/>
    <w:rsid w:val="003E50DC"/>
    <w:rsid w:val="003E5474"/>
    <w:rsid w:val="003E587C"/>
    <w:rsid w:val="003E5AD1"/>
    <w:rsid w:val="003E5B13"/>
    <w:rsid w:val="003E5C53"/>
    <w:rsid w:val="003E61C8"/>
    <w:rsid w:val="003E7206"/>
    <w:rsid w:val="003E72A1"/>
    <w:rsid w:val="003E7636"/>
    <w:rsid w:val="003E7882"/>
    <w:rsid w:val="003E795D"/>
    <w:rsid w:val="003E7A6F"/>
    <w:rsid w:val="003E7B4C"/>
    <w:rsid w:val="003E7EEB"/>
    <w:rsid w:val="003F014B"/>
    <w:rsid w:val="003F06A4"/>
    <w:rsid w:val="003F0792"/>
    <w:rsid w:val="003F07ED"/>
    <w:rsid w:val="003F0B14"/>
    <w:rsid w:val="003F0C91"/>
    <w:rsid w:val="003F1071"/>
    <w:rsid w:val="003F138C"/>
    <w:rsid w:val="003F1420"/>
    <w:rsid w:val="003F174A"/>
    <w:rsid w:val="003F187D"/>
    <w:rsid w:val="003F238F"/>
    <w:rsid w:val="003F253B"/>
    <w:rsid w:val="003F2E02"/>
    <w:rsid w:val="003F2F97"/>
    <w:rsid w:val="003F30DA"/>
    <w:rsid w:val="003F316F"/>
    <w:rsid w:val="003F3526"/>
    <w:rsid w:val="003F37E4"/>
    <w:rsid w:val="003F39AA"/>
    <w:rsid w:val="003F39D9"/>
    <w:rsid w:val="003F4089"/>
    <w:rsid w:val="003F40B9"/>
    <w:rsid w:val="003F414C"/>
    <w:rsid w:val="003F4489"/>
    <w:rsid w:val="003F470A"/>
    <w:rsid w:val="003F4ABA"/>
    <w:rsid w:val="003F4B06"/>
    <w:rsid w:val="003F4B26"/>
    <w:rsid w:val="003F4CC2"/>
    <w:rsid w:val="003F4EFD"/>
    <w:rsid w:val="003F4FFD"/>
    <w:rsid w:val="003F51AD"/>
    <w:rsid w:val="003F5628"/>
    <w:rsid w:val="003F571D"/>
    <w:rsid w:val="003F5A3F"/>
    <w:rsid w:val="003F5B83"/>
    <w:rsid w:val="003F5D25"/>
    <w:rsid w:val="003F5E3F"/>
    <w:rsid w:val="003F6374"/>
    <w:rsid w:val="003F658C"/>
    <w:rsid w:val="003F7352"/>
    <w:rsid w:val="003F7436"/>
    <w:rsid w:val="003F7754"/>
    <w:rsid w:val="003F77B3"/>
    <w:rsid w:val="003F78B1"/>
    <w:rsid w:val="003F791C"/>
    <w:rsid w:val="003F797A"/>
    <w:rsid w:val="003F7C53"/>
    <w:rsid w:val="003F7CD2"/>
    <w:rsid w:val="0040019E"/>
    <w:rsid w:val="004001CB"/>
    <w:rsid w:val="0040061F"/>
    <w:rsid w:val="004009FD"/>
    <w:rsid w:val="00400B9E"/>
    <w:rsid w:val="00401088"/>
    <w:rsid w:val="004016D1"/>
    <w:rsid w:val="00401731"/>
    <w:rsid w:val="00401BE6"/>
    <w:rsid w:val="00401F6C"/>
    <w:rsid w:val="00402383"/>
    <w:rsid w:val="0040242E"/>
    <w:rsid w:val="00402866"/>
    <w:rsid w:val="0040293F"/>
    <w:rsid w:val="00402D89"/>
    <w:rsid w:val="004031BB"/>
    <w:rsid w:val="0040333E"/>
    <w:rsid w:val="004039CB"/>
    <w:rsid w:val="00403BD7"/>
    <w:rsid w:val="0040405D"/>
    <w:rsid w:val="004045CE"/>
    <w:rsid w:val="0040482B"/>
    <w:rsid w:val="0040486A"/>
    <w:rsid w:val="00404A73"/>
    <w:rsid w:val="0040502E"/>
    <w:rsid w:val="004050A1"/>
    <w:rsid w:val="004058D7"/>
    <w:rsid w:val="00405D13"/>
    <w:rsid w:val="00405D23"/>
    <w:rsid w:val="00406132"/>
    <w:rsid w:val="004064D7"/>
    <w:rsid w:val="004065D4"/>
    <w:rsid w:val="00406AA6"/>
    <w:rsid w:val="00406B2D"/>
    <w:rsid w:val="00406C78"/>
    <w:rsid w:val="00406F9C"/>
    <w:rsid w:val="004071B7"/>
    <w:rsid w:val="00410556"/>
    <w:rsid w:val="004105A7"/>
    <w:rsid w:val="00410860"/>
    <w:rsid w:val="00410A1F"/>
    <w:rsid w:val="00410D59"/>
    <w:rsid w:val="004110A1"/>
    <w:rsid w:val="00411323"/>
    <w:rsid w:val="00411623"/>
    <w:rsid w:val="0041176B"/>
    <w:rsid w:val="00411B83"/>
    <w:rsid w:val="004124BA"/>
    <w:rsid w:val="00412C79"/>
    <w:rsid w:val="004130F8"/>
    <w:rsid w:val="00413858"/>
    <w:rsid w:val="00413B8F"/>
    <w:rsid w:val="00413BFF"/>
    <w:rsid w:val="00413DBD"/>
    <w:rsid w:val="00413E2B"/>
    <w:rsid w:val="00413E93"/>
    <w:rsid w:val="004144EC"/>
    <w:rsid w:val="00414C9D"/>
    <w:rsid w:val="00414D20"/>
    <w:rsid w:val="00414F76"/>
    <w:rsid w:val="0041536B"/>
    <w:rsid w:val="00415618"/>
    <w:rsid w:val="0041592B"/>
    <w:rsid w:val="004159A9"/>
    <w:rsid w:val="004159AD"/>
    <w:rsid w:val="00415A95"/>
    <w:rsid w:val="004160A2"/>
    <w:rsid w:val="004161C2"/>
    <w:rsid w:val="0041662D"/>
    <w:rsid w:val="0041673C"/>
    <w:rsid w:val="00416BB2"/>
    <w:rsid w:val="00416F1A"/>
    <w:rsid w:val="00417102"/>
    <w:rsid w:val="00417360"/>
    <w:rsid w:val="00417397"/>
    <w:rsid w:val="004173D9"/>
    <w:rsid w:val="004174D9"/>
    <w:rsid w:val="00417913"/>
    <w:rsid w:val="00417A8D"/>
    <w:rsid w:val="00417C33"/>
    <w:rsid w:val="00417D43"/>
    <w:rsid w:val="00417E2E"/>
    <w:rsid w:val="0042006D"/>
    <w:rsid w:val="00420B32"/>
    <w:rsid w:val="00421202"/>
    <w:rsid w:val="0042126E"/>
    <w:rsid w:val="00421580"/>
    <w:rsid w:val="0042184C"/>
    <w:rsid w:val="004218D1"/>
    <w:rsid w:val="00421A80"/>
    <w:rsid w:val="00421AAE"/>
    <w:rsid w:val="00421B78"/>
    <w:rsid w:val="00421E29"/>
    <w:rsid w:val="004220B9"/>
    <w:rsid w:val="00422887"/>
    <w:rsid w:val="00422DE2"/>
    <w:rsid w:val="00422F53"/>
    <w:rsid w:val="0042310C"/>
    <w:rsid w:val="0042340D"/>
    <w:rsid w:val="00423523"/>
    <w:rsid w:val="00423961"/>
    <w:rsid w:val="00423A1E"/>
    <w:rsid w:val="00423AF2"/>
    <w:rsid w:val="00424699"/>
    <w:rsid w:val="00424724"/>
    <w:rsid w:val="004248A5"/>
    <w:rsid w:val="00424A12"/>
    <w:rsid w:val="00424B74"/>
    <w:rsid w:val="00424C92"/>
    <w:rsid w:val="004252C1"/>
    <w:rsid w:val="0042540A"/>
    <w:rsid w:val="0042559E"/>
    <w:rsid w:val="0042573D"/>
    <w:rsid w:val="0042585F"/>
    <w:rsid w:val="00425955"/>
    <w:rsid w:val="00425B53"/>
    <w:rsid w:val="00426186"/>
    <w:rsid w:val="0042648A"/>
    <w:rsid w:val="004264E4"/>
    <w:rsid w:val="004266B5"/>
    <w:rsid w:val="00426BF4"/>
    <w:rsid w:val="00426DE8"/>
    <w:rsid w:val="004271DF"/>
    <w:rsid w:val="004273D8"/>
    <w:rsid w:val="00427497"/>
    <w:rsid w:val="00427819"/>
    <w:rsid w:val="00427C14"/>
    <w:rsid w:val="00427DD6"/>
    <w:rsid w:val="00427DE0"/>
    <w:rsid w:val="00427EDE"/>
    <w:rsid w:val="00430239"/>
    <w:rsid w:val="0043034F"/>
    <w:rsid w:val="004308BB"/>
    <w:rsid w:val="004308C6"/>
    <w:rsid w:val="00430B5E"/>
    <w:rsid w:val="00430BC6"/>
    <w:rsid w:val="00430EBA"/>
    <w:rsid w:val="00430F2D"/>
    <w:rsid w:val="004314D7"/>
    <w:rsid w:val="00431796"/>
    <w:rsid w:val="00431DFA"/>
    <w:rsid w:val="0043208A"/>
    <w:rsid w:val="004323A1"/>
    <w:rsid w:val="004324F5"/>
    <w:rsid w:val="004328FD"/>
    <w:rsid w:val="00432F87"/>
    <w:rsid w:val="00433105"/>
    <w:rsid w:val="00433391"/>
    <w:rsid w:val="0043347F"/>
    <w:rsid w:val="00433858"/>
    <w:rsid w:val="00433936"/>
    <w:rsid w:val="0043394C"/>
    <w:rsid w:val="0043396C"/>
    <w:rsid w:val="00433AAF"/>
    <w:rsid w:val="00433B3C"/>
    <w:rsid w:val="00434426"/>
    <w:rsid w:val="00434761"/>
    <w:rsid w:val="004349BD"/>
    <w:rsid w:val="00434D26"/>
    <w:rsid w:val="0043527B"/>
    <w:rsid w:val="00435442"/>
    <w:rsid w:val="00435B24"/>
    <w:rsid w:val="00435C99"/>
    <w:rsid w:val="00435DA0"/>
    <w:rsid w:val="00435E9D"/>
    <w:rsid w:val="00435F8C"/>
    <w:rsid w:val="0043627D"/>
    <w:rsid w:val="0043663F"/>
    <w:rsid w:val="004367B1"/>
    <w:rsid w:val="00436E6D"/>
    <w:rsid w:val="0043760A"/>
    <w:rsid w:val="004379EA"/>
    <w:rsid w:val="00437A59"/>
    <w:rsid w:val="00437F55"/>
    <w:rsid w:val="00440517"/>
    <w:rsid w:val="004406DB"/>
    <w:rsid w:val="00440834"/>
    <w:rsid w:val="00440930"/>
    <w:rsid w:val="00440F53"/>
    <w:rsid w:val="004412B6"/>
    <w:rsid w:val="004412B9"/>
    <w:rsid w:val="00441595"/>
    <w:rsid w:val="00441AC1"/>
    <w:rsid w:val="00441C4A"/>
    <w:rsid w:val="00441D2A"/>
    <w:rsid w:val="00441DCF"/>
    <w:rsid w:val="00441F57"/>
    <w:rsid w:val="004421E7"/>
    <w:rsid w:val="00442248"/>
    <w:rsid w:val="004422BC"/>
    <w:rsid w:val="00442345"/>
    <w:rsid w:val="0044248D"/>
    <w:rsid w:val="00442553"/>
    <w:rsid w:val="004429B9"/>
    <w:rsid w:val="00442FAD"/>
    <w:rsid w:val="0044330E"/>
    <w:rsid w:val="00443460"/>
    <w:rsid w:val="00443905"/>
    <w:rsid w:val="004439A6"/>
    <w:rsid w:val="00443E01"/>
    <w:rsid w:val="004441E8"/>
    <w:rsid w:val="0044428C"/>
    <w:rsid w:val="0044474D"/>
    <w:rsid w:val="004448B0"/>
    <w:rsid w:val="004448CB"/>
    <w:rsid w:val="004449E4"/>
    <w:rsid w:val="00444A42"/>
    <w:rsid w:val="00445E93"/>
    <w:rsid w:val="004462CB"/>
    <w:rsid w:val="00446610"/>
    <w:rsid w:val="0044695F"/>
    <w:rsid w:val="00446F8F"/>
    <w:rsid w:val="00447161"/>
    <w:rsid w:val="004472B5"/>
    <w:rsid w:val="004478A1"/>
    <w:rsid w:val="00447956"/>
    <w:rsid w:val="004479A6"/>
    <w:rsid w:val="00447C9A"/>
    <w:rsid w:val="00447DE7"/>
    <w:rsid w:val="00447DF1"/>
    <w:rsid w:val="0045019B"/>
    <w:rsid w:val="004501E5"/>
    <w:rsid w:val="0045086E"/>
    <w:rsid w:val="00450E5A"/>
    <w:rsid w:val="004510A5"/>
    <w:rsid w:val="004514DC"/>
    <w:rsid w:val="0045184B"/>
    <w:rsid w:val="00451C4B"/>
    <w:rsid w:val="00451DD5"/>
    <w:rsid w:val="00451E0B"/>
    <w:rsid w:val="0045202B"/>
    <w:rsid w:val="0045208E"/>
    <w:rsid w:val="00452555"/>
    <w:rsid w:val="004527D7"/>
    <w:rsid w:val="00452C8B"/>
    <w:rsid w:val="00452D42"/>
    <w:rsid w:val="00452EE0"/>
    <w:rsid w:val="00453628"/>
    <w:rsid w:val="00453967"/>
    <w:rsid w:val="00453AF6"/>
    <w:rsid w:val="00453C1D"/>
    <w:rsid w:val="00453C31"/>
    <w:rsid w:val="00453D27"/>
    <w:rsid w:val="00453E76"/>
    <w:rsid w:val="00453E7E"/>
    <w:rsid w:val="00453EEB"/>
    <w:rsid w:val="0045406A"/>
    <w:rsid w:val="00454431"/>
    <w:rsid w:val="0045451A"/>
    <w:rsid w:val="004545A6"/>
    <w:rsid w:val="004545FA"/>
    <w:rsid w:val="004546EC"/>
    <w:rsid w:val="00454AF2"/>
    <w:rsid w:val="00454CA8"/>
    <w:rsid w:val="004556D4"/>
    <w:rsid w:val="0045585F"/>
    <w:rsid w:val="0045592A"/>
    <w:rsid w:val="00455BCF"/>
    <w:rsid w:val="00455D14"/>
    <w:rsid w:val="00455E7E"/>
    <w:rsid w:val="00456710"/>
    <w:rsid w:val="00456795"/>
    <w:rsid w:val="00456957"/>
    <w:rsid w:val="00457833"/>
    <w:rsid w:val="004579B1"/>
    <w:rsid w:val="00457D4E"/>
    <w:rsid w:val="00457D9B"/>
    <w:rsid w:val="00457DCC"/>
    <w:rsid w:val="00457EEB"/>
    <w:rsid w:val="00457FD6"/>
    <w:rsid w:val="0046009E"/>
    <w:rsid w:val="004600F0"/>
    <w:rsid w:val="00460402"/>
    <w:rsid w:val="004604AB"/>
    <w:rsid w:val="004604EB"/>
    <w:rsid w:val="00460642"/>
    <w:rsid w:val="0046085A"/>
    <w:rsid w:val="00460908"/>
    <w:rsid w:val="00460F5B"/>
    <w:rsid w:val="0046123C"/>
    <w:rsid w:val="00461A1F"/>
    <w:rsid w:val="00461FDC"/>
    <w:rsid w:val="00462793"/>
    <w:rsid w:val="00462A5A"/>
    <w:rsid w:val="00462BCB"/>
    <w:rsid w:val="00462D5C"/>
    <w:rsid w:val="00462D70"/>
    <w:rsid w:val="004633C9"/>
    <w:rsid w:val="0046392E"/>
    <w:rsid w:val="00463E1A"/>
    <w:rsid w:val="00463FDD"/>
    <w:rsid w:val="00464250"/>
    <w:rsid w:val="00464337"/>
    <w:rsid w:val="004644F3"/>
    <w:rsid w:val="0046477B"/>
    <w:rsid w:val="00464CE4"/>
    <w:rsid w:val="0046504C"/>
    <w:rsid w:val="0046514C"/>
    <w:rsid w:val="00465390"/>
    <w:rsid w:val="00465990"/>
    <w:rsid w:val="00465AB9"/>
    <w:rsid w:val="00465F4B"/>
    <w:rsid w:val="00466650"/>
    <w:rsid w:val="0046676A"/>
    <w:rsid w:val="00466837"/>
    <w:rsid w:val="00466D76"/>
    <w:rsid w:val="00466F62"/>
    <w:rsid w:val="00466F72"/>
    <w:rsid w:val="004676AC"/>
    <w:rsid w:val="00467B0B"/>
    <w:rsid w:val="00467DC4"/>
    <w:rsid w:val="00470525"/>
    <w:rsid w:val="00470658"/>
    <w:rsid w:val="00470921"/>
    <w:rsid w:val="00470BC7"/>
    <w:rsid w:val="00470EF8"/>
    <w:rsid w:val="00470F4F"/>
    <w:rsid w:val="00471236"/>
    <w:rsid w:val="004713BD"/>
    <w:rsid w:val="00471678"/>
    <w:rsid w:val="00471D91"/>
    <w:rsid w:val="00471F90"/>
    <w:rsid w:val="004720D8"/>
    <w:rsid w:val="00472339"/>
    <w:rsid w:val="004725D2"/>
    <w:rsid w:val="00472960"/>
    <w:rsid w:val="00472F01"/>
    <w:rsid w:val="00473522"/>
    <w:rsid w:val="0047353C"/>
    <w:rsid w:val="004738DA"/>
    <w:rsid w:val="00473C6C"/>
    <w:rsid w:val="00473C89"/>
    <w:rsid w:val="00474195"/>
    <w:rsid w:val="004742DC"/>
    <w:rsid w:val="00475943"/>
    <w:rsid w:val="00475B82"/>
    <w:rsid w:val="00475BA5"/>
    <w:rsid w:val="00476843"/>
    <w:rsid w:val="00476886"/>
    <w:rsid w:val="00476D0D"/>
    <w:rsid w:val="004770A0"/>
    <w:rsid w:val="004771CF"/>
    <w:rsid w:val="00477506"/>
    <w:rsid w:val="00477701"/>
    <w:rsid w:val="004778E4"/>
    <w:rsid w:val="00477A26"/>
    <w:rsid w:val="00477D3F"/>
    <w:rsid w:val="00477FD3"/>
    <w:rsid w:val="0048020D"/>
    <w:rsid w:val="00480314"/>
    <w:rsid w:val="004804DF"/>
    <w:rsid w:val="00480516"/>
    <w:rsid w:val="00480688"/>
    <w:rsid w:val="004807E6"/>
    <w:rsid w:val="00480907"/>
    <w:rsid w:val="00480CA8"/>
    <w:rsid w:val="00480CAA"/>
    <w:rsid w:val="00480CCE"/>
    <w:rsid w:val="004810E3"/>
    <w:rsid w:val="00481252"/>
    <w:rsid w:val="00481485"/>
    <w:rsid w:val="00481B19"/>
    <w:rsid w:val="00481ECC"/>
    <w:rsid w:val="004820D4"/>
    <w:rsid w:val="00482412"/>
    <w:rsid w:val="00482885"/>
    <w:rsid w:val="00482AAE"/>
    <w:rsid w:val="00482BDE"/>
    <w:rsid w:val="00482D3E"/>
    <w:rsid w:val="00483544"/>
    <w:rsid w:val="00483B62"/>
    <w:rsid w:val="00483BC8"/>
    <w:rsid w:val="0048446D"/>
    <w:rsid w:val="00484DED"/>
    <w:rsid w:val="00484DFE"/>
    <w:rsid w:val="00484E2A"/>
    <w:rsid w:val="00485324"/>
    <w:rsid w:val="004854CB"/>
    <w:rsid w:val="004855DD"/>
    <w:rsid w:val="0048585F"/>
    <w:rsid w:val="00485EC5"/>
    <w:rsid w:val="00486564"/>
    <w:rsid w:val="00486605"/>
    <w:rsid w:val="00486644"/>
    <w:rsid w:val="004866E2"/>
    <w:rsid w:val="00486812"/>
    <w:rsid w:val="004874EE"/>
    <w:rsid w:val="0048751B"/>
    <w:rsid w:val="00487645"/>
    <w:rsid w:val="00487970"/>
    <w:rsid w:val="00487A18"/>
    <w:rsid w:val="00487AA6"/>
    <w:rsid w:val="00487AB6"/>
    <w:rsid w:val="00487B23"/>
    <w:rsid w:val="004900A3"/>
    <w:rsid w:val="004900B9"/>
    <w:rsid w:val="00490407"/>
    <w:rsid w:val="0049053D"/>
    <w:rsid w:val="00490746"/>
    <w:rsid w:val="00490A5D"/>
    <w:rsid w:val="00490EF1"/>
    <w:rsid w:val="00490F2E"/>
    <w:rsid w:val="00491436"/>
    <w:rsid w:val="00491509"/>
    <w:rsid w:val="0049185D"/>
    <w:rsid w:val="004918E8"/>
    <w:rsid w:val="00491D3E"/>
    <w:rsid w:val="004928DF"/>
    <w:rsid w:val="00493422"/>
    <w:rsid w:val="004938E5"/>
    <w:rsid w:val="00493947"/>
    <w:rsid w:val="00493EE1"/>
    <w:rsid w:val="004940F4"/>
    <w:rsid w:val="004945F6"/>
    <w:rsid w:val="0049474B"/>
    <w:rsid w:val="00494B27"/>
    <w:rsid w:val="00494CF4"/>
    <w:rsid w:val="0049513A"/>
    <w:rsid w:val="004952D1"/>
    <w:rsid w:val="0049589E"/>
    <w:rsid w:val="004958A3"/>
    <w:rsid w:val="00496220"/>
    <w:rsid w:val="00496627"/>
    <w:rsid w:val="004967B1"/>
    <w:rsid w:val="00496B45"/>
    <w:rsid w:val="00496B7E"/>
    <w:rsid w:val="00496F1B"/>
    <w:rsid w:val="00497071"/>
    <w:rsid w:val="004970CD"/>
    <w:rsid w:val="00497754"/>
    <w:rsid w:val="004977CB"/>
    <w:rsid w:val="00497860"/>
    <w:rsid w:val="00497A9A"/>
    <w:rsid w:val="00497BC6"/>
    <w:rsid w:val="00497EA3"/>
    <w:rsid w:val="00497EE6"/>
    <w:rsid w:val="004A0451"/>
    <w:rsid w:val="004A050C"/>
    <w:rsid w:val="004A0746"/>
    <w:rsid w:val="004A07D1"/>
    <w:rsid w:val="004A0D15"/>
    <w:rsid w:val="004A104F"/>
    <w:rsid w:val="004A1589"/>
    <w:rsid w:val="004A17E1"/>
    <w:rsid w:val="004A1890"/>
    <w:rsid w:val="004A1A25"/>
    <w:rsid w:val="004A1CEB"/>
    <w:rsid w:val="004A1D74"/>
    <w:rsid w:val="004A25A0"/>
    <w:rsid w:val="004A260D"/>
    <w:rsid w:val="004A288A"/>
    <w:rsid w:val="004A28A6"/>
    <w:rsid w:val="004A2CD0"/>
    <w:rsid w:val="004A30EF"/>
    <w:rsid w:val="004A3187"/>
    <w:rsid w:val="004A3334"/>
    <w:rsid w:val="004A34F8"/>
    <w:rsid w:val="004A35A8"/>
    <w:rsid w:val="004A3A35"/>
    <w:rsid w:val="004A3CFF"/>
    <w:rsid w:val="004A3D18"/>
    <w:rsid w:val="004A3F7E"/>
    <w:rsid w:val="004A489D"/>
    <w:rsid w:val="004A4950"/>
    <w:rsid w:val="004A49FD"/>
    <w:rsid w:val="004A4AAC"/>
    <w:rsid w:val="004A4B82"/>
    <w:rsid w:val="004A5229"/>
    <w:rsid w:val="004A5232"/>
    <w:rsid w:val="004A5243"/>
    <w:rsid w:val="004A5653"/>
    <w:rsid w:val="004A5984"/>
    <w:rsid w:val="004A5D8E"/>
    <w:rsid w:val="004A5E97"/>
    <w:rsid w:val="004A605C"/>
    <w:rsid w:val="004A655D"/>
    <w:rsid w:val="004A6D62"/>
    <w:rsid w:val="004A6F4B"/>
    <w:rsid w:val="004A6FD4"/>
    <w:rsid w:val="004A72B4"/>
    <w:rsid w:val="004A7365"/>
    <w:rsid w:val="004A759C"/>
    <w:rsid w:val="004A7747"/>
    <w:rsid w:val="004A7EAD"/>
    <w:rsid w:val="004B01A9"/>
    <w:rsid w:val="004B01EA"/>
    <w:rsid w:val="004B02B5"/>
    <w:rsid w:val="004B0370"/>
    <w:rsid w:val="004B03C3"/>
    <w:rsid w:val="004B09D2"/>
    <w:rsid w:val="004B10B6"/>
    <w:rsid w:val="004B12D3"/>
    <w:rsid w:val="004B1382"/>
    <w:rsid w:val="004B16A4"/>
    <w:rsid w:val="004B17FC"/>
    <w:rsid w:val="004B259C"/>
    <w:rsid w:val="004B30D4"/>
    <w:rsid w:val="004B33D5"/>
    <w:rsid w:val="004B3510"/>
    <w:rsid w:val="004B39DE"/>
    <w:rsid w:val="004B3AD8"/>
    <w:rsid w:val="004B3C08"/>
    <w:rsid w:val="004B3C62"/>
    <w:rsid w:val="004B436A"/>
    <w:rsid w:val="004B438D"/>
    <w:rsid w:val="004B4478"/>
    <w:rsid w:val="004B4B02"/>
    <w:rsid w:val="004B4C0F"/>
    <w:rsid w:val="004B50B5"/>
    <w:rsid w:val="004B5450"/>
    <w:rsid w:val="004B5627"/>
    <w:rsid w:val="004B56CB"/>
    <w:rsid w:val="004B6284"/>
    <w:rsid w:val="004B64D6"/>
    <w:rsid w:val="004B65B2"/>
    <w:rsid w:val="004B6649"/>
    <w:rsid w:val="004B6A86"/>
    <w:rsid w:val="004B7131"/>
    <w:rsid w:val="004B759A"/>
    <w:rsid w:val="004B7884"/>
    <w:rsid w:val="004B7F2F"/>
    <w:rsid w:val="004B7FE0"/>
    <w:rsid w:val="004C00EB"/>
    <w:rsid w:val="004C0597"/>
    <w:rsid w:val="004C1248"/>
    <w:rsid w:val="004C182F"/>
    <w:rsid w:val="004C193E"/>
    <w:rsid w:val="004C1A79"/>
    <w:rsid w:val="004C1BA3"/>
    <w:rsid w:val="004C1C24"/>
    <w:rsid w:val="004C1D3D"/>
    <w:rsid w:val="004C2464"/>
    <w:rsid w:val="004C3033"/>
    <w:rsid w:val="004C35D2"/>
    <w:rsid w:val="004C369A"/>
    <w:rsid w:val="004C36A8"/>
    <w:rsid w:val="004C37B8"/>
    <w:rsid w:val="004C3834"/>
    <w:rsid w:val="004C3F7F"/>
    <w:rsid w:val="004C3F9E"/>
    <w:rsid w:val="004C4134"/>
    <w:rsid w:val="004C4676"/>
    <w:rsid w:val="004C4AFF"/>
    <w:rsid w:val="004C4D4A"/>
    <w:rsid w:val="004C4DFF"/>
    <w:rsid w:val="004C507E"/>
    <w:rsid w:val="004C51A7"/>
    <w:rsid w:val="004C5A27"/>
    <w:rsid w:val="004C5D2D"/>
    <w:rsid w:val="004C5E74"/>
    <w:rsid w:val="004C611A"/>
    <w:rsid w:val="004C614D"/>
    <w:rsid w:val="004C6915"/>
    <w:rsid w:val="004C6B5E"/>
    <w:rsid w:val="004C6C31"/>
    <w:rsid w:val="004C6E70"/>
    <w:rsid w:val="004C6F8E"/>
    <w:rsid w:val="004C707D"/>
    <w:rsid w:val="004C722D"/>
    <w:rsid w:val="004C7263"/>
    <w:rsid w:val="004C7843"/>
    <w:rsid w:val="004C7AA0"/>
    <w:rsid w:val="004D00DF"/>
    <w:rsid w:val="004D01BC"/>
    <w:rsid w:val="004D0A2E"/>
    <w:rsid w:val="004D1018"/>
    <w:rsid w:val="004D1A39"/>
    <w:rsid w:val="004D1DF9"/>
    <w:rsid w:val="004D1F4A"/>
    <w:rsid w:val="004D201D"/>
    <w:rsid w:val="004D288A"/>
    <w:rsid w:val="004D2CE1"/>
    <w:rsid w:val="004D2D7C"/>
    <w:rsid w:val="004D3AAE"/>
    <w:rsid w:val="004D3AD1"/>
    <w:rsid w:val="004D3BA9"/>
    <w:rsid w:val="004D3BD4"/>
    <w:rsid w:val="004D3D04"/>
    <w:rsid w:val="004D4399"/>
    <w:rsid w:val="004D4616"/>
    <w:rsid w:val="004D4797"/>
    <w:rsid w:val="004D4994"/>
    <w:rsid w:val="004D4DB9"/>
    <w:rsid w:val="004D51B5"/>
    <w:rsid w:val="004D548F"/>
    <w:rsid w:val="004D58BF"/>
    <w:rsid w:val="004D6153"/>
    <w:rsid w:val="004D63FF"/>
    <w:rsid w:val="004D6905"/>
    <w:rsid w:val="004D6954"/>
    <w:rsid w:val="004D6ABD"/>
    <w:rsid w:val="004D723B"/>
    <w:rsid w:val="004D7537"/>
    <w:rsid w:val="004D75EA"/>
    <w:rsid w:val="004D7826"/>
    <w:rsid w:val="004D7904"/>
    <w:rsid w:val="004D7EA2"/>
    <w:rsid w:val="004D7EB4"/>
    <w:rsid w:val="004D7FC0"/>
    <w:rsid w:val="004E03E5"/>
    <w:rsid w:val="004E07C7"/>
    <w:rsid w:val="004E0ABE"/>
    <w:rsid w:val="004E1083"/>
    <w:rsid w:val="004E13FC"/>
    <w:rsid w:val="004E18CD"/>
    <w:rsid w:val="004E1EEE"/>
    <w:rsid w:val="004E200B"/>
    <w:rsid w:val="004E245B"/>
    <w:rsid w:val="004E24DC"/>
    <w:rsid w:val="004E250E"/>
    <w:rsid w:val="004E2A45"/>
    <w:rsid w:val="004E2ABB"/>
    <w:rsid w:val="004E2BA4"/>
    <w:rsid w:val="004E2C20"/>
    <w:rsid w:val="004E2EF7"/>
    <w:rsid w:val="004E350A"/>
    <w:rsid w:val="004E3680"/>
    <w:rsid w:val="004E384F"/>
    <w:rsid w:val="004E41C0"/>
    <w:rsid w:val="004E4302"/>
    <w:rsid w:val="004E4709"/>
    <w:rsid w:val="004E47B0"/>
    <w:rsid w:val="004E4842"/>
    <w:rsid w:val="004E4C07"/>
    <w:rsid w:val="004E4E41"/>
    <w:rsid w:val="004E4F7E"/>
    <w:rsid w:val="004E5194"/>
    <w:rsid w:val="004E56A0"/>
    <w:rsid w:val="004E5739"/>
    <w:rsid w:val="004E5756"/>
    <w:rsid w:val="004E5777"/>
    <w:rsid w:val="004E59E6"/>
    <w:rsid w:val="004E59F1"/>
    <w:rsid w:val="004E5BDC"/>
    <w:rsid w:val="004E5EB9"/>
    <w:rsid w:val="004E632C"/>
    <w:rsid w:val="004E66E6"/>
    <w:rsid w:val="004E6DFB"/>
    <w:rsid w:val="004E6F57"/>
    <w:rsid w:val="004E7567"/>
    <w:rsid w:val="004E758B"/>
    <w:rsid w:val="004E7917"/>
    <w:rsid w:val="004E7C70"/>
    <w:rsid w:val="004E7CC0"/>
    <w:rsid w:val="004E7D4F"/>
    <w:rsid w:val="004F02E1"/>
    <w:rsid w:val="004F053A"/>
    <w:rsid w:val="004F0AE8"/>
    <w:rsid w:val="004F0B6D"/>
    <w:rsid w:val="004F0D6C"/>
    <w:rsid w:val="004F10C2"/>
    <w:rsid w:val="004F1149"/>
    <w:rsid w:val="004F123F"/>
    <w:rsid w:val="004F14D5"/>
    <w:rsid w:val="004F14FC"/>
    <w:rsid w:val="004F18A8"/>
    <w:rsid w:val="004F1A0B"/>
    <w:rsid w:val="004F1D5E"/>
    <w:rsid w:val="004F1F04"/>
    <w:rsid w:val="004F2093"/>
    <w:rsid w:val="004F25BB"/>
    <w:rsid w:val="004F2892"/>
    <w:rsid w:val="004F2D5E"/>
    <w:rsid w:val="004F2D9A"/>
    <w:rsid w:val="004F2FAD"/>
    <w:rsid w:val="004F31FE"/>
    <w:rsid w:val="004F32D9"/>
    <w:rsid w:val="004F3B60"/>
    <w:rsid w:val="004F3B7E"/>
    <w:rsid w:val="004F3EFF"/>
    <w:rsid w:val="004F3F4E"/>
    <w:rsid w:val="004F43E5"/>
    <w:rsid w:val="004F44BF"/>
    <w:rsid w:val="004F46C8"/>
    <w:rsid w:val="004F4B03"/>
    <w:rsid w:val="004F4CFB"/>
    <w:rsid w:val="004F52DE"/>
    <w:rsid w:val="004F52ED"/>
    <w:rsid w:val="004F5309"/>
    <w:rsid w:val="004F536F"/>
    <w:rsid w:val="004F6806"/>
    <w:rsid w:val="004F6E15"/>
    <w:rsid w:val="004F6F1E"/>
    <w:rsid w:val="004F7043"/>
    <w:rsid w:val="004F70AE"/>
    <w:rsid w:val="004F72A6"/>
    <w:rsid w:val="004F7315"/>
    <w:rsid w:val="004F735A"/>
    <w:rsid w:val="004F775E"/>
    <w:rsid w:val="004F7A30"/>
    <w:rsid w:val="004F7AF0"/>
    <w:rsid w:val="004F7B96"/>
    <w:rsid w:val="004F7F8F"/>
    <w:rsid w:val="00500667"/>
    <w:rsid w:val="00500973"/>
    <w:rsid w:val="005009EF"/>
    <w:rsid w:val="00501170"/>
    <w:rsid w:val="005013A5"/>
    <w:rsid w:val="00501D6C"/>
    <w:rsid w:val="00502871"/>
    <w:rsid w:val="005028FD"/>
    <w:rsid w:val="005031CA"/>
    <w:rsid w:val="005033CB"/>
    <w:rsid w:val="00503563"/>
    <w:rsid w:val="00503757"/>
    <w:rsid w:val="00503775"/>
    <w:rsid w:val="0050381D"/>
    <w:rsid w:val="00503E66"/>
    <w:rsid w:val="00503EE9"/>
    <w:rsid w:val="00503FD6"/>
    <w:rsid w:val="005040D1"/>
    <w:rsid w:val="0050463C"/>
    <w:rsid w:val="0050466A"/>
    <w:rsid w:val="005046EB"/>
    <w:rsid w:val="00504A37"/>
    <w:rsid w:val="00504A44"/>
    <w:rsid w:val="00504C7C"/>
    <w:rsid w:val="005051EA"/>
    <w:rsid w:val="0050581A"/>
    <w:rsid w:val="00505E03"/>
    <w:rsid w:val="005062E8"/>
    <w:rsid w:val="00506357"/>
    <w:rsid w:val="005067E4"/>
    <w:rsid w:val="005069F7"/>
    <w:rsid w:val="00506E58"/>
    <w:rsid w:val="005070A3"/>
    <w:rsid w:val="0050768F"/>
    <w:rsid w:val="005079D3"/>
    <w:rsid w:val="0050CD3E"/>
    <w:rsid w:val="00510B33"/>
    <w:rsid w:val="0051122B"/>
    <w:rsid w:val="005112A8"/>
    <w:rsid w:val="00511795"/>
    <w:rsid w:val="00511C42"/>
    <w:rsid w:val="00511C5A"/>
    <w:rsid w:val="00511E4E"/>
    <w:rsid w:val="00511E69"/>
    <w:rsid w:val="005122AF"/>
    <w:rsid w:val="0051230B"/>
    <w:rsid w:val="0051248A"/>
    <w:rsid w:val="00513055"/>
    <w:rsid w:val="0051319D"/>
    <w:rsid w:val="00513535"/>
    <w:rsid w:val="00513A4B"/>
    <w:rsid w:val="00513BD9"/>
    <w:rsid w:val="0051441B"/>
    <w:rsid w:val="005146FF"/>
    <w:rsid w:val="005147BF"/>
    <w:rsid w:val="00514BC7"/>
    <w:rsid w:val="005150DD"/>
    <w:rsid w:val="0051549E"/>
    <w:rsid w:val="005156EB"/>
    <w:rsid w:val="005158E1"/>
    <w:rsid w:val="00515A58"/>
    <w:rsid w:val="005162D0"/>
    <w:rsid w:val="005166EA"/>
    <w:rsid w:val="0051698A"/>
    <w:rsid w:val="00516C28"/>
    <w:rsid w:val="00516CA4"/>
    <w:rsid w:val="00516CD9"/>
    <w:rsid w:val="00516FF3"/>
    <w:rsid w:val="0051709E"/>
    <w:rsid w:val="00517108"/>
    <w:rsid w:val="00517751"/>
    <w:rsid w:val="00517D77"/>
    <w:rsid w:val="00520093"/>
    <w:rsid w:val="0052010E"/>
    <w:rsid w:val="00520637"/>
    <w:rsid w:val="00520927"/>
    <w:rsid w:val="00520A67"/>
    <w:rsid w:val="0052185A"/>
    <w:rsid w:val="00521943"/>
    <w:rsid w:val="005219F1"/>
    <w:rsid w:val="005220C0"/>
    <w:rsid w:val="0052223B"/>
    <w:rsid w:val="0052236B"/>
    <w:rsid w:val="00522655"/>
    <w:rsid w:val="005229F5"/>
    <w:rsid w:val="00522C27"/>
    <w:rsid w:val="00522D1E"/>
    <w:rsid w:val="005232FD"/>
    <w:rsid w:val="005234C8"/>
    <w:rsid w:val="005236BA"/>
    <w:rsid w:val="005238D1"/>
    <w:rsid w:val="00523B2D"/>
    <w:rsid w:val="00523D60"/>
    <w:rsid w:val="00523E6C"/>
    <w:rsid w:val="0052417A"/>
    <w:rsid w:val="005242B3"/>
    <w:rsid w:val="00524343"/>
    <w:rsid w:val="005244AC"/>
    <w:rsid w:val="005245A7"/>
    <w:rsid w:val="005245C5"/>
    <w:rsid w:val="005245C8"/>
    <w:rsid w:val="005250C3"/>
    <w:rsid w:val="00525478"/>
    <w:rsid w:val="00525AB5"/>
    <w:rsid w:val="005264BC"/>
    <w:rsid w:val="00526734"/>
    <w:rsid w:val="00526A9C"/>
    <w:rsid w:val="00527094"/>
    <w:rsid w:val="0052713C"/>
    <w:rsid w:val="005279E7"/>
    <w:rsid w:val="005305D8"/>
    <w:rsid w:val="00530603"/>
    <w:rsid w:val="00530817"/>
    <w:rsid w:val="00530A83"/>
    <w:rsid w:val="00530E5D"/>
    <w:rsid w:val="005310A6"/>
    <w:rsid w:val="005316AB"/>
    <w:rsid w:val="005319C9"/>
    <w:rsid w:val="00531B0F"/>
    <w:rsid w:val="00531B89"/>
    <w:rsid w:val="00531C1B"/>
    <w:rsid w:val="005323A9"/>
    <w:rsid w:val="0053251D"/>
    <w:rsid w:val="0053263E"/>
    <w:rsid w:val="0053285B"/>
    <w:rsid w:val="00532AEC"/>
    <w:rsid w:val="00532BC6"/>
    <w:rsid w:val="005339D5"/>
    <w:rsid w:val="00533B14"/>
    <w:rsid w:val="00534103"/>
    <w:rsid w:val="00534379"/>
    <w:rsid w:val="00535638"/>
    <w:rsid w:val="00535761"/>
    <w:rsid w:val="00536399"/>
    <w:rsid w:val="005364CA"/>
    <w:rsid w:val="00536919"/>
    <w:rsid w:val="00536BC1"/>
    <w:rsid w:val="00536E11"/>
    <w:rsid w:val="0053703D"/>
    <w:rsid w:val="005374F4"/>
    <w:rsid w:val="00537555"/>
    <w:rsid w:val="00537566"/>
    <w:rsid w:val="00537973"/>
    <w:rsid w:val="00537985"/>
    <w:rsid w:val="00537A42"/>
    <w:rsid w:val="00537A4A"/>
    <w:rsid w:val="00537BFA"/>
    <w:rsid w:val="00537E03"/>
    <w:rsid w:val="00537F00"/>
    <w:rsid w:val="00540B9F"/>
    <w:rsid w:val="00540E14"/>
    <w:rsid w:val="005412DA"/>
    <w:rsid w:val="005415F7"/>
    <w:rsid w:val="005425A6"/>
    <w:rsid w:val="00542C56"/>
    <w:rsid w:val="00542CB5"/>
    <w:rsid w:val="00542EE0"/>
    <w:rsid w:val="0054325D"/>
    <w:rsid w:val="005439C3"/>
    <w:rsid w:val="00543C1E"/>
    <w:rsid w:val="00543C1F"/>
    <w:rsid w:val="00543C83"/>
    <w:rsid w:val="00544021"/>
    <w:rsid w:val="00544234"/>
    <w:rsid w:val="005446E4"/>
    <w:rsid w:val="00544CDB"/>
    <w:rsid w:val="00544E81"/>
    <w:rsid w:val="00545636"/>
    <w:rsid w:val="0054569C"/>
    <w:rsid w:val="00545C68"/>
    <w:rsid w:val="0054606C"/>
    <w:rsid w:val="00546101"/>
    <w:rsid w:val="00546BDF"/>
    <w:rsid w:val="00546D57"/>
    <w:rsid w:val="00546FE0"/>
    <w:rsid w:val="00547030"/>
    <w:rsid w:val="005471C9"/>
    <w:rsid w:val="005473C4"/>
    <w:rsid w:val="00547809"/>
    <w:rsid w:val="00547FB5"/>
    <w:rsid w:val="00550527"/>
    <w:rsid w:val="0055055F"/>
    <w:rsid w:val="005505F6"/>
    <w:rsid w:val="005507BF"/>
    <w:rsid w:val="00550B98"/>
    <w:rsid w:val="00550E45"/>
    <w:rsid w:val="00551107"/>
    <w:rsid w:val="005512A2"/>
    <w:rsid w:val="00551DB0"/>
    <w:rsid w:val="00551FEB"/>
    <w:rsid w:val="005520A5"/>
    <w:rsid w:val="005521D5"/>
    <w:rsid w:val="0055336D"/>
    <w:rsid w:val="005533AC"/>
    <w:rsid w:val="005534E8"/>
    <w:rsid w:val="005539D4"/>
    <w:rsid w:val="00553C72"/>
    <w:rsid w:val="00553DE7"/>
    <w:rsid w:val="00553E56"/>
    <w:rsid w:val="00553EA8"/>
    <w:rsid w:val="005542D1"/>
    <w:rsid w:val="005542D3"/>
    <w:rsid w:val="00554636"/>
    <w:rsid w:val="0055486B"/>
    <w:rsid w:val="00554FD3"/>
    <w:rsid w:val="005557F5"/>
    <w:rsid w:val="00555E24"/>
    <w:rsid w:val="00556057"/>
    <w:rsid w:val="005564E0"/>
    <w:rsid w:val="0055704F"/>
    <w:rsid w:val="0055709A"/>
    <w:rsid w:val="005575B2"/>
    <w:rsid w:val="00557640"/>
    <w:rsid w:val="005576B5"/>
    <w:rsid w:val="0056033B"/>
    <w:rsid w:val="0056075C"/>
    <w:rsid w:val="00560B3E"/>
    <w:rsid w:val="00560F08"/>
    <w:rsid w:val="0056133C"/>
    <w:rsid w:val="00561577"/>
    <w:rsid w:val="0056160D"/>
    <w:rsid w:val="00561B99"/>
    <w:rsid w:val="00561C1E"/>
    <w:rsid w:val="00561C4D"/>
    <w:rsid w:val="00562000"/>
    <w:rsid w:val="005620DC"/>
    <w:rsid w:val="005622AF"/>
    <w:rsid w:val="00562913"/>
    <w:rsid w:val="00562915"/>
    <w:rsid w:val="00562B6D"/>
    <w:rsid w:val="00562F1D"/>
    <w:rsid w:val="00562F1E"/>
    <w:rsid w:val="005635F4"/>
    <w:rsid w:val="005637B6"/>
    <w:rsid w:val="00563C6F"/>
    <w:rsid w:val="00563C78"/>
    <w:rsid w:val="00563D73"/>
    <w:rsid w:val="00563F76"/>
    <w:rsid w:val="005640DA"/>
    <w:rsid w:val="0056420D"/>
    <w:rsid w:val="00564648"/>
    <w:rsid w:val="005646AD"/>
    <w:rsid w:val="005647E0"/>
    <w:rsid w:val="0056480D"/>
    <w:rsid w:val="00564ED0"/>
    <w:rsid w:val="005655DD"/>
    <w:rsid w:val="00565870"/>
    <w:rsid w:val="00565A52"/>
    <w:rsid w:val="00565C76"/>
    <w:rsid w:val="00566090"/>
    <w:rsid w:val="005667DB"/>
    <w:rsid w:val="005669D2"/>
    <w:rsid w:val="005669E5"/>
    <w:rsid w:val="00566C56"/>
    <w:rsid w:val="00566D58"/>
    <w:rsid w:val="00566EDD"/>
    <w:rsid w:val="005670B8"/>
    <w:rsid w:val="005674A1"/>
    <w:rsid w:val="005675F0"/>
    <w:rsid w:val="00567662"/>
    <w:rsid w:val="005677A5"/>
    <w:rsid w:val="00567F97"/>
    <w:rsid w:val="00570266"/>
    <w:rsid w:val="005702A2"/>
    <w:rsid w:val="0057046A"/>
    <w:rsid w:val="00570527"/>
    <w:rsid w:val="0057157C"/>
    <w:rsid w:val="005715A5"/>
    <w:rsid w:val="0057191D"/>
    <w:rsid w:val="00572125"/>
    <w:rsid w:val="0057283A"/>
    <w:rsid w:val="00572879"/>
    <w:rsid w:val="00572CB0"/>
    <w:rsid w:val="00572F4B"/>
    <w:rsid w:val="0057325F"/>
    <w:rsid w:val="005732C2"/>
    <w:rsid w:val="0057363F"/>
    <w:rsid w:val="00573883"/>
    <w:rsid w:val="00573FD4"/>
    <w:rsid w:val="0057438E"/>
    <w:rsid w:val="0057494C"/>
    <w:rsid w:val="00574BE6"/>
    <w:rsid w:val="00574D8B"/>
    <w:rsid w:val="00575018"/>
    <w:rsid w:val="0057523D"/>
    <w:rsid w:val="005757A5"/>
    <w:rsid w:val="005759E9"/>
    <w:rsid w:val="00575EBC"/>
    <w:rsid w:val="00575EBE"/>
    <w:rsid w:val="00576241"/>
    <w:rsid w:val="00576437"/>
    <w:rsid w:val="005764E3"/>
    <w:rsid w:val="005768D1"/>
    <w:rsid w:val="00577204"/>
    <w:rsid w:val="005772F3"/>
    <w:rsid w:val="00577366"/>
    <w:rsid w:val="005778F6"/>
    <w:rsid w:val="00577906"/>
    <w:rsid w:val="00577CC7"/>
    <w:rsid w:val="00580163"/>
    <w:rsid w:val="005807AE"/>
    <w:rsid w:val="005807D6"/>
    <w:rsid w:val="0058083E"/>
    <w:rsid w:val="0058103C"/>
    <w:rsid w:val="00581075"/>
    <w:rsid w:val="00581288"/>
    <w:rsid w:val="005813C5"/>
    <w:rsid w:val="005813E2"/>
    <w:rsid w:val="005817D2"/>
    <w:rsid w:val="005818D6"/>
    <w:rsid w:val="00581B47"/>
    <w:rsid w:val="00581DE8"/>
    <w:rsid w:val="00582576"/>
    <w:rsid w:val="00582667"/>
    <w:rsid w:val="005830CA"/>
    <w:rsid w:val="00583212"/>
    <w:rsid w:val="00583B54"/>
    <w:rsid w:val="00583BC1"/>
    <w:rsid w:val="005842D1"/>
    <w:rsid w:val="005845FB"/>
    <w:rsid w:val="00584791"/>
    <w:rsid w:val="005847F9"/>
    <w:rsid w:val="00584A66"/>
    <w:rsid w:val="00584AB2"/>
    <w:rsid w:val="00584E24"/>
    <w:rsid w:val="0058556F"/>
    <w:rsid w:val="00585573"/>
    <w:rsid w:val="00585689"/>
    <w:rsid w:val="00585724"/>
    <w:rsid w:val="00585AAC"/>
    <w:rsid w:val="00585BAB"/>
    <w:rsid w:val="00585EA3"/>
    <w:rsid w:val="00586023"/>
    <w:rsid w:val="00586163"/>
    <w:rsid w:val="0058688A"/>
    <w:rsid w:val="00586B9B"/>
    <w:rsid w:val="00586E13"/>
    <w:rsid w:val="00587429"/>
    <w:rsid w:val="00587552"/>
    <w:rsid w:val="00587779"/>
    <w:rsid w:val="00587866"/>
    <w:rsid w:val="005900F0"/>
    <w:rsid w:val="0059064F"/>
    <w:rsid w:val="00590758"/>
    <w:rsid w:val="005908DF"/>
    <w:rsid w:val="005909EF"/>
    <w:rsid w:val="005912BA"/>
    <w:rsid w:val="00591B34"/>
    <w:rsid w:val="005920F7"/>
    <w:rsid w:val="005921A3"/>
    <w:rsid w:val="00592419"/>
    <w:rsid w:val="0059266E"/>
    <w:rsid w:val="00592770"/>
    <w:rsid w:val="00592D53"/>
    <w:rsid w:val="005933C0"/>
    <w:rsid w:val="00593557"/>
    <w:rsid w:val="00593825"/>
    <w:rsid w:val="00593C44"/>
    <w:rsid w:val="00593E2A"/>
    <w:rsid w:val="00594146"/>
    <w:rsid w:val="005949D6"/>
    <w:rsid w:val="00594B5B"/>
    <w:rsid w:val="00594BB4"/>
    <w:rsid w:val="00594D22"/>
    <w:rsid w:val="00594EDC"/>
    <w:rsid w:val="0059502A"/>
    <w:rsid w:val="00595066"/>
    <w:rsid w:val="005959B5"/>
    <w:rsid w:val="00595EE7"/>
    <w:rsid w:val="00595EFE"/>
    <w:rsid w:val="0059606F"/>
    <w:rsid w:val="0059650C"/>
    <w:rsid w:val="00596CB7"/>
    <w:rsid w:val="00596F94"/>
    <w:rsid w:val="00597214"/>
    <w:rsid w:val="00597950"/>
    <w:rsid w:val="00597A4A"/>
    <w:rsid w:val="00597A85"/>
    <w:rsid w:val="00597C09"/>
    <w:rsid w:val="00597E0F"/>
    <w:rsid w:val="00597EFE"/>
    <w:rsid w:val="005A045E"/>
    <w:rsid w:val="005A0978"/>
    <w:rsid w:val="005A0D84"/>
    <w:rsid w:val="005A0F59"/>
    <w:rsid w:val="005A0F98"/>
    <w:rsid w:val="005A11D2"/>
    <w:rsid w:val="005A130B"/>
    <w:rsid w:val="005A137C"/>
    <w:rsid w:val="005A14C5"/>
    <w:rsid w:val="005A1678"/>
    <w:rsid w:val="005A2CA6"/>
    <w:rsid w:val="005A2DE6"/>
    <w:rsid w:val="005A325C"/>
    <w:rsid w:val="005A3443"/>
    <w:rsid w:val="005A3995"/>
    <w:rsid w:val="005A3F4C"/>
    <w:rsid w:val="005A40C5"/>
    <w:rsid w:val="005A4476"/>
    <w:rsid w:val="005A4816"/>
    <w:rsid w:val="005A4C61"/>
    <w:rsid w:val="005A4F40"/>
    <w:rsid w:val="005A5297"/>
    <w:rsid w:val="005A53B5"/>
    <w:rsid w:val="005A58BB"/>
    <w:rsid w:val="005A5C10"/>
    <w:rsid w:val="005A6032"/>
    <w:rsid w:val="005A6116"/>
    <w:rsid w:val="005A636C"/>
    <w:rsid w:val="005A676A"/>
    <w:rsid w:val="005A7297"/>
    <w:rsid w:val="005A72EE"/>
    <w:rsid w:val="005A7322"/>
    <w:rsid w:val="005A7AB3"/>
    <w:rsid w:val="005AF911"/>
    <w:rsid w:val="005B0DE4"/>
    <w:rsid w:val="005B1181"/>
    <w:rsid w:val="005B126F"/>
    <w:rsid w:val="005B151A"/>
    <w:rsid w:val="005B1AFE"/>
    <w:rsid w:val="005B1C99"/>
    <w:rsid w:val="005B1ED4"/>
    <w:rsid w:val="005B1EE6"/>
    <w:rsid w:val="005B2165"/>
    <w:rsid w:val="005B226A"/>
    <w:rsid w:val="005B227D"/>
    <w:rsid w:val="005B22A7"/>
    <w:rsid w:val="005B2365"/>
    <w:rsid w:val="005B24BA"/>
    <w:rsid w:val="005B2DF9"/>
    <w:rsid w:val="005B30BE"/>
    <w:rsid w:val="005B33A8"/>
    <w:rsid w:val="005B33CE"/>
    <w:rsid w:val="005B33FA"/>
    <w:rsid w:val="005B34BA"/>
    <w:rsid w:val="005B3551"/>
    <w:rsid w:val="005B3645"/>
    <w:rsid w:val="005B3DF6"/>
    <w:rsid w:val="005B3FF2"/>
    <w:rsid w:val="005B4F1D"/>
    <w:rsid w:val="005B5356"/>
    <w:rsid w:val="005B5455"/>
    <w:rsid w:val="005B5AE1"/>
    <w:rsid w:val="005B5E7F"/>
    <w:rsid w:val="005B65D3"/>
    <w:rsid w:val="005B6932"/>
    <w:rsid w:val="005B6996"/>
    <w:rsid w:val="005B6BE9"/>
    <w:rsid w:val="005B6E88"/>
    <w:rsid w:val="005B7566"/>
    <w:rsid w:val="005B7662"/>
    <w:rsid w:val="005B78F9"/>
    <w:rsid w:val="005B7956"/>
    <w:rsid w:val="005B7AD5"/>
    <w:rsid w:val="005B7B8F"/>
    <w:rsid w:val="005B7E13"/>
    <w:rsid w:val="005C015D"/>
    <w:rsid w:val="005C0425"/>
    <w:rsid w:val="005C065C"/>
    <w:rsid w:val="005C08DD"/>
    <w:rsid w:val="005C0DF9"/>
    <w:rsid w:val="005C0E52"/>
    <w:rsid w:val="005C115F"/>
    <w:rsid w:val="005C156C"/>
    <w:rsid w:val="005C191F"/>
    <w:rsid w:val="005C19D0"/>
    <w:rsid w:val="005C1D65"/>
    <w:rsid w:val="005C1F79"/>
    <w:rsid w:val="005C204D"/>
    <w:rsid w:val="005C219D"/>
    <w:rsid w:val="005C28F6"/>
    <w:rsid w:val="005C2FCD"/>
    <w:rsid w:val="005C30E7"/>
    <w:rsid w:val="005C31AA"/>
    <w:rsid w:val="005C3313"/>
    <w:rsid w:val="005C36D7"/>
    <w:rsid w:val="005C405C"/>
    <w:rsid w:val="005C42C2"/>
    <w:rsid w:val="005C4556"/>
    <w:rsid w:val="005C4743"/>
    <w:rsid w:val="005C47D1"/>
    <w:rsid w:val="005C481A"/>
    <w:rsid w:val="005C4A25"/>
    <w:rsid w:val="005C4F96"/>
    <w:rsid w:val="005C4F98"/>
    <w:rsid w:val="005C5182"/>
    <w:rsid w:val="005C5430"/>
    <w:rsid w:val="005C608B"/>
    <w:rsid w:val="005C60BF"/>
    <w:rsid w:val="005C61DB"/>
    <w:rsid w:val="005C6619"/>
    <w:rsid w:val="005C6B57"/>
    <w:rsid w:val="005C6D0C"/>
    <w:rsid w:val="005C71D2"/>
    <w:rsid w:val="005C7510"/>
    <w:rsid w:val="005C76EE"/>
    <w:rsid w:val="005C798F"/>
    <w:rsid w:val="005C7B32"/>
    <w:rsid w:val="005D0133"/>
    <w:rsid w:val="005D16F3"/>
    <w:rsid w:val="005D1965"/>
    <w:rsid w:val="005D1AFF"/>
    <w:rsid w:val="005D2010"/>
    <w:rsid w:val="005D20BE"/>
    <w:rsid w:val="005D2147"/>
    <w:rsid w:val="005D24EE"/>
    <w:rsid w:val="005D26D3"/>
    <w:rsid w:val="005D2810"/>
    <w:rsid w:val="005D286D"/>
    <w:rsid w:val="005D2B2C"/>
    <w:rsid w:val="005D2C78"/>
    <w:rsid w:val="005D3119"/>
    <w:rsid w:val="005D34E4"/>
    <w:rsid w:val="005D353B"/>
    <w:rsid w:val="005D3FE5"/>
    <w:rsid w:val="005D41CC"/>
    <w:rsid w:val="005D42B4"/>
    <w:rsid w:val="005D4810"/>
    <w:rsid w:val="005D4B69"/>
    <w:rsid w:val="005D4C9E"/>
    <w:rsid w:val="005D50D2"/>
    <w:rsid w:val="005D55A8"/>
    <w:rsid w:val="005D5600"/>
    <w:rsid w:val="005D5F29"/>
    <w:rsid w:val="005D6814"/>
    <w:rsid w:val="005D685F"/>
    <w:rsid w:val="005D6937"/>
    <w:rsid w:val="005D6B24"/>
    <w:rsid w:val="005D6B7A"/>
    <w:rsid w:val="005D6D15"/>
    <w:rsid w:val="005D6D71"/>
    <w:rsid w:val="005D7088"/>
    <w:rsid w:val="005D70E3"/>
    <w:rsid w:val="005D745D"/>
    <w:rsid w:val="005D7465"/>
    <w:rsid w:val="005D7BB6"/>
    <w:rsid w:val="005D7C3D"/>
    <w:rsid w:val="005E013C"/>
    <w:rsid w:val="005E01A7"/>
    <w:rsid w:val="005E01C8"/>
    <w:rsid w:val="005E076E"/>
    <w:rsid w:val="005E0EE6"/>
    <w:rsid w:val="005E11D4"/>
    <w:rsid w:val="005E13ED"/>
    <w:rsid w:val="005E1777"/>
    <w:rsid w:val="005E189E"/>
    <w:rsid w:val="005E18D0"/>
    <w:rsid w:val="005E191E"/>
    <w:rsid w:val="005E1D02"/>
    <w:rsid w:val="005E1EEA"/>
    <w:rsid w:val="005E20B6"/>
    <w:rsid w:val="005E2991"/>
    <w:rsid w:val="005E29AA"/>
    <w:rsid w:val="005E2CB6"/>
    <w:rsid w:val="005E2CC7"/>
    <w:rsid w:val="005E2DAD"/>
    <w:rsid w:val="005E3103"/>
    <w:rsid w:val="005E35F5"/>
    <w:rsid w:val="005E4286"/>
    <w:rsid w:val="005E4626"/>
    <w:rsid w:val="005E46EE"/>
    <w:rsid w:val="005E48FB"/>
    <w:rsid w:val="005E490E"/>
    <w:rsid w:val="005E497C"/>
    <w:rsid w:val="005E530B"/>
    <w:rsid w:val="005E61E8"/>
    <w:rsid w:val="005E6322"/>
    <w:rsid w:val="005E6420"/>
    <w:rsid w:val="005E651F"/>
    <w:rsid w:val="005E66B3"/>
    <w:rsid w:val="005E66D8"/>
    <w:rsid w:val="005E6747"/>
    <w:rsid w:val="005E6CFB"/>
    <w:rsid w:val="005E6D56"/>
    <w:rsid w:val="005E77B6"/>
    <w:rsid w:val="005E7928"/>
    <w:rsid w:val="005F0058"/>
    <w:rsid w:val="005F0193"/>
    <w:rsid w:val="005F0386"/>
    <w:rsid w:val="005F045E"/>
    <w:rsid w:val="005F0639"/>
    <w:rsid w:val="005F0D77"/>
    <w:rsid w:val="005F118F"/>
    <w:rsid w:val="005F144C"/>
    <w:rsid w:val="005F1467"/>
    <w:rsid w:val="005F179F"/>
    <w:rsid w:val="005F1829"/>
    <w:rsid w:val="005F1B1C"/>
    <w:rsid w:val="005F1C8E"/>
    <w:rsid w:val="005F1F09"/>
    <w:rsid w:val="005F1F48"/>
    <w:rsid w:val="005F247C"/>
    <w:rsid w:val="005F255E"/>
    <w:rsid w:val="005F26BC"/>
    <w:rsid w:val="005F29D3"/>
    <w:rsid w:val="005F3239"/>
    <w:rsid w:val="005F350D"/>
    <w:rsid w:val="005F3968"/>
    <w:rsid w:val="005F4145"/>
    <w:rsid w:val="005F425B"/>
    <w:rsid w:val="005F42DD"/>
    <w:rsid w:val="005F42E0"/>
    <w:rsid w:val="005F434F"/>
    <w:rsid w:val="005F444E"/>
    <w:rsid w:val="005F4A57"/>
    <w:rsid w:val="005F4B35"/>
    <w:rsid w:val="005F513A"/>
    <w:rsid w:val="005F5208"/>
    <w:rsid w:val="005F5318"/>
    <w:rsid w:val="005F61F6"/>
    <w:rsid w:val="005F6652"/>
    <w:rsid w:val="005F673D"/>
    <w:rsid w:val="005F6ECB"/>
    <w:rsid w:val="005F703C"/>
    <w:rsid w:val="005F74EB"/>
    <w:rsid w:val="005F7905"/>
    <w:rsid w:val="005F7AE9"/>
    <w:rsid w:val="005F7D96"/>
    <w:rsid w:val="005F7DDF"/>
    <w:rsid w:val="006001C7"/>
    <w:rsid w:val="006007DA"/>
    <w:rsid w:val="006009D1"/>
    <w:rsid w:val="00600A92"/>
    <w:rsid w:val="00600E0E"/>
    <w:rsid w:val="00600E6C"/>
    <w:rsid w:val="00600E88"/>
    <w:rsid w:val="00600EE4"/>
    <w:rsid w:val="00600F6F"/>
    <w:rsid w:val="0060154A"/>
    <w:rsid w:val="00601757"/>
    <w:rsid w:val="00601913"/>
    <w:rsid w:val="00601928"/>
    <w:rsid w:val="00601B3F"/>
    <w:rsid w:val="00602060"/>
    <w:rsid w:val="006021E7"/>
    <w:rsid w:val="00602239"/>
    <w:rsid w:val="00602441"/>
    <w:rsid w:val="00602BBD"/>
    <w:rsid w:val="00602E63"/>
    <w:rsid w:val="00602FB7"/>
    <w:rsid w:val="006033E5"/>
    <w:rsid w:val="00603614"/>
    <w:rsid w:val="006036F4"/>
    <w:rsid w:val="00603725"/>
    <w:rsid w:val="0060430A"/>
    <w:rsid w:val="00604546"/>
    <w:rsid w:val="00604ED8"/>
    <w:rsid w:val="00605778"/>
    <w:rsid w:val="006065D4"/>
    <w:rsid w:val="0060663B"/>
    <w:rsid w:val="006066EA"/>
    <w:rsid w:val="006071BD"/>
    <w:rsid w:val="0060739C"/>
    <w:rsid w:val="00607695"/>
    <w:rsid w:val="0060779D"/>
    <w:rsid w:val="00607D0D"/>
    <w:rsid w:val="00610006"/>
    <w:rsid w:val="00610383"/>
    <w:rsid w:val="00610C37"/>
    <w:rsid w:val="00610C95"/>
    <w:rsid w:val="00610C9A"/>
    <w:rsid w:val="006115EC"/>
    <w:rsid w:val="0061185A"/>
    <w:rsid w:val="00611A16"/>
    <w:rsid w:val="00611A18"/>
    <w:rsid w:val="00611BCB"/>
    <w:rsid w:val="00612170"/>
    <w:rsid w:val="006126FE"/>
    <w:rsid w:val="00612D6F"/>
    <w:rsid w:val="00613154"/>
    <w:rsid w:val="006136DD"/>
    <w:rsid w:val="00613716"/>
    <w:rsid w:val="00613911"/>
    <w:rsid w:val="00613B58"/>
    <w:rsid w:val="00613C75"/>
    <w:rsid w:val="00613F56"/>
    <w:rsid w:val="00614646"/>
    <w:rsid w:val="006147B0"/>
    <w:rsid w:val="00614A68"/>
    <w:rsid w:val="00614A6B"/>
    <w:rsid w:val="006151CC"/>
    <w:rsid w:val="0061544F"/>
    <w:rsid w:val="006157D5"/>
    <w:rsid w:val="00615EB3"/>
    <w:rsid w:val="00615EB4"/>
    <w:rsid w:val="00615EB7"/>
    <w:rsid w:val="00616039"/>
    <w:rsid w:val="00616234"/>
    <w:rsid w:val="0061636A"/>
    <w:rsid w:val="006168E5"/>
    <w:rsid w:val="00617B90"/>
    <w:rsid w:val="00617C51"/>
    <w:rsid w:val="00617DF1"/>
    <w:rsid w:val="00617EC3"/>
    <w:rsid w:val="006205C0"/>
    <w:rsid w:val="006208A5"/>
    <w:rsid w:val="00620A07"/>
    <w:rsid w:val="00621244"/>
    <w:rsid w:val="006215B8"/>
    <w:rsid w:val="00621746"/>
    <w:rsid w:val="00621A73"/>
    <w:rsid w:val="00622051"/>
    <w:rsid w:val="006220DD"/>
    <w:rsid w:val="0062223E"/>
    <w:rsid w:val="00622A6E"/>
    <w:rsid w:val="00622EE6"/>
    <w:rsid w:val="00623068"/>
    <w:rsid w:val="006233C0"/>
    <w:rsid w:val="00623A93"/>
    <w:rsid w:val="00623DA8"/>
    <w:rsid w:val="00624418"/>
    <w:rsid w:val="00624830"/>
    <w:rsid w:val="006257D4"/>
    <w:rsid w:val="00625941"/>
    <w:rsid w:val="00625989"/>
    <w:rsid w:val="00626064"/>
    <w:rsid w:val="006260B5"/>
    <w:rsid w:val="0062632B"/>
    <w:rsid w:val="0062640B"/>
    <w:rsid w:val="0062664C"/>
    <w:rsid w:val="0062699F"/>
    <w:rsid w:val="00626AD3"/>
    <w:rsid w:val="00626DDF"/>
    <w:rsid w:val="00626E22"/>
    <w:rsid w:val="00627008"/>
    <w:rsid w:val="00627479"/>
    <w:rsid w:val="006275F6"/>
    <w:rsid w:val="0063066A"/>
    <w:rsid w:val="00630673"/>
    <w:rsid w:val="00630683"/>
    <w:rsid w:val="006306D6"/>
    <w:rsid w:val="00630BA9"/>
    <w:rsid w:val="006315B2"/>
    <w:rsid w:val="00631718"/>
    <w:rsid w:val="00631992"/>
    <w:rsid w:val="00631DCA"/>
    <w:rsid w:val="00631F9C"/>
    <w:rsid w:val="00632516"/>
    <w:rsid w:val="00632631"/>
    <w:rsid w:val="0063279F"/>
    <w:rsid w:val="00632B08"/>
    <w:rsid w:val="00632B3A"/>
    <w:rsid w:val="00632C54"/>
    <w:rsid w:val="00632D49"/>
    <w:rsid w:val="00633448"/>
    <w:rsid w:val="0063379D"/>
    <w:rsid w:val="00633B38"/>
    <w:rsid w:val="00633B78"/>
    <w:rsid w:val="00633E90"/>
    <w:rsid w:val="006341C4"/>
    <w:rsid w:val="00634633"/>
    <w:rsid w:val="006346FA"/>
    <w:rsid w:val="006347C8"/>
    <w:rsid w:val="0063494D"/>
    <w:rsid w:val="00634F75"/>
    <w:rsid w:val="00635364"/>
    <w:rsid w:val="006354AE"/>
    <w:rsid w:val="00635E19"/>
    <w:rsid w:val="00635F01"/>
    <w:rsid w:val="006360F4"/>
    <w:rsid w:val="0063616D"/>
    <w:rsid w:val="00636374"/>
    <w:rsid w:val="0063637A"/>
    <w:rsid w:val="0063642A"/>
    <w:rsid w:val="006365F1"/>
    <w:rsid w:val="00636980"/>
    <w:rsid w:val="00637113"/>
    <w:rsid w:val="00637300"/>
    <w:rsid w:val="0063731A"/>
    <w:rsid w:val="00637321"/>
    <w:rsid w:val="00637354"/>
    <w:rsid w:val="0063773A"/>
    <w:rsid w:val="00637831"/>
    <w:rsid w:val="006379C0"/>
    <w:rsid w:val="00637A62"/>
    <w:rsid w:val="00640346"/>
    <w:rsid w:val="006405CD"/>
    <w:rsid w:val="0064074D"/>
    <w:rsid w:val="00640894"/>
    <w:rsid w:val="00640BB5"/>
    <w:rsid w:val="00640EA9"/>
    <w:rsid w:val="006412AC"/>
    <w:rsid w:val="00641B35"/>
    <w:rsid w:val="00641B53"/>
    <w:rsid w:val="00642214"/>
    <w:rsid w:val="0064253C"/>
    <w:rsid w:val="00642615"/>
    <w:rsid w:val="00642BF9"/>
    <w:rsid w:val="00642C1D"/>
    <w:rsid w:val="00642F18"/>
    <w:rsid w:val="00642F99"/>
    <w:rsid w:val="00642FA2"/>
    <w:rsid w:val="006436C3"/>
    <w:rsid w:val="006438F6"/>
    <w:rsid w:val="006439ED"/>
    <w:rsid w:val="00643BD6"/>
    <w:rsid w:val="006443BB"/>
    <w:rsid w:val="00644F00"/>
    <w:rsid w:val="00644FC8"/>
    <w:rsid w:val="006450A3"/>
    <w:rsid w:val="00645338"/>
    <w:rsid w:val="006453CA"/>
    <w:rsid w:val="00645503"/>
    <w:rsid w:val="00645C9A"/>
    <w:rsid w:val="00645E2A"/>
    <w:rsid w:val="00646440"/>
    <w:rsid w:val="00646893"/>
    <w:rsid w:val="006474AE"/>
    <w:rsid w:val="00647B72"/>
    <w:rsid w:val="00647DDB"/>
    <w:rsid w:val="0065051D"/>
    <w:rsid w:val="00650B07"/>
    <w:rsid w:val="00650CF6"/>
    <w:rsid w:val="00650D95"/>
    <w:rsid w:val="00650E94"/>
    <w:rsid w:val="00651025"/>
    <w:rsid w:val="00651124"/>
    <w:rsid w:val="00651366"/>
    <w:rsid w:val="006513D3"/>
    <w:rsid w:val="006515BB"/>
    <w:rsid w:val="006518DB"/>
    <w:rsid w:val="0065191B"/>
    <w:rsid w:val="00652991"/>
    <w:rsid w:val="0065325E"/>
    <w:rsid w:val="0065361C"/>
    <w:rsid w:val="00653E74"/>
    <w:rsid w:val="00653F70"/>
    <w:rsid w:val="00653FCD"/>
    <w:rsid w:val="00654035"/>
    <w:rsid w:val="00654250"/>
    <w:rsid w:val="00654387"/>
    <w:rsid w:val="00654D33"/>
    <w:rsid w:val="006552AC"/>
    <w:rsid w:val="006552DF"/>
    <w:rsid w:val="00655372"/>
    <w:rsid w:val="0065560B"/>
    <w:rsid w:val="00655861"/>
    <w:rsid w:val="00655E48"/>
    <w:rsid w:val="00655EE6"/>
    <w:rsid w:val="006563FA"/>
    <w:rsid w:val="00656704"/>
    <w:rsid w:val="00656A94"/>
    <w:rsid w:val="00656DE8"/>
    <w:rsid w:val="00656DF6"/>
    <w:rsid w:val="00656F20"/>
    <w:rsid w:val="00657C08"/>
    <w:rsid w:val="00657EA0"/>
    <w:rsid w:val="0066047E"/>
    <w:rsid w:val="0066060D"/>
    <w:rsid w:val="00660D49"/>
    <w:rsid w:val="00660E42"/>
    <w:rsid w:val="00660F39"/>
    <w:rsid w:val="00660FD9"/>
    <w:rsid w:val="0066141C"/>
    <w:rsid w:val="006614FF"/>
    <w:rsid w:val="0066152B"/>
    <w:rsid w:val="00661644"/>
    <w:rsid w:val="006618D4"/>
    <w:rsid w:val="006618D9"/>
    <w:rsid w:val="00661B27"/>
    <w:rsid w:val="00661F3D"/>
    <w:rsid w:val="00662106"/>
    <w:rsid w:val="00662AB5"/>
    <w:rsid w:val="00662E22"/>
    <w:rsid w:val="00663228"/>
    <w:rsid w:val="006632B3"/>
    <w:rsid w:val="00663594"/>
    <w:rsid w:val="00663C1E"/>
    <w:rsid w:val="006641B6"/>
    <w:rsid w:val="00664591"/>
    <w:rsid w:val="006647EA"/>
    <w:rsid w:val="0066480F"/>
    <w:rsid w:val="006650CA"/>
    <w:rsid w:val="0066533D"/>
    <w:rsid w:val="00665A2D"/>
    <w:rsid w:val="006661D1"/>
    <w:rsid w:val="0066636D"/>
    <w:rsid w:val="00666408"/>
    <w:rsid w:val="00666530"/>
    <w:rsid w:val="00666553"/>
    <w:rsid w:val="00666836"/>
    <w:rsid w:val="00666880"/>
    <w:rsid w:val="006668FC"/>
    <w:rsid w:val="00666966"/>
    <w:rsid w:val="006672C3"/>
    <w:rsid w:val="006675D3"/>
    <w:rsid w:val="00667734"/>
    <w:rsid w:val="00667AD2"/>
    <w:rsid w:val="00670B7D"/>
    <w:rsid w:val="00670C0C"/>
    <w:rsid w:val="00671372"/>
    <w:rsid w:val="00671984"/>
    <w:rsid w:val="006719C7"/>
    <w:rsid w:val="00671A68"/>
    <w:rsid w:val="00671C42"/>
    <w:rsid w:val="00671CA8"/>
    <w:rsid w:val="00671F53"/>
    <w:rsid w:val="0067225F"/>
    <w:rsid w:val="006723E2"/>
    <w:rsid w:val="0067247A"/>
    <w:rsid w:val="006725FE"/>
    <w:rsid w:val="006726C1"/>
    <w:rsid w:val="006729C5"/>
    <w:rsid w:val="00672A61"/>
    <w:rsid w:val="006732FF"/>
    <w:rsid w:val="006737D3"/>
    <w:rsid w:val="00673B28"/>
    <w:rsid w:val="00673BE4"/>
    <w:rsid w:val="00674937"/>
    <w:rsid w:val="00674992"/>
    <w:rsid w:val="00674DD8"/>
    <w:rsid w:val="0067562F"/>
    <w:rsid w:val="00675634"/>
    <w:rsid w:val="00675873"/>
    <w:rsid w:val="0067618E"/>
    <w:rsid w:val="00676219"/>
    <w:rsid w:val="00676603"/>
    <w:rsid w:val="006766DD"/>
    <w:rsid w:val="00676750"/>
    <w:rsid w:val="00676ABD"/>
    <w:rsid w:val="00676FBB"/>
    <w:rsid w:val="00677122"/>
    <w:rsid w:val="006777B5"/>
    <w:rsid w:val="006779A6"/>
    <w:rsid w:val="006779F2"/>
    <w:rsid w:val="00677AB9"/>
    <w:rsid w:val="00677EAD"/>
    <w:rsid w:val="0068007A"/>
    <w:rsid w:val="00680136"/>
    <w:rsid w:val="006802B5"/>
    <w:rsid w:val="00680437"/>
    <w:rsid w:val="00680444"/>
    <w:rsid w:val="006805A5"/>
    <w:rsid w:val="00680926"/>
    <w:rsid w:val="006811B6"/>
    <w:rsid w:val="006813A0"/>
    <w:rsid w:val="0068175A"/>
    <w:rsid w:val="00681E46"/>
    <w:rsid w:val="006820A7"/>
    <w:rsid w:val="0068210C"/>
    <w:rsid w:val="006821AD"/>
    <w:rsid w:val="0068225D"/>
    <w:rsid w:val="006827FF"/>
    <w:rsid w:val="00682A61"/>
    <w:rsid w:val="00682C22"/>
    <w:rsid w:val="00682E13"/>
    <w:rsid w:val="00683148"/>
    <w:rsid w:val="0068333A"/>
    <w:rsid w:val="00683737"/>
    <w:rsid w:val="006838BD"/>
    <w:rsid w:val="00683C4A"/>
    <w:rsid w:val="00683DA8"/>
    <w:rsid w:val="00683DC4"/>
    <w:rsid w:val="006840D6"/>
    <w:rsid w:val="006843C4"/>
    <w:rsid w:val="006843DB"/>
    <w:rsid w:val="00684401"/>
    <w:rsid w:val="006846D4"/>
    <w:rsid w:val="00684715"/>
    <w:rsid w:val="0068481F"/>
    <w:rsid w:val="00684873"/>
    <w:rsid w:val="00684920"/>
    <w:rsid w:val="00684FC6"/>
    <w:rsid w:val="00684FE9"/>
    <w:rsid w:val="00685187"/>
    <w:rsid w:val="006855D7"/>
    <w:rsid w:val="00685CDA"/>
    <w:rsid w:val="006869E1"/>
    <w:rsid w:val="00686A69"/>
    <w:rsid w:val="00687059"/>
    <w:rsid w:val="006873C7"/>
    <w:rsid w:val="006875EC"/>
    <w:rsid w:val="0068792D"/>
    <w:rsid w:val="00687A7B"/>
    <w:rsid w:val="0069047D"/>
    <w:rsid w:val="0069085E"/>
    <w:rsid w:val="006909A9"/>
    <w:rsid w:val="00690EB1"/>
    <w:rsid w:val="00690F7F"/>
    <w:rsid w:val="006918EF"/>
    <w:rsid w:val="00691CE7"/>
    <w:rsid w:val="00692013"/>
    <w:rsid w:val="006923B2"/>
    <w:rsid w:val="0069246F"/>
    <w:rsid w:val="006929CB"/>
    <w:rsid w:val="006929CC"/>
    <w:rsid w:val="00692A12"/>
    <w:rsid w:val="00692C44"/>
    <w:rsid w:val="00692F16"/>
    <w:rsid w:val="00693510"/>
    <w:rsid w:val="00693560"/>
    <w:rsid w:val="00693776"/>
    <w:rsid w:val="00693A45"/>
    <w:rsid w:val="00693CDB"/>
    <w:rsid w:val="00693DFC"/>
    <w:rsid w:val="00694015"/>
    <w:rsid w:val="006942B3"/>
    <w:rsid w:val="0069464B"/>
    <w:rsid w:val="00694679"/>
    <w:rsid w:val="0069500D"/>
    <w:rsid w:val="006951EB"/>
    <w:rsid w:val="00695808"/>
    <w:rsid w:val="00695834"/>
    <w:rsid w:val="00695F6B"/>
    <w:rsid w:val="0069636A"/>
    <w:rsid w:val="00696BBD"/>
    <w:rsid w:val="00696CA8"/>
    <w:rsid w:val="00696F95"/>
    <w:rsid w:val="0069725E"/>
    <w:rsid w:val="0069740C"/>
    <w:rsid w:val="0069761A"/>
    <w:rsid w:val="006978BF"/>
    <w:rsid w:val="00697912"/>
    <w:rsid w:val="006A01CC"/>
    <w:rsid w:val="006A0257"/>
    <w:rsid w:val="006A03CD"/>
    <w:rsid w:val="006A0433"/>
    <w:rsid w:val="006A0722"/>
    <w:rsid w:val="006A09CB"/>
    <w:rsid w:val="006A0BEC"/>
    <w:rsid w:val="006A0E07"/>
    <w:rsid w:val="006A0E84"/>
    <w:rsid w:val="006A1095"/>
    <w:rsid w:val="006A109F"/>
    <w:rsid w:val="006A10D4"/>
    <w:rsid w:val="006A1257"/>
    <w:rsid w:val="006A12E4"/>
    <w:rsid w:val="006A12EC"/>
    <w:rsid w:val="006A1400"/>
    <w:rsid w:val="006A1447"/>
    <w:rsid w:val="006A192B"/>
    <w:rsid w:val="006A205A"/>
    <w:rsid w:val="006A223E"/>
    <w:rsid w:val="006A2263"/>
    <w:rsid w:val="006A2368"/>
    <w:rsid w:val="006A2D57"/>
    <w:rsid w:val="006A2DC5"/>
    <w:rsid w:val="006A32A3"/>
    <w:rsid w:val="006A3711"/>
    <w:rsid w:val="006A3768"/>
    <w:rsid w:val="006A3819"/>
    <w:rsid w:val="006A3914"/>
    <w:rsid w:val="006A3F68"/>
    <w:rsid w:val="006A4093"/>
    <w:rsid w:val="006A427C"/>
    <w:rsid w:val="006A44F8"/>
    <w:rsid w:val="006A456E"/>
    <w:rsid w:val="006A4919"/>
    <w:rsid w:val="006A4BB9"/>
    <w:rsid w:val="006A5265"/>
    <w:rsid w:val="006A574F"/>
    <w:rsid w:val="006A58FF"/>
    <w:rsid w:val="006A6238"/>
    <w:rsid w:val="006A6745"/>
    <w:rsid w:val="006A6798"/>
    <w:rsid w:val="006A6AA3"/>
    <w:rsid w:val="006A6C21"/>
    <w:rsid w:val="006A6C99"/>
    <w:rsid w:val="006A6F12"/>
    <w:rsid w:val="006A7188"/>
    <w:rsid w:val="006A720F"/>
    <w:rsid w:val="006A7279"/>
    <w:rsid w:val="006A7B82"/>
    <w:rsid w:val="006B04DA"/>
    <w:rsid w:val="006B0650"/>
    <w:rsid w:val="006B09E8"/>
    <w:rsid w:val="006B0E2A"/>
    <w:rsid w:val="006B100A"/>
    <w:rsid w:val="006B13D5"/>
    <w:rsid w:val="006B1593"/>
    <w:rsid w:val="006B167B"/>
    <w:rsid w:val="006B16FA"/>
    <w:rsid w:val="006B1799"/>
    <w:rsid w:val="006B182E"/>
    <w:rsid w:val="006B18BB"/>
    <w:rsid w:val="006B1987"/>
    <w:rsid w:val="006B27E5"/>
    <w:rsid w:val="006B296B"/>
    <w:rsid w:val="006B2BDD"/>
    <w:rsid w:val="006B2EC8"/>
    <w:rsid w:val="006B2F7C"/>
    <w:rsid w:val="006B3315"/>
    <w:rsid w:val="006B3462"/>
    <w:rsid w:val="006B354E"/>
    <w:rsid w:val="006B38D2"/>
    <w:rsid w:val="006B3DDA"/>
    <w:rsid w:val="006B3FCC"/>
    <w:rsid w:val="006B4127"/>
    <w:rsid w:val="006B438D"/>
    <w:rsid w:val="006B45FE"/>
    <w:rsid w:val="006B473D"/>
    <w:rsid w:val="006B49D1"/>
    <w:rsid w:val="006B4BEA"/>
    <w:rsid w:val="006B5349"/>
    <w:rsid w:val="006B5539"/>
    <w:rsid w:val="006B55DD"/>
    <w:rsid w:val="006B5611"/>
    <w:rsid w:val="006B565E"/>
    <w:rsid w:val="006B6613"/>
    <w:rsid w:val="006B692F"/>
    <w:rsid w:val="006B6F70"/>
    <w:rsid w:val="006B7456"/>
    <w:rsid w:val="006B7823"/>
    <w:rsid w:val="006B79B0"/>
    <w:rsid w:val="006C04C7"/>
    <w:rsid w:val="006C06FE"/>
    <w:rsid w:val="006C0776"/>
    <w:rsid w:val="006C0995"/>
    <w:rsid w:val="006C0A10"/>
    <w:rsid w:val="006C0C24"/>
    <w:rsid w:val="006C0E0D"/>
    <w:rsid w:val="006C11EE"/>
    <w:rsid w:val="006C1800"/>
    <w:rsid w:val="006C1EFE"/>
    <w:rsid w:val="006C246D"/>
    <w:rsid w:val="006C2A03"/>
    <w:rsid w:val="006C2C03"/>
    <w:rsid w:val="006C3404"/>
    <w:rsid w:val="006C34DA"/>
    <w:rsid w:val="006C35C3"/>
    <w:rsid w:val="006C36D3"/>
    <w:rsid w:val="006C39F2"/>
    <w:rsid w:val="006C3A9C"/>
    <w:rsid w:val="006C3B58"/>
    <w:rsid w:val="006C3D6D"/>
    <w:rsid w:val="006C43A2"/>
    <w:rsid w:val="006C456F"/>
    <w:rsid w:val="006C472F"/>
    <w:rsid w:val="006C4AEE"/>
    <w:rsid w:val="006C4B89"/>
    <w:rsid w:val="006C4CD7"/>
    <w:rsid w:val="006C4FC0"/>
    <w:rsid w:val="006C5469"/>
    <w:rsid w:val="006C6AB7"/>
    <w:rsid w:val="006C6C23"/>
    <w:rsid w:val="006C6EBB"/>
    <w:rsid w:val="006C740A"/>
    <w:rsid w:val="006C750D"/>
    <w:rsid w:val="006C769B"/>
    <w:rsid w:val="006C77AD"/>
    <w:rsid w:val="006C7A75"/>
    <w:rsid w:val="006D00EF"/>
    <w:rsid w:val="006D03A6"/>
    <w:rsid w:val="006D0437"/>
    <w:rsid w:val="006D0461"/>
    <w:rsid w:val="006D0495"/>
    <w:rsid w:val="006D0740"/>
    <w:rsid w:val="006D0BB2"/>
    <w:rsid w:val="006D0E32"/>
    <w:rsid w:val="006D10B7"/>
    <w:rsid w:val="006D1AE5"/>
    <w:rsid w:val="006D1C40"/>
    <w:rsid w:val="006D2034"/>
    <w:rsid w:val="006D21C0"/>
    <w:rsid w:val="006D25CF"/>
    <w:rsid w:val="006D280A"/>
    <w:rsid w:val="006D2890"/>
    <w:rsid w:val="006D297B"/>
    <w:rsid w:val="006D2A54"/>
    <w:rsid w:val="006D30EA"/>
    <w:rsid w:val="006D3689"/>
    <w:rsid w:val="006D3975"/>
    <w:rsid w:val="006D3DE6"/>
    <w:rsid w:val="006D4571"/>
    <w:rsid w:val="006D45D6"/>
    <w:rsid w:val="006D4A5F"/>
    <w:rsid w:val="006D4CD4"/>
    <w:rsid w:val="006D4DB2"/>
    <w:rsid w:val="006D4E3C"/>
    <w:rsid w:val="006D4E9E"/>
    <w:rsid w:val="006D56DE"/>
    <w:rsid w:val="006D57E3"/>
    <w:rsid w:val="006D5B97"/>
    <w:rsid w:val="006D5C42"/>
    <w:rsid w:val="006D5CDD"/>
    <w:rsid w:val="006D5E6F"/>
    <w:rsid w:val="006D6437"/>
    <w:rsid w:val="006D6CA5"/>
    <w:rsid w:val="006D6E51"/>
    <w:rsid w:val="006D7484"/>
    <w:rsid w:val="006D75EE"/>
    <w:rsid w:val="006D78A0"/>
    <w:rsid w:val="006D7D40"/>
    <w:rsid w:val="006D7E20"/>
    <w:rsid w:val="006E004B"/>
    <w:rsid w:val="006E01DC"/>
    <w:rsid w:val="006E049D"/>
    <w:rsid w:val="006E09D9"/>
    <w:rsid w:val="006E139F"/>
    <w:rsid w:val="006E167C"/>
    <w:rsid w:val="006E179D"/>
    <w:rsid w:val="006E1E5F"/>
    <w:rsid w:val="006E1F8D"/>
    <w:rsid w:val="006E274D"/>
    <w:rsid w:val="006E286D"/>
    <w:rsid w:val="006E2C8E"/>
    <w:rsid w:val="006E2D9A"/>
    <w:rsid w:val="006E3149"/>
    <w:rsid w:val="006E3640"/>
    <w:rsid w:val="006E3D26"/>
    <w:rsid w:val="006E3EFF"/>
    <w:rsid w:val="006E4157"/>
    <w:rsid w:val="006E4166"/>
    <w:rsid w:val="006E424B"/>
    <w:rsid w:val="006E4F91"/>
    <w:rsid w:val="006E546F"/>
    <w:rsid w:val="006E5AC0"/>
    <w:rsid w:val="006E5BB0"/>
    <w:rsid w:val="006E5DD3"/>
    <w:rsid w:val="006E62BD"/>
    <w:rsid w:val="006E6300"/>
    <w:rsid w:val="006E6411"/>
    <w:rsid w:val="006E65C6"/>
    <w:rsid w:val="006E6911"/>
    <w:rsid w:val="006E6931"/>
    <w:rsid w:val="006E69F0"/>
    <w:rsid w:val="006E6BD9"/>
    <w:rsid w:val="006E6DC9"/>
    <w:rsid w:val="006E6F23"/>
    <w:rsid w:val="006E70A1"/>
    <w:rsid w:val="006E714A"/>
    <w:rsid w:val="006E7361"/>
    <w:rsid w:val="006E7D40"/>
    <w:rsid w:val="006F01E8"/>
    <w:rsid w:val="006F05E7"/>
    <w:rsid w:val="006F0E6B"/>
    <w:rsid w:val="006F109A"/>
    <w:rsid w:val="006F153C"/>
    <w:rsid w:val="006F1697"/>
    <w:rsid w:val="006F181A"/>
    <w:rsid w:val="006F1A82"/>
    <w:rsid w:val="006F1D20"/>
    <w:rsid w:val="006F1EA9"/>
    <w:rsid w:val="006F1F2A"/>
    <w:rsid w:val="006F23B6"/>
    <w:rsid w:val="006F26B4"/>
    <w:rsid w:val="006F29E4"/>
    <w:rsid w:val="006F2FB7"/>
    <w:rsid w:val="006F31AA"/>
    <w:rsid w:val="006F32DA"/>
    <w:rsid w:val="006F367A"/>
    <w:rsid w:val="006F3990"/>
    <w:rsid w:val="006F4192"/>
    <w:rsid w:val="006F4234"/>
    <w:rsid w:val="006F46AF"/>
    <w:rsid w:val="006F476D"/>
    <w:rsid w:val="006F47D7"/>
    <w:rsid w:val="006F4A4C"/>
    <w:rsid w:val="006F4BB4"/>
    <w:rsid w:val="006F56F6"/>
    <w:rsid w:val="006F58C4"/>
    <w:rsid w:val="006F64D3"/>
    <w:rsid w:val="006F65D2"/>
    <w:rsid w:val="006F666C"/>
    <w:rsid w:val="006F6672"/>
    <w:rsid w:val="006F6B7A"/>
    <w:rsid w:val="006F6CA6"/>
    <w:rsid w:val="006F6CF0"/>
    <w:rsid w:val="006F6FA1"/>
    <w:rsid w:val="006F7032"/>
    <w:rsid w:val="006F70C7"/>
    <w:rsid w:val="006F710C"/>
    <w:rsid w:val="006F7314"/>
    <w:rsid w:val="006F746D"/>
    <w:rsid w:val="006F7483"/>
    <w:rsid w:val="006F7634"/>
    <w:rsid w:val="006F77CC"/>
    <w:rsid w:val="0070007B"/>
    <w:rsid w:val="007006F1"/>
    <w:rsid w:val="0070085D"/>
    <w:rsid w:val="00700A8C"/>
    <w:rsid w:val="00700FBF"/>
    <w:rsid w:val="00700FE8"/>
    <w:rsid w:val="00702123"/>
    <w:rsid w:val="007022A4"/>
    <w:rsid w:val="00702FF9"/>
    <w:rsid w:val="0070342F"/>
    <w:rsid w:val="00703461"/>
    <w:rsid w:val="00703F68"/>
    <w:rsid w:val="00704283"/>
    <w:rsid w:val="00704571"/>
    <w:rsid w:val="00704659"/>
    <w:rsid w:val="00704E35"/>
    <w:rsid w:val="00704E5F"/>
    <w:rsid w:val="00705254"/>
    <w:rsid w:val="0070537D"/>
    <w:rsid w:val="0070613E"/>
    <w:rsid w:val="00706646"/>
    <w:rsid w:val="00706C10"/>
    <w:rsid w:val="00707100"/>
    <w:rsid w:val="00709DF5"/>
    <w:rsid w:val="0071007C"/>
    <w:rsid w:val="0071008C"/>
    <w:rsid w:val="007103D1"/>
    <w:rsid w:val="007103D6"/>
    <w:rsid w:val="00710463"/>
    <w:rsid w:val="007105C8"/>
    <w:rsid w:val="007106B6"/>
    <w:rsid w:val="00710751"/>
    <w:rsid w:val="00710840"/>
    <w:rsid w:val="00710A12"/>
    <w:rsid w:val="00710A56"/>
    <w:rsid w:val="00710A76"/>
    <w:rsid w:val="00710E99"/>
    <w:rsid w:val="007111CC"/>
    <w:rsid w:val="0071140D"/>
    <w:rsid w:val="007115C8"/>
    <w:rsid w:val="007115CA"/>
    <w:rsid w:val="00711670"/>
    <w:rsid w:val="007117F7"/>
    <w:rsid w:val="00711DB7"/>
    <w:rsid w:val="00711DCD"/>
    <w:rsid w:val="00711E50"/>
    <w:rsid w:val="00712017"/>
    <w:rsid w:val="007121AE"/>
    <w:rsid w:val="007127F7"/>
    <w:rsid w:val="00713361"/>
    <w:rsid w:val="0071342A"/>
    <w:rsid w:val="00713777"/>
    <w:rsid w:val="0071379D"/>
    <w:rsid w:val="00713D92"/>
    <w:rsid w:val="0071411A"/>
    <w:rsid w:val="00714187"/>
    <w:rsid w:val="00714B4B"/>
    <w:rsid w:val="00714B89"/>
    <w:rsid w:val="00714BAB"/>
    <w:rsid w:val="00714D69"/>
    <w:rsid w:val="00714FD6"/>
    <w:rsid w:val="007150F2"/>
    <w:rsid w:val="00715712"/>
    <w:rsid w:val="0071576C"/>
    <w:rsid w:val="00715A36"/>
    <w:rsid w:val="00715C30"/>
    <w:rsid w:val="00715CDF"/>
    <w:rsid w:val="0071662C"/>
    <w:rsid w:val="00716924"/>
    <w:rsid w:val="00717184"/>
    <w:rsid w:val="00717674"/>
    <w:rsid w:val="00717B15"/>
    <w:rsid w:val="00720032"/>
    <w:rsid w:val="00720A2F"/>
    <w:rsid w:val="00720B2B"/>
    <w:rsid w:val="00720BD6"/>
    <w:rsid w:val="00720E03"/>
    <w:rsid w:val="0072113A"/>
    <w:rsid w:val="007212FA"/>
    <w:rsid w:val="00721891"/>
    <w:rsid w:val="00721997"/>
    <w:rsid w:val="007219F4"/>
    <w:rsid w:val="00721AB9"/>
    <w:rsid w:val="00721EAE"/>
    <w:rsid w:val="00722072"/>
    <w:rsid w:val="007222A7"/>
    <w:rsid w:val="0072272D"/>
    <w:rsid w:val="00722797"/>
    <w:rsid w:val="00722A68"/>
    <w:rsid w:val="00723059"/>
    <w:rsid w:val="007231FE"/>
    <w:rsid w:val="0072348A"/>
    <w:rsid w:val="00723559"/>
    <w:rsid w:val="00723962"/>
    <w:rsid w:val="007241FE"/>
    <w:rsid w:val="00724783"/>
    <w:rsid w:val="00724A1D"/>
    <w:rsid w:val="00724DB9"/>
    <w:rsid w:val="00724E28"/>
    <w:rsid w:val="00724E89"/>
    <w:rsid w:val="00724EE1"/>
    <w:rsid w:val="00724EE4"/>
    <w:rsid w:val="0072510D"/>
    <w:rsid w:val="00725447"/>
    <w:rsid w:val="0072557A"/>
    <w:rsid w:val="0072561B"/>
    <w:rsid w:val="00725622"/>
    <w:rsid w:val="007256C2"/>
    <w:rsid w:val="0072589E"/>
    <w:rsid w:val="00725E1A"/>
    <w:rsid w:val="0072603E"/>
    <w:rsid w:val="00726060"/>
    <w:rsid w:val="007264B7"/>
    <w:rsid w:val="0072682C"/>
    <w:rsid w:val="007268DB"/>
    <w:rsid w:val="00726C50"/>
    <w:rsid w:val="00726E5B"/>
    <w:rsid w:val="0072745D"/>
    <w:rsid w:val="00727D05"/>
    <w:rsid w:val="00727D07"/>
    <w:rsid w:val="00727DBF"/>
    <w:rsid w:val="00730384"/>
    <w:rsid w:val="00730492"/>
    <w:rsid w:val="00730496"/>
    <w:rsid w:val="0073079A"/>
    <w:rsid w:val="00730904"/>
    <w:rsid w:val="00730E0B"/>
    <w:rsid w:val="007316DE"/>
    <w:rsid w:val="007318D9"/>
    <w:rsid w:val="007320CE"/>
    <w:rsid w:val="0073218A"/>
    <w:rsid w:val="007326A6"/>
    <w:rsid w:val="007328EB"/>
    <w:rsid w:val="00732A52"/>
    <w:rsid w:val="00732B14"/>
    <w:rsid w:val="00732B8E"/>
    <w:rsid w:val="00732D72"/>
    <w:rsid w:val="00732FBC"/>
    <w:rsid w:val="00733A40"/>
    <w:rsid w:val="00733B30"/>
    <w:rsid w:val="00733B44"/>
    <w:rsid w:val="00733B85"/>
    <w:rsid w:val="00734208"/>
    <w:rsid w:val="00734468"/>
    <w:rsid w:val="007348FA"/>
    <w:rsid w:val="00735696"/>
    <w:rsid w:val="0073590D"/>
    <w:rsid w:val="00735A49"/>
    <w:rsid w:val="00735C45"/>
    <w:rsid w:val="00735E6D"/>
    <w:rsid w:val="0073604E"/>
    <w:rsid w:val="0073627A"/>
    <w:rsid w:val="007366FE"/>
    <w:rsid w:val="00736A55"/>
    <w:rsid w:val="00737049"/>
    <w:rsid w:val="00737218"/>
    <w:rsid w:val="00737307"/>
    <w:rsid w:val="007379FA"/>
    <w:rsid w:val="00737E20"/>
    <w:rsid w:val="007406FC"/>
    <w:rsid w:val="00740A23"/>
    <w:rsid w:val="00740AD4"/>
    <w:rsid w:val="00740CF3"/>
    <w:rsid w:val="00740F82"/>
    <w:rsid w:val="0074122A"/>
    <w:rsid w:val="0074161C"/>
    <w:rsid w:val="00741BDE"/>
    <w:rsid w:val="00741C26"/>
    <w:rsid w:val="00741E28"/>
    <w:rsid w:val="00741E63"/>
    <w:rsid w:val="00741E9C"/>
    <w:rsid w:val="00741FD9"/>
    <w:rsid w:val="00742279"/>
    <w:rsid w:val="00742808"/>
    <w:rsid w:val="00743178"/>
    <w:rsid w:val="00743689"/>
    <w:rsid w:val="007438FA"/>
    <w:rsid w:val="00743B0E"/>
    <w:rsid w:val="00743DCE"/>
    <w:rsid w:val="00743E2A"/>
    <w:rsid w:val="0074414D"/>
    <w:rsid w:val="0074452D"/>
    <w:rsid w:val="007445EA"/>
    <w:rsid w:val="0074494C"/>
    <w:rsid w:val="00744A18"/>
    <w:rsid w:val="00744A7C"/>
    <w:rsid w:val="00744A92"/>
    <w:rsid w:val="00744CC8"/>
    <w:rsid w:val="00745259"/>
    <w:rsid w:val="00745468"/>
    <w:rsid w:val="00745645"/>
    <w:rsid w:val="007459AB"/>
    <w:rsid w:val="00746575"/>
    <w:rsid w:val="007478D4"/>
    <w:rsid w:val="00747ECB"/>
    <w:rsid w:val="00750111"/>
    <w:rsid w:val="007501E2"/>
    <w:rsid w:val="00750207"/>
    <w:rsid w:val="0075065F"/>
    <w:rsid w:val="00750A6E"/>
    <w:rsid w:val="00750A8D"/>
    <w:rsid w:val="00750A9D"/>
    <w:rsid w:val="00750B3E"/>
    <w:rsid w:val="00750EDA"/>
    <w:rsid w:val="007515C7"/>
    <w:rsid w:val="00751821"/>
    <w:rsid w:val="00751AFA"/>
    <w:rsid w:val="00751B1F"/>
    <w:rsid w:val="00751B22"/>
    <w:rsid w:val="00751F17"/>
    <w:rsid w:val="007521DD"/>
    <w:rsid w:val="007523CD"/>
    <w:rsid w:val="00752697"/>
    <w:rsid w:val="0075277E"/>
    <w:rsid w:val="00752AC3"/>
    <w:rsid w:val="00752B95"/>
    <w:rsid w:val="00752C85"/>
    <w:rsid w:val="00752D7D"/>
    <w:rsid w:val="00752E8E"/>
    <w:rsid w:val="00752E92"/>
    <w:rsid w:val="00753011"/>
    <w:rsid w:val="00753D43"/>
    <w:rsid w:val="00753DB7"/>
    <w:rsid w:val="00754343"/>
    <w:rsid w:val="00754369"/>
    <w:rsid w:val="00754858"/>
    <w:rsid w:val="00754D3B"/>
    <w:rsid w:val="0075501E"/>
    <w:rsid w:val="007556F7"/>
    <w:rsid w:val="00755B6A"/>
    <w:rsid w:val="00755C3C"/>
    <w:rsid w:val="007560AE"/>
    <w:rsid w:val="00756114"/>
    <w:rsid w:val="00756547"/>
    <w:rsid w:val="00756598"/>
    <w:rsid w:val="007569AF"/>
    <w:rsid w:val="00756B05"/>
    <w:rsid w:val="00756B33"/>
    <w:rsid w:val="00756B78"/>
    <w:rsid w:val="00756BC3"/>
    <w:rsid w:val="00756CCF"/>
    <w:rsid w:val="00756EF4"/>
    <w:rsid w:val="00757582"/>
    <w:rsid w:val="00757614"/>
    <w:rsid w:val="007578AB"/>
    <w:rsid w:val="00757CDB"/>
    <w:rsid w:val="00757DE0"/>
    <w:rsid w:val="007601EB"/>
    <w:rsid w:val="007604F6"/>
    <w:rsid w:val="00760840"/>
    <w:rsid w:val="00760C0E"/>
    <w:rsid w:val="00760C23"/>
    <w:rsid w:val="00760CE5"/>
    <w:rsid w:val="00760FFB"/>
    <w:rsid w:val="007611A9"/>
    <w:rsid w:val="007612D5"/>
    <w:rsid w:val="007616F8"/>
    <w:rsid w:val="00761918"/>
    <w:rsid w:val="007625FB"/>
    <w:rsid w:val="00762C3E"/>
    <w:rsid w:val="00762C91"/>
    <w:rsid w:val="00763016"/>
    <w:rsid w:val="007633CF"/>
    <w:rsid w:val="0076384E"/>
    <w:rsid w:val="00763CFC"/>
    <w:rsid w:val="00763F32"/>
    <w:rsid w:val="00764117"/>
    <w:rsid w:val="00764217"/>
    <w:rsid w:val="00764411"/>
    <w:rsid w:val="007644AA"/>
    <w:rsid w:val="00764868"/>
    <w:rsid w:val="00764B3D"/>
    <w:rsid w:val="00764C68"/>
    <w:rsid w:val="00764CEC"/>
    <w:rsid w:val="00764FCC"/>
    <w:rsid w:val="00764FEB"/>
    <w:rsid w:val="00765036"/>
    <w:rsid w:val="00765562"/>
    <w:rsid w:val="00765A79"/>
    <w:rsid w:val="00765D1F"/>
    <w:rsid w:val="00765EAF"/>
    <w:rsid w:val="00765F82"/>
    <w:rsid w:val="00766536"/>
    <w:rsid w:val="0076663B"/>
    <w:rsid w:val="0076695A"/>
    <w:rsid w:val="007671C8"/>
    <w:rsid w:val="007671E7"/>
    <w:rsid w:val="00767743"/>
    <w:rsid w:val="00767C03"/>
    <w:rsid w:val="00767D7D"/>
    <w:rsid w:val="00767E47"/>
    <w:rsid w:val="007700B4"/>
    <w:rsid w:val="00770333"/>
    <w:rsid w:val="0077051B"/>
    <w:rsid w:val="0077069D"/>
    <w:rsid w:val="007707C6"/>
    <w:rsid w:val="00770807"/>
    <w:rsid w:val="00770A86"/>
    <w:rsid w:val="00770D76"/>
    <w:rsid w:val="00770F47"/>
    <w:rsid w:val="0077123E"/>
    <w:rsid w:val="0077131E"/>
    <w:rsid w:val="007715CA"/>
    <w:rsid w:val="007716F2"/>
    <w:rsid w:val="00771D72"/>
    <w:rsid w:val="00771E47"/>
    <w:rsid w:val="00771E83"/>
    <w:rsid w:val="00772148"/>
    <w:rsid w:val="007721B4"/>
    <w:rsid w:val="007722C6"/>
    <w:rsid w:val="00772475"/>
    <w:rsid w:val="0077259A"/>
    <w:rsid w:val="007726DD"/>
    <w:rsid w:val="00772E43"/>
    <w:rsid w:val="0077323F"/>
    <w:rsid w:val="00773591"/>
    <w:rsid w:val="007735C5"/>
    <w:rsid w:val="00773620"/>
    <w:rsid w:val="007737AB"/>
    <w:rsid w:val="007739A3"/>
    <w:rsid w:val="00773A8E"/>
    <w:rsid w:val="00773D2E"/>
    <w:rsid w:val="007746FF"/>
    <w:rsid w:val="00774781"/>
    <w:rsid w:val="00774A30"/>
    <w:rsid w:val="00774B01"/>
    <w:rsid w:val="007752BE"/>
    <w:rsid w:val="00775460"/>
    <w:rsid w:val="0077577E"/>
    <w:rsid w:val="00775A2B"/>
    <w:rsid w:val="007761A5"/>
    <w:rsid w:val="0077683B"/>
    <w:rsid w:val="00776B17"/>
    <w:rsid w:val="00777F1F"/>
    <w:rsid w:val="007800BD"/>
    <w:rsid w:val="00780DC5"/>
    <w:rsid w:val="00780F77"/>
    <w:rsid w:val="00781059"/>
    <w:rsid w:val="0078139C"/>
    <w:rsid w:val="007816B1"/>
    <w:rsid w:val="00781A7E"/>
    <w:rsid w:val="00781DFF"/>
    <w:rsid w:val="007822EF"/>
    <w:rsid w:val="00782837"/>
    <w:rsid w:val="007829E7"/>
    <w:rsid w:val="00782A99"/>
    <w:rsid w:val="00782F91"/>
    <w:rsid w:val="00783008"/>
    <w:rsid w:val="0078369E"/>
    <w:rsid w:val="00783B2C"/>
    <w:rsid w:val="00783C77"/>
    <w:rsid w:val="007842ED"/>
    <w:rsid w:val="00784392"/>
    <w:rsid w:val="007846E8"/>
    <w:rsid w:val="00784923"/>
    <w:rsid w:val="00784A1E"/>
    <w:rsid w:val="00784B95"/>
    <w:rsid w:val="00784BDE"/>
    <w:rsid w:val="00784D20"/>
    <w:rsid w:val="0078525D"/>
    <w:rsid w:val="00785617"/>
    <w:rsid w:val="007856EA"/>
    <w:rsid w:val="0078593A"/>
    <w:rsid w:val="00785B24"/>
    <w:rsid w:val="00785BB0"/>
    <w:rsid w:val="00785CBB"/>
    <w:rsid w:val="007863CD"/>
    <w:rsid w:val="00786581"/>
    <w:rsid w:val="007870AC"/>
    <w:rsid w:val="00787526"/>
    <w:rsid w:val="007875C0"/>
    <w:rsid w:val="0078778E"/>
    <w:rsid w:val="007901AA"/>
    <w:rsid w:val="00790313"/>
    <w:rsid w:val="00790A22"/>
    <w:rsid w:val="00790AD7"/>
    <w:rsid w:val="00790F80"/>
    <w:rsid w:val="007911B3"/>
    <w:rsid w:val="007914D4"/>
    <w:rsid w:val="00791E93"/>
    <w:rsid w:val="00791F29"/>
    <w:rsid w:val="0079222B"/>
    <w:rsid w:val="00792DD1"/>
    <w:rsid w:val="00792FE4"/>
    <w:rsid w:val="0079346B"/>
    <w:rsid w:val="00793698"/>
    <w:rsid w:val="00793744"/>
    <w:rsid w:val="00793811"/>
    <w:rsid w:val="00793909"/>
    <w:rsid w:val="00794194"/>
    <w:rsid w:val="00795072"/>
    <w:rsid w:val="007953CD"/>
    <w:rsid w:val="00795471"/>
    <w:rsid w:val="00795533"/>
    <w:rsid w:val="007956B7"/>
    <w:rsid w:val="00795727"/>
    <w:rsid w:val="00795862"/>
    <w:rsid w:val="00795B50"/>
    <w:rsid w:val="0079684C"/>
    <w:rsid w:val="00796ADB"/>
    <w:rsid w:val="00796D17"/>
    <w:rsid w:val="007971D4"/>
    <w:rsid w:val="00797545"/>
    <w:rsid w:val="007975A2"/>
    <w:rsid w:val="00797E42"/>
    <w:rsid w:val="007A011F"/>
    <w:rsid w:val="007A05AD"/>
    <w:rsid w:val="007A07E7"/>
    <w:rsid w:val="007A093B"/>
    <w:rsid w:val="007A0D1F"/>
    <w:rsid w:val="007A0E17"/>
    <w:rsid w:val="007A1330"/>
    <w:rsid w:val="007A16C0"/>
    <w:rsid w:val="007A1A74"/>
    <w:rsid w:val="007A22B2"/>
    <w:rsid w:val="007A234D"/>
    <w:rsid w:val="007A25CF"/>
    <w:rsid w:val="007A2956"/>
    <w:rsid w:val="007A2B79"/>
    <w:rsid w:val="007A2C42"/>
    <w:rsid w:val="007A315C"/>
    <w:rsid w:val="007A3192"/>
    <w:rsid w:val="007A32CD"/>
    <w:rsid w:val="007A3AE6"/>
    <w:rsid w:val="007A3EE1"/>
    <w:rsid w:val="007A4351"/>
    <w:rsid w:val="007A441E"/>
    <w:rsid w:val="007A495F"/>
    <w:rsid w:val="007A4CBE"/>
    <w:rsid w:val="007A512E"/>
    <w:rsid w:val="007A585B"/>
    <w:rsid w:val="007A59F8"/>
    <w:rsid w:val="007A5D58"/>
    <w:rsid w:val="007A5E4A"/>
    <w:rsid w:val="007A6277"/>
    <w:rsid w:val="007A64F2"/>
    <w:rsid w:val="007A6B53"/>
    <w:rsid w:val="007A6C8E"/>
    <w:rsid w:val="007A6CF3"/>
    <w:rsid w:val="007A6F8F"/>
    <w:rsid w:val="007A7186"/>
    <w:rsid w:val="007A768B"/>
    <w:rsid w:val="007A795E"/>
    <w:rsid w:val="007A7C43"/>
    <w:rsid w:val="007B0102"/>
    <w:rsid w:val="007B0346"/>
    <w:rsid w:val="007B058B"/>
    <w:rsid w:val="007B0849"/>
    <w:rsid w:val="007B0A36"/>
    <w:rsid w:val="007B0D22"/>
    <w:rsid w:val="007B0D72"/>
    <w:rsid w:val="007B1267"/>
    <w:rsid w:val="007B1345"/>
    <w:rsid w:val="007B1481"/>
    <w:rsid w:val="007B14FE"/>
    <w:rsid w:val="007B1537"/>
    <w:rsid w:val="007B178D"/>
    <w:rsid w:val="007B1815"/>
    <w:rsid w:val="007B1916"/>
    <w:rsid w:val="007B1D6A"/>
    <w:rsid w:val="007B22BB"/>
    <w:rsid w:val="007B22E9"/>
    <w:rsid w:val="007B2DB0"/>
    <w:rsid w:val="007B30DF"/>
    <w:rsid w:val="007B313D"/>
    <w:rsid w:val="007B3165"/>
    <w:rsid w:val="007B33C5"/>
    <w:rsid w:val="007B36E0"/>
    <w:rsid w:val="007B3729"/>
    <w:rsid w:val="007B3801"/>
    <w:rsid w:val="007B3E61"/>
    <w:rsid w:val="007B43EF"/>
    <w:rsid w:val="007B4A11"/>
    <w:rsid w:val="007B4A2E"/>
    <w:rsid w:val="007B4D35"/>
    <w:rsid w:val="007B4DF0"/>
    <w:rsid w:val="007B55BD"/>
    <w:rsid w:val="007B570F"/>
    <w:rsid w:val="007B595B"/>
    <w:rsid w:val="007B5AC9"/>
    <w:rsid w:val="007B5C52"/>
    <w:rsid w:val="007B6147"/>
    <w:rsid w:val="007B6221"/>
    <w:rsid w:val="007B648D"/>
    <w:rsid w:val="007B64A8"/>
    <w:rsid w:val="007B6510"/>
    <w:rsid w:val="007B668C"/>
    <w:rsid w:val="007B71DB"/>
    <w:rsid w:val="007B7274"/>
    <w:rsid w:val="007B7341"/>
    <w:rsid w:val="007B75DD"/>
    <w:rsid w:val="007B7C04"/>
    <w:rsid w:val="007B7D06"/>
    <w:rsid w:val="007C0063"/>
    <w:rsid w:val="007C0601"/>
    <w:rsid w:val="007C06A4"/>
    <w:rsid w:val="007C0784"/>
    <w:rsid w:val="007C079A"/>
    <w:rsid w:val="007C0B13"/>
    <w:rsid w:val="007C0BF3"/>
    <w:rsid w:val="007C0CD1"/>
    <w:rsid w:val="007C0DB6"/>
    <w:rsid w:val="007C1170"/>
    <w:rsid w:val="007C14CB"/>
    <w:rsid w:val="007C18BB"/>
    <w:rsid w:val="007C1E3E"/>
    <w:rsid w:val="007C2414"/>
    <w:rsid w:val="007C2814"/>
    <w:rsid w:val="007C28C5"/>
    <w:rsid w:val="007C2D79"/>
    <w:rsid w:val="007C2D83"/>
    <w:rsid w:val="007C2F50"/>
    <w:rsid w:val="007C3315"/>
    <w:rsid w:val="007C339C"/>
    <w:rsid w:val="007C3484"/>
    <w:rsid w:val="007C356A"/>
    <w:rsid w:val="007C38DB"/>
    <w:rsid w:val="007C3926"/>
    <w:rsid w:val="007C3E00"/>
    <w:rsid w:val="007C3F95"/>
    <w:rsid w:val="007C3FE2"/>
    <w:rsid w:val="007C44D8"/>
    <w:rsid w:val="007C4752"/>
    <w:rsid w:val="007C4B49"/>
    <w:rsid w:val="007C4EC8"/>
    <w:rsid w:val="007C51AC"/>
    <w:rsid w:val="007C5577"/>
    <w:rsid w:val="007C55B9"/>
    <w:rsid w:val="007C57B7"/>
    <w:rsid w:val="007C5B88"/>
    <w:rsid w:val="007C6071"/>
    <w:rsid w:val="007C6346"/>
    <w:rsid w:val="007C677B"/>
    <w:rsid w:val="007C6BAA"/>
    <w:rsid w:val="007C6ED7"/>
    <w:rsid w:val="007C6EF3"/>
    <w:rsid w:val="007C6F40"/>
    <w:rsid w:val="007C6FD8"/>
    <w:rsid w:val="007C72CB"/>
    <w:rsid w:val="007C7576"/>
    <w:rsid w:val="007C7629"/>
    <w:rsid w:val="007C7720"/>
    <w:rsid w:val="007C7B3E"/>
    <w:rsid w:val="007C7DA0"/>
    <w:rsid w:val="007D0037"/>
    <w:rsid w:val="007D0257"/>
    <w:rsid w:val="007D0344"/>
    <w:rsid w:val="007D0527"/>
    <w:rsid w:val="007D0867"/>
    <w:rsid w:val="007D0917"/>
    <w:rsid w:val="007D096E"/>
    <w:rsid w:val="007D0E84"/>
    <w:rsid w:val="007D2184"/>
    <w:rsid w:val="007D25F4"/>
    <w:rsid w:val="007D2A35"/>
    <w:rsid w:val="007D2D7A"/>
    <w:rsid w:val="007D2FBB"/>
    <w:rsid w:val="007D3250"/>
    <w:rsid w:val="007D333C"/>
    <w:rsid w:val="007D381E"/>
    <w:rsid w:val="007D3959"/>
    <w:rsid w:val="007D3ABB"/>
    <w:rsid w:val="007D465C"/>
    <w:rsid w:val="007D4B29"/>
    <w:rsid w:val="007D4B8B"/>
    <w:rsid w:val="007D4D3E"/>
    <w:rsid w:val="007D5542"/>
    <w:rsid w:val="007D57C6"/>
    <w:rsid w:val="007D5A8B"/>
    <w:rsid w:val="007D63D2"/>
    <w:rsid w:val="007D657F"/>
    <w:rsid w:val="007D659C"/>
    <w:rsid w:val="007D6760"/>
    <w:rsid w:val="007D6A34"/>
    <w:rsid w:val="007D6AF5"/>
    <w:rsid w:val="007D6D04"/>
    <w:rsid w:val="007D7166"/>
    <w:rsid w:val="007D725B"/>
    <w:rsid w:val="007D76AC"/>
    <w:rsid w:val="007D781C"/>
    <w:rsid w:val="007D7A7E"/>
    <w:rsid w:val="007D7DFC"/>
    <w:rsid w:val="007D7F35"/>
    <w:rsid w:val="007E0056"/>
    <w:rsid w:val="007E0864"/>
    <w:rsid w:val="007E1368"/>
    <w:rsid w:val="007E1DA4"/>
    <w:rsid w:val="007E1E63"/>
    <w:rsid w:val="007E1EFE"/>
    <w:rsid w:val="007E2137"/>
    <w:rsid w:val="007E229C"/>
    <w:rsid w:val="007E2555"/>
    <w:rsid w:val="007E2CCC"/>
    <w:rsid w:val="007E2E29"/>
    <w:rsid w:val="007E3158"/>
    <w:rsid w:val="007E3278"/>
    <w:rsid w:val="007E3368"/>
    <w:rsid w:val="007E33C4"/>
    <w:rsid w:val="007E352E"/>
    <w:rsid w:val="007E357F"/>
    <w:rsid w:val="007E3DB0"/>
    <w:rsid w:val="007E41D3"/>
    <w:rsid w:val="007E4411"/>
    <w:rsid w:val="007E4A39"/>
    <w:rsid w:val="007E4DCC"/>
    <w:rsid w:val="007E4FAA"/>
    <w:rsid w:val="007E5BC8"/>
    <w:rsid w:val="007E60B6"/>
    <w:rsid w:val="007E6280"/>
    <w:rsid w:val="007E62D2"/>
    <w:rsid w:val="007E6668"/>
    <w:rsid w:val="007E67EC"/>
    <w:rsid w:val="007E69B2"/>
    <w:rsid w:val="007E6A4F"/>
    <w:rsid w:val="007E6BAD"/>
    <w:rsid w:val="007E6D9C"/>
    <w:rsid w:val="007E7007"/>
    <w:rsid w:val="007E7750"/>
    <w:rsid w:val="007E7A01"/>
    <w:rsid w:val="007E7A53"/>
    <w:rsid w:val="007E7B87"/>
    <w:rsid w:val="007F02F0"/>
    <w:rsid w:val="007F0AA9"/>
    <w:rsid w:val="007F1378"/>
    <w:rsid w:val="007F1547"/>
    <w:rsid w:val="007F18ED"/>
    <w:rsid w:val="007F20D8"/>
    <w:rsid w:val="007F2196"/>
    <w:rsid w:val="007F2954"/>
    <w:rsid w:val="007F3501"/>
    <w:rsid w:val="007F3595"/>
    <w:rsid w:val="007F3AB7"/>
    <w:rsid w:val="007F3F02"/>
    <w:rsid w:val="007F4343"/>
    <w:rsid w:val="007F4978"/>
    <w:rsid w:val="007F503C"/>
    <w:rsid w:val="007F55A1"/>
    <w:rsid w:val="007F55C9"/>
    <w:rsid w:val="007F5FD2"/>
    <w:rsid w:val="007F6125"/>
    <w:rsid w:val="007F6960"/>
    <w:rsid w:val="007F6E4B"/>
    <w:rsid w:val="007F6ED1"/>
    <w:rsid w:val="007F704F"/>
    <w:rsid w:val="007F734D"/>
    <w:rsid w:val="007F74C8"/>
    <w:rsid w:val="007F7720"/>
    <w:rsid w:val="007F795A"/>
    <w:rsid w:val="007F7F17"/>
    <w:rsid w:val="0080055A"/>
    <w:rsid w:val="008007D4"/>
    <w:rsid w:val="008009A6"/>
    <w:rsid w:val="00800DB7"/>
    <w:rsid w:val="00800EBC"/>
    <w:rsid w:val="00800FAB"/>
    <w:rsid w:val="00801249"/>
    <w:rsid w:val="008015C3"/>
    <w:rsid w:val="00801692"/>
    <w:rsid w:val="00801753"/>
    <w:rsid w:val="00801932"/>
    <w:rsid w:val="00801FC2"/>
    <w:rsid w:val="00801FE6"/>
    <w:rsid w:val="0080204E"/>
    <w:rsid w:val="008021BE"/>
    <w:rsid w:val="00802616"/>
    <w:rsid w:val="00802A1F"/>
    <w:rsid w:val="00802E98"/>
    <w:rsid w:val="00802F33"/>
    <w:rsid w:val="008030D6"/>
    <w:rsid w:val="00803354"/>
    <w:rsid w:val="00803831"/>
    <w:rsid w:val="00803DDF"/>
    <w:rsid w:val="00804097"/>
    <w:rsid w:val="0080417A"/>
    <w:rsid w:val="00804252"/>
    <w:rsid w:val="0080478A"/>
    <w:rsid w:val="00804858"/>
    <w:rsid w:val="008048C5"/>
    <w:rsid w:val="00804C1B"/>
    <w:rsid w:val="00805A74"/>
    <w:rsid w:val="00805E4D"/>
    <w:rsid w:val="00806592"/>
    <w:rsid w:val="0080686C"/>
    <w:rsid w:val="0080691D"/>
    <w:rsid w:val="00806AF8"/>
    <w:rsid w:val="0080702F"/>
    <w:rsid w:val="0080789C"/>
    <w:rsid w:val="008079CA"/>
    <w:rsid w:val="00807AE7"/>
    <w:rsid w:val="00807B47"/>
    <w:rsid w:val="00807CE7"/>
    <w:rsid w:val="00810178"/>
    <w:rsid w:val="008102B1"/>
    <w:rsid w:val="008103D2"/>
    <w:rsid w:val="008105B4"/>
    <w:rsid w:val="00810618"/>
    <w:rsid w:val="00810721"/>
    <w:rsid w:val="0081091B"/>
    <w:rsid w:val="00810B15"/>
    <w:rsid w:val="00810C5E"/>
    <w:rsid w:val="0081114E"/>
    <w:rsid w:val="0081128B"/>
    <w:rsid w:val="00811624"/>
    <w:rsid w:val="008116A6"/>
    <w:rsid w:val="008116E4"/>
    <w:rsid w:val="0081171E"/>
    <w:rsid w:val="00811B56"/>
    <w:rsid w:val="00811BC2"/>
    <w:rsid w:val="00811D97"/>
    <w:rsid w:val="00811DEA"/>
    <w:rsid w:val="00812038"/>
    <w:rsid w:val="008120E6"/>
    <w:rsid w:val="00812115"/>
    <w:rsid w:val="0081222B"/>
    <w:rsid w:val="0081223D"/>
    <w:rsid w:val="0081252D"/>
    <w:rsid w:val="00812654"/>
    <w:rsid w:val="00812655"/>
    <w:rsid w:val="0081275B"/>
    <w:rsid w:val="0081277E"/>
    <w:rsid w:val="008128FA"/>
    <w:rsid w:val="00812EDC"/>
    <w:rsid w:val="0081309A"/>
    <w:rsid w:val="0081346E"/>
    <w:rsid w:val="008135E9"/>
    <w:rsid w:val="008135F2"/>
    <w:rsid w:val="00813F18"/>
    <w:rsid w:val="00813FC7"/>
    <w:rsid w:val="00814286"/>
    <w:rsid w:val="0081431A"/>
    <w:rsid w:val="00814342"/>
    <w:rsid w:val="008144D7"/>
    <w:rsid w:val="0081484B"/>
    <w:rsid w:val="0081498F"/>
    <w:rsid w:val="00814A29"/>
    <w:rsid w:val="00814B65"/>
    <w:rsid w:val="00814EBA"/>
    <w:rsid w:val="008154B6"/>
    <w:rsid w:val="00815502"/>
    <w:rsid w:val="0081585E"/>
    <w:rsid w:val="008158FE"/>
    <w:rsid w:val="00815918"/>
    <w:rsid w:val="00815D63"/>
    <w:rsid w:val="00816046"/>
    <w:rsid w:val="0081606F"/>
    <w:rsid w:val="008160BD"/>
    <w:rsid w:val="00816E59"/>
    <w:rsid w:val="008170E7"/>
    <w:rsid w:val="0081741B"/>
    <w:rsid w:val="008174B9"/>
    <w:rsid w:val="008175E2"/>
    <w:rsid w:val="00817602"/>
    <w:rsid w:val="0081770B"/>
    <w:rsid w:val="0081793E"/>
    <w:rsid w:val="00817A53"/>
    <w:rsid w:val="00817D5F"/>
    <w:rsid w:val="00820269"/>
    <w:rsid w:val="00820407"/>
    <w:rsid w:val="008207FC"/>
    <w:rsid w:val="00820A06"/>
    <w:rsid w:val="00820F86"/>
    <w:rsid w:val="00820F98"/>
    <w:rsid w:val="008214BB"/>
    <w:rsid w:val="008218EB"/>
    <w:rsid w:val="00821D5E"/>
    <w:rsid w:val="008223A1"/>
    <w:rsid w:val="008223F5"/>
    <w:rsid w:val="00822420"/>
    <w:rsid w:val="00822FE7"/>
    <w:rsid w:val="0082369E"/>
    <w:rsid w:val="00823B76"/>
    <w:rsid w:val="00824BAB"/>
    <w:rsid w:val="00825243"/>
    <w:rsid w:val="008252A6"/>
    <w:rsid w:val="00825361"/>
    <w:rsid w:val="008258CB"/>
    <w:rsid w:val="0082600F"/>
    <w:rsid w:val="0082631B"/>
    <w:rsid w:val="0082641A"/>
    <w:rsid w:val="008269C9"/>
    <w:rsid w:val="00826C41"/>
    <w:rsid w:val="00826D87"/>
    <w:rsid w:val="00826E34"/>
    <w:rsid w:val="00826EF9"/>
    <w:rsid w:val="008271E9"/>
    <w:rsid w:val="00827948"/>
    <w:rsid w:val="00827B34"/>
    <w:rsid w:val="00827DD7"/>
    <w:rsid w:val="008301A0"/>
    <w:rsid w:val="008301CD"/>
    <w:rsid w:val="008302DA"/>
    <w:rsid w:val="008309B0"/>
    <w:rsid w:val="00830F1E"/>
    <w:rsid w:val="0083116C"/>
    <w:rsid w:val="008313A9"/>
    <w:rsid w:val="008315E9"/>
    <w:rsid w:val="00831770"/>
    <w:rsid w:val="008319ED"/>
    <w:rsid w:val="00831B59"/>
    <w:rsid w:val="00832011"/>
    <w:rsid w:val="00832B8A"/>
    <w:rsid w:val="00832ED4"/>
    <w:rsid w:val="00832F0F"/>
    <w:rsid w:val="00833216"/>
    <w:rsid w:val="0083329E"/>
    <w:rsid w:val="00833764"/>
    <w:rsid w:val="008339AC"/>
    <w:rsid w:val="00833B29"/>
    <w:rsid w:val="00833EB1"/>
    <w:rsid w:val="0083405C"/>
    <w:rsid w:val="0083416E"/>
    <w:rsid w:val="00834192"/>
    <w:rsid w:val="0083483D"/>
    <w:rsid w:val="008349CB"/>
    <w:rsid w:val="00834A20"/>
    <w:rsid w:val="00834C99"/>
    <w:rsid w:val="00834DCB"/>
    <w:rsid w:val="008351C3"/>
    <w:rsid w:val="0083525C"/>
    <w:rsid w:val="0083549D"/>
    <w:rsid w:val="008354BB"/>
    <w:rsid w:val="00835C2D"/>
    <w:rsid w:val="00835D2C"/>
    <w:rsid w:val="00835DD4"/>
    <w:rsid w:val="00835E60"/>
    <w:rsid w:val="0083617F"/>
    <w:rsid w:val="00836327"/>
    <w:rsid w:val="008363A7"/>
    <w:rsid w:val="00836C5B"/>
    <w:rsid w:val="00836C78"/>
    <w:rsid w:val="00836D27"/>
    <w:rsid w:val="008370F1"/>
    <w:rsid w:val="008372D9"/>
    <w:rsid w:val="00837535"/>
    <w:rsid w:val="00837770"/>
    <w:rsid w:val="00837785"/>
    <w:rsid w:val="00837B6C"/>
    <w:rsid w:val="00837B74"/>
    <w:rsid w:val="00837CF6"/>
    <w:rsid w:val="00837D3F"/>
    <w:rsid w:val="00837DA2"/>
    <w:rsid w:val="00840069"/>
    <w:rsid w:val="00840B0A"/>
    <w:rsid w:val="00840B0F"/>
    <w:rsid w:val="00841039"/>
    <w:rsid w:val="008411F4"/>
    <w:rsid w:val="00841378"/>
    <w:rsid w:val="00841806"/>
    <w:rsid w:val="00841AA9"/>
    <w:rsid w:val="00841BF8"/>
    <w:rsid w:val="00841F7F"/>
    <w:rsid w:val="00842965"/>
    <w:rsid w:val="00842E3E"/>
    <w:rsid w:val="00843312"/>
    <w:rsid w:val="00843439"/>
    <w:rsid w:val="008434D9"/>
    <w:rsid w:val="00843780"/>
    <w:rsid w:val="00843BD1"/>
    <w:rsid w:val="00843E75"/>
    <w:rsid w:val="008440BF"/>
    <w:rsid w:val="0084415B"/>
    <w:rsid w:val="00844291"/>
    <w:rsid w:val="00844517"/>
    <w:rsid w:val="00844BBC"/>
    <w:rsid w:val="00844D14"/>
    <w:rsid w:val="00844EEE"/>
    <w:rsid w:val="00844FA5"/>
    <w:rsid w:val="00845378"/>
    <w:rsid w:val="008455D8"/>
    <w:rsid w:val="0084620A"/>
    <w:rsid w:val="00846438"/>
    <w:rsid w:val="0084687B"/>
    <w:rsid w:val="00846C35"/>
    <w:rsid w:val="00846D1F"/>
    <w:rsid w:val="00846D60"/>
    <w:rsid w:val="00847484"/>
    <w:rsid w:val="008477AF"/>
    <w:rsid w:val="008477BA"/>
    <w:rsid w:val="008478A0"/>
    <w:rsid w:val="008478D0"/>
    <w:rsid w:val="008478D2"/>
    <w:rsid w:val="00847CC0"/>
    <w:rsid w:val="00847FBC"/>
    <w:rsid w:val="008501E9"/>
    <w:rsid w:val="00850295"/>
    <w:rsid w:val="00850436"/>
    <w:rsid w:val="0085075E"/>
    <w:rsid w:val="00850C52"/>
    <w:rsid w:val="00850DFD"/>
    <w:rsid w:val="008511EF"/>
    <w:rsid w:val="008512FB"/>
    <w:rsid w:val="008515C8"/>
    <w:rsid w:val="00851720"/>
    <w:rsid w:val="00851A89"/>
    <w:rsid w:val="00851B64"/>
    <w:rsid w:val="00851BF4"/>
    <w:rsid w:val="00851CFB"/>
    <w:rsid w:val="00851E7A"/>
    <w:rsid w:val="00852222"/>
    <w:rsid w:val="00852226"/>
    <w:rsid w:val="00852B39"/>
    <w:rsid w:val="00852C09"/>
    <w:rsid w:val="00852C8E"/>
    <w:rsid w:val="00853011"/>
    <w:rsid w:val="0085318C"/>
    <w:rsid w:val="00853703"/>
    <w:rsid w:val="0085386D"/>
    <w:rsid w:val="00853C97"/>
    <w:rsid w:val="00853D48"/>
    <w:rsid w:val="00853DCA"/>
    <w:rsid w:val="00854071"/>
    <w:rsid w:val="00854379"/>
    <w:rsid w:val="00854F37"/>
    <w:rsid w:val="008551D2"/>
    <w:rsid w:val="00855313"/>
    <w:rsid w:val="00855C30"/>
    <w:rsid w:val="00855EFD"/>
    <w:rsid w:val="008560BC"/>
    <w:rsid w:val="00856373"/>
    <w:rsid w:val="008569F9"/>
    <w:rsid w:val="00856CA6"/>
    <w:rsid w:val="00856E4C"/>
    <w:rsid w:val="00856FA2"/>
    <w:rsid w:val="00857073"/>
    <w:rsid w:val="00857121"/>
    <w:rsid w:val="008573BA"/>
    <w:rsid w:val="008573E9"/>
    <w:rsid w:val="00857522"/>
    <w:rsid w:val="00857802"/>
    <w:rsid w:val="008579FE"/>
    <w:rsid w:val="00857CD2"/>
    <w:rsid w:val="00857D4A"/>
    <w:rsid w:val="00857DC1"/>
    <w:rsid w:val="00860418"/>
    <w:rsid w:val="00860603"/>
    <w:rsid w:val="00860698"/>
    <w:rsid w:val="00860B4C"/>
    <w:rsid w:val="00860BDD"/>
    <w:rsid w:val="00862159"/>
    <w:rsid w:val="00862A0A"/>
    <w:rsid w:val="00862D7F"/>
    <w:rsid w:val="00863399"/>
    <w:rsid w:val="008633E6"/>
    <w:rsid w:val="00863902"/>
    <w:rsid w:val="00863E6B"/>
    <w:rsid w:val="00864047"/>
    <w:rsid w:val="008641F9"/>
    <w:rsid w:val="00864311"/>
    <w:rsid w:val="00864A97"/>
    <w:rsid w:val="00864B7C"/>
    <w:rsid w:val="00864EC2"/>
    <w:rsid w:val="008651AE"/>
    <w:rsid w:val="008652BD"/>
    <w:rsid w:val="00865357"/>
    <w:rsid w:val="0086577E"/>
    <w:rsid w:val="008659C1"/>
    <w:rsid w:val="00865E81"/>
    <w:rsid w:val="00865E96"/>
    <w:rsid w:val="00865F73"/>
    <w:rsid w:val="008665B3"/>
    <w:rsid w:val="00866675"/>
    <w:rsid w:val="00866DF4"/>
    <w:rsid w:val="00866E07"/>
    <w:rsid w:val="00867430"/>
    <w:rsid w:val="008674CD"/>
    <w:rsid w:val="008677B6"/>
    <w:rsid w:val="00867A51"/>
    <w:rsid w:val="0087013B"/>
    <w:rsid w:val="0087033E"/>
    <w:rsid w:val="00870419"/>
    <w:rsid w:val="00870545"/>
    <w:rsid w:val="00870877"/>
    <w:rsid w:val="00871553"/>
    <w:rsid w:val="0087156E"/>
    <w:rsid w:val="00871651"/>
    <w:rsid w:val="00871901"/>
    <w:rsid w:val="008719A9"/>
    <w:rsid w:val="00871A10"/>
    <w:rsid w:val="00871A79"/>
    <w:rsid w:val="00871C24"/>
    <w:rsid w:val="00871EB5"/>
    <w:rsid w:val="008723E2"/>
    <w:rsid w:val="008726C0"/>
    <w:rsid w:val="0087295A"/>
    <w:rsid w:val="00873012"/>
    <w:rsid w:val="00873468"/>
    <w:rsid w:val="0087362C"/>
    <w:rsid w:val="008738FB"/>
    <w:rsid w:val="008738FF"/>
    <w:rsid w:val="008742A6"/>
    <w:rsid w:val="00874366"/>
    <w:rsid w:val="00874756"/>
    <w:rsid w:val="008748BA"/>
    <w:rsid w:val="00874AEA"/>
    <w:rsid w:val="00874EF6"/>
    <w:rsid w:val="008753FC"/>
    <w:rsid w:val="008754E5"/>
    <w:rsid w:val="008755AF"/>
    <w:rsid w:val="00875824"/>
    <w:rsid w:val="00875BFE"/>
    <w:rsid w:val="00875E45"/>
    <w:rsid w:val="00875FA5"/>
    <w:rsid w:val="00876111"/>
    <w:rsid w:val="0087626C"/>
    <w:rsid w:val="00876C49"/>
    <w:rsid w:val="0087764F"/>
    <w:rsid w:val="008778E6"/>
    <w:rsid w:val="00877FD6"/>
    <w:rsid w:val="00880155"/>
    <w:rsid w:val="008801F3"/>
    <w:rsid w:val="008805E6"/>
    <w:rsid w:val="0088109A"/>
    <w:rsid w:val="008814A0"/>
    <w:rsid w:val="008816DE"/>
    <w:rsid w:val="00881823"/>
    <w:rsid w:val="008823B6"/>
    <w:rsid w:val="00882470"/>
    <w:rsid w:val="00882671"/>
    <w:rsid w:val="00882A1D"/>
    <w:rsid w:val="00882A42"/>
    <w:rsid w:val="00882D83"/>
    <w:rsid w:val="00882F98"/>
    <w:rsid w:val="0088358F"/>
    <w:rsid w:val="00883990"/>
    <w:rsid w:val="008839C3"/>
    <w:rsid w:val="00883B5E"/>
    <w:rsid w:val="00883F22"/>
    <w:rsid w:val="0088443E"/>
    <w:rsid w:val="008844CD"/>
    <w:rsid w:val="00884692"/>
    <w:rsid w:val="00884CB2"/>
    <w:rsid w:val="00885699"/>
    <w:rsid w:val="008856E3"/>
    <w:rsid w:val="00885B24"/>
    <w:rsid w:val="00885E2E"/>
    <w:rsid w:val="00885EB7"/>
    <w:rsid w:val="00885FD2"/>
    <w:rsid w:val="0088605F"/>
    <w:rsid w:val="008861F0"/>
    <w:rsid w:val="008863D1"/>
    <w:rsid w:val="00886499"/>
    <w:rsid w:val="00886502"/>
    <w:rsid w:val="00886BBB"/>
    <w:rsid w:val="00886FAC"/>
    <w:rsid w:val="00887759"/>
    <w:rsid w:val="008879AE"/>
    <w:rsid w:val="00887DB2"/>
    <w:rsid w:val="00890154"/>
    <w:rsid w:val="00890302"/>
    <w:rsid w:val="0089040C"/>
    <w:rsid w:val="00890A9B"/>
    <w:rsid w:val="00890E5E"/>
    <w:rsid w:val="00890EC1"/>
    <w:rsid w:val="0089172A"/>
    <w:rsid w:val="00891A12"/>
    <w:rsid w:val="00891BCC"/>
    <w:rsid w:val="00891FF5"/>
    <w:rsid w:val="008920DE"/>
    <w:rsid w:val="008922FB"/>
    <w:rsid w:val="00892F5B"/>
    <w:rsid w:val="008932FC"/>
    <w:rsid w:val="00893510"/>
    <w:rsid w:val="00893843"/>
    <w:rsid w:val="00893B21"/>
    <w:rsid w:val="00893C62"/>
    <w:rsid w:val="00893FBA"/>
    <w:rsid w:val="008947ED"/>
    <w:rsid w:val="008949DA"/>
    <w:rsid w:val="00894B0E"/>
    <w:rsid w:val="008953C0"/>
    <w:rsid w:val="008955D6"/>
    <w:rsid w:val="00895BCA"/>
    <w:rsid w:val="00895E40"/>
    <w:rsid w:val="00896144"/>
    <w:rsid w:val="008964C9"/>
    <w:rsid w:val="00896512"/>
    <w:rsid w:val="00896519"/>
    <w:rsid w:val="0089655E"/>
    <w:rsid w:val="00896987"/>
    <w:rsid w:val="00896F2C"/>
    <w:rsid w:val="0089709D"/>
    <w:rsid w:val="00897107"/>
    <w:rsid w:val="00897191"/>
    <w:rsid w:val="008972EB"/>
    <w:rsid w:val="0089732C"/>
    <w:rsid w:val="008975B4"/>
    <w:rsid w:val="00897942"/>
    <w:rsid w:val="00897F1A"/>
    <w:rsid w:val="008A0533"/>
    <w:rsid w:val="008A05A4"/>
    <w:rsid w:val="008A07FA"/>
    <w:rsid w:val="008A0B65"/>
    <w:rsid w:val="008A0CB5"/>
    <w:rsid w:val="008A1450"/>
    <w:rsid w:val="008A15AF"/>
    <w:rsid w:val="008A163B"/>
    <w:rsid w:val="008A16B0"/>
    <w:rsid w:val="008A1780"/>
    <w:rsid w:val="008A1925"/>
    <w:rsid w:val="008A1973"/>
    <w:rsid w:val="008A20F8"/>
    <w:rsid w:val="008A2363"/>
    <w:rsid w:val="008A2A12"/>
    <w:rsid w:val="008A31B0"/>
    <w:rsid w:val="008A358C"/>
    <w:rsid w:val="008A3C96"/>
    <w:rsid w:val="008A3F50"/>
    <w:rsid w:val="008A43D1"/>
    <w:rsid w:val="008A4988"/>
    <w:rsid w:val="008A50B1"/>
    <w:rsid w:val="008A5200"/>
    <w:rsid w:val="008A58E5"/>
    <w:rsid w:val="008A5B25"/>
    <w:rsid w:val="008A5B49"/>
    <w:rsid w:val="008A5E2A"/>
    <w:rsid w:val="008A5E56"/>
    <w:rsid w:val="008A6268"/>
    <w:rsid w:val="008A65C8"/>
    <w:rsid w:val="008A65C9"/>
    <w:rsid w:val="008A668E"/>
    <w:rsid w:val="008A6DE1"/>
    <w:rsid w:val="008A6F86"/>
    <w:rsid w:val="008A7228"/>
    <w:rsid w:val="008A729A"/>
    <w:rsid w:val="008A72C5"/>
    <w:rsid w:val="008A7322"/>
    <w:rsid w:val="008A732C"/>
    <w:rsid w:val="008A7409"/>
    <w:rsid w:val="008A7A0E"/>
    <w:rsid w:val="008A7A19"/>
    <w:rsid w:val="008A7A46"/>
    <w:rsid w:val="008A7B81"/>
    <w:rsid w:val="008A7FDD"/>
    <w:rsid w:val="008B000F"/>
    <w:rsid w:val="008B02CC"/>
    <w:rsid w:val="008B044C"/>
    <w:rsid w:val="008B0A86"/>
    <w:rsid w:val="008B0D24"/>
    <w:rsid w:val="008B0F2B"/>
    <w:rsid w:val="008B1432"/>
    <w:rsid w:val="008B17C9"/>
    <w:rsid w:val="008B19BF"/>
    <w:rsid w:val="008B1B97"/>
    <w:rsid w:val="008B1CF3"/>
    <w:rsid w:val="008B1DFF"/>
    <w:rsid w:val="008B208A"/>
    <w:rsid w:val="008B231B"/>
    <w:rsid w:val="008B27B6"/>
    <w:rsid w:val="008B2A5F"/>
    <w:rsid w:val="008B2C1C"/>
    <w:rsid w:val="008B3393"/>
    <w:rsid w:val="008B33FA"/>
    <w:rsid w:val="008B3575"/>
    <w:rsid w:val="008B38A2"/>
    <w:rsid w:val="008B412A"/>
    <w:rsid w:val="008B49CA"/>
    <w:rsid w:val="008B576D"/>
    <w:rsid w:val="008B58CF"/>
    <w:rsid w:val="008B5AF6"/>
    <w:rsid w:val="008B612E"/>
    <w:rsid w:val="008B651C"/>
    <w:rsid w:val="008B6674"/>
    <w:rsid w:val="008B691C"/>
    <w:rsid w:val="008B6969"/>
    <w:rsid w:val="008B69C9"/>
    <w:rsid w:val="008B6D40"/>
    <w:rsid w:val="008B6E8C"/>
    <w:rsid w:val="008B7280"/>
    <w:rsid w:val="008B7854"/>
    <w:rsid w:val="008B78D5"/>
    <w:rsid w:val="008B7A4F"/>
    <w:rsid w:val="008B7E4F"/>
    <w:rsid w:val="008C021A"/>
    <w:rsid w:val="008C02BB"/>
    <w:rsid w:val="008C0C70"/>
    <w:rsid w:val="008C0E50"/>
    <w:rsid w:val="008C0EDA"/>
    <w:rsid w:val="008C0EFF"/>
    <w:rsid w:val="008C0FB0"/>
    <w:rsid w:val="008C109F"/>
    <w:rsid w:val="008C1573"/>
    <w:rsid w:val="008C1A6D"/>
    <w:rsid w:val="008C1B4F"/>
    <w:rsid w:val="008C1F2D"/>
    <w:rsid w:val="008C1FFD"/>
    <w:rsid w:val="008C2417"/>
    <w:rsid w:val="008C2705"/>
    <w:rsid w:val="008C2792"/>
    <w:rsid w:val="008C28E7"/>
    <w:rsid w:val="008C2E3D"/>
    <w:rsid w:val="008C39F1"/>
    <w:rsid w:val="008C3AB3"/>
    <w:rsid w:val="008C3B41"/>
    <w:rsid w:val="008C42B4"/>
    <w:rsid w:val="008C446A"/>
    <w:rsid w:val="008C447C"/>
    <w:rsid w:val="008C47E0"/>
    <w:rsid w:val="008C4A3C"/>
    <w:rsid w:val="008C5154"/>
    <w:rsid w:val="008C51C3"/>
    <w:rsid w:val="008C5212"/>
    <w:rsid w:val="008C523C"/>
    <w:rsid w:val="008C5E47"/>
    <w:rsid w:val="008C608A"/>
    <w:rsid w:val="008C63CB"/>
    <w:rsid w:val="008C63EA"/>
    <w:rsid w:val="008C653C"/>
    <w:rsid w:val="008C6565"/>
    <w:rsid w:val="008C6752"/>
    <w:rsid w:val="008C6AF8"/>
    <w:rsid w:val="008C6BF7"/>
    <w:rsid w:val="008C6CE6"/>
    <w:rsid w:val="008C6F51"/>
    <w:rsid w:val="008C7808"/>
    <w:rsid w:val="008C791E"/>
    <w:rsid w:val="008C7DB2"/>
    <w:rsid w:val="008D0019"/>
    <w:rsid w:val="008D04E3"/>
    <w:rsid w:val="008D0B36"/>
    <w:rsid w:val="008D0C69"/>
    <w:rsid w:val="008D1039"/>
    <w:rsid w:val="008D1331"/>
    <w:rsid w:val="008D1452"/>
    <w:rsid w:val="008D157F"/>
    <w:rsid w:val="008D168D"/>
    <w:rsid w:val="008D16D6"/>
    <w:rsid w:val="008D1700"/>
    <w:rsid w:val="008D18D6"/>
    <w:rsid w:val="008D193B"/>
    <w:rsid w:val="008D199A"/>
    <w:rsid w:val="008D1A3B"/>
    <w:rsid w:val="008D1B23"/>
    <w:rsid w:val="008D2243"/>
    <w:rsid w:val="008D2539"/>
    <w:rsid w:val="008D268D"/>
    <w:rsid w:val="008D275A"/>
    <w:rsid w:val="008D297D"/>
    <w:rsid w:val="008D2A28"/>
    <w:rsid w:val="008D2A30"/>
    <w:rsid w:val="008D2B04"/>
    <w:rsid w:val="008D2EC8"/>
    <w:rsid w:val="008D2FF6"/>
    <w:rsid w:val="008D3039"/>
    <w:rsid w:val="008D3534"/>
    <w:rsid w:val="008D35E7"/>
    <w:rsid w:val="008D3760"/>
    <w:rsid w:val="008D397D"/>
    <w:rsid w:val="008D39A4"/>
    <w:rsid w:val="008D39F6"/>
    <w:rsid w:val="008D4398"/>
    <w:rsid w:val="008D4754"/>
    <w:rsid w:val="008D48B4"/>
    <w:rsid w:val="008D4907"/>
    <w:rsid w:val="008D50B4"/>
    <w:rsid w:val="008D58B1"/>
    <w:rsid w:val="008D6065"/>
    <w:rsid w:val="008D639B"/>
    <w:rsid w:val="008D63C9"/>
    <w:rsid w:val="008D64C6"/>
    <w:rsid w:val="008D66CD"/>
    <w:rsid w:val="008D7004"/>
    <w:rsid w:val="008D759A"/>
    <w:rsid w:val="008D75ED"/>
    <w:rsid w:val="008D764A"/>
    <w:rsid w:val="008D7CA9"/>
    <w:rsid w:val="008E00ED"/>
    <w:rsid w:val="008E03E6"/>
    <w:rsid w:val="008E0535"/>
    <w:rsid w:val="008E1316"/>
    <w:rsid w:val="008E135F"/>
    <w:rsid w:val="008E13D0"/>
    <w:rsid w:val="008E1D45"/>
    <w:rsid w:val="008E24D8"/>
    <w:rsid w:val="008E2867"/>
    <w:rsid w:val="008E28BC"/>
    <w:rsid w:val="008E2E95"/>
    <w:rsid w:val="008E31BC"/>
    <w:rsid w:val="008E3555"/>
    <w:rsid w:val="008E362F"/>
    <w:rsid w:val="008E3A5C"/>
    <w:rsid w:val="008E3BA0"/>
    <w:rsid w:val="008E3E6D"/>
    <w:rsid w:val="008E3EE5"/>
    <w:rsid w:val="008E4062"/>
    <w:rsid w:val="008E432C"/>
    <w:rsid w:val="008E4410"/>
    <w:rsid w:val="008E4632"/>
    <w:rsid w:val="008E47DD"/>
    <w:rsid w:val="008E483E"/>
    <w:rsid w:val="008E4E54"/>
    <w:rsid w:val="008E4F78"/>
    <w:rsid w:val="008E541A"/>
    <w:rsid w:val="008E563B"/>
    <w:rsid w:val="008E6458"/>
    <w:rsid w:val="008E66B5"/>
    <w:rsid w:val="008E6C0F"/>
    <w:rsid w:val="008E6DFE"/>
    <w:rsid w:val="008E72CF"/>
    <w:rsid w:val="008E7C74"/>
    <w:rsid w:val="008E7D88"/>
    <w:rsid w:val="008E7DD2"/>
    <w:rsid w:val="008E7E17"/>
    <w:rsid w:val="008F00E5"/>
    <w:rsid w:val="008F02F1"/>
    <w:rsid w:val="008F02FE"/>
    <w:rsid w:val="008F0EE1"/>
    <w:rsid w:val="008F14A9"/>
    <w:rsid w:val="008F14FC"/>
    <w:rsid w:val="008F17FD"/>
    <w:rsid w:val="008F1907"/>
    <w:rsid w:val="008F1941"/>
    <w:rsid w:val="008F1988"/>
    <w:rsid w:val="008F1A8D"/>
    <w:rsid w:val="008F2643"/>
    <w:rsid w:val="008F2707"/>
    <w:rsid w:val="008F2E92"/>
    <w:rsid w:val="008F2E9B"/>
    <w:rsid w:val="008F319F"/>
    <w:rsid w:val="008F3655"/>
    <w:rsid w:val="008F3875"/>
    <w:rsid w:val="008F3C60"/>
    <w:rsid w:val="008F3D14"/>
    <w:rsid w:val="008F4067"/>
    <w:rsid w:val="008F441F"/>
    <w:rsid w:val="008F44A9"/>
    <w:rsid w:val="008F4C30"/>
    <w:rsid w:val="008F4C5A"/>
    <w:rsid w:val="008F4F1C"/>
    <w:rsid w:val="008F4F5D"/>
    <w:rsid w:val="008F548B"/>
    <w:rsid w:val="008F5530"/>
    <w:rsid w:val="008F579A"/>
    <w:rsid w:val="008F61B1"/>
    <w:rsid w:val="008F622F"/>
    <w:rsid w:val="008F6485"/>
    <w:rsid w:val="008F64E4"/>
    <w:rsid w:val="008F661B"/>
    <w:rsid w:val="008F6CE0"/>
    <w:rsid w:val="008F6FCA"/>
    <w:rsid w:val="008F71EE"/>
    <w:rsid w:val="008F7201"/>
    <w:rsid w:val="008F72F2"/>
    <w:rsid w:val="008F76A0"/>
    <w:rsid w:val="008F7983"/>
    <w:rsid w:val="008F798A"/>
    <w:rsid w:val="008F7A1A"/>
    <w:rsid w:val="008F7C54"/>
    <w:rsid w:val="00900960"/>
    <w:rsid w:val="00901495"/>
    <w:rsid w:val="0090156B"/>
    <w:rsid w:val="00901AB8"/>
    <w:rsid w:val="00901E19"/>
    <w:rsid w:val="00901FAA"/>
    <w:rsid w:val="00902176"/>
    <w:rsid w:val="009021CB"/>
    <w:rsid w:val="00902DB5"/>
    <w:rsid w:val="00902E91"/>
    <w:rsid w:val="009031CB"/>
    <w:rsid w:val="009033FB"/>
    <w:rsid w:val="009038FE"/>
    <w:rsid w:val="00903A6E"/>
    <w:rsid w:val="00903B44"/>
    <w:rsid w:val="00903E37"/>
    <w:rsid w:val="00904011"/>
    <w:rsid w:val="0090406D"/>
    <w:rsid w:val="00904078"/>
    <w:rsid w:val="0090442F"/>
    <w:rsid w:val="00904964"/>
    <w:rsid w:val="00904B3C"/>
    <w:rsid w:val="00904C20"/>
    <w:rsid w:val="00904F23"/>
    <w:rsid w:val="009053B7"/>
    <w:rsid w:val="00905B4E"/>
    <w:rsid w:val="00906030"/>
    <w:rsid w:val="0090608B"/>
    <w:rsid w:val="0090624E"/>
    <w:rsid w:val="00906587"/>
    <w:rsid w:val="00906621"/>
    <w:rsid w:val="009066C0"/>
    <w:rsid w:val="009073AE"/>
    <w:rsid w:val="009073CD"/>
    <w:rsid w:val="009074DA"/>
    <w:rsid w:val="00907680"/>
    <w:rsid w:val="009078AE"/>
    <w:rsid w:val="00907976"/>
    <w:rsid w:val="00907C6F"/>
    <w:rsid w:val="00910098"/>
    <w:rsid w:val="00910375"/>
    <w:rsid w:val="009107D6"/>
    <w:rsid w:val="00910E47"/>
    <w:rsid w:val="00910FDA"/>
    <w:rsid w:val="0091162A"/>
    <w:rsid w:val="009117B4"/>
    <w:rsid w:val="00912859"/>
    <w:rsid w:val="00912DA0"/>
    <w:rsid w:val="009133D4"/>
    <w:rsid w:val="00914171"/>
    <w:rsid w:val="00914D25"/>
    <w:rsid w:val="00914F03"/>
    <w:rsid w:val="00915320"/>
    <w:rsid w:val="00915C3A"/>
    <w:rsid w:val="009162B6"/>
    <w:rsid w:val="00916387"/>
    <w:rsid w:val="00916666"/>
    <w:rsid w:val="0091685D"/>
    <w:rsid w:val="009168FB"/>
    <w:rsid w:val="009170C6"/>
    <w:rsid w:val="00917144"/>
    <w:rsid w:val="0091787F"/>
    <w:rsid w:val="00917B37"/>
    <w:rsid w:val="00917E5F"/>
    <w:rsid w:val="0092048E"/>
    <w:rsid w:val="0092070D"/>
    <w:rsid w:val="00920769"/>
    <w:rsid w:val="00920AB4"/>
    <w:rsid w:val="00920AD4"/>
    <w:rsid w:val="00920F62"/>
    <w:rsid w:val="009215BB"/>
    <w:rsid w:val="00921760"/>
    <w:rsid w:val="00921DB8"/>
    <w:rsid w:val="009223E8"/>
    <w:rsid w:val="0092245E"/>
    <w:rsid w:val="00922585"/>
    <w:rsid w:val="00922A00"/>
    <w:rsid w:val="00922ADE"/>
    <w:rsid w:val="00922E1B"/>
    <w:rsid w:val="00922E2B"/>
    <w:rsid w:val="009230F4"/>
    <w:rsid w:val="009231E0"/>
    <w:rsid w:val="0092321A"/>
    <w:rsid w:val="009232C7"/>
    <w:rsid w:val="00923983"/>
    <w:rsid w:val="009239E0"/>
    <w:rsid w:val="00923B94"/>
    <w:rsid w:val="00923DC6"/>
    <w:rsid w:val="00923FB9"/>
    <w:rsid w:val="00924361"/>
    <w:rsid w:val="00924A44"/>
    <w:rsid w:val="00924B0D"/>
    <w:rsid w:val="00924DEF"/>
    <w:rsid w:val="00925087"/>
    <w:rsid w:val="009256B2"/>
    <w:rsid w:val="00925896"/>
    <w:rsid w:val="00925951"/>
    <w:rsid w:val="00925ADD"/>
    <w:rsid w:val="00925F59"/>
    <w:rsid w:val="00926003"/>
    <w:rsid w:val="009265F4"/>
    <w:rsid w:val="0092682A"/>
    <w:rsid w:val="00926A63"/>
    <w:rsid w:val="00926F19"/>
    <w:rsid w:val="00926F1D"/>
    <w:rsid w:val="00926F5A"/>
    <w:rsid w:val="00927020"/>
    <w:rsid w:val="00927275"/>
    <w:rsid w:val="00927323"/>
    <w:rsid w:val="00927430"/>
    <w:rsid w:val="009275E9"/>
    <w:rsid w:val="00927677"/>
    <w:rsid w:val="00927E80"/>
    <w:rsid w:val="009300B9"/>
    <w:rsid w:val="00930316"/>
    <w:rsid w:val="00930738"/>
    <w:rsid w:val="009307C8"/>
    <w:rsid w:val="00930A09"/>
    <w:rsid w:val="00930AF1"/>
    <w:rsid w:val="00930DC1"/>
    <w:rsid w:val="00930F1C"/>
    <w:rsid w:val="0093115A"/>
    <w:rsid w:val="00931EA7"/>
    <w:rsid w:val="0093213B"/>
    <w:rsid w:val="009324F1"/>
    <w:rsid w:val="009325CD"/>
    <w:rsid w:val="009326FF"/>
    <w:rsid w:val="00932735"/>
    <w:rsid w:val="009328BD"/>
    <w:rsid w:val="0093296B"/>
    <w:rsid w:val="00932AC8"/>
    <w:rsid w:val="00932ACF"/>
    <w:rsid w:val="00932DBA"/>
    <w:rsid w:val="00932E30"/>
    <w:rsid w:val="00932E41"/>
    <w:rsid w:val="0093316F"/>
    <w:rsid w:val="00933346"/>
    <w:rsid w:val="0093342D"/>
    <w:rsid w:val="00933BAF"/>
    <w:rsid w:val="00933C38"/>
    <w:rsid w:val="00933C58"/>
    <w:rsid w:val="00933C9D"/>
    <w:rsid w:val="00933E4B"/>
    <w:rsid w:val="00933E7F"/>
    <w:rsid w:val="00933F20"/>
    <w:rsid w:val="009340BE"/>
    <w:rsid w:val="00934128"/>
    <w:rsid w:val="00934201"/>
    <w:rsid w:val="00934367"/>
    <w:rsid w:val="00934875"/>
    <w:rsid w:val="00934C40"/>
    <w:rsid w:val="00935293"/>
    <w:rsid w:val="009353A8"/>
    <w:rsid w:val="009359C5"/>
    <w:rsid w:val="00935A4D"/>
    <w:rsid w:val="00935C47"/>
    <w:rsid w:val="00936009"/>
    <w:rsid w:val="0093607B"/>
    <w:rsid w:val="00936486"/>
    <w:rsid w:val="009365C3"/>
    <w:rsid w:val="009366C4"/>
    <w:rsid w:val="00936BD7"/>
    <w:rsid w:val="00936E3E"/>
    <w:rsid w:val="0093703D"/>
    <w:rsid w:val="00937A23"/>
    <w:rsid w:val="0094034E"/>
    <w:rsid w:val="00940691"/>
    <w:rsid w:val="009409A9"/>
    <w:rsid w:val="00940D03"/>
    <w:rsid w:val="00940FA7"/>
    <w:rsid w:val="00940FDF"/>
    <w:rsid w:val="009412A9"/>
    <w:rsid w:val="0094151F"/>
    <w:rsid w:val="00941528"/>
    <w:rsid w:val="009415DF"/>
    <w:rsid w:val="00941C45"/>
    <w:rsid w:val="00941C5C"/>
    <w:rsid w:val="00941C97"/>
    <w:rsid w:val="00941D92"/>
    <w:rsid w:val="009420B7"/>
    <w:rsid w:val="00942277"/>
    <w:rsid w:val="00942469"/>
    <w:rsid w:val="009427A0"/>
    <w:rsid w:val="00942A2B"/>
    <w:rsid w:val="00942D83"/>
    <w:rsid w:val="00942DDC"/>
    <w:rsid w:val="00943286"/>
    <w:rsid w:val="0094336D"/>
    <w:rsid w:val="009436AD"/>
    <w:rsid w:val="00944227"/>
    <w:rsid w:val="00944481"/>
    <w:rsid w:val="00945051"/>
    <w:rsid w:val="009455DF"/>
    <w:rsid w:val="009457E3"/>
    <w:rsid w:val="00945B03"/>
    <w:rsid w:val="00945B7B"/>
    <w:rsid w:val="00946088"/>
    <w:rsid w:val="0094618D"/>
    <w:rsid w:val="009464B7"/>
    <w:rsid w:val="009464D8"/>
    <w:rsid w:val="00946532"/>
    <w:rsid w:val="00946536"/>
    <w:rsid w:val="009466F0"/>
    <w:rsid w:val="00947155"/>
    <w:rsid w:val="0094756A"/>
    <w:rsid w:val="009478CB"/>
    <w:rsid w:val="00947A31"/>
    <w:rsid w:val="00947AA7"/>
    <w:rsid w:val="00947F66"/>
    <w:rsid w:val="009503B5"/>
    <w:rsid w:val="009504CC"/>
    <w:rsid w:val="00950664"/>
    <w:rsid w:val="00950886"/>
    <w:rsid w:val="00950A24"/>
    <w:rsid w:val="00951014"/>
    <w:rsid w:val="0095157E"/>
    <w:rsid w:val="009516CE"/>
    <w:rsid w:val="009516E7"/>
    <w:rsid w:val="00952081"/>
    <w:rsid w:val="00952A46"/>
    <w:rsid w:val="00952B57"/>
    <w:rsid w:val="00952EA3"/>
    <w:rsid w:val="00952EEE"/>
    <w:rsid w:val="00952F11"/>
    <w:rsid w:val="00952F80"/>
    <w:rsid w:val="00953322"/>
    <w:rsid w:val="009535C2"/>
    <w:rsid w:val="00953AEF"/>
    <w:rsid w:val="00953DC2"/>
    <w:rsid w:val="00953E85"/>
    <w:rsid w:val="00954616"/>
    <w:rsid w:val="00954A96"/>
    <w:rsid w:val="00954D82"/>
    <w:rsid w:val="00954E60"/>
    <w:rsid w:val="00955027"/>
    <w:rsid w:val="009554B2"/>
    <w:rsid w:val="0095556C"/>
    <w:rsid w:val="0095560F"/>
    <w:rsid w:val="00955CBA"/>
    <w:rsid w:val="00955D33"/>
    <w:rsid w:val="00956008"/>
    <w:rsid w:val="0095654C"/>
    <w:rsid w:val="009567B9"/>
    <w:rsid w:val="009567F0"/>
    <w:rsid w:val="00956949"/>
    <w:rsid w:val="009569DF"/>
    <w:rsid w:val="00956E8A"/>
    <w:rsid w:val="00957240"/>
    <w:rsid w:val="00957326"/>
    <w:rsid w:val="00957B89"/>
    <w:rsid w:val="00957C5E"/>
    <w:rsid w:val="00960260"/>
    <w:rsid w:val="009602A5"/>
    <w:rsid w:val="009603B2"/>
    <w:rsid w:val="00960419"/>
    <w:rsid w:val="0096044B"/>
    <w:rsid w:val="00960C9E"/>
    <w:rsid w:val="00960CBA"/>
    <w:rsid w:val="00960DE2"/>
    <w:rsid w:val="00960F4C"/>
    <w:rsid w:val="00961450"/>
    <w:rsid w:val="009614AA"/>
    <w:rsid w:val="009614F5"/>
    <w:rsid w:val="00961704"/>
    <w:rsid w:val="00962225"/>
    <w:rsid w:val="00962840"/>
    <w:rsid w:val="009629AA"/>
    <w:rsid w:val="009629F8"/>
    <w:rsid w:val="00962C50"/>
    <w:rsid w:val="00962D89"/>
    <w:rsid w:val="00962F26"/>
    <w:rsid w:val="00963281"/>
    <w:rsid w:val="00963419"/>
    <w:rsid w:val="0096349C"/>
    <w:rsid w:val="00963A6F"/>
    <w:rsid w:val="009642A2"/>
    <w:rsid w:val="00964444"/>
    <w:rsid w:val="00964BC3"/>
    <w:rsid w:val="00964E2D"/>
    <w:rsid w:val="00965021"/>
    <w:rsid w:val="00965103"/>
    <w:rsid w:val="00965811"/>
    <w:rsid w:val="00965E94"/>
    <w:rsid w:val="009662E1"/>
    <w:rsid w:val="009669F5"/>
    <w:rsid w:val="00966A40"/>
    <w:rsid w:val="009676FD"/>
    <w:rsid w:val="00967875"/>
    <w:rsid w:val="00967A01"/>
    <w:rsid w:val="00967BDC"/>
    <w:rsid w:val="00967CE0"/>
    <w:rsid w:val="00967EA7"/>
    <w:rsid w:val="00967F92"/>
    <w:rsid w:val="0097043D"/>
    <w:rsid w:val="0097108B"/>
    <w:rsid w:val="009715D2"/>
    <w:rsid w:val="00971C6A"/>
    <w:rsid w:val="00971F8D"/>
    <w:rsid w:val="00971FF9"/>
    <w:rsid w:val="00972280"/>
    <w:rsid w:val="00973671"/>
    <w:rsid w:val="00973851"/>
    <w:rsid w:val="00974128"/>
    <w:rsid w:val="009744BA"/>
    <w:rsid w:val="00974570"/>
    <w:rsid w:val="0097486A"/>
    <w:rsid w:val="009748D4"/>
    <w:rsid w:val="00974A9C"/>
    <w:rsid w:val="00974CB9"/>
    <w:rsid w:val="009750D0"/>
    <w:rsid w:val="00975646"/>
    <w:rsid w:val="00975B86"/>
    <w:rsid w:val="00976064"/>
    <w:rsid w:val="00976F28"/>
    <w:rsid w:val="00977795"/>
    <w:rsid w:val="00977C77"/>
    <w:rsid w:val="00977D87"/>
    <w:rsid w:val="00977FAD"/>
    <w:rsid w:val="0098004C"/>
    <w:rsid w:val="0098010F"/>
    <w:rsid w:val="00980115"/>
    <w:rsid w:val="00980179"/>
    <w:rsid w:val="009803E4"/>
    <w:rsid w:val="00980899"/>
    <w:rsid w:val="00980940"/>
    <w:rsid w:val="00980C03"/>
    <w:rsid w:val="00980CFE"/>
    <w:rsid w:val="00981334"/>
    <w:rsid w:val="009814B5"/>
    <w:rsid w:val="009815CC"/>
    <w:rsid w:val="0098169C"/>
    <w:rsid w:val="00981775"/>
    <w:rsid w:val="009817BF"/>
    <w:rsid w:val="00981D63"/>
    <w:rsid w:val="00981E09"/>
    <w:rsid w:val="00982085"/>
    <w:rsid w:val="009822EF"/>
    <w:rsid w:val="00982AA3"/>
    <w:rsid w:val="00982BB5"/>
    <w:rsid w:val="009831F6"/>
    <w:rsid w:val="00983415"/>
    <w:rsid w:val="0098356A"/>
    <w:rsid w:val="00983828"/>
    <w:rsid w:val="00983A50"/>
    <w:rsid w:val="00983B05"/>
    <w:rsid w:val="0098401D"/>
    <w:rsid w:val="00984199"/>
    <w:rsid w:val="009844AF"/>
    <w:rsid w:val="009847AB"/>
    <w:rsid w:val="0098485D"/>
    <w:rsid w:val="00984B13"/>
    <w:rsid w:val="00984DD4"/>
    <w:rsid w:val="0098519B"/>
    <w:rsid w:val="009851BA"/>
    <w:rsid w:val="009855B2"/>
    <w:rsid w:val="009855BD"/>
    <w:rsid w:val="00985AA8"/>
    <w:rsid w:val="00985AAF"/>
    <w:rsid w:val="00985B62"/>
    <w:rsid w:val="009863C3"/>
    <w:rsid w:val="009867DA"/>
    <w:rsid w:val="009869E0"/>
    <w:rsid w:val="009869EB"/>
    <w:rsid w:val="00986BF4"/>
    <w:rsid w:val="00986C6C"/>
    <w:rsid w:val="00986DA7"/>
    <w:rsid w:val="00986EF9"/>
    <w:rsid w:val="0098759B"/>
    <w:rsid w:val="00987DB2"/>
    <w:rsid w:val="00987E5E"/>
    <w:rsid w:val="00987EB7"/>
    <w:rsid w:val="00987FD6"/>
    <w:rsid w:val="00990723"/>
    <w:rsid w:val="00990B18"/>
    <w:rsid w:val="00990B8A"/>
    <w:rsid w:val="00990E22"/>
    <w:rsid w:val="009910D4"/>
    <w:rsid w:val="0099184B"/>
    <w:rsid w:val="009918E5"/>
    <w:rsid w:val="00991A6A"/>
    <w:rsid w:val="00991C32"/>
    <w:rsid w:val="009922D8"/>
    <w:rsid w:val="00992A8C"/>
    <w:rsid w:val="00993565"/>
    <w:rsid w:val="009935F5"/>
    <w:rsid w:val="00993CB3"/>
    <w:rsid w:val="00993EE3"/>
    <w:rsid w:val="00994234"/>
    <w:rsid w:val="00994579"/>
    <w:rsid w:val="00994657"/>
    <w:rsid w:val="00994CF8"/>
    <w:rsid w:val="00994E60"/>
    <w:rsid w:val="009950B5"/>
    <w:rsid w:val="009951AE"/>
    <w:rsid w:val="009951F9"/>
    <w:rsid w:val="009952ED"/>
    <w:rsid w:val="00995362"/>
    <w:rsid w:val="009953ED"/>
    <w:rsid w:val="00995991"/>
    <w:rsid w:val="00995B0E"/>
    <w:rsid w:val="0099609D"/>
    <w:rsid w:val="00996537"/>
    <w:rsid w:val="009967AB"/>
    <w:rsid w:val="009967BB"/>
    <w:rsid w:val="0099691A"/>
    <w:rsid w:val="00996F4B"/>
    <w:rsid w:val="00997378"/>
    <w:rsid w:val="00997BBD"/>
    <w:rsid w:val="009A07B8"/>
    <w:rsid w:val="009A0984"/>
    <w:rsid w:val="009A0A1E"/>
    <w:rsid w:val="009A0A3F"/>
    <w:rsid w:val="009A0B14"/>
    <w:rsid w:val="009A0DDC"/>
    <w:rsid w:val="009A0F74"/>
    <w:rsid w:val="009A1222"/>
    <w:rsid w:val="009A12F6"/>
    <w:rsid w:val="009A1CE6"/>
    <w:rsid w:val="009A1E37"/>
    <w:rsid w:val="009A209C"/>
    <w:rsid w:val="009A293E"/>
    <w:rsid w:val="009A2BE7"/>
    <w:rsid w:val="009A2E37"/>
    <w:rsid w:val="009A32E4"/>
    <w:rsid w:val="009A3371"/>
    <w:rsid w:val="009A3736"/>
    <w:rsid w:val="009A38F0"/>
    <w:rsid w:val="009A3A3B"/>
    <w:rsid w:val="009A3C45"/>
    <w:rsid w:val="009A3C88"/>
    <w:rsid w:val="009A443F"/>
    <w:rsid w:val="009A4690"/>
    <w:rsid w:val="009A4B17"/>
    <w:rsid w:val="009A4CEE"/>
    <w:rsid w:val="009A4E03"/>
    <w:rsid w:val="009A50C4"/>
    <w:rsid w:val="009A5157"/>
    <w:rsid w:val="009A52B4"/>
    <w:rsid w:val="009A55A4"/>
    <w:rsid w:val="009A5BF1"/>
    <w:rsid w:val="009A5DEC"/>
    <w:rsid w:val="009A604F"/>
    <w:rsid w:val="009A62E5"/>
    <w:rsid w:val="009A6604"/>
    <w:rsid w:val="009A66F9"/>
    <w:rsid w:val="009A6707"/>
    <w:rsid w:val="009A6A83"/>
    <w:rsid w:val="009A6CBE"/>
    <w:rsid w:val="009A6F9A"/>
    <w:rsid w:val="009A7860"/>
    <w:rsid w:val="009A78DD"/>
    <w:rsid w:val="009A7A12"/>
    <w:rsid w:val="009A7C6C"/>
    <w:rsid w:val="009B027B"/>
    <w:rsid w:val="009B0C61"/>
    <w:rsid w:val="009B123D"/>
    <w:rsid w:val="009B126B"/>
    <w:rsid w:val="009B1E16"/>
    <w:rsid w:val="009B265D"/>
    <w:rsid w:val="009B2661"/>
    <w:rsid w:val="009B2B99"/>
    <w:rsid w:val="009B2D36"/>
    <w:rsid w:val="009B2DDF"/>
    <w:rsid w:val="009B333D"/>
    <w:rsid w:val="009B384C"/>
    <w:rsid w:val="009B3A5B"/>
    <w:rsid w:val="009B3DE6"/>
    <w:rsid w:val="009B4163"/>
    <w:rsid w:val="009B41A1"/>
    <w:rsid w:val="009B45CA"/>
    <w:rsid w:val="009B48C7"/>
    <w:rsid w:val="009B494C"/>
    <w:rsid w:val="009B4B0E"/>
    <w:rsid w:val="009B4F5F"/>
    <w:rsid w:val="009B563B"/>
    <w:rsid w:val="009B569B"/>
    <w:rsid w:val="009B5715"/>
    <w:rsid w:val="009B57DC"/>
    <w:rsid w:val="009B5A33"/>
    <w:rsid w:val="009B5B9D"/>
    <w:rsid w:val="009B5E72"/>
    <w:rsid w:val="009B6045"/>
    <w:rsid w:val="009B608A"/>
    <w:rsid w:val="009B6421"/>
    <w:rsid w:val="009B7BEF"/>
    <w:rsid w:val="009B7C29"/>
    <w:rsid w:val="009B7C83"/>
    <w:rsid w:val="009C00E6"/>
    <w:rsid w:val="009C01A3"/>
    <w:rsid w:val="009C01B3"/>
    <w:rsid w:val="009C07C3"/>
    <w:rsid w:val="009C0A07"/>
    <w:rsid w:val="009C0C15"/>
    <w:rsid w:val="009C0C19"/>
    <w:rsid w:val="009C0F23"/>
    <w:rsid w:val="009C14B1"/>
    <w:rsid w:val="009C166F"/>
    <w:rsid w:val="009C16DB"/>
    <w:rsid w:val="009C184A"/>
    <w:rsid w:val="009C194D"/>
    <w:rsid w:val="009C21CB"/>
    <w:rsid w:val="009C22E2"/>
    <w:rsid w:val="009C23E3"/>
    <w:rsid w:val="009C2C67"/>
    <w:rsid w:val="009C3063"/>
    <w:rsid w:val="009C32A7"/>
    <w:rsid w:val="009C3A6F"/>
    <w:rsid w:val="009C3EE5"/>
    <w:rsid w:val="009C4091"/>
    <w:rsid w:val="009C4BA6"/>
    <w:rsid w:val="009C4C59"/>
    <w:rsid w:val="009C4E30"/>
    <w:rsid w:val="009C4F8C"/>
    <w:rsid w:val="009C5117"/>
    <w:rsid w:val="009C552F"/>
    <w:rsid w:val="009C5572"/>
    <w:rsid w:val="009C568F"/>
    <w:rsid w:val="009C593C"/>
    <w:rsid w:val="009C5A39"/>
    <w:rsid w:val="009C5B9B"/>
    <w:rsid w:val="009C6152"/>
    <w:rsid w:val="009C64DC"/>
    <w:rsid w:val="009C6985"/>
    <w:rsid w:val="009C69A1"/>
    <w:rsid w:val="009C70CE"/>
    <w:rsid w:val="009C7A2A"/>
    <w:rsid w:val="009C7BD8"/>
    <w:rsid w:val="009D02E2"/>
    <w:rsid w:val="009D0480"/>
    <w:rsid w:val="009D0AC9"/>
    <w:rsid w:val="009D0D73"/>
    <w:rsid w:val="009D0DAA"/>
    <w:rsid w:val="009D1364"/>
    <w:rsid w:val="009D13E0"/>
    <w:rsid w:val="009D15C0"/>
    <w:rsid w:val="009D1A1A"/>
    <w:rsid w:val="009D1B1E"/>
    <w:rsid w:val="009D1D5E"/>
    <w:rsid w:val="009D1EFA"/>
    <w:rsid w:val="009D216A"/>
    <w:rsid w:val="009D21C4"/>
    <w:rsid w:val="009D21EA"/>
    <w:rsid w:val="009D230A"/>
    <w:rsid w:val="009D2336"/>
    <w:rsid w:val="009D25F2"/>
    <w:rsid w:val="009D2639"/>
    <w:rsid w:val="009D2676"/>
    <w:rsid w:val="009D2B6D"/>
    <w:rsid w:val="009D2BE9"/>
    <w:rsid w:val="009D2C1D"/>
    <w:rsid w:val="009D2C6D"/>
    <w:rsid w:val="009D2E1E"/>
    <w:rsid w:val="009D3717"/>
    <w:rsid w:val="009D377E"/>
    <w:rsid w:val="009D3BA6"/>
    <w:rsid w:val="009D3CB8"/>
    <w:rsid w:val="009D41B9"/>
    <w:rsid w:val="009D4372"/>
    <w:rsid w:val="009D4A1E"/>
    <w:rsid w:val="009D4B60"/>
    <w:rsid w:val="009D4DF3"/>
    <w:rsid w:val="009D50B9"/>
    <w:rsid w:val="009D510C"/>
    <w:rsid w:val="009D51F7"/>
    <w:rsid w:val="009D528A"/>
    <w:rsid w:val="009D69D9"/>
    <w:rsid w:val="009D6F33"/>
    <w:rsid w:val="009D6F8B"/>
    <w:rsid w:val="009D7068"/>
    <w:rsid w:val="009D7193"/>
    <w:rsid w:val="009D74AE"/>
    <w:rsid w:val="009D74F0"/>
    <w:rsid w:val="009D750F"/>
    <w:rsid w:val="009D78C4"/>
    <w:rsid w:val="009D79F1"/>
    <w:rsid w:val="009D7B82"/>
    <w:rsid w:val="009D7D8C"/>
    <w:rsid w:val="009E003D"/>
    <w:rsid w:val="009E010C"/>
    <w:rsid w:val="009E05A0"/>
    <w:rsid w:val="009E06B6"/>
    <w:rsid w:val="009E0BCE"/>
    <w:rsid w:val="009E0E82"/>
    <w:rsid w:val="009E1062"/>
    <w:rsid w:val="009E10D1"/>
    <w:rsid w:val="009E12E4"/>
    <w:rsid w:val="009E13B5"/>
    <w:rsid w:val="009E1E3C"/>
    <w:rsid w:val="009E23C4"/>
    <w:rsid w:val="009E23E7"/>
    <w:rsid w:val="009E251F"/>
    <w:rsid w:val="009E2676"/>
    <w:rsid w:val="009E2A75"/>
    <w:rsid w:val="009E33BF"/>
    <w:rsid w:val="009E3B38"/>
    <w:rsid w:val="009E4092"/>
    <w:rsid w:val="009E40B8"/>
    <w:rsid w:val="009E4108"/>
    <w:rsid w:val="009E430C"/>
    <w:rsid w:val="009E4325"/>
    <w:rsid w:val="009E458C"/>
    <w:rsid w:val="009E49F7"/>
    <w:rsid w:val="009E4A2C"/>
    <w:rsid w:val="009E4F28"/>
    <w:rsid w:val="009E5795"/>
    <w:rsid w:val="009E5864"/>
    <w:rsid w:val="009E595B"/>
    <w:rsid w:val="009E59E3"/>
    <w:rsid w:val="009E60AF"/>
    <w:rsid w:val="009E6561"/>
    <w:rsid w:val="009E6AB4"/>
    <w:rsid w:val="009E6D36"/>
    <w:rsid w:val="009E6FD2"/>
    <w:rsid w:val="009E7138"/>
    <w:rsid w:val="009E749F"/>
    <w:rsid w:val="009E77FF"/>
    <w:rsid w:val="009E7A0C"/>
    <w:rsid w:val="009F007C"/>
    <w:rsid w:val="009F0171"/>
    <w:rsid w:val="009F0194"/>
    <w:rsid w:val="009F0230"/>
    <w:rsid w:val="009F03C0"/>
    <w:rsid w:val="009F0713"/>
    <w:rsid w:val="009F0D78"/>
    <w:rsid w:val="009F14E2"/>
    <w:rsid w:val="009F1612"/>
    <w:rsid w:val="009F18D8"/>
    <w:rsid w:val="009F1D4B"/>
    <w:rsid w:val="009F1F50"/>
    <w:rsid w:val="009F1FF0"/>
    <w:rsid w:val="009F2100"/>
    <w:rsid w:val="009F2801"/>
    <w:rsid w:val="009F3A05"/>
    <w:rsid w:val="009F4425"/>
    <w:rsid w:val="009F4494"/>
    <w:rsid w:val="009F44D5"/>
    <w:rsid w:val="009F4688"/>
    <w:rsid w:val="009F4E88"/>
    <w:rsid w:val="009F54DC"/>
    <w:rsid w:val="009F5800"/>
    <w:rsid w:val="009F59E0"/>
    <w:rsid w:val="009F5A34"/>
    <w:rsid w:val="009F69DC"/>
    <w:rsid w:val="009F6A4E"/>
    <w:rsid w:val="009F6AAF"/>
    <w:rsid w:val="009F6B73"/>
    <w:rsid w:val="009F6D99"/>
    <w:rsid w:val="009F7105"/>
    <w:rsid w:val="009F743A"/>
    <w:rsid w:val="009F766F"/>
    <w:rsid w:val="009F78BA"/>
    <w:rsid w:val="009F78D0"/>
    <w:rsid w:val="009F7B97"/>
    <w:rsid w:val="00A00201"/>
    <w:rsid w:val="00A0044F"/>
    <w:rsid w:val="00A006F8"/>
    <w:rsid w:val="00A00E4F"/>
    <w:rsid w:val="00A01355"/>
    <w:rsid w:val="00A0136F"/>
    <w:rsid w:val="00A0193A"/>
    <w:rsid w:val="00A01975"/>
    <w:rsid w:val="00A01C4E"/>
    <w:rsid w:val="00A01DCE"/>
    <w:rsid w:val="00A01E80"/>
    <w:rsid w:val="00A01F10"/>
    <w:rsid w:val="00A02064"/>
    <w:rsid w:val="00A020D8"/>
    <w:rsid w:val="00A02312"/>
    <w:rsid w:val="00A02610"/>
    <w:rsid w:val="00A028A8"/>
    <w:rsid w:val="00A030E3"/>
    <w:rsid w:val="00A0339A"/>
    <w:rsid w:val="00A035B2"/>
    <w:rsid w:val="00A0367F"/>
    <w:rsid w:val="00A03889"/>
    <w:rsid w:val="00A039ED"/>
    <w:rsid w:val="00A03A70"/>
    <w:rsid w:val="00A03E03"/>
    <w:rsid w:val="00A03E35"/>
    <w:rsid w:val="00A04244"/>
    <w:rsid w:val="00A043A9"/>
    <w:rsid w:val="00A047C1"/>
    <w:rsid w:val="00A0485B"/>
    <w:rsid w:val="00A04DE3"/>
    <w:rsid w:val="00A05310"/>
    <w:rsid w:val="00A05366"/>
    <w:rsid w:val="00A053C7"/>
    <w:rsid w:val="00A064CC"/>
    <w:rsid w:val="00A065F6"/>
    <w:rsid w:val="00A07273"/>
    <w:rsid w:val="00A076AF"/>
    <w:rsid w:val="00A077B7"/>
    <w:rsid w:val="00A0799C"/>
    <w:rsid w:val="00A10085"/>
    <w:rsid w:val="00A10F61"/>
    <w:rsid w:val="00A11741"/>
    <w:rsid w:val="00A11751"/>
    <w:rsid w:val="00A117CF"/>
    <w:rsid w:val="00A12513"/>
    <w:rsid w:val="00A12906"/>
    <w:rsid w:val="00A1295E"/>
    <w:rsid w:val="00A12B67"/>
    <w:rsid w:val="00A12CAE"/>
    <w:rsid w:val="00A12D7A"/>
    <w:rsid w:val="00A12DC1"/>
    <w:rsid w:val="00A13001"/>
    <w:rsid w:val="00A1302B"/>
    <w:rsid w:val="00A132A7"/>
    <w:rsid w:val="00A135F8"/>
    <w:rsid w:val="00A139B3"/>
    <w:rsid w:val="00A13B9B"/>
    <w:rsid w:val="00A13C92"/>
    <w:rsid w:val="00A13DA2"/>
    <w:rsid w:val="00A13FB1"/>
    <w:rsid w:val="00A13FD6"/>
    <w:rsid w:val="00A1415C"/>
    <w:rsid w:val="00A141CA"/>
    <w:rsid w:val="00A14593"/>
    <w:rsid w:val="00A149F5"/>
    <w:rsid w:val="00A14D58"/>
    <w:rsid w:val="00A15035"/>
    <w:rsid w:val="00A15630"/>
    <w:rsid w:val="00A15C1F"/>
    <w:rsid w:val="00A15F2A"/>
    <w:rsid w:val="00A16094"/>
    <w:rsid w:val="00A1620C"/>
    <w:rsid w:val="00A162BB"/>
    <w:rsid w:val="00A1663B"/>
    <w:rsid w:val="00A1680D"/>
    <w:rsid w:val="00A16B7F"/>
    <w:rsid w:val="00A16FFD"/>
    <w:rsid w:val="00A1743C"/>
    <w:rsid w:val="00A1747E"/>
    <w:rsid w:val="00A177A0"/>
    <w:rsid w:val="00A177CC"/>
    <w:rsid w:val="00A17A6C"/>
    <w:rsid w:val="00A17D34"/>
    <w:rsid w:val="00A17F76"/>
    <w:rsid w:val="00A20024"/>
    <w:rsid w:val="00A200F2"/>
    <w:rsid w:val="00A2017E"/>
    <w:rsid w:val="00A20751"/>
    <w:rsid w:val="00A208E9"/>
    <w:rsid w:val="00A20BA0"/>
    <w:rsid w:val="00A20F45"/>
    <w:rsid w:val="00A21033"/>
    <w:rsid w:val="00A21D78"/>
    <w:rsid w:val="00A221AB"/>
    <w:rsid w:val="00A221E9"/>
    <w:rsid w:val="00A22638"/>
    <w:rsid w:val="00A227E8"/>
    <w:rsid w:val="00A22C00"/>
    <w:rsid w:val="00A22D98"/>
    <w:rsid w:val="00A23272"/>
    <w:rsid w:val="00A23579"/>
    <w:rsid w:val="00A23C6D"/>
    <w:rsid w:val="00A24365"/>
    <w:rsid w:val="00A2449B"/>
    <w:rsid w:val="00A244AD"/>
    <w:rsid w:val="00A2479B"/>
    <w:rsid w:val="00A2485B"/>
    <w:rsid w:val="00A24A4C"/>
    <w:rsid w:val="00A24A83"/>
    <w:rsid w:val="00A24FD1"/>
    <w:rsid w:val="00A25043"/>
    <w:rsid w:val="00A25137"/>
    <w:rsid w:val="00A25436"/>
    <w:rsid w:val="00A25D0D"/>
    <w:rsid w:val="00A26654"/>
    <w:rsid w:val="00A2669D"/>
    <w:rsid w:val="00A26790"/>
    <w:rsid w:val="00A26EA0"/>
    <w:rsid w:val="00A27238"/>
    <w:rsid w:val="00A27423"/>
    <w:rsid w:val="00A27603"/>
    <w:rsid w:val="00A2773E"/>
    <w:rsid w:val="00A277F7"/>
    <w:rsid w:val="00A27A51"/>
    <w:rsid w:val="00A27B31"/>
    <w:rsid w:val="00A303A1"/>
    <w:rsid w:val="00A30881"/>
    <w:rsid w:val="00A30B5F"/>
    <w:rsid w:val="00A30D28"/>
    <w:rsid w:val="00A31075"/>
    <w:rsid w:val="00A3109D"/>
    <w:rsid w:val="00A311CB"/>
    <w:rsid w:val="00A31390"/>
    <w:rsid w:val="00A3145B"/>
    <w:rsid w:val="00A316BE"/>
    <w:rsid w:val="00A31703"/>
    <w:rsid w:val="00A31B28"/>
    <w:rsid w:val="00A31EAE"/>
    <w:rsid w:val="00A31ECF"/>
    <w:rsid w:val="00A3310A"/>
    <w:rsid w:val="00A33535"/>
    <w:rsid w:val="00A33D2C"/>
    <w:rsid w:val="00A33D49"/>
    <w:rsid w:val="00A341A2"/>
    <w:rsid w:val="00A341B4"/>
    <w:rsid w:val="00A34565"/>
    <w:rsid w:val="00A34594"/>
    <w:rsid w:val="00A34719"/>
    <w:rsid w:val="00A34C50"/>
    <w:rsid w:val="00A34EE8"/>
    <w:rsid w:val="00A34F3C"/>
    <w:rsid w:val="00A352D5"/>
    <w:rsid w:val="00A354C8"/>
    <w:rsid w:val="00A3551F"/>
    <w:rsid w:val="00A35984"/>
    <w:rsid w:val="00A35A05"/>
    <w:rsid w:val="00A360AF"/>
    <w:rsid w:val="00A362B0"/>
    <w:rsid w:val="00A36874"/>
    <w:rsid w:val="00A36BBF"/>
    <w:rsid w:val="00A36BEE"/>
    <w:rsid w:val="00A3702A"/>
    <w:rsid w:val="00A373B4"/>
    <w:rsid w:val="00A37F6D"/>
    <w:rsid w:val="00A402FC"/>
    <w:rsid w:val="00A405FD"/>
    <w:rsid w:val="00A40997"/>
    <w:rsid w:val="00A40C3C"/>
    <w:rsid w:val="00A40F1B"/>
    <w:rsid w:val="00A41388"/>
    <w:rsid w:val="00A415A5"/>
    <w:rsid w:val="00A41A29"/>
    <w:rsid w:val="00A41A7B"/>
    <w:rsid w:val="00A41AB2"/>
    <w:rsid w:val="00A41B49"/>
    <w:rsid w:val="00A41EEE"/>
    <w:rsid w:val="00A41FE8"/>
    <w:rsid w:val="00A420F3"/>
    <w:rsid w:val="00A425D7"/>
    <w:rsid w:val="00A426D8"/>
    <w:rsid w:val="00A427AD"/>
    <w:rsid w:val="00A429BD"/>
    <w:rsid w:val="00A42DF8"/>
    <w:rsid w:val="00A42F82"/>
    <w:rsid w:val="00A4303F"/>
    <w:rsid w:val="00A4317F"/>
    <w:rsid w:val="00A43899"/>
    <w:rsid w:val="00A43969"/>
    <w:rsid w:val="00A44702"/>
    <w:rsid w:val="00A449D9"/>
    <w:rsid w:val="00A44E81"/>
    <w:rsid w:val="00A45134"/>
    <w:rsid w:val="00A45538"/>
    <w:rsid w:val="00A45821"/>
    <w:rsid w:val="00A45929"/>
    <w:rsid w:val="00A45C6D"/>
    <w:rsid w:val="00A45D56"/>
    <w:rsid w:val="00A45D5F"/>
    <w:rsid w:val="00A46600"/>
    <w:rsid w:val="00A472C5"/>
    <w:rsid w:val="00A475DA"/>
    <w:rsid w:val="00A4763A"/>
    <w:rsid w:val="00A4775F"/>
    <w:rsid w:val="00A4788A"/>
    <w:rsid w:val="00A47920"/>
    <w:rsid w:val="00A47A91"/>
    <w:rsid w:val="00A47FD3"/>
    <w:rsid w:val="00A5020C"/>
    <w:rsid w:val="00A502D2"/>
    <w:rsid w:val="00A503E3"/>
    <w:rsid w:val="00A503F9"/>
    <w:rsid w:val="00A50432"/>
    <w:rsid w:val="00A50549"/>
    <w:rsid w:val="00A506C9"/>
    <w:rsid w:val="00A5084D"/>
    <w:rsid w:val="00A50907"/>
    <w:rsid w:val="00A50987"/>
    <w:rsid w:val="00A50997"/>
    <w:rsid w:val="00A50CBC"/>
    <w:rsid w:val="00A512F3"/>
    <w:rsid w:val="00A514EA"/>
    <w:rsid w:val="00A5165B"/>
    <w:rsid w:val="00A5167A"/>
    <w:rsid w:val="00A51858"/>
    <w:rsid w:val="00A51911"/>
    <w:rsid w:val="00A51C71"/>
    <w:rsid w:val="00A51CBC"/>
    <w:rsid w:val="00A52288"/>
    <w:rsid w:val="00A5256B"/>
    <w:rsid w:val="00A52F2B"/>
    <w:rsid w:val="00A53156"/>
    <w:rsid w:val="00A531C9"/>
    <w:rsid w:val="00A53280"/>
    <w:rsid w:val="00A53456"/>
    <w:rsid w:val="00A535B6"/>
    <w:rsid w:val="00A53831"/>
    <w:rsid w:val="00A54234"/>
    <w:rsid w:val="00A542FC"/>
    <w:rsid w:val="00A54B78"/>
    <w:rsid w:val="00A54C3C"/>
    <w:rsid w:val="00A54C99"/>
    <w:rsid w:val="00A54D25"/>
    <w:rsid w:val="00A55103"/>
    <w:rsid w:val="00A5527D"/>
    <w:rsid w:val="00A55384"/>
    <w:rsid w:val="00A55385"/>
    <w:rsid w:val="00A55721"/>
    <w:rsid w:val="00A559C3"/>
    <w:rsid w:val="00A55E48"/>
    <w:rsid w:val="00A56283"/>
    <w:rsid w:val="00A56479"/>
    <w:rsid w:val="00A56641"/>
    <w:rsid w:val="00A56B9C"/>
    <w:rsid w:val="00A56E9A"/>
    <w:rsid w:val="00A56F42"/>
    <w:rsid w:val="00A56F9B"/>
    <w:rsid w:val="00A57866"/>
    <w:rsid w:val="00A57A24"/>
    <w:rsid w:val="00A57C92"/>
    <w:rsid w:val="00A57F50"/>
    <w:rsid w:val="00A6042D"/>
    <w:rsid w:val="00A604C2"/>
    <w:rsid w:val="00A6056C"/>
    <w:rsid w:val="00A607CF"/>
    <w:rsid w:val="00A608C2"/>
    <w:rsid w:val="00A60A9A"/>
    <w:rsid w:val="00A60AE4"/>
    <w:rsid w:val="00A60BC0"/>
    <w:rsid w:val="00A60C03"/>
    <w:rsid w:val="00A60D37"/>
    <w:rsid w:val="00A614D4"/>
    <w:rsid w:val="00A61792"/>
    <w:rsid w:val="00A6199C"/>
    <w:rsid w:val="00A61C1A"/>
    <w:rsid w:val="00A621EC"/>
    <w:rsid w:val="00A6225C"/>
    <w:rsid w:val="00A62343"/>
    <w:rsid w:val="00A624E2"/>
    <w:rsid w:val="00A62742"/>
    <w:rsid w:val="00A6277F"/>
    <w:rsid w:val="00A629F8"/>
    <w:rsid w:val="00A62CE2"/>
    <w:rsid w:val="00A62F61"/>
    <w:rsid w:val="00A63033"/>
    <w:rsid w:val="00A630D2"/>
    <w:rsid w:val="00A63166"/>
    <w:rsid w:val="00A6373A"/>
    <w:rsid w:val="00A637F8"/>
    <w:rsid w:val="00A63BE0"/>
    <w:rsid w:val="00A640E5"/>
    <w:rsid w:val="00A642DE"/>
    <w:rsid w:val="00A64367"/>
    <w:rsid w:val="00A64375"/>
    <w:rsid w:val="00A64A70"/>
    <w:rsid w:val="00A64FB7"/>
    <w:rsid w:val="00A65145"/>
    <w:rsid w:val="00A6547D"/>
    <w:rsid w:val="00A65B9E"/>
    <w:rsid w:val="00A65E8A"/>
    <w:rsid w:val="00A662FE"/>
    <w:rsid w:val="00A66B22"/>
    <w:rsid w:val="00A66DB0"/>
    <w:rsid w:val="00A66DFB"/>
    <w:rsid w:val="00A66E71"/>
    <w:rsid w:val="00A67019"/>
    <w:rsid w:val="00A6721C"/>
    <w:rsid w:val="00A67496"/>
    <w:rsid w:val="00A67662"/>
    <w:rsid w:val="00A67876"/>
    <w:rsid w:val="00A70077"/>
    <w:rsid w:val="00A705A4"/>
    <w:rsid w:val="00A70BDB"/>
    <w:rsid w:val="00A70BF4"/>
    <w:rsid w:val="00A70CF0"/>
    <w:rsid w:val="00A71248"/>
    <w:rsid w:val="00A71572"/>
    <w:rsid w:val="00A7157F"/>
    <w:rsid w:val="00A72302"/>
    <w:rsid w:val="00A724AB"/>
    <w:rsid w:val="00A72B48"/>
    <w:rsid w:val="00A72EEA"/>
    <w:rsid w:val="00A73306"/>
    <w:rsid w:val="00A7368C"/>
    <w:rsid w:val="00A73BDE"/>
    <w:rsid w:val="00A73C77"/>
    <w:rsid w:val="00A73D59"/>
    <w:rsid w:val="00A744BA"/>
    <w:rsid w:val="00A74A19"/>
    <w:rsid w:val="00A74A35"/>
    <w:rsid w:val="00A74A46"/>
    <w:rsid w:val="00A74A8B"/>
    <w:rsid w:val="00A74B0C"/>
    <w:rsid w:val="00A74D86"/>
    <w:rsid w:val="00A74F83"/>
    <w:rsid w:val="00A750E4"/>
    <w:rsid w:val="00A75387"/>
    <w:rsid w:val="00A756F2"/>
    <w:rsid w:val="00A75A7D"/>
    <w:rsid w:val="00A75B5A"/>
    <w:rsid w:val="00A76188"/>
    <w:rsid w:val="00A762D0"/>
    <w:rsid w:val="00A768C1"/>
    <w:rsid w:val="00A769B8"/>
    <w:rsid w:val="00A769C7"/>
    <w:rsid w:val="00A76ACF"/>
    <w:rsid w:val="00A771C8"/>
    <w:rsid w:val="00A7782B"/>
    <w:rsid w:val="00A8038C"/>
    <w:rsid w:val="00A8092D"/>
    <w:rsid w:val="00A80ACC"/>
    <w:rsid w:val="00A8169B"/>
    <w:rsid w:val="00A81921"/>
    <w:rsid w:val="00A819C1"/>
    <w:rsid w:val="00A81A97"/>
    <w:rsid w:val="00A81D62"/>
    <w:rsid w:val="00A81DF1"/>
    <w:rsid w:val="00A81F22"/>
    <w:rsid w:val="00A81FF2"/>
    <w:rsid w:val="00A82315"/>
    <w:rsid w:val="00A823A9"/>
    <w:rsid w:val="00A8249E"/>
    <w:rsid w:val="00A82650"/>
    <w:rsid w:val="00A827A6"/>
    <w:rsid w:val="00A82D10"/>
    <w:rsid w:val="00A82FBB"/>
    <w:rsid w:val="00A835AE"/>
    <w:rsid w:val="00A836C0"/>
    <w:rsid w:val="00A838FC"/>
    <w:rsid w:val="00A839CF"/>
    <w:rsid w:val="00A841E4"/>
    <w:rsid w:val="00A84555"/>
    <w:rsid w:val="00A846AF"/>
    <w:rsid w:val="00A84969"/>
    <w:rsid w:val="00A84A29"/>
    <w:rsid w:val="00A84F3F"/>
    <w:rsid w:val="00A85490"/>
    <w:rsid w:val="00A85D4D"/>
    <w:rsid w:val="00A86357"/>
    <w:rsid w:val="00A8641D"/>
    <w:rsid w:val="00A86767"/>
    <w:rsid w:val="00A86BB0"/>
    <w:rsid w:val="00A86C77"/>
    <w:rsid w:val="00A87339"/>
    <w:rsid w:val="00A87369"/>
    <w:rsid w:val="00A873C4"/>
    <w:rsid w:val="00A87839"/>
    <w:rsid w:val="00A87952"/>
    <w:rsid w:val="00A9076E"/>
    <w:rsid w:val="00A90BA4"/>
    <w:rsid w:val="00A913D3"/>
    <w:rsid w:val="00A914D5"/>
    <w:rsid w:val="00A91504"/>
    <w:rsid w:val="00A915EA"/>
    <w:rsid w:val="00A91755"/>
    <w:rsid w:val="00A9176E"/>
    <w:rsid w:val="00A91775"/>
    <w:rsid w:val="00A9181F"/>
    <w:rsid w:val="00A91A64"/>
    <w:rsid w:val="00A923C1"/>
    <w:rsid w:val="00A9254B"/>
    <w:rsid w:val="00A92A15"/>
    <w:rsid w:val="00A92B41"/>
    <w:rsid w:val="00A92BE1"/>
    <w:rsid w:val="00A92DE0"/>
    <w:rsid w:val="00A92F8D"/>
    <w:rsid w:val="00A93003"/>
    <w:rsid w:val="00A93498"/>
    <w:rsid w:val="00A93507"/>
    <w:rsid w:val="00A93C23"/>
    <w:rsid w:val="00A93C2C"/>
    <w:rsid w:val="00A93D4D"/>
    <w:rsid w:val="00A93F0C"/>
    <w:rsid w:val="00A94029"/>
    <w:rsid w:val="00A941DE"/>
    <w:rsid w:val="00A9431B"/>
    <w:rsid w:val="00A94438"/>
    <w:rsid w:val="00A9449F"/>
    <w:rsid w:val="00A944DE"/>
    <w:rsid w:val="00A94AB7"/>
    <w:rsid w:val="00A94CF2"/>
    <w:rsid w:val="00A94F59"/>
    <w:rsid w:val="00A95BCB"/>
    <w:rsid w:val="00A95FCC"/>
    <w:rsid w:val="00A960FA"/>
    <w:rsid w:val="00A962AB"/>
    <w:rsid w:val="00A962CA"/>
    <w:rsid w:val="00A96603"/>
    <w:rsid w:val="00A9686B"/>
    <w:rsid w:val="00A96970"/>
    <w:rsid w:val="00A96AFB"/>
    <w:rsid w:val="00A96EE7"/>
    <w:rsid w:val="00A96FDE"/>
    <w:rsid w:val="00A97477"/>
    <w:rsid w:val="00A976F2"/>
    <w:rsid w:val="00AA0558"/>
    <w:rsid w:val="00AA0608"/>
    <w:rsid w:val="00AA0BB9"/>
    <w:rsid w:val="00AA0BF0"/>
    <w:rsid w:val="00AA1A3B"/>
    <w:rsid w:val="00AA1D2D"/>
    <w:rsid w:val="00AA1DA5"/>
    <w:rsid w:val="00AA2370"/>
    <w:rsid w:val="00AA29CD"/>
    <w:rsid w:val="00AA2C73"/>
    <w:rsid w:val="00AA31F5"/>
    <w:rsid w:val="00AA3466"/>
    <w:rsid w:val="00AA41A0"/>
    <w:rsid w:val="00AA465A"/>
    <w:rsid w:val="00AA480B"/>
    <w:rsid w:val="00AA4E2D"/>
    <w:rsid w:val="00AA4EF5"/>
    <w:rsid w:val="00AA5685"/>
    <w:rsid w:val="00AA5695"/>
    <w:rsid w:val="00AA5781"/>
    <w:rsid w:val="00AA5C2E"/>
    <w:rsid w:val="00AA5C5C"/>
    <w:rsid w:val="00AA5DA2"/>
    <w:rsid w:val="00AA609C"/>
    <w:rsid w:val="00AA629A"/>
    <w:rsid w:val="00AA6462"/>
    <w:rsid w:val="00AA676A"/>
    <w:rsid w:val="00AA6BEA"/>
    <w:rsid w:val="00AA7125"/>
    <w:rsid w:val="00AA7554"/>
    <w:rsid w:val="00AA76C1"/>
    <w:rsid w:val="00AA7768"/>
    <w:rsid w:val="00AA798B"/>
    <w:rsid w:val="00AA79E6"/>
    <w:rsid w:val="00AA79F7"/>
    <w:rsid w:val="00AA7A08"/>
    <w:rsid w:val="00AA7E30"/>
    <w:rsid w:val="00AA7E65"/>
    <w:rsid w:val="00AA7FBD"/>
    <w:rsid w:val="00AB017E"/>
    <w:rsid w:val="00AB0611"/>
    <w:rsid w:val="00AB0818"/>
    <w:rsid w:val="00AB0E00"/>
    <w:rsid w:val="00AB0F1F"/>
    <w:rsid w:val="00AB1184"/>
    <w:rsid w:val="00AB1406"/>
    <w:rsid w:val="00AB1D53"/>
    <w:rsid w:val="00AB2102"/>
    <w:rsid w:val="00AB24C2"/>
    <w:rsid w:val="00AB2B9E"/>
    <w:rsid w:val="00AB302B"/>
    <w:rsid w:val="00AB3AE6"/>
    <w:rsid w:val="00AB3B60"/>
    <w:rsid w:val="00AB3F98"/>
    <w:rsid w:val="00AB4130"/>
    <w:rsid w:val="00AB48DC"/>
    <w:rsid w:val="00AB4C58"/>
    <w:rsid w:val="00AB4E95"/>
    <w:rsid w:val="00AB4EEF"/>
    <w:rsid w:val="00AB4F00"/>
    <w:rsid w:val="00AB4FDC"/>
    <w:rsid w:val="00AB526E"/>
    <w:rsid w:val="00AB5BE9"/>
    <w:rsid w:val="00AB5C0F"/>
    <w:rsid w:val="00AB601D"/>
    <w:rsid w:val="00AB615C"/>
    <w:rsid w:val="00AB6C0E"/>
    <w:rsid w:val="00AB6C6B"/>
    <w:rsid w:val="00AB7951"/>
    <w:rsid w:val="00AB7F7C"/>
    <w:rsid w:val="00AC0177"/>
    <w:rsid w:val="00AC0A84"/>
    <w:rsid w:val="00AC118A"/>
    <w:rsid w:val="00AC1233"/>
    <w:rsid w:val="00AC150E"/>
    <w:rsid w:val="00AC1744"/>
    <w:rsid w:val="00AC1FA7"/>
    <w:rsid w:val="00AC2052"/>
    <w:rsid w:val="00AC2D02"/>
    <w:rsid w:val="00AC30EC"/>
    <w:rsid w:val="00AC3475"/>
    <w:rsid w:val="00AC3707"/>
    <w:rsid w:val="00AC3763"/>
    <w:rsid w:val="00AC3993"/>
    <w:rsid w:val="00AC3A29"/>
    <w:rsid w:val="00AC3B2C"/>
    <w:rsid w:val="00AC3C24"/>
    <w:rsid w:val="00AC44CC"/>
    <w:rsid w:val="00AC45D2"/>
    <w:rsid w:val="00AC47BC"/>
    <w:rsid w:val="00AC485B"/>
    <w:rsid w:val="00AC495D"/>
    <w:rsid w:val="00AC49F0"/>
    <w:rsid w:val="00AC4B03"/>
    <w:rsid w:val="00AC4E40"/>
    <w:rsid w:val="00AC51D4"/>
    <w:rsid w:val="00AC524C"/>
    <w:rsid w:val="00AC533C"/>
    <w:rsid w:val="00AC57EA"/>
    <w:rsid w:val="00AC5ADE"/>
    <w:rsid w:val="00AC5B45"/>
    <w:rsid w:val="00AC5B50"/>
    <w:rsid w:val="00AC5EC0"/>
    <w:rsid w:val="00AC60C7"/>
    <w:rsid w:val="00AC6110"/>
    <w:rsid w:val="00AC625B"/>
    <w:rsid w:val="00AC64A4"/>
    <w:rsid w:val="00AC679B"/>
    <w:rsid w:val="00AC692D"/>
    <w:rsid w:val="00AC6A0E"/>
    <w:rsid w:val="00AC6C8B"/>
    <w:rsid w:val="00AC6D19"/>
    <w:rsid w:val="00AC6E5B"/>
    <w:rsid w:val="00AC713D"/>
    <w:rsid w:val="00AC77F5"/>
    <w:rsid w:val="00AC7B72"/>
    <w:rsid w:val="00AC7D40"/>
    <w:rsid w:val="00AD04EA"/>
    <w:rsid w:val="00AD0651"/>
    <w:rsid w:val="00AD08BD"/>
    <w:rsid w:val="00AD0AAA"/>
    <w:rsid w:val="00AD0EDB"/>
    <w:rsid w:val="00AD1011"/>
    <w:rsid w:val="00AD12A8"/>
    <w:rsid w:val="00AD18DD"/>
    <w:rsid w:val="00AD1AD4"/>
    <w:rsid w:val="00AD1C17"/>
    <w:rsid w:val="00AD1EBB"/>
    <w:rsid w:val="00AD201F"/>
    <w:rsid w:val="00AD20AC"/>
    <w:rsid w:val="00AD23CF"/>
    <w:rsid w:val="00AD24DE"/>
    <w:rsid w:val="00AD37AA"/>
    <w:rsid w:val="00AD424A"/>
    <w:rsid w:val="00AD4592"/>
    <w:rsid w:val="00AD4661"/>
    <w:rsid w:val="00AD4666"/>
    <w:rsid w:val="00AD494F"/>
    <w:rsid w:val="00AD4CF3"/>
    <w:rsid w:val="00AD4FDB"/>
    <w:rsid w:val="00AD51C7"/>
    <w:rsid w:val="00AD5814"/>
    <w:rsid w:val="00AD5BB5"/>
    <w:rsid w:val="00AD5EAD"/>
    <w:rsid w:val="00AD5F8A"/>
    <w:rsid w:val="00AD6044"/>
    <w:rsid w:val="00AD60B0"/>
    <w:rsid w:val="00AD64FD"/>
    <w:rsid w:val="00AD6522"/>
    <w:rsid w:val="00AD652D"/>
    <w:rsid w:val="00AD659D"/>
    <w:rsid w:val="00AD6815"/>
    <w:rsid w:val="00AD7077"/>
    <w:rsid w:val="00AD7276"/>
    <w:rsid w:val="00AD7284"/>
    <w:rsid w:val="00AD7577"/>
    <w:rsid w:val="00AD7EE7"/>
    <w:rsid w:val="00AD7F37"/>
    <w:rsid w:val="00AE00CE"/>
    <w:rsid w:val="00AE023A"/>
    <w:rsid w:val="00AE05BE"/>
    <w:rsid w:val="00AE06F7"/>
    <w:rsid w:val="00AE0C17"/>
    <w:rsid w:val="00AE0DE4"/>
    <w:rsid w:val="00AE1378"/>
    <w:rsid w:val="00AE141A"/>
    <w:rsid w:val="00AE1574"/>
    <w:rsid w:val="00AE1B7C"/>
    <w:rsid w:val="00AE1EE4"/>
    <w:rsid w:val="00AE29B3"/>
    <w:rsid w:val="00AE2D67"/>
    <w:rsid w:val="00AE3133"/>
    <w:rsid w:val="00AE318B"/>
    <w:rsid w:val="00AE32BC"/>
    <w:rsid w:val="00AE3C59"/>
    <w:rsid w:val="00AE3CBF"/>
    <w:rsid w:val="00AE3DA6"/>
    <w:rsid w:val="00AE4931"/>
    <w:rsid w:val="00AE4E94"/>
    <w:rsid w:val="00AE4F9F"/>
    <w:rsid w:val="00AE5FF3"/>
    <w:rsid w:val="00AE6885"/>
    <w:rsid w:val="00AE692C"/>
    <w:rsid w:val="00AE6B08"/>
    <w:rsid w:val="00AE7240"/>
    <w:rsid w:val="00AE7383"/>
    <w:rsid w:val="00AE7855"/>
    <w:rsid w:val="00AE785C"/>
    <w:rsid w:val="00AE7A01"/>
    <w:rsid w:val="00AF02F1"/>
    <w:rsid w:val="00AF0442"/>
    <w:rsid w:val="00AF0FB8"/>
    <w:rsid w:val="00AF0FD6"/>
    <w:rsid w:val="00AF1597"/>
    <w:rsid w:val="00AF1651"/>
    <w:rsid w:val="00AF1693"/>
    <w:rsid w:val="00AF18FE"/>
    <w:rsid w:val="00AF1F31"/>
    <w:rsid w:val="00AF1FBF"/>
    <w:rsid w:val="00AF2090"/>
    <w:rsid w:val="00AF25FF"/>
    <w:rsid w:val="00AF2BE5"/>
    <w:rsid w:val="00AF2E64"/>
    <w:rsid w:val="00AF3284"/>
    <w:rsid w:val="00AF3CAE"/>
    <w:rsid w:val="00AF3D2A"/>
    <w:rsid w:val="00AF3DF4"/>
    <w:rsid w:val="00AF4226"/>
    <w:rsid w:val="00AF4239"/>
    <w:rsid w:val="00AF4262"/>
    <w:rsid w:val="00AF4407"/>
    <w:rsid w:val="00AF4562"/>
    <w:rsid w:val="00AF468B"/>
    <w:rsid w:val="00AF4784"/>
    <w:rsid w:val="00AF4892"/>
    <w:rsid w:val="00AF4933"/>
    <w:rsid w:val="00AF49CB"/>
    <w:rsid w:val="00AF4B94"/>
    <w:rsid w:val="00AF4E91"/>
    <w:rsid w:val="00AF4F6C"/>
    <w:rsid w:val="00AF5147"/>
    <w:rsid w:val="00AF5396"/>
    <w:rsid w:val="00AF5499"/>
    <w:rsid w:val="00AF56A5"/>
    <w:rsid w:val="00AF5A61"/>
    <w:rsid w:val="00AF5B6E"/>
    <w:rsid w:val="00AF5B86"/>
    <w:rsid w:val="00AF5E0B"/>
    <w:rsid w:val="00AF64CE"/>
    <w:rsid w:val="00AF662E"/>
    <w:rsid w:val="00AF6668"/>
    <w:rsid w:val="00AF6A3C"/>
    <w:rsid w:val="00AF6D95"/>
    <w:rsid w:val="00AF7058"/>
    <w:rsid w:val="00AF714C"/>
    <w:rsid w:val="00AF74C5"/>
    <w:rsid w:val="00AF7817"/>
    <w:rsid w:val="00AF791A"/>
    <w:rsid w:val="00AF7A3E"/>
    <w:rsid w:val="00AF7A9D"/>
    <w:rsid w:val="00AF7DF3"/>
    <w:rsid w:val="00B00022"/>
    <w:rsid w:val="00B001C0"/>
    <w:rsid w:val="00B00648"/>
    <w:rsid w:val="00B00649"/>
    <w:rsid w:val="00B00E78"/>
    <w:rsid w:val="00B01065"/>
    <w:rsid w:val="00B01390"/>
    <w:rsid w:val="00B01779"/>
    <w:rsid w:val="00B0190B"/>
    <w:rsid w:val="00B01C12"/>
    <w:rsid w:val="00B02111"/>
    <w:rsid w:val="00B0231E"/>
    <w:rsid w:val="00B02582"/>
    <w:rsid w:val="00B02707"/>
    <w:rsid w:val="00B02F84"/>
    <w:rsid w:val="00B03249"/>
    <w:rsid w:val="00B0334C"/>
    <w:rsid w:val="00B035D4"/>
    <w:rsid w:val="00B03A6A"/>
    <w:rsid w:val="00B03EF6"/>
    <w:rsid w:val="00B0431D"/>
    <w:rsid w:val="00B048D3"/>
    <w:rsid w:val="00B04D90"/>
    <w:rsid w:val="00B04FB2"/>
    <w:rsid w:val="00B04FF8"/>
    <w:rsid w:val="00B05752"/>
    <w:rsid w:val="00B057D0"/>
    <w:rsid w:val="00B05846"/>
    <w:rsid w:val="00B05AAB"/>
    <w:rsid w:val="00B05AFE"/>
    <w:rsid w:val="00B061DC"/>
    <w:rsid w:val="00B062B0"/>
    <w:rsid w:val="00B0636D"/>
    <w:rsid w:val="00B067D5"/>
    <w:rsid w:val="00B068A1"/>
    <w:rsid w:val="00B06A58"/>
    <w:rsid w:val="00B07096"/>
    <w:rsid w:val="00B07192"/>
    <w:rsid w:val="00B07593"/>
    <w:rsid w:val="00B07F04"/>
    <w:rsid w:val="00B10422"/>
    <w:rsid w:val="00B10CFB"/>
    <w:rsid w:val="00B10FE6"/>
    <w:rsid w:val="00B110CD"/>
    <w:rsid w:val="00B11149"/>
    <w:rsid w:val="00B1116F"/>
    <w:rsid w:val="00B118B1"/>
    <w:rsid w:val="00B11E21"/>
    <w:rsid w:val="00B120FF"/>
    <w:rsid w:val="00B12284"/>
    <w:rsid w:val="00B1253A"/>
    <w:rsid w:val="00B12759"/>
    <w:rsid w:val="00B12898"/>
    <w:rsid w:val="00B12AC0"/>
    <w:rsid w:val="00B12AC9"/>
    <w:rsid w:val="00B12F7B"/>
    <w:rsid w:val="00B1379B"/>
    <w:rsid w:val="00B139CF"/>
    <w:rsid w:val="00B13B0D"/>
    <w:rsid w:val="00B13C5C"/>
    <w:rsid w:val="00B1432A"/>
    <w:rsid w:val="00B143E7"/>
    <w:rsid w:val="00B1466F"/>
    <w:rsid w:val="00B1473D"/>
    <w:rsid w:val="00B14769"/>
    <w:rsid w:val="00B147B1"/>
    <w:rsid w:val="00B14D14"/>
    <w:rsid w:val="00B152D6"/>
    <w:rsid w:val="00B155BD"/>
    <w:rsid w:val="00B1586B"/>
    <w:rsid w:val="00B15A37"/>
    <w:rsid w:val="00B15B15"/>
    <w:rsid w:val="00B15D5A"/>
    <w:rsid w:val="00B15F36"/>
    <w:rsid w:val="00B15F97"/>
    <w:rsid w:val="00B164CF"/>
    <w:rsid w:val="00B16A08"/>
    <w:rsid w:val="00B170C6"/>
    <w:rsid w:val="00B172DF"/>
    <w:rsid w:val="00B172F9"/>
    <w:rsid w:val="00B17376"/>
    <w:rsid w:val="00B177D2"/>
    <w:rsid w:val="00B17AFC"/>
    <w:rsid w:val="00B17CFD"/>
    <w:rsid w:val="00B17D79"/>
    <w:rsid w:val="00B20122"/>
    <w:rsid w:val="00B20769"/>
    <w:rsid w:val="00B2097B"/>
    <w:rsid w:val="00B21366"/>
    <w:rsid w:val="00B214F2"/>
    <w:rsid w:val="00B218A9"/>
    <w:rsid w:val="00B21DFE"/>
    <w:rsid w:val="00B21E74"/>
    <w:rsid w:val="00B21F82"/>
    <w:rsid w:val="00B22070"/>
    <w:rsid w:val="00B226AD"/>
    <w:rsid w:val="00B2273F"/>
    <w:rsid w:val="00B22800"/>
    <w:rsid w:val="00B228EB"/>
    <w:rsid w:val="00B22B3B"/>
    <w:rsid w:val="00B22E29"/>
    <w:rsid w:val="00B2304E"/>
    <w:rsid w:val="00B230DD"/>
    <w:rsid w:val="00B2349D"/>
    <w:rsid w:val="00B23C39"/>
    <w:rsid w:val="00B23C88"/>
    <w:rsid w:val="00B23DDE"/>
    <w:rsid w:val="00B23F45"/>
    <w:rsid w:val="00B243A5"/>
    <w:rsid w:val="00B2490A"/>
    <w:rsid w:val="00B249F1"/>
    <w:rsid w:val="00B24ACD"/>
    <w:rsid w:val="00B24C6D"/>
    <w:rsid w:val="00B2523C"/>
    <w:rsid w:val="00B2525F"/>
    <w:rsid w:val="00B25399"/>
    <w:rsid w:val="00B2570A"/>
    <w:rsid w:val="00B25D32"/>
    <w:rsid w:val="00B26153"/>
    <w:rsid w:val="00B266BC"/>
    <w:rsid w:val="00B27123"/>
    <w:rsid w:val="00B27A93"/>
    <w:rsid w:val="00B27D1A"/>
    <w:rsid w:val="00B27D6F"/>
    <w:rsid w:val="00B27E40"/>
    <w:rsid w:val="00B30016"/>
    <w:rsid w:val="00B300A0"/>
    <w:rsid w:val="00B3042E"/>
    <w:rsid w:val="00B3043B"/>
    <w:rsid w:val="00B30789"/>
    <w:rsid w:val="00B30C9D"/>
    <w:rsid w:val="00B30F4B"/>
    <w:rsid w:val="00B312BC"/>
    <w:rsid w:val="00B3212F"/>
    <w:rsid w:val="00B323F0"/>
    <w:rsid w:val="00B3265E"/>
    <w:rsid w:val="00B329F5"/>
    <w:rsid w:val="00B32B00"/>
    <w:rsid w:val="00B32C51"/>
    <w:rsid w:val="00B32DA6"/>
    <w:rsid w:val="00B33105"/>
    <w:rsid w:val="00B3310D"/>
    <w:rsid w:val="00B33374"/>
    <w:rsid w:val="00B335AB"/>
    <w:rsid w:val="00B33A4A"/>
    <w:rsid w:val="00B33A72"/>
    <w:rsid w:val="00B33E3A"/>
    <w:rsid w:val="00B33E66"/>
    <w:rsid w:val="00B346BC"/>
    <w:rsid w:val="00B34861"/>
    <w:rsid w:val="00B348E9"/>
    <w:rsid w:val="00B34E21"/>
    <w:rsid w:val="00B34E8F"/>
    <w:rsid w:val="00B354BE"/>
    <w:rsid w:val="00B354F1"/>
    <w:rsid w:val="00B356E1"/>
    <w:rsid w:val="00B35A9D"/>
    <w:rsid w:val="00B35B85"/>
    <w:rsid w:val="00B35BB5"/>
    <w:rsid w:val="00B35EE1"/>
    <w:rsid w:val="00B3683A"/>
    <w:rsid w:val="00B36927"/>
    <w:rsid w:val="00B36A10"/>
    <w:rsid w:val="00B36B9A"/>
    <w:rsid w:val="00B3734D"/>
    <w:rsid w:val="00B37A60"/>
    <w:rsid w:val="00B37BB1"/>
    <w:rsid w:val="00B37C26"/>
    <w:rsid w:val="00B37D30"/>
    <w:rsid w:val="00B37DDB"/>
    <w:rsid w:val="00B37EDA"/>
    <w:rsid w:val="00B400DF"/>
    <w:rsid w:val="00B40330"/>
    <w:rsid w:val="00B40468"/>
    <w:rsid w:val="00B407DF"/>
    <w:rsid w:val="00B40950"/>
    <w:rsid w:val="00B41030"/>
    <w:rsid w:val="00B41493"/>
    <w:rsid w:val="00B4164E"/>
    <w:rsid w:val="00B41A31"/>
    <w:rsid w:val="00B41BA5"/>
    <w:rsid w:val="00B41E0F"/>
    <w:rsid w:val="00B4210D"/>
    <w:rsid w:val="00B423F8"/>
    <w:rsid w:val="00B426DE"/>
    <w:rsid w:val="00B427FB"/>
    <w:rsid w:val="00B428E4"/>
    <w:rsid w:val="00B43081"/>
    <w:rsid w:val="00B44071"/>
    <w:rsid w:val="00B44281"/>
    <w:rsid w:val="00B44912"/>
    <w:rsid w:val="00B44F87"/>
    <w:rsid w:val="00B4513F"/>
    <w:rsid w:val="00B451BC"/>
    <w:rsid w:val="00B451DA"/>
    <w:rsid w:val="00B451F0"/>
    <w:rsid w:val="00B45536"/>
    <w:rsid w:val="00B45ABB"/>
    <w:rsid w:val="00B45B03"/>
    <w:rsid w:val="00B45D96"/>
    <w:rsid w:val="00B462A0"/>
    <w:rsid w:val="00B46505"/>
    <w:rsid w:val="00B4662B"/>
    <w:rsid w:val="00B468E3"/>
    <w:rsid w:val="00B46A32"/>
    <w:rsid w:val="00B46B95"/>
    <w:rsid w:val="00B46C90"/>
    <w:rsid w:val="00B470C9"/>
    <w:rsid w:val="00B47446"/>
    <w:rsid w:val="00B476E0"/>
    <w:rsid w:val="00B47ADC"/>
    <w:rsid w:val="00B47B23"/>
    <w:rsid w:val="00B5062B"/>
    <w:rsid w:val="00B50878"/>
    <w:rsid w:val="00B50D6F"/>
    <w:rsid w:val="00B510BE"/>
    <w:rsid w:val="00B514B7"/>
    <w:rsid w:val="00B516C5"/>
    <w:rsid w:val="00B51812"/>
    <w:rsid w:val="00B518A3"/>
    <w:rsid w:val="00B5199F"/>
    <w:rsid w:val="00B51B01"/>
    <w:rsid w:val="00B51F73"/>
    <w:rsid w:val="00B527D9"/>
    <w:rsid w:val="00B52BF3"/>
    <w:rsid w:val="00B52F8D"/>
    <w:rsid w:val="00B53069"/>
    <w:rsid w:val="00B53187"/>
    <w:rsid w:val="00B5334D"/>
    <w:rsid w:val="00B540D2"/>
    <w:rsid w:val="00B54526"/>
    <w:rsid w:val="00B5495D"/>
    <w:rsid w:val="00B54DB5"/>
    <w:rsid w:val="00B54E8F"/>
    <w:rsid w:val="00B5563C"/>
    <w:rsid w:val="00B564A9"/>
    <w:rsid w:val="00B564F6"/>
    <w:rsid w:val="00B56B89"/>
    <w:rsid w:val="00B57394"/>
    <w:rsid w:val="00B57427"/>
    <w:rsid w:val="00B57444"/>
    <w:rsid w:val="00B5746F"/>
    <w:rsid w:val="00B57784"/>
    <w:rsid w:val="00B57DD1"/>
    <w:rsid w:val="00B602E1"/>
    <w:rsid w:val="00B602F6"/>
    <w:rsid w:val="00B607C6"/>
    <w:rsid w:val="00B6083D"/>
    <w:rsid w:val="00B60878"/>
    <w:rsid w:val="00B6142A"/>
    <w:rsid w:val="00B621CA"/>
    <w:rsid w:val="00B622F7"/>
    <w:rsid w:val="00B6274E"/>
    <w:rsid w:val="00B62844"/>
    <w:rsid w:val="00B62C62"/>
    <w:rsid w:val="00B62E59"/>
    <w:rsid w:val="00B62EE7"/>
    <w:rsid w:val="00B632F5"/>
    <w:rsid w:val="00B636A0"/>
    <w:rsid w:val="00B63767"/>
    <w:rsid w:val="00B637CF"/>
    <w:rsid w:val="00B639E3"/>
    <w:rsid w:val="00B63AD8"/>
    <w:rsid w:val="00B63F6D"/>
    <w:rsid w:val="00B63FE3"/>
    <w:rsid w:val="00B6415B"/>
    <w:rsid w:val="00B6424C"/>
    <w:rsid w:val="00B642BD"/>
    <w:rsid w:val="00B6460B"/>
    <w:rsid w:val="00B6489E"/>
    <w:rsid w:val="00B648F1"/>
    <w:rsid w:val="00B64D98"/>
    <w:rsid w:val="00B64E13"/>
    <w:rsid w:val="00B65153"/>
    <w:rsid w:val="00B652FA"/>
    <w:rsid w:val="00B653E1"/>
    <w:rsid w:val="00B655B3"/>
    <w:rsid w:val="00B656B8"/>
    <w:rsid w:val="00B65807"/>
    <w:rsid w:val="00B65BAB"/>
    <w:rsid w:val="00B6611F"/>
    <w:rsid w:val="00B66165"/>
    <w:rsid w:val="00B661E0"/>
    <w:rsid w:val="00B664DA"/>
    <w:rsid w:val="00B66545"/>
    <w:rsid w:val="00B666DE"/>
    <w:rsid w:val="00B66B63"/>
    <w:rsid w:val="00B66DAC"/>
    <w:rsid w:val="00B671D3"/>
    <w:rsid w:val="00B6749E"/>
    <w:rsid w:val="00B677EF"/>
    <w:rsid w:val="00B67B01"/>
    <w:rsid w:val="00B67E8F"/>
    <w:rsid w:val="00B67ED9"/>
    <w:rsid w:val="00B7032F"/>
    <w:rsid w:val="00B707F1"/>
    <w:rsid w:val="00B70CA4"/>
    <w:rsid w:val="00B70E81"/>
    <w:rsid w:val="00B713CE"/>
    <w:rsid w:val="00B719A3"/>
    <w:rsid w:val="00B71BFF"/>
    <w:rsid w:val="00B71D08"/>
    <w:rsid w:val="00B7227D"/>
    <w:rsid w:val="00B72A9A"/>
    <w:rsid w:val="00B7309B"/>
    <w:rsid w:val="00B73100"/>
    <w:rsid w:val="00B73602"/>
    <w:rsid w:val="00B73803"/>
    <w:rsid w:val="00B73D14"/>
    <w:rsid w:val="00B73EAB"/>
    <w:rsid w:val="00B74150"/>
    <w:rsid w:val="00B7418C"/>
    <w:rsid w:val="00B745CE"/>
    <w:rsid w:val="00B750B5"/>
    <w:rsid w:val="00B7523B"/>
    <w:rsid w:val="00B754B8"/>
    <w:rsid w:val="00B7558F"/>
    <w:rsid w:val="00B75662"/>
    <w:rsid w:val="00B758A6"/>
    <w:rsid w:val="00B7601B"/>
    <w:rsid w:val="00B76183"/>
    <w:rsid w:val="00B76345"/>
    <w:rsid w:val="00B764B7"/>
    <w:rsid w:val="00B764D5"/>
    <w:rsid w:val="00B76560"/>
    <w:rsid w:val="00B76660"/>
    <w:rsid w:val="00B767C7"/>
    <w:rsid w:val="00B76BF2"/>
    <w:rsid w:val="00B76D6C"/>
    <w:rsid w:val="00B76E48"/>
    <w:rsid w:val="00B773BD"/>
    <w:rsid w:val="00B774D0"/>
    <w:rsid w:val="00B775C9"/>
    <w:rsid w:val="00B775D8"/>
    <w:rsid w:val="00B77853"/>
    <w:rsid w:val="00B77873"/>
    <w:rsid w:val="00B77BBD"/>
    <w:rsid w:val="00B77F1D"/>
    <w:rsid w:val="00B801D6"/>
    <w:rsid w:val="00B8029D"/>
    <w:rsid w:val="00B80405"/>
    <w:rsid w:val="00B8074A"/>
    <w:rsid w:val="00B808AE"/>
    <w:rsid w:val="00B80983"/>
    <w:rsid w:val="00B80F15"/>
    <w:rsid w:val="00B80F4E"/>
    <w:rsid w:val="00B812FA"/>
    <w:rsid w:val="00B81434"/>
    <w:rsid w:val="00B81C70"/>
    <w:rsid w:val="00B81D5D"/>
    <w:rsid w:val="00B82511"/>
    <w:rsid w:val="00B8272F"/>
    <w:rsid w:val="00B82A66"/>
    <w:rsid w:val="00B82A9B"/>
    <w:rsid w:val="00B82B3F"/>
    <w:rsid w:val="00B82D47"/>
    <w:rsid w:val="00B82FA9"/>
    <w:rsid w:val="00B83086"/>
    <w:rsid w:val="00B830A1"/>
    <w:rsid w:val="00B83729"/>
    <w:rsid w:val="00B83766"/>
    <w:rsid w:val="00B841F2"/>
    <w:rsid w:val="00B847D8"/>
    <w:rsid w:val="00B848A6"/>
    <w:rsid w:val="00B84FE8"/>
    <w:rsid w:val="00B853A6"/>
    <w:rsid w:val="00B8599F"/>
    <w:rsid w:val="00B85BB1"/>
    <w:rsid w:val="00B85E0C"/>
    <w:rsid w:val="00B85F35"/>
    <w:rsid w:val="00B86B01"/>
    <w:rsid w:val="00B86F39"/>
    <w:rsid w:val="00B875DA"/>
    <w:rsid w:val="00B879C1"/>
    <w:rsid w:val="00B879C8"/>
    <w:rsid w:val="00B87C34"/>
    <w:rsid w:val="00B90180"/>
    <w:rsid w:val="00B9024E"/>
    <w:rsid w:val="00B905BE"/>
    <w:rsid w:val="00B9067C"/>
    <w:rsid w:val="00B907B8"/>
    <w:rsid w:val="00B907E0"/>
    <w:rsid w:val="00B908E7"/>
    <w:rsid w:val="00B90964"/>
    <w:rsid w:val="00B90A91"/>
    <w:rsid w:val="00B90BBD"/>
    <w:rsid w:val="00B90C55"/>
    <w:rsid w:val="00B90EFB"/>
    <w:rsid w:val="00B91481"/>
    <w:rsid w:val="00B91770"/>
    <w:rsid w:val="00B9197A"/>
    <w:rsid w:val="00B91BE5"/>
    <w:rsid w:val="00B91F6B"/>
    <w:rsid w:val="00B9202E"/>
    <w:rsid w:val="00B929D2"/>
    <w:rsid w:val="00B92CEA"/>
    <w:rsid w:val="00B934AE"/>
    <w:rsid w:val="00B935DD"/>
    <w:rsid w:val="00B93607"/>
    <w:rsid w:val="00B9366D"/>
    <w:rsid w:val="00B9369B"/>
    <w:rsid w:val="00B9370D"/>
    <w:rsid w:val="00B93820"/>
    <w:rsid w:val="00B9387B"/>
    <w:rsid w:val="00B93A95"/>
    <w:rsid w:val="00B93D1B"/>
    <w:rsid w:val="00B93E44"/>
    <w:rsid w:val="00B944FD"/>
    <w:rsid w:val="00B947A0"/>
    <w:rsid w:val="00B947C9"/>
    <w:rsid w:val="00B94F99"/>
    <w:rsid w:val="00B9503D"/>
    <w:rsid w:val="00B95179"/>
    <w:rsid w:val="00B953C0"/>
    <w:rsid w:val="00B95806"/>
    <w:rsid w:val="00B9596F"/>
    <w:rsid w:val="00B95E8E"/>
    <w:rsid w:val="00B96270"/>
    <w:rsid w:val="00B96316"/>
    <w:rsid w:val="00B967E5"/>
    <w:rsid w:val="00B96C75"/>
    <w:rsid w:val="00B96F98"/>
    <w:rsid w:val="00B9710D"/>
    <w:rsid w:val="00B97292"/>
    <w:rsid w:val="00B9778E"/>
    <w:rsid w:val="00B97854"/>
    <w:rsid w:val="00B97925"/>
    <w:rsid w:val="00BA0153"/>
    <w:rsid w:val="00BA02E1"/>
    <w:rsid w:val="00BA08F0"/>
    <w:rsid w:val="00BA0AF6"/>
    <w:rsid w:val="00BA0B7E"/>
    <w:rsid w:val="00BA0BFE"/>
    <w:rsid w:val="00BA0EC8"/>
    <w:rsid w:val="00BA10B0"/>
    <w:rsid w:val="00BA133F"/>
    <w:rsid w:val="00BA14B8"/>
    <w:rsid w:val="00BA1569"/>
    <w:rsid w:val="00BA1689"/>
    <w:rsid w:val="00BA1808"/>
    <w:rsid w:val="00BA1A63"/>
    <w:rsid w:val="00BA1ABD"/>
    <w:rsid w:val="00BA1B2B"/>
    <w:rsid w:val="00BA1CE8"/>
    <w:rsid w:val="00BA2F5C"/>
    <w:rsid w:val="00BA2FBA"/>
    <w:rsid w:val="00BA2FED"/>
    <w:rsid w:val="00BA37E8"/>
    <w:rsid w:val="00BA3931"/>
    <w:rsid w:val="00BA3C18"/>
    <w:rsid w:val="00BA5304"/>
    <w:rsid w:val="00BA55DB"/>
    <w:rsid w:val="00BA59A0"/>
    <w:rsid w:val="00BA5C91"/>
    <w:rsid w:val="00BA5DCE"/>
    <w:rsid w:val="00BA62AC"/>
    <w:rsid w:val="00BA62FB"/>
    <w:rsid w:val="00BA675D"/>
    <w:rsid w:val="00BA6938"/>
    <w:rsid w:val="00BA7054"/>
    <w:rsid w:val="00BA7686"/>
    <w:rsid w:val="00BA7C50"/>
    <w:rsid w:val="00BA7CC3"/>
    <w:rsid w:val="00BB0787"/>
    <w:rsid w:val="00BB079B"/>
    <w:rsid w:val="00BB08E5"/>
    <w:rsid w:val="00BB0DB0"/>
    <w:rsid w:val="00BB1147"/>
    <w:rsid w:val="00BB141D"/>
    <w:rsid w:val="00BB1810"/>
    <w:rsid w:val="00BB1C10"/>
    <w:rsid w:val="00BB1CF9"/>
    <w:rsid w:val="00BB250D"/>
    <w:rsid w:val="00BB25AD"/>
    <w:rsid w:val="00BB268B"/>
    <w:rsid w:val="00BB2881"/>
    <w:rsid w:val="00BB2BFA"/>
    <w:rsid w:val="00BB2FEE"/>
    <w:rsid w:val="00BB3131"/>
    <w:rsid w:val="00BB3429"/>
    <w:rsid w:val="00BB3A08"/>
    <w:rsid w:val="00BB3BF5"/>
    <w:rsid w:val="00BB3F01"/>
    <w:rsid w:val="00BB3F8B"/>
    <w:rsid w:val="00BB4193"/>
    <w:rsid w:val="00BB499B"/>
    <w:rsid w:val="00BB4CFC"/>
    <w:rsid w:val="00BB5152"/>
    <w:rsid w:val="00BB557E"/>
    <w:rsid w:val="00BB58D9"/>
    <w:rsid w:val="00BB5E39"/>
    <w:rsid w:val="00BB6440"/>
    <w:rsid w:val="00BB676B"/>
    <w:rsid w:val="00BB6B45"/>
    <w:rsid w:val="00BB6C57"/>
    <w:rsid w:val="00BB6C7E"/>
    <w:rsid w:val="00BB6DDF"/>
    <w:rsid w:val="00BB6EBA"/>
    <w:rsid w:val="00BB7799"/>
    <w:rsid w:val="00BB7C9C"/>
    <w:rsid w:val="00BB7DD4"/>
    <w:rsid w:val="00BB7EC1"/>
    <w:rsid w:val="00BC0120"/>
    <w:rsid w:val="00BC03C4"/>
    <w:rsid w:val="00BC1264"/>
    <w:rsid w:val="00BC1273"/>
    <w:rsid w:val="00BC13C6"/>
    <w:rsid w:val="00BC13F8"/>
    <w:rsid w:val="00BC1451"/>
    <w:rsid w:val="00BC1700"/>
    <w:rsid w:val="00BC1741"/>
    <w:rsid w:val="00BC176D"/>
    <w:rsid w:val="00BC1D31"/>
    <w:rsid w:val="00BC1E8B"/>
    <w:rsid w:val="00BC1F92"/>
    <w:rsid w:val="00BC200A"/>
    <w:rsid w:val="00BC2309"/>
    <w:rsid w:val="00BC2409"/>
    <w:rsid w:val="00BC25E2"/>
    <w:rsid w:val="00BC261E"/>
    <w:rsid w:val="00BC2B65"/>
    <w:rsid w:val="00BC2C25"/>
    <w:rsid w:val="00BC2CCD"/>
    <w:rsid w:val="00BC2D06"/>
    <w:rsid w:val="00BC2F8E"/>
    <w:rsid w:val="00BC3089"/>
    <w:rsid w:val="00BC3A2E"/>
    <w:rsid w:val="00BC3B4B"/>
    <w:rsid w:val="00BC3F37"/>
    <w:rsid w:val="00BC3F7A"/>
    <w:rsid w:val="00BC42FA"/>
    <w:rsid w:val="00BC4D8C"/>
    <w:rsid w:val="00BC5AB8"/>
    <w:rsid w:val="00BC6697"/>
    <w:rsid w:val="00BC6826"/>
    <w:rsid w:val="00BC68D1"/>
    <w:rsid w:val="00BC6BA4"/>
    <w:rsid w:val="00BC6C01"/>
    <w:rsid w:val="00BC6D9B"/>
    <w:rsid w:val="00BC6DAF"/>
    <w:rsid w:val="00BC6E80"/>
    <w:rsid w:val="00BC79ED"/>
    <w:rsid w:val="00BC7AEF"/>
    <w:rsid w:val="00BC7C58"/>
    <w:rsid w:val="00BC7DBF"/>
    <w:rsid w:val="00BC7EC0"/>
    <w:rsid w:val="00BD0113"/>
    <w:rsid w:val="00BD0121"/>
    <w:rsid w:val="00BD0212"/>
    <w:rsid w:val="00BD08D4"/>
    <w:rsid w:val="00BD0D55"/>
    <w:rsid w:val="00BD11AE"/>
    <w:rsid w:val="00BD14F1"/>
    <w:rsid w:val="00BD15BF"/>
    <w:rsid w:val="00BD170A"/>
    <w:rsid w:val="00BD1D8D"/>
    <w:rsid w:val="00BD1E98"/>
    <w:rsid w:val="00BD204E"/>
    <w:rsid w:val="00BD237A"/>
    <w:rsid w:val="00BD2797"/>
    <w:rsid w:val="00BD2D3B"/>
    <w:rsid w:val="00BD30B8"/>
    <w:rsid w:val="00BD3333"/>
    <w:rsid w:val="00BD35A7"/>
    <w:rsid w:val="00BD3B07"/>
    <w:rsid w:val="00BD3E17"/>
    <w:rsid w:val="00BD464D"/>
    <w:rsid w:val="00BD4A91"/>
    <w:rsid w:val="00BD4CDF"/>
    <w:rsid w:val="00BD4E71"/>
    <w:rsid w:val="00BD501A"/>
    <w:rsid w:val="00BD51D0"/>
    <w:rsid w:val="00BD5671"/>
    <w:rsid w:val="00BD56DE"/>
    <w:rsid w:val="00BD5892"/>
    <w:rsid w:val="00BD5A91"/>
    <w:rsid w:val="00BD5CD7"/>
    <w:rsid w:val="00BD5EC8"/>
    <w:rsid w:val="00BD5EE8"/>
    <w:rsid w:val="00BD612B"/>
    <w:rsid w:val="00BD6153"/>
    <w:rsid w:val="00BD62E1"/>
    <w:rsid w:val="00BD62E8"/>
    <w:rsid w:val="00BD66A8"/>
    <w:rsid w:val="00BD6AA2"/>
    <w:rsid w:val="00BD6C09"/>
    <w:rsid w:val="00BD6F36"/>
    <w:rsid w:val="00BD6F6D"/>
    <w:rsid w:val="00BD71B3"/>
    <w:rsid w:val="00BD7404"/>
    <w:rsid w:val="00BD74A4"/>
    <w:rsid w:val="00BD7583"/>
    <w:rsid w:val="00BD7602"/>
    <w:rsid w:val="00BD77BD"/>
    <w:rsid w:val="00BD7A63"/>
    <w:rsid w:val="00BD7D5F"/>
    <w:rsid w:val="00BD7E05"/>
    <w:rsid w:val="00BD7EED"/>
    <w:rsid w:val="00BE0070"/>
    <w:rsid w:val="00BE03D0"/>
    <w:rsid w:val="00BE0408"/>
    <w:rsid w:val="00BE0499"/>
    <w:rsid w:val="00BE06A8"/>
    <w:rsid w:val="00BE07D0"/>
    <w:rsid w:val="00BE092C"/>
    <w:rsid w:val="00BE0A4F"/>
    <w:rsid w:val="00BE0AE8"/>
    <w:rsid w:val="00BE0C6C"/>
    <w:rsid w:val="00BE0CDD"/>
    <w:rsid w:val="00BE0E58"/>
    <w:rsid w:val="00BE15E0"/>
    <w:rsid w:val="00BE1B66"/>
    <w:rsid w:val="00BE1C36"/>
    <w:rsid w:val="00BE25A7"/>
    <w:rsid w:val="00BE25EB"/>
    <w:rsid w:val="00BE25ED"/>
    <w:rsid w:val="00BE26BD"/>
    <w:rsid w:val="00BE296A"/>
    <w:rsid w:val="00BE2AB6"/>
    <w:rsid w:val="00BE2B9F"/>
    <w:rsid w:val="00BE3245"/>
    <w:rsid w:val="00BE3C5C"/>
    <w:rsid w:val="00BE3D29"/>
    <w:rsid w:val="00BE4207"/>
    <w:rsid w:val="00BE4543"/>
    <w:rsid w:val="00BE46EA"/>
    <w:rsid w:val="00BE47F3"/>
    <w:rsid w:val="00BE5285"/>
    <w:rsid w:val="00BE538C"/>
    <w:rsid w:val="00BE5421"/>
    <w:rsid w:val="00BE5714"/>
    <w:rsid w:val="00BE57A2"/>
    <w:rsid w:val="00BE583B"/>
    <w:rsid w:val="00BE58B9"/>
    <w:rsid w:val="00BE5BE6"/>
    <w:rsid w:val="00BE5C58"/>
    <w:rsid w:val="00BE5D6E"/>
    <w:rsid w:val="00BE5EDB"/>
    <w:rsid w:val="00BE61E9"/>
    <w:rsid w:val="00BE6AC2"/>
    <w:rsid w:val="00BE6BEA"/>
    <w:rsid w:val="00BE7037"/>
    <w:rsid w:val="00BE75BF"/>
    <w:rsid w:val="00BE764F"/>
    <w:rsid w:val="00BE7700"/>
    <w:rsid w:val="00BE77D6"/>
    <w:rsid w:val="00BE78D8"/>
    <w:rsid w:val="00BF05E0"/>
    <w:rsid w:val="00BF0A3A"/>
    <w:rsid w:val="00BF0CC9"/>
    <w:rsid w:val="00BF0EEC"/>
    <w:rsid w:val="00BF0FB3"/>
    <w:rsid w:val="00BF177C"/>
    <w:rsid w:val="00BF1B42"/>
    <w:rsid w:val="00BF1BDA"/>
    <w:rsid w:val="00BF1DC3"/>
    <w:rsid w:val="00BF1F22"/>
    <w:rsid w:val="00BF2082"/>
    <w:rsid w:val="00BF20E2"/>
    <w:rsid w:val="00BF2227"/>
    <w:rsid w:val="00BF2289"/>
    <w:rsid w:val="00BF2553"/>
    <w:rsid w:val="00BF2719"/>
    <w:rsid w:val="00BF2ACC"/>
    <w:rsid w:val="00BF2E33"/>
    <w:rsid w:val="00BF3024"/>
    <w:rsid w:val="00BF315C"/>
    <w:rsid w:val="00BF3364"/>
    <w:rsid w:val="00BF3549"/>
    <w:rsid w:val="00BF364E"/>
    <w:rsid w:val="00BF37C2"/>
    <w:rsid w:val="00BF3A35"/>
    <w:rsid w:val="00BF3AA5"/>
    <w:rsid w:val="00BF3C09"/>
    <w:rsid w:val="00BF3C16"/>
    <w:rsid w:val="00BF410B"/>
    <w:rsid w:val="00BF45EC"/>
    <w:rsid w:val="00BF461D"/>
    <w:rsid w:val="00BF476F"/>
    <w:rsid w:val="00BF49B3"/>
    <w:rsid w:val="00BF4BF7"/>
    <w:rsid w:val="00BF4C01"/>
    <w:rsid w:val="00BF4D4B"/>
    <w:rsid w:val="00BF4F16"/>
    <w:rsid w:val="00BF51B5"/>
    <w:rsid w:val="00BF57B9"/>
    <w:rsid w:val="00BF5DFA"/>
    <w:rsid w:val="00BF6042"/>
    <w:rsid w:val="00BF60F4"/>
    <w:rsid w:val="00BF61FD"/>
    <w:rsid w:val="00BF626E"/>
    <w:rsid w:val="00BF6BC9"/>
    <w:rsid w:val="00BF71D5"/>
    <w:rsid w:val="00BF7530"/>
    <w:rsid w:val="00BF7933"/>
    <w:rsid w:val="00BF7AD4"/>
    <w:rsid w:val="00BF7DCE"/>
    <w:rsid w:val="00C003BC"/>
    <w:rsid w:val="00C007E7"/>
    <w:rsid w:val="00C00AAB"/>
    <w:rsid w:val="00C01175"/>
    <w:rsid w:val="00C01867"/>
    <w:rsid w:val="00C01CE5"/>
    <w:rsid w:val="00C02011"/>
    <w:rsid w:val="00C02212"/>
    <w:rsid w:val="00C02938"/>
    <w:rsid w:val="00C02B6E"/>
    <w:rsid w:val="00C03231"/>
    <w:rsid w:val="00C0376D"/>
    <w:rsid w:val="00C03903"/>
    <w:rsid w:val="00C03A1D"/>
    <w:rsid w:val="00C03C8D"/>
    <w:rsid w:val="00C04092"/>
    <w:rsid w:val="00C0419F"/>
    <w:rsid w:val="00C042E8"/>
    <w:rsid w:val="00C045E1"/>
    <w:rsid w:val="00C04608"/>
    <w:rsid w:val="00C0462B"/>
    <w:rsid w:val="00C046FA"/>
    <w:rsid w:val="00C04E34"/>
    <w:rsid w:val="00C05349"/>
    <w:rsid w:val="00C0535D"/>
    <w:rsid w:val="00C0547A"/>
    <w:rsid w:val="00C05A1A"/>
    <w:rsid w:val="00C05B8D"/>
    <w:rsid w:val="00C05C9B"/>
    <w:rsid w:val="00C06246"/>
    <w:rsid w:val="00C064BF"/>
    <w:rsid w:val="00C06648"/>
    <w:rsid w:val="00C069A1"/>
    <w:rsid w:val="00C075CD"/>
    <w:rsid w:val="00C077A7"/>
    <w:rsid w:val="00C078CF"/>
    <w:rsid w:val="00C07C38"/>
    <w:rsid w:val="00C07DBB"/>
    <w:rsid w:val="00C07F9C"/>
    <w:rsid w:val="00C100FA"/>
    <w:rsid w:val="00C10207"/>
    <w:rsid w:val="00C10425"/>
    <w:rsid w:val="00C1043A"/>
    <w:rsid w:val="00C104FC"/>
    <w:rsid w:val="00C107B5"/>
    <w:rsid w:val="00C10AEC"/>
    <w:rsid w:val="00C10B3F"/>
    <w:rsid w:val="00C10C1D"/>
    <w:rsid w:val="00C10EE8"/>
    <w:rsid w:val="00C10FD2"/>
    <w:rsid w:val="00C1118B"/>
    <w:rsid w:val="00C11213"/>
    <w:rsid w:val="00C11446"/>
    <w:rsid w:val="00C11772"/>
    <w:rsid w:val="00C11B50"/>
    <w:rsid w:val="00C11EBB"/>
    <w:rsid w:val="00C1218A"/>
    <w:rsid w:val="00C12494"/>
    <w:rsid w:val="00C125AA"/>
    <w:rsid w:val="00C13154"/>
    <w:rsid w:val="00C132C4"/>
    <w:rsid w:val="00C133E1"/>
    <w:rsid w:val="00C13556"/>
    <w:rsid w:val="00C13613"/>
    <w:rsid w:val="00C136D6"/>
    <w:rsid w:val="00C13B68"/>
    <w:rsid w:val="00C13BDC"/>
    <w:rsid w:val="00C13D9F"/>
    <w:rsid w:val="00C13E27"/>
    <w:rsid w:val="00C148E1"/>
    <w:rsid w:val="00C15E0A"/>
    <w:rsid w:val="00C15ED3"/>
    <w:rsid w:val="00C15F16"/>
    <w:rsid w:val="00C161F7"/>
    <w:rsid w:val="00C169F2"/>
    <w:rsid w:val="00C16A36"/>
    <w:rsid w:val="00C17102"/>
    <w:rsid w:val="00C173FB"/>
    <w:rsid w:val="00C176A7"/>
    <w:rsid w:val="00C17A61"/>
    <w:rsid w:val="00C17BA5"/>
    <w:rsid w:val="00C17BCC"/>
    <w:rsid w:val="00C17C76"/>
    <w:rsid w:val="00C17D9E"/>
    <w:rsid w:val="00C17FA1"/>
    <w:rsid w:val="00C2045A"/>
    <w:rsid w:val="00C20ABF"/>
    <w:rsid w:val="00C20CEE"/>
    <w:rsid w:val="00C20F6E"/>
    <w:rsid w:val="00C21204"/>
    <w:rsid w:val="00C212A4"/>
    <w:rsid w:val="00C2146C"/>
    <w:rsid w:val="00C21661"/>
    <w:rsid w:val="00C21AD9"/>
    <w:rsid w:val="00C21BED"/>
    <w:rsid w:val="00C21DE7"/>
    <w:rsid w:val="00C21E42"/>
    <w:rsid w:val="00C21E76"/>
    <w:rsid w:val="00C221AD"/>
    <w:rsid w:val="00C221F7"/>
    <w:rsid w:val="00C223FF"/>
    <w:rsid w:val="00C2244F"/>
    <w:rsid w:val="00C2262D"/>
    <w:rsid w:val="00C2281A"/>
    <w:rsid w:val="00C22956"/>
    <w:rsid w:val="00C22C18"/>
    <w:rsid w:val="00C22F1B"/>
    <w:rsid w:val="00C231DC"/>
    <w:rsid w:val="00C23ADC"/>
    <w:rsid w:val="00C240A1"/>
    <w:rsid w:val="00C24201"/>
    <w:rsid w:val="00C2441F"/>
    <w:rsid w:val="00C247FF"/>
    <w:rsid w:val="00C24945"/>
    <w:rsid w:val="00C24A7B"/>
    <w:rsid w:val="00C24B32"/>
    <w:rsid w:val="00C24E74"/>
    <w:rsid w:val="00C252C8"/>
    <w:rsid w:val="00C2537C"/>
    <w:rsid w:val="00C25797"/>
    <w:rsid w:val="00C25941"/>
    <w:rsid w:val="00C260D6"/>
    <w:rsid w:val="00C26135"/>
    <w:rsid w:val="00C2632B"/>
    <w:rsid w:val="00C2663F"/>
    <w:rsid w:val="00C267E3"/>
    <w:rsid w:val="00C267FC"/>
    <w:rsid w:val="00C26958"/>
    <w:rsid w:val="00C26A0F"/>
    <w:rsid w:val="00C26D84"/>
    <w:rsid w:val="00C26E81"/>
    <w:rsid w:val="00C279B2"/>
    <w:rsid w:val="00C3031A"/>
    <w:rsid w:val="00C304E6"/>
    <w:rsid w:val="00C306CE"/>
    <w:rsid w:val="00C307BA"/>
    <w:rsid w:val="00C30A5C"/>
    <w:rsid w:val="00C310DA"/>
    <w:rsid w:val="00C31162"/>
    <w:rsid w:val="00C311B8"/>
    <w:rsid w:val="00C31481"/>
    <w:rsid w:val="00C316A8"/>
    <w:rsid w:val="00C31750"/>
    <w:rsid w:val="00C31752"/>
    <w:rsid w:val="00C31C3C"/>
    <w:rsid w:val="00C31C71"/>
    <w:rsid w:val="00C32085"/>
    <w:rsid w:val="00C320AF"/>
    <w:rsid w:val="00C320E4"/>
    <w:rsid w:val="00C3272B"/>
    <w:rsid w:val="00C32FF4"/>
    <w:rsid w:val="00C33526"/>
    <w:rsid w:val="00C3385F"/>
    <w:rsid w:val="00C33918"/>
    <w:rsid w:val="00C33F00"/>
    <w:rsid w:val="00C33F87"/>
    <w:rsid w:val="00C3413A"/>
    <w:rsid w:val="00C34379"/>
    <w:rsid w:val="00C343FD"/>
    <w:rsid w:val="00C345A2"/>
    <w:rsid w:val="00C34E64"/>
    <w:rsid w:val="00C34ECC"/>
    <w:rsid w:val="00C34F30"/>
    <w:rsid w:val="00C34F71"/>
    <w:rsid w:val="00C35160"/>
    <w:rsid w:val="00C354AB"/>
    <w:rsid w:val="00C36147"/>
    <w:rsid w:val="00C36258"/>
    <w:rsid w:val="00C36348"/>
    <w:rsid w:val="00C367E1"/>
    <w:rsid w:val="00C36840"/>
    <w:rsid w:val="00C36959"/>
    <w:rsid w:val="00C36A91"/>
    <w:rsid w:val="00C370A5"/>
    <w:rsid w:val="00C37384"/>
    <w:rsid w:val="00C37418"/>
    <w:rsid w:val="00C37638"/>
    <w:rsid w:val="00C37D73"/>
    <w:rsid w:val="00C403E8"/>
    <w:rsid w:val="00C40508"/>
    <w:rsid w:val="00C407D5"/>
    <w:rsid w:val="00C4084F"/>
    <w:rsid w:val="00C40ACF"/>
    <w:rsid w:val="00C40B81"/>
    <w:rsid w:val="00C40FD4"/>
    <w:rsid w:val="00C412B5"/>
    <w:rsid w:val="00C4174C"/>
    <w:rsid w:val="00C41F1D"/>
    <w:rsid w:val="00C41FF1"/>
    <w:rsid w:val="00C42496"/>
    <w:rsid w:val="00C427ED"/>
    <w:rsid w:val="00C4347D"/>
    <w:rsid w:val="00C435CE"/>
    <w:rsid w:val="00C43A29"/>
    <w:rsid w:val="00C43BB8"/>
    <w:rsid w:val="00C43C05"/>
    <w:rsid w:val="00C43CA1"/>
    <w:rsid w:val="00C442BF"/>
    <w:rsid w:val="00C4441A"/>
    <w:rsid w:val="00C4451D"/>
    <w:rsid w:val="00C445A4"/>
    <w:rsid w:val="00C445B6"/>
    <w:rsid w:val="00C44895"/>
    <w:rsid w:val="00C44DAA"/>
    <w:rsid w:val="00C45A7B"/>
    <w:rsid w:val="00C460CC"/>
    <w:rsid w:val="00C4619C"/>
    <w:rsid w:val="00C464F4"/>
    <w:rsid w:val="00C46610"/>
    <w:rsid w:val="00C4686D"/>
    <w:rsid w:val="00C46ED8"/>
    <w:rsid w:val="00C47021"/>
    <w:rsid w:val="00C470EE"/>
    <w:rsid w:val="00C4712B"/>
    <w:rsid w:val="00C474B9"/>
    <w:rsid w:val="00C476E7"/>
    <w:rsid w:val="00C47740"/>
    <w:rsid w:val="00C4794C"/>
    <w:rsid w:val="00C47A8B"/>
    <w:rsid w:val="00C47D61"/>
    <w:rsid w:val="00C50143"/>
    <w:rsid w:val="00C50616"/>
    <w:rsid w:val="00C507B5"/>
    <w:rsid w:val="00C50880"/>
    <w:rsid w:val="00C50F76"/>
    <w:rsid w:val="00C51102"/>
    <w:rsid w:val="00C5118D"/>
    <w:rsid w:val="00C51596"/>
    <w:rsid w:val="00C517E2"/>
    <w:rsid w:val="00C51D37"/>
    <w:rsid w:val="00C51D77"/>
    <w:rsid w:val="00C51F9E"/>
    <w:rsid w:val="00C5232C"/>
    <w:rsid w:val="00C52E40"/>
    <w:rsid w:val="00C52F29"/>
    <w:rsid w:val="00C53239"/>
    <w:rsid w:val="00C53CD3"/>
    <w:rsid w:val="00C5450C"/>
    <w:rsid w:val="00C5455B"/>
    <w:rsid w:val="00C54906"/>
    <w:rsid w:val="00C54AE8"/>
    <w:rsid w:val="00C54D64"/>
    <w:rsid w:val="00C55238"/>
    <w:rsid w:val="00C55329"/>
    <w:rsid w:val="00C55A2F"/>
    <w:rsid w:val="00C55D16"/>
    <w:rsid w:val="00C55DB3"/>
    <w:rsid w:val="00C56011"/>
    <w:rsid w:val="00C561E4"/>
    <w:rsid w:val="00C56612"/>
    <w:rsid w:val="00C56658"/>
    <w:rsid w:val="00C56797"/>
    <w:rsid w:val="00C56FF8"/>
    <w:rsid w:val="00C570F7"/>
    <w:rsid w:val="00C571D4"/>
    <w:rsid w:val="00C571E3"/>
    <w:rsid w:val="00C57408"/>
    <w:rsid w:val="00C57801"/>
    <w:rsid w:val="00C57803"/>
    <w:rsid w:val="00C57A1E"/>
    <w:rsid w:val="00C57D64"/>
    <w:rsid w:val="00C57EFE"/>
    <w:rsid w:val="00C57FC2"/>
    <w:rsid w:val="00C60807"/>
    <w:rsid w:val="00C60837"/>
    <w:rsid w:val="00C60858"/>
    <w:rsid w:val="00C60B9D"/>
    <w:rsid w:val="00C60E6C"/>
    <w:rsid w:val="00C6109B"/>
    <w:rsid w:val="00C61258"/>
    <w:rsid w:val="00C613E4"/>
    <w:rsid w:val="00C61455"/>
    <w:rsid w:val="00C6178E"/>
    <w:rsid w:val="00C6196D"/>
    <w:rsid w:val="00C61B89"/>
    <w:rsid w:val="00C6255C"/>
    <w:rsid w:val="00C62590"/>
    <w:rsid w:val="00C625EC"/>
    <w:rsid w:val="00C62822"/>
    <w:rsid w:val="00C62842"/>
    <w:rsid w:val="00C62E9C"/>
    <w:rsid w:val="00C62FD0"/>
    <w:rsid w:val="00C631AD"/>
    <w:rsid w:val="00C63623"/>
    <w:rsid w:val="00C636AC"/>
    <w:rsid w:val="00C63772"/>
    <w:rsid w:val="00C63EAB"/>
    <w:rsid w:val="00C64013"/>
    <w:rsid w:val="00C64322"/>
    <w:rsid w:val="00C64390"/>
    <w:rsid w:val="00C64922"/>
    <w:rsid w:val="00C64C9A"/>
    <w:rsid w:val="00C64D3C"/>
    <w:rsid w:val="00C64FC1"/>
    <w:rsid w:val="00C65143"/>
    <w:rsid w:val="00C6555D"/>
    <w:rsid w:val="00C65738"/>
    <w:rsid w:val="00C65CB2"/>
    <w:rsid w:val="00C661EA"/>
    <w:rsid w:val="00C66362"/>
    <w:rsid w:val="00C6665C"/>
    <w:rsid w:val="00C6688B"/>
    <w:rsid w:val="00C66AA5"/>
    <w:rsid w:val="00C66C2B"/>
    <w:rsid w:val="00C66CDE"/>
    <w:rsid w:val="00C66D00"/>
    <w:rsid w:val="00C66E39"/>
    <w:rsid w:val="00C66F6E"/>
    <w:rsid w:val="00C6739C"/>
    <w:rsid w:val="00C67616"/>
    <w:rsid w:val="00C678AB"/>
    <w:rsid w:val="00C70171"/>
    <w:rsid w:val="00C70277"/>
    <w:rsid w:val="00C70AF3"/>
    <w:rsid w:val="00C70DDB"/>
    <w:rsid w:val="00C70EB0"/>
    <w:rsid w:val="00C7104E"/>
    <w:rsid w:val="00C71524"/>
    <w:rsid w:val="00C71ACC"/>
    <w:rsid w:val="00C71AD5"/>
    <w:rsid w:val="00C71E05"/>
    <w:rsid w:val="00C71F72"/>
    <w:rsid w:val="00C72006"/>
    <w:rsid w:val="00C7234C"/>
    <w:rsid w:val="00C72E8A"/>
    <w:rsid w:val="00C7331B"/>
    <w:rsid w:val="00C73EE2"/>
    <w:rsid w:val="00C73F6C"/>
    <w:rsid w:val="00C74247"/>
    <w:rsid w:val="00C749F8"/>
    <w:rsid w:val="00C74C41"/>
    <w:rsid w:val="00C74D35"/>
    <w:rsid w:val="00C74E9E"/>
    <w:rsid w:val="00C74ED0"/>
    <w:rsid w:val="00C750DE"/>
    <w:rsid w:val="00C75F46"/>
    <w:rsid w:val="00C761DE"/>
    <w:rsid w:val="00C76662"/>
    <w:rsid w:val="00C76A9D"/>
    <w:rsid w:val="00C76ED8"/>
    <w:rsid w:val="00C777F3"/>
    <w:rsid w:val="00C778B9"/>
    <w:rsid w:val="00C77967"/>
    <w:rsid w:val="00C77B3C"/>
    <w:rsid w:val="00C77BCF"/>
    <w:rsid w:val="00C77CB7"/>
    <w:rsid w:val="00C802E1"/>
    <w:rsid w:val="00C80DCA"/>
    <w:rsid w:val="00C80E23"/>
    <w:rsid w:val="00C8108F"/>
    <w:rsid w:val="00C8133F"/>
    <w:rsid w:val="00C814DF"/>
    <w:rsid w:val="00C819B4"/>
    <w:rsid w:val="00C819CD"/>
    <w:rsid w:val="00C81ADC"/>
    <w:rsid w:val="00C81B01"/>
    <w:rsid w:val="00C82129"/>
    <w:rsid w:val="00C829C7"/>
    <w:rsid w:val="00C82CD8"/>
    <w:rsid w:val="00C8328D"/>
    <w:rsid w:val="00C835D8"/>
    <w:rsid w:val="00C83C3D"/>
    <w:rsid w:val="00C83C8A"/>
    <w:rsid w:val="00C83DC0"/>
    <w:rsid w:val="00C84115"/>
    <w:rsid w:val="00C8457A"/>
    <w:rsid w:val="00C845E9"/>
    <w:rsid w:val="00C847A2"/>
    <w:rsid w:val="00C84944"/>
    <w:rsid w:val="00C84AB7"/>
    <w:rsid w:val="00C84EE6"/>
    <w:rsid w:val="00C85006"/>
    <w:rsid w:val="00C85349"/>
    <w:rsid w:val="00C853CE"/>
    <w:rsid w:val="00C8587D"/>
    <w:rsid w:val="00C85A8C"/>
    <w:rsid w:val="00C861FC"/>
    <w:rsid w:val="00C8638F"/>
    <w:rsid w:val="00C863D0"/>
    <w:rsid w:val="00C864F4"/>
    <w:rsid w:val="00C8659D"/>
    <w:rsid w:val="00C86F29"/>
    <w:rsid w:val="00C8713E"/>
    <w:rsid w:val="00C8730F"/>
    <w:rsid w:val="00C875D8"/>
    <w:rsid w:val="00C8793A"/>
    <w:rsid w:val="00C87FCF"/>
    <w:rsid w:val="00C9003B"/>
    <w:rsid w:val="00C900F6"/>
    <w:rsid w:val="00C9029B"/>
    <w:rsid w:val="00C903C4"/>
    <w:rsid w:val="00C90505"/>
    <w:rsid w:val="00C906C4"/>
    <w:rsid w:val="00C907FE"/>
    <w:rsid w:val="00C9088C"/>
    <w:rsid w:val="00C91458"/>
    <w:rsid w:val="00C91687"/>
    <w:rsid w:val="00C91E23"/>
    <w:rsid w:val="00C91FDB"/>
    <w:rsid w:val="00C92BF1"/>
    <w:rsid w:val="00C92CE1"/>
    <w:rsid w:val="00C9384A"/>
    <w:rsid w:val="00C93A00"/>
    <w:rsid w:val="00C941A6"/>
    <w:rsid w:val="00C94514"/>
    <w:rsid w:val="00C9456E"/>
    <w:rsid w:val="00C9486E"/>
    <w:rsid w:val="00C94CF1"/>
    <w:rsid w:val="00C94D9C"/>
    <w:rsid w:val="00C94FF0"/>
    <w:rsid w:val="00C952FD"/>
    <w:rsid w:val="00C955A0"/>
    <w:rsid w:val="00C9563D"/>
    <w:rsid w:val="00C95926"/>
    <w:rsid w:val="00C95978"/>
    <w:rsid w:val="00C9597B"/>
    <w:rsid w:val="00C95E4B"/>
    <w:rsid w:val="00C96106"/>
    <w:rsid w:val="00C962DB"/>
    <w:rsid w:val="00C96319"/>
    <w:rsid w:val="00C9649A"/>
    <w:rsid w:val="00C967AA"/>
    <w:rsid w:val="00C968DC"/>
    <w:rsid w:val="00C9697B"/>
    <w:rsid w:val="00C96B85"/>
    <w:rsid w:val="00C96E66"/>
    <w:rsid w:val="00C97199"/>
    <w:rsid w:val="00C975B1"/>
    <w:rsid w:val="00C97643"/>
    <w:rsid w:val="00C97F20"/>
    <w:rsid w:val="00C97FEB"/>
    <w:rsid w:val="00CA0294"/>
    <w:rsid w:val="00CA034F"/>
    <w:rsid w:val="00CA0877"/>
    <w:rsid w:val="00CA092B"/>
    <w:rsid w:val="00CA09BB"/>
    <w:rsid w:val="00CA0B7C"/>
    <w:rsid w:val="00CA0C37"/>
    <w:rsid w:val="00CA0DE5"/>
    <w:rsid w:val="00CA0E2D"/>
    <w:rsid w:val="00CA0F8C"/>
    <w:rsid w:val="00CA10B0"/>
    <w:rsid w:val="00CA1249"/>
    <w:rsid w:val="00CA1B92"/>
    <w:rsid w:val="00CA2093"/>
    <w:rsid w:val="00CA21C0"/>
    <w:rsid w:val="00CA23AC"/>
    <w:rsid w:val="00CA2BDA"/>
    <w:rsid w:val="00CA36E9"/>
    <w:rsid w:val="00CA3816"/>
    <w:rsid w:val="00CA392A"/>
    <w:rsid w:val="00CA3FDF"/>
    <w:rsid w:val="00CA43C0"/>
    <w:rsid w:val="00CA48B7"/>
    <w:rsid w:val="00CA4AC9"/>
    <w:rsid w:val="00CA4BA0"/>
    <w:rsid w:val="00CA583A"/>
    <w:rsid w:val="00CA594F"/>
    <w:rsid w:val="00CA5B30"/>
    <w:rsid w:val="00CA5B41"/>
    <w:rsid w:val="00CA62CA"/>
    <w:rsid w:val="00CA634E"/>
    <w:rsid w:val="00CA6699"/>
    <w:rsid w:val="00CA69BE"/>
    <w:rsid w:val="00CA6B1C"/>
    <w:rsid w:val="00CA6D2E"/>
    <w:rsid w:val="00CA6D43"/>
    <w:rsid w:val="00CA6D49"/>
    <w:rsid w:val="00CA6D77"/>
    <w:rsid w:val="00CA6F74"/>
    <w:rsid w:val="00CA7405"/>
    <w:rsid w:val="00CA7591"/>
    <w:rsid w:val="00CA7A54"/>
    <w:rsid w:val="00CA7DD9"/>
    <w:rsid w:val="00CA7FD8"/>
    <w:rsid w:val="00CB00C8"/>
    <w:rsid w:val="00CB04BC"/>
    <w:rsid w:val="00CB0832"/>
    <w:rsid w:val="00CB0C11"/>
    <w:rsid w:val="00CB0D4F"/>
    <w:rsid w:val="00CB1144"/>
    <w:rsid w:val="00CB1649"/>
    <w:rsid w:val="00CB1B01"/>
    <w:rsid w:val="00CB1BBD"/>
    <w:rsid w:val="00CB2001"/>
    <w:rsid w:val="00CB201D"/>
    <w:rsid w:val="00CB2C60"/>
    <w:rsid w:val="00CB2C6D"/>
    <w:rsid w:val="00CB2D17"/>
    <w:rsid w:val="00CB2F4A"/>
    <w:rsid w:val="00CB30D0"/>
    <w:rsid w:val="00CB31CF"/>
    <w:rsid w:val="00CB39A1"/>
    <w:rsid w:val="00CB3D96"/>
    <w:rsid w:val="00CB3EF3"/>
    <w:rsid w:val="00CB403E"/>
    <w:rsid w:val="00CB435F"/>
    <w:rsid w:val="00CB46C5"/>
    <w:rsid w:val="00CB4730"/>
    <w:rsid w:val="00CB4A03"/>
    <w:rsid w:val="00CB4B8A"/>
    <w:rsid w:val="00CB5107"/>
    <w:rsid w:val="00CB54AF"/>
    <w:rsid w:val="00CB5520"/>
    <w:rsid w:val="00CB587B"/>
    <w:rsid w:val="00CB68C3"/>
    <w:rsid w:val="00CB6BC4"/>
    <w:rsid w:val="00CB6CA8"/>
    <w:rsid w:val="00CB6E12"/>
    <w:rsid w:val="00CB6E93"/>
    <w:rsid w:val="00CB701E"/>
    <w:rsid w:val="00CB7173"/>
    <w:rsid w:val="00CB719D"/>
    <w:rsid w:val="00CB75F9"/>
    <w:rsid w:val="00CB7C30"/>
    <w:rsid w:val="00CB7DA2"/>
    <w:rsid w:val="00CC00A7"/>
    <w:rsid w:val="00CC0303"/>
    <w:rsid w:val="00CC090A"/>
    <w:rsid w:val="00CC0E63"/>
    <w:rsid w:val="00CC0F35"/>
    <w:rsid w:val="00CC19D2"/>
    <w:rsid w:val="00CC1C23"/>
    <w:rsid w:val="00CC1E39"/>
    <w:rsid w:val="00CC1F8C"/>
    <w:rsid w:val="00CC2154"/>
    <w:rsid w:val="00CC245D"/>
    <w:rsid w:val="00CC2547"/>
    <w:rsid w:val="00CC295E"/>
    <w:rsid w:val="00CC2F12"/>
    <w:rsid w:val="00CC40D5"/>
    <w:rsid w:val="00CC417D"/>
    <w:rsid w:val="00CC4615"/>
    <w:rsid w:val="00CC47FC"/>
    <w:rsid w:val="00CC4863"/>
    <w:rsid w:val="00CC48F7"/>
    <w:rsid w:val="00CC48FC"/>
    <w:rsid w:val="00CC4908"/>
    <w:rsid w:val="00CC4FB4"/>
    <w:rsid w:val="00CC5120"/>
    <w:rsid w:val="00CC51AF"/>
    <w:rsid w:val="00CC5533"/>
    <w:rsid w:val="00CC5781"/>
    <w:rsid w:val="00CC5852"/>
    <w:rsid w:val="00CC5BE2"/>
    <w:rsid w:val="00CC6750"/>
    <w:rsid w:val="00CC6D1E"/>
    <w:rsid w:val="00CC6FFC"/>
    <w:rsid w:val="00CC7460"/>
    <w:rsid w:val="00CC7816"/>
    <w:rsid w:val="00CC78A7"/>
    <w:rsid w:val="00CC7D93"/>
    <w:rsid w:val="00CC7E67"/>
    <w:rsid w:val="00CD022D"/>
    <w:rsid w:val="00CD0324"/>
    <w:rsid w:val="00CD06A8"/>
    <w:rsid w:val="00CD075D"/>
    <w:rsid w:val="00CD0ECB"/>
    <w:rsid w:val="00CD1014"/>
    <w:rsid w:val="00CD15FC"/>
    <w:rsid w:val="00CD1923"/>
    <w:rsid w:val="00CD1988"/>
    <w:rsid w:val="00CD1C1A"/>
    <w:rsid w:val="00CD1CA8"/>
    <w:rsid w:val="00CD1CAE"/>
    <w:rsid w:val="00CD217D"/>
    <w:rsid w:val="00CD281F"/>
    <w:rsid w:val="00CD2E51"/>
    <w:rsid w:val="00CD3020"/>
    <w:rsid w:val="00CD3A37"/>
    <w:rsid w:val="00CD3ABA"/>
    <w:rsid w:val="00CD3B74"/>
    <w:rsid w:val="00CD3BD5"/>
    <w:rsid w:val="00CD3C01"/>
    <w:rsid w:val="00CD3C24"/>
    <w:rsid w:val="00CD425E"/>
    <w:rsid w:val="00CD4287"/>
    <w:rsid w:val="00CD4307"/>
    <w:rsid w:val="00CD4375"/>
    <w:rsid w:val="00CD44C3"/>
    <w:rsid w:val="00CD45F4"/>
    <w:rsid w:val="00CD4736"/>
    <w:rsid w:val="00CD4BB4"/>
    <w:rsid w:val="00CD4E5F"/>
    <w:rsid w:val="00CD4E8C"/>
    <w:rsid w:val="00CD5015"/>
    <w:rsid w:val="00CD51CF"/>
    <w:rsid w:val="00CD59A8"/>
    <w:rsid w:val="00CD59E5"/>
    <w:rsid w:val="00CD5DCA"/>
    <w:rsid w:val="00CD5F1F"/>
    <w:rsid w:val="00CD6217"/>
    <w:rsid w:val="00CD6480"/>
    <w:rsid w:val="00CD67F0"/>
    <w:rsid w:val="00CD6BE0"/>
    <w:rsid w:val="00CD73B9"/>
    <w:rsid w:val="00CD7577"/>
    <w:rsid w:val="00CD764B"/>
    <w:rsid w:val="00CD79DF"/>
    <w:rsid w:val="00CD7D96"/>
    <w:rsid w:val="00CDCF00"/>
    <w:rsid w:val="00CE02B5"/>
    <w:rsid w:val="00CE02FD"/>
    <w:rsid w:val="00CE0981"/>
    <w:rsid w:val="00CE0CEF"/>
    <w:rsid w:val="00CE0F01"/>
    <w:rsid w:val="00CE0F62"/>
    <w:rsid w:val="00CE1258"/>
    <w:rsid w:val="00CE162B"/>
    <w:rsid w:val="00CE1A16"/>
    <w:rsid w:val="00CE20FE"/>
    <w:rsid w:val="00CE24CC"/>
    <w:rsid w:val="00CE27D5"/>
    <w:rsid w:val="00CE29E3"/>
    <w:rsid w:val="00CE2D86"/>
    <w:rsid w:val="00CE33B6"/>
    <w:rsid w:val="00CE3732"/>
    <w:rsid w:val="00CE3FA9"/>
    <w:rsid w:val="00CE424F"/>
    <w:rsid w:val="00CE438B"/>
    <w:rsid w:val="00CE459E"/>
    <w:rsid w:val="00CE49FF"/>
    <w:rsid w:val="00CE4A5C"/>
    <w:rsid w:val="00CE5313"/>
    <w:rsid w:val="00CE54A8"/>
    <w:rsid w:val="00CE5838"/>
    <w:rsid w:val="00CE5BEF"/>
    <w:rsid w:val="00CE5CB1"/>
    <w:rsid w:val="00CE5F4A"/>
    <w:rsid w:val="00CE6168"/>
    <w:rsid w:val="00CE6201"/>
    <w:rsid w:val="00CE6480"/>
    <w:rsid w:val="00CE6613"/>
    <w:rsid w:val="00CE6A94"/>
    <w:rsid w:val="00CE6AE2"/>
    <w:rsid w:val="00CE7191"/>
    <w:rsid w:val="00CE7223"/>
    <w:rsid w:val="00CE73DE"/>
    <w:rsid w:val="00CE7537"/>
    <w:rsid w:val="00CE779D"/>
    <w:rsid w:val="00CE7809"/>
    <w:rsid w:val="00CE7945"/>
    <w:rsid w:val="00CF01F7"/>
    <w:rsid w:val="00CF02E0"/>
    <w:rsid w:val="00CF0313"/>
    <w:rsid w:val="00CF0A05"/>
    <w:rsid w:val="00CF114C"/>
    <w:rsid w:val="00CF123C"/>
    <w:rsid w:val="00CF13D6"/>
    <w:rsid w:val="00CF1603"/>
    <w:rsid w:val="00CF1A2B"/>
    <w:rsid w:val="00CF1EC4"/>
    <w:rsid w:val="00CF1ED0"/>
    <w:rsid w:val="00CF2187"/>
    <w:rsid w:val="00CF2684"/>
    <w:rsid w:val="00CF2B6D"/>
    <w:rsid w:val="00CF2BE9"/>
    <w:rsid w:val="00CF2C57"/>
    <w:rsid w:val="00CF35DA"/>
    <w:rsid w:val="00CF36B5"/>
    <w:rsid w:val="00CF36EB"/>
    <w:rsid w:val="00CF3D84"/>
    <w:rsid w:val="00CF3FD9"/>
    <w:rsid w:val="00CF43D8"/>
    <w:rsid w:val="00CF4892"/>
    <w:rsid w:val="00CF51C3"/>
    <w:rsid w:val="00CF538B"/>
    <w:rsid w:val="00CF5447"/>
    <w:rsid w:val="00CF544C"/>
    <w:rsid w:val="00CF572E"/>
    <w:rsid w:val="00CF613E"/>
    <w:rsid w:val="00CF658C"/>
    <w:rsid w:val="00CF677E"/>
    <w:rsid w:val="00CF7045"/>
    <w:rsid w:val="00CF7301"/>
    <w:rsid w:val="00CF7AF2"/>
    <w:rsid w:val="00CF7BED"/>
    <w:rsid w:val="00D0040A"/>
    <w:rsid w:val="00D00426"/>
    <w:rsid w:val="00D009B1"/>
    <w:rsid w:val="00D00FA5"/>
    <w:rsid w:val="00D01014"/>
    <w:rsid w:val="00D01169"/>
    <w:rsid w:val="00D012C9"/>
    <w:rsid w:val="00D01314"/>
    <w:rsid w:val="00D0184F"/>
    <w:rsid w:val="00D0193F"/>
    <w:rsid w:val="00D019AA"/>
    <w:rsid w:val="00D019D6"/>
    <w:rsid w:val="00D01F27"/>
    <w:rsid w:val="00D01F40"/>
    <w:rsid w:val="00D01F9C"/>
    <w:rsid w:val="00D01FFB"/>
    <w:rsid w:val="00D02CDD"/>
    <w:rsid w:val="00D02CFA"/>
    <w:rsid w:val="00D030B1"/>
    <w:rsid w:val="00D0359A"/>
    <w:rsid w:val="00D037E5"/>
    <w:rsid w:val="00D0382A"/>
    <w:rsid w:val="00D03950"/>
    <w:rsid w:val="00D041EE"/>
    <w:rsid w:val="00D043E9"/>
    <w:rsid w:val="00D043FA"/>
    <w:rsid w:val="00D045EF"/>
    <w:rsid w:val="00D046D1"/>
    <w:rsid w:val="00D04728"/>
    <w:rsid w:val="00D047C4"/>
    <w:rsid w:val="00D04DE3"/>
    <w:rsid w:val="00D04FDD"/>
    <w:rsid w:val="00D050F3"/>
    <w:rsid w:val="00D05709"/>
    <w:rsid w:val="00D0594C"/>
    <w:rsid w:val="00D05BC8"/>
    <w:rsid w:val="00D05F2E"/>
    <w:rsid w:val="00D06EA3"/>
    <w:rsid w:val="00D06EF8"/>
    <w:rsid w:val="00D072D1"/>
    <w:rsid w:val="00D07703"/>
    <w:rsid w:val="00D07760"/>
    <w:rsid w:val="00D07B1C"/>
    <w:rsid w:val="00D07E56"/>
    <w:rsid w:val="00D100DE"/>
    <w:rsid w:val="00D10510"/>
    <w:rsid w:val="00D10768"/>
    <w:rsid w:val="00D10CF0"/>
    <w:rsid w:val="00D114A1"/>
    <w:rsid w:val="00D11647"/>
    <w:rsid w:val="00D11DD3"/>
    <w:rsid w:val="00D11ED0"/>
    <w:rsid w:val="00D12539"/>
    <w:rsid w:val="00D126E2"/>
    <w:rsid w:val="00D12856"/>
    <w:rsid w:val="00D12A12"/>
    <w:rsid w:val="00D130A9"/>
    <w:rsid w:val="00D13342"/>
    <w:rsid w:val="00D138CC"/>
    <w:rsid w:val="00D13946"/>
    <w:rsid w:val="00D13ED9"/>
    <w:rsid w:val="00D1417B"/>
    <w:rsid w:val="00D144DC"/>
    <w:rsid w:val="00D14C61"/>
    <w:rsid w:val="00D14D36"/>
    <w:rsid w:val="00D153DE"/>
    <w:rsid w:val="00D157C8"/>
    <w:rsid w:val="00D158BB"/>
    <w:rsid w:val="00D16185"/>
    <w:rsid w:val="00D162FC"/>
    <w:rsid w:val="00D16472"/>
    <w:rsid w:val="00D166C6"/>
    <w:rsid w:val="00D16919"/>
    <w:rsid w:val="00D16BD2"/>
    <w:rsid w:val="00D16C59"/>
    <w:rsid w:val="00D17319"/>
    <w:rsid w:val="00D17357"/>
    <w:rsid w:val="00D17CB0"/>
    <w:rsid w:val="00D201FF"/>
    <w:rsid w:val="00D202AD"/>
    <w:rsid w:val="00D20324"/>
    <w:rsid w:val="00D203D4"/>
    <w:rsid w:val="00D20A45"/>
    <w:rsid w:val="00D21149"/>
    <w:rsid w:val="00D2143E"/>
    <w:rsid w:val="00D21559"/>
    <w:rsid w:val="00D2167A"/>
    <w:rsid w:val="00D217EF"/>
    <w:rsid w:val="00D21BCD"/>
    <w:rsid w:val="00D21F07"/>
    <w:rsid w:val="00D225D5"/>
    <w:rsid w:val="00D22709"/>
    <w:rsid w:val="00D22831"/>
    <w:rsid w:val="00D22CFA"/>
    <w:rsid w:val="00D22E19"/>
    <w:rsid w:val="00D23100"/>
    <w:rsid w:val="00D23128"/>
    <w:rsid w:val="00D2385A"/>
    <w:rsid w:val="00D23D76"/>
    <w:rsid w:val="00D23E3A"/>
    <w:rsid w:val="00D2430B"/>
    <w:rsid w:val="00D24560"/>
    <w:rsid w:val="00D24601"/>
    <w:rsid w:val="00D24668"/>
    <w:rsid w:val="00D2475C"/>
    <w:rsid w:val="00D2478C"/>
    <w:rsid w:val="00D248F8"/>
    <w:rsid w:val="00D25086"/>
    <w:rsid w:val="00D25212"/>
    <w:rsid w:val="00D25302"/>
    <w:rsid w:val="00D2550D"/>
    <w:rsid w:val="00D25717"/>
    <w:rsid w:val="00D259DF"/>
    <w:rsid w:val="00D25EEB"/>
    <w:rsid w:val="00D25F5F"/>
    <w:rsid w:val="00D26334"/>
    <w:rsid w:val="00D26515"/>
    <w:rsid w:val="00D2659D"/>
    <w:rsid w:val="00D26C6C"/>
    <w:rsid w:val="00D26E55"/>
    <w:rsid w:val="00D26FAC"/>
    <w:rsid w:val="00D271BA"/>
    <w:rsid w:val="00D27365"/>
    <w:rsid w:val="00D27479"/>
    <w:rsid w:val="00D277F7"/>
    <w:rsid w:val="00D27829"/>
    <w:rsid w:val="00D27BF5"/>
    <w:rsid w:val="00D3067F"/>
    <w:rsid w:val="00D3078A"/>
    <w:rsid w:val="00D30A01"/>
    <w:rsid w:val="00D30A7C"/>
    <w:rsid w:val="00D30AE1"/>
    <w:rsid w:val="00D30C47"/>
    <w:rsid w:val="00D3106D"/>
    <w:rsid w:val="00D31083"/>
    <w:rsid w:val="00D310FE"/>
    <w:rsid w:val="00D31257"/>
    <w:rsid w:val="00D313D6"/>
    <w:rsid w:val="00D31518"/>
    <w:rsid w:val="00D3225B"/>
    <w:rsid w:val="00D322DB"/>
    <w:rsid w:val="00D32758"/>
    <w:rsid w:val="00D32762"/>
    <w:rsid w:val="00D32928"/>
    <w:rsid w:val="00D3293D"/>
    <w:rsid w:val="00D32E4B"/>
    <w:rsid w:val="00D33045"/>
    <w:rsid w:val="00D33483"/>
    <w:rsid w:val="00D33600"/>
    <w:rsid w:val="00D33A01"/>
    <w:rsid w:val="00D33E33"/>
    <w:rsid w:val="00D3415F"/>
    <w:rsid w:val="00D344FD"/>
    <w:rsid w:val="00D3459A"/>
    <w:rsid w:val="00D3491A"/>
    <w:rsid w:val="00D34CC8"/>
    <w:rsid w:val="00D35583"/>
    <w:rsid w:val="00D3581F"/>
    <w:rsid w:val="00D35863"/>
    <w:rsid w:val="00D35AF7"/>
    <w:rsid w:val="00D35B85"/>
    <w:rsid w:val="00D3611E"/>
    <w:rsid w:val="00D36307"/>
    <w:rsid w:val="00D363AD"/>
    <w:rsid w:val="00D36A52"/>
    <w:rsid w:val="00D37301"/>
    <w:rsid w:val="00D376BD"/>
    <w:rsid w:val="00D377A1"/>
    <w:rsid w:val="00D37BA8"/>
    <w:rsid w:val="00D37E00"/>
    <w:rsid w:val="00D37F1A"/>
    <w:rsid w:val="00D401A3"/>
    <w:rsid w:val="00D402ED"/>
    <w:rsid w:val="00D40414"/>
    <w:rsid w:val="00D40905"/>
    <w:rsid w:val="00D40CAB"/>
    <w:rsid w:val="00D41396"/>
    <w:rsid w:val="00D419FE"/>
    <w:rsid w:val="00D41B39"/>
    <w:rsid w:val="00D41B7F"/>
    <w:rsid w:val="00D421F5"/>
    <w:rsid w:val="00D42A9B"/>
    <w:rsid w:val="00D4331E"/>
    <w:rsid w:val="00D43632"/>
    <w:rsid w:val="00D43E26"/>
    <w:rsid w:val="00D43ECB"/>
    <w:rsid w:val="00D44685"/>
    <w:rsid w:val="00D44A93"/>
    <w:rsid w:val="00D44CEB"/>
    <w:rsid w:val="00D44F0E"/>
    <w:rsid w:val="00D452D1"/>
    <w:rsid w:val="00D45543"/>
    <w:rsid w:val="00D45692"/>
    <w:rsid w:val="00D456E1"/>
    <w:rsid w:val="00D45CD7"/>
    <w:rsid w:val="00D45D2F"/>
    <w:rsid w:val="00D45F0E"/>
    <w:rsid w:val="00D46497"/>
    <w:rsid w:val="00D4652B"/>
    <w:rsid w:val="00D46AC8"/>
    <w:rsid w:val="00D46B0C"/>
    <w:rsid w:val="00D46CA1"/>
    <w:rsid w:val="00D46DA6"/>
    <w:rsid w:val="00D4729C"/>
    <w:rsid w:val="00D4733F"/>
    <w:rsid w:val="00D47498"/>
    <w:rsid w:val="00D4757D"/>
    <w:rsid w:val="00D47A6F"/>
    <w:rsid w:val="00D47B30"/>
    <w:rsid w:val="00D47C38"/>
    <w:rsid w:val="00D47D7A"/>
    <w:rsid w:val="00D47E25"/>
    <w:rsid w:val="00D47FC6"/>
    <w:rsid w:val="00D5013E"/>
    <w:rsid w:val="00D501F7"/>
    <w:rsid w:val="00D5026E"/>
    <w:rsid w:val="00D5077D"/>
    <w:rsid w:val="00D50B5B"/>
    <w:rsid w:val="00D50F1B"/>
    <w:rsid w:val="00D51160"/>
    <w:rsid w:val="00D5165D"/>
    <w:rsid w:val="00D516FA"/>
    <w:rsid w:val="00D51AFD"/>
    <w:rsid w:val="00D51F3C"/>
    <w:rsid w:val="00D51FD8"/>
    <w:rsid w:val="00D524A6"/>
    <w:rsid w:val="00D52627"/>
    <w:rsid w:val="00D52BA7"/>
    <w:rsid w:val="00D53160"/>
    <w:rsid w:val="00D5384D"/>
    <w:rsid w:val="00D53968"/>
    <w:rsid w:val="00D53BE6"/>
    <w:rsid w:val="00D53C06"/>
    <w:rsid w:val="00D53ED4"/>
    <w:rsid w:val="00D5449A"/>
    <w:rsid w:val="00D54940"/>
    <w:rsid w:val="00D54D4C"/>
    <w:rsid w:val="00D55169"/>
    <w:rsid w:val="00D55333"/>
    <w:rsid w:val="00D55412"/>
    <w:rsid w:val="00D55654"/>
    <w:rsid w:val="00D56366"/>
    <w:rsid w:val="00D564B5"/>
    <w:rsid w:val="00D564E1"/>
    <w:rsid w:val="00D5655E"/>
    <w:rsid w:val="00D5665E"/>
    <w:rsid w:val="00D56763"/>
    <w:rsid w:val="00D56B5F"/>
    <w:rsid w:val="00D56BD8"/>
    <w:rsid w:val="00D5727E"/>
    <w:rsid w:val="00D57A5B"/>
    <w:rsid w:val="00D6025D"/>
    <w:rsid w:val="00D605ED"/>
    <w:rsid w:val="00D60967"/>
    <w:rsid w:val="00D60C46"/>
    <w:rsid w:val="00D60EF7"/>
    <w:rsid w:val="00D60FE6"/>
    <w:rsid w:val="00D615AC"/>
    <w:rsid w:val="00D6163D"/>
    <w:rsid w:val="00D619A6"/>
    <w:rsid w:val="00D61CF5"/>
    <w:rsid w:val="00D61FD3"/>
    <w:rsid w:val="00D6229D"/>
    <w:rsid w:val="00D624D1"/>
    <w:rsid w:val="00D6311C"/>
    <w:rsid w:val="00D63228"/>
    <w:rsid w:val="00D635BC"/>
    <w:rsid w:val="00D635BF"/>
    <w:rsid w:val="00D63A96"/>
    <w:rsid w:val="00D6427C"/>
    <w:rsid w:val="00D642ED"/>
    <w:rsid w:val="00D6457A"/>
    <w:rsid w:val="00D64668"/>
    <w:rsid w:val="00D64B72"/>
    <w:rsid w:val="00D64CED"/>
    <w:rsid w:val="00D64DFE"/>
    <w:rsid w:val="00D64E58"/>
    <w:rsid w:val="00D656F2"/>
    <w:rsid w:val="00D65B5F"/>
    <w:rsid w:val="00D65ED7"/>
    <w:rsid w:val="00D66500"/>
    <w:rsid w:val="00D672DD"/>
    <w:rsid w:val="00D67615"/>
    <w:rsid w:val="00D67739"/>
    <w:rsid w:val="00D67A11"/>
    <w:rsid w:val="00D67BD2"/>
    <w:rsid w:val="00D67D29"/>
    <w:rsid w:val="00D67E46"/>
    <w:rsid w:val="00D70310"/>
    <w:rsid w:val="00D703FC"/>
    <w:rsid w:val="00D70955"/>
    <w:rsid w:val="00D70F1C"/>
    <w:rsid w:val="00D714BD"/>
    <w:rsid w:val="00D7156C"/>
    <w:rsid w:val="00D716D1"/>
    <w:rsid w:val="00D718AE"/>
    <w:rsid w:val="00D71E25"/>
    <w:rsid w:val="00D71EA6"/>
    <w:rsid w:val="00D72013"/>
    <w:rsid w:val="00D72044"/>
    <w:rsid w:val="00D7223D"/>
    <w:rsid w:val="00D72461"/>
    <w:rsid w:val="00D72462"/>
    <w:rsid w:val="00D72BF8"/>
    <w:rsid w:val="00D72CE1"/>
    <w:rsid w:val="00D72FA3"/>
    <w:rsid w:val="00D73235"/>
    <w:rsid w:val="00D73326"/>
    <w:rsid w:val="00D73A63"/>
    <w:rsid w:val="00D73AE4"/>
    <w:rsid w:val="00D73B2C"/>
    <w:rsid w:val="00D73DD5"/>
    <w:rsid w:val="00D73F24"/>
    <w:rsid w:val="00D742D8"/>
    <w:rsid w:val="00D74430"/>
    <w:rsid w:val="00D74541"/>
    <w:rsid w:val="00D7486F"/>
    <w:rsid w:val="00D748A0"/>
    <w:rsid w:val="00D749C8"/>
    <w:rsid w:val="00D74BF8"/>
    <w:rsid w:val="00D74E12"/>
    <w:rsid w:val="00D74E14"/>
    <w:rsid w:val="00D75571"/>
    <w:rsid w:val="00D75582"/>
    <w:rsid w:val="00D75605"/>
    <w:rsid w:val="00D75647"/>
    <w:rsid w:val="00D75736"/>
    <w:rsid w:val="00D7579D"/>
    <w:rsid w:val="00D75937"/>
    <w:rsid w:val="00D75DC6"/>
    <w:rsid w:val="00D76008"/>
    <w:rsid w:val="00D7621B"/>
    <w:rsid w:val="00D762B6"/>
    <w:rsid w:val="00D76681"/>
    <w:rsid w:val="00D766A8"/>
    <w:rsid w:val="00D768F1"/>
    <w:rsid w:val="00D76A23"/>
    <w:rsid w:val="00D77085"/>
    <w:rsid w:val="00D77574"/>
    <w:rsid w:val="00D775C2"/>
    <w:rsid w:val="00D777C6"/>
    <w:rsid w:val="00D777DE"/>
    <w:rsid w:val="00D77A5C"/>
    <w:rsid w:val="00D77B0B"/>
    <w:rsid w:val="00D77C2F"/>
    <w:rsid w:val="00D77D41"/>
    <w:rsid w:val="00D800C9"/>
    <w:rsid w:val="00D80204"/>
    <w:rsid w:val="00D80780"/>
    <w:rsid w:val="00D807B9"/>
    <w:rsid w:val="00D80828"/>
    <w:rsid w:val="00D80B99"/>
    <w:rsid w:val="00D80BCA"/>
    <w:rsid w:val="00D8168C"/>
    <w:rsid w:val="00D8202B"/>
    <w:rsid w:val="00D82275"/>
    <w:rsid w:val="00D82385"/>
    <w:rsid w:val="00D82577"/>
    <w:rsid w:val="00D825D2"/>
    <w:rsid w:val="00D827B5"/>
    <w:rsid w:val="00D82FA6"/>
    <w:rsid w:val="00D833C6"/>
    <w:rsid w:val="00D834E3"/>
    <w:rsid w:val="00D83540"/>
    <w:rsid w:val="00D84342"/>
    <w:rsid w:val="00D84412"/>
    <w:rsid w:val="00D844AA"/>
    <w:rsid w:val="00D8456A"/>
    <w:rsid w:val="00D848AE"/>
    <w:rsid w:val="00D84944"/>
    <w:rsid w:val="00D849E6"/>
    <w:rsid w:val="00D85069"/>
    <w:rsid w:val="00D86224"/>
    <w:rsid w:val="00D86488"/>
    <w:rsid w:val="00D86752"/>
    <w:rsid w:val="00D86907"/>
    <w:rsid w:val="00D86A9E"/>
    <w:rsid w:val="00D86FCD"/>
    <w:rsid w:val="00D87272"/>
    <w:rsid w:val="00D87428"/>
    <w:rsid w:val="00D90077"/>
    <w:rsid w:val="00D9035F"/>
    <w:rsid w:val="00D903C3"/>
    <w:rsid w:val="00D907A3"/>
    <w:rsid w:val="00D90C4D"/>
    <w:rsid w:val="00D90D83"/>
    <w:rsid w:val="00D90E07"/>
    <w:rsid w:val="00D9119C"/>
    <w:rsid w:val="00D91321"/>
    <w:rsid w:val="00D91707"/>
    <w:rsid w:val="00D91786"/>
    <w:rsid w:val="00D919A6"/>
    <w:rsid w:val="00D91D46"/>
    <w:rsid w:val="00D91FD5"/>
    <w:rsid w:val="00D925C9"/>
    <w:rsid w:val="00D92A1C"/>
    <w:rsid w:val="00D92CF2"/>
    <w:rsid w:val="00D9329B"/>
    <w:rsid w:val="00D9374B"/>
    <w:rsid w:val="00D94105"/>
    <w:rsid w:val="00D942A1"/>
    <w:rsid w:val="00D94FBC"/>
    <w:rsid w:val="00D95072"/>
    <w:rsid w:val="00D95111"/>
    <w:rsid w:val="00D9559D"/>
    <w:rsid w:val="00D955D6"/>
    <w:rsid w:val="00D957CA"/>
    <w:rsid w:val="00D958B1"/>
    <w:rsid w:val="00D95981"/>
    <w:rsid w:val="00D95E89"/>
    <w:rsid w:val="00D9616A"/>
    <w:rsid w:val="00D9617B"/>
    <w:rsid w:val="00D96323"/>
    <w:rsid w:val="00D96640"/>
    <w:rsid w:val="00D967F8"/>
    <w:rsid w:val="00D96CEB"/>
    <w:rsid w:val="00D97023"/>
    <w:rsid w:val="00D97480"/>
    <w:rsid w:val="00D97599"/>
    <w:rsid w:val="00D97732"/>
    <w:rsid w:val="00D97830"/>
    <w:rsid w:val="00D97AE9"/>
    <w:rsid w:val="00D97FBD"/>
    <w:rsid w:val="00DA00D0"/>
    <w:rsid w:val="00DA0293"/>
    <w:rsid w:val="00DA0416"/>
    <w:rsid w:val="00DA0CC5"/>
    <w:rsid w:val="00DA1466"/>
    <w:rsid w:val="00DA148C"/>
    <w:rsid w:val="00DA1A70"/>
    <w:rsid w:val="00DA1B6D"/>
    <w:rsid w:val="00DA1E30"/>
    <w:rsid w:val="00DA2E32"/>
    <w:rsid w:val="00DA32CC"/>
    <w:rsid w:val="00DA32D6"/>
    <w:rsid w:val="00DA33AD"/>
    <w:rsid w:val="00DA3712"/>
    <w:rsid w:val="00DA37A9"/>
    <w:rsid w:val="00DA3D44"/>
    <w:rsid w:val="00DA4820"/>
    <w:rsid w:val="00DA4AD3"/>
    <w:rsid w:val="00DA5403"/>
    <w:rsid w:val="00DA5B9D"/>
    <w:rsid w:val="00DA5D0D"/>
    <w:rsid w:val="00DA618F"/>
    <w:rsid w:val="00DA6559"/>
    <w:rsid w:val="00DA679B"/>
    <w:rsid w:val="00DA70B1"/>
    <w:rsid w:val="00DA719F"/>
    <w:rsid w:val="00DA7626"/>
    <w:rsid w:val="00DA7789"/>
    <w:rsid w:val="00DA781F"/>
    <w:rsid w:val="00DA7C7A"/>
    <w:rsid w:val="00DA7CFE"/>
    <w:rsid w:val="00DA7EE2"/>
    <w:rsid w:val="00DB0011"/>
    <w:rsid w:val="00DB004D"/>
    <w:rsid w:val="00DB035C"/>
    <w:rsid w:val="00DB0B78"/>
    <w:rsid w:val="00DB1353"/>
    <w:rsid w:val="00DB16D7"/>
    <w:rsid w:val="00DB1728"/>
    <w:rsid w:val="00DB1746"/>
    <w:rsid w:val="00DB1796"/>
    <w:rsid w:val="00DB1F09"/>
    <w:rsid w:val="00DB2016"/>
    <w:rsid w:val="00DB2351"/>
    <w:rsid w:val="00DB24BB"/>
    <w:rsid w:val="00DB2D11"/>
    <w:rsid w:val="00DB2D29"/>
    <w:rsid w:val="00DB3191"/>
    <w:rsid w:val="00DB38C1"/>
    <w:rsid w:val="00DB39BC"/>
    <w:rsid w:val="00DB3A2F"/>
    <w:rsid w:val="00DB3A9C"/>
    <w:rsid w:val="00DB3D73"/>
    <w:rsid w:val="00DB3E5A"/>
    <w:rsid w:val="00DB3F26"/>
    <w:rsid w:val="00DB439F"/>
    <w:rsid w:val="00DB487E"/>
    <w:rsid w:val="00DB4DF5"/>
    <w:rsid w:val="00DB5259"/>
    <w:rsid w:val="00DB61AB"/>
    <w:rsid w:val="00DB65E3"/>
    <w:rsid w:val="00DB6EE4"/>
    <w:rsid w:val="00DB6FEF"/>
    <w:rsid w:val="00DB7212"/>
    <w:rsid w:val="00DB7243"/>
    <w:rsid w:val="00DB7394"/>
    <w:rsid w:val="00DB78B6"/>
    <w:rsid w:val="00DC00CB"/>
    <w:rsid w:val="00DC0214"/>
    <w:rsid w:val="00DC113E"/>
    <w:rsid w:val="00DC1399"/>
    <w:rsid w:val="00DC17F5"/>
    <w:rsid w:val="00DC214C"/>
    <w:rsid w:val="00DC26EB"/>
    <w:rsid w:val="00DC2C70"/>
    <w:rsid w:val="00DC2EA5"/>
    <w:rsid w:val="00DC3165"/>
    <w:rsid w:val="00DC3258"/>
    <w:rsid w:val="00DC32B0"/>
    <w:rsid w:val="00DC335A"/>
    <w:rsid w:val="00DC3B7D"/>
    <w:rsid w:val="00DC3C5B"/>
    <w:rsid w:val="00DC3E97"/>
    <w:rsid w:val="00DC3EE2"/>
    <w:rsid w:val="00DC3F40"/>
    <w:rsid w:val="00DC413A"/>
    <w:rsid w:val="00DC41CB"/>
    <w:rsid w:val="00DC41FB"/>
    <w:rsid w:val="00DC446E"/>
    <w:rsid w:val="00DC4491"/>
    <w:rsid w:val="00DC47A0"/>
    <w:rsid w:val="00DC487B"/>
    <w:rsid w:val="00DC4BFC"/>
    <w:rsid w:val="00DC4DF6"/>
    <w:rsid w:val="00DC546C"/>
    <w:rsid w:val="00DC54D2"/>
    <w:rsid w:val="00DC5515"/>
    <w:rsid w:val="00DC552A"/>
    <w:rsid w:val="00DC5AE2"/>
    <w:rsid w:val="00DC5F5D"/>
    <w:rsid w:val="00DC5FF0"/>
    <w:rsid w:val="00DC60A6"/>
    <w:rsid w:val="00DC6224"/>
    <w:rsid w:val="00DC62F5"/>
    <w:rsid w:val="00DC6536"/>
    <w:rsid w:val="00DC6667"/>
    <w:rsid w:val="00DC6930"/>
    <w:rsid w:val="00DC6ADD"/>
    <w:rsid w:val="00DC7114"/>
    <w:rsid w:val="00DC74CC"/>
    <w:rsid w:val="00DC770F"/>
    <w:rsid w:val="00DC7A18"/>
    <w:rsid w:val="00DC7B3A"/>
    <w:rsid w:val="00DC7FA5"/>
    <w:rsid w:val="00DD07E1"/>
    <w:rsid w:val="00DD0DE9"/>
    <w:rsid w:val="00DD10DB"/>
    <w:rsid w:val="00DD10EE"/>
    <w:rsid w:val="00DD142C"/>
    <w:rsid w:val="00DD14DA"/>
    <w:rsid w:val="00DD1999"/>
    <w:rsid w:val="00DD1AA5"/>
    <w:rsid w:val="00DD1E64"/>
    <w:rsid w:val="00DD2065"/>
    <w:rsid w:val="00DD2148"/>
    <w:rsid w:val="00DD2199"/>
    <w:rsid w:val="00DD2426"/>
    <w:rsid w:val="00DD28C2"/>
    <w:rsid w:val="00DD2B93"/>
    <w:rsid w:val="00DD2C73"/>
    <w:rsid w:val="00DD2D19"/>
    <w:rsid w:val="00DD3101"/>
    <w:rsid w:val="00DD339C"/>
    <w:rsid w:val="00DD34CB"/>
    <w:rsid w:val="00DD34F2"/>
    <w:rsid w:val="00DD3E96"/>
    <w:rsid w:val="00DD418E"/>
    <w:rsid w:val="00DD41DE"/>
    <w:rsid w:val="00DD4276"/>
    <w:rsid w:val="00DD43AD"/>
    <w:rsid w:val="00DD4509"/>
    <w:rsid w:val="00DD4517"/>
    <w:rsid w:val="00DD4760"/>
    <w:rsid w:val="00DD4915"/>
    <w:rsid w:val="00DD4B34"/>
    <w:rsid w:val="00DD4B6A"/>
    <w:rsid w:val="00DD4E7E"/>
    <w:rsid w:val="00DD54EF"/>
    <w:rsid w:val="00DD5666"/>
    <w:rsid w:val="00DD56A9"/>
    <w:rsid w:val="00DD5E99"/>
    <w:rsid w:val="00DD5F64"/>
    <w:rsid w:val="00DD62FE"/>
    <w:rsid w:val="00DD6DCA"/>
    <w:rsid w:val="00DD6F36"/>
    <w:rsid w:val="00DD703E"/>
    <w:rsid w:val="00DD72F6"/>
    <w:rsid w:val="00DD76F8"/>
    <w:rsid w:val="00DE03C6"/>
    <w:rsid w:val="00DE076C"/>
    <w:rsid w:val="00DE0A9C"/>
    <w:rsid w:val="00DE0AA1"/>
    <w:rsid w:val="00DE0F9A"/>
    <w:rsid w:val="00DE1264"/>
    <w:rsid w:val="00DE1376"/>
    <w:rsid w:val="00DE167B"/>
    <w:rsid w:val="00DE1E92"/>
    <w:rsid w:val="00DE252B"/>
    <w:rsid w:val="00DE269D"/>
    <w:rsid w:val="00DE269E"/>
    <w:rsid w:val="00DE27C1"/>
    <w:rsid w:val="00DE2BE3"/>
    <w:rsid w:val="00DE31B1"/>
    <w:rsid w:val="00DE363E"/>
    <w:rsid w:val="00DE4418"/>
    <w:rsid w:val="00DE5218"/>
    <w:rsid w:val="00DE5552"/>
    <w:rsid w:val="00DE6046"/>
    <w:rsid w:val="00DE6071"/>
    <w:rsid w:val="00DE633B"/>
    <w:rsid w:val="00DE6439"/>
    <w:rsid w:val="00DE6776"/>
    <w:rsid w:val="00DE6ADF"/>
    <w:rsid w:val="00DE6DDF"/>
    <w:rsid w:val="00DE77C2"/>
    <w:rsid w:val="00DE7CDD"/>
    <w:rsid w:val="00DE7E43"/>
    <w:rsid w:val="00DF06AF"/>
    <w:rsid w:val="00DF07E4"/>
    <w:rsid w:val="00DF0866"/>
    <w:rsid w:val="00DF0A99"/>
    <w:rsid w:val="00DF0AC6"/>
    <w:rsid w:val="00DF0D93"/>
    <w:rsid w:val="00DF11F9"/>
    <w:rsid w:val="00DF1B69"/>
    <w:rsid w:val="00DF1C0B"/>
    <w:rsid w:val="00DF22CF"/>
    <w:rsid w:val="00DF23CE"/>
    <w:rsid w:val="00DF2B1A"/>
    <w:rsid w:val="00DF3089"/>
    <w:rsid w:val="00DF332E"/>
    <w:rsid w:val="00DF34A7"/>
    <w:rsid w:val="00DF3506"/>
    <w:rsid w:val="00DF3611"/>
    <w:rsid w:val="00DF416B"/>
    <w:rsid w:val="00DF453B"/>
    <w:rsid w:val="00DF45E0"/>
    <w:rsid w:val="00DF4A9A"/>
    <w:rsid w:val="00DF4CB5"/>
    <w:rsid w:val="00DF53C0"/>
    <w:rsid w:val="00DF549C"/>
    <w:rsid w:val="00DF5676"/>
    <w:rsid w:val="00DF56C8"/>
    <w:rsid w:val="00DF5B5E"/>
    <w:rsid w:val="00DF5C20"/>
    <w:rsid w:val="00DF5ED3"/>
    <w:rsid w:val="00DF60E4"/>
    <w:rsid w:val="00DF6540"/>
    <w:rsid w:val="00DF6674"/>
    <w:rsid w:val="00DF66C7"/>
    <w:rsid w:val="00DF66DE"/>
    <w:rsid w:val="00DF6F91"/>
    <w:rsid w:val="00DF742D"/>
    <w:rsid w:val="00DF7436"/>
    <w:rsid w:val="00DF7538"/>
    <w:rsid w:val="00DF75ED"/>
    <w:rsid w:val="00DF7718"/>
    <w:rsid w:val="00DF77D8"/>
    <w:rsid w:val="00DF77E5"/>
    <w:rsid w:val="00DF79CF"/>
    <w:rsid w:val="00DF7F09"/>
    <w:rsid w:val="00E00148"/>
    <w:rsid w:val="00E00933"/>
    <w:rsid w:val="00E00A90"/>
    <w:rsid w:val="00E00DEB"/>
    <w:rsid w:val="00E0116E"/>
    <w:rsid w:val="00E018A4"/>
    <w:rsid w:val="00E01A36"/>
    <w:rsid w:val="00E01EF2"/>
    <w:rsid w:val="00E020A9"/>
    <w:rsid w:val="00E023C9"/>
    <w:rsid w:val="00E02F59"/>
    <w:rsid w:val="00E031B5"/>
    <w:rsid w:val="00E0322C"/>
    <w:rsid w:val="00E03260"/>
    <w:rsid w:val="00E03378"/>
    <w:rsid w:val="00E035C9"/>
    <w:rsid w:val="00E03686"/>
    <w:rsid w:val="00E03807"/>
    <w:rsid w:val="00E03EDC"/>
    <w:rsid w:val="00E048AC"/>
    <w:rsid w:val="00E04BC1"/>
    <w:rsid w:val="00E04D09"/>
    <w:rsid w:val="00E04E88"/>
    <w:rsid w:val="00E04FE2"/>
    <w:rsid w:val="00E056F3"/>
    <w:rsid w:val="00E059D2"/>
    <w:rsid w:val="00E05B07"/>
    <w:rsid w:val="00E05D42"/>
    <w:rsid w:val="00E05FA0"/>
    <w:rsid w:val="00E05FD3"/>
    <w:rsid w:val="00E062F3"/>
    <w:rsid w:val="00E0632C"/>
    <w:rsid w:val="00E0642D"/>
    <w:rsid w:val="00E069AB"/>
    <w:rsid w:val="00E069BE"/>
    <w:rsid w:val="00E06DC1"/>
    <w:rsid w:val="00E06F6D"/>
    <w:rsid w:val="00E07484"/>
    <w:rsid w:val="00E0756C"/>
    <w:rsid w:val="00E07604"/>
    <w:rsid w:val="00E07753"/>
    <w:rsid w:val="00E0778F"/>
    <w:rsid w:val="00E077C9"/>
    <w:rsid w:val="00E07F0E"/>
    <w:rsid w:val="00E07F9D"/>
    <w:rsid w:val="00E1031A"/>
    <w:rsid w:val="00E103A4"/>
    <w:rsid w:val="00E10427"/>
    <w:rsid w:val="00E1057C"/>
    <w:rsid w:val="00E10DD5"/>
    <w:rsid w:val="00E10EDC"/>
    <w:rsid w:val="00E10F43"/>
    <w:rsid w:val="00E111FC"/>
    <w:rsid w:val="00E11467"/>
    <w:rsid w:val="00E11C52"/>
    <w:rsid w:val="00E11DC8"/>
    <w:rsid w:val="00E11F27"/>
    <w:rsid w:val="00E11FB9"/>
    <w:rsid w:val="00E123D3"/>
    <w:rsid w:val="00E128C2"/>
    <w:rsid w:val="00E12965"/>
    <w:rsid w:val="00E12AC5"/>
    <w:rsid w:val="00E12BBC"/>
    <w:rsid w:val="00E12D67"/>
    <w:rsid w:val="00E12DB7"/>
    <w:rsid w:val="00E12FF0"/>
    <w:rsid w:val="00E13102"/>
    <w:rsid w:val="00E1353C"/>
    <w:rsid w:val="00E13589"/>
    <w:rsid w:val="00E1367E"/>
    <w:rsid w:val="00E13938"/>
    <w:rsid w:val="00E13B52"/>
    <w:rsid w:val="00E13F48"/>
    <w:rsid w:val="00E145C1"/>
    <w:rsid w:val="00E14ECE"/>
    <w:rsid w:val="00E155FB"/>
    <w:rsid w:val="00E15648"/>
    <w:rsid w:val="00E156F8"/>
    <w:rsid w:val="00E15B3A"/>
    <w:rsid w:val="00E15DCC"/>
    <w:rsid w:val="00E168F6"/>
    <w:rsid w:val="00E1705E"/>
    <w:rsid w:val="00E17824"/>
    <w:rsid w:val="00E178C6"/>
    <w:rsid w:val="00E17E48"/>
    <w:rsid w:val="00E20109"/>
    <w:rsid w:val="00E20AAB"/>
    <w:rsid w:val="00E20B44"/>
    <w:rsid w:val="00E20FC0"/>
    <w:rsid w:val="00E21022"/>
    <w:rsid w:val="00E21023"/>
    <w:rsid w:val="00E210E3"/>
    <w:rsid w:val="00E211EF"/>
    <w:rsid w:val="00E212F4"/>
    <w:rsid w:val="00E21780"/>
    <w:rsid w:val="00E217C2"/>
    <w:rsid w:val="00E21AB7"/>
    <w:rsid w:val="00E21E9C"/>
    <w:rsid w:val="00E22245"/>
    <w:rsid w:val="00E225C0"/>
    <w:rsid w:val="00E227D2"/>
    <w:rsid w:val="00E229C9"/>
    <w:rsid w:val="00E22EDD"/>
    <w:rsid w:val="00E23263"/>
    <w:rsid w:val="00E23830"/>
    <w:rsid w:val="00E239ED"/>
    <w:rsid w:val="00E240D6"/>
    <w:rsid w:val="00E24321"/>
    <w:rsid w:val="00E2452D"/>
    <w:rsid w:val="00E2476A"/>
    <w:rsid w:val="00E24805"/>
    <w:rsid w:val="00E24841"/>
    <w:rsid w:val="00E24A77"/>
    <w:rsid w:val="00E24E2E"/>
    <w:rsid w:val="00E24F66"/>
    <w:rsid w:val="00E25272"/>
    <w:rsid w:val="00E252E8"/>
    <w:rsid w:val="00E25AB2"/>
    <w:rsid w:val="00E25AD3"/>
    <w:rsid w:val="00E25AFF"/>
    <w:rsid w:val="00E25BBC"/>
    <w:rsid w:val="00E25C60"/>
    <w:rsid w:val="00E264A6"/>
    <w:rsid w:val="00E264C0"/>
    <w:rsid w:val="00E2747D"/>
    <w:rsid w:val="00E275D8"/>
    <w:rsid w:val="00E275DC"/>
    <w:rsid w:val="00E275F3"/>
    <w:rsid w:val="00E27C70"/>
    <w:rsid w:val="00E27FC7"/>
    <w:rsid w:val="00E301B9"/>
    <w:rsid w:val="00E3036D"/>
    <w:rsid w:val="00E30463"/>
    <w:rsid w:val="00E30499"/>
    <w:rsid w:val="00E304F3"/>
    <w:rsid w:val="00E309DB"/>
    <w:rsid w:val="00E30A23"/>
    <w:rsid w:val="00E30CBC"/>
    <w:rsid w:val="00E30F23"/>
    <w:rsid w:val="00E315A8"/>
    <w:rsid w:val="00E31626"/>
    <w:rsid w:val="00E31AF7"/>
    <w:rsid w:val="00E31B26"/>
    <w:rsid w:val="00E31EDE"/>
    <w:rsid w:val="00E32322"/>
    <w:rsid w:val="00E32D97"/>
    <w:rsid w:val="00E33418"/>
    <w:rsid w:val="00E3343A"/>
    <w:rsid w:val="00E33A22"/>
    <w:rsid w:val="00E33A98"/>
    <w:rsid w:val="00E33CFE"/>
    <w:rsid w:val="00E342F2"/>
    <w:rsid w:val="00E345AC"/>
    <w:rsid w:val="00E34848"/>
    <w:rsid w:val="00E3496E"/>
    <w:rsid w:val="00E34BA5"/>
    <w:rsid w:val="00E34C96"/>
    <w:rsid w:val="00E34D2B"/>
    <w:rsid w:val="00E35781"/>
    <w:rsid w:val="00E35B36"/>
    <w:rsid w:val="00E35C88"/>
    <w:rsid w:val="00E35EE8"/>
    <w:rsid w:val="00E3603B"/>
    <w:rsid w:val="00E3637A"/>
    <w:rsid w:val="00E3657B"/>
    <w:rsid w:val="00E365BE"/>
    <w:rsid w:val="00E3660D"/>
    <w:rsid w:val="00E36C5B"/>
    <w:rsid w:val="00E36D4D"/>
    <w:rsid w:val="00E37395"/>
    <w:rsid w:val="00E374E9"/>
    <w:rsid w:val="00E378A2"/>
    <w:rsid w:val="00E37ECF"/>
    <w:rsid w:val="00E406A0"/>
    <w:rsid w:val="00E40731"/>
    <w:rsid w:val="00E40C11"/>
    <w:rsid w:val="00E410E0"/>
    <w:rsid w:val="00E412A6"/>
    <w:rsid w:val="00E41387"/>
    <w:rsid w:val="00E4142B"/>
    <w:rsid w:val="00E415CD"/>
    <w:rsid w:val="00E4160F"/>
    <w:rsid w:val="00E41741"/>
    <w:rsid w:val="00E4180B"/>
    <w:rsid w:val="00E41C58"/>
    <w:rsid w:val="00E41E29"/>
    <w:rsid w:val="00E41F58"/>
    <w:rsid w:val="00E42455"/>
    <w:rsid w:val="00E4274C"/>
    <w:rsid w:val="00E427EF"/>
    <w:rsid w:val="00E42CCA"/>
    <w:rsid w:val="00E42D2D"/>
    <w:rsid w:val="00E42F24"/>
    <w:rsid w:val="00E43421"/>
    <w:rsid w:val="00E436B4"/>
    <w:rsid w:val="00E4398B"/>
    <w:rsid w:val="00E43F28"/>
    <w:rsid w:val="00E441E4"/>
    <w:rsid w:val="00E44545"/>
    <w:rsid w:val="00E44846"/>
    <w:rsid w:val="00E4484E"/>
    <w:rsid w:val="00E44A82"/>
    <w:rsid w:val="00E45320"/>
    <w:rsid w:val="00E455C7"/>
    <w:rsid w:val="00E4590A"/>
    <w:rsid w:val="00E4592F"/>
    <w:rsid w:val="00E45E09"/>
    <w:rsid w:val="00E4610F"/>
    <w:rsid w:val="00E4622E"/>
    <w:rsid w:val="00E46FE0"/>
    <w:rsid w:val="00E47021"/>
    <w:rsid w:val="00E47052"/>
    <w:rsid w:val="00E470A4"/>
    <w:rsid w:val="00E47215"/>
    <w:rsid w:val="00E47378"/>
    <w:rsid w:val="00E474A4"/>
    <w:rsid w:val="00E474C1"/>
    <w:rsid w:val="00E47593"/>
    <w:rsid w:val="00E47AD2"/>
    <w:rsid w:val="00E47B99"/>
    <w:rsid w:val="00E47C69"/>
    <w:rsid w:val="00E494F8"/>
    <w:rsid w:val="00E50411"/>
    <w:rsid w:val="00E50413"/>
    <w:rsid w:val="00E50644"/>
    <w:rsid w:val="00E50760"/>
    <w:rsid w:val="00E50EF3"/>
    <w:rsid w:val="00E51047"/>
    <w:rsid w:val="00E51AA3"/>
    <w:rsid w:val="00E51B8A"/>
    <w:rsid w:val="00E51D70"/>
    <w:rsid w:val="00E52135"/>
    <w:rsid w:val="00E521B7"/>
    <w:rsid w:val="00E529AB"/>
    <w:rsid w:val="00E52B3E"/>
    <w:rsid w:val="00E52F97"/>
    <w:rsid w:val="00E52F9A"/>
    <w:rsid w:val="00E53978"/>
    <w:rsid w:val="00E53B21"/>
    <w:rsid w:val="00E53F70"/>
    <w:rsid w:val="00E540FC"/>
    <w:rsid w:val="00E54405"/>
    <w:rsid w:val="00E548FE"/>
    <w:rsid w:val="00E54C31"/>
    <w:rsid w:val="00E54CB7"/>
    <w:rsid w:val="00E54FF3"/>
    <w:rsid w:val="00E55115"/>
    <w:rsid w:val="00E556C2"/>
    <w:rsid w:val="00E55A49"/>
    <w:rsid w:val="00E55ED2"/>
    <w:rsid w:val="00E5624E"/>
    <w:rsid w:val="00E56456"/>
    <w:rsid w:val="00E5690D"/>
    <w:rsid w:val="00E5730C"/>
    <w:rsid w:val="00E574AE"/>
    <w:rsid w:val="00E57836"/>
    <w:rsid w:val="00E579BA"/>
    <w:rsid w:val="00E57A74"/>
    <w:rsid w:val="00E57A8B"/>
    <w:rsid w:val="00E57E6F"/>
    <w:rsid w:val="00E57FEC"/>
    <w:rsid w:val="00E605EE"/>
    <w:rsid w:val="00E6082E"/>
    <w:rsid w:val="00E608AB"/>
    <w:rsid w:val="00E60BCA"/>
    <w:rsid w:val="00E61187"/>
    <w:rsid w:val="00E6122F"/>
    <w:rsid w:val="00E615C5"/>
    <w:rsid w:val="00E61B21"/>
    <w:rsid w:val="00E62302"/>
    <w:rsid w:val="00E62558"/>
    <w:rsid w:val="00E627C8"/>
    <w:rsid w:val="00E630BD"/>
    <w:rsid w:val="00E633F0"/>
    <w:rsid w:val="00E634EE"/>
    <w:rsid w:val="00E644DB"/>
    <w:rsid w:val="00E6490B"/>
    <w:rsid w:val="00E653A2"/>
    <w:rsid w:val="00E65711"/>
    <w:rsid w:val="00E6588E"/>
    <w:rsid w:val="00E658AD"/>
    <w:rsid w:val="00E662CF"/>
    <w:rsid w:val="00E675F3"/>
    <w:rsid w:val="00E676ED"/>
    <w:rsid w:val="00E6771F"/>
    <w:rsid w:val="00E70486"/>
    <w:rsid w:val="00E70534"/>
    <w:rsid w:val="00E706BE"/>
    <w:rsid w:val="00E70807"/>
    <w:rsid w:val="00E7093C"/>
    <w:rsid w:val="00E70983"/>
    <w:rsid w:val="00E70A7F"/>
    <w:rsid w:val="00E70DD8"/>
    <w:rsid w:val="00E713BF"/>
    <w:rsid w:val="00E718F0"/>
    <w:rsid w:val="00E71C1A"/>
    <w:rsid w:val="00E71C99"/>
    <w:rsid w:val="00E71CE9"/>
    <w:rsid w:val="00E7209A"/>
    <w:rsid w:val="00E727BC"/>
    <w:rsid w:val="00E72D1C"/>
    <w:rsid w:val="00E73182"/>
    <w:rsid w:val="00E73184"/>
    <w:rsid w:val="00E73630"/>
    <w:rsid w:val="00E737C2"/>
    <w:rsid w:val="00E737DA"/>
    <w:rsid w:val="00E73F37"/>
    <w:rsid w:val="00E74B2F"/>
    <w:rsid w:val="00E74DBB"/>
    <w:rsid w:val="00E74E69"/>
    <w:rsid w:val="00E75453"/>
    <w:rsid w:val="00E756E4"/>
    <w:rsid w:val="00E75E53"/>
    <w:rsid w:val="00E764C0"/>
    <w:rsid w:val="00E764F8"/>
    <w:rsid w:val="00E7653F"/>
    <w:rsid w:val="00E766E4"/>
    <w:rsid w:val="00E769B1"/>
    <w:rsid w:val="00E769BA"/>
    <w:rsid w:val="00E76E95"/>
    <w:rsid w:val="00E76F78"/>
    <w:rsid w:val="00E77207"/>
    <w:rsid w:val="00E77299"/>
    <w:rsid w:val="00E772F0"/>
    <w:rsid w:val="00E77594"/>
    <w:rsid w:val="00E77A63"/>
    <w:rsid w:val="00E77DC2"/>
    <w:rsid w:val="00E77F5B"/>
    <w:rsid w:val="00E80161"/>
    <w:rsid w:val="00E803E3"/>
    <w:rsid w:val="00E80752"/>
    <w:rsid w:val="00E8075C"/>
    <w:rsid w:val="00E80819"/>
    <w:rsid w:val="00E81477"/>
    <w:rsid w:val="00E814FC"/>
    <w:rsid w:val="00E8153C"/>
    <w:rsid w:val="00E81767"/>
    <w:rsid w:val="00E81D2D"/>
    <w:rsid w:val="00E8280B"/>
    <w:rsid w:val="00E82A17"/>
    <w:rsid w:val="00E82A6B"/>
    <w:rsid w:val="00E82A83"/>
    <w:rsid w:val="00E82A9B"/>
    <w:rsid w:val="00E833B5"/>
    <w:rsid w:val="00E837B0"/>
    <w:rsid w:val="00E83E09"/>
    <w:rsid w:val="00E8439F"/>
    <w:rsid w:val="00E84547"/>
    <w:rsid w:val="00E8455F"/>
    <w:rsid w:val="00E8464A"/>
    <w:rsid w:val="00E84C67"/>
    <w:rsid w:val="00E84FEE"/>
    <w:rsid w:val="00E8508C"/>
    <w:rsid w:val="00E8525C"/>
    <w:rsid w:val="00E85436"/>
    <w:rsid w:val="00E8556C"/>
    <w:rsid w:val="00E85579"/>
    <w:rsid w:val="00E85596"/>
    <w:rsid w:val="00E85917"/>
    <w:rsid w:val="00E85A86"/>
    <w:rsid w:val="00E85B49"/>
    <w:rsid w:val="00E85DAB"/>
    <w:rsid w:val="00E85E1D"/>
    <w:rsid w:val="00E85E75"/>
    <w:rsid w:val="00E8646A"/>
    <w:rsid w:val="00E864F9"/>
    <w:rsid w:val="00E86735"/>
    <w:rsid w:val="00E8694E"/>
    <w:rsid w:val="00E86A73"/>
    <w:rsid w:val="00E8715B"/>
    <w:rsid w:val="00E871AE"/>
    <w:rsid w:val="00E871E0"/>
    <w:rsid w:val="00E87B07"/>
    <w:rsid w:val="00E87EE3"/>
    <w:rsid w:val="00E90539"/>
    <w:rsid w:val="00E908D5"/>
    <w:rsid w:val="00E90E48"/>
    <w:rsid w:val="00E913E1"/>
    <w:rsid w:val="00E91818"/>
    <w:rsid w:val="00E918FC"/>
    <w:rsid w:val="00E91C55"/>
    <w:rsid w:val="00E92092"/>
    <w:rsid w:val="00E92117"/>
    <w:rsid w:val="00E92845"/>
    <w:rsid w:val="00E92860"/>
    <w:rsid w:val="00E92BDF"/>
    <w:rsid w:val="00E92DF1"/>
    <w:rsid w:val="00E93643"/>
    <w:rsid w:val="00E9386B"/>
    <w:rsid w:val="00E93A04"/>
    <w:rsid w:val="00E93C49"/>
    <w:rsid w:val="00E93CB9"/>
    <w:rsid w:val="00E93FA6"/>
    <w:rsid w:val="00E945AD"/>
    <w:rsid w:val="00E945DD"/>
    <w:rsid w:val="00E94E78"/>
    <w:rsid w:val="00E94F2C"/>
    <w:rsid w:val="00E950FE"/>
    <w:rsid w:val="00E953C1"/>
    <w:rsid w:val="00E955BE"/>
    <w:rsid w:val="00E95931"/>
    <w:rsid w:val="00E95944"/>
    <w:rsid w:val="00E95CBB"/>
    <w:rsid w:val="00E95EB9"/>
    <w:rsid w:val="00E95F57"/>
    <w:rsid w:val="00E9602F"/>
    <w:rsid w:val="00E96048"/>
    <w:rsid w:val="00E960EF"/>
    <w:rsid w:val="00E96434"/>
    <w:rsid w:val="00E96B68"/>
    <w:rsid w:val="00E96E61"/>
    <w:rsid w:val="00E96F5C"/>
    <w:rsid w:val="00E97077"/>
    <w:rsid w:val="00E9716C"/>
    <w:rsid w:val="00E9727A"/>
    <w:rsid w:val="00E973EB"/>
    <w:rsid w:val="00E9747C"/>
    <w:rsid w:val="00E97538"/>
    <w:rsid w:val="00E9795E"/>
    <w:rsid w:val="00E97AE6"/>
    <w:rsid w:val="00E97BED"/>
    <w:rsid w:val="00E97E1E"/>
    <w:rsid w:val="00E97F7F"/>
    <w:rsid w:val="00EA0781"/>
    <w:rsid w:val="00EA084D"/>
    <w:rsid w:val="00EA0983"/>
    <w:rsid w:val="00EA0B1A"/>
    <w:rsid w:val="00EA0BA9"/>
    <w:rsid w:val="00EA0C45"/>
    <w:rsid w:val="00EA0D67"/>
    <w:rsid w:val="00EA0FB7"/>
    <w:rsid w:val="00EA12EA"/>
    <w:rsid w:val="00EA1CC9"/>
    <w:rsid w:val="00EA1D39"/>
    <w:rsid w:val="00EA1DB4"/>
    <w:rsid w:val="00EA1E1B"/>
    <w:rsid w:val="00EA1F0D"/>
    <w:rsid w:val="00EA1FC6"/>
    <w:rsid w:val="00EA1FCE"/>
    <w:rsid w:val="00EA21D8"/>
    <w:rsid w:val="00EA2C2A"/>
    <w:rsid w:val="00EA307B"/>
    <w:rsid w:val="00EA31D0"/>
    <w:rsid w:val="00EA3433"/>
    <w:rsid w:val="00EA3879"/>
    <w:rsid w:val="00EA3C02"/>
    <w:rsid w:val="00EA3C9F"/>
    <w:rsid w:val="00EA3FA0"/>
    <w:rsid w:val="00EA4762"/>
    <w:rsid w:val="00EA4806"/>
    <w:rsid w:val="00EA5217"/>
    <w:rsid w:val="00EA59F7"/>
    <w:rsid w:val="00EA5BF6"/>
    <w:rsid w:val="00EA6359"/>
    <w:rsid w:val="00EA658B"/>
    <w:rsid w:val="00EA682A"/>
    <w:rsid w:val="00EA69BC"/>
    <w:rsid w:val="00EA70D3"/>
    <w:rsid w:val="00EA720D"/>
    <w:rsid w:val="00EA763E"/>
    <w:rsid w:val="00EA7AFA"/>
    <w:rsid w:val="00EA7AFF"/>
    <w:rsid w:val="00EA7BDD"/>
    <w:rsid w:val="00EB0276"/>
    <w:rsid w:val="00EB0686"/>
    <w:rsid w:val="00EB080F"/>
    <w:rsid w:val="00EB08FB"/>
    <w:rsid w:val="00EB0E72"/>
    <w:rsid w:val="00EB10CF"/>
    <w:rsid w:val="00EB12DA"/>
    <w:rsid w:val="00EB16DD"/>
    <w:rsid w:val="00EB175A"/>
    <w:rsid w:val="00EB17B1"/>
    <w:rsid w:val="00EB1C2B"/>
    <w:rsid w:val="00EB1CB5"/>
    <w:rsid w:val="00EB1E37"/>
    <w:rsid w:val="00EB1F25"/>
    <w:rsid w:val="00EB2107"/>
    <w:rsid w:val="00EB2197"/>
    <w:rsid w:val="00EB23B8"/>
    <w:rsid w:val="00EB23C4"/>
    <w:rsid w:val="00EB26B2"/>
    <w:rsid w:val="00EB2A4B"/>
    <w:rsid w:val="00EB2E92"/>
    <w:rsid w:val="00EB3129"/>
    <w:rsid w:val="00EB3314"/>
    <w:rsid w:val="00EB3738"/>
    <w:rsid w:val="00EB3F89"/>
    <w:rsid w:val="00EB43F8"/>
    <w:rsid w:val="00EB4548"/>
    <w:rsid w:val="00EB4A0E"/>
    <w:rsid w:val="00EB4D96"/>
    <w:rsid w:val="00EB539C"/>
    <w:rsid w:val="00EB53EE"/>
    <w:rsid w:val="00EB56C2"/>
    <w:rsid w:val="00EB59BD"/>
    <w:rsid w:val="00EB5AED"/>
    <w:rsid w:val="00EB5B40"/>
    <w:rsid w:val="00EB5CF2"/>
    <w:rsid w:val="00EB6627"/>
    <w:rsid w:val="00EB6646"/>
    <w:rsid w:val="00EB6AC9"/>
    <w:rsid w:val="00EB6EB0"/>
    <w:rsid w:val="00EB7111"/>
    <w:rsid w:val="00EB7194"/>
    <w:rsid w:val="00EB74BA"/>
    <w:rsid w:val="00EB7969"/>
    <w:rsid w:val="00EB79A0"/>
    <w:rsid w:val="00EB7C8C"/>
    <w:rsid w:val="00EBAFC5"/>
    <w:rsid w:val="00EC0049"/>
    <w:rsid w:val="00EC05D3"/>
    <w:rsid w:val="00EC06A1"/>
    <w:rsid w:val="00EC0A1E"/>
    <w:rsid w:val="00EC100A"/>
    <w:rsid w:val="00EC1649"/>
    <w:rsid w:val="00EC16BC"/>
    <w:rsid w:val="00EC175A"/>
    <w:rsid w:val="00EC1FB2"/>
    <w:rsid w:val="00EC201E"/>
    <w:rsid w:val="00EC20CF"/>
    <w:rsid w:val="00EC2213"/>
    <w:rsid w:val="00EC22DE"/>
    <w:rsid w:val="00EC25C8"/>
    <w:rsid w:val="00EC2648"/>
    <w:rsid w:val="00EC2982"/>
    <w:rsid w:val="00EC29C4"/>
    <w:rsid w:val="00EC2A65"/>
    <w:rsid w:val="00EC2DDC"/>
    <w:rsid w:val="00EC3418"/>
    <w:rsid w:val="00EC3625"/>
    <w:rsid w:val="00EC425A"/>
    <w:rsid w:val="00EC42CB"/>
    <w:rsid w:val="00EC4D65"/>
    <w:rsid w:val="00EC56FB"/>
    <w:rsid w:val="00EC586F"/>
    <w:rsid w:val="00EC5999"/>
    <w:rsid w:val="00EC5B85"/>
    <w:rsid w:val="00EC5D06"/>
    <w:rsid w:val="00EC6165"/>
    <w:rsid w:val="00EC620B"/>
    <w:rsid w:val="00EC644F"/>
    <w:rsid w:val="00EC667F"/>
    <w:rsid w:val="00EC68D5"/>
    <w:rsid w:val="00EC6C8F"/>
    <w:rsid w:val="00EC6F07"/>
    <w:rsid w:val="00EC7184"/>
    <w:rsid w:val="00EC74C3"/>
    <w:rsid w:val="00EC756E"/>
    <w:rsid w:val="00EC7626"/>
    <w:rsid w:val="00EC7734"/>
    <w:rsid w:val="00EC7AE6"/>
    <w:rsid w:val="00ED0420"/>
    <w:rsid w:val="00ED04A0"/>
    <w:rsid w:val="00ED0FB0"/>
    <w:rsid w:val="00ED1106"/>
    <w:rsid w:val="00ED13D0"/>
    <w:rsid w:val="00ED156F"/>
    <w:rsid w:val="00ED196F"/>
    <w:rsid w:val="00ED1ACA"/>
    <w:rsid w:val="00ED1D0E"/>
    <w:rsid w:val="00ED1E81"/>
    <w:rsid w:val="00ED215B"/>
    <w:rsid w:val="00ED246F"/>
    <w:rsid w:val="00ED2578"/>
    <w:rsid w:val="00ED2C71"/>
    <w:rsid w:val="00ED333F"/>
    <w:rsid w:val="00ED3613"/>
    <w:rsid w:val="00ED3DE0"/>
    <w:rsid w:val="00ED3E37"/>
    <w:rsid w:val="00ED4308"/>
    <w:rsid w:val="00ED4537"/>
    <w:rsid w:val="00ED4855"/>
    <w:rsid w:val="00ED48A2"/>
    <w:rsid w:val="00ED4A7D"/>
    <w:rsid w:val="00ED4E45"/>
    <w:rsid w:val="00ED51CD"/>
    <w:rsid w:val="00ED52B0"/>
    <w:rsid w:val="00ED533A"/>
    <w:rsid w:val="00ED55B7"/>
    <w:rsid w:val="00ED586E"/>
    <w:rsid w:val="00ED5885"/>
    <w:rsid w:val="00ED611D"/>
    <w:rsid w:val="00ED6402"/>
    <w:rsid w:val="00ED6BB0"/>
    <w:rsid w:val="00ED6D4D"/>
    <w:rsid w:val="00ED7005"/>
    <w:rsid w:val="00ED7207"/>
    <w:rsid w:val="00ED72C3"/>
    <w:rsid w:val="00ED749D"/>
    <w:rsid w:val="00ED7E70"/>
    <w:rsid w:val="00ED7EA5"/>
    <w:rsid w:val="00EE0003"/>
    <w:rsid w:val="00EE05A9"/>
    <w:rsid w:val="00EE06D0"/>
    <w:rsid w:val="00EE08DE"/>
    <w:rsid w:val="00EE09D4"/>
    <w:rsid w:val="00EE0BB8"/>
    <w:rsid w:val="00EE12F6"/>
    <w:rsid w:val="00EE13E6"/>
    <w:rsid w:val="00EE152F"/>
    <w:rsid w:val="00EE18C9"/>
    <w:rsid w:val="00EE1AC0"/>
    <w:rsid w:val="00EE1EA4"/>
    <w:rsid w:val="00EE1FDA"/>
    <w:rsid w:val="00EE233A"/>
    <w:rsid w:val="00EE25E6"/>
    <w:rsid w:val="00EE2DD4"/>
    <w:rsid w:val="00EE315A"/>
    <w:rsid w:val="00EE32D0"/>
    <w:rsid w:val="00EE3D9E"/>
    <w:rsid w:val="00EE4387"/>
    <w:rsid w:val="00EE49EC"/>
    <w:rsid w:val="00EE4B30"/>
    <w:rsid w:val="00EE4C7B"/>
    <w:rsid w:val="00EE55B6"/>
    <w:rsid w:val="00EE5CB3"/>
    <w:rsid w:val="00EE6853"/>
    <w:rsid w:val="00EE6FF7"/>
    <w:rsid w:val="00EE723F"/>
    <w:rsid w:val="00EE728C"/>
    <w:rsid w:val="00EE733B"/>
    <w:rsid w:val="00EE75E6"/>
    <w:rsid w:val="00EE788E"/>
    <w:rsid w:val="00EE7E06"/>
    <w:rsid w:val="00EF0048"/>
    <w:rsid w:val="00EF01F2"/>
    <w:rsid w:val="00EF024E"/>
    <w:rsid w:val="00EF029B"/>
    <w:rsid w:val="00EF042B"/>
    <w:rsid w:val="00EF07EB"/>
    <w:rsid w:val="00EF09FB"/>
    <w:rsid w:val="00EF0A31"/>
    <w:rsid w:val="00EF10F8"/>
    <w:rsid w:val="00EF1158"/>
    <w:rsid w:val="00EF1701"/>
    <w:rsid w:val="00EF1CDF"/>
    <w:rsid w:val="00EF1CFE"/>
    <w:rsid w:val="00EF1E42"/>
    <w:rsid w:val="00EF21DB"/>
    <w:rsid w:val="00EF23B3"/>
    <w:rsid w:val="00EF25C5"/>
    <w:rsid w:val="00EF278F"/>
    <w:rsid w:val="00EF2829"/>
    <w:rsid w:val="00EF2AAE"/>
    <w:rsid w:val="00EF2BDC"/>
    <w:rsid w:val="00EF2D36"/>
    <w:rsid w:val="00EF2F37"/>
    <w:rsid w:val="00EF3066"/>
    <w:rsid w:val="00EF30CE"/>
    <w:rsid w:val="00EF3413"/>
    <w:rsid w:val="00EF34AF"/>
    <w:rsid w:val="00EF352C"/>
    <w:rsid w:val="00EF363F"/>
    <w:rsid w:val="00EF37E5"/>
    <w:rsid w:val="00EF3879"/>
    <w:rsid w:val="00EF3936"/>
    <w:rsid w:val="00EF3F1B"/>
    <w:rsid w:val="00EF4117"/>
    <w:rsid w:val="00EF4509"/>
    <w:rsid w:val="00EF45E7"/>
    <w:rsid w:val="00EF46A6"/>
    <w:rsid w:val="00EF4985"/>
    <w:rsid w:val="00EF4CB6"/>
    <w:rsid w:val="00EF4EC3"/>
    <w:rsid w:val="00EF52CD"/>
    <w:rsid w:val="00EF53A8"/>
    <w:rsid w:val="00EF567E"/>
    <w:rsid w:val="00EF57F3"/>
    <w:rsid w:val="00EF5A36"/>
    <w:rsid w:val="00EF6106"/>
    <w:rsid w:val="00EF6B33"/>
    <w:rsid w:val="00EF6B89"/>
    <w:rsid w:val="00EF6BF9"/>
    <w:rsid w:val="00EF6FB8"/>
    <w:rsid w:val="00EF71CE"/>
    <w:rsid w:val="00EF74EC"/>
    <w:rsid w:val="00EF7C3A"/>
    <w:rsid w:val="00EF7F08"/>
    <w:rsid w:val="00F006D7"/>
    <w:rsid w:val="00F00742"/>
    <w:rsid w:val="00F00A3E"/>
    <w:rsid w:val="00F00C99"/>
    <w:rsid w:val="00F012D0"/>
    <w:rsid w:val="00F01367"/>
    <w:rsid w:val="00F01541"/>
    <w:rsid w:val="00F015C7"/>
    <w:rsid w:val="00F01766"/>
    <w:rsid w:val="00F017DA"/>
    <w:rsid w:val="00F01A55"/>
    <w:rsid w:val="00F0201D"/>
    <w:rsid w:val="00F020AD"/>
    <w:rsid w:val="00F02841"/>
    <w:rsid w:val="00F028C3"/>
    <w:rsid w:val="00F03263"/>
    <w:rsid w:val="00F03456"/>
    <w:rsid w:val="00F034EB"/>
    <w:rsid w:val="00F036E2"/>
    <w:rsid w:val="00F0371A"/>
    <w:rsid w:val="00F03920"/>
    <w:rsid w:val="00F03A4D"/>
    <w:rsid w:val="00F03AB1"/>
    <w:rsid w:val="00F03B09"/>
    <w:rsid w:val="00F03C9F"/>
    <w:rsid w:val="00F03D1D"/>
    <w:rsid w:val="00F03F2A"/>
    <w:rsid w:val="00F04450"/>
    <w:rsid w:val="00F045A6"/>
    <w:rsid w:val="00F04670"/>
    <w:rsid w:val="00F04891"/>
    <w:rsid w:val="00F04907"/>
    <w:rsid w:val="00F057A5"/>
    <w:rsid w:val="00F05C85"/>
    <w:rsid w:val="00F06C78"/>
    <w:rsid w:val="00F06D57"/>
    <w:rsid w:val="00F06F6C"/>
    <w:rsid w:val="00F06F93"/>
    <w:rsid w:val="00F07747"/>
    <w:rsid w:val="00F07A67"/>
    <w:rsid w:val="00F07DB5"/>
    <w:rsid w:val="00F100EF"/>
    <w:rsid w:val="00F10410"/>
    <w:rsid w:val="00F10D4A"/>
    <w:rsid w:val="00F10E35"/>
    <w:rsid w:val="00F112F0"/>
    <w:rsid w:val="00F1131A"/>
    <w:rsid w:val="00F11460"/>
    <w:rsid w:val="00F11464"/>
    <w:rsid w:val="00F11517"/>
    <w:rsid w:val="00F11559"/>
    <w:rsid w:val="00F116D8"/>
    <w:rsid w:val="00F11851"/>
    <w:rsid w:val="00F11A9D"/>
    <w:rsid w:val="00F11AFC"/>
    <w:rsid w:val="00F11CB0"/>
    <w:rsid w:val="00F12725"/>
    <w:rsid w:val="00F1275A"/>
    <w:rsid w:val="00F12982"/>
    <w:rsid w:val="00F12CE8"/>
    <w:rsid w:val="00F12CF2"/>
    <w:rsid w:val="00F12D1A"/>
    <w:rsid w:val="00F1358F"/>
    <w:rsid w:val="00F13BB0"/>
    <w:rsid w:val="00F13CA6"/>
    <w:rsid w:val="00F13DD4"/>
    <w:rsid w:val="00F140EE"/>
    <w:rsid w:val="00F1489A"/>
    <w:rsid w:val="00F14906"/>
    <w:rsid w:val="00F149C5"/>
    <w:rsid w:val="00F14C17"/>
    <w:rsid w:val="00F150AB"/>
    <w:rsid w:val="00F158D5"/>
    <w:rsid w:val="00F15AA1"/>
    <w:rsid w:val="00F15C47"/>
    <w:rsid w:val="00F15D32"/>
    <w:rsid w:val="00F15E9B"/>
    <w:rsid w:val="00F16046"/>
    <w:rsid w:val="00F16200"/>
    <w:rsid w:val="00F1696F"/>
    <w:rsid w:val="00F16FFB"/>
    <w:rsid w:val="00F170AA"/>
    <w:rsid w:val="00F1734A"/>
    <w:rsid w:val="00F17DE2"/>
    <w:rsid w:val="00F17E58"/>
    <w:rsid w:val="00F20440"/>
    <w:rsid w:val="00F20565"/>
    <w:rsid w:val="00F20E2E"/>
    <w:rsid w:val="00F2103D"/>
    <w:rsid w:val="00F21214"/>
    <w:rsid w:val="00F21BAF"/>
    <w:rsid w:val="00F21E4B"/>
    <w:rsid w:val="00F21E52"/>
    <w:rsid w:val="00F221CB"/>
    <w:rsid w:val="00F22310"/>
    <w:rsid w:val="00F2242F"/>
    <w:rsid w:val="00F22435"/>
    <w:rsid w:val="00F22741"/>
    <w:rsid w:val="00F22854"/>
    <w:rsid w:val="00F22936"/>
    <w:rsid w:val="00F2308E"/>
    <w:rsid w:val="00F23545"/>
    <w:rsid w:val="00F2385F"/>
    <w:rsid w:val="00F2396B"/>
    <w:rsid w:val="00F23A39"/>
    <w:rsid w:val="00F23EB5"/>
    <w:rsid w:val="00F23F02"/>
    <w:rsid w:val="00F23F57"/>
    <w:rsid w:val="00F2464F"/>
    <w:rsid w:val="00F247F2"/>
    <w:rsid w:val="00F249EB"/>
    <w:rsid w:val="00F25063"/>
    <w:rsid w:val="00F25353"/>
    <w:rsid w:val="00F25460"/>
    <w:rsid w:val="00F258FA"/>
    <w:rsid w:val="00F25B86"/>
    <w:rsid w:val="00F25CDF"/>
    <w:rsid w:val="00F25DAA"/>
    <w:rsid w:val="00F25F4C"/>
    <w:rsid w:val="00F2671F"/>
    <w:rsid w:val="00F2677F"/>
    <w:rsid w:val="00F26A39"/>
    <w:rsid w:val="00F273D8"/>
    <w:rsid w:val="00F276D7"/>
    <w:rsid w:val="00F27CF9"/>
    <w:rsid w:val="00F27D4C"/>
    <w:rsid w:val="00F27E2B"/>
    <w:rsid w:val="00F27F74"/>
    <w:rsid w:val="00F2E662"/>
    <w:rsid w:val="00F30010"/>
    <w:rsid w:val="00F301D0"/>
    <w:rsid w:val="00F3050B"/>
    <w:rsid w:val="00F3054D"/>
    <w:rsid w:val="00F305CE"/>
    <w:rsid w:val="00F3070C"/>
    <w:rsid w:val="00F30754"/>
    <w:rsid w:val="00F3079C"/>
    <w:rsid w:val="00F3088C"/>
    <w:rsid w:val="00F30D17"/>
    <w:rsid w:val="00F317EB"/>
    <w:rsid w:val="00F3196C"/>
    <w:rsid w:val="00F31AA3"/>
    <w:rsid w:val="00F31B83"/>
    <w:rsid w:val="00F31BAE"/>
    <w:rsid w:val="00F31EE0"/>
    <w:rsid w:val="00F3258B"/>
    <w:rsid w:val="00F329C6"/>
    <w:rsid w:val="00F32C92"/>
    <w:rsid w:val="00F3321F"/>
    <w:rsid w:val="00F33249"/>
    <w:rsid w:val="00F3325E"/>
    <w:rsid w:val="00F33929"/>
    <w:rsid w:val="00F33A68"/>
    <w:rsid w:val="00F33E31"/>
    <w:rsid w:val="00F34056"/>
    <w:rsid w:val="00F34086"/>
    <w:rsid w:val="00F3408D"/>
    <w:rsid w:val="00F34297"/>
    <w:rsid w:val="00F34405"/>
    <w:rsid w:val="00F34AAC"/>
    <w:rsid w:val="00F34D6C"/>
    <w:rsid w:val="00F3527F"/>
    <w:rsid w:val="00F353B1"/>
    <w:rsid w:val="00F357DF"/>
    <w:rsid w:val="00F36076"/>
    <w:rsid w:val="00F361A8"/>
    <w:rsid w:val="00F36894"/>
    <w:rsid w:val="00F36FE9"/>
    <w:rsid w:val="00F376C2"/>
    <w:rsid w:val="00F404DF"/>
    <w:rsid w:val="00F405D1"/>
    <w:rsid w:val="00F40757"/>
    <w:rsid w:val="00F40934"/>
    <w:rsid w:val="00F40B7A"/>
    <w:rsid w:val="00F40C0F"/>
    <w:rsid w:val="00F4105E"/>
    <w:rsid w:val="00F41677"/>
    <w:rsid w:val="00F4172F"/>
    <w:rsid w:val="00F418FC"/>
    <w:rsid w:val="00F4239C"/>
    <w:rsid w:val="00F4257C"/>
    <w:rsid w:val="00F4286A"/>
    <w:rsid w:val="00F42BD4"/>
    <w:rsid w:val="00F43284"/>
    <w:rsid w:val="00F434A7"/>
    <w:rsid w:val="00F4382C"/>
    <w:rsid w:val="00F43925"/>
    <w:rsid w:val="00F43AE6"/>
    <w:rsid w:val="00F43BDD"/>
    <w:rsid w:val="00F43D26"/>
    <w:rsid w:val="00F44755"/>
    <w:rsid w:val="00F44EA0"/>
    <w:rsid w:val="00F44EBC"/>
    <w:rsid w:val="00F44EF8"/>
    <w:rsid w:val="00F44F98"/>
    <w:rsid w:val="00F4560C"/>
    <w:rsid w:val="00F457EC"/>
    <w:rsid w:val="00F4587C"/>
    <w:rsid w:val="00F459A3"/>
    <w:rsid w:val="00F45B2B"/>
    <w:rsid w:val="00F460E6"/>
    <w:rsid w:val="00F46776"/>
    <w:rsid w:val="00F46886"/>
    <w:rsid w:val="00F4695E"/>
    <w:rsid w:val="00F46A4C"/>
    <w:rsid w:val="00F47192"/>
    <w:rsid w:val="00F47B12"/>
    <w:rsid w:val="00F47BFC"/>
    <w:rsid w:val="00F47D67"/>
    <w:rsid w:val="00F503E3"/>
    <w:rsid w:val="00F50408"/>
    <w:rsid w:val="00F5065A"/>
    <w:rsid w:val="00F50932"/>
    <w:rsid w:val="00F50B02"/>
    <w:rsid w:val="00F50F03"/>
    <w:rsid w:val="00F50F27"/>
    <w:rsid w:val="00F51119"/>
    <w:rsid w:val="00F51320"/>
    <w:rsid w:val="00F51486"/>
    <w:rsid w:val="00F51828"/>
    <w:rsid w:val="00F51872"/>
    <w:rsid w:val="00F51ABD"/>
    <w:rsid w:val="00F51DCD"/>
    <w:rsid w:val="00F521CD"/>
    <w:rsid w:val="00F52623"/>
    <w:rsid w:val="00F52635"/>
    <w:rsid w:val="00F526D7"/>
    <w:rsid w:val="00F5270D"/>
    <w:rsid w:val="00F5285A"/>
    <w:rsid w:val="00F52D90"/>
    <w:rsid w:val="00F52E17"/>
    <w:rsid w:val="00F53165"/>
    <w:rsid w:val="00F53380"/>
    <w:rsid w:val="00F534F9"/>
    <w:rsid w:val="00F535A8"/>
    <w:rsid w:val="00F53832"/>
    <w:rsid w:val="00F53D4C"/>
    <w:rsid w:val="00F54091"/>
    <w:rsid w:val="00F545A3"/>
    <w:rsid w:val="00F54662"/>
    <w:rsid w:val="00F5479F"/>
    <w:rsid w:val="00F547C9"/>
    <w:rsid w:val="00F54920"/>
    <w:rsid w:val="00F54927"/>
    <w:rsid w:val="00F54B34"/>
    <w:rsid w:val="00F55257"/>
    <w:rsid w:val="00F55740"/>
    <w:rsid w:val="00F558DE"/>
    <w:rsid w:val="00F55E79"/>
    <w:rsid w:val="00F561F7"/>
    <w:rsid w:val="00F5620B"/>
    <w:rsid w:val="00F5627F"/>
    <w:rsid w:val="00F56937"/>
    <w:rsid w:val="00F56C33"/>
    <w:rsid w:val="00F56CD1"/>
    <w:rsid w:val="00F56FBE"/>
    <w:rsid w:val="00F5799D"/>
    <w:rsid w:val="00F57B7D"/>
    <w:rsid w:val="00F606A8"/>
    <w:rsid w:val="00F60AA2"/>
    <w:rsid w:val="00F60AA6"/>
    <w:rsid w:val="00F60D52"/>
    <w:rsid w:val="00F612A6"/>
    <w:rsid w:val="00F618E6"/>
    <w:rsid w:val="00F61A37"/>
    <w:rsid w:val="00F61AE8"/>
    <w:rsid w:val="00F624E0"/>
    <w:rsid w:val="00F626C6"/>
    <w:rsid w:val="00F62728"/>
    <w:rsid w:val="00F62F46"/>
    <w:rsid w:val="00F636D5"/>
    <w:rsid w:val="00F636E7"/>
    <w:rsid w:val="00F63AA5"/>
    <w:rsid w:val="00F63C21"/>
    <w:rsid w:val="00F641D9"/>
    <w:rsid w:val="00F643E6"/>
    <w:rsid w:val="00F65106"/>
    <w:rsid w:val="00F6542F"/>
    <w:rsid w:val="00F65CBB"/>
    <w:rsid w:val="00F66885"/>
    <w:rsid w:val="00F66AF7"/>
    <w:rsid w:val="00F66EC4"/>
    <w:rsid w:val="00F66FCF"/>
    <w:rsid w:val="00F676C3"/>
    <w:rsid w:val="00F6794F"/>
    <w:rsid w:val="00F67C44"/>
    <w:rsid w:val="00F67D1B"/>
    <w:rsid w:val="00F67F5B"/>
    <w:rsid w:val="00F67FD4"/>
    <w:rsid w:val="00F7020A"/>
    <w:rsid w:val="00F7023D"/>
    <w:rsid w:val="00F702EC"/>
    <w:rsid w:val="00F703D7"/>
    <w:rsid w:val="00F70410"/>
    <w:rsid w:val="00F70A99"/>
    <w:rsid w:val="00F70BDC"/>
    <w:rsid w:val="00F70C74"/>
    <w:rsid w:val="00F70E36"/>
    <w:rsid w:val="00F70FD4"/>
    <w:rsid w:val="00F70FEF"/>
    <w:rsid w:val="00F710B4"/>
    <w:rsid w:val="00F71459"/>
    <w:rsid w:val="00F71574"/>
    <w:rsid w:val="00F71AD7"/>
    <w:rsid w:val="00F71C59"/>
    <w:rsid w:val="00F72591"/>
    <w:rsid w:val="00F725BE"/>
    <w:rsid w:val="00F72874"/>
    <w:rsid w:val="00F72AB0"/>
    <w:rsid w:val="00F72BCA"/>
    <w:rsid w:val="00F72BF4"/>
    <w:rsid w:val="00F72CB3"/>
    <w:rsid w:val="00F72DF1"/>
    <w:rsid w:val="00F7305B"/>
    <w:rsid w:val="00F73106"/>
    <w:rsid w:val="00F736C5"/>
    <w:rsid w:val="00F73C96"/>
    <w:rsid w:val="00F73CE9"/>
    <w:rsid w:val="00F73DE7"/>
    <w:rsid w:val="00F73E8F"/>
    <w:rsid w:val="00F74178"/>
    <w:rsid w:val="00F74225"/>
    <w:rsid w:val="00F745DA"/>
    <w:rsid w:val="00F7506F"/>
    <w:rsid w:val="00F75381"/>
    <w:rsid w:val="00F757E8"/>
    <w:rsid w:val="00F76B2E"/>
    <w:rsid w:val="00F76CAD"/>
    <w:rsid w:val="00F76D46"/>
    <w:rsid w:val="00F76DB7"/>
    <w:rsid w:val="00F77187"/>
    <w:rsid w:val="00F7720C"/>
    <w:rsid w:val="00F77356"/>
    <w:rsid w:val="00F7755E"/>
    <w:rsid w:val="00F776C3"/>
    <w:rsid w:val="00F7786F"/>
    <w:rsid w:val="00F77D09"/>
    <w:rsid w:val="00F77F2C"/>
    <w:rsid w:val="00F80192"/>
    <w:rsid w:val="00F8038D"/>
    <w:rsid w:val="00F80688"/>
    <w:rsid w:val="00F80817"/>
    <w:rsid w:val="00F8083C"/>
    <w:rsid w:val="00F808A9"/>
    <w:rsid w:val="00F808F0"/>
    <w:rsid w:val="00F80D52"/>
    <w:rsid w:val="00F80D73"/>
    <w:rsid w:val="00F80E2C"/>
    <w:rsid w:val="00F8104F"/>
    <w:rsid w:val="00F8119B"/>
    <w:rsid w:val="00F81395"/>
    <w:rsid w:val="00F817B6"/>
    <w:rsid w:val="00F81C21"/>
    <w:rsid w:val="00F8219A"/>
    <w:rsid w:val="00F82257"/>
    <w:rsid w:val="00F82636"/>
    <w:rsid w:val="00F8293E"/>
    <w:rsid w:val="00F82F0A"/>
    <w:rsid w:val="00F831E1"/>
    <w:rsid w:val="00F83536"/>
    <w:rsid w:val="00F8373B"/>
    <w:rsid w:val="00F83ABD"/>
    <w:rsid w:val="00F83AC3"/>
    <w:rsid w:val="00F842E7"/>
    <w:rsid w:val="00F84307"/>
    <w:rsid w:val="00F84965"/>
    <w:rsid w:val="00F85155"/>
    <w:rsid w:val="00F8557F"/>
    <w:rsid w:val="00F8567A"/>
    <w:rsid w:val="00F8579D"/>
    <w:rsid w:val="00F85878"/>
    <w:rsid w:val="00F85D42"/>
    <w:rsid w:val="00F85E18"/>
    <w:rsid w:val="00F860E0"/>
    <w:rsid w:val="00F861BA"/>
    <w:rsid w:val="00F863BA"/>
    <w:rsid w:val="00F86561"/>
    <w:rsid w:val="00F86741"/>
    <w:rsid w:val="00F86A03"/>
    <w:rsid w:val="00F86CA9"/>
    <w:rsid w:val="00F87291"/>
    <w:rsid w:val="00F8733D"/>
    <w:rsid w:val="00F875EF"/>
    <w:rsid w:val="00F8785B"/>
    <w:rsid w:val="00F87917"/>
    <w:rsid w:val="00F87C3B"/>
    <w:rsid w:val="00F87E7E"/>
    <w:rsid w:val="00F90006"/>
    <w:rsid w:val="00F90084"/>
    <w:rsid w:val="00F903B9"/>
    <w:rsid w:val="00F90415"/>
    <w:rsid w:val="00F90C70"/>
    <w:rsid w:val="00F90F57"/>
    <w:rsid w:val="00F91034"/>
    <w:rsid w:val="00F9146A"/>
    <w:rsid w:val="00F91597"/>
    <w:rsid w:val="00F91EE9"/>
    <w:rsid w:val="00F9240B"/>
    <w:rsid w:val="00F9308F"/>
    <w:rsid w:val="00F930AC"/>
    <w:rsid w:val="00F9348A"/>
    <w:rsid w:val="00F9353D"/>
    <w:rsid w:val="00F937F0"/>
    <w:rsid w:val="00F937F2"/>
    <w:rsid w:val="00F93822"/>
    <w:rsid w:val="00F93AF2"/>
    <w:rsid w:val="00F9408E"/>
    <w:rsid w:val="00F94116"/>
    <w:rsid w:val="00F94B49"/>
    <w:rsid w:val="00F94CCF"/>
    <w:rsid w:val="00F95326"/>
    <w:rsid w:val="00F9532A"/>
    <w:rsid w:val="00F953C4"/>
    <w:rsid w:val="00F95539"/>
    <w:rsid w:val="00F956AE"/>
    <w:rsid w:val="00F95933"/>
    <w:rsid w:val="00F95C13"/>
    <w:rsid w:val="00F95DBE"/>
    <w:rsid w:val="00F96091"/>
    <w:rsid w:val="00F9648D"/>
    <w:rsid w:val="00F964D7"/>
    <w:rsid w:val="00F973A4"/>
    <w:rsid w:val="00F97AA3"/>
    <w:rsid w:val="00F97EB3"/>
    <w:rsid w:val="00FA00C0"/>
    <w:rsid w:val="00FA02E8"/>
    <w:rsid w:val="00FA0440"/>
    <w:rsid w:val="00FA07C2"/>
    <w:rsid w:val="00FA0CA2"/>
    <w:rsid w:val="00FA1164"/>
    <w:rsid w:val="00FA1187"/>
    <w:rsid w:val="00FA11CA"/>
    <w:rsid w:val="00FA12E0"/>
    <w:rsid w:val="00FA1736"/>
    <w:rsid w:val="00FA1CB6"/>
    <w:rsid w:val="00FA1EA7"/>
    <w:rsid w:val="00FA1ECD"/>
    <w:rsid w:val="00FA1EEC"/>
    <w:rsid w:val="00FA255C"/>
    <w:rsid w:val="00FA2FD5"/>
    <w:rsid w:val="00FA39CA"/>
    <w:rsid w:val="00FA3A0E"/>
    <w:rsid w:val="00FA3D9A"/>
    <w:rsid w:val="00FA3E3F"/>
    <w:rsid w:val="00FA3FE2"/>
    <w:rsid w:val="00FA4172"/>
    <w:rsid w:val="00FA421D"/>
    <w:rsid w:val="00FA459B"/>
    <w:rsid w:val="00FA4AE3"/>
    <w:rsid w:val="00FA4FB2"/>
    <w:rsid w:val="00FA4FBB"/>
    <w:rsid w:val="00FA54B7"/>
    <w:rsid w:val="00FA551C"/>
    <w:rsid w:val="00FA555D"/>
    <w:rsid w:val="00FA58BE"/>
    <w:rsid w:val="00FA595B"/>
    <w:rsid w:val="00FA5C8D"/>
    <w:rsid w:val="00FA60FF"/>
    <w:rsid w:val="00FA7206"/>
    <w:rsid w:val="00FA767B"/>
    <w:rsid w:val="00FA7685"/>
    <w:rsid w:val="00FA7A45"/>
    <w:rsid w:val="00FA7E04"/>
    <w:rsid w:val="00FA7FB4"/>
    <w:rsid w:val="00FB0016"/>
    <w:rsid w:val="00FB0202"/>
    <w:rsid w:val="00FB0242"/>
    <w:rsid w:val="00FB05C9"/>
    <w:rsid w:val="00FB0A9E"/>
    <w:rsid w:val="00FB1361"/>
    <w:rsid w:val="00FB184E"/>
    <w:rsid w:val="00FB1EA3"/>
    <w:rsid w:val="00FB1F52"/>
    <w:rsid w:val="00FB21BD"/>
    <w:rsid w:val="00FB3418"/>
    <w:rsid w:val="00FB344C"/>
    <w:rsid w:val="00FB3A15"/>
    <w:rsid w:val="00FB3FDA"/>
    <w:rsid w:val="00FB41BE"/>
    <w:rsid w:val="00FB4230"/>
    <w:rsid w:val="00FB44AD"/>
    <w:rsid w:val="00FB453D"/>
    <w:rsid w:val="00FB472F"/>
    <w:rsid w:val="00FB473F"/>
    <w:rsid w:val="00FB486B"/>
    <w:rsid w:val="00FB495E"/>
    <w:rsid w:val="00FB596C"/>
    <w:rsid w:val="00FB5A31"/>
    <w:rsid w:val="00FB5C26"/>
    <w:rsid w:val="00FB5D60"/>
    <w:rsid w:val="00FB5DC5"/>
    <w:rsid w:val="00FB5E54"/>
    <w:rsid w:val="00FB5EBA"/>
    <w:rsid w:val="00FB5EE3"/>
    <w:rsid w:val="00FB6251"/>
    <w:rsid w:val="00FB65F3"/>
    <w:rsid w:val="00FB69FD"/>
    <w:rsid w:val="00FB6D68"/>
    <w:rsid w:val="00FB7598"/>
    <w:rsid w:val="00FB7F44"/>
    <w:rsid w:val="00FC0091"/>
    <w:rsid w:val="00FC02C6"/>
    <w:rsid w:val="00FC04ED"/>
    <w:rsid w:val="00FC0ACB"/>
    <w:rsid w:val="00FC0B93"/>
    <w:rsid w:val="00FC0EF5"/>
    <w:rsid w:val="00FC107A"/>
    <w:rsid w:val="00FC111C"/>
    <w:rsid w:val="00FC1126"/>
    <w:rsid w:val="00FC1212"/>
    <w:rsid w:val="00FC132F"/>
    <w:rsid w:val="00FC1545"/>
    <w:rsid w:val="00FC193B"/>
    <w:rsid w:val="00FC1CE0"/>
    <w:rsid w:val="00FC2011"/>
    <w:rsid w:val="00FC21AA"/>
    <w:rsid w:val="00FC2387"/>
    <w:rsid w:val="00FC27BF"/>
    <w:rsid w:val="00FC29CE"/>
    <w:rsid w:val="00FC2D22"/>
    <w:rsid w:val="00FC2EE4"/>
    <w:rsid w:val="00FC33DF"/>
    <w:rsid w:val="00FC391E"/>
    <w:rsid w:val="00FC3B7E"/>
    <w:rsid w:val="00FC3BE9"/>
    <w:rsid w:val="00FC3EFA"/>
    <w:rsid w:val="00FC3F6E"/>
    <w:rsid w:val="00FC40E2"/>
    <w:rsid w:val="00FC47C4"/>
    <w:rsid w:val="00FC5075"/>
    <w:rsid w:val="00FC5591"/>
    <w:rsid w:val="00FC6796"/>
    <w:rsid w:val="00FC6D72"/>
    <w:rsid w:val="00FC71AD"/>
    <w:rsid w:val="00FC72B3"/>
    <w:rsid w:val="00FC73D9"/>
    <w:rsid w:val="00FC73F8"/>
    <w:rsid w:val="00FC7CF0"/>
    <w:rsid w:val="00FC7D0F"/>
    <w:rsid w:val="00FC7FC5"/>
    <w:rsid w:val="00FD0329"/>
    <w:rsid w:val="00FD0970"/>
    <w:rsid w:val="00FD0BE3"/>
    <w:rsid w:val="00FD0E27"/>
    <w:rsid w:val="00FD1032"/>
    <w:rsid w:val="00FD14BE"/>
    <w:rsid w:val="00FD16D2"/>
    <w:rsid w:val="00FD1856"/>
    <w:rsid w:val="00FD1AC6"/>
    <w:rsid w:val="00FD1B27"/>
    <w:rsid w:val="00FD20AA"/>
    <w:rsid w:val="00FD20F6"/>
    <w:rsid w:val="00FD2437"/>
    <w:rsid w:val="00FD26E9"/>
    <w:rsid w:val="00FD2A6F"/>
    <w:rsid w:val="00FD2A87"/>
    <w:rsid w:val="00FD2B17"/>
    <w:rsid w:val="00FD2D1E"/>
    <w:rsid w:val="00FD2DE0"/>
    <w:rsid w:val="00FD2E8A"/>
    <w:rsid w:val="00FD3045"/>
    <w:rsid w:val="00FD31B3"/>
    <w:rsid w:val="00FD3A75"/>
    <w:rsid w:val="00FD3BB4"/>
    <w:rsid w:val="00FD4127"/>
    <w:rsid w:val="00FD478A"/>
    <w:rsid w:val="00FD49B2"/>
    <w:rsid w:val="00FD4B29"/>
    <w:rsid w:val="00FD4C19"/>
    <w:rsid w:val="00FD4C75"/>
    <w:rsid w:val="00FD4E13"/>
    <w:rsid w:val="00FD4FDA"/>
    <w:rsid w:val="00FD50ED"/>
    <w:rsid w:val="00FD5687"/>
    <w:rsid w:val="00FD5D24"/>
    <w:rsid w:val="00FD5E94"/>
    <w:rsid w:val="00FD5EA9"/>
    <w:rsid w:val="00FD61F6"/>
    <w:rsid w:val="00FD6295"/>
    <w:rsid w:val="00FD6567"/>
    <w:rsid w:val="00FD6897"/>
    <w:rsid w:val="00FD69AF"/>
    <w:rsid w:val="00FD74A2"/>
    <w:rsid w:val="00FD76DA"/>
    <w:rsid w:val="00FD79C1"/>
    <w:rsid w:val="00FE021F"/>
    <w:rsid w:val="00FE087F"/>
    <w:rsid w:val="00FE08AA"/>
    <w:rsid w:val="00FE08D3"/>
    <w:rsid w:val="00FE09A1"/>
    <w:rsid w:val="00FE09D3"/>
    <w:rsid w:val="00FE0A4D"/>
    <w:rsid w:val="00FE0DC2"/>
    <w:rsid w:val="00FE130A"/>
    <w:rsid w:val="00FE142D"/>
    <w:rsid w:val="00FE1527"/>
    <w:rsid w:val="00FE17D7"/>
    <w:rsid w:val="00FE1B0F"/>
    <w:rsid w:val="00FE1C65"/>
    <w:rsid w:val="00FE1F80"/>
    <w:rsid w:val="00FE2153"/>
    <w:rsid w:val="00FE21CE"/>
    <w:rsid w:val="00FE24D0"/>
    <w:rsid w:val="00FE2741"/>
    <w:rsid w:val="00FE27BC"/>
    <w:rsid w:val="00FE288F"/>
    <w:rsid w:val="00FE294D"/>
    <w:rsid w:val="00FE2CE4"/>
    <w:rsid w:val="00FE2EA2"/>
    <w:rsid w:val="00FE34E8"/>
    <w:rsid w:val="00FE3729"/>
    <w:rsid w:val="00FE3765"/>
    <w:rsid w:val="00FE37A1"/>
    <w:rsid w:val="00FE39C2"/>
    <w:rsid w:val="00FE3A35"/>
    <w:rsid w:val="00FE3C95"/>
    <w:rsid w:val="00FE3D54"/>
    <w:rsid w:val="00FE4091"/>
    <w:rsid w:val="00FE43A8"/>
    <w:rsid w:val="00FE454F"/>
    <w:rsid w:val="00FE45A2"/>
    <w:rsid w:val="00FE4992"/>
    <w:rsid w:val="00FE4B76"/>
    <w:rsid w:val="00FE5155"/>
    <w:rsid w:val="00FE518D"/>
    <w:rsid w:val="00FE529B"/>
    <w:rsid w:val="00FE530A"/>
    <w:rsid w:val="00FE566F"/>
    <w:rsid w:val="00FE5C86"/>
    <w:rsid w:val="00FE5D7A"/>
    <w:rsid w:val="00FE6061"/>
    <w:rsid w:val="00FE6315"/>
    <w:rsid w:val="00FE646E"/>
    <w:rsid w:val="00FE6847"/>
    <w:rsid w:val="00FE6CB2"/>
    <w:rsid w:val="00FE6FFD"/>
    <w:rsid w:val="00FE76BE"/>
    <w:rsid w:val="00FE79BB"/>
    <w:rsid w:val="00FE79D0"/>
    <w:rsid w:val="00FE7AE4"/>
    <w:rsid w:val="00FF0A6C"/>
    <w:rsid w:val="00FF0EA7"/>
    <w:rsid w:val="00FF10BF"/>
    <w:rsid w:val="00FF12C5"/>
    <w:rsid w:val="00FF13AF"/>
    <w:rsid w:val="00FF150C"/>
    <w:rsid w:val="00FF1C30"/>
    <w:rsid w:val="00FF1D85"/>
    <w:rsid w:val="00FF2094"/>
    <w:rsid w:val="00FF258D"/>
    <w:rsid w:val="00FF2832"/>
    <w:rsid w:val="00FF2D70"/>
    <w:rsid w:val="00FF328E"/>
    <w:rsid w:val="00FF350E"/>
    <w:rsid w:val="00FF3A83"/>
    <w:rsid w:val="00FF3A8D"/>
    <w:rsid w:val="00FF3EAF"/>
    <w:rsid w:val="00FF4144"/>
    <w:rsid w:val="00FF4606"/>
    <w:rsid w:val="00FF46E5"/>
    <w:rsid w:val="00FF49A1"/>
    <w:rsid w:val="00FF4AD6"/>
    <w:rsid w:val="00FF4CA1"/>
    <w:rsid w:val="00FF4DB4"/>
    <w:rsid w:val="00FF52E9"/>
    <w:rsid w:val="00FF5365"/>
    <w:rsid w:val="00FF5CD1"/>
    <w:rsid w:val="00FF5FB9"/>
    <w:rsid w:val="00FF6E79"/>
    <w:rsid w:val="00FF7102"/>
    <w:rsid w:val="00FF7180"/>
    <w:rsid w:val="00FF7250"/>
    <w:rsid w:val="00FF75DC"/>
    <w:rsid w:val="00FF7674"/>
    <w:rsid w:val="00FF77CD"/>
    <w:rsid w:val="00FF78FA"/>
    <w:rsid w:val="00FF7CC7"/>
    <w:rsid w:val="00FF7E5A"/>
    <w:rsid w:val="01035BDD"/>
    <w:rsid w:val="010AC414"/>
    <w:rsid w:val="011983E5"/>
    <w:rsid w:val="0124610A"/>
    <w:rsid w:val="0137FA74"/>
    <w:rsid w:val="01405AB8"/>
    <w:rsid w:val="01437E35"/>
    <w:rsid w:val="0144A957"/>
    <w:rsid w:val="014DE5E9"/>
    <w:rsid w:val="014F019E"/>
    <w:rsid w:val="0163306A"/>
    <w:rsid w:val="01636204"/>
    <w:rsid w:val="01675210"/>
    <w:rsid w:val="016C4EC6"/>
    <w:rsid w:val="0178BA02"/>
    <w:rsid w:val="017B26B5"/>
    <w:rsid w:val="0188FE2F"/>
    <w:rsid w:val="018E792F"/>
    <w:rsid w:val="0196FF66"/>
    <w:rsid w:val="019E2DF8"/>
    <w:rsid w:val="01A83545"/>
    <w:rsid w:val="01B42419"/>
    <w:rsid w:val="01BA95A9"/>
    <w:rsid w:val="01BD8B41"/>
    <w:rsid w:val="01C80437"/>
    <w:rsid w:val="01C987EE"/>
    <w:rsid w:val="01CFAC28"/>
    <w:rsid w:val="01D23F31"/>
    <w:rsid w:val="01D68A7F"/>
    <w:rsid w:val="01DA0A58"/>
    <w:rsid w:val="01DF259B"/>
    <w:rsid w:val="01E1D1C0"/>
    <w:rsid w:val="01ECF56C"/>
    <w:rsid w:val="01F68628"/>
    <w:rsid w:val="01F91C0F"/>
    <w:rsid w:val="01F9BAD9"/>
    <w:rsid w:val="01FA4875"/>
    <w:rsid w:val="01FC5018"/>
    <w:rsid w:val="02038211"/>
    <w:rsid w:val="021631E7"/>
    <w:rsid w:val="0223A58C"/>
    <w:rsid w:val="02278365"/>
    <w:rsid w:val="0227F2A9"/>
    <w:rsid w:val="02305ACE"/>
    <w:rsid w:val="024CAD4D"/>
    <w:rsid w:val="024D6F4A"/>
    <w:rsid w:val="025581C9"/>
    <w:rsid w:val="02562200"/>
    <w:rsid w:val="026707E9"/>
    <w:rsid w:val="026730C1"/>
    <w:rsid w:val="027CB084"/>
    <w:rsid w:val="02801BE0"/>
    <w:rsid w:val="028AF186"/>
    <w:rsid w:val="028C651D"/>
    <w:rsid w:val="02A2F9E6"/>
    <w:rsid w:val="02A3BFC1"/>
    <w:rsid w:val="02CFD640"/>
    <w:rsid w:val="02D7FDDB"/>
    <w:rsid w:val="02DD61B9"/>
    <w:rsid w:val="02EC6F53"/>
    <w:rsid w:val="02FC77F7"/>
    <w:rsid w:val="0303E248"/>
    <w:rsid w:val="0303FEA1"/>
    <w:rsid w:val="03101B89"/>
    <w:rsid w:val="03163D28"/>
    <w:rsid w:val="03198F7E"/>
    <w:rsid w:val="031B0E14"/>
    <w:rsid w:val="03311DD7"/>
    <w:rsid w:val="034E14B7"/>
    <w:rsid w:val="0357BF74"/>
    <w:rsid w:val="0369D8D9"/>
    <w:rsid w:val="036FCD7C"/>
    <w:rsid w:val="03758CDC"/>
    <w:rsid w:val="0379E7A5"/>
    <w:rsid w:val="037B3AE5"/>
    <w:rsid w:val="03829096"/>
    <w:rsid w:val="03862172"/>
    <w:rsid w:val="038A683B"/>
    <w:rsid w:val="038B7346"/>
    <w:rsid w:val="038C4805"/>
    <w:rsid w:val="0391CFBA"/>
    <w:rsid w:val="03B02CBC"/>
    <w:rsid w:val="03B12661"/>
    <w:rsid w:val="03B74E8A"/>
    <w:rsid w:val="03BAEF2B"/>
    <w:rsid w:val="03CC0A24"/>
    <w:rsid w:val="03D50CA4"/>
    <w:rsid w:val="03DCD448"/>
    <w:rsid w:val="03FA68C0"/>
    <w:rsid w:val="040707EB"/>
    <w:rsid w:val="04184FEA"/>
    <w:rsid w:val="04192E39"/>
    <w:rsid w:val="041D4833"/>
    <w:rsid w:val="042E8FF4"/>
    <w:rsid w:val="042F3E2D"/>
    <w:rsid w:val="043E897B"/>
    <w:rsid w:val="04404BB4"/>
    <w:rsid w:val="04475C5E"/>
    <w:rsid w:val="0455DAB1"/>
    <w:rsid w:val="0456C563"/>
    <w:rsid w:val="047A9DEC"/>
    <w:rsid w:val="0481D53E"/>
    <w:rsid w:val="049726E7"/>
    <w:rsid w:val="049A0677"/>
    <w:rsid w:val="04AEBEAC"/>
    <w:rsid w:val="04B7125C"/>
    <w:rsid w:val="04B9F80C"/>
    <w:rsid w:val="04C172F7"/>
    <w:rsid w:val="04C19C56"/>
    <w:rsid w:val="04C25C55"/>
    <w:rsid w:val="04C33748"/>
    <w:rsid w:val="04C40747"/>
    <w:rsid w:val="04C52518"/>
    <w:rsid w:val="04D23270"/>
    <w:rsid w:val="04EC1018"/>
    <w:rsid w:val="04ECEB54"/>
    <w:rsid w:val="04FEF03B"/>
    <w:rsid w:val="05133A2E"/>
    <w:rsid w:val="05166910"/>
    <w:rsid w:val="051A494A"/>
    <w:rsid w:val="051B200E"/>
    <w:rsid w:val="052AD694"/>
    <w:rsid w:val="05339D74"/>
    <w:rsid w:val="05351CBB"/>
    <w:rsid w:val="0535C502"/>
    <w:rsid w:val="05399407"/>
    <w:rsid w:val="055C61E8"/>
    <w:rsid w:val="055FEE8D"/>
    <w:rsid w:val="0590616F"/>
    <w:rsid w:val="0591313B"/>
    <w:rsid w:val="0594772F"/>
    <w:rsid w:val="0597CF8D"/>
    <w:rsid w:val="059FAA05"/>
    <w:rsid w:val="05AAE6E2"/>
    <w:rsid w:val="05AB7697"/>
    <w:rsid w:val="05AC759A"/>
    <w:rsid w:val="05B21937"/>
    <w:rsid w:val="05C0AC94"/>
    <w:rsid w:val="05C66B22"/>
    <w:rsid w:val="05CD27EB"/>
    <w:rsid w:val="05D2E7EF"/>
    <w:rsid w:val="05D55251"/>
    <w:rsid w:val="05E52E0D"/>
    <w:rsid w:val="05E544C1"/>
    <w:rsid w:val="0616B97A"/>
    <w:rsid w:val="061A6DA7"/>
    <w:rsid w:val="061B2307"/>
    <w:rsid w:val="06276FC8"/>
    <w:rsid w:val="06349EB5"/>
    <w:rsid w:val="0641C798"/>
    <w:rsid w:val="0646F39E"/>
    <w:rsid w:val="06576C86"/>
    <w:rsid w:val="065F90EE"/>
    <w:rsid w:val="067BA7F8"/>
    <w:rsid w:val="0681447A"/>
    <w:rsid w:val="06851588"/>
    <w:rsid w:val="068B3730"/>
    <w:rsid w:val="068B3925"/>
    <w:rsid w:val="0691ADFE"/>
    <w:rsid w:val="06A0D630"/>
    <w:rsid w:val="06A27C69"/>
    <w:rsid w:val="06B229CC"/>
    <w:rsid w:val="06CBA7E7"/>
    <w:rsid w:val="06DA9CDF"/>
    <w:rsid w:val="06DF136B"/>
    <w:rsid w:val="06E3290E"/>
    <w:rsid w:val="06E3A86F"/>
    <w:rsid w:val="06EAE896"/>
    <w:rsid w:val="06F0B31D"/>
    <w:rsid w:val="06F426EB"/>
    <w:rsid w:val="07038E66"/>
    <w:rsid w:val="070A047D"/>
    <w:rsid w:val="070CA73C"/>
    <w:rsid w:val="07149160"/>
    <w:rsid w:val="072A5DD6"/>
    <w:rsid w:val="0734E6A2"/>
    <w:rsid w:val="0735B0C7"/>
    <w:rsid w:val="075FDF63"/>
    <w:rsid w:val="076A5862"/>
    <w:rsid w:val="076B33A4"/>
    <w:rsid w:val="077B3DA4"/>
    <w:rsid w:val="0782BDBC"/>
    <w:rsid w:val="0795C3E0"/>
    <w:rsid w:val="0798193E"/>
    <w:rsid w:val="079CB6DB"/>
    <w:rsid w:val="07A2A724"/>
    <w:rsid w:val="07A6EE67"/>
    <w:rsid w:val="07B1BD15"/>
    <w:rsid w:val="07B5AB9D"/>
    <w:rsid w:val="07B6F447"/>
    <w:rsid w:val="07BDBABB"/>
    <w:rsid w:val="07DC23D9"/>
    <w:rsid w:val="07DED307"/>
    <w:rsid w:val="07DF8645"/>
    <w:rsid w:val="07ED1389"/>
    <w:rsid w:val="07EE89CE"/>
    <w:rsid w:val="07EF95F7"/>
    <w:rsid w:val="080055E5"/>
    <w:rsid w:val="081F654F"/>
    <w:rsid w:val="082B52A7"/>
    <w:rsid w:val="08335B4A"/>
    <w:rsid w:val="0838FB58"/>
    <w:rsid w:val="08480AF2"/>
    <w:rsid w:val="084ACBAA"/>
    <w:rsid w:val="085252C3"/>
    <w:rsid w:val="0865FAD8"/>
    <w:rsid w:val="086E7E63"/>
    <w:rsid w:val="087D27B4"/>
    <w:rsid w:val="088821E7"/>
    <w:rsid w:val="088CD517"/>
    <w:rsid w:val="08A7DB32"/>
    <w:rsid w:val="08D37C78"/>
    <w:rsid w:val="08ECE0ED"/>
    <w:rsid w:val="08ED3EB1"/>
    <w:rsid w:val="090304D7"/>
    <w:rsid w:val="0905B79B"/>
    <w:rsid w:val="090B00FD"/>
    <w:rsid w:val="090EC364"/>
    <w:rsid w:val="0924E083"/>
    <w:rsid w:val="092A58CB"/>
    <w:rsid w:val="092AD5AC"/>
    <w:rsid w:val="093B0249"/>
    <w:rsid w:val="09412D22"/>
    <w:rsid w:val="0944AD21"/>
    <w:rsid w:val="096FEAE9"/>
    <w:rsid w:val="09848743"/>
    <w:rsid w:val="099AB3DA"/>
    <w:rsid w:val="09A06CD2"/>
    <w:rsid w:val="09AA1700"/>
    <w:rsid w:val="09AF572C"/>
    <w:rsid w:val="09BEF77C"/>
    <w:rsid w:val="09CD58AC"/>
    <w:rsid w:val="09D0AFDF"/>
    <w:rsid w:val="09D8EBB1"/>
    <w:rsid w:val="09DE132B"/>
    <w:rsid w:val="09E23B73"/>
    <w:rsid w:val="09EB9639"/>
    <w:rsid w:val="09F247E8"/>
    <w:rsid w:val="09F8C526"/>
    <w:rsid w:val="09FAEBE5"/>
    <w:rsid w:val="0A09FBCA"/>
    <w:rsid w:val="0A0AF05C"/>
    <w:rsid w:val="0A0E7083"/>
    <w:rsid w:val="0A144956"/>
    <w:rsid w:val="0A27A76C"/>
    <w:rsid w:val="0A300666"/>
    <w:rsid w:val="0A306869"/>
    <w:rsid w:val="0A334965"/>
    <w:rsid w:val="0A505A04"/>
    <w:rsid w:val="0A598478"/>
    <w:rsid w:val="0A8B5518"/>
    <w:rsid w:val="0A8EF17A"/>
    <w:rsid w:val="0A9E2021"/>
    <w:rsid w:val="0AA48631"/>
    <w:rsid w:val="0AAFD89F"/>
    <w:rsid w:val="0AC11DB5"/>
    <w:rsid w:val="0AD44AF8"/>
    <w:rsid w:val="0AD6D4D6"/>
    <w:rsid w:val="0ADC0032"/>
    <w:rsid w:val="0ADCB34C"/>
    <w:rsid w:val="0AE6DE15"/>
    <w:rsid w:val="0B0014FF"/>
    <w:rsid w:val="0B06F9F7"/>
    <w:rsid w:val="0B0D8BB5"/>
    <w:rsid w:val="0B1095D9"/>
    <w:rsid w:val="0B1BCC2E"/>
    <w:rsid w:val="0B28AF95"/>
    <w:rsid w:val="0B320F98"/>
    <w:rsid w:val="0B3370BA"/>
    <w:rsid w:val="0B3654DE"/>
    <w:rsid w:val="0B3763D1"/>
    <w:rsid w:val="0B377637"/>
    <w:rsid w:val="0B3CC9DB"/>
    <w:rsid w:val="0B4DFFD4"/>
    <w:rsid w:val="0B5164AB"/>
    <w:rsid w:val="0B51EB70"/>
    <w:rsid w:val="0B52900B"/>
    <w:rsid w:val="0B5A9014"/>
    <w:rsid w:val="0B61443C"/>
    <w:rsid w:val="0B714029"/>
    <w:rsid w:val="0B718E98"/>
    <w:rsid w:val="0B739852"/>
    <w:rsid w:val="0B7EF97A"/>
    <w:rsid w:val="0B89FFFE"/>
    <w:rsid w:val="0B8A891E"/>
    <w:rsid w:val="0B8A988A"/>
    <w:rsid w:val="0B8E17F2"/>
    <w:rsid w:val="0BA52FCF"/>
    <w:rsid w:val="0BA79621"/>
    <w:rsid w:val="0BC3DF1D"/>
    <w:rsid w:val="0BC433A3"/>
    <w:rsid w:val="0BD08D02"/>
    <w:rsid w:val="0BD10DA6"/>
    <w:rsid w:val="0BF1566E"/>
    <w:rsid w:val="0BFE3497"/>
    <w:rsid w:val="0C01703D"/>
    <w:rsid w:val="0C03A668"/>
    <w:rsid w:val="0C095527"/>
    <w:rsid w:val="0C272C67"/>
    <w:rsid w:val="0C310C0A"/>
    <w:rsid w:val="0C31FAD7"/>
    <w:rsid w:val="0C435E74"/>
    <w:rsid w:val="0C55234D"/>
    <w:rsid w:val="0C598AAB"/>
    <w:rsid w:val="0C5B59E7"/>
    <w:rsid w:val="0C5BBC49"/>
    <w:rsid w:val="0C6836C9"/>
    <w:rsid w:val="0C84FAC0"/>
    <w:rsid w:val="0C85DC9A"/>
    <w:rsid w:val="0C88A63A"/>
    <w:rsid w:val="0C8D6091"/>
    <w:rsid w:val="0C983AE1"/>
    <w:rsid w:val="0C98FF6E"/>
    <w:rsid w:val="0C9BD7D5"/>
    <w:rsid w:val="0CAB9B4D"/>
    <w:rsid w:val="0CAE7150"/>
    <w:rsid w:val="0CD5C782"/>
    <w:rsid w:val="0CD76C5F"/>
    <w:rsid w:val="0CDFEB4A"/>
    <w:rsid w:val="0CE7B8C1"/>
    <w:rsid w:val="0CEB722E"/>
    <w:rsid w:val="0CF2FC5C"/>
    <w:rsid w:val="0CF64D33"/>
    <w:rsid w:val="0CF99348"/>
    <w:rsid w:val="0D04427D"/>
    <w:rsid w:val="0D13FE8E"/>
    <w:rsid w:val="0D154DB3"/>
    <w:rsid w:val="0D22C1E2"/>
    <w:rsid w:val="0D25810F"/>
    <w:rsid w:val="0D26FA56"/>
    <w:rsid w:val="0D2F391D"/>
    <w:rsid w:val="0D3AB72A"/>
    <w:rsid w:val="0D3C426C"/>
    <w:rsid w:val="0D40BF54"/>
    <w:rsid w:val="0D822DBB"/>
    <w:rsid w:val="0DA17F1A"/>
    <w:rsid w:val="0DB1E5BC"/>
    <w:rsid w:val="0DCDCC85"/>
    <w:rsid w:val="0DD08E1B"/>
    <w:rsid w:val="0DD27A25"/>
    <w:rsid w:val="0DD5B4BE"/>
    <w:rsid w:val="0DEEE02D"/>
    <w:rsid w:val="0E1C0C2F"/>
    <w:rsid w:val="0E33598A"/>
    <w:rsid w:val="0E387C97"/>
    <w:rsid w:val="0E44ACE1"/>
    <w:rsid w:val="0E47C5D7"/>
    <w:rsid w:val="0E486374"/>
    <w:rsid w:val="0E4B4340"/>
    <w:rsid w:val="0E57B77C"/>
    <w:rsid w:val="0E6A17FC"/>
    <w:rsid w:val="0E7975EC"/>
    <w:rsid w:val="0E89698F"/>
    <w:rsid w:val="0E957081"/>
    <w:rsid w:val="0E98229C"/>
    <w:rsid w:val="0E9B47AC"/>
    <w:rsid w:val="0EAE044E"/>
    <w:rsid w:val="0EB17DA4"/>
    <w:rsid w:val="0EC88B33"/>
    <w:rsid w:val="0EE4D8AF"/>
    <w:rsid w:val="0EE942E4"/>
    <w:rsid w:val="0F06B956"/>
    <w:rsid w:val="0F0A964E"/>
    <w:rsid w:val="0F305F90"/>
    <w:rsid w:val="0F48D17D"/>
    <w:rsid w:val="0F505B83"/>
    <w:rsid w:val="0F7395B5"/>
    <w:rsid w:val="0F7C955B"/>
    <w:rsid w:val="0F7E4348"/>
    <w:rsid w:val="0F8A1FEC"/>
    <w:rsid w:val="0FA14205"/>
    <w:rsid w:val="0FA3E8BE"/>
    <w:rsid w:val="0FA3FBDF"/>
    <w:rsid w:val="0FA6E0E1"/>
    <w:rsid w:val="0FC3FF1B"/>
    <w:rsid w:val="0FC8953D"/>
    <w:rsid w:val="0FE518EF"/>
    <w:rsid w:val="0FF3A166"/>
    <w:rsid w:val="0FF68537"/>
    <w:rsid w:val="0FFCC523"/>
    <w:rsid w:val="0FFCD94A"/>
    <w:rsid w:val="1011AC34"/>
    <w:rsid w:val="101FEE15"/>
    <w:rsid w:val="102062CD"/>
    <w:rsid w:val="10213177"/>
    <w:rsid w:val="10239882"/>
    <w:rsid w:val="1027A3C9"/>
    <w:rsid w:val="10402412"/>
    <w:rsid w:val="104E6290"/>
    <w:rsid w:val="10512E93"/>
    <w:rsid w:val="105A0AC6"/>
    <w:rsid w:val="106B52B8"/>
    <w:rsid w:val="106D17DF"/>
    <w:rsid w:val="1079DF8B"/>
    <w:rsid w:val="109C037E"/>
    <w:rsid w:val="109DD772"/>
    <w:rsid w:val="10A4E8F8"/>
    <w:rsid w:val="10AA28AF"/>
    <w:rsid w:val="10BDD4CC"/>
    <w:rsid w:val="10BE48FC"/>
    <w:rsid w:val="10CEAFB0"/>
    <w:rsid w:val="10D6EBC0"/>
    <w:rsid w:val="10E47694"/>
    <w:rsid w:val="10ECD7E7"/>
    <w:rsid w:val="10F6D633"/>
    <w:rsid w:val="110A966E"/>
    <w:rsid w:val="110C8146"/>
    <w:rsid w:val="112E3023"/>
    <w:rsid w:val="11383ECC"/>
    <w:rsid w:val="113AA625"/>
    <w:rsid w:val="1141C4B2"/>
    <w:rsid w:val="114A0912"/>
    <w:rsid w:val="1157FBBC"/>
    <w:rsid w:val="11614814"/>
    <w:rsid w:val="1163A24C"/>
    <w:rsid w:val="116A56B0"/>
    <w:rsid w:val="116BB632"/>
    <w:rsid w:val="118CAD28"/>
    <w:rsid w:val="11999943"/>
    <w:rsid w:val="119AE7FD"/>
    <w:rsid w:val="119F7AF0"/>
    <w:rsid w:val="11A3DF43"/>
    <w:rsid w:val="11A99204"/>
    <w:rsid w:val="11BE3729"/>
    <w:rsid w:val="11C792DA"/>
    <w:rsid w:val="11E5C487"/>
    <w:rsid w:val="11E6B8A2"/>
    <w:rsid w:val="11E7CA84"/>
    <w:rsid w:val="11F741B5"/>
    <w:rsid w:val="12069FB5"/>
    <w:rsid w:val="1231F06C"/>
    <w:rsid w:val="123A7D0C"/>
    <w:rsid w:val="123FF687"/>
    <w:rsid w:val="124B4C72"/>
    <w:rsid w:val="125EBF9C"/>
    <w:rsid w:val="125EFD8E"/>
    <w:rsid w:val="1269E734"/>
    <w:rsid w:val="1272FDC3"/>
    <w:rsid w:val="12783741"/>
    <w:rsid w:val="127CEFBA"/>
    <w:rsid w:val="1288D6A7"/>
    <w:rsid w:val="1294E047"/>
    <w:rsid w:val="1296E6F0"/>
    <w:rsid w:val="1298D25F"/>
    <w:rsid w:val="12A079E9"/>
    <w:rsid w:val="12B3354A"/>
    <w:rsid w:val="12B92A61"/>
    <w:rsid w:val="12C05DDD"/>
    <w:rsid w:val="12CE5AF3"/>
    <w:rsid w:val="12D18161"/>
    <w:rsid w:val="12EA6BBF"/>
    <w:rsid w:val="12ECD561"/>
    <w:rsid w:val="12F62750"/>
    <w:rsid w:val="13127B0B"/>
    <w:rsid w:val="1314209B"/>
    <w:rsid w:val="131C54CC"/>
    <w:rsid w:val="132220C9"/>
    <w:rsid w:val="132BD4BF"/>
    <w:rsid w:val="135049B8"/>
    <w:rsid w:val="13548AD9"/>
    <w:rsid w:val="13645C60"/>
    <w:rsid w:val="1367A62E"/>
    <w:rsid w:val="136D70F4"/>
    <w:rsid w:val="139B01D7"/>
    <w:rsid w:val="13B2F1EB"/>
    <w:rsid w:val="13BC6110"/>
    <w:rsid w:val="13D9FB95"/>
    <w:rsid w:val="13E00E82"/>
    <w:rsid w:val="13EA61D8"/>
    <w:rsid w:val="13EF1DD1"/>
    <w:rsid w:val="13EFDE4C"/>
    <w:rsid w:val="13F628B4"/>
    <w:rsid w:val="1407118C"/>
    <w:rsid w:val="142CD360"/>
    <w:rsid w:val="14302F91"/>
    <w:rsid w:val="1440174C"/>
    <w:rsid w:val="144EC7EA"/>
    <w:rsid w:val="146F2289"/>
    <w:rsid w:val="149DA471"/>
    <w:rsid w:val="14A43916"/>
    <w:rsid w:val="14B743B3"/>
    <w:rsid w:val="14BC9AC1"/>
    <w:rsid w:val="14C004DD"/>
    <w:rsid w:val="14EA911C"/>
    <w:rsid w:val="14F10A04"/>
    <w:rsid w:val="14F2F898"/>
    <w:rsid w:val="1501AE97"/>
    <w:rsid w:val="1515A8EF"/>
    <w:rsid w:val="15167E88"/>
    <w:rsid w:val="1517CD48"/>
    <w:rsid w:val="15221D88"/>
    <w:rsid w:val="152B4C77"/>
    <w:rsid w:val="1537CD7A"/>
    <w:rsid w:val="153FF002"/>
    <w:rsid w:val="1552E9CF"/>
    <w:rsid w:val="155A1CBB"/>
    <w:rsid w:val="155C8F0B"/>
    <w:rsid w:val="15675ACB"/>
    <w:rsid w:val="1582806D"/>
    <w:rsid w:val="1586DD76"/>
    <w:rsid w:val="15884387"/>
    <w:rsid w:val="15928A0C"/>
    <w:rsid w:val="15AF34D1"/>
    <w:rsid w:val="15EB7F90"/>
    <w:rsid w:val="163E1DE6"/>
    <w:rsid w:val="1660C700"/>
    <w:rsid w:val="1666FE62"/>
    <w:rsid w:val="167A7A69"/>
    <w:rsid w:val="168CAFDB"/>
    <w:rsid w:val="168F9692"/>
    <w:rsid w:val="16A974A5"/>
    <w:rsid w:val="16B2E0E6"/>
    <w:rsid w:val="16BD0FF1"/>
    <w:rsid w:val="16C32831"/>
    <w:rsid w:val="16CB48FA"/>
    <w:rsid w:val="16D27D14"/>
    <w:rsid w:val="16DCE9BE"/>
    <w:rsid w:val="16FA83D6"/>
    <w:rsid w:val="17081A81"/>
    <w:rsid w:val="170D6921"/>
    <w:rsid w:val="171433FE"/>
    <w:rsid w:val="1715DC88"/>
    <w:rsid w:val="1728C4D1"/>
    <w:rsid w:val="172A7443"/>
    <w:rsid w:val="173B1CFE"/>
    <w:rsid w:val="1740F464"/>
    <w:rsid w:val="17473D81"/>
    <w:rsid w:val="174B55E2"/>
    <w:rsid w:val="174D89CC"/>
    <w:rsid w:val="175D8C8B"/>
    <w:rsid w:val="17676F41"/>
    <w:rsid w:val="176CB1EA"/>
    <w:rsid w:val="176CF29B"/>
    <w:rsid w:val="177505C0"/>
    <w:rsid w:val="1775625E"/>
    <w:rsid w:val="1775FE63"/>
    <w:rsid w:val="1778E981"/>
    <w:rsid w:val="177ADF5B"/>
    <w:rsid w:val="1784D1E3"/>
    <w:rsid w:val="178BD83C"/>
    <w:rsid w:val="179D52A7"/>
    <w:rsid w:val="179EA924"/>
    <w:rsid w:val="17A1EDEF"/>
    <w:rsid w:val="17A304FB"/>
    <w:rsid w:val="17AC244E"/>
    <w:rsid w:val="17C1EFE6"/>
    <w:rsid w:val="17C2E999"/>
    <w:rsid w:val="17DEFD1F"/>
    <w:rsid w:val="17E57242"/>
    <w:rsid w:val="17FCAC54"/>
    <w:rsid w:val="17FE009F"/>
    <w:rsid w:val="180CF3CC"/>
    <w:rsid w:val="1810A77C"/>
    <w:rsid w:val="18163DCA"/>
    <w:rsid w:val="18184F62"/>
    <w:rsid w:val="181DF13E"/>
    <w:rsid w:val="1824B6CB"/>
    <w:rsid w:val="1849AE42"/>
    <w:rsid w:val="184AAEA6"/>
    <w:rsid w:val="185B350D"/>
    <w:rsid w:val="185E6DDD"/>
    <w:rsid w:val="18694F6B"/>
    <w:rsid w:val="186AD284"/>
    <w:rsid w:val="1879ACF7"/>
    <w:rsid w:val="18847721"/>
    <w:rsid w:val="188F9823"/>
    <w:rsid w:val="189077D1"/>
    <w:rsid w:val="18913214"/>
    <w:rsid w:val="18936D57"/>
    <w:rsid w:val="18A387E6"/>
    <w:rsid w:val="18AC6E9F"/>
    <w:rsid w:val="18BC6F07"/>
    <w:rsid w:val="18C18CED"/>
    <w:rsid w:val="18C3447B"/>
    <w:rsid w:val="18D84C09"/>
    <w:rsid w:val="18E418A8"/>
    <w:rsid w:val="18E76F3E"/>
    <w:rsid w:val="18F228BC"/>
    <w:rsid w:val="18F8B066"/>
    <w:rsid w:val="18FD3049"/>
    <w:rsid w:val="18FFC015"/>
    <w:rsid w:val="1907A8D9"/>
    <w:rsid w:val="19216CBB"/>
    <w:rsid w:val="192E3534"/>
    <w:rsid w:val="1945BF48"/>
    <w:rsid w:val="19479190"/>
    <w:rsid w:val="1954A44E"/>
    <w:rsid w:val="1955CA1C"/>
    <w:rsid w:val="19655DD0"/>
    <w:rsid w:val="1965E024"/>
    <w:rsid w:val="1968CDA0"/>
    <w:rsid w:val="197B652A"/>
    <w:rsid w:val="19830048"/>
    <w:rsid w:val="198371C3"/>
    <w:rsid w:val="198717FF"/>
    <w:rsid w:val="199000E5"/>
    <w:rsid w:val="199AE7E7"/>
    <w:rsid w:val="199C057C"/>
    <w:rsid w:val="19A079A9"/>
    <w:rsid w:val="19A669FD"/>
    <w:rsid w:val="19A6EDA0"/>
    <w:rsid w:val="19B63788"/>
    <w:rsid w:val="19B64219"/>
    <w:rsid w:val="19BACD65"/>
    <w:rsid w:val="19EE1F00"/>
    <w:rsid w:val="19FEF401"/>
    <w:rsid w:val="1A05BC3B"/>
    <w:rsid w:val="1A1A8E7C"/>
    <w:rsid w:val="1A20FABF"/>
    <w:rsid w:val="1A314E14"/>
    <w:rsid w:val="1A31BA8F"/>
    <w:rsid w:val="1A3A133C"/>
    <w:rsid w:val="1A3B635B"/>
    <w:rsid w:val="1A4D854E"/>
    <w:rsid w:val="1A52E493"/>
    <w:rsid w:val="1A5489C0"/>
    <w:rsid w:val="1A7AF0DB"/>
    <w:rsid w:val="1A7F6E33"/>
    <w:rsid w:val="1AA4BFF2"/>
    <w:rsid w:val="1AC68DE2"/>
    <w:rsid w:val="1AD0806C"/>
    <w:rsid w:val="1AD8EBA7"/>
    <w:rsid w:val="1AEB61A0"/>
    <w:rsid w:val="1AF4976D"/>
    <w:rsid w:val="1AF70E6A"/>
    <w:rsid w:val="1B0B3C9F"/>
    <w:rsid w:val="1B0BE4F1"/>
    <w:rsid w:val="1B1A383D"/>
    <w:rsid w:val="1B27A7C8"/>
    <w:rsid w:val="1B2F5D89"/>
    <w:rsid w:val="1B380521"/>
    <w:rsid w:val="1B3AC293"/>
    <w:rsid w:val="1B3EDDC8"/>
    <w:rsid w:val="1B508D81"/>
    <w:rsid w:val="1B5DE812"/>
    <w:rsid w:val="1B5EBFB4"/>
    <w:rsid w:val="1B6127F8"/>
    <w:rsid w:val="1B62679F"/>
    <w:rsid w:val="1B6EDA2A"/>
    <w:rsid w:val="1B8519D8"/>
    <w:rsid w:val="1B858371"/>
    <w:rsid w:val="1BCDECBD"/>
    <w:rsid w:val="1BD83AF0"/>
    <w:rsid w:val="1BDE1E36"/>
    <w:rsid w:val="1BE1E443"/>
    <w:rsid w:val="1BE4A0B0"/>
    <w:rsid w:val="1BE9226C"/>
    <w:rsid w:val="1BEF8219"/>
    <w:rsid w:val="1BF63B32"/>
    <w:rsid w:val="1BFD4C52"/>
    <w:rsid w:val="1C005028"/>
    <w:rsid w:val="1C0958C1"/>
    <w:rsid w:val="1C0A6EC8"/>
    <w:rsid w:val="1C115AA4"/>
    <w:rsid w:val="1C25627A"/>
    <w:rsid w:val="1C2D65AE"/>
    <w:rsid w:val="1C3053F9"/>
    <w:rsid w:val="1C32BE9F"/>
    <w:rsid w:val="1C381389"/>
    <w:rsid w:val="1C3A9A94"/>
    <w:rsid w:val="1C3ECC46"/>
    <w:rsid w:val="1C41CA7B"/>
    <w:rsid w:val="1C4489E5"/>
    <w:rsid w:val="1C537F1C"/>
    <w:rsid w:val="1C5D2084"/>
    <w:rsid w:val="1C62B252"/>
    <w:rsid w:val="1C69835A"/>
    <w:rsid w:val="1C698684"/>
    <w:rsid w:val="1C69F0DC"/>
    <w:rsid w:val="1C6AAE1F"/>
    <w:rsid w:val="1C6CD108"/>
    <w:rsid w:val="1C758017"/>
    <w:rsid w:val="1C8294CF"/>
    <w:rsid w:val="1C8C1E0C"/>
    <w:rsid w:val="1C941AFB"/>
    <w:rsid w:val="1CAD83E3"/>
    <w:rsid w:val="1CAE3B87"/>
    <w:rsid w:val="1CAF09B0"/>
    <w:rsid w:val="1CB73B7C"/>
    <w:rsid w:val="1CC31124"/>
    <w:rsid w:val="1CE6466C"/>
    <w:rsid w:val="1D08EFBD"/>
    <w:rsid w:val="1D0FB830"/>
    <w:rsid w:val="1D1BDB06"/>
    <w:rsid w:val="1D29AFBD"/>
    <w:rsid w:val="1D2F9435"/>
    <w:rsid w:val="1D3853D3"/>
    <w:rsid w:val="1D3D150D"/>
    <w:rsid w:val="1D4080F0"/>
    <w:rsid w:val="1D4ED1EE"/>
    <w:rsid w:val="1D4EFD2B"/>
    <w:rsid w:val="1D534BB8"/>
    <w:rsid w:val="1D5D9F1F"/>
    <w:rsid w:val="1D819BE0"/>
    <w:rsid w:val="1D9DF8CF"/>
    <w:rsid w:val="1D9FB4F1"/>
    <w:rsid w:val="1DB13EA8"/>
    <w:rsid w:val="1DBA1F0D"/>
    <w:rsid w:val="1DCBCE92"/>
    <w:rsid w:val="1DCDDFBE"/>
    <w:rsid w:val="1DCE5E4A"/>
    <w:rsid w:val="1DF3CC1D"/>
    <w:rsid w:val="1DF48BEE"/>
    <w:rsid w:val="1DF9992E"/>
    <w:rsid w:val="1E04319F"/>
    <w:rsid w:val="1E1B2B79"/>
    <w:rsid w:val="1E1BB569"/>
    <w:rsid w:val="1E212F58"/>
    <w:rsid w:val="1E24FCA5"/>
    <w:rsid w:val="1E29F1BE"/>
    <w:rsid w:val="1E2F8338"/>
    <w:rsid w:val="1E34EF04"/>
    <w:rsid w:val="1E445C9B"/>
    <w:rsid w:val="1E470993"/>
    <w:rsid w:val="1E4D1C5E"/>
    <w:rsid w:val="1E588B97"/>
    <w:rsid w:val="1E6AC6AA"/>
    <w:rsid w:val="1E6B2765"/>
    <w:rsid w:val="1E6D2CEA"/>
    <w:rsid w:val="1E6F5436"/>
    <w:rsid w:val="1E70CE77"/>
    <w:rsid w:val="1E725674"/>
    <w:rsid w:val="1E7AFF66"/>
    <w:rsid w:val="1E8AEBE8"/>
    <w:rsid w:val="1E9F9751"/>
    <w:rsid w:val="1EA33071"/>
    <w:rsid w:val="1EA33224"/>
    <w:rsid w:val="1EAF71FE"/>
    <w:rsid w:val="1EB6D0DE"/>
    <w:rsid w:val="1EC47D1C"/>
    <w:rsid w:val="1ED2E160"/>
    <w:rsid w:val="1ED30DC4"/>
    <w:rsid w:val="1ED76AC5"/>
    <w:rsid w:val="1ED7951F"/>
    <w:rsid w:val="1EDBCFE5"/>
    <w:rsid w:val="1EE82CB6"/>
    <w:rsid w:val="1EF15BEB"/>
    <w:rsid w:val="1EF1E5AC"/>
    <w:rsid w:val="1EFC702B"/>
    <w:rsid w:val="1F009FF0"/>
    <w:rsid w:val="1F20151C"/>
    <w:rsid w:val="1F251B61"/>
    <w:rsid w:val="1F28623A"/>
    <w:rsid w:val="1F2941CE"/>
    <w:rsid w:val="1F29F017"/>
    <w:rsid w:val="1F305135"/>
    <w:rsid w:val="1F3D34B9"/>
    <w:rsid w:val="1F4331B2"/>
    <w:rsid w:val="1F49FF20"/>
    <w:rsid w:val="1F51F720"/>
    <w:rsid w:val="1F5A218F"/>
    <w:rsid w:val="1F686BA2"/>
    <w:rsid w:val="1F6C44CC"/>
    <w:rsid w:val="1F6CF0CB"/>
    <w:rsid w:val="1F6EFB0E"/>
    <w:rsid w:val="1F80C61A"/>
    <w:rsid w:val="1F945027"/>
    <w:rsid w:val="1F9A708C"/>
    <w:rsid w:val="1F9B9235"/>
    <w:rsid w:val="1FA36621"/>
    <w:rsid w:val="1FBB66AF"/>
    <w:rsid w:val="1FC5522B"/>
    <w:rsid w:val="1FCB9E8D"/>
    <w:rsid w:val="1FCC851F"/>
    <w:rsid w:val="1FCD6980"/>
    <w:rsid w:val="1FD63211"/>
    <w:rsid w:val="1FD9FB6E"/>
    <w:rsid w:val="1FD9FFA1"/>
    <w:rsid w:val="1FE0E9D1"/>
    <w:rsid w:val="2013E69F"/>
    <w:rsid w:val="2019D7BC"/>
    <w:rsid w:val="2035E389"/>
    <w:rsid w:val="2044A531"/>
    <w:rsid w:val="20625EC2"/>
    <w:rsid w:val="2069BB5C"/>
    <w:rsid w:val="206FBD27"/>
    <w:rsid w:val="2078A8F3"/>
    <w:rsid w:val="2079F7E0"/>
    <w:rsid w:val="207D326D"/>
    <w:rsid w:val="207ECD97"/>
    <w:rsid w:val="208B7B7D"/>
    <w:rsid w:val="208DC119"/>
    <w:rsid w:val="209A107A"/>
    <w:rsid w:val="20CD6186"/>
    <w:rsid w:val="20DC366F"/>
    <w:rsid w:val="20DC7736"/>
    <w:rsid w:val="20E9D22C"/>
    <w:rsid w:val="20F63400"/>
    <w:rsid w:val="20FE19E1"/>
    <w:rsid w:val="2105CFC0"/>
    <w:rsid w:val="210CDF23"/>
    <w:rsid w:val="211B3922"/>
    <w:rsid w:val="2123B83A"/>
    <w:rsid w:val="212519B6"/>
    <w:rsid w:val="2134782A"/>
    <w:rsid w:val="21364292"/>
    <w:rsid w:val="2136462F"/>
    <w:rsid w:val="213DE476"/>
    <w:rsid w:val="216C3A5E"/>
    <w:rsid w:val="2172FA80"/>
    <w:rsid w:val="21790A16"/>
    <w:rsid w:val="217E30C6"/>
    <w:rsid w:val="217F82A5"/>
    <w:rsid w:val="21811AD7"/>
    <w:rsid w:val="218E8FE3"/>
    <w:rsid w:val="219779A6"/>
    <w:rsid w:val="219B79D0"/>
    <w:rsid w:val="21A63886"/>
    <w:rsid w:val="21A82580"/>
    <w:rsid w:val="21A90929"/>
    <w:rsid w:val="21BBB002"/>
    <w:rsid w:val="21BD0AA6"/>
    <w:rsid w:val="21C38FFE"/>
    <w:rsid w:val="21C5B191"/>
    <w:rsid w:val="21D6B778"/>
    <w:rsid w:val="21D89E78"/>
    <w:rsid w:val="21DB5E40"/>
    <w:rsid w:val="21E6B5CE"/>
    <w:rsid w:val="21F2813A"/>
    <w:rsid w:val="21F9533B"/>
    <w:rsid w:val="21FD6304"/>
    <w:rsid w:val="2200EED1"/>
    <w:rsid w:val="2206D821"/>
    <w:rsid w:val="2208013B"/>
    <w:rsid w:val="2210A094"/>
    <w:rsid w:val="221AB42A"/>
    <w:rsid w:val="22212432"/>
    <w:rsid w:val="2221C5B8"/>
    <w:rsid w:val="22261133"/>
    <w:rsid w:val="222FE5BE"/>
    <w:rsid w:val="22303FD4"/>
    <w:rsid w:val="223EB6B3"/>
    <w:rsid w:val="2255EA1E"/>
    <w:rsid w:val="22578975"/>
    <w:rsid w:val="2259FD73"/>
    <w:rsid w:val="225BD956"/>
    <w:rsid w:val="225EDAB1"/>
    <w:rsid w:val="2276FD44"/>
    <w:rsid w:val="2283326B"/>
    <w:rsid w:val="228730E7"/>
    <w:rsid w:val="228F2759"/>
    <w:rsid w:val="2293B8FD"/>
    <w:rsid w:val="229488C2"/>
    <w:rsid w:val="22B44524"/>
    <w:rsid w:val="22CD930F"/>
    <w:rsid w:val="22DEFC30"/>
    <w:rsid w:val="22E5B898"/>
    <w:rsid w:val="22E8916A"/>
    <w:rsid w:val="22EB2FD7"/>
    <w:rsid w:val="22EF4FCF"/>
    <w:rsid w:val="230A021D"/>
    <w:rsid w:val="2311D292"/>
    <w:rsid w:val="2317F2EA"/>
    <w:rsid w:val="231E93F3"/>
    <w:rsid w:val="23269306"/>
    <w:rsid w:val="2341B946"/>
    <w:rsid w:val="2342AF7A"/>
    <w:rsid w:val="234BF090"/>
    <w:rsid w:val="234C2BB5"/>
    <w:rsid w:val="2352D966"/>
    <w:rsid w:val="235DFCDE"/>
    <w:rsid w:val="236F9519"/>
    <w:rsid w:val="2378139F"/>
    <w:rsid w:val="239F341B"/>
    <w:rsid w:val="239F4BDE"/>
    <w:rsid w:val="23AE852A"/>
    <w:rsid w:val="23B6FCD3"/>
    <w:rsid w:val="23C0D719"/>
    <w:rsid w:val="23D0C327"/>
    <w:rsid w:val="23EC4E5C"/>
    <w:rsid w:val="23F140E6"/>
    <w:rsid w:val="2401C0FB"/>
    <w:rsid w:val="242A0CC9"/>
    <w:rsid w:val="2431AF12"/>
    <w:rsid w:val="24473575"/>
    <w:rsid w:val="244F5B7B"/>
    <w:rsid w:val="245B80C4"/>
    <w:rsid w:val="24C58920"/>
    <w:rsid w:val="24D43931"/>
    <w:rsid w:val="24D62719"/>
    <w:rsid w:val="24E47F58"/>
    <w:rsid w:val="24E583B9"/>
    <w:rsid w:val="24E72899"/>
    <w:rsid w:val="24EC7213"/>
    <w:rsid w:val="24F0B571"/>
    <w:rsid w:val="250C760C"/>
    <w:rsid w:val="251438C8"/>
    <w:rsid w:val="252C2D67"/>
    <w:rsid w:val="254A93C3"/>
    <w:rsid w:val="25506646"/>
    <w:rsid w:val="25506B73"/>
    <w:rsid w:val="255A8DD5"/>
    <w:rsid w:val="255D6126"/>
    <w:rsid w:val="255E2344"/>
    <w:rsid w:val="256AE8E1"/>
    <w:rsid w:val="256F18FA"/>
    <w:rsid w:val="25941F87"/>
    <w:rsid w:val="259887E3"/>
    <w:rsid w:val="25AAEDD0"/>
    <w:rsid w:val="25CA2E92"/>
    <w:rsid w:val="25E66530"/>
    <w:rsid w:val="2603307C"/>
    <w:rsid w:val="260DC4CE"/>
    <w:rsid w:val="26223516"/>
    <w:rsid w:val="2623C224"/>
    <w:rsid w:val="262D60B7"/>
    <w:rsid w:val="2632233A"/>
    <w:rsid w:val="263FA00B"/>
    <w:rsid w:val="2642B463"/>
    <w:rsid w:val="2643066B"/>
    <w:rsid w:val="264F0C32"/>
    <w:rsid w:val="2653C668"/>
    <w:rsid w:val="2671B268"/>
    <w:rsid w:val="268B2324"/>
    <w:rsid w:val="2691C03E"/>
    <w:rsid w:val="2691FB14"/>
    <w:rsid w:val="26A03886"/>
    <w:rsid w:val="26A2EFE4"/>
    <w:rsid w:val="26A314AC"/>
    <w:rsid w:val="26A606E9"/>
    <w:rsid w:val="26B0988B"/>
    <w:rsid w:val="26B4E842"/>
    <w:rsid w:val="26C6724E"/>
    <w:rsid w:val="26CA3806"/>
    <w:rsid w:val="26CD9BEB"/>
    <w:rsid w:val="26D32BC5"/>
    <w:rsid w:val="26D8126D"/>
    <w:rsid w:val="26DB7424"/>
    <w:rsid w:val="26E37221"/>
    <w:rsid w:val="26EC7E61"/>
    <w:rsid w:val="271D7D06"/>
    <w:rsid w:val="272396C8"/>
    <w:rsid w:val="272630BD"/>
    <w:rsid w:val="272C3E8D"/>
    <w:rsid w:val="2734C817"/>
    <w:rsid w:val="2736333E"/>
    <w:rsid w:val="27427E81"/>
    <w:rsid w:val="27511C4E"/>
    <w:rsid w:val="2753CA69"/>
    <w:rsid w:val="275592D9"/>
    <w:rsid w:val="275D66BB"/>
    <w:rsid w:val="27726C92"/>
    <w:rsid w:val="2779ABD6"/>
    <w:rsid w:val="279125A9"/>
    <w:rsid w:val="27AAB9BC"/>
    <w:rsid w:val="27B398E6"/>
    <w:rsid w:val="27B9DD73"/>
    <w:rsid w:val="27CF7B72"/>
    <w:rsid w:val="27D838D0"/>
    <w:rsid w:val="27DA275C"/>
    <w:rsid w:val="27DB09E1"/>
    <w:rsid w:val="27E04644"/>
    <w:rsid w:val="28260B1A"/>
    <w:rsid w:val="282F34D3"/>
    <w:rsid w:val="28340744"/>
    <w:rsid w:val="28374FB9"/>
    <w:rsid w:val="28455E2E"/>
    <w:rsid w:val="285A976C"/>
    <w:rsid w:val="2874A0C9"/>
    <w:rsid w:val="287D0FC5"/>
    <w:rsid w:val="287FEE90"/>
    <w:rsid w:val="2883A1B4"/>
    <w:rsid w:val="2891C6A2"/>
    <w:rsid w:val="28CB6401"/>
    <w:rsid w:val="28D023A1"/>
    <w:rsid w:val="28E62ECE"/>
    <w:rsid w:val="28E87301"/>
    <w:rsid w:val="28F120B2"/>
    <w:rsid w:val="28F8F2B0"/>
    <w:rsid w:val="2910D173"/>
    <w:rsid w:val="29111305"/>
    <w:rsid w:val="2915AC18"/>
    <w:rsid w:val="2917197E"/>
    <w:rsid w:val="292ABA33"/>
    <w:rsid w:val="292D712E"/>
    <w:rsid w:val="292ED85C"/>
    <w:rsid w:val="29337A41"/>
    <w:rsid w:val="2933DD03"/>
    <w:rsid w:val="2965A0DB"/>
    <w:rsid w:val="297BEB64"/>
    <w:rsid w:val="297F92BA"/>
    <w:rsid w:val="29867BFD"/>
    <w:rsid w:val="2997316D"/>
    <w:rsid w:val="299A78FB"/>
    <w:rsid w:val="29A5CE65"/>
    <w:rsid w:val="29AA0ADB"/>
    <w:rsid w:val="29CB8E51"/>
    <w:rsid w:val="29DC716F"/>
    <w:rsid w:val="29E7BA45"/>
    <w:rsid w:val="29FB9BED"/>
    <w:rsid w:val="2A17F2DC"/>
    <w:rsid w:val="2A2B305D"/>
    <w:rsid w:val="2A2BE66D"/>
    <w:rsid w:val="2A30F30F"/>
    <w:rsid w:val="2A34B2E2"/>
    <w:rsid w:val="2A3F5511"/>
    <w:rsid w:val="2A4A312D"/>
    <w:rsid w:val="2A4F6E0C"/>
    <w:rsid w:val="2A4FD694"/>
    <w:rsid w:val="2A54CF9D"/>
    <w:rsid w:val="2A55965C"/>
    <w:rsid w:val="2A5C8BF0"/>
    <w:rsid w:val="2A5FC68A"/>
    <w:rsid w:val="2A6F452F"/>
    <w:rsid w:val="2A738993"/>
    <w:rsid w:val="2A7DE48D"/>
    <w:rsid w:val="2A7E429A"/>
    <w:rsid w:val="2A809CE1"/>
    <w:rsid w:val="2A9A2915"/>
    <w:rsid w:val="2A9A4E46"/>
    <w:rsid w:val="2A9ACE30"/>
    <w:rsid w:val="2A9BC513"/>
    <w:rsid w:val="2AB0A580"/>
    <w:rsid w:val="2AB40581"/>
    <w:rsid w:val="2ABE6AF5"/>
    <w:rsid w:val="2AC4B0B2"/>
    <w:rsid w:val="2ACC25E8"/>
    <w:rsid w:val="2AD0172E"/>
    <w:rsid w:val="2ADC9F31"/>
    <w:rsid w:val="2AE544C2"/>
    <w:rsid w:val="2AE883EA"/>
    <w:rsid w:val="2AF5C18C"/>
    <w:rsid w:val="2B0D6A7E"/>
    <w:rsid w:val="2B102A56"/>
    <w:rsid w:val="2B11425D"/>
    <w:rsid w:val="2B1FB8D8"/>
    <w:rsid w:val="2B1FD8DD"/>
    <w:rsid w:val="2B516D53"/>
    <w:rsid w:val="2B5B4828"/>
    <w:rsid w:val="2B7C3324"/>
    <w:rsid w:val="2B84A13E"/>
    <w:rsid w:val="2B8A42CC"/>
    <w:rsid w:val="2B91788E"/>
    <w:rsid w:val="2BA3480D"/>
    <w:rsid w:val="2BA583C2"/>
    <w:rsid w:val="2BB78B77"/>
    <w:rsid w:val="2BC02319"/>
    <w:rsid w:val="2BD80312"/>
    <w:rsid w:val="2BE1857B"/>
    <w:rsid w:val="2BFB2590"/>
    <w:rsid w:val="2BFD305C"/>
    <w:rsid w:val="2C05196D"/>
    <w:rsid w:val="2C17A3B6"/>
    <w:rsid w:val="2C2C6D10"/>
    <w:rsid w:val="2C2C88BD"/>
    <w:rsid w:val="2C3EC405"/>
    <w:rsid w:val="2C4AC39D"/>
    <w:rsid w:val="2C57E093"/>
    <w:rsid w:val="2C5BC3C3"/>
    <w:rsid w:val="2C5CA362"/>
    <w:rsid w:val="2C70F828"/>
    <w:rsid w:val="2C8662B8"/>
    <w:rsid w:val="2C940027"/>
    <w:rsid w:val="2C9DC678"/>
    <w:rsid w:val="2CA058A1"/>
    <w:rsid w:val="2CA1AA81"/>
    <w:rsid w:val="2CA228D5"/>
    <w:rsid w:val="2CAC1CE9"/>
    <w:rsid w:val="2CB289ED"/>
    <w:rsid w:val="2CB551AC"/>
    <w:rsid w:val="2CB76671"/>
    <w:rsid w:val="2CB82665"/>
    <w:rsid w:val="2CD65E8F"/>
    <w:rsid w:val="2CE39703"/>
    <w:rsid w:val="2CED65DC"/>
    <w:rsid w:val="2CFE0B4F"/>
    <w:rsid w:val="2D01E796"/>
    <w:rsid w:val="2D0305FB"/>
    <w:rsid w:val="2D062512"/>
    <w:rsid w:val="2D1B45BC"/>
    <w:rsid w:val="2D1BC7D1"/>
    <w:rsid w:val="2D2EB671"/>
    <w:rsid w:val="2D331059"/>
    <w:rsid w:val="2D4152E8"/>
    <w:rsid w:val="2D48FBD5"/>
    <w:rsid w:val="2D4F00AE"/>
    <w:rsid w:val="2D539A80"/>
    <w:rsid w:val="2D5D829A"/>
    <w:rsid w:val="2D7CC625"/>
    <w:rsid w:val="2D7D22D8"/>
    <w:rsid w:val="2D974A6B"/>
    <w:rsid w:val="2DA695B1"/>
    <w:rsid w:val="2DA78966"/>
    <w:rsid w:val="2DAB7265"/>
    <w:rsid w:val="2DB2805C"/>
    <w:rsid w:val="2DB47BB9"/>
    <w:rsid w:val="2DCF976D"/>
    <w:rsid w:val="2DEE25B1"/>
    <w:rsid w:val="2DF77928"/>
    <w:rsid w:val="2DF865BA"/>
    <w:rsid w:val="2DFBDED5"/>
    <w:rsid w:val="2E0441CE"/>
    <w:rsid w:val="2E04C049"/>
    <w:rsid w:val="2E0C4A8F"/>
    <w:rsid w:val="2E0CF242"/>
    <w:rsid w:val="2E0DE015"/>
    <w:rsid w:val="2E1476BE"/>
    <w:rsid w:val="2E17346E"/>
    <w:rsid w:val="2E199426"/>
    <w:rsid w:val="2E216081"/>
    <w:rsid w:val="2E2A5A84"/>
    <w:rsid w:val="2E2A934E"/>
    <w:rsid w:val="2E2C5910"/>
    <w:rsid w:val="2E2CBC4E"/>
    <w:rsid w:val="2E2F395E"/>
    <w:rsid w:val="2E419F35"/>
    <w:rsid w:val="2E560609"/>
    <w:rsid w:val="2E58E1F3"/>
    <w:rsid w:val="2E5E4790"/>
    <w:rsid w:val="2E653DEA"/>
    <w:rsid w:val="2E746CC6"/>
    <w:rsid w:val="2E75E073"/>
    <w:rsid w:val="2E77F7E5"/>
    <w:rsid w:val="2E7ADAEE"/>
    <w:rsid w:val="2E7BB3B2"/>
    <w:rsid w:val="2E874FEE"/>
    <w:rsid w:val="2E97E42F"/>
    <w:rsid w:val="2E992690"/>
    <w:rsid w:val="2E9B810B"/>
    <w:rsid w:val="2EA1E09A"/>
    <w:rsid w:val="2EA71E9A"/>
    <w:rsid w:val="2EB1D453"/>
    <w:rsid w:val="2EBA1091"/>
    <w:rsid w:val="2EC1DC3E"/>
    <w:rsid w:val="2ED31A8C"/>
    <w:rsid w:val="2EDF7113"/>
    <w:rsid w:val="2EE285B4"/>
    <w:rsid w:val="2EE343F0"/>
    <w:rsid w:val="2EF2702E"/>
    <w:rsid w:val="2EFCAE81"/>
    <w:rsid w:val="2F00F085"/>
    <w:rsid w:val="2F088F85"/>
    <w:rsid w:val="2F0AE66E"/>
    <w:rsid w:val="2F0C15FF"/>
    <w:rsid w:val="2F0D6693"/>
    <w:rsid w:val="2F1D2AB5"/>
    <w:rsid w:val="2F204D46"/>
    <w:rsid w:val="2F4C0707"/>
    <w:rsid w:val="2F5220B0"/>
    <w:rsid w:val="2F597449"/>
    <w:rsid w:val="2F6D3AB9"/>
    <w:rsid w:val="2F6D74F5"/>
    <w:rsid w:val="2F7B43BC"/>
    <w:rsid w:val="2F8064F7"/>
    <w:rsid w:val="2F8717E9"/>
    <w:rsid w:val="2F93027C"/>
    <w:rsid w:val="2F988C89"/>
    <w:rsid w:val="2F9BCF6C"/>
    <w:rsid w:val="2FA049EA"/>
    <w:rsid w:val="2FA76F92"/>
    <w:rsid w:val="2FB51F24"/>
    <w:rsid w:val="2FD0C295"/>
    <w:rsid w:val="2FE1CAAF"/>
    <w:rsid w:val="30042D23"/>
    <w:rsid w:val="30070CBA"/>
    <w:rsid w:val="301C433C"/>
    <w:rsid w:val="3024EFFB"/>
    <w:rsid w:val="302C4842"/>
    <w:rsid w:val="302C5201"/>
    <w:rsid w:val="3031D649"/>
    <w:rsid w:val="303CEA01"/>
    <w:rsid w:val="304A8C00"/>
    <w:rsid w:val="30555777"/>
    <w:rsid w:val="305AD8D4"/>
    <w:rsid w:val="305C03E8"/>
    <w:rsid w:val="305EB7E0"/>
    <w:rsid w:val="30628FB8"/>
    <w:rsid w:val="3064C894"/>
    <w:rsid w:val="30699ADE"/>
    <w:rsid w:val="307090F2"/>
    <w:rsid w:val="307AD958"/>
    <w:rsid w:val="307F238C"/>
    <w:rsid w:val="3093ABD6"/>
    <w:rsid w:val="3098F7B6"/>
    <w:rsid w:val="30A95891"/>
    <w:rsid w:val="30B60072"/>
    <w:rsid w:val="30CBB7A1"/>
    <w:rsid w:val="30D20A88"/>
    <w:rsid w:val="31282F53"/>
    <w:rsid w:val="3149771E"/>
    <w:rsid w:val="316D553B"/>
    <w:rsid w:val="317DECAE"/>
    <w:rsid w:val="31ADB4A0"/>
    <w:rsid w:val="31B5E422"/>
    <w:rsid w:val="31D7F600"/>
    <w:rsid w:val="31ED988A"/>
    <w:rsid w:val="31FDF27B"/>
    <w:rsid w:val="31FE2ED4"/>
    <w:rsid w:val="3209BD0A"/>
    <w:rsid w:val="320AE1E4"/>
    <w:rsid w:val="32151921"/>
    <w:rsid w:val="32152E1D"/>
    <w:rsid w:val="32242881"/>
    <w:rsid w:val="3238806A"/>
    <w:rsid w:val="32541485"/>
    <w:rsid w:val="325EE4E0"/>
    <w:rsid w:val="326DAA6E"/>
    <w:rsid w:val="326E9AC1"/>
    <w:rsid w:val="32728322"/>
    <w:rsid w:val="327D3A1A"/>
    <w:rsid w:val="3281111F"/>
    <w:rsid w:val="3289EF93"/>
    <w:rsid w:val="3292BB9C"/>
    <w:rsid w:val="329E91C0"/>
    <w:rsid w:val="329F4093"/>
    <w:rsid w:val="32A958D0"/>
    <w:rsid w:val="32C34EDB"/>
    <w:rsid w:val="32C66337"/>
    <w:rsid w:val="32D66480"/>
    <w:rsid w:val="32D87A95"/>
    <w:rsid w:val="32DD795C"/>
    <w:rsid w:val="32E304C4"/>
    <w:rsid w:val="32E3218E"/>
    <w:rsid w:val="32F65B82"/>
    <w:rsid w:val="32F77390"/>
    <w:rsid w:val="3305849E"/>
    <w:rsid w:val="33083945"/>
    <w:rsid w:val="330FF758"/>
    <w:rsid w:val="3325A5B0"/>
    <w:rsid w:val="3341F084"/>
    <w:rsid w:val="3348E09A"/>
    <w:rsid w:val="3350185A"/>
    <w:rsid w:val="337B21F5"/>
    <w:rsid w:val="337F9CC3"/>
    <w:rsid w:val="3398682C"/>
    <w:rsid w:val="33A02AE2"/>
    <w:rsid w:val="33A57399"/>
    <w:rsid w:val="33A6C9D6"/>
    <w:rsid w:val="33DA2484"/>
    <w:rsid w:val="33DD2A3B"/>
    <w:rsid w:val="33E5FFF3"/>
    <w:rsid w:val="33E670AD"/>
    <w:rsid w:val="33E81374"/>
    <w:rsid w:val="33F06AFC"/>
    <w:rsid w:val="33F87E6D"/>
    <w:rsid w:val="34007D05"/>
    <w:rsid w:val="34082633"/>
    <w:rsid w:val="34084201"/>
    <w:rsid w:val="3414F69A"/>
    <w:rsid w:val="34158158"/>
    <w:rsid w:val="3416D0A7"/>
    <w:rsid w:val="3422D3B7"/>
    <w:rsid w:val="342FBFFD"/>
    <w:rsid w:val="34388321"/>
    <w:rsid w:val="343AA80A"/>
    <w:rsid w:val="343B5DFB"/>
    <w:rsid w:val="34402419"/>
    <w:rsid w:val="3447C9C9"/>
    <w:rsid w:val="3449076D"/>
    <w:rsid w:val="344BE683"/>
    <w:rsid w:val="3451C560"/>
    <w:rsid w:val="345D576E"/>
    <w:rsid w:val="345DAB42"/>
    <w:rsid w:val="345E6011"/>
    <w:rsid w:val="3474B1A9"/>
    <w:rsid w:val="347F2ED8"/>
    <w:rsid w:val="3483E554"/>
    <w:rsid w:val="3485EB1C"/>
    <w:rsid w:val="3488CC9E"/>
    <w:rsid w:val="3489E4D9"/>
    <w:rsid w:val="348C05C3"/>
    <w:rsid w:val="348DF47A"/>
    <w:rsid w:val="349331AE"/>
    <w:rsid w:val="34CE71F1"/>
    <w:rsid w:val="34E0C787"/>
    <w:rsid w:val="34E28B24"/>
    <w:rsid w:val="34EB8C87"/>
    <w:rsid w:val="34FA3198"/>
    <w:rsid w:val="3500B322"/>
    <w:rsid w:val="3531F6C0"/>
    <w:rsid w:val="3546DB7A"/>
    <w:rsid w:val="354DFC46"/>
    <w:rsid w:val="3578CE6A"/>
    <w:rsid w:val="357FDA83"/>
    <w:rsid w:val="358D1AEB"/>
    <w:rsid w:val="358F8214"/>
    <w:rsid w:val="35938C47"/>
    <w:rsid w:val="359EF651"/>
    <w:rsid w:val="35B16A57"/>
    <w:rsid w:val="35D1A0C6"/>
    <w:rsid w:val="35DFA750"/>
    <w:rsid w:val="35E46854"/>
    <w:rsid w:val="35E47071"/>
    <w:rsid w:val="35EA290B"/>
    <w:rsid w:val="35F4DF5D"/>
    <w:rsid w:val="35F72A97"/>
    <w:rsid w:val="3608CE5F"/>
    <w:rsid w:val="360C9D93"/>
    <w:rsid w:val="360E670F"/>
    <w:rsid w:val="3637FD6E"/>
    <w:rsid w:val="363E7836"/>
    <w:rsid w:val="364AC63E"/>
    <w:rsid w:val="364CEA5C"/>
    <w:rsid w:val="366F68DD"/>
    <w:rsid w:val="3672A828"/>
    <w:rsid w:val="367342AA"/>
    <w:rsid w:val="367D6BDB"/>
    <w:rsid w:val="368EF785"/>
    <w:rsid w:val="3694B8A6"/>
    <w:rsid w:val="36954872"/>
    <w:rsid w:val="36A4DDB3"/>
    <w:rsid w:val="36A85173"/>
    <w:rsid w:val="36AD5A7B"/>
    <w:rsid w:val="36BFA50D"/>
    <w:rsid w:val="36C1A0F8"/>
    <w:rsid w:val="36D769E9"/>
    <w:rsid w:val="36D863DF"/>
    <w:rsid w:val="36E33C32"/>
    <w:rsid w:val="36E848BA"/>
    <w:rsid w:val="36FD7BE4"/>
    <w:rsid w:val="3702C383"/>
    <w:rsid w:val="3704292E"/>
    <w:rsid w:val="3708C764"/>
    <w:rsid w:val="3709C443"/>
    <w:rsid w:val="37119231"/>
    <w:rsid w:val="3717A6C6"/>
    <w:rsid w:val="371CF0FD"/>
    <w:rsid w:val="3720B7A9"/>
    <w:rsid w:val="37284677"/>
    <w:rsid w:val="373F7419"/>
    <w:rsid w:val="3743AA52"/>
    <w:rsid w:val="374B7137"/>
    <w:rsid w:val="375C754B"/>
    <w:rsid w:val="375EDA1A"/>
    <w:rsid w:val="37626957"/>
    <w:rsid w:val="376EC9BA"/>
    <w:rsid w:val="37710841"/>
    <w:rsid w:val="3778EB27"/>
    <w:rsid w:val="377BBFF5"/>
    <w:rsid w:val="377EB778"/>
    <w:rsid w:val="37B41EFB"/>
    <w:rsid w:val="37C8F629"/>
    <w:rsid w:val="37E22656"/>
    <w:rsid w:val="37E74935"/>
    <w:rsid w:val="37EA8859"/>
    <w:rsid w:val="37F2877B"/>
    <w:rsid w:val="37F95BED"/>
    <w:rsid w:val="3804867B"/>
    <w:rsid w:val="380D0333"/>
    <w:rsid w:val="38117F0B"/>
    <w:rsid w:val="3817B4C2"/>
    <w:rsid w:val="3821DCFC"/>
    <w:rsid w:val="3823EF2F"/>
    <w:rsid w:val="38330390"/>
    <w:rsid w:val="38587D57"/>
    <w:rsid w:val="385EDAC7"/>
    <w:rsid w:val="386DC638"/>
    <w:rsid w:val="386E3B8A"/>
    <w:rsid w:val="387243B3"/>
    <w:rsid w:val="3879A8E0"/>
    <w:rsid w:val="389BA2C9"/>
    <w:rsid w:val="38A3A1D2"/>
    <w:rsid w:val="38A4130A"/>
    <w:rsid w:val="38ABA18C"/>
    <w:rsid w:val="38ABAFFF"/>
    <w:rsid w:val="38BBCF17"/>
    <w:rsid w:val="38BFD9C5"/>
    <w:rsid w:val="38CD51D5"/>
    <w:rsid w:val="38D81673"/>
    <w:rsid w:val="38E3B662"/>
    <w:rsid w:val="38E4D6FE"/>
    <w:rsid w:val="38F2EEF3"/>
    <w:rsid w:val="38F38203"/>
    <w:rsid w:val="38F9F1FF"/>
    <w:rsid w:val="390922F4"/>
    <w:rsid w:val="392FF4A2"/>
    <w:rsid w:val="39309B2C"/>
    <w:rsid w:val="393E4B22"/>
    <w:rsid w:val="394808CC"/>
    <w:rsid w:val="395D0BC4"/>
    <w:rsid w:val="396F7A3A"/>
    <w:rsid w:val="397C7019"/>
    <w:rsid w:val="398A9442"/>
    <w:rsid w:val="39A0EE76"/>
    <w:rsid w:val="39A88F55"/>
    <w:rsid w:val="39B862FD"/>
    <w:rsid w:val="39C44A4F"/>
    <w:rsid w:val="39D2F7AC"/>
    <w:rsid w:val="39D328B2"/>
    <w:rsid w:val="39E88C6A"/>
    <w:rsid w:val="39E93F75"/>
    <w:rsid w:val="39F11227"/>
    <w:rsid w:val="39F64A75"/>
    <w:rsid w:val="3A017841"/>
    <w:rsid w:val="3A019338"/>
    <w:rsid w:val="3A09D50F"/>
    <w:rsid w:val="3A130C9D"/>
    <w:rsid w:val="3A18C5A0"/>
    <w:rsid w:val="3A22D30B"/>
    <w:rsid w:val="3A2B15EF"/>
    <w:rsid w:val="3A2E4E68"/>
    <w:rsid w:val="3A447CC2"/>
    <w:rsid w:val="3A494F2F"/>
    <w:rsid w:val="3A4C6846"/>
    <w:rsid w:val="3A513C0E"/>
    <w:rsid w:val="3A5C089A"/>
    <w:rsid w:val="3A6E02EA"/>
    <w:rsid w:val="3A935F8C"/>
    <w:rsid w:val="3A97CF94"/>
    <w:rsid w:val="3ABF9B03"/>
    <w:rsid w:val="3ACCCEF4"/>
    <w:rsid w:val="3AD4E603"/>
    <w:rsid w:val="3AD5B8F3"/>
    <w:rsid w:val="3AD9AE3A"/>
    <w:rsid w:val="3AE5137B"/>
    <w:rsid w:val="3AEE9957"/>
    <w:rsid w:val="3AEEBF73"/>
    <w:rsid w:val="3AF84BFA"/>
    <w:rsid w:val="3AFB64C5"/>
    <w:rsid w:val="3B11B209"/>
    <w:rsid w:val="3B11F736"/>
    <w:rsid w:val="3B13A515"/>
    <w:rsid w:val="3B317B17"/>
    <w:rsid w:val="3B489957"/>
    <w:rsid w:val="3B698985"/>
    <w:rsid w:val="3B8027F5"/>
    <w:rsid w:val="3BABAA76"/>
    <w:rsid w:val="3BAE4653"/>
    <w:rsid w:val="3BBE2DF3"/>
    <w:rsid w:val="3BC33D78"/>
    <w:rsid w:val="3BC4D521"/>
    <w:rsid w:val="3BCA40FC"/>
    <w:rsid w:val="3BCDA00D"/>
    <w:rsid w:val="3BD395EA"/>
    <w:rsid w:val="3BD3D6F2"/>
    <w:rsid w:val="3BD57F31"/>
    <w:rsid w:val="3BF89CD0"/>
    <w:rsid w:val="3BFB2F12"/>
    <w:rsid w:val="3C02E222"/>
    <w:rsid w:val="3C100DC0"/>
    <w:rsid w:val="3C1563E2"/>
    <w:rsid w:val="3C312985"/>
    <w:rsid w:val="3C44CAD8"/>
    <w:rsid w:val="3C4C9B22"/>
    <w:rsid w:val="3C4D8C34"/>
    <w:rsid w:val="3C575CAA"/>
    <w:rsid w:val="3C647C86"/>
    <w:rsid w:val="3C6A1809"/>
    <w:rsid w:val="3C6F89AF"/>
    <w:rsid w:val="3C7BBFED"/>
    <w:rsid w:val="3C8023B5"/>
    <w:rsid w:val="3C992779"/>
    <w:rsid w:val="3C9DCF17"/>
    <w:rsid w:val="3CA41485"/>
    <w:rsid w:val="3CA901DB"/>
    <w:rsid w:val="3CBEFEE4"/>
    <w:rsid w:val="3CC0AA95"/>
    <w:rsid w:val="3CD1F72B"/>
    <w:rsid w:val="3CD73817"/>
    <w:rsid w:val="3CDC5684"/>
    <w:rsid w:val="3CDD8992"/>
    <w:rsid w:val="3CDF3322"/>
    <w:rsid w:val="3CDF98EF"/>
    <w:rsid w:val="3CE13511"/>
    <w:rsid w:val="3D1F9142"/>
    <w:rsid w:val="3D33ADCD"/>
    <w:rsid w:val="3D47951E"/>
    <w:rsid w:val="3D50D934"/>
    <w:rsid w:val="3D945385"/>
    <w:rsid w:val="3D9DD2C6"/>
    <w:rsid w:val="3DA55164"/>
    <w:rsid w:val="3DBAB551"/>
    <w:rsid w:val="3DBAF697"/>
    <w:rsid w:val="3DC4445C"/>
    <w:rsid w:val="3DCACB45"/>
    <w:rsid w:val="3E006816"/>
    <w:rsid w:val="3E070733"/>
    <w:rsid w:val="3E0CCC0E"/>
    <w:rsid w:val="3E164AB2"/>
    <w:rsid w:val="3E1AF0B9"/>
    <w:rsid w:val="3E3F0956"/>
    <w:rsid w:val="3E4EC5FC"/>
    <w:rsid w:val="3E536114"/>
    <w:rsid w:val="3E60C6F8"/>
    <w:rsid w:val="3E73C460"/>
    <w:rsid w:val="3E840D87"/>
    <w:rsid w:val="3E889447"/>
    <w:rsid w:val="3E913353"/>
    <w:rsid w:val="3E91A10F"/>
    <w:rsid w:val="3E93BCAD"/>
    <w:rsid w:val="3E960F39"/>
    <w:rsid w:val="3EB29591"/>
    <w:rsid w:val="3EC446B1"/>
    <w:rsid w:val="3EC5E6D9"/>
    <w:rsid w:val="3ECB8416"/>
    <w:rsid w:val="3EE3EF68"/>
    <w:rsid w:val="3EF3CB66"/>
    <w:rsid w:val="3EFC0D8E"/>
    <w:rsid w:val="3EFCCDD5"/>
    <w:rsid w:val="3F196F30"/>
    <w:rsid w:val="3F2005DD"/>
    <w:rsid w:val="3F214555"/>
    <w:rsid w:val="3F236DC8"/>
    <w:rsid w:val="3F28E921"/>
    <w:rsid w:val="3F2F07E6"/>
    <w:rsid w:val="3F31FD4D"/>
    <w:rsid w:val="3F384216"/>
    <w:rsid w:val="3F5B6DC6"/>
    <w:rsid w:val="3F657F7E"/>
    <w:rsid w:val="3F6BF283"/>
    <w:rsid w:val="3FAC6150"/>
    <w:rsid w:val="3FC067B2"/>
    <w:rsid w:val="3FC1ABCB"/>
    <w:rsid w:val="3FC3A5AB"/>
    <w:rsid w:val="3FE04B18"/>
    <w:rsid w:val="3FE47B50"/>
    <w:rsid w:val="3FE4A9BE"/>
    <w:rsid w:val="3FF73F58"/>
    <w:rsid w:val="3FFDC54D"/>
    <w:rsid w:val="4005F870"/>
    <w:rsid w:val="400B2074"/>
    <w:rsid w:val="400F38E2"/>
    <w:rsid w:val="4014FFC5"/>
    <w:rsid w:val="4020E1A0"/>
    <w:rsid w:val="4023F2DC"/>
    <w:rsid w:val="402A0A35"/>
    <w:rsid w:val="402B756D"/>
    <w:rsid w:val="402F2019"/>
    <w:rsid w:val="40305171"/>
    <w:rsid w:val="4033B958"/>
    <w:rsid w:val="404AB62E"/>
    <w:rsid w:val="404E31C6"/>
    <w:rsid w:val="407FB6D1"/>
    <w:rsid w:val="4083A8EE"/>
    <w:rsid w:val="40890A91"/>
    <w:rsid w:val="4093550B"/>
    <w:rsid w:val="40955573"/>
    <w:rsid w:val="40981CA1"/>
    <w:rsid w:val="409873D6"/>
    <w:rsid w:val="40A8CA81"/>
    <w:rsid w:val="40B95084"/>
    <w:rsid w:val="40C59FDF"/>
    <w:rsid w:val="40C5CE45"/>
    <w:rsid w:val="40CAFB71"/>
    <w:rsid w:val="40E07A42"/>
    <w:rsid w:val="40E41E06"/>
    <w:rsid w:val="40E466E6"/>
    <w:rsid w:val="40ED4331"/>
    <w:rsid w:val="40F2D070"/>
    <w:rsid w:val="40FBFDB7"/>
    <w:rsid w:val="40FDF752"/>
    <w:rsid w:val="41090AA0"/>
    <w:rsid w:val="4122BD85"/>
    <w:rsid w:val="41250AD5"/>
    <w:rsid w:val="4135E5D4"/>
    <w:rsid w:val="413A5B5C"/>
    <w:rsid w:val="413C157D"/>
    <w:rsid w:val="413CC309"/>
    <w:rsid w:val="4148E9A0"/>
    <w:rsid w:val="41507E55"/>
    <w:rsid w:val="4155F62A"/>
    <w:rsid w:val="415CE298"/>
    <w:rsid w:val="41793347"/>
    <w:rsid w:val="417B3D79"/>
    <w:rsid w:val="41986FAE"/>
    <w:rsid w:val="41BE90C4"/>
    <w:rsid w:val="41D598EE"/>
    <w:rsid w:val="41ED8694"/>
    <w:rsid w:val="41F6D9FE"/>
    <w:rsid w:val="420DEA27"/>
    <w:rsid w:val="4216B9BA"/>
    <w:rsid w:val="4243CCCE"/>
    <w:rsid w:val="42630972"/>
    <w:rsid w:val="426F53BF"/>
    <w:rsid w:val="42755380"/>
    <w:rsid w:val="42793DF8"/>
    <w:rsid w:val="427A4448"/>
    <w:rsid w:val="428302D0"/>
    <w:rsid w:val="42873457"/>
    <w:rsid w:val="4287CE3A"/>
    <w:rsid w:val="42964647"/>
    <w:rsid w:val="4299D687"/>
    <w:rsid w:val="429E8D9F"/>
    <w:rsid w:val="42ADC0E4"/>
    <w:rsid w:val="42BE5CC4"/>
    <w:rsid w:val="42BE6E4A"/>
    <w:rsid w:val="42C626C0"/>
    <w:rsid w:val="42CC7212"/>
    <w:rsid w:val="42E303BF"/>
    <w:rsid w:val="42F0C846"/>
    <w:rsid w:val="42FDE371"/>
    <w:rsid w:val="432298F0"/>
    <w:rsid w:val="432F029B"/>
    <w:rsid w:val="43307E77"/>
    <w:rsid w:val="4350A2F1"/>
    <w:rsid w:val="43533A4A"/>
    <w:rsid w:val="435B5123"/>
    <w:rsid w:val="435E4C54"/>
    <w:rsid w:val="43645762"/>
    <w:rsid w:val="43A133C0"/>
    <w:rsid w:val="43A9F8CD"/>
    <w:rsid w:val="43C3382F"/>
    <w:rsid w:val="43D04AA2"/>
    <w:rsid w:val="43E7D4F7"/>
    <w:rsid w:val="43FA3817"/>
    <w:rsid w:val="440125B0"/>
    <w:rsid w:val="44084C36"/>
    <w:rsid w:val="4412579B"/>
    <w:rsid w:val="4429C915"/>
    <w:rsid w:val="44329615"/>
    <w:rsid w:val="444129F0"/>
    <w:rsid w:val="4458DD84"/>
    <w:rsid w:val="4468FD26"/>
    <w:rsid w:val="448B8065"/>
    <w:rsid w:val="4494BFB3"/>
    <w:rsid w:val="4498CA5D"/>
    <w:rsid w:val="44A8D104"/>
    <w:rsid w:val="44AF42FE"/>
    <w:rsid w:val="44B463F5"/>
    <w:rsid w:val="44C37040"/>
    <w:rsid w:val="44E143FC"/>
    <w:rsid w:val="44E67415"/>
    <w:rsid w:val="44E8A4B2"/>
    <w:rsid w:val="44F3214E"/>
    <w:rsid w:val="44FEEAF2"/>
    <w:rsid w:val="451AC8ED"/>
    <w:rsid w:val="451B9A09"/>
    <w:rsid w:val="4525D349"/>
    <w:rsid w:val="4566D401"/>
    <w:rsid w:val="4579FABD"/>
    <w:rsid w:val="458F4DE0"/>
    <w:rsid w:val="45A0BD98"/>
    <w:rsid w:val="45A34DF0"/>
    <w:rsid w:val="45A75C84"/>
    <w:rsid w:val="45BB660D"/>
    <w:rsid w:val="45C1CE7B"/>
    <w:rsid w:val="45C2C6D6"/>
    <w:rsid w:val="45C45330"/>
    <w:rsid w:val="45C5C72D"/>
    <w:rsid w:val="45CF2DA5"/>
    <w:rsid w:val="45D9D155"/>
    <w:rsid w:val="45DCBF94"/>
    <w:rsid w:val="45DDB9AA"/>
    <w:rsid w:val="45E53524"/>
    <w:rsid w:val="45E8FF22"/>
    <w:rsid w:val="45E925CB"/>
    <w:rsid w:val="4613BD48"/>
    <w:rsid w:val="46182548"/>
    <w:rsid w:val="465E8820"/>
    <w:rsid w:val="46708112"/>
    <w:rsid w:val="46749A3D"/>
    <w:rsid w:val="4676981A"/>
    <w:rsid w:val="468B3A7B"/>
    <w:rsid w:val="468ED2AB"/>
    <w:rsid w:val="46A3152F"/>
    <w:rsid w:val="46B1F3EA"/>
    <w:rsid w:val="46BABAFD"/>
    <w:rsid w:val="46BBE0F3"/>
    <w:rsid w:val="46C11221"/>
    <w:rsid w:val="46C4DED5"/>
    <w:rsid w:val="46C5917B"/>
    <w:rsid w:val="46C60434"/>
    <w:rsid w:val="46D22F06"/>
    <w:rsid w:val="46D4ECE2"/>
    <w:rsid w:val="46DD76D7"/>
    <w:rsid w:val="46E72DD2"/>
    <w:rsid w:val="46E8F8E1"/>
    <w:rsid w:val="46F6FECB"/>
    <w:rsid w:val="4700A2B2"/>
    <w:rsid w:val="4707316E"/>
    <w:rsid w:val="471845E4"/>
    <w:rsid w:val="473B2775"/>
    <w:rsid w:val="4749EA5F"/>
    <w:rsid w:val="4755D5DE"/>
    <w:rsid w:val="475BD928"/>
    <w:rsid w:val="47714619"/>
    <w:rsid w:val="47A42673"/>
    <w:rsid w:val="47AF5290"/>
    <w:rsid w:val="47C6BFD1"/>
    <w:rsid w:val="47D9E93D"/>
    <w:rsid w:val="47E3CDBE"/>
    <w:rsid w:val="47F4E1C2"/>
    <w:rsid w:val="4808E75A"/>
    <w:rsid w:val="480FEDF5"/>
    <w:rsid w:val="48101DF0"/>
    <w:rsid w:val="48192695"/>
    <w:rsid w:val="4824D3B0"/>
    <w:rsid w:val="482E94D6"/>
    <w:rsid w:val="482FD9EB"/>
    <w:rsid w:val="4843286E"/>
    <w:rsid w:val="48662678"/>
    <w:rsid w:val="4869332D"/>
    <w:rsid w:val="486B309F"/>
    <w:rsid w:val="486BCADF"/>
    <w:rsid w:val="486BF3F4"/>
    <w:rsid w:val="487F73F0"/>
    <w:rsid w:val="488E3C10"/>
    <w:rsid w:val="4890FCA0"/>
    <w:rsid w:val="48A477B4"/>
    <w:rsid w:val="48B03337"/>
    <w:rsid w:val="48BE28F9"/>
    <w:rsid w:val="48C2EF02"/>
    <w:rsid w:val="48CE05BA"/>
    <w:rsid w:val="48D5151E"/>
    <w:rsid w:val="48EDB5A4"/>
    <w:rsid w:val="48EF4289"/>
    <w:rsid w:val="48F53389"/>
    <w:rsid w:val="48FA8BEA"/>
    <w:rsid w:val="4907E714"/>
    <w:rsid w:val="49106C53"/>
    <w:rsid w:val="4911FEB7"/>
    <w:rsid w:val="4913F9BF"/>
    <w:rsid w:val="492DD4D4"/>
    <w:rsid w:val="49362C92"/>
    <w:rsid w:val="494BFFE9"/>
    <w:rsid w:val="494E5B91"/>
    <w:rsid w:val="496B4F6D"/>
    <w:rsid w:val="496CC327"/>
    <w:rsid w:val="4987696F"/>
    <w:rsid w:val="498CEC60"/>
    <w:rsid w:val="49A1CB41"/>
    <w:rsid w:val="49A4A026"/>
    <w:rsid w:val="49A59DBB"/>
    <w:rsid w:val="49A8D269"/>
    <w:rsid w:val="49AEF4E6"/>
    <w:rsid w:val="49AF9CBF"/>
    <w:rsid w:val="49C6D5C4"/>
    <w:rsid w:val="49CC0688"/>
    <w:rsid w:val="49E19656"/>
    <w:rsid w:val="49EB0B28"/>
    <w:rsid w:val="49EC9A85"/>
    <w:rsid w:val="49EDB936"/>
    <w:rsid w:val="4A03BC9C"/>
    <w:rsid w:val="4A0CEC17"/>
    <w:rsid w:val="4A0EBFC0"/>
    <w:rsid w:val="4A1657DE"/>
    <w:rsid w:val="4A205636"/>
    <w:rsid w:val="4A222519"/>
    <w:rsid w:val="4A2D4FD7"/>
    <w:rsid w:val="4A3684D2"/>
    <w:rsid w:val="4A5ACBD2"/>
    <w:rsid w:val="4A5F0695"/>
    <w:rsid w:val="4A6FEBBA"/>
    <w:rsid w:val="4A7FB76D"/>
    <w:rsid w:val="4A80368E"/>
    <w:rsid w:val="4A87B08A"/>
    <w:rsid w:val="4A8ADA79"/>
    <w:rsid w:val="4A8D6339"/>
    <w:rsid w:val="4A8FE280"/>
    <w:rsid w:val="4AA41D3F"/>
    <w:rsid w:val="4AB67917"/>
    <w:rsid w:val="4ABF1BED"/>
    <w:rsid w:val="4AD0BC6F"/>
    <w:rsid w:val="4AD9BF9B"/>
    <w:rsid w:val="4ADA5118"/>
    <w:rsid w:val="4ADCB5F9"/>
    <w:rsid w:val="4ADD75EC"/>
    <w:rsid w:val="4AE1347E"/>
    <w:rsid w:val="4AE5CB55"/>
    <w:rsid w:val="4AFD66FF"/>
    <w:rsid w:val="4B0DBDF2"/>
    <w:rsid w:val="4B15A059"/>
    <w:rsid w:val="4B255383"/>
    <w:rsid w:val="4B3F1607"/>
    <w:rsid w:val="4B480A97"/>
    <w:rsid w:val="4B48DD17"/>
    <w:rsid w:val="4B49C81D"/>
    <w:rsid w:val="4B5114E9"/>
    <w:rsid w:val="4B58F9DC"/>
    <w:rsid w:val="4B5C07B8"/>
    <w:rsid w:val="4B6FD28A"/>
    <w:rsid w:val="4B906BF4"/>
    <w:rsid w:val="4B92F9FA"/>
    <w:rsid w:val="4B962166"/>
    <w:rsid w:val="4B997CEB"/>
    <w:rsid w:val="4BB3D932"/>
    <w:rsid w:val="4BB7A1D0"/>
    <w:rsid w:val="4BBFD58D"/>
    <w:rsid w:val="4BD53B76"/>
    <w:rsid w:val="4BD74C79"/>
    <w:rsid w:val="4BE5B6E5"/>
    <w:rsid w:val="4BE61893"/>
    <w:rsid w:val="4BEE0FE8"/>
    <w:rsid w:val="4C082E7B"/>
    <w:rsid w:val="4C08690D"/>
    <w:rsid w:val="4C090599"/>
    <w:rsid w:val="4C239BFF"/>
    <w:rsid w:val="4C28656C"/>
    <w:rsid w:val="4C296DB4"/>
    <w:rsid w:val="4C3AAB5C"/>
    <w:rsid w:val="4C629B9B"/>
    <w:rsid w:val="4C64B0BA"/>
    <w:rsid w:val="4C6D8011"/>
    <w:rsid w:val="4C71FBBA"/>
    <w:rsid w:val="4C7D6F5B"/>
    <w:rsid w:val="4C953446"/>
    <w:rsid w:val="4CA35280"/>
    <w:rsid w:val="4CB81169"/>
    <w:rsid w:val="4CB8295D"/>
    <w:rsid w:val="4CBD062D"/>
    <w:rsid w:val="4CC960CD"/>
    <w:rsid w:val="4CDD76BD"/>
    <w:rsid w:val="4CDE9735"/>
    <w:rsid w:val="4CF1ABC5"/>
    <w:rsid w:val="4CF6F5E1"/>
    <w:rsid w:val="4D0A7872"/>
    <w:rsid w:val="4D0A7FD7"/>
    <w:rsid w:val="4D1A8028"/>
    <w:rsid w:val="4D45364D"/>
    <w:rsid w:val="4D50FD71"/>
    <w:rsid w:val="4D514BC5"/>
    <w:rsid w:val="4D52837A"/>
    <w:rsid w:val="4D531FFD"/>
    <w:rsid w:val="4D631D44"/>
    <w:rsid w:val="4D68F118"/>
    <w:rsid w:val="4D6A5D69"/>
    <w:rsid w:val="4D6CD2B5"/>
    <w:rsid w:val="4D727174"/>
    <w:rsid w:val="4D75F9A6"/>
    <w:rsid w:val="4D7B5B89"/>
    <w:rsid w:val="4D84077E"/>
    <w:rsid w:val="4D89D707"/>
    <w:rsid w:val="4D8BCD4C"/>
    <w:rsid w:val="4D90F611"/>
    <w:rsid w:val="4D936798"/>
    <w:rsid w:val="4D98C3B1"/>
    <w:rsid w:val="4DB49B13"/>
    <w:rsid w:val="4DBB55BC"/>
    <w:rsid w:val="4DD3DDB7"/>
    <w:rsid w:val="4DE33254"/>
    <w:rsid w:val="4DE61A19"/>
    <w:rsid w:val="4DE9EF60"/>
    <w:rsid w:val="4DEA59D9"/>
    <w:rsid w:val="4E034B5B"/>
    <w:rsid w:val="4E0AE367"/>
    <w:rsid w:val="4E1481DF"/>
    <w:rsid w:val="4E16DC79"/>
    <w:rsid w:val="4E441D73"/>
    <w:rsid w:val="4E4C3B4B"/>
    <w:rsid w:val="4E55C943"/>
    <w:rsid w:val="4E665A7E"/>
    <w:rsid w:val="4E6D5ED4"/>
    <w:rsid w:val="4E7B687C"/>
    <w:rsid w:val="4E8A229E"/>
    <w:rsid w:val="4EB0A7F3"/>
    <w:rsid w:val="4ED020A5"/>
    <w:rsid w:val="4ED65FB7"/>
    <w:rsid w:val="4ED7E98D"/>
    <w:rsid w:val="4EE501EA"/>
    <w:rsid w:val="4EEA1BCB"/>
    <w:rsid w:val="4EEC7DFF"/>
    <w:rsid w:val="4EED9415"/>
    <w:rsid w:val="4EEF268B"/>
    <w:rsid w:val="4EFD3DEF"/>
    <w:rsid w:val="4F054638"/>
    <w:rsid w:val="4F05E44C"/>
    <w:rsid w:val="4F072F21"/>
    <w:rsid w:val="4F207862"/>
    <w:rsid w:val="4F238253"/>
    <w:rsid w:val="4F2B79D4"/>
    <w:rsid w:val="4F3C24C3"/>
    <w:rsid w:val="4F4326B1"/>
    <w:rsid w:val="4F460D4D"/>
    <w:rsid w:val="4F4EE448"/>
    <w:rsid w:val="4F4F7A4A"/>
    <w:rsid w:val="4F525C81"/>
    <w:rsid w:val="4F548BB8"/>
    <w:rsid w:val="4F58DC88"/>
    <w:rsid w:val="4F6D13FD"/>
    <w:rsid w:val="4F74AF0E"/>
    <w:rsid w:val="4F7A2D0A"/>
    <w:rsid w:val="4F8064C4"/>
    <w:rsid w:val="4FA1115F"/>
    <w:rsid w:val="4FA35407"/>
    <w:rsid w:val="4FB64B9F"/>
    <w:rsid w:val="4FC3EA1B"/>
    <w:rsid w:val="4FC5B1F1"/>
    <w:rsid w:val="4FC7D974"/>
    <w:rsid w:val="4FCF2879"/>
    <w:rsid w:val="4FE3A058"/>
    <w:rsid w:val="4FE8A25B"/>
    <w:rsid w:val="4FEC049D"/>
    <w:rsid w:val="4FEE5041"/>
    <w:rsid w:val="4FF56A2E"/>
    <w:rsid w:val="4FF59A50"/>
    <w:rsid w:val="4FF97EE2"/>
    <w:rsid w:val="50023179"/>
    <w:rsid w:val="50038193"/>
    <w:rsid w:val="500C1FDE"/>
    <w:rsid w:val="500F6551"/>
    <w:rsid w:val="50175580"/>
    <w:rsid w:val="501B58D0"/>
    <w:rsid w:val="5027ED6C"/>
    <w:rsid w:val="5029CA16"/>
    <w:rsid w:val="5035E7F2"/>
    <w:rsid w:val="50537D8D"/>
    <w:rsid w:val="505A8626"/>
    <w:rsid w:val="50767901"/>
    <w:rsid w:val="50777CE7"/>
    <w:rsid w:val="50873524"/>
    <w:rsid w:val="50875C01"/>
    <w:rsid w:val="50960893"/>
    <w:rsid w:val="509EAD02"/>
    <w:rsid w:val="50A52BD8"/>
    <w:rsid w:val="50BC647A"/>
    <w:rsid w:val="50BCD9F6"/>
    <w:rsid w:val="50C86B76"/>
    <w:rsid w:val="50CFB147"/>
    <w:rsid w:val="50DBC3E5"/>
    <w:rsid w:val="50DF95F7"/>
    <w:rsid w:val="50F56B9F"/>
    <w:rsid w:val="50F72059"/>
    <w:rsid w:val="50FFD513"/>
    <w:rsid w:val="51072D9C"/>
    <w:rsid w:val="510C16D2"/>
    <w:rsid w:val="51172120"/>
    <w:rsid w:val="511D4F52"/>
    <w:rsid w:val="513CA680"/>
    <w:rsid w:val="514B0078"/>
    <w:rsid w:val="51580620"/>
    <w:rsid w:val="515A3F59"/>
    <w:rsid w:val="515A6424"/>
    <w:rsid w:val="515B2B92"/>
    <w:rsid w:val="5161D20F"/>
    <w:rsid w:val="5168F489"/>
    <w:rsid w:val="516DB33A"/>
    <w:rsid w:val="516EE224"/>
    <w:rsid w:val="517A09B0"/>
    <w:rsid w:val="517A4175"/>
    <w:rsid w:val="51824961"/>
    <w:rsid w:val="519306A4"/>
    <w:rsid w:val="51960871"/>
    <w:rsid w:val="519D3335"/>
    <w:rsid w:val="51A1F02C"/>
    <w:rsid w:val="51A5A9DA"/>
    <w:rsid w:val="51ACCCBF"/>
    <w:rsid w:val="51BAEAAB"/>
    <w:rsid w:val="51BC5F75"/>
    <w:rsid w:val="51C82BA4"/>
    <w:rsid w:val="51C967D3"/>
    <w:rsid w:val="51D2CC95"/>
    <w:rsid w:val="51DBE111"/>
    <w:rsid w:val="51DDD86E"/>
    <w:rsid w:val="51EC1668"/>
    <w:rsid w:val="51F2CE6D"/>
    <w:rsid w:val="520B2491"/>
    <w:rsid w:val="520E7770"/>
    <w:rsid w:val="5224414E"/>
    <w:rsid w:val="5230EB1C"/>
    <w:rsid w:val="525192BC"/>
    <w:rsid w:val="5251F571"/>
    <w:rsid w:val="525394F1"/>
    <w:rsid w:val="525A1A34"/>
    <w:rsid w:val="526C1185"/>
    <w:rsid w:val="526CCEED"/>
    <w:rsid w:val="5273018A"/>
    <w:rsid w:val="528FD81D"/>
    <w:rsid w:val="5291482A"/>
    <w:rsid w:val="52A55E15"/>
    <w:rsid w:val="52A978E3"/>
    <w:rsid w:val="52BAF657"/>
    <w:rsid w:val="52CD0BE6"/>
    <w:rsid w:val="52DEE79A"/>
    <w:rsid w:val="52E29CE7"/>
    <w:rsid w:val="52E37A81"/>
    <w:rsid w:val="52E86C4E"/>
    <w:rsid w:val="52EFB441"/>
    <w:rsid w:val="52FDA4F1"/>
    <w:rsid w:val="530EBA26"/>
    <w:rsid w:val="531CE062"/>
    <w:rsid w:val="532128D7"/>
    <w:rsid w:val="53275586"/>
    <w:rsid w:val="532DD238"/>
    <w:rsid w:val="5333BC7B"/>
    <w:rsid w:val="533D025C"/>
    <w:rsid w:val="533D161C"/>
    <w:rsid w:val="5341AA9C"/>
    <w:rsid w:val="534A1AA3"/>
    <w:rsid w:val="534CF4F6"/>
    <w:rsid w:val="53558C0B"/>
    <w:rsid w:val="535E8A1B"/>
    <w:rsid w:val="5367613F"/>
    <w:rsid w:val="5368C8BE"/>
    <w:rsid w:val="5380E28F"/>
    <w:rsid w:val="538BED9B"/>
    <w:rsid w:val="538DF1B0"/>
    <w:rsid w:val="538FA248"/>
    <w:rsid w:val="53909992"/>
    <w:rsid w:val="5393A730"/>
    <w:rsid w:val="539D15AA"/>
    <w:rsid w:val="53A7BA26"/>
    <w:rsid w:val="53A998EA"/>
    <w:rsid w:val="53B2565D"/>
    <w:rsid w:val="53B8A4AF"/>
    <w:rsid w:val="53DAE93A"/>
    <w:rsid w:val="53E2F42D"/>
    <w:rsid w:val="53E6E705"/>
    <w:rsid w:val="53F227C6"/>
    <w:rsid w:val="53F940A6"/>
    <w:rsid w:val="53FD75C2"/>
    <w:rsid w:val="540C1689"/>
    <w:rsid w:val="5412405C"/>
    <w:rsid w:val="542BCB2C"/>
    <w:rsid w:val="54308EAF"/>
    <w:rsid w:val="5436571C"/>
    <w:rsid w:val="543EECF8"/>
    <w:rsid w:val="54448BAA"/>
    <w:rsid w:val="544EF01E"/>
    <w:rsid w:val="545256C1"/>
    <w:rsid w:val="5469E0F9"/>
    <w:rsid w:val="5470F3AA"/>
    <w:rsid w:val="547C9B68"/>
    <w:rsid w:val="547FFD49"/>
    <w:rsid w:val="5482BEC5"/>
    <w:rsid w:val="5482D1F1"/>
    <w:rsid w:val="548431A2"/>
    <w:rsid w:val="54857976"/>
    <w:rsid w:val="54952CBC"/>
    <w:rsid w:val="549B7948"/>
    <w:rsid w:val="54B4E036"/>
    <w:rsid w:val="54B8DC46"/>
    <w:rsid w:val="54B97028"/>
    <w:rsid w:val="54C03CB3"/>
    <w:rsid w:val="54C8F907"/>
    <w:rsid w:val="54CC091B"/>
    <w:rsid w:val="54CE6CC5"/>
    <w:rsid w:val="54DCE923"/>
    <w:rsid w:val="54E31716"/>
    <w:rsid w:val="54E766CB"/>
    <w:rsid w:val="54EDB1D7"/>
    <w:rsid w:val="54F0B6BA"/>
    <w:rsid w:val="550E0930"/>
    <w:rsid w:val="5521E851"/>
    <w:rsid w:val="5550C105"/>
    <w:rsid w:val="5559D828"/>
    <w:rsid w:val="555A3955"/>
    <w:rsid w:val="5568EA8F"/>
    <w:rsid w:val="556CC91B"/>
    <w:rsid w:val="55803D68"/>
    <w:rsid w:val="55822EF2"/>
    <w:rsid w:val="559C0597"/>
    <w:rsid w:val="55AE1CCE"/>
    <w:rsid w:val="55B9764F"/>
    <w:rsid w:val="55D1837F"/>
    <w:rsid w:val="55E0AA6A"/>
    <w:rsid w:val="560157D0"/>
    <w:rsid w:val="56029B9E"/>
    <w:rsid w:val="56086EE6"/>
    <w:rsid w:val="561D61F6"/>
    <w:rsid w:val="561E2FDD"/>
    <w:rsid w:val="5642AB79"/>
    <w:rsid w:val="56492483"/>
    <w:rsid w:val="5656F63C"/>
    <w:rsid w:val="5657CF95"/>
    <w:rsid w:val="5675089F"/>
    <w:rsid w:val="56A1B3EA"/>
    <w:rsid w:val="56A2CEB0"/>
    <w:rsid w:val="56C86286"/>
    <w:rsid w:val="56E25F4D"/>
    <w:rsid w:val="56E37E4E"/>
    <w:rsid w:val="56E403A3"/>
    <w:rsid w:val="56FBB055"/>
    <w:rsid w:val="57008270"/>
    <w:rsid w:val="570F1EE8"/>
    <w:rsid w:val="571499E6"/>
    <w:rsid w:val="571ACC12"/>
    <w:rsid w:val="5726874A"/>
    <w:rsid w:val="572F9DC1"/>
    <w:rsid w:val="57339E2C"/>
    <w:rsid w:val="57461F11"/>
    <w:rsid w:val="57556E71"/>
    <w:rsid w:val="575796F2"/>
    <w:rsid w:val="576C4F6D"/>
    <w:rsid w:val="5790427B"/>
    <w:rsid w:val="579BD345"/>
    <w:rsid w:val="579DBB8F"/>
    <w:rsid w:val="57B0EB56"/>
    <w:rsid w:val="57B61CEB"/>
    <w:rsid w:val="57BEAE94"/>
    <w:rsid w:val="57C52E94"/>
    <w:rsid w:val="57CD77DA"/>
    <w:rsid w:val="57D48416"/>
    <w:rsid w:val="57E111F8"/>
    <w:rsid w:val="57E59624"/>
    <w:rsid w:val="580E8E89"/>
    <w:rsid w:val="5812CE1C"/>
    <w:rsid w:val="5814B4AF"/>
    <w:rsid w:val="5816BAFC"/>
    <w:rsid w:val="581FAE59"/>
    <w:rsid w:val="58219B4A"/>
    <w:rsid w:val="584C52FA"/>
    <w:rsid w:val="584DC496"/>
    <w:rsid w:val="58526E2A"/>
    <w:rsid w:val="585647C6"/>
    <w:rsid w:val="585C7C7A"/>
    <w:rsid w:val="58650F90"/>
    <w:rsid w:val="58705099"/>
    <w:rsid w:val="5877CCE6"/>
    <w:rsid w:val="587D39C5"/>
    <w:rsid w:val="588436C0"/>
    <w:rsid w:val="588E09BB"/>
    <w:rsid w:val="588E3666"/>
    <w:rsid w:val="58917923"/>
    <w:rsid w:val="5894F471"/>
    <w:rsid w:val="589A2EDB"/>
    <w:rsid w:val="589D43BC"/>
    <w:rsid w:val="58A8574C"/>
    <w:rsid w:val="58ADAF9F"/>
    <w:rsid w:val="58AF1E77"/>
    <w:rsid w:val="58B5A25C"/>
    <w:rsid w:val="58C21FDC"/>
    <w:rsid w:val="58FB75D9"/>
    <w:rsid w:val="59062638"/>
    <w:rsid w:val="59080AC8"/>
    <w:rsid w:val="591014A3"/>
    <w:rsid w:val="5913205F"/>
    <w:rsid w:val="59173B0E"/>
    <w:rsid w:val="591AB20E"/>
    <w:rsid w:val="5924FD7F"/>
    <w:rsid w:val="59252A2C"/>
    <w:rsid w:val="5925A142"/>
    <w:rsid w:val="594828A6"/>
    <w:rsid w:val="594BAE0E"/>
    <w:rsid w:val="594BD1DD"/>
    <w:rsid w:val="595D0FF4"/>
    <w:rsid w:val="5962D3ED"/>
    <w:rsid w:val="596D21BA"/>
    <w:rsid w:val="597363AF"/>
    <w:rsid w:val="59737E0E"/>
    <w:rsid w:val="597A4B4F"/>
    <w:rsid w:val="597DA238"/>
    <w:rsid w:val="59887516"/>
    <w:rsid w:val="5995BFCD"/>
    <w:rsid w:val="599A4BAF"/>
    <w:rsid w:val="599EB4A5"/>
    <w:rsid w:val="599F05F2"/>
    <w:rsid w:val="59A4F1B2"/>
    <w:rsid w:val="59AC2604"/>
    <w:rsid w:val="59B3DFD9"/>
    <w:rsid w:val="59B61CE0"/>
    <w:rsid w:val="59BE8FE3"/>
    <w:rsid w:val="59C94EBF"/>
    <w:rsid w:val="59DD8F29"/>
    <w:rsid w:val="59E6FA47"/>
    <w:rsid w:val="59EC6CD1"/>
    <w:rsid w:val="59F6F922"/>
    <w:rsid w:val="5A2364BD"/>
    <w:rsid w:val="5A25C419"/>
    <w:rsid w:val="5A2A6299"/>
    <w:rsid w:val="5A30D4F5"/>
    <w:rsid w:val="5A354EB7"/>
    <w:rsid w:val="5A48A021"/>
    <w:rsid w:val="5A5AE03C"/>
    <w:rsid w:val="5A67B472"/>
    <w:rsid w:val="5A6A96C3"/>
    <w:rsid w:val="5A81D415"/>
    <w:rsid w:val="5A940644"/>
    <w:rsid w:val="5A96F29C"/>
    <w:rsid w:val="5A9942D1"/>
    <w:rsid w:val="5A9F0AD9"/>
    <w:rsid w:val="5AA5D6D4"/>
    <w:rsid w:val="5AB1934B"/>
    <w:rsid w:val="5AB74206"/>
    <w:rsid w:val="5AB84D1A"/>
    <w:rsid w:val="5ABBBFE8"/>
    <w:rsid w:val="5ABF6A32"/>
    <w:rsid w:val="5AC5A526"/>
    <w:rsid w:val="5ACDF2A4"/>
    <w:rsid w:val="5AD091C4"/>
    <w:rsid w:val="5AF3EAB2"/>
    <w:rsid w:val="5AFB5E5E"/>
    <w:rsid w:val="5B00C45D"/>
    <w:rsid w:val="5B02A2EE"/>
    <w:rsid w:val="5B0C81B4"/>
    <w:rsid w:val="5B20B9E4"/>
    <w:rsid w:val="5B2B2955"/>
    <w:rsid w:val="5B44EC41"/>
    <w:rsid w:val="5B4711BA"/>
    <w:rsid w:val="5B7816EB"/>
    <w:rsid w:val="5B7ECB31"/>
    <w:rsid w:val="5B894A50"/>
    <w:rsid w:val="5B926992"/>
    <w:rsid w:val="5BA8C949"/>
    <w:rsid w:val="5BB6410F"/>
    <w:rsid w:val="5BBD2B12"/>
    <w:rsid w:val="5BC53D7F"/>
    <w:rsid w:val="5BCEC3B7"/>
    <w:rsid w:val="5BDB1EC5"/>
    <w:rsid w:val="5BDB659F"/>
    <w:rsid w:val="5BE3A911"/>
    <w:rsid w:val="5BE3AF95"/>
    <w:rsid w:val="5BED4457"/>
    <w:rsid w:val="5BEF53A6"/>
    <w:rsid w:val="5BF43A1E"/>
    <w:rsid w:val="5C04B64B"/>
    <w:rsid w:val="5C15954F"/>
    <w:rsid w:val="5C31B4A8"/>
    <w:rsid w:val="5C3560A4"/>
    <w:rsid w:val="5C3E186F"/>
    <w:rsid w:val="5C482075"/>
    <w:rsid w:val="5C490BE3"/>
    <w:rsid w:val="5C4FE9D8"/>
    <w:rsid w:val="5C5FC80F"/>
    <w:rsid w:val="5C6408A1"/>
    <w:rsid w:val="5C6CF543"/>
    <w:rsid w:val="5C75384D"/>
    <w:rsid w:val="5C7BF58A"/>
    <w:rsid w:val="5C8CB156"/>
    <w:rsid w:val="5C9C0874"/>
    <w:rsid w:val="5CA5B6AE"/>
    <w:rsid w:val="5CAA457E"/>
    <w:rsid w:val="5CADCB76"/>
    <w:rsid w:val="5CD86862"/>
    <w:rsid w:val="5CDA4239"/>
    <w:rsid w:val="5CDE7A91"/>
    <w:rsid w:val="5CE45C7A"/>
    <w:rsid w:val="5CF93A45"/>
    <w:rsid w:val="5D02BAC8"/>
    <w:rsid w:val="5D0AAD18"/>
    <w:rsid w:val="5D0AFB16"/>
    <w:rsid w:val="5D10D8BA"/>
    <w:rsid w:val="5D16F4CC"/>
    <w:rsid w:val="5D1868E0"/>
    <w:rsid w:val="5D268CE0"/>
    <w:rsid w:val="5D27C5B0"/>
    <w:rsid w:val="5D36EA4E"/>
    <w:rsid w:val="5D5196B0"/>
    <w:rsid w:val="5D59A85B"/>
    <w:rsid w:val="5D5BFBBB"/>
    <w:rsid w:val="5D6641A3"/>
    <w:rsid w:val="5D81BCD0"/>
    <w:rsid w:val="5DACD46C"/>
    <w:rsid w:val="5DB2258D"/>
    <w:rsid w:val="5DBCE21C"/>
    <w:rsid w:val="5DC1BE35"/>
    <w:rsid w:val="5DC85ACF"/>
    <w:rsid w:val="5DDA3772"/>
    <w:rsid w:val="5DF86ECE"/>
    <w:rsid w:val="5DFF4EE3"/>
    <w:rsid w:val="5E07390E"/>
    <w:rsid w:val="5E189173"/>
    <w:rsid w:val="5E3778FD"/>
    <w:rsid w:val="5E49C3D0"/>
    <w:rsid w:val="5E506C5F"/>
    <w:rsid w:val="5E6D8269"/>
    <w:rsid w:val="5E8616CC"/>
    <w:rsid w:val="5E8E36DD"/>
    <w:rsid w:val="5EA3609D"/>
    <w:rsid w:val="5EA90D0D"/>
    <w:rsid w:val="5EAE35F2"/>
    <w:rsid w:val="5EAFD5E3"/>
    <w:rsid w:val="5EB53067"/>
    <w:rsid w:val="5EB7C262"/>
    <w:rsid w:val="5EBC6ADD"/>
    <w:rsid w:val="5ED0BB83"/>
    <w:rsid w:val="5ED0E13E"/>
    <w:rsid w:val="5ED85AD8"/>
    <w:rsid w:val="5EEF4598"/>
    <w:rsid w:val="5EF1670A"/>
    <w:rsid w:val="5EF91BA8"/>
    <w:rsid w:val="5F13C5BF"/>
    <w:rsid w:val="5F2C35D7"/>
    <w:rsid w:val="5F45EB55"/>
    <w:rsid w:val="5F4DB26D"/>
    <w:rsid w:val="5F523962"/>
    <w:rsid w:val="5F54F10A"/>
    <w:rsid w:val="5F5EA2E3"/>
    <w:rsid w:val="5F748FCE"/>
    <w:rsid w:val="5F9A52E1"/>
    <w:rsid w:val="5FA08B3E"/>
    <w:rsid w:val="5FA78259"/>
    <w:rsid w:val="5FAA874B"/>
    <w:rsid w:val="5FB1C710"/>
    <w:rsid w:val="5FBB9549"/>
    <w:rsid w:val="5FCC09BE"/>
    <w:rsid w:val="5FEA422D"/>
    <w:rsid w:val="6004FF1D"/>
    <w:rsid w:val="60194580"/>
    <w:rsid w:val="601E92B2"/>
    <w:rsid w:val="6029D7BD"/>
    <w:rsid w:val="603DB9C0"/>
    <w:rsid w:val="603F8A45"/>
    <w:rsid w:val="60440306"/>
    <w:rsid w:val="60452A77"/>
    <w:rsid w:val="6049FE4A"/>
    <w:rsid w:val="605C4066"/>
    <w:rsid w:val="6069D77C"/>
    <w:rsid w:val="6073D1C8"/>
    <w:rsid w:val="607A3957"/>
    <w:rsid w:val="607CA717"/>
    <w:rsid w:val="60831A7A"/>
    <w:rsid w:val="608D624F"/>
    <w:rsid w:val="6096B830"/>
    <w:rsid w:val="60978AE3"/>
    <w:rsid w:val="60C4449A"/>
    <w:rsid w:val="60CBB55C"/>
    <w:rsid w:val="60CE1D88"/>
    <w:rsid w:val="60CEB984"/>
    <w:rsid w:val="60E76B76"/>
    <w:rsid w:val="60F973C5"/>
    <w:rsid w:val="60FBE2DC"/>
    <w:rsid w:val="610400AD"/>
    <w:rsid w:val="610A1A93"/>
    <w:rsid w:val="61117720"/>
    <w:rsid w:val="611D2BDD"/>
    <w:rsid w:val="61526854"/>
    <w:rsid w:val="6156EEF9"/>
    <w:rsid w:val="615C216D"/>
    <w:rsid w:val="616B4FD7"/>
    <w:rsid w:val="617C0F8B"/>
    <w:rsid w:val="617CF7C2"/>
    <w:rsid w:val="61AE0717"/>
    <w:rsid w:val="61B61568"/>
    <w:rsid w:val="61B85C2F"/>
    <w:rsid w:val="61C0083F"/>
    <w:rsid w:val="61C5265E"/>
    <w:rsid w:val="61D50B99"/>
    <w:rsid w:val="61D5DC7D"/>
    <w:rsid w:val="61E0964E"/>
    <w:rsid w:val="61E35FE6"/>
    <w:rsid w:val="61F691D8"/>
    <w:rsid w:val="61FD360C"/>
    <w:rsid w:val="6216C09B"/>
    <w:rsid w:val="621D95FA"/>
    <w:rsid w:val="6225F7EC"/>
    <w:rsid w:val="6228D58F"/>
    <w:rsid w:val="623437C4"/>
    <w:rsid w:val="623DC66F"/>
    <w:rsid w:val="62633504"/>
    <w:rsid w:val="62689329"/>
    <w:rsid w:val="626EEEB2"/>
    <w:rsid w:val="627C18F6"/>
    <w:rsid w:val="628D9AF5"/>
    <w:rsid w:val="6298576B"/>
    <w:rsid w:val="629F0170"/>
    <w:rsid w:val="62ACD45D"/>
    <w:rsid w:val="62AD073A"/>
    <w:rsid w:val="62AD43BF"/>
    <w:rsid w:val="62B2AFDC"/>
    <w:rsid w:val="62BC46B7"/>
    <w:rsid w:val="62BD3052"/>
    <w:rsid w:val="62C78983"/>
    <w:rsid w:val="62DAA68B"/>
    <w:rsid w:val="62DAFFE0"/>
    <w:rsid w:val="62ECD2F8"/>
    <w:rsid w:val="631119EB"/>
    <w:rsid w:val="632C99C0"/>
    <w:rsid w:val="63345D7F"/>
    <w:rsid w:val="6338A715"/>
    <w:rsid w:val="633A17C3"/>
    <w:rsid w:val="6356BCB6"/>
    <w:rsid w:val="63633DD0"/>
    <w:rsid w:val="637520F6"/>
    <w:rsid w:val="637D17F5"/>
    <w:rsid w:val="63827528"/>
    <w:rsid w:val="638B3AB8"/>
    <w:rsid w:val="63A2AED8"/>
    <w:rsid w:val="63AB5C4C"/>
    <w:rsid w:val="63AFCB10"/>
    <w:rsid w:val="63B01876"/>
    <w:rsid w:val="63BD9C8B"/>
    <w:rsid w:val="63E473EF"/>
    <w:rsid w:val="63E93808"/>
    <w:rsid w:val="63FB145D"/>
    <w:rsid w:val="640BD937"/>
    <w:rsid w:val="641793CC"/>
    <w:rsid w:val="642361A0"/>
    <w:rsid w:val="642FE7D5"/>
    <w:rsid w:val="643633A9"/>
    <w:rsid w:val="644F445D"/>
    <w:rsid w:val="645D4715"/>
    <w:rsid w:val="645EA5E1"/>
    <w:rsid w:val="646356A9"/>
    <w:rsid w:val="64656E74"/>
    <w:rsid w:val="646EAC00"/>
    <w:rsid w:val="64719056"/>
    <w:rsid w:val="64725FA2"/>
    <w:rsid w:val="6487E724"/>
    <w:rsid w:val="648B2CA1"/>
    <w:rsid w:val="6491C0BE"/>
    <w:rsid w:val="649ECCD6"/>
    <w:rsid w:val="64AADEF6"/>
    <w:rsid w:val="64ABCA50"/>
    <w:rsid w:val="64B76053"/>
    <w:rsid w:val="64BB00AC"/>
    <w:rsid w:val="64C7B60A"/>
    <w:rsid w:val="64CDEE74"/>
    <w:rsid w:val="64DDCECD"/>
    <w:rsid w:val="64E9FAE1"/>
    <w:rsid w:val="65008E1A"/>
    <w:rsid w:val="6510CE51"/>
    <w:rsid w:val="653A089F"/>
    <w:rsid w:val="6540A8F8"/>
    <w:rsid w:val="654CD211"/>
    <w:rsid w:val="654EB4EC"/>
    <w:rsid w:val="655BA285"/>
    <w:rsid w:val="65693926"/>
    <w:rsid w:val="656AA1F7"/>
    <w:rsid w:val="65887EAE"/>
    <w:rsid w:val="659E5F2B"/>
    <w:rsid w:val="65AC5645"/>
    <w:rsid w:val="65ACFB31"/>
    <w:rsid w:val="65B8D0CA"/>
    <w:rsid w:val="65B9DFC5"/>
    <w:rsid w:val="65D5FEB7"/>
    <w:rsid w:val="65DB834E"/>
    <w:rsid w:val="65DD7EF5"/>
    <w:rsid w:val="65E2BA04"/>
    <w:rsid w:val="65F48B88"/>
    <w:rsid w:val="65FC817C"/>
    <w:rsid w:val="6601D938"/>
    <w:rsid w:val="660EA3D0"/>
    <w:rsid w:val="661F6168"/>
    <w:rsid w:val="662136A6"/>
    <w:rsid w:val="662CE635"/>
    <w:rsid w:val="6646AFD1"/>
    <w:rsid w:val="664D68F0"/>
    <w:rsid w:val="6650BFFD"/>
    <w:rsid w:val="6653B4BD"/>
    <w:rsid w:val="6660C14A"/>
    <w:rsid w:val="666D728C"/>
    <w:rsid w:val="667839B9"/>
    <w:rsid w:val="667BEF1C"/>
    <w:rsid w:val="66865A4B"/>
    <w:rsid w:val="669D721F"/>
    <w:rsid w:val="66CDEFBF"/>
    <w:rsid w:val="66EA355A"/>
    <w:rsid w:val="66F09E1C"/>
    <w:rsid w:val="66F85E76"/>
    <w:rsid w:val="67151A29"/>
    <w:rsid w:val="6722FD9B"/>
    <w:rsid w:val="672E647E"/>
    <w:rsid w:val="67300085"/>
    <w:rsid w:val="67417E08"/>
    <w:rsid w:val="674E2861"/>
    <w:rsid w:val="6753A11C"/>
    <w:rsid w:val="67662E67"/>
    <w:rsid w:val="676D8E21"/>
    <w:rsid w:val="6770EEFC"/>
    <w:rsid w:val="677230B3"/>
    <w:rsid w:val="6788DCD5"/>
    <w:rsid w:val="67990AEB"/>
    <w:rsid w:val="679BE8D6"/>
    <w:rsid w:val="67A273D7"/>
    <w:rsid w:val="67B07A81"/>
    <w:rsid w:val="67BEF14E"/>
    <w:rsid w:val="67BEFDEB"/>
    <w:rsid w:val="67CBA4E4"/>
    <w:rsid w:val="67CDC688"/>
    <w:rsid w:val="67E75A21"/>
    <w:rsid w:val="67EFFB10"/>
    <w:rsid w:val="67F2E88B"/>
    <w:rsid w:val="67FEA2FA"/>
    <w:rsid w:val="681511C0"/>
    <w:rsid w:val="681BB5B7"/>
    <w:rsid w:val="6822F6CE"/>
    <w:rsid w:val="68272F8E"/>
    <w:rsid w:val="682C2680"/>
    <w:rsid w:val="682E818D"/>
    <w:rsid w:val="6850510F"/>
    <w:rsid w:val="68570F33"/>
    <w:rsid w:val="686C0815"/>
    <w:rsid w:val="6877157E"/>
    <w:rsid w:val="68A09F45"/>
    <w:rsid w:val="68AE2A8A"/>
    <w:rsid w:val="68D08C25"/>
    <w:rsid w:val="68D2DA26"/>
    <w:rsid w:val="68D3478E"/>
    <w:rsid w:val="68D3E6E5"/>
    <w:rsid w:val="68E447C3"/>
    <w:rsid w:val="68EB50CB"/>
    <w:rsid w:val="68EC5434"/>
    <w:rsid w:val="68EF1EBF"/>
    <w:rsid w:val="68F6F9B8"/>
    <w:rsid w:val="69035EB2"/>
    <w:rsid w:val="692B72E4"/>
    <w:rsid w:val="6937ECCE"/>
    <w:rsid w:val="693BF380"/>
    <w:rsid w:val="6952B710"/>
    <w:rsid w:val="6954A9AC"/>
    <w:rsid w:val="696443CD"/>
    <w:rsid w:val="696573DC"/>
    <w:rsid w:val="696CCB07"/>
    <w:rsid w:val="6979A087"/>
    <w:rsid w:val="6981F13C"/>
    <w:rsid w:val="69834709"/>
    <w:rsid w:val="6988AA34"/>
    <w:rsid w:val="6988B0D4"/>
    <w:rsid w:val="69912A5A"/>
    <w:rsid w:val="69B02D9D"/>
    <w:rsid w:val="69B3FE1D"/>
    <w:rsid w:val="69B69486"/>
    <w:rsid w:val="69C31044"/>
    <w:rsid w:val="69C54F7B"/>
    <w:rsid w:val="69C9354E"/>
    <w:rsid w:val="69E09FBF"/>
    <w:rsid w:val="69E5D3E0"/>
    <w:rsid w:val="69E700E5"/>
    <w:rsid w:val="69EB239E"/>
    <w:rsid w:val="69EB8DE8"/>
    <w:rsid w:val="6A092605"/>
    <w:rsid w:val="6A0C83A8"/>
    <w:rsid w:val="6A0FFD36"/>
    <w:rsid w:val="6A11F375"/>
    <w:rsid w:val="6A29ADBB"/>
    <w:rsid w:val="6A37A01A"/>
    <w:rsid w:val="6A3A0A93"/>
    <w:rsid w:val="6A429929"/>
    <w:rsid w:val="6A4D01A3"/>
    <w:rsid w:val="6A5622ED"/>
    <w:rsid w:val="6A625029"/>
    <w:rsid w:val="6A6443C6"/>
    <w:rsid w:val="6A7041BA"/>
    <w:rsid w:val="6A714826"/>
    <w:rsid w:val="6A784F7D"/>
    <w:rsid w:val="6A7CE897"/>
    <w:rsid w:val="6A8CBA3D"/>
    <w:rsid w:val="6A900116"/>
    <w:rsid w:val="6A975B99"/>
    <w:rsid w:val="6A980269"/>
    <w:rsid w:val="6AB2C15C"/>
    <w:rsid w:val="6AC0E72D"/>
    <w:rsid w:val="6AEA4DF8"/>
    <w:rsid w:val="6B16386D"/>
    <w:rsid w:val="6B2FC448"/>
    <w:rsid w:val="6B401F5B"/>
    <w:rsid w:val="6B4CD600"/>
    <w:rsid w:val="6B4EBAA7"/>
    <w:rsid w:val="6B57A627"/>
    <w:rsid w:val="6B6008B5"/>
    <w:rsid w:val="6B64F229"/>
    <w:rsid w:val="6B69599F"/>
    <w:rsid w:val="6B7F19E7"/>
    <w:rsid w:val="6B8C612B"/>
    <w:rsid w:val="6B905D21"/>
    <w:rsid w:val="6B92FB89"/>
    <w:rsid w:val="6B98B539"/>
    <w:rsid w:val="6BA1C0AD"/>
    <w:rsid w:val="6BA984A9"/>
    <w:rsid w:val="6BB53C85"/>
    <w:rsid w:val="6BBD88AD"/>
    <w:rsid w:val="6BD090FB"/>
    <w:rsid w:val="6BD23AE0"/>
    <w:rsid w:val="6BD7E615"/>
    <w:rsid w:val="6BDAB5C7"/>
    <w:rsid w:val="6BE231AB"/>
    <w:rsid w:val="6BF886F3"/>
    <w:rsid w:val="6C0AD059"/>
    <w:rsid w:val="6C0F0378"/>
    <w:rsid w:val="6C29F9F8"/>
    <w:rsid w:val="6C2D4611"/>
    <w:rsid w:val="6C2DAD5C"/>
    <w:rsid w:val="6C3030AC"/>
    <w:rsid w:val="6C340B95"/>
    <w:rsid w:val="6C3A720E"/>
    <w:rsid w:val="6C4A8F16"/>
    <w:rsid w:val="6C4C62E7"/>
    <w:rsid w:val="6C53D264"/>
    <w:rsid w:val="6C6A8403"/>
    <w:rsid w:val="6C8A8FA5"/>
    <w:rsid w:val="6C8B320A"/>
    <w:rsid w:val="6C9FA41A"/>
    <w:rsid w:val="6CA015DF"/>
    <w:rsid w:val="6CA5379B"/>
    <w:rsid w:val="6CAAA7CE"/>
    <w:rsid w:val="6CABC3C8"/>
    <w:rsid w:val="6CAE6674"/>
    <w:rsid w:val="6CB3E3FE"/>
    <w:rsid w:val="6CEB08B1"/>
    <w:rsid w:val="6CEC0D64"/>
    <w:rsid w:val="6CF2CA50"/>
    <w:rsid w:val="6CFA1A80"/>
    <w:rsid w:val="6D23BAAC"/>
    <w:rsid w:val="6D41F213"/>
    <w:rsid w:val="6D4314A0"/>
    <w:rsid w:val="6D64BD01"/>
    <w:rsid w:val="6D74DB00"/>
    <w:rsid w:val="6D84F9C1"/>
    <w:rsid w:val="6D8A9A07"/>
    <w:rsid w:val="6D911A59"/>
    <w:rsid w:val="6D93ED76"/>
    <w:rsid w:val="6D95B458"/>
    <w:rsid w:val="6DA185EC"/>
    <w:rsid w:val="6DB1EB54"/>
    <w:rsid w:val="6DBAAFBC"/>
    <w:rsid w:val="6DD7219E"/>
    <w:rsid w:val="6DD8EDE5"/>
    <w:rsid w:val="6DE48873"/>
    <w:rsid w:val="6DF4D124"/>
    <w:rsid w:val="6DF624FB"/>
    <w:rsid w:val="6DFFFA27"/>
    <w:rsid w:val="6E11A2D4"/>
    <w:rsid w:val="6E1643D8"/>
    <w:rsid w:val="6E1C4F7A"/>
    <w:rsid w:val="6E28940E"/>
    <w:rsid w:val="6E2C1FEE"/>
    <w:rsid w:val="6E34BAA5"/>
    <w:rsid w:val="6E3CC764"/>
    <w:rsid w:val="6E4CDF13"/>
    <w:rsid w:val="6E519BAB"/>
    <w:rsid w:val="6E588B0C"/>
    <w:rsid w:val="6E5AE9CC"/>
    <w:rsid w:val="6E62DE01"/>
    <w:rsid w:val="6E79E914"/>
    <w:rsid w:val="6E80F4C1"/>
    <w:rsid w:val="6EE5333B"/>
    <w:rsid w:val="6EE7B4E6"/>
    <w:rsid w:val="6EEDA499"/>
    <w:rsid w:val="6EF75653"/>
    <w:rsid w:val="6EFE1EBE"/>
    <w:rsid w:val="6EFF6728"/>
    <w:rsid w:val="6F329B44"/>
    <w:rsid w:val="6F41E63B"/>
    <w:rsid w:val="6F5BD614"/>
    <w:rsid w:val="6F685BFA"/>
    <w:rsid w:val="6F6C2647"/>
    <w:rsid w:val="6F75BEC4"/>
    <w:rsid w:val="6F765D25"/>
    <w:rsid w:val="6F793A5A"/>
    <w:rsid w:val="6F7DD224"/>
    <w:rsid w:val="6F8110DC"/>
    <w:rsid w:val="6F8D1340"/>
    <w:rsid w:val="6F920C10"/>
    <w:rsid w:val="6F996777"/>
    <w:rsid w:val="6FAC5C50"/>
    <w:rsid w:val="6FAD7B1E"/>
    <w:rsid w:val="6FAEBF35"/>
    <w:rsid w:val="6FB97412"/>
    <w:rsid w:val="6FE8F50C"/>
    <w:rsid w:val="700704C2"/>
    <w:rsid w:val="70240084"/>
    <w:rsid w:val="7030EB62"/>
    <w:rsid w:val="7048285E"/>
    <w:rsid w:val="70587F48"/>
    <w:rsid w:val="705C89C6"/>
    <w:rsid w:val="705D81D8"/>
    <w:rsid w:val="706EE7AA"/>
    <w:rsid w:val="70750E53"/>
    <w:rsid w:val="707778C2"/>
    <w:rsid w:val="7079C405"/>
    <w:rsid w:val="707AE4B4"/>
    <w:rsid w:val="707C8BBF"/>
    <w:rsid w:val="709A1466"/>
    <w:rsid w:val="70A7BCB4"/>
    <w:rsid w:val="70AE509F"/>
    <w:rsid w:val="70B538B0"/>
    <w:rsid w:val="70B5B0E5"/>
    <w:rsid w:val="70B66E86"/>
    <w:rsid w:val="70BCD342"/>
    <w:rsid w:val="70BF30DE"/>
    <w:rsid w:val="70CC2210"/>
    <w:rsid w:val="70E5C80E"/>
    <w:rsid w:val="70E62D35"/>
    <w:rsid w:val="70E6C01E"/>
    <w:rsid w:val="70EB2799"/>
    <w:rsid w:val="7100FF04"/>
    <w:rsid w:val="71027D03"/>
    <w:rsid w:val="710C61A5"/>
    <w:rsid w:val="7111E8AB"/>
    <w:rsid w:val="711251DD"/>
    <w:rsid w:val="711BDE50"/>
    <w:rsid w:val="712BED71"/>
    <w:rsid w:val="714564A1"/>
    <w:rsid w:val="71531934"/>
    <w:rsid w:val="71597397"/>
    <w:rsid w:val="715C19D0"/>
    <w:rsid w:val="715E2C22"/>
    <w:rsid w:val="716FD014"/>
    <w:rsid w:val="7172F95E"/>
    <w:rsid w:val="71730060"/>
    <w:rsid w:val="7180E024"/>
    <w:rsid w:val="7182AE13"/>
    <w:rsid w:val="71A7933B"/>
    <w:rsid w:val="71A830E5"/>
    <w:rsid w:val="71AF4263"/>
    <w:rsid w:val="71AF5FF1"/>
    <w:rsid w:val="71D2B8AA"/>
    <w:rsid w:val="71DD07EE"/>
    <w:rsid w:val="71DDC472"/>
    <w:rsid w:val="71DE1369"/>
    <w:rsid w:val="71E44899"/>
    <w:rsid w:val="71EB79F8"/>
    <w:rsid w:val="71F10BD8"/>
    <w:rsid w:val="71F1F9F8"/>
    <w:rsid w:val="71F6C3C4"/>
    <w:rsid w:val="72117310"/>
    <w:rsid w:val="72177E6D"/>
    <w:rsid w:val="721FF417"/>
    <w:rsid w:val="7231E562"/>
    <w:rsid w:val="724FC5FB"/>
    <w:rsid w:val="7255B417"/>
    <w:rsid w:val="7268698E"/>
    <w:rsid w:val="727B8202"/>
    <w:rsid w:val="7283350B"/>
    <w:rsid w:val="72921EB5"/>
    <w:rsid w:val="729E949D"/>
    <w:rsid w:val="72AB7E23"/>
    <w:rsid w:val="72AD5057"/>
    <w:rsid w:val="72AE114B"/>
    <w:rsid w:val="72BD98B7"/>
    <w:rsid w:val="72C61447"/>
    <w:rsid w:val="72E1D288"/>
    <w:rsid w:val="731600F3"/>
    <w:rsid w:val="73163DA2"/>
    <w:rsid w:val="73198741"/>
    <w:rsid w:val="731B5810"/>
    <w:rsid w:val="73216E16"/>
    <w:rsid w:val="732920C3"/>
    <w:rsid w:val="73321351"/>
    <w:rsid w:val="733A8C09"/>
    <w:rsid w:val="733F2224"/>
    <w:rsid w:val="734C76BA"/>
    <w:rsid w:val="735AAAE7"/>
    <w:rsid w:val="735DA49D"/>
    <w:rsid w:val="73638D91"/>
    <w:rsid w:val="736512DC"/>
    <w:rsid w:val="736CCE74"/>
    <w:rsid w:val="73738CD0"/>
    <w:rsid w:val="739DB439"/>
    <w:rsid w:val="73A50084"/>
    <w:rsid w:val="73B0D485"/>
    <w:rsid w:val="73B32F50"/>
    <w:rsid w:val="73C5EA58"/>
    <w:rsid w:val="73D562B9"/>
    <w:rsid w:val="73D6E392"/>
    <w:rsid w:val="73E76AAF"/>
    <w:rsid w:val="73E7E387"/>
    <w:rsid w:val="73F8AC70"/>
    <w:rsid w:val="73F9488C"/>
    <w:rsid w:val="740405DB"/>
    <w:rsid w:val="7407256E"/>
    <w:rsid w:val="740C93BC"/>
    <w:rsid w:val="74101DDA"/>
    <w:rsid w:val="74293DA9"/>
    <w:rsid w:val="7435E9AD"/>
    <w:rsid w:val="743C8754"/>
    <w:rsid w:val="7440F628"/>
    <w:rsid w:val="7441BD22"/>
    <w:rsid w:val="7443EDAB"/>
    <w:rsid w:val="744EDEED"/>
    <w:rsid w:val="745A7E44"/>
    <w:rsid w:val="74760865"/>
    <w:rsid w:val="74936C18"/>
    <w:rsid w:val="74A43593"/>
    <w:rsid w:val="74AC7D56"/>
    <w:rsid w:val="74AEE0DF"/>
    <w:rsid w:val="74AF9CD3"/>
    <w:rsid w:val="74E761BA"/>
    <w:rsid w:val="74F23920"/>
    <w:rsid w:val="74FEA194"/>
    <w:rsid w:val="75208BF3"/>
    <w:rsid w:val="7522D0AB"/>
    <w:rsid w:val="752B7E1C"/>
    <w:rsid w:val="753FFEDF"/>
    <w:rsid w:val="755A02E7"/>
    <w:rsid w:val="75705375"/>
    <w:rsid w:val="75838577"/>
    <w:rsid w:val="7585190C"/>
    <w:rsid w:val="75953BD8"/>
    <w:rsid w:val="75A4305A"/>
    <w:rsid w:val="75B0DBFE"/>
    <w:rsid w:val="75D23E4A"/>
    <w:rsid w:val="75DA22A8"/>
    <w:rsid w:val="75DAB176"/>
    <w:rsid w:val="75EF5F21"/>
    <w:rsid w:val="75F2EF87"/>
    <w:rsid w:val="75FF94CB"/>
    <w:rsid w:val="76040B57"/>
    <w:rsid w:val="76179F81"/>
    <w:rsid w:val="7618B2E5"/>
    <w:rsid w:val="761D49C3"/>
    <w:rsid w:val="764AB67B"/>
    <w:rsid w:val="765437C7"/>
    <w:rsid w:val="7654C5A3"/>
    <w:rsid w:val="767990E8"/>
    <w:rsid w:val="7680FE10"/>
    <w:rsid w:val="768FD3C5"/>
    <w:rsid w:val="76927EC6"/>
    <w:rsid w:val="76A29C9C"/>
    <w:rsid w:val="76AAB29D"/>
    <w:rsid w:val="76B4796C"/>
    <w:rsid w:val="76B5FC44"/>
    <w:rsid w:val="76BCC70A"/>
    <w:rsid w:val="76C3E269"/>
    <w:rsid w:val="76C75064"/>
    <w:rsid w:val="76D647B4"/>
    <w:rsid w:val="76DD4932"/>
    <w:rsid w:val="76DED995"/>
    <w:rsid w:val="76EBFF43"/>
    <w:rsid w:val="771282D7"/>
    <w:rsid w:val="77161702"/>
    <w:rsid w:val="7725EE96"/>
    <w:rsid w:val="772AC808"/>
    <w:rsid w:val="773667BB"/>
    <w:rsid w:val="7737AACE"/>
    <w:rsid w:val="774B53FF"/>
    <w:rsid w:val="774B8286"/>
    <w:rsid w:val="774FB439"/>
    <w:rsid w:val="775B0DD9"/>
    <w:rsid w:val="7769AA4E"/>
    <w:rsid w:val="776E309C"/>
    <w:rsid w:val="776FDC4B"/>
    <w:rsid w:val="778B9507"/>
    <w:rsid w:val="7793A281"/>
    <w:rsid w:val="7794AF39"/>
    <w:rsid w:val="77A8D98D"/>
    <w:rsid w:val="77B156C6"/>
    <w:rsid w:val="77B791B7"/>
    <w:rsid w:val="77C1AB2C"/>
    <w:rsid w:val="77C92FE7"/>
    <w:rsid w:val="77D60D1C"/>
    <w:rsid w:val="77D8CDE5"/>
    <w:rsid w:val="77E6BB6A"/>
    <w:rsid w:val="77E7544A"/>
    <w:rsid w:val="77F8A8CE"/>
    <w:rsid w:val="77FA2307"/>
    <w:rsid w:val="77FA5376"/>
    <w:rsid w:val="77FC8BFB"/>
    <w:rsid w:val="78068A2F"/>
    <w:rsid w:val="7806AC8F"/>
    <w:rsid w:val="7808F311"/>
    <w:rsid w:val="782EBF25"/>
    <w:rsid w:val="7845D0B1"/>
    <w:rsid w:val="7854CB76"/>
    <w:rsid w:val="78597770"/>
    <w:rsid w:val="785D868F"/>
    <w:rsid w:val="785E8C09"/>
    <w:rsid w:val="786FC4EA"/>
    <w:rsid w:val="7885C0B8"/>
    <w:rsid w:val="788ED2BF"/>
    <w:rsid w:val="7890C6EB"/>
    <w:rsid w:val="7894D8EB"/>
    <w:rsid w:val="78A084D6"/>
    <w:rsid w:val="78A46CCF"/>
    <w:rsid w:val="78A5AADA"/>
    <w:rsid w:val="78BA3B9E"/>
    <w:rsid w:val="78BDAA49"/>
    <w:rsid w:val="78BF9963"/>
    <w:rsid w:val="78C20DFF"/>
    <w:rsid w:val="78C55A5B"/>
    <w:rsid w:val="78CA18AB"/>
    <w:rsid w:val="78D25B87"/>
    <w:rsid w:val="78D3AE08"/>
    <w:rsid w:val="78D897F3"/>
    <w:rsid w:val="78DB4AF8"/>
    <w:rsid w:val="78EA53F8"/>
    <w:rsid w:val="78EA54F8"/>
    <w:rsid w:val="78EF643E"/>
    <w:rsid w:val="78F4A622"/>
    <w:rsid w:val="78FA7ADF"/>
    <w:rsid w:val="790ADEC3"/>
    <w:rsid w:val="79429A4B"/>
    <w:rsid w:val="794500EC"/>
    <w:rsid w:val="79473F8C"/>
    <w:rsid w:val="794D4B03"/>
    <w:rsid w:val="79501BA5"/>
    <w:rsid w:val="79620AD7"/>
    <w:rsid w:val="796B1764"/>
    <w:rsid w:val="79746415"/>
    <w:rsid w:val="797FB434"/>
    <w:rsid w:val="7983F873"/>
    <w:rsid w:val="79B4BE9D"/>
    <w:rsid w:val="79D65ECA"/>
    <w:rsid w:val="79E7D2D0"/>
    <w:rsid w:val="79ED2ABE"/>
    <w:rsid w:val="79FB29E8"/>
    <w:rsid w:val="7A0B35CE"/>
    <w:rsid w:val="7A106BA5"/>
    <w:rsid w:val="7A272E0B"/>
    <w:rsid w:val="7A2A3622"/>
    <w:rsid w:val="7A2BD310"/>
    <w:rsid w:val="7A364E5A"/>
    <w:rsid w:val="7A396055"/>
    <w:rsid w:val="7A4155E8"/>
    <w:rsid w:val="7A44388B"/>
    <w:rsid w:val="7A4DA8E9"/>
    <w:rsid w:val="7A53D094"/>
    <w:rsid w:val="7A589D89"/>
    <w:rsid w:val="7A7B1C8C"/>
    <w:rsid w:val="7A7CF553"/>
    <w:rsid w:val="7A8F2ADA"/>
    <w:rsid w:val="7AAB495B"/>
    <w:rsid w:val="7ABCD851"/>
    <w:rsid w:val="7AC955A7"/>
    <w:rsid w:val="7ACBA92B"/>
    <w:rsid w:val="7AE6C32E"/>
    <w:rsid w:val="7AE7269D"/>
    <w:rsid w:val="7AE98573"/>
    <w:rsid w:val="7AF47E3C"/>
    <w:rsid w:val="7AF5276B"/>
    <w:rsid w:val="7B022EA4"/>
    <w:rsid w:val="7B05F0D4"/>
    <w:rsid w:val="7B14D93D"/>
    <w:rsid w:val="7B27F40C"/>
    <w:rsid w:val="7B3B5FD8"/>
    <w:rsid w:val="7B425277"/>
    <w:rsid w:val="7B541A8C"/>
    <w:rsid w:val="7B6455B6"/>
    <w:rsid w:val="7B645F6A"/>
    <w:rsid w:val="7B647B61"/>
    <w:rsid w:val="7B66E8CB"/>
    <w:rsid w:val="7B68E5A0"/>
    <w:rsid w:val="7B747D21"/>
    <w:rsid w:val="7B8BE882"/>
    <w:rsid w:val="7B8DC85A"/>
    <w:rsid w:val="7B9DC8C0"/>
    <w:rsid w:val="7BA713EF"/>
    <w:rsid w:val="7BAE900E"/>
    <w:rsid w:val="7BBB23BC"/>
    <w:rsid w:val="7BC984C1"/>
    <w:rsid w:val="7BCC4A20"/>
    <w:rsid w:val="7BCD76EA"/>
    <w:rsid w:val="7BCEE1A4"/>
    <w:rsid w:val="7BDC3E02"/>
    <w:rsid w:val="7BE359ED"/>
    <w:rsid w:val="7BF82A8A"/>
    <w:rsid w:val="7BF99876"/>
    <w:rsid w:val="7C0450DA"/>
    <w:rsid w:val="7C410562"/>
    <w:rsid w:val="7C50CB40"/>
    <w:rsid w:val="7C57AA63"/>
    <w:rsid w:val="7C5FA4B9"/>
    <w:rsid w:val="7C839FEA"/>
    <w:rsid w:val="7C89FBA6"/>
    <w:rsid w:val="7C8B133A"/>
    <w:rsid w:val="7C94A4C0"/>
    <w:rsid w:val="7CAA5A38"/>
    <w:rsid w:val="7CB1678E"/>
    <w:rsid w:val="7CB712D4"/>
    <w:rsid w:val="7CC6B829"/>
    <w:rsid w:val="7CE35EA0"/>
    <w:rsid w:val="7CE57409"/>
    <w:rsid w:val="7CF67EA4"/>
    <w:rsid w:val="7CFC16E3"/>
    <w:rsid w:val="7D0952DB"/>
    <w:rsid w:val="7D0BFB78"/>
    <w:rsid w:val="7D15C866"/>
    <w:rsid w:val="7D1FEF67"/>
    <w:rsid w:val="7D296616"/>
    <w:rsid w:val="7D3B364B"/>
    <w:rsid w:val="7D3B8E4F"/>
    <w:rsid w:val="7D3F68D5"/>
    <w:rsid w:val="7D437BE6"/>
    <w:rsid w:val="7D4BE298"/>
    <w:rsid w:val="7D58FB56"/>
    <w:rsid w:val="7D5B028F"/>
    <w:rsid w:val="7D5B7874"/>
    <w:rsid w:val="7D5CB590"/>
    <w:rsid w:val="7D6EE8C9"/>
    <w:rsid w:val="7D70B162"/>
    <w:rsid w:val="7D807378"/>
    <w:rsid w:val="7D92FD7F"/>
    <w:rsid w:val="7D9B1013"/>
    <w:rsid w:val="7DA045EA"/>
    <w:rsid w:val="7DD2798B"/>
    <w:rsid w:val="7DD8BF65"/>
    <w:rsid w:val="7DD99DEE"/>
    <w:rsid w:val="7DE1BA62"/>
    <w:rsid w:val="7E00FC5C"/>
    <w:rsid w:val="7E059F82"/>
    <w:rsid w:val="7E0BC2C0"/>
    <w:rsid w:val="7E0CD362"/>
    <w:rsid w:val="7E26F2A5"/>
    <w:rsid w:val="7E281CB8"/>
    <w:rsid w:val="7E357A36"/>
    <w:rsid w:val="7E3E3AC3"/>
    <w:rsid w:val="7E4493A3"/>
    <w:rsid w:val="7E471E78"/>
    <w:rsid w:val="7E4AD8DE"/>
    <w:rsid w:val="7E4E78FE"/>
    <w:rsid w:val="7E514C55"/>
    <w:rsid w:val="7E52BB73"/>
    <w:rsid w:val="7E67E3EB"/>
    <w:rsid w:val="7E6832C6"/>
    <w:rsid w:val="7E69A656"/>
    <w:rsid w:val="7E6A10F0"/>
    <w:rsid w:val="7E6B4EFB"/>
    <w:rsid w:val="7E6FD0B9"/>
    <w:rsid w:val="7E7264CF"/>
    <w:rsid w:val="7E7EE72B"/>
    <w:rsid w:val="7E82F1E3"/>
    <w:rsid w:val="7E942B66"/>
    <w:rsid w:val="7E94AB23"/>
    <w:rsid w:val="7E992356"/>
    <w:rsid w:val="7EA4D7E0"/>
    <w:rsid w:val="7EB022F4"/>
    <w:rsid w:val="7EB73A9D"/>
    <w:rsid w:val="7EC12DE1"/>
    <w:rsid w:val="7ED9087C"/>
    <w:rsid w:val="7EDA49D8"/>
    <w:rsid w:val="7EE18D61"/>
    <w:rsid w:val="7EE665BE"/>
    <w:rsid w:val="7F02D561"/>
    <w:rsid w:val="7F1041FA"/>
    <w:rsid w:val="7F138695"/>
    <w:rsid w:val="7F147D0E"/>
    <w:rsid w:val="7F1BB13D"/>
    <w:rsid w:val="7F254FDF"/>
    <w:rsid w:val="7F28D98D"/>
    <w:rsid w:val="7F324D5A"/>
    <w:rsid w:val="7F3B7EFE"/>
    <w:rsid w:val="7F403DC9"/>
    <w:rsid w:val="7F44C3DA"/>
    <w:rsid w:val="7F49D196"/>
    <w:rsid w:val="7F4C914C"/>
    <w:rsid w:val="7F58CA5C"/>
    <w:rsid w:val="7F66472F"/>
    <w:rsid w:val="7F9424D0"/>
    <w:rsid w:val="7F97AF6D"/>
    <w:rsid w:val="7FA991AD"/>
    <w:rsid w:val="7FB59215"/>
    <w:rsid w:val="7FC7DED6"/>
    <w:rsid w:val="7FCB60D0"/>
    <w:rsid w:val="7FD5688A"/>
    <w:rsid w:val="7FD62930"/>
    <w:rsid w:val="7FE86F3C"/>
    <w:rsid w:val="7FECD226"/>
    <w:rsid w:val="7FECF91A"/>
    <w:rsid w:val="7FEFED7A"/>
    <w:rsid w:val="7FF852C2"/>
    <w:rsid w:val="7FFDC48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1F65C"/>
  <w15:docId w15:val="{3FB52407-C029-4A35-A707-27326E8F0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1F94"/>
    <w:rPr>
      <w:sz w:val="24"/>
      <w:szCs w:val="24"/>
    </w:rPr>
  </w:style>
  <w:style w:type="paragraph" w:styleId="Titolo1">
    <w:name w:val="heading 1"/>
    <w:aliases w:val="h1,II+,I,H1,H11,H12,H13,H14,H15,H16,H17,H18,H111,H121,H131,H141,H151,H161,H171,H19,H112,H122,H132,H142,H152,H162,H172,H181,H1111,H1211,H1311,H1411,H1511,H1611,H1711,H110,H113,H123,H133,H143,H153,H163,H173,H114,H124,H134,H144,H154,H164,H174,1"/>
    <w:basedOn w:val="Normale"/>
    <w:next w:val="Normale"/>
    <w:link w:val="Titolo1Carattere"/>
    <w:uiPriority w:val="9"/>
    <w:qFormat/>
    <w:rsid w:val="002C1F94"/>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aliases w:val="21,h2,A.B.C.,2,H2,2nd level,t2,CAPITOLO,HD2,OdsKap2,Reset numbering,w,Header 2,l2,Level 2 Head,Heading new,Paragrafo 1,Heading 2 Hidden,Chapter Number/Appendix Letter,chn,Level 2 Topic Heading,H21,Chapter Number/Appendix Letter1"/>
    <w:basedOn w:val="Normale"/>
    <w:next w:val="Normale"/>
    <w:link w:val="Titolo2Carattere"/>
    <w:uiPriority w:val="9"/>
    <w:unhideWhenUsed/>
    <w:qFormat/>
    <w:rsid w:val="002C1F94"/>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aliases w:val="H3,3,h3,subhead,Titolo paragrafo,§,t3,Underrubrik2,L3,Paragraaf,head 3,header3,h31,head 31,header31,h32,head 32,header32,h33,head 33,header33,h311,head 311,header311,h321,head 321,header321,h34,head 34,header34,h312,head 312,header312,h322,§§"/>
    <w:basedOn w:val="Normale"/>
    <w:next w:val="Normale"/>
    <w:link w:val="Titolo3Carattere"/>
    <w:uiPriority w:val="9"/>
    <w:unhideWhenUsed/>
    <w:qFormat/>
    <w:rsid w:val="002C1F94"/>
    <w:pPr>
      <w:keepNext/>
      <w:spacing w:before="240" w:after="60"/>
      <w:outlineLvl w:val="2"/>
    </w:pPr>
    <w:rPr>
      <w:rFonts w:asciiTheme="majorHAnsi" w:eastAsiaTheme="majorEastAsia" w:hAnsiTheme="majorHAnsi" w:cstheme="majorBidi"/>
      <w:b/>
      <w:bCs/>
      <w:sz w:val="26"/>
      <w:szCs w:val="26"/>
    </w:rPr>
  </w:style>
  <w:style w:type="paragraph" w:styleId="Titolo4">
    <w:name w:val="heading 4"/>
    <w:aliases w:val="h4,a.,Ref Heading 1,rh1,Heading sql,H4,First Subheading,Ref Heading 11,rh11,Heading sql1,H42,h41,First Subheading1,Ref Heading 12,rh12,Heading sql2,H43,h42,First Subheading2,Ref Heading 13,rh13,Heading sql3,H44,Ref Heading 14,rh14"/>
    <w:basedOn w:val="Normale"/>
    <w:next w:val="Normale"/>
    <w:link w:val="Titolo4Carattere"/>
    <w:uiPriority w:val="9"/>
    <w:unhideWhenUsed/>
    <w:qFormat/>
    <w:rsid w:val="002C1F94"/>
    <w:pPr>
      <w:keepNext/>
      <w:spacing w:before="240" w:after="60"/>
      <w:outlineLvl w:val="3"/>
    </w:pPr>
    <w:rPr>
      <w:rFonts w:cstheme="majorBidi"/>
      <w:b/>
      <w:bCs/>
      <w:sz w:val="28"/>
      <w:szCs w:val="28"/>
    </w:rPr>
  </w:style>
  <w:style w:type="paragraph" w:styleId="Titolo5">
    <w:name w:val="heading 5"/>
    <w:aliases w:val="H5,Ref Heading 2,rh2,h5,Second Subheading,Ref Heading 21,rh21,H51,h51,Second Subheading1,Ref Heading 22,rh22,H52,Ref Heading 23,rh23,H53,h52,Second Subheading2,Ref Heading 24,rh24,H54,Ref Heading 25,rh25,H55,h53,Second Subheading3,rh26,H56"/>
    <w:basedOn w:val="Normale"/>
    <w:next w:val="Normale"/>
    <w:link w:val="Titolo5Carattere"/>
    <w:uiPriority w:val="9"/>
    <w:unhideWhenUsed/>
    <w:qFormat/>
    <w:rsid w:val="002C1F94"/>
    <w:pPr>
      <w:spacing w:before="240" w:after="60"/>
      <w:outlineLvl w:val="4"/>
    </w:pPr>
    <w:rPr>
      <w:rFonts w:cstheme="majorBidi"/>
      <w:b/>
      <w:bCs/>
      <w:i/>
      <w:iCs/>
      <w:sz w:val="26"/>
      <w:szCs w:val="26"/>
    </w:rPr>
  </w:style>
  <w:style w:type="paragraph" w:styleId="Titolo6">
    <w:name w:val="heading 6"/>
    <w:aliases w:val="H6,Legal Level 1.,Legal Level 1.1,Legal Level 1.2,Legal Level 1.3,Legal Level 1.11,Legal Level 1.21,Legal Level 1.4,Legal Level 1.12,Legal Level 1.22,Legal Level 1.31,Legal Level 1.111,Legal Level 1.211,Legal Level 1.5,Legal Level 1.13,6,h6,s"/>
    <w:basedOn w:val="Normale"/>
    <w:next w:val="Normale"/>
    <w:link w:val="Titolo6Carattere"/>
    <w:uiPriority w:val="9"/>
    <w:unhideWhenUsed/>
    <w:qFormat/>
    <w:rsid w:val="002C1F94"/>
    <w:pPr>
      <w:spacing w:before="240" w:after="60"/>
      <w:outlineLvl w:val="5"/>
    </w:pPr>
    <w:rPr>
      <w:rFonts w:cstheme="majorBidi"/>
      <w:b/>
      <w:bCs/>
      <w:sz w:val="22"/>
      <w:szCs w:val="22"/>
    </w:rPr>
  </w:style>
  <w:style w:type="paragraph" w:styleId="Titolo7">
    <w:name w:val="heading 7"/>
    <w:aliases w:val="App Heading1,liste1,Legal Level 1.1.,Legal Level 1.1.1,Legal Level 1.1.2,Legal Level 1.1.3,Legal Level 1.1.11,Legal Level 1.1.21,Legal Level 1.1.4,Legal Level 1.1.12,Legal Level 1.1.22,Legal Level 1.1.31,Legal Level 1.1.111,7,Objectiv,heading"/>
    <w:basedOn w:val="Normale"/>
    <w:next w:val="Normale"/>
    <w:link w:val="Titolo7Carattere"/>
    <w:uiPriority w:val="9"/>
    <w:unhideWhenUsed/>
    <w:qFormat/>
    <w:rsid w:val="002C1F94"/>
    <w:pPr>
      <w:spacing w:before="240" w:after="60"/>
      <w:outlineLvl w:val="6"/>
    </w:pPr>
    <w:rPr>
      <w:rFonts w:cstheme="majorBidi"/>
    </w:rPr>
  </w:style>
  <w:style w:type="paragraph" w:styleId="Titolo8">
    <w:name w:val="heading 8"/>
    <w:aliases w:val="liste 2,Legal Level 1.1.1.,Legal Level 1.1.1.1,Legal Level 1.1.1.2,Legal Level 1.1.1.3,Legal Level 1.1.1.11,Legal Level 1.1.1.21,Legal Level 1.1.1.4,Legal Level 1.1.1.12,Legal Level 1.1.1.22,Legal Level 1.1.1.31,Legal Level 1.1.1.111,8,req,po"/>
    <w:basedOn w:val="Normale"/>
    <w:next w:val="Normale"/>
    <w:link w:val="Titolo8Carattere"/>
    <w:uiPriority w:val="9"/>
    <w:unhideWhenUsed/>
    <w:qFormat/>
    <w:rsid w:val="002C1F94"/>
    <w:pPr>
      <w:spacing w:before="240" w:after="60"/>
      <w:outlineLvl w:val="7"/>
    </w:pPr>
    <w:rPr>
      <w:rFonts w:cstheme="majorBidi"/>
      <w:i/>
      <w:iCs/>
    </w:rPr>
  </w:style>
  <w:style w:type="paragraph" w:styleId="Titolo9">
    <w:name w:val="heading 9"/>
    <w:aliases w:val="Titre 10,Titolo 10,Legal Level 1.1.1.1.,Legal Level 1.1.1.1.1,Legal Level 1.1.1.1.2,Legal Level 1.1.1.1.3,Legal Level 1.1.1.1.11,Legal Level 1.1.1.1.21,Legal Level 1.1.1.1.4,Legal Level 1.1.1.1.12,Legal Level 1.1.1.1.22,Legal Level 1.1.1.1.31"/>
    <w:basedOn w:val="Normale"/>
    <w:next w:val="Normale"/>
    <w:link w:val="Titolo9Carattere"/>
    <w:uiPriority w:val="9"/>
    <w:unhideWhenUsed/>
    <w:qFormat/>
    <w:rsid w:val="002C1F94"/>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h1 Carattere,II+ Carattere,I Carattere,H1 Carattere,H11 Carattere,H12 Carattere,H13 Carattere,H14 Carattere,H15 Carattere,H16 Carattere,H17 Carattere,H18 Carattere,H111 Carattere,H121 Carattere,H131 Carattere,H141 Carattere"/>
    <w:basedOn w:val="Carpredefinitoparagrafo"/>
    <w:link w:val="Titolo1"/>
    <w:uiPriority w:val="9"/>
    <w:rsid w:val="002C1F94"/>
    <w:rPr>
      <w:rFonts w:asciiTheme="majorHAnsi" w:eastAsiaTheme="majorEastAsia" w:hAnsiTheme="majorHAnsi" w:cstheme="majorBidi"/>
      <w:b/>
      <w:bCs/>
      <w:kern w:val="32"/>
      <w:sz w:val="32"/>
      <w:szCs w:val="32"/>
    </w:rPr>
  </w:style>
  <w:style w:type="character" w:customStyle="1" w:styleId="Titolo2Carattere">
    <w:name w:val="Titolo 2 Carattere"/>
    <w:aliases w:val="21 Carattere,h2 Carattere,A.B.C. Carattere,2 Carattere,H2 Carattere,2nd level Carattere,t2 Carattere,CAPITOLO Carattere,HD2 Carattere,OdsKap2 Carattere,Reset numbering Carattere,w Carattere,Header 2 Carattere,l2 Carattere"/>
    <w:basedOn w:val="Carpredefinitoparagrafo"/>
    <w:link w:val="Titolo2"/>
    <w:uiPriority w:val="9"/>
    <w:rsid w:val="002C1F94"/>
    <w:rPr>
      <w:rFonts w:asciiTheme="majorHAnsi" w:eastAsiaTheme="majorEastAsia" w:hAnsiTheme="majorHAnsi" w:cstheme="majorBidi"/>
      <w:b/>
      <w:bCs/>
      <w:i/>
      <w:iCs/>
      <w:sz w:val="28"/>
      <w:szCs w:val="28"/>
    </w:rPr>
  </w:style>
  <w:style w:type="character" w:customStyle="1" w:styleId="Titolo3Carattere">
    <w:name w:val="Titolo 3 Carattere"/>
    <w:aliases w:val="H3 Carattere,3 Carattere,h3 Carattere,subhead Carattere,Titolo paragrafo Carattere,§ Carattere,t3 Carattere,Underrubrik2 Carattere,L3 Carattere,Paragraaf Carattere,head 3 Carattere,header3 Carattere,h31 Carattere,head 31 Carattere"/>
    <w:basedOn w:val="Carpredefinitoparagrafo"/>
    <w:link w:val="Titolo3"/>
    <w:uiPriority w:val="9"/>
    <w:rsid w:val="002C1F94"/>
    <w:rPr>
      <w:rFonts w:asciiTheme="majorHAnsi" w:eastAsiaTheme="majorEastAsia" w:hAnsiTheme="majorHAnsi" w:cstheme="majorBidi"/>
      <w:b/>
      <w:bCs/>
      <w:sz w:val="26"/>
      <w:szCs w:val="26"/>
    </w:rPr>
  </w:style>
  <w:style w:type="character" w:customStyle="1" w:styleId="Titolo4Carattere">
    <w:name w:val="Titolo 4 Carattere"/>
    <w:aliases w:val="h4 Carattere,a. Carattere,Ref Heading 1 Carattere,rh1 Carattere,Heading sql Carattere,H4 Carattere,First Subheading Carattere,Ref Heading 11 Carattere,rh11 Carattere,Heading sql1 Carattere,H42 Carattere,h41 Carattere,rh12 Carattere"/>
    <w:basedOn w:val="Carpredefinitoparagrafo"/>
    <w:link w:val="Titolo4"/>
    <w:uiPriority w:val="9"/>
    <w:rsid w:val="002C1F94"/>
    <w:rPr>
      <w:rFonts w:cstheme="majorBidi"/>
      <w:b/>
      <w:bCs/>
      <w:sz w:val="28"/>
      <w:szCs w:val="28"/>
    </w:rPr>
  </w:style>
  <w:style w:type="character" w:customStyle="1" w:styleId="Titolo5Carattere">
    <w:name w:val="Titolo 5 Carattere"/>
    <w:aliases w:val="H5 Carattere,Ref Heading 2 Carattere,rh2 Carattere,h5 Carattere,Second Subheading Carattere,Ref Heading 21 Carattere,rh21 Carattere,H51 Carattere,h51 Carattere,Second Subheading1 Carattere,Ref Heading 22 Carattere,rh22 Carattere"/>
    <w:basedOn w:val="Carpredefinitoparagrafo"/>
    <w:link w:val="Titolo5"/>
    <w:uiPriority w:val="9"/>
    <w:rsid w:val="002C1F94"/>
    <w:rPr>
      <w:rFonts w:cstheme="majorBidi"/>
      <w:b/>
      <w:bCs/>
      <w:i/>
      <w:iCs/>
      <w:sz w:val="26"/>
      <w:szCs w:val="26"/>
    </w:rPr>
  </w:style>
  <w:style w:type="character" w:customStyle="1" w:styleId="Titolo6Carattere">
    <w:name w:val="Titolo 6 Carattere"/>
    <w:aliases w:val="H6 Carattere,Legal Level 1. Carattere,Legal Level 1.1 Carattere,Legal Level 1.2 Carattere,Legal Level 1.3 Carattere,Legal Level 1.11 Carattere,Legal Level 1.21 Carattere,Legal Level 1.4 Carattere,Legal Level 1.12 Carattere,6 Carattere"/>
    <w:basedOn w:val="Carpredefinitoparagrafo"/>
    <w:link w:val="Titolo6"/>
    <w:uiPriority w:val="9"/>
    <w:rsid w:val="002C1F94"/>
    <w:rPr>
      <w:rFonts w:cstheme="majorBidi"/>
      <w:b/>
      <w:bCs/>
    </w:rPr>
  </w:style>
  <w:style w:type="character" w:customStyle="1" w:styleId="Titolo7Carattere">
    <w:name w:val="Titolo 7 Carattere"/>
    <w:aliases w:val="App Heading1 Carattere,liste1 Carattere,Legal Level 1.1. Carattere,Legal Level 1.1.1 Carattere,Legal Level 1.1.2 Carattere,Legal Level 1.1.3 Carattere,Legal Level 1.1.11 Carattere,Legal Level 1.1.21 Carattere,7 Carattere"/>
    <w:basedOn w:val="Carpredefinitoparagrafo"/>
    <w:link w:val="Titolo7"/>
    <w:uiPriority w:val="9"/>
    <w:rsid w:val="002C1F94"/>
    <w:rPr>
      <w:rFonts w:cstheme="majorBidi"/>
      <w:sz w:val="24"/>
      <w:szCs w:val="24"/>
    </w:rPr>
  </w:style>
  <w:style w:type="character" w:customStyle="1" w:styleId="Titolo8Carattere">
    <w:name w:val="Titolo 8 Carattere"/>
    <w:aliases w:val="liste 2 Carattere,Legal Level 1.1.1. Carattere,Legal Level 1.1.1.1 Carattere,Legal Level 1.1.1.2 Carattere,Legal Level 1.1.1.3 Carattere,Legal Level 1.1.1.11 Carattere,Legal Level 1.1.1.21 Carattere,Legal Level 1.1.1.4 Carattere"/>
    <w:basedOn w:val="Carpredefinitoparagrafo"/>
    <w:link w:val="Titolo8"/>
    <w:uiPriority w:val="9"/>
    <w:rsid w:val="002C1F94"/>
    <w:rPr>
      <w:rFonts w:cstheme="majorBidi"/>
      <w:i/>
      <w:iCs/>
      <w:sz w:val="24"/>
      <w:szCs w:val="24"/>
    </w:rPr>
  </w:style>
  <w:style w:type="character" w:customStyle="1" w:styleId="Titolo9Carattere">
    <w:name w:val="Titolo 9 Carattere"/>
    <w:aliases w:val="Titre 10 Carattere,Titolo 10 Carattere,Legal Level 1.1.1.1. Carattere,Legal Level 1.1.1.1.1 Carattere,Legal Level 1.1.1.1.2 Carattere,Legal Level 1.1.1.1.3 Carattere,Legal Level 1.1.1.1.11 Carattere,Legal Level 1.1.1.1.21 Carattere"/>
    <w:basedOn w:val="Carpredefinitoparagrafo"/>
    <w:link w:val="Titolo9"/>
    <w:uiPriority w:val="9"/>
    <w:rsid w:val="002C1F94"/>
    <w:rPr>
      <w:rFonts w:asciiTheme="majorHAnsi" w:eastAsiaTheme="majorEastAsia" w:hAnsiTheme="majorHAnsi" w:cstheme="majorBidi"/>
    </w:rPr>
  </w:style>
  <w:style w:type="character" w:customStyle="1" w:styleId="Heading2Char">
    <w:name w:val="Heading 2 Char"/>
    <w:aliases w:val="21 Char,h2 Char,A.B.C. Char,2 Char,H2 Char,2nd level Char,t2 Char,CAPITOLO Char,HD2 Char,OdsKap2 Char,Reset numbering Char,w Char,Header 2 Char,l2 Char,Level 2 Head Char,Heading new Char,Paragrafo 1 Char,Heading 2 Hidden Char,chn Char"/>
    <w:basedOn w:val="Carpredefinitoparagrafo"/>
    <w:uiPriority w:val="99"/>
    <w:semiHidden/>
    <w:locked/>
    <w:rsid w:val="001944BB"/>
    <w:rPr>
      <w:rFonts w:ascii="Cambria" w:hAnsi="Cambria" w:cs="Times New Roman"/>
      <w:b/>
      <w:bCs/>
      <w:i/>
      <w:iCs/>
      <w:sz w:val="28"/>
      <w:szCs w:val="28"/>
    </w:rPr>
  </w:style>
  <w:style w:type="character" w:customStyle="1" w:styleId="Heading8Char">
    <w:name w:val="Heading 8 Char"/>
    <w:aliases w:val="liste 2 Char,Legal Level 1.1.1. Char,Legal Level 1.1.1.1 Char,Legal Level 1.1.1.2 Char,Legal Level 1.1.1.3 Char,Legal Level 1.1.1.11 Char,Legal Level 1.1.1.21 Char,Legal Level 1.1.1.4 Char,Legal Level 1.1.1.12 Char,8 Char,req Char,po Char"/>
    <w:basedOn w:val="Carpredefinitoparagrafo"/>
    <w:uiPriority w:val="9"/>
    <w:semiHidden/>
    <w:rsid w:val="001944BB"/>
    <w:rPr>
      <w:rFonts w:asciiTheme="minorHAnsi" w:eastAsiaTheme="minorEastAsia" w:hAnsiTheme="minorHAnsi" w:cstheme="minorBidi"/>
      <w:i/>
      <w:iCs/>
      <w:sz w:val="24"/>
      <w:szCs w:val="24"/>
    </w:rPr>
  </w:style>
  <w:style w:type="character" w:customStyle="1" w:styleId="Heading8Char5">
    <w:name w:val="Heading 8 Char5"/>
    <w:aliases w:val="liste 2 Char5,Legal Level 1.1.1. Char5,Legal Level 1.1.1.1 Char5,Legal Level 1.1.1.2 Char5,Legal Level 1.1.1.3 Char5,Legal Level 1.1.1.11 Char5,Legal Level 1.1.1.21 Char5,Legal Level 1.1.1.4 Char5,Legal Level 1.1.1.12 Char5,8 Char5"/>
    <w:basedOn w:val="Carpredefinitoparagrafo"/>
    <w:uiPriority w:val="99"/>
    <w:semiHidden/>
    <w:locked/>
    <w:rsid w:val="001944BB"/>
    <w:rPr>
      <w:rFonts w:ascii="Calibri" w:hAnsi="Calibri" w:cs="Times New Roman"/>
      <w:i/>
      <w:iCs/>
      <w:sz w:val="24"/>
      <w:szCs w:val="24"/>
    </w:rPr>
  </w:style>
  <w:style w:type="character" w:customStyle="1" w:styleId="Heading8Char4">
    <w:name w:val="Heading 8 Char4"/>
    <w:aliases w:val="liste 2 Char4,Legal Level 1.1.1. Char4,Legal Level 1.1.1.1 Char4,Legal Level 1.1.1.2 Char4,Legal Level 1.1.1.3 Char4,Legal Level 1.1.1.11 Char4,Legal Level 1.1.1.21 Char4,Legal Level 1.1.1.4 Char4,Legal Level 1.1.1.12 Char4,8 Char4"/>
    <w:basedOn w:val="Carpredefinitoparagrafo"/>
    <w:uiPriority w:val="99"/>
    <w:semiHidden/>
    <w:rsid w:val="001944BB"/>
    <w:rPr>
      <w:rFonts w:ascii="Calibri" w:hAnsi="Calibri" w:cs="Times New Roman"/>
      <w:i/>
      <w:iCs/>
      <w:sz w:val="24"/>
      <w:szCs w:val="24"/>
    </w:rPr>
  </w:style>
  <w:style w:type="character" w:customStyle="1" w:styleId="Heading8Char3">
    <w:name w:val="Heading 8 Char3"/>
    <w:aliases w:val="liste 2 Char3,Legal Level 1.1.1. Char3,Legal Level 1.1.1.1 Char3,Legal Level 1.1.1.2 Char3,Legal Level 1.1.1.3 Char3,Legal Level 1.1.1.11 Char3,Legal Level 1.1.1.21 Char3,Legal Level 1.1.1.4 Char3,Legal Level 1.1.1.12 Char3,8 Char3"/>
    <w:basedOn w:val="Carpredefinitoparagrafo"/>
    <w:uiPriority w:val="99"/>
    <w:semiHidden/>
    <w:locked/>
    <w:rsid w:val="001944BB"/>
    <w:rPr>
      <w:rFonts w:ascii="Calibri" w:hAnsi="Calibri" w:cs="Times New Roman"/>
      <w:i/>
      <w:iCs/>
      <w:sz w:val="24"/>
      <w:szCs w:val="24"/>
    </w:rPr>
  </w:style>
  <w:style w:type="character" w:customStyle="1" w:styleId="Heading8Char2">
    <w:name w:val="Heading 8 Char2"/>
    <w:aliases w:val="liste 2 Char2,Legal Level 1.1.1. Char2,Legal Level 1.1.1.1 Char2,Legal Level 1.1.1.2 Char2,Legal Level 1.1.1.3 Char2,Legal Level 1.1.1.11 Char2,Legal Level 1.1.1.21 Char2,Legal Level 1.1.1.4 Char2,Legal Level 1.1.1.12 Char2,8 Char2"/>
    <w:basedOn w:val="Carpredefinitoparagrafo"/>
    <w:uiPriority w:val="99"/>
    <w:semiHidden/>
    <w:rsid w:val="001944BB"/>
    <w:rPr>
      <w:rFonts w:ascii="Calibri" w:hAnsi="Calibri" w:cs="Times New Roman"/>
      <w:i/>
      <w:iCs/>
      <w:sz w:val="24"/>
      <w:szCs w:val="24"/>
    </w:rPr>
  </w:style>
  <w:style w:type="paragraph" w:styleId="Titolo">
    <w:name w:val="Title"/>
    <w:basedOn w:val="Normale"/>
    <w:next w:val="Normale"/>
    <w:link w:val="TitoloCarattere"/>
    <w:uiPriority w:val="10"/>
    <w:qFormat/>
    <w:rsid w:val="002C1F9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2C1F94"/>
    <w:rPr>
      <w:rFonts w:asciiTheme="majorHAnsi" w:eastAsiaTheme="majorEastAsia" w:hAnsiTheme="majorHAnsi" w:cstheme="majorBidi"/>
      <w:b/>
      <w:bCs/>
      <w:kern w:val="28"/>
      <w:sz w:val="32"/>
      <w:szCs w:val="32"/>
    </w:rPr>
  </w:style>
  <w:style w:type="paragraph" w:styleId="Rientrocorpodeltesto2">
    <w:name w:val="Body Text Indent 2"/>
    <w:basedOn w:val="Normale"/>
    <w:link w:val="Rientrocorpodeltesto2Carattere"/>
    <w:rsid w:val="001944BB"/>
    <w:pPr>
      <w:ind w:left="1276" w:hanging="1276"/>
    </w:pPr>
    <w:rPr>
      <w:rFonts w:ascii="Arial" w:hAnsi="Arial"/>
      <w:b/>
      <w:sz w:val="28"/>
    </w:rPr>
  </w:style>
  <w:style w:type="character" w:customStyle="1" w:styleId="Rientrocorpodeltesto2Carattere">
    <w:name w:val="Rientro corpo del testo 2 Carattere"/>
    <w:basedOn w:val="Carpredefinitoparagrafo"/>
    <w:link w:val="Rientrocorpodeltesto2"/>
    <w:rsid w:val="001944BB"/>
    <w:rPr>
      <w:rFonts w:ascii="Arial" w:eastAsia="Times New Roman" w:hAnsi="Arial" w:cs="Times New Roman"/>
      <w:b/>
      <w:sz w:val="28"/>
      <w:szCs w:val="20"/>
      <w:lang w:eastAsia="it-IT"/>
    </w:rPr>
  </w:style>
  <w:style w:type="paragraph" w:styleId="Corpotesto">
    <w:name w:val="Body Text"/>
    <w:basedOn w:val="Normale"/>
    <w:link w:val="CorpotestoCarattere"/>
    <w:rsid w:val="001944BB"/>
    <w:rPr>
      <w:rFonts w:ascii="Arial" w:hAnsi="Arial"/>
      <w:sz w:val="28"/>
    </w:rPr>
  </w:style>
  <w:style w:type="character" w:customStyle="1" w:styleId="CorpotestoCarattere">
    <w:name w:val="Corpo testo Carattere"/>
    <w:basedOn w:val="Carpredefinitoparagrafo"/>
    <w:link w:val="Corpotesto"/>
    <w:rsid w:val="001944BB"/>
    <w:rPr>
      <w:rFonts w:ascii="Arial" w:eastAsia="Times New Roman" w:hAnsi="Arial" w:cs="Times New Roman"/>
      <w:sz w:val="28"/>
      <w:szCs w:val="20"/>
      <w:lang w:eastAsia="it-IT"/>
    </w:rPr>
  </w:style>
  <w:style w:type="paragraph" w:styleId="Intestazione">
    <w:name w:val="header"/>
    <w:basedOn w:val="Normale"/>
    <w:link w:val="IntestazioneCarattere"/>
    <w:rsid w:val="001944BB"/>
    <w:pPr>
      <w:tabs>
        <w:tab w:val="center" w:pos="4819"/>
        <w:tab w:val="right" w:pos="9638"/>
      </w:tabs>
    </w:pPr>
    <w:rPr>
      <w:rFonts w:ascii="Arial" w:hAnsi="Arial"/>
    </w:rPr>
  </w:style>
  <w:style w:type="character" w:customStyle="1" w:styleId="IntestazioneCarattere">
    <w:name w:val="Intestazione Carattere"/>
    <w:basedOn w:val="Carpredefinitoparagrafo"/>
    <w:link w:val="Intestazione"/>
    <w:rsid w:val="001944BB"/>
    <w:rPr>
      <w:rFonts w:ascii="Arial" w:eastAsia="Times New Roman" w:hAnsi="Arial" w:cs="Times New Roman"/>
      <w:sz w:val="24"/>
      <w:szCs w:val="20"/>
      <w:lang w:eastAsia="it-IT"/>
    </w:rPr>
  </w:style>
  <w:style w:type="paragraph" w:styleId="Pidipagina">
    <w:name w:val="footer"/>
    <w:basedOn w:val="Normale"/>
    <w:link w:val="PidipaginaCarattere"/>
    <w:uiPriority w:val="99"/>
    <w:rsid w:val="001944BB"/>
    <w:pPr>
      <w:tabs>
        <w:tab w:val="center" w:pos="4819"/>
        <w:tab w:val="right" w:pos="9638"/>
      </w:tabs>
    </w:pPr>
    <w:rPr>
      <w:rFonts w:ascii="Times New Roman" w:hAnsi="Times New Roman"/>
      <w:sz w:val="20"/>
    </w:rPr>
  </w:style>
  <w:style w:type="character" w:customStyle="1" w:styleId="PidipaginaCarattere">
    <w:name w:val="Piè di pagina Carattere"/>
    <w:basedOn w:val="Carpredefinitoparagrafo"/>
    <w:link w:val="Pidipagina"/>
    <w:uiPriority w:val="99"/>
    <w:rsid w:val="001944BB"/>
    <w:rPr>
      <w:rFonts w:ascii="Times New Roman" w:eastAsia="Times New Roman" w:hAnsi="Times New Roman" w:cs="Times New Roman"/>
      <w:sz w:val="20"/>
      <w:szCs w:val="20"/>
      <w:lang w:eastAsia="it-IT"/>
    </w:rPr>
  </w:style>
  <w:style w:type="character" w:styleId="Numeropagina">
    <w:name w:val="page number"/>
    <w:basedOn w:val="Carpredefinitoparagrafo"/>
    <w:rsid w:val="001944BB"/>
    <w:rPr>
      <w:rFonts w:cs="Times New Roman"/>
    </w:rPr>
  </w:style>
  <w:style w:type="paragraph" w:styleId="Corpodeltesto2">
    <w:name w:val="Body Text 2"/>
    <w:basedOn w:val="Normale"/>
    <w:link w:val="Corpodeltesto2Carattere"/>
    <w:rsid w:val="001944BB"/>
    <w:pPr>
      <w:spacing w:line="360" w:lineRule="auto"/>
    </w:pPr>
    <w:rPr>
      <w:rFonts w:ascii="Arial" w:hAnsi="Arial"/>
    </w:rPr>
  </w:style>
  <w:style w:type="character" w:customStyle="1" w:styleId="Corpodeltesto2Carattere">
    <w:name w:val="Corpo del testo 2 Carattere"/>
    <w:basedOn w:val="Carpredefinitoparagrafo"/>
    <w:link w:val="Corpodeltesto2"/>
    <w:rsid w:val="001944BB"/>
    <w:rPr>
      <w:rFonts w:ascii="Arial" w:eastAsia="Times New Roman" w:hAnsi="Arial" w:cs="Times New Roman"/>
      <w:sz w:val="24"/>
      <w:szCs w:val="20"/>
      <w:lang w:eastAsia="it-IT"/>
    </w:rPr>
  </w:style>
  <w:style w:type="paragraph" w:styleId="Corpodeltesto3">
    <w:name w:val="Body Text 3"/>
    <w:basedOn w:val="Normale"/>
    <w:link w:val="Corpodeltesto3Carattere"/>
    <w:rsid w:val="001944BB"/>
    <w:rPr>
      <w:rFonts w:ascii="Arial" w:hAnsi="Arial"/>
    </w:rPr>
  </w:style>
  <w:style w:type="character" w:customStyle="1" w:styleId="Corpodeltesto3Carattere">
    <w:name w:val="Corpo del testo 3 Carattere"/>
    <w:basedOn w:val="Carpredefinitoparagrafo"/>
    <w:link w:val="Corpodeltesto3"/>
    <w:rsid w:val="001944BB"/>
    <w:rPr>
      <w:rFonts w:ascii="Arial" w:eastAsia="Times New Roman" w:hAnsi="Arial" w:cs="Times New Roman"/>
      <w:sz w:val="24"/>
      <w:szCs w:val="20"/>
      <w:lang w:eastAsia="it-IT"/>
    </w:rPr>
  </w:style>
  <w:style w:type="paragraph" w:styleId="Sottotitolo">
    <w:name w:val="Subtitle"/>
    <w:basedOn w:val="Normale"/>
    <w:next w:val="Normale"/>
    <w:link w:val="SottotitoloCarattere"/>
    <w:uiPriority w:val="11"/>
    <w:qFormat/>
    <w:rsid w:val="002C1F94"/>
    <w:pPr>
      <w:spacing w:after="60"/>
      <w:jc w:val="center"/>
      <w:outlineLvl w:val="1"/>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2C1F94"/>
    <w:rPr>
      <w:rFonts w:asciiTheme="majorHAnsi" w:eastAsiaTheme="majorEastAsia" w:hAnsiTheme="majorHAnsi" w:cstheme="majorBidi"/>
      <w:sz w:val="24"/>
      <w:szCs w:val="24"/>
    </w:rPr>
  </w:style>
  <w:style w:type="paragraph" w:styleId="Mappadocumento">
    <w:name w:val="Document Map"/>
    <w:basedOn w:val="Normale"/>
    <w:link w:val="MappadocumentoCarattere"/>
    <w:rsid w:val="001944BB"/>
    <w:pPr>
      <w:shd w:val="clear" w:color="auto" w:fill="000080"/>
    </w:pPr>
    <w:rPr>
      <w:rFonts w:ascii="Tahoma" w:hAnsi="Tahoma"/>
    </w:rPr>
  </w:style>
  <w:style w:type="character" w:customStyle="1" w:styleId="MappadocumentoCarattere">
    <w:name w:val="Mappa documento Carattere"/>
    <w:basedOn w:val="Carpredefinitoparagrafo"/>
    <w:link w:val="Mappadocumento"/>
    <w:rsid w:val="001944BB"/>
    <w:rPr>
      <w:rFonts w:ascii="Tahoma" w:eastAsia="Times New Roman" w:hAnsi="Tahoma" w:cs="Times New Roman"/>
      <w:szCs w:val="20"/>
      <w:shd w:val="clear" w:color="auto" w:fill="000080"/>
      <w:lang w:eastAsia="it-IT"/>
    </w:rPr>
  </w:style>
  <w:style w:type="paragraph" w:styleId="Testonotaapidipagina">
    <w:name w:val="footnote text"/>
    <w:basedOn w:val="Normale"/>
    <w:link w:val="TestonotaapidipaginaCarattere"/>
    <w:uiPriority w:val="99"/>
    <w:rsid w:val="001944BB"/>
  </w:style>
  <w:style w:type="character" w:customStyle="1" w:styleId="TestonotaapidipaginaCarattere">
    <w:name w:val="Testo nota a piè di pagina Carattere"/>
    <w:basedOn w:val="Carpredefinitoparagrafo"/>
    <w:link w:val="Testonotaapidipagina"/>
    <w:uiPriority w:val="99"/>
    <w:rsid w:val="001944BB"/>
    <w:rPr>
      <w:rFonts w:ascii="Calibri" w:eastAsia="Times New Roman" w:hAnsi="Calibri" w:cs="Times New Roman"/>
      <w:szCs w:val="20"/>
      <w:lang w:eastAsia="it-IT"/>
    </w:rPr>
  </w:style>
  <w:style w:type="character" w:styleId="Rimandonotaapidipagina">
    <w:name w:val="footnote reference"/>
    <w:basedOn w:val="Carpredefinitoparagrafo"/>
    <w:uiPriority w:val="99"/>
    <w:rsid w:val="001944BB"/>
    <w:rPr>
      <w:rFonts w:cs="Times New Roman"/>
      <w:vertAlign w:val="superscript"/>
    </w:rPr>
  </w:style>
  <w:style w:type="character" w:styleId="Collegamentoipertestuale">
    <w:name w:val="Hyperlink"/>
    <w:basedOn w:val="Carpredefinitoparagrafo"/>
    <w:uiPriority w:val="99"/>
    <w:rsid w:val="001E1ADD"/>
    <w:rPr>
      <w:rFonts w:cs="Times New Roman"/>
      <w:color w:val="0000FF"/>
      <w:u w:val="single"/>
    </w:rPr>
  </w:style>
  <w:style w:type="paragraph" w:styleId="Rientrocorpodeltesto">
    <w:name w:val="Body Text Indent"/>
    <w:basedOn w:val="Normale"/>
    <w:link w:val="RientrocorpodeltestoCarattere"/>
    <w:rsid w:val="001944BB"/>
    <w:pPr>
      <w:spacing w:line="360" w:lineRule="auto"/>
    </w:pPr>
    <w:rPr>
      <w:rFonts w:ascii="Arial" w:hAnsi="Arial"/>
    </w:rPr>
  </w:style>
  <w:style w:type="character" w:customStyle="1" w:styleId="RientrocorpodeltestoCarattere">
    <w:name w:val="Rientro corpo del testo Carattere"/>
    <w:basedOn w:val="Carpredefinitoparagrafo"/>
    <w:link w:val="Rientrocorpodeltesto"/>
    <w:rsid w:val="001944BB"/>
    <w:rPr>
      <w:rFonts w:ascii="Arial" w:eastAsia="Times New Roman" w:hAnsi="Arial" w:cs="Times New Roman"/>
      <w:sz w:val="24"/>
      <w:szCs w:val="20"/>
      <w:lang w:eastAsia="it-IT"/>
    </w:rPr>
  </w:style>
  <w:style w:type="paragraph" w:customStyle="1" w:styleId="Testo">
    <w:name w:val="Testo"/>
    <w:basedOn w:val="Normale"/>
    <w:uiPriority w:val="99"/>
    <w:rsid w:val="001944BB"/>
    <w:pPr>
      <w:spacing w:before="240" w:line="360" w:lineRule="auto"/>
      <w:ind w:left="567" w:firstLine="1276"/>
    </w:pPr>
    <w:rPr>
      <w:rFonts w:ascii="Arial" w:hAnsi="Arial"/>
    </w:rPr>
  </w:style>
  <w:style w:type="paragraph" w:styleId="Testodelblocco">
    <w:name w:val="Block Text"/>
    <w:basedOn w:val="Normale"/>
    <w:rsid w:val="001944BB"/>
    <w:pPr>
      <w:tabs>
        <w:tab w:val="right" w:pos="5954"/>
      </w:tabs>
      <w:ind w:left="851" w:right="-1"/>
    </w:pPr>
    <w:rPr>
      <w:rFonts w:ascii="Arial" w:hAnsi="Arial"/>
    </w:rPr>
  </w:style>
  <w:style w:type="paragraph" w:customStyle="1" w:styleId="Oggetto">
    <w:name w:val="Oggetto"/>
    <w:basedOn w:val="Normale"/>
    <w:uiPriority w:val="99"/>
    <w:rsid w:val="001944BB"/>
    <w:pPr>
      <w:spacing w:before="2160" w:after="720"/>
      <w:ind w:left="1843" w:hanging="1135"/>
    </w:pPr>
    <w:rPr>
      <w:rFonts w:ascii="Arial" w:hAnsi="Arial"/>
    </w:rPr>
  </w:style>
  <w:style w:type="paragraph" w:customStyle="1" w:styleId="a">
    <w:name w:val="a)"/>
    <w:basedOn w:val="Normale"/>
    <w:uiPriority w:val="99"/>
    <w:rsid w:val="001944BB"/>
    <w:pPr>
      <w:spacing w:before="4" w:after="4"/>
      <w:ind w:left="1134" w:right="291" w:hanging="566"/>
    </w:pPr>
    <w:rPr>
      <w:rFonts w:ascii="Arial" w:hAnsi="Arial"/>
    </w:rPr>
  </w:style>
  <w:style w:type="paragraph" w:styleId="Rientrocorpodeltesto3">
    <w:name w:val="Body Text Indent 3"/>
    <w:basedOn w:val="Normale"/>
    <w:link w:val="Rientrocorpodeltesto3Carattere"/>
    <w:rsid w:val="001944BB"/>
    <w:pPr>
      <w:ind w:left="1440"/>
    </w:pPr>
    <w:rPr>
      <w:sz w:val="28"/>
    </w:rPr>
  </w:style>
  <w:style w:type="character" w:customStyle="1" w:styleId="Rientrocorpodeltesto3Carattere">
    <w:name w:val="Rientro corpo del testo 3 Carattere"/>
    <w:basedOn w:val="Carpredefinitoparagrafo"/>
    <w:link w:val="Rientrocorpodeltesto3"/>
    <w:rsid w:val="001944BB"/>
    <w:rPr>
      <w:rFonts w:ascii="Calibri" w:eastAsia="Times New Roman" w:hAnsi="Calibri" w:cs="Times New Roman"/>
      <w:sz w:val="28"/>
      <w:szCs w:val="24"/>
      <w:lang w:eastAsia="it-IT"/>
    </w:rPr>
  </w:style>
  <w:style w:type="paragraph" w:customStyle="1" w:styleId="Blockquote">
    <w:name w:val="Blockquote"/>
    <w:basedOn w:val="Normale"/>
    <w:link w:val="BlockquoteChar"/>
    <w:uiPriority w:val="99"/>
    <w:rsid w:val="001944BB"/>
    <w:pPr>
      <w:spacing w:line="360" w:lineRule="auto"/>
    </w:pPr>
    <w:rPr>
      <w:rFonts w:ascii="Times New Roman" w:hAnsi="Times New Roman"/>
    </w:rPr>
  </w:style>
  <w:style w:type="paragraph" w:styleId="NormaleWeb">
    <w:name w:val="Normal (Web)"/>
    <w:basedOn w:val="Normale"/>
    <w:uiPriority w:val="99"/>
    <w:rsid w:val="001944BB"/>
    <w:pPr>
      <w:spacing w:before="100" w:beforeAutospacing="1" w:after="100" w:afterAutospacing="1"/>
    </w:pPr>
    <w:rPr>
      <w:rFonts w:ascii="Arial Unicode MS" w:eastAsia="Arial Unicode MS" w:hAnsi="Arial Unicode MS" w:cs="Arial Unicode MS"/>
    </w:rPr>
  </w:style>
  <w:style w:type="paragraph" w:styleId="Testofumetto">
    <w:name w:val="Balloon Text"/>
    <w:basedOn w:val="Normale"/>
    <w:link w:val="TestofumettoCarattere"/>
    <w:rsid w:val="001944BB"/>
    <w:rPr>
      <w:rFonts w:ascii="Tahoma" w:hAnsi="Tahoma" w:cs="Tahoma"/>
      <w:sz w:val="16"/>
      <w:szCs w:val="16"/>
    </w:rPr>
  </w:style>
  <w:style w:type="character" w:customStyle="1" w:styleId="TestofumettoCarattere">
    <w:name w:val="Testo fumetto Carattere"/>
    <w:basedOn w:val="Carpredefinitoparagrafo"/>
    <w:link w:val="Testofumetto"/>
    <w:rsid w:val="001944BB"/>
    <w:rPr>
      <w:rFonts w:ascii="Tahoma" w:eastAsia="Times New Roman" w:hAnsi="Tahoma" w:cs="Tahoma"/>
      <w:sz w:val="16"/>
      <w:szCs w:val="16"/>
      <w:lang w:eastAsia="it-IT"/>
    </w:rPr>
  </w:style>
  <w:style w:type="paragraph" w:styleId="Puntoelenco">
    <w:name w:val="List Bullet"/>
    <w:basedOn w:val="Normale"/>
    <w:autoRedefine/>
    <w:rsid w:val="001944BB"/>
  </w:style>
  <w:style w:type="paragraph" w:styleId="Didascalia">
    <w:name w:val="caption"/>
    <w:basedOn w:val="Normale"/>
    <w:next w:val="Normale"/>
    <w:link w:val="DidascaliaCarattere"/>
    <w:uiPriority w:val="35"/>
    <w:unhideWhenUsed/>
    <w:qFormat/>
    <w:rsid w:val="00A81A97"/>
    <w:pPr>
      <w:keepNext/>
      <w:jc w:val="both"/>
    </w:pPr>
    <w:rPr>
      <w:b/>
      <w:bCs/>
      <w:sz w:val="18"/>
      <w:szCs w:val="18"/>
    </w:rPr>
  </w:style>
  <w:style w:type="character" w:customStyle="1" w:styleId="a851123">
    <w:name w:val="a851123"/>
    <w:uiPriority w:val="99"/>
    <w:semiHidden/>
    <w:rsid w:val="001944BB"/>
    <w:rPr>
      <w:rFonts w:ascii="Arial" w:hAnsi="Arial"/>
      <w:color w:val="000080"/>
      <w:sz w:val="20"/>
    </w:rPr>
  </w:style>
  <w:style w:type="paragraph" w:customStyle="1" w:styleId="blockquote0">
    <w:name w:val="blockquote"/>
    <w:basedOn w:val="Normale"/>
    <w:uiPriority w:val="99"/>
    <w:rsid w:val="001944BB"/>
    <w:pPr>
      <w:snapToGrid w:val="0"/>
      <w:spacing w:line="360" w:lineRule="auto"/>
    </w:pPr>
  </w:style>
  <w:style w:type="table" w:styleId="Grigliatabella">
    <w:name w:val="Table Grid"/>
    <w:basedOn w:val="Tabellanormale"/>
    <w:uiPriority w:val="39"/>
    <w:rsid w:val="001944BB"/>
    <w:rPr>
      <w:rFonts w:ascii="Times New Roman" w:eastAsia="Times New Roman" w:hAnsi="Times New Roman"/>
      <w:sz w:val="20"/>
      <w:szCs w:val="20"/>
      <w:lang w:eastAsia="it-IT"/>
    </w:rPr>
    <w:tblPr/>
  </w:style>
  <w:style w:type="paragraph" w:customStyle="1" w:styleId="Corpodeltesto21">
    <w:name w:val="Corpo del testo 21"/>
    <w:basedOn w:val="Normale"/>
    <w:uiPriority w:val="99"/>
    <w:rsid w:val="001944BB"/>
    <w:pPr>
      <w:suppressAutoHyphens/>
      <w:spacing w:line="360" w:lineRule="auto"/>
    </w:pPr>
    <w:rPr>
      <w:rFonts w:ascii="Arial" w:hAnsi="Arial"/>
      <w:lang w:eastAsia="ar-SA"/>
    </w:rPr>
  </w:style>
  <w:style w:type="character" w:customStyle="1" w:styleId="WW8Num6z2">
    <w:name w:val="WW8Num6z2"/>
    <w:uiPriority w:val="99"/>
    <w:rsid w:val="001944BB"/>
    <w:rPr>
      <w:rFonts w:ascii="Wingdings" w:hAnsi="Wingdings"/>
    </w:rPr>
  </w:style>
  <w:style w:type="paragraph" w:customStyle="1" w:styleId="Corpodeltesto22">
    <w:name w:val="Corpo del testo 22"/>
    <w:basedOn w:val="Normale"/>
    <w:uiPriority w:val="99"/>
    <w:rsid w:val="001944BB"/>
    <w:pPr>
      <w:suppressAutoHyphens/>
      <w:spacing w:line="360" w:lineRule="auto"/>
    </w:pPr>
    <w:rPr>
      <w:rFonts w:ascii="Arial" w:hAnsi="Arial"/>
      <w:lang w:eastAsia="ar-SA"/>
    </w:rPr>
  </w:style>
  <w:style w:type="paragraph" w:styleId="Testonormale">
    <w:name w:val="Plain Text"/>
    <w:basedOn w:val="Normale"/>
    <w:link w:val="TestonormaleCarattere"/>
    <w:uiPriority w:val="99"/>
    <w:rsid w:val="001944BB"/>
    <w:rPr>
      <w:rFonts w:ascii="Courier New" w:hAnsi="Courier New" w:cs="Courier New"/>
      <w:sz w:val="20"/>
    </w:rPr>
  </w:style>
  <w:style w:type="character" w:customStyle="1" w:styleId="TestonormaleCarattere">
    <w:name w:val="Testo normale Carattere"/>
    <w:basedOn w:val="Carpredefinitoparagrafo"/>
    <w:link w:val="Testonormale"/>
    <w:uiPriority w:val="99"/>
    <w:rsid w:val="001944BB"/>
    <w:rPr>
      <w:rFonts w:ascii="Courier New" w:eastAsia="Times New Roman" w:hAnsi="Courier New" w:cs="Courier New"/>
      <w:sz w:val="20"/>
      <w:szCs w:val="20"/>
      <w:lang w:eastAsia="it-IT"/>
    </w:rPr>
  </w:style>
  <w:style w:type="character" w:styleId="Collegamentovisitato">
    <w:name w:val="FollowedHyperlink"/>
    <w:basedOn w:val="Carpredefinitoparagrafo"/>
    <w:rsid w:val="001944BB"/>
    <w:rPr>
      <w:rFonts w:cs="Times New Roman"/>
      <w:color w:val="800080"/>
      <w:u w:val="single"/>
    </w:rPr>
  </w:style>
  <w:style w:type="character" w:customStyle="1" w:styleId="a851191">
    <w:name w:val="a851191"/>
    <w:uiPriority w:val="99"/>
    <w:semiHidden/>
    <w:rsid w:val="001944BB"/>
    <w:rPr>
      <w:rFonts w:ascii="Courier New" w:hAnsi="Courier New"/>
      <w:color w:val="0000FF"/>
      <w:sz w:val="20"/>
      <w:u w:val="none"/>
    </w:rPr>
  </w:style>
  <w:style w:type="character" w:customStyle="1" w:styleId="msoins0">
    <w:name w:val="msoins"/>
    <w:basedOn w:val="Carpredefinitoparagrafo"/>
    <w:uiPriority w:val="99"/>
    <w:rsid w:val="001944BB"/>
    <w:rPr>
      <w:rFonts w:cs="Times New Roman"/>
    </w:rPr>
  </w:style>
  <w:style w:type="paragraph" w:customStyle="1" w:styleId="default">
    <w:name w:val="default"/>
    <w:basedOn w:val="Normale"/>
    <w:uiPriority w:val="99"/>
    <w:rsid w:val="001944BB"/>
    <w:rPr>
      <w:rFonts w:ascii="Times New Roman PS" w:hAnsi="Times New Roman PS"/>
      <w:color w:val="000000"/>
    </w:rPr>
  </w:style>
  <w:style w:type="character" w:styleId="Enfasigrassetto">
    <w:name w:val="Strong"/>
    <w:basedOn w:val="Carpredefinitoparagrafo"/>
    <w:uiPriority w:val="22"/>
    <w:qFormat/>
    <w:rsid w:val="002C1F94"/>
    <w:rPr>
      <w:b/>
      <w:bCs/>
    </w:rPr>
  </w:style>
  <w:style w:type="paragraph" w:customStyle="1" w:styleId="Default0">
    <w:name w:val="Default"/>
    <w:qFormat/>
    <w:rsid w:val="001944BB"/>
    <w:pPr>
      <w:autoSpaceDE w:val="0"/>
      <w:autoSpaceDN w:val="0"/>
      <w:adjustRightInd w:val="0"/>
    </w:pPr>
    <w:rPr>
      <w:rFonts w:ascii="Times New Roman" w:eastAsia="Times New Roman" w:hAnsi="Times New Roman"/>
      <w:color w:val="000000"/>
      <w:sz w:val="24"/>
      <w:szCs w:val="24"/>
      <w:lang w:eastAsia="it-IT"/>
    </w:rPr>
  </w:style>
  <w:style w:type="character" w:customStyle="1" w:styleId="textstampa1">
    <w:name w:val="textstampa1"/>
    <w:uiPriority w:val="99"/>
    <w:rsid w:val="001944BB"/>
    <w:rPr>
      <w:rFonts w:ascii="Arial" w:hAnsi="Arial"/>
      <w:i/>
      <w:caps/>
      <w:sz w:val="18"/>
    </w:rPr>
  </w:style>
  <w:style w:type="character" w:customStyle="1" w:styleId="BlockquoteChar">
    <w:name w:val="Blockquote Char"/>
    <w:link w:val="Blockquote"/>
    <w:uiPriority w:val="99"/>
    <w:locked/>
    <w:rsid w:val="001944BB"/>
    <w:rPr>
      <w:rFonts w:ascii="Times New Roman" w:eastAsia="Times New Roman" w:hAnsi="Times New Roman" w:cs="Times New Roman"/>
      <w:sz w:val="24"/>
      <w:szCs w:val="20"/>
      <w:lang w:eastAsia="it-IT"/>
    </w:rPr>
  </w:style>
  <w:style w:type="character" w:customStyle="1" w:styleId="elenco-cer-21">
    <w:name w:val="elenco-cer-21"/>
    <w:uiPriority w:val="99"/>
    <w:rsid w:val="001944BB"/>
    <w:rPr>
      <w:b/>
      <w:color w:val="FFA500"/>
    </w:rPr>
  </w:style>
  <w:style w:type="character" w:customStyle="1" w:styleId="elenco-cer-31">
    <w:name w:val="elenco-cer-31"/>
    <w:uiPriority w:val="99"/>
    <w:rsid w:val="001944BB"/>
    <w:rPr>
      <w:color w:val="666667"/>
    </w:rPr>
  </w:style>
  <w:style w:type="character" w:styleId="Rimandocommento">
    <w:name w:val="annotation reference"/>
    <w:basedOn w:val="Carpredefinitoparagrafo"/>
    <w:uiPriority w:val="99"/>
    <w:rsid w:val="001944BB"/>
    <w:rPr>
      <w:rFonts w:cs="Times New Roman"/>
      <w:sz w:val="16"/>
    </w:rPr>
  </w:style>
  <w:style w:type="paragraph" w:styleId="Testocommento">
    <w:name w:val="annotation text"/>
    <w:basedOn w:val="Normale"/>
    <w:link w:val="TestocommentoCarattere"/>
    <w:uiPriority w:val="99"/>
    <w:qFormat/>
    <w:rsid w:val="001944BB"/>
    <w:rPr>
      <w:rFonts w:ascii="Arial" w:hAnsi="Arial"/>
      <w:sz w:val="20"/>
    </w:rPr>
  </w:style>
  <w:style w:type="character" w:customStyle="1" w:styleId="TestocommentoCarattere">
    <w:name w:val="Testo commento Carattere"/>
    <w:basedOn w:val="Carpredefinitoparagrafo"/>
    <w:link w:val="Testocommento"/>
    <w:uiPriority w:val="99"/>
    <w:qFormat/>
    <w:rsid w:val="001944BB"/>
    <w:rPr>
      <w:rFonts w:ascii="Arial" w:eastAsia="Times New Roman" w:hAnsi="Arial" w:cs="Times New Roman"/>
      <w:sz w:val="20"/>
      <w:szCs w:val="20"/>
      <w:lang w:eastAsia="it-IT"/>
    </w:rPr>
  </w:style>
  <w:style w:type="paragraph" w:customStyle="1" w:styleId="Paragrafoelenco1">
    <w:name w:val="Paragrafo elenco1"/>
    <w:basedOn w:val="Normale"/>
    <w:rsid w:val="001944BB"/>
    <w:pPr>
      <w:ind w:left="720"/>
      <w:contextualSpacing/>
    </w:pPr>
  </w:style>
  <w:style w:type="paragraph" w:customStyle="1" w:styleId="provvr0">
    <w:name w:val="provv_r0"/>
    <w:basedOn w:val="Normale"/>
    <w:uiPriority w:val="99"/>
    <w:rsid w:val="001944BB"/>
    <w:pPr>
      <w:spacing w:before="100" w:beforeAutospacing="1" w:after="100" w:afterAutospacing="1"/>
    </w:pPr>
  </w:style>
  <w:style w:type="paragraph" w:customStyle="1" w:styleId="msolistparagraph0">
    <w:name w:val="msolistparagraph"/>
    <w:basedOn w:val="Normale"/>
    <w:uiPriority w:val="99"/>
    <w:rsid w:val="001944BB"/>
    <w:pPr>
      <w:ind w:left="720"/>
    </w:pPr>
  </w:style>
  <w:style w:type="paragraph" w:customStyle="1" w:styleId="repubblica">
    <w:name w:val="repubblica"/>
    <w:basedOn w:val="Normale"/>
    <w:uiPriority w:val="99"/>
    <w:rsid w:val="001944BB"/>
    <w:pPr>
      <w:spacing w:before="100" w:beforeAutospacing="1" w:after="100" w:afterAutospacing="1"/>
      <w:jc w:val="center"/>
    </w:pPr>
    <w:rPr>
      <w:rFonts w:ascii="Garamond" w:eastAsia="Arial Unicode MS" w:hAnsi="Garamond" w:cs="Arial Unicode MS"/>
      <w:b/>
      <w:bCs/>
      <w:color w:val="000000"/>
    </w:rPr>
  </w:style>
  <w:style w:type="paragraph" w:customStyle="1" w:styleId="innome">
    <w:name w:val="innome"/>
    <w:basedOn w:val="Normale"/>
    <w:uiPriority w:val="99"/>
    <w:rsid w:val="001944BB"/>
    <w:pPr>
      <w:spacing w:before="100" w:beforeAutospacing="1" w:after="100" w:afterAutospacing="1"/>
      <w:jc w:val="center"/>
    </w:pPr>
    <w:rPr>
      <w:rFonts w:ascii="Garamond" w:eastAsia="Arial Unicode MS" w:hAnsi="Garamond" w:cs="Arial Unicode MS"/>
      <w:b/>
      <w:bCs/>
      <w:color w:val="000000"/>
    </w:rPr>
  </w:style>
  <w:style w:type="paragraph" w:customStyle="1" w:styleId="sezione">
    <w:name w:val="sezione"/>
    <w:basedOn w:val="Normale"/>
    <w:uiPriority w:val="99"/>
    <w:rsid w:val="001944BB"/>
    <w:pPr>
      <w:spacing w:before="100" w:beforeAutospacing="1" w:after="100" w:afterAutospacing="1"/>
      <w:jc w:val="center"/>
    </w:pPr>
    <w:rPr>
      <w:rFonts w:ascii="Garamond" w:eastAsia="Arial Unicode MS" w:hAnsi="Garamond" w:cs="Arial Unicode MS"/>
      <w:b/>
      <w:bCs/>
      <w:color w:val="000000"/>
      <w:sz w:val="26"/>
      <w:szCs w:val="26"/>
    </w:rPr>
  </w:style>
  <w:style w:type="paragraph" w:customStyle="1" w:styleId="tabula">
    <w:name w:val="tabula"/>
    <w:basedOn w:val="Normale"/>
    <w:uiPriority w:val="99"/>
    <w:rsid w:val="001944BB"/>
    <w:pPr>
      <w:spacing w:line="520" w:lineRule="atLeast"/>
      <w:ind w:firstLine="567"/>
    </w:pPr>
    <w:rPr>
      <w:rFonts w:ascii="Garamond" w:eastAsia="Arial Unicode MS" w:hAnsi="Garamond" w:cs="Arial Unicode MS"/>
      <w:sz w:val="30"/>
      <w:szCs w:val="30"/>
    </w:rPr>
  </w:style>
  <w:style w:type="paragraph" w:customStyle="1" w:styleId="popolo">
    <w:name w:val="popolo"/>
    <w:basedOn w:val="Normale"/>
    <w:uiPriority w:val="99"/>
    <w:rsid w:val="001944BB"/>
    <w:pPr>
      <w:spacing w:line="520" w:lineRule="atLeast"/>
    </w:pPr>
    <w:rPr>
      <w:rFonts w:ascii="Garamond" w:eastAsia="Arial Unicode MS" w:hAnsi="Garamond" w:cs="Arial Unicode MS"/>
      <w:sz w:val="30"/>
      <w:szCs w:val="30"/>
    </w:rPr>
  </w:style>
  <w:style w:type="paragraph" w:customStyle="1" w:styleId="contro">
    <w:name w:val="contro"/>
    <w:basedOn w:val="Normale"/>
    <w:uiPriority w:val="99"/>
    <w:rsid w:val="001944BB"/>
    <w:pPr>
      <w:spacing w:line="520" w:lineRule="atLeast"/>
      <w:jc w:val="center"/>
    </w:pPr>
    <w:rPr>
      <w:rFonts w:ascii="Garamond" w:eastAsia="Arial Unicode MS" w:hAnsi="Garamond" w:cs="Arial Unicode MS"/>
      <w:b/>
      <w:bCs/>
      <w:i/>
      <w:iCs/>
      <w:sz w:val="30"/>
      <w:szCs w:val="30"/>
    </w:rPr>
  </w:style>
  <w:style w:type="paragraph" w:customStyle="1" w:styleId="fatto">
    <w:name w:val="fatto"/>
    <w:basedOn w:val="Normale"/>
    <w:uiPriority w:val="99"/>
    <w:rsid w:val="001944BB"/>
    <w:pPr>
      <w:spacing w:line="540" w:lineRule="atLeast"/>
      <w:jc w:val="center"/>
    </w:pPr>
    <w:rPr>
      <w:rFonts w:ascii="Garamond" w:eastAsia="Arial Unicode MS" w:hAnsi="Garamond" w:cs="Arial Unicode MS"/>
      <w:sz w:val="30"/>
      <w:szCs w:val="30"/>
    </w:rPr>
  </w:style>
  <w:style w:type="paragraph" w:customStyle="1" w:styleId="CharChar1CharCharCharCharCharCharCharCharCharCharChar">
    <w:name w:val="Char Char1 Char Char Char Char Char Char Char Char Char Char Char"/>
    <w:basedOn w:val="Normale"/>
    <w:uiPriority w:val="99"/>
    <w:rsid w:val="001944BB"/>
    <w:pPr>
      <w:spacing w:after="160" w:line="240" w:lineRule="exact"/>
    </w:pPr>
    <w:rPr>
      <w:rFonts w:ascii="Tahoma" w:hAnsi="Tahoma"/>
      <w:lang w:val="en-US"/>
    </w:rPr>
  </w:style>
  <w:style w:type="paragraph" w:customStyle="1" w:styleId="pos">
    <w:name w:val="pos"/>
    <w:basedOn w:val="Normale"/>
    <w:uiPriority w:val="99"/>
    <w:rsid w:val="001944BB"/>
    <w:pPr>
      <w:ind w:left="567"/>
    </w:pPr>
    <w:rPr>
      <w:rFonts w:ascii="Arial" w:hAnsi="Arial"/>
    </w:rPr>
  </w:style>
  <w:style w:type="paragraph" w:styleId="Soggettocommento">
    <w:name w:val="annotation subject"/>
    <w:basedOn w:val="Testocommento"/>
    <w:next w:val="Testocommento"/>
    <w:link w:val="SoggettocommentoCarattere"/>
    <w:rsid w:val="001944BB"/>
    <w:rPr>
      <w:rFonts w:ascii="Times New Roman" w:hAnsi="Times New Roman"/>
      <w:b/>
      <w:bCs/>
    </w:rPr>
  </w:style>
  <w:style w:type="character" w:customStyle="1" w:styleId="SoggettocommentoCarattere">
    <w:name w:val="Soggetto commento Carattere"/>
    <w:basedOn w:val="TestocommentoCarattere"/>
    <w:link w:val="Soggettocommento"/>
    <w:rsid w:val="001944BB"/>
    <w:rPr>
      <w:rFonts w:ascii="Times New Roman" w:eastAsia="Times New Roman" w:hAnsi="Times New Roman" w:cs="Times New Roman"/>
      <w:b/>
      <w:bCs/>
      <w:sz w:val="20"/>
      <w:szCs w:val="20"/>
      <w:lang w:eastAsia="it-IT"/>
    </w:rPr>
  </w:style>
  <w:style w:type="paragraph" w:styleId="Paragrafoelenco">
    <w:name w:val="List Paragraph"/>
    <w:aliases w:val="Dot pt,F5 List Paragraph,List Paragraph Char Char Char,Indicator Text,Numbered Para 1,Bullet 1,Bullet Points,List Paragraph2,MAIN CONTENT,Normal numbered,Colorful List - Accent 11,No Spacing1,Issue Action POC,Toc 1.1.1,List Paragraph1"/>
    <w:basedOn w:val="Normale"/>
    <w:link w:val="ParagrafoelencoCarattere"/>
    <w:uiPriority w:val="34"/>
    <w:qFormat/>
    <w:rsid w:val="002C1F94"/>
    <w:pPr>
      <w:ind w:left="720"/>
      <w:contextualSpacing/>
    </w:pPr>
  </w:style>
  <w:style w:type="paragraph" w:styleId="Revisione">
    <w:name w:val="Revision"/>
    <w:hidden/>
    <w:uiPriority w:val="99"/>
    <w:semiHidden/>
    <w:rsid w:val="001944BB"/>
    <w:rPr>
      <w:rFonts w:ascii="Times New Roman" w:eastAsia="Times New Roman" w:hAnsi="Times New Roman"/>
      <w:sz w:val="20"/>
      <w:szCs w:val="20"/>
      <w:lang w:eastAsia="it-IT"/>
    </w:rPr>
  </w:style>
  <w:style w:type="paragraph" w:customStyle="1" w:styleId="TITOLO1-REG">
    <w:name w:val="TITOLO 1 - REG"/>
    <w:basedOn w:val="Titolo1"/>
    <w:link w:val="TITOLO1-REGCarattere"/>
    <w:rsid w:val="00A81A97"/>
    <w:pPr>
      <w:pBdr>
        <w:bottom w:val="single" w:sz="4" w:space="1" w:color="auto"/>
      </w:pBdr>
      <w:spacing w:before="0" w:after="120"/>
      <w:jc w:val="both"/>
    </w:pPr>
    <w:rPr>
      <w:rFonts w:ascii="Calibri" w:hAnsi="Calibri" w:cs="Calibri"/>
    </w:rPr>
  </w:style>
  <w:style w:type="paragraph" w:customStyle="1" w:styleId="TITOLO2GSE">
    <w:name w:val="TITOLO 2 GSE"/>
    <w:basedOn w:val="TITOLO3GSE"/>
    <w:next w:val="Normale"/>
    <w:link w:val="TITOLO2GSECarattere"/>
    <w:rsid w:val="000C7045"/>
  </w:style>
  <w:style w:type="character" w:customStyle="1" w:styleId="TITOLO1-REGCarattere">
    <w:name w:val="TITOLO 1 - REG Carattere"/>
    <w:link w:val="TITOLO1-REG"/>
    <w:locked/>
    <w:rsid w:val="00A81A97"/>
    <w:rPr>
      <w:rFonts w:ascii="Calibri" w:eastAsiaTheme="majorEastAsia" w:hAnsi="Calibri" w:cs="Calibri"/>
      <w:b/>
      <w:bCs/>
      <w:kern w:val="32"/>
      <w:sz w:val="32"/>
      <w:szCs w:val="32"/>
    </w:rPr>
  </w:style>
  <w:style w:type="paragraph" w:customStyle="1" w:styleId="NORMALEGSE">
    <w:name w:val="NORMALE GSE"/>
    <w:basedOn w:val="Normale"/>
    <w:link w:val="NORMALEGSECarattere"/>
    <w:uiPriority w:val="99"/>
    <w:rsid w:val="001944BB"/>
    <w:rPr>
      <w:rFonts w:ascii="Arial" w:hAnsi="Arial"/>
    </w:rPr>
  </w:style>
  <w:style w:type="character" w:customStyle="1" w:styleId="TITOLO2GSECarattere">
    <w:name w:val="TITOLO 2 GSE Carattere"/>
    <w:link w:val="TITOLO2GSE"/>
    <w:locked/>
    <w:rsid w:val="004D00DF"/>
    <w:rPr>
      <w:rFonts w:ascii="Calibri" w:eastAsiaTheme="majorEastAsia" w:hAnsi="Calibri" w:cstheme="majorBidi"/>
      <w:b/>
      <w:bCs/>
      <w:sz w:val="24"/>
    </w:rPr>
  </w:style>
  <w:style w:type="paragraph" w:customStyle="1" w:styleId="TITOLO3GSE">
    <w:name w:val="TITOLO 3 GSE"/>
    <w:basedOn w:val="Titolo3"/>
    <w:link w:val="TITOLO3GSECarattere"/>
    <w:autoRedefine/>
    <w:rsid w:val="00633B38"/>
    <w:pPr>
      <w:pBdr>
        <w:bottom w:val="single" w:sz="4" w:space="1" w:color="auto"/>
      </w:pBdr>
      <w:spacing w:after="120" w:line="276" w:lineRule="auto"/>
      <w:ind w:left="2840" w:right="-142" w:hanging="2556"/>
      <w:contextualSpacing/>
      <w:jc w:val="both"/>
    </w:pPr>
    <w:rPr>
      <w:rFonts w:ascii="Calibri" w:hAnsi="Calibri"/>
      <w:sz w:val="24"/>
    </w:rPr>
  </w:style>
  <w:style w:type="character" w:customStyle="1" w:styleId="NORMALEGSECarattere">
    <w:name w:val="NORMALE GSE Carattere"/>
    <w:link w:val="NORMALEGSE"/>
    <w:uiPriority w:val="99"/>
    <w:locked/>
    <w:rsid w:val="001944BB"/>
    <w:rPr>
      <w:rFonts w:ascii="Arial" w:eastAsia="Times New Roman" w:hAnsi="Arial" w:cs="Times New Roman"/>
      <w:szCs w:val="20"/>
      <w:lang w:eastAsia="it-IT"/>
    </w:rPr>
  </w:style>
  <w:style w:type="paragraph" w:styleId="Titolosommario">
    <w:name w:val="TOC Heading"/>
    <w:basedOn w:val="Titolo1"/>
    <w:next w:val="Normale"/>
    <w:uiPriority w:val="39"/>
    <w:unhideWhenUsed/>
    <w:qFormat/>
    <w:rsid w:val="002C1F94"/>
    <w:pPr>
      <w:outlineLvl w:val="9"/>
    </w:pPr>
  </w:style>
  <w:style w:type="character" w:customStyle="1" w:styleId="TITOLO3GSECarattere">
    <w:name w:val="TITOLO 3 GSE Carattere"/>
    <w:link w:val="TITOLO3GSE"/>
    <w:locked/>
    <w:rsid w:val="00633B38"/>
    <w:rPr>
      <w:rFonts w:ascii="Calibri" w:eastAsiaTheme="majorEastAsia" w:hAnsi="Calibri" w:cstheme="majorBidi"/>
      <w:b/>
      <w:bCs/>
      <w:sz w:val="24"/>
      <w:szCs w:val="26"/>
    </w:rPr>
  </w:style>
  <w:style w:type="paragraph" w:styleId="Sommario1">
    <w:name w:val="toc 1"/>
    <w:basedOn w:val="Normale"/>
    <w:next w:val="Normale"/>
    <w:autoRedefine/>
    <w:uiPriority w:val="39"/>
    <w:rsid w:val="001E1ADD"/>
    <w:pPr>
      <w:tabs>
        <w:tab w:val="left" w:pos="426"/>
        <w:tab w:val="right" w:leader="dot" w:pos="9346"/>
      </w:tabs>
    </w:pPr>
    <w:rPr>
      <w:rFonts w:ascii="Calibri" w:hAnsi="Calibri" w:cs="Calibri"/>
      <w:b/>
      <w:bCs/>
      <w:caps/>
      <w:noProof/>
      <w:sz w:val="20"/>
    </w:rPr>
  </w:style>
  <w:style w:type="paragraph" w:styleId="Sommario2">
    <w:name w:val="toc 2"/>
    <w:basedOn w:val="Normale"/>
    <w:next w:val="Normale"/>
    <w:autoRedefine/>
    <w:uiPriority w:val="39"/>
    <w:rsid w:val="00932AC8"/>
    <w:pPr>
      <w:tabs>
        <w:tab w:val="right" w:leader="dot" w:pos="9346"/>
      </w:tabs>
      <w:ind w:left="142"/>
    </w:pPr>
    <w:rPr>
      <w:b/>
      <w:smallCaps/>
      <w:noProof/>
      <w:sz w:val="20"/>
    </w:rPr>
  </w:style>
  <w:style w:type="paragraph" w:styleId="Sommario3">
    <w:name w:val="toc 3"/>
    <w:basedOn w:val="Normale"/>
    <w:next w:val="Normale"/>
    <w:autoRedefine/>
    <w:uiPriority w:val="39"/>
    <w:rsid w:val="00471678"/>
    <w:pPr>
      <w:tabs>
        <w:tab w:val="left" w:pos="993"/>
        <w:tab w:val="right" w:leader="dot" w:pos="9356"/>
      </w:tabs>
      <w:ind w:left="993" w:right="284" w:hanging="551"/>
      <w:contextualSpacing/>
      <w:jc w:val="both"/>
    </w:pPr>
    <w:rPr>
      <w:rFonts w:eastAsia="Aptos" w:cstheme="minorHAnsi"/>
      <w:bCs/>
      <w:i/>
      <w:iCs/>
      <w:noProof/>
      <w:sz w:val="20"/>
    </w:rPr>
  </w:style>
  <w:style w:type="paragraph" w:customStyle="1" w:styleId="provvr1">
    <w:name w:val="provv_r1"/>
    <w:basedOn w:val="Normale"/>
    <w:uiPriority w:val="99"/>
    <w:rsid w:val="001944BB"/>
    <w:pPr>
      <w:spacing w:before="100" w:beforeAutospacing="1" w:after="100" w:afterAutospacing="1"/>
    </w:pPr>
  </w:style>
  <w:style w:type="character" w:customStyle="1" w:styleId="provvnumcomma">
    <w:name w:val="provv_numcomma"/>
    <w:uiPriority w:val="99"/>
    <w:rsid w:val="001944BB"/>
  </w:style>
  <w:style w:type="character" w:customStyle="1" w:styleId="Collegamentoipertestuale25">
    <w:name w:val="Collegamento ipertestuale25"/>
    <w:uiPriority w:val="99"/>
    <w:rsid w:val="001944BB"/>
    <w:rPr>
      <w:color w:val="auto"/>
      <w:u w:val="single"/>
    </w:rPr>
  </w:style>
  <w:style w:type="paragraph" w:styleId="Sommario4">
    <w:name w:val="toc 4"/>
    <w:basedOn w:val="Normale"/>
    <w:next w:val="Normale"/>
    <w:autoRedefine/>
    <w:uiPriority w:val="39"/>
    <w:rsid w:val="001944BB"/>
    <w:pPr>
      <w:ind w:left="660"/>
    </w:pPr>
    <w:rPr>
      <w:sz w:val="18"/>
      <w:szCs w:val="18"/>
    </w:rPr>
  </w:style>
  <w:style w:type="paragraph" w:styleId="Sommario5">
    <w:name w:val="toc 5"/>
    <w:basedOn w:val="Normale"/>
    <w:next w:val="Normale"/>
    <w:autoRedefine/>
    <w:uiPriority w:val="39"/>
    <w:rsid w:val="001944BB"/>
    <w:pPr>
      <w:ind w:left="880"/>
    </w:pPr>
    <w:rPr>
      <w:sz w:val="18"/>
      <w:szCs w:val="18"/>
    </w:rPr>
  </w:style>
  <w:style w:type="paragraph" w:styleId="Sommario6">
    <w:name w:val="toc 6"/>
    <w:basedOn w:val="Normale"/>
    <w:next w:val="Normale"/>
    <w:autoRedefine/>
    <w:uiPriority w:val="39"/>
    <w:rsid w:val="001944BB"/>
    <w:pPr>
      <w:ind w:left="1100"/>
    </w:pPr>
    <w:rPr>
      <w:sz w:val="18"/>
      <w:szCs w:val="18"/>
    </w:rPr>
  </w:style>
  <w:style w:type="paragraph" w:styleId="Sommario7">
    <w:name w:val="toc 7"/>
    <w:basedOn w:val="Normale"/>
    <w:next w:val="Normale"/>
    <w:autoRedefine/>
    <w:uiPriority w:val="39"/>
    <w:rsid w:val="001944BB"/>
    <w:pPr>
      <w:ind w:left="1320"/>
    </w:pPr>
    <w:rPr>
      <w:sz w:val="18"/>
      <w:szCs w:val="18"/>
    </w:rPr>
  </w:style>
  <w:style w:type="paragraph" w:styleId="Sommario8">
    <w:name w:val="toc 8"/>
    <w:basedOn w:val="Normale"/>
    <w:next w:val="Normale"/>
    <w:autoRedefine/>
    <w:uiPriority w:val="39"/>
    <w:rsid w:val="001944BB"/>
    <w:pPr>
      <w:ind w:left="1540"/>
    </w:pPr>
    <w:rPr>
      <w:sz w:val="18"/>
      <w:szCs w:val="18"/>
    </w:rPr>
  </w:style>
  <w:style w:type="paragraph" w:styleId="Sommario9">
    <w:name w:val="toc 9"/>
    <w:basedOn w:val="Normale"/>
    <w:next w:val="Normale"/>
    <w:autoRedefine/>
    <w:uiPriority w:val="39"/>
    <w:rsid w:val="001944BB"/>
    <w:pPr>
      <w:ind w:left="1760"/>
    </w:pPr>
    <w:rPr>
      <w:sz w:val="18"/>
      <w:szCs w:val="18"/>
    </w:rPr>
  </w:style>
  <w:style w:type="paragraph" w:customStyle="1" w:styleId="Predefinito">
    <w:name w:val="Predefinito"/>
    <w:uiPriority w:val="99"/>
    <w:rsid w:val="001944BB"/>
    <w:pPr>
      <w:tabs>
        <w:tab w:val="left" w:pos="708"/>
      </w:tabs>
      <w:suppressAutoHyphens/>
    </w:pPr>
    <w:rPr>
      <w:rFonts w:ascii="Times New Roman" w:eastAsia="Times New Roman" w:hAnsi="Times New Roman"/>
      <w:color w:val="000000"/>
      <w:sz w:val="24"/>
      <w:szCs w:val="24"/>
      <w:lang w:eastAsia="it-IT"/>
    </w:rPr>
  </w:style>
  <w:style w:type="paragraph" w:customStyle="1" w:styleId="Notaapipagina">
    <w:name w:val="Nota a piè pagina"/>
    <w:basedOn w:val="Predefinito"/>
    <w:uiPriority w:val="99"/>
    <w:rsid w:val="004D3AD1"/>
    <w:pPr>
      <w:suppressLineNumbers/>
      <w:ind w:left="283" w:hanging="283"/>
    </w:pPr>
    <w:rPr>
      <w:rFonts w:ascii="Calibri" w:hAnsi="Calibri"/>
      <w:sz w:val="18"/>
      <w:szCs w:val="20"/>
    </w:rPr>
  </w:style>
  <w:style w:type="table" w:customStyle="1" w:styleId="Grigliatabella1">
    <w:name w:val="Griglia tabella1"/>
    <w:uiPriority w:val="99"/>
    <w:rsid w:val="001944BB"/>
    <w:rPr>
      <w:rFonts w:ascii="Times New Roman" w:eastAsia="Times New Roman" w:hAnsi="Times New Roman"/>
      <w:sz w:val="20"/>
      <w:szCs w:val="20"/>
      <w:lang w:eastAsia="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gse0">
    <w:name w:val="normalegse"/>
    <w:basedOn w:val="Normale"/>
    <w:link w:val="normalegseCarattere0"/>
    <w:uiPriority w:val="99"/>
    <w:rsid w:val="001944BB"/>
    <w:rPr>
      <w:rFonts w:ascii="Arial" w:hAnsi="Arial" w:cs="Arial"/>
    </w:rPr>
  </w:style>
  <w:style w:type="character" w:styleId="Testosegnaposto">
    <w:name w:val="Placeholder Text"/>
    <w:basedOn w:val="Carpredefinitoparagrafo"/>
    <w:uiPriority w:val="99"/>
    <w:semiHidden/>
    <w:rsid w:val="001944BB"/>
    <w:rPr>
      <w:rFonts w:cs="Times New Roman"/>
      <w:color w:val="808080"/>
    </w:rPr>
  </w:style>
  <w:style w:type="paragraph" w:customStyle="1" w:styleId="Paragrafoelenco2">
    <w:name w:val="Paragrafo elenco2"/>
    <w:basedOn w:val="Normale"/>
    <w:uiPriority w:val="99"/>
    <w:rsid w:val="001944BB"/>
    <w:pPr>
      <w:ind w:left="720"/>
      <w:contextualSpacing/>
    </w:pPr>
  </w:style>
  <w:style w:type="character" w:styleId="Enfasicorsivo">
    <w:name w:val="Emphasis"/>
    <w:basedOn w:val="Carpredefinitoparagrafo"/>
    <w:uiPriority w:val="20"/>
    <w:qFormat/>
    <w:rsid w:val="002C1F94"/>
    <w:rPr>
      <w:rFonts w:asciiTheme="minorHAnsi" w:hAnsiTheme="minorHAnsi"/>
      <w:b/>
      <w:i/>
      <w:iCs/>
    </w:rPr>
  </w:style>
  <w:style w:type="paragraph" w:styleId="Nessunaspaziatura">
    <w:name w:val="No Spacing"/>
    <w:basedOn w:val="Normale"/>
    <w:link w:val="NessunaspaziaturaCarattere"/>
    <w:uiPriority w:val="1"/>
    <w:qFormat/>
    <w:rsid w:val="002C1F94"/>
    <w:rPr>
      <w:szCs w:val="32"/>
    </w:rPr>
  </w:style>
  <w:style w:type="paragraph" w:customStyle="1" w:styleId="didascalia1">
    <w:name w:val="didascalia 1"/>
    <w:basedOn w:val="Didascalia"/>
    <w:link w:val="didascalia1Carattere"/>
    <w:uiPriority w:val="99"/>
    <w:rsid w:val="001944BB"/>
    <w:pPr>
      <w:tabs>
        <w:tab w:val="left" w:pos="8006"/>
      </w:tabs>
    </w:pPr>
  </w:style>
  <w:style w:type="paragraph" w:styleId="Indicedellefigure">
    <w:name w:val="table of figures"/>
    <w:basedOn w:val="Normale"/>
    <w:next w:val="Normale"/>
    <w:rsid w:val="001944BB"/>
  </w:style>
  <w:style w:type="character" w:customStyle="1" w:styleId="DidascaliaCarattere">
    <w:name w:val="Didascalia Carattere"/>
    <w:basedOn w:val="Carpredefinitoparagrafo"/>
    <w:link w:val="Didascalia"/>
    <w:uiPriority w:val="35"/>
    <w:locked/>
    <w:rsid w:val="00A81A97"/>
    <w:rPr>
      <w:b/>
      <w:bCs/>
      <w:sz w:val="18"/>
      <w:szCs w:val="18"/>
    </w:rPr>
  </w:style>
  <w:style w:type="character" w:customStyle="1" w:styleId="didascalia1Carattere">
    <w:name w:val="didascalia 1 Carattere"/>
    <w:basedOn w:val="DidascaliaCarattere"/>
    <w:link w:val="didascalia1"/>
    <w:uiPriority w:val="99"/>
    <w:locked/>
    <w:rsid w:val="001944BB"/>
    <w:rPr>
      <w:rFonts w:ascii="Calibri" w:eastAsia="Times New Roman" w:hAnsi="Calibri" w:cs="Times New Roman"/>
      <w:b/>
      <w:bCs/>
      <w:color w:val="4F81BD" w:themeColor="accent1"/>
      <w:sz w:val="20"/>
      <w:szCs w:val="20"/>
      <w:lang w:eastAsia="it-IT"/>
    </w:rPr>
  </w:style>
  <w:style w:type="paragraph" w:customStyle="1" w:styleId="normale0">
    <w:name w:val="normale"/>
    <w:basedOn w:val="normalegse0"/>
    <w:link w:val="normaleCarattere"/>
    <w:uiPriority w:val="99"/>
    <w:rsid w:val="001944BB"/>
    <w:pPr>
      <w:spacing w:after="120"/>
    </w:pPr>
    <w:rPr>
      <w:rFonts w:ascii="Calibri" w:hAnsi="Calibri" w:cs="Calibri"/>
    </w:rPr>
  </w:style>
  <w:style w:type="character" w:customStyle="1" w:styleId="normalegseCarattere0">
    <w:name w:val="normalegse Carattere"/>
    <w:basedOn w:val="Carpredefinitoparagrafo"/>
    <w:link w:val="normalegse0"/>
    <w:uiPriority w:val="99"/>
    <w:locked/>
    <w:rsid w:val="001944BB"/>
    <w:rPr>
      <w:rFonts w:ascii="Arial" w:eastAsia="Times New Roman" w:hAnsi="Arial" w:cs="Arial"/>
      <w:lang w:eastAsia="it-IT"/>
    </w:rPr>
  </w:style>
  <w:style w:type="character" w:customStyle="1" w:styleId="normaleCarattere">
    <w:name w:val="normale Carattere"/>
    <w:basedOn w:val="normalegseCarattere0"/>
    <w:link w:val="normale0"/>
    <w:uiPriority w:val="99"/>
    <w:locked/>
    <w:rsid w:val="001944BB"/>
    <w:rPr>
      <w:rFonts w:ascii="Calibri" w:eastAsia="Times New Roman" w:hAnsi="Calibri" w:cs="Calibri"/>
      <w:lang w:eastAsia="it-IT"/>
    </w:rPr>
  </w:style>
  <w:style w:type="paragraph" w:customStyle="1" w:styleId="Tabella">
    <w:name w:val="Tabella"/>
    <w:basedOn w:val="Normale"/>
    <w:link w:val="TabellaCarattere"/>
    <w:uiPriority w:val="99"/>
    <w:rsid w:val="001944BB"/>
    <w:rPr>
      <w:rFonts w:ascii="Times New Roman" w:hAnsi="Times New Roman"/>
    </w:rPr>
  </w:style>
  <w:style w:type="character" w:customStyle="1" w:styleId="TabellaCarattere">
    <w:name w:val="Tabella Carattere"/>
    <w:basedOn w:val="Carpredefinitoparagrafo"/>
    <w:link w:val="Tabella"/>
    <w:uiPriority w:val="99"/>
    <w:locked/>
    <w:rsid w:val="001944BB"/>
    <w:rPr>
      <w:rFonts w:ascii="Times New Roman" w:eastAsia="Times New Roman" w:hAnsi="Times New Roman" w:cs="Times New Roman"/>
      <w:sz w:val="24"/>
      <w:szCs w:val="24"/>
      <w:lang w:eastAsia="it-IT"/>
    </w:rPr>
  </w:style>
  <w:style w:type="paragraph" w:customStyle="1" w:styleId="CM1">
    <w:name w:val="CM1"/>
    <w:basedOn w:val="Default0"/>
    <w:next w:val="Default0"/>
    <w:uiPriority w:val="99"/>
    <w:rsid w:val="001944BB"/>
    <w:rPr>
      <w:rFonts w:ascii="EUAlbertina" w:hAnsi="EUAlbertina"/>
      <w:color w:val="auto"/>
    </w:rPr>
  </w:style>
  <w:style w:type="paragraph" w:customStyle="1" w:styleId="CM3">
    <w:name w:val="CM3"/>
    <w:basedOn w:val="Default0"/>
    <w:next w:val="Default0"/>
    <w:uiPriority w:val="99"/>
    <w:rsid w:val="001944BB"/>
    <w:rPr>
      <w:rFonts w:ascii="EUAlbertina" w:hAnsi="EUAlbertina"/>
      <w:color w:val="auto"/>
    </w:rPr>
  </w:style>
  <w:style w:type="paragraph" w:customStyle="1" w:styleId="Normale1">
    <w:name w:val="Normale1"/>
    <w:uiPriority w:val="99"/>
    <w:rsid w:val="001944BB"/>
    <w:pPr>
      <w:widowControl w:val="0"/>
      <w:jc w:val="both"/>
    </w:pPr>
    <w:rPr>
      <w:rFonts w:ascii="Arial" w:eastAsia="MS Mincho" w:hAnsi="Arial" w:cs="Arial"/>
      <w:sz w:val="24"/>
      <w:szCs w:val="24"/>
      <w:lang w:eastAsia="ar-SA"/>
    </w:rPr>
  </w:style>
  <w:style w:type="paragraph" w:customStyle="1" w:styleId="Stile1">
    <w:name w:val="Stile1"/>
    <w:basedOn w:val="TITOLO2GSE"/>
    <w:link w:val="Stile1Carattere"/>
    <w:rsid w:val="004D00DF"/>
  </w:style>
  <w:style w:type="character" w:customStyle="1" w:styleId="Stile1Carattere">
    <w:name w:val="Stile1 Carattere"/>
    <w:basedOn w:val="TITOLO1-REGCarattere"/>
    <w:link w:val="Stile1"/>
    <w:rsid w:val="004D00DF"/>
    <w:rPr>
      <w:rFonts w:ascii="Calibri" w:eastAsiaTheme="majorEastAsia" w:hAnsi="Calibri" w:cstheme="majorBidi"/>
      <w:b/>
      <w:bCs/>
      <w:kern w:val="32"/>
      <w:sz w:val="24"/>
      <w:szCs w:val="28"/>
    </w:rPr>
  </w:style>
  <w:style w:type="paragraph" w:customStyle="1" w:styleId="Elencoacolori-Colore11">
    <w:name w:val="Elenco a colori - Colore 11"/>
    <w:basedOn w:val="Normale"/>
    <w:uiPriority w:val="99"/>
    <w:rsid w:val="001944BB"/>
    <w:pPr>
      <w:ind w:left="720"/>
      <w:contextualSpacing/>
    </w:pPr>
    <w:rPr>
      <w:rFonts w:eastAsia="Calibri"/>
    </w:rPr>
  </w:style>
  <w:style w:type="paragraph" w:customStyle="1" w:styleId="TITOLO40">
    <w:name w:val="TITOLO 4"/>
    <w:basedOn w:val="TITOLO3GSE"/>
    <w:rsid w:val="00626064"/>
    <w:pPr>
      <w:numPr>
        <w:ilvl w:val="3"/>
      </w:numPr>
      <w:ind w:left="-5" w:hanging="2556"/>
    </w:pPr>
  </w:style>
  <w:style w:type="paragraph" w:customStyle="1" w:styleId="TITOLO20">
    <w:name w:val="TITOLO 2"/>
    <w:basedOn w:val="TITOLO2GSE"/>
    <w:next w:val="Normale"/>
    <w:link w:val="TITOLO2Carattere0"/>
    <w:rsid w:val="00A914D5"/>
    <w:pPr>
      <w:ind w:left="0" w:firstLine="0"/>
    </w:pPr>
  </w:style>
  <w:style w:type="character" w:customStyle="1" w:styleId="TITOLO2Carattere0">
    <w:name w:val="TITOLO 2 Carattere"/>
    <w:basedOn w:val="TITOLO2GSECarattere"/>
    <w:link w:val="TITOLO20"/>
    <w:rsid w:val="00A914D5"/>
    <w:rPr>
      <w:rFonts w:ascii="Calibri" w:eastAsiaTheme="majorEastAsia" w:hAnsi="Calibri" w:cstheme="majorBidi"/>
      <w:b/>
      <w:bCs/>
      <w:sz w:val="24"/>
      <w:szCs w:val="26"/>
    </w:rPr>
  </w:style>
  <w:style w:type="paragraph" w:styleId="Testonotadichiusura">
    <w:name w:val="endnote text"/>
    <w:basedOn w:val="Normale"/>
    <w:link w:val="TestonotadichiusuraCarattere"/>
    <w:uiPriority w:val="99"/>
    <w:unhideWhenUsed/>
    <w:rsid w:val="005031CA"/>
    <w:rPr>
      <w:sz w:val="20"/>
    </w:rPr>
  </w:style>
  <w:style w:type="character" w:customStyle="1" w:styleId="TestonotadichiusuraCarattere">
    <w:name w:val="Testo nota di chiusura Carattere"/>
    <w:basedOn w:val="Carpredefinitoparagrafo"/>
    <w:link w:val="Testonotadichiusura"/>
    <w:uiPriority w:val="99"/>
    <w:rsid w:val="005031CA"/>
    <w:rPr>
      <w:rFonts w:ascii="Calibri" w:eastAsia="Times New Roman" w:hAnsi="Calibri" w:cs="Times New Roman"/>
      <w:sz w:val="20"/>
      <w:szCs w:val="20"/>
      <w:lang w:eastAsia="it-IT"/>
    </w:rPr>
  </w:style>
  <w:style w:type="character" w:styleId="Rimandonotadichiusura">
    <w:name w:val="endnote reference"/>
    <w:basedOn w:val="Carpredefinitoparagrafo"/>
    <w:uiPriority w:val="99"/>
    <w:unhideWhenUsed/>
    <w:rsid w:val="005031CA"/>
    <w:rPr>
      <w:vertAlign w:val="superscript"/>
    </w:rPr>
  </w:style>
  <w:style w:type="character" w:customStyle="1" w:styleId="ParagrafoelencoCarattere">
    <w:name w:val="Paragrafo elenco Carattere"/>
    <w:aliases w:val="Dot pt Carattere,F5 List Paragraph Carattere,List Paragraph Char Char Char Carattere,Indicator Text Carattere,Numbered Para 1 Carattere,Bullet 1 Carattere,Bullet Points Carattere,List Paragraph2 Carattere,No Spacing1 Carattere"/>
    <w:basedOn w:val="Carpredefinitoparagrafo"/>
    <w:link w:val="Paragrafoelenco"/>
    <w:uiPriority w:val="34"/>
    <w:qFormat/>
    <w:rsid w:val="00D86907"/>
    <w:rPr>
      <w:sz w:val="24"/>
      <w:szCs w:val="24"/>
    </w:rPr>
  </w:style>
  <w:style w:type="table" w:customStyle="1" w:styleId="Grigliatabella2">
    <w:name w:val="Griglia tabella2"/>
    <w:basedOn w:val="Tabellanormale"/>
    <w:next w:val="Grigliatabella"/>
    <w:uiPriority w:val="59"/>
    <w:rsid w:val="004045CE"/>
    <w:rPr>
      <w:rFonts w:ascii="Times New Roman" w:eastAsia="Times New Roman" w:hAnsi="Times New Roman"/>
      <w:sz w:val="20"/>
      <w:szCs w:val="20"/>
      <w:lang w:eastAsia="it-IT"/>
    </w:rPr>
    <w:tblPr/>
  </w:style>
  <w:style w:type="numbering" w:customStyle="1" w:styleId="Nessunelenco1">
    <w:name w:val="Nessun elenco1"/>
    <w:next w:val="Nessunelenco"/>
    <w:uiPriority w:val="99"/>
    <w:semiHidden/>
    <w:unhideWhenUsed/>
    <w:rsid w:val="00CA0C37"/>
  </w:style>
  <w:style w:type="table" w:customStyle="1" w:styleId="Grigliatabella3">
    <w:name w:val="Griglia tabella3"/>
    <w:basedOn w:val="Tabellanormale"/>
    <w:next w:val="Grigliatabella"/>
    <w:uiPriority w:val="39"/>
    <w:rsid w:val="00CA0C37"/>
    <w:rPr>
      <w:rFonts w:ascii="Times New Roman" w:eastAsia="Times New Roman" w:hAnsi="Times New Roman"/>
      <w:sz w:val="20"/>
      <w:szCs w:val="20"/>
      <w:lang w:eastAsia="it-IT"/>
    </w:rPr>
    <w:tblPr/>
  </w:style>
  <w:style w:type="table" w:customStyle="1" w:styleId="Grigliatabella11">
    <w:name w:val="Griglia tabella11"/>
    <w:rsid w:val="00CA0C37"/>
    <w:rPr>
      <w:rFonts w:ascii="Times New Roman" w:eastAsia="Times New Roman" w:hAnsi="Times New Roman"/>
      <w:sz w:val="20"/>
      <w:szCs w:val="20"/>
      <w:lang w:eastAsia="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10">
    <w:name w:val="s10"/>
    <w:basedOn w:val="Normale"/>
    <w:rsid w:val="00CA0C37"/>
    <w:pPr>
      <w:spacing w:before="100" w:beforeAutospacing="1" w:after="100" w:afterAutospacing="1"/>
    </w:pPr>
    <w:rPr>
      <w:rFonts w:ascii="Times New Roman" w:eastAsiaTheme="minorHAnsi" w:hAnsi="Times New Roman"/>
    </w:rPr>
  </w:style>
  <w:style w:type="paragraph" w:customStyle="1" w:styleId="s42">
    <w:name w:val="s42"/>
    <w:basedOn w:val="Normale"/>
    <w:rsid w:val="00CA0C37"/>
    <w:pPr>
      <w:spacing w:before="100" w:beforeAutospacing="1" w:after="100" w:afterAutospacing="1"/>
    </w:pPr>
    <w:rPr>
      <w:rFonts w:ascii="Times New Roman" w:eastAsiaTheme="minorHAnsi" w:hAnsi="Times New Roman"/>
    </w:rPr>
  </w:style>
  <w:style w:type="paragraph" w:customStyle="1" w:styleId="s46">
    <w:name w:val="s46"/>
    <w:basedOn w:val="Normale"/>
    <w:rsid w:val="00CA0C37"/>
    <w:pPr>
      <w:spacing w:before="100" w:beforeAutospacing="1" w:after="100" w:afterAutospacing="1"/>
    </w:pPr>
    <w:rPr>
      <w:rFonts w:ascii="Times New Roman" w:eastAsiaTheme="minorHAnsi" w:hAnsi="Times New Roman"/>
    </w:rPr>
  </w:style>
  <w:style w:type="character" w:customStyle="1" w:styleId="bumpedfont15">
    <w:name w:val="bumpedfont15"/>
    <w:basedOn w:val="Carpredefinitoparagrafo"/>
    <w:rsid w:val="00CA0C37"/>
  </w:style>
  <w:style w:type="character" w:customStyle="1" w:styleId="bumpedfont20">
    <w:name w:val="bumpedfont20"/>
    <w:basedOn w:val="Carpredefinitoparagrafo"/>
    <w:rsid w:val="00CA0C37"/>
  </w:style>
  <w:style w:type="character" w:customStyle="1" w:styleId="apple-converted-space">
    <w:name w:val="apple-converted-space"/>
    <w:rsid w:val="00CA0C37"/>
  </w:style>
  <w:style w:type="character" w:customStyle="1" w:styleId="text14">
    <w:name w:val="text14"/>
    <w:rsid w:val="00CA0C37"/>
  </w:style>
  <w:style w:type="paragraph" w:customStyle="1" w:styleId="grassetto">
    <w:name w:val="grassetto"/>
    <w:basedOn w:val="Normale"/>
    <w:rsid w:val="00CA0C37"/>
    <w:pPr>
      <w:spacing w:before="100" w:beforeAutospacing="1" w:after="100" w:afterAutospacing="1"/>
    </w:pPr>
    <w:rPr>
      <w:rFonts w:ascii="Times New Roman" w:hAnsi="Times New Roman"/>
    </w:rPr>
  </w:style>
  <w:style w:type="paragraph" w:styleId="PreformattatoHTML">
    <w:name w:val="HTML Preformatted"/>
    <w:basedOn w:val="Normale"/>
    <w:link w:val="PreformattatoHTMLCarattere"/>
    <w:unhideWhenUsed/>
    <w:rsid w:val="00CA0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eformattatoHTMLCarattere">
    <w:name w:val="Preformattato HTML Carattere"/>
    <w:basedOn w:val="Carpredefinitoparagrafo"/>
    <w:link w:val="PreformattatoHTML"/>
    <w:rsid w:val="00CA0C37"/>
    <w:rPr>
      <w:rFonts w:ascii="Courier New" w:eastAsia="Times New Roman" w:hAnsi="Courier New" w:cs="Courier New"/>
      <w:sz w:val="20"/>
      <w:szCs w:val="20"/>
      <w:lang w:eastAsia="it-IT"/>
    </w:rPr>
  </w:style>
  <w:style w:type="paragraph" w:customStyle="1" w:styleId="sommario">
    <w:name w:val="sommario"/>
    <w:basedOn w:val="Normale"/>
    <w:rsid w:val="00CA0C37"/>
    <w:pPr>
      <w:spacing w:before="100" w:beforeAutospacing="1" w:after="100" w:afterAutospacing="1"/>
    </w:pPr>
    <w:rPr>
      <w:rFonts w:ascii="Times New Roman" w:hAnsi="Times New Roman"/>
    </w:rPr>
  </w:style>
  <w:style w:type="paragraph" w:customStyle="1" w:styleId="piccolo">
    <w:name w:val="piccolo"/>
    <w:basedOn w:val="Normale"/>
    <w:rsid w:val="00CA0C37"/>
    <w:pPr>
      <w:spacing w:before="100" w:beforeAutospacing="1" w:after="100" w:afterAutospacing="1"/>
    </w:pPr>
    <w:rPr>
      <w:rFonts w:ascii="Times New Roman" w:hAnsi="Times New Roman"/>
    </w:rPr>
  </w:style>
  <w:style w:type="character" w:customStyle="1" w:styleId="riferimento">
    <w:name w:val="riferimento"/>
    <w:rsid w:val="00CA0C37"/>
  </w:style>
  <w:style w:type="character" w:customStyle="1" w:styleId="CorpodeltestoCarattere">
    <w:name w:val="Corpo del testo Carattere"/>
    <w:rsid w:val="00CA0C37"/>
    <w:rPr>
      <w:rFonts w:ascii="Arial" w:eastAsia="Times New Roman" w:hAnsi="Arial"/>
      <w:sz w:val="22"/>
      <w:szCs w:val="24"/>
    </w:rPr>
  </w:style>
  <w:style w:type="paragraph" w:customStyle="1" w:styleId="StileTitolo1Arial10ptNonTuttomaiuscole">
    <w:name w:val="Stile Titolo 1 + Arial 10 pt Non Tutto maiuscole"/>
    <w:basedOn w:val="Titolo1"/>
    <w:rsid w:val="00CA0C37"/>
    <w:pPr>
      <w:numPr>
        <w:numId w:val="9"/>
      </w:numPr>
      <w:spacing w:after="120"/>
    </w:pPr>
    <w:rPr>
      <w:rFonts w:ascii="Arial" w:hAnsi="Arial" w:cs="Arial"/>
      <w:bCs w:val="0"/>
      <w:caps/>
      <w:sz w:val="20"/>
      <w:szCs w:val="22"/>
    </w:rPr>
  </w:style>
  <w:style w:type="paragraph" w:customStyle="1" w:styleId="Codicedocumento">
    <w:name w:val="Codice documento"/>
    <w:basedOn w:val="Intestazione"/>
    <w:rsid w:val="00CA0C37"/>
    <w:pPr>
      <w:jc w:val="center"/>
    </w:pPr>
    <w:rPr>
      <w:rFonts w:ascii="Courier New" w:hAnsi="Courier New"/>
      <w:color w:val="FFFFFF"/>
      <w:sz w:val="16"/>
      <w:szCs w:val="16"/>
    </w:rPr>
  </w:style>
  <w:style w:type="paragraph" w:customStyle="1" w:styleId="Titolodocumento">
    <w:name w:val="Titolo documento"/>
    <w:basedOn w:val="Normale"/>
    <w:link w:val="TitolodocumentoCarattere"/>
    <w:rsid w:val="00CA0C37"/>
    <w:pPr>
      <w:spacing w:before="480" w:after="840"/>
    </w:pPr>
    <w:rPr>
      <w:rFonts w:ascii="Arial" w:hAnsi="Arial" w:cs="Arial"/>
      <w:b/>
      <w:sz w:val="26"/>
      <w:szCs w:val="26"/>
    </w:rPr>
  </w:style>
  <w:style w:type="paragraph" w:customStyle="1" w:styleId="Elencopuntato1">
    <w:name w:val="Elenco puntato 1"/>
    <w:basedOn w:val="Normale"/>
    <w:link w:val="Elencopuntato1Carattere"/>
    <w:rsid w:val="00CA0C37"/>
    <w:pPr>
      <w:numPr>
        <w:numId w:val="11"/>
      </w:numPr>
      <w:spacing w:after="80"/>
      <w:ind w:left="360"/>
    </w:pPr>
    <w:rPr>
      <w:rFonts w:ascii="Arial" w:hAnsi="Arial" w:cs="Arial"/>
      <w:szCs w:val="18"/>
    </w:rPr>
  </w:style>
  <w:style w:type="character" w:customStyle="1" w:styleId="TitolodocumentoCarattere">
    <w:name w:val="Titolo documento Carattere"/>
    <w:link w:val="Titolodocumento"/>
    <w:rsid w:val="00CA0C37"/>
    <w:rPr>
      <w:rFonts w:ascii="Arial" w:eastAsia="Times New Roman" w:hAnsi="Arial" w:cs="Arial"/>
      <w:b/>
      <w:sz w:val="26"/>
      <w:szCs w:val="26"/>
      <w:lang w:eastAsia="it-IT"/>
    </w:rPr>
  </w:style>
  <w:style w:type="paragraph" w:customStyle="1" w:styleId="Elenconumerato1">
    <w:name w:val="Elenco numerato 1"/>
    <w:basedOn w:val="Normale"/>
    <w:link w:val="Elenconumerato1Carattere"/>
    <w:rsid w:val="00CA0C37"/>
    <w:pPr>
      <w:numPr>
        <w:numId w:val="10"/>
      </w:numPr>
      <w:spacing w:after="80"/>
      <w:ind w:left="360"/>
    </w:pPr>
    <w:rPr>
      <w:rFonts w:ascii="Arial" w:hAnsi="Arial" w:cs="Arial"/>
      <w:szCs w:val="18"/>
    </w:rPr>
  </w:style>
  <w:style w:type="character" w:customStyle="1" w:styleId="Elencopuntato1Carattere">
    <w:name w:val="Elenco puntato 1 Carattere"/>
    <w:link w:val="Elencopuntato1"/>
    <w:rsid w:val="00CA0C37"/>
    <w:rPr>
      <w:rFonts w:ascii="Arial" w:hAnsi="Arial" w:cs="Arial"/>
      <w:szCs w:val="18"/>
    </w:rPr>
  </w:style>
  <w:style w:type="paragraph" w:styleId="Firma">
    <w:name w:val="Signature"/>
    <w:basedOn w:val="Normale"/>
    <w:link w:val="FirmaCarattere"/>
    <w:rsid w:val="00CA0C37"/>
    <w:pPr>
      <w:tabs>
        <w:tab w:val="center" w:pos="7680"/>
      </w:tabs>
      <w:spacing w:after="60"/>
    </w:pPr>
    <w:rPr>
      <w:rFonts w:ascii="Arial" w:hAnsi="Arial"/>
    </w:rPr>
  </w:style>
  <w:style w:type="character" w:customStyle="1" w:styleId="FirmaCarattere">
    <w:name w:val="Firma Carattere"/>
    <w:basedOn w:val="Carpredefinitoparagrafo"/>
    <w:link w:val="Firma"/>
    <w:rsid w:val="00CA0C37"/>
    <w:rPr>
      <w:rFonts w:ascii="Arial" w:eastAsia="Times New Roman" w:hAnsi="Arial" w:cs="Times New Roman"/>
      <w:szCs w:val="24"/>
      <w:lang w:eastAsia="it-IT"/>
    </w:rPr>
  </w:style>
  <w:style w:type="character" w:customStyle="1" w:styleId="Elenconumerato1Carattere">
    <w:name w:val="Elenco numerato 1 Carattere"/>
    <w:link w:val="Elenconumerato1"/>
    <w:rsid w:val="00CA0C37"/>
    <w:rPr>
      <w:rFonts w:ascii="Arial" w:hAnsi="Arial" w:cs="Arial"/>
      <w:szCs w:val="18"/>
    </w:rPr>
  </w:style>
  <w:style w:type="paragraph" w:customStyle="1" w:styleId="Tipodocumento">
    <w:name w:val="Tipo documento"/>
    <w:basedOn w:val="Titolodocumento"/>
    <w:link w:val="TipodocumentoCarattere"/>
    <w:rsid w:val="00CA0C37"/>
    <w:pPr>
      <w:spacing w:before="1320" w:after="1320"/>
      <w:ind w:left="2591"/>
    </w:pPr>
    <w:rPr>
      <w:noProof/>
      <w:color w:val="006F6C"/>
      <w:sz w:val="32"/>
      <w:szCs w:val="32"/>
    </w:rPr>
  </w:style>
  <w:style w:type="character" w:customStyle="1" w:styleId="TipodocumentoCarattere">
    <w:name w:val="Tipo documento Carattere"/>
    <w:link w:val="Tipodocumento"/>
    <w:rsid w:val="00CA0C37"/>
    <w:rPr>
      <w:rFonts w:ascii="Arial" w:eastAsia="Times New Roman" w:hAnsi="Arial" w:cs="Arial"/>
      <w:b/>
      <w:noProof/>
      <w:color w:val="006F6C"/>
      <w:sz w:val="32"/>
      <w:szCs w:val="32"/>
      <w:lang w:eastAsia="it-IT"/>
    </w:rPr>
  </w:style>
  <w:style w:type="paragraph" w:customStyle="1" w:styleId="Titoletto">
    <w:name w:val="Titoletto"/>
    <w:basedOn w:val="Corpotesto"/>
    <w:link w:val="TitolettoCarattere"/>
    <w:rsid w:val="00CA0C37"/>
    <w:pPr>
      <w:spacing w:before="120" w:after="60"/>
    </w:pPr>
    <w:rPr>
      <w:b/>
      <w:sz w:val="24"/>
    </w:rPr>
  </w:style>
  <w:style w:type="paragraph" w:customStyle="1" w:styleId="Numeratorientrato">
    <w:name w:val="Numerato rientrato"/>
    <w:basedOn w:val="Elenconumerato1"/>
    <w:link w:val="NumeratorientratoCarattere"/>
    <w:rsid w:val="00CA0C37"/>
    <w:pPr>
      <w:tabs>
        <w:tab w:val="left" w:pos="720"/>
      </w:tabs>
      <w:ind w:left="720"/>
    </w:pPr>
  </w:style>
  <w:style w:type="character" w:customStyle="1" w:styleId="TitolettoCarattere">
    <w:name w:val="Titoletto Carattere"/>
    <w:link w:val="Titoletto"/>
    <w:rsid w:val="00CA0C37"/>
    <w:rPr>
      <w:rFonts w:ascii="Arial" w:eastAsia="Times New Roman" w:hAnsi="Arial" w:cs="Times New Roman"/>
      <w:b/>
      <w:sz w:val="24"/>
      <w:lang w:eastAsia="it-IT"/>
    </w:rPr>
  </w:style>
  <w:style w:type="paragraph" w:styleId="Citazione">
    <w:name w:val="Quote"/>
    <w:basedOn w:val="Normale"/>
    <w:next w:val="Normale"/>
    <w:link w:val="CitazioneCarattere"/>
    <w:uiPriority w:val="29"/>
    <w:qFormat/>
    <w:rsid w:val="002C1F94"/>
    <w:rPr>
      <w:i/>
    </w:rPr>
  </w:style>
  <w:style w:type="character" w:customStyle="1" w:styleId="CitazioneCarattere">
    <w:name w:val="Citazione Carattere"/>
    <w:basedOn w:val="Carpredefinitoparagrafo"/>
    <w:link w:val="Citazione"/>
    <w:uiPriority w:val="29"/>
    <w:rsid w:val="002C1F94"/>
    <w:rPr>
      <w:i/>
      <w:sz w:val="24"/>
      <w:szCs w:val="24"/>
    </w:rPr>
  </w:style>
  <w:style w:type="character" w:customStyle="1" w:styleId="NumeratorientratoCarattere">
    <w:name w:val="Numerato rientrato Carattere"/>
    <w:link w:val="Numeratorientrato"/>
    <w:rsid w:val="00CA0C37"/>
    <w:rPr>
      <w:rFonts w:ascii="Arial" w:hAnsi="Arial" w:cs="Arial"/>
      <w:szCs w:val="18"/>
    </w:rPr>
  </w:style>
  <w:style w:type="paragraph" w:customStyle="1" w:styleId="Titoloprospetto">
    <w:name w:val="Titolo prospetto"/>
    <w:basedOn w:val="Corpotesto"/>
    <w:link w:val="TitoloprospettoCarattere"/>
    <w:rsid w:val="00CA0C37"/>
    <w:pPr>
      <w:tabs>
        <w:tab w:val="left" w:pos="1430"/>
      </w:tabs>
      <w:spacing w:after="120"/>
    </w:pPr>
    <w:rPr>
      <w:b/>
      <w:sz w:val="18"/>
      <w:szCs w:val="18"/>
    </w:rPr>
  </w:style>
  <w:style w:type="paragraph" w:customStyle="1" w:styleId="Vocebibliografia">
    <w:name w:val="Voce bibliografia"/>
    <w:basedOn w:val="Corpotesto"/>
    <w:link w:val="VocebibliografiaCarattere"/>
    <w:rsid w:val="00CA0C37"/>
    <w:pPr>
      <w:tabs>
        <w:tab w:val="left" w:pos="791"/>
      </w:tabs>
      <w:spacing w:after="120"/>
      <w:ind w:left="791" w:hanging="791"/>
    </w:pPr>
    <w:rPr>
      <w:sz w:val="22"/>
    </w:rPr>
  </w:style>
  <w:style w:type="character" w:customStyle="1" w:styleId="TitoloprospettoCarattere">
    <w:name w:val="Titolo prospetto Carattere"/>
    <w:link w:val="Titoloprospetto"/>
    <w:rsid w:val="00CA0C37"/>
    <w:rPr>
      <w:rFonts w:ascii="Arial" w:eastAsia="Times New Roman" w:hAnsi="Arial" w:cs="Times New Roman"/>
      <w:b/>
      <w:sz w:val="18"/>
      <w:szCs w:val="18"/>
      <w:lang w:eastAsia="it-IT"/>
    </w:rPr>
  </w:style>
  <w:style w:type="character" w:customStyle="1" w:styleId="VocebibliografiaCarattere">
    <w:name w:val="Voce bibliografia Carattere"/>
    <w:link w:val="Vocebibliografia"/>
    <w:rsid w:val="00CA0C37"/>
    <w:rPr>
      <w:rFonts w:ascii="Arial" w:eastAsia="Times New Roman" w:hAnsi="Arial" w:cs="Times New Roman"/>
      <w:szCs w:val="24"/>
      <w:lang w:eastAsia="it-IT"/>
    </w:rPr>
  </w:style>
  <w:style w:type="character" w:customStyle="1" w:styleId="NessunaspaziaturaCarattere">
    <w:name w:val="Nessuna spaziatura Carattere"/>
    <w:link w:val="Nessunaspaziatura"/>
    <w:uiPriority w:val="1"/>
    <w:rsid w:val="00CA0C37"/>
    <w:rPr>
      <w:sz w:val="24"/>
      <w:szCs w:val="32"/>
    </w:rPr>
  </w:style>
  <w:style w:type="paragraph" w:styleId="Citazioneintensa">
    <w:name w:val="Intense Quote"/>
    <w:basedOn w:val="Normale"/>
    <w:next w:val="Normale"/>
    <w:link w:val="CitazioneintensaCarattere"/>
    <w:uiPriority w:val="30"/>
    <w:qFormat/>
    <w:rsid w:val="002C1F94"/>
    <w:pPr>
      <w:ind w:left="720" w:right="720"/>
    </w:pPr>
    <w:rPr>
      <w:b/>
      <w:i/>
      <w:szCs w:val="22"/>
    </w:rPr>
  </w:style>
  <w:style w:type="character" w:customStyle="1" w:styleId="CitazioneintensaCarattere">
    <w:name w:val="Citazione intensa Carattere"/>
    <w:basedOn w:val="Carpredefinitoparagrafo"/>
    <w:link w:val="Citazioneintensa"/>
    <w:uiPriority w:val="30"/>
    <w:rsid w:val="002C1F94"/>
    <w:rPr>
      <w:b/>
      <w:i/>
      <w:sz w:val="24"/>
    </w:rPr>
  </w:style>
  <w:style w:type="character" w:styleId="Enfasidelicata">
    <w:name w:val="Subtle Emphasis"/>
    <w:uiPriority w:val="19"/>
    <w:qFormat/>
    <w:rsid w:val="002C1F94"/>
    <w:rPr>
      <w:i/>
      <w:color w:val="5A5A5A" w:themeColor="text1" w:themeTint="A5"/>
    </w:rPr>
  </w:style>
  <w:style w:type="character" w:styleId="Enfasiintensa">
    <w:name w:val="Intense Emphasis"/>
    <w:basedOn w:val="Carpredefinitoparagrafo"/>
    <w:uiPriority w:val="21"/>
    <w:qFormat/>
    <w:rsid w:val="002C1F94"/>
    <w:rPr>
      <w:b/>
      <w:i/>
      <w:sz w:val="24"/>
      <w:szCs w:val="24"/>
      <w:u w:val="single"/>
    </w:rPr>
  </w:style>
  <w:style w:type="character" w:styleId="Riferimentodelicato">
    <w:name w:val="Subtle Reference"/>
    <w:basedOn w:val="Carpredefinitoparagrafo"/>
    <w:uiPriority w:val="31"/>
    <w:qFormat/>
    <w:rsid w:val="002C1F94"/>
    <w:rPr>
      <w:sz w:val="24"/>
      <w:szCs w:val="24"/>
      <w:u w:val="single"/>
    </w:rPr>
  </w:style>
  <w:style w:type="character" w:styleId="Riferimentointenso">
    <w:name w:val="Intense Reference"/>
    <w:basedOn w:val="Carpredefinitoparagrafo"/>
    <w:uiPriority w:val="32"/>
    <w:qFormat/>
    <w:rsid w:val="002C1F94"/>
    <w:rPr>
      <w:b/>
      <w:sz w:val="24"/>
      <w:u w:val="single"/>
    </w:rPr>
  </w:style>
  <w:style w:type="character" w:styleId="Titolodellibro">
    <w:name w:val="Book Title"/>
    <w:basedOn w:val="Carpredefinitoparagrafo"/>
    <w:uiPriority w:val="33"/>
    <w:qFormat/>
    <w:rsid w:val="002C1F94"/>
    <w:rPr>
      <w:rFonts w:asciiTheme="majorHAnsi" w:eastAsiaTheme="majorEastAsia" w:hAnsiTheme="majorHAnsi"/>
      <w:b/>
      <w:i/>
      <w:sz w:val="24"/>
      <w:szCs w:val="24"/>
    </w:rPr>
  </w:style>
  <w:style w:type="paragraph" w:customStyle="1" w:styleId="titolo1salvato">
    <w:name w:val="titolo 1 salvato"/>
    <w:basedOn w:val="Titolo1"/>
    <w:link w:val="titolo1salvatoCarattere"/>
    <w:rsid w:val="00CA0C37"/>
    <w:pPr>
      <w:keepNext w:val="0"/>
      <w:spacing w:before="120" w:after="240"/>
      <w:contextualSpacing/>
    </w:pPr>
    <w:rPr>
      <w:smallCaps/>
      <w:spacing w:val="5"/>
      <w:lang w:bidi="en-US"/>
    </w:rPr>
  </w:style>
  <w:style w:type="character" w:customStyle="1" w:styleId="titolo1salvatoCarattere">
    <w:name w:val="titolo 1 salvato Carattere"/>
    <w:link w:val="titolo1salvato"/>
    <w:rsid w:val="00CA0C37"/>
    <w:rPr>
      <w:rFonts w:ascii="Times New Roman" w:eastAsia="Times New Roman" w:hAnsi="Times New Roman" w:cs="Times New Roman"/>
      <w:b/>
      <w:smallCaps/>
      <w:spacing w:val="5"/>
      <w:sz w:val="32"/>
      <w:szCs w:val="32"/>
      <w:lang w:bidi="en-US"/>
    </w:rPr>
  </w:style>
  <w:style w:type="paragraph" w:customStyle="1" w:styleId="Nota">
    <w:name w:val="Nota"/>
    <w:basedOn w:val="Testonotaapidipagina"/>
    <w:next w:val="Normale"/>
    <w:rsid w:val="00E11467"/>
    <w:rPr>
      <w:rFonts w:ascii="Calibri" w:hAnsi="Calibri"/>
      <w:sz w:val="20"/>
      <w:lang w:bidi="en-US"/>
    </w:rPr>
  </w:style>
  <w:style w:type="paragraph" w:customStyle="1" w:styleId="a2">
    <w:name w:val="a2"/>
    <w:basedOn w:val="Titolo2"/>
    <w:next w:val="Normale"/>
    <w:rsid w:val="00CA0C37"/>
    <w:pPr>
      <w:numPr>
        <w:ilvl w:val="1"/>
        <w:numId w:val="15"/>
      </w:numPr>
      <w:tabs>
        <w:tab w:val="clear" w:pos="360"/>
        <w:tab w:val="left" w:pos="500"/>
        <w:tab w:val="left" w:pos="720"/>
      </w:tabs>
      <w:suppressAutoHyphens/>
      <w:spacing w:before="270" w:line="270" w:lineRule="exact"/>
    </w:pPr>
    <w:rPr>
      <w:rFonts w:ascii="Arial" w:eastAsia="MS Mincho" w:hAnsi="Arial"/>
      <w:sz w:val="24"/>
      <w:lang w:val="en-GB" w:eastAsia="de-DE"/>
    </w:rPr>
  </w:style>
  <w:style w:type="paragraph" w:customStyle="1" w:styleId="a3">
    <w:name w:val="a3"/>
    <w:basedOn w:val="Titolo3"/>
    <w:next w:val="Normale"/>
    <w:link w:val="a3Carattere"/>
    <w:rsid w:val="00CA0C37"/>
    <w:pPr>
      <w:numPr>
        <w:ilvl w:val="2"/>
        <w:numId w:val="15"/>
      </w:numPr>
      <w:tabs>
        <w:tab w:val="clear" w:pos="720"/>
        <w:tab w:val="left" w:pos="640"/>
      </w:tabs>
      <w:suppressAutoHyphens/>
      <w:spacing w:before="60" w:after="240" w:line="250" w:lineRule="exact"/>
    </w:pPr>
    <w:rPr>
      <w:rFonts w:eastAsia="MS Mincho"/>
      <w:lang w:val="en-GB" w:eastAsia="ja-JP"/>
    </w:rPr>
  </w:style>
  <w:style w:type="paragraph" w:customStyle="1" w:styleId="a4">
    <w:name w:val="a4"/>
    <w:basedOn w:val="Titolo4"/>
    <w:next w:val="Normale"/>
    <w:rsid w:val="00CA0C37"/>
    <w:pPr>
      <w:numPr>
        <w:ilvl w:val="3"/>
        <w:numId w:val="15"/>
      </w:numPr>
      <w:tabs>
        <w:tab w:val="clear" w:pos="1080"/>
        <w:tab w:val="left" w:pos="880"/>
        <w:tab w:val="left" w:pos="1060"/>
      </w:tabs>
      <w:suppressAutoHyphens/>
      <w:spacing w:before="60" w:after="240" w:line="230" w:lineRule="exact"/>
    </w:pPr>
    <w:rPr>
      <w:rFonts w:eastAsia="MS Mincho"/>
      <w:b w:val="0"/>
      <w:sz w:val="20"/>
      <w:lang w:val="en-GB" w:eastAsia="ja-JP"/>
    </w:rPr>
  </w:style>
  <w:style w:type="paragraph" w:customStyle="1" w:styleId="a5">
    <w:name w:val="a5"/>
    <w:basedOn w:val="Titolo5"/>
    <w:next w:val="Normale"/>
    <w:rsid w:val="00CA0C37"/>
    <w:pPr>
      <w:numPr>
        <w:ilvl w:val="4"/>
        <w:numId w:val="15"/>
      </w:numPr>
      <w:tabs>
        <w:tab w:val="clear" w:pos="1080"/>
        <w:tab w:val="left" w:pos="1140"/>
        <w:tab w:val="left" w:pos="1360"/>
      </w:tabs>
      <w:suppressAutoHyphens/>
      <w:spacing w:before="60" w:after="240" w:line="230" w:lineRule="exact"/>
    </w:pPr>
    <w:rPr>
      <w:rFonts w:eastAsia="MS Mincho"/>
      <w:sz w:val="20"/>
      <w:lang w:val="en-GB" w:eastAsia="ja-JP"/>
    </w:rPr>
  </w:style>
  <w:style w:type="paragraph" w:customStyle="1" w:styleId="a6">
    <w:name w:val="a6"/>
    <w:basedOn w:val="Titolo6"/>
    <w:next w:val="Normale"/>
    <w:rsid w:val="00CA0C37"/>
    <w:pPr>
      <w:numPr>
        <w:ilvl w:val="5"/>
        <w:numId w:val="15"/>
      </w:numPr>
      <w:tabs>
        <w:tab w:val="clear" w:pos="1440"/>
        <w:tab w:val="left" w:pos="1140"/>
        <w:tab w:val="left" w:pos="1360"/>
      </w:tabs>
      <w:suppressAutoHyphens/>
      <w:spacing w:before="60" w:after="240" w:line="230" w:lineRule="exact"/>
    </w:pPr>
    <w:rPr>
      <w:rFonts w:eastAsia="MS Mincho"/>
      <w:b w:val="0"/>
      <w:sz w:val="20"/>
      <w:lang w:val="en-GB" w:eastAsia="ja-JP"/>
    </w:rPr>
  </w:style>
  <w:style w:type="paragraph" w:customStyle="1" w:styleId="ANNEX">
    <w:name w:val="ANNEX"/>
    <w:basedOn w:val="Normale"/>
    <w:next w:val="Normale"/>
    <w:rsid w:val="00CA0C37"/>
    <w:pPr>
      <w:keepNext/>
      <w:pageBreakBefore/>
      <w:numPr>
        <w:numId w:val="15"/>
      </w:numPr>
      <w:spacing w:after="760" w:line="310" w:lineRule="exact"/>
      <w:jc w:val="center"/>
      <w:outlineLvl w:val="0"/>
    </w:pPr>
    <w:rPr>
      <w:rFonts w:ascii="Arial" w:eastAsia="MS Mincho" w:hAnsi="Arial"/>
      <w:b/>
      <w:sz w:val="28"/>
      <w:lang w:val="en-GB" w:eastAsia="ja-JP"/>
    </w:rPr>
  </w:style>
  <w:style w:type="paragraph" w:customStyle="1" w:styleId="ANNEXN">
    <w:name w:val="ANNEXN"/>
    <w:basedOn w:val="ANNEX"/>
    <w:next w:val="Normale"/>
    <w:rsid w:val="00CA0C37"/>
    <w:pPr>
      <w:numPr>
        <w:numId w:val="17"/>
      </w:numPr>
    </w:pPr>
  </w:style>
  <w:style w:type="paragraph" w:customStyle="1" w:styleId="ANNEXZ">
    <w:name w:val="ANNEXZ"/>
    <w:basedOn w:val="ANNEX"/>
    <w:next w:val="Normale"/>
    <w:rsid w:val="00CA0C37"/>
    <w:pPr>
      <w:numPr>
        <w:numId w:val="16"/>
      </w:numPr>
    </w:pPr>
  </w:style>
  <w:style w:type="paragraph" w:customStyle="1" w:styleId="Bibliografia1">
    <w:name w:val="Bibliografia1"/>
    <w:basedOn w:val="Normale"/>
    <w:rsid w:val="00CA0C37"/>
    <w:pPr>
      <w:numPr>
        <w:numId w:val="19"/>
      </w:numPr>
      <w:tabs>
        <w:tab w:val="clear" w:pos="720"/>
        <w:tab w:val="left" w:pos="660"/>
      </w:tabs>
      <w:spacing w:after="240" w:line="230" w:lineRule="atLeast"/>
      <w:ind w:left="660" w:hanging="660"/>
    </w:pPr>
    <w:rPr>
      <w:rFonts w:ascii="Arial" w:eastAsia="MS Mincho" w:hAnsi="Arial"/>
      <w:sz w:val="20"/>
      <w:lang w:val="en-GB" w:eastAsia="ja-JP"/>
    </w:rPr>
  </w:style>
  <w:style w:type="paragraph" w:styleId="Primorientrocorpodeltesto">
    <w:name w:val="Body Text First Indent"/>
    <w:basedOn w:val="Corpotesto"/>
    <w:link w:val="PrimorientrocorpodeltestoCarattere"/>
    <w:rsid w:val="00CA0C37"/>
    <w:pPr>
      <w:spacing w:after="120" w:line="230" w:lineRule="atLeast"/>
      <w:ind w:firstLine="210"/>
    </w:pPr>
    <w:rPr>
      <w:rFonts w:eastAsia="MS Mincho"/>
      <w:sz w:val="18"/>
      <w:lang w:val="en-GB" w:eastAsia="ja-JP"/>
    </w:rPr>
  </w:style>
  <w:style w:type="character" w:customStyle="1" w:styleId="PrimorientrocorpodeltestoCarattere">
    <w:name w:val="Primo rientro corpo del testo Carattere"/>
    <w:basedOn w:val="CorpotestoCarattere"/>
    <w:link w:val="Primorientrocorpodeltesto"/>
    <w:rsid w:val="00CA0C37"/>
    <w:rPr>
      <w:rFonts w:ascii="Arial" w:eastAsia="MS Mincho" w:hAnsi="Arial" w:cs="Times New Roman"/>
      <w:sz w:val="18"/>
      <w:szCs w:val="20"/>
      <w:lang w:val="en-GB" w:eastAsia="ja-JP"/>
    </w:rPr>
  </w:style>
  <w:style w:type="character" w:customStyle="1" w:styleId="CorpotestoCarattere1">
    <w:name w:val="Corpo testo Carattere1"/>
    <w:aliases w:val="Corpo del testo Carattere2"/>
    <w:rsid w:val="00CA0C37"/>
    <w:rPr>
      <w:rFonts w:ascii="Arial" w:eastAsia="Times New Roman" w:hAnsi="Arial"/>
      <w:sz w:val="16"/>
    </w:rPr>
  </w:style>
  <w:style w:type="paragraph" w:styleId="Primorientrocorpodeltesto2">
    <w:name w:val="Body Text First Indent 2"/>
    <w:basedOn w:val="Normale"/>
    <w:link w:val="Primorientrocorpodeltesto2Carattere"/>
    <w:rsid w:val="00CA0C37"/>
    <w:pPr>
      <w:spacing w:after="240" w:line="230" w:lineRule="atLeast"/>
      <w:ind w:firstLine="210"/>
    </w:pPr>
    <w:rPr>
      <w:rFonts w:ascii="Arial" w:eastAsia="MS Mincho" w:hAnsi="Arial"/>
      <w:sz w:val="20"/>
      <w:lang w:val="en-GB" w:eastAsia="ja-JP"/>
    </w:rPr>
  </w:style>
  <w:style w:type="character" w:customStyle="1" w:styleId="Primorientrocorpodeltesto2Carattere">
    <w:name w:val="Primo rientro corpo del testo 2 Carattere"/>
    <w:basedOn w:val="RientrocorpodeltestoCarattere"/>
    <w:link w:val="Primorientrocorpodeltesto2"/>
    <w:rsid w:val="00CA0C37"/>
    <w:rPr>
      <w:rFonts w:ascii="Arial" w:eastAsia="MS Mincho" w:hAnsi="Arial" w:cs="Times New Roman"/>
      <w:sz w:val="20"/>
      <w:szCs w:val="20"/>
      <w:lang w:val="en-GB" w:eastAsia="ja-JP"/>
    </w:rPr>
  </w:style>
  <w:style w:type="paragraph" w:styleId="Formuladichiusura">
    <w:name w:val="Closing"/>
    <w:basedOn w:val="Normale"/>
    <w:link w:val="FormuladichiusuraCarattere"/>
    <w:rsid w:val="00CA0C37"/>
    <w:pPr>
      <w:spacing w:after="240" w:line="230" w:lineRule="atLeast"/>
      <w:ind w:left="4252"/>
    </w:pPr>
    <w:rPr>
      <w:rFonts w:ascii="Arial" w:eastAsia="MS Mincho" w:hAnsi="Arial"/>
      <w:sz w:val="20"/>
      <w:lang w:val="en-GB" w:eastAsia="ja-JP"/>
    </w:rPr>
  </w:style>
  <w:style w:type="character" w:customStyle="1" w:styleId="FormuladichiusuraCarattere">
    <w:name w:val="Formula di chiusura Carattere"/>
    <w:basedOn w:val="Carpredefinitoparagrafo"/>
    <w:link w:val="Formuladichiusura"/>
    <w:rsid w:val="00CA0C37"/>
    <w:rPr>
      <w:rFonts w:ascii="Arial" w:eastAsia="MS Mincho" w:hAnsi="Arial" w:cs="Times New Roman"/>
      <w:sz w:val="20"/>
      <w:szCs w:val="20"/>
      <w:lang w:val="en-GB" w:eastAsia="ja-JP"/>
    </w:rPr>
  </w:style>
  <w:style w:type="paragraph" w:styleId="Data">
    <w:name w:val="Date"/>
    <w:basedOn w:val="Normale"/>
    <w:next w:val="Normale"/>
    <w:link w:val="DataCarattere"/>
    <w:rsid w:val="00CA0C37"/>
    <w:pPr>
      <w:spacing w:after="240" w:line="230" w:lineRule="atLeast"/>
    </w:pPr>
    <w:rPr>
      <w:rFonts w:ascii="Arial" w:eastAsia="MS Mincho" w:hAnsi="Arial"/>
      <w:sz w:val="20"/>
      <w:lang w:val="en-GB" w:eastAsia="ja-JP"/>
    </w:rPr>
  </w:style>
  <w:style w:type="character" w:customStyle="1" w:styleId="DataCarattere">
    <w:name w:val="Data Carattere"/>
    <w:basedOn w:val="Carpredefinitoparagrafo"/>
    <w:link w:val="Data"/>
    <w:rsid w:val="00CA0C37"/>
    <w:rPr>
      <w:rFonts w:ascii="Arial" w:eastAsia="MS Mincho" w:hAnsi="Arial" w:cs="Times New Roman"/>
      <w:sz w:val="20"/>
      <w:szCs w:val="20"/>
      <w:lang w:val="en-GB" w:eastAsia="ja-JP"/>
    </w:rPr>
  </w:style>
  <w:style w:type="paragraph" w:customStyle="1" w:styleId="Definition">
    <w:name w:val="Definition"/>
    <w:basedOn w:val="Normale"/>
    <w:next w:val="Normale"/>
    <w:link w:val="DefinitionCarattere"/>
    <w:rsid w:val="00CA0C37"/>
    <w:pPr>
      <w:spacing w:after="240" w:line="230" w:lineRule="atLeast"/>
    </w:pPr>
    <w:rPr>
      <w:rFonts w:ascii="Arial" w:eastAsia="MS Mincho" w:hAnsi="Arial"/>
      <w:sz w:val="20"/>
      <w:lang w:val="en-GB" w:eastAsia="ja-JP"/>
    </w:rPr>
  </w:style>
  <w:style w:type="character" w:customStyle="1" w:styleId="Defterms">
    <w:name w:val="Defterms"/>
    <w:rsid w:val="00CA0C37"/>
    <w:rPr>
      <w:noProof w:val="0"/>
      <w:color w:val="auto"/>
      <w:lang w:val="fr-FR"/>
    </w:rPr>
  </w:style>
  <w:style w:type="paragraph" w:customStyle="1" w:styleId="dl">
    <w:name w:val="dl"/>
    <w:basedOn w:val="Normale"/>
    <w:rsid w:val="00CA0C37"/>
    <w:pPr>
      <w:spacing w:after="240" w:line="230" w:lineRule="atLeast"/>
      <w:ind w:left="800" w:hanging="400"/>
    </w:pPr>
    <w:rPr>
      <w:rFonts w:ascii="Arial" w:eastAsia="MS Mincho" w:hAnsi="Arial"/>
      <w:sz w:val="20"/>
      <w:lang w:val="en-GB" w:eastAsia="ja-JP"/>
    </w:rPr>
  </w:style>
  <w:style w:type="paragraph" w:styleId="Indirizzodestinatario">
    <w:name w:val="envelope address"/>
    <w:basedOn w:val="Normale"/>
    <w:rsid w:val="00CA0C37"/>
    <w:pPr>
      <w:framePr w:w="7938" w:h="1985" w:hRule="exact" w:hSpace="141" w:wrap="auto" w:hAnchor="page" w:xAlign="center" w:yAlign="bottom"/>
      <w:spacing w:after="240" w:line="230" w:lineRule="atLeast"/>
      <w:ind w:left="2835"/>
    </w:pPr>
    <w:rPr>
      <w:rFonts w:ascii="Arial" w:eastAsia="MS Mincho" w:hAnsi="Arial"/>
      <w:lang w:val="en-GB" w:eastAsia="ja-JP"/>
    </w:rPr>
  </w:style>
  <w:style w:type="paragraph" w:styleId="Indirizzomittente">
    <w:name w:val="envelope return"/>
    <w:basedOn w:val="Normale"/>
    <w:rsid w:val="00CA0C37"/>
    <w:pPr>
      <w:spacing w:after="240" w:line="230" w:lineRule="atLeast"/>
    </w:pPr>
    <w:rPr>
      <w:rFonts w:ascii="Arial" w:eastAsia="MS Mincho" w:hAnsi="Arial"/>
      <w:sz w:val="20"/>
      <w:lang w:val="en-GB" w:eastAsia="ja-JP"/>
    </w:rPr>
  </w:style>
  <w:style w:type="paragraph" w:customStyle="1" w:styleId="Example">
    <w:name w:val="Example"/>
    <w:basedOn w:val="Normale"/>
    <w:next w:val="Normale"/>
    <w:rsid w:val="00CA0C37"/>
    <w:pPr>
      <w:tabs>
        <w:tab w:val="left" w:pos="1360"/>
      </w:tabs>
      <w:spacing w:after="240" w:line="210" w:lineRule="atLeast"/>
    </w:pPr>
    <w:rPr>
      <w:rFonts w:ascii="Arial" w:eastAsia="MS Mincho" w:hAnsi="Arial"/>
      <w:sz w:val="18"/>
      <w:lang w:val="en-GB" w:eastAsia="ja-JP"/>
    </w:rPr>
  </w:style>
  <w:style w:type="character" w:customStyle="1" w:styleId="ExtXref">
    <w:name w:val="ExtXref"/>
    <w:rsid w:val="00CA0C37"/>
    <w:rPr>
      <w:noProof w:val="0"/>
      <w:color w:val="auto"/>
      <w:lang w:val="fr-FR"/>
    </w:rPr>
  </w:style>
  <w:style w:type="paragraph" w:customStyle="1" w:styleId="Figurefootnote">
    <w:name w:val="Figure footnote"/>
    <w:basedOn w:val="Normale"/>
    <w:rsid w:val="00CA0C37"/>
    <w:pPr>
      <w:keepNext/>
      <w:tabs>
        <w:tab w:val="left" w:pos="340"/>
      </w:tabs>
      <w:spacing w:after="60" w:line="210" w:lineRule="atLeast"/>
    </w:pPr>
    <w:rPr>
      <w:rFonts w:ascii="Arial" w:eastAsia="MS Mincho" w:hAnsi="Arial"/>
      <w:sz w:val="18"/>
      <w:lang w:val="en-GB" w:eastAsia="ja-JP"/>
    </w:rPr>
  </w:style>
  <w:style w:type="paragraph" w:customStyle="1" w:styleId="Figuretitle">
    <w:name w:val="Figure title"/>
    <w:basedOn w:val="Normale"/>
    <w:next w:val="Normale"/>
    <w:rsid w:val="00CA0C37"/>
    <w:pPr>
      <w:suppressAutoHyphens/>
      <w:spacing w:before="220" w:after="220" w:line="230" w:lineRule="atLeast"/>
      <w:jc w:val="center"/>
    </w:pPr>
    <w:rPr>
      <w:rFonts w:ascii="Arial" w:eastAsia="MS Mincho" w:hAnsi="Arial"/>
      <w:b/>
      <w:sz w:val="20"/>
      <w:lang w:val="en-GB" w:eastAsia="ja-JP"/>
    </w:rPr>
  </w:style>
  <w:style w:type="paragraph" w:customStyle="1" w:styleId="Foreword">
    <w:name w:val="Foreword"/>
    <w:basedOn w:val="Normale"/>
    <w:next w:val="Normale"/>
    <w:rsid w:val="00CA0C37"/>
    <w:pPr>
      <w:spacing w:after="240" w:line="230" w:lineRule="atLeast"/>
    </w:pPr>
    <w:rPr>
      <w:rFonts w:ascii="Arial" w:eastAsia="MS Mincho" w:hAnsi="Arial"/>
      <w:color w:val="0000FF"/>
      <w:sz w:val="20"/>
      <w:lang w:val="en-GB" w:eastAsia="ja-JP"/>
    </w:rPr>
  </w:style>
  <w:style w:type="paragraph" w:customStyle="1" w:styleId="Formula">
    <w:name w:val="Formula"/>
    <w:basedOn w:val="Normale"/>
    <w:next w:val="Normale"/>
    <w:rsid w:val="00CA0C37"/>
    <w:pPr>
      <w:tabs>
        <w:tab w:val="right" w:pos="10206"/>
      </w:tabs>
      <w:spacing w:after="220" w:line="230" w:lineRule="auto"/>
      <w:ind w:left="400"/>
    </w:pPr>
    <w:rPr>
      <w:rFonts w:ascii="Arial" w:eastAsia="MS Mincho" w:hAnsi="Arial"/>
      <w:sz w:val="20"/>
      <w:lang w:val="en-GB" w:eastAsia="ja-JP"/>
    </w:rPr>
  </w:style>
  <w:style w:type="paragraph" w:styleId="Indice1">
    <w:name w:val="index 1"/>
    <w:basedOn w:val="Normale"/>
    <w:rsid w:val="00CA0C37"/>
    <w:pPr>
      <w:spacing w:line="210" w:lineRule="atLeast"/>
      <w:ind w:left="340" w:hanging="340"/>
    </w:pPr>
    <w:rPr>
      <w:rFonts w:ascii="Arial" w:eastAsia="MS Mincho" w:hAnsi="Arial"/>
      <w:b/>
      <w:sz w:val="18"/>
      <w:lang w:val="en-GB" w:eastAsia="ja-JP"/>
    </w:rPr>
  </w:style>
  <w:style w:type="paragraph" w:styleId="Indice2">
    <w:name w:val="index 2"/>
    <w:basedOn w:val="Normale"/>
    <w:next w:val="Normale"/>
    <w:autoRedefine/>
    <w:rsid w:val="00CA0C37"/>
    <w:pPr>
      <w:spacing w:line="210" w:lineRule="atLeast"/>
      <w:ind w:left="200" w:hanging="200"/>
    </w:pPr>
    <w:rPr>
      <w:rFonts w:ascii="Arial" w:eastAsia="MS Mincho" w:hAnsi="Arial"/>
      <w:b/>
      <w:sz w:val="18"/>
      <w:lang w:val="en-GB" w:eastAsia="ja-JP"/>
    </w:rPr>
  </w:style>
  <w:style w:type="paragraph" w:styleId="Indice3">
    <w:name w:val="index 3"/>
    <w:basedOn w:val="Normale"/>
    <w:next w:val="Normale"/>
    <w:autoRedefine/>
    <w:rsid w:val="00CA0C37"/>
    <w:pPr>
      <w:spacing w:after="240" w:line="220" w:lineRule="atLeast"/>
      <w:ind w:left="600" w:hanging="200"/>
    </w:pPr>
    <w:rPr>
      <w:rFonts w:ascii="Arial" w:eastAsia="MS Mincho" w:hAnsi="Arial"/>
      <w:b/>
      <w:sz w:val="20"/>
      <w:lang w:val="en-GB" w:eastAsia="ja-JP"/>
    </w:rPr>
  </w:style>
  <w:style w:type="paragraph" w:styleId="Indice4">
    <w:name w:val="index 4"/>
    <w:basedOn w:val="Normale"/>
    <w:next w:val="Normale"/>
    <w:autoRedefine/>
    <w:rsid w:val="00CA0C37"/>
    <w:pPr>
      <w:spacing w:after="240" w:line="220" w:lineRule="atLeast"/>
      <w:ind w:left="800" w:hanging="200"/>
    </w:pPr>
    <w:rPr>
      <w:rFonts w:ascii="Arial" w:eastAsia="MS Mincho" w:hAnsi="Arial"/>
      <w:b/>
      <w:sz w:val="20"/>
      <w:lang w:val="en-GB" w:eastAsia="ja-JP"/>
    </w:rPr>
  </w:style>
  <w:style w:type="paragraph" w:styleId="Indice5">
    <w:name w:val="index 5"/>
    <w:basedOn w:val="Normale"/>
    <w:next w:val="Normale"/>
    <w:autoRedefine/>
    <w:rsid w:val="00CA0C37"/>
    <w:pPr>
      <w:spacing w:after="240" w:line="220" w:lineRule="atLeast"/>
      <w:ind w:left="1000" w:hanging="200"/>
    </w:pPr>
    <w:rPr>
      <w:rFonts w:ascii="Arial" w:eastAsia="MS Mincho" w:hAnsi="Arial"/>
      <w:b/>
      <w:sz w:val="20"/>
      <w:lang w:val="en-GB" w:eastAsia="ja-JP"/>
    </w:rPr>
  </w:style>
  <w:style w:type="paragraph" w:styleId="Indice6">
    <w:name w:val="index 6"/>
    <w:basedOn w:val="Normale"/>
    <w:next w:val="Normale"/>
    <w:autoRedefine/>
    <w:rsid w:val="00CA0C37"/>
    <w:pPr>
      <w:spacing w:after="240" w:line="220" w:lineRule="atLeast"/>
      <w:ind w:left="1200" w:hanging="200"/>
    </w:pPr>
    <w:rPr>
      <w:rFonts w:ascii="Arial" w:eastAsia="MS Mincho" w:hAnsi="Arial"/>
      <w:b/>
      <w:sz w:val="20"/>
      <w:lang w:val="en-GB" w:eastAsia="ja-JP"/>
    </w:rPr>
  </w:style>
  <w:style w:type="paragraph" w:styleId="Indice7">
    <w:name w:val="index 7"/>
    <w:basedOn w:val="Normale"/>
    <w:next w:val="Normale"/>
    <w:autoRedefine/>
    <w:rsid w:val="00CA0C37"/>
    <w:pPr>
      <w:spacing w:after="240" w:line="220" w:lineRule="atLeast"/>
      <w:ind w:left="1400" w:hanging="200"/>
    </w:pPr>
    <w:rPr>
      <w:rFonts w:ascii="Arial" w:eastAsia="MS Mincho" w:hAnsi="Arial"/>
      <w:b/>
      <w:sz w:val="20"/>
      <w:lang w:val="en-GB" w:eastAsia="ja-JP"/>
    </w:rPr>
  </w:style>
  <w:style w:type="paragraph" w:styleId="Indice8">
    <w:name w:val="index 8"/>
    <w:basedOn w:val="Normale"/>
    <w:next w:val="Normale"/>
    <w:autoRedefine/>
    <w:rsid w:val="00CA0C37"/>
    <w:pPr>
      <w:spacing w:after="240" w:line="220" w:lineRule="atLeast"/>
      <w:ind w:left="1600" w:hanging="200"/>
    </w:pPr>
    <w:rPr>
      <w:rFonts w:ascii="Arial" w:eastAsia="MS Mincho" w:hAnsi="Arial"/>
      <w:b/>
      <w:sz w:val="20"/>
      <w:lang w:val="en-GB" w:eastAsia="ja-JP"/>
    </w:rPr>
  </w:style>
  <w:style w:type="paragraph" w:styleId="Indice9">
    <w:name w:val="index 9"/>
    <w:basedOn w:val="Normale"/>
    <w:next w:val="Normale"/>
    <w:autoRedefine/>
    <w:rsid w:val="00CA0C37"/>
    <w:pPr>
      <w:spacing w:after="240" w:line="220" w:lineRule="atLeast"/>
      <w:ind w:left="1800" w:hanging="200"/>
    </w:pPr>
    <w:rPr>
      <w:rFonts w:ascii="Arial" w:eastAsia="MS Mincho" w:hAnsi="Arial"/>
      <w:b/>
      <w:sz w:val="20"/>
      <w:lang w:val="en-GB" w:eastAsia="ja-JP"/>
    </w:rPr>
  </w:style>
  <w:style w:type="paragraph" w:styleId="Titoloindice">
    <w:name w:val="index heading"/>
    <w:basedOn w:val="Normale"/>
    <w:next w:val="Indice1"/>
    <w:rsid w:val="00CA0C37"/>
    <w:pPr>
      <w:keepNext/>
      <w:spacing w:before="480" w:after="210" w:line="230" w:lineRule="atLeast"/>
      <w:jc w:val="center"/>
    </w:pPr>
    <w:rPr>
      <w:rFonts w:ascii="Arial" w:eastAsia="MS Mincho" w:hAnsi="Arial"/>
      <w:sz w:val="20"/>
      <w:lang w:val="en-GB" w:eastAsia="ja-JP"/>
    </w:rPr>
  </w:style>
  <w:style w:type="paragraph" w:customStyle="1" w:styleId="Introduction">
    <w:name w:val="Introduction"/>
    <w:basedOn w:val="Normale"/>
    <w:next w:val="Normale"/>
    <w:rsid w:val="00CA0C37"/>
    <w:pPr>
      <w:keepNext/>
      <w:pageBreakBefore/>
      <w:suppressAutoHyphens/>
      <w:spacing w:before="960" w:after="310" w:line="310" w:lineRule="exact"/>
    </w:pPr>
    <w:rPr>
      <w:rFonts w:ascii="Arial" w:eastAsia="MS Mincho" w:hAnsi="Arial"/>
      <w:b/>
      <w:sz w:val="28"/>
      <w:lang w:val="en-GB" w:eastAsia="ja-JP"/>
    </w:rPr>
  </w:style>
  <w:style w:type="character" w:styleId="Numeroriga">
    <w:name w:val="line number"/>
    <w:rsid w:val="00CA0C37"/>
    <w:rPr>
      <w:noProof w:val="0"/>
      <w:lang w:val="fr-FR"/>
    </w:rPr>
  </w:style>
  <w:style w:type="paragraph" w:styleId="Elenco">
    <w:name w:val="List"/>
    <w:basedOn w:val="Normale"/>
    <w:rsid w:val="00CA0C37"/>
    <w:pPr>
      <w:spacing w:after="240" w:line="230" w:lineRule="atLeast"/>
      <w:ind w:left="283" w:hanging="283"/>
    </w:pPr>
    <w:rPr>
      <w:rFonts w:ascii="Arial" w:eastAsia="MS Mincho" w:hAnsi="Arial"/>
      <w:sz w:val="20"/>
      <w:lang w:val="en-GB" w:eastAsia="ja-JP"/>
    </w:rPr>
  </w:style>
  <w:style w:type="paragraph" w:styleId="Elenco2">
    <w:name w:val="List 2"/>
    <w:basedOn w:val="Normale"/>
    <w:rsid w:val="00CA0C37"/>
    <w:pPr>
      <w:spacing w:after="240" w:line="230" w:lineRule="atLeast"/>
      <w:ind w:left="566" w:hanging="283"/>
    </w:pPr>
    <w:rPr>
      <w:rFonts w:ascii="Arial" w:eastAsia="MS Mincho" w:hAnsi="Arial"/>
      <w:sz w:val="20"/>
      <w:lang w:val="en-GB" w:eastAsia="ja-JP"/>
    </w:rPr>
  </w:style>
  <w:style w:type="paragraph" w:styleId="Elenco3">
    <w:name w:val="List 3"/>
    <w:basedOn w:val="Normale"/>
    <w:rsid w:val="00CA0C37"/>
    <w:pPr>
      <w:spacing w:after="240" w:line="230" w:lineRule="atLeast"/>
      <w:ind w:left="849" w:hanging="283"/>
    </w:pPr>
    <w:rPr>
      <w:rFonts w:ascii="Arial" w:eastAsia="MS Mincho" w:hAnsi="Arial"/>
      <w:sz w:val="20"/>
      <w:lang w:val="en-GB" w:eastAsia="ja-JP"/>
    </w:rPr>
  </w:style>
  <w:style w:type="paragraph" w:styleId="Elenco4">
    <w:name w:val="List 4"/>
    <w:basedOn w:val="Normale"/>
    <w:rsid w:val="00CA0C37"/>
    <w:pPr>
      <w:spacing w:after="240" w:line="230" w:lineRule="atLeast"/>
      <w:ind w:left="1132" w:hanging="283"/>
    </w:pPr>
    <w:rPr>
      <w:rFonts w:ascii="Arial" w:eastAsia="MS Mincho" w:hAnsi="Arial"/>
      <w:sz w:val="20"/>
      <w:lang w:val="en-GB" w:eastAsia="ja-JP"/>
    </w:rPr>
  </w:style>
  <w:style w:type="paragraph" w:styleId="Elenco5">
    <w:name w:val="List 5"/>
    <w:basedOn w:val="Normale"/>
    <w:rsid w:val="00CA0C37"/>
    <w:pPr>
      <w:spacing w:after="240" w:line="230" w:lineRule="atLeast"/>
      <w:ind w:left="1415" w:hanging="283"/>
    </w:pPr>
    <w:rPr>
      <w:rFonts w:ascii="Arial" w:eastAsia="MS Mincho" w:hAnsi="Arial"/>
      <w:sz w:val="20"/>
      <w:lang w:val="en-GB" w:eastAsia="ja-JP"/>
    </w:rPr>
  </w:style>
  <w:style w:type="paragraph" w:styleId="Puntoelenco2">
    <w:name w:val="List Bullet 2"/>
    <w:basedOn w:val="Normale"/>
    <w:autoRedefine/>
    <w:rsid w:val="00CA0C37"/>
    <w:pPr>
      <w:tabs>
        <w:tab w:val="num" w:pos="643"/>
      </w:tabs>
      <w:spacing w:after="240" w:line="230" w:lineRule="atLeast"/>
      <w:ind w:left="643" w:hanging="360"/>
    </w:pPr>
    <w:rPr>
      <w:rFonts w:ascii="Arial" w:eastAsia="MS Mincho" w:hAnsi="Arial"/>
      <w:sz w:val="20"/>
      <w:lang w:val="en-GB" w:eastAsia="ja-JP"/>
    </w:rPr>
  </w:style>
  <w:style w:type="paragraph" w:styleId="Puntoelenco3">
    <w:name w:val="List Bullet 3"/>
    <w:basedOn w:val="Normale"/>
    <w:autoRedefine/>
    <w:rsid w:val="00CA0C37"/>
    <w:pPr>
      <w:tabs>
        <w:tab w:val="num" w:pos="926"/>
      </w:tabs>
      <w:spacing w:after="240" w:line="230" w:lineRule="atLeast"/>
      <w:ind w:left="926" w:hanging="360"/>
    </w:pPr>
    <w:rPr>
      <w:rFonts w:ascii="Arial" w:eastAsia="MS Mincho" w:hAnsi="Arial"/>
      <w:sz w:val="20"/>
      <w:lang w:val="en-GB" w:eastAsia="ja-JP"/>
    </w:rPr>
  </w:style>
  <w:style w:type="paragraph" w:styleId="Puntoelenco4">
    <w:name w:val="List Bullet 4"/>
    <w:basedOn w:val="Normale"/>
    <w:autoRedefine/>
    <w:rsid w:val="00CA0C37"/>
    <w:pPr>
      <w:tabs>
        <w:tab w:val="num" w:pos="1209"/>
      </w:tabs>
      <w:spacing w:after="240" w:line="230" w:lineRule="atLeast"/>
      <w:ind w:left="1209" w:hanging="360"/>
    </w:pPr>
    <w:rPr>
      <w:rFonts w:ascii="Arial" w:eastAsia="MS Mincho" w:hAnsi="Arial"/>
      <w:sz w:val="20"/>
      <w:lang w:val="en-GB" w:eastAsia="ja-JP"/>
    </w:rPr>
  </w:style>
  <w:style w:type="paragraph" w:styleId="Puntoelenco5">
    <w:name w:val="List Bullet 5"/>
    <w:basedOn w:val="Normale"/>
    <w:autoRedefine/>
    <w:rsid w:val="00CA0C37"/>
    <w:pPr>
      <w:tabs>
        <w:tab w:val="num" w:pos="1492"/>
      </w:tabs>
      <w:spacing w:after="240" w:line="230" w:lineRule="atLeast"/>
      <w:ind w:left="1492" w:hanging="360"/>
    </w:pPr>
    <w:rPr>
      <w:rFonts w:ascii="Arial" w:eastAsia="MS Mincho" w:hAnsi="Arial"/>
      <w:sz w:val="20"/>
      <w:lang w:val="en-GB" w:eastAsia="ja-JP"/>
    </w:rPr>
  </w:style>
  <w:style w:type="paragraph" w:styleId="Elencocontinua">
    <w:name w:val="List Continue"/>
    <w:basedOn w:val="Normale"/>
    <w:rsid w:val="00CA0C37"/>
    <w:pPr>
      <w:tabs>
        <w:tab w:val="num" w:pos="643"/>
      </w:tabs>
      <w:spacing w:after="240" w:line="230" w:lineRule="atLeast"/>
      <w:ind w:left="643" w:hanging="360"/>
    </w:pPr>
    <w:rPr>
      <w:rFonts w:ascii="Arial" w:eastAsia="MS Mincho" w:hAnsi="Arial"/>
      <w:sz w:val="20"/>
      <w:lang w:val="en-GB" w:eastAsia="ja-JP"/>
    </w:rPr>
  </w:style>
  <w:style w:type="paragraph" w:styleId="Elencocontinua2">
    <w:name w:val="List Continue 2"/>
    <w:basedOn w:val="Elencocontinua"/>
    <w:rsid w:val="00CA0C37"/>
    <w:pPr>
      <w:tabs>
        <w:tab w:val="clear" w:pos="643"/>
        <w:tab w:val="left" w:pos="800"/>
      </w:tabs>
      <w:ind w:left="1080"/>
    </w:pPr>
  </w:style>
  <w:style w:type="paragraph" w:styleId="Elencocontinua3">
    <w:name w:val="List Continue 3"/>
    <w:basedOn w:val="Elencocontinua"/>
    <w:rsid w:val="00CA0C37"/>
    <w:pPr>
      <w:tabs>
        <w:tab w:val="clear" w:pos="643"/>
        <w:tab w:val="left" w:pos="1200"/>
      </w:tabs>
      <w:ind w:left="1800"/>
    </w:pPr>
  </w:style>
  <w:style w:type="paragraph" w:styleId="Elencocontinua4">
    <w:name w:val="List Continue 4"/>
    <w:basedOn w:val="Elencocontinua"/>
    <w:rsid w:val="00CA0C37"/>
    <w:pPr>
      <w:tabs>
        <w:tab w:val="clear" w:pos="643"/>
        <w:tab w:val="left" w:pos="1600"/>
      </w:tabs>
      <w:ind w:left="2520"/>
    </w:pPr>
  </w:style>
  <w:style w:type="paragraph" w:styleId="Elencocontinua5">
    <w:name w:val="List Continue 5"/>
    <w:basedOn w:val="Normale"/>
    <w:rsid w:val="00CA0C37"/>
    <w:pPr>
      <w:spacing w:after="120" w:line="230" w:lineRule="atLeast"/>
      <w:ind w:left="1415"/>
    </w:pPr>
    <w:rPr>
      <w:rFonts w:ascii="Arial" w:eastAsia="MS Mincho" w:hAnsi="Arial"/>
      <w:sz w:val="20"/>
      <w:lang w:val="en-GB" w:eastAsia="ja-JP"/>
    </w:rPr>
  </w:style>
  <w:style w:type="paragraph" w:styleId="Numeroelenco">
    <w:name w:val="List Number"/>
    <w:basedOn w:val="Normale"/>
    <w:rsid w:val="00CA0C37"/>
    <w:pPr>
      <w:numPr>
        <w:numId w:val="14"/>
      </w:numPr>
      <w:tabs>
        <w:tab w:val="left" w:pos="400"/>
      </w:tabs>
      <w:spacing w:after="240" w:line="230" w:lineRule="atLeast"/>
    </w:pPr>
    <w:rPr>
      <w:rFonts w:ascii="Arial" w:eastAsia="MS Mincho" w:hAnsi="Arial"/>
      <w:sz w:val="20"/>
      <w:lang w:val="en-GB" w:eastAsia="ja-JP"/>
    </w:rPr>
  </w:style>
  <w:style w:type="paragraph" w:styleId="Numeroelenco2">
    <w:name w:val="List Number 2"/>
    <w:basedOn w:val="Normale"/>
    <w:rsid w:val="00CA0C37"/>
    <w:pPr>
      <w:numPr>
        <w:ilvl w:val="1"/>
        <w:numId w:val="14"/>
      </w:numPr>
      <w:tabs>
        <w:tab w:val="left" w:pos="800"/>
      </w:tabs>
      <w:spacing w:after="240" w:line="230" w:lineRule="atLeast"/>
    </w:pPr>
    <w:rPr>
      <w:rFonts w:ascii="Arial" w:eastAsia="MS Mincho" w:hAnsi="Arial"/>
      <w:sz w:val="20"/>
      <w:lang w:val="en-GB" w:eastAsia="ja-JP"/>
    </w:rPr>
  </w:style>
  <w:style w:type="paragraph" w:styleId="Numeroelenco3">
    <w:name w:val="List Number 3"/>
    <w:basedOn w:val="Normale"/>
    <w:rsid w:val="00CA0C37"/>
    <w:pPr>
      <w:numPr>
        <w:ilvl w:val="2"/>
        <w:numId w:val="14"/>
      </w:numPr>
      <w:tabs>
        <w:tab w:val="clear" w:pos="1800"/>
      </w:tabs>
      <w:spacing w:after="240" w:line="230" w:lineRule="atLeast"/>
    </w:pPr>
    <w:rPr>
      <w:rFonts w:ascii="Arial" w:eastAsia="MS Mincho" w:hAnsi="Arial"/>
      <w:sz w:val="20"/>
      <w:lang w:val="en-GB" w:eastAsia="ja-JP"/>
    </w:rPr>
  </w:style>
  <w:style w:type="paragraph" w:styleId="Numeroelenco4">
    <w:name w:val="List Number 4"/>
    <w:basedOn w:val="Normale"/>
    <w:rsid w:val="00CA0C37"/>
    <w:pPr>
      <w:numPr>
        <w:ilvl w:val="3"/>
        <w:numId w:val="14"/>
      </w:numPr>
      <w:tabs>
        <w:tab w:val="left" w:pos="1600"/>
      </w:tabs>
      <w:spacing w:after="240" w:line="230" w:lineRule="atLeast"/>
    </w:pPr>
    <w:rPr>
      <w:rFonts w:ascii="Arial" w:eastAsia="MS Mincho" w:hAnsi="Arial"/>
      <w:sz w:val="20"/>
      <w:lang w:val="en-GB" w:eastAsia="ja-JP"/>
    </w:rPr>
  </w:style>
  <w:style w:type="paragraph" w:styleId="Numeroelenco5">
    <w:name w:val="List Number 5"/>
    <w:basedOn w:val="Normale"/>
    <w:rsid w:val="00CA0C37"/>
    <w:pPr>
      <w:tabs>
        <w:tab w:val="num" w:pos="1492"/>
      </w:tabs>
      <w:spacing w:after="240" w:line="230" w:lineRule="atLeast"/>
      <w:ind w:left="1492" w:hanging="360"/>
    </w:pPr>
    <w:rPr>
      <w:rFonts w:ascii="Arial" w:eastAsia="MS Mincho" w:hAnsi="Arial"/>
      <w:sz w:val="20"/>
      <w:lang w:val="en-GB" w:eastAsia="ja-JP"/>
    </w:rPr>
  </w:style>
  <w:style w:type="paragraph" w:styleId="Testomacro">
    <w:name w:val="macro"/>
    <w:link w:val="TestomacroCarattere"/>
    <w:rsid w:val="00CA0C3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sz w:val="20"/>
      <w:szCs w:val="20"/>
      <w:lang w:val="en-GB" w:eastAsia="ja-JP"/>
    </w:rPr>
  </w:style>
  <w:style w:type="character" w:customStyle="1" w:styleId="TestomacroCarattere">
    <w:name w:val="Testo macro Carattere"/>
    <w:basedOn w:val="Carpredefinitoparagrafo"/>
    <w:link w:val="Testomacro"/>
    <w:rsid w:val="00CA0C37"/>
    <w:rPr>
      <w:rFonts w:ascii="Courier New" w:eastAsia="MS Mincho" w:hAnsi="Courier New" w:cs="Times New Roman"/>
      <w:sz w:val="20"/>
      <w:szCs w:val="20"/>
      <w:lang w:val="en-GB" w:eastAsia="ja-JP"/>
    </w:rPr>
  </w:style>
  <w:style w:type="paragraph" w:styleId="Intestazionemessaggio">
    <w:name w:val="Message Header"/>
    <w:basedOn w:val="Normale"/>
    <w:link w:val="IntestazionemessaggioCarattere"/>
    <w:rsid w:val="00CA0C37"/>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pPr>
    <w:rPr>
      <w:rFonts w:ascii="Arial" w:eastAsia="MS Mincho" w:hAnsi="Arial"/>
      <w:lang w:val="en-GB" w:eastAsia="ja-JP"/>
    </w:rPr>
  </w:style>
  <w:style w:type="character" w:customStyle="1" w:styleId="IntestazionemessaggioCarattere">
    <w:name w:val="Intestazione messaggio Carattere"/>
    <w:basedOn w:val="Carpredefinitoparagrafo"/>
    <w:link w:val="Intestazionemessaggio"/>
    <w:rsid w:val="00CA0C37"/>
    <w:rPr>
      <w:rFonts w:ascii="Arial" w:eastAsia="MS Mincho" w:hAnsi="Arial" w:cs="Times New Roman"/>
      <w:sz w:val="24"/>
      <w:szCs w:val="20"/>
      <w:shd w:val="pct20" w:color="auto" w:fill="auto"/>
      <w:lang w:val="en-GB" w:eastAsia="ja-JP"/>
    </w:rPr>
  </w:style>
  <w:style w:type="paragraph" w:customStyle="1" w:styleId="MSDNFR">
    <w:name w:val="MSDNFR"/>
    <w:basedOn w:val="Normale"/>
    <w:next w:val="Normale"/>
    <w:rsid w:val="00CA0C37"/>
    <w:pPr>
      <w:spacing w:after="240" w:line="220" w:lineRule="atLeast"/>
    </w:pPr>
    <w:rPr>
      <w:rFonts w:ascii="Arial" w:eastAsia="MS Mincho" w:hAnsi="Arial"/>
      <w:color w:val="0000FF"/>
      <w:sz w:val="20"/>
      <w:lang w:val="en-GB" w:eastAsia="ja-JP"/>
    </w:rPr>
  </w:style>
  <w:style w:type="paragraph" w:customStyle="1" w:styleId="na2">
    <w:name w:val="na2"/>
    <w:basedOn w:val="a2"/>
    <w:next w:val="Normale"/>
    <w:rsid w:val="00CA0C37"/>
    <w:pPr>
      <w:numPr>
        <w:numId w:val="17"/>
      </w:numPr>
    </w:pPr>
  </w:style>
  <w:style w:type="paragraph" w:customStyle="1" w:styleId="na3">
    <w:name w:val="na3"/>
    <w:basedOn w:val="a3"/>
    <w:next w:val="Normale"/>
    <w:rsid w:val="00CA0C37"/>
    <w:pPr>
      <w:numPr>
        <w:numId w:val="17"/>
      </w:numPr>
      <w:tabs>
        <w:tab w:val="clear" w:pos="640"/>
        <w:tab w:val="num" w:pos="360"/>
        <w:tab w:val="num" w:pos="643"/>
      </w:tabs>
      <w:ind w:left="720" w:hanging="720"/>
    </w:pPr>
  </w:style>
  <w:style w:type="paragraph" w:customStyle="1" w:styleId="na4">
    <w:name w:val="na4"/>
    <w:basedOn w:val="a4"/>
    <w:next w:val="Normale"/>
    <w:rsid w:val="00CA0C37"/>
    <w:pPr>
      <w:numPr>
        <w:numId w:val="17"/>
      </w:numPr>
      <w:tabs>
        <w:tab w:val="clear" w:pos="880"/>
        <w:tab w:val="left" w:pos="860"/>
        <w:tab w:val="left" w:pos="1060"/>
      </w:tabs>
    </w:pPr>
  </w:style>
  <w:style w:type="paragraph" w:customStyle="1" w:styleId="na5">
    <w:name w:val="na5"/>
    <w:basedOn w:val="a5"/>
    <w:next w:val="Normale"/>
    <w:rsid w:val="00CA0C37"/>
    <w:pPr>
      <w:numPr>
        <w:numId w:val="17"/>
      </w:numPr>
    </w:pPr>
  </w:style>
  <w:style w:type="paragraph" w:customStyle="1" w:styleId="na6">
    <w:name w:val="na6"/>
    <w:basedOn w:val="a6"/>
    <w:next w:val="Normale"/>
    <w:rsid w:val="00CA0C37"/>
    <w:pPr>
      <w:numPr>
        <w:numId w:val="17"/>
      </w:numPr>
    </w:pPr>
  </w:style>
  <w:style w:type="paragraph" w:styleId="Rientronormale">
    <w:name w:val="Normal Indent"/>
    <w:basedOn w:val="Normale"/>
    <w:rsid w:val="00CA0C37"/>
    <w:pPr>
      <w:spacing w:after="240" w:line="230" w:lineRule="atLeast"/>
      <w:ind w:left="708"/>
    </w:pPr>
    <w:rPr>
      <w:rFonts w:ascii="Arial" w:eastAsia="MS Mincho" w:hAnsi="Arial"/>
      <w:sz w:val="20"/>
      <w:lang w:val="en-GB" w:eastAsia="ja-JP"/>
    </w:rPr>
  </w:style>
  <w:style w:type="paragraph" w:customStyle="1" w:styleId="Note">
    <w:name w:val="Note"/>
    <w:basedOn w:val="Normale"/>
    <w:next w:val="Normale"/>
    <w:rsid w:val="00CA0C37"/>
    <w:pPr>
      <w:tabs>
        <w:tab w:val="left" w:pos="851"/>
      </w:tabs>
      <w:spacing w:after="240" w:line="210" w:lineRule="atLeast"/>
      <w:ind w:left="851" w:hanging="851"/>
    </w:pPr>
    <w:rPr>
      <w:rFonts w:ascii="Arial" w:eastAsia="MS Mincho" w:hAnsi="Arial"/>
      <w:sz w:val="18"/>
      <w:lang w:val="en-GB" w:eastAsia="ja-JP"/>
    </w:rPr>
  </w:style>
  <w:style w:type="paragraph" w:styleId="Intestazionenota">
    <w:name w:val="Note Heading"/>
    <w:basedOn w:val="Normale"/>
    <w:next w:val="Normale"/>
    <w:link w:val="IntestazionenotaCarattere"/>
    <w:rsid w:val="00CA0C37"/>
    <w:pPr>
      <w:spacing w:after="240" w:line="230" w:lineRule="atLeast"/>
    </w:pPr>
    <w:rPr>
      <w:rFonts w:ascii="Arial" w:eastAsia="MS Mincho" w:hAnsi="Arial"/>
      <w:sz w:val="20"/>
      <w:lang w:val="en-GB" w:eastAsia="ja-JP"/>
    </w:rPr>
  </w:style>
  <w:style w:type="character" w:customStyle="1" w:styleId="IntestazionenotaCarattere">
    <w:name w:val="Intestazione nota Carattere"/>
    <w:basedOn w:val="Carpredefinitoparagrafo"/>
    <w:link w:val="Intestazionenota"/>
    <w:rsid w:val="00CA0C37"/>
    <w:rPr>
      <w:rFonts w:ascii="Arial" w:eastAsia="MS Mincho" w:hAnsi="Arial" w:cs="Times New Roman"/>
      <w:sz w:val="20"/>
      <w:szCs w:val="20"/>
      <w:lang w:val="en-GB" w:eastAsia="ja-JP"/>
    </w:rPr>
  </w:style>
  <w:style w:type="paragraph" w:customStyle="1" w:styleId="p2">
    <w:name w:val="p2"/>
    <w:basedOn w:val="Normale"/>
    <w:next w:val="Normale"/>
    <w:rsid w:val="00CA0C37"/>
    <w:pPr>
      <w:tabs>
        <w:tab w:val="left" w:pos="560"/>
      </w:tabs>
      <w:spacing w:after="240" w:line="230" w:lineRule="atLeast"/>
    </w:pPr>
    <w:rPr>
      <w:rFonts w:ascii="Arial" w:eastAsia="MS Mincho" w:hAnsi="Arial"/>
      <w:sz w:val="20"/>
      <w:lang w:val="en-GB" w:eastAsia="ja-JP"/>
    </w:rPr>
  </w:style>
  <w:style w:type="paragraph" w:customStyle="1" w:styleId="p3">
    <w:name w:val="p3"/>
    <w:basedOn w:val="Normale"/>
    <w:next w:val="Normale"/>
    <w:rsid w:val="00CA0C37"/>
    <w:pPr>
      <w:tabs>
        <w:tab w:val="left" w:pos="720"/>
      </w:tabs>
      <w:spacing w:after="240" w:line="230" w:lineRule="atLeast"/>
    </w:pPr>
    <w:rPr>
      <w:rFonts w:ascii="Arial" w:eastAsia="MS Mincho" w:hAnsi="Arial"/>
      <w:sz w:val="20"/>
      <w:lang w:val="en-GB" w:eastAsia="ja-JP"/>
    </w:rPr>
  </w:style>
  <w:style w:type="paragraph" w:customStyle="1" w:styleId="p4">
    <w:name w:val="p4"/>
    <w:basedOn w:val="Normale"/>
    <w:next w:val="Normale"/>
    <w:rsid w:val="00CA0C37"/>
    <w:pPr>
      <w:tabs>
        <w:tab w:val="left" w:pos="1100"/>
      </w:tabs>
      <w:spacing w:after="240" w:line="230" w:lineRule="atLeast"/>
    </w:pPr>
    <w:rPr>
      <w:rFonts w:ascii="Arial" w:eastAsia="MS Mincho" w:hAnsi="Arial"/>
      <w:sz w:val="20"/>
      <w:lang w:val="en-GB" w:eastAsia="ja-JP"/>
    </w:rPr>
  </w:style>
  <w:style w:type="paragraph" w:customStyle="1" w:styleId="p5">
    <w:name w:val="p5"/>
    <w:basedOn w:val="Normale"/>
    <w:next w:val="Normale"/>
    <w:rsid w:val="00CA0C37"/>
    <w:pPr>
      <w:tabs>
        <w:tab w:val="left" w:pos="1100"/>
      </w:tabs>
      <w:spacing w:after="240" w:line="230" w:lineRule="atLeast"/>
    </w:pPr>
    <w:rPr>
      <w:rFonts w:ascii="Arial" w:eastAsia="MS Mincho" w:hAnsi="Arial"/>
      <w:sz w:val="20"/>
      <w:lang w:val="en-GB" w:eastAsia="ja-JP"/>
    </w:rPr>
  </w:style>
  <w:style w:type="paragraph" w:customStyle="1" w:styleId="p6">
    <w:name w:val="p6"/>
    <w:basedOn w:val="Normale"/>
    <w:next w:val="Normale"/>
    <w:rsid w:val="00CA0C37"/>
    <w:pPr>
      <w:tabs>
        <w:tab w:val="left" w:pos="1440"/>
      </w:tabs>
      <w:spacing w:after="240" w:line="230" w:lineRule="atLeast"/>
    </w:pPr>
    <w:rPr>
      <w:rFonts w:ascii="Arial" w:eastAsia="MS Mincho" w:hAnsi="Arial"/>
      <w:sz w:val="20"/>
      <w:lang w:val="en-GB" w:eastAsia="ja-JP"/>
    </w:rPr>
  </w:style>
  <w:style w:type="paragraph" w:customStyle="1" w:styleId="RefNorm">
    <w:name w:val="RefNorm"/>
    <w:basedOn w:val="Normale"/>
    <w:next w:val="Normale"/>
    <w:rsid w:val="00CA0C37"/>
    <w:pPr>
      <w:spacing w:after="240" w:line="230" w:lineRule="atLeast"/>
    </w:pPr>
    <w:rPr>
      <w:rFonts w:ascii="Arial" w:eastAsia="MS Mincho" w:hAnsi="Arial"/>
      <w:sz w:val="20"/>
      <w:lang w:val="en-GB" w:eastAsia="ja-JP"/>
    </w:rPr>
  </w:style>
  <w:style w:type="paragraph" w:styleId="Formuladiapertura">
    <w:name w:val="Salutation"/>
    <w:basedOn w:val="Normale"/>
    <w:next w:val="Normale"/>
    <w:link w:val="FormuladiaperturaCarattere"/>
    <w:rsid w:val="00CA0C37"/>
    <w:pPr>
      <w:spacing w:after="240" w:line="230" w:lineRule="atLeast"/>
    </w:pPr>
    <w:rPr>
      <w:rFonts w:ascii="Arial" w:eastAsia="MS Mincho" w:hAnsi="Arial"/>
      <w:sz w:val="20"/>
      <w:lang w:val="en-GB" w:eastAsia="ja-JP"/>
    </w:rPr>
  </w:style>
  <w:style w:type="character" w:customStyle="1" w:styleId="FormuladiaperturaCarattere">
    <w:name w:val="Formula di apertura Carattere"/>
    <w:basedOn w:val="Carpredefinitoparagrafo"/>
    <w:link w:val="Formuladiapertura"/>
    <w:rsid w:val="00CA0C37"/>
    <w:rPr>
      <w:rFonts w:ascii="Arial" w:eastAsia="MS Mincho" w:hAnsi="Arial" w:cs="Times New Roman"/>
      <w:sz w:val="20"/>
      <w:szCs w:val="20"/>
      <w:lang w:val="en-GB" w:eastAsia="ja-JP"/>
    </w:rPr>
  </w:style>
  <w:style w:type="paragraph" w:customStyle="1" w:styleId="Special">
    <w:name w:val="Special"/>
    <w:basedOn w:val="Normale"/>
    <w:next w:val="Normale"/>
    <w:rsid w:val="00CA0C37"/>
    <w:pPr>
      <w:spacing w:after="240" w:line="230" w:lineRule="atLeast"/>
    </w:pPr>
    <w:rPr>
      <w:rFonts w:ascii="Arial" w:eastAsia="MS Mincho" w:hAnsi="Arial"/>
      <w:sz w:val="20"/>
      <w:lang w:val="en-GB" w:eastAsia="ja-JP"/>
    </w:rPr>
  </w:style>
  <w:style w:type="paragraph" w:customStyle="1" w:styleId="Tablefootnote">
    <w:name w:val="Table footnote"/>
    <w:basedOn w:val="Normale"/>
    <w:rsid w:val="00CA0C37"/>
    <w:pPr>
      <w:tabs>
        <w:tab w:val="left" w:pos="340"/>
      </w:tabs>
      <w:spacing w:before="60" w:after="60" w:line="210" w:lineRule="atLeast"/>
    </w:pPr>
    <w:rPr>
      <w:rFonts w:ascii="Arial" w:eastAsia="MS Mincho" w:hAnsi="Arial"/>
      <w:sz w:val="16"/>
      <w:lang w:val="en-GB" w:eastAsia="ja-JP"/>
    </w:rPr>
  </w:style>
  <w:style w:type="paragraph" w:styleId="Indicefonti">
    <w:name w:val="table of authorities"/>
    <w:basedOn w:val="Normale"/>
    <w:next w:val="Normale"/>
    <w:rsid w:val="00CA0C37"/>
    <w:pPr>
      <w:spacing w:after="240" w:line="230" w:lineRule="atLeast"/>
      <w:ind w:left="200" w:hanging="200"/>
    </w:pPr>
    <w:rPr>
      <w:rFonts w:ascii="Arial" w:eastAsia="MS Mincho" w:hAnsi="Arial"/>
      <w:sz w:val="20"/>
      <w:lang w:val="en-GB" w:eastAsia="ja-JP"/>
    </w:rPr>
  </w:style>
  <w:style w:type="paragraph" w:customStyle="1" w:styleId="Tabletitle">
    <w:name w:val="Table title"/>
    <w:basedOn w:val="Normale"/>
    <w:next w:val="Normale"/>
    <w:rsid w:val="00CA0C37"/>
    <w:pPr>
      <w:keepNext/>
      <w:suppressAutoHyphens/>
      <w:spacing w:before="120" w:after="120" w:line="230" w:lineRule="exact"/>
      <w:jc w:val="center"/>
    </w:pPr>
    <w:rPr>
      <w:rFonts w:ascii="Arial" w:eastAsia="MS Mincho" w:hAnsi="Arial"/>
      <w:b/>
      <w:sz w:val="20"/>
      <w:lang w:val="en-GB" w:eastAsia="ja-JP"/>
    </w:rPr>
  </w:style>
  <w:style w:type="character" w:customStyle="1" w:styleId="TableFootNoteXref">
    <w:name w:val="TableFootNoteXref"/>
    <w:rsid w:val="00CA0C37"/>
    <w:rPr>
      <w:noProof/>
      <w:position w:val="6"/>
      <w:sz w:val="14"/>
      <w:lang w:val="fr-FR"/>
    </w:rPr>
  </w:style>
  <w:style w:type="paragraph" w:customStyle="1" w:styleId="Terms">
    <w:name w:val="Term(s)"/>
    <w:basedOn w:val="Normale"/>
    <w:next w:val="Definition"/>
    <w:rsid w:val="00CA0C37"/>
    <w:pPr>
      <w:keepNext/>
      <w:suppressAutoHyphens/>
      <w:spacing w:after="60"/>
    </w:pPr>
    <w:rPr>
      <w:rFonts w:ascii="Arial" w:eastAsia="MS Mincho" w:hAnsi="Arial"/>
      <w:b/>
      <w:sz w:val="20"/>
      <w:lang w:val="en-GB" w:eastAsia="ja-JP"/>
    </w:rPr>
  </w:style>
  <w:style w:type="paragraph" w:customStyle="1" w:styleId="Titolo21">
    <w:name w:val="Titolo2"/>
    <w:basedOn w:val="Definition"/>
    <w:rsid w:val="00CA0C37"/>
    <w:rPr>
      <w:b/>
      <w:lang w:eastAsia="de-DE"/>
    </w:rPr>
  </w:style>
  <w:style w:type="paragraph" w:styleId="Titoloindicefonti">
    <w:name w:val="toa heading"/>
    <w:basedOn w:val="Normale"/>
    <w:next w:val="Normale"/>
    <w:rsid w:val="00CA0C37"/>
    <w:pPr>
      <w:spacing w:before="120" w:after="240" w:line="230" w:lineRule="atLeast"/>
    </w:pPr>
    <w:rPr>
      <w:rFonts w:ascii="Arial" w:eastAsia="MS Mincho" w:hAnsi="Arial"/>
      <w:b/>
      <w:lang w:val="en-GB" w:eastAsia="ja-JP"/>
    </w:rPr>
  </w:style>
  <w:style w:type="paragraph" w:customStyle="1" w:styleId="zzBiblio">
    <w:name w:val="zzBiblio"/>
    <w:basedOn w:val="Normale"/>
    <w:next w:val="Bibliografia1"/>
    <w:rsid w:val="00CA0C37"/>
    <w:pPr>
      <w:pageBreakBefore/>
      <w:spacing w:after="760" w:line="310" w:lineRule="exact"/>
      <w:jc w:val="center"/>
    </w:pPr>
    <w:rPr>
      <w:rFonts w:ascii="Arial" w:eastAsia="MS Mincho" w:hAnsi="Arial"/>
      <w:b/>
      <w:sz w:val="28"/>
      <w:lang w:val="en-GB" w:eastAsia="ja-JP"/>
    </w:rPr>
  </w:style>
  <w:style w:type="paragraph" w:customStyle="1" w:styleId="zzContents">
    <w:name w:val="zzContents"/>
    <w:basedOn w:val="Introduction"/>
    <w:next w:val="Sommario1"/>
    <w:rsid w:val="00CA0C37"/>
  </w:style>
  <w:style w:type="paragraph" w:customStyle="1" w:styleId="zzCopyright">
    <w:name w:val="zzCopyright"/>
    <w:basedOn w:val="Normale"/>
    <w:next w:val="Normale"/>
    <w:rsid w:val="00CA0C37"/>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pPr>
    <w:rPr>
      <w:rFonts w:ascii="Arial" w:eastAsia="MS Mincho" w:hAnsi="Arial"/>
      <w:color w:val="0000FF"/>
      <w:sz w:val="20"/>
      <w:lang w:val="en-GB" w:eastAsia="ja-JP"/>
    </w:rPr>
  </w:style>
  <w:style w:type="paragraph" w:customStyle="1" w:styleId="zzCover">
    <w:name w:val="zzCover"/>
    <w:basedOn w:val="Normale"/>
    <w:rsid w:val="00CA0C37"/>
    <w:pPr>
      <w:spacing w:after="220" w:line="230" w:lineRule="atLeast"/>
      <w:jc w:val="right"/>
    </w:pPr>
    <w:rPr>
      <w:rFonts w:ascii="Arial" w:eastAsia="MS Mincho" w:hAnsi="Arial"/>
      <w:b/>
      <w:color w:val="000000"/>
      <w:lang w:val="en-GB" w:eastAsia="ja-JP"/>
    </w:rPr>
  </w:style>
  <w:style w:type="paragraph" w:customStyle="1" w:styleId="zzForeword">
    <w:name w:val="zzForeword"/>
    <w:basedOn w:val="Introduction"/>
    <w:next w:val="Normale"/>
    <w:rsid w:val="00CA0C37"/>
    <w:rPr>
      <w:color w:val="0000FF"/>
    </w:rPr>
  </w:style>
  <w:style w:type="paragraph" w:customStyle="1" w:styleId="zzHelp">
    <w:name w:val="zzHelp"/>
    <w:basedOn w:val="Normale"/>
    <w:rsid w:val="00CA0C37"/>
    <w:pPr>
      <w:spacing w:after="240" w:line="230" w:lineRule="atLeast"/>
    </w:pPr>
    <w:rPr>
      <w:rFonts w:ascii="Arial" w:eastAsia="MS Mincho" w:hAnsi="Arial"/>
      <w:color w:val="008000"/>
      <w:sz w:val="20"/>
      <w:lang w:val="en-GB" w:eastAsia="ja-JP"/>
    </w:rPr>
  </w:style>
  <w:style w:type="paragraph" w:customStyle="1" w:styleId="zzIndex">
    <w:name w:val="zzIndex"/>
    <w:basedOn w:val="zzBiblio"/>
    <w:next w:val="Normale"/>
    <w:rsid w:val="00CA0C37"/>
  </w:style>
  <w:style w:type="paragraph" w:customStyle="1" w:styleId="zzLc5">
    <w:name w:val="zzLc5"/>
    <w:basedOn w:val="Normale"/>
    <w:next w:val="Normale"/>
    <w:rsid w:val="00CA0C37"/>
    <w:pPr>
      <w:spacing w:after="240" w:line="230" w:lineRule="atLeast"/>
      <w:ind w:left="3240" w:hanging="360"/>
    </w:pPr>
    <w:rPr>
      <w:rFonts w:ascii="Arial" w:eastAsia="MS Mincho" w:hAnsi="Arial"/>
      <w:sz w:val="20"/>
      <w:lang w:val="en-GB" w:eastAsia="ja-JP"/>
    </w:rPr>
  </w:style>
  <w:style w:type="paragraph" w:customStyle="1" w:styleId="zzLc6">
    <w:name w:val="zzLc6"/>
    <w:basedOn w:val="Normale"/>
    <w:next w:val="Normale"/>
    <w:rsid w:val="00CA0C37"/>
    <w:pPr>
      <w:numPr>
        <w:numId w:val="12"/>
      </w:numPr>
      <w:spacing w:after="240" w:line="230" w:lineRule="atLeast"/>
    </w:pPr>
    <w:rPr>
      <w:rFonts w:ascii="Arial" w:eastAsia="MS Mincho" w:hAnsi="Arial"/>
      <w:sz w:val="20"/>
      <w:lang w:val="en-GB" w:eastAsia="ja-JP"/>
    </w:rPr>
  </w:style>
  <w:style w:type="paragraph" w:customStyle="1" w:styleId="zzLn5">
    <w:name w:val="zzLn5"/>
    <w:basedOn w:val="Normale"/>
    <w:next w:val="Normale"/>
    <w:rsid w:val="00CA0C37"/>
    <w:pPr>
      <w:numPr>
        <w:ilvl w:val="4"/>
        <w:numId w:val="14"/>
      </w:numPr>
      <w:spacing w:after="240" w:line="230" w:lineRule="atLeast"/>
    </w:pPr>
    <w:rPr>
      <w:rFonts w:ascii="Arial" w:eastAsia="MS Mincho" w:hAnsi="Arial"/>
      <w:sz w:val="20"/>
      <w:lang w:val="en-GB" w:eastAsia="ja-JP"/>
    </w:rPr>
  </w:style>
  <w:style w:type="paragraph" w:customStyle="1" w:styleId="zzLn6">
    <w:name w:val="zzLn6"/>
    <w:basedOn w:val="Normale"/>
    <w:next w:val="Normale"/>
    <w:rsid w:val="00CA0C37"/>
    <w:pPr>
      <w:numPr>
        <w:ilvl w:val="5"/>
        <w:numId w:val="14"/>
      </w:numPr>
      <w:spacing w:after="240" w:line="230" w:lineRule="atLeast"/>
    </w:pPr>
    <w:rPr>
      <w:rFonts w:ascii="Arial" w:eastAsia="MS Mincho" w:hAnsi="Arial"/>
      <w:sz w:val="20"/>
      <w:lang w:val="en-GB" w:eastAsia="ja-JP"/>
    </w:rPr>
  </w:style>
  <w:style w:type="paragraph" w:customStyle="1" w:styleId="zzSTDTitle">
    <w:name w:val="zzSTDTitle"/>
    <w:basedOn w:val="Normale"/>
    <w:next w:val="Normale"/>
    <w:rsid w:val="00CA0C37"/>
    <w:pPr>
      <w:suppressAutoHyphens/>
      <w:spacing w:before="400" w:after="760" w:line="350" w:lineRule="exact"/>
    </w:pPr>
    <w:rPr>
      <w:rFonts w:ascii="Arial" w:eastAsia="MS Mincho" w:hAnsi="Arial"/>
      <w:b/>
      <w:color w:val="0000FF"/>
      <w:sz w:val="32"/>
      <w:lang w:val="en-GB" w:eastAsia="ja-JP"/>
    </w:rPr>
  </w:style>
  <w:style w:type="paragraph" w:customStyle="1" w:styleId="Titolo2ISO">
    <w:name w:val="Titolo2ISO"/>
    <w:basedOn w:val="Titolo2"/>
    <w:next w:val="Normale"/>
    <w:autoRedefine/>
    <w:rsid w:val="00CA0C37"/>
    <w:pPr>
      <w:numPr>
        <w:ilvl w:val="1"/>
        <w:numId w:val="18"/>
      </w:numPr>
      <w:suppressAutoHyphens/>
      <w:spacing w:line="240" w:lineRule="atLeast"/>
    </w:pPr>
    <w:rPr>
      <w:rFonts w:ascii="Arial" w:eastAsia="MS Mincho" w:hAnsi="Arial"/>
      <w:lang w:val="en-GB"/>
    </w:rPr>
  </w:style>
  <w:style w:type="paragraph" w:customStyle="1" w:styleId="Tabletext10">
    <w:name w:val="Table text (10)"/>
    <w:basedOn w:val="Normale"/>
    <w:rsid w:val="00CA0C37"/>
    <w:pPr>
      <w:spacing w:before="60" w:after="60" w:line="230" w:lineRule="atLeast"/>
    </w:pPr>
    <w:rPr>
      <w:rFonts w:ascii="Arial" w:eastAsia="MS Mincho" w:hAnsi="Arial"/>
      <w:sz w:val="20"/>
      <w:lang w:val="en-GB" w:eastAsia="ja-JP"/>
    </w:rPr>
  </w:style>
  <w:style w:type="paragraph" w:customStyle="1" w:styleId="Tabletext9">
    <w:name w:val="Table text (9)"/>
    <w:basedOn w:val="Normale"/>
    <w:rsid w:val="00CA0C37"/>
    <w:pPr>
      <w:spacing w:before="60" w:after="60" w:line="210" w:lineRule="atLeast"/>
    </w:pPr>
    <w:rPr>
      <w:rFonts w:ascii="Arial" w:eastAsia="MS Mincho" w:hAnsi="Arial"/>
      <w:sz w:val="18"/>
      <w:lang w:val="en-GB" w:eastAsia="ja-JP"/>
    </w:rPr>
  </w:style>
  <w:style w:type="paragraph" w:customStyle="1" w:styleId="Tabletext8">
    <w:name w:val="Table text (8)"/>
    <w:basedOn w:val="Normale"/>
    <w:rsid w:val="00CA0C37"/>
    <w:pPr>
      <w:spacing w:before="60" w:after="60" w:line="190" w:lineRule="atLeast"/>
    </w:pPr>
    <w:rPr>
      <w:rFonts w:ascii="Arial" w:eastAsia="MS Mincho" w:hAnsi="Arial"/>
      <w:sz w:val="16"/>
      <w:lang w:val="en-GB" w:eastAsia="ja-JP"/>
    </w:rPr>
  </w:style>
  <w:style w:type="paragraph" w:customStyle="1" w:styleId="Tabletext7">
    <w:name w:val="Table text (7)"/>
    <w:basedOn w:val="Normale"/>
    <w:rsid w:val="00CA0C37"/>
    <w:pPr>
      <w:spacing w:before="60" w:after="60" w:line="170" w:lineRule="atLeast"/>
    </w:pPr>
    <w:rPr>
      <w:rFonts w:ascii="Arial" w:eastAsia="MS Mincho" w:hAnsi="Arial"/>
      <w:sz w:val="14"/>
      <w:lang w:val="en-GB" w:eastAsia="ja-JP"/>
    </w:rPr>
  </w:style>
  <w:style w:type="paragraph" w:styleId="Firmadipostaelettronica">
    <w:name w:val="E-mail Signature"/>
    <w:basedOn w:val="Normale"/>
    <w:link w:val="FirmadipostaelettronicaCarattere"/>
    <w:rsid w:val="00CA0C37"/>
    <w:pPr>
      <w:spacing w:after="240" w:line="230" w:lineRule="atLeast"/>
    </w:pPr>
    <w:rPr>
      <w:rFonts w:ascii="Arial" w:eastAsia="MS Mincho" w:hAnsi="Arial"/>
      <w:sz w:val="20"/>
      <w:lang w:val="en-GB" w:eastAsia="ja-JP"/>
    </w:rPr>
  </w:style>
  <w:style w:type="character" w:customStyle="1" w:styleId="FirmadipostaelettronicaCarattere">
    <w:name w:val="Firma di posta elettronica Carattere"/>
    <w:basedOn w:val="Carpredefinitoparagrafo"/>
    <w:link w:val="Firmadipostaelettronica"/>
    <w:rsid w:val="00CA0C37"/>
    <w:rPr>
      <w:rFonts w:ascii="Arial" w:eastAsia="MS Mincho" w:hAnsi="Arial" w:cs="Times New Roman"/>
      <w:sz w:val="20"/>
      <w:szCs w:val="20"/>
      <w:lang w:val="en-GB" w:eastAsia="ja-JP"/>
    </w:rPr>
  </w:style>
  <w:style w:type="paragraph" w:styleId="IndirizzoHTML">
    <w:name w:val="HTML Address"/>
    <w:basedOn w:val="Normale"/>
    <w:link w:val="IndirizzoHTMLCarattere"/>
    <w:rsid w:val="00CA0C37"/>
    <w:pPr>
      <w:spacing w:after="240" w:line="230" w:lineRule="atLeast"/>
    </w:pPr>
    <w:rPr>
      <w:rFonts w:ascii="Arial" w:eastAsia="MS Mincho" w:hAnsi="Arial"/>
      <w:i/>
      <w:iCs/>
      <w:sz w:val="20"/>
      <w:lang w:val="en-GB" w:eastAsia="ja-JP"/>
    </w:rPr>
  </w:style>
  <w:style w:type="character" w:customStyle="1" w:styleId="IndirizzoHTMLCarattere">
    <w:name w:val="Indirizzo HTML Carattere"/>
    <w:basedOn w:val="Carpredefinitoparagrafo"/>
    <w:link w:val="IndirizzoHTML"/>
    <w:rsid w:val="00CA0C37"/>
    <w:rPr>
      <w:rFonts w:ascii="Arial" w:eastAsia="MS Mincho" w:hAnsi="Arial" w:cs="Times New Roman"/>
      <w:i/>
      <w:iCs/>
      <w:sz w:val="20"/>
      <w:szCs w:val="20"/>
      <w:lang w:val="en-GB" w:eastAsia="ja-JP"/>
    </w:rPr>
  </w:style>
  <w:style w:type="paragraph" w:customStyle="1" w:styleId="Listatermininumerata">
    <w:name w:val="Lista termini numerata"/>
    <w:basedOn w:val="Normale"/>
    <w:rsid w:val="00CA0C37"/>
    <w:pPr>
      <w:ind w:right="57"/>
    </w:pPr>
    <w:rPr>
      <w:rFonts w:ascii="Arial" w:hAnsi="Arial" w:cs="Arial"/>
      <w:b/>
      <w:sz w:val="20"/>
      <w:lang w:val="en-GB"/>
    </w:rPr>
  </w:style>
  <w:style w:type="paragraph" w:customStyle="1" w:styleId="Abbreviation">
    <w:name w:val="Abbreviation"/>
    <w:basedOn w:val="Definition"/>
    <w:rsid w:val="00CA0C37"/>
    <w:pPr>
      <w:spacing w:after="120"/>
    </w:pPr>
    <w:rPr>
      <w:b/>
      <w:bCs/>
    </w:rPr>
  </w:style>
  <w:style w:type="character" w:customStyle="1" w:styleId="DefinitionCarattere">
    <w:name w:val="Definition Carattere"/>
    <w:link w:val="Definition"/>
    <w:rsid w:val="00CA0C37"/>
    <w:rPr>
      <w:rFonts w:ascii="Arial" w:eastAsia="MS Mincho" w:hAnsi="Arial" w:cs="Times New Roman"/>
      <w:sz w:val="20"/>
      <w:szCs w:val="20"/>
      <w:lang w:val="en-GB" w:eastAsia="ja-JP"/>
    </w:rPr>
  </w:style>
  <w:style w:type="character" w:customStyle="1" w:styleId="TestocommentoCarattere1">
    <w:name w:val="Testo commento Carattere1"/>
    <w:rsid w:val="00CA0C37"/>
  </w:style>
  <w:style w:type="character" w:customStyle="1" w:styleId="a3Carattere">
    <w:name w:val="a3 Carattere"/>
    <w:link w:val="a3"/>
    <w:rsid w:val="00CA0C37"/>
    <w:rPr>
      <w:rFonts w:asciiTheme="majorHAnsi" w:eastAsia="MS Mincho" w:hAnsiTheme="majorHAnsi" w:cstheme="majorBidi"/>
      <w:b/>
      <w:bCs/>
      <w:color w:val="4F81BD" w:themeColor="accent1"/>
      <w:lang w:val="en-GB" w:eastAsia="ja-JP"/>
    </w:rPr>
  </w:style>
  <w:style w:type="paragraph" w:customStyle="1" w:styleId="Sinonimi">
    <w:name w:val="Sinonimi"/>
    <w:basedOn w:val="Definition"/>
    <w:rsid w:val="00CA0C37"/>
  </w:style>
  <w:style w:type="paragraph" w:customStyle="1" w:styleId="ISOChange">
    <w:name w:val="ISO_Change"/>
    <w:basedOn w:val="Normale"/>
    <w:rsid w:val="00CA0C37"/>
    <w:pPr>
      <w:spacing w:before="210" w:line="210" w:lineRule="exact"/>
    </w:pPr>
    <w:rPr>
      <w:rFonts w:ascii="Arial" w:hAnsi="Arial"/>
      <w:sz w:val="18"/>
      <w:lang w:val="en-GB"/>
    </w:rPr>
  </w:style>
  <w:style w:type="paragraph" w:customStyle="1" w:styleId="Stile2">
    <w:name w:val="Stile2"/>
    <w:basedOn w:val="Stile1"/>
    <w:link w:val="Stile2Carattere"/>
    <w:rsid w:val="00CA0C37"/>
    <w:pPr>
      <w:keepNext w:val="0"/>
      <w:pBdr>
        <w:bottom w:val="none" w:sz="0" w:space="0" w:color="auto"/>
      </w:pBdr>
      <w:spacing w:before="0" w:after="300"/>
      <w:ind w:left="0" w:right="0"/>
      <w:outlineLvl w:val="9"/>
    </w:pPr>
    <w:rPr>
      <w:rFonts w:ascii="Arial" w:hAnsi="Arial"/>
      <w:b w:val="0"/>
      <w:smallCaps/>
      <w:sz w:val="28"/>
      <w:szCs w:val="52"/>
    </w:rPr>
  </w:style>
  <w:style w:type="paragraph" w:customStyle="1" w:styleId="Stile3">
    <w:name w:val="Stile3"/>
    <w:basedOn w:val="Titolo"/>
    <w:link w:val="Stile3Carattere"/>
    <w:rsid w:val="00CA0C37"/>
    <w:rPr>
      <w:rFonts w:ascii="Arial" w:hAnsi="Arial"/>
      <w:smallCaps/>
      <w:sz w:val="28"/>
    </w:rPr>
  </w:style>
  <w:style w:type="character" w:customStyle="1" w:styleId="Stile2Carattere">
    <w:name w:val="Stile2 Carattere"/>
    <w:link w:val="Stile2"/>
    <w:rsid w:val="00CA0C37"/>
    <w:rPr>
      <w:rFonts w:ascii="Arial" w:eastAsia="Times New Roman" w:hAnsi="Arial" w:cs="Times New Roman"/>
      <w:smallCaps/>
      <w:sz w:val="28"/>
      <w:szCs w:val="52"/>
      <w:lang w:eastAsia="it-IT"/>
    </w:rPr>
  </w:style>
  <w:style w:type="paragraph" w:customStyle="1" w:styleId="Stile4">
    <w:name w:val="Stile4"/>
    <w:basedOn w:val="Titolo1"/>
    <w:link w:val="Stile4Carattere"/>
    <w:rsid w:val="00CA0C37"/>
    <w:pPr>
      <w:pageBreakBefore/>
      <w:suppressAutoHyphens/>
      <w:spacing w:before="270" w:after="240" w:line="270" w:lineRule="exact"/>
    </w:pPr>
    <w:rPr>
      <w:rFonts w:ascii="Arial" w:hAnsi="Arial"/>
      <w:spacing w:val="5"/>
      <w:lang w:val="en-US" w:bidi="en-US"/>
    </w:rPr>
  </w:style>
  <w:style w:type="character" w:customStyle="1" w:styleId="Stile3Carattere">
    <w:name w:val="Stile3 Carattere"/>
    <w:link w:val="Stile3"/>
    <w:rsid w:val="00CA0C37"/>
    <w:rPr>
      <w:rFonts w:ascii="Arial" w:eastAsia="Times New Roman" w:hAnsi="Arial" w:cs="Times New Roman"/>
      <w:b/>
      <w:smallCaps/>
      <w:kern w:val="28"/>
      <w:sz w:val="28"/>
      <w:szCs w:val="52"/>
      <w:lang w:eastAsia="it-IT"/>
    </w:rPr>
  </w:style>
  <w:style w:type="paragraph" w:customStyle="1" w:styleId="Stile5">
    <w:name w:val="Stile5"/>
    <w:basedOn w:val="Titolo1"/>
    <w:link w:val="Stile5Carattere"/>
    <w:rsid w:val="00CA0C37"/>
    <w:pPr>
      <w:pageBreakBefore/>
      <w:numPr>
        <w:numId w:val="13"/>
      </w:numPr>
      <w:suppressAutoHyphens/>
      <w:spacing w:before="270" w:after="240" w:line="270" w:lineRule="exact"/>
    </w:pPr>
    <w:rPr>
      <w:rFonts w:ascii="Arial" w:hAnsi="Arial"/>
      <w:spacing w:val="5"/>
      <w:lang w:val="en-US" w:bidi="en-US"/>
    </w:rPr>
  </w:style>
  <w:style w:type="character" w:customStyle="1" w:styleId="Stile4Carattere">
    <w:name w:val="Stile4 Carattere"/>
    <w:link w:val="Stile4"/>
    <w:rsid w:val="00CA0C37"/>
    <w:rPr>
      <w:rFonts w:ascii="Arial" w:eastAsia="Times New Roman" w:hAnsi="Arial" w:cs="Times New Roman"/>
      <w:b/>
      <w:spacing w:val="5"/>
      <w:sz w:val="32"/>
      <w:szCs w:val="32"/>
      <w:lang w:val="en-US" w:bidi="en-US"/>
    </w:rPr>
  </w:style>
  <w:style w:type="paragraph" w:customStyle="1" w:styleId="Stile6">
    <w:name w:val="Stile6"/>
    <w:basedOn w:val="Titolo3"/>
    <w:link w:val="Stile6Carattere"/>
    <w:rsid w:val="00CA0C37"/>
    <w:pPr>
      <w:spacing w:after="120"/>
      <w:ind w:left="720" w:hanging="720"/>
    </w:pPr>
    <w:rPr>
      <w:rFonts w:ascii="Times New Roman" w:hAnsi="Times New Roman"/>
      <w:iCs/>
      <w:smallCaps/>
      <w:spacing w:val="5"/>
      <w:sz w:val="24"/>
      <w:lang w:val="en-US" w:bidi="en-US"/>
    </w:rPr>
  </w:style>
  <w:style w:type="character" w:customStyle="1" w:styleId="Stile5Carattere">
    <w:name w:val="Stile5 Carattere"/>
    <w:link w:val="Stile5"/>
    <w:rsid w:val="00CA0C37"/>
    <w:rPr>
      <w:rFonts w:ascii="Arial" w:eastAsiaTheme="majorEastAsia" w:hAnsi="Arial" w:cstheme="majorBidi"/>
      <w:b/>
      <w:bCs/>
      <w:color w:val="365F91" w:themeColor="accent1" w:themeShade="BF"/>
      <w:spacing w:val="5"/>
      <w:sz w:val="32"/>
      <w:szCs w:val="32"/>
      <w:lang w:val="en-US" w:bidi="en-US"/>
    </w:rPr>
  </w:style>
  <w:style w:type="paragraph" w:customStyle="1" w:styleId="Stile7">
    <w:name w:val="Stile7"/>
    <w:basedOn w:val="Stile5"/>
    <w:link w:val="Stile7Carattere"/>
    <w:rsid w:val="00CA0C37"/>
    <w:rPr>
      <w:rFonts w:ascii="Times New Roman" w:hAnsi="Times New Roman"/>
    </w:rPr>
  </w:style>
  <w:style w:type="character" w:customStyle="1" w:styleId="Stile6Carattere">
    <w:name w:val="Stile6 Carattere"/>
    <w:link w:val="Stile6"/>
    <w:rsid w:val="00CA0C37"/>
    <w:rPr>
      <w:rFonts w:ascii="Times New Roman" w:eastAsia="Times New Roman" w:hAnsi="Times New Roman" w:cs="Times New Roman"/>
      <w:b/>
      <w:iCs/>
      <w:smallCaps/>
      <w:spacing w:val="5"/>
      <w:sz w:val="24"/>
      <w:szCs w:val="26"/>
      <w:lang w:val="en-US" w:bidi="en-US"/>
    </w:rPr>
  </w:style>
  <w:style w:type="paragraph" w:customStyle="1" w:styleId="Stile8">
    <w:name w:val="Stile8"/>
    <w:basedOn w:val="Stile5"/>
    <w:link w:val="Stile8Carattere"/>
    <w:rsid w:val="00CA0C37"/>
    <w:pPr>
      <w:tabs>
        <w:tab w:val="num" w:pos="0"/>
      </w:tabs>
      <w:ind w:left="0" w:firstLine="0"/>
    </w:pPr>
    <w:rPr>
      <w:rFonts w:ascii="Times New Roman" w:hAnsi="Times New Roman"/>
    </w:rPr>
  </w:style>
  <w:style w:type="character" w:customStyle="1" w:styleId="Stile7Carattere">
    <w:name w:val="Stile7 Carattere"/>
    <w:link w:val="Stile7"/>
    <w:rsid w:val="00CA0C37"/>
    <w:rPr>
      <w:rFonts w:ascii="Times New Roman" w:eastAsiaTheme="majorEastAsia" w:hAnsi="Times New Roman" w:cstheme="majorBidi"/>
      <w:b/>
      <w:bCs/>
      <w:color w:val="365F91" w:themeColor="accent1" w:themeShade="BF"/>
      <w:spacing w:val="5"/>
      <w:sz w:val="32"/>
      <w:szCs w:val="32"/>
      <w:lang w:val="en-US" w:bidi="en-US"/>
    </w:rPr>
  </w:style>
  <w:style w:type="paragraph" w:customStyle="1" w:styleId="Stile9">
    <w:name w:val="Stile9"/>
    <w:basedOn w:val="Stile5"/>
    <w:link w:val="Stile9Carattere"/>
    <w:rsid w:val="00CA0C37"/>
    <w:pPr>
      <w:tabs>
        <w:tab w:val="num" w:pos="0"/>
      </w:tabs>
      <w:ind w:left="0" w:firstLine="0"/>
    </w:pPr>
    <w:rPr>
      <w:rFonts w:ascii="Times New Roman" w:hAnsi="Times New Roman"/>
    </w:rPr>
  </w:style>
  <w:style w:type="character" w:customStyle="1" w:styleId="Stile8Carattere">
    <w:name w:val="Stile8 Carattere"/>
    <w:link w:val="Stile8"/>
    <w:rsid w:val="00CA0C37"/>
    <w:rPr>
      <w:rFonts w:ascii="Times New Roman" w:eastAsiaTheme="majorEastAsia" w:hAnsi="Times New Roman" w:cstheme="majorBidi"/>
      <w:b/>
      <w:bCs/>
      <w:color w:val="365F91" w:themeColor="accent1" w:themeShade="BF"/>
      <w:spacing w:val="5"/>
      <w:sz w:val="32"/>
      <w:szCs w:val="32"/>
      <w:lang w:val="en-US" w:bidi="en-US"/>
    </w:rPr>
  </w:style>
  <w:style w:type="paragraph" w:customStyle="1" w:styleId="Stile10">
    <w:name w:val="Stile10"/>
    <w:basedOn w:val="Titolo2"/>
    <w:link w:val="Stile10Carattere"/>
    <w:rsid w:val="00CA0C37"/>
    <w:pPr>
      <w:keepNext w:val="0"/>
      <w:spacing w:line="271" w:lineRule="auto"/>
      <w:ind w:left="578" w:hanging="578"/>
    </w:pPr>
    <w:rPr>
      <w:rFonts w:ascii="Times New Roman" w:hAnsi="Times New Roman" w:cs="Arial"/>
      <w:lang w:val="en-US" w:bidi="en-US"/>
    </w:rPr>
  </w:style>
  <w:style w:type="character" w:customStyle="1" w:styleId="Stile9Carattere">
    <w:name w:val="Stile9 Carattere"/>
    <w:link w:val="Stile9"/>
    <w:rsid w:val="00CA0C37"/>
    <w:rPr>
      <w:rFonts w:ascii="Times New Roman" w:eastAsiaTheme="majorEastAsia" w:hAnsi="Times New Roman" w:cstheme="majorBidi"/>
      <w:b/>
      <w:bCs/>
      <w:color w:val="365F91" w:themeColor="accent1" w:themeShade="BF"/>
      <w:spacing w:val="5"/>
      <w:sz w:val="32"/>
      <w:szCs w:val="32"/>
      <w:lang w:val="en-US" w:bidi="en-US"/>
    </w:rPr>
  </w:style>
  <w:style w:type="paragraph" w:customStyle="1" w:styleId="Stile11">
    <w:name w:val="Stile11"/>
    <w:basedOn w:val="Stile10"/>
    <w:link w:val="Stile11Carattere"/>
    <w:rsid w:val="00CA0C37"/>
    <w:pPr>
      <w:ind w:left="576" w:hanging="576"/>
    </w:pPr>
    <w:rPr>
      <w:sz w:val="24"/>
    </w:rPr>
  </w:style>
  <w:style w:type="character" w:customStyle="1" w:styleId="Stile10Carattere">
    <w:name w:val="Stile10 Carattere"/>
    <w:link w:val="Stile10"/>
    <w:rsid w:val="00CA0C37"/>
    <w:rPr>
      <w:rFonts w:ascii="Times New Roman" w:eastAsia="Times New Roman" w:hAnsi="Times New Roman" w:cs="Arial"/>
      <w:b/>
      <w:sz w:val="20"/>
      <w:szCs w:val="20"/>
      <w:lang w:val="en-US" w:bidi="en-US"/>
    </w:rPr>
  </w:style>
  <w:style w:type="paragraph" w:customStyle="1" w:styleId="Stile12">
    <w:name w:val="Stile12"/>
    <w:basedOn w:val="Stile6"/>
    <w:link w:val="Stile12Carattere"/>
    <w:rsid w:val="00CA0C37"/>
  </w:style>
  <w:style w:type="character" w:customStyle="1" w:styleId="Stile11Carattere">
    <w:name w:val="Stile11 Carattere"/>
    <w:link w:val="Stile11"/>
    <w:rsid w:val="00CA0C37"/>
    <w:rPr>
      <w:rFonts w:ascii="Times New Roman" w:eastAsia="Times New Roman" w:hAnsi="Times New Roman" w:cs="Arial"/>
      <w:b/>
      <w:sz w:val="24"/>
      <w:szCs w:val="20"/>
      <w:lang w:val="en-US" w:bidi="en-US"/>
    </w:rPr>
  </w:style>
  <w:style w:type="paragraph" w:customStyle="1" w:styleId="Stile13">
    <w:name w:val="Stile13"/>
    <w:basedOn w:val="Stile11"/>
    <w:link w:val="Stile13Carattere"/>
    <w:rsid w:val="00CA0C37"/>
    <w:rPr>
      <w:sz w:val="28"/>
    </w:rPr>
  </w:style>
  <w:style w:type="character" w:customStyle="1" w:styleId="Stile12Carattere">
    <w:name w:val="Stile12 Carattere"/>
    <w:link w:val="Stile12"/>
    <w:rsid w:val="00CA0C37"/>
    <w:rPr>
      <w:rFonts w:ascii="Times New Roman" w:eastAsia="Times New Roman" w:hAnsi="Times New Roman" w:cs="Times New Roman"/>
      <w:b/>
      <w:iCs/>
      <w:smallCaps/>
      <w:spacing w:val="5"/>
      <w:sz w:val="24"/>
      <w:szCs w:val="26"/>
      <w:lang w:val="en-US" w:bidi="en-US"/>
    </w:rPr>
  </w:style>
  <w:style w:type="paragraph" w:customStyle="1" w:styleId="Stile14">
    <w:name w:val="Stile14"/>
    <w:basedOn w:val="Stile12"/>
    <w:link w:val="Stile14Carattere"/>
    <w:rsid w:val="00CA0C37"/>
    <w:rPr>
      <w:smallCaps w:val="0"/>
    </w:rPr>
  </w:style>
  <w:style w:type="character" w:customStyle="1" w:styleId="Stile13Carattere">
    <w:name w:val="Stile13 Carattere"/>
    <w:link w:val="Stile13"/>
    <w:rsid w:val="00CA0C37"/>
    <w:rPr>
      <w:rFonts w:ascii="Times New Roman" w:eastAsia="Times New Roman" w:hAnsi="Times New Roman" w:cs="Arial"/>
      <w:b/>
      <w:sz w:val="28"/>
      <w:szCs w:val="20"/>
      <w:lang w:val="en-US" w:bidi="en-US"/>
    </w:rPr>
  </w:style>
  <w:style w:type="character" w:customStyle="1" w:styleId="Stile14Carattere">
    <w:name w:val="Stile14 Carattere"/>
    <w:link w:val="Stile14"/>
    <w:rsid w:val="00CA0C37"/>
    <w:rPr>
      <w:rFonts w:ascii="Times New Roman" w:eastAsia="Times New Roman" w:hAnsi="Times New Roman" w:cs="Times New Roman"/>
      <w:b/>
      <w:iCs/>
      <w:spacing w:val="5"/>
      <w:sz w:val="24"/>
      <w:szCs w:val="26"/>
      <w:lang w:val="en-US" w:bidi="en-US"/>
    </w:rPr>
  </w:style>
  <w:style w:type="character" w:customStyle="1" w:styleId="content">
    <w:name w:val="content"/>
    <w:rsid w:val="00CA0C37"/>
  </w:style>
  <w:style w:type="character" w:customStyle="1" w:styleId="smallcontent">
    <w:name w:val="smallcontent"/>
    <w:rsid w:val="00CA0C37"/>
  </w:style>
  <w:style w:type="paragraph" w:customStyle="1" w:styleId="Titolo1-11300">
    <w:name w:val="Titolo 1 - 11300"/>
    <w:basedOn w:val="Normale"/>
    <w:rsid w:val="00CA0C37"/>
    <w:pPr>
      <w:keepNext/>
      <w:keepLines/>
      <w:spacing w:before="200"/>
      <w:contextualSpacing/>
      <w:outlineLvl w:val="1"/>
    </w:pPr>
    <w:rPr>
      <w:rFonts w:ascii="Century Schoolbook" w:eastAsia="MS Mincho" w:hAnsi="Century Schoolbook"/>
      <w:b/>
      <w:bCs/>
      <w:sz w:val="28"/>
      <w:szCs w:val="26"/>
    </w:rPr>
  </w:style>
  <w:style w:type="character" w:customStyle="1" w:styleId="hps">
    <w:name w:val="hps"/>
    <w:rsid w:val="00CA0C37"/>
  </w:style>
  <w:style w:type="numbering" w:customStyle="1" w:styleId="Nessunelenco11">
    <w:name w:val="Nessun elenco11"/>
    <w:next w:val="Nessunelenco"/>
    <w:uiPriority w:val="99"/>
    <w:semiHidden/>
    <w:unhideWhenUsed/>
    <w:rsid w:val="00CA0C37"/>
  </w:style>
  <w:style w:type="paragraph" w:customStyle="1" w:styleId="TestoCopyright">
    <w:name w:val="TestoCopyright"/>
    <w:basedOn w:val="Normale"/>
    <w:next w:val="Normale"/>
    <w:rsid w:val="00CA0C37"/>
    <w:pPr>
      <w:tabs>
        <w:tab w:val="left" w:pos="514"/>
        <w:tab w:val="left" w:pos="9623"/>
      </w:tabs>
      <w:spacing w:after="240" w:line="230" w:lineRule="auto"/>
      <w:ind w:left="284" w:right="284"/>
      <w:jc w:val="center"/>
    </w:pPr>
    <w:rPr>
      <w:rFonts w:ascii="Arial" w:hAnsi="Arial"/>
      <w:color w:val="0000FF"/>
      <w:sz w:val="20"/>
      <w:lang w:val="en-GB"/>
    </w:rPr>
  </w:style>
  <w:style w:type="table" w:customStyle="1" w:styleId="Grigliatabella21">
    <w:name w:val="Griglia tabella21"/>
    <w:basedOn w:val="Tabellanormale"/>
    <w:next w:val="Grigliatabella"/>
    <w:rsid w:val="00CA0C37"/>
    <w:rPr>
      <w:rFonts w:ascii="Times New Roman" w:eastAsia="Times New Roman" w:hAnsi="Times New Roman"/>
      <w:sz w:val="20"/>
      <w:szCs w:val="20"/>
      <w:lang w:eastAsia="it-IT"/>
    </w:rPr>
    <w:tblPr/>
  </w:style>
  <w:style w:type="numbering" w:customStyle="1" w:styleId="Nessunelenco2">
    <w:name w:val="Nessun elenco2"/>
    <w:next w:val="Nessunelenco"/>
    <w:uiPriority w:val="99"/>
    <w:semiHidden/>
    <w:unhideWhenUsed/>
    <w:rsid w:val="00CA0C37"/>
  </w:style>
  <w:style w:type="table" w:customStyle="1" w:styleId="Grigliatabella31">
    <w:name w:val="Griglia tabella31"/>
    <w:basedOn w:val="Tabellanormale"/>
    <w:next w:val="Grigliatabella"/>
    <w:uiPriority w:val="59"/>
    <w:rsid w:val="00CA0C37"/>
    <w:rPr>
      <w:rFonts w:ascii="Calibri" w:eastAsia="Calibri" w:hAnsi="Calibri"/>
    </w:rPr>
    <w:tblPr/>
  </w:style>
  <w:style w:type="table" w:customStyle="1" w:styleId="Tabella1">
    <w:name w:val="Tabella1"/>
    <w:basedOn w:val="Tabellanormale"/>
    <w:uiPriority w:val="99"/>
    <w:rsid w:val="00CA0C37"/>
    <w:pPr>
      <w:spacing w:after="60"/>
    </w:pPr>
    <w:rPr>
      <w:rFonts w:ascii="Arial" w:eastAsia="Times New Roman" w:hAnsi="Arial"/>
      <w:sz w:val="20"/>
      <w:szCs w:val="20"/>
      <w:lang w:eastAsia="it-IT"/>
    </w:rPr>
    <w:tblPr>
      <w:tblCellMar>
        <w:top w:w="57" w:type="dxa"/>
        <w:left w:w="57" w:type="dxa"/>
        <w:bottom w:w="57" w:type="dxa"/>
        <w:right w:w="57" w:type="dxa"/>
      </w:tblCellMar>
    </w:tblPr>
    <w:trPr>
      <w:cantSplit/>
    </w:trPr>
    <w:tblStylePr w:type="firstRow">
      <w:pPr>
        <w:wordWrap/>
        <w:spacing w:beforeLines="0" w:beforeAutospacing="0" w:afterLines="0" w:afterAutospacing="0"/>
        <w:jc w:val="center"/>
      </w:pPr>
      <w:rPr>
        <w:b/>
      </w:rPr>
      <w:tblPr/>
      <w:tcPr>
        <w:vAlign w:val="center"/>
      </w:tcPr>
    </w:tblStylePr>
  </w:style>
  <w:style w:type="numbering" w:customStyle="1" w:styleId="Nessunelenco111">
    <w:name w:val="Nessun elenco111"/>
    <w:next w:val="Nessunelenco"/>
    <w:uiPriority w:val="99"/>
    <w:semiHidden/>
    <w:unhideWhenUsed/>
    <w:rsid w:val="00CA0C37"/>
  </w:style>
  <w:style w:type="table" w:customStyle="1" w:styleId="Grigliatabella111">
    <w:name w:val="Griglia tabella111"/>
    <w:basedOn w:val="Tabellanormale"/>
    <w:next w:val="Grigliatabella"/>
    <w:rsid w:val="00CA0C37"/>
    <w:rPr>
      <w:rFonts w:ascii="Tms Rmn" w:eastAsia="Times New Roman" w:hAnsi="Tms Rmn"/>
      <w:sz w:val="20"/>
      <w:szCs w:val="20"/>
      <w:lang w:eastAsia="it-IT"/>
    </w:rPr>
    <w:tblPr/>
  </w:style>
  <w:style w:type="table" w:customStyle="1" w:styleId="Grigliatabella4">
    <w:name w:val="Griglia tabella4"/>
    <w:basedOn w:val="Tabellanormale"/>
    <w:next w:val="Grigliatabella"/>
    <w:uiPriority w:val="59"/>
    <w:rsid w:val="00CA0C37"/>
    <w:rPr>
      <w:rFonts w:ascii="Calibri" w:eastAsia="Calibri" w:hAnsi="Calibri"/>
    </w:rPr>
    <w:tblPr/>
  </w:style>
  <w:style w:type="table" w:customStyle="1" w:styleId="Grigliatabella5">
    <w:name w:val="Griglia tabella5"/>
    <w:basedOn w:val="Tabellanormale"/>
    <w:next w:val="Grigliatabella"/>
    <w:uiPriority w:val="59"/>
    <w:rsid w:val="00752C85"/>
    <w:rPr>
      <w:rFonts w:eastAsiaTheme="minorHAnsi"/>
    </w:rPr>
    <w:tblPr/>
  </w:style>
  <w:style w:type="character" w:styleId="Menzionenonrisolta">
    <w:name w:val="Unresolved Mention"/>
    <w:basedOn w:val="Carpredefinitoparagrafo"/>
    <w:uiPriority w:val="99"/>
    <w:semiHidden/>
    <w:unhideWhenUsed/>
    <w:rsid w:val="00940FDF"/>
    <w:rPr>
      <w:color w:val="605E5C"/>
      <w:shd w:val="clear" w:color="auto" w:fill="E1DFDD"/>
    </w:rPr>
  </w:style>
  <w:style w:type="table" w:customStyle="1" w:styleId="TableNormal1">
    <w:name w:val="Table Normal1"/>
    <w:uiPriority w:val="2"/>
    <w:semiHidden/>
    <w:unhideWhenUsed/>
    <w:qFormat/>
    <w:rsid w:val="00C078CF"/>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character" w:styleId="Menzione">
    <w:name w:val="Mention"/>
    <w:basedOn w:val="Carpredefinitoparagrafo"/>
    <w:uiPriority w:val="99"/>
    <w:unhideWhenUsed/>
    <w:rsid w:val="00C82129"/>
    <w:rPr>
      <w:color w:val="2B579A"/>
      <w:shd w:val="clear" w:color="auto" w:fill="E1DFDD"/>
    </w:rPr>
  </w:style>
  <w:style w:type="table" w:customStyle="1" w:styleId="TableNormal11">
    <w:name w:val="Table Normal11"/>
    <w:uiPriority w:val="2"/>
    <w:semiHidden/>
    <w:unhideWhenUsed/>
    <w:qFormat/>
    <w:rsid w:val="00365F81"/>
    <w:pPr>
      <w:widowControl w:val="0"/>
      <w:autoSpaceDE w:val="0"/>
      <w:autoSpaceDN w:val="0"/>
    </w:pPr>
    <w:rPr>
      <w:rFonts w:eastAsia="Calibri"/>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B05AAB"/>
    <w:pPr>
      <w:widowControl w:val="0"/>
      <w:autoSpaceDE w:val="0"/>
      <w:autoSpaceDN w:val="0"/>
    </w:pPr>
    <w:rPr>
      <w:rFonts w:ascii="Times New Roman" w:eastAsia="Times New Roman" w:hAnsi="Times New Roman"/>
      <w:sz w:val="22"/>
      <w:szCs w:val="22"/>
    </w:rPr>
  </w:style>
  <w:style w:type="paragraph" w:customStyle="1" w:styleId="normal1">
    <w:name w:val="normal1"/>
    <w:qFormat/>
    <w:rsid w:val="00B05AAB"/>
    <w:pPr>
      <w:widowControl w:val="0"/>
      <w:suppressAutoHyphens/>
    </w:pPr>
    <w:rPr>
      <w:rFonts w:eastAsiaTheme="minorHAnsi" w:cstheme="minorBidi"/>
    </w:rPr>
  </w:style>
  <w:style w:type="table" w:customStyle="1" w:styleId="TableNormal12">
    <w:name w:val="Table Normal12"/>
    <w:uiPriority w:val="2"/>
    <w:semiHidden/>
    <w:unhideWhenUsed/>
    <w:qFormat/>
    <w:rsid w:val="007601EB"/>
    <w:pPr>
      <w:widowControl w:val="0"/>
      <w:autoSpaceDE w:val="0"/>
      <w:autoSpaceDN w:val="0"/>
    </w:pPr>
    <w:rPr>
      <w:rFonts w:eastAsia="Calibri"/>
      <w:lang w:val="en-US"/>
    </w:rPr>
    <w:tblPr>
      <w:tblInd w:w="0" w:type="dxa"/>
      <w:tblCellMar>
        <w:top w:w="0" w:type="dxa"/>
        <w:left w:w="0" w:type="dxa"/>
        <w:bottom w:w="0" w:type="dxa"/>
        <w:right w:w="0" w:type="dxa"/>
      </w:tblCellMar>
    </w:tblPr>
  </w:style>
  <w:style w:type="numbering" w:customStyle="1" w:styleId="Stile15">
    <w:name w:val="Stile15"/>
    <w:uiPriority w:val="99"/>
    <w:rsid w:val="00CB1B01"/>
    <w:pPr>
      <w:numPr>
        <w:numId w:val="6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83081">
      <w:bodyDiv w:val="1"/>
      <w:marLeft w:val="0"/>
      <w:marRight w:val="0"/>
      <w:marTop w:val="0"/>
      <w:marBottom w:val="0"/>
      <w:divBdr>
        <w:top w:val="none" w:sz="0" w:space="0" w:color="auto"/>
        <w:left w:val="none" w:sz="0" w:space="0" w:color="auto"/>
        <w:bottom w:val="none" w:sz="0" w:space="0" w:color="auto"/>
        <w:right w:val="none" w:sz="0" w:space="0" w:color="auto"/>
      </w:divBdr>
    </w:div>
    <w:div w:id="264387324">
      <w:bodyDiv w:val="1"/>
      <w:marLeft w:val="0"/>
      <w:marRight w:val="0"/>
      <w:marTop w:val="0"/>
      <w:marBottom w:val="0"/>
      <w:divBdr>
        <w:top w:val="none" w:sz="0" w:space="0" w:color="auto"/>
        <w:left w:val="none" w:sz="0" w:space="0" w:color="auto"/>
        <w:bottom w:val="none" w:sz="0" w:space="0" w:color="auto"/>
        <w:right w:val="none" w:sz="0" w:space="0" w:color="auto"/>
      </w:divBdr>
    </w:div>
    <w:div w:id="310142304">
      <w:bodyDiv w:val="1"/>
      <w:marLeft w:val="0"/>
      <w:marRight w:val="0"/>
      <w:marTop w:val="0"/>
      <w:marBottom w:val="0"/>
      <w:divBdr>
        <w:top w:val="none" w:sz="0" w:space="0" w:color="auto"/>
        <w:left w:val="none" w:sz="0" w:space="0" w:color="auto"/>
        <w:bottom w:val="none" w:sz="0" w:space="0" w:color="auto"/>
        <w:right w:val="none" w:sz="0" w:space="0" w:color="auto"/>
      </w:divBdr>
    </w:div>
    <w:div w:id="418185705">
      <w:bodyDiv w:val="1"/>
      <w:marLeft w:val="0"/>
      <w:marRight w:val="0"/>
      <w:marTop w:val="0"/>
      <w:marBottom w:val="0"/>
      <w:divBdr>
        <w:top w:val="none" w:sz="0" w:space="0" w:color="auto"/>
        <w:left w:val="none" w:sz="0" w:space="0" w:color="auto"/>
        <w:bottom w:val="none" w:sz="0" w:space="0" w:color="auto"/>
        <w:right w:val="none" w:sz="0" w:space="0" w:color="auto"/>
      </w:divBdr>
    </w:div>
    <w:div w:id="420373236">
      <w:bodyDiv w:val="1"/>
      <w:marLeft w:val="0"/>
      <w:marRight w:val="0"/>
      <w:marTop w:val="0"/>
      <w:marBottom w:val="0"/>
      <w:divBdr>
        <w:top w:val="none" w:sz="0" w:space="0" w:color="auto"/>
        <w:left w:val="none" w:sz="0" w:space="0" w:color="auto"/>
        <w:bottom w:val="none" w:sz="0" w:space="0" w:color="auto"/>
        <w:right w:val="none" w:sz="0" w:space="0" w:color="auto"/>
      </w:divBdr>
    </w:div>
    <w:div w:id="430584308">
      <w:bodyDiv w:val="1"/>
      <w:marLeft w:val="0"/>
      <w:marRight w:val="0"/>
      <w:marTop w:val="0"/>
      <w:marBottom w:val="0"/>
      <w:divBdr>
        <w:top w:val="none" w:sz="0" w:space="0" w:color="auto"/>
        <w:left w:val="none" w:sz="0" w:space="0" w:color="auto"/>
        <w:bottom w:val="none" w:sz="0" w:space="0" w:color="auto"/>
        <w:right w:val="none" w:sz="0" w:space="0" w:color="auto"/>
      </w:divBdr>
    </w:div>
    <w:div w:id="679965125">
      <w:bodyDiv w:val="1"/>
      <w:marLeft w:val="0"/>
      <w:marRight w:val="0"/>
      <w:marTop w:val="0"/>
      <w:marBottom w:val="0"/>
      <w:divBdr>
        <w:top w:val="none" w:sz="0" w:space="0" w:color="auto"/>
        <w:left w:val="none" w:sz="0" w:space="0" w:color="auto"/>
        <w:bottom w:val="none" w:sz="0" w:space="0" w:color="auto"/>
        <w:right w:val="none" w:sz="0" w:space="0" w:color="auto"/>
      </w:divBdr>
    </w:div>
    <w:div w:id="1109743497">
      <w:bodyDiv w:val="1"/>
      <w:marLeft w:val="0"/>
      <w:marRight w:val="0"/>
      <w:marTop w:val="0"/>
      <w:marBottom w:val="0"/>
      <w:divBdr>
        <w:top w:val="none" w:sz="0" w:space="0" w:color="auto"/>
        <w:left w:val="none" w:sz="0" w:space="0" w:color="auto"/>
        <w:bottom w:val="none" w:sz="0" w:space="0" w:color="auto"/>
        <w:right w:val="none" w:sz="0" w:space="0" w:color="auto"/>
      </w:divBdr>
    </w:div>
    <w:div w:id="1146781049">
      <w:bodyDiv w:val="1"/>
      <w:marLeft w:val="0"/>
      <w:marRight w:val="0"/>
      <w:marTop w:val="0"/>
      <w:marBottom w:val="0"/>
      <w:divBdr>
        <w:top w:val="none" w:sz="0" w:space="0" w:color="auto"/>
        <w:left w:val="none" w:sz="0" w:space="0" w:color="auto"/>
        <w:bottom w:val="none" w:sz="0" w:space="0" w:color="auto"/>
        <w:right w:val="none" w:sz="0" w:space="0" w:color="auto"/>
      </w:divBdr>
    </w:div>
    <w:div w:id="1214317393">
      <w:bodyDiv w:val="1"/>
      <w:marLeft w:val="0"/>
      <w:marRight w:val="0"/>
      <w:marTop w:val="0"/>
      <w:marBottom w:val="0"/>
      <w:divBdr>
        <w:top w:val="none" w:sz="0" w:space="0" w:color="auto"/>
        <w:left w:val="none" w:sz="0" w:space="0" w:color="auto"/>
        <w:bottom w:val="none" w:sz="0" w:space="0" w:color="auto"/>
        <w:right w:val="none" w:sz="0" w:space="0" w:color="auto"/>
      </w:divBdr>
    </w:div>
    <w:div w:id="1286277457">
      <w:bodyDiv w:val="1"/>
      <w:marLeft w:val="0"/>
      <w:marRight w:val="0"/>
      <w:marTop w:val="0"/>
      <w:marBottom w:val="0"/>
      <w:divBdr>
        <w:top w:val="none" w:sz="0" w:space="0" w:color="auto"/>
        <w:left w:val="none" w:sz="0" w:space="0" w:color="auto"/>
        <w:bottom w:val="none" w:sz="0" w:space="0" w:color="auto"/>
        <w:right w:val="none" w:sz="0" w:space="0" w:color="auto"/>
      </w:divBdr>
    </w:div>
    <w:div w:id="1391920076">
      <w:bodyDiv w:val="1"/>
      <w:marLeft w:val="0"/>
      <w:marRight w:val="0"/>
      <w:marTop w:val="0"/>
      <w:marBottom w:val="0"/>
      <w:divBdr>
        <w:top w:val="none" w:sz="0" w:space="0" w:color="auto"/>
        <w:left w:val="none" w:sz="0" w:space="0" w:color="auto"/>
        <w:bottom w:val="none" w:sz="0" w:space="0" w:color="auto"/>
        <w:right w:val="none" w:sz="0" w:space="0" w:color="auto"/>
      </w:divBdr>
    </w:div>
    <w:div w:id="1463574254">
      <w:bodyDiv w:val="1"/>
      <w:marLeft w:val="0"/>
      <w:marRight w:val="0"/>
      <w:marTop w:val="0"/>
      <w:marBottom w:val="0"/>
      <w:divBdr>
        <w:top w:val="none" w:sz="0" w:space="0" w:color="auto"/>
        <w:left w:val="none" w:sz="0" w:space="0" w:color="auto"/>
        <w:bottom w:val="none" w:sz="0" w:space="0" w:color="auto"/>
        <w:right w:val="none" w:sz="0" w:space="0" w:color="auto"/>
      </w:divBdr>
    </w:div>
    <w:div w:id="1732076373">
      <w:bodyDiv w:val="1"/>
      <w:marLeft w:val="0"/>
      <w:marRight w:val="0"/>
      <w:marTop w:val="0"/>
      <w:marBottom w:val="0"/>
      <w:divBdr>
        <w:top w:val="none" w:sz="0" w:space="0" w:color="auto"/>
        <w:left w:val="none" w:sz="0" w:space="0" w:color="auto"/>
        <w:bottom w:val="none" w:sz="0" w:space="0" w:color="auto"/>
        <w:right w:val="none" w:sz="0" w:space="0" w:color="auto"/>
      </w:divBdr>
    </w:div>
    <w:div w:id="1780099715">
      <w:bodyDiv w:val="1"/>
      <w:marLeft w:val="0"/>
      <w:marRight w:val="0"/>
      <w:marTop w:val="0"/>
      <w:marBottom w:val="0"/>
      <w:divBdr>
        <w:top w:val="none" w:sz="0" w:space="0" w:color="auto"/>
        <w:left w:val="none" w:sz="0" w:space="0" w:color="auto"/>
        <w:bottom w:val="none" w:sz="0" w:space="0" w:color="auto"/>
        <w:right w:val="none" w:sz="0" w:space="0" w:color="auto"/>
      </w:divBdr>
    </w:div>
    <w:div w:id="2017950779">
      <w:bodyDiv w:val="1"/>
      <w:marLeft w:val="0"/>
      <w:marRight w:val="0"/>
      <w:marTop w:val="0"/>
      <w:marBottom w:val="0"/>
      <w:divBdr>
        <w:top w:val="none" w:sz="0" w:space="0" w:color="auto"/>
        <w:left w:val="none" w:sz="0" w:space="0" w:color="auto"/>
        <w:bottom w:val="none" w:sz="0" w:space="0" w:color="auto"/>
        <w:right w:val="none" w:sz="0" w:space="0" w:color="auto"/>
      </w:divBdr>
    </w:div>
    <w:div w:id="212199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mailto:rosanna.pietropaolo@gse.it" TargetMode="External"/><Relationship Id="rId1" Type="http://schemas.openxmlformats.org/officeDocument/2006/relationships/hyperlink" Target="https://www.google.com/search?q=numero+REA&amp;rlz=1C1GCEU_itIT931IT931&amp;oq=codice+identificativo+imprese+registro+imprese&amp;gs_lcrp=EgZjaHJvbWUyBggAEEUYOTIHCAEQIRigAdIBCjEwMjM4ajBqMTWoAgiwAgHxBYT-atiH24u1&amp;sourceid=chrome&amp;ie=UTF-8&amp;mstk=AUtExfB-R2l2Vv5yVZysahM8UvDAjq2Z-vF-inPlnBg94eUZmtx_2mj_RMMj9o3Xrb5BhXldwG5KEB1mJikBbRh8UH0Iq_3lgFzxqYuiNZuFnacIcRPU1RQjhE7XUuMcA1sE2bSOEjE8ylzE_fmgZkIZjc8gdigGyqGZARkkOSOwWS6UB2Y&amp;csui=3&amp;ved=2ahUKEwiXpM2srJKQAxUs8bsIHc3zHQ8QgK4QegQIARAC"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diagramQuickStyle" Target="diagrams/quickStyle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mailto:info@pec.gse.i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28EA6C-C4B9-4826-B2A0-9D389BE4C7D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it-IT"/>
        </a:p>
      </dgm:t>
    </dgm:pt>
    <dgm:pt modelId="{393E06B8-99F9-4382-B8EF-FD2ABF0F65C9}">
      <dgm:prSet phldrT="[Testo]"/>
      <dgm:spPr>
        <a:xfrm rot="5400000">
          <a:off x="-97152" y="98989"/>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1</a:t>
          </a:r>
        </a:p>
      </dgm:t>
    </dgm:pt>
    <dgm:pt modelId="{B7159618-C24E-47DE-B3A8-687434C0966D}" type="parTrans" cxnId="{FEA4316B-D9B5-43A3-B424-4FBFE6B446E5}">
      <dgm:prSet/>
      <dgm:spPr/>
      <dgm:t>
        <a:bodyPr/>
        <a:lstStyle/>
        <a:p>
          <a:endParaRPr lang="it-IT"/>
        </a:p>
      </dgm:t>
    </dgm:pt>
    <dgm:pt modelId="{F5576C0D-7798-4B04-8D87-0D197B86745B}" type="sibTrans" cxnId="{FEA4316B-D9B5-43A3-B424-4FBFE6B446E5}">
      <dgm:prSet/>
      <dgm:spPr/>
      <dgm:t>
        <a:bodyPr/>
        <a:lstStyle/>
        <a:p>
          <a:endParaRPr lang="it-IT"/>
        </a:p>
      </dgm:t>
    </dgm:pt>
    <dgm:pt modelId="{8DC40342-7BD2-4F68-B127-C9DC0E8B3D03}">
      <dgm:prSet phldrT="[Testo]"/>
      <dgm:spPr>
        <a:xfrm rot="5400000">
          <a:off x="2506979" y="-2051765"/>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SR carica sul Portaltermico i dati tecnici e anagrafici relativi all'intervento, unitamente alla documentazione di supporto</a:t>
          </a:r>
        </a:p>
      </dgm:t>
    </dgm:pt>
    <dgm:pt modelId="{405B3A8D-4F9A-4685-88E3-42AD73D7D31F}" type="parTrans" cxnId="{9EA1D48C-7831-4E6B-9DFC-6959B465801E}">
      <dgm:prSet/>
      <dgm:spPr/>
      <dgm:t>
        <a:bodyPr/>
        <a:lstStyle/>
        <a:p>
          <a:endParaRPr lang="it-IT"/>
        </a:p>
      </dgm:t>
    </dgm:pt>
    <dgm:pt modelId="{466A3CD4-C3EE-4F92-BDE7-DE73011CA425}" type="sibTrans" cxnId="{9EA1D48C-7831-4E6B-9DFC-6959B465801E}">
      <dgm:prSet/>
      <dgm:spPr/>
      <dgm:t>
        <a:bodyPr/>
        <a:lstStyle/>
        <a:p>
          <a:endParaRPr lang="it-IT"/>
        </a:p>
      </dgm:t>
    </dgm:pt>
    <dgm:pt modelId="{6C5D2F37-22EB-40EB-8E0E-FD39A54C1E57}">
      <dgm:prSet phldrT="[Testo]"/>
      <dgm:spPr>
        <a:xfrm rot="5400000">
          <a:off x="-97152" y="660354"/>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2</a:t>
          </a:r>
        </a:p>
      </dgm:t>
    </dgm:pt>
    <dgm:pt modelId="{7C32E15D-13A7-412A-BAB5-3E124300A280}" type="parTrans" cxnId="{EDD56D48-6887-4B6D-99B8-B95D163A1DF0}">
      <dgm:prSet/>
      <dgm:spPr/>
      <dgm:t>
        <a:bodyPr/>
        <a:lstStyle/>
        <a:p>
          <a:endParaRPr lang="it-IT"/>
        </a:p>
      </dgm:t>
    </dgm:pt>
    <dgm:pt modelId="{49F95EAD-5196-4D6A-91AD-53640EF3EF2B}" type="sibTrans" cxnId="{EDD56D48-6887-4B6D-99B8-B95D163A1DF0}">
      <dgm:prSet/>
      <dgm:spPr/>
      <dgm:t>
        <a:bodyPr/>
        <a:lstStyle/>
        <a:p>
          <a:endParaRPr lang="it-IT"/>
        </a:p>
      </dgm:t>
    </dgm:pt>
    <dgm:pt modelId="{307DBAF7-2839-41F0-B965-AD4C07AE55D0}">
      <dgm:prSet phldrT="[Testo]"/>
      <dgm:spPr>
        <a:xfrm rot="5400000">
          <a:off x="2506979" y="-1490399"/>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SR stampa la scheda </a:t>
          </a:r>
          <a:r>
            <a:rPr lang="it-IT">
              <a:solidFill>
                <a:sysClr val="windowText" lastClr="000000"/>
              </a:solidFill>
              <a:latin typeface="Calibri"/>
              <a:ea typeface="+mn-ea"/>
              <a:cs typeface="+mn-cs"/>
            </a:rPr>
            <a:t>domanda, la sottoscrive in ogni sua parte (inclusa la scheda contratto) e </a:t>
          </a:r>
          <a:r>
            <a:rPr lang="it-IT">
              <a:solidFill>
                <a:sysClr val="windowText" lastClr="000000">
                  <a:hueOff val="0"/>
                  <a:satOff val="0"/>
                  <a:lumOff val="0"/>
                  <a:alphaOff val="0"/>
                </a:sysClr>
              </a:solidFill>
              <a:latin typeface="Calibri"/>
              <a:ea typeface="+mn-ea"/>
              <a:cs typeface="+mn-cs"/>
            </a:rPr>
            <a:t>la ricarica su Portaltermico unitamente al proprio documento di identità ,</a:t>
          </a:r>
          <a:r>
            <a:rPr lang="it-IT">
              <a:solidFill>
                <a:sysClr val="windowText" lastClr="000000"/>
              </a:solidFill>
              <a:latin typeface="Calibri"/>
              <a:ea typeface="+mn-ea"/>
              <a:cs typeface="+mn-cs"/>
            </a:rPr>
            <a:t>perfezionando l'invio informatico della richiesta</a:t>
          </a:r>
        </a:p>
      </dgm:t>
    </dgm:pt>
    <dgm:pt modelId="{3E45C2E0-5DBC-4C2B-9F1B-C9F17C6BF12A}" type="parTrans" cxnId="{E1B402A8-DD7C-4163-948A-FA123E211F99}">
      <dgm:prSet/>
      <dgm:spPr/>
      <dgm:t>
        <a:bodyPr/>
        <a:lstStyle/>
        <a:p>
          <a:endParaRPr lang="it-IT"/>
        </a:p>
      </dgm:t>
    </dgm:pt>
    <dgm:pt modelId="{4F841EEC-FA1B-4866-8840-04E478E85154}" type="sibTrans" cxnId="{E1B402A8-DD7C-4163-948A-FA123E211F99}">
      <dgm:prSet/>
      <dgm:spPr/>
      <dgm:t>
        <a:bodyPr/>
        <a:lstStyle/>
        <a:p>
          <a:endParaRPr lang="it-IT"/>
        </a:p>
      </dgm:t>
    </dgm:pt>
    <dgm:pt modelId="{38DA364A-A3D9-4E63-ACEE-BEA00C8D5741}">
      <dgm:prSet phldrT="[Testo]"/>
      <dgm:spPr>
        <a:xfrm rot="5400000">
          <a:off x="-97152" y="1221720"/>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3</a:t>
          </a:r>
        </a:p>
      </dgm:t>
    </dgm:pt>
    <dgm:pt modelId="{2E713545-B93F-4899-9B1E-B11207FF6259}" type="parTrans" cxnId="{18390869-39A4-4810-B04B-A634259C2308}">
      <dgm:prSet/>
      <dgm:spPr/>
      <dgm:t>
        <a:bodyPr/>
        <a:lstStyle/>
        <a:p>
          <a:endParaRPr lang="it-IT"/>
        </a:p>
      </dgm:t>
    </dgm:pt>
    <dgm:pt modelId="{2389AA53-98D2-4BD9-88EA-E5038B3AE893}" type="sibTrans" cxnId="{18390869-39A4-4810-B04B-A634259C2308}">
      <dgm:prSet/>
      <dgm:spPr/>
      <dgm:t>
        <a:bodyPr/>
        <a:lstStyle/>
        <a:p>
          <a:endParaRPr lang="it-IT"/>
        </a:p>
      </dgm:t>
    </dgm:pt>
    <dgm:pt modelId="{79315A8E-5A04-4985-9F1E-DE681D84BCC0}">
      <dgm:prSet phldrT="[Testo]"/>
      <dgm:spPr>
        <a:xfrm rot="5400000">
          <a:off x="2499960" y="-929034"/>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GSE invia la lettera di accettazione della prenotazione all’incentivo</a:t>
          </a:r>
          <a:endParaRPr lang="it-IT" strike="sngStrike">
            <a:solidFill>
              <a:sysClr val="windowText" lastClr="000000">
                <a:hueOff val="0"/>
                <a:satOff val="0"/>
                <a:lumOff val="0"/>
                <a:alphaOff val="0"/>
              </a:sysClr>
            </a:solidFill>
            <a:latin typeface="Calibri"/>
            <a:ea typeface="+mn-ea"/>
            <a:cs typeface="+mn-cs"/>
          </a:endParaRPr>
        </a:p>
      </dgm:t>
    </dgm:pt>
    <dgm:pt modelId="{C52A777B-873F-45B3-B5BA-52766343F0C9}" type="parTrans" cxnId="{8390AA44-24F6-4C52-B189-08B49DE871CD}">
      <dgm:prSet/>
      <dgm:spPr/>
      <dgm:t>
        <a:bodyPr/>
        <a:lstStyle/>
        <a:p>
          <a:endParaRPr lang="it-IT"/>
        </a:p>
      </dgm:t>
    </dgm:pt>
    <dgm:pt modelId="{030A6A10-0529-4CA3-94EA-9AD0E7D10272}" type="sibTrans" cxnId="{8390AA44-24F6-4C52-B189-08B49DE871CD}">
      <dgm:prSet/>
      <dgm:spPr/>
      <dgm:t>
        <a:bodyPr/>
        <a:lstStyle/>
        <a:p>
          <a:endParaRPr lang="it-IT"/>
        </a:p>
      </dgm:t>
    </dgm:pt>
    <dgm:pt modelId="{9E98994F-CF29-404B-B263-3434D4D01BAF}">
      <dgm:prSet/>
      <dgm:spPr>
        <a:xfrm rot="5400000">
          <a:off x="-80191" y="1783086"/>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lgn="ctr">
            <a:buNone/>
          </a:pPr>
          <a:r>
            <a:rPr lang="it-IT">
              <a:solidFill>
                <a:sysClr val="window" lastClr="FFFFFF"/>
              </a:solidFill>
              <a:latin typeface="Calibri"/>
              <a:ea typeface="+mn-ea"/>
              <a:cs typeface="+mn-cs"/>
            </a:rPr>
            <a:t>FASE 4</a:t>
          </a:r>
        </a:p>
      </dgm:t>
    </dgm:pt>
    <dgm:pt modelId="{9A6401E0-88E0-4DB7-9D59-DB6545C0B6ED}" type="parTrans" cxnId="{34B956AC-CBA6-43C0-BF3F-3589B537BBA5}">
      <dgm:prSet/>
      <dgm:spPr/>
      <dgm:t>
        <a:bodyPr/>
        <a:lstStyle/>
        <a:p>
          <a:endParaRPr lang="it-IT"/>
        </a:p>
      </dgm:t>
    </dgm:pt>
    <dgm:pt modelId="{91D509C3-7F9C-4F69-8192-89FD024DFA7D}" type="sibTrans" cxnId="{34B956AC-CBA6-43C0-BF3F-3589B537BBA5}">
      <dgm:prSet/>
      <dgm:spPr/>
      <dgm:t>
        <a:bodyPr/>
        <a:lstStyle/>
        <a:p>
          <a:endParaRPr lang="it-IT"/>
        </a:p>
      </dgm:t>
    </dgm:pt>
    <dgm:pt modelId="{1D5E3170-D9B4-4913-88EE-01A04DE0B309}">
      <dgm:prSet/>
      <dgm:spPr>
        <a:xfrm rot="5400000">
          <a:off x="2506979" y="-367668"/>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SR comunica  tramite Portaltermico i dati e i documenti previsti dall'art. 6 del Decreto relativi all'assegnazione e all'avvio lavori</a:t>
          </a:r>
        </a:p>
      </dgm:t>
    </dgm:pt>
    <dgm:pt modelId="{4A70B90F-BBEA-4B0F-ACEB-23539B99D85F}" type="parTrans" cxnId="{2F37A1F7-9E3C-4912-A24B-EBF812D2D972}">
      <dgm:prSet/>
      <dgm:spPr/>
      <dgm:t>
        <a:bodyPr/>
        <a:lstStyle/>
        <a:p>
          <a:endParaRPr lang="it-IT"/>
        </a:p>
      </dgm:t>
    </dgm:pt>
    <dgm:pt modelId="{AD70CD94-7672-4A1F-A6BD-A3F8D3F5C9BE}" type="sibTrans" cxnId="{2F37A1F7-9E3C-4912-A24B-EBF812D2D972}">
      <dgm:prSet/>
      <dgm:spPr/>
      <dgm:t>
        <a:bodyPr/>
        <a:lstStyle/>
        <a:p>
          <a:endParaRPr lang="it-IT"/>
        </a:p>
      </dgm:t>
    </dgm:pt>
    <dgm:pt modelId="{A5DDEFF1-FBDC-49E0-B783-03A6B3B5AEC9}">
      <dgm:prSet/>
      <dgm:spPr>
        <a:xfrm rot="5400000">
          <a:off x="-97152" y="3467183"/>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7</a:t>
          </a:r>
        </a:p>
      </dgm:t>
    </dgm:pt>
    <dgm:pt modelId="{5055A42F-46BC-41A3-8318-9ABC1A2CF5F2}" type="parTrans" cxnId="{049FFF4E-44F2-4963-ABDF-6A4D0494F04F}">
      <dgm:prSet/>
      <dgm:spPr/>
      <dgm:t>
        <a:bodyPr/>
        <a:lstStyle/>
        <a:p>
          <a:endParaRPr lang="it-IT"/>
        </a:p>
      </dgm:t>
    </dgm:pt>
    <dgm:pt modelId="{FF2A41AE-8AA1-4855-BE7A-8E807BB21D91}" type="sibTrans" cxnId="{049FFF4E-44F2-4963-ABDF-6A4D0494F04F}">
      <dgm:prSet/>
      <dgm:spPr/>
      <dgm:t>
        <a:bodyPr/>
        <a:lstStyle/>
        <a:p>
          <a:endParaRPr lang="it-IT"/>
        </a:p>
      </dgm:t>
    </dgm:pt>
    <dgm:pt modelId="{E87C6E11-75BD-4AF7-89CE-24D16F56BCE9}">
      <dgm:prSet/>
      <dgm:spPr>
        <a:xfrm rot="5400000">
          <a:off x="2506979" y="1316429"/>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SR richiede l'accesso diretto agli incentivi per l'erogazione del saldo entro  60 giorni dalla fine lavori</a:t>
          </a:r>
        </a:p>
      </dgm:t>
    </dgm:pt>
    <dgm:pt modelId="{B01F2BF6-B9D6-4F11-B7F3-2828C34FFE3B}" type="parTrans" cxnId="{08CF3FB5-1CED-4326-84C1-2555C9BC3BA9}">
      <dgm:prSet/>
      <dgm:spPr/>
      <dgm:t>
        <a:bodyPr/>
        <a:lstStyle/>
        <a:p>
          <a:endParaRPr lang="it-IT"/>
        </a:p>
      </dgm:t>
    </dgm:pt>
    <dgm:pt modelId="{9C1FBA89-D2E0-46CD-B3E4-53728E256C0C}" type="sibTrans" cxnId="{08CF3FB5-1CED-4326-84C1-2555C9BC3BA9}">
      <dgm:prSet/>
      <dgm:spPr/>
      <dgm:t>
        <a:bodyPr/>
        <a:lstStyle/>
        <a:p>
          <a:endParaRPr lang="it-IT"/>
        </a:p>
      </dgm:t>
    </dgm:pt>
    <dgm:pt modelId="{445F324E-CD8C-4CA6-9AE8-7E82E4A7F6AD}">
      <dgm:prSet/>
      <dgm:spPr>
        <a:xfrm rot="5400000">
          <a:off x="-97152" y="2905818"/>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6 </a:t>
          </a:r>
          <a:endParaRPr lang="it-IT" b="1">
            <a:solidFill>
              <a:sysClr val="window" lastClr="FFFFFF"/>
            </a:solidFill>
            <a:latin typeface="Calibri"/>
            <a:ea typeface="+mn-ea"/>
            <a:cs typeface="+mn-cs"/>
          </a:endParaRPr>
        </a:p>
      </dgm:t>
    </dgm:pt>
    <dgm:pt modelId="{F4C3EDAD-33B7-4623-A85D-DEC95BA49B86}" type="parTrans" cxnId="{9D2A3772-5B5D-471C-9675-E118561DD0C1}">
      <dgm:prSet/>
      <dgm:spPr/>
      <dgm:t>
        <a:bodyPr/>
        <a:lstStyle/>
        <a:p>
          <a:endParaRPr lang="it-IT"/>
        </a:p>
      </dgm:t>
    </dgm:pt>
    <dgm:pt modelId="{512DE29A-E77A-4D98-863D-BDBEFD9773D4}" type="sibTrans" cxnId="{9D2A3772-5B5D-471C-9675-E118561DD0C1}">
      <dgm:prSet/>
      <dgm:spPr/>
      <dgm:t>
        <a:bodyPr/>
        <a:lstStyle/>
        <a:p>
          <a:endParaRPr lang="it-IT"/>
        </a:p>
      </dgm:t>
    </dgm:pt>
    <dgm:pt modelId="{C3CA0A24-0063-434F-8598-9D9AA500F63A}">
      <dgm:prSet/>
      <dgm:spPr>
        <a:xfrm rot="5400000">
          <a:off x="2506979" y="755063"/>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hueOff val="0"/>
                  <a:satOff val="0"/>
                  <a:lumOff val="0"/>
                  <a:alphaOff val="0"/>
                </a:sysClr>
              </a:solidFill>
              <a:latin typeface="Calibri"/>
              <a:ea typeface="+mn-ea"/>
              <a:cs typeface="+mn-cs"/>
            </a:rPr>
            <a:t>Il SR comunica la data di fine lavori tramite Portaltermico</a:t>
          </a:r>
        </a:p>
      </dgm:t>
    </dgm:pt>
    <dgm:pt modelId="{8D3C4981-45A6-445F-83B9-2E5870D9A198}" type="parTrans" cxnId="{3355CECF-1F23-4A39-BB7F-8740109EA163}">
      <dgm:prSet/>
      <dgm:spPr/>
      <dgm:t>
        <a:bodyPr/>
        <a:lstStyle/>
        <a:p>
          <a:endParaRPr lang="it-IT"/>
        </a:p>
      </dgm:t>
    </dgm:pt>
    <dgm:pt modelId="{7E31B5FC-3A91-442F-8025-2DD9A2018E53}" type="sibTrans" cxnId="{3355CECF-1F23-4A39-BB7F-8740109EA163}">
      <dgm:prSet/>
      <dgm:spPr/>
      <dgm:t>
        <a:bodyPr/>
        <a:lstStyle/>
        <a:p>
          <a:endParaRPr lang="it-IT"/>
        </a:p>
      </dgm:t>
    </dgm:pt>
    <dgm:pt modelId="{A74127EE-3220-41D0-967C-8CCED696B868}">
      <dgm:prSet/>
      <dgm:spPr>
        <a:xfrm rot="5400000">
          <a:off x="-97152" y="2344452"/>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pPr>
            <a:buNone/>
          </a:pPr>
          <a:r>
            <a:rPr lang="it-IT">
              <a:solidFill>
                <a:sysClr val="window" lastClr="FFFFFF"/>
              </a:solidFill>
              <a:latin typeface="Calibri"/>
              <a:ea typeface="+mn-ea"/>
              <a:cs typeface="+mn-cs"/>
            </a:rPr>
            <a:t>FASE 5</a:t>
          </a:r>
        </a:p>
      </dgm:t>
    </dgm:pt>
    <dgm:pt modelId="{1659FC5D-B989-4724-A8FD-FDC8371A3048}" type="parTrans" cxnId="{B5306762-1ECA-4E03-B7BF-8E91985B9ADA}">
      <dgm:prSet/>
      <dgm:spPr/>
      <dgm:t>
        <a:bodyPr/>
        <a:lstStyle/>
        <a:p>
          <a:endParaRPr lang="it-IT"/>
        </a:p>
      </dgm:t>
    </dgm:pt>
    <dgm:pt modelId="{0E74A382-4F02-4EE5-A0AF-C94DDB3460EB}" type="sibTrans" cxnId="{B5306762-1ECA-4E03-B7BF-8E91985B9ADA}">
      <dgm:prSet/>
      <dgm:spPr/>
      <dgm:t>
        <a:bodyPr/>
        <a:lstStyle/>
        <a:p>
          <a:endParaRPr lang="it-IT"/>
        </a:p>
      </dgm:t>
    </dgm:pt>
    <dgm:pt modelId="{2B7BD48C-FFBE-4B51-B988-A7BB680E7622}">
      <dgm:prSet/>
      <dgm:spPr>
        <a:xfrm rot="5400000">
          <a:off x="2506979" y="193697"/>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pPr>
            <a:buChar char="•"/>
          </a:pPr>
          <a:r>
            <a:rPr lang="it-IT">
              <a:solidFill>
                <a:sysClr val="windowText" lastClr="000000"/>
              </a:solidFill>
              <a:latin typeface="Calibri"/>
              <a:ea typeface="+mn-ea"/>
              <a:cs typeface="+mn-cs"/>
            </a:rPr>
            <a:t>il GSE effettua l'istruttoria e se positiva, invia la lettera di ammissione agli incentivi, con relativo perfezionamento della scheda contratto, a seguito della quale eroga la rata d'acconto</a:t>
          </a:r>
        </a:p>
      </dgm:t>
    </dgm:pt>
    <dgm:pt modelId="{C6C0DC52-689A-4B05-9306-2617E20B4578}" type="parTrans" cxnId="{111CFF52-4100-4D40-A895-3AB29E7AB369}">
      <dgm:prSet/>
      <dgm:spPr/>
      <dgm:t>
        <a:bodyPr/>
        <a:lstStyle/>
        <a:p>
          <a:endParaRPr lang="it-IT"/>
        </a:p>
      </dgm:t>
    </dgm:pt>
    <dgm:pt modelId="{DEA084CB-8BA5-4845-B250-C6046F4E8726}" type="sibTrans" cxnId="{111CFF52-4100-4D40-A895-3AB29E7AB369}">
      <dgm:prSet/>
      <dgm:spPr/>
      <dgm:t>
        <a:bodyPr/>
        <a:lstStyle/>
        <a:p>
          <a:endParaRPr lang="it-IT"/>
        </a:p>
      </dgm:t>
    </dgm:pt>
    <dgm:pt modelId="{0C36A896-BB5C-4C7D-BEB3-C417F587FC82}" type="pres">
      <dgm:prSet presAssocID="{8C28EA6C-C4B9-4826-B2A0-9D389BE4C7DA}" presName="linearFlow" presStyleCnt="0">
        <dgm:presLayoutVars>
          <dgm:dir/>
          <dgm:animLvl val="lvl"/>
          <dgm:resizeHandles val="exact"/>
        </dgm:presLayoutVars>
      </dgm:prSet>
      <dgm:spPr/>
    </dgm:pt>
    <dgm:pt modelId="{E61C8D46-AB73-48F0-99B9-DC255DB3B7E1}" type="pres">
      <dgm:prSet presAssocID="{393E06B8-99F9-4382-B8EF-FD2ABF0F65C9}" presName="composite" presStyleCnt="0"/>
      <dgm:spPr/>
    </dgm:pt>
    <dgm:pt modelId="{CA43999E-F30A-451B-913D-98EF811F8BDD}" type="pres">
      <dgm:prSet presAssocID="{393E06B8-99F9-4382-B8EF-FD2ABF0F65C9}" presName="parentText" presStyleLbl="alignNode1" presStyleIdx="0" presStyleCnt="7">
        <dgm:presLayoutVars>
          <dgm:chMax val="1"/>
          <dgm:bulletEnabled val="1"/>
        </dgm:presLayoutVars>
      </dgm:prSet>
      <dgm:spPr>
        <a:prstGeom prst="chevron">
          <a:avLst/>
        </a:prstGeom>
      </dgm:spPr>
    </dgm:pt>
    <dgm:pt modelId="{4760D868-9C06-4802-A204-3B8F88CC88E9}" type="pres">
      <dgm:prSet presAssocID="{393E06B8-99F9-4382-B8EF-FD2ABF0F65C9}" presName="descendantText" presStyleLbl="alignAcc1" presStyleIdx="0" presStyleCnt="7">
        <dgm:presLayoutVars>
          <dgm:bulletEnabled val="1"/>
        </dgm:presLayoutVars>
      </dgm:prSet>
      <dgm:spPr>
        <a:prstGeom prst="round2SameRect">
          <a:avLst/>
        </a:prstGeom>
      </dgm:spPr>
    </dgm:pt>
    <dgm:pt modelId="{9F90E73A-62FC-437A-BDC6-DAE6EBEEE864}" type="pres">
      <dgm:prSet presAssocID="{F5576C0D-7798-4B04-8D87-0D197B86745B}" presName="sp" presStyleCnt="0"/>
      <dgm:spPr/>
    </dgm:pt>
    <dgm:pt modelId="{5AD54670-742D-4D2A-A391-0767DE6527AE}" type="pres">
      <dgm:prSet presAssocID="{6C5D2F37-22EB-40EB-8E0E-FD39A54C1E57}" presName="composite" presStyleCnt="0"/>
      <dgm:spPr/>
    </dgm:pt>
    <dgm:pt modelId="{48AFF948-B898-49FF-A08E-829C52CCC2B5}" type="pres">
      <dgm:prSet presAssocID="{6C5D2F37-22EB-40EB-8E0E-FD39A54C1E57}" presName="parentText" presStyleLbl="alignNode1" presStyleIdx="1" presStyleCnt="7">
        <dgm:presLayoutVars>
          <dgm:chMax val="1"/>
          <dgm:bulletEnabled val="1"/>
        </dgm:presLayoutVars>
      </dgm:prSet>
      <dgm:spPr>
        <a:prstGeom prst="chevron">
          <a:avLst/>
        </a:prstGeom>
      </dgm:spPr>
    </dgm:pt>
    <dgm:pt modelId="{B8A3E176-73B6-4B1F-8EB5-8B530FCF6D69}" type="pres">
      <dgm:prSet presAssocID="{6C5D2F37-22EB-40EB-8E0E-FD39A54C1E57}" presName="descendantText" presStyleLbl="alignAcc1" presStyleIdx="1" presStyleCnt="7">
        <dgm:presLayoutVars>
          <dgm:bulletEnabled val="1"/>
        </dgm:presLayoutVars>
      </dgm:prSet>
      <dgm:spPr>
        <a:prstGeom prst="round2SameRect">
          <a:avLst/>
        </a:prstGeom>
      </dgm:spPr>
    </dgm:pt>
    <dgm:pt modelId="{8F8947B8-45E6-475A-8E7F-ACCBA7358A9E}" type="pres">
      <dgm:prSet presAssocID="{49F95EAD-5196-4D6A-91AD-53640EF3EF2B}" presName="sp" presStyleCnt="0"/>
      <dgm:spPr/>
    </dgm:pt>
    <dgm:pt modelId="{2EF29896-A5B6-4A3B-AF22-CD87B637FFCE}" type="pres">
      <dgm:prSet presAssocID="{38DA364A-A3D9-4E63-ACEE-BEA00C8D5741}" presName="composite" presStyleCnt="0"/>
      <dgm:spPr/>
    </dgm:pt>
    <dgm:pt modelId="{7DDC86DB-9576-42EA-888F-78325FF4E87F}" type="pres">
      <dgm:prSet presAssocID="{38DA364A-A3D9-4E63-ACEE-BEA00C8D5741}" presName="parentText" presStyleLbl="alignNode1" presStyleIdx="2" presStyleCnt="7">
        <dgm:presLayoutVars>
          <dgm:chMax val="1"/>
          <dgm:bulletEnabled val="1"/>
        </dgm:presLayoutVars>
      </dgm:prSet>
      <dgm:spPr>
        <a:prstGeom prst="chevron">
          <a:avLst/>
        </a:prstGeom>
      </dgm:spPr>
    </dgm:pt>
    <dgm:pt modelId="{7D9CFB16-7F64-4074-9D01-6B799B65AD76}" type="pres">
      <dgm:prSet presAssocID="{38DA364A-A3D9-4E63-ACEE-BEA00C8D5741}" presName="descendantText" presStyleLbl="alignAcc1" presStyleIdx="2" presStyleCnt="7" custLinFactNeighborX="-155">
        <dgm:presLayoutVars>
          <dgm:bulletEnabled val="1"/>
        </dgm:presLayoutVars>
      </dgm:prSet>
      <dgm:spPr>
        <a:prstGeom prst="round2SameRect">
          <a:avLst/>
        </a:prstGeom>
      </dgm:spPr>
    </dgm:pt>
    <dgm:pt modelId="{8E847AFC-7A5E-4FD6-A3C8-45C64D9115CA}" type="pres">
      <dgm:prSet presAssocID="{2389AA53-98D2-4BD9-88EA-E5038B3AE893}" presName="sp" presStyleCnt="0"/>
      <dgm:spPr/>
    </dgm:pt>
    <dgm:pt modelId="{357B1EE7-804B-4362-9B6B-43DE832B62D5}" type="pres">
      <dgm:prSet presAssocID="{9E98994F-CF29-404B-B263-3434D4D01BAF}" presName="composite" presStyleCnt="0"/>
      <dgm:spPr/>
    </dgm:pt>
    <dgm:pt modelId="{467A0F09-E10F-4978-8546-FC5D123A57C8}" type="pres">
      <dgm:prSet presAssocID="{9E98994F-CF29-404B-B263-3434D4D01BAF}" presName="parentText" presStyleLbl="alignNode1" presStyleIdx="3" presStyleCnt="7" custLinFactNeighborX="3741">
        <dgm:presLayoutVars>
          <dgm:chMax val="1"/>
          <dgm:bulletEnabled val="1"/>
        </dgm:presLayoutVars>
      </dgm:prSet>
      <dgm:spPr/>
    </dgm:pt>
    <dgm:pt modelId="{1D0195C5-D018-4F79-9DBF-2C1C245C7004}" type="pres">
      <dgm:prSet presAssocID="{9E98994F-CF29-404B-B263-3434D4D01BAF}" presName="descendantText" presStyleLbl="alignAcc1" presStyleIdx="3" presStyleCnt="7">
        <dgm:presLayoutVars>
          <dgm:bulletEnabled val="1"/>
        </dgm:presLayoutVars>
      </dgm:prSet>
      <dgm:spPr/>
    </dgm:pt>
    <dgm:pt modelId="{F5FA2E05-ECAA-42BD-BD39-9AED6C4F6227}" type="pres">
      <dgm:prSet presAssocID="{91D509C3-7F9C-4F69-8192-89FD024DFA7D}" presName="sp" presStyleCnt="0"/>
      <dgm:spPr/>
    </dgm:pt>
    <dgm:pt modelId="{73AFCD35-0F1C-4043-81F9-4F266573B459}" type="pres">
      <dgm:prSet presAssocID="{A74127EE-3220-41D0-967C-8CCED696B868}" presName="composite" presStyleCnt="0"/>
      <dgm:spPr/>
    </dgm:pt>
    <dgm:pt modelId="{B32E9BD7-A121-47F7-91A1-4D7B0EA3DE8D}" type="pres">
      <dgm:prSet presAssocID="{A74127EE-3220-41D0-967C-8CCED696B868}" presName="parentText" presStyleLbl="alignNode1" presStyleIdx="4" presStyleCnt="7">
        <dgm:presLayoutVars>
          <dgm:chMax val="1"/>
          <dgm:bulletEnabled val="1"/>
        </dgm:presLayoutVars>
      </dgm:prSet>
      <dgm:spPr/>
    </dgm:pt>
    <dgm:pt modelId="{92268AA8-8E7E-4878-AF5D-8EB6F092186F}" type="pres">
      <dgm:prSet presAssocID="{A74127EE-3220-41D0-967C-8CCED696B868}" presName="descendantText" presStyleLbl="alignAcc1" presStyleIdx="4" presStyleCnt="7">
        <dgm:presLayoutVars>
          <dgm:bulletEnabled val="1"/>
        </dgm:presLayoutVars>
      </dgm:prSet>
      <dgm:spPr/>
    </dgm:pt>
    <dgm:pt modelId="{31306807-74A6-4851-8800-6A9B559E79AE}" type="pres">
      <dgm:prSet presAssocID="{0E74A382-4F02-4EE5-A0AF-C94DDB3460EB}" presName="sp" presStyleCnt="0"/>
      <dgm:spPr/>
    </dgm:pt>
    <dgm:pt modelId="{8A5B6107-6D56-4472-A588-722ED5402B62}" type="pres">
      <dgm:prSet presAssocID="{445F324E-CD8C-4CA6-9AE8-7E82E4A7F6AD}" presName="composite" presStyleCnt="0"/>
      <dgm:spPr/>
    </dgm:pt>
    <dgm:pt modelId="{C5E17319-8BD7-4121-B434-CFD63A39A104}" type="pres">
      <dgm:prSet presAssocID="{445F324E-CD8C-4CA6-9AE8-7E82E4A7F6AD}" presName="parentText" presStyleLbl="alignNode1" presStyleIdx="5" presStyleCnt="7">
        <dgm:presLayoutVars>
          <dgm:chMax val="1"/>
          <dgm:bulletEnabled val="1"/>
        </dgm:presLayoutVars>
      </dgm:prSet>
      <dgm:spPr/>
    </dgm:pt>
    <dgm:pt modelId="{026CAD8E-057E-421E-B949-C4A5D310F96A}" type="pres">
      <dgm:prSet presAssocID="{445F324E-CD8C-4CA6-9AE8-7E82E4A7F6AD}" presName="descendantText" presStyleLbl="alignAcc1" presStyleIdx="5" presStyleCnt="7" custLinFactNeighborX="55">
        <dgm:presLayoutVars>
          <dgm:bulletEnabled val="1"/>
        </dgm:presLayoutVars>
      </dgm:prSet>
      <dgm:spPr/>
    </dgm:pt>
    <dgm:pt modelId="{E3F2007C-DF33-44D1-919C-4DFC8109966E}" type="pres">
      <dgm:prSet presAssocID="{512DE29A-E77A-4D98-863D-BDBEFD9773D4}" presName="sp" presStyleCnt="0"/>
      <dgm:spPr/>
    </dgm:pt>
    <dgm:pt modelId="{8F1BC40F-DDAE-4CD3-9C30-EC8AF2F52510}" type="pres">
      <dgm:prSet presAssocID="{A5DDEFF1-FBDC-49E0-B783-03A6B3B5AEC9}" presName="composite" presStyleCnt="0"/>
      <dgm:spPr/>
    </dgm:pt>
    <dgm:pt modelId="{D1AD887C-1AD3-4E73-A844-3653A207C55F}" type="pres">
      <dgm:prSet presAssocID="{A5DDEFF1-FBDC-49E0-B783-03A6B3B5AEC9}" presName="parentText" presStyleLbl="alignNode1" presStyleIdx="6" presStyleCnt="7">
        <dgm:presLayoutVars>
          <dgm:chMax val="1"/>
          <dgm:bulletEnabled val="1"/>
        </dgm:presLayoutVars>
      </dgm:prSet>
      <dgm:spPr/>
    </dgm:pt>
    <dgm:pt modelId="{13723D59-19F2-4D80-A381-F3118EBF9A83}" type="pres">
      <dgm:prSet presAssocID="{A5DDEFF1-FBDC-49E0-B783-03A6B3B5AEC9}" presName="descendantText" presStyleLbl="alignAcc1" presStyleIdx="6" presStyleCnt="7">
        <dgm:presLayoutVars>
          <dgm:bulletEnabled val="1"/>
        </dgm:presLayoutVars>
      </dgm:prSet>
      <dgm:spPr/>
    </dgm:pt>
  </dgm:ptLst>
  <dgm:cxnLst>
    <dgm:cxn modelId="{15694607-3B81-493E-A5A3-1859BAD3A371}" type="presOf" srcId="{9E98994F-CF29-404B-B263-3434D4D01BAF}" destId="{467A0F09-E10F-4978-8546-FC5D123A57C8}" srcOrd="0" destOrd="0" presId="urn:microsoft.com/office/officeart/2005/8/layout/chevron2"/>
    <dgm:cxn modelId="{B5306762-1ECA-4E03-B7BF-8E91985B9ADA}" srcId="{8C28EA6C-C4B9-4826-B2A0-9D389BE4C7DA}" destId="{A74127EE-3220-41D0-967C-8CCED696B868}" srcOrd="4" destOrd="0" parTransId="{1659FC5D-B989-4724-A8FD-FDC8371A3048}" sibTransId="{0E74A382-4F02-4EE5-A0AF-C94DDB3460EB}"/>
    <dgm:cxn modelId="{3F619D43-43A1-4DA7-9C6B-5C188E9C4A51}" type="presOf" srcId="{8C28EA6C-C4B9-4826-B2A0-9D389BE4C7DA}" destId="{0C36A896-BB5C-4C7D-BEB3-C417F587FC82}" srcOrd="0" destOrd="0" presId="urn:microsoft.com/office/officeart/2005/8/layout/chevron2"/>
    <dgm:cxn modelId="{8390AA44-24F6-4C52-B189-08B49DE871CD}" srcId="{38DA364A-A3D9-4E63-ACEE-BEA00C8D5741}" destId="{79315A8E-5A04-4985-9F1E-DE681D84BCC0}" srcOrd="0" destOrd="0" parTransId="{C52A777B-873F-45B3-B5BA-52766343F0C9}" sibTransId="{030A6A10-0529-4CA3-94EA-9AD0E7D10272}"/>
    <dgm:cxn modelId="{B58D8F47-5775-41D3-A4CE-ED4FF9B3ACAB}" type="presOf" srcId="{445F324E-CD8C-4CA6-9AE8-7E82E4A7F6AD}" destId="{C5E17319-8BD7-4121-B434-CFD63A39A104}" srcOrd="0" destOrd="0" presId="urn:microsoft.com/office/officeart/2005/8/layout/chevron2"/>
    <dgm:cxn modelId="{EDD56D48-6887-4B6D-99B8-B95D163A1DF0}" srcId="{8C28EA6C-C4B9-4826-B2A0-9D389BE4C7DA}" destId="{6C5D2F37-22EB-40EB-8E0E-FD39A54C1E57}" srcOrd="1" destOrd="0" parTransId="{7C32E15D-13A7-412A-BAB5-3E124300A280}" sibTransId="{49F95EAD-5196-4D6A-91AD-53640EF3EF2B}"/>
    <dgm:cxn modelId="{18390869-39A4-4810-B04B-A634259C2308}" srcId="{8C28EA6C-C4B9-4826-B2A0-9D389BE4C7DA}" destId="{38DA364A-A3D9-4E63-ACEE-BEA00C8D5741}" srcOrd="2" destOrd="0" parTransId="{2E713545-B93F-4899-9B1E-B11207FF6259}" sibTransId="{2389AA53-98D2-4BD9-88EA-E5038B3AE893}"/>
    <dgm:cxn modelId="{A3315F4A-1E6E-469A-B648-2BBD156CA44E}" type="presOf" srcId="{1D5E3170-D9B4-4913-88EE-01A04DE0B309}" destId="{1D0195C5-D018-4F79-9DBF-2C1C245C7004}" srcOrd="0" destOrd="0" presId="urn:microsoft.com/office/officeart/2005/8/layout/chevron2"/>
    <dgm:cxn modelId="{F2FE746A-2188-46F9-ABF8-5D15B261CF4F}" type="presOf" srcId="{38DA364A-A3D9-4E63-ACEE-BEA00C8D5741}" destId="{7DDC86DB-9576-42EA-888F-78325FF4E87F}" srcOrd="0" destOrd="0" presId="urn:microsoft.com/office/officeart/2005/8/layout/chevron2"/>
    <dgm:cxn modelId="{FEA4316B-D9B5-43A3-B424-4FBFE6B446E5}" srcId="{8C28EA6C-C4B9-4826-B2A0-9D389BE4C7DA}" destId="{393E06B8-99F9-4382-B8EF-FD2ABF0F65C9}" srcOrd="0" destOrd="0" parTransId="{B7159618-C24E-47DE-B3A8-687434C0966D}" sibTransId="{F5576C0D-7798-4B04-8D87-0D197B86745B}"/>
    <dgm:cxn modelId="{3371DC6B-D4F3-4444-BCC3-C1516A507251}" type="presOf" srcId="{E87C6E11-75BD-4AF7-89CE-24D16F56BCE9}" destId="{13723D59-19F2-4D80-A381-F3118EBF9A83}" srcOrd="0" destOrd="0" presId="urn:microsoft.com/office/officeart/2005/8/layout/chevron2"/>
    <dgm:cxn modelId="{049FFF4E-44F2-4963-ABDF-6A4D0494F04F}" srcId="{8C28EA6C-C4B9-4826-B2A0-9D389BE4C7DA}" destId="{A5DDEFF1-FBDC-49E0-B783-03A6B3B5AEC9}" srcOrd="6" destOrd="0" parTransId="{5055A42F-46BC-41A3-8318-9ABC1A2CF5F2}" sibTransId="{FF2A41AE-8AA1-4855-BE7A-8E807BB21D91}"/>
    <dgm:cxn modelId="{9D2A3772-5B5D-471C-9675-E118561DD0C1}" srcId="{8C28EA6C-C4B9-4826-B2A0-9D389BE4C7DA}" destId="{445F324E-CD8C-4CA6-9AE8-7E82E4A7F6AD}" srcOrd="5" destOrd="0" parTransId="{F4C3EDAD-33B7-4623-A85D-DEC95BA49B86}" sibTransId="{512DE29A-E77A-4D98-863D-BDBEFD9773D4}"/>
    <dgm:cxn modelId="{111CFF52-4100-4D40-A895-3AB29E7AB369}" srcId="{A74127EE-3220-41D0-967C-8CCED696B868}" destId="{2B7BD48C-FFBE-4B51-B988-A7BB680E7622}" srcOrd="0" destOrd="0" parTransId="{C6C0DC52-689A-4B05-9306-2617E20B4578}" sibTransId="{DEA084CB-8BA5-4845-B250-C6046F4E8726}"/>
    <dgm:cxn modelId="{69A86A76-4E8F-4CBD-B640-DD3C35C1524B}" type="presOf" srcId="{A74127EE-3220-41D0-967C-8CCED696B868}" destId="{B32E9BD7-A121-47F7-91A1-4D7B0EA3DE8D}" srcOrd="0" destOrd="0" presId="urn:microsoft.com/office/officeart/2005/8/layout/chevron2"/>
    <dgm:cxn modelId="{9EA1D48C-7831-4E6B-9DFC-6959B465801E}" srcId="{393E06B8-99F9-4382-B8EF-FD2ABF0F65C9}" destId="{8DC40342-7BD2-4F68-B127-C9DC0E8B3D03}" srcOrd="0" destOrd="0" parTransId="{405B3A8D-4F9A-4685-88E3-42AD73D7D31F}" sibTransId="{466A3CD4-C3EE-4F92-BDE7-DE73011CA425}"/>
    <dgm:cxn modelId="{DD4E119C-E37F-4C49-B6D4-F4956DB3AA56}" type="presOf" srcId="{A5DDEFF1-FBDC-49E0-B783-03A6B3B5AEC9}" destId="{D1AD887C-1AD3-4E73-A844-3653A207C55F}" srcOrd="0" destOrd="0" presId="urn:microsoft.com/office/officeart/2005/8/layout/chevron2"/>
    <dgm:cxn modelId="{E1B402A8-DD7C-4163-948A-FA123E211F99}" srcId="{6C5D2F37-22EB-40EB-8E0E-FD39A54C1E57}" destId="{307DBAF7-2839-41F0-B965-AD4C07AE55D0}" srcOrd="0" destOrd="0" parTransId="{3E45C2E0-5DBC-4C2B-9F1B-C9F17C6BF12A}" sibTransId="{4F841EEC-FA1B-4866-8840-04E478E85154}"/>
    <dgm:cxn modelId="{29F48AA8-EFBD-41EF-B44F-917AEC65459B}" type="presOf" srcId="{C3CA0A24-0063-434F-8598-9D9AA500F63A}" destId="{026CAD8E-057E-421E-B949-C4A5D310F96A}" srcOrd="0" destOrd="0" presId="urn:microsoft.com/office/officeart/2005/8/layout/chevron2"/>
    <dgm:cxn modelId="{34B956AC-CBA6-43C0-BF3F-3589B537BBA5}" srcId="{8C28EA6C-C4B9-4826-B2A0-9D389BE4C7DA}" destId="{9E98994F-CF29-404B-B263-3434D4D01BAF}" srcOrd="3" destOrd="0" parTransId="{9A6401E0-88E0-4DB7-9D59-DB6545C0B6ED}" sibTransId="{91D509C3-7F9C-4F69-8192-89FD024DFA7D}"/>
    <dgm:cxn modelId="{08CF3FB5-1CED-4326-84C1-2555C9BC3BA9}" srcId="{A5DDEFF1-FBDC-49E0-B783-03A6B3B5AEC9}" destId="{E87C6E11-75BD-4AF7-89CE-24D16F56BCE9}" srcOrd="0" destOrd="0" parTransId="{B01F2BF6-B9D6-4F11-B7F3-2828C34FFE3B}" sibTransId="{9C1FBA89-D2E0-46CD-B3E4-53728E256C0C}"/>
    <dgm:cxn modelId="{465586BA-F3E3-45A7-89E8-4A00950DC310}" type="presOf" srcId="{6C5D2F37-22EB-40EB-8E0E-FD39A54C1E57}" destId="{48AFF948-B898-49FF-A08E-829C52CCC2B5}" srcOrd="0" destOrd="0" presId="urn:microsoft.com/office/officeart/2005/8/layout/chevron2"/>
    <dgm:cxn modelId="{61328EC9-2B8D-434E-B332-7907AD6B7A81}" type="presOf" srcId="{393E06B8-99F9-4382-B8EF-FD2ABF0F65C9}" destId="{CA43999E-F30A-451B-913D-98EF811F8BDD}" srcOrd="0" destOrd="0" presId="urn:microsoft.com/office/officeart/2005/8/layout/chevron2"/>
    <dgm:cxn modelId="{B2128FCB-2E79-49AF-9C99-14FD2E7C78DA}" type="presOf" srcId="{8DC40342-7BD2-4F68-B127-C9DC0E8B3D03}" destId="{4760D868-9C06-4802-A204-3B8F88CC88E9}" srcOrd="0" destOrd="0" presId="urn:microsoft.com/office/officeart/2005/8/layout/chevron2"/>
    <dgm:cxn modelId="{01CBC7CF-B3ED-4A5C-8FFA-BBA7E8D9D4E3}" type="presOf" srcId="{2B7BD48C-FFBE-4B51-B988-A7BB680E7622}" destId="{92268AA8-8E7E-4878-AF5D-8EB6F092186F}" srcOrd="0" destOrd="0" presId="urn:microsoft.com/office/officeart/2005/8/layout/chevron2"/>
    <dgm:cxn modelId="{3355CECF-1F23-4A39-BB7F-8740109EA163}" srcId="{445F324E-CD8C-4CA6-9AE8-7E82E4A7F6AD}" destId="{C3CA0A24-0063-434F-8598-9D9AA500F63A}" srcOrd="0" destOrd="0" parTransId="{8D3C4981-45A6-445F-83B9-2E5870D9A198}" sibTransId="{7E31B5FC-3A91-442F-8025-2DD9A2018E53}"/>
    <dgm:cxn modelId="{633688E1-3501-477E-BEEC-EBB8ED80D02D}" type="presOf" srcId="{307DBAF7-2839-41F0-B965-AD4C07AE55D0}" destId="{B8A3E176-73B6-4B1F-8EB5-8B530FCF6D69}" srcOrd="0" destOrd="0" presId="urn:microsoft.com/office/officeart/2005/8/layout/chevron2"/>
    <dgm:cxn modelId="{59684AE2-0FB3-4A81-8B87-7F84786F4380}" type="presOf" srcId="{79315A8E-5A04-4985-9F1E-DE681D84BCC0}" destId="{7D9CFB16-7F64-4074-9D01-6B799B65AD76}" srcOrd="0" destOrd="0" presId="urn:microsoft.com/office/officeart/2005/8/layout/chevron2"/>
    <dgm:cxn modelId="{2F37A1F7-9E3C-4912-A24B-EBF812D2D972}" srcId="{9E98994F-CF29-404B-B263-3434D4D01BAF}" destId="{1D5E3170-D9B4-4913-88EE-01A04DE0B309}" srcOrd="0" destOrd="0" parTransId="{4A70B90F-BBEA-4B0F-ACEB-23539B99D85F}" sibTransId="{AD70CD94-7672-4A1F-A6BD-A3F8D3F5C9BE}"/>
    <dgm:cxn modelId="{C8B222F7-5A8E-4B14-84B0-E7733238C680}" type="presParOf" srcId="{0C36A896-BB5C-4C7D-BEB3-C417F587FC82}" destId="{E61C8D46-AB73-48F0-99B9-DC255DB3B7E1}" srcOrd="0" destOrd="0" presId="urn:microsoft.com/office/officeart/2005/8/layout/chevron2"/>
    <dgm:cxn modelId="{A1AB3CD9-AB5F-41ED-8BFA-6C89C131C6BE}" type="presParOf" srcId="{E61C8D46-AB73-48F0-99B9-DC255DB3B7E1}" destId="{CA43999E-F30A-451B-913D-98EF811F8BDD}" srcOrd="0" destOrd="0" presId="urn:microsoft.com/office/officeart/2005/8/layout/chevron2"/>
    <dgm:cxn modelId="{3AFB38FF-9E7A-4D85-A45D-F9196CE745D5}" type="presParOf" srcId="{E61C8D46-AB73-48F0-99B9-DC255DB3B7E1}" destId="{4760D868-9C06-4802-A204-3B8F88CC88E9}" srcOrd="1" destOrd="0" presId="urn:microsoft.com/office/officeart/2005/8/layout/chevron2"/>
    <dgm:cxn modelId="{92C993B7-F231-4A27-B46A-C41012EF782C}" type="presParOf" srcId="{0C36A896-BB5C-4C7D-BEB3-C417F587FC82}" destId="{9F90E73A-62FC-437A-BDC6-DAE6EBEEE864}" srcOrd="1" destOrd="0" presId="urn:microsoft.com/office/officeart/2005/8/layout/chevron2"/>
    <dgm:cxn modelId="{8FAD0DC8-98D2-4471-B80C-7D811C9FFCA0}" type="presParOf" srcId="{0C36A896-BB5C-4C7D-BEB3-C417F587FC82}" destId="{5AD54670-742D-4D2A-A391-0767DE6527AE}" srcOrd="2" destOrd="0" presId="urn:microsoft.com/office/officeart/2005/8/layout/chevron2"/>
    <dgm:cxn modelId="{8FB7FE93-CEE5-45A7-B780-6CC9C9DC2F39}" type="presParOf" srcId="{5AD54670-742D-4D2A-A391-0767DE6527AE}" destId="{48AFF948-B898-49FF-A08E-829C52CCC2B5}" srcOrd="0" destOrd="0" presId="urn:microsoft.com/office/officeart/2005/8/layout/chevron2"/>
    <dgm:cxn modelId="{409ACFBD-2342-4117-9756-45D01F3792FD}" type="presParOf" srcId="{5AD54670-742D-4D2A-A391-0767DE6527AE}" destId="{B8A3E176-73B6-4B1F-8EB5-8B530FCF6D69}" srcOrd="1" destOrd="0" presId="urn:microsoft.com/office/officeart/2005/8/layout/chevron2"/>
    <dgm:cxn modelId="{8482B022-1F0D-4983-9E0A-1C01566AE685}" type="presParOf" srcId="{0C36A896-BB5C-4C7D-BEB3-C417F587FC82}" destId="{8F8947B8-45E6-475A-8E7F-ACCBA7358A9E}" srcOrd="3" destOrd="0" presId="urn:microsoft.com/office/officeart/2005/8/layout/chevron2"/>
    <dgm:cxn modelId="{56CD8270-92FF-4229-9A4A-E7062172CF56}" type="presParOf" srcId="{0C36A896-BB5C-4C7D-BEB3-C417F587FC82}" destId="{2EF29896-A5B6-4A3B-AF22-CD87B637FFCE}" srcOrd="4" destOrd="0" presId="urn:microsoft.com/office/officeart/2005/8/layout/chevron2"/>
    <dgm:cxn modelId="{337DD169-2CE7-4907-82DC-5C1D46449311}" type="presParOf" srcId="{2EF29896-A5B6-4A3B-AF22-CD87B637FFCE}" destId="{7DDC86DB-9576-42EA-888F-78325FF4E87F}" srcOrd="0" destOrd="0" presId="urn:microsoft.com/office/officeart/2005/8/layout/chevron2"/>
    <dgm:cxn modelId="{2A2CA9C7-2BA9-4486-8394-9DE6F81E7A32}" type="presParOf" srcId="{2EF29896-A5B6-4A3B-AF22-CD87B637FFCE}" destId="{7D9CFB16-7F64-4074-9D01-6B799B65AD76}" srcOrd="1" destOrd="0" presId="urn:microsoft.com/office/officeart/2005/8/layout/chevron2"/>
    <dgm:cxn modelId="{5084D61C-D072-4ED2-B63C-C8092B68549E}" type="presParOf" srcId="{0C36A896-BB5C-4C7D-BEB3-C417F587FC82}" destId="{8E847AFC-7A5E-4FD6-A3C8-45C64D9115CA}" srcOrd="5" destOrd="0" presId="urn:microsoft.com/office/officeart/2005/8/layout/chevron2"/>
    <dgm:cxn modelId="{0DEDA099-24D2-44E0-9473-C2A5405C1C36}" type="presParOf" srcId="{0C36A896-BB5C-4C7D-BEB3-C417F587FC82}" destId="{357B1EE7-804B-4362-9B6B-43DE832B62D5}" srcOrd="6" destOrd="0" presId="urn:microsoft.com/office/officeart/2005/8/layout/chevron2"/>
    <dgm:cxn modelId="{BA73EB7D-799A-4434-A6BD-29461D1D2BB1}" type="presParOf" srcId="{357B1EE7-804B-4362-9B6B-43DE832B62D5}" destId="{467A0F09-E10F-4978-8546-FC5D123A57C8}" srcOrd="0" destOrd="0" presId="urn:microsoft.com/office/officeart/2005/8/layout/chevron2"/>
    <dgm:cxn modelId="{0EAE8AD1-70E6-4782-B4F3-DF3133F55048}" type="presParOf" srcId="{357B1EE7-804B-4362-9B6B-43DE832B62D5}" destId="{1D0195C5-D018-4F79-9DBF-2C1C245C7004}" srcOrd="1" destOrd="0" presId="urn:microsoft.com/office/officeart/2005/8/layout/chevron2"/>
    <dgm:cxn modelId="{A1B0607F-43B4-48D6-B4F3-6EBBC56630AA}" type="presParOf" srcId="{0C36A896-BB5C-4C7D-BEB3-C417F587FC82}" destId="{F5FA2E05-ECAA-42BD-BD39-9AED6C4F6227}" srcOrd="7" destOrd="0" presId="urn:microsoft.com/office/officeart/2005/8/layout/chevron2"/>
    <dgm:cxn modelId="{12A10056-F199-48B2-8F05-CD9250F05287}" type="presParOf" srcId="{0C36A896-BB5C-4C7D-BEB3-C417F587FC82}" destId="{73AFCD35-0F1C-4043-81F9-4F266573B459}" srcOrd="8" destOrd="0" presId="urn:microsoft.com/office/officeart/2005/8/layout/chevron2"/>
    <dgm:cxn modelId="{901557AB-A58D-492E-B442-1154949C1ECB}" type="presParOf" srcId="{73AFCD35-0F1C-4043-81F9-4F266573B459}" destId="{B32E9BD7-A121-47F7-91A1-4D7B0EA3DE8D}" srcOrd="0" destOrd="0" presId="urn:microsoft.com/office/officeart/2005/8/layout/chevron2"/>
    <dgm:cxn modelId="{6224052B-5FB3-49D8-8918-C5AFBD23FBCF}" type="presParOf" srcId="{73AFCD35-0F1C-4043-81F9-4F266573B459}" destId="{92268AA8-8E7E-4878-AF5D-8EB6F092186F}" srcOrd="1" destOrd="0" presId="urn:microsoft.com/office/officeart/2005/8/layout/chevron2"/>
    <dgm:cxn modelId="{CF5ED2DA-280F-46C5-B6A0-A5278AF7FE07}" type="presParOf" srcId="{0C36A896-BB5C-4C7D-BEB3-C417F587FC82}" destId="{31306807-74A6-4851-8800-6A9B559E79AE}" srcOrd="9" destOrd="0" presId="urn:microsoft.com/office/officeart/2005/8/layout/chevron2"/>
    <dgm:cxn modelId="{C597036B-F2A9-4794-9F1C-E29520427028}" type="presParOf" srcId="{0C36A896-BB5C-4C7D-BEB3-C417F587FC82}" destId="{8A5B6107-6D56-4472-A588-722ED5402B62}" srcOrd="10" destOrd="0" presId="urn:microsoft.com/office/officeart/2005/8/layout/chevron2"/>
    <dgm:cxn modelId="{7FE0136E-03BF-42F2-A7DF-7D495DECF5AA}" type="presParOf" srcId="{8A5B6107-6D56-4472-A588-722ED5402B62}" destId="{C5E17319-8BD7-4121-B434-CFD63A39A104}" srcOrd="0" destOrd="0" presId="urn:microsoft.com/office/officeart/2005/8/layout/chevron2"/>
    <dgm:cxn modelId="{770A5147-E641-46A1-A1A1-5FE29ECF4A3C}" type="presParOf" srcId="{8A5B6107-6D56-4472-A588-722ED5402B62}" destId="{026CAD8E-057E-421E-B949-C4A5D310F96A}" srcOrd="1" destOrd="0" presId="urn:microsoft.com/office/officeart/2005/8/layout/chevron2"/>
    <dgm:cxn modelId="{03583254-ACAC-47CF-8737-1FD6D147BA96}" type="presParOf" srcId="{0C36A896-BB5C-4C7D-BEB3-C417F587FC82}" destId="{E3F2007C-DF33-44D1-919C-4DFC8109966E}" srcOrd="11" destOrd="0" presId="urn:microsoft.com/office/officeart/2005/8/layout/chevron2"/>
    <dgm:cxn modelId="{6915E996-FC23-4092-8388-3C5F55964A04}" type="presParOf" srcId="{0C36A896-BB5C-4C7D-BEB3-C417F587FC82}" destId="{8F1BC40F-DDAE-4CD3-9C30-EC8AF2F52510}" srcOrd="12" destOrd="0" presId="urn:microsoft.com/office/officeart/2005/8/layout/chevron2"/>
    <dgm:cxn modelId="{15FA8B32-4869-41F4-97F2-76C648C904DA}" type="presParOf" srcId="{8F1BC40F-DDAE-4CD3-9C30-EC8AF2F52510}" destId="{D1AD887C-1AD3-4E73-A844-3653A207C55F}" srcOrd="0" destOrd="0" presId="urn:microsoft.com/office/officeart/2005/8/layout/chevron2"/>
    <dgm:cxn modelId="{286B4FCB-C397-4E2A-AED3-47B9BB5F2966}" type="presParOf" srcId="{8F1BC40F-DDAE-4CD3-9C30-EC8AF2F52510}" destId="{13723D59-19F2-4D80-A381-F3118EBF9A83}"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3999E-F30A-451B-913D-98EF811F8BDD}">
      <dsp:nvSpPr>
        <dsp:cNvPr id="0" name=""/>
        <dsp:cNvSpPr/>
      </dsp:nvSpPr>
      <dsp:spPr>
        <a:xfrm rot="5400000">
          <a:off x="-97152" y="98989"/>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1</a:t>
          </a:r>
        </a:p>
      </dsp:txBody>
      <dsp:txXfrm rot="-5400000">
        <a:off x="1" y="228524"/>
        <a:ext cx="453376" cy="194305"/>
      </dsp:txXfrm>
    </dsp:sp>
    <dsp:sp modelId="{4760D868-9C06-4802-A204-3B8F88CC88E9}">
      <dsp:nvSpPr>
        <dsp:cNvPr id="0" name=""/>
        <dsp:cNvSpPr/>
      </dsp:nvSpPr>
      <dsp:spPr>
        <a:xfrm rot="5400000">
          <a:off x="2506979" y="-2051765"/>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SR carica sul Portaltermico i dati tecnici e anagrafici relativi all'intervento, unitamente alla documentazione di supporto</a:t>
          </a:r>
        </a:p>
      </dsp:txBody>
      <dsp:txXfrm rot="-5400000">
        <a:off x="453377" y="22388"/>
        <a:ext cx="4507647" cy="379890"/>
      </dsp:txXfrm>
    </dsp:sp>
    <dsp:sp modelId="{48AFF948-B898-49FF-A08E-829C52CCC2B5}">
      <dsp:nvSpPr>
        <dsp:cNvPr id="0" name=""/>
        <dsp:cNvSpPr/>
      </dsp:nvSpPr>
      <dsp:spPr>
        <a:xfrm rot="5400000">
          <a:off x="-97152" y="660354"/>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2</a:t>
          </a:r>
        </a:p>
      </dsp:txBody>
      <dsp:txXfrm rot="-5400000">
        <a:off x="1" y="789889"/>
        <a:ext cx="453376" cy="194305"/>
      </dsp:txXfrm>
    </dsp:sp>
    <dsp:sp modelId="{B8A3E176-73B6-4B1F-8EB5-8B530FCF6D69}">
      <dsp:nvSpPr>
        <dsp:cNvPr id="0" name=""/>
        <dsp:cNvSpPr/>
      </dsp:nvSpPr>
      <dsp:spPr>
        <a:xfrm rot="5400000">
          <a:off x="2506979" y="-1490399"/>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SR stampa la scheda </a:t>
          </a:r>
          <a:r>
            <a:rPr lang="it-IT" sz="800" kern="1200">
              <a:solidFill>
                <a:sysClr val="windowText" lastClr="000000"/>
              </a:solidFill>
              <a:latin typeface="Calibri"/>
              <a:ea typeface="+mn-ea"/>
              <a:cs typeface="+mn-cs"/>
            </a:rPr>
            <a:t>domanda, la sottoscrive in ogni sua parte (inclusa la scheda contratto) e </a:t>
          </a:r>
          <a:r>
            <a:rPr lang="it-IT" sz="800" kern="1200">
              <a:solidFill>
                <a:sysClr val="windowText" lastClr="000000">
                  <a:hueOff val="0"/>
                  <a:satOff val="0"/>
                  <a:lumOff val="0"/>
                  <a:alphaOff val="0"/>
                </a:sysClr>
              </a:solidFill>
              <a:latin typeface="Calibri"/>
              <a:ea typeface="+mn-ea"/>
              <a:cs typeface="+mn-cs"/>
            </a:rPr>
            <a:t>la ricarica su Portaltermico unitamente al proprio documento di identità ,</a:t>
          </a:r>
          <a:r>
            <a:rPr lang="it-IT" sz="800" kern="1200">
              <a:solidFill>
                <a:sysClr val="windowText" lastClr="000000"/>
              </a:solidFill>
              <a:latin typeface="Calibri"/>
              <a:ea typeface="+mn-ea"/>
              <a:cs typeface="+mn-cs"/>
            </a:rPr>
            <a:t>perfezionando l'invio informatico della richiesta</a:t>
          </a:r>
        </a:p>
      </dsp:txBody>
      <dsp:txXfrm rot="-5400000">
        <a:off x="453377" y="583754"/>
        <a:ext cx="4507647" cy="379890"/>
      </dsp:txXfrm>
    </dsp:sp>
    <dsp:sp modelId="{7DDC86DB-9576-42EA-888F-78325FF4E87F}">
      <dsp:nvSpPr>
        <dsp:cNvPr id="0" name=""/>
        <dsp:cNvSpPr/>
      </dsp:nvSpPr>
      <dsp:spPr>
        <a:xfrm rot="5400000">
          <a:off x="-97152" y="1221720"/>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3</a:t>
          </a:r>
        </a:p>
      </dsp:txBody>
      <dsp:txXfrm rot="-5400000">
        <a:off x="1" y="1351255"/>
        <a:ext cx="453376" cy="194305"/>
      </dsp:txXfrm>
    </dsp:sp>
    <dsp:sp modelId="{7D9CFB16-7F64-4074-9D01-6B799B65AD76}">
      <dsp:nvSpPr>
        <dsp:cNvPr id="0" name=""/>
        <dsp:cNvSpPr/>
      </dsp:nvSpPr>
      <dsp:spPr>
        <a:xfrm rot="5400000">
          <a:off x="2499960" y="-929034"/>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GSE invia la lettera di accettazione della prenotazione all’incentivo</a:t>
          </a:r>
          <a:endParaRPr lang="it-IT" sz="800" strike="sngStrike" kern="1200">
            <a:solidFill>
              <a:sysClr val="windowText" lastClr="000000">
                <a:hueOff val="0"/>
                <a:satOff val="0"/>
                <a:lumOff val="0"/>
                <a:alphaOff val="0"/>
              </a:sysClr>
            </a:solidFill>
            <a:latin typeface="Calibri"/>
            <a:ea typeface="+mn-ea"/>
            <a:cs typeface="+mn-cs"/>
          </a:endParaRPr>
        </a:p>
      </dsp:txBody>
      <dsp:txXfrm rot="-5400000">
        <a:off x="446358" y="1145119"/>
        <a:ext cx="4507647" cy="379890"/>
      </dsp:txXfrm>
    </dsp:sp>
    <dsp:sp modelId="{467A0F09-E10F-4978-8546-FC5D123A57C8}">
      <dsp:nvSpPr>
        <dsp:cNvPr id="0" name=""/>
        <dsp:cNvSpPr/>
      </dsp:nvSpPr>
      <dsp:spPr>
        <a:xfrm rot="5400000">
          <a:off x="-80191" y="1783086"/>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4</a:t>
          </a:r>
        </a:p>
      </dsp:txBody>
      <dsp:txXfrm rot="-5400000">
        <a:off x="16962" y="1912621"/>
        <a:ext cx="453376" cy="194305"/>
      </dsp:txXfrm>
    </dsp:sp>
    <dsp:sp modelId="{1D0195C5-D018-4F79-9DBF-2C1C245C7004}">
      <dsp:nvSpPr>
        <dsp:cNvPr id="0" name=""/>
        <dsp:cNvSpPr/>
      </dsp:nvSpPr>
      <dsp:spPr>
        <a:xfrm rot="5400000">
          <a:off x="2506979" y="-367668"/>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SR comunica  tramite Portaltermico i dati e i documenti previsti dall'art. 6 del Decreto relativi all'assegnazione e all'avvio lavori</a:t>
          </a:r>
        </a:p>
      </dsp:txBody>
      <dsp:txXfrm rot="-5400000">
        <a:off x="453377" y="1706485"/>
        <a:ext cx="4507647" cy="379890"/>
      </dsp:txXfrm>
    </dsp:sp>
    <dsp:sp modelId="{B32E9BD7-A121-47F7-91A1-4D7B0EA3DE8D}">
      <dsp:nvSpPr>
        <dsp:cNvPr id="0" name=""/>
        <dsp:cNvSpPr/>
      </dsp:nvSpPr>
      <dsp:spPr>
        <a:xfrm rot="5400000">
          <a:off x="-97152" y="2344452"/>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5</a:t>
          </a:r>
        </a:p>
      </dsp:txBody>
      <dsp:txXfrm rot="-5400000">
        <a:off x="1" y="2473987"/>
        <a:ext cx="453376" cy="194305"/>
      </dsp:txXfrm>
    </dsp:sp>
    <dsp:sp modelId="{92268AA8-8E7E-4878-AF5D-8EB6F092186F}">
      <dsp:nvSpPr>
        <dsp:cNvPr id="0" name=""/>
        <dsp:cNvSpPr/>
      </dsp:nvSpPr>
      <dsp:spPr>
        <a:xfrm rot="5400000">
          <a:off x="2506979" y="193697"/>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solidFill>
              <a:latin typeface="Calibri"/>
              <a:ea typeface="+mn-ea"/>
              <a:cs typeface="+mn-cs"/>
            </a:rPr>
            <a:t>il GSE effettua l'istruttoria e se positiva, invia la lettera di ammissione agli incentivi, con relativo perfezionamento della scheda contratto, a seguito della quale eroga la rata d'acconto</a:t>
          </a:r>
        </a:p>
      </dsp:txBody>
      <dsp:txXfrm rot="-5400000">
        <a:off x="453377" y="2267851"/>
        <a:ext cx="4507647" cy="379890"/>
      </dsp:txXfrm>
    </dsp:sp>
    <dsp:sp modelId="{C5E17319-8BD7-4121-B434-CFD63A39A104}">
      <dsp:nvSpPr>
        <dsp:cNvPr id="0" name=""/>
        <dsp:cNvSpPr/>
      </dsp:nvSpPr>
      <dsp:spPr>
        <a:xfrm rot="5400000">
          <a:off x="-97152" y="2905818"/>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6 </a:t>
          </a:r>
          <a:endParaRPr lang="it-IT" sz="1200" b="1" kern="1200">
            <a:solidFill>
              <a:sysClr val="window" lastClr="FFFFFF"/>
            </a:solidFill>
            <a:latin typeface="Calibri"/>
            <a:ea typeface="+mn-ea"/>
            <a:cs typeface="+mn-cs"/>
          </a:endParaRPr>
        </a:p>
      </dsp:txBody>
      <dsp:txXfrm rot="-5400000">
        <a:off x="1" y="3035353"/>
        <a:ext cx="453376" cy="194305"/>
      </dsp:txXfrm>
    </dsp:sp>
    <dsp:sp modelId="{026CAD8E-057E-421E-B949-C4A5D310F96A}">
      <dsp:nvSpPr>
        <dsp:cNvPr id="0" name=""/>
        <dsp:cNvSpPr/>
      </dsp:nvSpPr>
      <dsp:spPr>
        <a:xfrm rot="5400000">
          <a:off x="2506979" y="755063"/>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SR comunica la data di fine lavori tramite Portaltermico</a:t>
          </a:r>
        </a:p>
      </dsp:txBody>
      <dsp:txXfrm rot="-5400000">
        <a:off x="453377" y="2829217"/>
        <a:ext cx="4507647" cy="379890"/>
      </dsp:txXfrm>
    </dsp:sp>
    <dsp:sp modelId="{D1AD887C-1AD3-4E73-A844-3653A207C55F}">
      <dsp:nvSpPr>
        <dsp:cNvPr id="0" name=""/>
        <dsp:cNvSpPr/>
      </dsp:nvSpPr>
      <dsp:spPr>
        <a:xfrm rot="5400000">
          <a:off x="-97152" y="3467183"/>
          <a:ext cx="647681" cy="453376"/>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t-IT" sz="1200" kern="1200">
              <a:solidFill>
                <a:sysClr val="window" lastClr="FFFFFF"/>
              </a:solidFill>
              <a:latin typeface="Calibri"/>
              <a:ea typeface="+mn-ea"/>
              <a:cs typeface="+mn-cs"/>
            </a:rPr>
            <a:t>FASE 7</a:t>
          </a:r>
        </a:p>
      </dsp:txBody>
      <dsp:txXfrm rot="-5400000">
        <a:off x="1" y="3596718"/>
        <a:ext cx="453376" cy="194305"/>
      </dsp:txXfrm>
    </dsp:sp>
    <dsp:sp modelId="{13723D59-19F2-4D80-A381-F3118EBF9A83}">
      <dsp:nvSpPr>
        <dsp:cNvPr id="0" name=""/>
        <dsp:cNvSpPr/>
      </dsp:nvSpPr>
      <dsp:spPr>
        <a:xfrm rot="5400000">
          <a:off x="2506979" y="1316429"/>
          <a:ext cx="420992" cy="4528198"/>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it-IT" sz="800" kern="1200">
              <a:solidFill>
                <a:sysClr val="windowText" lastClr="000000">
                  <a:hueOff val="0"/>
                  <a:satOff val="0"/>
                  <a:lumOff val="0"/>
                  <a:alphaOff val="0"/>
                </a:sysClr>
              </a:solidFill>
              <a:latin typeface="Calibri"/>
              <a:ea typeface="+mn-ea"/>
              <a:cs typeface="+mn-cs"/>
            </a:rPr>
            <a:t>Il SR richiede l'accesso diretto agli incentivi per l'erogazione del saldo entro  60 giorni dalla fine lavori</a:t>
          </a:r>
        </a:p>
      </dsp:txBody>
      <dsp:txXfrm rot="-5400000">
        <a:off x="453377" y="3390583"/>
        <a:ext cx="4507647" cy="37989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7EA8D-F4DF-49CE-842D-DB9510CBA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179</Pages>
  <Words>106801</Words>
  <Characters>608767</Characters>
  <Application>Microsoft Office Word</Application>
  <DocSecurity>0</DocSecurity>
  <Lines>5073</Lines>
  <Paragraphs>1428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714140</CharactersWithSpaces>
  <SharedDoc>false</SharedDoc>
  <HLinks>
    <vt:vector size="1650" baseType="variant">
      <vt:variant>
        <vt:i4>786540</vt:i4>
      </vt:variant>
      <vt:variant>
        <vt:i4>1152</vt:i4>
      </vt:variant>
      <vt:variant>
        <vt:i4>0</vt:i4>
      </vt:variant>
      <vt:variant>
        <vt:i4>5</vt:i4>
      </vt:variant>
      <vt:variant>
        <vt:lpwstr>mailto:rpd@pec.gse.it</vt:lpwstr>
      </vt:variant>
      <vt:variant>
        <vt:lpwstr/>
      </vt:variant>
      <vt:variant>
        <vt:i4>2031655</vt:i4>
      </vt:variant>
      <vt:variant>
        <vt:i4>1149</vt:i4>
      </vt:variant>
      <vt:variant>
        <vt:i4>0</vt:i4>
      </vt:variant>
      <vt:variant>
        <vt:i4>5</vt:i4>
      </vt:variant>
      <vt:variant>
        <vt:lpwstr>mailto:rpd@gse.it</vt:lpwstr>
      </vt:variant>
      <vt:variant>
        <vt:lpwstr/>
      </vt:variant>
      <vt:variant>
        <vt:i4>3211306</vt:i4>
      </vt:variant>
      <vt:variant>
        <vt:i4>1146</vt:i4>
      </vt:variant>
      <vt:variant>
        <vt:i4>0</vt:i4>
      </vt:variant>
      <vt:variant>
        <vt:i4>5</vt:i4>
      </vt:variant>
      <vt:variant>
        <vt:lpwstr>\\risorse.int\DATI\Direzioni\BEE\CTE\FER Termiche\MicheleGennaro\199_2021.pdf</vt:lpwstr>
      </vt:variant>
      <vt:variant>
        <vt:lpwstr/>
      </vt:variant>
      <vt:variant>
        <vt:i4>5177395</vt:i4>
      </vt:variant>
      <vt:variant>
        <vt:i4>1113</vt:i4>
      </vt:variant>
      <vt:variant>
        <vt:i4>0</vt:i4>
      </vt:variant>
      <vt:variant>
        <vt:i4>5</vt:i4>
      </vt:variant>
      <vt:variant>
        <vt:lpwstr>mailto:info@pec.gse.it</vt:lpwstr>
      </vt:variant>
      <vt:variant>
        <vt:lpwstr/>
      </vt:variant>
      <vt:variant>
        <vt:i4>5636185</vt:i4>
      </vt:variant>
      <vt:variant>
        <vt:i4>1110</vt:i4>
      </vt:variant>
      <vt:variant>
        <vt:i4>0</vt:i4>
      </vt:variant>
      <vt:variant>
        <vt:i4>5</vt:i4>
      </vt:variant>
      <vt:variant>
        <vt:lpwstr>https://applicazioni.gse.it/</vt:lpwstr>
      </vt:variant>
      <vt:variant>
        <vt:lpwstr/>
      </vt:variant>
      <vt:variant>
        <vt:i4>5636185</vt:i4>
      </vt:variant>
      <vt:variant>
        <vt:i4>1107</vt:i4>
      </vt:variant>
      <vt:variant>
        <vt:i4>0</vt:i4>
      </vt:variant>
      <vt:variant>
        <vt:i4>5</vt:i4>
      </vt:variant>
      <vt:variant>
        <vt:lpwstr>https://applicazioni.gse.it/</vt:lpwstr>
      </vt:variant>
      <vt:variant>
        <vt:lpwstr/>
      </vt:variant>
      <vt:variant>
        <vt:i4>5177395</vt:i4>
      </vt:variant>
      <vt:variant>
        <vt:i4>1098</vt:i4>
      </vt:variant>
      <vt:variant>
        <vt:i4>0</vt:i4>
      </vt:variant>
      <vt:variant>
        <vt:i4>5</vt:i4>
      </vt:variant>
      <vt:variant>
        <vt:lpwstr>mailto:info@pec.gse.it</vt:lpwstr>
      </vt:variant>
      <vt:variant>
        <vt:lpwstr/>
      </vt:variant>
      <vt:variant>
        <vt:i4>5636185</vt:i4>
      </vt:variant>
      <vt:variant>
        <vt:i4>1095</vt:i4>
      </vt:variant>
      <vt:variant>
        <vt:i4>0</vt:i4>
      </vt:variant>
      <vt:variant>
        <vt:i4>5</vt:i4>
      </vt:variant>
      <vt:variant>
        <vt:lpwstr>https://applicazioni.gse.it/</vt:lpwstr>
      </vt:variant>
      <vt:variant>
        <vt:lpwstr/>
      </vt:variant>
      <vt:variant>
        <vt:i4>6684783</vt:i4>
      </vt:variant>
      <vt:variant>
        <vt:i4>1092</vt:i4>
      </vt:variant>
      <vt:variant>
        <vt:i4>0</vt:i4>
      </vt:variant>
      <vt:variant>
        <vt:i4>5</vt:i4>
      </vt:variant>
      <vt:variant>
        <vt:lpwstr>https://www.normattiva.it/uri-res/N2Ls?urn:nir:stato:decreto.legislativo:1999-07-30;300</vt:lpwstr>
      </vt:variant>
      <vt:variant>
        <vt:lpwstr/>
      </vt:variant>
      <vt:variant>
        <vt:i4>7405625</vt:i4>
      </vt:variant>
      <vt:variant>
        <vt:i4>1089</vt:i4>
      </vt:variant>
      <vt:variant>
        <vt:i4>0</vt:i4>
      </vt:variant>
      <vt:variant>
        <vt:i4>5</vt:i4>
      </vt:variant>
      <vt:variant>
        <vt:lpwstr>https://www.google.com/search?q=numero+REA&amp;rlz=1C1GCEU_itIT931IT931&amp;oq=codice+identificativo+imprese+registro+imprese&amp;gs_lcrp=EgZjaHJvbWUyBggAEEUYOTIHCAEQIRigAdIBCjEwMjM4ajBqMTWoAgiwAgHxBYT-atiH24u1&amp;sourceid=chrome&amp;ie=UTF-8&amp;mstk=AUtExfB-R2l2Vv5yVZysahM8UvDAjq2Z-vF-inPlnBg94eUZmtx_2mj_RMMj9o3Xrb5BhXldwG5KEB1mJikBbRh8UH0Iq_3lgFzxqYuiNZuFnacIcRPU1RQjhE7XUuMcA1sE2bSOEjE8ylzE_fmgZkIZjc8gdigGyqGZARkkOSOwWS6UB2Y&amp;csui=3&amp;ved=2ahUKEwiXpM2srJKQAxUs8bsIHc3zHQ8QgK4QegQIARAC</vt:lpwstr>
      </vt:variant>
      <vt:variant>
        <vt:lpwstr/>
      </vt:variant>
      <vt:variant>
        <vt:i4>6684783</vt:i4>
      </vt:variant>
      <vt:variant>
        <vt:i4>1083</vt:i4>
      </vt:variant>
      <vt:variant>
        <vt:i4>0</vt:i4>
      </vt:variant>
      <vt:variant>
        <vt:i4>5</vt:i4>
      </vt:variant>
      <vt:variant>
        <vt:lpwstr>https://www.normattiva.it/uri-res/N2Ls?urn:nir:stato:decreto.legislativo:1999-07-30;300</vt:lpwstr>
      </vt:variant>
      <vt:variant>
        <vt:lpwstr/>
      </vt:variant>
      <vt:variant>
        <vt:i4>1179710</vt:i4>
      </vt:variant>
      <vt:variant>
        <vt:i4>1064</vt:i4>
      </vt:variant>
      <vt:variant>
        <vt:i4>0</vt:i4>
      </vt:variant>
      <vt:variant>
        <vt:i4>5</vt:i4>
      </vt:variant>
      <vt:variant>
        <vt:lpwstr/>
      </vt:variant>
      <vt:variant>
        <vt:lpwstr>_Toc212462829</vt:lpwstr>
      </vt:variant>
      <vt:variant>
        <vt:i4>1179710</vt:i4>
      </vt:variant>
      <vt:variant>
        <vt:i4>1058</vt:i4>
      </vt:variant>
      <vt:variant>
        <vt:i4>0</vt:i4>
      </vt:variant>
      <vt:variant>
        <vt:i4>5</vt:i4>
      </vt:variant>
      <vt:variant>
        <vt:lpwstr/>
      </vt:variant>
      <vt:variant>
        <vt:lpwstr>_Toc212462828</vt:lpwstr>
      </vt:variant>
      <vt:variant>
        <vt:i4>1179710</vt:i4>
      </vt:variant>
      <vt:variant>
        <vt:i4>1052</vt:i4>
      </vt:variant>
      <vt:variant>
        <vt:i4>0</vt:i4>
      </vt:variant>
      <vt:variant>
        <vt:i4>5</vt:i4>
      </vt:variant>
      <vt:variant>
        <vt:lpwstr/>
      </vt:variant>
      <vt:variant>
        <vt:lpwstr>_Toc212462827</vt:lpwstr>
      </vt:variant>
      <vt:variant>
        <vt:i4>1179710</vt:i4>
      </vt:variant>
      <vt:variant>
        <vt:i4>1046</vt:i4>
      </vt:variant>
      <vt:variant>
        <vt:i4>0</vt:i4>
      </vt:variant>
      <vt:variant>
        <vt:i4>5</vt:i4>
      </vt:variant>
      <vt:variant>
        <vt:lpwstr/>
      </vt:variant>
      <vt:variant>
        <vt:lpwstr>_Toc212462826</vt:lpwstr>
      </vt:variant>
      <vt:variant>
        <vt:i4>1179710</vt:i4>
      </vt:variant>
      <vt:variant>
        <vt:i4>1040</vt:i4>
      </vt:variant>
      <vt:variant>
        <vt:i4>0</vt:i4>
      </vt:variant>
      <vt:variant>
        <vt:i4>5</vt:i4>
      </vt:variant>
      <vt:variant>
        <vt:lpwstr/>
      </vt:variant>
      <vt:variant>
        <vt:lpwstr>_Toc212462825</vt:lpwstr>
      </vt:variant>
      <vt:variant>
        <vt:i4>1179710</vt:i4>
      </vt:variant>
      <vt:variant>
        <vt:i4>1034</vt:i4>
      </vt:variant>
      <vt:variant>
        <vt:i4>0</vt:i4>
      </vt:variant>
      <vt:variant>
        <vt:i4>5</vt:i4>
      </vt:variant>
      <vt:variant>
        <vt:lpwstr/>
      </vt:variant>
      <vt:variant>
        <vt:lpwstr>_Toc212462824</vt:lpwstr>
      </vt:variant>
      <vt:variant>
        <vt:i4>1179710</vt:i4>
      </vt:variant>
      <vt:variant>
        <vt:i4>1028</vt:i4>
      </vt:variant>
      <vt:variant>
        <vt:i4>0</vt:i4>
      </vt:variant>
      <vt:variant>
        <vt:i4>5</vt:i4>
      </vt:variant>
      <vt:variant>
        <vt:lpwstr/>
      </vt:variant>
      <vt:variant>
        <vt:lpwstr>_Toc212462823</vt:lpwstr>
      </vt:variant>
      <vt:variant>
        <vt:i4>1179710</vt:i4>
      </vt:variant>
      <vt:variant>
        <vt:i4>1022</vt:i4>
      </vt:variant>
      <vt:variant>
        <vt:i4>0</vt:i4>
      </vt:variant>
      <vt:variant>
        <vt:i4>5</vt:i4>
      </vt:variant>
      <vt:variant>
        <vt:lpwstr/>
      </vt:variant>
      <vt:variant>
        <vt:lpwstr>_Toc212462822</vt:lpwstr>
      </vt:variant>
      <vt:variant>
        <vt:i4>1179710</vt:i4>
      </vt:variant>
      <vt:variant>
        <vt:i4>1016</vt:i4>
      </vt:variant>
      <vt:variant>
        <vt:i4>0</vt:i4>
      </vt:variant>
      <vt:variant>
        <vt:i4>5</vt:i4>
      </vt:variant>
      <vt:variant>
        <vt:lpwstr/>
      </vt:variant>
      <vt:variant>
        <vt:lpwstr>_Toc212462821</vt:lpwstr>
      </vt:variant>
      <vt:variant>
        <vt:i4>1179710</vt:i4>
      </vt:variant>
      <vt:variant>
        <vt:i4>1010</vt:i4>
      </vt:variant>
      <vt:variant>
        <vt:i4>0</vt:i4>
      </vt:variant>
      <vt:variant>
        <vt:i4>5</vt:i4>
      </vt:variant>
      <vt:variant>
        <vt:lpwstr/>
      </vt:variant>
      <vt:variant>
        <vt:lpwstr>_Toc212462820</vt:lpwstr>
      </vt:variant>
      <vt:variant>
        <vt:i4>1114174</vt:i4>
      </vt:variant>
      <vt:variant>
        <vt:i4>1004</vt:i4>
      </vt:variant>
      <vt:variant>
        <vt:i4>0</vt:i4>
      </vt:variant>
      <vt:variant>
        <vt:i4>5</vt:i4>
      </vt:variant>
      <vt:variant>
        <vt:lpwstr/>
      </vt:variant>
      <vt:variant>
        <vt:lpwstr>_Toc212462819</vt:lpwstr>
      </vt:variant>
      <vt:variant>
        <vt:i4>1114174</vt:i4>
      </vt:variant>
      <vt:variant>
        <vt:i4>998</vt:i4>
      </vt:variant>
      <vt:variant>
        <vt:i4>0</vt:i4>
      </vt:variant>
      <vt:variant>
        <vt:i4>5</vt:i4>
      </vt:variant>
      <vt:variant>
        <vt:lpwstr/>
      </vt:variant>
      <vt:variant>
        <vt:lpwstr>_Toc212462818</vt:lpwstr>
      </vt:variant>
      <vt:variant>
        <vt:i4>1114174</vt:i4>
      </vt:variant>
      <vt:variant>
        <vt:i4>992</vt:i4>
      </vt:variant>
      <vt:variant>
        <vt:i4>0</vt:i4>
      </vt:variant>
      <vt:variant>
        <vt:i4>5</vt:i4>
      </vt:variant>
      <vt:variant>
        <vt:lpwstr/>
      </vt:variant>
      <vt:variant>
        <vt:lpwstr>_Toc212462816</vt:lpwstr>
      </vt:variant>
      <vt:variant>
        <vt:i4>1114174</vt:i4>
      </vt:variant>
      <vt:variant>
        <vt:i4>986</vt:i4>
      </vt:variant>
      <vt:variant>
        <vt:i4>0</vt:i4>
      </vt:variant>
      <vt:variant>
        <vt:i4>5</vt:i4>
      </vt:variant>
      <vt:variant>
        <vt:lpwstr/>
      </vt:variant>
      <vt:variant>
        <vt:lpwstr>_Toc212462815</vt:lpwstr>
      </vt:variant>
      <vt:variant>
        <vt:i4>1114174</vt:i4>
      </vt:variant>
      <vt:variant>
        <vt:i4>980</vt:i4>
      </vt:variant>
      <vt:variant>
        <vt:i4>0</vt:i4>
      </vt:variant>
      <vt:variant>
        <vt:i4>5</vt:i4>
      </vt:variant>
      <vt:variant>
        <vt:lpwstr/>
      </vt:variant>
      <vt:variant>
        <vt:lpwstr>_Toc212462814</vt:lpwstr>
      </vt:variant>
      <vt:variant>
        <vt:i4>1114174</vt:i4>
      </vt:variant>
      <vt:variant>
        <vt:i4>974</vt:i4>
      </vt:variant>
      <vt:variant>
        <vt:i4>0</vt:i4>
      </vt:variant>
      <vt:variant>
        <vt:i4>5</vt:i4>
      </vt:variant>
      <vt:variant>
        <vt:lpwstr/>
      </vt:variant>
      <vt:variant>
        <vt:lpwstr>_Toc212462813</vt:lpwstr>
      </vt:variant>
      <vt:variant>
        <vt:i4>1048638</vt:i4>
      </vt:variant>
      <vt:variant>
        <vt:i4>968</vt:i4>
      </vt:variant>
      <vt:variant>
        <vt:i4>0</vt:i4>
      </vt:variant>
      <vt:variant>
        <vt:i4>5</vt:i4>
      </vt:variant>
      <vt:variant>
        <vt:lpwstr/>
      </vt:variant>
      <vt:variant>
        <vt:lpwstr>_Toc212462804</vt:lpwstr>
      </vt:variant>
      <vt:variant>
        <vt:i4>1048638</vt:i4>
      </vt:variant>
      <vt:variant>
        <vt:i4>962</vt:i4>
      </vt:variant>
      <vt:variant>
        <vt:i4>0</vt:i4>
      </vt:variant>
      <vt:variant>
        <vt:i4>5</vt:i4>
      </vt:variant>
      <vt:variant>
        <vt:lpwstr/>
      </vt:variant>
      <vt:variant>
        <vt:lpwstr>_Toc212462803</vt:lpwstr>
      </vt:variant>
      <vt:variant>
        <vt:i4>1048638</vt:i4>
      </vt:variant>
      <vt:variant>
        <vt:i4>956</vt:i4>
      </vt:variant>
      <vt:variant>
        <vt:i4>0</vt:i4>
      </vt:variant>
      <vt:variant>
        <vt:i4>5</vt:i4>
      </vt:variant>
      <vt:variant>
        <vt:lpwstr/>
      </vt:variant>
      <vt:variant>
        <vt:lpwstr>_Toc212462802</vt:lpwstr>
      </vt:variant>
      <vt:variant>
        <vt:i4>1048638</vt:i4>
      </vt:variant>
      <vt:variant>
        <vt:i4>950</vt:i4>
      </vt:variant>
      <vt:variant>
        <vt:i4>0</vt:i4>
      </vt:variant>
      <vt:variant>
        <vt:i4>5</vt:i4>
      </vt:variant>
      <vt:variant>
        <vt:lpwstr/>
      </vt:variant>
      <vt:variant>
        <vt:lpwstr>_Toc212462801</vt:lpwstr>
      </vt:variant>
      <vt:variant>
        <vt:i4>1638449</vt:i4>
      </vt:variant>
      <vt:variant>
        <vt:i4>944</vt:i4>
      </vt:variant>
      <vt:variant>
        <vt:i4>0</vt:i4>
      </vt:variant>
      <vt:variant>
        <vt:i4>5</vt:i4>
      </vt:variant>
      <vt:variant>
        <vt:lpwstr/>
      </vt:variant>
      <vt:variant>
        <vt:lpwstr>_Toc212462799</vt:lpwstr>
      </vt:variant>
      <vt:variant>
        <vt:i4>1638449</vt:i4>
      </vt:variant>
      <vt:variant>
        <vt:i4>938</vt:i4>
      </vt:variant>
      <vt:variant>
        <vt:i4>0</vt:i4>
      </vt:variant>
      <vt:variant>
        <vt:i4>5</vt:i4>
      </vt:variant>
      <vt:variant>
        <vt:lpwstr/>
      </vt:variant>
      <vt:variant>
        <vt:lpwstr>_Toc212462796</vt:lpwstr>
      </vt:variant>
      <vt:variant>
        <vt:i4>1638449</vt:i4>
      </vt:variant>
      <vt:variant>
        <vt:i4>932</vt:i4>
      </vt:variant>
      <vt:variant>
        <vt:i4>0</vt:i4>
      </vt:variant>
      <vt:variant>
        <vt:i4>5</vt:i4>
      </vt:variant>
      <vt:variant>
        <vt:lpwstr/>
      </vt:variant>
      <vt:variant>
        <vt:lpwstr>_Toc212462795</vt:lpwstr>
      </vt:variant>
      <vt:variant>
        <vt:i4>1638449</vt:i4>
      </vt:variant>
      <vt:variant>
        <vt:i4>926</vt:i4>
      </vt:variant>
      <vt:variant>
        <vt:i4>0</vt:i4>
      </vt:variant>
      <vt:variant>
        <vt:i4>5</vt:i4>
      </vt:variant>
      <vt:variant>
        <vt:lpwstr/>
      </vt:variant>
      <vt:variant>
        <vt:lpwstr>_Toc212462793</vt:lpwstr>
      </vt:variant>
      <vt:variant>
        <vt:i4>1638449</vt:i4>
      </vt:variant>
      <vt:variant>
        <vt:i4>920</vt:i4>
      </vt:variant>
      <vt:variant>
        <vt:i4>0</vt:i4>
      </vt:variant>
      <vt:variant>
        <vt:i4>5</vt:i4>
      </vt:variant>
      <vt:variant>
        <vt:lpwstr/>
      </vt:variant>
      <vt:variant>
        <vt:lpwstr>_Toc212462792</vt:lpwstr>
      </vt:variant>
      <vt:variant>
        <vt:i4>1638449</vt:i4>
      </vt:variant>
      <vt:variant>
        <vt:i4>914</vt:i4>
      </vt:variant>
      <vt:variant>
        <vt:i4>0</vt:i4>
      </vt:variant>
      <vt:variant>
        <vt:i4>5</vt:i4>
      </vt:variant>
      <vt:variant>
        <vt:lpwstr/>
      </vt:variant>
      <vt:variant>
        <vt:lpwstr>_Toc212462790</vt:lpwstr>
      </vt:variant>
      <vt:variant>
        <vt:i4>1572913</vt:i4>
      </vt:variant>
      <vt:variant>
        <vt:i4>908</vt:i4>
      </vt:variant>
      <vt:variant>
        <vt:i4>0</vt:i4>
      </vt:variant>
      <vt:variant>
        <vt:i4>5</vt:i4>
      </vt:variant>
      <vt:variant>
        <vt:lpwstr/>
      </vt:variant>
      <vt:variant>
        <vt:lpwstr>_Toc212462787</vt:lpwstr>
      </vt:variant>
      <vt:variant>
        <vt:i4>1572913</vt:i4>
      </vt:variant>
      <vt:variant>
        <vt:i4>902</vt:i4>
      </vt:variant>
      <vt:variant>
        <vt:i4>0</vt:i4>
      </vt:variant>
      <vt:variant>
        <vt:i4>5</vt:i4>
      </vt:variant>
      <vt:variant>
        <vt:lpwstr/>
      </vt:variant>
      <vt:variant>
        <vt:lpwstr>_Toc212462786</vt:lpwstr>
      </vt:variant>
      <vt:variant>
        <vt:i4>1572913</vt:i4>
      </vt:variant>
      <vt:variant>
        <vt:i4>896</vt:i4>
      </vt:variant>
      <vt:variant>
        <vt:i4>0</vt:i4>
      </vt:variant>
      <vt:variant>
        <vt:i4>5</vt:i4>
      </vt:variant>
      <vt:variant>
        <vt:lpwstr/>
      </vt:variant>
      <vt:variant>
        <vt:lpwstr>_Toc212462785</vt:lpwstr>
      </vt:variant>
      <vt:variant>
        <vt:i4>1572913</vt:i4>
      </vt:variant>
      <vt:variant>
        <vt:i4>890</vt:i4>
      </vt:variant>
      <vt:variant>
        <vt:i4>0</vt:i4>
      </vt:variant>
      <vt:variant>
        <vt:i4>5</vt:i4>
      </vt:variant>
      <vt:variant>
        <vt:lpwstr/>
      </vt:variant>
      <vt:variant>
        <vt:lpwstr>_Toc212462784</vt:lpwstr>
      </vt:variant>
      <vt:variant>
        <vt:i4>1572913</vt:i4>
      </vt:variant>
      <vt:variant>
        <vt:i4>884</vt:i4>
      </vt:variant>
      <vt:variant>
        <vt:i4>0</vt:i4>
      </vt:variant>
      <vt:variant>
        <vt:i4>5</vt:i4>
      </vt:variant>
      <vt:variant>
        <vt:lpwstr/>
      </vt:variant>
      <vt:variant>
        <vt:lpwstr>_Toc212462783</vt:lpwstr>
      </vt:variant>
      <vt:variant>
        <vt:i4>1572913</vt:i4>
      </vt:variant>
      <vt:variant>
        <vt:i4>878</vt:i4>
      </vt:variant>
      <vt:variant>
        <vt:i4>0</vt:i4>
      </vt:variant>
      <vt:variant>
        <vt:i4>5</vt:i4>
      </vt:variant>
      <vt:variant>
        <vt:lpwstr/>
      </vt:variant>
      <vt:variant>
        <vt:lpwstr>_Toc212462781</vt:lpwstr>
      </vt:variant>
      <vt:variant>
        <vt:i4>1507377</vt:i4>
      </vt:variant>
      <vt:variant>
        <vt:i4>872</vt:i4>
      </vt:variant>
      <vt:variant>
        <vt:i4>0</vt:i4>
      </vt:variant>
      <vt:variant>
        <vt:i4>5</vt:i4>
      </vt:variant>
      <vt:variant>
        <vt:lpwstr/>
      </vt:variant>
      <vt:variant>
        <vt:lpwstr>_Toc212462777</vt:lpwstr>
      </vt:variant>
      <vt:variant>
        <vt:i4>1507377</vt:i4>
      </vt:variant>
      <vt:variant>
        <vt:i4>866</vt:i4>
      </vt:variant>
      <vt:variant>
        <vt:i4>0</vt:i4>
      </vt:variant>
      <vt:variant>
        <vt:i4>5</vt:i4>
      </vt:variant>
      <vt:variant>
        <vt:lpwstr/>
      </vt:variant>
      <vt:variant>
        <vt:lpwstr>_Toc212462776</vt:lpwstr>
      </vt:variant>
      <vt:variant>
        <vt:i4>1507377</vt:i4>
      </vt:variant>
      <vt:variant>
        <vt:i4>860</vt:i4>
      </vt:variant>
      <vt:variant>
        <vt:i4>0</vt:i4>
      </vt:variant>
      <vt:variant>
        <vt:i4>5</vt:i4>
      </vt:variant>
      <vt:variant>
        <vt:lpwstr/>
      </vt:variant>
      <vt:variant>
        <vt:lpwstr>_Toc212462774</vt:lpwstr>
      </vt:variant>
      <vt:variant>
        <vt:i4>1507377</vt:i4>
      </vt:variant>
      <vt:variant>
        <vt:i4>854</vt:i4>
      </vt:variant>
      <vt:variant>
        <vt:i4>0</vt:i4>
      </vt:variant>
      <vt:variant>
        <vt:i4>5</vt:i4>
      </vt:variant>
      <vt:variant>
        <vt:lpwstr/>
      </vt:variant>
      <vt:variant>
        <vt:lpwstr>_Toc212462773</vt:lpwstr>
      </vt:variant>
      <vt:variant>
        <vt:i4>1507377</vt:i4>
      </vt:variant>
      <vt:variant>
        <vt:i4>848</vt:i4>
      </vt:variant>
      <vt:variant>
        <vt:i4>0</vt:i4>
      </vt:variant>
      <vt:variant>
        <vt:i4>5</vt:i4>
      </vt:variant>
      <vt:variant>
        <vt:lpwstr/>
      </vt:variant>
      <vt:variant>
        <vt:lpwstr>_Toc212462772</vt:lpwstr>
      </vt:variant>
      <vt:variant>
        <vt:i4>1507377</vt:i4>
      </vt:variant>
      <vt:variant>
        <vt:i4>842</vt:i4>
      </vt:variant>
      <vt:variant>
        <vt:i4>0</vt:i4>
      </vt:variant>
      <vt:variant>
        <vt:i4>5</vt:i4>
      </vt:variant>
      <vt:variant>
        <vt:lpwstr/>
      </vt:variant>
      <vt:variant>
        <vt:lpwstr>_Toc212462770</vt:lpwstr>
      </vt:variant>
      <vt:variant>
        <vt:i4>1441841</vt:i4>
      </vt:variant>
      <vt:variant>
        <vt:i4>836</vt:i4>
      </vt:variant>
      <vt:variant>
        <vt:i4>0</vt:i4>
      </vt:variant>
      <vt:variant>
        <vt:i4>5</vt:i4>
      </vt:variant>
      <vt:variant>
        <vt:lpwstr/>
      </vt:variant>
      <vt:variant>
        <vt:lpwstr>_Toc212462769</vt:lpwstr>
      </vt:variant>
      <vt:variant>
        <vt:i4>1441841</vt:i4>
      </vt:variant>
      <vt:variant>
        <vt:i4>830</vt:i4>
      </vt:variant>
      <vt:variant>
        <vt:i4>0</vt:i4>
      </vt:variant>
      <vt:variant>
        <vt:i4>5</vt:i4>
      </vt:variant>
      <vt:variant>
        <vt:lpwstr/>
      </vt:variant>
      <vt:variant>
        <vt:lpwstr>_Toc212462768</vt:lpwstr>
      </vt:variant>
      <vt:variant>
        <vt:i4>1441841</vt:i4>
      </vt:variant>
      <vt:variant>
        <vt:i4>824</vt:i4>
      </vt:variant>
      <vt:variant>
        <vt:i4>0</vt:i4>
      </vt:variant>
      <vt:variant>
        <vt:i4>5</vt:i4>
      </vt:variant>
      <vt:variant>
        <vt:lpwstr/>
      </vt:variant>
      <vt:variant>
        <vt:lpwstr>_Toc212462766</vt:lpwstr>
      </vt:variant>
      <vt:variant>
        <vt:i4>1441841</vt:i4>
      </vt:variant>
      <vt:variant>
        <vt:i4>818</vt:i4>
      </vt:variant>
      <vt:variant>
        <vt:i4>0</vt:i4>
      </vt:variant>
      <vt:variant>
        <vt:i4>5</vt:i4>
      </vt:variant>
      <vt:variant>
        <vt:lpwstr/>
      </vt:variant>
      <vt:variant>
        <vt:lpwstr>_Toc212462764</vt:lpwstr>
      </vt:variant>
      <vt:variant>
        <vt:i4>1441841</vt:i4>
      </vt:variant>
      <vt:variant>
        <vt:i4>812</vt:i4>
      </vt:variant>
      <vt:variant>
        <vt:i4>0</vt:i4>
      </vt:variant>
      <vt:variant>
        <vt:i4>5</vt:i4>
      </vt:variant>
      <vt:variant>
        <vt:lpwstr/>
      </vt:variant>
      <vt:variant>
        <vt:lpwstr>_Toc212462763</vt:lpwstr>
      </vt:variant>
      <vt:variant>
        <vt:i4>1441841</vt:i4>
      </vt:variant>
      <vt:variant>
        <vt:i4>806</vt:i4>
      </vt:variant>
      <vt:variant>
        <vt:i4>0</vt:i4>
      </vt:variant>
      <vt:variant>
        <vt:i4>5</vt:i4>
      </vt:variant>
      <vt:variant>
        <vt:lpwstr/>
      </vt:variant>
      <vt:variant>
        <vt:lpwstr>_Toc212462762</vt:lpwstr>
      </vt:variant>
      <vt:variant>
        <vt:i4>1441841</vt:i4>
      </vt:variant>
      <vt:variant>
        <vt:i4>800</vt:i4>
      </vt:variant>
      <vt:variant>
        <vt:i4>0</vt:i4>
      </vt:variant>
      <vt:variant>
        <vt:i4>5</vt:i4>
      </vt:variant>
      <vt:variant>
        <vt:lpwstr/>
      </vt:variant>
      <vt:variant>
        <vt:lpwstr>_Toc212462761</vt:lpwstr>
      </vt:variant>
      <vt:variant>
        <vt:i4>1310769</vt:i4>
      </vt:variant>
      <vt:variant>
        <vt:i4>794</vt:i4>
      </vt:variant>
      <vt:variant>
        <vt:i4>0</vt:i4>
      </vt:variant>
      <vt:variant>
        <vt:i4>5</vt:i4>
      </vt:variant>
      <vt:variant>
        <vt:lpwstr/>
      </vt:variant>
      <vt:variant>
        <vt:lpwstr>_Toc212462745</vt:lpwstr>
      </vt:variant>
      <vt:variant>
        <vt:i4>1310769</vt:i4>
      </vt:variant>
      <vt:variant>
        <vt:i4>788</vt:i4>
      </vt:variant>
      <vt:variant>
        <vt:i4>0</vt:i4>
      </vt:variant>
      <vt:variant>
        <vt:i4>5</vt:i4>
      </vt:variant>
      <vt:variant>
        <vt:lpwstr/>
      </vt:variant>
      <vt:variant>
        <vt:lpwstr>_Toc212462742</vt:lpwstr>
      </vt:variant>
      <vt:variant>
        <vt:i4>1245233</vt:i4>
      </vt:variant>
      <vt:variant>
        <vt:i4>782</vt:i4>
      </vt:variant>
      <vt:variant>
        <vt:i4>0</vt:i4>
      </vt:variant>
      <vt:variant>
        <vt:i4>5</vt:i4>
      </vt:variant>
      <vt:variant>
        <vt:lpwstr/>
      </vt:variant>
      <vt:variant>
        <vt:lpwstr>_Toc212462738</vt:lpwstr>
      </vt:variant>
      <vt:variant>
        <vt:i4>1245233</vt:i4>
      </vt:variant>
      <vt:variant>
        <vt:i4>776</vt:i4>
      </vt:variant>
      <vt:variant>
        <vt:i4>0</vt:i4>
      </vt:variant>
      <vt:variant>
        <vt:i4>5</vt:i4>
      </vt:variant>
      <vt:variant>
        <vt:lpwstr/>
      </vt:variant>
      <vt:variant>
        <vt:lpwstr>_Toc212462735</vt:lpwstr>
      </vt:variant>
      <vt:variant>
        <vt:i4>1245233</vt:i4>
      </vt:variant>
      <vt:variant>
        <vt:i4>770</vt:i4>
      </vt:variant>
      <vt:variant>
        <vt:i4>0</vt:i4>
      </vt:variant>
      <vt:variant>
        <vt:i4>5</vt:i4>
      </vt:variant>
      <vt:variant>
        <vt:lpwstr/>
      </vt:variant>
      <vt:variant>
        <vt:lpwstr>_Toc212462733</vt:lpwstr>
      </vt:variant>
      <vt:variant>
        <vt:i4>1245233</vt:i4>
      </vt:variant>
      <vt:variant>
        <vt:i4>764</vt:i4>
      </vt:variant>
      <vt:variant>
        <vt:i4>0</vt:i4>
      </vt:variant>
      <vt:variant>
        <vt:i4>5</vt:i4>
      </vt:variant>
      <vt:variant>
        <vt:lpwstr/>
      </vt:variant>
      <vt:variant>
        <vt:lpwstr>_Toc212462731</vt:lpwstr>
      </vt:variant>
      <vt:variant>
        <vt:i4>1245233</vt:i4>
      </vt:variant>
      <vt:variant>
        <vt:i4>758</vt:i4>
      </vt:variant>
      <vt:variant>
        <vt:i4>0</vt:i4>
      </vt:variant>
      <vt:variant>
        <vt:i4>5</vt:i4>
      </vt:variant>
      <vt:variant>
        <vt:lpwstr/>
      </vt:variant>
      <vt:variant>
        <vt:lpwstr>_Toc212462730</vt:lpwstr>
      </vt:variant>
      <vt:variant>
        <vt:i4>1179697</vt:i4>
      </vt:variant>
      <vt:variant>
        <vt:i4>752</vt:i4>
      </vt:variant>
      <vt:variant>
        <vt:i4>0</vt:i4>
      </vt:variant>
      <vt:variant>
        <vt:i4>5</vt:i4>
      </vt:variant>
      <vt:variant>
        <vt:lpwstr/>
      </vt:variant>
      <vt:variant>
        <vt:lpwstr>_Toc212462729</vt:lpwstr>
      </vt:variant>
      <vt:variant>
        <vt:i4>1179697</vt:i4>
      </vt:variant>
      <vt:variant>
        <vt:i4>746</vt:i4>
      </vt:variant>
      <vt:variant>
        <vt:i4>0</vt:i4>
      </vt:variant>
      <vt:variant>
        <vt:i4>5</vt:i4>
      </vt:variant>
      <vt:variant>
        <vt:lpwstr/>
      </vt:variant>
      <vt:variant>
        <vt:lpwstr>_Toc212462728</vt:lpwstr>
      </vt:variant>
      <vt:variant>
        <vt:i4>1179697</vt:i4>
      </vt:variant>
      <vt:variant>
        <vt:i4>740</vt:i4>
      </vt:variant>
      <vt:variant>
        <vt:i4>0</vt:i4>
      </vt:variant>
      <vt:variant>
        <vt:i4>5</vt:i4>
      </vt:variant>
      <vt:variant>
        <vt:lpwstr/>
      </vt:variant>
      <vt:variant>
        <vt:lpwstr>_Toc212462727</vt:lpwstr>
      </vt:variant>
      <vt:variant>
        <vt:i4>1179697</vt:i4>
      </vt:variant>
      <vt:variant>
        <vt:i4>734</vt:i4>
      </vt:variant>
      <vt:variant>
        <vt:i4>0</vt:i4>
      </vt:variant>
      <vt:variant>
        <vt:i4>5</vt:i4>
      </vt:variant>
      <vt:variant>
        <vt:lpwstr/>
      </vt:variant>
      <vt:variant>
        <vt:lpwstr>_Toc212462726</vt:lpwstr>
      </vt:variant>
      <vt:variant>
        <vt:i4>1179697</vt:i4>
      </vt:variant>
      <vt:variant>
        <vt:i4>728</vt:i4>
      </vt:variant>
      <vt:variant>
        <vt:i4>0</vt:i4>
      </vt:variant>
      <vt:variant>
        <vt:i4>5</vt:i4>
      </vt:variant>
      <vt:variant>
        <vt:lpwstr/>
      </vt:variant>
      <vt:variant>
        <vt:lpwstr>_Toc212462725</vt:lpwstr>
      </vt:variant>
      <vt:variant>
        <vt:i4>1179697</vt:i4>
      </vt:variant>
      <vt:variant>
        <vt:i4>722</vt:i4>
      </vt:variant>
      <vt:variant>
        <vt:i4>0</vt:i4>
      </vt:variant>
      <vt:variant>
        <vt:i4>5</vt:i4>
      </vt:variant>
      <vt:variant>
        <vt:lpwstr/>
      </vt:variant>
      <vt:variant>
        <vt:lpwstr>_Toc212462724</vt:lpwstr>
      </vt:variant>
      <vt:variant>
        <vt:i4>1179697</vt:i4>
      </vt:variant>
      <vt:variant>
        <vt:i4>716</vt:i4>
      </vt:variant>
      <vt:variant>
        <vt:i4>0</vt:i4>
      </vt:variant>
      <vt:variant>
        <vt:i4>5</vt:i4>
      </vt:variant>
      <vt:variant>
        <vt:lpwstr/>
      </vt:variant>
      <vt:variant>
        <vt:lpwstr>_Toc212462723</vt:lpwstr>
      </vt:variant>
      <vt:variant>
        <vt:i4>1179697</vt:i4>
      </vt:variant>
      <vt:variant>
        <vt:i4>710</vt:i4>
      </vt:variant>
      <vt:variant>
        <vt:i4>0</vt:i4>
      </vt:variant>
      <vt:variant>
        <vt:i4>5</vt:i4>
      </vt:variant>
      <vt:variant>
        <vt:lpwstr/>
      </vt:variant>
      <vt:variant>
        <vt:lpwstr>_Toc212462722</vt:lpwstr>
      </vt:variant>
      <vt:variant>
        <vt:i4>1179697</vt:i4>
      </vt:variant>
      <vt:variant>
        <vt:i4>704</vt:i4>
      </vt:variant>
      <vt:variant>
        <vt:i4>0</vt:i4>
      </vt:variant>
      <vt:variant>
        <vt:i4>5</vt:i4>
      </vt:variant>
      <vt:variant>
        <vt:lpwstr/>
      </vt:variant>
      <vt:variant>
        <vt:lpwstr>_Toc212462721</vt:lpwstr>
      </vt:variant>
      <vt:variant>
        <vt:i4>1179697</vt:i4>
      </vt:variant>
      <vt:variant>
        <vt:i4>698</vt:i4>
      </vt:variant>
      <vt:variant>
        <vt:i4>0</vt:i4>
      </vt:variant>
      <vt:variant>
        <vt:i4>5</vt:i4>
      </vt:variant>
      <vt:variant>
        <vt:lpwstr/>
      </vt:variant>
      <vt:variant>
        <vt:lpwstr>_Toc212462720</vt:lpwstr>
      </vt:variant>
      <vt:variant>
        <vt:i4>1114161</vt:i4>
      </vt:variant>
      <vt:variant>
        <vt:i4>692</vt:i4>
      </vt:variant>
      <vt:variant>
        <vt:i4>0</vt:i4>
      </vt:variant>
      <vt:variant>
        <vt:i4>5</vt:i4>
      </vt:variant>
      <vt:variant>
        <vt:lpwstr/>
      </vt:variant>
      <vt:variant>
        <vt:lpwstr>_Toc212462719</vt:lpwstr>
      </vt:variant>
      <vt:variant>
        <vt:i4>1114161</vt:i4>
      </vt:variant>
      <vt:variant>
        <vt:i4>686</vt:i4>
      </vt:variant>
      <vt:variant>
        <vt:i4>0</vt:i4>
      </vt:variant>
      <vt:variant>
        <vt:i4>5</vt:i4>
      </vt:variant>
      <vt:variant>
        <vt:lpwstr/>
      </vt:variant>
      <vt:variant>
        <vt:lpwstr>_Toc212462717</vt:lpwstr>
      </vt:variant>
      <vt:variant>
        <vt:i4>1114161</vt:i4>
      </vt:variant>
      <vt:variant>
        <vt:i4>680</vt:i4>
      </vt:variant>
      <vt:variant>
        <vt:i4>0</vt:i4>
      </vt:variant>
      <vt:variant>
        <vt:i4>5</vt:i4>
      </vt:variant>
      <vt:variant>
        <vt:lpwstr/>
      </vt:variant>
      <vt:variant>
        <vt:lpwstr>_Toc212462716</vt:lpwstr>
      </vt:variant>
      <vt:variant>
        <vt:i4>1114161</vt:i4>
      </vt:variant>
      <vt:variant>
        <vt:i4>674</vt:i4>
      </vt:variant>
      <vt:variant>
        <vt:i4>0</vt:i4>
      </vt:variant>
      <vt:variant>
        <vt:i4>5</vt:i4>
      </vt:variant>
      <vt:variant>
        <vt:lpwstr/>
      </vt:variant>
      <vt:variant>
        <vt:lpwstr>_Toc212462715</vt:lpwstr>
      </vt:variant>
      <vt:variant>
        <vt:i4>1114161</vt:i4>
      </vt:variant>
      <vt:variant>
        <vt:i4>668</vt:i4>
      </vt:variant>
      <vt:variant>
        <vt:i4>0</vt:i4>
      </vt:variant>
      <vt:variant>
        <vt:i4>5</vt:i4>
      </vt:variant>
      <vt:variant>
        <vt:lpwstr/>
      </vt:variant>
      <vt:variant>
        <vt:lpwstr>_Toc212462712</vt:lpwstr>
      </vt:variant>
      <vt:variant>
        <vt:i4>1114161</vt:i4>
      </vt:variant>
      <vt:variant>
        <vt:i4>662</vt:i4>
      </vt:variant>
      <vt:variant>
        <vt:i4>0</vt:i4>
      </vt:variant>
      <vt:variant>
        <vt:i4>5</vt:i4>
      </vt:variant>
      <vt:variant>
        <vt:lpwstr/>
      </vt:variant>
      <vt:variant>
        <vt:lpwstr>_Toc212462711</vt:lpwstr>
      </vt:variant>
      <vt:variant>
        <vt:i4>1114161</vt:i4>
      </vt:variant>
      <vt:variant>
        <vt:i4>656</vt:i4>
      </vt:variant>
      <vt:variant>
        <vt:i4>0</vt:i4>
      </vt:variant>
      <vt:variant>
        <vt:i4>5</vt:i4>
      </vt:variant>
      <vt:variant>
        <vt:lpwstr/>
      </vt:variant>
      <vt:variant>
        <vt:lpwstr>_Toc212462710</vt:lpwstr>
      </vt:variant>
      <vt:variant>
        <vt:i4>1048625</vt:i4>
      </vt:variant>
      <vt:variant>
        <vt:i4>650</vt:i4>
      </vt:variant>
      <vt:variant>
        <vt:i4>0</vt:i4>
      </vt:variant>
      <vt:variant>
        <vt:i4>5</vt:i4>
      </vt:variant>
      <vt:variant>
        <vt:lpwstr/>
      </vt:variant>
      <vt:variant>
        <vt:lpwstr>_Toc212462709</vt:lpwstr>
      </vt:variant>
      <vt:variant>
        <vt:i4>1048625</vt:i4>
      </vt:variant>
      <vt:variant>
        <vt:i4>644</vt:i4>
      </vt:variant>
      <vt:variant>
        <vt:i4>0</vt:i4>
      </vt:variant>
      <vt:variant>
        <vt:i4>5</vt:i4>
      </vt:variant>
      <vt:variant>
        <vt:lpwstr/>
      </vt:variant>
      <vt:variant>
        <vt:lpwstr>_Toc212462708</vt:lpwstr>
      </vt:variant>
      <vt:variant>
        <vt:i4>1048625</vt:i4>
      </vt:variant>
      <vt:variant>
        <vt:i4>638</vt:i4>
      </vt:variant>
      <vt:variant>
        <vt:i4>0</vt:i4>
      </vt:variant>
      <vt:variant>
        <vt:i4>5</vt:i4>
      </vt:variant>
      <vt:variant>
        <vt:lpwstr/>
      </vt:variant>
      <vt:variant>
        <vt:lpwstr>_Toc212462706</vt:lpwstr>
      </vt:variant>
      <vt:variant>
        <vt:i4>1048625</vt:i4>
      </vt:variant>
      <vt:variant>
        <vt:i4>632</vt:i4>
      </vt:variant>
      <vt:variant>
        <vt:i4>0</vt:i4>
      </vt:variant>
      <vt:variant>
        <vt:i4>5</vt:i4>
      </vt:variant>
      <vt:variant>
        <vt:lpwstr/>
      </vt:variant>
      <vt:variant>
        <vt:lpwstr>_Toc212462705</vt:lpwstr>
      </vt:variant>
      <vt:variant>
        <vt:i4>1048625</vt:i4>
      </vt:variant>
      <vt:variant>
        <vt:i4>626</vt:i4>
      </vt:variant>
      <vt:variant>
        <vt:i4>0</vt:i4>
      </vt:variant>
      <vt:variant>
        <vt:i4>5</vt:i4>
      </vt:variant>
      <vt:variant>
        <vt:lpwstr/>
      </vt:variant>
      <vt:variant>
        <vt:lpwstr>_Toc212462704</vt:lpwstr>
      </vt:variant>
      <vt:variant>
        <vt:i4>1048625</vt:i4>
      </vt:variant>
      <vt:variant>
        <vt:i4>620</vt:i4>
      </vt:variant>
      <vt:variant>
        <vt:i4>0</vt:i4>
      </vt:variant>
      <vt:variant>
        <vt:i4>5</vt:i4>
      </vt:variant>
      <vt:variant>
        <vt:lpwstr/>
      </vt:variant>
      <vt:variant>
        <vt:lpwstr>_Toc212462703</vt:lpwstr>
      </vt:variant>
      <vt:variant>
        <vt:i4>1048625</vt:i4>
      </vt:variant>
      <vt:variant>
        <vt:i4>614</vt:i4>
      </vt:variant>
      <vt:variant>
        <vt:i4>0</vt:i4>
      </vt:variant>
      <vt:variant>
        <vt:i4>5</vt:i4>
      </vt:variant>
      <vt:variant>
        <vt:lpwstr/>
      </vt:variant>
      <vt:variant>
        <vt:lpwstr>_Toc212462702</vt:lpwstr>
      </vt:variant>
      <vt:variant>
        <vt:i4>1048625</vt:i4>
      </vt:variant>
      <vt:variant>
        <vt:i4>608</vt:i4>
      </vt:variant>
      <vt:variant>
        <vt:i4>0</vt:i4>
      </vt:variant>
      <vt:variant>
        <vt:i4>5</vt:i4>
      </vt:variant>
      <vt:variant>
        <vt:lpwstr/>
      </vt:variant>
      <vt:variant>
        <vt:lpwstr>_Toc212462701</vt:lpwstr>
      </vt:variant>
      <vt:variant>
        <vt:i4>1048625</vt:i4>
      </vt:variant>
      <vt:variant>
        <vt:i4>602</vt:i4>
      </vt:variant>
      <vt:variant>
        <vt:i4>0</vt:i4>
      </vt:variant>
      <vt:variant>
        <vt:i4>5</vt:i4>
      </vt:variant>
      <vt:variant>
        <vt:lpwstr/>
      </vt:variant>
      <vt:variant>
        <vt:lpwstr>_Toc212462700</vt:lpwstr>
      </vt:variant>
      <vt:variant>
        <vt:i4>1638448</vt:i4>
      </vt:variant>
      <vt:variant>
        <vt:i4>596</vt:i4>
      </vt:variant>
      <vt:variant>
        <vt:i4>0</vt:i4>
      </vt:variant>
      <vt:variant>
        <vt:i4>5</vt:i4>
      </vt:variant>
      <vt:variant>
        <vt:lpwstr/>
      </vt:variant>
      <vt:variant>
        <vt:lpwstr>_Toc212462699</vt:lpwstr>
      </vt:variant>
      <vt:variant>
        <vt:i4>1638448</vt:i4>
      </vt:variant>
      <vt:variant>
        <vt:i4>590</vt:i4>
      </vt:variant>
      <vt:variant>
        <vt:i4>0</vt:i4>
      </vt:variant>
      <vt:variant>
        <vt:i4>5</vt:i4>
      </vt:variant>
      <vt:variant>
        <vt:lpwstr/>
      </vt:variant>
      <vt:variant>
        <vt:lpwstr>_Toc212462698</vt:lpwstr>
      </vt:variant>
      <vt:variant>
        <vt:i4>1638448</vt:i4>
      </vt:variant>
      <vt:variant>
        <vt:i4>584</vt:i4>
      </vt:variant>
      <vt:variant>
        <vt:i4>0</vt:i4>
      </vt:variant>
      <vt:variant>
        <vt:i4>5</vt:i4>
      </vt:variant>
      <vt:variant>
        <vt:lpwstr/>
      </vt:variant>
      <vt:variant>
        <vt:lpwstr>_Toc212462696</vt:lpwstr>
      </vt:variant>
      <vt:variant>
        <vt:i4>1638448</vt:i4>
      </vt:variant>
      <vt:variant>
        <vt:i4>578</vt:i4>
      </vt:variant>
      <vt:variant>
        <vt:i4>0</vt:i4>
      </vt:variant>
      <vt:variant>
        <vt:i4>5</vt:i4>
      </vt:variant>
      <vt:variant>
        <vt:lpwstr/>
      </vt:variant>
      <vt:variant>
        <vt:lpwstr>_Toc212462694</vt:lpwstr>
      </vt:variant>
      <vt:variant>
        <vt:i4>1638448</vt:i4>
      </vt:variant>
      <vt:variant>
        <vt:i4>572</vt:i4>
      </vt:variant>
      <vt:variant>
        <vt:i4>0</vt:i4>
      </vt:variant>
      <vt:variant>
        <vt:i4>5</vt:i4>
      </vt:variant>
      <vt:variant>
        <vt:lpwstr/>
      </vt:variant>
      <vt:variant>
        <vt:lpwstr>_Toc212462693</vt:lpwstr>
      </vt:variant>
      <vt:variant>
        <vt:i4>1638448</vt:i4>
      </vt:variant>
      <vt:variant>
        <vt:i4>566</vt:i4>
      </vt:variant>
      <vt:variant>
        <vt:i4>0</vt:i4>
      </vt:variant>
      <vt:variant>
        <vt:i4>5</vt:i4>
      </vt:variant>
      <vt:variant>
        <vt:lpwstr/>
      </vt:variant>
      <vt:variant>
        <vt:lpwstr>_Toc212462691</vt:lpwstr>
      </vt:variant>
      <vt:variant>
        <vt:i4>1572912</vt:i4>
      </vt:variant>
      <vt:variant>
        <vt:i4>560</vt:i4>
      </vt:variant>
      <vt:variant>
        <vt:i4>0</vt:i4>
      </vt:variant>
      <vt:variant>
        <vt:i4>5</vt:i4>
      </vt:variant>
      <vt:variant>
        <vt:lpwstr/>
      </vt:variant>
      <vt:variant>
        <vt:lpwstr>_Toc212462688</vt:lpwstr>
      </vt:variant>
      <vt:variant>
        <vt:i4>1572912</vt:i4>
      </vt:variant>
      <vt:variant>
        <vt:i4>554</vt:i4>
      </vt:variant>
      <vt:variant>
        <vt:i4>0</vt:i4>
      </vt:variant>
      <vt:variant>
        <vt:i4>5</vt:i4>
      </vt:variant>
      <vt:variant>
        <vt:lpwstr/>
      </vt:variant>
      <vt:variant>
        <vt:lpwstr>_Toc212462685</vt:lpwstr>
      </vt:variant>
      <vt:variant>
        <vt:i4>1572912</vt:i4>
      </vt:variant>
      <vt:variant>
        <vt:i4>548</vt:i4>
      </vt:variant>
      <vt:variant>
        <vt:i4>0</vt:i4>
      </vt:variant>
      <vt:variant>
        <vt:i4>5</vt:i4>
      </vt:variant>
      <vt:variant>
        <vt:lpwstr/>
      </vt:variant>
      <vt:variant>
        <vt:lpwstr>_Toc212462683</vt:lpwstr>
      </vt:variant>
      <vt:variant>
        <vt:i4>1572912</vt:i4>
      </vt:variant>
      <vt:variant>
        <vt:i4>542</vt:i4>
      </vt:variant>
      <vt:variant>
        <vt:i4>0</vt:i4>
      </vt:variant>
      <vt:variant>
        <vt:i4>5</vt:i4>
      </vt:variant>
      <vt:variant>
        <vt:lpwstr/>
      </vt:variant>
      <vt:variant>
        <vt:lpwstr>_Toc212462681</vt:lpwstr>
      </vt:variant>
      <vt:variant>
        <vt:i4>1507376</vt:i4>
      </vt:variant>
      <vt:variant>
        <vt:i4>536</vt:i4>
      </vt:variant>
      <vt:variant>
        <vt:i4>0</vt:i4>
      </vt:variant>
      <vt:variant>
        <vt:i4>5</vt:i4>
      </vt:variant>
      <vt:variant>
        <vt:lpwstr/>
      </vt:variant>
      <vt:variant>
        <vt:lpwstr>_Toc212462679</vt:lpwstr>
      </vt:variant>
      <vt:variant>
        <vt:i4>1507376</vt:i4>
      </vt:variant>
      <vt:variant>
        <vt:i4>530</vt:i4>
      </vt:variant>
      <vt:variant>
        <vt:i4>0</vt:i4>
      </vt:variant>
      <vt:variant>
        <vt:i4>5</vt:i4>
      </vt:variant>
      <vt:variant>
        <vt:lpwstr/>
      </vt:variant>
      <vt:variant>
        <vt:lpwstr>_Toc212462677</vt:lpwstr>
      </vt:variant>
      <vt:variant>
        <vt:i4>1507376</vt:i4>
      </vt:variant>
      <vt:variant>
        <vt:i4>524</vt:i4>
      </vt:variant>
      <vt:variant>
        <vt:i4>0</vt:i4>
      </vt:variant>
      <vt:variant>
        <vt:i4>5</vt:i4>
      </vt:variant>
      <vt:variant>
        <vt:lpwstr/>
      </vt:variant>
      <vt:variant>
        <vt:lpwstr>_Toc212462676</vt:lpwstr>
      </vt:variant>
      <vt:variant>
        <vt:i4>1507376</vt:i4>
      </vt:variant>
      <vt:variant>
        <vt:i4>518</vt:i4>
      </vt:variant>
      <vt:variant>
        <vt:i4>0</vt:i4>
      </vt:variant>
      <vt:variant>
        <vt:i4>5</vt:i4>
      </vt:variant>
      <vt:variant>
        <vt:lpwstr/>
      </vt:variant>
      <vt:variant>
        <vt:lpwstr>_Toc212462675</vt:lpwstr>
      </vt:variant>
      <vt:variant>
        <vt:i4>1507376</vt:i4>
      </vt:variant>
      <vt:variant>
        <vt:i4>512</vt:i4>
      </vt:variant>
      <vt:variant>
        <vt:i4>0</vt:i4>
      </vt:variant>
      <vt:variant>
        <vt:i4>5</vt:i4>
      </vt:variant>
      <vt:variant>
        <vt:lpwstr/>
      </vt:variant>
      <vt:variant>
        <vt:lpwstr>_Toc212462673</vt:lpwstr>
      </vt:variant>
      <vt:variant>
        <vt:i4>1507376</vt:i4>
      </vt:variant>
      <vt:variant>
        <vt:i4>506</vt:i4>
      </vt:variant>
      <vt:variant>
        <vt:i4>0</vt:i4>
      </vt:variant>
      <vt:variant>
        <vt:i4>5</vt:i4>
      </vt:variant>
      <vt:variant>
        <vt:lpwstr/>
      </vt:variant>
      <vt:variant>
        <vt:lpwstr>_Toc212462672</vt:lpwstr>
      </vt:variant>
      <vt:variant>
        <vt:i4>1441840</vt:i4>
      </vt:variant>
      <vt:variant>
        <vt:i4>500</vt:i4>
      </vt:variant>
      <vt:variant>
        <vt:i4>0</vt:i4>
      </vt:variant>
      <vt:variant>
        <vt:i4>5</vt:i4>
      </vt:variant>
      <vt:variant>
        <vt:lpwstr/>
      </vt:variant>
      <vt:variant>
        <vt:lpwstr>_Toc212462669</vt:lpwstr>
      </vt:variant>
      <vt:variant>
        <vt:i4>1114160</vt:i4>
      </vt:variant>
      <vt:variant>
        <vt:i4>494</vt:i4>
      </vt:variant>
      <vt:variant>
        <vt:i4>0</vt:i4>
      </vt:variant>
      <vt:variant>
        <vt:i4>5</vt:i4>
      </vt:variant>
      <vt:variant>
        <vt:lpwstr/>
      </vt:variant>
      <vt:variant>
        <vt:lpwstr>_Toc212462611</vt:lpwstr>
      </vt:variant>
      <vt:variant>
        <vt:i4>1114160</vt:i4>
      </vt:variant>
      <vt:variant>
        <vt:i4>488</vt:i4>
      </vt:variant>
      <vt:variant>
        <vt:i4>0</vt:i4>
      </vt:variant>
      <vt:variant>
        <vt:i4>5</vt:i4>
      </vt:variant>
      <vt:variant>
        <vt:lpwstr/>
      </vt:variant>
      <vt:variant>
        <vt:lpwstr>_Toc212462610</vt:lpwstr>
      </vt:variant>
      <vt:variant>
        <vt:i4>1048624</vt:i4>
      </vt:variant>
      <vt:variant>
        <vt:i4>482</vt:i4>
      </vt:variant>
      <vt:variant>
        <vt:i4>0</vt:i4>
      </vt:variant>
      <vt:variant>
        <vt:i4>5</vt:i4>
      </vt:variant>
      <vt:variant>
        <vt:lpwstr/>
      </vt:variant>
      <vt:variant>
        <vt:lpwstr>_Toc212462609</vt:lpwstr>
      </vt:variant>
      <vt:variant>
        <vt:i4>1048624</vt:i4>
      </vt:variant>
      <vt:variant>
        <vt:i4>476</vt:i4>
      </vt:variant>
      <vt:variant>
        <vt:i4>0</vt:i4>
      </vt:variant>
      <vt:variant>
        <vt:i4>5</vt:i4>
      </vt:variant>
      <vt:variant>
        <vt:lpwstr/>
      </vt:variant>
      <vt:variant>
        <vt:lpwstr>_Toc212462608</vt:lpwstr>
      </vt:variant>
      <vt:variant>
        <vt:i4>1048624</vt:i4>
      </vt:variant>
      <vt:variant>
        <vt:i4>470</vt:i4>
      </vt:variant>
      <vt:variant>
        <vt:i4>0</vt:i4>
      </vt:variant>
      <vt:variant>
        <vt:i4>5</vt:i4>
      </vt:variant>
      <vt:variant>
        <vt:lpwstr/>
      </vt:variant>
      <vt:variant>
        <vt:lpwstr>_Toc212462607</vt:lpwstr>
      </vt:variant>
      <vt:variant>
        <vt:i4>1048624</vt:i4>
      </vt:variant>
      <vt:variant>
        <vt:i4>464</vt:i4>
      </vt:variant>
      <vt:variant>
        <vt:i4>0</vt:i4>
      </vt:variant>
      <vt:variant>
        <vt:i4>5</vt:i4>
      </vt:variant>
      <vt:variant>
        <vt:lpwstr/>
      </vt:variant>
      <vt:variant>
        <vt:lpwstr>_Toc212462606</vt:lpwstr>
      </vt:variant>
      <vt:variant>
        <vt:i4>1048624</vt:i4>
      </vt:variant>
      <vt:variant>
        <vt:i4>458</vt:i4>
      </vt:variant>
      <vt:variant>
        <vt:i4>0</vt:i4>
      </vt:variant>
      <vt:variant>
        <vt:i4>5</vt:i4>
      </vt:variant>
      <vt:variant>
        <vt:lpwstr/>
      </vt:variant>
      <vt:variant>
        <vt:lpwstr>_Toc212462604</vt:lpwstr>
      </vt:variant>
      <vt:variant>
        <vt:i4>1048624</vt:i4>
      </vt:variant>
      <vt:variant>
        <vt:i4>452</vt:i4>
      </vt:variant>
      <vt:variant>
        <vt:i4>0</vt:i4>
      </vt:variant>
      <vt:variant>
        <vt:i4>5</vt:i4>
      </vt:variant>
      <vt:variant>
        <vt:lpwstr/>
      </vt:variant>
      <vt:variant>
        <vt:lpwstr>_Toc212462603</vt:lpwstr>
      </vt:variant>
      <vt:variant>
        <vt:i4>1048624</vt:i4>
      </vt:variant>
      <vt:variant>
        <vt:i4>446</vt:i4>
      </vt:variant>
      <vt:variant>
        <vt:i4>0</vt:i4>
      </vt:variant>
      <vt:variant>
        <vt:i4>5</vt:i4>
      </vt:variant>
      <vt:variant>
        <vt:lpwstr/>
      </vt:variant>
      <vt:variant>
        <vt:lpwstr>_Toc212462602</vt:lpwstr>
      </vt:variant>
      <vt:variant>
        <vt:i4>1048624</vt:i4>
      </vt:variant>
      <vt:variant>
        <vt:i4>440</vt:i4>
      </vt:variant>
      <vt:variant>
        <vt:i4>0</vt:i4>
      </vt:variant>
      <vt:variant>
        <vt:i4>5</vt:i4>
      </vt:variant>
      <vt:variant>
        <vt:lpwstr/>
      </vt:variant>
      <vt:variant>
        <vt:lpwstr>_Toc212462601</vt:lpwstr>
      </vt:variant>
      <vt:variant>
        <vt:i4>1638451</vt:i4>
      </vt:variant>
      <vt:variant>
        <vt:i4>434</vt:i4>
      </vt:variant>
      <vt:variant>
        <vt:i4>0</vt:i4>
      </vt:variant>
      <vt:variant>
        <vt:i4>5</vt:i4>
      </vt:variant>
      <vt:variant>
        <vt:lpwstr/>
      </vt:variant>
      <vt:variant>
        <vt:lpwstr>_Toc212462596</vt:lpwstr>
      </vt:variant>
      <vt:variant>
        <vt:i4>1638451</vt:i4>
      </vt:variant>
      <vt:variant>
        <vt:i4>428</vt:i4>
      </vt:variant>
      <vt:variant>
        <vt:i4>0</vt:i4>
      </vt:variant>
      <vt:variant>
        <vt:i4>5</vt:i4>
      </vt:variant>
      <vt:variant>
        <vt:lpwstr/>
      </vt:variant>
      <vt:variant>
        <vt:lpwstr>_Toc212462595</vt:lpwstr>
      </vt:variant>
      <vt:variant>
        <vt:i4>1638451</vt:i4>
      </vt:variant>
      <vt:variant>
        <vt:i4>422</vt:i4>
      </vt:variant>
      <vt:variant>
        <vt:i4>0</vt:i4>
      </vt:variant>
      <vt:variant>
        <vt:i4>5</vt:i4>
      </vt:variant>
      <vt:variant>
        <vt:lpwstr/>
      </vt:variant>
      <vt:variant>
        <vt:lpwstr>_Toc212462594</vt:lpwstr>
      </vt:variant>
      <vt:variant>
        <vt:i4>1638451</vt:i4>
      </vt:variant>
      <vt:variant>
        <vt:i4>416</vt:i4>
      </vt:variant>
      <vt:variant>
        <vt:i4>0</vt:i4>
      </vt:variant>
      <vt:variant>
        <vt:i4>5</vt:i4>
      </vt:variant>
      <vt:variant>
        <vt:lpwstr/>
      </vt:variant>
      <vt:variant>
        <vt:lpwstr>_Toc212462593</vt:lpwstr>
      </vt:variant>
      <vt:variant>
        <vt:i4>1638451</vt:i4>
      </vt:variant>
      <vt:variant>
        <vt:i4>410</vt:i4>
      </vt:variant>
      <vt:variant>
        <vt:i4>0</vt:i4>
      </vt:variant>
      <vt:variant>
        <vt:i4>5</vt:i4>
      </vt:variant>
      <vt:variant>
        <vt:lpwstr/>
      </vt:variant>
      <vt:variant>
        <vt:lpwstr>_Toc212462592</vt:lpwstr>
      </vt:variant>
      <vt:variant>
        <vt:i4>1638451</vt:i4>
      </vt:variant>
      <vt:variant>
        <vt:i4>404</vt:i4>
      </vt:variant>
      <vt:variant>
        <vt:i4>0</vt:i4>
      </vt:variant>
      <vt:variant>
        <vt:i4>5</vt:i4>
      </vt:variant>
      <vt:variant>
        <vt:lpwstr/>
      </vt:variant>
      <vt:variant>
        <vt:lpwstr>_Toc212462591</vt:lpwstr>
      </vt:variant>
      <vt:variant>
        <vt:i4>1638451</vt:i4>
      </vt:variant>
      <vt:variant>
        <vt:i4>398</vt:i4>
      </vt:variant>
      <vt:variant>
        <vt:i4>0</vt:i4>
      </vt:variant>
      <vt:variant>
        <vt:i4>5</vt:i4>
      </vt:variant>
      <vt:variant>
        <vt:lpwstr/>
      </vt:variant>
      <vt:variant>
        <vt:lpwstr>_Toc212462590</vt:lpwstr>
      </vt:variant>
      <vt:variant>
        <vt:i4>1572915</vt:i4>
      </vt:variant>
      <vt:variant>
        <vt:i4>392</vt:i4>
      </vt:variant>
      <vt:variant>
        <vt:i4>0</vt:i4>
      </vt:variant>
      <vt:variant>
        <vt:i4>5</vt:i4>
      </vt:variant>
      <vt:variant>
        <vt:lpwstr/>
      </vt:variant>
      <vt:variant>
        <vt:lpwstr>_Toc212462585</vt:lpwstr>
      </vt:variant>
      <vt:variant>
        <vt:i4>1572915</vt:i4>
      </vt:variant>
      <vt:variant>
        <vt:i4>386</vt:i4>
      </vt:variant>
      <vt:variant>
        <vt:i4>0</vt:i4>
      </vt:variant>
      <vt:variant>
        <vt:i4>5</vt:i4>
      </vt:variant>
      <vt:variant>
        <vt:lpwstr/>
      </vt:variant>
      <vt:variant>
        <vt:lpwstr>_Toc212462584</vt:lpwstr>
      </vt:variant>
      <vt:variant>
        <vt:i4>1572915</vt:i4>
      </vt:variant>
      <vt:variant>
        <vt:i4>380</vt:i4>
      </vt:variant>
      <vt:variant>
        <vt:i4>0</vt:i4>
      </vt:variant>
      <vt:variant>
        <vt:i4>5</vt:i4>
      </vt:variant>
      <vt:variant>
        <vt:lpwstr/>
      </vt:variant>
      <vt:variant>
        <vt:lpwstr>_Toc212462582</vt:lpwstr>
      </vt:variant>
      <vt:variant>
        <vt:i4>1572915</vt:i4>
      </vt:variant>
      <vt:variant>
        <vt:i4>374</vt:i4>
      </vt:variant>
      <vt:variant>
        <vt:i4>0</vt:i4>
      </vt:variant>
      <vt:variant>
        <vt:i4>5</vt:i4>
      </vt:variant>
      <vt:variant>
        <vt:lpwstr/>
      </vt:variant>
      <vt:variant>
        <vt:lpwstr>_Toc212462581</vt:lpwstr>
      </vt:variant>
      <vt:variant>
        <vt:i4>1572915</vt:i4>
      </vt:variant>
      <vt:variant>
        <vt:i4>368</vt:i4>
      </vt:variant>
      <vt:variant>
        <vt:i4>0</vt:i4>
      </vt:variant>
      <vt:variant>
        <vt:i4>5</vt:i4>
      </vt:variant>
      <vt:variant>
        <vt:lpwstr/>
      </vt:variant>
      <vt:variant>
        <vt:lpwstr>_Toc212462580</vt:lpwstr>
      </vt:variant>
      <vt:variant>
        <vt:i4>1507379</vt:i4>
      </vt:variant>
      <vt:variant>
        <vt:i4>362</vt:i4>
      </vt:variant>
      <vt:variant>
        <vt:i4>0</vt:i4>
      </vt:variant>
      <vt:variant>
        <vt:i4>5</vt:i4>
      </vt:variant>
      <vt:variant>
        <vt:lpwstr/>
      </vt:variant>
      <vt:variant>
        <vt:lpwstr>_Toc212462579</vt:lpwstr>
      </vt:variant>
      <vt:variant>
        <vt:i4>1507379</vt:i4>
      </vt:variant>
      <vt:variant>
        <vt:i4>356</vt:i4>
      </vt:variant>
      <vt:variant>
        <vt:i4>0</vt:i4>
      </vt:variant>
      <vt:variant>
        <vt:i4>5</vt:i4>
      </vt:variant>
      <vt:variant>
        <vt:lpwstr/>
      </vt:variant>
      <vt:variant>
        <vt:lpwstr>_Toc212462578</vt:lpwstr>
      </vt:variant>
      <vt:variant>
        <vt:i4>1507379</vt:i4>
      </vt:variant>
      <vt:variant>
        <vt:i4>350</vt:i4>
      </vt:variant>
      <vt:variant>
        <vt:i4>0</vt:i4>
      </vt:variant>
      <vt:variant>
        <vt:i4>5</vt:i4>
      </vt:variant>
      <vt:variant>
        <vt:lpwstr/>
      </vt:variant>
      <vt:variant>
        <vt:lpwstr>_Toc212462577</vt:lpwstr>
      </vt:variant>
      <vt:variant>
        <vt:i4>1507379</vt:i4>
      </vt:variant>
      <vt:variant>
        <vt:i4>344</vt:i4>
      </vt:variant>
      <vt:variant>
        <vt:i4>0</vt:i4>
      </vt:variant>
      <vt:variant>
        <vt:i4>5</vt:i4>
      </vt:variant>
      <vt:variant>
        <vt:lpwstr/>
      </vt:variant>
      <vt:variant>
        <vt:lpwstr>_Toc212462570</vt:lpwstr>
      </vt:variant>
      <vt:variant>
        <vt:i4>1441843</vt:i4>
      </vt:variant>
      <vt:variant>
        <vt:i4>338</vt:i4>
      </vt:variant>
      <vt:variant>
        <vt:i4>0</vt:i4>
      </vt:variant>
      <vt:variant>
        <vt:i4>5</vt:i4>
      </vt:variant>
      <vt:variant>
        <vt:lpwstr/>
      </vt:variant>
      <vt:variant>
        <vt:lpwstr>_Toc212462569</vt:lpwstr>
      </vt:variant>
      <vt:variant>
        <vt:i4>1441843</vt:i4>
      </vt:variant>
      <vt:variant>
        <vt:i4>332</vt:i4>
      </vt:variant>
      <vt:variant>
        <vt:i4>0</vt:i4>
      </vt:variant>
      <vt:variant>
        <vt:i4>5</vt:i4>
      </vt:variant>
      <vt:variant>
        <vt:lpwstr/>
      </vt:variant>
      <vt:variant>
        <vt:lpwstr>_Toc212462568</vt:lpwstr>
      </vt:variant>
      <vt:variant>
        <vt:i4>1441843</vt:i4>
      </vt:variant>
      <vt:variant>
        <vt:i4>326</vt:i4>
      </vt:variant>
      <vt:variant>
        <vt:i4>0</vt:i4>
      </vt:variant>
      <vt:variant>
        <vt:i4>5</vt:i4>
      </vt:variant>
      <vt:variant>
        <vt:lpwstr/>
      </vt:variant>
      <vt:variant>
        <vt:lpwstr>_Toc212462567</vt:lpwstr>
      </vt:variant>
      <vt:variant>
        <vt:i4>1441843</vt:i4>
      </vt:variant>
      <vt:variant>
        <vt:i4>320</vt:i4>
      </vt:variant>
      <vt:variant>
        <vt:i4>0</vt:i4>
      </vt:variant>
      <vt:variant>
        <vt:i4>5</vt:i4>
      </vt:variant>
      <vt:variant>
        <vt:lpwstr/>
      </vt:variant>
      <vt:variant>
        <vt:lpwstr>_Toc212462566</vt:lpwstr>
      </vt:variant>
      <vt:variant>
        <vt:i4>1441843</vt:i4>
      </vt:variant>
      <vt:variant>
        <vt:i4>314</vt:i4>
      </vt:variant>
      <vt:variant>
        <vt:i4>0</vt:i4>
      </vt:variant>
      <vt:variant>
        <vt:i4>5</vt:i4>
      </vt:variant>
      <vt:variant>
        <vt:lpwstr/>
      </vt:variant>
      <vt:variant>
        <vt:lpwstr>_Toc212462565</vt:lpwstr>
      </vt:variant>
      <vt:variant>
        <vt:i4>1441843</vt:i4>
      </vt:variant>
      <vt:variant>
        <vt:i4>308</vt:i4>
      </vt:variant>
      <vt:variant>
        <vt:i4>0</vt:i4>
      </vt:variant>
      <vt:variant>
        <vt:i4>5</vt:i4>
      </vt:variant>
      <vt:variant>
        <vt:lpwstr/>
      </vt:variant>
      <vt:variant>
        <vt:lpwstr>_Toc212462563</vt:lpwstr>
      </vt:variant>
      <vt:variant>
        <vt:i4>1441843</vt:i4>
      </vt:variant>
      <vt:variant>
        <vt:i4>302</vt:i4>
      </vt:variant>
      <vt:variant>
        <vt:i4>0</vt:i4>
      </vt:variant>
      <vt:variant>
        <vt:i4>5</vt:i4>
      </vt:variant>
      <vt:variant>
        <vt:lpwstr/>
      </vt:variant>
      <vt:variant>
        <vt:lpwstr>_Toc212462562</vt:lpwstr>
      </vt:variant>
      <vt:variant>
        <vt:i4>1376307</vt:i4>
      </vt:variant>
      <vt:variant>
        <vt:i4>296</vt:i4>
      </vt:variant>
      <vt:variant>
        <vt:i4>0</vt:i4>
      </vt:variant>
      <vt:variant>
        <vt:i4>5</vt:i4>
      </vt:variant>
      <vt:variant>
        <vt:lpwstr/>
      </vt:variant>
      <vt:variant>
        <vt:lpwstr>_Toc212462557</vt:lpwstr>
      </vt:variant>
      <vt:variant>
        <vt:i4>1376307</vt:i4>
      </vt:variant>
      <vt:variant>
        <vt:i4>290</vt:i4>
      </vt:variant>
      <vt:variant>
        <vt:i4>0</vt:i4>
      </vt:variant>
      <vt:variant>
        <vt:i4>5</vt:i4>
      </vt:variant>
      <vt:variant>
        <vt:lpwstr/>
      </vt:variant>
      <vt:variant>
        <vt:lpwstr>_Toc212462556</vt:lpwstr>
      </vt:variant>
      <vt:variant>
        <vt:i4>1376307</vt:i4>
      </vt:variant>
      <vt:variant>
        <vt:i4>284</vt:i4>
      </vt:variant>
      <vt:variant>
        <vt:i4>0</vt:i4>
      </vt:variant>
      <vt:variant>
        <vt:i4>5</vt:i4>
      </vt:variant>
      <vt:variant>
        <vt:lpwstr/>
      </vt:variant>
      <vt:variant>
        <vt:lpwstr>_Toc212462554</vt:lpwstr>
      </vt:variant>
      <vt:variant>
        <vt:i4>1376307</vt:i4>
      </vt:variant>
      <vt:variant>
        <vt:i4>278</vt:i4>
      </vt:variant>
      <vt:variant>
        <vt:i4>0</vt:i4>
      </vt:variant>
      <vt:variant>
        <vt:i4>5</vt:i4>
      </vt:variant>
      <vt:variant>
        <vt:lpwstr/>
      </vt:variant>
      <vt:variant>
        <vt:lpwstr>_Toc212462553</vt:lpwstr>
      </vt:variant>
      <vt:variant>
        <vt:i4>1376307</vt:i4>
      </vt:variant>
      <vt:variant>
        <vt:i4>272</vt:i4>
      </vt:variant>
      <vt:variant>
        <vt:i4>0</vt:i4>
      </vt:variant>
      <vt:variant>
        <vt:i4>5</vt:i4>
      </vt:variant>
      <vt:variant>
        <vt:lpwstr/>
      </vt:variant>
      <vt:variant>
        <vt:lpwstr>_Toc212462552</vt:lpwstr>
      </vt:variant>
      <vt:variant>
        <vt:i4>1376307</vt:i4>
      </vt:variant>
      <vt:variant>
        <vt:i4>266</vt:i4>
      </vt:variant>
      <vt:variant>
        <vt:i4>0</vt:i4>
      </vt:variant>
      <vt:variant>
        <vt:i4>5</vt:i4>
      </vt:variant>
      <vt:variant>
        <vt:lpwstr/>
      </vt:variant>
      <vt:variant>
        <vt:lpwstr>_Toc212462551</vt:lpwstr>
      </vt:variant>
      <vt:variant>
        <vt:i4>1376307</vt:i4>
      </vt:variant>
      <vt:variant>
        <vt:i4>260</vt:i4>
      </vt:variant>
      <vt:variant>
        <vt:i4>0</vt:i4>
      </vt:variant>
      <vt:variant>
        <vt:i4>5</vt:i4>
      </vt:variant>
      <vt:variant>
        <vt:lpwstr/>
      </vt:variant>
      <vt:variant>
        <vt:lpwstr>_Toc212462550</vt:lpwstr>
      </vt:variant>
      <vt:variant>
        <vt:i4>1310771</vt:i4>
      </vt:variant>
      <vt:variant>
        <vt:i4>254</vt:i4>
      </vt:variant>
      <vt:variant>
        <vt:i4>0</vt:i4>
      </vt:variant>
      <vt:variant>
        <vt:i4>5</vt:i4>
      </vt:variant>
      <vt:variant>
        <vt:lpwstr/>
      </vt:variant>
      <vt:variant>
        <vt:lpwstr>_Toc212462549</vt:lpwstr>
      </vt:variant>
      <vt:variant>
        <vt:i4>1310771</vt:i4>
      </vt:variant>
      <vt:variant>
        <vt:i4>248</vt:i4>
      </vt:variant>
      <vt:variant>
        <vt:i4>0</vt:i4>
      </vt:variant>
      <vt:variant>
        <vt:i4>5</vt:i4>
      </vt:variant>
      <vt:variant>
        <vt:lpwstr/>
      </vt:variant>
      <vt:variant>
        <vt:lpwstr>_Toc212462548</vt:lpwstr>
      </vt:variant>
      <vt:variant>
        <vt:i4>1310771</vt:i4>
      </vt:variant>
      <vt:variant>
        <vt:i4>242</vt:i4>
      </vt:variant>
      <vt:variant>
        <vt:i4>0</vt:i4>
      </vt:variant>
      <vt:variant>
        <vt:i4>5</vt:i4>
      </vt:variant>
      <vt:variant>
        <vt:lpwstr/>
      </vt:variant>
      <vt:variant>
        <vt:lpwstr>_Toc212462547</vt:lpwstr>
      </vt:variant>
      <vt:variant>
        <vt:i4>1245235</vt:i4>
      </vt:variant>
      <vt:variant>
        <vt:i4>236</vt:i4>
      </vt:variant>
      <vt:variant>
        <vt:i4>0</vt:i4>
      </vt:variant>
      <vt:variant>
        <vt:i4>5</vt:i4>
      </vt:variant>
      <vt:variant>
        <vt:lpwstr/>
      </vt:variant>
      <vt:variant>
        <vt:lpwstr>_Toc212462536</vt:lpwstr>
      </vt:variant>
      <vt:variant>
        <vt:i4>1245235</vt:i4>
      </vt:variant>
      <vt:variant>
        <vt:i4>230</vt:i4>
      </vt:variant>
      <vt:variant>
        <vt:i4>0</vt:i4>
      </vt:variant>
      <vt:variant>
        <vt:i4>5</vt:i4>
      </vt:variant>
      <vt:variant>
        <vt:lpwstr/>
      </vt:variant>
      <vt:variant>
        <vt:lpwstr>_Toc212462535</vt:lpwstr>
      </vt:variant>
      <vt:variant>
        <vt:i4>1245235</vt:i4>
      </vt:variant>
      <vt:variant>
        <vt:i4>224</vt:i4>
      </vt:variant>
      <vt:variant>
        <vt:i4>0</vt:i4>
      </vt:variant>
      <vt:variant>
        <vt:i4>5</vt:i4>
      </vt:variant>
      <vt:variant>
        <vt:lpwstr/>
      </vt:variant>
      <vt:variant>
        <vt:lpwstr>_Toc212462534</vt:lpwstr>
      </vt:variant>
      <vt:variant>
        <vt:i4>1245235</vt:i4>
      </vt:variant>
      <vt:variant>
        <vt:i4>218</vt:i4>
      </vt:variant>
      <vt:variant>
        <vt:i4>0</vt:i4>
      </vt:variant>
      <vt:variant>
        <vt:i4>5</vt:i4>
      </vt:variant>
      <vt:variant>
        <vt:lpwstr/>
      </vt:variant>
      <vt:variant>
        <vt:lpwstr>_Toc212462530</vt:lpwstr>
      </vt:variant>
      <vt:variant>
        <vt:i4>1179699</vt:i4>
      </vt:variant>
      <vt:variant>
        <vt:i4>212</vt:i4>
      </vt:variant>
      <vt:variant>
        <vt:i4>0</vt:i4>
      </vt:variant>
      <vt:variant>
        <vt:i4>5</vt:i4>
      </vt:variant>
      <vt:variant>
        <vt:lpwstr/>
      </vt:variant>
      <vt:variant>
        <vt:lpwstr>_Toc212462529</vt:lpwstr>
      </vt:variant>
      <vt:variant>
        <vt:i4>1179699</vt:i4>
      </vt:variant>
      <vt:variant>
        <vt:i4>206</vt:i4>
      </vt:variant>
      <vt:variant>
        <vt:i4>0</vt:i4>
      </vt:variant>
      <vt:variant>
        <vt:i4>5</vt:i4>
      </vt:variant>
      <vt:variant>
        <vt:lpwstr/>
      </vt:variant>
      <vt:variant>
        <vt:lpwstr>_Toc212462528</vt:lpwstr>
      </vt:variant>
      <vt:variant>
        <vt:i4>1179699</vt:i4>
      </vt:variant>
      <vt:variant>
        <vt:i4>200</vt:i4>
      </vt:variant>
      <vt:variant>
        <vt:i4>0</vt:i4>
      </vt:variant>
      <vt:variant>
        <vt:i4>5</vt:i4>
      </vt:variant>
      <vt:variant>
        <vt:lpwstr/>
      </vt:variant>
      <vt:variant>
        <vt:lpwstr>_Toc212462527</vt:lpwstr>
      </vt:variant>
      <vt:variant>
        <vt:i4>1179699</vt:i4>
      </vt:variant>
      <vt:variant>
        <vt:i4>194</vt:i4>
      </vt:variant>
      <vt:variant>
        <vt:i4>0</vt:i4>
      </vt:variant>
      <vt:variant>
        <vt:i4>5</vt:i4>
      </vt:variant>
      <vt:variant>
        <vt:lpwstr/>
      </vt:variant>
      <vt:variant>
        <vt:lpwstr>_Toc212462526</vt:lpwstr>
      </vt:variant>
      <vt:variant>
        <vt:i4>1179699</vt:i4>
      </vt:variant>
      <vt:variant>
        <vt:i4>188</vt:i4>
      </vt:variant>
      <vt:variant>
        <vt:i4>0</vt:i4>
      </vt:variant>
      <vt:variant>
        <vt:i4>5</vt:i4>
      </vt:variant>
      <vt:variant>
        <vt:lpwstr/>
      </vt:variant>
      <vt:variant>
        <vt:lpwstr>_Toc212462525</vt:lpwstr>
      </vt:variant>
      <vt:variant>
        <vt:i4>1179699</vt:i4>
      </vt:variant>
      <vt:variant>
        <vt:i4>182</vt:i4>
      </vt:variant>
      <vt:variant>
        <vt:i4>0</vt:i4>
      </vt:variant>
      <vt:variant>
        <vt:i4>5</vt:i4>
      </vt:variant>
      <vt:variant>
        <vt:lpwstr/>
      </vt:variant>
      <vt:variant>
        <vt:lpwstr>_Toc212462523</vt:lpwstr>
      </vt:variant>
      <vt:variant>
        <vt:i4>1179699</vt:i4>
      </vt:variant>
      <vt:variant>
        <vt:i4>176</vt:i4>
      </vt:variant>
      <vt:variant>
        <vt:i4>0</vt:i4>
      </vt:variant>
      <vt:variant>
        <vt:i4>5</vt:i4>
      </vt:variant>
      <vt:variant>
        <vt:lpwstr/>
      </vt:variant>
      <vt:variant>
        <vt:lpwstr>_Toc212462520</vt:lpwstr>
      </vt:variant>
      <vt:variant>
        <vt:i4>1114163</vt:i4>
      </vt:variant>
      <vt:variant>
        <vt:i4>170</vt:i4>
      </vt:variant>
      <vt:variant>
        <vt:i4>0</vt:i4>
      </vt:variant>
      <vt:variant>
        <vt:i4>5</vt:i4>
      </vt:variant>
      <vt:variant>
        <vt:lpwstr/>
      </vt:variant>
      <vt:variant>
        <vt:lpwstr>_Toc212462517</vt:lpwstr>
      </vt:variant>
      <vt:variant>
        <vt:i4>1114163</vt:i4>
      </vt:variant>
      <vt:variant>
        <vt:i4>164</vt:i4>
      </vt:variant>
      <vt:variant>
        <vt:i4>0</vt:i4>
      </vt:variant>
      <vt:variant>
        <vt:i4>5</vt:i4>
      </vt:variant>
      <vt:variant>
        <vt:lpwstr/>
      </vt:variant>
      <vt:variant>
        <vt:lpwstr>_Toc212462516</vt:lpwstr>
      </vt:variant>
      <vt:variant>
        <vt:i4>1048627</vt:i4>
      </vt:variant>
      <vt:variant>
        <vt:i4>158</vt:i4>
      </vt:variant>
      <vt:variant>
        <vt:i4>0</vt:i4>
      </vt:variant>
      <vt:variant>
        <vt:i4>5</vt:i4>
      </vt:variant>
      <vt:variant>
        <vt:lpwstr/>
      </vt:variant>
      <vt:variant>
        <vt:lpwstr>_Toc212462507</vt:lpwstr>
      </vt:variant>
      <vt:variant>
        <vt:i4>1048627</vt:i4>
      </vt:variant>
      <vt:variant>
        <vt:i4>152</vt:i4>
      </vt:variant>
      <vt:variant>
        <vt:i4>0</vt:i4>
      </vt:variant>
      <vt:variant>
        <vt:i4>5</vt:i4>
      </vt:variant>
      <vt:variant>
        <vt:lpwstr/>
      </vt:variant>
      <vt:variant>
        <vt:lpwstr>_Toc212462504</vt:lpwstr>
      </vt:variant>
      <vt:variant>
        <vt:i4>1048627</vt:i4>
      </vt:variant>
      <vt:variant>
        <vt:i4>146</vt:i4>
      </vt:variant>
      <vt:variant>
        <vt:i4>0</vt:i4>
      </vt:variant>
      <vt:variant>
        <vt:i4>5</vt:i4>
      </vt:variant>
      <vt:variant>
        <vt:lpwstr/>
      </vt:variant>
      <vt:variant>
        <vt:lpwstr>_Toc212462501</vt:lpwstr>
      </vt:variant>
      <vt:variant>
        <vt:i4>1638450</vt:i4>
      </vt:variant>
      <vt:variant>
        <vt:i4>140</vt:i4>
      </vt:variant>
      <vt:variant>
        <vt:i4>0</vt:i4>
      </vt:variant>
      <vt:variant>
        <vt:i4>5</vt:i4>
      </vt:variant>
      <vt:variant>
        <vt:lpwstr/>
      </vt:variant>
      <vt:variant>
        <vt:lpwstr>_Toc212462499</vt:lpwstr>
      </vt:variant>
      <vt:variant>
        <vt:i4>1638450</vt:i4>
      </vt:variant>
      <vt:variant>
        <vt:i4>134</vt:i4>
      </vt:variant>
      <vt:variant>
        <vt:i4>0</vt:i4>
      </vt:variant>
      <vt:variant>
        <vt:i4>5</vt:i4>
      </vt:variant>
      <vt:variant>
        <vt:lpwstr/>
      </vt:variant>
      <vt:variant>
        <vt:lpwstr>_Toc212462497</vt:lpwstr>
      </vt:variant>
      <vt:variant>
        <vt:i4>1638450</vt:i4>
      </vt:variant>
      <vt:variant>
        <vt:i4>128</vt:i4>
      </vt:variant>
      <vt:variant>
        <vt:i4>0</vt:i4>
      </vt:variant>
      <vt:variant>
        <vt:i4>5</vt:i4>
      </vt:variant>
      <vt:variant>
        <vt:lpwstr/>
      </vt:variant>
      <vt:variant>
        <vt:lpwstr>_Toc212462496</vt:lpwstr>
      </vt:variant>
      <vt:variant>
        <vt:i4>1638450</vt:i4>
      </vt:variant>
      <vt:variant>
        <vt:i4>122</vt:i4>
      </vt:variant>
      <vt:variant>
        <vt:i4>0</vt:i4>
      </vt:variant>
      <vt:variant>
        <vt:i4>5</vt:i4>
      </vt:variant>
      <vt:variant>
        <vt:lpwstr/>
      </vt:variant>
      <vt:variant>
        <vt:lpwstr>_Toc212462495</vt:lpwstr>
      </vt:variant>
      <vt:variant>
        <vt:i4>1638450</vt:i4>
      </vt:variant>
      <vt:variant>
        <vt:i4>116</vt:i4>
      </vt:variant>
      <vt:variant>
        <vt:i4>0</vt:i4>
      </vt:variant>
      <vt:variant>
        <vt:i4>5</vt:i4>
      </vt:variant>
      <vt:variant>
        <vt:lpwstr/>
      </vt:variant>
      <vt:variant>
        <vt:lpwstr>_Toc212462493</vt:lpwstr>
      </vt:variant>
      <vt:variant>
        <vt:i4>1638450</vt:i4>
      </vt:variant>
      <vt:variant>
        <vt:i4>110</vt:i4>
      </vt:variant>
      <vt:variant>
        <vt:i4>0</vt:i4>
      </vt:variant>
      <vt:variant>
        <vt:i4>5</vt:i4>
      </vt:variant>
      <vt:variant>
        <vt:lpwstr/>
      </vt:variant>
      <vt:variant>
        <vt:lpwstr>_Toc212462492</vt:lpwstr>
      </vt:variant>
      <vt:variant>
        <vt:i4>1572916</vt:i4>
      </vt:variant>
      <vt:variant>
        <vt:i4>104</vt:i4>
      </vt:variant>
      <vt:variant>
        <vt:i4>0</vt:i4>
      </vt:variant>
      <vt:variant>
        <vt:i4>5</vt:i4>
      </vt:variant>
      <vt:variant>
        <vt:lpwstr/>
      </vt:variant>
      <vt:variant>
        <vt:lpwstr>_Toc212462283</vt:lpwstr>
      </vt:variant>
      <vt:variant>
        <vt:i4>1572916</vt:i4>
      </vt:variant>
      <vt:variant>
        <vt:i4>98</vt:i4>
      </vt:variant>
      <vt:variant>
        <vt:i4>0</vt:i4>
      </vt:variant>
      <vt:variant>
        <vt:i4>5</vt:i4>
      </vt:variant>
      <vt:variant>
        <vt:lpwstr/>
      </vt:variant>
      <vt:variant>
        <vt:lpwstr>_Toc212462282</vt:lpwstr>
      </vt:variant>
      <vt:variant>
        <vt:i4>1572916</vt:i4>
      </vt:variant>
      <vt:variant>
        <vt:i4>92</vt:i4>
      </vt:variant>
      <vt:variant>
        <vt:i4>0</vt:i4>
      </vt:variant>
      <vt:variant>
        <vt:i4>5</vt:i4>
      </vt:variant>
      <vt:variant>
        <vt:lpwstr/>
      </vt:variant>
      <vt:variant>
        <vt:lpwstr>_Toc212462280</vt:lpwstr>
      </vt:variant>
      <vt:variant>
        <vt:i4>1507380</vt:i4>
      </vt:variant>
      <vt:variant>
        <vt:i4>86</vt:i4>
      </vt:variant>
      <vt:variant>
        <vt:i4>0</vt:i4>
      </vt:variant>
      <vt:variant>
        <vt:i4>5</vt:i4>
      </vt:variant>
      <vt:variant>
        <vt:lpwstr/>
      </vt:variant>
      <vt:variant>
        <vt:lpwstr>_Toc212462279</vt:lpwstr>
      </vt:variant>
      <vt:variant>
        <vt:i4>1507380</vt:i4>
      </vt:variant>
      <vt:variant>
        <vt:i4>80</vt:i4>
      </vt:variant>
      <vt:variant>
        <vt:i4>0</vt:i4>
      </vt:variant>
      <vt:variant>
        <vt:i4>5</vt:i4>
      </vt:variant>
      <vt:variant>
        <vt:lpwstr/>
      </vt:variant>
      <vt:variant>
        <vt:lpwstr>_Toc212462278</vt:lpwstr>
      </vt:variant>
      <vt:variant>
        <vt:i4>1507380</vt:i4>
      </vt:variant>
      <vt:variant>
        <vt:i4>74</vt:i4>
      </vt:variant>
      <vt:variant>
        <vt:i4>0</vt:i4>
      </vt:variant>
      <vt:variant>
        <vt:i4>5</vt:i4>
      </vt:variant>
      <vt:variant>
        <vt:lpwstr/>
      </vt:variant>
      <vt:variant>
        <vt:lpwstr>_Toc212462276</vt:lpwstr>
      </vt:variant>
      <vt:variant>
        <vt:i4>1507380</vt:i4>
      </vt:variant>
      <vt:variant>
        <vt:i4>68</vt:i4>
      </vt:variant>
      <vt:variant>
        <vt:i4>0</vt:i4>
      </vt:variant>
      <vt:variant>
        <vt:i4>5</vt:i4>
      </vt:variant>
      <vt:variant>
        <vt:lpwstr/>
      </vt:variant>
      <vt:variant>
        <vt:lpwstr>_Toc212462275</vt:lpwstr>
      </vt:variant>
      <vt:variant>
        <vt:i4>1507380</vt:i4>
      </vt:variant>
      <vt:variant>
        <vt:i4>62</vt:i4>
      </vt:variant>
      <vt:variant>
        <vt:i4>0</vt:i4>
      </vt:variant>
      <vt:variant>
        <vt:i4>5</vt:i4>
      </vt:variant>
      <vt:variant>
        <vt:lpwstr/>
      </vt:variant>
      <vt:variant>
        <vt:lpwstr>_Toc212462273</vt:lpwstr>
      </vt:variant>
      <vt:variant>
        <vt:i4>1507380</vt:i4>
      </vt:variant>
      <vt:variant>
        <vt:i4>56</vt:i4>
      </vt:variant>
      <vt:variant>
        <vt:i4>0</vt:i4>
      </vt:variant>
      <vt:variant>
        <vt:i4>5</vt:i4>
      </vt:variant>
      <vt:variant>
        <vt:lpwstr/>
      </vt:variant>
      <vt:variant>
        <vt:lpwstr>_Toc212462272</vt:lpwstr>
      </vt:variant>
      <vt:variant>
        <vt:i4>1507380</vt:i4>
      </vt:variant>
      <vt:variant>
        <vt:i4>50</vt:i4>
      </vt:variant>
      <vt:variant>
        <vt:i4>0</vt:i4>
      </vt:variant>
      <vt:variant>
        <vt:i4>5</vt:i4>
      </vt:variant>
      <vt:variant>
        <vt:lpwstr/>
      </vt:variant>
      <vt:variant>
        <vt:lpwstr>_Toc212462271</vt:lpwstr>
      </vt:variant>
      <vt:variant>
        <vt:i4>1507380</vt:i4>
      </vt:variant>
      <vt:variant>
        <vt:i4>44</vt:i4>
      </vt:variant>
      <vt:variant>
        <vt:i4>0</vt:i4>
      </vt:variant>
      <vt:variant>
        <vt:i4>5</vt:i4>
      </vt:variant>
      <vt:variant>
        <vt:lpwstr/>
      </vt:variant>
      <vt:variant>
        <vt:lpwstr>_Toc212462270</vt:lpwstr>
      </vt:variant>
      <vt:variant>
        <vt:i4>1441844</vt:i4>
      </vt:variant>
      <vt:variant>
        <vt:i4>38</vt:i4>
      </vt:variant>
      <vt:variant>
        <vt:i4>0</vt:i4>
      </vt:variant>
      <vt:variant>
        <vt:i4>5</vt:i4>
      </vt:variant>
      <vt:variant>
        <vt:lpwstr/>
      </vt:variant>
      <vt:variant>
        <vt:lpwstr>_Toc212462263</vt:lpwstr>
      </vt:variant>
      <vt:variant>
        <vt:i4>1441844</vt:i4>
      </vt:variant>
      <vt:variant>
        <vt:i4>32</vt:i4>
      </vt:variant>
      <vt:variant>
        <vt:i4>0</vt:i4>
      </vt:variant>
      <vt:variant>
        <vt:i4>5</vt:i4>
      </vt:variant>
      <vt:variant>
        <vt:lpwstr/>
      </vt:variant>
      <vt:variant>
        <vt:lpwstr>_Toc212462262</vt:lpwstr>
      </vt:variant>
      <vt:variant>
        <vt:i4>1376308</vt:i4>
      </vt:variant>
      <vt:variant>
        <vt:i4>26</vt:i4>
      </vt:variant>
      <vt:variant>
        <vt:i4>0</vt:i4>
      </vt:variant>
      <vt:variant>
        <vt:i4>5</vt:i4>
      </vt:variant>
      <vt:variant>
        <vt:lpwstr/>
      </vt:variant>
      <vt:variant>
        <vt:lpwstr>_Toc212462254</vt:lpwstr>
      </vt:variant>
      <vt:variant>
        <vt:i4>1376308</vt:i4>
      </vt:variant>
      <vt:variant>
        <vt:i4>20</vt:i4>
      </vt:variant>
      <vt:variant>
        <vt:i4>0</vt:i4>
      </vt:variant>
      <vt:variant>
        <vt:i4>5</vt:i4>
      </vt:variant>
      <vt:variant>
        <vt:lpwstr/>
      </vt:variant>
      <vt:variant>
        <vt:lpwstr>_Toc212462253</vt:lpwstr>
      </vt:variant>
      <vt:variant>
        <vt:i4>1310772</vt:i4>
      </vt:variant>
      <vt:variant>
        <vt:i4>14</vt:i4>
      </vt:variant>
      <vt:variant>
        <vt:i4>0</vt:i4>
      </vt:variant>
      <vt:variant>
        <vt:i4>5</vt:i4>
      </vt:variant>
      <vt:variant>
        <vt:lpwstr/>
      </vt:variant>
      <vt:variant>
        <vt:lpwstr>_Toc212462248</vt:lpwstr>
      </vt:variant>
      <vt:variant>
        <vt:i4>1310772</vt:i4>
      </vt:variant>
      <vt:variant>
        <vt:i4>8</vt:i4>
      </vt:variant>
      <vt:variant>
        <vt:i4>0</vt:i4>
      </vt:variant>
      <vt:variant>
        <vt:i4>5</vt:i4>
      </vt:variant>
      <vt:variant>
        <vt:lpwstr/>
      </vt:variant>
      <vt:variant>
        <vt:lpwstr>_Toc212462247</vt:lpwstr>
      </vt:variant>
      <vt:variant>
        <vt:i4>1310772</vt:i4>
      </vt:variant>
      <vt:variant>
        <vt:i4>2</vt:i4>
      </vt:variant>
      <vt:variant>
        <vt:i4>0</vt:i4>
      </vt:variant>
      <vt:variant>
        <vt:i4>5</vt:i4>
      </vt:variant>
      <vt:variant>
        <vt:lpwstr/>
      </vt:variant>
      <vt:variant>
        <vt:lpwstr>_Toc212462246</vt:lpwstr>
      </vt:variant>
      <vt:variant>
        <vt:i4>5177426</vt:i4>
      </vt:variant>
      <vt:variant>
        <vt:i4>3</vt:i4>
      </vt:variant>
      <vt:variant>
        <vt:i4>0</vt:i4>
      </vt:variant>
      <vt:variant>
        <vt:i4>5</vt:i4>
      </vt:variant>
      <vt:variant>
        <vt:lpwstr>https://www.normattiva.it/uri-res/N2Ls?urn:nir:stato:decreto.legislativo:2011-03-03;28~art28</vt:lpwstr>
      </vt:variant>
      <vt:variant>
        <vt:lpwstr/>
      </vt:variant>
      <vt:variant>
        <vt:i4>5963849</vt:i4>
      </vt:variant>
      <vt:variant>
        <vt:i4>0</vt:i4>
      </vt:variant>
      <vt:variant>
        <vt:i4>0</vt:i4>
      </vt:variant>
      <vt:variant>
        <vt:i4>5</vt:i4>
      </vt:variant>
      <vt:variant>
        <vt:lpwstr>http://ec.europa.eu/enterprise/newapproach/nando/</vt:lpwstr>
      </vt:variant>
      <vt:variant>
        <vt:lpwstr/>
      </vt:variant>
      <vt:variant>
        <vt:i4>7340037</vt:i4>
      </vt:variant>
      <vt:variant>
        <vt:i4>249</vt:i4>
      </vt:variant>
      <vt:variant>
        <vt:i4>0</vt:i4>
      </vt:variant>
      <vt:variant>
        <vt:i4>5</vt:i4>
      </vt:variant>
      <vt:variant>
        <vt:lpwstr>mailto:michele.rosati@gse.it</vt:lpwstr>
      </vt:variant>
      <vt:variant>
        <vt:lpwstr/>
      </vt:variant>
      <vt:variant>
        <vt:i4>4849718</vt:i4>
      </vt:variant>
      <vt:variant>
        <vt:i4>246</vt:i4>
      </vt:variant>
      <vt:variant>
        <vt:i4>0</vt:i4>
      </vt:variant>
      <vt:variant>
        <vt:i4>5</vt:i4>
      </vt:variant>
      <vt:variant>
        <vt:lpwstr>mailto:gabriela.rivera@gse.it</vt:lpwstr>
      </vt:variant>
      <vt:variant>
        <vt:lpwstr/>
      </vt:variant>
      <vt:variant>
        <vt:i4>7340037</vt:i4>
      </vt:variant>
      <vt:variant>
        <vt:i4>243</vt:i4>
      </vt:variant>
      <vt:variant>
        <vt:i4>0</vt:i4>
      </vt:variant>
      <vt:variant>
        <vt:i4>5</vt:i4>
      </vt:variant>
      <vt:variant>
        <vt:lpwstr>mailto:michele.rosati@gse.it</vt:lpwstr>
      </vt:variant>
      <vt:variant>
        <vt:lpwstr/>
      </vt:variant>
      <vt:variant>
        <vt:i4>7340037</vt:i4>
      </vt:variant>
      <vt:variant>
        <vt:i4>240</vt:i4>
      </vt:variant>
      <vt:variant>
        <vt:i4>0</vt:i4>
      </vt:variant>
      <vt:variant>
        <vt:i4>5</vt:i4>
      </vt:variant>
      <vt:variant>
        <vt:lpwstr>mailto:michele.rosati@gse.it</vt:lpwstr>
      </vt:variant>
      <vt:variant>
        <vt:lpwstr/>
      </vt:variant>
      <vt:variant>
        <vt:i4>7340037</vt:i4>
      </vt:variant>
      <vt:variant>
        <vt:i4>237</vt:i4>
      </vt:variant>
      <vt:variant>
        <vt:i4>0</vt:i4>
      </vt:variant>
      <vt:variant>
        <vt:i4>5</vt:i4>
      </vt:variant>
      <vt:variant>
        <vt:lpwstr>mailto:michele.rosati@gse.it</vt:lpwstr>
      </vt:variant>
      <vt:variant>
        <vt:lpwstr/>
      </vt:variant>
      <vt:variant>
        <vt:i4>7340037</vt:i4>
      </vt:variant>
      <vt:variant>
        <vt:i4>234</vt:i4>
      </vt:variant>
      <vt:variant>
        <vt:i4>0</vt:i4>
      </vt:variant>
      <vt:variant>
        <vt:i4>5</vt:i4>
      </vt:variant>
      <vt:variant>
        <vt:lpwstr>mailto:michele.rosati@gse.it</vt:lpwstr>
      </vt:variant>
      <vt:variant>
        <vt:lpwstr/>
      </vt:variant>
      <vt:variant>
        <vt:i4>7340037</vt:i4>
      </vt:variant>
      <vt:variant>
        <vt:i4>231</vt:i4>
      </vt:variant>
      <vt:variant>
        <vt:i4>0</vt:i4>
      </vt:variant>
      <vt:variant>
        <vt:i4>5</vt:i4>
      </vt:variant>
      <vt:variant>
        <vt:lpwstr>mailto:michele.rosati@gse.it</vt:lpwstr>
      </vt:variant>
      <vt:variant>
        <vt:lpwstr/>
      </vt:variant>
      <vt:variant>
        <vt:i4>4849718</vt:i4>
      </vt:variant>
      <vt:variant>
        <vt:i4>228</vt:i4>
      </vt:variant>
      <vt:variant>
        <vt:i4>0</vt:i4>
      </vt:variant>
      <vt:variant>
        <vt:i4>5</vt:i4>
      </vt:variant>
      <vt:variant>
        <vt:lpwstr>mailto:gabriela.rivera@gse.it</vt:lpwstr>
      </vt:variant>
      <vt:variant>
        <vt:lpwstr/>
      </vt:variant>
      <vt:variant>
        <vt:i4>4849718</vt:i4>
      </vt:variant>
      <vt:variant>
        <vt:i4>225</vt:i4>
      </vt:variant>
      <vt:variant>
        <vt:i4>0</vt:i4>
      </vt:variant>
      <vt:variant>
        <vt:i4>5</vt:i4>
      </vt:variant>
      <vt:variant>
        <vt:lpwstr>mailto:gabriela.rivera@gse.it</vt:lpwstr>
      </vt:variant>
      <vt:variant>
        <vt:lpwstr/>
      </vt:variant>
      <vt:variant>
        <vt:i4>1048678</vt:i4>
      </vt:variant>
      <vt:variant>
        <vt:i4>222</vt:i4>
      </vt:variant>
      <vt:variant>
        <vt:i4>0</vt:i4>
      </vt:variant>
      <vt:variant>
        <vt:i4>5</vt:i4>
      </vt:variant>
      <vt:variant>
        <vt:lpwstr>mailto:rosanna.pietropaolo@gse.it</vt:lpwstr>
      </vt:variant>
      <vt:variant>
        <vt:lpwstr/>
      </vt:variant>
      <vt:variant>
        <vt:i4>7405593</vt:i4>
      </vt:variant>
      <vt:variant>
        <vt:i4>219</vt:i4>
      </vt:variant>
      <vt:variant>
        <vt:i4>0</vt:i4>
      </vt:variant>
      <vt:variant>
        <vt:i4>5</vt:i4>
      </vt:variant>
      <vt:variant>
        <vt:lpwstr>mailto:fabiana.santagata@gse.it</vt:lpwstr>
      </vt:variant>
      <vt:variant>
        <vt:lpwstr/>
      </vt:variant>
      <vt:variant>
        <vt:i4>6357022</vt:i4>
      </vt:variant>
      <vt:variant>
        <vt:i4>216</vt:i4>
      </vt:variant>
      <vt:variant>
        <vt:i4>0</vt:i4>
      </vt:variant>
      <vt:variant>
        <vt:i4>5</vt:i4>
      </vt:variant>
      <vt:variant>
        <vt:lpwstr>mailto:rossana.visone@gse.it</vt:lpwstr>
      </vt:variant>
      <vt:variant>
        <vt:lpwstr/>
      </vt:variant>
      <vt:variant>
        <vt:i4>1048678</vt:i4>
      </vt:variant>
      <vt:variant>
        <vt:i4>213</vt:i4>
      </vt:variant>
      <vt:variant>
        <vt:i4>0</vt:i4>
      </vt:variant>
      <vt:variant>
        <vt:i4>5</vt:i4>
      </vt:variant>
      <vt:variant>
        <vt:lpwstr>mailto:rosanna.pietropaolo@gse.it</vt:lpwstr>
      </vt:variant>
      <vt:variant>
        <vt:lpwstr/>
      </vt:variant>
      <vt:variant>
        <vt:i4>1048678</vt:i4>
      </vt:variant>
      <vt:variant>
        <vt:i4>210</vt:i4>
      </vt:variant>
      <vt:variant>
        <vt:i4>0</vt:i4>
      </vt:variant>
      <vt:variant>
        <vt:i4>5</vt:i4>
      </vt:variant>
      <vt:variant>
        <vt:lpwstr>mailto:rosanna.pietropaolo@gse.it</vt:lpwstr>
      </vt:variant>
      <vt:variant>
        <vt:lpwstr/>
      </vt:variant>
      <vt:variant>
        <vt:i4>7536667</vt:i4>
      </vt:variant>
      <vt:variant>
        <vt:i4>207</vt:i4>
      </vt:variant>
      <vt:variant>
        <vt:i4>0</vt:i4>
      </vt:variant>
      <vt:variant>
        <vt:i4>5</vt:i4>
      </vt:variant>
      <vt:variant>
        <vt:lpwstr>mailto:ennio.ferrero@gse.it</vt:lpwstr>
      </vt:variant>
      <vt:variant>
        <vt:lpwstr/>
      </vt:variant>
      <vt:variant>
        <vt:i4>1048678</vt:i4>
      </vt:variant>
      <vt:variant>
        <vt:i4>204</vt:i4>
      </vt:variant>
      <vt:variant>
        <vt:i4>0</vt:i4>
      </vt:variant>
      <vt:variant>
        <vt:i4>5</vt:i4>
      </vt:variant>
      <vt:variant>
        <vt:lpwstr>mailto:rosanna.pietropaolo@gse.it</vt:lpwstr>
      </vt:variant>
      <vt:variant>
        <vt:lpwstr/>
      </vt:variant>
      <vt:variant>
        <vt:i4>7536667</vt:i4>
      </vt:variant>
      <vt:variant>
        <vt:i4>201</vt:i4>
      </vt:variant>
      <vt:variant>
        <vt:i4>0</vt:i4>
      </vt:variant>
      <vt:variant>
        <vt:i4>5</vt:i4>
      </vt:variant>
      <vt:variant>
        <vt:lpwstr>mailto:ennio.ferrero@gse.it</vt:lpwstr>
      </vt:variant>
      <vt:variant>
        <vt:lpwstr/>
      </vt:variant>
      <vt:variant>
        <vt:i4>393343</vt:i4>
      </vt:variant>
      <vt:variant>
        <vt:i4>198</vt:i4>
      </vt:variant>
      <vt:variant>
        <vt:i4>0</vt:i4>
      </vt:variant>
      <vt:variant>
        <vt:i4>5</vt:i4>
      </vt:variant>
      <vt:variant>
        <vt:lpwstr>mailto:Francesco.Oliosi@gse.it</vt:lpwstr>
      </vt:variant>
      <vt:variant>
        <vt:lpwstr/>
      </vt:variant>
      <vt:variant>
        <vt:i4>7340037</vt:i4>
      </vt:variant>
      <vt:variant>
        <vt:i4>195</vt:i4>
      </vt:variant>
      <vt:variant>
        <vt:i4>0</vt:i4>
      </vt:variant>
      <vt:variant>
        <vt:i4>5</vt:i4>
      </vt:variant>
      <vt:variant>
        <vt:lpwstr>mailto:michele.rosati@gse.it</vt:lpwstr>
      </vt:variant>
      <vt:variant>
        <vt:lpwstr/>
      </vt:variant>
      <vt:variant>
        <vt:i4>1048678</vt:i4>
      </vt:variant>
      <vt:variant>
        <vt:i4>192</vt:i4>
      </vt:variant>
      <vt:variant>
        <vt:i4>0</vt:i4>
      </vt:variant>
      <vt:variant>
        <vt:i4>5</vt:i4>
      </vt:variant>
      <vt:variant>
        <vt:lpwstr>mailto:rosanna.pietropaolo@gse.it</vt:lpwstr>
      </vt:variant>
      <vt:variant>
        <vt:lpwstr/>
      </vt:variant>
      <vt:variant>
        <vt:i4>1048678</vt:i4>
      </vt:variant>
      <vt:variant>
        <vt:i4>189</vt:i4>
      </vt:variant>
      <vt:variant>
        <vt:i4>0</vt:i4>
      </vt:variant>
      <vt:variant>
        <vt:i4>5</vt:i4>
      </vt:variant>
      <vt:variant>
        <vt:lpwstr>mailto:rosanna.pietropaolo@gse.it</vt:lpwstr>
      </vt:variant>
      <vt:variant>
        <vt:lpwstr/>
      </vt:variant>
      <vt:variant>
        <vt:i4>1048678</vt:i4>
      </vt:variant>
      <vt:variant>
        <vt:i4>186</vt:i4>
      </vt:variant>
      <vt:variant>
        <vt:i4>0</vt:i4>
      </vt:variant>
      <vt:variant>
        <vt:i4>5</vt:i4>
      </vt:variant>
      <vt:variant>
        <vt:lpwstr>mailto:rosanna.pietropaolo@gse.it</vt:lpwstr>
      </vt:variant>
      <vt:variant>
        <vt:lpwstr/>
      </vt:variant>
      <vt:variant>
        <vt:i4>7340037</vt:i4>
      </vt:variant>
      <vt:variant>
        <vt:i4>183</vt:i4>
      </vt:variant>
      <vt:variant>
        <vt:i4>0</vt:i4>
      </vt:variant>
      <vt:variant>
        <vt:i4>5</vt:i4>
      </vt:variant>
      <vt:variant>
        <vt:lpwstr>mailto:michele.rosati@gse.it</vt:lpwstr>
      </vt:variant>
      <vt:variant>
        <vt:lpwstr/>
      </vt:variant>
      <vt:variant>
        <vt:i4>7340037</vt:i4>
      </vt:variant>
      <vt:variant>
        <vt:i4>180</vt:i4>
      </vt:variant>
      <vt:variant>
        <vt:i4>0</vt:i4>
      </vt:variant>
      <vt:variant>
        <vt:i4>5</vt:i4>
      </vt:variant>
      <vt:variant>
        <vt:lpwstr>mailto:michele.rosati@gse.it</vt:lpwstr>
      </vt:variant>
      <vt:variant>
        <vt:lpwstr/>
      </vt:variant>
      <vt:variant>
        <vt:i4>7340037</vt:i4>
      </vt:variant>
      <vt:variant>
        <vt:i4>177</vt:i4>
      </vt:variant>
      <vt:variant>
        <vt:i4>0</vt:i4>
      </vt:variant>
      <vt:variant>
        <vt:i4>5</vt:i4>
      </vt:variant>
      <vt:variant>
        <vt:lpwstr>mailto:michele.rosati@gse.it</vt:lpwstr>
      </vt:variant>
      <vt:variant>
        <vt:lpwstr/>
      </vt:variant>
      <vt:variant>
        <vt:i4>7340037</vt:i4>
      </vt:variant>
      <vt:variant>
        <vt:i4>174</vt:i4>
      </vt:variant>
      <vt:variant>
        <vt:i4>0</vt:i4>
      </vt:variant>
      <vt:variant>
        <vt:i4>5</vt:i4>
      </vt:variant>
      <vt:variant>
        <vt:lpwstr>mailto:michele.rosati@gse.it</vt:lpwstr>
      </vt:variant>
      <vt:variant>
        <vt:lpwstr/>
      </vt:variant>
      <vt:variant>
        <vt:i4>7340037</vt:i4>
      </vt:variant>
      <vt:variant>
        <vt:i4>171</vt:i4>
      </vt:variant>
      <vt:variant>
        <vt:i4>0</vt:i4>
      </vt:variant>
      <vt:variant>
        <vt:i4>5</vt:i4>
      </vt:variant>
      <vt:variant>
        <vt:lpwstr>mailto:michele.rosati@gse.it</vt:lpwstr>
      </vt:variant>
      <vt:variant>
        <vt:lpwstr/>
      </vt:variant>
      <vt:variant>
        <vt:i4>7340037</vt:i4>
      </vt:variant>
      <vt:variant>
        <vt:i4>168</vt:i4>
      </vt:variant>
      <vt:variant>
        <vt:i4>0</vt:i4>
      </vt:variant>
      <vt:variant>
        <vt:i4>5</vt:i4>
      </vt:variant>
      <vt:variant>
        <vt:lpwstr>mailto:michele.rosati@gse.it</vt:lpwstr>
      </vt:variant>
      <vt:variant>
        <vt:lpwstr/>
      </vt:variant>
      <vt:variant>
        <vt:i4>7536667</vt:i4>
      </vt:variant>
      <vt:variant>
        <vt:i4>165</vt:i4>
      </vt:variant>
      <vt:variant>
        <vt:i4>0</vt:i4>
      </vt:variant>
      <vt:variant>
        <vt:i4>5</vt:i4>
      </vt:variant>
      <vt:variant>
        <vt:lpwstr>mailto:ennio.ferrero@gse.it</vt:lpwstr>
      </vt:variant>
      <vt:variant>
        <vt:lpwstr/>
      </vt:variant>
      <vt:variant>
        <vt:i4>1048678</vt:i4>
      </vt:variant>
      <vt:variant>
        <vt:i4>162</vt:i4>
      </vt:variant>
      <vt:variant>
        <vt:i4>0</vt:i4>
      </vt:variant>
      <vt:variant>
        <vt:i4>5</vt:i4>
      </vt:variant>
      <vt:variant>
        <vt:lpwstr>mailto:rosanna.pietropaolo@gse.it</vt:lpwstr>
      </vt:variant>
      <vt:variant>
        <vt:lpwstr/>
      </vt:variant>
      <vt:variant>
        <vt:i4>7340037</vt:i4>
      </vt:variant>
      <vt:variant>
        <vt:i4>159</vt:i4>
      </vt:variant>
      <vt:variant>
        <vt:i4>0</vt:i4>
      </vt:variant>
      <vt:variant>
        <vt:i4>5</vt:i4>
      </vt:variant>
      <vt:variant>
        <vt:lpwstr>mailto:michele.rosati@gse.it</vt:lpwstr>
      </vt:variant>
      <vt:variant>
        <vt:lpwstr/>
      </vt:variant>
      <vt:variant>
        <vt:i4>7340037</vt:i4>
      </vt:variant>
      <vt:variant>
        <vt:i4>156</vt:i4>
      </vt:variant>
      <vt:variant>
        <vt:i4>0</vt:i4>
      </vt:variant>
      <vt:variant>
        <vt:i4>5</vt:i4>
      </vt:variant>
      <vt:variant>
        <vt:lpwstr>mailto:michele.rosati@gse.it</vt:lpwstr>
      </vt:variant>
      <vt:variant>
        <vt:lpwstr/>
      </vt:variant>
      <vt:variant>
        <vt:i4>7340037</vt:i4>
      </vt:variant>
      <vt:variant>
        <vt:i4>153</vt:i4>
      </vt:variant>
      <vt:variant>
        <vt:i4>0</vt:i4>
      </vt:variant>
      <vt:variant>
        <vt:i4>5</vt:i4>
      </vt:variant>
      <vt:variant>
        <vt:lpwstr>mailto:michele.rosati@gse.it</vt:lpwstr>
      </vt:variant>
      <vt:variant>
        <vt:lpwstr/>
      </vt:variant>
      <vt:variant>
        <vt:i4>7340037</vt:i4>
      </vt:variant>
      <vt:variant>
        <vt:i4>150</vt:i4>
      </vt:variant>
      <vt:variant>
        <vt:i4>0</vt:i4>
      </vt:variant>
      <vt:variant>
        <vt:i4>5</vt:i4>
      </vt:variant>
      <vt:variant>
        <vt:lpwstr>mailto:michele.rosati@gse.it</vt:lpwstr>
      </vt:variant>
      <vt:variant>
        <vt:lpwstr/>
      </vt:variant>
      <vt:variant>
        <vt:i4>7340037</vt:i4>
      </vt:variant>
      <vt:variant>
        <vt:i4>147</vt:i4>
      </vt:variant>
      <vt:variant>
        <vt:i4>0</vt:i4>
      </vt:variant>
      <vt:variant>
        <vt:i4>5</vt:i4>
      </vt:variant>
      <vt:variant>
        <vt:lpwstr>mailto:michele.rosati@gse.it</vt:lpwstr>
      </vt:variant>
      <vt:variant>
        <vt:lpwstr/>
      </vt:variant>
      <vt:variant>
        <vt:i4>7340037</vt:i4>
      </vt:variant>
      <vt:variant>
        <vt:i4>144</vt:i4>
      </vt:variant>
      <vt:variant>
        <vt:i4>0</vt:i4>
      </vt:variant>
      <vt:variant>
        <vt:i4>5</vt:i4>
      </vt:variant>
      <vt:variant>
        <vt:lpwstr>mailto:michele.rosati@gse.it</vt:lpwstr>
      </vt:variant>
      <vt:variant>
        <vt:lpwstr/>
      </vt:variant>
      <vt:variant>
        <vt:i4>7536667</vt:i4>
      </vt:variant>
      <vt:variant>
        <vt:i4>141</vt:i4>
      </vt:variant>
      <vt:variant>
        <vt:i4>0</vt:i4>
      </vt:variant>
      <vt:variant>
        <vt:i4>5</vt:i4>
      </vt:variant>
      <vt:variant>
        <vt:lpwstr>mailto:ennio.ferrero@gse.it</vt:lpwstr>
      </vt:variant>
      <vt:variant>
        <vt:lpwstr/>
      </vt:variant>
      <vt:variant>
        <vt:i4>7340037</vt:i4>
      </vt:variant>
      <vt:variant>
        <vt:i4>138</vt:i4>
      </vt:variant>
      <vt:variant>
        <vt:i4>0</vt:i4>
      </vt:variant>
      <vt:variant>
        <vt:i4>5</vt:i4>
      </vt:variant>
      <vt:variant>
        <vt:lpwstr>mailto:michele.rosati@gse.it</vt:lpwstr>
      </vt:variant>
      <vt:variant>
        <vt:lpwstr/>
      </vt:variant>
      <vt:variant>
        <vt:i4>7340037</vt:i4>
      </vt:variant>
      <vt:variant>
        <vt:i4>135</vt:i4>
      </vt:variant>
      <vt:variant>
        <vt:i4>0</vt:i4>
      </vt:variant>
      <vt:variant>
        <vt:i4>5</vt:i4>
      </vt:variant>
      <vt:variant>
        <vt:lpwstr>mailto:michele.rosati@gse.it</vt:lpwstr>
      </vt:variant>
      <vt:variant>
        <vt:lpwstr/>
      </vt:variant>
      <vt:variant>
        <vt:i4>7340037</vt:i4>
      </vt:variant>
      <vt:variant>
        <vt:i4>132</vt:i4>
      </vt:variant>
      <vt:variant>
        <vt:i4>0</vt:i4>
      </vt:variant>
      <vt:variant>
        <vt:i4>5</vt:i4>
      </vt:variant>
      <vt:variant>
        <vt:lpwstr>mailto:michele.rosati@gse.it</vt:lpwstr>
      </vt:variant>
      <vt:variant>
        <vt:lpwstr/>
      </vt:variant>
      <vt:variant>
        <vt:i4>7340037</vt:i4>
      </vt:variant>
      <vt:variant>
        <vt:i4>129</vt:i4>
      </vt:variant>
      <vt:variant>
        <vt:i4>0</vt:i4>
      </vt:variant>
      <vt:variant>
        <vt:i4>5</vt:i4>
      </vt:variant>
      <vt:variant>
        <vt:lpwstr>mailto:michele.rosati@gse.it</vt:lpwstr>
      </vt:variant>
      <vt:variant>
        <vt:lpwstr/>
      </vt:variant>
      <vt:variant>
        <vt:i4>7340037</vt:i4>
      </vt:variant>
      <vt:variant>
        <vt:i4>126</vt:i4>
      </vt:variant>
      <vt:variant>
        <vt:i4>0</vt:i4>
      </vt:variant>
      <vt:variant>
        <vt:i4>5</vt:i4>
      </vt:variant>
      <vt:variant>
        <vt:lpwstr>mailto:michele.rosati@gse.it</vt:lpwstr>
      </vt:variant>
      <vt:variant>
        <vt:lpwstr/>
      </vt:variant>
      <vt:variant>
        <vt:i4>7340037</vt:i4>
      </vt:variant>
      <vt:variant>
        <vt:i4>123</vt:i4>
      </vt:variant>
      <vt:variant>
        <vt:i4>0</vt:i4>
      </vt:variant>
      <vt:variant>
        <vt:i4>5</vt:i4>
      </vt:variant>
      <vt:variant>
        <vt:lpwstr>mailto:michele.rosati@gse.it</vt:lpwstr>
      </vt:variant>
      <vt:variant>
        <vt:lpwstr/>
      </vt:variant>
      <vt:variant>
        <vt:i4>7340037</vt:i4>
      </vt:variant>
      <vt:variant>
        <vt:i4>120</vt:i4>
      </vt:variant>
      <vt:variant>
        <vt:i4>0</vt:i4>
      </vt:variant>
      <vt:variant>
        <vt:i4>5</vt:i4>
      </vt:variant>
      <vt:variant>
        <vt:lpwstr>mailto:michele.rosati@gse.it</vt:lpwstr>
      </vt:variant>
      <vt:variant>
        <vt:lpwstr/>
      </vt:variant>
      <vt:variant>
        <vt:i4>7340037</vt:i4>
      </vt:variant>
      <vt:variant>
        <vt:i4>117</vt:i4>
      </vt:variant>
      <vt:variant>
        <vt:i4>0</vt:i4>
      </vt:variant>
      <vt:variant>
        <vt:i4>5</vt:i4>
      </vt:variant>
      <vt:variant>
        <vt:lpwstr>mailto:michele.rosati@gse.it</vt:lpwstr>
      </vt:variant>
      <vt:variant>
        <vt:lpwstr/>
      </vt:variant>
      <vt:variant>
        <vt:i4>7340037</vt:i4>
      </vt:variant>
      <vt:variant>
        <vt:i4>114</vt:i4>
      </vt:variant>
      <vt:variant>
        <vt:i4>0</vt:i4>
      </vt:variant>
      <vt:variant>
        <vt:i4>5</vt:i4>
      </vt:variant>
      <vt:variant>
        <vt:lpwstr>mailto:michele.rosati@gse.it</vt:lpwstr>
      </vt:variant>
      <vt:variant>
        <vt:lpwstr/>
      </vt:variant>
      <vt:variant>
        <vt:i4>7340037</vt:i4>
      </vt:variant>
      <vt:variant>
        <vt:i4>111</vt:i4>
      </vt:variant>
      <vt:variant>
        <vt:i4>0</vt:i4>
      </vt:variant>
      <vt:variant>
        <vt:i4>5</vt:i4>
      </vt:variant>
      <vt:variant>
        <vt:lpwstr>mailto:michele.rosati@gse.it</vt:lpwstr>
      </vt:variant>
      <vt:variant>
        <vt:lpwstr/>
      </vt:variant>
      <vt:variant>
        <vt:i4>1048678</vt:i4>
      </vt:variant>
      <vt:variant>
        <vt:i4>108</vt:i4>
      </vt:variant>
      <vt:variant>
        <vt:i4>0</vt:i4>
      </vt:variant>
      <vt:variant>
        <vt:i4>5</vt:i4>
      </vt:variant>
      <vt:variant>
        <vt:lpwstr>mailto:rosanna.pietropaolo@gse.it</vt:lpwstr>
      </vt:variant>
      <vt:variant>
        <vt:lpwstr/>
      </vt:variant>
      <vt:variant>
        <vt:i4>1048678</vt:i4>
      </vt:variant>
      <vt:variant>
        <vt:i4>105</vt:i4>
      </vt:variant>
      <vt:variant>
        <vt:i4>0</vt:i4>
      </vt:variant>
      <vt:variant>
        <vt:i4>5</vt:i4>
      </vt:variant>
      <vt:variant>
        <vt:lpwstr>mailto:rosanna.pietropaolo@gse.it</vt:lpwstr>
      </vt:variant>
      <vt:variant>
        <vt:lpwstr/>
      </vt:variant>
      <vt:variant>
        <vt:i4>7012374</vt:i4>
      </vt:variant>
      <vt:variant>
        <vt:i4>102</vt:i4>
      </vt:variant>
      <vt:variant>
        <vt:i4>0</vt:i4>
      </vt:variant>
      <vt:variant>
        <vt:i4>5</vt:i4>
      </vt:variant>
      <vt:variant>
        <vt:lpwstr>mailto:mario.spagnoli@gse.it</vt:lpwstr>
      </vt:variant>
      <vt:variant>
        <vt:lpwstr/>
      </vt:variant>
      <vt:variant>
        <vt:i4>1048678</vt:i4>
      </vt:variant>
      <vt:variant>
        <vt:i4>99</vt:i4>
      </vt:variant>
      <vt:variant>
        <vt:i4>0</vt:i4>
      </vt:variant>
      <vt:variant>
        <vt:i4>5</vt:i4>
      </vt:variant>
      <vt:variant>
        <vt:lpwstr>mailto:rosanna.pietropaolo@gse.it</vt:lpwstr>
      </vt:variant>
      <vt:variant>
        <vt:lpwstr/>
      </vt:variant>
      <vt:variant>
        <vt:i4>1048678</vt:i4>
      </vt:variant>
      <vt:variant>
        <vt:i4>96</vt:i4>
      </vt:variant>
      <vt:variant>
        <vt:i4>0</vt:i4>
      </vt:variant>
      <vt:variant>
        <vt:i4>5</vt:i4>
      </vt:variant>
      <vt:variant>
        <vt:lpwstr>mailto:rosanna.pietropaolo@gse.it</vt:lpwstr>
      </vt:variant>
      <vt:variant>
        <vt:lpwstr/>
      </vt:variant>
      <vt:variant>
        <vt:i4>7012374</vt:i4>
      </vt:variant>
      <vt:variant>
        <vt:i4>93</vt:i4>
      </vt:variant>
      <vt:variant>
        <vt:i4>0</vt:i4>
      </vt:variant>
      <vt:variant>
        <vt:i4>5</vt:i4>
      </vt:variant>
      <vt:variant>
        <vt:lpwstr>mailto:mario.spagnoli@gse.it</vt:lpwstr>
      </vt:variant>
      <vt:variant>
        <vt:lpwstr/>
      </vt:variant>
      <vt:variant>
        <vt:i4>7012374</vt:i4>
      </vt:variant>
      <vt:variant>
        <vt:i4>90</vt:i4>
      </vt:variant>
      <vt:variant>
        <vt:i4>0</vt:i4>
      </vt:variant>
      <vt:variant>
        <vt:i4>5</vt:i4>
      </vt:variant>
      <vt:variant>
        <vt:lpwstr>mailto:mario.spagnoli@gse.it</vt:lpwstr>
      </vt:variant>
      <vt:variant>
        <vt:lpwstr/>
      </vt:variant>
      <vt:variant>
        <vt:i4>7012374</vt:i4>
      </vt:variant>
      <vt:variant>
        <vt:i4>87</vt:i4>
      </vt:variant>
      <vt:variant>
        <vt:i4>0</vt:i4>
      </vt:variant>
      <vt:variant>
        <vt:i4>5</vt:i4>
      </vt:variant>
      <vt:variant>
        <vt:lpwstr>mailto:mario.spagnoli@gse.it</vt:lpwstr>
      </vt:variant>
      <vt:variant>
        <vt:lpwstr/>
      </vt:variant>
      <vt:variant>
        <vt:i4>7012374</vt:i4>
      </vt:variant>
      <vt:variant>
        <vt:i4>84</vt:i4>
      </vt:variant>
      <vt:variant>
        <vt:i4>0</vt:i4>
      </vt:variant>
      <vt:variant>
        <vt:i4>5</vt:i4>
      </vt:variant>
      <vt:variant>
        <vt:lpwstr>mailto:mario.spagnoli@gse.it</vt:lpwstr>
      </vt:variant>
      <vt:variant>
        <vt:lpwstr/>
      </vt:variant>
      <vt:variant>
        <vt:i4>1048678</vt:i4>
      </vt:variant>
      <vt:variant>
        <vt:i4>81</vt:i4>
      </vt:variant>
      <vt:variant>
        <vt:i4>0</vt:i4>
      </vt:variant>
      <vt:variant>
        <vt:i4>5</vt:i4>
      </vt:variant>
      <vt:variant>
        <vt:lpwstr>mailto:rosanna.pietropaolo@gse.it</vt:lpwstr>
      </vt:variant>
      <vt:variant>
        <vt:lpwstr/>
      </vt:variant>
      <vt:variant>
        <vt:i4>7012374</vt:i4>
      </vt:variant>
      <vt:variant>
        <vt:i4>78</vt:i4>
      </vt:variant>
      <vt:variant>
        <vt:i4>0</vt:i4>
      </vt:variant>
      <vt:variant>
        <vt:i4>5</vt:i4>
      </vt:variant>
      <vt:variant>
        <vt:lpwstr>mailto:mario.spagnoli@gse.it</vt:lpwstr>
      </vt:variant>
      <vt:variant>
        <vt:lpwstr/>
      </vt:variant>
      <vt:variant>
        <vt:i4>1048678</vt:i4>
      </vt:variant>
      <vt:variant>
        <vt:i4>75</vt:i4>
      </vt:variant>
      <vt:variant>
        <vt:i4>0</vt:i4>
      </vt:variant>
      <vt:variant>
        <vt:i4>5</vt:i4>
      </vt:variant>
      <vt:variant>
        <vt:lpwstr>mailto:rosanna.pietropaolo@gse.it</vt:lpwstr>
      </vt:variant>
      <vt:variant>
        <vt:lpwstr/>
      </vt:variant>
      <vt:variant>
        <vt:i4>1048678</vt:i4>
      </vt:variant>
      <vt:variant>
        <vt:i4>72</vt:i4>
      </vt:variant>
      <vt:variant>
        <vt:i4>0</vt:i4>
      </vt:variant>
      <vt:variant>
        <vt:i4>5</vt:i4>
      </vt:variant>
      <vt:variant>
        <vt:lpwstr>mailto:rosanna.pietropaolo@gse.it</vt:lpwstr>
      </vt:variant>
      <vt:variant>
        <vt:lpwstr/>
      </vt:variant>
      <vt:variant>
        <vt:i4>6357022</vt:i4>
      </vt:variant>
      <vt:variant>
        <vt:i4>69</vt:i4>
      </vt:variant>
      <vt:variant>
        <vt:i4>0</vt:i4>
      </vt:variant>
      <vt:variant>
        <vt:i4>5</vt:i4>
      </vt:variant>
      <vt:variant>
        <vt:lpwstr>mailto:rossana.visone@gse.it</vt:lpwstr>
      </vt:variant>
      <vt:variant>
        <vt:lpwstr/>
      </vt:variant>
      <vt:variant>
        <vt:i4>1048678</vt:i4>
      </vt:variant>
      <vt:variant>
        <vt:i4>66</vt:i4>
      </vt:variant>
      <vt:variant>
        <vt:i4>0</vt:i4>
      </vt:variant>
      <vt:variant>
        <vt:i4>5</vt:i4>
      </vt:variant>
      <vt:variant>
        <vt:lpwstr>mailto:rosanna.pietropaolo@gse.it</vt:lpwstr>
      </vt:variant>
      <vt:variant>
        <vt:lpwstr/>
      </vt:variant>
      <vt:variant>
        <vt:i4>1048678</vt:i4>
      </vt:variant>
      <vt:variant>
        <vt:i4>63</vt:i4>
      </vt:variant>
      <vt:variant>
        <vt:i4>0</vt:i4>
      </vt:variant>
      <vt:variant>
        <vt:i4>5</vt:i4>
      </vt:variant>
      <vt:variant>
        <vt:lpwstr>mailto:rosanna.pietropaolo@gse.it</vt:lpwstr>
      </vt:variant>
      <vt:variant>
        <vt:lpwstr/>
      </vt:variant>
      <vt:variant>
        <vt:i4>7405593</vt:i4>
      </vt:variant>
      <vt:variant>
        <vt:i4>60</vt:i4>
      </vt:variant>
      <vt:variant>
        <vt:i4>0</vt:i4>
      </vt:variant>
      <vt:variant>
        <vt:i4>5</vt:i4>
      </vt:variant>
      <vt:variant>
        <vt:lpwstr>mailto:fabiana.santagata@gse.it</vt:lpwstr>
      </vt:variant>
      <vt:variant>
        <vt:lpwstr/>
      </vt:variant>
      <vt:variant>
        <vt:i4>7012374</vt:i4>
      </vt:variant>
      <vt:variant>
        <vt:i4>57</vt:i4>
      </vt:variant>
      <vt:variant>
        <vt:i4>0</vt:i4>
      </vt:variant>
      <vt:variant>
        <vt:i4>5</vt:i4>
      </vt:variant>
      <vt:variant>
        <vt:lpwstr>mailto:mario.spagnoli@gse.it</vt:lpwstr>
      </vt:variant>
      <vt:variant>
        <vt:lpwstr/>
      </vt:variant>
      <vt:variant>
        <vt:i4>7340037</vt:i4>
      </vt:variant>
      <vt:variant>
        <vt:i4>54</vt:i4>
      </vt:variant>
      <vt:variant>
        <vt:i4>0</vt:i4>
      </vt:variant>
      <vt:variant>
        <vt:i4>5</vt:i4>
      </vt:variant>
      <vt:variant>
        <vt:lpwstr>mailto:michele.rosati@gse.it</vt:lpwstr>
      </vt:variant>
      <vt:variant>
        <vt:lpwstr/>
      </vt:variant>
      <vt:variant>
        <vt:i4>6160428</vt:i4>
      </vt:variant>
      <vt:variant>
        <vt:i4>51</vt:i4>
      </vt:variant>
      <vt:variant>
        <vt:i4>0</vt:i4>
      </vt:variant>
      <vt:variant>
        <vt:i4>5</vt:i4>
      </vt:variant>
      <vt:variant>
        <vt:lpwstr>mailto:cristina.vajani@gse.it</vt:lpwstr>
      </vt:variant>
      <vt:variant>
        <vt:lpwstr/>
      </vt:variant>
      <vt:variant>
        <vt:i4>7405593</vt:i4>
      </vt:variant>
      <vt:variant>
        <vt:i4>48</vt:i4>
      </vt:variant>
      <vt:variant>
        <vt:i4>0</vt:i4>
      </vt:variant>
      <vt:variant>
        <vt:i4>5</vt:i4>
      </vt:variant>
      <vt:variant>
        <vt:lpwstr>mailto:fabiana.santagata@gse.it</vt:lpwstr>
      </vt:variant>
      <vt:variant>
        <vt:lpwstr/>
      </vt:variant>
      <vt:variant>
        <vt:i4>1048678</vt:i4>
      </vt:variant>
      <vt:variant>
        <vt:i4>45</vt:i4>
      </vt:variant>
      <vt:variant>
        <vt:i4>0</vt:i4>
      </vt:variant>
      <vt:variant>
        <vt:i4>5</vt:i4>
      </vt:variant>
      <vt:variant>
        <vt:lpwstr>mailto:rosanna.pietropaolo@gse.it</vt:lpwstr>
      </vt:variant>
      <vt:variant>
        <vt:lpwstr/>
      </vt:variant>
      <vt:variant>
        <vt:i4>7405593</vt:i4>
      </vt:variant>
      <vt:variant>
        <vt:i4>42</vt:i4>
      </vt:variant>
      <vt:variant>
        <vt:i4>0</vt:i4>
      </vt:variant>
      <vt:variant>
        <vt:i4>5</vt:i4>
      </vt:variant>
      <vt:variant>
        <vt:lpwstr>mailto:fabiana.santagata@gse.it</vt:lpwstr>
      </vt:variant>
      <vt:variant>
        <vt:lpwstr/>
      </vt:variant>
      <vt:variant>
        <vt:i4>1048678</vt:i4>
      </vt:variant>
      <vt:variant>
        <vt:i4>39</vt:i4>
      </vt:variant>
      <vt:variant>
        <vt:i4>0</vt:i4>
      </vt:variant>
      <vt:variant>
        <vt:i4>5</vt:i4>
      </vt:variant>
      <vt:variant>
        <vt:lpwstr>mailto:rosanna.pietropaolo@gse.it</vt:lpwstr>
      </vt:variant>
      <vt:variant>
        <vt:lpwstr/>
      </vt:variant>
      <vt:variant>
        <vt:i4>7405593</vt:i4>
      </vt:variant>
      <vt:variant>
        <vt:i4>36</vt:i4>
      </vt:variant>
      <vt:variant>
        <vt:i4>0</vt:i4>
      </vt:variant>
      <vt:variant>
        <vt:i4>5</vt:i4>
      </vt:variant>
      <vt:variant>
        <vt:lpwstr>mailto:fabiana.santagata@gse.it</vt:lpwstr>
      </vt:variant>
      <vt:variant>
        <vt:lpwstr/>
      </vt:variant>
      <vt:variant>
        <vt:i4>7405593</vt:i4>
      </vt:variant>
      <vt:variant>
        <vt:i4>33</vt:i4>
      </vt:variant>
      <vt:variant>
        <vt:i4>0</vt:i4>
      </vt:variant>
      <vt:variant>
        <vt:i4>5</vt:i4>
      </vt:variant>
      <vt:variant>
        <vt:lpwstr>mailto:fabiana.santagata@gse.it</vt:lpwstr>
      </vt:variant>
      <vt:variant>
        <vt:lpwstr/>
      </vt:variant>
      <vt:variant>
        <vt:i4>7405593</vt:i4>
      </vt:variant>
      <vt:variant>
        <vt:i4>30</vt:i4>
      </vt:variant>
      <vt:variant>
        <vt:i4>0</vt:i4>
      </vt:variant>
      <vt:variant>
        <vt:i4>5</vt:i4>
      </vt:variant>
      <vt:variant>
        <vt:lpwstr>mailto:fabiana.santagata@gse.it</vt:lpwstr>
      </vt:variant>
      <vt:variant>
        <vt:lpwstr/>
      </vt:variant>
      <vt:variant>
        <vt:i4>1048678</vt:i4>
      </vt:variant>
      <vt:variant>
        <vt:i4>27</vt:i4>
      </vt:variant>
      <vt:variant>
        <vt:i4>0</vt:i4>
      </vt:variant>
      <vt:variant>
        <vt:i4>5</vt:i4>
      </vt:variant>
      <vt:variant>
        <vt:lpwstr>mailto:rosanna.pietropaolo@gse.it</vt:lpwstr>
      </vt:variant>
      <vt:variant>
        <vt:lpwstr/>
      </vt:variant>
      <vt:variant>
        <vt:i4>7405593</vt:i4>
      </vt:variant>
      <vt:variant>
        <vt:i4>24</vt:i4>
      </vt:variant>
      <vt:variant>
        <vt:i4>0</vt:i4>
      </vt:variant>
      <vt:variant>
        <vt:i4>5</vt:i4>
      </vt:variant>
      <vt:variant>
        <vt:lpwstr>mailto:fabiana.santagata@gse.it</vt:lpwstr>
      </vt:variant>
      <vt:variant>
        <vt:lpwstr/>
      </vt:variant>
      <vt:variant>
        <vt:i4>7405593</vt:i4>
      </vt:variant>
      <vt:variant>
        <vt:i4>21</vt:i4>
      </vt:variant>
      <vt:variant>
        <vt:i4>0</vt:i4>
      </vt:variant>
      <vt:variant>
        <vt:i4>5</vt:i4>
      </vt:variant>
      <vt:variant>
        <vt:lpwstr>mailto:fabiana.santagata@gse.it</vt:lpwstr>
      </vt:variant>
      <vt:variant>
        <vt:lpwstr/>
      </vt:variant>
      <vt:variant>
        <vt:i4>7405593</vt:i4>
      </vt:variant>
      <vt:variant>
        <vt:i4>18</vt:i4>
      </vt:variant>
      <vt:variant>
        <vt:i4>0</vt:i4>
      </vt:variant>
      <vt:variant>
        <vt:i4>5</vt:i4>
      </vt:variant>
      <vt:variant>
        <vt:lpwstr>mailto:fabiana.santagata@gse.it</vt:lpwstr>
      </vt:variant>
      <vt:variant>
        <vt:lpwstr/>
      </vt:variant>
      <vt:variant>
        <vt:i4>7405593</vt:i4>
      </vt:variant>
      <vt:variant>
        <vt:i4>15</vt:i4>
      </vt:variant>
      <vt:variant>
        <vt:i4>0</vt:i4>
      </vt:variant>
      <vt:variant>
        <vt:i4>5</vt:i4>
      </vt:variant>
      <vt:variant>
        <vt:lpwstr>mailto:fabiana.santagata@gse.it</vt:lpwstr>
      </vt:variant>
      <vt:variant>
        <vt:lpwstr/>
      </vt:variant>
      <vt:variant>
        <vt:i4>1048678</vt:i4>
      </vt:variant>
      <vt:variant>
        <vt:i4>12</vt:i4>
      </vt:variant>
      <vt:variant>
        <vt:i4>0</vt:i4>
      </vt:variant>
      <vt:variant>
        <vt:i4>5</vt:i4>
      </vt:variant>
      <vt:variant>
        <vt:lpwstr>mailto:rosanna.pietropaolo@gse.it</vt:lpwstr>
      </vt:variant>
      <vt:variant>
        <vt:lpwstr/>
      </vt:variant>
      <vt:variant>
        <vt:i4>1048678</vt:i4>
      </vt:variant>
      <vt:variant>
        <vt:i4>9</vt:i4>
      </vt:variant>
      <vt:variant>
        <vt:i4>0</vt:i4>
      </vt:variant>
      <vt:variant>
        <vt:i4>5</vt:i4>
      </vt:variant>
      <vt:variant>
        <vt:lpwstr>mailto:rosanna.pietropaolo@gse.it</vt:lpwstr>
      </vt:variant>
      <vt:variant>
        <vt:lpwstr/>
      </vt:variant>
      <vt:variant>
        <vt:i4>7405593</vt:i4>
      </vt:variant>
      <vt:variant>
        <vt:i4>6</vt:i4>
      </vt:variant>
      <vt:variant>
        <vt:i4>0</vt:i4>
      </vt:variant>
      <vt:variant>
        <vt:i4>5</vt:i4>
      </vt:variant>
      <vt:variant>
        <vt:lpwstr>mailto:fabiana.santagata@gse.it</vt:lpwstr>
      </vt:variant>
      <vt:variant>
        <vt:lpwstr/>
      </vt:variant>
      <vt:variant>
        <vt:i4>7405593</vt:i4>
      </vt:variant>
      <vt:variant>
        <vt:i4>3</vt:i4>
      </vt:variant>
      <vt:variant>
        <vt:i4>0</vt:i4>
      </vt:variant>
      <vt:variant>
        <vt:i4>5</vt:i4>
      </vt:variant>
      <vt:variant>
        <vt:lpwstr>mailto:fabiana.santagata@gse.it</vt:lpwstr>
      </vt:variant>
      <vt:variant>
        <vt:lpwstr/>
      </vt:variant>
      <vt:variant>
        <vt:i4>7405625</vt:i4>
      </vt:variant>
      <vt:variant>
        <vt:i4>0</vt:i4>
      </vt:variant>
      <vt:variant>
        <vt:i4>0</vt:i4>
      </vt:variant>
      <vt:variant>
        <vt:i4>5</vt:i4>
      </vt:variant>
      <vt:variant>
        <vt:lpwstr>https://www.google.com/search?q=numero+REA&amp;rlz=1C1GCEU_itIT931IT931&amp;oq=codice+identificativo+imprese+registro+imprese&amp;gs_lcrp=EgZjaHJvbWUyBggAEEUYOTIHCAEQIRigAdIBCjEwMjM4ajBqMTWoAgiwAgHxBYT-atiH24u1&amp;sourceid=chrome&amp;ie=UTF-8&amp;mstk=AUtExfB-R2l2Vv5yVZysahM8UvDAjq2Z-vF-inPlnBg94eUZmtx_2mj_RMMj9o3Xrb5BhXldwG5KEB1mJikBbRh8UH0Iq_3lgFzxqYuiNZuFnacIcRPU1RQjhE7XUuMcA1sE2bSOEjE8ylzE_fmgZkIZjc8gdigGyqGZARkkOSOwWS6UB2Y&amp;csui=3&amp;ved=2ahUKEwiXpM2srJKQAxUs8bsIHc3zHQ8QgK4QegQIARA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Giamberardino Luciana (GSE)</dc:creator>
  <cp:keywords/>
  <cp:lastModifiedBy>Visone Rossana (GSE)</cp:lastModifiedBy>
  <cp:revision>28</cp:revision>
  <cp:lastPrinted>2025-10-28T04:02:00Z</cp:lastPrinted>
  <dcterms:created xsi:type="dcterms:W3CDTF">2025-10-28T20:09:00Z</dcterms:created>
  <dcterms:modified xsi:type="dcterms:W3CDTF">2025-10-29T14:58:00Z</dcterms:modified>
</cp:coreProperties>
</file>